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DF2637E" w14:textId="77777777" w:rsidR="0026283E" w:rsidRPr="004D1BD1" w:rsidRDefault="00495E27" w:rsidP="0026283E">
      <w:pPr>
        <w:spacing w:after="6000"/>
      </w:pPr>
      <w:bookmarkStart w:id="0" w:name="_GoBack"/>
      <w:bookmarkEnd w:id="0"/>
      <w:r>
        <w:rPr>
          <w:noProof/>
          <w:lang w:eastAsia="en-US"/>
        </w:rPr>
        <w:pict w14:anchorId="0B5A78A7">
          <v:shapetype id="_x0000_t202" coordsize="21600,21600" o:spt="202" path="m0,0l0,21600,21600,21600,21600,0xe">
            <v:stroke joinstyle="miter"/>
            <v:path gradientshapeok="t" o:connecttype="rect"/>
          </v:shapetype>
          <v:shape id="_x0000_s1034" type="#_x0000_t202" style="position:absolute;left:0;text-align:left;margin-left:70.7pt;margin-top:2.2pt;width:225pt;height:1in;z-index:251654144" filled="f" stroked="f">
            <v:textbox style="mso-next-textbox:#_x0000_s1034">
              <w:txbxContent>
                <w:p w14:paraId="384B1D0E" w14:textId="77777777" w:rsidR="00AA7866" w:rsidRDefault="00AA7866" w:rsidP="00D82B97">
                  <w:pPr>
                    <w:pStyle w:val="StandardNumber"/>
                    <w:rPr>
                      <w:sz w:val="34"/>
                    </w:rPr>
                  </w:pPr>
                </w:p>
                <w:p w14:paraId="34A664C6" w14:textId="77777777" w:rsidR="00AA7866" w:rsidRDefault="00AA7866" w:rsidP="00D82B97">
                  <w:pPr>
                    <w:pStyle w:val="StandardNumber"/>
                  </w:pPr>
                  <w:r>
                    <w:t>ECMA-262</w:t>
                  </w:r>
                </w:p>
                <w:p w14:paraId="6E74CCBB" w14:textId="77777777" w:rsidR="00AA7866" w:rsidRDefault="00AA7866" w:rsidP="00D82B97">
                  <w:pPr>
                    <w:pStyle w:val="DateTitle"/>
                    <w:rPr>
                      <w:b/>
                      <w:sz w:val="40"/>
                    </w:rPr>
                  </w:pPr>
                  <w:r>
                    <w:t>6</w:t>
                  </w:r>
                  <w:r w:rsidRPr="006A4840">
                    <w:rPr>
                      <w:vertAlign w:val="superscript"/>
                    </w:rPr>
                    <w:t>th</w:t>
                  </w:r>
                  <w:r>
                    <w:t xml:space="preserve"> Edition / Draft </w:t>
                  </w:r>
                  <w:ins w:id="1" w:author="Rev 10 Allen Wirfs-Brock" w:date="2012-09-26T16:51:00Z">
                    <w:r>
                      <w:t>September</w:t>
                    </w:r>
                  </w:ins>
                  <w:ins w:id="2" w:author="Allen" w:date="2011-11-04T08:36:00Z">
                    <w:r>
                      <w:t xml:space="preserve"> </w:t>
                    </w:r>
                  </w:ins>
                  <w:ins w:id="3" w:author="Rev 10 Allen Wirfs-Brock" w:date="2012-09-27T11:14:00Z">
                    <w:r>
                      <w:t>27</w:t>
                    </w:r>
                  </w:ins>
                  <w:r>
                    <w:t>, 2012</w:t>
                  </w:r>
                </w:p>
              </w:txbxContent>
            </v:textbox>
          </v:shape>
        </w:pict>
      </w:r>
      <w:r>
        <w:rPr>
          <w:noProof/>
          <w:lang w:eastAsia="en-US"/>
        </w:rPr>
        <w:pict w14:anchorId="28D35837">
          <v:shape id="_x0000_s1036" type="#_x0000_t202" style="position:absolute;left:0;text-align:left;margin-left:-47.6pt;margin-top:97.4pt;width:4in;height:378pt;z-index:251655168" filled="f" stroked="f">
            <v:fill opacity=".5"/>
            <v:textbox style="mso-next-textbox:#_x0000_s1036">
              <w:txbxContent>
                <w:p w14:paraId="33790093" w14:textId="77777777" w:rsidR="00AA7866" w:rsidRDefault="00AA7866" w:rsidP="00C73632">
                  <w:pPr>
                    <w:pStyle w:val="StandardTitle"/>
                  </w:pPr>
                  <w:r w:rsidRPr="00E3357A">
                    <w:rPr>
                      <w:szCs w:val="40"/>
                    </w:rPr>
                    <w:t>ECMAScript Language Specification</w:t>
                  </w:r>
                </w:p>
              </w:txbxContent>
            </v:textbox>
          </v:shape>
        </w:pict>
      </w:r>
      <w:r>
        <w:rPr>
          <w:noProof/>
          <w:lang w:eastAsia="en-US"/>
        </w:rPr>
        <w:pict w14:anchorId="4EEBFCA3">
          <v:shape id="_x0000_s1195" type="#_x0000_t202" style="position:absolute;left:0;text-align:left;margin-left:-32.3pt;margin-top:63pt;width:275pt;height:181.5pt;z-index:251659264;mso-wrap-edited:f" wrapcoords="0 0 21600 0 21600 21600 0 21600 0 0" filled="f" stroked="f">
            <v:fill o:detectmouseclick="t"/>
            <v:textbox style="mso-next-textbox:#_x0000_s1195" inset=",7.2pt,,7.2pt">
              <w:txbxContent>
                <w:p w14:paraId="6325F953" w14:textId="77777777" w:rsidR="00AA7866" w:rsidRPr="006E08EC" w:rsidRDefault="00AA7866">
                  <w:pPr>
                    <w:rPr>
                      <w:rFonts w:ascii="Mistral" w:hAnsi="Mistral"/>
                      <w:sz w:val="260"/>
                      <w:szCs w:val="144"/>
                    </w:rPr>
                  </w:pPr>
                  <w:r w:rsidRPr="006E08EC">
                    <w:rPr>
                      <w:rFonts w:ascii="Mistral" w:hAnsi="Mistral"/>
                      <w:sz w:val="260"/>
                      <w:szCs w:val="144"/>
                    </w:rPr>
                    <w:t>Draft</w:t>
                  </w:r>
                </w:p>
              </w:txbxContent>
            </v:textbox>
            <w10:wrap type="square"/>
          </v:shape>
        </w:pict>
      </w:r>
      <w:r>
        <w:rPr>
          <w:noProof/>
          <w:lang w:eastAsia="fr-CH"/>
        </w:rPr>
        <w:pict w14:anchorId="4E47DE11">
          <v:shape id="_x0000_s1194" type="#_x0000_t202" style="position:absolute;left:0;text-align:left;margin-left:52.6pt;margin-top:-74.1pt;width:198pt;height:36pt;z-index:251658240" filled="f" stroked="f">
            <v:textbox style="mso-next-textbox:#_x0000_s1194">
              <w:txbxContent>
                <w:p w14:paraId="5D6AC19B" w14:textId="77777777" w:rsidR="00AA7866" w:rsidRDefault="00AA7866" w:rsidP="00DA3971">
                  <w:pPr>
                    <w:pStyle w:val="ECMAWorkgroup"/>
                  </w:pPr>
                  <w:r>
                    <w:t>Ecma/TC39/</w:t>
                  </w:r>
                  <w:ins w:id="4" w:author="Rev 10 Allen Wirfs-Brock" w:date="2012-07-09T09:09:00Z">
                    <w:r>
                      <w:t>2012</w:t>
                    </w:r>
                  </w:ins>
                  <w:r>
                    <w:t>/0xx</w:t>
                  </w:r>
                </w:p>
              </w:txbxContent>
            </v:textbox>
          </v:shape>
        </w:pict>
      </w:r>
      <w:r>
        <w:rPr>
          <w:noProof/>
          <w:lang w:eastAsia="fr-CH"/>
        </w:rPr>
        <w:pict w14:anchorId="361F1EBF">
          <v:shape id="_x0000_s1193" type="#_x0000_t202" style="position:absolute;left:0;text-align:left;margin-left:10.1pt;margin-top:-123.7pt;width:180pt;height:54pt;z-index:251657216" filled="f" stroked="f">
            <v:textbox style="mso-next-textbox:#_x0000_s1193">
              <w:txbxContent>
                <w:p w14:paraId="7E9EC07E" w14:textId="77777777" w:rsidR="00AA7866" w:rsidRDefault="00AA7866" w:rsidP="00DA3971">
                  <w:pPr>
                    <w:pStyle w:val="StandardNumber"/>
                    <w:rPr>
                      <w:sz w:val="34"/>
                    </w:rPr>
                  </w:pPr>
                </w:p>
                <w:p w14:paraId="2B4BA726" w14:textId="77777777" w:rsidR="00AA7866" w:rsidRDefault="00AA7866" w:rsidP="00DA3971">
                  <w:pPr>
                    <w:pStyle w:val="StandardNumber"/>
                    <w:jc w:val="right"/>
                  </w:pPr>
                  <w:r>
                    <w:t>Draft</w:t>
                  </w:r>
                </w:p>
                <w:p w14:paraId="10581C92" w14:textId="77777777" w:rsidR="00AA7866" w:rsidRDefault="00AA7866" w:rsidP="00DA3971"/>
              </w:txbxContent>
            </v:textbox>
          </v:shape>
        </w:pict>
      </w:r>
      <w:r>
        <w:rPr>
          <w:noProof/>
          <w:lang w:eastAsia="en-US"/>
        </w:rPr>
        <w:pict w14:anchorId="62EB66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0;margin-top:0;width:595pt;height:842pt;z-index:-251655168;mso-position-horizontal-relative:page;mso-position-vertical-relative:page">
            <v:imagedata r:id="rId8" o:title="Couv ST"/>
            <o:lock v:ext="edit" aspectratio="f"/>
            <w10:wrap anchorx="page" anchory="page"/>
          </v:shape>
        </w:pict>
      </w:r>
    </w:p>
    <w:p w14:paraId="56DFE15E" w14:textId="77777777" w:rsidR="001A63F1" w:rsidRPr="00C7794D" w:rsidRDefault="00495E27" w:rsidP="001A63F1">
      <w:pPr>
        <w:spacing w:after="0"/>
      </w:pPr>
      <w:ins w:id="5" w:author="Rev 7 Allen Wirfs-Brock" w:date="2012-03-16T13:47:00Z">
        <w:r>
          <w:rPr>
            <w:noProof/>
          </w:rPr>
          <w:pict w14:anchorId="7BD358AD">
            <v:shape id="Text Box 2" o:spid="_x0000_s1197" type="#_x0000_t202" style="position:absolute;left:0;text-align:left;margin-left:108.4pt;margin-top:0;width:264pt;height:73.7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bunKgIAAE8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m+YhQmC5gvqI1FoYJxw3EoUW7A9Kepzukrrv&#10;e2YFJeqDxvYsp3ke1iEq+fw6Q8VeWqpLC9McoUrqKRnFjY8rFIkzt9jGrYw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Egpu6cqAgAATwQAAA4AAAAAAAAAAAAAAAAALgIAAGRycy9lMm9E&#10;b2MueG1sUEsBAi0AFAAGAAgAAAAhAP0vMtbbAAAABQEAAA8AAAAAAAAAAAAAAAAAhAQAAGRycy9k&#10;b3ducmV2LnhtbFBLBQYAAAAABAAEAPMAAACMBQAAAAA=&#10;">
              <v:textbox>
                <w:txbxContent>
                  <w:p w14:paraId="61D25379" w14:textId="77777777" w:rsidR="00AA7866" w:rsidRDefault="00AA7866">
                    <w:r>
                      <w:t xml:space="preserve">Report Errors and Issues at: </w:t>
                    </w:r>
                    <w:hyperlink r:id="rId9" w:history="1">
                      <w:r w:rsidRPr="000B2A13">
                        <w:rPr>
                          <w:rStyle w:val="aff6"/>
                          <w:lang w:val="en-GB"/>
                        </w:rPr>
                        <w:t>https://bugs.ecmascript.org</w:t>
                      </w:r>
                    </w:hyperlink>
                    <w:r>
                      <w:t xml:space="preserve"> </w:t>
                    </w:r>
                  </w:p>
                  <w:p w14:paraId="5CD92E42" w14:textId="77777777" w:rsidR="00AA7866" w:rsidRDefault="00AA7866" w:rsidP="000504BF">
                    <w:pPr>
                      <w:contextualSpacing/>
                    </w:pPr>
                    <w:r>
                      <w:t>Product: Draft for 6</w:t>
                    </w:r>
                    <w:r w:rsidRPr="00226240">
                      <w:t>th</w:t>
                    </w:r>
                    <w:r>
                      <w:t xml:space="preserve"> Edition</w:t>
                    </w:r>
                  </w:p>
                  <w:p w14:paraId="12D089FF" w14:textId="77777777" w:rsidR="00AA7866" w:rsidRDefault="00AA7866" w:rsidP="000504BF">
                    <w:pPr>
                      <w:contextualSpacing/>
                    </w:pPr>
                    <w:r>
                      <w:t>Component:  choose an appropriate one</w:t>
                    </w:r>
                  </w:p>
                  <w:p w14:paraId="654AC451" w14:textId="77777777" w:rsidR="00AA7866" w:rsidRDefault="00AA7866" w:rsidP="000504BF">
                    <w:pPr>
                      <w:contextualSpacing/>
                    </w:pPr>
                    <w:r>
                      <w:t xml:space="preserve">Version:  </w:t>
                    </w:r>
                    <w:ins w:id="6" w:author="Rev 10 Allen Wirfs-Brock" w:date="2012-09-26T16:52:00Z">
                      <w:r>
                        <w:t>September</w:t>
                      </w:r>
                    </w:ins>
                    <w:ins w:id="7" w:author="Rev 9 Allen Wirfs-Brock" w:date="2012-07-08T16:34:00Z">
                      <w:r>
                        <w:t xml:space="preserve"> </w:t>
                      </w:r>
                    </w:ins>
                    <w:ins w:id="8" w:author="Rev 10 Allen Wirfs-Brock" w:date="2012-09-26T16:52:00Z">
                      <w:r>
                        <w:t>2</w:t>
                      </w:r>
                    </w:ins>
                    <w:ins w:id="9" w:author="Rev 10 Allen Wirfs-Brock" w:date="2012-09-27T11:15:00Z">
                      <w:r>
                        <w:t>7</w:t>
                      </w:r>
                    </w:ins>
                    <w:ins w:id="10" w:author="Rev 9 Allen Wirfs-Brock" w:date="2012-07-08T16:34:00Z">
                      <w:r>
                        <w:t>,</w:t>
                      </w:r>
                    </w:ins>
                    <w:ins w:id="11" w:author="Rev 9 Allen Wirfs-Brock" w:date="2012-06-16T09:26:00Z">
                      <w:r>
                        <w:t xml:space="preserve"> </w:t>
                      </w:r>
                    </w:ins>
                    <w:r>
                      <w:t>2012 Draft</w:t>
                    </w:r>
                  </w:p>
                  <w:p w14:paraId="005A389D" w14:textId="77777777" w:rsidR="00AA7866" w:rsidRDefault="00AA7866"/>
                  <w:p w14:paraId="203A82B4" w14:textId="77777777" w:rsidR="00AA7866" w:rsidRDefault="00AA7866"/>
                </w:txbxContent>
              </v:textbox>
            </v:shape>
          </w:pict>
        </w:r>
      </w:ins>
      <w:r w:rsidR="0026283E" w:rsidRPr="00C7794D">
        <w:br w:type="page"/>
      </w:r>
    </w:p>
    <w:p w14:paraId="65D5B215" w14:textId="77777777" w:rsidR="001A63F1" w:rsidRPr="00C7794D" w:rsidRDefault="001A63F1" w:rsidP="001A63F1">
      <w:pPr>
        <w:spacing w:after="0"/>
        <w:sectPr w:rsidR="001A63F1" w:rsidRPr="00C7794D" w:rsidSect="00887CB2">
          <w:headerReference w:type="even" r:id="rId10"/>
          <w:headerReference w:type="default" r:id="rId11"/>
          <w:footerReference w:type="even" r:id="rId12"/>
          <w:footerReference w:type="default" r:id="rId13"/>
          <w:headerReference w:type="first" r:id="rId14"/>
          <w:footerReference w:type="first" r:id="rId15"/>
          <w:pgSz w:w="11907" w:h="16840" w:code="9"/>
          <w:pgMar w:top="4395" w:right="737" w:bottom="567" w:left="851" w:header="709" w:footer="284" w:gutter="567"/>
          <w:pgNumType w:fmt="lowerRoman" w:start="1"/>
          <w:cols w:space="454"/>
          <w:titlePg/>
          <w:docGrid w:linePitch="272"/>
        </w:sectPr>
      </w:pPr>
    </w:p>
    <w:p w14:paraId="521DAEC9" w14:textId="77777777" w:rsidR="003E745B" w:rsidRPr="00C7794D" w:rsidRDefault="003E745B">
      <w:pPr>
        <w:pStyle w:val="zzContents"/>
        <w:tabs>
          <w:tab w:val="right" w:pos="9752"/>
        </w:tabs>
      </w:pPr>
      <w:r w:rsidRPr="00C7794D">
        <w:lastRenderedPageBreak/>
        <w:t>Contents</w:t>
      </w:r>
      <w:r w:rsidRPr="00C7794D">
        <w:tab/>
      </w:r>
      <w:r w:rsidRPr="00C7794D">
        <w:rPr>
          <w:b w:val="0"/>
          <w:sz w:val="20"/>
        </w:rPr>
        <w:t>Page</w:t>
      </w:r>
    </w:p>
    <w:p w14:paraId="57C74915" w14:textId="77777777" w:rsidR="00990F07" w:rsidRPr="00C7794D" w:rsidRDefault="00990F07">
      <w:pPr>
        <w:pStyle w:val="12"/>
      </w:pPr>
      <w:r w:rsidRPr="00C7794D">
        <w:t>Introduction</w:t>
      </w:r>
      <w:r w:rsidRPr="00C7794D">
        <w:tab/>
        <w:t>vii</w:t>
      </w:r>
    </w:p>
    <w:p w14:paraId="134B9255" w14:textId="77777777" w:rsidR="00BC2562" w:rsidRPr="009A3321" w:rsidRDefault="00F00556">
      <w:pPr>
        <w:pStyle w:val="12"/>
        <w:rPr>
          <w:rFonts w:ascii="Calibri" w:eastAsia="Times New Roman" w:hAnsi="Calibri"/>
          <w:b w:val="0"/>
          <w:noProof/>
          <w:sz w:val="22"/>
          <w:szCs w:val="22"/>
          <w:lang w:val="en-US" w:eastAsia="en-US"/>
        </w:rPr>
      </w:pPr>
      <w:r w:rsidRPr="004D1BD1">
        <w:fldChar w:fldCharType="begin"/>
      </w:r>
      <w:r w:rsidRPr="008A0648">
        <w:instrText xml:space="preserve"> TOC \o "1-3" \h \z </w:instrText>
      </w:r>
      <w:r w:rsidRPr="004D1BD1">
        <w:fldChar w:fldCharType="separate"/>
      </w:r>
      <w:hyperlink w:anchor="_Toc336509383" w:history="1">
        <w:r w:rsidR="00BC2562" w:rsidRPr="007D2276">
          <w:rPr>
            <w:rStyle w:val="aff6"/>
            <w:noProof/>
          </w:rPr>
          <w:t>1</w:t>
        </w:r>
        <w:r w:rsidR="00BC2562" w:rsidRPr="009A3321">
          <w:rPr>
            <w:rFonts w:ascii="Calibri" w:eastAsia="Times New Roman" w:hAnsi="Calibri"/>
            <w:b w:val="0"/>
            <w:noProof/>
            <w:sz w:val="22"/>
            <w:szCs w:val="22"/>
            <w:lang w:val="en-US" w:eastAsia="en-US"/>
          </w:rPr>
          <w:tab/>
        </w:r>
        <w:r w:rsidR="00BC2562" w:rsidRPr="007D2276">
          <w:rPr>
            <w:rStyle w:val="aff6"/>
            <w:noProof/>
          </w:rPr>
          <w:t>Scope</w:t>
        </w:r>
        <w:r w:rsidR="00BC2562">
          <w:rPr>
            <w:noProof/>
            <w:webHidden/>
          </w:rPr>
          <w:tab/>
        </w:r>
        <w:r w:rsidR="00BC2562">
          <w:rPr>
            <w:noProof/>
            <w:webHidden/>
          </w:rPr>
          <w:fldChar w:fldCharType="begin"/>
        </w:r>
        <w:r w:rsidR="00BC2562">
          <w:rPr>
            <w:noProof/>
            <w:webHidden/>
          </w:rPr>
          <w:instrText xml:space="preserve"> PAGEREF _Toc336509383 \h </w:instrText>
        </w:r>
        <w:r w:rsidR="00BC2562">
          <w:rPr>
            <w:noProof/>
            <w:webHidden/>
          </w:rPr>
        </w:r>
        <w:r w:rsidR="00BC2562">
          <w:rPr>
            <w:noProof/>
            <w:webHidden/>
          </w:rPr>
          <w:fldChar w:fldCharType="separate"/>
        </w:r>
        <w:r w:rsidR="00BC2562">
          <w:rPr>
            <w:noProof/>
            <w:webHidden/>
          </w:rPr>
          <w:t>1</w:t>
        </w:r>
        <w:r w:rsidR="00BC2562">
          <w:rPr>
            <w:noProof/>
            <w:webHidden/>
          </w:rPr>
          <w:fldChar w:fldCharType="end"/>
        </w:r>
      </w:hyperlink>
    </w:p>
    <w:p w14:paraId="55398957" w14:textId="77777777" w:rsidR="00BC2562" w:rsidRPr="009A3321" w:rsidRDefault="00BC2562">
      <w:pPr>
        <w:pStyle w:val="12"/>
        <w:rPr>
          <w:rFonts w:ascii="Calibri" w:eastAsia="Times New Roman" w:hAnsi="Calibri"/>
          <w:b w:val="0"/>
          <w:noProof/>
          <w:sz w:val="22"/>
          <w:szCs w:val="22"/>
          <w:lang w:val="en-US" w:eastAsia="en-US"/>
        </w:rPr>
      </w:pPr>
      <w:hyperlink w:anchor="_Toc336509384" w:history="1">
        <w:r w:rsidRPr="007D2276">
          <w:rPr>
            <w:rStyle w:val="aff6"/>
            <w:noProof/>
          </w:rPr>
          <w:t>2</w:t>
        </w:r>
        <w:r w:rsidRPr="009A3321">
          <w:rPr>
            <w:rFonts w:ascii="Calibri" w:eastAsia="Times New Roman" w:hAnsi="Calibri"/>
            <w:b w:val="0"/>
            <w:noProof/>
            <w:sz w:val="22"/>
            <w:szCs w:val="22"/>
            <w:lang w:val="en-US" w:eastAsia="en-US"/>
          </w:rPr>
          <w:tab/>
        </w:r>
        <w:r w:rsidRPr="007D2276">
          <w:rPr>
            <w:rStyle w:val="aff6"/>
            <w:noProof/>
          </w:rPr>
          <w:t>Conformance</w:t>
        </w:r>
        <w:r>
          <w:rPr>
            <w:noProof/>
            <w:webHidden/>
          </w:rPr>
          <w:tab/>
        </w:r>
        <w:r>
          <w:rPr>
            <w:noProof/>
            <w:webHidden/>
          </w:rPr>
          <w:fldChar w:fldCharType="begin"/>
        </w:r>
        <w:r>
          <w:rPr>
            <w:noProof/>
            <w:webHidden/>
          </w:rPr>
          <w:instrText xml:space="preserve"> PAGEREF _Toc336509384 \h </w:instrText>
        </w:r>
        <w:r>
          <w:rPr>
            <w:noProof/>
            <w:webHidden/>
          </w:rPr>
        </w:r>
        <w:r>
          <w:rPr>
            <w:noProof/>
            <w:webHidden/>
          </w:rPr>
          <w:fldChar w:fldCharType="separate"/>
        </w:r>
        <w:r>
          <w:rPr>
            <w:noProof/>
            <w:webHidden/>
          </w:rPr>
          <w:t>1</w:t>
        </w:r>
        <w:r>
          <w:rPr>
            <w:noProof/>
            <w:webHidden/>
          </w:rPr>
          <w:fldChar w:fldCharType="end"/>
        </w:r>
      </w:hyperlink>
    </w:p>
    <w:p w14:paraId="1B56ACDE" w14:textId="77777777" w:rsidR="00BC2562" w:rsidRPr="009A3321" w:rsidRDefault="00BC2562">
      <w:pPr>
        <w:pStyle w:val="12"/>
        <w:rPr>
          <w:rFonts w:ascii="Calibri" w:eastAsia="Times New Roman" w:hAnsi="Calibri"/>
          <w:b w:val="0"/>
          <w:noProof/>
          <w:sz w:val="22"/>
          <w:szCs w:val="22"/>
          <w:lang w:val="en-US" w:eastAsia="en-US"/>
        </w:rPr>
      </w:pPr>
      <w:hyperlink w:anchor="_Toc336509385" w:history="1">
        <w:r w:rsidRPr="007D2276">
          <w:rPr>
            <w:rStyle w:val="aff6"/>
            <w:noProof/>
          </w:rPr>
          <w:t>3</w:t>
        </w:r>
        <w:r w:rsidRPr="009A3321">
          <w:rPr>
            <w:rFonts w:ascii="Calibri" w:eastAsia="Times New Roman" w:hAnsi="Calibri"/>
            <w:b w:val="0"/>
            <w:noProof/>
            <w:sz w:val="22"/>
            <w:szCs w:val="22"/>
            <w:lang w:val="en-US" w:eastAsia="en-US"/>
          </w:rPr>
          <w:tab/>
        </w:r>
        <w:r w:rsidRPr="007D2276">
          <w:rPr>
            <w:rStyle w:val="aff6"/>
            <w:noProof/>
          </w:rPr>
          <w:t>Normative references</w:t>
        </w:r>
        <w:r>
          <w:rPr>
            <w:noProof/>
            <w:webHidden/>
          </w:rPr>
          <w:tab/>
        </w:r>
        <w:r>
          <w:rPr>
            <w:noProof/>
            <w:webHidden/>
          </w:rPr>
          <w:fldChar w:fldCharType="begin"/>
        </w:r>
        <w:r>
          <w:rPr>
            <w:noProof/>
            <w:webHidden/>
          </w:rPr>
          <w:instrText xml:space="preserve"> PAGEREF _Toc336509385 \h </w:instrText>
        </w:r>
        <w:r>
          <w:rPr>
            <w:noProof/>
            <w:webHidden/>
          </w:rPr>
        </w:r>
        <w:r>
          <w:rPr>
            <w:noProof/>
            <w:webHidden/>
          </w:rPr>
          <w:fldChar w:fldCharType="separate"/>
        </w:r>
        <w:r>
          <w:rPr>
            <w:noProof/>
            <w:webHidden/>
          </w:rPr>
          <w:t>1</w:t>
        </w:r>
        <w:r>
          <w:rPr>
            <w:noProof/>
            <w:webHidden/>
          </w:rPr>
          <w:fldChar w:fldCharType="end"/>
        </w:r>
      </w:hyperlink>
    </w:p>
    <w:p w14:paraId="67328774" w14:textId="77777777" w:rsidR="00BC2562" w:rsidRPr="009A3321" w:rsidRDefault="00BC2562">
      <w:pPr>
        <w:pStyle w:val="12"/>
        <w:rPr>
          <w:rFonts w:ascii="Calibri" w:eastAsia="Times New Roman" w:hAnsi="Calibri"/>
          <w:b w:val="0"/>
          <w:noProof/>
          <w:sz w:val="22"/>
          <w:szCs w:val="22"/>
          <w:lang w:val="en-US" w:eastAsia="en-US"/>
        </w:rPr>
      </w:pPr>
      <w:hyperlink w:anchor="_Toc336509386" w:history="1">
        <w:r w:rsidRPr="007D2276">
          <w:rPr>
            <w:rStyle w:val="aff6"/>
            <w:noProof/>
          </w:rPr>
          <w:t>4</w:t>
        </w:r>
        <w:r w:rsidRPr="009A3321">
          <w:rPr>
            <w:rFonts w:ascii="Calibri" w:eastAsia="Times New Roman" w:hAnsi="Calibri"/>
            <w:b w:val="0"/>
            <w:noProof/>
            <w:sz w:val="22"/>
            <w:szCs w:val="22"/>
            <w:lang w:val="en-US" w:eastAsia="en-US"/>
          </w:rPr>
          <w:tab/>
        </w:r>
        <w:r w:rsidRPr="007D2276">
          <w:rPr>
            <w:rStyle w:val="aff6"/>
            <w:noProof/>
          </w:rPr>
          <w:t>Overview</w:t>
        </w:r>
        <w:r>
          <w:rPr>
            <w:noProof/>
            <w:webHidden/>
          </w:rPr>
          <w:tab/>
        </w:r>
        <w:r>
          <w:rPr>
            <w:noProof/>
            <w:webHidden/>
          </w:rPr>
          <w:fldChar w:fldCharType="begin"/>
        </w:r>
        <w:r>
          <w:rPr>
            <w:noProof/>
            <w:webHidden/>
          </w:rPr>
          <w:instrText xml:space="preserve"> PAGEREF _Toc336509386 \h </w:instrText>
        </w:r>
        <w:r>
          <w:rPr>
            <w:noProof/>
            <w:webHidden/>
          </w:rPr>
        </w:r>
        <w:r>
          <w:rPr>
            <w:noProof/>
            <w:webHidden/>
          </w:rPr>
          <w:fldChar w:fldCharType="separate"/>
        </w:r>
        <w:r>
          <w:rPr>
            <w:noProof/>
            <w:webHidden/>
          </w:rPr>
          <w:t>1</w:t>
        </w:r>
        <w:r>
          <w:rPr>
            <w:noProof/>
            <w:webHidden/>
          </w:rPr>
          <w:fldChar w:fldCharType="end"/>
        </w:r>
      </w:hyperlink>
    </w:p>
    <w:p w14:paraId="18835FEF" w14:textId="77777777" w:rsidR="00BC2562" w:rsidRPr="009A3321" w:rsidRDefault="00BC2562">
      <w:pPr>
        <w:pStyle w:val="2b"/>
        <w:rPr>
          <w:rFonts w:ascii="Calibri" w:eastAsia="Times New Roman" w:hAnsi="Calibri"/>
          <w:b w:val="0"/>
          <w:noProof/>
          <w:sz w:val="22"/>
          <w:szCs w:val="22"/>
          <w:lang w:val="en-US" w:eastAsia="en-US"/>
        </w:rPr>
      </w:pPr>
      <w:hyperlink w:anchor="_Toc336509387" w:history="1">
        <w:r w:rsidRPr="007D2276">
          <w:rPr>
            <w:rStyle w:val="aff6"/>
            <w:noProof/>
          </w:rPr>
          <w:t>4.1</w:t>
        </w:r>
        <w:r w:rsidRPr="009A3321">
          <w:rPr>
            <w:rFonts w:ascii="Calibri" w:eastAsia="Times New Roman" w:hAnsi="Calibri"/>
            <w:b w:val="0"/>
            <w:noProof/>
            <w:sz w:val="22"/>
            <w:szCs w:val="22"/>
            <w:lang w:val="en-US" w:eastAsia="en-US"/>
          </w:rPr>
          <w:tab/>
        </w:r>
        <w:r w:rsidRPr="007D2276">
          <w:rPr>
            <w:rStyle w:val="aff6"/>
            <w:noProof/>
          </w:rPr>
          <w:t>Web Scripting</w:t>
        </w:r>
        <w:r>
          <w:rPr>
            <w:noProof/>
            <w:webHidden/>
          </w:rPr>
          <w:tab/>
        </w:r>
        <w:r>
          <w:rPr>
            <w:noProof/>
            <w:webHidden/>
          </w:rPr>
          <w:fldChar w:fldCharType="begin"/>
        </w:r>
        <w:r>
          <w:rPr>
            <w:noProof/>
            <w:webHidden/>
          </w:rPr>
          <w:instrText xml:space="preserve"> PAGEREF _Toc336509387 \h </w:instrText>
        </w:r>
        <w:r>
          <w:rPr>
            <w:noProof/>
            <w:webHidden/>
          </w:rPr>
        </w:r>
        <w:r>
          <w:rPr>
            <w:noProof/>
            <w:webHidden/>
          </w:rPr>
          <w:fldChar w:fldCharType="separate"/>
        </w:r>
        <w:r>
          <w:rPr>
            <w:noProof/>
            <w:webHidden/>
          </w:rPr>
          <w:t>2</w:t>
        </w:r>
        <w:r>
          <w:rPr>
            <w:noProof/>
            <w:webHidden/>
          </w:rPr>
          <w:fldChar w:fldCharType="end"/>
        </w:r>
      </w:hyperlink>
    </w:p>
    <w:p w14:paraId="030411CB" w14:textId="77777777" w:rsidR="00BC2562" w:rsidRPr="009A3321" w:rsidRDefault="00BC2562">
      <w:pPr>
        <w:pStyle w:val="2b"/>
        <w:rPr>
          <w:rFonts w:ascii="Calibri" w:eastAsia="Times New Roman" w:hAnsi="Calibri"/>
          <w:b w:val="0"/>
          <w:noProof/>
          <w:sz w:val="22"/>
          <w:szCs w:val="22"/>
          <w:lang w:val="en-US" w:eastAsia="en-US"/>
        </w:rPr>
      </w:pPr>
      <w:hyperlink w:anchor="_Toc336509388" w:history="1">
        <w:r w:rsidRPr="007D2276">
          <w:rPr>
            <w:rStyle w:val="aff6"/>
            <w:noProof/>
          </w:rPr>
          <w:t>4.2</w:t>
        </w:r>
        <w:r w:rsidRPr="009A3321">
          <w:rPr>
            <w:rFonts w:ascii="Calibri" w:eastAsia="Times New Roman" w:hAnsi="Calibri"/>
            <w:b w:val="0"/>
            <w:noProof/>
            <w:sz w:val="22"/>
            <w:szCs w:val="22"/>
            <w:lang w:val="en-US" w:eastAsia="en-US"/>
          </w:rPr>
          <w:tab/>
        </w:r>
        <w:r w:rsidRPr="007D2276">
          <w:rPr>
            <w:rStyle w:val="aff6"/>
            <w:noProof/>
          </w:rPr>
          <w:t>Language Overview</w:t>
        </w:r>
        <w:r>
          <w:rPr>
            <w:noProof/>
            <w:webHidden/>
          </w:rPr>
          <w:tab/>
        </w:r>
        <w:r>
          <w:rPr>
            <w:noProof/>
            <w:webHidden/>
          </w:rPr>
          <w:fldChar w:fldCharType="begin"/>
        </w:r>
        <w:r>
          <w:rPr>
            <w:noProof/>
            <w:webHidden/>
          </w:rPr>
          <w:instrText xml:space="preserve"> PAGEREF _Toc336509388 \h </w:instrText>
        </w:r>
        <w:r>
          <w:rPr>
            <w:noProof/>
            <w:webHidden/>
          </w:rPr>
        </w:r>
        <w:r>
          <w:rPr>
            <w:noProof/>
            <w:webHidden/>
          </w:rPr>
          <w:fldChar w:fldCharType="separate"/>
        </w:r>
        <w:r>
          <w:rPr>
            <w:noProof/>
            <w:webHidden/>
          </w:rPr>
          <w:t>2</w:t>
        </w:r>
        <w:r>
          <w:rPr>
            <w:noProof/>
            <w:webHidden/>
          </w:rPr>
          <w:fldChar w:fldCharType="end"/>
        </w:r>
      </w:hyperlink>
    </w:p>
    <w:p w14:paraId="4E2B548A" w14:textId="77777777" w:rsidR="00BC2562" w:rsidRPr="009A3321" w:rsidRDefault="00BC2562">
      <w:pPr>
        <w:pStyle w:val="3a"/>
        <w:rPr>
          <w:rFonts w:ascii="Calibri" w:eastAsia="Times New Roman" w:hAnsi="Calibri"/>
          <w:b w:val="0"/>
          <w:noProof/>
          <w:sz w:val="22"/>
          <w:szCs w:val="22"/>
          <w:lang w:val="en-US" w:eastAsia="en-US"/>
        </w:rPr>
      </w:pPr>
      <w:hyperlink w:anchor="_Toc336509389" w:history="1">
        <w:r w:rsidRPr="007D2276">
          <w:rPr>
            <w:rStyle w:val="aff6"/>
            <w:noProof/>
          </w:rPr>
          <w:t>4.2.1</w:t>
        </w:r>
        <w:r w:rsidRPr="009A3321">
          <w:rPr>
            <w:rFonts w:ascii="Calibri" w:eastAsia="Times New Roman" w:hAnsi="Calibri"/>
            <w:b w:val="0"/>
            <w:noProof/>
            <w:sz w:val="22"/>
            <w:szCs w:val="22"/>
            <w:lang w:val="en-US" w:eastAsia="en-US"/>
          </w:rPr>
          <w:tab/>
        </w:r>
        <w:r w:rsidRPr="007D2276">
          <w:rPr>
            <w:rStyle w:val="aff6"/>
            <w:noProof/>
          </w:rPr>
          <w:t>Objects</w:t>
        </w:r>
        <w:r>
          <w:rPr>
            <w:noProof/>
            <w:webHidden/>
          </w:rPr>
          <w:tab/>
        </w:r>
        <w:r>
          <w:rPr>
            <w:noProof/>
            <w:webHidden/>
          </w:rPr>
          <w:fldChar w:fldCharType="begin"/>
        </w:r>
        <w:r>
          <w:rPr>
            <w:noProof/>
            <w:webHidden/>
          </w:rPr>
          <w:instrText xml:space="preserve"> PAGEREF _Toc336509389 \h </w:instrText>
        </w:r>
        <w:r>
          <w:rPr>
            <w:noProof/>
            <w:webHidden/>
          </w:rPr>
        </w:r>
        <w:r>
          <w:rPr>
            <w:noProof/>
            <w:webHidden/>
          </w:rPr>
          <w:fldChar w:fldCharType="separate"/>
        </w:r>
        <w:r>
          <w:rPr>
            <w:noProof/>
            <w:webHidden/>
          </w:rPr>
          <w:t>3</w:t>
        </w:r>
        <w:r>
          <w:rPr>
            <w:noProof/>
            <w:webHidden/>
          </w:rPr>
          <w:fldChar w:fldCharType="end"/>
        </w:r>
      </w:hyperlink>
    </w:p>
    <w:p w14:paraId="6F570A06" w14:textId="77777777" w:rsidR="00BC2562" w:rsidRPr="009A3321" w:rsidRDefault="00BC2562">
      <w:pPr>
        <w:pStyle w:val="3a"/>
        <w:rPr>
          <w:rFonts w:ascii="Calibri" w:eastAsia="Times New Roman" w:hAnsi="Calibri"/>
          <w:b w:val="0"/>
          <w:noProof/>
          <w:sz w:val="22"/>
          <w:szCs w:val="22"/>
          <w:lang w:val="en-US" w:eastAsia="en-US"/>
        </w:rPr>
      </w:pPr>
      <w:hyperlink w:anchor="_Toc336509390" w:history="1">
        <w:r w:rsidRPr="007D2276">
          <w:rPr>
            <w:rStyle w:val="aff6"/>
            <w:noProof/>
          </w:rPr>
          <w:t>4.2.2</w:t>
        </w:r>
        <w:r w:rsidRPr="009A3321">
          <w:rPr>
            <w:rFonts w:ascii="Calibri" w:eastAsia="Times New Roman" w:hAnsi="Calibri"/>
            <w:b w:val="0"/>
            <w:noProof/>
            <w:sz w:val="22"/>
            <w:szCs w:val="22"/>
            <w:lang w:val="en-US" w:eastAsia="en-US"/>
          </w:rPr>
          <w:tab/>
        </w:r>
        <w:r w:rsidRPr="007D2276">
          <w:rPr>
            <w:rStyle w:val="aff6"/>
            <w:noProof/>
          </w:rPr>
          <w:t>The Strict Variant of ECMAScript</w:t>
        </w:r>
        <w:r>
          <w:rPr>
            <w:noProof/>
            <w:webHidden/>
          </w:rPr>
          <w:tab/>
        </w:r>
        <w:r>
          <w:rPr>
            <w:noProof/>
            <w:webHidden/>
          </w:rPr>
          <w:fldChar w:fldCharType="begin"/>
        </w:r>
        <w:r>
          <w:rPr>
            <w:noProof/>
            <w:webHidden/>
          </w:rPr>
          <w:instrText xml:space="preserve"> PAGEREF _Toc336509390 \h </w:instrText>
        </w:r>
        <w:r>
          <w:rPr>
            <w:noProof/>
            <w:webHidden/>
          </w:rPr>
        </w:r>
        <w:r>
          <w:rPr>
            <w:noProof/>
            <w:webHidden/>
          </w:rPr>
          <w:fldChar w:fldCharType="separate"/>
        </w:r>
        <w:r>
          <w:rPr>
            <w:noProof/>
            <w:webHidden/>
          </w:rPr>
          <w:t>4</w:t>
        </w:r>
        <w:r>
          <w:rPr>
            <w:noProof/>
            <w:webHidden/>
          </w:rPr>
          <w:fldChar w:fldCharType="end"/>
        </w:r>
      </w:hyperlink>
    </w:p>
    <w:p w14:paraId="79287B7E" w14:textId="77777777" w:rsidR="00BC2562" w:rsidRPr="009A3321" w:rsidRDefault="00BC2562" w:rsidP="00BC2562">
      <w:pPr>
        <w:pStyle w:val="2b"/>
        <w:rPr>
          <w:rFonts w:ascii="Calibri" w:eastAsia="Times New Roman" w:hAnsi="Calibri"/>
          <w:noProof/>
          <w:sz w:val="22"/>
          <w:szCs w:val="22"/>
          <w:lang w:val="en-US" w:eastAsia="en-US"/>
        </w:rPr>
      </w:pPr>
      <w:hyperlink w:anchor="_Toc336509391" w:history="1">
        <w:r w:rsidRPr="007D2276">
          <w:rPr>
            <w:rStyle w:val="aff6"/>
            <w:noProof/>
          </w:rPr>
          <w:t>4.3</w:t>
        </w:r>
        <w:r w:rsidRPr="009A3321">
          <w:rPr>
            <w:rFonts w:ascii="Calibri" w:eastAsia="Times New Roman" w:hAnsi="Calibri"/>
            <w:noProof/>
            <w:sz w:val="22"/>
            <w:szCs w:val="22"/>
            <w:lang w:val="en-US" w:eastAsia="en-US"/>
          </w:rPr>
          <w:tab/>
        </w:r>
        <w:r w:rsidRPr="007D2276">
          <w:rPr>
            <w:rStyle w:val="aff6"/>
            <w:noProof/>
          </w:rPr>
          <w:t>Terms and definitions</w:t>
        </w:r>
        <w:r>
          <w:rPr>
            <w:noProof/>
            <w:webHidden/>
          </w:rPr>
          <w:tab/>
        </w:r>
        <w:r>
          <w:rPr>
            <w:noProof/>
            <w:webHidden/>
          </w:rPr>
          <w:fldChar w:fldCharType="begin"/>
        </w:r>
        <w:r>
          <w:rPr>
            <w:noProof/>
            <w:webHidden/>
          </w:rPr>
          <w:instrText xml:space="preserve"> PAGEREF _Toc336509391 \h </w:instrText>
        </w:r>
        <w:r>
          <w:rPr>
            <w:noProof/>
            <w:webHidden/>
          </w:rPr>
        </w:r>
        <w:r>
          <w:rPr>
            <w:noProof/>
            <w:webHidden/>
          </w:rPr>
          <w:fldChar w:fldCharType="separate"/>
        </w:r>
        <w:r>
          <w:rPr>
            <w:noProof/>
            <w:webHidden/>
          </w:rPr>
          <w:t>4</w:t>
        </w:r>
        <w:r>
          <w:rPr>
            <w:noProof/>
            <w:webHidden/>
          </w:rPr>
          <w:fldChar w:fldCharType="end"/>
        </w:r>
      </w:hyperlink>
    </w:p>
    <w:p w14:paraId="21167F98" w14:textId="77777777" w:rsidR="00BC2562" w:rsidRPr="009A3321" w:rsidRDefault="00BC2562">
      <w:pPr>
        <w:pStyle w:val="12"/>
        <w:rPr>
          <w:rFonts w:ascii="Calibri" w:eastAsia="Times New Roman" w:hAnsi="Calibri"/>
          <w:b w:val="0"/>
          <w:noProof/>
          <w:sz w:val="22"/>
          <w:szCs w:val="22"/>
          <w:lang w:val="en-US" w:eastAsia="en-US"/>
        </w:rPr>
      </w:pPr>
      <w:hyperlink w:anchor="_Toc336509392" w:history="1">
        <w:r w:rsidRPr="007D2276">
          <w:rPr>
            <w:rStyle w:val="aff6"/>
            <w:noProof/>
          </w:rPr>
          <w:t>5</w:t>
        </w:r>
        <w:r w:rsidRPr="009A3321">
          <w:rPr>
            <w:rFonts w:ascii="Calibri" w:eastAsia="Times New Roman" w:hAnsi="Calibri"/>
            <w:b w:val="0"/>
            <w:noProof/>
            <w:sz w:val="22"/>
            <w:szCs w:val="22"/>
            <w:lang w:val="en-US" w:eastAsia="en-US"/>
          </w:rPr>
          <w:tab/>
        </w:r>
        <w:r w:rsidRPr="007D2276">
          <w:rPr>
            <w:rStyle w:val="aff6"/>
            <w:noProof/>
          </w:rPr>
          <w:t>Notational Conventions</w:t>
        </w:r>
        <w:r>
          <w:rPr>
            <w:noProof/>
            <w:webHidden/>
          </w:rPr>
          <w:tab/>
        </w:r>
        <w:r>
          <w:rPr>
            <w:noProof/>
            <w:webHidden/>
          </w:rPr>
          <w:fldChar w:fldCharType="begin"/>
        </w:r>
        <w:r>
          <w:rPr>
            <w:noProof/>
            <w:webHidden/>
          </w:rPr>
          <w:instrText xml:space="preserve"> PAGEREF _Toc336509392 \h </w:instrText>
        </w:r>
        <w:r>
          <w:rPr>
            <w:noProof/>
            <w:webHidden/>
          </w:rPr>
        </w:r>
        <w:r>
          <w:rPr>
            <w:noProof/>
            <w:webHidden/>
          </w:rPr>
          <w:fldChar w:fldCharType="separate"/>
        </w:r>
        <w:r>
          <w:rPr>
            <w:noProof/>
            <w:webHidden/>
          </w:rPr>
          <w:t>7</w:t>
        </w:r>
        <w:r>
          <w:rPr>
            <w:noProof/>
            <w:webHidden/>
          </w:rPr>
          <w:fldChar w:fldCharType="end"/>
        </w:r>
      </w:hyperlink>
    </w:p>
    <w:p w14:paraId="7729B691" w14:textId="77777777" w:rsidR="00BC2562" w:rsidRPr="009A3321" w:rsidRDefault="00BC2562">
      <w:pPr>
        <w:pStyle w:val="2b"/>
        <w:rPr>
          <w:rFonts w:ascii="Calibri" w:eastAsia="Times New Roman" w:hAnsi="Calibri"/>
          <w:b w:val="0"/>
          <w:noProof/>
          <w:sz w:val="22"/>
          <w:szCs w:val="22"/>
          <w:lang w:val="en-US" w:eastAsia="en-US"/>
        </w:rPr>
      </w:pPr>
      <w:hyperlink w:anchor="_Toc336509393" w:history="1">
        <w:r w:rsidRPr="007D2276">
          <w:rPr>
            <w:rStyle w:val="aff6"/>
            <w:noProof/>
          </w:rPr>
          <w:t>5.1</w:t>
        </w:r>
        <w:r w:rsidRPr="009A3321">
          <w:rPr>
            <w:rFonts w:ascii="Calibri" w:eastAsia="Times New Roman" w:hAnsi="Calibri"/>
            <w:b w:val="0"/>
            <w:noProof/>
            <w:sz w:val="22"/>
            <w:szCs w:val="22"/>
            <w:lang w:val="en-US" w:eastAsia="en-US"/>
          </w:rPr>
          <w:tab/>
        </w:r>
        <w:r w:rsidRPr="007D2276">
          <w:rPr>
            <w:rStyle w:val="aff6"/>
            <w:noProof/>
          </w:rPr>
          <w:t>Syntactic and Lexical Grammars</w:t>
        </w:r>
        <w:r>
          <w:rPr>
            <w:noProof/>
            <w:webHidden/>
          </w:rPr>
          <w:tab/>
        </w:r>
        <w:r>
          <w:rPr>
            <w:noProof/>
            <w:webHidden/>
          </w:rPr>
          <w:fldChar w:fldCharType="begin"/>
        </w:r>
        <w:r>
          <w:rPr>
            <w:noProof/>
            <w:webHidden/>
          </w:rPr>
          <w:instrText xml:space="preserve"> PAGEREF _Toc336509393 \h </w:instrText>
        </w:r>
        <w:r>
          <w:rPr>
            <w:noProof/>
            <w:webHidden/>
          </w:rPr>
        </w:r>
        <w:r>
          <w:rPr>
            <w:noProof/>
            <w:webHidden/>
          </w:rPr>
          <w:fldChar w:fldCharType="separate"/>
        </w:r>
        <w:r>
          <w:rPr>
            <w:noProof/>
            <w:webHidden/>
          </w:rPr>
          <w:t>7</w:t>
        </w:r>
        <w:r>
          <w:rPr>
            <w:noProof/>
            <w:webHidden/>
          </w:rPr>
          <w:fldChar w:fldCharType="end"/>
        </w:r>
      </w:hyperlink>
    </w:p>
    <w:p w14:paraId="164DDC67" w14:textId="77777777" w:rsidR="00BC2562" w:rsidRPr="009A3321" w:rsidRDefault="00BC2562">
      <w:pPr>
        <w:pStyle w:val="3a"/>
        <w:rPr>
          <w:rFonts w:ascii="Calibri" w:eastAsia="Times New Roman" w:hAnsi="Calibri"/>
          <w:b w:val="0"/>
          <w:noProof/>
          <w:sz w:val="22"/>
          <w:szCs w:val="22"/>
          <w:lang w:val="en-US" w:eastAsia="en-US"/>
        </w:rPr>
      </w:pPr>
      <w:hyperlink w:anchor="_Toc336509394" w:history="1">
        <w:r w:rsidRPr="007D2276">
          <w:rPr>
            <w:rStyle w:val="aff6"/>
            <w:noProof/>
          </w:rPr>
          <w:t>5.1.1</w:t>
        </w:r>
        <w:r w:rsidRPr="009A3321">
          <w:rPr>
            <w:rFonts w:ascii="Calibri" w:eastAsia="Times New Roman" w:hAnsi="Calibri"/>
            <w:b w:val="0"/>
            <w:noProof/>
            <w:sz w:val="22"/>
            <w:szCs w:val="22"/>
            <w:lang w:val="en-US" w:eastAsia="en-US"/>
          </w:rPr>
          <w:tab/>
        </w:r>
        <w:r w:rsidRPr="007D2276">
          <w:rPr>
            <w:rStyle w:val="aff6"/>
            <w:noProof/>
          </w:rPr>
          <w:t>Context-Free Grammars</w:t>
        </w:r>
        <w:r>
          <w:rPr>
            <w:noProof/>
            <w:webHidden/>
          </w:rPr>
          <w:tab/>
        </w:r>
        <w:r>
          <w:rPr>
            <w:noProof/>
            <w:webHidden/>
          </w:rPr>
          <w:fldChar w:fldCharType="begin"/>
        </w:r>
        <w:r>
          <w:rPr>
            <w:noProof/>
            <w:webHidden/>
          </w:rPr>
          <w:instrText xml:space="preserve"> PAGEREF _Toc336509394 \h </w:instrText>
        </w:r>
        <w:r>
          <w:rPr>
            <w:noProof/>
            <w:webHidden/>
          </w:rPr>
        </w:r>
        <w:r>
          <w:rPr>
            <w:noProof/>
            <w:webHidden/>
          </w:rPr>
          <w:fldChar w:fldCharType="separate"/>
        </w:r>
        <w:r>
          <w:rPr>
            <w:noProof/>
            <w:webHidden/>
          </w:rPr>
          <w:t>7</w:t>
        </w:r>
        <w:r>
          <w:rPr>
            <w:noProof/>
            <w:webHidden/>
          </w:rPr>
          <w:fldChar w:fldCharType="end"/>
        </w:r>
      </w:hyperlink>
    </w:p>
    <w:p w14:paraId="440D1B7B" w14:textId="77777777" w:rsidR="00BC2562" w:rsidRPr="009A3321" w:rsidRDefault="00BC2562">
      <w:pPr>
        <w:pStyle w:val="3a"/>
        <w:rPr>
          <w:rFonts w:ascii="Calibri" w:eastAsia="Times New Roman" w:hAnsi="Calibri"/>
          <w:b w:val="0"/>
          <w:noProof/>
          <w:sz w:val="22"/>
          <w:szCs w:val="22"/>
          <w:lang w:val="en-US" w:eastAsia="en-US"/>
        </w:rPr>
      </w:pPr>
      <w:hyperlink w:anchor="_Toc336509395" w:history="1">
        <w:r w:rsidRPr="007D2276">
          <w:rPr>
            <w:rStyle w:val="aff6"/>
            <w:noProof/>
          </w:rPr>
          <w:t>5.1.2</w:t>
        </w:r>
        <w:r w:rsidRPr="009A3321">
          <w:rPr>
            <w:rFonts w:ascii="Calibri" w:eastAsia="Times New Roman" w:hAnsi="Calibri"/>
            <w:b w:val="0"/>
            <w:noProof/>
            <w:sz w:val="22"/>
            <w:szCs w:val="22"/>
            <w:lang w:val="en-US" w:eastAsia="en-US"/>
          </w:rPr>
          <w:tab/>
        </w:r>
        <w:r w:rsidRPr="007D2276">
          <w:rPr>
            <w:rStyle w:val="aff6"/>
            <w:noProof/>
          </w:rPr>
          <w:t>The Lexical and RegExp Grammars</w:t>
        </w:r>
        <w:r>
          <w:rPr>
            <w:noProof/>
            <w:webHidden/>
          </w:rPr>
          <w:tab/>
        </w:r>
        <w:r>
          <w:rPr>
            <w:noProof/>
            <w:webHidden/>
          </w:rPr>
          <w:fldChar w:fldCharType="begin"/>
        </w:r>
        <w:r>
          <w:rPr>
            <w:noProof/>
            <w:webHidden/>
          </w:rPr>
          <w:instrText xml:space="preserve"> PAGEREF _Toc336509395 \h </w:instrText>
        </w:r>
        <w:r>
          <w:rPr>
            <w:noProof/>
            <w:webHidden/>
          </w:rPr>
        </w:r>
        <w:r>
          <w:rPr>
            <w:noProof/>
            <w:webHidden/>
          </w:rPr>
          <w:fldChar w:fldCharType="separate"/>
        </w:r>
        <w:r>
          <w:rPr>
            <w:noProof/>
            <w:webHidden/>
          </w:rPr>
          <w:t>8</w:t>
        </w:r>
        <w:r>
          <w:rPr>
            <w:noProof/>
            <w:webHidden/>
          </w:rPr>
          <w:fldChar w:fldCharType="end"/>
        </w:r>
      </w:hyperlink>
    </w:p>
    <w:p w14:paraId="45E42323" w14:textId="77777777" w:rsidR="00BC2562" w:rsidRPr="009A3321" w:rsidRDefault="00BC2562">
      <w:pPr>
        <w:pStyle w:val="3a"/>
        <w:rPr>
          <w:rFonts w:ascii="Calibri" w:eastAsia="Times New Roman" w:hAnsi="Calibri"/>
          <w:b w:val="0"/>
          <w:noProof/>
          <w:sz w:val="22"/>
          <w:szCs w:val="22"/>
          <w:lang w:val="en-US" w:eastAsia="en-US"/>
        </w:rPr>
      </w:pPr>
      <w:hyperlink w:anchor="_Toc336509396" w:history="1">
        <w:r w:rsidRPr="007D2276">
          <w:rPr>
            <w:rStyle w:val="aff6"/>
            <w:noProof/>
          </w:rPr>
          <w:t>5.1.3</w:t>
        </w:r>
        <w:r w:rsidRPr="009A3321">
          <w:rPr>
            <w:rFonts w:ascii="Calibri" w:eastAsia="Times New Roman" w:hAnsi="Calibri"/>
            <w:b w:val="0"/>
            <w:noProof/>
            <w:sz w:val="22"/>
            <w:szCs w:val="22"/>
            <w:lang w:val="en-US" w:eastAsia="en-US"/>
          </w:rPr>
          <w:tab/>
        </w:r>
        <w:r w:rsidRPr="007D2276">
          <w:rPr>
            <w:rStyle w:val="aff6"/>
            <w:noProof/>
          </w:rPr>
          <w:t>The Numeric String Grammar</w:t>
        </w:r>
        <w:r>
          <w:rPr>
            <w:noProof/>
            <w:webHidden/>
          </w:rPr>
          <w:tab/>
        </w:r>
        <w:r>
          <w:rPr>
            <w:noProof/>
            <w:webHidden/>
          </w:rPr>
          <w:fldChar w:fldCharType="begin"/>
        </w:r>
        <w:r>
          <w:rPr>
            <w:noProof/>
            <w:webHidden/>
          </w:rPr>
          <w:instrText xml:space="preserve"> PAGEREF _Toc336509396 \h </w:instrText>
        </w:r>
        <w:r>
          <w:rPr>
            <w:noProof/>
            <w:webHidden/>
          </w:rPr>
        </w:r>
        <w:r>
          <w:rPr>
            <w:noProof/>
            <w:webHidden/>
          </w:rPr>
          <w:fldChar w:fldCharType="separate"/>
        </w:r>
        <w:r>
          <w:rPr>
            <w:noProof/>
            <w:webHidden/>
          </w:rPr>
          <w:t>8</w:t>
        </w:r>
        <w:r>
          <w:rPr>
            <w:noProof/>
            <w:webHidden/>
          </w:rPr>
          <w:fldChar w:fldCharType="end"/>
        </w:r>
      </w:hyperlink>
    </w:p>
    <w:p w14:paraId="5C24CD4E" w14:textId="77777777" w:rsidR="00BC2562" w:rsidRPr="009A3321" w:rsidRDefault="00BC2562">
      <w:pPr>
        <w:pStyle w:val="3a"/>
        <w:rPr>
          <w:rFonts w:ascii="Calibri" w:eastAsia="Times New Roman" w:hAnsi="Calibri"/>
          <w:b w:val="0"/>
          <w:noProof/>
          <w:sz w:val="22"/>
          <w:szCs w:val="22"/>
          <w:lang w:val="en-US" w:eastAsia="en-US"/>
        </w:rPr>
      </w:pPr>
      <w:hyperlink w:anchor="_Toc336509397" w:history="1">
        <w:r w:rsidRPr="007D2276">
          <w:rPr>
            <w:rStyle w:val="aff6"/>
            <w:noProof/>
          </w:rPr>
          <w:t>5.1.4</w:t>
        </w:r>
        <w:r w:rsidRPr="009A3321">
          <w:rPr>
            <w:rFonts w:ascii="Calibri" w:eastAsia="Times New Roman" w:hAnsi="Calibri"/>
            <w:b w:val="0"/>
            <w:noProof/>
            <w:sz w:val="22"/>
            <w:szCs w:val="22"/>
            <w:lang w:val="en-US" w:eastAsia="en-US"/>
          </w:rPr>
          <w:tab/>
        </w:r>
        <w:r w:rsidRPr="007D2276">
          <w:rPr>
            <w:rStyle w:val="aff6"/>
            <w:noProof/>
          </w:rPr>
          <w:t>The Syntactic Grammar</w:t>
        </w:r>
        <w:r>
          <w:rPr>
            <w:noProof/>
            <w:webHidden/>
          </w:rPr>
          <w:tab/>
        </w:r>
        <w:r>
          <w:rPr>
            <w:noProof/>
            <w:webHidden/>
          </w:rPr>
          <w:fldChar w:fldCharType="begin"/>
        </w:r>
        <w:r>
          <w:rPr>
            <w:noProof/>
            <w:webHidden/>
          </w:rPr>
          <w:instrText xml:space="preserve"> PAGEREF _Toc336509397 \h </w:instrText>
        </w:r>
        <w:r>
          <w:rPr>
            <w:noProof/>
            <w:webHidden/>
          </w:rPr>
        </w:r>
        <w:r>
          <w:rPr>
            <w:noProof/>
            <w:webHidden/>
          </w:rPr>
          <w:fldChar w:fldCharType="separate"/>
        </w:r>
        <w:r>
          <w:rPr>
            <w:noProof/>
            <w:webHidden/>
          </w:rPr>
          <w:t>8</w:t>
        </w:r>
        <w:r>
          <w:rPr>
            <w:noProof/>
            <w:webHidden/>
          </w:rPr>
          <w:fldChar w:fldCharType="end"/>
        </w:r>
      </w:hyperlink>
    </w:p>
    <w:p w14:paraId="0AE51024" w14:textId="77777777" w:rsidR="00BC2562" w:rsidRPr="009A3321" w:rsidRDefault="00BC2562">
      <w:pPr>
        <w:pStyle w:val="3a"/>
        <w:rPr>
          <w:rFonts w:ascii="Calibri" w:eastAsia="Times New Roman" w:hAnsi="Calibri"/>
          <w:b w:val="0"/>
          <w:noProof/>
          <w:sz w:val="22"/>
          <w:szCs w:val="22"/>
          <w:lang w:val="en-US" w:eastAsia="en-US"/>
        </w:rPr>
      </w:pPr>
      <w:hyperlink w:anchor="_Toc336509398" w:history="1">
        <w:r w:rsidRPr="007D2276">
          <w:rPr>
            <w:rStyle w:val="aff6"/>
            <w:noProof/>
          </w:rPr>
          <w:t>5.1.5</w:t>
        </w:r>
        <w:r w:rsidRPr="009A3321">
          <w:rPr>
            <w:rFonts w:ascii="Calibri" w:eastAsia="Times New Roman" w:hAnsi="Calibri"/>
            <w:b w:val="0"/>
            <w:noProof/>
            <w:sz w:val="22"/>
            <w:szCs w:val="22"/>
            <w:lang w:val="en-US" w:eastAsia="en-US"/>
          </w:rPr>
          <w:tab/>
        </w:r>
        <w:r w:rsidRPr="007D2276">
          <w:rPr>
            <w:rStyle w:val="aff6"/>
            <w:noProof/>
          </w:rPr>
          <w:t>The JSON Grammar</w:t>
        </w:r>
        <w:r>
          <w:rPr>
            <w:noProof/>
            <w:webHidden/>
          </w:rPr>
          <w:tab/>
        </w:r>
        <w:r>
          <w:rPr>
            <w:noProof/>
            <w:webHidden/>
          </w:rPr>
          <w:fldChar w:fldCharType="begin"/>
        </w:r>
        <w:r>
          <w:rPr>
            <w:noProof/>
            <w:webHidden/>
          </w:rPr>
          <w:instrText xml:space="preserve"> PAGEREF _Toc336509398 \h </w:instrText>
        </w:r>
        <w:r>
          <w:rPr>
            <w:noProof/>
            <w:webHidden/>
          </w:rPr>
        </w:r>
        <w:r>
          <w:rPr>
            <w:noProof/>
            <w:webHidden/>
          </w:rPr>
          <w:fldChar w:fldCharType="separate"/>
        </w:r>
        <w:r>
          <w:rPr>
            <w:noProof/>
            <w:webHidden/>
          </w:rPr>
          <w:t>9</w:t>
        </w:r>
        <w:r>
          <w:rPr>
            <w:noProof/>
            <w:webHidden/>
          </w:rPr>
          <w:fldChar w:fldCharType="end"/>
        </w:r>
      </w:hyperlink>
    </w:p>
    <w:p w14:paraId="10A8F0A6" w14:textId="77777777" w:rsidR="00BC2562" w:rsidRPr="009A3321" w:rsidRDefault="00BC2562">
      <w:pPr>
        <w:pStyle w:val="3a"/>
        <w:rPr>
          <w:rFonts w:ascii="Calibri" w:eastAsia="Times New Roman" w:hAnsi="Calibri"/>
          <w:b w:val="0"/>
          <w:noProof/>
          <w:sz w:val="22"/>
          <w:szCs w:val="22"/>
          <w:lang w:val="en-US" w:eastAsia="en-US"/>
        </w:rPr>
      </w:pPr>
      <w:hyperlink w:anchor="_Toc336509399" w:history="1">
        <w:r w:rsidRPr="007D2276">
          <w:rPr>
            <w:rStyle w:val="aff6"/>
            <w:noProof/>
          </w:rPr>
          <w:t>5.1.6</w:t>
        </w:r>
        <w:r w:rsidRPr="009A3321">
          <w:rPr>
            <w:rFonts w:ascii="Calibri" w:eastAsia="Times New Roman" w:hAnsi="Calibri"/>
            <w:b w:val="0"/>
            <w:noProof/>
            <w:sz w:val="22"/>
            <w:szCs w:val="22"/>
            <w:lang w:val="en-US" w:eastAsia="en-US"/>
          </w:rPr>
          <w:tab/>
        </w:r>
        <w:r w:rsidRPr="007D2276">
          <w:rPr>
            <w:rStyle w:val="aff6"/>
            <w:noProof/>
          </w:rPr>
          <w:t>Grammar Notation</w:t>
        </w:r>
        <w:r>
          <w:rPr>
            <w:noProof/>
            <w:webHidden/>
          </w:rPr>
          <w:tab/>
        </w:r>
        <w:r>
          <w:rPr>
            <w:noProof/>
            <w:webHidden/>
          </w:rPr>
          <w:fldChar w:fldCharType="begin"/>
        </w:r>
        <w:r>
          <w:rPr>
            <w:noProof/>
            <w:webHidden/>
          </w:rPr>
          <w:instrText xml:space="preserve"> PAGEREF _Toc336509399 \h </w:instrText>
        </w:r>
        <w:r>
          <w:rPr>
            <w:noProof/>
            <w:webHidden/>
          </w:rPr>
        </w:r>
        <w:r>
          <w:rPr>
            <w:noProof/>
            <w:webHidden/>
          </w:rPr>
          <w:fldChar w:fldCharType="separate"/>
        </w:r>
        <w:r>
          <w:rPr>
            <w:noProof/>
            <w:webHidden/>
          </w:rPr>
          <w:t>9</w:t>
        </w:r>
        <w:r>
          <w:rPr>
            <w:noProof/>
            <w:webHidden/>
          </w:rPr>
          <w:fldChar w:fldCharType="end"/>
        </w:r>
      </w:hyperlink>
    </w:p>
    <w:p w14:paraId="3C24D34B" w14:textId="77777777" w:rsidR="00BC2562" w:rsidRPr="009A3321" w:rsidRDefault="00BC2562">
      <w:pPr>
        <w:pStyle w:val="2b"/>
        <w:rPr>
          <w:rFonts w:ascii="Calibri" w:eastAsia="Times New Roman" w:hAnsi="Calibri"/>
          <w:b w:val="0"/>
          <w:noProof/>
          <w:sz w:val="22"/>
          <w:szCs w:val="22"/>
          <w:lang w:val="en-US" w:eastAsia="en-US"/>
        </w:rPr>
      </w:pPr>
      <w:hyperlink w:anchor="_Toc336509400" w:history="1">
        <w:r w:rsidRPr="007D2276">
          <w:rPr>
            <w:rStyle w:val="aff6"/>
            <w:noProof/>
          </w:rPr>
          <w:t>5.2</w:t>
        </w:r>
        <w:r w:rsidRPr="009A3321">
          <w:rPr>
            <w:rFonts w:ascii="Calibri" w:eastAsia="Times New Roman" w:hAnsi="Calibri"/>
            <w:b w:val="0"/>
            <w:noProof/>
            <w:sz w:val="22"/>
            <w:szCs w:val="22"/>
            <w:lang w:val="en-US" w:eastAsia="en-US"/>
          </w:rPr>
          <w:tab/>
        </w:r>
        <w:r w:rsidRPr="007D2276">
          <w:rPr>
            <w:rStyle w:val="aff6"/>
            <w:noProof/>
          </w:rPr>
          <w:t>Algorithm Conventions</w:t>
        </w:r>
        <w:r>
          <w:rPr>
            <w:noProof/>
            <w:webHidden/>
          </w:rPr>
          <w:tab/>
        </w:r>
        <w:r>
          <w:rPr>
            <w:noProof/>
            <w:webHidden/>
          </w:rPr>
          <w:fldChar w:fldCharType="begin"/>
        </w:r>
        <w:r>
          <w:rPr>
            <w:noProof/>
            <w:webHidden/>
          </w:rPr>
          <w:instrText xml:space="preserve"> PAGEREF _Toc336509400 \h </w:instrText>
        </w:r>
        <w:r>
          <w:rPr>
            <w:noProof/>
            <w:webHidden/>
          </w:rPr>
        </w:r>
        <w:r>
          <w:rPr>
            <w:noProof/>
            <w:webHidden/>
          </w:rPr>
          <w:fldChar w:fldCharType="separate"/>
        </w:r>
        <w:r>
          <w:rPr>
            <w:noProof/>
            <w:webHidden/>
          </w:rPr>
          <w:t>12</w:t>
        </w:r>
        <w:r>
          <w:rPr>
            <w:noProof/>
            <w:webHidden/>
          </w:rPr>
          <w:fldChar w:fldCharType="end"/>
        </w:r>
      </w:hyperlink>
    </w:p>
    <w:p w14:paraId="6BCAA68E" w14:textId="77777777" w:rsidR="00BC2562" w:rsidRPr="009A3321" w:rsidRDefault="00BC2562">
      <w:pPr>
        <w:pStyle w:val="2b"/>
        <w:rPr>
          <w:rFonts w:ascii="Calibri" w:eastAsia="Times New Roman" w:hAnsi="Calibri"/>
          <w:b w:val="0"/>
          <w:noProof/>
          <w:sz w:val="22"/>
          <w:szCs w:val="22"/>
          <w:lang w:val="en-US" w:eastAsia="en-US"/>
        </w:rPr>
      </w:pPr>
      <w:hyperlink w:anchor="_Toc336509401" w:history="1">
        <w:r w:rsidRPr="007D2276">
          <w:rPr>
            <w:rStyle w:val="aff6"/>
            <w:noProof/>
          </w:rPr>
          <w:t>5.3 Static Semantic Rules</w:t>
        </w:r>
        <w:r>
          <w:rPr>
            <w:noProof/>
            <w:webHidden/>
          </w:rPr>
          <w:tab/>
        </w:r>
        <w:r>
          <w:rPr>
            <w:noProof/>
            <w:webHidden/>
          </w:rPr>
          <w:fldChar w:fldCharType="begin"/>
        </w:r>
        <w:r>
          <w:rPr>
            <w:noProof/>
            <w:webHidden/>
          </w:rPr>
          <w:instrText xml:space="preserve"> PAGEREF _Toc336509401 \h </w:instrText>
        </w:r>
        <w:r>
          <w:rPr>
            <w:noProof/>
            <w:webHidden/>
          </w:rPr>
        </w:r>
        <w:r>
          <w:rPr>
            <w:noProof/>
            <w:webHidden/>
          </w:rPr>
          <w:fldChar w:fldCharType="separate"/>
        </w:r>
        <w:r>
          <w:rPr>
            <w:noProof/>
            <w:webHidden/>
          </w:rPr>
          <w:t>13</w:t>
        </w:r>
        <w:r>
          <w:rPr>
            <w:noProof/>
            <w:webHidden/>
          </w:rPr>
          <w:fldChar w:fldCharType="end"/>
        </w:r>
      </w:hyperlink>
    </w:p>
    <w:p w14:paraId="58648C45" w14:textId="77777777" w:rsidR="00BC2562" w:rsidRPr="009A3321" w:rsidRDefault="00BC2562">
      <w:pPr>
        <w:pStyle w:val="12"/>
        <w:rPr>
          <w:rFonts w:ascii="Calibri" w:eastAsia="Times New Roman" w:hAnsi="Calibri"/>
          <w:b w:val="0"/>
          <w:noProof/>
          <w:sz w:val="22"/>
          <w:szCs w:val="22"/>
          <w:lang w:val="en-US" w:eastAsia="en-US"/>
        </w:rPr>
      </w:pPr>
      <w:hyperlink w:anchor="_Toc336509402" w:history="1">
        <w:r w:rsidRPr="007D2276">
          <w:rPr>
            <w:rStyle w:val="aff6"/>
            <w:noProof/>
          </w:rPr>
          <w:t>6</w:t>
        </w:r>
        <w:r w:rsidRPr="009A3321">
          <w:rPr>
            <w:rFonts w:ascii="Calibri" w:eastAsia="Times New Roman" w:hAnsi="Calibri"/>
            <w:b w:val="0"/>
            <w:noProof/>
            <w:sz w:val="22"/>
            <w:szCs w:val="22"/>
            <w:lang w:val="en-US" w:eastAsia="en-US"/>
          </w:rPr>
          <w:tab/>
        </w:r>
        <w:r w:rsidRPr="007D2276">
          <w:rPr>
            <w:rStyle w:val="aff6"/>
            <w:noProof/>
          </w:rPr>
          <w:t>Source Text</w:t>
        </w:r>
        <w:r>
          <w:rPr>
            <w:noProof/>
            <w:webHidden/>
          </w:rPr>
          <w:tab/>
        </w:r>
        <w:r>
          <w:rPr>
            <w:noProof/>
            <w:webHidden/>
          </w:rPr>
          <w:fldChar w:fldCharType="begin"/>
        </w:r>
        <w:r>
          <w:rPr>
            <w:noProof/>
            <w:webHidden/>
          </w:rPr>
          <w:instrText xml:space="preserve"> PAGEREF _Toc336509402 \h </w:instrText>
        </w:r>
        <w:r>
          <w:rPr>
            <w:noProof/>
            <w:webHidden/>
          </w:rPr>
        </w:r>
        <w:r>
          <w:rPr>
            <w:noProof/>
            <w:webHidden/>
          </w:rPr>
          <w:fldChar w:fldCharType="separate"/>
        </w:r>
        <w:r>
          <w:rPr>
            <w:noProof/>
            <w:webHidden/>
          </w:rPr>
          <w:t>14</w:t>
        </w:r>
        <w:r>
          <w:rPr>
            <w:noProof/>
            <w:webHidden/>
          </w:rPr>
          <w:fldChar w:fldCharType="end"/>
        </w:r>
      </w:hyperlink>
    </w:p>
    <w:p w14:paraId="2466287B" w14:textId="77777777" w:rsidR="00BC2562" w:rsidRPr="009A3321" w:rsidRDefault="00BC2562">
      <w:pPr>
        <w:pStyle w:val="12"/>
        <w:rPr>
          <w:rFonts w:ascii="Calibri" w:eastAsia="Times New Roman" w:hAnsi="Calibri"/>
          <w:b w:val="0"/>
          <w:noProof/>
          <w:sz w:val="22"/>
          <w:szCs w:val="22"/>
          <w:lang w:val="en-US" w:eastAsia="en-US"/>
        </w:rPr>
      </w:pPr>
      <w:hyperlink w:anchor="_Toc336509403" w:history="1">
        <w:r w:rsidRPr="007D2276">
          <w:rPr>
            <w:rStyle w:val="aff6"/>
            <w:noProof/>
          </w:rPr>
          <w:t>7</w:t>
        </w:r>
        <w:r w:rsidRPr="009A3321">
          <w:rPr>
            <w:rFonts w:ascii="Calibri" w:eastAsia="Times New Roman" w:hAnsi="Calibri"/>
            <w:b w:val="0"/>
            <w:noProof/>
            <w:sz w:val="22"/>
            <w:szCs w:val="22"/>
            <w:lang w:val="en-US" w:eastAsia="en-US"/>
          </w:rPr>
          <w:tab/>
        </w:r>
        <w:r w:rsidRPr="007D2276">
          <w:rPr>
            <w:rStyle w:val="aff6"/>
            <w:noProof/>
          </w:rPr>
          <w:t>Lexical Conventions</w:t>
        </w:r>
        <w:r>
          <w:rPr>
            <w:noProof/>
            <w:webHidden/>
          </w:rPr>
          <w:tab/>
        </w:r>
        <w:r>
          <w:rPr>
            <w:noProof/>
            <w:webHidden/>
          </w:rPr>
          <w:fldChar w:fldCharType="begin"/>
        </w:r>
        <w:r>
          <w:rPr>
            <w:noProof/>
            <w:webHidden/>
          </w:rPr>
          <w:instrText xml:space="preserve"> PAGEREF _Toc336509403 \h </w:instrText>
        </w:r>
        <w:r>
          <w:rPr>
            <w:noProof/>
            <w:webHidden/>
          </w:rPr>
        </w:r>
        <w:r>
          <w:rPr>
            <w:noProof/>
            <w:webHidden/>
          </w:rPr>
          <w:fldChar w:fldCharType="separate"/>
        </w:r>
        <w:r>
          <w:rPr>
            <w:noProof/>
            <w:webHidden/>
          </w:rPr>
          <w:t>15</w:t>
        </w:r>
        <w:r>
          <w:rPr>
            <w:noProof/>
            <w:webHidden/>
          </w:rPr>
          <w:fldChar w:fldCharType="end"/>
        </w:r>
      </w:hyperlink>
    </w:p>
    <w:p w14:paraId="7E2BC25C" w14:textId="77777777" w:rsidR="00BC2562" w:rsidRPr="009A3321" w:rsidRDefault="00BC2562">
      <w:pPr>
        <w:pStyle w:val="2b"/>
        <w:rPr>
          <w:rFonts w:ascii="Calibri" w:eastAsia="Times New Roman" w:hAnsi="Calibri"/>
          <w:b w:val="0"/>
          <w:noProof/>
          <w:sz w:val="22"/>
          <w:szCs w:val="22"/>
          <w:lang w:val="en-US" w:eastAsia="en-US"/>
        </w:rPr>
      </w:pPr>
      <w:hyperlink w:anchor="_Toc336509404" w:history="1">
        <w:r w:rsidRPr="007D2276">
          <w:rPr>
            <w:rStyle w:val="aff6"/>
            <w:noProof/>
          </w:rPr>
          <w:t>7.1</w:t>
        </w:r>
        <w:r w:rsidRPr="009A3321">
          <w:rPr>
            <w:rFonts w:ascii="Calibri" w:eastAsia="Times New Roman" w:hAnsi="Calibri"/>
            <w:b w:val="0"/>
            <w:noProof/>
            <w:sz w:val="22"/>
            <w:szCs w:val="22"/>
            <w:lang w:val="en-US" w:eastAsia="en-US"/>
          </w:rPr>
          <w:tab/>
        </w:r>
        <w:r w:rsidRPr="007D2276">
          <w:rPr>
            <w:rStyle w:val="aff6"/>
            <w:noProof/>
          </w:rPr>
          <w:t>Unicode Format-Control Characters</w:t>
        </w:r>
        <w:r>
          <w:rPr>
            <w:noProof/>
            <w:webHidden/>
          </w:rPr>
          <w:tab/>
        </w:r>
        <w:r>
          <w:rPr>
            <w:noProof/>
            <w:webHidden/>
          </w:rPr>
          <w:fldChar w:fldCharType="begin"/>
        </w:r>
        <w:r>
          <w:rPr>
            <w:noProof/>
            <w:webHidden/>
          </w:rPr>
          <w:instrText xml:space="preserve"> PAGEREF _Toc336509404 \h </w:instrText>
        </w:r>
        <w:r>
          <w:rPr>
            <w:noProof/>
            <w:webHidden/>
          </w:rPr>
        </w:r>
        <w:r>
          <w:rPr>
            <w:noProof/>
            <w:webHidden/>
          </w:rPr>
          <w:fldChar w:fldCharType="separate"/>
        </w:r>
        <w:r>
          <w:rPr>
            <w:noProof/>
            <w:webHidden/>
          </w:rPr>
          <w:t>16</w:t>
        </w:r>
        <w:r>
          <w:rPr>
            <w:noProof/>
            <w:webHidden/>
          </w:rPr>
          <w:fldChar w:fldCharType="end"/>
        </w:r>
      </w:hyperlink>
    </w:p>
    <w:p w14:paraId="6FCC2ECB" w14:textId="77777777" w:rsidR="00BC2562" w:rsidRPr="009A3321" w:rsidRDefault="00BC2562">
      <w:pPr>
        <w:pStyle w:val="2b"/>
        <w:rPr>
          <w:rFonts w:ascii="Calibri" w:eastAsia="Times New Roman" w:hAnsi="Calibri"/>
          <w:b w:val="0"/>
          <w:noProof/>
          <w:sz w:val="22"/>
          <w:szCs w:val="22"/>
          <w:lang w:val="en-US" w:eastAsia="en-US"/>
        </w:rPr>
      </w:pPr>
      <w:hyperlink w:anchor="_Toc336509405" w:history="1">
        <w:r w:rsidRPr="007D2276">
          <w:rPr>
            <w:rStyle w:val="aff6"/>
            <w:noProof/>
          </w:rPr>
          <w:t>7.2</w:t>
        </w:r>
        <w:r w:rsidRPr="009A3321">
          <w:rPr>
            <w:rFonts w:ascii="Calibri" w:eastAsia="Times New Roman" w:hAnsi="Calibri"/>
            <w:b w:val="0"/>
            <w:noProof/>
            <w:sz w:val="22"/>
            <w:szCs w:val="22"/>
            <w:lang w:val="en-US" w:eastAsia="en-US"/>
          </w:rPr>
          <w:tab/>
        </w:r>
        <w:r w:rsidRPr="007D2276">
          <w:rPr>
            <w:rStyle w:val="aff6"/>
            <w:noProof/>
          </w:rPr>
          <w:t>White Space</w:t>
        </w:r>
        <w:r>
          <w:rPr>
            <w:noProof/>
            <w:webHidden/>
          </w:rPr>
          <w:tab/>
        </w:r>
        <w:r>
          <w:rPr>
            <w:noProof/>
            <w:webHidden/>
          </w:rPr>
          <w:fldChar w:fldCharType="begin"/>
        </w:r>
        <w:r>
          <w:rPr>
            <w:noProof/>
            <w:webHidden/>
          </w:rPr>
          <w:instrText xml:space="preserve"> PAGEREF _Toc336509405 \h </w:instrText>
        </w:r>
        <w:r>
          <w:rPr>
            <w:noProof/>
            <w:webHidden/>
          </w:rPr>
        </w:r>
        <w:r>
          <w:rPr>
            <w:noProof/>
            <w:webHidden/>
          </w:rPr>
          <w:fldChar w:fldCharType="separate"/>
        </w:r>
        <w:r>
          <w:rPr>
            <w:noProof/>
            <w:webHidden/>
          </w:rPr>
          <w:t>16</w:t>
        </w:r>
        <w:r>
          <w:rPr>
            <w:noProof/>
            <w:webHidden/>
          </w:rPr>
          <w:fldChar w:fldCharType="end"/>
        </w:r>
      </w:hyperlink>
    </w:p>
    <w:p w14:paraId="072C06D4" w14:textId="77777777" w:rsidR="00BC2562" w:rsidRPr="009A3321" w:rsidRDefault="00BC2562">
      <w:pPr>
        <w:pStyle w:val="2b"/>
        <w:rPr>
          <w:rFonts w:ascii="Calibri" w:eastAsia="Times New Roman" w:hAnsi="Calibri"/>
          <w:b w:val="0"/>
          <w:noProof/>
          <w:sz w:val="22"/>
          <w:szCs w:val="22"/>
          <w:lang w:val="en-US" w:eastAsia="en-US"/>
        </w:rPr>
      </w:pPr>
      <w:hyperlink w:anchor="_Toc336509406" w:history="1">
        <w:r w:rsidRPr="007D2276">
          <w:rPr>
            <w:rStyle w:val="aff6"/>
            <w:noProof/>
          </w:rPr>
          <w:t>7.3</w:t>
        </w:r>
        <w:r w:rsidRPr="009A3321">
          <w:rPr>
            <w:rFonts w:ascii="Calibri" w:eastAsia="Times New Roman" w:hAnsi="Calibri"/>
            <w:b w:val="0"/>
            <w:noProof/>
            <w:sz w:val="22"/>
            <w:szCs w:val="22"/>
            <w:lang w:val="en-US" w:eastAsia="en-US"/>
          </w:rPr>
          <w:tab/>
        </w:r>
        <w:r w:rsidRPr="007D2276">
          <w:rPr>
            <w:rStyle w:val="aff6"/>
            <w:noProof/>
          </w:rPr>
          <w:t>Line Terminators</w:t>
        </w:r>
        <w:r>
          <w:rPr>
            <w:noProof/>
            <w:webHidden/>
          </w:rPr>
          <w:tab/>
        </w:r>
        <w:r>
          <w:rPr>
            <w:noProof/>
            <w:webHidden/>
          </w:rPr>
          <w:fldChar w:fldCharType="begin"/>
        </w:r>
        <w:r>
          <w:rPr>
            <w:noProof/>
            <w:webHidden/>
          </w:rPr>
          <w:instrText xml:space="preserve"> PAGEREF _Toc336509406 \h </w:instrText>
        </w:r>
        <w:r>
          <w:rPr>
            <w:noProof/>
            <w:webHidden/>
          </w:rPr>
        </w:r>
        <w:r>
          <w:rPr>
            <w:noProof/>
            <w:webHidden/>
          </w:rPr>
          <w:fldChar w:fldCharType="separate"/>
        </w:r>
        <w:r>
          <w:rPr>
            <w:noProof/>
            <w:webHidden/>
          </w:rPr>
          <w:t>17</w:t>
        </w:r>
        <w:r>
          <w:rPr>
            <w:noProof/>
            <w:webHidden/>
          </w:rPr>
          <w:fldChar w:fldCharType="end"/>
        </w:r>
      </w:hyperlink>
    </w:p>
    <w:p w14:paraId="3F0EA7D7" w14:textId="77777777" w:rsidR="00BC2562" w:rsidRPr="009A3321" w:rsidRDefault="00BC2562">
      <w:pPr>
        <w:pStyle w:val="2b"/>
        <w:rPr>
          <w:rFonts w:ascii="Calibri" w:eastAsia="Times New Roman" w:hAnsi="Calibri"/>
          <w:b w:val="0"/>
          <w:noProof/>
          <w:sz w:val="22"/>
          <w:szCs w:val="22"/>
          <w:lang w:val="en-US" w:eastAsia="en-US"/>
        </w:rPr>
      </w:pPr>
      <w:hyperlink w:anchor="_Toc336509407" w:history="1">
        <w:r w:rsidRPr="007D2276">
          <w:rPr>
            <w:rStyle w:val="aff6"/>
            <w:noProof/>
          </w:rPr>
          <w:t>7.4</w:t>
        </w:r>
        <w:r w:rsidRPr="009A3321">
          <w:rPr>
            <w:rFonts w:ascii="Calibri" w:eastAsia="Times New Roman" w:hAnsi="Calibri"/>
            <w:b w:val="0"/>
            <w:noProof/>
            <w:sz w:val="22"/>
            <w:szCs w:val="22"/>
            <w:lang w:val="en-US" w:eastAsia="en-US"/>
          </w:rPr>
          <w:tab/>
        </w:r>
        <w:r w:rsidRPr="007D2276">
          <w:rPr>
            <w:rStyle w:val="aff6"/>
            <w:noProof/>
          </w:rPr>
          <w:t>Comments</w:t>
        </w:r>
        <w:r>
          <w:rPr>
            <w:noProof/>
            <w:webHidden/>
          </w:rPr>
          <w:tab/>
        </w:r>
        <w:r>
          <w:rPr>
            <w:noProof/>
            <w:webHidden/>
          </w:rPr>
          <w:fldChar w:fldCharType="begin"/>
        </w:r>
        <w:r>
          <w:rPr>
            <w:noProof/>
            <w:webHidden/>
          </w:rPr>
          <w:instrText xml:space="preserve"> PAGEREF _Toc336509407 \h </w:instrText>
        </w:r>
        <w:r>
          <w:rPr>
            <w:noProof/>
            <w:webHidden/>
          </w:rPr>
        </w:r>
        <w:r>
          <w:rPr>
            <w:noProof/>
            <w:webHidden/>
          </w:rPr>
          <w:fldChar w:fldCharType="separate"/>
        </w:r>
        <w:r>
          <w:rPr>
            <w:noProof/>
            <w:webHidden/>
          </w:rPr>
          <w:t>17</w:t>
        </w:r>
        <w:r>
          <w:rPr>
            <w:noProof/>
            <w:webHidden/>
          </w:rPr>
          <w:fldChar w:fldCharType="end"/>
        </w:r>
      </w:hyperlink>
    </w:p>
    <w:p w14:paraId="3049BF1E" w14:textId="77777777" w:rsidR="00BC2562" w:rsidRPr="009A3321" w:rsidRDefault="00BC2562">
      <w:pPr>
        <w:pStyle w:val="2b"/>
        <w:rPr>
          <w:rFonts w:ascii="Calibri" w:eastAsia="Times New Roman" w:hAnsi="Calibri"/>
          <w:b w:val="0"/>
          <w:noProof/>
          <w:sz w:val="22"/>
          <w:szCs w:val="22"/>
          <w:lang w:val="en-US" w:eastAsia="en-US"/>
        </w:rPr>
      </w:pPr>
      <w:hyperlink w:anchor="_Toc336509408" w:history="1">
        <w:r w:rsidRPr="007D2276">
          <w:rPr>
            <w:rStyle w:val="aff6"/>
            <w:noProof/>
          </w:rPr>
          <w:t>7.5</w:t>
        </w:r>
        <w:r w:rsidRPr="009A3321">
          <w:rPr>
            <w:rFonts w:ascii="Calibri" w:eastAsia="Times New Roman" w:hAnsi="Calibri"/>
            <w:b w:val="0"/>
            <w:noProof/>
            <w:sz w:val="22"/>
            <w:szCs w:val="22"/>
            <w:lang w:val="en-US" w:eastAsia="en-US"/>
          </w:rPr>
          <w:tab/>
        </w:r>
        <w:r w:rsidRPr="007D2276">
          <w:rPr>
            <w:rStyle w:val="aff6"/>
            <w:noProof/>
          </w:rPr>
          <w:t>Tokens</w:t>
        </w:r>
        <w:r>
          <w:rPr>
            <w:noProof/>
            <w:webHidden/>
          </w:rPr>
          <w:tab/>
        </w:r>
        <w:r>
          <w:rPr>
            <w:noProof/>
            <w:webHidden/>
          </w:rPr>
          <w:fldChar w:fldCharType="begin"/>
        </w:r>
        <w:r>
          <w:rPr>
            <w:noProof/>
            <w:webHidden/>
          </w:rPr>
          <w:instrText xml:space="preserve"> PAGEREF _Toc336509408 \h </w:instrText>
        </w:r>
        <w:r>
          <w:rPr>
            <w:noProof/>
            <w:webHidden/>
          </w:rPr>
        </w:r>
        <w:r>
          <w:rPr>
            <w:noProof/>
            <w:webHidden/>
          </w:rPr>
          <w:fldChar w:fldCharType="separate"/>
        </w:r>
        <w:r>
          <w:rPr>
            <w:noProof/>
            <w:webHidden/>
          </w:rPr>
          <w:t>18</w:t>
        </w:r>
        <w:r>
          <w:rPr>
            <w:noProof/>
            <w:webHidden/>
          </w:rPr>
          <w:fldChar w:fldCharType="end"/>
        </w:r>
      </w:hyperlink>
    </w:p>
    <w:p w14:paraId="1835BDD7" w14:textId="77777777" w:rsidR="00BC2562" w:rsidRPr="009A3321" w:rsidRDefault="00BC2562">
      <w:pPr>
        <w:pStyle w:val="2b"/>
        <w:rPr>
          <w:rFonts w:ascii="Calibri" w:eastAsia="Times New Roman" w:hAnsi="Calibri"/>
          <w:b w:val="0"/>
          <w:noProof/>
          <w:sz w:val="22"/>
          <w:szCs w:val="22"/>
          <w:lang w:val="en-US" w:eastAsia="en-US"/>
        </w:rPr>
      </w:pPr>
      <w:hyperlink w:anchor="_Toc336509409" w:history="1">
        <w:r w:rsidRPr="007D2276">
          <w:rPr>
            <w:rStyle w:val="aff6"/>
            <w:noProof/>
          </w:rPr>
          <w:t>7.6</w:t>
        </w:r>
        <w:r w:rsidRPr="009A3321">
          <w:rPr>
            <w:rFonts w:ascii="Calibri" w:eastAsia="Times New Roman" w:hAnsi="Calibri"/>
            <w:b w:val="0"/>
            <w:noProof/>
            <w:sz w:val="22"/>
            <w:szCs w:val="22"/>
            <w:lang w:val="en-US" w:eastAsia="en-US"/>
          </w:rPr>
          <w:tab/>
        </w:r>
        <w:r w:rsidRPr="007D2276">
          <w:rPr>
            <w:rStyle w:val="aff6"/>
            <w:noProof/>
          </w:rPr>
          <w:t>Identifier Names and Identifiers</w:t>
        </w:r>
        <w:r>
          <w:rPr>
            <w:noProof/>
            <w:webHidden/>
          </w:rPr>
          <w:tab/>
        </w:r>
        <w:r>
          <w:rPr>
            <w:noProof/>
            <w:webHidden/>
          </w:rPr>
          <w:fldChar w:fldCharType="begin"/>
        </w:r>
        <w:r>
          <w:rPr>
            <w:noProof/>
            <w:webHidden/>
          </w:rPr>
          <w:instrText xml:space="preserve"> PAGEREF _Toc336509409 \h </w:instrText>
        </w:r>
        <w:r>
          <w:rPr>
            <w:noProof/>
            <w:webHidden/>
          </w:rPr>
        </w:r>
        <w:r>
          <w:rPr>
            <w:noProof/>
            <w:webHidden/>
          </w:rPr>
          <w:fldChar w:fldCharType="separate"/>
        </w:r>
        <w:r>
          <w:rPr>
            <w:noProof/>
            <w:webHidden/>
          </w:rPr>
          <w:t>19</w:t>
        </w:r>
        <w:r>
          <w:rPr>
            <w:noProof/>
            <w:webHidden/>
          </w:rPr>
          <w:fldChar w:fldCharType="end"/>
        </w:r>
      </w:hyperlink>
    </w:p>
    <w:p w14:paraId="60C08FB6" w14:textId="77777777" w:rsidR="00BC2562" w:rsidRPr="009A3321" w:rsidRDefault="00BC2562">
      <w:pPr>
        <w:pStyle w:val="3a"/>
        <w:rPr>
          <w:rFonts w:ascii="Calibri" w:eastAsia="Times New Roman" w:hAnsi="Calibri"/>
          <w:b w:val="0"/>
          <w:noProof/>
          <w:sz w:val="22"/>
          <w:szCs w:val="22"/>
          <w:lang w:val="en-US" w:eastAsia="en-US"/>
        </w:rPr>
      </w:pPr>
      <w:hyperlink w:anchor="_Toc336509410" w:history="1">
        <w:r w:rsidRPr="007D2276">
          <w:rPr>
            <w:rStyle w:val="aff6"/>
            <w:noProof/>
          </w:rPr>
          <w:t>7.6.1</w:t>
        </w:r>
        <w:r w:rsidRPr="009A3321">
          <w:rPr>
            <w:rFonts w:ascii="Calibri" w:eastAsia="Times New Roman" w:hAnsi="Calibri"/>
            <w:b w:val="0"/>
            <w:noProof/>
            <w:sz w:val="22"/>
            <w:szCs w:val="22"/>
            <w:lang w:val="en-US" w:eastAsia="en-US"/>
          </w:rPr>
          <w:tab/>
        </w:r>
        <w:r w:rsidRPr="007D2276">
          <w:rPr>
            <w:rStyle w:val="aff6"/>
            <w:noProof/>
          </w:rPr>
          <w:t>Reserved Words</w:t>
        </w:r>
        <w:r>
          <w:rPr>
            <w:noProof/>
            <w:webHidden/>
          </w:rPr>
          <w:tab/>
        </w:r>
        <w:r>
          <w:rPr>
            <w:noProof/>
            <w:webHidden/>
          </w:rPr>
          <w:fldChar w:fldCharType="begin"/>
        </w:r>
        <w:r>
          <w:rPr>
            <w:noProof/>
            <w:webHidden/>
          </w:rPr>
          <w:instrText xml:space="preserve"> PAGEREF _Toc336509410 \h </w:instrText>
        </w:r>
        <w:r>
          <w:rPr>
            <w:noProof/>
            <w:webHidden/>
          </w:rPr>
        </w:r>
        <w:r>
          <w:rPr>
            <w:noProof/>
            <w:webHidden/>
          </w:rPr>
          <w:fldChar w:fldCharType="separate"/>
        </w:r>
        <w:r>
          <w:rPr>
            <w:noProof/>
            <w:webHidden/>
          </w:rPr>
          <w:t>20</w:t>
        </w:r>
        <w:r>
          <w:rPr>
            <w:noProof/>
            <w:webHidden/>
          </w:rPr>
          <w:fldChar w:fldCharType="end"/>
        </w:r>
      </w:hyperlink>
    </w:p>
    <w:p w14:paraId="56561235" w14:textId="77777777" w:rsidR="00BC2562" w:rsidRPr="009A3321" w:rsidRDefault="00BC2562">
      <w:pPr>
        <w:pStyle w:val="2b"/>
        <w:rPr>
          <w:rFonts w:ascii="Calibri" w:eastAsia="Times New Roman" w:hAnsi="Calibri"/>
          <w:b w:val="0"/>
          <w:noProof/>
          <w:sz w:val="22"/>
          <w:szCs w:val="22"/>
          <w:lang w:val="en-US" w:eastAsia="en-US"/>
        </w:rPr>
      </w:pPr>
      <w:hyperlink w:anchor="_Toc336509411" w:history="1">
        <w:r w:rsidRPr="007D2276">
          <w:rPr>
            <w:rStyle w:val="aff6"/>
            <w:noProof/>
          </w:rPr>
          <w:t>7.7</w:t>
        </w:r>
        <w:r w:rsidRPr="009A3321">
          <w:rPr>
            <w:rFonts w:ascii="Calibri" w:eastAsia="Times New Roman" w:hAnsi="Calibri"/>
            <w:b w:val="0"/>
            <w:noProof/>
            <w:sz w:val="22"/>
            <w:szCs w:val="22"/>
            <w:lang w:val="en-US" w:eastAsia="en-US"/>
          </w:rPr>
          <w:tab/>
        </w:r>
        <w:r w:rsidRPr="007D2276">
          <w:rPr>
            <w:rStyle w:val="aff6"/>
            <w:noProof/>
          </w:rPr>
          <w:t>Punctuators</w:t>
        </w:r>
        <w:r>
          <w:rPr>
            <w:noProof/>
            <w:webHidden/>
          </w:rPr>
          <w:tab/>
        </w:r>
        <w:r>
          <w:rPr>
            <w:noProof/>
            <w:webHidden/>
          </w:rPr>
          <w:fldChar w:fldCharType="begin"/>
        </w:r>
        <w:r>
          <w:rPr>
            <w:noProof/>
            <w:webHidden/>
          </w:rPr>
          <w:instrText xml:space="preserve"> PAGEREF _Toc336509411 \h </w:instrText>
        </w:r>
        <w:r>
          <w:rPr>
            <w:noProof/>
            <w:webHidden/>
          </w:rPr>
        </w:r>
        <w:r>
          <w:rPr>
            <w:noProof/>
            <w:webHidden/>
          </w:rPr>
          <w:fldChar w:fldCharType="separate"/>
        </w:r>
        <w:r>
          <w:rPr>
            <w:noProof/>
            <w:webHidden/>
          </w:rPr>
          <w:t>21</w:t>
        </w:r>
        <w:r>
          <w:rPr>
            <w:noProof/>
            <w:webHidden/>
          </w:rPr>
          <w:fldChar w:fldCharType="end"/>
        </w:r>
      </w:hyperlink>
    </w:p>
    <w:p w14:paraId="3F0553F8" w14:textId="77777777" w:rsidR="00BC2562" w:rsidRPr="009A3321" w:rsidRDefault="00BC2562">
      <w:pPr>
        <w:pStyle w:val="2b"/>
        <w:rPr>
          <w:rFonts w:ascii="Calibri" w:eastAsia="Times New Roman" w:hAnsi="Calibri"/>
          <w:b w:val="0"/>
          <w:noProof/>
          <w:sz w:val="22"/>
          <w:szCs w:val="22"/>
          <w:lang w:val="en-US" w:eastAsia="en-US"/>
        </w:rPr>
      </w:pPr>
      <w:hyperlink w:anchor="_Toc336509412" w:history="1">
        <w:r w:rsidRPr="007D2276">
          <w:rPr>
            <w:rStyle w:val="aff6"/>
            <w:noProof/>
          </w:rPr>
          <w:t>7.8</w:t>
        </w:r>
        <w:r w:rsidRPr="009A3321">
          <w:rPr>
            <w:rFonts w:ascii="Calibri" w:eastAsia="Times New Roman" w:hAnsi="Calibri"/>
            <w:b w:val="0"/>
            <w:noProof/>
            <w:sz w:val="22"/>
            <w:szCs w:val="22"/>
            <w:lang w:val="en-US" w:eastAsia="en-US"/>
          </w:rPr>
          <w:tab/>
        </w:r>
        <w:r w:rsidRPr="007D2276">
          <w:rPr>
            <w:rStyle w:val="aff6"/>
            <w:noProof/>
          </w:rPr>
          <w:t>Literals</w:t>
        </w:r>
        <w:r>
          <w:rPr>
            <w:noProof/>
            <w:webHidden/>
          </w:rPr>
          <w:tab/>
        </w:r>
        <w:r>
          <w:rPr>
            <w:noProof/>
            <w:webHidden/>
          </w:rPr>
          <w:fldChar w:fldCharType="begin"/>
        </w:r>
        <w:r>
          <w:rPr>
            <w:noProof/>
            <w:webHidden/>
          </w:rPr>
          <w:instrText xml:space="preserve"> PAGEREF _Toc336509412 \h </w:instrText>
        </w:r>
        <w:r>
          <w:rPr>
            <w:noProof/>
            <w:webHidden/>
          </w:rPr>
        </w:r>
        <w:r>
          <w:rPr>
            <w:noProof/>
            <w:webHidden/>
          </w:rPr>
          <w:fldChar w:fldCharType="separate"/>
        </w:r>
        <w:r>
          <w:rPr>
            <w:noProof/>
            <w:webHidden/>
          </w:rPr>
          <w:t>21</w:t>
        </w:r>
        <w:r>
          <w:rPr>
            <w:noProof/>
            <w:webHidden/>
          </w:rPr>
          <w:fldChar w:fldCharType="end"/>
        </w:r>
      </w:hyperlink>
    </w:p>
    <w:p w14:paraId="4A732D55" w14:textId="77777777" w:rsidR="00BC2562" w:rsidRPr="009A3321" w:rsidRDefault="00BC2562">
      <w:pPr>
        <w:pStyle w:val="3a"/>
        <w:rPr>
          <w:rFonts w:ascii="Calibri" w:eastAsia="Times New Roman" w:hAnsi="Calibri"/>
          <w:b w:val="0"/>
          <w:noProof/>
          <w:sz w:val="22"/>
          <w:szCs w:val="22"/>
          <w:lang w:val="en-US" w:eastAsia="en-US"/>
        </w:rPr>
      </w:pPr>
      <w:hyperlink w:anchor="_Toc336509413" w:history="1">
        <w:r w:rsidRPr="007D2276">
          <w:rPr>
            <w:rStyle w:val="aff6"/>
            <w:noProof/>
          </w:rPr>
          <w:t>7.8.1</w:t>
        </w:r>
        <w:r w:rsidRPr="009A3321">
          <w:rPr>
            <w:rFonts w:ascii="Calibri" w:eastAsia="Times New Roman" w:hAnsi="Calibri"/>
            <w:b w:val="0"/>
            <w:noProof/>
            <w:sz w:val="22"/>
            <w:szCs w:val="22"/>
            <w:lang w:val="en-US" w:eastAsia="en-US"/>
          </w:rPr>
          <w:tab/>
        </w:r>
        <w:r w:rsidRPr="007D2276">
          <w:rPr>
            <w:rStyle w:val="aff6"/>
            <w:noProof/>
          </w:rPr>
          <w:t>Null Literals</w:t>
        </w:r>
        <w:r>
          <w:rPr>
            <w:noProof/>
            <w:webHidden/>
          </w:rPr>
          <w:tab/>
        </w:r>
        <w:r>
          <w:rPr>
            <w:noProof/>
            <w:webHidden/>
          </w:rPr>
          <w:fldChar w:fldCharType="begin"/>
        </w:r>
        <w:r>
          <w:rPr>
            <w:noProof/>
            <w:webHidden/>
          </w:rPr>
          <w:instrText xml:space="preserve"> PAGEREF _Toc336509413 \h </w:instrText>
        </w:r>
        <w:r>
          <w:rPr>
            <w:noProof/>
            <w:webHidden/>
          </w:rPr>
        </w:r>
        <w:r>
          <w:rPr>
            <w:noProof/>
            <w:webHidden/>
          </w:rPr>
          <w:fldChar w:fldCharType="separate"/>
        </w:r>
        <w:r>
          <w:rPr>
            <w:noProof/>
            <w:webHidden/>
          </w:rPr>
          <w:t>21</w:t>
        </w:r>
        <w:r>
          <w:rPr>
            <w:noProof/>
            <w:webHidden/>
          </w:rPr>
          <w:fldChar w:fldCharType="end"/>
        </w:r>
      </w:hyperlink>
    </w:p>
    <w:p w14:paraId="3F9EE05C" w14:textId="77777777" w:rsidR="00BC2562" w:rsidRPr="009A3321" w:rsidRDefault="00BC2562">
      <w:pPr>
        <w:pStyle w:val="3a"/>
        <w:rPr>
          <w:rFonts w:ascii="Calibri" w:eastAsia="Times New Roman" w:hAnsi="Calibri"/>
          <w:b w:val="0"/>
          <w:noProof/>
          <w:sz w:val="22"/>
          <w:szCs w:val="22"/>
          <w:lang w:val="en-US" w:eastAsia="en-US"/>
        </w:rPr>
      </w:pPr>
      <w:hyperlink w:anchor="_Toc336509414" w:history="1">
        <w:r w:rsidRPr="007D2276">
          <w:rPr>
            <w:rStyle w:val="aff6"/>
            <w:noProof/>
          </w:rPr>
          <w:t>7.8.2</w:t>
        </w:r>
        <w:r w:rsidRPr="009A3321">
          <w:rPr>
            <w:rFonts w:ascii="Calibri" w:eastAsia="Times New Roman" w:hAnsi="Calibri"/>
            <w:b w:val="0"/>
            <w:noProof/>
            <w:sz w:val="22"/>
            <w:szCs w:val="22"/>
            <w:lang w:val="en-US" w:eastAsia="en-US"/>
          </w:rPr>
          <w:tab/>
        </w:r>
        <w:r w:rsidRPr="007D2276">
          <w:rPr>
            <w:rStyle w:val="aff6"/>
            <w:noProof/>
          </w:rPr>
          <w:t>Boolean Literals</w:t>
        </w:r>
        <w:r>
          <w:rPr>
            <w:noProof/>
            <w:webHidden/>
          </w:rPr>
          <w:tab/>
        </w:r>
        <w:r>
          <w:rPr>
            <w:noProof/>
            <w:webHidden/>
          </w:rPr>
          <w:fldChar w:fldCharType="begin"/>
        </w:r>
        <w:r>
          <w:rPr>
            <w:noProof/>
            <w:webHidden/>
          </w:rPr>
          <w:instrText xml:space="preserve"> PAGEREF _Toc336509414 \h </w:instrText>
        </w:r>
        <w:r>
          <w:rPr>
            <w:noProof/>
            <w:webHidden/>
          </w:rPr>
        </w:r>
        <w:r>
          <w:rPr>
            <w:noProof/>
            <w:webHidden/>
          </w:rPr>
          <w:fldChar w:fldCharType="separate"/>
        </w:r>
        <w:r>
          <w:rPr>
            <w:noProof/>
            <w:webHidden/>
          </w:rPr>
          <w:t>21</w:t>
        </w:r>
        <w:r>
          <w:rPr>
            <w:noProof/>
            <w:webHidden/>
          </w:rPr>
          <w:fldChar w:fldCharType="end"/>
        </w:r>
      </w:hyperlink>
    </w:p>
    <w:p w14:paraId="4D11F207" w14:textId="77777777" w:rsidR="00BC2562" w:rsidRPr="009A3321" w:rsidRDefault="00BC2562">
      <w:pPr>
        <w:pStyle w:val="3a"/>
        <w:rPr>
          <w:rFonts w:ascii="Calibri" w:eastAsia="Times New Roman" w:hAnsi="Calibri"/>
          <w:b w:val="0"/>
          <w:noProof/>
          <w:sz w:val="22"/>
          <w:szCs w:val="22"/>
          <w:lang w:val="en-US" w:eastAsia="en-US"/>
        </w:rPr>
      </w:pPr>
      <w:hyperlink w:anchor="_Toc336509415" w:history="1">
        <w:r w:rsidRPr="007D2276">
          <w:rPr>
            <w:rStyle w:val="aff6"/>
            <w:noProof/>
          </w:rPr>
          <w:t>7.8.3</w:t>
        </w:r>
        <w:r w:rsidRPr="009A3321">
          <w:rPr>
            <w:rFonts w:ascii="Calibri" w:eastAsia="Times New Roman" w:hAnsi="Calibri"/>
            <w:b w:val="0"/>
            <w:noProof/>
            <w:sz w:val="22"/>
            <w:szCs w:val="22"/>
            <w:lang w:val="en-US" w:eastAsia="en-US"/>
          </w:rPr>
          <w:tab/>
        </w:r>
        <w:r w:rsidRPr="007D2276">
          <w:rPr>
            <w:rStyle w:val="aff6"/>
            <w:noProof/>
          </w:rPr>
          <w:t>Numeric Literals</w:t>
        </w:r>
        <w:r>
          <w:rPr>
            <w:noProof/>
            <w:webHidden/>
          </w:rPr>
          <w:tab/>
        </w:r>
        <w:r>
          <w:rPr>
            <w:noProof/>
            <w:webHidden/>
          </w:rPr>
          <w:fldChar w:fldCharType="begin"/>
        </w:r>
        <w:r>
          <w:rPr>
            <w:noProof/>
            <w:webHidden/>
          </w:rPr>
          <w:instrText xml:space="preserve"> PAGEREF _Toc336509415 \h </w:instrText>
        </w:r>
        <w:r>
          <w:rPr>
            <w:noProof/>
            <w:webHidden/>
          </w:rPr>
        </w:r>
        <w:r>
          <w:rPr>
            <w:noProof/>
            <w:webHidden/>
          </w:rPr>
          <w:fldChar w:fldCharType="separate"/>
        </w:r>
        <w:r>
          <w:rPr>
            <w:noProof/>
            <w:webHidden/>
          </w:rPr>
          <w:t>22</w:t>
        </w:r>
        <w:r>
          <w:rPr>
            <w:noProof/>
            <w:webHidden/>
          </w:rPr>
          <w:fldChar w:fldCharType="end"/>
        </w:r>
      </w:hyperlink>
    </w:p>
    <w:p w14:paraId="447ED0C2" w14:textId="77777777" w:rsidR="00BC2562" w:rsidRPr="009A3321" w:rsidRDefault="00BC2562">
      <w:pPr>
        <w:pStyle w:val="3a"/>
        <w:rPr>
          <w:rFonts w:ascii="Calibri" w:eastAsia="Times New Roman" w:hAnsi="Calibri"/>
          <w:b w:val="0"/>
          <w:noProof/>
          <w:sz w:val="22"/>
          <w:szCs w:val="22"/>
          <w:lang w:val="en-US" w:eastAsia="en-US"/>
        </w:rPr>
      </w:pPr>
      <w:hyperlink w:anchor="_Toc336509416" w:history="1">
        <w:r w:rsidRPr="007D2276">
          <w:rPr>
            <w:rStyle w:val="aff6"/>
            <w:noProof/>
          </w:rPr>
          <w:t>7.8.4</w:t>
        </w:r>
        <w:r w:rsidRPr="009A3321">
          <w:rPr>
            <w:rFonts w:ascii="Calibri" w:eastAsia="Times New Roman" w:hAnsi="Calibri"/>
            <w:b w:val="0"/>
            <w:noProof/>
            <w:sz w:val="22"/>
            <w:szCs w:val="22"/>
            <w:lang w:val="en-US" w:eastAsia="en-US"/>
          </w:rPr>
          <w:tab/>
        </w:r>
        <w:r w:rsidRPr="007D2276">
          <w:rPr>
            <w:rStyle w:val="aff6"/>
            <w:noProof/>
          </w:rPr>
          <w:t>String Literals</w:t>
        </w:r>
        <w:r>
          <w:rPr>
            <w:noProof/>
            <w:webHidden/>
          </w:rPr>
          <w:tab/>
        </w:r>
        <w:r>
          <w:rPr>
            <w:noProof/>
            <w:webHidden/>
          </w:rPr>
          <w:fldChar w:fldCharType="begin"/>
        </w:r>
        <w:r>
          <w:rPr>
            <w:noProof/>
            <w:webHidden/>
          </w:rPr>
          <w:instrText xml:space="preserve"> PAGEREF _Toc336509416 \h </w:instrText>
        </w:r>
        <w:r>
          <w:rPr>
            <w:noProof/>
            <w:webHidden/>
          </w:rPr>
        </w:r>
        <w:r>
          <w:rPr>
            <w:noProof/>
            <w:webHidden/>
          </w:rPr>
          <w:fldChar w:fldCharType="separate"/>
        </w:r>
        <w:r>
          <w:rPr>
            <w:noProof/>
            <w:webHidden/>
          </w:rPr>
          <w:t>24</w:t>
        </w:r>
        <w:r>
          <w:rPr>
            <w:noProof/>
            <w:webHidden/>
          </w:rPr>
          <w:fldChar w:fldCharType="end"/>
        </w:r>
      </w:hyperlink>
    </w:p>
    <w:p w14:paraId="501B70A0" w14:textId="77777777" w:rsidR="00BC2562" w:rsidRPr="009A3321" w:rsidRDefault="00BC2562">
      <w:pPr>
        <w:pStyle w:val="3a"/>
        <w:rPr>
          <w:rFonts w:ascii="Calibri" w:eastAsia="Times New Roman" w:hAnsi="Calibri"/>
          <w:b w:val="0"/>
          <w:noProof/>
          <w:sz w:val="22"/>
          <w:szCs w:val="22"/>
          <w:lang w:val="en-US" w:eastAsia="en-US"/>
        </w:rPr>
      </w:pPr>
      <w:hyperlink w:anchor="_Toc336509417" w:history="1">
        <w:r w:rsidRPr="007D2276">
          <w:rPr>
            <w:rStyle w:val="aff6"/>
            <w:noProof/>
          </w:rPr>
          <w:t>7.8.5</w:t>
        </w:r>
        <w:r w:rsidRPr="009A3321">
          <w:rPr>
            <w:rFonts w:ascii="Calibri" w:eastAsia="Times New Roman" w:hAnsi="Calibri"/>
            <w:b w:val="0"/>
            <w:noProof/>
            <w:sz w:val="22"/>
            <w:szCs w:val="22"/>
            <w:lang w:val="en-US" w:eastAsia="en-US"/>
          </w:rPr>
          <w:tab/>
        </w:r>
        <w:r w:rsidRPr="007D2276">
          <w:rPr>
            <w:rStyle w:val="aff6"/>
            <w:noProof/>
          </w:rPr>
          <w:t>Regular Expression Literals</w:t>
        </w:r>
        <w:r>
          <w:rPr>
            <w:noProof/>
            <w:webHidden/>
          </w:rPr>
          <w:tab/>
        </w:r>
        <w:r>
          <w:rPr>
            <w:noProof/>
            <w:webHidden/>
          </w:rPr>
          <w:fldChar w:fldCharType="begin"/>
        </w:r>
        <w:r>
          <w:rPr>
            <w:noProof/>
            <w:webHidden/>
          </w:rPr>
          <w:instrText xml:space="preserve"> PAGEREF _Toc336509417 \h </w:instrText>
        </w:r>
        <w:r>
          <w:rPr>
            <w:noProof/>
            <w:webHidden/>
          </w:rPr>
        </w:r>
        <w:r>
          <w:rPr>
            <w:noProof/>
            <w:webHidden/>
          </w:rPr>
          <w:fldChar w:fldCharType="separate"/>
        </w:r>
        <w:r>
          <w:rPr>
            <w:noProof/>
            <w:webHidden/>
          </w:rPr>
          <w:t>27</w:t>
        </w:r>
        <w:r>
          <w:rPr>
            <w:noProof/>
            <w:webHidden/>
          </w:rPr>
          <w:fldChar w:fldCharType="end"/>
        </w:r>
      </w:hyperlink>
    </w:p>
    <w:p w14:paraId="47BC9546" w14:textId="77777777" w:rsidR="00BC2562" w:rsidRPr="009A3321" w:rsidRDefault="00BC2562">
      <w:pPr>
        <w:pStyle w:val="3a"/>
        <w:rPr>
          <w:rFonts w:ascii="Calibri" w:eastAsia="Times New Roman" w:hAnsi="Calibri"/>
          <w:b w:val="0"/>
          <w:noProof/>
          <w:sz w:val="22"/>
          <w:szCs w:val="22"/>
          <w:lang w:val="en-US" w:eastAsia="en-US"/>
        </w:rPr>
      </w:pPr>
      <w:hyperlink w:anchor="_Toc336509418" w:history="1">
        <w:r w:rsidRPr="007D2276">
          <w:rPr>
            <w:rStyle w:val="aff6"/>
            <w:noProof/>
          </w:rPr>
          <w:t>7.8.6</w:t>
        </w:r>
        <w:r w:rsidRPr="009A3321">
          <w:rPr>
            <w:rFonts w:ascii="Calibri" w:eastAsia="Times New Roman" w:hAnsi="Calibri"/>
            <w:b w:val="0"/>
            <w:noProof/>
            <w:sz w:val="22"/>
            <w:szCs w:val="22"/>
            <w:lang w:val="en-US" w:eastAsia="en-US"/>
          </w:rPr>
          <w:tab/>
        </w:r>
        <w:r w:rsidRPr="007D2276">
          <w:rPr>
            <w:rStyle w:val="aff6"/>
            <w:noProof/>
          </w:rPr>
          <w:t>Template Literal Lexical Components</w:t>
        </w:r>
        <w:r>
          <w:rPr>
            <w:noProof/>
            <w:webHidden/>
          </w:rPr>
          <w:tab/>
        </w:r>
        <w:r>
          <w:rPr>
            <w:noProof/>
            <w:webHidden/>
          </w:rPr>
          <w:fldChar w:fldCharType="begin"/>
        </w:r>
        <w:r>
          <w:rPr>
            <w:noProof/>
            <w:webHidden/>
          </w:rPr>
          <w:instrText xml:space="preserve"> PAGEREF _Toc336509418 \h </w:instrText>
        </w:r>
        <w:r>
          <w:rPr>
            <w:noProof/>
            <w:webHidden/>
          </w:rPr>
        </w:r>
        <w:r>
          <w:rPr>
            <w:noProof/>
            <w:webHidden/>
          </w:rPr>
          <w:fldChar w:fldCharType="separate"/>
        </w:r>
        <w:r>
          <w:rPr>
            <w:noProof/>
            <w:webHidden/>
          </w:rPr>
          <w:t>28</w:t>
        </w:r>
        <w:r>
          <w:rPr>
            <w:noProof/>
            <w:webHidden/>
          </w:rPr>
          <w:fldChar w:fldCharType="end"/>
        </w:r>
      </w:hyperlink>
    </w:p>
    <w:p w14:paraId="28B76E88" w14:textId="77777777" w:rsidR="00BC2562" w:rsidRPr="009A3321" w:rsidRDefault="00BC2562">
      <w:pPr>
        <w:pStyle w:val="2b"/>
        <w:rPr>
          <w:rFonts w:ascii="Calibri" w:eastAsia="Times New Roman" w:hAnsi="Calibri"/>
          <w:b w:val="0"/>
          <w:noProof/>
          <w:sz w:val="22"/>
          <w:szCs w:val="22"/>
          <w:lang w:val="en-US" w:eastAsia="en-US"/>
        </w:rPr>
      </w:pPr>
      <w:hyperlink w:anchor="_Toc336509419" w:history="1">
        <w:r w:rsidRPr="007D2276">
          <w:rPr>
            <w:rStyle w:val="aff6"/>
            <w:noProof/>
          </w:rPr>
          <w:t>7.9</w:t>
        </w:r>
        <w:r w:rsidRPr="009A3321">
          <w:rPr>
            <w:rFonts w:ascii="Calibri" w:eastAsia="Times New Roman" w:hAnsi="Calibri"/>
            <w:b w:val="0"/>
            <w:noProof/>
            <w:sz w:val="22"/>
            <w:szCs w:val="22"/>
            <w:lang w:val="en-US" w:eastAsia="en-US"/>
          </w:rPr>
          <w:tab/>
        </w:r>
        <w:r w:rsidRPr="007D2276">
          <w:rPr>
            <w:rStyle w:val="aff6"/>
            <w:noProof/>
          </w:rPr>
          <w:t>Automatic Semicolon Insertion</w:t>
        </w:r>
        <w:r>
          <w:rPr>
            <w:noProof/>
            <w:webHidden/>
          </w:rPr>
          <w:tab/>
        </w:r>
        <w:r>
          <w:rPr>
            <w:noProof/>
            <w:webHidden/>
          </w:rPr>
          <w:fldChar w:fldCharType="begin"/>
        </w:r>
        <w:r>
          <w:rPr>
            <w:noProof/>
            <w:webHidden/>
          </w:rPr>
          <w:instrText xml:space="preserve"> PAGEREF _Toc336509419 \h </w:instrText>
        </w:r>
        <w:r>
          <w:rPr>
            <w:noProof/>
            <w:webHidden/>
          </w:rPr>
        </w:r>
        <w:r>
          <w:rPr>
            <w:noProof/>
            <w:webHidden/>
          </w:rPr>
          <w:fldChar w:fldCharType="separate"/>
        </w:r>
        <w:r>
          <w:rPr>
            <w:noProof/>
            <w:webHidden/>
          </w:rPr>
          <w:t>30</w:t>
        </w:r>
        <w:r>
          <w:rPr>
            <w:noProof/>
            <w:webHidden/>
          </w:rPr>
          <w:fldChar w:fldCharType="end"/>
        </w:r>
      </w:hyperlink>
    </w:p>
    <w:p w14:paraId="2018118E" w14:textId="77777777" w:rsidR="00BC2562" w:rsidRPr="009A3321" w:rsidRDefault="00BC2562">
      <w:pPr>
        <w:pStyle w:val="3a"/>
        <w:rPr>
          <w:rFonts w:ascii="Calibri" w:eastAsia="Times New Roman" w:hAnsi="Calibri"/>
          <w:b w:val="0"/>
          <w:noProof/>
          <w:sz w:val="22"/>
          <w:szCs w:val="22"/>
          <w:lang w:val="en-US" w:eastAsia="en-US"/>
        </w:rPr>
      </w:pPr>
      <w:hyperlink w:anchor="_Toc336509420" w:history="1">
        <w:r w:rsidRPr="007D2276">
          <w:rPr>
            <w:rStyle w:val="aff6"/>
            <w:noProof/>
          </w:rPr>
          <w:t>7.9.1</w:t>
        </w:r>
        <w:r w:rsidRPr="009A3321">
          <w:rPr>
            <w:rFonts w:ascii="Calibri" w:eastAsia="Times New Roman" w:hAnsi="Calibri"/>
            <w:b w:val="0"/>
            <w:noProof/>
            <w:sz w:val="22"/>
            <w:szCs w:val="22"/>
            <w:lang w:val="en-US" w:eastAsia="en-US"/>
          </w:rPr>
          <w:tab/>
        </w:r>
        <w:r w:rsidRPr="007D2276">
          <w:rPr>
            <w:rStyle w:val="aff6"/>
            <w:noProof/>
          </w:rPr>
          <w:t>Rules of Automatic Semicolon Insertion</w:t>
        </w:r>
        <w:r>
          <w:rPr>
            <w:noProof/>
            <w:webHidden/>
          </w:rPr>
          <w:tab/>
        </w:r>
        <w:r>
          <w:rPr>
            <w:noProof/>
            <w:webHidden/>
          </w:rPr>
          <w:fldChar w:fldCharType="begin"/>
        </w:r>
        <w:r>
          <w:rPr>
            <w:noProof/>
            <w:webHidden/>
          </w:rPr>
          <w:instrText xml:space="preserve"> PAGEREF _Toc336509420 \h </w:instrText>
        </w:r>
        <w:r>
          <w:rPr>
            <w:noProof/>
            <w:webHidden/>
          </w:rPr>
        </w:r>
        <w:r>
          <w:rPr>
            <w:noProof/>
            <w:webHidden/>
          </w:rPr>
          <w:fldChar w:fldCharType="separate"/>
        </w:r>
        <w:r>
          <w:rPr>
            <w:noProof/>
            <w:webHidden/>
          </w:rPr>
          <w:t>30</w:t>
        </w:r>
        <w:r>
          <w:rPr>
            <w:noProof/>
            <w:webHidden/>
          </w:rPr>
          <w:fldChar w:fldCharType="end"/>
        </w:r>
      </w:hyperlink>
    </w:p>
    <w:p w14:paraId="56662643" w14:textId="77777777" w:rsidR="00BC2562" w:rsidRPr="009A3321" w:rsidRDefault="00BC2562">
      <w:pPr>
        <w:pStyle w:val="3a"/>
        <w:rPr>
          <w:rFonts w:ascii="Calibri" w:eastAsia="Times New Roman" w:hAnsi="Calibri"/>
          <w:b w:val="0"/>
          <w:noProof/>
          <w:sz w:val="22"/>
          <w:szCs w:val="22"/>
          <w:lang w:val="en-US" w:eastAsia="en-US"/>
        </w:rPr>
      </w:pPr>
      <w:hyperlink w:anchor="_Toc336509421" w:history="1">
        <w:r w:rsidRPr="007D2276">
          <w:rPr>
            <w:rStyle w:val="aff6"/>
            <w:noProof/>
          </w:rPr>
          <w:t>7.9.2</w:t>
        </w:r>
        <w:r w:rsidRPr="009A3321">
          <w:rPr>
            <w:rFonts w:ascii="Calibri" w:eastAsia="Times New Roman" w:hAnsi="Calibri"/>
            <w:b w:val="0"/>
            <w:noProof/>
            <w:sz w:val="22"/>
            <w:szCs w:val="22"/>
            <w:lang w:val="en-US" w:eastAsia="en-US"/>
          </w:rPr>
          <w:tab/>
        </w:r>
        <w:r w:rsidRPr="007D2276">
          <w:rPr>
            <w:rStyle w:val="aff6"/>
            <w:noProof/>
          </w:rPr>
          <w:t>Examples of Automatic Semicolon Insertion</w:t>
        </w:r>
        <w:r>
          <w:rPr>
            <w:noProof/>
            <w:webHidden/>
          </w:rPr>
          <w:tab/>
        </w:r>
        <w:r>
          <w:rPr>
            <w:noProof/>
            <w:webHidden/>
          </w:rPr>
          <w:fldChar w:fldCharType="begin"/>
        </w:r>
        <w:r>
          <w:rPr>
            <w:noProof/>
            <w:webHidden/>
          </w:rPr>
          <w:instrText xml:space="preserve"> PAGEREF _Toc336509421 \h </w:instrText>
        </w:r>
        <w:r>
          <w:rPr>
            <w:noProof/>
            <w:webHidden/>
          </w:rPr>
        </w:r>
        <w:r>
          <w:rPr>
            <w:noProof/>
            <w:webHidden/>
          </w:rPr>
          <w:fldChar w:fldCharType="separate"/>
        </w:r>
        <w:r>
          <w:rPr>
            <w:noProof/>
            <w:webHidden/>
          </w:rPr>
          <w:t>31</w:t>
        </w:r>
        <w:r>
          <w:rPr>
            <w:noProof/>
            <w:webHidden/>
          </w:rPr>
          <w:fldChar w:fldCharType="end"/>
        </w:r>
      </w:hyperlink>
    </w:p>
    <w:p w14:paraId="27D6C297" w14:textId="77777777" w:rsidR="00BC2562" w:rsidRPr="009A3321" w:rsidRDefault="00BC2562">
      <w:pPr>
        <w:pStyle w:val="12"/>
        <w:rPr>
          <w:rFonts w:ascii="Calibri" w:eastAsia="Times New Roman" w:hAnsi="Calibri"/>
          <w:b w:val="0"/>
          <w:noProof/>
          <w:sz w:val="22"/>
          <w:szCs w:val="22"/>
          <w:lang w:val="en-US" w:eastAsia="en-US"/>
        </w:rPr>
      </w:pPr>
      <w:hyperlink w:anchor="_Toc336509422" w:history="1">
        <w:r w:rsidRPr="007D2276">
          <w:rPr>
            <w:rStyle w:val="aff6"/>
            <w:noProof/>
          </w:rPr>
          <w:t>8</w:t>
        </w:r>
        <w:r w:rsidRPr="009A3321">
          <w:rPr>
            <w:rFonts w:ascii="Calibri" w:eastAsia="Times New Roman" w:hAnsi="Calibri"/>
            <w:b w:val="0"/>
            <w:noProof/>
            <w:sz w:val="22"/>
            <w:szCs w:val="22"/>
            <w:lang w:val="en-US" w:eastAsia="en-US"/>
          </w:rPr>
          <w:tab/>
        </w:r>
        <w:r w:rsidRPr="007D2276">
          <w:rPr>
            <w:rStyle w:val="aff6"/>
            <w:noProof/>
          </w:rPr>
          <w:t>Types</w:t>
        </w:r>
        <w:r>
          <w:rPr>
            <w:noProof/>
            <w:webHidden/>
          </w:rPr>
          <w:tab/>
        </w:r>
        <w:r>
          <w:rPr>
            <w:noProof/>
            <w:webHidden/>
          </w:rPr>
          <w:fldChar w:fldCharType="begin"/>
        </w:r>
        <w:r>
          <w:rPr>
            <w:noProof/>
            <w:webHidden/>
          </w:rPr>
          <w:instrText xml:space="preserve"> PAGEREF _Toc336509422 \h </w:instrText>
        </w:r>
        <w:r>
          <w:rPr>
            <w:noProof/>
            <w:webHidden/>
          </w:rPr>
        </w:r>
        <w:r>
          <w:rPr>
            <w:noProof/>
            <w:webHidden/>
          </w:rPr>
          <w:fldChar w:fldCharType="separate"/>
        </w:r>
        <w:r>
          <w:rPr>
            <w:noProof/>
            <w:webHidden/>
          </w:rPr>
          <w:t>32</w:t>
        </w:r>
        <w:r>
          <w:rPr>
            <w:noProof/>
            <w:webHidden/>
          </w:rPr>
          <w:fldChar w:fldCharType="end"/>
        </w:r>
      </w:hyperlink>
    </w:p>
    <w:p w14:paraId="74F3E40F" w14:textId="77777777" w:rsidR="00BC2562" w:rsidRPr="009A3321" w:rsidRDefault="00BC2562">
      <w:pPr>
        <w:pStyle w:val="2b"/>
        <w:rPr>
          <w:rFonts w:ascii="Calibri" w:eastAsia="Times New Roman" w:hAnsi="Calibri"/>
          <w:b w:val="0"/>
          <w:noProof/>
          <w:sz w:val="22"/>
          <w:szCs w:val="22"/>
          <w:lang w:val="en-US" w:eastAsia="en-US"/>
        </w:rPr>
      </w:pPr>
      <w:hyperlink w:anchor="_Toc336509423" w:history="1">
        <w:r w:rsidRPr="007D2276">
          <w:rPr>
            <w:rStyle w:val="aff6"/>
            <w:noProof/>
          </w:rPr>
          <w:t>8.1</w:t>
        </w:r>
        <w:r w:rsidRPr="009A3321">
          <w:rPr>
            <w:rFonts w:ascii="Calibri" w:eastAsia="Times New Roman" w:hAnsi="Calibri"/>
            <w:b w:val="0"/>
            <w:noProof/>
            <w:sz w:val="22"/>
            <w:szCs w:val="22"/>
            <w:lang w:val="en-US" w:eastAsia="en-US"/>
          </w:rPr>
          <w:tab/>
        </w:r>
        <w:r w:rsidRPr="007D2276">
          <w:rPr>
            <w:rStyle w:val="aff6"/>
            <w:noProof/>
          </w:rPr>
          <w:t>The Undefined Type</w:t>
        </w:r>
        <w:r>
          <w:rPr>
            <w:noProof/>
            <w:webHidden/>
          </w:rPr>
          <w:tab/>
        </w:r>
        <w:r>
          <w:rPr>
            <w:noProof/>
            <w:webHidden/>
          </w:rPr>
          <w:fldChar w:fldCharType="begin"/>
        </w:r>
        <w:r>
          <w:rPr>
            <w:noProof/>
            <w:webHidden/>
          </w:rPr>
          <w:instrText xml:space="preserve"> PAGEREF _Toc336509423 \h </w:instrText>
        </w:r>
        <w:r>
          <w:rPr>
            <w:noProof/>
            <w:webHidden/>
          </w:rPr>
        </w:r>
        <w:r>
          <w:rPr>
            <w:noProof/>
            <w:webHidden/>
          </w:rPr>
          <w:fldChar w:fldCharType="separate"/>
        </w:r>
        <w:r>
          <w:rPr>
            <w:noProof/>
            <w:webHidden/>
          </w:rPr>
          <w:t>32</w:t>
        </w:r>
        <w:r>
          <w:rPr>
            <w:noProof/>
            <w:webHidden/>
          </w:rPr>
          <w:fldChar w:fldCharType="end"/>
        </w:r>
      </w:hyperlink>
    </w:p>
    <w:p w14:paraId="4B80FF0C" w14:textId="77777777" w:rsidR="00BC2562" w:rsidRPr="009A3321" w:rsidRDefault="00BC2562">
      <w:pPr>
        <w:pStyle w:val="2b"/>
        <w:rPr>
          <w:rFonts w:ascii="Calibri" w:eastAsia="Times New Roman" w:hAnsi="Calibri"/>
          <w:b w:val="0"/>
          <w:noProof/>
          <w:sz w:val="22"/>
          <w:szCs w:val="22"/>
          <w:lang w:val="en-US" w:eastAsia="en-US"/>
        </w:rPr>
      </w:pPr>
      <w:hyperlink w:anchor="_Toc336509424" w:history="1">
        <w:r w:rsidRPr="007D2276">
          <w:rPr>
            <w:rStyle w:val="aff6"/>
            <w:noProof/>
          </w:rPr>
          <w:t>8.2</w:t>
        </w:r>
        <w:r w:rsidRPr="009A3321">
          <w:rPr>
            <w:rFonts w:ascii="Calibri" w:eastAsia="Times New Roman" w:hAnsi="Calibri"/>
            <w:b w:val="0"/>
            <w:noProof/>
            <w:sz w:val="22"/>
            <w:szCs w:val="22"/>
            <w:lang w:val="en-US" w:eastAsia="en-US"/>
          </w:rPr>
          <w:tab/>
        </w:r>
        <w:r w:rsidRPr="007D2276">
          <w:rPr>
            <w:rStyle w:val="aff6"/>
            <w:noProof/>
          </w:rPr>
          <w:t>The Null Type</w:t>
        </w:r>
        <w:r>
          <w:rPr>
            <w:noProof/>
            <w:webHidden/>
          </w:rPr>
          <w:tab/>
        </w:r>
        <w:r>
          <w:rPr>
            <w:noProof/>
            <w:webHidden/>
          </w:rPr>
          <w:fldChar w:fldCharType="begin"/>
        </w:r>
        <w:r>
          <w:rPr>
            <w:noProof/>
            <w:webHidden/>
          </w:rPr>
          <w:instrText xml:space="preserve"> PAGEREF _Toc336509424 \h </w:instrText>
        </w:r>
        <w:r>
          <w:rPr>
            <w:noProof/>
            <w:webHidden/>
          </w:rPr>
        </w:r>
        <w:r>
          <w:rPr>
            <w:noProof/>
            <w:webHidden/>
          </w:rPr>
          <w:fldChar w:fldCharType="separate"/>
        </w:r>
        <w:r>
          <w:rPr>
            <w:noProof/>
            <w:webHidden/>
          </w:rPr>
          <w:t>33</w:t>
        </w:r>
        <w:r>
          <w:rPr>
            <w:noProof/>
            <w:webHidden/>
          </w:rPr>
          <w:fldChar w:fldCharType="end"/>
        </w:r>
      </w:hyperlink>
    </w:p>
    <w:p w14:paraId="2EC542E8" w14:textId="77777777" w:rsidR="00BC2562" w:rsidRPr="009A3321" w:rsidRDefault="00BC2562">
      <w:pPr>
        <w:pStyle w:val="2b"/>
        <w:rPr>
          <w:rFonts w:ascii="Calibri" w:eastAsia="Times New Roman" w:hAnsi="Calibri"/>
          <w:b w:val="0"/>
          <w:noProof/>
          <w:sz w:val="22"/>
          <w:szCs w:val="22"/>
          <w:lang w:val="en-US" w:eastAsia="en-US"/>
        </w:rPr>
      </w:pPr>
      <w:hyperlink w:anchor="_Toc336509425" w:history="1">
        <w:r w:rsidRPr="007D2276">
          <w:rPr>
            <w:rStyle w:val="aff6"/>
            <w:noProof/>
          </w:rPr>
          <w:t>8.3</w:t>
        </w:r>
        <w:r w:rsidRPr="009A3321">
          <w:rPr>
            <w:rFonts w:ascii="Calibri" w:eastAsia="Times New Roman" w:hAnsi="Calibri"/>
            <w:b w:val="0"/>
            <w:noProof/>
            <w:sz w:val="22"/>
            <w:szCs w:val="22"/>
            <w:lang w:val="en-US" w:eastAsia="en-US"/>
          </w:rPr>
          <w:tab/>
        </w:r>
        <w:r w:rsidRPr="007D2276">
          <w:rPr>
            <w:rStyle w:val="aff6"/>
            <w:noProof/>
          </w:rPr>
          <w:t>The Boolean Type</w:t>
        </w:r>
        <w:r>
          <w:rPr>
            <w:noProof/>
            <w:webHidden/>
          </w:rPr>
          <w:tab/>
        </w:r>
        <w:r>
          <w:rPr>
            <w:noProof/>
            <w:webHidden/>
          </w:rPr>
          <w:fldChar w:fldCharType="begin"/>
        </w:r>
        <w:r>
          <w:rPr>
            <w:noProof/>
            <w:webHidden/>
          </w:rPr>
          <w:instrText xml:space="preserve"> PAGEREF _Toc336509425 \h </w:instrText>
        </w:r>
        <w:r>
          <w:rPr>
            <w:noProof/>
            <w:webHidden/>
          </w:rPr>
        </w:r>
        <w:r>
          <w:rPr>
            <w:noProof/>
            <w:webHidden/>
          </w:rPr>
          <w:fldChar w:fldCharType="separate"/>
        </w:r>
        <w:r>
          <w:rPr>
            <w:noProof/>
            <w:webHidden/>
          </w:rPr>
          <w:t>33</w:t>
        </w:r>
        <w:r>
          <w:rPr>
            <w:noProof/>
            <w:webHidden/>
          </w:rPr>
          <w:fldChar w:fldCharType="end"/>
        </w:r>
      </w:hyperlink>
    </w:p>
    <w:p w14:paraId="60A48610" w14:textId="77777777" w:rsidR="00BC2562" w:rsidRPr="009A3321" w:rsidRDefault="00BC2562">
      <w:pPr>
        <w:pStyle w:val="2b"/>
        <w:rPr>
          <w:rFonts w:ascii="Calibri" w:eastAsia="Times New Roman" w:hAnsi="Calibri"/>
          <w:b w:val="0"/>
          <w:noProof/>
          <w:sz w:val="22"/>
          <w:szCs w:val="22"/>
          <w:lang w:val="en-US" w:eastAsia="en-US"/>
        </w:rPr>
      </w:pPr>
      <w:hyperlink w:anchor="_Toc336509426" w:history="1">
        <w:r w:rsidRPr="007D2276">
          <w:rPr>
            <w:rStyle w:val="aff6"/>
            <w:noProof/>
          </w:rPr>
          <w:t>8.4</w:t>
        </w:r>
        <w:r w:rsidRPr="009A3321">
          <w:rPr>
            <w:rFonts w:ascii="Calibri" w:eastAsia="Times New Roman" w:hAnsi="Calibri"/>
            <w:b w:val="0"/>
            <w:noProof/>
            <w:sz w:val="22"/>
            <w:szCs w:val="22"/>
            <w:lang w:val="en-US" w:eastAsia="en-US"/>
          </w:rPr>
          <w:tab/>
        </w:r>
        <w:r w:rsidRPr="007D2276">
          <w:rPr>
            <w:rStyle w:val="aff6"/>
            <w:noProof/>
          </w:rPr>
          <w:t>The String Type</w:t>
        </w:r>
        <w:r>
          <w:rPr>
            <w:noProof/>
            <w:webHidden/>
          </w:rPr>
          <w:tab/>
        </w:r>
        <w:r>
          <w:rPr>
            <w:noProof/>
            <w:webHidden/>
          </w:rPr>
          <w:fldChar w:fldCharType="begin"/>
        </w:r>
        <w:r>
          <w:rPr>
            <w:noProof/>
            <w:webHidden/>
          </w:rPr>
          <w:instrText xml:space="preserve"> PAGEREF _Toc336509426 \h </w:instrText>
        </w:r>
        <w:r>
          <w:rPr>
            <w:noProof/>
            <w:webHidden/>
          </w:rPr>
        </w:r>
        <w:r>
          <w:rPr>
            <w:noProof/>
            <w:webHidden/>
          </w:rPr>
          <w:fldChar w:fldCharType="separate"/>
        </w:r>
        <w:r>
          <w:rPr>
            <w:noProof/>
            <w:webHidden/>
          </w:rPr>
          <w:t>33</w:t>
        </w:r>
        <w:r>
          <w:rPr>
            <w:noProof/>
            <w:webHidden/>
          </w:rPr>
          <w:fldChar w:fldCharType="end"/>
        </w:r>
      </w:hyperlink>
    </w:p>
    <w:p w14:paraId="22B7EE1A" w14:textId="77777777" w:rsidR="00BC2562" w:rsidRPr="009A3321" w:rsidRDefault="00BC2562">
      <w:pPr>
        <w:pStyle w:val="2b"/>
        <w:rPr>
          <w:rFonts w:ascii="Calibri" w:eastAsia="Times New Roman" w:hAnsi="Calibri"/>
          <w:b w:val="0"/>
          <w:noProof/>
          <w:sz w:val="22"/>
          <w:szCs w:val="22"/>
          <w:lang w:val="en-US" w:eastAsia="en-US"/>
        </w:rPr>
      </w:pPr>
      <w:hyperlink w:anchor="_Toc336509427" w:history="1">
        <w:r w:rsidRPr="007D2276">
          <w:rPr>
            <w:rStyle w:val="aff6"/>
            <w:noProof/>
          </w:rPr>
          <w:t>8.5</w:t>
        </w:r>
        <w:r w:rsidRPr="009A3321">
          <w:rPr>
            <w:rFonts w:ascii="Calibri" w:eastAsia="Times New Roman" w:hAnsi="Calibri"/>
            <w:b w:val="0"/>
            <w:noProof/>
            <w:sz w:val="22"/>
            <w:szCs w:val="22"/>
            <w:lang w:val="en-US" w:eastAsia="en-US"/>
          </w:rPr>
          <w:tab/>
        </w:r>
        <w:r w:rsidRPr="007D2276">
          <w:rPr>
            <w:rStyle w:val="aff6"/>
            <w:noProof/>
          </w:rPr>
          <w:t>The Number Type</w:t>
        </w:r>
        <w:r>
          <w:rPr>
            <w:noProof/>
            <w:webHidden/>
          </w:rPr>
          <w:tab/>
        </w:r>
        <w:r>
          <w:rPr>
            <w:noProof/>
            <w:webHidden/>
          </w:rPr>
          <w:fldChar w:fldCharType="begin"/>
        </w:r>
        <w:r>
          <w:rPr>
            <w:noProof/>
            <w:webHidden/>
          </w:rPr>
          <w:instrText xml:space="preserve"> PAGEREF _Toc336509427 \h </w:instrText>
        </w:r>
        <w:r>
          <w:rPr>
            <w:noProof/>
            <w:webHidden/>
          </w:rPr>
        </w:r>
        <w:r>
          <w:rPr>
            <w:noProof/>
            <w:webHidden/>
          </w:rPr>
          <w:fldChar w:fldCharType="separate"/>
        </w:r>
        <w:r>
          <w:rPr>
            <w:noProof/>
            <w:webHidden/>
          </w:rPr>
          <w:t>33</w:t>
        </w:r>
        <w:r>
          <w:rPr>
            <w:noProof/>
            <w:webHidden/>
          </w:rPr>
          <w:fldChar w:fldCharType="end"/>
        </w:r>
      </w:hyperlink>
    </w:p>
    <w:p w14:paraId="05363091" w14:textId="77777777" w:rsidR="00BC2562" w:rsidRPr="009A3321" w:rsidRDefault="00BC2562">
      <w:pPr>
        <w:pStyle w:val="2b"/>
        <w:rPr>
          <w:rFonts w:ascii="Calibri" w:eastAsia="Times New Roman" w:hAnsi="Calibri"/>
          <w:b w:val="0"/>
          <w:noProof/>
          <w:sz w:val="22"/>
          <w:szCs w:val="22"/>
          <w:lang w:val="en-US" w:eastAsia="en-US"/>
        </w:rPr>
      </w:pPr>
      <w:hyperlink w:anchor="_Toc336509428" w:history="1">
        <w:r w:rsidRPr="007D2276">
          <w:rPr>
            <w:rStyle w:val="aff6"/>
            <w:noProof/>
          </w:rPr>
          <w:t>8.6</w:t>
        </w:r>
        <w:r w:rsidRPr="009A3321">
          <w:rPr>
            <w:rFonts w:ascii="Calibri" w:eastAsia="Times New Roman" w:hAnsi="Calibri"/>
            <w:b w:val="0"/>
            <w:noProof/>
            <w:sz w:val="22"/>
            <w:szCs w:val="22"/>
            <w:lang w:val="en-US" w:eastAsia="en-US"/>
          </w:rPr>
          <w:tab/>
        </w:r>
        <w:r w:rsidRPr="007D2276">
          <w:rPr>
            <w:rStyle w:val="aff6"/>
            <w:noProof/>
          </w:rPr>
          <w:t>The Object Type</w:t>
        </w:r>
        <w:r>
          <w:rPr>
            <w:noProof/>
            <w:webHidden/>
          </w:rPr>
          <w:tab/>
        </w:r>
        <w:r>
          <w:rPr>
            <w:noProof/>
            <w:webHidden/>
          </w:rPr>
          <w:fldChar w:fldCharType="begin"/>
        </w:r>
        <w:r>
          <w:rPr>
            <w:noProof/>
            <w:webHidden/>
          </w:rPr>
          <w:instrText xml:space="preserve"> PAGEREF _Toc336509428 \h </w:instrText>
        </w:r>
        <w:r>
          <w:rPr>
            <w:noProof/>
            <w:webHidden/>
          </w:rPr>
        </w:r>
        <w:r>
          <w:rPr>
            <w:noProof/>
            <w:webHidden/>
          </w:rPr>
          <w:fldChar w:fldCharType="separate"/>
        </w:r>
        <w:r>
          <w:rPr>
            <w:noProof/>
            <w:webHidden/>
          </w:rPr>
          <w:t>34</w:t>
        </w:r>
        <w:r>
          <w:rPr>
            <w:noProof/>
            <w:webHidden/>
          </w:rPr>
          <w:fldChar w:fldCharType="end"/>
        </w:r>
      </w:hyperlink>
    </w:p>
    <w:p w14:paraId="0AF1EB58" w14:textId="77777777" w:rsidR="00BC2562" w:rsidRPr="009A3321" w:rsidRDefault="00BC2562">
      <w:pPr>
        <w:pStyle w:val="3a"/>
        <w:rPr>
          <w:rFonts w:ascii="Calibri" w:eastAsia="Times New Roman" w:hAnsi="Calibri"/>
          <w:b w:val="0"/>
          <w:noProof/>
          <w:sz w:val="22"/>
          <w:szCs w:val="22"/>
          <w:lang w:val="en-US" w:eastAsia="en-US"/>
        </w:rPr>
      </w:pPr>
      <w:hyperlink w:anchor="_Toc336509429" w:history="1">
        <w:r w:rsidRPr="007D2276">
          <w:rPr>
            <w:rStyle w:val="aff6"/>
            <w:noProof/>
          </w:rPr>
          <w:t>8.6.1</w:t>
        </w:r>
        <w:r w:rsidRPr="009A3321">
          <w:rPr>
            <w:rFonts w:ascii="Calibri" w:eastAsia="Times New Roman" w:hAnsi="Calibri"/>
            <w:b w:val="0"/>
            <w:noProof/>
            <w:sz w:val="22"/>
            <w:szCs w:val="22"/>
            <w:lang w:val="en-US" w:eastAsia="en-US"/>
          </w:rPr>
          <w:tab/>
        </w:r>
        <w:r w:rsidRPr="007D2276">
          <w:rPr>
            <w:rStyle w:val="aff6"/>
            <w:noProof/>
          </w:rPr>
          <w:t>Property Attributes</w:t>
        </w:r>
        <w:r>
          <w:rPr>
            <w:noProof/>
            <w:webHidden/>
          </w:rPr>
          <w:tab/>
        </w:r>
        <w:r>
          <w:rPr>
            <w:noProof/>
            <w:webHidden/>
          </w:rPr>
          <w:fldChar w:fldCharType="begin"/>
        </w:r>
        <w:r>
          <w:rPr>
            <w:noProof/>
            <w:webHidden/>
          </w:rPr>
          <w:instrText xml:space="preserve"> PAGEREF _Toc336509429 \h </w:instrText>
        </w:r>
        <w:r>
          <w:rPr>
            <w:noProof/>
            <w:webHidden/>
          </w:rPr>
        </w:r>
        <w:r>
          <w:rPr>
            <w:noProof/>
            <w:webHidden/>
          </w:rPr>
          <w:fldChar w:fldCharType="separate"/>
        </w:r>
        <w:r>
          <w:rPr>
            <w:noProof/>
            <w:webHidden/>
          </w:rPr>
          <w:t>35</w:t>
        </w:r>
        <w:r>
          <w:rPr>
            <w:noProof/>
            <w:webHidden/>
          </w:rPr>
          <w:fldChar w:fldCharType="end"/>
        </w:r>
      </w:hyperlink>
    </w:p>
    <w:p w14:paraId="7DDE3913" w14:textId="77777777" w:rsidR="00BC2562" w:rsidRPr="009A3321" w:rsidRDefault="00BC2562">
      <w:pPr>
        <w:pStyle w:val="3a"/>
        <w:rPr>
          <w:rFonts w:ascii="Calibri" w:eastAsia="Times New Roman" w:hAnsi="Calibri"/>
          <w:b w:val="0"/>
          <w:noProof/>
          <w:sz w:val="22"/>
          <w:szCs w:val="22"/>
          <w:lang w:val="en-US" w:eastAsia="en-US"/>
        </w:rPr>
      </w:pPr>
      <w:hyperlink w:anchor="_Toc336509430" w:history="1">
        <w:r w:rsidRPr="007D2276">
          <w:rPr>
            <w:rStyle w:val="aff6"/>
            <w:noProof/>
          </w:rPr>
          <w:t>8.6.2</w:t>
        </w:r>
        <w:r w:rsidRPr="009A3321">
          <w:rPr>
            <w:rFonts w:ascii="Calibri" w:eastAsia="Times New Roman" w:hAnsi="Calibri"/>
            <w:b w:val="0"/>
            <w:noProof/>
            <w:sz w:val="22"/>
            <w:szCs w:val="22"/>
            <w:lang w:val="en-US" w:eastAsia="en-US"/>
          </w:rPr>
          <w:tab/>
        </w:r>
        <w:r w:rsidRPr="007D2276">
          <w:rPr>
            <w:rStyle w:val="aff6"/>
            <w:noProof/>
          </w:rPr>
          <w:t>Object Internal Properties and Methods</w:t>
        </w:r>
        <w:r>
          <w:rPr>
            <w:noProof/>
            <w:webHidden/>
          </w:rPr>
          <w:tab/>
        </w:r>
        <w:r>
          <w:rPr>
            <w:noProof/>
            <w:webHidden/>
          </w:rPr>
          <w:fldChar w:fldCharType="begin"/>
        </w:r>
        <w:r>
          <w:rPr>
            <w:noProof/>
            <w:webHidden/>
          </w:rPr>
          <w:instrText xml:space="preserve"> PAGEREF _Toc336509430 \h </w:instrText>
        </w:r>
        <w:r>
          <w:rPr>
            <w:noProof/>
            <w:webHidden/>
          </w:rPr>
        </w:r>
        <w:r>
          <w:rPr>
            <w:noProof/>
            <w:webHidden/>
          </w:rPr>
          <w:fldChar w:fldCharType="separate"/>
        </w:r>
        <w:r>
          <w:rPr>
            <w:noProof/>
            <w:webHidden/>
          </w:rPr>
          <w:t>36</w:t>
        </w:r>
        <w:r>
          <w:rPr>
            <w:noProof/>
            <w:webHidden/>
          </w:rPr>
          <w:fldChar w:fldCharType="end"/>
        </w:r>
      </w:hyperlink>
    </w:p>
    <w:p w14:paraId="51409140" w14:textId="77777777" w:rsidR="00BC2562" w:rsidRPr="009A3321" w:rsidRDefault="00BC2562">
      <w:pPr>
        <w:pStyle w:val="2b"/>
        <w:rPr>
          <w:rFonts w:ascii="Calibri" w:eastAsia="Times New Roman" w:hAnsi="Calibri"/>
          <w:b w:val="0"/>
          <w:noProof/>
          <w:sz w:val="22"/>
          <w:szCs w:val="22"/>
          <w:lang w:val="en-US" w:eastAsia="en-US"/>
        </w:rPr>
      </w:pPr>
      <w:hyperlink w:anchor="_Toc336509431" w:history="1">
        <w:r w:rsidRPr="007D2276">
          <w:rPr>
            <w:rStyle w:val="aff6"/>
            <w:noProof/>
          </w:rPr>
          <w:t>8.7</w:t>
        </w:r>
        <w:r w:rsidRPr="009A3321">
          <w:rPr>
            <w:rFonts w:ascii="Calibri" w:eastAsia="Times New Roman" w:hAnsi="Calibri"/>
            <w:b w:val="0"/>
            <w:noProof/>
            <w:sz w:val="22"/>
            <w:szCs w:val="22"/>
            <w:lang w:val="en-US" w:eastAsia="en-US"/>
          </w:rPr>
          <w:tab/>
        </w:r>
        <w:r w:rsidRPr="007D2276">
          <w:rPr>
            <w:rStyle w:val="aff6"/>
            <w:noProof/>
          </w:rPr>
          <w:t>The List and Record Specification Type</w:t>
        </w:r>
        <w:r>
          <w:rPr>
            <w:noProof/>
            <w:webHidden/>
          </w:rPr>
          <w:tab/>
        </w:r>
        <w:r>
          <w:rPr>
            <w:noProof/>
            <w:webHidden/>
          </w:rPr>
          <w:fldChar w:fldCharType="begin"/>
        </w:r>
        <w:r>
          <w:rPr>
            <w:noProof/>
            <w:webHidden/>
          </w:rPr>
          <w:instrText xml:space="preserve"> PAGEREF _Toc336509431 \h </w:instrText>
        </w:r>
        <w:r>
          <w:rPr>
            <w:noProof/>
            <w:webHidden/>
          </w:rPr>
        </w:r>
        <w:r>
          <w:rPr>
            <w:noProof/>
            <w:webHidden/>
          </w:rPr>
          <w:fldChar w:fldCharType="separate"/>
        </w:r>
        <w:r>
          <w:rPr>
            <w:noProof/>
            <w:webHidden/>
          </w:rPr>
          <w:t>40</w:t>
        </w:r>
        <w:r>
          <w:rPr>
            <w:noProof/>
            <w:webHidden/>
          </w:rPr>
          <w:fldChar w:fldCharType="end"/>
        </w:r>
      </w:hyperlink>
    </w:p>
    <w:p w14:paraId="35112E20" w14:textId="77777777" w:rsidR="00BC2562" w:rsidRPr="009A3321" w:rsidRDefault="00BC2562">
      <w:pPr>
        <w:pStyle w:val="2b"/>
        <w:rPr>
          <w:rFonts w:ascii="Calibri" w:eastAsia="Times New Roman" w:hAnsi="Calibri"/>
          <w:b w:val="0"/>
          <w:noProof/>
          <w:sz w:val="22"/>
          <w:szCs w:val="22"/>
          <w:lang w:val="en-US" w:eastAsia="en-US"/>
        </w:rPr>
      </w:pPr>
      <w:hyperlink w:anchor="_Toc336509432" w:history="1">
        <w:r w:rsidRPr="007D2276">
          <w:rPr>
            <w:rStyle w:val="aff6"/>
            <w:noProof/>
          </w:rPr>
          <w:t>8.8</w:t>
        </w:r>
        <w:r w:rsidRPr="009A3321">
          <w:rPr>
            <w:rFonts w:ascii="Calibri" w:eastAsia="Times New Roman" w:hAnsi="Calibri"/>
            <w:b w:val="0"/>
            <w:noProof/>
            <w:sz w:val="22"/>
            <w:szCs w:val="22"/>
            <w:lang w:val="en-US" w:eastAsia="en-US"/>
          </w:rPr>
          <w:tab/>
        </w:r>
        <w:r w:rsidRPr="007D2276">
          <w:rPr>
            <w:rStyle w:val="aff6"/>
            <w:noProof/>
          </w:rPr>
          <w:t>The Completion Record Specification Type</w:t>
        </w:r>
        <w:r>
          <w:rPr>
            <w:noProof/>
            <w:webHidden/>
          </w:rPr>
          <w:tab/>
        </w:r>
        <w:r>
          <w:rPr>
            <w:noProof/>
            <w:webHidden/>
          </w:rPr>
          <w:fldChar w:fldCharType="begin"/>
        </w:r>
        <w:r>
          <w:rPr>
            <w:noProof/>
            <w:webHidden/>
          </w:rPr>
          <w:instrText xml:space="preserve"> PAGEREF _Toc336509432 \h </w:instrText>
        </w:r>
        <w:r>
          <w:rPr>
            <w:noProof/>
            <w:webHidden/>
          </w:rPr>
        </w:r>
        <w:r>
          <w:rPr>
            <w:noProof/>
            <w:webHidden/>
          </w:rPr>
          <w:fldChar w:fldCharType="separate"/>
        </w:r>
        <w:r>
          <w:rPr>
            <w:noProof/>
            <w:webHidden/>
          </w:rPr>
          <w:t>40</w:t>
        </w:r>
        <w:r>
          <w:rPr>
            <w:noProof/>
            <w:webHidden/>
          </w:rPr>
          <w:fldChar w:fldCharType="end"/>
        </w:r>
      </w:hyperlink>
    </w:p>
    <w:p w14:paraId="6F234E59" w14:textId="77777777" w:rsidR="00BC2562" w:rsidRPr="009A3321" w:rsidRDefault="00BC2562">
      <w:pPr>
        <w:pStyle w:val="3a"/>
        <w:rPr>
          <w:rFonts w:ascii="Calibri" w:eastAsia="Times New Roman" w:hAnsi="Calibri"/>
          <w:b w:val="0"/>
          <w:noProof/>
          <w:sz w:val="22"/>
          <w:szCs w:val="22"/>
          <w:lang w:val="en-US" w:eastAsia="en-US"/>
        </w:rPr>
      </w:pPr>
      <w:hyperlink w:anchor="_Toc336509433" w:history="1">
        <w:r w:rsidRPr="007D2276">
          <w:rPr>
            <w:rStyle w:val="aff6"/>
            <w:noProof/>
          </w:rPr>
          <w:t>8.8.1 Implicit Completion Values</w:t>
        </w:r>
        <w:r>
          <w:rPr>
            <w:noProof/>
            <w:webHidden/>
          </w:rPr>
          <w:tab/>
        </w:r>
        <w:r>
          <w:rPr>
            <w:noProof/>
            <w:webHidden/>
          </w:rPr>
          <w:fldChar w:fldCharType="begin"/>
        </w:r>
        <w:r>
          <w:rPr>
            <w:noProof/>
            <w:webHidden/>
          </w:rPr>
          <w:instrText xml:space="preserve"> PAGEREF _Toc336509433 \h </w:instrText>
        </w:r>
        <w:r>
          <w:rPr>
            <w:noProof/>
            <w:webHidden/>
          </w:rPr>
        </w:r>
        <w:r>
          <w:rPr>
            <w:noProof/>
            <w:webHidden/>
          </w:rPr>
          <w:fldChar w:fldCharType="separate"/>
        </w:r>
        <w:r>
          <w:rPr>
            <w:noProof/>
            <w:webHidden/>
          </w:rPr>
          <w:t>41</w:t>
        </w:r>
        <w:r>
          <w:rPr>
            <w:noProof/>
            <w:webHidden/>
          </w:rPr>
          <w:fldChar w:fldCharType="end"/>
        </w:r>
      </w:hyperlink>
    </w:p>
    <w:p w14:paraId="3881AC89" w14:textId="77777777" w:rsidR="00BC2562" w:rsidRPr="009A3321" w:rsidRDefault="00BC2562">
      <w:pPr>
        <w:pStyle w:val="3a"/>
        <w:rPr>
          <w:rFonts w:ascii="Calibri" w:eastAsia="Times New Roman" w:hAnsi="Calibri"/>
          <w:b w:val="0"/>
          <w:noProof/>
          <w:sz w:val="22"/>
          <w:szCs w:val="22"/>
          <w:lang w:val="en-US" w:eastAsia="en-US"/>
        </w:rPr>
      </w:pPr>
      <w:hyperlink w:anchor="_Toc336509434" w:history="1">
        <w:r w:rsidRPr="007D2276">
          <w:rPr>
            <w:rStyle w:val="aff6"/>
            <w:noProof/>
            <w:lang w:eastAsia="en-US"/>
          </w:rPr>
          <w:t>8.8.2 NormalCompletion</w:t>
        </w:r>
        <w:r>
          <w:rPr>
            <w:noProof/>
            <w:webHidden/>
          </w:rPr>
          <w:tab/>
        </w:r>
        <w:r>
          <w:rPr>
            <w:noProof/>
            <w:webHidden/>
          </w:rPr>
          <w:fldChar w:fldCharType="begin"/>
        </w:r>
        <w:r>
          <w:rPr>
            <w:noProof/>
            <w:webHidden/>
          </w:rPr>
          <w:instrText xml:space="preserve"> PAGEREF _Toc336509434 \h </w:instrText>
        </w:r>
        <w:r>
          <w:rPr>
            <w:noProof/>
            <w:webHidden/>
          </w:rPr>
        </w:r>
        <w:r>
          <w:rPr>
            <w:noProof/>
            <w:webHidden/>
          </w:rPr>
          <w:fldChar w:fldCharType="separate"/>
        </w:r>
        <w:r>
          <w:rPr>
            <w:noProof/>
            <w:webHidden/>
          </w:rPr>
          <w:t>41</w:t>
        </w:r>
        <w:r>
          <w:rPr>
            <w:noProof/>
            <w:webHidden/>
          </w:rPr>
          <w:fldChar w:fldCharType="end"/>
        </w:r>
      </w:hyperlink>
    </w:p>
    <w:p w14:paraId="61C4D584" w14:textId="77777777" w:rsidR="00BC2562" w:rsidRPr="009A3321" w:rsidRDefault="00BC2562">
      <w:pPr>
        <w:pStyle w:val="3a"/>
        <w:rPr>
          <w:rFonts w:ascii="Calibri" w:eastAsia="Times New Roman" w:hAnsi="Calibri"/>
          <w:b w:val="0"/>
          <w:noProof/>
          <w:sz w:val="22"/>
          <w:szCs w:val="22"/>
          <w:lang w:val="en-US" w:eastAsia="en-US"/>
        </w:rPr>
      </w:pPr>
      <w:hyperlink w:anchor="_Toc336509435" w:history="1">
        <w:r w:rsidRPr="007D2276">
          <w:rPr>
            <w:rStyle w:val="aff6"/>
            <w:noProof/>
            <w:lang w:eastAsia="en-US"/>
          </w:rPr>
          <w:t>8.8.3 Throw an Exception</w:t>
        </w:r>
        <w:r>
          <w:rPr>
            <w:noProof/>
            <w:webHidden/>
          </w:rPr>
          <w:tab/>
        </w:r>
        <w:r>
          <w:rPr>
            <w:noProof/>
            <w:webHidden/>
          </w:rPr>
          <w:fldChar w:fldCharType="begin"/>
        </w:r>
        <w:r>
          <w:rPr>
            <w:noProof/>
            <w:webHidden/>
          </w:rPr>
          <w:instrText xml:space="preserve"> PAGEREF _Toc336509435 \h </w:instrText>
        </w:r>
        <w:r>
          <w:rPr>
            <w:noProof/>
            <w:webHidden/>
          </w:rPr>
        </w:r>
        <w:r>
          <w:rPr>
            <w:noProof/>
            <w:webHidden/>
          </w:rPr>
          <w:fldChar w:fldCharType="separate"/>
        </w:r>
        <w:r>
          <w:rPr>
            <w:noProof/>
            <w:webHidden/>
          </w:rPr>
          <w:t>41</w:t>
        </w:r>
        <w:r>
          <w:rPr>
            <w:noProof/>
            <w:webHidden/>
          </w:rPr>
          <w:fldChar w:fldCharType="end"/>
        </w:r>
      </w:hyperlink>
    </w:p>
    <w:p w14:paraId="5740094F" w14:textId="77777777" w:rsidR="00BC2562" w:rsidRPr="009A3321" w:rsidRDefault="00BC2562">
      <w:pPr>
        <w:pStyle w:val="3a"/>
        <w:rPr>
          <w:rFonts w:ascii="Calibri" w:eastAsia="Times New Roman" w:hAnsi="Calibri"/>
          <w:b w:val="0"/>
          <w:noProof/>
          <w:sz w:val="22"/>
          <w:szCs w:val="22"/>
          <w:lang w:val="en-US" w:eastAsia="en-US"/>
        </w:rPr>
      </w:pPr>
      <w:hyperlink w:anchor="_Toc336509436" w:history="1">
        <w:r w:rsidRPr="007D2276">
          <w:rPr>
            <w:rStyle w:val="aff6"/>
            <w:noProof/>
            <w:lang w:eastAsia="en-US"/>
          </w:rPr>
          <w:t>8.8.4 ReturnIfAbrupt</w:t>
        </w:r>
        <w:r>
          <w:rPr>
            <w:noProof/>
            <w:webHidden/>
          </w:rPr>
          <w:tab/>
        </w:r>
        <w:r>
          <w:rPr>
            <w:noProof/>
            <w:webHidden/>
          </w:rPr>
          <w:fldChar w:fldCharType="begin"/>
        </w:r>
        <w:r>
          <w:rPr>
            <w:noProof/>
            <w:webHidden/>
          </w:rPr>
          <w:instrText xml:space="preserve"> PAGEREF _Toc336509436 \h </w:instrText>
        </w:r>
        <w:r>
          <w:rPr>
            <w:noProof/>
            <w:webHidden/>
          </w:rPr>
        </w:r>
        <w:r>
          <w:rPr>
            <w:noProof/>
            <w:webHidden/>
          </w:rPr>
          <w:fldChar w:fldCharType="separate"/>
        </w:r>
        <w:r>
          <w:rPr>
            <w:noProof/>
            <w:webHidden/>
          </w:rPr>
          <w:t>41</w:t>
        </w:r>
        <w:r>
          <w:rPr>
            <w:noProof/>
            <w:webHidden/>
          </w:rPr>
          <w:fldChar w:fldCharType="end"/>
        </w:r>
      </w:hyperlink>
    </w:p>
    <w:p w14:paraId="4EB20C2A" w14:textId="77777777" w:rsidR="00BC2562" w:rsidRPr="009A3321" w:rsidRDefault="00BC2562">
      <w:pPr>
        <w:pStyle w:val="2b"/>
        <w:rPr>
          <w:rFonts w:ascii="Calibri" w:eastAsia="Times New Roman" w:hAnsi="Calibri"/>
          <w:b w:val="0"/>
          <w:noProof/>
          <w:sz w:val="22"/>
          <w:szCs w:val="22"/>
          <w:lang w:val="en-US" w:eastAsia="en-US"/>
        </w:rPr>
      </w:pPr>
      <w:hyperlink w:anchor="_Toc336509437" w:history="1">
        <w:r w:rsidRPr="007D2276">
          <w:rPr>
            <w:rStyle w:val="aff6"/>
            <w:noProof/>
          </w:rPr>
          <w:t>8.9</w:t>
        </w:r>
        <w:r w:rsidRPr="009A3321">
          <w:rPr>
            <w:rFonts w:ascii="Calibri" w:eastAsia="Times New Roman" w:hAnsi="Calibri"/>
            <w:b w:val="0"/>
            <w:noProof/>
            <w:sz w:val="22"/>
            <w:szCs w:val="22"/>
            <w:lang w:val="en-US" w:eastAsia="en-US"/>
          </w:rPr>
          <w:tab/>
        </w:r>
        <w:r w:rsidRPr="007D2276">
          <w:rPr>
            <w:rStyle w:val="aff6"/>
            <w:noProof/>
          </w:rPr>
          <w:t>The Reference Specification Type</w:t>
        </w:r>
        <w:r>
          <w:rPr>
            <w:noProof/>
            <w:webHidden/>
          </w:rPr>
          <w:tab/>
        </w:r>
        <w:r>
          <w:rPr>
            <w:noProof/>
            <w:webHidden/>
          </w:rPr>
          <w:fldChar w:fldCharType="begin"/>
        </w:r>
        <w:r>
          <w:rPr>
            <w:noProof/>
            <w:webHidden/>
          </w:rPr>
          <w:instrText xml:space="preserve"> PAGEREF _Toc336509437 \h </w:instrText>
        </w:r>
        <w:r>
          <w:rPr>
            <w:noProof/>
            <w:webHidden/>
          </w:rPr>
        </w:r>
        <w:r>
          <w:rPr>
            <w:noProof/>
            <w:webHidden/>
          </w:rPr>
          <w:fldChar w:fldCharType="separate"/>
        </w:r>
        <w:r>
          <w:rPr>
            <w:noProof/>
            <w:webHidden/>
          </w:rPr>
          <w:t>42</w:t>
        </w:r>
        <w:r>
          <w:rPr>
            <w:noProof/>
            <w:webHidden/>
          </w:rPr>
          <w:fldChar w:fldCharType="end"/>
        </w:r>
      </w:hyperlink>
    </w:p>
    <w:p w14:paraId="1F8999C0" w14:textId="77777777" w:rsidR="00BC2562" w:rsidRPr="009A3321" w:rsidRDefault="00BC2562">
      <w:pPr>
        <w:pStyle w:val="3a"/>
        <w:rPr>
          <w:rFonts w:ascii="Calibri" w:eastAsia="Times New Roman" w:hAnsi="Calibri"/>
          <w:b w:val="0"/>
          <w:noProof/>
          <w:sz w:val="22"/>
          <w:szCs w:val="22"/>
          <w:lang w:val="en-US" w:eastAsia="en-US"/>
        </w:rPr>
      </w:pPr>
      <w:hyperlink w:anchor="_Toc336509438" w:history="1">
        <w:r w:rsidRPr="007D2276">
          <w:rPr>
            <w:rStyle w:val="aff6"/>
            <w:noProof/>
          </w:rPr>
          <w:t>8.9.1</w:t>
        </w:r>
        <w:r w:rsidRPr="009A3321">
          <w:rPr>
            <w:rFonts w:ascii="Calibri" w:eastAsia="Times New Roman" w:hAnsi="Calibri"/>
            <w:b w:val="0"/>
            <w:noProof/>
            <w:sz w:val="22"/>
            <w:szCs w:val="22"/>
            <w:lang w:val="en-US" w:eastAsia="en-US"/>
          </w:rPr>
          <w:tab/>
        </w:r>
        <w:r w:rsidRPr="007D2276">
          <w:rPr>
            <w:rStyle w:val="aff6"/>
            <w:noProof/>
          </w:rPr>
          <w:t>GetValue (V)</w:t>
        </w:r>
        <w:r>
          <w:rPr>
            <w:noProof/>
            <w:webHidden/>
          </w:rPr>
          <w:tab/>
        </w:r>
        <w:r>
          <w:rPr>
            <w:noProof/>
            <w:webHidden/>
          </w:rPr>
          <w:fldChar w:fldCharType="begin"/>
        </w:r>
        <w:r>
          <w:rPr>
            <w:noProof/>
            <w:webHidden/>
          </w:rPr>
          <w:instrText xml:space="preserve"> PAGEREF _Toc336509438 \h </w:instrText>
        </w:r>
        <w:r>
          <w:rPr>
            <w:noProof/>
            <w:webHidden/>
          </w:rPr>
        </w:r>
        <w:r>
          <w:rPr>
            <w:noProof/>
            <w:webHidden/>
          </w:rPr>
          <w:fldChar w:fldCharType="separate"/>
        </w:r>
        <w:r>
          <w:rPr>
            <w:noProof/>
            <w:webHidden/>
          </w:rPr>
          <w:t>42</w:t>
        </w:r>
        <w:r>
          <w:rPr>
            <w:noProof/>
            <w:webHidden/>
          </w:rPr>
          <w:fldChar w:fldCharType="end"/>
        </w:r>
      </w:hyperlink>
    </w:p>
    <w:p w14:paraId="7CDC2334" w14:textId="77777777" w:rsidR="00BC2562" w:rsidRPr="009A3321" w:rsidRDefault="00BC2562">
      <w:pPr>
        <w:pStyle w:val="3a"/>
        <w:rPr>
          <w:rFonts w:ascii="Calibri" w:eastAsia="Times New Roman" w:hAnsi="Calibri"/>
          <w:b w:val="0"/>
          <w:noProof/>
          <w:sz w:val="22"/>
          <w:szCs w:val="22"/>
          <w:lang w:val="en-US" w:eastAsia="en-US"/>
        </w:rPr>
      </w:pPr>
      <w:hyperlink w:anchor="_Toc336509439" w:history="1">
        <w:r w:rsidRPr="007D2276">
          <w:rPr>
            <w:rStyle w:val="aff6"/>
            <w:noProof/>
          </w:rPr>
          <w:t>8.9.2</w:t>
        </w:r>
        <w:r w:rsidRPr="009A3321">
          <w:rPr>
            <w:rFonts w:ascii="Calibri" w:eastAsia="Times New Roman" w:hAnsi="Calibri"/>
            <w:b w:val="0"/>
            <w:noProof/>
            <w:sz w:val="22"/>
            <w:szCs w:val="22"/>
            <w:lang w:val="en-US" w:eastAsia="en-US"/>
          </w:rPr>
          <w:tab/>
        </w:r>
        <w:r w:rsidRPr="007D2276">
          <w:rPr>
            <w:rStyle w:val="aff6"/>
            <w:noProof/>
          </w:rPr>
          <w:t>PutValue (V, W)</w:t>
        </w:r>
        <w:r>
          <w:rPr>
            <w:noProof/>
            <w:webHidden/>
          </w:rPr>
          <w:tab/>
        </w:r>
        <w:r>
          <w:rPr>
            <w:noProof/>
            <w:webHidden/>
          </w:rPr>
          <w:fldChar w:fldCharType="begin"/>
        </w:r>
        <w:r>
          <w:rPr>
            <w:noProof/>
            <w:webHidden/>
          </w:rPr>
          <w:instrText xml:space="preserve"> PAGEREF _Toc336509439 \h </w:instrText>
        </w:r>
        <w:r>
          <w:rPr>
            <w:noProof/>
            <w:webHidden/>
          </w:rPr>
        </w:r>
        <w:r>
          <w:rPr>
            <w:noProof/>
            <w:webHidden/>
          </w:rPr>
          <w:fldChar w:fldCharType="separate"/>
        </w:r>
        <w:r>
          <w:rPr>
            <w:noProof/>
            <w:webHidden/>
          </w:rPr>
          <w:t>43</w:t>
        </w:r>
        <w:r>
          <w:rPr>
            <w:noProof/>
            <w:webHidden/>
          </w:rPr>
          <w:fldChar w:fldCharType="end"/>
        </w:r>
      </w:hyperlink>
    </w:p>
    <w:p w14:paraId="243F7488" w14:textId="77777777" w:rsidR="00BC2562" w:rsidRPr="009A3321" w:rsidRDefault="00BC2562">
      <w:pPr>
        <w:pStyle w:val="3a"/>
        <w:rPr>
          <w:rFonts w:ascii="Calibri" w:eastAsia="Times New Roman" w:hAnsi="Calibri"/>
          <w:b w:val="0"/>
          <w:noProof/>
          <w:sz w:val="22"/>
          <w:szCs w:val="22"/>
          <w:lang w:val="en-US" w:eastAsia="en-US"/>
        </w:rPr>
      </w:pPr>
      <w:hyperlink w:anchor="_Toc336509440" w:history="1">
        <w:r w:rsidRPr="007D2276">
          <w:rPr>
            <w:rStyle w:val="aff6"/>
            <w:noProof/>
          </w:rPr>
          <w:t>8.9.3</w:t>
        </w:r>
        <w:r w:rsidRPr="009A3321">
          <w:rPr>
            <w:rFonts w:ascii="Calibri" w:eastAsia="Times New Roman" w:hAnsi="Calibri"/>
            <w:b w:val="0"/>
            <w:noProof/>
            <w:sz w:val="22"/>
            <w:szCs w:val="22"/>
            <w:lang w:val="en-US" w:eastAsia="en-US"/>
          </w:rPr>
          <w:tab/>
        </w:r>
        <w:r w:rsidRPr="007D2276">
          <w:rPr>
            <w:rStyle w:val="aff6"/>
            <w:noProof/>
          </w:rPr>
          <w:t>GetThisValue (V)</w:t>
        </w:r>
        <w:r>
          <w:rPr>
            <w:noProof/>
            <w:webHidden/>
          </w:rPr>
          <w:tab/>
        </w:r>
        <w:r>
          <w:rPr>
            <w:noProof/>
            <w:webHidden/>
          </w:rPr>
          <w:fldChar w:fldCharType="begin"/>
        </w:r>
        <w:r>
          <w:rPr>
            <w:noProof/>
            <w:webHidden/>
          </w:rPr>
          <w:instrText xml:space="preserve"> PAGEREF _Toc336509440 \h </w:instrText>
        </w:r>
        <w:r>
          <w:rPr>
            <w:noProof/>
            <w:webHidden/>
          </w:rPr>
        </w:r>
        <w:r>
          <w:rPr>
            <w:noProof/>
            <w:webHidden/>
          </w:rPr>
          <w:fldChar w:fldCharType="separate"/>
        </w:r>
        <w:r>
          <w:rPr>
            <w:noProof/>
            <w:webHidden/>
          </w:rPr>
          <w:t>44</w:t>
        </w:r>
        <w:r>
          <w:rPr>
            <w:noProof/>
            <w:webHidden/>
          </w:rPr>
          <w:fldChar w:fldCharType="end"/>
        </w:r>
      </w:hyperlink>
    </w:p>
    <w:p w14:paraId="31665BF3" w14:textId="77777777" w:rsidR="00BC2562" w:rsidRPr="009A3321" w:rsidRDefault="00BC2562">
      <w:pPr>
        <w:pStyle w:val="2b"/>
        <w:rPr>
          <w:rFonts w:ascii="Calibri" w:eastAsia="Times New Roman" w:hAnsi="Calibri"/>
          <w:b w:val="0"/>
          <w:noProof/>
          <w:sz w:val="22"/>
          <w:szCs w:val="22"/>
          <w:lang w:val="en-US" w:eastAsia="en-US"/>
        </w:rPr>
      </w:pPr>
      <w:hyperlink w:anchor="_Toc336509441" w:history="1">
        <w:r w:rsidRPr="007D2276">
          <w:rPr>
            <w:rStyle w:val="aff6"/>
            <w:noProof/>
          </w:rPr>
          <w:t xml:space="preserve">8.10 </w:t>
        </w:r>
        <w:r w:rsidRPr="009A3321">
          <w:rPr>
            <w:rFonts w:ascii="Calibri" w:eastAsia="Times New Roman" w:hAnsi="Calibri"/>
            <w:b w:val="0"/>
            <w:noProof/>
            <w:sz w:val="22"/>
            <w:szCs w:val="22"/>
            <w:lang w:val="en-US" w:eastAsia="en-US"/>
          </w:rPr>
          <w:tab/>
        </w:r>
        <w:r w:rsidRPr="007D2276">
          <w:rPr>
            <w:rStyle w:val="aff6"/>
            <w:noProof/>
          </w:rPr>
          <w:t>The Property Descriptor and Property Identifier Specification Types</w:t>
        </w:r>
        <w:r>
          <w:rPr>
            <w:noProof/>
            <w:webHidden/>
          </w:rPr>
          <w:tab/>
        </w:r>
        <w:r>
          <w:rPr>
            <w:noProof/>
            <w:webHidden/>
          </w:rPr>
          <w:fldChar w:fldCharType="begin"/>
        </w:r>
        <w:r>
          <w:rPr>
            <w:noProof/>
            <w:webHidden/>
          </w:rPr>
          <w:instrText xml:space="preserve"> PAGEREF _Toc336509441 \h </w:instrText>
        </w:r>
        <w:r>
          <w:rPr>
            <w:noProof/>
            <w:webHidden/>
          </w:rPr>
        </w:r>
        <w:r>
          <w:rPr>
            <w:noProof/>
            <w:webHidden/>
          </w:rPr>
          <w:fldChar w:fldCharType="separate"/>
        </w:r>
        <w:r>
          <w:rPr>
            <w:noProof/>
            <w:webHidden/>
          </w:rPr>
          <w:t>44</w:t>
        </w:r>
        <w:r>
          <w:rPr>
            <w:noProof/>
            <w:webHidden/>
          </w:rPr>
          <w:fldChar w:fldCharType="end"/>
        </w:r>
      </w:hyperlink>
    </w:p>
    <w:p w14:paraId="3EE24B40" w14:textId="77777777" w:rsidR="00BC2562" w:rsidRPr="009A3321" w:rsidRDefault="00BC2562">
      <w:pPr>
        <w:pStyle w:val="3a"/>
        <w:rPr>
          <w:rFonts w:ascii="Calibri" w:eastAsia="Times New Roman" w:hAnsi="Calibri"/>
          <w:b w:val="0"/>
          <w:noProof/>
          <w:sz w:val="22"/>
          <w:szCs w:val="22"/>
          <w:lang w:val="en-US" w:eastAsia="en-US"/>
        </w:rPr>
      </w:pPr>
      <w:hyperlink w:anchor="_Toc336509442" w:history="1">
        <w:r w:rsidRPr="007D2276">
          <w:rPr>
            <w:rStyle w:val="aff6"/>
            <w:noProof/>
          </w:rPr>
          <w:t>8.10.1</w:t>
        </w:r>
        <w:r w:rsidRPr="009A3321">
          <w:rPr>
            <w:rFonts w:ascii="Calibri" w:eastAsia="Times New Roman" w:hAnsi="Calibri"/>
            <w:b w:val="0"/>
            <w:noProof/>
            <w:sz w:val="22"/>
            <w:szCs w:val="22"/>
            <w:lang w:val="en-US" w:eastAsia="en-US"/>
          </w:rPr>
          <w:tab/>
        </w:r>
        <w:r w:rsidRPr="007D2276">
          <w:rPr>
            <w:rStyle w:val="aff6"/>
            <w:noProof/>
          </w:rPr>
          <w:t>IsAccessorDescriptor ( Desc )</w:t>
        </w:r>
        <w:r>
          <w:rPr>
            <w:noProof/>
            <w:webHidden/>
          </w:rPr>
          <w:tab/>
        </w:r>
        <w:r>
          <w:rPr>
            <w:noProof/>
            <w:webHidden/>
          </w:rPr>
          <w:fldChar w:fldCharType="begin"/>
        </w:r>
        <w:r>
          <w:rPr>
            <w:noProof/>
            <w:webHidden/>
          </w:rPr>
          <w:instrText xml:space="preserve"> PAGEREF _Toc336509442 \h </w:instrText>
        </w:r>
        <w:r>
          <w:rPr>
            <w:noProof/>
            <w:webHidden/>
          </w:rPr>
        </w:r>
        <w:r>
          <w:rPr>
            <w:noProof/>
            <w:webHidden/>
          </w:rPr>
          <w:fldChar w:fldCharType="separate"/>
        </w:r>
        <w:r>
          <w:rPr>
            <w:noProof/>
            <w:webHidden/>
          </w:rPr>
          <w:t>44</w:t>
        </w:r>
        <w:r>
          <w:rPr>
            <w:noProof/>
            <w:webHidden/>
          </w:rPr>
          <w:fldChar w:fldCharType="end"/>
        </w:r>
      </w:hyperlink>
    </w:p>
    <w:p w14:paraId="0A6DA527" w14:textId="77777777" w:rsidR="00BC2562" w:rsidRPr="009A3321" w:rsidRDefault="00BC2562">
      <w:pPr>
        <w:pStyle w:val="3a"/>
        <w:rPr>
          <w:rFonts w:ascii="Calibri" w:eastAsia="Times New Roman" w:hAnsi="Calibri"/>
          <w:b w:val="0"/>
          <w:noProof/>
          <w:sz w:val="22"/>
          <w:szCs w:val="22"/>
          <w:lang w:val="en-US" w:eastAsia="en-US"/>
        </w:rPr>
      </w:pPr>
      <w:hyperlink w:anchor="_Toc336509443" w:history="1">
        <w:r w:rsidRPr="007D2276">
          <w:rPr>
            <w:rStyle w:val="aff6"/>
            <w:noProof/>
          </w:rPr>
          <w:t>8.10.2</w:t>
        </w:r>
        <w:r w:rsidRPr="009A3321">
          <w:rPr>
            <w:rFonts w:ascii="Calibri" w:eastAsia="Times New Roman" w:hAnsi="Calibri"/>
            <w:b w:val="0"/>
            <w:noProof/>
            <w:sz w:val="22"/>
            <w:szCs w:val="22"/>
            <w:lang w:val="en-US" w:eastAsia="en-US"/>
          </w:rPr>
          <w:tab/>
        </w:r>
        <w:r w:rsidRPr="007D2276">
          <w:rPr>
            <w:rStyle w:val="aff6"/>
            <w:noProof/>
          </w:rPr>
          <w:t>IsDataDescriptor ( Desc )</w:t>
        </w:r>
        <w:r>
          <w:rPr>
            <w:noProof/>
            <w:webHidden/>
          </w:rPr>
          <w:tab/>
        </w:r>
        <w:r>
          <w:rPr>
            <w:noProof/>
            <w:webHidden/>
          </w:rPr>
          <w:fldChar w:fldCharType="begin"/>
        </w:r>
        <w:r>
          <w:rPr>
            <w:noProof/>
            <w:webHidden/>
          </w:rPr>
          <w:instrText xml:space="preserve"> PAGEREF _Toc336509443 \h </w:instrText>
        </w:r>
        <w:r>
          <w:rPr>
            <w:noProof/>
            <w:webHidden/>
          </w:rPr>
        </w:r>
        <w:r>
          <w:rPr>
            <w:noProof/>
            <w:webHidden/>
          </w:rPr>
          <w:fldChar w:fldCharType="separate"/>
        </w:r>
        <w:r>
          <w:rPr>
            <w:noProof/>
            <w:webHidden/>
          </w:rPr>
          <w:t>44</w:t>
        </w:r>
        <w:r>
          <w:rPr>
            <w:noProof/>
            <w:webHidden/>
          </w:rPr>
          <w:fldChar w:fldCharType="end"/>
        </w:r>
      </w:hyperlink>
    </w:p>
    <w:p w14:paraId="2B6586E9" w14:textId="77777777" w:rsidR="00BC2562" w:rsidRPr="009A3321" w:rsidRDefault="00BC2562">
      <w:pPr>
        <w:pStyle w:val="3a"/>
        <w:rPr>
          <w:rFonts w:ascii="Calibri" w:eastAsia="Times New Roman" w:hAnsi="Calibri"/>
          <w:b w:val="0"/>
          <w:noProof/>
          <w:sz w:val="22"/>
          <w:szCs w:val="22"/>
          <w:lang w:val="en-US" w:eastAsia="en-US"/>
        </w:rPr>
      </w:pPr>
      <w:hyperlink w:anchor="_Toc336509444" w:history="1">
        <w:r w:rsidRPr="007D2276">
          <w:rPr>
            <w:rStyle w:val="aff6"/>
            <w:noProof/>
          </w:rPr>
          <w:t>8.10.3</w:t>
        </w:r>
        <w:r w:rsidRPr="009A3321">
          <w:rPr>
            <w:rFonts w:ascii="Calibri" w:eastAsia="Times New Roman" w:hAnsi="Calibri"/>
            <w:b w:val="0"/>
            <w:noProof/>
            <w:sz w:val="22"/>
            <w:szCs w:val="22"/>
            <w:lang w:val="en-US" w:eastAsia="en-US"/>
          </w:rPr>
          <w:tab/>
        </w:r>
        <w:r w:rsidRPr="007D2276">
          <w:rPr>
            <w:rStyle w:val="aff6"/>
            <w:noProof/>
          </w:rPr>
          <w:t>IsGenericDescriptor ( Desc )</w:t>
        </w:r>
        <w:r>
          <w:rPr>
            <w:noProof/>
            <w:webHidden/>
          </w:rPr>
          <w:tab/>
        </w:r>
        <w:r>
          <w:rPr>
            <w:noProof/>
            <w:webHidden/>
          </w:rPr>
          <w:fldChar w:fldCharType="begin"/>
        </w:r>
        <w:r>
          <w:rPr>
            <w:noProof/>
            <w:webHidden/>
          </w:rPr>
          <w:instrText xml:space="preserve"> PAGEREF _Toc336509444 \h </w:instrText>
        </w:r>
        <w:r>
          <w:rPr>
            <w:noProof/>
            <w:webHidden/>
          </w:rPr>
        </w:r>
        <w:r>
          <w:rPr>
            <w:noProof/>
            <w:webHidden/>
          </w:rPr>
          <w:fldChar w:fldCharType="separate"/>
        </w:r>
        <w:r>
          <w:rPr>
            <w:noProof/>
            <w:webHidden/>
          </w:rPr>
          <w:t>45</w:t>
        </w:r>
        <w:r>
          <w:rPr>
            <w:noProof/>
            <w:webHidden/>
          </w:rPr>
          <w:fldChar w:fldCharType="end"/>
        </w:r>
      </w:hyperlink>
    </w:p>
    <w:p w14:paraId="70F565E5" w14:textId="77777777" w:rsidR="00BC2562" w:rsidRPr="009A3321" w:rsidRDefault="00BC2562">
      <w:pPr>
        <w:pStyle w:val="3a"/>
        <w:rPr>
          <w:rFonts w:ascii="Calibri" w:eastAsia="Times New Roman" w:hAnsi="Calibri"/>
          <w:b w:val="0"/>
          <w:noProof/>
          <w:sz w:val="22"/>
          <w:szCs w:val="22"/>
          <w:lang w:val="en-US" w:eastAsia="en-US"/>
        </w:rPr>
      </w:pPr>
      <w:hyperlink w:anchor="_Toc336509445" w:history="1">
        <w:r w:rsidRPr="007D2276">
          <w:rPr>
            <w:rStyle w:val="aff6"/>
            <w:noProof/>
          </w:rPr>
          <w:t>8.10.4</w:t>
        </w:r>
        <w:r w:rsidRPr="009A3321">
          <w:rPr>
            <w:rFonts w:ascii="Calibri" w:eastAsia="Times New Roman" w:hAnsi="Calibri"/>
            <w:b w:val="0"/>
            <w:noProof/>
            <w:sz w:val="22"/>
            <w:szCs w:val="22"/>
            <w:lang w:val="en-US" w:eastAsia="en-US"/>
          </w:rPr>
          <w:tab/>
        </w:r>
        <w:r w:rsidRPr="007D2276">
          <w:rPr>
            <w:rStyle w:val="aff6"/>
            <w:noProof/>
          </w:rPr>
          <w:t>FromPropertyDescriptor ( Desc )</w:t>
        </w:r>
        <w:r>
          <w:rPr>
            <w:noProof/>
            <w:webHidden/>
          </w:rPr>
          <w:tab/>
        </w:r>
        <w:r>
          <w:rPr>
            <w:noProof/>
            <w:webHidden/>
          </w:rPr>
          <w:fldChar w:fldCharType="begin"/>
        </w:r>
        <w:r>
          <w:rPr>
            <w:noProof/>
            <w:webHidden/>
          </w:rPr>
          <w:instrText xml:space="preserve"> PAGEREF _Toc336509445 \h </w:instrText>
        </w:r>
        <w:r>
          <w:rPr>
            <w:noProof/>
            <w:webHidden/>
          </w:rPr>
        </w:r>
        <w:r>
          <w:rPr>
            <w:noProof/>
            <w:webHidden/>
          </w:rPr>
          <w:fldChar w:fldCharType="separate"/>
        </w:r>
        <w:r>
          <w:rPr>
            <w:noProof/>
            <w:webHidden/>
          </w:rPr>
          <w:t>45</w:t>
        </w:r>
        <w:r>
          <w:rPr>
            <w:noProof/>
            <w:webHidden/>
          </w:rPr>
          <w:fldChar w:fldCharType="end"/>
        </w:r>
      </w:hyperlink>
    </w:p>
    <w:p w14:paraId="1152E673" w14:textId="77777777" w:rsidR="00BC2562" w:rsidRPr="009A3321" w:rsidRDefault="00BC2562">
      <w:pPr>
        <w:pStyle w:val="3a"/>
        <w:rPr>
          <w:rFonts w:ascii="Calibri" w:eastAsia="Times New Roman" w:hAnsi="Calibri"/>
          <w:b w:val="0"/>
          <w:noProof/>
          <w:sz w:val="22"/>
          <w:szCs w:val="22"/>
          <w:lang w:val="en-US" w:eastAsia="en-US"/>
        </w:rPr>
      </w:pPr>
      <w:hyperlink w:anchor="_Toc336509446" w:history="1">
        <w:r w:rsidRPr="007D2276">
          <w:rPr>
            <w:rStyle w:val="aff6"/>
            <w:noProof/>
          </w:rPr>
          <w:t>8.10.5</w:t>
        </w:r>
        <w:r w:rsidRPr="009A3321">
          <w:rPr>
            <w:rFonts w:ascii="Calibri" w:eastAsia="Times New Roman" w:hAnsi="Calibri"/>
            <w:b w:val="0"/>
            <w:noProof/>
            <w:sz w:val="22"/>
            <w:szCs w:val="22"/>
            <w:lang w:val="en-US" w:eastAsia="en-US"/>
          </w:rPr>
          <w:tab/>
        </w:r>
        <w:r w:rsidRPr="007D2276">
          <w:rPr>
            <w:rStyle w:val="aff6"/>
            <w:noProof/>
          </w:rPr>
          <w:t>ToPropertyDescriptor ( Obj )</w:t>
        </w:r>
        <w:r>
          <w:rPr>
            <w:noProof/>
            <w:webHidden/>
          </w:rPr>
          <w:tab/>
        </w:r>
        <w:r>
          <w:rPr>
            <w:noProof/>
            <w:webHidden/>
          </w:rPr>
          <w:fldChar w:fldCharType="begin"/>
        </w:r>
        <w:r>
          <w:rPr>
            <w:noProof/>
            <w:webHidden/>
          </w:rPr>
          <w:instrText xml:space="preserve"> PAGEREF _Toc336509446 \h </w:instrText>
        </w:r>
        <w:r>
          <w:rPr>
            <w:noProof/>
            <w:webHidden/>
          </w:rPr>
        </w:r>
        <w:r>
          <w:rPr>
            <w:noProof/>
            <w:webHidden/>
          </w:rPr>
          <w:fldChar w:fldCharType="separate"/>
        </w:r>
        <w:r>
          <w:rPr>
            <w:noProof/>
            <w:webHidden/>
          </w:rPr>
          <w:t>45</w:t>
        </w:r>
        <w:r>
          <w:rPr>
            <w:noProof/>
            <w:webHidden/>
          </w:rPr>
          <w:fldChar w:fldCharType="end"/>
        </w:r>
      </w:hyperlink>
    </w:p>
    <w:p w14:paraId="345F7EC1" w14:textId="77777777" w:rsidR="00BC2562" w:rsidRPr="009A3321" w:rsidRDefault="00BC2562">
      <w:pPr>
        <w:pStyle w:val="2b"/>
        <w:rPr>
          <w:rFonts w:ascii="Calibri" w:eastAsia="Times New Roman" w:hAnsi="Calibri"/>
          <w:b w:val="0"/>
          <w:noProof/>
          <w:sz w:val="22"/>
          <w:szCs w:val="22"/>
          <w:lang w:val="en-US" w:eastAsia="en-US"/>
        </w:rPr>
      </w:pPr>
      <w:hyperlink w:anchor="_Toc336509447" w:history="1">
        <w:r w:rsidRPr="007D2276">
          <w:rPr>
            <w:rStyle w:val="aff6"/>
            <w:noProof/>
          </w:rPr>
          <w:t>8.11</w:t>
        </w:r>
        <w:r w:rsidRPr="009A3321">
          <w:rPr>
            <w:rFonts w:ascii="Calibri" w:eastAsia="Times New Roman" w:hAnsi="Calibri"/>
            <w:b w:val="0"/>
            <w:noProof/>
            <w:sz w:val="22"/>
            <w:szCs w:val="22"/>
            <w:lang w:val="en-US" w:eastAsia="en-US"/>
          </w:rPr>
          <w:tab/>
        </w:r>
        <w:r w:rsidRPr="007D2276">
          <w:rPr>
            <w:rStyle w:val="aff6"/>
            <w:noProof/>
          </w:rPr>
          <w:t>The Lexical Environment and Environment Record Specification Types</w:t>
        </w:r>
        <w:r>
          <w:rPr>
            <w:noProof/>
            <w:webHidden/>
          </w:rPr>
          <w:tab/>
        </w:r>
        <w:r>
          <w:rPr>
            <w:noProof/>
            <w:webHidden/>
          </w:rPr>
          <w:fldChar w:fldCharType="begin"/>
        </w:r>
        <w:r>
          <w:rPr>
            <w:noProof/>
            <w:webHidden/>
          </w:rPr>
          <w:instrText xml:space="preserve"> PAGEREF _Toc336509447 \h </w:instrText>
        </w:r>
        <w:r>
          <w:rPr>
            <w:noProof/>
            <w:webHidden/>
          </w:rPr>
        </w:r>
        <w:r>
          <w:rPr>
            <w:noProof/>
            <w:webHidden/>
          </w:rPr>
          <w:fldChar w:fldCharType="separate"/>
        </w:r>
        <w:r>
          <w:rPr>
            <w:noProof/>
            <w:webHidden/>
          </w:rPr>
          <w:t>46</w:t>
        </w:r>
        <w:r>
          <w:rPr>
            <w:noProof/>
            <w:webHidden/>
          </w:rPr>
          <w:fldChar w:fldCharType="end"/>
        </w:r>
      </w:hyperlink>
    </w:p>
    <w:p w14:paraId="4E8E75B3" w14:textId="77777777" w:rsidR="00BC2562" w:rsidRPr="009A3321" w:rsidRDefault="00BC2562">
      <w:pPr>
        <w:pStyle w:val="2b"/>
        <w:rPr>
          <w:rFonts w:ascii="Calibri" w:eastAsia="Times New Roman" w:hAnsi="Calibri"/>
          <w:b w:val="0"/>
          <w:noProof/>
          <w:sz w:val="22"/>
          <w:szCs w:val="22"/>
          <w:lang w:val="en-US" w:eastAsia="en-US"/>
        </w:rPr>
      </w:pPr>
      <w:hyperlink w:anchor="_Toc336509448" w:history="1">
        <w:r w:rsidRPr="007D2276">
          <w:rPr>
            <w:rStyle w:val="aff6"/>
            <w:noProof/>
          </w:rPr>
          <w:t>8.12</w:t>
        </w:r>
        <w:r w:rsidRPr="009A3321">
          <w:rPr>
            <w:rFonts w:ascii="Calibri" w:eastAsia="Times New Roman" w:hAnsi="Calibri"/>
            <w:b w:val="0"/>
            <w:noProof/>
            <w:sz w:val="22"/>
            <w:szCs w:val="22"/>
            <w:lang w:val="en-US" w:eastAsia="en-US"/>
          </w:rPr>
          <w:tab/>
        </w:r>
        <w:r w:rsidRPr="007D2276">
          <w:rPr>
            <w:rStyle w:val="aff6"/>
            <w:noProof/>
          </w:rPr>
          <w:t>Algorithms for Object Internal Methods</w:t>
        </w:r>
        <w:r>
          <w:rPr>
            <w:noProof/>
            <w:webHidden/>
          </w:rPr>
          <w:tab/>
        </w:r>
        <w:r>
          <w:rPr>
            <w:noProof/>
            <w:webHidden/>
          </w:rPr>
          <w:fldChar w:fldCharType="begin"/>
        </w:r>
        <w:r>
          <w:rPr>
            <w:noProof/>
            <w:webHidden/>
          </w:rPr>
          <w:instrText xml:space="preserve"> PAGEREF _Toc336509448 \h </w:instrText>
        </w:r>
        <w:r>
          <w:rPr>
            <w:noProof/>
            <w:webHidden/>
          </w:rPr>
        </w:r>
        <w:r>
          <w:rPr>
            <w:noProof/>
            <w:webHidden/>
          </w:rPr>
          <w:fldChar w:fldCharType="separate"/>
        </w:r>
        <w:r>
          <w:rPr>
            <w:noProof/>
            <w:webHidden/>
          </w:rPr>
          <w:t>46</w:t>
        </w:r>
        <w:r>
          <w:rPr>
            <w:noProof/>
            <w:webHidden/>
          </w:rPr>
          <w:fldChar w:fldCharType="end"/>
        </w:r>
      </w:hyperlink>
    </w:p>
    <w:p w14:paraId="4A4627B9" w14:textId="77777777" w:rsidR="00BC2562" w:rsidRPr="009A3321" w:rsidRDefault="00BC2562">
      <w:pPr>
        <w:pStyle w:val="3a"/>
        <w:rPr>
          <w:rFonts w:ascii="Calibri" w:eastAsia="Times New Roman" w:hAnsi="Calibri"/>
          <w:b w:val="0"/>
          <w:noProof/>
          <w:sz w:val="22"/>
          <w:szCs w:val="22"/>
          <w:lang w:val="en-US" w:eastAsia="en-US"/>
        </w:rPr>
      </w:pPr>
      <w:hyperlink w:anchor="_Toc336509449" w:history="1">
        <w:r w:rsidRPr="007D2276">
          <w:rPr>
            <w:rStyle w:val="aff6"/>
            <w:noProof/>
          </w:rPr>
          <w:t>8.12.1</w:t>
        </w:r>
        <w:r w:rsidRPr="009A3321">
          <w:rPr>
            <w:rFonts w:ascii="Calibri" w:eastAsia="Times New Roman" w:hAnsi="Calibri"/>
            <w:b w:val="0"/>
            <w:noProof/>
            <w:sz w:val="22"/>
            <w:szCs w:val="22"/>
            <w:lang w:val="en-US" w:eastAsia="en-US"/>
          </w:rPr>
          <w:tab/>
        </w:r>
        <w:r w:rsidRPr="007D2276">
          <w:rPr>
            <w:rStyle w:val="aff6"/>
            <w:noProof/>
          </w:rPr>
          <w:t>[[GetOwnProperty]] (P)</w:t>
        </w:r>
        <w:r>
          <w:rPr>
            <w:noProof/>
            <w:webHidden/>
          </w:rPr>
          <w:tab/>
        </w:r>
        <w:r>
          <w:rPr>
            <w:noProof/>
            <w:webHidden/>
          </w:rPr>
          <w:fldChar w:fldCharType="begin"/>
        </w:r>
        <w:r>
          <w:rPr>
            <w:noProof/>
            <w:webHidden/>
          </w:rPr>
          <w:instrText xml:space="preserve"> PAGEREF _Toc336509449 \h </w:instrText>
        </w:r>
        <w:r>
          <w:rPr>
            <w:noProof/>
            <w:webHidden/>
          </w:rPr>
        </w:r>
        <w:r>
          <w:rPr>
            <w:noProof/>
            <w:webHidden/>
          </w:rPr>
          <w:fldChar w:fldCharType="separate"/>
        </w:r>
        <w:r>
          <w:rPr>
            <w:noProof/>
            <w:webHidden/>
          </w:rPr>
          <w:t>46</w:t>
        </w:r>
        <w:r>
          <w:rPr>
            <w:noProof/>
            <w:webHidden/>
          </w:rPr>
          <w:fldChar w:fldCharType="end"/>
        </w:r>
      </w:hyperlink>
    </w:p>
    <w:p w14:paraId="006EB9EE" w14:textId="77777777" w:rsidR="00BC2562" w:rsidRPr="009A3321" w:rsidRDefault="00BC2562">
      <w:pPr>
        <w:pStyle w:val="3a"/>
        <w:rPr>
          <w:rFonts w:ascii="Calibri" w:eastAsia="Times New Roman" w:hAnsi="Calibri"/>
          <w:b w:val="0"/>
          <w:noProof/>
          <w:sz w:val="22"/>
          <w:szCs w:val="22"/>
          <w:lang w:val="en-US" w:eastAsia="en-US"/>
        </w:rPr>
      </w:pPr>
      <w:hyperlink w:anchor="_Toc336509450" w:history="1">
        <w:r w:rsidRPr="007D2276">
          <w:rPr>
            <w:rStyle w:val="aff6"/>
            <w:noProof/>
          </w:rPr>
          <w:t>8.12.2</w:t>
        </w:r>
        <w:r w:rsidRPr="009A3321">
          <w:rPr>
            <w:rFonts w:ascii="Calibri" w:eastAsia="Times New Roman" w:hAnsi="Calibri"/>
            <w:b w:val="0"/>
            <w:noProof/>
            <w:sz w:val="22"/>
            <w:szCs w:val="22"/>
            <w:lang w:val="en-US" w:eastAsia="en-US"/>
          </w:rPr>
          <w:tab/>
        </w:r>
        <w:r w:rsidRPr="007D2276">
          <w:rPr>
            <w:rStyle w:val="aff6"/>
            <w:noProof/>
          </w:rPr>
          <w:t>[[GetProperty]] (P)</w:t>
        </w:r>
        <w:r>
          <w:rPr>
            <w:noProof/>
            <w:webHidden/>
          </w:rPr>
          <w:tab/>
        </w:r>
        <w:r>
          <w:rPr>
            <w:noProof/>
            <w:webHidden/>
          </w:rPr>
          <w:fldChar w:fldCharType="begin"/>
        </w:r>
        <w:r>
          <w:rPr>
            <w:noProof/>
            <w:webHidden/>
          </w:rPr>
          <w:instrText xml:space="preserve"> PAGEREF _Toc336509450 \h </w:instrText>
        </w:r>
        <w:r>
          <w:rPr>
            <w:noProof/>
            <w:webHidden/>
          </w:rPr>
        </w:r>
        <w:r>
          <w:rPr>
            <w:noProof/>
            <w:webHidden/>
          </w:rPr>
          <w:fldChar w:fldCharType="separate"/>
        </w:r>
        <w:r>
          <w:rPr>
            <w:noProof/>
            <w:webHidden/>
          </w:rPr>
          <w:t>46</w:t>
        </w:r>
        <w:r>
          <w:rPr>
            <w:noProof/>
            <w:webHidden/>
          </w:rPr>
          <w:fldChar w:fldCharType="end"/>
        </w:r>
      </w:hyperlink>
    </w:p>
    <w:p w14:paraId="32DF8B25" w14:textId="77777777" w:rsidR="00BC2562" w:rsidRPr="009A3321" w:rsidRDefault="00BC2562">
      <w:pPr>
        <w:pStyle w:val="3a"/>
        <w:rPr>
          <w:rFonts w:ascii="Calibri" w:eastAsia="Times New Roman" w:hAnsi="Calibri"/>
          <w:b w:val="0"/>
          <w:noProof/>
          <w:sz w:val="22"/>
          <w:szCs w:val="22"/>
          <w:lang w:val="en-US" w:eastAsia="en-US"/>
        </w:rPr>
      </w:pPr>
      <w:hyperlink w:anchor="_Toc336509451" w:history="1">
        <w:r w:rsidRPr="007D2276">
          <w:rPr>
            <w:rStyle w:val="aff6"/>
            <w:noProof/>
          </w:rPr>
          <w:t>8.12.3</w:t>
        </w:r>
        <w:r w:rsidRPr="009A3321">
          <w:rPr>
            <w:rFonts w:ascii="Calibri" w:eastAsia="Times New Roman" w:hAnsi="Calibri"/>
            <w:b w:val="0"/>
            <w:noProof/>
            <w:sz w:val="22"/>
            <w:szCs w:val="22"/>
            <w:lang w:val="en-US" w:eastAsia="en-US"/>
          </w:rPr>
          <w:tab/>
        </w:r>
        <w:r w:rsidRPr="007D2276">
          <w:rPr>
            <w:rStyle w:val="aff6"/>
            <w:noProof/>
          </w:rPr>
          <w:t>[[Get]] (P [, accessorThisValue] )</w:t>
        </w:r>
        <w:r>
          <w:rPr>
            <w:noProof/>
            <w:webHidden/>
          </w:rPr>
          <w:tab/>
        </w:r>
        <w:r>
          <w:rPr>
            <w:noProof/>
            <w:webHidden/>
          </w:rPr>
          <w:fldChar w:fldCharType="begin"/>
        </w:r>
        <w:r>
          <w:rPr>
            <w:noProof/>
            <w:webHidden/>
          </w:rPr>
          <w:instrText xml:space="preserve"> PAGEREF _Toc336509451 \h </w:instrText>
        </w:r>
        <w:r>
          <w:rPr>
            <w:noProof/>
            <w:webHidden/>
          </w:rPr>
        </w:r>
        <w:r>
          <w:rPr>
            <w:noProof/>
            <w:webHidden/>
          </w:rPr>
          <w:fldChar w:fldCharType="separate"/>
        </w:r>
        <w:r>
          <w:rPr>
            <w:noProof/>
            <w:webHidden/>
          </w:rPr>
          <w:t>46</w:t>
        </w:r>
        <w:r>
          <w:rPr>
            <w:noProof/>
            <w:webHidden/>
          </w:rPr>
          <w:fldChar w:fldCharType="end"/>
        </w:r>
      </w:hyperlink>
    </w:p>
    <w:p w14:paraId="44E9E04F" w14:textId="77777777" w:rsidR="00BC2562" w:rsidRPr="009A3321" w:rsidRDefault="00BC2562">
      <w:pPr>
        <w:pStyle w:val="3a"/>
        <w:rPr>
          <w:rFonts w:ascii="Calibri" w:eastAsia="Times New Roman" w:hAnsi="Calibri"/>
          <w:b w:val="0"/>
          <w:noProof/>
          <w:sz w:val="22"/>
          <w:szCs w:val="22"/>
          <w:lang w:val="en-US" w:eastAsia="en-US"/>
        </w:rPr>
      </w:pPr>
      <w:hyperlink w:anchor="_Toc336509452" w:history="1">
        <w:r w:rsidRPr="007D2276">
          <w:rPr>
            <w:rStyle w:val="aff6"/>
            <w:noProof/>
          </w:rPr>
          <w:t>8.12.4</w:t>
        </w:r>
        <w:r w:rsidRPr="009A3321">
          <w:rPr>
            <w:rFonts w:ascii="Calibri" w:eastAsia="Times New Roman" w:hAnsi="Calibri"/>
            <w:b w:val="0"/>
            <w:noProof/>
            <w:sz w:val="22"/>
            <w:szCs w:val="22"/>
            <w:lang w:val="en-US" w:eastAsia="en-US"/>
          </w:rPr>
          <w:tab/>
        </w:r>
        <w:r w:rsidRPr="007D2276">
          <w:rPr>
            <w:rStyle w:val="aff6"/>
            <w:noProof/>
          </w:rPr>
          <w:t>[[CanPut]] (P)</w:t>
        </w:r>
        <w:r>
          <w:rPr>
            <w:noProof/>
            <w:webHidden/>
          </w:rPr>
          <w:tab/>
        </w:r>
        <w:r>
          <w:rPr>
            <w:noProof/>
            <w:webHidden/>
          </w:rPr>
          <w:fldChar w:fldCharType="begin"/>
        </w:r>
        <w:r>
          <w:rPr>
            <w:noProof/>
            <w:webHidden/>
          </w:rPr>
          <w:instrText xml:space="preserve"> PAGEREF _Toc336509452 \h </w:instrText>
        </w:r>
        <w:r>
          <w:rPr>
            <w:noProof/>
            <w:webHidden/>
          </w:rPr>
        </w:r>
        <w:r>
          <w:rPr>
            <w:noProof/>
            <w:webHidden/>
          </w:rPr>
          <w:fldChar w:fldCharType="separate"/>
        </w:r>
        <w:r>
          <w:rPr>
            <w:noProof/>
            <w:webHidden/>
          </w:rPr>
          <w:t>47</w:t>
        </w:r>
        <w:r>
          <w:rPr>
            <w:noProof/>
            <w:webHidden/>
          </w:rPr>
          <w:fldChar w:fldCharType="end"/>
        </w:r>
      </w:hyperlink>
    </w:p>
    <w:p w14:paraId="5B4F222F" w14:textId="77777777" w:rsidR="00BC2562" w:rsidRPr="009A3321" w:rsidRDefault="00BC2562">
      <w:pPr>
        <w:pStyle w:val="3a"/>
        <w:rPr>
          <w:rFonts w:ascii="Calibri" w:eastAsia="Times New Roman" w:hAnsi="Calibri"/>
          <w:b w:val="0"/>
          <w:noProof/>
          <w:sz w:val="22"/>
          <w:szCs w:val="22"/>
          <w:lang w:val="en-US" w:eastAsia="en-US"/>
        </w:rPr>
      </w:pPr>
      <w:hyperlink w:anchor="_Toc336509453" w:history="1">
        <w:r w:rsidRPr="007D2276">
          <w:rPr>
            <w:rStyle w:val="aff6"/>
            <w:noProof/>
          </w:rPr>
          <w:t>8.12.5</w:t>
        </w:r>
        <w:r w:rsidRPr="009A3321">
          <w:rPr>
            <w:rFonts w:ascii="Calibri" w:eastAsia="Times New Roman" w:hAnsi="Calibri"/>
            <w:b w:val="0"/>
            <w:noProof/>
            <w:sz w:val="22"/>
            <w:szCs w:val="22"/>
            <w:lang w:val="en-US" w:eastAsia="en-US"/>
          </w:rPr>
          <w:tab/>
        </w:r>
        <w:r w:rsidRPr="007D2276">
          <w:rPr>
            <w:rStyle w:val="aff6"/>
            <w:noProof/>
          </w:rPr>
          <w:t>[[Put]] ( P, V, Throw[, accessorThisValue]  )</w:t>
        </w:r>
        <w:r>
          <w:rPr>
            <w:noProof/>
            <w:webHidden/>
          </w:rPr>
          <w:tab/>
        </w:r>
        <w:r>
          <w:rPr>
            <w:noProof/>
            <w:webHidden/>
          </w:rPr>
          <w:fldChar w:fldCharType="begin"/>
        </w:r>
        <w:r>
          <w:rPr>
            <w:noProof/>
            <w:webHidden/>
          </w:rPr>
          <w:instrText xml:space="preserve"> PAGEREF _Toc336509453 \h </w:instrText>
        </w:r>
        <w:r>
          <w:rPr>
            <w:noProof/>
            <w:webHidden/>
          </w:rPr>
        </w:r>
        <w:r>
          <w:rPr>
            <w:noProof/>
            <w:webHidden/>
          </w:rPr>
          <w:fldChar w:fldCharType="separate"/>
        </w:r>
        <w:r>
          <w:rPr>
            <w:noProof/>
            <w:webHidden/>
          </w:rPr>
          <w:t>47</w:t>
        </w:r>
        <w:r>
          <w:rPr>
            <w:noProof/>
            <w:webHidden/>
          </w:rPr>
          <w:fldChar w:fldCharType="end"/>
        </w:r>
      </w:hyperlink>
    </w:p>
    <w:p w14:paraId="05DF4164" w14:textId="77777777" w:rsidR="00BC2562" w:rsidRPr="009A3321" w:rsidRDefault="00BC2562">
      <w:pPr>
        <w:pStyle w:val="3a"/>
        <w:rPr>
          <w:rFonts w:ascii="Calibri" w:eastAsia="Times New Roman" w:hAnsi="Calibri"/>
          <w:b w:val="0"/>
          <w:noProof/>
          <w:sz w:val="22"/>
          <w:szCs w:val="22"/>
          <w:lang w:val="en-US" w:eastAsia="en-US"/>
        </w:rPr>
      </w:pPr>
      <w:hyperlink w:anchor="_Toc336509454" w:history="1">
        <w:r w:rsidRPr="007D2276">
          <w:rPr>
            <w:rStyle w:val="aff6"/>
            <w:noProof/>
          </w:rPr>
          <w:t>8.12.6</w:t>
        </w:r>
        <w:r w:rsidRPr="009A3321">
          <w:rPr>
            <w:rFonts w:ascii="Calibri" w:eastAsia="Times New Roman" w:hAnsi="Calibri"/>
            <w:b w:val="0"/>
            <w:noProof/>
            <w:sz w:val="22"/>
            <w:szCs w:val="22"/>
            <w:lang w:val="en-US" w:eastAsia="en-US"/>
          </w:rPr>
          <w:tab/>
        </w:r>
        <w:r w:rsidRPr="007D2276">
          <w:rPr>
            <w:rStyle w:val="aff6"/>
            <w:noProof/>
          </w:rPr>
          <w:t>[[HasProperty]] (P)</w:t>
        </w:r>
        <w:r>
          <w:rPr>
            <w:noProof/>
            <w:webHidden/>
          </w:rPr>
          <w:tab/>
        </w:r>
        <w:r>
          <w:rPr>
            <w:noProof/>
            <w:webHidden/>
          </w:rPr>
          <w:fldChar w:fldCharType="begin"/>
        </w:r>
        <w:r>
          <w:rPr>
            <w:noProof/>
            <w:webHidden/>
          </w:rPr>
          <w:instrText xml:space="preserve"> PAGEREF _Toc336509454 \h </w:instrText>
        </w:r>
        <w:r>
          <w:rPr>
            <w:noProof/>
            <w:webHidden/>
          </w:rPr>
        </w:r>
        <w:r>
          <w:rPr>
            <w:noProof/>
            <w:webHidden/>
          </w:rPr>
          <w:fldChar w:fldCharType="separate"/>
        </w:r>
        <w:r>
          <w:rPr>
            <w:noProof/>
            <w:webHidden/>
          </w:rPr>
          <w:t>47</w:t>
        </w:r>
        <w:r>
          <w:rPr>
            <w:noProof/>
            <w:webHidden/>
          </w:rPr>
          <w:fldChar w:fldCharType="end"/>
        </w:r>
      </w:hyperlink>
    </w:p>
    <w:p w14:paraId="60DC4469" w14:textId="77777777" w:rsidR="00BC2562" w:rsidRPr="009A3321" w:rsidRDefault="00BC2562">
      <w:pPr>
        <w:pStyle w:val="3a"/>
        <w:rPr>
          <w:rFonts w:ascii="Calibri" w:eastAsia="Times New Roman" w:hAnsi="Calibri"/>
          <w:b w:val="0"/>
          <w:noProof/>
          <w:sz w:val="22"/>
          <w:szCs w:val="22"/>
          <w:lang w:val="en-US" w:eastAsia="en-US"/>
        </w:rPr>
      </w:pPr>
      <w:hyperlink w:anchor="_Toc336509455" w:history="1">
        <w:r w:rsidRPr="007D2276">
          <w:rPr>
            <w:rStyle w:val="aff6"/>
            <w:noProof/>
          </w:rPr>
          <w:t>8.12.7</w:t>
        </w:r>
        <w:r w:rsidRPr="009A3321">
          <w:rPr>
            <w:rFonts w:ascii="Calibri" w:eastAsia="Times New Roman" w:hAnsi="Calibri"/>
            <w:b w:val="0"/>
            <w:noProof/>
            <w:sz w:val="22"/>
            <w:szCs w:val="22"/>
            <w:lang w:val="en-US" w:eastAsia="en-US"/>
          </w:rPr>
          <w:tab/>
        </w:r>
        <w:r w:rsidRPr="007D2276">
          <w:rPr>
            <w:rStyle w:val="aff6"/>
            <w:noProof/>
          </w:rPr>
          <w:t>[[Delete]] (P, Throw)</w:t>
        </w:r>
        <w:r>
          <w:rPr>
            <w:noProof/>
            <w:webHidden/>
          </w:rPr>
          <w:tab/>
        </w:r>
        <w:r>
          <w:rPr>
            <w:noProof/>
            <w:webHidden/>
          </w:rPr>
          <w:fldChar w:fldCharType="begin"/>
        </w:r>
        <w:r>
          <w:rPr>
            <w:noProof/>
            <w:webHidden/>
          </w:rPr>
          <w:instrText xml:space="preserve"> PAGEREF _Toc336509455 \h </w:instrText>
        </w:r>
        <w:r>
          <w:rPr>
            <w:noProof/>
            <w:webHidden/>
          </w:rPr>
        </w:r>
        <w:r>
          <w:rPr>
            <w:noProof/>
            <w:webHidden/>
          </w:rPr>
          <w:fldChar w:fldCharType="separate"/>
        </w:r>
        <w:r>
          <w:rPr>
            <w:noProof/>
            <w:webHidden/>
          </w:rPr>
          <w:t>48</w:t>
        </w:r>
        <w:r>
          <w:rPr>
            <w:noProof/>
            <w:webHidden/>
          </w:rPr>
          <w:fldChar w:fldCharType="end"/>
        </w:r>
      </w:hyperlink>
    </w:p>
    <w:p w14:paraId="7D395AFD" w14:textId="77777777" w:rsidR="00BC2562" w:rsidRPr="009A3321" w:rsidRDefault="00BC2562">
      <w:pPr>
        <w:pStyle w:val="3a"/>
        <w:rPr>
          <w:rFonts w:ascii="Calibri" w:eastAsia="Times New Roman" w:hAnsi="Calibri"/>
          <w:b w:val="0"/>
          <w:noProof/>
          <w:sz w:val="22"/>
          <w:szCs w:val="22"/>
          <w:lang w:val="en-US" w:eastAsia="en-US"/>
        </w:rPr>
      </w:pPr>
      <w:hyperlink w:anchor="_Toc336509456" w:history="1">
        <w:r w:rsidRPr="007D2276">
          <w:rPr>
            <w:rStyle w:val="aff6"/>
            <w:noProof/>
          </w:rPr>
          <w:t>8.12.8</w:t>
        </w:r>
        <w:r w:rsidRPr="009A3321">
          <w:rPr>
            <w:rFonts w:ascii="Calibri" w:eastAsia="Times New Roman" w:hAnsi="Calibri"/>
            <w:b w:val="0"/>
            <w:noProof/>
            <w:sz w:val="22"/>
            <w:szCs w:val="22"/>
            <w:lang w:val="en-US" w:eastAsia="en-US"/>
          </w:rPr>
          <w:tab/>
        </w:r>
        <w:r w:rsidRPr="007D2276">
          <w:rPr>
            <w:rStyle w:val="aff6"/>
            <w:noProof/>
          </w:rPr>
          <w:t>[[DefaultValue]] (hint)</w:t>
        </w:r>
        <w:r>
          <w:rPr>
            <w:noProof/>
            <w:webHidden/>
          </w:rPr>
          <w:tab/>
        </w:r>
        <w:r>
          <w:rPr>
            <w:noProof/>
            <w:webHidden/>
          </w:rPr>
          <w:fldChar w:fldCharType="begin"/>
        </w:r>
        <w:r>
          <w:rPr>
            <w:noProof/>
            <w:webHidden/>
          </w:rPr>
          <w:instrText xml:space="preserve"> PAGEREF _Toc336509456 \h </w:instrText>
        </w:r>
        <w:r>
          <w:rPr>
            <w:noProof/>
            <w:webHidden/>
          </w:rPr>
        </w:r>
        <w:r>
          <w:rPr>
            <w:noProof/>
            <w:webHidden/>
          </w:rPr>
          <w:fldChar w:fldCharType="separate"/>
        </w:r>
        <w:r>
          <w:rPr>
            <w:noProof/>
            <w:webHidden/>
          </w:rPr>
          <w:t>48</w:t>
        </w:r>
        <w:r>
          <w:rPr>
            <w:noProof/>
            <w:webHidden/>
          </w:rPr>
          <w:fldChar w:fldCharType="end"/>
        </w:r>
      </w:hyperlink>
    </w:p>
    <w:p w14:paraId="1C649CDD" w14:textId="77777777" w:rsidR="00BC2562" w:rsidRPr="009A3321" w:rsidRDefault="00BC2562">
      <w:pPr>
        <w:pStyle w:val="3a"/>
        <w:rPr>
          <w:rFonts w:ascii="Calibri" w:eastAsia="Times New Roman" w:hAnsi="Calibri"/>
          <w:b w:val="0"/>
          <w:noProof/>
          <w:sz w:val="22"/>
          <w:szCs w:val="22"/>
          <w:lang w:val="en-US" w:eastAsia="en-US"/>
        </w:rPr>
      </w:pPr>
      <w:hyperlink w:anchor="_Toc336509457" w:history="1">
        <w:r w:rsidRPr="007D2276">
          <w:rPr>
            <w:rStyle w:val="aff6"/>
            <w:noProof/>
          </w:rPr>
          <w:t>8.12.9</w:t>
        </w:r>
        <w:r w:rsidRPr="009A3321">
          <w:rPr>
            <w:rFonts w:ascii="Calibri" w:eastAsia="Times New Roman" w:hAnsi="Calibri"/>
            <w:b w:val="0"/>
            <w:noProof/>
            <w:sz w:val="22"/>
            <w:szCs w:val="22"/>
            <w:lang w:val="en-US" w:eastAsia="en-US"/>
          </w:rPr>
          <w:tab/>
        </w:r>
        <w:r w:rsidRPr="007D2276">
          <w:rPr>
            <w:rStyle w:val="aff6"/>
            <w:noProof/>
          </w:rPr>
          <w:t>[[DefineOwnProperty]] (P, Desc, Throw)</w:t>
        </w:r>
        <w:r>
          <w:rPr>
            <w:noProof/>
            <w:webHidden/>
          </w:rPr>
          <w:tab/>
        </w:r>
        <w:r>
          <w:rPr>
            <w:noProof/>
            <w:webHidden/>
          </w:rPr>
          <w:fldChar w:fldCharType="begin"/>
        </w:r>
        <w:r>
          <w:rPr>
            <w:noProof/>
            <w:webHidden/>
          </w:rPr>
          <w:instrText xml:space="preserve"> PAGEREF _Toc336509457 \h </w:instrText>
        </w:r>
        <w:r>
          <w:rPr>
            <w:noProof/>
            <w:webHidden/>
          </w:rPr>
        </w:r>
        <w:r>
          <w:rPr>
            <w:noProof/>
            <w:webHidden/>
          </w:rPr>
          <w:fldChar w:fldCharType="separate"/>
        </w:r>
        <w:r>
          <w:rPr>
            <w:noProof/>
            <w:webHidden/>
          </w:rPr>
          <w:t>49</w:t>
        </w:r>
        <w:r>
          <w:rPr>
            <w:noProof/>
            <w:webHidden/>
          </w:rPr>
          <w:fldChar w:fldCharType="end"/>
        </w:r>
      </w:hyperlink>
    </w:p>
    <w:p w14:paraId="5AE294FD" w14:textId="77777777" w:rsidR="00BC2562" w:rsidRPr="009A3321" w:rsidRDefault="00BC2562">
      <w:pPr>
        <w:pStyle w:val="3a"/>
        <w:rPr>
          <w:rFonts w:ascii="Calibri" w:eastAsia="Times New Roman" w:hAnsi="Calibri"/>
          <w:b w:val="0"/>
          <w:noProof/>
          <w:sz w:val="22"/>
          <w:szCs w:val="22"/>
          <w:lang w:val="en-US" w:eastAsia="en-US"/>
        </w:rPr>
      </w:pPr>
      <w:hyperlink w:anchor="_Toc336509458" w:history="1">
        <w:r w:rsidRPr="007D2276">
          <w:rPr>
            <w:rStyle w:val="aff6"/>
            <w:noProof/>
          </w:rPr>
          <w:t>8.12.10</w:t>
        </w:r>
        <w:r w:rsidRPr="009A3321">
          <w:rPr>
            <w:rFonts w:ascii="Calibri" w:eastAsia="Times New Roman" w:hAnsi="Calibri"/>
            <w:b w:val="0"/>
            <w:noProof/>
            <w:sz w:val="22"/>
            <w:szCs w:val="22"/>
            <w:lang w:val="en-US" w:eastAsia="en-US"/>
          </w:rPr>
          <w:tab/>
        </w:r>
        <w:r w:rsidRPr="007D2276">
          <w:rPr>
            <w:rStyle w:val="aff6"/>
            <w:noProof/>
          </w:rPr>
          <w:t>[[Enumerate]] (includePrototype, onlyEnumerable )</w:t>
        </w:r>
        <w:r>
          <w:rPr>
            <w:noProof/>
            <w:webHidden/>
          </w:rPr>
          <w:tab/>
        </w:r>
        <w:r>
          <w:rPr>
            <w:noProof/>
            <w:webHidden/>
          </w:rPr>
          <w:fldChar w:fldCharType="begin"/>
        </w:r>
        <w:r>
          <w:rPr>
            <w:noProof/>
            <w:webHidden/>
          </w:rPr>
          <w:instrText xml:space="preserve"> PAGEREF _Toc336509458 \h </w:instrText>
        </w:r>
        <w:r>
          <w:rPr>
            <w:noProof/>
            <w:webHidden/>
          </w:rPr>
        </w:r>
        <w:r>
          <w:rPr>
            <w:noProof/>
            <w:webHidden/>
          </w:rPr>
          <w:fldChar w:fldCharType="separate"/>
        </w:r>
        <w:r>
          <w:rPr>
            <w:noProof/>
            <w:webHidden/>
          </w:rPr>
          <w:t>50</w:t>
        </w:r>
        <w:r>
          <w:rPr>
            <w:noProof/>
            <w:webHidden/>
          </w:rPr>
          <w:fldChar w:fldCharType="end"/>
        </w:r>
      </w:hyperlink>
    </w:p>
    <w:p w14:paraId="417A8B6C" w14:textId="77777777" w:rsidR="00BC2562" w:rsidRPr="009A3321" w:rsidRDefault="00BC2562">
      <w:pPr>
        <w:pStyle w:val="3a"/>
        <w:rPr>
          <w:rFonts w:ascii="Calibri" w:eastAsia="Times New Roman" w:hAnsi="Calibri"/>
          <w:b w:val="0"/>
          <w:noProof/>
          <w:sz w:val="22"/>
          <w:szCs w:val="22"/>
          <w:lang w:val="en-US" w:eastAsia="en-US"/>
        </w:rPr>
      </w:pPr>
      <w:hyperlink w:anchor="_Toc336509459" w:history="1">
        <w:r w:rsidRPr="007D2276">
          <w:rPr>
            <w:rStyle w:val="aff6"/>
            <w:noProof/>
          </w:rPr>
          <w:t>8.12.11</w:t>
        </w:r>
        <w:r w:rsidRPr="009A3321">
          <w:rPr>
            <w:rFonts w:ascii="Calibri" w:eastAsia="Times New Roman" w:hAnsi="Calibri"/>
            <w:b w:val="0"/>
            <w:noProof/>
            <w:sz w:val="22"/>
            <w:szCs w:val="22"/>
            <w:lang w:val="en-US" w:eastAsia="en-US"/>
          </w:rPr>
          <w:tab/>
        </w:r>
        <w:r w:rsidRPr="007D2276">
          <w:rPr>
            <w:rStyle w:val="aff6"/>
            <w:noProof/>
          </w:rPr>
          <w:t>[[Iterate]] ( )</w:t>
        </w:r>
        <w:r>
          <w:rPr>
            <w:noProof/>
            <w:webHidden/>
          </w:rPr>
          <w:tab/>
        </w:r>
        <w:r>
          <w:rPr>
            <w:noProof/>
            <w:webHidden/>
          </w:rPr>
          <w:fldChar w:fldCharType="begin"/>
        </w:r>
        <w:r>
          <w:rPr>
            <w:noProof/>
            <w:webHidden/>
          </w:rPr>
          <w:instrText xml:space="preserve"> PAGEREF _Toc336509459 \h </w:instrText>
        </w:r>
        <w:r>
          <w:rPr>
            <w:noProof/>
            <w:webHidden/>
          </w:rPr>
        </w:r>
        <w:r>
          <w:rPr>
            <w:noProof/>
            <w:webHidden/>
          </w:rPr>
          <w:fldChar w:fldCharType="separate"/>
        </w:r>
        <w:r>
          <w:rPr>
            <w:noProof/>
            <w:webHidden/>
          </w:rPr>
          <w:t>50</w:t>
        </w:r>
        <w:r>
          <w:rPr>
            <w:noProof/>
            <w:webHidden/>
          </w:rPr>
          <w:fldChar w:fldCharType="end"/>
        </w:r>
      </w:hyperlink>
    </w:p>
    <w:p w14:paraId="15437C16" w14:textId="77777777" w:rsidR="00BC2562" w:rsidRPr="009A3321" w:rsidRDefault="00BC2562">
      <w:pPr>
        <w:pStyle w:val="2b"/>
        <w:rPr>
          <w:rFonts w:ascii="Calibri" w:eastAsia="Times New Roman" w:hAnsi="Calibri"/>
          <w:b w:val="0"/>
          <w:noProof/>
          <w:sz w:val="22"/>
          <w:szCs w:val="22"/>
          <w:lang w:val="en-US" w:eastAsia="en-US"/>
        </w:rPr>
      </w:pPr>
      <w:hyperlink w:anchor="_Toc336509460" w:history="1">
        <w:r w:rsidRPr="007D2276">
          <w:rPr>
            <w:rStyle w:val="aff6"/>
            <w:noProof/>
          </w:rPr>
          <w:t>8.13 Data Blocks</w:t>
        </w:r>
        <w:r>
          <w:rPr>
            <w:noProof/>
            <w:webHidden/>
          </w:rPr>
          <w:tab/>
        </w:r>
        <w:r>
          <w:rPr>
            <w:noProof/>
            <w:webHidden/>
          </w:rPr>
          <w:fldChar w:fldCharType="begin"/>
        </w:r>
        <w:r>
          <w:rPr>
            <w:noProof/>
            <w:webHidden/>
          </w:rPr>
          <w:instrText xml:space="preserve"> PAGEREF _Toc336509460 \h </w:instrText>
        </w:r>
        <w:r>
          <w:rPr>
            <w:noProof/>
            <w:webHidden/>
          </w:rPr>
        </w:r>
        <w:r>
          <w:rPr>
            <w:noProof/>
            <w:webHidden/>
          </w:rPr>
          <w:fldChar w:fldCharType="separate"/>
        </w:r>
        <w:r>
          <w:rPr>
            <w:noProof/>
            <w:webHidden/>
          </w:rPr>
          <w:t>50</w:t>
        </w:r>
        <w:r>
          <w:rPr>
            <w:noProof/>
            <w:webHidden/>
          </w:rPr>
          <w:fldChar w:fldCharType="end"/>
        </w:r>
      </w:hyperlink>
    </w:p>
    <w:p w14:paraId="58FC2744" w14:textId="77777777" w:rsidR="00BC2562" w:rsidRPr="009A3321" w:rsidRDefault="00BC2562">
      <w:pPr>
        <w:pStyle w:val="12"/>
        <w:rPr>
          <w:rFonts w:ascii="Calibri" w:eastAsia="Times New Roman" w:hAnsi="Calibri"/>
          <w:b w:val="0"/>
          <w:noProof/>
          <w:sz w:val="22"/>
          <w:szCs w:val="22"/>
          <w:lang w:val="en-US" w:eastAsia="en-US"/>
        </w:rPr>
      </w:pPr>
      <w:hyperlink w:anchor="_Toc336509461" w:history="1">
        <w:r w:rsidRPr="007D2276">
          <w:rPr>
            <w:rStyle w:val="aff6"/>
            <w:noProof/>
          </w:rPr>
          <w:t>9 Abstract Operations</w:t>
        </w:r>
        <w:r>
          <w:rPr>
            <w:noProof/>
            <w:webHidden/>
          </w:rPr>
          <w:tab/>
        </w:r>
        <w:r>
          <w:rPr>
            <w:noProof/>
            <w:webHidden/>
          </w:rPr>
          <w:fldChar w:fldCharType="begin"/>
        </w:r>
        <w:r>
          <w:rPr>
            <w:noProof/>
            <w:webHidden/>
          </w:rPr>
          <w:instrText xml:space="preserve"> PAGEREF _Toc336509461 \h </w:instrText>
        </w:r>
        <w:r>
          <w:rPr>
            <w:noProof/>
            <w:webHidden/>
          </w:rPr>
        </w:r>
        <w:r>
          <w:rPr>
            <w:noProof/>
            <w:webHidden/>
          </w:rPr>
          <w:fldChar w:fldCharType="separate"/>
        </w:r>
        <w:r>
          <w:rPr>
            <w:noProof/>
            <w:webHidden/>
          </w:rPr>
          <w:t>51</w:t>
        </w:r>
        <w:r>
          <w:rPr>
            <w:noProof/>
            <w:webHidden/>
          </w:rPr>
          <w:fldChar w:fldCharType="end"/>
        </w:r>
      </w:hyperlink>
    </w:p>
    <w:p w14:paraId="5C7B3C49" w14:textId="77777777" w:rsidR="00BC2562" w:rsidRPr="009A3321" w:rsidRDefault="00BC2562">
      <w:pPr>
        <w:pStyle w:val="2b"/>
        <w:rPr>
          <w:rFonts w:ascii="Calibri" w:eastAsia="Times New Roman" w:hAnsi="Calibri"/>
          <w:b w:val="0"/>
          <w:noProof/>
          <w:sz w:val="22"/>
          <w:szCs w:val="22"/>
          <w:lang w:val="en-US" w:eastAsia="en-US"/>
        </w:rPr>
      </w:pPr>
      <w:hyperlink w:anchor="_Toc336509462" w:history="1">
        <w:r w:rsidRPr="007D2276">
          <w:rPr>
            <w:rStyle w:val="aff6"/>
            <w:noProof/>
          </w:rPr>
          <w:t>9.1</w:t>
        </w:r>
        <w:r w:rsidRPr="009A3321">
          <w:rPr>
            <w:rFonts w:ascii="Calibri" w:eastAsia="Times New Roman" w:hAnsi="Calibri"/>
            <w:b w:val="0"/>
            <w:noProof/>
            <w:sz w:val="22"/>
            <w:szCs w:val="22"/>
            <w:lang w:val="en-US" w:eastAsia="en-US"/>
          </w:rPr>
          <w:tab/>
        </w:r>
        <w:r w:rsidRPr="007D2276">
          <w:rPr>
            <w:rStyle w:val="aff6"/>
            <w:noProof/>
          </w:rPr>
          <w:t>Type Conversion and Testing</w:t>
        </w:r>
        <w:r>
          <w:rPr>
            <w:noProof/>
            <w:webHidden/>
          </w:rPr>
          <w:tab/>
        </w:r>
        <w:r>
          <w:rPr>
            <w:noProof/>
            <w:webHidden/>
          </w:rPr>
          <w:fldChar w:fldCharType="begin"/>
        </w:r>
        <w:r>
          <w:rPr>
            <w:noProof/>
            <w:webHidden/>
          </w:rPr>
          <w:instrText xml:space="preserve"> PAGEREF _Toc336509462 \h </w:instrText>
        </w:r>
        <w:r>
          <w:rPr>
            <w:noProof/>
            <w:webHidden/>
          </w:rPr>
        </w:r>
        <w:r>
          <w:rPr>
            <w:noProof/>
            <w:webHidden/>
          </w:rPr>
          <w:fldChar w:fldCharType="separate"/>
        </w:r>
        <w:r>
          <w:rPr>
            <w:noProof/>
            <w:webHidden/>
          </w:rPr>
          <w:t>51</w:t>
        </w:r>
        <w:r>
          <w:rPr>
            <w:noProof/>
            <w:webHidden/>
          </w:rPr>
          <w:fldChar w:fldCharType="end"/>
        </w:r>
      </w:hyperlink>
    </w:p>
    <w:p w14:paraId="7EC49B86" w14:textId="77777777" w:rsidR="00BC2562" w:rsidRPr="009A3321" w:rsidRDefault="00BC2562">
      <w:pPr>
        <w:pStyle w:val="3a"/>
        <w:rPr>
          <w:rFonts w:ascii="Calibri" w:eastAsia="Times New Roman" w:hAnsi="Calibri"/>
          <w:b w:val="0"/>
          <w:noProof/>
          <w:sz w:val="22"/>
          <w:szCs w:val="22"/>
          <w:lang w:val="en-US" w:eastAsia="en-US"/>
        </w:rPr>
      </w:pPr>
      <w:hyperlink w:anchor="_Toc336509463" w:history="1">
        <w:r w:rsidRPr="007D2276">
          <w:rPr>
            <w:rStyle w:val="aff6"/>
            <w:noProof/>
          </w:rPr>
          <w:t>9.1.1</w:t>
        </w:r>
        <w:r w:rsidRPr="009A3321">
          <w:rPr>
            <w:rFonts w:ascii="Calibri" w:eastAsia="Times New Roman" w:hAnsi="Calibri"/>
            <w:b w:val="0"/>
            <w:noProof/>
            <w:sz w:val="22"/>
            <w:szCs w:val="22"/>
            <w:lang w:val="en-US" w:eastAsia="en-US"/>
          </w:rPr>
          <w:tab/>
        </w:r>
        <w:r w:rsidRPr="007D2276">
          <w:rPr>
            <w:rStyle w:val="aff6"/>
            <w:noProof/>
          </w:rPr>
          <w:t>ToPrimitive</w:t>
        </w:r>
        <w:r>
          <w:rPr>
            <w:noProof/>
            <w:webHidden/>
          </w:rPr>
          <w:tab/>
        </w:r>
        <w:r>
          <w:rPr>
            <w:noProof/>
            <w:webHidden/>
          </w:rPr>
          <w:fldChar w:fldCharType="begin"/>
        </w:r>
        <w:r>
          <w:rPr>
            <w:noProof/>
            <w:webHidden/>
          </w:rPr>
          <w:instrText xml:space="preserve"> PAGEREF _Toc336509463 \h </w:instrText>
        </w:r>
        <w:r>
          <w:rPr>
            <w:noProof/>
            <w:webHidden/>
          </w:rPr>
        </w:r>
        <w:r>
          <w:rPr>
            <w:noProof/>
            <w:webHidden/>
          </w:rPr>
          <w:fldChar w:fldCharType="separate"/>
        </w:r>
        <w:r>
          <w:rPr>
            <w:noProof/>
            <w:webHidden/>
          </w:rPr>
          <w:t>51</w:t>
        </w:r>
        <w:r>
          <w:rPr>
            <w:noProof/>
            <w:webHidden/>
          </w:rPr>
          <w:fldChar w:fldCharType="end"/>
        </w:r>
      </w:hyperlink>
    </w:p>
    <w:p w14:paraId="578F702B" w14:textId="77777777" w:rsidR="00BC2562" w:rsidRPr="009A3321" w:rsidRDefault="00BC2562">
      <w:pPr>
        <w:pStyle w:val="3a"/>
        <w:rPr>
          <w:rFonts w:ascii="Calibri" w:eastAsia="Times New Roman" w:hAnsi="Calibri"/>
          <w:b w:val="0"/>
          <w:noProof/>
          <w:sz w:val="22"/>
          <w:szCs w:val="22"/>
          <w:lang w:val="en-US" w:eastAsia="en-US"/>
        </w:rPr>
      </w:pPr>
      <w:hyperlink w:anchor="_Toc336509464" w:history="1">
        <w:r w:rsidRPr="007D2276">
          <w:rPr>
            <w:rStyle w:val="aff6"/>
            <w:noProof/>
          </w:rPr>
          <w:t>9.1.2</w:t>
        </w:r>
        <w:r w:rsidRPr="009A3321">
          <w:rPr>
            <w:rFonts w:ascii="Calibri" w:eastAsia="Times New Roman" w:hAnsi="Calibri"/>
            <w:b w:val="0"/>
            <w:noProof/>
            <w:sz w:val="22"/>
            <w:szCs w:val="22"/>
            <w:lang w:val="en-US" w:eastAsia="en-US"/>
          </w:rPr>
          <w:tab/>
        </w:r>
        <w:r w:rsidRPr="007D2276">
          <w:rPr>
            <w:rStyle w:val="aff6"/>
            <w:noProof/>
          </w:rPr>
          <w:t>ToBoolean</w:t>
        </w:r>
        <w:r>
          <w:rPr>
            <w:noProof/>
            <w:webHidden/>
          </w:rPr>
          <w:tab/>
        </w:r>
        <w:r>
          <w:rPr>
            <w:noProof/>
            <w:webHidden/>
          </w:rPr>
          <w:fldChar w:fldCharType="begin"/>
        </w:r>
        <w:r>
          <w:rPr>
            <w:noProof/>
            <w:webHidden/>
          </w:rPr>
          <w:instrText xml:space="preserve"> PAGEREF _Toc336509464 \h </w:instrText>
        </w:r>
        <w:r>
          <w:rPr>
            <w:noProof/>
            <w:webHidden/>
          </w:rPr>
        </w:r>
        <w:r>
          <w:rPr>
            <w:noProof/>
            <w:webHidden/>
          </w:rPr>
          <w:fldChar w:fldCharType="separate"/>
        </w:r>
        <w:r>
          <w:rPr>
            <w:noProof/>
            <w:webHidden/>
          </w:rPr>
          <w:t>52</w:t>
        </w:r>
        <w:r>
          <w:rPr>
            <w:noProof/>
            <w:webHidden/>
          </w:rPr>
          <w:fldChar w:fldCharType="end"/>
        </w:r>
      </w:hyperlink>
    </w:p>
    <w:p w14:paraId="34CF11A4" w14:textId="77777777" w:rsidR="00BC2562" w:rsidRPr="009A3321" w:rsidRDefault="00BC2562">
      <w:pPr>
        <w:pStyle w:val="3a"/>
        <w:rPr>
          <w:rFonts w:ascii="Calibri" w:eastAsia="Times New Roman" w:hAnsi="Calibri"/>
          <w:b w:val="0"/>
          <w:noProof/>
          <w:sz w:val="22"/>
          <w:szCs w:val="22"/>
          <w:lang w:val="en-US" w:eastAsia="en-US"/>
        </w:rPr>
      </w:pPr>
      <w:hyperlink w:anchor="_Toc336509465" w:history="1">
        <w:r w:rsidRPr="007D2276">
          <w:rPr>
            <w:rStyle w:val="aff6"/>
            <w:noProof/>
          </w:rPr>
          <w:t>9.1.3</w:t>
        </w:r>
        <w:r w:rsidRPr="009A3321">
          <w:rPr>
            <w:rFonts w:ascii="Calibri" w:eastAsia="Times New Roman" w:hAnsi="Calibri"/>
            <w:b w:val="0"/>
            <w:noProof/>
            <w:sz w:val="22"/>
            <w:szCs w:val="22"/>
            <w:lang w:val="en-US" w:eastAsia="en-US"/>
          </w:rPr>
          <w:tab/>
        </w:r>
        <w:r w:rsidRPr="007D2276">
          <w:rPr>
            <w:rStyle w:val="aff6"/>
            <w:noProof/>
          </w:rPr>
          <w:t>ToNumber</w:t>
        </w:r>
        <w:r>
          <w:rPr>
            <w:noProof/>
            <w:webHidden/>
          </w:rPr>
          <w:tab/>
        </w:r>
        <w:r>
          <w:rPr>
            <w:noProof/>
            <w:webHidden/>
          </w:rPr>
          <w:fldChar w:fldCharType="begin"/>
        </w:r>
        <w:r>
          <w:rPr>
            <w:noProof/>
            <w:webHidden/>
          </w:rPr>
          <w:instrText xml:space="preserve"> PAGEREF _Toc336509465 \h </w:instrText>
        </w:r>
        <w:r>
          <w:rPr>
            <w:noProof/>
            <w:webHidden/>
          </w:rPr>
        </w:r>
        <w:r>
          <w:rPr>
            <w:noProof/>
            <w:webHidden/>
          </w:rPr>
          <w:fldChar w:fldCharType="separate"/>
        </w:r>
        <w:r>
          <w:rPr>
            <w:noProof/>
            <w:webHidden/>
          </w:rPr>
          <w:t>53</w:t>
        </w:r>
        <w:r>
          <w:rPr>
            <w:noProof/>
            <w:webHidden/>
          </w:rPr>
          <w:fldChar w:fldCharType="end"/>
        </w:r>
      </w:hyperlink>
    </w:p>
    <w:p w14:paraId="06E48943" w14:textId="77777777" w:rsidR="00BC2562" w:rsidRPr="009A3321" w:rsidRDefault="00BC2562">
      <w:pPr>
        <w:pStyle w:val="3a"/>
        <w:rPr>
          <w:rFonts w:ascii="Calibri" w:eastAsia="Times New Roman" w:hAnsi="Calibri"/>
          <w:b w:val="0"/>
          <w:noProof/>
          <w:sz w:val="22"/>
          <w:szCs w:val="22"/>
          <w:lang w:val="en-US" w:eastAsia="en-US"/>
        </w:rPr>
      </w:pPr>
      <w:hyperlink w:anchor="_Toc336509466" w:history="1">
        <w:r w:rsidRPr="007D2276">
          <w:rPr>
            <w:rStyle w:val="aff6"/>
            <w:noProof/>
          </w:rPr>
          <w:t>9.1.4</w:t>
        </w:r>
        <w:r w:rsidRPr="009A3321">
          <w:rPr>
            <w:rFonts w:ascii="Calibri" w:eastAsia="Times New Roman" w:hAnsi="Calibri"/>
            <w:b w:val="0"/>
            <w:noProof/>
            <w:sz w:val="22"/>
            <w:szCs w:val="22"/>
            <w:lang w:val="en-US" w:eastAsia="en-US"/>
          </w:rPr>
          <w:tab/>
        </w:r>
        <w:r w:rsidRPr="007D2276">
          <w:rPr>
            <w:rStyle w:val="aff6"/>
            <w:noProof/>
          </w:rPr>
          <w:t>ToInteger</w:t>
        </w:r>
        <w:r>
          <w:rPr>
            <w:noProof/>
            <w:webHidden/>
          </w:rPr>
          <w:tab/>
        </w:r>
        <w:r>
          <w:rPr>
            <w:noProof/>
            <w:webHidden/>
          </w:rPr>
          <w:fldChar w:fldCharType="begin"/>
        </w:r>
        <w:r>
          <w:rPr>
            <w:noProof/>
            <w:webHidden/>
          </w:rPr>
          <w:instrText xml:space="preserve"> PAGEREF _Toc336509466 \h </w:instrText>
        </w:r>
        <w:r>
          <w:rPr>
            <w:noProof/>
            <w:webHidden/>
          </w:rPr>
        </w:r>
        <w:r>
          <w:rPr>
            <w:noProof/>
            <w:webHidden/>
          </w:rPr>
          <w:fldChar w:fldCharType="separate"/>
        </w:r>
        <w:r>
          <w:rPr>
            <w:noProof/>
            <w:webHidden/>
          </w:rPr>
          <w:t>55</w:t>
        </w:r>
        <w:r>
          <w:rPr>
            <w:noProof/>
            <w:webHidden/>
          </w:rPr>
          <w:fldChar w:fldCharType="end"/>
        </w:r>
      </w:hyperlink>
    </w:p>
    <w:p w14:paraId="08728A2A" w14:textId="77777777" w:rsidR="00BC2562" w:rsidRPr="009A3321" w:rsidRDefault="00BC2562">
      <w:pPr>
        <w:pStyle w:val="3a"/>
        <w:rPr>
          <w:rFonts w:ascii="Calibri" w:eastAsia="Times New Roman" w:hAnsi="Calibri"/>
          <w:b w:val="0"/>
          <w:noProof/>
          <w:sz w:val="22"/>
          <w:szCs w:val="22"/>
          <w:lang w:val="en-US" w:eastAsia="en-US"/>
        </w:rPr>
      </w:pPr>
      <w:hyperlink w:anchor="_Toc336509467" w:history="1">
        <w:r w:rsidRPr="007D2276">
          <w:rPr>
            <w:rStyle w:val="aff6"/>
            <w:noProof/>
          </w:rPr>
          <w:t>9.1.5</w:t>
        </w:r>
        <w:r w:rsidRPr="009A3321">
          <w:rPr>
            <w:rFonts w:ascii="Calibri" w:eastAsia="Times New Roman" w:hAnsi="Calibri"/>
            <w:b w:val="0"/>
            <w:noProof/>
            <w:sz w:val="22"/>
            <w:szCs w:val="22"/>
            <w:lang w:val="en-US" w:eastAsia="en-US"/>
          </w:rPr>
          <w:tab/>
        </w:r>
        <w:r w:rsidRPr="007D2276">
          <w:rPr>
            <w:rStyle w:val="aff6"/>
            <w:noProof/>
          </w:rPr>
          <w:t>ToInt32: (Signed 32 Bit Integer)</w:t>
        </w:r>
        <w:r>
          <w:rPr>
            <w:noProof/>
            <w:webHidden/>
          </w:rPr>
          <w:tab/>
        </w:r>
        <w:r>
          <w:rPr>
            <w:noProof/>
            <w:webHidden/>
          </w:rPr>
          <w:fldChar w:fldCharType="begin"/>
        </w:r>
        <w:r>
          <w:rPr>
            <w:noProof/>
            <w:webHidden/>
          </w:rPr>
          <w:instrText xml:space="preserve"> PAGEREF _Toc336509467 \h </w:instrText>
        </w:r>
        <w:r>
          <w:rPr>
            <w:noProof/>
            <w:webHidden/>
          </w:rPr>
        </w:r>
        <w:r>
          <w:rPr>
            <w:noProof/>
            <w:webHidden/>
          </w:rPr>
          <w:fldChar w:fldCharType="separate"/>
        </w:r>
        <w:r>
          <w:rPr>
            <w:noProof/>
            <w:webHidden/>
          </w:rPr>
          <w:t>56</w:t>
        </w:r>
        <w:r>
          <w:rPr>
            <w:noProof/>
            <w:webHidden/>
          </w:rPr>
          <w:fldChar w:fldCharType="end"/>
        </w:r>
      </w:hyperlink>
    </w:p>
    <w:p w14:paraId="2D2B10ED" w14:textId="77777777" w:rsidR="00BC2562" w:rsidRPr="009A3321" w:rsidRDefault="00BC2562">
      <w:pPr>
        <w:pStyle w:val="3a"/>
        <w:rPr>
          <w:rFonts w:ascii="Calibri" w:eastAsia="Times New Roman" w:hAnsi="Calibri"/>
          <w:b w:val="0"/>
          <w:noProof/>
          <w:sz w:val="22"/>
          <w:szCs w:val="22"/>
          <w:lang w:val="en-US" w:eastAsia="en-US"/>
        </w:rPr>
      </w:pPr>
      <w:hyperlink w:anchor="_Toc336509468" w:history="1">
        <w:r w:rsidRPr="007D2276">
          <w:rPr>
            <w:rStyle w:val="aff6"/>
            <w:noProof/>
          </w:rPr>
          <w:t>9.1.6</w:t>
        </w:r>
        <w:r w:rsidRPr="009A3321">
          <w:rPr>
            <w:rFonts w:ascii="Calibri" w:eastAsia="Times New Roman" w:hAnsi="Calibri"/>
            <w:b w:val="0"/>
            <w:noProof/>
            <w:sz w:val="22"/>
            <w:szCs w:val="22"/>
            <w:lang w:val="en-US" w:eastAsia="en-US"/>
          </w:rPr>
          <w:tab/>
        </w:r>
        <w:r w:rsidRPr="007D2276">
          <w:rPr>
            <w:rStyle w:val="aff6"/>
            <w:noProof/>
          </w:rPr>
          <w:t>ToUint32: (Unsigned 32 Bit Integer)</w:t>
        </w:r>
        <w:r>
          <w:rPr>
            <w:noProof/>
            <w:webHidden/>
          </w:rPr>
          <w:tab/>
        </w:r>
        <w:r>
          <w:rPr>
            <w:noProof/>
            <w:webHidden/>
          </w:rPr>
          <w:fldChar w:fldCharType="begin"/>
        </w:r>
        <w:r>
          <w:rPr>
            <w:noProof/>
            <w:webHidden/>
          </w:rPr>
          <w:instrText xml:space="preserve"> PAGEREF _Toc336509468 \h </w:instrText>
        </w:r>
        <w:r>
          <w:rPr>
            <w:noProof/>
            <w:webHidden/>
          </w:rPr>
        </w:r>
        <w:r>
          <w:rPr>
            <w:noProof/>
            <w:webHidden/>
          </w:rPr>
          <w:fldChar w:fldCharType="separate"/>
        </w:r>
        <w:r>
          <w:rPr>
            <w:noProof/>
            <w:webHidden/>
          </w:rPr>
          <w:t>56</w:t>
        </w:r>
        <w:r>
          <w:rPr>
            <w:noProof/>
            <w:webHidden/>
          </w:rPr>
          <w:fldChar w:fldCharType="end"/>
        </w:r>
      </w:hyperlink>
    </w:p>
    <w:p w14:paraId="68351941" w14:textId="77777777" w:rsidR="00BC2562" w:rsidRPr="009A3321" w:rsidRDefault="00BC2562">
      <w:pPr>
        <w:pStyle w:val="3a"/>
        <w:rPr>
          <w:rFonts w:ascii="Calibri" w:eastAsia="Times New Roman" w:hAnsi="Calibri"/>
          <w:b w:val="0"/>
          <w:noProof/>
          <w:sz w:val="22"/>
          <w:szCs w:val="22"/>
          <w:lang w:val="en-US" w:eastAsia="en-US"/>
        </w:rPr>
      </w:pPr>
      <w:hyperlink w:anchor="_Toc336509469" w:history="1">
        <w:r w:rsidRPr="007D2276">
          <w:rPr>
            <w:rStyle w:val="aff6"/>
            <w:noProof/>
          </w:rPr>
          <w:t>9.1.7</w:t>
        </w:r>
        <w:r w:rsidRPr="009A3321">
          <w:rPr>
            <w:rFonts w:ascii="Calibri" w:eastAsia="Times New Roman" w:hAnsi="Calibri"/>
            <w:b w:val="0"/>
            <w:noProof/>
            <w:sz w:val="22"/>
            <w:szCs w:val="22"/>
            <w:lang w:val="en-US" w:eastAsia="en-US"/>
          </w:rPr>
          <w:tab/>
        </w:r>
        <w:r w:rsidRPr="007D2276">
          <w:rPr>
            <w:rStyle w:val="aff6"/>
            <w:noProof/>
          </w:rPr>
          <w:t>ToUint16: (Unsigned 16 Bit Integer)</w:t>
        </w:r>
        <w:r>
          <w:rPr>
            <w:noProof/>
            <w:webHidden/>
          </w:rPr>
          <w:tab/>
        </w:r>
        <w:r>
          <w:rPr>
            <w:noProof/>
            <w:webHidden/>
          </w:rPr>
          <w:fldChar w:fldCharType="begin"/>
        </w:r>
        <w:r>
          <w:rPr>
            <w:noProof/>
            <w:webHidden/>
          </w:rPr>
          <w:instrText xml:space="preserve"> PAGEREF _Toc336509469 \h </w:instrText>
        </w:r>
        <w:r>
          <w:rPr>
            <w:noProof/>
            <w:webHidden/>
          </w:rPr>
        </w:r>
        <w:r>
          <w:rPr>
            <w:noProof/>
            <w:webHidden/>
          </w:rPr>
          <w:fldChar w:fldCharType="separate"/>
        </w:r>
        <w:r>
          <w:rPr>
            <w:noProof/>
            <w:webHidden/>
          </w:rPr>
          <w:t>56</w:t>
        </w:r>
        <w:r>
          <w:rPr>
            <w:noProof/>
            <w:webHidden/>
          </w:rPr>
          <w:fldChar w:fldCharType="end"/>
        </w:r>
      </w:hyperlink>
    </w:p>
    <w:p w14:paraId="5816C58D" w14:textId="77777777" w:rsidR="00BC2562" w:rsidRPr="009A3321" w:rsidRDefault="00BC2562">
      <w:pPr>
        <w:pStyle w:val="3a"/>
        <w:rPr>
          <w:rFonts w:ascii="Calibri" w:eastAsia="Times New Roman" w:hAnsi="Calibri"/>
          <w:b w:val="0"/>
          <w:noProof/>
          <w:sz w:val="22"/>
          <w:szCs w:val="22"/>
          <w:lang w:val="en-US" w:eastAsia="en-US"/>
        </w:rPr>
      </w:pPr>
      <w:hyperlink w:anchor="_Toc336509470" w:history="1">
        <w:r w:rsidRPr="007D2276">
          <w:rPr>
            <w:rStyle w:val="aff6"/>
            <w:noProof/>
          </w:rPr>
          <w:t>9.1.8</w:t>
        </w:r>
        <w:r w:rsidRPr="009A3321">
          <w:rPr>
            <w:rFonts w:ascii="Calibri" w:eastAsia="Times New Roman" w:hAnsi="Calibri"/>
            <w:b w:val="0"/>
            <w:noProof/>
            <w:sz w:val="22"/>
            <w:szCs w:val="22"/>
            <w:lang w:val="en-US" w:eastAsia="en-US"/>
          </w:rPr>
          <w:tab/>
        </w:r>
        <w:r w:rsidRPr="007D2276">
          <w:rPr>
            <w:rStyle w:val="aff6"/>
            <w:noProof/>
          </w:rPr>
          <w:t>ToString</w:t>
        </w:r>
        <w:r>
          <w:rPr>
            <w:noProof/>
            <w:webHidden/>
          </w:rPr>
          <w:tab/>
        </w:r>
        <w:r>
          <w:rPr>
            <w:noProof/>
            <w:webHidden/>
          </w:rPr>
          <w:fldChar w:fldCharType="begin"/>
        </w:r>
        <w:r>
          <w:rPr>
            <w:noProof/>
            <w:webHidden/>
          </w:rPr>
          <w:instrText xml:space="preserve"> PAGEREF _Toc336509470 \h </w:instrText>
        </w:r>
        <w:r>
          <w:rPr>
            <w:noProof/>
            <w:webHidden/>
          </w:rPr>
        </w:r>
        <w:r>
          <w:rPr>
            <w:noProof/>
            <w:webHidden/>
          </w:rPr>
          <w:fldChar w:fldCharType="separate"/>
        </w:r>
        <w:r>
          <w:rPr>
            <w:noProof/>
            <w:webHidden/>
          </w:rPr>
          <w:t>57</w:t>
        </w:r>
        <w:r>
          <w:rPr>
            <w:noProof/>
            <w:webHidden/>
          </w:rPr>
          <w:fldChar w:fldCharType="end"/>
        </w:r>
      </w:hyperlink>
    </w:p>
    <w:p w14:paraId="7CA5A47C" w14:textId="77777777" w:rsidR="00BC2562" w:rsidRPr="009A3321" w:rsidRDefault="00BC2562">
      <w:pPr>
        <w:pStyle w:val="3a"/>
        <w:rPr>
          <w:rFonts w:ascii="Calibri" w:eastAsia="Times New Roman" w:hAnsi="Calibri"/>
          <w:b w:val="0"/>
          <w:noProof/>
          <w:sz w:val="22"/>
          <w:szCs w:val="22"/>
          <w:lang w:val="en-US" w:eastAsia="en-US"/>
        </w:rPr>
      </w:pPr>
      <w:hyperlink w:anchor="_Toc336509471" w:history="1">
        <w:r w:rsidRPr="007D2276">
          <w:rPr>
            <w:rStyle w:val="aff6"/>
            <w:noProof/>
          </w:rPr>
          <w:t>9.1.9</w:t>
        </w:r>
        <w:r w:rsidRPr="009A3321">
          <w:rPr>
            <w:rFonts w:ascii="Calibri" w:eastAsia="Times New Roman" w:hAnsi="Calibri"/>
            <w:b w:val="0"/>
            <w:noProof/>
            <w:sz w:val="22"/>
            <w:szCs w:val="22"/>
            <w:lang w:val="en-US" w:eastAsia="en-US"/>
          </w:rPr>
          <w:tab/>
        </w:r>
        <w:r w:rsidRPr="007D2276">
          <w:rPr>
            <w:rStyle w:val="aff6"/>
            <w:noProof/>
          </w:rPr>
          <w:t>ToObject</w:t>
        </w:r>
        <w:r>
          <w:rPr>
            <w:noProof/>
            <w:webHidden/>
          </w:rPr>
          <w:tab/>
        </w:r>
        <w:r>
          <w:rPr>
            <w:noProof/>
            <w:webHidden/>
          </w:rPr>
          <w:fldChar w:fldCharType="begin"/>
        </w:r>
        <w:r>
          <w:rPr>
            <w:noProof/>
            <w:webHidden/>
          </w:rPr>
          <w:instrText xml:space="preserve"> PAGEREF _Toc336509471 \h </w:instrText>
        </w:r>
        <w:r>
          <w:rPr>
            <w:noProof/>
            <w:webHidden/>
          </w:rPr>
        </w:r>
        <w:r>
          <w:rPr>
            <w:noProof/>
            <w:webHidden/>
          </w:rPr>
          <w:fldChar w:fldCharType="separate"/>
        </w:r>
        <w:r>
          <w:rPr>
            <w:noProof/>
            <w:webHidden/>
          </w:rPr>
          <w:t>58</w:t>
        </w:r>
        <w:r>
          <w:rPr>
            <w:noProof/>
            <w:webHidden/>
          </w:rPr>
          <w:fldChar w:fldCharType="end"/>
        </w:r>
      </w:hyperlink>
    </w:p>
    <w:p w14:paraId="79A42952" w14:textId="77777777" w:rsidR="00BC2562" w:rsidRPr="009A3321" w:rsidRDefault="00BC2562">
      <w:pPr>
        <w:pStyle w:val="3a"/>
        <w:rPr>
          <w:rFonts w:ascii="Calibri" w:eastAsia="Times New Roman" w:hAnsi="Calibri"/>
          <w:b w:val="0"/>
          <w:noProof/>
          <w:sz w:val="22"/>
          <w:szCs w:val="22"/>
          <w:lang w:val="en-US" w:eastAsia="en-US"/>
        </w:rPr>
      </w:pPr>
      <w:hyperlink w:anchor="_Toc336509472" w:history="1">
        <w:r w:rsidRPr="007D2276">
          <w:rPr>
            <w:rStyle w:val="aff6"/>
            <w:noProof/>
          </w:rPr>
          <w:t>9.1.10</w:t>
        </w:r>
        <w:r w:rsidRPr="009A3321">
          <w:rPr>
            <w:rFonts w:ascii="Calibri" w:eastAsia="Times New Roman" w:hAnsi="Calibri"/>
            <w:b w:val="0"/>
            <w:noProof/>
            <w:sz w:val="22"/>
            <w:szCs w:val="22"/>
            <w:lang w:val="en-US" w:eastAsia="en-US"/>
          </w:rPr>
          <w:tab/>
        </w:r>
        <w:r w:rsidRPr="007D2276">
          <w:rPr>
            <w:rStyle w:val="aff6"/>
            <w:noProof/>
          </w:rPr>
          <w:t>ToPropertyKey</w:t>
        </w:r>
        <w:r>
          <w:rPr>
            <w:noProof/>
            <w:webHidden/>
          </w:rPr>
          <w:tab/>
        </w:r>
        <w:r>
          <w:rPr>
            <w:noProof/>
            <w:webHidden/>
          </w:rPr>
          <w:fldChar w:fldCharType="begin"/>
        </w:r>
        <w:r>
          <w:rPr>
            <w:noProof/>
            <w:webHidden/>
          </w:rPr>
          <w:instrText xml:space="preserve"> PAGEREF _Toc336509472 \h </w:instrText>
        </w:r>
        <w:r>
          <w:rPr>
            <w:noProof/>
            <w:webHidden/>
          </w:rPr>
        </w:r>
        <w:r>
          <w:rPr>
            <w:noProof/>
            <w:webHidden/>
          </w:rPr>
          <w:fldChar w:fldCharType="separate"/>
        </w:r>
        <w:r>
          <w:rPr>
            <w:noProof/>
            <w:webHidden/>
          </w:rPr>
          <w:t>58</w:t>
        </w:r>
        <w:r>
          <w:rPr>
            <w:noProof/>
            <w:webHidden/>
          </w:rPr>
          <w:fldChar w:fldCharType="end"/>
        </w:r>
      </w:hyperlink>
    </w:p>
    <w:p w14:paraId="29D22DCB" w14:textId="77777777" w:rsidR="00BC2562" w:rsidRPr="009A3321" w:rsidRDefault="00BC2562">
      <w:pPr>
        <w:pStyle w:val="2b"/>
        <w:rPr>
          <w:rFonts w:ascii="Calibri" w:eastAsia="Times New Roman" w:hAnsi="Calibri"/>
          <w:b w:val="0"/>
          <w:noProof/>
          <w:sz w:val="22"/>
          <w:szCs w:val="22"/>
          <w:lang w:val="en-US" w:eastAsia="en-US"/>
        </w:rPr>
      </w:pPr>
      <w:hyperlink w:anchor="_Toc336509473" w:history="1">
        <w:r w:rsidRPr="007D2276">
          <w:rPr>
            <w:rStyle w:val="aff6"/>
            <w:noProof/>
          </w:rPr>
          <w:t>9.2</w:t>
        </w:r>
        <w:r w:rsidRPr="009A3321">
          <w:rPr>
            <w:rFonts w:ascii="Calibri" w:eastAsia="Times New Roman" w:hAnsi="Calibri"/>
            <w:b w:val="0"/>
            <w:noProof/>
            <w:sz w:val="22"/>
            <w:szCs w:val="22"/>
            <w:lang w:val="en-US" w:eastAsia="en-US"/>
          </w:rPr>
          <w:tab/>
        </w:r>
        <w:r w:rsidRPr="007D2276">
          <w:rPr>
            <w:rStyle w:val="aff6"/>
            <w:noProof/>
          </w:rPr>
          <w:t>Testing and Comparision Operations</w:t>
        </w:r>
        <w:r>
          <w:rPr>
            <w:noProof/>
            <w:webHidden/>
          </w:rPr>
          <w:tab/>
        </w:r>
        <w:r>
          <w:rPr>
            <w:noProof/>
            <w:webHidden/>
          </w:rPr>
          <w:fldChar w:fldCharType="begin"/>
        </w:r>
        <w:r>
          <w:rPr>
            <w:noProof/>
            <w:webHidden/>
          </w:rPr>
          <w:instrText xml:space="preserve"> PAGEREF _Toc336509473 \h </w:instrText>
        </w:r>
        <w:r>
          <w:rPr>
            <w:noProof/>
            <w:webHidden/>
          </w:rPr>
        </w:r>
        <w:r>
          <w:rPr>
            <w:noProof/>
            <w:webHidden/>
          </w:rPr>
          <w:fldChar w:fldCharType="separate"/>
        </w:r>
        <w:r>
          <w:rPr>
            <w:noProof/>
            <w:webHidden/>
          </w:rPr>
          <w:t>58</w:t>
        </w:r>
        <w:r>
          <w:rPr>
            <w:noProof/>
            <w:webHidden/>
          </w:rPr>
          <w:fldChar w:fldCharType="end"/>
        </w:r>
      </w:hyperlink>
    </w:p>
    <w:p w14:paraId="7F339A16" w14:textId="77777777" w:rsidR="00BC2562" w:rsidRPr="009A3321" w:rsidRDefault="00BC2562">
      <w:pPr>
        <w:pStyle w:val="3a"/>
        <w:rPr>
          <w:rFonts w:ascii="Calibri" w:eastAsia="Times New Roman" w:hAnsi="Calibri"/>
          <w:b w:val="0"/>
          <w:noProof/>
          <w:sz w:val="22"/>
          <w:szCs w:val="22"/>
          <w:lang w:val="en-US" w:eastAsia="en-US"/>
        </w:rPr>
      </w:pPr>
      <w:hyperlink w:anchor="_Toc336509474" w:history="1">
        <w:r w:rsidRPr="007D2276">
          <w:rPr>
            <w:rStyle w:val="aff6"/>
            <w:noProof/>
          </w:rPr>
          <w:t>9.2.1</w:t>
        </w:r>
        <w:r w:rsidRPr="009A3321">
          <w:rPr>
            <w:rFonts w:ascii="Calibri" w:eastAsia="Times New Roman" w:hAnsi="Calibri"/>
            <w:b w:val="0"/>
            <w:noProof/>
            <w:sz w:val="22"/>
            <w:szCs w:val="22"/>
            <w:lang w:val="en-US" w:eastAsia="en-US"/>
          </w:rPr>
          <w:tab/>
        </w:r>
        <w:r w:rsidRPr="007D2276">
          <w:rPr>
            <w:rStyle w:val="aff6"/>
            <w:noProof/>
          </w:rPr>
          <w:t>CheckObjectCoercible</w:t>
        </w:r>
        <w:r>
          <w:rPr>
            <w:noProof/>
            <w:webHidden/>
          </w:rPr>
          <w:tab/>
        </w:r>
        <w:r>
          <w:rPr>
            <w:noProof/>
            <w:webHidden/>
          </w:rPr>
          <w:fldChar w:fldCharType="begin"/>
        </w:r>
        <w:r>
          <w:rPr>
            <w:noProof/>
            <w:webHidden/>
          </w:rPr>
          <w:instrText xml:space="preserve"> PAGEREF _Toc336509474 \h </w:instrText>
        </w:r>
        <w:r>
          <w:rPr>
            <w:noProof/>
            <w:webHidden/>
          </w:rPr>
        </w:r>
        <w:r>
          <w:rPr>
            <w:noProof/>
            <w:webHidden/>
          </w:rPr>
          <w:fldChar w:fldCharType="separate"/>
        </w:r>
        <w:r>
          <w:rPr>
            <w:noProof/>
            <w:webHidden/>
          </w:rPr>
          <w:t>58</w:t>
        </w:r>
        <w:r>
          <w:rPr>
            <w:noProof/>
            <w:webHidden/>
          </w:rPr>
          <w:fldChar w:fldCharType="end"/>
        </w:r>
      </w:hyperlink>
    </w:p>
    <w:p w14:paraId="79AB39EC" w14:textId="77777777" w:rsidR="00BC2562" w:rsidRPr="009A3321" w:rsidRDefault="00BC2562">
      <w:pPr>
        <w:pStyle w:val="3a"/>
        <w:rPr>
          <w:rFonts w:ascii="Calibri" w:eastAsia="Times New Roman" w:hAnsi="Calibri"/>
          <w:b w:val="0"/>
          <w:noProof/>
          <w:sz w:val="22"/>
          <w:szCs w:val="22"/>
          <w:lang w:val="en-US" w:eastAsia="en-US"/>
        </w:rPr>
      </w:pPr>
      <w:hyperlink w:anchor="_Toc336509475" w:history="1">
        <w:r w:rsidRPr="007D2276">
          <w:rPr>
            <w:rStyle w:val="aff6"/>
            <w:noProof/>
          </w:rPr>
          <w:t>9.2.2</w:t>
        </w:r>
        <w:r w:rsidRPr="009A3321">
          <w:rPr>
            <w:rFonts w:ascii="Calibri" w:eastAsia="Times New Roman" w:hAnsi="Calibri"/>
            <w:b w:val="0"/>
            <w:noProof/>
            <w:sz w:val="22"/>
            <w:szCs w:val="22"/>
            <w:lang w:val="en-US" w:eastAsia="en-US"/>
          </w:rPr>
          <w:tab/>
        </w:r>
        <w:r w:rsidRPr="007D2276">
          <w:rPr>
            <w:rStyle w:val="aff6"/>
            <w:noProof/>
          </w:rPr>
          <w:t>IsCallable</w:t>
        </w:r>
        <w:r>
          <w:rPr>
            <w:noProof/>
            <w:webHidden/>
          </w:rPr>
          <w:tab/>
        </w:r>
        <w:r>
          <w:rPr>
            <w:noProof/>
            <w:webHidden/>
          </w:rPr>
          <w:fldChar w:fldCharType="begin"/>
        </w:r>
        <w:r>
          <w:rPr>
            <w:noProof/>
            <w:webHidden/>
          </w:rPr>
          <w:instrText xml:space="preserve"> PAGEREF _Toc336509475 \h </w:instrText>
        </w:r>
        <w:r>
          <w:rPr>
            <w:noProof/>
            <w:webHidden/>
          </w:rPr>
        </w:r>
        <w:r>
          <w:rPr>
            <w:noProof/>
            <w:webHidden/>
          </w:rPr>
          <w:fldChar w:fldCharType="separate"/>
        </w:r>
        <w:r>
          <w:rPr>
            <w:noProof/>
            <w:webHidden/>
          </w:rPr>
          <w:t>59</w:t>
        </w:r>
        <w:r>
          <w:rPr>
            <w:noProof/>
            <w:webHidden/>
          </w:rPr>
          <w:fldChar w:fldCharType="end"/>
        </w:r>
      </w:hyperlink>
    </w:p>
    <w:p w14:paraId="38D9FD5C" w14:textId="77777777" w:rsidR="00BC2562" w:rsidRPr="009A3321" w:rsidRDefault="00BC2562">
      <w:pPr>
        <w:pStyle w:val="3a"/>
        <w:rPr>
          <w:rFonts w:ascii="Calibri" w:eastAsia="Times New Roman" w:hAnsi="Calibri"/>
          <w:b w:val="0"/>
          <w:noProof/>
          <w:sz w:val="22"/>
          <w:szCs w:val="22"/>
          <w:lang w:val="en-US" w:eastAsia="en-US"/>
        </w:rPr>
      </w:pPr>
      <w:hyperlink w:anchor="_Toc336509476" w:history="1">
        <w:r w:rsidRPr="007D2276">
          <w:rPr>
            <w:rStyle w:val="aff6"/>
            <w:noProof/>
          </w:rPr>
          <w:t>9.2.3</w:t>
        </w:r>
        <w:r w:rsidRPr="009A3321">
          <w:rPr>
            <w:rFonts w:ascii="Calibri" w:eastAsia="Times New Roman" w:hAnsi="Calibri"/>
            <w:b w:val="0"/>
            <w:noProof/>
            <w:sz w:val="22"/>
            <w:szCs w:val="22"/>
            <w:lang w:val="en-US" w:eastAsia="en-US"/>
          </w:rPr>
          <w:tab/>
        </w:r>
        <w:r w:rsidRPr="007D2276">
          <w:rPr>
            <w:rStyle w:val="aff6"/>
            <w:noProof/>
          </w:rPr>
          <w:t>The SameValue Algorithm</w:t>
        </w:r>
        <w:r>
          <w:rPr>
            <w:noProof/>
            <w:webHidden/>
          </w:rPr>
          <w:tab/>
        </w:r>
        <w:r>
          <w:rPr>
            <w:noProof/>
            <w:webHidden/>
          </w:rPr>
          <w:fldChar w:fldCharType="begin"/>
        </w:r>
        <w:r>
          <w:rPr>
            <w:noProof/>
            <w:webHidden/>
          </w:rPr>
          <w:instrText xml:space="preserve"> PAGEREF _Toc336509476 \h </w:instrText>
        </w:r>
        <w:r>
          <w:rPr>
            <w:noProof/>
            <w:webHidden/>
          </w:rPr>
        </w:r>
        <w:r>
          <w:rPr>
            <w:noProof/>
            <w:webHidden/>
          </w:rPr>
          <w:fldChar w:fldCharType="separate"/>
        </w:r>
        <w:r>
          <w:rPr>
            <w:noProof/>
            <w:webHidden/>
          </w:rPr>
          <w:t>59</w:t>
        </w:r>
        <w:r>
          <w:rPr>
            <w:noProof/>
            <w:webHidden/>
          </w:rPr>
          <w:fldChar w:fldCharType="end"/>
        </w:r>
      </w:hyperlink>
    </w:p>
    <w:p w14:paraId="1DD9782F" w14:textId="77777777" w:rsidR="00BC2562" w:rsidRPr="009A3321" w:rsidRDefault="00BC2562">
      <w:pPr>
        <w:pStyle w:val="2b"/>
        <w:rPr>
          <w:rFonts w:ascii="Calibri" w:eastAsia="Times New Roman" w:hAnsi="Calibri"/>
          <w:b w:val="0"/>
          <w:noProof/>
          <w:sz w:val="22"/>
          <w:szCs w:val="22"/>
          <w:lang w:val="en-US" w:eastAsia="en-US"/>
        </w:rPr>
      </w:pPr>
      <w:hyperlink w:anchor="_Toc336509477" w:history="1">
        <w:r w:rsidRPr="007D2276">
          <w:rPr>
            <w:rStyle w:val="aff6"/>
            <w:noProof/>
          </w:rPr>
          <w:t>9.3</w:t>
        </w:r>
        <w:r w:rsidRPr="009A3321">
          <w:rPr>
            <w:rFonts w:ascii="Calibri" w:eastAsia="Times New Roman" w:hAnsi="Calibri"/>
            <w:b w:val="0"/>
            <w:noProof/>
            <w:sz w:val="22"/>
            <w:szCs w:val="22"/>
            <w:lang w:val="en-US" w:eastAsia="en-US"/>
          </w:rPr>
          <w:tab/>
        </w:r>
        <w:r w:rsidRPr="007D2276">
          <w:rPr>
            <w:rStyle w:val="aff6"/>
            <w:noProof/>
          </w:rPr>
          <w:t>Operations on Objects</w:t>
        </w:r>
        <w:r>
          <w:rPr>
            <w:noProof/>
            <w:webHidden/>
          </w:rPr>
          <w:tab/>
        </w:r>
        <w:r>
          <w:rPr>
            <w:noProof/>
            <w:webHidden/>
          </w:rPr>
          <w:fldChar w:fldCharType="begin"/>
        </w:r>
        <w:r>
          <w:rPr>
            <w:noProof/>
            <w:webHidden/>
          </w:rPr>
          <w:instrText xml:space="preserve"> PAGEREF _Toc336509477 \h </w:instrText>
        </w:r>
        <w:r>
          <w:rPr>
            <w:noProof/>
            <w:webHidden/>
          </w:rPr>
        </w:r>
        <w:r>
          <w:rPr>
            <w:noProof/>
            <w:webHidden/>
          </w:rPr>
          <w:fldChar w:fldCharType="separate"/>
        </w:r>
        <w:r>
          <w:rPr>
            <w:noProof/>
            <w:webHidden/>
          </w:rPr>
          <w:t>59</w:t>
        </w:r>
        <w:r>
          <w:rPr>
            <w:noProof/>
            <w:webHidden/>
          </w:rPr>
          <w:fldChar w:fldCharType="end"/>
        </w:r>
      </w:hyperlink>
    </w:p>
    <w:p w14:paraId="3AE45AAC" w14:textId="77777777" w:rsidR="00BC2562" w:rsidRPr="009A3321" w:rsidRDefault="00BC2562">
      <w:pPr>
        <w:pStyle w:val="3a"/>
        <w:rPr>
          <w:rFonts w:ascii="Calibri" w:eastAsia="Times New Roman" w:hAnsi="Calibri"/>
          <w:b w:val="0"/>
          <w:noProof/>
          <w:sz w:val="22"/>
          <w:szCs w:val="22"/>
          <w:lang w:val="en-US" w:eastAsia="en-US"/>
        </w:rPr>
      </w:pPr>
      <w:hyperlink w:anchor="_Toc336509478" w:history="1">
        <w:r w:rsidRPr="007D2276">
          <w:rPr>
            <w:rStyle w:val="aff6"/>
            <w:noProof/>
          </w:rPr>
          <w:t>9.3.1</w:t>
        </w:r>
        <w:r w:rsidRPr="009A3321">
          <w:rPr>
            <w:rFonts w:ascii="Calibri" w:eastAsia="Times New Roman" w:hAnsi="Calibri"/>
            <w:b w:val="0"/>
            <w:noProof/>
            <w:sz w:val="22"/>
            <w:szCs w:val="22"/>
            <w:lang w:val="en-US" w:eastAsia="en-US"/>
          </w:rPr>
          <w:tab/>
        </w:r>
        <w:r w:rsidRPr="007D2276">
          <w:rPr>
            <w:rStyle w:val="aff6"/>
            <w:noProof/>
          </w:rPr>
          <w:t>Invoke</w:t>
        </w:r>
        <w:r>
          <w:rPr>
            <w:noProof/>
            <w:webHidden/>
          </w:rPr>
          <w:tab/>
        </w:r>
        <w:r>
          <w:rPr>
            <w:noProof/>
            <w:webHidden/>
          </w:rPr>
          <w:fldChar w:fldCharType="begin"/>
        </w:r>
        <w:r>
          <w:rPr>
            <w:noProof/>
            <w:webHidden/>
          </w:rPr>
          <w:instrText xml:space="preserve"> PAGEREF _Toc336509478 \h </w:instrText>
        </w:r>
        <w:r>
          <w:rPr>
            <w:noProof/>
            <w:webHidden/>
          </w:rPr>
        </w:r>
        <w:r>
          <w:rPr>
            <w:noProof/>
            <w:webHidden/>
          </w:rPr>
          <w:fldChar w:fldCharType="separate"/>
        </w:r>
        <w:r>
          <w:rPr>
            <w:noProof/>
            <w:webHidden/>
          </w:rPr>
          <w:t>59</w:t>
        </w:r>
        <w:r>
          <w:rPr>
            <w:noProof/>
            <w:webHidden/>
          </w:rPr>
          <w:fldChar w:fldCharType="end"/>
        </w:r>
      </w:hyperlink>
    </w:p>
    <w:p w14:paraId="657749C8" w14:textId="77777777" w:rsidR="00BC2562" w:rsidRPr="009A3321" w:rsidRDefault="00BC2562">
      <w:pPr>
        <w:pStyle w:val="12"/>
        <w:rPr>
          <w:rFonts w:ascii="Calibri" w:eastAsia="Times New Roman" w:hAnsi="Calibri"/>
          <w:b w:val="0"/>
          <w:noProof/>
          <w:sz w:val="22"/>
          <w:szCs w:val="22"/>
          <w:lang w:val="en-US" w:eastAsia="en-US"/>
        </w:rPr>
      </w:pPr>
      <w:hyperlink w:anchor="_Toc336509479" w:history="1">
        <w:r w:rsidRPr="007D2276">
          <w:rPr>
            <w:rStyle w:val="aff6"/>
            <w:noProof/>
          </w:rPr>
          <w:t>10</w:t>
        </w:r>
        <w:r w:rsidRPr="009A3321">
          <w:rPr>
            <w:rFonts w:ascii="Calibri" w:eastAsia="Times New Roman" w:hAnsi="Calibri"/>
            <w:b w:val="0"/>
            <w:noProof/>
            <w:sz w:val="22"/>
            <w:szCs w:val="22"/>
            <w:lang w:val="en-US" w:eastAsia="en-US"/>
          </w:rPr>
          <w:tab/>
        </w:r>
        <w:r w:rsidRPr="007D2276">
          <w:rPr>
            <w:rStyle w:val="aff6"/>
            <w:noProof/>
          </w:rPr>
          <w:t>Executable Code and Execution Contexts</w:t>
        </w:r>
        <w:r>
          <w:rPr>
            <w:noProof/>
            <w:webHidden/>
          </w:rPr>
          <w:tab/>
        </w:r>
        <w:r>
          <w:rPr>
            <w:noProof/>
            <w:webHidden/>
          </w:rPr>
          <w:fldChar w:fldCharType="begin"/>
        </w:r>
        <w:r>
          <w:rPr>
            <w:noProof/>
            <w:webHidden/>
          </w:rPr>
          <w:instrText xml:space="preserve"> PAGEREF _Toc336509479 \h </w:instrText>
        </w:r>
        <w:r>
          <w:rPr>
            <w:noProof/>
            <w:webHidden/>
          </w:rPr>
        </w:r>
        <w:r>
          <w:rPr>
            <w:noProof/>
            <w:webHidden/>
          </w:rPr>
          <w:fldChar w:fldCharType="separate"/>
        </w:r>
        <w:r>
          <w:rPr>
            <w:noProof/>
            <w:webHidden/>
          </w:rPr>
          <w:t>60</w:t>
        </w:r>
        <w:r>
          <w:rPr>
            <w:noProof/>
            <w:webHidden/>
          </w:rPr>
          <w:fldChar w:fldCharType="end"/>
        </w:r>
      </w:hyperlink>
    </w:p>
    <w:p w14:paraId="2C565A92" w14:textId="77777777" w:rsidR="00BC2562" w:rsidRPr="009A3321" w:rsidRDefault="00BC2562">
      <w:pPr>
        <w:pStyle w:val="2b"/>
        <w:rPr>
          <w:rFonts w:ascii="Calibri" w:eastAsia="Times New Roman" w:hAnsi="Calibri"/>
          <w:b w:val="0"/>
          <w:noProof/>
          <w:sz w:val="22"/>
          <w:szCs w:val="22"/>
          <w:lang w:val="en-US" w:eastAsia="en-US"/>
        </w:rPr>
      </w:pPr>
      <w:hyperlink w:anchor="_Toc336509480" w:history="1">
        <w:r w:rsidRPr="007D2276">
          <w:rPr>
            <w:rStyle w:val="aff6"/>
            <w:noProof/>
          </w:rPr>
          <w:t>10.1</w:t>
        </w:r>
        <w:r w:rsidRPr="009A3321">
          <w:rPr>
            <w:rFonts w:ascii="Calibri" w:eastAsia="Times New Roman" w:hAnsi="Calibri"/>
            <w:b w:val="0"/>
            <w:noProof/>
            <w:sz w:val="22"/>
            <w:szCs w:val="22"/>
            <w:lang w:val="en-US" w:eastAsia="en-US"/>
          </w:rPr>
          <w:tab/>
        </w:r>
        <w:r w:rsidRPr="007D2276">
          <w:rPr>
            <w:rStyle w:val="aff6"/>
            <w:noProof/>
          </w:rPr>
          <w:t>Types of Executable Code</w:t>
        </w:r>
        <w:r>
          <w:rPr>
            <w:noProof/>
            <w:webHidden/>
          </w:rPr>
          <w:tab/>
        </w:r>
        <w:r>
          <w:rPr>
            <w:noProof/>
            <w:webHidden/>
          </w:rPr>
          <w:fldChar w:fldCharType="begin"/>
        </w:r>
        <w:r>
          <w:rPr>
            <w:noProof/>
            <w:webHidden/>
          </w:rPr>
          <w:instrText xml:space="preserve"> PAGEREF _Toc336509480 \h </w:instrText>
        </w:r>
        <w:r>
          <w:rPr>
            <w:noProof/>
            <w:webHidden/>
          </w:rPr>
        </w:r>
        <w:r>
          <w:rPr>
            <w:noProof/>
            <w:webHidden/>
          </w:rPr>
          <w:fldChar w:fldCharType="separate"/>
        </w:r>
        <w:r>
          <w:rPr>
            <w:noProof/>
            <w:webHidden/>
          </w:rPr>
          <w:t>60</w:t>
        </w:r>
        <w:r>
          <w:rPr>
            <w:noProof/>
            <w:webHidden/>
          </w:rPr>
          <w:fldChar w:fldCharType="end"/>
        </w:r>
      </w:hyperlink>
    </w:p>
    <w:p w14:paraId="07DD4F83" w14:textId="77777777" w:rsidR="00BC2562" w:rsidRPr="009A3321" w:rsidRDefault="00BC2562">
      <w:pPr>
        <w:pStyle w:val="3a"/>
        <w:rPr>
          <w:rFonts w:ascii="Calibri" w:eastAsia="Times New Roman" w:hAnsi="Calibri"/>
          <w:b w:val="0"/>
          <w:noProof/>
          <w:sz w:val="22"/>
          <w:szCs w:val="22"/>
          <w:lang w:val="en-US" w:eastAsia="en-US"/>
        </w:rPr>
      </w:pPr>
      <w:hyperlink w:anchor="_Toc336509481" w:history="1">
        <w:r w:rsidRPr="007D2276">
          <w:rPr>
            <w:rStyle w:val="aff6"/>
            <w:noProof/>
          </w:rPr>
          <w:t>10.1.1</w:t>
        </w:r>
        <w:r w:rsidRPr="009A3321">
          <w:rPr>
            <w:rFonts w:ascii="Calibri" w:eastAsia="Times New Roman" w:hAnsi="Calibri"/>
            <w:b w:val="0"/>
            <w:noProof/>
            <w:sz w:val="22"/>
            <w:szCs w:val="22"/>
            <w:lang w:val="en-US" w:eastAsia="en-US"/>
          </w:rPr>
          <w:tab/>
        </w:r>
        <w:r w:rsidRPr="007D2276">
          <w:rPr>
            <w:rStyle w:val="aff6"/>
            <w:noProof/>
          </w:rPr>
          <w:t>Strict Mode Code</w:t>
        </w:r>
        <w:r>
          <w:rPr>
            <w:noProof/>
            <w:webHidden/>
          </w:rPr>
          <w:tab/>
        </w:r>
        <w:r>
          <w:rPr>
            <w:noProof/>
            <w:webHidden/>
          </w:rPr>
          <w:fldChar w:fldCharType="begin"/>
        </w:r>
        <w:r>
          <w:rPr>
            <w:noProof/>
            <w:webHidden/>
          </w:rPr>
          <w:instrText xml:space="preserve"> PAGEREF _Toc336509481 \h </w:instrText>
        </w:r>
        <w:r>
          <w:rPr>
            <w:noProof/>
            <w:webHidden/>
          </w:rPr>
        </w:r>
        <w:r>
          <w:rPr>
            <w:noProof/>
            <w:webHidden/>
          </w:rPr>
          <w:fldChar w:fldCharType="separate"/>
        </w:r>
        <w:r>
          <w:rPr>
            <w:noProof/>
            <w:webHidden/>
          </w:rPr>
          <w:t>60</w:t>
        </w:r>
        <w:r>
          <w:rPr>
            <w:noProof/>
            <w:webHidden/>
          </w:rPr>
          <w:fldChar w:fldCharType="end"/>
        </w:r>
      </w:hyperlink>
    </w:p>
    <w:p w14:paraId="503FF81B" w14:textId="77777777" w:rsidR="00BC2562" w:rsidRPr="009A3321" w:rsidRDefault="00BC2562">
      <w:pPr>
        <w:pStyle w:val="3a"/>
        <w:rPr>
          <w:rFonts w:ascii="Calibri" w:eastAsia="Times New Roman" w:hAnsi="Calibri"/>
          <w:b w:val="0"/>
          <w:noProof/>
          <w:sz w:val="22"/>
          <w:szCs w:val="22"/>
          <w:lang w:val="en-US" w:eastAsia="en-US"/>
        </w:rPr>
      </w:pPr>
      <w:hyperlink w:anchor="_Toc336509482" w:history="1">
        <w:r w:rsidRPr="007D2276">
          <w:rPr>
            <w:rStyle w:val="aff6"/>
            <w:noProof/>
          </w:rPr>
          <w:t>10.1.2</w:t>
        </w:r>
        <w:r w:rsidRPr="009A3321">
          <w:rPr>
            <w:rFonts w:ascii="Calibri" w:eastAsia="Times New Roman" w:hAnsi="Calibri"/>
            <w:b w:val="0"/>
            <w:noProof/>
            <w:sz w:val="22"/>
            <w:szCs w:val="22"/>
            <w:lang w:val="en-US" w:eastAsia="en-US"/>
          </w:rPr>
          <w:tab/>
        </w:r>
        <w:r w:rsidRPr="007D2276">
          <w:rPr>
            <w:rStyle w:val="aff6"/>
            <w:noProof/>
          </w:rPr>
          <w:t>Non-ECMAScript Functions</w:t>
        </w:r>
        <w:r>
          <w:rPr>
            <w:noProof/>
            <w:webHidden/>
          </w:rPr>
          <w:tab/>
        </w:r>
        <w:r>
          <w:rPr>
            <w:noProof/>
            <w:webHidden/>
          </w:rPr>
          <w:fldChar w:fldCharType="begin"/>
        </w:r>
        <w:r>
          <w:rPr>
            <w:noProof/>
            <w:webHidden/>
          </w:rPr>
          <w:instrText xml:space="preserve"> PAGEREF _Toc336509482 \h </w:instrText>
        </w:r>
        <w:r>
          <w:rPr>
            <w:noProof/>
            <w:webHidden/>
          </w:rPr>
        </w:r>
        <w:r>
          <w:rPr>
            <w:noProof/>
            <w:webHidden/>
          </w:rPr>
          <w:fldChar w:fldCharType="separate"/>
        </w:r>
        <w:r>
          <w:rPr>
            <w:noProof/>
            <w:webHidden/>
          </w:rPr>
          <w:t>61</w:t>
        </w:r>
        <w:r>
          <w:rPr>
            <w:noProof/>
            <w:webHidden/>
          </w:rPr>
          <w:fldChar w:fldCharType="end"/>
        </w:r>
      </w:hyperlink>
    </w:p>
    <w:p w14:paraId="411E0165" w14:textId="77777777" w:rsidR="00BC2562" w:rsidRPr="009A3321" w:rsidRDefault="00BC2562">
      <w:pPr>
        <w:pStyle w:val="2b"/>
        <w:rPr>
          <w:rFonts w:ascii="Calibri" w:eastAsia="Times New Roman" w:hAnsi="Calibri"/>
          <w:b w:val="0"/>
          <w:noProof/>
          <w:sz w:val="22"/>
          <w:szCs w:val="22"/>
          <w:lang w:val="en-US" w:eastAsia="en-US"/>
        </w:rPr>
      </w:pPr>
      <w:hyperlink w:anchor="_Toc336509483" w:history="1">
        <w:r w:rsidRPr="007D2276">
          <w:rPr>
            <w:rStyle w:val="aff6"/>
            <w:noProof/>
          </w:rPr>
          <w:t>10.2</w:t>
        </w:r>
        <w:r w:rsidRPr="009A3321">
          <w:rPr>
            <w:rFonts w:ascii="Calibri" w:eastAsia="Times New Roman" w:hAnsi="Calibri"/>
            <w:b w:val="0"/>
            <w:noProof/>
            <w:sz w:val="22"/>
            <w:szCs w:val="22"/>
            <w:lang w:val="en-US" w:eastAsia="en-US"/>
          </w:rPr>
          <w:tab/>
        </w:r>
        <w:r w:rsidRPr="007D2276">
          <w:rPr>
            <w:rStyle w:val="aff6"/>
            <w:noProof/>
          </w:rPr>
          <w:t>Lexical Environments</w:t>
        </w:r>
        <w:r>
          <w:rPr>
            <w:noProof/>
            <w:webHidden/>
          </w:rPr>
          <w:tab/>
        </w:r>
        <w:r>
          <w:rPr>
            <w:noProof/>
            <w:webHidden/>
          </w:rPr>
          <w:fldChar w:fldCharType="begin"/>
        </w:r>
        <w:r>
          <w:rPr>
            <w:noProof/>
            <w:webHidden/>
          </w:rPr>
          <w:instrText xml:space="preserve"> PAGEREF _Toc336509483 \h </w:instrText>
        </w:r>
        <w:r>
          <w:rPr>
            <w:noProof/>
            <w:webHidden/>
          </w:rPr>
        </w:r>
        <w:r>
          <w:rPr>
            <w:noProof/>
            <w:webHidden/>
          </w:rPr>
          <w:fldChar w:fldCharType="separate"/>
        </w:r>
        <w:r>
          <w:rPr>
            <w:noProof/>
            <w:webHidden/>
          </w:rPr>
          <w:t>61</w:t>
        </w:r>
        <w:r>
          <w:rPr>
            <w:noProof/>
            <w:webHidden/>
          </w:rPr>
          <w:fldChar w:fldCharType="end"/>
        </w:r>
      </w:hyperlink>
    </w:p>
    <w:p w14:paraId="37285483" w14:textId="77777777" w:rsidR="00BC2562" w:rsidRPr="009A3321" w:rsidRDefault="00BC2562">
      <w:pPr>
        <w:pStyle w:val="3a"/>
        <w:rPr>
          <w:rFonts w:ascii="Calibri" w:eastAsia="Times New Roman" w:hAnsi="Calibri"/>
          <w:b w:val="0"/>
          <w:noProof/>
          <w:sz w:val="22"/>
          <w:szCs w:val="22"/>
          <w:lang w:val="en-US" w:eastAsia="en-US"/>
        </w:rPr>
      </w:pPr>
      <w:hyperlink w:anchor="_Toc336509484" w:history="1">
        <w:r w:rsidRPr="007D2276">
          <w:rPr>
            <w:rStyle w:val="aff6"/>
            <w:noProof/>
          </w:rPr>
          <w:t>10.2.1</w:t>
        </w:r>
        <w:r w:rsidRPr="009A3321">
          <w:rPr>
            <w:rFonts w:ascii="Calibri" w:eastAsia="Times New Roman" w:hAnsi="Calibri"/>
            <w:b w:val="0"/>
            <w:noProof/>
            <w:sz w:val="22"/>
            <w:szCs w:val="22"/>
            <w:lang w:val="en-US" w:eastAsia="en-US"/>
          </w:rPr>
          <w:tab/>
        </w:r>
        <w:r w:rsidRPr="007D2276">
          <w:rPr>
            <w:rStyle w:val="aff6"/>
            <w:noProof/>
          </w:rPr>
          <w:t>Environment Records</w:t>
        </w:r>
        <w:r>
          <w:rPr>
            <w:noProof/>
            <w:webHidden/>
          </w:rPr>
          <w:tab/>
        </w:r>
        <w:r>
          <w:rPr>
            <w:noProof/>
            <w:webHidden/>
          </w:rPr>
          <w:fldChar w:fldCharType="begin"/>
        </w:r>
        <w:r>
          <w:rPr>
            <w:noProof/>
            <w:webHidden/>
          </w:rPr>
          <w:instrText xml:space="preserve"> PAGEREF _Toc336509484 \h </w:instrText>
        </w:r>
        <w:r>
          <w:rPr>
            <w:noProof/>
            <w:webHidden/>
          </w:rPr>
        </w:r>
        <w:r>
          <w:rPr>
            <w:noProof/>
            <w:webHidden/>
          </w:rPr>
          <w:fldChar w:fldCharType="separate"/>
        </w:r>
        <w:r>
          <w:rPr>
            <w:noProof/>
            <w:webHidden/>
          </w:rPr>
          <w:t>61</w:t>
        </w:r>
        <w:r>
          <w:rPr>
            <w:noProof/>
            <w:webHidden/>
          </w:rPr>
          <w:fldChar w:fldCharType="end"/>
        </w:r>
      </w:hyperlink>
    </w:p>
    <w:p w14:paraId="213EF0BF" w14:textId="77777777" w:rsidR="00BC2562" w:rsidRPr="009A3321" w:rsidRDefault="00BC2562">
      <w:pPr>
        <w:pStyle w:val="3a"/>
        <w:rPr>
          <w:rFonts w:ascii="Calibri" w:eastAsia="Times New Roman" w:hAnsi="Calibri"/>
          <w:b w:val="0"/>
          <w:noProof/>
          <w:sz w:val="22"/>
          <w:szCs w:val="22"/>
          <w:lang w:val="en-US" w:eastAsia="en-US"/>
        </w:rPr>
      </w:pPr>
      <w:hyperlink w:anchor="_Toc336509485" w:history="1">
        <w:r w:rsidRPr="007D2276">
          <w:rPr>
            <w:rStyle w:val="aff6"/>
            <w:noProof/>
          </w:rPr>
          <w:t>10.2.2</w:t>
        </w:r>
        <w:r w:rsidRPr="009A3321">
          <w:rPr>
            <w:rFonts w:ascii="Calibri" w:eastAsia="Times New Roman" w:hAnsi="Calibri"/>
            <w:b w:val="0"/>
            <w:noProof/>
            <w:sz w:val="22"/>
            <w:szCs w:val="22"/>
            <w:lang w:val="en-US" w:eastAsia="en-US"/>
          </w:rPr>
          <w:tab/>
        </w:r>
        <w:r w:rsidRPr="007D2276">
          <w:rPr>
            <w:rStyle w:val="aff6"/>
            <w:noProof/>
          </w:rPr>
          <w:t>Lexical Environment Operations</w:t>
        </w:r>
        <w:r>
          <w:rPr>
            <w:noProof/>
            <w:webHidden/>
          </w:rPr>
          <w:tab/>
        </w:r>
        <w:r>
          <w:rPr>
            <w:noProof/>
            <w:webHidden/>
          </w:rPr>
          <w:fldChar w:fldCharType="begin"/>
        </w:r>
        <w:r>
          <w:rPr>
            <w:noProof/>
            <w:webHidden/>
          </w:rPr>
          <w:instrText xml:space="preserve"> PAGEREF _Toc336509485 \h </w:instrText>
        </w:r>
        <w:r>
          <w:rPr>
            <w:noProof/>
            <w:webHidden/>
          </w:rPr>
        </w:r>
        <w:r>
          <w:rPr>
            <w:noProof/>
            <w:webHidden/>
          </w:rPr>
          <w:fldChar w:fldCharType="separate"/>
        </w:r>
        <w:r>
          <w:rPr>
            <w:noProof/>
            <w:webHidden/>
          </w:rPr>
          <w:t>68</w:t>
        </w:r>
        <w:r>
          <w:rPr>
            <w:noProof/>
            <w:webHidden/>
          </w:rPr>
          <w:fldChar w:fldCharType="end"/>
        </w:r>
      </w:hyperlink>
    </w:p>
    <w:p w14:paraId="06A689FC" w14:textId="77777777" w:rsidR="00BC2562" w:rsidRPr="009A3321" w:rsidRDefault="00BC2562">
      <w:pPr>
        <w:pStyle w:val="2b"/>
        <w:rPr>
          <w:rFonts w:ascii="Calibri" w:eastAsia="Times New Roman" w:hAnsi="Calibri"/>
          <w:b w:val="0"/>
          <w:noProof/>
          <w:sz w:val="22"/>
          <w:szCs w:val="22"/>
          <w:lang w:val="en-US" w:eastAsia="en-US"/>
        </w:rPr>
      </w:pPr>
      <w:hyperlink w:anchor="_Toc336509486" w:history="1">
        <w:r w:rsidRPr="007D2276">
          <w:rPr>
            <w:rStyle w:val="aff6"/>
            <w:noProof/>
          </w:rPr>
          <w:t>10.3</w:t>
        </w:r>
        <w:r w:rsidRPr="009A3321">
          <w:rPr>
            <w:rFonts w:ascii="Calibri" w:eastAsia="Times New Roman" w:hAnsi="Calibri"/>
            <w:b w:val="0"/>
            <w:noProof/>
            <w:sz w:val="22"/>
            <w:szCs w:val="22"/>
            <w:lang w:val="en-US" w:eastAsia="en-US"/>
          </w:rPr>
          <w:tab/>
        </w:r>
        <w:r w:rsidRPr="007D2276">
          <w:rPr>
            <w:rStyle w:val="aff6"/>
            <w:noProof/>
          </w:rPr>
          <w:t>Code Realms</w:t>
        </w:r>
        <w:r>
          <w:rPr>
            <w:noProof/>
            <w:webHidden/>
          </w:rPr>
          <w:tab/>
        </w:r>
        <w:r>
          <w:rPr>
            <w:noProof/>
            <w:webHidden/>
          </w:rPr>
          <w:fldChar w:fldCharType="begin"/>
        </w:r>
        <w:r>
          <w:rPr>
            <w:noProof/>
            <w:webHidden/>
          </w:rPr>
          <w:instrText xml:space="preserve"> PAGEREF _Toc336509486 \h </w:instrText>
        </w:r>
        <w:r>
          <w:rPr>
            <w:noProof/>
            <w:webHidden/>
          </w:rPr>
        </w:r>
        <w:r>
          <w:rPr>
            <w:noProof/>
            <w:webHidden/>
          </w:rPr>
          <w:fldChar w:fldCharType="separate"/>
        </w:r>
        <w:r>
          <w:rPr>
            <w:noProof/>
            <w:webHidden/>
          </w:rPr>
          <w:t>69</w:t>
        </w:r>
        <w:r>
          <w:rPr>
            <w:noProof/>
            <w:webHidden/>
          </w:rPr>
          <w:fldChar w:fldCharType="end"/>
        </w:r>
      </w:hyperlink>
    </w:p>
    <w:p w14:paraId="3E083DAC" w14:textId="77777777" w:rsidR="00BC2562" w:rsidRPr="009A3321" w:rsidRDefault="00BC2562">
      <w:pPr>
        <w:pStyle w:val="2b"/>
        <w:rPr>
          <w:rFonts w:ascii="Calibri" w:eastAsia="Times New Roman" w:hAnsi="Calibri"/>
          <w:b w:val="0"/>
          <w:noProof/>
          <w:sz w:val="22"/>
          <w:szCs w:val="22"/>
          <w:lang w:val="en-US" w:eastAsia="en-US"/>
        </w:rPr>
      </w:pPr>
      <w:hyperlink w:anchor="_Toc336509487" w:history="1">
        <w:r w:rsidRPr="007D2276">
          <w:rPr>
            <w:rStyle w:val="aff6"/>
            <w:noProof/>
          </w:rPr>
          <w:t>10.4</w:t>
        </w:r>
        <w:r w:rsidRPr="009A3321">
          <w:rPr>
            <w:rFonts w:ascii="Calibri" w:eastAsia="Times New Roman" w:hAnsi="Calibri"/>
            <w:b w:val="0"/>
            <w:noProof/>
            <w:sz w:val="22"/>
            <w:szCs w:val="22"/>
            <w:lang w:val="en-US" w:eastAsia="en-US"/>
          </w:rPr>
          <w:tab/>
        </w:r>
        <w:r w:rsidRPr="007D2276">
          <w:rPr>
            <w:rStyle w:val="aff6"/>
            <w:noProof/>
          </w:rPr>
          <w:t>Execution Contexts</w:t>
        </w:r>
        <w:r>
          <w:rPr>
            <w:noProof/>
            <w:webHidden/>
          </w:rPr>
          <w:tab/>
        </w:r>
        <w:r>
          <w:rPr>
            <w:noProof/>
            <w:webHidden/>
          </w:rPr>
          <w:fldChar w:fldCharType="begin"/>
        </w:r>
        <w:r>
          <w:rPr>
            <w:noProof/>
            <w:webHidden/>
          </w:rPr>
          <w:instrText xml:space="preserve"> PAGEREF _Toc336509487 \h </w:instrText>
        </w:r>
        <w:r>
          <w:rPr>
            <w:noProof/>
            <w:webHidden/>
          </w:rPr>
        </w:r>
        <w:r>
          <w:rPr>
            <w:noProof/>
            <w:webHidden/>
          </w:rPr>
          <w:fldChar w:fldCharType="separate"/>
        </w:r>
        <w:r>
          <w:rPr>
            <w:noProof/>
            <w:webHidden/>
          </w:rPr>
          <w:t>69</w:t>
        </w:r>
        <w:r>
          <w:rPr>
            <w:noProof/>
            <w:webHidden/>
          </w:rPr>
          <w:fldChar w:fldCharType="end"/>
        </w:r>
      </w:hyperlink>
    </w:p>
    <w:p w14:paraId="5D32C101" w14:textId="77777777" w:rsidR="00BC2562" w:rsidRPr="009A3321" w:rsidRDefault="00BC2562">
      <w:pPr>
        <w:pStyle w:val="3a"/>
        <w:rPr>
          <w:rFonts w:ascii="Calibri" w:eastAsia="Times New Roman" w:hAnsi="Calibri"/>
          <w:b w:val="0"/>
          <w:noProof/>
          <w:sz w:val="22"/>
          <w:szCs w:val="22"/>
          <w:lang w:val="en-US" w:eastAsia="en-US"/>
        </w:rPr>
      </w:pPr>
      <w:hyperlink w:anchor="_Toc336509488" w:history="1">
        <w:r w:rsidRPr="007D2276">
          <w:rPr>
            <w:rStyle w:val="aff6"/>
            <w:noProof/>
          </w:rPr>
          <w:t>10.4.1</w:t>
        </w:r>
        <w:r w:rsidRPr="009A3321">
          <w:rPr>
            <w:rFonts w:ascii="Calibri" w:eastAsia="Times New Roman" w:hAnsi="Calibri"/>
            <w:b w:val="0"/>
            <w:noProof/>
            <w:sz w:val="22"/>
            <w:szCs w:val="22"/>
            <w:lang w:val="en-US" w:eastAsia="en-US"/>
          </w:rPr>
          <w:tab/>
        </w:r>
        <w:r w:rsidRPr="007D2276">
          <w:rPr>
            <w:rStyle w:val="aff6"/>
            <w:noProof/>
          </w:rPr>
          <w:t>Identifier Resolution</w:t>
        </w:r>
        <w:r>
          <w:rPr>
            <w:noProof/>
            <w:webHidden/>
          </w:rPr>
          <w:tab/>
        </w:r>
        <w:r>
          <w:rPr>
            <w:noProof/>
            <w:webHidden/>
          </w:rPr>
          <w:fldChar w:fldCharType="begin"/>
        </w:r>
        <w:r>
          <w:rPr>
            <w:noProof/>
            <w:webHidden/>
          </w:rPr>
          <w:instrText xml:space="preserve"> PAGEREF _Toc336509488 \h </w:instrText>
        </w:r>
        <w:r>
          <w:rPr>
            <w:noProof/>
            <w:webHidden/>
          </w:rPr>
        </w:r>
        <w:r>
          <w:rPr>
            <w:noProof/>
            <w:webHidden/>
          </w:rPr>
          <w:fldChar w:fldCharType="separate"/>
        </w:r>
        <w:r>
          <w:rPr>
            <w:noProof/>
            <w:webHidden/>
          </w:rPr>
          <w:t>70</w:t>
        </w:r>
        <w:r>
          <w:rPr>
            <w:noProof/>
            <w:webHidden/>
          </w:rPr>
          <w:fldChar w:fldCharType="end"/>
        </w:r>
      </w:hyperlink>
    </w:p>
    <w:p w14:paraId="7F23352D" w14:textId="77777777" w:rsidR="00BC2562" w:rsidRPr="009A3321" w:rsidRDefault="00BC2562">
      <w:pPr>
        <w:pStyle w:val="3a"/>
        <w:rPr>
          <w:rFonts w:ascii="Calibri" w:eastAsia="Times New Roman" w:hAnsi="Calibri"/>
          <w:b w:val="0"/>
          <w:noProof/>
          <w:sz w:val="22"/>
          <w:szCs w:val="22"/>
          <w:lang w:val="en-US" w:eastAsia="en-US"/>
        </w:rPr>
      </w:pPr>
      <w:hyperlink w:anchor="_Toc336509489" w:history="1">
        <w:r w:rsidRPr="007D2276">
          <w:rPr>
            <w:rStyle w:val="aff6"/>
            <w:noProof/>
          </w:rPr>
          <w:t>10.4.2</w:t>
        </w:r>
        <w:r w:rsidRPr="009A3321">
          <w:rPr>
            <w:rFonts w:ascii="Calibri" w:eastAsia="Times New Roman" w:hAnsi="Calibri"/>
            <w:b w:val="0"/>
            <w:noProof/>
            <w:sz w:val="22"/>
            <w:szCs w:val="22"/>
            <w:lang w:val="en-US" w:eastAsia="en-US"/>
          </w:rPr>
          <w:tab/>
        </w:r>
        <w:r w:rsidRPr="007D2276">
          <w:rPr>
            <w:rStyle w:val="aff6"/>
            <w:noProof/>
          </w:rPr>
          <w:t>GetThisEnvironment</w:t>
        </w:r>
        <w:r>
          <w:rPr>
            <w:noProof/>
            <w:webHidden/>
          </w:rPr>
          <w:tab/>
        </w:r>
        <w:r>
          <w:rPr>
            <w:noProof/>
            <w:webHidden/>
          </w:rPr>
          <w:fldChar w:fldCharType="begin"/>
        </w:r>
        <w:r>
          <w:rPr>
            <w:noProof/>
            <w:webHidden/>
          </w:rPr>
          <w:instrText xml:space="preserve"> PAGEREF _Toc336509489 \h </w:instrText>
        </w:r>
        <w:r>
          <w:rPr>
            <w:noProof/>
            <w:webHidden/>
          </w:rPr>
        </w:r>
        <w:r>
          <w:rPr>
            <w:noProof/>
            <w:webHidden/>
          </w:rPr>
          <w:fldChar w:fldCharType="separate"/>
        </w:r>
        <w:r>
          <w:rPr>
            <w:noProof/>
            <w:webHidden/>
          </w:rPr>
          <w:t>70</w:t>
        </w:r>
        <w:r>
          <w:rPr>
            <w:noProof/>
            <w:webHidden/>
          </w:rPr>
          <w:fldChar w:fldCharType="end"/>
        </w:r>
      </w:hyperlink>
    </w:p>
    <w:p w14:paraId="04BBFC2F" w14:textId="77777777" w:rsidR="00BC2562" w:rsidRPr="009A3321" w:rsidRDefault="00BC2562">
      <w:pPr>
        <w:pStyle w:val="3a"/>
        <w:rPr>
          <w:rFonts w:ascii="Calibri" w:eastAsia="Times New Roman" w:hAnsi="Calibri"/>
          <w:b w:val="0"/>
          <w:noProof/>
          <w:sz w:val="22"/>
          <w:szCs w:val="22"/>
          <w:lang w:val="en-US" w:eastAsia="en-US"/>
        </w:rPr>
      </w:pPr>
      <w:hyperlink w:anchor="_Toc336509490" w:history="1">
        <w:r w:rsidRPr="007D2276">
          <w:rPr>
            <w:rStyle w:val="aff6"/>
            <w:noProof/>
          </w:rPr>
          <w:t>10.4.3</w:t>
        </w:r>
        <w:r w:rsidRPr="009A3321">
          <w:rPr>
            <w:rFonts w:ascii="Calibri" w:eastAsia="Times New Roman" w:hAnsi="Calibri"/>
            <w:b w:val="0"/>
            <w:noProof/>
            <w:sz w:val="22"/>
            <w:szCs w:val="22"/>
            <w:lang w:val="en-US" w:eastAsia="en-US"/>
          </w:rPr>
          <w:tab/>
        </w:r>
        <w:r w:rsidRPr="007D2276">
          <w:rPr>
            <w:rStyle w:val="aff6"/>
            <w:noProof/>
          </w:rPr>
          <w:t>This Resolution</w:t>
        </w:r>
        <w:r>
          <w:rPr>
            <w:noProof/>
            <w:webHidden/>
          </w:rPr>
          <w:tab/>
        </w:r>
        <w:r>
          <w:rPr>
            <w:noProof/>
            <w:webHidden/>
          </w:rPr>
          <w:fldChar w:fldCharType="begin"/>
        </w:r>
        <w:r>
          <w:rPr>
            <w:noProof/>
            <w:webHidden/>
          </w:rPr>
          <w:instrText xml:space="preserve"> PAGEREF _Toc336509490 \h </w:instrText>
        </w:r>
        <w:r>
          <w:rPr>
            <w:noProof/>
            <w:webHidden/>
          </w:rPr>
        </w:r>
        <w:r>
          <w:rPr>
            <w:noProof/>
            <w:webHidden/>
          </w:rPr>
          <w:fldChar w:fldCharType="separate"/>
        </w:r>
        <w:r>
          <w:rPr>
            <w:noProof/>
            <w:webHidden/>
          </w:rPr>
          <w:t>70</w:t>
        </w:r>
        <w:r>
          <w:rPr>
            <w:noProof/>
            <w:webHidden/>
          </w:rPr>
          <w:fldChar w:fldCharType="end"/>
        </w:r>
      </w:hyperlink>
    </w:p>
    <w:p w14:paraId="3AC63BDD" w14:textId="77777777" w:rsidR="00BC2562" w:rsidRPr="009A3321" w:rsidRDefault="00BC2562">
      <w:pPr>
        <w:pStyle w:val="2b"/>
        <w:rPr>
          <w:rFonts w:ascii="Calibri" w:eastAsia="Times New Roman" w:hAnsi="Calibri"/>
          <w:b w:val="0"/>
          <w:noProof/>
          <w:sz w:val="22"/>
          <w:szCs w:val="22"/>
          <w:lang w:val="en-US" w:eastAsia="en-US"/>
        </w:rPr>
      </w:pPr>
      <w:hyperlink w:anchor="_Toc336509491" w:history="1">
        <w:r w:rsidRPr="007D2276">
          <w:rPr>
            <w:rStyle w:val="aff6"/>
            <w:noProof/>
          </w:rPr>
          <w:t>10.5</w:t>
        </w:r>
        <w:r w:rsidRPr="009A3321">
          <w:rPr>
            <w:rFonts w:ascii="Calibri" w:eastAsia="Times New Roman" w:hAnsi="Calibri"/>
            <w:b w:val="0"/>
            <w:noProof/>
            <w:sz w:val="22"/>
            <w:szCs w:val="22"/>
            <w:lang w:val="en-US" w:eastAsia="en-US"/>
          </w:rPr>
          <w:tab/>
        </w:r>
        <w:r w:rsidRPr="007D2276">
          <w:rPr>
            <w:rStyle w:val="aff6"/>
            <w:noProof/>
          </w:rPr>
          <w:t>Declaration Binding Instantiation</w:t>
        </w:r>
        <w:r>
          <w:rPr>
            <w:noProof/>
            <w:webHidden/>
          </w:rPr>
          <w:tab/>
        </w:r>
        <w:r>
          <w:rPr>
            <w:noProof/>
            <w:webHidden/>
          </w:rPr>
          <w:fldChar w:fldCharType="begin"/>
        </w:r>
        <w:r>
          <w:rPr>
            <w:noProof/>
            <w:webHidden/>
          </w:rPr>
          <w:instrText xml:space="preserve"> PAGEREF _Toc336509491 \h </w:instrText>
        </w:r>
        <w:r>
          <w:rPr>
            <w:noProof/>
            <w:webHidden/>
          </w:rPr>
        </w:r>
        <w:r>
          <w:rPr>
            <w:noProof/>
            <w:webHidden/>
          </w:rPr>
          <w:fldChar w:fldCharType="separate"/>
        </w:r>
        <w:r>
          <w:rPr>
            <w:noProof/>
            <w:webHidden/>
          </w:rPr>
          <w:t>71</w:t>
        </w:r>
        <w:r>
          <w:rPr>
            <w:noProof/>
            <w:webHidden/>
          </w:rPr>
          <w:fldChar w:fldCharType="end"/>
        </w:r>
      </w:hyperlink>
    </w:p>
    <w:p w14:paraId="61F36E3E" w14:textId="77777777" w:rsidR="00BC2562" w:rsidRPr="009A3321" w:rsidRDefault="00BC2562">
      <w:pPr>
        <w:pStyle w:val="3a"/>
        <w:rPr>
          <w:rFonts w:ascii="Calibri" w:eastAsia="Times New Roman" w:hAnsi="Calibri"/>
          <w:b w:val="0"/>
          <w:noProof/>
          <w:sz w:val="22"/>
          <w:szCs w:val="22"/>
          <w:lang w:val="en-US" w:eastAsia="en-US"/>
        </w:rPr>
      </w:pPr>
      <w:hyperlink w:anchor="_Toc336509492" w:history="1">
        <w:r w:rsidRPr="007D2276">
          <w:rPr>
            <w:rStyle w:val="aff6"/>
            <w:noProof/>
          </w:rPr>
          <w:t>10.5.1</w:t>
        </w:r>
        <w:r w:rsidRPr="009A3321">
          <w:rPr>
            <w:rFonts w:ascii="Calibri" w:eastAsia="Times New Roman" w:hAnsi="Calibri"/>
            <w:b w:val="0"/>
            <w:noProof/>
            <w:sz w:val="22"/>
            <w:szCs w:val="22"/>
            <w:lang w:val="en-US" w:eastAsia="en-US"/>
          </w:rPr>
          <w:tab/>
        </w:r>
        <w:r w:rsidRPr="007D2276">
          <w:rPr>
            <w:rStyle w:val="aff6"/>
            <w:noProof/>
          </w:rPr>
          <w:t>Top-Level Declaration Instantiation</w:t>
        </w:r>
        <w:r>
          <w:rPr>
            <w:noProof/>
            <w:webHidden/>
          </w:rPr>
          <w:tab/>
        </w:r>
        <w:r>
          <w:rPr>
            <w:noProof/>
            <w:webHidden/>
          </w:rPr>
          <w:fldChar w:fldCharType="begin"/>
        </w:r>
        <w:r>
          <w:rPr>
            <w:noProof/>
            <w:webHidden/>
          </w:rPr>
          <w:instrText xml:space="preserve"> PAGEREF _Toc336509492 \h </w:instrText>
        </w:r>
        <w:r>
          <w:rPr>
            <w:noProof/>
            <w:webHidden/>
          </w:rPr>
        </w:r>
        <w:r>
          <w:rPr>
            <w:noProof/>
            <w:webHidden/>
          </w:rPr>
          <w:fldChar w:fldCharType="separate"/>
        </w:r>
        <w:r>
          <w:rPr>
            <w:noProof/>
            <w:webHidden/>
          </w:rPr>
          <w:t>71</w:t>
        </w:r>
        <w:r>
          <w:rPr>
            <w:noProof/>
            <w:webHidden/>
          </w:rPr>
          <w:fldChar w:fldCharType="end"/>
        </w:r>
      </w:hyperlink>
    </w:p>
    <w:p w14:paraId="52D91C03" w14:textId="77777777" w:rsidR="00BC2562" w:rsidRPr="009A3321" w:rsidRDefault="00BC2562">
      <w:pPr>
        <w:pStyle w:val="3a"/>
        <w:rPr>
          <w:rFonts w:ascii="Calibri" w:eastAsia="Times New Roman" w:hAnsi="Calibri"/>
          <w:b w:val="0"/>
          <w:noProof/>
          <w:sz w:val="22"/>
          <w:szCs w:val="22"/>
          <w:lang w:val="en-US" w:eastAsia="en-US"/>
        </w:rPr>
      </w:pPr>
      <w:hyperlink w:anchor="_Toc336509493" w:history="1">
        <w:r w:rsidRPr="007D2276">
          <w:rPr>
            <w:rStyle w:val="aff6"/>
            <w:noProof/>
          </w:rPr>
          <w:t>10.5.2</w:t>
        </w:r>
        <w:r w:rsidRPr="009A3321">
          <w:rPr>
            <w:rFonts w:ascii="Calibri" w:eastAsia="Times New Roman" w:hAnsi="Calibri"/>
            <w:b w:val="0"/>
            <w:noProof/>
            <w:sz w:val="22"/>
            <w:szCs w:val="22"/>
            <w:lang w:val="en-US" w:eastAsia="en-US"/>
          </w:rPr>
          <w:tab/>
        </w:r>
        <w:r w:rsidRPr="007D2276">
          <w:rPr>
            <w:rStyle w:val="aff6"/>
            <w:noProof/>
          </w:rPr>
          <w:t>Module Declaration Instantiation</w:t>
        </w:r>
        <w:r>
          <w:rPr>
            <w:noProof/>
            <w:webHidden/>
          </w:rPr>
          <w:tab/>
        </w:r>
        <w:r>
          <w:rPr>
            <w:noProof/>
            <w:webHidden/>
          </w:rPr>
          <w:fldChar w:fldCharType="begin"/>
        </w:r>
        <w:r>
          <w:rPr>
            <w:noProof/>
            <w:webHidden/>
          </w:rPr>
          <w:instrText xml:space="preserve"> PAGEREF _Toc336509493 \h </w:instrText>
        </w:r>
        <w:r>
          <w:rPr>
            <w:noProof/>
            <w:webHidden/>
          </w:rPr>
        </w:r>
        <w:r>
          <w:rPr>
            <w:noProof/>
            <w:webHidden/>
          </w:rPr>
          <w:fldChar w:fldCharType="separate"/>
        </w:r>
        <w:r>
          <w:rPr>
            <w:noProof/>
            <w:webHidden/>
          </w:rPr>
          <w:t>72</w:t>
        </w:r>
        <w:r>
          <w:rPr>
            <w:noProof/>
            <w:webHidden/>
          </w:rPr>
          <w:fldChar w:fldCharType="end"/>
        </w:r>
      </w:hyperlink>
    </w:p>
    <w:p w14:paraId="6E14709C" w14:textId="77777777" w:rsidR="00BC2562" w:rsidRPr="009A3321" w:rsidRDefault="00BC2562">
      <w:pPr>
        <w:pStyle w:val="3a"/>
        <w:rPr>
          <w:rFonts w:ascii="Calibri" w:eastAsia="Times New Roman" w:hAnsi="Calibri"/>
          <w:b w:val="0"/>
          <w:noProof/>
          <w:sz w:val="22"/>
          <w:szCs w:val="22"/>
          <w:lang w:val="en-US" w:eastAsia="en-US"/>
        </w:rPr>
      </w:pPr>
      <w:hyperlink w:anchor="_Toc336509494" w:history="1">
        <w:r w:rsidRPr="007D2276">
          <w:rPr>
            <w:rStyle w:val="aff6"/>
            <w:noProof/>
          </w:rPr>
          <w:t>10.5.3</w:t>
        </w:r>
        <w:r w:rsidRPr="009A3321">
          <w:rPr>
            <w:rFonts w:ascii="Calibri" w:eastAsia="Times New Roman" w:hAnsi="Calibri"/>
            <w:b w:val="0"/>
            <w:noProof/>
            <w:sz w:val="22"/>
            <w:szCs w:val="22"/>
            <w:lang w:val="en-US" w:eastAsia="en-US"/>
          </w:rPr>
          <w:tab/>
        </w:r>
        <w:r w:rsidRPr="007D2276">
          <w:rPr>
            <w:rStyle w:val="aff6"/>
            <w:noProof/>
          </w:rPr>
          <w:t>Function Declaration Instantiation</w:t>
        </w:r>
        <w:r>
          <w:rPr>
            <w:noProof/>
            <w:webHidden/>
          </w:rPr>
          <w:tab/>
        </w:r>
        <w:r>
          <w:rPr>
            <w:noProof/>
            <w:webHidden/>
          </w:rPr>
          <w:fldChar w:fldCharType="begin"/>
        </w:r>
        <w:r>
          <w:rPr>
            <w:noProof/>
            <w:webHidden/>
          </w:rPr>
          <w:instrText xml:space="preserve"> PAGEREF _Toc336509494 \h </w:instrText>
        </w:r>
        <w:r>
          <w:rPr>
            <w:noProof/>
            <w:webHidden/>
          </w:rPr>
        </w:r>
        <w:r>
          <w:rPr>
            <w:noProof/>
            <w:webHidden/>
          </w:rPr>
          <w:fldChar w:fldCharType="separate"/>
        </w:r>
        <w:r>
          <w:rPr>
            <w:noProof/>
            <w:webHidden/>
          </w:rPr>
          <w:t>72</w:t>
        </w:r>
        <w:r>
          <w:rPr>
            <w:noProof/>
            <w:webHidden/>
          </w:rPr>
          <w:fldChar w:fldCharType="end"/>
        </w:r>
      </w:hyperlink>
    </w:p>
    <w:p w14:paraId="2131027D" w14:textId="77777777" w:rsidR="00BC2562" w:rsidRPr="009A3321" w:rsidRDefault="00BC2562">
      <w:pPr>
        <w:pStyle w:val="3a"/>
        <w:rPr>
          <w:rFonts w:ascii="Calibri" w:eastAsia="Times New Roman" w:hAnsi="Calibri"/>
          <w:b w:val="0"/>
          <w:noProof/>
          <w:sz w:val="22"/>
          <w:szCs w:val="22"/>
          <w:lang w:val="en-US" w:eastAsia="en-US"/>
        </w:rPr>
      </w:pPr>
      <w:hyperlink w:anchor="_Toc336509495" w:history="1">
        <w:r w:rsidRPr="007D2276">
          <w:rPr>
            <w:rStyle w:val="aff6"/>
            <w:noProof/>
          </w:rPr>
          <w:t>10.5.4</w:t>
        </w:r>
        <w:r w:rsidRPr="009A3321">
          <w:rPr>
            <w:rFonts w:ascii="Calibri" w:eastAsia="Times New Roman" w:hAnsi="Calibri"/>
            <w:b w:val="0"/>
            <w:noProof/>
            <w:sz w:val="22"/>
            <w:szCs w:val="22"/>
            <w:lang w:val="en-US" w:eastAsia="en-US"/>
          </w:rPr>
          <w:tab/>
        </w:r>
        <w:r w:rsidRPr="007D2276">
          <w:rPr>
            <w:rStyle w:val="aff6"/>
            <w:noProof/>
          </w:rPr>
          <w:t>Block Declaration Instantiation</w:t>
        </w:r>
        <w:r>
          <w:rPr>
            <w:noProof/>
            <w:webHidden/>
          </w:rPr>
          <w:tab/>
        </w:r>
        <w:r>
          <w:rPr>
            <w:noProof/>
            <w:webHidden/>
          </w:rPr>
          <w:fldChar w:fldCharType="begin"/>
        </w:r>
        <w:r>
          <w:rPr>
            <w:noProof/>
            <w:webHidden/>
          </w:rPr>
          <w:instrText xml:space="preserve"> PAGEREF _Toc336509495 \h </w:instrText>
        </w:r>
        <w:r>
          <w:rPr>
            <w:noProof/>
            <w:webHidden/>
          </w:rPr>
        </w:r>
        <w:r>
          <w:rPr>
            <w:noProof/>
            <w:webHidden/>
          </w:rPr>
          <w:fldChar w:fldCharType="separate"/>
        </w:r>
        <w:r>
          <w:rPr>
            <w:noProof/>
            <w:webHidden/>
          </w:rPr>
          <w:t>73</w:t>
        </w:r>
        <w:r>
          <w:rPr>
            <w:noProof/>
            <w:webHidden/>
          </w:rPr>
          <w:fldChar w:fldCharType="end"/>
        </w:r>
      </w:hyperlink>
    </w:p>
    <w:p w14:paraId="70394BF3" w14:textId="77777777" w:rsidR="00BC2562" w:rsidRPr="009A3321" w:rsidRDefault="00BC2562">
      <w:pPr>
        <w:pStyle w:val="2b"/>
        <w:rPr>
          <w:rFonts w:ascii="Calibri" w:eastAsia="Times New Roman" w:hAnsi="Calibri"/>
          <w:b w:val="0"/>
          <w:noProof/>
          <w:sz w:val="22"/>
          <w:szCs w:val="22"/>
          <w:lang w:val="en-US" w:eastAsia="en-US"/>
        </w:rPr>
      </w:pPr>
      <w:hyperlink w:anchor="_Toc336509496" w:history="1">
        <w:r w:rsidRPr="007D2276">
          <w:rPr>
            <w:rStyle w:val="aff6"/>
            <w:noProof/>
          </w:rPr>
          <w:t>10.6</w:t>
        </w:r>
        <w:r w:rsidRPr="009A3321">
          <w:rPr>
            <w:rFonts w:ascii="Calibri" w:eastAsia="Times New Roman" w:hAnsi="Calibri"/>
            <w:b w:val="0"/>
            <w:noProof/>
            <w:sz w:val="22"/>
            <w:szCs w:val="22"/>
            <w:lang w:val="en-US" w:eastAsia="en-US"/>
          </w:rPr>
          <w:tab/>
        </w:r>
        <w:r w:rsidRPr="007D2276">
          <w:rPr>
            <w:rStyle w:val="aff6"/>
            <w:noProof/>
          </w:rPr>
          <w:t>Arguments Object</w:t>
        </w:r>
        <w:r>
          <w:rPr>
            <w:noProof/>
            <w:webHidden/>
          </w:rPr>
          <w:tab/>
        </w:r>
        <w:r>
          <w:rPr>
            <w:noProof/>
            <w:webHidden/>
          </w:rPr>
          <w:fldChar w:fldCharType="begin"/>
        </w:r>
        <w:r>
          <w:rPr>
            <w:noProof/>
            <w:webHidden/>
          </w:rPr>
          <w:instrText xml:space="preserve"> PAGEREF _Toc336509496 \h </w:instrText>
        </w:r>
        <w:r>
          <w:rPr>
            <w:noProof/>
            <w:webHidden/>
          </w:rPr>
        </w:r>
        <w:r>
          <w:rPr>
            <w:noProof/>
            <w:webHidden/>
          </w:rPr>
          <w:fldChar w:fldCharType="separate"/>
        </w:r>
        <w:r>
          <w:rPr>
            <w:noProof/>
            <w:webHidden/>
          </w:rPr>
          <w:t>74</w:t>
        </w:r>
        <w:r>
          <w:rPr>
            <w:noProof/>
            <w:webHidden/>
          </w:rPr>
          <w:fldChar w:fldCharType="end"/>
        </w:r>
      </w:hyperlink>
    </w:p>
    <w:p w14:paraId="6123A19C" w14:textId="77777777" w:rsidR="00BC2562" w:rsidRPr="009A3321" w:rsidRDefault="00BC2562">
      <w:pPr>
        <w:pStyle w:val="12"/>
        <w:rPr>
          <w:rFonts w:ascii="Calibri" w:eastAsia="Times New Roman" w:hAnsi="Calibri"/>
          <w:b w:val="0"/>
          <w:noProof/>
          <w:sz w:val="22"/>
          <w:szCs w:val="22"/>
          <w:lang w:val="en-US" w:eastAsia="en-US"/>
        </w:rPr>
      </w:pPr>
      <w:hyperlink w:anchor="_Toc336509497" w:history="1">
        <w:r w:rsidRPr="007D2276">
          <w:rPr>
            <w:rStyle w:val="aff6"/>
            <w:noProof/>
          </w:rPr>
          <w:t>11</w:t>
        </w:r>
        <w:r w:rsidRPr="009A3321">
          <w:rPr>
            <w:rFonts w:ascii="Calibri" w:eastAsia="Times New Roman" w:hAnsi="Calibri"/>
            <w:b w:val="0"/>
            <w:noProof/>
            <w:sz w:val="22"/>
            <w:szCs w:val="22"/>
            <w:lang w:val="en-US" w:eastAsia="en-US"/>
          </w:rPr>
          <w:tab/>
        </w:r>
        <w:r w:rsidRPr="007D2276">
          <w:rPr>
            <w:rStyle w:val="aff6"/>
            <w:noProof/>
          </w:rPr>
          <w:t>Expressions</w:t>
        </w:r>
        <w:r>
          <w:rPr>
            <w:noProof/>
            <w:webHidden/>
          </w:rPr>
          <w:tab/>
        </w:r>
        <w:r>
          <w:rPr>
            <w:noProof/>
            <w:webHidden/>
          </w:rPr>
          <w:fldChar w:fldCharType="begin"/>
        </w:r>
        <w:r>
          <w:rPr>
            <w:noProof/>
            <w:webHidden/>
          </w:rPr>
          <w:instrText xml:space="preserve"> PAGEREF _Toc336509497 \h </w:instrText>
        </w:r>
        <w:r>
          <w:rPr>
            <w:noProof/>
            <w:webHidden/>
          </w:rPr>
        </w:r>
        <w:r>
          <w:rPr>
            <w:noProof/>
            <w:webHidden/>
          </w:rPr>
          <w:fldChar w:fldCharType="separate"/>
        </w:r>
        <w:r>
          <w:rPr>
            <w:noProof/>
            <w:webHidden/>
          </w:rPr>
          <w:t>77</w:t>
        </w:r>
        <w:r>
          <w:rPr>
            <w:noProof/>
            <w:webHidden/>
          </w:rPr>
          <w:fldChar w:fldCharType="end"/>
        </w:r>
      </w:hyperlink>
    </w:p>
    <w:p w14:paraId="2EFBD316" w14:textId="77777777" w:rsidR="00BC2562" w:rsidRPr="009A3321" w:rsidRDefault="00BC2562">
      <w:pPr>
        <w:pStyle w:val="2b"/>
        <w:rPr>
          <w:rFonts w:ascii="Calibri" w:eastAsia="Times New Roman" w:hAnsi="Calibri"/>
          <w:b w:val="0"/>
          <w:noProof/>
          <w:sz w:val="22"/>
          <w:szCs w:val="22"/>
          <w:lang w:val="en-US" w:eastAsia="en-US"/>
        </w:rPr>
      </w:pPr>
      <w:hyperlink w:anchor="_Toc336509498" w:history="1">
        <w:r w:rsidRPr="007D2276">
          <w:rPr>
            <w:rStyle w:val="aff6"/>
            <w:noProof/>
          </w:rPr>
          <w:t>11.1</w:t>
        </w:r>
        <w:r w:rsidRPr="009A3321">
          <w:rPr>
            <w:rFonts w:ascii="Calibri" w:eastAsia="Times New Roman" w:hAnsi="Calibri"/>
            <w:b w:val="0"/>
            <w:noProof/>
            <w:sz w:val="22"/>
            <w:szCs w:val="22"/>
            <w:lang w:val="en-US" w:eastAsia="en-US"/>
          </w:rPr>
          <w:tab/>
        </w:r>
        <w:r w:rsidRPr="007D2276">
          <w:rPr>
            <w:rStyle w:val="aff6"/>
            <w:noProof/>
          </w:rPr>
          <w:t>Primary Expressions</w:t>
        </w:r>
        <w:r>
          <w:rPr>
            <w:noProof/>
            <w:webHidden/>
          </w:rPr>
          <w:tab/>
        </w:r>
        <w:r>
          <w:rPr>
            <w:noProof/>
            <w:webHidden/>
          </w:rPr>
          <w:fldChar w:fldCharType="begin"/>
        </w:r>
        <w:r>
          <w:rPr>
            <w:noProof/>
            <w:webHidden/>
          </w:rPr>
          <w:instrText xml:space="preserve"> PAGEREF _Toc336509498 \h </w:instrText>
        </w:r>
        <w:r>
          <w:rPr>
            <w:noProof/>
            <w:webHidden/>
          </w:rPr>
        </w:r>
        <w:r>
          <w:rPr>
            <w:noProof/>
            <w:webHidden/>
          </w:rPr>
          <w:fldChar w:fldCharType="separate"/>
        </w:r>
        <w:r>
          <w:rPr>
            <w:noProof/>
            <w:webHidden/>
          </w:rPr>
          <w:t>77</w:t>
        </w:r>
        <w:r>
          <w:rPr>
            <w:noProof/>
            <w:webHidden/>
          </w:rPr>
          <w:fldChar w:fldCharType="end"/>
        </w:r>
      </w:hyperlink>
    </w:p>
    <w:p w14:paraId="0DDDBEAC" w14:textId="77777777" w:rsidR="00BC2562" w:rsidRPr="009A3321" w:rsidRDefault="00BC2562">
      <w:pPr>
        <w:pStyle w:val="3a"/>
        <w:rPr>
          <w:rFonts w:ascii="Calibri" w:eastAsia="Times New Roman" w:hAnsi="Calibri"/>
          <w:b w:val="0"/>
          <w:noProof/>
          <w:sz w:val="22"/>
          <w:szCs w:val="22"/>
          <w:lang w:val="en-US" w:eastAsia="en-US"/>
        </w:rPr>
      </w:pPr>
      <w:hyperlink w:anchor="_Toc336509499" w:history="1">
        <w:r w:rsidRPr="007D2276">
          <w:rPr>
            <w:rStyle w:val="aff6"/>
            <w:noProof/>
          </w:rPr>
          <w:t>11.1.1</w:t>
        </w:r>
        <w:r w:rsidRPr="009A3321">
          <w:rPr>
            <w:rFonts w:ascii="Calibri" w:eastAsia="Times New Roman" w:hAnsi="Calibri"/>
            <w:b w:val="0"/>
            <w:noProof/>
            <w:sz w:val="22"/>
            <w:szCs w:val="22"/>
            <w:lang w:val="en-US" w:eastAsia="en-US"/>
          </w:rPr>
          <w:tab/>
        </w:r>
        <w:r w:rsidRPr="007D2276">
          <w:rPr>
            <w:rStyle w:val="aff6"/>
            <w:noProof/>
          </w:rPr>
          <w:t xml:space="preserve">The </w:t>
        </w:r>
        <w:r w:rsidRPr="007D2276">
          <w:rPr>
            <w:rStyle w:val="aff6"/>
            <w:rFonts w:ascii="Courier New" w:hAnsi="Courier New"/>
            <w:noProof/>
          </w:rPr>
          <w:t>this</w:t>
        </w:r>
        <w:r w:rsidRPr="007D2276">
          <w:rPr>
            <w:rStyle w:val="aff6"/>
            <w:noProof/>
          </w:rPr>
          <w:t xml:space="preserve"> Keyword</w:t>
        </w:r>
        <w:r>
          <w:rPr>
            <w:noProof/>
            <w:webHidden/>
          </w:rPr>
          <w:tab/>
        </w:r>
        <w:r>
          <w:rPr>
            <w:noProof/>
            <w:webHidden/>
          </w:rPr>
          <w:fldChar w:fldCharType="begin"/>
        </w:r>
        <w:r>
          <w:rPr>
            <w:noProof/>
            <w:webHidden/>
          </w:rPr>
          <w:instrText xml:space="preserve"> PAGEREF _Toc336509499 \h </w:instrText>
        </w:r>
        <w:r>
          <w:rPr>
            <w:noProof/>
            <w:webHidden/>
          </w:rPr>
        </w:r>
        <w:r>
          <w:rPr>
            <w:noProof/>
            <w:webHidden/>
          </w:rPr>
          <w:fldChar w:fldCharType="separate"/>
        </w:r>
        <w:r>
          <w:rPr>
            <w:noProof/>
            <w:webHidden/>
          </w:rPr>
          <w:t>78</w:t>
        </w:r>
        <w:r>
          <w:rPr>
            <w:noProof/>
            <w:webHidden/>
          </w:rPr>
          <w:fldChar w:fldCharType="end"/>
        </w:r>
      </w:hyperlink>
    </w:p>
    <w:p w14:paraId="0EE8917F" w14:textId="77777777" w:rsidR="00BC2562" w:rsidRPr="009A3321" w:rsidRDefault="00BC2562">
      <w:pPr>
        <w:pStyle w:val="3a"/>
        <w:rPr>
          <w:rFonts w:ascii="Calibri" w:eastAsia="Times New Roman" w:hAnsi="Calibri"/>
          <w:b w:val="0"/>
          <w:noProof/>
          <w:sz w:val="22"/>
          <w:szCs w:val="22"/>
          <w:lang w:val="en-US" w:eastAsia="en-US"/>
        </w:rPr>
      </w:pPr>
      <w:hyperlink w:anchor="_Toc336509500" w:history="1">
        <w:r w:rsidRPr="007D2276">
          <w:rPr>
            <w:rStyle w:val="aff6"/>
            <w:noProof/>
          </w:rPr>
          <w:t>11.1.2</w:t>
        </w:r>
        <w:r w:rsidRPr="009A3321">
          <w:rPr>
            <w:rFonts w:ascii="Calibri" w:eastAsia="Times New Roman" w:hAnsi="Calibri"/>
            <w:b w:val="0"/>
            <w:noProof/>
            <w:sz w:val="22"/>
            <w:szCs w:val="22"/>
            <w:lang w:val="en-US" w:eastAsia="en-US"/>
          </w:rPr>
          <w:tab/>
        </w:r>
        <w:r w:rsidRPr="007D2276">
          <w:rPr>
            <w:rStyle w:val="aff6"/>
            <w:noProof/>
          </w:rPr>
          <w:t>Identifier Reference</w:t>
        </w:r>
        <w:r>
          <w:rPr>
            <w:noProof/>
            <w:webHidden/>
          </w:rPr>
          <w:tab/>
        </w:r>
        <w:r>
          <w:rPr>
            <w:noProof/>
            <w:webHidden/>
          </w:rPr>
          <w:fldChar w:fldCharType="begin"/>
        </w:r>
        <w:r>
          <w:rPr>
            <w:noProof/>
            <w:webHidden/>
          </w:rPr>
          <w:instrText xml:space="preserve"> PAGEREF _Toc336509500 \h </w:instrText>
        </w:r>
        <w:r>
          <w:rPr>
            <w:noProof/>
            <w:webHidden/>
          </w:rPr>
        </w:r>
        <w:r>
          <w:rPr>
            <w:noProof/>
            <w:webHidden/>
          </w:rPr>
          <w:fldChar w:fldCharType="separate"/>
        </w:r>
        <w:r>
          <w:rPr>
            <w:noProof/>
            <w:webHidden/>
          </w:rPr>
          <w:t>78</w:t>
        </w:r>
        <w:r>
          <w:rPr>
            <w:noProof/>
            <w:webHidden/>
          </w:rPr>
          <w:fldChar w:fldCharType="end"/>
        </w:r>
      </w:hyperlink>
    </w:p>
    <w:p w14:paraId="0B2273C8" w14:textId="77777777" w:rsidR="00BC2562" w:rsidRPr="009A3321" w:rsidRDefault="00BC2562">
      <w:pPr>
        <w:pStyle w:val="3a"/>
        <w:rPr>
          <w:rFonts w:ascii="Calibri" w:eastAsia="Times New Roman" w:hAnsi="Calibri"/>
          <w:b w:val="0"/>
          <w:noProof/>
          <w:sz w:val="22"/>
          <w:szCs w:val="22"/>
          <w:lang w:val="en-US" w:eastAsia="en-US"/>
        </w:rPr>
      </w:pPr>
      <w:hyperlink w:anchor="_Toc336509501" w:history="1">
        <w:r w:rsidRPr="007D2276">
          <w:rPr>
            <w:rStyle w:val="aff6"/>
            <w:noProof/>
          </w:rPr>
          <w:t>11.1.3</w:t>
        </w:r>
        <w:r w:rsidRPr="009A3321">
          <w:rPr>
            <w:rFonts w:ascii="Calibri" w:eastAsia="Times New Roman" w:hAnsi="Calibri"/>
            <w:b w:val="0"/>
            <w:noProof/>
            <w:sz w:val="22"/>
            <w:szCs w:val="22"/>
            <w:lang w:val="en-US" w:eastAsia="en-US"/>
          </w:rPr>
          <w:tab/>
        </w:r>
        <w:r w:rsidRPr="007D2276">
          <w:rPr>
            <w:rStyle w:val="aff6"/>
            <w:noProof/>
          </w:rPr>
          <w:t>Literals</w:t>
        </w:r>
        <w:r>
          <w:rPr>
            <w:noProof/>
            <w:webHidden/>
          </w:rPr>
          <w:tab/>
        </w:r>
        <w:r>
          <w:rPr>
            <w:noProof/>
            <w:webHidden/>
          </w:rPr>
          <w:fldChar w:fldCharType="begin"/>
        </w:r>
        <w:r>
          <w:rPr>
            <w:noProof/>
            <w:webHidden/>
          </w:rPr>
          <w:instrText xml:space="preserve"> PAGEREF _Toc336509501 \h </w:instrText>
        </w:r>
        <w:r>
          <w:rPr>
            <w:noProof/>
            <w:webHidden/>
          </w:rPr>
        </w:r>
        <w:r>
          <w:rPr>
            <w:noProof/>
            <w:webHidden/>
          </w:rPr>
          <w:fldChar w:fldCharType="separate"/>
        </w:r>
        <w:r>
          <w:rPr>
            <w:noProof/>
            <w:webHidden/>
          </w:rPr>
          <w:t>78</w:t>
        </w:r>
        <w:r>
          <w:rPr>
            <w:noProof/>
            <w:webHidden/>
          </w:rPr>
          <w:fldChar w:fldCharType="end"/>
        </w:r>
      </w:hyperlink>
    </w:p>
    <w:p w14:paraId="43C06D70" w14:textId="77777777" w:rsidR="00BC2562" w:rsidRPr="009A3321" w:rsidRDefault="00BC2562">
      <w:pPr>
        <w:pStyle w:val="3a"/>
        <w:rPr>
          <w:rFonts w:ascii="Calibri" w:eastAsia="Times New Roman" w:hAnsi="Calibri"/>
          <w:b w:val="0"/>
          <w:noProof/>
          <w:sz w:val="22"/>
          <w:szCs w:val="22"/>
          <w:lang w:val="en-US" w:eastAsia="en-US"/>
        </w:rPr>
      </w:pPr>
      <w:hyperlink w:anchor="_Toc336509502" w:history="1">
        <w:r w:rsidRPr="007D2276">
          <w:rPr>
            <w:rStyle w:val="aff6"/>
            <w:noProof/>
          </w:rPr>
          <w:t>11.1.4</w:t>
        </w:r>
        <w:r w:rsidRPr="009A3321">
          <w:rPr>
            <w:rFonts w:ascii="Calibri" w:eastAsia="Times New Roman" w:hAnsi="Calibri"/>
            <w:b w:val="0"/>
            <w:noProof/>
            <w:sz w:val="22"/>
            <w:szCs w:val="22"/>
            <w:lang w:val="en-US" w:eastAsia="en-US"/>
          </w:rPr>
          <w:tab/>
        </w:r>
        <w:r w:rsidRPr="007D2276">
          <w:rPr>
            <w:rStyle w:val="aff6"/>
            <w:noProof/>
          </w:rPr>
          <w:t>Array Initialiser</w:t>
        </w:r>
        <w:r>
          <w:rPr>
            <w:noProof/>
            <w:webHidden/>
          </w:rPr>
          <w:tab/>
        </w:r>
        <w:r>
          <w:rPr>
            <w:noProof/>
            <w:webHidden/>
          </w:rPr>
          <w:fldChar w:fldCharType="begin"/>
        </w:r>
        <w:r>
          <w:rPr>
            <w:noProof/>
            <w:webHidden/>
          </w:rPr>
          <w:instrText xml:space="preserve"> PAGEREF _Toc336509502 \h </w:instrText>
        </w:r>
        <w:r>
          <w:rPr>
            <w:noProof/>
            <w:webHidden/>
          </w:rPr>
        </w:r>
        <w:r>
          <w:rPr>
            <w:noProof/>
            <w:webHidden/>
          </w:rPr>
          <w:fldChar w:fldCharType="separate"/>
        </w:r>
        <w:r>
          <w:rPr>
            <w:noProof/>
            <w:webHidden/>
          </w:rPr>
          <w:t>79</w:t>
        </w:r>
        <w:r>
          <w:rPr>
            <w:noProof/>
            <w:webHidden/>
          </w:rPr>
          <w:fldChar w:fldCharType="end"/>
        </w:r>
      </w:hyperlink>
    </w:p>
    <w:p w14:paraId="48333ADA" w14:textId="77777777" w:rsidR="00BC2562" w:rsidRPr="009A3321" w:rsidRDefault="00BC2562">
      <w:pPr>
        <w:pStyle w:val="3a"/>
        <w:rPr>
          <w:rFonts w:ascii="Calibri" w:eastAsia="Times New Roman" w:hAnsi="Calibri"/>
          <w:b w:val="0"/>
          <w:noProof/>
          <w:sz w:val="22"/>
          <w:szCs w:val="22"/>
          <w:lang w:val="en-US" w:eastAsia="en-US"/>
        </w:rPr>
      </w:pPr>
      <w:hyperlink w:anchor="_Toc336509503" w:history="1">
        <w:r w:rsidRPr="007D2276">
          <w:rPr>
            <w:rStyle w:val="aff6"/>
            <w:noProof/>
          </w:rPr>
          <w:t>11.1.5</w:t>
        </w:r>
        <w:r w:rsidRPr="009A3321">
          <w:rPr>
            <w:rFonts w:ascii="Calibri" w:eastAsia="Times New Roman" w:hAnsi="Calibri"/>
            <w:b w:val="0"/>
            <w:noProof/>
            <w:sz w:val="22"/>
            <w:szCs w:val="22"/>
            <w:lang w:val="en-US" w:eastAsia="en-US"/>
          </w:rPr>
          <w:tab/>
        </w:r>
        <w:r w:rsidRPr="007D2276">
          <w:rPr>
            <w:rStyle w:val="aff6"/>
            <w:noProof/>
          </w:rPr>
          <w:t>Object Initialiser</w:t>
        </w:r>
        <w:r>
          <w:rPr>
            <w:noProof/>
            <w:webHidden/>
          </w:rPr>
          <w:tab/>
        </w:r>
        <w:r>
          <w:rPr>
            <w:noProof/>
            <w:webHidden/>
          </w:rPr>
          <w:fldChar w:fldCharType="begin"/>
        </w:r>
        <w:r>
          <w:rPr>
            <w:noProof/>
            <w:webHidden/>
          </w:rPr>
          <w:instrText xml:space="preserve"> PAGEREF _Toc336509503 \h </w:instrText>
        </w:r>
        <w:r>
          <w:rPr>
            <w:noProof/>
            <w:webHidden/>
          </w:rPr>
        </w:r>
        <w:r>
          <w:rPr>
            <w:noProof/>
            <w:webHidden/>
          </w:rPr>
          <w:fldChar w:fldCharType="separate"/>
        </w:r>
        <w:r>
          <w:rPr>
            <w:noProof/>
            <w:webHidden/>
          </w:rPr>
          <w:t>82</w:t>
        </w:r>
        <w:r>
          <w:rPr>
            <w:noProof/>
            <w:webHidden/>
          </w:rPr>
          <w:fldChar w:fldCharType="end"/>
        </w:r>
      </w:hyperlink>
    </w:p>
    <w:p w14:paraId="70659CE0" w14:textId="77777777" w:rsidR="00BC2562" w:rsidRPr="009A3321" w:rsidRDefault="00BC2562">
      <w:pPr>
        <w:pStyle w:val="3a"/>
        <w:rPr>
          <w:rFonts w:ascii="Calibri" w:eastAsia="Times New Roman" w:hAnsi="Calibri"/>
          <w:b w:val="0"/>
          <w:noProof/>
          <w:sz w:val="22"/>
          <w:szCs w:val="22"/>
          <w:lang w:val="en-US" w:eastAsia="en-US"/>
        </w:rPr>
      </w:pPr>
      <w:hyperlink w:anchor="_Toc336509504" w:history="1">
        <w:r w:rsidRPr="007D2276">
          <w:rPr>
            <w:rStyle w:val="aff6"/>
            <w:noProof/>
          </w:rPr>
          <w:t>11.1.6</w:t>
        </w:r>
        <w:r w:rsidRPr="009A3321">
          <w:rPr>
            <w:rFonts w:ascii="Calibri" w:eastAsia="Times New Roman" w:hAnsi="Calibri"/>
            <w:b w:val="0"/>
            <w:noProof/>
            <w:sz w:val="22"/>
            <w:szCs w:val="22"/>
            <w:lang w:val="en-US" w:eastAsia="en-US"/>
          </w:rPr>
          <w:tab/>
        </w:r>
        <w:r w:rsidRPr="007D2276">
          <w:rPr>
            <w:rStyle w:val="aff6"/>
            <w:noProof/>
          </w:rPr>
          <w:t>Function Defining Expressions</w:t>
        </w:r>
        <w:r>
          <w:rPr>
            <w:noProof/>
            <w:webHidden/>
          </w:rPr>
          <w:tab/>
        </w:r>
        <w:r>
          <w:rPr>
            <w:noProof/>
            <w:webHidden/>
          </w:rPr>
          <w:fldChar w:fldCharType="begin"/>
        </w:r>
        <w:r>
          <w:rPr>
            <w:noProof/>
            <w:webHidden/>
          </w:rPr>
          <w:instrText xml:space="preserve"> PAGEREF _Toc336509504 \h </w:instrText>
        </w:r>
        <w:r>
          <w:rPr>
            <w:noProof/>
            <w:webHidden/>
          </w:rPr>
        </w:r>
        <w:r>
          <w:rPr>
            <w:noProof/>
            <w:webHidden/>
          </w:rPr>
          <w:fldChar w:fldCharType="separate"/>
        </w:r>
        <w:r>
          <w:rPr>
            <w:noProof/>
            <w:webHidden/>
          </w:rPr>
          <w:t>85</w:t>
        </w:r>
        <w:r>
          <w:rPr>
            <w:noProof/>
            <w:webHidden/>
          </w:rPr>
          <w:fldChar w:fldCharType="end"/>
        </w:r>
      </w:hyperlink>
    </w:p>
    <w:p w14:paraId="05403BDC" w14:textId="77777777" w:rsidR="00BC2562" w:rsidRPr="009A3321" w:rsidRDefault="00BC2562">
      <w:pPr>
        <w:pStyle w:val="3a"/>
        <w:rPr>
          <w:rFonts w:ascii="Calibri" w:eastAsia="Times New Roman" w:hAnsi="Calibri"/>
          <w:b w:val="0"/>
          <w:noProof/>
          <w:sz w:val="22"/>
          <w:szCs w:val="22"/>
          <w:lang w:val="en-US" w:eastAsia="en-US"/>
        </w:rPr>
      </w:pPr>
      <w:hyperlink w:anchor="_Toc336509505" w:history="1">
        <w:r w:rsidRPr="007D2276">
          <w:rPr>
            <w:rStyle w:val="aff6"/>
            <w:noProof/>
          </w:rPr>
          <w:t>11.1.7</w:t>
        </w:r>
        <w:r w:rsidRPr="009A3321">
          <w:rPr>
            <w:rFonts w:ascii="Calibri" w:eastAsia="Times New Roman" w:hAnsi="Calibri"/>
            <w:b w:val="0"/>
            <w:noProof/>
            <w:sz w:val="22"/>
            <w:szCs w:val="22"/>
            <w:lang w:val="en-US" w:eastAsia="en-US"/>
          </w:rPr>
          <w:tab/>
        </w:r>
        <w:r w:rsidRPr="007D2276">
          <w:rPr>
            <w:rStyle w:val="aff6"/>
            <w:noProof/>
          </w:rPr>
          <w:t>Generator Comprehensions</w:t>
        </w:r>
        <w:r>
          <w:rPr>
            <w:noProof/>
            <w:webHidden/>
          </w:rPr>
          <w:tab/>
        </w:r>
        <w:r>
          <w:rPr>
            <w:noProof/>
            <w:webHidden/>
          </w:rPr>
          <w:fldChar w:fldCharType="begin"/>
        </w:r>
        <w:r>
          <w:rPr>
            <w:noProof/>
            <w:webHidden/>
          </w:rPr>
          <w:instrText xml:space="preserve"> PAGEREF _Toc336509505 \h </w:instrText>
        </w:r>
        <w:r>
          <w:rPr>
            <w:noProof/>
            <w:webHidden/>
          </w:rPr>
        </w:r>
        <w:r>
          <w:rPr>
            <w:noProof/>
            <w:webHidden/>
          </w:rPr>
          <w:fldChar w:fldCharType="separate"/>
        </w:r>
        <w:r>
          <w:rPr>
            <w:noProof/>
            <w:webHidden/>
          </w:rPr>
          <w:t>86</w:t>
        </w:r>
        <w:r>
          <w:rPr>
            <w:noProof/>
            <w:webHidden/>
          </w:rPr>
          <w:fldChar w:fldCharType="end"/>
        </w:r>
      </w:hyperlink>
    </w:p>
    <w:p w14:paraId="0C450B6A" w14:textId="77777777" w:rsidR="00BC2562" w:rsidRPr="009A3321" w:rsidRDefault="00BC2562">
      <w:pPr>
        <w:pStyle w:val="3a"/>
        <w:rPr>
          <w:rFonts w:ascii="Calibri" w:eastAsia="Times New Roman" w:hAnsi="Calibri"/>
          <w:b w:val="0"/>
          <w:noProof/>
          <w:sz w:val="22"/>
          <w:szCs w:val="22"/>
          <w:lang w:val="en-US" w:eastAsia="en-US"/>
        </w:rPr>
      </w:pPr>
      <w:hyperlink w:anchor="_Toc336509506" w:history="1">
        <w:r w:rsidRPr="007D2276">
          <w:rPr>
            <w:rStyle w:val="aff6"/>
            <w:noProof/>
          </w:rPr>
          <w:t>11.1.8</w:t>
        </w:r>
        <w:r w:rsidRPr="009A3321">
          <w:rPr>
            <w:rFonts w:ascii="Calibri" w:eastAsia="Times New Roman" w:hAnsi="Calibri"/>
            <w:b w:val="0"/>
            <w:noProof/>
            <w:sz w:val="22"/>
            <w:szCs w:val="22"/>
            <w:lang w:val="en-US" w:eastAsia="en-US"/>
          </w:rPr>
          <w:tab/>
        </w:r>
        <w:r w:rsidRPr="007D2276">
          <w:rPr>
            <w:rStyle w:val="aff6"/>
            <w:noProof/>
          </w:rPr>
          <w:t>Regular Expression Literals</w:t>
        </w:r>
        <w:r>
          <w:rPr>
            <w:noProof/>
            <w:webHidden/>
          </w:rPr>
          <w:tab/>
        </w:r>
        <w:r>
          <w:rPr>
            <w:noProof/>
            <w:webHidden/>
          </w:rPr>
          <w:fldChar w:fldCharType="begin"/>
        </w:r>
        <w:r>
          <w:rPr>
            <w:noProof/>
            <w:webHidden/>
          </w:rPr>
          <w:instrText xml:space="preserve"> PAGEREF _Toc336509506 \h </w:instrText>
        </w:r>
        <w:r>
          <w:rPr>
            <w:noProof/>
            <w:webHidden/>
          </w:rPr>
        </w:r>
        <w:r>
          <w:rPr>
            <w:noProof/>
            <w:webHidden/>
          </w:rPr>
          <w:fldChar w:fldCharType="separate"/>
        </w:r>
        <w:r>
          <w:rPr>
            <w:noProof/>
            <w:webHidden/>
          </w:rPr>
          <w:t>86</w:t>
        </w:r>
        <w:r>
          <w:rPr>
            <w:noProof/>
            <w:webHidden/>
          </w:rPr>
          <w:fldChar w:fldCharType="end"/>
        </w:r>
      </w:hyperlink>
    </w:p>
    <w:p w14:paraId="4FD3A697" w14:textId="77777777" w:rsidR="00BC2562" w:rsidRPr="009A3321" w:rsidRDefault="00BC2562">
      <w:pPr>
        <w:pStyle w:val="3a"/>
        <w:rPr>
          <w:rFonts w:ascii="Calibri" w:eastAsia="Times New Roman" w:hAnsi="Calibri"/>
          <w:b w:val="0"/>
          <w:noProof/>
          <w:sz w:val="22"/>
          <w:szCs w:val="22"/>
          <w:lang w:val="en-US" w:eastAsia="en-US"/>
        </w:rPr>
      </w:pPr>
      <w:hyperlink w:anchor="_Toc336509507" w:history="1">
        <w:r w:rsidRPr="007D2276">
          <w:rPr>
            <w:rStyle w:val="aff6"/>
            <w:noProof/>
          </w:rPr>
          <w:t>11.1.9</w:t>
        </w:r>
        <w:r w:rsidRPr="009A3321">
          <w:rPr>
            <w:rFonts w:ascii="Calibri" w:eastAsia="Times New Roman" w:hAnsi="Calibri"/>
            <w:b w:val="0"/>
            <w:noProof/>
            <w:sz w:val="22"/>
            <w:szCs w:val="22"/>
            <w:lang w:val="en-US" w:eastAsia="en-US"/>
          </w:rPr>
          <w:tab/>
        </w:r>
        <w:r w:rsidRPr="007D2276">
          <w:rPr>
            <w:rStyle w:val="aff6"/>
            <w:noProof/>
          </w:rPr>
          <w:t>Template Literals</w:t>
        </w:r>
        <w:r>
          <w:rPr>
            <w:noProof/>
            <w:webHidden/>
          </w:rPr>
          <w:tab/>
        </w:r>
        <w:r>
          <w:rPr>
            <w:noProof/>
            <w:webHidden/>
          </w:rPr>
          <w:fldChar w:fldCharType="begin"/>
        </w:r>
        <w:r>
          <w:rPr>
            <w:noProof/>
            <w:webHidden/>
          </w:rPr>
          <w:instrText xml:space="preserve"> PAGEREF _Toc336509507 \h </w:instrText>
        </w:r>
        <w:r>
          <w:rPr>
            <w:noProof/>
            <w:webHidden/>
          </w:rPr>
        </w:r>
        <w:r>
          <w:rPr>
            <w:noProof/>
            <w:webHidden/>
          </w:rPr>
          <w:fldChar w:fldCharType="separate"/>
        </w:r>
        <w:r>
          <w:rPr>
            <w:noProof/>
            <w:webHidden/>
          </w:rPr>
          <w:t>86</w:t>
        </w:r>
        <w:r>
          <w:rPr>
            <w:noProof/>
            <w:webHidden/>
          </w:rPr>
          <w:fldChar w:fldCharType="end"/>
        </w:r>
      </w:hyperlink>
    </w:p>
    <w:p w14:paraId="05AADAD5" w14:textId="77777777" w:rsidR="00BC2562" w:rsidRPr="009A3321" w:rsidRDefault="00BC2562">
      <w:pPr>
        <w:pStyle w:val="3a"/>
        <w:rPr>
          <w:rFonts w:ascii="Calibri" w:eastAsia="Times New Roman" w:hAnsi="Calibri"/>
          <w:b w:val="0"/>
          <w:noProof/>
          <w:sz w:val="22"/>
          <w:szCs w:val="22"/>
          <w:lang w:val="en-US" w:eastAsia="en-US"/>
        </w:rPr>
      </w:pPr>
      <w:hyperlink w:anchor="_Toc336509508" w:history="1">
        <w:r w:rsidRPr="007D2276">
          <w:rPr>
            <w:rStyle w:val="aff6"/>
            <w:noProof/>
          </w:rPr>
          <w:t>11.1.10</w:t>
        </w:r>
        <w:r w:rsidRPr="009A3321">
          <w:rPr>
            <w:rFonts w:ascii="Calibri" w:eastAsia="Times New Roman" w:hAnsi="Calibri"/>
            <w:b w:val="0"/>
            <w:noProof/>
            <w:sz w:val="22"/>
            <w:szCs w:val="22"/>
            <w:lang w:val="en-US" w:eastAsia="en-US"/>
          </w:rPr>
          <w:tab/>
        </w:r>
        <w:r w:rsidRPr="007D2276">
          <w:rPr>
            <w:rStyle w:val="aff6"/>
            <w:noProof/>
          </w:rPr>
          <w:t>The Grouping Operator</w:t>
        </w:r>
        <w:r>
          <w:rPr>
            <w:noProof/>
            <w:webHidden/>
          </w:rPr>
          <w:tab/>
        </w:r>
        <w:r>
          <w:rPr>
            <w:noProof/>
            <w:webHidden/>
          </w:rPr>
          <w:fldChar w:fldCharType="begin"/>
        </w:r>
        <w:r>
          <w:rPr>
            <w:noProof/>
            <w:webHidden/>
          </w:rPr>
          <w:instrText xml:space="preserve"> PAGEREF _Toc336509508 \h </w:instrText>
        </w:r>
        <w:r>
          <w:rPr>
            <w:noProof/>
            <w:webHidden/>
          </w:rPr>
        </w:r>
        <w:r>
          <w:rPr>
            <w:noProof/>
            <w:webHidden/>
          </w:rPr>
          <w:fldChar w:fldCharType="separate"/>
        </w:r>
        <w:r>
          <w:rPr>
            <w:noProof/>
            <w:webHidden/>
          </w:rPr>
          <w:t>90</w:t>
        </w:r>
        <w:r>
          <w:rPr>
            <w:noProof/>
            <w:webHidden/>
          </w:rPr>
          <w:fldChar w:fldCharType="end"/>
        </w:r>
      </w:hyperlink>
    </w:p>
    <w:p w14:paraId="0699C70B" w14:textId="77777777" w:rsidR="00BC2562" w:rsidRPr="009A3321" w:rsidRDefault="00BC2562">
      <w:pPr>
        <w:pStyle w:val="2b"/>
        <w:rPr>
          <w:rFonts w:ascii="Calibri" w:eastAsia="Times New Roman" w:hAnsi="Calibri"/>
          <w:b w:val="0"/>
          <w:noProof/>
          <w:sz w:val="22"/>
          <w:szCs w:val="22"/>
          <w:lang w:val="en-US" w:eastAsia="en-US"/>
        </w:rPr>
      </w:pPr>
      <w:hyperlink w:anchor="_Toc336509509" w:history="1">
        <w:r w:rsidRPr="007D2276">
          <w:rPr>
            <w:rStyle w:val="aff6"/>
            <w:noProof/>
          </w:rPr>
          <w:t>11.2</w:t>
        </w:r>
        <w:r w:rsidRPr="009A3321">
          <w:rPr>
            <w:rFonts w:ascii="Calibri" w:eastAsia="Times New Roman" w:hAnsi="Calibri"/>
            <w:b w:val="0"/>
            <w:noProof/>
            <w:sz w:val="22"/>
            <w:szCs w:val="22"/>
            <w:lang w:val="en-US" w:eastAsia="en-US"/>
          </w:rPr>
          <w:tab/>
        </w:r>
        <w:r w:rsidRPr="007D2276">
          <w:rPr>
            <w:rStyle w:val="aff6"/>
            <w:noProof/>
          </w:rPr>
          <w:t>Left-Hand-Side Expressions</w:t>
        </w:r>
        <w:r>
          <w:rPr>
            <w:noProof/>
            <w:webHidden/>
          </w:rPr>
          <w:tab/>
        </w:r>
        <w:r>
          <w:rPr>
            <w:noProof/>
            <w:webHidden/>
          </w:rPr>
          <w:fldChar w:fldCharType="begin"/>
        </w:r>
        <w:r>
          <w:rPr>
            <w:noProof/>
            <w:webHidden/>
          </w:rPr>
          <w:instrText xml:space="preserve"> PAGEREF _Toc336509509 \h </w:instrText>
        </w:r>
        <w:r>
          <w:rPr>
            <w:noProof/>
            <w:webHidden/>
          </w:rPr>
        </w:r>
        <w:r>
          <w:rPr>
            <w:noProof/>
            <w:webHidden/>
          </w:rPr>
          <w:fldChar w:fldCharType="separate"/>
        </w:r>
        <w:r>
          <w:rPr>
            <w:noProof/>
            <w:webHidden/>
          </w:rPr>
          <w:t>90</w:t>
        </w:r>
        <w:r>
          <w:rPr>
            <w:noProof/>
            <w:webHidden/>
          </w:rPr>
          <w:fldChar w:fldCharType="end"/>
        </w:r>
      </w:hyperlink>
    </w:p>
    <w:p w14:paraId="5475A42C" w14:textId="77777777" w:rsidR="00BC2562" w:rsidRPr="009A3321" w:rsidRDefault="00BC2562">
      <w:pPr>
        <w:pStyle w:val="3a"/>
        <w:rPr>
          <w:rFonts w:ascii="Calibri" w:eastAsia="Times New Roman" w:hAnsi="Calibri"/>
          <w:b w:val="0"/>
          <w:noProof/>
          <w:sz w:val="22"/>
          <w:szCs w:val="22"/>
          <w:lang w:val="en-US" w:eastAsia="en-US"/>
        </w:rPr>
      </w:pPr>
      <w:hyperlink w:anchor="_Toc336509510" w:history="1">
        <w:r w:rsidRPr="007D2276">
          <w:rPr>
            <w:rStyle w:val="aff6"/>
            <w:noProof/>
          </w:rPr>
          <w:t>11.2.1</w:t>
        </w:r>
        <w:r w:rsidRPr="009A3321">
          <w:rPr>
            <w:rFonts w:ascii="Calibri" w:eastAsia="Times New Roman" w:hAnsi="Calibri"/>
            <w:b w:val="0"/>
            <w:noProof/>
            <w:sz w:val="22"/>
            <w:szCs w:val="22"/>
            <w:lang w:val="en-US" w:eastAsia="en-US"/>
          </w:rPr>
          <w:tab/>
        </w:r>
        <w:r w:rsidRPr="007D2276">
          <w:rPr>
            <w:rStyle w:val="aff6"/>
            <w:noProof/>
          </w:rPr>
          <w:t>Property Accessors</w:t>
        </w:r>
        <w:r>
          <w:rPr>
            <w:noProof/>
            <w:webHidden/>
          </w:rPr>
          <w:tab/>
        </w:r>
        <w:r>
          <w:rPr>
            <w:noProof/>
            <w:webHidden/>
          </w:rPr>
          <w:fldChar w:fldCharType="begin"/>
        </w:r>
        <w:r>
          <w:rPr>
            <w:noProof/>
            <w:webHidden/>
          </w:rPr>
          <w:instrText xml:space="preserve"> PAGEREF _Toc336509510 \h </w:instrText>
        </w:r>
        <w:r>
          <w:rPr>
            <w:noProof/>
            <w:webHidden/>
          </w:rPr>
        </w:r>
        <w:r>
          <w:rPr>
            <w:noProof/>
            <w:webHidden/>
          </w:rPr>
          <w:fldChar w:fldCharType="separate"/>
        </w:r>
        <w:r>
          <w:rPr>
            <w:noProof/>
            <w:webHidden/>
          </w:rPr>
          <w:t>92</w:t>
        </w:r>
        <w:r>
          <w:rPr>
            <w:noProof/>
            <w:webHidden/>
          </w:rPr>
          <w:fldChar w:fldCharType="end"/>
        </w:r>
      </w:hyperlink>
    </w:p>
    <w:p w14:paraId="40280826" w14:textId="77777777" w:rsidR="00BC2562" w:rsidRPr="009A3321" w:rsidRDefault="00BC2562">
      <w:pPr>
        <w:pStyle w:val="3a"/>
        <w:rPr>
          <w:rFonts w:ascii="Calibri" w:eastAsia="Times New Roman" w:hAnsi="Calibri"/>
          <w:b w:val="0"/>
          <w:noProof/>
          <w:sz w:val="22"/>
          <w:szCs w:val="22"/>
          <w:lang w:val="en-US" w:eastAsia="en-US"/>
        </w:rPr>
      </w:pPr>
      <w:hyperlink w:anchor="_Toc336509511" w:history="1">
        <w:r w:rsidRPr="007D2276">
          <w:rPr>
            <w:rStyle w:val="aff6"/>
            <w:noProof/>
          </w:rPr>
          <w:t>11.2.2</w:t>
        </w:r>
        <w:r w:rsidRPr="009A3321">
          <w:rPr>
            <w:rFonts w:ascii="Calibri" w:eastAsia="Times New Roman" w:hAnsi="Calibri"/>
            <w:b w:val="0"/>
            <w:noProof/>
            <w:sz w:val="22"/>
            <w:szCs w:val="22"/>
            <w:lang w:val="en-US" w:eastAsia="en-US"/>
          </w:rPr>
          <w:tab/>
        </w:r>
        <w:r w:rsidRPr="007D2276">
          <w:rPr>
            <w:rStyle w:val="aff6"/>
            <w:noProof/>
          </w:rPr>
          <w:t xml:space="preserve">The </w:t>
        </w:r>
        <w:r w:rsidRPr="007D2276">
          <w:rPr>
            <w:rStyle w:val="aff6"/>
            <w:rFonts w:ascii="Courier New" w:hAnsi="Courier New"/>
            <w:noProof/>
          </w:rPr>
          <w:t>new</w:t>
        </w:r>
        <w:r w:rsidRPr="007D2276">
          <w:rPr>
            <w:rStyle w:val="aff6"/>
            <w:noProof/>
          </w:rPr>
          <w:t xml:space="preserve"> Operator</w:t>
        </w:r>
        <w:r>
          <w:rPr>
            <w:noProof/>
            <w:webHidden/>
          </w:rPr>
          <w:tab/>
        </w:r>
        <w:r>
          <w:rPr>
            <w:noProof/>
            <w:webHidden/>
          </w:rPr>
          <w:fldChar w:fldCharType="begin"/>
        </w:r>
        <w:r>
          <w:rPr>
            <w:noProof/>
            <w:webHidden/>
          </w:rPr>
          <w:instrText xml:space="preserve"> PAGEREF _Toc336509511 \h </w:instrText>
        </w:r>
        <w:r>
          <w:rPr>
            <w:noProof/>
            <w:webHidden/>
          </w:rPr>
        </w:r>
        <w:r>
          <w:rPr>
            <w:noProof/>
            <w:webHidden/>
          </w:rPr>
          <w:fldChar w:fldCharType="separate"/>
        </w:r>
        <w:r>
          <w:rPr>
            <w:noProof/>
            <w:webHidden/>
          </w:rPr>
          <w:t>92</w:t>
        </w:r>
        <w:r>
          <w:rPr>
            <w:noProof/>
            <w:webHidden/>
          </w:rPr>
          <w:fldChar w:fldCharType="end"/>
        </w:r>
      </w:hyperlink>
    </w:p>
    <w:p w14:paraId="5ACD5D50" w14:textId="77777777" w:rsidR="00BC2562" w:rsidRPr="009A3321" w:rsidRDefault="00BC2562">
      <w:pPr>
        <w:pStyle w:val="3a"/>
        <w:rPr>
          <w:rFonts w:ascii="Calibri" w:eastAsia="Times New Roman" w:hAnsi="Calibri"/>
          <w:b w:val="0"/>
          <w:noProof/>
          <w:sz w:val="22"/>
          <w:szCs w:val="22"/>
          <w:lang w:val="en-US" w:eastAsia="en-US"/>
        </w:rPr>
      </w:pPr>
      <w:hyperlink w:anchor="_Toc336509512" w:history="1">
        <w:r w:rsidRPr="007D2276">
          <w:rPr>
            <w:rStyle w:val="aff6"/>
            <w:noProof/>
          </w:rPr>
          <w:t>11.2.3</w:t>
        </w:r>
        <w:r w:rsidRPr="009A3321">
          <w:rPr>
            <w:rFonts w:ascii="Calibri" w:eastAsia="Times New Roman" w:hAnsi="Calibri"/>
            <w:b w:val="0"/>
            <w:noProof/>
            <w:sz w:val="22"/>
            <w:szCs w:val="22"/>
            <w:lang w:val="en-US" w:eastAsia="en-US"/>
          </w:rPr>
          <w:tab/>
        </w:r>
        <w:r w:rsidRPr="007D2276">
          <w:rPr>
            <w:rStyle w:val="aff6"/>
            <w:noProof/>
          </w:rPr>
          <w:t>Function Calls</w:t>
        </w:r>
        <w:r>
          <w:rPr>
            <w:noProof/>
            <w:webHidden/>
          </w:rPr>
          <w:tab/>
        </w:r>
        <w:r>
          <w:rPr>
            <w:noProof/>
            <w:webHidden/>
          </w:rPr>
          <w:fldChar w:fldCharType="begin"/>
        </w:r>
        <w:r>
          <w:rPr>
            <w:noProof/>
            <w:webHidden/>
          </w:rPr>
          <w:instrText xml:space="preserve"> PAGEREF _Toc336509512 \h </w:instrText>
        </w:r>
        <w:r>
          <w:rPr>
            <w:noProof/>
            <w:webHidden/>
          </w:rPr>
        </w:r>
        <w:r>
          <w:rPr>
            <w:noProof/>
            <w:webHidden/>
          </w:rPr>
          <w:fldChar w:fldCharType="separate"/>
        </w:r>
        <w:r>
          <w:rPr>
            <w:noProof/>
            <w:webHidden/>
          </w:rPr>
          <w:t>93</w:t>
        </w:r>
        <w:r>
          <w:rPr>
            <w:noProof/>
            <w:webHidden/>
          </w:rPr>
          <w:fldChar w:fldCharType="end"/>
        </w:r>
      </w:hyperlink>
    </w:p>
    <w:p w14:paraId="1381B928" w14:textId="77777777" w:rsidR="00BC2562" w:rsidRPr="009A3321" w:rsidRDefault="00BC2562">
      <w:pPr>
        <w:pStyle w:val="3a"/>
        <w:rPr>
          <w:rFonts w:ascii="Calibri" w:eastAsia="Times New Roman" w:hAnsi="Calibri"/>
          <w:b w:val="0"/>
          <w:noProof/>
          <w:sz w:val="22"/>
          <w:szCs w:val="22"/>
          <w:lang w:val="en-US" w:eastAsia="en-US"/>
        </w:rPr>
      </w:pPr>
      <w:hyperlink w:anchor="_Toc336509513" w:history="1">
        <w:r w:rsidRPr="007D2276">
          <w:rPr>
            <w:rStyle w:val="aff6"/>
            <w:noProof/>
          </w:rPr>
          <w:t>11.2.4</w:t>
        </w:r>
        <w:r w:rsidRPr="009A3321">
          <w:rPr>
            <w:rFonts w:ascii="Calibri" w:eastAsia="Times New Roman" w:hAnsi="Calibri"/>
            <w:b w:val="0"/>
            <w:noProof/>
            <w:sz w:val="22"/>
            <w:szCs w:val="22"/>
            <w:lang w:val="en-US" w:eastAsia="en-US"/>
          </w:rPr>
          <w:tab/>
        </w:r>
        <w:r w:rsidRPr="007D2276">
          <w:rPr>
            <w:rStyle w:val="aff6"/>
            <w:noProof/>
          </w:rPr>
          <w:t>The</w:t>
        </w:r>
        <w:r w:rsidRPr="007D2276">
          <w:rPr>
            <w:rStyle w:val="aff6"/>
            <w:rFonts w:cs="Arial"/>
            <w:noProof/>
          </w:rPr>
          <w:t xml:space="preserve"> </w:t>
        </w:r>
        <w:r w:rsidRPr="007D2276">
          <w:rPr>
            <w:rStyle w:val="aff6"/>
            <w:rFonts w:ascii="Courier New" w:hAnsi="Courier New"/>
            <w:noProof/>
          </w:rPr>
          <w:t>super</w:t>
        </w:r>
        <w:r w:rsidRPr="007D2276">
          <w:rPr>
            <w:rStyle w:val="aff6"/>
            <w:noProof/>
          </w:rPr>
          <w:t xml:space="preserve"> Keyword</w:t>
        </w:r>
        <w:r>
          <w:rPr>
            <w:noProof/>
            <w:webHidden/>
          </w:rPr>
          <w:tab/>
        </w:r>
        <w:r>
          <w:rPr>
            <w:noProof/>
            <w:webHidden/>
          </w:rPr>
          <w:fldChar w:fldCharType="begin"/>
        </w:r>
        <w:r>
          <w:rPr>
            <w:noProof/>
            <w:webHidden/>
          </w:rPr>
          <w:instrText xml:space="preserve"> PAGEREF _Toc336509513 \h </w:instrText>
        </w:r>
        <w:r>
          <w:rPr>
            <w:noProof/>
            <w:webHidden/>
          </w:rPr>
        </w:r>
        <w:r>
          <w:rPr>
            <w:noProof/>
            <w:webHidden/>
          </w:rPr>
          <w:fldChar w:fldCharType="separate"/>
        </w:r>
        <w:r>
          <w:rPr>
            <w:noProof/>
            <w:webHidden/>
          </w:rPr>
          <w:t>94</w:t>
        </w:r>
        <w:r>
          <w:rPr>
            <w:noProof/>
            <w:webHidden/>
          </w:rPr>
          <w:fldChar w:fldCharType="end"/>
        </w:r>
      </w:hyperlink>
    </w:p>
    <w:p w14:paraId="72A8E701" w14:textId="77777777" w:rsidR="00BC2562" w:rsidRPr="009A3321" w:rsidRDefault="00BC2562">
      <w:pPr>
        <w:pStyle w:val="3a"/>
        <w:rPr>
          <w:rFonts w:ascii="Calibri" w:eastAsia="Times New Roman" w:hAnsi="Calibri"/>
          <w:b w:val="0"/>
          <w:noProof/>
          <w:sz w:val="22"/>
          <w:szCs w:val="22"/>
          <w:lang w:val="en-US" w:eastAsia="en-US"/>
        </w:rPr>
      </w:pPr>
      <w:hyperlink w:anchor="_Toc336509514" w:history="1">
        <w:r w:rsidRPr="007D2276">
          <w:rPr>
            <w:rStyle w:val="aff6"/>
            <w:noProof/>
          </w:rPr>
          <w:t>11.2.5</w:t>
        </w:r>
        <w:r w:rsidRPr="009A3321">
          <w:rPr>
            <w:rFonts w:ascii="Calibri" w:eastAsia="Times New Roman" w:hAnsi="Calibri"/>
            <w:b w:val="0"/>
            <w:noProof/>
            <w:sz w:val="22"/>
            <w:szCs w:val="22"/>
            <w:lang w:val="en-US" w:eastAsia="en-US"/>
          </w:rPr>
          <w:tab/>
        </w:r>
        <w:r w:rsidRPr="007D2276">
          <w:rPr>
            <w:rStyle w:val="aff6"/>
            <w:noProof/>
          </w:rPr>
          <w:t>Argument Lists</w:t>
        </w:r>
        <w:r>
          <w:rPr>
            <w:noProof/>
            <w:webHidden/>
          </w:rPr>
          <w:tab/>
        </w:r>
        <w:r>
          <w:rPr>
            <w:noProof/>
            <w:webHidden/>
          </w:rPr>
          <w:fldChar w:fldCharType="begin"/>
        </w:r>
        <w:r>
          <w:rPr>
            <w:noProof/>
            <w:webHidden/>
          </w:rPr>
          <w:instrText xml:space="preserve"> PAGEREF _Toc336509514 \h </w:instrText>
        </w:r>
        <w:r>
          <w:rPr>
            <w:noProof/>
            <w:webHidden/>
          </w:rPr>
        </w:r>
        <w:r>
          <w:rPr>
            <w:noProof/>
            <w:webHidden/>
          </w:rPr>
          <w:fldChar w:fldCharType="separate"/>
        </w:r>
        <w:r>
          <w:rPr>
            <w:noProof/>
            <w:webHidden/>
          </w:rPr>
          <w:t>95</w:t>
        </w:r>
        <w:r>
          <w:rPr>
            <w:noProof/>
            <w:webHidden/>
          </w:rPr>
          <w:fldChar w:fldCharType="end"/>
        </w:r>
      </w:hyperlink>
    </w:p>
    <w:p w14:paraId="54B30966" w14:textId="77777777" w:rsidR="00BC2562" w:rsidRPr="009A3321" w:rsidRDefault="00BC2562">
      <w:pPr>
        <w:pStyle w:val="3a"/>
        <w:rPr>
          <w:rFonts w:ascii="Calibri" w:eastAsia="Times New Roman" w:hAnsi="Calibri"/>
          <w:b w:val="0"/>
          <w:noProof/>
          <w:sz w:val="22"/>
          <w:szCs w:val="22"/>
          <w:lang w:val="en-US" w:eastAsia="en-US"/>
        </w:rPr>
      </w:pPr>
      <w:hyperlink w:anchor="_Toc336509515" w:history="1">
        <w:r w:rsidRPr="007D2276">
          <w:rPr>
            <w:rStyle w:val="aff6"/>
            <w:noProof/>
          </w:rPr>
          <w:t>11.2.6</w:t>
        </w:r>
        <w:r w:rsidRPr="009A3321">
          <w:rPr>
            <w:rFonts w:ascii="Calibri" w:eastAsia="Times New Roman" w:hAnsi="Calibri"/>
            <w:b w:val="0"/>
            <w:noProof/>
            <w:sz w:val="22"/>
            <w:szCs w:val="22"/>
            <w:lang w:val="en-US" w:eastAsia="en-US"/>
          </w:rPr>
          <w:tab/>
        </w:r>
        <w:r w:rsidRPr="007D2276">
          <w:rPr>
            <w:rStyle w:val="aff6"/>
            <w:noProof/>
          </w:rPr>
          <w:t>Tagged Templates</w:t>
        </w:r>
        <w:r>
          <w:rPr>
            <w:noProof/>
            <w:webHidden/>
          </w:rPr>
          <w:tab/>
        </w:r>
        <w:r>
          <w:rPr>
            <w:noProof/>
            <w:webHidden/>
          </w:rPr>
          <w:fldChar w:fldCharType="begin"/>
        </w:r>
        <w:r>
          <w:rPr>
            <w:noProof/>
            <w:webHidden/>
          </w:rPr>
          <w:instrText xml:space="preserve"> PAGEREF _Toc336509515 \h </w:instrText>
        </w:r>
        <w:r>
          <w:rPr>
            <w:noProof/>
            <w:webHidden/>
          </w:rPr>
        </w:r>
        <w:r>
          <w:rPr>
            <w:noProof/>
            <w:webHidden/>
          </w:rPr>
          <w:fldChar w:fldCharType="separate"/>
        </w:r>
        <w:r>
          <w:rPr>
            <w:noProof/>
            <w:webHidden/>
          </w:rPr>
          <w:t>96</w:t>
        </w:r>
        <w:r>
          <w:rPr>
            <w:noProof/>
            <w:webHidden/>
          </w:rPr>
          <w:fldChar w:fldCharType="end"/>
        </w:r>
      </w:hyperlink>
    </w:p>
    <w:p w14:paraId="737C6797" w14:textId="77777777" w:rsidR="00BC2562" w:rsidRPr="009A3321" w:rsidRDefault="00BC2562">
      <w:pPr>
        <w:pStyle w:val="2b"/>
        <w:rPr>
          <w:rFonts w:ascii="Calibri" w:eastAsia="Times New Roman" w:hAnsi="Calibri"/>
          <w:b w:val="0"/>
          <w:noProof/>
          <w:sz w:val="22"/>
          <w:szCs w:val="22"/>
          <w:lang w:val="en-US" w:eastAsia="en-US"/>
        </w:rPr>
      </w:pPr>
      <w:hyperlink w:anchor="_Toc336509516" w:history="1">
        <w:r w:rsidRPr="007D2276">
          <w:rPr>
            <w:rStyle w:val="aff6"/>
            <w:noProof/>
          </w:rPr>
          <w:t>11.3</w:t>
        </w:r>
        <w:r w:rsidRPr="009A3321">
          <w:rPr>
            <w:rFonts w:ascii="Calibri" w:eastAsia="Times New Roman" w:hAnsi="Calibri"/>
            <w:b w:val="0"/>
            <w:noProof/>
            <w:sz w:val="22"/>
            <w:szCs w:val="22"/>
            <w:lang w:val="en-US" w:eastAsia="en-US"/>
          </w:rPr>
          <w:tab/>
        </w:r>
        <w:r w:rsidRPr="007D2276">
          <w:rPr>
            <w:rStyle w:val="aff6"/>
            <w:noProof/>
          </w:rPr>
          <w:t>Postfix Expressions</w:t>
        </w:r>
        <w:r>
          <w:rPr>
            <w:noProof/>
            <w:webHidden/>
          </w:rPr>
          <w:tab/>
        </w:r>
        <w:r>
          <w:rPr>
            <w:noProof/>
            <w:webHidden/>
          </w:rPr>
          <w:fldChar w:fldCharType="begin"/>
        </w:r>
        <w:r>
          <w:rPr>
            <w:noProof/>
            <w:webHidden/>
          </w:rPr>
          <w:instrText xml:space="preserve"> PAGEREF _Toc336509516 \h </w:instrText>
        </w:r>
        <w:r>
          <w:rPr>
            <w:noProof/>
            <w:webHidden/>
          </w:rPr>
        </w:r>
        <w:r>
          <w:rPr>
            <w:noProof/>
            <w:webHidden/>
          </w:rPr>
          <w:fldChar w:fldCharType="separate"/>
        </w:r>
        <w:r>
          <w:rPr>
            <w:noProof/>
            <w:webHidden/>
          </w:rPr>
          <w:t>96</w:t>
        </w:r>
        <w:r>
          <w:rPr>
            <w:noProof/>
            <w:webHidden/>
          </w:rPr>
          <w:fldChar w:fldCharType="end"/>
        </w:r>
      </w:hyperlink>
    </w:p>
    <w:p w14:paraId="069F0E62" w14:textId="77777777" w:rsidR="00BC2562" w:rsidRPr="009A3321" w:rsidRDefault="00BC2562">
      <w:pPr>
        <w:pStyle w:val="3a"/>
        <w:rPr>
          <w:rFonts w:ascii="Calibri" w:eastAsia="Times New Roman" w:hAnsi="Calibri"/>
          <w:b w:val="0"/>
          <w:noProof/>
          <w:sz w:val="22"/>
          <w:szCs w:val="22"/>
          <w:lang w:val="en-US" w:eastAsia="en-US"/>
        </w:rPr>
      </w:pPr>
      <w:hyperlink w:anchor="_Toc336509517" w:history="1">
        <w:r w:rsidRPr="007D2276">
          <w:rPr>
            <w:rStyle w:val="aff6"/>
            <w:noProof/>
          </w:rPr>
          <w:t>11.3.1</w:t>
        </w:r>
        <w:r w:rsidRPr="009A3321">
          <w:rPr>
            <w:rFonts w:ascii="Calibri" w:eastAsia="Times New Roman" w:hAnsi="Calibri"/>
            <w:b w:val="0"/>
            <w:noProof/>
            <w:sz w:val="22"/>
            <w:szCs w:val="22"/>
            <w:lang w:val="en-US" w:eastAsia="en-US"/>
          </w:rPr>
          <w:tab/>
        </w:r>
        <w:r w:rsidRPr="007D2276">
          <w:rPr>
            <w:rStyle w:val="aff6"/>
            <w:noProof/>
          </w:rPr>
          <w:t>Postfix Increment Operator</w:t>
        </w:r>
        <w:r>
          <w:rPr>
            <w:noProof/>
            <w:webHidden/>
          </w:rPr>
          <w:tab/>
        </w:r>
        <w:r>
          <w:rPr>
            <w:noProof/>
            <w:webHidden/>
          </w:rPr>
          <w:fldChar w:fldCharType="begin"/>
        </w:r>
        <w:r>
          <w:rPr>
            <w:noProof/>
            <w:webHidden/>
          </w:rPr>
          <w:instrText xml:space="preserve"> PAGEREF _Toc336509517 \h </w:instrText>
        </w:r>
        <w:r>
          <w:rPr>
            <w:noProof/>
            <w:webHidden/>
          </w:rPr>
        </w:r>
        <w:r>
          <w:rPr>
            <w:noProof/>
            <w:webHidden/>
          </w:rPr>
          <w:fldChar w:fldCharType="separate"/>
        </w:r>
        <w:r>
          <w:rPr>
            <w:noProof/>
            <w:webHidden/>
          </w:rPr>
          <w:t>97</w:t>
        </w:r>
        <w:r>
          <w:rPr>
            <w:noProof/>
            <w:webHidden/>
          </w:rPr>
          <w:fldChar w:fldCharType="end"/>
        </w:r>
      </w:hyperlink>
    </w:p>
    <w:p w14:paraId="1EF78944" w14:textId="77777777" w:rsidR="00BC2562" w:rsidRPr="009A3321" w:rsidRDefault="00BC2562">
      <w:pPr>
        <w:pStyle w:val="3a"/>
        <w:rPr>
          <w:rFonts w:ascii="Calibri" w:eastAsia="Times New Roman" w:hAnsi="Calibri"/>
          <w:b w:val="0"/>
          <w:noProof/>
          <w:sz w:val="22"/>
          <w:szCs w:val="22"/>
          <w:lang w:val="en-US" w:eastAsia="en-US"/>
        </w:rPr>
      </w:pPr>
      <w:hyperlink w:anchor="_Toc336509518" w:history="1">
        <w:r w:rsidRPr="007D2276">
          <w:rPr>
            <w:rStyle w:val="aff6"/>
            <w:noProof/>
          </w:rPr>
          <w:t>11.3.2</w:t>
        </w:r>
        <w:r w:rsidRPr="009A3321">
          <w:rPr>
            <w:rFonts w:ascii="Calibri" w:eastAsia="Times New Roman" w:hAnsi="Calibri"/>
            <w:b w:val="0"/>
            <w:noProof/>
            <w:sz w:val="22"/>
            <w:szCs w:val="22"/>
            <w:lang w:val="en-US" w:eastAsia="en-US"/>
          </w:rPr>
          <w:tab/>
        </w:r>
        <w:r w:rsidRPr="007D2276">
          <w:rPr>
            <w:rStyle w:val="aff6"/>
            <w:noProof/>
          </w:rPr>
          <w:t>Postfix Decrement Operator</w:t>
        </w:r>
        <w:r>
          <w:rPr>
            <w:noProof/>
            <w:webHidden/>
          </w:rPr>
          <w:tab/>
        </w:r>
        <w:r>
          <w:rPr>
            <w:noProof/>
            <w:webHidden/>
          </w:rPr>
          <w:fldChar w:fldCharType="begin"/>
        </w:r>
        <w:r>
          <w:rPr>
            <w:noProof/>
            <w:webHidden/>
          </w:rPr>
          <w:instrText xml:space="preserve"> PAGEREF _Toc336509518 \h </w:instrText>
        </w:r>
        <w:r>
          <w:rPr>
            <w:noProof/>
            <w:webHidden/>
          </w:rPr>
        </w:r>
        <w:r>
          <w:rPr>
            <w:noProof/>
            <w:webHidden/>
          </w:rPr>
          <w:fldChar w:fldCharType="separate"/>
        </w:r>
        <w:r>
          <w:rPr>
            <w:noProof/>
            <w:webHidden/>
          </w:rPr>
          <w:t>97</w:t>
        </w:r>
        <w:r>
          <w:rPr>
            <w:noProof/>
            <w:webHidden/>
          </w:rPr>
          <w:fldChar w:fldCharType="end"/>
        </w:r>
      </w:hyperlink>
    </w:p>
    <w:p w14:paraId="1959AA01" w14:textId="77777777" w:rsidR="00BC2562" w:rsidRPr="009A3321" w:rsidRDefault="00BC2562">
      <w:pPr>
        <w:pStyle w:val="2b"/>
        <w:rPr>
          <w:rFonts w:ascii="Calibri" w:eastAsia="Times New Roman" w:hAnsi="Calibri"/>
          <w:b w:val="0"/>
          <w:noProof/>
          <w:sz w:val="22"/>
          <w:szCs w:val="22"/>
          <w:lang w:val="en-US" w:eastAsia="en-US"/>
        </w:rPr>
      </w:pPr>
      <w:hyperlink w:anchor="_Toc336509519" w:history="1">
        <w:r w:rsidRPr="007D2276">
          <w:rPr>
            <w:rStyle w:val="aff6"/>
            <w:noProof/>
          </w:rPr>
          <w:t>11.4</w:t>
        </w:r>
        <w:r w:rsidRPr="009A3321">
          <w:rPr>
            <w:rFonts w:ascii="Calibri" w:eastAsia="Times New Roman" w:hAnsi="Calibri"/>
            <w:b w:val="0"/>
            <w:noProof/>
            <w:sz w:val="22"/>
            <w:szCs w:val="22"/>
            <w:lang w:val="en-US" w:eastAsia="en-US"/>
          </w:rPr>
          <w:tab/>
        </w:r>
        <w:r w:rsidRPr="007D2276">
          <w:rPr>
            <w:rStyle w:val="aff6"/>
            <w:noProof/>
          </w:rPr>
          <w:t>Unary Operators</w:t>
        </w:r>
        <w:r>
          <w:rPr>
            <w:noProof/>
            <w:webHidden/>
          </w:rPr>
          <w:tab/>
        </w:r>
        <w:r>
          <w:rPr>
            <w:noProof/>
            <w:webHidden/>
          </w:rPr>
          <w:fldChar w:fldCharType="begin"/>
        </w:r>
        <w:r>
          <w:rPr>
            <w:noProof/>
            <w:webHidden/>
          </w:rPr>
          <w:instrText xml:space="preserve"> PAGEREF _Toc336509519 \h </w:instrText>
        </w:r>
        <w:r>
          <w:rPr>
            <w:noProof/>
            <w:webHidden/>
          </w:rPr>
        </w:r>
        <w:r>
          <w:rPr>
            <w:noProof/>
            <w:webHidden/>
          </w:rPr>
          <w:fldChar w:fldCharType="separate"/>
        </w:r>
        <w:r>
          <w:rPr>
            <w:noProof/>
            <w:webHidden/>
          </w:rPr>
          <w:t>98</w:t>
        </w:r>
        <w:r>
          <w:rPr>
            <w:noProof/>
            <w:webHidden/>
          </w:rPr>
          <w:fldChar w:fldCharType="end"/>
        </w:r>
      </w:hyperlink>
    </w:p>
    <w:p w14:paraId="1FDBB9F6" w14:textId="77777777" w:rsidR="00BC2562" w:rsidRPr="009A3321" w:rsidRDefault="00BC2562">
      <w:pPr>
        <w:pStyle w:val="3a"/>
        <w:rPr>
          <w:rFonts w:ascii="Calibri" w:eastAsia="Times New Roman" w:hAnsi="Calibri"/>
          <w:b w:val="0"/>
          <w:noProof/>
          <w:sz w:val="22"/>
          <w:szCs w:val="22"/>
          <w:lang w:val="en-US" w:eastAsia="en-US"/>
        </w:rPr>
      </w:pPr>
      <w:hyperlink w:anchor="_Toc336509520" w:history="1">
        <w:r w:rsidRPr="007D2276">
          <w:rPr>
            <w:rStyle w:val="aff6"/>
            <w:noProof/>
          </w:rPr>
          <w:t>11.4.1</w:t>
        </w:r>
        <w:r w:rsidRPr="009A3321">
          <w:rPr>
            <w:rFonts w:ascii="Calibri" w:eastAsia="Times New Roman" w:hAnsi="Calibri"/>
            <w:b w:val="0"/>
            <w:noProof/>
            <w:sz w:val="22"/>
            <w:szCs w:val="22"/>
            <w:lang w:val="en-US" w:eastAsia="en-US"/>
          </w:rPr>
          <w:tab/>
        </w:r>
        <w:r w:rsidRPr="007D2276">
          <w:rPr>
            <w:rStyle w:val="aff6"/>
            <w:noProof/>
          </w:rPr>
          <w:t xml:space="preserve">The </w:t>
        </w:r>
        <w:r w:rsidRPr="007D2276">
          <w:rPr>
            <w:rStyle w:val="aff6"/>
            <w:rFonts w:ascii="Courier New" w:hAnsi="Courier New"/>
            <w:noProof/>
          </w:rPr>
          <w:t>delete</w:t>
        </w:r>
        <w:r w:rsidRPr="007D2276">
          <w:rPr>
            <w:rStyle w:val="aff6"/>
            <w:noProof/>
          </w:rPr>
          <w:t xml:space="preserve"> Operator</w:t>
        </w:r>
        <w:r>
          <w:rPr>
            <w:noProof/>
            <w:webHidden/>
          </w:rPr>
          <w:tab/>
        </w:r>
        <w:r>
          <w:rPr>
            <w:noProof/>
            <w:webHidden/>
          </w:rPr>
          <w:fldChar w:fldCharType="begin"/>
        </w:r>
        <w:r>
          <w:rPr>
            <w:noProof/>
            <w:webHidden/>
          </w:rPr>
          <w:instrText xml:space="preserve"> PAGEREF _Toc336509520 \h </w:instrText>
        </w:r>
        <w:r>
          <w:rPr>
            <w:noProof/>
            <w:webHidden/>
          </w:rPr>
        </w:r>
        <w:r>
          <w:rPr>
            <w:noProof/>
            <w:webHidden/>
          </w:rPr>
          <w:fldChar w:fldCharType="separate"/>
        </w:r>
        <w:r>
          <w:rPr>
            <w:noProof/>
            <w:webHidden/>
          </w:rPr>
          <w:t>98</w:t>
        </w:r>
        <w:r>
          <w:rPr>
            <w:noProof/>
            <w:webHidden/>
          </w:rPr>
          <w:fldChar w:fldCharType="end"/>
        </w:r>
      </w:hyperlink>
    </w:p>
    <w:p w14:paraId="4B79E4CA" w14:textId="77777777" w:rsidR="00BC2562" w:rsidRPr="009A3321" w:rsidRDefault="00BC2562">
      <w:pPr>
        <w:pStyle w:val="3a"/>
        <w:rPr>
          <w:rFonts w:ascii="Calibri" w:eastAsia="Times New Roman" w:hAnsi="Calibri"/>
          <w:b w:val="0"/>
          <w:noProof/>
          <w:sz w:val="22"/>
          <w:szCs w:val="22"/>
          <w:lang w:val="en-US" w:eastAsia="en-US"/>
        </w:rPr>
      </w:pPr>
      <w:hyperlink w:anchor="_Toc336509521" w:history="1">
        <w:r w:rsidRPr="007D2276">
          <w:rPr>
            <w:rStyle w:val="aff6"/>
            <w:noProof/>
          </w:rPr>
          <w:t>11.4.2</w:t>
        </w:r>
        <w:r w:rsidRPr="009A3321">
          <w:rPr>
            <w:rFonts w:ascii="Calibri" w:eastAsia="Times New Roman" w:hAnsi="Calibri"/>
            <w:b w:val="0"/>
            <w:noProof/>
            <w:sz w:val="22"/>
            <w:szCs w:val="22"/>
            <w:lang w:val="en-US" w:eastAsia="en-US"/>
          </w:rPr>
          <w:tab/>
        </w:r>
        <w:r w:rsidRPr="007D2276">
          <w:rPr>
            <w:rStyle w:val="aff6"/>
            <w:noProof/>
          </w:rPr>
          <w:t xml:space="preserve">The </w:t>
        </w:r>
        <w:r w:rsidRPr="007D2276">
          <w:rPr>
            <w:rStyle w:val="aff6"/>
            <w:rFonts w:ascii="Courier New" w:hAnsi="Courier New"/>
            <w:noProof/>
          </w:rPr>
          <w:t>void</w:t>
        </w:r>
        <w:r w:rsidRPr="007D2276">
          <w:rPr>
            <w:rStyle w:val="aff6"/>
            <w:noProof/>
          </w:rPr>
          <w:t xml:space="preserve"> Operator</w:t>
        </w:r>
        <w:r>
          <w:rPr>
            <w:noProof/>
            <w:webHidden/>
          </w:rPr>
          <w:tab/>
        </w:r>
        <w:r>
          <w:rPr>
            <w:noProof/>
            <w:webHidden/>
          </w:rPr>
          <w:fldChar w:fldCharType="begin"/>
        </w:r>
        <w:r>
          <w:rPr>
            <w:noProof/>
            <w:webHidden/>
          </w:rPr>
          <w:instrText xml:space="preserve"> PAGEREF _Toc336509521 \h </w:instrText>
        </w:r>
        <w:r>
          <w:rPr>
            <w:noProof/>
            <w:webHidden/>
          </w:rPr>
        </w:r>
        <w:r>
          <w:rPr>
            <w:noProof/>
            <w:webHidden/>
          </w:rPr>
          <w:fldChar w:fldCharType="separate"/>
        </w:r>
        <w:r>
          <w:rPr>
            <w:noProof/>
            <w:webHidden/>
          </w:rPr>
          <w:t>99</w:t>
        </w:r>
        <w:r>
          <w:rPr>
            <w:noProof/>
            <w:webHidden/>
          </w:rPr>
          <w:fldChar w:fldCharType="end"/>
        </w:r>
      </w:hyperlink>
    </w:p>
    <w:p w14:paraId="1E4AEBBB" w14:textId="77777777" w:rsidR="00BC2562" w:rsidRPr="009A3321" w:rsidRDefault="00BC2562">
      <w:pPr>
        <w:pStyle w:val="3a"/>
        <w:rPr>
          <w:rFonts w:ascii="Calibri" w:eastAsia="Times New Roman" w:hAnsi="Calibri"/>
          <w:b w:val="0"/>
          <w:noProof/>
          <w:sz w:val="22"/>
          <w:szCs w:val="22"/>
          <w:lang w:val="en-US" w:eastAsia="en-US"/>
        </w:rPr>
      </w:pPr>
      <w:hyperlink w:anchor="_Toc336509522" w:history="1">
        <w:r w:rsidRPr="007D2276">
          <w:rPr>
            <w:rStyle w:val="aff6"/>
            <w:noProof/>
          </w:rPr>
          <w:t>11.4.3</w:t>
        </w:r>
        <w:r w:rsidRPr="009A3321">
          <w:rPr>
            <w:rFonts w:ascii="Calibri" w:eastAsia="Times New Roman" w:hAnsi="Calibri"/>
            <w:b w:val="0"/>
            <w:noProof/>
            <w:sz w:val="22"/>
            <w:szCs w:val="22"/>
            <w:lang w:val="en-US" w:eastAsia="en-US"/>
          </w:rPr>
          <w:tab/>
        </w:r>
        <w:r w:rsidRPr="007D2276">
          <w:rPr>
            <w:rStyle w:val="aff6"/>
            <w:noProof/>
          </w:rPr>
          <w:t xml:space="preserve">The </w:t>
        </w:r>
        <w:r w:rsidRPr="007D2276">
          <w:rPr>
            <w:rStyle w:val="aff6"/>
            <w:rFonts w:ascii="Courier New" w:hAnsi="Courier New"/>
            <w:noProof/>
          </w:rPr>
          <w:t>typeof</w:t>
        </w:r>
        <w:r w:rsidRPr="007D2276">
          <w:rPr>
            <w:rStyle w:val="aff6"/>
            <w:noProof/>
          </w:rPr>
          <w:t xml:space="preserve"> Operator</w:t>
        </w:r>
        <w:r>
          <w:rPr>
            <w:noProof/>
            <w:webHidden/>
          </w:rPr>
          <w:tab/>
        </w:r>
        <w:r>
          <w:rPr>
            <w:noProof/>
            <w:webHidden/>
          </w:rPr>
          <w:fldChar w:fldCharType="begin"/>
        </w:r>
        <w:r>
          <w:rPr>
            <w:noProof/>
            <w:webHidden/>
          </w:rPr>
          <w:instrText xml:space="preserve"> PAGEREF _Toc336509522 \h </w:instrText>
        </w:r>
        <w:r>
          <w:rPr>
            <w:noProof/>
            <w:webHidden/>
          </w:rPr>
        </w:r>
        <w:r>
          <w:rPr>
            <w:noProof/>
            <w:webHidden/>
          </w:rPr>
          <w:fldChar w:fldCharType="separate"/>
        </w:r>
        <w:r>
          <w:rPr>
            <w:noProof/>
            <w:webHidden/>
          </w:rPr>
          <w:t>99</w:t>
        </w:r>
        <w:r>
          <w:rPr>
            <w:noProof/>
            <w:webHidden/>
          </w:rPr>
          <w:fldChar w:fldCharType="end"/>
        </w:r>
      </w:hyperlink>
    </w:p>
    <w:p w14:paraId="3B423050" w14:textId="77777777" w:rsidR="00BC2562" w:rsidRPr="009A3321" w:rsidRDefault="00BC2562">
      <w:pPr>
        <w:pStyle w:val="3a"/>
        <w:rPr>
          <w:rFonts w:ascii="Calibri" w:eastAsia="Times New Roman" w:hAnsi="Calibri"/>
          <w:b w:val="0"/>
          <w:noProof/>
          <w:sz w:val="22"/>
          <w:szCs w:val="22"/>
          <w:lang w:val="en-US" w:eastAsia="en-US"/>
        </w:rPr>
      </w:pPr>
      <w:hyperlink w:anchor="_Toc336509523" w:history="1">
        <w:r w:rsidRPr="007D2276">
          <w:rPr>
            <w:rStyle w:val="aff6"/>
            <w:noProof/>
          </w:rPr>
          <w:t>11.4.4</w:t>
        </w:r>
        <w:r w:rsidRPr="009A3321">
          <w:rPr>
            <w:rFonts w:ascii="Calibri" w:eastAsia="Times New Roman" w:hAnsi="Calibri"/>
            <w:b w:val="0"/>
            <w:noProof/>
            <w:sz w:val="22"/>
            <w:szCs w:val="22"/>
            <w:lang w:val="en-US" w:eastAsia="en-US"/>
          </w:rPr>
          <w:tab/>
        </w:r>
        <w:r w:rsidRPr="007D2276">
          <w:rPr>
            <w:rStyle w:val="aff6"/>
            <w:noProof/>
          </w:rPr>
          <w:t>Prefix Increment Operator</w:t>
        </w:r>
        <w:r>
          <w:rPr>
            <w:noProof/>
            <w:webHidden/>
          </w:rPr>
          <w:tab/>
        </w:r>
        <w:r>
          <w:rPr>
            <w:noProof/>
            <w:webHidden/>
          </w:rPr>
          <w:fldChar w:fldCharType="begin"/>
        </w:r>
        <w:r>
          <w:rPr>
            <w:noProof/>
            <w:webHidden/>
          </w:rPr>
          <w:instrText xml:space="preserve"> PAGEREF _Toc336509523 \h </w:instrText>
        </w:r>
        <w:r>
          <w:rPr>
            <w:noProof/>
            <w:webHidden/>
          </w:rPr>
        </w:r>
        <w:r>
          <w:rPr>
            <w:noProof/>
            <w:webHidden/>
          </w:rPr>
          <w:fldChar w:fldCharType="separate"/>
        </w:r>
        <w:r>
          <w:rPr>
            <w:noProof/>
            <w:webHidden/>
          </w:rPr>
          <w:t>100</w:t>
        </w:r>
        <w:r>
          <w:rPr>
            <w:noProof/>
            <w:webHidden/>
          </w:rPr>
          <w:fldChar w:fldCharType="end"/>
        </w:r>
      </w:hyperlink>
    </w:p>
    <w:p w14:paraId="75443C8F" w14:textId="77777777" w:rsidR="00BC2562" w:rsidRPr="009A3321" w:rsidRDefault="00BC2562">
      <w:pPr>
        <w:pStyle w:val="3a"/>
        <w:rPr>
          <w:rFonts w:ascii="Calibri" w:eastAsia="Times New Roman" w:hAnsi="Calibri"/>
          <w:b w:val="0"/>
          <w:noProof/>
          <w:sz w:val="22"/>
          <w:szCs w:val="22"/>
          <w:lang w:val="en-US" w:eastAsia="en-US"/>
        </w:rPr>
      </w:pPr>
      <w:hyperlink w:anchor="_Toc336509524" w:history="1">
        <w:r w:rsidRPr="007D2276">
          <w:rPr>
            <w:rStyle w:val="aff6"/>
            <w:noProof/>
          </w:rPr>
          <w:t>11.4.5</w:t>
        </w:r>
        <w:r w:rsidRPr="009A3321">
          <w:rPr>
            <w:rFonts w:ascii="Calibri" w:eastAsia="Times New Roman" w:hAnsi="Calibri"/>
            <w:b w:val="0"/>
            <w:noProof/>
            <w:sz w:val="22"/>
            <w:szCs w:val="22"/>
            <w:lang w:val="en-US" w:eastAsia="en-US"/>
          </w:rPr>
          <w:tab/>
        </w:r>
        <w:r w:rsidRPr="007D2276">
          <w:rPr>
            <w:rStyle w:val="aff6"/>
            <w:noProof/>
          </w:rPr>
          <w:t>Prefix Decrement Operator</w:t>
        </w:r>
        <w:r>
          <w:rPr>
            <w:noProof/>
            <w:webHidden/>
          </w:rPr>
          <w:tab/>
        </w:r>
        <w:r>
          <w:rPr>
            <w:noProof/>
            <w:webHidden/>
          </w:rPr>
          <w:fldChar w:fldCharType="begin"/>
        </w:r>
        <w:r>
          <w:rPr>
            <w:noProof/>
            <w:webHidden/>
          </w:rPr>
          <w:instrText xml:space="preserve"> PAGEREF _Toc336509524 \h </w:instrText>
        </w:r>
        <w:r>
          <w:rPr>
            <w:noProof/>
            <w:webHidden/>
          </w:rPr>
        </w:r>
        <w:r>
          <w:rPr>
            <w:noProof/>
            <w:webHidden/>
          </w:rPr>
          <w:fldChar w:fldCharType="separate"/>
        </w:r>
        <w:r>
          <w:rPr>
            <w:noProof/>
            <w:webHidden/>
          </w:rPr>
          <w:t>100</w:t>
        </w:r>
        <w:r>
          <w:rPr>
            <w:noProof/>
            <w:webHidden/>
          </w:rPr>
          <w:fldChar w:fldCharType="end"/>
        </w:r>
      </w:hyperlink>
    </w:p>
    <w:p w14:paraId="55D42F70" w14:textId="77777777" w:rsidR="00BC2562" w:rsidRPr="009A3321" w:rsidRDefault="00BC2562">
      <w:pPr>
        <w:pStyle w:val="3a"/>
        <w:rPr>
          <w:rFonts w:ascii="Calibri" w:eastAsia="Times New Roman" w:hAnsi="Calibri"/>
          <w:b w:val="0"/>
          <w:noProof/>
          <w:sz w:val="22"/>
          <w:szCs w:val="22"/>
          <w:lang w:val="en-US" w:eastAsia="en-US"/>
        </w:rPr>
      </w:pPr>
      <w:hyperlink w:anchor="_Toc336509525" w:history="1">
        <w:r w:rsidRPr="007D2276">
          <w:rPr>
            <w:rStyle w:val="aff6"/>
            <w:noProof/>
          </w:rPr>
          <w:t>11.4.6</w:t>
        </w:r>
        <w:r w:rsidRPr="009A3321">
          <w:rPr>
            <w:rFonts w:ascii="Calibri" w:eastAsia="Times New Roman" w:hAnsi="Calibri"/>
            <w:b w:val="0"/>
            <w:noProof/>
            <w:sz w:val="22"/>
            <w:szCs w:val="22"/>
            <w:lang w:val="en-US" w:eastAsia="en-US"/>
          </w:rPr>
          <w:tab/>
        </w:r>
        <w:r w:rsidRPr="007D2276">
          <w:rPr>
            <w:rStyle w:val="aff6"/>
            <w:noProof/>
          </w:rPr>
          <w:t xml:space="preserve">Unary </w:t>
        </w:r>
        <w:r w:rsidRPr="007D2276">
          <w:rPr>
            <w:rStyle w:val="aff6"/>
            <w:rFonts w:ascii="Courier New" w:hAnsi="Courier New"/>
            <w:noProof/>
          </w:rPr>
          <w:t>+</w:t>
        </w:r>
        <w:r w:rsidRPr="007D2276">
          <w:rPr>
            <w:rStyle w:val="aff6"/>
            <w:noProof/>
          </w:rPr>
          <w:t xml:space="preserve"> Operator</w:t>
        </w:r>
        <w:r>
          <w:rPr>
            <w:noProof/>
            <w:webHidden/>
          </w:rPr>
          <w:tab/>
        </w:r>
        <w:r>
          <w:rPr>
            <w:noProof/>
            <w:webHidden/>
          </w:rPr>
          <w:fldChar w:fldCharType="begin"/>
        </w:r>
        <w:r>
          <w:rPr>
            <w:noProof/>
            <w:webHidden/>
          </w:rPr>
          <w:instrText xml:space="preserve"> PAGEREF _Toc336509525 \h </w:instrText>
        </w:r>
        <w:r>
          <w:rPr>
            <w:noProof/>
            <w:webHidden/>
          </w:rPr>
        </w:r>
        <w:r>
          <w:rPr>
            <w:noProof/>
            <w:webHidden/>
          </w:rPr>
          <w:fldChar w:fldCharType="separate"/>
        </w:r>
        <w:r>
          <w:rPr>
            <w:noProof/>
            <w:webHidden/>
          </w:rPr>
          <w:t>100</w:t>
        </w:r>
        <w:r>
          <w:rPr>
            <w:noProof/>
            <w:webHidden/>
          </w:rPr>
          <w:fldChar w:fldCharType="end"/>
        </w:r>
      </w:hyperlink>
    </w:p>
    <w:p w14:paraId="482CAE55" w14:textId="77777777" w:rsidR="00BC2562" w:rsidRPr="009A3321" w:rsidRDefault="00BC2562">
      <w:pPr>
        <w:pStyle w:val="3a"/>
        <w:rPr>
          <w:rFonts w:ascii="Calibri" w:eastAsia="Times New Roman" w:hAnsi="Calibri"/>
          <w:b w:val="0"/>
          <w:noProof/>
          <w:sz w:val="22"/>
          <w:szCs w:val="22"/>
          <w:lang w:val="en-US" w:eastAsia="en-US"/>
        </w:rPr>
      </w:pPr>
      <w:hyperlink w:anchor="_Toc336509526" w:history="1">
        <w:r w:rsidRPr="007D2276">
          <w:rPr>
            <w:rStyle w:val="aff6"/>
            <w:noProof/>
          </w:rPr>
          <w:t>11.4.7</w:t>
        </w:r>
        <w:r w:rsidRPr="009A3321">
          <w:rPr>
            <w:rFonts w:ascii="Calibri" w:eastAsia="Times New Roman" w:hAnsi="Calibri"/>
            <w:b w:val="0"/>
            <w:noProof/>
            <w:sz w:val="22"/>
            <w:szCs w:val="22"/>
            <w:lang w:val="en-US" w:eastAsia="en-US"/>
          </w:rPr>
          <w:tab/>
        </w:r>
        <w:r w:rsidRPr="007D2276">
          <w:rPr>
            <w:rStyle w:val="aff6"/>
            <w:noProof/>
          </w:rPr>
          <w:t xml:space="preserve">Unary </w:t>
        </w:r>
        <w:r w:rsidRPr="007D2276">
          <w:rPr>
            <w:rStyle w:val="aff6"/>
            <w:rFonts w:ascii="Courier New" w:hAnsi="Courier New"/>
            <w:noProof/>
          </w:rPr>
          <w:t>-</w:t>
        </w:r>
        <w:r w:rsidRPr="007D2276">
          <w:rPr>
            <w:rStyle w:val="aff6"/>
            <w:noProof/>
          </w:rPr>
          <w:t xml:space="preserve"> Operator</w:t>
        </w:r>
        <w:r>
          <w:rPr>
            <w:noProof/>
            <w:webHidden/>
          </w:rPr>
          <w:tab/>
        </w:r>
        <w:r>
          <w:rPr>
            <w:noProof/>
            <w:webHidden/>
          </w:rPr>
          <w:fldChar w:fldCharType="begin"/>
        </w:r>
        <w:r>
          <w:rPr>
            <w:noProof/>
            <w:webHidden/>
          </w:rPr>
          <w:instrText xml:space="preserve"> PAGEREF _Toc336509526 \h </w:instrText>
        </w:r>
        <w:r>
          <w:rPr>
            <w:noProof/>
            <w:webHidden/>
          </w:rPr>
        </w:r>
        <w:r>
          <w:rPr>
            <w:noProof/>
            <w:webHidden/>
          </w:rPr>
          <w:fldChar w:fldCharType="separate"/>
        </w:r>
        <w:r>
          <w:rPr>
            <w:noProof/>
            <w:webHidden/>
          </w:rPr>
          <w:t>101</w:t>
        </w:r>
        <w:r>
          <w:rPr>
            <w:noProof/>
            <w:webHidden/>
          </w:rPr>
          <w:fldChar w:fldCharType="end"/>
        </w:r>
      </w:hyperlink>
    </w:p>
    <w:p w14:paraId="7528DA21" w14:textId="77777777" w:rsidR="00BC2562" w:rsidRPr="009A3321" w:rsidRDefault="00BC2562">
      <w:pPr>
        <w:pStyle w:val="3a"/>
        <w:rPr>
          <w:rFonts w:ascii="Calibri" w:eastAsia="Times New Roman" w:hAnsi="Calibri"/>
          <w:b w:val="0"/>
          <w:noProof/>
          <w:sz w:val="22"/>
          <w:szCs w:val="22"/>
          <w:lang w:val="en-US" w:eastAsia="en-US"/>
        </w:rPr>
      </w:pPr>
      <w:hyperlink w:anchor="_Toc336509527" w:history="1">
        <w:r w:rsidRPr="007D2276">
          <w:rPr>
            <w:rStyle w:val="aff6"/>
            <w:noProof/>
          </w:rPr>
          <w:t>11.4.8</w:t>
        </w:r>
        <w:r w:rsidRPr="009A3321">
          <w:rPr>
            <w:rFonts w:ascii="Calibri" w:eastAsia="Times New Roman" w:hAnsi="Calibri"/>
            <w:b w:val="0"/>
            <w:noProof/>
            <w:sz w:val="22"/>
            <w:szCs w:val="22"/>
            <w:lang w:val="en-US" w:eastAsia="en-US"/>
          </w:rPr>
          <w:tab/>
        </w:r>
        <w:r w:rsidRPr="007D2276">
          <w:rPr>
            <w:rStyle w:val="aff6"/>
            <w:noProof/>
          </w:rPr>
          <w:t xml:space="preserve">Bitwise NOT Operator ( </w:t>
        </w:r>
        <w:r w:rsidRPr="007D2276">
          <w:rPr>
            <w:rStyle w:val="aff6"/>
            <w:rFonts w:ascii="Courier New" w:hAnsi="Courier New"/>
            <w:noProof/>
          </w:rPr>
          <w:t>~</w:t>
        </w:r>
        <w:r w:rsidRPr="007D2276">
          <w:rPr>
            <w:rStyle w:val="aff6"/>
            <w:noProof/>
          </w:rPr>
          <w:t xml:space="preserve"> )</w:t>
        </w:r>
        <w:r>
          <w:rPr>
            <w:noProof/>
            <w:webHidden/>
          </w:rPr>
          <w:tab/>
        </w:r>
        <w:r>
          <w:rPr>
            <w:noProof/>
            <w:webHidden/>
          </w:rPr>
          <w:fldChar w:fldCharType="begin"/>
        </w:r>
        <w:r>
          <w:rPr>
            <w:noProof/>
            <w:webHidden/>
          </w:rPr>
          <w:instrText xml:space="preserve"> PAGEREF _Toc336509527 \h </w:instrText>
        </w:r>
        <w:r>
          <w:rPr>
            <w:noProof/>
            <w:webHidden/>
          </w:rPr>
        </w:r>
        <w:r>
          <w:rPr>
            <w:noProof/>
            <w:webHidden/>
          </w:rPr>
          <w:fldChar w:fldCharType="separate"/>
        </w:r>
        <w:r>
          <w:rPr>
            <w:noProof/>
            <w:webHidden/>
          </w:rPr>
          <w:t>101</w:t>
        </w:r>
        <w:r>
          <w:rPr>
            <w:noProof/>
            <w:webHidden/>
          </w:rPr>
          <w:fldChar w:fldCharType="end"/>
        </w:r>
      </w:hyperlink>
    </w:p>
    <w:p w14:paraId="3B45095E" w14:textId="77777777" w:rsidR="00BC2562" w:rsidRPr="009A3321" w:rsidRDefault="00BC2562">
      <w:pPr>
        <w:pStyle w:val="3a"/>
        <w:rPr>
          <w:rFonts w:ascii="Calibri" w:eastAsia="Times New Roman" w:hAnsi="Calibri"/>
          <w:b w:val="0"/>
          <w:noProof/>
          <w:sz w:val="22"/>
          <w:szCs w:val="22"/>
          <w:lang w:val="en-US" w:eastAsia="en-US"/>
        </w:rPr>
      </w:pPr>
      <w:hyperlink w:anchor="_Toc336509528" w:history="1">
        <w:r w:rsidRPr="007D2276">
          <w:rPr>
            <w:rStyle w:val="aff6"/>
            <w:noProof/>
          </w:rPr>
          <w:t>11.4.9</w:t>
        </w:r>
        <w:r w:rsidRPr="009A3321">
          <w:rPr>
            <w:rFonts w:ascii="Calibri" w:eastAsia="Times New Roman" w:hAnsi="Calibri"/>
            <w:b w:val="0"/>
            <w:noProof/>
            <w:sz w:val="22"/>
            <w:szCs w:val="22"/>
            <w:lang w:val="en-US" w:eastAsia="en-US"/>
          </w:rPr>
          <w:tab/>
        </w:r>
        <w:r w:rsidRPr="007D2276">
          <w:rPr>
            <w:rStyle w:val="aff6"/>
            <w:noProof/>
          </w:rPr>
          <w:t xml:space="preserve">Logical NOT Operator ( </w:t>
        </w:r>
        <w:r w:rsidRPr="007D2276">
          <w:rPr>
            <w:rStyle w:val="aff6"/>
            <w:rFonts w:ascii="Courier New" w:hAnsi="Courier New"/>
            <w:noProof/>
          </w:rPr>
          <w:t>!</w:t>
        </w:r>
        <w:r w:rsidRPr="007D2276">
          <w:rPr>
            <w:rStyle w:val="aff6"/>
            <w:noProof/>
          </w:rPr>
          <w:t xml:space="preserve"> )</w:t>
        </w:r>
        <w:r>
          <w:rPr>
            <w:noProof/>
            <w:webHidden/>
          </w:rPr>
          <w:tab/>
        </w:r>
        <w:r>
          <w:rPr>
            <w:noProof/>
            <w:webHidden/>
          </w:rPr>
          <w:fldChar w:fldCharType="begin"/>
        </w:r>
        <w:r>
          <w:rPr>
            <w:noProof/>
            <w:webHidden/>
          </w:rPr>
          <w:instrText xml:space="preserve"> PAGEREF _Toc336509528 \h </w:instrText>
        </w:r>
        <w:r>
          <w:rPr>
            <w:noProof/>
            <w:webHidden/>
          </w:rPr>
        </w:r>
        <w:r>
          <w:rPr>
            <w:noProof/>
            <w:webHidden/>
          </w:rPr>
          <w:fldChar w:fldCharType="separate"/>
        </w:r>
        <w:r>
          <w:rPr>
            <w:noProof/>
            <w:webHidden/>
          </w:rPr>
          <w:t>101</w:t>
        </w:r>
        <w:r>
          <w:rPr>
            <w:noProof/>
            <w:webHidden/>
          </w:rPr>
          <w:fldChar w:fldCharType="end"/>
        </w:r>
      </w:hyperlink>
    </w:p>
    <w:p w14:paraId="62852BD8" w14:textId="77777777" w:rsidR="00BC2562" w:rsidRPr="009A3321" w:rsidRDefault="00BC2562">
      <w:pPr>
        <w:pStyle w:val="2b"/>
        <w:rPr>
          <w:rFonts w:ascii="Calibri" w:eastAsia="Times New Roman" w:hAnsi="Calibri"/>
          <w:b w:val="0"/>
          <w:noProof/>
          <w:sz w:val="22"/>
          <w:szCs w:val="22"/>
          <w:lang w:val="en-US" w:eastAsia="en-US"/>
        </w:rPr>
      </w:pPr>
      <w:hyperlink w:anchor="_Toc336509529" w:history="1">
        <w:r w:rsidRPr="007D2276">
          <w:rPr>
            <w:rStyle w:val="aff6"/>
            <w:noProof/>
          </w:rPr>
          <w:t>11.5</w:t>
        </w:r>
        <w:r w:rsidRPr="009A3321">
          <w:rPr>
            <w:rFonts w:ascii="Calibri" w:eastAsia="Times New Roman" w:hAnsi="Calibri"/>
            <w:b w:val="0"/>
            <w:noProof/>
            <w:sz w:val="22"/>
            <w:szCs w:val="22"/>
            <w:lang w:val="en-US" w:eastAsia="en-US"/>
          </w:rPr>
          <w:tab/>
        </w:r>
        <w:r w:rsidRPr="007D2276">
          <w:rPr>
            <w:rStyle w:val="aff6"/>
            <w:noProof/>
          </w:rPr>
          <w:t>Multiplicative Operators</w:t>
        </w:r>
        <w:r>
          <w:rPr>
            <w:noProof/>
            <w:webHidden/>
          </w:rPr>
          <w:tab/>
        </w:r>
        <w:r>
          <w:rPr>
            <w:noProof/>
            <w:webHidden/>
          </w:rPr>
          <w:fldChar w:fldCharType="begin"/>
        </w:r>
        <w:r>
          <w:rPr>
            <w:noProof/>
            <w:webHidden/>
          </w:rPr>
          <w:instrText xml:space="preserve"> PAGEREF _Toc336509529 \h </w:instrText>
        </w:r>
        <w:r>
          <w:rPr>
            <w:noProof/>
            <w:webHidden/>
          </w:rPr>
        </w:r>
        <w:r>
          <w:rPr>
            <w:noProof/>
            <w:webHidden/>
          </w:rPr>
          <w:fldChar w:fldCharType="separate"/>
        </w:r>
        <w:r>
          <w:rPr>
            <w:noProof/>
            <w:webHidden/>
          </w:rPr>
          <w:t>101</w:t>
        </w:r>
        <w:r>
          <w:rPr>
            <w:noProof/>
            <w:webHidden/>
          </w:rPr>
          <w:fldChar w:fldCharType="end"/>
        </w:r>
      </w:hyperlink>
    </w:p>
    <w:p w14:paraId="29EFEF5D" w14:textId="77777777" w:rsidR="00BC2562" w:rsidRPr="009A3321" w:rsidRDefault="00BC2562">
      <w:pPr>
        <w:pStyle w:val="3a"/>
        <w:rPr>
          <w:rFonts w:ascii="Calibri" w:eastAsia="Times New Roman" w:hAnsi="Calibri"/>
          <w:b w:val="0"/>
          <w:noProof/>
          <w:sz w:val="22"/>
          <w:szCs w:val="22"/>
          <w:lang w:val="en-US" w:eastAsia="en-US"/>
        </w:rPr>
      </w:pPr>
      <w:hyperlink w:anchor="_Toc336509530" w:history="1">
        <w:r w:rsidRPr="007D2276">
          <w:rPr>
            <w:rStyle w:val="aff6"/>
            <w:noProof/>
          </w:rPr>
          <w:t>11.5.1</w:t>
        </w:r>
        <w:r w:rsidRPr="009A3321">
          <w:rPr>
            <w:rFonts w:ascii="Calibri" w:eastAsia="Times New Roman" w:hAnsi="Calibri"/>
            <w:b w:val="0"/>
            <w:noProof/>
            <w:sz w:val="22"/>
            <w:szCs w:val="22"/>
            <w:lang w:val="en-US" w:eastAsia="en-US"/>
          </w:rPr>
          <w:tab/>
        </w:r>
        <w:r w:rsidRPr="007D2276">
          <w:rPr>
            <w:rStyle w:val="aff6"/>
            <w:noProof/>
          </w:rPr>
          <w:t xml:space="preserve">Applying the </w:t>
        </w:r>
        <w:r w:rsidRPr="007D2276">
          <w:rPr>
            <w:rStyle w:val="aff6"/>
            <w:rFonts w:ascii="Courier New" w:hAnsi="Courier New"/>
            <w:noProof/>
          </w:rPr>
          <w:t>*</w:t>
        </w:r>
        <w:r w:rsidRPr="007D2276">
          <w:rPr>
            <w:rStyle w:val="aff6"/>
            <w:noProof/>
          </w:rPr>
          <w:t xml:space="preserve"> Operator</w:t>
        </w:r>
        <w:r>
          <w:rPr>
            <w:noProof/>
            <w:webHidden/>
          </w:rPr>
          <w:tab/>
        </w:r>
        <w:r>
          <w:rPr>
            <w:noProof/>
            <w:webHidden/>
          </w:rPr>
          <w:fldChar w:fldCharType="begin"/>
        </w:r>
        <w:r>
          <w:rPr>
            <w:noProof/>
            <w:webHidden/>
          </w:rPr>
          <w:instrText xml:space="preserve"> PAGEREF _Toc336509530 \h </w:instrText>
        </w:r>
        <w:r>
          <w:rPr>
            <w:noProof/>
            <w:webHidden/>
          </w:rPr>
        </w:r>
        <w:r>
          <w:rPr>
            <w:noProof/>
            <w:webHidden/>
          </w:rPr>
          <w:fldChar w:fldCharType="separate"/>
        </w:r>
        <w:r>
          <w:rPr>
            <w:noProof/>
            <w:webHidden/>
          </w:rPr>
          <w:t>102</w:t>
        </w:r>
        <w:r>
          <w:rPr>
            <w:noProof/>
            <w:webHidden/>
          </w:rPr>
          <w:fldChar w:fldCharType="end"/>
        </w:r>
      </w:hyperlink>
    </w:p>
    <w:p w14:paraId="74BE79DB" w14:textId="77777777" w:rsidR="00BC2562" w:rsidRPr="009A3321" w:rsidRDefault="00BC2562">
      <w:pPr>
        <w:pStyle w:val="3a"/>
        <w:rPr>
          <w:rFonts w:ascii="Calibri" w:eastAsia="Times New Roman" w:hAnsi="Calibri"/>
          <w:b w:val="0"/>
          <w:noProof/>
          <w:sz w:val="22"/>
          <w:szCs w:val="22"/>
          <w:lang w:val="en-US" w:eastAsia="en-US"/>
        </w:rPr>
      </w:pPr>
      <w:hyperlink w:anchor="_Toc336509531" w:history="1">
        <w:r w:rsidRPr="007D2276">
          <w:rPr>
            <w:rStyle w:val="aff6"/>
            <w:noProof/>
          </w:rPr>
          <w:t>11.5.2</w:t>
        </w:r>
        <w:r w:rsidRPr="009A3321">
          <w:rPr>
            <w:rFonts w:ascii="Calibri" w:eastAsia="Times New Roman" w:hAnsi="Calibri"/>
            <w:b w:val="0"/>
            <w:noProof/>
            <w:sz w:val="22"/>
            <w:szCs w:val="22"/>
            <w:lang w:val="en-US" w:eastAsia="en-US"/>
          </w:rPr>
          <w:tab/>
        </w:r>
        <w:r w:rsidRPr="007D2276">
          <w:rPr>
            <w:rStyle w:val="aff6"/>
            <w:noProof/>
          </w:rPr>
          <w:t xml:space="preserve">Applying the </w:t>
        </w:r>
        <w:r w:rsidRPr="007D2276">
          <w:rPr>
            <w:rStyle w:val="aff6"/>
            <w:rFonts w:ascii="Courier New" w:hAnsi="Courier New"/>
            <w:noProof/>
          </w:rPr>
          <w:t>/</w:t>
        </w:r>
        <w:r w:rsidRPr="007D2276">
          <w:rPr>
            <w:rStyle w:val="aff6"/>
            <w:noProof/>
          </w:rPr>
          <w:t xml:space="preserve"> Operator</w:t>
        </w:r>
        <w:r>
          <w:rPr>
            <w:noProof/>
            <w:webHidden/>
          </w:rPr>
          <w:tab/>
        </w:r>
        <w:r>
          <w:rPr>
            <w:noProof/>
            <w:webHidden/>
          </w:rPr>
          <w:fldChar w:fldCharType="begin"/>
        </w:r>
        <w:r>
          <w:rPr>
            <w:noProof/>
            <w:webHidden/>
          </w:rPr>
          <w:instrText xml:space="preserve"> PAGEREF _Toc336509531 \h </w:instrText>
        </w:r>
        <w:r>
          <w:rPr>
            <w:noProof/>
            <w:webHidden/>
          </w:rPr>
        </w:r>
        <w:r>
          <w:rPr>
            <w:noProof/>
            <w:webHidden/>
          </w:rPr>
          <w:fldChar w:fldCharType="separate"/>
        </w:r>
        <w:r>
          <w:rPr>
            <w:noProof/>
            <w:webHidden/>
          </w:rPr>
          <w:t>102</w:t>
        </w:r>
        <w:r>
          <w:rPr>
            <w:noProof/>
            <w:webHidden/>
          </w:rPr>
          <w:fldChar w:fldCharType="end"/>
        </w:r>
      </w:hyperlink>
    </w:p>
    <w:p w14:paraId="4A55B3CE" w14:textId="77777777" w:rsidR="00BC2562" w:rsidRPr="009A3321" w:rsidRDefault="00BC2562">
      <w:pPr>
        <w:pStyle w:val="3a"/>
        <w:rPr>
          <w:rFonts w:ascii="Calibri" w:eastAsia="Times New Roman" w:hAnsi="Calibri"/>
          <w:b w:val="0"/>
          <w:noProof/>
          <w:sz w:val="22"/>
          <w:szCs w:val="22"/>
          <w:lang w:val="en-US" w:eastAsia="en-US"/>
        </w:rPr>
      </w:pPr>
      <w:hyperlink w:anchor="_Toc336509532" w:history="1">
        <w:r w:rsidRPr="007D2276">
          <w:rPr>
            <w:rStyle w:val="aff6"/>
            <w:noProof/>
          </w:rPr>
          <w:t>11.5.3</w:t>
        </w:r>
        <w:r w:rsidRPr="009A3321">
          <w:rPr>
            <w:rFonts w:ascii="Calibri" w:eastAsia="Times New Roman" w:hAnsi="Calibri"/>
            <w:b w:val="0"/>
            <w:noProof/>
            <w:sz w:val="22"/>
            <w:szCs w:val="22"/>
            <w:lang w:val="en-US" w:eastAsia="en-US"/>
          </w:rPr>
          <w:tab/>
        </w:r>
        <w:r w:rsidRPr="007D2276">
          <w:rPr>
            <w:rStyle w:val="aff6"/>
            <w:noProof/>
          </w:rPr>
          <w:t xml:space="preserve">Applying the </w:t>
        </w:r>
        <w:r w:rsidRPr="007D2276">
          <w:rPr>
            <w:rStyle w:val="aff6"/>
            <w:rFonts w:ascii="Courier New" w:hAnsi="Courier New"/>
            <w:noProof/>
          </w:rPr>
          <w:t>%</w:t>
        </w:r>
        <w:r w:rsidRPr="007D2276">
          <w:rPr>
            <w:rStyle w:val="aff6"/>
            <w:noProof/>
          </w:rPr>
          <w:t xml:space="preserve"> Operator</w:t>
        </w:r>
        <w:r>
          <w:rPr>
            <w:noProof/>
            <w:webHidden/>
          </w:rPr>
          <w:tab/>
        </w:r>
        <w:r>
          <w:rPr>
            <w:noProof/>
            <w:webHidden/>
          </w:rPr>
          <w:fldChar w:fldCharType="begin"/>
        </w:r>
        <w:r>
          <w:rPr>
            <w:noProof/>
            <w:webHidden/>
          </w:rPr>
          <w:instrText xml:space="preserve"> PAGEREF _Toc336509532 \h </w:instrText>
        </w:r>
        <w:r>
          <w:rPr>
            <w:noProof/>
            <w:webHidden/>
          </w:rPr>
        </w:r>
        <w:r>
          <w:rPr>
            <w:noProof/>
            <w:webHidden/>
          </w:rPr>
          <w:fldChar w:fldCharType="separate"/>
        </w:r>
        <w:r>
          <w:rPr>
            <w:noProof/>
            <w:webHidden/>
          </w:rPr>
          <w:t>103</w:t>
        </w:r>
        <w:r>
          <w:rPr>
            <w:noProof/>
            <w:webHidden/>
          </w:rPr>
          <w:fldChar w:fldCharType="end"/>
        </w:r>
      </w:hyperlink>
    </w:p>
    <w:p w14:paraId="54DFB961" w14:textId="77777777" w:rsidR="00BC2562" w:rsidRPr="009A3321" w:rsidRDefault="00BC2562">
      <w:pPr>
        <w:pStyle w:val="2b"/>
        <w:rPr>
          <w:rFonts w:ascii="Calibri" w:eastAsia="Times New Roman" w:hAnsi="Calibri"/>
          <w:b w:val="0"/>
          <w:noProof/>
          <w:sz w:val="22"/>
          <w:szCs w:val="22"/>
          <w:lang w:val="en-US" w:eastAsia="en-US"/>
        </w:rPr>
      </w:pPr>
      <w:hyperlink w:anchor="_Toc336509533" w:history="1">
        <w:r w:rsidRPr="007D2276">
          <w:rPr>
            <w:rStyle w:val="aff6"/>
            <w:noProof/>
          </w:rPr>
          <w:t>11.6</w:t>
        </w:r>
        <w:r w:rsidRPr="009A3321">
          <w:rPr>
            <w:rFonts w:ascii="Calibri" w:eastAsia="Times New Roman" w:hAnsi="Calibri"/>
            <w:b w:val="0"/>
            <w:noProof/>
            <w:sz w:val="22"/>
            <w:szCs w:val="22"/>
            <w:lang w:val="en-US" w:eastAsia="en-US"/>
          </w:rPr>
          <w:tab/>
        </w:r>
        <w:r w:rsidRPr="007D2276">
          <w:rPr>
            <w:rStyle w:val="aff6"/>
            <w:noProof/>
          </w:rPr>
          <w:t>Additive Operators</w:t>
        </w:r>
        <w:r>
          <w:rPr>
            <w:noProof/>
            <w:webHidden/>
          </w:rPr>
          <w:tab/>
        </w:r>
        <w:r>
          <w:rPr>
            <w:noProof/>
            <w:webHidden/>
          </w:rPr>
          <w:fldChar w:fldCharType="begin"/>
        </w:r>
        <w:r>
          <w:rPr>
            <w:noProof/>
            <w:webHidden/>
          </w:rPr>
          <w:instrText xml:space="preserve"> PAGEREF _Toc336509533 \h </w:instrText>
        </w:r>
        <w:r>
          <w:rPr>
            <w:noProof/>
            <w:webHidden/>
          </w:rPr>
        </w:r>
        <w:r>
          <w:rPr>
            <w:noProof/>
            <w:webHidden/>
          </w:rPr>
          <w:fldChar w:fldCharType="separate"/>
        </w:r>
        <w:r>
          <w:rPr>
            <w:noProof/>
            <w:webHidden/>
          </w:rPr>
          <w:t>103</w:t>
        </w:r>
        <w:r>
          <w:rPr>
            <w:noProof/>
            <w:webHidden/>
          </w:rPr>
          <w:fldChar w:fldCharType="end"/>
        </w:r>
      </w:hyperlink>
    </w:p>
    <w:p w14:paraId="25D7AC63" w14:textId="77777777" w:rsidR="00BC2562" w:rsidRPr="009A3321" w:rsidRDefault="00BC2562">
      <w:pPr>
        <w:pStyle w:val="3a"/>
        <w:rPr>
          <w:rFonts w:ascii="Calibri" w:eastAsia="Times New Roman" w:hAnsi="Calibri"/>
          <w:b w:val="0"/>
          <w:noProof/>
          <w:sz w:val="22"/>
          <w:szCs w:val="22"/>
          <w:lang w:val="en-US" w:eastAsia="en-US"/>
        </w:rPr>
      </w:pPr>
      <w:hyperlink w:anchor="_Toc336509534" w:history="1">
        <w:r w:rsidRPr="007D2276">
          <w:rPr>
            <w:rStyle w:val="aff6"/>
            <w:noProof/>
          </w:rPr>
          <w:t>11.6.1</w:t>
        </w:r>
        <w:r w:rsidRPr="009A3321">
          <w:rPr>
            <w:rFonts w:ascii="Calibri" w:eastAsia="Times New Roman" w:hAnsi="Calibri"/>
            <w:b w:val="0"/>
            <w:noProof/>
            <w:sz w:val="22"/>
            <w:szCs w:val="22"/>
            <w:lang w:val="en-US" w:eastAsia="en-US"/>
          </w:rPr>
          <w:tab/>
        </w:r>
        <w:r w:rsidRPr="007D2276">
          <w:rPr>
            <w:rStyle w:val="aff6"/>
            <w:noProof/>
          </w:rPr>
          <w:t xml:space="preserve">The Addition operator ( </w:t>
        </w:r>
        <w:r w:rsidRPr="007D2276">
          <w:rPr>
            <w:rStyle w:val="aff6"/>
            <w:rFonts w:ascii="Courier New" w:hAnsi="Courier New"/>
            <w:noProof/>
          </w:rPr>
          <w:t>+</w:t>
        </w:r>
        <w:r w:rsidRPr="007D2276">
          <w:rPr>
            <w:rStyle w:val="aff6"/>
            <w:noProof/>
          </w:rPr>
          <w:t xml:space="preserve"> )</w:t>
        </w:r>
        <w:r>
          <w:rPr>
            <w:noProof/>
            <w:webHidden/>
          </w:rPr>
          <w:tab/>
        </w:r>
        <w:r>
          <w:rPr>
            <w:noProof/>
            <w:webHidden/>
          </w:rPr>
          <w:fldChar w:fldCharType="begin"/>
        </w:r>
        <w:r>
          <w:rPr>
            <w:noProof/>
            <w:webHidden/>
          </w:rPr>
          <w:instrText xml:space="preserve"> PAGEREF _Toc336509534 \h </w:instrText>
        </w:r>
        <w:r>
          <w:rPr>
            <w:noProof/>
            <w:webHidden/>
          </w:rPr>
        </w:r>
        <w:r>
          <w:rPr>
            <w:noProof/>
            <w:webHidden/>
          </w:rPr>
          <w:fldChar w:fldCharType="separate"/>
        </w:r>
        <w:r>
          <w:rPr>
            <w:noProof/>
            <w:webHidden/>
          </w:rPr>
          <w:t>103</w:t>
        </w:r>
        <w:r>
          <w:rPr>
            <w:noProof/>
            <w:webHidden/>
          </w:rPr>
          <w:fldChar w:fldCharType="end"/>
        </w:r>
      </w:hyperlink>
    </w:p>
    <w:p w14:paraId="5DFD05E3" w14:textId="77777777" w:rsidR="00BC2562" w:rsidRPr="009A3321" w:rsidRDefault="00BC2562">
      <w:pPr>
        <w:pStyle w:val="3a"/>
        <w:rPr>
          <w:rFonts w:ascii="Calibri" w:eastAsia="Times New Roman" w:hAnsi="Calibri"/>
          <w:b w:val="0"/>
          <w:noProof/>
          <w:sz w:val="22"/>
          <w:szCs w:val="22"/>
          <w:lang w:val="en-US" w:eastAsia="en-US"/>
        </w:rPr>
      </w:pPr>
      <w:hyperlink w:anchor="_Toc336509535" w:history="1">
        <w:r w:rsidRPr="007D2276">
          <w:rPr>
            <w:rStyle w:val="aff6"/>
            <w:noProof/>
          </w:rPr>
          <w:t>11.6.2</w:t>
        </w:r>
        <w:r w:rsidRPr="009A3321">
          <w:rPr>
            <w:rFonts w:ascii="Calibri" w:eastAsia="Times New Roman" w:hAnsi="Calibri"/>
            <w:b w:val="0"/>
            <w:noProof/>
            <w:sz w:val="22"/>
            <w:szCs w:val="22"/>
            <w:lang w:val="en-US" w:eastAsia="en-US"/>
          </w:rPr>
          <w:tab/>
        </w:r>
        <w:r w:rsidRPr="007D2276">
          <w:rPr>
            <w:rStyle w:val="aff6"/>
            <w:noProof/>
          </w:rPr>
          <w:t xml:space="preserve">The Subtraction Operator ( </w:t>
        </w:r>
        <w:r w:rsidRPr="007D2276">
          <w:rPr>
            <w:rStyle w:val="aff6"/>
            <w:rFonts w:ascii="Courier New" w:hAnsi="Courier New"/>
            <w:noProof/>
          </w:rPr>
          <w:t>-</w:t>
        </w:r>
        <w:r w:rsidRPr="007D2276">
          <w:rPr>
            <w:rStyle w:val="aff6"/>
            <w:noProof/>
          </w:rPr>
          <w:t xml:space="preserve"> )</w:t>
        </w:r>
        <w:r>
          <w:rPr>
            <w:noProof/>
            <w:webHidden/>
          </w:rPr>
          <w:tab/>
        </w:r>
        <w:r>
          <w:rPr>
            <w:noProof/>
            <w:webHidden/>
          </w:rPr>
          <w:fldChar w:fldCharType="begin"/>
        </w:r>
        <w:r>
          <w:rPr>
            <w:noProof/>
            <w:webHidden/>
          </w:rPr>
          <w:instrText xml:space="preserve"> PAGEREF _Toc336509535 \h </w:instrText>
        </w:r>
        <w:r>
          <w:rPr>
            <w:noProof/>
            <w:webHidden/>
          </w:rPr>
        </w:r>
        <w:r>
          <w:rPr>
            <w:noProof/>
            <w:webHidden/>
          </w:rPr>
          <w:fldChar w:fldCharType="separate"/>
        </w:r>
        <w:r>
          <w:rPr>
            <w:noProof/>
            <w:webHidden/>
          </w:rPr>
          <w:t>104</w:t>
        </w:r>
        <w:r>
          <w:rPr>
            <w:noProof/>
            <w:webHidden/>
          </w:rPr>
          <w:fldChar w:fldCharType="end"/>
        </w:r>
      </w:hyperlink>
    </w:p>
    <w:p w14:paraId="4ED7D0F2" w14:textId="77777777" w:rsidR="00BC2562" w:rsidRPr="009A3321" w:rsidRDefault="00BC2562">
      <w:pPr>
        <w:pStyle w:val="3a"/>
        <w:rPr>
          <w:rFonts w:ascii="Calibri" w:eastAsia="Times New Roman" w:hAnsi="Calibri"/>
          <w:b w:val="0"/>
          <w:noProof/>
          <w:sz w:val="22"/>
          <w:szCs w:val="22"/>
          <w:lang w:val="en-US" w:eastAsia="en-US"/>
        </w:rPr>
      </w:pPr>
      <w:hyperlink w:anchor="_Toc336509536" w:history="1">
        <w:r w:rsidRPr="007D2276">
          <w:rPr>
            <w:rStyle w:val="aff6"/>
            <w:noProof/>
          </w:rPr>
          <w:t>11.6.3</w:t>
        </w:r>
        <w:r w:rsidRPr="009A3321">
          <w:rPr>
            <w:rFonts w:ascii="Calibri" w:eastAsia="Times New Roman" w:hAnsi="Calibri"/>
            <w:b w:val="0"/>
            <w:noProof/>
            <w:sz w:val="22"/>
            <w:szCs w:val="22"/>
            <w:lang w:val="en-US" w:eastAsia="en-US"/>
          </w:rPr>
          <w:tab/>
        </w:r>
        <w:r w:rsidRPr="007D2276">
          <w:rPr>
            <w:rStyle w:val="aff6"/>
            <w:noProof/>
          </w:rPr>
          <w:t>Applying the Additive Operators to Numbers</w:t>
        </w:r>
        <w:r>
          <w:rPr>
            <w:noProof/>
            <w:webHidden/>
          </w:rPr>
          <w:tab/>
        </w:r>
        <w:r>
          <w:rPr>
            <w:noProof/>
            <w:webHidden/>
          </w:rPr>
          <w:fldChar w:fldCharType="begin"/>
        </w:r>
        <w:r>
          <w:rPr>
            <w:noProof/>
            <w:webHidden/>
          </w:rPr>
          <w:instrText xml:space="preserve"> PAGEREF _Toc336509536 \h </w:instrText>
        </w:r>
        <w:r>
          <w:rPr>
            <w:noProof/>
            <w:webHidden/>
          </w:rPr>
        </w:r>
        <w:r>
          <w:rPr>
            <w:noProof/>
            <w:webHidden/>
          </w:rPr>
          <w:fldChar w:fldCharType="separate"/>
        </w:r>
        <w:r>
          <w:rPr>
            <w:noProof/>
            <w:webHidden/>
          </w:rPr>
          <w:t>104</w:t>
        </w:r>
        <w:r>
          <w:rPr>
            <w:noProof/>
            <w:webHidden/>
          </w:rPr>
          <w:fldChar w:fldCharType="end"/>
        </w:r>
      </w:hyperlink>
    </w:p>
    <w:p w14:paraId="4877BAF1" w14:textId="77777777" w:rsidR="00BC2562" w:rsidRPr="009A3321" w:rsidRDefault="00BC2562">
      <w:pPr>
        <w:pStyle w:val="2b"/>
        <w:rPr>
          <w:rFonts w:ascii="Calibri" w:eastAsia="Times New Roman" w:hAnsi="Calibri"/>
          <w:b w:val="0"/>
          <w:noProof/>
          <w:sz w:val="22"/>
          <w:szCs w:val="22"/>
          <w:lang w:val="en-US" w:eastAsia="en-US"/>
        </w:rPr>
      </w:pPr>
      <w:hyperlink w:anchor="_Toc336509537" w:history="1">
        <w:r w:rsidRPr="007D2276">
          <w:rPr>
            <w:rStyle w:val="aff6"/>
            <w:noProof/>
          </w:rPr>
          <w:t>11.7</w:t>
        </w:r>
        <w:r w:rsidRPr="009A3321">
          <w:rPr>
            <w:rFonts w:ascii="Calibri" w:eastAsia="Times New Roman" w:hAnsi="Calibri"/>
            <w:b w:val="0"/>
            <w:noProof/>
            <w:sz w:val="22"/>
            <w:szCs w:val="22"/>
            <w:lang w:val="en-US" w:eastAsia="en-US"/>
          </w:rPr>
          <w:tab/>
        </w:r>
        <w:r w:rsidRPr="007D2276">
          <w:rPr>
            <w:rStyle w:val="aff6"/>
            <w:noProof/>
          </w:rPr>
          <w:t>Bitwise Shift Operators</w:t>
        </w:r>
        <w:r>
          <w:rPr>
            <w:noProof/>
            <w:webHidden/>
          </w:rPr>
          <w:tab/>
        </w:r>
        <w:r>
          <w:rPr>
            <w:noProof/>
            <w:webHidden/>
          </w:rPr>
          <w:fldChar w:fldCharType="begin"/>
        </w:r>
        <w:r>
          <w:rPr>
            <w:noProof/>
            <w:webHidden/>
          </w:rPr>
          <w:instrText xml:space="preserve"> PAGEREF _Toc336509537 \h </w:instrText>
        </w:r>
        <w:r>
          <w:rPr>
            <w:noProof/>
            <w:webHidden/>
          </w:rPr>
        </w:r>
        <w:r>
          <w:rPr>
            <w:noProof/>
            <w:webHidden/>
          </w:rPr>
          <w:fldChar w:fldCharType="separate"/>
        </w:r>
        <w:r>
          <w:rPr>
            <w:noProof/>
            <w:webHidden/>
          </w:rPr>
          <w:t>105</w:t>
        </w:r>
        <w:r>
          <w:rPr>
            <w:noProof/>
            <w:webHidden/>
          </w:rPr>
          <w:fldChar w:fldCharType="end"/>
        </w:r>
      </w:hyperlink>
    </w:p>
    <w:p w14:paraId="344B8006" w14:textId="77777777" w:rsidR="00BC2562" w:rsidRPr="009A3321" w:rsidRDefault="00BC2562">
      <w:pPr>
        <w:pStyle w:val="3a"/>
        <w:rPr>
          <w:rFonts w:ascii="Calibri" w:eastAsia="Times New Roman" w:hAnsi="Calibri"/>
          <w:b w:val="0"/>
          <w:noProof/>
          <w:sz w:val="22"/>
          <w:szCs w:val="22"/>
          <w:lang w:val="en-US" w:eastAsia="en-US"/>
        </w:rPr>
      </w:pPr>
      <w:hyperlink w:anchor="_Toc336509538" w:history="1">
        <w:r w:rsidRPr="007D2276">
          <w:rPr>
            <w:rStyle w:val="aff6"/>
            <w:noProof/>
          </w:rPr>
          <w:t>11.7.1</w:t>
        </w:r>
        <w:r w:rsidRPr="009A3321">
          <w:rPr>
            <w:rFonts w:ascii="Calibri" w:eastAsia="Times New Roman" w:hAnsi="Calibri"/>
            <w:b w:val="0"/>
            <w:noProof/>
            <w:sz w:val="22"/>
            <w:szCs w:val="22"/>
            <w:lang w:val="en-US" w:eastAsia="en-US"/>
          </w:rPr>
          <w:tab/>
        </w:r>
        <w:r w:rsidRPr="007D2276">
          <w:rPr>
            <w:rStyle w:val="aff6"/>
            <w:noProof/>
          </w:rPr>
          <w:t xml:space="preserve">The Left Shift Operator ( </w:t>
        </w:r>
        <w:r w:rsidRPr="007D2276">
          <w:rPr>
            <w:rStyle w:val="aff6"/>
            <w:rFonts w:ascii="Courier New" w:hAnsi="Courier New"/>
            <w:noProof/>
          </w:rPr>
          <w:t>&lt;&lt;</w:t>
        </w:r>
        <w:r w:rsidRPr="007D2276">
          <w:rPr>
            <w:rStyle w:val="aff6"/>
            <w:noProof/>
          </w:rPr>
          <w:t xml:space="preserve"> )</w:t>
        </w:r>
        <w:r>
          <w:rPr>
            <w:noProof/>
            <w:webHidden/>
          </w:rPr>
          <w:tab/>
        </w:r>
        <w:r>
          <w:rPr>
            <w:noProof/>
            <w:webHidden/>
          </w:rPr>
          <w:fldChar w:fldCharType="begin"/>
        </w:r>
        <w:r>
          <w:rPr>
            <w:noProof/>
            <w:webHidden/>
          </w:rPr>
          <w:instrText xml:space="preserve"> PAGEREF _Toc336509538 \h </w:instrText>
        </w:r>
        <w:r>
          <w:rPr>
            <w:noProof/>
            <w:webHidden/>
          </w:rPr>
        </w:r>
        <w:r>
          <w:rPr>
            <w:noProof/>
            <w:webHidden/>
          </w:rPr>
          <w:fldChar w:fldCharType="separate"/>
        </w:r>
        <w:r>
          <w:rPr>
            <w:noProof/>
            <w:webHidden/>
          </w:rPr>
          <w:t>105</w:t>
        </w:r>
        <w:r>
          <w:rPr>
            <w:noProof/>
            <w:webHidden/>
          </w:rPr>
          <w:fldChar w:fldCharType="end"/>
        </w:r>
      </w:hyperlink>
    </w:p>
    <w:p w14:paraId="4F7B432A" w14:textId="77777777" w:rsidR="00BC2562" w:rsidRPr="009A3321" w:rsidRDefault="00BC2562">
      <w:pPr>
        <w:pStyle w:val="3a"/>
        <w:rPr>
          <w:rFonts w:ascii="Calibri" w:eastAsia="Times New Roman" w:hAnsi="Calibri"/>
          <w:b w:val="0"/>
          <w:noProof/>
          <w:sz w:val="22"/>
          <w:szCs w:val="22"/>
          <w:lang w:val="en-US" w:eastAsia="en-US"/>
        </w:rPr>
      </w:pPr>
      <w:hyperlink w:anchor="_Toc336509539" w:history="1">
        <w:r w:rsidRPr="007D2276">
          <w:rPr>
            <w:rStyle w:val="aff6"/>
            <w:noProof/>
          </w:rPr>
          <w:t>11.7.2</w:t>
        </w:r>
        <w:r w:rsidRPr="009A3321">
          <w:rPr>
            <w:rFonts w:ascii="Calibri" w:eastAsia="Times New Roman" w:hAnsi="Calibri"/>
            <w:b w:val="0"/>
            <w:noProof/>
            <w:sz w:val="22"/>
            <w:szCs w:val="22"/>
            <w:lang w:val="en-US" w:eastAsia="en-US"/>
          </w:rPr>
          <w:tab/>
        </w:r>
        <w:r w:rsidRPr="007D2276">
          <w:rPr>
            <w:rStyle w:val="aff6"/>
            <w:noProof/>
          </w:rPr>
          <w:t xml:space="preserve">The Signed Right Shift Operator ( </w:t>
        </w:r>
        <w:r w:rsidRPr="007D2276">
          <w:rPr>
            <w:rStyle w:val="aff6"/>
            <w:rFonts w:ascii="Courier New" w:hAnsi="Courier New"/>
            <w:noProof/>
          </w:rPr>
          <w:t>&gt;&gt;</w:t>
        </w:r>
        <w:r w:rsidRPr="007D2276">
          <w:rPr>
            <w:rStyle w:val="aff6"/>
            <w:noProof/>
          </w:rPr>
          <w:t xml:space="preserve"> )</w:t>
        </w:r>
        <w:r>
          <w:rPr>
            <w:noProof/>
            <w:webHidden/>
          </w:rPr>
          <w:tab/>
        </w:r>
        <w:r>
          <w:rPr>
            <w:noProof/>
            <w:webHidden/>
          </w:rPr>
          <w:fldChar w:fldCharType="begin"/>
        </w:r>
        <w:r>
          <w:rPr>
            <w:noProof/>
            <w:webHidden/>
          </w:rPr>
          <w:instrText xml:space="preserve"> PAGEREF _Toc336509539 \h </w:instrText>
        </w:r>
        <w:r>
          <w:rPr>
            <w:noProof/>
            <w:webHidden/>
          </w:rPr>
        </w:r>
        <w:r>
          <w:rPr>
            <w:noProof/>
            <w:webHidden/>
          </w:rPr>
          <w:fldChar w:fldCharType="separate"/>
        </w:r>
        <w:r>
          <w:rPr>
            <w:noProof/>
            <w:webHidden/>
          </w:rPr>
          <w:t>105</w:t>
        </w:r>
        <w:r>
          <w:rPr>
            <w:noProof/>
            <w:webHidden/>
          </w:rPr>
          <w:fldChar w:fldCharType="end"/>
        </w:r>
      </w:hyperlink>
    </w:p>
    <w:p w14:paraId="46CC8C0E" w14:textId="77777777" w:rsidR="00BC2562" w:rsidRPr="009A3321" w:rsidRDefault="00BC2562">
      <w:pPr>
        <w:pStyle w:val="3a"/>
        <w:rPr>
          <w:rFonts w:ascii="Calibri" w:eastAsia="Times New Roman" w:hAnsi="Calibri"/>
          <w:b w:val="0"/>
          <w:noProof/>
          <w:sz w:val="22"/>
          <w:szCs w:val="22"/>
          <w:lang w:val="en-US" w:eastAsia="en-US"/>
        </w:rPr>
      </w:pPr>
      <w:hyperlink w:anchor="_Toc336509540" w:history="1">
        <w:r w:rsidRPr="007D2276">
          <w:rPr>
            <w:rStyle w:val="aff6"/>
            <w:noProof/>
          </w:rPr>
          <w:t>11.7.3</w:t>
        </w:r>
        <w:r w:rsidRPr="009A3321">
          <w:rPr>
            <w:rFonts w:ascii="Calibri" w:eastAsia="Times New Roman" w:hAnsi="Calibri"/>
            <w:b w:val="0"/>
            <w:noProof/>
            <w:sz w:val="22"/>
            <w:szCs w:val="22"/>
            <w:lang w:val="en-US" w:eastAsia="en-US"/>
          </w:rPr>
          <w:tab/>
        </w:r>
        <w:r w:rsidRPr="007D2276">
          <w:rPr>
            <w:rStyle w:val="aff6"/>
            <w:noProof/>
          </w:rPr>
          <w:t xml:space="preserve">The Unsigned Right Shift Operator ( </w:t>
        </w:r>
        <w:r w:rsidRPr="007D2276">
          <w:rPr>
            <w:rStyle w:val="aff6"/>
            <w:rFonts w:ascii="Courier New" w:hAnsi="Courier New"/>
            <w:noProof/>
          </w:rPr>
          <w:t>&gt;&gt;&gt;</w:t>
        </w:r>
        <w:r w:rsidRPr="007D2276">
          <w:rPr>
            <w:rStyle w:val="aff6"/>
            <w:noProof/>
          </w:rPr>
          <w:t xml:space="preserve"> )</w:t>
        </w:r>
        <w:r>
          <w:rPr>
            <w:noProof/>
            <w:webHidden/>
          </w:rPr>
          <w:tab/>
        </w:r>
        <w:r>
          <w:rPr>
            <w:noProof/>
            <w:webHidden/>
          </w:rPr>
          <w:fldChar w:fldCharType="begin"/>
        </w:r>
        <w:r>
          <w:rPr>
            <w:noProof/>
            <w:webHidden/>
          </w:rPr>
          <w:instrText xml:space="preserve"> PAGEREF _Toc336509540 \h </w:instrText>
        </w:r>
        <w:r>
          <w:rPr>
            <w:noProof/>
            <w:webHidden/>
          </w:rPr>
        </w:r>
        <w:r>
          <w:rPr>
            <w:noProof/>
            <w:webHidden/>
          </w:rPr>
          <w:fldChar w:fldCharType="separate"/>
        </w:r>
        <w:r>
          <w:rPr>
            <w:noProof/>
            <w:webHidden/>
          </w:rPr>
          <w:t>106</w:t>
        </w:r>
        <w:r>
          <w:rPr>
            <w:noProof/>
            <w:webHidden/>
          </w:rPr>
          <w:fldChar w:fldCharType="end"/>
        </w:r>
      </w:hyperlink>
    </w:p>
    <w:p w14:paraId="3025E135" w14:textId="77777777" w:rsidR="00BC2562" w:rsidRPr="009A3321" w:rsidRDefault="00BC2562">
      <w:pPr>
        <w:pStyle w:val="2b"/>
        <w:rPr>
          <w:rFonts w:ascii="Calibri" w:eastAsia="Times New Roman" w:hAnsi="Calibri"/>
          <w:b w:val="0"/>
          <w:noProof/>
          <w:sz w:val="22"/>
          <w:szCs w:val="22"/>
          <w:lang w:val="en-US" w:eastAsia="en-US"/>
        </w:rPr>
      </w:pPr>
      <w:hyperlink w:anchor="_Toc336509541" w:history="1">
        <w:r w:rsidRPr="007D2276">
          <w:rPr>
            <w:rStyle w:val="aff6"/>
            <w:noProof/>
          </w:rPr>
          <w:t>11.8</w:t>
        </w:r>
        <w:r w:rsidRPr="009A3321">
          <w:rPr>
            <w:rFonts w:ascii="Calibri" w:eastAsia="Times New Roman" w:hAnsi="Calibri"/>
            <w:b w:val="0"/>
            <w:noProof/>
            <w:sz w:val="22"/>
            <w:szCs w:val="22"/>
            <w:lang w:val="en-US" w:eastAsia="en-US"/>
          </w:rPr>
          <w:tab/>
        </w:r>
        <w:r w:rsidRPr="007D2276">
          <w:rPr>
            <w:rStyle w:val="aff6"/>
            <w:noProof/>
          </w:rPr>
          <w:t>Relational Operators</w:t>
        </w:r>
        <w:r>
          <w:rPr>
            <w:noProof/>
            <w:webHidden/>
          </w:rPr>
          <w:tab/>
        </w:r>
        <w:r>
          <w:rPr>
            <w:noProof/>
            <w:webHidden/>
          </w:rPr>
          <w:fldChar w:fldCharType="begin"/>
        </w:r>
        <w:r>
          <w:rPr>
            <w:noProof/>
            <w:webHidden/>
          </w:rPr>
          <w:instrText xml:space="preserve"> PAGEREF _Toc336509541 \h </w:instrText>
        </w:r>
        <w:r>
          <w:rPr>
            <w:noProof/>
            <w:webHidden/>
          </w:rPr>
        </w:r>
        <w:r>
          <w:rPr>
            <w:noProof/>
            <w:webHidden/>
          </w:rPr>
          <w:fldChar w:fldCharType="separate"/>
        </w:r>
        <w:r>
          <w:rPr>
            <w:noProof/>
            <w:webHidden/>
          </w:rPr>
          <w:t>106</w:t>
        </w:r>
        <w:r>
          <w:rPr>
            <w:noProof/>
            <w:webHidden/>
          </w:rPr>
          <w:fldChar w:fldCharType="end"/>
        </w:r>
      </w:hyperlink>
    </w:p>
    <w:p w14:paraId="383D8C37" w14:textId="77777777" w:rsidR="00BC2562" w:rsidRPr="009A3321" w:rsidRDefault="00BC2562">
      <w:pPr>
        <w:pStyle w:val="3a"/>
        <w:rPr>
          <w:rFonts w:ascii="Calibri" w:eastAsia="Times New Roman" w:hAnsi="Calibri"/>
          <w:b w:val="0"/>
          <w:noProof/>
          <w:sz w:val="22"/>
          <w:szCs w:val="22"/>
          <w:lang w:val="en-US" w:eastAsia="en-US"/>
        </w:rPr>
      </w:pPr>
      <w:hyperlink w:anchor="_Toc336509542" w:history="1">
        <w:r w:rsidRPr="007D2276">
          <w:rPr>
            <w:rStyle w:val="aff6"/>
            <w:noProof/>
          </w:rPr>
          <w:t>11.8.1 Runtime Semantics</w:t>
        </w:r>
        <w:r>
          <w:rPr>
            <w:noProof/>
            <w:webHidden/>
          </w:rPr>
          <w:tab/>
        </w:r>
        <w:r>
          <w:rPr>
            <w:noProof/>
            <w:webHidden/>
          </w:rPr>
          <w:fldChar w:fldCharType="begin"/>
        </w:r>
        <w:r>
          <w:rPr>
            <w:noProof/>
            <w:webHidden/>
          </w:rPr>
          <w:instrText xml:space="preserve"> PAGEREF _Toc336509542 \h </w:instrText>
        </w:r>
        <w:r>
          <w:rPr>
            <w:noProof/>
            <w:webHidden/>
          </w:rPr>
        </w:r>
        <w:r>
          <w:rPr>
            <w:noProof/>
            <w:webHidden/>
          </w:rPr>
          <w:fldChar w:fldCharType="separate"/>
        </w:r>
        <w:r>
          <w:rPr>
            <w:noProof/>
            <w:webHidden/>
          </w:rPr>
          <w:t>107</w:t>
        </w:r>
        <w:r>
          <w:rPr>
            <w:noProof/>
            <w:webHidden/>
          </w:rPr>
          <w:fldChar w:fldCharType="end"/>
        </w:r>
      </w:hyperlink>
    </w:p>
    <w:p w14:paraId="2C38EB47" w14:textId="77777777" w:rsidR="00BC2562" w:rsidRPr="009A3321" w:rsidRDefault="00BC2562">
      <w:pPr>
        <w:pStyle w:val="2b"/>
        <w:rPr>
          <w:rFonts w:ascii="Calibri" w:eastAsia="Times New Roman" w:hAnsi="Calibri"/>
          <w:b w:val="0"/>
          <w:noProof/>
          <w:sz w:val="22"/>
          <w:szCs w:val="22"/>
          <w:lang w:val="en-US" w:eastAsia="en-US"/>
        </w:rPr>
      </w:pPr>
      <w:hyperlink w:anchor="_Toc336509543" w:history="1">
        <w:r w:rsidRPr="007D2276">
          <w:rPr>
            <w:rStyle w:val="aff6"/>
            <w:noProof/>
          </w:rPr>
          <w:t>11.9</w:t>
        </w:r>
        <w:r w:rsidRPr="009A3321">
          <w:rPr>
            <w:rFonts w:ascii="Calibri" w:eastAsia="Times New Roman" w:hAnsi="Calibri"/>
            <w:b w:val="0"/>
            <w:noProof/>
            <w:sz w:val="22"/>
            <w:szCs w:val="22"/>
            <w:lang w:val="en-US" w:eastAsia="en-US"/>
          </w:rPr>
          <w:tab/>
        </w:r>
        <w:r w:rsidRPr="007D2276">
          <w:rPr>
            <w:rStyle w:val="aff6"/>
            <w:noProof/>
          </w:rPr>
          <w:t>Equality Operators</w:t>
        </w:r>
        <w:r>
          <w:rPr>
            <w:noProof/>
            <w:webHidden/>
          </w:rPr>
          <w:tab/>
        </w:r>
        <w:r>
          <w:rPr>
            <w:noProof/>
            <w:webHidden/>
          </w:rPr>
          <w:fldChar w:fldCharType="begin"/>
        </w:r>
        <w:r>
          <w:rPr>
            <w:noProof/>
            <w:webHidden/>
          </w:rPr>
          <w:instrText xml:space="preserve"> PAGEREF _Toc336509543 \h </w:instrText>
        </w:r>
        <w:r>
          <w:rPr>
            <w:noProof/>
            <w:webHidden/>
          </w:rPr>
        </w:r>
        <w:r>
          <w:rPr>
            <w:noProof/>
            <w:webHidden/>
          </w:rPr>
          <w:fldChar w:fldCharType="separate"/>
        </w:r>
        <w:r>
          <w:rPr>
            <w:noProof/>
            <w:webHidden/>
          </w:rPr>
          <w:t>109</w:t>
        </w:r>
        <w:r>
          <w:rPr>
            <w:noProof/>
            <w:webHidden/>
          </w:rPr>
          <w:fldChar w:fldCharType="end"/>
        </w:r>
      </w:hyperlink>
    </w:p>
    <w:p w14:paraId="1EA6DFB5" w14:textId="77777777" w:rsidR="00BC2562" w:rsidRPr="009A3321" w:rsidRDefault="00BC2562">
      <w:pPr>
        <w:pStyle w:val="3a"/>
        <w:rPr>
          <w:rFonts w:ascii="Calibri" w:eastAsia="Times New Roman" w:hAnsi="Calibri"/>
          <w:b w:val="0"/>
          <w:noProof/>
          <w:sz w:val="22"/>
          <w:szCs w:val="22"/>
          <w:lang w:val="en-US" w:eastAsia="en-US"/>
        </w:rPr>
      </w:pPr>
      <w:hyperlink w:anchor="_Toc336509544" w:history="1">
        <w:r w:rsidRPr="007D2276">
          <w:rPr>
            <w:rStyle w:val="aff6"/>
            <w:noProof/>
          </w:rPr>
          <w:t>11.9.1 Runtime Semantics</w:t>
        </w:r>
        <w:r>
          <w:rPr>
            <w:noProof/>
            <w:webHidden/>
          </w:rPr>
          <w:tab/>
        </w:r>
        <w:r>
          <w:rPr>
            <w:noProof/>
            <w:webHidden/>
          </w:rPr>
          <w:fldChar w:fldCharType="begin"/>
        </w:r>
        <w:r>
          <w:rPr>
            <w:noProof/>
            <w:webHidden/>
          </w:rPr>
          <w:instrText xml:space="preserve"> PAGEREF _Toc336509544 \h </w:instrText>
        </w:r>
        <w:r>
          <w:rPr>
            <w:noProof/>
            <w:webHidden/>
          </w:rPr>
        </w:r>
        <w:r>
          <w:rPr>
            <w:noProof/>
            <w:webHidden/>
          </w:rPr>
          <w:fldChar w:fldCharType="separate"/>
        </w:r>
        <w:r>
          <w:rPr>
            <w:noProof/>
            <w:webHidden/>
          </w:rPr>
          <w:t>110</w:t>
        </w:r>
        <w:r>
          <w:rPr>
            <w:noProof/>
            <w:webHidden/>
          </w:rPr>
          <w:fldChar w:fldCharType="end"/>
        </w:r>
      </w:hyperlink>
    </w:p>
    <w:p w14:paraId="02E0DF3A" w14:textId="77777777" w:rsidR="00BC2562" w:rsidRPr="009A3321" w:rsidRDefault="00BC2562">
      <w:pPr>
        <w:pStyle w:val="2b"/>
        <w:rPr>
          <w:rFonts w:ascii="Calibri" w:eastAsia="Times New Roman" w:hAnsi="Calibri"/>
          <w:b w:val="0"/>
          <w:noProof/>
          <w:sz w:val="22"/>
          <w:szCs w:val="22"/>
          <w:lang w:val="en-US" w:eastAsia="en-US"/>
        </w:rPr>
      </w:pPr>
      <w:hyperlink w:anchor="_Toc336509545" w:history="1">
        <w:r w:rsidRPr="007D2276">
          <w:rPr>
            <w:rStyle w:val="aff6"/>
            <w:noProof/>
          </w:rPr>
          <w:t>11.10</w:t>
        </w:r>
        <w:r w:rsidRPr="009A3321">
          <w:rPr>
            <w:rFonts w:ascii="Calibri" w:eastAsia="Times New Roman" w:hAnsi="Calibri"/>
            <w:b w:val="0"/>
            <w:noProof/>
            <w:sz w:val="22"/>
            <w:szCs w:val="22"/>
            <w:lang w:val="en-US" w:eastAsia="en-US"/>
          </w:rPr>
          <w:tab/>
        </w:r>
        <w:r w:rsidRPr="007D2276">
          <w:rPr>
            <w:rStyle w:val="aff6"/>
            <w:noProof/>
          </w:rPr>
          <w:t>Binary Bitwise Operators</w:t>
        </w:r>
        <w:r>
          <w:rPr>
            <w:noProof/>
            <w:webHidden/>
          </w:rPr>
          <w:tab/>
        </w:r>
        <w:r>
          <w:rPr>
            <w:noProof/>
            <w:webHidden/>
          </w:rPr>
          <w:fldChar w:fldCharType="begin"/>
        </w:r>
        <w:r>
          <w:rPr>
            <w:noProof/>
            <w:webHidden/>
          </w:rPr>
          <w:instrText xml:space="preserve"> PAGEREF _Toc336509545 \h </w:instrText>
        </w:r>
        <w:r>
          <w:rPr>
            <w:noProof/>
            <w:webHidden/>
          </w:rPr>
        </w:r>
        <w:r>
          <w:rPr>
            <w:noProof/>
            <w:webHidden/>
          </w:rPr>
          <w:fldChar w:fldCharType="separate"/>
        </w:r>
        <w:r>
          <w:rPr>
            <w:noProof/>
            <w:webHidden/>
          </w:rPr>
          <w:t>112</w:t>
        </w:r>
        <w:r>
          <w:rPr>
            <w:noProof/>
            <w:webHidden/>
          </w:rPr>
          <w:fldChar w:fldCharType="end"/>
        </w:r>
      </w:hyperlink>
    </w:p>
    <w:p w14:paraId="07E05797" w14:textId="77777777" w:rsidR="00BC2562" w:rsidRPr="009A3321" w:rsidRDefault="00BC2562">
      <w:pPr>
        <w:pStyle w:val="2b"/>
        <w:rPr>
          <w:rFonts w:ascii="Calibri" w:eastAsia="Times New Roman" w:hAnsi="Calibri"/>
          <w:b w:val="0"/>
          <w:noProof/>
          <w:sz w:val="22"/>
          <w:szCs w:val="22"/>
          <w:lang w:val="en-US" w:eastAsia="en-US"/>
        </w:rPr>
      </w:pPr>
      <w:hyperlink w:anchor="_Toc336509546" w:history="1">
        <w:r w:rsidRPr="007D2276">
          <w:rPr>
            <w:rStyle w:val="aff6"/>
            <w:noProof/>
          </w:rPr>
          <w:t>11.11</w:t>
        </w:r>
        <w:r w:rsidRPr="009A3321">
          <w:rPr>
            <w:rFonts w:ascii="Calibri" w:eastAsia="Times New Roman" w:hAnsi="Calibri"/>
            <w:b w:val="0"/>
            <w:noProof/>
            <w:sz w:val="22"/>
            <w:szCs w:val="22"/>
            <w:lang w:val="en-US" w:eastAsia="en-US"/>
          </w:rPr>
          <w:tab/>
        </w:r>
        <w:r w:rsidRPr="007D2276">
          <w:rPr>
            <w:rStyle w:val="aff6"/>
            <w:noProof/>
          </w:rPr>
          <w:t>Binary Logical Operators</w:t>
        </w:r>
        <w:r>
          <w:rPr>
            <w:noProof/>
            <w:webHidden/>
          </w:rPr>
          <w:tab/>
        </w:r>
        <w:r>
          <w:rPr>
            <w:noProof/>
            <w:webHidden/>
          </w:rPr>
          <w:fldChar w:fldCharType="begin"/>
        </w:r>
        <w:r>
          <w:rPr>
            <w:noProof/>
            <w:webHidden/>
          </w:rPr>
          <w:instrText xml:space="preserve"> PAGEREF _Toc336509546 \h </w:instrText>
        </w:r>
        <w:r>
          <w:rPr>
            <w:noProof/>
            <w:webHidden/>
          </w:rPr>
        </w:r>
        <w:r>
          <w:rPr>
            <w:noProof/>
            <w:webHidden/>
          </w:rPr>
          <w:fldChar w:fldCharType="separate"/>
        </w:r>
        <w:r>
          <w:rPr>
            <w:noProof/>
            <w:webHidden/>
          </w:rPr>
          <w:t>113</w:t>
        </w:r>
        <w:r>
          <w:rPr>
            <w:noProof/>
            <w:webHidden/>
          </w:rPr>
          <w:fldChar w:fldCharType="end"/>
        </w:r>
      </w:hyperlink>
    </w:p>
    <w:p w14:paraId="448CF314" w14:textId="77777777" w:rsidR="00BC2562" w:rsidRPr="009A3321" w:rsidRDefault="00BC2562">
      <w:pPr>
        <w:pStyle w:val="2b"/>
        <w:rPr>
          <w:rFonts w:ascii="Calibri" w:eastAsia="Times New Roman" w:hAnsi="Calibri"/>
          <w:b w:val="0"/>
          <w:noProof/>
          <w:sz w:val="22"/>
          <w:szCs w:val="22"/>
          <w:lang w:val="en-US" w:eastAsia="en-US"/>
        </w:rPr>
      </w:pPr>
      <w:hyperlink w:anchor="_Toc336509547" w:history="1">
        <w:r w:rsidRPr="007D2276">
          <w:rPr>
            <w:rStyle w:val="aff6"/>
            <w:noProof/>
          </w:rPr>
          <w:t>11.12</w:t>
        </w:r>
        <w:r w:rsidRPr="009A3321">
          <w:rPr>
            <w:rFonts w:ascii="Calibri" w:eastAsia="Times New Roman" w:hAnsi="Calibri"/>
            <w:b w:val="0"/>
            <w:noProof/>
            <w:sz w:val="22"/>
            <w:szCs w:val="22"/>
            <w:lang w:val="en-US" w:eastAsia="en-US"/>
          </w:rPr>
          <w:tab/>
        </w:r>
        <w:r w:rsidRPr="007D2276">
          <w:rPr>
            <w:rStyle w:val="aff6"/>
            <w:noProof/>
          </w:rPr>
          <w:t>Conditional Operator (</w:t>
        </w:r>
        <w:r w:rsidRPr="007D2276">
          <w:rPr>
            <w:rStyle w:val="aff6"/>
            <w:rFonts w:ascii="Courier New" w:hAnsi="Courier New"/>
            <w:caps/>
            <w:noProof/>
          </w:rPr>
          <w:t xml:space="preserve"> ? : )</w:t>
        </w:r>
        <w:r>
          <w:rPr>
            <w:noProof/>
            <w:webHidden/>
          </w:rPr>
          <w:tab/>
        </w:r>
        <w:r>
          <w:rPr>
            <w:noProof/>
            <w:webHidden/>
          </w:rPr>
          <w:fldChar w:fldCharType="begin"/>
        </w:r>
        <w:r>
          <w:rPr>
            <w:noProof/>
            <w:webHidden/>
          </w:rPr>
          <w:instrText xml:space="preserve"> PAGEREF _Toc336509547 \h </w:instrText>
        </w:r>
        <w:r>
          <w:rPr>
            <w:noProof/>
            <w:webHidden/>
          </w:rPr>
        </w:r>
        <w:r>
          <w:rPr>
            <w:noProof/>
            <w:webHidden/>
          </w:rPr>
          <w:fldChar w:fldCharType="separate"/>
        </w:r>
        <w:r>
          <w:rPr>
            <w:noProof/>
            <w:webHidden/>
          </w:rPr>
          <w:t>114</w:t>
        </w:r>
        <w:r>
          <w:rPr>
            <w:noProof/>
            <w:webHidden/>
          </w:rPr>
          <w:fldChar w:fldCharType="end"/>
        </w:r>
      </w:hyperlink>
    </w:p>
    <w:p w14:paraId="6E563213" w14:textId="77777777" w:rsidR="00BC2562" w:rsidRPr="009A3321" w:rsidRDefault="00BC2562">
      <w:pPr>
        <w:pStyle w:val="2b"/>
        <w:rPr>
          <w:rFonts w:ascii="Calibri" w:eastAsia="Times New Roman" w:hAnsi="Calibri"/>
          <w:b w:val="0"/>
          <w:noProof/>
          <w:sz w:val="22"/>
          <w:szCs w:val="22"/>
          <w:lang w:val="en-US" w:eastAsia="en-US"/>
        </w:rPr>
      </w:pPr>
      <w:hyperlink w:anchor="_Toc336509548" w:history="1">
        <w:r w:rsidRPr="007D2276">
          <w:rPr>
            <w:rStyle w:val="aff6"/>
            <w:noProof/>
          </w:rPr>
          <w:t>11.13</w:t>
        </w:r>
        <w:r w:rsidRPr="009A3321">
          <w:rPr>
            <w:rFonts w:ascii="Calibri" w:eastAsia="Times New Roman" w:hAnsi="Calibri"/>
            <w:b w:val="0"/>
            <w:noProof/>
            <w:sz w:val="22"/>
            <w:szCs w:val="22"/>
            <w:lang w:val="en-US" w:eastAsia="en-US"/>
          </w:rPr>
          <w:tab/>
        </w:r>
        <w:r w:rsidRPr="007D2276">
          <w:rPr>
            <w:rStyle w:val="aff6"/>
            <w:noProof/>
          </w:rPr>
          <w:t>Assignment Operators</w:t>
        </w:r>
        <w:r>
          <w:rPr>
            <w:noProof/>
            <w:webHidden/>
          </w:rPr>
          <w:tab/>
        </w:r>
        <w:r>
          <w:rPr>
            <w:noProof/>
            <w:webHidden/>
          </w:rPr>
          <w:fldChar w:fldCharType="begin"/>
        </w:r>
        <w:r>
          <w:rPr>
            <w:noProof/>
            <w:webHidden/>
          </w:rPr>
          <w:instrText xml:space="preserve"> PAGEREF _Toc336509548 \h </w:instrText>
        </w:r>
        <w:r>
          <w:rPr>
            <w:noProof/>
            <w:webHidden/>
          </w:rPr>
        </w:r>
        <w:r>
          <w:rPr>
            <w:noProof/>
            <w:webHidden/>
          </w:rPr>
          <w:fldChar w:fldCharType="separate"/>
        </w:r>
        <w:r>
          <w:rPr>
            <w:noProof/>
            <w:webHidden/>
          </w:rPr>
          <w:t>115</w:t>
        </w:r>
        <w:r>
          <w:rPr>
            <w:noProof/>
            <w:webHidden/>
          </w:rPr>
          <w:fldChar w:fldCharType="end"/>
        </w:r>
      </w:hyperlink>
    </w:p>
    <w:p w14:paraId="7BCC026D" w14:textId="77777777" w:rsidR="00BC2562" w:rsidRPr="009A3321" w:rsidRDefault="00BC2562">
      <w:pPr>
        <w:pStyle w:val="3a"/>
        <w:rPr>
          <w:rFonts w:ascii="Calibri" w:eastAsia="Times New Roman" w:hAnsi="Calibri"/>
          <w:b w:val="0"/>
          <w:noProof/>
          <w:sz w:val="22"/>
          <w:szCs w:val="22"/>
          <w:lang w:val="en-US" w:eastAsia="en-US"/>
        </w:rPr>
      </w:pPr>
      <w:hyperlink w:anchor="_Toc336509549" w:history="1">
        <w:r w:rsidRPr="007D2276">
          <w:rPr>
            <w:rStyle w:val="aff6"/>
            <w:noProof/>
          </w:rPr>
          <w:t>Static Semantics</w:t>
        </w:r>
        <w:r>
          <w:rPr>
            <w:noProof/>
            <w:webHidden/>
          </w:rPr>
          <w:tab/>
        </w:r>
        <w:r>
          <w:rPr>
            <w:noProof/>
            <w:webHidden/>
          </w:rPr>
          <w:fldChar w:fldCharType="begin"/>
        </w:r>
        <w:r>
          <w:rPr>
            <w:noProof/>
            <w:webHidden/>
          </w:rPr>
          <w:instrText xml:space="preserve"> PAGEREF _Toc336509549 \h </w:instrText>
        </w:r>
        <w:r>
          <w:rPr>
            <w:noProof/>
            <w:webHidden/>
          </w:rPr>
        </w:r>
        <w:r>
          <w:rPr>
            <w:noProof/>
            <w:webHidden/>
          </w:rPr>
          <w:fldChar w:fldCharType="separate"/>
        </w:r>
        <w:r>
          <w:rPr>
            <w:noProof/>
            <w:webHidden/>
          </w:rPr>
          <w:t>115</w:t>
        </w:r>
        <w:r>
          <w:rPr>
            <w:noProof/>
            <w:webHidden/>
          </w:rPr>
          <w:fldChar w:fldCharType="end"/>
        </w:r>
      </w:hyperlink>
    </w:p>
    <w:p w14:paraId="5C8615CB" w14:textId="77777777" w:rsidR="00BC2562" w:rsidRPr="009A3321" w:rsidRDefault="00BC2562">
      <w:pPr>
        <w:pStyle w:val="3a"/>
        <w:rPr>
          <w:rFonts w:ascii="Calibri" w:eastAsia="Times New Roman" w:hAnsi="Calibri"/>
          <w:b w:val="0"/>
          <w:noProof/>
          <w:sz w:val="22"/>
          <w:szCs w:val="22"/>
          <w:lang w:val="en-US" w:eastAsia="en-US"/>
        </w:rPr>
      </w:pPr>
      <w:hyperlink w:anchor="_Toc336509550" w:history="1">
        <w:r w:rsidRPr="007D2276">
          <w:rPr>
            <w:rStyle w:val="aff6"/>
            <w:noProof/>
          </w:rPr>
          <w:t>Runtime Semantics</w:t>
        </w:r>
        <w:r>
          <w:rPr>
            <w:noProof/>
            <w:webHidden/>
          </w:rPr>
          <w:tab/>
        </w:r>
        <w:r>
          <w:rPr>
            <w:noProof/>
            <w:webHidden/>
          </w:rPr>
          <w:fldChar w:fldCharType="begin"/>
        </w:r>
        <w:r>
          <w:rPr>
            <w:noProof/>
            <w:webHidden/>
          </w:rPr>
          <w:instrText xml:space="preserve"> PAGEREF _Toc336509550 \h </w:instrText>
        </w:r>
        <w:r>
          <w:rPr>
            <w:noProof/>
            <w:webHidden/>
          </w:rPr>
        </w:r>
        <w:r>
          <w:rPr>
            <w:noProof/>
            <w:webHidden/>
          </w:rPr>
          <w:fldChar w:fldCharType="separate"/>
        </w:r>
        <w:r>
          <w:rPr>
            <w:noProof/>
            <w:webHidden/>
          </w:rPr>
          <w:t>116</w:t>
        </w:r>
        <w:r>
          <w:rPr>
            <w:noProof/>
            <w:webHidden/>
          </w:rPr>
          <w:fldChar w:fldCharType="end"/>
        </w:r>
      </w:hyperlink>
    </w:p>
    <w:p w14:paraId="1EFEF2E0" w14:textId="77777777" w:rsidR="00BC2562" w:rsidRPr="009A3321" w:rsidRDefault="00BC2562">
      <w:pPr>
        <w:pStyle w:val="3a"/>
        <w:rPr>
          <w:rFonts w:ascii="Calibri" w:eastAsia="Times New Roman" w:hAnsi="Calibri"/>
          <w:b w:val="0"/>
          <w:noProof/>
          <w:sz w:val="22"/>
          <w:szCs w:val="22"/>
          <w:lang w:val="en-US" w:eastAsia="en-US"/>
        </w:rPr>
      </w:pPr>
      <w:hyperlink w:anchor="_Toc336509551" w:history="1">
        <w:r w:rsidRPr="007D2276">
          <w:rPr>
            <w:rStyle w:val="aff6"/>
            <w:noProof/>
          </w:rPr>
          <w:t>11.13.1 Destructuring Assignment</w:t>
        </w:r>
        <w:r>
          <w:rPr>
            <w:noProof/>
            <w:webHidden/>
          </w:rPr>
          <w:tab/>
        </w:r>
        <w:r>
          <w:rPr>
            <w:noProof/>
            <w:webHidden/>
          </w:rPr>
          <w:fldChar w:fldCharType="begin"/>
        </w:r>
        <w:r>
          <w:rPr>
            <w:noProof/>
            <w:webHidden/>
          </w:rPr>
          <w:instrText xml:space="preserve"> PAGEREF _Toc336509551 \h </w:instrText>
        </w:r>
        <w:r>
          <w:rPr>
            <w:noProof/>
            <w:webHidden/>
          </w:rPr>
        </w:r>
        <w:r>
          <w:rPr>
            <w:noProof/>
            <w:webHidden/>
          </w:rPr>
          <w:fldChar w:fldCharType="separate"/>
        </w:r>
        <w:r>
          <w:rPr>
            <w:noProof/>
            <w:webHidden/>
          </w:rPr>
          <w:t>116</w:t>
        </w:r>
        <w:r>
          <w:rPr>
            <w:noProof/>
            <w:webHidden/>
          </w:rPr>
          <w:fldChar w:fldCharType="end"/>
        </w:r>
      </w:hyperlink>
    </w:p>
    <w:p w14:paraId="35B844F5" w14:textId="77777777" w:rsidR="00BC2562" w:rsidRPr="009A3321" w:rsidRDefault="00BC2562">
      <w:pPr>
        <w:pStyle w:val="2b"/>
        <w:rPr>
          <w:rFonts w:ascii="Calibri" w:eastAsia="Times New Roman" w:hAnsi="Calibri"/>
          <w:b w:val="0"/>
          <w:noProof/>
          <w:sz w:val="22"/>
          <w:szCs w:val="22"/>
          <w:lang w:val="en-US" w:eastAsia="en-US"/>
        </w:rPr>
      </w:pPr>
      <w:hyperlink w:anchor="_Toc336509552" w:history="1">
        <w:r w:rsidRPr="007D2276">
          <w:rPr>
            <w:rStyle w:val="aff6"/>
            <w:noProof/>
          </w:rPr>
          <w:t>11.14</w:t>
        </w:r>
        <w:r w:rsidRPr="009A3321">
          <w:rPr>
            <w:rFonts w:ascii="Calibri" w:eastAsia="Times New Roman" w:hAnsi="Calibri"/>
            <w:b w:val="0"/>
            <w:noProof/>
            <w:sz w:val="22"/>
            <w:szCs w:val="22"/>
            <w:lang w:val="en-US" w:eastAsia="en-US"/>
          </w:rPr>
          <w:tab/>
        </w:r>
        <w:r w:rsidRPr="007D2276">
          <w:rPr>
            <w:rStyle w:val="aff6"/>
            <w:noProof/>
          </w:rPr>
          <w:t>Comma Operator (</w:t>
        </w:r>
        <w:r w:rsidRPr="007D2276">
          <w:rPr>
            <w:rStyle w:val="aff6"/>
            <w:rFonts w:ascii="Courier New" w:hAnsi="Courier New"/>
            <w:smallCaps/>
            <w:noProof/>
          </w:rPr>
          <w:t xml:space="preserve"> , )</w:t>
        </w:r>
        <w:r>
          <w:rPr>
            <w:noProof/>
            <w:webHidden/>
          </w:rPr>
          <w:tab/>
        </w:r>
        <w:r>
          <w:rPr>
            <w:noProof/>
            <w:webHidden/>
          </w:rPr>
          <w:fldChar w:fldCharType="begin"/>
        </w:r>
        <w:r>
          <w:rPr>
            <w:noProof/>
            <w:webHidden/>
          </w:rPr>
          <w:instrText xml:space="preserve"> PAGEREF _Toc336509552 \h </w:instrText>
        </w:r>
        <w:r>
          <w:rPr>
            <w:noProof/>
            <w:webHidden/>
          </w:rPr>
        </w:r>
        <w:r>
          <w:rPr>
            <w:noProof/>
            <w:webHidden/>
          </w:rPr>
          <w:fldChar w:fldCharType="separate"/>
        </w:r>
        <w:r>
          <w:rPr>
            <w:noProof/>
            <w:webHidden/>
          </w:rPr>
          <w:t>120</w:t>
        </w:r>
        <w:r>
          <w:rPr>
            <w:noProof/>
            <w:webHidden/>
          </w:rPr>
          <w:fldChar w:fldCharType="end"/>
        </w:r>
      </w:hyperlink>
    </w:p>
    <w:p w14:paraId="793A2CB6" w14:textId="77777777" w:rsidR="00BC2562" w:rsidRPr="009A3321" w:rsidRDefault="00BC2562">
      <w:pPr>
        <w:pStyle w:val="12"/>
        <w:rPr>
          <w:rFonts w:ascii="Calibri" w:eastAsia="Times New Roman" w:hAnsi="Calibri"/>
          <w:b w:val="0"/>
          <w:noProof/>
          <w:sz w:val="22"/>
          <w:szCs w:val="22"/>
          <w:lang w:val="en-US" w:eastAsia="en-US"/>
        </w:rPr>
      </w:pPr>
      <w:hyperlink w:anchor="_Toc336509553" w:history="1">
        <w:r w:rsidRPr="007D2276">
          <w:rPr>
            <w:rStyle w:val="aff6"/>
            <w:noProof/>
          </w:rPr>
          <w:t>12</w:t>
        </w:r>
        <w:r w:rsidRPr="009A3321">
          <w:rPr>
            <w:rFonts w:ascii="Calibri" w:eastAsia="Times New Roman" w:hAnsi="Calibri"/>
            <w:b w:val="0"/>
            <w:noProof/>
            <w:sz w:val="22"/>
            <w:szCs w:val="22"/>
            <w:lang w:val="en-US" w:eastAsia="en-US"/>
          </w:rPr>
          <w:tab/>
        </w:r>
        <w:r w:rsidRPr="007D2276">
          <w:rPr>
            <w:rStyle w:val="aff6"/>
            <w:noProof/>
          </w:rPr>
          <w:t>Statements and Declarations</w:t>
        </w:r>
        <w:r>
          <w:rPr>
            <w:noProof/>
            <w:webHidden/>
          </w:rPr>
          <w:tab/>
        </w:r>
        <w:r>
          <w:rPr>
            <w:noProof/>
            <w:webHidden/>
          </w:rPr>
          <w:fldChar w:fldCharType="begin"/>
        </w:r>
        <w:r>
          <w:rPr>
            <w:noProof/>
            <w:webHidden/>
          </w:rPr>
          <w:instrText xml:space="preserve"> PAGEREF _Toc336509553 \h </w:instrText>
        </w:r>
        <w:r>
          <w:rPr>
            <w:noProof/>
            <w:webHidden/>
          </w:rPr>
        </w:r>
        <w:r>
          <w:rPr>
            <w:noProof/>
            <w:webHidden/>
          </w:rPr>
          <w:fldChar w:fldCharType="separate"/>
        </w:r>
        <w:r>
          <w:rPr>
            <w:noProof/>
            <w:webHidden/>
          </w:rPr>
          <w:t>121</w:t>
        </w:r>
        <w:r>
          <w:rPr>
            <w:noProof/>
            <w:webHidden/>
          </w:rPr>
          <w:fldChar w:fldCharType="end"/>
        </w:r>
      </w:hyperlink>
    </w:p>
    <w:p w14:paraId="47D24DC9" w14:textId="77777777" w:rsidR="00BC2562" w:rsidRPr="009A3321" w:rsidRDefault="00BC2562">
      <w:pPr>
        <w:pStyle w:val="2b"/>
        <w:rPr>
          <w:rFonts w:ascii="Calibri" w:eastAsia="Times New Roman" w:hAnsi="Calibri"/>
          <w:b w:val="0"/>
          <w:noProof/>
          <w:sz w:val="22"/>
          <w:szCs w:val="22"/>
          <w:lang w:val="en-US" w:eastAsia="en-US"/>
        </w:rPr>
      </w:pPr>
      <w:hyperlink w:anchor="_Toc336509554" w:history="1">
        <w:r w:rsidRPr="007D2276">
          <w:rPr>
            <w:rStyle w:val="aff6"/>
            <w:noProof/>
          </w:rPr>
          <w:t>Static Semantics</w:t>
        </w:r>
        <w:r>
          <w:rPr>
            <w:noProof/>
            <w:webHidden/>
          </w:rPr>
          <w:tab/>
        </w:r>
        <w:r>
          <w:rPr>
            <w:noProof/>
            <w:webHidden/>
          </w:rPr>
          <w:fldChar w:fldCharType="begin"/>
        </w:r>
        <w:r>
          <w:rPr>
            <w:noProof/>
            <w:webHidden/>
          </w:rPr>
          <w:instrText xml:space="preserve"> PAGEREF _Toc336509554 \h </w:instrText>
        </w:r>
        <w:r>
          <w:rPr>
            <w:noProof/>
            <w:webHidden/>
          </w:rPr>
        </w:r>
        <w:r>
          <w:rPr>
            <w:noProof/>
            <w:webHidden/>
          </w:rPr>
          <w:fldChar w:fldCharType="separate"/>
        </w:r>
        <w:r>
          <w:rPr>
            <w:noProof/>
            <w:webHidden/>
          </w:rPr>
          <w:t>121</w:t>
        </w:r>
        <w:r>
          <w:rPr>
            <w:noProof/>
            <w:webHidden/>
          </w:rPr>
          <w:fldChar w:fldCharType="end"/>
        </w:r>
      </w:hyperlink>
    </w:p>
    <w:p w14:paraId="69FEE1AC" w14:textId="77777777" w:rsidR="00BC2562" w:rsidRPr="009A3321" w:rsidRDefault="00BC2562">
      <w:pPr>
        <w:pStyle w:val="2b"/>
        <w:rPr>
          <w:rFonts w:ascii="Calibri" w:eastAsia="Times New Roman" w:hAnsi="Calibri"/>
          <w:b w:val="0"/>
          <w:noProof/>
          <w:sz w:val="22"/>
          <w:szCs w:val="22"/>
          <w:lang w:val="en-US" w:eastAsia="en-US"/>
        </w:rPr>
      </w:pPr>
      <w:hyperlink w:anchor="_Toc336509555" w:history="1">
        <w:r w:rsidRPr="007D2276">
          <w:rPr>
            <w:rStyle w:val="aff6"/>
            <w:noProof/>
          </w:rPr>
          <w:t>Runtime Semantics</w:t>
        </w:r>
        <w:r>
          <w:rPr>
            <w:noProof/>
            <w:webHidden/>
          </w:rPr>
          <w:tab/>
        </w:r>
        <w:r>
          <w:rPr>
            <w:noProof/>
            <w:webHidden/>
          </w:rPr>
          <w:fldChar w:fldCharType="begin"/>
        </w:r>
        <w:r>
          <w:rPr>
            <w:noProof/>
            <w:webHidden/>
          </w:rPr>
          <w:instrText xml:space="preserve"> PAGEREF _Toc336509555 \h </w:instrText>
        </w:r>
        <w:r>
          <w:rPr>
            <w:noProof/>
            <w:webHidden/>
          </w:rPr>
        </w:r>
        <w:r>
          <w:rPr>
            <w:noProof/>
            <w:webHidden/>
          </w:rPr>
          <w:fldChar w:fldCharType="separate"/>
        </w:r>
        <w:r>
          <w:rPr>
            <w:noProof/>
            <w:webHidden/>
          </w:rPr>
          <w:t>121</w:t>
        </w:r>
        <w:r>
          <w:rPr>
            <w:noProof/>
            <w:webHidden/>
          </w:rPr>
          <w:fldChar w:fldCharType="end"/>
        </w:r>
      </w:hyperlink>
    </w:p>
    <w:p w14:paraId="72247286" w14:textId="77777777" w:rsidR="00BC2562" w:rsidRPr="009A3321" w:rsidRDefault="00BC2562">
      <w:pPr>
        <w:pStyle w:val="2b"/>
        <w:rPr>
          <w:rFonts w:ascii="Calibri" w:eastAsia="Times New Roman" w:hAnsi="Calibri"/>
          <w:b w:val="0"/>
          <w:noProof/>
          <w:sz w:val="22"/>
          <w:szCs w:val="22"/>
          <w:lang w:val="en-US" w:eastAsia="en-US"/>
        </w:rPr>
      </w:pPr>
      <w:hyperlink w:anchor="_Toc336509556" w:history="1">
        <w:r w:rsidRPr="007D2276">
          <w:rPr>
            <w:rStyle w:val="aff6"/>
            <w:noProof/>
          </w:rPr>
          <w:t>12.1</w:t>
        </w:r>
        <w:r w:rsidRPr="009A3321">
          <w:rPr>
            <w:rFonts w:ascii="Calibri" w:eastAsia="Times New Roman" w:hAnsi="Calibri"/>
            <w:b w:val="0"/>
            <w:noProof/>
            <w:sz w:val="22"/>
            <w:szCs w:val="22"/>
            <w:lang w:val="en-US" w:eastAsia="en-US"/>
          </w:rPr>
          <w:tab/>
        </w:r>
        <w:r w:rsidRPr="007D2276">
          <w:rPr>
            <w:rStyle w:val="aff6"/>
            <w:noProof/>
          </w:rPr>
          <w:t>Block</w:t>
        </w:r>
        <w:r>
          <w:rPr>
            <w:noProof/>
            <w:webHidden/>
          </w:rPr>
          <w:tab/>
        </w:r>
        <w:r>
          <w:rPr>
            <w:noProof/>
            <w:webHidden/>
          </w:rPr>
          <w:fldChar w:fldCharType="begin"/>
        </w:r>
        <w:r>
          <w:rPr>
            <w:noProof/>
            <w:webHidden/>
          </w:rPr>
          <w:instrText xml:space="preserve"> PAGEREF _Toc336509556 \h </w:instrText>
        </w:r>
        <w:r>
          <w:rPr>
            <w:noProof/>
            <w:webHidden/>
          </w:rPr>
        </w:r>
        <w:r>
          <w:rPr>
            <w:noProof/>
            <w:webHidden/>
          </w:rPr>
          <w:fldChar w:fldCharType="separate"/>
        </w:r>
        <w:r>
          <w:rPr>
            <w:noProof/>
            <w:webHidden/>
          </w:rPr>
          <w:t>122</w:t>
        </w:r>
        <w:r>
          <w:rPr>
            <w:noProof/>
            <w:webHidden/>
          </w:rPr>
          <w:fldChar w:fldCharType="end"/>
        </w:r>
      </w:hyperlink>
    </w:p>
    <w:p w14:paraId="7B4A8639" w14:textId="77777777" w:rsidR="00BC2562" w:rsidRPr="009A3321" w:rsidRDefault="00BC2562">
      <w:pPr>
        <w:pStyle w:val="2b"/>
        <w:rPr>
          <w:rFonts w:ascii="Calibri" w:eastAsia="Times New Roman" w:hAnsi="Calibri"/>
          <w:b w:val="0"/>
          <w:noProof/>
          <w:sz w:val="22"/>
          <w:szCs w:val="22"/>
          <w:lang w:val="en-US" w:eastAsia="en-US"/>
        </w:rPr>
      </w:pPr>
      <w:hyperlink w:anchor="_Toc336509557" w:history="1">
        <w:r w:rsidRPr="007D2276">
          <w:rPr>
            <w:rStyle w:val="aff6"/>
            <w:noProof/>
          </w:rPr>
          <w:t>12.2</w:t>
        </w:r>
        <w:r w:rsidRPr="009A3321">
          <w:rPr>
            <w:rFonts w:ascii="Calibri" w:eastAsia="Times New Roman" w:hAnsi="Calibri"/>
            <w:b w:val="0"/>
            <w:noProof/>
            <w:sz w:val="22"/>
            <w:szCs w:val="22"/>
            <w:lang w:val="en-US" w:eastAsia="en-US"/>
          </w:rPr>
          <w:tab/>
        </w:r>
        <w:r w:rsidRPr="007D2276">
          <w:rPr>
            <w:rStyle w:val="aff6"/>
            <w:noProof/>
          </w:rPr>
          <w:t>Declarations and the Variable Statement</w:t>
        </w:r>
        <w:r>
          <w:rPr>
            <w:noProof/>
            <w:webHidden/>
          </w:rPr>
          <w:tab/>
        </w:r>
        <w:r>
          <w:rPr>
            <w:noProof/>
            <w:webHidden/>
          </w:rPr>
          <w:fldChar w:fldCharType="begin"/>
        </w:r>
        <w:r>
          <w:rPr>
            <w:noProof/>
            <w:webHidden/>
          </w:rPr>
          <w:instrText xml:space="preserve"> PAGEREF _Toc336509557 \h </w:instrText>
        </w:r>
        <w:r>
          <w:rPr>
            <w:noProof/>
            <w:webHidden/>
          </w:rPr>
        </w:r>
        <w:r>
          <w:rPr>
            <w:noProof/>
            <w:webHidden/>
          </w:rPr>
          <w:fldChar w:fldCharType="separate"/>
        </w:r>
        <w:r>
          <w:rPr>
            <w:noProof/>
            <w:webHidden/>
          </w:rPr>
          <w:t>124</w:t>
        </w:r>
        <w:r>
          <w:rPr>
            <w:noProof/>
            <w:webHidden/>
          </w:rPr>
          <w:fldChar w:fldCharType="end"/>
        </w:r>
      </w:hyperlink>
    </w:p>
    <w:p w14:paraId="750C292C" w14:textId="77777777" w:rsidR="00BC2562" w:rsidRPr="009A3321" w:rsidRDefault="00BC2562">
      <w:pPr>
        <w:pStyle w:val="3a"/>
        <w:rPr>
          <w:rFonts w:ascii="Calibri" w:eastAsia="Times New Roman" w:hAnsi="Calibri"/>
          <w:b w:val="0"/>
          <w:noProof/>
          <w:sz w:val="22"/>
          <w:szCs w:val="22"/>
          <w:lang w:val="en-US" w:eastAsia="en-US"/>
        </w:rPr>
      </w:pPr>
      <w:hyperlink w:anchor="_Toc336509558" w:history="1">
        <w:r w:rsidRPr="007D2276">
          <w:rPr>
            <w:rStyle w:val="aff6"/>
            <w:noProof/>
          </w:rPr>
          <w:t>12.2.1</w:t>
        </w:r>
        <w:r w:rsidRPr="009A3321">
          <w:rPr>
            <w:rFonts w:ascii="Calibri" w:eastAsia="Times New Roman" w:hAnsi="Calibri"/>
            <w:b w:val="0"/>
            <w:noProof/>
            <w:sz w:val="22"/>
            <w:szCs w:val="22"/>
            <w:lang w:val="en-US" w:eastAsia="en-US"/>
          </w:rPr>
          <w:tab/>
        </w:r>
        <w:r w:rsidRPr="007D2276">
          <w:rPr>
            <w:rStyle w:val="aff6"/>
            <w:noProof/>
          </w:rPr>
          <w:t>Let and Const Declarations</w:t>
        </w:r>
        <w:r>
          <w:rPr>
            <w:noProof/>
            <w:webHidden/>
          </w:rPr>
          <w:tab/>
        </w:r>
        <w:r>
          <w:rPr>
            <w:noProof/>
            <w:webHidden/>
          </w:rPr>
          <w:fldChar w:fldCharType="begin"/>
        </w:r>
        <w:r>
          <w:rPr>
            <w:noProof/>
            <w:webHidden/>
          </w:rPr>
          <w:instrText xml:space="preserve"> PAGEREF _Toc336509558 \h </w:instrText>
        </w:r>
        <w:r>
          <w:rPr>
            <w:noProof/>
            <w:webHidden/>
          </w:rPr>
        </w:r>
        <w:r>
          <w:rPr>
            <w:noProof/>
            <w:webHidden/>
          </w:rPr>
          <w:fldChar w:fldCharType="separate"/>
        </w:r>
        <w:r>
          <w:rPr>
            <w:noProof/>
            <w:webHidden/>
          </w:rPr>
          <w:t>124</w:t>
        </w:r>
        <w:r>
          <w:rPr>
            <w:noProof/>
            <w:webHidden/>
          </w:rPr>
          <w:fldChar w:fldCharType="end"/>
        </w:r>
      </w:hyperlink>
    </w:p>
    <w:p w14:paraId="6E946F8C" w14:textId="77777777" w:rsidR="00BC2562" w:rsidRPr="009A3321" w:rsidRDefault="00BC2562">
      <w:pPr>
        <w:pStyle w:val="3a"/>
        <w:rPr>
          <w:rFonts w:ascii="Calibri" w:eastAsia="Times New Roman" w:hAnsi="Calibri"/>
          <w:b w:val="0"/>
          <w:noProof/>
          <w:sz w:val="22"/>
          <w:szCs w:val="22"/>
          <w:lang w:val="en-US" w:eastAsia="en-US"/>
        </w:rPr>
      </w:pPr>
      <w:hyperlink w:anchor="_Toc336509559" w:history="1">
        <w:r w:rsidRPr="007D2276">
          <w:rPr>
            <w:rStyle w:val="aff6"/>
            <w:noProof/>
          </w:rPr>
          <w:t>12.2.2</w:t>
        </w:r>
        <w:r w:rsidRPr="009A3321">
          <w:rPr>
            <w:rFonts w:ascii="Calibri" w:eastAsia="Times New Roman" w:hAnsi="Calibri"/>
            <w:b w:val="0"/>
            <w:noProof/>
            <w:sz w:val="22"/>
            <w:szCs w:val="22"/>
            <w:lang w:val="en-US" w:eastAsia="en-US"/>
          </w:rPr>
          <w:tab/>
        </w:r>
        <w:r w:rsidRPr="007D2276">
          <w:rPr>
            <w:rStyle w:val="aff6"/>
            <w:noProof/>
          </w:rPr>
          <w:t>Variable Statement</w:t>
        </w:r>
        <w:r>
          <w:rPr>
            <w:noProof/>
            <w:webHidden/>
          </w:rPr>
          <w:tab/>
        </w:r>
        <w:r>
          <w:rPr>
            <w:noProof/>
            <w:webHidden/>
          </w:rPr>
          <w:fldChar w:fldCharType="begin"/>
        </w:r>
        <w:r>
          <w:rPr>
            <w:noProof/>
            <w:webHidden/>
          </w:rPr>
          <w:instrText xml:space="preserve"> PAGEREF _Toc336509559 \h </w:instrText>
        </w:r>
        <w:r>
          <w:rPr>
            <w:noProof/>
            <w:webHidden/>
          </w:rPr>
        </w:r>
        <w:r>
          <w:rPr>
            <w:noProof/>
            <w:webHidden/>
          </w:rPr>
          <w:fldChar w:fldCharType="separate"/>
        </w:r>
        <w:r>
          <w:rPr>
            <w:noProof/>
            <w:webHidden/>
          </w:rPr>
          <w:t>127</w:t>
        </w:r>
        <w:r>
          <w:rPr>
            <w:noProof/>
            <w:webHidden/>
          </w:rPr>
          <w:fldChar w:fldCharType="end"/>
        </w:r>
      </w:hyperlink>
    </w:p>
    <w:p w14:paraId="4F8843B9" w14:textId="77777777" w:rsidR="00BC2562" w:rsidRPr="009A3321" w:rsidRDefault="00BC2562">
      <w:pPr>
        <w:pStyle w:val="3a"/>
        <w:rPr>
          <w:rFonts w:ascii="Calibri" w:eastAsia="Times New Roman" w:hAnsi="Calibri"/>
          <w:b w:val="0"/>
          <w:noProof/>
          <w:sz w:val="22"/>
          <w:szCs w:val="22"/>
          <w:lang w:val="en-US" w:eastAsia="en-US"/>
        </w:rPr>
      </w:pPr>
      <w:hyperlink w:anchor="_Toc336509560" w:history="1">
        <w:r w:rsidRPr="007D2276">
          <w:rPr>
            <w:rStyle w:val="aff6"/>
            <w:noProof/>
          </w:rPr>
          <w:t>12.2.4</w:t>
        </w:r>
        <w:r w:rsidRPr="009A3321">
          <w:rPr>
            <w:rFonts w:ascii="Calibri" w:eastAsia="Times New Roman" w:hAnsi="Calibri"/>
            <w:b w:val="0"/>
            <w:noProof/>
            <w:sz w:val="22"/>
            <w:szCs w:val="22"/>
            <w:lang w:val="en-US" w:eastAsia="en-US"/>
          </w:rPr>
          <w:tab/>
        </w:r>
        <w:r w:rsidRPr="007D2276">
          <w:rPr>
            <w:rStyle w:val="aff6"/>
            <w:noProof/>
          </w:rPr>
          <w:t>Destructuring Binding Patterns</w:t>
        </w:r>
        <w:r>
          <w:rPr>
            <w:noProof/>
            <w:webHidden/>
          </w:rPr>
          <w:tab/>
        </w:r>
        <w:r>
          <w:rPr>
            <w:noProof/>
            <w:webHidden/>
          </w:rPr>
          <w:fldChar w:fldCharType="begin"/>
        </w:r>
        <w:r>
          <w:rPr>
            <w:noProof/>
            <w:webHidden/>
          </w:rPr>
          <w:instrText xml:space="preserve"> PAGEREF _Toc336509560 \h </w:instrText>
        </w:r>
        <w:r>
          <w:rPr>
            <w:noProof/>
            <w:webHidden/>
          </w:rPr>
        </w:r>
        <w:r>
          <w:rPr>
            <w:noProof/>
            <w:webHidden/>
          </w:rPr>
          <w:fldChar w:fldCharType="separate"/>
        </w:r>
        <w:r>
          <w:rPr>
            <w:noProof/>
            <w:webHidden/>
          </w:rPr>
          <w:t>129</w:t>
        </w:r>
        <w:r>
          <w:rPr>
            <w:noProof/>
            <w:webHidden/>
          </w:rPr>
          <w:fldChar w:fldCharType="end"/>
        </w:r>
      </w:hyperlink>
    </w:p>
    <w:p w14:paraId="399ADF68" w14:textId="77777777" w:rsidR="00BC2562" w:rsidRPr="009A3321" w:rsidRDefault="00BC2562">
      <w:pPr>
        <w:pStyle w:val="2b"/>
        <w:rPr>
          <w:rFonts w:ascii="Calibri" w:eastAsia="Times New Roman" w:hAnsi="Calibri"/>
          <w:b w:val="0"/>
          <w:noProof/>
          <w:sz w:val="22"/>
          <w:szCs w:val="22"/>
          <w:lang w:val="en-US" w:eastAsia="en-US"/>
        </w:rPr>
      </w:pPr>
      <w:hyperlink w:anchor="_Toc336509561" w:history="1">
        <w:r w:rsidRPr="007D2276">
          <w:rPr>
            <w:rStyle w:val="aff6"/>
            <w:noProof/>
          </w:rPr>
          <w:t>12.3</w:t>
        </w:r>
        <w:r w:rsidRPr="009A3321">
          <w:rPr>
            <w:rFonts w:ascii="Calibri" w:eastAsia="Times New Roman" w:hAnsi="Calibri"/>
            <w:b w:val="0"/>
            <w:noProof/>
            <w:sz w:val="22"/>
            <w:szCs w:val="22"/>
            <w:lang w:val="en-US" w:eastAsia="en-US"/>
          </w:rPr>
          <w:tab/>
        </w:r>
        <w:r w:rsidRPr="007D2276">
          <w:rPr>
            <w:rStyle w:val="aff6"/>
            <w:noProof/>
          </w:rPr>
          <w:t>Empty Statement</w:t>
        </w:r>
        <w:r>
          <w:rPr>
            <w:noProof/>
            <w:webHidden/>
          </w:rPr>
          <w:tab/>
        </w:r>
        <w:r>
          <w:rPr>
            <w:noProof/>
            <w:webHidden/>
          </w:rPr>
          <w:fldChar w:fldCharType="begin"/>
        </w:r>
        <w:r>
          <w:rPr>
            <w:noProof/>
            <w:webHidden/>
          </w:rPr>
          <w:instrText xml:space="preserve"> PAGEREF _Toc336509561 \h </w:instrText>
        </w:r>
        <w:r>
          <w:rPr>
            <w:noProof/>
            <w:webHidden/>
          </w:rPr>
        </w:r>
        <w:r>
          <w:rPr>
            <w:noProof/>
            <w:webHidden/>
          </w:rPr>
          <w:fldChar w:fldCharType="separate"/>
        </w:r>
        <w:r>
          <w:rPr>
            <w:noProof/>
            <w:webHidden/>
          </w:rPr>
          <w:t>134</w:t>
        </w:r>
        <w:r>
          <w:rPr>
            <w:noProof/>
            <w:webHidden/>
          </w:rPr>
          <w:fldChar w:fldCharType="end"/>
        </w:r>
      </w:hyperlink>
    </w:p>
    <w:p w14:paraId="05797266" w14:textId="77777777" w:rsidR="00BC2562" w:rsidRPr="009A3321" w:rsidRDefault="00BC2562">
      <w:pPr>
        <w:pStyle w:val="2b"/>
        <w:rPr>
          <w:rFonts w:ascii="Calibri" w:eastAsia="Times New Roman" w:hAnsi="Calibri"/>
          <w:b w:val="0"/>
          <w:noProof/>
          <w:sz w:val="22"/>
          <w:szCs w:val="22"/>
          <w:lang w:val="en-US" w:eastAsia="en-US"/>
        </w:rPr>
      </w:pPr>
      <w:hyperlink w:anchor="_Toc336509562" w:history="1">
        <w:r w:rsidRPr="007D2276">
          <w:rPr>
            <w:rStyle w:val="aff6"/>
            <w:noProof/>
          </w:rPr>
          <w:t>12.4</w:t>
        </w:r>
        <w:r w:rsidRPr="009A3321">
          <w:rPr>
            <w:rFonts w:ascii="Calibri" w:eastAsia="Times New Roman" w:hAnsi="Calibri"/>
            <w:b w:val="0"/>
            <w:noProof/>
            <w:sz w:val="22"/>
            <w:szCs w:val="22"/>
            <w:lang w:val="en-US" w:eastAsia="en-US"/>
          </w:rPr>
          <w:tab/>
        </w:r>
        <w:r w:rsidRPr="007D2276">
          <w:rPr>
            <w:rStyle w:val="aff6"/>
            <w:noProof/>
          </w:rPr>
          <w:t>Expression Statement</w:t>
        </w:r>
        <w:r>
          <w:rPr>
            <w:noProof/>
            <w:webHidden/>
          </w:rPr>
          <w:tab/>
        </w:r>
        <w:r>
          <w:rPr>
            <w:noProof/>
            <w:webHidden/>
          </w:rPr>
          <w:fldChar w:fldCharType="begin"/>
        </w:r>
        <w:r>
          <w:rPr>
            <w:noProof/>
            <w:webHidden/>
          </w:rPr>
          <w:instrText xml:space="preserve"> PAGEREF _Toc336509562 \h </w:instrText>
        </w:r>
        <w:r>
          <w:rPr>
            <w:noProof/>
            <w:webHidden/>
          </w:rPr>
        </w:r>
        <w:r>
          <w:rPr>
            <w:noProof/>
            <w:webHidden/>
          </w:rPr>
          <w:fldChar w:fldCharType="separate"/>
        </w:r>
        <w:r>
          <w:rPr>
            <w:noProof/>
            <w:webHidden/>
          </w:rPr>
          <w:t>134</w:t>
        </w:r>
        <w:r>
          <w:rPr>
            <w:noProof/>
            <w:webHidden/>
          </w:rPr>
          <w:fldChar w:fldCharType="end"/>
        </w:r>
      </w:hyperlink>
    </w:p>
    <w:p w14:paraId="1F266FD3" w14:textId="77777777" w:rsidR="00BC2562" w:rsidRPr="009A3321" w:rsidRDefault="00BC2562">
      <w:pPr>
        <w:pStyle w:val="2b"/>
        <w:rPr>
          <w:rFonts w:ascii="Calibri" w:eastAsia="Times New Roman" w:hAnsi="Calibri"/>
          <w:b w:val="0"/>
          <w:noProof/>
          <w:sz w:val="22"/>
          <w:szCs w:val="22"/>
          <w:lang w:val="en-US" w:eastAsia="en-US"/>
        </w:rPr>
      </w:pPr>
      <w:hyperlink w:anchor="_Toc336509563" w:history="1">
        <w:r w:rsidRPr="007D2276">
          <w:rPr>
            <w:rStyle w:val="aff6"/>
            <w:noProof/>
          </w:rPr>
          <w:t>12.5</w:t>
        </w:r>
        <w:r w:rsidRPr="009A3321">
          <w:rPr>
            <w:rFonts w:ascii="Calibri" w:eastAsia="Times New Roman" w:hAnsi="Calibri"/>
            <w:b w:val="0"/>
            <w:noProof/>
            <w:sz w:val="22"/>
            <w:szCs w:val="22"/>
            <w:lang w:val="en-US" w:eastAsia="en-US"/>
          </w:rPr>
          <w:tab/>
        </w:r>
        <w:r w:rsidRPr="007D2276">
          <w:rPr>
            <w:rStyle w:val="aff6"/>
            <w:noProof/>
          </w:rPr>
          <w:t xml:space="preserve">The </w:t>
        </w:r>
        <w:r w:rsidRPr="007D2276">
          <w:rPr>
            <w:rStyle w:val="aff6"/>
            <w:rFonts w:ascii="Courier New" w:hAnsi="Courier New"/>
            <w:noProof/>
          </w:rPr>
          <w:t>if</w:t>
        </w:r>
        <w:r w:rsidRPr="007D2276">
          <w:rPr>
            <w:rStyle w:val="aff6"/>
            <w:noProof/>
          </w:rPr>
          <w:t xml:space="preserve"> Statement</w:t>
        </w:r>
        <w:r>
          <w:rPr>
            <w:noProof/>
            <w:webHidden/>
          </w:rPr>
          <w:tab/>
        </w:r>
        <w:r>
          <w:rPr>
            <w:noProof/>
            <w:webHidden/>
          </w:rPr>
          <w:fldChar w:fldCharType="begin"/>
        </w:r>
        <w:r>
          <w:rPr>
            <w:noProof/>
            <w:webHidden/>
          </w:rPr>
          <w:instrText xml:space="preserve"> PAGEREF _Toc336509563 \h </w:instrText>
        </w:r>
        <w:r>
          <w:rPr>
            <w:noProof/>
            <w:webHidden/>
          </w:rPr>
        </w:r>
        <w:r>
          <w:rPr>
            <w:noProof/>
            <w:webHidden/>
          </w:rPr>
          <w:fldChar w:fldCharType="separate"/>
        </w:r>
        <w:r>
          <w:rPr>
            <w:noProof/>
            <w:webHidden/>
          </w:rPr>
          <w:t>134</w:t>
        </w:r>
        <w:r>
          <w:rPr>
            <w:noProof/>
            <w:webHidden/>
          </w:rPr>
          <w:fldChar w:fldCharType="end"/>
        </w:r>
      </w:hyperlink>
    </w:p>
    <w:p w14:paraId="209CB10B" w14:textId="77777777" w:rsidR="00BC2562" w:rsidRPr="009A3321" w:rsidRDefault="00BC2562">
      <w:pPr>
        <w:pStyle w:val="2b"/>
        <w:rPr>
          <w:rFonts w:ascii="Calibri" w:eastAsia="Times New Roman" w:hAnsi="Calibri"/>
          <w:b w:val="0"/>
          <w:noProof/>
          <w:sz w:val="22"/>
          <w:szCs w:val="22"/>
          <w:lang w:val="en-US" w:eastAsia="en-US"/>
        </w:rPr>
      </w:pPr>
      <w:hyperlink w:anchor="_Toc336509564" w:history="1">
        <w:r w:rsidRPr="007D2276">
          <w:rPr>
            <w:rStyle w:val="aff6"/>
            <w:noProof/>
          </w:rPr>
          <w:t>12.6</w:t>
        </w:r>
        <w:r w:rsidRPr="009A3321">
          <w:rPr>
            <w:rFonts w:ascii="Calibri" w:eastAsia="Times New Roman" w:hAnsi="Calibri"/>
            <w:b w:val="0"/>
            <w:noProof/>
            <w:sz w:val="22"/>
            <w:szCs w:val="22"/>
            <w:lang w:val="en-US" w:eastAsia="en-US"/>
          </w:rPr>
          <w:tab/>
        </w:r>
        <w:r w:rsidRPr="007D2276">
          <w:rPr>
            <w:rStyle w:val="aff6"/>
            <w:noProof/>
          </w:rPr>
          <w:t>Iteration Statements</w:t>
        </w:r>
        <w:r>
          <w:rPr>
            <w:noProof/>
            <w:webHidden/>
          </w:rPr>
          <w:tab/>
        </w:r>
        <w:r>
          <w:rPr>
            <w:noProof/>
            <w:webHidden/>
          </w:rPr>
          <w:fldChar w:fldCharType="begin"/>
        </w:r>
        <w:r>
          <w:rPr>
            <w:noProof/>
            <w:webHidden/>
          </w:rPr>
          <w:instrText xml:space="preserve"> PAGEREF _Toc336509564 \h </w:instrText>
        </w:r>
        <w:r>
          <w:rPr>
            <w:noProof/>
            <w:webHidden/>
          </w:rPr>
        </w:r>
        <w:r>
          <w:rPr>
            <w:noProof/>
            <w:webHidden/>
          </w:rPr>
          <w:fldChar w:fldCharType="separate"/>
        </w:r>
        <w:r>
          <w:rPr>
            <w:noProof/>
            <w:webHidden/>
          </w:rPr>
          <w:t>135</w:t>
        </w:r>
        <w:r>
          <w:rPr>
            <w:noProof/>
            <w:webHidden/>
          </w:rPr>
          <w:fldChar w:fldCharType="end"/>
        </w:r>
      </w:hyperlink>
    </w:p>
    <w:p w14:paraId="3640C019" w14:textId="77777777" w:rsidR="00BC2562" w:rsidRPr="009A3321" w:rsidRDefault="00BC2562">
      <w:pPr>
        <w:pStyle w:val="3a"/>
        <w:rPr>
          <w:rFonts w:ascii="Calibri" w:eastAsia="Times New Roman" w:hAnsi="Calibri"/>
          <w:b w:val="0"/>
          <w:noProof/>
          <w:sz w:val="22"/>
          <w:szCs w:val="22"/>
          <w:lang w:val="en-US" w:eastAsia="en-US"/>
        </w:rPr>
      </w:pPr>
      <w:hyperlink w:anchor="_Toc336509565" w:history="1">
        <w:r w:rsidRPr="007D2276">
          <w:rPr>
            <w:rStyle w:val="aff6"/>
            <w:noProof/>
          </w:rPr>
          <w:t>12.6.1</w:t>
        </w:r>
        <w:r w:rsidRPr="009A3321">
          <w:rPr>
            <w:rFonts w:ascii="Calibri" w:eastAsia="Times New Roman" w:hAnsi="Calibri"/>
            <w:b w:val="0"/>
            <w:noProof/>
            <w:sz w:val="22"/>
            <w:szCs w:val="22"/>
            <w:lang w:val="en-US" w:eastAsia="en-US"/>
          </w:rPr>
          <w:tab/>
        </w:r>
        <w:r w:rsidRPr="007D2276">
          <w:rPr>
            <w:rStyle w:val="aff6"/>
            <w:noProof/>
          </w:rPr>
          <w:t xml:space="preserve">The </w:t>
        </w:r>
        <w:r w:rsidRPr="007D2276">
          <w:rPr>
            <w:rStyle w:val="aff6"/>
            <w:rFonts w:ascii="Courier New" w:hAnsi="Courier New"/>
            <w:noProof/>
          </w:rPr>
          <w:t>do</w:t>
        </w:r>
        <w:r w:rsidRPr="007D2276">
          <w:rPr>
            <w:rStyle w:val="aff6"/>
            <w:noProof/>
          </w:rPr>
          <w:t>-</w:t>
        </w:r>
        <w:r w:rsidRPr="007D2276">
          <w:rPr>
            <w:rStyle w:val="aff6"/>
            <w:rFonts w:ascii="Courier New" w:hAnsi="Courier New"/>
            <w:noProof/>
          </w:rPr>
          <w:t>while</w:t>
        </w:r>
        <w:r w:rsidRPr="007D2276">
          <w:rPr>
            <w:rStyle w:val="aff6"/>
            <w:noProof/>
          </w:rPr>
          <w:t xml:space="preserve"> Statement</w:t>
        </w:r>
        <w:r>
          <w:rPr>
            <w:noProof/>
            <w:webHidden/>
          </w:rPr>
          <w:tab/>
        </w:r>
        <w:r>
          <w:rPr>
            <w:noProof/>
            <w:webHidden/>
          </w:rPr>
          <w:fldChar w:fldCharType="begin"/>
        </w:r>
        <w:r>
          <w:rPr>
            <w:noProof/>
            <w:webHidden/>
          </w:rPr>
          <w:instrText xml:space="preserve"> PAGEREF _Toc336509565 \h </w:instrText>
        </w:r>
        <w:r>
          <w:rPr>
            <w:noProof/>
            <w:webHidden/>
          </w:rPr>
        </w:r>
        <w:r>
          <w:rPr>
            <w:noProof/>
            <w:webHidden/>
          </w:rPr>
          <w:fldChar w:fldCharType="separate"/>
        </w:r>
        <w:r>
          <w:rPr>
            <w:noProof/>
            <w:webHidden/>
          </w:rPr>
          <w:t>136</w:t>
        </w:r>
        <w:r>
          <w:rPr>
            <w:noProof/>
            <w:webHidden/>
          </w:rPr>
          <w:fldChar w:fldCharType="end"/>
        </w:r>
      </w:hyperlink>
    </w:p>
    <w:p w14:paraId="6D165566" w14:textId="77777777" w:rsidR="00BC2562" w:rsidRPr="009A3321" w:rsidRDefault="00BC2562">
      <w:pPr>
        <w:pStyle w:val="3a"/>
        <w:rPr>
          <w:rFonts w:ascii="Calibri" w:eastAsia="Times New Roman" w:hAnsi="Calibri"/>
          <w:b w:val="0"/>
          <w:noProof/>
          <w:sz w:val="22"/>
          <w:szCs w:val="22"/>
          <w:lang w:val="en-US" w:eastAsia="en-US"/>
        </w:rPr>
      </w:pPr>
      <w:hyperlink w:anchor="_Toc336509566" w:history="1">
        <w:r w:rsidRPr="007D2276">
          <w:rPr>
            <w:rStyle w:val="aff6"/>
            <w:noProof/>
          </w:rPr>
          <w:t>12.6.2</w:t>
        </w:r>
        <w:r w:rsidRPr="009A3321">
          <w:rPr>
            <w:rFonts w:ascii="Calibri" w:eastAsia="Times New Roman" w:hAnsi="Calibri"/>
            <w:b w:val="0"/>
            <w:noProof/>
            <w:sz w:val="22"/>
            <w:szCs w:val="22"/>
            <w:lang w:val="en-US" w:eastAsia="en-US"/>
          </w:rPr>
          <w:tab/>
        </w:r>
        <w:r w:rsidRPr="007D2276">
          <w:rPr>
            <w:rStyle w:val="aff6"/>
            <w:noProof/>
          </w:rPr>
          <w:t xml:space="preserve">The </w:t>
        </w:r>
        <w:r w:rsidRPr="007D2276">
          <w:rPr>
            <w:rStyle w:val="aff6"/>
            <w:rFonts w:ascii="Courier New" w:hAnsi="Courier New"/>
            <w:noProof/>
          </w:rPr>
          <w:t>while</w:t>
        </w:r>
        <w:r w:rsidRPr="007D2276">
          <w:rPr>
            <w:rStyle w:val="aff6"/>
            <w:noProof/>
          </w:rPr>
          <w:t xml:space="preserve"> Statement</w:t>
        </w:r>
        <w:r>
          <w:rPr>
            <w:noProof/>
            <w:webHidden/>
          </w:rPr>
          <w:tab/>
        </w:r>
        <w:r>
          <w:rPr>
            <w:noProof/>
            <w:webHidden/>
          </w:rPr>
          <w:fldChar w:fldCharType="begin"/>
        </w:r>
        <w:r>
          <w:rPr>
            <w:noProof/>
            <w:webHidden/>
          </w:rPr>
          <w:instrText xml:space="preserve"> PAGEREF _Toc336509566 \h </w:instrText>
        </w:r>
        <w:r>
          <w:rPr>
            <w:noProof/>
            <w:webHidden/>
          </w:rPr>
        </w:r>
        <w:r>
          <w:rPr>
            <w:noProof/>
            <w:webHidden/>
          </w:rPr>
          <w:fldChar w:fldCharType="separate"/>
        </w:r>
        <w:r>
          <w:rPr>
            <w:noProof/>
            <w:webHidden/>
          </w:rPr>
          <w:t>136</w:t>
        </w:r>
        <w:r>
          <w:rPr>
            <w:noProof/>
            <w:webHidden/>
          </w:rPr>
          <w:fldChar w:fldCharType="end"/>
        </w:r>
      </w:hyperlink>
    </w:p>
    <w:p w14:paraId="0CD70D7D" w14:textId="77777777" w:rsidR="00BC2562" w:rsidRPr="009A3321" w:rsidRDefault="00BC2562">
      <w:pPr>
        <w:pStyle w:val="3a"/>
        <w:rPr>
          <w:rFonts w:ascii="Calibri" w:eastAsia="Times New Roman" w:hAnsi="Calibri"/>
          <w:b w:val="0"/>
          <w:noProof/>
          <w:sz w:val="22"/>
          <w:szCs w:val="22"/>
          <w:lang w:val="en-US" w:eastAsia="en-US"/>
        </w:rPr>
      </w:pPr>
      <w:hyperlink w:anchor="_Toc336509567" w:history="1">
        <w:r w:rsidRPr="007D2276">
          <w:rPr>
            <w:rStyle w:val="aff6"/>
            <w:noProof/>
          </w:rPr>
          <w:t>12.6.3</w:t>
        </w:r>
        <w:r w:rsidRPr="009A3321">
          <w:rPr>
            <w:rFonts w:ascii="Calibri" w:eastAsia="Times New Roman" w:hAnsi="Calibri"/>
            <w:b w:val="0"/>
            <w:noProof/>
            <w:sz w:val="22"/>
            <w:szCs w:val="22"/>
            <w:lang w:val="en-US" w:eastAsia="en-US"/>
          </w:rPr>
          <w:tab/>
        </w:r>
        <w:r w:rsidRPr="007D2276">
          <w:rPr>
            <w:rStyle w:val="aff6"/>
            <w:noProof/>
          </w:rPr>
          <w:t xml:space="preserve">The </w:t>
        </w:r>
        <w:r w:rsidRPr="007D2276">
          <w:rPr>
            <w:rStyle w:val="aff6"/>
            <w:rFonts w:ascii="Courier New" w:hAnsi="Courier New"/>
            <w:noProof/>
          </w:rPr>
          <w:t>for</w:t>
        </w:r>
        <w:r w:rsidRPr="007D2276">
          <w:rPr>
            <w:rStyle w:val="aff6"/>
            <w:noProof/>
          </w:rPr>
          <w:t xml:space="preserve"> Statement</w:t>
        </w:r>
        <w:r>
          <w:rPr>
            <w:noProof/>
            <w:webHidden/>
          </w:rPr>
          <w:tab/>
        </w:r>
        <w:r>
          <w:rPr>
            <w:noProof/>
            <w:webHidden/>
          </w:rPr>
          <w:fldChar w:fldCharType="begin"/>
        </w:r>
        <w:r>
          <w:rPr>
            <w:noProof/>
            <w:webHidden/>
          </w:rPr>
          <w:instrText xml:space="preserve"> PAGEREF _Toc336509567 \h </w:instrText>
        </w:r>
        <w:r>
          <w:rPr>
            <w:noProof/>
            <w:webHidden/>
          </w:rPr>
        </w:r>
        <w:r>
          <w:rPr>
            <w:noProof/>
            <w:webHidden/>
          </w:rPr>
          <w:fldChar w:fldCharType="separate"/>
        </w:r>
        <w:r>
          <w:rPr>
            <w:noProof/>
            <w:webHidden/>
          </w:rPr>
          <w:t>137</w:t>
        </w:r>
        <w:r>
          <w:rPr>
            <w:noProof/>
            <w:webHidden/>
          </w:rPr>
          <w:fldChar w:fldCharType="end"/>
        </w:r>
      </w:hyperlink>
    </w:p>
    <w:p w14:paraId="312D2963" w14:textId="77777777" w:rsidR="00BC2562" w:rsidRPr="009A3321" w:rsidRDefault="00BC2562">
      <w:pPr>
        <w:pStyle w:val="3a"/>
        <w:rPr>
          <w:rFonts w:ascii="Calibri" w:eastAsia="Times New Roman" w:hAnsi="Calibri"/>
          <w:b w:val="0"/>
          <w:noProof/>
          <w:sz w:val="22"/>
          <w:szCs w:val="22"/>
          <w:lang w:val="en-US" w:eastAsia="en-US"/>
        </w:rPr>
      </w:pPr>
      <w:hyperlink w:anchor="_Toc336509568" w:history="1">
        <w:r w:rsidRPr="007D2276">
          <w:rPr>
            <w:rStyle w:val="aff6"/>
            <w:noProof/>
          </w:rPr>
          <w:t>12.6.4</w:t>
        </w:r>
        <w:r w:rsidRPr="009A3321">
          <w:rPr>
            <w:rFonts w:ascii="Calibri" w:eastAsia="Times New Roman" w:hAnsi="Calibri"/>
            <w:b w:val="0"/>
            <w:noProof/>
            <w:sz w:val="22"/>
            <w:szCs w:val="22"/>
            <w:lang w:val="en-US" w:eastAsia="en-US"/>
          </w:rPr>
          <w:tab/>
        </w:r>
        <w:r w:rsidRPr="007D2276">
          <w:rPr>
            <w:rStyle w:val="aff6"/>
            <w:noProof/>
          </w:rPr>
          <w:t xml:space="preserve">The </w:t>
        </w:r>
        <w:r w:rsidRPr="007D2276">
          <w:rPr>
            <w:rStyle w:val="aff6"/>
            <w:rFonts w:ascii="Courier New" w:hAnsi="Courier New"/>
            <w:noProof/>
          </w:rPr>
          <w:t>for</w:t>
        </w:r>
        <w:r w:rsidRPr="007D2276">
          <w:rPr>
            <w:rStyle w:val="aff6"/>
            <w:noProof/>
          </w:rPr>
          <w:t>-</w:t>
        </w:r>
        <w:r w:rsidRPr="007D2276">
          <w:rPr>
            <w:rStyle w:val="aff6"/>
            <w:rFonts w:ascii="Courier New" w:hAnsi="Courier New"/>
            <w:noProof/>
          </w:rPr>
          <w:t>in</w:t>
        </w:r>
        <w:r w:rsidRPr="007D2276">
          <w:rPr>
            <w:rStyle w:val="aff6"/>
            <w:noProof/>
          </w:rPr>
          <w:t xml:space="preserve"> and </w:t>
        </w:r>
        <w:r w:rsidRPr="007D2276">
          <w:rPr>
            <w:rStyle w:val="aff6"/>
            <w:rFonts w:ascii="Courier New" w:hAnsi="Courier New"/>
            <w:noProof/>
          </w:rPr>
          <w:t>for</w:t>
        </w:r>
        <w:r w:rsidRPr="007D2276">
          <w:rPr>
            <w:rStyle w:val="aff6"/>
            <w:noProof/>
          </w:rPr>
          <w:t>-</w:t>
        </w:r>
        <w:r w:rsidRPr="007D2276">
          <w:rPr>
            <w:rStyle w:val="aff6"/>
            <w:rFonts w:ascii="Courier New" w:hAnsi="Courier New"/>
            <w:noProof/>
          </w:rPr>
          <w:t>of</w:t>
        </w:r>
        <w:r w:rsidRPr="007D2276">
          <w:rPr>
            <w:rStyle w:val="aff6"/>
            <w:noProof/>
          </w:rPr>
          <w:t xml:space="preserve"> Statements</w:t>
        </w:r>
        <w:r>
          <w:rPr>
            <w:noProof/>
            <w:webHidden/>
          </w:rPr>
          <w:tab/>
        </w:r>
        <w:r>
          <w:rPr>
            <w:noProof/>
            <w:webHidden/>
          </w:rPr>
          <w:fldChar w:fldCharType="begin"/>
        </w:r>
        <w:r>
          <w:rPr>
            <w:noProof/>
            <w:webHidden/>
          </w:rPr>
          <w:instrText xml:space="preserve"> PAGEREF _Toc336509568 \h </w:instrText>
        </w:r>
        <w:r>
          <w:rPr>
            <w:noProof/>
            <w:webHidden/>
          </w:rPr>
        </w:r>
        <w:r>
          <w:rPr>
            <w:noProof/>
            <w:webHidden/>
          </w:rPr>
          <w:fldChar w:fldCharType="separate"/>
        </w:r>
        <w:r>
          <w:rPr>
            <w:noProof/>
            <w:webHidden/>
          </w:rPr>
          <w:t>138</w:t>
        </w:r>
        <w:r>
          <w:rPr>
            <w:noProof/>
            <w:webHidden/>
          </w:rPr>
          <w:fldChar w:fldCharType="end"/>
        </w:r>
      </w:hyperlink>
    </w:p>
    <w:p w14:paraId="2C997E8D" w14:textId="77777777" w:rsidR="00BC2562" w:rsidRPr="009A3321" w:rsidRDefault="00BC2562">
      <w:pPr>
        <w:pStyle w:val="2b"/>
        <w:rPr>
          <w:rFonts w:ascii="Calibri" w:eastAsia="Times New Roman" w:hAnsi="Calibri"/>
          <w:b w:val="0"/>
          <w:noProof/>
          <w:sz w:val="22"/>
          <w:szCs w:val="22"/>
          <w:lang w:val="en-US" w:eastAsia="en-US"/>
        </w:rPr>
      </w:pPr>
      <w:hyperlink w:anchor="_Toc336509569" w:history="1">
        <w:r w:rsidRPr="007D2276">
          <w:rPr>
            <w:rStyle w:val="aff6"/>
            <w:noProof/>
          </w:rPr>
          <w:t>12.7</w:t>
        </w:r>
        <w:r w:rsidRPr="009A3321">
          <w:rPr>
            <w:rFonts w:ascii="Calibri" w:eastAsia="Times New Roman" w:hAnsi="Calibri"/>
            <w:b w:val="0"/>
            <w:noProof/>
            <w:sz w:val="22"/>
            <w:szCs w:val="22"/>
            <w:lang w:val="en-US" w:eastAsia="en-US"/>
          </w:rPr>
          <w:tab/>
        </w:r>
        <w:r w:rsidRPr="007D2276">
          <w:rPr>
            <w:rStyle w:val="aff6"/>
            <w:noProof/>
          </w:rPr>
          <w:t xml:space="preserve">The </w:t>
        </w:r>
        <w:r w:rsidRPr="007D2276">
          <w:rPr>
            <w:rStyle w:val="aff6"/>
            <w:rFonts w:ascii="Courier New" w:hAnsi="Courier New"/>
            <w:noProof/>
          </w:rPr>
          <w:t>continue</w:t>
        </w:r>
        <w:r w:rsidRPr="007D2276">
          <w:rPr>
            <w:rStyle w:val="aff6"/>
            <w:noProof/>
          </w:rPr>
          <w:t xml:space="preserve"> Statement</w:t>
        </w:r>
        <w:r>
          <w:rPr>
            <w:noProof/>
            <w:webHidden/>
          </w:rPr>
          <w:tab/>
        </w:r>
        <w:r>
          <w:rPr>
            <w:noProof/>
            <w:webHidden/>
          </w:rPr>
          <w:fldChar w:fldCharType="begin"/>
        </w:r>
        <w:r>
          <w:rPr>
            <w:noProof/>
            <w:webHidden/>
          </w:rPr>
          <w:instrText xml:space="preserve"> PAGEREF _Toc336509569 \h </w:instrText>
        </w:r>
        <w:r>
          <w:rPr>
            <w:noProof/>
            <w:webHidden/>
          </w:rPr>
        </w:r>
        <w:r>
          <w:rPr>
            <w:noProof/>
            <w:webHidden/>
          </w:rPr>
          <w:fldChar w:fldCharType="separate"/>
        </w:r>
        <w:r>
          <w:rPr>
            <w:noProof/>
            <w:webHidden/>
          </w:rPr>
          <w:t>141</w:t>
        </w:r>
        <w:r>
          <w:rPr>
            <w:noProof/>
            <w:webHidden/>
          </w:rPr>
          <w:fldChar w:fldCharType="end"/>
        </w:r>
      </w:hyperlink>
    </w:p>
    <w:p w14:paraId="1798BAEC" w14:textId="77777777" w:rsidR="00BC2562" w:rsidRPr="009A3321" w:rsidRDefault="00BC2562">
      <w:pPr>
        <w:pStyle w:val="2b"/>
        <w:rPr>
          <w:rFonts w:ascii="Calibri" w:eastAsia="Times New Roman" w:hAnsi="Calibri"/>
          <w:b w:val="0"/>
          <w:noProof/>
          <w:sz w:val="22"/>
          <w:szCs w:val="22"/>
          <w:lang w:val="en-US" w:eastAsia="en-US"/>
        </w:rPr>
      </w:pPr>
      <w:hyperlink w:anchor="_Toc336509570" w:history="1">
        <w:r w:rsidRPr="007D2276">
          <w:rPr>
            <w:rStyle w:val="aff6"/>
            <w:noProof/>
          </w:rPr>
          <w:t>12.8</w:t>
        </w:r>
        <w:r w:rsidRPr="009A3321">
          <w:rPr>
            <w:rFonts w:ascii="Calibri" w:eastAsia="Times New Roman" w:hAnsi="Calibri"/>
            <w:b w:val="0"/>
            <w:noProof/>
            <w:sz w:val="22"/>
            <w:szCs w:val="22"/>
            <w:lang w:val="en-US" w:eastAsia="en-US"/>
          </w:rPr>
          <w:tab/>
        </w:r>
        <w:r w:rsidRPr="007D2276">
          <w:rPr>
            <w:rStyle w:val="aff6"/>
            <w:noProof/>
          </w:rPr>
          <w:t xml:space="preserve">The </w:t>
        </w:r>
        <w:r w:rsidRPr="007D2276">
          <w:rPr>
            <w:rStyle w:val="aff6"/>
            <w:rFonts w:ascii="Courier New" w:hAnsi="Courier New"/>
            <w:noProof/>
          </w:rPr>
          <w:t>break</w:t>
        </w:r>
        <w:r w:rsidRPr="007D2276">
          <w:rPr>
            <w:rStyle w:val="aff6"/>
            <w:noProof/>
          </w:rPr>
          <w:t xml:space="preserve"> Statement</w:t>
        </w:r>
        <w:r>
          <w:rPr>
            <w:noProof/>
            <w:webHidden/>
          </w:rPr>
          <w:tab/>
        </w:r>
        <w:r>
          <w:rPr>
            <w:noProof/>
            <w:webHidden/>
          </w:rPr>
          <w:fldChar w:fldCharType="begin"/>
        </w:r>
        <w:r>
          <w:rPr>
            <w:noProof/>
            <w:webHidden/>
          </w:rPr>
          <w:instrText xml:space="preserve"> PAGEREF _Toc336509570 \h </w:instrText>
        </w:r>
        <w:r>
          <w:rPr>
            <w:noProof/>
            <w:webHidden/>
          </w:rPr>
        </w:r>
        <w:r>
          <w:rPr>
            <w:noProof/>
            <w:webHidden/>
          </w:rPr>
          <w:fldChar w:fldCharType="separate"/>
        </w:r>
        <w:r>
          <w:rPr>
            <w:noProof/>
            <w:webHidden/>
          </w:rPr>
          <w:t>142</w:t>
        </w:r>
        <w:r>
          <w:rPr>
            <w:noProof/>
            <w:webHidden/>
          </w:rPr>
          <w:fldChar w:fldCharType="end"/>
        </w:r>
      </w:hyperlink>
    </w:p>
    <w:p w14:paraId="59479F16" w14:textId="77777777" w:rsidR="00BC2562" w:rsidRPr="009A3321" w:rsidRDefault="00BC2562">
      <w:pPr>
        <w:pStyle w:val="2b"/>
        <w:rPr>
          <w:rFonts w:ascii="Calibri" w:eastAsia="Times New Roman" w:hAnsi="Calibri"/>
          <w:b w:val="0"/>
          <w:noProof/>
          <w:sz w:val="22"/>
          <w:szCs w:val="22"/>
          <w:lang w:val="en-US" w:eastAsia="en-US"/>
        </w:rPr>
      </w:pPr>
      <w:hyperlink w:anchor="_Toc336509571" w:history="1">
        <w:r w:rsidRPr="007D2276">
          <w:rPr>
            <w:rStyle w:val="aff6"/>
            <w:noProof/>
          </w:rPr>
          <w:t>12.9</w:t>
        </w:r>
        <w:r w:rsidRPr="009A3321">
          <w:rPr>
            <w:rFonts w:ascii="Calibri" w:eastAsia="Times New Roman" w:hAnsi="Calibri"/>
            <w:b w:val="0"/>
            <w:noProof/>
            <w:sz w:val="22"/>
            <w:szCs w:val="22"/>
            <w:lang w:val="en-US" w:eastAsia="en-US"/>
          </w:rPr>
          <w:tab/>
        </w:r>
        <w:r w:rsidRPr="007D2276">
          <w:rPr>
            <w:rStyle w:val="aff6"/>
            <w:noProof/>
          </w:rPr>
          <w:t xml:space="preserve">The </w:t>
        </w:r>
        <w:r w:rsidRPr="007D2276">
          <w:rPr>
            <w:rStyle w:val="aff6"/>
            <w:rFonts w:ascii="Courier New" w:hAnsi="Courier New"/>
            <w:noProof/>
          </w:rPr>
          <w:t>return</w:t>
        </w:r>
        <w:r w:rsidRPr="007D2276">
          <w:rPr>
            <w:rStyle w:val="aff6"/>
            <w:noProof/>
          </w:rPr>
          <w:t xml:space="preserve"> Statement</w:t>
        </w:r>
        <w:r>
          <w:rPr>
            <w:noProof/>
            <w:webHidden/>
          </w:rPr>
          <w:tab/>
        </w:r>
        <w:r>
          <w:rPr>
            <w:noProof/>
            <w:webHidden/>
          </w:rPr>
          <w:fldChar w:fldCharType="begin"/>
        </w:r>
        <w:r>
          <w:rPr>
            <w:noProof/>
            <w:webHidden/>
          </w:rPr>
          <w:instrText xml:space="preserve"> PAGEREF _Toc336509571 \h </w:instrText>
        </w:r>
        <w:r>
          <w:rPr>
            <w:noProof/>
            <w:webHidden/>
          </w:rPr>
        </w:r>
        <w:r>
          <w:rPr>
            <w:noProof/>
            <w:webHidden/>
          </w:rPr>
          <w:fldChar w:fldCharType="separate"/>
        </w:r>
        <w:r>
          <w:rPr>
            <w:noProof/>
            <w:webHidden/>
          </w:rPr>
          <w:t>142</w:t>
        </w:r>
        <w:r>
          <w:rPr>
            <w:noProof/>
            <w:webHidden/>
          </w:rPr>
          <w:fldChar w:fldCharType="end"/>
        </w:r>
      </w:hyperlink>
    </w:p>
    <w:p w14:paraId="2BAF0767" w14:textId="77777777" w:rsidR="00BC2562" w:rsidRPr="009A3321" w:rsidRDefault="00BC2562">
      <w:pPr>
        <w:pStyle w:val="2b"/>
        <w:rPr>
          <w:rFonts w:ascii="Calibri" w:eastAsia="Times New Roman" w:hAnsi="Calibri"/>
          <w:b w:val="0"/>
          <w:noProof/>
          <w:sz w:val="22"/>
          <w:szCs w:val="22"/>
          <w:lang w:val="en-US" w:eastAsia="en-US"/>
        </w:rPr>
      </w:pPr>
      <w:hyperlink w:anchor="_Toc336509572" w:history="1">
        <w:r w:rsidRPr="007D2276">
          <w:rPr>
            <w:rStyle w:val="aff6"/>
            <w:noProof/>
          </w:rPr>
          <w:t>12.10</w:t>
        </w:r>
        <w:r w:rsidRPr="009A3321">
          <w:rPr>
            <w:rFonts w:ascii="Calibri" w:eastAsia="Times New Roman" w:hAnsi="Calibri"/>
            <w:b w:val="0"/>
            <w:noProof/>
            <w:sz w:val="22"/>
            <w:szCs w:val="22"/>
            <w:lang w:val="en-US" w:eastAsia="en-US"/>
          </w:rPr>
          <w:tab/>
        </w:r>
        <w:r w:rsidRPr="007D2276">
          <w:rPr>
            <w:rStyle w:val="aff6"/>
            <w:noProof/>
          </w:rPr>
          <w:t xml:space="preserve">The </w:t>
        </w:r>
        <w:r w:rsidRPr="007D2276">
          <w:rPr>
            <w:rStyle w:val="aff6"/>
            <w:rFonts w:ascii="Courier New" w:hAnsi="Courier New"/>
            <w:noProof/>
          </w:rPr>
          <w:t>with</w:t>
        </w:r>
        <w:r w:rsidRPr="007D2276">
          <w:rPr>
            <w:rStyle w:val="aff6"/>
            <w:noProof/>
          </w:rPr>
          <w:t xml:space="preserve"> Statement</w:t>
        </w:r>
        <w:r>
          <w:rPr>
            <w:noProof/>
            <w:webHidden/>
          </w:rPr>
          <w:tab/>
        </w:r>
        <w:r>
          <w:rPr>
            <w:noProof/>
            <w:webHidden/>
          </w:rPr>
          <w:fldChar w:fldCharType="begin"/>
        </w:r>
        <w:r>
          <w:rPr>
            <w:noProof/>
            <w:webHidden/>
          </w:rPr>
          <w:instrText xml:space="preserve"> PAGEREF _Toc336509572 \h </w:instrText>
        </w:r>
        <w:r>
          <w:rPr>
            <w:noProof/>
            <w:webHidden/>
          </w:rPr>
        </w:r>
        <w:r>
          <w:rPr>
            <w:noProof/>
            <w:webHidden/>
          </w:rPr>
          <w:fldChar w:fldCharType="separate"/>
        </w:r>
        <w:r>
          <w:rPr>
            <w:noProof/>
            <w:webHidden/>
          </w:rPr>
          <w:t>143</w:t>
        </w:r>
        <w:r>
          <w:rPr>
            <w:noProof/>
            <w:webHidden/>
          </w:rPr>
          <w:fldChar w:fldCharType="end"/>
        </w:r>
      </w:hyperlink>
    </w:p>
    <w:p w14:paraId="74BBD048" w14:textId="77777777" w:rsidR="00BC2562" w:rsidRPr="009A3321" w:rsidRDefault="00BC2562">
      <w:pPr>
        <w:pStyle w:val="2b"/>
        <w:rPr>
          <w:rFonts w:ascii="Calibri" w:eastAsia="Times New Roman" w:hAnsi="Calibri"/>
          <w:b w:val="0"/>
          <w:noProof/>
          <w:sz w:val="22"/>
          <w:szCs w:val="22"/>
          <w:lang w:val="en-US" w:eastAsia="en-US"/>
        </w:rPr>
      </w:pPr>
      <w:hyperlink w:anchor="_Toc336509573" w:history="1">
        <w:r w:rsidRPr="007D2276">
          <w:rPr>
            <w:rStyle w:val="aff6"/>
            <w:noProof/>
          </w:rPr>
          <w:t>12.11</w:t>
        </w:r>
        <w:r w:rsidRPr="009A3321">
          <w:rPr>
            <w:rFonts w:ascii="Calibri" w:eastAsia="Times New Roman" w:hAnsi="Calibri"/>
            <w:b w:val="0"/>
            <w:noProof/>
            <w:sz w:val="22"/>
            <w:szCs w:val="22"/>
            <w:lang w:val="en-US" w:eastAsia="en-US"/>
          </w:rPr>
          <w:tab/>
        </w:r>
        <w:r w:rsidRPr="007D2276">
          <w:rPr>
            <w:rStyle w:val="aff6"/>
            <w:noProof/>
          </w:rPr>
          <w:t xml:space="preserve">The </w:t>
        </w:r>
        <w:r w:rsidRPr="007D2276">
          <w:rPr>
            <w:rStyle w:val="aff6"/>
            <w:rFonts w:ascii="Courier New" w:hAnsi="Courier New"/>
            <w:noProof/>
          </w:rPr>
          <w:t>switch</w:t>
        </w:r>
        <w:r w:rsidRPr="007D2276">
          <w:rPr>
            <w:rStyle w:val="aff6"/>
            <w:noProof/>
          </w:rPr>
          <w:t xml:space="preserve"> Statement</w:t>
        </w:r>
        <w:r>
          <w:rPr>
            <w:noProof/>
            <w:webHidden/>
          </w:rPr>
          <w:tab/>
        </w:r>
        <w:r>
          <w:rPr>
            <w:noProof/>
            <w:webHidden/>
          </w:rPr>
          <w:fldChar w:fldCharType="begin"/>
        </w:r>
        <w:r>
          <w:rPr>
            <w:noProof/>
            <w:webHidden/>
          </w:rPr>
          <w:instrText xml:space="preserve"> PAGEREF _Toc336509573 \h </w:instrText>
        </w:r>
        <w:r>
          <w:rPr>
            <w:noProof/>
            <w:webHidden/>
          </w:rPr>
        </w:r>
        <w:r>
          <w:rPr>
            <w:noProof/>
            <w:webHidden/>
          </w:rPr>
          <w:fldChar w:fldCharType="separate"/>
        </w:r>
        <w:r>
          <w:rPr>
            <w:noProof/>
            <w:webHidden/>
          </w:rPr>
          <w:t>144</w:t>
        </w:r>
        <w:r>
          <w:rPr>
            <w:noProof/>
            <w:webHidden/>
          </w:rPr>
          <w:fldChar w:fldCharType="end"/>
        </w:r>
      </w:hyperlink>
    </w:p>
    <w:p w14:paraId="64326080" w14:textId="77777777" w:rsidR="00BC2562" w:rsidRPr="009A3321" w:rsidRDefault="00BC2562">
      <w:pPr>
        <w:pStyle w:val="2b"/>
        <w:rPr>
          <w:rFonts w:ascii="Calibri" w:eastAsia="Times New Roman" w:hAnsi="Calibri"/>
          <w:b w:val="0"/>
          <w:noProof/>
          <w:sz w:val="22"/>
          <w:szCs w:val="22"/>
          <w:lang w:val="en-US" w:eastAsia="en-US"/>
        </w:rPr>
      </w:pPr>
      <w:hyperlink w:anchor="_Toc336509574" w:history="1">
        <w:r w:rsidRPr="007D2276">
          <w:rPr>
            <w:rStyle w:val="aff6"/>
            <w:noProof/>
          </w:rPr>
          <w:t>12.12</w:t>
        </w:r>
        <w:r w:rsidRPr="009A3321">
          <w:rPr>
            <w:rFonts w:ascii="Calibri" w:eastAsia="Times New Roman" w:hAnsi="Calibri"/>
            <w:b w:val="0"/>
            <w:noProof/>
            <w:sz w:val="22"/>
            <w:szCs w:val="22"/>
            <w:lang w:val="en-US" w:eastAsia="en-US"/>
          </w:rPr>
          <w:tab/>
        </w:r>
        <w:r w:rsidRPr="007D2276">
          <w:rPr>
            <w:rStyle w:val="aff6"/>
            <w:noProof/>
          </w:rPr>
          <w:t>Labelled Statements</w:t>
        </w:r>
        <w:r>
          <w:rPr>
            <w:noProof/>
            <w:webHidden/>
          </w:rPr>
          <w:tab/>
        </w:r>
        <w:r>
          <w:rPr>
            <w:noProof/>
            <w:webHidden/>
          </w:rPr>
          <w:fldChar w:fldCharType="begin"/>
        </w:r>
        <w:r>
          <w:rPr>
            <w:noProof/>
            <w:webHidden/>
          </w:rPr>
          <w:instrText xml:space="preserve"> PAGEREF _Toc336509574 \h </w:instrText>
        </w:r>
        <w:r>
          <w:rPr>
            <w:noProof/>
            <w:webHidden/>
          </w:rPr>
        </w:r>
        <w:r>
          <w:rPr>
            <w:noProof/>
            <w:webHidden/>
          </w:rPr>
          <w:fldChar w:fldCharType="separate"/>
        </w:r>
        <w:r>
          <w:rPr>
            <w:noProof/>
            <w:webHidden/>
          </w:rPr>
          <w:t>148</w:t>
        </w:r>
        <w:r>
          <w:rPr>
            <w:noProof/>
            <w:webHidden/>
          </w:rPr>
          <w:fldChar w:fldCharType="end"/>
        </w:r>
      </w:hyperlink>
    </w:p>
    <w:p w14:paraId="7BAD0290" w14:textId="77777777" w:rsidR="00BC2562" w:rsidRPr="009A3321" w:rsidRDefault="00BC2562">
      <w:pPr>
        <w:pStyle w:val="2b"/>
        <w:rPr>
          <w:rFonts w:ascii="Calibri" w:eastAsia="Times New Roman" w:hAnsi="Calibri"/>
          <w:b w:val="0"/>
          <w:noProof/>
          <w:sz w:val="22"/>
          <w:szCs w:val="22"/>
          <w:lang w:val="en-US" w:eastAsia="en-US"/>
        </w:rPr>
      </w:pPr>
      <w:hyperlink w:anchor="_Toc336509575" w:history="1">
        <w:r w:rsidRPr="007D2276">
          <w:rPr>
            <w:rStyle w:val="aff6"/>
            <w:noProof/>
          </w:rPr>
          <w:t>12.13</w:t>
        </w:r>
        <w:r w:rsidRPr="009A3321">
          <w:rPr>
            <w:rFonts w:ascii="Calibri" w:eastAsia="Times New Roman" w:hAnsi="Calibri"/>
            <w:b w:val="0"/>
            <w:noProof/>
            <w:sz w:val="22"/>
            <w:szCs w:val="22"/>
            <w:lang w:val="en-US" w:eastAsia="en-US"/>
          </w:rPr>
          <w:tab/>
        </w:r>
        <w:r w:rsidRPr="007D2276">
          <w:rPr>
            <w:rStyle w:val="aff6"/>
            <w:noProof/>
          </w:rPr>
          <w:t xml:space="preserve">The </w:t>
        </w:r>
        <w:r w:rsidRPr="007D2276">
          <w:rPr>
            <w:rStyle w:val="aff6"/>
            <w:rFonts w:ascii="Courier New" w:hAnsi="Courier New"/>
            <w:noProof/>
          </w:rPr>
          <w:t>throw</w:t>
        </w:r>
        <w:r w:rsidRPr="007D2276">
          <w:rPr>
            <w:rStyle w:val="aff6"/>
            <w:noProof/>
          </w:rPr>
          <w:t xml:space="preserve"> Statement</w:t>
        </w:r>
        <w:r>
          <w:rPr>
            <w:noProof/>
            <w:webHidden/>
          </w:rPr>
          <w:tab/>
        </w:r>
        <w:r>
          <w:rPr>
            <w:noProof/>
            <w:webHidden/>
          </w:rPr>
          <w:fldChar w:fldCharType="begin"/>
        </w:r>
        <w:r>
          <w:rPr>
            <w:noProof/>
            <w:webHidden/>
          </w:rPr>
          <w:instrText xml:space="preserve"> PAGEREF _Toc336509575 \h </w:instrText>
        </w:r>
        <w:r>
          <w:rPr>
            <w:noProof/>
            <w:webHidden/>
          </w:rPr>
        </w:r>
        <w:r>
          <w:rPr>
            <w:noProof/>
            <w:webHidden/>
          </w:rPr>
          <w:fldChar w:fldCharType="separate"/>
        </w:r>
        <w:r>
          <w:rPr>
            <w:noProof/>
            <w:webHidden/>
          </w:rPr>
          <w:t>149</w:t>
        </w:r>
        <w:r>
          <w:rPr>
            <w:noProof/>
            <w:webHidden/>
          </w:rPr>
          <w:fldChar w:fldCharType="end"/>
        </w:r>
      </w:hyperlink>
    </w:p>
    <w:p w14:paraId="37483604" w14:textId="77777777" w:rsidR="00BC2562" w:rsidRPr="009A3321" w:rsidRDefault="00BC2562">
      <w:pPr>
        <w:pStyle w:val="2b"/>
        <w:rPr>
          <w:rFonts w:ascii="Calibri" w:eastAsia="Times New Roman" w:hAnsi="Calibri"/>
          <w:b w:val="0"/>
          <w:noProof/>
          <w:sz w:val="22"/>
          <w:szCs w:val="22"/>
          <w:lang w:val="en-US" w:eastAsia="en-US"/>
        </w:rPr>
      </w:pPr>
      <w:hyperlink w:anchor="_Toc336509576" w:history="1">
        <w:r w:rsidRPr="007D2276">
          <w:rPr>
            <w:rStyle w:val="aff6"/>
            <w:noProof/>
          </w:rPr>
          <w:t>12.14</w:t>
        </w:r>
        <w:r w:rsidRPr="009A3321">
          <w:rPr>
            <w:rFonts w:ascii="Calibri" w:eastAsia="Times New Roman" w:hAnsi="Calibri"/>
            <w:b w:val="0"/>
            <w:noProof/>
            <w:sz w:val="22"/>
            <w:szCs w:val="22"/>
            <w:lang w:val="en-US" w:eastAsia="en-US"/>
          </w:rPr>
          <w:tab/>
        </w:r>
        <w:r w:rsidRPr="007D2276">
          <w:rPr>
            <w:rStyle w:val="aff6"/>
            <w:noProof/>
          </w:rPr>
          <w:t xml:space="preserve">The </w:t>
        </w:r>
        <w:r w:rsidRPr="007D2276">
          <w:rPr>
            <w:rStyle w:val="aff6"/>
            <w:rFonts w:ascii="Courier New" w:hAnsi="Courier New"/>
            <w:noProof/>
          </w:rPr>
          <w:t>try</w:t>
        </w:r>
        <w:r w:rsidRPr="007D2276">
          <w:rPr>
            <w:rStyle w:val="aff6"/>
            <w:noProof/>
          </w:rPr>
          <w:t xml:space="preserve"> Statement</w:t>
        </w:r>
        <w:r>
          <w:rPr>
            <w:noProof/>
            <w:webHidden/>
          </w:rPr>
          <w:tab/>
        </w:r>
        <w:r>
          <w:rPr>
            <w:noProof/>
            <w:webHidden/>
          </w:rPr>
          <w:fldChar w:fldCharType="begin"/>
        </w:r>
        <w:r>
          <w:rPr>
            <w:noProof/>
            <w:webHidden/>
          </w:rPr>
          <w:instrText xml:space="preserve"> PAGEREF _Toc336509576 \h </w:instrText>
        </w:r>
        <w:r>
          <w:rPr>
            <w:noProof/>
            <w:webHidden/>
          </w:rPr>
        </w:r>
        <w:r>
          <w:rPr>
            <w:noProof/>
            <w:webHidden/>
          </w:rPr>
          <w:fldChar w:fldCharType="separate"/>
        </w:r>
        <w:r>
          <w:rPr>
            <w:noProof/>
            <w:webHidden/>
          </w:rPr>
          <w:t>149</w:t>
        </w:r>
        <w:r>
          <w:rPr>
            <w:noProof/>
            <w:webHidden/>
          </w:rPr>
          <w:fldChar w:fldCharType="end"/>
        </w:r>
      </w:hyperlink>
    </w:p>
    <w:p w14:paraId="684CF9EA" w14:textId="77777777" w:rsidR="00BC2562" w:rsidRPr="009A3321" w:rsidRDefault="00BC2562">
      <w:pPr>
        <w:pStyle w:val="2b"/>
        <w:rPr>
          <w:rFonts w:ascii="Calibri" w:eastAsia="Times New Roman" w:hAnsi="Calibri"/>
          <w:b w:val="0"/>
          <w:noProof/>
          <w:sz w:val="22"/>
          <w:szCs w:val="22"/>
          <w:lang w:val="en-US" w:eastAsia="en-US"/>
        </w:rPr>
      </w:pPr>
      <w:hyperlink w:anchor="_Toc336509577" w:history="1">
        <w:r w:rsidRPr="007D2276">
          <w:rPr>
            <w:rStyle w:val="aff6"/>
            <w:noProof/>
          </w:rPr>
          <w:t>12.15</w:t>
        </w:r>
        <w:r w:rsidRPr="009A3321">
          <w:rPr>
            <w:rFonts w:ascii="Calibri" w:eastAsia="Times New Roman" w:hAnsi="Calibri"/>
            <w:b w:val="0"/>
            <w:noProof/>
            <w:sz w:val="22"/>
            <w:szCs w:val="22"/>
            <w:lang w:val="en-US" w:eastAsia="en-US"/>
          </w:rPr>
          <w:tab/>
        </w:r>
        <w:r w:rsidRPr="007D2276">
          <w:rPr>
            <w:rStyle w:val="aff6"/>
            <w:noProof/>
          </w:rPr>
          <w:t xml:space="preserve">The </w:t>
        </w:r>
        <w:r w:rsidRPr="007D2276">
          <w:rPr>
            <w:rStyle w:val="aff6"/>
            <w:rFonts w:ascii="Courier New" w:hAnsi="Courier New"/>
            <w:noProof/>
          </w:rPr>
          <w:t>debugger</w:t>
        </w:r>
        <w:r w:rsidRPr="007D2276">
          <w:rPr>
            <w:rStyle w:val="aff6"/>
            <w:noProof/>
          </w:rPr>
          <w:t xml:space="preserve"> statement</w:t>
        </w:r>
        <w:r>
          <w:rPr>
            <w:noProof/>
            <w:webHidden/>
          </w:rPr>
          <w:tab/>
        </w:r>
        <w:r>
          <w:rPr>
            <w:noProof/>
            <w:webHidden/>
          </w:rPr>
          <w:fldChar w:fldCharType="begin"/>
        </w:r>
        <w:r>
          <w:rPr>
            <w:noProof/>
            <w:webHidden/>
          </w:rPr>
          <w:instrText xml:space="preserve"> PAGEREF _Toc336509577 \h </w:instrText>
        </w:r>
        <w:r>
          <w:rPr>
            <w:noProof/>
            <w:webHidden/>
          </w:rPr>
        </w:r>
        <w:r>
          <w:rPr>
            <w:noProof/>
            <w:webHidden/>
          </w:rPr>
          <w:fldChar w:fldCharType="separate"/>
        </w:r>
        <w:r>
          <w:rPr>
            <w:noProof/>
            <w:webHidden/>
          </w:rPr>
          <w:t>151</w:t>
        </w:r>
        <w:r>
          <w:rPr>
            <w:noProof/>
            <w:webHidden/>
          </w:rPr>
          <w:fldChar w:fldCharType="end"/>
        </w:r>
      </w:hyperlink>
    </w:p>
    <w:p w14:paraId="6C1C6444" w14:textId="77777777" w:rsidR="00BC2562" w:rsidRPr="009A3321" w:rsidRDefault="00BC2562">
      <w:pPr>
        <w:pStyle w:val="12"/>
        <w:rPr>
          <w:rFonts w:ascii="Calibri" w:eastAsia="Times New Roman" w:hAnsi="Calibri"/>
          <w:b w:val="0"/>
          <w:noProof/>
          <w:sz w:val="22"/>
          <w:szCs w:val="22"/>
          <w:lang w:val="en-US" w:eastAsia="en-US"/>
        </w:rPr>
      </w:pPr>
      <w:hyperlink w:anchor="_Toc336509578" w:history="1">
        <w:r w:rsidRPr="007D2276">
          <w:rPr>
            <w:rStyle w:val="aff6"/>
            <w:noProof/>
          </w:rPr>
          <w:t>13</w:t>
        </w:r>
        <w:r w:rsidRPr="009A3321">
          <w:rPr>
            <w:rFonts w:ascii="Calibri" w:eastAsia="Times New Roman" w:hAnsi="Calibri"/>
            <w:b w:val="0"/>
            <w:noProof/>
            <w:sz w:val="22"/>
            <w:szCs w:val="22"/>
            <w:lang w:val="en-US" w:eastAsia="en-US"/>
          </w:rPr>
          <w:tab/>
        </w:r>
        <w:r w:rsidRPr="007D2276">
          <w:rPr>
            <w:rStyle w:val="aff6"/>
            <w:noProof/>
          </w:rPr>
          <w:t>Functions and Generators</w:t>
        </w:r>
        <w:r>
          <w:rPr>
            <w:noProof/>
            <w:webHidden/>
          </w:rPr>
          <w:tab/>
        </w:r>
        <w:r>
          <w:rPr>
            <w:noProof/>
            <w:webHidden/>
          </w:rPr>
          <w:fldChar w:fldCharType="begin"/>
        </w:r>
        <w:r>
          <w:rPr>
            <w:noProof/>
            <w:webHidden/>
          </w:rPr>
          <w:instrText xml:space="preserve"> PAGEREF _Toc336509578 \h </w:instrText>
        </w:r>
        <w:r>
          <w:rPr>
            <w:noProof/>
            <w:webHidden/>
          </w:rPr>
        </w:r>
        <w:r>
          <w:rPr>
            <w:noProof/>
            <w:webHidden/>
          </w:rPr>
          <w:fldChar w:fldCharType="separate"/>
        </w:r>
        <w:r>
          <w:rPr>
            <w:noProof/>
            <w:webHidden/>
          </w:rPr>
          <w:t>152</w:t>
        </w:r>
        <w:r>
          <w:rPr>
            <w:noProof/>
            <w:webHidden/>
          </w:rPr>
          <w:fldChar w:fldCharType="end"/>
        </w:r>
      </w:hyperlink>
    </w:p>
    <w:p w14:paraId="183F71E0" w14:textId="77777777" w:rsidR="00BC2562" w:rsidRPr="009A3321" w:rsidRDefault="00BC2562">
      <w:pPr>
        <w:pStyle w:val="2b"/>
        <w:rPr>
          <w:rFonts w:ascii="Calibri" w:eastAsia="Times New Roman" w:hAnsi="Calibri"/>
          <w:b w:val="0"/>
          <w:noProof/>
          <w:sz w:val="22"/>
          <w:szCs w:val="22"/>
          <w:lang w:val="en-US" w:eastAsia="en-US"/>
        </w:rPr>
      </w:pPr>
      <w:hyperlink w:anchor="_Toc336509579" w:history="1">
        <w:r w:rsidRPr="007D2276">
          <w:rPr>
            <w:rStyle w:val="aff6"/>
            <w:noProof/>
          </w:rPr>
          <w:t>13.1</w:t>
        </w:r>
        <w:r w:rsidRPr="009A3321">
          <w:rPr>
            <w:rFonts w:ascii="Calibri" w:eastAsia="Times New Roman" w:hAnsi="Calibri"/>
            <w:b w:val="0"/>
            <w:noProof/>
            <w:sz w:val="22"/>
            <w:szCs w:val="22"/>
            <w:lang w:val="en-US" w:eastAsia="en-US"/>
          </w:rPr>
          <w:tab/>
        </w:r>
        <w:r w:rsidRPr="007D2276">
          <w:rPr>
            <w:rStyle w:val="aff6"/>
            <w:noProof/>
          </w:rPr>
          <w:t>Function Definitions</w:t>
        </w:r>
        <w:r>
          <w:rPr>
            <w:noProof/>
            <w:webHidden/>
          </w:rPr>
          <w:tab/>
        </w:r>
        <w:r>
          <w:rPr>
            <w:noProof/>
            <w:webHidden/>
          </w:rPr>
          <w:fldChar w:fldCharType="begin"/>
        </w:r>
        <w:r>
          <w:rPr>
            <w:noProof/>
            <w:webHidden/>
          </w:rPr>
          <w:instrText xml:space="preserve"> PAGEREF _Toc336509579 \h </w:instrText>
        </w:r>
        <w:r>
          <w:rPr>
            <w:noProof/>
            <w:webHidden/>
          </w:rPr>
        </w:r>
        <w:r>
          <w:rPr>
            <w:noProof/>
            <w:webHidden/>
          </w:rPr>
          <w:fldChar w:fldCharType="separate"/>
        </w:r>
        <w:r>
          <w:rPr>
            <w:noProof/>
            <w:webHidden/>
          </w:rPr>
          <w:t>152</w:t>
        </w:r>
        <w:r>
          <w:rPr>
            <w:noProof/>
            <w:webHidden/>
          </w:rPr>
          <w:fldChar w:fldCharType="end"/>
        </w:r>
      </w:hyperlink>
    </w:p>
    <w:p w14:paraId="55006AE0" w14:textId="77777777" w:rsidR="00BC2562" w:rsidRPr="009A3321" w:rsidRDefault="00BC2562">
      <w:pPr>
        <w:pStyle w:val="2b"/>
        <w:rPr>
          <w:rFonts w:ascii="Calibri" w:eastAsia="Times New Roman" w:hAnsi="Calibri"/>
          <w:b w:val="0"/>
          <w:noProof/>
          <w:sz w:val="22"/>
          <w:szCs w:val="22"/>
          <w:lang w:val="en-US" w:eastAsia="en-US"/>
        </w:rPr>
      </w:pPr>
      <w:hyperlink w:anchor="_Toc336509580" w:history="1">
        <w:r w:rsidRPr="007D2276">
          <w:rPr>
            <w:rStyle w:val="aff6"/>
            <w:noProof/>
          </w:rPr>
          <w:t>13.2</w:t>
        </w:r>
        <w:r w:rsidRPr="009A3321">
          <w:rPr>
            <w:rFonts w:ascii="Calibri" w:eastAsia="Times New Roman" w:hAnsi="Calibri"/>
            <w:b w:val="0"/>
            <w:noProof/>
            <w:sz w:val="22"/>
            <w:szCs w:val="22"/>
            <w:lang w:val="en-US" w:eastAsia="en-US"/>
          </w:rPr>
          <w:tab/>
        </w:r>
        <w:r w:rsidRPr="007D2276">
          <w:rPr>
            <w:rStyle w:val="aff6"/>
            <w:noProof/>
          </w:rPr>
          <w:t>Arrow Function Definitions</w:t>
        </w:r>
        <w:r>
          <w:rPr>
            <w:noProof/>
            <w:webHidden/>
          </w:rPr>
          <w:tab/>
        </w:r>
        <w:r>
          <w:rPr>
            <w:noProof/>
            <w:webHidden/>
          </w:rPr>
          <w:fldChar w:fldCharType="begin"/>
        </w:r>
        <w:r>
          <w:rPr>
            <w:noProof/>
            <w:webHidden/>
          </w:rPr>
          <w:instrText xml:space="preserve"> PAGEREF _Toc336509580 \h </w:instrText>
        </w:r>
        <w:r>
          <w:rPr>
            <w:noProof/>
            <w:webHidden/>
          </w:rPr>
        </w:r>
        <w:r>
          <w:rPr>
            <w:noProof/>
            <w:webHidden/>
          </w:rPr>
          <w:fldChar w:fldCharType="separate"/>
        </w:r>
        <w:r>
          <w:rPr>
            <w:noProof/>
            <w:webHidden/>
          </w:rPr>
          <w:t>157</w:t>
        </w:r>
        <w:r>
          <w:rPr>
            <w:noProof/>
            <w:webHidden/>
          </w:rPr>
          <w:fldChar w:fldCharType="end"/>
        </w:r>
      </w:hyperlink>
    </w:p>
    <w:p w14:paraId="0C10FEAD" w14:textId="77777777" w:rsidR="00BC2562" w:rsidRPr="009A3321" w:rsidRDefault="00BC2562">
      <w:pPr>
        <w:pStyle w:val="2b"/>
        <w:rPr>
          <w:rFonts w:ascii="Calibri" w:eastAsia="Times New Roman" w:hAnsi="Calibri"/>
          <w:b w:val="0"/>
          <w:noProof/>
          <w:sz w:val="22"/>
          <w:szCs w:val="22"/>
          <w:lang w:val="en-US" w:eastAsia="en-US"/>
        </w:rPr>
      </w:pPr>
      <w:hyperlink w:anchor="_Toc336509581" w:history="1">
        <w:r w:rsidRPr="007D2276">
          <w:rPr>
            <w:rStyle w:val="aff6"/>
            <w:noProof/>
          </w:rPr>
          <w:t>13.3</w:t>
        </w:r>
        <w:r w:rsidRPr="009A3321">
          <w:rPr>
            <w:rFonts w:ascii="Calibri" w:eastAsia="Times New Roman" w:hAnsi="Calibri"/>
            <w:b w:val="0"/>
            <w:noProof/>
            <w:sz w:val="22"/>
            <w:szCs w:val="22"/>
            <w:lang w:val="en-US" w:eastAsia="en-US"/>
          </w:rPr>
          <w:tab/>
        </w:r>
        <w:r w:rsidRPr="007D2276">
          <w:rPr>
            <w:rStyle w:val="aff6"/>
            <w:noProof/>
          </w:rPr>
          <w:t>Method Definitions</w:t>
        </w:r>
        <w:r>
          <w:rPr>
            <w:noProof/>
            <w:webHidden/>
          </w:rPr>
          <w:tab/>
        </w:r>
        <w:r>
          <w:rPr>
            <w:noProof/>
            <w:webHidden/>
          </w:rPr>
          <w:fldChar w:fldCharType="begin"/>
        </w:r>
        <w:r>
          <w:rPr>
            <w:noProof/>
            <w:webHidden/>
          </w:rPr>
          <w:instrText xml:space="preserve"> PAGEREF _Toc336509581 \h </w:instrText>
        </w:r>
        <w:r>
          <w:rPr>
            <w:noProof/>
            <w:webHidden/>
          </w:rPr>
        </w:r>
        <w:r>
          <w:rPr>
            <w:noProof/>
            <w:webHidden/>
          </w:rPr>
          <w:fldChar w:fldCharType="separate"/>
        </w:r>
        <w:r>
          <w:rPr>
            <w:noProof/>
            <w:webHidden/>
          </w:rPr>
          <w:t>159</w:t>
        </w:r>
        <w:r>
          <w:rPr>
            <w:noProof/>
            <w:webHidden/>
          </w:rPr>
          <w:fldChar w:fldCharType="end"/>
        </w:r>
      </w:hyperlink>
    </w:p>
    <w:p w14:paraId="0306EA86" w14:textId="77777777" w:rsidR="00BC2562" w:rsidRPr="009A3321" w:rsidRDefault="00BC2562">
      <w:pPr>
        <w:pStyle w:val="2b"/>
        <w:rPr>
          <w:rFonts w:ascii="Calibri" w:eastAsia="Times New Roman" w:hAnsi="Calibri"/>
          <w:b w:val="0"/>
          <w:noProof/>
          <w:sz w:val="22"/>
          <w:szCs w:val="22"/>
          <w:lang w:val="en-US" w:eastAsia="en-US"/>
        </w:rPr>
      </w:pPr>
      <w:hyperlink w:anchor="_Toc336509582" w:history="1">
        <w:r w:rsidRPr="007D2276">
          <w:rPr>
            <w:rStyle w:val="aff6"/>
            <w:noProof/>
          </w:rPr>
          <w:t>f13.4</w:t>
        </w:r>
        <w:r w:rsidRPr="009A3321">
          <w:rPr>
            <w:rFonts w:ascii="Calibri" w:eastAsia="Times New Roman" w:hAnsi="Calibri"/>
            <w:b w:val="0"/>
            <w:noProof/>
            <w:sz w:val="22"/>
            <w:szCs w:val="22"/>
            <w:lang w:val="en-US" w:eastAsia="en-US"/>
          </w:rPr>
          <w:tab/>
        </w:r>
        <w:r w:rsidRPr="007D2276">
          <w:rPr>
            <w:rStyle w:val="aff6"/>
            <w:noProof/>
          </w:rPr>
          <w:t>Generator Definitions</w:t>
        </w:r>
        <w:r>
          <w:rPr>
            <w:noProof/>
            <w:webHidden/>
          </w:rPr>
          <w:tab/>
        </w:r>
        <w:r>
          <w:rPr>
            <w:noProof/>
            <w:webHidden/>
          </w:rPr>
          <w:fldChar w:fldCharType="begin"/>
        </w:r>
        <w:r>
          <w:rPr>
            <w:noProof/>
            <w:webHidden/>
          </w:rPr>
          <w:instrText xml:space="preserve"> PAGEREF _Toc336509582 \h </w:instrText>
        </w:r>
        <w:r>
          <w:rPr>
            <w:noProof/>
            <w:webHidden/>
          </w:rPr>
        </w:r>
        <w:r>
          <w:rPr>
            <w:noProof/>
            <w:webHidden/>
          </w:rPr>
          <w:fldChar w:fldCharType="separate"/>
        </w:r>
        <w:r>
          <w:rPr>
            <w:noProof/>
            <w:webHidden/>
          </w:rPr>
          <w:t>162</w:t>
        </w:r>
        <w:r>
          <w:rPr>
            <w:noProof/>
            <w:webHidden/>
          </w:rPr>
          <w:fldChar w:fldCharType="end"/>
        </w:r>
      </w:hyperlink>
    </w:p>
    <w:p w14:paraId="3B5FC895" w14:textId="77777777" w:rsidR="00BC2562" w:rsidRPr="009A3321" w:rsidRDefault="00BC2562">
      <w:pPr>
        <w:pStyle w:val="2b"/>
        <w:rPr>
          <w:rFonts w:ascii="Calibri" w:eastAsia="Times New Roman" w:hAnsi="Calibri"/>
          <w:b w:val="0"/>
          <w:noProof/>
          <w:sz w:val="22"/>
          <w:szCs w:val="22"/>
          <w:lang w:val="en-US" w:eastAsia="en-US"/>
        </w:rPr>
      </w:pPr>
      <w:hyperlink w:anchor="_Toc336509583" w:history="1">
        <w:r w:rsidRPr="007D2276">
          <w:rPr>
            <w:rStyle w:val="aff6"/>
            <w:noProof/>
          </w:rPr>
          <w:t>13.5</w:t>
        </w:r>
        <w:r w:rsidRPr="009A3321">
          <w:rPr>
            <w:rFonts w:ascii="Calibri" w:eastAsia="Times New Roman" w:hAnsi="Calibri"/>
            <w:b w:val="0"/>
            <w:noProof/>
            <w:sz w:val="22"/>
            <w:szCs w:val="22"/>
            <w:lang w:val="en-US" w:eastAsia="en-US"/>
          </w:rPr>
          <w:tab/>
        </w:r>
        <w:r w:rsidRPr="007D2276">
          <w:rPr>
            <w:rStyle w:val="aff6"/>
            <w:noProof/>
          </w:rPr>
          <w:t>Class Definitions</w:t>
        </w:r>
        <w:r>
          <w:rPr>
            <w:noProof/>
            <w:webHidden/>
          </w:rPr>
          <w:tab/>
        </w:r>
        <w:r>
          <w:rPr>
            <w:noProof/>
            <w:webHidden/>
          </w:rPr>
          <w:fldChar w:fldCharType="begin"/>
        </w:r>
        <w:r>
          <w:rPr>
            <w:noProof/>
            <w:webHidden/>
          </w:rPr>
          <w:instrText xml:space="preserve"> PAGEREF _Toc336509583 \h </w:instrText>
        </w:r>
        <w:r>
          <w:rPr>
            <w:noProof/>
            <w:webHidden/>
          </w:rPr>
        </w:r>
        <w:r>
          <w:rPr>
            <w:noProof/>
            <w:webHidden/>
          </w:rPr>
          <w:fldChar w:fldCharType="separate"/>
        </w:r>
        <w:r>
          <w:rPr>
            <w:noProof/>
            <w:webHidden/>
          </w:rPr>
          <w:t>164</w:t>
        </w:r>
        <w:r>
          <w:rPr>
            <w:noProof/>
            <w:webHidden/>
          </w:rPr>
          <w:fldChar w:fldCharType="end"/>
        </w:r>
      </w:hyperlink>
    </w:p>
    <w:p w14:paraId="649ED4EB" w14:textId="77777777" w:rsidR="00BC2562" w:rsidRPr="009A3321" w:rsidRDefault="00BC2562">
      <w:pPr>
        <w:pStyle w:val="2b"/>
        <w:rPr>
          <w:rFonts w:ascii="Calibri" w:eastAsia="Times New Roman" w:hAnsi="Calibri"/>
          <w:b w:val="0"/>
          <w:noProof/>
          <w:sz w:val="22"/>
          <w:szCs w:val="22"/>
          <w:lang w:val="en-US" w:eastAsia="en-US"/>
        </w:rPr>
      </w:pPr>
      <w:hyperlink w:anchor="_Toc336509584" w:history="1">
        <w:r w:rsidRPr="007D2276">
          <w:rPr>
            <w:rStyle w:val="aff6"/>
            <w:noProof/>
          </w:rPr>
          <w:t>13.6</w:t>
        </w:r>
        <w:r w:rsidRPr="009A3321">
          <w:rPr>
            <w:rFonts w:ascii="Calibri" w:eastAsia="Times New Roman" w:hAnsi="Calibri"/>
            <w:b w:val="0"/>
            <w:noProof/>
            <w:sz w:val="22"/>
            <w:szCs w:val="22"/>
            <w:lang w:val="en-US" w:eastAsia="en-US"/>
          </w:rPr>
          <w:tab/>
        </w:r>
        <w:r w:rsidRPr="007D2276">
          <w:rPr>
            <w:rStyle w:val="aff6"/>
            <w:noProof/>
          </w:rPr>
          <w:t>Creating Function Objects and Constructors</w:t>
        </w:r>
        <w:r>
          <w:rPr>
            <w:noProof/>
            <w:webHidden/>
          </w:rPr>
          <w:tab/>
        </w:r>
        <w:r>
          <w:rPr>
            <w:noProof/>
            <w:webHidden/>
          </w:rPr>
          <w:fldChar w:fldCharType="begin"/>
        </w:r>
        <w:r>
          <w:rPr>
            <w:noProof/>
            <w:webHidden/>
          </w:rPr>
          <w:instrText xml:space="preserve"> PAGEREF _Toc336509584 \h </w:instrText>
        </w:r>
        <w:r>
          <w:rPr>
            <w:noProof/>
            <w:webHidden/>
          </w:rPr>
        </w:r>
        <w:r>
          <w:rPr>
            <w:noProof/>
            <w:webHidden/>
          </w:rPr>
          <w:fldChar w:fldCharType="separate"/>
        </w:r>
        <w:r>
          <w:rPr>
            <w:noProof/>
            <w:webHidden/>
          </w:rPr>
          <w:t>167</w:t>
        </w:r>
        <w:r>
          <w:rPr>
            <w:noProof/>
            <w:webHidden/>
          </w:rPr>
          <w:fldChar w:fldCharType="end"/>
        </w:r>
      </w:hyperlink>
    </w:p>
    <w:p w14:paraId="3C5B3594" w14:textId="77777777" w:rsidR="00BC2562" w:rsidRPr="009A3321" w:rsidRDefault="00BC2562">
      <w:pPr>
        <w:pStyle w:val="2b"/>
        <w:rPr>
          <w:rFonts w:ascii="Calibri" w:eastAsia="Times New Roman" w:hAnsi="Calibri"/>
          <w:b w:val="0"/>
          <w:noProof/>
          <w:sz w:val="22"/>
          <w:szCs w:val="22"/>
          <w:lang w:val="en-US" w:eastAsia="en-US"/>
        </w:rPr>
      </w:pPr>
      <w:hyperlink w:anchor="_Toc336509585" w:history="1">
        <w:r w:rsidRPr="007D2276">
          <w:rPr>
            <w:rStyle w:val="aff6"/>
            <w:noProof/>
          </w:rPr>
          <w:t>13.7 Tail Position Calls</w:t>
        </w:r>
        <w:r>
          <w:rPr>
            <w:noProof/>
            <w:webHidden/>
          </w:rPr>
          <w:tab/>
        </w:r>
        <w:r>
          <w:rPr>
            <w:noProof/>
            <w:webHidden/>
          </w:rPr>
          <w:fldChar w:fldCharType="begin"/>
        </w:r>
        <w:r>
          <w:rPr>
            <w:noProof/>
            <w:webHidden/>
          </w:rPr>
          <w:instrText xml:space="preserve"> PAGEREF _Toc336509585 \h </w:instrText>
        </w:r>
        <w:r>
          <w:rPr>
            <w:noProof/>
            <w:webHidden/>
          </w:rPr>
        </w:r>
        <w:r>
          <w:rPr>
            <w:noProof/>
            <w:webHidden/>
          </w:rPr>
          <w:fldChar w:fldCharType="separate"/>
        </w:r>
        <w:r>
          <w:rPr>
            <w:noProof/>
            <w:webHidden/>
          </w:rPr>
          <w:t>169</w:t>
        </w:r>
        <w:r>
          <w:rPr>
            <w:noProof/>
            <w:webHidden/>
          </w:rPr>
          <w:fldChar w:fldCharType="end"/>
        </w:r>
      </w:hyperlink>
    </w:p>
    <w:p w14:paraId="1223526C" w14:textId="77777777" w:rsidR="00BC2562" w:rsidRPr="009A3321" w:rsidRDefault="00BC2562">
      <w:pPr>
        <w:pStyle w:val="12"/>
        <w:rPr>
          <w:rFonts w:ascii="Calibri" w:eastAsia="Times New Roman" w:hAnsi="Calibri"/>
          <w:b w:val="0"/>
          <w:noProof/>
          <w:sz w:val="22"/>
          <w:szCs w:val="22"/>
          <w:lang w:val="en-US" w:eastAsia="en-US"/>
        </w:rPr>
      </w:pPr>
      <w:hyperlink w:anchor="_Toc336509586" w:history="1">
        <w:r w:rsidRPr="007D2276">
          <w:rPr>
            <w:rStyle w:val="aff6"/>
            <w:noProof/>
          </w:rPr>
          <w:t>14</w:t>
        </w:r>
        <w:r w:rsidRPr="009A3321">
          <w:rPr>
            <w:rFonts w:ascii="Calibri" w:eastAsia="Times New Roman" w:hAnsi="Calibri"/>
            <w:b w:val="0"/>
            <w:noProof/>
            <w:sz w:val="22"/>
            <w:szCs w:val="22"/>
            <w:lang w:val="en-US" w:eastAsia="en-US"/>
          </w:rPr>
          <w:tab/>
        </w:r>
        <w:r w:rsidRPr="007D2276">
          <w:rPr>
            <w:rStyle w:val="aff6"/>
            <w:noProof/>
          </w:rPr>
          <w:t>Programs and Modules</w:t>
        </w:r>
        <w:r>
          <w:rPr>
            <w:noProof/>
            <w:webHidden/>
          </w:rPr>
          <w:tab/>
        </w:r>
        <w:r>
          <w:rPr>
            <w:noProof/>
            <w:webHidden/>
          </w:rPr>
          <w:fldChar w:fldCharType="begin"/>
        </w:r>
        <w:r>
          <w:rPr>
            <w:noProof/>
            <w:webHidden/>
          </w:rPr>
          <w:instrText xml:space="preserve"> PAGEREF _Toc336509586 \h </w:instrText>
        </w:r>
        <w:r>
          <w:rPr>
            <w:noProof/>
            <w:webHidden/>
          </w:rPr>
        </w:r>
        <w:r>
          <w:rPr>
            <w:noProof/>
            <w:webHidden/>
          </w:rPr>
          <w:fldChar w:fldCharType="separate"/>
        </w:r>
        <w:r>
          <w:rPr>
            <w:noProof/>
            <w:webHidden/>
          </w:rPr>
          <w:t>169</w:t>
        </w:r>
        <w:r>
          <w:rPr>
            <w:noProof/>
            <w:webHidden/>
          </w:rPr>
          <w:fldChar w:fldCharType="end"/>
        </w:r>
      </w:hyperlink>
    </w:p>
    <w:p w14:paraId="701DC309" w14:textId="77777777" w:rsidR="00BC2562" w:rsidRPr="009A3321" w:rsidRDefault="00BC2562">
      <w:pPr>
        <w:pStyle w:val="2b"/>
        <w:rPr>
          <w:rFonts w:ascii="Calibri" w:eastAsia="Times New Roman" w:hAnsi="Calibri"/>
          <w:b w:val="0"/>
          <w:noProof/>
          <w:sz w:val="22"/>
          <w:szCs w:val="22"/>
          <w:lang w:val="en-US" w:eastAsia="en-US"/>
        </w:rPr>
      </w:pPr>
      <w:hyperlink w:anchor="_Toc336509587" w:history="1">
        <w:r w:rsidRPr="007D2276">
          <w:rPr>
            <w:rStyle w:val="aff6"/>
            <w:noProof/>
          </w:rPr>
          <w:t>14.1</w:t>
        </w:r>
        <w:r w:rsidRPr="009A3321">
          <w:rPr>
            <w:rFonts w:ascii="Calibri" w:eastAsia="Times New Roman" w:hAnsi="Calibri"/>
            <w:b w:val="0"/>
            <w:noProof/>
            <w:sz w:val="22"/>
            <w:szCs w:val="22"/>
            <w:lang w:val="en-US" w:eastAsia="en-US"/>
          </w:rPr>
          <w:tab/>
        </w:r>
        <w:r w:rsidRPr="007D2276">
          <w:rPr>
            <w:rStyle w:val="aff6"/>
            <w:noProof/>
          </w:rPr>
          <w:t>Directive Prologues and the Use Strict Directive</w:t>
        </w:r>
        <w:r>
          <w:rPr>
            <w:noProof/>
            <w:webHidden/>
          </w:rPr>
          <w:tab/>
        </w:r>
        <w:r>
          <w:rPr>
            <w:noProof/>
            <w:webHidden/>
          </w:rPr>
          <w:fldChar w:fldCharType="begin"/>
        </w:r>
        <w:r>
          <w:rPr>
            <w:noProof/>
            <w:webHidden/>
          </w:rPr>
          <w:instrText xml:space="preserve"> PAGEREF _Toc336509587 \h </w:instrText>
        </w:r>
        <w:r>
          <w:rPr>
            <w:noProof/>
            <w:webHidden/>
          </w:rPr>
        </w:r>
        <w:r>
          <w:rPr>
            <w:noProof/>
            <w:webHidden/>
          </w:rPr>
          <w:fldChar w:fldCharType="separate"/>
        </w:r>
        <w:r>
          <w:rPr>
            <w:noProof/>
            <w:webHidden/>
          </w:rPr>
          <w:t>170</w:t>
        </w:r>
        <w:r>
          <w:rPr>
            <w:noProof/>
            <w:webHidden/>
          </w:rPr>
          <w:fldChar w:fldCharType="end"/>
        </w:r>
      </w:hyperlink>
    </w:p>
    <w:p w14:paraId="40D02D40" w14:textId="77777777" w:rsidR="00BC2562" w:rsidRPr="009A3321" w:rsidRDefault="00BC2562">
      <w:pPr>
        <w:pStyle w:val="12"/>
        <w:rPr>
          <w:rFonts w:ascii="Calibri" w:eastAsia="Times New Roman" w:hAnsi="Calibri"/>
          <w:b w:val="0"/>
          <w:noProof/>
          <w:sz w:val="22"/>
          <w:szCs w:val="22"/>
          <w:lang w:val="en-US" w:eastAsia="en-US"/>
        </w:rPr>
      </w:pPr>
      <w:hyperlink w:anchor="_Toc336509588" w:history="1">
        <w:r w:rsidRPr="007D2276">
          <w:rPr>
            <w:rStyle w:val="aff6"/>
            <w:noProof/>
          </w:rPr>
          <w:t>15</w:t>
        </w:r>
        <w:r w:rsidRPr="009A3321">
          <w:rPr>
            <w:rFonts w:ascii="Calibri" w:eastAsia="Times New Roman" w:hAnsi="Calibri"/>
            <w:b w:val="0"/>
            <w:noProof/>
            <w:sz w:val="22"/>
            <w:szCs w:val="22"/>
            <w:lang w:val="en-US" w:eastAsia="en-US"/>
          </w:rPr>
          <w:tab/>
        </w:r>
        <w:r w:rsidRPr="007D2276">
          <w:rPr>
            <w:rStyle w:val="aff6"/>
            <w:noProof/>
          </w:rPr>
          <w:t>Standard Built-in ECMAScript Objects</w:t>
        </w:r>
        <w:r>
          <w:rPr>
            <w:noProof/>
            <w:webHidden/>
          </w:rPr>
          <w:tab/>
        </w:r>
        <w:r>
          <w:rPr>
            <w:noProof/>
            <w:webHidden/>
          </w:rPr>
          <w:fldChar w:fldCharType="begin"/>
        </w:r>
        <w:r>
          <w:rPr>
            <w:noProof/>
            <w:webHidden/>
          </w:rPr>
          <w:instrText xml:space="preserve"> PAGEREF _Toc336509588 \h </w:instrText>
        </w:r>
        <w:r>
          <w:rPr>
            <w:noProof/>
            <w:webHidden/>
          </w:rPr>
        </w:r>
        <w:r>
          <w:rPr>
            <w:noProof/>
            <w:webHidden/>
          </w:rPr>
          <w:fldChar w:fldCharType="separate"/>
        </w:r>
        <w:r>
          <w:rPr>
            <w:noProof/>
            <w:webHidden/>
          </w:rPr>
          <w:t>170</w:t>
        </w:r>
        <w:r>
          <w:rPr>
            <w:noProof/>
            <w:webHidden/>
          </w:rPr>
          <w:fldChar w:fldCharType="end"/>
        </w:r>
      </w:hyperlink>
    </w:p>
    <w:p w14:paraId="0D64C931" w14:textId="77777777" w:rsidR="00BC2562" w:rsidRPr="009A3321" w:rsidRDefault="00BC2562">
      <w:pPr>
        <w:pStyle w:val="2b"/>
        <w:rPr>
          <w:rFonts w:ascii="Calibri" w:eastAsia="Times New Roman" w:hAnsi="Calibri"/>
          <w:b w:val="0"/>
          <w:noProof/>
          <w:sz w:val="22"/>
          <w:szCs w:val="22"/>
          <w:lang w:val="en-US" w:eastAsia="en-US"/>
        </w:rPr>
      </w:pPr>
      <w:hyperlink w:anchor="_Toc336509589" w:history="1">
        <w:r w:rsidRPr="007D2276">
          <w:rPr>
            <w:rStyle w:val="aff6"/>
            <w:noProof/>
          </w:rPr>
          <w:t>15.1</w:t>
        </w:r>
        <w:r w:rsidRPr="009A3321">
          <w:rPr>
            <w:rFonts w:ascii="Calibri" w:eastAsia="Times New Roman" w:hAnsi="Calibri"/>
            <w:b w:val="0"/>
            <w:noProof/>
            <w:sz w:val="22"/>
            <w:szCs w:val="22"/>
            <w:lang w:val="en-US" w:eastAsia="en-US"/>
          </w:rPr>
          <w:tab/>
        </w:r>
        <w:r w:rsidRPr="007D2276">
          <w:rPr>
            <w:rStyle w:val="aff6"/>
            <w:noProof/>
          </w:rPr>
          <w:t>The Global Object</w:t>
        </w:r>
        <w:r>
          <w:rPr>
            <w:noProof/>
            <w:webHidden/>
          </w:rPr>
          <w:tab/>
        </w:r>
        <w:r>
          <w:rPr>
            <w:noProof/>
            <w:webHidden/>
          </w:rPr>
          <w:fldChar w:fldCharType="begin"/>
        </w:r>
        <w:r>
          <w:rPr>
            <w:noProof/>
            <w:webHidden/>
          </w:rPr>
          <w:instrText xml:space="preserve"> PAGEREF _Toc336509589 \h </w:instrText>
        </w:r>
        <w:r>
          <w:rPr>
            <w:noProof/>
            <w:webHidden/>
          </w:rPr>
        </w:r>
        <w:r>
          <w:rPr>
            <w:noProof/>
            <w:webHidden/>
          </w:rPr>
          <w:fldChar w:fldCharType="separate"/>
        </w:r>
        <w:r>
          <w:rPr>
            <w:noProof/>
            <w:webHidden/>
          </w:rPr>
          <w:t>171</w:t>
        </w:r>
        <w:r>
          <w:rPr>
            <w:noProof/>
            <w:webHidden/>
          </w:rPr>
          <w:fldChar w:fldCharType="end"/>
        </w:r>
      </w:hyperlink>
    </w:p>
    <w:p w14:paraId="6E872794" w14:textId="77777777" w:rsidR="00BC2562" w:rsidRPr="009A3321" w:rsidRDefault="00BC2562">
      <w:pPr>
        <w:pStyle w:val="3a"/>
        <w:rPr>
          <w:rFonts w:ascii="Calibri" w:eastAsia="Times New Roman" w:hAnsi="Calibri"/>
          <w:b w:val="0"/>
          <w:noProof/>
          <w:sz w:val="22"/>
          <w:szCs w:val="22"/>
          <w:lang w:val="en-US" w:eastAsia="en-US"/>
        </w:rPr>
      </w:pPr>
      <w:hyperlink w:anchor="_Toc336509590" w:history="1">
        <w:r w:rsidRPr="007D2276">
          <w:rPr>
            <w:rStyle w:val="aff6"/>
            <w:noProof/>
          </w:rPr>
          <w:t>15.1.1</w:t>
        </w:r>
        <w:r w:rsidRPr="009A3321">
          <w:rPr>
            <w:rFonts w:ascii="Calibri" w:eastAsia="Times New Roman" w:hAnsi="Calibri"/>
            <w:b w:val="0"/>
            <w:noProof/>
            <w:sz w:val="22"/>
            <w:szCs w:val="22"/>
            <w:lang w:val="en-US" w:eastAsia="en-US"/>
          </w:rPr>
          <w:tab/>
        </w:r>
        <w:r w:rsidRPr="007D2276">
          <w:rPr>
            <w:rStyle w:val="aff6"/>
            <w:noProof/>
          </w:rPr>
          <w:t>Value Properties of the Global Object</w:t>
        </w:r>
        <w:r>
          <w:rPr>
            <w:noProof/>
            <w:webHidden/>
          </w:rPr>
          <w:tab/>
        </w:r>
        <w:r>
          <w:rPr>
            <w:noProof/>
            <w:webHidden/>
          </w:rPr>
          <w:fldChar w:fldCharType="begin"/>
        </w:r>
        <w:r>
          <w:rPr>
            <w:noProof/>
            <w:webHidden/>
          </w:rPr>
          <w:instrText xml:space="preserve"> PAGEREF _Toc336509590 \h </w:instrText>
        </w:r>
        <w:r>
          <w:rPr>
            <w:noProof/>
            <w:webHidden/>
          </w:rPr>
        </w:r>
        <w:r>
          <w:rPr>
            <w:noProof/>
            <w:webHidden/>
          </w:rPr>
          <w:fldChar w:fldCharType="separate"/>
        </w:r>
        <w:r>
          <w:rPr>
            <w:noProof/>
            <w:webHidden/>
          </w:rPr>
          <w:t>172</w:t>
        </w:r>
        <w:r>
          <w:rPr>
            <w:noProof/>
            <w:webHidden/>
          </w:rPr>
          <w:fldChar w:fldCharType="end"/>
        </w:r>
      </w:hyperlink>
    </w:p>
    <w:p w14:paraId="52063D3E" w14:textId="77777777" w:rsidR="00BC2562" w:rsidRPr="009A3321" w:rsidRDefault="00BC2562">
      <w:pPr>
        <w:pStyle w:val="3a"/>
        <w:rPr>
          <w:rFonts w:ascii="Calibri" w:eastAsia="Times New Roman" w:hAnsi="Calibri"/>
          <w:b w:val="0"/>
          <w:noProof/>
          <w:sz w:val="22"/>
          <w:szCs w:val="22"/>
          <w:lang w:val="en-US" w:eastAsia="en-US"/>
        </w:rPr>
      </w:pPr>
      <w:hyperlink w:anchor="_Toc336509591" w:history="1">
        <w:r w:rsidRPr="007D2276">
          <w:rPr>
            <w:rStyle w:val="aff6"/>
            <w:noProof/>
          </w:rPr>
          <w:t>15.1.2</w:t>
        </w:r>
        <w:r w:rsidRPr="009A3321">
          <w:rPr>
            <w:rFonts w:ascii="Calibri" w:eastAsia="Times New Roman" w:hAnsi="Calibri"/>
            <w:b w:val="0"/>
            <w:noProof/>
            <w:sz w:val="22"/>
            <w:szCs w:val="22"/>
            <w:lang w:val="en-US" w:eastAsia="en-US"/>
          </w:rPr>
          <w:tab/>
        </w:r>
        <w:r w:rsidRPr="007D2276">
          <w:rPr>
            <w:rStyle w:val="aff6"/>
            <w:noProof/>
          </w:rPr>
          <w:t>Function Properties of the Global Object</w:t>
        </w:r>
        <w:r>
          <w:rPr>
            <w:noProof/>
            <w:webHidden/>
          </w:rPr>
          <w:tab/>
        </w:r>
        <w:r>
          <w:rPr>
            <w:noProof/>
            <w:webHidden/>
          </w:rPr>
          <w:fldChar w:fldCharType="begin"/>
        </w:r>
        <w:r>
          <w:rPr>
            <w:noProof/>
            <w:webHidden/>
          </w:rPr>
          <w:instrText xml:space="preserve"> PAGEREF _Toc336509591 \h </w:instrText>
        </w:r>
        <w:r>
          <w:rPr>
            <w:noProof/>
            <w:webHidden/>
          </w:rPr>
        </w:r>
        <w:r>
          <w:rPr>
            <w:noProof/>
            <w:webHidden/>
          </w:rPr>
          <w:fldChar w:fldCharType="separate"/>
        </w:r>
        <w:r>
          <w:rPr>
            <w:noProof/>
            <w:webHidden/>
          </w:rPr>
          <w:t>172</w:t>
        </w:r>
        <w:r>
          <w:rPr>
            <w:noProof/>
            <w:webHidden/>
          </w:rPr>
          <w:fldChar w:fldCharType="end"/>
        </w:r>
      </w:hyperlink>
    </w:p>
    <w:p w14:paraId="546863B1" w14:textId="77777777" w:rsidR="00BC2562" w:rsidRPr="009A3321" w:rsidRDefault="00BC2562">
      <w:pPr>
        <w:pStyle w:val="3a"/>
        <w:rPr>
          <w:rFonts w:ascii="Calibri" w:eastAsia="Times New Roman" w:hAnsi="Calibri"/>
          <w:b w:val="0"/>
          <w:noProof/>
          <w:sz w:val="22"/>
          <w:szCs w:val="22"/>
          <w:lang w:val="en-US" w:eastAsia="en-US"/>
        </w:rPr>
      </w:pPr>
      <w:hyperlink w:anchor="_Toc336509592" w:history="1">
        <w:r w:rsidRPr="007D2276">
          <w:rPr>
            <w:rStyle w:val="aff6"/>
            <w:noProof/>
          </w:rPr>
          <w:t>15.1.3</w:t>
        </w:r>
        <w:r w:rsidRPr="009A3321">
          <w:rPr>
            <w:rFonts w:ascii="Calibri" w:eastAsia="Times New Roman" w:hAnsi="Calibri"/>
            <w:b w:val="0"/>
            <w:noProof/>
            <w:sz w:val="22"/>
            <w:szCs w:val="22"/>
            <w:lang w:val="en-US" w:eastAsia="en-US"/>
          </w:rPr>
          <w:tab/>
        </w:r>
        <w:r w:rsidRPr="007D2276">
          <w:rPr>
            <w:rStyle w:val="aff6"/>
            <w:noProof/>
          </w:rPr>
          <w:t>URI Handling Function Properties</w:t>
        </w:r>
        <w:r>
          <w:rPr>
            <w:noProof/>
            <w:webHidden/>
          </w:rPr>
          <w:tab/>
        </w:r>
        <w:r>
          <w:rPr>
            <w:noProof/>
            <w:webHidden/>
          </w:rPr>
          <w:fldChar w:fldCharType="begin"/>
        </w:r>
        <w:r>
          <w:rPr>
            <w:noProof/>
            <w:webHidden/>
          </w:rPr>
          <w:instrText xml:space="preserve"> PAGEREF _Toc336509592 \h </w:instrText>
        </w:r>
        <w:r>
          <w:rPr>
            <w:noProof/>
            <w:webHidden/>
          </w:rPr>
        </w:r>
        <w:r>
          <w:rPr>
            <w:noProof/>
            <w:webHidden/>
          </w:rPr>
          <w:fldChar w:fldCharType="separate"/>
        </w:r>
        <w:r>
          <w:rPr>
            <w:noProof/>
            <w:webHidden/>
          </w:rPr>
          <w:t>174</w:t>
        </w:r>
        <w:r>
          <w:rPr>
            <w:noProof/>
            <w:webHidden/>
          </w:rPr>
          <w:fldChar w:fldCharType="end"/>
        </w:r>
      </w:hyperlink>
    </w:p>
    <w:p w14:paraId="43C553EB" w14:textId="77777777" w:rsidR="00BC2562" w:rsidRPr="009A3321" w:rsidRDefault="00BC2562">
      <w:pPr>
        <w:pStyle w:val="3a"/>
        <w:rPr>
          <w:rFonts w:ascii="Calibri" w:eastAsia="Times New Roman" w:hAnsi="Calibri"/>
          <w:b w:val="0"/>
          <w:noProof/>
          <w:sz w:val="22"/>
          <w:szCs w:val="22"/>
          <w:lang w:val="en-US" w:eastAsia="en-US"/>
        </w:rPr>
      </w:pPr>
      <w:hyperlink w:anchor="_Toc336509593" w:history="1">
        <w:r w:rsidRPr="007D2276">
          <w:rPr>
            <w:rStyle w:val="aff6"/>
            <w:noProof/>
          </w:rPr>
          <w:t>15.1.4</w:t>
        </w:r>
        <w:r w:rsidRPr="009A3321">
          <w:rPr>
            <w:rFonts w:ascii="Calibri" w:eastAsia="Times New Roman" w:hAnsi="Calibri"/>
            <w:b w:val="0"/>
            <w:noProof/>
            <w:sz w:val="22"/>
            <w:szCs w:val="22"/>
            <w:lang w:val="en-US" w:eastAsia="en-US"/>
          </w:rPr>
          <w:tab/>
        </w:r>
        <w:r w:rsidRPr="007D2276">
          <w:rPr>
            <w:rStyle w:val="aff6"/>
            <w:noProof/>
          </w:rPr>
          <w:t>Constructor Properties of the Global Object</w:t>
        </w:r>
        <w:r>
          <w:rPr>
            <w:noProof/>
            <w:webHidden/>
          </w:rPr>
          <w:tab/>
        </w:r>
        <w:r>
          <w:rPr>
            <w:noProof/>
            <w:webHidden/>
          </w:rPr>
          <w:fldChar w:fldCharType="begin"/>
        </w:r>
        <w:r>
          <w:rPr>
            <w:noProof/>
            <w:webHidden/>
          </w:rPr>
          <w:instrText xml:space="preserve"> PAGEREF _Toc336509593 \h </w:instrText>
        </w:r>
        <w:r>
          <w:rPr>
            <w:noProof/>
            <w:webHidden/>
          </w:rPr>
        </w:r>
        <w:r>
          <w:rPr>
            <w:noProof/>
            <w:webHidden/>
          </w:rPr>
          <w:fldChar w:fldCharType="separate"/>
        </w:r>
        <w:r>
          <w:rPr>
            <w:noProof/>
            <w:webHidden/>
          </w:rPr>
          <w:t>179</w:t>
        </w:r>
        <w:r>
          <w:rPr>
            <w:noProof/>
            <w:webHidden/>
          </w:rPr>
          <w:fldChar w:fldCharType="end"/>
        </w:r>
      </w:hyperlink>
    </w:p>
    <w:p w14:paraId="04313751" w14:textId="77777777" w:rsidR="00BC2562" w:rsidRPr="009A3321" w:rsidRDefault="00BC2562">
      <w:pPr>
        <w:pStyle w:val="3a"/>
        <w:rPr>
          <w:rFonts w:ascii="Calibri" w:eastAsia="Times New Roman" w:hAnsi="Calibri"/>
          <w:b w:val="0"/>
          <w:noProof/>
          <w:sz w:val="22"/>
          <w:szCs w:val="22"/>
          <w:lang w:val="en-US" w:eastAsia="en-US"/>
        </w:rPr>
      </w:pPr>
      <w:hyperlink w:anchor="_Toc336509594" w:history="1">
        <w:r w:rsidRPr="007D2276">
          <w:rPr>
            <w:rStyle w:val="aff6"/>
            <w:noProof/>
          </w:rPr>
          <w:t>15.1.5</w:t>
        </w:r>
        <w:r w:rsidRPr="009A3321">
          <w:rPr>
            <w:rFonts w:ascii="Calibri" w:eastAsia="Times New Roman" w:hAnsi="Calibri"/>
            <w:b w:val="0"/>
            <w:noProof/>
            <w:sz w:val="22"/>
            <w:szCs w:val="22"/>
            <w:lang w:val="en-US" w:eastAsia="en-US"/>
          </w:rPr>
          <w:tab/>
        </w:r>
        <w:r w:rsidRPr="007D2276">
          <w:rPr>
            <w:rStyle w:val="aff6"/>
            <w:noProof/>
          </w:rPr>
          <w:t>Other Properties of the Global Object</w:t>
        </w:r>
        <w:r>
          <w:rPr>
            <w:noProof/>
            <w:webHidden/>
          </w:rPr>
          <w:tab/>
        </w:r>
        <w:r>
          <w:rPr>
            <w:noProof/>
            <w:webHidden/>
          </w:rPr>
          <w:fldChar w:fldCharType="begin"/>
        </w:r>
        <w:r>
          <w:rPr>
            <w:noProof/>
            <w:webHidden/>
          </w:rPr>
          <w:instrText xml:space="preserve"> PAGEREF _Toc336509594 \h </w:instrText>
        </w:r>
        <w:r>
          <w:rPr>
            <w:noProof/>
            <w:webHidden/>
          </w:rPr>
        </w:r>
        <w:r>
          <w:rPr>
            <w:noProof/>
            <w:webHidden/>
          </w:rPr>
          <w:fldChar w:fldCharType="separate"/>
        </w:r>
        <w:r>
          <w:rPr>
            <w:noProof/>
            <w:webHidden/>
          </w:rPr>
          <w:t>180</w:t>
        </w:r>
        <w:r>
          <w:rPr>
            <w:noProof/>
            <w:webHidden/>
          </w:rPr>
          <w:fldChar w:fldCharType="end"/>
        </w:r>
      </w:hyperlink>
    </w:p>
    <w:p w14:paraId="6F23C2D7" w14:textId="77777777" w:rsidR="00BC2562" w:rsidRPr="009A3321" w:rsidRDefault="00BC2562">
      <w:pPr>
        <w:pStyle w:val="2b"/>
        <w:rPr>
          <w:rFonts w:ascii="Calibri" w:eastAsia="Times New Roman" w:hAnsi="Calibri"/>
          <w:b w:val="0"/>
          <w:noProof/>
          <w:sz w:val="22"/>
          <w:szCs w:val="22"/>
          <w:lang w:val="en-US" w:eastAsia="en-US"/>
        </w:rPr>
      </w:pPr>
      <w:hyperlink w:anchor="_Toc336509595" w:history="1">
        <w:r w:rsidRPr="007D2276">
          <w:rPr>
            <w:rStyle w:val="aff6"/>
            <w:noProof/>
          </w:rPr>
          <w:t>15.2</w:t>
        </w:r>
        <w:r w:rsidRPr="009A3321">
          <w:rPr>
            <w:rFonts w:ascii="Calibri" w:eastAsia="Times New Roman" w:hAnsi="Calibri"/>
            <w:b w:val="0"/>
            <w:noProof/>
            <w:sz w:val="22"/>
            <w:szCs w:val="22"/>
            <w:lang w:val="en-US" w:eastAsia="en-US"/>
          </w:rPr>
          <w:tab/>
        </w:r>
        <w:r w:rsidRPr="007D2276">
          <w:rPr>
            <w:rStyle w:val="aff6"/>
            <w:noProof/>
          </w:rPr>
          <w:t>Object Objects</w:t>
        </w:r>
        <w:r>
          <w:rPr>
            <w:noProof/>
            <w:webHidden/>
          </w:rPr>
          <w:tab/>
        </w:r>
        <w:r>
          <w:rPr>
            <w:noProof/>
            <w:webHidden/>
          </w:rPr>
          <w:fldChar w:fldCharType="begin"/>
        </w:r>
        <w:r>
          <w:rPr>
            <w:noProof/>
            <w:webHidden/>
          </w:rPr>
          <w:instrText xml:space="preserve"> PAGEREF _Toc336509595 \h </w:instrText>
        </w:r>
        <w:r>
          <w:rPr>
            <w:noProof/>
            <w:webHidden/>
          </w:rPr>
        </w:r>
        <w:r>
          <w:rPr>
            <w:noProof/>
            <w:webHidden/>
          </w:rPr>
          <w:fldChar w:fldCharType="separate"/>
        </w:r>
        <w:r>
          <w:rPr>
            <w:noProof/>
            <w:webHidden/>
          </w:rPr>
          <w:t>180</w:t>
        </w:r>
        <w:r>
          <w:rPr>
            <w:noProof/>
            <w:webHidden/>
          </w:rPr>
          <w:fldChar w:fldCharType="end"/>
        </w:r>
      </w:hyperlink>
    </w:p>
    <w:p w14:paraId="49F69696" w14:textId="77777777" w:rsidR="00BC2562" w:rsidRPr="009A3321" w:rsidRDefault="00BC2562">
      <w:pPr>
        <w:pStyle w:val="3a"/>
        <w:rPr>
          <w:rFonts w:ascii="Calibri" w:eastAsia="Times New Roman" w:hAnsi="Calibri"/>
          <w:b w:val="0"/>
          <w:noProof/>
          <w:sz w:val="22"/>
          <w:szCs w:val="22"/>
          <w:lang w:val="en-US" w:eastAsia="en-US"/>
        </w:rPr>
      </w:pPr>
      <w:hyperlink w:anchor="_Toc336509596" w:history="1">
        <w:r w:rsidRPr="007D2276">
          <w:rPr>
            <w:rStyle w:val="aff6"/>
            <w:noProof/>
          </w:rPr>
          <w:t>15.2.1</w:t>
        </w:r>
        <w:r w:rsidRPr="009A3321">
          <w:rPr>
            <w:rFonts w:ascii="Calibri" w:eastAsia="Times New Roman" w:hAnsi="Calibri"/>
            <w:b w:val="0"/>
            <w:noProof/>
            <w:sz w:val="22"/>
            <w:szCs w:val="22"/>
            <w:lang w:val="en-US" w:eastAsia="en-US"/>
          </w:rPr>
          <w:tab/>
        </w:r>
        <w:r w:rsidRPr="007D2276">
          <w:rPr>
            <w:rStyle w:val="aff6"/>
            <w:noProof/>
          </w:rPr>
          <w:t>The Object Constructor Called as a Function</w:t>
        </w:r>
        <w:r>
          <w:rPr>
            <w:noProof/>
            <w:webHidden/>
          </w:rPr>
          <w:tab/>
        </w:r>
        <w:r>
          <w:rPr>
            <w:noProof/>
            <w:webHidden/>
          </w:rPr>
          <w:fldChar w:fldCharType="begin"/>
        </w:r>
        <w:r>
          <w:rPr>
            <w:noProof/>
            <w:webHidden/>
          </w:rPr>
          <w:instrText xml:space="preserve"> PAGEREF _Toc336509596 \h </w:instrText>
        </w:r>
        <w:r>
          <w:rPr>
            <w:noProof/>
            <w:webHidden/>
          </w:rPr>
        </w:r>
        <w:r>
          <w:rPr>
            <w:noProof/>
            <w:webHidden/>
          </w:rPr>
          <w:fldChar w:fldCharType="separate"/>
        </w:r>
        <w:r>
          <w:rPr>
            <w:noProof/>
            <w:webHidden/>
          </w:rPr>
          <w:t>180</w:t>
        </w:r>
        <w:r>
          <w:rPr>
            <w:noProof/>
            <w:webHidden/>
          </w:rPr>
          <w:fldChar w:fldCharType="end"/>
        </w:r>
      </w:hyperlink>
    </w:p>
    <w:p w14:paraId="13FBC24D" w14:textId="77777777" w:rsidR="00BC2562" w:rsidRPr="009A3321" w:rsidRDefault="00BC2562">
      <w:pPr>
        <w:pStyle w:val="3a"/>
        <w:rPr>
          <w:rFonts w:ascii="Calibri" w:eastAsia="Times New Roman" w:hAnsi="Calibri"/>
          <w:b w:val="0"/>
          <w:noProof/>
          <w:sz w:val="22"/>
          <w:szCs w:val="22"/>
          <w:lang w:val="en-US" w:eastAsia="en-US"/>
        </w:rPr>
      </w:pPr>
      <w:hyperlink w:anchor="_Toc336509597" w:history="1">
        <w:r w:rsidRPr="007D2276">
          <w:rPr>
            <w:rStyle w:val="aff6"/>
            <w:noProof/>
          </w:rPr>
          <w:t>15.2.2</w:t>
        </w:r>
        <w:r w:rsidRPr="009A3321">
          <w:rPr>
            <w:rFonts w:ascii="Calibri" w:eastAsia="Times New Roman" w:hAnsi="Calibri"/>
            <w:b w:val="0"/>
            <w:noProof/>
            <w:sz w:val="22"/>
            <w:szCs w:val="22"/>
            <w:lang w:val="en-US" w:eastAsia="en-US"/>
          </w:rPr>
          <w:tab/>
        </w:r>
        <w:r w:rsidRPr="007D2276">
          <w:rPr>
            <w:rStyle w:val="aff6"/>
            <w:noProof/>
          </w:rPr>
          <w:t>The Object Constructor</w:t>
        </w:r>
        <w:r>
          <w:rPr>
            <w:noProof/>
            <w:webHidden/>
          </w:rPr>
          <w:tab/>
        </w:r>
        <w:r>
          <w:rPr>
            <w:noProof/>
            <w:webHidden/>
          </w:rPr>
          <w:fldChar w:fldCharType="begin"/>
        </w:r>
        <w:r>
          <w:rPr>
            <w:noProof/>
            <w:webHidden/>
          </w:rPr>
          <w:instrText xml:space="preserve"> PAGEREF _Toc336509597 \h </w:instrText>
        </w:r>
        <w:r>
          <w:rPr>
            <w:noProof/>
            <w:webHidden/>
          </w:rPr>
        </w:r>
        <w:r>
          <w:rPr>
            <w:noProof/>
            <w:webHidden/>
          </w:rPr>
          <w:fldChar w:fldCharType="separate"/>
        </w:r>
        <w:r>
          <w:rPr>
            <w:noProof/>
            <w:webHidden/>
          </w:rPr>
          <w:t>180</w:t>
        </w:r>
        <w:r>
          <w:rPr>
            <w:noProof/>
            <w:webHidden/>
          </w:rPr>
          <w:fldChar w:fldCharType="end"/>
        </w:r>
      </w:hyperlink>
    </w:p>
    <w:p w14:paraId="3C59B43A" w14:textId="77777777" w:rsidR="00BC2562" w:rsidRPr="009A3321" w:rsidRDefault="00BC2562">
      <w:pPr>
        <w:pStyle w:val="3a"/>
        <w:rPr>
          <w:rFonts w:ascii="Calibri" w:eastAsia="Times New Roman" w:hAnsi="Calibri"/>
          <w:b w:val="0"/>
          <w:noProof/>
          <w:sz w:val="22"/>
          <w:szCs w:val="22"/>
          <w:lang w:val="en-US" w:eastAsia="en-US"/>
        </w:rPr>
      </w:pPr>
      <w:hyperlink w:anchor="_Toc336509598" w:history="1">
        <w:r w:rsidRPr="007D2276">
          <w:rPr>
            <w:rStyle w:val="aff6"/>
            <w:noProof/>
          </w:rPr>
          <w:t>15.2.3</w:t>
        </w:r>
        <w:r w:rsidRPr="009A3321">
          <w:rPr>
            <w:rFonts w:ascii="Calibri" w:eastAsia="Times New Roman" w:hAnsi="Calibri"/>
            <w:b w:val="0"/>
            <w:noProof/>
            <w:sz w:val="22"/>
            <w:szCs w:val="22"/>
            <w:lang w:val="en-US" w:eastAsia="en-US"/>
          </w:rPr>
          <w:tab/>
        </w:r>
        <w:r w:rsidRPr="007D2276">
          <w:rPr>
            <w:rStyle w:val="aff6"/>
            <w:noProof/>
          </w:rPr>
          <w:t>Properties of the Object Constructor</w:t>
        </w:r>
        <w:r>
          <w:rPr>
            <w:noProof/>
            <w:webHidden/>
          </w:rPr>
          <w:tab/>
        </w:r>
        <w:r>
          <w:rPr>
            <w:noProof/>
            <w:webHidden/>
          </w:rPr>
          <w:fldChar w:fldCharType="begin"/>
        </w:r>
        <w:r>
          <w:rPr>
            <w:noProof/>
            <w:webHidden/>
          </w:rPr>
          <w:instrText xml:space="preserve"> PAGEREF _Toc336509598 \h </w:instrText>
        </w:r>
        <w:r>
          <w:rPr>
            <w:noProof/>
            <w:webHidden/>
          </w:rPr>
        </w:r>
        <w:r>
          <w:rPr>
            <w:noProof/>
            <w:webHidden/>
          </w:rPr>
          <w:fldChar w:fldCharType="separate"/>
        </w:r>
        <w:r>
          <w:rPr>
            <w:noProof/>
            <w:webHidden/>
          </w:rPr>
          <w:t>181</w:t>
        </w:r>
        <w:r>
          <w:rPr>
            <w:noProof/>
            <w:webHidden/>
          </w:rPr>
          <w:fldChar w:fldCharType="end"/>
        </w:r>
      </w:hyperlink>
    </w:p>
    <w:p w14:paraId="5863EE02" w14:textId="77777777" w:rsidR="00BC2562" w:rsidRPr="009A3321" w:rsidRDefault="00BC2562">
      <w:pPr>
        <w:pStyle w:val="3a"/>
        <w:rPr>
          <w:rFonts w:ascii="Calibri" w:eastAsia="Times New Roman" w:hAnsi="Calibri"/>
          <w:b w:val="0"/>
          <w:noProof/>
          <w:sz w:val="22"/>
          <w:szCs w:val="22"/>
          <w:lang w:val="en-US" w:eastAsia="en-US"/>
        </w:rPr>
      </w:pPr>
      <w:hyperlink w:anchor="_Toc336509599" w:history="1">
        <w:r w:rsidRPr="007D2276">
          <w:rPr>
            <w:rStyle w:val="aff6"/>
            <w:noProof/>
          </w:rPr>
          <w:t>15.2.4</w:t>
        </w:r>
        <w:r w:rsidRPr="009A3321">
          <w:rPr>
            <w:rFonts w:ascii="Calibri" w:eastAsia="Times New Roman" w:hAnsi="Calibri"/>
            <w:b w:val="0"/>
            <w:noProof/>
            <w:sz w:val="22"/>
            <w:szCs w:val="22"/>
            <w:lang w:val="en-US" w:eastAsia="en-US"/>
          </w:rPr>
          <w:tab/>
        </w:r>
        <w:r w:rsidRPr="007D2276">
          <w:rPr>
            <w:rStyle w:val="aff6"/>
            <w:noProof/>
          </w:rPr>
          <w:t>Properties of the Object Prototype Object</w:t>
        </w:r>
        <w:r>
          <w:rPr>
            <w:noProof/>
            <w:webHidden/>
          </w:rPr>
          <w:tab/>
        </w:r>
        <w:r>
          <w:rPr>
            <w:noProof/>
            <w:webHidden/>
          </w:rPr>
          <w:fldChar w:fldCharType="begin"/>
        </w:r>
        <w:r>
          <w:rPr>
            <w:noProof/>
            <w:webHidden/>
          </w:rPr>
          <w:instrText xml:space="preserve"> PAGEREF _Toc336509599 \h </w:instrText>
        </w:r>
        <w:r>
          <w:rPr>
            <w:noProof/>
            <w:webHidden/>
          </w:rPr>
        </w:r>
        <w:r>
          <w:rPr>
            <w:noProof/>
            <w:webHidden/>
          </w:rPr>
          <w:fldChar w:fldCharType="separate"/>
        </w:r>
        <w:r>
          <w:rPr>
            <w:noProof/>
            <w:webHidden/>
          </w:rPr>
          <w:t>184</w:t>
        </w:r>
        <w:r>
          <w:rPr>
            <w:noProof/>
            <w:webHidden/>
          </w:rPr>
          <w:fldChar w:fldCharType="end"/>
        </w:r>
      </w:hyperlink>
    </w:p>
    <w:p w14:paraId="0CAEB3DF" w14:textId="77777777" w:rsidR="00BC2562" w:rsidRPr="009A3321" w:rsidRDefault="00BC2562">
      <w:pPr>
        <w:pStyle w:val="3a"/>
        <w:rPr>
          <w:rFonts w:ascii="Calibri" w:eastAsia="Times New Roman" w:hAnsi="Calibri"/>
          <w:b w:val="0"/>
          <w:noProof/>
          <w:sz w:val="22"/>
          <w:szCs w:val="22"/>
          <w:lang w:val="en-US" w:eastAsia="en-US"/>
        </w:rPr>
      </w:pPr>
      <w:hyperlink w:anchor="_Toc336509600" w:history="1">
        <w:r w:rsidRPr="007D2276">
          <w:rPr>
            <w:rStyle w:val="aff6"/>
            <w:noProof/>
          </w:rPr>
          <w:t>15.2.5</w:t>
        </w:r>
        <w:r w:rsidRPr="009A3321">
          <w:rPr>
            <w:rFonts w:ascii="Calibri" w:eastAsia="Times New Roman" w:hAnsi="Calibri"/>
            <w:b w:val="0"/>
            <w:noProof/>
            <w:sz w:val="22"/>
            <w:szCs w:val="22"/>
            <w:lang w:val="en-US" w:eastAsia="en-US"/>
          </w:rPr>
          <w:tab/>
        </w:r>
        <w:r w:rsidRPr="007D2276">
          <w:rPr>
            <w:rStyle w:val="aff6"/>
            <w:noProof/>
          </w:rPr>
          <w:t>Properties of Object Instances</w:t>
        </w:r>
        <w:r>
          <w:rPr>
            <w:noProof/>
            <w:webHidden/>
          </w:rPr>
          <w:tab/>
        </w:r>
        <w:r>
          <w:rPr>
            <w:noProof/>
            <w:webHidden/>
          </w:rPr>
          <w:fldChar w:fldCharType="begin"/>
        </w:r>
        <w:r>
          <w:rPr>
            <w:noProof/>
            <w:webHidden/>
          </w:rPr>
          <w:instrText xml:space="preserve"> PAGEREF _Toc336509600 \h </w:instrText>
        </w:r>
        <w:r>
          <w:rPr>
            <w:noProof/>
            <w:webHidden/>
          </w:rPr>
        </w:r>
        <w:r>
          <w:rPr>
            <w:noProof/>
            <w:webHidden/>
          </w:rPr>
          <w:fldChar w:fldCharType="separate"/>
        </w:r>
        <w:r>
          <w:rPr>
            <w:noProof/>
            <w:webHidden/>
          </w:rPr>
          <w:t>186</w:t>
        </w:r>
        <w:r>
          <w:rPr>
            <w:noProof/>
            <w:webHidden/>
          </w:rPr>
          <w:fldChar w:fldCharType="end"/>
        </w:r>
      </w:hyperlink>
    </w:p>
    <w:p w14:paraId="25373021" w14:textId="77777777" w:rsidR="00BC2562" w:rsidRPr="009A3321" w:rsidRDefault="00BC2562">
      <w:pPr>
        <w:pStyle w:val="2b"/>
        <w:rPr>
          <w:rFonts w:ascii="Calibri" w:eastAsia="Times New Roman" w:hAnsi="Calibri"/>
          <w:b w:val="0"/>
          <w:noProof/>
          <w:sz w:val="22"/>
          <w:szCs w:val="22"/>
          <w:lang w:val="en-US" w:eastAsia="en-US"/>
        </w:rPr>
      </w:pPr>
      <w:hyperlink w:anchor="_Toc336509601" w:history="1">
        <w:r w:rsidRPr="007D2276">
          <w:rPr>
            <w:rStyle w:val="aff6"/>
            <w:noProof/>
          </w:rPr>
          <w:t>15.3</w:t>
        </w:r>
        <w:r w:rsidRPr="009A3321">
          <w:rPr>
            <w:rFonts w:ascii="Calibri" w:eastAsia="Times New Roman" w:hAnsi="Calibri"/>
            <w:b w:val="0"/>
            <w:noProof/>
            <w:sz w:val="22"/>
            <w:szCs w:val="22"/>
            <w:lang w:val="en-US" w:eastAsia="en-US"/>
          </w:rPr>
          <w:tab/>
        </w:r>
        <w:r w:rsidRPr="007D2276">
          <w:rPr>
            <w:rStyle w:val="aff6"/>
            <w:noProof/>
          </w:rPr>
          <w:t>Function Objects</w:t>
        </w:r>
        <w:r>
          <w:rPr>
            <w:noProof/>
            <w:webHidden/>
          </w:rPr>
          <w:tab/>
        </w:r>
        <w:r>
          <w:rPr>
            <w:noProof/>
            <w:webHidden/>
          </w:rPr>
          <w:fldChar w:fldCharType="begin"/>
        </w:r>
        <w:r>
          <w:rPr>
            <w:noProof/>
            <w:webHidden/>
          </w:rPr>
          <w:instrText xml:space="preserve"> PAGEREF _Toc336509601 \h </w:instrText>
        </w:r>
        <w:r>
          <w:rPr>
            <w:noProof/>
            <w:webHidden/>
          </w:rPr>
        </w:r>
        <w:r>
          <w:rPr>
            <w:noProof/>
            <w:webHidden/>
          </w:rPr>
          <w:fldChar w:fldCharType="separate"/>
        </w:r>
        <w:r>
          <w:rPr>
            <w:noProof/>
            <w:webHidden/>
          </w:rPr>
          <w:t>186</w:t>
        </w:r>
        <w:r>
          <w:rPr>
            <w:noProof/>
            <w:webHidden/>
          </w:rPr>
          <w:fldChar w:fldCharType="end"/>
        </w:r>
      </w:hyperlink>
    </w:p>
    <w:p w14:paraId="513E2BB8" w14:textId="77777777" w:rsidR="00BC2562" w:rsidRPr="009A3321" w:rsidRDefault="00BC2562">
      <w:pPr>
        <w:pStyle w:val="3a"/>
        <w:rPr>
          <w:rFonts w:ascii="Calibri" w:eastAsia="Times New Roman" w:hAnsi="Calibri"/>
          <w:b w:val="0"/>
          <w:noProof/>
          <w:sz w:val="22"/>
          <w:szCs w:val="22"/>
          <w:lang w:val="en-US" w:eastAsia="en-US"/>
        </w:rPr>
      </w:pPr>
      <w:hyperlink w:anchor="_Toc336509602" w:history="1">
        <w:r w:rsidRPr="007D2276">
          <w:rPr>
            <w:rStyle w:val="aff6"/>
            <w:noProof/>
          </w:rPr>
          <w:t>15.3.1</w:t>
        </w:r>
        <w:r w:rsidRPr="009A3321">
          <w:rPr>
            <w:rFonts w:ascii="Calibri" w:eastAsia="Times New Roman" w:hAnsi="Calibri"/>
            <w:b w:val="0"/>
            <w:noProof/>
            <w:sz w:val="22"/>
            <w:szCs w:val="22"/>
            <w:lang w:val="en-US" w:eastAsia="en-US"/>
          </w:rPr>
          <w:tab/>
        </w:r>
        <w:r w:rsidRPr="007D2276">
          <w:rPr>
            <w:rStyle w:val="aff6"/>
            <w:noProof/>
          </w:rPr>
          <w:t>The Function Constructor Called as a Function</w:t>
        </w:r>
        <w:r>
          <w:rPr>
            <w:noProof/>
            <w:webHidden/>
          </w:rPr>
          <w:tab/>
        </w:r>
        <w:r>
          <w:rPr>
            <w:noProof/>
            <w:webHidden/>
          </w:rPr>
          <w:fldChar w:fldCharType="begin"/>
        </w:r>
        <w:r>
          <w:rPr>
            <w:noProof/>
            <w:webHidden/>
          </w:rPr>
          <w:instrText xml:space="preserve"> PAGEREF _Toc336509602 \h </w:instrText>
        </w:r>
        <w:r>
          <w:rPr>
            <w:noProof/>
            <w:webHidden/>
          </w:rPr>
        </w:r>
        <w:r>
          <w:rPr>
            <w:noProof/>
            <w:webHidden/>
          </w:rPr>
          <w:fldChar w:fldCharType="separate"/>
        </w:r>
        <w:r>
          <w:rPr>
            <w:noProof/>
            <w:webHidden/>
          </w:rPr>
          <w:t>186</w:t>
        </w:r>
        <w:r>
          <w:rPr>
            <w:noProof/>
            <w:webHidden/>
          </w:rPr>
          <w:fldChar w:fldCharType="end"/>
        </w:r>
      </w:hyperlink>
    </w:p>
    <w:p w14:paraId="5920017E" w14:textId="77777777" w:rsidR="00BC2562" w:rsidRPr="009A3321" w:rsidRDefault="00BC2562">
      <w:pPr>
        <w:pStyle w:val="3a"/>
        <w:rPr>
          <w:rFonts w:ascii="Calibri" w:eastAsia="Times New Roman" w:hAnsi="Calibri"/>
          <w:b w:val="0"/>
          <w:noProof/>
          <w:sz w:val="22"/>
          <w:szCs w:val="22"/>
          <w:lang w:val="en-US" w:eastAsia="en-US"/>
        </w:rPr>
      </w:pPr>
      <w:hyperlink w:anchor="_Toc336509603" w:history="1">
        <w:r w:rsidRPr="007D2276">
          <w:rPr>
            <w:rStyle w:val="aff6"/>
            <w:noProof/>
          </w:rPr>
          <w:t>15.3.2</w:t>
        </w:r>
        <w:r w:rsidRPr="009A3321">
          <w:rPr>
            <w:rFonts w:ascii="Calibri" w:eastAsia="Times New Roman" w:hAnsi="Calibri"/>
            <w:b w:val="0"/>
            <w:noProof/>
            <w:sz w:val="22"/>
            <w:szCs w:val="22"/>
            <w:lang w:val="en-US" w:eastAsia="en-US"/>
          </w:rPr>
          <w:tab/>
        </w:r>
        <w:r w:rsidRPr="007D2276">
          <w:rPr>
            <w:rStyle w:val="aff6"/>
            <w:noProof/>
          </w:rPr>
          <w:t>The Function Constructor</w:t>
        </w:r>
        <w:r>
          <w:rPr>
            <w:noProof/>
            <w:webHidden/>
          </w:rPr>
          <w:tab/>
        </w:r>
        <w:r>
          <w:rPr>
            <w:noProof/>
            <w:webHidden/>
          </w:rPr>
          <w:fldChar w:fldCharType="begin"/>
        </w:r>
        <w:r>
          <w:rPr>
            <w:noProof/>
            <w:webHidden/>
          </w:rPr>
          <w:instrText xml:space="preserve"> PAGEREF _Toc336509603 \h </w:instrText>
        </w:r>
        <w:r>
          <w:rPr>
            <w:noProof/>
            <w:webHidden/>
          </w:rPr>
        </w:r>
        <w:r>
          <w:rPr>
            <w:noProof/>
            <w:webHidden/>
          </w:rPr>
          <w:fldChar w:fldCharType="separate"/>
        </w:r>
        <w:r>
          <w:rPr>
            <w:noProof/>
            <w:webHidden/>
          </w:rPr>
          <w:t>186</w:t>
        </w:r>
        <w:r>
          <w:rPr>
            <w:noProof/>
            <w:webHidden/>
          </w:rPr>
          <w:fldChar w:fldCharType="end"/>
        </w:r>
      </w:hyperlink>
    </w:p>
    <w:p w14:paraId="3BE61BD6" w14:textId="77777777" w:rsidR="00BC2562" w:rsidRPr="009A3321" w:rsidRDefault="00BC2562">
      <w:pPr>
        <w:pStyle w:val="3a"/>
        <w:rPr>
          <w:rFonts w:ascii="Calibri" w:eastAsia="Times New Roman" w:hAnsi="Calibri"/>
          <w:b w:val="0"/>
          <w:noProof/>
          <w:sz w:val="22"/>
          <w:szCs w:val="22"/>
          <w:lang w:val="en-US" w:eastAsia="en-US"/>
        </w:rPr>
      </w:pPr>
      <w:hyperlink w:anchor="_Toc336509604" w:history="1">
        <w:r w:rsidRPr="007D2276">
          <w:rPr>
            <w:rStyle w:val="aff6"/>
            <w:noProof/>
          </w:rPr>
          <w:t>15.3.3</w:t>
        </w:r>
        <w:r w:rsidRPr="009A3321">
          <w:rPr>
            <w:rFonts w:ascii="Calibri" w:eastAsia="Times New Roman" w:hAnsi="Calibri"/>
            <w:b w:val="0"/>
            <w:noProof/>
            <w:sz w:val="22"/>
            <w:szCs w:val="22"/>
            <w:lang w:val="en-US" w:eastAsia="en-US"/>
          </w:rPr>
          <w:tab/>
        </w:r>
        <w:r w:rsidRPr="007D2276">
          <w:rPr>
            <w:rStyle w:val="aff6"/>
            <w:noProof/>
          </w:rPr>
          <w:t>Properties of the Function Constructor</w:t>
        </w:r>
        <w:r>
          <w:rPr>
            <w:noProof/>
            <w:webHidden/>
          </w:rPr>
          <w:tab/>
        </w:r>
        <w:r>
          <w:rPr>
            <w:noProof/>
            <w:webHidden/>
          </w:rPr>
          <w:fldChar w:fldCharType="begin"/>
        </w:r>
        <w:r>
          <w:rPr>
            <w:noProof/>
            <w:webHidden/>
          </w:rPr>
          <w:instrText xml:space="preserve"> PAGEREF _Toc336509604 \h </w:instrText>
        </w:r>
        <w:r>
          <w:rPr>
            <w:noProof/>
            <w:webHidden/>
          </w:rPr>
        </w:r>
        <w:r>
          <w:rPr>
            <w:noProof/>
            <w:webHidden/>
          </w:rPr>
          <w:fldChar w:fldCharType="separate"/>
        </w:r>
        <w:r>
          <w:rPr>
            <w:noProof/>
            <w:webHidden/>
          </w:rPr>
          <w:t>187</w:t>
        </w:r>
        <w:r>
          <w:rPr>
            <w:noProof/>
            <w:webHidden/>
          </w:rPr>
          <w:fldChar w:fldCharType="end"/>
        </w:r>
      </w:hyperlink>
    </w:p>
    <w:p w14:paraId="05C6AB26" w14:textId="77777777" w:rsidR="00BC2562" w:rsidRPr="009A3321" w:rsidRDefault="00BC2562">
      <w:pPr>
        <w:pStyle w:val="3a"/>
        <w:rPr>
          <w:rFonts w:ascii="Calibri" w:eastAsia="Times New Roman" w:hAnsi="Calibri"/>
          <w:b w:val="0"/>
          <w:noProof/>
          <w:sz w:val="22"/>
          <w:szCs w:val="22"/>
          <w:lang w:val="en-US" w:eastAsia="en-US"/>
        </w:rPr>
      </w:pPr>
      <w:hyperlink w:anchor="_Toc336509605" w:history="1">
        <w:r w:rsidRPr="007D2276">
          <w:rPr>
            <w:rStyle w:val="aff6"/>
            <w:noProof/>
          </w:rPr>
          <w:t>15.3.4</w:t>
        </w:r>
        <w:r w:rsidRPr="009A3321">
          <w:rPr>
            <w:rFonts w:ascii="Calibri" w:eastAsia="Times New Roman" w:hAnsi="Calibri"/>
            <w:b w:val="0"/>
            <w:noProof/>
            <w:sz w:val="22"/>
            <w:szCs w:val="22"/>
            <w:lang w:val="en-US" w:eastAsia="en-US"/>
          </w:rPr>
          <w:tab/>
        </w:r>
        <w:r w:rsidRPr="007D2276">
          <w:rPr>
            <w:rStyle w:val="aff6"/>
            <w:noProof/>
          </w:rPr>
          <w:t>Properties of the Function Prototype Object</w:t>
        </w:r>
        <w:r>
          <w:rPr>
            <w:noProof/>
            <w:webHidden/>
          </w:rPr>
          <w:tab/>
        </w:r>
        <w:r>
          <w:rPr>
            <w:noProof/>
            <w:webHidden/>
          </w:rPr>
          <w:fldChar w:fldCharType="begin"/>
        </w:r>
        <w:r>
          <w:rPr>
            <w:noProof/>
            <w:webHidden/>
          </w:rPr>
          <w:instrText xml:space="preserve"> PAGEREF _Toc336509605 \h </w:instrText>
        </w:r>
        <w:r>
          <w:rPr>
            <w:noProof/>
            <w:webHidden/>
          </w:rPr>
        </w:r>
        <w:r>
          <w:rPr>
            <w:noProof/>
            <w:webHidden/>
          </w:rPr>
          <w:fldChar w:fldCharType="separate"/>
        </w:r>
        <w:r>
          <w:rPr>
            <w:noProof/>
            <w:webHidden/>
          </w:rPr>
          <w:t>188</w:t>
        </w:r>
        <w:r>
          <w:rPr>
            <w:noProof/>
            <w:webHidden/>
          </w:rPr>
          <w:fldChar w:fldCharType="end"/>
        </w:r>
      </w:hyperlink>
    </w:p>
    <w:p w14:paraId="31A09271" w14:textId="77777777" w:rsidR="00BC2562" w:rsidRPr="009A3321" w:rsidRDefault="00BC2562">
      <w:pPr>
        <w:pStyle w:val="3a"/>
        <w:rPr>
          <w:rFonts w:ascii="Calibri" w:eastAsia="Times New Roman" w:hAnsi="Calibri"/>
          <w:b w:val="0"/>
          <w:noProof/>
          <w:sz w:val="22"/>
          <w:szCs w:val="22"/>
          <w:lang w:val="en-US" w:eastAsia="en-US"/>
        </w:rPr>
      </w:pPr>
      <w:hyperlink w:anchor="_Toc336509606" w:history="1">
        <w:r w:rsidRPr="007D2276">
          <w:rPr>
            <w:rStyle w:val="aff6"/>
            <w:noProof/>
          </w:rPr>
          <w:t>15.3.5</w:t>
        </w:r>
        <w:r w:rsidRPr="009A3321">
          <w:rPr>
            <w:rFonts w:ascii="Calibri" w:eastAsia="Times New Roman" w:hAnsi="Calibri"/>
            <w:b w:val="0"/>
            <w:noProof/>
            <w:sz w:val="22"/>
            <w:szCs w:val="22"/>
            <w:lang w:val="en-US" w:eastAsia="en-US"/>
          </w:rPr>
          <w:tab/>
        </w:r>
        <w:r w:rsidRPr="007D2276">
          <w:rPr>
            <w:rStyle w:val="aff6"/>
            <w:noProof/>
          </w:rPr>
          <w:t>Properties of Function Instances</w:t>
        </w:r>
        <w:r>
          <w:rPr>
            <w:noProof/>
            <w:webHidden/>
          </w:rPr>
          <w:tab/>
        </w:r>
        <w:r>
          <w:rPr>
            <w:noProof/>
            <w:webHidden/>
          </w:rPr>
          <w:fldChar w:fldCharType="begin"/>
        </w:r>
        <w:r>
          <w:rPr>
            <w:noProof/>
            <w:webHidden/>
          </w:rPr>
          <w:instrText xml:space="preserve"> PAGEREF _Toc336509606 \h </w:instrText>
        </w:r>
        <w:r>
          <w:rPr>
            <w:noProof/>
            <w:webHidden/>
          </w:rPr>
        </w:r>
        <w:r>
          <w:rPr>
            <w:noProof/>
            <w:webHidden/>
          </w:rPr>
          <w:fldChar w:fldCharType="separate"/>
        </w:r>
        <w:r>
          <w:rPr>
            <w:noProof/>
            <w:webHidden/>
          </w:rPr>
          <w:t>190</w:t>
        </w:r>
        <w:r>
          <w:rPr>
            <w:noProof/>
            <w:webHidden/>
          </w:rPr>
          <w:fldChar w:fldCharType="end"/>
        </w:r>
      </w:hyperlink>
    </w:p>
    <w:p w14:paraId="781ED762" w14:textId="77777777" w:rsidR="00BC2562" w:rsidRPr="009A3321" w:rsidRDefault="00BC2562">
      <w:pPr>
        <w:pStyle w:val="2b"/>
        <w:rPr>
          <w:rFonts w:ascii="Calibri" w:eastAsia="Times New Roman" w:hAnsi="Calibri"/>
          <w:b w:val="0"/>
          <w:noProof/>
          <w:sz w:val="22"/>
          <w:szCs w:val="22"/>
          <w:lang w:val="en-US" w:eastAsia="en-US"/>
        </w:rPr>
      </w:pPr>
      <w:hyperlink w:anchor="_Toc336509607" w:history="1">
        <w:r w:rsidRPr="007D2276">
          <w:rPr>
            <w:rStyle w:val="aff6"/>
            <w:noProof/>
          </w:rPr>
          <w:t>15.4</w:t>
        </w:r>
        <w:r w:rsidRPr="009A3321">
          <w:rPr>
            <w:rFonts w:ascii="Calibri" w:eastAsia="Times New Roman" w:hAnsi="Calibri"/>
            <w:b w:val="0"/>
            <w:noProof/>
            <w:sz w:val="22"/>
            <w:szCs w:val="22"/>
            <w:lang w:val="en-US" w:eastAsia="en-US"/>
          </w:rPr>
          <w:tab/>
        </w:r>
        <w:r w:rsidRPr="007D2276">
          <w:rPr>
            <w:rStyle w:val="aff6"/>
            <w:noProof/>
          </w:rPr>
          <w:t>Array Objects</w:t>
        </w:r>
        <w:r>
          <w:rPr>
            <w:noProof/>
            <w:webHidden/>
          </w:rPr>
          <w:tab/>
        </w:r>
        <w:r>
          <w:rPr>
            <w:noProof/>
            <w:webHidden/>
          </w:rPr>
          <w:fldChar w:fldCharType="begin"/>
        </w:r>
        <w:r>
          <w:rPr>
            <w:noProof/>
            <w:webHidden/>
          </w:rPr>
          <w:instrText xml:space="preserve"> PAGEREF _Toc336509607 \h </w:instrText>
        </w:r>
        <w:r>
          <w:rPr>
            <w:noProof/>
            <w:webHidden/>
          </w:rPr>
        </w:r>
        <w:r>
          <w:rPr>
            <w:noProof/>
            <w:webHidden/>
          </w:rPr>
          <w:fldChar w:fldCharType="separate"/>
        </w:r>
        <w:r>
          <w:rPr>
            <w:noProof/>
            <w:webHidden/>
          </w:rPr>
          <w:t>191</w:t>
        </w:r>
        <w:r>
          <w:rPr>
            <w:noProof/>
            <w:webHidden/>
          </w:rPr>
          <w:fldChar w:fldCharType="end"/>
        </w:r>
      </w:hyperlink>
    </w:p>
    <w:p w14:paraId="5239BEBD" w14:textId="77777777" w:rsidR="00BC2562" w:rsidRPr="009A3321" w:rsidRDefault="00BC2562">
      <w:pPr>
        <w:pStyle w:val="3a"/>
        <w:rPr>
          <w:rFonts w:ascii="Calibri" w:eastAsia="Times New Roman" w:hAnsi="Calibri"/>
          <w:b w:val="0"/>
          <w:noProof/>
          <w:sz w:val="22"/>
          <w:szCs w:val="22"/>
          <w:lang w:val="en-US" w:eastAsia="en-US"/>
        </w:rPr>
      </w:pPr>
      <w:hyperlink w:anchor="_Toc336509608" w:history="1">
        <w:r w:rsidRPr="007D2276">
          <w:rPr>
            <w:rStyle w:val="aff6"/>
            <w:noProof/>
          </w:rPr>
          <w:t>15.4.1</w:t>
        </w:r>
        <w:r w:rsidRPr="009A3321">
          <w:rPr>
            <w:rFonts w:ascii="Calibri" w:eastAsia="Times New Roman" w:hAnsi="Calibri"/>
            <w:b w:val="0"/>
            <w:noProof/>
            <w:sz w:val="22"/>
            <w:szCs w:val="22"/>
            <w:lang w:val="en-US" w:eastAsia="en-US"/>
          </w:rPr>
          <w:tab/>
        </w:r>
        <w:r w:rsidRPr="007D2276">
          <w:rPr>
            <w:rStyle w:val="aff6"/>
            <w:noProof/>
          </w:rPr>
          <w:t>The Array Constructor Called as a Function</w:t>
        </w:r>
        <w:r>
          <w:rPr>
            <w:noProof/>
            <w:webHidden/>
          </w:rPr>
          <w:tab/>
        </w:r>
        <w:r>
          <w:rPr>
            <w:noProof/>
            <w:webHidden/>
          </w:rPr>
          <w:fldChar w:fldCharType="begin"/>
        </w:r>
        <w:r>
          <w:rPr>
            <w:noProof/>
            <w:webHidden/>
          </w:rPr>
          <w:instrText xml:space="preserve"> PAGEREF _Toc336509608 \h </w:instrText>
        </w:r>
        <w:r>
          <w:rPr>
            <w:noProof/>
            <w:webHidden/>
          </w:rPr>
        </w:r>
        <w:r>
          <w:rPr>
            <w:noProof/>
            <w:webHidden/>
          </w:rPr>
          <w:fldChar w:fldCharType="separate"/>
        </w:r>
        <w:r>
          <w:rPr>
            <w:noProof/>
            <w:webHidden/>
          </w:rPr>
          <w:t>192</w:t>
        </w:r>
        <w:r>
          <w:rPr>
            <w:noProof/>
            <w:webHidden/>
          </w:rPr>
          <w:fldChar w:fldCharType="end"/>
        </w:r>
      </w:hyperlink>
    </w:p>
    <w:p w14:paraId="0C57477C" w14:textId="77777777" w:rsidR="00BC2562" w:rsidRPr="009A3321" w:rsidRDefault="00BC2562">
      <w:pPr>
        <w:pStyle w:val="3a"/>
        <w:rPr>
          <w:rFonts w:ascii="Calibri" w:eastAsia="Times New Roman" w:hAnsi="Calibri"/>
          <w:b w:val="0"/>
          <w:noProof/>
          <w:sz w:val="22"/>
          <w:szCs w:val="22"/>
          <w:lang w:val="en-US" w:eastAsia="en-US"/>
        </w:rPr>
      </w:pPr>
      <w:hyperlink w:anchor="_Toc336509609" w:history="1">
        <w:r w:rsidRPr="007D2276">
          <w:rPr>
            <w:rStyle w:val="aff6"/>
            <w:noProof/>
          </w:rPr>
          <w:t>15.4.2</w:t>
        </w:r>
        <w:r w:rsidRPr="009A3321">
          <w:rPr>
            <w:rFonts w:ascii="Calibri" w:eastAsia="Times New Roman" w:hAnsi="Calibri"/>
            <w:b w:val="0"/>
            <w:noProof/>
            <w:sz w:val="22"/>
            <w:szCs w:val="22"/>
            <w:lang w:val="en-US" w:eastAsia="en-US"/>
          </w:rPr>
          <w:tab/>
        </w:r>
        <w:r w:rsidRPr="007D2276">
          <w:rPr>
            <w:rStyle w:val="aff6"/>
            <w:noProof/>
          </w:rPr>
          <w:t>The Array Constructor</w:t>
        </w:r>
        <w:r>
          <w:rPr>
            <w:noProof/>
            <w:webHidden/>
          </w:rPr>
          <w:tab/>
        </w:r>
        <w:r>
          <w:rPr>
            <w:noProof/>
            <w:webHidden/>
          </w:rPr>
          <w:fldChar w:fldCharType="begin"/>
        </w:r>
        <w:r>
          <w:rPr>
            <w:noProof/>
            <w:webHidden/>
          </w:rPr>
          <w:instrText xml:space="preserve"> PAGEREF _Toc336509609 \h </w:instrText>
        </w:r>
        <w:r>
          <w:rPr>
            <w:noProof/>
            <w:webHidden/>
          </w:rPr>
        </w:r>
        <w:r>
          <w:rPr>
            <w:noProof/>
            <w:webHidden/>
          </w:rPr>
          <w:fldChar w:fldCharType="separate"/>
        </w:r>
        <w:r>
          <w:rPr>
            <w:noProof/>
            <w:webHidden/>
          </w:rPr>
          <w:t>192</w:t>
        </w:r>
        <w:r>
          <w:rPr>
            <w:noProof/>
            <w:webHidden/>
          </w:rPr>
          <w:fldChar w:fldCharType="end"/>
        </w:r>
      </w:hyperlink>
    </w:p>
    <w:p w14:paraId="0B5E05F7" w14:textId="77777777" w:rsidR="00BC2562" w:rsidRPr="009A3321" w:rsidRDefault="00BC2562">
      <w:pPr>
        <w:pStyle w:val="3a"/>
        <w:rPr>
          <w:rFonts w:ascii="Calibri" w:eastAsia="Times New Roman" w:hAnsi="Calibri"/>
          <w:b w:val="0"/>
          <w:noProof/>
          <w:sz w:val="22"/>
          <w:szCs w:val="22"/>
          <w:lang w:val="en-US" w:eastAsia="en-US"/>
        </w:rPr>
      </w:pPr>
      <w:hyperlink w:anchor="_Toc336509610" w:history="1">
        <w:r w:rsidRPr="007D2276">
          <w:rPr>
            <w:rStyle w:val="aff6"/>
            <w:noProof/>
          </w:rPr>
          <w:t>15.4.3</w:t>
        </w:r>
        <w:r w:rsidRPr="009A3321">
          <w:rPr>
            <w:rFonts w:ascii="Calibri" w:eastAsia="Times New Roman" w:hAnsi="Calibri"/>
            <w:b w:val="0"/>
            <w:noProof/>
            <w:sz w:val="22"/>
            <w:szCs w:val="22"/>
            <w:lang w:val="en-US" w:eastAsia="en-US"/>
          </w:rPr>
          <w:tab/>
        </w:r>
        <w:r w:rsidRPr="007D2276">
          <w:rPr>
            <w:rStyle w:val="aff6"/>
            <w:noProof/>
          </w:rPr>
          <w:t>Properties of the Array Constructor</w:t>
        </w:r>
        <w:r>
          <w:rPr>
            <w:noProof/>
            <w:webHidden/>
          </w:rPr>
          <w:tab/>
        </w:r>
        <w:r>
          <w:rPr>
            <w:noProof/>
            <w:webHidden/>
          </w:rPr>
          <w:fldChar w:fldCharType="begin"/>
        </w:r>
        <w:r>
          <w:rPr>
            <w:noProof/>
            <w:webHidden/>
          </w:rPr>
          <w:instrText xml:space="preserve"> PAGEREF _Toc336509610 \h </w:instrText>
        </w:r>
        <w:r>
          <w:rPr>
            <w:noProof/>
            <w:webHidden/>
          </w:rPr>
        </w:r>
        <w:r>
          <w:rPr>
            <w:noProof/>
            <w:webHidden/>
          </w:rPr>
          <w:fldChar w:fldCharType="separate"/>
        </w:r>
        <w:r>
          <w:rPr>
            <w:noProof/>
            <w:webHidden/>
          </w:rPr>
          <w:t>193</w:t>
        </w:r>
        <w:r>
          <w:rPr>
            <w:noProof/>
            <w:webHidden/>
          </w:rPr>
          <w:fldChar w:fldCharType="end"/>
        </w:r>
      </w:hyperlink>
    </w:p>
    <w:p w14:paraId="311784C3" w14:textId="77777777" w:rsidR="00BC2562" w:rsidRPr="009A3321" w:rsidRDefault="00BC2562">
      <w:pPr>
        <w:pStyle w:val="3a"/>
        <w:rPr>
          <w:rFonts w:ascii="Calibri" w:eastAsia="Times New Roman" w:hAnsi="Calibri"/>
          <w:b w:val="0"/>
          <w:noProof/>
          <w:sz w:val="22"/>
          <w:szCs w:val="22"/>
          <w:lang w:val="en-US" w:eastAsia="en-US"/>
        </w:rPr>
      </w:pPr>
      <w:hyperlink w:anchor="_Toc336509611" w:history="1">
        <w:r w:rsidRPr="007D2276">
          <w:rPr>
            <w:rStyle w:val="aff6"/>
            <w:noProof/>
          </w:rPr>
          <w:t>15.4.4</w:t>
        </w:r>
        <w:r w:rsidRPr="009A3321">
          <w:rPr>
            <w:rFonts w:ascii="Calibri" w:eastAsia="Times New Roman" w:hAnsi="Calibri"/>
            <w:b w:val="0"/>
            <w:noProof/>
            <w:sz w:val="22"/>
            <w:szCs w:val="22"/>
            <w:lang w:val="en-US" w:eastAsia="en-US"/>
          </w:rPr>
          <w:tab/>
        </w:r>
        <w:r w:rsidRPr="007D2276">
          <w:rPr>
            <w:rStyle w:val="aff6"/>
            <w:noProof/>
          </w:rPr>
          <w:t>Properties of the Array Prototype Object</w:t>
        </w:r>
        <w:r>
          <w:rPr>
            <w:noProof/>
            <w:webHidden/>
          </w:rPr>
          <w:tab/>
        </w:r>
        <w:r>
          <w:rPr>
            <w:noProof/>
            <w:webHidden/>
          </w:rPr>
          <w:fldChar w:fldCharType="begin"/>
        </w:r>
        <w:r>
          <w:rPr>
            <w:noProof/>
            <w:webHidden/>
          </w:rPr>
          <w:instrText xml:space="preserve"> PAGEREF _Toc336509611 \h </w:instrText>
        </w:r>
        <w:r>
          <w:rPr>
            <w:noProof/>
            <w:webHidden/>
          </w:rPr>
        </w:r>
        <w:r>
          <w:rPr>
            <w:noProof/>
            <w:webHidden/>
          </w:rPr>
          <w:fldChar w:fldCharType="separate"/>
        </w:r>
        <w:r>
          <w:rPr>
            <w:noProof/>
            <w:webHidden/>
          </w:rPr>
          <w:t>194</w:t>
        </w:r>
        <w:r>
          <w:rPr>
            <w:noProof/>
            <w:webHidden/>
          </w:rPr>
          <w:fldChar w:fldCharType="end"/>
        </w:r>
      </w:hyperlink>
    </w:p>
    <w:p w14:paraId="6E4CF0DF" w14:textId="77777777" w:rsidR="00BC2562" w:rsidRPr="009A3321" w:rsidRDefault="00BC2562">
      <w:pPr>
        <w:pStyle w:val="3a"/>
        <w:rPr>
          <w:rFonts w:ascii="Calibri" w:eastAsia="Times New Roman" w:hAnsi="Calibri"/>
          <w:b w:val="0"/>
          <w:noProof/>
          <w:sz w:val="22"/>
          <w:szCs w:val="22"/>
          <w:lang w:val="en-US" w:eastAsia="en-US"/>
        </w:rPr>
      </w:pPr>
      <w:hyperlink w:anchor="_Toc336509612" w:history="1">
        <w:r w:rsidRPr="007D2276">
          <w:rPr>
            <w:rStyle w:val="aff6"/>
            <w:noProof/>
          </w:rPr>
          <w:t>15.4.5</w:t>
        </w:r>
        <w:r w:rsidRPr="009A3321">
          <w:rPr>
            <w:rFonts w:ascii="Calibri" w:eastAsia="Times New Roman" w:hAnsi="Calibri"/>
            <w:b w:val="0"/>
            <w:noProof/>
            <w:sz w:val="22"/>
            <w:szCs w:val="22"/>
            <w:lang w:val="en-US" w:eastAsia="en-US"/>
          </w:rPr>
          <w:tab/>
        </w:r>
        <w:r w:rsidRPr="007D2276">
          <w:rPr>
            <w:rStyle w:val="aff6"/>
            <w:noProof/>
          </w:rPr>
          <w:t>Properties of Array Instances</w:t>
        </w:r>
        <w:r>
          <w:rPr>
            <w:noProof/>
            <w:webHidden/>
          </w:rPr>
          <w:tab/>
        </w:r>
        <w:r>
          <w:rPr>
            <w:noProof/>
            <w:webHidden/>
          </w:rPr>
          <w:fldChar w:fldCharType="begin"/>
        </w:r>
        <w:r>
          <w:rPr>
            <w:noProof/>
            <w:webHidden/>
          </w:rPr>
          <w:instrText xml:space="preserve"> PAGEREF _Toc336509612 \h </w:instrText>
        </w:r>
        <w:r>
          <w:rPr>
            <w:noProof/>
            <w:webHidden/>
          </w:rPr>
        </w:r>
        <w:r>
          <w:rPr>
            <w:noProof/>
            <w:webHidden/>
          </w:rPr>
          <w:fldChar w:fldCharType="separate"/>
        </w:r>
        <w:r>
          <w:rPr>
            <w:noProof/>
            <w:webHidden/>
          </w:rPr>
          <w:t>213</w:t>
        </w:r>
        <w:r>
          <w:rPr>
            <w:noProof/>
            <w:webHidden/>
          </w:rPr>
          <w:fldChar w:fldCharType="end"/>
        </w:r>
      </w:hyperlink>
    </w:p>
    <w:p w14:paraId="18C19885" w14:textId="77777777" w:rsidR="00BC2562" w:rsidRPr="009A3321" w:rsidRDefault="00BC2562">
      <w:pPr>
        <w:pStyle w:val="2b"/>
        <w:rPr>
          <w:rFonts w:ascii="Calibri" w:eastAsia="Times New Roman" w:hAnsi="Calibri"/>
          <w:b w:val="0"/>
          <w:noProof/>
          <w:sz w:val="22"/>
          <w:szCs w:val="22"/>
          <w:lang w:val="en-US" w:eastAsia="en-US"/>
        </w:rPr>
      </w:pPr>
      <w:hyperlink w:anchor="_Toc336509613" w:history="1">
        <w:r w:rsidRPr="007D2276">
          <w:rPr>
            <w:rStyle w:val="aff6"/>
            <w:noProof/>
          </w:rPr>
          <w:t>15.5</w:t>
        </w:r>
        <w:r w:rsidRPr="009A3321">
          <w:rPr>
            <w:rFonts w:ascii="Calibri" w:eastAsia="Times New Roman" w:hAnsi="Calibri"/>
            <w:b w:val="0"/>
            <w:noProof/>
            <w:sz w:val="22"/>
            <w:szCs w:val="22"/>
            <w:lang w:val="en-US" w:eastAsia="en-US"/>
          </w:rPr>
          <w:tab/>
        </w:r>
        <w:r w:rsidRPr="007D2276">
          <w:rPr>
            <w:rStyle w:val="aff6"/>
            <w:noProof/>
          </w:rPr>
          <w:t>String Objects</w:t>
        </w:r>
        <w:r>
          <w:rPr>
            <w:noProof/>
            <w:webHidden/>
          </w:rPr>
          <w:tab/>
        </w:r>
        <w:r>
          <w:rPr>
            <w:noProof/>
            <w:webHidden/>
          </w:rPr>
          <w:fldChar w:fldCharType="begin"/>
        </w:r>
        <w:r>
          <w:rPr>
            <w:noProof/>
            <w:webHidden/>
          </w:rPr>
          <w:instrText xml:space="preserve"> PAGEREF _Toc336509613 \h </w:instrText>
        </w:r>
        <w:r>
          <w:rPr>
            <w:noProof/>
            <w:webHidden/>
          </w:rPr>
        </w:r>
        <w:r>
          <w:rPr>
            <w:noProof/>
            <w:webHidden/>
          </w:rPr>
          <w:fldChar w:fldCharType="separate"/>
        </w:r>
        <w:r>
          <w:rPr>
            <w:noProof/>
            <w:webHidden/>
          </w:rPr>
          <w:t>215</w:t>
        </w:r>
        <w:r>
          <w:rPr>
            <w:noProof/>
            <w:webHidden/>
          </w:rPr>
          <w:fldChar w:fldCharType="end"/>
        </w:r>
      </w:hyperlink>
    </w:p>
    <w:p w14:paraId="5604E362" w14:textId="77777777" w:rsidR="00BC2562" w:rsidRPr="009A3321" w:rsidRDefault="00BC2562">
      <w:pPr>
        <w:pStyle w:val="3a"/>
        <w:rPr>
          <w:rFonts w:ascii="Calibri" w:eastAsia="Times New Roman" w:hAnsi="Calibri"/>
          <w:b w:val="0"/>
          <w:noProof/>
          <w:sz w:val="22"/>
          <w:szCs w:val="22"/>
          <w:lang w:val="en-US" w:eastAsia="en-US"/>
        </w:rPr>
      </w:pPr>
      <w:hyperlink w:anchor="_Toc336509614" w:history="1">
        <w:r w:rsidRPr="007D2276">
          <w:rPr>
            <w:rStyle w:val="aff6"/>
            <w:noProof/>
          </w:rPr>
          <w:t>15.5.1</w:t>
        </w:r>
        <w:r w:rsidRPr="009A3321">
          <w:rPr>
            <w:rFonts w:ascii="Calibri" w:eastAsia="Times New Roman" w:hAnsi="Calibri"/>
            <w:b w:val="0"/>
            <w:noProof/>
            <w:sz w:val="22"/>
            <w:szCs w:val="22"/>
            <w:lang w:val="en-US" w:eastAsia="en-US"/>
          </w:rPr>
          <w:tab/>
        </w:r>
        <w:r w:rsidRPr="007D2276">
          <w:rPr>
            <w:rStyle w:val="aff6"/>
            <w:noProof/>
          </w:rPr>
          <w:t>The String Constructor Called as a Function</w:t>
        </w:r>
        <w:r>
          <w:rPr>
            <w:noProof/>
            <w:webHidden/>
          </w:rPr>
          <w:tab/>
        </w:r>
        <w:r>
          <w:rPr>
            <w:noProof/>
            <w:webHidden/>
          </w:rPr>
          <w:fldChar w:fldCharType="begin"/>
        </w:r>
        <w:r>
          <w:rPr>
            <w:noProof/>
            <w:webHidden/>
          </w:rPr>
          <w:instrText xml:space="preserve"> PAGEREF _Toc336509614 \h </w:instrText>
        </w:r>
        <w:r>
          <w:rPr>
            <w:noProof/>
            <w:webHidden/>
          </w:rPr>
        </w:r>
        <w:r>
          <w:rPr>
            <w:noProof/>
            <w:webHidden/>
          </w:rPr>
          <w:fldChar w:fldCharType="separate"/>
        </w:r>
        <w:r>
          <w:rPr>
            <w:noProof/>
            <w:webHidden/>
          </w:rPr>
          <w:t>215</w:t>
        </w:r>
        <w:r>
          <w:rPr>
            <w:noProof/>
            <w:webHidden/>
          </w:rPr>
          <w:fldChar w:fldCharType="end"/>
        </w:r>
      </w:hyperlink>
    </w:p>
    <w:p w14:paraId="149401DE" w14:textId="77777777" w:rsidR="00BC2562" w:rsidRPr="009A3321" w:rsidRDefault="00BC2562">
      <w:pPr>
        <w:pStyle w:val="3a"/>
        <w:rPr>
          <w:rFonts w:ascii="Calibri" w:eastAsia="Times New Roman" w:hAnsi="Calibri"/>
          <w:b w:val="0"/>
          <w:noProof/>
          <w:sz w:val="22"/>
          <w:szCs w:val="22"/>
          <w:lang w:val="en-US" w:eastAsia="en-US"/>
        </w:rPr>
      </w:pPr>
      <w:hyperlink w:anchor="_Toc336509615" w:history="1">
        <w:r w:rsidRPr="007D2276">
          <w:rPr>
            <w:rStyle w:val="aff6"/>
            <w:noProof/>
          </w:rPr>
          <w:t>15.5.2</w:t>
        </w:r>
        <w:r w:rsidRPr="009A3321">
          <w:rPr>
            <w:rFonts w:ascii="Calibri" w:eastAsia="Times New Roman" w:hAnsi="Calibri"/>
            <w:b w:val="0"/>
            <w:noProof/>
            <w:sz w:val="22"/>
            <w:szCs w:val="22"/>
            <w:lang w:val="en-US" w:eastAsia="en-US"/>
          </w:rPr>
          <w:tab/>
        </w:r>
        <w:r w:rsidRPr="007D2276">
          <w:rPr>
            <w:rStyle w:val="aff6"/>
            <w:noProof/>
          </w:rPr>
          <w:t>The String Constructor</w:t>
        </w:r>
        <w:r>
          <w:rPr>
            <w:noProof/>
            <w:webHidden/>
          </w:rPr>
          <w:tab/>
        </w:r>
        <w:r>
          <w:rPr>
            <w:noProof/>
            <w:webHidden/>
          </w:rPr>
          <w:fldChar w:fldCharType="begin"/>
        </w:r>
        <w:r>
          <w:rPr>
            <w:noProof/>
            <w:webHidden/>
          </w:rPr>
          <w:instrText xml:space="preserve"> PAGEREF _Toc336509615 \h </w:instrText>
        </w:r>
        <w:r>
          <w:rPr>
            <w:noProof/>
            <w:webHidden/>
          </w:rPr>
        </w:r>
        <w:r>
          <w:rPr>
            <w:noProof/>
            <w:webHidden/>
          </w:rPr>
          <w:fldChar w:fldCharType="separate"/>
        </w:r>
        <w:r>
          <w:rPr>
            <w:noProof/>
            <w:webHidden/>
          </w:rPr>
          <w:t>215</w:t>
        </w:r>
        <w:r>
          <w:rPr>
            <w:noProof/>
            <w:webHidden/>
          </w:rPr>
          <w:fldChar w:fldCharType="end"/>
        </w:r>
      </w:hyperlink>
    </w:p>
    <w:p w14:paraId="0D185E45" w14:textId="77777777" w:rsidR="00BC2562" w:rsidRPr="009A3321" w:rsidRDefault="00BC2562">
      <w:pPr>
        <w:pStyle w:val="3a"/>
        <w:rPr>
          <w:rFonts w:ascii="Calibri" w:eastAsia="Times New Roman" w:hAnsi="Calibri"/>
          <w:b w:val="0"/>
          <w:noProof/>
          <w:sz w:val="22"/>
          <w:szCs w:val="22"/>
          <w:lang w:val="en-US" w:eastAsia="en-US"/>
        </w:rPr>
      </w:pPr>
      <w:hyperlink w:anchor="_Toc336509616" w:history="1">
        <w:r w:rsidRPr="007D2276">
          <w:rPr>
            <w:rStyle w:val="aff6"/>
            <w:noProof/>
          </w:rPr>
          <w:t>15.5.3</w:t>
        </w:r>
        <w:r w:rsidRPr="009A3321">
          <w:rPr>
            <w:rFonts w:ascii="Calibri" w:eastAsia="Times New Roman" w:hAnsi="Calibri"/>
            <w:b w:val="0"/>
            <w:noProof/>
            <w:sz w:val="22"/>
            <w:szCs w:val="22"/>
            <w:lang w:val="en-US" w:eastAsia="en-US"/>
          </w:rPr>
          <w:tab/>
        </w:r>
        <w:r w:rsidRPr="007D2276">
          <w:rPr>
            <w:rStyle w:val="aff6"/>
            <w:noProof/>
          </w:rPr>
          <w:t>Properties of the String Constructor</w:t>
        </w:r>
        <w:r>
          <w:rPr>
            <w:noProof/>
            <w:webHidden/>
          </w:rPr>
          <w:tab/>
        </w:r>
        <w:r>
          <w:rPr>
            <w:noProof/>
            <w:webHidden/>
          </w:rPr>
          <w:fldChar w:fldCharType="begin"/>
        </w:r>
        <w:r>
          <w:rPr>
            <w:noProof/>
            <w:webHidden/>
          </w:rPr>
          <w:instrText xml:space="preserve"> PAGEREF _Toc336509616 \h </w:instrText>
        </w:r>
        <w:r>
          <w:rPr>
            <w:noProof/>
            <w:webHidden/>
          </w:rPr>
        </w:r>
        <w:r>
          <w:rPr>
            <w:noProof/>
            <w:webHidden/>
          </w:rPr>
          <w:fldChar w:fldCharType="separate"/>
        </w:r>
        <w:r>
          <w:rPr>
            <w:noProof/>
            <w:webHidden/>
          </w:rPr>
          <w:t>215</w:t>
        </w:r>
        <w:r>
          <w:rPr>
            <w:noProof/>
            <w:webHidden/>
          </w:rPr>
          <w:fldChar w:fldCharType="end"/>
        </w:r>
      </w:hyperlink>
    </w:p>
    <w:p w14:paraId="7AE52E84" w14:textId="77777777" w:rsidR="00BC2562" w:rsidRPr="009A3321" w:rsidRDefault="00BC2562">
      <w:pPr>
        <w:pStyle w:val="3a"/>
        <w:rPr>
          <w:rFonts w:ascii="Calibri" w:eastAsia="Times New Roman" w:hAnsi="Calibri"/>
          <w:b w:val="0"/>
          <w:noProof/>
          <w:sz w:val="22"/>
          <w:szCs w:val="22"/>
          <w:lang w:val="en-US" w:eastAsia="en-US"/>
        </w:rPr>
      </w:pPr>
      <w:hyperlink w:anchor="_Toc336509617" w:history="1">
        <w:r w:rsidRPr="007D2276">
          <w:rPr>
            <w:rStyle w:val="aff6"/>
            <w:noProof/>
          </w:rPr>
          <w:t>15.5.4</w:t>
        </w:r>
        <w:r w:rsidRPr="009A3321">
          <w:rPr>
            <w:rFonts w:ascii="Calibri" w:eastAsia="Times New Roman" w:hAnsi="Calibri"/>
            <w:b w:val="0"/>
            <w:noProof/>
            <w:sz w:val="22"/>
            <w:szCs w:val="22"/>
            <w:lang w:val="en-US" w:eastAsia="en-US"/>
          </w:rPr>
          <w:tab/>
        </w:r>
        <w:r w:rsidRPr="007D2276">
          <w:rPr>
            <w:rStyle w:val="aff6"/>
            <w:noProof/>
          </w:rPr>
          <w:t>Properties of the String Prototype Object</w:t>
        </w:r>
        <w:r>
          <w:rPr>
            <w:noProof/>
            <w:webHidden/>
          </w:rPr>
          <w:tab/>
        </w:r>
        <w:r>
          <w:rPr>
            <w:noProof/>
            <w:webHidden/>
          </w:rPr>
          <w:fldChar w:fldCharType="begin"/>
        </w:r>
        <w:r>
          <w:rPr>
            <w:noProof/>
            <w:webHidden/>
          </w:rPr>
          <w:instrText xml:space="preserve"> PAGEREF _Toc336509617 \h </w:instrText>
        </w:r>
        <w:r>
          <w:rPr>
            <w:noProof/>
            <w:webHidden/>
          </w:rPr>
        </w:r>
        <w:r>
          <w:rPr>
            <w:noProof/>
            <w:webHidden/>
          </w:rPr>
          <w:fldChar w:fldCharType="separate"/>
        </w:r>
        <w:r>
          <w:rPr>
            <w:noProof/>
            <w:webHidden/>
          </w:rPr>
          <w:t>217</w:t>
        </w:r>
        <w:r>
          <w:rPr>
            <w:noProof/>
            <w:webHidden/>
          </w:rPr>
          <w:fldChar w:fldCharType="end"/>
        </w:r>
      </w:hyperlink>
    </w:p>
    <w:p w14:paraId="453679A9" w14:textId="77777777" w:rsidR="00BC2562" w:rsidRPr="009A3321" w:rsidRDefault="00BC2562">
      <w:pPr>
        <w:pStyle w:val="3a"/>
        <w:rPr>
          <w:rFonts w:ascii="Calibri" w:eastAsia="Times New Roman" w:hAnsi="Calibri"/>
          <w:b w:val="0"/>
          <w:noProof/>
          <w:sz w:val="22"/>
          <w:szCs w:val="22"/>
          <w:lang w:val="en-US" w:eastAsia="en-US"/>
        </w:rPr>
      </w:pPr>
      <w:hyperlink w:anchor="_Toc336509618" w:history="1">
        <w:r w:rsidRPr="007D2276">
          <w:rPr>
            <w:rStyle w:val="aff6"/>
            <w:noProof/>
          </w:rPr>
          <w:t>15.5.5</w:t>
        </w:r>
        <w:r w:rsidRPr="009A3321">
          <w:rPr>
            <w:rFonts w:ascii="Calibri" w:eastAsia="Times New Roman" w:hAnsi="Calibri"/>
            <w:b w:val="0"/>
            <w:noProof/>
            <w:sz w:val="22"/>
            <w:szCs w:val="22"/>
            <w:lang w:val="en-US" w:eastAsia="en-US"/>
          </w:rPr>
          <w:tab/>
        </w:r>
        <w:r w:rsidRPr="007D2276">
          <w:rPr>
            <w:rStyle w:val="aff6"/>
            <w:noProof/>
          </w:rPr>
          <w:t>Properties of String Instances</w:t>
        </w:r>
        <w:r>
          <w:rPr>
            <w:noProof/>
            <w:webHidden/>
          </w:rPr>
          <w:tab/>
        </w:r>
        <w:r>
          <w:rPr>
            <w:noProof/>
            <w:webHidden/>
          </w:rPr>
          <w:fldChar w:fldCharType="begin"/>
        </w:r>
        <w:r>
          <w:rPr>
            <w:noProof/>
            <w:webHidden/>
          </w:rPr>
          <w:instrText xml:space="preserve"> PAGEREF _Toc336509618 \h </w:instrText>
        </w:r>
        <w:r>
          <w:rPr>
            <w:noProof/>
            <w:webHidden/>
          </w:rPr>
        </w:r>
        <w:r>
          <w:rPr>
            <w:noProof/>
            <w:webHidden/>
          </w:rPr>
          <w:fldChar w:fldCharType="separate"/>
        </w:r>
        <w:r>
          <w:rPr>
            <w:noProof/>
            <w:webHidden/>
          </w:rPr>
          <w:t>229</w:t>
        </w:r>
        <w:r>
          <w:rPr>
            <w:noProof/>
            <w:webHidden/>
          </w:rPr>
          <w:fldChar w:fldCharType="end"/>
        </w:r>
      </w:hyperlink>
    </w:p>
    <w:p w14:paraId="55E61E09" w14:textId="77777777" w:rsidR="00BC2562" w:rsidRPr="009A3321" w:rsidRDefault="00BC2562">
      <w:pPr>
        <w:pStyle w:val="2b"/>
        <w:rPr>
          <w:rFonts w:ascii="Calibri" w:eastAsia="Times New Roman" w:hAnsi="Calibri"/>
          <w:b w:val="0"/>
          <w:noProof/>
          <w:sz w:val="22"/>
          <w:szCs w:val="22"/>
          <w:lang w:val="en-US" w:eastAsia="en-US"/>
        </w:rPr>
      </w:pPr>
      <w:hyperlink w:anchor="_Toc336509619" w:history="1">
        <w:r w:rsidRPr="007D2276">
          <w:rPr>
            <w:rStyle w:val="aff6"/>
            <w:noProof/>
          </w:rPr>
          <w:t>15.6</w:t>
        </w:r>
        <w:r w:rsidRPr="009A3321">
          <w:rPr>
            <w:rFonts w:ascii="Calibri" w:eastAsia="Times New Roman" w:hAnsi="Calibri"/>
            <w:b w:val="0"/>
            <w:noProof/>
            <w:sz w:val="22"/>
            <w:szCs w:val="22"/>
            <w:lang w:val="en-US" w:eastAsia="en-US"/>
          </w:rPr>
          <w:tab/>
        </w:r>
        <w:r w:rsidRPr="007D2276">
          <w:rPr>
            <w:rStyle w:val="aff6"/>
            <w:noProof/>
          </w:rPr>
          <w:t>Boolean Objects</w:t>
        </w:r>
        <w:r>
          <w:rPr>
            <w:noProof/>
            <w:webHidden/>
          </w:rPr>
          <w:tab/>
        </w:r>
        <w:r>
          <w:rPr>
            <w:noProof/>
            <w:webHidden/>
          </w:rPr>
          <w:fldChar w:fldCharType="begin"/>
        </w:r>
        <w:r>
          <w:rPr>
            <w:noProof/>
            <w:webHidden/>
          </w:rPr>
          <w:instrText xml:space="preserve"> PAGEREF _Toc336509619 \h </w:instrText>
        </w:r>
        <w:r>
          <w:rPr>
            <w:noProof/>
            <w:webHidden/>
          </w:rPr>
        </w:r>
        <w:r>
          <w:rPr>
            <w:noProof/>
            <w:webHidden/>
          </w:rPr>
          <w:fldChar w:fldCharType="separate"/>
        </w:r>
        <w:r>
          <w:rPr>
            <w:noProof/>
            <w:webHidden/>
          </w:rPr>
          <w:t>229</w:t>
        </w:r>
        <w:r>
          <w:rPr>
            <w:noProof/>
            <w:webHidden/>
          </w:rPr>
          <w:fldChar w:fldCharType="end"/>
        </w:r>
      </w:hyperlink>
    </w:p>
    <w:p w14:paraId="781B30B5" w14:textId="77777777" w:rsidR="00BC2562" w:rsidRPr="009A3321" w:rsidRDefault="00BC2562">
      <w:pPr>
        <w:pStyle w:val="3a"/>
        <w:rPr>
          <w:rFonts w:ascii="Calibri" w:eastAsia="Times New Roman" w:hAnsi="Calibri"/>
          <w:b w:val="0"/>
          <w:noProof/>
          <w:sz w:val="22"/>
          <w:szCs w:val="22"/>
          <w:lang w:val="en-US" w:eastAsia="en-US"/>
        </w:rPr>
      </w:pPr>
      <w:hyperlink w:anchor="_Toc336509620" w:history="1">
        <w:r w:rsidRPr="007D2276">
          <w:rPr>
            <w:rStyle w:val="aff6"/>
            <w:noProof/>
          </w:rPr>
          <w:t>15.6.1</w:t>
        </w:r>
        <w:r w:rsidRPr="009A3321">
          <w:rPr>
            <w:rFonts w:ascii="Calibri" w:eastAsia="Times New Roman" w:hAnsi="Calibri"/>
            <w:b w:val="0"/>
            <w:noProof/>
            <w:sz w:val="22"/>
            <w:szCs w:val="22"/>
            <w:lang w:val="en-US" w:eastAsia="en-US"/>
          </w:rPr>
          <w:tab/>
        </w:r>
        <w:r w:rsidRPr="007D2276">
          <w:rPr>
            <w:rStyle w:val="aff6"/>
            <w:noProof/>
          </w:rPr>
          <w:t>The Boolean Constructor Called as a Function</w:t>
        </w:r>
        <w:r>
          <w:rPr>
            <w:noProof/>
            <w:webHidden/>
          </w:rPr>
          <w:tab/>
        </w:r>
        <w:r>
          <w:rPr>
            <w:noProof/>
            <w:webHidden/>
          </w:rPr>
          <w:fldChar w:fldCharType="begin"/>
        </w:r>
        <w:r>
          <w:rPr>
            <w:noProof/>
            <w:webHidden/>
          </w:rPr>
          <w:instrText xml:space="preserve"> PAGEREF _Toc336509620 \h </w:instrText>
        </w:r>
        <w:r>
          <w:rPr>
            <w:noProof/>
            <w:webHidden/>
          </w:rPr>
        </w:r>
        <w:r>
          <w:rPr>
            <w:noProof/>
            <w:webHidden/>
          </w:rPr>
          <w:fldChar w:fldCharType="separate"/>
        </w:r>
        <w:r>
          <w:rPr>
            <w:noProof/>
            <w:webHidden/>
          </w:rPr>
          <w:t>229</w:t>
        </w:r>
        <w:r>
          <w:rPr>
            <w:noProof/>
            <w:webHidden/>
          </w:rPr>
          <w:fldChar w:fldCharType="end"/>
        </w:r>
      </w:hyperlink>
    </w:p>
    <w:p w14:paraId="4628901B" w14:textId="77777777" w:rsidR="00BC2562" w:rsidRPr="009A3321" w:rsidRDefault="00BC2562">
      <w:pPr>
        <w:pStyle w:val="3a"/>
        <w:rPr>
          <w:rFonts w:ascii="Calibri" w:eastAsia="Times New Roman" w:hAnsi="Calibri"/>
          <w:b w:val="0"/>
          <w:noProof/>
          <w:sz w:val="22"/>
          <w:szCs w:val="22"/>
          <w:lang w:val="en-US" w:eastAsia="en-US"/>
        </w:rPr>
      </w:pPr>
      <w:hyperlink w:anchor="_Toc336509621" w:history="1">
        <w:r w:rsidRPr="007D2276">
          <w:rPr>
            <w:rStyle w:val="aff6"/>
            <w:noProof/>
          </w:rPr>
          <w:t>15.6.2</w:t>
        </w:r>
        <w:r w:rsidRPr="009A3321">
          <w:rPr>
            <w:rFonts w:ascii="Calibri" w:eastAsia="Times New Roman" w:hAnsi="Calibri"/>
            <w:b w:val="0"/>
            <w:noProof/>
            <w:sz w:val="22"/>
            <w:szCs w:val="22"/>
            <w:lang w:val="en-US" w:eastAsia="en-US"/>
          </w:rPr>
          <w:tab/>
        </w:r>
        <w:r w:rsidRPr="007D2276">
          <w:rPr>
            <w:rStyle w:val="aff6"/>
            <w:noProof/>
          </w:rPr>
          <w:t>The Boolean Constructor</w:t>
        </w:r>
        <w:r>
          <w:rPr>
            <w:noProof/>
            <w:webHidden/>
          </w:rPr>
          <w:tab/>
        </w:r>
        <w:r>
          <w:rPr>
            <w:noProof/>
            <w:webHidden/>
          </w:rPr>
          <w:fldChar w:fldCharType="begin"/>
        </w:r>
        <w:r>
          <w:rPr>
            <w:noProof/>
            <w:webHidden/>
          </w:rPr>
          <w:instrText xml:space="preserve"> PAGEREF _Toc336509621 \h </w:instrText>
        </w:r>
        <w:r>
          <w:rPr>
            <w:noProof/>
            <w:webHidden/>
          </w:rPr>
        </w:r>
        <w:r>
          <w:rPr>
            <w:noProof/>
            <w:webHidden/>
          </w:rPr>
          <w:fldChar w:fldCharType="separate"/>
        </w:r>
        <w:r>
          <w:rPr>
            <w:noProof/>
            <w:webHidden/>
          </w:rPr>
          <w:t>230</w:t>
        </w:r>
        <w:r>
          <w:rPr>
            <w:noProof/>
            <w:webHidden/>
          </w:rPr>
          <w:fldChar w:fldCharType="end"/>
        </w:r>
      </w:hyperlink>
    </w:p>
    <w:p w14:paraId="1D2D3B7F" w14:textId="77777777" w:rsidR="00BC2562" w:rsidRPr="009A3321" w:rsidRDefault="00BC2562">
      <w:pPr>
        <w:pStyle w:val="3a"/>
        <w:rPr>
          <w:rFonts w:ascii="Calibri" w:eastAsia="Times New Roman" w:hAnsi="Calibri"/>
          <w:b w:val="0"/>
          <w:noProof/>
          <w:sz w:val="22"/>
          <w:szCs w:val="22"/>
          <w:lang w:val="en-US" w:eastAsia="en-US"/>
        </w:rPr>
      </w:pPr>
      <w:hyperlink w:anchor="_Toc336509622" w:history="1">
        <w:r w:rsidRPr="007D2276">
          <w:rPr>
            <w:rStyle w:val="aff6"/>
            <w:noProof/>
          </w:rPr>
          <w:t>15.6.3</w:t>
        </w:r>
        <w:r w:rsidRPr="009A3321">
          <w:rPr>
            <w:rFonts w:ascii="Calibri" w:eastAsia="Times New Roman" w:hAnsi="Calibri"/>
            <w:b w:val="0"/>
            <w:noProof/>
            <w:sz w:val="22"/>
            <w:szCs w:val="22"/>
            <w:lang w:val="en-US" w:eastAsia="en-US"/>
          </w:rPr>
          <w:tab/>
        </w:r>
        <w:r w:rsidRPr="007D2276">
          <w:rPr>
            <w:rStyle w:val="aff6"/>
            <w:noProof/>
          </w:rPr>
          <w:t>Properties of the Boolean Constructor</w:t>
        </w:r>
        <w:r>
          <w:rPr>
            <w:noProof/>
            <w:webHidden/>
          </w:rPr>
          <w:tab/>
        </w:r>
        <w:r>
          <w:rPr>
            <w:noProof/>
            <w:webHidden/>
          </w:rPr>
          <w:fldChar w:fldCharType="begin"/>
        </w:r>
        <w:r>
          <w:rPr>
            <w:noProof/>
            <w:webHidden/>
          </w:rPr>
          <w:instrText xml:space="preserve"> PAGEREF _Toc336509622 \h </w:instrText>
        </w:r>
        <w:r>
          <w:rPr>
            <w:noProof/>
            <w:webHidden/>
          </w:rPr>
        </w:r>
        <w:r>
          <w:rPr>
            <w:noProof/>
            <w:webHidden/>
          </w:rPr>
          <w:fldChar w:fldCharType="separate"/>
        </w:r>
        <w:r>
          <w:rPr>
            <w:noProof/>
            <w:webHidden/>
          </w:rPr>
          <w:t>230</w:t>
        </w:r>
        <w:r>
          <w:rPr>
            <w:noProof/>
            <w:webHidden/>
          </w:rPr>
          <w:fldChar w:fldCharType="end"/>
        </w:r>
      </w:hyperlink>
    </w:p>
    <w:p w14:paraId="6B5028E3" w14:textId="77777777" w:rsidR="00BC2562" w:rsidRPr="009A3321" w:rsidRDefault="00BC2562">
      <w:pPr>
        <w:pStyle w:val="3a"/>
        <w:rPr>
          <w:rFonts w:ascii="Calibri" w:eastAsia="Times New Roman" w:hAnsi="Calibri"/>
          <w:b w:val="0"/>
          <w:noProof/>
          <w:sz w:val="22"/>
          <w:szCs w:val="22"/>
          <w:lang w:val="en-US" w:eastAsia="en-US"/>
        </w:rPr>
      </w:pPr>
      <w:hyperlink w:anchor="_Toc336509623" w:history="1">
        <w:r w:rsidRPr="007D2276">
          <w:rPr>
            <w:rStyle w:val="aff6"/>
            <w:noProof/>
          </w:rPr>
          <w:t>15.6.4</w:t>
        </w:r>
        <w:r w:rsidRPr="009A3321">
          <w:rPr>
            <w:rFonts w:ascii="Calibri" w:eastAsia="Times New Roman" w:hAnsi="Calibri"/>
            <w:b w:val="0"/>
            <w:noProof/>
            <w:sz w:val="22"/>
            <w:szCs w:val="22"/>
            <w:lang w:val="en-US" w:eastAsia="en-US"/>
          </w:rPr>
          <w:tab/>
        </w:r>
        <w:r w:rsidRPr="007D2276">
          <w:rPr>
            <w:rStyle w:val="aff6"/>
            <w:noProof/>
          </w:rPr>
          <w:t>Properties of the Boolean Prototype Object</w:t>
        </w:r>
        <w:r>
          <w:rPr>
            <w:noProof/>
            <w:webHidden/>
          </w:rPr>
          <w:tab/>
        </w:r>
        <w:r>
          <w:rPr>
            <w:noProof/>
            <w:webHidden/>
          </w:rPr>
          <w:fldChar w:fldCharType="begin"/>
        </w:r>
        <w:r>
          <w:rPr>
            <w:noProof/>
            <w:webHidden/>
          </w:rPr>
          <w:instrText xml:space="preserve"> PAGEREF _Toc336509623 \h </w:instrText>
        </w:r>
        <w:r>
          <w:rPr>
            <w:noProof/>
            <w:webHidden/>
          </w:rPr>
        </w:r>
        <w:r>
          <w:rPr>
            <w:noProof/>
            <w:webHidden/>
          </w:rPr>
          <w:fldChar w:fldCharType="separate"/>
        </w:r>
        <w:r>
          <w:rPr>
            <w:noProof/>
            <w:webHidden/>
          </w:rPr>
          <w:t>230</w:t>
        </w:r>
        <w:r>
          <w:rPr>
            <w:noProof/>
            <w:webHidden/>
          </w:rPr>
          <w:fldChar w:fldCharType="end"/>
        </w:r>
      </w:hyperlink>
    </w:p>
    <w:p w14:paraId="7D3D7DAE" w14:textId="77777777" w:rsidR="00BC2562" w:rsidRPr="009A3321" w:rsidRDefault="00BC2562">
      <w:pPr>
        <w:pStyle w:val="3a"/>
        <w:rPr>
          <w:rFonts w:ascii="Calibri" w:eastAsia="Times New Roman" w:hAnsi="Calibri"/>
          <w:b w:val="0"/>
          <w:noProof/>
          <w:sz w:val="22"/>
          <w:szCs w:val="22"/>
          <w:lang w:val="en-US" w:eastAsia="en-US"/>
        </w:rPr>
      </w:pPr>
      <w:hyperlink w:anchor="_Toc336509624" w:history="1">
        <w:r w:rsidRPr="007D2276">
          <w:rPr>
            <w:rStyle w:val="aff6"/>
            <w:noProof/>
          </w:rPr>
          <w:t>15.6.5</w:t>
        </w:r>
        <w:r w:rsidRPr="009A3321">
          <w:rPr>
            <w:rFonts w:ascii="Calibri" w:eastAsia="Times New Roman" w:hAnsi="Calibri"/>
            <w:b w:val="0"/>
            <w:noProof/>
            <w:sz w:val="22"/>
            <w:szCs w:val="22"/>
            <w:lang w:val="en-US" w:eastAsia="en-US"/>
          </w:rPr>
          <w:tab/>
        </w:r>
        <w:r w:rsidRPr="007D2276">
          <w:rPr>
            <w:rStyle w:val="aff6"/>
            <w:noProof/>
          </w:rPr>
          <w:t>Properties of Boolean Instances</w:t>
        </w:r>
        <w:r>
          <w:rPr>
            <w:noProof/>
            <w:webHidden/>
          </w:rPr>
          <w:tab/>
        </w:r>
        <w:r>
          <w:rPr>
            <w:noProof/>
            <w:webHidden/>
          </w:rPr>
          <w:fldChar w:fldCharType="begin"/>
        </w:r>
        <w:r>
          <w:rPr>
            <w:noProof/>
            <w:webHidden/>
          </w:rPr>
          <w:instrText xml:space="preserve"> PAGEREF _Toc336509624 \h </w:instrText>
        </w:r>
        <w:r>
          <w:rPr>
            <w:noProof/>
            <w:webHidden/>
          </w:rPr>
        </w:r>
        <w:r>
          <w:rPr>
            <w:noProof/>
            <w:webHidden/>
          </w:rPr>
          <w:fldChar w:fldCharType="separate"/>
        </w:r>
        <w:r>
          <w:rPr>
            <w:noProof/>
            <w:webHidden/>
          </w:rPr>
          <w:t>231</w:t>
        </w:r>
        <w:r>
          <w:rPr>
            <w:noProof/>
            <w:webHidden/>
          </w:rPr>
          <w:fldChar w:fldCharType="end"/>
        </w:r>
      </w:hyperlink>
    </w:p>
    <w:p w14:paraId="3B0B67BC" w14:textId="77777777" w:rsidR="00BC2562" w:rsidRPr="009A3321" w:rsidRDefault="00BC2562">
      <w:pPr>
        <w:pStyle w:val="2b"/>
        <w:rPr>
          <w:rFonts w:ascii="Calibri" w:eastAsia="Times New Roman" w:hAnsi="Calibri"/>
          <w:b w:val="0"/>
          <w:noProof/>
          <w:sz w:val="22"/>
          <w:szCs w:val="22"/>
          <w:lang w:val="en-US" w:eastAsia="en-US"/>
        </w:rPr>
      </w:pPr>
      <w:hyperlink w:anchor="_Toc336509625" w:history="1">
        <w:r w:rsidRPr="007D2276">
          <w:rPr>
            <w:rStyle w:val="aff6"/>
            <w:noProof/>
          </w:rPr>
          <w:t>15.7</w:t>
        </w:r>
        <w:r w:rsidRPr="009A3321">
          <w:rPr>
            <w:rFonts w:ascii="Calibri" w:eastAsia="Times New Roman" w:hAnsi="Calibri"/>
            <w:b w:val="0"/>
            <w:noProof/>
            <w:sz w:val="22"/>
            <w:szCs w:val="22"/>
            <w:lang w:val="en-US" w:eastAsia="en-US"/>
          </w:rPr>
          <w:tab/>
        </w:r>
        <w:r w:rsidRPr="007D2276">
          <w:rPr>
            <w:rStyle w:val="aff6"/>
            <w:noProof/>
          </w:rPr>
          <w:t>Number Objects</w:t>
        </w:r>
        <w:r>
          <w:rPr>
            <w:noProof/>
            <w:webHidden/>
          </w:rPr>
          <w:tab/>
        </w:r>
        <w:r>
          <w:rPr>
            <w:noProof/>
            <w:webHidden/>
          </w:rPr>
          <w:fldChar w:fldCharType="begin"/>
        </w:r>
        <w:r>
          <w:rPr>
            <w:noProof/>
            <w:webHidden/>
          </w:rPr>
          <w:instrText xml:space="preserve"> PAGEREF _Toc336509625 \h </w:instrText>
        </w:r>
        <w:r>
          <w:rPr>
            <w:noProof/>
            <w:webHidden/>
          </w:rPr>
        </w:r>
        <w:r>
          <w:rPr>
            <w:noProof/>
            <w:webHidden/>
          </w:rPr>
          <w:fldChar w:fldCharType="separate"/>
        </w:r>
        <w:r>
          <w:rPr>
            <w:noProof/>
            <w:webHidden/>
          </w:rPr>
          <w:t>231</w:t>
        </w:r>
        <w:r>
          <w:rPr>
            <w:noProof/>
            <w:webHidden/>
          </w:rPr>
          <w:fldChar w:fldCharType="end"/>
        </w:r>
      </w:hyperlink>
    </w:p>
    <w:p w14:paraId="3F9763F3" w14:textId="77777777" w:rsidR="00BC2562" w:rsidRPr="009A3321" w:rsidRDefault="00BC2562">
      <w:pPr>
        <w:pStyle w:val="3a"/>
        <w:rPr>
          <w:rFonts w:ascii="Calibri" w:eastAsia="Times New Roman" w:hAnsi="Calibri"/>
          <w:b w:val="0"/>
          <w:noProof/>
          <w:sz w:val="22"/>
          <w:szCs w:val="22"/>
          <w:lang w:val="en-US" w:eastAsia="en-US"/>
        </w:rPr>
      </w:pPr>
      <w:hyperlink w:anchor="_Toc336509626" w:history="1">
        <w:r w:rsidRPr="007D2276">
          <w:rPr>
            <w:rStyle w:val="aff6"/>
            <w:noProof/>
          </w:rPr>
          <w:t>15.7.1</w:t>
        </w:r>
        <w:r w:rsidRPr="009A3321">
          <w:rPr>
            <w:rFonts w:ascii="Calibri" w:eastAsia="Times New Roman" w:hAnsi="Calibri"/>
            <w:b w:val="0"/>
            <w:noProof/>
            <w:sz w:val="22"/>
            <w:szCs w:val="22"/>
            <w:lang w:val="en-US" w:eastAsia="en-US"/>
          </w:rPr>
          <w:tab/>
        </w:r>
        <w:r w:rsidRPr="007D2276">
          <w:rPr>
            <w:rStyle w:val="aff6"/>
            <w:noProof/>
          </w:rPr>
          <w:t>The Number Constructor Called as a Function</w:t>
        </w:r>
        <w:r>
          <w:rPr>
            <w:noProof/>
            <w:webHidden/>
          </w:rPr>
          <w:tab/>
        </w:r>
        <w:r>
          <w:rPr>
            <w:noProof/>
            <w:webHidden/>
          </w:rPr>
          <w:fldChar w:fldCharType="begin"/>
        </w:r>
        <w:r>
          <w:rPr>
            <w:noProof/>
            <w:webHidden/>
          </w:rPr>
          <w:instrText xml:space="preserve"> PAGEREF _Toc336509626 \h </w:instrText>
        </w:r>
        <w:r>
          <w:rPr>
            <w:noProof/>
            <w:webHidden/>
          </w:rPr>
        </w:r>
        <w:r>
          <w:rPr>
            <w:noProof/>
            <w:webHidden/>
          </w:rPr>
          <w:fldChar w:fldCharType="separate"/>
        </w:r>
        <w:r>
          <w:rPr>
            <w:noProof/>
            <w:webHidden/>
          </w:rPr>
          <w:t>231</w:t>
        </w:r>
        <w:r>
          <w:rPr>
            <w:noProof/>
            <w:webHidden/>
          </w:rPr>
          <w:fldChar w:fldCharType="end"/>
        </w:r>
      </w:hyperlink>
    </w:p>
    <w:p w14:paraId="2DE23426" w14:textId="77777777" w:rsidR="00BC2562" w:rsidRPr="009A3321" w:rsidRDefault="00BC2562">
      <w:pPr>
        <w:pStyle w:val="3a"/>
        <w:rPr>
          <w:rFonts w:ascii="Calibri" w:eastAsia="Times New Roman" w:hAnsi="Calibri"/>
          <w:b w:val="0"/>
          <w:noProof/>
          <w:sz w:val="22"/>
          <w:szCs w:val="22"/>
          <w:lang w:val="en-US" w:eastAsia="en-US"/>
        </w:rPr>
      </w:pPr>
      <w:hyperlink w:anchor="_Toc336509627" w:history="1">
        <w:r w:rsidRPr="007D2276">
          <w:rPr>
            <w:rStyle w:val="aff6"/>
            <w:noProof/>
          </w:rPr>
          <w:t>15.7.2</w:t>
        </w:r>
        <w:r w:rsidRPr="009A3321">
          <w:rPr>
            <w:rFonts w:ascii="Calibri" w:eastAsia="Times New Roman" w:hAnsi="Calibri"/>
            <w:b w:val="0"/>
            <w:noProof/>
            <w:sz w:val="22"/>
            <w:szCs w:val="22"/>
            <w:lang w:val="en-US" w:eastAsia="en-US"/>
          </w:rPr>
          <w:tab/>
        </w:r>
        <w:r w:rsidRPr="007D2276">
          <w:rPr>
            <w:rStyle w:val="aff6"/>
            <w:noProof/>
          </w:rPr>
          <w:t>The Number Constructor</w:t>
        </w:r>
        <w:r>
          <w:rPr>
            <w:noProof/>
            <w:webHidden/>
          </w:rPr>
          <w:tab/>
        </w:r>
        <w:r>
          <w:rPr>
            <w:noProof/>
            <w:webHidden/>
          </w:rPr>
          <w:fldChar w:fldCharType="begin"/>
        </w:r>
        <w:r>
          <w:rPr>
            <w:noProof/>
            <w:webHidden/>
          </w:rPr>
          <w:instrText xml:space="preserve"> PAGEREF _Toc336509627 \h </w:instrText>
        </w:r>
        <w:r>
          <w:rPr>
            <w:noProof/>
            <w:webHidden/>
          </w:rPr>
        </w:r>
        <w:r>
          <w:rPr>
            <w:noProof/>
            <w:webHidden/>
          </w:rPr>
          <w:fldChar w:fldCharType="separate"/>
        </w:r>
        <w:r>
          <w:rPr>
            <w:noProof/>
            <w:webHidden/>
          </w:rPr>
          <w:t>231</w:t>
        </w:r>
        <w:r>
          <w:rPr>
            <w:noProof/>
            <w:webHidden/>
          </w:rPr>
          <w:fldChar w:fldCharType="end"/>
        </w:r>
      </w:hyperlink>
    </w:p>
    <w:p w14:paraId="59F76B99" w14:textId="77777777" w:rsidR="00BC2562" w:rsidRPr="009A3321" w:rsidRDefault="00BC2562">
      <w:pPr>
        <w:pStyle w:val="3a"/>
        <w:rPr>
          <w:rFonts w:ascii="Calibri" w:eastAsia="Times New Roman" w:hAnsi="Calibri"/>
          <w:b w:val="0"/>
          <w:noProof/>
          <w:sz w:val="22"/>
          <w:szCs w:val="22"/>
          <w:lang w:val="en-US" w:eastAsia="en-US"/>
        </w:rPr>
      </w:pPr>
      <w:hyperlink w:anchor="_Toc336509628" w:history="1">
        <w:r w:rsidRPr="007D2276">
          <w:rPr>
            <w:rStyle w:val="aff6"/>
            <w:noProof/>
          </w:rPr>
          <w:t>15.7.3</w:t>
        </w:r>
        <w:r w:rsidRPr="009A3321">
          <w:rPr>
            <w:rFonts w:ascii="Calibri" w:eastAsia="Times New Roman" w:hAnsi="Calibri"/>
            <w:b w:val="0"/>
            <w:noProof/>
            <w:sz w:val="22"/>
            <w:szCs w:val="22"/>
            <w:lang w:val="en-US" w:eastAsia="en-US"/>
          </w:rPr>
          <w:tab/>
        </w:r>
        <w:r w:rsidRPr="007D2276">
          <w:rPr>
            <w:rStyle w:val="aff6"/>
            <w:noProof/>
          </w:rPr>
          <w:t>Properties of the Number Constructor</w:t>
        </w:r>
        <w:r>
          <w:rPr>
            <w:noProof/>
            <w:webHidden/>
          </w:rPr>
          <w:tab/>
        </w:r>
        <w:r>
          <w:rPr>
            <w:noProof/>
            <w:webHidden/>
          </w:rPr>
          <w:fldChar w:fldCharType="begin"/>
        </w:r>
        <w:r>
          <w:rPr>
            <w:noProof/>
            <w:webHidden/>
          </w:rPr>
          <w:instrText xml:space="preserve"> PAGEREF _Toc336509628 \h </w:instrText>
        </w:r>
        <w:r>
          <w:rPr>
            <w:noProof/>
            <w:webHidden/>
          </w:rPr>
        </w:r>
        <w:r>
          <w:rPr>
            <w:noProof/>
            <w:webHidden/>
          </w:rPr>
          <w:fldChar w:fldCharType="separate"/>
        </w:r>
        <w:r>
          <w:rPr>
            <w:noProof/>
            <w:webHidden/>
          </w:rPr>
          <w:t>231</w:t>
        </w:r>
        <w:r>
          <w:rPr>
            <w:noProof/>
            <w:webHidden/>
          </w:rPr>
          <w:fldChar w:fldCharType="end"/>
        </w:r>
      </w:hyperlink>
    </w:p>
    <w:p w14:paraId="03E7A59A" w14:textId="77777777" w:rsidR="00BC2562" w:rsidRPr="009A3321" w:rsidRDefault="00BC2562">
      <w:pPr>
        <w:pStyle w:val="3a"/>
        <w:rPr>
          <w:rFonts w:ascii="Calibri" w:eastAsia="Times New Roman" w:hAnsi="Calibri"/>
          <w:b w:val="0"/>
          <w:noProof/>
          <w:sz w:val="22"/>
          <w:szCs w:val="22"/>
          <w:lang w:val="en-US" w:eastAsia="en-US"/>
        </w:rPr>
      </w:pPr>
      <w:hyperlink w:anchor="_Toc336509629" w:history="1">
        <w:r w:rsidRPr="007D2276">
          <w:rPr>
            <w:rStyle w:val="aff6"/>
            <w:noProof/>
          </w:rPr>
          <w:t>15.7.4</w:t>
        </w:r>
        <w:r w:rsidRPr="009A3321">
          <w:rPr>
            <w:rFonts w:ascii="Calibri" w:eastAsia="Times New Roman" w:hAnsi="Calibri"/>
            <w:b w:val="0"/>
            <w:noProof/>
            <w:sz w:val="22"/>
            <w:szCs w:val="22"/>
            <w:lang w:val="en-US" w:eastAsia="en-US"/>
          </w:rPr>
          <w:tab/>
        </w:r>
        <w:r w:rsidRPr="007D2276">
          <w:rPr>
            <w:rStyle w:val="aff6"/>
            <w:noProof/>
          </w:rPr>
          <w:t>Properties of the Number Prototype Object</w:t>
        </w:r>
        <w:r>
          <w:rPr>
            <w:noProof/>
            <w:webHidden/>
          </w:rPr>
          <w:tab/>
        </w:r>
        <w:r>
          <w:rPr>
            <w:noProof/>
            <w:webHidden/>
          </w:rPr>
          <w:fldChar w:fldCharType="begin"/>
        </w:r>
        <w:r>
          <w:rPr>
            <w:noProof/>
            <w:webHidden/>
          </w:rPr>
          <w:instrText xml:space="preserve"> PAGEREF _Toc336509629 \h </w:instrText>
        </w:r>
        <w:r>
          <w:rPr>
            <w:noProof/>
            <w:webHidden/>
          </w:rPr>
        </w:r>
        <w:r>
          <w:rPr>
            <w:noProof/>
            <w:webHidden/>
          </w:rPr>
          <w:fldChar w:fldCharType="separate"/>
        </w:r>
        <w:r>
          <w:rPr>
            <w:noProof/>
            <w:webHidden/>
          </w:rPr>
          <w:t>233</w:t>
        </w:r>
        <w:r>
          <w:rPr>
            <w:noProof/>
            <w:webHidden/>
          </w:rPr>
          <w:fldChar w:fldCharType="end"/>
        </w:r>
      </w:hyperlink>
    </w:p>
    <w:p w14:paraId="68C8B054" w14:textId="77777777" w:rsidR="00BC2562" w:rsidRPr="009A3321" w:rsidRDefault="00BC2562">
      <w:pPr>
        <w:pStyle w:val="3a"/>
        <w:rPr>
          <w:rFonts w:ascii="Calibri" w:eastAsia="Times New Roman" w:hAnsi="Calibri"/>
          <w:b w:val="0"/>
          <w:noProof/>
          <w:sz w:val="22"/>
          <w:szCs w:val="22"/>
          <w:lang w:val="en-US" w:eastAsia="en-US"/>
        </w:rPr>
      </w:pPr>
      <w:hyperlink w:anchor="_Toc336509630" w:history="1">
        <w:r w:rsidRPr="007D2276">
          <w:rPr>
            <w:rStyle w:val="aff6"/>
            <w:noProof/>
          </w:rPr>
          <w:t>15.7.5</w:t>
        </w:r>
        <w:r w:rsidRPr="009A3321">
          <w:rPr>
            <w:rFonts w:ascii="Calibri" w:eastAsia="Times New Roman" w:hAnsi="Calibri"/>
            <w:b w:val="0"/>
            <w:noProof/>
            <w:sz w:val="22"/>
            <w:szCs w:val="22"/>
            <w:lang w:val="en-US" w:eastAsia="en-US"/>
          </w:rPr>
          <w:tab/>
        </w:r>
        <w:r w:rsidRPr="007D2276">
          <w:rPr>
            <w:rStyle w:val="aff6"/>
            <w:noProof/>
          </w:rPr>
          <w:t>Properties of Number Instances</w:t>
        </w:r>
        <w:r>
          <w:rPr>
            <w:noProof/>
            <w:webHidden/>
          </w:rPr>
          <w:tab/>
        </w:r>
        <w:r>
          <w:rPr>
            <w:noProof/>
            <w:webHidden/>
          </w:rPr>
          <w:fldChar w:fldCharType="begin"/>
        </w:r>
        <w:r>
          <w:rPr>
            <w:noProof/>
            <w:webHidden/>
          </w:rPr>
          <w:instrText xml:space="preserve"> PAGEREF _Toc336509630 \h </w:instrText>
        </w:r>
        <w:r>
          <w:rPr>
            <w:noProof/>
            <w:webHidden/>
          </w:rPr>
        </w:r>
        <w:r>
          <w:rPr>
            <w:noProof/>
            <w:webHidden/>
          </w:rPr>
          <w:fldChar w:fldCharType="separate"/>
        </w:r>
        <w:r>
          <w:rPr>
            <w:noProof/>
            <w:webHidden/>
          </w:rPr>
          <w:t>237</w:t>
        </w:r>
        <w:r>
          <w:rPr>
            <w:noProof/>
            <w:webHidden/>
          </w:rPr>
          <w:fldChar w:fldCharType="end"/>
        </w:r>
      </w:hyperlink>
    </w:p>
    <w:p w14:paraId="762166DF" w14:textId="77777777" w:rsidR="00BC2562" w:rsidRPr="009A3321" w:rsidRDefault="00BC2562">
      <w:pPr>
        <w:pStyle w:val="2b"/>
        <w:rPr>
          <w:rFonts w:ascii="Calibri" w:eastAsia="Times New Roman" w:hAnsi="Calibri"/>
          <w:b w:val="0"/>
          <w:noProof/>
          <w:sz w:val="22"/>
          <w:szCs w:val="22"/>
          <w:lang w:val="en-US" w:eastAsia="en-US"/>
        </w:rPr>
      </w:pPr>
      <w:hyperlink w:anchor="_Toc336509631" w:history="1">
        <w:r w:rsidRPr="007D2276">
          <w:rPr>
            <w:rStyle w:val="aff6"/>
            <w:noProof/>
          </w:rPr>
          <w:t>15.8</w:t>
        </w:r>
        <w:r w:rsidRPr="009A3321">
          <w:rPr>
            <w:rFonts w:ascii="Calibri" w:eastAsia="Times New Roman" w:hAnsi="Calibri"/>
            <w:b w:val="0"/>
            <w:noProof/>
            <w:sz w:val="22"/>
            <w:szCs w:val="22"/>
            <w:lang w:val="en-US" w:eastAsia="en-US"/>
          </w:rPr>
          <w:tab/>
        </w:r>
        <w:r w:rsidRPr="007D2276">
          <w:rPr>
            <w:rStyle w:val="aff6"/>
            <w:noProof/>
          </w:rPr>
          <w:t>The Math Object</w:t>
        </w:r>
        <w:r>
          <w:rPr>
            <w:noProof/>
            <w:webHidden/>
          </w:rPr>
          <w:tab/>
        </w:r>
        <w:r>
          <w:rPr>
            <w:noProof/>
            <w:webHidden/>
          </w:rPr>
          <w:fldChar w:fldCharType="begin"/>
        </w:r>
        <w:r>
          <w:rPr>
            <w:noProof/>
            <w:webHidden/>
          </w:rPr>
          <w:instrText xml:space="preserve"> PAGEREF _Toc336509631 \h </w:instrText>
        </w:r>
        <w:r>
          <w:rPr>
            <w:noProof/>
            <w:webHidden/>
          </w:rPr>
        </w:r>
        <w:r>
          <w:rPr>
            <w:noProof/>
            <w:webHidden/>
          </w:rPr>
          <w:fldChar w:fldCharType="separate"/>
        </w:r>
        <w:r>
          <w:rPr>
            <w:noProof/>
            <w:webHidden/>
          </w:rPr>
          <w:t>237</w:t>
        </w:r>
        <w:r>
          <w:rPr>
            <w:noProof/>
            <w:webHidden/>
          </w:rPr>
          <w:fldChar w:fldCharType="end"/>
        </w:r>
      </w:hyperlink>
    </w:p>
    <w:p w14:paraId="7A74697A" w14:textId="77777777" w:rsidR="00BC2562" w:rsidRPr="009A3321" w:rsidRDefault="00BC2562">
      <w:pPr>
        <w:pStyle w:val="3a"/>
        <w:rPr>
          <w:rFonts w:ascii="Calibri" w:eastAsia="Times New Roman" w:hAnsi="Calibri"/>
          <w:b w:val="0"/>
          <w:noProof/>
          <w:sz w:val="22"/>
          <w:szCs w:val="22"/>
          <w:lang w:val="en-US" w:eastAsia="en-US"/>
        </w:rPr>
      </w:pPr>
      <w:hyperlink w:anchor="_Toc336509632" w:history="1">
        <w:r w:rsidRPr="007D2276">
          <w:rPr>
            <w:rStyle w:val="aff6"/>
            <w:noProof/>
          </w:rPr>
          <w:t>15.8.1</w:t>
        </w:r>
        <w:r w:rsidRPr="009A3321">
          <w:rPr>
            <w:rFonts w:ascii="Calibri" w:eastAsia="Times New Roman" w:hAnsi="Calibri"/>
            <w:b w:val="0"/>
            <w:noProof/>
            <w:sz w:val="22"/>
            <w:szCs w:val="22"/>
            <w:lang w:val="en-US" w:eastAsia="en-US"/>
          </w:rPr>
          <w:tab/>
        </w:r>
        <w:r w:rsidRPr="007D2276">
          <w:rPr>
            <w:rStyle w:val="aff6"/>
            <w:noProof/>
          </w:rPr>
          <w:t>Value Properties of the Math Object</w:t>
        </w:r>
        <w:r>
          <w:rPr>
            <w:noProof/>
            <w:webHidden/>
          </w:rPr>
          <w:tab/>
        </w:r>
        <w:r>
          <w:rPr>
            <w:noProof/>
            <w:webHidden/>
          </w:rPr>
          <w:fldChar w:fldCharType="begin"/>
        </w:r>
        <w:r>
          <w:rPr>
            <w:noProof/>
            <w:webHidden/>
          </w:rPr>
          <w:instrText xml:space="preserve"> PAGEREF _Toc336509632 \h </w:instrText>
        </w:r>
        <w:r>
          <w:rPr>
            <w:noProof/>
            <w:webHidden/>
          </w:rPr>
        </w:r>
        <w:r>
          <w:rPr>
            <w:noProof/>
            <w:webHidden/>
          </w:rPr>
          <w:fldChar w:fldCharType="separate"/>
        </w:r>
        <w:r>
          <w:rPr>
            <w:noProof/>
            <w:webHidden/>
          </w:rPr>
          <w:t>238</w:t>
        </w:r>
        <w:r>
          <w:rPr>
            <w:noProof/>
            <w:webHidden/>
          </w:rPr>
          <w:fldChar w:fldCharType="end"/>
        </w:r>
      </w:hyperlink>
    </w:p>
    <w:p w14:paraId="5EFF5FE2" w14:textId="77777777" w:rsidR="00BC2562" w:rsidRPr="009A3321" w:rsidRDefault="00BC2562">
      <w:pPr>
        <w:pStyle w:val="3a"/>
        <w:rPr>
          <w:rFonts w:ascii="Calibri" w:eastAsia="Times New Roman" w:hAnsi="Calibri"/>
          <w:b w:val="0"/>
          <w:noProof/>
          <w:sz w:val="22"/>
          <w:szCs w:val="22"/>
          <w:lang w:val="en-US" w:eastAsia="en-US"/>
        </w:rPr>
      </w:pPr>
      <w:hyperlink w:anchor="_Toc336509633" w:history="1">
        <w:r w:rsidRPr="007D2276">
          <w:rPr>
            <w:rStyle w:val="aff6"/>
            <w:noProof/>
          </w:rPr>
          <w:t>15.8.2</w:t>
        </w:r>
        <w:r w:rsidRPr="009A3321">
          <w:rPr>
            <w:rFonts w:ascii="Calibri" w:eastAsia="Times New Roman" w:hAnsi="Calibri"/>
            <w:b w:val="0"/>
            <w:noProof/>
            <w:sz w:val="22"/>
            <w:szCs w:val="22"/>
            <w:lang w:val="en-US" w:eastAsia="en-US"/>
          </w:rPr>
          <w:tab/>
        </w:r>
        <w:r w:rsidRPr="007D2276">
          <w:rPr>
            <w:rStyle w:val="aff6"/>
            <w:noProof/>
          </w:rPr>
          <w:t>Function Properties of the Math Object</w:t>
        </w:r>
        <w:r>
          <w:rPr>
            <w:noProof/>
            <w:webHidden/>
          </w:rPr>
          <w:tab/>
        </w:r>
        <w:r>
          <w:rPr>
            <w:noProof/>
            <w:webHidden/>
          </w:rPr>
          <w:fldChar w:fldCharType="begin"/>
        </w:r>
        <w:r>
          <w:rPr>
            <w:noProof/>
            <w:webHidden/>
          </w:rPr>
          <w:instrText xml:space="preserve"> PAGEREF _Toc336509633 \h </w:instrText>
        </w:r>
        <w:r>
          <w:rPr>
            <w:noProof/>
            <w:webHidden/>
          </w:rPr>
        </w:r>
        <w:r>
          <w:rPr>
            <w:noProof/>
            <w:webHidden/>
          </w:rPr>
          <w:fldChar w:fldCharType="separate"/>
        </w:r>
        <w:r>
          <w:rPr>
            <w:noProof/>
            <w:webHidden/>
          </w:rPr>
          <w:t>239</w:t>
        </w:r>
        <w:r>
          <w:rPr>
            <w:noProof/>
            <w:webHidden/>
          </w:rPr>
          <w:fldChar w:fldCharType="end"/>
        </w:r>
      </w:hyperlink>
    </w:p>
    <w:p w14:paraId="060E56F8" w14:textId="77777777" w:rsidR="00BC2562" w:rsidRPr="009A3321" w:rsidRDefault="00BC2562">
      <w:pPr>
        <w:pStyle w:val="2b"/>
        <w:rPr>
          <w:rFonts w:ascii="Calibri" w:eastAsia="Times New Roman" w:hAnsi="Calibri"/>
          <w:b w:val="0"/>
          <w:noProof/>
          <w:sz w:val="22"/>
          <w:szCs w:val="22"/>
          <w:lang w:val="en-US" w:eastAsia="en-US"/>
        </w:rPr>
      </w:pPr>
      <w:hyperlink w:anchor="_Toc336509634" w:history="1">
        <w:r w:rsidRPr="007D2276">
          <w:rPr>
            <w:rStyle w:val="aff6"/>
            <w:noProof/>
          </w:rPr>
          <w:t>15.9</w:t>
        </w:r>
        <w:r w:rsidRPr="009A3321">
          <w:rPr>
            <w:rFonts w:ascii="Calibri" w:eastAsia="Times New Roman" w:hAnsi="Calibri"/>
            <w:b w:val="0"/>
            <w:noProof/>
            <w:sz w:val="22"/>
            <w:szCs w:val="22"/>
            <w:lang w:val="en-US" w:eastAsia="en-US"/>
          </w:rPr>
          <w:tab/>
        </w:r>
        <w:r w:rsidRPr="007D2276">
          <w:rPr>
            <w:rStyle w:val="aff6"/>
            <w:noProof/>
          </w:rPr>
          <w:t>Date Objects</w:t>
        </w:r>
        <w:r>
          <w:rPr>
            <w:noProof/>
            <w:webHidden/>
          </w:rPr>
          <w:tab/>
        </w:r>
        <w:r>
          <w:rPr>
            <w:noProof/>
            <w:webHidden/>
          </w:rPr>
          <w:fldChar w:fldCharType="begin"/>
        </w:r>
        <w:r>
          <w:rPr>
            <w:noProof/>
            <w:webHidden/>
          </w:rPr>
          <w:instrText xml:space="preserve"> PAGEREF _Toc336509634 \h </w:instrText>
        </w:r>
        <w:r>
          <w:rPr>
            <w:noProof/>
            <w:webHidden/>
          </w:rPr>
        </w:r>
        <w:r>
          <w:rPr>
            <w:noProof/>
            <w:webHidden/>
          </w:rPr>
          <w:fldChar w:fldCharType="separate"/>
        </w:r>
        <w:r>
          <w:rPr>
            <w:noProof/>
            <w:webHidden/>
          </w:rPr>
          <w:t>246</w:t>
        </w:r>
        <w:r>
          <w:rPr>
            <w:noProof/>
            <w:webHidden/>
          </w:rPr>
          <w:fldChar w:fldCharType="end"/>
        </w:r>
      </w:hyperlink>
    </w:p>
    <w:p w14:paraId="6F2B10DA" w14:textId="77777777" w:rsidR="00BC2562" w:rsidRPr="009A3321" w:rsidRDefault="00BC2562">
      <w:pPr>
        <w:pStyle w:val="3a"/>
        <w:rPr>
          <w:rFonts w:ascii="Calibri" w:eastAsia="Times New Roman" w:hAnsi="Calibri"/>
          <w:b w:val="0"/>
          <w:noProof/>
          <w:sz w:val="22"/>
          <w:szCs w:val="22"/>
          <w:lang w:val="en-US" w:eastAsia="en-US"/>
        </w:rPr>
      </w:pPr>
      <w:hyperlink w:anchor="_Toc336509635" w:history="1">
        <w:r w:rsidRPr="007D2276">
          <w:rPr>
            <w:rStyle w:val="aff6"/>
            <w:noProof/>
          </w:rPr>
          <w:t>15.9.1</w:t>
        </w:r>
        <w:r w:rsidRPr="009A3321">
          <w:rPr>
            <w:rFonts w:ascii="Calibri" w:eastAsia="Times New Roman" w:hAnsi="Calibri"/>
            <w:b w:val="0"/>
            <w:noProof/>
            <w:sz w:val="22"/>
            <w:szCs w:val="22"/>
            <w:lang w:val="en-US" w:eastAsia="en-US"/>
          </w:rPr>
          <w:tab/>
        </w:r>
        <w:r w:rsidRPr="007D2276">
          <w:rPr>
            <w:rStyle w:val="aff6"/>
            <w:noProof/>
          </w:rPr>
          <w:t>Overview of Date Objects and Definitions of Abstract Operators</w:t>
        </w:r>
        <w:r>
          <w:rPr>
            <w:noProof/>
            <w:webHidden/>
          </w:rPr>
          <w:tab/>
        </w:r>
        <w:r>
          <w:rPr>
            <w:noProof/>
            <w:webHidden/>
          </w:rPr>
          <w:fldChar w:fldCharType="begin"/>
        </w:r>
        <w:r>
          <w:rPr>
            <w:noProof/>
            <w:webHidden/>
          </w:rPr>
          <w:instrText xml:space="preserve"> PAGEREF _Toc336509635 \h </w:instrText>
        </w:r>
        <w:r>
          <w:rPr>
            <w:noProof/>
            <w:webHidden/>
          </w:rPr>
        </w:r>
        <w:r>
          <w:rPr>
            <w:noProof/>
            <w:webHidden/>
          </w:rPr>
          <w:fldChar w:fldCharType="separate"/>
        </w:r>
        <w:r>
          <w:rPr>
            <w:noProof/>
            <w:webHidden/>
          </w:rPr>
          <w:t>246</w:t>
        </w:r>
        <w:r>
          <w:rPr>
            <w:noProof/>
            <w:webHidden/>
          </w:rPr>
          <w:fldChar w:fldCharType="end"/>
        </w:r>
      </w:hyperlink>
    </w:p>
    <w:p w14:paraId="62327434" w14:textId="77777777" w:rsidR="00BC2562" w:rsidRPr="009A3321" w:rsidRDefault="00BC2562">
      <w:pPr>
        <w:pStyle w:val="3a"/>
        <w:rPr>
          <w:rFonts w:ascii="Calibri" w:eastAsia="Times New Roman" w:hAnsi="Calibri"/>
          <w:b w:val="0"/>
          <w:noProof/>
          <w:sz w:val="22"/>
          <w:szCs w:val="22"/>
          <w:lang w:val="en-US" w:eastAsia="en-US"/>
        </w:rPr>
      </w:pPr>
      <w:hyperlink w:anchor="_Toc336509636" w:history="1">
        <w:r w:rsidRPr="007D2276">
          <w:rPr>
            <w:rStyle w:val="aff6"/>
            <w:noProof/>
          </w:rPr>
          <w:t>15.9.2</w:t>
        </w:r>
        <w:r w:rsidRPr="009A3321">
          <w:rPr>
            <w:rFonts w:ascii="Calibri" w:eastAsia="Times New Roman" w:hAnsi="Calibri"/>
            <w:b w:val="0"/>
            <w:noProof/>
            <w:sz w:val="22"/>
            <w:szCs w:val="22"/>
            <w:lang w:val="en-US" w:eastAsia="en-US"/>
          </w:rPr>
          <w:tab/>
        </w:r>
        <w:r w:rsidRPr="007D2276">
          <w:rPr>
            <w:rStyle w:val="aff6"/>
            <w:noProof/>
          </w:rPr>
          <w:t>The Date Constructor Called as a Function</w:t>
        </w:r>
        <w:r>
          <w:rPr>
            <w:noProof/>
            <w:webHidden/>
          </w:rPr>
          <w:tab/>
        </w:r>
        <w:r>
          <w:rPr>
            <w:noProof/>
            <w:webHidden/>
          </w:rPr>
          <w:fldChar w:fldCharType="begin"/>
        </w:r>
        <w:r>
          <w:rPr>
            <w:noProof/>
            <w:webHidden/>
          </w:rPr>
          <w:instrText xml:space="preserve"> PAGEREF _Toc336509636 \h </w:instrText>
        </w:r>
        <w:r>
          <w:rPr>
            <w:noProof/>
            <w:webHidden/>
          </w:rPr>
        </w:r>
        <w:r>
          <w:rPr>
            <w:noProof/>
            <w:webHidden/>
          </w:rPr>
          <w:fldChar w:fldCharType="separate"/>
        </w:r>
        <w:r>
          <w:rPr>
            <w:noProof/>
            <w:webHidden/>
          </w:rPr>
          <w:t>251</w:t>
        </w:r>
        <w:r>
          <w:rPr>
            <w:noProof/>
            <w:webHidden/>
          </w:rPr>
          <w:fldChar w:fldCharType="end"/>
        </w:r>
      </w:hyperlink>
    </w:p>
    <w:p w14:paraId="44A0D637" w14:textId="77777777" w:rsidR="00BC2562" w:rsidRPr="009A3321" w:rsidRDefault="00BC2562">
      <w:pPr>
        <w:pStyle w:val="3a"/>
        <w:rPr>
          <w:rFonts w:ascii="Calibri" w:eastAsia="Times New Roman" w:hAnsi="Calibri"/>
          <w:b w:val="0"/>
          <w:noProof/>
          <w:sz w:val="22"/>
          <w:szCs w:val="22"/>
          <w:lang w:val="en-US" w:eastAsia="en-US"/>
        </w:rPr>
      </w:pPr>
      <w:hyperlink w:anchor="_Toc336509637" w:history="1">
        <w:r w:rsidRPr="007D2276">
          <w:rPr>
            <w:rStyle w:val="aff6"/>
            <w:noProof/>
          </w:rPr>
          <w:t>15.9.3</w:t>
        </w:r>
        <w:r w:rsidRPr="009A3321">
          <w:rPr>
            <w:rFonts w:ascii="Calibri" w:eastAsia="Times New Roman" w:hAnsi="Calibri"/>
            <w:b w:val="0"/>
            <w:noProof/>
            <w:sz w:val="22"/>
            <w:szCs w:val="22"/>
            <w:lang w:val="en-US" w:eastAsia="en-US"/>
          </w:rPr>
          <w:tab/>
        </w:r>
        <w:r w:rsidRPr="007D2276">
          <w:rPr>
            <w:rStyle w:val="aff6"/>
            <w:noProof/>
          </w:rPr>
          <w:t>The Date Constructor</w:t>
        </w:r>
        <w:r>
          <w:rPr>
            <w:noProof/>
            <w:webHidden/>
          </w:rPr>
          <w:tab/>
        </w:r>
        <w:r>
          <w:rPr>
            <w:noProof/>
            <w:webHidden/>
          </w:rPr>
          <w:fldChar w:fldCharType="begin"/>
        </w:r>
        <w:r>
          <w:rPr>
            <w:noProof/>
            <w:webHidden/>
          </w:rPr>
          <w:instrText xml:space="preserve"> PAGEREF _Toc336509637 \h </w:instrText>
        </w:r>
        <w:r>
          <w:rPr>
            <w:noProof/>
            <w:webHidden/>
          </w:rPr>
        </w:r>
        <w:r>
          <w:rPr>
            <w:noProof/>
            <w:webHidden/>
          </w:rPr>
          <w:fldChar w:fldCharType="separate"/>
        </w:r>
        <w:r>
          <w:rPr>
            <w:noProof/>
            <w:webHidden/>
          </w:rPr>
          <w:t>251</w:t>
        </w:r>
        <w:r>
          <w:rPr>
            <w:noProof/>
            <w:webHidden/>
          </w:rPr>
          <w:fldChar w:fldCharType="end"/>
        </w:r>
      </w:hyperlink>
    </w:p>
    <w:p w14:paraId="6946E853" w14:textId="77777777" w:rsidR="00BC2562" w:rsidRPr="009A3321" w:rsidRDefault="00BC2562">
      <w:pPr>
        <w:pStyle w:val="3a"/>
        <w:rPr>
          <w:rFonts w:ascii="Calibri" w:eastAsia="Times New Roman" w:hAnsi="Calibri"/>
          <w:b w:val="0"/>
          <w:noProof/>
          <w:sz w:val="22"/>
          <w:szCs w:val="22"/>
          <w:lang w:val="en-US" w:eastAsia="en-US"/>
        </w:rPr>
      </w:pPr>
      <w:hyperlink w:anchor="_Toc336509638" w:history="1">
        <w:r w:rsidRPr="007D2276">
          <w:rPr>
            <w:rStyle w:val="aff6"/>
            <w:noProof/>
          </w:rPr>
          <w:t>15.9.4</w:t>
        </w:r>
        <w:r w:rsidRPr="009A3321">
          <w:rPr>
            <w:rFonts w:ascii="Calibri" w:eastAsia="Times New Roman" w:hAnsi="Calibri"/>
            <w:b w:val="0"/>
            <w:noProof/>
            <w:sz w:val="22"/>
            <w:szCs w:val="22"/>
            <w:lang w:val="en-US" w:eastAsia="en-US"/>
          </w:rPr>
          <w:tab/>
        </w:r>
        <w:r w:rsidRPr="007D2276">
          <w:rPr>
            <w:rStyle w:val="aff6"/>
            <w:noProof/>
          </w:rPr>
          <w:t>Properties of the Date Constructor</w:t>
        </w:r>
        <w:r>
          <w:rPr>
            <w:noProof/>
            <w:webHidden/>
          </w:rPr>
          <w:tab/>
        </w:r>
        <w:r>
          <w:rPr>
            <w:noProof/>
            <w:webHidden/>
          </w:rPr>
          <w:fldChar w:fldCharType="begin"/>
        </w:r>
        <w:r>
          <w:rPr>
            <w:noProof/>
            <w:webHidden/>
          </w:rPr>
          <w:instrText xml:space="preserve"> PAGEREF _Toc336509638 \h </w:instrText>
        </w:r>
        <w:r>
          <w:rPr>
            <w:noProof/>
            <w:webHidden/>
          </w:rPr>
        </w:r>
        <w:r>
          <w:rPr>
            <w:noProof/>
            <w:webHidden/>
          </w:rPr>
          <w:fldChar w:fldCharType="separate"/>
        </w:r>
        <w:r>
          <w:rPr>
            <w:noProof/>
            <w:webHidden/>
          </w:rPr>
          <w:t>252</w:t>
        </w:r>
        <w:r>
          <w:rPr>
            <w:noProof/>
            <w:webHidden/>
          </w:rPr>
          <w:fldChar w:fldCharType="end"/>
        </w:r>
      </w:hyperlink>
    </w:p>
    <w:p w14:paraId="604BAB04" w14:textId="77777777" w:rsidR="00BC2562" w:rsidRPr="009A3321" w:rsidRDefault="00BC2562">
      <w:pPr>
        <w:pStyle w:val="3a"/>
        <w:rPr>
          <w:rFonts w:ascii="Calibri" w:eastAsia="Times New Roman" w:hAnsi="Calibri"/>
          <w:b w:val="0"/>
          <w:noProof/>
          <w:sz w:val="22"/>
          <w:szCs w:val="22"/>
          <w:lang w:val="en-US" w:eastAsia="en-US"/>
        </w:rPr>
      </w:pPr>
      <w:hyperlink w:anchor="_Toc336509639" w:history="1">
        <w:r w:rsidRPr="007D2276">
          <w:rPr>
            <w:rStyle w:val="aff6"/>
            <w:noProof/>
          </w:rPr>
          <w:t>15.9.5</w:t>
        </w:r>
        <w:r w:rsidRPr="009A3321">
          <w:rPr>
            <w:rFonts w:ascii="Calibri" w:eastAsia="Times New Roman" w:hAnsi="Calibri"/>
            <w:b w:val="0"/>
            <w:noProof/>
            <w:sz w:val="22"/>
            <w:szCs w:val="22"/>
            <w:lang w:val="en-US" w:eastAsia="en-US"/>
          </w:rPr>
          <w:tab/>
        </w:r>
        <w:r w:rsidRPr="007D2276">
          <w:rPr>
            <w:rStyle w:val="aff6"/>
            <w:noProof/>
          </w:rPr>
          <w:t>Properties of the Date Prototype Object</w:t>
        </w:r>
        <w:r>
          <w:rPr>
            <w:noProof/>
            <w:webHidden/>
          </w:rPr>
          <w:tab/>
        </w:r>
        <w:r>
          <w:rPr>
            <w:noProof/>
            <w:webHidden/>
          </w:rPr>
          <w:fldChar w:fldCharType="begin"/>
        </w:r>
        <w:r>
          <w:rPr>
            <w:noProof/>
            <w:webHidden/>
          </w:rPr>
          <w:instrText xml:space="preserve"> PAGEREF _Toc336509639 \h </w:instrText>
        </w:r>
        <w:r>
          <w:rPr>
            <w:noProof/>
            <w:webHidden/>
          </w:rPr>
        </w:r>
        <w:r>
          <w:rPr>
            <w:noProof/>
            <w:webHidden/>
          </w:rPr>
          <w:fldChar w:fldCharType="separate"/>
        </w:r>
        <w:r>
          <w:rPr>
            <w:noProof/>
            <w:webHidden/>
          </w:rPr>
          <w:t>253</w:t>
        </w:r>
        <w:r>
          <w:rPr>
            <w:noProof/>
            <w:webHidden/>
          </w:rPr>
          <w:fldChar w:fldCharType="end"/>
        </w:r>
      </w:hyperlink>
    </w:p>
    <w:p w14:paraId="51ECA3C0" w14:textId="77777777" w:rsidR="00BC2562" w:rsidRPr="009A3321" w:rsidRDefault="00BC2562">
      <w:pPr>
        <w:pStyle w:val="3a"/>
        <w:rPr>
          <w:rFonts w:ascii="Calibri" w:eastAsia="Times New Roman" w:hAnsi="Calibri"/>
          <w:b w:val="0"/>
          <w:noProof/>
          <w:sz w:val="22"/>
          <w:szCs w:val="22"/>
          <w:lang w:val="en-US" w:eastAsia="en-US"/>
        </w:rPr>
      </w:pPr>
      <w:hyperlink w:anchor="_Toc336509640" w:history="1">
        <w:r w:rsidRPr="007D2276">
          <w:rPr>
            <w:rStyle w:val="aff6"/>
            <w:noProof/>
          </w:rPr>
          <w:t>15.9.6</w:t>
        </w:r>
        <w:r w:rsidRPr="009A3321">
          <w:rPr>
            <w:rFonts w:ascii="Calibri" w:eastAsia="Times New Roman" w:hAnsi="Calibri"/>
            <w:b w:val="0"/>
            <w:noProof/>
            <w:sz w:val="22"/>
            <w:szCs w:val="22"/>
            <w:lang w:val="en-US" w:eastAsia="en-US"/>
          </w:rPr>
          <w:tab/>
        </w:r>
        <w:r w:rsidRPr="007D2276">
          <w:rPr>
            <w:rStyle w:val="aff6"/>
            <w:noProof/>
          </w:rPr>
          <w:t>Properties of Date Instances</w:t>
        </w:r>
        <w:r>
          <w:rPr>
            <w:noProof/>
            <w:webHidden/>
          </w:rPr>
          <w:tab/>
        </w:r>
        <w:r>
          <w:rPr>
            <w:noProof/>
            <w:webHidden/>
          </w:rPr>
          <w:fldChar w:fldCharType="begin"/>
        </w:r>
        <w:r>
          <w:rPr>
            <w:noProof/>
            <w:webHidden/>
          </w:rPr>
          <w:instrText xml:space="preserve"> PAGEREF _Toc336509640 \h </w:instrText>
        </w:r>
        <w:r>
          <w:rPr>
            <w:noProof/>
            <w:webHidden/>
          </w:rPr>
        </w:r>
        <w:r>
          <w:rPr>
            <w:noProof/>
            <w:webHidden/>
          </w:rPr>
          <w:fldChar w:fldCharType="separate"/>
        </w:r>
        <w:r>
          <w:rPr>
            <w:noProof/>
            <w:webHidden/>
          </w:rPr>
          <w:t>261</w:t>
        </w:r>
        <w:r>
          <w:rPr>
            <w:noProof/>
            <w:webHidden/>
          </w:rPr>
          <w:fldChar w:fldCharType="end"/>
        </w:r>
      </w:hyperlink>
    </w:p>
    <w:p w14:paraId="7E52DAC8" w14:textId="77777777" w:rsidR="00BC2562" w:rsidRPr="009A3321" w:rsidRDefault="00BC2562">
      <w:pPr>
        <w:pStyle w:val="2b"/>
        <w:rPr>
          <w:rFonts w:ascii="Calibri" w:eastAsia="Times New Roman" w:hAnsi="Calibri"/>
          <w:b w:val="0"/>
          <w:noProof/>
          <w:sz w:val="22"/>
          <w:szCs w:val="22"/>
          <w:lang w:val="en-US" w:eastAsia="en-US"/>
        </w:rPr>
      </w:pPr>
      <w:hyperlink w:anchor="_Toc336509641" w:history="1">
        <w:r w:rsidRPr="007D2276">
          <w:rPr>
            <w:rStyle w:val="aff6"/>
            <w:noProof/>
          </w:rPr>
          <w:t>15.10</w:t>
        </w:r>
        <w:r w:rsidRPr="009A3321">
          <w:rPr>
            <w:rFonts w:ascii="Calibri" w:eastAsia="Times New Roman" w:hAnsi="Calibri"/>
            <w:b w:val="0"/>
            <w:noProof/>
            <w:sz w:val="22"/>
            <w:szCs w:val="22"/>
            <w:lang w:val="en-US" w:eastAsia="en-US"/>
          </w:rPr>
          <w:tab/>
        </w:r>
        <w:r w:rsidRPr="007D2276">
          <w:rPr>
            <w:rStyle w:val="aff6"/>
            <w:noProof/>
          </w:rPr>
          <w:t>RegExp (Regular Expression) Objects</w:t>
        </w:r>
        <w:r>
          <w:rPr>
            <w:noProof/>
            <w:webHidden/>
          </w:rPr>
          <w:tab/>
        </w:r>
        <w:r>
          <w:rPr>
            <w:noProof/>
            <w:webHidden/>
          </w:rPr>
          <w:fldChar w:fldCharType="begin"/>
        </w:r>
        <w:r>
          <w:rPr>
            <w:noProof/>
            <w:webHidden/>
          </w:rPr>
          <w:instrText xml:space="preserve"> PAGEREF _Toc336509641 \h </w:instrText>
        </w:r>
        <w:r>
          <w:rPr>
            <w:noProof/>
            <w:webHidden/>
          </w:rPr>
        </w:r>
        <w:r>
          <w:rPr>
            <w:noProof/>
            <w:webHidden/>
          </w:rPr>
          <w:fldChar w:fldCharType="separate"/>
        </w:r>
        <w:r>
          <w:rPr>
            <w:noProof/>
            <w:webHidden/>
          </w:rPr>
          <w:t>261</w:t>
        </w:r>
        <w:r>
          <w:rPr>
            <w:noProof/>
            <w:webHidden/>
          </w:rPr>
          <w:fldChar w:fldCharType="end"/>
        </w:r>
      </w:hyperlink>
    </w:p>
    <w:p w14:paraId="4BA02949" w14:textId="77777777" w:rsidR="00BC2562" w:rsidRPr="009A3321" w:rsidRDefault="00BC2562">
      <w:pPr>
        <w:pStyle w:val="3a"/>
        <w:rPr>
          <w:rFonts w:ascii="Calibri" w:eastAsia="Times New Roman" w:hAnsi="Calibri"/>
          <w:b w:val="0"/>
          <w:noProof/>
          <w:sz w:val="22"/>
          <w:szCs w:val="22"/>
          <w:lang w:val="en-US" w:eastAsia="en-US"/>
        </w:rPr>
      </w:pPr>
      <w:hyperlink w:anchor="_Toc336509642" w:history="1">
        <w:r w:rsidRPr="007D2276">
          <w:rPr>
            <w:rStyle w:val="aff6"/>
            <w:noProof/>
          </w:rPr>
          <w:t>15.10.1</w:t>
        </w:r>
        <w:r w:rsidRPr="009A3321">
          <w:rPr>
            <w:rFonts w:ascii="Calibri" w:eastAsia="Times New Roman" w:hAnsi="Calibri"/>
            <w:b w:val="0"/>
            <w:noProof/>
            <w:sz w:val="22"/>
            <w:szCs w:val="22"/>
            <w:lang w:val="en-US" w:eastAsia="en-US"/>
          </w:rPr>
          <w:tab/>
        </w:r>
        <w:r w:rsidRPr="007D2276">
          <w:rPr>
            <w:rStyle w:val="aff6"/>
            <w:noProof/>
          </w:rPr>
          <w:t>Patterns</w:t>
        </w:r>
        <w:r>
          <w:rPr>
            <w:noProof/>
            <w:webHidden/>
          </w:rPr>
          <w:tab/>
        </w:r>
        <w:r>
          <w:rPr>
            <w:noProof/>
            <w:webHidden/>
          </w:rPr>
          <w:fldChar w:fldCharType="begin"/>
        </w:r>
        <w:r>
          <w:rPr>
            <w:noProof/>
            <w:webHidden/>
          </w:rPr>
          <w:instrText xml:space="preserve"> PAGEREF _Toc336509642 \h </w:instrText>
        </w:r>
        <w:r>
          <w:rPr>
            <w:noProof/>
            <w:webHidden/>
          </w:rPr>
        </w:r>
        <w:r>
          <w:rPr>
            <w:noProof/>
            <w:webHidden/>
          </w:rPr>
          <w:fldChar w:fldCharType="separate"/>
        </w:r>
        <w:r>
          <w:rPr>
            <w:noProof/>
            <w:webHidden/>
          </w:rPr>
          <w:t>261</w:t>
        </w:r>
        <w:r>
          <w:rPr>
            <w:noProof/>
            <w:webHidden/>
          </w:rPr>
          <w:fldChar w:fldCharType="end"/>
        </w:r>
      </w:hyperlink>
    </w:p>
    <w:p w14:paraId="5A5CAE75" w14:textId="77777777" w:rsidR="00BC2562" w:rsidRPr="009A3321" w:rsidRDefault="00BC2562">
      <w:pPr>
        <w:pStyle w:val="3a"/>
        <w:rPr>
          <w:rFonts w:ascii="Calibri" w:eastAsia="Times New Roman" w:hAnsi="Calibri"/>
          <w:b w:val="0"/>
          <w:noProof/>
          <w:sz w:val="22"/>
          <w:szCs w:val="22"/>
          <w:lang w:val="en-US" w:eastAsia="en-US"/>
        </w:rPr>
      </w:pPr>
      <w:hyperlink w:anchor="_Toc336509643" w:history="1">
        <w:r w:rsidRPr="007D2276">
          <w:rPr>
            <w:rStyle w:val="aff6"/>
            <w:noProof/>
          </w:rPr>
          <w:t>15.10.2</w:t>
        </w:r>
        <w:r w:rsidRPr="009A3321">
          <w:rPr>
            <w:rFonts w:ascii="Calibri" w:eastAsia="Times New Roman" w:hAnsi="Calibri"/>
            <w:b w:val="0"/>
            <w:noProof/>
            <w:sz w:val="22"/>
            <w:szCs w:val="22"/>
            <w:lang w:val="en-US" w:eastAsia="en-US"/>
          </w:rPr>
          <w:tab/>
        </w:r>
        <w:r w:rsidRPr="007D2276">
          <w:rPr>
            <w:rStyle w:val="aff6"/>
            <w:noProof/>
          </w:rPr>
          <w:t>Pattern Semantics</w:t>
        </w:r>
        <w:r>
          <w:rPr>
            <w:noProof/>
            <w:webHidden/>
          </w:rPr>
          <w:tab/>
        </w:r>
        <w:r>
          <w:rPr>
            <w:noProof/>
            <w:webHidden/>
          </w:rPr>
          <w:fldChar w:fldCharType="begin"/>
        </w:r>
        <w:r>
          <w:rPr>
            <w:noProof/>
            <w:webHidden/>
          </w:rPr>
          <w:instrText xml:space="preserve"> PAGEREF _Toc336509643 \h </w:instrText>
        </w:r>
        <w:r>
          <w:rPr>
            <w:noProof/>
            <w:webHidden/>
          </w:rPr>
        </w:r>
        <w:r>
          <w:rPr>
            <w:noProof/>
            <w:webHidden/>
          </w:rPr>
          <w:fldChar w:fldCharType="separate"/>
        </w:r>
        <w:r>
          <w:rPr>
            <w:noProof/>
            <w:webHidden/>
          </w:rPr>
          <w:t>263</w:t>
        </w:r>
        <w:r>
          <w:rPr>
            <w:noProof/>
            <w:webHidden/>
          </w:rPr>
          <w:fldChar w:fldCharType="end"/>
        </w:r>
      </w:hyperlink>
    </w:p>
    <w:p w14:paraId="309DAFA6" w14:textId="77777777" w:rsidR="00BC2562" w:rsidRPr="009A3321" w:rsidRDefault="00BC2562">
      <w:pPr>
        <w:pStyle w:val="3a"/>
        <w:rPr>
          <w:rFonts w:ascii="Calibri" w:eastAsia="Times New Roman" w:hAnsi="Calibri"/>
          <w:b w:val="0"/>
          <w:noProof/>
          <w:sz w:val="22"/>
          <w:szCs w:val="22"/>
          <w:lang w:val="en-US" w:eastAsia="en-US"/>
        </w:rPr>
      </w:pPr>
      <w:hyperlink w:anchor="_Toc336509644" w:history="1">
        <w:r w:rsidRPr="007D2276">
          <w:rPr>
            <w:rStyle w:val="aff6"/>
            <w:noProof/>
          </w:rPr>
          <w:t>15.10.3</w:t>
        </w:r>
        <w:r w:rsidRPr="009A3321">
          <w:rPr>
            <w:rFonts w:ascii="Calibri" w:eastAsia="Times New Roman" w:hAnsi="Calibri"/>
            <w:b w:val="0"/>
            <w:noProof/>
            <w:sz w:val="22"/>
            <w:szCs w:val="22"/>
            <w:lang w:val="en-US" w:eastAsia="en-US"/>
          </w:rPr>
          <w:tab/>
        </w:r>
        <w:r w:rsidRPr="007D2276">
          <w:rPr>
            <w:rStyle w:val="aff6"/>
            <w:noProof/>
          </w:rPr>
          <w:t>The RegExp Constructor Called as a Function</w:t>
        </w:r>
        <w:r>
          <w:rPr>
            <w:noProof/>
            <w:webHidden/>
          </w:rPr>
          <w:tab/>
        </w:r>
        <w:r>
          <w:rPr>
            <w:noProof/>
            <w:webHidden/>
          </w:rPr>
          <w:fldChar w:fldCharType="begin"/>
        </w:r>
        <w:r>
          <w:rPr>
            <w:noProof/>
            <w:webHidden/>
          </w:rPr>
          <w:instrText xml:space="preserve"> PAGEREF _Toc336509644 \h </w:instrText>
        </w:r>
        <w:r>
          <w:rPr>
            <w:noProof/>
            <w:webHidden/>
          </w:rPr>
        </w:r>
        <w:r>
          <w:rPr>
            <w:noProof/>
            <w:webHidden/>
          </w:rPr>
          <w:fldChar w:fldCharType="separate"/>
        </w:r>
        <w:r>
          <w:rPr>
            <w:noProof/>
            <w:webHidden/>
          </w:rPr>
          <w:t>275</w:t>
        </w:r>
        <w:r>
          <w:rPr>
            <w:noProof/>
            <w:webHidden/>
          </w:rPr>
          <w:fldChar w:fldCharType="end"/>
        </w:r>
      </w:hyperlink>
    </w:p>
    <w:p w14:paraId="2C68316C" w14:textId="77777777" w:rsidR="00BC2562" w:rsidRPr="009A3321" w:rsidRDefault="00BC2562">
      <w:pPr>
        <w:pStyle w:val="3a"/>
        <w:rPr>
          <w:rFonts w:ascii="Calibri" w:eastAsia="Times New Roman" w:hAnsi="Calibri"/>
          <w:b w:val="0"/>
          <w:noProof/>
          <w:sz w:val="22"/>
          <w:szCs w:val="22"/>
          <w:lang w:val="en-US" w:eastAsia="en-US"/>
        </w:rPr>
      </w:pPr>
      <w:hyperlink w:anchor="_Toc336509645" w:history="1">
        <w:r w:rsidRPr="007D2276">
          <w:rPr>
            <w:rStyle w:val="aff6"/>
            <w:noProof/>
          </w:rPr>
          <w:t>15.10.4</w:t>
        </w:r>
        <w:r w:rsidRPr="009A3321">
          <w:rPr>
            <w:rFonts w:ascii="Calibri" w:eastAsia="Times New Roman" w:hAnsi="Calibri"/>
            <w:b w:val="0"/>
            <w:noProof/>
            <w:sz w:val="22"/>
            <w:szCs w:val="22"/>
            <w:lang w:val="en-US" w:eastAsia="en-US"/>
          </w:rPr>
          <w:tab/>
        </w:r>
        <w:r w:rsidRPr="007D2276">
          <w:rPr>
            <w:rStyle w:val="aff6"/>
            <w:noProof/>
          </w:rPr>
          <w:t>The RegExp Constructor</w:t>
        </w:r>
        <w:r>
          <w:rPr>
            <w:noProof/>
            <w:webHidden/>
          </w:rPr>
          <w:tab/>
        </w:r>
        <w:r>
          <w:rPr>
            <w:noProof/>
            <w:webHidden/>
          </w:rPr>
          <w:fldChar w:fldCharType="begin"/>
        </w:r>
        <w:r>
          <w:rPr>
            <w:noProof/>
            <w:webHidden/>
          </w:rPr>
          <w:instrText xml:space="preserve"> PAGEREF _Toc336509645 \h </w:instrText>
        </w:r>
        <w:r>
          <w:rPr>
            <w:noProof/>
            <w:webHidden/>
          </w:rPr>
        </w:r>
        <w:r>
          <w:rPr>
            <w:noProof/>
            <w:webHidden/>
          </w:rPr>
          <w:fldChar w:fldCharType="separate"/>
        </w:r>
        <w:r>
          <w:rPr>
            <w:noProof/>
            <w:webHidden/>
          </w:rPr>
          <w:t>275</w:t>
        </w:r>
        <w:r>
          <w:rPr>
            <w:noProof/>
            <w:webHidden/>
          </w:rPr>
          <w:fldChar w:fldCharType="end"/>
        </w:r>
      </w:hyperlink>
    </w:p>
    <w:p w14:paraId="343CC5F7" w14:textId="77777777" w:rsidR="00BC2562" w:rsidRPr="009A3321" w:rsidRDefault="00BC2562">
      <w:pPr>
        <w:pStyle w:val="3a"/>
        <w:rPr>
          <w:rFonts w:ascii="Calibri" w:eastAsia="Times New Roman" w:hAnsi="Calibri"/>
          <w:b w:val="0"/>
          <w:noProof/>
          <w:sz w:val="22"/>
          <w:szCs w:val="22"/>
          <w:lang w:val="en-US" w:eastAsia="en-US"/>
        </w:rPr>
      </w:pPr>
      <w:hyperlink w:anchor="_Toc336509646" w:history="1">
        <w:r w:rsidRPr="007D2276">
          <w:rPr>
            <w:rStyle w:val="aff6"/>
            <w:noProof/>
          </w:rPr>
          <w:t>15.10.5</w:t>
        </w:r>
        <w:r w:rsidRPr="009A3321">
          <w:rPr>
            <w:rFonts w:ascii="Calibri" w:eastAsia="Times New Roman" w:hAnsi="Calibri"/>
            <w:b w:val="0"/>
            <w:noProof/>
            <w:sz w:val="22"/>
            <w:szCs w:val="22"/>
            <w:lang w:val="en-US" w:eastAsia="en-US"/>
          </w:rPr>
          <w:tab/>
        </w:r>
        <w:r w:rsidRPr="007D2276">
          <w:rPr>
            <w:rStyle w:val="aff6"/>
            <w:noProof/>
          </w:rPr>
          <w:t>Properties of the RegExp Constructor</w:t>
        </w:r>
        <w:r>
          <w:rPr>
            <w:noProof/>
            <w:webHidden/>
          </w:rPr>
          <w:tab/>
        </w:r>
        <w:r>
          <w:rPr>
            <w:noProof/>
            <w:webHidden/>
          </w:rPr>
          <w:fldChar w:fldCharType="begin"/>
        </w:r>
        <w:r>
          <w:rPr>
            <w:noProof/>
            <w:webHidden/>
          </w:rPr>
          <w:instrText xml:space="preserve"> PAGEREF _Toc336509646 \h </w:instrText>
        </w:r>
        <w:r>
          <w:rPr>
            <w:noProof/>
            <w:webHidden/>
          </w:rPr>
        </w:r>
        <w:r>
          <w:rPr>
            <w:noProof/>
            <w:webHidden/>
          </w:rPr>
          <w:fldChar w:fldCharType="separate"/>
        </w:r>
        <w:r>
          <w:rPr>
            <w:noProof/>
            <w:webHidden/>
          </w:rPr>
          <w:t>276</w:t>
        </w:r>
        <w:r>
          <w:rPr>
            <w:noProof/>
            <w:webHidden/>
          </w:rPr>
          <w:fldChar w:fldCharType="end"/>
        </w:r>
      </w:hyperlink>
    </w:p>
    <w:p w14:paraId="1A836462" w14:textId="77777777" w:rsidR="00BC2562" w:rsidRPr="009A3321" w:rsidRDefault="00BC2562">
      <w:pPr>
        <w:pStyle w:val="3a"/>
        <w:rPr>
          <w:rFonts w:ascii="Calibri" w:eastAsia="Times New Roman" w:hAnsi="Calibri"/>
          <w:b w:val="0"/>
          <w:noProof/>
          <w:sz w:val="22"/>
          <w:szCs w:val="22"/>
          <w:lang w:val="en-US" w:eastAsia="en-US"/>
        </w:rPr>
      </w:pPr>
      <w:hyperlink w:anchor="_Toc336509647" w:history="1">
        <w:r w:rsidRPr="007D2276">
          <w:rPr>
            <w:rStyle w:val="aff6"/>
            <w:noProof/>
          </w:rPr>
          <w:t>15.10.6</w:t>
        </w:r>
        <w:r w:rsidRPr="009A3321">
          <w:rPr>
            <w:rFonts w:ascii="Calibri" w:eastAsia="Times New Roman" w:hAnsi="Calibri"/>
            <w:b w:val="0"/>
            <w:noProof/>
            <w:sz w:val="22"/>
            <w:szCs w:val="22"/>
            <w:lang w:val="en-US" w:eastAsia="en-US"/>
          </w:rPr>
          <w:tab/>
        </w:r>
        <w:r w:rsidRPr="007D2276">
          <w:rPr>
            <w:rStyle w:val="aff6"/>
            <w:noProof/>
          </w:rPr>
          <w:t>Properties of the RegExp Prototype Object</w:t>
        </w:r>
        <w:r>
          <w:rPr>
            <w:noProof/>
            <w:webHidden/>
          </w:rPr>
          <w:tab/>
        </w:r>
        <w:r>
          <w:rPr>
            <w:noProof/>
            <w:webHidden/>
          </w:rPr>
          <w:fldChar w:fldCharType="begin"/>
        </w:r>
        <w:r>
          <w:rPr>
            <w:noProof/>
            <w:webHidden/>
          </w:rPr>
          <w:instrText xml:space="preserve"> PAGEREF _Toc336509647 \h </w:instrText>
        </w:r>
        <w:r>
          <w:rPr>
            <w:noProof/>
            <w:webHidden/>
          </w:rPr>
        </w:r>
        <w:r>
          <w:rPr>
            <w:noProof/>
            <w:webHidden/>
          </w:rPr>
          <w:fldChar w:fldCharType="separate"/>
        </w:r>
        <w:r>
          <w:rPr>
            <w:noProof/>
            <w:webHidden/>
          </w:rPr>
          <w:t>276</w:t>
        </w:r>
        <w:r>
          <w:rPr>
            <w:noProof/>
            <w:webHidden/>
          </w:rPr>
          <w:fldChar w:fldCharType="end"/>
        </w:r>
      </w:hyperlink>
    </w:p>
    <w:p w14:paraId="3DAEBA4D" w14:textId="77777777" w:rsidR="00BC2562" w:rsidRPr="009A3321" w:rsidRDefault="00BC2562">
      <w:pPr>
        <w:pStyle w:val="3a"/>
        <w:rPr>
          <w:rFonts w:ascii="Calibri" w:eastAsia="Times New Roman" w:hAnsi="Calibri"/>
          <w:b w:val="0"/>
          <w:noProof/>
          <w:sz w:val="22"/>
          <w:szCs w:val="22"/>
          <w:lang w:val="en-US" w:eastAsia="en-US"/>
        </w:rPr>
      </w:pPr>
      <w:hyperlink w:anchor="_Toc336509648" w:history="1">
        <w:r w:rsidRPr="007D2276">
          <w:rPr>
            <w:rStyle w:val="aff6"/>
            <w:noProof/>
          </w:rPr>
          <w:t>15.10.7</w:t>
        </w:r>
        <w:r w:rsidRPr="009A3321">
          <w:rPr>
            <w:rFonts w:ascii="Calibri" w:eastAsia="Times New Roman" w:hAnsi="Calibri"/>
            <w:b w:val="0"/>
            <w:noProof/>
            <w:sz w:val="22"/>
            <w:szCs w:val="22"/>
            <w:lang w:val="en-US" w:eastAsia="en-US"/>
          </w:rPr>
          <w:tab/>
        </w:r>
        <w:r w:rsidRPr="007D2276">
          <w:rPr>
            <w:rStyle w:val="aff6"/>
            <w:noProof/>
          </w:rPr>
          <w:t>Properties of RegExp Instances</w:t>
        </w:r>
        <w:r>
          <w:rPr>
            <w:noProof/>
            <w:webHidden/>
          </w:rPr>
          <w:tab/>
        </w:r>
        <w:r>
          <w:rPr>
            <w:noProof/>
            <w:webHidden/>
          </w:rPr>
          <w:fldChar w:fldCharType="begin"/>
        </w:r>
        <w:r>
          <w:rPr>
            <w:noProof/>
            <w:webHidden/>
          </w:rPr>
          <w:instrText xml:space="preserve"> PAGEREF _Toc336509648 \h </w:instrText>
        </w:r>
        <w:r>
          <w:rPr>
            <w:noProof/>
            <w:webHidden/>
          </w:rPr>
        </w:r>
        <w:r>
          <w:rPr>
            <w:noProof/>
            <w:webHidden/>
          </w:rPr>
          <w:fldChar w:fldCharType="separate"/>
        </w:r>
        <w:r>
          <w:rPr>
            <w:noProof/>
            <w:webHidden/>
          </w:rPr>
          <w:t>278</w:t>
        </w:r>
        <w:r>
          <w:rPr>
            <w:noProof/>
            <w:webHidden/>
          </w:rPr>
          <w:fldChar w:fldCharType="end"/>
        </w:r>
      </w:hyperlink>
    </w:p>
    <w:p w14:paraId="732DE660" w14:textId="77777777" w:rsidR="00BC2562" w:rsidRPr="009A3321" w:rsidRDefault="00BC2562">
      <w:pPr>
        <w:pStyle w:val="2b"/>
        <w:rPr>
          <w:rFonts w:ascii="Calibri" w:eastAsia="Times New Roman" w:hAnsi="Calibri"/>
          <w:b w:val="0"/>
          <w:noProof/>
          <w:sz w:val="22"/>
          <w:szCs w:val="22"/>
          <w:lang w:val="en-US" w:eastAsia="en-US"/>
        </w:rPr>
      </w:pPr>
      <w:hyperlink w:anchor="_Toc336509649" w:history="1">
        <w:r w:rsidRPr="007D2276">
          <w:rPr>
            <w:rStyle w:val="aff6"/>
            <w:noProof/>
          </w:rPr>
          <w:t>15.11</w:t>
        </w:r>
        <w:r w:rsidRPr="009A3321">
          <w:rPr>
            <w:rFonts w:ascii="Calibri" w:eastAsia="Times New Roman" w:hAnsi="Calibri"/>
            <w:b w:val="0"/>
            <w:noProof/>
            <w:sz w:val="22"/>
            <w:szCs w:val="22"/>
            <w:lang w:val="en-US" w:eastAsia="en-US"/>
          </w:rPr>
          <w:tab/>
        </w:r>
        <w:r w:rsidRPr="007D2276">
          <w:rPr>
            <w:rStyle w:val="aff6"/>
            <w:noProof/>
          </w:rPr>
          <w:t>Error Objects</w:t>
        </w:r>
        <w:r>
          <w:rPr>
            <w:noProof/>
            <w:webHidden/>
          </w:rPr>
          <w:tab/>
        </w:r>
        <w:r>
          <w:rPr>
            <w:noProof/>
            <w:webHidden/>
          </w:rPr>
          <w:fldChar w:fldCharType="begin"/>
        </w:r>
        <w:r>
          <w:rPr>
            <w:noProof/>
            <w:webHidden/>
          </w:rPr>
          <w:instrText xml:space="preserve"> PAGEREF _Toc336509649 \h </w:instrText>
        </w:r>
        <w:r>
          <w:rPr>
            <w:noProof/>
            <w:webHidden/>
          </w:rPr>
        </w:r>
        <w:r>
          <w:rPr>
            <w:noProof/>
            <w:webHidden/>
          </w:rPr>
          <w:fldChar w:fldCharType="separate"/>
        </w:r>
        <w:r>
          <w:rPr>
            <w:noProof/>
            <w:webHidden/>
          </w:rPr>
          <w:t>279</w:t>
        </w:r>
        <w:r>
          <w:rPr>
            <w:noProof/>
            <w:webHidden/>
          </w:rPr>
          <w:fldChar w:fldCharType="end"/>
        </w:r>
      </w:hyperlink>
    </w:p>
    <w:p w14:paraId="42EBD8E0" w14:textId="77777777" w:rsidR="00BC2562" w:rsidRPr="009A3321" w:rsidRDefault="00BC2562">
      <w:pPr>
        <w:pStyle w:val="3a"/>
        <w:rPr>
          <w:rFonts w:ascii="Calibri" w:eastAsia="Times New Roman" w:hAnsi="Calibri"/>
          <w:b w:val="0"/>
          <w:noProof/>
          <w:sz w:val="22"/>
          <w:szCs w:val="22"/>
          <w:lang w:val="en-US" w:eastAsia="en-US"/>
        </w:rPr>
      </w:pPr>
      <w:hyperlink w:anchor="_Toc336509650" w:history="1">
        <w:r w:rsidRPr="007D2276">
          <w:rPr>
            <w:rStyle w:val="aff6"/>
            <w:noProof/>
          </w:rPr>
          <w:t>15.11.1</w:t>
        </w:r>
        <w:r w:rsidRPr="009A3321">
          <w:rPr>
            <w:rFonts w:ascii="Calibri" w:eastAsia="Times New Roman" w:hAnsi="Calibri"/>
            <w:b w:val="0"/>
            <w:noProof/>
            <w:sz w:val="22"/>
            <w:szCs w:val="22"/>
            <w:lang w:val="en-US" w:eastAsia="en-US"/>
          </w:rPr>
          <w:tab/>
        </w:r>
        <w:r w:rsidRPr="007D2276">
          <w:rPr>
            <w:rStyle w:val="aff6"/>
            <w:noProof/>
          </w:rPr>
          <w:t>The Error Constructor Called as a Function</w:t>
        </w:r>
        <w:r>
          <w:rPr>
            <w:noProof/>
            <w:webHidden/>
          </w:rPr>
          <w:tab/>
        </w:r>
        <w:r>
          <w:rPr>
            <w:noProof/>
            <w:webHidden/>
          </w:rPr>
          <w:fldChar w:fldCharType="begin"/>
        </w:r>
        <w:r>
          <w:rPr>
            <w:noProof/>
            <w:webHidden/>
          </w:rPr>
          <w:instrText xml:space="preserve"> PAGEREF _Toc336509650 \h </w:instrText>
        </w:r>
        <w:r>
          <w:rPr>
            <w:noProof/>
            <w:webHidden/>
          </w:rPr>
        </w:r>
        <w:r>
          <w:rPr>
            <w:noProof/>
            <w:webHidden/>
          </w:rPr>
          <w:fldChar w:fldCharType="separate"/>
        </w:r>
        <w:r>
          <w:rPr>
            <w:noProof/>
            <w:webHidden/>
          </w:rPr>
          <w:t>279</w:t>
        </w:r>
        <w:r>
          <w:rPr>
            <w:noProof/>
            <w:webHidden/>
          </w:rPr>
          <w:fldChar w:fldCharType="end"/>
        </w:r>
      </w:hyperlink>
    </w:p>
    <w:p w14:paraId="6CEBE7B5" w14:textId="77777777" w:rsidR="00BC2562" w:rsidRPr="009A3321" w:rsidRDefault="00BC2562">
      <w:pPr>
        <w:pStyle w:val="3a"/>
        <w:rPr>
          <w:rFonts w:ascii="Calibri" w:eastAsia="Times New Roman" w:hAnsi="Calibri"/>
          <w:b w:val="0"/>
          <w:noProof/>
          <w:sz w:val="22"/>
          <w:szCs w:val="22"/>
          <w:lang w:val="en-US" w:eastAsia="en-US"/>
        </w:rPr>
      </w:pPr>
      <w:hyperlink w:anchor="_Toc336509651" w:history="1">
        <w:r w:rsidRPr="007D2276">
          <w:rPr>
            <w:rStyle w:val="aff6"/>
            <w:noProof/>
          </w:rPr>
          <w:t>15.11.2</w:t>
        </w:r>
        <w:r w:rsidRPr="009A3321">
          <w:rPr>
            <w:rFonts w:ascii="Calibri" w:eastAsia="Times New Roman" w:hAnsi="Calibri"/>
            <w:b w:val="0"/>
            <w:noProof/>
            <w:sz w:val="22"/>
            <w:szCs w:val="22"/>
            <w:lang w:val="en-US" w:eastAsia="en-US"/>
          </w:rPr>
          <w:tab/>
        </w:r>
        <w:r w:rsidRPr="007D2276">
          <w:rPr>
            <w:rStyle w:val="aff6"/>
            <w:noProof/>
          </w:rPr>
          <w:t>The Error Constructor</w:t>
        </w:r>
        <w:r>
          <w:rPr>
            <w:noProof/>
            <w:webHidden/>
          </w:rPr>
          <w:tab/>
        </w:r>
        <w:r>
          <w:rPr>
            <w:noProof/>
            <w:webHidden/>
          </w:rPr>
          <w:fldChar w:fldCharType="begin"/>
        </w:r>
        <w:r>
          <w:rPr>
            <w:noProof/>
            <w:webHidden/>
          </w:rPr>
          <w:instrText xml:space="preserve"> PAGEREF _Toc336509651 \h </w:instrText>
        </w:r>
        <w:r>
          <w:rPr>
            <w:noProof/>
            <w:webHidden/>
          </w:rPr>
        </w:r>
        <w:r>
          <w:rPr>
            <w:noProof/>
            <w:webHidden/>
          </w:rPr>
          <w:fldChar w:fldCharType="separate"/>
        </w:r>
        <w:r>
          <w:rPr>
            <w:noProof/>
            <w:webHidden/>
          </w:rPr>
          <w:t>279</w:t>
        </w:r>
        <w:r>
          <w:rPr>
            <w:noProof/>
            <w:webHidden/>
          </w:rPr>
          <w:fldChar w:fldCharType="end"/>
        </w:r>
      </w:hyperlink>
    </w:p>
    <w:p w14:paraId="3124FEE5" w14:textId="77777777" w:rsidR="00BC2562" w:rsidRPr="009A3321" w:rsidRDefault="00BC2562">
      <w:pPr>
        <w:pStyle w:val="3a"/>
        <w:rPr>
          <w:rFonts w:ascii="Calibri" w:eastAsia="Times New Roman" w:hAnsi="Calibri"/>
          <w:b w:val="0"/>
          <w:noProof/>
          <w:sz w:val="22"/>
          <w:szCs w:val="22"/>
          <w:lang w:val="en-US" w:eastAsia="en-US"/>
        </w:rPr>
      </w:pPr>
      <w:hyperlink w:anchor="_Toc336509652" w:history="1">
        <w:r w:rsidRPr="007D2276">
          <w:rPr>
            <w:rStyle w:val="aff6"/>
            <w:noProof/>
          </w:rPr>
          <w:t>15.11.3</w:t>
        </w:r>
        <w:r w:rsidRPr="009A3321">
          <w:rPr>
            <w:rFonts w:ascii="Calibri" w:eastAsia="Times New Roman" w:hAnsi="Calibri"/>
            <w:b w:val="0"/>
            <w:noProof/>
            <w:sz w:val="22"/>
            <w:szCs w:val="22"/>
            <w:lang w:val="en-US" w:eastAsia="en-US"/>
          </w:rPr>
          <w:tab/>
        </w:r>
        <w:r w:rsidRPr="007D2276">
          <w:rPr>
            <w:rStyle w:val="aff6"/>
            <w:noProof/>
          </w:rPr>
          <w:t>Properties of the Error Constructor</w:t>
        </w:r>
        <w:r>
          <w:rPr>
            <w:noProof/>
            <w:webHidden/>
          </w:rPr>
          <w:tab/>
        </w:r>
        <w:r>
          <w:rPr>
            <w:noProof/>
            <w:webHidden/>
          </w:rPr>
          <w:fldChar w:fldCharType="begin"/>
        </w:r>
        <w:r>
          <w:rPr>
            <w:noProof/>
            <w:webHidden/>
          </w:rPr>
          <w:instrText xml:space="preserve"> PAGEREF _Toc336509652 \h </w:instrText>
        </w:r>
        <w:r>
          <w:rPr>
            <w:noProof/>
            <w:webHidden/>
          </w:rPr>
        </w:r>
        <w:r>
          <w:rPr>
            <w:noProof/>
            <w:webHidden/>
          </w:rPr>
          <w:fldChar w:fldCharType="separate"/>
        </w:r>
        <w:r>
          <w:rPr>
            <w:noProof/>
            <w:webHidden/>
          </w:rPr>
          <w:t>279</w:t>
        </w:r>
        <w:r>
          <w:rPr>
            <w:noProof/>
            <w:webHidden/>
          </w:rPr>
          <w:fldChar w:fldCharType="end"/>
        </w:r>
      </w:hyperlink>
    </w:p>
    <w:p w14:paraId="73535FA5" w14:textId="77777777" w:rsidR="00BC2562" w:rsidRPr="009A3321" w:rsidRDefault="00BC2562">
      <w:pPr>
        <w:pStyle w:val="3a"/>
        <w:rPr>
          <w:rFonts w:ascii="Calibri" w:eastAsia="Times New Roman" w:hAnsi="Calibri"/>
          <w:b w:val="0"/>
          <w:noProof/>
          <w:sz w:val="22"/>
          <w:szCs w:val="22"/>
          <w:lang w:val="en-US" w:eastAsia="en-US"/>
        </w:rPr>
      </w:pPr>
      <w:hyperlink w:anchor="_Toc336509653" w:history="1">
        <w:r w:rsidRPr="007D2276">
          <w:rPr>
            <w:rStyle w:val="aff6"/>
            <w:noProof/>
          </w:rPr>
          <w:t>15.11.4</w:t>
        </w:r>
        <w:r w:rsidRPr="009A3321">
          <w:rPr>
            <w:rFonts w:ascii="Calibri" w:eastAsia="Times New Roman" w:hAnsi="Calibri"/>
            <w:b w:val="0"/>
            <w:noProof/>
            <w:sz w:val="22"/>
            <w:szCs w:val="22"/>
            <w:lang w:val="en-US" w:eastAsia="en-US"/>
          </w:rPr>
          <w:tab/>
        </w:r>
        <w:r w:rsidRPr="007D2276">
          <w:rPr>
            <w:rStyle w:val="aff6"/>
            <w:noProof/>
          </w:rPr>
          <w:t>Properties of the Error Prototype Object</w:t>
        </w:r>
        <w:r>
          <w:rPr>
            <w:noProof/>
            <w:webHidden/>
          </w:rPr>
          <w:tab/>
        </w:r>
        <w:r>
          <w:rPr>
            <w:noProof/>
            <w:webHidden/>
          </w:rPr>
          <w:fldChar w:fldCharType="begin"/>
        </w:r>
        <w:r>
          <w:rPr>
            <w:noProof/>
            <w:webHidden/>
          </w:rPr>
          <w:instrText xml:space="preserve"> PAGEREF _Toc336509653 \h </w:instrText>
        </w:r>
        <w:r>
          <w:rPr>
            <w:noProof/>
            <w:webHidden/>
          </w:rPr>
        </w:r>
        <w:r>
          <w:rPr>
            <w:noProof/>
            <w:webHidden/>
          </w:rPr>
          <w:fldChar w:fldCharType="separate"/>
        </w:r>
        <w:r>
          <w:rPr>
            <w:noProof/>
            <w:webHidden/>
          </w:rPr>
          <w:t>280</w:t>
        </w:r>
        <w:r>
          <w:rPr>
            <w:noProof/>
            <w:webHidden/>
          </w:rPr>
          <w:fldChar w:fldCharType="end"/>
        </w:r>
      </w:hyperlink>
    </w:p>
    <w:p w14:paraId="60892F94" w14:textId="77777777" w:rsidR="00BC2562" w:rsidRPr="009A3321" w:rsidRDefault="00BC2562">
      <w:pPr>
        <w:pStyle w:val="3a"/>
        <w:rPr>
          <w:rFonts w:ascii="Calibri" w:eastAsia="Times New Roman" w:hAnsi="Calibri"/>
          <w:b w:val="0"/>
          <w:noProof/>
          <w:sz w:val="22"/>
          <w:szCs w:val="22"/>
          <w:lang w:val="en-US" w:eastAsia="en-US"/>
        </w:rPr>
      </w:pPr>
      <w:hyperlink w:anchor="_Toc336509654" w:history="1">
        <w:r w:rsidRPr="007D2276">
          <w:rPr>
            <w:rStyle w:val="aff6"/>
            <w:noProof/>
          </w:rPr>
          <w:t>15.11.5</w:t>
        </w:r>
        <w:r w:rsidRPr="009A3321">
          <w:rPr>
            <w:rFonts w:ascii="Calibri" w:eastAsia="Times New Roman" w:hAnsi="Calibri"/>
            <w:b w:val="0"/>
            <w:noProof/>
            <w:sz w:val="22"/>
            <w:szCs w:val="22"/>
            <w:lang w:val="en-US" w:eastAsia="en-US"/>
          </w:rPr>
          <w:tab/>
        </w:r>
        <w:r w:rsidRPr="007D2276">
          <w:rPr>
            <w:rStyle w:val="aff6"/>
            <w:noProof/>
          </w:rPr>
          <w:t>Properties of Error Instances</w:t>
        </w:r>
        <w:r>
          <w:rPr>
            <w:noProof/>
            <w:webHidden/>
          </w:rPr>
          <w:tab/>
        </w:r>
        <w:r>
          <w:rPr>
            <w:noProof/>
            <w:webHidden/>
          </w:rPr>
          <w:fldChar w:fldCharType="begin"/>
        </w:r>
        <w:r>
          <w:rPr>
            <w:noProof/>
            <w:webHidden/>
          </w:rPr>
          <w:instrText xml:space="preserve"> PAGEREF _Toc336509654 \h </w:instrText>
        </w:r>
        <w:r>
          <w:rPr>
            <w:noProof/>
            <w:webHidden/>
          </w:rPr>
        </w:r>
        <w:r>
          <w:rPr>
            <w:noProof/>
            <w:webHidden/>
          </w:rPr>
          <w:fldChar w:fldCharType="separate"/>
        </w:r>
        <w:r>
          <w:rPr>
            <w:noProof/>
            <w:webHidden/>
          </w:rPr>
          <w:t>280</w:t>
        </w:r>
        <w:r>
          <w:rPr>
            <w:noProof/>
            <w:webHidden/>
          </w:rPr>
          <w:fldChar w:fldCharType="end"/>
        </w:r>
      </w:hyperlink>
    </w:p>
    <w:p w14:paraId="09F33DAD" w14:textId="77777777" w:rsidR="00BC2562" w:rsidRPr="009A3321" w:rsidRDefault="00BC2562">
      <w:pPr>
        <w:pStyle w:val="3a"/>
        <w:rPr>
          <w:rFonts w:ascii="Calibri" w:eastAsia="Times New Roman" w:hAnsi="Calibri"/>
          <w:b w:val="0"/>
          <w:noProof/>
          <w:sz w:val="22"/>
          <w:szCs w:val="22"/>
          <w:lang w:val="en-US" w:eastAsia="en-US"/>
        </w:rPr>
      </w:pPr>
      <w:hyperlink w:anchor="_Toc336509655" w:history="1">
        <w:r w:rsidRPr="007D2276">
          <w:rPr>
            <w:rStyle w:val="aff6"/>
            <w:noProof/>
          </w:rPr>
          <w:t>15.11.6</w:t>
        </w:r>
        <w:r w:rsidRPr="009A3321">
          <w:rPr>
            <w:rFonts w:ascii="Calibri" w:eastAsia="Times New Roman" w:hAnsi="Calibri"/>
            <w:b w:val="0"/>
            <w:noProof/>
            <w:sz w:val="22"/>
            <w:szCs w:val="22"/>
            <w:lang w:val="en-US" w:eastAsia="en-US"/>
          </w:rPr>
          <w:tab/>
        </w:r>
        <w:r w:rsidRPr="007D2276">
          <w:rPr>
            <w:rStyle w:val="aff6"/>
            <w:noProof/>
          </w:rPr>
          <w:t>Native Error Types Used in This Standard</w:t>
        </w:r>
        <w:r>
          <w:rPr>
            <w:noProof/>
            <w:webHidden/>
          </w:rPr>
          <w:tab/>
        </w:r>
        <w:r>
          <w:rPr>
            <w:noProof/>
            <w:webHidden/>
          </w:rPr>
          <w:fldChar w:fldCharType="begin"/>
        </w:r>
        <w:r>
          <w:rPr>
            <w:noProof/>
            <w:webHidden/>
          </w:rPr>
          <w:instrText xml:space="preserve"> PAGEREF _Toc336509655 \h </w:instrText>
        </w:r>
        <w:r>
          <w:rPr>
            <w:noProof/>
            <w:webHidden/>
          </w:rPr>
        </w:r>
        <w:r>
          <w:rPr>
            <w:noProof/>
            <w:webHidden/>
          </w:rPr>
          <w:fldChar w:fldCharType="separate"/>
        </w:r>
        <w:r>
          <w:rPr>
            <w:noProof/>
            <w:webHidden/>
          </w:rPr>
          <w:t>280</w:t>
        </w:r>
        <w:r>
          <w:rPr>
            <w:noProof/>
            <w:webHidden/>
          </w:rPr>
          <w:fldChar w:fldCharType="end"/>
        </w:r>
      </w:hyperlink>
    </w:p>
    <w:p w14:paraId="5391C174" w14:textId="77777777" w:rsidR="00BC2562" w:rsidRPr="009A3321" w:rsidRDefault="00BC2562">
      <w:pPr>
        <w:pStyle w:val="3a"/>
        <w:rPr>
          <w:rFonts w:ascii="Calibri" w:eastAsia="Times New Roman" w:hAnsi="Calibri"/>
          <w:b w:val="0"/>
          <w:noProof/>
          <w:sz w:val="22"/>
          <w:szCs w:val="22"/>
          <w:lang w:val="en-US" w:eastAsia="en-US"/>
        </w:rPr>
      </w:pPr>
      <w:hyperlink w:anchor="_Toc336509656" w:history="1">
        <w:r w:rsidRPr="007D2276">
          <w:rPr>
            <w:rStyle w:val="aff6"/>
            <w:noProof/>
          </w:rPr>
          <w:t>15.11.7</w:t>
        </w:r>
        <w:r w:rsidRPr="009A3321">
          <w:rPr>
            <w:rFonts w:ascii="Calibri" w:eastAsia="Times New Roman" w:hAnsi="Calibri"/>
            <w:b w:val="0"/>
            <w:noProof/>
            <w:sz w:val="22"/>
            <w:szCs w:val="22"/>
            <w:lang w:val="en-US" w:eastAsia="en-US"/>
          </w:rPr>
          <w:tab/>
        </w:r>
        <w:r w:rsidRPr="007D2276">
          <w:rPr>
            <w:rStyle w:val="aff6"/>
            <w:i/>
            <w:noProof/>
          </w:rPr>
          <w:t>NativeError</w:t>
        </w:r>
        <w:r w:rsidRPr="007D2276">
          <w:rPr>
            <w:rStyle w:val="aff6"/>
            <w:noProof/>
          </w:rPr>
          <w:t xml:space="preserve"> Object Structure</w:t>
        </w:r>
        <w:r>
          <w:rPr>
            <w:noProof/>
            <w:webHidden/>
          </w:rPr>
          <w:tab/>
        </w:r>
        <w:r>
          <w:rPr>
            <w:noProof/>
            <w:webHidden/>
          </w:rPr>
          <w:fldChar w:fldCharType="begin"/>
        </w:r>
        <w:r>
          <w:rPr>
            <w:noProof/>
            <w:webHidden/>
          </w:rPr>
          <w:instrText xml:space="preserve"> PAGEREF _Toc336509656 \h </w:instrText>
        </w:r>
        <w:r>
          <w:rPr>
            <w:noProof/>
            <w:webHidden/>
          </w:rPr>
        </w:r>
        <w:r>
          <w:rPr>
            <w:noProof/>
            <w:webHidden/>
          </w:rPr>
          <w:fldChar w:fldCharType="separate"/>
        </w:r>
        <w:r>
          <w:rPr>
            <w:noProof/>
            <w:webHidden/>
          </w:rPr>
          <w:t>281</w:t>
        </w:r>
        <w:r>
          <w:rPr>
            <w:noProof/>
            <w:webHidden/>
          </w:rPr>
          <w:fldChar w:fldCharType="end"/>
        </w:r>
      </w:hyperlink>
    </w:p>
    <w:p w14:paraId="19B77468" w14:textId="77777777" w:rsidR="00BC2562" w:rsidRPr="009A3321" w:rsidRDefault="00BC2562">
      <w:pPr>
        <w:pStyle w:val="2b"/>
        <w:rPr>
          <w:rFonts w:ascii="Calibri" w:eastAsia="Times New Roman" w:hAnsi="Calibri"/>
          <w:b w:val="0"/>
          <w:noProof/>
          <w:sz w:val="22"/>
          <w:szCs w:val="22"/>
          <w:lang w:val="en-US" w:eastAsia="en-US"/>
        </w:rPr>
      </w:pPr>
      <w:hyperlink w:anchor="_Toc336509657" w:history="1">
        <w:r w:rsidRPr="007D2276">
          <w:rPr>
            <w:rStyle w:val="aff6"/>
            <w:noProof/>
          </w:rPr>
          <w:t>15.12</w:t>
        </w:r>
        <w:r w:rsidRPr="009A3321">
          <w:rPr>
            <w:rFonts w:ascii="Calibri" w:eastAsia="Times New Roman" w:hAnsi="Calibri"/>
            <w:b w:val="0"/>
            <w:noProof/>
            <w:sz w:val="22"/>
            <w:szCs w:val="22"/>
            <w:lang w:val="en-US" w:eastAsia="en-US"/>
          </w:rPr>
          <w:tab/>
        </w:r>
        <w:r w:rsidRPr="007D2276">
          <w:rPr>
            <w:rStyle w:val="aff6"/>
            <w:noProof/>
          </w:rPr>
          <w:t>The JSON Object</w:t>
        </w:r>
        <w:r>
          <w:rPr>
            <w:noProof/>
            <w:webHidden/>
          </w:rPr>
          <w:tab/>
        </w:r>
        <w:r>
          <w:rPr>
            <w:noProof/>
            <w:webHidden/>
          </w:rPr>
          <w:fldChar w:fldCharType="begin"/>
        </w:r>
        <w:r>
          <w:rPr>
            <w:noProof/>
            <w:webHidden/>
          </w:rPr>
          <w:instrText xml:space="preserve"> PAGEREF _Toc336509657 \h </w:instrText>
        </w:r>
        <w:r>
          <w:rPr>
            <w:noProof/>
            <w:webHidden/>
          </w:rPr>
        </w:r>
        <w:r>
          <w:rPr>
            <w:noProof/>
            <w:webHidden/>
          </w:rPr>
          <w:fldChar w:fldCharType="separate"/>
        </w:r>
        <w:r>
          <w:rPr>
            <w:noProof/>
            <w:webHidden/>
          </w:rPr>
          <w:t>283</w:t>
        </w:r>
        <w:r>
          <w:rPr>
            <w:noProof/>
            <w:webHidden/>
          </w:rPr>
          <w:fldChar w:fldCharType="end"/>
        </w:r>
      </w:hyperlink>
    </w:p>
    <w:p w14:paraId="2DF97786" w14:textId="77777777" w:rsidR="00BC2562" w:rsidRPr="009A3321" w:rsidRDefault="00BC2562">
      <w:pPr>
        <w:pStyle w:val="3a"/>
        <w:rPr>
          <w:rFonts w:ascii="Calibri" w:eastAsia="Times New Roman" w:hAnsi="Calibri"/>
          <w:b w:val="0"/>
          <w:noProof/>
          <w:sz w:val="22"/>
          <w:szCs w:val="22"/>
          <w:lang w:val="en-US" w:eastAsia="en-US"/>
        </w:rPr>
      </w:pPr>
      <w:hyperlink w:anchor="_Toc336509658" w:history="1">
        <w:r w:rsidRPr="007D2276">
          <w:rPr>
            <w:rStyle w:val="aff6"/>
            <w:noProof/>
          </w:rPr>
          <w:t>15.12.1</w:t>
        </w:r>
        <w:r w:rsidRPr="009A3321">
          <w:rPr>
            <w:rFonts w:ascii="Calibri" w:eastAsia="Times New Roman" w:hAnsi="Calibri"/>
            <w:b w:val="0"/>
            <w:noProof/>
            <w:sz w:val="22"/>
            <w:szCs w:val="22"/>
            <w:lang w:val="en-US" w:eastAsia="en-US"/>
          </w:rPr>
          <w:tab/>
        </w:r>
        <w:r w:rsidRPr="007D2276">
          <w:rPr>
            <w:rStyle w:val="aff6"/>
            <w:noProof/>
          </w:rPr>
          <w:t>The JSON Grammar</w:t>
        </w:r>
        <w:r>
          <w:rPr>
            <w:noProof/>
            <w:webHidden/>
          </w:rPr>
          <w:tab/>
        </w:r>
        <w:r>
          <w:rPr>
            <w:noProof/>
            <w:webHidden/>
          </w:rPr>
          <w:fldChar w:fldCharType="begin"/>
        </w:r>
        <w:r>
          <w:rPr>
            <w:noProof/>
            <w:webHidden/>
          </w:rPr>
          <w:instrText xml:space="preserve"> PAGEREF _Toc336509658 \h </w:instrText>
        </w:r>
        <w:r>
          <w:rPr>
            <w:noProof/>
            <w:webHidden/>
          </w:rPr>
        </w:r>
        <w:r>
          <w:rPr>
            <w:noProof/>
            <w:webHidden/>
          </w:rPr>
          <w:fldChar w:fldCharType="separate"/>
        </w:r>
        <w:r>
          <w:rPr>
            <w:noProof/>
            <w:webHidden/>
          </w:rPr>
          <w:t>283</w:t>
        </w:r>
        <w:r>
          <w:rPr>
            <w:noProof/>
            <w:webHidden/>
          </w:rPr>
          <w:fldChar w:fldCharType="end"/>
        </w:r>
      </w:hyperlink>
    </w:p>
    <w:p w14:paraId="566B1CEE" w14:textId="77777777" w:rsidR="00BC2562" w:rsidRPr="009A3321" w:rsidRDefault="00BC2562">
      <w:pPr>
        <w:pStyle w:val="3a"/>
        <w:rPr>
          <w:rFonts w:ascii="Calibri" w:eastAsia="Times New Roman" w:hAnsi="Calibri"/>
          <w:b w:val="0"/>
          <w:noProof/>
          <w:sz w:val="22"/>
          <w:szCs w:val="22"/>
          <w:lang w:val="en-US" w:eastAsia="en-US"/>
        </w:rPr>
      </w:pPr>
      <w:hyperlink w:anchor="_Toc336509659" w:history="1">
        <w:r w:rsidRPr="007D2276">
          <w:rPr>
            <w:rStyle w:val="aff6"/>
            <w:noProof/>
          </w:rPr>
          <w:t>15.12.2</w:t>
        </w:r>
        <w:r w:rsidRPr="009A3321">
          <w:rPr>
            <w:rFonts w:ascii="Calibri" w:eastAsia="Times New Roman" w:hAnsi="Calibri"/>
            <w:b w:val="0"/>
            <w:noProof/>
            <w:sz w:val="22"/>
            <w:szCs w:val="22"/>
            <w:lang w:val="en-US" w:eastAsia="en-US"/>
          </w:rPr>
          <w:tab/>
        </w:r>
        <w:r w:rsidRPr="007D2276">
          <w:rPr>
            <w:rStyle w:val="aff6"/>
            <w:noProof/>
          </w:rPr>
          <w:t>parse ( text [ , reviver ] )</w:t>
        </w:r>
        <w:r>
          <w:rPr>
            <w:noProof/>
            <w:webHidden/>
          </w:rPr>
          <w:tab/>
        </w:r>
        <w:r>
          <w:rPr>
            <w:noProof/>
            <w:webHidden/>
          </w:rPr>
          <w:fldChar w:fldCharType="begin"/>
        </w:r>
        <w:r>
          <w:rPr>
            <w:noProof/>
            <w:webHidden/>
          </w:rPr>
          <w:instrText xml:space="preserve"> PAGEREF _Toc336509659 \h </w:instrText>
        </w:r>
        <w:r>
          <w:rPr>
            <w:noProof/>
            <w:webHidden/>
          </w:rPr>
        </w:r>
        <w:r>
          <w:rPr>
            <w:noProof/>
            <w:webHidden/>
          </w:rPr>
          <w:fldChar w:fldCharType="separate"/>
        </w:r>
        <w:r>
          <w:rPr>
            <w:noProof/>
            <w:webHidden/>
          </w:rPr>
          <w:t>285</w:t>
        </w:r>
        <w:r>
          <w:rPr>
            <w:noProof/>
            <w:webHidden/>
          </w:rPr>
          <w:fldChar w:fldCharType="end"/>
        </w:r>
      </w:hyperlink>
    </w:p>
    <w:p w14:paraId="6641BAB7" w14:textId="77777777" w:rsidR="00BC2562" w:rsidRPr="009A3321" w:rsidRDefault="00BC2562">
      <w:pPr>
        <w:pStyle w:val="3a"/>
        <w:rPr>
          <w:rFonts w:ascii="Calibri" w:eastAsia="Times New Roman" w:hAnsi="Calibri"/>
          <w:b w:val="0"/>
          <w:noProof/>
          <w:sz w:val="22"/>
          <w:szCs w:val="22"/>
          <w:lang w:val="en-US" w:eastAsia="en-US"/>
        </w:rPr>
      </w:pPr>
      <w:hyperlink w:anchor="_Toc336509660" w:history="1">
        <w:r w:rsidRPr="007D2276">
          <w:rPr>
            <w:rStyle w:val="aff6"/>
            <w:noProof/>
          </w:rPr>
          <w:t>15.12.3</w:t>
        </w:r>
        <w:r w:rsidRPr="009A3321">
          <w:rPr>
            <w:rFonts w:ascii="Calibri" w:eastAsia="Times New Roman" w:hAnsi="Calibri"/>
            <w:b w:val="0"/>
            <w:noProof/>
            <w:sz w:val="22"/>
            <w:szCs w:val="22"/>
            <w:lang w:val="en-US" w:eastAsia="en-US"/>
          </w:rPr>
          <w:tab/>
        </w:r>
        <w:r w:rsidRPr="007D2276">
          <w:rPr>
            <w:rStyle w:val="aff6"/>
            <w:noProof/>
          </w:rPr>
          <w:t>stringify ( value [ , replacer [ , space ] ] )</w:t>
        </w:r>
        <w:r>
          <w:rPr>
            <w:noProof/>
            <w:webHidden/>
          </w:rPr>
          <w:tab/>
        </w:r>
        <w:r>
          <w:rPr>
            <w:noProof/>
            <w:webHidden/>
          </w:rPr>
          <w:fldChar w:fldCharType="begin"/>
        </w:r>
        <w:r>
          <w:rPr>
            <w:noProof/>
            <w:webHidden/>
          </w:rPr>
          <w:instrText xml:space="preserve"> PAGEREF _Toc336509660 \h </w:instrText>
        </w:r>
        <w:r>
          <w:rPr>
            <w:noProof/>
            <w:webHidden/>
          </w:rPr>
        </w:r>
        <w:r>
          <w:rPr>
            <w:noProof/>
            <w:webHidden/>
          </w:rPr>
          <w:fldChar w:fldCharType="separate"/>
        </w:r>
        <w:r>
          <w:rPr>
            <w:noProof/>
            <w:webHidden/>
          </w:rPr>
          <w:t>286</w:t>
        </w:r>
        <w:r>
          <w:rPr>
            <w:noProof/>
            <w:webHidden/>
          </w:rPr>
          <w:fldChar w:fldCharType="end"/>
        </w:r>
      </w:hyperlink>
    </w:p>
    <w:p w14:paraId="02A4D9AC" w14:textId="77777777" w:rsidR="00BC2562" w:rsidRPr="009A3321" w:rsidRDefault="00BC2562">
      <w:pPr>
        <w:pStyle w:val="2b"/>
        <w:rPr>
          <w:rFonts w:ascii="Calibri" w:eastAsia="Times New Roman" w:hAnsi="Calibri"/>
          <w:b w:val="0"/>
          <w:noProof/>
          <w:sz w:val="22"/>
          <w:szCs w:val="22"/>
          <w:lang w:val="en-US" w:eastAsia="en-US"/>
        </w:rPr>
      </w:pPr>
      <w:hyperlink w:anchor="_Toc336509661" w:history="1">
        <w:r w:rsidRPr="007D2276">
          <w:rPr>
            <w:rStyle w:val="aff6"/>
            <w:noProof/>
          </w:rPr>
          <w:t>15.13</w:t>
        </w:r>
        <w:r w:rsidRPr="009A3321">
          <w:rPr>
            <w:rFonts w:ascii="Calibri" w:eastAsia="Times New Roman" w:hAnsi="Calibri"/>
            <w:b w:val="0"/>
            <w:noProof/>
            <w:sz w:val="22"/>
            <w:szCs w:val="22"/>
            <w:lang w:val="en-US" w:eastAsia="en-US"/>
          </w:rPr>
          <w:tab/>
        </w:r>
        <w:r w:rsidRPr="007D2276">
          <w:rPr>
            <w:rStyle w:val="aff6"/>
            <w:noProof/>
          </w:rPr>
          <w:t>Binary Data Objects</w:t>
        </w:r>
        <w:r>
          <w:rPr>
            <w:noProof/>
            <w:webHidden/>
          </w:rPr>
          <w:tab/>
        </w:r>
        <w:r>
          <w:rPr>
            <w:noProof/>
            <w:webHidden/>
          </w:rPr>
          <w:fldChar w:fldCharType="begin"/>
        </w:r>
        <w:r>
          <w:rPr>
            <w:noProof/>
            <w:webHidden/>
          </w:rPr>
          <w:instrText xml:space="preserve"> PAGEREF _Toc336509661 \h </w:instrText>
        </w:r>
        <w:r>
          <w:rPr>
            <w:noProof/>
            <w:webHidden/>
          </w:rPr>
        </w:r>
        <w:r>
          <w:rPr>
            <w:noProof/>
            <w:webHidden/>
          </w:rPr>
          <w:fldChar w:fldCharType="separate"/>
        </w:r>
        <w:r>
          <w:rPr>
            <w:noProof/>
            <w:webHidden/>
          </w:rPr>
          <w:t>290</w:t>
        </w:r>
        <w:r>
          <w:rPr>
            <w:noProof/>
            <w:webHidden/>
          </w:rPr>
          <w:fldChar w:fldCharType="end"/>
        </w:r>
      </w:hyperlink>
    </w:p>
    <w:p w14:paraId="093F5123" w14:textId="77777777" w:rsidR="00BC2562" w:rsidRPr="009A3321" w:rsidRDefault="00BC2562">
      <w:pPr>
        <w:pStyle w:val="3a"/>
        <w:rPr>
          <w:rFonts w:ascii="Calibri" w:eastAsia="Times New Roman" w:hAnsi="Calibri"/>
          <w:b w:val="0"/>
          <w:noProof/>
          <w:sz w:val="22"/>
          <w:szCs w:val="22"/>
          <w:lang w:val="en-US" w:eastAsia="en-US"/>
        </w:rPr>
      </w:pPr>
      <w:hyperlink w:anchor="_Toc336509662" w:history="1">
        <w:r w:rsidRPr="007D2276">
          <w:rPr>
            <w:rStyle w:val="aff6"/>
            <w:noProof/>
          </w:rPr>
          <w:t>15.13.1 The BinaryData Module</w:t>
        </w:r>
        <w:r>
          <w:rPr>
            <w:noProof/>
            <w:webHidden/>
          </w:rPr>
          <w:tab/>
        </w:r>
        <w:r>
          <w:rPr>
            <w:noProof/>
            <w:webHidden/>
          </w:rPr>
          <w:fldChar w:fldCharType="begin"/>
        </w:r>
        <w:r>
          <w:rPr>
            <w:noProof/>
            <w:webHidden/>
          </w:rPr>
          <w:instrText xml:space="preserve"> PAGEREF _Toc336509662 \h </w:instrText>
        </w:r>
        <w:r>
          <w:rPr>
            <w:noProof/>
            <w:webHidden/>
          </w:rPr>
        </w:r>
        <w:r>
          <w:rPr>
            <w:noProof/>
            <w:webHidden/>
          </w:rPr>
          <w:fldChar w:fldCharType="separate"/>
        </w:r>
        <w:r>
          <w:rPr>
            <w:noProof/>
            <w:webHidden/>
          </w:rPr>
          <w:t>290</w:t>
        </w:r>
        <w:r>
          <w:rPr>
            <w:noProof/>
            <w:webHidden/>
          </w:rPr>
          <w:fldChar w:fldCharType="end"/>
        </w:r>
      </w:hyperlink>
    </w:p>
    <w:p w14:paraId="5D18614A" w14:textId="77777777" w:rsidR="00BC2562" w:rsidRPr="009A3321" w:rsidRDefault="00BC2562">
      <w:pPr>
        <w:pStyle w:val="3a"/>
        <w:rPr>
          <w:rFonts w:ascii="Calibri" w:eastAsia="Times New Roman" w:hAnsi="Calibri"/>
          <w:b w:val="0"/>
          <w:noProof/>
          <w:sz w:val="22"/>
          <w:szCs w:val="22"/>
          <w:lang w:val="en-US" w:eastAsia="en-US"/>
        </w:rPr>
      </w:pPr>
      <w:hyperlink w:anchor="_Toc336509663" w:history="1">
        <w:r w:rsidRPr="007D2276">
          <w:rPr>
            <w:rStyle w:val="aff6"/>
            <w:noProof/>
          </w:rPr>
          <w:t>15.13.2 The BinaryData.Type Object</w:t>
        </w:r>
        <w:r>
          <w:rPr>
            <w:noProof/>
            <w:webHidden/>
          </w:rPr>
          <w:tab/>
        </w:r>
        <w:r>
          <w:rPr>
            <w:noProof/>
            <w:webHidden/>
          </w:rPr>
          <w:fldChar w:fldCharType="begin"/>
        </w:r>
        <w:r>
          <w:rPr>
            <w:noProof/>
            <w:webHidden/>
          </w:rPr>
          <w:instrText xml:space="preserve"> PAGEREF _Toc336509663 \h </w:instrText>
        </w:r>
        <w:r>
          <w:rPr>
            <w:noProof/>
            <w:webHidden/>
          </w:rPr>
        </w:r>
        <w:r>
          <w:rPr>
            <w:noProof/>
            <w:webHidden/>
          </w:rPr>
          <w:fldChar w:fldCharType="separate"/>
        </w:r>
        <w:r>
          <w:rPr>
            <w:noProof/>
            <w:webHidden/>
          </w:rPr>
          <w:t>290</w:t>
        </w:r>
        <w:r>
          <w:rPr>
            <w:noProof/>
            <w:webHidden/>
          </w:rPr>
          <w:fldChar w:fldCharType="end"/>
        </w:r>
      </w:hyperlink>
    </w:p>
    <w:p w14:paraId="0B593FD9" w14:textId="77777777" w:rsidR="00BC2562" w:rsidRPr="009A3321" w:rsidRDefault="00BC2562">
      <w:pPr>
        <w:pStyle w:val="3a"/>
        <w:rPr>
          <w:rFonts w:ascii="Calibri" w:eastAsia="Times New Roman" w:hAnsi="Calibri"/>
          <w:b w:val="0"/>
          <w:noProof/>
          <w:sz w:val="22"/>
          <w:szCs w:val="22"/>
          <w:lang w:val="en-US" w:eastAsia="en-US"/>
        </w:rPr>
      </w:pPr>
      <w:hyperlink w:anchor="_Toc336509664" w:history="1">
        <w:r w:rsidRPr="007D2276">
          <w:rPr>
            <w:rStyle w:val="aff6"/>
            <w:noProof/>
          </w:rPr>
          <w:t>15.13.3 The BinaryData.ArrayType Object</w:t>
        </w:r>
        <w:r>
          <w:rPr>
            <w:noProof/>
            <w:webHidden/>
          </w:rPr>
          <w:tab/>
        </w:r>
        <w:r>
          <w:rPr>
            <w:noProof/>
            <w:webHidden/>
          </w:rPr>
          <w:fldChar w:fldCharType="begin"/>
        </w:r>
        <w:r>
          <w:rPr>
            <w:noProof/>
            <w:webHidden/>
          </w:rPr>
          <w:instrText xml:space="preserve"> PAGEREF _Toc336509664 \h </w:instrText>
        </w:r>
        <w:r>
          <w:rPr>
            <w:noProof/>
            <w:webHidden/>
          </w:rPr>
        </w:r>
        <w:r>
          <w:rPr>
            <w:noProof/>
            <w:webHidden/>
          </w:rPr>
          <w:fldChar w:fldCharType="separate"/>
        </w:r>
        <w:r>
          <w:rPr>
            <w:noProof/>
            <w:webHidden/>
          </w:rPr>
          <w:t>290</w:t>
        </w:r>
        <w:r>
          <w:rPr>
            <w:noProof/>
            <w:webHidden/>
          </w:rPr>
          <w:fldChar w:fldCharType="end"/>
        </w:r>
      </w:hyperlink>
    </w:p>
    <w:p w14:paraId="79F32891" w14:textId="77777777" w:rsidR="00BC2562" w:rsidRPr="009A3321" w:rsidRDefault="00BC2562">
      <w:pPr>
        <w:pStyle w:val="3a"/>
        <w:rPr>
          <w:rFonts w:ascii="Calibri" w:eastAsia="Times New Roman" w:hAnsi="Calibri"/>
          <w:b w:val="0"/>
          <w:noProof/>
          <w:sz w:val="22"/>
          <w:szCs w:val="22"/>
          <w:lang w:val="en-US" w:eastAsia="en-US"/>
        </w:rPr>
      </w:pPr>
      <w:hyperlink w:anchor="_Toc336509665" w:history="1">
        <w:r w:rsidRPr="007D2276">
          <w:rPr>
            <w:rStyle w:val="aff6"/>
            <w:noProof/>
          </w:rPr>
          <w:t>15.13.4 The BinaryData.StructType Object</w:t>
        </w:r>
        <w:r>
          <w:rPr>
            <w:noProof/>
            <w:webHidden/>
          </w:rPr>
          <w:tab/>
        </w:r>
        <w:r>
          <w:rPr>
            <w:noProof/>
            <w:webHidden/>
          </w:rPr>
          <w:fldChar w:fldCharType="begin"/>
        </w:r>
        <w:r>
          <w:rPr>
            <w:noProof/>
            <w:webHidden/>
          </w:rPr>
          <w:instrText xml:space="preserve"> PAGEREF _Toc336509665 \h </w:instrText>
        </w:r>
        <w:r>
          <w:rPr>
            <w:noProof/>
            <w:webHidden/>
          </w:rPr>
        </w:r>
        <w:r>
          <w:rPr>
            <w:noProof/>
            <w:webHidden/>
          </w:rPr>
          <w:fldChar w:fldCharType="separate"/>
        </w:r>
        <w:r>
          <w:rPr>
            <w:noProof/>
            <w:webHidden/>
          </w:rPr>
          <w:t>290</w:t>
        </w:r>
        <w:r>
          <w:rPr>
            <w:noProof/>
            <w:webHidden/>
          </w:rPr>
          <w:fldChar w:fldCharType="end"/>
        </w:r>
      </w:hyperlink>
    </w:p>
    <w:p w14:paraId="0068407C" w14:textId="77777777" w:rsidR="00BC2562" w:rsidRPr="009A3321" w:rsidRDefault="00BC2562">
      <w:pPr>
        <w:pStyle w:val="3a"/>
        <w:rPr>
          <w:rFonts w:ascii="Calibri" w:eastAsia="Times New Roman" w:hAnsi="Calibri"/>
          <w:b w:val="0"/>
          <w:noProof/>
          <w:sz w:val="22"/>
          <w:szCs w:val="22"/>
          <w:lang w:val="en-US" w:eastAsia="en-US"/>
        </w:rPr>
      </w:pPr>
      <w:hyperlink w:anchor="_Toc336509666" w:history="1">
        <w:r w:rsidRPr="007D2276">
          <w:rPr>
            <w:rStyle w:val="aff6"/>
            <w:noProof/>
          </w:rPr>
          <w:t>15.13.5 ArrayBufferObjects</w:t>
        </w:r>
        <w:r>
          <w:rPr>
            <w:noProof/>
            <w:webHidden/>
          </w:rPr>
          <w:tab/>
        </w:r>
        <w:r>
          <w:rPr>
            <w:noProof/>
            <w:webHidden/>
          </w:rPr>
          <w:fldChar w:fldCharType="begin"/>
        </w:r>
        <w:r>
          <w:rPr>
            <w:noProof/>
            <w:webHidden/>
          </w:rPr>
          <w:instrText xml:space="preserve"> PAGEREF _Toc336509666 \h </w:instrText>
        </w:r>
        <w:r>
          <w:rPr>
            <w:noProof/>
            <w:webHidden/>
          </w:rPr>
        </w:r>
        <w:r>
          <w:rPr>
            <w:noProof/>
            <w:webHidden/>
          </w:rPr>
          <w:fldChar w:fldCharType="separate"/>
        </w:r>
        <w:r>
          <w:rPr>
            <w:noProof/>
            <w:webHidden/>
          </w:rPr>
          <w:t>290</w:t>
        </w:r>
        <w:r>
          <w:rPr>
            <w:noProof/>
            <w:webHidden/>
          </w:rPr>
          <w:fldChar w:fldCharType="end"/>
        </w:r>
      </w:hyperlink>
    </w:p>
    <w:p w14:paraId="3A7E87A0" w14:textId="77777777" w:rsidR="00BC2562" w:rsidRPr="009A3321" w:rsidRDefault="00BC2562">
      <w:pPr>
        <w:pStyle w:val="3a"/>
        <w:rPr>
          <w:rFonts w:ascii="Calibri" w:eastAsia="Times New Roman" w:hAnsi="Calibri"/>
          <w:b w:val="0"/>
          <w:noProof/>
          <w:sz w:val="22"/>
          <w:szCs w:val="22"/>
          <w:lang w:val="en-US" w:eastAsia="en-US"/>
        </w:rPr>
      </w:pPr>
      <w:hyperlink w:anchor="_Toc336509667" w:history="1">
        <w:r w:rsidRPr="007D2276">
          <w:rPr>
            <w:rStyle w:val="aff6"/>
            <w:noProof/>
          </w:rPr>
          <w:t xml:space="preserve">15.13.6 </w:t>
        </w:r>
        <w:r w:rsidRPr="007D2276">
          <w:rPr>
            <w:rStyle w:val="aff6"/>
            <w:i/>
            <w:noProof/>
          </w:rPr>
          <w:t>TypeArray</w:t>
        </w:r>
        <w:r w:rsidRPr="007D2276">
          <w:rPr>
            <w:rStyle w:val="aff6"/>
            <w:noProof/>
          </w:rPr>
          <w:t xml:space="preserve"> Object Structures</w:t>
        </w:r>
        <w:r>
          <w:rPr>
            <w:noProof/>
            <w:webHidden/>
          </w:rPr>
          <w:tab/>
        </w:r>
        <w:r>
          <w:rPr>
            <w:noProof/>
            <w:webHidden/>
          </w:rPr>
          <w:fldChar w:fldCharType="begin"/>
        </w:r>
        <w:r>
          <w:rPr>
            <w:noProof/>
            <w:webHidden/>
          </w:rPr>
          <w:instrText xml:space="preserve"> PAGEREF _Toc336509667 \h </w:instrText>
        </w:r>
        <w:r>
          <w:rPr>
            <w:noProof/>
            <w:webHidden/>
          </w:rPr>
        </w:r>
        <w:r>
          <w:rPr>
            <w:noProof/>
            <w:webHidden/>
          </w:rPr>
          <w:fldChar w:fldCharType="separate"/>
        </w:r>
        <w:r>
          <w:rPr>
            <w:noProof/>
            <w:webHidden/>
          </w:rPr>
          <w:t>291</w:t>
        </w:r>
        <w:r>
          <w:rPr>
            <w:noProof/>
            <w:webHidden/>
          </w:rPr>
          <w:fldChar w:fldCharType="end"/>
        </w:r>
      </w:hyperlink>
    </w:p>
    <w:p w14:paraId="2325CFE8" w14:textId="77777777" w:rsidR="00BC2562" w:rsidRPr="009A3321" w:rsidRDefault="00BC2562">
      <w:pPr>
        <w:pStyle w:val="3a"/>
        <w:rPr>
          <w:rFonts w:ascii="Calibri" w:eastAsia="Times New Roman" w:hAnsi="Calibri"/>
          <w:b w:val="0"/>
          <w:noProof/>
          <w:sz w:val="22"/>
          <w:szCs w:val="22"/>
          <w:lang w:val="en-US" w:eastAsia="en-US"/>
        </w:rPr>
      </w:pPr>
      <w:hyperlink w:anchor="_Toc336509668" w:history="1">
        <w:r w:rsidRPr="007D2276">
          <w:rPr>
            <w:rStyle w:val="aff6"/>
            <w:noProof/>
          </w:rPr>
          <w:t>15.13.7 DataView Objects</w:t>
        </w:r>
        <w:r>
          <w:rPr>
            <w:noProof/>
            <w:webHidden/>
          </w:rPr>
          <w:tab/>
        </w:r>
        <w:r>
          <w:rPr>
            <w:noProof/>
            <w:webHidden/>
          </w:rPr>
          <w:fldChar w:fldCharType="begin"/>
        </w:r>
        <w:r>
          <w:rPr>
            <w:noProof/>
            <w:webHidden/>
          </w:rPr>
          <w:instrText xml:space="preserve"> PAGEREF _Toc336509668 \h </w:instrText>
        </w:r>
        <w:r>
          <w:rPr>
            <w:noProof/>
            <w:webHidden/>
          </w:rPr>
        </w:r>
        <w:r>
          <w:rPr>
            <w:noProof/>
            <w:webHidden/>
          </w:rPr>
          <w:fldChar w:fldCharType="separate"/>
        </w:r>
        <w:r>
          <w:rPr>
            <w:noProof/>
            <w:webHidden/>
          </w:rPr>
          <w:t>296</w:t>
        </w:r>
        <w:r>
          <w:rPr>
            <w:noProof/>
            <w:webHidden/>
          </w:rPr>
          <w:fldChar w:fldCharType="end"/>
        </w:r>
      </w:hyperlink>
    </w:p>
    <w:p w14:paraId="7CA5C3C8" w14:textId="77777777" w:rsidR="00BC2562" w:rsidRPr="009A3321" w:rsidRDefault="00BC2562">
      <w:pPr>
        <w:pStyle w:val="2b"/>
        <w:rPr>
          <w:rFonts w:ascii="Calibri" w:eastAsia="Times New Roman" w:hAnsi="Calibri"/>
          <w:b w:val="0"/>
          <w:noProof/>
          <w:sz w:val="22"/>
          <w:szCs w:val="22"/>
          <w:lang w:val="en-US" w:eastAsia="en-US"/>
        </w:rPr>
      </w:pPr>
      <w:hyperlink w:anchor="_Toc336509669" w:history="1">
        <w:r w:rsidRPr="007D2276">
          <w:rPr>
            <w:rStyle w:val="aff6"/>
            <w:noProof/>
          </w:rPr>
          <w:t>15.14 Map Objects</w:t>
        </w:r>
        <w:r>
          <w:rPr>
            <w:noProof/>
            <w:webHidden/>
          </w:rPr>
          <w:tab/>
        </w:r>
        <w:r>
          <w:rPr>
            <w:noProof/>
            <w:webHidden/>
          </w:rPr>
          <w:fldChar w:fldCharType="begin"/>
        </w:r>
        <w:r>
          <w:rPr>
            <w:noProof/>
            <w:webHidden/>
          </w:rPr>
          <w:instrText xml:space="preserve"> PAGEREF _Toc336509669 \h </w:instrText>
        </w:r>
        <w:r>
          <w:rPr>
            <w:noProof/>
            <w:webHidden/>
          </w:rPr>
        </w:r>
        <w:r>
          <w:rPr>
            <w:noProof/>
            <w:webHidden/>
          </w:rPr>
          <w:fldChar w:fldCharType="separate"/>
        </w:r>
        <w:r>
          <w:rPr>
            <w:noProof/>
            <w:webHidden/>
          </w:rPr>
          <w:t>300</w:t>
        </w:r>
        <w:r>
          <w:rPr>
            <w:noProof/>
            <w:webHidden/>
          </w:rPr>
          <w:fldChar w:fldCharType="end"/>
        </w:r>
      </w:hyperlink>
    </w:p>
    <w:p w14:paraId="7E54BAF3" w14:textId="77777777" w:rsidR="00BC2562" w:rsidRPr="009A3321" w:rsidRDefault="00BC2562">
      <w:pPr>
        <w:pStyle w:val="3a"/>
        <w:rPr>
          <w:rFonts w:ascii="Calibri" w:eastAsia="Times New Roman" w:hAnsi="Calibri"/>
          <w:b w:val="0"/>
          <w:noProof/>
          <w:sz w:val="22"/>
          <w:szCs w:val="22"/>
          <w:lang w:val="en-US" w:eastAsia="en-US"/>
        </w:rPr>
      </w:pPr>
      <w:hyperlink w:anchor="_Toc336509670" w:history="1">
        <w:r w:rsidRPr="007D2276">
          <w:rPr>
            <w:rStyle w:val="aff6"/>
            <w:noProof/>
          </w:rPr>
          <w:t>15.14.1 Abstract Operations For Map Objects</w:t>
        </w:r>
        <w:r>
          <w:rPr>
            <w:noProof/>
            <w:webHidden/>
          </w:rPr>
          <w:tab/>
        </w:r>
        <w:r>
          <w:rPr>
            <w:noProof/>
            <w:webHidden/>
          </w:rPr>
          <w:fldChar w:fldCharType="begin"/>
        </w:r>
        <w:r>
          <w:rPr>
            <w:noProof/>
            <w:webHidden/>
          </w:rPr>
          <w:instrText xml:space="preserve"> PAGEREF _Toc336509670 \h </w:instrText>
        </w:r>
        <w:r>
          <w:rPr>
            <w:noProof/>
            <w:webHidden/>
          </w:rPr>
        </w:r>
        <w:r>
          <w:rPr>
            <w:noProof/>
            <w:webHidden/>
          </w:rPr>
          <w:fldChar w:fldCharType="separate"/>
        </w:r>
        <w:r>
          <w:rPr>
            <w:noProof/>
            <w:webHidden/>
          </w:rPr>
          <w:t>300</w:t>
        </w:r>
        <w:r>
          <w:rPr>
            <w:noProof/>
            <w:webHidden/>
          </w:rPr>
          <w:fldChar w:fldCharType="end"/>
        </w:r>
      </w:hyperlink>
    </w:p>
    <w:p w14:paraId="139500AE" w14:textId="77777777" w:rsidR="00BC2562" w:rsidRPr="009A3321" w:rsidRDefault="00BC2562">
      <w:pPr>
        <w:pStyle w:val="3a"/>
        <w:rPr>
          <w:rFonts w:ascii="Calibri" w:eastAsia="Times New Roman" w:hAnsi="Calibri"/>
          <w:b w:val="0"/>
          <w:noProof/>
          <w:sz w:val="22"/>
          <w:szCs w:val="22"/>
          <w:lang w:val="en-US" w:eastAsia="en-US"/>
        </w:rPr>
      </w:pPr>
      <w:hyperlink w:anchor="_Toc336509671" w:history="1">
        <w:r w:rsidRPr="007D2276">
          <w:rPr>
            <w:rStyle w:val="aff6"/>
            <w:noProof/>
          </w:rPr>
          <w:t>15.14.2</w:t>
        </w:r>
        <w:r w:rsidRPr="009A3321">
          <w:rPr>
            <w:rFonts w:ascii="Calibri" w:eastAsia="Times New Roman" w:hAnsi="Calibri"/>
            <w:b w:val="0"/>
            <w:noProof/>
            <w:sz w:val="22"/>
            <w:szCs w:val="22"/>
            <w:lang w:val="en-US" w:eastAsia="en-US"/>
          </w:rPr>
          <w:tab/>
        </w:r>
        <w:r w:rsidRPr="007D2276">
          <w:rPr>
            <w:rStyle w:val="aff6"/>
            <w:noProof/>
          </w:rPr>
          <w:t>The Map Constructor Called as a Function</w:t>
        </w:r>
        <w:r>
          <w:rPr>
            <w:noProof/>
            <w:webHidden/>
          </w:rPr>
          <w:tab/>
        </w:r>
        <w:r>
          <w:rPr>
            <w:noProof/>
            <w:webHidden/>
          </w:rPr>
          <w:fldChar w:fldCharType="begin"/>
        </w:r>
        <w:r>
          <w:rPr>
            <w:noProof/>
            <w:webHidden/>
          </w:rPr>
          <w:instrText xml:space="preserve"> PAGEREF _Toc336509671 \h </w:instrText>
        </w:r>
        <w:r>
          <w:rPr>
            <w:noProof/>
            <w:webHidden/>
          </w:rPr>
        </w:r>
        <w:r>
          <w:rPr>
            <w:noProof/>
            <w:webHidden/>
          </w:rPr>
          <w:fldChar w:fldCharType="separate"/>
        </w:r>
        <w:r>
          <w:rPr>
            <w:noProof/>
            <w:webHidden/>
          </w:rPr>
          <w:t>300</w:t>
        </w:r>
        <w:r>
          <w:rPr>
            <w:noProof/>
            <w:webHidden/>
          </w:rPr>
          <w:fldChar w:fldCharType="end"/>
        </w:r>
      </w:hyperlink>
    </w:p>
    <w:p w14:paraId="5647C530" w14:textId="77777777" w:rsidR="00BC2562" w:rsidRPr="009A3321" w:rsidRDefault="00BC2562">
      <w:pPr>
        <w:pStyle w:val="3a"/>
        <w:rPr>
          <w:rFonts w:ascii="Calibri" w:eastAsia="Times New Roman" w:hAnsi="Calibri"/>
          <w:b w:val="0"/>
          <w:noProof/>
          <w:sz w:val="22"/>
          <w:szCs w:val="22"/>
          <w:lang w:val="en-US" w:eastAsia="en-US"/>
        </w:rPr>
      </w:pPr>
      <w:hyperlink w:anchor="_Toc336509672" w:history="1">
        <w:r w:rsidRPr="007D2276">
          <w:rPr>
            <w:rStyle w:val="aff6"/>
            <w:noProof/>
          </w:rPr>
          <w:t>15.14.3</w:t>
        </w:r>
        <w:r w:rsidRPr="009A3321">
          <w:rPr>
            <w:rFonts w:ascii="Calibri" w:eastAsia="Times New Roman" w:hAnsi="Calibri"/>
            <w:b w:val="0"/>
            <w:noProof/>
            <w:sz w:val="22"/>
            <w:szCs w:val="22"/>
            <w:lang w:val="en-US" w:eastAsia="en-US"/>
          </w:rPr>
          <w:tab/>
        </w:r>
        <w:r w:rsidRPr="007D2276">
          <w:rPr>
            <w:rStyle w:val="aff6"/>
            <w:noProof/>
          </w:rPr>
          <w:t>The Map Constructor</w:t>
        </w:r>
        <w:r>
          <w:rPr>
            <w:noProof/>
            <w:webHidden/>
          </w:rPr>
          <w:tab/>
        </w:r>
        <w:r>
          <w:rPr>
            <w:noProof/>
            <w:webHidden/>
          </w:rPr>
          <w:fldChar w:fldCharType="begin"/>
        </w:r>
        <w:r>
          <w:rPr>
            <w:noProof/>
            <w:webHidden/>
          </w:rPr>
          <w:instrText xml:space="preserve"> PAGEREF _Toc336509672 \h </w:instrText>
        </w:r>
        <w:r>
          <w:rPr>
            <w:noProof/>
            <w:webHidden/>
          </w:rPr>
        </w:r>
        <w:r>
          <w:rPr>
            <w:noProof/>
            <w:webHidden/>
          </w:rPr>
          <w:fldChar w:fldCharType="separate"/>
        </w:r>
        <w:r>
          <w:rPr>
            <w:noProof/>
            <w:webHidden/>
          </w:rPr>
          <w:t>301</w:t>
        </w:r>
        <w:r>
          <w:rPr>
            <w:noProof/>
            <w:webHidden/>
          </w:rPr>
          <w:fldChar w:fldCharType="end"/>
        </w:r>
      </w:hyperlink>
    </w:p>
    <w:p w14:paraId="1A64A233" w14:textId="77777777" w:rsidR="00BC2562" w:rsidRPr="009A3321" w:rsidRDefault="00BC2562">
      <w:pPr>
        <w:pStyle w:val="3a"/>
        <w:rPr>
          <w:rFonts w:ascii="Calibri" w:eastAsia="Times New Roman" w:hAnsi="Calibri"/>
          <w:b w:val="0"/>
          <w:noProof/>
          <w:sz w:val="22"/>
          <w:szCs w:val="22"/>
          <w:lang w:val="en-US" w:eastAsia="en-US"/>
        </w:rPr>
      </w:pPr>
      <w:hyperlink w:anchor="_Toc336509673" w:history="1">
        <w:r w:rsidRPr="007D2276">
          <w:rPr>
            <w:rStyle w:val="aff6"/>
            <w:noProof/>
          </w:rPr>
          <w:t>15.14.4</w:t>
        </w:r>
        <w:r w:rsidRPr="009A3321">
          <w:rPr>
            <w:rFonts w:ascii="Calibri" w:eastAsia="Times New Roman" w:hAnsi="Calibri"/>
            <w:b w:val="0"/>
            <w:noProof/>
            <w:sz w:val="22"/>
            <w:szCs w:val="22"/>
            <w:lang w:val="en-US" w:eastAsia="en-US"/>
          </w:rPr>
          <w:tab/>
        </w:r>
        <w:r w:rsidRPr="007D2276">
          <w:rPr>
            <w:rStyle w:val="aff6"/>
            <w:noProof/>
          </w:rPr>
          <w:t>Properties of the Map Constructor</w:t>
        </w:r>
        <w:r>
          <w:rPr>
            <w:noProof/>
            <w:webHidden/>
          </w:rPr>
          <w:tab/>
        </w:r>
        <w:r>
          <w:rPr>
            <w:noProof/>
            <w:webHidden/>
          </w:rPr>
          <w:fldChar w:fldCharType="begin"/>
        </w:r>
        <w:r>
          <w:rPr>
            <w:noProof/>
            <w:webHidden/>
          </w:rPr>
          <w:instrText xml:space="preserve"> PAGEREF _Toc336509673 \h </w:instrText>
        </w:r>
        <w:r>
          <w:rPr>
            <w:noProof/>
            <w:webHidden/>
          </w:rPr>
        </w:r>
        <w:r>
          <w:rPr>
            <w:noProof/>
            <w:webHidden/>
          </w:rPr>
          <w:fldChar w:fldCharType="separate"/>
        </w:r>
        <w:r>
          <w:rPr>
            <w:noProof/>
            <w:webHidden/>
          </w:rPr>
          <w:t>301</w:t>
        </w:r>
        <w:r>
          <w:rPr>
            <w:noProof/>
            <w:webHidden/>
          </w:rPr>
          <w:fldChar w:fldCharType="end"/>
        </w:r>
      </w:hyperlink>
    </w:p>
    <w:p w14:paraId="21AF3740" w14:textId="77777777" w:rsidR="00BC2562" w:rsidRPr="009A3321" w:rsidRDefault="00BC2562">
      <w:pPr>
        <w:pStyle w:val="3a"/>
        <w:rPr>
          <w:rFonts w:ascii="Calibri" w:eastAsia="Times New Roman" w:hAnsi="Calibri"/>
          <w:b w:val="0"/>
          <w:noProof/>
          <w:sz w:val="22"/>
          <w:szCs w:val="22"/>
          <w:lang w:val="en-US" w:eastAsia="en-US"/>
        </w:rPr>
      </w:pPr>
      <w:hyperlink w:anchor="_Toc336509674" w:history="1">
        <w:r w:rsidRPr="007D2276">
          <w:rPr>
            <w:rStyle w:val="aff6"/>
            <w:noProof/>
          </w:rPr>
          <w:t>15.14.5</w:t>
        </w:r>
        <w:r w:rsidRPr="009A3321">
          <w:rPr>
            <w:rFonts w:ascii="Calibri" w:eastAsia="Times New Roman" w:hAnsi="Calibri"/>
            <w:b w:val="0"/>
            <w:noProof/>
            <w:sz w:val="22"/>
            <w:szCs w:val="22"/>
            <w:lang w:val="en-US" w:eastAsia="en-US"/>
          </w:rPr>
          <w:tab/>
        </w:r>
        <w:r w:rsidRPr="007D2276">
          <w:rPr>
            <w:rStyle w:val="aff6"/>
            <w:noProof/>
          </w:rPr>
          <w:t>Properties of the Map Prototype Object</w:t>
        </w:r>
        <w:r>
          <w:rPr>
            <w:noProof/>
            <w:webHidden/>
          </w:rPr>
          <w:tab/>
        </w:r>
        <w:r>
          <w:rPr>
            <w:noProof/>
            <w:webHidden/>
          </w:rPr>
          <w:fldChar w:fldCharType="begin"/>
        </w:r>
        <w:r>
          <w:rPr>
            <w:noProof/>
            <w:webHidden/>
          </w:rPr>
          <w:instrText xml:space="preserve"> PAGEREF _Toc336509674 \h </w:instrText>
        </w:r>
        <w:r>
          <w:rPr>
            <w:noProof/>
            <w:webHidden/>
          </w:rPr>
        </w:r>
        <w:r>
          <w:rPr>
            <w:noProof/>
            <w:webHidden/>
          </w:rPr>
          <w:fldChar w:fldCharType="separate"/>
        </w:r>
        <w:r>
          <w:rPr>
            <w:noProof/>
            <w:webHidden/>
          </w:rPr>
          <w:t>301</w:t>
        </w:r>
        <w:r>
          <w:rPr>
            <w:noProof/>
            <w:webHidden/>
          </w:rPr>
          <w:fldChar w:fldCharType="end"/>
        </w:r>
      </w:hyperlink>
    </w:p>
    <w:p w14:paraId="59E758FB" w14:textId="77777777" w:rsidR="00BC2562" w:rsidRPr="009A3321" w:rsidRDefault="00BC2562">
      <w:pPr>
        <w:pStyle w:val="3a"/>
        <w:rPr>
          <w:rFonts w:ascii="Calibri" w:eastAsia="Times New Roman" w:hAnsi="Calibri"/>
          <w:b w:val="0"/>
          <w:noProof/>
          <w:sz w:val="22"/>
          <w:szCs w:val="22"/>
          <w:lang w:val="en-US" w:eastAsia="en-US"/>
        </w:rPr>
      </w:pPr>
      <w:hyperlink w:anchor="_Toc336509675" w:history="1">
        <w:r w:rsidRPr="007D2276">
          <w:rPr>
            <w:rStyle w:val="aff6"/>
            <w:noProof/>
          </w:rPr>
          <w:t>15.14.6</w:t>
        </w:r>
        <w:r w:rsidRPr="009A3321">
          <w:rPr>
            <w:rFonts w:ascii="Calibri" w:eastAsia="Times New Roman" w:hAnsi="Calibri"/>
            <w:b w:val="0"/>
            <w:noProof/>
            <w:sz w:val="22"/>
            <w:szCs w:val="22"/>
            <w:lang w:val="en-US" w:eastAsia="en-US"/>
          </w:rPr>
          <w:tab/>
        </w:r>
        <w:r w:rsidRPr="007D2276">
          <w:rPr>
            <w:rStyle w:val="aff6"/>
            <w:noProof/>
          </w:rPr>
          <w:t>Properties of Map Instances</w:t>
        </w:r>
        <w:r>
          <w:rPr>
            <w:noProof/>
            <w:webHidden/>
          </w:rPr>
          <w:tab/>
        </w:r>
        <w:r>
          <w:rPr>
            <w:noProof/>
            <w:webHidden/>
          </w:rPr>
          <w:fldChar w:fldCharType="begin"/>
        </w:r>
        <w:r>
          <w:rPr>
            <w:noProof/>
            <w:webHidden/>
          </w:rPr>
          <w:instrText xml:space="preserve"> PAGEREF _Toc336509675 \h </w:instrText>
        </w:r>
        <w:r>
          <w:rPr>
            <w:noProof/>
            <w:webHidden/>
          </w:rPr>
        </w:r>
        <w:r>
          <w:rPr>
            <w:noProof/>
            <w:webHidden/>
          </w:rPr>
          <w:fldChar w:fldCharType="separate"/>
        </w:r>
        <w:r>
          <w:rPr>
            <w:noProof/>
            <w:webHidden/>
          </w:rPr>
          <w:t>304</w:t>
        </w:r>
        <w:r>
          <w:rPr>
            <w:noProof/>
            <w:webHidden/>
          </w:rPr>
          <w:fldChar w:fldCharType="end"/>
        </w:r>
      </w:hyperlink>
    </w:p>
    <w:p w14:paraId="1B4D8102" w14:textId="77777777" w:rsidR="00BC2562" w:rsidRPr="009A3321" w:rsidRDefault="00BC2562">
      <w:pPr>
        <w:pStyle w:val="3a"/>
        <w:rPr>
          <w:rFonts w:ascii="Calibri" w:eastAsia="Times New Roman" w:hAnsi="Calibri"/>
          <w:b w:val="0"/>
          <w:noProof/>
          <w:sz w:val="22"/>
          <w:szCs w:val="22"/>
          <w:lang w:val="en-US" w:eastAsia="en-US"/>
        </w:rPr>
      </w:pPr>
      <w:hyperlink w:anchor="_Toc336509676" w:history="1">
        <w:r w:rsidRPr="007D2276">
          <w:rPr>
            <w:rStyle w:val="aff6"/>
            <w:noProof/>
          </w:rPr>
          <w:t>15.14.7</w:t>
        </w:r>
        <w:r w:rsidRPr="009A3321">
          <w:rPr>
            <w:rFonts w:ascii="Calibri" w:eastAsia="Times New Roman" w:hAnsi="Calibri"/>
            <w:b w:val="0"/>
            <w:noProof/>
            <w:sz w:val="22"/>
            <w:szCs w:val="22"/>
            <w:lang w:val="en-US" w:eastAsia="en-US"/>
          </w:rPr>
          <w:tab/>
        </w:r>
        <w:r w:rsidRPr="007D2276">
          <w:rPr>
            <w:rStyle w:val="aff6"/>
            <w:noProof/>
          </w:rPr>
          <w:t>Map Iterator Objects</w:t>
        </w:r>
        <w:r>
          <w:rPr>
            <w:noProof/>
            <w:webHidden/>
          </w:rPr>
          <w:tab/>
        </w:r>
        <w:r>
          <w:rPr>
            <w:noProof/>
            <w:webHidden/>
          </w:rPr>
          <w:fldChar w:fldCharType="begin"/>
        </w:r>
        <w:r>
          <w:rPr>
            <w:noProof/>
            <w:webHidden/>
          </w:rPr>
          <w:instrText xml:space="preserve"> PAGEREF _Toc336509676 \h </w:instrText>
        </w:r>
        <w:r>
          <w:rPr>
            <w:noProof/>
            <w:webHidden/>
          </w:rPr>
        </w:r>
        <w:r>
          <w:rPr>
            <w:noProof/>
            <w:webHidden/>
          </w:rPr>
          <w:fldChar w:fldCharType="separate"/>
        </w:r>
        <w:r>
          <w:rPr>
            <w:noProof/>
            <w:webHidden/>
          </w:rPr>
          <w:t>304</w:t>
        </w:r>
        <w:r>
          <w:rPr>
            <w:noProof/>
            <w:webHidden/>
          </w:rPr>
          <w:fldChar w:fldCharType="end"/>
        </w:r>
      </w:hyperlink>
    </w:p>
    <w:p w14:paraId="075AEBD1" w14:textId="77777777" w:rsidR="00BC2562" w:rsidRPr="009A3321" w:rsidRDefault="00BC2562">
      <w:pPr>
        <w:pStyle w:val="2b"/>
        <w:rPr>
          <w:rFonts w:ascii="Calibri" w:eastAsia="Times New Roman" w:hAnsi="Calibri"/>
          <w:b w:val="0"/>
          <w:noProof/>
          <w:sz w:val="22"/>
          <w:szCs w:val="22"/>
          <w:lang w:val="en-US" w:eastAsia="en-US"/>
        </w:rPr>
      </w:pPr>
      <w:hyperlink w:anchor="_Toc336509677" w:history="1">
        <w:r w:rsidRPr="007D2276">
          <w:rPr>
            <w:rStyle w:val="aff6"/>
            <w:noProof/>
          </w:rPr>
          <w:t>15.15 WeakMap Objects</w:t>
        </w:r>
        <w:r>
          <w:rPr>
            <w:noProof/>
            <w:webHidden/>
          </w:rPr>
          <w:tab/>
        </w:r>
        <w:r>
          <w:rPr>
            <w:noProof/>
            <w:webHidden/>
          </w:rPr>
          <w:fldChar w:fldCharType="begin"/>
        </w:r>
        <w:r>
          <w:rPr>
            <w:noProof/>
            <w:webHidden/>
          </w:rPr>
          <w:instrText xml:space="preserve"> PAGEREF _Toc336509677 \h </w:instrText>
        </w:r>
        <w:r>
          <w:rPr>
            <w:noProof/>
            <w:webHidden/>
          </w:rPr>
        </w:r>
        <w:r>
          <w:rPr>
            <w:noProof/>
            <w:webHidden/>
          </w:rPr>
          <w:fldChar w:fldCharType="separate"/>
        </w:r>
        <w:r>
          <w:rPr>
            <w:noProof/>
            <w:webHidden/>
          </w:rPr>
          <w:t>305</w:t>
        </w:r>
        <w:r>
          <w:rPr>
            <w:noProof/>
            <w:webHidden/>
          </w:rPr>
          <w:fldChar w:fldCharType="end"/>
        </w:r>
      </w:hyperlink>
    </w:p>
    <w:p w14:paraId="46156C58" w14:textId="77777777" w:rsidR="00BC2562" w:rsidRPr="009A3321" w:rsidRDefault="00BC2562">
      <w:pPr>
        <w:pStyle w:val="2b"/>
        <w:rPr>
          <w:rFonts w:ascii="Calibri" w:eastAsia="Times New Roman" w:hAnsi="Calibri"/>
          <w:b w:val="0"/>
          <w:noProof/>
          <w:sz w:val="22"/>
          <w:szCs w:val="22"/>
          <w:lang w:val="en-US" w:eastAsia="en-US"/>
        </w:rPr>
      </w:pPr>
      <w:hyperlink w:anchor="_Toc336509678" w:history="1">
        <w:r w:rsidRPr="007D2276">
          <w:rPr>
            <w:rStyle w:val="aff6"/>
            <w:noProof/>
          </w:rPr>
          <w:t>15.16 Set Objects</w:t>
        </w:r>
        <w:r>
          <w:rPr>
            <w:noProof/>
            <w:webHidden/>
          </w:rPr>
          <w:tab/>
        </w:r>
        <w:r>
          <w:rPr>
            <w:noProof/>
            <w:webHidden/>
          </w:rPr>
          <w:fldChar w:fldCharType="begin"/>
        </w:r>
        <w:r>
          <w:rPr>
            <w:noProof/>
            <w:webHidden/>
          </w:rPr>
          <w:instrText xml:space="preserve"> PAGEREF _Toc336509678 \h </w:instrText>
        </w:r>
        <w:r>
          <w:rPr>
            <w:noProof/>
            <w:webHidden/>
          </w:rPr>
        </w:r>
        <w:r>
          <w:rPr>
            <w:noProof/>
            <w:webHidden/>
          </w:rPr>
          <w:fldChar w:fldCharType="separate"/>
        </w:r>
        <w:r>
          <w:rPr>
            <w:noProof/>
            <w:webHidden/>
          </w:rPr>
          <w:t>305</w:t>
        </w:r>
        <w:r>
          <w:rPr>
            <w:noProof/>
            <w:webHidden/>
          </w:rPr>
          <w:fldChar w:fldCharType="end"/>
        </w:r>
      </w:hyperlink>
    </w:p>
    <w:p w14:paraId="3EEA4762" w14:textId="77777777" w:rsidR="00BC2562" w:rsidRPr="009A3321" w:rsidRDefault="00BC2562">
      <w:pPr>
        <w:pStyle w:val="2b"/>
        <w:rPr>
          <w:rFonts w:ascii="Calibri" w:eastAsia="Times New Roman" w:hAnsi="Calibri"/>
          <w:b w:val="0"/>
          <w:noProof/>
          <w:sz w:val="22"/>
          <w:szCs w:val="22"/>
          <w:lang w:val="en-US" w:eastAsia="en-US"/>
        </w:rPr>
      </w:pPr>
      <w:hyperlink w:anchor="_Toc336509679" w:history="1">
        <w:r w:rsidRPr="007D2276">
          <w:rPr>
            <w:rStyle w:val="aff6"/>
            <w:noProof/>
          </w:rPr>
          <w:t>15.17 The Reflect Module</w:t>
        </w:r>
        <w:r>
          <w:rPr>
            <w:noProof/>
            <w:webHidden/>
          </w:rPr>
          <w:tab/>
        </w:r>
        <w:r>
          <w:rPr>
            <w:noProof/>
            <w:webHidden/>
          </w:rPr>
          <w:fldChar w:fldCharType="begin"/>
        </w:r>
        <w:r>
          <w:rPr>
            <w:noProof/>
            <w:webHidden/>
          </w:rPr>
          <w:instrText xml:space="preserve"> PAGEREF _Toc336509679 \h </w:instrText>
        </w:r>
        <w:r>
          <w:rPr>
            <w:noProof/>
            <w:webHidden/>
          </w:rPr>
        </w:r>
        <w:r>
          <w:rPr>
            <w:noProof/>
            <w:webHidden/>
          </w:rPr>
          <w:fldChar w:fldCharType="separate"/>
        </w:r>
        <w:r>
          <w:rPr>
            <w:noProof/>
            <w:webHidden/>
          </w:rPr>
          <w:t>305</w:t>
        </w:r>
        <w:r>
          <w:rPr>
            <w:noProof/>
            <w:webHidden/>
          </w:rPr>
          <w:fldChar w:fldCharType="end"/>
        </w:r>
      </w:hyperlink>
    </w:p>
    <w:p w14:paraId="3CC14528" w14:textId="77777777" w:rsidR="00BC2562" w:rsidRPr="009A3321" w:rsidRDefault="00BC2562">
      <w:pPr>
        <w:pStyle w:val="2b"/>
        <w:rPr>
          <w:rFonts w:ascii="Calibri" w:eastAsia="Times New Roman" w:hAnsi="Calibri"/>
          <w:b w:val="0"/>
          <w:noProof/>
          <w:sz w:val="22"/>
          <w:szCs w:val="22"/>
          <w:lang w:val="en-US" w:eastAsia="en-US"/>
        </w:rPr>
      </w:pPr>
      <w:hyperlink w:anchor="_Toc336509680" w:history="1">
        <w:r w:rsidRPr="007D2276">
          <w:rPr>
            <w:rStyle w:val="aff6"/>
            <w:noProof/>
          </w:rPr>
          <w:t>15.18 Proxy Objects</w:t>
        </w:r>
        <w:r>
          <w:rPr>
            <w:noProof/>
            <w:webHidden/>
          </w:rPr>
          <w:tab/>
        </w:r>
        <w:r>
          <w:rPr>
            <w:noProof/>
            <w:webHidden/>
          </w:rPr>
          <w:fldChar w:fldCharType="begin"/>
        </w:r>
        <w:r>
          <w:rPr>
            <w:noProof/>
            <w:webHidden/>
          </w:rPr>
          <w:instrText xml:space="preserve"> PAGEREF _Toc336509680 \h </w:instrText>
        </w:r>
        <w:r>
          <w:rPr>
            <w:noProof/>
            <w:webHidden/>
          </w:rPr>
        </w:r>
        <w:r>
          <w:rPr>
            <w:noProof/>
            <w:webHidden/>
          </w:rPr>
          <w:fldChar w:fldCharType="separate"/>
        </w:r>
        <w:r>
          <w:rPr>
            <w:noProof/>
            <w:webHidden/>
          </w:rPr>
          <w:t>305</w:t>
        </w:r>
        <w:r>
          <w:rPr>
            <w:noProof/>
            <w:webHidden/>
          </w:rPr>
          <w:fldChar w:fldCharType="end"/>
        </w:r>
      </w:hyperlink>
    </w:p>
    <w:p w14:paraId="5D86DF1B" w14:textId="77777777" w:rsidR="00BC2562" w:rsidRPr="009A3321" w:rsidRDefault="00BC2562">
      <w:pPr>
        <w:pStyle w:val="12"/>
        <w:rPr>
          <w:rFonts w:ascii="Calibri" w:eastAsia="Times New Roman" w:hAnsi="Calibri"/>
          <w:b w:val="0"/>
          <w:noProof/>
          <w:sz w:val="22"/>
          <w:szCs w:val="22"/>
          <w:lang w:val="en-US" w:eastAsia="en-US"/>
        </w:rPr>
      </w:pPr>
      <w:hyperlink w:anchor="_Toc336509681" w:history="1">
        <w:r w:rsidRPr="007D2276">
          <w:rPr>
            <w:rStyle w:val="aff6"/>
            <w:noProof/>
          </w:rPr>
          <w:t>16</w:t>
        </w:r>
        <w:r w:rsidRPr="009A3321">
          <w:rPr>
            <w:rFonts w:ascii="Calibri" w:eastAsia="Times New Roman" w:hAnsi="Calibri"/>
            <w:b w:val="0"/>
            <w:noProof/>
            <w:sz w:val="22"/>
            <w:szCs w:val="22"/>
            <w:lang w:val="en-US" w:eastAsia="en-US"/>
          </w:rPr>
          <w:tab/>
        </w:r>
        <w:r w:rsidRPr="007D2276">
          <w:rPr>
            <w:rStyle w:val="aff6"/>
            <w:noProof/>
          </w:rPr>
          <w:t>Errors</w:t>
        </w:r>
        <w:r>
          <w:rPr>
            <w:noProof/>
            <w:webHidden/>
          </w:rPr>
          <w:tab/>
        </w:r>
        <w:r>
          <w:rPr>
            <w:noProof/>
            <w:webHidden/>
          </w:rPr>
          <w:fldChar w:fldCharType="begin"/>
        </w:r>
        <w:r>
          <w:rPr>
            <w:noProof/>
            <w:webHidden/>
          </w:rPr>
          <w:instrText xml:space="preserve"> PAGEREF _Toc336509681 \h </w:instrText>
        </w:r>
        <w:r>
          <w:rPr>
            <w:noProof/>
            <w:webHidden/>
          </w:rPr>
        </w:r>
        <w:r>
          <w:rPr>
            <w:noProof/>
            <w:webHidden/>
          </w:rPr>
          <w:fldChar w:fldCharType="separate"/>
        </w:r>
        <w:r>
          <w:rPr>
            <w:noProof/>
            <w:webHidden/>
          </w:rPr>
          <w:t>305</w:t>
        </w:r>
        <w:r>
          <w:rPr>
            <w:noProof/>
            <w:webHidden/>
          </w:rPr>
          <w:fldChar w:fldCharType="end"/>
        </w:r>
      </w:hyperlink>
    </w:p>
    <w:p w14:paraId="1A29E4E7" w14:textId="77777777" w:rsidR="00BC2562" w:rsidRPr="009A3321" w:rsidRDefault="00BC2562">
      <w:pPr>
        <w:pStyle w:val="12"/>
        <w:rPr>
          <w:rFonts w:ascii="Calibri" w:eastAsia="Times New Roman" w:hAnsi="Calibri"/>
          <w:b w:val="0"/>
          <w:noProof/>
          <w:sz w:val="22"/>
          <w:szCs w:val="22"/>
          <w:lang w:val="en-US" w:eastAsia="en-US"/>
        </w:rPr>
      </w:pPr>
      <w:hyperlink w:anchor="_Toc336509682" w:history="1">
        <w:r w:rsidRPr="007D2276">
          <w:rPr>
            <w:rStyle w:val="aff6"/>
            <w:noProof/>
          </w:rPr>
          <w:t>Annex A (informative)  Grammar Summary</w:t>
        </w:r>
        <w:r>
          <w:rPr>
            <w:noProof/>
            <w:webHidden/>
          </w:rPr>
          <w:tab/>
        </w:r>
        <w:r>
          <w:rPr>
            <w:noProof/>
            <w:webHidden/>
          </w:rPr>
          <w:fldChar w:fldCharType="begin"/>
        </w:r>
        <w:r>
          <w:rPr>
            <w:noProof/>
            <w:webHidden/>
          </w:rPr>
          <w:instrText xml:space="preserve"> PAGEREF _Toc336509682 \h </w:instrText>
        </w:r>
        <w:r>
          <w:rPr>
            <w:noProof/>
            <w:webHidden/>
          </w:rPr>
        </w:r>
        <w:r>
          <w:rPr>
            <w:noProof/>
            <w:webHidden/>
          </w:rPr>
          <w:fldChar w:fldCharType="separate"/>
        </w:r>
        <w:r>
          <w:rPr>
            <w:noProof/>
            <w:webHidden/>
          </w:rPr>
          <w:t>308</w:t>
        </w:r>
        <w:r>
          <w:rPr>
            <w:noProof/>
            <w:webHidden/>
          </w:rPr>
          <w:fldChar w:fldCharType="end"/>
        </w:r>
      </w:hyperlink>
    </w:p>
    <w:p w14:paraId="543F4071" w14:textId="77777777" w:rsidR="00BC2562" w:rsidRPr="009A3321" w:rsidRDefault="00BC2562">
      <w:pPr>
        <w:pStyle w:val="2b"/>
        <w:rPr>
          <w:rFonts w:ascii="Calibri" w:eastAsia="Times New Roman" w:hAnsi="Calibri"/>
          <w:b w:val="0"/>
          <w:noProof/>
          <w:sz w:val="22"/>
          <w:szCs w:val="22"/>
          <w:lang w:val="en-US" w:eastAsia="en-US"/>
        </w:rPr>
      </w:pPr>
      <w:hyperlink w:anchor="_Toc336509683" w:history="1">
        <w:r w:rsidRPr="007D2276">
          <w:rPr>
            <w:rStyle w:val="aff6"/>
            <w:noProof/>
          </w:rPr>
          <w:t>A.1</w:t>
        </w:r>
        <w:r w:rsidRPr="009A3321">
          <w:rPr>
            <w:rFonts w:ascii="Calibri" w:eastAsia="Times New Roman" w:hAnsi="Calibri"/>
            <w:b w:val="0"/>
            <w:noProof/>
            <w:sz w:val="22"/>
            <w:szCs w:val="22"/>
            <w:lang w:val="en-US" w:eastAsia="en-US"/>
          </w:rPr>
          <w:tab/>
        </w:r>
        <w:r w:rsidRPr="007D2276">
          <w:rPr>
            <w:rStyle w:val="aff6"/>
            <w:noProof/>
          </w:rPr>
          <w:t>Lexical Grammar</w:t>
        </w:r>
        <w:r>
          <w:rPr>
            <w:noProof/>
            <w:webHidden/>
          </w:rPr>
          <w:tab/>
        </w:r>
        <w:r>
          <w:rPr>
            <w:noProof/>
            <w:webHidden/>
          </w:rPr>
          <w:fldChar w:fldCharType="begin"/>
        </w:r>
        <w:r>
          <w:rPr>
            <w:noProof/>
            <w:webHidden/>
          </w:rPr>
          <w:instrText xml:space="preserve"> PAGEREF _Toc336509683 \h </w:instrText>
        </w:r>
        <w:r>
          <w:rPr>
            <w:noProof/>
            <w:webHidden/>
          </w:rPr>
        </w:r>
        <w:r>
          <w:rPr>
            <w:noProof/>
            <w:webHidden/>
          </w:rPr>
          <w:fldChar w:fldCharType="separate"/>
        </w:r>
        <w:r>
          <w:rPr>
            <w:noProof/>
            <w:webHidden/>
          </w:rPr>
          <w:t>308</w:t>
        </w:r>
        <w:r>
          <w:rPr>
            <w:noProof/>
            <w:webHidden/>
          </w:rPr>
          <w:fldChar w:fldCharType="end"/>
        </w:r>
      </w:hyperlink>
    </w:p>
    <w:p w14:paraId="199816AE" w14:textId="77777777" w:rsidR="00BC2562" w:rsidRPr="009A3321" w:rsidRDefault="00BC2562">
      <w:pPr>
        <w:pStyle w:val="2b"/>
        <w:rPr>
          <w:rFonts w:ascii="Calibri" w:eastAsia="Times New Roman" w:hAnsi="Calibri"/>
          <w:b w:val="0"/>
          <w:noProof/>
          <w:sz w:val="22"/>
          <w:szCs w:val="22"/>
          <w:lang w:val="en-US" w:eastAsia="en-US"/>
        </w:rPr>
      </w:pPr>
      <w:hyperlink w:anchor="_Toc336509684" w:history="1">
        <w:r w:rsidRPr="007D2276">
          <w:rPr>
            <w:rStyle w:val="aff6"/>
            <w:noProof/>
          </w:rPr>
          <w:t>A.2</w:t>
        </w:r>
        <w:r w:rsidRPr="009A3321">
          <w:rPr>
            <w:rFonts w:ascii="Calibri" w:eastAsia="Times New Roman" w:hAnsi="Calibri"/>
            <w:b w:val="0"/>
            <w:noProof/>
            <w:sz w:val="22"/>
            <w:szCs w:val="22"/>
            <w:lang w:val="en-US" w:eastAsia="en-US"/>
          </w:rPr>
          <w:tab/>
        </w:r>
        <w:r w:rsidRPr="007D2276">
          <w:rPr>
            <w:rStyle w:val="aff6"/>
            <w:noProof/>
          </w:rPr>
          <w:t>Number Conversions</w:t>
        </w:r>
        <w:r>
          <w:rPr>
            <w:noProof/>
            <w:webHidden/>
          </w:rPr>
          <w:tab/>
        </w:r>
        <w:r>
          <w:rPr>
            <w:noProof/>
            <w:webHidden/>
          </w:rPr>
          <w:fldChar w:fldCharType="begin"/>
        </w:r>
        <w:r>
          <w:rPr>
            <w:noProof/>
            <w:webHidden/>
          </w:rPr>
          <w:instrText xml:space="preserve"> PAGEREF _Toc336509684 \h </w:instrText>
        </w:r>
        <w:r>
          <w:rPr>
            <w:noProof/>
            <w:webHidden/>
          </w:rPr>
        </w:r>
        <w:r>
          <w:rPr>
            <w:noProof/>
            <w:webHidden/>
          </w:rPr>
          <w:fldChar w:fldCharType="separate"/>
        </w:r>
        <w:r>
          <w:rPr>
            <w:noProof/>
            <w:webHidden/>
          </w:rPr>
          <w:t>314</w:t>
        </w:r>
        <w:r>
          <w:rPr>
            <w:noProof/>
            <w:webHidden/>
          </w:rPr>
          <w:fldChar w:fldCharType="end"/>
        </w:r>
      </w:hyperlink>
    </w:p>
    <w:p w14:paraId="7AAACCB3" w14:textId="77777777" w:rsidR="00BC2562" w:rsidRPr="009A3321" w:rsidRDefault="00BC2562">
      <w:pPr>
        <w:pStyle w:val="2b"/>
        <w:rPr>
          <w:rFonts w:ascii="Calibri" w:eastAsia="Times New Roman" w:hAnsi="Calibri"/>
          <w:b w:val="0"/>
          <w:noProof/>
          <w:sz w:val="22"/>
          <w:szCs w:val="22"/>
          <w:lang w:val="en-US" w:eastAsia="en-US"/>
        </w:rPr>
      </w:pPr>
      <w:hyperlink w:anchor="_Toc336509685" w:history="1">
        <w:r w:rsidRPr="007D2276">
          <w:rPr>
            <w:rStyle w:val="aff6"/>
            <w:noProof/>
          </w:rPr>
          <w:t>A.3</w:t>
        </w:r>
        <w:r w:rsidRPr="009A3321">
          <w:rPr>
            <w:rFonts w:ascii="Calibri" w:eastAsia="Times New Roman" w:hAnsi="Calibri"/>
            <w:b w:val="0"/>
            <w:noProof/>
            <w:sz w:val="22"/>
            <w:szCs w:val="22"/>
            <w:lang w:val="en-US" w:eastAsia="en-US"/>
          </w:rPr>
          <w:tab/>
        </w:r>
        <w:r w:rsidRPr="007D2276">
          <w:rPr>
            <w:rStyle w:val="aff6"/>
            <w:noProof/>
          </w:rPr>
          <w:t>Expressions</w:t>
        </w:r>
        <w:r>
          <w:rPr>
            <w:noProof/>
            <w:webHidden/>
          </w:rPr>
          <w:tab/>
        </w:r>
        <w:r>
          <w:rPr>
            <w:noProof/>
            <w:webHidden/>
          </w:rPr>
          <w:fldChar w:fldCharType="begin"/>
        </w:r>
        <w:r>
          <w:rPr>
            <w:noProof/>
            <w:webHidden/>
          </w:rPr>
          <w:instrText xml:space="preserve"> PAGEREF _Toc336509685 \h </w:instrText>
        </w:r>
        <w:r>
          <w:rPr>
            <w:noProof/>
            <w:webHidden/>
          </w:rPr>
        </w:r>
        <w:r>
          <w:rPr>
            <w:noProof/>
            <w:webHidden/>
          </w:rPr>
          <w:fldChar w:fldCharType="separate"/>
        </w:r>
        <w:r>
          <w:rPr>
            <w:noProof/>
            <w:webHidden/>
          </w:rPr>
          <w:t>315</w:t>
        </w:r>
        <w:r>
          <w:rPr>
            <w:noProof/>
            <w:webHidden/>
          </w:rPr>
          <w:fldChar w:fldCharType="end"/>
        </w:r>
      </w:hyperlink>
    </w:p>
    <w:p w14:paraId="057BF7C6" w14:textId="77777777" w:rsidR="00BC2562" w:rsidRPr="009A3321" w:rsidRDefault="00BC2562">
      <w:pPr>
        <w:pStyle w:val="2b"/>
        <w:rPr>
          <w:rFonts w:ascii="Calibri" w:eastAsia="Times New Roman" w:hAnsi="Calibri"/>
          <w:b w:val="0"/>
          <w:noProof/>
          <w:sz w:val="22"/>
          <w:szCs w:val="22"/>
          <w:lang w:val="en-US" w:eastAsia="en-US"/>
        </w:rPr>
      </w:pPr>
      <w:hyperlink w:anchor="_Toc336509686" w:history="1">
        <w:r w:rsidRPr="007D2276">
          <w:rPr>
            <w:rStyle w:val="aff6"/>
            <w:noProof/>
          </w:rPr>
          <w:t>A.4</w:t>
        </w:r>
        <w:r w:rsidRPr="009A3321">
          <w:rPr>
            <w:rFonts w:ascii="Calibri" w:eastAsia="Times New Roman" w:hAnsi="Calibri"/>
            <w:b w:val="0"/>
            <w:noProof/>
            <w:sz w:val="22"/>
            <w:szCs w:val="22"/>
            <w:lang w:val="en-US" w:eastAsia="en-US"/>
          </w:rPr>
          <w:tab/>
        </w:r>
        <w:r w:rsidRPr="007D2276">
          <w:rPr>
            <w:rStyle w:val="aff6"/>
            <w:noProof/>
          </w:rPr>
          <w:t>Statements</w:t>
        </w:r>
        <w:r>
          <w:rPr>
            <w:noProof/>
            <w:webHidden/>
          </w:rPr>
          <w:tab/>
        </w:r>
        <w:r>
          <w:rPr>
            <w:noProof/>
            <w:webHidden/>
          </w:rPr>
          <w:fldChar w:fldCharType="begin"/>
        </w:r>
        <w:r>
          <w:rPr>
            <w:noProof/>
            <w:webHidden/>
          </w:rPr>
          <w:instrText xml:space="preserve"> PAGEREF _Toc336509686 \h </w:instrText>
        </w:r>
        <w:r>
          <w:rPr>
            <w:noProof/>
            <w:webHidden/>
          </w:rPr>
        </w:r>
        <w:r>
          <w:rPr>
            <w:noProof/>
            <w:webHidden/>
          </w:rPr>
          <w:fldChar w:fldCharType="separate"/>
        </w:r>
        <w:r>
          <w:rPr>
            <w:noProof/>
            <w:webHidden/>
          </w:rPr>
          <w:t>319</w:t>
        </w:r>
        <w:r>
          <w:rPr>
            <w:noProof/>
            <w:webHidden/>
          </w:rPr>
          <w:fldChar w:fldCharType="end"/>
        </w:r>
      </w:hyperlink>
    </w:p>
    <w:p w14:paraId="7FDD2D6F" w14:textId="77777777" w:rsidR="00BC2562" w:rsidRPr="009A3321" w:rsidRDefault="00BC2562">
      <w:pPr>
        <w:pStyle w:val="2b"/>
        <w:rPr>
          <w:rFonts w:ascii="Calibri" w:eastAsia="Times New Roman" w:hAnsi="Calibri"/>
          <w:b w:val="0"/>
          <w:noProof/>
          <w:sz w:val="22"/>
          <w:szCs w:val="22"/>
          <w:lang w:val="en-US" w:eastAsia="en-US"/>
        </w:rPr>
      </w:pPr>
      <w:hyperlink w:anchor="_Toc336509687" w:history="1">
        <w:r w:rsidRPr="007D2276">
          <w:rPr>
            <w:rStyle w:val="aff6"/>
            <w:noProof/>
          </w:rPr>
          <w:t>A.5</w:t>
        </w:r>
        <w:r w:rsidRPr="009A3321">
          <w:rPr>
            <w:rFonts w:ascii="Calibri" w:eastAsia="Times New Roman" w:hAnsi="Calibri"/>
            <w:b w:val="0"/>
            <w:noProof/>
            <w:sz w:val="22"/>
            <w:szCs w:val="22"/>
            <w:lang w:val="en-US" w:eastAsia="en-US"/>
          </w:rPr>
          <w:tab/>
        </w:r>
        <w:r w:rsidRPr="007D2276">
          <w:rPr>
            <w:rStyle w:val="aff6"/>
            <w:noProof/>
          </w:rPr>
          <w:t>Functions and Programs</w:t>
        </w:r>
        <w:r>
          <w:rPr>
            <w:noProof/>
            <w:webHidden/>
          </w:rPr>
          <w:tab/>
        </w:r>
        <w:r>
          <w:rPr>
            <w:noProof/>
            <w:webHidden/>
          </w:rPr>
          <w:fldChar w:fldCharType="begin"/>
        </w:r>
        <w:r>
          <w:rPr>
            <w:noProof/>
            <w:webHidden/>
          </w:rPr>
          <w:instrText xml:space="preserve"> PAGEREF _Toc336509687 \h </w:instrText>
        </w:r>
        <w:r>
          <w:rPr>
            <w:noProof/>
            <w:webHidden/>
          </w:rPr>
        </w:r>
        <w:r>
          <w:rPr>
            <w:noProof/>
            <w:webHidden/>
          </w:rPr>
          <w:fldChar w:fldCharType="separate"/>
        </w:r>
        <w:r>
          <w:rPr>
            <w:noProof/>
            <w:webHidden/>
          </w:rPr>
          <w:t>321</w:t>
        </w:r>
        <w:r>
          <w:rPr>
            <w:noProof/>
            <w:webHidden/>
          </w:rPr>
          <w:fldChar w:fldCharType="end"/>
        </w:r>
      </w:hyperlink>
    </w:p>
    <w:p w14:paraId="6324F89A" w14:textId="77777777" w:rsidR="00BC2562" w:rsidRPr="009A3321" w:rsidRDefault="00BC2562">
      <w:pPr>
        <w:pStyle w:val="2b"/>
        <w:rPr>
          <w:rFonts w:ascii="Calibri" w:eastAsia="Times New Roman" w:hAnsi="Calibri"/>
          <w:b w:val="0"/>
          <w:noProof/>
          <w:sz w:val="22"/>
          <w:szCs w:val="22"/>
          <w:lang w:val="en-US" w:eastAsia="en-US"/>
        </w:rPr>
      </w:pPr>
      <w:hyperlink w:anchor="_Toc336509688" w:history="1">
        <w:r w:rsidRPr="007D2276">
          <w:rPr>
            <w:rStyle w:val="aff6"/>
            <w:noProof/>
          </w:rPr>
          <w:t>A.6</w:t>
        </w:r>
        <w:r w:rsidRPr="009A3321">
          <w:rPr>
            <w:rFonts w:ascii="Calibri" w:eastAsia="Times New Roman" w:hAnsi="Calibri"/>
            <w:b w:val="0"/>
            <w:noProof/>
            <w:sz w:val="22"/>
            <w:szCs w:val="22"/>
            <w:lang w:val="en-US" w:eastAsia="en-US"/>
          </w:rPr>
          <w:tab/>
        </w:r>
        <w:r w:rsidRPr="007D2276">
          <w:rPr>
            <w:rStyle w:val="aff6"/>
            <w:noProof/>
          </w:rPr>
          <w:t>Universal Resource Identifier Character Classes</w:t>
        </w:r>
        <w:r>
          <w:rPr>
            <w:noProof/>
            <w:webHidden/>
          </w:rPr>
          <w:tab/>
        </w:r>
        <w:r>
          <w:rPr>
            <w:noProof/>
            <w:webHidden/>
          </w:rPr>
          <w:fldChar w:fldCharType="begin"/>
        </w:r>
        <w:r>
          <w:rPr>
            <w:noProof/>
            <w:webHidden/>
          </w:rPr>
          <w:instrText xml:space="preserve"> PAGEREF _Toc336509688 \h </w:instrText>
        </w:r>
        <w:r>
          <w:rPr>
            <w:noProof/>
            <w:webHidden/>
          </w:rPr>
        </w:r>
        <w:r>
          <w:rPr>
            <w:noProof/>
            <w:webHidden/>
          </w:rPr>
          <w:fldChar w:fldCharType="separate"/>
        </w:r>
        <w:r>
          <w:rPr>
            <w:noProof/>
            <w:webHidden/>
          </w:rPr>
          <w:t>322</w:t>
        </w:r>
        <w:r>
          <w:rPr>
            <w:noProof/>
            <w:webHidden/>
          </w:rPr>
          <w:fldChar w:fldCharType="end"/>
        </w:r>
      </w:hyperlink>
    </w:p>
    <w:p w14:paraId="1C6220C3" w14:textId="77777777" w:rsidR="00BC2562" w:rsidRPr="009A3321" w:rsidRDefault="00BC2562">
      <w:pPr>
        <w:pStyle w:val="2b"/>
        <w:rPr>
          <w:rFonts w:ascii="Calibri" w:eastAsia="Times New Roman" w:hAnsi="Calibri"/>
          <w:b w:val="0"/>
          <w:noProof/>
          <w:sz w:val="22"/>
          <w:szCs w:val="22"/>
          <w:lang w:val="en-US" w:eastAsia="en-US"/>
        </w:rPr>
      </w:pPr>
      <w:hyperlink w:anchor="_Toc336509689" w:history="1">
        <w:r w:rsidRPr="007D2276">
          <w:rPr>
            <w:rStyle w:val="aff6"/>
            <w:noProof/>
          </w:rPr>
          <w:t>A.7</w:t>
        </w:r>
        <w:r w:rsidRPr="009A3321">
          <w:rPr>
            <w:rFonts w:ascii="Calibri" w:eastAsia="Times New Roman" w:hAnsi="Calibri"/>
            <w:b w:val="0"/>
            <w:noProof/>
            <w:sz w:val="22"/>
            <w:szCs w:val="22"/>
            <w:lang w:val="en-US" w:eastAsia="en-US"/>
          </w:rPr>
          <w:tab/>
        </w:r>
        <w:r w:rsidRPr="007D2276">
          <w:rPr>
            <w:rStyle w:val="aff6"/>
            <w:noProof/>
          </w:rPr>
          <w:t>Regular Expressions</w:t>
        </w:r>
        <w:r>
          <w:rPr>
            <w:noProof/>
            <w:webHidden/>
          </w:rPr>
          <w:tab/>
        </w:r>
        <w:r>
          <w:rPr>
            <w:noProof/>
            <w:webHidden/>
          </w:rPr>
          <w:fldChar w:fldCharType="begin"/>
        </w:r>
        <w:r>
          <w:rPr>
            <w:noProof/>
            <w:webHidden/>
          </w:rPr>
          <w:instrText xml:space="preserve"> PAGEREF _Toc336509689 \h </w:instrText>
        </w:r>
        <w:r>
          <w:rPr>
            <w:noProof/>
            <w:webHidden/>
          </w:rPr>
        </w:r>
        <w:r>
          <w:rPr>
            <w:noProof/>
            <w:webHidden/>
          </w:rPr>
          <w:fldChar w:fldCharType="separate"/>
        </w:r>
        <w:r>
          <w:rPr>
            <w:noProof/>
            <w:webHidden/>
          </w:rPr>
          <w:t>322</w:t>
        </w:r>
        <w:r>
          <w:rPr>
            <w:noProof/>
            <w:webHidden/>
          </w:rPr>
          <w:fldChar w:fldCharType="end"/>
        </w:r>
      </w:hyperlink>
    </w:p>
    <w:p w14:paraId="7B8F9321" w14:textId="77777777" w:rsidR="00BC2562" w:rsidRPr="009A3321" w:rsidRDefault="00BC2562">
      <w:pPr>
        <w:pStyle w:val="2b"/>
        <w:rPr>
          <w:rFonts w:ascii="Calibri" w:eastAsia="Times New Roman" w:hAnsi="Calibri"/>
          <w:b w:val="0"/>
          <w:noProof/>
          <w:sz w:val="22"/>
          <w:szCs w:val="22"/>
          <w:lang w:val="en-US" w:eastAsia="en-US"/>
        </w:rPr>
      </w:pPr>
      <w:hyperlink w:anchor="_Toc336509690" w:history="1">
        <w:r w:rsidRPr="007D2276">
          <w:rPr>
            <w:rStyle w:val="aff6"/>
            <w:noProof/>
          </w:rPr>
          <w:t>A.8</w:t>
        </w:r>
        <w:r w:rsidRPr="009A3321">
          <w:rPr>
            <w:rFonts w:ascii="Calibri" w:eastAsia="Times New Roman" w:hAnsi="Calibri"/>
            <w:b w:val="0"/>
            <w:noProof/>
            <w:sz w:val="22"/>
            <w:szCs w:val="22"/>
            <w:lang w:val="en-US" w:eastAsia="en-US"/>
          </w:rPr>
          <w:tab/>
        </w:r>
        <w:r w:rsidRPr="007D2276">
          <w:rPr>
            <w:rStyle w:val="aff6"/>
            <w:noProof/>
          </w:rPr>
          <w:t>JSON</w:t>
        </w:r>
        <w:r>
          <w:rPr>
            <w:noProof/>
            <w:webHidden/>
          </w:rPr>
          <w:tab/>
        </w:r>
        <w:r>
          <w:rPr>
            <w:noProof/>
            <w:webHidden/>
          </w:rPr>
          <w:fldChar w:fldCharType="begin"/>
        </w:r>
        <w:r>
          <w:rPr>
            <w:noProof/>
            <w:webHidden/>
          </w:rPr>
          <w:instrText xml:space="preserve"> PAGEREF _Toc336509690 \h </w:instrText>
        </w:r>
        <w:r>
          <w:rPr>
            <w:noProof/>
            <w:webHidden/>
          </w:rPr>
        </w:r>
        <w:r>
          <w:rPr>
            <w:noProof/>
            <w:webHidden/>
          </w:rPr>
          <w:fldChar w:fldCharType="separate"/>
        </w:r>
        <w:r>
          <w:rPr>
            <w:noProof/>
            <w:webHidden/>
          </w:rPr>
          <w:t>324</w:t>
        </w:r>
        <w:r>
          <w:rPr>
            <w:noProof/>
            <w:webHidden/>
          </w:rPr>
          <w:fldChar w:fldCharType="end"/>
        </w:r>
      </w:hyperlink>
    </w:p>
    <w:p w14:paraId="4E0C6554" w14:textId="77777777" w:rsidR="00BC2562" w:rsidRPr="009A3321" w:rsidRDefault="00BC2562">
      <w:pPr>
        <w:pStyle w:val="3a"/>
        <w:rPr>
          <w:rFonts w:ascii="Calibri" w:eastAsia="Times New Roman" w:hAnsi="Calibri"/>
          <w:b w:val="0"/>
          <w:noProof/>
          <w:sz w:val="22"/>
          <w:szCs w:val="22"/>
          <w:lang w:val="en-US" w:eastAsia="en-US"/>
        </w:rPr>
      </w:pPr>
      <w:hyperlink w:anchor="_Toc336509691" w:history="1">
        <w:r w:rsidRPr="007D2276">
          <w:rPr>
            <w:rStyle w:val="aff6"/>
            <w:noProof/>
          </w:rPr>
          <w:t>A.8.1</w:t>
        </w:r>
        <w:r w:rsidRPr="009A3321">
          <w:rPr>
            <w:rFonts w:ascii="Calibri" w:eastAsia="Times New Roman" w:hAnsi="Calibri"/>
            <w:b w:val="0"/>
            <w:noProof/>
            <w:sz w:val="22"/>
            <w:szCs w:val="22"/>
            <w:lang w:val="en-US" w:eastAsia="en-US"/>
          </w:rPr>
          <w:tab/>
        </w:r>
        <w:r w:rsidRPr="007D2276">
          <w:rPr>
            <w:rStyle w:val="aff6"/>
            <w:noProof/>
          </w:rPr>
          <w:t>JSON Lexical Grammar</w:t>
        </w:r>
        <w:r>
          <w:rPr>
            <w:noProof/>
            <w:webHidden/>
          </w:rPr>
          <w:tab/>
        </w:r>
        <w:r>
          <w:rPr>
            <w:noProof/>
            <w:webHidden/>
          </w:rPr>
          <w:fldChar w:fldCharType="begin"/>
        </w:r>
        <w:r>
          <w:rPr>
            <w:noProof/>
            <w:webHidden/>
          </w:rPr>
          <w:instrText xml:space="preserve"> PAGEREF _Toc336509691 \h </w:instrText>
        </w:r>
        <w:r>
          <w:rPr>
            <w:noProof/>
            <w:webHidden/>
          </w:rPr>
        </w:r>
        <w:r>
          <w:rPr>
            <w:noProof/>
            <w:webHidden/>
          </w:rPr>
          <w:fldChar w:fldCharType="separate"/>
        </w:r>
        <w:r>
          <w:rPr>
            <w:noProof/>
            <w:webHidden/>
          </w:rPr>
          <w:t>324</w:t>
        </w:r>
        <w:r>
          <w:rPr>
            <w:noProof/>
            <w:webHidden/>
          </w:rPr>
          <w:fldChar w:fldCharType="end"/>
        </w:r>
      </w:hyperlink>
    </w:p>
    <w:p w14:paraId="4C982999" w14:textId="77777777" w:rsidR="00BC2562" w:rsidRPr="009A3321" w:rsidRDefault="00BC2562">
      <w:pPr>
        <w:pStyle w:val="3a"/>
        <w:rPr>
          <w:rFonts w:ascii="Calibri" w:eastAsia="Times New Roman" w:hAnsi="Calibri"/>
          <w:b w:val="0"/>
          <w:noProof/>
          <w:sz w:val="22"/>
          <w:szCs w:val="22"/>
          <w:lang w:val="en-US" w:eastAsia="en-US"/>
        </w:rPr>
      </w:pPr>
      <w:hyperlink w:anchor="_Toc336509692" w:history="1">
        <w:r w:rsidRPr="007D2276">
          <w:rPr>
            <w:rStyle w:val="aff6"/>
            <w:noProof/>
          </w:rPr>
          <w:t>A.8.2</w:t>
        </w:r>
        <w:r w:rsidRPr="009A3321">
          <w:rPr>
            <w:rFonts w:ascii="Calibri" w:eastAsia="Times New Roman" w:hAnsi="Calibri"/>
            <w:b w:val="0"/>
            <w:noProof/>
            <w:sz w:val="22"/>
            <w:szCs w:val="22"/>
            <w:lang w:val="en-US" w:eastAsia="en-US"/>
          </w:rPr>
          <w:tab/>
        </w:r>
        <w:r w:rsidRPr="007D2276">
          <w:rPr>
            <w:rStyle w:val="aff6"/>
            <w:noProof/>
          </w:rPr>
          <w:t>JSON Syntactic Grammar</w:t>
        </w:r>
        <w:r>
          <w:rPr>
            <w:noProof/>
            <w:webHidden/>
          </w:rPr>
          <w:tab/>
        </w:r>
        <w:r>
          <w:rPr>
            <w:noProof/>
            <w:webHidden/>
          </w:rPr>
          <w:fldChar w:fldCharType="begin"/>
        </w:r>
        <w:r>
          <w:rPr>
            <w:noProof/>
            <w:webHidden/>
          </w:rPr>
          <w:instrText xml:space="preserve"> PAGEREF _Toc336509692 \h </w:instrText>
        </w:r>
        <w:r>
          <w:rPr>
            <w:noProof/>
            <w:webHidden/>
          </w:rPr>
        </w:r>
        <w:r>
          <w:rPr>
            <w:noProof/>
            <w:webHidden/>
          </w:rPr>
          <w:fldChar w:fldCharType="separate"/>
        </w:r>
        <w:r>
          <w:rPr>
            <w:noProof/>
            <w:webHidden/>
          </w:rPr>
          <w:t>325</w:t>
        </w:r>
        <w:r>
          <w:rPr>
            <w:noProof/>
            <w:webHidden/>
          </w:rPr>
          <w:fldChar w:fldCharType="end"/>
        </w:r>
      </w:hyperlink>
    </w:p>
    <w:p w14:paraId="0480A382" w14:textId="77777777" w:rsidR="00BC2562" w:rsidRPr="009A3321" w:rsidRDefault="00BC2562">
      <w:pPr>
        <w:pStyle w:val="12"/>
        <w:rPr>
          <w:rFonts w:ascii="Calibri" w:eastAsia="Times New Roman" w:hAnsi="Calibri"/>
          <w:b w:val="0"/>
          <w:noProof/>
          <w:sz w:val="22"/>
          <w:szCs w:val="22"/>
          <w:lang w:val="en-US" w:eastAsia="en-US"/>
        </w:rPr>
      </w:pPr>
      <w:hyperlink w:anchor="_Toc336509693" w:history="1">
        <w:r w:rsidRPr="007D2276">
          <w:rPr>
            <w:rStyle w:val="aff6"/>
            <w:noProof/>
          </w:rPr>
          <w:t>Annex B  (normative)  Additional ECMAScript Features for Web Browsers</w:t>
        </w:r>
        <w:r>
          <w:rPr>
            <w:noProof/>
            <w:webHidden/>
          </w:rPr>
          <w:tab/>
        </w:r>
        <w:r>
          <w:rPr>
            <w:noProof/>
            <w:webHidden/>
          </w:rPr>
          <w:fldChar w:fldCharType="begin"/>
        </w:r>
        <w:r>
          <w:rPr>
            <w:noProof/>
            <w:webHidden/>
          </w:rPr>
          <w:instrText xml:space="preserve"> PAGEREF _Toc336509693 \h </w:instrText>
        </w:r>
        <w:r>
          <w:rPr>
            <w:noProof/>
            <w:webHidden/>
          </w:rPr>
        </w:r>
        <w:r>
          <w:rPr>
            <w:noProof/>
            <w:webHidden/>
          </w:rPr>
          <w:fldChar w:fldCharType="separate"/>
        </w:r>
        <w:r>
          <w:rPr>
            <w:noProof/>
            <w:webHidden/>
          </w:rPr>
          <w:t>328</w:t>
        </w:r>
        <w:r>
          <w:rPr>
            <w:noProof/>
            <w:webHidden/>
          </w:rPr>
          <w:fldChar w:fldCharType="end"/>
        </w:r>
      </w:hyperlink>
    </w:p>
    <w:p w14:paraId="560D6C4C" w14:textId="77777777" w:rsidR="00BC2562" w:rsidRPr="009A3321" w:rsidRDefault="00BC2562">
      <w:pPr>
        <w:pStyle w:val="2b"/>
        <w:rPr>
          <w:rFonts w:ascii="Calibri" w:eastAsia="Times New Roman" w:hAnsi="Calibri"/>
          <w:b w:val="0"/>
          <w:noProof/>
          <w:sz w:val="22"/>
          <w:szCs w:val="22"/>
          <w:lang w:val="en-US" w:eastAsia="en-US"/>
        </w:rPr>
      </w:pPr>
      <w:hyperlink w:anchor="_Toc336509694" w:history="1">
        <w:r w:rsidRPr="007D2276">
          <w:rPr>
            <w:rStyle w:val="aff6"/>
            <w:noProof/>
          </w:rPr>
          <w:t>B.1</w:t>
        </w:r>
        <w:r w:rsidRPr="009A3321">
          <w:rPr>
            <w:rFonts w:ascii="Calibri" w:eastAsia="Times New Roman" w:hAnsi="Calibri"/>
            <w:b w:val="0"/>
            <w:noProof/>
            <w:sz w:val="22"/>
            <w:szCs w:val="22"/>
            <w:lang w:val="en-US" w:eastAsia="en-US"/>
          </w:rPr>
          <w:tab/>
        </w:r>
        <w:r w:rsidRPr="007D2276">
          <w:rPr>
            <w:rStyle w:val="aff6"/>
            <w:noProof/>
          </w:rPr>
          <w:t>Additional Syntax</w:t>
        </w:r>
        <w:r>
          <w:rPr>
            <w:noProof/>
            <w:webHidden/>
          </w:rPr>
          <w:tab/>
        </w:r>
        <w:r>
          <w:rPr>
            <w:noProof/>
            <w:webHidden/>
          </w:rPr>
          <w:fldChar w:fldCharType="begin"/>
        </w:r>
        <w:r>
          <w:rPr>
            <w:noProof/>
            <w:webHidden/>
          </w:rPr>
          <w:instrText xml:space="preserve"> PAGEREF _Toc336509694 \h </w:instrText>
        </w:r>
        <w:r>
          <w:rPr>
            <w:noProof/>
            <w:webHidden/>
          </w:rPr>
        </w:r>
        <w:r>
          <w:rPr>
            <w:noProof/>
            <w:webHidden/>
          </w:rPr>
          <w:fldChar w:fldCharType="separate"/>
        </w:r>
        <w:r>
          <w:rPr>
            <w:noProof/>
            <w:webHidden/>
          </w:rPr>
          <w:t>328</w:t>
        </w:r>
        <w:r>
          <w:rPr>
            <w:noProof/>
            <w:webHidden/>
          </w:rPr>
          <w:fldChar w:fldCharType="end"/>
        </w:r>
      </w:hyperlink>
    </w:p>
    <w:p w14:paraId="5C0070AE" w14:textId="77777777" w:rsidR="00BC2562" w:rsidRPr="009A3321" w:rsidRDefault="00BC2562">
      <w:pPr>
        <w:pStyle w:val="3a"/>
        <w:rPr>
          <w:rFonts w:ascii="Calibri" w:eastAsia="Times New Roman" w:hAnsi="Calibri"/>
          <w:b w:val="0"/>
          <w:noProof/>
          <w:sz w:val="22"/>
          <w:szCs w:val="22"/>
          <w:lang w:val="en-US" w:eastAsia="en-US"/>
        </w:rPr>
      </w:pPr>
      <w:hyperlink w:anchor="_Toc336509696" w:history="1">
        <w:r w:rsidRPr="007D2276">
          <w:rPr>
            <w:rStyle w:val="aff6"/>
            <w:noProof/>
          </w:rPr>
          <w:t>B.1.1</w:t>
        </w:r>
        <w:r w:rsidRPr="009A3321">
          <w:rPr>
            <w:rFonts w:ascii="Calibri" w:eastAsia="Times New Roman" w:hAnsi="Calibri"/>
            <w:b w:val="0"/>
            <w:noProof/>
            <w:sz w:val="22"/>
            <w:szCs w:val="22"/>
            <w:lang w:val="en-US" w:eastAsia="en-US"/>
          </w:rPr>
          <w:tab/>
        </w:r>
        <w:r w:rsidRPr="007D2276">
          <w:rPr>
            <w:rStyle w:val="aff6"/>
            <w:noProof/>
          </w:rPr>
          <w:t>Numeric Literals</w:t>
        </w:r>
        <w:r>
          <w:rPr>
            <w:noProof/>
            <w:webHidden/>
          </w:rPr>
          <w:tab/>
        </w:r>
        <w:r>
          <w:rPr>
            <w:noProof/>
            <w:webHidden/>
          </w:rPr>
          <w:fldChar w:fldCharType="begin"/>
        </w:r>
        <w:r>
          <w:rPr>
            <w:noProof/>
            <w:webHidden/>
          </w:rPr>
          <w:instrText xml:space="preserve"> PAGEREF _Toc336509696 \h </w:instrText>
        </w:r>
        <w:r>
          <w:rPr>
            <w:noProof/>
            <w:webHidden/>
          </w:rPr>
        </w:r>
        <w:r>
          <w:rPr>
            <w:noProof/>
            <w:webHidden/>
          </w:rPr>
          <w:fldChar w:fldCharType="separate"/>
        </w:r>
        <w:r>
          <w:rPr>
            <w:noProof/>
            <w:webHidden/>
          </w:rPr>
          <w:t>328</w:t>
        </w:r>
        <w:r>
          <w:rPr>
            <w:noProof/>
            <w:webHidden/>
          </w:rPr>
          <w:fldChar w:fldCharType="end"/>
        </w:r>
      </w:hyperlink>
    </w:p>
    <w:p w14:paraId="17EFB195" w14:textId="77777777" w:rsidR="00BC2562" w:rsidRPr="009A3321" w:rsidRDefault="00BC2562">
      <w:pPr>
        <w:pStyle w:val="3a"/>
        <w:rPr>
          <w:rFonts w:ascii="Calibri" w:eastAsia="Times New Roman" w:hAnsi="Calibri"/>
          <w:b w:val="0"/>
          <w:noProof/>
          <w:sz w:val="22"/>
          <w:szCs w:val="22"/>
          <w:lang w:val="en-US" w:eastAsia="en-US"/>
        </w:rPr>
      </w:pPr>
      <w:hyperlink w:anchor="_Toc336509697" w:history="1">
        <w:r w:rsidRPr="007D2276">
          <w:rPr>
            <w:rStyle w:val="aff6"/>
            <w:noProof/>
          </w:rPr>
          <w:t>B.1.2</w:t>
        </w:r>
        <w:r w:rsidRPr="009A3321">
          <w:rPr>
            <w:rFonts w:ascii="Calibri" w:eastAsia="Times New Roman" w:hAnsi="Calibri"/>
            <w:b w:val="0"/>
            <w:noProof/>
            <w:sz w:val="22"/>
            <w:szCs w:val="22"/>
            <w:lang w:val="en-US" w:eastAsia="en-US"/>
          </w:rPr>
          <w:tab/>
        </w:r>
        <w:r w:rsidRPr="007D2276">
          <w:rPr>
            <w:rStyle w:val="aff6"/>
            <w:noProof/>
          </w:rPr>
          <w:t>String Literals</w:t>
        </w:r>
        <w:r>
          <w:rPr>
            <w:noProof/>
            <w:webHidden/>
          </w:rPr>
          <w:tab/>
        </w:r>
        <w:r>
          <w:rPr>
            <w:noProof/>
            <w:webHidden/>
          </w:rPr>
          <w:fldChar w:fldCharType="begin"/>
        </w:r>
        <w:r>
          <w:rPr>
            <w:noProof/>
            <w:webHidden/>
          </w:rPr>
          <w:instrText xml:space="preserve"> PAGEREF _Toc336509697 \h </w:instrText>
        </w:r>
        <w:r>
          <w:rPr>
            <w:noProof/>
            <w:webHidden/>
          </w:rPr>
        </w:r>
        <w:r>
          <w:rPr>
            <w:noProof/>
            <w:webHidden/>
          </w:rPr>
          <w:fldChar w:fldCharType="separate"/>
        </w:r>
        <w:r>
          <w:rPr>
            <w:noProof/>
            <w:webHidden/>
          </w:rPr>
          <w:t>328</w:t>
        </w:r>
        <w:r>
          <w:rPr>
            <w:noProof/>
            <w:webHidden/>
          </w:rPr>
          <w:fldChar w:fldCharType="end"/>
        </w:r>
      </w:hyperlink>
    </w:p>
    <w:p w14:paraId="617C69F5" w14:textId="77777777" w:rsidR="00BC2562" w:rsidRPr="009A3321" w:rsidRDefault="00BC2562">
      <w:pPr>
        <w:pStyle w:val="2b"/>
        <w:rPr>
          <w:rFonts w:ascii="Calibri" w:eastAsia="Times New Roman" w:hAnsi="Calibri"/>
          <w:b w:val="0"/>
          <w:noProof/>
          <w:sz w:val="22"/>
          <w:szCs w:val="22"/>
          <w:lang w:val="en-US" w:eastAsia="en-US"/>
        </w:rPr>
      </w:pPr>
      <w:hyperlink w:anchor="_Toc336509698" w:history="1">
        <w:r w:rsidRPr="007D2276">
          <w:rPr>
            <w:rStyle w:val="aff6"/>
            <w:noProof/>
          </w:rPr>
          <w:t>B.2</w:t>
        </w:r>
        <w:r w:rsidRPr="009A3321">
          <w:rPr>
            <w:rFonts w:ascii="Calibri" w:eastAsia="Times New Roman" w:hAnsi="Calibri"/>
            <w:b w:val="0"/>
            <w:noProof/>
            <w:sz w:val="22"/>
            <w:szCs w:val="22"/>
            <w:lang w:val="en-US" w:eastAsia="en-US"/>
          </w:rPr>
          <w:tab/>
        </w:r>
        <w:r w:rsidRPr="007D2276">
          <w:rPr>
            <w:rStyle w:val="aff6"/>
            <w:noProof/>
          </w:rPr>
          <w:t>Additional Properties</w:t>
        </w:r>
        <w:r>
          <w:rPr>
            <w:noProof/>
            <w:webHidden/>
          </w:rPr>
          <w:tab/>
        </w:r>
        <w:r>
          <w:rPr>
            <w:noProof/>
            <w:webHidden/>
          </w:rPr>
          <w:fldChar w:fldCharType="begin"/>
        </w:r>
        <w:r>
          <w:rPr>
            <w:noProof/>
            <w:webHidden/>
          </w:rPr>
          <w:instrText xml:space="preserve"> PAGEREF _Toc336509698 \h </w:instrText>
        </w:r>
        <w:r>
          <w:rPr>
            <w:noProof/>
            <w:webHidden/>
          </w:rPr>
        </w:r>
        <w:r>
          <w:rPr>
            <w:noProof/>
            <w:webHidden/>
          </w:rPr>
          <w:fldChar w:fldCharType="separate"/>
        </w:r>
        <w:r>
          <w:rPr>
            <w:noProof/>
            <w:webHidden/>
          </w:rPr>
          <w:t>329</w:t>
        </w:r>
        <w:r>
          <w:rPr>
            <w:noProof/>
            <w:webHidden/>
          </w:rPr>
          <w:fldChar w:fldCharType="end"/>
        </w:r>
      </w:hyperlink>
    </w:p>
    <w:p w14:paraId="7CF9CB1F" w14:textId="77777777" w:rsidR="00BC2562" w:rsidRPr="009A3321" w:rsidRDefault="00BC2562">
      <w:pPr>
        <w:pStyle w:val="3a"/>
        <w:rPr>
          <w:rFonts w:ascii="Calibri" w:eastAsia="Times New Roman" w:hAnsi="Calibri"/>
          <w:b w:val="0"/>
          <w:noProof/>
          <w:sz w:val="22"/>
          <w:szCs w:val="22"/>
          <w:lang w:val="en-US" w:eastAsia="en-US"/>
        </w:rPr>
      </w:pPr>
      <w:hyperlink w:anchor="_Toc336509699" w:history="1">
        <w:r w:rsidRPr="007D2276">
          <w:rPr>
            <w:rStyle w:val="aff6"/>
            <w:noProof/>
          </w:rPr>
          <w:t>B.2.1</w:t>
        </w:r>
        <w:r w:rsidRPr="009A3321">
          <w:rPr>
            <w:rFonts w:ascii="Calibri" w:eastAsia="Times New Roman" w:hAnsi="Calibri"/>
            <w:b w:val="0"/>
            <w:noProof/>
            <w:sz w:val="22"/>
            <w:szCs w:val="22"/>
            <w:lang w:val="en-US" w:eastAsia="en-US"/>
          </w:rPr>
          <w:tab/>
        </w:r>
        <w:r w:rsidRPr="007D2276">
          <w:rPr>
            <w:rStyle w:val="aff6"/>
            <w:noProof/>
          </w:rPr>
          <w:t>Additional Properties of the Global Object</w:t>
        </w:r>
        <w:r>
          <w:rPr>
            <w:noProof/>
            <w:webHidden/>
          </w:rPr>
          <w:tab/>
        </w:r>
        <w:r>
          <w:rPr>
            <w:noProof/>
            <w:webHidden/>
          </w:rPr>
          <w:fldChar w:fldCharType="begin"/>
        </w:r>
        <w:r>
          <w:rPr>
            <w:noProof/>
            <w:webHidden/>
          </w:rPr>
          <w:instrText xml:space="preserve"> PAGEREF _Toc336509699 \h </w:instrText>
        </w:r>
        <w:r>
          <w:rPr>
            <w:noProof/>
            <w:webHidden/>
          </w:rPr>
        </w:r>
        <w:r>
          <w:rPr>
            <w:noProof/>
            <w:webHidden/>
          </w:rPr>
          <w:fldChar w:fldCharType="separate"/>
        </w:r>
        <w:r>
          <w:rPr>
            <w:noProof/>
            <w:webHidden/>
          </w:rPr>
          <w:t>329</w:t>
        </w:r>
        <w:r>
          <w:rPr>
            <w:noProof/>
            <w:webHidden/>
          </w:rPr>
          <w:fldChar w:fldCharType="end"/>
        </w:r>
      </w:hyperlink>
    </w:p>
    <w:p w14:paraId="15F24C6A" w14:textId="77777777" w:rsidR="00BC2562" w:rsidRPr="009A3321" w:rsidRDefault="00BC2562">
      <w:pPr>
        <w:pStyle w:val="3a"/>
        <w:rPr>
          <w:rFonts w:ascii="Calibri" w:eastAsia="Times New Roman" w:hAnsi="Calibri"/>
          <w:b w:val="0"/>
          <w:noProof/>
          <w:sz w:val="22"/>
          <w:szCs w:val="22"/>
          <w:lang w:val="en-US" w:eastAsia="en-US"/>
        </w:rPr>
      </w:pPr>
      <w:hyperlink w:anchor="_Toc336509700" w:history="1">
        <w:r w:rsidRPr="007D2276">
          <w:rPr>
            <w:rStyle w:val="aff6"/>
            <w:noProof/>
          </w:rPr>
          <w:t>B.2.2</w:t>
        </w:r>
        <w:r w:rsidRPr="009A3321">
          <w:rPr>
            <w:rFonts w:ascii="Calibri" w:eastAsia="Times New Roman" w:hAnsi="Calibri"/>
            <w:b w:val="0"/>
            <w:noProof/>
            <w:sz w:val="22"/>
            <w:szCs w:val="22"/>
            <w:lang w:val="en-US" w:eastAsia="en-US"/>
          </w:rPr>
          <w:tab/>
        </w:r>
        <w:r w:rsidRPr="007D2276">
          <w:rPr>
            <w:rStyle w:val="aff6"/>
            <w:noProof/>
          </w:rPr>
          <w:t>Additional Properties of the String.prototype Object</w:t>
        </w:r>
        <w:r>
          <w:rPr>
            <w:noProof/>
            <w:webHidden/>
          </w:rPr>
          <w:tab/>
        </w:r>
        <w:r>
          <w:rPr>
            <w:noProof/>
            <w:webHidden/>
          </w:rPr>
          <w:fldChar w:fldCharType="begin"/>
        </w:r>
        <w:r>
          <w:rPr>
            <w:noProof/>
            <w:webHidden/>
          </w:rPr>
          <w:instrText xml:space="preserve"> PAGEREF _Toc336509700 \h </w:instrText>
        </w:r>
        <w:r>
          <w:rPr>
            <w:noProof/>
            <w:webHidden/>
          </w:rPr>
        </w:r>
        <w:r>
          <w:rPr>
            <w:noProof/>
            <w:webHidden/>
          </w:rPr>
          <w:fldChar w:fldCharType="separate"/>
        </w:r>
        <w:r>
          <w:rPr>
            <w:noProof/>
            <w:webHidden/>
          </w:rPr>
          <w:t>330</w:t>
        </w:r>
        <w:r>
          <w:rPr>
            <w:noProof/>
            <w:webHidden/>
          </w:rPr>
          <w:fldChar w:fldCharType="end"/>
        </w:r>
      </w:hyperlink>
    </w:p>
    <w:p w14:paraId="0B6A4492" w14:textId="77777777" w:rsidR="00BC2562" w:rsidRPr="009A3321" w:rsidRDefault="00BC2562">
      <w:pPr>
        <w:pStyle w:val="3a"/>
        <w:rPr>
          <w:rFonts w:ascii="Calibri" w:eastAsia="Times New Roman" w:hAnsi="Calibri"/>
          <w:b w:val="0"/>
          <w:noProof/>
          <w:sz w:val="22"/>
          <w:szCs w:val="22"/>
          <w:lang w:val="en-US" w:eastAsia="en-US"/>
        </w:rPr>
      </w:pPr>
      <w:hyperlink w:anchor="_Toc336509701" w:history="1">
        <w:r w:rsidRPr="007D2276">
          <w:rPr>
            <w:rStyle w:val="aff6"/>
            <w:noProof/>
          </w:rPr>
          <w:t>B.2.3</w:t>
        </w:r>
        <w:r w:rsidRPr="009A3321">
          <w:rPr>
            <w:rFonts w:ascii="Calibri" w:eastAsia="Times New Roman" w:hAnsi="Calibri"/>
            <w:b w:val="0"/>
            <w:noProof/>
            <w:sz w:val="22"/>
            <w:szCs w:val="22"/>
            <w:lang w:val="en-US" w:eastAsia="en-US"/>
          </w:rPr>
          <w:tab/>
        </w:r>
        <w:r w:rsidRPr="007D2276">
          <w:rPr>
            <w:rStyle w:val="aff6"/>
            <w:noProof/>
          </w:rPr>
          <w:t>Additional Properties of the Date.prototype Object</w:t>
        </w:r>
        <w:r>
          <w:rPr>
            <w:noProof/>
            <w:webHidden/>
          </w:rPr>
          <w:tab/>
        </w:r>
        <w:r>
          <w:rPr>
            <w:noProof/>
            <w:webHidden/>
          </w:rPr>
          <w:fldChar w:fldCharType="begin"/>
        </w:r>
        <w:r>
          <w:rPr>
            <w:noProof/>
            <w:webHidden/>
          </w:rPr>
          <w:instrText xml:space="preserve"> PAGEREF _Toc336509701 \h </w:instrText>
        </w:r>
        <w:r>
          <w:rPr>
            <w:noProof/>
            <w:webHidden/>
          </w:rPr>
        </w:r>
        <w:r>
          <w:rPr>
            <w:noProof/>
            <w:webHidden/>
          </w:rPr>
          <w:fldChar w:fldCharType="separate"/>
        </w:r>
        <w:r>
          <w:rPr>
            <w:noProof/>
            <w:webHidden/>
          </w:rPr>
          <w:t>333</w:t>
        </w:r>
        <w:r>
          <w:rPr>
            <w:noProof/>
            <w:webHidden/>
          </w:rPr>
          <w:fldChar w:fldCharType="end"/>
        </w:r>
      </w:hyperlink>
    </w:p>
    <w:p w14:paraId="06D54226" w14:textId="77777777" w:rsidR="00BC2562" w:rsidRPr="009A3321" w:rsidRDefault="00BC2562">
      <w:pPr>
        <w:pStyle w:val="2b"/>
        <w:rPr>
          <w:rFonts w:ascii="Calibri" w:eastAsia="Times New Roman" w:hAnsi="Calibri"/>
          <w:b w:val="0"/>
          <w:noProof/>
          <w:sz w:val="22"/>
          <w:szCs w:val="22"/>
          <w:lang w:val="en-US" w:eastAsia="en-US"/>
        </w:rPr>
      </w:pPr>
      <w:hyperlink w:anchor="_Toc336509702" w:history="1">
        <w:r w:rsidRPr="007D2276">
          <w:rPr>
            <w:rStyle w:val="aff6"/>
            <w:noProof/>
          </w:rPr>
          <w:t>B.3</w:t>
        </w:r>
        <w:r w:rsidRPr="009A3321">
          <w:rPr>
            <w:rFonts w:ascii="Calibri" w:eastAsia="Times New Roman" w:hAnsi="Calibri"/>
            <w:b w:val="0"/>
            <w:noProof/>
            <w:sz w:val="22"/>
            <w:szCs w:val="22"/>
            <w:lang w:val="en-US" w:eastAsia="en-US"/>
          </w:rPr>
          <w:tab/>
        </w:r>
        <w:r w:rsidRPr="007D2276">
          <w:rPr>
            <w:rStyle w:val="aff6"/>
            <w:noProof/>
          </w:rPr>
          <w:t>Other Additional Features</w:t>
        </w:r>
        <w:r>
          <w:rPr>
            <w:noProof/>
            <w:webHidden/>
          </w:rPr>
          <w:tab/>
        </w:r>
        <w:r>
          <w:rPr>
            <w:noProof/>
            <w:webHidden/>
          </w:rPr>
          <w:fldChar w:fldCharType="begin"/>
        </w:r>
        <w:r>
          <w:rPr>
            <w:noProof/>
            <w:webHidden/>
          </w:rPr>
          <w:instrText xml:space="preserve"> PAGEREF _Toc336509702 \h </w:instrText>
        </w:r>
        <w:r>
          <w:rPr>
            <w:noProof/>
            <w:webHidden/>
          </w:rPr>
        </w:r>
        <w:r>
          <w:rPr>
            <w:noProof/>
            <w:webHidden/>
          </w:rPr>
          <w:fldChar w:fldCharType="separate"/>
        </w:r>
        <w:r>
          <w:rPr>
            <w:noProof/>
            <w:webHidden/>
          </w:rPr>
          <w:t>334</w:t>
        </w:r>
        <w:r>
          <w:rPr>
            <w:noProof/>
            <w:webHidden/>
          </w:rPr>
          <w:fldChar w:fldCharType="end"/>
        </w:r>
      </w:hyperlink>
    </w:p>
    <w:p w14:paraId="3E576C9E" w14:textId="77777777" w:rsidR="00BC2562" w:rsidRPr="009A3321" w:rsidRDefault="00BC2562">
      <w:pPr>
        <w:pStyle w:val="3a"/>
        <w:rPr>
          <w:rFonts w:ascii="Calibri" w:eastAsia="Times New Roman" w:hAnsi="Calibri"/>
          <w:b w:val="0"/>
          <w:noProof/>
          <w:sz w:val="22"/>
          <w:szCs w:val="22"/>
          <w:lang w:val="en-US" w:eastAsia="en-US"/>
        </w:rPr>
      </w:pPr>
      <w:hyperlink w:anchor="_Toc336509703" w:history="1">
        <w:r w:rsidRPr="007D2276">
          <w:rPr>
            <w:rStyle w:val="aff6"/>
            <w:noProof/>
          </w:rPr>
          <w:t>B.3.1</w:t>
        </w:r>
        <w:r w:rsidRPr="009A3321">
          <w:rPr>
            <w:rFonts w:ascii="Calibri" w:eastAsia="Times New Roman" w:hAnsi="Calibri"/>
            <w:b w:val="0"/>
            <w:noProof/>
            <w:sz w:val="22"/>
            <w:szCs w:val="22"/>
            <w:lang w:val="en-US" w:eastAsia="en-US"/>
          </w:rPr>
          <w:tab/>
        </w:r>
        <w:r w:rsidRPr="007D2276">
          <w:rPr>
            <w:rStyle w:val="aff6"/>
            <w:noProof/>
          </w:rPr>
          <w:t>The __proto__ pseudo property.</w:t>
        </w:r>
        <w:r>
          <w:rPr>
            <w:noProof/>
            <w:webHidden/>
          </w:rPr>
          <w:tab/>
        </w:r>
        <w:r>
          <w:rPr>
            <w:noProof/>
            <w:webHidden/>
          </w:rPr>
          <w:fldChar w:fldCharType="begin"/>
        </w:r>
        <w:r>
          <w:rPr>
            <w:noProof/>
            <w:webHidden/>
          </w:rPr>
          <w:instrText xml:space="preserve"> PAGEREF _Toc336509703 \h </w:instrText>
        </w:r>
        <w:r>
          <w:rPr>
            <w:noProof/>
            <w:webHidden/>
          </w:rPr>
        </w:r>
        <w:r>
          <w:rPr>
            <w:noProof/>
            <w:webHidden/>
          </w:rPr>
          <w:fldChar w:fldCharType="separate"/>
        </w:r>
        <w:r>
          <w:rPr>
            <w:noProof/>
            <w:webHidden/>
          </w:rPr>
          <w:t>334</w:t>
        </w:r>
        <w:r>
          <w:rPr>
            <w:noProof/>
            <w:webHidden/>
          </w:rPr>
          <w:fldChar w:fldCharType="end"/>
        </w:r>
      </w:hyperlink>
    </w:p>
    <w:p w14:paraId="3AEEC7CF" w14:textId="77777777" w:rsidR="00BC2562" w:rsidRPr="009A3321" w:rsidRDefault="00BC2562">
      <w:pPr>
        <w:pStyle w:val="12"/>
        <w:rPr>
          <w:rFonts w:ascii="Calibri" w:eastAsia="Times New Roman" w:hAnsi="Calibri"/>
          <w:b w:val="0"/>
          <w:noProof/>
          <w:sz w:val="22"/>
          <w:szCs w:val="22"/>
          <w:lang w:val="en-US" w:eastAsia="en-US"/>
        </w:rPr>
      </w:pPr>
      <w:hyperlink w:anchor="_Toc336509704" w:history="1">
        <w:r w:rsidRPr="007D2276">
          <w:rPr>
            <w:rStyle w:val="aff6"/>
            <w:noProof/>
          </w:rPr>
          <w:t>Annex C (informative)  The Strict Mode of ECMAScript</w:t>
        </w:r>
        <w:r>
          <w:rPr>
            <w:noProof/>
            <w:webHidden/>
          </w:rPr>
          <w:tab/>
        </w:r>
        <w:r>
          <w:rPr>
            <w:noProof/>
            <w:webHidden/>
          </w:rPr>
          <w:fldChar w:fldCharType="begin"/>
        </w:r>
        <w:r>
          <w:rPr>
            <w:noProof/>
            <w:webHidden/>
          </w:rPr>
          <w:instrText xml:space="preserve"> PAGEREF _Toc336509704 \h </w:instrText>
        </w:r>
        <w:r>
          <w:rPr>
            <w:noProof/>
            <w:webHidden/>
          </w:rPr>
        </w:r>
        <w:r>
          <w:rPr>
            <w:noProof/>
            <w:webHidden/>
          </w:rPr>
          <w:fldChar w:fldCharType="separate"/>
        </w:r>
        <w:r>
          <w:rPr>
            <w:noProof/>
            <w:webHidden/>
          </w:rPr>
          <w:t>336</w:t>
        </w:r>
        <w:r>
          <w:rPr>
            <w:noProof/>
            <w:webHidden/>
          </w:rPr>
          <w:fldChar w:fldCharType="end"/>
        </w:r>
      </w:hyperlink>
    </w:p>
    <w:p w14:paraId="757424F1" w14:textId="77777777" w:rsidR="00BC2562" w:rsidRPr="009A3321" w:rsidRDefault="00BC2562">
      <w:pPr>
        <w:pStyle w:val="12"/>
        <w:rPr>
          <w:rFonts w:ascii="Calibri" w:eastAsia="Times New Roman" w:hAnsi="Calibri"/>
          <w:b w:val="0"/>
          <w:noProof/>
          <w:sz w:val="22"/>
          <w:szCs w:val="22"/>
          <w:lang w:val="en-US" w:eastAsia="en-US"/>
        </w:rPr>
      </w:pPr>
      <w:hyperlink w:anchor="_Toc336509705" w:history="1">
        <w:r w:rsidRPr="007D2276">
          <w:rPr>
            <w:rStyle w:val="aff6"/>
            <w:noProof/>
          </w:rPr>
          <w:t>Annex D (informative) Corrections and Clarifications with Possible Compatibility Impact</w:t>
        </w:r>
        <w:r>
          <w:rPr>
            <w:noProof/>
            <w:webHidden/>
          </w:rPr>
          <w:tab/>
        </w:r>
        <w:r>
          <w:rPr>
            <w:noProof/>
            <w:webHidden/>
          </w:rPr>
          <w:fldChar w:fldCharType="begin"/>
        </w:r>
        <w:r>
          <w:rPr>
            <w:noProof/>
            <w:webHidden/>
          </w:rPr>
          <w:instrText xml:space="preserve"> PAGEREF _Toc336509705 \h </w:instrText>
        </w:r>
        <w:r>
          <w:rPr>
            <w:noProof/>
            <w:webHidden/>
          </w:rPr>
        </w:r>
        <w:r>
          <w:rPr>
            <w:noProof/>
            <w:webHidden/>
          </w:rPr>
          <w:fldChar w:fldCharType="separate"/>
        </w:r>
        <w:r>
          <w:rPr>
            <w:noProof/>
            <w:webHidden/>
          </w:rPr>
          <w:t>338</w:t>
        </w:r>
        <w:r>
          <w:rPr>
            <w:noProof/>
            <w:webHidden/>
          </w:rPr>
          <w:fldChar w:fldCharType="end"/>
        </w:r>
      </w:hyperlink>
    </w:p>
    <w:p w14:paraId="03BA1C1A" w14:textId="77777777" w:rsidR="00BC2562" w:rsidRPr="009A3321" w:rsidRDefault="00BC2562">
      <w:pPr>
        <w:pStyle w:val="2b"/>
        <w:rPr>
          <w:rFonts w:ascii="Calibri" w:eastAsia="Times New Roman" w:hAnsi="Calibri"/>
          <w:b w:val="0"/>
          <w:noProof/>
          <w:sz w:val="22"/>
          <w:szCs w:val="22"/>
          <w:lang w:val="en-US" w:eastAsia="en-US"/>
        </w:rPr>
      </w:pPr>
      <w:hyperlink w:anchor="_Toc336509706" w:history="1">
        <w:r w:rsidRPr="007D2276">
          <w:rPr>
            <w:rStyle w:val="aff6"/>
            <w:noProof/>
          </w:rPr>
          <w:t>In Edition 6</w:t>
        </w:r>
        <w:r>
          <w:rPr>
            <w:noProof/>
            <w:webHidden/>
          </w:rPr>
          <w:tab/>
        </w:r>
        <w:r>
          <w:rPr>
            <w:noProof/>
            <w:webHidden/>
          </w:rPr>
          <w:fldChar w:fldCharType="begin"/>
        </w:r>
        <w:r>
          <w:rPr>
            <w:noProof/>
            <w:webHidden/>
          </w:rPr>
          <w:instrText xml:space="preserve"> PAGEREF _Toc336509706 \h </w:instrText>
        </w:r>
        <w:r>
          <w:rPr>
            <w:noProof/>
            <w:webHidden/>
          </w:rPr>
        </w:r>
        <w:r>
          <w:rPr>
            <w:noProof/>
            <w:webHidden/>
          </w:rPr>
          <w:fldChar w:fldCharType="separate"/>
        </w:r>
        <w:r>
          <w:rPr>
            <w:noProof/>
            <w:webHidden/>
          </w:rPr>
          <w:t>338</w:t>
        </w:r>
        <w:r>
          <w:rPr>
            <w:noProof/>
            <w:webHidden/>
          </w:rPr>
          <w:fldChar w:fldCharType="end"/>
        </w:r>
      </w:hyperlink>
    </w:p>
    <w:p w14:paraId="15D4D050" w14:textId="77777777" w:rsidR="00BC2562" w:rsidRPr="009A3321" w:rsidRDefault="00BC2562">
      <w:pPr>
        <w:pStyle w:val="2b"/>
        <w:rPr>
          <w:rFonts w:ascii="Calibri" w:eastAsia="Times New Roman" w:hAnsi="Calibri"/>
          <w:b w:val="0"/>
          <w:noProof/>
          <w:sz w:val="22"/>
          <w:szCs w:val="22"/>
          <w:lang w:val="en-US" w:eastAsia="en-US"/>
        </w:rPr>
      </w:pPr>
      <w:hyperlink w:anchor="_Toc336509707" w:history="1">
        <w:r w:rsidRPr="007D2276">
          <w:rPr>
            <w:rStyle w:val="aff6"/>
            <w:noProof/>
          </w:rPr>
          <w:t>In 5</w:t>
        </w:r>
        <w:r w:rsidRPr="007D2276">
          <w:rPr>
            <w:rStyle w:val="aff6"/>
            <w:bCs/>
            <w:noProof/>
          </w:rPr>
          <w:t>.1</w:t>
        </w:r>
        <w:r w:rsidRPr="007D2276">
          <w:rPr>
            <w:rStyle w:val="aff6"/>
            <w:noProof/>
          </w:rPr>
          <w:t xml:space="preserve"> Edition 5.1</w:t>
        </w:r>
        <w:r>
          <w:rPr>
            <w:noProof/>
            <w:webHidden/>
          </w:rPr>
          <w:tab/>
        </w:r>
        <w:r>
          <w:rPr>
            <w:noProof/>
            <w:webHidden/>
          </w:rPr>
          <w:fldChar w:fldCharType="begin"/>
        </w:r>
        <w:r>
          <w:rPr>
            <w:noProof/>
            <w:webHidden/>
          </w:rPr>
          <w:instrText xml:space="preserve"> PAGEREF _Toc336509707 \h </w:instrText>
        </w:r>
        <w:r>
          <w:rPr>
            <w:noProof/>
            <w:webHidden/>
          </w:rPr>
        </w:r>
        <w:r>
          <w:rPr>
            <w:noProof/>
            <w:webHidden/>
          </w:rPr>
          <w:fldChar w:fldCharType="separate"/>
        </w:r>
        <w:r>
          <w:rPr>
            <w:noProof/>
            <w:webHidden/>
          </w:rPr>
          <w:t>338</w:t>
        </w:r>
        <w:r>
          <w:rPr>
            <w:noProof/>
            <w:webHidden/>
          </w:rPr>
          <w:fldChar w:fldCharType="end"/>
        </w:r>
      </w:hyperlink>
    </w:p>
    <w:p w14:paraId="20484FC0" w14:textId="77777777" w:rsidR="00BC2562" w:rsidRPr="009A3321" w:rsidRDefault="00BC2562">
      <w:pPr>
        <w:pStyle w:val="2b"/>
        <w:rPr>
          <w:rFonts w:ascii="Calibri" w:eastAsia="Times New Roman" w:hAnsi="Calibri"/>
          <w:b w:val="0"/>
          <w:noProof/>
          <w:sz w:val="22"/>
          <w:szCs w:val="22"/>
          <w:lang w:val="en-US" w:eastAsia="en-US"/>
        </w:rPr>
      </w:pPr>
      <w:hyperlink w:anchor="_Toc336509708" w:history="1">
        <w:r w:rsidRPr="007D2276">
          <w:rPr>
            <w:rStyle w:val="aff6"/>
            <w:noProof/>
          </w:rPr>
          <w:t>In 5</w:t>
        </w:r>
        <w:r w:rsidRPr="007D2276">
          <w:rPr>
            <w:rStyle w:val="aff6"/>
            <w:noProof/>
            <w:vertAlign w:val="superscript"/>
          </w:rPr>
          <w:t>th</w:t>
        </w:r>
        <w:r w:rsidRPr="007D2276">
          <w:rPr>
            <w:rStyle w:val="aff6"/>
            <w:noProof/>
          </w:rPr>
          <w:t xml:space="preserve"> Edition 5</w:t>
        </w:r>
        <w:r>
          <w:rPr>
            <w:noProof/>
            <w:webHidden/>
          </w:rPr>
          <w:tab/>
        </w:r>
        <w:r>
          <w:rPr>
            <w:noProof/>
            <w:webHidden/>
          </w:rPr>
          <w:fldChar w:fldCharType="begin"/>
        </w:r>
        <w:r>
          <w:rPr>
            <w:noProof/>
            <w:webHidden/>
          </w:rPr>
          <w:instrText xml:space="preserve"> PAGEREF _Toc336509708 \h </w:instrText>
        </w:r>
        <w:r>
          <w:rPr>
            <w:noProof/>
            <w:webHidden/>
          </w:rPr>
        </w:r>
        <w:r>
          <w:rPr>
            <w:noProof/>
            <w:webHidden/>
          </w:rPr>
          <w:fldChar w:fldCharType="separate"/>
        </w:r>
        <w:r>
          <w:rPr>
            <w:noProof/>
            <w:webHidden/>
          </w:rPr>
          <w:t>339</w:t>
        </w:r>
        <w:r>
          <w:rPr>
            <w:noProof/>
            <w:webHidden/>
          </w:rPr>
          <w:fldChar w:fldCharType="end"/>
        </w:r>
      </w:hyperlink>
    </w:p>
    <w:p w14:paraId="1128458E" w14:textId="77777777" w:rsidR="00BC2562" w:rsidRPr="009A3321" w:rsidRDefault="00BC2562">
      <w:pPr>
        <w:pStyle w:val="12"/>
        <w:rPr>
          <w:rFonts w:ascii="Calibri" w:eastAsia="Times New Roman" w:hAnsi="Calibri"/>
          <w:b w:val="0"/>
          <w:noProof/>
          <w:sz w:val="22"/>
          <w:szCs w:val="22"/>
          <w:lang w:val="en-US" w:eastAsia="en-US"/>
        </w:rPr>
      </w:pPr>
      <w:hyperlink w:anchor="_Toc336509709" w:history="1">
        <w:r w:rsidRPr="007D2276">
          <w:rPr>
            <w:rStyle w:val="aff6"/>
            <w:noProof/>
          </w:rPr>
          <w:t>Annex E (informative)  Additions and Changes that Introduce Incompatibilities with Prior Editions</w:t>
        </w:r>
        <w:r>
          <w:rPr>
            <w:noProof/>
            <w:webHidden/>
          </w:rPr>
          <w:tab/>
        </w:r>
        <w:r>
          <w:rPr>
            <w:noProof/>
            <w:webHidden/>
          </w:rPr>
          <w:fldChar w:fldCharType="begin"/>
        </w:r>
        <w:r>
          <w:rPr>
            <w:noProof/>
            <w:webHidden/>
          </w:rPr>
          <w:instrText xml:space="preserve"> PAGEREF _Toc336509709 \h </w:instrText>
        </w:r>
        <w:r>
          <w:rPr>
            <w:noProof/>
            <w:webHidden/>
          </w:rPr>
        </w:r>
        <w:r>
          <w:rPr>
            <w:noProof/>
            <w:webHidden/>
          </w:rPr>
          <w:fldChar w:fldCharType="separate"/>
        </w:r>
        <w:r>
          <w:rPr>
            <w:noProof/>
            <w:webHidden/>
          </w:rPr>
          <w:t>342</w:t>
        </w:r>
        <w:r>
          <w:rPr>
            <w:noProof/>
            <w:webHidden/>
          </w:rPr>
          <w:fldChar w:fldCharType="end"/>
        </w:r>
      </w:hyperlink>
    </w:p>
    <w:p w14:paraId="51011307" w14:textId="77777777" w:rsidR="00BC2562" w:rsidRPr="009A3321" w:rsidRDefault="00BC2562">
      <w:pPr>
        <w:pStyle w:val="2b"/>
        <w:rPr>
          <w:rFonts w:ascii="Calibri" w:eastAsia="Times New Roman" w:hAnsi="Calibri"/>
          <w:b w:val="0"/>
          <w:noProof/>
          <w:sz w:val="22"/>
          <w:szCs w:val="22"/>
          <w:lang w:val="en-US" w:eastAsia="en-US"/>
        </w:rPr>
      </w:pPr>
      <w:hyperlink w:anchor="_Toc336509710" w:history="1">
        <w:r w:rsidRPr="007D2276">
          <w:rPr>
            <w:rStyle w:val="aff6"/>
            <w:noProof/>
          </w:rPr>
          <w:t>In the 6</w:t>
        </w:r>
        <w:r w:rsidRPr="007D2276">
          <w:rPr>
            <w:rStyle w:val="aff6"/>
            <w:noProof/>
            <w:vertAlign w:val="superscript"/>
          </w:rPr>
          <w:t>th</w:t>
        </w:r>
        <w:r w:rsidRPr="007D2276">
          <w:rPr>
            <w:rStyle w:val="aff6"/>
            <w:noProof/>
          </w:rPr>
          <w:t xml:space="preserve"> Edition</w:t>
        </w:r>
        <w:r>
          <w:rPr>
            <w:noProof/>
            <w:webHidden/>
          </w:rPr>
          <w:tab/>
        </w:r>
        <w:r>
          <w:rPr>
            <w:noProof/>
            <w:webHidden/>
          </w:rPr>
          <w:fldChar w:fldCharType="begin"/>
        </w:r>
        <w:r>
          <w:rPr>
            <w:noProof/>
            <w:webHidden/>
          </w:rPr>
          <w:instrText xml:space="preserve"> PAGEREF _Toc336509710 \h </w:instrText>
        </w:r>
        <w:r>
          <w:rPr>
            <w:noProof/>
            <w:webHidden/>
          </w:rPr>
        </w:r>
        <w:r>
          <w:rPr>
            <w:noProof/>
            <w:webHidden/>
          </w:rPr>
          <w:fldChar w:fldCharType="separate"/>
        </w:r>
        <w:r>
          <w:rPr>
            <w:noProof/>
            <w:webHidden/>
          </w:rPr>
          <w:t>342</w:t>
        </w:r>
        <w:r>
          <w:rPr>
            <w:noProof/>
            <w:webHidden/>
          </w:rPr>
          <w:fldChar w:fldCharType="end"/>
        </w:r>
      </w:hyperlink>
    </w:p>
    <w:p w14:paraId="3143E775" w14:textId="77777777" w:rsidR="00BC2562" w:rsidRPr="009A3321" w:rsidRDefault="00BC2562">
      <w:pPr>
        <w:pStyle w:val="2b"/>
        <w:rPr>
          <w:rFonts w:ascii="Calibri" w:eastAsia="Times New Roman" w:hAnsi="Calibri"/>
          <w:b w:val="0"/>
          <w:noProof/>
          <w:sz w:val="22"/>
          <w:szCs w:val="22"/>
          <w:lang w:val="en-US" w:eastAsia="en-US"/>
        </w:rPr>
      </w:pPr>
      <w:hyperlink w:anchor="_Toc336509711" w:history="1">
        <w:r w:rsidRPr="007D2276">
          <w:rPr>
            <w:rStyle w:val="aff6"/>
            <w:noProof/>
          </w:rPr>
          <w:t>In the 5</w:t>
        </w:r>
        <w:r w:rsidRPr="007D2276">
          <w:rPr>
            <w:rStyle w:val="aff6"/>
            <w:noProof/>
            <w:vertAlign w:val="superscript"/>
          </w:rPr>
          <w:t>th</w:t>
        </w:r>
        <w:r w:rsidRPr="007D2276">
          <w:rPr>
            <w:rStyle w:val="aff6"/>
            <w:noProof/>
          </w:rPr>
          <w:t xml:space="preserve"> Edition</w:t>
        </w:r>
        <w:r>
          <w:rPr>
            <w:noProof/>
            <w:webHidden/>
          </w:rPr>
          <w:tab/>
        </w:r>
        <w:r>
          <w:rPr>
            <w:noProof/>
            <w:webHidden/>
          </w:rPr>
          <w:fldChar w:fldCharType="begin"/>
        </w:r>
        <w:r>
          <w:rPr>
            <w:noProof/>
            <w:webHidden/>
          </w:rPr>
          <w:instrText xml:space="preserve"> PAGEREF _Toc336509711 \h </w:instrText>
        </w:r>
        <w:r>
          <w:rPr>
            <w:noProof/>
            <w:webHidden/>
          </w:rPr>
        </w:r>
        <w:r>
          <w:rPr>
            <w:noProof/>
            <w:webHidden/>
          </w:rPr>
          <w:fldChar w:fldCharType="separate"/>
        </w:r>
        <w:r>
          <w:rPr>
            <w:noProof/>
            <w:webHidden/>
          </w:rPr>
          <w:t>342</w:t>
        </w:r>
        <w:r>
          <w:rPr>
            <w:noProof/>
            <w:webHidden/>
          </w:rPr>
          <w:fldChar w:fldCharType="end"/>
        </w:r>
      </w:hyperlink>
    </w:p>
    <w:p w14:paraId="15134D45" w14:textId="77777777" w:rsidR="00BC2562" w:rsidRPr="009A3321" w:rsidRDefault="00BC2562">
      <w:pPr>
        <w:pStyle w:val="12"/>
        <w:rPr>
          <w:rFonts w:ascii="Calibri" w:eastAsia="Times New Roman" w:hAnsi="Calibri"/>
          <w:b w:val="0"/>
          <w:noProof/>
          <w:sz w:val="22"/>
          <w:szCs w:val="22"/>
          <w:lang w:val="en-US" w:eastAsia="en-US"/>
        </w:rPr>
      </w:pPr>
      <w:hyperlink w:anchor="_Toc336509712" w:history="1">
        <w:r w:rsidRPr="007D2276">
          <w:rPr>
            <w:rStyle w:val="aff6"/>
            <w:noProof/>
          </w:rPr>
          <w:t>Annex F (informative)  Static Semantic Rule Cross Reference</w:t>
        </w:r>
        <w:r>
          <w:rPr>
            <w:noProof/>
            <w:webHidden/>
          </w:rPr>
          <w:tab/>
        </w:r>
        <w:r>
          <w:rPr>
            <w:noProof/>
            <w:webHidden/>
          </w:rPr>
          <w:fldChar w:fldCharType="begin"/>
        </w:r>
        <w:r>
          <w:rPr>
            <w:noProof/>
            <w:webHidden/>
          </w:rPr>
          <w:instrText xml:space="preserve"> PAGEREF _Toc336509712 \h </w:instrText>
        </w:r>
        <w:r>
          <w:rPr>
            <w:noProof/>
            <w:webHidden/>
          </w:rPr>
        </w:r>
        <w:r>
          <w:rPr>
            <w:noProof/>
            <w:webHidden/>
          </w:rPr>
          <w:fldChar w:fldCharType="separate"/>
        </w:r>
        <w:r>
          <w:rPr>
            <w:noProof/>
            <w:webHidden/>
          </w:rPr>
          <w:t>346</w:t>
        </w:r>
        <w:r>
          <w:rPr>
            <w:noProof/>
            <w:webHidden/>
          </w:rPr>
          <w:fldChar w:fldCharType="end"/>
        </w:r>
      </w:hyperlink>
    </w:p>
    <w:p w14:paraId="20881AC6" w14:textId="77777777" w:rsidR="00BC2562" w:rsidRPr="009A3321" w:rsidRDefault="00BC2562">
      <w:pPr>
        <w:pStyle w:val="12"/>
        <w:rPr>
          <w:rFonts w:ascii="Calibri" w:eastAsia="Times New Roman" w:hAnsi="Calibri"/>
          <w:b w:val="0"/>
          <w:noProof/>
          <w:sz w:val="22"/>
          <w:szCs w:val="22"/>
          <w:lang w:val="en-US" w:eastAsia="en-US"/>
        </w:rPr>
      </w:pPr>
      <w:hyperlink w:anchor="_Toc336509713" w:history="1">
        <w:r w:rsidRPr="007D2276">
          <w:rPr>
            <w:rStyle w:val="aff6"/>
            <w:noProof/>
          </w:rPr>
          <w:t>Scrap Heap</w:t>
        </w:r>
        <w:r>
          <w:rPr>
            <w:noProof/>
            <w:webHidden/>
          </w:rPr>
          <w:tab/>
        </w:r>
        <w:r>
          <w:rPr>
            <w:noProof/>
            <w:webHidden/>
          </w:rPr>
          <w:fldChar w:fldCharType="begin"/>
        </w:r>
        <w:r>
          <w:rPr>
            <w:noProof/>
            <w:webHidden/>
          </w:rPr>
          <w:instrText xml:space="preserve"> PAGEREF _Toc336509713 \h </w:instrText>
        </w:r>
        <w:r>
          <w:rPr>
            <w:noProof/>
            <w:webHidden/>
          </w:rPr>
        </w:r>
        <w:r>
          <w:rPr>
            <w:noProof/>
            <w:webHidden/>
          </w:rPr>
          <w:fldChar w:fldCharType="separate"/>
        </w:r>
        <w:r>
          <w:rPr>
            <w:noProof/>
            <w:webHidden/>
          </w:rPr>
          <w:t>348</w:t>
        </w:r>
        <w:r>
          <w:rPr>
            <w:noProof/>
            <w:webHidden/>
          </w:rPr>
          <w:fldChar w:fldCharType="end"/>
        </w:r>
      </w:hyperlink>
    </w:p>
    <w:p w14:paraId="2077D514" w14:textId="77777777" w:rsidR="00887CB2" w:rsidRPr="00E65A34" w:rsidRDefault="00F00556" w:rsidP="00BD219A">
      <w:pPr>
        <w:pStyle w:val="92"/>
        <w:spacing w:before="80" w:line="230" w:lineRule="exact"/>
        <w:ind w:right="499"/>
      </w:pPr>
      <w:r w:rsidRPr="004D1BD1">
        <w:fldChar w:fldCharType="end"/>
      </w:r>
    </w:p>
    <w:p w14:paraId="30362E1E" w14:textId="77777777" w:rsidR="00990F07" w:rsidRPr="009C202C" w:rsidRDefault="00887CB2" w:rsidP="00887CB2">
      <w:r w:rsidRPr="009C202C">
        <w:br w:type="page"/>
      </w:r>
    </w:p>
    <w:p w14:paraId="2994042D" w14:textId="77777777" w:rsidR="003E745B" w:rsidRPr="009C202C" w:rsidRDefault="003E745B" w:rsidP="00990F07"/>
    <w:p w14:paraId="2E70EC91" w14:textId="77777777" w:rsidR="003E745B" w:rsidRPr="009C202C" w:rsidRDefault="003E745B" w:rsidP="003E745B">
      <w:pPr>
        <w:pStyle w:val="Introduction"/>
      </w:pPr>
      <w:r w:rsidRPr="009C202C">
        <w:t>Introduction</w:t>
      </w:r>
    </w:p>
    <w:p w14:paraId="3D3055AF" w14:textId="77777777" w:rsidR="00990F07" w:rsidRPr="00C7794D" w:rsidRDefault="00990F07" w:rsidP="00990F07">
      <w:r w:rsidRPr="00C7794D">
        <w:t>This Ecma Standard is based on several originating technologies, the most well known being JavaScript (Netscape) and JScript (Microsoft). The language was invented by Brendan Eich at Netscape and first appeared in that company’s Navigator 2.0 browser. It has appeared in all subsequent browsers from Netscape and in all browsers from Microsoft starting with Internet Explorer 3.0.</w:t>
      </w:r>
    </w:p>
    <w:p w14:paraId="025400B5" w14:textId="77777777" w:rsidR="00990F07" w:rsidRPr="00C7794D" w:rsidRDefault="00990F07" w:rsidP="00990F07">
      <w:r w:rsidRPr="00C7794D">
        <w:t>The development of this Standard started in November 1996. The first edition of this Ecma Standard was adopted by the Ecma General Assembly of June 1997.</w:t>
      </w:r>
    </w:p>
    <w:p w14:paraId="6BABC2F8" w14:textId="77777777" w:rsidR="00990F07" w:rsidRPr="00C7794D" w:rsidRDefault="00990F07" w:rsidP="00990F07">
      <w:r w:rsidRPr="00C7794D">
        <w:t>That Ecma Standard was submitted to ISO/IEC JTC 1 for adoption under the fast-track procedure, and approved as international standard ISO/IEC 16262, in April 1998. The Ecma General Assembly of June 1998 approved the second edition of ECMA-262 to keep it fully aligned with ISO/IEC 16262. Changes between the first and the second edition are editorial in nature.</w:t>
      </w:r>
    </w:p>
    <w:p w14:paraId="37638C2C" w14:textId="77777777" w:rsidR="00990F07" w:rsidRPr="00C7794D" w:rsidRDefault="00990F07" w:rsidP="00990F07">
      <w:r w:rsidRPr="00C7794D">
        <w:t>The third edition of the Standard introduced powerful regular expressions, better string handling, new control statements, try/catch exception handling, tighter definition of errors, formatting for numeric output and minor changes in anticipation of forthcoming</w:t>
      </w:r>
      <w:r w:rsidRPr="004D1BD1">
        <w:t xml:space="preserve"> internationalisation</w:t>
      </w:r>
      <w:r w:rsidRPr="00C7794D">
        <w:t xml:space="preserve"> facilities and future language growth. The third edition of the ECMAScript standard was adopted by the Ecma General Assembly of December 1999 and published as ISO/IEC 16262:2002 in June 2002.</w:t>
      </w:r>
    </w:p>
    <w:p w14:paraId="010549EE" w14:textId="77777777" w:rsidR="00990F07" w:rsidRPr="00C7794D" w:rsidRDefault="00990F07" w:rsidP="00990F07">
      <w:r w:rsidRPr="00C7794D">
        <w:t>Since publication of the third edition, ECMAScript has achieved massive adoption in conjunction with the World Wide Web where it has become the programming language that is supported by essentially all web browsers. Significant work was done to develop a fourth edition of ECMAScript. Although that work was not completed and not published</w:t>
      </w:r>
      <w:r w:rsidRPr="00C7794D">
        <w:rPr>
          <w:rStyle w:val="aff1"/>
          <w:lang w:val="en-GB"/>
        </w:rPr>
        <w:footnoteReference w:id="1"/>
      </w:r>
      <w:r w:rsidRPr="00C7794D">
        <w:t xml:space="preserve"> as the fourth edition of ECMAScript, it informs continuing evolution of the language. The fifth edition of ECMAScript (published as ECMA-262 5</w:t>
      </w:r>
      <w:r w:rsidRPr="00C7794D">
        <w:rPr>
          <w:vertAlign w:val="superscript"/>
        </w:rPr>
        <w:t>th</w:t>
      </w:r>
      <w:r w:rsidRPr="00C7794D">
        <w:t xml:space="preserve"> edition) codifies de facto interpretations of the language specification that have become common among browser implementations and adds support for new features that have emerged since the publication of the third edition. Such features include accessor properties, reflective creation and inspection of objects, program control of property attributes, additional array manipulation functions, support for the JSON object encoding format, and a strict mode that provides enhanced error checking and program security.</w:t>
      </w:r>
    </w:p>
    <w:p w14:paraId="42F1F00D" w14:textId="77777777" w:rsidR="00365C38" w:rsidRPr="00C7794D" w:rsidRDefault="0040057E" w:rsidP="00990F07">
      <w:r w:rsidRPr="00C7794D">
        <w:t xml:space="preserve">The </w:t>
      </w:r>
      <w:r w:rsidR="00365C38" w:rsidRPr="00C7794D">
        <w:t xml:space="preserve">edition 5.1 of the ECMAScript Standard </w:t>
      </w:r>
      <w:r w:rsidRPr="00C7794D">
        <w:t>has been</w:t>
      </w:r>
      <w:r w:rsidR="00365C38" w:rsidRPr="00C7794D">
        <w:t xml:space="preserve"> fully aligned with</w:t>
      </w:r>
      <w:r w:rsidRPr="00C7794D">
        <w:t xml:space="preserve"> the</w:t>
      </w:r>
      <w:r w:rsidR="00365C38" w:rsidRPr="00C7794D">
        <w:t xml:space="preserve"> </w:t>
      </w:r>
      <w:r w:rsidR="001825F8" w:rsidRPr="00C7794D">
        <w:t>third edition of</w:t>
      </w:r>
      <w:r w:rsidR="00365C38" w:rsidRPr="00C7794D">
        <w:t xml:space="preserve"> the international standard ISO/IEC 16262:2011.</w:t>
      </w:r>
    </w:p>
    <w:p w14:paraId="5692EC3A" w14:textId="77777777" w:rsidR="0040057E" w:rsidRPr="00C7794D" w:rsidRDefault="0040057E" w:rsidP="00990F07">
      <w:r w:rsidRPr="00C7794D">
        <w:t>This present sixth edition of the Standard………</w:t>
      </w:r>
    </w:p>
    <w:p w14:paraId="5D7D59A4" w14:textId="77777777" w:rsidR="00990F07" w:rsidRPr="004D1BD1" w:rsidRDefault="00990F07" w:rsidP="00990F07">
      <w:r w:rsidRPr="00C7794D">
        <w:t>ECMAScript is a vibrant language and the evolution of the language is not complete. Significant technical enhancement will continue with future editions of this specification.</w:t>
      </w:r>
    </w:p>
    <w:p w14:paraId="2CE4C9FD" w14:textId="77777777" w:rsidR="00990F07" w:rsidRPr="00E65A34" w:rsidRDefault="00990F07" w:rsidP="00990F07"/>
    <w:p w14:paraId="6025A77B" w14:textId="77777777" w:rsidR="00990F07" w:rsidRPr="009C202C" w:rsidRDefault="00990F07" w:rsidP="00990F07"/>
    <w:p w14:paraId="1F96F8D8" w14:textId="77777777" w:rsidR="00990F07" w:rsidRPr="009C202C" w:rsidRDefault="00990F07" w:rsidP="00990F07"/>
    <w:p w14:paraId="7DD5442A" w14:textId="77777777" w:rsidR="00990F07" w:rsidRPr="00E77497" w:rsidRDefault="00990F07" w:rsidP="00990F07">
      <w:pPr>
        <w:pStyle w:val="M0"/>
      </w:pPr>
      <w:r w:rsidRPr="009C202C">
        <w:t>This Ecma Standard has</w:t>
      </w:r>
      <w:r w:rsidRPr="00675B74">
        <w:t xml:space="preserve"> been adopted by the General Assembly of </w:t>
      </w:r>
      <w:r w:rsidR="006A4840" w:rsidRPr="00E77497">
        <w:t>&lt;month&gt;</w:t>
      </w:r>
      <w:r w:rsidR="000B1504" w:rsidRPr="00E77497">
        <w:t xml:space="preserve"> </w:t>
      </w:r>
      <w:r w:rsidR="006A4840" w:rsidRPr="00E77497">
        <w:t>&lt;year&gt;</w:t>
      </w:r>
      <w:r w:rsidRPr="00E77497">
        <w:t>.</w:t>
      </w:r>
    </w:p>
    <w:p w14:paraId="79A50D52" w14:textId="77777777" w:rsidR="0012311B" w:rsidRPr="00E77497" w:rsidRDefault="0012311B" w:rsidP="00A45072"/>
    <w:p w14:paraId="4BFCEB9D" w14:textId="77777777" w:rsidR="004F385F" w:rsidRPr="00E77497" w:rsidRDefault="004F385F" w:rsidP="00A45072"/>
    <w:p w14:paraId="40E7C45F" w14:textId="77777777" w:rsidR="00E7049F" w:rsidRPr="00E77497" w:rsidRDefault="00E7049F" w:rsidP="00E7049F"/>
    <w:p w14:paraId="16653E4A"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"DISCLAIMER</w:t>
      </w:r>
    </w:p>
    <w:p w14:paraId="45136530"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This draft document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Ecma International, except as needed for the purpose of developing any document or deliverable produced by Ecma International.</w:t>
      </w:r>
    </w:p>
    <w:p w14:paraId="141DC725"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This disclaimer is valid only prior to final version of this document. After approval all rights on the standard are reserved by Ecma International.</w:t>
      </w:r>
    </w:p>
    <w:p w14:paraId="556D8EB6" w14:textId="77777777"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The limited permissions are granted through the standardization phase and will not be revoked by Ecma International or its successors or assigns during this time.</w:t>
      </w:r>
    </w:p>
    <w:p w14:paraId="6708C5C4" w14:textId="77777777" w:rsidR="00E7049F" w:rsidRPr="00E77497" w:rsidRDefault="00E7049F" w:rsidP="00E7049F">
      <w:pPr>
        <w:pBdr>
          <w:top w:val="single" w:sz="4" w:space="1" w:color="auto"/>
          <w:left w:val="single" w:sz="4" w:space="4" w:color="auto"/>
          <w:bottom w:val="single" w:sz="4" w:space="1" w:color="auto"/>
          <w:right w:val="single" w:sz="4" w:space="4" w:color="auto"/>
        </w:pBdr>
      </w:pPr>
      <w:r w:rsidRPr="00E77497">
        <w:rPr>
          <w:i/>
        </w:rPr>
        <w:t>This document and the information contained herein is provided on an "AS IS" basis and ECMA INTERNATIONAL DISCLAIMS ALL WARRANTIES, EXPRESS OR IMPLIED, INCLUDING BUT NOT LIMITED TO ANY WARRANTY THAT THE USE OF THE INFORMATION HEREIN WILL NOT INFRINGE ANY OWNERSHIP RIGHTS OR ANY IMPLIED WARRANTIES OF MERCHANTABILITY OR FITNESS FOR A PARTICULAR PURPOSE."</w:t>
      </w:r>
    </w:p>
    <w:p w14:paraId="5697CE63" w14:textId="77777777" w:rsidR="00E7049F" w:rsidRPr="00E77497" w:rsidRDefault="00E7049F" w:rsidP="00E7049F"/>
    <w:p w14:paraId="18D5922B" w14:textId="77777777" w:rsidR="000B1504" w:rsidRPr="00E77497" w:rsidRDefault="000B1504" w:rsidP="003E745B"/>
    <w:p w14:paraId="54554C2B" w14:textId="77777777" w:rsidR="000B1504" w:rsidRPr="00E77497" w:rsidRDefault="000B1504" w:rsidP="003E745B"/>
    <w:p w14:paraId="6757F193" w14:textId="77777777" w:rsidR="003E745B" w:rsidRPr="00E77497" w:rsidRDefault="003E745B">
      <w:pPr>
        <w:sectPr w:rsidR="003E745B" w:rsidRPr="00E77497" w:rsidSect="006E638D">
          <w:headerReference w:type="even" r:id="rId16"/>
          <w:headerReference w:type="default" r:id="rId17"/>
          <w:footerReference w:type="even" r:id="rId18"/>
          <w:footerReference w:type="default" r:id="rId19"/>
          <w:headerReference w:type="first" r:id="rId20"/>
          <w:footerReference w:type="first" r:id="rId21"/>
          <w:pgSz w:w="11906" w:h="16838"/>
          <w:pgMar w:top="1083" w:right="737" w:bottom="567" w:left="850" w:header="851" w:footer="283" w:gutter="567"/>
          <w:pgNumType w:fmt="lowerRoman" w:start="1"/>
          <w:cols w:space="720"/>
          <w:docGrid w:linePitch="272"/>
        </w:sectPr>
      </w:pPr>
    </w:p>
    <w:p w14:paraId="33DB7A15" w14:textId="77777777" w:rsidR="00990F07" w:rsidRPr="00C7794D" w:rsidRDefault="00990F07" w:rsidP="003E745B">
      <w:pPr>
        <w:pStyle w:val="zzSTDTitle"/>
        <w:rPr>
          <w:noProof/>
          <w:color w:val="auto"/>
        </w:rPr>
      </w:pPr>
      <w:r w:rsidRPr="00C7794D">
        <w:rPr>
          <w:noProof/>
          <w:color w:val="auto"/>
        </w:rPr>
        <w:t>ECMAScript Language Specification</w:t>
      </w:r>
    </w:p>
    <w:p w14:paraId="05E73DC4" w14:textId="77777777" w:rsidR="004C02EF" w:rsidRPr="004D1BD1" w:rsidRDefault="004C02EF" w:rsidP="002F0FA8">
      <w:pPr>
        <w:pStyle w:val="1"/>
        <w:tabs>
          <w:tab w:val="clear" w:pos="560"/>
        </w:tabs>
        <w:ind w:hanging="11"/>
      </w:pPr>
      <w:bookmarkStart w:id="46" w:name="_Toc276630915"/>
      <w:bookmarkStart w:id="47" w:name="_Toc336509383"/>
      <w:r w:rsidRPr="004D1BD1">
        <w:t>Scope</w:t>
      </w:r>
      <w:bookmarkEnd w:id="46"/>
      <w:bookmarkEnd w:id="47"/>
    </w:p>
    <w:p w14:paraId="13393C48" w14:textId="77777777" w:rsidR="004C02EF" w:rsidRPr="009C202C" w:rsidRDefault="004C02EF" w:rsidP="004C02EF">
      <w:r w:rsidRPr="00E65A34">
        <w:rPr>
          <w:rFonts w:eastAsia="Arial Unicode MS"/>
        </w:rPr>
        <w:t>This Standard defines the ECMAScript scripting language.</w:t>
      </w:r>
    </w:p>
    <w:p w14:paraId="15CA52DA" w14:textId="77777777" w:rsidR="004C02EF" w:rsidRPr="009C202C" w:rsidRDefault="004C02EF" w:rsidP="002F0FA8">
      <w:pPr>
        <w:pStyle w:val="1"/>
        <w:tabs>
          <w:tab w:val="clear" w:pos="560"/>
        </w:tabs>
        <w:ind w:hanging="11"/>
      </w:pPr>
      <w:bookmarkStart w:id="48" w:name="_Toc523562844"/>
      <w:bookmarkStart w:id="49" w:name="_Toc525704996"/>
      <w:bookmarkStart w:id="50" w:name="_Toc213731291"/>
      <w:bookmarkStart w:id="51" w:name="_Toc276630916"/>
      <w:bookmarkStart w:id="52" w:name="_Toc336509384"/>
      <w:r w:rsidRPr="009C202C">
        <w:t>Conformance</w:t>
      </w:r>
      <w:bookmarkEnd w:id="48"/>
      <w:bookmarkEnd w:id="49"/>
      <w:bookmarkEnd w:id="50"/>
      <w:bookmarkEnd w:id="51"/>
      <w:bookmarkEnd w:id="52"/>
    </w:p>
    <w:p w14:paraId="0DD92D9F" w14:textId="77777777" w:rsidR="004C02EF" w:rsidRPr="00675B74" w:rsidRDefault="004C02EF" w:rsidP="004C02EF">
      <w:pPr>
        <w:rPr>
          <w:rFonts w:eastAsia="Arial Unicode MS"/>
        </w:rPr>
      </w:pPr>
      <w:r w:rsidRPr="009C202C">
        <w:rPr>
          <w:rFonts w:eastAsia="Arial Unicode MS"/>
        </w:rPr>
        <w:t>A conforming implementation of ECMAScript must provide and suppo</w:t>
      </w:r>
      <w:r w:rsidRPr="00675B74">
        <w:rPr>
          <w:rFonts w:eastAsia="Arial Unicode MS"/>
        </w:rPr>
        <w:t>rt all the types, values, objects, properties, functions, and program syntax and semantics described in this specification.</w:t>
      </w:r>
    </w:p>
    <w:p w14:paraId="5FB7D79E" w14:textId="77777777" w:rsidR="004C02EF" w:rsidRPr="00E77497" w:rsidRDefault="004C02EF" w:rsidP="004C02EF">
      <w:pPr>
        <w:rPr>
          <w:rFonts w:eastAsia="Arial Unicode MS"/>
        </w:rPr>
      </w:pPr>
      <w:r w:rsidRPr="00E77497">
        <w:rPr>
          <w:rFonts w:eastAsia="Arial Unicode MS"/>
        </w:rPr>
        <w:t xml:space="preserve">A conforming implementation of this Standard shall interpret characters in conformance with the Unicode Standard, Version </w:t>
      </w:r>
      <w:del w:id="53" w:author="Rev 9 Allen Wirfs-Brock" w:date="2012-07-07T10:46:00Z">
        <w:r w:rsidRPr="00E77497" w:rsidDel="006F5ACA">
          <w:rPr>
            <w:rFonts w:eastAsia="Arial Unicode MS"/>
          </w:rPr>
          <w:delText>3</w:delText>
        </w:r>
      </w:del>
      <w:ins w:id="54" w:author="Rev 9 Allen Wirfs-Brock" w:date="2012-07-07T10:46:00Z">
        <w:r w:rsidR="006F5ACA">
          <w:rPr>
            <w:rFonts w:eastAsia="Arial Unicode MS"/>
          </w:rPr>
          <w:t>5.1</w:t>
        </w:r>
      </w:ins>
      <w:r w:rsidRPr="00E77497">
        <w:rPr>
          <w:rFonts w:eastAsia="Arial Unicode MS"/>
        </w:rPr>
        <w:t>.0 or later and ISO/IEC 10646</w:t>
      </w:r>
      <w:del w:id="55" w:author="Rev 9 Allen Wirfs-Brock" w:date="2012-07-07T10:46:00Z">
        <w:r w:rsidRPr="00E77497" w:rsidDel="006F5ACA">
          <w:rPr>
            <w:rFonts w:eastAsia="Arial Unicode MS"/>
          </w:rPr>
          <w:delText>-1 with either UCS-2 or UTF-16 as the adopted encoding form, implementation level 3</w:delText>
        </w:r>
      </w:del>
      <w:r w:rsidRPr="00E77497">
        <w:rPr>
          <w:rFonts w:eastAsia="Arial Unicode MS"/>
        </w:rPr>
        <w:t xml:space="preserve">. If the adopted ISO/IEC 10646-1 subset is not otherwise specified, it is presumed to be the </w:t>
      </w:r>
      <w:del w:id="56" w:author="Rev 9 Allen Wirfs-Brock" w:date="2012-07-07T10:47:00Z">
        <w:r w:rsidRPr="00E77497" w:rsidDel="006F5ACA">
          <w:rPr>
            <w:rFonts w:eastAsia="Arial Unicode MS"/>
          </w:rPr>
          <w:delText>BMP subset</w:delText>
        </w:r>
      </w:del>
      <w:ins w:id="57" w:author="Rev 9 Allen Wirfs-Brock" w:date="2012-07-07T10:47:00Z">
        <w:r w:rsidR="006F5ACA">
          <w:rPr>
            <w:rFonts w:eastAsia="Arial Unicode MS"/>
          </w:rPr>
          <w:t>Unicode set</w:t>
        </w:r>
      </w:ins>
      <w:r w:rsidRPr="00E77497">
        <w:rPr>
          <w:rFonts w:eastAsia="Arial Unicode MS"/>
        </w:rPr>
        <w:t xml:space="preserve">, collection </w:t>
      </w:r>
      <w:del w:id="58" w:author="Rev 9 Allen Wirfs-Brock" w:date="2012-07-07T10:47:00Z">
        <w:r w:rsidRPr="00E77497" w:rsidDel="006F5ACA">
          <w:rPr>
            <w:rFonts w:eastAsia="Arial Unicode MS"/>
          </w:rPr>
          <w:delText>300</w:delText>
        </w:r>
      </w:del>
      <w:ins w:id="59" w:author="Rev 9 Allen Wirfs-Brock" w:date="2012-07-07T10:47:00Z">
        <w:r w:rsidR="006F5ACA">
          <w:rPr>
            <w:rFonts w:eastAsia="Arial Unicode MS"/>
          </w:rPr>
          <w:t>10646</w:t>
        </w:r>
      </w:ins>
      <w:r w:rsidRPr="00E77497">
        <w:rPr>
          <w:rFonts w:eastAsia="Arial Unicode MS"/>
        </w:rPr>
        <w:t>.</w:t>
      </w:r>
      <w:del w:id="60" w:author="Rev 9 Allen Wirfs-Brock" w:date="2012-07-07T10:48:00Z">
        <w:r w:rsidRPr="00E77497" w:rsidDel="006F5ACA">
          <w:rPr>
            <w:rFonts w:eastAsia="Arial Unicode MS"/>
          </w:rPr>
          <w:delText xml:space="preserve"> If the adopted encoding form is not otherwise specified, it presumed to be the UTF-16 encoding form.</w:delText>
        </w:r>
      </w:del>
    </w:p>
    <w:p w14:paraId="2AD7C4B5" w14:textId="77777777" w:rsidR="004C02EF" w:rsidRPr="00E77497" w:rsidRDefault="004C02EF" w:rsidP="004C02EF">
      <w:pPr>
        <w:rPr>
          <w:rFonts w:eastAsia="Arial Unicode MS"/>
        </w:rPr>
      </w:pPr>
      <w:r w:rsidRPr="00E77497">
        <w:rPr>
          <w:rFonts w:eastAsia="Arial Unicode MS"/>
        </w:rPr>
        <w:t>A conforming implementation of ECMAScript is permitted to provide additional types, values, objects, properties, and functions beyond those described in this specification. In particular, a conforming implementation of ECMAScript is permitted to provide properties not described in this specification, and values for those properties, for objects that are described in this specification.</w:t>
      </w:r>
    </w:p>
    <w:p w14:paraId="32A21458" w14:textId="77777777" w:rsidR="004C02EF" w:rsidRPr="00E77497" w:rsidRDefault="004C02EF" w:rsidP="004C02EF">
      <w:pPr>
        <w:rPr>
          <w:rFonts w:eastAsia="Arial Unicode MS"/>
        </w:rPr>
      </w:pPr>
      <w:r w:rsidRPr="00E77497">
        <w:rPr>
          <w:rFonts w:eastAsia="Arial Unicode MS"/>
        </w:rPr>
        <w:t>A conforming implementation of ECMAScript is permitted to support program and regular expression syntax not described in this specification. In particular, a conforming implementation of ECMAScript is permitted to support program syntax that makes use of the “future reserved words” listed in 7.6.1.2 of this specification.</w:t>
      </w:r>
    </w:p>
    <w:p w14:paraId="0EF33D7A" w14:textId="77777777" w:rsidR="004C02EF" w:rsidRPr="00E77497" w:rsidRDefault="004C02EF" w:rsidP="002F0FA8">
      <w:pPr>
        <w:pStyle w:val="1"/>
        <w:tabs>
          <w:tab w:val="clear" w:pos="560"/>
        </w:tabs>
        <w:ind w:hanging="11"/>
      </w:pPr>
      <w:bookmarkStart w:id="61" w:name="_Toc276630917"/>
      <w:bookmarkStart w:id="62" w:name="_Toc336509385"/>
      <w:r w:rsidRPr="00E77497">
        <w:t>Normative references</w:t>
      </w:r>
      <w:bookmarkEnd w:id="61"/>
      <w:bookmarkEnd w:id="62"/>
    </w:p>
    <w:p w14:paraId="248A2C11" w14:textId="77777777" w:rsidR="004C02EF" w:rsidRPr="00E77497" w:rsidRDefault="004C02EF" w:rsidP="004C02EF">
      <w:pPr>
        <w:keepNext/>
        <w:keepLines/>
      </w:pPr>
      <w:r w:rsidRPr="00E77497">
        <w:t>The following referenced documents are indispensable for the application of this document. For dated references, only the edition cited applies. For undated references, the latest edition of the referenced document (including any amendments) applies.</w:t>
      </w:r>
    </w:p>
    <w:p w14:paraId="63C94B3C" w14:textId="77777777" w:rsidR="004C02EF" w:rsidRPr="00E77497" w:rsidRDefault="004C02EF" w:rsidP="004C02EF">
      <w:pPr>
        <w:pStyle w:val="RefNorm"/>
        <w:spacing w:line="230" w:lineRule="exact"/>
        <w:rPr>
          <w:i/>
        </w:rPr>
      </w:pPr>
      <w:bookmarkStart w:id="63" w:name="_Toc136940934"/>
      <w:bookmarkStart w:id="64" w:name="_Toc136941001"/>
      <w:bookmarkStart w:id="65" w:name="_Toc136941270"/>
      <w:bookmarkStart w:id="66" w:name="_Toc136941398"/>
      <w:bookmarkStart w:id="67" w:name="_Toc136949347"/>
      <w:bookmarkStart w:id="68" w:name="_Toc141029224"/>
      <w:r w:rsidRPr="00E77497">
        <w:t>ISO/IEC 9899:1996</w:t>
      </w:r>
      <w:r w:rsidRPr="00E77497">
        <w:rPr>
          <w:i/>
        </w:rPr>
        <w:t>,</w:t>
      </w:r>
      <w:bookmarkEnd w:id="63"/>
      <w:bookmarkEnd w:id="64"/>
      <w:bookmarkEnd w:id="65"/>
      <w:bookmarkEnd w:id="66"/>
      <w:bookmarkEnd w:id="67"/>
      <w:bookmarkEnd w:id="68"/>
      <w:r w:rsidRPr="00E77497">
        <w:rPr>
          <w:i/>
        </w:rPr>
        <w:t xml:space="preserve"> Programming Languages – C, including amendment 1 and technical corrigenda 1 and 2</w:t>
      </w:r>
    </w:p>
    <w:p w14:paraId="3C582C71" w14:textId="77777777" w:rsidR="004D46C4" w:rsidRDefault="004D46C4" w:rsidP="004C02EF">
      <w:pPr>
        <w:pStyle w:val="RefNorm"/>
        <w:spacing w:line="230" w:lineRule="exact"/>
        <w:rPr>
          <w:ins w:id="69" w:author="Rev 9 Allen Wirfs-Brock" w:date="2012-07-07T10:43:00Z"/>
          <w:lang w:val="en-US"/>
        </w:rPr>
      </w:pPr>
      <w:ins w:id="70" w:author="Rev 9 Allen Wirfs-Brock" w:date="2012-07-07T10:41:00Z">
        <w:r w:rsidRPr="004D46C4">
          <w:rPr>
            <w:lang w:val="en-US"/>
          </w:rPr>
          <w:t xml:space="preserve">ISO/IEC 10646:2003: </w:t>
        </w:r>
        <w:r w:rsidRPr="004D46C4">
          <w:rPr>
            <w:i/>
            <w:lang w:val="en-US"/>
          </w:rPr>
          <w:t>Information Technology – Universal Multiple-Octet Coded Character Set (UCS) plus Amendment 1:2005, Amendment 2:2006, Amendment 3:2008, and Amendment 4:2008</w:t>
        </w:r>
        <w:r w:rsidRPr="004D46C4">
          <w:rPr>
            <w:lang w:val="en-US"/>
          </w:rPr>
          <w:t>, plus additiona</w:t>
        </w:r>
        <w:r>
          <w:rPr>
            <w:lang w:val="en-US"/>
          </w:rPr>
          <w:t>l amendments and corrigenda</w:t>
        </w:r>
      </w:ins>
      <w:ins w:id="71" w:author="Rev 9 Allen Wirfs-Brock" w:date="2012-07-07T10:42:00Z">
        <w:r>
          <w:rPr>
            <w:lang w:val="en-US"/>
          </w:rPr>
          <w:t xml:space="preserve">, </w:t>
        </w:r>
      </w:ins>
      <w:ins w:id="72" w:author="Rev 9 Allen Wirfs-Brock" w:date="2012-07-07T10:43:00Z">
        <w:r w:rsidRPr="004D46C4">
          <w:rPr>
            <w:lang w:val="en-US"/>
          </w:rPr>
          <w:t>or successor</w:t>
        </w:r>
      </w:ins>
    </w:p>
    <w:p w14:paraId="1DADB741" w14:textId="77777777" w:rsidR="004D46C4" w:rsidRDefault="004D46C4" w:rsidP="004C02EF">
      <w:pPr>
        <w:pStyle w:val="RefNorm"/>
        <w:spacing w:line="230" w:lineRule="exact"/>
        <w:rPr>
          <w:ins w:id="73" w:author="Rev 9 Allen Wirfs-Brock" w:date="2012-07-07T10:44:00Z"/>
          <w:lang w:val="en-US"/>
        </w:rPr>
      </w:pPr>
      <w:ins w:id="74" w:author="Rev 9 Allen Wirfs-Brock" w:date="2012-07-07T10:43:00Z">
        <w:r w:rsidRPr="004D46C4">
          <w:rPr>
            <w:i/>
            <w:lang w:val="en-US"/>
          </w:rPr>
          <w:t>The Unicode Standard, Version 5.0</w:t>
        </w:r>
        <w:r w:rsidRPr="004D46C4">
          <w:rPr>
            <w:lang w:val="en-US"/>
          </w:rPr>
          <w:t>, as amended by Unicode 5.1.0, or successor</w:t>
        </w:r>
      </w:ins>
    </w:p>
    <w:p w14:paraId="2C5C080A" w14:textId="77777777" w:rsidR="004D46C4" w:rsidRDefault="004D46C4" w:rsidP="004C02EF">
      <w:pPr>
        <w:pStyle w:val="RefNorm"/>
        <w:spacing w:line="230" w:lineRule="exact"/>
        <w:rPr>
          <w:ins w:id="75" w:author="Rev 9 Allen Wirfs-Brock" w:date="2012-07-07T10:45:00Z"/>
          <w:lang w:val="en-US"/>
        </w:rPr>
      </w:pPr>
      <w:ins w:id="76" w:author="Rev 9 Allen Wirfs-Brock" w:date="2012-07-07T10:44:00Z">
        <w:r w:rsidRPr="004D46C4">
          <w:rPr>
            <w:i/>
            <w:lang w:val="en-US"/>
          </w:rPr>
          <w:t>Unicode Standard Annex #15, Unicode Normalization Forms, version Unicode 5.1.0</w:t>
        </w:r>
        <w:r w:rsidRPr="004D46C4">
          <w:rPr>
            <w:lang w:val="en-US"/>
          </w:rPr>
          <w:t>, or successor</w:t>
        </w:r>
      </w:ins>
    </w:p>
    <w:p w14:paraId="61AD2FC9" w14:textId="77777777" w:rsidR="004C02EF" w:rsidRPr="00E77497" w:rsidRDefault="004D46C4" w:rsidP="004C02EF">
      <w:pPr>
        <w:pStyle w:val="RefNorm"/>
        <w:spacing w:line="230" w:lineRule="exact"/>
        <w:rPr>
          <w:i/>
        </w:rPr>
      </w:pPr>
      <w:ins w:id="77" w:author="Rev 9 Allen Wirfs-Brock" w:date="2012-07-07T10:44:00Z">
        <w:r w:rsidRPr="004D46C4">
          <w:rPr>
            <w:i/>
            <w:lang w:val="en-US"/>
          </w:rPr>
          <w:t>Unicode Standard Annex #31, Unicode Identifiers and Pattern Syntax, version Unicode 5.1.0</w:t>
        </w:r>
        <w:r w:rsidRPr="004D46C4">
          <w:rPr>
            <w:lang w:val="en-US"/>
          </w:rPr>
          <w:t>, or successor.</w:t>
        </w:r>
      </w:ins>
      <w:del w:id="78" w:author="Rev 9 Allen Wirfs-Brock" w:date="2012-07-07T10:42:00Z">
        <w:r w:rsidR="004C02EF" w:rsidRPr="00E77497" w:rsidDel="004D46C4">
          <w:delText>ISO/IEC 10646-1:1993</w:delText>
        </w:r>
        <w:r w:rsidR="004C02EF" w:rsidRPr="00E77497" w:rsidDel="004D46C4">
          <w:rPr>
            <w:i/>
          </w:rPr>
          <w:delText>, Information Technology – Universal Multiple-Octet Coded Character Set (UCS) plus its amendments and corrigenda</w:delText>
        </w:r>
      </w:del>
    </w:p>
    <w:p w14:paraId="4C0F2F26" w14:textId="77777777" w:rsidR="004C02EF" w:rsidRPr="00E77497" w:rsidRDefault="004C02EF" w:rsidP="004C02EF">
      <w:pPr>
        <w:pStyle w:val="1"/>
        <w:numPr>
          <w:ilvl w:val="0"/>
          <w:numId w:val="0"/>
        </w:numPr>
      </w:pPr>
      <w:bookmarkStart w:id="79" w:name="_Toc276630918"/>
      <w:bookmarkStart w:id="80" w:name="_Toc336509386"/>
      <w:r w:rsidRPr="00E77497">
        <w:t>4</w:t>
      </w:r>
      <w:r w:rsidRPr="00E77497">
        <w:tab/>
        <w:t>Overview</w:t>
      </w:r>
      <w:bookmarkEnd w:id="79"/>
      <w:bookmarkEnd w:id="80"/>
    </w:p>
    <w:p w14:paraId="7D90ABAE" w14:textId="77777777" w:rsidR="004C02EF" w:rsidRPr="00E77497" w:rsidRDefault="004C02EF" w:rsidP="004C02EF">
      <w:r w:rsidRPr="00E77497">
        <w:t>This section contains a non-normative overview of the ECMAScript language.</w:t>
      </w:r>
    </w:p>
    <w:p w14:paraId="32171B1D" w14:textId="77777777" w:rsidR="004C02EF" w:rsidRPr="00E77497" w:rsidRDefault="004C02EF" w:rsidP="004C02EF">
      <w:r w:rsidRPr="00E77497">
        <w:t xml:space="preserve">ECMAScript is an object-oriented programming language for performing computations and manipulating computational objects within a host environment. ECMAScript as defined here is not intended to be computationally self-sufficient; indeed, there are no provisions in this specification for input of external data or output of computed results. Instead, it is expected that the computational environment of an ECMAScript program will provide not only the objects and other facilities described in this specification but also certain environment-specific </w:t>
      </w:r>
      <w:del w:id="81" w:author="Rev 9 Allen Wirfs-Brock" w:date="2012-07-07T18:01:00Z">
        <w:r w:rsidRPr="00E77497" w:rsidDel="000625F1">
          <w:rPr>
            <w:i/>
          </w:rPr>
          <w:delText xml:space="preserve">host </w:delText>
        </w:r>
      </w:del>
      <w:r w:rsidRPr="00E77497">
        <w:t>objects, whose description and behaviour are beyond the scope of this specification except to indicate that they may provide certain properties that can be accessed and certain functions that can be called from an ECMAScript program.</w:t>
      </w:r>
    </w:p>
    <w:p w14:paraId="3B77E667" w14:textId="77777777" w:rsidR="004C02EF" w:rsidRPr="00E77497" w:rsidRDefault="004C02EF" w:rsidP="004C02EF">
      <w:r w:rsidRPr="00E77497">
        <w:t xml:space="preserve">A </w:t>
      </w:r>
      <w:r w:rsidRPr="00E77497">
        <w:rPr>
          <w:b/>
          <w:i/>
        </w:rPr>
        <w:t>scripting language</w:t>
      </w:r>
      <w:r w:rsidRPr="00E77497">
        <w:t xml:space="preserve"> is a programming language that is used to manipulate, customise, and automate the facilities of an existing system. In such systems, useful functionality is already available through a user interface, and the scripting language is a mechanism for exposing that functionality to program control. In this way, the existing system is said to provide a host environment of objects and facilities, which completes the capabilities of the scripting language. A scripting language is intended for use by both professional and non-professional programmers.</w:t>
      </w:r>
    </w:p>
    <w:p w14:paraId="01CEC01C" w14:textId="77777777" w:rsidR="004C02EF" w:rsidRPr="00E77497" w:rsidRDefault="004C02EF" w:rsidP="004C02EF">
      <w:r w:rsidRPr="00E77497">
        <w:t xml:space="preserve">ECMAScript was originally designed to be a </w:t>
      </w:r>
      <w:r w:rsidRPr="00E77497">
        <w:rPr>
          <w:b/>
          <w:i/>
        </w:rPr>
        <w:t>Web scripting language</w:t>
      </w:r>
      <w:r w:rsidRPr="00E77497">
        <w:t>, providing a mechanism to enliven Web pages in browsers and to perform server computation as part of a Web-based client-server architecture. ECMAScript can provide core scripting capabilities for a variety of host environments, and therefore the core scripting language is specified in this document apart from any particular host environment.</w:t>
      </w:r>
    </w:p>
    <w:p w14:paraId="73AC989B" w14:textId="77777777" w:rsidR="004C02EF" w:rsidRPr="00675B74" w:rsidRDefault="004C02EF" w:rsidP="004C02EF">
      <w:r w:rsidRPr="00E77497">
        <w:t>Some of the facilities of ECMAScript are similar to those used in other programming languages; in particular Java</w:t>
      </w:r>
      <w:r w:rsidRPr="00675B74">
        <w:sym w:font="Symbol" w:char="F0E4"/>
      </w:r>
      <w:r w:rsidRPr="00675B74">
        <w:t>, Self, and Scheme as described in:</w:t>
      </w:r>
    </w:p>
    <w:p w14:paraId="3F67797B" w14:textId="77777777" w:rsidR="004C02EF" w:rsidRPr="00675B74" w:rsidRDefault="004C02EF" w:rsidP="004C02EF">
      <w:r w:rsidRPr="00E77497">
        <w:t>Gosling, James, Bill Joy and Guy Steele. The Java</w:t>
      </w:r>
      <w:r w:rsidRPr="00675B74">
        <w:rPr>
          <w:vertAlign w:val="superscript"/>
        </w:rPr>
        <w:sym w:font="Symbol" w:char="F0D4"/>
      </w:r>
      <w:r w:rsidRPr="00675B74">
        <w:t xml:space="preserve"> Language Specification. Addison Wesley Publishing Co., 1996.</w:t>
      </w:r>
    </w:p>
    <w:p w14:paraId="7FAC484F" w14:textId="77777777" w:rsidR="004C02EF" w:rsidRPr="00E77497" w:rsidRDefault="004C02EF" w:rsidP="004C02EF">
      <w:r w:rsidRPr="00E77497">
        <w:t>Ungar, David, and Smith, Randall B. Self: The Power of Simplicity. OOPSLA '87 Conference Proceedings, pp. 227–241, Orlando, FL, October 1987.</w:t>
      </w:r>
    </w:p>
    <w:p w14:paraId="0F5EFCBB" w14:textId="77777777" w:rsidR="004C02EF" w:rsidRPr="00E77497" w:rsidRDefault="004C02EF" w:rsidP="004C02EF">
      <w:r w:rsidRPr="00E77497">
        <w:t>IEEE Standard for the Scheme Programming Language. IEEE Std 1178-1990.</w:t>
      </w:r>
    </w:p>
    <w:p w14:paraId="4A12597D" w14:textId="77777777" w:rsidR="004C02EF" w:rsidRPr="00E77497" w:rsidRDefault="004C02EF" w:rsidP="004C02EF">
      <w:pPr>
        <w:pStyle w:val="20"/>
        <w:numPr>
          <w:ilvl w:val="0"/>
          <w:numId w:val="0"/>
        </w:numPr>
      </w:pPr>
      <w:bookmarkStart w:id="82" w:name="_Toc276630919"/>
      <w:bookmarkStart w:id="83" w:name="_Toc336509387"/>
      <w:r w:rsidRPr="00E77497">
        <w:t>4.1</w:t>
      </w:r>
      <w:r w:rsidRPr="00E77497">
        <w:tab/>
        <w:t>Web Scripting</w:t>
      </w:r>
      <w:bookmarkEnd w:id="82"/>
      <w:bookmarkEnd w:id="83"/>
    </w:p>
    <w:p w14:paraId="3CFFFC28" w14:textId="77777777" w:rsidR="004C02EF" w:rsidRPr="00E77497" w:rsidRDefault="004C02EF" w:rsidP="004C02EF">
      <w:r w:rsidRPr="00E77497">
        <w:t>A web browser provides an ECMAScript host environment for client-side computation including, for instance, objects that represent windows, menus, pop-ups, dialog boxes, text areas, anchors, frames, history, cookies, and input/output. Further, the host environment provides a means to attach scripting code to events such as change of focus, page and image loading, unloading, error and abort, selection, form submission, and mouse actions. Scripting code appears within the HTML and the displayed page is a combination of user interface elements and fixed and computed text and images. The scripting code is reactive to user interaction and there is no need for a main program.</w:t>
      </w:r>
    </w:p>
    <w:p w14:paraId="43796C03" w14:textId="77777777" w:rsidR="004C02EF" w:rsidRPr="00E77497" w:rsidRDefault="004C02EF" w:rsidP="004C02EF">
      <w:r w:rsidRPr="00E77497">
        <w:t>A web server provides a different host environment for server-side computation including objects representing requests, clients, and files; and mechanisms to lock and share data. By using browser-side and server-side scripting together, it is possible to distribute computation between the client and server while providing a customised user interface for a Web-based application.</w:t>
      </w:r>
    </w:p>
    <w:p w14:paraId="243194FF" w14:textId="77777777" w:rsidR="004C02EF" w:rsidRPr="00E77497" w:rsidRDefault="004C02EF" w:rsidP="004C02EF">
      <w:r w:rsidRPr="00E77497">
        <w:t>Each Web browser and server that supports ECMAScript supplies its own host environment, completing the ECMAScript execution environment.</w:t>
      </w:r>
    </w:p>
    <w:p w14:paraId="1D2DAF50" w14:textId="77777777" w:rsidR="004C02EF" w:rsidRPr="00E77497" w:rsidRDefault="004C02EF" w:rsidP="004C02EF">
      <w:pPr>
        <w:pStyle w:val="20"/>
        <w:numPr>
          <w:ilvl w:val="0"/>
          <w:numId w:val="0"/>
        </w:numPr>
      </w:pPr>
      <w:bookmarkStart w:id="84" w:name="_Toc276630920"/>
      <w:bookmarkStart w:id="85" w:name="_Toc336509388"/>
      <w:r w:rsidRPr="00E77497">
        <w:t>4.2</w:t>
      </w:r>
      <w:r w:rsidRPr="00E77497">
        <w:tab/>
        <w:t>Language Overview</w:t>
      </w:r>
      <w:bookmarkEnd w:id="84"/>
      <w:bookmarkEnd w:id="85"/>
    </w:p>
    <w:p w14:paraId="7CAB5E22" w14:textId="77777777" w:rsidR="004C02EF" w:rsidRPr="00E77497" w:rsidRDefault="004C02EF" w:rsidP="004C02EF">
      <w:r w:rsidRPr="00E77497">
        <w:t>The following is an informal overview of ECMAScript—not all parts of the language are described. This overview is not part of the standard proper.</w:t>
      </w:r>
    </w:p>
    <w:p w14:paraId="554748E5" w14:textId="77777777" w:rsidR="004C02EF" w:rsidRPr="00E77497" w:rsidRDefault="004C02EF" w:rsidP="004C02EF">
      <w:r w:rsidRPr="00E77497">
        <w:t xml:space="preserve">ECMAScript is object-based: basic language and host facilities are provided by objects, and an ECMAScript program is a cluster of communicating objects. An ECMAScript </w:t>
      </w:r>
      <w:r w:rsidRPr="00E77497">
        <w:rPr>
          <w:b/>
          <w:i/>
        </w:rPr>
        <w:t>object</w:t>
      </w:r>
      <w:r w:rsidRPr="00E77497">
        <w:t xml:space="preserve"> is a collection of </w:t>
      </w:r>
      <w:r w:rsidRPr="00E77497">
        <w:rPr>
          <w:b/>
          <w:i/>
        </w:rPr>
        <w:t>properties</w:t>
      </w:r>
      <w:r w:rsidRPr="00E77497">
        <w:t xml:space="preserve"> each with zero or more </w:t>
      </w:r>
      <w:r w:rsidRPr="00E77497">
        <w:rPr>
          <w:b/>
          <w:i/>
        </w:rPr>
        <w:t>attributes</w:t>
      </w:r>
      <w:r w:rsidRPr="00E77497">
        <w:t xml:space="preserve"> that determine how each property can be used—for example, when the Writable attribute for a property is set to </w:t>
      </w:r>
      <w:r w:rsidRPr="00E77497">
        <w:rPr>
          <w:b/>
        </w:rPr>
        <w:t>false</w:t>
      </w:r>
      <w:r w:rsidRPr="00E77497">
        <w:t xml:space="preserve">, any attempt by executed ECMAScript code to change the value of the property fails. Properties are containers that hold other objects, </w:t>
      </w:r>
      <w:r w:rsidRPr="00E77497">
        <w:rPr>
          <w:b/>
          <w:i/>
        </w:rPr>
        <w:t>primitive values</w:t>
      </w:r>
      <w:r w:rsidRPr="00E77497">
        <w:t xml:space="preserve">, or </w:t>
      </w:r>
      <w:r w:rsidRPr="00E77497">
        <w:rPr>
          <w:b/>
          <w:i/>
        </w:rPr>
        <w:t>functions</w:t>
      </w:r>
      <w:r w:rsidRPr="00E77497">
        <w:t xml:space="preserve">. A primitive value is a member of one of the following built-in types: </w:t>
      </w:r>
      <w:r w:rsidRPr="00E77497">
        <w:rPr>
          <w:b/>
        </w:rPr>
        <w:t>Undefined</w:t>
      </w:r>
      <w:r w:rsidRPr="00E77497">
        <w:t xml:space="preserve">, </w:t>
      </w:r>
      <w:r w:rsidRPr="00E77497">
        <w:rPr>
          <w:b/>
        </w:rPr>
        <w:t>Null</w:t>
      </w:r>
      <w:r w:rsidRPr="00E77497">
        <w:t xml:space="preserve">, </w:t>
      </w:r>
      <w:r w:rsidRPr="00E77497">
        <w:rPr>
          <w:b/>
        </w:rPr>
        <w:t>Boolean</w:t>
      </w:r>
      <w:r w:rsidRPr="00E77497">
        <w:t xml:space="preserve">, </w:t>
      </w:r>
      <w:r w:rsidRPr="00E77497">
        <w:rPr>
          <w:b/>
        </w:rPr>
        <w:t>Number</w:t>
      </w:r>
      <w:r w:rsidRPr="00E77497">
        <w:t xml:space="preserve">, and </w:t>
      </w:r>
      <w:r w:rsidRPr="00E77497">
        <w:rPr>
          <w:b/>
        </w:rPr>
        <w:t>String</w:t>
      </w:r>
      <w:r w:rsidRPr="00E77497">
        <w:t xml:space="preserve">; an object is a member of the remaining built-in type </w:t>
      </w:r>
      <w:r w:rsidRPr="00E77497">
        <w:rPr>
          <w:b/>
        </w:rPr>
        <w:t>Object</w:t>
      </w:r>
      <w:r w:rsidRPr="00E77497">
        <w:t xml:space="preserve">; and a function is a callable object. A function that is associated with an object via a property is a </w:t>
      </w:r>
      <w:r w:rsidRPr="00E77497">
        <w:rPr>
          <w:b/>
          <w:i/>
        </w:rPr>
        <w:t>method</w:t>
      </w:r>
      <w:r w:rsidRPr="00E77497">
        <w:t>.</w:t>
      </w:r>
    </w:p>
    <w:p w14:paraId="2AC44D7D" w14:textId="77777777" w:rsidR="004C02EF" w:rsidRPr="00E77497" w:rsidRDefault="004C02EF" w:rsidP="004C02EF">
      <w:r w:rsidRPr="00E77497">
        <w:t xml:space="preserve">ECMAScript defines a collection of </w:t>
      </w:r>
      <w:r w:rsidRPr="00E77497">
        <w:rPr>
          <w:b/>
          <w:i/>
        </w:rPr>
        <w:t>built-in objects</w:t>
      </w:r>
      <w:r w:rsidRPr="00E77497">
        <w:t xml:space="preserve"> that round out the definition of ECMAScript entities. These built-in objects include the global object, the </w:t>
      </w:r>
      <w:r w:rsidRPr="00E77497">
        <w:rPr>
          <w:b/>
        </w:rPr>
        <w:t>Object</w:t>
      </w:r>
      <w:r w:rsidRPr="00E77497">
        <w:t xml:space="preserve"> object, the </w:t>
      </w:r>
      <w:r w:rsidRPr="00E77497">
        <w:rPr>
          <w:b/>
        </w:rPr>
        <w:t>Function</w:t>
      </w:r>
      <w:r w:rsidRPr="00E77497">
        <w:t xml:space="preserve"> object, the </w:t>
      </w:r>
      <w:r w:rsidRPr="00E77497">
        <w:rPr>
          <w:b/>
        </w:rPr>
        <w:t>Array</w:t>
      </w:r>
      <w:r w:rsidRPr="00E77497">
        <w:t xml:space="preserve"> object, the </w:t>
      </w:r>
      <w:r w:rsidRPr="00E77497">
        <w:rPr>
          <w:b/>
        </w:rPr>
        <w:t>String</w:t>
      </w:r>
      <w:r w:rsidRPr="00E77497">
        <w:t xml:space="preserve"> object, the </w:t>
      </w:r>
      <w:r w:rsidRPr="00E77497">
        <w:rPr>
          <w:b/>
        </w:rPr>
        <w:t>Boolean</w:t>
      </w:r>
      <w:r w:rsidRPr="00E77497">
        <w:t xml:space="preserve"> object, the </w:t>
      </w:r>
      <w:r w:rsidRPr="00E77497">
        <w:rPr>
          <w:b/>
        </w:rPr>
        <w:t>Number</w:t>
      </w:r>
      <w:r w:rsidRPr="00E77497">
        <w:t xml:space="preserve"> object, the </w:t>
      </w:r>
      <w:r w:rsidRPr="00E77497">
        <w:rPr>
          <w:b/>
        </w:rPr>
        <w:t>Math</w:t>
      </w:r>
      <w:r w:rsidRPr="00E77497">
        <w:t xml:space="preserve"> object, the </w:t>
      </w:r>
      <w:r w:rsidRPr="00E77497">
        <w:rPr>
          <w:b/>
        </w:rPr>
        <w:t>Date</w:t>
      </w:r>
      <w:r w:rsidRPr="00E77497">
        <w:t xml:space="preserve"> object, the </w:t>
      </w:r>
      <w:r w:rsidRPr="00E77497">
        <w:rPr>
          <w:b/>
        </w:rPr>
        <w:t>RegExp</w:t>
      </w:r>
      <w:r w:rsidRPr="00E77497">
        <w:t xml:space="preserve"> object, the </w:t>
      </w:r>
      <w:r w:rsidRPr="00E77497">
        <w:rPr>
          <w:b/>
        </w:rPr>
        <w:t>JSON</w:t>
      </w:r>
      <w:r w:rsidRPr="00E77497">
        <w:t xml:space="preserve"> object, and the Error objects </w:t>
      </w:r>
      <w:r w:rsidRPr="00E77497">
        <w:rPr>
          <w:b/>
        </w:rPr>
        <w:t>Error, EvalError</w:t>
      </w:r>
      <w:r w:rsidRPr="00E77497">
        <w:t xml:space="preserve">, </w:t>
      </w:r>
      <w:r w:rsidRPr="00E77497">
        <w:rPr>
          <w:b/>
        </w:rPr>
        <w:t xml:space="preserve">RangeError, ReferenceError, SyntaxError, TypeError </w:t>
      </w:r>
      <w:r w:rsidRPr="00E77497">
        <w:t xml:space="preserve">and </w:t>
      </w:r>
      <w:r w:rsidRPr="00E77497">
        <w:rPr>
          <w:b/>
        </w:rPr>
        <w:t>URIError</w:t>
      </w:r>
      <w:r w:rsidRPr="00E77497">
        <w:t>.</w:t>
      </w:r>
    </w:p>
    <w:p w14:paraId="47DD7526" w14:textId="77777777" w:rsidR="004C02EF" w:rsidRPr="00E77497" w:rsidRDefault="004C02EF" w:rsidP="004C02EF">
      <w:r w:rsidRPr="00E77497">
        <w:t xml:space="preserve">ECMAScript also defines a set of built-in </w:t>
      </w:r>
      <w:r w:rsidRPr="00E77497">
        <w:rPr>
          <w:b/>
          <w:i/>
        </w:rPr>
        <w:t>operators</w:t>
      </w:r>
      <w:r w:rsidRPr="00E77497">
        <w:t>. ECMAScript operators include various unary operations, multiplicative operators, additive operators, bitwise shift operators, relational operators, equality operators, binary bitwise operators, binary logical operators, assignment operators, and the comma operator.</w:t>
      </w:r>
    </w:p>
    <w:p w14:paraId="15E40A40" w14:textId="77777777" w:rsidR="004C02EF" w:rsidRPr="009C202C" w:rsidRDefault="004C02EF" w:rsidP="004C02EF">
      <w:r w:rsidRPr="00C7794D">
        <w:t xml:space="preserve">ECMAScript syntax intentionally resembles Java syntax. </w:t>
      </w:r>
      <w:r w:rsidRPr="004D1BD1">
        <w:t>ECMAScript syntax is rel</w:t>
      </w:r>
      <w:r w:rsidRPr="00E65A34">
        <w:t xml:space="preserve">axed to enable it to serve as an easy-to-use scripting language. For example, a variable is not required to have its type declared nor are types associated with properties, and defined functions are not required to have their declarations appear textually </w:t>
      </w:r>
      <w:r w:rsidRPr="009C202C">
        <w:t>before calls to them.</w:t>
      </w:r>
    </w:p>
    <w:p w14:paraId="6869EBC0" w14:textId="77777777" w:rsidR="004C02EF" w:rsidRPr="009C202C" w:rsidRDefault="004C02EF" w:rsidP="004C02EF">
      <w:pPr>
        <w:pStyle w:val="30"/>
        <w:numPr>
          <w:ilvl w:val="0"/>
          <w:numId w:val="0"/>
        </w:numPr>
      </w:pPr>
      <w:bookmarkStart w:id="86" w:name="_Toc276630921"/>
      <w:bookmarkStart w:id="87" w:name="_Toc336509389"/>
      <w:r w:rsidRPr="009C202C">
        <w:t>4.2.1</w:t>
      </w:r>
      <w:r w:rsidRPr="009C202C">
        <w:tab/>
        <w:t>Objects</w:t>
      </w:r>
      <w:bookmarkEnd w:id="86"/>
      <w:bookmarkEnd w:id="87"/>
    </w:p>
    <w:p w14:paraId="42860EEC" w14:textId="77777777" w:rsidR="004C02EF" w:rsidRPr="00E77497" w:rsidRDefault="004C02EF" w:rsidP="004C02EF">
      <w:commentRangeStart w:id="88"/>
      <w:r w:rsidRPr="009C202C">
        <w:t>ECMAScript does not use classes such as those in C++</w:t>
      </w:r>
      <w:commentRangeEnd w:id="88"/>
      <w:r w:rsidR="00E71DBF">
        <w:rPr>
          <w:rStyle w:val="af3"/>
        </w:rPr>
        <w:commentReference w:id="88"/>
      </w:r>
      <w:r w:rsidRPr="009C202C">
        <w:t xml:space="preserve">, Smalltalk, or Java. Instead objects may be created in various ways including via a literal notation or via </w:t>
      </w:r>
      <w:r w:rsidRPr="00675B74">
        <w:rPr>
          <w:b/>
          <w:i/>
        </w:rPr>
        <w:t>constructors</w:t>
      </w:r>
      <w:r w:rsidRPr="00E77497">
        <w:t xml:space="preserve"> which create objects and then execute code that initialises all or part of them by assigning initial values to their properties. Each constructor is a function that has a property named “</w:t>
      </w:r>
      <w:r w:rsidRPr="00E77497">
        <w:rPr>
          <w:rFonts w:ascii="Courier New" w:hAnsi="Courier New" w:cs="Courier New"/>
          <w:b/>
        </w:rPr>
        <w:t>prototype</w:t>
      </w:r>
      <w:r w:rsidRPr="00E77497">
        <w:t xml:space="preserve">” that is used to implement </w:t>
      </w:r>
      <w:r w:rsidRPr="00E77497">
        <w:rPr>
          <w:b/>
          <w:i/>
        </w:rPr>
        <w:t>prototype-based inheritance</w:t>
      </w:r>
      <w:r w:rsidRPr="00E77497">
        <w:t xml:space="preserve"> and </w:t>
      </w:r>
      <w:r w:rsidRPr="00E77497">
        <w:rPr>
          <w:b/>
          <w:i/>
        </w:rPr>
        <w:t>shared properties</w:t>
      </w:r>
      <w:r w:rsidRPr="00E77497">
        <w:t xml:space="preserve">. Objects are created by using constructors in </w:t>
      </w:r>
      <w:r w:rsidRPr="00E77497">
        <w:rPr>
          <w:b/>
        </w:rPr>
        <w:t>new</w:t>
      </w:r>
      <w:r w:rsidRPr="00E77497">
        <w:t xml:space="preserve"> expressions; for example, </w:t>
      </w:r>
      <w:r w:rsidRPr="00E77497">
        <w:rPr>
          <w:rFonts w:ascii="Courier New" w:hAnsi="Courier New"/>
          <w:b/>
          <w:sz w:val="19"/>
        </w:rPr>
        <w:t>new Date(2009,11)</w:t>
      </w:r>
      <w:r w:rsidRPr="00E77497">
        <w:t xml:space="preserve"> creates a new Date object. Invoking a constructor without using </w:t>
      </w:r>
      <w:r w:rsidRPr="00E77497">
        <w:rPr>
          <w:b/>
        </w:rPr>
        <w:t>new</w:t>
      </w:r>
      <w:r w:rsidRPr="00E77497">
        <w:t xml:space="preserve"> has consequences that depend on the constructor. For example, </w:t>
      </w:r>
      <w:r w:rsidRPr="00E77497">
        <w:rPr>
          <w:rFonts w:ascii="Courier New" w:hAnsi="Courier New"/>
          <w:b/>
          <w:sz w:val="19"/>
        </w:rPr>
        <w:t>Date()</w:t>
      </w:r>
      <w:r w:rsidRPr="00E77497">
        <w:t xml:space="preserve"> produces a string representation of the current date and time rather than an object.</w:t>
      </w:r>
    </w:p>
    <w:p w14:paraId="2BF75C56" w14:textId="77777777" w:rsidR="004C02EF" w:rsidRPr="00E77497" w:rsidRDefault="004C02EF" w:rsidP="004C02EF">
      <w:r w:rsidRPr="00E77497">
        <w:t>Every object created by a constructor has an implicit reference (called the object’s</w:t>
      </w:r>
      <w:r w:rsidRPr="00E77497">
        <w:rPr>
          <w:i/>
        </w:rPr>
        <w:t xml:space="preserve"> prototype</w:t>
      </w:r>
      <w:r w:rsidRPr="00E77497">
        <w:t>) to the value of its constructor’s “</w:t>
      </w:r>
      <w:r w:rsidRPr="00E77497">
        <w:rPr>
          <w:rFonts w:ascii="Courier New" w:hAnsi="Courier New" w:cs="Courier New"/>
          <w:b/>
        </w:rPr>
        <w:t>prototype</w:t>
      </w:r>
      <w:r w:rsidRPr="00E77497">
        <w:t xml:space="preserve">” property. Furthermore, a prototype may have a non-null implicit reference to its prototype, and so on; this is called the </w:t>
      </w:r>
      <w:r w:rsidRPr="00E77497">
        <w:rPr>
          <w:i/>
        </w:rPr>
        <w:t>prototype chain</w:t>
      </w:r>
      <w:r w:rsidRPr="00E77497">
        <w:t>. When a reference is made to a property in an object, that reference is to the property of that name in the first object in the prototype chain that contains a property of that name. In other words, first the object mentioned directly is examined for such a property; if that object contains the named property, that is the property to which the reference refers; if that object does not contain the named property, the prototype for that object is examined next; and so on.</w:t>
      </w:r>
    </w:p>
    <w:p w14:paraId="4B9E1899" w14:textId="77777777" w:rsidR="004C02EF" w:rsidRPr="00675B74" w:rsidRDefault="00495E27" w:rsidP="004C02EF">
      <w:pPr>
        <w:framePr w:w="8535" w:h="4810" w:hSpace="187" w:wrap="notBeside" w:vAnchor="text" w:hAnchor="page" w:x="1454" w:y="7"/>
        <w:pBdr>
          <w:top w:val="single" w:sz="6" w:space="1" w:color="auto"/>
          <w:left w:val="single" w:sz="6" w:space="1" w:color="auto"/>
          <w:bottom w:val="single" w:sz="6" w:space="1" w:color="auto"/>
          <w:right w:val="single" w:sz="6" w:space="1" w:color="auto"/>
        </w:pBdr>
        <w:ind w:right="-1099"/>
        <w:jc w:val="right"/>
      </w:pPr>
      <w:r>
        <w:rPr>
          <w:noProof/>
        </w:rPr>
        <w:pict w14:anchorId="75FDEA5E">
          <v:group id="_x0000_s1114" style="position:absolute;left:0;text-align:left;margin-left:25.45pt;margin-top:10.1pt;width:396.4pt;height:221.2pt;z-index:251656192" coordorigin="2739,262" coordsize="7928,4424" o:allowincell="f">
            <v:group id="_x0000_s1115" style="position:absolute;left:2739;top:262;width:7917;height:4424" coordorigin="2739,262" coordsize="7917,4424">
              <v:group id="_x0000_s1116" style="position:absolute;left:2739;top:262;width:7299;height:4424" coordorigin="2739,262" coordsize="7299,4424">
                <v:group id="_x0000_s1117" style="position:absolute;left:2739;top:262;width:7299;height:4424" coordorigin="2739,262" coordsize="7299,4424">
                  <v:group id="_x0000_s1118" style="position:absolute;left:2739;top:262;width:7299;height:4424" coordorigin="2739,262" coordsize="7299,4424">
                    <v:group id="_x0000_s1119" style="position:absolute;left:2739;top:262;width:7299;height:4424" coordorigin="2739,262" coordsize="7299,4424">
                      <v:group id="_x0000_s1120" style="position:absolute;left:2739;top:262;width:7299;height:4424" coordorigin="2739,262" coordsize="7299,4424">
                        <v:group id="_x0000_s1121" style="position:absolute;left:2739;top:262;width:7299;height:4424" coordorigin="2739,262" coordsize="7299,4424">
                          <v:group id="_x0000_s1122" style="position:absolute;left:2739;top:262;width:6921;height:4424" coordorigin="2739,262" coordsize="6921,4424">
                            <v:group id="_x0000_s1123" style="position:absolute;left:8989;top:3325;width:671;height:1361" coordorigin="8989,3325" coordsize="671,1361">
                              <v:rect id="_x0000_s1124" style="position:absolute;left:8989;top:3325;width:671;height:1361" filled="f"/>
                              <v:rect id="_x0000_s1125" style="position:absolute;left:9019;top:3383;width:591;height:1231" filled="f" stroked="f">
                                <v:textbox style="mso-next-textbox:#_x0000_s1125" inset="1pt,1pt,1pt,1pt">
                                  <w:txbxContent>
                                    <w:p w14:paraId="5CB0142F" w14:textId="77777777" w:rsidR="00AA7866" w:rsidRDefault="00AA7866" w:rsidP="004C02EF">
                                      <w:r>
                                        <w:rPr>
                                          <w:b/>
                                        </w:rPr>
                                        <w:t xml:space="preserve"> cf</w:t>
                                      </w:r>
                                      <w:r>
                                        <w:rPr>
                                          <w:b/>
                                          <w:vertAlign w:val="subscript"/>
                                        </w:rPr>
                                        <w:t>5</w:t>
                                      </w:r>
                                    </w:p>
                                    <w:p w14:paraId="6A033CB1" w14:textId="77777777" w:rsidR="00AA7866" w:rsidRPr="009F344E" w:rsidRDefault="00AA7866" w:rsidP="004C02EF">
                                      <w:pPr>
                                        <w:contextualSpacing/>
                                        <w:rPr>
                                          <w:rFonts w:ascii="Courier New" w:hAnsi="Courier New" w:cs="Courier New"/>
                                          <w:sz w:val="19"/>
                                        </w:rPr>
                                      </w:pPr>
                                      <w:r w:rsidRPr="009F344E">
                                        <w:rPr>
                                          <w:rFonts w:ascii="Courier New" w:hAnsi="Courier New" w:cs="Courier New"/>
                                          <w:sz w:val="19"/>
                                        </w:rPr>
                                        <w:t xml:space="preserve"> q1</w:t>
                                      </w:r>
                                    </w:p>
                                    <w:p w14:paraId="193C488A" w14:textId="77777777" w:rsidR="00AA7866" w:rsidRPr="009F344E" w:rsidRDefault="00AA7866"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26" style="position:absolute;left:2739;top:262;width:5801;height:4424" coordorigin="2739,262" coordsize="5801,4424">
                              <v:group id="_x0000_s1127" style="position:absolute;left:2739;top:262;width:5801;height:4424" coordorigin="2739,262" coordsize="5801,4424">
                                <v:group id="_x0000_s1128" style="position:absolute;left:2739;top:262;width:5801;height:4424" coordorigin="2739,262" coordsize="5801,4424">
                                  <v:group id="_x0000_s1129" style="position:absolute;left:2739;top:262;width:5801;height:4424" coordorigin="2739,262" coordsize="5801,4424">
                                    <v:group id="_x0000_s1130" style="position:absolute;left:2739;top:262;width:5481;height:4424" coordorigin="2739,262" coordsize="5481,4424">
                                      <v:group id="_x0000_s1131" style="position:absolute;left:7549;top:3325;width:671;height:1361" coordorigin="7549,3325" coordsize="671,1361">
                                        <v:rect id="_x0000_s1132" style="position:absolute;left:7549;top:3325;width:671;height:1361" filled="f"/>
                                        <v:rect id="_x0000_s1133" style="position:absolute;left:7599;top:3373;width:561;height:1231" filled="f" stroked="f">
                                          <v:textbox style="mso-next-textbox:#_x0000_s1133" inset="1pt,1pt,1pt,1pt">
                                            <w:txbxContent>
                                              <w:p w14:paraId="77C48DB3" w14:textId="77777777" w:rsidR="00AA7866" w:rsidRDefault="00AA7866" w:rsidP="004C02EF">
                                                <w:r>
                                                  <w:rPr>
                                                    <w:b/>
                                                  </w:rPr>
                                                  <w:t xml:space="preserve"> cf</w:t>
                                                </w:r>
                                                <w:r>
                                                  <w:rPr>
                                                    <w:b/>
                                                    <w:vertAlign w:val="subscript"/>
                                                  </w:rPr>
                                                  <w:t>4</w:t>
                                                </w:r>
                                              </w:p>
                                              <w:p w14:paraId="4A7CF527" w14:textId="77777777" w:rsidR="00AA7866" w:rsidRPr="009F344E" w:rsidRDefault="00AA7866" w:rsidP="004C02EF">
                                                <w:pPr>
                                                  <w:contextualSpacing/>
                                                  <w:rPr>
                                                    <w:rFonts w:ascii="Courier New" w:hAnsi="Courier New" w:cs="Courier New"/>
                                                    <w:sz w:val="19"/>
                                                  </w:rPr>
                                                </w:pPr>
                                                <w:r w:rsidRPr="009F344E">
                                                  <w:rPr>
                                                    <w:rFonts w:ascii="Courier New" w:hAnsi="Courier New" w:cs="Courier New"/>
                                                    <w:sz w:val="19"/>
                                                  </w:rPr>
                                                  <w:t xml:space="preserve"> q1</w:t>
                                                </w:r>
                                              </w:p>
                                              <w:p w14:paraId="36D5AD03" w14:textId="77777777" w:rsidR="00AA7866" w:rsidRPr="009F344E" w:rsidRDefault="00AA7866"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34" style="position:absolute;left:2739;top:262;width:4166;height:4424" coordorigin="2739,262" coordsize="4166,4424">
                                        <v:group id="_x0000_s1135" style="position:absolute;left:2739;top:262;width:4166;height:4424" coordorigin="2739,262" coordsize="4166,4424">
                                          <v:group id="_x0000_s1136" style="position:absolute;left:6109;top:3325;width:671;height:1361" coordorigin="6109,3325" coordsize="671,1361">
                                            <v:rect id="_x0000_s1137" style="position:absolute;left:6109;top:3325;width:671;height:1361" filled="f"/>
                                            <v:rect id="_x0000_s1138" style="position:absolute;left:6159;top:3363;width:561;height:1231" filled="f" stroked="f">
                                              <v:textbox style="mso-next-textbox:#_x0000_s1138" inset="1pt,1pt,1pt,1pt">
                                                <w:txbxContent>
                                                  <w:p w14:paraId="4B437C31" w14:textId="77777777" w:rsidR="00AA7866" w:rsidRDefault="00AA7866" w:rsidP="004C02EF">
                                                    <w:r>
                                                      <w:rPr>
                                                        <w:b/>
                                                      </w:rPr>
                                                      <w:t xml:space="preserve"> cf</w:t>
                                                    </w:r>
                                                    <w:r>
                                                      <w:rPr>
                                                        <w:b/>
                                                        <w:vertAlign w:val="subscript"/>
                                                      </w:rPr>
                                                      <w:t>3</w:t>
                                                    </w:r>
                                                  </w:p>
                                                  <w:p w14:paraId="77003A6A" w14:textId="77777777" w:rsidR="00AA7866" w:rsidRPr="009F344E" w:rsidRDefault="00AA7866" w:rsidP="004C02EF">
                                                    <w:pPr>
                                                      <w:contextualSpacing/>
                                                      <w:rPr>
                                                        <w:rFonts w:ascii="Courier New" w:hAnsi="Courier New" w:cs="Courier New"/>
                                                        <w:sz w:val="19"/>
                                                      </w:rPr>
                                                    </w:pPr>
                                                    <w:r w:rsidRPr="009F344E">
                                                      <w:rPr>
                                                        <w:rFonts w:ascii="Courier New" w:hAnsi="Courier New" w:cs="Courier New"/>
                                                        <w:sz w:val="19"/>
                                                      </w:rPr>
                                                      <w:t xml:space="preserve"> q1</w:t>
                                                    </w:r>
                                                  </w:p>
                                                  <w:p w14:paraId="5ECDF3CF" w14:textId="77777777" w:rsidR="00AA7866" w:rsidRPr="009F344E" w:rsidRDefault="00AA7866"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39" style="position:absolute;left:2739;top:262;width:4166;height:4424" coordorigin="2739,262" coordsize="4166,4424">
                                            <v:group id="_x0000_s1140" style="position:absolute;left:2739;top:262;width:4166;height:4424" coordorigin="2739,262" coordsize="4166,4424">
                                              <v:group id="_x0000_s1141" style="position:absolute;left:2739;top:262;width:4166;height:4424" coordorigin="2739,262" coordsize="4166,4424">
                                                <v:group id="_x0000_s1142" style="position:absolute;left:2739;top:262;width:4166;height:4424" coordorigin="2739,262" coordsize="4166,4424">
                                                  <v:group id="_x0000_s1143" style="position:absolute;left:2739;top:262;width:4166;height:4424" coordorigin="2739,262" coordsize="4166,4424">
                                                    <v:group id="_x0000_s1144" style="position:absolute;left:2739;top:262;width:4166;height:1799" coordorigin="2739,262" coordsize="4166,1799">
                                                      <v:group id="_x0000_s1145" style="position:absolute;left:5811;top:870;width:1094;height:1191" coordorigin="5811,870" coordsize="1094,1191">
                                                        <v:rect id="_x0000_s1146" style="position:absolute;left:5811;top:870;width:1071;height:1191" filled="f"/>
                                                        <v:rect id="_x0000_s1147" style="position:absolute;left:5904;top:924;width:1001;height:1101" filled="f" stroked="f">
                                                          <v:textbox style="mso-next-textbox:#_x0000_s1147" inset="1pt,1pt,1pt,1pt">
                                                            <w:txbxContent>
                                                              <w:p w14:paraId="49B3F6F4" w14:textId="77777777" w:rsidR="00AA7866" w:rsidRDefault="00AA7866" w:rsidP="004C02EF">
                                                                <w:r>
                                                                  <w:rPr>
                                                                    <w:b/>
                                                                  </w:rPr>
                                                                  <w:t xml:space="preserve"> CF</w:t>
                                                                </w:r>
                                                                <w:r>
                                                                  <w:rPr>
                                                                    <w:b/>
                                                                    <w:vertAlign w:val="subscript"/>
                                                                  </w:rPr>
                                                                  <w:t>p</w:t>
                                                                </w:r>
                                                              </w:p>
                                                              <w:p w14:paraId="1815DA9D" w14:textId="77777777" w:rsidR="00AA7866" w:rsidRPr="009F344E" w:rsidRDefault="00AA7866" w:rsidP="004C02EF">
                                                                <w:pPr>
                                                                  <w:rPr>
                                                                    <w:rFonts w:ascii="Courier New" w:hAnsi="Courier New" w:cs="Courier New"/>
                                                                  </w:rPr>
                                                                </w:pPr>
                                                                <w:r w:rsidRPr="009F344E">
                                                                  <w:rPr>
                                                                    <w:rFonts w:ascii="Courier New" w:hAnsi="Courier New" w:cs="Courier New"/>
                                                                    <w:sz w:val="19"/>
                                                                  </w:rPr>
                                                                  <w:t xml:space="preserve"> CFP1</w:t>
                                                                </w:r>
                                                              </w:p>
                                                            </w:txbxContent>
                                                          </v:textbox>
                                                        </v:rect>
                                                      </v:group>
                                                      <v:group id="_x0000_s1148" style="position:absolute;left:2739;top:262;width:3077;height:1733" coordorigin="2739,262" coordsize="3077,1733">
                                                        <v:line id="_x0000_s1149" style="position:absolute" from="4534,1008" to="5816,1013" strokeweight="1.25pt">
                                                          <v:stroke startarrowwidth="narrow" startarrowlength="long" endarrow="block" endarrowwidth="narrow"/>
                                                        </v:line>
                                                        <v:group id="_x0000_s1150" style="position:absolute;left:2739;top:262;width:2471;height:1733" coordorigin="2739,262" coordsize="2471,1733">
                                                          <v:group id="_x0000_s1151" style="position:absolute;left:3259;top:414;width:1951;height:1581" coordorigin="3259,414" coordsize="1951,1581">
                                                            <v:rect id="_x0000_s1152" style="position:absolute;left:3259;top:414;width:1951;height:1581" filled="f"/>
                                                            <v:rect id="_x0000_s1153" style="position:absolute;left:3312;top:636;width:1729;height:1153" filled="f" stroked="f">
                                                              <v:textbox style="mso-next-textbox:#_x0000_s1153" inset="1pt,1pt,1pt,1pt">
                                                                <w:txbxContent>
                                                                  <w:p w14:paraId="0D46DDFE" w14:textId="77777777" w:rsidR="00AA7866" w:rsidRPr="00D436B4" w:rsidRDefault="00AA7866" w:rsidP="004C02EF">
                                                                    <w:pPr>
                                                                      <w:spacing w:after="0" w:line="276" w:lineRule="auto"/>
                                                                      <w:rPr>
                                                                        <w:sz w:val="8"/>
                                                                        <w:szCs w:val="8"/>
                                                                      </w:rPr>
                                                                    </w:pPr>
                                                                    <w:r w:rsidRPr="00D436B4">
                                                                      <w:rPr>
                                                                        <w:sz w:val="8"/>
                                                                        <w:szCs w:val="8"/>
                                                                      </w:rPr>
                                                                      <w:t xml:space="preserve"> </w:t>
                                                                    </w:r>
                                                                    <w:r w:rsidRPr="00FF4073">
                                                                      <w:rPr>
                                                                        <w:b/>
                                                                      </w:rPr>
                                                                      <w:t>CF</w:t>
                                                                    </w:r>
                                                                  </w:p>
                                                                  <w:p w14:paraId="72BF0F12" w14:textId="77777777" w:rsidR="00AA7866" w:rsidRPr="00D436B4" w:rsidRDefault="00AA7866" w:rsidP="004C02EF">
                                                                    <w:pPr>
                                                                      <w:spacing w:after="0" w:line="276" w:lineRule="auto"/>
                                                                      <w:rPr>
                                                                        <w:rFonts w:ascii="Courier New" w:hAnsi="Courier New" w:cs="Courier New"/>
                                                                        <w:sz w:val="19"/>
                                                                        <w:szCs w:val="19"/>
                                                                      </w:rPr>
                                                                    </w:pPr>
                                                                    <w:r w:rsidRPr="00D436B4">
                                                                      <w:rPr>
                                                                        <w:rFonts w:ascii="Courier" w:hAnsi="Courier"/>
                                                                        <w:sz w:val="19"/>
                                                                        <w:szCs w:val="19"/>
                                                                      </w:rPr>
                                                                      <w:t xml:space="preserve"> </w:t>
                                                                    </w:r>
                                                                    <w:r w:rsidRPr="00D436B4">
                                                                      <w:rPr>
                                                                        <w:rFonts w:ascii="Courier New" w:hAnsi="Courier New" w:cs="Courier New"/>
                                                                        <w:sz w:val="19"/>
                                                                        <w:szCs w:val="19"/>
                                                                      </w:rPr>
                                                                      <w:t>prototype</w:t>
                                                                    </w:r>
                                                                  </w:p>
                                                                  <w:p w14:paraId="26B20F6A" w14:textId="77777777" w:rsidR="00AA7866" w:rsidRPr="009F344E" w:rsidRDefault="00AA7866" w:rsidP="004C02EF">
                                                                    <w:pPr>
                                                                      <w:contextualSpacing/>
                                                                      <w:rPr>
                                                                        <w:rFonts w:ascii="Courier New" w:hAnsi="Courier New" w:cs="Courier New"/>
                                                                        <w:sz w:val="19"/>
                                                                        <w:szCs w:val="19"/>
                                                                      </w:rPr>
                                                                    </w:pPr>
                                                                    <w:r w:rsidRPr="009F344E">
                                                                      <w:rPr>
                                                                        <w:rFonts w:ascii="Courier New" w:hAnsi="Courier New" w:cs="Courier New"/>
                                                                        <w:sz w:val="19"/>
                                                                        <w:szCs w:val="19"/>
                                                                      </w:rPr>
                                                                      <w:t xml:space="preserve"> </w:t>
                                                                    </w:r>
                                                                    <w:r w:rsidRPr="009F344E">
                                                                      <w:rPr>
                                                                        <w:rFonts w:ascii="Courier" w:hAnsi="Courier"/>
                                                                        <w:sz w:val="19"/>
                                                                      </w:rPr>
                                                                      <w:t>P1</w:t>
                                                                    </w:r>
                                                                  </w:p>
                                                                  <w:p w14:paraId="18062250" w14:textId="77777777" w:rsidR="00AA7866" w:rsidRPr="009F344E" w:rsidRDefault="00AA7866" w:rsidP="004C02EF">
                                                                    <w:pPr>
                                                                      <w:spacing w:before="80"/>
                                                                      <w:rPr>
                                                                        <w:rFonts w:ascii="Courier New" w:hAnsi="Courier New" w:cs="Courier New"/>
                                                                        <w:sz w:val="19"/>
                                                                        <w:szCs w:val="19"/>
                                                                      </w:rPr>
                                                                    </w:pPr>
                                                                    <w:r w:rsidRPr="009F344E">
                                                                      <w:rPr>
                                                                        <w:rFonts w:ascii="Courier New" w:hAnsi="Courier New" w:cs="Courier New"/>
                                                                        <w:sz w:val="19"/>
                                                                        <w:szCs w:val="19"/>
                                                                      </w:rPr>
                                                                      <w:t xml:space="preserve"> </w:t>
                                                                    </w:r>
                                                                    <w:r w:rsidRPr="009F344E">
                                                                      <w:rPr>
                                                                        <w:rFonts w:ascii="Courier New" w:hAnsi="Courier New" w:cs="Courier New"/>
                                                                        <w:sz w:val="19"/>
                                                                      </w:rPr>
                                                                      <w:t>P2</w:t>
                                                                    </w:r>
                                                                  </w:p>
                                                                </w:txbxContent>
                                                              </v:textbox>
                                                            </v:rect>
                                                          </v:group>
                                                          <v:group id="_x0000_s1154" style="position:absolute;left:2739;top:262;width:521;height:311" coordorigin="2739,262" coordsize="521,311">
                                                            <v:line id="_x0000_s1155" style="position:absolute;flip:x" from="2749,572" to="3260,573" strokeweight="1.25pt">
                                                              <v:stroke dashstyle="1 1" startarrowwidth="narrow" startarrowlength="long" endarrowwidth="narrow" endarrowlength="long"/>
                                                            </v:line>
                                                            <v:line id="_x0000_s1156" style="position:absolute;flip:y" from="2739,262" to="2740,563" strokeweight="1.25pt">
                                                              <v:stroke dashstyle="1 1" startarrowwidth="narrow" startarrowlength="long" endarrow="block" endarrowwidth="narrow"/>
                                                            </v:line>
                                                          </v:group>
                                                        </v:group>
                                                      </v:group>
                                                    </v:group>
                                                    <v:group id="_x0000_s1157" style="position:absolute;left:2769;top:2047;width:3061;height:2639" coordorigin="2769,2047" coordsize="3061,2639">
                                                      <v:group id="_x0000_s1158" style="position:absolute;left:2769;top:2702;width:3061;height:1984" coordorigin="2769,2702" coordsize="3061,1984">
                                                        <v:group id="_x0000_s1159" style="position:absolute;left:3239;top:3325;width:671;height:1361" coordorigin="3239,3325" coordsize="671,1361">
                                                          <v:rect id="_x0000_s1160" style="position:absolute;left:3239;top:3325;width:671;height:1361" filled="f"/>
                                                          <v:rect id="_x0000_s1161" style="position:absolute;left:3279;top:3414;width:591;height:1261" filled="f" stroked="f">
                                                            <v:textbox style="mso-next-textbox:#_x0000_s1161" inset="1pt,1pt,1pt,1pt">
                                                              <w:txbxContent>
                                                                <w:p w14:paraId="602F75C7" w14:textId="77777777" w:rsidR="00AA7866" w:rsidRDefault="00AA7866" w:rsidP="004C02EF">
                                                                  <w:pPr>
                                                                    <w:rPr>
                                                                      <w:vertAlign w:val="subscript"/>
                                                                    </w:rPr>
                                                                  </w:pPr>
                                                                  <w:r>
                                                                    <w:rPr>
                                                                      <w:b/>
                                                                    </w:rPr>
                                                                    <w:t xml:space="preserve"> cf</w:t>
                                                                  </w:r>
                                                                  <w:r>
                                                                    <w:rPr>
                                                                      <w:b/>
                                                                      <w:vertAlign w:val="subscript"/>
                                                                    </w:rPr>
                                                                    <w:t>1</w:t>
                                                                  </w:r>
                                                                </w:p>
                                                                <w:p w14:paraId="17C62D0F" w14:textId="77777777" w:rsidR="00AA7866" w:rsidRPr="009F344E" w:rsidRDefault="00AA7866" w:rsidP="004C02EF">
                                                                  <w:pPr>
                                                                    <w:contextualSpacing/>
                                                                    <w:rPr>
                                                                      <w:rFonts w:ascii="Courier New" w:hAnsi="Courier New" w:cs="Courier New"/>
                                                                      <w:sz w:val="19"/>
                                                                    </w:rPr>
                                                                  </w:pPr>
                                                                  <w:r>
                                                                    <w:rPr>
                                                                      <w:rFonts w:ascii="Courier" w:hAnsi="Courier"/>
                                                                      <w:sz w:val="19"/>
                                                                    </w:rPr>
                                                                    <w:t xml:space="preserve"> </w:t>
                                                                  </w:r>
                                                                  <w:r w:rsidRPr="009F344E">
                                                                    <w:rPr>
                                                                      <w:rFonts w:ascii="Courier New" w:hAnsi="Courier New" w:cs="Courier New"/>
                                                                      <w:sz w:val="19"/>
                                                                    </w:rPr>
                                                                    <w:t>q1</w:t>
                                                                  </w:r>
                                                                </w:p>
                                                                <w:p w14:paraId="28BB6328" w14:textId="77777777" w:rsidR="00AA7866" w:rsidRPr="009F344E" w:rsidRDefault="00AA7866"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group id="_x0000_s1162" style="position:absolute;left:2769;top:2702;width:3061;height:742" coordorigin="2769,2702" coordsize="3061,742">
                                                          <v:group id="_x0000_s1163" style="position:absolute;left:2769;top:2713;width:441;height:731" coordorigin="2769,2713" coordsize="441,731">
                                                            <v:line id="_x0000_s1164" style="position:absolute;flip:x" from="2769,3443" to="3210,3444" strokeweight="1.25pt">
                                                              <v:stroke dashstyle="1 1" startarrowwidth="narrow" startarrowlength="long" endarrowwidth="narrow" endarrowlength="long"/>
                                                            </v:line>
                                                            <v:line id="_x0000_s1165" style="position:absolute;flip:y" from="2779,2713" to="2780,3444" strokeweight="1.25pt">
                                                              <v:stroke dashstyle="1 1" startarrowwidth="narrow" startarrowlength="long" endarrowwidth="narrow" endarrowlength="long"/>
                                                            </v:line>
                                                          </v:group>
                                                          <v:line id="_x0000_s1166" style="position:absolute" from="2778,2702" to="5830,2703" strokeweight="1.25pt">
                                                            <v:stroke dashstyle="1 1" startarrowwidth="narrow" startarrowlength="long" endarrowwidth="narrow" endarrowlength="long"/>
                                                          </v:line>
                                                        </v:group>
                                                      </v:group>
                                                      <v:line id="_x0000_s1167" style="position:absolute;flip:y" from="5829,2047" to="5830,2695" strokeweight="1.25pt">
                                                        <v:stroke dashstyle="1 1" startarrowwidth="narrow" startarrowlength="long" endarrow="block" endarrowwidth="narrow"/>
                                                      </v:line>
                                                    </v:group>
                                                  </v:group>
                                                  <v:group id="_x0000_s1168" style="position:absolute;left:4339;top:3325;width:1001;height:1361" coordorigin="4339,3325" coordsize="1001,1361">
                                                    <v:group id="_x0000_s1169" style="position:absolute;left:4669;top:3325;width:671;height:1361" coordorigin="4669,3325" coordsize="671,1361">
                                                      <v:rect id="_x0000_s1170" style="position:absolute;left:4669;top:3325;width:671;height:1361" filled="f"/>
                                                      <v:rect id="_x0000_s1171" style="position:absolute;left:4710;top:3393;width:580;height:1231" filled="f" stroked="f">
                                                        <v:textbox style="mso-next-textbox:#_x0000_s1171" inset="1pt,1pt,1pt,1pt">
                                                          <w:txbxContent>
                                                            <w:p w14:paraId="68085D0F" w14:textId="77777777" w:rsidR="00AA7866" w:rsidRDefault="00AA7866" w:rsidP="004C02EF">
                                                              <w:r>
                                                                <w:rPr>
                                                                  <w:b/>
                                                                </w:rPr>
                                                                <w:t xml:space="preserve"> cf</w:t>
                                                              </w:r>
                                                              <w:r>
                                                                <w:rPr>
                                                                  <w:b/>
                                                                  <w:vertAlign w:val="subscript"/>
                                                                </w:rPr>
                                                                <w:t>2</w:t>
                                                              </w:r>
                                                            </w:p>
                                                            <w:p w14:paraId="23E6FE17" w14:textId="77777777" w:rsidR="00AA7866" w:rsidRPr="009F344E" w:rsidRDefault="00AA7866" w:rsidP="004C02EF">
                                                              <w:pPr>
                                                                <w:contextualSpacing/>
                                                                <w:rPr>
                                                                  <w:rFonts w:ascii="Courier New" w:hAnsi="Courier New" w:cs="Courier New"/>
                                                                  <w:sz w:val="19"/>
                                                                </w:rPr>
                                                              </w:pPr>
                                                              <w:r w:rsidRPr="009F344E">
                                                                <w:rPr>
                                                                  <w:rFonts w:ascii="Courier New" w:hAnsi="Courier New" w:cs="Courier New"/>
                                                                  <w:sz w:val="19"/>
                                                                </w:rPr>
                                                                <w:t xml:space="preserve"> </w:t>
                                                              </w:r>
                                                              <w:r w:rsidRPr="009F344E">
                                                                <w:rPr>
                                                                  <w:rFonts w:ascii="Courier" w:hAnsi="Courier"/>
                                                                  <w:sz w:val="19"/>
                                                                </w:rPr>
                                                                <w:t>q1</w:t>
                                                              </w:r>
                                                            </w:p>
                                                            <w:p w14:paraId="6FAE7292" w14:textId="77777777" w:rsidR="00AA7866" w:rsidRPr="009F344E" w:rsidRDefault="00AA7866" w:rsidP="004C02EF">
                                                              <w:pPr>
                                                                <w:spacing w:before="80"/>
                                                                <w:rPr>
                                                                  <w:rFonts w:ascii="Courier New" w:hAnsi="Courier New" w:cs="Courier New"/>
                                                                </w:rPr>
                                                              </w:pPr>
                                                              <w:r w:rsidRPr="009F344E">
                                                                <w:rPr>
                                                                  <w:rFonts w:ascii="Courier New" w:hAnsi="Courier New" w:cs="Courier New"/>
                                                                  <w:sz w:val="19"/>
                                                                </w:rPr>
                                                                <w:t xml:space="preserve"> q2</w:t>
                                                              </w:r>
                                                            </w:p>
                                                          </w:txbxContent>
                                                        </v:textbox>
                                                      </v:rect>
                                                    </v:group>
                                                    <v:line id="_x0000_s1172" style="position:absolute;flip:x" from="4339,3410" to="4650,3411" strokeweight="1.25pt">
                                                      <v:stroke dashstyle="1 1" startarrowwidth="narrow" startarrowlength="long" endarrowwidth="narrow" endarrowlength="long"/>
                                                    </v:line>
                                                  </v:group>
                                                </v:group>
                                                <v:line id="_x0000_s1173" style="position:absolute;flip:y" from="4339,2890" to="4340,3411" strokeweight="1.25pt">
                                                  <v:stroke dashstyle="1 1" startarrowwidth="narrow" startarrowlength="long" endarrowwidth="narrow" endarrowlength="long"/>
                                                </v:line>
                                              </v:group>
                                              <v:line id="_x0000_s1174" style="position:absolute" from="4339,2889" to="5980,2890" strokeweight="1.25pt">
                                                <v:stroke dashstyle="1 1" startarrowwidth="narrow" startarrowlength="long" endarrowwidth="narrow" endarrowlength="long"/>
                                              </v:line>
                                            </v:group>
                                            <v:line id="_x0000_s1175" style="position:absolute;flip:y" from="5979,2047" to="5980,2897" strokeweight="1.25pt">
                                              <v:stroke dashstyle="1 1" startarrowwidth="narrow" startarrowlength="long" endarrow="block" endarrowwidth="narrow"/>
                                            </v:line>
                                          </v:group>
                                        </v:group>
                                        <v:line id="_x0000_s1176" style="position:absolute;flip:y" from="6309,2047" to="6310,3308" strokeweight="1.25pt">
                                          <v:stroke dashstyle="1 1" startarrowwidth="narrow" startarrowlength="long" endarrow="block" endarrowwidth="narrow"/>
                                        </v:line>
                                      </v:group>
                                    </v:group>
                                    <v:line id="_x0000_s1177" style="position:absolute" from="8219,3456" to="8540,3457" strokeweight="1.25pt">
                                      <v:stroke dashstyle="1 1" startarrowwidth="narrow" startarrowlength="long" endarrowwidth="narrow" endarrowlength="long"/>
                                    </v:line>
                                  </v:group>
                                  <v:line id="_x0000_s1178" style="position:absolute;flip:y" from="8529,2875" to="8530,3446" strokeweight="1.25pt">
                                    <v:stroke dashstyle="1 1" startarrowwidth="narrow" startarrowlength="long" endarrowwidth="narrow" endarrowlength="long"/>
                                  </v:line>
                                </v:group>
                                <v:line id="_x0000_s1179" style="position:absolute;flip:x" from="6689,2874" to="8520,2875" strokeweight="1.25pt">
                                  <v:stroke dashstyle="1 1" startarrowwidth="narrow" startarrowlength="long" endarrowwidth="narrow" endarrowlength="long"/>
                                </v:line>
                              </v:group>
                              <v:line id="_x0000_s1180" style="position:absolute;flip:y" from="6689,2047" to="6690,2868" strokeweight="1.25pt">
                                <v:stroke dashstyle="1 1" startarrowwidth="narrow" startarrowlength="long" endarrow="block" endarrowwidth="narrow"/>
                              </v:line>
                            </v:group>
                          </v:group>
                          <v:line id="_x0000_s1181" style="position:absolute" from="9649,3472" to="10038,3473" strokeweight="1.25pt">
                            <v:stroke dashstyle="1 1" startarrowwidth="narrow" startarrowlength="long" endarrowwidth="narrow" endarrowlength="long"/>
                          </v:line>
                        </v:group>
                        <v:line id="_x0000_s1182" style="position:absolute;flip:y" from="10029,2724" to="10030,3473" strokeweight="1.25pt">
                          <v:stroke dashstyle="1 1" startarrowwidth="narrow" startarrowlength="long" endarrowwidth="narrow" endarrowlength="long"/>
                        </v:line>
                      </v:group>
                      <v:line id="_x0000_s1183" style="position:absolute;flip:x" from="6867,2730" to="10006,2731" strokeweight="1.25pt">
                        <v:stroke dashstyle="1 1" startarrowwidth="narrow" startarrowlength="long" endarrowwidth="narrow" endarrowlength="long"/>
                      </v:line>
                    </v:group>
                    <v:line id="_x0000_s1184" style="position:absolute;flip:y" from="6869,2047" to="6870,2738" strokeweight="1.25pt">
                      <v:stroke dashstyle="1 1" startarrowwidth="narrow" startarrowlength="long" endarrow="block" endarrowwidth="narrow"/>
                    </v:line>
                  </v:group>
                  <v:line id="_x0000_s1185" style="position:absolute" from="6879,1158" to="7340,1159" strokeweight="1.25pt">
                    <v:stroke dashstyle="1 1" startarrowwidth="narrow" startarrowlength="long" endarrowwidth="narrow" endarrowlength="long"/>
                  </v:line>
                </v:group>
                <v:line id="_x0000_s1186" style="position:absolute;flip:y" from="7319,262" to="7320,1155" strokeweight="1.25pt">
                  <v:stroke dashstyle="1 1" startarrowwidth="narrow" startarrowlength="long" endarrow="block" endarrowwidth="narrow"/>
                </v:line>
              </v:group>
              <v:line id="_x0000_s1187" style="position:absolute" from="8355,406" to="10646,407" strokeweight="1.25pt">
                <v:stroke dashstyle="1 1" startarrowwidth="narrow" startarrowlength="long" endarrow="block" endarrowwidth="narrow"/>
              </v:line>
              <v:rect id="_x0000_s1188" style="position:absolute;left:8499;top:550;width:2157;height:314" filled="f" stroked="f" strokeweight="1pt">
                <v:textbox style="mso-next-textbox:#_x0000_s1188" inset="1pt,1pt,1pt,1pt">
                  <w:txbxContent>
                    <w:p w14:paraId="2D0FB246" w14:textId="77777777" w:rsidR="00AA7866" w:rsidRDefault="00AA7866" w:rsidP="004C02EF">
                      <w:r>
                        <w:t>implicit prototype link</w:t>
                      </w:r>
                    </w:p>
                  </w:txbxContent>
                </v:textbox>
              </v:rect>
            </v:group>
            <v:line id="_x0000_s1189" style="position:absolute" from="8352,1152" to="10643,1153" strokeweight="1.25pt">
              <v:stroke startarrowwidth="narrow" startarrowlength="long" endarrow="block" endarrowwidth="narrow"/>
            </v:line>
            <v:rect id="_x0000_s1190" style="position:absolute;left:8496;top:1296;width:2171;height:631" filled="f" stroked="f" strokeweight="1pt">
              <v:textbox style="mso-next-textbox:#_x0000_s1190" inset="1pt,1pt,1pt,1pt">
                <w:txbxContent>
                  <w:p w14:paraId="2CC8C1CE" w14:textId="77777777" w:rsidR="00AA7866" w:rsidRPr="004E7DC4" w:rsidRDefault="00AA7866" w:rsidP="004C02EF">
                    <w:pPr>
                      <w:jc w:val="left"/>
                      <w:rPr>
                        <w:sz w:val="18"/>
                        <w:szCs w:val="18"/>
                      </w:rPr>
                    </w:pPr>
                    <w:r w:rsidRPr="004E7DC4">
                      <w:rPr>
                        <w:sz w:val="18"/>
                        <w:szCs w:val="18"/>
                      </w:rPr>
                      <w:t>explicit prototype property</w:t>
                    </w:r>
                  </w:p>
                </w:txbxContent>
              </v:textbox>
            </v:rect>
          </v:group>
        </w:pict>
      </w:r>
    </w:p>
    <w:p w14:paraId="0B2278C2" w14:textId="77777777" w:rsidR="004C02EF" w:rsidRPr="00E77497" w:rsidRDefault="004C02EF" w:rsidP="004C02EF">
      <w:pPr>
        <w:pStyle w:val="Figuretitle"/>
        <w:spacing w:before="0" w:after="0" w:line="240" w:lineRule="auto"/>
        <w:rPr>
          <w:rFonts w:eastAsia="Arial Unicode MS" w:cs="Arial"/>
        </w:rPr>
      </w:pPr>
      <w:r w:rsidRPr="00E77497">
        <w:rPr>
          <w:rFonts w:eastAsia="Arial Unicode MS"/>
        </w:rPr>
        <w:t>Figure 1 — Object/Prototype Relationships</w:t>
      </w:r>
    </w:p>
    <w:p w14:paraId="447F4F6B" w14:textId="77777777" w:rsidR="004C02EF" w:rsidRPr="00E77497" w:rsidRDefault="004C02EF" w:rsidP="00086B3C">
      <w:pPr>
        <w:spacing w:before="240"/>
      </w:pPr>
      <w:r w:rsidRPr="00E77497">
        <w:t xml:space="preserve">In a class-based object-oriented language, in general, state is carried by instances, methods are carried by classes, and inheritance is only of structure and behaviour. In ECMAScript, the state and methods are carried by objects, </w:t>
      </w:r>
      <w:del w:id="89" w:author="Rev 10 Allen Wirfs-Brock" w:date="2012-09-25T13:41:00Z">
        <w:r w:rsidRPr="00E77497" w:rsidDel="00E71DBF">
          <w:delText xml:space="preserve">and </w:delText>
        </w:r>
      </w:del>
      <w:ins w:id="90" w:author="Rev 10 Allen Wirfs-Brock" w:date="2012-09-25T13:41:00Z">
        <w:r w:rsidR="00E71DBF">
          <w:t>while</w:t>
        </w:r>
        <w:r w:rsidR="00E71DBF" w:rsidRPr="00E77497">
          <w:t xml:space="preserve"> </w:t>
        </w:r>
      </w:ins>
      <w:r w:rsidRPr="00E77497">
        <w:t>structure, behaviour, and state are all inherited.</w:t>
      </w:r>
    </w:p>
    <w:p w14:paraId="63168466" w14:textId="77777777" w:rsidR="004C02EF" w:rsidRPr="00E77497" w:rsidRDefault="004C02EF" w:rsidP="004C02EF">
      <w:r w:rsidRPr="00E77497">
        <w:t>All objects that do not directly contain a particular property that their prototype contains share that property and its value. Figure 1 illustrates this:</w:t>
      </w:r>
    </w:p>
    <w:p w14:paraId="71E236A9" w14:textId="77777777" w:rsidR="004C02EF" w:rsidRPr="00E77497" w:rsidRDefault="004C02EF" w:rsidP="004C02EF">
      <w:r w:rsidRPr="00E77497">
        <w:rPr>
          <w:b/>
        </w:rPr>
        <w:t>CF</w:t>
      </w:r>
      <w:r w:rsidRPr="00E77497">
        <w:t xml:space="preserve"> is a constructor (and also an object). Five objects have been created by using </w:t>
      </w:r>
      <w:r w:rsidRPr="00E77497">
        <w:rPr>
          <w:rFonts w:ascii="Courier New" w:hAnsi="Courier New"/>
          <w:b/>
        </w:rPr>
        <w:t>new</w:t>
      </w:r>
      <w:r w:rsidRPr="00E77497">
        <w:t xml:space="preserve"> expressions: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5</w:t>
      </w:r>
      <w:r w:rsidRPr="00E77497">
        <w:t xml:space="preserve">. Each of these objects contains properties named </w:t>
      </w:r>
      <w:r w:rsidRPr="00E77497">
        <w:rPr>
          <w:rFonts w:ascii="Courier New" w:hAnsi="Courier New" w:cs="Courier New"/>
        </w:rPr>
        <w:t>q1</w:t>
      </w:r>
      <w:r w:rsidRPr="00E77497">
        <w:t xml:space="preserve"> and </w:t>
      </w:r>
      <w:r w:rsidRPr="00E77497">
        <w:rPr>
          <w:rFonts w:ascii="Courier New" w:hAnsi="Courier New" w:cs="Courier New"/>
        </w:rPr>
        <w:t>q2</w:t>
      </w:r>
      <w:r w:rsidRPr="00E77497">
        <w:t xml:space="preserve">. The dashed lines represent the implicit prototype relationship; so, for example, </w:t>
      </w:r>
      <w:r w:rsidRPr="00E77497">
        <w:rPr>
          <w:b/>
        </w:rPr>
        <w:t>cf</w:t>
      </w:r>
      <w:r w:rsidRPr="00E77497">
        <w:rPr>
          <w:b/>
          <w:vertAlign w:val="subscript"/>
        </w:rPr>
        <w:t>3</w:t>
      </w:r>
      <w:r w:rsidRPr="00E77497">
        <w:t xml:space="preserve">’s prototype is </w:t>
      </w:r>
      <w:r w:rsidRPr="00E77497">
        <w:rPr>
          <w:b/>
        </w:rPr>
        <w:t>CF</w:t>
      </w:r>
      <w:r w:rsidRPr="00E77497">
        <w:rPr>
          <w:b/>
          <w:vertAlign w:val="subscript"/>
        </w:rPr>
        <w:t>p</w:t>
      </w:r>
      <w:r w:rsidRPr="00E77497">
        <w:t xml:space="preserve">. The constructor, </w:t>
      </w:r>
      <w:r w:rsidRPr="00E77497">
        <w:rPr>
          <w:b/>
        </w:rPr>
        <w:t>CF</w:t>
      </w:r>
      <w:r w:rsidRPr="00E77497">
        <w:t xml:space="preserve">, has two properties itself, named </w:t>
      </w:r>
      <w:r w:rsidRPr="00E77497">
        <w:rPr>
          <w:rFonts w:ascii="Courier New" w:hAnsi="Courier New" w:cs="Courier New"/>
        </w:rPr>
        <w:t>P1</w:t>
      </w:r>
      <w:r w:rsidRPr="00E77497">
        <w:t xml:space="preserve"> and </w:t>
      </w:r>
      <w:r w:rsidRPr="00E77497">
        <w:rPr>
          <w:rFonts w:ascii="Courier New" w:hAnsi="Courier New" w:cs="Courier New"/>
        </w:rPr>
        <w:t>P2</w:t>
      </w:r>
      <w:r w:rsidRPr="00E77497">
        <w:t xml:space="preserve">, which are not visible to </w:t>
      </w:r>
      <w:r w:rsidRPr="00E77497">
        <w:rPr>
          <w:b/>
        </w:rPr>
        <w:t>CF</w:t>
      </w:r>
      <w:r w:rsidRPr="00E77497">
        <w:rPr>
          <w:b/>
          <w:vertAlign w:val="subscript"/>
        </w:rPr>
        <w:t>p</w:t>
      </w:r>
      <w:r w:rsidRPr="00E77497">
        <w:t xml:space="preserve">,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or </w:t>
      </w:r>
      <w:r w:rsidRPr="00E77497">
        <w:rPr>
          <w:b/>
        </w:rPr>
        <w:t>cf</w:t>
      </w:r>
      <w:r w:rsidRPr="00E77497">
        <w:rPr>
          <w:b/>
          <w:vertAlign w:val="subscript"/>
        </w:rPr>
        <w:t>5</w:t>
      </w:r>
      <w:r w:rsidRPr="00E77497">
        <w:t xml:space="preserve">. The property named </w:t>
      </w:r>
      <w:r w:rsidRPr="00E77497">
        <w:rPr>
          <w:rFonts w:ascii="Courier New" w:hAnsi="Courier New" w:cs="Courier New"/>
        </w:rPr>
        <w:t>CFP1</w:t>
      </w:r>
      <w:r w:rsidRPr="00E77497">
        <w:t xml:space="preserve"> in </w:t>
      </w:r>
      <w:r w:rsidRPr="00E77497">
        <w:rPr>
          <w:b/>
        </w:rPr>
        <w:t>CF</w:t>
      </w:r>
      <w:r w:rsidRPr="00E77497">
        <w:rPr>
          <w:b/>
          <w:vertAlign w:val="subscript"/>
        </w:rPr>
        <w:t>p</w:t>
      </w:r>
      <w:r w:rsidRPr="00E77497">
        <w:t xml:space="preserve"> is shared by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5</w:t>
      </w:r>
      <w:r w:rsidRPr="00E77497">
        <w:t xml:space="preserve"> (but not by </w:t>
      </w:r>
      <w:r w:rsidRPr="00E77497">
        <w:rPr>
          <w:b/>
        </w:rPr>
        <w:t>CF</w:t>
      </w:r>
      <w:r w:rsidRPr="00E77497">
        <w:t xml:space="preserve">), as are any properties found in </w:t>
      </w:r>
      <w:r w:rsidRPr="00E77497">
        <w:rPr>
          <w:b/>
        </w:rPr>
        <w:t>CF</w:t>
      </w:r>
      <w:r w:rsidRPr="00E77497">
        <w:rPr>
          <w:b/>
          <w:vertAlign w:val="subscript"/>
        </w:rPr>
        <w:t>p</w:t>
      </w:r>
      <w:r w:rsidRPr="00E77497">
        <w:t xml:space="preserve">’s implicit prototype chain that are not named </w:t>
      </w:r>
      <w:r w:rsidRPr="00E77497">
        <w:rPr>
          <w:rFonts w:ascii="Courier New" w:hAnsi="Courier New" w:cs="Courier New"/>
        </w:rPr>
        <w:t>q1</w:t>
      </w:r>
      <w:r w:rsidRPr="00E77497">
        <w:t xml:space="preserve">, </w:t>
      </w:r>
      <w:r w:rsidRPr="00E77497">
        <w:rPr>
          <w:rFonts w:ascii="Courier New" w:hAnsi="Courier New" w:cs="Courier New"/>
        </w:rPr>
        <w:t>q2</w:t>
      </w:r>
      <w:r w:rsidRPr="00E77497">
        <w:t xml:space="preserve">, or </w:t>
      </w:r>
      <w:r w:rsidRPr="00E77497">
        <w:rPr>
          <w:rFonts w:ascii="Courier New" w:hAnsi="Courier New" w:cs="Courier New"/>
        </w:rPr>
        <w:t>CFP1</w:t>
      </w:r>
      <w:r w:rsidRPr="00E77497">
        <w:t xml:space="preserve">. Notice that there is no implicit prototype link between </w:t>
      </w:r>
      <w:r w:rsidRPr="00E77497">
        <w:rPr>
          <w:b/>
        </w:rPr>
        <w:t>CF</w:t>
      </w:r>
      <w:r w:rsidRPr="00E77497">
        <w:t xml:space="preserve"> and </w:t>
      </w:r>
      <w:r w:rsidRPr="00E77497">
        <w:rPr>
          <w:b/>
        </w:rPr>
        <w:t>CF</w:t>
      </w:r>
      <w:r w:rsidRPr="00E77497">
        <w:rPr>
          <w:b/>
          <w:vertAlign w:val="subscript"/>
        </w:rPr>
        <w:t>p</w:t>
      </w:r>
      <w:r w:rsidRPr="00E77497">
        <w:t>.</w:t>
      </w:r>
    </w:p>
    <w:p w14:paraId="0E57EA08" w14:textId="77777777" w:rsidR="004C02EF" w:rsidRPr="00E77497" w:rsidRDefault="004C02EF" w:rsidP="004C02EF">
      <w:r w:rsidRPr="00E77497">
        <w:t xml:space="preserve">Unlike class-based object languages, properties can be added to objects dynamically by assigning values to them. That is, constructors are not required to name or assign values to all or any of the constructed object’s properties. In the above diagram, one could add a new shared property for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 xml:space="preserve">5 </w:t>
      </w:r>
      <w:r w:rsidRPr="00E77497">
        <w:t xml:space="preserve">by assigning a new value to the property in </w:t>
      </w:r>
      <w:r w:rsidRPr="00E77497">
        <w:rPr>
          <w:b/>
        </w:rPr>
        <w:t>CF</w:t>
      </w:r>
      <w:r w:rsidRPr="00E77497">
        <w:rPr>
          <w:b/>
          <w:vertAlign w:val="subscript"/>
        </w:rPr>
        <w:t>p</w:t>
      </w:r>
      <w:r w:rsidRPr="00E77497">
        <w:t>.</w:t>
      </w:r>
    </w:p>
    <w:p w14:paraId="5DB9F977" w14:textId="77777777" w:rsidR="004C02EF" w:rsidRPr="00E77497" w:rsidRDefault="004C02EF" w:rsidP="004C02EF">
      <w:pPr>
        <w:pStyle w:val="30"/>
        <w:numPr>
          <w:ilvl w:val="0"/>
          <w:numId w:val="0"/>
        </w:numPr>
      </w:pPr>
      <w:bookmarkStart w:id="91" w:name="_Toc276630922"/>
      <w:bookmarkStart w:id="92" w:name="_Toc336509390"/>
      <w:r w:rsidRPr="00E77497">
        <w:t>4.2.2</w:t>
      </w:r>
      <w:r w:rsidRPr="00E77497">
        <w:tab/>
        <w:t>The Strict Variant of ECMAScript</w:t>
      </w:r>
      <w:bookmarkEnd w:id="91"/>
      <w:bookmarkEnd w:id="92"/>
    </w:p>
    <w:p w14:paraId="42A42BCA" w14:textId="77777777" w:rsidR="004C02EF" w:rsidRPr="00E77497" w:rsidRDefault="004C02EF" w:rsidP="004C02EF">
      <w:r w:rsidRPr="00E77497">
        <w:t>The ECMAScript Language recognises the possibility that some users of the language may wish to restrict their usage of some features available in the language. They might do so in the interests of security, to avoid what they consider to be error-prone features, to get enhanced error checking, or for other reasons of their choosing. In support of this possibility, ECMAScript defines a strict variant of the language. The strict variant of the language excludes some specific syntactic and semantic features of the regular ECMAScript language and modifies the detailed semantics of some features. The strict variant also specifies additional error conditions that must be reported by throwing error exceptions in situations that are not specified as errors by the non-strict form of the language.</w:t>
      </w:r>
    </w:p>
    <w:p w14:paraId="2F30AAE4" w14:textId="77777777" w:rsidR="004C02EF" w:rsidRPr="00E77497" w:rsidRDefault="004C02EF" w:rsidP="004C02EF">
      <w:r w:rsidRPr="00E77497">
        <w:t xml:space="preserve">The strict variant of ECMAScript is commonly referred to as the </w:t>
      </w:r>
      <w:r w:rsidRPr="00E77497">
        <w:rPr>
          <w:i/>
        </w:rPr>
        <w:t>strict mode</w:t>
      </w:r>
      <w:r w:rsidRPr="00E77497">
        <w:t xml:space="preserve"> of the language. Strict mode selection and use of the strict mode syntax and semantics of ECMAScript is explicitly made at the level of individual ECMAScript code units. Because strict mode is selected at the level of a syntactic code unit, strict mode only imposes restrictions that have local effect within such a code unit. Strict mode does not restrict or modify any aspect of the ECMAScript semantics that must operate consistently across multiple code units. A complete ECMAScript program may be composed for both strict mode and non-strict mode ECMAScript code units. In this case, strict mode only applies when actually executing code that is defined within a strict mode code unit. </w:t>
      </w:r>
    </w:p>
    <w:p w14:paraId="7918C3BE" w14:textId="77777777" w:rsidR="004C02EF" w:rsidRPr="00E77497" w:rsidRDefault="004C02EF" w:rsidP="004C02EF">
      <w:r w:rsidRPr="00E77497">
        <w:t>In order to conform to this specification, an ECMAScript implementation must implement both the full unrestricted ECMAScript language and the strict mode variant of the ECMAScript language as defined by this specification. In addition, an implementation must support the combination of unrestricted and strict mode code units into a single composite program.</w:t>
      </w:r>
    </w:p>
    <w:p w14:paraId="461A44D6" w14:textId="77777777" w:rsidR="004C02EF" w:rsidRPr="00E77497" w:rsidRDefault="004C02EF" w:rsidP="004C02EF">
      <w:pPr>
        <w:pStyle w:val="20"/>
        <w:numPr>
          <w:ilvl w:val="0"/>
          <w:numId w:val="0"/>
        </w:numPr>
      </w:pPr>
      <w:bookmarkStart w:id="93" w:name="_Toc276630923"/>
      <w:bookmarkStart w:id="94" w:name="_Toc336509391"/>
      <w:r w:rsidRPr="00E77497">
        <w:t>4.3</w:t>
      </w:r>
      <w:r w:rsidRPr="00E77497">
        <w:tab/>
        <w:t>Terms and definitions</w:t>
      </w:r>
      <w:bookmarkEnd w:id="93"/>
      <w:bookmarkEnd w:id="94"/>
    </w:p>
    <w:p w14:paraId="78CFA679" w14:textId="77777777" w:rsidR="004C02EF" w:rsidRPr="00E77497" w:rsidRDefault="004C02EF" w:rsidP="004C02EF">
      <w:r w:rsidRPr="00E77497">
        <w:t>For the purposes of this document, the following terms and definitions apply.</w:t>
      </w:r>
    </w:p>
    <w:p w14:paraId="51325CE7" w14:textId="77777777" w:rsidR="004C02EF" w:rsidRPr="00E77497" w:rsidRDefault="004C02EF" w:rsidP="004C02EF">
      <w:pPr>
        <w:pStyle w:val="TermNum"/>
      </w:pPr>
      <w:bookmarkStart w:id="95" w:name="_Toc472818721"/>
      <w:bookmarkStart w:id="96" w:name="_Toc235503267"/>
      <w:r w:rsidRPr="00E77497">
        <w:t>4.3.1</w:t>
      </w:r>
    </w:p>
    <w:bookmarkEnd w:id="95"/>
    <w:bookmarkEnd w:id="96"/>
    <w:p w14:paraId="1422E7F5" w14:textId="77777777" w:rsidR="004C02EF" w:rsidRPr="00E77497" w:rsidRDefault="004C02EF" w:rsidP="004C02EF">
      <w:pPr>
        <w:pStyle w:val="Terms"/>
      </w:pPr>
      <w:r w:rsidRPr="00E77497">
        <w:t>type</w:t>
      </w:r>
    </w:p>
    <w:p w14:paraId="1A2953E9" w14:textId="77777777" w:rsidR="004C02EF" w:rsidRPr="00E77497" w:rsidRDefault="004C02EF" w:rsidP="004C02EF">
      <w:pPr>
        <w:pStyle w:val="Definition"/>
      </w:pPr>
      <w:r w:rsidRPr="00E77497">
        <w:t>set of data values as defined in Clause 8 of this specification</w:t>
      </w:r>
    </w:p>
    <w:p w14:paraId="3E84C412" w14:textId="77777777" w:rsidR="004C02EF" w:rsidRPr="00E77497" w:rsidRDefault="004C02EF" w:rsidP="004C02EF">
      <w:pPr>
        <w:pStyle w:val="TermNum"/>
      </w:pPr>
      <w:bookmarkStart w:id="97" w:name="_Toc385672087"/>
      <w:bookmarkStart w:id="98" w:name="_Toc393690178"/>
      <w:bookmarkStart w:id="99" w:name="_Toc472818722"/>
      <w:bookmarkStart w:id="100" w:name="_Toc235503268"/>
      <w:r w:rsidRPr="00E77497">
        <w:t>4.3.2</w:t>
      </w:r>
    </w:p>
    <w:p w14:paraId="0662C9BF" w14:textId="77777777" w:rsidR="004C02EF" w:rsidRPr="00E77497" w:rsidRDefault="004C02EF" w:rsidP="004C02EF">
      <w:pPr>
        <w:pStyle w:val="Terms"/>
      </w:pPr>
      <w:r w:rsidRPr="00E77497">
        <w:t xml:space="preserve">primitive </w:t>
      </w:r>
      <w:bookmarkEnd w:id="97"/>
      <w:bookmarkEnd w:id="98"/>
      <w:bookmarkEnd w:id="99"/>
      <w:bookmarkEnd w:id="100"/>
      <w:r w:rsidRPr="00E77497">
        <w:t>value</w:t>
      </w:r>
    </w:p>
    <w:p w14:paraId="16E26ABF" w14:textId="77777777" w:rsidR="004C02EF" w:rsidRPr="00E77497" w:rsidRDefault="004C02EF" w:rsidP="004C02EF">
      <w:pPr>
        <w:pStyle w:val="Definition"/>
      </w:pPr>
      <w:r w:rsidRPr="00E77497">
        <w:t>member of one of the types Undefined, Null, Boolean, Number, or String as defined in Clause 8</w:t>
      </w:r>
    </w:p>
    <w:p w14:paraId="0725EA5F" w14:textId="77777777" w:rsidR="004C02EF" w:rsidRPr="00E77497" w:rsidRDefault="004C02EF" w:rsidP="004C02EF">
      <w:pPr>
        <w:pStyle w:val="Note"/>
      </w:pPr>
      <w:r w:rsidRPr="00E77497">
        <w:t>NOTE</w:t>
      </w:r>
      <w:r w:rsidRPr="00E77497">
        <w:tab/>
        <w:t>A primitive value is a datum that is represented directly at the lowest level of the language implementation.</w:t>
      </w:r>
      <w:bookmarkStart w:id="101" w:name="_Toc385672088"/>
      <w:bookmarkStart w:id="102" w:name="_Toc393690179"/>
    </w:p>
    <w:p w14:paraId="549CEED7" w14:textId="77777777" w:rsidR="004C02EF" w:rsidRPr="00E77497" w:rsidRDefault="004C02EF" w:rsidP="004C02EF">
      <w:pPr>
        <w:pStyle w:val="TermNum"/>
      </w:pPr>
      <w:bookmarkStart w:id="103" w:name="_Toc472818723"/>
      <w:bookmarkStart w:id="104" w:name="_Toc235503269"/>
      <w:r w:rsidRPr="00E77497">
        <w:t>4.3.3</w:t>
      </w:r>
    </w:p>
    <w:bookmarkEnd w:id="101"/>
    <w:bookmarkEnd w:id="102"/>
    <w:bookmarkEnd w:id="103"/>
    <w:bookmarkEnd w:id="104"/>
    <w:p w14:paraId="23838E04" w14:textId="77777777" w:rsidR="004C02EF" w:rsidRPr="00E77497" w:rsidRDefault="004C02EF" w:rsidP="004C02EF">
      <w:pPr>
        <w:pStyle w:val="Terms"/>
      </w:pPr>
      <w:r w:rsidRPr="00E77497">
        <w:t>object</w:t>
      </w:r>
    </w:p>
    <w:p w14:paraId="08EBF61D" w14:textId="77777777" w:rsidR="004C02EF" w:rsidRPr="00E77497" w:rsidRDefault="004C02EF" w:rsidP="004C02EF">
      <w:pPr>
        <w:pStyle w:val="Definition"/>
      </w:pPr>
      <w:r w:rsidRPr="00E77497">
        <w:t>member of the type Object</w:t>
      </w:r>
    </w:p>
    <w:p w14:paraId="5F4D7506" w14:textId="77777777" w:rsidR="004C02EF" w:rsidRPr="00E77497" w:rsidRDefault="004C02EF" w:rsidP="004C02EF">
      <w:pPr>
        <w:pStyle w:val="Note"/>
      </w:pPr>
      <w:r w:rsidRPr="00E77497">
        <w:t>NOTE</w:t>
      </w:r>
      <w:r w:rsidRPr="00E77497">
        <w:tab/>
        <w:t>An object is a collection of properties</w:t>
      </w:r>
      <w:bookmarkStart w:id="105" w:name="_Toc385672089"/>
      <w:bookmarkStart w:id="106" w:name="_Toc393690180"/>
      <w:r w:rsidRPr="00E77497">
        <w:t xml:space="preserve"> and has a single prototype object. The prototype may be the null value.</w:t>
      </w:r>
    </w:p>
    <w:p w14:paraId="398F53C0" w14:textId="77777777" w:rsidR="004C02EF" w:rsidRPr="00E77497" w:rsidRDefault="004C02EF" w:rsidP="004C02EF">
      <w:pPr>
        <w:pStyle w:val="TermNum"/>
      </w:pPr>
      <w:bookmarkStart w:id="107" w:name="_Ref457703927"/>
      <w:bookmarkStart w:id="108" w:name="_Toc472818724"/>
      <w:bookmarkStart w:id="109" w:name="_Toc235503270"/>
      <w:r w:rsidRPr="00E77497">
        <w:t>4.3.4</w:t>
      </w:r>
    </w:p>
    <w:bookmarkEnd w:id="105"/>
    <w:bookmarkEnd w:id="106"/>
    <w:bookmarkEnd w:id="107"/>
    <w:bookmarkEnd w:id="108"/>
    <w:bookmarkEnd w:id="109"/>
    <w:p w14:paraId="4A8CCE28" w14:textId="77777777" w:rsidR="004C02EF" w:rsidRPr="00E77497" w:rsidRDefault="004C02EF" w:rsidP="004C02EF">
      <w:pPr>
        <w:pStyle w:val="Terms"/>
      </w:pPr>
      <w:r w:rsidRPr="00E77497">
        <w:t>constructor</w:t>
      </w:r>
    </w:p>
    <w:p w14:paraId="16CDB378" w14:textId="77777777" w:rsidR="004C02EF" w:rsidRPr="00E77497" w:rsidRDefault="004C02EF" w:rsidP="004C02EF">
      <w:pPr>
        <w:pStyle w:val="Definition"/>
      </w:pPr>
      <w:r w:rsidRPr="00E77497">
        <w:t>function object that creates and initialises objects</w:t>
      </w:r>
    </w:p>
    <w:p w14:paraId="6C6ABB63" w14:textId="77777777" w:rsidR="004C02EF" w:rsidRPr="00E77497" w:rsidRDefault="004C02EF" w:rsidP="004C02EF">
      <w:pPr>
        <w:pStyle w:val="Note"/>
      </w:pPr>
      <w:r w:rsidRPr="00E77497">
        <w:t>NOTE</w:t>
      </w:r>
      <w:r w:rsidRPr="00E77497">
        <w:tab/>
        <w:t>The value of a constructor’s “</w:t>
      </w:r>
      <w:r w:rsidRPr="00E77497">
        <w:rPr>
          <w:rFonts w:ascii="Courier New" w:hAnsi="Courier New" w:cs="Courier New"/>
        </w:rPr>
        <w:t>prototype</w:t>
      </w:r>
      <w:r w:rsidRPr="00E77497">
        <w:t>” property is a prototype object that is used to implement inheritance and shared properties.</w:t>
      </w:r>
      <w:bookmarkStart w:id="110" w:name="_Toc385672090"/>
      <w:bookmarkStart w:id="111" w:name="_Toc393690181"/>
    </w:p>
    <w:p w14:paraId="55A3B907" w14:textId="77777777" w:rsidR="004C02EF" w:rsidRPr="00E77497" w:rsidRDefault="004C02EF" w:rsidP="004C02EF">
      <w:pPr>
        <w:pStyle w:val="TermNum"/>
      </w:pPr>
      <w:bookmarkStart w:id="112" w:name="_Toc472818725"/>
      <w:bookmarkStart w:id="113" w:name="_Toc235503271"/>
      <w:r w:rsidRPr="00E77497">
        <w:t>4.3.5</w:t>
      </w:r>
    </w:p>
    <w:bookmarkEnd w:id="110"/>
    <w:bookmarkEnd w:id="111"/>
    <w:bookmarkEnd w:id="112"/>
    <w:bookmarkEnd w:id="113"/>
    <w:p w14:paraId="04FE2953" w14:textId="77777777" w:rsidR="004C02EF" w:rsidRPr="00E77497" w:rsidRDefault="004C02EF" w:rsidP="004C02EF">
      <w:pPr>
        <w:pStyle w:val="Terms"/>
      </w:pPr>
      <w:r w:rsidRPr="00E77497">
        <w:t>prototype</w:t>
      </w:r>
    </w:p>
    <w:p w14:paraId="2583F839" w14:textId="77777777" w:rsidR="004C02EF" w:rsidRPr="00E77497" w:rsidRDefault="004C02EF" w:rsidP="004C02EF">
      <w:pPr>
        <w:pStyle w:val="Definition"/>
      </w:pPr>
      <w:r w:rsidRPr="00E77497">
        <w:t>object that provides shared properties for other objects</w:t>
      </w:r>
    </w:p>
    <w:p w14:paraId="52D6567B" w14:textId="77777777" w:rsidR="004C02EF" w:rsidRPr="00E77497" w:rsidRDefault="004C02EF" w:rsidP="004C02EF">
      <w:pPr>
        <w:pStyle w:val="Note"/>
      </w:pPr>
      <w:r w:rsidRPr="00E77497">
        <w:t>NOTE</w:t>
      </w:r>
      <w:r w:rsidRPr="00E77497">
        <w:tab/>
        <w:t>When a constructor creates an object, that object implicitly references the constructor’s “</w:t>
      </w:r>
      <w:r w:rsidRPr="00E77497">
        <w:rPr>
          <w:rFonts w:ascii="Courier New" w:hAnsi="Courier New" w:cs="Courier New"/>
          <w:b/>
        </w:rPr>
        <w:t>prototype</w:t>
      </w:r>
      <w:r w:rsidRPr="00E77497">
        <w:t>” property for the purpose of resolving property references. The constructor’s “</w:t>
      </w:r>
      <w:r w:rsidRPr="00E77497">
        <w:rPr>
          <w:rFonts w:ascii="Courier New" w:hAnsi="Courier New" w:cs="Courier New"/>
          <w:b/>
        </w:rPr>
        <w:t>prototype</w:t>
      </w:r>
      <w:r w:rsidRPr="00E77497">
        <w:t xml:space="preserve">” property can be referenced by the program expression </w:t>
      </w:r>
      <w:r w:rsidRPr="00E77497">
        <w:rPr>
          <w:rFonts w:ascii="Courier New" w:hAnsi="Courier New"/>
          <w:i/>
          <w:sz w:val="19"/>
        </w:rPr>
        <w:t>constructor</w:t>
      </w:r>
      <w:r w:rsidRPr="00E77497">
        <w:rPr>
          <w:rFonts w:ascii="Courier New" w:hAnsi="Courier New"/>
          <w:b/>
          <w:sz w:val="19"/>
        </w:rPr>
        <w:t>.prototype</w:t>
      </w:r>
      <w:r w:rsidRPr="00E77497">
        <w:t>, and properties added to an object’s prototype are shared, through inheritance, by all objects sharing the prototype.</w:t>
      </w:r>
      <w:bookmarkStart w:id="114" w:name="_Toc385672091"/>
      <w:bookmarkStart w:id="115" w:name="_Toc393690182"/>
      <w:r w:rsidRPr="00E77497">
        <w:t xml:space="preserve"> Alternatively, a new object may be created with an explicitly specified prototype by using the </w:t>
      </w:r>
      <w:r w:rsidRPr="00E77497">
        <w:rPr>
          <w:rFonts w:ascii="Courier New" w:hAnsi="Courier New"/>
          <w:b/>
          <w:sz w:val="19"/>
        </w:rPr>
        <w:t>Object.create</w:t>
      </w:r>
      <w:r w:rsidRPr="00E77497">
        <w:t xml:space="preserve"> built-in function.</w:t>
      </w:r>
    </w:p>
    <w:p w14:paraId="03C09A3C" w14:textId="77777777" w:rsidR="004C02EF" w:rsidRPr="00E77497" w:rsidRDefault="004C02EF" w:rsidP="004C02EF">
      <w:pPr>
        <w:pStyle w:val="TermNum"/>
      </w:pPr>
      <w:bookmarkStart w:id="116" w:name="_Toc472818726"/>
      <w:bookmarkStart w:id="117" w:name="_Toc235503272"/>
      <w:r w:rsidRPr="00E77497">
        <w:t>4.3.6</w:t>
      </w:r>
    </w:p>
    <w:p w14:paraId="0EE99258" w14:textId="77777777" w:rsidR="004C02EF" w:rsidRPr="00E77497" w:rsidRDefault="004C02EF" w:rsidP="004C02EF">
      <w:pPr>
        <w:pStyle w:val="Terms"/>
      </w:pPr>
      <w:del w:id="118" w:author="Rev 9 Allen Wirfs-Brock" w:date="2012-07-07T17:30:00Z">
        <w:r w:rsidRPr="00E77497" w:rsidDel="00575506">
          <w:delText xml:space="preserve">native </w:delText>
        </w:r>
      </w:del>
      <w:bookmarkEnd w:id="114"/>
      <w:bookmarkEnd w:id="115"/>
      <w:bookmarkEnd w:id="116"/>
      <w:bookmarkEnd w:id="117"/>
      <w:ins w:id="119" w:author="Rev 9 Allen Wirfs-Brock" w:date="2012-07-07T17:30:00Z">
        <w:r w:rsidR="00575506">
          <w:t>ordinary</w:t>
        </w:r>
        <w:r w:rsidR="00575506" w:rsidRPr="00E77497">
          <w:t xml:space="preserve"> </w:t>
        </w:r>
      </w:ins>
      <w:r w:rsidRPr="00E77497">
        <w:t>object</w:t>
      </w:r>
    </w:p>
    <w:p w14:paraId="319FE355" w14:textId="77777777" w:rsidR="004C02EF" w:rsidRPr="00E77497" w:rsidRDefault="004C02EF" w:rsidP="004C02EF">
      <w:pPr>
        <w:pStyle w:val="Definition"/>
      </w:pPr>
      <w:r w:rsidRPr="00E77497">
        <w:t xml:space="preserve">object </w:t>
      </w:r>
      <w:del w:id="120" w:author="Rev 9 Allen Wirfs-Brock" w:date="2012-07-07T18:02:00Z">
        <w:r w:rsidRPr="00E77497" w:rsidDel="000625F1">
          <w:delText xml:space="preserve">in an ECMAScript implementation </w:delText>
        </w:r>
      </w:del>
      <w:del w:id="121" w:author="Rev 9 Allen Wirfs-Brock" w:date="2012-07-07T17:31:00Z">
        <w:r w:rsidRPr="00E77497" w:rsidDel="00575506">
          <w:delText>whose semantics are fully defined by this specification rather than by  the host environment</w:delText>
        </w:r>
      </w:del>
      <w:ins w:id="122" w:author="Rev 9 Allen Wirfs-Brock" w:date="2012-07-07T17:31:00Z">
        <w:r w:rsidR="00575506">
          <w:t>that</w:t>
        </w:r>
        <w:r w:rsidR="00EB2682">
          <w:t xml:space="preserve"> ha</w:t>
        </w:r>
      </w:ins>
      <w:ins w:id="123" w:author="Rev 9 Allen Wirfs-Brock" w:date="2012-07-07T18:01:00Z">
        <w:r w:rsidR="000625F1">
          <w:t>s</w:t>
        </w:r>
      </w:ins>
      <w:ins w:id="124" w:author="Rev 9 Allen Wirfs-Brock" w:date="2012-07-07T17:31:00Z">
        <w:r w:rsidR="00EB2682">
          <w:t xml:space="preserve"> the default </w:t>
        </w:r>
      </w:ins>
      <w:ins w:id="125" w:author="Rev 9 Allen Wirfs-Brock" w:date="2012-07-07T17:32:00Z">
        <w:r w:rsidR="00EB2682">
          <w:t>behaviour</w:t>
        </w:r>
      </w:ins>
      <w:ins w:id="126" w:author="Rev 9 Allen Wirfs-Brock" w:date="2012-07-07T17:31:00Z">
        <w:r w:rsidR="00EB2682">
          <w:t xml:space="preserve"> </w:t>
        </w:r>
      </w:ins>
      <w:ins w:id="127" w:author="Rev 9 Allen Wirfs-Brock" w:date="2012-07-07T17:32:00Z">
        <w:r w:rsidR="00EB2682">
          <w:t xml:space="preserve">for the internal methods that </w:t>
        </w:r>
      </w:ins>
      <w:ins w:id="128" w:author="Rev 9 Allen Wirfs-Brock" w:date="2012-07-07T18:02:00Z">
        <w:r w:rsidR="000625F1">
          <w:t>must</w:t>
        </w:r>
      </w:ins>
      <w:ins w:id="129" w:author="Rev 9 Allen Wirfs-Brock" w:date="2012-07-07T17:32:00Z">
        <w:r w:rsidR="00EB2682">
          <w:t xml:space="preserve"> be supported by all </w:t>
        </w:r>
      </w:ins>
      <w:ins w:id="130" w:author="Rev 9 Allen Wirfs-Brock" w:date="2012-07-07T18:02:00Z">
        <w:r w:rsidR="000625F1">
          <w:t xml:space="preserve">ECMAScript </w:t>
        </w:r>
      </w:ins>
      <w:ins w:id="131" w:author="Rev 9 Allen Wirfs-Brock" w:date="2012-07-07T17:32:00Z">
        <w:r w:rsidR="00EB2682">
          <w:t>objects.</w:t>
        </w:r>
      </w:ins>
    </w:p>
    <w:p w14:paraId="5DE0F18B" w14:textId="77777777" w:rsidR="004C02EF" w:rsidRPr="00E77497" w:rsidDel="00EB2682" w:rsidRDefault="004C02EF" w:rsidP="004C02EF">
      <w:pPr>
        <w:pStyle w:val="Note"/>
        <w:rPr>
          <w:del w:id="132" w:author="Rev 9 Allen Wirfs-Brock" w:date="2012-07-07T17:32:00Z"/>
        </w:rPr>
      </w:pPr>
      <w:del w:id="133" w:author="Rev 9 Allen Wirfs-Brock" w:date="2012-07-07T17:32:00Z">
        <w:r w:rsidRPr="00E77497" w:rsidDel="00EB2682">
          <w:delText>NOTE</w:delText>
        </w:r>
        <w:r w:rsidRPr="00E77497" w:rsidDel="00EB2682">
          <w:tab/>
          <w:delText>Standard native objects are defined in this specification. Some native objects are built-in; others may be constructed during the course of execution of an ECMAScript program.</w:delText>
        </w:r>
        <w:bookmarkStart w:id="134" w:name="_Toc393690183"/>
        <w:bookmarkStart w:id="135" w:name="_Toc385672092"/>
      </w:del>
    </w:p>
    <w:p w14:paraId="199F4E25" w14:textId="77777777" w:rsidR="004C02EF" w:rsidRPr="00E77497" w:rsidRDefault="004C02EF" w:rsidP="004C02EF">
      <w:pPr>
        <w:pStyle w:val="TermNum"/>
      </w:pPr>
      <w:bookmarkStart w:id="136" w:name="_Toc472818727"/>
      <w:bookmarkStart w:id="137" w:name="_Toc235503273"/>
      <w:r w:rsidRPr="00E77497">
        <w:t>4.3.7</w:t>
      </w:r>
    </w:p>
    <w:p w14:paraId="0F85A375" w14:textId="77777777" w:rsidR="004C02EF" w:rsidRPr="00E77497" w:rsidRDefault="004C02EF" w:rsidP="004C02EF">
      <w:pPr>
        <w:pStyle w:val="TermNum"/>
      </w:pPr>
      <w:r w:rsidRPr="00E77497">
        <w:t xml:space="preserve">built-in </w:t>
      </w:r>
      <w:bookmarkEnd w:id="134"/>
      <w:bookmarkEnd w:id="136"/>
      <w:bookmarkEnd w:id="137"/>
      <w:r w:rsidRPr="00E77497">
        <w:t>object</w:t>
      </w:r>
    </w:p>
    <w:p w14:paraId="14DC73F5" w14:textId="77777777" w:rsidR="004C02EF" w:rsidRPr="00E77497" w:rsidRDefault="004C02EF" w:rsidP="004C02EF">
      <w:pPr>
        <w:pStyle w:val="Definition"/>
      </w:pPr>
      <w:r w:rsidRPr="00E77497">
        <w:t>object supplied by an ECMAScript implementation, independent of the host environment, that is present at the start of the execution of an ECMAScript program</w:t>
      </w:r>
    </w:p>
    <w:p w14:paraId="6859372C" w14:textId="77777777" w:rsidR="004C02EF" w:rsidRPr="00E77497" w:rsidRDefault="004C02EF" w:rsidP="004C02EF">
      <w:pPr>
        <w:pStyle w:val="Note"/>
      </w:pPr>
      <w:r w:rsidRPr="00E77497">
        <w:t>NOTE</w:t>
      </w:r>
      <w:r w:rsidRPr="00E77497">
        <w:tab/>
        <w:t xml:space="preserve">Standard built-in objects are defined in this specification, and an ECMAScript implementation may specify and define others. </w:t>
      </w:r>
      <w:del w:id="138" w:author="Rev 9 Allen Wirfs-Brock" w:date="2012-07-07T17:37:00Z">
        <w:r w:rsidRPr="00E77497" w:rsidDel="00EB2682">
          <w:delText>Every built-in object is a native object.</w:delText>
        </w:r>
        <w:bookmarkStart w:id="139" w:name="_Toc393690184"/>
        <w:r w:rsidRPr="00E77497" w:rsidDel="00EB2682">
          <w:delText xml:space="preserve"> </w:delText>
        </w:r>
      </w:del>
      <w:r w:rsidRPr="00E77497">
        <w:t xml:space="preserve">A </w:t>
      </w:r>
      <w:r w:rsidRPr="00E77497">
        <w:rPr>
          <w:i/>
        </w:rPr>
        <w:t>built-in constructor</w:t>
      </w:r>
      <w:r w:rsidRPr="00E77497">
        <w:rPr>
          <w:b/>
          <w:i/>
        </w:rPr>
        <w:t xml:space="preserve"> </w:t>
      </w:r>
      <w:r w:rsidRPr="00E77497">
        <w:t>is a built-in object that is also a constructor.</w:t>
      </w:r>
    </w:p>
    <w:p w14:paraId="41A68387" w14:textId="77777777" w:rsidR="004C02EF" w:rsidRPr="00E77497" w:rsidRDefault="004C02EF" w:rsidP="004C02EF">
      <w:pPr>
        <w:pStyle w:val="TermNum"/>
      </w:pPr>
      <w:bookmarkStart w:id="140" w:name="_Toc472818728"/>
      <w:bookmarkStart w:id="141" w:name="_Toc235503274"/>
      <w:r w:rsidRPr="00E77497">
        <w:t>4.3.8</w:t>
      </w:r>
    </w:p>
    <w:p w14:paraId="2C10A524" w14:textId="77777777" w:rsidR="004C02EF" w:rsidRPr="00E77497" w:rsidRDefault="004C02EF" w:rsidP="004C02EF">
      <w:pPr>
        <w:pStyle w:val="Terms"/>
      </w:pPr>
      <w:del w:id="142" w:author="Rev 9 Allen Wirfs-Brock" w:date="2012-07-07T18:01:00Z">
        <w:r w:rsidRPr="00E77497" w:rsidDel="000625F1">
          <w:delText xml:space="preserve">host </w:delText>
        </w:r>
      </w:del>
      <w:bookmarkEnd w:id="135"/>
      <w:bookmarkEnd w:id="139"/>
      <w:bookmarkEnd w:id="140"/>
      <w:bookmarkEnd w:id="141"/>
      <w:ins w:id="143" w:author="Rev 9 Allen Wirfs-Brock" w:date="2012-07-07T18:01:00Z">
        <w:r w:rsidR="000625F1">
          <w:t>exotic</w:t>
        </w:r>
        <w:r w:rsidR="000625F1" w:rsidRPr="00E77497">
          <w:t xml:space="preserve"> </w:t>
        </w:r>
      </w:ins>
      <w:r w:rsidRPr="00E77497">
        <w:t>object</w:t>
      </w:r>
    </w:p>
    <w:p w14:paraId="159C1A6A" w14:textId="77777777" w:rsidR="004C02EF" w:rsidRPr="00E77497" w:rsidRDefault="004C02EF" w:rsidP="004C02EF">
      <w:pPr>
        <w:pStyle w:val="Definition"/>
      </w:pPr>
      <w:r w:rsidRPr="00E77497">
        <w:t xml:space="preserve">object </w:t>
      </w:r>
      <w:ins w:id="144" w:author="Rev 9 Allen Wirfs-Brock" w:date="2012-07-07T18:02:00Z">
        <w:r w:rsidR="000625F1">
          <w:t xml:space="preserve">that has some alternative behaviour for </w:t>
        </w:r>
      </w:ins>
      <w:ins w:id="145" w:author="Rev 9 Allen Wirfs-Brock" w:date="2012-07-07T18:03:00Z">
        <w:r w:rsidR="000625F1">
          <w:t>one or more of the</w:t>
        </w:r>
      </w:ins>
      <w:ins w:id="146" w:author="Rev 9 Allen Wirfs-Brock" w:date="2012-07-07T18:02:00Z">
        <w:r w:rsidR="000625F1">
          <w:t xml:space="preserve"> internal methods that must be supported by all ECMAScript objects.</w:t>
        </w:r>
      </w:ins>
      <w:del w:id="147" w:author="Rev 9 Allen Wirfs-Brock" w:date="2012-07-07T18:02:00Z">
        <w:r w:rsidRPr="00E77497" w:rsidDel="000625F1">
          <w:delText>supplied by the host environment to complete the execution environment of ECMAScript</w:delText>
        </w:r>
      </w:del>
    </w:p>
    <w:p w14:paraId="20AE2129" w14:textId="77777777" w:rsidR="004C02EF" w:rsidRPr="00E77497" w:rsidRDefault="004C02EF" w:rsidP="004C02EF">
      <w:pPr>
        <w:pStyle w:val="Note"/>
      </w:pPr>
      <w:r w:rsidRPr="00E77497">
        <w:t>NOTE</w:t>
      </w:r>
      <w:r w:rsidRPr="00E77497">
        <w:tab/>
        <w:t xml:space="preserve">Any object that is not </w:t>
      </w:r>
      <w:ins w:id="148" w:author="Rev 9 Allen Wirfs-Brock" w:date="2012-07-07T18:03:00Z">
        <w:r w:rsidR="000625F1">
          <w:t xml:space="preserve">an </w:t>
        </w:r>
      </w:ins>
      <w:del w:id="149" w:author="Rev 9 Allen Wirfs-Brock" w:date="2012-07-07T18:03:00Z">
        <w:r w:rsidRPr="00E77497" w:rsidDel="000625F1">
          <w:delText xml:space="preserve">native </w:delText>
        </w:r>
      </w:del>
      <w:ins w:id="150" w:author="Rev 9 Allen Wirfs-Brock" w:date="2012-07-07T18:03:00Z">
        <w:r w:rsidR="000625F1">
          <w:t>ordinary object</w:t>
        </w:r>
        <w:r w:rsidR="000625F1" w:rsidRPr="00E77497">
          <w:t xml:space="preserve"> </w:t>
        </w:r>
      </w:ins>
      <w:r w:rsidRPr="00E77497">
        <w:t>is a</w:t>
      </w:r>
      <w:ins w:id="151" w:author="Rev 9 Allen Wirfs-Brock" w:date="2012-07-07T18:03:00Z">
        <w:r w:rsidR="000625F1">
          <w:t>n</w:t>
        </w:r>
      </w:ins>
      <w:r w:rsidRPr="00E77497">
        <w:t xml:space="preserve"> </w:t>
      </w:r>
      <w:del w:id="152" w:author="Rev 9 Allen Wirfs-Brock" w:date="2012-07-07T18:03:00Z">
        <w:r w:rsidRPr="00E77497" w:rsidDel="000625F1">
          <w:delText xml:space="preserve">host </w:delText>
        </w:r>
      </w:del>
      <w:ins w:id="153" w:author="Rev 9 Allen Wirfs-Brock" w:date="2012-07-07T18:03:00Z">
        <w:r w:rsidR="000625F1">
          <w:t>exotic</w:t>
        </w:r>
        <w:r w:rsidR="000625F1" w:rsidRPr="00E77497">
          <w:t xml:space="preserve"> </w:t>
        </w:r>
      </w:ins>
      <w:r w:rsidRPr="00E77497">
        <w:t>object.</w:t>
      </w:r>
      <w:bookmarkStart w:id="154" w:name="_Toc385672093"/>
      <w:bookmarkStart w:id="155" w:name="_Toc393690185"/>
      <w:bookmarkStart w:id="156" w:name="_Toc410465335"/>
      <w:bookmarkStart w:id="157" w:name="_Toc410465807"/>
      <w:bookmarkStart w:id="158" w:name="_Toc410466906"/>
      <w:bookmarkStart w:id="159" w:name="_Toc410533182"/>
    </w:p>
    <w:p w14:paraId="533AF4C4" w14:textId="77777777" w:rsidR="004C02EF" w:rsidRPr="00E77497" w:rsidRDefault="004C02EF" w:rsidP="004C02EF">
      <w:pPr>
        <w:pStyle w:val="TermNum"/>
      </w:pPr>
      <w:bookmarkStart w:id="160" w:name="_Toc472818729"/>
      <w:bookmarkStart w:id="161" w:name="_Toc235503275"/>
      <w:r w:rsidRPr="00E77497">
        <w:t>4.3.9</w:t>
      </w:r>
    </w:p>
    <w:bookmarkEnd w:id="154"/>
    <w:bookmarkEnd w:id="155"/>
    <w:bookmarkEnd w:id="156"/>
    <w:bookmarkEnd w:id="157"/>
    <w:bookmarkEnd w:id="158"/>
    <w:bookmarkEnd w:id="159"/>
    <w:p w14:paraId="17CCD900" w14:textId="77777777" w:rsidR="004C02EF" w:rsidRPr="00E77497" w:rsidRDefault="004C02EF" w:rsidP="004C02EF">
      <w:pPr>
        <w:pStyle w:val="Terms"/>
      </w:pPr>
      <w:r w:rsidRPr="00E77497">
        <w:t xml:space="preserve">undefined </w:t>
      </w:r>
      <w:bookmarkEnd w:id="160"/>
      <w:bookmarkEnd w:id="161"/>
      <w:r w:rsidRPr="00E77497">
        <w:t>value</w:t>
      </w:r>
    </w:p>
    <w:p w14:paraId="28AD87A7" w14:textId="77777777" w:rsidR="004C02EF" w:rsidRPr="00E77497" w:rsidRDefault="004C02EF" w:rsidP="004C02EF">
      <w:pPr>
        <w:pStyle w:val="Definition"/>
      </w:pPr>
      <w:r w:rsidRPr="00E77497">
        <w:t>primitive value used when a variabl</w:t>
      </w:r>
      <w:bookmarkStart w:id="162" w:name="_Toc385672094"/>
      <w:bookmarkStart w:id="163" w:name="_Toc393690186"/>
      <w:r w:rsidRPr="00E77497">
        <w:t>e has not been assigned a value</w:t>
      </w:r>
    </w:p>
    <w:p w14:paraId="2439E36B" w14:textId="77777777" w:rsidR="004C02EF" w:rsidRPr="00E77497" w:rsidRDefault="004C02EF" w:rsidP="004C02EF">
      <w:pPr>
        <w:pStyle w:val="TermNum"/>
      </w:pPr>
      <w:bookmarkStart w:id="164" w:name="_Toc472818730"/>
      <w:bookmarkStart w:id="165" w:name="_Toc235503276"/>
      <w:r w:rsidRPr="00E77497">
        <w:t>4.3.10</w:t>
      </w:r>
    </w:p>
    <w:p w14:paraId="5BD639DD" w14:textId="77777777" w:rsidR="004C02EF" w:rsidRPr="00E77497" w:rsidRDefault="004C02EF" w:rsidP="004C02EF">
      <w:pPr>
        <w:pStyle w:val="Terms"/>
      </w:pPr>
      <w:r w:rsidRPr="00E77497">
        <w:t xml:space="preserve">Undefined </w:t>
      </w:r>
      <w:bookmarkEnd w:id="162"/>
      <w:bookmarkEnd w:id="163"/>
      <w:bookmarkEnd w:id="164"/>
      <w:bookmarkEnd w:id="165"/>
      <w:r w:rsidRPr="00E77497">
        <w:t>type</w:t>
      </w:r>
    </w:p>
    <w:p w14:paraId="4476C3C1" w14:textId="77777777" w:rsidR="004C02EF" w:rsidRPr="00E77497" w:rsidRDefault="004C02EF" w:rsidP="004C02EF">
      <w:pPr>
        <w:pStyle w:val="Definition"/>
      </w:pPr>
      <w:r w:rsidRPr="00E77497">
        <w:t>type whose sole val</w:t>
      </w:r>
      <w:bookmarkStart w:id="166" w:name="_Toc385672095"/>
      <w:bookmarkStart w:id="167" w:name="_Toc393690187"/>
      <w:r w:rsidRPr="00E77497">
        <w:t>ue is the undefined value</w:t>
      </w:r>
    </w:p>
    <w:p w14:paraId="1B408F3E" w14:textId="77777777" w:rsidR="004C02EF" w:rsidRPr="00E77497" w:rsidRDefault="004C02EF" w:rsidP="004C02EF">
      <w:pPr>
        <w:pStyle w:val="TermNum"/>
      </w:pPr>
      <w:bookmarkStart w:id="168" w:name="_Toc472818731"/>
      <w:bookmarkStart w:id="169" w:name="_Toc235503277"/>
      <w:r w:rsidRPr="00E77497">
        <w:t>4.3.11</w:t>
      </w:r>
    </w:p>
    <w:bookmarkEnd w:id="166"/>
    <w:bookmarkEnd w:id="167"/>
    <w:p w14:paraId="16C405FB" w14:textId="77777777" w:rsidR="004C02EF" w:rsidRPr="00E77497" w:rsidRDefault="004C02EF" w:rsidP="004C02EF">
      <w:pPr>
        <w:pStyle w:val="Terms"/>
      </w:pPr>
      <w:r w:rsidRPr="00E77497">
        <w:t xml:space="preserve">null </w:t>
      </w:r>
      <w:bookmarkEnd w:id="168"/>
      <w:bookmarkEnd w:id="169"/>
      <w:r w:rsidRPr="00E77497">
        <w:t>value</w:t>
      </w:r>
    </w:p>
    <w:p w14:paraId="79263A75" w14:textId="77777777" w:rsidR="004C02EF" w:rsidRPr="00E77497" w:rsidRDefault="004C02EF" w:rsidP="004C02EF">
      <w:pPr>
        <w:pStyle w:val="Definition"/>
      </w:pPr>
      <w:r w:rsidRPr="00E77497">
        <w:t>primitive value that represents the intentio</w:t>
      </w:r>
      <w:bookmarkStart w:id="170" w:name="_Toc385672096"/>
      <w:bookmarkStart w:id="171" w:name="_Toc393690188"/>
      <w:r w:rsidRPr="00E77497">
        <w:t>nal absence of any object value</w:t>
      </w:r>
    </w:p>
    <w:p w14:paraId="4A9D9742" w14:textId="77777777" w:rsidR="004C02EF" w:rsidRPr="00E77497" w:rsidRDefault="004C02EF" w:rsidP="004C02EF">
      <w:pPr>
        <w:pStyle w:val="TermNum"/>
      </w:pPr>
      <w:bookmarkStart w:id="172" w:name="_Toc472818732"/>
      <w:bookmarkStart w:id="173" w:name="_Toc235503278"/>
      <w:r w:rsidRPr="00E77497">
        <w:t>4.3.12</w:t>
      </w:r>
    </w:p>
    <w:p w14:paraId="1AC0A974" w14:textId="77777777" w:rsidR="004C02EF" w:rsidRPr="00E77497" w:rsidRDefault="004C02EF" w:rsidP="004C02EF">
      <w:pPr>
        <w:pStyle w:val="Terms"/>
      </w:pPr>
      <w:r w:rsidRPr="00E77497">
        <w:t xml:space="preserve">Null </w:t>
      </w:r>
      <w:bookmarkEnd w:id="170"/>
      <w:bookmarkEnd w:id="171"/>
      <w:bookmarkEnd w:id="172"/>
      <w:bookmarkEnd w:id="173"/>
      <w:r w:rsidRPr="00E77497">
        <w:t>type</w:t>
      </w:r>
    </w:p>
    <w:p w14:paraId="6C317EE3" w14:textId="77777777" w:rsidR="004C02EF" w:rsidRPr="00E77497" w:rsidRDefault="004C02EF" w:rsidP="004C02EF">
      <w:pPr>
        <w:pStyle w:val="Definition"/>
      </w:pPr>
      <w:r w:rsidRPr="00E77497">
        <w:t>type who</w:t>
      </w:r>
      <w:bookmarkStart w:id="174" w:name="_Toc385672097"/>
      <w:bookmarkStart w:id="175" w:name="_Toc393690189"/>
      <w:r w:rsidRPr="00E77497">
        <w:t>se sole value is the null value</w:t>
      </w:r>
    </w:p>
    <w:p w14:paraId="41DDA9B3" w14:textId="77777777" w:rsidR="004C02EF" w:rsidRPr="00E77497" w:rsidRDefault="004C02EF" w:rsidP="004C02EF">
      <w:pPr>
        <w:pStyle w:val="TermNum"/>
      </w:pPr>
      <w:bookmarkStart w:id="176" w:name="_Toc472818733"/>
      <w:bookmarkStart w:id="177" w:name="_Toc235503279"/>
      <w:r w:rsidRPr="00E77497">
        <w:t>4.3.13</w:t>
      </w:r>
    </w:p>
    <w:p w14:paraId="6FC40CC5" w14:textId="77777777" w:rsidR="004C02EF" w:rsidRPr="00E77497" w:rsidRDefault="004C02EF" w:rsidP="004C02EF">
      <w:pPr>
        <w:pStyle w:val="Terms"/>
      </w:pPr>
      <w:r w:rsidRPr="00E77497">
        <w:t xml:space="preserve">Boolean </w:t>
      </w:r>
      <w:bookmarkEnd w:id="174"/>
      <w:bookmarkEnd w:id="175"/>
      <w:bookmarkEnd w:id="176"/>
      <w:bookmarkEnd w:id="177"/>
      <w:r w:rsidRPr="00E77497">
        <w:t>value</w:t>
      </w:r>
    </w:p>
    <w:p w14:paraId="4F2ACC1D" w14:textId="77777777" w:rsidR="004C02EF" w:rsidRPr="00E77497" w:rsidRDefault="004C02EF" w:rsidP="004C02EF">
      <w:pPr>
        <w:pStyle w:val="Definition"/>
      </w:pPr>
      <w:r w:rsidRPr="00E77497">
        <w:t>member of the Boolean type</w:t>
      </w:r>
    </w:p>
    <w:p w14:paraId="37E559C4" w14:textId="77777777" w:rsidR="004C02EF" w:rsidRPr="00E77497" w:rsidRDefault="004C02EF" w:rsidP="004C02EF">
      <w:pPr>
        <w:pStyle w:val="Note"/>
      </w:pPr>
      <w:r w:rsidRPr="00E77497">
        <w:t>NOTE</w:t>
      </w:r>
      <w:r w:rsidRPr="00E77497">
        <w:tab/>
        <w:t xml:space="preserve">There are only two Boolean values, </w:t>
      </w:r>
      <w:r w:rsidRPr="00E77497">
        <w:rPr>
          <w:b/>
        </w:rPr>
        <w:t>true</w:t>
      </w:r>
      <w:r w:rsidRPr="00E77497">
        <w:t xml:space="preserve"> and </w:t>
      </w:r>
      <w:r w:rsidRPr="00E77497">
        <w:rPr>
          <w:b/>
        </w:rPr>
        <w:t>false</w:t>
      </w:r>
      <w:r w:rsidRPr="00E77497">
        <w:t>.</w:t>
      </w:r>
      <w:bookmarkStart w:id="178" w:name="_Toc385672098"/>
      <w:bookmarkStart w:id="179" w:name="_Toc393690190"/>
    </w:p>
    <w:p w14:paraId="74B176E3" w14:textId="77777777" w:rsidR="004C02EF" w:rsidRPr="00E77497" w:rsidRDefault="004C02EF" w:rsidP="004C02EF">
      <w:pPr>
        <w:pStyle w:val="TermNum"/>
      </w:pPr>
      <w:bookmarkStart w:id="180" w:name="_Toc472818734"/>
      <w:bookmarkStart w:id="181" w:name="_Toc235503280"/>
      <w:r w:rsidRPr="00E77497">
        <w:t>4.3.14</w:t>
      </w:r>
    </w:p>
    <w:p w14:paraId="572AD5A1" w14:textId="77777777" w:rsidR="004C02EF" w:rsidRPr="00E77497" w:rsidRDefault="004C02EF" w:rsidP="004C02EF">
      <w:pPr>
        <w:pStyle w:val="Terms"/>
      </w:pPr>
      <w:r w:rsidRPr="00E77497">
        <w:t xml:space="preserve">Boolean </w:t>
      </w:r>
      <w:bookmarkEnd w:id="178"/>
      <w:bookmarkEnd w:id="179"/>
      <w:bookmarkEnd w:id="180"/>
      <w:bookmarkEnd w:id="181"/>
      <w:r w:rsidRPr="00E77497">
        <w:t>type</w:t>
      </w:r>
    </w:p>
    <w:p w14:paraId="2152625F" w14:textId="77777777" w:rsidR="004C02EF" w:rsidRPr="00E77497" w:rsidRDefault="004C02EF" w:rsidP="004C02EF">
      <w:pPr>
        <w:pStyle w:val="Definition"/>
      </w:pPr>
      <w:r w:rsidRPr="00E77497">
        <w:t xml:space="preserve">type consisting of the primitive values </w:t>
      </w:r>
      <w:r w:rsidRPr="00E77497">
        <w:rPr>
          <w:b/>
        </w:rPr>
        <w:t>true</w:t>
      </w:r>
      <w:r w:rsidRPr="00E77497">
        <w:t xml:space="preserve"> and </w:t>
      </w:r>
      <w:r w:rsidRPr="00E77497">
        <w:rPr>
          <w:b/>
        </w:rPr>
        <w:t>false</w:t>
      </w:r>
      <w:bookmarkStart w:id="182" w:name="_Toc385672099"/>
      <w:bookmarkStart w:id="183" w:name="_Toc393690191"/>
    </w:p>
    <w:p w14:paraId="7094AB07" w14:textId="77777777" w:rsidR="004C02EF" w:rsidRPr="00E77497" w:rsidRDefault="004C02EF" w:rsidP="004C02EF">
      <w:pPr>
        <w:pStyle w:val="TermNum"/>
      </w:pPr>
      <w:bookmarkStart w:id="184" w:name="_Toc472818735"/>
      <w:bookmarkStart w:id="185" w:name="_Toc235503281"/>
      <w:r w:rsidRPr="00E77497">
        <w:t>4.3.15</w:t>
      </w:r>
    </w:p>
    <w:p w14:paraId="1272278D" w14:textId="77777777" w:rsidR="004C02EF" w:rsidRPr="00E77497" w:rsidRDefault="004C02EF" w:rsidP="004C02EF">
      <w:pPr>
        <w:pStyle w:val="Terms"/>
      </w:pPr>
      <w:r w:rsidRPr="00E77497">
        <w:t xml:space="preserve">Boolean </w:t>
      </w:r>
      <w:bookmarkEnd w:id="182"/>
      <w:bookmarkEnd w:id="183"/>
      <w:bookmarkEnd w:id="184"/>
      <w:bookmarkEnd w:id="185"/>
      <w:r w:rsidRPr="00E77497">
        <w:t>object</w:t>
      </w:r>
    </w:p>
    <w:p w14:paraId="40641760" w14:textId="77777777" w:rsidR="004C02EF" w:rsidRPr="00E77497" w:rsidRDefault="004C02EF" w:rsidP="004C02EF">
      <w:pPr>
        <w:pStyle w:val="Definition"/>
      </w:pPr>
      <w:r w:rsidRPr="00E77497">
        <w:t xml:space="preserve">member of the Object type that is an instance of the standard built-in </w:t>
      </w:r>
      <w:r w:rsidRPr="00E77497">
        <w:rPr>
          <w:rFonts w:ascii="Courier New" w:hAnsi="Courier New" w:cs="Courier New"/>
          <w:b/>
        </w:rPr>
        <w:t>Boolean</w:t>
      </w:r>
      <w:r w:rsidRPr="00E77497">
        <w:t xml:space="preserve"> constructor</w:t>
      </w:r>
    </w:p>
    <w:p w14:paraId="5AE19ED5" w14:textId="77777777" w:rsidR="004C02EF" w:rsidRPr="00E77497" w:rsidRDefault="004C02EF" w:rsidP="004C02EF">
      <w:pPr>
        <w:pStyle w:val="Note"/>
      </w:pPr>
      <w:r w:rsidRPr="00E77497">
        <w:t>NOTE</w:t>
      </w:r>
      <w:r w:rsidRPr="00E77497">
        <w:tab/>
        <w:t xml:space="preserve">A Boolean object is created by using the </w:t>
      </w:r>
      <w:r w:rsidRPr="00E77497">
        <w:rPr>
          <w:rFonts w:ascii="Courier New" w:hAnsi="Courier New" w:cs="Courier New"/>
          <w:b/>
          <w:szCs w:val="18"/>
        </w:rPr>
        <w:t>Boolean</w:t>
      </w:r>
      <w:r w:rsidRPr="00E77497">
        <w:t xml:space="preserve"> constructor in a </w:t>
      </w:r>
      <w:r w:rsidRPr="00E77497">
        <w:rPr>
          <w:rFonts w:ascii="Courier New" w:hAnsi="Courier New"/>
          <w:b/>
        </w:rPr>
        <w:t>new</w:t>
      </w:r>
      <w:r w:rsidRPr="00E77497">
        <w:t xml:space="preserve"> expression, supplying a Boolean value as an argument. The resulting object has an internal property whose value is the Boolean value. A Boolean object can be coerced to a Boolean value.</w:t>
      </w:r>
    </w:p>
    <w:p w14:paraId="1C972CDE" w14:textId="77777777" w:rsidR="004C02EF" w:rsidRPr="00E77497" w:rsidRDefault="004C02EF" w:rsidP="004C02EF">
      <w:pPr>
        <w:pStyle w:val="TermNum"/>
      </w:pPr>
      <w:bookmarkStart w:id="186" w:name="_Toc385672100"/>
      <w:bookmarkStart w:id="187" w:name="_Toc393690192"/>
      <w:bookmarkStart w:id="188" w:name="_Toc472818736"/>
      <w:bookmarkStart w:id="189" w:name="_Toc235503282"/>
      <w:r w:rsidRPr="00E77497">
        <w:t>4.3.16</w:t>
      </w:r>
    </w:p>
    <w:p w14:paraId="6EA1122B" w14:textId="77777777" w:rsidR="004C02EF" w:rsidRPr="00E77497" w:rsidRDefault="004C02EF" w:rsidP="004C02EF">
      <w:pPr>
        <w:pStyle w:val="TermNum"/>
      </w:pPr>
      <w:r w:rsidRPr="00E77497">
        <w:t xml:space="preserve">String </w:t>
      </w:r>
      <w:bookmarkEnd w:id="186"/>
      <w:bookmarkEnd w:id="187"/>
      <w:bookmarkEnd w:id="188"/>
      <w:bookmarkEnd w:id="189"/>
      <w:r w:rsidRPr="00E77497">
        <w:t>value</w:t>
      </w:r>
    </w:p>
    <w:p w14:paraId="3442ED70" w14:textId="77777777" w:rsidR="004C02EF" w:rsidRPr="00E77497" w:rsidRDefault="004C02EF" w:rsidP="004C02EF">
      <w:r w:rsidRPr="00E77497">
        <w:t>primitive value that is a finite ordered sequence of zero o</w:t>
      </w:r>
      <w:bookmarkStart w:id="190" w:name="_Toc385672101"/>
      <w:bookmarkStart w:id="191" w:name="_Toc393690193"/>
      <w:r w:rsidRPr="00E77497">
        <w:t>r more 16-bit unsigned integer</w:t>
      </w:r>
    </w:p>
    <w:p w14:paraId="069BB83C" w14:textId="77777777" w:rsidR="004C02EF" w:rsidRPr="00E77497" w:rsidRDefault="004C02EF" w:rsidP="004C02EF">
      <w:pPr>
        <w:pStyle w:val="Note"/>
      </w:pPr>
      <w:r w:rsidRPr="00E77497">
        <w:t>NOTE</w:t>
      </w:r>
      <w:r w:rsidRPr="00E77497">
        <w:tab/>
        <w:t>A String value is a member of the String type. Each integer value in the sequence usually represents a single 16-bit unit of UTF-16 text. However, ECMAScript does not place any restrictions or requirements on the values except that they must be 16-bit unsigned integers.</w:t>
      </w:r>
    </w:p>
    <w:p w14:paraId="1EF78168" w14:textId="77777777" w:rsidR="004C02EF" w:rsidRPr="00E77497" w:rsidRDefault="004C02EF" w:rsidP="004C02EF">
      <w:pPr>
        <w:pStyle w:val="TermNum"/>
      </w:pPr>
      <w:bookmarkStart w:id="192" w:name="_Toc472818737"/>
      <w:bookmarkStart w:id="193" w:name="_Toc235503283"/>
      <w:r w:rsidRPr="00E77497">
        <w:t>4.3.17</w:t>
      </w:r>
    </w:p>
    <w:p w14:paraId="182C41AF" w14:textId="77777777" w:rsidR="004C02EF" w:rsidRPr="00E77497" w:rsidRDefault="004C02EF" w:rsidP="004C02EF">
      <w:pPr>
        <w:pStyle w:val="Terms"/>
      </w:pPr>
      <w:r w:rsidRPr="00E77497">
        <w:t xml:space="preserve">String </w:t>
      </w:r>
      <w:bookmarkEnd w:id="190"/>
      <w:bookmarkEnd w:id="191"/>
      <w:bookmarkEnd w:id="192"/>
      <w:bookmarkEnd w:id="193"/>
      <w:r w:rsidRPr="00E77497">
        <w:t>type</w:t>
      </w:r>
    </w:p>
    <w:p w14:paraId="74E09450" w14:textId="77777777" w:rsidR="004C02EF" w:rsidRPr="00E77497" w:rsidRDefault="004C02EF" w:rsidP="004C02EF">
      <w:pPr>
        <w:pStyle w:val="Definition"/>
      </w:pPr>
      <w:r w:rsidRPr="00E77497">
        <w:t>se</w:t>
      </w:r>
      <w:bookmarkStart w:id="194" w:name="_Toc385672102"/>
      <w:bookmarkStart w:id="195" w:name="_Toc393690194"/>
      <w:r w:rsidRPr="00E77497">
        <w:t>t of all possible String values</w:t>
      </w:r>
    </w:p>
    <w:p w14:paraId="66A6B4AD" w14:textId="77777777" w:rsidR="004C02EF" w:rsidRPr="00E77497" w:rsidRDefault="004C02EF" w:rsidP="004C02EF">
      <w:pPr>
        <w:pStyle w:val="TermNum"/>
      </w:pPr>
      <w:bookmarkStart w:id="196" w:name="_Ref457703934"/>
      <w:bookmarkStart w:id="197" w:name="_Toc472818738"/>
      <w:bookmarkStart w:id="198" w:name="_Toc235503284"/>
      <w:r w:rsidRPr="00E77497">
        <w:t>4.3.18</w:t>
      </w:r>
    </w:p>
    <w:p w14:paraId="246E352E" w14:textId="77777777" w:rsidR="004C02EF" w:rsidRPr="00E77497" w:rsidRDefault="004C02EF" w:rsidP="004C02EF">
      <w:pPr>
        <w:pStyle w:val="Terms"/>
      </w:pPr>
      <w:r w:rsidRPr="00E77497">
        <w:t xml:space="preserve">String </w:t>
      </w:r>
      <w:bookmarkEnd w:id="194"/>
      <w:bookmarkEnd w:id="195"/>
      <w:bookmarkEnd w:id="196"/>
      <w:bookmarkEnd w:id="197"/>
      <w:bookmarkEnd w:id="198"/>
      <w:r w:rsidRPr="00E77497">
        <w:t>object</w:t>
      </w:r>
    </w:p>
    <w:p w14:paraId="32FAE181" w14:textId="77777777" w:rsidR="004C02EF" w:rsidRPr="00E77497" w:rsidRDefault="004C02EF" w:rsidP="004C02EF">
      <w:pPr>
        <w:pStyle w:val="Definition"/>
      </w:pPr>
      <w:r w:rsidRPr="00E77497">
        <w:t xml:space="preserve">member of the Object type that is an instance of the standard built-in </w:t>
      </w:r>
      <w:r w:rsidRPr="00E77497">
        <w:rPr>
          <w:rFonts w:ascii="Courier New" w:hAnsi="Courier New" w:cs="Courier New"/>
          <w:b/>
        </w:rPr>
        <w:t>String</w:t>
      </w:r>
      <w:r w:rsidRPr="00E77497">
        <w:t xml:space="preserve"> constructor</w:t>
      </w:r>
    </w:p>
    <w:p w14:paraId="5DA9E9C1" w14:textId="77777777" w:rsidR="004C02EF" w:rsidRPr="00E77497" w:rsidRDefault="004C02EF" w:rsidP="004C02EF">
      <w:pPr>
        <w:pStyle w:val="Note"/>
      </w:pPr>
      <w:r w:rsidRPr="00E77497">
        <w:t>NOTE</w:t>
      </w:r>
      <w:r w:rsidRPr="00E77497">
        <w:tab/>
        <w:t xml:space="preserve">A String object is created by using the </w:t>
      </w:r>
      <w:r w:rsidRPr="00E77497">
        <w:rPr>
          <w:rFonts w:ascii="Courier New" w:hAnsi="Courier New" w:cs="Courier New"/>
          <w:b/>
          <w:szCs w:val="18"/>
        </w:rPr>
        <w:t>String</w:t>
      </w:r>
      <w:r w:rsidRPr="00E77497">
        <w:t xml:space="preserve"> constructor in a </w:t>
      </w:r>
      <w:r w:rsidRPr="00E77497">
        <w:rPr>
          <w:rFonts w:ascii="Courier New" w:hAnsi="Courier New"/>
          <w:b/>
        </w:rPr>
        <w:t>new</w:t>
      </w:r>
      <w:r w:rsidRPr="00E77497">
        <w:t xml:space="preserve"> expression, supplying a String value as an argument. The resulting object has an internal property whose value is the String value. A String object can be coerced to a String value by calling the </w:t>
      </w:r>
      <w:r w:rsidRPr="00E77497">
        <w:rPr>
          <w:rFonts w:ascii="Courier New" w:hAnsi="Courier New" w:cs="Courier New"/>
          <w:b/>
          <w:szCs w:val="18"/>
        </w:rPr>
        <w:t>String</w:t>
      </w:r>
      <w:r w:rsidRPr="00E77497">
        <w:t xml:space="preserve"> constructor as a function (15.5.1).</w:t>
      </w:r>
    </w:p>
    <w:p w14:paraId="5A796D6C" w14:textId="77777777" w:rsidR="004C02EF" w:rsidRPr="00E77497" w:rsidRDefault="004C02EF" w:rsidP="004C02EF">
      <w:pPr>
        <w:pStyle w:val="TermNum"/>
      </w:pPr>
      <w:bookmarkStart w:id="199" w:name="_Toc385672103"/>
      <w:bookmarkStart w:id="200" w:name="_Toc393690195"/>
      <w:bookmarkStart w:id="201" w:name="_Toc472818739"/>
      <w:bookmarkStart w:id="202" w:name="_Toc235503285"/>
      <w:r w:rsidRPr="00E77497">
        <w:t>4.3.19</w:t>
      </w:r>
    </w:p>
    <w:p w14:paraId="7F67C00B" w14:textId="77777777" w:rsidR="004C02EF" w:rsidRPr="00E77497" w:rsidRDefault="004C02EF" w:rsidP="004C02EF">
      <w:pPr>
        <w:pStyle w:val="Terms"/>
      </w:pPr>
      <w:r w:rsidRPr="00E77497">
        <w:t xml:space="preserve">Number </w:t>
      </w:r>
      <w:bookmarkEnd w:id="199"/>
      <w:bookmarkEnd w:id="200"/>
      <w:bookmarkEnd w:id="201"/>
      <w:bookmarkEnd w:id="202"/>
      <w:r w:rsidRPr="00E77497">
        <w:t>value</w:t>
      </w:r>
    </w:p>
    <w:p w14:paraId="4A3F50D8" w14:textId="77777777" w:rsidR="004C02EF" w:rsidRPr="00E77497" w:rsidRDefault="004C02EF" w:rsidP="004C02EF">
      <w:pPr>
        <w:pStyle w:val="Definition"/>
      </w:pPr>
      <w:r w:rsidRPr="00E77497">
        <w:t>primitive value corresponding to a double-precision 64-bit binary format IEEE 754 value</w:t>
      </w:r>
    </w:p>
    <w:p w14:paraId="7A0D4934" w14:textId="77777777" w:rsidR="004C02EF" w:rsidRPr="00E77497" w:rsidRDefault="004C02EF" w:rsidP="004C02EF">
      <w:pPr>
        <w:pStyle w:val="Note"/>
      </w:pPr>
      <w:r w:rsidRPr="00E77497">
        <w:t>NOTE</w:t>
      </w:r>
      <w:r w:rsidRPr="00E77497">
        <w:tab/>
        <w:t>A Number value is a member of the Number</w:t>
      </w:r>
      <w:r w:rsidRPr="00E77497">
        <w:rPr>
          <w:b/>
        </w:rPr>
        <w:t xml:space="preserve"> </w:t>
      </w:r>
      <w:r w:rsidRPr="00E77497">
        <w:t>type and is a direct representation of a number.</w:t>
      </w:r>
      <w:bookmarkStart w:id="203" w:name="_Toc385672104"/>
      <w:bookmarkStart w:id="204" w:name="_Toc393690196"/>
    </w:p>
    <w:p w14:paraId="6ABE4ED1" w14:textId="77777777" w:rsidR="004C02EF" w:rsidRPr="00E77497" w:rsidRDefault="004C02EF" w:rsidP="004C02EF">
      <w:pPr>
        <w:pStyle w:val="TermNum"/>
      </w:pPr>
      <w:bookmarkStart w:id="205" w:name="_Toc472818740"/>
      <w:bookmarkStart w:id="206" w:name="_Toc235503286"/>
      <w:r w:rsidRPr="00E77497">
        <w:t>4.3.20</w:t>
      </w:r>
    </w:p>
    <w:p w14:paraId="21E29CBE" w14:textId="77777777" w:rsidR="004C02EF" w:rsidRPr="00E77497" w:rsidRDefault="004C02EF" w:rsidP="004C02EF">
      <w:pPr>
        <w:pStyle w:val="Terms"/>
      </w:pPr>
      <w:r w:rsidRPr="00E77497">
        <w:t xml:space="preserve">Number </w:t>
      </w:r>
      <w:bookmarkEnd w:id="203"/>
      <w:bookmarkEnd w:id="204"/>
      <w:bookmarkEnd w:id="205"/>
      <w:bookmarkEnd w:id="206"/>
      <w:r w:rsidRPr="00E77497">
        <w:t>type</w:t>
      </w:r>
    </w:p>
    <w:p w14:paraId="0DA3DF52" w14:textId="77777777" w:rsidR="004C02EF" w:rsidRPr="00E77497" w:rsidRDefault="004C02EF" w:rsidP="004C02EF">
      <w:pPr>
        <w:pStyle w:val="Definition"/>
      </w:pPr>
      <w:r w:rsidRPr="00E77497">
        <w:t>set of all possible Number values including the special “Not-a-Number” (NaN) value</w:t>
      </w:r>
      <w:del w:id="207" w:author="Rev 10 Allen Wirfs-Brock" w:date="2012-09-25T13:50:00Z">
        <w:r w:rsidRPr="00E77497" w:rsidDel="008F3C1F">
          <w:delText>s</w:delText>
        </w:r>
      </w:del>
      <w:r w:rsidRPr="00E77497">
        <w:t xml:space="preserve">, positive </w:t>
      </w:r>
      <w:bookmarkStart w:id="208" w:name="_Toc385672105"/>
      <w:bookmarkStart w:id="209" w:name="_Toc393690197"/>
      <w:r w:rsidRPr="00E77497">
        <w:t>infinity, and negative infinity</w:t>
      </w:r>
    </w:p>
    <w:p w14:paraId="62BB0C67" w14:textId="77777777" w:rsidR="004C02EF" w:rsidRPr="00E77497" w:rsidRDefault="004C02EF" w:rsidP="004C02EF">
      <w:pPr>
        <w:pStyle w:val="TermNum"/>
      </w:pPr>
      <w:bookmarkStart w:id="210" w:name="_Toc472818741"/>
      <w:bookmarkStart w:id="211" w:name="_Toc235503287"/>
      <w:r w:rsidRPr="00E77497">
        <w:t>4.3.21</w:t>
      </w:r>
    </w:p>
    <w:p w14:paraId="3CD7AD6D" w14:textId="77777777" w:rsidR="004C02EF" w:rsidRPr="00E77497" w:rsidRDefault="004C02EF" w:rsidP="004C02EF">
      <w:pPr>
        <w:pStyle w:val="Terms"/>
      </w:pPr>
      <w:r w:rsidRPr="00E77497">
        <w:t xml:space="preserve">Number </w:t>
      </w:r>
      <w:bookmarkEnd w:id="208"/>
      <w:bookmarkEnd w:id="209"/>
      <w:bookmarkEnd w:id="210"/>
      <w:bookmarkEnd w:id="211"/>
      <w:r w:rsidRPr="00E77497">
        <w:t>object</w:t>
      </w:r>
    </w:p>
    <w:p w14:paraId="3924F88D" w14:textId="77777777" w:rsidR="004C02EF" w:rsidRPr="00E77497" w:rsidRDefault="004C02EF" w:rsidP="004C02EF">
      <w:r w:rsidRPr="00E77497">
        <w:t xml:space="preserve">member of the Object type that is an instance of the standard built-in </w:t>
      </w:r>
      <w:r w:rsidRPr="00E77497">
        <w:rPr>
          <w:rFonts w:ascii="Courier New" w:hAnsi="Courier New" w:cs="Courier New"/>
          <w:b/>
        </w:rPr>
        <w:t>Number</w:t>
      </w:r>
      <w:r w:rsidRPr="00E77497">
        <w:t xml:space="preserve"> constructor</w:t>
      </w:r>
    </w:p>
    <w:p w14:paraId="5A601DC6" w14:textId="77777777" w:rsidR="004C02EF" w:rsidRPr="00E77497" w:rsidRDefault="004C02EF" w:rsidP="004C02EF">
      <w:pPr>
        <w:pStyle w:val="Note"/>
      </w:pPr>
      <w:r w:rsidRPr="00E77497">
        <w:t>NOTE</w:t>
      </w:r>
      <w:r w:rsidRPr="00E77497">
        <w:tab/>
        <w:t xml:space="preserve">A Number object is created by using the </w:t>
      </w:r>
      <w:r w:rsidRPr="00E77497">
        <w:rPr>
          <w:rFonts w:ascii="Courier New" w:hAnsi="Courier New" w:cs="Courier New"/>
          <w:b/>
        </w:rPr>
        <w:t>Number</w:t>
      </w:r>
      <w:r w:rsidRPr="00E77497">
        <w:t xml:space="preserve"> constructor in a </w:t>
      </w:r>
      <w:r w:rsidRPr="00E77497">
        <w:rPr>
          <w:rFonts w:ascii="Courier New" w:hAnsi="Courier New"/>
          <w:b/>
        </w:rPr>
        <w:t>new</w:t>
      </w:r>
      <w:r w:rsidRPr="00E77497">
        <w:t xml:space="preserve"> expression, supplying a Number value as an argument. The resulting object has an internal property whose value is the Number value. A Number object can be coerced to a Number value by calling the </w:t>
      </w:r>
      <w:r w:rsidRPr="00E77497">
        <w:rPr>
          <w:rFonts w:ascii="Courier New" w:hAnsi="Courier New" w:cs="Courier New"/>
          <w:b/>
        </w:rPr>
        <w:t>Number</w:t>
      </w:r>
      <w:r w:rsidRPr="00E77497">
        <w:t xml:space="preserve"> constructor as a function (15.7.1)</w:t>
      </w:r>
      <w:bookmarkStart w:id="212" w:name="_Toc385672106"/>
      <w:bookmarkStart w:id="213" w:name="_Toc393690198"/>
      <w:r w:rsidRPr="00E77497">
        <w:t>.</w:t>
      </w:r>
    </w:p>
    <w:p w14:paraId="34632BFE" w14:textId="77777777" w:rsidR="004C02EF" w:rsidRPr="00E77497" w:rsidRDefault="004C02EF" w:rsidP="004C02EF">
      <w:pPr>
        <w:pStyle w:val="TermNum"/>
      </w:pPr>
      <w:bookmarkStart w:id="214" w:name="_Toc472818742"/>
      <w:bookmarkStart w:id="215" w:name="_Toc235503288"/>
      <w:r w:rsidRPr="00E77497">
        <w:t>4.3.22</w:t>
      </w:r>
    </w:p>
    <w:p w14:paraId="5B9B7ACD" w14:textId="77777777" w:rsidR="004C02EF" w:rsidRPr="00E77497" w:rsidRDefault="004C02EF" w:rsidP="004C02EF">
      <w:pPr>
        <w:pStyle w:val="Terms"/>
      </w:pPr>
      <w:r w:rsidRPr="00E77497">
        <w:t>Infinit</w:t>
      </w:r>
      <w:bookmarkEnd w:id="212"/>
      <w:bookmarkEnd w:id="213"/>
      <w:r w:rsidRPr="00E77497">
        <w:t>y</w:t>
      </w:r>
      <w:bookmarkEnd w:id="214"/>
      <w:bookmarkEnd w:id="215"/>
    </w:p>
    <w:p w14:paraId="76C2E7E8" w14:textId="77777777" w:rsidR="004C02EF" w:rsidRPr="00E77497" w:rsidRDefault="004C02EF" w:rsidP="004C02EF">
      <w:pPr>
        <w:pStyle w:val="Definition"/>
      </w:pPr>
      <w:r w:rsidRPr="00E77497">
        <w:t xml:space="preserve">number value </w:t>
      </w:r>
      <w:r w:rsidRPr="00E77497">
        <w:rPr>
          <w:sz w:val="19"/>
        </w:rPr>
        <w:t>that</w:t>
      </w:r>
      <w:r w:rsidRPr="00E77497">
        <w:t xml:space="preserve"> is the</w:t>
      </w:r>
      <w:bookmarkStart w:id="216" w:name="_Toc385672107"/>
      <w:bookmarkStart w:id="217" w:name="_Toc393690199"/>
      <w:r w:rsidRPr="00E77497">
        <w:t xml:space="preserve"> positive infinite Number value</w:t>
      </w:r>
    </w:p>
    <w:p w14:paraId="2E479C87" w14:textId="77777777" w:rsidR="004C02EF" w:rsidRPr="00E77497" w:rsidRDefault="004C02EF" w:rsidP="004C02EF">
      <w:pPr>
        <w:pStyle w:val="TermNum"/>
      </w:pPr>
      <w:bookmarkStart w:id="218" w:name="_Hlt424497426"/>
      <w:bookmarkStart w:id="219" w:name="_Toc472818743"/>
      <w:bookmarkStart w:id="220" w:name="_Toc235503289"/>
      <w:bookmarkEnd w:id="218"/>
      <w:r w:rsidRPr="00E77497">
        <w:t>4.3.23</w:t>
      </w:r>
    </w:p>
    <w:p w14:paraId="0C4CBA97" w14:textId="77777777" w:rsidR="004C02EF" w:rsidRPr="00E77497" w:rsidRDefault="004C02EF" w:rsidP="004C02EF">
      <w:pPr>
        <w:pStyle w:val="Terms"/>
      </w:pPr>
      <w:r w:rsidRPr="00E77497">
        <w:t>Na</w:t>
      </w:r>
      <w:bookmarkEnd w:id="216"/>
      <w:bookmarkEnd w:id="217"/>
      <w:r w:rsidRPr="00E77497">
        <w:t>N</w:t>
      </w:r>
      <w:bookmarkEnd w:id="219"/>
      <w:bookmarkEnd w:id="220"/>
    </w:p>
    <w:p w14:paraId="769EFAA2" w14:textId="77777777" w:rsidR="004C02EF" w:rsidRPr="00E77497" w:rsidRDefault="004C02EF" w:rsidP="004C02EF">
      <w:r w:rsidRPr="00E77497">
        <w:t>number value that is a IEEE 754 “Not-a-Number” value</w:t>
      </w:r>
    </w:p>
    <w:p w14:paraId="4C021981" w14:textId="77777777" w:rsidR="004C02EF" w:rsidRPr="00E77497" w:rsidRDefault="004C02EF" w:rsidP="004C02EF">
      <w:pPr>
        <w:pStyle w:val="TermNum"/>
      </w:pPr>
      <w:bookmarkStart w:id="221" w:name="_Toc235503290"/>
      <w:r w:rsidRPr="00E77497">
        <w:t>4.3.24</w:t>
      </w:r>
    </w:p>
    <w:bookmarkEnd w:id="221"/>
    <w:p w14:paraId="07993F0F" w14:textId="77777777" w:rsidR="004C02EF" w:rsidRPr="00E77497" w:rsidRDefault="004C02EF" w:rsidP="004C02EF">
      <w:pPr>
        <w:pStyle w:val="Terms"/>
      </w:pPr>
      <w:r w:rsidRPr="00E77497">
        <w:t>function</w:t>
      </w:r>
    </w:p>
    <w:p w14:paraId="1D14EA15" w14:textId="77777777" w:rsidR="004C02EF" w:rsidRPr="00E77497" w:rsidRDefault="004C02EF" w:rsidP="004C02EF">
      <w:r w:rsidRPr="00E77497">
        <w:t xml:space="preserve">member of the Object type that is an instance of the standard built-in </w:t>
      </w:r>
      <w:r w:rsidRPr="00E77497">
        <w:rPr>
          <w:rFonts w:ascii="Courier New" w:hAnsi="Courier New" w:cs="Courier New"/>
          <w:b/>
        </w:rPr>
        <w:t>Function</w:t>
      </w:r>
      <w:r w:rsidRPr="00E77497">
        <w:t xml:space="preserve"> constructor and that may be invoked as a subroutine</w:t>
      </w:r>
    </w:p>
    <w:p w14:paraId="4664F3FB" w14:textId="77777777" w:rsidR="004C02EF" w:rsidRPr="00E77497" w:rsidRDefault="004C02EF" w:rsidP="004C02EF">
      <w:pPr>
        <w:pStyle w:val="Note"/>
      </w:pPr>
      <w:r w:rsidRPr="00E77497">
        <w:t>NOTE</w:t>
      </w:r>
      <w:r w:rsidRPr="00E77497">
        <w:tab/>
        <w:t>In addition to its named properties, a function contains executable code and state that determine how it behaves when invoked. A function’s code may or may not be written in ECMAScript.</w:t>
      </w:r>
    </w:p>
    <w:p w14:paraId="29F0C18C" w14:textId="77777777" w:rsidR="004C02EF" w:rsidRPr="00E77497" w:rsidRDefault="004C02EF" w:rsidP="004C02EF">
      <w:pPr>
        <w:pStyle w:val="TermNum"/>
      </w:pPr>
      <w:bookmarkStart w:id="222" w:name="_Toc235503291"/>
      <w:r w:rsidRPr="00E77497">
        <w:t>4.3.25</w:t>
      </w:r>
    </w:p>
    <w:p w14:paraId="143DD7C7" w14:textId="77777777" w:rsidR="004C02EF" w:rsidRPr="00E77497" w:rsidRDefault="004C02EF" w:rsidP="004C02EF">
      <w:pPr>
        <w:pStyle w:val="Terms"/>
      </w:pPr>
      <w:r w:rsidRPr="00E77497">
        <w:t xml:space="preserve">built-in </w:t>
      </w:r>
      <w:bookmarkEnd w:id="222"/>
      <w:r w:rsidRPr="00E77497">
        <w:t>function</w:t>
      </w:r>
    </w:p>
    <w:p w14:paraId="238B9E73" w14:textId="77777777" w:rsidR="004C02EF" w:rsidRPr="00E77497" w:rsidRDefault="004C02EF" w:rsidP="004C02EF">
      <w:r w:rsidRPr="00E77497">
        <w:t>built-in object that is a function</w:t>
      </w:r>
    </w:p>
    <w:p w14:paraId="3E4A5B3F" w14:textId="77777777" w:rsidR="004C02EF" w:rsidRPr="00C7794D" w:rsidRDefault="004C02EF" w:rsidP="004C02EF">
      <w:pPr>
        <w:pStyle w:val="Note"/>
      </w:pPr>
      <w:r w:rsidRPr="00E77497">
        <w:t>NOTE</w:t>
      </w:r>
      <w:r w:rsidRPr="00E77497">
        <w:tab/>
        <w:t xml:space="preserve">Examples of built-in functions include </w:t>
      </w:r>
      <w:r w:rsidRPr="00E77497">
        <w:rPr>
          <w:rFonts w:ascii="Courier New" w:hAnsi="Courier New" w:cs="Courier New"/>
          <w:b/>
        </w:rPr>
        <w:t>parseInt</w:t>
      </w:r>
      <w:r w:rsidRPr="00E77497">
        <w:t xml:space="preserve"> and </w:t>
      </w:r>
      <w:r w:rsidRPr="00E77497">
        <w:rPr>
          <w:rFonts w:ascii="Courier New" w:hAnsi="Courier New" w:cs="Courier New"/>
          <w:b/>
        </w:rPr>
        <w:t>Math.exp</w:t>
      </w:r>
      <w:r w:rsidRPr="00E77497">
        <w:t>. An implementation may provide implementation-dependent built-in functions that are not described in this specification.</w:t>
      </w:r>
      <w:r w:rsidRPr="00C7794D">
        <w:t xml:space="preserve"> </w:t>
      </w:r>
    </w:p>
    <w:p w14:paraId="459B65F0" w14:textId="77777777" w:rsidR="004C02EF" w:rsidRPr="004D1BD1" w:rsidRDefault="004C02EF" w:rsidP="004C02EF">
      <w:pPr>
        <w:pStyle w:val="TermNum"/>
      </w:pPr>
      <w:bookmarkStart w:id="223" w:name="_Toc235503292"/>
      <w:r w:rsidRPr="004D1BD1">
        <w:t>4.3.26</w:t>
      </w:r>
    </w:p>
    <w:bookmarkEnd w:id="223"/>
    <w:p w14:paraId="75A29129" w14:textId="77777777" w:rsidR="004C02EF" w:rsidRPr="00E65A34" w:rsidRDefault="004C02EF" w:rsidP="004C02EF">
      <w:pPr>
        <w:pStyle w:val="Terms"/>
      </w:pPr>
      <w:r w:rsidRPr="00E65A34">
        <w:t>property</w:t>
      </w:r>
    </w:p>
    <w:p w14:paraId="78A7BE16" w14:textId="77777777" w:rsidR="004C02EF" w:rsidRPr="009C202C" w:rsidRDefault="004C02EF" w:rsidP="004C02EF">
      <w:r w:rsidRPr="009C202C">
        <w:t>association between a name and a value that is a part of an object</w:t>
      </w:r>
    </w:p>
    <w:p w14:paraId="56345D48" w14:textId="77777777" w:rsidR="004C02EF" w:rsidRPr="009C202C" w:rsidRDefault="004C02EF" w:rsidP="004C02EF">
      <w:pPr>
        <w:pStyle w:val="Note"/>
      </w:pPr>
      <w:r w:rsidRPr="009C202C">
        <w:t>NOTE</w:t>
      </w:r>
      <w:r w:rsidRPr="009C202C">
        <w:tab/>
        <w:t>Depending upon the form of the property the value may be represented either directly as a data value (a primitive value, an object, or a function object) or indirectly by a pair of accessor functions.</w:t>
      </w:r>
    </w:p>
    <w:p w14:paraId="31EB86C6" w14:textId="77777777" w:rsidR="004C02EF" w:rsidRPr="00675B74" w:rsidRDefault="004C02EF" w:rsidP="004C02EF">
      <w:pPr>
        <w:pStyle w:val="TermNum"/>
      </w:pPr>
      <w:bookmarkStart w:id="224" w:name="_Toc235503293"/>
      <w:r w:rsidRPr="00675B74">
        <w:t>4.3.27</w:t>
      </w:r>
    </w:p>
    <w:bookmarkEnd w:id="224"/>
    <w:p w14:paraId="339E17D2" w14:textId="77777777" w:rsidR="004C02EF" w:rsidRPr="00E77497" w:rsidRDefault="004C02EF" w:rsidP="004C02EF">
      <w:pPr>
        <w:pStyle w:val="Terms"/>
      </w:pPr>
      <w:r w:rsidRPr="00E77497">
        <w:t>method</w:t>
      </w:r>
    </w:p>
    <w:p w14:paraId="5304AE7A" w14:textId="77777777" w:rsidR="004C02EF" w:rsidRPr="00E77497" w:rsidRDefault="004C02EF" w:rsidP="004C02EF">
      <w:r w:rsidRPr="00E77497">
        <w:t>function that is the value of a property</w:t>
      </w:r>
    </w:p>
    <w:p w14:paraId="75A65A54" w14:textId="77777777" w:rsidR="004C02EF" w:rsidRPr="00E77497" w:rsidRDefault="004C02EF" w:rsidP="004C02EF">
      <w:pPr>
        <w:pStyle w:val="Note"/>
      </w:pPr>
      <w:r w:rsidRPr="00E77497">
        <w:t>NOTE</w:t>
      </w:r>
      <w:r w:rsidRPr="00E77497">
        <w:tab/>
        <w:t xml:space="preserve">When a function is called as a method of an object, the object is passed to the function as its </w:t>
      </w:r>
      <w:r w:rsidRPr="00E77497">
        <w:rPr>
          <w:b/>
        </w:rPr>
        <w:t>this</w:t>
      </w:r>
      <w:r w:rsidRPr="00E77497">
        <w:t xml:space="preserve"> value.</w:t>
      </w:r>
    </w:p>
    <w:p w14:paraId="09E44AD2" w14:textId="77777777" w:rsidR="004C02EF" w:rsidRPr="00E77497" w:rsidRDefault="004C02EF" w:rsidP="004C02EF">
      <w:pPr>
        <w:pStyle w:val="TermNum"/>
      </w:pPr>
      <w:bookmarkStart w:id="225" w:name="_Toc235503294"/>
      <w:r w:rsidRPr="00E77497">
        <w:t>4.3.28</w:t>
      </w:r>
    </w:p>
    <w:p w14:paraId="161708F9" w14:textId="77777777" w:rsidR="004C02EF" w:rsidRPr="00E77497" w:rsidRDefault="004C02EF" w:rsidP="004C02EF">
      <w:pPr>
        <w:pStyle w:val="Terms"/>
      </w:pPr>
      <w:r w:rsidRPr="00E77497">
        <w:t>built-in method</w:t>
      </w:r>
    </w:p>
    <w:p w14:paraId="0CBFF228" w14:textId="77777777" w:rsidR="004C02EF" w:rsidRPr="00E77497" w:rsidRDefault="004C02EF" w:rsidP="004C02EF">
      <w:r w:rsidRPr="00E77497">
        <w:t>method that is a built-in function</w:t>
      </w:r>
    </w:p>
    <w:p w14:paraId="3AB996C3" w14:textId="77777777" w:rsidR="004C02EF" w:rsidRPr="00E77497" w:rsidRDefault="004C02EF" w:rsidP="004C02EF">
      <w:pPr>
        <w:pStyle w:val="Note"/>
      </w:pPr>
      <w:r w:rsidRPr="00E77497">
        <w:t>NOTE</w:t>
      </w:r>
      <w:r w:rsidRPr="00E77497">
        <w:tab/>
        <w:t xml:space="preserve">Standard built-in methods are defined in this specification, and an ECMAScript implementation may specify and provide other additional built-in methods. </w:t>
      </w:r>
    </w:p>
    <w:p w14:paraId="7CD99373" w14:textId="77777777" w:rsidR="004C02EF" w:rsidRPr="00E77497" w:rsidRDefault="004C02EF" w:rsidP="004C02EF">
      <w:pPr>
        <w:pStyle w:val="TermNum"/>
      </w:pPr>
      <w:r w:rsidRPr="00E77497">
        <w:t>4.3.29</w:t>
      </w:r>
    </w:p>
    <w:bookmarkEnd w:id="225"/>
    <w:p w14:paraId="41FA9019" w14:textId="77777777" w:rsidR="004C02EF" w:rsidRPr="00E77497" w:rsidRDefault="004C02EF" w:rsidP="004C02EF">
      <w:pPr>
        <w:pStyle w:val="Terms"/>
      </w:pPr>
      <w:r w:rsidRPr="00E77497">
        <w:t>attribute</w:t>
      </w:r>
    </w:p>
    <w:p w14:paraId="4476E985" w14:textId="77777777" w:rsidR="004C02EF" w:rsidRPr="00E77497" w:rsidRDefault="004C02EF" w:rsidP="004C02EF">
      <w:r w:rsidRPr="00E77497">
        <w:t>internal value that defines some characteristic of a property</w:t>
      </w:r>
    </w:p>
    <w:p w14:paraId="20E97660" w14:textId="77777777" w:rsidR="004C02EF" w:rsidRPr="00E77497" w:rsidRDefault="004C02EF" w:rsidP="004C02EF">
      <w:pPr>
        <w:pStyle w:val="TermNum"/>
      </w:pPr>
      <w:bookmarkStart w:id="226" w:name="_Toc235503295"/>
      <w:r w:rsidRPr="00E77497">
        <w:t>4.3.30</w:t>
      </w:r>
    </w:p>
    <w:p w14:paraId="376EF94C" w14:textId="77777777" w:rsidR="004C02EF" w:rsidRPr="00E77497" w:rsidRDefault="004C02EF" w:rsidP="004C02EF">
      <w:pPr>
        <w:pStyle w:val="Terms"/>
      </w:pPr>
      <w:r w:rsidRPr="00E77497">
        <w:t xml:space="preserve">own </w:t>
      </w:r>
      <w:bookmarkEnd w:id="226"/>
      <w:r w:rsidRPr="00E77497">
        <w:t>property</w:t>
      </w:r>
    </w:p>
    <w:p w14:paraId="375EA9D5" w14:textId="77777777" w:rsidR="004C02EF" w:rsidRPr="00E77497" w:rsidRDefault="004C02EF" w:rsidP="004C02EF">
      <w:r w:rsidRPr="00E77497">
        <w:t>property that is directly contained by its object</w:t>
      </w:r>
    </w:p>
    <w:p w14:paraId="45A62652" w14:textId="77777777" w:rsidR="004C02EF" w:rsidRPr="00E77497" w:rsidRDefault="004C02EF" w:rsidP="004C02EF">
      <w:pPr>
        <w:pStyle w:val="TermNum"/>
      </w:pPr>
      <w:bookmarkStart w:id="227" w:name="_Toc235503296"/>
      <w:r w:rsidRPr="00E77497">
        <w:t>4.3.31</w:t>
      </w:r>
    </w:p>
    <w:p w14:paraId="1218FEBE" w14:textId="77777777" w:rsidR="004C02EF" w:rsidRPr="00E77497" w:rsidRDefault="004C02EF" w:rsidP="004C02EF">
      <w:pPr>
        <w:pStyle w:val="Terms"/>
      </w:pPr>
      <w:r w:rsidRPr="00E77497">
        <w:t xml:space="preserve">inherited </w:t>
      </w:r>
      <w:bookmarkEnd w:id="227"/>
      <w:r w:rsidRPr="00E77497">
        <w:t>property</w:t>
      </w:r>
    </w:p>
    <w:p w14:paraId="63F18887" w14:textId="77777777" w:rsidR="004C02EF" w:rsidRPr="00E77497" w:rsidRDefault="004C02EF" w:rsidP="004C02EF">
      <w:r w:rsidRPr="00E77497">
        <w:t>property of an object that is not an own property but is a property (either own or inherited) of the object’s prototype</w:t>
      </w:r>
    </w:p>
    <w:p w14:paraId="440F8426" w14:textId="77777777" w:rsidR="004C02EF" w:rsidRPr="00E77497" w:rsidRDefault="004C02EF" w:rsidP="004C02EF">
      <w:pPr>
        <w:pStyle w:val="1"/>
        <w:numPr>
          <w:ilvl w:val="0"/>
          <w:numId w:val="0"/>
        </w:numPr>
      </w:pPr>
      <w:bookmarkStart w:id="228" w:name="_Toc472818744"/>
      <w:bookmarkStart w:id="229" w:name="_Toc235503298"/>
      <w:bookmarkStart w:id="230" w:name="_Toc241509073"/>
      <w:bookmarkStart w:id="231" w:name="_Toc244416560"/>
      <w:bookmarkStart w:id="232" w:name="_Toc276630924"/>
      <w:bookmarkStart w:id="233" w:name="_Toc336509392"/>
      <w:r w:rsidRPr="00E77497">
        <w:t>5</w:t>
      </w:r>
      <w:r w:rsidRPr="00E77497">
        <w:tab/>
        <w:t>Notational Conventions</w:t>
      </w:r>
      <w:bookmarkStart w:id="234" w:name="_Toc381513606"/>
      <w:bookmarkStart w:id="235" w:name="_Ref381520185"/>
      <w:bookmarkStart w:id="236" w:name="_Ref381520193"/>
      <w:bookmarkStart w:id="237" w:name="_Ref381520231"/>
      <w:bookmarkStart w:id="238" w:name="_Toc382202747"/>
      <w:bookmarkStart w:id="239" w:name="_Toc382202967"/>
      <w:bookmarkStart w:id="240" w:name="_Toc382212128"/>
      <w:bookmarkStart w:id="241" w:name="_Toc382212307"/>
      <w:bookmarkStart w:id="242" w:name="_Toc382291473"/>
      <w:bookmarkStart w:id="243" w:name="_Ref382710935"/>
      <w:bookmarkStart w:id="244" w:name="_Toc385672110"/>
      <w:bookmarkStart w:id="245" w:name="_Toc393690201"/>
      <w:bookmarkEnd w:id="228"/>
      <w:bookmarkEnd w:id="229"/>
      <w:bookmarkEnd w:id="230"/>
      <w:bookmarkEnd w:id="231"/>
      <w:bookmarkEnd w:id="232"/>
      <w:bookmarkEnd w:id="233"/>
    </w:p>
    <w:p w14:paraId="224D8F3B" w14:textId="77777777" w:rsidR="004C02EF" w:rsidRPr="00E77497" w:rsidRDefault="004C02EF" w:rsidP="004C02EF">
      <w:pPr>
        <w:pStyle w:val="20"/>
        <w:numPr>
          <w:ilvl w:val="0"/>
          <w:numId w:val="0"/>
        </w:numPr>
      </w:pPr>
      <w:bookmarkStart w:id="246" w:name="_Toc472818745"/>
      <w:bookmarkStart w:id="247" w:name="_Toc235503299"/>
      <w:bookmarkStart w:id="248" w:name="_Toc241509074"/>
      <w:bookmarkStart w:id="249" w:name="_Toc244416561"/>
      <w:bookmarkStart w:id="250" w:name="_Toc276630925"/>
      <w:bookmarkStart w:id="251" w:name="_Toc336509393"/>
      <w:r w:rsidRPr="00E77497">
        <w:t>5.1</w:t>
      </w:r>
      <w:r w:rsidRPr="00E77497">
        <w:tab/>
        <w:t>Syntactic and Lexical Grammar</w:t>
      </w:r>
      <w:bookmarkEnd w:id="234"/>
      <w:bookmarkEnd w:id="235"/>
      <w:bookmarkEnd w:id="236"/>
      <w:bookmarkEnd w:id="237"/>
      <w:bookmarkEnd w:id="238"/>
      <w:bookmarkEnd w:id="239"/>
      <w:bookmarkEnd w:id="240"/>
      <w:bookmarkEnd w:id="241"/>
      <w:bookmarkEnd w:id="242"/>
      <w:bookmarkEnd w:id="243"/>
      <w:bookmarkEnd w:id="244"/>
      <w:bookmarkEnd w:id="245"/>
      <w:r w:rsidRPr="00E77497">
        <w:t>s</w:t>
      </w:r>
      <w:bookmarkEnd w:id="246"/>
      <w:bookmarkEnd w:id="247"/>
      <w:bookmarkEnd w:id="248"/>
      <w:bookmarkEnd w:id="249"/>
      <w:bookmarkEnd w:id="250"/>
      <w:bookmarkEnd w:id="251"/>
    </w:p>
    <w:p w14:paraId="147C93B7" w14:textId="77777777" w:rsidR="004C02EF" w:rsidRPr="00E77497" w:rsidRDefault="004C02EF" w:rsidP="004C02EF">
      <w:pPr>
        <w:pStyle w:val="30"/>
        <w:numPr>
          <w:ilvl w:val="0"/>
          <w:numId w:val="0"/>
        </w:numPr>
      </w:pPr>
      <w:bookmarkStart w:id="252" w:name="_Toc381513607"/>
      <w:bookmarkStart w:id="253" w:name="_Toc382202748"/>
      <w:bookmarkStart w:id="254" w:name="_Toc382202968"/>
      <w:bookmarkStart w:id="255" w:name="_Toc382212129"/>
      <w:bookmarkStart w:id="256" w:name="_Toc382212308"/>
      <w:bookmarkStart w:id="257" w:name="_Toc382291474"/>
      <w:bookmarkStart w:id="258" w:name="_Toc385672111"/>
      <w:bookmarkStart w:id="259" w:name="_Toc393690202"/>
      <w:bookmarkStart w:id="260" w:name="_Toc472818746"/>
      <w:bookmarkStart w:id="261" w:name="_Toc235503300"/>
      <w:bookmarkStart w:id="262" w:name="_Toc241509075"/>
      <w:bookmarkStart w:id="263" w:name="_Toc244416562"/>
      <w:bookmarkStart w:id="264" w:name="_Toc276630926"/>
      <w:bookmarkStart w:id="265" w:name="_Toc336509394"/>
      <w:r w:rsidRPr="00E77497">
        <w:t>5.1.1</w:t>
      </w:r>
      <w:r w:rsidRPr="00E77497">
        <w:tab/>
        <w:t>Context-Free Grammar</w:t>
      </w:r>
      <w:bookmarkEnd w:id="252"/>
      <w:bookmarkEnd w:id="253"/>
      <w:bookmarkEnd w:id="254"/>
      <w:bookmarkEnd w:id="255"/>
      <w:bookmarkEnd w:id="256"/>
      <w:bookmarkEnd w:id="257"/>
      <w:bookmarkEnd w:id="258"/>
      <w:bookmarkEnd w:id="259"/>
      <w:r w:rsidRPr="00E77497">
        <w:t>s</w:t>
      </w:r>
      <w:bookmarkEnd w:id="260"/>
      <w:bookmarkEnd w:id="261"/>
      <w:bookmarkEnd w:id="262"/>
      <w:bookmarkEnd w:id="263"/>
      <w:bookmarkEnd w:id="264"/>
      <w:bookmarkEnd w:id="265"/>
    </w:p>
    <w:p w14:paraId="0A3B9FB0" w14:textId="77777777" w:rsidR="00161FF2" w:rsidRDefault="004C02EF" w:rsidP="004C02EF">
      <w:pPr>
        <w:rPr>
          <w:ins w:id="266" w:author="Rev 10 Allen Wirfs-Brock" w:date="2012-09-25T13:59:00Z"/>
        </w:rPr>
      </w:pPr>
      <w:r w:rsidRPr="00E77497">
        <w:t xml:space="preserve">A </w:t>
      </w:r>
      <w:r w:rsidRPr="00E77497">
        <w:rPr>
          <w:i/>
        </w:rPr>
        <w:t>context-free grammar</w:t>
      </w:r>
      <w:r w:rsidRPr="00E77497">
        <w:t xml:space="preserve"> consists of a number of </w:t>
      </w:r>
      <w:r w:rsidRPr="00E77497">
        <w:rPr>
          <w:i/>
        </w:rPr>
        <w:t>productions</w:t>
      </w:r>
      <w:r w:rsidRPr="00E77497">
        <w:t xml:space="preserve">. Each production has an abstract symbol called a </w:t>
      </w:r>
      <w:r w:rsidRPr="00E77497">
        <w:rPr>
          <w:i/>
        </w:rPr>
        <w:t>nonterminal</w:t>
      </w:r>
      <w:r w:rsidRPr="00E77497">
        <w:t xml:space="preserve"> as its </w:t>
      </w:r>
      <w:r w:rsidRPr="00E77497">
        <w:rPr>
          <w:i/>
        </w:rPr>
        <w:t>left-hand side</w:t>
      </w:r>
      <w:r w:rsidRPr="00E77497">
        <w:t xml:space="preserve">, and a sequence of zero or more nonterminal and </w:t>
      </w:r>
      <w:r w:rsidRPr="00E77497">
        <w:rPr>
          <w:i/>
        </w:rPr>
        <w:t>terminal</w:t>
      </w:r>
      <w:r w:rsidRPr="00E77497">
        <w:t xml:space="preserve"> symbols as its </w:t>
      </w:r>
      <w:r w:rsidRPr="00E77497">
        <w:rPr>
          <w:i/>
        </w:rPr>
        <w:t>right-hand side</w:t>
      </w:r>
      <w:r w:rsidRPr="00E77497">
        <w:t>. For each grammar, the terminal symbols are drawn from a specified alphabet.</w:t>
      </w:r>
      <w:ins w:id="267" w:author="Rev 8 Allen Wirfs-Brock" w:date="2012-06-01T07:54:00Z">
        <w:del w:id="268" w:author="Rev 10 Allen Wirfs-Brock" w:date="2012-09-25T13:59:00Z">
          <w:r w:rsidR="0021277A" w:rsidDel="00161FF2">
            <w:delText xml:space="preserve"> </w:delText>
          </w:r>
        </w:del>
      </w:ins>
    </w:p>
    <w:p w14:paraId="2C69CC00" w14:textId="77777777" w:rsidR="004C02EF" w:rsidRPr="00E77497" w:rsidRDefault="0021277A" w:rsidP="004C02EF">
      <w:ins w:id="269" w:author="Rev 8 Allen Wirfs-Brock" w:date="2012-06-01T07:54:00Z">
        <w:r>
          <w:t xml:space="preserve">A </w:t>
        </w:r>
      </w:ins>
      <w:ins w:id="270" w:author="Rev 8 Allen Wirfs-Brock" w:date="2012-06-01T07:58:00Z">
        <w:r>
          <w:rPr>
            <w:i/>
          </w:rPr>
          <w:t>chain</w:t>
        </w:r>
      </w:ins>
      <w:ins w:id="271" w:author="Rev 8 Allen Wirfs-Brock" w:date="2012-06-01T07:57:00Z">
        <w:r w:rsidRPr="0021277A">
          <w:rPr>
            <w:i/>
          </w:rPr>
          <w:t xml:space="preserve"> </w:t>
        </w:r>
      </w:ins>
      <w:ins w:id="272" w:author="Rev 8 Allen Wirfs-Brock" w:date="2012-06-01T07:54:00Z">
        <w:r w:rsidRPr="0021277A">
          <w:rPr>
            <w:i/>
          </w:rPr>
          <w:t>production</w:t>
        </w:r>
        <w:r>
          <w:t xml:space="preserve"> </w:t>
        </w:r>
      </w:ins>
      <w:ins w:id="273" w:author="Rev 8 Allen Wirfs-Brock" w:date="2012-06-01T07:58:00Z">
        <w:r>
          <w:t xml:space="preserve">is </w:t>
        </w:r>
        <w:del w:id="274" w:author="Rev 10 Allen Wirfs-Brock" w:date="2012-09-25T14:00:00Z">
          <w:r w:rsidDel="00161FF2">
            <w:delText>one</w:delText>
          </w:r>
        </w:del>
      </w:ins>
      <w:ins w:id="275" w:author="Rev 10 Allen Wirfs-Brock" w:date="2012-09-25T14:00:00Z">
        <w:r w:rsidR="00161FF2">
          <w:t>a production</w:t>
        </w:r>
      </w:ins>
      <w:ins w:id="276" w:author="Rev 8 Allen Wirfs-Brock" w:date="2012-06-01T07:58:00Z">
        <w:r>
          <w:t xml:space="preserve"> that </w:t>
        </w:r>
      </w:ins>
      <w:ins w:id="277" w:author="Rev 8 Allen Wirfs-Brock" w:date="2012-06-01T07:54:00Z">
        <w:r>
          <w:t xml:space="preserve">has </w:t>
        </w:r>
      </w:ins>
      <w:ins w:id="278" w:author="Rev 8 Allen Wirfs-Brock" w:date="2012-06-01T07:58:00Z">
        <w:r>
          <w:t>exactly</w:t>
        </w:r>
      </w:ins>
      <w:ins w:id="279" w:author="Rev 8 Allen Wirfs-Brock" w:date="2012-06-01T07:59:00Z">
        <w:r>
          <w:t xml:space="preserve"> one</w:t>
        </w:r>
      </w:ins>
      <w:ins w:id="280" w:author="Rev 8 Allen Wirfs-Brock" w:date="2012-06-01T07:54:00Z">
        <w:r>
          <w:t xml:space="preserve"> nonterminal </w:t>
        </w:r>
      </w:ins>
      <w:ins w:id="281" w:author="Rev 8 Allen Wirfs-Brock" w:date="2012-06-01T07:59:00Z">
        <w:r>
          <w:t>symbol</w:t>
        </w:r>
      </w:ins>
      <w:ins w:id="282" w:author="Rev 8 Allen Wirfs-Brock" w:date="2012-06-01T07:54:00Z">
        <w:r>
          <w:t xml:space="preserve"> on  its right-hand si</w:t>
        </w:r>
      </w:ins>
      <w:ins w:id="283" w:author="Rev 8 Allen Wirfs-Brock" w:date="2012-06-01T07:58:00Z">
        <w:r>
          <w:t>d</w:t>
        </w:r>
      </w:ins>
      <w:ins w:id="284" w:author="Rev 8 Allen Wirfs-Brock" w:date="2012-06-01T07:54:00Z">
        <w:r>
          <w:t xml:space="preserve">e </w:t>
        </w:r>
      </w:ins>
      <w:ins w:id="285" w:author="Rev 8 Allen Wirfs-Brock" w:date="2012-06-01T07:59:00Z">
        <w:r>
          <w:t>along with zero or more terminal symbols</w:t>
        </w:r>
      </w:ins>
      <w:ins w:id="286" w:author="Rev 8 Allen Wirfs-Brock" w:date="2012-06-01T07:57:00Z">
        <w:r>
          <w:t>.</w:t>
        </w:r>
      </w:ins>
    </w:p>
    <w:p w14:paraId="71C3E427" w14:textId="77777777" w:rsidR="004C02EF" w:rsidRPr="00E77497" w:rsidRDefault="004C02EF" w:rsidP="004C02EF">
      <w:r w:rsidRPr="00E77497">
        <w:t xml:space="preserve">Starting from a sentence consisting of a single distinguished nonterminal, called the </w:t>
      </w:r>
      <w:r w:rsidRPr="00E77497">
        <w:rPr>
          <w:i/>
        </w:rPr>
        <w:t>goal symbol</w:t>
      </w:r>
      <w:r w:rsidRPr="00E77497">
        <w:t xml:space="preserve">, a given context-free grammar specifies a </w:t>
      </w:r>
      <w:r w:rsidRPr="00E77497">
        <w:rPr>
          <w:i/>
        </w:rPr>
        <w:t>language</w:t>
      </w:r>
      <w:r w:rsidRPr="00E77497">
        <w:t>, namely, the (perhaps infinite) set of possible sequences of terminal symbols that can result from repeatedly replacing any nonterminal in the sequence with a right-hand side of a production for which the nonterminal is the left-hand side.</w:t>
      </w:r>
      <w:bookmarkStart w:id="287" w:name="_Toc381513608"/>
      <w:bookmarkStart w:id="288" w:name="_Toc382202749"/>
      <w:bookmarkStart w:id="289" w:name="_Toc382202969"/>
      <w:bookmarkStart w:id="290" w:name="_Toc382212130"/>
      <w:bookmarkStart w:id="291" w:name="_Toc382212309"/>
      <w:bookmarkStart w:id="292" w:name="_Toc382291475"/>
      <w:bookmarkStart w:id="293" w:name="_Ref382648155"/>
      <w:bookmarkStart w:id="294" w:name="_Ref384022086"/>
      <w:bookmarkStart w:id="295" w:name="_Toc385672112"/>
      <w:bookmarkStart w:id="296" w:name="_Toc393690203"/>
      <w:bookmarkStart w:id="297" w:name="_Ref404492853"/>
    </w:p>
    <w:p w14:paraId="0314A94D" w14:textId="77777777" w:rsidR="004C02EF" w:rsidRPr="00E77497" w:rsidRDefault="004C02EF" w:rsidP="004C02EF">
      <w:pPr>
        <w:pStyle w:val="30"/>
        <w:numPr>
          <w:ilvl w:val="0"/>
          <w:numId w:val="0"/>
        </w:numPr>
      </w:pPr>
      <w:bookmarkStart w:id="298" w:name="_Ref424530657"/>
      <w:bookmarkStart w:id="299" w:name="_Toc472818747"/>
      <w:bookmarkStart w:id="300" w:name="_Toc235503301"/>
      <w:bookmarkStart w:id="301" w:name="_Toc241509076"/>
      <w:bookmarkStart w:id="302" w:name="_Toc244416563"/>
      <w:bookmarkStart w:id="303" w:name="_Toc276630927"/>
      <w:bookmarkStart w:id="304" w:name="_Toc336509395"/>
      <w:r w:rsidRPr="00E77497">
        <w:t>5.1.2</w:t>
      </w:r>
      <w:r w:rsidRPr="00E77497">
        <w:tab/>
        <w:t>The Lexical and RegExp Gramma</w:t>
      </w:r>
      <w:bookmarkEnd w:id="287"/>
      <w:bookmarkEnd w:id="288"/>
      <w:bookmarkEnd w:id="289"/>
      <w:bookmarkEnd w:id="290"/>
      <w:bookmarkEnd w:id="291"/>
      <w:bookmarkEnd w:id="292"/>
      <w:bookmarkEnd w:id="293"/>
      <w:bookmarkEnd w:id="294"/>
      <w:bookmarkEnd w:id="295"/>
      <w:bookmarkEnd w:id="296"/>
      <w:bookmarkEnd w:id="297"/>
      <w:r w:rsidRPr="00E77497">
        <w:t>r</w:t>
      </w:r>
      <w:bookmarkEnd w:id="298"/>
      <w:r w:rsidRPr="00E77497">
        <w:t>s</w:t>
      </w:r>
      <w:bookmarkEnd w:id="299"/>
      <w:bookmarkEnd w:id="300"/>
      <w:bookmarkEnd w:id="301"/>
      <w:bookmarkEnd w:id="302"/>
      <w:bookmarkEnd w:id="303"/>
      <w:bookmarkEnd w:id="304"/>
    </w:p>
    <w:p w14:paraId="4AAFAFA3" w14:textId="77777777" w:rsidR="004C02EF" w:rsidRPr="00E77497" w:rsidRDefault="004C02EF" w:rsidP="004C02EF">
      <w:r w:rsidRPr="00E77497">
        <w:t xml:space="preserve">A </w:t>
      </w:r>
      <w:r w:rsidRPr="00E77497">
        <w:rPr>
          <w:i/>
        </w:rPr>
        <w:t>lexical grammar</w:t>
      </w:r>
      <w:r w:rsidRPr="00E77497">
        <w:t xml:space="preserve"> for ECMAScript is given in clause 7. This grammar has as its terminal symbols characters (Unicode code units) that conform to the rules for </w:t>
      </w:r>
      <w:r w:rsidRPr="00E77497">
        <w:rPr>
          <w:rStyle w:val="bnf"/>
        </w:rPr>
        <w:t>SourceCharacter</w:t>
      </w:r>
      <w:r w:rsidRPr="00E77497">
        <w:t xml:space="preserve"> defined in Clause 6. It defines a set of productions, starting from the goal symbol </w:t>
      </w:r>
      <w:r w:rsidRPr="00E77497">
        <w:rPr>
          <w:rStyle w:val="bnf"/>
        </w:rPr>
        <w:t>InputElementDiv</w:t>
      </w:r>
      <w:r w:rsidRPr="00E77497">
        <w:t xml:space="preserve"> or </w:t>
      </w:r>
      <w:r w:rsidRPr="00E77497">
        <w:rPr>
          <w:rStyle w:val="bnf"/>
        </w:rPr>
        <w:t>InputElementRegExp</w:t>
      </w:r>
      <w:r w:rsidRPr="00E77497">
        <w:t>, that describe how sequences of such characters are translated into a sequence of input elements.</w:t>
      </w:r>
    </w:p>
    <w:p w14:paraId="50F1D0B1" w14:textId="77777777" w:rsidR="004C02EF" w:rsidRPr="00E77497" w:rsidRDefault="004C02EF" w:rsidP="004C02EF">
      <w:r w:rsidRPr="00E77497">
        <w:t xml:space="preserve">Input elements other than white space and comments form the terminal symbols for the syntactic grammar for ECMAScript and are called ECMAScript </w:t>
      </w:r>
      <w:r w:rsidRPr="00E77497">
        <w:rPr>
          <w:i/>
        </w:rPr>
        <w:t>tokens</w:t>
      </w:r>
      <w:r w:rsidRPr="00E77497">
        <w:t xml:space="preserve">. These tokens are the reserved words, identifiers, literals, and punctuators of the ECMAScript language. Moreover, line terminators, although not considered to be tokens, also become part of the stream of input elements and guide the process of automatic semicolon insertion (7.9). Simple white space and single-line comments are discarded and do not appear in the stream of input elements for the syntactic grammar. A </w:t>
      </w:r>
      <w:r w:rsidRPr="00E77497">
        <w:rPr>
          <w:rFonts w:ascii="Times New Roman" w:hAnsi="Times New Roman"/>
          <w:i/>
        </w:rPr>
        <w:t>MultiLineComment</w:t>
      </w:r>
      <w:r w:rsidRPr="00E77497">
        <w:t xml:space="preserve"> (that is, a comment of the form “</w:t>
      </w:r>
      <w:r w:rsidRPr="00E77497">
        <w:rPr>
          <w:rFonts w:ascii="Courier New" w:hAnsi="Courier New"/>
        </w:rPr>
        <w:t>/*</w:t>
      </w:r>
      <w:r w:rsidRPr="00E77497">
        <w:t>…</w:t>
      </w:r>
      <w:r w:rsidRPr="00E77497">
        <w:rPr>
          <w:rFonts w:ascii="Courier New" w:hAnsi="Courier New"/>
        </w:rPr>
        <w:t>*/</w:t>
      </w:r>
      <w:r w:rsidRPr="00E77497">
        <w:t xml:space="preserve">” regardless of whether it spans more than one line) is likewise simply discarded if it contains no line terminator; but if a </w:t>
      </w:r>
      <w:r w:rsidRPr="00E77497">
        <w:rPr>
          <w:rFonts w:ascii="Times New Roman" w:hAnsi="Times New Roman"/>
          <w:i/>
        </w:rPr>
        <w:t>MultiLineComment</w:t>
      </w:r>
      <w:r w:rsidRPr="00E77497">
        <w:t xml:space="preserve"> contains one or more line terminators, then it is replaced by a single line terminator, which becomes part of the stream of input elements for the syntactic grammar.</w:t>
      </w:r>
    </w:p>
    <w:p w14:paraId="67DFE3ED" w14:textId="77777777" w:rsidR="004C02EF" w:rsidRPr="00E77497" w:rsidRDefault="004C02EF" w:rsidP="004C02EF">
      <w:r w:rsidRPr="00E77497">
        <w:t xml:space="preserve">A </w:t>
      </w:r>
      <w:r w:rsidRPr="00E77497">
        <w:rPr>
          <w:i/>
        </w:rPr>
        <w:t>RegExp grammar</w:t>
      </w:r>
      <w:r w:rsidRPr="00E77497">
        <w:t xml:space="preserve"> for ECMAScript is given in 15.10. This grammar also has as its terminal symbols the characters as defined by </w:t>
      </w:r>
      <w:r w:rsidRPr="00E77497">
        <w:rPr>
          <w:rStyle w:val="bnf"/>
        </w:rPr>
        <w:t>SourceCharacter</w:t>
      </w:r>
      <w:r w:rsidRPr="00E77497">
        <w:t xml:space="preserve">. It defines a set of productions, starting from the goal symbol </w:t>
      </w:r>
      <w:r w:rsidRPr="00E77497">
        <w:rPr>
          <w:rStyle w:val="bnf"/>
        </w:rPr>
        <w:t>Pattern</w:t>
      </w:r>
      <w:r w:rsidRPr="00E77497">
        <w:t>, that describe how sequences of characters are translated into regular expression patterns.</w:t>
      </w:r>
    </w:p>
    <w:p w14:paraId="1337DBD5" w14:textId="77777777" w:rsidR="004C02EF" w:rsidRPr="00E77497" w:rsidRDefault="004C02EF" w:rsidP="004C02EF">
      <w:r w:rsidRPr="00E77497">
        <w:t>Productions of the lexical and RegExp grammars are distinguished by having two colons “</w:t>
      </w:r>
      <w:r w:rsidRPr="00E77497">
        <w:rPr>
          <w:rFonts w:cs="Arial"/>
          <w:b/>
        </w:rPr>
        <w:t>::</w:t>
      </w:r>
      <w:r w:rsidRPr="00E77497">
        <w:t>” as separating punctuation.</w:t>
      </w:r>
      <w:bookmarkStart w:id="305" w:name="_Toc381513609"/>
      <w:bookmarkStart w:id="306" w:name="_Toc382202750"/>
      <w:bookmarkStart w:id="307" w:name="_Toc382202970"/>
      <w:bookmarkStart w:id="308" w:name="_Toc382212131"/>
      <w:bookmarkStart w:id="309" w:name="_Toc382212310"/>
      <w:bookmarkStart w:id="310" w:name="_Toc382291476"/>
      <w:bookmarkStart w:id="311" w:name="_Toc385672113"/>
      <w:bookmarkStart w:id="312" w:name="_Toc393690204"/>
      <w:r w:rsidRPr="00E77497">
        <w:t xml:space="preserve"> The lexical and RegExp grammars share some productions.</w:t>
      </w:r>
    </w:p>
    <w:p w14:paraId="60F940F6" w14:textId="77777777" w:rsidR="004C02EF" w:rsidRPr="00E77497" w:rsidRDefault="004C02EF" w:rsidP="004C02EF">
      <w:pPr>
        <w:pStyle w:val="30"/>
        <w:numPr>
          <w:ilvl w:val="0"/>
          <w:numId w:val="0"/>
        </w:numPr>
      </w:pPr>
      <w:bookmarkStart w:id="313" w:name="_Toc472818748"/>
      <w:bookmarkStart w:id="314" w:name="_Toc235503302"/>
      <w:bookmarkStart w:id="315" w:name="_Toc241509077"/>
      <w:bookmarkStart w:id="316" w:name="_Toc244416564"/>
      <w:bookmarkStart w:id="317" w:name="_Toc276630928"/>
      <w:bookmarkStart w:id="318" w:name="_Toc336509396"/>
      <w:r w:rsidRPr="00E77497">
        <w:t>5.1.3</w:t>
      </w:r>
      <w:r w:rsidRPr="00E77497">
        <w:tab/>
        <w:t>The Numeric String Gramma</w:t>
      </w:r>
      <w:bookmarkEnd w:id="305"/>
      <w:bookmarkEnd w:id="306"/>
      <w:bookmarkEnd w:id="307"/>
      <w:bookmarkEnd w:id="308"/>
      <w:bookmarkEnd w:id="309"/>
      <w:bookmarkEnd w:id="310"/>
      <w:bookmarkEnd w:id="311"/>
      <w:bookmarkEnd w:id="312"/>
      <w:r w:rsidRPr="00E77497">
        <w:t>r</w:t>
      </w:r>
      <w:bookmarkEnd w:id="313"/>
      <w:bookmarkEnd w:id="314"/>
      <w:bookmarkEnd w:id="315"/>
      <w:bookmarkEnd w:id="316"/>
      <w:bookmarkEnd w:id="317"/>
      <w:bookmarkEnd w:id="318"/>
    </w:p>
    <w:p w14:paraId="553DFB40" w14:textId="77777777" w:rsidR="004C02EF" w:rsidRPr="00E77497" w:rsidRDefault="004C02EF" w:rsidP="004C02EF">
      <w:r w:rsidRPr="00E77497">
        <w:t xml:space="preserve">Another grammar is used for translating Strings into numeric values. This grammar is similar to the part of the lexical grammar having to do with numeric literals and has as its terminal symbols </w:t>
      </w:r>
      <w:r w:rsidRPr="00E77497">
        <w:rPr>
          <w:rStyle w:val="bnf"/>
        </w:rPr>
        <w:t>SourceCharacter</w:t>
      </w:r>
      <w:r w:rsidRPr="00E77497">
        <w:t>. This grammar appears in 9.3.1.</w:t>
      </w:r>
      <w:bookmarkStart w:id="319" w:name="_Toc381513610"/>
    </w:p>
    <w:p w14:paraId="45DCB6F1" w14:textId="77777777" w:rsidR="004C02EF" w:rsidRPr="00E77497" w:rsidRDefault="004C02EF" w:rsidP="004C02EF">
      <w:r w:rsidRPr="00E77497">
        <w:t>Productions of the numeric string grammar are distinguished by having three colons “</w:t>
      </w:r>
      <w:r w:rsidRPr="00E77497">
        <w:rPr>
          <w:rFonts w:cs="Arial"/>
          <w:b/>
        </w:rPr>
        <w:t>:::</w:t>
      </w:r>
      <w:r w:rsidRPr="00E77497">
        <w:t>” as punctuation.</w:t>
      </w:r>
      <w:bookmarkStart w:id="320" w:name="_Toc382202751"/>
      <w:bookmarkStart w:id="321" w:name="_Toc382202971"/>
      <w:bookmarkStart w:id="322" w:name="_Toc382212132"/>
      <w:bookmarkStart w:id="323" w:name="_Toc382212311"/>
      <w:bookmarkStart w:id="324" w:name="_Toc382291477"/>
      <w:bookmarkStart w:id="325" w:name="_Ref384024372"/>
      <w:bookmarkStart w:id="326" w:name="_Toc385672114"/>
      <w:bookmarkStart w:id="327" w:name="_Toc393690205"/>
    </w:p>
    <w:p w14:paraId="3F631C95" w14:textId="77777777" w:rsidR="004C02EF" w:rsidRPr="00E77497" w:rsidRDefault="004C02EF" w:rsidP="004C02EF">
      <w:pPr>
        <w:pStyle w:val="30"/>
        <w:numPr>
          <w:ilvl w:val="0"/>
          <w:numId w:val="0"/>
        </w:numPr>
      </w:pPr>
      <w:bookmarkStart w:id="328" w:name="_Toc472818749"/>
      <w:bookmarkStart w:id="329" w:name="_Toc235503303"/>
      <w:bookmarkStart w:id="330" w:name="_Toc241509078"/>
      <w:bookmarkStart w:id="331" w:name="_Toc244416565"/>
      <w:bookmarkStart w:id="332" w:name="_Toc276630929"/>
      <w:bookmarkStart w:id="333" w:name="_Toc336509397"/>
      <w:r w:rsidRPr="00E77497">
        <w:t>5.1.4</w:t>
      </w:r>
      <w:r w:rsidRPr="00E77497">
        <w:tab/>
        <w:t>The Syntactic Gramma</w:t>
      </w:r>
      <w:bookmarkEnd w:id="319"/>
      <w:bookmarkEnd w:id="320"/>
      <w:bookmarkEnd w:id="321"/>
      <w:bookmarkEnd w:id="322"/>
      <w:bookmarkEnd w:id="323"/>
      <w:bookmarkEnd w:id="324"/>
      <w:bookmarkEnd w:id="325"/>
      <w:bookmarkEnd w:id="326"/>
      <w:bookmarkEnd w:id="327"/>
      <w:r w:rsidRPr="00E77497">
        <w:t>r</w:t>
      </w:r>
      <w:bookmarkEnd w:id="328"/>
      <w:bookmarkEnd w:id="329"/>
      <w:bookmarkEnd w:id="330"/>
      <w:bookmarkEnd w:id="331"/>
      <w:bookmarkEnd w:id="332"/>
      <w:bookmarkEnd w:id="333"/>
    </w:p>
    <w:p w14:paraId="584C6295" w14:textId="77777777" w:rsidR="004C02EF" w:rsidRPr="00E77497" w:rsidRDefault="004C02EF" w:rsidP="004C02EF">
      <w:r w:rsidRPr="00E77497">
        <w:t xml:space="preserve">The </w:t>
      </w:r>
      <w:r w:rsidRPr="00E77497">
        <w:rPr>
          <w:i/>
        </w:rPr>
        <w:t>syntactic grammar</w:t>
      </w:r>
      <w:r w:rsidRPr="00E77497">
        <w:t xml:space="preserve"> for ECMAScript is given in clauses 11, 12, 13 and 14. This grammar has ECMAScript tokens defined by the lexical grammar as its terminal symbols (5.1.2). It defines a set of productions, starting from the goal symbol </w:t>
      </w:r>
      <w:r w:rsidRPr="00E77497">
        <w:rPr>
          <w:rStyle w:val="bnf"/>
        </w:rPr>
        <w:t>Program</w:t>
      </w:r>
      <w:r w:rsidRPr="00E77497">
        <w:t>, that describe how sequences of tokens can form syntactically correct ECMAScript programs.</w:t>
      </w:r>
    </w:p>
    <w:p w14:paraId="056EE1E6" w14:textId="77777777" w:rsidR="004C02EF" w:rsidRPr="00E77497" w:rsidRDefault="004C02EF" w:rsidP="004C02EF">
      <w:r w:rsidRPr="00E77497">
        <w:t xml:space="preserve">When a stream of characters is to be parsed as an ECMAScript program, it is first converted to a stream of input elements by repeated application of the lexical grammar; this stream of input elements is then parsed by a single application of the syntactic grammar. The program is syntactically in error if the tokens in the stream of input elements cannot be parsed as a single instance of the goal nonterminal </w:t>
      </w:r>
      <w:r w:rsidRPr="00E77497">
        <w:rPr>
          <w:rStyle w:val="bnf"/>
        </w:rPr>
        <w:t>Program</w:t>
      </w:r>
      <w:r w:rsidRPr="00E77497">
        <w:t>, with no tokens left over.</w:t>
      </w:r>
    </w:p>
    <w:p w14:paraId="09DCDA06" w14:textId="77777777" w:rsidR="004C02EF" w:rsidRPr="00E77497" w:rsidRDefault="004C02EF" w:rsidP="004C02EF">
      <w:r w:rsidRPr="00E77497">
        <w:t>Productions of the syntactic grammar are distinguished by having just one colon “</w:t>
      </w:r>
      <w:r w:rsidRPr="00E77497">
        <w:rPr>
          <w:rFonts w:cs="Arial"/>
          <w:b/>
        </w:rPr>
        <w:t>:</w:t>
      </w:r>
      <w:r w:rsidRPr="00E77497">
        <w:t>” as punctuation.</w:t>
      </w:r>
    </w:p>
    <w:p w14:paraId="78A4C4C2" w14:textId="77777777" w:rsidR="004C02EF" w:rsidRPr="00E77497" w:rsidRDefault="004C02EF" w:rsidP="004C02EF">
      <w:pPr>
        <w:rPr>
          <w:ins w:id="334" w:author="Allen Wirfs-Brock" w:date="2011-07-02T12:04:00Z"/>
        </w:rPr>
      </w:pPr>
      <w:r w:rsidRPr="00E77497">
        <w:t>The syntactic grammar as presented in clauses 11, 12, 13 and 14 is actually not a complete account of which token sequences are accepted as correct ECMAScript programs. Certain additional token sequences are also accepted, namely, those that would be described by the grammar if only semicolons were added to the sequence in certain places (such as before line terminator characters). Furthermore, certain token sequences that are described by the grammar are not considered acceptable if a terminator character appears in certain “awkward” places.</w:t>
      </w:r>
      <w:bookmarkStart w:id="335" w:name="_Toc381513611"/>
      <w:bookmarkStart w:id="336" w:name="_Toc382202752"/>
      <w:bookmarkStart w:id="337" w:name="_Toc382202972"/>
      <w:bookmarkStart w:id="338" w:name="_Toc382212133"/>
      <w:bookmarkStart w:id="339" w:name="_Toc382212312"/>
      <w:bookmarkStart w:id="340" w:name="_Toc382291478"/>
      <w:bookmarkStart w:id="341" w:name="_Ref382711005"/>
      <w:bookmarkStart w:id="342" w:name="_Toc385672115"/>
      <w:bookmarkStart w:id="343" w:name="_Toc393690206"/>
    </w:p>
    <w:p w14:paraId="641D4999" w14:textId="77777777" w:rsidR="00DD2A89" w:rsidRPr="00E77497" w:rsidRDefault="00DD2A89" w:rsidP="004C02EF">
      <w:ins w:id="344" w:author="Allen Wirfs-Brock" w:date="2011-07-02T12:04:00Z">
        <w:r w:rsidRPr="00E77497">
          <w:t xml:space="preserve">In certain cases in order to avoid </w:t>
        </w:r>
      </w:ins>
      <w:ins w:id="345" w:author="Allen Wirfs-Brock" w:date="2011-07-12T14:37:00Z">
        <w:r w:rsidR="00466989" w:rsidRPr="00E77497">
          <w:t>ambiguities</w:t>
        </w:r>
      </w:ins>
      <w:ins w:id="346" w:author="Allen Wirfs-Brock" w:date="2011-07-02T12:04:00Z">
        <w:r w:rsidRPr="00E77497">
          <w:t xml:space="preserve"> the syntactic</w:t>
        </w:r>
      </w:ins>
      <w:ins w:id="347" w:author="Allen Wirfs-Brock" w:date="2011-07-02T12:16:00Z">
        <w:r w:rsidR="008669D1" w:rsidRPr="00E77497">
          <w:t xml:space="preserve"> grammar</w:t>
        </w:r>
      </w:ins>
      <w:ins w:id="348" w:author="Allen Wirfs-Brock" w:date="2011-07-02T12:04:00Z">
        <w:r w:rsidRPr="00E77497">
          <w:t xml:space="preserve"> </w:t>
        </w:r>
      </w:ins>
      <w:ins w:id="349" w:author="Allen Wirfs-Brock" w:date="2011-07-02T12:06:00Z">
        <w:r w:rsidRPr="00E77497">
          <w:t xml:space="preserve">uses </w:t>
        </w:r>
      </w:ins>
      <w:ins w:id="350" w:author="Rev 10 Allen Wirfs-Brock" w:date="2012-09-25T14:07:00Z">
        <w:r w:rsidR="008473F8">
          <w:t>general</w:t>
        </w:r>
      </w:ins>
      <w:ins w:id="351" w:author="Rev 10 Allen Wirfs-Brock" w:date="2012-09-26T10:39:00Z">
        <w:r w:rsidR="006E6733">
          <w:t>ize</w:t>
        </w:r>
      </w:ins>
      <w:ins w:id="352" w:author="Rev 10 Allen Wirfs-Brock" w:date="2012-09-25T14:07:00Z">
        <w:r w:rsidR="008473F8">
          <w:t xml:space="preserve"> </w:t>
        </w:r>
      </w:ins>
      <w:ins w:id="353" w:author="Allen Wirfs-Brock" w:date="2011-07-02T12:06:00Z">
        <w:r w:rsidRPr="00E77497">
          <w:t xml:space="preserve">productions that </w:t>
        </w:r>
      </w:ins>
      <w:ins w:id="354" w:author="Allen Wirfs-Brock" w:date="2011-07-02T12:07:00Z">
        <w:r w:rsidRPr="00E77497">
          <w:t>permit token sequences that are not valid ECMAScript programs.</w:t>
        </w:r>
      </w:ins>
      <w:ins w:id="355" w:author="Rev 10 Allen Wirfs-Brock" w:date="2012-09-25T14:10:00Z">
        <w:r w:rsidR="008473F8">
          <w:t xml:space="preserve"> For example, this technique is used in with object literals and object destructuring patterns.</w:t>
        </w:r>
      </w:ins>
      <w:ins w:id="356" w:author="Allen Wirfs-Brock" w:date="2011-07-02T12:07:00Z">
        <w:del w:id="357" w:author="Rev 10 Allen Wirfs-Brock" w:date="2012-09-25T14:09:00Z">
          <w:r w:rsidRPr="00E77497" w:rsidDel="008473F8">
            <w:delText xml:space="preserve"> </w:delText>
          </w:r>
        </w:del>
        <w:r w:rsidRPr="00E77497">
          <w:t xml:space="preserve"> </w:t>
        </w:r>
      </w:ins>
      <w:ins w:id="358" w:author="Allen Wirfs-Brock" w:date="2011-07-02T12:17:00Z">
        <w:r w:rsidR="008669D1" w:rsidRPr="00E77497">
          <w:t xml:space="preserve">In such </w:t>
        </w:r>
      </w:ins>
      <w:ins w:id="359" w:author="Allen Wirfs-Brock" w:date="2011-07-02T12:18:00Z">
        <w:r w:rsidR="008669D1" w:rsidRPr="00E77497">
          <w:t>cases</w:t>
        </w:r>
      </w:ins>
      <w:ins w:id="360" w:author="Allen Wirfs-Brock" w:date="2011-07-02T12:17:00Z">
        <w:r w:rsidR="008669D1" w:rsidRPr="00E77497">
          <w:t xml:space="preserve"> </w:t>
        </w:r>
      </w:ins>
      <w:ins w:id="361" w:author="Allen Wirfs-Brock" w:date="2011-07-02T12:18:00Z">
        <w:r w:rsidR="008669D1" w:rsidRPr="00E77497">
          <w:t xml:space="preserve">a </w:t>
        </w:r>
      </w:ins>
      <w:ins w:id="362" w:author="Allen Wirfs-Brock" w:date="2011-07-02T12:20:00Z">
        <w:r w:rsidR="008669D1" w:rsidRPr="00E77497">
          <w:t xml:space="preserve">more restrictive </w:t>
        </w:r>
      </w:ins>
      <w:ins w:id="363" w:author="Allen Wirfs-Brock" w:date="2011-07-02T12:18:00Z">
        <w:r w:rsidR="008669D1" w:rsidRPr="00E77497">
          <w:rPr>
            <w:i/>
          </w:rPr>
          <w:t>supplemental</w:t>
        </w:r>
      </w:ins>
      <w:ins w:id="364" w:author="Allen Wirfs-Brock" w:date="2011-07-02T12:17:00Z">
        <w:r w:rsidR="008669D1" w:rsidRPr="00E77497">
          <w:rPr>
            <w:i/>
          </w:rPr>
          <w:t xml:space="preserve"> </w:t>
        </w:r>
      </w:ins>
      <w:ins w:id="365" w:author="Allen Wirfs-Brock" w:date="2011-07-02T12:18:00Z">
        <w:r w:rsidR="008669D1" w:rsidRPr="00E77497">
          <w:rPr>
            <w:i/>
          </w:rPr>
          <w:t>grammar</w:t>
        </w:r>
        <w:r w:rsidR="008669D1" w:rsidRPr="00E77497">
          <w:t xml:space="preserve"> is provided that further restricts </w:t>
        </w:r>
      </w:ins>
      <w:ins w:id="366" w:author="Allen Wirfs-Brock" w:date="2011-07-02T12:20:00Z">
        <w:r w:rsidR="008669D1" w:rsidRPr="00E77497">
          <w:t xml:space="preserve">the acceptable token sequences. </w:t>
        </w:r>
      </w:ins>
      <w:ins w:id="367" w:author="Allen Wirfs-Brock" w:date="2011-07-02T12:21:00Z">
        <w:r w:rsidR="008669D1" w:rsidRPr="00E77497">
          <w:t xml:space="preserve">In </w:t>
        </w:r>
        <w:del w:id="368" w:author="Rev 10 Allen Wirfs-Brock" w:date="2012-09-25T14:12:00Z">
          <w:r w:rsidR="008669D1" w:rsidRPr="00E77497" w:rsidDel="008473F8">
            <w:delText>such situations</w:delText>
          </w:r>
        </w:del>
      </w:ins>
      <w:ins w:id="369" w:author="Rev 10 Allen Wirfs-Brock" w:date="2012-09-25T14:12:00Z">
        <w:r w:rsidR="008473F8">
          <w:t>certain contexts</w:t>
        </w:r>
      </w:ins>
      <w:ins w:id="370" w:author="Allen Wirfs-Brock" w:date="2011-07-02T12:22:00Z">
        <w:r w:rsidR="008669D1" w:rsidRPr="00E77497">
          <w:t xml:space="preserve">, </w:t>
        </w:r>
      </w:ins>
      <w:ins w:id="371" w:author="Allen Wirfs-Brock" w:date="2011-07-02T12:23:00Z">
        <w:r w:rsidR="008669D1" w:rsidRPr="00E77497">
          <w:t>when</w:t>
        </w:r>
      </w:ins>
      <w:ins w:id="372" w:author="Allen Wirfs-Brock" w:date="2011-07-02T12:22:00Z">
        <w:r w:rsidR="008669D1" w:rsidRPr="00E77497">
          <w:t xml:space="preserve"> explicitly specific</w:t>
        </w:r>
      </w:ins>
      <w:ins w:id="373" w:author="Allen Wirfs-Brock" w:date="2011-07-12T14:37:00Z">
        <w:r w:rsidR="00466989" w:rsidRPr="00E77497">
          <w:t>, the</w:t>
        </w:r>
      </w:ins>
      <w:ins w:id="374" w:author="Allen Wirfs-Brock" w:date="2011-07-02T12:23:00Z">
        <w:r w:rsidR="008669D1" w:rsidRPr="00E77497">
          <w:t xml:space="preserve"> </w:t>
        </w:r>
      </w:ins>
      <w:ins w:id="375" w:author="Allen Wirfs-Brock" w:date="2011-07-02T12:29:00Z">
        <w:r w:rsidR="004571D2" w:rsidRPr="00E77497">
          <w:t>input elements</w:t>
        </w:r>
      </w:ins>
      <w:ins w:id="376" w:author="Allen Wirfs-Brock" w:date="2011-07-02T12:23:00Z">
        <w:r w:rsidR="008669D1" w:rsidRPr="00E77497">
          <w:t xml:space="preserve"> corresponding to</w:t>
        </w:r>
        <w:r w:rsidR="004571D2" w:rsidRPr="00E77497">
          <w:t xml:space="preserve"> such a production </w:t>
        </w:r>
      </w:ins>
      <w:ins w:id="377" w:author="Allen Wirfs-Brock" w:date="2011-07-02T12:27:00Z">
        <w:del w:id="378" w:author="Rev 10 Allen Wirfs-Brock" w:date="2012-09-25T14:08:00Z">
          <w:r w:rsidR="004571D2" w:rsidRPr="00E77497" w:rsidDel="008473F8">
            <w:delText>is</w:delText>
          </w:r>
        </w:del>
      </w:ins>
      <w:ins w:id="379" w:author="Rev 10 Allen Wirfs-Brock" w:date="2012-09-25T14:08:00Z">
        <w:r w:rsidR="008473F8">
          <w:t>are</w:t>
        </w:r>
      </w:ins>
      <w:ins w:id="380" w:author="Allen Wirfs-Brock" w:date="2011-07-02T12:23:00Z">
        <w:r w:rsidR="004571D2" w:rsidRPr="00E77497">
          <w:t xml:space="preserve"> parsed again using </w:t>
        </w:r>
      </w:ins>
      <w:ins w:id="381" w:author="Allen Wirfs-Brock" w:date="2011-07-02T12:27:00Z">
        <w:r w:rsidR="004571D2" w:rsidRPr="00E77497">
          <w:t>a</w:t>
        </w:r>
      </w:ins>
      <w:ins w:id="382" w:author="Allen Wirfs-Brock" w:date="2011-07-02T12:23:00Z">
        <w:r w:rsidR="004571D2" w:rsidRPr="00E77497">
          <w:t xml:space="preserve"> goal symbol of a supplemental grammar.  </w:t>
        </w:r>
      </w:ins>
      <w:ins w:id="383" w:author="Allen Wirfs-Brock" w:date="2011-07-02T12:26:00Z">
        <w:r w:rsidR="004571D2" w:rsidRPr="00E77497">
          <w:t xml:space="preserve">The program is syntactically in error if the tokens in the stream of input elements cannot be parsed as a single instance of the </w:t>
        </w:r>
      </w:ins>
      <w:ins w:id="384" w:author="Allen Wirfs-Brock" w:date="2011-07-02T12:28:00Z">
        <w:r w:rsidR="004571D2" w:rsidRPr="00E77497">
          <w:t xml:space="preserve">supplemental </w:t>
        </w:r>
      </w:ins>
      <w:ins w:id="385" w:author="Allen Wirfs-Brock" w:date="2011-07-02T12:26:00Z">
        <w:r w:rsidR="004571D2" w:rsidRPr="00E77497">
          <w:t xml:space="preserve">goal </w:t>
        </w:r>
      </w:ins>
      <w:ins w:id="386" w:author="Allen Wirfs-Brock" w:date="2011-07-02T12:28:00Z">
        <w:r w:rsidR="004571D2" w:rsidRPr="00E77497">
          <w:t>symbol</w:t>
        </w:r>
      </w:ins>
      <w:ins w:id="387" w:author="Allen Wirfs-Brock" w:date="2011-07-02T12:26:00Z">
        <w:r w:rsidR="004571D2" w:rsidRPr="00E77497">
          <w:t>, with no tokens left over.</w:t>
        </w:r>
      </w:ins>
    </w:p>
    <w:p w14:paraId="529D6DFD" w14:textId="77777777" w:rsidR="004C02EF" w:rsidRPr="00E77497" w:rsidRDefault="004C02EF" w:rsidP="004C02EF">
      <w:pPr>
        <w:pStyle w:val="30"/>
        <w:numPr>
          <w:ilvl w:val="0"/>
          <w:numId w:val="0"/>
        </w:numPr>
      </w:pPr>
      <w:bookmarkStart w:id="388" w:name="_Toc235503304"/>
      <w:bookmarkStart w:id="389" w:name="_Toc241509079"/>
      <w:bookmarkStart w:id="390" w:name="_Toc244416566"/>
      <w:bookmarkStart w:id="391" w:name="_Toc276630930"/>
      <w:bookmarkStart w:id="392" w:name="_Toc336509398"/>
      <w:r w:rsidRPr="00E77497">
        <w:t>5.1.5</w:t>
      </w:r>
      <w:r w:rsidRPr="00E77497">
        <w:tab/>
        <w:t>The JSON Grammar</w:t>
      </w:r>
      <w:bookmarkEnd w:id="388"/>
      <w:bookmarkEnd w:id="389"/>
      <w:bookmarkEnd w:id="390"/>
      <w:bookmarkEnd w:id="391"/>
      <w:bookmarkEnd w:id="392"/>
    </w:p>
    <w:p w14:paraId="7C9162F7" w14:textId="77777777" w:rsidR="004C02EF" w:rsidRPr="00E77497" w:rsidRDefault="004C02EF" w:rsidP="004C02EF">
      <w:r w:rsidRPr="00E77497">
        <w:t>The JSON grammar is used to translate a String describing a set of ECMAScript objects into actual objects. The JSON grammar is given in 15.12.1.</w:t>
      </w:r>
    </w:p>
    <w:p w14:paraId="708E98AF" w14:textId="77777777" w:rsidR="004C02EF" w:rsidRPr="00E77497" w:rsidRDefault="004C02EF" w:rsidP="004C02EF">
      <w:r w:rsidRPr="00E77497">
        <w:t>The JSON grammar consists of the JSON lexical grammar and the JSON syntactic grammar. The JSON lexical grammar is used to translate character sequences into tokens and is similar to parts of the ECMAScript lexical grammar. The JSON syntactic grammar describes how sequences of tokens from the JSON lexical grammar can form syntactically correct JSON object descriptions.</w:t>
      </w:r>
    </w:p>
    <w:p w14:paraId="298474A0" w14:textId="77777777" w:rsidR="004C02EF" w:rsidRPr="00E77497" w:rsidRDefault="004C02EF" w:rsidP="004C02EF">
      <w:r w:rsidRPr="00E77497">
        <w:t>Productions of the JSON lexical grammar are distinguished by having two colons “</w:t>
      </w:r>
      <w:r w:rsidRPr="00E77497">
        <w:rPr>
          <w:rFonts w:cs="Arial"/>
          <w:b/>
        </w:rPr>
        <w:t>::</w:t>
      </w:r>
      <w:r w:rsidRPr="00E77497">
        <w:t>” as separating punctuation. The JSON lexical grammar uses some productions from the ECMAScript lexical grammar. The JSON syntactic grammar is similar to parts of the ECMAScript syntactic grammar. Productions of the JSON syntactic grammar are distinguished by using one colon “</w:t>
      </w:r>
      <w:r w:rsidRPr="00E77497">
        <w:rPr>
          <w:rFonts w:cs="Arial"/>
          <w:b/>
        </w:rPr>
        <w:t>:</w:t>
      </w:r>
      <w:r w:rsidRPr="00E77497">
        <w:t>” as separating punctuation.</w:t>
      </w:r>
    </w:p>
    <w:p w14:paraId="597AEC20" w14:textId="77777777" w:rsidR="004C02EF" w:rsidRPr="00E77497" w:rsidRDefault="004C02EF" w:rsidP="004C02EF">
      <w:pPr>
        <w:pStyle w:val="30"/>
        <w:numPr>
          <w:ilvl w:val="0"/>
          <w:numId w:val="0"/>
        </w:numPr>
      </w:pPr>
      <w:bookmarkStart w:id="393" w:name="_Ref456010386"/>
      <w:bookmarkStart w:id="394" w:name="_Toc472818750"/>
      <w:bookmarkStart w:id="395" w:name="_Toc235503305"/>
      <w:bookmarkStart w:id="396" w:name="_Toc241509080"/>
      <w:bookmarkStart w:id="397" w:name="_Toc244416567"/>
      <w:bookmarkStart w:id="398" w:name="_Toc276630931"/>
      <w:bookmarkStart w:id="399" w:name="_Toc336509399"/>
      <w:r w:rsidRPr="00E77497">
        <w:t>5.1.6</w:t>
      </w:r>
      <w:r w:rsidRPr="00E77497">
        <w:tab/>
        <w:t>Grammar Notatio</w:t>
      </w:r>
      <w:bookmarkEnd w:id="335"/>
      <w:bookmarkEnd w:id="336"/>
      <w:bookmarkEnd w:id="337"/>
      <w:bookmarkEnd w:id="338"/>
      <w:bookmarkEnd w:id="339"/>
      <w:bookmarkEnd w:id="340"/>
      <w:bookmarkEnd w:id="341"/>
      <w:bookmarkEnd w:id="342"/>
      <w:bookmarkEnd w:id="343"/>
      <w:r w:rsidRPr="00E77497">
        <w:t>n</w:t>
      </w:r>
      <w:bookmarkEnd w:id="393"/>
      <w:bookmarkEnd w:id="394"/>
      <w:bookmarkEnd w:id="395"/>
      <w:bookmarkEnd w:id="396"/>
      <w:bookmarkEnd w:id="397"/>
      <w:bookmarkEnd w:id="398"/>
      <w:bookmarkEnd w:id="399"/>
    </w:p>
    <w:p w14:paraId="5BC164D6" w14:textId="77777777" w:rsidR="004C02EF" w:rsidRPr="00E77497" w:rsidRDefault="004C02EF" w:rsidP="004C02EF">
      <w:r w:rsidRPr="00E77497">
        <w:t xml:space="preserve">Terminal symbols of the lexical, RegExp, and numeric string grammars, and some of the terminal symbols of the other grammars, are shown in </w:t>
      </w:r>
      <w:r w:rsidRPr="00E77497">
        <w:rPr>
          <w:rFonts w:ascii="Courier New" w:hAnsi="Courier New"/>
          <w:b/>
        </w:rPr>
        <w:t>fixed width</w:t>
      </w:r>
      <w:r w:rsidRPr="00E77497">
        <w:t xml:space="preserve"> font, both in the productions of the grammars and throughout this specification whenever the text directly refers to such a terminal symbol. These are to appear in a program exactly as written. All terminal symbol characters specified in this way are to be understood as the appropriate Unicode character from the ASCII range, as opposed to any similar-looking characters from other Unicode ranges.</w:t>
      </w:r>
    </w:p>
    <w:p w14:paraId="25463E16" w14:textId="77777777" w:rsidR="004C02EF" w:rsidRPr="00E77497" w:rsidRDefault="004C02EF" w:rsidP="004C02EF">
      <w:r w:rsidRPr="00E77497">
        <w:t xml:space="preserve">Nonterminal symbols are shown in </w:t>
      </w:r>
      <w:r w:rsidRPr="00E77497">
        <w:rPr>
          <w:rFonts w:ascii="Times New Roman" w:hAnsi="Times New Roman"/>
          <w:i/>
        </w:rPr>
        <w:t>italic</w:t>
      </w:r>
      <w:r w:rsidRPr="00E77497">
        <w:t xml:space="preserve"> type. The definition of a nonterminal</w:t>
      </w:r>
      <w:ins w:id="400" w:author="Rev 7 Allen Wirfs-Brock" w:date="2012-04-23T12:12:00Z">
        <w:r w:rsidR="00E32893">
          <w:t xml:space="preserve"> (also called a “production”)</w:t>
        </w:r>
      </w:ins>
      <w:r w:rsidRPr="00E77497">
        <w:t xml:space="preserve"> is introduced by the name of the nonterminal being defined followed by one or more colons. (The number of colons indicates to which grammar the production belongs.) One or more alternative right-hand sides for the nonterminal then follow on succeeding lines. For example, the syntactic definition:</w:t>
      </w:r>
    </w:p>
    <w:p w14:paraId="12C88B64" w14:textId="77777777" w:rsidR="004C02EF" w:rsidRPr="00E77497" w:rsidRDefault="004C02EF" w:rsidP="004C02EF">
      <w:pPr>
        <w:pStyle w:val="SyntaxRule2"/>
      </w:pPr>
      <w:r w:rsidRPr="00E77497">
        <w:t xml:space="preserve">WhileStatement </w:t>
      </w:r>
      <w:r w:rsidRPr="00E77497">
        <w:rPr>
          <w:rFonts w:ascii="Arial" w:hAnsi="Arial" w:cs="Arial"/>
          <w:b/>
          <w:i w:val="0"/>
        </w:rPr>
        <w:t>:</w:t>
      </w:r>
    </w:p>
    <w:p w14:paraId="3298340D" w14:textId="77777777" w:rsidR="004C02EF" w:rsidRPr="00E77497" w:rsidRDefault="004C02EF" w:rsidP="004C02EF">
      <w:pPr>
        <w:pStyle w:val="SyntaxDefinition2"/>
      </w:pPr>
      <w:r w:rsidRPr="00E77497">
        <w:rPr>
          <w:rFonts w:ascii="Courier New" w:hAnsi="Courier New"/>
          <w:b/>
          <w:i w:val="0"/>
        </w:rPr>
        <w:t>while</w:t>
      </w:r>
      <w:r w:rsidRPr="00E77497">
        <w:rPr>
          <w:b/>
        </w:rPr>
        <w:t xml:space="preserve"> </w:t>
      </w:r>
      <w:r w:rsidRPr="00E77497">
        <w:rPr>
          <w:rFonts w:ascii="Courier New" w:hAnsi="Courier New"/>
          <w:b/>
          <w:i w:val="0"/>
        </w:rPr>
        <w:t>(</w:t>
      </w:r>
      <w:r w:rsidRPr="00E77497">
        <w:rPr>
          <w:b/>
        </w:rPr>
        <w:t xml:space="preserve"> </w:t>
      </w:r>
      <w:r w:rsidRPr="00E77497">
        <w:t>Expression</w:t>
      </w:r>
      <w:r w:rsidRPr="00E77497">
        <w:rPr>
          <w:b/>
        </w:rPr>
        <w:t xml:space="preserve"> </w:t>
      </w:r>
      <w:r w:rsidRPr="00E77497">
        <w:rPr>
          <w:rFonts w:ascii="Courier New" w:hAnsi="Courier New"/>
          <w:b/>
          <w:i w:val="0"/>
        </w:rPr>
        <w:t>)</w:t>
      </w:r>
      <w:r w:rsidRPr="00E77497">
        <w:rPr>
          <w:b/>
        </w:rPr>
        <w:t xml:space="preserve"> </w:t>
      </w:r>
      <w:r w:rsidRPr="00E77497">
        <w:t>Statement</w:t>
      </w:r>
    </w:p>
    <w:p w14:paraId="14119D75" w14:textId="77777777" w:rsidR="004C02EF" w:rsidRPr="00E77497" w:rsidRDefault="004C02EF" w:rsidP="004C02EF">
      <w:r w:rsidRPr="00E77497">
        <w:t xml:space="preserve">states that the nonterminal </w:t>
      </w:r>
      <w:r w:rsidRPr="00E77497">
        <w:rPr>
          <w:rStyle w:val="bnf"/>
        </w:rPr>
        <w:t>WhileStatement</w:t>
      </w:r>
      <w:r w:rsidRPr="00E77497">
        <w:t xml:space="preserve"> represents the token </w:t>
      </w:r>
      <w:r w:rsidRPr="00E77497">
        <w:rPr>
          <w:rFonts w:ascii="Courier New" w:hAnsi="Courier New"/>
          <w:b/>
        </w:rPr>
        <w:t>while</w:t>
      </w:r>
      <w:r w:rsidRPr="00E77497">
        <w:t xml:space="preserve">, followed by a left parenthesis token, followed by an </w:t>
      </w:r>
      <w:r w:rsidRPr="00E77497">
        <w:rPr>
          <w:rStyle w:val="bnf"/>
        </w:rPr>
        <w:t>Expression</w:t>
      </w:r>
      <w:r w:rsidRPr="00E77497">
        <w:t xml:space="preserve">, followed by a right parenthesis token, followed by a </w:t>
      </w:r>
      <w:r w:rsidRPr="00E77497">
        <w:rPr>
          <w:rStyle w:val="bnf"/>
        </w:rPr>
        <w:t>Statement</w:t>
      </w:r>
      <w:r w:rsidRPr="00E77497">
        <w:t xml:space="preserve">. The occurrences of </w:t>
      </w:r>
      <w:r w:rsidRPr="00E77497">
        <w:rPr>
          <w:rStyle w:val="bnf"/>
        </w:rPr>
        <w:t>Expression</w:t>
      </w:r>
      <w:r w:rsidRPr="00E77497">
        <w:t xml:space="preserve"> and </w:t>
      </w:r>
      <w:r w:rsidRPr="00E77497">
        <w:rPr>
          <w:rStyle w:val="bnf"/>
        </w:rPr>
        <w:t>Statement</w:t>
      </w:r>
      <w:r w:rsidRPr="00E77497">
        <w:t xml:space="preserve"> are themselves nonterminals. As another example, the syntactic definition:</w:t>
      </w:r>
    </w:p>
    <w:p w14:paraId="02D256F7" w14:textId="77777777" w:rsidR="004C02EF" w:rsidRPr="00E77497" w:rsidRDefault="004C02EF" w:rsidP="004C02EF">
      <w:pPr>
        <w:pStyle w:val="SyntaxRule2"/>
      </w:pPr>
      <w:r w:rsidRPr="00E77497">
        <w:t>ArgumentList</w:t>
      </w:r>
      <w:r w:rsidRPr="00E77497">
        <w:rPr>
          <w:b/>
        </w:rPr>
        <w:t xml:space="preserve"> </w:t>
      </w:r>
      <w:r w:rsidRPr="00E77497">
        <w:rPr>
          <w:rFonts w:ascii="Arial" w:hAnsi="Arial" w:cs="Arial"/>
          <w:b/>
          <w:i w:val="0"/>
        </w:rPr>
        <w:t>:</w:t>
      </w:r>
    </w:p>
    <w:p w14:paraId="5A5F03D1" w14:textId="77777777" w:rsidR="004C02EF" w:rsidRPr="00E77497" w:rsidRDefault="004C02EF" w:rsidP="004C02EF">
      <w:pPr>
        <w:pStyle w:val="SyntaxDefinition2"/>
      </w:pPr>
      <w:r w:rsidRPr="00E77497">
        <w:t>AssignmentExpression</w:t>
      </w:r>
      <w:r w:rsidRPr="00E77497">
        <w:br/>
        <w:t>ArgumentList</w:t>
      </w:r>
      <w:r w:rsidRPr="00E77497">
        <w:rPr>
          <w:rFonts w:ascii="Courier New" w:hAnsi="Courier New"/>
          <w:b/>
          <w:i w:val="0"/>
        </w:rPr>
        <w:t xml:space="preserve"> , </w:t>
      </w:r>
      <w:r w:rsidRPr="00E77497">
        <w:t>AssignmentExpression</w:t>
      </w:r>
    </w:p>
    <w:p w14:paraId="0A224AB7" w14:textId="77777777" w:rsidR="004C02EF" w:rsidRPr="00E77497" w:rsidRDefault="004C02EF" w:rsidP="004C02EF">
      <w:r w:rsidRPr="00E77497">
        <w:t xml:space="preserve">states that an </w:t>
      </w:r>
      <w:r w:rsidRPr="00E77497">
        <w:rPr>
          <w:rStyle w:val="bnf"/>
        </w:rPr>
        <w:t>ArgumentList</w:t>
      </w:r>
      <w:r w:rsidRPr="00E77497">
        <w:t xml:space="preserve"> may represent either a single </w:t>
      </w:r>
      <w:r w:rsidRPr="00E77497">
        <w:rPr>
          <w:rStyle w:val="bnf"/>
        </w:rPr>
        <w:t>AssignmentExpression</w:t>
      </w:r>
      <w:r w:rsidRPr="00E77497">
        <w:t xml:space="preserve"> or an </w:t>
      </w:r>
      <w:r w:rsidRPr="00E77497">
        <w:rPr>
          <w:rStyle w:val="bnf"/>
        </w:rPr>
        <w:t>ArgumentList</w:t>
      </w:r>
      <w:r w:rsidRPr="00E77497">
        <w:t xml:space="preserve">, followed by a comma, followed by an </w:t>
      </w:r>
      <w:r w:rsidRPr="00E77497">
        <w:rPr>
          <w:rStyle w:val="bnf"/>
        </w:rPr>
        <w:t>AssignmentExpression</w:t>
      </w:r>
      <w:r w:rsidRPr="00E77497">
        <w:t xml:space="preserve">. This definition of </w:t>
      </w:r>
      <w:r w:rsidRPr="00E77497">
        <w:rPr>
          <w:rStyle w:val="bnf"/>
        </w:rPr>
        <w:t>ArgumentList</w:t>
      </w:r>
      <w:r w:rsidRPr="00E77497">
        <w:t xml:space="preserve"> is recursive, that is, it is defined in terms of itself. The result is that an </w:t>
      </w:r>
      <w:r w:rsidRPr="00E77497">
        <w:rPr>
          <w:rStyle w:val="bnf"/>
        </w:rPr>
        <w:t>ArgumentList</w:t>
      </w:r>
      <w:r w:rsidRPr="00E77497">
        <w:t xml:space="preserve"> may contain any positive number of arguments, separated by commas, where each argument expression is an </w:t>
      </w:r>
      <w:r w:rsidRPr="00E77497">
        <w:rPr>
          <w:rStyle w:val="bnf"/>
        </w:rPr>
        <w:t>AssignmentExpression</w:t>
      </w:r>
      <w:r w:rsidRPr="00E77497">
        <w:t>. Such recursive definitions of nonterminals are common.</w:t>
      </w:r>
    </w:p>
    <w:p w14:paraId="6098F42B" w14:textId="77777777" w:rsidR="004C02EF" w:rsidRPr="00E77497" w:rsidRDefault="004C02EF" w:rsidP="004C02EF">
      <w:r w:rsidRPr="00E77497">
        <w:t>The subscripted suffix “</w:t>
      </w:r>
      <w:r w:rsidRPr="00E77497">
        <w:rPr>
          <w:vertAlign w:val="subscript"/>
        </w:rPr>
        <w:t>opt</w:t>
      </w:r>
      <w:r w:rsidRPr="00E77497">
        <w:t>”, which may appear after a terminal or nonterminal, indicates an optional symbol. The alternative containing the optional symbol actually specifies two right-hand sides, one that omits the optional element and one that includes it. This means that:</w:t>
      </w:r>
    </w:p>
    <w:p w14:paraId="66DBFD78" w14:textId="77777777" w:rsidR="004C02EF" w:rsidRPr="00E77497" w:rsidRDefault="004C02EF" w:rsidP="004C02EF">
      <w:pPr>
        <w:pStyle w:val="SyntaxRule2"/>
      </w:pPr>
      <w:r w:rsidRPr="00E77497">
        <w:t>VariableDeclaration</w:t>
      </w:r>
      <w:r w:rsidRPr="00E77497">
        <w:rPr>
          <w:b/>
        </w:rPr>
        <w:t xml:space="preserve"> </w:t>
      </w:r>
      <w:r w:rsidRPr="00E77497">
        <w:rPr>
          <w:rFonts w:ascii="Arial" w:hAnsi="Arial" w:cs="Arial"/>
          <w:b/>
          <w:i w:val="0"/>
        </w:rPr>
        <w:t>:</w:t>
      </w:r>
    </w:p>
    <w:p w14:paraId="2097DB5B" w14:textId="77777777" w:rsidR="004C02EF" w:rsidRPr="00E77497" w:rsidRDefault="004C02EF" w:rsidP="004C02EF">
      <w:pPr>
        <w:pStyle w:val="SyntaxDefinition2"/>
        <w:rPr>
          <w:vertAlign w:val="subscript"/>
        </w:rPr>
      </w:pPr>
      <w:r w:rsidRPr="00E77497">
        <w:t>Identifier Initialiser</w:t>
      </w:r>
      <w:r w:rsidRPr="00E77497">
        <w:rPr>
          <w:rFonts w:ascii="Arial" w:hAnsi="Arial" w:cs="Arial"/>
          <w:i w:val="0"/>
          <w:vertAlign w:val="subscript"/>
        </w:rPr>
        <w:t>opt</w:t>
      </w:r>
    </w:p>
    <w:p w14:paraId="7CC70813" w14:textId="77777777" w:rsidR="004C02EF" w:rsidRPr="00E77497" w:rsidRDefault="004C02EF" w:rsidP="004C02EF">
      <w:r w:rsidRPr="00E77497">
        <w:t>is a convenient abbreviation for:</w:t>
      </w:r>
    </w:p>
    <w:p w14:paraId="7A8DAED2" w14:textId="77777777" w:rsidR="004C02EF" w:rsidRPr="00E77497" w:rsidRDefault="004C02EF" w:rsidP="004C02EF">
      <w:pPr>
        <w:pStyle w:val="SyntaxRule2"/>
      </w:pPr>
      <w:r w:rsidRPr="00E77497">
        <w:t>VariableDeclaration</w:t>
      </w:r>
      <w:r w:rsidRPr="00E77497">
        <w:rPr>
          <w:b/>
        </w:rPr>
        <w:t xml:space="preserve"> </w:t>
      </w:r>
      <w:r w:rsidRPr="00E77497">
        <w:rPr>
          <w:rFonts w:ascii="Arial" w:hAnsi="Arial" w:cs="Arial"/>
          <w:b/>
          <w:i w:val="0"/>
        </w:rPr>
        <w:t>:</w:t>
      </w:r>
    </w:p>
    <w:p w14:paraId="28789A1D" w14:textId="77777777" w:rsidR="004C02EF" w:rsidRPr="00E77497" w:rsidRDefault="004C02EF" w:rsidP="004C02EF">
      <w:pPr>
        <w:pStyle w:val="SyntaxDefinition2"/>
      </w:pPr>
      <w:r w:rsidRPr="00E77497">
        <w:t>Identifier</w:t>
      </w:r>
      <w:r w:rsidRPr="00E77497">
        <w:br/>
        <w:t>Identifier Initialiser</w:t>
      </w:r>
    </w:p>
    <w:p w14:paraId="35BD0CB3" w14:textId="77777777" w:rsidR="004C02EF" w:rsidRPr="00E77497" w:rsidRDefault="004C02EF" w:rsidP="004C02EF">
      <w:r w:rsidRPr="00E77497">
        <w:t>and that:</w:t>
      </w:r>
    </w:p>
    <w:p w14:paraId="309CF16A"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0FE646CD" w14:textId="77777777" w:rsidR="004C02EF" w:rsidRPr="00E77497" w:rsidRDefault="004C02EF" w:rsidP="004C02EF">
      <w:pPr>
        <w:pStyle w:val="SyntaxDefinition2"/>
      </w:pPr>
      <w:r w:rsidRPr="00E77497">
        <w:rPr>
          <w:rFonts w:ascii="Courier New" w:hAnsi="Courier New"/>
          <w:b/>
          <w:i w:val="0"/>
        </w:rPr>
        <w:t xml:space="preserve">for ( </w:t>
      </w:r>
      <w:r w:rsidRPr="00E77497">
        <w:t>ExpressionNoIn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p>
    <w:p w14:paraId="1036F167" w14:textId="77777777" w:rsidR="004C02EF" w:rsidRPr="00E77497" w:rsidRDefault="004C02EF" w:rsidP="004C02EF">
      <w:r w:rsidRPr="00E77497">
        <w:t>is a convenient abbreviation for:</w:t>
      </w:r>
    </w:p>
    <w:p w14:paraId="26D7C879"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3F328B72" w14:textId="77777777" w:rsidR="004C02EF" w:rsidRPr="00E77497" w:rsidRDefault="004C02EF" w:rsidP="004C02EF">
      <w:pPr>
        <w:pStyle w:val="SyntaxDefinition2"/>
      </w:pPr>
      <w:r w:rsidRPr="00E77497">
        <w:rPr>
          <w:rFonts w:ascii="Courier New" w:hAnsi="Courier New"/>
          <w:b/>
          <w:i w:val="0"/>
        </w:rPr>
        <w:t xml:space="preserve">for (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ExpressionNoIn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p>
    <w:p w14:paraId="111C64D1" w14:textId="77777777" w:rsidR="004C02EF" w:rsidRPr="00E77497" w:rsidRDefault="004C02EF" w:rsidP="004C02EF">
      <w:r w:rsidRPr="00E77497">
        <w:t>which in turn is an abbreviation for:</w:t>
      </w:r>
    </w:p>
    <w:p w14:paraId="09545595"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0363FCB0" w14:textId="77777777" w:rsidR="004C02EF" w:rsidRPr="00E77497" w:rsidRDefault="004C02EF" w:rsidP="004C02EF">
      <w:pPr>
        <w:pStyle w:val="SyntaxDefinition2"/>
      </w:pPr>
      <w:r w:rsidRPr="00E77497">
        <w:rPr>
          <w:rFonts w:ascii="Courier New" w:hAnsi="Courier New"/>
          <w:b/>
          <w:i w:val="0"/>
        </w:rPr>
        <w:t xml:space="preserve">for ( ; ; </w:t>
      </w:r>
      <w:r w:rsidRPr="00E77497">
        <w:t>Expression</w:t>
      </w:r>
      <w:r w:rsidRPr="00E77497">
        <w:rPr>
          <w:rFonts w:ascii="Arial" w:hAnsi="Arial"/>
          <w:i w:val="0"/>
          <w:vertAlign w:val="subscript"/>
        </w:rPr>
        <w:t>opt</w:t>
      </w:r>
      <w:r w:rsidRPr="00E77497">
        <w:rPr>
          <w:rFonts w:ascii="Courier New" w:hAnsi="Courier New"/>
          <w:b/>
          <w:i w:val="0"/>
        </w:rPr>
        <w:t xml:space="preserve">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r w:rsidRPr="00E77497">
        <w:rPr>
          <w:rFonts w:ascii="Courier New" w:hAnsi="Courier New"/>
          <w:b/>
          <w:i w:val="0"/>
        </w:rPr>
        <w:br/>
        <w:t xml:space="preserve">for ( </w:t>
      </w:r>
      <w:r w:rsidRPr="00E77497">
        <w:t>ExpressionNoIn</w:t>
      </w:r>
      <w:r w:rsidRPr="00E77497">
        <w:rPr>
          <w:rFonts w:ascii="Courier New" w:hAnsi="Courier New"/>
          <w:b/>
          <w:i w:val="0"/>
        </w:rPr>
        <w:t xml:space="preserve"> ;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r w:rsidRPr="00E77497">
        <w:rPr>
          <w:rFonts w:ascii="Courier New" w:hAnsi="Courier New"/>
          <w:b/>
          <w:i w:val="0"/>
        </w:rPr>
        <w:br/>
        <w:t xml:space="preserve">for ( </w:t>
      </w:r>
      <w:r w:rsidRPr="00E77497">
        <w:t>ExpressionNoIn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p>
    <w:p w14:paraId="2DE1B153" w14:textId="77777777" w:rsidR="004C02EF" w:rsidRPr="00E77497" w:rsidRDefault="004C02EF" w:rsidP="004C02EF">
      <w:r w:rsidRPr="00E77497">
        <w:t>which in turn is an abbreviation for:</w:t>
      </w:r>
    </w:p>
    <w:p w14:paraId="465C7845" w14:textId="77777777"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14:paraId="647ED4F8" w14:textId="77777777" w:rsidR="004C02EF" w:rsidRPr="00E77497" w:rsidRDefault="004C02EF" w:rsidP="004C02EF">
      <w:pPr>
        <w:pStyle w:val="SyntaxDefinition2"/>
      </w:pPr>
      <w:r w:rsidRPr="00E77497">
        <w:rPr>
          <w:rFonts w:ascii="Courier New" w:hAnsi="Courier New" w:cs="Courier New"/>
          <w:b/>
          <w:i w:val="0"/>
        </w:rPr>
        <w:t xml:space="preserve">for ( ; ; ) </w:t>
      </w:r>
      <w:r w:rsidRPr="00E77497">
        <w:t>Statement</w:t>
      </w:r>
      <w:r w:rsidRPr="00E77497">
        <w:br/>
      </w:r>
      <w:r w:rsidRPr="00E77497">
        <w:rPr>
          <w:rFonts w:ascii="Courier New" w:hAnsi="Courier New"/>
          <w:b/>
          <w:i w:val="0"/>
        </w:rPr>
        <w:t xml:space="preserve">for ( ;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 xml:space="preserve">ExpressionNoIn </w:t>
      </w:r>
      <w:r w:rsidRPr="00E77497">
        <w:rPr>
          <w:rFonts w:ascii="Courier New" w:hAnsi="Courier New"/>
          <w:b/>
          <w:i w:val="0"/>
        </w:rPr>
        <w:t xml:space="preserve">; ; ) </w:t>
      </w:r>
      <w:r w:rsidRPr="00E77497">
        <w:t>Statement</w:t>
      </w:r>
      <w:r w:rsidRPr="00E77497">
        <w:rPr>
          <w:rFonts w:ascii="Courier New" w:hAnsi="Courier New"/>
          <w:b/>
          <w:i w:val="0"/>
        </w:rPr>
        <w:br/>
        <w:t xml:space="preserve">for ( </w:t>
      </w:r>
      <w:r w:rsidRPr="00E77497">
        <w:t xml:space="preserve">ExpressionNoIn </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 xml:space="preserve">ExpressionNoIn </w:t>
      </w:r>
      <w:r w:rsidRPr="00E77497">
        <w:rPr>
          <w:rFonts w:ascii="Courier New" w:hAnsi="Courier New"/>
          <w:b/>
          <w:i w:val="0"/>
        </w:rPr>
        <w:t xml:space="preserve">; </w:t>
      </w:r>
      <w:r w:rsidRPr="00E77497">
        <w:t>Expression</w:t>
      </w:r>
      <w:r w:rsidRPr="00E77497">
        <w:rPr>
          <w:rFonts w:ascii="Courier New" w:hAnsi="Courier New"/>
          <w:b/>
          <w:i w:val="0"/>
        </w:rPr>
        <w:t xml:space="preserve"> ; ) </w:t>
      </w:r>
      <w:r w:rsidRPr="00E77497">
        <w:t>Statement</w:t>
      </w:r>
      <w:r w:rsidRPr="00E77497">
        <w:rPr>
          <w:rFonts w:ascii="Courier New" w:hAnsi="Courier New"/>
          <w:b/>
          <w:i w:val="0"/>
        </w:rPr>
        <w:br/>
        <w:t xml:space="preserve">for ( </w:t>
      </w:r>
      <w:r w:rsidRPr="00E77497">
        <w:t xml:space="preserve">ExpressionNoIn </w:t>
      </w:r>
      <w:r w:rsidRPr="00E77497">
        <w:rPr>
          <w:rFonts w:ascii="Courier New" w:hAnsi="Courier New"/>
          <w:b/>
          <w:i w:val="0"/>
        </w:rPr>
        <w:t xml:space="preserve">; </w:t>
      </w:r>
      <w:r w:rsidRPr="00E77497">
        <w:t>Expression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p>
    <w:p w14:paraId="70BD0921" w14:textId="77777777" w:rsidR="004C02EF" w:rsidRPr="00E77497" w:rsidRDefault="004C02EF" w:rsidP="004C02EF">
      <w:r w:rsidRPr="00E77497">
        <w:t xml:space="preserve">so the nonterminal </w:t>
      </w:r>
      <w:r w:rsidRPr="00E77497">
        <w:rPr>
          <w:rStyle w:val="bnf"/>
        </w:rPr>
        <w:t>IterationStatement</w:t>
      </w:r>
      <w:r w:rsidRPr="00E77497">
        <w:t xml:space="preserve"> actually has eight alternative right-hand sides.</w:t>
      </w:r>
    </w:p>
    <w:p w14:paraId="1F142B6E" w14:textId="77777777" w:rsidR="004C02EF" w:rsidRPr="00E77497" w:rsidRDefault="004C02EF" w:rsidP="004C02EF">
      <w:r w:rsidRPr="00E77497">
        <w:t>When the words “</w:t>
      </w:r>
      <w:r w:rsidRPr="00E77497">
        <w:rPr>
          <w:b/>
        </w:rPr>
        <w:t>one of</w:t>
      </w:r>
      <w:r w:rsidRPr="00E77497">
        <w:t>” follow the colon(s) in a grammar definition, they signify that each of the terminal symbols on the following line or lines is an alternative definition. For example, the lexical grammar for ECMAScript contains the production:</w:t>
      </w:r>
    </w:p>
    <w:p w14:paraId="63D2D8ED" w14:textId="77777777" w:rsidR="004C02EF" w:rsidRPr="00E77497" w:rsidRDefault="004C02EF" w:rsidP="004C02EF">
      <w:pPr>
        <w:pStyle w:val="SyntaxRule2"/>
        <w:rPr>
          <w:b/>
        </w:rPr>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2AD8DE41" w14:textId="77777777"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1  2  3  4  5  6  7  8  9</w:t>
      </w:r>
    </w:p>
    <w:p w14:paraId="5CD33B81" w14:textId="77777777" w:rsidR="004C02EF" w:rsidRPr="00E77497" w:rsidRDefault="004C02EF" w:rsidP="004C02EF">
      <w:r w:rsidRPr="00E77497">
        <w:t>which is merely a convenient abbreviation for:</w:t>
      </w:r>
    </w:p>
    <w:p w14:paraId="2E9EA02D" w14:textId="77777777" w:rsidR="004C02EF" w:rsidRPr="00E77497" w:rsidRDefault="004C02EF" w:rsidP="004C02EF">
      <w:pPr>
        <w:pStyle w:val="SyntaxRule2"/>
        <w:rPr>
          <w:b/>
        </w:rPr>
      </w:pPr>
      <w:r w:rsidRPr="00E77497">
        <w:t xml:space="preserve">NonZeroDigit </w:t>
      </w:r>
      <w:r w:rsidRPr="00E77497">
        <w:rPr>
          <w:rFonts w:ascii="Arial" w:hAnsi="Arial" w:cs="Arial"/>
          <w:b/>
          <w:i w:val="0"/>
        </w:rPr>
        <w:t>::</w:t>
      </w:r>
    </w:p>
    <w:p w14:paraId="1673AFCC" w14:textId="77777777"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1</w:t>
      </w:r>
      <w:r w:rsidRPr="00E77497">
        <w:rPr>
          <w:rFonts w:ascii="Courier New" w:hAnsi="Courier New" w:cs="Courier New"/>
          <w:b/>
          <w:i w:val="0"/>
        </w:rPr>
        <w:br/>
        <w:t>2</w:t>
      </w:r>
      <w:r w:rsidRPr="00E77497">
        <w:rPr>
          <w:rFonts w:ascii="Courier New" w:hAnsi="Courier New" w:cs="Courier New"/>
          <w:b/>
          <w:i w:val="0"/>
        </w:rPr>
        <w:br/>
        <w:t>3</w:t>
      </w:r>
      <w:r w:rsidRPr="00E77497">
        <w:rPr>
          <w:rFonts w:ascii="Courier New" w:hAnsi="Courier New" w:cs="Courier New"/>
          <w:b/>
          <w:i w:val="0"/>
        </w:rPr>
        <w:br/>
        <w:t>4</w:t>
      </w:r>
      <w:r w:rsidRPr="00E77497">
        <w:rPr>
          <w:rFonts w:ascii="Courier New" w:hAnsi="Courier New" w:cs="Courier New"/>
          <w:b/>
          <w:i w:val="0"/>
        </w:rPr>
        <w:br/>
        <w:t>5</w:t>
      </w:r>
      <w:r w:rsidRPr="00E77497">
        <w:rPr>
          <w:rFonts w:ascii="Courier New" w:hAnsi="Courier New" w:cs="Courier New"/>
          <w:b/>
          <w:i w:val="0"/>
        </w:rPr>
        <w:br/>
        <w:t>6</w:t>
      </w:r>
      <w:r w:rsidRPr="00E77497">
        <w:rPr>
          <w:rFonts w:ascii="Courier New" w:hAnsi="Courier New" w:cs="Courier New"/>
          <w:b/>
          <w:i w:val="0"/>
        </w:rPr>
        <w:br/>
        <w:t>7</w:t>
      </w:r>
      <w:r w:rsidRPr="00E77497">
        <w:rPr>
          <w:rFonts w:ascii="Courier New" w:hAnsi="Courier New" w:cs="Courier New"/>
          <w:b/>
          <w:i w:val="0"/>
        </w:rPr>
        <w:br/>
        <w:t>8</w:t>
      </w:r>
      <w:r w:rsidRPr="00E77497">
        <w:rPr>
          <w:rFonts w:ascii="Courier New" w:hAnsi="Courier New" w:cs="Courier New"/>
          <w:b/>
          <w:i w:val="0"/>
        </w:rPr>
        <w:br/>
        <w:t>9</w:t>
      </w:r>
    </w:p>
    <w:p w14:paraId="6F2BE997" w14:textId="77777777" w:rsidR="004C02EF" w:rsidRPr="00E77497" w:rsidRDefault="004C02EF" w:rsidP="004C02EF">
      <w:r w:rsidRPr="00E77497">
        <w:t>If the phrase “</w:t>
      </w:r>
      <w:r w:rsidRPr="00E77497">
        <w:rPr>
          <w:sz w:val="16"/>
        </w:rPr>
        <w:t>[empty]</w:t>
      </w:r>
      <w:r w:rsidRPr="00E77497">
        <w:t>” appears as the right-hand side of a production, it indicates that the production's right-hand side contains no terminals or nonterminals.</w:t>
      </w:r>
    </w:p>
    <w:p w14:paraId="02AD46D0" w14:textId="77777777" w:rsidR="004C02EF" w:rsidRPr="00E77497" w:rsidRDefault="004C02EF" w:rsidP="004C02EF">
      <w:r w:rsidRPr="00E77497">
        <w:t>If the phrase “</w:t>
      </w:r>
      <w:r w:rsidRPr="00E77497">
        <w:rPr>
          <w:sz w:val="16"/>
        </w:rPr>
        <w:t xml:space="preserve">[lookahead </w:t>
      </w:r>
      <w:r w:rsidRPr="00675B74">
        <w:rPr>
          <w:sz w:val="16"/>
        </w:rPr>
        <w:sym w:font="Symbol" w:char="F0CF"/>
      </w:r>
      <w:r w:rsidRPr="00675B74">
        <w:rPr>
          <w:sz w:val="16"/>
        </w:rPr>
        <w:t xml:space="preserve"> </w:t>
      </w:r>
      <w:r w:rsidRPr="00E77497">
        <w:rPr>
          <w:rFonts w:ascii="Times New Roman" w:hAnsi="Times New Roman"/>
          <w:i/>
          <w:sz w:val="16"/>
        </w:rPr>
        <w:t>set</w:t>
      </w:r>
      <w:r w:rsidRPr="00E77497">
        <w:rPr>
          <w:sz w:val="16"/>
        </w:rPr>
        <w:t>]</w:t>
      </w:r>
      <w:r w:rsidRPr="00E77497">
        <w:t xml:space="preserve">” appears in the right-hand side of a production, it indicates that the production may not be used if the immediately following input token is a member of the given </w:t>
      </w:r>
      <w:r w:rsidRPr="00E77497">
        <w:rPr>
          <w:rStyle w:val="bnf"/>
        </w:rPr>
        <w:t>set</w:t>
      </w:r>
      <w:r w:rsidRPr="00E77497">
        <w:t xml:space="preserve">. The </w:t>
      </w:r>
      <w:r w:rsidRPr="00E77497">
        <w:rPr>
          <w:rStyle w:val="bnf"/>
        </w:rPr>
        <w:t>set</w:t>
      </w:r>
      <w:r w:rsidRPr="00E77497">
        <w:t xml:space="preserve"> can be written as a list of terminals enclosed in curly braces. For convenience, the set can also be written as a nonterminal, in which case it represents the set of all terminals to which that nonterminal could expand. For example, given the definitions</w:t>
      </w:r>
    </w:p>
    <w:p w14:paraId="4C823DE7" w14:textId="77777777" w:rsidR="004C02EF" w:rsidRPr="00E77497" w:rsidRDefault="004C02EF" w:rsidP="004C02EF">
      <w:pPr>
        <w:pStyle w:val="SyntaxRule2"/>
        <w:rPr>
          <w:b/>
        </w:rPr>
      </w:pPr>
      <w:r w:rsidRPr="00E77497">
        <w:t xml:space="preserve">DecimalDigit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3B8DA46E" w14:textId="77777777"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0  1  2  3  4  5  6  7  8  9</w:t>
      </w:r>
    </w:p>
    <w:p w14:paraId="43E9F4D1" w14:textId="77777777" w:rsidR="004C02EF" w:rsidRPr="00E77497" w:rsidRDefault="004C02EF" w:rsidP="004C02EF">
      <w:pPr>
        <w:pStyle w:val="SyntaxRule2"/>
        <w:rPr>
          <w:b/>
        </w:rPr>
      </w:pPr>
      <w:r w:rsidRPr="00E77497">
        <w:t>DecimalDigits</w:t>
      </w:r>
      <w:r w:rsidRPr="00E77497">
        <w:rPr>
          <w:rFonts w:ascii="Arial" w:hAnsi="Arial" w:cs="Arial"/>
          <w:b/>
        </w:rPr>
        <w:t xml:space="preserve"> </w:t>
      </w:r>
      <w:r w:rsidRPr="00E77497">
        <w:rPr>
          <w:rFonts w:ascii="Arial" w:hAnsi="Arial" w:cs="Arial"/>
          <w:b/>
          <w:i w:val="0"/>
        </w:rPr>
        <w:t>::</w:t>
      </w:r>
    </w:p>
    <w:p w14:paraId="0161BC23" w14:textId="77777777" w:rsidR="004C02EF" w:rsidRPr="00E77497" w:rsidRDefault="004C02EF" w:rsidP="004C02EF">
      <w:pPr>
        <w:pStyle w:val="SyntaxDefinition2"/>
      </w:pPr>
      <w:r w:rsidRPr="00E77497">
        <w:t>DecimalDigit</w:t>
      </w:r>
      <w:r w:rsidRPr="00E77497">
        <w:br/>
        <w:t>DecimalDigits DecimalDigit</w:t>
      </w:r>
    </w:p>
    <w:p w14:paraId="1D7B45C3" w14:textId="77777777" w:rsidR="004C02EF" w:rsidRPr="00E77497" w:rsidRDefault="004C02EF" w:rsidP="004C02EF">
      <w:r w:rsidRPr="00E77497">
        <w:t>the definition</w:t>
      </w:r>
    </w:p>
    <w:p w14:paraId="1D30026A" w14:textId="77777777" w:rsidR="004C02EF" w:rsidRPr="00E77497" w:rsidRDefault="004C02EF" w:rsidP="004C02EF">
      <w:pPr>
        <w:pStyle w:val="SyntaxRule2"/>
      </w:pPr>
      <w:r w:rsidRPr="00E77497">
        <w:t>LookaheadExample</w:t>
      </w:r>
      <w:r w:rsidRPr="00E77497">
        <w:rPr>
          <w:b/>
        </w:rPr>
        <w:t xml:space="preserve"> </w:t>
      </w:r>
      <w:r w:rsidRPr="00E77497">
        <w:rPr>
          <w:rFonts w:ascii="Arial" w:hAnsi="Arial" w:cs="Arial"/>
          <w:b/>
          <w:i w:val="0"/>
        </w:rPr>
        <w:t>::</w:t>
      </w:r>
    </w:p>
    <w:p w14:paraId="55D960CE" w14:textId="77777777" w:rsidR="004C02EF" w:rsidRPr="00E77497" w:rsidRDefault="004C02EF" w:rsidP="004C02EF">
      <w:pPr>
        <w:pStyle w:val="SyntaxDefinition2"/>
      </w:pPr>
      <w:r w:rsidRPr="00E77497">
        <w:rPr>
          <w:rFonts w:ascii="Courier New" w:hAnsi="Courier New"/>
          <w:b/>
          <w:i w:val="0"/>
        </w:rPr>
        <w:t>n</w:t>
      </w:r>
      <w:r w:rsidRPr="00E77497">
        <w:rPr>
          <w:i w:val="0"/>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sz w:val="16"/>
          <w:szCs w:val="16"/>
        </w:rPr>
        <w:t>1</w:t>
      </w:r>
      <w:r w:rsidRPr="00E77497">
        <w:rPr>
          <w:sz w:val="16"/>
          <w:szCs w:val="16"/>
        </w:rPr>
        <w:t xml:space="preserve">, </w:t>
      </w:r>
      <w:r w:rsidRPr="00E77497">
        <w:rPr>
          <w:rFonts w:ascii="Courier New" w:hAnsi="Courier New"/>
          <w:b/>
          <w:i w:val="0"/>
          <w:sz w:val="16"/>
          <w:szCs w:val="16"/>
        </w:rPr>
        <w:t>3</w:t>
      </w:r>
      <w:r w:rsidRPr="00E77497">
        <w:rPr>
          <w:sz w:val="16"/>
          <w:szCs w:val="16"/>
        </w:rPr>
        <w:t xml:space="preserve">, </w:t>
      </w:r>
      <w:r w:rsidRPr="00E77497">
        <w:rPr>
          <w:rFonts w:ascii="Courier New" w:hAnsi="Courier New"/>
          <w:b/>
          <w:i w:val="0"/>
          <w:sz w:val="16"/>
          <w:szCs w:val="16"/>
        </w:rPr>
        <w:t>5</w:t>
      </w:r>
      <w:r w:rsidRPr="00E77497">
        <w:rPr>
          <w:sz w:val="16"/>
          <w:szCs w:val="16"/>
        </w:rPr>
        <w:t xml:space="preserve">, </w:t>
      </w:r>
      <w:r w:rsidRPr="00E77497">
        <w:rPr>
          <w:rFonts w:ascii="Courier New" w:hAnsi="Courier New"/>
          <w:b/>
          <w:i w:val="0"/>
          <w:sz w:val="16"/>
          <w:szCs w:val="16"/>
        </w:rPr>
        <w:t>7</w:t>
      </w:r>
      <w:r w:rsidRPr="00E77497">
        <w:rPr>
          <w:sz w:val="16"/>
          <w:szCs w:val="16"/>
        </w:rPr>
        <w:t xml:space="preserve">, </w:t>
      </w:r>
      <w:r w:rsidRPr="00E77497">
        <w:rPr>
          <w:rFonts w:ascii="Courier New" w:hAnsi="Courier New"/>
          <w:b/>
          <w:i w:val="0"/>
          <w:sz w:val="16"/>
          <w:szCs w:val="16"/>
        </w:rPr>
        <w:t>9</w:t>
      </w:r>
      <w:r w:rsidRPr="00E77497">
        <w:rPr>
          <w:rFonts w:ascii="Arial" w:hAnsi="Arial" w:cs="Arial"/>
          <w:i w:val="0"/>
          <w:sz w:val="16"/>
          <w:szCs w:val="16"/>
        </w:rPr>
        <w:t>}]</w:t>
      </w:r>
      <w:r w:rsidRPr="00E77497">
        <w:t xml:space="preserve"> DecimalDigits</w:t>
      </w:r>
      <w:r w:rsidRPr="00E77497">
        <w:br/>
        <w:t xml:space="preserve">DecimalDigit </w:t>
      </w:r>
      <w:r w:rsidRPr="00E77497">
        <w:rPr>
          <w:rFonts w:ascii="Arial" w:hAnsi="Arial" w:cs="Arial"/>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i w:val="0"/>
          <w:sz w:val="16"/>
          <w:szCs w:val="16"/>
        </w:rPr>
        <w:t xml:space="preserve"> </w:t>
      </w:r>
      <w:r w:rsidRPr="00E77497">
        <w:rPr>
          <w:sz w:val="16"/>
          <w:szCs w:val="16"/>
        </w:rPr>
        <w:t xml:space="preserve">DecimalDigit </w:t>
      </w:r>
      <w:r w:rsidRPr="00E77497">
        <w:rPr>
          <w:rFonts w:ascii="Arial" w:hAnsi="Arial" w:cs="Arial"/>
          <w:i w:val="0"/>
          <w:sz w:val="16"/>
          <w:szCs w:val="16"/>
        </w:rPr>
        <w:t>]</w:t>
      </w:r>
    </w:p>
    <w:p w14:paraId="0F639B30" w14:textId="77777777" w:rsidR="004C02EF" w:rsidRPr="00E77497" w:rsidRDefault="004C02EF" w:rsidP="004C02EF">
      <w:r w:rsidRPr="00E77497">
        <w:t xml:space="preserve">matches either the letter </w:t>
      </w:r>
      <w:r w:rsidRPr="00E77497">
        <w:rPr>
          <w:rFonts w:ascii="Courier New" w:hAnsi="Courier New"/>
          <w:b/>
        </w:rPr>
        <w:t>n</w:t>
      </w:r>
      <w:r w:rsidRPr="00E77497">
        <w:t xml:space="preserve"> followed by one or more decimal digits the first of which is even, or a decimal digit not followed by another decimal digit.</w:t>
      </w:r>
    </w:p>
    <w:p w14:paraId="7B454239" w14:textId="77777777" w:rsidR="004C02EF" w:rsidRPr="00E77497" w:rsidRDefault="004C02EF" w:rsidP="004C02EF">
      <w:r w:rsidRPr="00E77497">
        <w:t>If the phrase “</w:t>
      </w:r>
      <w:r w:rsidRPr="00E77497">
        <w:rPr>
          <w:sz w:val="16"/>
        </w:rPr>
        <w:t xml:space="preserve">[no </w:t>
      </w:r>
      <w:r w:rsidRPr="00E77497">
        <w:rPr>
          <w:rFonts w:ascii="Times New Roman" w:hAnsi="Times New Roman"/>
          <w:i/>
          <w:sz w:val="16"/>
        </w:rPr>
        <w:t>LineTerminator</w:t>
      </w:r>
      <w:r w:rsidRPr="00E77497">
        <w:rPr>
          <w:sz w:val="16"/>
        </w:rPr>
        <w:t xml:space="preserve"> here]</w:t>
      </w:r>
      <w:r w:rsidRPr="00E77497">
        <w:t xml:space="preserve">” appears in the right-hand side of a production of the syntactic grammar, it indicates that the production is </w:t>
      </w:r>
      <w:r w:rsidRPr="00E77497">
        <w:rPr>
          <w:i/>
        </w:rPr>
        <w:t>a restricted production</w:t>
      </w:r>
      <w:r w:rsidRPr="00E77497">
        <w:t xml:space="preserve">: it may not be used if a </w:t>
      </w:r>
      <w:r w:rsidRPr="00E77497">
        <w:rPr>
          <w:rStyle w:val="bnf"/>
        </w:rPr>
        <w:t>LineTerminator</w:t>
      </w:r>
      <w:r w:rsidRPr="00E77497">
        <w:t xml:space="preserve"> occurs in the input stream at the indicated position. For example, the production:</w:t>
      </w:r>
    </w:p>
    <w:p w14:paraId="2B0A70FB" w14:textId="77777777" w:rsidR="004C02EF" w:rsidRPr="00E77497" w:rsidRDefault="00330F2A" w:rsidP="004C02EF">
      <w:pPr>
        <w:pStyle w:val="SyntaxRule2"/>
      </w:pPr>
      <w:r w:rsidRPr="00E77497">
        <w:t>ThrowStatement</w:t>
      </w:r>
      <w:r w:rsidRPr="00E77497">
        <w:rPr>
          <w:b/>
        </w:rPr>
        <w:t xml:space="preserve"> </w:t>
      </w:r>
      <w:r w:rsidR="004C02EF" w:rsidRPr="00E77497">
        <w:rPr>
          <w:rFonts w:ascii="Arial" w:hAnsi="Arial" w:cs="Arial"/>
          <w:b/>
          <w:i w:val="0"/>
        </w:rPr>
        <w:t>:</w:t>
      </w:r>
    </w:p>
    <w:p w14:paraId="4A9D12CB" w14:textId="77777777" w:rsidR="004C02EF" w:rsidRPr="00E77497" w:rsidRDefault="00330F2A" w:rsidP="004C02EF">
      <w:pPr>
        <w:pStyle w:val="SyntaxDefinition2"/>
      </w:pPr>
      <w:r w:rsidRPr="00E77497">
        <w:rPr>
          <w:rFonts w:ascii="Courier New" w:hAnsi="Courier New"/>
          <w:b/>
          <w:i w:val="0"/>
        </w:rPr>
        <w:t xml:space="preserve">throw </w:t>
      </w:r>
      <w:r w:rsidR="004C02EF" w:rsidRPr="00E77497">
        <w:rPr>
          <w:rFonts w:ascii="Arial" w:hAnsi="Arial" w:cs="Arial"/>
          <w:i w:val="0"/>
          <w:sz w:val="16"/>
        </w:rPr>
        <w:t xml:space="preserve">[no </w:t>
      </w:r>
      <w:r w:rsidR="004C02EF" w:rsidRPr="00E77497">
        <w:rPr>
          <w:sz w:val="16"/>
        </w:rPr>
        <w:t>LineTerminator</w:t>
      </w:r>
      <w:r w:rsidR="004C02EF" w:rsidRPr="00E77497">
        <w:rPr>
          <w:rFonts w:ascii="Arial" w:hAnsi="Arial" w:cs="Arial"/>
          <w:i w:val="0"/>
          <w:sz w:val="16"/>
        </w:rPr>
        <w:t xml:space="preserve"> here]</w:t>
      </w:r>
      <w:r w:rsidR="004C02EF" w:rsidRPr="00E77497">
        <w:rPr>
          <w:rFonts w:ascii="Courier New" w:hAnsi="Courier New"/>
          <w:b/>
          <w:i w:val="0"/>
        </w:rPr>
        <w:t xml:space="preserve"> </w:t>
      </w:r>
      <w:r w:rsidR="004C02EF" w:rsidRPr="00E77497">
        <w:t xml:space="preserve">Expression </w:t>
      </w:r>
      <w:r w:rsidR="004C02EF" w:rsidRPr="00E77497">
        <w:rPr>
          <w:rFonts w:ascii="Courier New" w:hAnsi="Courier New"/>
          <w:b/>
          <w:i w:val="0"/>
        </w:rPr>
        <w:t>;</w:t>
      </w:r>
    </w:p>
    <w:p w14:paraId="06E6C5C6" w14:textId="77777777" w:rsidR="004C02EF" w:rsidRPr="00E77497" w:rsidRDefault="004C02EF" w:rsidP="004C02EF">
      <w:r w:rsidRPr="00E77497">
        <w:t xml:space="preserve">indicates that the production may not be used if a </w:t>
      </w:r>
      <w:r w:rsidRPr="00E77497">
        <w:rPr>
          <w:rStyle w:val="bnf"/>
        </w:rPr>
        <w:t>LineTerminator</w:t>
      </w:r>
      <w:r w:rsidRPr="00E77497">
        <w:t xml:space="preserve"> occurs in the program between the </w:t>
      </w:r>
      <w:r w:rsidR="00086B3C" w:rsidRPr="00E77497">
        <w:rPr>
          <w:rFonts w:ascii="Courier New" w:hAnsi="Courier New"/>
          <w:b/>
        </w:rPr>
        <w:t>throw</w:t>
      </w:r>
      <w:r w:rsidR="00086B3C" w:rsidRPr="00E77497">
        <w:t xml:space="preserve"> </w:t>
      </w:r>
      <w:r w:rsidRPr="00E77497">
        <w:t xml:space="preserve">token and the </w:t>
      </w:r>
      <w:r w:rsidRPr="00E77497">
        <w:rPr>
          <w:rStyle w:val="bnf"/>
        </w:rPr>
        <w:t>Expression</w:t>
      </w:r>
      <w:r w:rsidRPr="00E77497">
        <w:t>.</w:t>
      </w:r>
    </w:p>
    <w:p w14:paraId="5E3DF01B" w14:textId="77777777" w:rsidR="004C02EF" w:rsidRPr="00E77497" w:rsidRDefault="004C02EF" w:rsidP="004C02EF">
      <w:r w:rsidRPr="00E77497">
        <w:t xml:space="preserve">Unless the presence of a </w:t>
      </w:r>
      <w:r w:rsidRPr="00E77497">
        <w:rPr>
          <w:rStyle w:val="bnf"/>
        </w:rPr>
        <w:t>LineTerminator</w:t>
      </w:r>
      <w:r w:rsidRPr="00E77497">
        <w:t xml:space="preserve"> is forbidden by a restricted production, any number of occurrences of </w:t>
      </w:r>
      <w:r w:rsidRPr="00E77497">
        <w:rPr>
          <w:rStyle w:val="bnf"/>
        </w:rPr>
        <w:t>LineTerminator</w:t>
      </w:r>
      <w:r w:rsidRPr="00E77497">
        <w:t xml:space="preserve"> may appear between any two consecutive tokens in the stream of input elements without affecting the syntactic acceptability of the program.</w:t>
      </w:r>
    </w:p>
    <w:p w14:paraId="093117F9" w14:textId="77777777" w:rsidR="001B5C6D" w:rsidRDefault="001B5C6D" w:rsidP="004C02EF">
      <w:pPr>
        <w:rPr>
          <w:ins w:id="401" w:author="Rev 9 Allen Wirfs-Brock" w:date="2012-07-06T14:09:00Z"/>
        </w:rPr>
      </w:pPr>
      <w:ins w:id="402" w:author="Rev 9 Allen Wirfs-Brock" w:date="2012-07-06T14:10:00Z">
        <w:r>
          <w:t>The lexical grammar has multiple goal symbols and the appropriate goal symbol</w:t>
        </w:r>
      </w:ins>
      <w:ins w:id="403" w:author="Rev 9 Allen Wirfs-Brock" w:date="2012-07-06T14:18:00Z">
        <w:r>
          <w:t xml:space="preserve"> to use</w:t>
        </w:r>
      </w:ins>
      <w:ins w:id="404" w:author="Rev 9 Allen Wirfs-Brock" w:date="2012-07-06T14:10:00Z">
        <w:r>
          <w:t xml:space="preserve"> depends upon the syntactic grammar context.  If </w:t>
        </w:r>
      </w:ins>
      <w:ins w:id="405" w:author="Rev 9 Allen Wirfs-Brock" w:date="2012-07-06T14:12:00Z">
        <w:r>
          <w:t>a</w:t>
        </w:r>
      </w:ins>
      <w:ins w:id="406" w:author="Rev 9 Allen Wirfs-Brock" w:date="2012-07-06T14:10:00Z">
        <w:r>
          <w:t xml:space="preserve"> phrase</w:t>
        </w:r>
      </w:ins>
      <w:ins w:id="407" w:author="Rev 9 Allen Wirfs-Brock" w:date="2012-07-06T14:12:00Z">
        <w:r>
          <w:t xml:space="preserve"> of the form</w:t>
        </w:r>
      </w:ins>
      <w:ins w:id="408" w:author="Rev 9 Allen Wirfs-Brock" w:date="2012-07-06T14:10:00Z">
        <w:r>
          <w:t xml:space="preserve"> </w:t>
        </w:r>
      </w:ins>
      <w:ins w:id="409" w:author="Rev 9 Allen Wirfs-Brock" w:date="2012-07-06T14:11:00Z">
        <w:r>
          <w:t>“</w:t>
        </w:r>
      </w:ins>
      <w:ins w:id="410" w:author="Rev 9 Allen Wirfs-Brock" w:date="2012-07-06T14:12:00Z">
        <w:r w:rsidRPr="001B5C6D">
          <w:rPr>
            <w:rFonts w:cs="Arial"/>
            <w:sz w:val="16"/>
          </w:rPr>
          <w:t xml:space="preserve">[Lexical goal </w:t>
        </w:r>
      </w:ins>
      <w:ins w:id="411" w:author="Rev 9 Allen Wirfs-Brock" w:date="2012-07-06T14:13:00Z">
        <w:r w:rsidRPr="001B5C6D">
          <w:rPr>
            <w:i/>
            <w:sz w:val="16"/>
          </w:rPr>
          <w:t>LexicalGoalSymbol</w:t>
        </w:r>
      </w:ins>
      <w:ins w:id="412" w:author="Rev 9 Allen Wirfs-Brock" w:date="2012-07-06T14:12:00Z">
        <w:r w:rsidRPr="001B5C6D">
          <w:rPr>
            <w:rFonts w:cs="Arial"/>
            <w:sz w:val="16"/>
          </w:rPr>
          <w:t>]</w:t>
        </w:r>
      </w:ins>
      <w:ins w:id="413" w:author="Rev 9 Allen Wirfs-Brock" w:date="2012-07-06T14:11:00Z">
        <w:r>
          <w:t>”</w:t>
        </w:r>
      </w:ins>
      <w:ins w:id="414" w:author="Rev 9 Allen Wirfs-Brock" w:date="2012-07-06T14:13:00Z">
        <w:r>
          <w:t xml:space="preserve"> appears on the</w:t>
        </w:r>
      </w:ins>
      <w:ins w:id="415" w:author="Rev 9 Allen Wirfs-Brock" w:date="2012-07-06T14:14:00Z">
        <w:r>
          <w:t xml:space="preserve"> right-hand-side of a syntactic production then the next token </w:t>
        </w:r>
      </w:ins>
      <w:ins w:id="416" w:author="Rev 9 Allen Wirfs-Brock" w:date="2012-07-06T14:15:00Z">
        <w:r>
          <w:t>must</w:t>
        </w:r>
      </w:ins>
      <w:ins w:id="417" w:author="Rev 9 Allen Wirfs-Brock" w:date="2012-07-06T14:14:00Z">
        <w:r>
          <w:t xml:space="preserve"> be lexically recognized using the indicated goal symbol.</w:t>
        </w:r>
      </w:ins>
      <w:ins w:id="418" w:author="Rev 9 Allen Wirfs-Brock" w:date="2012-07-06T14:18:00Z">
        <w:r w:rsidR="002335EB">
          <w:t xml:space="preserve"> In the absence of such a phrase the default lexical goal symbol is used.</w:t>
        </w:r>
      </w:ins>
      <w:ins w:id="419" w:author="Rev 9 Allen Wirfs-Brock" w:date="2012-07-06T14:14:00Z">
        <w:r>
          <w:t xml:space="preserve"> </w:t>
        </w:r>
      </w:ins>
    </w:p>
    <w:p w14:paraId="3B716EF8" w14:textId="77777777" w:rsidR="004C02EF" w:rsidRPr="00E77497" w:rsidRDefault="004C02EF" w:rsidP="004C02EF">
      <w:r w:rsidRPr="00E77497">
        <w:t>When an alternative in a production of the lexical grammar or the numeric string grammar appears to be a multi-character token, it represents the sequence of characters that would make up such a token.</w:t>
      </w:r>
    </w:p>
    <w:p w14:paraId="09BAECD3" w14:textId="77777777" w:rsidR="004C02EF" w:rsidRPr="00E77497" w:rsidRDefault="004C02EF" w:rsidP="004C02EF">
      <w:r w:rsidRPr="00E77497">
        <w:t>The right-hand side of a production may specify that certain expansions are not permitted by using the phrase “</w:t>
      </w:r>
      <w:r w:rsidRPr="00E77497">
        <w:rPr>
          <w:b/>
        </w:rPr>
        <w:t>but not</w:t>
      </w:r>
      <w:r w:rsidRPr="00E77497">
        <w:t>” and then indicating the expansions to be excluded. For example, the production:</w:t>
      </w:r>
    </w:p>
    <w:p w14:paraId="631C0E20" w14:textId="77777777" w:rsidR="004C02EF" w:rsidRPr="00E77497" w:rsidRDefault="004C02EF" w:rsidP="004C02EF">
      <w:pPr>
        <w:pStyle w:val="SyntaxRule2"/>
      </w:pPr>
      <w:r w:rsidRPr="00E77497">
        <w:t>Identifier</w:t>
      </w:r>
      <w:r w:rsidRPr="00E77497">
        <w:rPr>
          <w:b/>
        </w:rPr>
        <w:t xml:space="preserve"> </w:t>
      </w:r>
      <w:r w:rsidRPr="00E77497">
        <w:rPr>
          <w:rFonts w:ascii="Arial" w:hAnsi="Arial" w:cs="Arial"/>
          <w:b/>
          <w:i w:val="0"/>
        </w:rPr>
        <w:t>::</w:t>
      </w:r>
    </w:p>
    <w:p w14:paraId="4656D9A9" w14:textId="77777777" w:rsidR="004C02EF" w:rsidRPr="00E77497" w:rsidRDefault="004C02EF" w:rsidP="004C02EF">
      <w:pPr>
        <w:pStyle w:val="SyntaxDefinition2"/>
      </w:pPr>
      <w:r w:rsidRPr="00E77497">
        <w:t xml:space="preserve">IdentifierName </w:t>
      </w:r>
      <w:r w:rsidRPr="00E77497">
        <w:rPr>
          <w:rFonts w:ascii="Arial" w:hAnsi="Arial" w:cs="Arial"/>
          <w:b/>
          <w:i w:val="0"/>
        </w:rPr>
        <w:t>but not</w:t>
      </w:r>
      <w:r w:rsidRPr="00E77497">
        <w:t xml:space="preserve"> ReservedWord</w:t>
      </w:r>
    </w:p>
    <w:p w14:paraId="0CE901CA" w14:textId="77777777" w:rsidR="004C02EF" w:rsidRPr="00E77497" w:rsidRDefault="004C02EF" w:rsidP="004C02EF">
      <w:r w:rsidRPr="00E77497">
        <w:t xml:space="preserve">means that the nonterminal </w:t>
      </w:r>
      <w:r w:rsidRPr="00E77497">
        <w:rPr>
          <w:rStyle w:val="bnf"/>
        </w:rPr>
        <w:t>Identifier</w:t>
      </w:r>
      <w:r w:rsidRPr="00E77497">
        <w:t xml:space="preserve"> may be replaced by any sequence of characters that could replace </w:t>
      </w:r>
      <w:r w:rsidRPr="00E77497">
        <w:rPr>
          <w:rStyle w:val="bnf"/>
        </w:rPr>
        <w:t>IdentifierName</w:t>
      </w:r>
      <w:r w:rsidRPr="00E77497">
        <w:t xml:space="preserve"> provided that the same sequence of characters could not replace </w:t>
      </w:r>
      <w:r w:rsidRPr="00E77497">
        <w:rPr>
          <w:rStyle w:val="bnf"/>
        </w:rPr>
        <w:t>ReservedWord</w:t>
      </w:r>
      <w:r w:rsidRPr="00E77497">
        <w:t>.</w:t>
      </w:r>
    </w:p>
    <w:p w14:paraId="61F64A3E" w14:textId="77777777" w:rsidR="004C02EF" w:rsidRPr="00E77497" w:rsidRDefault="004C02EF" w:rsidP="004C02EF">
      <w:r w:rsidRPr="00E77497">
        <w:t>Finally, a few nonterminal symbols are described by a descriptive phrase in sans-serif type in cases where it would be impractical to list all the alternatives:</w:t>
      </w:r>
    </w:p>
    <w:p w14:paraId="408B1EA4" w14:textId="77777777" w:rsidR="004C02EF" w:rsidRPr="00E77497" w:rsidRDefault="004C02EF" w:rsidP="004C02EF">
      <w:pPr>
        <w:pStyle w:val="SyntaxRule2"/>
      </w:pPr>
      <w:r w:rsidRPr="00E77497">
        <w:t>SourceCharacter</w:t>
      </w:r>
      <w:r w:rsidRPr="00E77497">
        <w:rPr>
          <w:b/>
        </w:rPr>
        <w:t xml:space="preserve"> </w:t>
      </w:r>
      <w:r w:rsidRPr="00E77497">
        <w:rPr>
          <w:rFonts w:ascii="Arial" w:hAnsi="Arial" w:cs="Arial"/>
          <w:b/>
          <w:i w:val="0"/>
        </w:rPr>
        <w:t>::</w:t>
      </w:r>
    </w:p>
    <w:p w14:paraId="3423458E" w14:textId="77777777" w:rsidR="004C02EF" w:rsidRPr="00E77497" w:rsidRDefault="004C02EF" w:rsidP="004C02EF">
      <w:pPr>
        <w:pStyle w:val="SyntaxDefinition2"/>
        <w:rPr>
          <w:rFonts w:ascii="Arial" w:hAnsi="Arial" w:cs="Arial"/>
          <w:i w:val="0"/>
        </w:rPr>
      </w:pPr>
      <w:r w:rsidRPr="00E77497">
        <w:rPr>
          <w:rFonts w:ascii="Arial" w:hAnsi="Arial" w:cs="Arial"/>
          <w:i w:val="0"/>
        </w:rPr>
        <w:t xml:space="preserve">any Unicode </w:t>
      </w:r>
      <w:del w:id="420" w:author="Rev 10 Allen Wirfs-Brock" w:date="2012-07-09T09:08:00Z">
        <w:r w:rsidRPr="00E77497" w:rsidDel="0007086F">
          <w:rPr>
            <w:rFonts w:ascii="Arial" w:hAnsi="Arial" w:cs="Arial"/>
            <w:i w:val="0"/>
          </w:rPr>
          <w:delText>code unit</w:delText>
        </w:r>
      </w:del>
      <w:bookmarkStart w:id="421" w:name="_Toc381513612"/>
      <w:bookmarkStart w:id="422" w:name="_Toc382202753"/>
      <w:bookmarkStart w:id="423" w:name="_Toc382202973"/>
      <w:bookmarkStart w:id="424" w:name="_Toc382212134"/>
      <w:bookmarkStart w:id="425" w:name="_Toc382212313"/>
      <w:bookmarkStart w:id="426" w:name="_Toc382291479"/>
      <w:bookmarkStart w:id="427" w:name="_Ref385215256"/>
      <w:bookmarkStart w:id="428" w:name="_Ref385215268"/>
      <w:bookmarkStart w:id="429" w:name="_Toc385672116"/>
      <w:bookmarkStart w:id="430" w:name="_Toc393690207"/>
      <w:ins w:id="431" w:author="Rev 10 Allen Wirfs-Brock" w:date="2012-07-09T09:08:00Z">
        <w:r w:rsidR="0007086F">
          <w:rPr>
            <w:rFonts w:ascii="Arial" w:hAnsi="Arial" w:cs="Arial"/>
            <w:i w:val="0"/>
          </w:rPr>
          <w:t>character</w:t>
        </w:r>
      </w:ins>
    </w:p>
    <w:p w14:paraId="48303978" w14:textId="77777777" w:rsidR="004C02EF" w:rsidRPr="00E77497" w:rsidRDefault="004C02EF" w:rsidP="004C02EF">
      <w:pPr>
        <w:pStyle w:val="20"/>
        <w:numPr>
          <w:ilvl w:val="0"/>
          <w:numId w:val="0"/>
        </w:numPr>
      </w:pPr>
      <w:bookmarkStart w:id="432" w:name="_Ref455935214"/>
      <w:bookmarkStart w:id="433" w:name="_Ref456011133"/>
      <w:bookmarkStart w:id="434" w:name="_Toc472818751"/>
      <w:bookmarkStart w:id="435" w:name="_Toc235503306"/>
      <w:bookmarkStart w:id="436" w:name="_Toc241509081"/>
      <w:bookmarkStart w:id="437" w:name="_Toc244416568"/>
      <w:bookmarkStart w:id="438" w:name="_Toc276630932"/>
      <w:bookmarkStart w:id="439" w:name="_Toc336509400"/>
      <w:r w:rsidRPr="00E77497">
        <w:t>5.2</w:t>
      </w:r>
      <w:r w:rsidRPr="00E77497">
        <w:tab/>
        <w:t>Algorithm Convention</w:t>
      </w:r>
      <w:bookmarkEnd w:id="421"/>
      <w:bookmarkEnd w:id="422"/>
      <w:bookmarkEnd w:id="423"/>
      <w:bookmarkEnd w:id="424"/>
      <w:bookmarkEnd w:id="425"/>
      <w:bookmarkEnd w:id="426"/>
      <w:bookmarkEnd w:id="427"/>
      <w:bookmarkEnd w:id="428"/>
      <w:bookmarkEnd w:id="429"/>
      <w:bookmarkEnd w:id="430"/>
      <w:r w:rsidRPr="00E77497">
        <w:t>s</w:t>
      </w:r>
      <w:bookmarkEnd w:id="432"/>
      <w:bookmarkEnd w:id="433"/>
      <w:bookmarkEnd w:id="434"/>
      <w:bookmarkEnd w:id="435"/>
      <w:bookmarkEnd w:id="436"/>
      <w:bookmarkEnd w:id="437"/>
      <w:bookmarkEnd w:id="438"/>
      <w:bookmarkEnd w:id="439"/>
    </w:p>
    <w:p w14:paraId="7D19851C" w14:textId="77777777" w:rsidR="004C02EF" w:rsidRPr="00E77497" w:rsidRDefault="004C02EF" w:rsidP="004C02EF">
      <w:r w:rsidRPr="00E77497">
        <w:t>The specification often uses a numbered list to specify steps in an algorithm. These algorithms are used to precisely specify the required semantics of ECMAScript language constructs. The algorithms are not intended to imply the use of any specific implementation technique. In practice, there may be more efficient algorithms available to implement a given feature.</w:t>
      </w:r>
    </w:p>
    <w:p w14:paraId="57147F2D" w14:textId="77777777" w:rsidR="004C02EF" w:rsidRPr="00E77497" w:rsidRDefault="00AD18E3" w:rsidP="004C02EF">
      <w:ins w:id="440" w:author="Rev 8 Allen Wirfs-Brock" w:date="2012-06-01T08:23:00Z">
        <w:r>
          <w:t>Algorithms may be explicitly parameterized</w:t>
        </w:r>
      </w:ins>
      <w:ins w:id="441" w:author="Rev 8 Allen Wirfs-Brock" w:date="2012-06-01T08:24:00Z">
        <w:r>
          <w:t xml:space="preserve">, in which case the names and usage of the parameters must be provided as part of the </w:t>
        </w:r>
        <w:del w:id="442" w:author="Rev 10 Allen Wirfs-Brock" w:date="2012-08-13T15:46:00Z">
          <w:r w:rsidDel="0003414D">
            <w:delText xml:space="preserve">the </w:delText>
          </w:r>
        </w:del>
        <w:r>
          <w:t>algorithm</w:t>
        </w:r>
      </w:ins>
      <w:ins w:id="443" w:author="Rev 10 Allen Wirfs-Brock" w:date="2012-08-13T15:46:00Z">
        <w:r w:rsidR="0003414D">
          <w:t>’</w:t>
        </w:r>
      </w:ins>
      <w:ins w:id="444" w:author="Rev 8 Allen Wirfs-Brock" w:date="2012-06-01T08:24:00Z">
        <w:r>
          <w:t>s definition</w:t>
        </w:r>
      </w:ins>
      <w:ins w:id="445" w:author="Rev 8 Allen Wirfs-Brock" w:date="2012-06-01T08:23:00Z">
        <w:r>
          <w:t xml:space="preserve">. </w:t>
        </w:r>
      </w:ins>
      <w:r w:rsidR="004C02EF" w:rsidRPr="00E77497">
        <w:t xml:space="preserve">In order to facilitate their use in multiple parts of this specification, some algorithms, called </w:t>
      </w:r>
      <w:r w:rsidR="004C02EF" w:rsidRPr="00E77497">
        <w:rPr>
          <w:i/>
        </w:rPr>
        <w:t>abstract</w:t>
      </w:r>
      <w:r w:rsidR="004C02EF" w:rsidRPr="00E77497">
        <w:t xml:space="preserve"> </w:t>
      </w:r>
      <w:r w:rsidR="004C02EF" w:rsidRPr="00E77497">
        <w:rPr>
          <w:i/>
        </w:rPr>
        <w:t>operations</w:t>
      </w:r>
      <w:r w:rsidR="004C02EF" w:rsidRPr="00E77497">
        <w:t>, are named and written in parameterised functional form so that they may be referenced by name from within other algorithms.</w:t>
      </w:r>
    </w:p>
    <w:p w14:paraId="485FD2DD" w14:textId="77777777" w:rsidR="00E32893" w:rsidRDefault="00E32893" w:rsidP="004C02EF">
      <w:pPr>
        <w:rPr>
          <w:ins w:id="446" w:author="Rev 8 Allen Wirfs-Brock" w:date="2012-06-01T07:51:00Z"/>
        </w:rPr>
      </w:pPr>
      <w:ins w:id="447" w:author="Rev 7 Allen Wirfs-Brock" w:date="2012-04-23T12:25:00Z">
        <w:r>
          <w:t>Algorit</w:t>
        </w:r>
      </w:ins>
      <w:ins w:id="448" w:author="Rev 8 Allen Wirfs-Brock" w:date="2012-05-10T17:34:00Z">
        <w:r w:rsidR="007110FE">
          <w:t>h</w:t>
        </w:r>
      </w:ins>
      <w:ins w:id="449" w:author="Rev 7 Allen Wirfs-Brock" w:date="2012-04-23T12:25:00Z">
        <w:r>
          <w:t xml:space="preserve">ms may be associated with productions of one of the ECMAScript grammars. </w:t>
        </w:r>
      </w:ins>
      <w:ins w:id="450" w:author="Rev 7 Allen Wirfs-Brock" w:date="2012-04-23T12:26:00Z">
        <w:r>
          <w:t xml:space="preserve"> </w:t>
        </w:r>
      </w:ins>
      <w:ins w:id="451" w:author="Rev 7 Allen Wirfs-Brock" w:date="2012-04-23T12:27:00Z">
        <w:r>
          <w:t>A</w:t>
        </w:r>
      </w:ins>
      <w:ins w:id="452" w:author="Rev 7 Allen Wirfs-Brock" w:date="2012-04-23T12:26:00Z">
        <w:r>
          <w:t xml:space="preserve"> production that has multiple alternative definitions will typically have a distinct algorithm</w:t>
        </w:r>
      </w:ins>
      <w:ins w:id="453" w:author="Rev 7 Allen Wirfs-Brock" w:date="2012-04-23T12:27:00Z">
        <w:r w:rsidRPr="00E32893">
          <w:t xml:space="preserve"> </w:t>
        </w:r>
        <w:r>
          <w:t>for each alternative. When an algorithm is associated with a</w:t>
        </w:r>
      </w:ins>
      <w:ins w:id="454" w:author="Rev 7 Allen Wirfs-Brock" w:date="2012-04-23T12:28:00Z">
        <w:r>
          <w:t xml:space="preserve"> grammar production, it may reference the </w:t>
        </w:r>
      </w:ins>
      <w:ins w:id="455" w:author="Rev 7 Allen Wirfs-Brock" w:date="2012-04-23T12:29:00Z">
        <w:r>
          <w:t xml:space="preserve">terminal and non-terminal </w:t>
        </w:r>
      </w:ins>
      <w:ins w:id="456" w:author="Rev 7 Allen Wirfs-Brock" w:date="2012-04-23T12:28:00Z">
        <w:r>
          <w:t xml:space="preserve">symbols of the </w:t>
        </w:r>
      </w:ins>
      <w:ins w:id="457" w:author="Rev 7 Allen Wirfs-Brock" w:date="2012-04-23T12:29:00Z">
        <w:r w:rsidR="009E2EC9">
          <w:t>production alternative</w:t>
        </w:r>
        <w:r>
          <w:t xml:space="preserve"> as if they were parameters of the algorithm.  When used in this manner, </w:t>
        </w:r>
      </w:ins>
      <w:ins w:id="458" w:author="Rev 7 Allen Wirfs-Brock" w:date="2012-04-23T12:31:00Z">
        <w:r>
          <w:t>non-terminal</w:t>
        </w:r>
      </w:ins>
      <w:ins w:id="459" w:author="Rev 7 Allen Wirfs-Brock" w:date="2012-04-23T12:30:00Z">
        <w:r>
          <w:t xml:space="preserve"> symbols </w:t>
        </w:r>
      </w:ins>
      <w:ins w:id="460" w:author="Rev 7 Allen Wirfs-Brock" w:date="2012-04-23T12:31:00Z">
        <w:r>
          <w:t>refer to the actual alternative definition that</w:t>
        </w:r>
      </w:ins>
      <w:ins w:id="461" w:author="Rev 7 Allen Wirfs-Brock" w:date="2012-04-23T12:33:00Z">
        <w:r>
          <w:t xml:space="preserve"> </w:t>
        </w:r>
      </w:ins>
      <w:ins w:id="462" w:author="Rev 7 Allen Wirfs-Brock" w:date="2012-04-23T12:37:00Z">
        <w:r w:rsidR="009E2EC9">
          <w:t>is</w:t>
        </w:r>
      </w:ins>
      <w:ins w:id="463" w:author="Rev 7 Allen Wirfs-Brock" w:date="2012-04-23T12:33:00Z">
        <w:r>
          <w:t xml:space="preserve"> matched when parsing the program souce code.</w:t>
        </w:r>
      </w:ins>
    </w:p>
    <w:p w14:paraId="1F29493F" w14:textId="77777777" w:rsidR="0021277A" w:rsidRDefault="0021277A" w:rsidP="004C02EF">
      <w:pPr>
        <w:rPr>
          <w:ins w:id="464" w:author="Rev 8 Allen Wirfs-Brock" w:date="2012-06-01T08:07:00Z"/>
        </w:rPr>
      </w:pPr>
      <w:ins w:id="465" w:author="Rev 8 Allen Wirfs-Brock" w:date="2012-06-01T07:52:00Z">
        <w:r>
          <w:t xml:space="preserve">Unless explicitly specified otherwise, all </w:t>
        </w:r>
      </w:ins>
      <w:ins w:id="466" w:author="Rev 8 Allen Wirfs-Brock" w:date="2012-06-01T08:00:00Z">
        <w:r>
          <w:t>chain productions</w:t>
        </w:r>
      </w:ins>
      <w:ins w:id="467" w:author="Rev 8 Allen Wirfs-Brock" w:date="2012-06-01T07:53:00Z">
        <w:r>
          <w:t xml:space="preserve"> </w:t>
        </w:r>
      </w:ins>
      <w:ins w:id="468" w:author="Rev 8 Allen Wirfs-Brock" w:date="2012-06-01T08:01:00Z">
        <w:r>
          <w:t>have an implicit associated definition for every algorithm that is</w:t>
        </w:r>
      </w:ins>
      <w:ins w:id="469" w:author="Rev 8 Allen Wirfs-Brock" w:date="2012-06-01T08:02:00Z">
        <w:r w:rsidR="00CA0354">
          <w:t xml:space="preserve"> might be applied to that production</w:t>
        </w:r>
      </w:ins>
      <w:ins w:id="470" w:author="Rev 8 Allen Wirfs-Brock" w:date="2012-06-01T08:06:00Z">
        <w:r w:rsidR="00CA0354">
          <w:t>’s left-hand side nonterminal</w:t>
        </w:r>
      </w:ins>
      <w:ins w:id="471" w:author="Rev 8 Allen Wirfs-Brock" w:date="2012-06-01T08:02:00Z">
        <w:r w:rsidR="00CA0354">
          <w:t xml:space="preserve">.  The implicit </w:t>
        </w:r>
      </w:ins>
      <w:ins w:id="472" w:author="Rev 8 Allen Wirfs-Brock" w:date="2012-06-01T08:03:00Z">
        <w:r w:rsidR="00CA0354">
          <w:t xml:space="preserve">simply reapplies the </w:t>
        </w:r>
      </w:ins>
      <w:ins w:id="473" w:author="Rev 8 Allen Wirfs-Brock" w:date="2012-06-01T08:06:00Z">
        <w:r w:rsidR="00CA0354">
          <w:t xml:space="preserve">same </w:t>
        </w:r>
      </w:ins>
      <w:ins w:id="474" w:author="Rev 8 Allen Wirfs-Brock" w:date="2012-06-01T08:03:00Z">
        <w:r w:rsidR="00CA0354">
          <w:t>algorithm</w:t>
        </w:r>
      </w:ins>
      <w:ins w:id="475" w:author="Rev 8 Allen Wirfs-Brock" w:date="2012-06-01T08:06:00Z">
        <w:r w:rsidR="00CA0354">
          <w:t xml:space="preserve"> name with the same p</w:t>
        </w:r>
        <w:del w:id="476" w:author="Rev 10 Allen Wirfs-Brock" w:date="2012-08-13T19:46:00Z">
          <w:r w:rsidR="00CA0354" w:rsidDel="00C700A2">
            <w:delText>ra</w:delText>
          </w:r>
        </w:del>
      </w:ins>
      <w:ins w:id="477" w:author="Rev 10 Allen Wirfs-Brock" w:date="2012-08-13T19:46:00Z">
        <w:r w:rsidR="00C700A2">
          <w:t>ara</w:t>
        </w:r>
      </w:ins>
      <w:ins w:id="478" w:author="Rev 8 Allen Wirfs-Brock" w:date="2012-06-01T08:06:00Z">
        <w:r w:rsidR="00CA0354">
          <w:t xml:space="preserve">meters, if any, </w:t>
        </w:r>
      </w:ins>
      <w:ins w:id="479" w:author="Rev 8 Allen Wirfs-Brock" w:date="2012-06-01T08:03:00Z">
        <w:r w:rsidR="00CA0354">
          <w:t xml:space="preserve"> to the chain production</w:t>
        </w:r>
      </w:ins>
      <w:ins w:id="480" w:author="Rev 8 Allen Wirfs-Brock" w:date="2012-06-01T08:04:00Z">
        <w:r w:rsidR="00CA0354">
          <w:t>’s sole right-hand side nonterminal</w:t>
        </w:r>
      </w:ins>
      <w:ins w:id="481" w:author="Rev 8 Allen Wirfs-Brock" w:date="2012-06-01T08:07:00Z">
        <w:r w:rsidR="00CA0354">
          <w:t xml:space="preserve"> and then result.  For example, </w:t>
        </w:r>
      </w:ins>
      <w:ins w:id="482" w:author="Rev 8 Allen Wirfs-Brock" w:date="2012-06-01T08:15:00Z">
        <w:r w:rsidR="00CB3D7A">
          <w:t>assume</w:t>
        </w:r>
      </w:ins>
      <w:ins w:id="483" w:author="Rev 8 Allen Wirfs-Brock" w:date="2012-06-01T08:07:00Z">
        <w:r w:rsidR="00CA0354">
          <w:t xml:space="preserve"> there is a production</w:t>
        </w:r>
      </w:ins>
    </w:p>
    <w:p w14:paraId="0DEBAB04" w14:textId="77777777" w:rsidR="00CA0354" w:rsidRPr="00E77497" w:rsidRDefault="00CA0354" w:rsidP="00CA0354">
      <w:pPr>
        <w:pStyle w:val="SyntaxRule2"/>
        <w:rPr>
          <w:ins w:id="484" w:author="Rev 8 Allen Wirfs-Brock" w:date="2012-06-01T08:10:00Z"/>
        </w:rPr>
      </w:pPr>
      <w:ins w:id="485" w:author="Rev 8 Allen Wirfs-Brock" w:date="2012-06-01T08:10:00Z">
        <w:r>
          <w:t>Block</w:t>
        </w:r>
        <w:r w:rsidRPr="00E77497">
          <w:rPr>
            <w:b/>
          </w:rPr>
          <w:t xml:space="preserve"> </w:t>
        </w:r>
        <w:r w:rsidRPr="00E77497">
          <w:rPr>
            <w:rFonts w:ascii="Arial" w:hAnsi="Arial" w:cs="Arial"/>
            <w:b/>
            <w:i w:val="0"/>
          </w:rPr>
          <w:t>:</w:t>
        </w:r>
      </w:ins>
    </w:p>
    <w:p w14:paraId="250C639D" w14:textId="77777777" w:rsidR="00CA0354" w:rsidRPr="00E77497" w:rsidRDefault="00CA0354" w:rsidP="00CA0354">
      <w:pPr>
        <w:pStyle w:val="SyntaxDefinition2"/>
        <w:rPr>
          <w:ins w:id="486" w:author="Rev 8 Allen Wirfs-Brock" w:date="2012-06-01T08:10:00Z"/>
        </w:rPr>
      </w:pPr>
      <w:ins w:id="487" w:author="Rev 8 Allen Wirfs-Brock" w:date="2012-06-01T08:10:00Z">
        <w:r>
          <w:rPr>
            <w:rFonts w:ascii="Courier New" w:hAnsi="Courier New"/>
            <w:b/>
            <w:i w:val="0"/>
          </w:rPr>
          <w:t>{</w:t>
        </w:r>
      </w:ins>
      <w:ins w:id="488" w:author="Rev 8 Allen Wirfs-Brock" w:date="2012-06-01T08:11:00Z">
        <w:r>
          <w:rPr>
            <w:rFonts w:ascii="Courier New" w:hAnsi="Courier New"/>
            <w:b/>
            <w:i w:val="0"/>
          </w:rPr>
          <w:t xml:space="preserve"> </w:t>
        </w:r>
      </w:ins>
      <w:ins w:id="489" w:author="Rev 8 Allen Wirfs-Brock" w:date="2012-06-01T08:10:00Z">
        <w:r>
          <w:t>StatementList</w:t>
        </w:r>
        <w:r w:rsidRPr="00E77497">
          <w:t xml:space="preserve"> </w:t>
        </w:r>
        <w:r>
          <w:rPr>
            <w:rFonts w:ascii="Courier New" w:hAnsi="Courier New"/>
            <w:b/>
            <w:i w:val="0"/>
          </w:rPr>
          <w:t>}</w:t>
        </w:r>
      </w:ins>
    </w:p>
    <w:p w14:paraId="6756497C" w14:textId="77777777" w:rsidR="00CA0354" w:rsidRDefault="00CB3D7A" w:rsidP="004C02EF">
      <w:pPr>
        <w:rPr>
          <w:ins w:id="490" w:author="Rev 8 Allen Wirfs-Brock" w:date="2012-06-01T08:17:00Z"/>
        </w:rPr>
      </w:pPr>
      <w:ins w:id="491" w:author="Rev 8 Allen Wirfs-Brock" w:date="2012-06-01T08:15:00Z">
        <w:r>
          <w:t>b</w:t>
        </w:r>
      </w:ins>
      <w:ins w:id="492" w:author="Rev 8 Allen Wirfs-Brock" w:date="2012-06-01T08:14:00Z">
        <w:r>
          <w:t xml:space="preserve">ut there is no </w:t>
        </w:r>
        <w:r w:rsidRPr="00CB3D7A">
          <w:rPr>
            <w:rFonts w:ascii="Times New Roman" w:hAnsi="Times New Roman"/>
          </w:rPr>
          <w:t>evalution</w:t>
        </w:r>
        <w:r>
          <w:t xml:space="preserve"> algorithm </w:t>
        </w:r>
      </w:ins>
      <w:ins w:id="493" w:author="Rev 8 Allen Wirfs-Brock" w:date="2012-06-01T08:15:00Z">
        <w:r>
          <w:t xml:space="preserve">that is </w:t>
        </w:r>
      </w:ins>
      <w:ins w:id="494" w:author="Rev 8 Allen Wirfs-Brock" w:date="2012-06-01T08:14:00Z">
        <w:r>
          <w:t xml:space="preserve">explicitly specified for that production. </w:t>
        </w:r>
      </w:ins>
      <w:ins w:id="495" w:author="Rev 8 Allen Wirfs-Brock" w:date="2012-06-01T08:15:00Z">
        <w:r>
          <w:t>If</w:t>
        </w:r>
      </w:ins>
      <w:ins w:id="496" w:author="Rev 8 Allen Wirfs-Brock" w:date="2012-06-01T08:11:00Z">
        <w:r w:rsidR="00CA0354">
          <w:t xml:space="preserve"> in some algorithm there is a statement of the form:</w:t>
        </w:r>
      </w:ins>
      <w:ins w:id="497" w:author="Rev 8 Allen Wirfs-Brock" w:date="2012-06-01T08:12:00Z">
        <w:r>
          <w:t xml:space="preserve"> “</w:t>
        </w:r>
        <w:r w:rsidRPr="00CB3D7A">
          <w:rPr>
            <w:rFonts w:ascii="Times New Roman" w:hAnsi="Times New Roman"/>
          </w:rPr>
          <w:t xml:space="preserve">Return the result of evaluating </w:t>
        </w:r>
        <w:r w:rsidRPr="00CB3D7A">
          <w:rPr>
            <w:rFonts w:ascii="Times New Roman" w:hAnsi="Times New Roman"/>
            <w:i/>
          </w:rPr>
          <w:t>Block</w:t>
        </w:r>
        <w:r>
          <w:t>”</w:t>
        </w:r>
      </w:ins>
      <w:ins w:id="498" w:author="Rev 8 Allen Wirfs-Brock" w:date="2012-06-01T08:16:00Z">
        <w:r>
          <w:t xml:space="preserve"> it is implicit that the algorithm has an </w:t>
        </w:r>
        <w:r w:rsidRPr="00CB3D7A">
          <w:rPr>
            <w:rFonts w:ascii="Times New Roman" w:hAnsi="Times New Roman"/>
          </w:rPr>
          <w:t>evalution</w:t>
        </w:r>
        <w:r>
          <w:t xml:space="preserve"> algorithm of the form: </w:t>
        </w:r>
      </w:ins>
    </w:p>
    <w:p w14:paraId="744E16E0" w14:textId="77777777" w:rsidR="00CB3D7A" w:rsidRPr="00E77497" w:rsidRDefault="00CB3D7A" w:rsidP="00CB3D7A">
      <w:pPr>
        <w:keepNext/>
        <w:ind w:left="403"/>
        <w:rPr>
          <w:ins w:id="499" w:author="Rev 8 Allen Wirfs-Brock" w:date="2012-06-01T08:19:00Z"/>
          <w:rFonts w:ascii="Helvetica" w:hAnsi="Helvetica"/>
          <w:b/>
        </w:rPr>
      </w:pPr>
      <w:ins w:id="500" w:author="Rev 8 Allen Wirfs-Brock" w:date="2012-06-01T08:19:00Z">
        <w:r w:rsidRPr="00E77497">
          <w:rPr>
            <w:rFonts w:ascii="Helvetica" w:hAnsi="Helvetica"/>
            <w:b/>
          </w:rPr>
          <w:t xml:space="preserve">Runtime Semantics: </w:t>
        </w:r>
        <w:r w:rsidRPr="00E77497">
          <w:rPr>
            <w:rFonts w:ascii="Helvetica" w:hAnsi="Helvetica"/>
            <w:b/>
            <w:spacing w:val="6"/>
          </w:rPr>
          <w:t>Evaluation</w:t>
        </w:r>
      </w:ins>
    </w:p>
    <w:p w14:paraId="72D080BD" w14:textId="77777777" w:rsidR="00CB3D7A" w:rsidRPr="00CB3D7A" w:rsidRDefault="00CB3D7A" w:rsidP="00CB3D7A">
      <w:pPr>
        <w:pStyle w:val="SyntaxRule"/>
        <w:spacing w:after="240"/>
        <w:ind w:left="403"/>
        <w:rPr>
          <w:ins w:id="501" w:author="Rev 8 Allen Wirfs-Brock" w:date="2012-06-01T08:19:00Z"/>
          <w:i w:val="0"/>
        </w:rPr>
      </w:pPr>
      <w:ins w:id="502" w:author="Rev 8 Allen Wirfs-Brock" w:date="2012-06-01T08:19:00Z">
        <w:r>
          <w:t>Block</w:t>
        </w:r>
        <w:r w:rsidRPr="00E77497">
          <w:t xml:space="preserve"> </w:t>
        </w:r>
        <w:r>
          <w:t xml:space="preserve"> </w:t>
        </w:r>
        <w:r w:rsidRPr="00120381">
          <w:rPr>
            <w:rFonts w:ascii="Arial" w:hAnsi="Arial" w:cs="Arial"/>
            <w:b/>
            <w:i w:val="0"/>
          </w:rPr>
          <w:t xml:space="preserve">: </w:t>
        </w:r>
        <w:r>
          <w:rPr>
            <w:rFonts w:ascii="Courier New" w:hAnsi="Courier New"/>
            <w:b/>
            <w:i w:val="0"/>
          </w:rPr>
          <w:t>{</w:t>
        </w:r>
        <w:r w:rsidRPr="00120381">
          <w:rPr>
            <w:rFonts w:ascii="Arial" w:hAnsi="Arial" w:cs="Arial"/>
            <w:b/>
            <w:i w:val="0"/>
          </w:rPr>
          <w:t xml:space="preserve"> </w:t>
        </w:r>
        <w:r>
          <w:t>StatementList</w:t>
        </w:r>
        <w:r>
          <w:rPr>
            <w:i w:val="0"/>
          </w:rPr>
          <w:t xml:space="preserve"> </w:t>
        </w:r>
      </w:ins>
      <w:ins w:id="503" w:author="Rev 8 Allen Wirfs-Brock" w:date="2012-06-01T08:20:00Z">
        <w:r>
          <w:rPr>
            <w:rFonts w:ascii="Courier New" w:hAnsi="Courier New"/>
            <w:b/>
            <w:i w:val="0"/>
          </w:rPr>
          <w:t>}</w:t>
        </w:r>
      </w:ins>
    </w:p>
    <w:p w14:paraId="43E7CC1E" w14:textId="77777777" w:rsidR="00CB3D7A" w:rsidRDefault="00CB3D7A" w:rsidP="00AD18E3">
      <w:pPr>
        <w:pStyle w:val="Alg4"/>
        <w:numPr>
          <w:ilvl w:val="0"/>
          <w:numId w:val="560"/>
        </w:numPr>
        <w:tabs>
          <w:tab w:val="clear" w:pos="360"/>
          <w:tab w:val="num" w:pos="763"/>
        </w:tabs>
        <w:spacing w:after="220"/>
        <w:ind w:left="763"/>
        <w:contextualSpacing/>
        <w:rPr>
          <w:ins w:id="504" w:author="Rev 7 Allen Wirfs-Brock" w:date="2012-04-23T12:25:00Z"/>
        </w:rPr>
      </w:pPr>
      <w:ins w:id="505" w:author="Rev 8 Allen Wirfs-Brock" w:date="2012-06-01T08:17:00Z">
        <w:r w:rsidRPr="00E77497">
          <w:t xml:space="preserve">Return </w:t>
        </w:r>
      </w:ins>
      <w:ins w:id="506" w:author="Rev 8 Allen Wirfs-Brock" w:date="2012-06-01T08:18:00Z">
        <w:r>
          <w:t>the result of evaluating</w:t>
        </w:r>
      </w:ins>
      <w:ins w:id="507" w:author="Rev 8 Allen Wirfs-Brock" w:date="2012-06-01T08:17:00Z">
        <w:r w:rsidRPr="00E77497">
          <w:t xml:space="preserve"> </w:t>
        </w:r>
      </w:ins>
      <w:ins w:id="508" w:author="Rev 8 Allen Wirfs-Brock" w:date="2012-06-01T08:18:00Z">
        <w:r>
          <w:rPr>
            <w:rStyle w:val="bnf"/>
          </w:rPr>
          <w:t>StatementList</w:t>
        </w:r>
      </w:ins>
    </w:p>
    <w:p w14:paraId="2E8E85AC" w14:textId="77777777" w:rsidR="004C02EF" w:rsidRPr="00E77497" w:rsidDel="00CA0354" w:rsidRDefault="004C02EF" w:rsidP="004C02EF">
      <w:pPr>
        <w:rPr>
          <w:del w:id="509" w:author="Rev 8 Allen Wirfs-Brock" w:date="2012-06-01T08:03:00Z"/>
        </w:rPr>
      </w:pPr>
      <w:del w:id="510" w:author="Rev 8 Allen Wirfs-Brock" w:date="2012-06-01T08:03:00Z">
        <w:r w:rsidRPr="00E77497" w:rsidDel="00CA0354">
          <w:delText>When an algorithm is to produce a value as a result, the directive “</w:delText>
        </w:r>
        <w:r w:rsidRPr="00E77497" w:rsidDel="00CA0354">
          <w:rPr>
            <w:rFonts w:ascii="Times New Roman" w:hAnsi="Times New Roman"/>
          </w:rPr>
          <w:delText xml:space="preserve">return </w:delText>
        </w:r>
        <w:r w:rsidRPr="00E77497" w:rsidDel="00CA0354">
          <w:rPr>
            <w:rFonts w:ascii="Times New Roman" w:hAnsi="Times New Roman"/>
            <w:i/>
          </w:rPr>
          <w:delText>x</w:delText>
        </w:r>
        <w:r w:rsidRPr="00E77497" w:rsidDel="00CA0354">
          <w:delText xml:space="preserve">” is used to indicate that the result of the algorithm is the value of </w:delText>
        </w:r>
        <w:r w:rsidRPr="00E77497" w:rsidDel="00CA0354">
          <w:rPr>
            <w:rFonts w:ascii="Times New Roman" w:hAnsi="Times New Roman"/>
            <w:i/>
          </w:rPr>
          <w:delText>x</w:delText>
        </w:r>
        <w:r w:rsidRPr="00E77497" w:rsidDel="00CA0354">
          <w:delText xml:space="preserve"> and that the algorithm should terminate. The notation </w:delText>
        </w:r>
        <w:r w:rsidRPr="00E77497" w:rsidDel="00CA0354">
          <w:rPr>
            <w:rFonts w:ascii="Times New Roman" w:hAnsi="Times New Roman"/>
          </w:rPr>
          <w:delText>Result(</w:delText>
        </w:r>
        <w:r w:rsidRPr="00E77497" w:rsidDel="00CA0354">
          <w:rPr>
            <w:rFonts w:ascii="Times New Roman" w:hAnsi="Times New Roman"/>
            <w:i/>
          </w:rPr>
          <w:delText>n</w:delText>
        </w:r>
        <w:r w:rsidRPr="00E77497" w:rsidDel="00CA0354">
          <w:rPr>
            <w:rFonts w:ascii="Times New Roman" w:hAnsi="Times New Roman"/>
          </w:rPr>
          <w:delText>)</w:delText>
        </w:r>
        <w:r w:rsidRPr="00E77497" w:rsidDel="00CA0354">
          <w:delText xml:space="preserve"> is used as shorthand for “the </w:delText>
        </w:r>
        <w:r w:rsidRPr="00E77497" w:rsidDel="00CA0354">
          <w:rPr>
            <w:rFonts w:ascii="Times New Roman" w:hAnsi="Times New Roman"/>
          </w:rPr>
          <w:delText xml:space="preserve">result of step </w:delText>
        </w:r>
        <w:r w:rsidRPr="00E77497" w:rsidDel="00CA0354">
          <w:rPr>
            <w:rFonts w:ascii="Times New Roman" w:hAnsi="Times New Roman"/>
            <w:i/>
          </w:rPr>
          <w:delText>n</w:delText>
        </w:r>
        <w:r w:rsidRPr="00E77497" w:rsidDel="00CA0354">
          <w:delText xml:space="preserve">”. </w:delText>
        </w:r>
      </w:del>
    </w:p>
    <w:p w14:paraId="2CAAEB1B" w14:textId="77777777" w:rsidR="004C02EF" w:rsidRPr="00E77497" w:rsidRDefault="004C02EF" w:rsidP="004C02EF">
      <w:r w:rsidRPr="00E77497">
        <w:t>For clarity of expression, algorithm steps may be subdivided into sequential substeps. Substeps are indented and may themselves be further divided into indented substeps.  Outline numbering conventions are used to identify substeps with the first level of substeps labelled with lower case alphabetic characters and the second level of substeps labelled with lower case roman numerals.  If more than three levels are required these rules repeat with the fourth level using numeric labels. For example:</w:t>
      </w:r>
    </w:p>
    <w:p w14:paraId="340A398F" w14:textId="77777777" w:rsidR="004C02EF" w:rsidRPr="00E77497" w:rsidRDefault="004C02EF" w:rsidP="009A20C6">
      <w:pPr>
        <w:numPr>
          <w:ilvl w:val="0"/>
          <w:numId w:val="390"/>
        </w:numPr>
        <w:contextualSpacing/>
        <w:rPr>
          <w:rFonts w:ascii="Times New Roman" w:hAnsi="Times New Roman"/>
        </w:rPr>
      </w:pPr>
      <w:r w:rsidRPr="00E77497">
        <w:rPr>
          <w:rFonts w:ascii="Times New Roman" w:hAnsi="Times New Roman"/>
        </w:rPr>
        <w:t>Top-level step</w:t>
      </w:r>
    </w:p>
    <w:p w14:paraId="074EF91F" w14:textId="77777777" w:rsidR="004C02EF" w:rsidRPr="00E77497" w:rsidRDefault="004C02EF" w:rsidP="009A20C6">
      <w:pPr>
        <w:numPr>
          <w:ilvl w:val="1"/>
          <w:numId w:val="390"/>
        </w:numPr>
        <w:contextualSpacing/>
        <w:rPr>
          <w:rFonts w:ascii="Times New Roman" w:hAnsi="Times New Roman"/>
        </w:rPr>
      </w:pPr>
      <w:r w:rsidRPr="00E77497">
        <w:rPr>
          <w:rFonts w:ascii="Times New Roman" w:hAnsi="Times New Roman"/>
        </w:rPr>
        <w:t>Substep.</w:t>
      </w:r>
    </w:p>
    <w:p w14:paraId="7BB7C963" w14:textId="77777777" w:rsidR="004C02EF" w:rsidRPr="00E77497" w:rsidRDefault="004C02EF" w:rsidP="009A20C6">
      <w:pPr>
        <w:numPr>
          <w:ilvl w:val="1"/>
          <w:numId w:val="390"/>
        </w:numPr>
        <w:contextualSpacing/>
        <w:rPr>
          <w:rFonts w:ascii="Times New Roman" w:hAnsi="Times New Roman"/>
        </w:rPr>
      </w:pPr>
      <w:r w:rsidRPr="00E77497">
        <w:rPr>
          <w:rFonts w:ascii="Times New Roman" w:hAnsi="Times New Roman"/>
        </w:rPr>
        <w:t xml:space="preserve">Substep </w:t>
      </w:r>
    </w:p>
    <w:p w14:paraId="54B5E4D5" w14:textId="77777777" w:rsidR="004C02EF" w:rsidRPr="00E77497" w:rsidRDefault="004C02EF" w:rsidP="009A20C6">
      <w:pPr>
        <w:numPr>
          <w:ilvl w:val="2"/>
          <w:numId w:val="390"/>
        </w:numPr>
        <w:contextualSpacing/>
        <w:rPr>
          <w:rFonts w:ascii="Times New Roman" w:hAnsi="Times New Roman"/>
        </w:rPr>
      </w:pPr>
      <w:r w:rsidRPr="00E77497">
        <w:rPr>
          <w:rFonts w:ascii="Times New Roman" w:hAnsi="Times New Roman"/>
        </w:rPr>
        <w:t>Subsubstep.</w:t>
      </w:r>
    </w:p>
    <w:p w14:paraId="6118A19C" w14:textId="77777777" w:rsidR="004C02EF" w:rsidRPr="00E77497" w:rsidRDefault="004C02EF" w:rsidP="009A20C6">
      <w:pPr>
        <w:numPr>
          <w:ilvl w:val="2"/>
          <w:numId w:val="390"/>
        </w:numPr>
        <w:contextualSpacing/>
        <w:rPr>
          <w:rFonts w:ascii="Times New Roman" w:hAnsi="Times New Roman"/>
        </w:rPr>
      </w:pPr>
      <w:r w:rsidRPr="00E77497">
        <w:rPr>
          <w:rFonts w:ascii="Times New Roman" w:hAnsi="Times New Roman"/>
        </w:rPr>
        <w:t>Subsubstep.</w:t>
      </w:r>
    </w:p>
    <w:p w14:paraId="08FCBC89" w14:textId="77777777" w:rsidR="004C02EF" w:rsidRPr="00E77497" w:rsidRDefault="004C02EF" w:rsidP="009A20C6">
      <w:pPr>
        <w:numPr>
          <w:ilvl w:val="3"/>
          <w:numId w:val="390"/>
        </w:numPr>
        <w:contextualSpacing/>
        <w:rPr>
          <w:rFonts w:ascii="Times New Roman" w:hAnsi="Times New Roman"/>
        </w:rPr>
      </w:pPr>
      <w:r w:rsidRPr="00E77497">
        <w:rPr>
          <w:rFonts w:ascii="Times New Roman" w:hAnsi="Times New Roman"/>
        </w:rPr>
        <w:t>Subsubsubstep</w:t>
      </w:r>
    </w:p>
    <w:p w14:paraId="62D98598" w14:textId="77777777" w:rsidR="004C02EF" w:rsidRPr="00E77497" w:rsidRDefault="004C02EF" w:rsidP="009A20C6">
      <w:pPr>
        <w:numPr>
          <w:ilvl w:val="4"/>
          <w:numId w:val="390"/>
        </w:numPr>
        <w:contextualSpacing/>
        <w:rPr>
          <w:rFonts w:ascii="Times New Roman" w:hAnsi="Times New Roman"/>
        </w:rPr>
      </w:pPr>
      <w:r w:rsidRPr="00E77497">
        <w:rPr>
          <w:rFonts w:ascii="Times New Roman" w:hAnsi="Times New Roman"/>
        </w:rPr>
        <w:t>Subsubsubsubstep</w:t>
      </w:r>
    </w:p>
    <w:p w14:paraId="4DE71067" w14:textId="77777777" w:rsidR="004C02EF" w:rsidRPr="00E77497" w:rsidRDefault="004C02EF" w:rsidP="004C02EF">
      <w:r w:rsidRPr="00E77497">
        <w:t>A step or substep may be written as an “if” predicate that conditions its substeps.  In this case, the substeps are only applied if the predicate is true. If a step or substep begins with the word “else”, it is a predicate that is the negation of the preceding “if” predicate step at the same level.</w:t>
      </w:r>
    </w:p>
    <w:p w14:paraId="346D26BF" w14:textId="77777777" w:rsidR="004C02EF" w:rsidRPr="00E77497" w:rsidRDefault="004C02EF" w:rsidP="004C02EF">
      <w:r w:rsidRPr="00E77497">
        <w:t>A step may specify the iterative application of its substeps.</w:t>
      </w:r>
    </w:p>
    <w:p w14:paraId="5A74335E" w14:textId="77777777" w:rsidR="004C02EF" w:rsidRPr="00E77497" w:rsidRDefault="004C02EF" w:rsidP="004C02EF">
      <w:r w:rsidRPr="00E77497">
        <w:t>A step may assert an invariant condition of its algorithm.  Such assertions are used to make explicit algorithmic invariants that would otherwise be implicit. Such assertions add no additional semantic requirements and hence need not be checked by an implementation.  They are used simply to clarify algorithms.</w:t>
      </w:r>
    </w:p>
    <w:p w14:paraId="36E39004" w14:textId="77777777" w:rsidR="004C02EF" w:rsidRPr="00E77497" w:rsidRDefault="004C02EF" w:rsidP="004C02EF">
      <w:r w:rsidRPr="00E77497">
        <w:t xml:space="preserve">Mathematical operations such as addition, subtraction, negation, multiplication, division, and the mathematical functions defined later in this clause should always be understood as computing exact mathematical results on mathematical real numbers, which do not include infinities and do not include a negative zero that is distinguished from positive zero. Algorithms in this standard that model floating-point arithmetic include explicit steps, where necessary, to handle infinities and signed zero and to perform rounding. If a mathematical operation or function is applied to a floating-point number, it should be understood as being applied to the exact mathematical value represented by that floating-point number; such a floating-point number must be finite, and if it is </w:t>
      </w:r>
      <w:r w:rsidRPr="00E77497">
        <w:rPr>
          <w:rFonts w:ascii="Times New Roman" w:hAnsi="Times New Roman"/>
          <w:b/>
        </w:rPr>
        <w:t>+0</w:t>
      </w:r>
      <w:r w:rsidRPr="00E77497">
        <w:t xml:space="preserve"> or </w:t>
      </w:r>
      <w:r w:rsidRPr="00675B74">
        <w:rPr>
          <w:rFonts w:ascii="Times New Roman" w:hAnsi="Times New Roman"/>
          <w:b/>
        </w:rPr>
        <w:sym w:font="Symbol" w:char="F02D"/>
      </w:r>
      <w:r w:rsidRPr="00675B74">
        <w:rPr>
          <w:rFonts w:ascii="Times New Roman" w:hAnsi="Times New Roman"/>
          <w:b/>
        </w:rPr>
        <w:t>0</w:t>
      </w:r>
      <w:r w:rsidRPr="00E77497">
        <w:t xml:space="preserve"> then the corresponding mathematical value is simply </w:t>
      </w:r>
      <w:r w:rsidRPr="00E77497">
        <w:rPr>
          <w:rFonts w:ascii="Times New Roman" w:hAnsi="Times New Roman"/>
          <w:b/>
        </w:rPr>
        <w:t>0</w:t>
      </w:r>
      <w:r w:rsidRPr="00E77497">
        <w:t>.</w:t>
      </w:r>
    </w:p>
    <w:p w14:paraId="5318AE63" w14:textId="77777777" w:rsidR="004C02EF" w:rsidRPr="00E77497" w:rsidRDefault="004C02EF" w:rsidP="004C02EF">
      <w:r w:rsidRPr="00E77497">
        <w:t xml:space="preserve">The mathematical function </w:t>
      </w:r>
      <w:r w:rsidRPr="00E77497">
        <w:rPr>
          <w:rFonts w:ascii="Times New Roman" w:hAnsi="Times New Roman"/>
        </w:rPr>
        <w:t>abs(</w:t>
      </w:r>
      <w:r w:rsidRPr="00E77497">
        <w:rPr>
          <w:rFonts w:ascii="Times New Roman" w:hAnsi="Times New Roman"/>
          <w:i/>
        </w:rPr>
        <w:t>x</w:t>
      </w:r>
      <w:r w:rsidRPr="00E77497">
        <w:rPr>
          <w:rFonts w:ascii="Times New Roman" w:hAnsi="Times New Roman"/>
        </w:rPr>
        <w:t>)</w:t>
      </w:r>
      <w:r w:rsidRPr="00E77497">
        <w:t xml:space="preserve"> yields the absolute value of </w:t>
      </w:r>
      <w:r w:rsidRPr="00E77497">
        <w:rPr>
          <w:rFonts w:ascii="Times New Roman" w:hAnsi="Times New Roman"/>
          <w:i/>
        </w:rPr>
        <w:t>x</w:t>
      </w:r>
      <w:r w:rsidRPr="00E77497">
        <w:t xml:space="preserve">, which is </w:t>
      </w:r>
      <w:r w:rsidRPr="00675B74">
        <w:rPr>
          <w:rFonts w:ascii="Times New Roman" w:hAnsi="Times New Roman"/>
        </w:rPr>
        <w:sym w:font="Symbol" w:char="F02D"/>
      </w:r>
      <w:r w:rsidRPr="00675B74">
        <w:rPr>
          <w:rFonts w:ascii="Times New Roman" w:hAnsi="Times New Roman"/>
          <w:i/>
        </w:rPr>
        <w:t>x</w:t>
      </w:r>
      <w:r w:rsidRPr="00E77497">
        <w:t xml:space="preserve"> if </w:t>
      </w:r>
      <w:r w:rsidRPr="00E77497">
        <w:rPr>
          <w:rFonts w:ascii="Times New Roman" w:hAnsi="Times New Roman"/>
          <w:i/>
        </w:rPr>
        <w:t>x</w:t>
      </w:r>
      <w:r w:rsidRPr="00E77497">
        <w:t xml:space="preserve"> is negative (less than zero) and otherwise is </w:t>
      </w:r>
      <w:r w:rsidRPr="00E77497">
        <w:rPr>
          <w:rFonts w:ascii="Times New Roman" w:hAnsi="Times New Roman"/>
          <w:i/>
        </w:rPr>
        <w:t>x</w:t>
      </w:r>
      <w:r w:rsidRPr="00E77497">
        <w:t xml:space="preserve"> itself.</w:t>
      </w:r>
    </w:p>
    <w:p w14:paraId="74E6E9FF" w14:textId="77777777" w:rsidR="004C02EF" w:rsidRPr="00E77497" w:rsidRDefault="004C02EF" w:rsidP="004C02EF">
      <w:r w:rsidRPr="00E77497">
        <w:t xml:space="preserve">The mathematical function </w:t>
      </w:r>
      <w:r w:rsidRPr="00E77497">
        <w:rPr>
          <w:rFonts w:ascii="Times New Roman" w:hAnsi="Times New Roman"/>
        </w:rPr>
        <w:t>sign(</w:t>
      </w:r>
      <w:r w:rsidRPr="00E77497">
        <w:rPr>
          <w:rFonts w:ascii="Times New Roman" w:hAnsi="Times New Roman"/>
          <w:i/>
        </w:rPr>
        <w:t>x</w:t>
      </w:r>
      <w:r w:rsidRPr="00E77497">
        <w:rPr>
          <w:rFonts w:ascii="Times New Roman" w:hAnsi="Times New Roman"/>
        </w:rPr>
        <w:t>)</w:t>
      </w:r>
      <w:r w:rsidRPr="00E77497">
        <w:t xml:space="preserve"> yields </w:t>
      </w:r>
      <w:r w:rsidRPr="00E77497">
        <w:rPr>
          <w:rFonts w:ascii="Times New Roman" w:hAnsi="Times New Roman"/>
        </w:rPr>
        <w:t>1</w:t>
      </w:r>
      <w:r w:rsidRPr="00E77497">
        <w:t xml:space="preserve"> if </w:t>
      </w:r>
      <w:r w:rsidRPr="00E77497">
        <w:rPr>
          <w:rFonts w:ascii="Times New Roman" w:hAnsi="Times New Roman"/>
          <w:i/>
        </w:rPr>
        <w:t>x</w:t>
      </w:r>
      <w:r w:rsidRPr="00E77497">
        <w:t xml:space="preserve"> is positive and </w:t>
      </w:r>
      <w:r w:rsidRPr="00675B74">
        <w:rPr>
          <w:rFonts w:ascii="Times New Roman" w:hAnsi="Times New Roman"/>
        </w:rPr>
        <w:sym w:font="Symbol" w:char="F02D"/>
      </w:r>
      <w:r w:rsidRPr="00675B74">
        <w:rPr>
          <w:rFonts w:ascii="Times New Roman" w:hAnsi="Times New Roman"/>
        </w:rPr>
        <w:t>1</w:t>
      </w:r>
      <w:r w:rsidRPr="00E77497">
        <w:t xml:space="preserve"> if </w:t>
      </w:r>
      <w:r w:rsidRPr="00E77497">
        <w:rPr>
          <w:rFonts w:ascii="Times New Roman" w:hAnsi="Times New Roman"/>
          <w:i/>
        </w:rPr>
        <w:t>x</w:t>
      </w:r>
      <w:r w:rsidRPr="00E77497">
        <w:t xml:space="preserve"> is negative. The sign function is not used in this standard for cases when </w:t>
      </w:r>
      <w:r w:rsidRPr="00E77497">
        <w:rPr>
          <w:rFonts w:ascii="Times New Roman" w:hAnsi="Times New Roman"/>
          <w:i/>
        </w:rPr>
        <w:t>x</w:t>
      </w:r>
      <w:r w:rsidRPr="00E77497">
        <w:t xml:space="preserve"> is zero.</w:t>
      </w:r>
    </w:p>
    <w:p w14:paraId="59ABDA44" w14:textId="77777777" w:rsidR="004C02EF" w:rsidRPr="00E77497" w:rsidRDefault="004C02EF" w:rsidP="004C02EF">
      <w:r w:rsidRPr="00E77497">
        <w:t>The notation “</w:t>
      </w:r>
      <w:r w:rsidRPr="00E77497">
        <w:rPr>
          <w:rFonts w:ascii="Times New Roman" w:hAnsi="Times New Roman"/>
          <w:i/>
        </w:rPr>
        <w:t xml:space="preserve">x </w:t>
      </w:r>
      <w:r w:rsidRPr="00E77497">
        <w:rPr>
          <w:rFonts w:ascii="Times New Roman" w:hAnsi="Times New Roman"/>
        </w:rPr>
        <w:t>modulo</w:t>
      </w:r>
      <w:r w:rsidRPr="00E77497">
        <w:rPr>
          <w:rFonts w:ascii="Times New Roman" w:hAnsi="Times New Roman"/>
          <w:i/>
        </w:rPr>
        <w:t xml:space="preserve"> y</w:t>
      </w:r>
      <w:r w:rsidRPr="00E77497">
        <w:t>” (</w:t>
      </w:r>
      <w:r w:rsidRPr="00E77497">
        <w:rPr>
          <w:rFonts w:ascii="Times New Roman" w:hAnsi="Times New Roman"/>
          <w:i/>
        </w:rPr>
        <w:t>y</w:t>
      </w:r>
      <w:r w:rsidRPr="00E77497">
        <w:t xml:space="preserve"> must be finite and nonzero) computes a value </w:t>
      </w:r>
      <w:r w:rsidRPr="00E77497">
        <w:rPr>
          <w:rFonts w:ascii="Times New Roman" w:hAnsi="Times New Roman"/>
          <w:i/>
        </w:rPr>
        <w:t>k</w:t>
      </w:r>
      <w:r w:rsidRPr="00E77497">
        <w:t xml:space="preserve"> of the same sign as </w:t>
      </w:r>
      <w:r w:rsidRPr="00E77497">
        <w:rPr>
          <w:rFonts w:ascii="Times New Roman" w:hAnsi="Times New Roman"/>
          <w:i/>
        </w:rPr>
        <w:t>y</w:t>
      </w:r>
      <w:r w:rsidRPr="00E77497">
        <w:t xml:space="preserve"> (or zero) such that </w:t>
      </w:r>
      <w:r w:rsidRPr="00E77497">
        <w:rPr>
          <w:rFonts w:ascii="Times New Roman" w:hAnsi="Times New Roman"/>
        </w:rPr>
        <w:t>abs(</w:t>
      </w:r>
      <w:r w:rsidRPr="00E77497">
        <w:rPr>
          <w:rFonts w:ascii="Times New Roman" w:hAnsi="Times New Roman"/>
          <w:i/>
        </w:rPr>
        <w:t>k</w:t>
      </w:r>
      <w:r w:rsidRPr="00E77497">
        <w:rPr>
          <w:rFonts w:ascii="Times New Roman" w:hAnsi="Times New Roman"/>
        </w:rPr>
        <w:t>) &lt; abs(</w:t>
      </w:r>
      <w:r w:rsidRPr="00E77497">
        <w:rPr>
          <w:rFonts w:ascii="Times New Roman" w:hAnsi="Times New Roman"/>
          <w:i/>
        </w:rPr>
        <w:t>y</w:t>
      </w:r>
      <w:r w:rsidRPr="00E77497">
        <w:rPr>
          <w:rFonts w:ascii="Times New Roman" w:hAnsi="Times New Roman"/>
        </w:rPr>
        <w:t xml:space="preserve">) and </w:t>
      </w:r>
      <w:r w:rsidRPr="00E77497">
        <w:rPr>
          <w:rFonts w:ascii="Times New Roman" w:hAnsi="Times New Roman"/>
          <w:i/>
        </w:rPr>
        <w:t>x</w:t>
      </w:r>
      <w:r w:rsidRPr="00675B74">
        <w:rPr>
          <w:rFonts w:ascii="Times New Roman" w:hAnsi="Times New Roman"/>
        </w:rPr>
        <w:sym w:font="Symbol" w:char="F02D"/>
      </w:r>
      <w:r w:rsidRPr="00675B74">
        <w:rPr>
          <w:rFonts w:ascii="Times New Roman" w:hAnsi="Times New Roman"/>
          <w:i/>
        </w:rPr>
        <w:t xml:space="preserve">k </w:t>
      </w:r>
      <w:r w:rsidRPr="00E77497">
        <w:rPr>
          <w:rFonts w:ascii="Times New Roman" w:hAnsi="Times New Roman"/>
        </w:rPr>
        <w:t xml:space="preserve">= </w:t>
      </w:r>
      <w:r w:rsidRPr="00E77497">
        <w:rPr>
          <w:rFonts w:ascii="Times New Roman" w:hAnsi="Times New Roman"/>
          <w:i/>
        </w:rPr>
        <w:t>q</w:t>
      </w:r>
      <w:r w:rsidRPr="00E77497">
        <w:rPr>
          <w:rFonts w:ascii="Times New Roman" w:hAnsi="Times New Roman"/>
        </w:rPr>
        <w:t xml:space="preserve"> </w:t>
      </w:r>
      <w:r w:rsidRPr="00675B74">
        <w:rPr>
          <w:rFonts w:ascii="Times New Roman" w:hAnsi="Times New Roman"/>
        </w:rPr>
        <w:sym w:font="Symbol" w:char="F0B4"/>
      </w:r>
      <w:r w:rsidRPr="00675B74">
        <w:rPr>
          <w:rFonts w:ascii="Times New Roman" w:hAnsi="Times New Roman"/>
        </w:rPr>
        <w:t xml:space="preserve"> </w:t>
      </w:r>
      <w:r w:rsidRPr="00E77497">
        <w:rPr>
          <w:rFonts w:ascii="Times New Roman" w:hAnsi="Times New Roman"/>
          <w:i/>
        </w:rPr>
        <w:t>y</w:t>
      </w:r>
      <w:r w:rsidRPr="00E77497">
        <w:t xml:space="preserve"> for some integer </w:t>
      </w:r>
      <w:r w:rsidRPr="00E77497">
        <w:rPr>
          <w:rFonts w:ascii="Times New Roman" w:hAnsi="Times New Roman"/>
          <w:i/>
        </w:rPr>
        <w:t>q</w:t>
      </w:r>
      <w:r w:rsidRPr="00E77497">
        <w:t>.</w:t>
      </w:r>
    </w:p>
    <w:p w14:paraId="30E13BA5" w14:textId="77777777" w:rsidR="004C02EF" w:rsidRPr="00E77497" w:rsidRDefault="004C02EF" w:rsidP="004C02EF">
      <w:r w:rsidRPr="00E77497">
        <w:t xml:space="preserve">The mathematical function </w:t>
      </w:r>
      <w:r w:rsidRPr="00E77497">
        <w:rPr>
          <w:rFonts w:ascii="Times New Roman" w:hAnsi="Times New Roman"/>
        </w:rPr>
        <w:t>floor(</w:t>
      </w:r>
      <w:r w:rsidRPr="00E77497">
        <w:rPr>
          <w:rFonts w:ascii="Times New Roman" w:hAnsi="Times New Roman"/>
          <w:i/>
        </w:rPr>
        <w:t>x</w:t>
      </w:r>
      <w:r w:rsidRPr="00E77497">
        <w:rPr>
          <w:rFonts w:ascii="Times New Roman" w:hAnsi="Times New Roman"/>
        </w:rPr>
        <w:t>)</w:t>
      </w:r>
      <w:r w:rsidRPr="00E77497">
        <w:t xml:space="preserve"> yields the largest integer (closest to positive infinity) that is not larger than </w:t>
      </w:r>
      <w:r w:rsidRPr="00E77497">
        <w:rPr>
          <w:rFonts w:ascii="Times New Roman" w:hAnsi="Times New Roman"/>
          <w:i/>
        </w:rPr>
        <w:t>x</w:t>
      </w:r>
      <w:r w:rsidRPr="00E77497">
        <w:t>.</w:t>
      </w:r>
    </w:p>
    <w:p w14:paraId="4BB9F3B8" w14:textId="77777777" w:rsidR="004C02EF" w:rsidRPr="00E77497" w:rsidRDefault="004C02EF" w:rsidP="004C02EF">
      <w:pPr>
        <w:pStyle w:val="Note"/>
      </w:pPr>
      <w:r w:rsidRPr="00E77497">
        <w:t>NOTE</w:t>
      </w:r>
      <w:r w:rsidRPr="00E77497">
        <w:tab/>
      </w:r>
      <w:r w:rsidRPr="00E77497">
        <w:rPr>
          <w:rFonts w:ascii="Times New Roman" w:hAnsi="Times New Roman"/>
        </w:rPr>
        <w:t>floor(</w:t>
      </w:r>
      <w:r w:rsidRPr="00E77497">
        <w:rPr>
          <w:rFonts w:ascii="Times New Roman" w:hAnsi="Times New Roman"/>
          <w:i/>
        </w:rPr>
        <w:t>x</w:t>
      </w:r>
      <w:r w:rsidRPr="00E77497">
        <w:rPr>
          <w:rFonts w:ascii="Times New Roman" w:hAnsi="Times New Roman"/>
        </w:rPr>
        <w:t xml:space="preserve">) = </w:t>
      </w:r>
      <w:r w:rsidRPr="00E77497">
        <w:rPr>
          <w:rFonts w:ascii="Times New Roman" w:hAnsi="Times New Roman"/>
          <w:i/>
        </w:rPr>
        <w:t>x</w:t>
      </w:r>
      <w:r w:rsidRPr="00E77497">
        <w:rPr>
          <w:rFonts w:ascii="Times New Roman" w:hAnsi="Times New Roman"/>
        </w:rPr>
        <w:sym w:font="Symbol" w:char="F02D"/>
      </w:r>
      <w:r w:rsidRPr="00E77497">
        <w:rPr>
          <w:rFonts w:ascii="Times New Roman" w:hAnsi="Times New Roman"/>
        </w:rPr>
        <w:t>(</w:t>
      </w:r>
      <w:r w:rsidRPr="00E77497">
        <w:rPr>
          <w:rFonts w:ascii="Times New Roman" w:hAnsi="Times New Roman"/>
          <w:i/>
        </w:rPr>
        <w:t>x</w:t>
      </w:r>
      <w:r w:rsidRPr="00E77497">
        <w:rPr>
          <w:rFonts w:ascii="Times New Roman" w:hAnsi="Times New Roman"/>
        </w:rPr>
        <w:t xml:space="preserve"> modulo 1)</w:t>
      </w:r>
      <w:r w:rsidRPr="00E77497">
        <w:t>.</w:t>
      </w:r>
    </w:p>
    <w:p w14:paraId="37C7BE53" w14:textId="77777777" w:rsidR="00DB2A0E" w:rsidRPr="00E77497" w:rsidRDefault="004C02EF" w:rsidP="004C02EF">
      <w:pPr>
        <w:pStyle w:val="Note"/>
        <w:rPr>
          <w:ins w:id="511" w:author="Allen Wirfs-Brock" w:date="2011-07-04T19:18:00Z"/>
          <w:sz w:val="20"/>
        </w:rPr>
      </w:pPr>
      <w:r w:rsidRPr="00E77497">
        <w:rPr>
          <w:sz w:val="20"/>
        </w:rPr>
        <w:t>If an algorithm is defined to “throw an exception”, execution of the algorithm is terminated and no result is returned. The calling algorithms are also terminated, until an algorithm step is reached that explicitly deals with the exception, using terminology such as “If an exception was thrown…”. Once such an algorithm step has been encountered the exception is no longer considered to have occurred.</w:t>
      </w:r>
      <w:bookmarkStart w:id="512" w:name="_Hlt410626652"/>
    </w:p>
    <w:p w14:paraId="04DD3FE3" w14:textId="77777777" w:rsidR="00DB2A0E" w:rsidRPr="00E77497" w:rsidRDefault="00DB2A0E" w:rsidP="00DB2A0E">
      <w:pPr>
        <w:pStyle w:val="20"/>
        <w:numPr>
          <w:ilvl w:val="0"/>
          <w:numId w:val="0"/>
        </w:numPr>
        <w:rPr>
          <w:ins w:id="513" w:author="Allen Wirfs-Brock" w:date="2011-07-04T19:19:00Z"/>
          <w:highlight w:val="yellow"/>
        </w:rPr>
      </w:pPr>
      <w:bookmarkStart w:id="514" w:name="_Toc336509401"/>
      <w:ins w:id="515" w:author="Allen Wirfs-Brock" w:date="2011-07-04T19:19:00Z">
        <w:r w:rsidRPr="00E77497">
          <w:t>5.3 Static Semantic Rules</w:t>
        </w:r>
        <w:bookmarkEnd w:id="514"/>
      </w:ins>
    </w:p>
    <w:p w14:paraId="36E890C0" w14:textId="77777777" w:rsidR="004F5297" w:rsidRDefault="00DB2A0E" w:rsidP="00DB2A0E">
      <w:pPr>
        <w:rPr>
          <w:ins w:id="516" w:author="Rev 7 Allen Wirfs-Brock" w:date="2012-04-23T11:58:00Z"/>
        </w:rPr>
      </w:pPr>
      <w:ins w:id="517" w:author="Allen Wirfs-Brock" w:date="2011-07-04T19:21:00Z">
        <w:r w:rsidRPr="00E77497">
          <w:t>Context-</w:t>
        </w:r>
      </w:ins>
      <w:ins w:id="518" w:author="Allen Wirfs-Brock" w:date="2011-07-04T19:25:00Z">
        <w:r w:rsidR="002A0666" w:rsidRPr="00E77497">
          <w:t>f</w:t>
        </w:r>
      </w:ins>
      <w:ins w:id="519" w:author="Allen Wirfs-Brock" w:date="2011-07-04T19:21:00Z">
        <w:r w:rsidRPr="00E77497">
          <w:t xml:space="preserve">ree </w:t>
        </w:r>
      </w:ins>
      <w:ins w:id="520" w:author="Allen Wirfs-Brock" w:date="2011-07-04T19:25:00Z">
        <w:r w:rsidR="002A0666" w:rsidRPr="00E77497">
          <w:t>g</w:t>
        </w:r>
      </w:ins>
      <w:ins w:id="521" w:author="Allen Wirfs-Brock" w:date="2011-07-04T19:21:00Z">
        <w:r w:rsidRPr="00E77497">
          <w:t xml:space="preserve">rammars are not </w:t>
        </w:r>
      </w:ins>
      <w:ins w:id="522" w:author="Allen Wirfs-Brock rev2" w:date="2011-07-20T13:25:00Z">
        <w:r w:rsidR="00CD7A72" w:rsidRPr="00E77497">
          <w:t xml:space="preserve">sufficiently </w:t>
        </w:r>
      </w:ins>
      <w:ins w:id="523" w:author="Allen Wirfs-Brock" w:date="2011-07-04T19:21:00Z">
        <w:r w:rsidRPr="00E77497">
          <w:t xml:space="preserve">powerful to express all the rules that define </w:t>
        </w:r>
      </w:ins>
      <w:ins w:id="524" w:author="Allen Wirfs-Brock" w:date="2011-07-04T19:20:00Z">
        <w:r w:rsidR="002A0666" w:rsidRPr="00E77497">
          <w:t>whether a stream of input</w:t>
        </w:r>
      </w:ins>
      <w:ins w:id="525" w:author="Allen Wirfs-Brock" w:date="2011-07-04T19:24:00Z">
        <w:r w:rsidR="002A0666" w:rsidRPr="00E77497">
          <w:t xml:space="preserve"> elements make up a valid ECMAScript program that may be evaluated. </w:t>
        </w:r>
      </w:ins>
      <w:ins w:id="526" w:author="Allen Wirfs-Brock" w:date="2011-07-04T19:20:00Z">
        <w:r w:rsidR="002A0666" w:rsidRPr="00E77497">
          <w:t xml:space="preserve"> </w:t>
        </w:r>
      </w:ins>
      <w:ins w:id="527" w:author="Allen Wirfs-Brock" w:date="2011-07-04T19:25:00Z">
        <w:r w:rsidR="002A0666" w:rsidRPr="00E77497">
          <w:t>In some situations addi</w:t>
        </w:r>
      </w:ins>
      <w:ins w:id="528" w:author="Allen Wirfs-Brock" w:date="2011-07-04T19:29:00Z">
        <w:r w:rsidR="002A0666" w:rsidRPr="00E77497">
          <w:t>ti</w:t>
        </w:r>
      </w:ins>
      <w:ins w:id="529" w:author="Allen Wirfs-Brock" w:date="2011-07-04T19:25:00Z">
        <w:r w:rsidR="002A0666" w:rsidRPr="00E77497">
          <w:t xml:space="preserve">onal rules are needed that </w:t>
        </w:r>
      </w:ins>
      <w:ins w:id="530" w:author="Allen Wirfs-Brock" w:date="2011-07-04T19:29:00Z">
        <w:r w:rsidR="002A0666" w:rsidRPr="00E77497">
          <w:t>may</w:t>
        </w:r>
      </w:ins>
      <w:ins w:id="531" w:author="Allen Wirfs-Brock" w:date="2011-07-04T19:25:00Z">
        <w:r w:rsidR="002A0666" w:rsidRPr="00E77497">
          <w:t xml:space="preserve"> be expressed using </w:t>
        </w:r>
      </w:ins>
      <w:ins w:id="532" w:author="Allen Wirfs-Brock" w:date="2011-07-04T19:28:00Z">
        <w:r w:rsidR="002A0666" w:rsidRPr="00E77497">
          <w:t xml:space="preserve">either </w:t>
        </w:r>
      </w:ins>
      <w:ins w:id="533" w:author="Allen Wirfs-Brock" w:date="2011-07-04T19:25:00Z">
        <w:r w:rsidR="002A0666" w:rsidRPr="00E77497">
          <w:t xml:space="preserve">ECMAScript </w:t>
        </w:r>
      </w:ins>
      <w:ins w:id="534" w:author="Allen Wirfs-Brock" w:date="2011-07-04T19:27:00Z">
        <w:r w:rsidR="002A0666" w:rsidRPr="00E77497">
          <w:t>algorithm</w:t>
        </w:r>
      </w:ins>
      <w:ins w:id="535" w:author="Allen Wirfs-Brock" w:date="2011-07-04T19:25:00Z">
        <w:r w:rsidR="002A0666" w:rsidRPr="00E77497">
          <w:t xml:space="preserve"> </w:t>
        </w:r>
      </w:ins>
      <w:ins w:id="536" w:author="Allen Wirfs-Brock" w:date="2011-07-04T19:27:00Z">
        <w:r w:rsidR="002A0666" w:rsidRPr="00E77497">
          <w:t xml:space="preserve">conventions or </w:t>
        </w:r>
      </w:ins>
      <w:ins w:id="537" w:author="Allen Wirfs-Brock" w:date="2011-07-04T19:28:00Z">
        <w:r w:rsidR="002A0666" w:rsidRPr="00E77497">
          <w:t xml:space="preserve">prose requirements. </w:t>
        </w:r>
      </w:ins>
      <w:ins w:id="538" w:author="Allen Wirfs-Brock" w:date="2011-07-04T19:30:00Z">
        <w:r w:rsidR="002A0666" w:rsidRPr="00E77497">
          <w:t>Such rules are always associate</w:t>
        </w:r>
      </w:ins>
      <w:ins w:id="539" w:author="Allen Wirfs-Brock rev2" w:date="2011-07-20T13:25:00Z">
        <w:r w:rsidR="00CD7A72" w:rsidRPr="00E77497">
          <w:t>d</w:t>
        </w:r>
      </w:ins>
      <w:ins w:id="540" w:author="Allen Wirfs-Brock" w:date="2011-07-04T19:30:00Z">
        <w:r w:rsidR="002A0666" w:rsidRPr="00E77497">
          <w:t xml:space="preserve"> with a production of a grammar and are called the </w:t>
        </w:r>
        <w:r w:rsidR="002A0666" w:rsidRPr="00E77497">
          <w:rPr>
            <w:i/>
          </w:rPr>
          <w:t>static semantics</w:t>
        </w:r>
        <w:r w:rsidR="002A0666" w:rsidRPr="00E77497">
          <w:t xml:space="preserve"> of the production.</w:t>
        </w:r>
      </w:ins>
    </w:p>
    <w:p w14:paraId="1305F2D0" w14:textId="77777777" w:rsidR="009306E6" w:rsidRDefault="009306E6" w:rsidP="00DB2A0E">
      <w:pPr>
        <w:rPr>
          <w:ins w:id="541" w:author="Rev 7 Allen Wirfs-Brock" w:date="2012-04-23T11:58:00Z"/>
        </w:rPr>
      </w:pPr>
      <w:ins w:id="542" w:author="Rev 7 Allen Wirfs-Brock" w:date="2012-04-23T12:08:00Z">
        <w:r>
          <w:t xml:space="preserve">Static Semantic Rules have names </w:t>
        </w:r>
        <w:r w:rsidR="00E32893">
          <w:t xml:space="preserve">and </w:t>
        </w:r>
      </w:ins>
      <w:ins w:id="543" w:author="Rev 7 Allen Wirfs-Brock" w:date="2012-04-23T12:16:00Z">
        <w:r w:rsidR="00E32893">
          <w:t xml:space="preserve">typically are defined using an algorithm. </w:t>
        </w:r>
        <w:del w:id="544" w:author="Rev 8 Allen Wirfs-Brock" w:date="2012-06-01T08:22:00Z">
          <w:r w:rsidR="00E32893" w:rsidDel="00AD18E3">
            <w:delText xml:space="preserve">Such algorithms </w:delText>
          </w:r>
        </w:del>
      </w:ins>
      <w:ins w:id="545" w:author="Rev 7 Allen Wirfs-Brock" w:date="2012-04-23T12:08:00Z">
        <w:del w:id="546" w:author="Rev 8 Allen Wirfs-Brock" w:date="2012-06-01T08:22:00Z">
          <w:r w:rsidR="00E32893" w:rsidDel="00AD18E3">
            <w:delText xml:space="preserve">may be parameterized.  </w:delText>
          </w:r>
        </w:del>
      </w:ins>
      <w:ins w:id="547" w:author="Rev 7 Allen Wirfs-Brock" w:date="2012-04-23T12:17:00Z">
        <w:r w:rsidR="00E32893">
          <w:t xml:space="preserve">Named </w:t>
        </w:r>
      </w:ins>
      <w:ins w:id="548" w:author="Rev 7 Allen Wirfs-Brock" w:date="2012-04-23T12:03:00Z">
        <w:r>
          <w:t xml:space="preserve">Static Semantic Rules are associated with </w:t>
        </w:r>
      </w:ins>
      <w:ins w:id="549" w:author="Rev 7 Allen Wirfs-Brock" w:date="2012-04-23T12:14:00Z">
        <w:r w:rsidR="00E32893">
          <w:t xml:space="preserve">grammar productions and a production that has multiple alternative definitions will typically </w:t>
        </w:r>
      </w:ins>
      <w:ins w:id="550" w:author="Rev 7 Allen Wirfs-Brock" w:date="2012-04-23T12:18:00Z">
        <w:r w:rsidR="00E32893">
          <w:t>have</w:t>
        </w:r>
      </w:ins>
      <w:ins w:id="551" w:author="Rev 7 Allen Wirfs-Brock" w:date="2012-04-23T12:17:00Z">
        <w:r w:rsidR="00E32893">
          <w:t xml:space="preserve"> </w:t>
        </w:r>
      </w:ins>
      <w:ins w:id="552" w:author="Rev 7 Allen Wirfs-Brock" w:date="2012-04-23T12:19:00Z">
        <w:r w:rsidR="00E32893">
          <w:t xml:space="preserve">for each alternative </w:t>
        </w:r>
      </w:ins>
      <w:ins w:id="553" w:author="Rev 7 Allen Wirfs-Brock" w:date="2012-04-23T12:17:00Z">
        <w:r w:rsidR="00E32893">
          <w:t xml:space="preserve">a distinct algorithm </w:t>
        </w:r>
      </w:ins>
      <w:ins w:id="554" w:author="Rev 7 Allen Wirfs-Brock" w:date="2012-04-23T12:19:00Z">
        <w:r w:rsidR="00E32893">
          <w:t xml:space="preserve">for each applicable </w:t>
        </w:r>
      </w:ins>
      <w:ins w:id="555" w:author="Rev 7 Allen Wirfs-Brock" w:date="2012-04-23T12:20:00Z">
        <w:r w:rsidR="00E32893">
          <w:t>named static semantic rule.</w:t>
        </w:r>
      </w:ins>
      <w:ins w:id="556" w:author="Rev 7 Allen Wirfs-Brock" w:date="2012-04-23T12:23:00Z">
        <w:r w:rsidR="00E32893">
          <w:t xml:space="preserve"> </w:t>
        </w:r>
      </w:ins>
    </w:p>
    <w:p w14:paraId="6640DFF7" w14:textId="77777777" w:rsidR="009306E6" w:rsidRDefault="00E32893" w:rsidP="00DB2A0E">
      <w:pPr>
        <w:rPr>
          <w:ins w:id="557" w:author="Rev 7 Allen Wirfs-Brock" w:date="2012-04-23T12:49:00Z"/>
        </w:rPr>
      </w:pPr>
      <w:ins w:id="558" w:author="Rev 7 Allen Wirfs-Brock" w:date="2012-04-23T12:22:00Z">
        <w:r>
          <w:t>Unless otherwise specified every grammar production</w:t>
        </w:r>
      </w:ins>
      <w:ins w:id="559" w:author="Rev 7 Allen Wirfs-Brock" w:date="2012-04-23T12:38:00Z">
        <w:r w:rsidR="009E2EC9">
          <w:t xml:space="preserve"> alternative</w:t>
        </w:r>
      </w:ins>
      <w:ins w:id="560" w:author="Rev 7 Allen Wirfs-Brock" w:date="2012-04-23T12:22:00Z">
        <w:r>
          <w:t xml:space="preserve"> in this specification implicitly </w:t>
        </w:r>
      </w:ins>
      <w:ins w:id="561" w:author="Rev 7 Allen Wirfs-Brock" w:date="2012-04-23T12:38:00Z">
        <w:r w:rsidR="009E2EC9">
          <w:t>has a de</w:t>
        </w:r>
      </w:ins>
      <w:ins w:id="562" w:author="Rev 7 Allen Wirfs-Brock" w:date="2012-04-23T12:41:00Z">
        <w:r w:rsidR="009E2EC9">
          <w:t>finition for a static semantic rule name</w:t>
        </w:r>
      </w:ins>
      <w:ins w:id="563" w:author="Rev 8 Allen Wirfs-Brock" w:date="2012-05-31T17:25:00Z">
        <w:r w:rsidR="0013423F">
          <w:t>d</w:t>
        </w:r>
      </w:ins>
      <w:ins w:id="564" w:author="Rev 7 Allen Wirfs-Brock" w:date="2012-04-23T12:41:00Z">
        <w:r w:rsidR="009E2EC9">
          <w:t xml:space="preserve"> </w:t>
        </w:r>
        <w:r w:rsidR="009E2EC9" w:rsidRPr="009E2EC9">
          <w:rPr>
            <w:rFonts w:ascii="Times New Roman" w:hAnsi="Times New Roman"/>
          </w:rPr>
          <w:t>Contains</w:t>
        </w:r>
        <w:r w:rsidR="009E2EC9">
          <w:t xml:space="preserve"> which takes an argument</w:t>
        </w:r>
      </w:ins>
      <w:ins w:id="565" w:author="Rev 7 Allen Wirfs-Brock" w:date="2012-04-23T12:42:00Z">
        <w:r w:rsidR="009E2EC9">
          <w:t xml:space="preserve"> named </w:t>
        </w:r>
        <w:r w:rsidR="009E2EC9" w:rsidRPr="009E2EC9">
          <w:rPr>
            <w:rFonts w:ascii="Times New Roman" w:hAnsi="Times New Roman"/>
            <w:i/>
          </w:rPr>
          <w:t>symbol</w:t>
        </w:r>
      </w:ins>
      <w:ins w:id="566" w:author="Rev 7 Allen Wirfs-Brock" w:date="2012-04-23T12:44:00Z">
        <w:r w:rsidR="009E2EC9">
          <w:t xml:space="preserve"> whose value</w:t>
        </w:r>
      </w:ins>
      <w:ins w:id="567" w:author="Rev 7 Allen Wirfs-Brock" w:date="2012-04-23T12:42:00Z">
        <w:r w:rsidR="009E2EC9">
          <w:t xml:space="preserve"> is a terminal or non-terminal of the grammer that</w:t>
        </w:r>
      </w:ins>
      <w:ins w:id="568" w:author="Rev 7 Allen Wirfs-Brock" w:date="2012-04-23T12:43:00Z">
        <w:r w:rsidR="009E2EC9">
          <w:t xml:space="preserve"> includes the associated production.</w:t>
        </w:r>
      </w:ins>
      <w:ins w:id="569" w:author="Rev 7 Allen Wirfs-Brock" w:date="2012-04-23T12:44:00Z">
        <w:r w:rsidR="009E2EC9">
          <w:t xml:space="preserve">  The default </w:t>
        </w:r>
      </w:ins>
      <w:ins w:id="570" w:author="Rev 7 Allen Wirfs-Brock" w:date="2012-04-23T12:45:00Z">
        <w:r w:rsidR="009E2EC9">
          <w:t>definition</w:t>
        </w:r>
      </w:ins>
      <w:ins w:id="571" w:author="Rev 7 Allen Wirfs-Brock" w:date="2012-04-23T12:44:00Z">
        <w:r w:rsidR="009E2EC9">
          <w:t xml:space="preserve"> of </w:t>
        </w:r>
        <w:r w:rsidR="009E2EC9" w:rsidRPr="009E2EC9">
          <w:rPr>
            <w:rFonts w:ascii="Times New Roman" w:hAnsi="Times New Roman"/>
          </w:rPr>
          <w:t>Contains</w:t>
        </w:r>
      </w:ins>
      <w:ins w:id="572" w:author="Rev 7 Allen Wirfs-Brock" w:date="2012-04-23T12:57:00Z">
        <w:r w:rsidR="009E2EC9">
          <w:t xml:space="preserve"> is:</w:t>
        </w:r>
      </w:ins>
      <w:ins w:id="573" w:author="Rev 7 Allen Wirfs-Brock" w:date="2012-04-23T12:44:00Z">
        <w:r w:rsidR="009E2EC9">
          <w:t xml:space="preserve"> </w:t>
        </w:r>
      </w:ins>
    </w:p>
    <w:p w14:paraId="61DCEEBB" w14:textId="77777777" w:rsidR="009E2EC9" w:rsidRPr="00E77497" w:rsidRDefault="009E2EC9" w:rsidP="009E2EC9">
      <w:pPr>
        <w:pStyle w:val="Alg2"/>
        <w:numPr>
          <w:ilvl w:val="0"/>
          <w:numId w:val="682"/>
        </w:numPr>
        <w:rPr>
          <w:ins w:id="574" w:author="Rev 7 Allen Wirfs-Brock" w:date="2012-04-23T12:50:00Z"/>
        </w:rPr>
      </w:pPr>
      <w:ins w:id="575" w:author="Rev 7 Allen Wirfs-Brock" w:date="2012-04-23T12:50:00Z">
        <w:r>
          <w:t>For each terminal and non-terminal grammar symbol</w:t>
        </w:r>
      </w:ins>
      <w:ins w:id="576" w:author="Rev 7 Allen Wirfs-Brock" w:date="2012-04-23T12:51:00Z">
        <w:r>
          <w:t xml:space="preserve">, </w:t>
        </w:r>
        <w:r w:rsidRPr="009E2EC9">
          <w:rPr>
            <w:i/>
          </w:rPr>
          <w:t>sym</w:t>
        </w:r>
        <w:r>
          <w:t xml:space="preserve">, </w:t>
        </w:r>
      </w:ins>
      <w:ins w:id="577" w:author="Rev 7 Allen Wirfs-Brock" w:date="2012-04-23T12:50:00Z">
        <w:r>
          <w:t xml:space="preserve"> in the definition of this production</w:t>
        </w:r>
      </w:ins>
      <w:ins w:id="578" w:author="Rev 7 Allen Wirfs-Brock" w:date="2012-04-23T12:51:00Z">
        <w:r>
          <w:t xml:space="preserve"> do</w:t>
        </w:r>
      </w:ins>
      <w:ins w:id="579" w:author="Rev 7 Allen Wirfs-Brock" w:date="2012-04-23T12:50:00Z">
        <w:r>
          <w:t xml:space="preserve"> </w:t>
        </w:r>
        <w:r w:rsidRPr="00E77497">
          <w:t xml:space="preserve"> </w:t>
        </w:r>
      </w:ins>
    </w:p>
    <w:p w14:paraId="73BF5A44" w14:textId="77777777" w:rsidR="009E2EC9" w:rsidRDefault="009E2EC9" w:rsidP="009E2EC9">
      <w:pPr>
        <w:pStyle w:val="Alg2"/>
        <w:numPr>
          <w:ilvl w:val="1"/>
          <w:numId w:val="682"/>
        </w:numPr>
        <w:contextualSpacing/>
        <w:rPr>
          <w:ins w:id="580" w:author="Rev 7 Allen Wirfs-Brock" w:date="2012-04-23T12:52:00Z"/>
        </w:rPr>
      </w:pPr>
      <w:ins w:id="581" w:author="Rev 7 Allen Wirfs-Brock" w:date="2012-04-23T12:52:00Z">
        <w:r>
          <w:t xml:space="preserve">If </w:t>
        </w:r>
        <w:r w:rsidRPr="009E2EC9">
          <w:rPr>
            <w:i/>
          </w:rPr>
          <w:t>sym</w:t>
        </w:r>
        <w:r>
          <w:t xml:space="preserve"> is the same grammar symbol as </w:t>
        </w:r>
        <w:r w:rsidRPr="009E2EC9">
          <w:rPr>
            <w:i/>
          </w:rPr>
          <w:t>symbol</w:t>
        </w:r>
        <w:r>
          <w:t xml:space="preserve">, return </w:t>
        </w:r>
        <w:r w:rsidRPr="009E2EC9">
          <w:rPr>
            <w:b/>
          </w:rPr>
          <w:t>true</w:t>
        </w:r>
        <w:r>
          <w:t>.</w:t>
        </w:r>
      </w:ins>
    </w:p>
    <w:p w14:paraId="0EF6D6D8" w14:textId="77777777" w:rsidR="0053000C" w:rsidRDefault="009E2EC9" w:rsidP="009E2EC9">
      <w:pPr>
        <w:pStyle w:val="Alg2"/>
        <w:numPr>
          <w:ilvl w:val="1"/>
          <w:numId w:val="682"/>
        </w:numPr>
        <w:contextualSpacing/>
        <w:rPr>
          <w:ins w:id="582" w:author="Rev 10 Allen Wirfs-Brock" w:date="2012-08-14T17:04:00Z"/>
        </w:rPr>
      </w:pPr>
      <w:ins w:id="583" w:author="Rev 7 Allen Wirfs-Brock" w:date="2012-04-23T12:53:00Z">
        <w:r>
          <w:t xml:space="preserve">If </w:t>
        </w:r>
        <w:r w:rsidRPr="009E2EC9">
          <w:rPr>
            <w:i/>
          </w:rPr>
          <w:t>sym</w:t>
        </w:r>
        <w:r>
          <w:t xml:space="preserve"> is a non-terminal,</w:t>
        </w:r>
        <w:del w:id="584" w:author="Rev 10 Allen Wirfs-Brock" w:date="2012-08-14T17:04:00Z">
          <w:r w:rsidDel="0053000C">
            <w:delText xml:space="preserve"> </w:delText>
          </w:r>
        </w:del>
      </w:ins>
      <w:ins w:id="585" w:author="Rev 10 Allen Wirfs-Brock" w:date="2012-08-14T17:04:00Z">
        <w:r w:rsidR="0053000C">
          <w:t xml:space="preserve"> then</w:t>
        </w:r>
      </w:ins>
    </w:p>
    <w:p w14:paraId="2E9CE4ED" w14:textId="77777777" w:rsidR="009E2EC9" w:rsidRDefault="009E2EC9" w:rsidP="00AA7866">
      <w:pPr>
        <w:pStyle w:val="Alg2"/>
        <w:numPr>
          <w:ilvl w:val="2"/>
          <w:numId w:val="682"/>
        </w:numPr>
        <w:contextualSpacing/>
        <w:rPr>
          <w:ins w:id="586" w:author="Rev 7 Allen Wirfs-Brock" w:date="2012-04-23T12:53:00Z"/>
        </w:rPr>
      </w:pPr>
      <w:ins w:id="587" w:author="Rev 7 Allen Wirfs-Brock" w:date="2012-04-23T12:54:00Z">
        <w:del w:id="588" w:author="Rev 10 Allen Wirfs-Brock" w:date="2012-08-14T17:04:00Z">
          <w:r w:rsidDel="0053000C">
            <w:delText>l</w:delText>
          </w:r>
        </w:del>
      </w:ins>
      <w:ins w:id="589" w:author="Rev 10 Allen Wirfs-Brock" w:date="2012-08-14T17:04:00Z">
        <w:r w:rsidR="0053000C">
          <w:t>L</w:t>
        </w:r>
      </w:ins>
      <w:ins w:id="590" w:author="Rev 7 Allen Wirfs-Brock" w:date="2012-04-23T12:54:00Z">
        <w:r>
          <w:t xml:space="preserve">et </w:t>
        </w:r>
        <w:r w:rsidRPr="009E2EC9">
          <w:rPr>
            <w:i/>
          </w:rPr>
          <w:t>contained</w:t>
        </w:r>
        <w:r>
          <w:t xml:space="preserve"> be the result of Contains for </w:t>
        </w:r>
        <w:r w:rsidRPr="009E2EC9">
          <w:rPr>
            <w:i/>
          </w:rPr>
          <w:t>sym</w:t>
        </w:r>
        <w:r>
          <w:t xml:space="preserve"> with argument </w:t>
        </w:r>
        <w:r w:rsidRPr="009E2EC9">
          <w:rPr>
            <w:i/>
          </w:rPr>
          <w:t>symbol</w:t>
        </w:r>
        <w:r>
          <w:t>.</w:t>
        </w:r>
      </w:ins>
    </w:p>
    <w:p w14:paraId="54072460" w14:textId="77777777" w:rsidR="009E2EC9" w:rsidRDefault="009E2EC9" w:rsidP="00AA7866">
      <w:pPr>
        <w:pStyle w:val="Alg2"/>
        <w:numPr>
          <w:ilvl w:val="2"/>
          <w:numId w:val="682"/>
        </w:numPr>
        <w:contextualSpacing/>
        <w:rPr>
          <w:ins w:id="591" w:author="Rev 7 Allen Wirfs-Brock" w:date="2012-04-23T12:50:00Z"/>
        </w:rPr>
      </w:pPr>
      <w:ins w:id="592" w:author="Rev 7 Allen Wirfs-Brock" w:date="2012-04-23T12:55:00Z">
        <w:r>
          <w:t xml:space="preserve">If </w:t>
        </w:r>
        <w:r w:rsidRPr="009E2EC9">
          <w:rPr>
            <w:i/>
          </w:rPr>
          <w:t>contained</w:t>
        </w:r>
        <w:r>
          <w:t xml:space="preserve"> is </w:t>
        </w:r>
      </w:ins>
      <w:ins w:id="593" w:author="Rev 7 Allen Wirfs-Brock" w:date="2012-04-23T12:56:00Z">
        <w:r w:rsidRPr="009E2EC9">
          <w:rPr>
            <w:b/>
          </w:rPr>
          <w:t>true</w:t>
        </w:r>
      </w:ins>
      <w:ins w:id="594" w:author="Rev 7 Allen Wirfs-Brock" w:date="2012-04-23T12:55:00Z">
        <w:r>
          <w:t xml:space="preserve">, return </w:t>
        </w:r>
        <w:r w:rsidRPr="009E2EC9">
          <w:rPr>
            <w:b/>
          </w:rPr>
          <w:t>true</w:t>
        </w:r>
        <w:r>
          <w:t>.</w:t>
        </w:r>
      </w:ins>
    </w:p>
    <w:p w14:paraId="310B4D45" w14:textId="77777777" w:rsidR="009E2EC9" w:rsidRPr="00E77497" w:rsidRDefault="009E2EC9" w:rsidP="009E2EC9">
      <w:pPr>
        <w:pStyle w:val="Alg4"/>
        <w:numPr>
          <w:ilvl w:val="0"/>
          <w:numId w:val="682"/>
        </w:numPr>
        <w:spacing w:after="220"/>
        <w:contextualSpacing/>
        <w:rPr>
          <w:ins w:id="595" w:author="Rev 7 Allen Wirfs-Brock" w:date="2012-04-23T12:50:00Z"/>
        </w:rPr>
      </w:pPr>
      <w:ins w:id="596" w:author="Rev 7 Allen Wirfs-Brock" w:date="2012-04-23T12:50:00Z">
        <w:r w:rsidRPr="00E77497">
          <w:t xml:space="preserve">Return </w:t>
        </w:r>
      </w:ins>
      <w:ins w:id="597" w:author="Rev 7 Allen Wirfs-Brock" w:date="2012-04-23T12:56:00Z">
        <w:r w:rsidRPr="009E2EC9">
          <w:rPr>
            <w:b/>
          </w:rPr>
          <w:t>false</w:t>
        </w:r>
      </w:ins>
      <w:ins w:id="598" w:author="Rev 7 Allen Wirfs-Brock" w:date="2012-04-23T12:50:00Z">
        <w:r w:rsidRPr="00E77497">
          <w:t>.</w:t>
        </w:r>
      </w:ins>
    </w:p>
    <w:p w14:paraId="19A0141B" w14:textId="77777777" w:rsidR="009E2EC9" w:rsidRPr="00E77497" w:rsidRDefault="007372FF" w:rsidP="00DB2A0E">
      <w:pPr>
        <w:rPr>
          <w:ins w:id="599" w:author="Allen Wirfs-Brock" w:date="2011-07-04T19:41:00Z"/>
        </w:rPr>
      </w:pPr>
      <w:ins w:id="600" w:author="Rev 7 Allen Wirfs-Brock" w:date="2012-04-23T13:02:00Z">
        <w:r>
          <w:t xml:space="preserve">The above definition </w:t>
        </w:r>
      </w:ins>
      <w:ins w:id="601" w:author="Rev 7 Allen Wirfs-Brock" w:date="2012-05-01T17:35:00Z">
        <w:r w:rsidR="003B43C7">
          <w:t>is</w:t>
        </w:r>
      </w:ins>
      <w:ins w:id="602" w:author="Rev 7 Allen Wirfs-Brock" w:date="2012-04-23T13:02:00Z">
        <w:r>
          <w:t xml:space="preserve"> explicitly over-ridden for specific producti</w:t>
        </w:r>
      </w:ins>
      <w:ins w:id="603" w:author="Rev 7 Allen Wirfs-Brock" w:date="2012-05-01T17:36:00Z">
        <w:r w:rsidR="003B43C7">
          <w:t>o</w:t>
        </w:r>
      </w:ins>
      <w:ins w:id="604" w:author="Rev 7 Allen Wirfs-Brock" w:date="2012-04-23T13:02:00Z">
        <w:r>
          <w:t>ns.</w:t>
        </w:r>
      </w:ins>
    </w:p>
    <w:p w14:paraId="2D300097" w14:textId="77777777" w:rsidR="004C02EF" w:rsidRPr="00446E53" w:rsidRDefault="007372FF" w:rsidP="00DB2A0E">
      <w:ins w:id="605" w:author="Rev 7 Allen Wirfs-Brock" w:date="2012-04-23T13:03:00Z">
        <w:r>
          <w:t xml:space="preserve">A special kind of static semantic rule is an Early Error Rule. Early error rules define early error conditions (see clause 16) that are </w:t>
        </w:r>
      </w:ins>
      <w:ins w:id="606" w:author="Rev 7 Allen Wirfs-Brock" w:date="2012-04-23T13:05:00Z">
        <w:r>
          <w:t>associate</w:t>
        </w:r>
      </w:ins>
      <w:ins w:id="607" w:author="Rev 7 Allen Wirfs-Brock" w:date="2012-04-23T13:03:00Z">
        <w:r>
          <w:t xml:space="preserve"> </w:t>
        </w:r>
      </w:ins>
      <w:ins w:id="608" w:author="Rev 7 Allen Wirfs-Brock" w:date="2012-04-23T13:05:00Z">
        <w:r>
          <w:t xml:space="preserve">with specific grammar productions. </w:t>
        </w:r>
      </w:ins>
      <w:commentRangeStart w:id="609"/>
      <w:ins w:id="610" w:author="Allen Wirfs-Brock" w:date="2011-07-04T19:41:00Z">
        <w:del w:id="611" w:author="Rev 7 Allen Wirfs-Brock" w:date="2012-04-23T13:06:00Z">
          <w:r w:rsidR="004F5297" w:rsidRPr="00E77497" w:rsidDel="007372FF">
            <w:delText>An</w:delText>
          </w:r>
        </w:del>
      </w:ins>
      <w:ins w:id="612" w:author="Rev 7 Allen Wirfs-Brock" w:date="2012-04-23T13:06:00Z">
        <w:r>
          <w:t xml:space="preserve">Evaluation of </w:t>
        </w:r>
      </w:ins>
      <w:ins w:id="613" w:author="Rev 7 Allen Wirfs-Brock" w:date="2012-04-23T13:07:00Z">
        <w:r>
          <w:t xml:space="preserve">most </w:t>
        </w:r>
      </w:ins>
      <w:ins w:id="614" w:author="Rev 7 Allen Wirfs-Brock" w:date="2012-04-23T13:06:00Z">
        <w:r>
          <w:t xml:space="preserve">early error rules are not explicitly invoked within the algorithms of this specification. </w:t>
        </w:r>
      </w:ins>
      <w:ins w:id="615" w:author="Allen Wirfs-Brock" w:date="2011-07-04T19:41:00Z">
        <w:r w:rsidR="004F5297" w:rsidRPr="00E77497">
          <w:t xml:space="preserve"> </w:t>
        </w:r>
      </w:ins>
      <w:ins w:id="616" w:author="Rev 7 Allen Wirfs-Brock" w:date="2012-04-23T13:11:00Z">
        <w:r>
          <w:t>A c</w:t>
        </w:r>
      </w:ins>
      <w:ins w:id="617" w:author="Rev 7 Allen Wirfs-Brock" w:date="2012-04-23T13:07:00Z">
        <w:r>
          <w:t xml:space="preserve">omforming </w:t>
        </w:r>
      </w:ins>
      <w:ins w:id="618" w:author="Allen Wirfs-Brock" w:date="2011-07-04T19:41:00Z">
        <w:r w:rsidR="004F5297" w:rsidRPr="00E77497">
          <w:t>implementation must</w:t>
        </w:r>
      </w:ins>
      <w:ins w:id="619" w:author="Rev 7 Allen Wirfs-Brock" w:date="2012-04-23T13:08:00Z">
        <w:r>
          <w:t>,</w:t>
        </w:r>
      </w:ins>
      <w:ins w:id="620" w:author="Allen Wirfs-Brock" w:date="2011-07-04T19:41:00Z">
        <w:r w:rsidR="004F5297" w:rsidRPr="00E77497">
          <w:t xml:space="preserve"> </w:t>
        </w:r>
      </w:ins>
      <w:ins w:id="621" w:author="Rev 7 Allen Wirfs-Brock" w:date="2012-04-23T13:08:00Z">
        <w:r w:rsidRPr="00E77497">
          <w:t xml:space="preserve">prior to the first evaluation of </w:t>
        </w:r>
        <w:r>
          <w:t>a</w:t>
        </w:r>
        <w:r w:rsidRPr="00E77497">
          <w:t xml:space="preserve"> </w:t>
        </w:r>
        <w:r w:rsidRPr="00E77497">
          <w:rPr>
            <w:rFonts w:ascii="Times New Roman" w:hAnsi="Times New Roman"/>
            <w:i/>
          </w:rPr>
          <w:t>Program</w:t>
        </w:r>
      </w:ins>
      <w:ins w:id="622" w:author="Rev 7 Allen Wirfs-Brock" w:date="2012-04-23T13:09:00Z">
        <w:r>
          <w:rPr>
            <w:rFonts w:cs="Arial"/>
          </w:rPr>
          <w:t>,</w:t>
        </w:r>
      </w:ins>
      <w:ins w:id="623" w:author="Rev 7 Allen Wirfs-Brock" w:date="2012-04-23T13:08:00Z">
        <w:r w:rsidRPr="00E77497">
          <w:t xml:space="preserve"> </w:t>
        </w:r>
      </w:ins>
      <w:ins w:id="624" w:author="Allen Wirfs-Brock" w:date="2011-07-04T19:41:00Z">
        <w:r w:rsidR="004F5297" w:rsidRPr="00E77497">
          <w:t xml:space="preserve">validate all of the </w:t>
        </w:r>
        <w:del w:id="625" w:author="Rev 7 Allen Wirfs-Brock" w:date="2012-04-23T13:07:00Z">
          <w:r w:rsidR="004F5297" w:rsidRPr="00E77497" w:rsidDel="007372FF">
            <w:delText>static semantic</w:delText>
          </w:r>
        </w:del>
      </w:ins>
      <w:ins w:id="626" w:author="Rev 7 Allen Wirfs-Brock" w:date="2012-04-23T13:07:00Z">
        <w:r>
          <w:t>early error</w:t>
        </w:r>
      </w:ins>
      <w:ins w:id="627" w:author="Allen Wirfs-Brock" w:date="2011-07-04T19:41:00Z">
        <w:r w:rsidR="004F5297" w:rsidRPr="00E77497">
          <w:t xml:space="preserve"> rules </w:t>
        </w:r>
      </w:ins>
      <w:ins w:id="628" w:author="Allen Wirfs-Brock" w:date="2011-07-04T19:43:00Z">
        <w:del w:id="629" w:author="Rev 7 Allen Wirfs-Brock" w:date="2012-04-23T13:07:00Z">
          <w:r w:rsidR="004F5297" w:rsidRPr="00E77497" w:rsidDel="007372FF">
            <w:delText>used to</w:delText>
          </w:r>
        </w:del>
      </w:ins>
      <w:ins w:id="630" w:author="Rev 7 Allen Wirfs-Brock" w:date="2012-04-23T13:07:00Z">
        <w:r>
          <w:t xml:space="preserve">of the productions </w:t>
        </w:r>
      </w:ins>
      <w:ins w:id="631" w:author="Rev 7 Allen Wirfs-Brock" w:date="2012-04-23T13:10:00Z">
        <w:r>
          <w:t>used</w:t>
        </w:r>
      </w:ins>
      <w:ins w:id="632" w:author="Rev 7 Allen Wirfs-Brock" w:date="2012-04-23T13:07:00Z">
        <w:r>
          <w:t xml:space="preserve"> </w:t>
        </w:r>
      </w:ins>
      <w:ins w:id="633" w:author="Rev 7 Allen Wirfs-Brock" w:date="2012-04-23T13:10:00Z">
        <w:r>
          <w:t>to</w:t>
        </w:r>
      </w:ins>
      <w:ins w:id="634" w:author="Allen Wirfs-Brock" w:date="2011-07-04T19:43:00Z">
        <w:r w:rsidR="004F5297" w:rsidRPr="00E77497">
          <w:t xml:space="preserve"> parse </w:t>
        </w:r>
      </w:ins>
      <w:ins w:id="635" w:author="Allen Wirfs-Brock" w:date="2011-07-04T19:41:00Z">
        <w:del w:id="636" w:author="Rev 7 Allen Wirfs-Brock" w:date="2012-04-23T13:09:00Z">
          <w:r w:rsidR="004F5297" w:rsidRPr="00E77497" w:rsidDel="007372FF">
            <w:delText>a</w:delText>
          </w:r>
        </w:del>
      </w:ins>
      <w:ins w:id="637" w:author="Rev 7 Allen Wirfs-Brock" w:date="2012-04-23T13:09:00Z">
        <w:r>
          <w:t>that</w:t>
        </w:r>
      </w:ins>
      <w:ins w:id="638" w:author="Allen Wirfs-Brock" w:date="2011-07-04T19:41:00Z">
        <w:r w:rsidR="004F5297" w:rsidRPr="00E77497">
          <w:t xml:space="preserve"> </w:t>
        </w:r>
        <w:r w:rsidR="004F5297" w:rsidRPr="00E77497">
          <w:rPr>
            <w:rFonts w:ascii="Times New Roman" w:hAnsi="Times New Roman"/>
            <w:i/>
          </w:rPr>
          <w:t>Program</w:t>
        </w:r>
        <w:del w:id="639" w:author="Rev 7 Allen Wirfs-Brock" w:date="2012-04-23T13:09:00Z">
          <w:r w:rsidR="004F5297" w:rsidRPr="00E77497" w:rsidDel="007372FF">
            <w:delText xml:space="preserve"> prior to the first evaluation of that </w:delText>
          </w:r>
          <w:r w:rsidR="004F5297" w:rsidRPr="00E77497" w:rsidDel="007372FF">
            <w:rPr>
              <w:rFonts w:ascii="Times New Roman" w:hAnsi="Times New Roman"/>
              <w:i/>
            </w:rPr>
            <w:delText>Program</w:delText>
          </w:r>
        </w:del>
        <w:r w:rsidR="004F5297" w:rsidRPr="00E77497">
          <w:t xml:space="preserve">. </w:t>
        </w:r>
      </w:ins>
      <w:ins w:id="640" w:author="Allen Wirfs-Brock" w:date="2011-07-04T19:43:00Z">
        <w:r w:rsidR="004F5297" w:rsidRPr="00E77497">
          <w:t xml:space="preserve">If any of the </w:t>
        </w:r>
        <w:del w:id="641" w:author="Rev 7 Allen Wirfs-Brock" w:date="2012-04-23T13:10:00Z">
          <w:r w:rsidR="004F5297" w:rsidRPr="00E77497" w:rsidDel="007372FF">
            <w:delText>static semantic</w:delText>
          </w:r>
        </w:del>
      </w:ins>
      <w:ins w:id="642" w:author="Rev 7 Allen Wirfs-Brock" w:date="2012-04-23T13:10:00Z">
        <w:r>
          <w:t>early error</w:t>
        </w:r>
      </w:ins>
      <w:ins w:id="643" w:author="Allen Wirfs-Brock" w:date="2011-07-04T19:43:00Z">
        <w:r w:rsidR="004F5297" w:rsidRPr="00E77497">
          <w:t xml:space="preserve"> rules are violated the </w:t>
        </w:r>
      </w:ins>
      <w:ins w:id="644" w:author="Allen Wirfs-Brock" w:date="2011-07-04T19:44:00Z">
        <w:r w:rsidR="004F5297" w:rsidRPr="00E77497">
          <w:rPr>
            <w:rFonts w:ascii="Times New Roman" w:hAnsi="Times New Roman"/>
            <w:i/>
          </w:rPr>
          <w:t>Program</w:t>
        </w:r>
        <w:r w:rsidR="004F5297" w:rsidRPr="00E77497">
          <w:t xml:space="preserve"> is invalid and can not be evaluated. </w:t>
        </w:r>
        <w:del w:id="645" w:author="Rev 7 Allen Wirfs-Brock" w:date="2012-04-23T13:11:00Z">
          <w:r w:rsidR="004F5297" w:rsidRPr="00E77497" w:rsidDel="007372FF">
            <w:delText xml:space="preserve"> Static semantic rule violations are </w:delText>
          </w:r>
        </w:del>
      </w:ins>
      <w:ins w:id="646" w:author="Allen Wirfs-Brock" w:date="2011-07-04T19:45:00Z">
        <w:del w:id="647" w:author="Rev 7 Allen Wirfs-Brock" w:date="2012-04-23T13:11:00Z">
          <w:r w:rsidR="004F5297" w:rsidRPr="00E77497" w:rsidDel="007372FF">
            <w:delText>early</w:delText>
          </w:r>
        </w:del>
      </w:ins>
      <w:ins w:id="648" w:author="Allen Wirfs-Brock" w:date="2011-07-04T19:44:00Z">
        <w:del w:id="649" w:author="Rev 7 Allen Wirfs-Brock" w:date="2012-04-23T13:11:00Z">
          <w:r w:rsidR="004F5297" w:rsidRPr="00E77497" w:rsidDel="007372FF">
            <w:delText xml:space="preserve"> errors (</w:delText>
          </w:r>
        </w:del>
      </w:ins>
      <w:ins w:id="650" w:author="Allen Wirfs-Brock" w:date="2011-07-04T19:45:00Z">
        <w:del w:id="651" w:author="Rev 7 Allen Wirfs-Brock" w:date="2012-04-23T13:11:00Z">
          <w:r w:rsidR="004F5297" w:rsidRPr="00E77497" w:rsidDel="007372FF">
            <w:delText>see c</w:delText>
          </w:r>
        </w:del>
      </w:ins>
      <w:ins w:id="652" w:author="Allen Wirfs-Brock" w:date="2011-07-04T19:44:00Z">
        <w:del w:id="653" w:author="Rev 7 Allen Wirfs-Brock" w:date="2012-04-23T13:11:00Z">
          <w:r w:rsidR="004F5297" w:rsidRPr="00E77497" w:rsidDel="007372FF">
            <w:delText xml:space="preserve">lause 16) </w:delText>
          </w:r>
        </w:del>
      </w:ins>
      <w:ins w:id="654" w:author="Allen Wirfs-Brock" w:date="2011-07-04T19:47:00Z">
        <w:del w:id="655" w:author="Rev 7 Allen Wirfs-Brock" w:date="2012-04-23T13:11:00Z">
          <w:r w:rsidR="004F5297" w:rsidRPr="00E77497" w:rsidDel="007372FF">
            <w:delText>and reported in the same manner as syntax errors</w:delText>
          </w:r>
        </w:del>
      </w:ins>
      <w:ins w:id="656" w:author="Allen Wirfs-Brock" w:date="2011-07-04T19:45:00Z">
        <w:del w:id="657" w:author="Rev 7 Allen Wirfs-Brock" w:date="2012-04-23T13:11:00Z">
          <w:r w:rsidR="004F5297" w:rsidRPr="00E77497" w:rsidDel="007372FF">
            <w:delText>.</w:delText>
          </w:r>
        </w:del>
      </w:ins>
      <w:ins w:id="658" w:author="Allen Wirfs-Brock" w:date="2011-07-04T19:44:00Z">
        <w:del w:id="659" w:author="Rev 7 Allen Wirfs-Brock" w:date="2012-04-23T13:11:00Z">
          <w:r w:rsidR="004F5297" w:rsidRPr="00E77497" w:rsidDel="007372FF">
            <w:delText xml:space="preserve"> </w:delText>
          </w:r>
        </w:del>
      </w:ins>
      <w:r w:rsidR="004C02EF" w:rsidRPr="00E77497">
        <w:rPr>
          <w:highlight w:val="yellow"/>
        </w:rPr>
        <w:fldChar w:fldCharType="begin"/>
      </w:r>
      <w:r w:rsidR="004C02EF" w:rsidRPr="00E77497">
        <w:rPr>
          <w:highlight w:val="yellow"/>
        </w:rPr>
        <w:fldChar w:fldCharType="end"/>
      </w:r>
      <w:bookmarkStart w:id="660" w:name="_Toc375031117"/>
      <w:bookmarkStart w:id="661" w:name="_Toc381513613"/>
      <w:bookmarkStart w:id="662" w:name="_Toc382202754"/>
      <w:bookmarkStart w:id="663" w:name="_Toc382202974"/>
      <w:bookmarkStart w:id="664" w:name="_Toc382212135"/>
      <w:bookmarkStart w:id="665" w:name="_Toc382212314"/>
      <w:bookmarkStart w:id="666" w:name="_Toc382291480"/>
      <w:bookmarkStart w:id="667" w:name="_Ref382705463"/>
      <w:bookmarkStart w:id="668" w:name="_Ref382705468"/>
      <w:bookmarkStart w:id="669" w:name="_Toc385672117"/>
      <w:bookmarkStart w:id="670" w:name="_Toc393690208"/>
      <w:bookmarkStart w:id="671" w:name="_Ref421431579"/>
      <w:bookmarkStart w:id="672" w:name="_Ref421432870"/>
      <w:bookmarkStart w:id="673" w:name="_Ref421433084"/>
      <w:bookmarkStart w:id="674" w:name="_Ref424530778"/>
      <w:bookmarkStart w:id="675" w:name="_Ref424530884"/>
      <w:bookmarkEnd w:id="512"/>
      <w:commentRangeEnd w:id="609"/>
      <w:r w:rsidR="004F5297" w:rsidRPr="00E77497">
        <w:rPr>
          <w:rStyle w:val="af3"/>
          <w:lang w:val="en-GB"/>
        </w:rPr>
        <w:commentReference w:id="609"/>
      </w:r>
    </w:p>
    <w:p w14:paraId="25935DD9" w14:textId="77777777" w:rsidR="004C02EF" w:rsidRPr="00E65A34" w:rsidRDefault="004C02EF" w:rsidP="004C02EF">
      <w:pPr>
        <w:pStyle w:val="1"/>
        <w:numPr>
          <w:ilvl w:val="0"/>
          <w:numId w:val="0"/>
        </w:numPr>
      </w:pPr>
      <w:bookmarkStart w:id="676" w:name="_Ref440449662"/>
      <w:bookmarkStart w:id="677" w:name="_Ref457437433"/>
      <w:bookmarkStart w:id="678" w:name="_Ref459624386"/>
      <w:bookmarkStart w:id="679" w:name="_Ref459624423"/>
      <w:bookmarkStart w:id="680" w:name="_Ref459647164"/>
      <w:bookmarkStart w:id="681" w:name="_Toc472818752"/>
      <w:bookmarkStart w:id="682" w:name="_Toc235503307"/>
      <w:bookmarkStart w:id="683" w:name="_Toc241509082"/>
      <w:bookmarkStart w:id="684" w:name="_Toc244416569"/>
      <w:bookmarkStart w:id="685" w:name="_Toc276630933"/>
      <w:bookmarkStart w:id="686" w:name="_Toc336509402"/>
      <w:r w:rsidRPr="00E65A34">
        <w:t>6</w:t>
      </w:r>
      <w:r w:rsidRPr="00E65A34">
        <w:tab/>
        <w:t>Source Tex</w:t>
      </w:r>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r w:rsidRPr="00E65A34">
        <w:t>t</w:t>
      </w:r>
      <w:bookmarkStart w:id="687" w:name="_Toc382202756"/>
      <w:bookmarkStart w:id="688" w:name="_Toc382202976"/>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p>
    <w:p w14:paraId="21842221" w14:textId="77777777" w:rsidR="004C02EF" w:rsidRPr="00E77497" w:rsidDel="002212EA" w:rsidRDefault="004C02EF" w:rsidP="004C02EF">
      <w:pPr>
        <w:rPr>
          <w:del w:id="689" w:author="Rev 9 Allen Wirfs-Brock" w:date="2012-07-07T10:26:00Z"/>
        </w:rPr>
      </w:pPr>
      <w:del w:id="690" w:author="Rev 9 Allen Wirfs-Brock" w:date="2012-07-07T10:26:00Z">
        <w:r w:rsidRPr="009C202C" w:rsidDel="002212EA">
          <w:delText xml:space="preserve">ECMAScript source text is </w:delText>
        </w:r>
      </w:del>
      <w:del w:id="691" w:author="Rev 9 Allen Wirfs-Brock" w:date="2012-07-02T15:40:00Z">
        <w:r w:rsidRPr="009C202C" w:rsidDel="00112E4B">
          <w:delText xml:space="preserve">represented as </w:delText>
        </w:r>
      </w:del>
      <w:del w:id="692" w:author="Rev 9 Allen Wirfs-Brock" w:date="2012-07-07T10:26:00Z">
        <w:r w:rsidRPr="009C202C" w:rsidDel="002212EA">
          <w:delText>a sequence of characters</w:delText>
        </w:r>
      </w:del>
      <w:del w:id="693" w:author="Rev 9 Allen Wirfs-Brock" w:date="2012-07-07T10:18:00Z">
        <w:r w:rsidRPr="009C202C" w:rsidDel="00F459F0">
          <w:delText xml:space="preserve"> in the Unicode character encoding, version </w:delText>
        </w:r>
      </w:del>
      <w:del w:id="694" w:author="Rev 9 Allen Wirfs-Brock" w:date="2012-07-02T15:41:00Z">
        <w:r w:rsidRPr="009C202C" w:rsidDel="00112E4B">
          <w:delText>3</w:delText>
        </w:r>
      </w:del>
      <w:del w:id="695" w:author="Rev 9 Allen Wirfs-Brock" w:date="2012-07-07T10:18:00Z">
        <w:r w:rsidRPr="009C202C" w:rsidDel="00F459F0">
          <w:delText>.</w:delText>
        </w:r>
      </w:del>
      <w:del w:id="696" w:author="Rev 9 Allen Wirfs-Brock" w:date="2012-07-02T15:41:00Z">
        <w:r w:rsidRPr="009C202C" w:rsidDel="00112E4B">
          <w:delText xml:space="preserve">0 </w:delText>
        </w:r>
      </w:del>
      <w:del w:id="697" w:author="Rev 9 Allen Wirfs-Brock" w:date="2012-07-07T10:18:00Z">
        <w:r w:rsidRPr="009C202C" w:rsidDel="00F459F0">
          <w:delText>or later</w:delText>
        </w:r>
      </w:del>
      <w:del w:id="698" w:author="Rev 9 Allen Wirfs-Brock" w:date="2012-07-07T10:26:00Z">
        <w:r w:rsidRPr="009C202C" w:rsidDel="002212EA">
          <w:delText xml:space="preserve">. </w:delText>
        </w:r>
      </w:del>
      <w:del w:id="699" w:author="Rev 9 Allen Wirfs-Brock" w:date="2012-07-02T15:43:00Z">
        <w:r w:rsidRPr="009C202C" w:rsidDel="00112E4B">
          <w:delText xml:space="preserve">The text is expected to have been normalised to Unicode Normalization Form C (canonical composition), as described in Unicode Technical Report #15. </w:delText>
        </w:r>
      </w:del>
      <w:del w:id="700" w:author="Rev 9 Allen Wirfs-Brock" w:date="2012-07-07T10:26:00Z">
        <w:r w:rsidRPr="009C202C" w:rsidDel="002212EA">
          <w:delText>Conforming ECMAScript implementations are not required to perform any normalisation of text, or behave as though they were performing normalisation of text</w:delText>
        </w:r>
      </w:del>
      <w:del w:id="701" w:author="Rev 9 Allen Wirfs-Brock" w:date="2012-07-07T10:25:00Z">
        <w:r w:rsidRPr="009C202C" w:rsidDel="002212EA">
          <w:delText>, themselves</w:delText>
        </w:r>
      </w:del>
      <w:del w:id="702" w:author="Rev 9 Allen Wirfs-Brock" w:date="2012-07-07T10:26:00Z">
        <w:r w:rsidRPr="009C202C" w:rsidDel="002212EA">
          <w:delText xml:space="preserve">.  </w:delText>
        </w:r>
      </w:del>
      <w:del w:id="703" w:author="Rev 9 Allen Wirfs-Brock" w:date="2012-07-07T10:20:00Z">
        <w:r w:rsidRPr="009C202C" w:rsidDel="00F459F0">
          <w:delText xml:space="preserve">ECMAScript source text is </w:delText>
        </w:r>
      </w:del>
      <w:del w:id="704" w:author="Rev 9 Allen Wirfs-Brock" w:date="2012-07-02T15:54:00Z">
        <w:r w:rsidRPr="009C202C" w:rsidDel="000605E6">
          <w:delText xml:space="preserve">assumed to be a sequence of 16-bit code units for the purposes of </w:delText>
        </w:r>
        <w:r w:rsidRPr="00675B74" w:rsidDel="000605E6">
          <w:delText>this specification. Such a source text may include sequences of 16-bit code units that are not valid UTF-16 character encodings. If an actual source text is encoded in a form other than 16-bit code units it must be processed as if it was first converted to</w:delText>
        </w:r>
        <w:r w:rsidRPr="00E77497" w:rsidDel="000605E6">
          <w:delText xml:space="preserve"> UTF-16.</w:delText>
        </w:r>
      </w:del>
    </w:p>
    <w:p w14:paraId="651E0CB9" w14:textId="77777777" w:rsidR="004C02EF" w:rsidRPr="00C7794D" w:rsidRDefault="004C02EF" w:rsidP="004C02EF">
      <w:pPr>
        <w:pStyle w:val="Syntax"/>
      </w:pPr>
      <w:r w:rsidRPr="00C7794D">
        <w:t>Syntax</w:t>
      </w:r>
    </w:p>
    <w:p w14:paraId="4CDB1303" w14:textId="77777777" w:rsidR="004C02EF" w:rsidRPr="00C7794D" w:rsidRDefault="004C02EF" w:rsidP="004C02EF">
      <w:pPr>
        <w:pStyle w:val="SyntaxRule2"/>
      </w:pPr>
      <w:r w:rsidRPr="00C7794D">
        <w:t xml:space="preserve">SourceCharacter </w:t>
      </w:r>
      <w:r w:rsidRPr="00C7794D">
        <w:rPr>
          <w:rFonts w:ascii="Arial" w:hAnsi="Arial"/>
          <w:b/>
          <w:i w:val="0"/>
        </w:rPr>
        <w:t>::</w:t>
      </w:r>
    </w:p>
    <w:p w14:paraId="0B7532F5" w14:textId="77777777" w:rsidR="004C02EF" w:rsidRPr="00C7794D" w:rsidRDefault="004C02EF" w:rsidP="004C02EF">
      <w:pPr>
        <w:pStyle w:val="SyntaxDefinition2"/>
        <w:rPr>
          <w:rFonts w:ascii="Arial" w:hAnsi="Arial" w:cs="Arial"/>
          <w:i w:val="0"/>
        </w:rPr>
      </w:pPr>
      <w:r w:rsidRPr="00C7794D">
        <w:rPr>
          <w:rFonts w:ascii="Arial" w:hAnsi="Arial" w:cs="Arial"/>
          <w:i w:val="0"/>
        </w:rPr>
        <w:t xml:space="preserve">any Unicode </w:t>
      </w:r>
      <w:del w:id="705" w:author="Rev 9 Allen Wirfs-Brock" w:date="2012-07-02T10:16:00Z">
        <w:r w:rsidRPr="00C7794D" w:rsidDel="00FA3FCC">
          <w:rPr>
            <w:rFonts w:ascii="Arial" w:hAnsi="Arial" w:cs="Arial"/>
            <w:i w:val="0"/>
          </w:rPr>
          <w:delText>code unit</w:delText>
        </w:r>
      </w:del>
      <w:ins w:id="706" w:author="Rev 9 Allen Wirfs-Brock" w:date="2012-07-02T10:16:00Z">
        <w:r w:rsidR="00FA3FCC">
          <w:rPr>
            <w:rFonts w:ascii="Arial" w:hAnsi="Arial" w:cs="Arial"/>
            <w:i w:val="0"/>
          </w:rPr>
          <w:t>character</w:t>
        </w:r>
      </w:ins>
    </w:p>
    <w:p w14:paraId="2A30A4D1" w14:textId="77777777" w:rsidR="002212EA" w:rsidRPr="00E77497" w:rsidRDefault="002212EA" w:rsidP="002212EA">
      <w:pPr>
        <w:rPr>
          <w:ins w:id="707" w:author="Rev 9 Allen Wirfs-Brock" w:date="2012-07-07T10:26:00Z"/>
        </w:rPr>
      </w:pPr>
      <w:ins w:id="708" w:author="Rev 9 Allen Wirfs-Brock" w:date="2012-07-07T10:26:00Z">
        <w:r>
          <w:t xml:space="preserve">The ECMAScript code is expressed using Unicode, version 5.1 or later. </w:t>
        </w:r>
        <w:r w:rsidRPr="009C202C">
          <w:t xml:space="preserve">ECMAScript source text is a sequence of </w:t>
        </w:r>
        <w:r>
          <w:t xml:space="preserve">Unicode </w:t>
        </w:r>
        <w:r w:rsidRPr="009C202C">
          <w:t xml:space="preserve">characters. </w:t>
        </w:r>
        <w:r w:rsidRPr="004D1BD1">
          <w:t>The phrase “Unic</w:t>
        </w:r>
        <w:r w:rsidRPr="00E65A34">
          <w:t>ode character” refer</w:t>
        </w:r>
      </w:ins>
      <w:ins w:id="709" w:author="Rev 10 Allen Wirfs-Brock" w:date="2012-07-09T15:18:00Z">
        <w:r w:rsidR="007F6FBE">
          <w:t>s</w:t>
        </w:r>
      </w:ins>
      <w:ins w:id="710" w:author="Rev 9 Allen Wirfs-Brock" w:date="2012-07-07T10:26:00Z">
        <w:r w:rsidRPr="00E65A34">
          <w:t xml:space="preserve"> to the abstract linguistic or typographical unit represented by a single Unicode scalar value.</w:t>
        </w:r>
        <w:r>
          <w:t xml:space="preserve"> The actual encodings used to store and interchange </w:t>
        </w:r>
        <w:r w:rsidRPr="009C202C">
          <w:t xml:space="preserve">ECMAScript source text is </w:t>
        </w:r>
        <w:r>
          <w:t>not relevant to this specification. Any well defined encoding such as UTF-32 or UTF-16 may be used. Source text might even be externally represented using a non-Unicode character encoding.  Regardless of the external source text encoding, a conforming ECMAScript implementation processes the source text as if it was a</w:t>
        </w:r>
      </w:ins>
      <w:ins w:id="711" w:author="Rev 9 Allen Wirfs-Brock" w:date="2012-07-08T11:13:00Z">
        <w:r w:rsidR="00606F2D">
          <w:t>n equivalent</w:t>
        </w:r>
      </w:ins>
      <w:ins w:id="712" w:author="Rev 9 Allen Wirfs-Brock" w:date="2012-07-07T10:26:00Z">
        <w:r>
          <w:t xml:space="preserve"> sequence of </w:t>
        </w:r>
        <w:r w:rsidRPr="002212EA">
          <w:rPr>
            <w:rFonts w:ascii="Times New Roman" w:hAnsi="Times New Roman"/>
            <w:i/>
          </w:rPr>
          <w:t>SourceCharacter</w:t>
        </w:r>
        <w:r>
          <w:t xml:space="preserve"> values. Each </w:t>
        </w:r>
      </w:ins>
      <w:ins w:id="713" w:author="Rev 10 Allen Wirfs-Brock" w:date="2012-07-09T15:22:00Z">
        <w:r w:rsidR="007F6FBE" w:rsidRPr="002212EA">
          <w:rPr>
            <w:rFonts w:ascii="Times New Roman" w:hAnsi="Times New Roman"/>
            <w:i/>
          </w:rPr>
          <w:t>SourceCharacter</w:t>
        </w:r>
      </w:ins>
      <w:ins w:id="714" w:author="Rev 9 Allen Wirfs-Brock" w:date="2012-07-07T10:26:00Z">
        <w:del w:id="715" w:author="Rev 10 Allen Wirfs-Brock" w:date="2012-07-09T15:22:00Z">
          <w:r w:rsidDel="007F6FBE">
            <w:delText>source character</w:delText>
          </w:r>
        </w:del>
        <w:r>
          <w:t xml:space="preserve"> being an abstract Unicode character</w:t>
        </w:r>
        <w:del w:id="716" w:author="Rev 10 Allen Wirfs-Brock" w:date="2012-07-09T09:22:00Z">
          <w:r w:rsidDel="00926405">
            <w:delText>s</w:delText>
          </w:r>
        </w:del>
        <w:r>
          <w:t xml:space="preserve"> with a corresponding Unicode scalar value. </w:t>
        </w:r>
      </w:ins>
      <w:r w:rsidRPr="009C202C">
        <w:t>Conforming ECMAScript implementations are not required to perform any normalisation of text, or behave as though they were performing normalisation of text.</w:t>
      </w:r>
      <w:ins w:id="717" w:author="Rev 9 Allen Wirfs-Brock" w:date="2012-07-07T10:26:00Z">
        <w:r w:rsidRPr="009C202C">
          <w:t xml:space="preserve">  </w:t>
        </w:r>
      </w:ins>
    </w:p>
    <w:p w14:paraId="272FA82A" w14:textId="77777777" w:rsidR="004C02EF" w:rsidRPr="009C202C" w:rsidRDefault="004C02EF" w:rsidP="004C02EF">
      <w:del w:id="718" w:author="Rev 9 Allen Wirfs-Brock" w:date="2012-07-02T16:04:00Z">
        <w:r w:rsidRPr="004D1BD1" w:rsidDel="0053584C">
          <w:delText xml:space="preserve">Throughout the rest of this document, the phrase “code unit” and the word “character” will be used to refer to a 16-bit unsigned value used to represent a single 16-bit unit of text. </w:delText>
        </w:r>
      </w:del>
      <w:del w:id="719" w:author="Rev 9 Allen Wirfs-Brock" w:date="2012-07-07T10:12:00Z">
        <w:r w:rsidRPr="004D1BD1" w:rsidDel="00F55BFC">
          <w:delText>The phrase “Unic</w:delText>
        </w:r>
        <w:r w:rsidRPr="00E65A34" w:rsidDel="00F55BFC">
          <w:delText>ode character” will be used to refer to the abstract linguistic or typographical unit represented by a single Unicode scalar value</w:delText>
        </w:r>
      </w:del>
      <w:del w:id="720" w:author="Rev 9 Allen Wirfs-Brock" w:date="2012-07-02T16:05:00Z">
        <w:r w:rsidRPr="00E65A34" w:rsidDel="0053584C">
          <w:delText xml:space="preserve"> (which may be longer than 16 bits and thus may be represented by more than one code unit)</w:delText>
        </w:r>
      </w:del>
      <w:del w:id="721" w:author="Rev 9 Allen Wirfs-Brock" w:date="2012-07-07T10:12:00Z">
        <w:r w:rsidRPr="00E65A34" w:rsidDel="00F55BFC">
          <w:delText xml:space="preserve">. </w:delText>
        </w:r>
      </w:del>
      <w:r w:rsidRPr="00E65A34">
        <w:t xml:space="preserve">The phrase “code point” refers to </w:t>
      </w:r>
      <w:r w:rsidRPr="009C202C">
        <w:t>such a Unicode scalar value. “Unicode character” only refers to entities represented by single Unicode scalar values: the components of a combining character sequence are still individual “Unicode characters,” even though a user might think of the whole sequence as a single character.</w:t>
      </w:r>
    </w:p>
    <w:p w14:paraId="6A531C9C" w14:textId="77777777" w:rsidR="004C02EF" w:rsidRDefault="004C02EF" w:rsidP="004C02EF">
      <w:pPr>
        <w:rPr>
          <w:ins w:id="722" w:author="Rev 9 Allen Wirfs-Brock" w:date="2012-07-02T16:18:00Z"/>
        </w:rPr>
      </w:pPr>
      <w:r w:rsidRPr="009C202C">
        <w:t>In string literals, regular expression literals,</w:t>
      </w:r>
      <w:ins w:id="723" w:author="Rev 9 Allen Wirfs-Brock" w:date="2012-07-02T16:06:00Z">
        <w:del w:id="724" w:author="Rev 10 Allen Wirfs-Brock" w:date="2012-07-29T11:08:00Z">
          <w:r w:rsidR="0053584C" w:rsidDel="005C6707">
            <w:delText>quasi</w:delText>
          </w:r>
        </w:del>
      </w:ins>
      <w:ins w:id="725" w:author="Rev 10 Allen Wirfs-Brock" w:date="2012-07-29T11:08:00Z">
        <w:r w:rsidR="005C6707">
          <w:t>template</w:t>
        </w:r>
      </w:ins>
      <w:ins w:id="726" w:author="Rev 9 Allen Wirfs-Brock" w:date="2012-07-02T16:06:00Z">
        <w:r w:rsidR="0053584C">
          <w:t xml:space="preserve"> literals</w:t>
        </w:r>
      </w:ins>
      <w:r w:rsidRPr="009C202C">
        <w:t xml:space="preserve"> and identifiers, any </w:t>
      </w:r>
      <w:ins w:id="727" w:author="Rev 9 Allen Wirfs-Brock" w:date="2012-07-02T16:07:00Z">
        <w:r w:rsidR="0053584C">
          <w:t xml:space="preserve">Unicode </w:t>
        </w:r>
      </w:ins>
      <w:r w:rsidRPr="009C202C">
        <w:t>character</w:t>
      </w:r>
      <w:ins w:id="728" w:author="Rev 9 Allen Wirfs-Brock" w:date="2012-07-02T16:07:00Z">
        <w:r w:rsidR="0053584C">
          <w:t>s</w:t>
        </w:r>
      </w:ins>
      <w:r w:rsidRPr="009C202C">
        <w:t xml:space="preserve"> </w:t>
      </w:r>
      <w:del w:id="729" w:author="Rev 9 Allen Wirfs-Brock" w:date="2012-07-02T16:07:00Z">
        <w:r w:rsidRPr="009C202C" w:rsidDel="0053584C">
          <w:delText xml:space="preserve">(code unit) </w:delText>
        </w:r>
      </w:del>
      <w:r w:rsidRPr="009C202C">
        <w:t xml:space="preserve">may also be expressed as a Unicode escape sequence </w:t>
      </w:r>
      <w:del w:id="730" w:author="Rev 9 Allen Wirfs-Brock" w:date="2012-07-02T16:09:00Z">
        <w:r w:rsidRPr="009C202C" w:rsidDel="0053584C">
          <w:delText xml:space="preserve">consisting </w:delText>
        </w:r>
      </w:del>
      <w:ins w:id="731" w:author="Rev 9 Allen Wirfs-Brock" w:date="2012-07-02T16:09:00Z">
        <w:r w:rsidR="0053584C">
          <w:t>that explicitly express a code point’s numeric value.</w:t>
        </w:r>
      </w:ins>
      <w:ins w:id="732" w:author="Rev 9 Allen Wirfs-Brock" w:date="2012-07-02T16:10:00Z">
        <w:r w:rsidR="0053584C">
          <w:t xml:space="preserve"> </w:t>
        </w:r>
      </w:ins>
      <w:del w:id="733" w:author="Rev 9 Allen Wirfs-Brock" w:date="2012-07-02T16:09:00Z">
        <w:r w:rsidRPr="009C202C" w:rsidDel="0053584C">
          <w:delText xml:space="preserve">of six characters, namely </w:delText>
        </w:r>
        <w:r w:rsidRPr="00675B74" w:rsidDel="0053584C">
          <w:rPr>
            <w:rFonts w:ascii="Courier New" w:hAnsi="Courier New"/>
            <w:b/>
          </w:rPr>
          <w:delText>\u</w:delText>
        </w:r>
        <w:r w:rsidRPr="00E77497" w:rsidDel="0053584C">
          <w:delText xml:space="preserve"> plus four hexadecimal digits. </w:delText>
        </w:r>
      </w:del>
      <w:r w:rsidRPr="00E77497">
        <w:t xml:space="preserve">Within a comment, such an escape sequence is effectively ignored as part of the comment. </w:t>
      </w:r>
      <w:del w:id="734" w:author="Rev 9 Allen Wirfs-Brock" w:date="2012-07-02T16:10:00Z">
        <w:r w:rsidRPr="00E77497" w:rsidDel="0053584C">
          <w:delText>Within a string literal or regular expression literal, the Unicode escape sequence contributes one character to the value of the literal. Within an identifier,</w:delText>
        </w:r>
      </w:del>
      <w:ins w:id="735" w:author="Rev 9 Allen Wirfs-Brock" w:date="2012-07-02T16:10:00Z">
        <w:r w:rsidR="0053584C">
          <w:t>Within other contexts, such an</w:t>
        </w:r>
      </w:ins>
      <w:r w:rsidRPr="00E77497">
        <w:t xml:space="preserve"> </w:t>
      </w:r>
      <w:del w:id="736" w:author="Rev 9 Allen Wirfs-Brock" w:date="2012-07-02T16:11:00Z">
        <w:r w:rsidRPr="00E77497" w:rsidDel="0053584C">
          <w:delText xml:space="preserve">the </w:delText>
        </w:r>
      </w:del>
      <w:r w:rsidRPr="00E77497">
        <w:t xml:space="preserve">escape sequence </w:t>
      </w:r>
      <w:ins w:id="737" w:author="Rev 9 Allen Wirfs-Brock" w:date="2012-07-02T16:11:00Z">
        <w:r w:rsidR="0053584C">
          <w:t xml:space="preserve">contextually </w:t>
        </w:r>
      </w:ins>
      <w:r w:rsidRPr="00E77497">
        <w:t xml:space="preserve">contributes one </w:t>
      </w:r>
      <w:ins w:id="738" w:author="Rev 9 Allen Wirfs-Brock" w:date="2012-07-02T16:11:00Z">
        <w:r w:rsidR="0053584C">
          <w:t xml:space="preserve">Unicode </w:t>
        </w:r>
      </w:ins>
      <w:r w:rsidRPr="00E77497">
        <w:t>character</w:t>
      </w:r>
      <w:del w:id="739" w:author="Rev 9 Allen Wirfs-Brock" w:date="2012-07-02T16:11:00Z">
        <w:r w:rsidRPr="00E77497" w:rsidDel="0053584C">
          <w:delText xml:space="preserve"> to the identifier</w:delText>
        </w:r>
      </w:del>
      <w:r w:rsidRPr="00E77497">
        <w:t>.</w:t>
      </w:r>
    </w:p>
    <w:p w14:paraId="117D8635" w14:textId="77777777" w:rsidR="00AA3A15" w:rsidRPr="00E77497" w:rsidDel="004D46C4" w:rsidRDefault="00AA3A15" w:rsidP="004C02EF">
      <w:pPr>
        <w:rPr>
          <w:del w:id="740" w:author="Rev 9 Allen Wirfs-Brock" w:date="2012-07-07T10:37:00Z"/>
        </w:rPr>
      </w:pPr>
    </w:p>
    <w:p w14:paraId="17926A8F" w14:textId="77777777" w:rsidR="004C02EF" w:rsidRPr="00E77497" w:rsidDel="0053584C" w:rsidRDefault="00AA3A15">
      <w:pPr>
        <w:pStyle w:val="Note"/>
        <w:rPr>
          <w:del w:id="741" w:author="Rev 9 Allen Wirfs-Brock" w:date="2012-07-02T16:12:00Z"/>
        </w:rPr>
      </w:pPr>
      <w:ins w:id="742" w:author="Rev 9 Allen Wirfs-Brock" w:date="2012-07-02T16:15:00Z">
        <w:r>
          <w:t>NOTE</w:t>
        </w:r>
        <w:r>
          <w:tab/>
        </w:r>
      </w:ins>
      <w:del w:id="743" w:author="Rev 9 Allen Wirfs-Brock" w:date="2012-07-02T16:12:00Z">
        <w:r w:rsidR="004C02EF" w:rsidRPr="00E77497" w:rsidDel="0053584C">
          <w:delText>NOTE</w:delText>
        </w:r>
        <w:r w:rsidR="004C02EF" w:rsidRPr="00E77497" w:rsidDel="0053584C">
          <w:tab/>
          <w:delText>Although this document sometimes refers to a “transformation” between a “character” within a “string” and the 16-bit unsigned integer that is the code unit of that character, there is actually no transformation because a “character” within a “string” is actually represented using that 16-bit unsigned value.</w:delText>
        </w:r>
      </w:del>
    </w:p>
    <w:p w14:paraId="670EB87A" w14:textId="77777777" w:rsidR="004C02EF" w:rsidRPr="00E77497" w:rsidRDefault="004C02EF">
      <w:pPr>
        <w:pStyle w:val="Note"/>
        <w:pPrChange w:id="744" w:author="Rev 9 Allen Wirfs-Brock" w:date="2012-07-02T16:14:00Z">
          <w:pPr/>
        </w:pPrChange>
      </w:pPr>
      <w:r w:rsidRPr="00E77497">
        <w:t xml:space="preserve">ECMAScript differs from the Java programming language in the behaviour of Unicode escape sequences. In a Java program, if the Unicode escape sequence </w:t>
      </w:r>
      <w:r w:rsidRPr="00E77497">
        <w:rPr>
          <w:rFonts w:ascii="Courier New" w:hAnsi="Courier New"/>
          <w:b/>
        </w:rPr>
        <w:t>\u000A</w:t>
      </w:r>
      <w:r w:rsidRPr="00E77497">
        <w:t xml:space="preserve">, for example, occurs within a single-line comment, it is interpreted as a line terminator (Unicode character </w:t>
      </w:r>
      <w:r w:rsidRPr="00E77497">
        <w:rPr>
          <w:rFonts w:ascii="Courier New" w:hAnsi="Courier New"/>
          <w:b/>
        </w:rPr>
        <w:t>000A</w:t>
      </w:r>
      <w:r w:rsidRPr="00E77497">
        <w:t xml:space="preserve"> is line feed) and therefore the next </w:t>
      </w:r>
      <w:ins w:id="745" w:author="Rev 9 Allen Wirfs-Brock" w:date="2012-07-02T16:15:00Z">
        <w:r w:rsidR="00AA3A15">
          <w:t xml:space="preserve">Unicode </w:t>
        </w:r>
      </w:ins>
      <w:r w:rsidRPr="00E77497">
        <w:t xml:space="preserve">character is not part of the comment. Similarly, if the Unicode escape sequence </w:t>
      </w:r>
      <w:r w:rsidRPr="00E77497">
        <w:rPr>
          <w:rFonts w:ascii="Courier New" w:hAnsi="Courier New"/>
          <w:b/>
        </w:rPr>
        <w:t>\u000A</w:t>
      </w:r>
      <w:r w:rsidRPr="00E77497">
        <w:t xml:space="preserve"> occurs within a string literal in a Java program, it is likewise interpreted as a line terminator, which is not allowed within a string literal—one must write </w:t>
      </w:r>
      <w:r w:rsidRPr="00E77497">
        <w:rPr>
          <w:rFonts w:ascii="Courier New" w:hAnsi="Courier New"/>
          <w:b/>
        </w:rPr>
        <w:t>\n</w:t>
      </w:r>
      <w:r w:rsidRPr="00E77497">
        <w:t xml:space="preserve"> instead of </w:t>
      </w:r>
      <w:r w:rsidRPr="00E77497">
        <w:rPr>
          <w:rFonts w:ascii="Courier New" w:hAnsi="Courier New"/>
          <w:b/>
        </w:rPr>
        <w:t>\u000A</w:t>
      </w:r>
      <w:r w:rsidRPr="00E77497">
        <w:t xml:space="preserve"> to cause a line feed to be part of the string value of a string literal. In an ECMAScript program, a Unicode escape sequence occurring within a comment is never interpreted and therefore cannot contribute to termination of the comment. Similarly, a Unicode escape sequence occurring within a string literal in an ECMAScript program always contributes a </w:t>
      </w:r>
      <w:ins w:id="746" w:author="Rev 9 Allen Wirfs-Brock" w:date="2012-07-02T16:13:00Z">
        <w:r w:rsidR="0053584C">
          <w:t xml:space="preserve">Unicode </w:t>
        </w:r>
      </w:ins>
      <w:r w:rsidRPr="00E77497">
        <w:t xml:space="preserve">character to the </w:t>
      </w:r>
      <w:del w:id="747" w:author="Rev 9 Allen Wirfs-Brock" w:date="2012-07-07T10:35:00Z">
        <w:r w:rsidRPr="00E77497" w:rsidDel="004D46C4">
          <w:delText xml:space="preserve">String value of the </w:delText>
        </w:r>
      </w:del>
      <w:r w:rsidRPr="00E77497">
        <w:t>literal and is never interpreted as a line terminator or as a quote mark that might terminate the string literal.</w:t>
      </w:r>
      <w:bookmarkStart w:id="748" w:name="_Toc381513616"/>
      <w:bookmarkStart w:id="749" w:name="_Toc382202758"/>
      <w:bookmarkStart w:id="750" w:name="_Toc382202978"/>
      <w:bookmarkStart w:id="751" w:name="_Toc382212138"/>
      <w:bookmarkStart w:id="752" w:name="_Toc382212317"/>
      <w:bookmarkStart w:id="753" w:name="_Toc382291483"/>
      <w:bookmarkStart w:id="754" w:name="_Toc385672118"/>
      <w:bookmarkStart w:id="755" w:name="_Ref386878476"/>
      <w:bookmarkStart w:id="756" w:name="_Toc393690209"/>
    </w:p>
    <w:p w14:paraId="3AC819EE" w14:textId="77777777" w:rsidR="004D46C4" w:rsidRPr="00E77497" w:rsidRDefault="004D46C4" w:rsidP="004D46C4">
      <w:pPr>
        <w:rPr>
          <w:ins w:id="757" w:author="Rev 9 Allen Wirfs-Brock" w:date="2012-07-07T10:37:00Z"/>
        </w:rPr>
      </w:pPr>
      <w:bookmarkStart w:id="758" w:name="_Ref456010393"/>
      <w:bookmarkStart w:id="759" w:name="_Ref457437434"/>
      <w:bookmarkStart w:id="760" w:name="_Ref463686584"/>
      <w:bookmarkStart w:id="761" w:name="_Toc472818753"/>
      <w:bookmarkStart w:id="762" w:name="_Toc235503308"/>
      <w:bookmarkStart w:id="763" w:name="_Toc241509083"/>
      <w:bookmarkStart w:id="764" w:name="_Toc244416570"/>
      <w:bookmarkStart w:id="765" w:name="_Toc276630934"/>
      <w:ins w:id="766" w:author="Rev 9 Allen Wirfs-Brock" w:date="2012-07-07T10:37:00Z">
        <w:r>
          <w:t xml:space="preserve">ECMAScript String values (8.4) are computational sequences of 16-bit integer values called “code units”. ECMAScript language constructs that generate string values from </w:t>
        </w:r>
        <w:r w:rsidRPr="005D174A">
          <w:rPr>
            <w:rFonts w:ascii="Times New Roman" w:hAnsi="Times New Roman"/>
            <w:i/>
          </w:rPr>
          <w:t>SourceCharacter</w:t>
        </w:r>
        <w:r>
          <w:t xml:space="preserve"> sequences use UTF-16 encoding to generate the code unit values.</w:t>
        </w:r>
      </w:ins>
    </w:p>
    <w:p w14:paraId="299791BC" w14:textId="77777777" w:rsidR="00FA3FCC" w:rsidRDefault="00FA3FCC" w:rsidP="00FA3FCC">
      <w:pPr>
        <w:rPr>
          <w:ins w:id="767" w:author="Rev 9 Allen Wirfs-Brock" w:date="2012-07-02T10:17:00Z"/>
          <w:rStyle w:val="bnf"/>
          <w:rFonts w:ascii="Helvetica" w:hAnsi="Helvetica"/>
          <w:b/>
          <w:i w:val="0"/>
        </w:rPr>
      </w:pPr>
      <w:ins w:id="768" w:author="Rev 9 Allen Wirfs-Brock" w:date="2012-07-02T10:17:00Z">
        <w:r w:rsidRPr="00E77497">
          <w:rPr>
            <w:rFonts w:ascii="Helvetica" w:hAnsi="Helvetica"/>
            <w:b/>
          </w:rPr>
          <w:t xml:space="preserve">Static Semantics:  </w:t>
        </w:r>
        <w:r>
          <w:rPr>
            <w:rStyle w:val="bnf"/>
            <w:rFonts w:ascii="Helvetica" w:hAnsi="Helvetica"/>
            <w:b/>
            <w:i w:val="0"/>
          </w:rPr>
          <w:t xml:space="preserve">UTF-16 </w:t>
        </w:r>
      </w:ins>
      <w:ins w:id="769" w:author="Rev 9 Allen Wirfs-Brock" w:date="2012-07-06T09:56:00Z">
        <w:r w:rsidR="009C6441">
          <w:rPr>
            <w:rStyle w:val="bnf"/>
            <w:rFonts w:ascii="Helvetica" w:hAnsi="Helvetica"/>
            <w:b/>
            <w:i w:val="0"/>
          </w:rPr>
          <w:t>E</w:t>
        </w:r>
      </w:ins>
      <w:ins w:id="770" w:author="Rev 9 Allen Wirfs-Brock" w:date="2012-07-02T10:17:00Z">
        <w:r>
          <w:rPr>
            <w:rStyle w:val="bnf"/>
            <w:rFonts w:ascii="Helvetica" w:hAnsi="Helvetica"/>
            <w:b/>
            <w:i w:val="0"/>
          </w:rPr>
          <w:t>ncoding</w:t>
        </w:r>
      </w:ins>
    </w:p>
    <w:p w14:paraId="36BE9DB5" w14:textId="77777777" w:rsidR="00FA3FCC" w:rsidRDefault="0005243C" w:rsidP="00FA3FCC">
      <w:pPr>
        <w:rPr>
          <w:ins w:id="771" w:author="Rev 9 Allen Wirfs-Brock" w:date="2012-07-02T10:22:00Z"/>
          <w:rFonts w:ascii="Helvetica" w:hAnsi="Helvetica"/>
          <w:b/>
        </w:rPr>
      </w:pPr>
      <w:ins w:id="772" w:author="Rev 9 Allen Wirfs-Brock" w:date="2012-07-02T10:22:00Z">
        <w:r w:rsidRPr="009C6441">
          <w:rPr>
            <w:rFonts w:ascii="Helvetica" w:hAnsi="Helvetica"/>
          </w:rPr>
          <w:t xml:space="preserve">The </w:t>
        </w:r>
        <w:r w:rsidRPr="009C6441">
          <w:rPr>
            <w:rFonts w:ascii="Times New Roman" w:hAnsi="Times New Roman"/>
          </w:rPr>
          <w:t xml:space="preserve">UTF-16 </w:t>
        </w:r>
      </w:ins>
      <w:ins w:id="773" w:author="Rev 9 Allen Wirfs-Brock" w:date="2012-07-06T09:57:00Z">
        <w:r w:rsidR="009C6441" w:rsidRPr="009C6441">
          <w:rPr>
            <w:rFonts w:ascii="Times New Roman" w:hAnsi="Times New Roman"/>
          </w:rPr>
          <w:t>E</w:t>
        </w:r>
      </w:ins>
      <w:ins w:id="774" w:author="Rev 9 Allen Wirfs-Brock" w:date="2012-07-02T10:22:00Z">
        <w:r w:rsidRPr="009C6441">
          <w:rPr>
            <w:rFonts w:ascii="Times New Roman" w:hAnsi="Times New Roman"/>
          </w:rPr>
          <w:t>ncoding</w:t>
        </w:r>
        <w:r w:rsidRPr="009C6441">
          <w:rPr>
            <w:rFonts w:ascii="Helvetica" w:hAnsi="Helvetica"/>
          </w:rPr>
          <w:t xml:space="preserve"> of a</w:t>
        </w:r>
        <w:r>
          <w:rPr>
            <w:rFonts w:ascii="Helvetica" w:hAnsi="Helvetica"/>
            <w:b/>
          </w:rPr>
          <w:t xml:space="preserve"> </w:t>
        </w:r>
      </w:ins>
      <w:ins w:id="775" w:author="Rev 9 Allen Wirfs-Brock" w:date="2012-07-06T11:27:00Z">
        <w:r w:rsidR="00854991">
          <w:rPr>
            <w:rFonts w:cs="Arial"/>
          </w:rPr>
          <w:t>numeric</w:t>
        </w:r>
      </w:ins>
      <w:ins w:id="776" w:author="Rev 9 Allen Wirfs-Brock" w:date="2012-07-06T11:17:00Z">
        <w:r w:rsidR="00B16202">
          <w:rPr>
            <w:rFonts w:ascii="Helvetica" w:hAnsi="Helvetica"/>
          </w:rPr>
          <w:t xml:space="preserve"> code point</w:t>
        </w:r>
      </w:ins>
      <w:ins w:id="777" w:author="Rev 9 Allen Wirfs-Brock" w:date="2012-07-06T11:27:00Z">
        <w:r w:rsidR="00854991">
          <w:rPr>
            <w:rFonts w:ascii="Helvetica" w:hAnsi="Helvetica"/>
          </w:rPr>
          <w:t xml:space="preserve"> value, </w:t>
        </w:r>
      </w:ins>
      <w:ins w:id="778" w:author="Rev 9 Allen Wirfs-Brock" w:date="2012-07-06T11:28:00Z">
        <w:r w:rsidR="00854991">
          <w:rPr>
            <w:rFonts w:ascii="Times New Roman" w:hAnsi="Times New Roman"/>
            <w:i/>
          </w:rPr>
          <w:t>cp</w:t>
        </w:r>
      </w:ins>
      <w:ins w:id="779" w:author="Rev 9 Allen Wirfs-Brock" w:date="2012-07-06T11:27:00Z">
        <w:r w:rsidR="00854991">
          <w:rPr>
            <w:rFonts w:ascii="Helvetica" w:hAnsi="Helvetica"/>
          </w:rPr>
          <w:t>,</w:t>
        </w:r>
      </w:ins>
      <w:ins w:id="780" w:author="Rev 9 Allen Wirfs-Brock" w:date="2012-07-06T11:17:00Z">
        <w:r w:rsidR="00B16202">
          <w:rPr>
            <w:rFonts w:ascii="Helvetica" w:hAnsi="Helvetica"/>
          </w:rPr>
          <w:t xml:space="preserve"> </w:t>
        </w:r>
      </w:ins>
      <w:ins w:id="781" w:author="Rev 9 Allen Wirfs-Brock" w:date="2012-07-02T10:22:00Z">
        <w:r w:rsidRPr="009C6441">
          <w:rPr>
            <w:rFonts w:ascii="Helvetica" w:hAnsi="Helvetica"/>
          </w:rPr>
          <w:t>is deterimined as follows:</w:t>
        </w:r>
      </w:ins>
    </w:p>
    <w:p w14:paraId="49B4FC60" w14:textId="77777777" w:rsidR="00854991" w:rsidRDefault="00854991" w:rsidP="00854991">
      <w:pPr>
        <w:pStyle w:val="Alg4"/>
        <w:numPr>
          <w:ilvl w:val="0"/>
          <w:numId w:val="820"/>
        </w:numPr>
        <w:spacing w:after="220"/>
        <w:contextualSpacing/>
        <w:rPr>
          <w:ins w:id="782" w:author="Rev 9 Allen Wirfs-Brock" w:date="2012-07-06T11:28:00Z"/>
        </w:rPr>
      </w:pPr>
      <w:ins w:id="783" w:author="Rev 9 Allen Wirfs-Brock" w:date="2012-07-06T11:28:00Z">
        <w:r>
          <w:t>Assert: 0 ≤ cp ≤</w:t>
        </w:r>
      </w:ins>
      <w:ins w:id="784" w:author="Rev 9 Allen Wirfs-Brock" w:date="2012-07-06T11:30:00Z">
        <w:r>
          <w:t xml:space="preserve"> </w:t>
        </w:r>
      </w:ins>
      <w:ins w:id="785" w:author="Rev 9 Allen Wirfs-Brock" w:date="2012-07-06T17:39:00Z">
        <w:r w:rsidR="002875BF">
          <w:t>0x10FFFF</w:t>
        </w:r>
      </w:ins>
    </w:p>
    <w:p w14:paraId="3F42BDA0" w14:textId="77777777" w:rsidR="0005243C" w:rsidRDefault="0005243C" w:rsidP="0005243C">
      <w:pPr>
        <w:pStyle w:val="Alg4"/>
        <w:numPr>
          <w:ilvl w:val="0"/>
          <w:numId w:val="820"/>
        </w:numPr>
        <w:spacing w:after="220"/>
        <w:contextualSpacing/>
        <w:rPr>
          <w:ins w:id="786" w:author="Rev 9 Allen Wirfs-Brock" w:date="2012-07-02T10:27:00Z"/>
        </w:rPr>
      </w:pPr>
      <w:ins w:id="787" w:author="Rev 9 Allen Wirfs-Brock" w:date="2012-07-02T10:27:00Z">
        <w:r>
          <w:t xml:space="preserve">If </w:t>
        </w:r>
        <w:r w:rsidRPr="0005243C">
          <w:rPr>
            <w:i/>
          </w:rPr>
          <w:t>cp</w:t>
        </w:r>
        <w:r>
          <w:t xml:space="preserve"> </w:t>
        </w:r>
      </w:ins>
      <w:ins w:id="788" w:author="Rev 9 Allen Wirfs-Brock" w:date="2012-07-02T10:28:00Z">
        <w:r>
          <w:t xml:space="preserve">≤ 65535, then return </w:t>
        </w:r>
        <w:r w:rsidRPr="0005243C">
          <w:rPr>
            <w:i/>
          </w:rPr>
          <w:t>cp</w:t>
        </w:r>
        <w:r>
          <w:t>.</w:t>
        </w:r>
      </w:ins>
    </w:p>
    <w:p w14:paraId="7E71794A" w14:textId="77777777" w:rsidR="0005243C" w:rsidRDefault="0005243C" w:rsidP="0005243C">
      <w:pPr>
        <w:pStyle w:val="Alg4"/>
        <w:numPr>
          <w:ilvl w:val="0"/>
          <w:numId w:val="820"/>
        </w:numPr>
        <w:spacing w:after="220"/>
        <w:contextualSpacing/>
        <w:rPr>
          <w:ins w:id="789" w:author="Rev 9 Allen Wirfs-Brock" w:date="2012-07-02T10:30:00Z"/>
        </w:rPr>
      </w:pPr>
      <w:ins w:id="790" w:author="Rev 9 Allen Wirfs-Brock" w:date="2012-07-02T10:30:00Z">
        <w:r>
          <w:t xml:space="preserve">Let </w:t>
        </w:r>
        <w:r w:rsidRPr="00A409AF">
          <w:rPr>
            <w:i/>
          </w:rPr>
          <w:t>cu1</w:t>
        </w:r>
        <w:r>
          <w:t xml:space="preserve"> be </w:t>
        </w:r>
      </w:ins>
      <w:ins w:id="791" w:author="Rev 9 Allen Wirfs-Brock" w:date="2012-07-02T10:40:00Z">
        <w:r w:rsidR="00004D18">
          <w:t>floor</w:t>
        </w:r>
      </w:ins>
      <w:ins w:id="792" w:author="Rev 9 Allen Wirfs-Brock" w:date="2012-07-02T10:33:00Z">
        <w:r w:rsidR="00004D18">
          <w:t>(</w:t>
        </w:r>
      </w:ins>
      <w:ins w:id="793" w:author="Rev 9 Allen Wirfs-Brock" w:date="2012-07-02T10:32:00Z">
        <w:r w:rsidR="00004D18">
          <w:t>(</w:t>
        </w:r>
      </w:ins>
      <w:ins w:id="794" w:author="Rev 9 Allen Wirfs-Brock" w:date="2012-07-02T10:30:00Z">
        <w:r w:rsidRPr="00A409AF">
          <w:rPr>
            <w:i/>
          </w:rPr>
          <w:t>cp</w:t>
        </w:r>
        <w:r>
          <w:t xml:space="preserve"> </w:t>
        </w:r>
      </w:ins>
      <w:ins w:id="795" w:author="Rev 9 Allen Wirfs-Brock" w:date="2012-07-02T10:32:00Z">
        <w:r w:rsidR="00004D18">
          <w:t>–</w:t>
        </w:r>
      </w:ins>
      <w:ins w:id="796" w:author="Rev 9 Allen Wirfs-Brock" w:date="2012-07-02T10:30:00Z">
        <w:r>
          <w:t xml:space="preserve"> 65536</w:t>
        </w:r>
      </w:ins>
      <w:ins w:id="797" w:author="Rev 9 Allen Wirfs-Brock" w:date="2012-07-02T10:32:00Z">
        <w:r w:rsidR="00004D18">
          <w:t xml:space="preserve">) </w:t>
        </w:r>
      </w:ins>
      <w:ins w:id="798" w:author="Rev 9 Allen Wirfs-Brock" w:date="2012-07-02T10:39:00Z">
        <w:r w:rsidR="00004D18">
          <w:t>/</w:t>
        </w:r>
      </w:ins>
      <w:ins w:id="799" w:author="Rev 9 Allen Wirfs-Brock" w:date="2012-07-02T10:32:00Z">
        <w:r w:rsidR="00004D18">
          <w:t xml:space="preserve"> 1024</w:t>
        </w:r>
      </w:ins>
      <w:ins w:id="800" w:author="Rev 9 Allen Wirfs-Brock" w:date="2012-07-02T10:33:00Z">
        <w:r w:rsidR="00004D18">
          <w:t xml:space="preserve">) + </w:t>
        </w:r>
      </w:ins>
      <w:ins w:id="801" w:author="Rev 9 Allen Wirfs-Brock" w:date="2012-07-02T10:35:00Z">
        <w:r w:rsidR="00004D18">
          <w:t xml:space="preserve">55296. </w:t>
        </w:r>
      </w:ins>
      <w:ins w:id="802" w:author="Rev 9 Allen Wirfs-Brock" w:date="2012-07-02T10:37:00Z">
        <w:r w:rsidR="00004D18" w:rsidRPr="00A409AF">
          <w:rPr>
            <w:rFonts w:ascii="Arial" w:hAnsi="Arial" w:cs="Arial"/>
            <w:sz w:val="18"/>
            <w:szCs w:val="18"/>
          </w:rPr>
          <w:t>NOTE</w:t>
        </w:r>
      </w:ins>
      <w:ins w:id="803" w:author="Rev 9 Allen Wirfs-Brock" w:date="2012-07-02T10:35:00Z">
        <w:r w:rsidR="00004D18" w:rsidRPr="00A409AF">
          <w:rPr>
            <w:sz w:val="18"/>
            <w:szCs w:val="18"/>
          </w:rPr>
          <w:t xml:space="preserve"> 5</w:t>
        </w:r>
      </w:ins>
      <w:ins w:id="804" w:author="Rev 9 Allen Wirfs-Brock" w:date="2012-07-06T11:20:00Z">
        <w:r w:rsidR="00854991">
          <w:rPr>
            <w:sz w:val="18"/>
            <w:szCs w:val="18"/>
          </w:rPr>
          <w:t>5</w:t>
        </w:r>
      </w:ins>
      <w:ins w:id="805" w:author="Rev 9 Allen Wirfs-Brock" w:date="2012-07-02T10:35:00Z">
        <w:r w:rsidR="00004D18" w:rsidRPr="00A409AF">
          <w:rPr>
            <w:sz w:val="18"/>
            <w:szCs w:val="18"/>
          </w:rPr>
          <w:t>296 is 0x</w:t>
        </w:r>
      </w:ins>
      <w:ins w:id="806" w:author="Rev 9 Allen Wirfs-Brock" w:date="2012-07-02T10:36:00Z">
        <w:r w:rsidR="00004D18" w:rsidRPr="00A409AF">
          <w:rPr>
            <w:sz w:val="18"/>
            <w:szCs w:val="18"/>
          </w:rPr>
          <w:t>D800</w:t>
        </w:r>
      </w:ins>
      <w:ins w:id="807" w:author="Rev 9 Allen Wirfs-Brock" w:date="2012-07-02T10:37:00Z">
        <w:r w:rsidR="00004D18" w:rsidRPr="00A409AF">
          <w:rPr>
            <w:sz w:val="18"/>
            <w:szCs w:val="18"/>
          </w:rPr>
          <w:t>.</w:t>
        </w:r>
      </w:ins>
    </w:p>
    <w:p w14:paraId="624707BD" w14:textId="77777777" w:rsidR="00004D18" w:rsidRDefault="00004D18" w:rsidP="0005243C">
      <w:pPr>
        <w:pStyle w:val="Alg4"/>
        <w:numPr>
          <w:ilvl w:val="0"/>
          <w:numId w:val="820"/>
        </w:numPr>
        <w:spacing w:after="220"/>
        <w:contextualSpacing/>
        <w:rPr>
          <w:ins w:id="808" w:author="Rev 9 Allen Wirfs-Brock" w:date="2012-07-02T10:38:00Z"/>
        </w:rPr>
      </w:pPr>
      <w:ins w:id="809" w:author="Rev 9 Allen Wirfs-Brock" w:date="2012-07-02T10:38:00Z">
        <w:r>
          <w:t xml:space="preserve">Let </w:t>
        </w:r>
        <w:r w:rsidRPr="00A409AF">
          <w:rPr>
            <w:i/>
          </w:rPr>
          <w:t>cu2</w:t>
        </w:r>
        <w:r>
          <w:t xml:space="preserve"> be ((</w:t>
        </w:r>
        <w:r w:rsidRPr="00A409AF">
          <w:rPr>
            <w:i/>
          </w:rPr>
          <w:t>cp</w:t>
        </w:r>
        <w:r>
          <w:t xml:space="preserve"> </w:t>
        </w:r>
      </w:ins>
      <w:ins w:id="810" w:author="Rev 9 Allen Wirfs-Brock" w:date="2012-07-02T10:43:00Z">
        <w:r w:rsidR="00A409AF">
          <w:t xml:space="preserve">– 65536) </w:t>
        </w:r>
      </w:ins>
      <w:ins w:id="811" w:author="Rev 9 Allen Wirfs-Brock" w:date="2012-07-02T10:44:00Z">
        <w:r w:rsidR="00A409AF">
          <w:t>modulo</w:t>
        </w:r>
      </w:ins>
      <w:ins w:id="812" w:author="Rev 9 Allen Wirfs-Brock" w:date="2012-07-02T10:43:00Z">
        <w:r w:rsidR="00A409AF">
          <w:t xml:space="preserve"> 1024)</w:t>
        </w:r>
      </w:ins>
      <w:ins w:id="813" w:author="Rev 9 Allen Wirfs-Brock" w:date="2012-07-02T10:46:00Z">
        <w:r w:rsidR="00A409AF" w:rsidRPr="00A409AF">
          <w:t xml:space="preserve"> </w:t>
        </w:r>
        <w:r w:rsidR="00A409AF">
          <w:t xml:space="preserve">+ 56320. </w:t>
        </w:r>
        <w:r w:rsidR="00A409AF" w:rsidRPr="00D639BE">
          <w:rPr>
            <w:rFonts w:ascii="Arial" w:hAnsi="Arial" w:cs="Arial"/>
            <w:sz w:val="18"/>
            <w:szCs w:val="18"/>
          </w:rPr>
          <w:t>NOTE</w:t>
        </w:r>
        <w:r w:rsidR="00A409AF" w:rsidRPr="00D639BE">
          <w:rPr>
            <w:sz w:val="18"/>
            <w:szCs w:val="18"/>
          </w:rPr>
          <w:t xml:space="preserve"> 5</w:t>
        </w:r>
      </w:ins>
      <w:ins w:id="814" w:author="Rev 9 Allen Wirfs-Brock" w:date="2012-07-06T11:19:00Z">
        <w:r w:rsidR="00854991">
          <w:rPr>
            <w:sz w:val="18"/>
            <w:szCs w:val="18"/>
          </w:rPr>
          <w:t>6</w:t>
        </w:r>
      </w:ins>
      <w:ins w:id="815" w:author="Rev 9 Allen Wirfs-Brock" w:date="2012-07-02T10:47:00Z">
        <w:r w:rsidR="00A409AF">
          <w:rPr>
            <w:sz w:val="18"/>
            <w:szCs w:val="18"/>
          </w:rPr>
          <w:t>320</w:t>
        </w:r>
      </w:ins>
      <w:ins w:id="816" w:author="Rev 9 Allen Wirfs-Brock" w:date="2012-07-02T10:46:00Z">
        <w:r w:rsidR="00A409AF" w:rsidRPr="00D639BE">
          <w:rPr>
            <w:sz w:val="18"/>
            <w:szCs w:val="18"/>
          </w:rPr>
          <w:t xml:space="preserve"> is 0xD</w:t>
        </w:r>
      </w:ins>
      <w:ins w:id="817" w:author="Rev 9 Allen Wirfs-Brock" w:date="2012-07-02T10:47:00Z">
        <w:r w:rsidR="00A409AF">
          <w:rPr>
            <w:sz w:val="18"/>
            <w:szCs w:val="18"/>
          </w:rPr>
          <w:t>C</w:t>
        </w:r>
      </w:ins>
      <w:ins w:id="818" w:author="Rev 9 Allen Wirfs-Brock" w:date="2012-07-02T10:46:00Z">
        <w:r w:rsidR="00A409AF" w:rsidRPr="00D639BE">
          <w:rPr>
            <w:sz w:val="18"/>
            <w:szCs w:val="18"/>
          </w:rPr>
          <w:t>00.</w:t>
        </w:r>
      </w:ins>
    </w:p>
    <w:p w14:paraId="5A00C13D" w14:textId="77777777" w:rsidR="0005243C" w:rsidRPr="00680F64" w:rsidRDefault="0005243C" w:rsidP="00680F64">
      <w:pPr>
        <w:pStyle w:val="Alg4"/>
        <w:numPr>
          <w:ilvl w:val="0"/>
          <w:numId w:val="820"/>
        </w:numPr>
        <w:spacing w:after="220"/>
        <w:contextualSpacing/>
        <w:rPr>
          <w:ins w:id="819" w:author="Rev 9 Allen Wirfs-Brock" w:date="2012-07-02T10:17:00Z"/>
        </w:rPr>
      </w:pPr>
      <w:ins w:id="820" w:author="Rev 9 Allen Wirfs-Brock" w:date="2012-07-02T10:23:00Z">
        <w:r>
          <w:t xml:space="preserve">Return </w:t>
        </w:r>
      </w:ins>
      <w:ins w:id="821" w:author="Rev 9 Allen Wirfs-Brock" w:date="2012-07-02T10:48:00Z">
        <w:r w:rsidR="00A409AF">
          <w:t xml:space="preserve">the </w:t>
        </w:r>
      </w:ins>
      <w:ins w:id="822" w:author="Rev 9 Allen Wirfs-Brock" w:date="2012-07-02T10:47:00Z">
        <w:r w:rsidR="00A409AF">
          <w:t xml:space="preserve">code unit sequence consisting of </w:t>
        </w:r>
        <w:r w:rsidR="00A409AF" w:rsidRPr="00A409AF">
          <w:rPr>
            <w:i/>
          </w:rPr>
          <w:t>cu1</w:t>
        </w:r>
        <w:r w:rsidR="00A409AF">
          <w:t xml:space="preserve"> followed by </w:t>
        </w:r>
        <w:r w:rsidR="00A409AF" w:rsidRPr="00A409AF">
          <w:rPr>
            <w:i/>
          </w:rPr>
          <w:t>cu2</w:t>
        </w:r>
        <w:r w:rsidR="00A409AF">
          <w:t>.</w:t>
        </w:r>
      </w:ins>
    </w:p>
    <w:p w14:paraId="6A022A5B" w14:textId="77777777" w:rsidR="004C02EF" w:rsidRPr="00E77497" w:rsidRDefault="004C02EF" w:rsidP="004C02EF">
      <w:pPr>
        <w:pStyle w:val="1"/>
        <w:numPr>
          <w:ilvl w:val="0"/>
          <w:numId w:val="0"/>
        </w:numPr>
      </w:pPr>
      <w:bookmarkStart w:id="823" w:name="_Toc336509403"/>
      <w:r w:rsidRPr="00E77497">
        <w:t>7</w:t>
      </w:r>
      <w:r w:rsidRPr="00E77497">
        <w:tab/>
        <w:t>Lexical Convention</w:t>
      </w:r>
      <w:bookmarkEnd w:id="748"/>
      <w:bookmarkEnd w:id="749"/>
      <w:bookmarkEnd w:id="750"/>
      <w:bookmarkEnd w:id="751"/>
      <w:bookmarkEnd w:id="752"/>
      <w:bookmarkEnd w:id="753"/>
      <w:bookmarkEnd w:id="754"/>
      <w:bookmarkEnd w:id="755"/>
      <w:bookmarkEnd w:id="756"/>
      <w:r w:rsidRPr="00E77497">
        <w:t>s</w:t>
      </w:r>
      <w:bookmarkEnd w:id="758"/>
      <w:bookmarkEnd w:id="759"/>
      <w:bookmarkEnd w:id="760"/>
      <w:bookmarkEnd w:id="761"/>
      <w:bookmarkEnd w:id="762"/>
      <w:bookmarkEnd w:id="763"/>
      <w:bookmarkEnd w:id="764"/>
      <w:bookmarkEnd w:id="765"/>
      <w:bookmarkEnd w:id="823"/>
    </w:p>
    <w:p w14:paraId="701FE628" w14:textId="77777777" w:rsidR="004C02EF" w:rsidRPr="00E77497" w:rsidRDefault="004C02EF" w:rsidP="004C02EF">
      <w:r w:rsidRPr="00E77497">
        <w:t>The source text of an ECMAScript program is first converted into a sequence of input elements, which are tokens, line terminators, comments, or white space. The source text is scanned from left to right, repeatedly taking the longest possible sequence of characters as the next input element.</w:t>
      </w:r>
    </w:p>
    <w:p w14:paraId="12CD8B76" w14:textId="77777777" w:rsidR="004C02EF" w:rsidRPr="00E77497" w:rsidRDefault="00256F98" w:rsidP="004C02EF">
      <w:ins w:id="824" w:author="Rev 9 Allen Wirfs-Brock" w:date="2012-06-24T08:35:00Z">
        <w:r>
          <w:t xml:space="preserve">There are several situations where the </w:t>
        </w:r>
      </w:ins>
      <w:ins w:id="825" w:author="Rev 9 Allen Wirfs-Brock" w:date="2012-06-24T08:36:00Z">
        <w:r>
          <w:t>identification</w:t>
        </w:r>
      </w:ins>
      <w:ins w:id="826" w:author="Rev 9 Allen Wirfs-Brock" w:date="2012-06-24T08:35:00Z">
        <w:r>
          <w:t xml:space="preserve"> </w:t>
        </w:r>
      </w:ins>
      <w:ins w:id="827" w:author="Rev 9 Allen Wirfs-Brock" w:date="2012-06-24T08:36:00Z">
        <w:r>
          <w:t xml:space="preserve">of lexical input elements is </w:t>
        </w:r>
      </w:ins>
      <w:ins w:id="828" w:author="Rev 9 Allen Wirfs-Brock" w:date="2012-06-24T08:37:00Z">
        <w:r>
          <w:t>sensitive</w:t>
        </w:r>
      </w:ins>
      <w:ins w:id="829" w:author="Rev 9 Allen Wirfs-Brock" w:date="2012-06-24T08:36:00Z">
        <w:r>
          <w:t xml:space="preserve"> </w:t>
        </w:r>
      </w:ins>
      <w:ins w:id="830" w:author="Rev 9 Allen Wirfs-Brock" w:date="2012-06-24T08:37:00Z">
        <w:r>
          <w:t>to the syntactic grammar context that is consuming the inp</w:t>
        </w:r>
        <w:del w:id="831" w:author="Rev 10 Allen Wirfs-Brock" w:date="2012-07-09T15:17:00Z">
          <w:r w:rsidDel="007F6FBE">
            <w:delText>o</w:delText>
          </w:r>
        </w:del>
        <w:r>
          <w:t>ut elements.</w:t>
        </w:r>
      </w:ins>
      <w:ins w:id="832" w:author="Rev 9 Allen Wirfs-Brock" w:date="2012-06-24T08:36:00Z">
        <w:r>
          <w:t xml:space="preserve"> </w:t>
        </w:r>
      </w:ins>
      <w:del w:id="833" w:author="Rev 9 Allen Wirfs-Brock" w:date="2012-06-24T08:38:00Z">
        <w:r w:rsidR="004C02EF" w:rsidRPr="00E77497" w:rsidDel="00256F98">
          <w:delText xml:space="preserve">There </w:delText>
        </w:r>
      </w:del>
      <w:ins w:id="834" w:author="Rev 9 Allen Wirfs-Brock" w:date="2012-06-24T08:38:00Z">
        <w:r>
          <w:t xml:space="preserve">This requires multiple </w:t>
        </w:r>
      </w:ins>
      <w:del w:id="835" w:author="Rev 9 Allen Wirfs-Brock" w:date="2012-06-24T08:38:00Z">
        <w:r w:rsidR="004C02EF" w:rsidRPr="00E77497" w:rsidDel="00256F98">
          <w:delText xml:space="preserve">are two </w:delText>
        </w:r>
      </w:del>
      <w:r w:rsidR="004C02EF" w:rsidRPr="00E77497">
        <w:t xml:space="preserve">goal symbols for the lexical grammar. The </w:t>
      </w:r>
      <w:r w:rsidR="004C02EF" w:rsidRPr="00E77497">
        <w:rPr>
          <w:rStyle w:val="bnf"/>
        </w:rPr>
        <w:t>InputElementDiv</w:t>
      </w:r>
      <w:r w:rsidR="004C02EF" w:rsidRPr="00E77497">
        <w:t xml:space="preserve"> </w:t>
      </w:r>
      <w:ins w:id="836" w:author="Rev 9 Allen Wirfs-Brock" w:date="2012-06-24T08:41:00Z">
        <w:r>
          <w:t xml:space="preserve">goal </w:t>
        </w:r>
      </w:ins>
      <w:r w:rsidR="004C02EF" w:rsidRPr="00E77497">
        <w:t xml:space="preserve">symbol is </w:t>
      </w:r>
      <w:ins w:id="837" w:author="Rev 9 Allen Wirfs-Brock" w:date="2012-07-06T14:16:00Z">
        <w:r w:rsidR="001B5C6D">
          <w:t xml:space="preserve">the default goal symbol and is </w:t>
        </w:r>
      </w:ins>
      <w:r w:rsidR="004C02EF" w:rsidRPr="00E77497">
        <w:t>used in those syntactic grammar contexts where a leading division (</w:t>
      </w:r>
      <w:r w:rsidR="004C02EF" w:rsidRPr="00E77497">
        <w:rPr>
          <w:rFonts w:ascii="Courier New" w:hAnsi="Courier New"/>
          <w:b/>
        </w:rPr>
        <w:t>/</w:t>
      </w:r>
      <w:r w:rsidR="004C02EF" w:rsidRPr="00E77497">
        <w:t>) or division-assignment (</w:t>
      </w:r>
      <w:r w:rsidR="004C02EF" w:rsidRPr="00E77497">
        <w:rPr>
          <w:rFonts w:ascii="Courier New" w:hAnsi="Courier New"/>
          <w:b/>
        </w:rPr>
        <w:t>/=</w:t>
      </w:r>
      <w:r w:rsidR="004C02EF" w:rsidRPr="00E77497">
        <w:t xml:space="preserve">) operator is permitted. The </w:t>
      </w:r>
      <w:r w:rsidR="004C02EF" w:rsidRPr="00E77497">
        <w:rPr>
          <w:rStyle w:val="bnf"/>
        </w:rPr>
        <w:t>InputElementRegExp</w:t>
      </w:r>
      <w:r w:rsidR="004C02EF" w:rsidRPr="00E77497">
        <w:t xml:space="preserve"> </w:t>
      </w:r>
      <w:ins w:id="838" w:author="Rev 9 Allen Wirfs-Brock" w:date="2012-06-24T08:41:00Z">
        <w:r>
          <w:t xml:space="preserve">goal </w:t>
        </w:r>
      </w:ins>
      <w:r w:rsidR="004C02EF" w:rsidRPr="00E77497">
        <w:t xml:space="preserve">symbol is used in </w:t>
      </w:r>
      <w:ins w:id="839" w:author="Rev 9 Allen Wirfs-Brock" w:date="2012-06-24T13:40:00Z">
        <w:r w:rsidR="00FD73A2">
          <w:t xml:space="preserve">all </w:t>
        </w:r>
      </w:ins>
      <w:del w:id="840" w:author="Rev 9 Allen Wirfs-Brock" w:date="2012-07-06T14:16:00Z">
        <w:r w:rsidR="004C02EF" w:rsidRPr="00E77497" w:rsidDel="001B5C6D">
          <w:delText xml:space="preserve">other </w:delText>
        </w:r>
      </w:del>
      <w:r w:rsidR="004C02EF" w:rsidRPr="00E77497">
        <w:t>syntactic grammar contexts</w:t>
      </w:r>
      <w:ins w:id="841" w:author="Rev 9 Allen Wirfs-Brock" w:date="2012-06-24T08:40:00Z">
        <w:r>
          <w:t xml:space="preserve"> where a </w:t>
        </w:r>
        <w:r w:rsidRPr="00F94059">
          <w:rPr>
            <w:rStyle w:val="bnf"/>
          </w:rPr>
          <w:t>RegularExpressionLiteral</w:t>
        </w:r>
        <w:r>
          <w:t xml:space="preserve"> is permitted</w:t>
        </w:r>
      </w:ins>
      <w:r w:rsidR="004C02EF" w:rsidRPr="00E77497">
        <w:t>.</w:t>
      </w:r>
      <w:ins w:id="842" w:author="Rev 9 Allen Wirfs-Brock" w:date="2012-06-24T08:41:00Z">
        <w:r>
          <w:t xml:space="preserve"> The </w:t>
        </w:r>
      </w:ins>
      <w:ins w:id="843" w:author="Rev 9 Allen Wirfs-Brock" w:date="2012-06-24T13:42:00Z">
        <w:r w:rsidR="000B02F1" w:rsidRPr="00E77497">
          <w:rPr>
            <w:rStyle w:val="bnf"/>
          </w:rPr>
          <w:t>InputElement</w:t>
        </w:r>
      </w:ins>
      <w:ins w:id="844" w:author="Rev 9 Allen Wirfs-Brock" w:date="2012-06-24T08:51:00Z">
        <w:del w:id="845" w:author="Rev 10 Allen Wirfs-Brock" w:date="2012-07-29T11:09:00Z">
          <w:r w:rsidDel="005C6707">
            <w:rPr>
              <w:rStyle w:val="bnf"/>
            </w:rPr>
            <w:delText>Quasi</w:delText>
          </w:r>
        </w:del>
      </w:ins>
      <w:ins w:id="846" w:author="Rev 10 Allen Wirfs-Brock" w:date="2012-07-29T11:09:00Z">
        <w:r w:rsidR="005C6707">
          <w:rPr>
            <w:rStyle w:val="bnf"/>
          </w:rPr>
          <w:t>Template</w:t>
        </w:r>
      </w:ins>
      <w:ins w:id="847" w:author="Rev 9 Allen Wirfs-Brock" w:date="2012-06-24T08:51:00Z">
        <w:r>
          <w:rPr>
            <w:rStyle w:val="bnf"/>
          </w:rPr>
          <w:t>Tail</w:t>
        </w:r>
      </w:ins>
      <w:ins w:id="848" w:author="Rev 9 Allen Wirfs-Brock" w:date="2012-06-24T08:42:00Z">
        <w:r w:rsidRPr="00E77497">
          <w:t xml:space="preserve"> </w:t>
        </w:r>
        <w:r>
          <w:t>goal</w:t>
        </w:r>
      </w:ins>
      <w:ins w:id="849" w:author="Rev 9 Allen Wirfs-Brock" w:date="2012-06-24T08:52:00Z">
        <w:r w:rsidR="00F94059">
          <w:t xml:space="preserve"> is used in </w:t>
        </w:r>
      </w:ins>
      <w:ins w:id="850" w:author="Rev 9 Allen Wirfs-Brock" w:date="2012-06-24T13:32:00Z">
        <w:r w:rsidR="00FD73A2" w:rsidRPr="00E77497">
          <w:t>syntactic grammar contexts</w:t>
        </w:r>
        <w:r w:rsidR="00FD73A2">
          <w:t xml:space="preserve"> </w:t>
        </w:r>
      </w:ins>
      <w:ins w:id="851" w:author="Rev 9 Allen Wirfs-Brock" w:date="2012-06-24T08:53:00Z">
        <w:r w:rsidR="00F94059">
          <w:t xml:space="preserve">where a </w:t>
        </w:r>
        <w:del w:id="852" w:author="Rev 10 Allen Wirfs-Brock" w:date="2012-07-29T11:09:00Z">
          <w:r w:rsidR="00F94059" w:rsidRPr="00F94059" w:rsidDel="005C6707">
            <w:rPr>
              <w:rStyle w:val="bnf"/>
            </w:rPr>
            <w:delText>Quasi</w:delText>
          </w:r>
        </w:del>
      </w:ins>
      <w:ins w:id="853" w:author="Rev 10 Allen Wirfs-Brock" w:date="2012-07-29T11:09:00Z">
        <w:r w:rsidR="005C6707">
          <w:rPr>
            <w:rStyle w:val="bnf"/>
          </w:rPr>
          <w:t>Template</w:t>
        </w:r>
      </w:ins>
      <w:ins w:id="854" w:author="Rev 9 Allen Wirfs-Brock" w:date="2012-06-24T08:53:00Z">
        <w:r w:rsidR="00F94059" w:rsidRPr="00F94059">
          <w:rPr>
            <w:rStyle w:val="bnf"/>
          </w:rPr>
          <w:t>Literal</w:t>
        </w:r>
        <w:r w:rsidR="00F94059">
          <w:t xml:space="preserve"> logically continues after a substitution element.</w:t>
        </w:r>
      </w:ins>
    </w:p>
    <w:p w14:paraId="726BFC50" w14:textId="77777777" w:rsidR="004C02EF" w:rsidRPr="00E77497" w:rsidRDefault="004C02EF" w:rsidP="004C02EF">
      <w:pPr>
        <w:pStyle w:val="Note"/>
        <w:rPr>
          <w:i/>
        </w:rPr>
      </w:pPr>
      <w:commentRangeStart w:id="855"/>
      <w:r w:rsidRPr="00E77497">
        <w:t>NOTE</w:t>
      </w:r>
      <w:commentRangeEnd w:id="855"/>
      <w:r w:rsidR="00F94059">
        <w:rPr>
          <w:rStyle w:val="af3"/>
        </w:rPr>
        <w:commentReference w:id="855"/>
      </w:r>
      <w:r w:rsidRPr="00E77497">
        <w:tab/>
        <w:t xml:space="preserve">There are no syntactic grammar contexts where both a leading division or division-assignment, and a leading </w:t>
      </w:r>
      <w:r w:rsidRPr="00E77497">
        <w:rPr>
          <w:rStyle w:val="bnf"/>
        </w:rPr>
        <w:t>RegularExpressionLiteral</w:t>
      </w:r>
      <w:r w:rsidRPr="00E77497">
        <w:t xml:space="preserve"> are permitted. This is not affected by semicolon insertion (see 7.9); in examples such as the following:</w:t>
      </w:r>
    </w:p>
    <w:p w14:paraId="33BB9016" w14:textId="77777777" w:rsidR="004C02EF" w:rsidRPr="00C7794D" w:rsidRDefault="004C02EF" w:rsidP="004C0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rPr>
      </w:pPr>
      <w:r w:rsidRPr="00C7794D">
        <w:rPr>
          <w:rFonts w:ascii="Courier New" w:hAnsi="Courier New" w:cs="Courier New"/>
          <w:b/>
          <w:color w:val="000000"/>
          <w:sz w:val="18"/>
          <w:szCs w:val="18"/>
        </w:rPr>
        <w:t>a = b</w:t>
      </w:r>
      <w:r w:rsidRPr="00C7794D">
        <w:rPr>
          <w:rFonts w:ascii="Courier New" w:hAnsi="Courier New" w:cs="Courier New"/>
          <w:b/>
          <w:color w:val="000000"/>
          <w:sz w:val="18"/>
          <w:szCs w:val="18"/>
        </w:rPr>
        <w:br/>
        <w:t>/hi/g.exec(c).map(d);</w:t>
      </w:r>
    </w:p>
    <w:p w14:paraId="3D935BC2" w14:textId="77777777" w:rsidR="004C02EF" w:rsidRPr="00E77497" w:rsidRDefault="004C02EF" w:rsidP="004C02EF">
      <w:pPr>
        <w:pStyle w:val="Note"/>
      </w:pPr>
      <w:r w:rsidRPr="004D1BD1">
        <w:t>wh</w:t>
      </w:r>
      <w:r w:rsidRPr="00E65A34">
        <w:t xml:space="preserve">ere the first non-whitespace, non-comment character after a </w:t>
      </w:r>
      <w:r w:rsidRPr="009C202C">
        <w:rPr>
          <w:rFonts w:ascii="Times New Roman" w:hAnsi="Times New Roman"/>
          <w:i/>
        </w:rPr>
        <w:t>LineTerminator</w:t>
      </w:r>
      <w:r w:rsidRPr="009C202C">
        <w:t xml:space="preserve"> is slash (</w:t>
      </w:r>
      <w:r w:rsidRPr="009C202C">
        <w:rPr>
          <w:rFonts w:ascii="Courier New" w:hAnsi="Courier New" w:cs="Courier New"/>
          <w:b/>
          <w:bCs/>
        </w:rPr>
        <w:t>/</w:t>
      </w:r>
      <w:r w:rsidRPr="00675B74">
        <w:t xml:space="preserve">) and the syntactic context allows division or division-assignment, no semicolon is inserted at the </w:t>
      </w:r>
      <w:r w:rsidRPr="00E77497">
        <w:rPr>
          <w:rFonts w:ascii="Times New Roman" w:hAnsi="Times New Roman"/>
          <w:i/>
        </w:rPr>
        <w:t>LineTerminator</w:t>
      </w:r>
      <w:r w:rsidRPr="00E77497">
        <w:t>. That is, the above example is interpreted in the same way as:</w:t>
      </w:r>
    </w:p>
    <w:p w14:paraId="5933EB0E" w14:textId="77777777" w:rsidR="004C02EF" w:rsidRPr="00C7794D" w:rsidRDefault="004C02EF" w:rsidP="004C0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rPr>
      </w:pPr>
      <w:r w:rsidRPr="00E77497">
        <w:rPr>
          <w:rFonts w:ascii="Courier New" w:hAnsi="Courier New" w:cs="Courier New"/>
          <w:b/>
          <w:color w:val="000000"/>
          <w:sz w:val="18"/>
          <w:szCs w:val="18"/>
        </w:rPr>
        <w:t>a = b / hi / g.</w:t>
      </w:r>
      <w:r w:rsidRPr="00C7794D">
        <w:rPr>
          <w:rFonts w:ascii="Courier New" w:hAnsi="Courier New" w:cs="Courier New"/>
          <w:b/>
          <w:color w:val="000000"/>
          <w:sz w:val="18"/>
          <w:szCs w:val="18"/>
        </w:rPr>
        <w:t>exec</w:t>
      </w:r>
      <w:r w:rsidRPr="004D1BD1">
        <w:rPr>
          <w:rFonts w:ascii="Courier New" w:hAnsi="Courier New" w:cs="Courier New"/>
          <w:b/>
          <w:color w:val="000000"/>
          <w:sz w:val="18"/>
          <w:szCs w:val="18"/>
        </w:rPr>
        <w:t>(c).map(d);</w:t>
      </w:r>
    </w:p>
    <w:p w14:paraId="37CD602A" w14:textId="77777777" w:rsidR="004C02EF" w:rsidRPr="00E65A34" w:rsidRDefault="004C02EF" w:rsidP="004C02EF">
      <w:pPr>
        <w:pStyle w:val="Syntax"/>
      </w:pPr>
      <w:r w:rsidRPr="004D1BD1">
        <w:t>Syntax</w:t>
      </w:r>
    </w:p>
    <w:p w14:paraId="5CEEEA32" w14:textId="77777777" w:rsidR="004C02EF" w:rsidRPr="009C202C" w:rsidRDefault="004C02EF" w:rsidP="004C02EF">
      <w:pPr>
        <w:pStyle w:val="SyntaxRule"/>
      </w:pPr>
      <w:bookmarkStart w:id="856" w:name="_Ref451679175"/>
      <w:bookmarkStart w:id="857" w:name="_Ref378386056"/>
      <w:bookmarkStart w:id="858" w:name="_Toc381513617"/>
      <w:bookmarkStart w:id="859" w:name="_Toc382202759"/>
      <w:bookmarkStart w:id="860" w:name="_Toc382202979"/>
      <w:bookmarkStart w:id="861" w:name="_Toc382212139"/>
      <w:bookmarkStart w:id="862" w:name="_Toc382212318"/>
      <w:bookmarkStart w:id="863" w:name="_Toc382291484"/>
      <w:bookmarkStart w:id="864" w:name="_Toc385672119"/>
      <w:bookmarkStart w:id="865" w:name="_Toc393690210"/>
      <w:bookmarkStart w:id="866" w:name="_Ref449966391"/>
      <w:r w:rsidRPr="009C202C">
        <w:t xml:space="preserve">InputElementDiv </w:t>
      </w:r>
      <w:r w:rsidRPr="009C202C">
        <w:rPr>
          <w:rFonts w:ascii="Arial" w:hAnsi="Arial" w:cs="Arial"/>
          <w:b/>
          <w:i w:val="0"/>
        </w:rPr>
        <w:t>::</w:t>
      </w:r>
    </w:p>
    <w:p w14:paraId="549B702E" w14:textId="77777777" w:rsidR="004C02EF" w:rsidRPr="00675B74" w:rsidRDefault="004C02EF" w:rsidP="004C02EF">
      <w:pPr>
        <w:pStyle w:val="SyntaxDefinition"/>
      </w:pPr>
      <w:r w:rsidRPr="00675B74">
        <w:t>WhiteSpace</w:t>
      </w:r>
      <w:r w:rsidRPr="00675B74">
        <w:br/>
        <w:t>LineTerminator</w:t>
      </w:r>
      <w:r w:rsidRPr="00675B74">
        <w:br/>
        <w:t>Comment</w:t>
      </w:r>
      <w:r w:rsidRPr="00675B74">
        <w:br/>
        <w:t>Token</w:t>
      </w:r>
      <w:r w:rsidRPr="00675B74">
        <w:br/>
        <w:t>DivPunctuator</w:t>
      </w:r>
      <w:r w:rsidR="00CB3BD8">
        <w:br/>
      </w:r>
      <w:ins w:id="867" w:author="Rev 9 Allen Wirfs-Brock" w:date="2012-06-24T13:58:00Z">
        <w:r w:rsidR="00CB3BD8">
          <w:t>RightBrace</w:t>
        </w:r>
        <w:r w:rsidR="00CB3BD8" w:rsidRPr="00E77497">
          <w:t>Punctuator</w:t>
        </w:r>
      </w:ins>
      <w:r w:rsidRPr="00675B74">
        <w:br/>
      </w:r>
    </w:p>
    <w:p w14:paraId="6A2B83C1" w14:textId="77777777" w:rsidR="004C02EF" w:rsidRPr="00E77497" w:rsidRDefault="004C02EF" w:rsidP="004C02EF">
      <w:pPr>
        <w:pStyle w:val="SyntaxRule"/>
      </w:pPr>
      <w:r w:rsidRPr="00E77497">
        <w:t xml:space="preserve">InputElementRegExp </w:t>
      </w:r>
      <w:r w:rsidRPr="00E77497">
        <w:rPr>
          <w:rFonts w:ascii="Arial" w:hAnsi="Arial" w:cs="Arial"/>
          <w:b/>
          <w:i w:val="0"/>
        </w:rPr>
        <w:t>::</w:t>
      </w:r>
    </w:p>
    <w:p w14:paraId="226A644C" w14:textId="77777777" w:rsidR="004C02EF" w:rsidRPr="00E77497" w:rsidRDefault="004C02EF" w:rsidP="004C02EF">
      <w:pPr>
        <w:pStyle w:val="SyntaxDefinition"/>
      </w:pPr>
      <w:r w:rsidRPr="00E77497">
        <w:t>WhiteSpace</w:t>
      </w:r>
      <w:r w:rsidRPr="00E77497">
        <w:br/>
        <w:t>LineTerminator</w:t>
      </w:r>
      <w:r w:rsidRPr="00E77497">
        <w:br/>
        <w:t>Comment</w:t>
      </w:r>
      <w:r w:rsidRPr="00E77497">
        <w:br/>
        <w:t>Token</w:t>
      </w:r>
      <w:r w:rsidRPr="00E77497">
        <w:br/>
      </w:r>
      <w:ins w:id="868" w:author="Rev 9 Allen Wirfs-Brock" w:date="2012-06-24T13:58:00Z">
        <w:r w:rsidR="00CB3BD8">
          <w:t>RightBrace</w:t>
        </w:r>
        <w:r w:rsidR="00CB3BD8" w:rsidRPr="00E77497">
          <w:t>Punctuator</w:t>
        </w:r>
      </w:ins>
      <w:r w:rsidR="00CB3BD8" w:rsidRPr="00E77497">
        <w:t xml:space="preserve"> </w:t>
      </w:r>
      <w:r w:rsidR="00CB3BD8">
        <w:br/>
      </w:r>
      <w:r w:rsidRPr="00E77497">
        <w:t>RegularExpressionLiteral</w:t>
      </w:r>
    </w:p>
    <w:p w14:paraId="669681A3" w14:textId="77777777" w:rsidR="00FD73A2" w:rsidRPr="009C202C" w:rsidRDefault="00FD73A2" w:rsidP="00FD73A2">
      <w:pPr>
        <w:pStyle w:val="SyntaxRule"/>
        <w:rPr>
          <w:ins w:id="869" w:author="Rev 9 Allen Wirfs-Brock" w:date="2012-06-24T13:42:00Z"/>
        </w:rPr>
      </w:pPr>
      <w:bookmarkStart w:id="870" w:name="_Ref456028559"/>
      <w:bookmarkStart w:id="871" w:name="_Toc472818754"/>
      <w:bookmarkStart w:id="872" w:name="_Toc235503309"/>
      <w:bookmarkStart w:id="873" w:name="_Toc241509084"/>
      <w:bookmarkStart w:id="874" w:name="_Toc244416571"/>
      <w:bookmarkStart w:id="875" w:name="_Toc276630935"/>
      <w:ins w:id="876" w:author="Rev 9 Allen Wirfs-Brock" w:date="2012-06-24T13:42:00Z">
        <w:r w:rsidRPr="009C202C">
          <w:t>InputElement</w:t>
        </w:r>
      </w:ins>
      <w:ins w:id="877" w:author="Rev 9 Allen Wirfs-Brock" w:date="2012-06-24T13:43:00Z">
        <w:del w:id="878" w:author="Rev 10 Allen Wirfs-Brock" w:date="2012-07-29T11:09:00Z">
          <w:r w:rsidR="000B02F1" w:rsidDel="005C6707">
            <w:delText>Quasi</w:delText>
          </w:r>
        </w:del>
      </w:ins>
      <w:ins w:id="879" w:author="Rev 10 Allen Wirfs-Brock" w:date="2012-07-29T11:09:00Z">
        <w:r w:rsidR="005C6707">
          <w:t>Template</w:t>
        </w:r>
      </w:ins>
      <w:ins w:id="880" w:author="Rev 9 Allen Wirfs-Brock" w:date="2012-06-24T13:43:00Z">
        <w:r w:rsidR="000B02F1">
          <w:t>Tail</w:t>
        </w:r>
      </w:ins>
      <w:ins w:id="881" w:author="Rev 9 Allen Wirfs-Brock" w:date="2012-06-24T13:42:00Z">
        <w:r w:rsidRPr="009C202C">
          <w:t xml:space="preserve"> </w:t>
        </w:r>
        <w:r w:rsidRPr="009C202C">
          <w:rPr>
            <w:rFonts w:ascii="Arial" w:hAnsi="Arial" w:cs="Arial"/>
            <w:b/>
            <w:i w:val="0"/>
          </w:rPr>
          <w:t>::</w:t>
        </w:r>
      </w:ins>
    </w:p>
    <w:p w14:paraId="36F835BD" w14:textId="77777777" w:rsidR="00FD73A2" w:rsidRPr="00675B74" w:rsidRDefault="00FD73A2" w:rsidP="00FD73A2">
      <w:pPr>
        <w:pStyle w:val="SyntaxDefinition"/>
        <w:rPr>
          <w:ins w:id="882" w:author="Rev 9 Allen Wirfs-Brock" w:date="2012-06-24T13:42:00Z"/>
        </w:rPr>
      </w:pPr>
      <w:ins w:id="883" w:author="Rev 9 Allen Wirfs-Brock" w:date="2012-06-24T13:42:00Z">
        <w:r w:rsidRPr="00675B74">
          <w:t>WhiteSpace</w:t>
        </w:r>
        <w:r w:rsidRPr="00675B74">
          <w:br/>
          <w:t>LineTerminator</w:t>
        </w:r>
        <w:r w:rsidRPr="00675B74">
          <w:br/>
          <w:t>Comment</w:t>
        </w:r>
        <w:r w:rsidRPr="00675B74">
          <w:br/>
          <w:t>Token</w:t>
        </w:r>
        <w:r w:rsidRPr="00675B74">
          <w:br/>
          <w:t>DivPunctuator</w:t>
        </w:r>
      </w:ins>
      <w:ins w:id="884" w:author="Rev 9 Allen Wirfs-Brock" w:date="2012-06-24T13:46:00Z">
        <w:r w:rsidR="000B02F1">
          <w:br/>
        </w:r>
        <w:del w:id="885" w:author="Rev 10 Allen Wirfs-Brock" w:date="2012-07-29T11:10:00Z">
          <w:r w:rsidR="000B02F1" w:rsidRPr="008E7E56" w:rsidDel="005C6707">
            <w:delText>Quasi</w:delText>
          </w:r>
        </w:del>
      </w:ins>
      <w:ins w:id="886" w:author="Rev 10 Allen Wirfs-Brock" w:date="2012-07-29T11:10:00Z">
        <w:r w:rsidR="005C6707">
          <w:t>Template</w:t>
        </w:r>
      </w:ins>
      <w:ins w:id="887" w:author="Rev 9 Allen Wirfs-Brock" w:date="2012-06-24T13:46:00Z">
        <w:r w:rsidR="000B02F1" w:rsidRPr="008E7E56">
          <w:t>SubstitutionTail</w:t>
        </w:r>
      </w:ins>
      <w:ins w:id="888" w:author="Rev 9 Allen Wirfs-Brock" w:date="2012-06-24T13:42:00Z">
        <w:r w:rsidRPr="00675B74">
          <w:br/>
        </w:r>
      </w:ins>
    </w:p>
    <w:p w14:paraId="6B32603C" w14:textId="77777777" w:rsidR="004C02EF" w:rsidRPr="00E77497" w:rsidRDefault="004C02EF" w:rsidP="004C02EF">
      <w:pPr>
        <w:pStyle w:val="20"/>
        <w:numPr>
          <w:ilvl w:val="0"/>
          <w:numId w:val="0"/>
        </w:numPr>
      </w:pPr>
      <w:bookmarkStart w:id="889" w:name="_Toc336509404"/>
      <w:r w:rsidRPr="00E77497">
        <w:t>7.1</w:t>
      </w:r>
      <w:r w:rsidRPr="00E77497">
        <w:tab/>
        <w:t>Unicode Format-Control Characters</w:t>
      </w:r>
      <w:bookmarkEnd w:id="856"/>
      <w:bookmarkEnd w:id="870"/>
      <w:bookmarkEnd w:id="871"/>
      <w:bookmarkEnd w:id="872"/>
      <w:bookmarkEnd w:id="873"/>
      <w:bookmarkEnd w:id="874"/>
      <w:bookmarkEnd w:id="875"/>
      <w:bookmarkEnd w:id="889"/>
    </w:p>
    <w:p w14:paraId="06A2D011" w14:textId="77777777" w:rsidR="004C02EF" w:rsidRPr="00E77497" w:rsidRDefault="004C02EF" w:rsidP="004C02EF">
      <w:r w:rsidRPr="00E77497">
        <w:t xml:space="preserve">The Unicode format-control characters (i.e., the characters in category “Cf” in the Unicode Character Database such as </w:t>
      </w:r>
      <w:r w:rsidRPr="008E7E56">
        <w:rPr>
          <w:caps/>
        </w:rPr>
        <w:t>left-to-right mark</w:t>
      </w:r>
      <w:r w:rsidRPr="00E77497">
        <w:t xml:space="preserve"> or </w:t>
      </w:r>
      <w:r w:rsidRPr="008E7E56">
        <w:rPr>
          <w:caps/>
        </w:rPr>
        <w:t>right-to-left mark</w:t>
      </w:r>
      <w:r w:rsidRPr="00E77497">
        <w:t>) are control codes used to control the formatting of a range of text in the absence of higher-level protocols for this (such as mark-up languages).</w:t>
      </w:r>
    </w:p>
    <w:p w14:paraId="2F14CFCE" w14:textId="77777777" w:rsidR="004C02EF" w:rsidRPr="00E77497" w:rsidRDefault="004C02EF" w:rsidP="004C02EF">
      <w:r w:rsidRPr="00E77497">
        <w:t>It is useful to allow format-control characters in source text to facilitate editing and display.</w:t>
      </w:r>
      <w:r w:rsidRPr="00E77497" w:rsidDel="002D0994">
        <w:t xml:space="preserve"> </w:t>
      </w:r>
      <w:r w:rsidRPr="00E77497">
        <w:t>All format control characters may be used within comments, and within string literals</w:t>
      </w:r>
      <w:ins w:id="890" w:author="Rev 10 Allen Wirfs-Brock" w:date="2012-07-29T11:10:00Z">
        <w:r w:rsidR="005C6707">
          <w:t xml:space="preserve">, </w:t>
        </w:r>
      </w:ins>
      <w:ins w:id="891" w:author="Rev 9 Allen Wirfs-Brock" w:date="2012-07-02T16:48:00Z">
        <w:del w:id="892" w:author="Rev 10 Allen Wirfs-Brock" w:date="2012-07-29T11:10:00Z">
          <w:r w:rsidR="003205F6" w:rsidDel="005C6707">
            <w:delText>, quasis</w:delText>
          </w:r>
        </w:del>
      </w:ins>
      <w:ins w:id="893" w:author="Rev 10 Allen Wirfs-Brock" w:date="2012-07-29T11:10:00Z">
        <w:r w:rsidR="005C6707">
          <w:t>template literals</w:t>
        </w:r>
      </w:ins>
      <w:ins w:id="894" w:author="Rev 9 Allen Wirfs-Brock" w:date="2012-07-02T16:48:00Z">
        <w:r w:rsidR="003205F6">
          <w:t xml:space="preserve">, </w:t>
        </w:r>
      </w:ins>
      <w:r w:rsidRPr="00E77497">
        <w:t xml:space="preserve"> and regular expression literals.</w:t>
      </w:r>
    </w:p>
    <w:p w14:paraId="4C74CB15" w14:textId="77777777" w:rsidR="004C02EF" w:rsidRPr="00E77497" w:rsidRDefault="004C02EF" w:rsidP="004C02EF">
      <w:r w:rsidRPr="00E77497">
        <w:rPr>
          <w:rFonts w:ascii="Times New Roman" w:hAnsi="Times New Roman"/>
        </w:rPr>
        <w:t>&lt;ZWNJ&gt;</w:t>
      </w:r>
      <w:r w:rsidRPr="00E77497">
        <w:t xml:space="preserve"> and </w:t>
      </w:r>
      <w:r w:rsidRPr="00E77497">
        <w:rPr>
          <w:rFonts w:ascii="Times New Roman" w:hAnsi="Times New Roman"/>
        </w:rPr>
        <w:t>&lt;ZWJ&gt;</w:t>
      </w:r>
      <w:r w:rsidRPr="00E77497">
        <w:t xml:space="preserve"> are format-control characters that are used to make necessary distinctions when forming words or phrases in certain languages. In ECMAScript source text, </w:t>
      </w:r>
      <w:r w:rsidRPr="00E77497">
        <w:rPr>
          <w:rFonts w:ascii="Times New Roman" w:hAnsi="Times New Roman"/>
        </w:rPr>
        <w:t xml:space="preserve">&lt;ZWNJ&gt; </w:t>
      </w:r>
      <w:r w:rsidRPr="00E77497">
        <w:t xml:space="preserve">and </w:t>
      </w:r>
      <w:r w:rsidRPr="00E77497">
        <w:rPr>
          <w:rFonts w:ascii="Times New Roman" w:hAnsi="Times New Roman"/>
        </w:rPr>
        <w:t>&lt;ZWJ&gt;</w:t>
      </w:r>
      <w:r w:rsidRPr="00E77497">
        <w:t xml:space="preserve"> may also be used in an identifier after the first character. </w:t>
      </w:r>
    </w:p>
    <w:p w14:paraId="379FB5C7" w14:textId="77777777" w:rsidR="004C02EF" w:rsidRPr="00E77497" w:rsidRDefault="004C02EF" w:rsidP="004C02EF">
      <w:r w:rsidRPr="00E77497">
        <w:rPr>
          <w:rFonts w:ascii="Times New Roman" w:hAnsi="Times New Roman"/>
        </w:rPr>
        <w:t>&lt;BOM&gt;</w:t>
      </w:r>
      <w:r w:rsidRPr="00E77497">
        <w:t xml:space="preserve"> is a format-control character used primarily at the start of a text to mark it as Unicode and to allow detection of the text's encoding and byte order. </w:t>
      </w:r>
      <w:r w:rsidRPr="00E77497">
        <w:rPr>
          <w:rFonts w:ascii="Times New Roman" w:hAnsi="Times New Roman"/>
        </w:rPr>
        <w:t>&lt;BOM&gt;</w:t>
      </w:r>
      <w:r w:rsidRPr="00E77497">
        <w:t xml:space="preserve"> characters intended for this purpose can sometimes also appear after the start of a text, for example as a result of concatenating files. &lt;BOM&gt; characters are treated as white space characters (see 7.2). </w:t>
      </w:r>
    </w:p>
    <w:p w14:paraId="050D6245" w14:textId="77777777" w:rsidR="004C02EF" w:rsidRPr="00E77497" w:rsidRDefault="004C02EF" w:rsidP="004C02EF">
      <w:pPr>
        <w:spacing w:after="120"/>
      </w:pPr>
      <w:r w:rsidRPr="00E77497">
        <w:t xml:space="preserve">The special treatment of certain format-control characters outside of comments, string literals, and regular expression literals is summarised in </w:t>
      </w:r>
      <w:ins w:id="895" w:author="Rev 8 Allen Wirfs-Brock" w:date="2012-06-13T12:20:00Z">
        <w:r w:rsidR="00386630">
          <w:fldChar w:fldCharType="begin"/>
        </w:r>
        <w:r w:rsidR="00386630">
          <w:instrText xml:space="preserve"> REF _Ref327353382 \h </w:instrText>
        </w:r>
      </w:ins>
      <w:r w:rsidR="00386630">
        <w:fldChar w:fldCharType="separate"/>
      </w:r>
      <w:ins w:id="896" w:author="Rev 8 Allen Wirfs-Brock" w:date="2012-06-15T19:42:00Z">
        <w:r w:rsidR="00606E07">
          <w:t xml:space="preserve">Table </w:t>
        </w:r>
        <w:r w:rsidR="00606E07">
          <w:rPr>
            <w:noProof/>
          </w:rPr>
          <w:t>1</w:t>
        </w:r>
      </w:ins>
      <w:ins w:id="897" w:author="Rev 8 Allen Wirfs-Brock" w:date="2012-06-13T12:20:00Z">
        <w:r w:rsidR="00386630">
          <w:fldChar w:fldCharType="end"/>
        </w:r>
      </w:ins>
      <w:r w:rsidRPr="00E77497">
        <w:t>.</w:t>
      </w:r>
    </w:p>
    <w:p w14:paraId="6D7FB5C6" w14:textId="77777777" w:rsidR="004C02EF" w:rsidRPr="00E77497" w:rsidRDefault="00386630" w:rsidP="002F55F1">
      <w:pPr>
        <w:pStyle w:val="Tabletitle"/>
      </w:pPr>
      <w:bookmarkStart w:id="898" w:name="_Ref327353382"/>
      <w:ins w:id="899" w:author="Rev 8 Allen Wirfs-Brock" w:date="2012-06-13T12:17:00Z">
        <w:r>
          <w:t xml:space="preserve">Table </w:t>
        </w:r>
        <w:r>
          <w:fldChar w:fldCharType="begin"/>
        </w:r>
        <w:r>
          <w:instrText xml:space="preserve"> SEQ Table \* ARABIC </w:instrText>
        </w:r>
      </w:ins>
      <w:r>
        <w:fldChar w:fldCharType="separate"/>
      </w:r>
      <w:ins w:id="900" w:author="Rev 10 Allen Wirfs-Brock" w:date="2012-09-24T14:04:00Z">
        <w:r w:rsidR="002166A8">
          <w:rPr>
            <w:noProof/>
          </w:rPr>
          <w:t>1</w:t>
        </w:r>
      </w:ins>
      <w:ins w:id="901" w:author="Rev 8 Allen Wirfs-Brock" w:date="2012-06-13T12:17:00Z">
        <w:r>
          <w:fldChar w:fldCharType="end"/>
        </w:r>
      </w:ins>
      <w:bookmarkEnd w:id="898"/>
      <w:r w:rsidR="004C02EF" w:rsidRPr="00E77497">
        <w:t xml:space="preserve"> — Format-Control Character Usage</w:t>
      </w:r>
    </w:p>
    <w:tbl>
      <w:tblPr>
        <w:tblW w:w="0" w:type="auto"/>
        <w:jc w:val="center"/>
        <w:tblInd w:w="-705" w:type="dxa"/>
        <w:tblCellMar>
          <w:left w:w="288" w:type="dxa"/>
          <w:right w:w="288" w:type="dxa"/>
        </w:tblCellMar>
        <w:tblLook w:val="0000" w:firstRow="0" w:lastRow="0" w:firstColumn="0" w:lastColumn="0" w:noHBand="0" w:noVBand="0"/>
      </w:tblPr>
      <w:tblGrid>
        <w:gridCol w:w="2245"/>
        <w:gridCol w:w="2610"/>
        <w:gridCol w:w="2112"/>
        <w:gridCol w:w="1890"/>
      </w:tblGrid>
      <w:tr w:rsidR="004C02EF" w:rsidRPr="00E77497" w14:paraId="26B77A2C" w14:textId="77777777" w:rsidTr="00360FC8">
        <w:trPr>
          <w:trHeight w:val="320"/>
          <w:jc w:val="center"/>
        </w:trPr>
        <w:tc>
          <w:tcPr>
            <w:tcW w:w="2245" w:type="dxa"/>
            <w:tcBorders>
              <w:top w:val="single" w:sz="12" w:space="0" w:color="000000"/>
              <w:left w:val="single" w:sz="6" w:space="0" w:color="000000"/>
              <w:bottom w:val="single" w:sz="6" w:space="0" w:color="000000"/>
            </w:tcBorders>
            <w:shd w:val="solid" w:color="C0C0C0" w:fill="FFFFFF"/>
          </w:tcPr>
          <w:p w14:paraId="576D5C6C" w14:textId="77777777" w:rsidR="004C02EF" w:rsidRPr="00E77497" w:rsidRDefault="004C02EF" w:rsidP="00F55BFC">
            <w:pPr>
              <w:keepNext/>
              <w:shd w:val="solid" w:color="C0C0C0" w:fill="FFFFFF"/>
              <w:spacing w:after="0"/>
              <w:jc w:val="left"/>
              <w:rPr>
                <w:b/>
                <w:i/>
                <w:color w:val="000000"/>
                <w:shd w:val="solid" w:color="C0C0C0" w:fill="FFFFFF"/>
              </w:rPr>
            </w:pPr>
            <w:r w:rsidRPr="00E77497">
              <w:rPr>
                <w:b/>
                <w:i/>
                <w:color w:val="000000"/>
                <w:shd w:val="solid" w:color="C0C0C0" w:fill="FFFFFF"/>
              </w:rPr>
              <w:t xml:space="preserve">Code </w:t>
            </w:r>
            <w:del w:id="902" w:author="Rev 9 Allen Wirfs-Brock" w:date="2012-07-02T16:35:00Z">
              <w:r w:rsidRPr="00E77497" w:rsidDel="00CA6077">
                <w:rPr>
                  <w:b/>
                  <w:i/>
                  <w:color w:val="000000"/>
                  <w:shd w:val="solid" w:color="C0C0C0" w:fill="FFFFFF"/>
                </w:rPr>
                <w:delText xml:space="preserve">Unit </w:delText>
              </w:r>
            </w:del>
            <w:ins w:id="903" w:author="Rev 9 Allen Wirfs-Brock" w:date="2012-07-02T16:35:00Z">
              <w:r w:rsidR="00CA6077">
                <w:rPr>
                  <w:b/>
                  <w:i/>
                  <w:color w:val="000000"/>
                  <w:shd w:val="solid" w:color="C0C0C0" w:fill="FFFFFF"/>
                </w:rPr>
                <w:t>Point</w:t>
              </w:r>
              <w:r w:rsidR="00CA6077" w:rsidRPr="00E77497">
                <w:rPr>
                  <w:b/>
                  <w:i/>
                  <w:color w:val="000000"/>
                  <w:shd w:val="solid" w:color="C0C0C0" w:fill="FFFFFF"/>
                </w:rPr>
                <w:t xml:space="preserve"> </w:t>
              </w:r>
            </w:ins>
            <w:del w:id="904" w:author="Rev 9 Allen Wirfs-Brock" w:date="2012-07-07T10:03:00Z">
              <w:r w:rsidRPr="00E77497" w:rsidDel="00F55BFC">
                <w:rPr>
                  <w:b/>
                  <w:i/>
                  <w:color w:val="000000"/>
                  <w:shd w:val="solid" w:color="C0C0C0" w:fill="FFFFFF"/>
                </w:rPr>
                <w:delText>Value</w:delText>
              </w:r>
            </w:del>
          </w:p>
        </w:tc>
        <w:tc>
          <w:tcPr>
            <w:tcW w:w="2610" w:type="dxa"/>
            <w:tcBorders>
              <w:top w:val="single" w:sz="12" w:space="0" w:color="000000"/>
              <w:bottom w:val="single" w:sz="6" w:space="0" w:color="000000"/>
            </w:tcBorders>
            <w:shd w:val="solid" w:color="C0C0C0" w:fill="FFFFFF"/>
          </w:tcPr>
          <w:p w14:paraId="197F7FDE"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Name</w:t>
            </w:r>
          </w:p>
        </w:tc>
        <w:tc>
          <w:tcPr>
            <w:tcW w:w="2112" w:type="dxa"/>
            <w:tcBorders>
              <w:top w:val="single" w:sz="12" w:space="0" w:color="000000"/>
              <w:bottom w:val="single" w:sz="6" w:space="0" w:color="000000"/>
            </w:tcBorders>
            <w:shd w:val="solid" w:color="C0C0C0" w:fill="FFFFFF"/>
          </w:tcPr>
          <w:p w14:paraId="4B5918F3"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Formal Name</w:t>
            </w:r>
          </w:p>
        </w:tc>
        <w:tc>
          <w:tcPr>
            <w:tcW w:w="1890" w:type="dxa"/>
            <w:tcBorders>
              <w:top w:val="single" w:sz="12" w:space="0" w:color="000000"/>
              <w:left w:val="nil"/>
              <w:bottom w:val="single" w:sz="6" w:space="0" w:color="000000"/>
              <w:right w:val="single" w:sz="6" w:space="0" w:color="000000"/>
            </w:tcBorders>
            <w:shd w:val="solid" w:color="C0C0C0" w:fill="FFFFFF"/>
          </w:tcPr>
          <w:p w14:paraId="341F100C"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Usage</w:t>
            </w:r>
          </w:p>
        </w:tc>
      </w:tr>
      <w:tr w:rsidR="004C02EF" w:rsidRPr="00E77497" w14:paraId="36D7B043" w14:textId="77777777" w:rsidTr="00360FC8">
        <w:trPr>
          <w:jc w:val="center"/>
        </w:trPr>
        <w:tc>
          <w:tcPr>
            <w:tcW w:w="2245" w:type="dxa"/>
            <w:tcBorders>
              <w:left w:val="single" w:sz="6" w:space="0" w:color="000000"/>
            </w:tcBorders>
          </w:tcPr>
          <w:p w14:paraId="67D6AD58" w14:textId="77777777" w:rsidR="004C02EF" w:rsidRPr="00E77497" w:rsidRDefault="004C02EF" w:rsidP="003A4B22">
            <w:pPr>
              <w:keepNext/>
              <w:spacing w:after="40"/>
              <w:rPr>
                <w:rFonts w:ascii="Courier New" w:hAnsi="Courier New" w:cs="Courier New"/>
                <w:b/>
              </w:rPr>
            </w:pPr>
            <w:del w:id="905" w:author="Rev 9 Allen Wirfs-Brock" w:date="2012-07-02T16:36:00Z">
              <w:r w:rsidRPr="00E77497" w:rsidDel="00CA6077">
                <w:rPr>
                  <w:rFonts w:ascii="Courier New" w:hAnsi="Courier New" w:cs="Courier New"/>
                  <w:b/>
                </w:rPr>
                <w:delText>\u</w:delText>
              </w:r>
            </w:del>
            <w:ins w:id="906" w:author="Rev 9 Allen Wirfs-Brock" w:date="2012-07-02T16:36:00Z">
              <w:r w:rsidR="00CA6077">
                <w:rPr>
                  <w:rFonts w:ascii="Courier New" w:hAnsi="Courier New" w:cs="Courier New"/>
                  <w:b/>
                </w:rPr>
                <w:t>U+</w:t>
              </w:r>
            </w:ins>
            <w:r w:rsidRPr="00E77497">
              <w:rPr>
                <w:rFonts w:ascii="Courier New" w:hAnsi="Courier New" w:cs="Courier New"/>
                <w:b/>
              </w:rPr>
              <w:t>200C</w:t>
            </w:r>
          </w:p>
        </w:tc>
        <w:tc>
          <w:tcPr>
            <w:tcW w:w="2610" w:type="dxa"/>
          </w:tcPr>
          <w:p w14:paraId="31C4EE20" w14:textId="77777777" w:rsidR="004C02EF" w:rsidRPr="00E77497" w:rsidRDefault="004C02EF" w:rsidP="003A4B22">
            <w:pPr>
              <w:keepNext/>
              <w:spacing w:after="40"/>
              <w:rPr>
                <w:rFonts w:cs="Arial"/>
              </w:rPr>
            </w:pPr>
            <w:r w:rsidRPr="00E77497">
              <w:rPr>
                <w:rFonts w:cs="Arial"/>
              </w:rPr>
              <w:t>Zero width non-joiner</w:t>
            </w:r>
          </w:p>
        </w:tc>
        <w:tc>
          <w:tcPr>
            <w:tcW w:w="2112" w:type="dxa"/>
          </w:tcPr>
          <w:p w14:paraId="6AEFFD57" w14:textId="77777777" w:rsidR="004C02EF" w:rsidRPr="00E77497" w:rsidRDefault="004C02EF" w:rsidP="003A4B22">
            <w:pPr>
              <w:keepNext/>
              <w:spacing w:after="40"/>
              <w:rPr>
                <w:rFonts w:cs="Arial"/>
              </w:rPr>
            </w:pPr>
            <w:r w:rsidRPr="00E77497">
              <w:rPr>
                <w:rFonts w:cs="Arial"/>
              </w:rPr>
              <w:t>&lt;ZWNJ&gt;</w:t>
            </w:r>
          </w:p>
        </w:tc>
        <w:tc>
          <w:tcPr>
            <w:tcW w:w="1890" w:type="dxa"/>
            <w:tcBorders>
              <w:left w:val="nil"/>
              <w:right w:val="single" w:sz="6" w:space="0" w:color="000000"/>
            </w:tcBorders>
          </w:tcPr>
          <w:p w14:paraId="13D6E9E5" w14:textId="77777777" w:rsidR="004C02EF" w:rsidRPr="00E77497" w:rsidRDefault="004C02EF" w:rsidP="003A4B22">
            <w:pPr>
              <w:keepNext/>
              <w:spacing w:after="40"/>
              <w:rPr>
                <w:rFonts w:ascii="Times New Roman" w:hAnsi="Times New Roman"/>
                <w:i/>
              </w:rPr>
            </w:pPr>
            <w:r w:rsidRPr="00E77497">
              <w:rPr>
                <w:rFonts w:ascii="Times New Roman" w:hAnsi="Times New Roman"/>
                <w:i/>
              </w:rPr>
              <w:t>IdentifierPart</w:t>
            </w:r>
          </w:p>
        </w:tc>
      </w:tr>
      <w:tr w:rsidR="004C02EF" w:rsidRPr="00E77497" w14:paraId="23FE9C15" w14:textId="77777777" w:rsidTr="00360FC8">
        <w:trPr>
          <w:jc w:val="center"/>
        </w:trPr>
        <w:tc>
          <w:tcPr>
            <w:tcW w:w="2245" w:type="dxa"/>
            <w:tcBorders>
              <w:left w:val="single" w:sz="6" w:space="0" w:color="000000"/>
            </w:tcBorders>
          </w:tcPr>
          <w:p w14:paraId="0B91CB6A" w14:textId="77777777" w:rsidR="004C02EF" w:rsidRPr="00E77497" w:rsidRDefault="004C02EF" w:rsidP="003A4B22">
            <w:pPr>
              <w:keepNext/>
              <w:spacing w:after="40"/>
              <w:rPr>
                <w:rFonts w:ascii="Courier New" w:hAnsi="Courier New" w:cs="Courier New"/>
                <w:b/>
              </w:rPr>
            </w:pPr>
            <w:del w:id="907" w:author="Rev 9 Allen Wirfs-Brock" w:date="2012-07-02T16:36:00Z">
              <w:r w:rsidRPr="00E77497" w:rsidDel="00CA6077">
                <w:rPr>
                  <w:rFonts w:ascii="Courier New" w:hAnsi="Courier New" w:cs="Courier New"/>
                  <w:b/>
                </w:rPr>
                <w:delText>\u</w:delText>
              </w:r>
            </w:del>
            <w:ins w:id="908" w:author="Rev 9 Allen Wirfs-Brock" w:date="2012-07-02T16:36:00Z">
              <w:r w:rsidR="00CA6077">
                <w:rPr>
                  <w:rFonts w:ascii="Courier New" w:hAnsi="Courier New" w:cs="Courier New"/>
                  <w:b/>
                </w:rPr>
                <w:t>U+</w:t>
              </w:r>
            </w:ins>
            <w:r w:rsidRPr="00E77497">
              <w:rPr>
                <w:rFonts w:ascii="Courier New" w:hAnsi="Courier New" w:cs="Courier New"/>
                <w:b/>
              </w:rPr>
              <w:t>200D</w:t>
            </w:r>
          </w:p>
        </w:tc>
        <w:tc>
          <w:tcPr>
            <w:tcW w:w="2610" w:type="dxa"/>
          </w:tcPr>
          <w:p w14:paraId="73356983" w14:textId="77777777" w:rsidR="004C02EF" w:rsidRPr="00E77497" w:rsidRDefault="004C02EF" w:rsidP="003A4B22">
            <w:pPr>
              <w:keepNext/>
              <w:spacing w:after="40"/>
              <w:rPr>
                <w:rFonts w:cs="Arial"/>
              </w:rPr>
            </w:pPr>
            <w:r w:rsidRPr="00E77497">
              <w:rPr>
                <w:rFonts w:cs="Arial"/>
              </w:rPr>
              <w:t>Zero width joiner</w:t>
            </w:r>
          </w:p>
        </w:tc>
        <w:tc>
          <w:tcPr>
            <w:tcW w:w="2112" w:type="dxa"/>
          </w:tcPr>
          <w:p w14:paraId="631DB5C8" w14:textId="77777777" w:rsidR="004C02EF" w:rsidRPr="00E77497" w:rsidRDefault="004C02EF" w:rsidP="003A4B22">
            <w:pPr>
              <w:keepNext/>
              <w:spacing w:after="40"/>
              <w:rPr>
                <w:rFonts w:cs="Arial"/>
              </w:rPr>
            </w:pPr>
            <w:r w:rsidRPr="00E77497">
              <w:rPr>
                <w:rFonts w:cs="Arial"/>
              </w:rPr>
              <w:t>&lt;ZWJ&gt;</w:t>
            </w:r>
          </w:p>
        </w:tc>
        <w:tc>
          <w:tcPr>
            <w:tcW w:w="1890" w:type="dxa"/>
            <w:tcBorders>
              <w:left w:val="nil"/>
              <w:right w:val="single" w:sz="6" w:space="0" w:color="000000"/>
            </w:tcBorders>
          </w:tcPr>
          <w:p w14:paraId="05D3A8C7" w14:textId="77777777" w:rsidR="004C02EF" w:rsidRPr="00E77497" w:rsidRDefault="004C02EF" w:rsidP="003A4B22">
            <w:pPr>
              <w:keepNext/>
              <w:spacing w:after="40"/>
              <w:rPr>
                <w:rFonts w:ascii="Times New Roman" w:hAnsi="Times New Roman"/>
                <w:i/>
              </w:rPr>
            </w:pPr>
            <w:r w:rsidRPr="00E77497">
              <w:rPr>
                <w:rFonts w:ascii="Times New Roman" w:hAnsi="Times New Roman"/>
                <w:i/>
              </w:rPr>
              <w:t>IdentifierPart</w:t>
            </w:r>
          </w:p>
        </w:tc>
      </w:tr>
      <w:tr w:rsidR="004C02EF" w:rsidRPr="00E77497" w14:paraId="0556AB77" w14:textId="77777777" w:rsidTr="00360FC8">
        <w:trPr>
          <w:jc w:val="center"/>
        </w:trPr>
        <w:tc>
          <w:tcPr>
            <w:tcW w:w="2245" w:type="dxa"/>
            <w:tcBorders>
              <w:left w:val="single" w:sz="6" w:space="0" w:color="000000"/>
              <w:bottom w:val="single" w:sz="12" w:space="0" w:color="000000"/>
            </w:tcBorders>
          </w:tcPr>
          <w:p w14:paraId="79B69789" w14:textId="77777777" w:rsidR="004C02EF" w:rsidRPr="00E77497" w:rsidRDefault="004C02EF" w:rsidP="003A4B22">
            <w:pPr>
              <w:spacing w:after="40"/>
              <w:rPr>
                <w:rFonts w:ascii="Courier New" w:hAnsi="Courier New" w:cs="Courier New"/>
              </w:rPr>
            </w:pPr>
            <w:del w:id="909" w:author="Rev 9 Allen Wirfs-Brock" w:date="2012-07-02T16:36:00Z">
              <w:r w:rsidRPr="00E77497" w:rsidDel="00CA6077">
                <w:rPr>
                  <w:rFonts w:ascii="Courier New" w:hAnsi="Courier New" w:cs="Courier New"/>
                  <w:b/>
                </w:rPr>
                <w:delText>\u</w:delText>
              </w:r>
            </w:del>
            <w:ins w:id="910" w:author="Rev 9 Allen Wirfs-Brock" w:date="2012-07-02T16:36:00Z">
              <w:r w:rsidR="00CA6077">
                <w:rPr>
                  <w:rFonts w:ascii="Courier New" w:hAnsi="Courier New" w:cs="Courier New"/>
                  <w:b/>
                </w:rPr>
                <w:t>U+</w:t>
              </w:r>
            </w:ins>
            <w:r w:rsidRPr="00E77497">
              <w:rPr>
                <w:rFonts w:ascii="Courier New" w:hAnsi="Courier New" w:cs="Courier New"/>
                <w:b/>
              </w:rPr>
              <w:t>FEFF</w:t>
            </w:r>
          </w:p>
        </w:tc>
        <w:tc>
          <w:tcPr>
            <w:tcW w:w="2610" w:type="dxa"/>
            <w:tcBorders>
              <w:bottom w:val="single" w:sz="12" w:space="0" w:color="000000"/>
            </w:tcBorders>
          </w:tcPr>
          <w:p w14:paraId="6CE04EAA" w14:textId="77777777" w:rsidR="004C02EF" w:rsidRPr="00E77497" w:rsidRDefault="004C02EF" w:rsidP="003A4B22">
            <w:pPr>
              <w:spacing w:after="40"/>
              <w:rPr>
                <w:rFonts w:cs="Arial"/>
              </w:rPr>
            </w:pPr>
            <w:r w:rsidRPr="00E77497">
              <w:rPr>
                <w:rFonts w:cs="Arial"/>
              </w:rPr>
              <w:t>Byte Order Mark</w:t>
            </w:r>
          </w:p>
        </w:tc>
        <w:tc>
          <w:tcPr>
            <w:tcW w:w="2112" w:type="dxa"/>
            <w:tcBorders>
              <w:bottom w:val="single" w:sz="12" w:space="0" w:color="000000"/>
            </w:tcBorders>
          </w:tcPr>
          <w:p w14:paraId="7436BF2C" w14:textId="77777777" w:rsidR="004C02EF" w:rsidRPr="00E77497" w:rsidRDefault="004C02EF" w:rsidP="003A4B22">
            <w:pPr>
              <w:spacing w:after="40"/>
              <w:rPr>
                <w:rFonts w:cs="Arial"/>
              </w:rPr>
            </w:pPr>
            <w:r w:rsidRPr="00E77497">
              <w:rPr>
                <w:rFonts w:cs="Arial"/>
              </w:rPr>
              <w:t>&lt;BOM&gt;</w:t>
            </w:r>
          </w:p>
        </w:tc>
        <w:tc>
          <w:tcPr>
            <w:tcW w:w="1890" w:type="dxa"/>
            <w:tcBorders>
              <w:left w:val="nil"/>
              <w:bottom w:val="single" w:sz="12" w:space="0" w:color="000000"/>
              <w:right w:val="single" w:sz="6" w:space="0" w:color="000000"/>
            </w:tcBorders>
          </w:tcPr>
          <w:p w14:paraId="7350FF15" w14:textId="77777777" w:rsidR="004C02EF" w:rsidRPr="00E77497" w:rsidRDefault="004C02EF" w:rsidP="003A4B22">
            <w:pPr>
              <w:spacing w:after="40"/>
              <w:rPr>
                <w:rFonts w:ascii="Times New Roman" w:hAnsi="Times New Roman"/>
                <w:i/>
              </w:rPr>
            </w:pPr>
            <w:r w:rsidRPr="00E77497">
              <w:rPr>
                <w:rFonts w:ascii="Times New Roman" w:hAnsi="Times New Roman"/>
                <w:i/>
              </w:rPr>
              <w:t>Whitespace</w:t>
            </w:r>
          </w:p>
        </w:tc>
      </w:tr>
    </w:tbl>
    <w:p w14:paraId="68FC97D2" w14:textId="77777777" w:rsidR="004C02EF" w:rsidRPr="00E77497" w:rsidRDefault="004C02EF" w:rsidP="004C02EF">
      <w:pPr>
        <w:pStyle w:val="20"/>
        <w:numPr>
          <w:ilvl w:val="0"/>
          <w:numId w:val="0"/>
        </w:numPr>
        <w:spacing w:before="240"/>
      </w:pPr>
      <w:bookmarkStart w:id="911" w:name="_Ref451679260"/>
      <w:bookmarkStart w:id="912" w:name="_Toc472818755"/>
      <w:bookmarkStart w:id="913" w:name="_Toc235503310"/>
      <w:bookmarkStart w:id="914" w:name="_Toc241509085"/>
      <w:bookmarkStart w:id="915" w:name="_Toc244416572"/>
      <w:bookmarkStart w:id="916" w:name="_Toc276630936"/>
      <w:bookmarkStart w:id="917" w:name="_Toc336509405"/>
      <w:r w:rsidRPr="00E77497">
        <w:t>7.2</w:t>
      </w:r>
      <w:r w:rsidRPr="00E77497">
        <w:tab/>
        <w:t>White Spac</w:t>
      </w:r>
      <w:bookmarkEnd w:id="857"/>
      <w:bookmarkEnd w:id="858"/>
      <w:bookmarkEnd w:id="859"/>
      <w:bookmarkEnd w:id="860"/>
      <w:bookmarkEnd w:id="861"/>
      <w:bookmarkEnd w:id="862"/>
      <w:bookmarkEnd w:id="863"/>
      <w:bookmarkEnd w:id="864"/>
      <w:bookmarkEnd w:id="865"/>
      <w:r w:rsidRPr="00E77497">
        <w:t>e</w:t>
      </w:r>
      <w:bookmarkEnd w:id="866"/>
      <w:bookmarkEnd w:id="911"/>
      <w:bookmarkEnd w:id="912"/>
      <w:bookmarkEnd w:id="913"/>
      <w:bookmarkEnd w:id="914"/>
      <w:bookmarkEnd w:id="915"/>
      <w:bookmarkEnd w:id="916"/>
      <w:bookmarkEnd w:id="917"/>
    </w:p>
    <w:p w14:paraId="3D5937D8" w14:textId="77777777" w:rsidR="004C02EF" w:rsidRPr="00E77497" w:rsidRDefault="004C02EF" w:rsidP="004C02EF">
      <w:r w:rsidRPr="00E77497">
        <w:t xml:space="preserve">White space characters are used to improve source text readability and to separate tokens (indivisible lexical units) from each other, but are otherwise insignificant. White space characters may occur between any two tokens and at the start or end of input. White space characters may </w:t>
      </w:r>
      <w:del w:id="918" w:author="Rev 10 Allen Wirfs-Brock" w:date="2012-07-29T11:21:00Z">
        <w:r w:rsidRPr="00E77497" w:rsidDel="00387B31">
          <w:delText xml:space="preserve">also </w:delText>
        </w:r>
      </w:del>
      <w:r w:rsidRPr="00E77497">
        <w:t xml:space="preserve">occur within a </w:t>
      </w:r>
      <w:r w:rsidRPr="00E77497">
        <w:rPr>
          <w:rFonts w:ascii="Times New Roman" w:hAnsi="Times New Roman"/>
          <w:i/>
        </w:rPr>
        <w:t>StringLiteral</w:t>
      </w:r>
      <w:del w:id="919" w:author="Rev 9 Allen Wirfs-Brock" w:date="2012-06-24T13:51:00Z">
        <w:r w:rsidRPr="00E77497" w:rsidDel="000B02F1">
          <w:delText xml:space="preserve"> or </w:delText>
        </w:r>
      </w:del>
      <w:ins w:id="920" w:author="Rev 9 Allen Wirfs-Brock" w:date="2012-06-24T13:51:00Z">
        <w:r w:rsidR="000B02F1">
          <w:t>,</w:t>
        </w:r>
        <w:r w:rsidR="000B02F1" w:rsidRPr="00E77497">
          <w:t xml:space="preserve"> </w:t>
        </w:r>
      </w:ins>
      <w:r w:rsidRPr="00E77497">
        <w:t xml:space="preserve">a </w:t>
      </w:r>
      <w:r w:rsidRPr="00E77497">
        <w:rPr>
          <w:rFonts w:ascii="Times New Roman" w:hAnsi="Times New Roman"/>
          <w:i/>
        </w:rPr>
        <w:t>RegularExpressionLiteral</w:t>
      </w:r>
      <w:del w:id="921" w:author="Rev 9 Allen Wirfs-Brock" w:date="2012-06-24T13:52:00Z">
        <w:r w:rsidRPr="00E77497" w:rsidDel="00660C67">
          <w:delText xml:space="preserve"> </w:delText>
        </w:r>
      </w:del>
      <w:ins w:id="922" w:author="Rev 9 Allen Wirfs-Brock" w:date="2012-06-24T13:52:00Z">
        <w:r w:rsidR="000B02F1">
          <w:t>,</w:t>
        </w:r>
        <w:r w:rsidR="00660C67">
          <w:t xml:space="preserve"> </w:t>
        </w:r>
      </w:ins>
      <w:ins w:id="923" w:author="Rev 9 Allen Wirfs-Brock" w:date="2012-06-24T13:53:00Z">
        <w:r w:rsidR="00660C67">
          <w:t xml:space="preserve">a </w:t>
        </w:r>
        <w:del w:id="924" w:author="Rev 10 Allen Wirfs-Brock" w:date="2012-07-29T11:13:00Z">
          <w:r w:rsidR="00660C67" w:rsidRPr="00AA7866" w:rsidDel="005C6707">
            <w:rPr>
              <w:rFonts w:ascii="Times New Roman" w:hAnsi="Times New Roman"/>
              <w:i/>
            </w:rPr>
            <w:delText>Quasi</w:delText>
          </w:r>
        </w:del>
      </w:ins>
      <w:ins w:id="925" w:author="Rev 10 Allen Wirfs-Brock" w:date="2012-07-29T11:13:00Z">
        <w:r w:rsidR="005C6707">
          <w:rPr>
            <w:rFonts w:ascii="Times New Roman" w:hAnsi="Times New Roman"/>
            <w:i/>
          </w:rPr>
          <w:t>Template</w:t>
        </w:r>
      </w:ins>
      <w:ins w:id="926" w:author="Rev 9 Allen Wirfs-Brock" w:date="2012-06-24T13:54:00Z">
        <w:r w:rsidR="00660C67">
          <w:t>,</w:t>
        </w:r>
      </w:ins>
      <w:ins w:id="927" w:author="Rev 9 Allen Wirfs-Brock" w:date="2012-06-24T13:53:00Z">
        <w:r w:rsidR="00660C67">
          <w:t xml:space="preserve"> </w:t>
        </w:r>
      </w:ins>
      <w:ins w:id="928" w:author="Rev 9 Allen Wirfs-Brock" w:date="2012-06-24T13:52:00Z">
        <w:r w:rsidR="00660C67">
          <w:t>or</w:t>
        </w:r>
      </w:ins>
      <w:ins w:id="929" w:author="Rev 9 Allen Wirfs-Brock" w:date="2012-06-24T13:53:00Z">
        <w:r w:rsidR="00660C67">
          <w:t xml:space="preserve"> a </w:t>
        </w:r>
        <w:del w:id="930" w:author="Rev 10 Allen Wirfs-Brock" w:date="2012-07-29T11:11:00Z">
          <w:r w:rsidR="00660C67" w:rsidRPr="00AA7866" w:rsidDel="005C6707">
            <w:rPr>
              <w:rFonts w:ascii="Times New Roman" w:hAnsi="Times New Roman"/>
              <w:i/>
            </w:rPr>
            <w:delText>Quasi</w:delText>
          </w:r>
        </w:del>
      </w:ins>
      <w:ins w:id="931" w:author="Rev 10 Allen Wirfs-Brock" w:date="2012-07-29T11:11:00Z">
        <w:r w:rsidR="005C6707">
          <w:rPr>
            <w:rFonts w:ascii="Times New Roman" w:hAnsi="Times New Roman"/>
            <w:i/>
          </w:rPr>
          <w:t>Template</w:t>
        </w:r>
      </w:ins>
      <w:ins w:id="932" w:author="Rev 9 Allen Wirfs-Brock" w:date="2012-06-24T13:53:00Z">
        <w:r w:rsidR="00660C67" w:rsidRPr="00AA7866">
          <w:rPr>
            <w:rFonts w:ascii="Times New Roman" w:hAnsi="Times New Roman"/>
            <w:i/>
          </w:rPr>
          <w:t>SubstitutionTail</w:t>
        </w:r>
        <w:r w:rsidR="00660C67">
          <w:t xml:space="preserve"> </w:t>
        </w:r>
      </w:ins>
      <w:del w:id="933" w:author="Rev 10 Allen Wirfs-Brock" w:date="2012-07-29T11:20:00Z">
        <w:r w:rsidRPr="00E77497" w:rsidDel="00387B31">
          <w:delText>(</w:delText>
        </w:r>
      </w:del>
      <w:r w:rsidRPr="00E77497">
        <w:t xml:space="preserve">where they are considered significant characters forming part of </w:t>
      </w:r>
      <w:del w:id="934" w:author="Rev 10 Allen Wirfs-Brock" w:date="2012-07-29T11:21:00Z">
        <w:r w:rsidRPr="00E77497" w:rsidDel="00387B31">
          <w:delText xml:space="preserve">the </w:delText>
        </w:r>
      </w:del>
      <w:ins w:id="935" w:author="Rev 10 Allen Wirfs-Brock" w:date="2012-07-29T11:21:00Z">
        <w:r w:rsidR="00387B31">
          <w:t>a</w:t>
        </w:r>
        <w:r w:rsidR="00387B31" w:rsidRPr="00E77497">
          <w:t xml:space="preserve"> </w:t>
        </w:r>
      </w:ins>
      <w:r w:rsidRPr="00E77497">
        <w:t>literal value</w:t>
      </w:r>
      <w:del w:id="936" w:author="Rev 10 Allen Wirfs-Brock" w:date="2012-07-29T11:20:00Z">
        <w:r w:rsidRPr="00E77497" w:rsidDel="00387B31">
          <w:delText xml:space="preserve">) </w:delText>
        </w:r>
      </w:del>
      <w:ins w:id="937" w:author="Rev 10 Allen Wirfs-Brock" w:date="2012-07-29T11:20:00Z">
        <w:r w:rsidR="00387B31">
          <w:t>.</w:t>
        </w:r>
        <w:r w:rsidR="00387B31" w:rsidRPr="00E77497">
          <w:t xml:space="preserve"> </w:t>
        </w:r>
      </w:ins>
      <w:del w:id="938" w:author="Rev 10 Allen Wirfs-Brock" w:date="2012-07-29T11:21:00Z">
        <w:r w:rsidRPr="00E77497" w:rsidDel="00387B31">
          <w:delText xml:space="preserve">or </w:delText>
        </w:r>
      </w:del>
      <w:ins w:id="939" w:author="Rev 10 Allen Wirfs-Brock" w:date="2012-07-29T11:21:00Z">
        <w:r w:rsidR="00387B31">
          <w:t xml:space="preserve">They may </w:t>
        </w:r>
      </w:ins>
      <w:ins w:id="940" w:author="Rev 10 Allen Wirfs-Brock" w:date="2012-07-29T11:22:00Z">
        <w:r w:rsidR="00387B31">
          <w:t xml:space="preserve">also </w:t>
        </w:r>
      </w:ins>
      <w:ins w:id="941" w:author="Rev 10 Allen Wirfs-Brock" w:date="2012-07-29T11:21:00Z">
        <w:r w:rsidR="00387B31">
          <w:t>occur</w:t>
        </w:r>
        <w:r w:rsidR="00387B31" w:rsidRPr="00E77497">
          <w:t xml:space="preserve"> </w:t>
        </w:r>
      </w:ins>
      <w:r w:rsidRPr="00E77497">
        <w:t xml:space="preserve">within a </w:t>
      </w:r>
      <w:r w:rsidRPr="00E77497">
        <w:rPr>
          <w:rFonts w:ascii="Times New Roman" w:hAnsi="Times New Roman"/>
          <w:i/>
        </w:rPr>
        <w:t>Comment</w:t>
      </w:r>
      <w:r w:rsidRPr="00E77497">
        <w:t>, but cannot appear within any other kind of token.</w:t>
      </w:r>
    </w:p>
    <w:p w14:paraId="22C02A2B" w14:textId="77777777" w:rsidR="004C02EF" w:rsidRPr="00E77497" w:rsidRDefault="004C02EF" w:rsidP="004C02EF">
      <w:pPr>
        <w:spacing w:after="120"/>
      </w:pPr>
      <w:r w:rsidRPr="00E77497">
        <w:t xml:space="preserve">The ECMAScript white space characters are listed in </w:t>
      </w:r>
      <w:ins w:id="942" w:author="Rev 8 Allen Wirfs-Brock" w:date="2012-06-13T12:22:00Z">
        <w:r w:rsidR="00386630">
          <w:fldChar w:fldCharType="begin"/>
        </w:r>
        <w:r w:rsidR="00386630">
          <w:instrText xml:space="preserve"> REF _Ref327353486 \h </w:instrText>
        </w:r>
      </w:ins>
      <w:r w:rsidR="00386630">
        <w:fldChar w:fldCharType="separate"/>
      </w:r>
      <w:ins w:id="943" w:author="Rev 8 Allen Wirfs-Brock" w:date="2012-06-15T19:42:00Z">
        <w:r w:rsidR="00606E07">
          <w:t xml:space="preserve">Table </w:t>
        </w:r>
        <w:r w:rsidR="00606E07">
          <w:rPr>
            <w:noProof/>
          </w:rPr>
          <w:t>2</w:t>
        </w:r>
      </w:ins>
      <w:ins w:id="944" w:author="Rev 8 Allen Wirfs-Brock" w:date="2012-06-13T12:22:00Z">
        <w:r w:rsidR="00386630">
          <w:fldChar w:fldCharType="end"/>
        </w:r>
      </w:ins>
      <w:r w:rsidRPr="00E77497">
        <w:t>.</w:t>
      </w:r>
    </w:p>
    <w:p w14:paraId="411E7F26" w14:textId="77777777" w:rsidR="004C02EF" w:rsidRPr="00E77497" w:rsidRDefault="00386630" w:rsidP="002F55F1">
      <w:pPr>
        <w:pStyle w:val="Tabletitle"/>
        <w:rPr>
          <w:rFonts w:eastAsia="Arial Unicode MS"/>
        </w:rPr>
      </w:pPr>
      <w:bookmarkStart w:id="945" w:name="_Ref327353486"/>
      <w:ins w:id="946" w:author="Rev 8 Allen Wirfs-Brock" w:date="2012-06-13T12:22:00Z">
        <w:r>
          <w:t xml:space="preserve">Table </w:t>
        </w:r>
        <w:r>
          <w:fldChar w:fldCharType="begin"/>
        </w:r>
        <w:r>
          <w:instrText xml:space="preserve"> SEQ Table \* ARABIC </w:instrText>
        </w:r>
      </w:ins>
      <w:r>
        <w:fldChar w:fldCharType="separate"/>
      </w:r>
      <w:ins w:id="947" w:author="Rev 10 Allen Wirfs-Brock" w:date="2012-09-24T14:04:00Z">
        <w:r w:rsidR="002166A8">
          <w:rPr>
            <w:noProof/>
          </w:rPr>
          <w:t>2</w:t>
        </w:r>
      </w:ins>
      <w:ins w:id="948" w:author="Rev 8 Allen Wirfs-Brock" w:date="2012-06-13T12:22:00Z">
        <w:r>
          <w:fldChar w:fldCharType="end"/>
        </w:r>
      </w:ins>
      <w:bookmarkEnd w:id="945"/>
      <w:r w:rsidR="004C02EF" w:rsidRPr="00E77497">
        <w:rPr>
          <w:rFonts w:eastAsia="Arial Unicode MS"/>
        </w:rPr>
        <w:t xml:space="preserve"> — Whitespace Characters</w:t>
      </w:r>
    </w:p>
    <w:tbl>
      <w:tblPr>
        <w:tblW w:w="0" w:type="auto"/>
        <w:jc w:val="center"/>
        <w:tblCellMar>
          <w:left w:w="288" w:type="dxa"/>
          <w:right w:w="288" w:type="dxa"/>
        </w:tblCellMar>
        <w:tblLook w:val="0000" w:firstRow="0" w:lastRow="0" w:firstColumn="0" w:lastColumn="0" w:noHBand="0" w:noVBand="0"/>
      </w:tblPr>
      <w:tblGrid>
        <w:gridCol w:w="9"/>
        <w:gridCol w:w="2387"/>
        <w:gridCol w:w="2399"/>
        <w:gridCol w:w="13"/>
        <w:gridCol w:w="1967"/>
        <w:gridCol w:w="13"/>
      </w:tblGrid>
      <w:tr w:rsidR="004C02EF" w:rsidRPr="00E77497" w14:paraId="1CEF968F" w14:textId="77777777" w:rsidTr="00360FC8">
        <w:trPr>
          <w:gridAfter w:val="1"/>
          <w:wAfter w:w="13" w:type="dxa"/>
          <w:trHeight w:val="275"/>
          <w:jc w:val="center"/>
        </w:trPr>
        <w:tc>
          <w:tcPr>
            <w:tcW w:w="2396" w:type="dxa"/>
            <w:gridSpan w:val="2"/>
            <w:tcBorders>
              <w:top w:val="single" w:sz="12" w:space="0" w:color="000000"/>
              <w:left w:val="single" w:sz="6" w:space="0" w:color="000000"/>
              <w:bottom w:val="single" w:sz="6" w:space="0" w:color="000000"/>
            </w:tcBorders>
            <w:shd w:val="solid" w:color="C0C0C0" w:fill="FFFFFF"/>
          </w:tcPr>
          <w:p w14:paraId="4A00B23D" w14:textId="77777777" w:rsidR="004C02EF" w:rsidRPr="00E77497" w:rsidRDefault="004C02EF" w:rsidP="00F55BFC">
            <w:pPr>
              <w:keepNext/>
              <w:keepLines/>
              <w:shd w:val="solid" w:color="C0C0C0" w:fill="FFFFFF"/>
              <w:spacing w:after="0"/>
              <w:rPr>
                <w:b/>
                <w:i/>
                <w:color w:val="000000"/>
                <w:shd w:val="solid" w:color="C0C0C0" w:fill="FFFFFF"/>
              </w:rPr>
            </w:pPr>
            <w:r w:rsidRPr="00E77497">
              <w:rPr>
                <w:b/>
                <w:i/>
                <w:color w:val="000000"/>
                <w:shd w:val="solid" w:color="C0C0C0" w:fill="FFFFFF"/>
              </w:rPr>
              <w:t xml:space="preserve">Code </w:t>
            </w:r>
            <w:del w:id="949" w:author="Rev 9 Allen Wirfs-Brock" w:date="2012-07-02T16:37:00Z">
              <w:r w:rsidRPr="00E77497" w:rsidDel="00CA6077">
                <w:rPr>
                  <w:b/>
                  <w:i/>
                  <w:color w:val="000000"/>
                  <w:shd w:val="solid" w:color="C0C0C0" w:fill="FFFFFF"/>
                </w:rPr>
                <w:delText xml:space="preserve">Unit </w:delText>
              </w:r>
            </w:del>
            <w:ins w:id="950" w:author="Rev 9 Allen Wirfs-Brock" w:date="2012-07-02T16:37:00Z">
              <w:r w:rsidR="00CA6077">
                <w:rPr>
                  <w:b/>
                  <w:i/>
                  <w:color w:val="000000"/>
                  <w:shd w:val="solid" w:color="C0C0C0" w:fill="FFFFFF"/>
                </w:rPr>
                <w:t>Point</w:t>
              </w:r>
              <w:r w:rsidR="00CA6077" w:rsidRPr="00E77497">
                <w:rPr>
                  <w:b/>
                  <w:i/>
                  <w:color w:val="000000"/>
                  <w:shd w:val="solid" w:color="C0C0C0" w:fill="FFFFFF"/>
                </w:rPr>
                <w:t xml:space="preserve"> </w:t>
              </w:r>
            </w:ins>
            <w:del w:id="951" w:author="Rev 9 Allen Wirfs-Brock" w:date="2012-07-07T10:03:00Z">
              <w:r w:rsidRPr="00E77497" w:rsidDel="00F55BFC">
                <w:rPr>
                  <w:b/>
                  <w:i/>
                  <w:color w:val="000000"/>
                  <w:shd w:val="solid" w:color="C0C0C0" w:fill="FFFFFF"/>
                </w:rPr>
                <w:delText>Value</w:delText>
              </w:r>
            </w:del>
          </w:p>
        </w:tc>
        <w:tc>
          <w:tcPr>
            <w:tcW w:w="2399" w:type="dxa"/>
            <w:tcBorders>
              <w:top w:val="single" w:sz="12" w:space="0" w:color="000000"/>
              <w:bottom w:val="single" w:sz="6" w:space="0" w:color="000000"/>
            </w:tcBorders>
            <w:shd w:val="solid" w:color="C0C0C0" w:fill="FFFFFF"/>
          </w:tcPr>
          <w:p w14:paraId="17C2BB69"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Name</w:t>
            </w:r>
          </w:p>
        </w:tc>
        <w:tc>
          <w:tcPr>
            <w:tcW w:w="1980" w:type="dxa"/>
            <w:gridSpan w:val="2"/>
            <w:tcBorders>
              <w:top w:val="single" w:sz="12" w:space="0" w:color="000000"/>
              <w:bottom w:val="single" w:sz="6" w:space="0" w:color="000000"/>
              <w:right w:val="single" w:sz="6" w:space="0" w:color="000000"/>
            </w:tcBorders>
            <w:shd w:val="solid" w:color="C0C0C0" w:fill="FFFFFF"/>
          </w:tcPr>
          <w:p w14:paraId="249C582E"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Formal Name</w:t>
            </w:r>
          </w:p>
        </w:tc>
      </w:tr>
      <w:tr w:rsidR="004C02EF" w:rsidRPr="00E77497" w14:paraId="7453D83F" w14:textId="77777777" w:rsidTr="00360FC8">
        <w:trPr>
          <w:gridAfter w:val="1"/>
          <w:wAfter w:w="13" w:type="dxa"/>
          <w:jc w:val="center"/>
        </w:trPr>
        <w:tc>
          <w:tcPr>
            <w:tcW w:w="2396" w:type="dxa"/>
            <w:gridSpan w:val="2"/>
            <w:tcBorders>
              <w:left w:val="single" w:sz="6" w:space="0" w:color="000000"/>
            </w:tcBorders>
          </w:tcPr>
          <w:p w14:paraId="2E6FA81E" w14:textId="77777777" w:rsidR="004C02EF" w:rsidRPr="00C7794D" w:rsidRDefault="004C02EF" w:rsidP="003A4B22">
            <w:pPr>
              <w:keepNext/>
              <w:keepLines/>
              <w:spacing w:after="40"/>
              <w:rPr>
                <w:rFonts w:ascii="Courier New" w:hAnsi="Courier New"/>
                <w:b/>
              </w:rPr>
            </w:pPr>
            <w:del w:id="952" w:author="Rev 9 Allen Wirfs-Brock" w:date="2012-07-02T16:38:00Z">
              <w:r w:rsidRPr="00E77497" w:rsidDel="00CA6077">
                <w:rPr>
                  <w:rFonts w:ascii="Courier New" w:hAnsi="Courier New"/>
                  <w:b/>
                </w:rPr>
                <w:delText>\u</w:delText>
              </w:r>
            </w:del>
            <w:ins w:id="953" w:author="Rev 9 Allen Wirfs-Brock" w:date="2012-07-02T16:38:00Z">
              <w:r w:rsidR="00CA6077">
                <w:rPr>
                  <w:rFonts w:ascii="Courier New" w:hAnsi="Courier New"/>
                  <w:b/>
                </w:rPr>
                <w:t>U+</w:t>
              </w:r>
            </w:ins>
            <w:r w:rsidRPr="00E77497">
              <w:rPr>
                <w:rFonts w:ascii="Courier New" w:hAnsi="Courier New"/>
                <w:b/>
              </w:rPr>
              <w:t>0009</w:t>
            </w:r>
          </w:p>
        </w:tc>
        <w:tc>
          <w:tcPr>
            <w:tcW w:w="2399" w:type="dxa"/>
          </w:tcPr>
          <w:p w14:paraId="0C915B45" w14:textId="77777777" w:rsidR="004C02EF" w:rsidRPr="00C7794D" w:rsidRDefault="004C02EF" w:rsidP="003A4B22">
            <w:pPr>
              <w:keepNext/>
              <w:keepLines/>
              <w:spacing w:after="40"/>
            </w:pPr>
            <w:r w:rsidRPr="004D1BD1">
              <w:t>Tab</w:t>
            </w:r>
          </w:p>
        </w:tc>
        <w:tc>
          <w:tcPr>
            <w:tcW w:w="1980" w:type="dxa"/>
            <w:gridSpan w:val="2"/>
            <w:tcBorders>
              <w:right w:val="single" w:sz="6" w:space="0" w:color="000000"/>
            </w:tcBorders>
          </w:tcPr>
          <w:p w14:paraId="3F672DC6" w14:textId="77777777" w:rsidR="004C02EF" w:rsidRPr="004D1BD1" w:rsidRDefault="004C02EF" w:rsidP="003A4B22">
            <w:pPr>
              <w:keepNext/>
              <w:keepLines/>
              <w:spacing w:after="40"/>
            </w:pPr>
            <w:r w:rsidRPr="004D1BD1">
              <w:t>&lt;TAB&gt;</w:t>
            </w:r>
          </w:p>
        </w:tc>
      </w:tr>
      <w:tr w:rsidR="004C02EF" w:rsidRPr="00E77497" w14:paraId="382BA952" w14:textId="77777777" w:rsidTr="00360FC8">
        <w:trPr>
          <w:gridAfter w:val="1"/>
          <w:wAfter w:w="13" w:type="dxa"/>
          <w:jc w:val="center"/>
        </w:trPr>
        <w:tc>
          <w:tcPr>
            <w:tcW w:w="2396" w:type="dxa"/>
            <w:gridSpan w:val="2"/>
            <w:tcBorders>
              <w:left w:val="single" w:sz="6" w:space="0" w:color="000000"/>
            </w:tcBorders>
          </w:tcPr>
          <w:p w14:paraId="4F9BE87D" w14:textId="77777777" w:rsidR="004C02EF" w:rsidRPr="00E77497" w:rsidRDefault="004C02EF" w:rsidP="003A4B22">
            <w:pPr>
              <w:keepNext/>
              <w:keepLines/>
              <w:spacing w:after="40"/>
              <w:rPr>
                <w:rFonts w:ascii="Courier New" w:hAnsi="Courier New"/>
                <w:b/>
              </w:rPr>
            </w:pPr>
            <w:del w:id="954" w:author="Rev 9 Allen Wirfs-Brock" w:date="2012-07-02T16:38:00Z">
              <w:r w:rsidRPr="00E77497" w:rsidDel="00CA6077">
                <w:rPr>
                  <w:rFonts w:ascii="Courier New" w:hAnsi="Courier New"/>
                  <w:b/>
                </w:rPr>
                <w:delText>\u</w:delText>
              </w:r>
            </w:del>
            <w:ins w:id="955" w:author="Rev 9 Allen Wirfs-Brock" w:date="2012-07-02T16:38:00Z">
              <w:r w:rsidR="00CA6077">
                <w:rPr>
                  <w:rFonts w:ascii="Courier New" w:hAnsi="Courier New"/>
                  <w:b/>
                </w:rPr>
                <w:t>U+</w:t>
              </w:r>
            </w:ins>
            <w:r w:rsidRPr="00E77497">
              <w:rPr>
                <w:rFonts w:ascii="Courier New" w:hAnsi="Courier New"/>
                <w:b/>
              </w:rPr>
              <w:t>000B</w:t>
            </w:r>
          </w:p>
        </w:tc>
        <w:tc>
          <w:tcPr>
            <w:tcW w:w="2399" w:type="dxa"/>
          </w:tcPr>
          <w:p w14:paraId="2B32EA23" w14:textId="77777777" w:rsidR="004C02EF" w:rsidRPr="00E77497" w:rsidRDefault="004C02EF" w:rsidP="003A4B22">
            <w:pPr>
              <w:keepNext/>
              <w:keepLines/>
              <w:spacing w:after="40"/>
            </w:pPr>
            <w:r w:rsidRPr="00E77497">
              <w:t>Vertical Tab</w:t>
            </w:r>
          </w:p>
        </w:tc>
        <w:tc>
          <w:tcPr>
            <w:tcW w:w="1980" w:type="dxa"/>
            <w:gridSpan w:val="2"/>
            <w:tcBorders>
              <w:right w:val="single" w:sz="6" w:space="0" w:color="000000"/>
            </w:tcBorders>
          </w:tcPr>
          <w:p w14:paraId="5B4D1BAD" w14:textId="77777777" w:rsidR="004C02EF" w:rsidRPr="00E77497" w:rsidRDefault="004C02EF" w:rsidP="003A4B22">
            <w:pPr>
              <w:keepNext/>
              <w:keepLines/>
              <w:spacing w:after="40"/>
            </w:pPr>
            <w:r w:rsidRPr="00E77497">
              <w:t>&lt;VT&gt;</w:t>
            </w:r>
          </w:p>
        </w:tc>
      </w:tr>
      <w:tr w:rsidR="004C02EF" w:rsidRPr="00E77497" w14:paraId="5BC29DEE" w14:textId="77777777" w:rsidTr="00360FC8">
        <w:trPr>
          <w:gridBefore w:val="1"/>
          <w:wBefore w:w="9" w:type="dxa"/>
          <w:jc w:val="center"/>
        </w:trPr>
        <w:tc>
          <w:tcPr>
            <w:tcW w:w="2387" w:type="dxa"/>
            <w:tcBorders>
              <w:left w:val="single" w:sz="6" w:space="0" w:color="000000"/>
            </w:tcBorders>
          </w:tcPr>
          <w:p w14:paraId="7E0B70B9" w14:textId="77777777" w:rsidR="004C02EF" w:rsidRPr="00E77497" w:rsidRDefault="004C02EF" w:rsidP="003A4B22">
            <w:pPr>
              <w:keepNext/>
              <w:keepLines/>
              <w:spacing w:after="40"/>
              <w:rPr>
                <w:rFonts w:ascii="Courier New" w:hAnsi="Courier New"/>
                <w:b/>
              </w:rPr>
            </w:pPr>
            <w:del w:id="956" w:author="Rev 9 Allen Wirfs-Brock" w:date="2012-07-02T16:38:00Z">
              <w:r w:rsidRPr="00E77497" w:rsidDel="00CA6077">
                <w:rPr>
                  <w:rFonts w:ascii="Courier New" w:hAnsi="Courier New"/>
                  <w:b/>
                </w:rPr>
                <w:delText>\u</w:delText>
              </w:r>
            </w:del>
            <w:ins w:id="957" w:author="Rev 9 Allen Wirfs-Brock" w:date="2012-07-02T16:38:00Z">
              <w:r w:rsidR="00CA6077">
                <w:rPr>
                  <w:rFonts w:ascii="Courier New" w:hAnsi="Courier New"/>
                  <w:b/>
                </w:rPr>
                <w:t>U+</w:t>
              </w:r>
            </w:ins>
            <w:r w:rsidRPr="00E77497">
              <w:rPr>
                <w:rFonts w:ascii="Courier New" w:hAnsi="Courier New"/>
                <w:b/>
              </w:rPr>
              <w:t>000C</w:t>
            </w:r>
          </w:p>
        </w:tc>
        <w:tc>
          <w:tcPr>
            <w:tcW w:w="2412" w:type="dxa"/>
            <w:gridSpan w:val="2"/>
          </w:tcPr>
          <w:p w14:paraId="17F0636B" w14:textId="77777777" w:rsidR="004C02EF" w:rsidRPr="00E77497" w:rsidRDefault="004C02EF" w:rsidP="003A4B22">
            <w:pPr>
              <w:keepNext/>
              <w:keepLines/>
              <w:spacing w:after="40"/>
            </w:pPr>
            <w:r w:rsidRPr="00E77497">
              <w:t>Form Feed</w:t>
            </w:r>
          </w:p>
        </w:tc>
        <w:tc>
          <w:tcPr>
            <w:tcW w:w="1980" w:type="dxa"/>
            <w:gridSpan w:val="2"/>
            <w:tcBorders>
              <w:right w:val="single" w:sz="6" w:space="0" w:color="000000"/>
            </w:tcBorders>
          </w:tcPr>
          <w:p w14:paraId="7C22BD3C" w14:textId="77777777" w:rsidR="004C02EF" w:rsidRPr="00E77497" w:rsidRDefault="004C02EF" w:rsidP="003A4B22">
            <w:pPr>
              <w:keepNext/>
              <w:keepLines/>
              <w:spacing w:after="40"/>
            </w:pPr>
            <w:r w:rsidRPr="00E77497">
              <w:t>&lt;FF&gt;</w:t>
            </w:r>
          </w:p>
        </w:tc>
      </w:tr>
      <w:tr w:rsidR="004C02EF" w:rsidRPr="00E77497" w14:paraId="20027A75" w14:textId="77777777" w:rsidTr="00360FC8">
        <w:trPr>
          <w:gridAfter w:val="1"/>
          <w:wAfter w:w="13" w:type="dxa"/>
          <w:jc w:val="center"/>
        </w:trPr>
        <w:tc>
          <w:tcPr>
            <w:tcW w:w="2396" w:type="dxa"/>
            <w:gridSpan w:val="2"/>
            <w:tcBorders>
              <w:left w:val="single" w:sz="6" w:space="0" w:color="000000"/>
            </w:tcBorders>
          </w:tcPr>
          <w:p w14:paraId="5431AC78" w14:textId="77777777" w:rsidR="004C02EF" w:rsidRPr="00E77497" w:rsidRDefault="004C02EF" w:rsidP="003A4B22">
            <w:pPr>
              <w:keepNext/>
              <w:keepLines/>
              <w:spacing w:after="40"/>
              <w:rPr>
                <w:rFonts w:ascii="Courier New" w:hAnsi="Courier New"/>
                <w:b/>
              </w:rPr>
            </w:pPr>
            <w:del w:id="958" w:author="Rev 9 Allen Wirfs-Brock" w:date="2012-07-02T16:38:00Z">
              <w:r w:rsidRPr="00E77497" w:rsidDel="00CA6077">
                <w:rPr>
                  <w:rFonts w:ascii="Courier New" w:hAnsi="Courier New"/>
                  <w:b/>
                </w:rPr>
                <w:delText>\u</w:delText>
              </w:r>
            </w:del>
            <w:ins w:id="959" w:author="Rev 9 Allen Wirfs-Brock" w:date="2012-07-02T16:38:00Z">
              <w:r w:rsidR="00CA6077">
                <w:rPr>
                  <w:rFonts w:ascii="Courier New" w:hAnsi="Courier New"/>
                  <w:b/>
                </w:rPr>
                <w:t>U+</w:t>
              </w:r>
            </w:ins>
            <w:r w:rsidRPr="00E77497">
              <w:rPr>
                <w:rFonts w:ascii="Courier New" w:hAnsi="Courier New"/>
                <w:b/>
              </w:rPr>
              <w:t>0020</w:t>
            </w:r>
          </w:p>
        </w:tc>
        <w:tc>
          <w:tcPr>
            <w:tcW w:w="2399" w:type="dxa"/>
          </w:tcPr>
          <w:p w14:paraId="10B25ED9" w14:textId="77777777" w:rsidR="004C02EF" w:rsidRPr="00E77497" w:rsidRDefault="004C02EF" w:rsidP="003A4B22">
            <w:pPr>
              <w:keepNext/>
              <w:keepLines/>
              <w:spacing w:after="40"/>
            </w:pPr>
            <w:r w:rsidRPr="00E77497">
              <w:t>Space</w:t>
            </w:r>
          </w:p>
        </w:tc>
        <w:tc>
          <w:tcPr>
            <w:tcW w:w="1980" w:type="dxa"/>
            <w:gridSpan w:val="2"/>
            <w:tcBorders>
              <w:right w:val="single" w:sz="6" w:space="0" w:color="000000"/>
            </w:tcBorders>
          </w:tcPr>
          <w:p w14:paraId="25ED69D9" w14:textId="77777777" w:rsidR="004C02EF" w:rsidRPr="00E77497" w:rsidRDefault="004C02EF" w:rsidP="003A4B22">
            <w:pPr>
              <w:keepNext/>
              <w:keepLines/>
              <w:spacing w:after="40"/>
            </w:pPr>
            <w:r w:rsidRPr="00E77497">
              <w:t>&lt;SP&gt;</w:t>
            </w:r>
          </w:p>
        </w:tc>
      </w:tr>
      <w:tr w:rsidR="004C02EF" w:rsidRPr="00E77497" w14:paraId="019487D0" w14:textId="77777777" w:rsidTr="00360FC8">
        <w:trPr>
          <w:gridAfter w:val="1"/>
          <w:wAfter w:w="13" w:type="dxa"/>
          <w:jc w:val="center"/>
        </w:trPr>
        <w:tc>
          <w:tcPr>
            <w:tcW w:w="2396" w:type="dxa"/>
            <w:gridSpan w:val="2"/>
            <w:tcBorders>
              <w:left w:val="single" w:sz="6" w:space="0" w:color="000000"/>
            </w:tcBorders>
          </w:tcPr>
          <w:p w14:paraId="1A209F11" w14:textId="77777777" w:rsidR="004C02EF" w:rsidRPr="00E77497" w:rsidRDefault="004C02EF" w:rsidP="003A4B22">
            <w:pPr>
              <w:keepNext/>
              <w:keepLines/>
              <w:spacing w:after="40"/>
              <w:rPr>
                <w:rFonts w:ascii="Courier New" w:hAnsi="Courier New"/>
                <w:b/>
              </w:rPr>
            </w:pPr>
            <w:del w:id="960" w:author="Rev 9 Allen Wirfs-Brock" w:date="2012-07-02T16:38:00Z">
              <w:r w:rsidRPr="00E77497" w:rsidDel="00CA6077">
                <w:rPr>
                  <w:rFonts w:ascii="Courier New" w:hAnsi="Courier New"/>
                  <w:b/>
                </w:rPr>
                <w:delText>\u</w:delText>
              </w:r>
            </w:del>
            <w:ins w:id="961" w:author="Rev 9 Allen Wirfs-Brock" w:date="2012-07-02T16:38:00Z">
              <w:r w:rsidR="00CA6077">
                <w:rPr>
                  <w:rFonts w:ascii="Courier New" w:hAnsi="Courier New"/>
                  <w:b/>
                </w:rPr>
                <w:t>U+</w:t>
              </w:r>
            </w:ins>
            <w:r w:rsidRPr="00E77497">
              <w:rPr>
                <w:rFonts w:ascii="Courier New" w:hAnsi="Courier New"/>
                <w:b/>
              </w:rPr>
              <w:t>00A0</w:t>
            </w:r>
          </w:p>
        </w:tc>
        <w:tc>
          <w:tcPr>
            <w:tcW w:w="2399" w:type="dxa"/>
          </w:tcPr>
          <w:p w14:paraId="70830A5E" w14:textId="77777777" w:rsidR="004C02EF" w:rsidRPr="00E77497" w:rsidRDefault="004C02EF" w:rsidP="003A4B22">
            <w:pPr>
              <w:keepNext/>
              <w:keepLines/>
              <w:spacing w:after="40"/>
            </w:pPr>
            <w:r w:rsidRPr="00E77497">
              <w:t>No-break space</w:t>
            </w:r>
          </w:p>
        </w:tc>
        <w:tc>
          <w:tcPr>
            <w:tcW w:w="1980" w:type="dxa"/>
            <w:gridSpan w:val="2"/>
            <w:tcBorders>
              <w:right w:val="single" w:sz="6" w:space="0" w:color="000000"/>
            </w:tcBorders>
          </w:tcPr>
          <w:p w14:paraId="6E31A504" w14:textId="77777777" w:rsidR="004C02EF" w:rsidRPr="00E77497" w:rsidRDefault="004C02EF" w:rsidP="003A4B22">
            <w:pPr>
              <w:keepNext/>
              <w:keepLines/>
              <w:spacing w:after="40"/>
            </w:pPr>
            <w:r w:rsidRPr="00E77497">
              <w:t>&lt;NBSP&gt;</w:t>
            </w:r>
          </w:p>
        </w:tc>
      </w:tr>
      <w:tr w:rsidR="004C02EF" w:rsidRPr="00E77497" w14:paraId="4042253E" w14:textId="77777777" w:rsidTr="00360FC8">
        <w:trPr>
          <w:gridAfter w:val="1"/>
          <w:wAfter w:w="13" w:type="dxa"/>
          <w:jc w:val="center"/>
        </w:trPr>
        <w:tc>
          <w:tcPr>
            <w:tcW w:w="2396" w:type="dxa"/>
            <w:gridSpan w:val="2"/>
            <w:tcBorders>
              <w:left w:val="single" w:sz="6" w:space="0" w:color="000000"/>
              <w:bottom w:val="single" w:sz="12" w:space="0" w:color="000000"/>
            </w:tcBorders>
          </w:tcPr>
          <w:p w14:paraId="3A2AE5B1" w14:textId="77777777" w:rsidR="004C02EF" w:rsidRPr="00E77497" w:rsidRDefault="004C02EF" w:rsidP="003A4B22">
            <w:pPr>
              <w:keepLines/>
              <w:spacing w:after="40"/>
              <w:rPr>
                <w:rFonts w:ascii="Courier New" w:hAnsi="Courier New" w:cs="Courier New"/>
                <w:b/>
              </w:rPr>
            </w:pPr>
            <w:del w:id="962" w:author="Rev 9 Allen Wirfs-Brock" w:date="2012-07-02T16:38:00Z">
              <w:r w:rsidRPr="00E77497" w:rsidDel="00CA6077">
                <w:rPr>
                  <w:rFonts w:ascii="Courier New" w:hAnsi="Courier New" w:cs="Courier New"/>
                  <w:b/>
                </w:rPr>
                <w:delText>\u</w:delText>
              </w:r>
            </w:del>
            <w:ins w:id="963" w:author="Rev 9 Allen Wirfs-Brock" w:date="2012-07-02T16:38:00Z">
              <w:r w:rsidR="00CA6077">
                <w:rPr>
                  <w:rFonts w:ascii="Courier New" w:hAnsi="Courier New" w:cs="Courier New"/>
                  <w:b/>
                </w:rPr>
                <w:t>U+</w:t>
              </w:r>
            </w:ins>
            <w:r w:rsidRPr="00E77497">
              <w:rPr>
                <w:rFonts w:ascii="Courier New" w:hAnsi="Courier New" w:cs="Courier New"/>
                <w:b/>
              </w:rPr>
              <w:t>FEFF</w:t>
            </w:r>
          </w:p>
          <w:p w14:paraId="1ABA9ACF" w14:textId="77777777" w:rsidR="004C02EF" w:rsidRPr="00E77497" w:rsidRDefault="004C02EF" w:rsidP="003A4B22">
            <w:pPr>
              <w:keepLines/>
              <w:spacing w:after="40"/>
            </w:pPr>
            <w:r w:rsidRPr="00E77497">
              <w:t>Other category “Zs”</w:t>
            </w:r>
          </w:p>
        </w:tc>
        <w:tc>
          <w:tcPr>
            <w:tcW w:w="2399" w:type="dxa"/>
            <w:tcBorders>
              <w:bottom w:val="single" w:sz="12" w:space="0" w:color="000000"/>
            </w:tcBorders>
          </w:tcPr>
          <w:p w14:paraId="03D1BE89" w14:textId="77777777" w:rsidR="004C02EF" w:rsidRPr="00E77497" w:rsidRDefault="004C02EF" w:rsidP="003A4B22">
            <w:pPr>
              <w:keepLines/>
              <w:spacing w:after="40"/>
            </w:pPr>
            <w:r w:rsidRPr="00E77497">
              <w:t>Byte Order Mark</w:t>
            </w:r>
          </w:p>
          <w:p w14:paraId="20873E40" w14:textId="77777777" w:rsidR="004C02EF" w:rsidRPr="00E77497" w:rsidRDefault="004C02EF" w:rsidP="003A4B22">
            <w:pPr>
              <w:keepLines/>
              <w:spacing w:after="40"/>
            </w:pPr>
            <w:r w:rsidRPr="00E77497">
              <w:t>Any other Unicode “space separator”</w:t>
            </w:r>
          </w:p>
        </w:tc>
        <w:tc>
          <w:tcPr>
            <w:tcW w:w="1980" w:type="dxa"/>
            <w:gridSpan w:val="2"/>
            <w:tcBorders>
              <w:bottom w:val="single" w:sz="12" w:space="0" w:color="000000"/>
              <w:right w:val="single" w:sz="6" w:space="0" w:color="000000"/>
            </w:tcBorders>
          </w:tcPr>
          <w:p w14:paraId="7F6BE4BA" w14:textId="77777777" w:rsidR="004C02EF" w:rsidRPr="00E77497" w:rsidRDefault="004C02EF" w:rsidP="003A4B22">
            <w:pPr>
              <w:keepLines/>
              <w:spacing w:after="40"/>
            </w:pPr>
            <w:r w:rsidRPr="00E77497">
              <w:t>&lt;BOM&gt;</w:t>
            </w:r>
          </w:p>
          <w:p w14:paraId="6932BEB6" w14:textId="77777777" w:rsidR="004C02EF" w:rsidRPr="00E77497" w:rsidRDefault="004C02EF" w:rsidP="003A4B22">
            <w:pPr>
              <w:keepLines/>
              <w:spacing w:after="40"/>
            </w:pPr>
            <w:r w:rsidRPr="00E77497">
              <w:t>&lt;USP&gt;</w:t>
            </w:r>
          </w:p>
          <w:p w14:paraId="5ACB31CB" w14:textId="77777777" w:rsidR="004C02EF" w:rsidRPr="00E77497" w:rsidRDefault="004C02EF" w:rsidP="003A4B22">
            <w:pPr>
              <w:keepLines/>
              <w:spacing w:after="40"/>
            </w:pPr>
          </w:p>
        </w:tc>
      </w:tr>
    </w:tbl>
    <w:p w14:paraId="449B95F6" w14:textId="77777777" w:rsidR="004C02EF" w:rsidRPr="00E77497" w:rsidRDefault="004C02EF" w:rsidP="004C02EF">
      <w:pPr>
        <w:spacing w:after="120"/>
      </w:pPr>
    </w:p>
    <w:p w14:paraId="1FD4E16D" w14:textId="77777777" w:rsidR="004C02EF" w:rsidRPr="00E77497" w:rsidRDefault="004C02EF" w:rsidP="004C02EF">
      <w:r w:rsidRPr="00E77497">
        <w:t xml:space="preserve">ECMAScript implementations must recognise all of the white space characters defined in Unicode </w:t>
      </w:r>
      <w:del w:id="964" w:author="Rev 9 Allen Wirfs-Brock" w:date="2012-07-02T16:39:00Z">
        <w:r w:rsidRPr="00E77497" w:rsidDel="00CA6077">
          <w:delText>3</w:delText>
        </w:r>
      </w:del>
      <w:ins w:id="965" w:author="Rev 9 Allen Wirfs-Brock" w:date="2012-07-02T16:39:00Z">
        <w:r w:rsidR="00CA6077">
          <w:t>5</w:t>
        </w:r>
      </w:ins>
      <w:r w:rsidRPr="00E77497">
        <w:t>.</w:t>
      </w:r>
      <w:del w:id="966" w:author="Rev 9 Allen Wirfs-Brock" w:date="2012-07-02T16:39:00Z">
        <w:r w:rsidRPr="00E77497" w:rsidDel="00CA6077">
          <w:delText>0</w:delText>
        </w:r>
      </w:del>
      <w:ins w:id="967" w:author="Rev 9 Allen Wirfs-Brock" w:date="2012-07-02T16:39:00Z">
        <w:r w:rsidR="00CA6077">
          <w:t>1</w:t>
        </w:r>
      </w:ins>
      <w:r w:rsidRPr="00E77497">
        <w:t>. Later editions of the Unicode Standard may define other white space characters. ECMAScript implementations may recognise white space characters from later editions of the Unicode Standard.</w:t>
      </w:r>
    </w:p>
    <w:p w14:paraId="44D8CB05" w14:textId="77777777" w:rsidR="004C02EF" w:rsidRPr="00E77497" w:rsidRDefault="004C02EF" w:rsidP="004C02EF">
      <w:pPr>
        <w:pStyle w:val="Syntax"/>
      </w:pPr>
      <w:r w:rsidRPr="00E77497">
        <w:t>Syntax</w:t>
      </w:r>
    </w:p>
    <w:p w14:paraId="4BF1500A" w14:textId="77777777" w:rsidR="004C02EF" w:rsidRPr="00E77497" w:rsidRDefault="004C02EF" w:rsidP="004C02EF">
      <w:pPr>
        <w:pStyle w:val="SyntaxRule"/>
      </w:pPr>
      <w:r w:rsidRPr="00E77497">
        <w:t>WhiteSpace</w:t>
      </w:r>
      <w:r w:rsidRPr="00E77497">
        <w:rPr>
          <w:rFonts w:ascii="Arial" w:hAnsi="Arial" w:cs="Arial"/>
          <w:b/>
        </w:rPr>
        <w:t xml:space="preserve"> </w:t>
      </w:r>
      <w:r w:rsidRPr="00E77497">
        <w:rPr>
          <w:rFonts w:ascii="Arial" w:hAnsi="Arial" w:cs="Arial"/>
          <w:b/>
          <w:i w:val="0"/>
        </w:rPr>
        <w:t>::</w:t>
      </w:r>
    </w:p>
    <w:p w14:paraId="03986594" w14:textId="77777777" w:rsidR="004C02EF" w:rsidRPr="00E77497" w:rsidRDefault="004C02EF" w:rsidP="004C02EF">
      <w:pPr>
        <w:pStyle w:val="SyntaxDefinition"/>
        <w:rPr>
          <w:i w:val="0"/>
        </w:rPr>
      </w:pPr>
      <w:r w:rsidRPr="00E77497">
        <w:rPr>
          <w:i w:val="0"/>
        </w:rPr>
        <w:t>&lt;TAB&gt;</w:t>
      </w:r>
      <w:r w:rsidRPr="00E77497">
        <w:rPr>
          <w:i w:val="0"/>
        </w:rPr>
        <w:br/>
        <w:t>&lt;VT&gt;</w:t>
      </w:r>
      <w:r w:rsidRPr="00E77497">
        <w:rPr>
          <w:i w:val="0"/>
        </w:rPr>
        <w:br/>
        <w:t>&lt;FF&gt;</w:t>
      </w:r>
      <w:r w:rsidRPr="00E77497">
        <w:rPr>
          <w:i w:val="0"/>
        </w:rPr>
        <w:br/>
        <w:t>&lt;SP&gt;</w:t>
      </w:r>
      <w:bookmarkStart w:id="968" w:name="_Toc385672120"/>
      <w:bookmarkStart w:id="969" w:name="_Toc393690211"/>
      <w:r w:rsidRPr="00E77497">
        <w:rPr>
          <w:i w:val="0"/>
        </w:rPr>
        <w:br/>
        <w:t>&lt;NBSP&gt;</w:t>
      </w:r>
      <w:r w:rsidRPr="00E77497">
        <w:rPr>
          <w:i w:val="0"/>
        </w:rPr>
        <w:br/>
        <w:t>&lt;BOM&gt;</w:t>
      </w:r>
      <w:r w:rsidRPr="00E77497">
        <w:rPr>
          <w:i w:val="0"/>
        </w:rPr>
        <w:br/>
        <w:t>&lt;USP&gt;</w:t>
      </w:r>
    </w:p>
    <w:p w14:paraId="087D9F5C" w14:textId="77777777" w:rsidR="004C02EF" w:rsidRPr="00E77497" w:rsidRDefault="004C02EF" w:rsidP="004C02EF">
      <w:pPr>
        <w:pStyle w:val="20"/>
        <w:numPr>
          <w:ilvl w:val="0"/>
          <w:numId w:val="0"/>
        </w:numPr>
      </w:pPr>
      <w:bookmarkStart w:id="970" w:name="_Ref449966403"/>
      <w:bookmarkStart w:id="971" w:name="_Toc472818756"/>
      <w:bookmarkStart w:id="972" w:name="_Toc235503311"/>
      <w:bookmarkStart w:id="973" w:name="_Toc241509086"/>
      <w:bookmarkStart w:id="974" w:name="_Toc244416573"/>
      <w:bookmarkStart w:id="975" w:name="_Toc276630937"/>
      <w:bookmarkStart w:id="976" w:name="_Toc336509406"/>
      <w:r w:rsidRPr="00E77497">
        <w:t>7.3</w:t>
      </w:r>
      <w:r w:rsidRPr="00E77497">
        <w:tab/>
      </w:r>
      <w:commentRangeStart w:id="977"/>
      <w:r w:rsidRPr="00E77497">
        <w:t>Line Terminator</w:t>
      </w:r>
      <w:bookmarkEnd w:id="968"/>
      <w:bookmarkEnd w:id="969"/>
      <w:r w:rsidRPr="00E77497">
        <w:t>s</w:t>
      </w:r>
      <w:bookmarkEnd w:id="970"/>
      <w:bookmarkEnd w:id="971"/>
      <w:bookmarkEnd w:id="972"/>
      <w:bookmarkEnd w:id="973"/>
      <w:bookmarkEnd w:id="974"/>
      <w:bookmarkEnd w:id="975"/>
      <w:commentRangeEnd w:id="977"/>
      <w:r w:rsidR="00660C67">
        <w:rPr>
          <w:rStyle w:val="af3"/>
          <w:b w:val="0"/>
        </w:rPr>
        <w:commentReference w:id="977"/>
      </w:r>
      <w:bookmarkEnd w:id="976"/>
    </w:p>
    <w:p w14:paraId="56572F90" w14:textId="77777777" w:rsidR="004C02EF" w:rsidRPr="00E77497" w:rsidRDefault="004C02EF" w:rsidP="004C02EF">
      <w:r w:rsidRPr="00E77497">
        <w:t xml:space="preserve">Like white space characters, line terminator characters are used to improve source text readability and to separate tokens (indivisible lexical units) from each other. However, unlike white space characters, line terminators have some influence over the behaviour of the syntactic grammar. In general, line terminators may occur between any two tokens, but there are a few places where they are forbidden by the syntactic grammar. Line terminators also affect the process of automatic semicolon insertion (7.9). A line terminator cannot occur within any token except a </w:t>
      </w:r>
      <w:r w:rsidRPr="00E77497">
        <w:rPr>
          <w:rFonts w:ascii="Times New Roman" w:hAnsi="Times New Roman"/>
          <w:i/>
        </w:rPr>
        <w:t>StringLiteral</w:t>
      </w:r>
      <w:ins w:id="978" w:author="Rev 9 Allen Wirfs-Brock" w:date="2012-07-02T16:43:00Z">
        <w:r w:rsidR="00CA6077">
          <w:rPr>
            <w:rFonts w:cs="Arial"/>
          </w:rPr>
          <w:t xml:space="preserve">, </w:t>
        </w:r>
        <w:del w:id="979" w:author="Rev 10 Allen Wirfs-Brock" w:date="2012-07-29T11:22:00Z">
          <w:r w:rsidR="00CA6077" w:rsidDel="00387B31">
            <w:rPr>
              <w:rFonts w:ascii="Times New Roman" w:hAnsi="Times New Roman"/>
              <w:i/>
            </w:rPr>
            <w:delText>Quasi</w:delText>
          </w:r>
        </w:del>
      </w:ins>
      <w:ins w:id="980" w:author="Rev 10 Allen Wirfs-Brock" w:date="2012-07-29T11:22:00Z">
        <w:r w:rsidR="00387B31">
          <w:rPr>
            <w:rFonts w:ascii="Times New Roman" w:hAnsi="Times New Roman"/>
            <w:i/>
          </w:rPr>
          <w:t>Template</w:t>
        </w:r>
      </w:ins>
      <w:ins w:id="981" w:author="Rev 9 Allen Wirfs-Brock" w:date="2012-07-02T16:43:00Z">
        <w:r w:rsidR="00CA6077">
          <w:rPr>
            <w:rFonts w:cs="Arial"/>
          </w:rPr>
          <w:t>,</w:t>
        </w:r>
      </w:ins>
      <w:ins w:id="982" w:author="Rev 9 Allen Wirfs-Brock" w:date="2012-07-02T16:44:00Z">
        <w:r w:rsidR="00CA6077">
          <w:rPr>
            <w:rFonts w:cs="Arial"/>
          </w:rPr>
          <w:t xml:space="preserve"> or </w:t>
        </w:r>
        <w:del w:id="983" w:author="Rev 10 Allen Wirfs-Brock" w:date="2012-07-29T11:22:00Z">
          <w:r w:rsidR="00CA6077" w:rsidRPr="00CA6077" w:rsidDel="00387B31">
            <w:rPr>
              <w:rFonts w:ascii="Times New Roman" w:hAnsi="Times New Roman"/>
              <w:i/>
            </w:rPr>
            <w:delText>Quasi</w:delText>
          </w:r>
        </w:del>
      </w:ins>
      <w:ins w:id="984" w:author="Rev 10 Allen Wirfs-Brock" w:date="2012-07-29T11:22:00Z">
        <w:r w:rsidR="00387B31">
          <w:rPr>
            <w:rFonts w:ascii="Times New Roman" w:hAnsi="Times New Roman"/>
            <w:i/>
          </w:rPr>
          <w:t>Template</w:t>
        </w:r>
      </w:ins>
      <w:ins w:id="985" w:author="Rev 9 Allen Wirfs-Brock" w:date="2012-07-02T16:44:00Z">
        <w:r w:rsidR="00CA6077" w:rsidRPr="00CA6077">
          <w:rPr>
            <w:rFonts w:ascii="Times New Roman" w:hAnsi="Times New Roman"/>
            <w:i/>
          </w:rPr>
          <w:t>SubstitutionTail</w:t>
        </w:r>
      </w:ins>
      <w:r w:rsidRPr="00E77497">
        <w:t xml:space="preserve">. Line terminators may only occur within a </w:t>
      </w:r>
      <w:r w:rsidRPr="00E77497">
        <w:rPr>
          <w:rFonts w:ascii="Times New Roman" w:hAnsi="Times New Roman"/>
          <w:i/>
        </w:rPr>
        <w:t>StringLiteral</w:t>
      </w:r>
      <w:r w:rsidRPr="00E77497">
        <w:t xml:space="preserve"> token as part of a </w:t>
      </w:r>
      <w:r w:rsidRPr="00E77497">
        <w:rPr>
          <w:rFonts w:ascii="Times New Roman" w:hAnsi="Times New Roman"/>
          <w:i/>
        </w:rPr>
        <w:t>LineContinuation</w:t>
      </w:r>
      <w:r w:rsidRPr="00E77497">
        <w:t xml:space="preserve">. </w:t>
      </w:r>
    </w:p>
    <w:p w14:paraId="69C8886B" w14:textId="77777777" w:rsidR="004C02EF" w:rsidRPr="00E77497" w:rsidRDefault="004C02EF" w:rsidP="004C02EF">
      <w:r w:rsidRPr="00E77497">
        <w:t xml:space="preserve">A line terminator can occur within a </w:t>
      </w:r>
      <w:r w:rsidRPr="00E77497">
        <w:rPr>
          <w:rFonts w:ascii="Times New Roman" w:hAnsi="Times New Roman"/>
          <w:i/>
        </w:rPr>
        <w:t>MultiLineComment</w:t>
      </w:r>
      <w:r w:rsidRPr="00E77497">
        <w:t xml:space="preserve"> (7.4) but cannot occur within a </w:t>
      </w:r>
      <w:r w:rsidRPr="00E77497">
        <w:rPr>
          <w:rFonts w:ascii="Times New Roman" w:hAnsi="Times New Roman"/>
          <w:i/>
        </w:rPr>
        <w:t>SingleLineComment</w:t>
      </w:r>
      <w:r w:rsidRPr="00E77497">
        <w:t xml:space="preserve">. </w:t>
      </w:r>
    </w:p>
    <w:p w14:paraId="4D265A4B" w14:textId="77777777" w:rsidR="004C02EF" w:rsidRPr="00E77497" w:rsidRDefault="004C02EF" w:rsidP="004C02EF">
      <w:r w:rsidRPr="00E77497">
        <w:t xml:space="preserve">Line terminators are included in the set of white space characters that are matched by the </w:t>
      </w:r>
      <w:r w:rsidRPr="00E77497">
        <w:rPr>
          <w:rFonts w:ascii="Courier New" w:hAnsi="Courier New" w:cs="Courier New"/>
          <w:b/>
        </w:rPr>
        <w:t>\s</w:t>
      </w:r>
      <w:r w:rsidRPr="00E77497">
        <w:t xml:space="preserve"> class in regular expressions.</w:t>
      </w:r>
    </w:p>
    <w:p w14:paraId="5362DEE3" w14:textId="77777777" w:rsidR="004C02EF" w:rsidRPr="00E77497" w:rsidRDefault="004C02EF" w:rsidP="004C02EF">
      <w:pPr>
        <w:spacing w:after="120"/>
      </w:pPr>
      <w:r w:rsidRPr="00E77497">
        <w:t xml:space="preserve">The ECMAScript line terminator characters are listed in </w:t>
      </w:r>
      <w:ins w:id="986" w:author="Rev 8 Allen Wirfs-Brock" w:date="2012-06-13T12:23:00Z">
        <w:r w:rsidR="00386630">
          <w:fldChar w:fldCharType="begin"/>
        </w:r>
        <w:r w:rsidR="00386630">
          <w:instrText xml:space="preserve"> REF _Ref327353531 \h </w:instrText>
        </w:r>
      </w:ins>
      <w:r w:rsidR="00386630">
        <w:fldChar w:fldCharType="separate"/>
      </w:r>
      <w:ins w:id="987" w:author="Rev 8 Allen Wirfs-Brock" w:date="2012-06-15T19:42:00Z">
        <w:r w:rsidR="00606E07">
          <w:t xml:space="preserve">Table </w:t>
        </w:r>
        <w:r w:rsidR="00606E07">
          <w:rPr>
            <w:noProof/>
          </w:rPr>
          <w:t>3</w:t>
        </w:r>
      </w:ins>
      <w:ins w:id="988" w:author="Rev 8 Allen Wirfs-Brock" w:date="2012-06-13T12:23:00Z">
        <w:r w:rsidR="00386630">
          <w:fldChar w:fldCharType="end"/>
        </w:r>
      </w:ins>
      <w:r w:rsidRPr="00E77497">
        <w:t>.</w:t>
      </w:r>
    </w:p>
    <w:p w14:paraId="130D9D09" w14:textId="77777777" w:rsidR="004C02EF" w:rsidRPr="00E77497" w:rsidRDefault="00386630" w:rsidP="002F55F1">
      <w:pPr>
        <w:pStyle w:val="Tabletitle"/>
        <w:rPr>
          <w:rFonts w:eastAsia="Arial Unicode MS"/>
        </w:rPr>
      </w:pPr>
      <w:bookmarkStart w:id="989" w:name="_Ref327353531"/>
      <w:ins w:id="990" w:author="Rev 8 Allen Wirfs-Brock" w:date="2012-06-13T12:23:00Z">
        <w:r>
          <w:t xml:space="preserve">Table </w:t>
        </w:r>
        <w:r>
          <w:fldChar w:fldCharType="begin"/>
        </w:r>
        <w:r>
          <w:instrText xml:space="preserve"> SEQ Table \* ARABIC </w:instrText>
        </w:r>
      </w:ins>
      <w:r>
        <w:fldChar w:fldCharType="separate"/>
      </w:r>
      <w:ins w:id="991" w:author="Rev 10 Allen Wirfs-Brock" w:date="2012-09-24T14:04:00Z">
        <w:r w:rsidR="002166A8">
          <w:rPr>
            <w:noProof/>
          </w:rPr>
          <w:t>3</w:t>
        </w:r>
      </w:ins>
      <w:ins w:id="992" w:author="Rev 8 Allen Wirfs-Brock" w:date="2012-06-13T12:23:00Z">
        <w:r>
          <w:fldChar w:fldCharType="end"/>
        </w:r>
      </w:ins>
      <w:bookmarkEnd w:id="989"/>
      <w:r w:rsidR="004C02EF" w:rsidRPr="00E77497">
        <w:rPr>
          <w:rFonts w:eastAsia="Arial Unicode MS"/>
        </w:rPr>
        <w:t xml:space="preserve"> — Line Terminator Characters</w:t>
      </w:r>
    </w:p>
    <w:tbl>
      <w:tblPr>
        <w:tblW w:w="0" w:type="auto"/>
        <w:jc w:val="center"/>
        <w:tblBorders>
          <w:top w:val="single" w:sz="6" w:space="0" w:color="000000"/>
          <w:left w:val="single" w:sz="6" w:space="0" w:color="000000"/>
          <w:bottom w:val="single" w:sz="6" w:space="0" w:color="000000"/>
          <w:right w:val="single" w:sz="6" w:space="0" w:color="000000"/>
        </w:tblBorders>
        <w:tblCellMar>
          <w:left w:w="288" w:type="dxa"/>
          <w:right w:w="288" w:type="dxa"/>
        </w:tblCellMar>
        <w:tblLook w:val="0000" w:firstRow="0" w:lastRow="0" w:firstColumn="0" w:lastColumn="0" w:noHBand="0" w:noVBand="0"/>
      </w:tblPr>
      <w:tblGrid>
        <w:gridCol w:w="2292"/>
        <w:gridCol w:w="2520"/>
        <w:gridCol w:w="2449"/>
      </w:tblGrid>
      <w:tr w:rsidR="004C02EF" w:rsidRPr="00E77497" w14:paraId="2AAE5426" w14:textId="77777777" w:rsidTr="00360FC8">
        <w:trPr>
          <w:trHeight w:val="317"/>
          <w:jc w:val="center"/>
        </w:trPr>
        <w:tc>
          <w:tcPr>
            <w:tcW w:w="2292" w:type="dxa"/>
            <w:shd w:val="solid" w:color="C0C0C0" w:fill="FFFFFF"/>
          </w:tcPr>
          <w:p w14:paraId="0C4E0B55" w14:textId="77777777" w:rsidR="004C02EF" w:rsidRPr="00E77497" w:rsidRDefault="004C02EF" w:rsidP="00F55BFC">
            <w:pPr>
              <w:keepNext/>
              <w:keepLines/>
              <w:shd w:val="solid" w:color="C0C0C0" w:fill="FFFFFF"/>
              <w:spacing w:after="0"/>
              <w:rPr>
                <w:b/>
                <w:i/>
                <w:color w:val="000000"/>
                <w:shd w:val="solid" w:color="C0C0C0" w:fill="FFFFFF"/>
              </w:rPr>
            </w:pPr>
            <w:r w:rsidRPr="00E77497">
              <w:rPr>
                <w:b/>
                <w:i/>
                <w:color w:val="000000"/>
                <w:shd w:val="solid" w:color="C0C0C0" w:fill="FFFFFF"/>
              </w:rPr>
              <w:t xml:space="preserve">Code </w:t>
            </w:r>
            <w:del w:id="993" w:author="Rev 9 Allen Wirfs-Brock" w:date="2012-07-02T16:45:00Z">
              <w:r w:rsidRPr="00E77497" w:rsidDel="003205F6">
                <w:rPr>
                  <w:b/>
                  <w:i/>
                  <w:color w:val="000000"/>
                  <w:shd w:val="solid" w:color="C0C0C0" w:fill="FFFFFF"/>
                </w:rPr>
                <w:delText xml:space="preserve">Unit </w:delText>
              </w:r>
            </w:del>
            <w:ins w:id="994" w:author="Rev 9 Allen Wirfs-Brock" w:date="2012-07-02T16:45:00Z">
              <w:r w:rsidR="003205F6">
                <w:rPr>
                  <w:b/>
                  <w:i/>
                  <w:color w:val="000000"/>
                  <w:shd w:val="solid" w:color="C0C0C0" w:fill="FFFFFF"/>
                </w:rPr>
                <w:t>Point</w:t>
              </w:r>
              <w:r w:rsidR="003205F6" w:rsidRPr="00E77497">
                <w:rPr>
                  <w:b/>
                  <w:i/>
                  <w:color w:val="000000"/>
                  <w:shd w:val="solid" w:color="C0C0C0" w:fill="FFFFFF"/>
                </w:rPr>
                <w:t xml:space="preserve"> </w:t>
              </w:r>
            </w:ins>
            <w:del w:id="995" w:author="Rev 9 Allen Wirfs-Brock" w:date="2012-07-07T10:04:00Z">
              <w:r w:rsidRPr="00E77497" w:rsidDel="00F55BFC">
                <w:rPr>
                  <w:b/>
                  <w:i/>
                  <w:color w:val="000000"/>
                  <w:shd w:val="solid" w:color="C0C0C0" w:fill="FFFFFF"/>
                </w:rPr>
                <w:delText>Value</w:delText>
              </w:r>
            </w:del>
          </w:p>
        </w:tc>
        <w:tc>
          <w:tcPr>
            <w:tcW w:w="2520" w:type="dxa"/>
            <w:shd w:val="solid" w:color="C0C0C0" w:fill="FFFFFF"/>
          </w:tcPr>
          <w:p w14:paraId="29158409"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Name</w:t>
            </w:r>
          </w:p>
        </w:tc>
        <w:tc>
          <w:tcPr>
            <w:tcW w:w="2449" w:type="dxa"/>
            <w:shd w:val="solid" w:color="C0C0C0" w:fill="FFFFFF"/>
          </w:tcPr>
          <w:p w14:paraId="3977240A" w14:textId="77777777"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Formal Name</w:t>
            </w:r>
          </w:p>
        </w:tc>
      </w:tr>
      <w:tr w:rsidR="004C02EF" w:rsidRPr="00E77497" w14:paraId="2A0DE2A3" w14:textId="77777777" w:rsidTr="00360FC8">
        <w:trPr>
          <w:jc w:val="center"/>
        </w:trPr>
        <w:tc>
          <w:tcPr>
            <w:tcW w:w="2292" w:type="dxa"/>
          </w:tcPr>
          <w:p w14:paraId="7CDEF856" w14:textId="77777777" w:rsidR="004C02EF" w:rsidRPr="00E77497" w:rsidRDefault="004C02EF" w:rsidP="003A4B22">
            <w:pPr>
              <w:keepNext/>
              <w:keepLines/>
              <w:spacing w:after="60"/>
              <w:rPr>
                <w:rFonts w:ascii="Courier New" w:hAnsi="Courier New"/>
                <w:b/>
              </w:rPr>
            </w:pPr>
            <w:del w:id="996" w:author="Rev 9 Allen Wirfs-Brock" w:date="2012-07-02T16:44:00Z">
              <w:r w:rsidRPr="00E77497" w:rsidDel="003205F6">
                <w:rPr>
                  <w:rFonts w:ascii="Courier New" w:hAnsi="Courier New"/>
                  <w:b/>
                </w:rPr>
                <w:delText>\u</w:delText>
              </w:r>
            </w:del>
            <w:ins w:id="997" w:author="Rev 9 Allen Wirfs-Brock" w:date="2012-07-02T16:44:00Z">
              <w:r w:rsidR="003205F6">
                <w:rPr>
                  <w:rFonts w:ascii="Courier New" w:hAnsi="Courier New"/>
                  <w:b/>
                </w:rPr>
                <w:t>U+</w:t>
              </w:r>
            </w:ins>
            <w:r w:rsidRPr="00E77497">
              <w:rPr>
                <w:rFonts w:ascii="Courier New" w:hAnsi="Courier New"/>
                <w:b/>
              </w:rPr>
              <w:t>000A</w:t>
            </w:r>
          </w:p>
        </w:tc>
        <w:tc>
          <w:tcPr>
            <w:tcW w:w="2520" w:type="dxa"/>
          </w:tcPr>
          <w:p w14:paraId="10EA06D6" w14:textId="77777777" w:rsidR="004C02EF" w:rsidRPr="00E77497" w:rsidRDefault="004C02EF" w:rsidP="003A4B22">
            <w:pPr>
              <w:keepNext/>
              <w:keepLines/>
              <w:spacing w:after="60"/>
            </w:pPr>
            <w:r w:rsidRPr="00E77497">
              <w:t>Line Feed</w:t>
            </w:r>
          </w:p>
        </w:tc>
        <w:tc>
          <w:tcPr>
            <w:tcW w:w="2449" w:type="dxa"/>
          </w:tcPr>
          <w:p w14:paraId="7D150280" w14:textId="77777777" w:rsidR="004C02EF" w:rsidRPr="00E77497" w:rsidRDefault="004C02EF" w:rsidP="003A4B22">
            <w:pPr>
              <w:keepNext/>
              <w:keepLines/>
              <w:spacing w:after="60"/>
            </w:pPr>
            <w:r w:rsidRPr="00E77497">
              <w:t>&lt;LF&gt;</w:t>
            </w:r>
          </w:p>
        </w:tc>
      </w:tr>
      <w:tr w:rsidR="004C02EF" w:rsidRPr="00E77497" w14:paraId="4C89F0E9" w14:textId="77777777" w:rsidTr="00360FC8">
        <w:trPr>
          <w:jc w:val="center"/>
        </w:trPr>
        <w:tc>
          <w:tcPr>
            <w:tcW w:w="2292" w:type="dxa"/>
          </w:tcPr>
          <w:p w14:paraId="71BC3DAF" w14:textId="77777777" w:rsidR="004C02EF" w:rsidRPr="00E77497" w:rsidRDefault="004C02EF" w:rsidP="003A4B22">
            <w:pPr>
              <w:keepNext/>
              <w:keepLines/>
              <w:spacing w:after="60"/>
              <w:rPr>
                <w:b/>
              </w:rPr>
            </w:pPr>
            <w:del w:id="998" w:author="Rev 9 Allen Wirfs-Brock" w:date="2012-07-02T16:45:00Z">
              <w:r w:rsidRPr="00E77497" w:rsidDel="003205F6">
                <w:rPr>
                  <w:rFonts w:ascii="Courier New" w:hAnsi="Courier New"/>
                  <w:b/>
                </w:rPr>
                <w:delText>\u</w:delText>
              </w:r>
            </w:del>
            <w:ins w:id="999" w:author="Rev 9 Allen Wirfs-Brock" w:date="2012-07-02T16:45:00Z">
              <w:r w:rsidR="003205F6">
                <w:rPr>
                  <w:rFonts w:ascii="Courier New" w:hAnsi="Courier New"/>
                  <w:b/>
                </w:rPr>
                <w:t>U+</w:t>
              </w:r>
            </w:ins>
            <w:r w:rsidRPr="00E77497">
              <w:rPr>
                <w:rFonts w:ascii="Courier New" w:hAnsi="Courier New"/>
                <w:b/>
              </w:rPr>
              <w:t>000D</w:t>
            </w:r>
          </w:p>
        </w:tc>
        <w:tc>
          <w:tcPr>
            <w:tcW w:w="2520" w:type="dxa"/>
          </w:tcPr>
          <w:p w14:paraId="5D9764CC" w14:textId="77777777" w:rsidR="004C02EF" w:rsidRPr="00E77497" w:rsidRDefault="004C02EF" w:rsidP="003A4B22">
            <w:pPr>
              <w:keepNext/>
              <w:keepLines/>
              <w:spacing w:after="60"/>
            </w:pPr>
            <w:r w:rsidRPr="00E77497">
              <w:t xml:space="preserve">Carriage Return </w:t>
            </w:r>
          </w:p>
        </w:tc>
        <w:tc>
          <w:tcPr>
            <w:tcW w:w="2449" w:type="dxa"/>
          </w:tcPr>
          <w:p w14:paraId="1402DAA0" w14:textId="77777777" w:rsidR="004C02EF" w:rsidRPr="00E77497" w:rsidRDefault="004C02EF" w:rsidP="003A4B22">
            <w:pPr>
              <w:keepNext/>
              <w:keepLines/>
              <w:spacing w:after="60"/>
            </w:pPr>
            <w:r w:rsidRPr="00E77497">
              <w:t>&lt;CR&gt;</w:t>
            </w:r>
          </w:p>
        </w:tc>
      </w:tr>
      <w:tr w:rsidR="004C02EF" w:rsidRPr="00E77497" w14:paraId="413D27AA" w14:textId="77777777" w:rsidTr="00360FC8">
        <w:trPr>
          <w:jc w:val="center"/>
        </w:trPr>
        <w:tc>
          <w:tcPr>
            <w:tcW w:w="2292" w:type="dxa"/>
          </w:tcPr>
          <w:p w14:paraId="62EBEABE" w14:textId="77777777" w:rsidR="004C02EF" w:rsidRPr="00E77497" w:rsidRDefault="004C02EF" w:rsidP="003A4B22">
            <w:pPr>
              <w:keepNext/>
              <w:keepLines/>
              <w:spacing w:after="60"/>
              <w:rPr>
                <w:rFonts w:ascii="Courier New" w:hAnsi="Courier New"/>
                <w:b/>
              </w:rPr>
            </w:pPr>
            <w:del w:id="1000" w:author="Rev 9 Allen Wirfs-Brock" w:date="2012-07-02T16:45:00Z">
              <w:r w:rsidRPr="00E77497" w:rsidDel="003205F6">
                <w:rPr>
                  <w:rFonts w:ascii="Courier New" w:hAnsi="Courier New"/>
                  <w:b/>
                </w:rPr>
                <w:delText>\u</w:delText>
              </w:r>
            </w:del>
            <w:ins w:id="1001" w:author="Rev 9 Allen Wirfs-Brock" w:date="2012-07-02T16:45:00Z">
              <w:r w:rsidR="003205F6">
                <w:rPr>
                  <w:rFonts w:ascii="Courier New" w:hAnsi="Courier New"/>
                  <w:b/>
                </w:rPr>
                <w:t>U+</w:t>
              </w:r>
            </w:ins>
            <w:r w:rsidRPr="00E77497">
              <w:rPr>
                <w:rFonts w:ascii="Courier New" w:hAnsi="Courier New"/>
                <w:b/>
              </w:rPr>
              <w:t>2028</w:t>
            </w:r>
          </w:p>
        </w:tc>
        <w:tc>
          <w:tcPr>
            <w:tcW w:w="2520" w:type="dxa"/>
          </w:tcPr>
          <w:p w14:paraId="0F995B89" w14:textId="77777777" w:rsidR="004C02EF" w:rsidRPr="00E77497" w:rsidRDefault="004C02EF" w:rsidP="003A4B22">
            <w:pPr>
              <w:keepNext/>
              <w:keepLines/>
              <w:spacing w:after="60"/>
            </w:pPr>
            <w:r w:rsidRPr="00E77497">
              <w:t>Line separator</w:t>
            </w:r>
          </w:p>
        </w:tc>
        <w:tc>
          <w:tcPr>
            <w:tcW w:w="2449" w:type="dxa"/>
          </w:tcPr>
          <w:p w14:paraId="09594873" w14:textId="77777777" w:rsidR="004C02EF" w:rsidRPr="00E77497" w:rsidRDefault="004C02EF" w:rsidP="003A4B22">
            <w:pPr>
              <w:keepNext/>
              <w:keepLines/>
              <w:spacing w:after="60"/>
            </w:pPr>
            <w:r w:rsidRPr="00E77497">
              <w:t>&lt;LS&gt;</w:t>
            </w:r>
          </w:p>
        </w:tc>
      </w:tr>
      <w:tr w:rsidR="004C02EF" w:rsidRPr="00E77497" w14:paraId="43C7AF93" w14:textId="77777777" w:rsidTr="00360FC8">
        <w:trPr>
          <w:jc w:val="center"/>
        </w:trPr>
        <w:tc>
          <w:tcPr>
            <w:tcW w:w="2292" w:type="dxa"/>
          </w:tcPr>
          <w:p w14:paraId="62276DF6" w14:textId="77777777" w:rsidR="004C02EF" w:rsidRPr="00E77497" w:rsidRDefault="004C02EF" w:rsidP="003A4B22">
            <w:pPr>
              <w:keepLines/>
              <w:spacing w:after="60"/>
              <w:rPr>
                <w:rFonts w:ascii="Courier New" w:hAnsi="Courier New"/>
                <w:b/>
              </w:rPr>
            </w:pPr>
            <w:del w:id="1002" w:author="Rev 9 Allen Wirfs-Brock" w:date="2012-07-02T16:45:00Z">
              <w:r w:rsidRPr="00E77497" w:rsidDel="003205F6">
                <w:rPr>
                  <w:rFonts w:ascii="Courier New" w:hAnsi="Courier New"/>
                  <w:b/>
                </w:rPr>
                <w:delText>\u</w:delText>
              </w:r>
            </w:del>
            <w:ins w:id="1003" w:author="Rev 9 Allen Wirfs-Brock" w:date="2012-07-02T16:45:00Z">
              <w:r w:rsidR="003205F6">
                <w:rPr>
                  <w:rFonts w:ascii="Courier New" w:hAnsi="Courier New"/>
                  <w:b/>
                </w:rPr>
                <w:t>U+</w:t>
              </w:r>
            </w:ins>
            <w:r w:rsidRPr="00E77497">
              <w:rPr>
                <w:rFonts w:ascii="Courier New" w:hAnsi="Courier New"/>
                <w:b/>
              </w:rPr>
              <w:t>2029</w:t>
            </w:r>
          </w:p>
        </w:tc>
        <w:tc>
          <w:tcPr>
            <w:tcW w:w="2520" w:type="dxa"/>
          </w:tcPr>
          <w:p w14:paraId="1DB261F7" w14:textId="77777777" w:rsidR="004C02EF" w:rsidRPr="00E77497" w:rsidRDefault="004C02EF" w:rsidP="003A4B22">
            <w:pPr>
              <w:keepLines/>
              <w:spacing w:after="60"/>
            </w:pPr>
            <w:r w:rsidRPr="00E77497">
              <w:t>Paragraph separator</w:t>
            </w:r>
          </w:p>
        </w:tc>
        <w:tc>
          <w:tcPr>
            <w:tcW w:w="2449" w:type="dxa"/>
          </w:tcPr>
          <w:p w14:paraId="5F651446" w14:textId="77777777" w:rsidR="004C02EF" w:rsidRPr="00E77497" w:rsidRDefault="004C02EF" w:rsidP="003A4B22">
            <w:pPr>
              <w:keepLines/>
              <w:spacing w:after="60"/>
            </w:pPr>
            <w:r w:rsidRPr="00E77497">
              <w:t>&lt;PS&gt;</w:t>
            </w:r>
          </w:p>
        </w:tc>
      </w:tr>
    </w:tbl>
    <w:p w14:paraId="5EA774B0" w14:textId="77777777" w:rsidR="004C02EF" w:rsidRPr="00E77497" w:rsidRDefault="004C02EF" w:rsidP="004C02EF">
      <w:r w:rsidRPr="00E77497">
        <w:t xml:space="preserve">Only the </w:t>
      </w:r>
      <w:ins w:id="1004" w:author="Rev 9 Allen Wirfs-Brock" w:date="2012-07-02T16:45:00Z">
        <w:r w:rsidR="003205F6">
          <w:t xml:space="preserve">Unicode </w:t>
        </w:r>
      </w:ins>
      <w:r w:rsidRPr="00E77497">
        <w:t xml:space="preserve">characters in </w:t>
      </w:r>
      <w:ins w:id="1005" w:author="Rev 8 Allen Wirfs-Brock" w:date="2012-06-13T12:23:00Z">
        <w:r w:rsidR="00386630">
          <w:fldChar w:fldCharType="begin"/>
        </w:r>
        <w:r w:rsidR="00386630">
          <w:instrText xml:space="preserve"> REF _Ref327353531 \h </w:instrText>
        </w:r>
      </w:ins>
      <w:r w:rsidR="00386630">
        <w:fldChar w:fldCharType="separate"/>
      </w:r>
      <w:ins w:id="1006" w:author="Rev 8 Allen Wirfs-Brock" w:date="2012-06-15T19:42:00Z">
        <w:r w:rsidR="00606E07">
          <w:t xml:space="preserve">Table </w:t>
        </w:r>
        <w:r w:rsidR="00606E07">
          <w:rPr>
            <w:noProof/>
          </w:rPr>
          <w:t>3</w:t>
        </w:r>
      </w:ins>
      <w:ins w:id="1007" w:author="Rev 8 Allen Wirfs-Brock" w:date="2012-06-13T12:23:00Z">
        <w:r w:rsidR="00386630">
          <w:fldChar w:fldCharType="end"/>
        </w:r>
      </w:ins>
      <w:r w:rsidRPr="00E77497">
        <w:t xml:space="preserve"> are treated as line terminators. Other new line or line breaking </w:t>
      </w:r>
      <w:ins w:id="1008" w:author="Rev 9 Allen Wirfs-Brock" w:date="2012-07-02T16:45:00Z">
        <w:r w:rsidR="003205F6">
          <w:t xml:space="preserve">Unicode </w:t>
        </w:r>
      </w:ins>
      <w:r w:rsidRPr="00E77497">
        <w:t xml:space="preserve">characters are treated as white space but not as line terminators. The </w:t>
      </w:r>
      <w:del w:id="1009" w:author="Rev 9 Allen Wirfs-Brock" w:date="2012-07-02T16:46:00Z">
        <w:r w:rsidRPr="00E77497" w:rsidDel="003205F6">
          <w:delText xml:space="preserve">character </w:delText>
        </w:r>
      </w:del>
      <w:r w:rsidRPr="00E77497">
        <w:t xml:space="preserve">sequence &lt;CR&gt;&lt;LF&gt; is commonly used as a line terminator. It should be considered a single </w:t>
      </w:r>
      <w:ins w:id="1010" w:author="Rev 9 Allen Wirfs-Brock" w:date="2012-07-02T16:47:00Z">
        <w:r w:rsidR="003205F6" w:rsidRPr="005D174A">
          <w:rPr>
            <w:rFonts w:ascii="Times New Roman" w:hAnsi="Times New Roman"/>
            <w:i/>
          </w:rPr>
          <w:t>SourceCharacter</w:t>
        </w:r>
        <w:r w:rsidR="003205F6">
          <w:t xml:space="preserve"> </w:t>
        </w:r>
      </w:ins>
      <w:del w:id="1011" w:author="Rev 9 Allen Wirfs-Brock" w:date="2012-07-02T16:47:00Z">
        <w:r w:rsidRPr="00E77497" w:rsidDel="003205F6">
          <w:delText xml:space="preserve">character </w:delText>
        </w:r>
      </w:del>
      <w:r w:rsidRPr="00E77497">
        <w:t>for the purpose of reporting line numbers.</w:t>
      </w:r>
    </w:p>
    <w:p w14:paraId="59347F6B" w14:textId="77777777" w:rsidR="004C02EF" w:rsidRPr="00E77497" w:rsidRDefault="004C02EF" w:rsidP="004C02EF">
      <w:pPr>
        <w:pStyle w:val="Syntax"/>
      </w:pPr>
      <w:r w:rsidRPr="00E77497">
        <w:t>Syntax</w:t>
      </w:r>
    </w:p>
    <w:p w14:paraId="4E0912E6" w14:textId="77777777" w:rsidR="004C02EF" w:rsidRPr="00E77497" w:rsidRDefault="004C02EF" w:rsidP="004C02EF">
      <w:pPr>
        <w:pStyle w:val="SyntaxRule"/>
      </w:pPr>
      <w:r w:rsidRPr="00E77497">
        <w:t xml:space="preserve">LineTerminator </w:t>
      </w:r>
      <w:r w:rsidRPr="00E77497">
        <w:rPr>
          <w:rFonts w:ascii="Arial" w:hAnsi="Arial" w:cs="Arial"/>
          <w:b/>
          <w:i w:val="0"/>
        </w:rPr>
        <w:t>::</w:t>
      </w:r>
    </w:p>
    <w:p w14:paraId="4D26D207" w14:textId="77777777" w:rsidR="004C02EF" w:rsidRPr="00E77497" w:rsidRDefault="004C02EF" w:rsidP="004C02EF">
      <w:pPr>
        <w:pStyle w:val="SyntaxDefinition"/>
        <w:rPr>
          <w:i w:val="0"/>
        </w:rPr>
      </w:pPr>
      <w:r w:rsidRPr="00E77497">
        <w:rPr>
          <w:i w:val="0"/>
        </w:rPr>
        <w:t>&lt;LF&gt;</w:t>
      </w:r>
      <w:r w:rsidRPr="00E77497">
        <w:rPr>
          <w:i w:val="0"/>
        </w:rPr>
        <w:br/>
        <w:t>&lt;CR&gt;</w:t>
      </w:r>
      <w:bookmarkStart w:id="1012" w:name="_Ref379871138"/>
      <w:bookmarkStart w:id="1013" w:name="_Toc381513618"/>
      <w:bookmarkStart w:id="1014" w:name="_Toc382202760"/>
      <w:bookmarkStart w:id="1015" w:name="_Toc382202980"/>
      <w:bookmarkStart w:id="1016" w:name="_Toc382212140"/>
      <w:bookmarkStart w:id="1017" w:name="_Toc382212319"/>
      <w:bookmarkStart w:id="1018" w:name="_Toc382291485"/>
      <w:bookmarkStart w:id="1019" w:name="_Toc385672121"/>
      <w:bookmarkStart w:id="1020" w:name="_Toc393690212"/>
      <w:r w:rsidRPr="00E77497">
        <w:rPr>
          <w:i w:val="0"/>
        </w:rPr>
        <w:br/>
        <w:t>&lt;LS&gt;</w:t>
      </w:r>
      <w:r w:rsidRPr="00E77497">
        <w:rPr>
          <w:i w:val="0"/>
        </w:rPr>
        <w:br/>
        <w:t>&lt;PS&gt;</w:t>
      </w:r>
    </w:p>
    <w:p w14:paraId="65543387" w14:textId="77777777" w:rsidR="004C02EF" w:rsidRPr="00E77497" w:rsidRDefault="004C02EF" w:rsidP="004C02EF">
      <w:pPr>
        <w:pStyle w:val="SyntaxRule"/>
      </w:pPr>
      <w:r w:rsidRPr="00E77497">
        <w:t xml:space="preserve">LineTerminatorSequence </w:t>
      </w:r>
      <w:r w:rsidRPr="00E77497">
        <w:rPr>
          <w:rFonts w:ascii="Arial" w:hAnsi="Arial" w:cs="Arial"/>
          <w:b/>
          <w:i w:val="0"/>
        </w:rPr>
        <w:t>::</w:t>
      </w:r>
    </w:p>
    <w:p w14:paraId="6A49ABD7" w14:textId="77777777" w:rsidR="004C02EF" w:rsidRPr="00E77497" w:rsidRDefault="004C02EF" w:rsidP="004C02EF">
      <w:pPr>
        <w:pStyle w:val="SyntaxDefinition"/>
      </w:pPr>
      <w:r w:rsidRPr="00E77497">
        <w:rPr>
          <w:i w:val="0"/>
        </w:rPr>
        <w:t>&lt;LF&gt;</w:t>
      </w:r>
      <w:r w:rsidRPr="00E77497">
        <w:rPr>
          <w:i w:val="0"/>
        </w:rPr>
        <w:br/>
        <w:t xml:space="preserve">&lt;CR&gt; </w:t>
      </w:r>
      <w:r w:rsidRPr="00E77497">
        <w:rPr>
          <w:rFonts w:ascii="Arial" w:hAnsi="Arial" w:cs="Arial"/>
          <w:i w:val="0"/>
          <w:sz w:val="16"/>
        </w:rPr>
        <w:t>[lookahead</w:t>
      </w:r>
      <w:r w:rsidRPr="00E77497">
        <w:rPr>
          <w:i w:val="0"/>
          <w:sz w:val="16"/>
        </w:rPr>
        <w:t xml:space="preserve"> </w:t>
      </w:r>
      <w:r w:rsidRPr="00E77497">
        <w:rPr>
          <w:rFonts w:ascii="Arial" w:hAnsi="Arial" w:cs="Arial"/>
          <w:i w:val="0"/>
          <w:sz w:val="16"/>
        </w:rPr>
        <w:sym w:font="Symbol" w:char="F0CF"/>
      </w:r>
      <w:r w:rsidRPr="00E77497">
        <w:rPr>
          <w:i w:val="0"/>
          <w:sz w:val="16"/>
        </w:rPr>
        <w:t xml:space="preserve"> &lt;LF&gt;</w:t>
      </w:r>
      <w:r w:rsidRPr="00E77497">
        <w:rPr>
          <w:i w:val="0"/>
        </w:rPr>
        <w:t xml:space="preserve"> </w:t>
      </w:r>
      <w:r w:rsidRPr="00E77497">
        <w:rPr>
          <w:rFonts w:ascii="Arial" w:hAnsi="Arial" w:cs="Arial"/>
          <w:i w:val="0"/>
          <w:sz w:val="16"/>
        </w:rPr>
        <w:t>]</w:t>
      </w:r>
      <w:r w:rsidRPr="00E77497">
        <w:rPr>
          <w:i w:val="0"/>
        </w:rPr>
        <w:br/>
        <w:t>&lt;LS&gt;</w:t>
      </w:r>
      <w:r w:rsidRPr="00E77497">
        <w:rPr>
          <w:i w:val="0"/>
        </w:rPr>
        <w:br/>
        <w:t>&lt;PS&gt;</w:t>
      </w:r>
      <w:r w:rsidRPr="00E77497">
        <w:rPr>
          <w:i w:val="0"/>
        </w:rPr>
        <w:br/>
        <w:t>&lt;CR&gt; &lt;LF&gt;</w:t>
      </w:r>
    </w:p>
    <w:p w14:paraId="2752433B" w14:textId="77777777" w:rsidR="004C02EF" w:rsidRPr="00E77497" w:rsidRDefault="004C02EF" w:rsidP="004C02EF">
      <w:pPr>
        <w:pStyle w:val="20"/>
        <w:numPr>
          <w:ilvl w:val="0"/>
          <w:numId w:val="0"/>
        </w:numPr>
      </w:pPr>
      <w:bookmarkStart w:id="1021" w:name="_Ref457437441"/>
      <w:bookmarkStart w:id="1022" w:name="_Ref457437442"/>
      <w:bookmarkStart w:id="1023" w:name="_Ref457437443"/>
      <w:bookmarkStart w:id="1024" w:name="_Ref457437444"/>
      <w:bookmarkStart w:id="1025" w:name="_Ref457437448"/>
      <w:bookmarkStart w:id="1026" w:name="_Ref457437449"/>
      <w:bookmarkStart w:id="1027" w:name="_Ref457437450"/>
      <w:bookmarkStart w:id="1028" w:name="_Ref457437451"/>
      <w:bookmarkStart w:id="1029" w:name="_Ref457437452"/>
      <w:bookmarkStart w:id="1030" w:name="_Toc472818757"/>
      <w:bookmarkStart w:id="1031" w:name="_Toc235503312"/>
      <w:bookmarkStart w:id="1032" w:name="_Toc241509087"/>
      <w:bookmarkStart w:id="1033" w:name="_Toc244416574"/>
      <w:bookmarkStart w:id="1034" w:name="_Toc276630938"/>
      <w:bookmarkStart w:id="1035" w:name="_Toc336509407"/>
      <w:r w:rsidRPr="00E77497">
        <w:t>7.4</w:t>
      </w:r>
      <w:r w:rsidRPr="00E77497">
        <w:tab/>
        <w:t>Comment</w:t>
      </w:r>
      <w:bookmarkEnd w:id="1012"/>
      <w:bookmarkEnd w:id="1013"/>
      <w:bookmarkEnd w:id="1014"/>
      <w:bookmarkEnd w:id="1015"/>
      <w:bookmarkEnd w:id="1016"/>
      <w:bookmarkEnd w:id="1017"/>
      <w:bookmarkEnd w:id="1018"/>
      <w:bookmarkEnd w:id="1019"/>
      <w:bookmarkEnd w:id="1020"/>
      <w:r w:rsidRPr="00E77497">
        <w:t>s</w:t>
      </w:r>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p>
    <w:p w14:paraId="19E9E608" w14:textId="77777777" w:rsidR="004C02EF" w:rsidRPr="00E77497" w:rsidRDefault="004C02EF" w:rsidP="004C02EF">
      <w:r w:rsidRPr="00E77497">
        <w:t>Comments can be either single or multi-line. Multi-line comments cannot nest.</w:t>
      </w:r>
    </w:p>
    <w:p w14:paraId="3D2A9234" w14:textId="77777777" w:rsidR="004C02EF" w:rsidRPr="00E77497" w:rsidRDefault="004C02EF" w:rsidP="004C02EF">
      <w:r w:rsidRPr="00E77497">
        <w:t xml:space="preserve">Because a single-line comment can contain any </w:t>
      </w:r>
      <w:ins w:id="1036" w:author="Rev 9 Allen Wirfs-Brock" w:date="2012-07-02T16:48:00Z">
        <w:r w:rsidR="003205F6">
          <w:t xml:space="preserve">Unicode </w:t>
        </w:r>
      </w:ins>
      <w:r w:rsidRPr="00E77497">
        <w:t xml:space="preserve">character except a </w:t>
      </w:r>
      <w:r w:rsidRPr="00E77497">
        <w:rPr>
          <w:rFonts w:ascii="Times New Roman" w:hAnsi="Times New Roman"/>
          <w:i/>
        </w:rPr>
        <w:t>LineTerminator</w:t>
      </w:r>
      <w:r w:rsidRPr="00E77497">
        <w:t xml:space="preserve"> character, and because of the general rule that a token is always as long as possible, a single-line comment always consists of all characters from the </w:t>
      </w:r>
      <w:r w:rsidRPr="00E77497">
        <w:rPr>
          <w:rFonts w:ascii="Courier New" w:hAnsi="Courier New"/>
          <w:b/>
        </w:rPr>
        <w:t>//</w:t>
      </w:r>
      <w:r w:rsidRPr="00E77497">
        <w:t xml:space="preserve"> marker to the end of the line. However, the </w:t>
      </w:r>
      <w:r w:rsidRPr="00E77497">
        <w:rPr>
          <w:rFonts w:ascii="Times New Roman" w:hAnsi="Times New Roman"/>
          <w:i/>
        </w:rPr>
        <w:t>LineTerminator</w:t>
      </w:r>
      <w:r w:rsidRPr="00E77497">
        <w:t xml:space="preserve"> at the end of the line is not considered to be part of the single-line comment; it is recognised separately by the lexical grammar and becomes part of the stream of input elements for the syntactic grammar. This point is very important, because it implies that the presence or absence of single-line comments does not affect the process of automatic semicolon insertion (see 7.9).</w:t>
      </w:r>
    </w:p>
    <w:p w14:paraId="2537B1CE" w14:textId="77777777" w:rsidR="004C02EF" w:rsidRPr="00E77497" w:rsidRDefault="004C02EF" w:rsidP="004C02EF">
      <w:r w:rsidRPr="00E77497">
        <w:t xml:space="preserve">Comments behave like white space and are discarded except that, if a </w:t>
      </w:r>
      <w:r w:rsidRPr="00E77497">
        <w:rPr>
          <w:rFonts w:ascii="Times New Roman" w:hAnsi="Times New Roman"/>
          <w:i/>
        </w:rPr>
        <w:t>MultiLineComment</w:t>
      </w:r>
      <w:r w:rsidRPr="00E77497">
        <w:t xml:space="preserve"> contains a line terminator character, then the entire comment is considered to be a </w:t>
      </w:r>
      <w:r w:rsidRPr="00E77497">
        <w:rPr>
          <w:rFonts w:ascii="Times New Roman" w:hAnsi="Times New Roman"/>
          <w:i/>
        </w:rPr>
        <w:t>LineTerminator</w:t>
      </w:r>
      <w:r w:rsidRPr="00E77497">
        <w:t xml:space="preserve"> for purposes of parsing by the syntactic grammar.</w:t>
      </w:r>
    </w:p>
    <w:p w14:paraId="64ACE84D" w14:textId="77777777" w:rsidR="004C02EF" w:rsidRPr="00E77497" w:rsidRDefault="004C02EF" w:rsidP="004C02EF">
      <w:pPr>
        <w:pStyle w:val="Syntax"/>
      </w:pPr>
      <w:r w:rsidRPr="00E77497">
        <w:t>Syntax</w:t>
      </w:r>
    </w:p>
    <w:p w14:paraId="5858C237" w14:textId="77777777" w:rsidR="004C02EF" w:rsidRPr="00E77497" w:rsidRDefault="004C02EF" w:rsidP="004C02EF">
      <w:pPr>
        <w:pStyle w:val="SyntaxRule"/>
      </w:pPr>
      <w:r w:rsidRPr="00E77497">
        <w:t xml:space="preserve">Comment </w:t>
      </w:r>
      <w:r w:rsidRPr="00E77497">
        <w:rPr>
          <w:rFonts w:ascii="Arial" w:hAnsi="Arial" w:cs="Arial"/>
          <w:b/>
          <w:i w:val="0"/>
        </w:rPr>
        <w:t>::</w:t>
      </w:r>
    </w:p>
    <w:p w14:paraId="601F9590" w14:textId="77777777" w:rsidR="004C02EF" w:rsidRPr="00E77497" w:rsidRDefault="004C02EF" w:rsidP="004C02EF">
      <w:pPr>
        <w:pStyle w:val="SyntaxDefinition"/>
      </w:pPr>
      <w:r w:rsidRPr="00E77497">
        <w:t>MultiLineComment</w:t>
      </w:r>
      <w:r w:rsidRPr="00E77497">
        <w:br/>
        <w:t>SingleLineComment</w:t>
      </w:r>
    </w:p>
    <w:p w14:paraId="36B9B07F" w14:textId="77777777" w:rsidR="004C02EF" w:rsidRPr="00E77497" w:rsidRDefault="004C02EF" w:rsidP="004C02EF">
      <w:pPr>
        <w:pStyle w:val="SyntaxRule"/>
      </w:pPr>
      <w:r w:rsidRPr="00E77497">
        <w:t xml:space="preserve">MultiLineComment </w:t>
      </w:r>
      <w:r w:rsidRPr="00E77497">
        <w:rPr>
          <w:rFonts w:ascii="Arial" w:hAnsi="Arial" w:cs="Arial"/>
          <w:b/>
          <w:i w:val="0"/>
        </w:rPr>
        <w:t>::</w:t>
      </w:r>
    </w:p>
    <w:p w14:paraId="0CB4C34B" w14:textId="77777777" w:rsidR="004C02EF" w:rsidRPr="00E77497" w:rsidRDefault="004C02EF" w:rsidP="004C02EF">
      <w:pPr>
        <w:pStyle w:val="SyntaxDefinition"/>
      </w:pPr>
      <w:r w:rsidRPr="00E77497">
        <w:rPr>
          <w:rFonts w:ascii="Courier New" w:hAnsi="Courier New"/>
          <w:b/>
          <w:i w:val="0"/>
        </w:rPr>
        <w:t>/*</w:t>
      </w:r>
      <w:r w:rsidRPr="00E77497">
        <w:t xml:space="preserve"> MultiLineCommentChars</w:t>
      </w:r>
      <w:r w:rsidRPr="00E77497">
        <w:rPr>
          <w:rFonts w:ascii="Arial" w:hAnsi="Arial"/>
          <w:i w:val="0"/>
          <w:vertAlign w:val="subscript"/>
        </w:rPr>
        <w:t>opt</w:t>
      </w:r>
      <w:r w:rsidRPr="00E77497">
        <w:t xml:space="preserve"> </w:t>
      </w:r>
      <w:r w:rsidRPr="00E77497">
        <w:rPr>
          <w:rFonts w:ascii="Courier New" w:hAnsi="Courier New"/>
          <w:b/>
          <w:i w:val="0"/>
        </w:rPr>
        <w:t>*/</w:t>
      </w:r>
    </w:p>
    <w:p w14:paraId="0DB4CED8" w14:textId="77777777" w:rsidR="004C02EF" w:rsidRPr="00E77497" w:rsidRDefault="004C02EF" w:rsidP="004C02EF">
      <w:pPr>
        <w:pStyle w:val="SyntaxRule"/>
      </w:pPr>
      <w:r w:rsidRPr="00E77497">
        <w:t xml:space="preserve">MultiLineCommentChars </w:t>
      </w:r>
      <w:r w:rsidRPr="00E77497">
        <w:rPr>
          <w:rFonts w:ascii="Arial" w:hAnsi="Arial" w:cs="Arial"/>
          <w:b/>
          <w:i w:val="0"/>
        </w:rPr>
        <w:t>::</w:t>
      </w:r>
    </w:p>
    <w:p w14:paraId="6C6FE997" w14:textId="77777777" w:rsidR="004C02EF" w:rsidRPr="00E77497" w:rsidRDefault="004C02EF" w:rsidP="004C02EF">
      <w:pPr>
        <w:pStyle w:val="SyntaxDefinition"/>
      </w:pPr>
      <w:r w:rsidRPr="00E77497">
        <w:t>MultiLineNotAsteriskChar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1C613DBE" w14:textId="77777777" w:rsidR="004C02EF" w:rsidRPr="00E77497" w:rsidRDefault="004C02EF" w:rsidP="004C02EF">
      <w:pPr>
        <w:pStyle w:val="SyntaxRule"/>
      </w:pPr>
      <w:r w:rsidRPr="00E77497">
        <w:t xml:space="preserve">PostAsteriskCommentChars </w:t>
      </w:r>
      <w:r w:rsidRPr="00E77497">
        <w:rPr>
          <w:rFonts w:ascii="Arial" w:hAnsi="Arial" w:cs="Arial"/>
          <w:b/>
          <w:i w:val="0"/>
        </w:rPr>
        <w:t>::</w:t>
      </w:r>
    </w:p>
    <w:p w14:paraId="598A6D7A" w14:textId="77777777" w:rsidR="004C02EF" w:rsidRPr="00E77497" w:rsidRDefault="004C02EF" w:rsidP="004C02EF">
      <w:pPr>
        <w:pStyle w:val="SyntaxDefinition"/>
        <w:rPr>
          <w:vertAlign w:val="subscript"/>
        </w:rPr>
      </w:pPr>
      <w:r w:rsidRPr="00E77497">
        <w:t>MultiLineNotForwardSlashOrAsteriskChar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2E96B7CA" w14:textId="77777777" w:rsidR="004C02EF" w:rsidRPr="00E77497" w:rsidRDefault="004C02EF" w:rsidP="004C02EF">
      <w:pPr>
        <w:pStyle w:val="SyntaxRule"/>
      </w:pPr>
      <w:r w:rsidRPr="00E77497">
        <w:t>MultiLineNotAsteriskChar</w:t>
      </w:r>
      <w:r w:rsidRPr="00E77497">
        <w:rPr>
          <w:rFonts w:ascii="Arial" w:hAnsi="Arial" w:cs="Arial"/>
          <w:b/>
        </w:rPr>
        <w:t xml:space="preserve"> </w:t>
      </w:r>
      <w:r w:rsidRPr="00E77497">
        <w:rPr>
          <w:rFonts w:ascii="Arial" w:hAnsi="Arial" w:cs="Arial"/>
          <w:b/>
          <w:i w:val="0"/>
        </w:rPr>
        <w:t>::</w:t>
      </w:r>
    </w:p>
    <w:p w14:paraId="67158B62" w14:textId="77777777" w:rsidR="004C02EF" w:rsidRPr="00E77497" w:rsidRDefault="004C02EF" w:rsidP="004C02EF">
      <w:pPr>
        <w:pStyle w:val="SyntaxDefinition"/>
      </w:pPr>
      <w:r w:rsidRPr="00E77497">
        <w:t xml:space="preserve">SourceCharacter </w:t>
      </w:r>
      <w:r w:rsidRPr="00E77497">
        <w:rPr>
          <w:rFonts w:ascii="Arial" w:hAnsi="Arial" w:cs="Arial"/>
          <w:b/>
          <w:i w:val="0"/>
        </w:rPr>
        <w:t>but not</w:t>
      </w:r>
      <w:r w:rsidRPr="00E77497">
        <w:t xml:space="preserve"> </w:t>
      </w:r>
      <w:r w:rsidRPr="00E77497">
        <w:rPr>
          <w:rFonts w:ascii="Courier New" w:hAnsi="Courier New"/>
          <w:b/>
          <w:i w:val="0"/>
        </w:rPr>
        <w:t>*</w:t>
      </w:r>
    </w:p>
    <w:p w14:paraId="409127FC" w14:textId="77777777" w:rsidR="004C02EF" w:rsidRPr="00E77497" w:rsidRDefault="004C02EF" w:rsidP="004C02EF">
      <w:pPr>
        <w:pStyle w:val="SyntaxRule"/>
      </w:pPr>
      <w:r w:rsidRPr="00E77497">
        <w:t xml:space="preserve">MultiLineNotForwardSlashOrAsteriskChar </w:t>
      </w:r>
      <w:r w:rsidRPr="00E77497">
        <w:rPr>
          <w:rFonts w:ascii="Arial" w:hAnsi="Arial" w:cs="Arial"/>
          <w:b/>
          <w:i w:val="0"/>
        </w:rPr>
        <w:t>::</w:t>
      </w:r>
    </w:p>
    <w:p w14:paraId="1BB7D247" w14:textId="77777777" w:rsidR="004C02EF" w:rsidRPr="00E77497" w:rsidRDefault="004C02EF" w:rsidP="004C02EF">
      <w:pPr>
        <w:pStyle w:val="SyntaxDefinition"/>
      </w:pPr>
      <w:r w:rsidRPr="00E77497">
        <w:t>SourceCharacter</w:t>
      </w:r>
      <w:r w:rsidRPr="00E77497">
        <w:rPr>
          <w:rFonts w:ascii="Arial" w:hAnsi="Arial" w:cs="Arial"/>
          <w:b/>
        </w:rPr>
        <w:t xml:space="preserve">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t xml:space="preserve"> </w:t>
      </w:r>
      <w:r w:rsidRPr="00E77497">
        <w:rPr>
          <w:rFonts w:ascii="Courier New" w:hAnsi="Courier New"/>
          <w:b/>
          <w:i w:val="0"/>
        </w:rPr>
        <w:t>*</w:t>
      </w:r>
    </w:p>
    <w:p w14:paraId="760ABE90" w14:textId="77777777" w:rsidR="004C02EF" w:rsidRPr="00E77497" w:rsidRDefault="004C02EF" w:rsidP="004C02EF">
      <w:pPr>
        <w:pStyle w:val="SyntaxRule"/>
      </w:pPr>
      <w:r w:rsidRPr="00E77497">
        <w:t xml:space="preserve">SingleLineComment </w:t>
      </w:r>
      <w:r w:rsidRPr="00E77497">
        <w:rPr>
          <w:rFonts w:ascii="Arial" w:hAnsi="Arial" w:cs="Arial"/>
          <w:b/>
          <w:i w:val="0"/>
        </w:rPr>
        <w:t>::</w:t>
      </w:r>
    </w:p>
    <w:p w14:paraId="153D932D" w14:textId="77777777" w:rsidR="004C02EF" w:rsidRPr="00E77497" w:rsidRDefault="004C02EF" w:rsidP="004C02EF">
      <w:pPr>
        <w:pStyle w:val="SyntaxDefinition"/>
      </w:pPr>
      <w:r w:rsidRPr="00E77497">
        <w:rPr>
          <w:rFonts w:ascii="Courier New" w:hAnsi="Courier New"/>
          <w:b/>
          <w:i w:val="0"/>
        </w:rPr>
        <w:t>//</w:t>
      </w:r>
      <w:r w:rsidRPr="00E77497">
        <w:t xml:space="preserve"> SingleLineCommentChars</w:t>
      </w:r>
      <w:r w:rsidRPr="00E77497">
        <w:rPr>
          <w:rFonts w:ascii="Arial" w:hAnsi="Arial"/>
          <w:i w:val="0"/>
          <w:vertAlign w:val="subscript"/>
        </w:rPr>
        <w:t>opt</w:t>
      </w:r>
    </w:p>
    <w:p w14:paraId="7643D85F" w14:textId="77777777" w:rsidR="004C02EF" w:rsidRPr="00E77497" w:rsidRDefault="004C02EF" w:rsidP="004C02EF">
      <w:pPr>
        <w:pStyle w:val="SyntaxRule"/>
      </w:pPr>
      <w:r w:rsidRPr="00E77497">
        <w:t xml:space="preserve">SingleLineCommentChars </w:t>
      </w:r>
      <w:r w:rsidRPr="00E77497">
        <w:rPr>
          <w:rFonts w:ascii="Arial" w:hAnsi="Arial" w:cs="Arial"/>
          <w:b/>
          <w:i w:val="0"/>
        </w:rPr>
        <w:t>::</w:t>
      </w:r>
    </w:p>
    <w:p w14:paraId="23D0A91A" w14:textId="77777777" w:rsidR="004C02EF" w:rsidRPr="00E77497" w:rsidRDefault="004C02EF" w:rsidP="004C02EF">
      <w:pPr>
        <w:pStyle w:val="SyntaxDefinition"/>
        <w:rPr>
          <w:vertAlign w:val="subscript"/>
        </w:rPr>
      </w:pPr>
      <w:r w:rsidRPr="00E77497">
        <w:t>SingleLineCommentChar SingleLineCommentChars</w:t>
      </w:r>
      <w:r w:rsidRPr="00E77497">
        <w:rPr>
          <w:rFonts w:ascii="Arial" w:hAnsi="Arial"/>
          <w:i w:val="0"/>
          <w:vertAlign w:val="subscript"/>
        </w:rPr>
        <w:t>opt</w:t>
      </w:r>
    </w:p>
    <w:p w14:paraId="16F41633" w14:textId="77777777" w:rsidR="004C02EF" w:rsidRPr="00E77497" w:rsidRDefault="004C02EF" w:rsidP="004C02EF">
      <w:pPr>
        <w:pStyle w:val="SyntaxRule"/>
      </w:pPr>
      <w:r w:rsidRPr="00E77497">
        <w:t xml:space="preserve">SingleLineCommentChar </w:t>
      </w:r>
      <w:r w:rsidRPr="00E77497">
        <w:rPr>
          <w:rFonts w:ascii="Arial" w:hAnsi="Arial" w:cs="Arial"/>
          <w:b/>
          <w:i w:val="0"/>
        </w:rPr>
        <w:t>::</w:t>
      </w:r>
    </w:p>
    <w:p w14:paraId="2D046E82" w14:textId="77777777" w:rsidR="004C02EF" w:rsidRPr="00E77497" w:rsidRDefault="004C02EF" w:rsidP="004C02EF">
      <w:pPr>
        <w:pStyle w:val="SyntaxDefinition"/>
      </w:pPr>
      <w:r w:rsidRPr="00E77497">
        <w:t>SourceCharacter</w:t>
      </w:r>
      <w:r w:rsidRPr="00E77497">
        <w:rPr>
          <w:b/>
        </w:rPr>
        <w:t xml:space="preserve"> </w:t>
      </w:r>
      <w:r w:rsidRPr="00E77497">
        <w:rPr>
          <w:rFonts w:ascii="Arial" w:hAnsi="Arial" w:cs="Arial"/>
          <w:b/>
          <w:i w:val="0"/>
        </w:rPr>
        <w:t>but not</w:t>
      </w:r>
      <w:r w:rsidRPr="00E77497">
        <w:rPr>
          <w:b/>
        </w:rPr>
        <w:t xml:space="preserve"> </w:t>
      </w:r>
      <w:r w:rsidRPr="00E77497">
        <w:t>LineTerminator</w:t>
      </w:r>
      <w:bookmarkStart w:id="1037" w:name="_Toc381513619"/>
      <w:bookmarkStart w:id="1038" w:name="_Toc382202761"/>
      <w:bookmarkStart w:id="1039" w:name="_Toc382202981"/>
      <w:bookmarkStart w:id="1040" w:name="_Toc382212141"/>
      <w:bookmarkStart w:id="1041" w:name="_Toc382212320"/>
      <w:bookmarkStart w:id="1042" w:name="_Toc382291486"/>
      <w:bookmarkStart w:id="1043" w:name="_Toc385672122"/>
      <w:bookmarkStart w:id="1044" w:name="_Toc393690213"/>
    </w:p>
    <w:p w14:paraId="1E102BBF" w14:textId="77777777" w:rsidR="004C02EF" w:rsidRPr="00E77497" w:rsidRDefault="004C02EF" w:rsidP="004C02EF">
      <w:pPr>
        <w:pStyle w:val="20"/>
        <w:numPr>
          <w:ilvl w:val="0"/>
          <w:numId w:val="0"/>
        </w:numPr>
      </w:pPr>
      <w:bookmarkStart w:id="1045" w:name="_Ref457437455"/>
      <w:bookmarkStart w:id="1046" w:name="_Toc472818758"/>
      <w:bookmarkStart w:id="1047" w:name="_Toc235503313"/>
      <w:bookmarkStart w:id="1048" w:name="_Toc241509088"/>
      <w:bookmarkStart w:id="1049" w:name="_Toc244416575"/>
      <w:bookmarkStart w:id="1050" w:name="_Toc276630939"/>
      <w:bookmarkStart w:id="1051" w:name="_Toc336509408"/>
      <w:r w:rsidRPr="00E77497">
        <w:t>7.5</w:t>
      </w:r>
      <w:r w:rsidRPr="00E77497">
        <w:tab/>
        <w:t>Token</w:t>
      </w:r>
      <w:bookmarkEnd w:id="1037"/>
      <w:bookmarkEnd w:id="1038"/>
      <w:bookmarkEnd w:id="1039"/>
      <w:bookmarkEnd w:id="1040"/>
      <w:bookmarkEnd w:id="1041"/>
      <w:bookmarkEnd w:id="1042"/>
      <w:bookmarkEnd w:id="1043"/>
      <w:bookmarkEnd w:id="1044"/>
      <w:r w:rsidRPr="00E77497">
        <w:t>s</w:t>
      </w:r>
      <w:bookmarkEnd w:id="1045"/>
      <w:bookmarkEnd w:id="1046"/>
      <w:bookmarkEnd w:id="1047"/>
      <w:bookmarkEnd w:id="1048"/>
      <w:bookmarkEnd w:id="1049"/>
      <w:bookmarkEnd w:id="1050"/>
      <w:bookmarkEnd w:id="1051"/>
    </w:p>
    <w:p w14:paraId="6D6B12E7" w14:textId="77777777" w:rsidR="004C02EF" w:rsidRPr="00E77497" w:rsidRDefault="004C02EF" w:rsidP="004C02EF">
      <w:pPr>
        <w:pStyle w:val="Syntax"/>
      </w:pPr>
      <w:r w:rsidRPr="00E77497">
        <w:t>Syntax</w:t>
      </w:r>
    </w:p>
    <w:p w14:paraId="3FC123ED" w14:textId="77777777" w:rsidR="004C02EF" w:rsidRPr="00E77497" w:rsidRDefault="004C02EF" w:rsidP="004C02EF">
      <w:pPr>
        <w:pStyle w:val="SyntaxRule"/>
      </w:pPr>
      <w:r w:rsidRPr="00E77497">
        <w:t xml:space="preserve">Token </w:t>
      </w:r>
      <w:r w:rsidRPr="00E77497">
        <w:rPr>
          <w:rFonts w:ascii="Arial" w:hAnsi="Arial" w:cs="Arial"/>
          <w:b/>
          <w:i w:val="0"/>
        </w:rPr>
        <w:t>::</w:t>
      </w:r>
    </w:p>
    <w:p w14:paraId="6F8C0640" w14:textId="77777777" w:rsidR="004C02EF" w:rsidRPr="00E77497" w:rsidRDefault="004C02EF" w:rsidP="004C02EF">
      <w:pPr>
        <w:pStyle w:val="SyntaxDefinition"/>
      </w:pPr>
      <w:r w:rsidRPr="00E77497">
        <w:t>IdentifierName</w:t>
      </w:r>
      <w:r w:rsidRPr="00E77497">
        <w:br/>
        <w:t>Punctuator</w:t>
      </w:r>
      <w:r w:rsidRPr="00E77497">
        <w:br/>
        <w:t>NumericLiteral</w:t>
      </w:r>
      <w:r w:rsidRPr="00E77497">
        <w:br/>
        <w:t>StringLiteral</w:t>
      </w:r>
      <w:bookmarkStart w:id="1052" w:name="_Toc381513620"/>
      <w:bookmarkStart w:id="1053" w:name="_Toc382202762"/>
      <w:bookmarkStart w:id="1054" w:name="_Toc382202982"/>
      <w:bookmarkStart w:id="1055" w:name="_Toc382212142"/>
      <w:bookmarkStart w:id="1056" w:name="_Toc382212321"/>
      <w:bookmarkStart w:id="1057" w:name="_Toc382291487"/>
      <w:bookmarkStart w:id="1058" w:name="_Toc385672123"/>
      <w:bookmarkStart w:id="1059" w:name="_Toc393690214"/>
      <w:ins w:id="1060" w:author="Rev 9 Allen Wirfs-Brock" w:date="2012-06-24T13:49:00Z">
        <w:r w:rsidR="000B02F1">
          <w:br/>
        </w:r>
        <w:del w:id="1061" w:author="Rev 10 Allen Wirfs-Brock" w:date="2012-07-29T11:23:00Z">
          <w:r w:rsidR="000B02F1" w:rsidDel="00387B31">
            <w:delText>Quasi</w:delText>
          </w:r>
        </w:del>
      </w:ins>
      <w:ins w:id="1062" w:author="Rev 10 Allen Wirfs-Brock" w:date="2012-07-29T11:23:00Z">
        <w:r w:rsidR="00387B31">
          <w:t>Template</w:t>
        </w:r>
      </w:ins>
      <w:ins w:id="1063" w:author="Rev 9 Allen Wirfs-Brock" w:date="2012-07-02T16:42:00Z">
        <w:r w:rsidR="00CA6077">
          <w:br/>
        </w:r>
      </w:ins>
    </w:p>
    <w:p w14:paraId="69D8A634" w14:textId="77777777" w:rsidR="004C02EF" w:rsidRPr="00C7794D" w:rsidRDefault="004C02EF" w:rsidP="004C02EF">
      <w:pPr>
        <w:pStyle w:val="Note"/>
      </w:pPr>
      <w:r w:rsidRPr="00E77497">
        <w:t>NOTE</w:t>
      </w:r>
      <w:r w:rsidRPr="00E77497">
        <w:tab/>
        <w:t xml:space="preserve">The </w:t>
      </w:r>
      <w:r w:rsidRPr="00E77497">
        <w:rPr>
          <w:rFonts w:ascii="Times New Roman" w:hAnsi="Times New Roman"/>
          <w:i/>
        </w:rPr>
        <w:t>DivPunctuator</w:t>
      </w:r>
      <w:del w:id="1064" w:author="Rev 9 Allen Wirfs-Brock" w:date="2012-06-24T13:44:00Z">
        <w:r w:rsidRPr="00E77497" w:rsidDel="000B02F1">
          <w:delText xml:space="preserve"> and</w:delText>
        </w:r>
      </w:del>
      <w:ins w:id="1065" w:author="Rev 9 Allen Wirfs-Brock" w:date="2012-06-24T13:44:00Z">
        <w:r w:rsidR="000B02F1">
          <w:t>,</w:t>
        </w:r>
      </w:ins>
      <w:r w:rsidRPr="00E77497">
        <w:t xml:space="preserve"> </w:t>
      </w:r>
      <w:r w:rsidRPr="00E77497">
        <w:rPr>
          <w:rFonts w:ascii="Times New Roman" w:hAnsi="Times New Roman"/>
          <w:i/>
        </w:rPr>
        <w:t>RegularExpressionLiteral</w:t>
      </w:r>
      <w:ins w:id="1066" w:author="Rev 10 Allen Wirfs-Brock" w:date="2012-08-30T12:56:00Z">
        <w:r w:rsidR="000D6CD4">
          <w:t>,</w:t>
        </w:r>
        <w:r w:rsidR="000D6CD4" w:rsidRPr="00E77497">
          <w:t xml:space="preserve"> </w:t>
        </w:r>
        <w:r w:rsidR="000D6CD4">
          <w:rPr>
            <w:rFonts w:ascii="Times New Roman" w:hAnsi="Times New Roman"/>
            <w:i/>
          </w:rPr>
          <w:t>RightBracePunctuator,</w:t>
        </w:r>
      </w:ins>
      <w:ins w:id="1067" w:author="Rev 9 Allen Wirfs-Brock" w:date="2012-06-24T13:44:00Z">
        <w:r w:rsidR="000B02F1" w:rsidRPr="000B02F1">
          <w:t xml:space="preserve"> </w:t>
        </w:r>
        <w:r w:rsidR="000B02F1" w:rsidRPr="00E77497">
          <w:t xml:space="preserve">and </w:t>
        </w:r>
      </w:ins>
      <w:ins w:id="1068" w:author="Rev 9 Allen Wirfs-Brock" w:date="2012-06-24T13:45:00Z">
        <w:del w:id="1069" w:author="Rev 10 Allen Wirfs-Brock" w:date="2012-07-29T11:23:00Z">
          <w:r w:rsidR="000B02F1" w:rsidDel="00387B31">
            <w:rPr>
              <w:rFonts w:ascii="Times New Roman" w:hAnsi="Times New Roman"/>
              <w:i/>
            </w:rPr>
            <w:delText>Quasi</w:delText>
          </w:r>
        </w:del>
      </w:ins>
      <w:ins w:id="1070" w:author="Rev 10 Allen Wirfs-Brock" w:date="2012-07-29T11:23:00Z">
        <w:r w:rsidR="00387B31">
          <w:rPr>
            <w:rFonts w:ascii="Times New Roman" w:hAnsi="Times New Roman"/>
            <w:i/>
          </w:rPr>
          <w:t>Template</w:t>
        </w:r>
      </w:ins>
      <w:ins w:id="1071" w:author="Rev 9 Allen Wirfs-Brock" w:date="2012-06-24T13:45:00Z">
        <w:r w:rsidR="000B02F1">
          <w:rPr>
            <w:rFonts w:ascii="Times New Roman" w:hAnsi="Times New Roman"/>
            <w:i/>
          </w:rPr>
          <w:t>SubstitutionTail</w:t>
        </w:r>
      </w:ins>
      <w:r w:rsidRPr="00E77497">
        <w:t xml:space="preserve"> productions define tokens, but are not included in the </w:t>
      </w:r>
      <w:r w:rsidRPr="00E77497">
        <w:rPr>
          <w:rFonts w:ascii="Times New Roman" w:hAnsi="Times New Roman"/>
          <w:i/>
        </w:rPr>
        <w:t>Token</w:t>
      </w:r>
      <w:r w:rsidRPr="00E77497">
        <w:t xml:space="preserve"> production.</w:t>
      </w:r>
      <w:bookmarkStart w:id="1072" w:name="_Toc381513623"/>
      <w:bookmarkStart w:id="1073" w:name="_Toc382202765"/>
      <w:bookmarkStart w:id="1074" w:name="_Toc382202985"/>
      <w:bookmarkStart w:id="1075" w:name="_Toc382212145"/>
      <w:bookmarkStart w:id="1076" w:name="_Toc382212324"/>
      <w:bookmarkStart w:id="1077" w:name="_Toc382291490"/>
      <w:bookmarkStart w:id="1078" w:name="_Ref382709859"/>
      <w:bookmarkStart w:id="1079" w:name="_Toc385672126"/>
      <w:bookmarkStart w:id="1080" w:name="_Toc393690217"/>
      <w:bookmarkEnd w:id="1052"/>
      <w:bookmarkEnd w:id="1053"/>
      <w:bookmarkEnd w:id="1054"/>
      <w:bookmarkEnd w:id="1055"/>
      <w:bookmarkEnd w:id="1056"/>
      <w:bookmarkEnd w:id="1057"/>
      <w:bookmarkEnd w:id="1058"/>
      <w:bookmarkEnd w:id="1059"/>
    </w:p>
    <w:p w14:paraId="376D1AE4" w14:textId="77777777" w:rsidR="004C02EF" w:rsidRPr="004D1BD1" w:rsidRDefault="004C02EF" w:rsidP="004C02EF">
      <w:pPr>
        <w:pStyle w:val="20"/>
        <w:numPr>
          <w:ilvl w:val="0"/>
          <w:numId w:val="0"/>
        </w:numPr>
      </w:pPr>
      <w:bookmarkStart w:id="1081" w:name="_Ref451679320"/>
      <w:bookmarkStart w:id="1082" w:name="_Toc472818762"/>
      <w:bookmarkStart w:id="1083" w:name="_Toc235503314"/>
      <w:bookmarkStart w:id="1084" w:name="_Toc241509089"/>
      <w:bookmarkStart w:id="1085" w:name="_Toc244416576"/>
      <w:bookmarkStart w:id="1086" w:name="_Toc276630940"/>
      <w:bookmarkStart w:id="1087" w:name="_Toc336509409"/>
      <w:r w:rsidRPr="004D1BD1">
        <w:t>7.6</w:t>
      </w:r>
      <w:r w:rsidRPr="004D1BD1">
        <w:tab/>
        <w:t>Identifier Names and Identifier</w:t>
      </w:r>
      <w:bookmarkEnd w:id="1072"/>
      <w:bookmarkEnd w:id="1073"/>
      <w:bookmarkEnd w:id="1074"/>
      <w:bookmarkEnd w:id="1075"/>
      <w:bookmarkEnd w:id="1076"/>
      <w:bookmarkEnd w:id="1077"/>
      <w:bookmarkEnd w:id="1078"/>
      <w:bookmarkEnd w:id="1079"/>
      <w:bookmarkEnd w:id="1080"/>
      <w:r w:rsidRPr="004D1BD1">
        <w:t>s</w:t>
      </w:r>
      <w:bookmarkEnd w:id="1081"/>
      <w:bookmarkEnd w:id="1082"/>
      <w:bookmarkEnd w:id="1083"/>
      <w:bookmarkEnd w:id="1084"/>
      <w:bookmarkEnd w:id="1085"/>
      <w:bookmarkEnd w:id="1086"/>
      <w:bookmarkEnd w:id="1087"/>
    </w:p>
    <w:p w14:paraId="6FAD7C49" w14:textId="77777777" w:rsidR="004C02EF" w:rsidRPr="00E77497" w:rsidRDefault="00F170FE" w:rsidP="00606F2D">
      <w:ins w:id="1088" w:author="Rev 7 Allen Wirfs-Brock" w:date="2012-04-13T14:15:00Z">
        <w:del w:id="1089" w:author="Rev 9 Allen Wirfs-Brock" w:date="2012-07-08T11:19:00Z">
          <w:r w:rsidRPr="005E3AA9" w:rsidDel="00606F2D">
            <w:rPr>
              <w:rFonts w:ascii="Times New Roman" w:hAnsi="Times New Roman"/>
              <w:i/>
            </w:rPr>
            <w:delText>Identifer</w:delText>
          </w:r>
        </w:del>
      </w:ins>
      <w:ins w:id="1090" w:author="Rev 7 Allen Wirfs-Brock" w:date="2012-04-13T14:16:00Z">
        <w:del w:id="1091" w:author="Rev 9 Allen Wirfs-Brock" w:date="2012-07-08T11:19:00Z">
          <w:r w:rsidRPr="005E3AA9" w:rsidDel="00606F2D">
            <w:rPr>
              <w:rFonts w:cs="Arial"/>
            </w:rPr>
            <w:delText>,</w:delText>
          </w:r>
        </w:del>
      </w:ins>
      <w:ins w:id="1092" w:author="Rev 7 Allen Wirfs-Brock" w:date="2012-04-13T14:15:00Z">
        <w:del w:id="1093" w:author="Rev 9 Allen Wirfs-Brock" w:date="2012-07-08T11:19:00Z">
          <w:r w:rsidDel="00606F2D">
            <w:delText xml:space="preserve"> </w:delText>
          </w:r>
        </w:del>
        <w:r w:rsidRPr="005E3AA9">
          <w:rPr>
            <w:rFonts w:ascii="Times New Roman" w:hAnsi="Times New Roman"/>
            <w:i/>
          </w:rPr>
          <w:t>IdentifierName</w:t>
        </w:r>
        <w:r>
          <w:t xml:space="preserve">, </w:t>
        </w:r>
      </w:ins>
      <w:ins w:id="1094" w:author="Rev 9 Allen Wirfs-Brock" w:date="2012-07-08T11:19:00Z">
        <w:r w:rsidR="00606F2D" w:rsidRPr="005E3AA9">
          <w:rPr>
            <w:rFonts w:ascii="Times New Roman" w:hAnsi="Times New Roman"/>
            <w:i/>
          </w:rPr>
          <w:t>Identif</w:t>
        </w:r>
      </w:ins>
      <w:ins w:id="1095" w:author="Rev 10 Allen Wirfs-Brock" w:date="2012-08-30T16:34:00Z">
        <w:r w:rsidR="00626B1E">
          <w:rPr>
            <w:rFonts w:ascii="Times New Roman" w:hAnsi="Times New Roman"/>
            <w:i/>
          </w:rPr>
          <w:t>i</w:t>
        </w:r>
      </w:ins>
      <w:ins w:id="1096" w:author="Rev 9 Allen Wirfs-Brock" w:date="2012-07-08T11:19:00Z">
        <w:r w:rsidR="00606F2D" w:rsidRPr="005E3AA9">
          <w:rPr>
            <w:rFonts w:ascii="Times New Roman" w:hAnsi="Times New Roman"/>
            <w:i/>
          </w:rPr>
          <w:t>er</w:t>
        </w:r>
        <w:r w:rsidR="00606F2D" w:rsidRPr="005E3AA9">
          <w:rPr>
            <w:rFonts w:cs="Arial"/>
          </w:rPr>
          <w:t>,</w:t>
        </w:r>
        <w:r w:rsidR="00606F2D">
          <w:t xml:space="preserve"> </w:t>
        </w:r>
      </w:ins>
      <w:ins w:id="1097" w:author="Rev 7 Allen Wirfs-Brock" w:date="2012-04-13T14:15:00Z">
        <w:r>
          <w:t xml:space="preserve">and </w:t>
        </w:r>
        <w:r w:rsidRPr="005E3AA9">
          <w:rPr>
            <w:rFonts w:ascii="Times New Roman" w:hAnsi="Times New Roman"/>
            <w:i/>
          </w:rPr>
          <w:t>ReservedWord</w:t>
        </w:r>
        <w:r>
          <w:t xml:space="preserve"> </w:t>
        </w:r>
      </w:ins>
      <w:del w:id="1098" w:author="Rev 7 Allen Wirfs-Brock" w:date="2012-04-13T14:17:00Z">
        <w:r w:rsidR="004C02EF" w:rsidRPr="00E65A34" w:rsidDel="00F170FE">
          <w:delText xml:space="preserve">Identifier Names </w:delText>
        </w:r>
      </w:del>
      <w:r w:rsidR="004C02EF" w:rsidRPr="00E65A34">
        <w:t xml:space="preserve">are tokens that are interpreted according to the </w:t>
      </w:r>
      <w:ins w:id="1099" w:author="Rev 9 Allen Wirfs-Brock" w:date="2012-07-08T11:17:00Z">
        <w:r w:rsidR="00606F2D">
          <w:t>Default</w:t>
        </w:r>
      </w:ins>
      <w:ins w:id="1100" w:author="Rev 10 Allen Wirfs-Brock" w:date="2012-08-30T16:34:00Z">
        <w:r w:rsidR="00626B1E">
          <w:t xml:space="preserve"> </w:t>
        </w:r>
      </w:ins>
      <w:ins w:id="1101" w:author="Rev 9 Allen Wirfs-Brock" w:date="2012-07-08T11:17:00Z">
        <w:r w:rsidR="00606F2D">
          <w:t>Identifier Syntax given in Unicode Standard Annex #31, Identifier and Pattern</w:t>
        </w:r>
      </w:ins>
      <w:ins w:id="1102" w:author="Rev 9 Allen Wirfs-Brock" w:date="2012-07-08T11:18:00Z">
        <w:r w:rsidR="00606F2D">
          <w:t xml:space="preserve"> </w:t>
        </w:r>
      </w:ins>
      <w:ins w:id="1103" w:author="Rev 9 Allen Wirfs-Brock" w:date="2012-07-08T11:17:00Z">
        <w:r w:rsidR="00606F2D">
          <w:t>Syntax</w:t>
        </w:r>
      </w:ins>
      <w:del w:id="1104" w:author="Rev 9 Allen Wirfs-Brock" w:date="2012-07-08T11:17:00Z">
        <w:r w:rsidR="004C02EF" w:rsidRPr="00E65A34" w:rsidDel="00606F2D">
          <w:delText>grammar given in the “Identifiers” section of chapter 5 of the Unicode standard</w:delText>
        </w:r>
      </w:del>
      <w:r w:rsidR="004C02EF" w:rsidRPr="00E65A34">
        <w:t>, with some small mod</w:t>
      </w:r>
      <w:r w:rsidR="004C02EF" w:rsidRPr="009C202C">
        <w:t xml:space="preserve">ifications. </w:t>
      </w:r>
      <w:del w:id="1105" w:author="Rev 9 Allen Wirfs-Brock" w:date="2012-07-08T11:29:00Z">
        <w:r w:rsidR="004C02EF" w:rsidRPr="009C202C" w:rsidDel="007B283B">
          <w:delText xml:space="preserve">An </w:delText>
        </w:r>
      </w:del>
      <w:ins w:id="1106" w:author="Rev 9 Allen Wirfs-Brock" w:date="2012-07-08T11:30:00Z">
        <w:r w:rsidR="007B283B" w:rsidRPr="005E3AA9">
          <w:rPr>
            <w:rFonts w:ascii="Times New Roman" w:hAnsi="Times New Roman"/>
            <w:i/>
          </w:rPr>
          <w:t>ReservedWord</w:t>
        </w:r>
      </w:ins>
      <w:ins w:id="1107" w:author="Rev 9 Allen Wirfs-Brock" w:date="2012-07-08T11:29:00Z">
        <w:r w:rsidR="007B283B">
          <w:t xml:space="preserve">  is is an enumerated subset of </w:t>
        </w:r>
      </w:ins>
      <w:ins w:id="1108" w:author="Rev 9 Allen Wirfs-Brock" w:date="2012-07-08T11:30:00Z">
        <w:r w:rsidR="007B283B" w:rsidRPr="005E3AA9">
          <w:rPr>
            <w:rFonts w:ascii="Times New Roman" w:hAnsi="Times New Roman"/>
            <w:i/>
          </w:rPr>
          <w:t>IdentifierName</w:t>
        </w:r>
      </w:ins>
      <w:ins w:id="1109" w:author="Rev 9 Allen Wirfs-Brock" w:date="2012-07-08T11:29:00Z">
        <w:r w:rsidR="007B283B">
          <w:t xml:space="preserve"> and</w:t>
        </w:r>
        <w:r w:rsidR="007B283B" w:rsidRPr="009C202C">
          <w:t xml:space="preserve"> </w:t>
        </w:r>
      </w:ins>
      <w:r w:rsidR="004C02EF" w:rsidRPr="009C202C">
        <w:rPr>
          <w:rFonts w:ascii="Times New Roman" w:hAnsi="Times New Roman"/>
          <w:i/>
        </w:rPr>
        <w:t>Identifier</w:t>
      </w:r>
      <w:r w:rsidR="004C02EF" w:rsidRPr="009C202C">
        <w:t xml:space="preserve"> is an </w:t>
      </w:r>
      <w:r w:rsidR="004C02EF" w:rsidRPr="00675B74">
        <w:rPr>
          <w:rFonts w:ascii="Times New Roman" w:hAnsi="Times New Roman"/>
          <w:i/>
        </w:rPr>
        <w:t>IdentifierName</w:t>
      </w:r>
      <w:r w:rsidR="004C02EF" w:rsidRPr="00E77497">
        <w:t xml:space="preserve"> that is not a </w:t>
      </w:r>
      <w:r w:rsidR="004C02EF" w:rsidRPr="00E77497">
        <w:rPr>
          <w:rFonts w:ascii="Times New Roman" w:hAnsi="Times New Roman"/>
          <w:i/>
        </w:rPr>
        <w:t>ReservedWord</w:t>
      </w:r>
      <w:r w:rsidR="004C02EF" w:rsidRPr="00E77497">
        <w:t xml:space="preserve"> (see 7.6.1). The Unicode identifier grammar is based on </w:t>
      </w:r>
      <w:del w:id="1110" w:author="Rev 9 Allen Wirfs-Brock" w:date="2012-07-08T11:19:00Z">
        <w:r w:rsidR="004C02EF" w:rsidRPr="00E77497" w:rsidDel="00606F2D">
          <w:delText xml:space="preserve">both normative and informative </w:delText>
        </w:r>
      </w:del>
      <w:r w:rsidR="004C02EF" w:rsidRPr="00E77497">
        <w:t xml:space="preserve">character </w:t>
      </w:r>
      <w:del w:id="1111" w:author="Rev 9 Allen Wirfs-Brock" w:date="2012-07-08T11:19:00Z">
        <w:r w:rsidR="004C02EF" w:rsidRPr="00E77497" w:rsidDel="00606F2D">
          <w:delText xml:space="preserve">categories </w:delText>
        </w:r>
      </w:del>
      <w:ins w:id="1112" w:author="Rev 9 Allen Wirfs-Brock" w:date="2012-07-08T11:19:00Z">
        <w:r w:rsidR="00606F2D">
          <w:t>properties</w:t>
        </w:r>
        <w:r w:rsidR="00606F2D" w:rsidRPr="00E77497">
          <w:t xml:space="preserve"> </w:t>
        </w:r>
      </w:ins>
      <w:r w:rsidR="004C02EF" w:rsidRPr="00E77497">
        <w:t xml:space="preserve">specified by the Unicode Standard. The </w:t>
      </w:r>
      <w:ins w:id="1113" w:author="Rev 9 Allen Wirfs-Brock" w:date="2012-07-08T11:20:00Z">
        <w:r w:rsidR="00606F2D">
          <w:t xml:space="preserve">Unicode </w:t>
        </w:r>
      </w:ins>
      <w:r w:rsidR="004C02EF" w:rsidRPr="00E77497">
        <w:t xml:space="preserve">characters in the specified categories in version </w:t>
      </w:r>
      <w:del w:id="1114" w:author="Rev 9 Allen Wirfs-Brock" w:date="2012-07-08T11:20:00Z">
        <w:r w:rsidR="004C02EF" w:rsidRPr="00E77497" w:rsidDel="00606F2D">
          <w:delText>3</w:delText>
        </w:r>
      </w:del>
      <w:ins w:id="1115" w:author="Rev 9 Allen Wirfs-Brock" w:date="2012-07-08T11:20:00Z">
        <w:r w:rsidR="00606F2D">
          <w:t>5.1</w:t>
        </w:r>
      </w:ins>
      <w:r w:rsidR="004C02EF" w:rsidRPr="00E77497">
        <w:t>.0 of the Unicode standard must be treated as in those categories by all conforming ECMAScript implementations.</w:t>
      </w:r>
    </w:p>
    <w:p w14:paraId="6D85E617" w14:textId="77777777" w:rsidR="004C02EF" w:rsidRPr="007B283B" w:rsidRDefault="00F477D2" w:rsidP="00F477D2">
      <w:pPr>
        <w:pStyle w:val="Note"/>
        <w:rPr>
          <w:rFonts w:ascii="Times New Roman" w:hAnsi="Times New Roman"/>
          <w:i/>
        </w:rPr>
        <w:pPrChange w:id="1116" w:author="Rev 9 Allen Wirfs-Brock" w:date="2012-07-08T12:34:00Z">
          <w:pPr/>
        </w:pPrChange>
      </w:pPr>
      <w:ins w:id="1117" w:author="Rev 9 Allen Wirfs-Brock" w:date="2012-07-08T12:34:00Z">
        <w:r>
          <w:t>NOTE</w:t>
        </w:r>
        <w:r>
          <w:tab/>
        </w:r>
      </w:ins>
      <w:r w:rsidR="004C02EF" w:rsidRPr="00E77497">
        <w:t xml:space="preserve">This standard specifies specific character additions: The dollar sign </w:t>
      </w:r>
      <w:del w:id="1118" w:author="Rev 9 Allen Wirfs-Brock" w:date="2012-07-08T11:21:00Z">
        <w:r w:rsidR="004C02EF" w:rsidRPr="00E77497" w:rsidDel="00606F2D">
          <w:delText>(</w:delText>
        </w:r>
        <w:r w:rsidR="004C02EF" w:rsidRPr="00E77497" w:rsidDel="00606F2D">
          <w:rPr>
            <w:rFonts w:ascii="Courier New" w:hAnsi="Courier New" w:cs="Courier New"/>
            <w:b/>
          </w:rPr>
          <w:delText>$</w:delText>
        </w:r>
        <w:r w:rsidR="004C02EF" w:rsidRPr="00E77497" w:rsidDel="00606F2D">
          <w:delText xml:space="preserve">) </w:delText>
        </w:r>
      </w:del>
      <w:ins w:id="1119" w:author="Rev 9 Allen Wirfs-Brock" w:date="2012-07-08T11:21:00Z">
        <w:r w:rsidR="00606F2D" w:rsidRPr="00E77497">
          <w:t>(</w:t>
        </w:r>
        <w:r w:rsidR="00606F2D">
          <w:rPr>
            <w:rFonts w:ascii="Courier New" w:hAnsi="Courier New" w:cs="Courier New"/>
            <w:b/>
          </w:rPr>
          <w:t>U+0024</w:t>
        </w:r>
        <w:r w:rsidR="00606F2D" w:rsidRPr="00E77497">
          <w:t xml:space="preserve">) </w:t>
        </w:r>
      </w:ins>
      <w:r w:rsidR="004C02EF" w:rsidRPr="00E77497">
        <w:t xml:space="preserve">and the underscore </w:t>
      </w:r>
      <w:del w:id="1120" w:author="Rev 9 Allen Wirfs-Brock" w:date="2012-07-08T11:21:00Z">
        <w:r w:rsidR="004C02EF" w:rsidRPr="00E77497" w:rsidDel="00606F2D">
          <w:delText>(</w:delText>
        </w:r>
        <w:r w:rsidR="004C02EF" w:rsidRPr="00E77497" w:rsidDel="00606F2D">
          <w:rPr>
            <w:rFonts w:ascii="Courier New" w:hAnsi="Courier New" w:cs="Courier New"/>
            <w:b/>
          </w:rPr>
          <w:delText>_</w:delText>
        </w:r>
        <w:r w:rsidR="004C02EF" w:rsidRPr="00E77497" w:rsidDel="00606F2D">
          <w:delText xml:space="preserve">) </w:delText>
        </w:r>
      </w:del>
      <w:ins w:id="1121" w:author="Rev 9 Allen Wirfs-Brock" w:date="2012-07-08T11:21:00Z">
        <w:r w:rsidR="00606F2D" w:rsidRPr="00E77497">
          <w:t>(</w:t>
        </w:r>
        <w:r w:rsidR="00606F2D">
          <w:rPr>
            <w:rFonts w:ascii="Courier New" w:hAnsi="Courier New" w:cs="Courier New"/>
            <w:b/>
          </w:rPr>
          <w:t>U+005f</w:t>
        </w:r>
        <w:r w:rsidR="00606F2D" w:rsidRPr="00E77497">
          <w:t xml:space="preserve">) </w:t>
        </w:r>
      </w:ins>
      <w:r w:rsidR="004C02EF" w:rsidRPr="00E77497">
        <w:t xml:space="preserve">are permitted anywhere in an </w:t>
      </w:r>
      <w:r w:rsidR="004C02EF" w:rsidRPr="00E77497">
        <w:rPr>
          <w:rFonts w:ascii="Times New Roman" w:hAnsi="Times New Roman"/>
          <w:i/>
        </w:rPr>
        <w:t>IdentifierName</w:t>
      </w:r>
      <w:ins w:id="1122" w:author="Rev 9 Allen Wirfs-Brock" w:date="2012-07-08T11:26:00Z">
        <w:r w:rsidR="007B283B" w:rsidRPr="007B283B">
          <w:rPr>
            <w:rFonts w:cs="Arial"/>
          </w:rPr>
          <w:t>, and the characters zero width non-joiner (U+200C) and zero width joiner (U+200D)</w:t>
        </w:r>
      </w:ins>
      <w:ins w:id="1123" w:author="Rev 9 Allen Wirfs-Brock" w:date="2012-07-08T11:28:00Z">
        <w:r w:rsidR="007B283B">
          <w:rPr>
            <w:rFonts w:cs="Arial"/>
          </w:rPr>
          <w:t xml:space="preserve"> </w:t>
        </w:r>
      </w:ins>
      <w:ins w:id="1124" w:author="Rev 9 Allen Wirfs-Brock" w:date="2012-07-08T11:30:00Z">
        <w:r w:rsidR="007B283B">
          <w:rPr>
            <w:rFonts w:cs="Arial"/>
          </w:rPr>
          <w:t xml:space="preserve">are </w:t>
        </w:r>
      </w:ins>
      <w:ins w:id="1125" w:author="Rev 9 Allen Wirfs-Brock" w:date="2012-07-08T11:31:00Z">
        <w:r w:rsidR="007B283B">
          <w:rPr>
            <w:rFonts w:cs="Arial"/>
          </w:rPr>
          <w:t>permitted</w:t>
        </w:r>
      </w:ins>
      <w:ins w:id="1126" w:author="Rev 9 Allen Wirfs-Brock" w:date="2012-07-08T11:30:00Z">
        <w:r w:rsidR="007B283B">
          <w:rPr>
            <w:rFonts w:cs="Arial"/>
          </w:rPr>
          <w:t xml:space="preserve"> </w:t>
        </w:r>
      </w:ins>
      <w:ins w:id="1127" w:author="Rev 9 Allen Wirfs-Brock" w:date="2012-07-08T11:31:00Z">
        <w:r w:rsidR="007B283B">
          <w:rPr>
            <w:rFonts w:cs="Arial"/>
          </w:rPr>
          <w:t>anywhere</w:t>
        </w:r>
      </w:ins>
      <w:ins w:id="1128" w:author="Rev 9 Allen Wirfs-Brock" w:date="2012-07-08T11:26:00Z">
        <w:r w:rsidR="007B283B" w:rsidRPr="007B283B">
          <w:rPr>
            <w:rFonts w:cs="Arial"/>
          </w:rPr>
          <w:t xml:space="preserve"> after the first </w:t>
        </w:r>
      </w:ins>
      <w:ins w:id="1129" w:author="Rev 9 Allen Wirfs-Brock" w:date="2012-07-08T11:28:00Z">
        <w:r w:rsidR="007B283B">
          <w:rPr>
            <w:rFonts w:cs="Arial"/>
          </w:rPr>
          <w:t xml:space="preserve">character of an </w:t>
        </w:r>
        <w:r w:rsidR="007B283B" w:rsidRPr="007B283B">
          <w:rPr>
            <w:rFonts w:ascii="Times New Roman" w:hAnsi="Times New Roman"/>
            <w:i/>
          </w:rPr>
          <w:t>IdentifierName</w:t>
        </w:r>
      </w:ins>
      <w:r w:rsidR="004C02EF" w:rsidRPr="00E77497">
        <w:t>.</w:t>
      </w:r>
    </w:p>
    <w:p w14:paraId="44D8FE03" w14:textId="77777777" w:rsidR="004C02EF" w:rsidRPr="00E77497" w:rsidRDefault="004C02EF" w:rsidP="004C02EF">
      <w:r w:rsidRPr="00E77497">
        <w:t xml:space="preserve">Unicode escape sequences are </w:t>
      </w:r>
      <w:del w:id="1130" w:author="Rev 9 Allen Wirfs-Brock" w:date="2012-07-08T12:34:00Z">
        <w:r w:rsidRPr="00E77497" w:rsidDel="00F477D2">
          <w:delText xml:space="preserve">also </w:delText>
        </w:r>
      </w:del>
      <w:r w:rsidRPr="00E77497">
        <w:t xml:space="preserve">permitted in an </w:t>
      </w:r>
      <w:r w:rsidRPr="00E77497">
        <w:rPr>
          <w:rFonts w:ascii="Times New Roman" w:hAnsi="Times New Roman"/>
          <w:i/>
        </w:rPr>
        <w:t>IdentifierName</w:t>
      </w:r>
      <w:r w:rsidRPr="00E77497">
        <w:t xml:space="preserve">, where they contribute a single </w:t>
      </w:r>
      <w:ins w:id="1131" w:author="Rev 9 Allen Wirfs-Brock" w:date="2012-07-02T16:50:00Z">
        <w:r w:rsidR="003205F6">
          <w:t xml:space="preserve">Unicode </w:t>
        </w:r>
      </w:ins>
      <w:r w:rsidRPr="00E77497">
        <w:t xml:space="preserve">character to the </w:t>
      </w:r>
      <w:r w:rsidRPr="00E77497">
        <w:rPr>
          <w:rFonts w:ascii="Times New Roman" w:hAnsi="Times New Roman"/>
          <w:i/>
        </w:rPr>
        <w:t>IdentifierName</w:t>
      </w:r>
      <w:del w:id="1132" w:author="Rev 9 Allen Wirfs-Brock" w:date="2012-07-08T11:54:00Z">
        <w:r w:rsidRPr="00E77497" w:rsidDel="001601A2">
          <w:delText xml:space="preserve">, </w:delText>
        </w:r>
      </w:del>
      <w:ins w:id="1133" w:author="Rev 9 Allen Wirfs-Brock" w:date="2012-07-08T11:54:00Z">
        <w:r w:rsidR="001601A2">
          <w:t>.</w:t>
        </w:r>
        <w:r w:rsidR="001601A2" w:rsidRPr="00E77497">
          <w:t xml:space="preserve"> </w:t>
        </w:r>
      </w:ins>
      <w:del w:id="1134" w:author="Rev 9 Allen Wirfs-Brock" w:date="2012-07-08T11:54:00Z">
        <w:r w:rsidRPr="00E77497" w:rsidDel="001601A2">
          <w:delText>as computed by the CV of the</w:delText>
        </w:r>
      </w:del>
      <w:ins w:id="1135" w:author="Rev 9 Allen Wirfs-Brock" w:date="2012-07-08T11:54:00Z">
        <w:r w:rsidR="001601A2">
          <w:t xml:space="preserve">The code point of the contributed character is expressed by the </w:t>
        </w:r>
        <w:r w:rsidR="001601A2" w:rsidRPr="001601A2">
          <w:rPr>
            <w:rFonts w:ascii="Times New Roman" w:hAnsi="Times New Roman"/>
            <w:i/>
          </w:rPr>
          <w:t>HexDigits</w:t>
        </w:r>
        <w:r w:rsidR="001601A2">
          <w:t xml:space="preserve"> of the</w:t>
        </w:r>
      </w:ins>
      <w:r w:rsidRPr="00E77497">
        <w:t xml:space="preserve"> </w:t>
      </w:r>
      <w:r w:rsidRPr="00E77497">
        <w:rPr>
          <w:rFonts w:ascii="Times New Roman" w:hAnsi="Times New Roman"/>
          <w:i/>
        </w:rPr>
        <w:t>UnicodeEscapeSequence</w:t>
      </w:r>
      <w:r w:rsidRPr="00E77497">
        <w:t xml:space="preserve"> (see 7.8.4). The </w:t>
      </w:r>
      <w:r w:rsidRPr="00E77497">
        <w:rPr>
          <w:rFonts w:ascii="Courier New" w:hAnsi="Courier New"/>
          <w:b/>
        </w:rPr>
        <w:t>\</w:t>
      </w:r>
      <w:r w:rsidRPr="00E77497">
        <w:t xml:space="preserve"> preceding the </w:t>
      </w:r>
      <w:r w:rsidRPr="00E77497">
        <w:rPr>
          <w:rFonts w:ascii="Times New Roman" w:hAnsi="Times New Roman"/>
          <w:i/>
        </w:rPr>
        <w:t>UnicodeEscapeSequence</w:t>
      </w:r>
      <w:r w:rsidRPr="00E77497">
        <w:t xml:space="preserve"> </w:t>
      </w:r>
      <w:ins w:id="1136" w:author="Rev 9 Allen Wirfs-Brock" w:date="2012-07-08T11:56:00Z">
        <w:r w:rsidR="001601A2">
          <w:t xml:space="preserve">and the </w:t>
        </w:r>
        <w:r w:rsidR="001601A2" w:rsidRPr="001601A2">
          <w:rPr>
            <w:rFonts w:ascii="Courier New" w:hAnsi="Courier New" w:cs="Courier New"/>
            <w:b/>
          </w:rPr>
          <w:t>u</w:t>
        </w:r>
        <w:r w:rsidR="001601A2">
          <w:t xml:space="preserve"> and </w:t>
        </w:r>
        <w:r w:rsidR="001601A2" w:rsidRPr="001601A2">
          <w:rPr>
            <w:rFonts w:ascii="Courier New" w:hAnsi="Courier New" w:cs="Courier New"/>
            <w:b/>
          </w:rPr>
          <w:t>{ }</w:t>
        </w:r>
        <w:r w:rsidR="001601A2">
          <w:t xml:space="preserve"> characters, if they appear, </w:t>
        </w:r>
      </w:ins>
      <w:r w:rsidRPr="00E77497">
        <w:t>do</w:t>
      </w:r>
      <w:del w:id="1137" w:author="Rev 9 Allen Wirfs-Brock" w:date="2012-07-08T11:57:00Z">
        <w:r w:rsidRPr="00E77497" w:rsidDel="001601A2">
          <w:delText>es</w:delText>
        </w:r>
      </w:del>
      <w:r w:rsidRPr="00E77497">
        <w:t xml:space="preserve"> not contribute </w:t>
      </w:r>
      <w:del w:id="1138" w:author="Rev 9 Allen Wirfs-Brock" w:date="2012-07-08T11:57:00Z">
        <w:r w:rsidRPr="00E77497" w:rsidDel="001601A2">
          <w:delText xml:space="preserve">a </w:delText>
        </w:r>
      </w:del>
      <w:r w:rsidRPr="00E77497">
        <w:t>character</w:t>
      </w:r>
      <w:ins w:id="1139" w:author="Rev 9 Allen Wirfs-Brock" w:date="2012-07-08T11:57:00Z">
        <w:r w:rsidR="001601A2">
          <w:t>s</w:t>
        </w:r>
      </w:ins>
      <w:r w:rsidRPr="00E77497">
        <w:t xml:space="preserve"> to the </w:t>
      </w:r>
      <w:r w:rsidRPr="00E77497">
        <w:rPr>
          <w:rFonts w:ascii="Times New Roman" w:hAnsi="Times New Roman"/>
          <w:i/>
        </w:rPr>
        <w:t>IdentifierName</w:t>
      </w:r>
      <w:r w:rsidRPr="00E77497">
        <w:t xml:space="preserve">. A </w:t>
      </w:r>
      <w:r w:rsidRPr="00E77497">
        <w:rPr>
          <w:rFonts w:ascii="Times New Roman" w:hAnsi="Times New Roman"/>
          <w:i/>
        </w:rPr>
        <w:t>UnicodeEscapeSequence</w:t>
      </w:r>
      <w:r w:rsidRPr="00E77497">
        <w:t xml:space="preserve"> cannot be used to put a character into an </w:t>
      </w:r>
      <w:r w:rsidRPr="00E77497">
        <w:rPr>
          <w:rFonts w:ascii="Times New Roman" w:hAnsi="Times New Roman"/>
          <w:i/>
        </w:rPr>
        <w:t xml:space="preserve">IdentifierName </w:t>
      </w:r>
      <w:r w:rsidRPr="00E77497">
        <w:t xml:space="preserve">that would otherwise be illegal. In other words, if a </w:t>
      </w:r>
      <w:r w:rsidRPr="00E77497">
        <w:rPr>
          <w:rFonts w:ascii="Courier New" w:hAnsi="Courier New"/>
          <w:b/>
        </w:rPr>
        <w:t xml:space="preserve">\ </w:t>
      </w:r>
      <w:r w:rsidRPr="00E77497">
        <w:rPr>
          <w:rFonts w:ascii="Times New Roman" w:hAnsi="Times New Roman"/>
          <w:i/>
        </w:rPr>
        <w:t>UnicodeEscapeSequence</w:t>
      </w:r>
      <w:r w:rsidRPr="00E77497">
        <w:t xml:space="preserve"> sequence were replaced by </w:t>
      </w:r>
      <w:del w:id="1140" w:author="Rev 9 Allen Wirfs-Brock" w:date="2012-07-08T11:59:00Z">
        <w:r w:rsidRPr="00E77497" w:rsidDel="001601A2">
          <w:delText xml:space="preserve">its </w:delText>
        </w:r>
      </w:del>
      <w:ins w:id="1141" w:author="Rev 9 Allen Wirfs-Brock" w:date="2012-07-08T11:59:00Z">
        <w:r w:rsidR="001601A2">
          <w:t>the Unicode character it constributes</w:t>
        </w:r>
      </w:ins>
      <w:del w:id="1142" w:author="Rev 9 Allen Wirfs-Brock" w:date="2012-07-08T12:00:00Z">
        <w:r w:rsidRPr="00E77497" w:rsidDel="001601A2">
          <w:rPr>
            <w:rFonts w:ascii="Times New Roman" w:hAnsi="Times New Roman"/>
            <w:i/>
          </w:rPr>
          <w:delText>UnicodeEscapeSequence</w:delText>
        </w:r>
        <w:r w:rsidRPr="00E77497" w:rsidDel="001601A2">
          <w:delText>'s CV</w:delText>
        </w:r>
      </w:del>
      <w:r w:rsidRPr="00E77497">
        <w:t xml:space="preserve">, the result must still be a valid </w:t>
      </w:r>
      <w:r w:rsidRPr="00E77497">
        <w:rPr>
          <w:rFonts w:ascii="Times New Roman" w:hAnsi="Times New Roman"/>
          <w:i/>
        </w:rPr>
        <w:t xml:space="preserve">IdentifierName </w:t>
      </w:r>
      <w:r w:rsidRPr="00E77497">
        <w:t xml:space="preserve">that has the exact same sequence of characters as the original </w:t>
      </w:r>
      <w:r w:rsidRPr="00E77497">
        <w:rPr>
          <w:rFonts w:ascii="Times New Roman" w:hAnsi="Times New Roman"/>
          <w:i/>
        </w:rPr>
        <w:t>IdentifierName</w:t>
      </w:r>
      <w:r w:rsidRPr="00E77497">
        <w:t xml:space="preserve">. All interpretations of </w:t>
      </w:r>
      <w:ins w:id="1143" w:author="Rev 7 Allen Wirfs-Brock" w:date="2012-04-13T14:57:00Z">
        <w:r w:rsidR="0030647A" w:rsidRPr="00E77497">
          <w:rPr>
            <w:rFonts w:ascii="Times New Roman" w:hAnsi="Times New Roman"/>
            <w:i/>
          </w:rPr>
          <w:t xml:space="preserve">IdentifierName </w:t>
        </w:r>
      </w:ins>
      <w:del w:id="1144" w:author="Rev 7 Allen Wirfs-Brock" w:date="2012-04-13T14:57:00Z">
        <w:r w:rsidRPr="00E77497" w:rsidDel="0030647A">
          <w:delText xml:space="preserve">identifiers </w:delText>
        </w:r>
      </w:del>
      <w:r w:rsidRPr="00E77497">
        <w:t>within this specification are based upon their actual characters regardless of whether or not an escape sequence was used to contribute any particular characters.</w:t>
      </w:r>
    </w:p>
    <w:p w14:paraId="53958418" w14:textId="77777777" w:rsidR="004C02EF" w:rsidRPr="00E77497" w:rsidRDefault="004C02EF" w:rsidP="004C02EF">
      <w:r w:rsidRPr="00E77497">
        <w:t xml:space="preserve">Two </w:t>
      </w:r>
      <w:r w:rsidRPr="00E77497">
        <w:rPr>
          <w:rFonts w:ascii="Times New Roman" w:hAnsi="Times New Roman"/>
          <w:i/>
        </w:rPr>
        <w:t xml:space="preserve">IdentifierName </w:t>
      </w:r>
      <w:r w:rsidRPr="00E77497">
        <w:t xml:space="preserve">that are canonically equivalent according to the Unicode standard are </w:t>
      </w:r>
      <w:r w:rsidRPr="00E77497">
        <w:rPr>
          <w:i/>
        </w:rPr>
        <w:t>not</w:t>
      </w:r>
      <w:r w:rsidRPr="00E77497">
        <w:t xml:space="preserve"> equal unless they are represented by the exact same sequence of code units (in other words, conforming ECMAScript implementations are only required to do bitwise comparison on IdentifierName values). </w:t>
      </w:r>
      <w:del w:id="1145" w:author="Rev 9 Allen Wirfs-Brock" w:date="2012-07-08T12:04:00Z">
        <w:r w:rsidRPr="00E77497" w:rsidDel="001601A2">
          <w:delText>The intent is that the incoming source text has been converted to normalised form C before it reaches the compiler.</w:delText>
        </w:r>
      </w:del>
    </w:p>
    <w:p w14:paraId="29F95FBE" w14:textId="77777777" w:rsidR="004C02EF" w:rsidRPr="00E77497" w:rsidRDefault="004C02EF" w:rsidP="004C02EF">
      <w:r w:rsidRPr="00E77497">
        <w:t xml:space="preserve">ECMAScript implementations may recognise identifier characters defined in later editions of the Unicode Standard. If portability is a concern, programmers should only employ identifier characters defined in Unicode </w:t>
      </w:r>
      <w:commentRangeStart w:id="1146"/>
      <w:r w:rsidRPr="00E77497">
        <w:t>3.0</w:t>
      </w:r>
      <w:commentRangeEnd w:id="1146"/>
      <w:r w:rsidR="001601A2">
        <w:rPr>
          <w:rStyle w:val="af3"/>
        </w:rPr>
        <w:commentReference w:id="1146"/>
      </w:r>
      <w:r w:rsidRPr="00E77497">
        <w:t>.</w:t>
      </w:r>
    </w:p>
    <w:p w14:paraId="5EDAB963" w14:textId="77777777" w:rsidR="004C02EF" w:rsidRPr="00E77497" w:rsidRDefault="004C02EF" w:rsidP="004C02EF">
      <w:pPr>
        <w:pStyle w:val="Syntax"/>
      </w:pPr>
      <w:r w:rsidRPr="00E77497">
        <w:t>Syntax</w:t>
      </w:r>
    </w:p>
    <w:p w14:paraId="0807021B" w14:textId="77777777" w:rsidR="004C02EF" w:rsidRPr="00E77497" w:rsidRDefault="004C02EF" w:rsidP="004C02EF">
      <w:pPr>
        <w:pStyle w:val="SyntaxRule"/>
      </w:pPr>
      <w:r w:rsidRPr="00E77497">
        <w:t xml:space="preserve">Identifier </w:t>
      </w:r>
      <w:r w:rsidRPr="00E77497">
        <w:rPr>
          <w:rFonts w:ascii="Arial" w:hAnsi="Arial" w:cs="Arial"/>
          <w:b/>
          <w:i w:val="0"/>
        </w:rPr>
        <w:t>::</w:t>
      </w:r>
    </w:p>
    <w:p w14:paraId="0FE871F2" w14:textId="77777777" w:rsidR="004C02EF" w:rsidRPr="00E77497" w:rsidRDefault="004C02EF" w:rsidP="004C02EF">
      <w:pPr>
        <w:pStyle w:val="SyntaxDefinition"/>
      </w:pPr>
      <w:r w:rsidRPr="00E77497">
        <w:t xml:space="preserve">IdentifierName </w:t>
      </w:r>
      <w:r w:rsidRPr="00E77497">
        <w:rPr>
          <w:rFonts w:ascii="Arial" w:hAnsi="Arial" w:cs="Arial"/>
          <w:b/>
          <w:i w:val="0"/>
        </w:rPr>
        <w:t>but not</w:t>
      </w:r>
      <w:r w:rsidRPr="00E77497">
        <w:t xml:space="preserve"> ReservedWord</w:t>
      </w:r>
    </w:p>
    <w:p w14:paraId="636803DD" w14:textId="77777777" w:rsidR="004C02EF" w:rsidRPr="00E77497" w:rsidRDefault="004C02EF" w:rsidP="004C02EF">
      <w:pPr>
        <w:pStyle w:val="SyntaxRule"/>
      </w:pPr>
      <w:r w:rsidRPr="00E77497">
        <w:t>IdentifierName</w:t>
      </w:r>
      <w:r w:rsidRPr="00E77497">
        <w:rPr>
          <w:rFonts w:ascii="Arial" w:hAnsi="Arial" w:cs="Arial"/>
          <w:b/>
        </w:rPr>
        <w:t xml:space="preserve"> </w:t>
      </w:r>
      <w:r w:rsidRPr="00E77497">
        <w:rPr>
          <w:rFonts w:ascii="Arial" w:hAnsi="Arial" w:cs="Arial"/>
          <w:b/>
          <w:i w:val="0"/>
        </w:rPr>
        <w:t>::</w:t>
      </w:r>
    </w:p>
    <w:p w14:paraId="286922E8" w14:textId="77777777" w:rsidR="004C02EF" w:rsidRPr="00E77497" w:rsidRDefault="004C02EF" w:rsidP="004C02EF">
      <w:pPr>
        <w:pStyle w:val="SyntaxDefinition"/>
      </w:pPr>
      <w:r w:rsidRPr="00E77497">
        <w:t>IdentifierStart</w:t>
      </w:r>
      <w:r w:rsidRPr="00E77497">
        <w:br/>
        <w:t>IdentifierName IdentifierPart</w:t>
      </w:r>
    </w:p>
    <w:p w14:paraId="646CEE27" w14:textId="77777777" w:rsidR="004C02EF" w:rsidRPr="00E77497" w:rsidRDefault="004C02EF" w:rsidP="004C02EF">
      <w:pPr>
        <w:pStyle w:val="SyntaxRule"/>
      </w:pPr>
      <w:bookmarkStart w:id="1147" w:name="_Toc381513624"/>
      <w:bookmarkStart w:id="1148" w:name="_Toc382202766"/>
      <w:bookmarkStart w:id="1149" w:name="_Toc382202986"/>
      <w:bookmarkStart w:id="1150" w:name="_Toc382212146"/>
      <w:bookmarkStart w:id="1151" w:name="_Toc382212325"/>
      <w:bookmarkStart w:id="1152" w:name="_Toc382291491"/>
      <w:bookmarkStart w:id="1153" w:name="_Ref382710006"/>
      <w:bookmarkStart w:id="1154" w:name="_Toc385672127"/>
      <w:bookmarkStart w:id="1155" w:name="_Toc393690218"/>
      <w:r w:rsidRPr="00E77497">
        <w:t xml:space="preserve">IdentifierStart </w:t>
      </w:r>
      <w:r w:rsidRPr="00E77497">
        <w:rPr>
          <w:rFonts w:ascii="Arial" w:hAnsi="Arial" w:cs="Arial"/>
          <w:b/>
          <w:i w:val="0"/>
        </w:rPr>
        <w:t>::</w:t>
      </w:r>
    </w:p>
    <w:p w14:paraId="41F94022" w14:textId="77777777" w:rsidR="004C02EF" w:rsidRPr="00E77497" w:rsidRDefault="004C02EF" w:rsidP="004C02EF">
      <w:pPr>
        <w:pStyle w:val="SyntaxDefinition"/>
      </w:pPr>
      <w:del w:id="1156" w:author="Rev 9 Allen Wirfs-Brock" w:date="2012-07-08T12:12:00Z">
        <w:r w:rsidRPr="00E77497" w:rsidDel="00E85D87">
          <w:delText>UnicodeLetter</w:delText>
        </w:r>
      </w:del>
      <w:ins w:id="1157" w:author="Rev 9 Allen Wirfs-Brock" w:date="2012-07-08T12:12:00Z">
        <w:r w:rsidR="00E85D87" w:rsidRPr="00E77497">
          <w:t>Unicode</w:t>
        </w:r>
        <w:r w:rsidR="00E85D87">
          <w:t>IDStart</w:t>
        </w:r>
      </w:ins>
      <w:r w:rsidRPr="00E77497">
        <w:br/>
      </w:r>
      <w:r w:rsidRPr="00E77497">
        <w:rPr>
          <w:rFonts w:ascii="Courier New" w:hAnsi="Courier New"/>
          <w:b/>
          <w:i w:val="0"/>
        </w:rPr>
        <w:t>$</w:t>
      </w:r>
      <w:r w:rsidRPr="00E77497">
        <w:rPr>
          <w:rFonts w:ascii="Courier New" w:hAnsi="Courier New"/>
          <w:b/>
          <w:i w:val="0"/>
        </w:rPr>
        <w:br/>
        <w:t>_</w:t>
      </w:r>
      <w:r w:rsidRPr="00E77497">
        <w:br/>
      </w:r>
      <w:r w:rsidRPr="00E77497">
        <w:rPr>
          <w:rFonts w:ascii="Courier New" w:hAnsi="Courier New"/>
          <w:b/>
          <w:i w:val="0"/>
        </w:rPr>
        <w:t xml:space="preserve">\ </w:t>
      </w:r>
      <w:r w:rsidRPr="00E77497">
        <w:t>UnicodeEscapeSequence</w:t>
      </w:r>
    </w:p>
    <w:p w14:paraId="121E3CC2" w14:textId="77777777" w:rsidR="004C02EF" w:rsidRPr="00E77497" w:rsidRDefault="004C02EF" w:rsidP="004C02EF">
      <w:pPr>
        <w:pStyle w:val="SyntaxRule"/>
      </w:pPr>
      <w:r w:rsidRPr="00E77497">
        <w:t xml:space="preserve">IdentifierPart </w:t>
      </w:r>
      <w:r w:rsidRPr="00E77497">
        <w:rPr>
          <w:rFonts w:ascii="Arial" w:hAnsi="Arial" w:cs="Arial"/>
          <w:b/>
          <w:i w:val="0"/>
        </w:rPr>
        <w:t>::</w:t>
      </w:r>
    </w:p>
    <w:p w14:paraId="2D0DA13D" w14:textId="77777777" w:rsidR="004C02EF" w:rsidRPr="00E77497" w:rsidRDefault="004C02EF" w:rsidP="004C02EF">
      <w:pPr>
        <w:pStyle w:val="SyntaxDefinition"/>
      </w:pPr>
      <w:del w:id="1158" w:author="Rev 9 Allen Wirfs-Brock" w:date="2012-07-08T12:12:00Z">
        <w:r w:rsidRPr="00E77497" w:rsidDel="00E85D87">
          <w:delText>IdentifierStart</w:delText>
        </w:r>
      </w:del>
      <w:ins w:id="1159" w:author="Rev 9 Allen Wirfs-Brock" w:date="2012-07-08T12:12:00Z">
        <w:del w:id="1160" w:author="Rev 10 Allen Wirfs-Brock" w:date="2012-08-30T16:44:00Z">
          <w:r w:rsidR="00E85D87" w:rsidRPr="00E77497" w:rsidDel="00A105B6">
            <w:delText>Identifier</w:delText>
          </w:r>
        </w:del>
      </w:ins>
      <w:ins w:id="1161" w:author="Rev 10 Allen Wirfs-Brock" w:date="2012-08-30T16:44:00Z">
        <w:r w:rsidR="00A105B6">
          <w:t>Unicode</w:t>
        </w:r>
      </w:ins>
      <w:ins w:id="1162" w:author="Rev 9 Allen Wirfs-Brock" w:date="2012-07-08T12:12:00Z">
        <w:r w:rsidR="00E85D87">
          <w:t>IDContinue</w:t>
        </w:r>
      </w:ins>
      <w:del w:id="1163" w:author="Rev 9 Allen Wirfs-Brock" w:date="2012-07-08T12:12:00Z">
        <w:r w:rsidRPr="00E77497" w:rsidDel="00E85D87">
          <w:br/>
          <w:delText>UnicodeCombiningMark</w:delText>
        </w:r>
        <w:r w:rsidRPr="00E77497" w:rsidDel="00E85D87">
          <w:br/>
          <w:delText>UnicodeDigit</w:delText>
        </w:r>
        <w:r w:rsidRPr="00E77497" w:rsidDel="00E85D87">
          <w:br/>
          <w:delText>UnicodeConnectorPunctuation</w:delText>
        </w:r>
      </w:del>
      <w:r w:rsidRPr="00E77497">
        <w:br/>
      </w:r>
      <w:ins w:id="1164" w:author="Rev 10 Allen Wirfs-Brock" w:date="2012-08-30T16:48:00Z">
        <w:r w:rsidR="00A105B6" w:rsidRPr="00E77497">
          <w:rPr>
            <w:rFonts w:ascii="Courier New" w:hAnsi="Courier New"/>
            <w:b/>
            <w:i w:val="0"/>
          </w:rPr>
          <w:t>$</w:t>
        </w:r>
        <w:r w:rsidR="00A105B6" w:rsidRPr="00E77497">
          <w:rPr>
            <w:rFonts w:ascii="Courier New" w:hAnsi="Courier New"/>
            <w:b/>
            <w:i w:val="0"/>
          </w:rPr>
          <w:br/>
          <w:t>_</w:t>
        </w:r>
        <w:r w:rsidR="00A105B6" w:rsidRPr="00E77497">
          <w:br/>
        </w:r>
        <w:r w:rsidR="00A105B6" w:rsidRPr="00E77497">
          <w:rPr>
            <w:rFonts w:ascii="Courier New" w:hAnsi="Courier New"/>
            <w:b/>
            <w:i w:val="0"/>
          </w:rPr>
          <w:t xml:space="preserve">\ </w:t>
        </w:r>
        <w:r w:rsidR="00A105B6" w:rsidRPr="00E77497">
          <w:t>UnicodeEscapeSequence</w:t>
        </w:r>
        <w:r w:rsidR="00A105B6" w:rsidRPr="00E77497">
          <w:rPr>
            <w:i w:val="0"/>
          </w:rPr>
          <w:t xml:space="preserve"> </w:t>
        </w:r>
        <w:r w:rsidR="00A105B6">
          <w:rPr>
            <w:i w:val="0"/>
          </w:rPr>
          <w:br/>
        </w:r>
      </w:ins>
      <w:r w:rsidRPr="00E77497">
        <w:rPr>
          <w:i w:val="0"/>
        </w:rPr>
        <w:t>&lt;ZWNJ&gt;</w:t>
      </w:r>
      <w:r w:rsidRPr="00E77497">
        <w:rPr>
          <w:i w:val="0"/>
        </w:rPr>
        <w:br/>
        <w:t>&lt;ZWJ&gt;</w:t>
      </w:r>
    </w:p>
    <w:p w14:paraId="7EEF74ED" w14:textId="77777777" w:rsidR="004C02EF" w:rsidRPr="00E77497" w:rsidRDefault="004C02EF" w:rsidP="004C02EF">
      <w:pPr>
        <w:pStyle w:val="SyntaxRule"/>
      </w:pPr>
      <w:del w:id="1165" w:author="Rev 9 Allen Wirfs-Brock" w:date="2012-07-08T12:13:00Z">
        <w:r w:rsidRPr="00E77497" w:rsidDel="00E85D87">
          <w:delText xml:space="preserve">UnicodeLetter </w:delText>
        </w:r>
      </w:del>
      <w:ins w:id="1166" w:author="Rev 9 Allen Wirfs-Brock" w:date="2012-07-08T12:13:00Z">
        <w:r w:rsidR="00E85D87" w:rsidRPr="00E77497">
          <w:t>Unicode</w:t>
        </w:r>
        <w:r w:rsidR="00E85D87">
          <w:t>IDStart</w:t>
        </w:r>
        <w:r w:rsidR="00E85D87" w:rsidRPr="00E77497">
          <w:t xml:space="preserve"> </w:t>
        </w:r>
      </w:ins>
      <w:r w:rsidRPr="00E77497">
        <w:rPr>
          <w:rFonts w:ascii="Arial" w:hAnsi="Arial" w:cs="Arial"/>
          <w:b/>
          <w:i w:val="0"/>
        </w:rPr>
        <w:t>::</w:t>
      </w:r>
    </w:p>
    <w:p w14:paraId="4365AB26" w14:textId="77777777" w:rsidR="004C02EF" w:rsidRPr="00E77497" w:rsidRDefault="004C02EF" w:rsidP="004C02EF">
      <w:pPr>
        <w:pStyle w:val="SyntaxDefinition"/>
        <w:rPr>
          <w:rFonts w:ascii="Arial" w:hAnsi="Arial" w:cs="Arial"/>
          <w:i w:val="0"/>
        </w:rPr>
      </w:pPr>
      <w:r w:rsidRPr="00E77497">
        <w:rPr>
          <w:rFonts w:ascii="Arial" w:hAnsi="Arial" w:cs="Arial"/>
          <w:i w:val="0"/>
        </w:rPr>
        <w:t xml:space="preserve">any </w:t>
      </w:r>
      <w:ins w:id="1167" w:author="Rev 9 Allen Wirfs-Brock" w:date="2012-07-08T12:13:00Z">
        <w:r w:rsidR="00E85D87">
          <w:rPr>
            <w:rFonts w:ascii="Arial" w:hAnsi="Arial" w:cs="Arial"/>
            <w:i w:val="0"/>
          </w:rPr>
          <w:t xml:space="preserve">Unicode </w:t>
        </w:r>
      </w:ins>
      <w:r w:rsidRPr="00E77497">
        <w:rPr>
          <w:rFonts w:ascii="Arial" w:hAnsi="Arial" w:cs="Arial"/>
          <w:i w:val="0"/>
        </w:rPr>
        <w:t xml:space="preserve">character </w:t>
      </w:r>
      <w:del w:id="1168" w:author="Rev 9 Allen Wirfs-Brock" w:date="2012-07-08T12:14:00Z">
        <w:r w:rsidRPr="00E77497" w:rsidDel="00E85D87">
          <w:rPr>
            <w:rFonts w:ascii="Arial" w:hAnsi="Arial" w:cs="Arial"/>
            <w:i w:val="0"/>
          </w:rPr>
          <w:delText xml:space="preserve">in </w:delText>
        </w:r>
      </w:del>
      <w:ins w:id="1169" w:author="Rev 9 Allen Wirfs-Brock" w:date="2012-07-08T12:14:00Z">
        <w:r w:rsidR="00E85D87">
          <w:rPr>
            <w:rFonts w:ascii="Arial" w:hAnsi="Arial" w:cs="Arial"/>
            <w:i w:val="0"/>
          </w:rPr>
          <w:t>with</w:t>
        </w:r>
        <w:r w:rsidR="00E85D87" w:rsidRPr="00E77497">
          <w:rPr>
            <w:rFonts w:ascii="Arial" w:hAnsi="Arial" w:cs="Arial"/>
            <w:i w:val="0"/>
          </w:rPr>
          <w:t xml:space="preserve"> </w:t>
        </w:r>
      </w:ins>
      <w:r w:rsidRPr="00E77497">
        <w:rPr>
          <w:rFonts w:ascii="Arial" w:hAnsi="Arial" w:cs="Arial"/>
          <w:i w:val="0"/>
        </w:rPr>
        <w:t xml:space="preserve">the Unicode </w:t>
      </w:r>
      <w:del w:id="1170" w:author="Rev 9 Allen Wirfs-Brock" w:date="2012-07-08T12:14:00Z">
        <w:r w:rsidRPr="00E77497" w:rsidDel="00E85D87">
          <w:rPr>
            <w:rFonts w:ascii="Arial" w:hAnsi="Arial" w:cs="Arial"/>
            <w:i w:val="0"/>
          </w:rPr>
          <w:delText xml:space="preserve">categories </w:delText>
        </w:r>
      </w:del>
      <w:ins w:id="1171" w:author="Rev 9 Allen Wirfs-Brock" w:date="2012-07-08T12:14:00Z">
        <w:r w:rsidR="00E85D87">
          <w:rPr>
            <w:rFonts w:ascii="Arial" w:hAnsi="Arial" w:cs="Arial"/>
            <w:i w:val="0"/>
          </w:rPr>
          <w:t>property</w:t>
        </w:r>
        <w:r w:rsidR="00E85D87" w:rsidRPr="00E77497">
          <w:rPr>
            <w:rFonts w:ascii="Arial" w:hAnsi="Arial" w:cs="Arial"/>
            <w:i w:val="0"/>
          </w:rPr>
          <w:t xml:space="preserve"> </w:t>
        </w:r>
      </w:ins>
      <w:r w:rsidRPr="00E77497">
        <w:rPr>
          <w:rFonts w:ascii="Arial" w:hAnsi="Arial" w:cs="Arial"/>
          <w:i w:val="0"/>
        </w:rPr>
        <w:t>“</w:t>
      </w:r>
      <w:del w:id="1172" w:author="Rev 9 Allen Wirfs-Brock" w:date="2012-07-08T12:14:00Z">
        <w:r w:rsidRPr="00E77497" w:rsidDel="00E85D87">
          <w:rPr>
            <w:rFonts w:ascii="Arial" w:hAnsi="Arial" w:cs="Arial"/>
            <w:i w:val="0"/>
          </w:rPr>
          <w:delText>Uppercase letter (Lu)</w:delText>
        </w:r>
      </w:del>
      <w:ins w:id="1173" w:author="Rev 9 Allen Wirfs-Brock" w:date="2012-07-08T12:14:00Z">
        <w:r w:rsidR="00E85D87">
          <w:rPr>
            <w:rFonts w:ascii="Arial" w:hAnsi="Arial" w:cs="Arial"/>
            <w:i w:val="0"/>
          </w:rPr>
          <w:t>ID_Start</w:t>
        </w:r>
      </w:ins>
      <w:r w:rsidRPr="00E77497">
        <w:rPr>
          <w:rFonts w:ascii="Arial" w:hAnsi="Arial" w:cs="Arial"/>
          <w:i w:val="0"/>
        </w:rPr>
        <w:t>”</w:t>
      </w:r>
      <w:del w:id="1174" w:author="Rev 9 Allen Wirfs-Brock" w:date="2012-07-08T12:14:00Z">
        <w:r w:rsidRPr="00E77497" w:rsidDel="00E85D87">
          <w:rPr>
            <w:rFonts w:ascii="Arial" w:hAnsi="Arial" w:cs="Arial"/>
            <w:i w:val="0"/>
          </w:rPr>
          <w:delText>, “Lowercase letter (Ll)”, “Titlecase letter (Lt)”, “Modifier letter (Lm)”, “Other letter (Lo)”, or “Letter number (Nl)”</w:delText>
        </w:r>
      </w:del>
      <w:r w:rsidRPr="00E77497">
        <w:rPr>
          <w:rFonts w:ascii="Arial" w:hAnsi="Arial" w:cs="Arial"/>
          <w:i w:val="0"/>
        </w:rPr>
        <w:t>.</w:t>
      </w:r>
    </w:p>
    <w:p w14:paraId="2E639ECE" w14:textId="77777777" w:rsidR="004C02EF" w:rsidRPr="00E77497" w:rsidRDefault="00933E1C" w:rsidP="004C02EF">
      <w:pPr>
        <w:pStyle w:val="SyntaxRule"/>
      </w:pPr>
      <w:ins w:id="1175" w:author="Rev 9 Allen Wirfs-Brock" w:date="2012-07-08T12:15:00Z">
        <w:r w:rsidRPr="00E77497">
          <w:t>Unicode</w:t>
        </w:r>
        <w:r>
          <w:t>ID</w:t>
        </w:r>
        <w:del w:id="1176" w:author="Rev 10 Allen Wirfs-Brock" w:date="2012-07-09T09:24:00Z">
          <w:r w:rsidDel="00926405">
            <w:delText>Start</w:delText>
          </w:r>
        </w:del>
      </w:ins>
      <w:ins w:id="1177" w:author="Rev 10 Allen Wirfs-Brock" w:date="2012-07-09T09:24:00Z">
        <w:r w:rsidR="00926405">
          <w:t>Continue</w:t>
        </w:r>
      </w:ins>
      <w:ins w:id="1178" w:author="Rev 9 Allen Wirfs-Brock" w:date="2012-07-08T12:15:00Z">
        <w:r>
          <w:t xml:space="preserve"> </w:t>
        </w:r>
      </w:ins>
      <w:del w:id="1179" w:author="Rev 9 Allen Wirfs-Brock" w:date="2012-07-08T12:15:00Z">
        <w:r w:rsidR="004C02EF" w:rsidRPr="00E77497" w:rsidDel="00933E1C">
          <w:delText xml:space="preserve">UnicodeCombiningMark </w:delText>
        </w:r>
      </w:del>
      <w:r w:rsidR="004C02EF" w:rsidRPr="00E77497">
        <w:rPr>
          <w:rFonts w:ascii="Arial" w:hAnsi="Arial" w:cs="Arial"/>
          <w:b/>
          <w:i w:val="0"/>
        </w:rPr>
        <w:t>::</w:t>
      </w:r>
    </w:p>
    <w:p w14:paraId="3ED0220C" w14:textId="77777777" w:rsidR="004C02EF" w:rsidRPr="00E77497" w:rsidRDefault="004C02EF" w:rsidP="004C02EF">
      <w:pPr>
        <w:pStyle w:val="SyntaxDefinition"/>
        <w:rPr>
          <w:rFonts w:ascii="Arial" w:hAnsi="Arial" w:cs="Arial"/>
          <w:i w:val="0"/>
        </w:rPr>
      </w:pPr>
      <w:r w:rsidRPr="00E77497">
        <w:rPr>
          <w:rFonts w:ascii="Arial" w:hAnsi="Arial" w:cs="Arial"/>
          <w:i w:val="0"/>
        </w:rPr>
        <w:t xml:space="preserve">any </w:t>
      </w:r>
      <w:ins w:id="1180" w:author="Rev 9 Allen Wirfs-Brock" w:date="2012-07-08T12:15:00Z">
        <w:r w:rsidR="00933E1C">
          <w:rPr>
            <w:rFonts w:ascii="Arial" w:hAnsi="Arial" w:cs="Arial"/>
            <w:i w:val="0"/>
          </w:rPr>
          <w:t xml:space="preserve">Unicode </w:t>
        </w:r>
      </w:ins>
      <w:r w:rsidRPr="00E77497">
        <w:rPr>
          <w:rFonts w:ascii="Arial" w:hAnsi="Arial" w:cs="Arial"/>
          <w:i w:val="0"/>
        </w:rPr>
        <w:t xml:space="preserve">character </w:t>
      </w:r>
      <w:del w:id="1181" w:author="Rev 9 Allen Wirfs-Brock" w:date="2012-07-08T12:15:00Z">
        <w:r w:rsidRPr="00E77497" w:rsidDel="00933E1C">
          <w:rPr>
            <w:rFonts w:ascii="Arial" w:hAnsi="Arial" w:cs="Arial"/>
            <w:i w:val="0"/>
          </w:rPr>
          <w:delText xml:space="preserve">in </w:delText>
        </w:r>
      </w:del>
      <w:ins w:id="1182" w:author="Rev 9 Allen Wirfs-Brock" w:date="2012-07-08T12:15:00Z">
        <w:r w:rsidR="00933E1C">
          <w:rPr>
            <w:rFonts w:ascii="Arial" w:hAnsi="Arial" w:cs="Arial"/>
            <w:i w:val="0"/>
          </w:rPr>
          <w:t>with</w:t>
        </w:r>
        <w:r w:rsidR="00933E1C" w:rsidRPr="00E77497">
          <w:rPr>
            <w:rFonts w:ascii="Arial" w:hAnsi="Arial" w:cs="Arial"/>
            <w:i w:val="0"/>
          </w:rPr>
          <w:t xml:space="preserve"> </w:t>
        </w:r>
      </w:ins>
      <w:r w:rsidRPr="00E77497">
        <w:rPr>
          <w:rFonts w:ascii="Arial" w:hAnsi="Arial" w:cs="Arial"/>
          <w:i w:val="0"/>
        </w:rPr>
        <w:t xml:space="preserve">the Unicode </w:t>
      </w:r>
      <w:ins w:id="1183" w:author="Rev 9 Allen Wirfs-Brock" w:date="2012-07-08T12:15:00Z">
        <w:r w:rsidR="00933E1C">
          <w:rPr>
            <w:rFonts w:ascii="Arial" w:hAnsi="Arial" w:cs="Arial"/>
            <w:i w:val="0"/>
          </w:rPr>
          <w:t>property</w:t>
        </w:r>
        <w:r w:rsidR="00933E1C" w:rsidRPr="00E77497">
          <w:rPr>
            <w:rFonts w:ascii="Arial" w:hAnsi="Arial" w:cs="Arial"/>
            <w:i w:val="0"/>
          </w:rPr>
          <w:t xml:space="preserve"> </w:t>
        </w:r>
      </w:ins>
      <w:del w:id="1184" w:author="Rev 9 Allen Wirfs-Brock" w:date="2012-07-08T12:15:00Z">
        <w:r w:rsidRPr="00E77497" w:rsidDel="00933E1C">
          <w:rPr>
            <w:rFonts w:ascii="Arial" w:hAnsi="Arial" w:cs="Arial"/>
            <w:i w:val="0"/>
          </w:rPr>
          <w:delText xml:space="preserve">categories </w:delText>
        </w:r>
      </w:del>
      <w:r w:rsidRPr="00E77497">
        <w:rPr>
          <w:rFonts w:ascii="Arial" w:hAnsi="Arial" w:cs="Arial"/>
          <w:i w:val="0"/>
        </w:rPr>
        <w:t>“</w:t>
      </w:r>
      <w:del w:id="1185" w:author="Rev 9 Allen Wirfs-Brock" w:date="2012-07-08T12:16:00Z">
        <w:r w:rsidRPr="00E77497" w:rsidDel="00933E1C">
          <w:rPr>
            <w:rFonts w:ascii="Arial" w:hAnsi="Arial" w:cs="Arial"/>
            <w:i w:val="0"/>
          </w:rPr>
          <w:delText>Non-spacing mark (Mn)</w:delText>
        </w:r>
      </w:del>
      <w:ins w:id="1186" w:author="Rev 9 Allen Wirfs-Brock" w:date="2012-07-08T12:16:00Z">
        <w:r w:rsidR="00933E1C">
          <w:rPr>
            <w:rFonts w:ascii="Arial" w:hAnsi="Arial" w:cs="Arial"/>
            <w:i w:val="0"/>
          </w:rPr>
          <w:t>ID_Continue</w:t>
        </w:r>
      </w:ins>
      <w:r w:rsidRPr="00E77497">
        <w:rPr>
          <w:rFonts w:ascii="Arial" w:hAnsi="Arial" w:cs="Arial"/>
          <w:i w:val="0"/>
        </w:rPr>
        <w:t>”</w:t>
      </w:r>
      <w:del w:id="1187" w:author="Rev 9 Allen Wirfs-Brock" w:date="2012-07-08T12:16:00Z">
        <w:r w:rsidRPr="00E77497" w:rsidDel="00933E1C">
          <w:rPr>
            <w:rFonts w:ascii="Arial" w:hAnsi="Arial" w:cs="Arial"/>
            <w:i w:val="0"/>
          </w:rPr>
          <w:delText xml:space="preserve"> </w:delText>
        </w:r>
      </w:del>
      <w:del w:id="1188" w:author="Rev 9 Allen Wirfs-Brock" w:date="2012-07-08T12:15:00Z">
        <w:r w:rsidRPr="00E77497" w:rsidDel="00933E1C">
          <w:rPr>
            <w:rFonts w:ascii="Arial" w:hAnsi="Arial" w:cs="Arial"/>
            <w:i w:val="0"/>
          </w:rPr>
          <w:delText>or “Combining spacing mark (Mc)”</w:delText>
        </w:r>
      </w:del>
    </w:p>
    <w:p w14:paraId="51B6FEB3" w14:textId="77777777" w:rsidR="004C02EF" w:rsidRPr="00E77497" w:rsidDel="00933E1C" w:rsidRDefault="004C02EF" w:rsidP="004C02EF">
      <w:pPr>
        <w:pStyle w:val="SyntaxRule"/>
        <w:rPr>
          <w:del w:id="1189" w:author="Rev 9 Allen Wirfs-Brock" w:date="2012-07-08T12:16:00Z"/>
        </w:rPr>
      </w:pPr>
      <w:del w:id="1190" w:author="Rev 9 Allen Wirfs-Brock" w:date="2012-07-08T12:16:00Z">
        <w:r w:rsidRPr="00E77497" w:rsidDel="00933E1C">
          <w:delText xml:space="preserve">UnicodeDigit </w:delText>
        </w:r>
        <w:r w:rsidRPr="00E77497" w:rsidDel="00933E1C">
          <w:rPr>
            <w:rFonts w:ascii="Arial" w:hAnsi="Arial" w:cs="Arial"/>
            <w:b/>
            <w:i w:val="0"/>
          </w:rPr>
          <w:delText>::</w:delText>
        </w:r>
      </w:del>
    </w:p>
    <w:p w14:paraId="7455F8C8" w14:textId="77777777" w:rsidR="004C02EF" w:rsidRPr="00E77497" w:rsidDel="00933E1C" w:rsidRDefault="004C02EF" w:rsidP="004C02EF">
      <w:pPr>
        <w:pStyle w:val="SyntaxDefinition"/>
        <w:rPr>
          <w:del w:id="1191" w:author="Rev 9 Allen Wirfs-Brock" w:date="2012-07-08T12:16:00Z"/>
          <w:rFonts w:ascii="Arial" w:hAnsi="Arial" w:cs="Arial"/>
          <w:i w:val="0"/>
        </w:rPr>
      </w:pPr>
      <w:del w:id="1192" w:author="Rev 9 Allen Wirfs-Brock" w:date="2012-07-08T12:16:00Z">
        <w:r w:rsidRPr="00E77497" w:rsidDel="00933E1C">
          <w:rPr>
            <w:rFonts w:ascii="Arial" w:hAnsi="Arial" w:cs="Arial"/>
            <w:i w:val="0"/>
          </w:rPr>
          <w:delText>any character in the Unicode category “Decimal number (Nd)”</w:delText>
        </w:r>
      </w:del>
    </w:p>
    <w:p w14:paraId="2136161B" w14:textId="77777777" w:rsidR="004C02EF" w:rsidRPr="00E77497" w:rsidDel="00933E1C" w:rsidRDefault="004C02EF" w:rsidP="004C02EF">
      <w:pPr>
        <w:pStyle w:val="SyntaxRule"/>
        <w:rPr>
          <w:del w:id="1193" w:author="Rev 9 Allen Wirfs-Brock" w:date="2012-07-08T12:16:00Z"/>
        </w:rPr>
      </w:pPr>
      <w:del w:id="1194" w:author="Rev 9 Allen Wirfs-Brock" w:date="2012-07-08T12:16:00Z">
        <w:r w:rsidRPr="00E77497" w:rsidDel="00933E1C">
          <w:delText xml:space="preserve">UnicodeConnectorPunctuation </w:delText>
        </w:r>
        <w:r w:rsidRPr="00E77497" w:rsidDel="00933E1C">
          <w:rPr>
            <w:rFonts w:ascii="Arial" w:hAnsi="Arial" w:cs="Arial"/>
            <w:b/>
            <w:i w:val="0"/>
          </w:rPr>
          <w:delText>::</w:delText>
        </w:r>
      </w:del>
    </w:p>
    <w:p w14:paraId="32FAD09E" w14:textId="77777777" w:rsidR="004C02EF" w:rsidRPr="00E77497" w:rsidDel="00933E1C" w:rsidRDefault="004C02EF" w:rsidP="004C02EF">
      <w:pPr>
        <w:pStyle w:val="SyntaxDefinition"/>
        <w:rPr>
          <w:del w:id="1195" w:author="Rev 9 Allen Wirfs-Brock" w:date="2012-07-08T12:16:00Z"/>
          <w:rFonts w:ascii="Arial" w:hAnsi="Arial" w:cs="Arial"/>
          <w:i w:val="0"/>
        </w:rPr>
      </w:pPr>
      <w:del w:id="1196" w:author="Rev 9 Allen Wirfs-Brock" w:date="2012-07-08T12:16:00Z">
        <w:r w:rsidRPr="00E77497" w:rsidDel="00933E1C">
          <w:rPr>
            <w:rFonts w:ascii="Arial" w:hAnsi="Arial" w:cs="Arial"/>
            <w:i w:val="0"/>
          </w:rPr>
          <w:delText>any character in the Unicode category “Connector punctuation (Pc)”</w:delText>
        </w:r>
      </w:del>
    </w:p>
    <w:p w14:paraId="5B2209D3" w14:textId="77777777" w:rsidR="004C02EF" w:rsidRPr="00E77497" w:rsidRDefault="004C02EF" w:rsidP="004C02EF">
      <w:r w:rsidRPr="00E77497">
        <w:t xml:space="preserve">The definitions of the nonterminal </w:t>
      </w:r>
      <w:r w:rsidRPr="00E77497">
        <w:rPr>
          <w:rFonts w:ascii="Times New Roman" w:hAnsi="Times New Roman"/>
          <w:i/>
        </w:rPr>
        <w:t>UnicodeEscapeSequence</w:t>
      </w:r>
      <w:r w:rsidRPr="00E77497">
        <w:t xml:space="preserve"> is given in 7.8.4</w:t>
      </w:r>
    </w:p>
    <w:p w14:paraId="43DFC7FB" w14:textId="77777777" w:rsidR="00A2366F" w:rsidRPr="00E77497" w:rsidRDefault="00A2366F" w:rsidP="00A2366F">
      <w:pPr>
        <w:rPr>
          <w:ins w:id="1197" w:author="Rev 4 Allen Wirfs-Brock" w:date="2011-10-19T12:33:00Z"/>
          <w:rFonts w:ascii="Helvetica" w:hAnsi="Helvetica"/>
          <w:b/>
        </w:rPr>
      </w:pPr>
      <w:bookmarkStart w:id="1198" w:name="_Toc235503315"/>
      <w:bookmarkStart w:id="1199" w:name="_Toc241509090"/>
      <w:bookmarkStart w:id="1200" w:name="_Toc244416577"/>
      <w:bookmarkStart w:id="1201" w:name="_Toc276630941"/>
      <w:ins w:id="1202" w:author="Rev 4 Allen Wirfs-Brock" w:date="2011-10-19T12:33:00Z">
        <w:r w:rsidRPr="00E77497">
          <w:rPr>
            <w:rFonts w:ascii="Helvetica" w:hAnsi="Helvetica"/>
            <w:b/>
          </w:rPr>
          <w:t xml:space="preserve">Static Semantics:  </w:t>
        </w:r>
        <w:r w:rsidRPr="00E77497">
          <w:rPr>
            <w:rStyle w:val="bnf"/>
            <w:rFonts w:ascii="Helvetica" w:hAnsi="Helvetica"/>
            <w:b/>
            <w:i w:val="0"/>
          </w:rPr>
          <w:t>String</w:t>
        </w:r>
        <w:del w:id="1203" w:author="Rev 9 Allen Wirfs-Brock" w:date="2012-07-07T16:29:00Z">
          <w:r w:rsidRPr="00E77497" w:rsidDel="00D11231">
            <w:rPr>
              <w:rStyle w:val="bnf"/>
              <w:rFonts w:ascii="Helvetica" w:hAnsi="Helvetica"/>
              <w:b/>
              <w:i w:val="0"/>
            </w:rPr>
            <w:delText xml:space="preserve"> </w:delText>
          </w:r>
        </w:del>
        <w:r w:rsidRPr="00E77497">
          <w:rPr>
            <w:rStyle w:val="bnf"/>
            <w:rFonts w:ascii="Helvetica" w:hAnsi="Helvetica"/>
            <w:b/>
            <w:i w:val="0"/>
          </w:rPr>
          <w:t>Value</w:t>
        </w:r>
      </w:ins>
    </w:p>
    <w:p w14:paraId="7B07CA56" w14:textId="77777777" w:rsidR="009D6071" w:rsidRPr="00E77497" w:rsidDel="00A2366F" w:rsidRDefault="009D6071" w:rsidP="009D6071">
      <w:pPr>
        <w:pStyle w:val="Syntax"/>
        <w:rPr>
          <w:ins w:id="1204" w:author="Rev 3 Allen Wirfs-Brock" w:date="2011-09-22T13:54:00Z"/>
          <w:del w:id="1205" w:author="Rev 4 Allen Wirfs-Brock" w:date="2011-10-19T12:33:00Z"/>
        </w:rPr>
      </w:pPr>
      <w:ins w:id="1206" w:author="Rev 3 Allen Wirfs-Brock" w:date="2011-09-22T13:54:00Z">
        <w:del w:id="1207" w:author="Rev 4 Allen Wirfs-Brock" w:date="2011-10-19T12:33:00Z">
          <w:r w:rsidRPr="00E77497" w:rsidDel="00A2366F">
            <w:delText>Semantics</w:delText>
          </w:r>
        </w:del>
      </w:ins>
    </w:p>
    <w:p w14:paraId="74EA437E" w14:textId="77777777" w:rsidR="009D6071" w:rsidRPr="00E77497" w:rsidRDefault="009D6071" w:rsidP="009D6071">
      <w:pPr>
        <w:rPr>
          <w:ins w:id="1208" w:author="Rev 3 Allen Wirfs-Brock" w:date="2011-09-22T13:54:00Z"/>
        </w:rPr>
      </w:pPr>
      <w:ins w:id="1209" w:author="Rev 3 Allen Wirfs-Brock" w:date="2011-09-22T13:54:00Z">
        <w:del w:id="1210" w:author="Rev 4 Allen Wirfs-Brock" w:date="2011-10-19T12:33:00Z">
          <w:r w:rsidRPr="00E77497" w:rsidDel="00A2366F">
            <w:delText xml:space="preserve">The </w:delText>
          </w:r>
          <w:r w:rsidRPr="00E77497" w:rsidDel="00A2366F">
            <w:rPr>
              <w:rFonts w:ascii="Times New Roman" w:eastAsia="Times New Roman" w:hAnsi="Times New Roman"/>
              <w:spacing w:val="6"/>
              <w:lang w:eastAsia="en-US"/>
            </w:rPr>
            <w:delText xml:space="preserve">String </w:delText>
          </w:r>
        </w:del>
        <w:del w:id="1211" w:author="Rev 4 Allen Wirfs-Brock" w:date="2011-10-19T12:31:00Z">
          <w:r w:rsidRPr="00E77497" w:rsidDel="00A2366F">
            <w:rPr>
              <w:rFonts w:ascii="Times New Roman" w:eastAsia="Times New Roman" w:hAnsi="Times New Roman"/>
              <w:spacing w:val="6"/>
              <w:lang w:eastAsia="en-US"/>
            </w:rPr>
            <w:delText>v</w:delText>
          </w:r>
        </w:del>
        <w:del w:id="1212" w:author="Rev 4 Allen Wirfs-Brock" w:date="2011-10-19T12:33:00Z">
          <w:r w:rsidRPr="00E77497" w:rsidDel="00A2366F">
            <w:rPr>
              <w:rFonts w:ascii="Times New Roman" w:eastAsia="Times New Roman" w:hAnsi="Times New Roman"/>
              <w:spacing w:val="6"/>
              <w:lang w:eastAsia="en-US"/>
            </w:rPr>
            <w:delText xml:space="preserve">alue </w:delText>
          </w:r>
          <w:r w:rsidRPr="00E77497" w:rsidDel="00A2366F">
            <w:delText xml:space="preserve">of </w:delText>
          </w:r>
        </w:del>
      </w:ins>
      <w:ins w:id="1213" w:author="Rev 3 Allen Wirfs-Brock" w:date="2011-09-22T13:55:00Z">
        <w:del w:id="1214" w:author="Rev 4 Allen Wirfs-Brock" w:date="2011-10-19T12:33:00Z">
          <w:r w:rsidRPr="00E77497" w:rsidDel="00A2366F">
            <w:delText>the production</w:delText>
          </w:r>
        </w:del>
      </w:ins>
      <w:ins w:id="1215" w:author="Rev 3 Allen Wirfs-Brock" w:date="2011-09-22T13:54:00Z">
        <w:del w:id="1216" w:author="Rev 4 Allen Wirfs-Brock" w:date="2011-10-19T12:33:00Z">
          <w:r w:rsidRPr="00E77497" w:rsidDel="00A2366F">
            <w:delText xml:space="preserve"> </w:delText>
          </w:r>
        </w:del>
        <w:r w:rsidRPr="00E77497">
          <w:rPr>
            <w:rStyle w:val="bnf"/>
          </w:rPr>
          <w:t>Identifier</w:t>
        </w:r>
        <w:r w:rsidRPr="00E77497">
          <w:t xml:space="preserve"> </w:t>
        </w:r>
      </w:ins>
      <w:ins w:id="1217" w:author="Rev 3 Allen Wirfs-Brock" w:date="2011-09-22T13:56:00Z">
        <w:r w:rsidRPr="00E77497">
          <w:rPr>
            <w:b/>
          </w:rPr>
          <w:t>::</w:t>
        </w:r>
        <w:r w:rsidR="006B058A" w:rsidRPr="00E77497">
          <w:t xml:space="preserve"> </w:t>
        </w:r>
        <w:r w:rsidR="006B058A" w:rsidRPr="00E77497">
          <w:rPr>
            <w:rStyle w:val="bnf"/>
          </w:rPr>
          <w:t>IdentifierName</w:t>
        </w:r>
        <w:r w:rsidR="006B058A" w:rsidRPr="00E77497">
          <w:t xml:space="preserve"> </w:t>
        </w:r>
        <w:r w:rsidR="006B058A" w:rsidRPr="00E77497">
          <w:rPr>
            <w:rFonts w:cs="Arial"/>
            <w:b/>
          </w:rPr>
          <w:t>but not</w:t>
        </w:r>
        <w:r w:rsidR="006B058A" w:rsidRPr="00E77497">
          <w:t xml:space="preserve"> </w:t>
        </w:r>
        <w:r w:rsidR="006B058A" w:rsidRPr="00E77497">
          <w:rPr>
            <w:rStyle w:val="bnf"/>
          </w:rPr>
          <w:t>ReservedWord</w:t>
        </w:r>
        <w:r w:rsidRPr="00E77497">
          <w:rPr>
            <w:b/>
            <w:i/>
          </w:rPr>
          <w:t xml:space="preserve"> </w:t>
        </w:r>
      </w:ins>
      <w:ins w:id="1218" w:author="Rev 3 Allen Wirfs-Brock" w:date="2011-09-22T13:54:00Z">
        <w:del w:id="1219" w:author="Rev 4 Allen Wirfs-Brock" w:date="2011-10-19T12:33:00Z">
          <w:r w:rsidRPr="00E77497" w:rsidDel="00A2366F">
            <w:delText>is determined as follows:</w:delText>
          </w:r>
        </w:del>
      </w:ins>
    </w:p>
    <w:p w14:paraId="5A2C3B86" w14:textId="77777777" w:rsidR="009D6071" w:rsidRPr="00E77497" w:rsidRDefault="009D6071" w:rsidP="009A20C6">
      <w:pPr>
        <w:pStyle w:val="Alg4"/>
        <w:numPr>
          <w:ilvl w:val="0"/>
          <w:numId w:val="452"/>
        </w:numPr>
        <w:spacing w:after="220"/>
        <w:contextualSpacing/>
        <w:rPr>
          <w:ins w:id="1220" w:author="Rev 3 Allen Wirfs-Brock" w:date="2011-09-22T13:54:00Z"/>
        </w:rPr>
      </w:pPr>
      <w:ins w:id="1221" w:author="Rev 3 Allen Wirfs-Brock" w:date="2011-09-22T13:54:00Z">
        <w:r w:rsidRPr="00E77497">
          <w:t xml:space="preserve">Return </w:t>
        </w:r>
      </w:ins>
      <w:ins w:id="1222" w:author="Rev 3 Allen Wirfs-Brock" w:date="2011-09-22T13:57:00Z">
        <w:r w:rsidR="006B058A" w:rsidRPr="00E77497">
          <w:t>the</w:t>
        </w:r>
      </w:ins>
      <w:ins w:id="1223" w:author="Rev 3 Allen Wirfs-Brock" w:date="2011-09-22T13:54:00Z">
        <w:r w:rsidRPr="00E77497">
          <w:t xml:space="preserve"> String</w:t>
        </w:r>
        <w:del w:id="1224" w:author="Rev 9 Allen Wirfs-Brock" w:date="2012-07-07T16:29:00Z">
          <w:r w:rsidRPr="00E77497" w:rsidDel="00D11231">
            <w:delText xml:space="preserve"> </w:delText>
          </w:r>
        </w:del>
        <w:del w:id="1225" w:author="Rev 4 Allen Wirfs-Brock" w:date="2011-10-19T12:33:00Z">
          <w:r w:rsidRPr="00E77497" w:rsidDel="00A2366F">
            <w:delText>v</w:delText>
          </w:r>
        </w:del>
      </w:ins>
      <w:ins w:id="1226" w:author="Rev 4 Allen Wirfs-Brock" w:date="2011-10-19T12:33:00Z">
        <w:r w:rsidR="00A2366F" w:rsidRPr="00E77497">
          <w:t>V</w:t>
        </w:r>
      </w:ins>
      <w:ins w:id="1227" w:author="Rev 3 Allen Wirfs-Brock" w:date="2011-09-22T13:54:00Z">
        <w:r w:rsidRPr="00E77497">
          <w:t xml:space="preserve">alue </w:t>
        </w:r>
        <w:del w:id="1228" w:author="Rev 4 Allen Wirfs-Brock" w:date="2011-10-20T13:01:00Z">
          <w:r w:rsidRPr="00E77497" w:rsidDel="00877847">
            <w:delText xml:space="preserve">consisting </w:delText>
          </w:r>
        </w:del>
        <w:r w:rsidRPr="00E77497">
          <w:t xml:space="preserve">of </w:t>
        </w:r>
        <w:r w:rsidRPr="00E77497">
          <w:rPr>
            <w:rStyle w:val="bnf"/>
          </w:rPr>
          <w:t>IdentifierName</w:t>
        </w:r>
        <w:r w:rsidRPr="00E77497">
          <w:t>.</w:t>
        </w:r>
      </w:ins>
    </w:p>
    <w:p w14:paraId="6DF45C2B" w14:textId="77777777" w:rsidR="00CB32E0" w:rsidRPr="00E77497" w:rsidRDefault="00CB32E0" w:rsidP="00CB32E0">
      <w:pPr>
        <w:pStyle w:val="SyntaxRule"/>
        <w:rPr>
          <w:ins w:id="1229" w:author="Rev 4 Allen Wirfs-Brock" w:date="2011-10-19T12:35:00Z"/>
        </w:rPr>
      </w:pPr>
      <w:ins w:id="1230" w:author="Rev 4 Allen Wirfs-Brock" w:date="2011-10-19T12:35:00Z">
        <w:r w:rsidRPr="00E77497">
          <w:t>IdentifierName</w:t>
        </w:r>
        <w:r w:rsidRPr="00E77497">
          <w:rPr>
            <w:rFonts w:ascii="Arial" w:hAnsi="Arial" w:cs="Arial"/>
            <w:b/>
          </w:rPr>
          <w:t xml:space="preserve"> </w:t>
        </w:r>
        <w:r w:rsidRPr="00E77497">
          <w:rPr>
            <w:rFonts w:ascii="Arial" w:hAnsi="Arial" w:cs="Arial"/>
            <w:b/>
            <w:i w:val="0"/>
          </w:rPr>
          <w:t>::</w:t>
        </w:r>
      </w:ins>
    </w:p>
    <w:p w14:paraId="5280CB51" w14:textId="77777777" w:rsidR="006B058A" w:rsidRPr="00E77497" w:rsidRDefault="00CB32E0" w:rsidP="00C7794D">
      <w:pPr>
        <w:pStyle w:val="SyntaxDefinition"/>
        <w:rPr>
          <w:ins w:id="1231" w:author="Rev 3 Allen Wirfs-Brock" w:date="2011-09-22T13:58:00Z"/>
        </w:rPr>
      </w:pPr>
      <w:ins w:id="1232" w:author="Rev 4 Allen Wirfs-Brock" w:date="2011-10-19T12:35:00Z">
        <w:r w:rsidRPr="00E77497">
          <w:t>IdentifierStart</w:t>
        </w:r>
        <w:r w:rsidRPr="00E77497">
          <w:br/>
          <w:t>IdentifierName IdentifierPart</w:t>
        </w:r>
      </w:ins>
      <w:ins w:id="1233" w:author="Rev 3 Allen Wirfs-Brock" w:date="2011-09-22T13:58:00Z">
        <w:del w:id="1234" w:author="Rev 4 Allen Wirfs-Brock" w:date="2011-10-19T12:34:00Z">
          <w:r w:rsidR="006B058A" w:rsidRPr="00E77497" w:rsidDel="00A2366F">
            <w:delText xml:space="preserve">The </w:delText>
          </w:r>
          <w:r w:rsidR="006B058A" w:rsidRPr="00E77497" w:rsidDel="00A2366F">
            <w:rPr>
              <w:spacing w:val="6"/>
            </w:rPr>
            <w:delText xml:space="preserve">String value </w:delText>
          </w:r>
          <w:r w:rsidR="006B058A" w:rsidRPr="00E77497" w:rsidDel="00A2366F">
            <w:delText xml:space="preserve">of </w:delText>
          </w:r>
        </w:del>
        <w:del w:id="1235" w:author="Rev 4 Allen Wirfs-Brock" w:date="2011-10-19T12:35:00Z">
          <w:r w:rsidR="006B058A" w:rsidRPr="00E77497" w:rsidDel="00CB32E0">
            <w:rPr>
              <w:rStyle w:val="bnf"/>
            </w:rPr>
            <w:delText>IdentifierName</w:delText>
          </w:r>
          <w:r w:rsidR="006B058A" w:rsidRPr="00E77497" w:rsidDel="00CB32E0">
            <w:delText xml:space="preserve"> </w:delText>
          </w:r>
        </w:del>
        <w:del w:id="1236" w:author="Rev 4 Allen Wirfs-Brock" w:date="2011-10-19T12:34:00Z">
          <w:r w:rsidR="006B058A" w:rsidRPr="00E77497" w:rsidDel="00A2366F">
            <w:delText>is determined as follows:</w:delText>
          </w:r>
        </w:del>
      </w:ins>
    </w:p>
    <w:p w14:paraId="3204B945" w14:textId="77777777" w:rsidR="006B058A" w:rsidRPr="00E77497" w:rsidRDefault="006B058A" w:rsidP="005815B4">
      <w:pPr>
        <w:pStyle w:val="Alg4"/>
        <w:numPr>
          <w:ilvl w:val="0"/>
          <w:numId w:val="845"/>
        </w:numPr>
        <w:spacing w:after="220"/>
        <w:contextualSpacing/>
        <w:rPr>
          <w:ins w:id="1237" w:author="Rev 3 Allen Wirfs-Brock" w:date="2011-09-22T13:58:00Z"/>
        </w:rPr>
      </w:pPr>
      <w:ins w:id="1238" w:author="Rev 3 Allen Wirfs-Brock" w:date="2011-09-22T13:58:00Z">
        <w:r w:rsidRPr="00E77497">
          <w:t>Return the String value consisting of</w:t>
        </w:r>
      </w:ins>
      <w:ins w:id="1239" w:author="Rev 3 Allen Wirfs-Brock" w:date="2011-09-22T13:59:00Z">
        <w:r w:rsidRPr="00E77497">
          <w:t xml:space="preserve"> the sequence of </w:t>
        </w:r>
        <w:del w:id="1240" w:author="Rev 9 Allen Wirfs-Brock" w:date="2012-07-08T11:36:00Z">
          <w:r w:rsidRPr="00E77497" w:rsidDel="005956C7">
            <w:delText>characters</w:delText>
          </w:r>
        </w:del>
      </w:ins>
      <w:ins w:id="1241" w:author="Rev 9 Allen Wirfs-Brock" w:date="2012-07-08T11:36:00Z">
        <w:r w:rsidR="005956C7">
          <w:t>code units</w:t>
        </w:r>
      </w:ins>
      <w:ins w:id="1242" w:author="Rev 3 Allen Wirfs-Brock" w:date="2011-09-22T13:59:00Z">
        <w:r w:rsidRPr="00E77497">
          <w:t xml:space="preserve"> corresponding to</w:t>
        </w:r>
      </w:ins>
      <w:ins w:id="1243" w:author="Rev 3 Allen Wirfs-Brock" w:date="2011-09-22T13:58:00Z">
        <w:r w:rsidRPr="00E77497">
          <w:t xml:space="preserve"> </w:t>
        </w:r>
        <w:r w:rsidRPr="00E77497">
          <w:rPr>
            <w:rStyle w:val="bnf"/>
          </w:rPr>
          <w:t>IdentifierName</w:t>
        </w:r>
        <w:r w:rsidRPr="00E77497">
          <w:t>.</w:t>
        </w:r>
      </w:ins>
      <w:ins w:id="1244" w:author="Rev 9 Allen Wirfs-Brock" w:date="2012-07-08T11:37:00Z">
        <w:r w:rsidR="005956C7">
          <w:t xml:space="preserve"> In determining the sequence </w:t>
        </w:r>
      </w:ins>
      <w:ins w:id="1245" w:author="Rev 9 Allen Wirfs-Brock" w:date="2012-07-08T11:39:00Z">
        <w:r w:rsidR="005956C7">
          <w:t>any occur</w:t>
        </w:r>
      </w:ins>
      <w:ins w:id="1246" w:author="Rev 10 Allen Wirfs-Brock" w:date="2012-07-09T18:10:00Z">
        <w:r w:rsidR="007728C0">
          <w:t>r</w:t>
        </w:r>
      </w:ins>
      <w:ins w:id="1247" w:author="Rev 9 Allen Wirfs-Brock" w:date="2012-07-08T11:39:00Z">
        <w:del w:id="1248" w:author="Rev 10 Allen Wirfs-Brock" w:date="2012-07-09T15:16:00Z">
          <w:r w:rsidR="005956C7" w:rsidDel="00E40EE0">
            <w:delText>a</w:delText>
          </w:r>
        </w:del>
      </w:ins>
      <w:ins w:id="1249" w:author="Rev 10 Allen Wirfs-Brock" w:date="2012-07-09T15:16:00Z">
        <w:r w:rsidR="00E40EE0">
          <w:t>e</w:t>
        </w:r>
      </w:ins>
      <w:ins w:id="1250" w:author="Rev 9 Allen Wirfs-Brock" w:date="2012-07-08T11:39:00Z">
        <w:r w:rsidR="005956C7">
          <w:t xml:space="preserve">nces of </w:t>
        </w:r>
        <w:r w:rsidR="005956C7" w:rsidRPr="00D63F1B">
          <w:rPr>
            <w:rFonts w:ascii="Courier New" w:hAnsi="Courier New" w:cs="Courier New"/>
            <w:b/>
          </w:rPr>
          <w:t>\</w:t>
        </w:r>
        <w:r w:rsidR="005956C7">
          <w:t xml:space="preserve"> </w:t>
        </w:r>
        <w:r w:rsidR="005956C7" w:rsidRPr="00D63F1B">
          <w:rPr>
            <w:i/>
          </w:rPr>
          <w:t>UnicodeEscapeSequence</w:t>
        </w:r>
        <w:r w:rsidR="005956C7">
          <w:t xml:space="preserve"> are first replaced with the </w:t>
        </w:r>
      </w:ins>
      <w:ins w:id="1251" w:author="Rev 9 Allen Wirfs-Brock" w:date="2012-07-08T11:40:00Z">
        <w:r w:rsidR="005956C7">
          <w:t>code point</w:t>
        </w:r>
      </w:ins>
      <w:ins w:id="1252" w:author="Rev 9 Allen Wirfs-Brock" w:date="2012-07-08T11:39:00Z">
        <w:r w:rsidR="005956C7">
          <w:t xml:space="preserve"> represented by the </w:t>
        </w:r>
      </w:ins>
      <w:ins w:id="1253" w:author="Rev 9 Allen Wirfs-Brock" w:date="2012-07-08T11:40:00Z">
        <w:r w:rsidR="005956C7" w:rsidRPr="00887FC2">
          <w:rPr>
            <w:i/>
          </w:rPr>
          <w:t>UnicodeEscapeSequence</w:t>
        </w:r>
      </w:ins>
      <w:ins w:id="1254" w:author="Rev 9 Allen Wirfs-Brock" w:date="2012-07-08T11:39:00Z">
        <w:r w:rsidR="005956C7">
          <w:t xml:space="preserve"> and </w:t>
        </w:r>
      </w:ins>
      <w:ins w:id="1255" w:author="Rev 9 Allen Wirfs-Brock" w:date="2012-07-08T11:40:00Z">
        <w:r w:rsidR="005956C7">
          <w:t>and then the c</w:t>
        </w:r>
      </w:ins>
      <w:ins w:id="1256" w:author="Rev 9 Allen Wirfs-Brock" w:date="2012-07-08T11:44:00Z">
        <w:r w:rsidR="00D63F1B">
          <w:t>od</w:t>
        </w:r>
      </w:ins>
      <w:ins w:id="1257" w:author="Rev 9 Allen Wirfs-Brock" w:date="2012-07-08T11:40:00Z">
        <w:r w:rsidR="005956C7">
          <w:t xml:space="preserve">e points of the entire </w:t>
        </w:r>
      </w:ins>
      <w:ins w:id="1258" w:author="Rev 9 Allen Wirfs-Brock" w:date="2012-07-08T11:44:00Z">
        <w:r w:rsidR="00D63F1B" w:rsidRPr="00E77497">
          <w:rPr>
            <w:rStyle w:val="bnf"/>
          </w:rPr>
          <w:t>IdentifierName</w:t>
        </w:r>
      </w:ins>
      <w:ins w:id="1259" w:author="Rev 9 Allen Wirfs-Brock" w:date="2012-07-08T11:40:00Z">
        <w:r w:rsidR="005956C7">
          <w:t xml:space="preserve"> are converted to code units</w:t>
        </w:r>
      </w:ins>
      <w:ins w:id="1260" w:author="Rev 9 Allen Wirfs-Brock" w:date="2012-07-08T11:43:00Z">
        <w:r w:rsidR="005956C7">
          <w:t xml:space="preserve"> by UTF-16 Encoding </w:t>
        </w:r>
      </w:ins>
      <w:ins w:id="1261" w:author="Rev 10 Allen Wirfs-Brock" w:date="2012-08-30T16:05:00Z">
        <w:r w:rsidR="00BF1666">
          <w:t xml:space="preserve">(clause 6) </w:t>
        </w:r>
      </w:ins>
      <w:ins w:id="1262" w:author="Rev 9 Allen Wirfs-Brock" w:date="2012-07-08T11:43:00Z">
        <w:r w:rsidR="005956C7">
          <w:t>each code point.</w:t>
        </w:r>
      </w:ins>
    </w:p>
    <w:p w14:paraId="7A44538B" w14:textId="77777777" w:rsidR="004C02EF" w:rsidRPr="00E77497" w:rsidRDefault="004C02EF" w:rsidP="004C02EF">
      <w:pPr>
        <w:pStyle w:val="30"/>
        <w:numPr>
          <w:ilvl w:val="0"/>
          <w:numId w:val="0"/>
        </w:numPr>
      </w:pPr>
      <w:bookmarkStart w:id="1263" w:name="_Toc336509410"/>
      <w:r w:rsidRPr="00E77497">
        <w:t>7.6.1</w:t>
      </w:r>
      <w:r w:rsidRPr="00E77497">
        <w:tab/>
        <w:t>Reserved Words</w:t>
      </w:r>
      <w:bookmarkEnd w:id="1198"/>
      <w:bookmarkEnd w:id="1199"/>
      <w:bookmarkEnd w:id="1200"/>
      <w:bookmarkEnd w:id="1201"/>
      <w:bookmarkEnd w:id="1263"/>
    </w:p>
    <w:p w14:paraId="2A4606A4" w14:textId="77777777" w:rsidR="004C02EF" w:rsidRPr="00E77497" w:rsidRDefault="004C02EF" w:rsidP="004C02EF">
      <w:r w:rsidRPr="00E77497">
        <w:t xml:space="preserve">A reserved word is an </w:t>
      </w:r>
      <w:r w:rsidRPr="00E77497">
        <w:rPr>
          <w:rFonts w:ascii="Times New Roman" w:hAnsi="Times New Roman"/>
          <w:i/>
        </w:rPr>
        <w:t>IdentifierName</w:t>
      </w:r>
      <w:r w:rsidRPr="00E77497">
        <w:t xml:space="preserve"> that cannot be used as an </w:t>
      </w:r>
      <w:r w:rsidRPr="00E77497">
        <w:rPr>
          <w:rFonts w:ascii="Times New Roman" w:hAnsi="Times New Roman"/>
          <w:i/>
        </w:rPr>
        <w:t>Identifier</w:t>
      </w:r>
      <w:r w:rsidRPr="00E77497">
        <w:t>.</w:t>
      </w:r>
    </w:p>
    <w:p w14:paraId="5B7980E4" w14:textId="77777777" w:rsidR="004C02EF" w:rsidRPr="00E77497" w:rsidRDefault="004C02EF" w:rsidP="004C02EF">
      <w:pPr>
        <w:pStyle w:val="Syntax"/>
      </w:pPr>
      <w:r w:rsidRPr="00E77497">
        <w:t>Syntax</w:t>
      </w:r>
    </w:p>
    <w:p w14:paraId="5F529753" w14:textId="77777777" w:rsidR="004C02EF" w:rsidRPr="00E77497" w:rsidRDefault="004C02EF" w:rsidP="004C02EF">
      <w:pPr>
        <w:pStyle w:val="SyntaxRule"/>
      </w:pPr>
      <w:r w:rsidRPr="00E77497">
        <w:t>ReservedWord</w:t>
      </w:r>
      <w:r w:rsidRPr="00E77497">
        <w:rPr>
          <w:rFonts w:ascii="Arial" w:hAnsi="Arial" w:cs="Arial"/>
          <w:b/>
        </w:rPr>
        <w:t xml:space="preserve"> </w:t>
      </w:r>
      <w:r w:rsidRPr="00E77497">
        <w:rPr>
          <w:rFonts w:ascii="Arial" w:hAnsi="Arial" w:cs="Arial"/>
          <w:b/>
          <w:i w:val="0"/>
        </w:rPr>
        <w:t>::</w:t>
      </w:r>
    </w:p>
    <w:p w14:paraId="7E842596" w14:textId="77777777" w:rsidR="004C02EF" w:rsidRDefault="004C02EF" w:rsidP="004C02EF">
      <w:pPr>
        <w:pStyle w:val="SyntaxDefinition"/>
        <w:rPr>
          <w:ins w:id="1264" w:author="Rev 9 Allen Wirfs-Brock" w:date="2012-07-08T12:18:00Z"/>
        </w:rPr>
      </w:pPr>
      <w:r w:rsidRPr="00E77497">
        <w:t>Keyword</w:t>
      </w:r>
      <w:r w:rsidRPr="00E77497">
        <w:br/>
        <w:t>FutureReservedWord</w:t>
      </w:r>
      <w:r w:rsidRPr="00E77497">
        <w:br/>
        <w:t>NullLiteral</w:t>
      </w:r>
      <w:r w:rsidRPr="00E77497">
        <w:br/>
        <w:t>BooleanLiteral</w:t>
      </w:r>
    </w:p>
    <w:p w14:paraId="2EA2F4E9" w14:textId="77777777" w:rsidR="00933E1C" w:rsidRPr="00933E1C" w:rsidRDefault="00933E1C" w:rsidP="00F477D2">
      <w:ins w:id="1265" w:author="Rev 9 Allen Wirfs-Brock" w:date="2012-07-08T12:19:00Z">
        <w:r>
          <w:t xml:space="preserve">The </w:t>
        </w:r>
        <w:r w:rsidRPr="00933E1C">
          <w:rPr>
            <w:rFonts w:ascii="Times New Roman" w:hAnsi="Times New Roman"/>
            <w:i/>
          </w:rPr>
          <w:t>ReservedWord</w:t>
        </w:r>
        <w:r>
          <w:t xml:space="preserve"> definitions</w:t>
        </w:r>
      </w:ins>
      <w:ins w:id="1266" w:author="Rev 9 Allen Wirfs-Brock" w:date="2012-07-08T12:20:00Z">
        <w:r>
          <w:t xml:space="preserve"> are specified as literal sequences of Unicode characters.  However, any </w:t>
        </w:r>
      </w:ins>
      <w:ins w:id="1267" w:author="Rev 9 Allen Wirfs-Brock" w:date="2012-07-08T12:22:00Z">
        <w:r>
          <w:t xml:space="preserve">Unicode </w:t>
        </w:r>
      </w:ins>
      <w:ins w:id="1268" w:author="Rev 9 Allen Wirfs-Brock" w:date="2012-07-08T12:20:00Z">
        <w:r>
          <w:t xml:space="preserve">character in a </w:t>
        </w:r>
      </w:ins>
      <w:ins w:id="1269" w:author="Rev 9 Allen Wirfs-Brock" w:date="2012-07-08T12:22:00Z">
        <w:r w:rsidRPr="00887FC2">
          <w:rPr>
            <w:rFonts w:ascii="Times New Roman" w:hAnsi="Times New Roman"/>
            <w:i/>
          </w:rPr>
          <w:t>ReservedWord</w:t>
        </w:r>
      </w:ins>
      <w:ins w:id="1270" w:author="Rev 9 Allen Wirfs-Brock" w:date="2012-07-08T12:20:00Z">
        <w:r>
          <w:t xml:space="preserve"> can also be expressed by </w:t>
        </w:r>
      </w:ins>
      <w:ins w:id="1271" w:author="Rev 9 Allen Wirfs-Brock" w:date="2012-07-08T12:21:00Z">
        <w:r>
          <w:t xml:space="preserve">a </w:t>
        </w:r>
        <w:r w:rsidRPr="00D63F1B">
          <w:rPr>
            <w:rFonts w:ascii="Courier New" w:hAnsi="Courier New" w:cs="Courier New"/>
            <w:b/>
          </w:rPr>
          <w:t>\</w:t>
        </w:r>
        <w:r>
          <w:t xml:space="preserve"> </w:t>
        </w:r>
        <w:r w:rsidRPr="00933E1C">
          <w:rPr>
            <w:rFonts w:ascii="Times New Roman" w:hAnsi="Times New Roman"/>
            <w:i/>
          </w:rPr>
          <w:t>UnicodeEscapeSequence</w:t>
        </w:r>
        <w:r>
          <w:t xml:space="preserve"> that expresse</w:t>
        </w:r>
      </w:ins>
      <w:ins w:id="1272" w:author="Rev 9 Allen Wirfs-Brock" w:date="2012-07-08T12:23:00Z">
        <w:r>
          <w:t>s</w:t>
        </w:r>
      </w:ins>
      <w:ins w:id="1273" w:author="Rev 9 Allen Wirfs-Brock" w:date="2012-07-08T12:21:00Z">
        <w:r>
          <w:t xml:space="preserve"> that same Unicode character</w:t>
        </w:r>
      </w:ins>
      <w:ins w:id="1274" w:author="Rev 9 Allen Wirfs-Brock" w:date="2012-07-08T12:22:00Z">
        <w:r>
          <w:t>’s code point.</w:t>
        </w:r>
      </w:ins>
      <w:ins w:id="1275" w:author="Rev 9 Allen Wirfs-Brock" w:date="2012-07-08T12:24:00Z">
        <w:r>
          <w:t xml:space="preserve"> Use of such escape sequences does not change the meaning of the </w:t>
        </w:r>
        <w:r w:rsidRPr="00887FC2">
          <w:rPr>
            <w:rFonts w:ascii="Times New Roman" w:hAnsi="Times New Roman"/>
            <w:i/>
          </w:rPr>
          <w:t>ReservedWord</w:t>
        </w:r>
        <w:r>
          <w:t>.</w:t>
        </w:r>
      </w:ins>
    </w:p>
    <w:p w14:paraId="3C9A6D94" w14:textId="77777777" w:rsidR="004C02EF" w:rsidRPr="00E77497" w:rsidRDefault="004C02EF" w:rsidP="004C02EF">
      <w:pPr>
        <w:pStyle w:val="40"/>
        <w:numPr>
          <w:ilvl w:val="0"/>
          <w:numId w:val="0"/>
        </w:numPr>
      </w:pPr>
      <w:r w:rsidRPr="00E77497">
        <w:t>7.6.1.1</w:t>
      </w:r>
      <w:r w:rsidRPr="00E77497">
        <w:tab/>
        <w:t>Keywords</w:t>
      </w:r>
    </w:p>
    <w:p w14:paraId="0B6AA5EE" w14:textId="77777777" w:rsidR="004C02EF" w:rsidRPr="00E77497" w:rsidRDefault="004C02EF" w:rsidP="004C02EF">
      <w:r w:rsidRPr="00E77497">
        <w:t xml:space="preserve">The following tokens are ECMAScript keywords and may not be used as </w:t>
      </w:r>
      <w:r w:rsidRPr="00E77497">
        <w:rPr>
          <w:rFonts w:ascii="Times New Roman" w:hAnsi="Times New Roman"/>
          <w:i/>
        </w:rPr>
        <w:t>Identifiers</w:t>
      </w:r>
      <w:r w:rsidRPr="00E77497">
        <w:t xml:space="preserve"> in ECMAScript programs.</w:t>
      </w:r>
    </w:p>
    <w:p w14:paraId="156C42CD" w14:textId="77777777" w:rsidR="004C02EF" w:rsidRPr="00E77497" w:rsidRDefault="004C02EF" w:rsidP="004C02EF">
      <w:pPr>
        <w:pStyle w:val="Syntax"/>
      </w:pPr>
      <w:r w:rsidRPr="00E77497">
        <w:t>Syntax</w:t>
      </w:r>
    </w:p>
    <w:p w14:paraId="754B73CF" w14:textId="77777777" w:rsidR="004C02EF" w:rsidRPr="00E77497" w:rsidRDefault="004C02EF" w:rsidP="004C02EF">
      <w:pPr>
        <w:pStyle w:val="SyntaxRule"/>
      </w:pPr>
      <w:r w:rsidRPr="00E77497">
        <w:t xml:space="preserve">Keyword </w:t>
      </w:r>
      <w:r w:rsidRPr="00E77497">
        <w:rPr>
          <w:rFonts w:ascii="Arial" w:hAnsi="Arial" w:cs="Arial"/>
          <w:i w:val="0"/>
        </w:rPr>
        <w:t>::</w:t>
      </w:r>
      <w:r w:rsidRPr="00E77497">
        <w:rPr>
          <w:rFonts w:ascii="Arial" w:hAnsi="Arial" w:cs="Arial"/>
        </w:rPr>
        <w:t xml:space="preserve"> </w:t>
      </w:r>
      <w:r w:rsidRPr="00E77497">
        <w:rPr>
          <w:rFonts w:ascii="Arial" w:hAnsi="Arial" w:cs="Arial"/>
          <w:b/>
          <w:i w:val="0"/>
        </w:rPr>
        <w:t>one of</w:t>
      </w:r>
    </w:p>
    <w:tbl>
      <w:tblPr>
        <w:tblW w:w="0" w:type="auto"/>
        <w:tblInd w:w="1152" w:type="dxa"/>
        <w:tblLayout w:type="fixed"/>
        <w:tblLook w:val="0000" w:firstRow="0" w:lastRow="0" w:firstColumn="0" w:lastColumn="0" w:noHBand="0" w:noVBand="0"/>
      </w:tblPr>
      <w:tblGrid>
        <w:gridCol w:w="1895"/>
        <w:gridCol w:w="1897"/>
        <w:gridCol w:w="1895"/>
        <w:gridCol w:w="1895"/>
      </w:tblGrid>
      <w:tr w:rsidR="002F55F1" w:rsidRPr="00E77497" w14:paraId="266474DE" w14:textId="77777777" w:rsidTr="008E7E56">
        <w:trPr>
          <w:trHeight w:val="240"/>
        </w:trPr>
        <w:tc>
          <w:tcPr>
            <w:tcW w:w="1895" w:type="dxa"/>
          </w:tcPr>
          <w:p w14:paraId="6AA6B506" w14:textId="77777777" w:rsidR="002F55F1" w:rsidRPr="00E77497" w:rsidRDefault="002F55F1" w:rsidP="003A4B22">
            <w:pPr>
              <w:pStyle w:val="SyntaxOneOf"/>
              <w:keepNext/>
            </w:pPr>
            <w:r w:rsidRPr="00E77497">
              <w:t>break</w:t>
            </w:r>
          </w:p>
        </w:tc>
        <w:tc>
          <w:tcPr>
            <w:tcW w:w="1897" w:type="dxa"/>
          </w:tcPr>
          <w:p w14:paraId="187B8584" w14:textId="77777777" w:rsidR="002F55F1" w:rsidRPr="00E77497" w:rsidRDefault="002F55F1" w:rsidP="003A4B22">
            <w:pPr>
              <w:pStyle w:val="SyntaxOneOf"/>
              <w:keepNext/>
            </w:pPr>
            <w:r w:rsidRPr="00E77497">
              <w:t>delete</w:t>
            </w:r>
          </w:p>
        </w:tc>
        <w:tc>
          <w:tcPr>
            <w:tcW w:w="1895" w:type="dxa"/>
          </w:tcPr>
          <w:p w14:paraId="55BDE6BA" w14:textId="77777777" w:rsidR="002F55F1" w:rsidRPr="00E77497" w:rsidRDefault="002F55F1" w:rsidP="003A4B22">
            <w:pPr>
              <w:pStyle w:val="SyntaxOneOf"/>
              <w:keepNext/>
            </w:pPr>
            <w:ins w:id="1276" w:author="Rev 8 Allen Wirfs-Brock" w:date="2012-06-15T18:25:00Z">
              <w:r w:rsidRPr="00E77497">
                <w:t>import</w:t>
              </w:r>
              <w:r w:rsidRPr="00E77497" w:rsidDel="002F55F1">
                <w:t xml:space="preserve"> </w:t>
              </w:r>
            </w:ins>
          </w:p>
        </w:tc>
        <w:tc>
          <w:tcPr>
            <w:tcW w:w="1895" w:type="dxa"/>
          </w:tcPr>
          <w:p w14:paraId="71495C3D" w14:textId="77777777" w:rsidR="002F55F1" w:rsidRPr="00E77497" w:rsidRDefault="002F55F1" w:rsidP="003A4B22">
            <w:pPr>
              <w:pStyle w:val="SyntaxOneOf"/>
              <w:keepNext/>
            </w:pPr>
            <w:r w:rsidRPr="00E77497">
              <w:t>this</w:t>
            </w:r>
          </w:p>
        </w:tc>
      </w:tr>
      <w:tr w:rsidR="002F55F1" w:rsidRPr="00E77497" w14:paraId="10A2D039" w14:textId="77777777" w:rsidTr="008E7E56">
        <w:trPr>
          <w:trHeight w:val="240"/>
        </w:trPr>
        <w:tc>
          <w:tcPr>
            <w:tcW w:w="1895" w:type="dxa"/>
          </w:tcPr>
          <w:p w14:paraId="76E420EB" w14:textId="77777777" w:rsidR="002F55F1" w:rsidRPr="00E77497" w:rsidRDefault="002F55F1" w:rsidP="003A4B22">
            <w:pPr>
              <w:pStyle w:val="SyntaxOneOf"/>
              <w:keepNext/>
            </w:pPr>
            <w:r w:rsidRPr="00E77497">
              <w:t>case</w:t>
            </w:r>
          </w:p>
        </w:tc>
        <w:tc>
          <w:tcPr>
            <w:tcW w:w="1897" w:type="dxa"/>
          </w:tcPr>
          <w:p w14:paraId="28CFC106" w14:textId="77777777" w:rsidR="002F55F1" w:rsidRPr="00E77497" w:rsidRDefault="002F55F1" w:rsidP="003A4B22">
            <w:pPr>
              <w:pStyle w:val="SyntaxOneOf"/>
              <w:keepNext/>
            </w:pPr>
            <w:r w:rsidRPr="00E77497">
              <w:t>do</w:t>
            </w:r>
            <w:r w:rsidRPr="00E77497" w:rsidDel="00777190">
              <w:t xml:space="preserve"> </w:t>
            </w:r>
          </w:p>
        </w:tc>
        <w:tc>
          <w:tcPr>
            <w:tcW w:w="1895" w:type="dxa"/>
          </w:tcPr>
          <w:p w14:paraId="452CBB27" w14:textId="77777777" w:rsidR="002F55F1" w:rsidRPr="00E77497" w:rsidRDefault="002F55F1" w:rsidP="003A4B22">
            <w:pPr>
              <w:pStyle w:val="SyntaxOneOf"/>
              <w:keepNext/>
            </w:pPr>
            <w:r w:rsidRPr="00E77497">
              <w:t>in</w:t>
            </w:r>
          </w:p>
        </w:tc>
        <w:tc>
          <w:tcPr>
            <w:tcW w:w="1895" w:type="dxa"/>
          </w:tcPr>
          <w:p w14:paraId="601494F1" w14:textId="77777777" w:rsidR="002F55F1" w:rsidRPr="00E77497" w:rsidRDefault="002F55F1" w:rsidP="003A4B22">
            <w:pPr>
              <w:pStyle w:val="SyntaxOneOf"/>
              <w:keepNext/>
            </w:pPr>
            <w:r w:rsidRPr="00E77497">
              <w:t>throw</w:t>
            </w:r>
          </w:p>
        </w:tc>
      </w:tr>
      <w:tr w:rsidR="002F55F1" w:rsidRPr="00E77497" w14:paraId="26A58893" w14:textId="77777777" w:rsidTr="008E7E56">
        <w:trPr>
          <w:trHeight w:val="240"/>
        </w:trPr>
        <w:tc>
          <w:tcPr>
            <w:tcW w:w="1895" w:type="dxa"/>
          </w:tcPr>
          <w:p w14:paraId="511AD90C" w14:textId="77777777" w:rsidR="002F55F1" w:rsidRPr="00E77497" w:rsidRDefault="002F55F1" w:rsidP="003A4B22">
            <w:pPr>
              <w:pStyle w:val="SyntaxOneOf"/>
              <w:keepNext/>
            </w:pPr>
            <w:r w:rsidRPr="00E77497">
              <w:t>catch</w:t>
            </w:r>
          </w:p>
        </w:tc>
        <w:tc>
          <w:tcPr>
            <w:tcW w:w="1897" w:type="dxa"/>
          </w:tcPr>
          <w:p w14:paraId="0E057FFF" w14:textId="77777777" w:rsidR="002F55F1" w:rsidRPr="00E77497" w:rsidRDefault="002F55F1" w:rsidP="003A4B22">
            <w:pPr>
              <w:pStyle w:val="SyntaxOneOf"/>
              <w:keepNext/>
            </w:pPr>
            <w:r w:rsidRPr="00E77497">
              <w:t>else</w:t>
            </w:r>
          </w:p>
        </w:tc>
        <w:tc>
          <w:tcPr>
            <w:tcW w:w="1895" w:type="dxa"/>
          </w:tcPr>
          <w:p w14:paraId="040C1CED" w14:textId="77777777" w:rsidR="002F55F1" w:rsidRPr="00E77497" w:rsidRDefault="002F55F1" w:rsidP="003A4B22">
            <w:pPr>
              <w:pStyle w:val="SyntaxOneOf"/>
              <w:keepNext/>
            </w:pPr>
            <w:r w:rsidRPr="00E77497">
              <w:t>instanceof</w:t>
            </w:r>
            <w:r w:rsidRPr="00E77497" w:rsidDel="00777190">
              <w:t xml:space="preserve"> </w:t>
            </w:r>
          </w:p>
        </w:tc>
        <w:tc>
          <w:tcPr>
            <w:tcW w:w="1895" w:type="dxa"/>
          </w:tcPr>
          <w:p w14:paraId="5FBE67EB" w14:textId="77777777" w:rsidR="002F55F1" w:rsidRPr="00E77497" w:rsidRDefault="002F55F1" w:rsidP="003A4B22">
            <w:pPr>
              <w:pStyle w:val="SyntaxOneOf"/>
              <w:keepNext/>
            </w:pPr>
            <w:r w:rsidRPr="00E77497">
              <w:t>try</w:t>
            </w:r>
          </w:p>
        </w:tc>
      </w:tr>
      <w:tr w:rsidR="002F55F1" w:rsidRPr="00E77497" w14:paraId="7864BA8E" w14:textId="77777777" w:rsidTr="008E7E56">
        <w:trPr>
          <w:trHeight w:val="240"/>
        </w:trPr>
        <w:tc>
          <w:tcPr>
            <w:tcW w:w="1895" w:type="dxa"/>
          </w:tcPr>
          <w:p w14:paraId="37753FF3" w14:textId="77777777" w:rsidR="002F55F1" w:rsidRPr="00E77497" w:rsidRDefault="002F55F1" w:rsidP="003A4B22">
            <w:pPr>
              <w:pStyle w:val="SyntaxOneOf"/>
              <w:keepNext/>
            </w:pPr>
            <w:ins w:id="1277" w:author="Rev 8 Allen Wirfs-Brock" w:date="2012-06-15T18:21:00Z">
              <w:r w:rsidRPr="00E77497">
                <w:t>class</w:t>
              </w:r>
              <w:r w:rsidRPr="00E77497" w:rsidDel="002F55F1">
                <w:t xml:space="preserve"> </w:t>
              </w:r>
            </w:ins>
          </w:p>
        </w:tc>
        <w:tc>
          <w:tcPr>
            <w:tcW w:w="1897" w:type="dxa"/>
          </w:tcPr>
          <w:p w14:paraId="2823313C" w14:textId="77777777" w:rsidR="002F55F1" w:rsidRPr="00E77497" w:rsidRDefault="002F55F1" w:rsidP="003A4B22">
            <w:pPr>
              <w:pStyle w:val="SyntaxOneOf"/>
              <w:keepNext/>
            </w:pPr>
            <w:ins w:id="1278" w:author="Rev 8 Allen Wirfs-Brock" w:date="2012-06-15T18:24:00Z">
              <w:r w:rsidRPr="00E77497">
                <w:t>export</w:t>
              </w:r>
              <w:r w:rsidRPr="00E77497" w:rsidDel="002F55F1">
                <w:t xml:space="preserve"> </w:t>
              </w:r>
            </w:ins>
          </w:p>
        </w:tc>
        <w:tc>
          <w:tcPr>
            <w:tcW w:w="1895" w:type="dxa"/>
          </w:tcPr>
          <w:p w14:paraId="69248A1C" w14:textId="77777777" w:rsidR="002F55F1" w:rsidRPr="00E77497" w:rsidRDefault="002F55F1" w:rsidP="003A4B22">
            <w:pPr>
              <w:pStyle w:val="SyntaxOneOf"/>
              <w:keepNext/>
            </w:pPr>
            <w:ins w:id="1279" w:author="Rev 8 Allen Wirfs-Brock" w:date="2012-06-15T18:18:00Z">
              <w:r w:rsidRPr="009C202C">
                <w:t>let</w:t>
              </w:r>
            </w:ins>
          </w:p>
        </w:tc>
        <w:tc>
          <w:tcPr>
            <w:tcW w:w="1895" w:type="dxa"/>
          </w:tcPr>
          <w:p w14:paraId="39D340AB" w14:textId="77777777" w:rsidR="002F55F1" w:rsidRPr="00E77497" w:rsidRDefault="002F55F1" w:rsidP="003A4B22">
            <w:pPr>
              <w:pStyle w:val="SyntaxOneOf"/>
              <w:keepNext/>
            </w:pPr>
            <w:r w:rsidRPr="00E77497">
              <w:t>typeof</w:t>
            </w:r>
            <w:r w:rsidRPr="00E77497" w:rsidDel="00777190">
              <w:t xml:space="preserve"> </w:t>
            </w:r>
          </w:p>
        </w:tc>
      </w:tr>
      <w:tr w:rsidR="002F55F1" w:rsidRPr="00E77497" w14:paraId="702B7D67" w14:textId="77777777" w:rsidTr="008E7E56">
        <w:trPr>
          <w:trHeight w:val="240"/>
        </w:trPr>
        <w:tc>
          <w:tcPr>
            <w:tcW w:w="1895" w:type="dxa"/>
          </w:tcPr>
          <w:p w14:paraId="4B55E301" w14:textId="77777777" w:rsidR="002F55F1" w:rsidRPr="00E77497" w:rsidRDefault="002F55F1" w:rsidP="003A4B22">
            <w:pPr>
              <w:pStyle w:val="SyntaxOneOf"/>
            </w:pPr>
            <w:ins w:id="1280" w:author="Rev 8 Allen Wirfs-Brock" w:date="2012-06-15T18:21:00Z">
              <w:r w:rsidRPr="00E77497">
                <w:t>continue</w:t>
              </w:r>
            </w:ins>
          </w:p>
        </w:tc>
        <w:tc>
          <w:tcPr>
            <w:tcW w:w="1897" w:type="dxa"/>
          </w:tcPr>
          <w:p w14:paraId="38F27C4C" w14:textId="77777777" w:rsidR="002F55F1" w:rsidRPr="00E77497" w:rsidRDefault="002F55F1" w:rsidP="003A4B22">
            <w:pPr>
              <w:pStyle w:val="SyntaxOneOf"/>
            </w:pPr>
            <w:r w:rsidRPr="00E77497">
              <w:t>finally</w:t>
            </w:r>
          </w:p>
        </w:tc>
        <w:tc>
          <w:tcPr>
            <w:tcW w:w="1895" w:type="dxa"/>
          </w:tcPr>
          <w:p w14:paraId="49974EC5" w14:textId="77777777" w:rsidR="002F55F1" w:rsidRPr="00E77497" w:rsidRDefault="002F55F1" w:rsidP="003A4B22">
            <w:pPr>
              <w:pStyle w:val="SyntaxOneOf"/>
            </w:pPr>
            <w:r w:rsidRPr="00E77497">
              <w:t>new</w:t>
            </w:r>
          </w:p>
        </w:tc>
        <w:tc>
          <w:tcPr>
            <w:tcW w:w="1895" w:type="dxa"/>
          </w:tcPr>
          <w:p w14:paraId="4CB5A944" w14:textId="77777777" w:rsidR="002F55F1" w:rsidRPr="00E77497" w:rsidRDefault="002F55F1" w:rsidP="003A4B22">
            <w:pPr>
              <w:pStyle w:val="SyntaxOneOf"/>
            </w:pPr>
            <w:r w:rsidRPr="00E77497">
              <w:t>var</w:t>
            </w:r>
          </w:p>
        </w:tc>
      </w:tr>
      <w:tr w:rsidR="002F55F1" w:rsidRPr="00E77497" w14:paraId="0C28F696" w14:textId="77777777" w:rsidTr="008E7E56">
        <w:trPr>
          <w:trHeight w:val="240"/>
        </w:trPr>
        <w:tc>
          <w:tcPr>
            <w:tcW w:w="1895" w:type="dxa"/>
          </w:tcPr>
          <w:p w14:paraId="4F76C13E" w14:textId="77777777" w:rsidR="002F55F1" w:rsidRPr="00E77497" w:rsidRDefault="002F55F1" w:rsidP="003A4B22">
            <w:pPr>
              <w:pStyle w:val="SyntaxOneOf"/>
            </w:pPr>
            <w:ins w:id="1281" w:author="Rev 8 Allen Wirfs-Brock" w:date="2012-06-15T18:22:00Z">
              <w:r w:rsidRPr="00E77497">
                <w:t>const</w:t>
              </w:r>
            </w:ins>
          </w:p>
        </w:tc>
        <w:tc>
          <w:tcPr>
            <w:tcW w:w="1897" w:type="dxa"/>
          </w:tcPr>
          <w:p w14:paraId="19E045DC" w14:textId="77777777" w:rsidR="002F55F1" w:rsidRPr="00E77497" w:rsidRDefault="002F55F1" w:rsidP="003A4B22">
            <w:pPr>
              <w:pStyle w:val="SyntaxOneOf"/>
            </w:pPr>
            <w:r w:rsidRPr="00E77497">
              <w:t>for</w:t>
            </w:r>
          </w:p>
        </w:tc>
        <w:tc>
          <w:tcPr>
            <w:tcW w:w="1895" w:type="dxa"/>
          </w:tcPr>
          <w:p w14:paraId="4BE4D6B2" w14:textId="77777777" w:rsidR="002F55F1" w:rsidRPr="00E77497" w:rsidRDefault="002F55F1" w:rsidP="003A4B22">
            <w:pPr>
              <w:pStyle w:val="SyntaxOneOf"/>
            </w:pPr>
            <w:r w:rsidRPr="00E77497">
              <w:t>return</w:t>
            </w:r>
          </w:p>
        </w:tc>
        <w:tc>
          <w:tcPr>
            <w:tcW w:w="1895" w:type="dxa"/>
          </w:tcPr>
          <w:p w14:paraId="250D5956" w14:textId="77777777" w:rsidR="002F55F1" w:rsidRPr="00E77497" w:rsidRDefault="002F55F1" w:rsidP="003A4B22">
            <w:pPr>
              <w:pStyle w:val="SyntaxOneOf"/>
            </w:pPr>
            <w:r w:rsidRPr="00E77497">
              <w:t>void</w:t>
            </w:r>
          </w:p>
        </w:tc>
      </w:tr>
      <w:tr w:rsidR="002F55F1" w:rsidRPr="00E77497" w14:paraId="1D5533C9" w14:textId="77777777" w:rsidTr="008E7E56">
        <w:trPr>
          <w:trHeight w:val="240"/>
        </w:trPr>
        <w:tc>
          <w:tcPr>
            <w:tcW w:w="1895" w:type="dxa"/>
          </w:tcPr>
          <w:p w14:paraId="1A8890C4" w14:textId="77777777" w:rsidR="002F55F1" w:rsidRPr="00E77497" w:rsidRDefault="002F55F1" w:rsidP="003A4B22">
            <w:pPr>
              <w:pStyle w:val="SyntaxOneOf"/>
            </w:pPr>
            <w:r w:rsidRPr="00E77497">
              <w:t>debugger</w:t>
            </w:r>
            <w:r w:rsidRPr="00E77497" w:rsidDel="00777190">
              <w:t xml:space="preserve"> </w:t>
            </w:r>
          </w:p>
        </w:tc>
        <w:tc>
          <w:tcPr>
            <w:tcW w:w="1897" w:type="dxa"/>
          </w:tcPr>
          <w:p w14:paraId="0426727E" w14:textId="77777777" w:rsidR="002F55F1" w:rsidRPr="00E77497" w:rsidRDefault="002F55F1" w:rsidP="003A4B22">
            <w:pPr>
              <w:pStyle w:val="SyntaxOneOf"/>
            </w:pPr>
            <w:r w:rsidRPr="00E77497">
              <w:t>function</w:t>
            </w:r>
          </w:p>
        </w:tc>
        <w:tc>
          <w:tcPr>
            <w:tcW w:w="1895" w:type="dxa"/>
          </w:tcPr>
          <w:p w14:paraId="52030398" w14:textId="77777777" w:rsidR="002F55F1" w:rsidRPr="00E77497" w:rsidRDefault="002F55F1" w:rsidP="003A4B22">
            <w:pPr>
              <w:pStyle w:val="SyntaxOneOf"/>
            </w:pPr>
            <w:ins w:id="1282" w:author="Rev 8 Allen Wirfs-Brock" w:date="2012-06-15T18:18:00Z">
              <w:r w:rsidRPr="00E77497">
                <w:t>super</w:t>
              </w:r>
            </w:ins>
          </w:p>
        </w:tc>
        <w:tc>
          <w:tcPr>
            <w:tcW w:w="1895" w:type="dxa"/>
          </w:tcPr>
          <w:p w14:paraId="58ADC46B" w14:textId="77777777" w:rsidR="002F55F1" w:rsidRPr="00E77497" w:rsidRDefault="002F55F1" w:rsidP="003A4B22">
            <w:pPr>
              <w:pStyle w:val="SyntaxOneOf"/>
            </w:pPr>
            <w:r w:rsidRPr="00E77497">
              <w:t>while</w:t>
            </w:r>
          </w:p>
        </w:tc>
      </w:tr>
      <w:tr w:rsidR="002F55F1" w:rsidRPr="00E77497" w14:paraId="62810B32" w14:textId="77777777" w:rsidTr="002F55F1">
        <w:trPr>
          <w:trHeight w:val="240"/>
        </w:trPr>
        <w:tc>
          <w:tcPr>
            <w:tcW w:w="1895" w:type="dxa"/>
          </w:tcPr>
          <w:p w14:paraId="68B0639C" w14:textId="77777777" w:rsidR="002F55F1" w:rsidRPr="00E77497" w:rsidRDefault="002F55F1" w:rsidP="003A4B22">
            <w:pPr>
              <w:pStyle w:val="SyntaxOneOf"/>
            </w:pPr>
            <w:r w:rsidRPr="00E77497">
              <w:t>default</w:t>
            </w:r>
          </w:p>
        </w:tc>
        <w:tc>
          <w:tcPr>
            <w:tcW w:w="1897" w:type="dxa"/>
          </w:tcPr>
          <w:p w14:paraId="51EA3D59" w14:textId="77777777" w:rsidR="002F55F1" w:rsidRPr="00E77497" w:rsidRDefault="002F55F1" w:rsidP="003A4B22">
            <w:pPr>
              <w:pStyle w:val="SyntaxOneOf"/>
            </w:pPr>
            <w:r w:rsidRPr="00E77497">
              <w:t>if</w:t>
            </w:r>
            <w:r w:rsidRPr="00E77497" w:rsidDel="002F55F1">
              <w:t xml:space="preserve"> </w:t>
            </w:r>
          </w:p>
        </w:tc>
        <w:tc>
          <w:tcPr>
            <w:tcW w:w="1895" w:type="dxa"/>
          </w:tcPr>
          <w:p w14:paraId="22406BD5" w14:textId="77777777" w:rsidR="002F55F1" w:rsidRPr="00E77497" w:rsidRDefault="002F55F1" w:rsidP="003A4B22">
            <w:pPr>
              <w:pStyle w:val="SyntaxOneOf"/>
            </w:pPr>
            <w:r w:rsidRPr="00E77497">
              <w:t>switch</w:t>
            </w:r>
          </w:p>
        </w:tc>
        <w:tc>
          <w:tcPr>
            <w:tcW w:w="1895" w:type="dxa"/>
          </w:tcPr>
          <w:p w14:paraId="1C757E75" w14:textId="77777777" w:rsidR="002F55F1" w:rsidRPr="00E77497" w:rsidRDefault="002F55F1" w:rsidP="003A4B22">
            <w:pPr>
              <w:pStyle w:val="SyntaxOneOf"/>
            </w:pPr>
            <w:r w:rsidRPr="00E77497">
              <w:t>with</w:t>
            </w:r>
          </w:p>
        </w:tc>
      </w:tr>
    </w:tbl>
    <w:p w14:paraId="0B975BF4" w14:textId="77777777" w:rsidR="004C02EF" w:rsidRPr="00E77497" w:rsidRDefault="004C02EF" w:rsidP="004C02EF">
      <w:pPr>
        <w:pStyle w:val="40"/>
        <w:numPr>
          <w:ilvl w:val="0"/>
          <w:numId w:val="0"/>
        </w:numPr>
      </w:pPr>
      <w:r w:rsidRPr="00E77497">
        <w:t>7.6.1.2</w:t>
      </w:r>
      <w:r w:rsidRPr="00E77497">
        <w:tab/>
        <w:t>Future Reserved Words</w:t>
      </w:r>
    </w:p>
    <w:p w14:paraId="48AF4A80" w14:textId="77777777" w:rsidR="004C02EF" w:rsidRPr="00E77497" w:rsidRDefault="004C02EF" w:rsidP="004C02EF">
      <w:r w:rsidRPr="00E77497">
        <w:t>The following words are used as keywords in proposed extensions and are therefore reserved to allow for the possibility of future adoption of those extensions.</w:t>
      </w:r>
    </w:p>
    <w:p w14:paraId="07C9E672" w14:textId="77777777" w:rsidR="004C02EF" w:rsidRPr="00E77497" w:rsidRDefault="004C02EF" w:rsidP="004C02EF">
      <w:pPr>
        <w:pStyle w:val="Syntax"/>
      </w:pPr>
      <w:r w:rsidRPr="00E77497">
        <w:t>Syntax</w:t>
      </w:r>
    </w:p>
    <w:p w14:paraId="679A6400" w14:textId="77777777" w:rsidR="004C02EF" w:rsidRPr="00E77497" w:rsidRDefault="004C02EF" w:rsidP="004C02EF">
      <w:pPr>
        <w:pStyle w:val="SyntaxRule"/>
      </w:pPr>
      <w:r w:rsidRPr="00E77497">
        <w:t>FutureReservedWord</w:t>
      </w:r>
      <w:r w:rsidRPr="00E77497">
        <w:rPr>
          <w:b/>
        </w:rPr>
        <w:t xml:space="preserve">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tbl>
      <w:tblPr>
        <w:tblW w:w="0" w:type="auto"/>
        <w:tblInd w:w="1152" w:type="dxa"/>
        <w:tblLayout w:type="fixed"/>
        <w:tblLook w:val="0000" w:firstRow="0" w:lastRow="0" w:firstColumn="0" w:lastColumn="0" w:noHBand="0" w:noVBand="0"/>
      </w:tblPr>
      <w:tblGrid>
        <w:gridCol w:w="1895"/>
        <w:gridCol w:w="1895"/>
        <w:gridCol w:w="1895"/>
        <w:gridCol w:w="1895"/>
      </w:tblGrid>
      <w:tr w:rsidR="004C02EF" w:rsidRPr="00E77497" w14:paraId="0FED92DD" w14:textId="77777777" w:rsidTr="00F477D2">
        <w:trPr>
          <w:trHeight w:val="240"/>
        </w:trPr>
        <w:tc>
          <w:tcPr>
            <w:tcW w:w="1895" w:type="dxa"/>
          </w:tcPr>
          <w:p w14:paraId="28FB43DF" w14:textId="77777777" w:rsidR="004C02EF" w:rsidRPr="00E77497" w:rsidRDefault="004C02EF" w:rsidP="003A4B22">
            <w:pPr>
              <w:pStyle w:val="SyntaxOneOf"/>
            </w:pPr>
            <w:del w:id="1283" w:author="Rev 8 Allen Wirfs-Brock" w:date="2012-06-15T18:21:00Z">
              <w:r w:rsidRPr="00E77497" w:rsidDel="002F55F1">
                <w:delText>class</w:delText>
              </w:r>
            </w:del>
          </w:p>
        </w:tc>
        <w:tc>
          <w:tcPr>
            <w:tcW w:w="1895" w:type="dxa"/>
          </w:tcPr>
          <w:p w14:paraId="4A677CC1" w14:textId="77777777" w:rsidR="004C02EF" w:rsidRPr="00E77497" w:rsidRDefault="004C02EF" w:rsidP="003A4B22">
            <w:pPr>
              <w:pStyle w:val="SyntaxOneOf"/>
            </w:pPr>
            <w:r w:rsidRPr="00E77497">
              <w:t>enum</w:t>
            </w:r>
          </w:p>
        </w:tc>
        <w:tc>
          <w:tcPr>
            <w:tcW w:w="1895" w:type="dxa"/>
          </w:tcPr>
          <w:p w14:paraId="7F29E189" w14:textId="77777777" w:rsidR="004C02EF" w:rsidRPr="00E77497" w:rsidRDefault="004C02EF" w:rsidP="003A4B22">
            <w:pPr>
              <w:pStyle w:val="SyntaxOneOf"/>
            </w:pPr>
            <w:commentRangeStart w:id="1284"/>
            <w:r w:rsidRPr="00E77497">
              <w:t>extends</w:t>
            </w:r>
            <w:commentRangeEnd w:id="1284"/>
            <w:r w:rsidR="002F55F1">
              <w:rPr>
                <w:rStyle w:val="af3"/>
                <w:rFonts w:ascii="Arial" w:eastAsia="MS Mincho" w:hAnsi="Arial"/>
                <w:b w:val="0"/>
                <w:lang w:eastAsia="ja-JP"/>
              </w:rPr>
              <w:commentReference w:id="1284"/>
            </w:r>
          </w:p>
        </w:tc>
        <w:tc>
          <w:tcPr>
            <w:tcW w:w="1895" w:type="dxa"/>
          </w:tcPr>
          <w:p w14:paraId="04BE346B" w14:textId="77777777" w:rsidR="004C02EF" w:rsidRPr="00E77497" w:rsidRDefault="004C02EF" w:rsidP="003A4B22">
            <w:pPr>
              <w:pStyle w:val="SyntaxOneOf"/>
            </w:pPr>
            <w:del w:id="1285" w:author="Rev 8 Allen Wirfs-Brock" w:date="2012-06-15T18:13:00Z">
              <w:r w:rsidRPr="00E77497" w:rsidDel="007727BA">
                <w:delText>super</w:delText>
              </w:r>
            </w:del>
          </w:p>
        </w:tc>
      </w:tr>
      <w:tr w:rsidR="004C02EF" w:rsidRPr="00E77497" w14:paraId="4BB1B83D" w14:textId="77777777" w:rsidTr="00F477D2">
        <w:trPr>
          <w:trHeight w:val="240"/>
        </w:trPr>
        <w:tc>
          <w:tcPr>
            <w:tcW w:w="1895" w:type="dxa"/>
          </w:tcPr>
          <w:p w14:paraId="2827DF49" w14:textId="77777777" w:rsidR="004C02EF" w:rsidRPr="00E77497" w:rsidRDefault="004C02EF" w:rsidP="003A4B22">
            <w:pPr>
              <w:pStyle w:val="SyntaxOneOf"/>
            </w:pPr>
            <w:del w:id="1286" w:author="Rev 8 Allen Wirfs-Brock" w:date="2012-06-15T18:22:00Z">
              <w:r w:rsidRPr="00E77497" w:rsidDel="002F55F1">
                <w:delText>const</w:delText>
              </w:r>
            </w:del>
          </w:p>
        </w:tc>
        <w:tc>
          <w:tcPr>
            <w:tcW w:w="1895" w:type="dxa"/>
          </w:tcPr>
          <w:p w14:paraId="1CADB370" w14:textId="77777777" w:rsidR="004C02EF" w:rsidRPr="00E77497" w:rsidRDefault="004C02EF" w:rsidP="003A4B22">
            <w:pPr>
              <w:pStyle w:val="SyntaxOneOf"/>
            </w:pPr>
            <w:del w:id="1287" w:author="Rev 8 Allen Wirfs-Brock" w:date="2012-06-15T18:24:00Z">
              <w:r w:rsidRPr="00E77497" w:rsidDel="002F55F1">
                <w:delText>export</w:delText>
              </w:r>
            </w:del>
          </w:p>
        </w:tc>
        <w:tc>
          <w:tcPr>
            <w:tcW w:w="1895" w:type="dxa"/>
          </w:tcPr>
          <w:p w14:paraId="4EC980D7" w14:textId="77777777" w:rsidR="004C02EF" w:rsidRPr="00E77497" w:rsidRDefault="004C02EF" w:rsidP="003A4B22">
            <w:pPr>
              <w:pStyle w:val="SyntaxOneOf"/>
            </w:pPr>
            <w:del w:id="1288" w:author="Rev 8 Allen Wirfs-Brock" w:date="2012-06-15T18:25:00Z">
              <w:r w:rsidRPr="00E77497" w:rsidDel="002F55F1">
                <w:delText>import</w:delText>
              </w:r>
            </w:del>
          </w:p>
        </w:tc>
        <w:tc>
          <w:tcPr>
            <w:tcW w:w="1895" w:type="dxa"/>
          </w:tcPr>
          <w:p w14:paraId="236097F1" w14:textId="77777777" w:rsidR="004C02EF" w:rsidRPr="00E77497" w:rsidRDefault="004C02EF" w:rsidP="003A4B22">
            <w:pPr>
              <w:pStyle w:val="SyntaxOneOf"/>
            </w:pPr>
          </w:p>
        </w:tc>
      </w:tr>
    </w:tbl>
    <w:p w14:paraId="7BF5E522" w14:textId="77777777" w:rsidR="004C02EF" w:rsidRPr="00E77497" w:rsidRDefault="004C02EF" w:rsidP="004C02EF"/>
    <w:p w14:paraId="2364358D" w14:textId="77777777" w:rsidR="004C02EF" w:rsidRPr="00C7794D" w:rsidRDefault="004C02EF" w:rsidP="004C02EF">
      <w:r w:rsidRPr="00E77497">
        <w:t xml:space="preserve">The following tokens are also considered to be </w:t>
      </w:r>
      <w:r w:rsidRPr="00E77497">
        <w:rPr>
          <w:rFonts w:ascii="Times New Roman" w:hAnsi="Times New Roman"/>
          <w:i/>
        </w:rPr>
        <w:t>FutureReservedWords</w:t>
      </w:r>
      <w:r w:rsidRPr="00E77497">
        <w:t xml:space="preserve"> when they occur within strict mode code (see 10.1.1). </w:t>
      </w:r>
      <w:r w:rsidRPr="00C7794D">
        <w:t xml:space="preserve">The occurrence of any of these tokens within strict mode code in any context where the occurrence of a </w:t>
      </w:r>
      <w:r w:rsidRPr="00C7794D">
        <w:rPr>
          <w:rFonts w:ascii="Times New Roman" w:hAnsi="Times New Roman"/>
          <w:i/>
        </w:rPr>
        <w:t>FutureReservedWord</w:t>
      </w:r>
      <w:r w:rsidRPr="00C7794D">
        <w:t xml:space="preserve"> would produce an error must also produce an equivalent error:</w:t>
      </w:r>
    </w:p>
    <w:tbl>
      <w:tblPr>
        <w:tblW w:w="0" w:type="auto"/>
        <w:tblLayout w:type="fixed"/>
        <w:tblLook w:val="0000" w:firstRow="0" w:lastRow="0" w:firstColumn="0" w:lastColumn="0" w:noHBand="0" w:noVBand="0"/>
      </w:tblPr>
      <w:tblGrid>
        <w:gridCol w:w="1895"/>
        <w:gridCol w:w="1895"/>
        <w:gridCol w:w="1895"/>
        <w:gridCol w:w="1895"/>
        <w:gridCol w:w="1895"/>
      </w:tblGrid>
      <w:tr w:rsidR="004C02EF" w:rsidRPr="00E77497" w14:paraId="1C832DE0" w14:textId="77777777" w:rsidTr="00F477D2">
        <w:trPr>
          <w:trHeight w:val="240"/>
        </w:trPr>
        <w:tc>
          <w:tcPr>
            <w:tcW w:w="1895" w:type="dxa"/>
          </w:tcPr>
          <w:p w14:paraId="566720C9" w14:textId="77777777" w:rsidR="004C02EF" w:rsidRPr="00E65A34" w:rsidRDefault="004C02EF" w:rsidP="003A4B22">
            <w:pPr>
              <w:pStyle w:val="SyntaxOneOf"/>
            </w:pPr>
            <w:r w:rsidRPr="004D1BD1">
              <w:t>imp</w:t>
            </w:r>
            <w:r w:rsidRPr="00E65A34">
              <w:t>lements</w:t>
            </w:r>
          </w:p>
        </w:tc>
        <w:tc>
          <w:tcPr>
            <w:tcW w:w="1895" w:type="dxa"/>
          </w:tcPr>
          <w:p w14:paraId="4D61B28F" w14:textId="77777777" w:rsidR="004C02EF" w:rsidRPr="009C202C" w:rsidRDefault="004C02EF" w:rsidP="003A4B22">
            <w:pPr>
              <w:pStyle w:val="SyntaxOneOf"/>
            </w:pPr>
            <w:del w:id="1289" w:author="Rev 8 Allen Wirfs-Brock" w:date="2012-06-15T18:15:00Z">
              <w:r w:rsidRPr="009C202C" w:rsidDel="007727BA">
                <w:delText>let</w:delText>
              </w:r>
            </w:del>
          </w:p>
        </w:tc>
        <w:tc>
          <w:tcPr>
            <w:tcW w:w="1895" w:type="dxa"/>
          </w:tcPr>
          <w:p w14:paraId="380BF53C" w14:textId="77777777" w:rsidR="004C02EF" w:rsidRPr="009C202C" w:rsidRDefault="004C02EF" w:rsidP="003A4B22">
            <w:pPr>
              <w:pStyle w:val="SyntaxOneOf"/>
            </w:pPr>
            <w:r w:rsidRPr="009C202C">
              <w:t>private</w:t>
            </w:r>
          </w:p>
        </w:tc>
        <w:tc>
          <w:tcPr>
            <w:tcW w:w="1895" w:type="dxa"/>
          </w:tcPr>
          <w:p w14:paraId="3DCBDE1B" w14:textId="77777777" w:rsidR="004C02EF" w:rsidRPr="009C202C" w:rsidRDefault="004C02EF" w:rsidP="003A4B22">
            <w:pPr>
              <w:pStyle w:val="SyntaxOneOf"/>
            </w:pPr>
            <w:r w:rsidRPr="009C202C">
              <w:t>public</w:t>
            </w:r>
          </w:p>
        </w:tc>
        <w:tc>
          <w:tcPr>
            <w:tcW w:w="1895" w:type="dxa"/>
          </w:tcPr>
          <w:p w14:paraId="51148D72" w14:textId="77777777" w:rsidR="004C02EF" w:rsidRPr="00675B74" w:rsidRDefault="004C02EF" w:rsidP="003A4B22">
            <w:pPr>
              <w:pStyle w:val="SyntaxOneOf"/>
            </w:pPr>
            <w:commentRangeStart w:id="1290"/>
            <w:r w:rsidRPr="00675B74">
              <w:t>yield</w:t>
            </w:r>
            <w:commentRangeEnd w:id="1290"/>
            <w:r w:rsidR="002F55F1">
              <w:rPr>
                <w:rStyle w:val="af3"/>
                <w:rFonts w:ascii="Arial" w:eastAsia="MS Mincho" w:hAnsi="Arial"/>
                <w:b w:val="0"/>
                <w:lang w:eastAsia="ja-JP"/>
              </w:rPr>
              <w:commentReference w:id="1290"/>
            </w:r>
          </w:p>
        </w:tc>
      </w:tr>
      <w:tr w:rsidR="004C02EF" w:rsidRPr="00E77497" w14:paraId="4A30122D" w14:textId="77777777" w:rsidTr="00F477D2">
        <w:trPr>
          <w:trHeight w:val="240"/>
        </w:trPr>
        <w:tc>
          <w:tcPr>
            <w:tcW w:w="1895" w:type="dxa"/>
          </w:tcPr>
          <w:p w14:paraId="6F83AD95" w14:textId="77777777" w:rsidR="004C02EF" w:rsidRPr="00E77497" w:rsidRDefault="004C02EF" w:rsidP="003A4B22">
            <w:pPr>
              <w:pStyle w:val="SyntaxOneOf"/>
            </w:pPr>
            <w:r w:rsidRPr="00E77497">
              <w:t>interface</w:t>
            </w:r>
          </w:p>
        </w:tc>
        <w:tc>
          <w:tcPr>
            <w:tcW w:w="1895" w:type="dxa"/>
          </w:tcPr>
          <w:p w14:paraId="29A72AB6" w14:textId="77777777" w:rsidR="004C02EF" w:rsidRPr="00E77497" w:rsidRDefault="004C02EF" w:rsidP="003A4B22">
            <w:pPr>
              <w:pStyle w:val="SyntaxOneOf"/>
            </w:pPr>
            <w:r w:rsidRPr="00E77497">
              <w:t>package</w:t>
            </w:r>
          </w:p>
        </w:tc>
        <w:tc>
          <w:tcPr>
            <w:tcW w:w="1895" w:type="dxa"/>
          </w:tcPr>
          <w:p w14:paraId="0D1E4C15" w14:textId="77777777" w:rsidR="004C02EF" w:rsidRPr="00E77497" w:rsidRDefault="004C02EF" w:rsidP="003A4B22">
            <w:pPr>
              <w:pStyle w:val="SyntaxOneOf"/>
            </w:pPr>
            <w:r w:rsidRPr="00E77497">
              <w:t>protected</w:t>
            </w:r>
          </w:p>
        </w:tc>
        <w:tc>
          <w:tcPr>
            <w:tcW w:w="1895" w:type="dxa"/>
          </w:tcPr>
          <w:p w14:paraId="5E596B70" w14:textId="77777777" w:rsidR="004C02EF" w:rsidRPr="00E77497" w:rsidRDefault="004C02EF" w:rsidP="003A4B22">
            <w:pPr>
              <w:pStyle w:val="SyntaxOneOf"/>
            </w:pPr>
            <w:r w:rsidRPr="00E77497">
              <w:t>static</w:t>
            </w:r>
          </w:p>
        </w:tc>
        <w:tc>
          <w:tcPr>
            <w:tcW w:w="1895" w:type="dxa"/>
          </w:tcPr>
          <w:p w14:paraId="277B8F2A" w14:textId="77777777" w:rsidR="004C02EF" w:rsidRPr="00E77497" w:rsidRDefault="004C02EF" w:rsidP="003A4B22">
            <w:pPr>
              <w:pStyle w:val="SyntaxOneOf"/>
            </w:pPr>
          </w:p>
        </w:tc>
      </w:tr>
    </w:tbl>
    <w:p w14:paraId="313632F9" w14:textId="77777777" w:rsidR="004C02EF" w:rsidRPr="00E77497" w:rsidRDefault="004C02EF" w:rsidP="004C02EF">
      <w:pPr>
        <w:pStyle w:val="SyntaxDefinition"/>
      </w:pPr>
    </w:p>
    <w:p w14:paraId="074E4025" w14:textId="77777777" w:rsidR="004C02EF" w:rsidRPr="00E77497" w:rsidRDefault="004C02EF" w:rsidP="004C02EF">
      <w:pPr>
        <w:pStyle w:val="20"/>
        <w:numPr>
          <w:ilvl w:val="0"/>
          <w:numId w:val="0"/>
        </w:numPr>
      </w:pPr>
      <w:bookmarkStart w:id="1291" w:name="_Ref456010399"/>
      <w:bookmarkStart w:id="1292" w:name="_Toc472818763"/>
      <w:bookmarkStart w:id="1293" w:name="_Toc235503316"/>
      <w:bookmarkStart w:id="1294" w:name="_Toc241509091"/>
      <w:bookmarkStart w:id="1295" w:name="_Toc244416578"/>
      <w:bookmarkStart w:id="1296" w:name="_Toc276630942"/>
      <w:bookmarkStart w:id="1297" w:name="_Toc336509411"/>
      <w:r w:rsidRPr="00E77497">
        <w:t>7.7</w:t>
      </w:r>
      <w:r w:rsidRPr="00E77497">
        <w:tab/>
        <w:t>Punctuator</w:t>
      </w:r>
      <w:bookmarkEnd w:id="1147"/>
      <w:bookmarkEnd w:id="1148"/>
      <w:bookmarkEnd w:id="1149"/>
      <w:bookmarkEnd w:id="1150"/>
      <w:bookmarkEnd w:id="1151"/>
      <w:bookmarkEnd w:id="1152"/>
      <w:bookmarkEnd w:id="1153"/>
      <w:bookmarkEnd w:id="1154"/>
      <w:bookmarkEnd w:id="1155"/>
      <w:r w:rsidRPr="00E77497">
        <w:t>s</w:t>
      </w:r>
      <w:bookmarkEnd w:id="1291"/>
      <w:bookmarkEnd w:id="1292"/>
      <w:bookmarkEnd w:id="1293"/>
      <w:bookmarkEnd w:id="1294"/>
      <w:bookmarkEnd w:id="1295"/>
      <w:bookmarkEnd w:id="1296"/>
      <w:bookmarkEnd w:id="1297"/>
    </w:p>
    <w:p w14:paraId="5FFF7C11" w14:textId="77777777" w:rsidR="004C02EF" w:rsidRPr="00E77497" w:rsidRDefault="004C02EF" w:rsidP="004C02EF">
      <w:pPr>
        <w:pStyle w:val="Syntax"/>
      </w:pPr>
      <w:bookmarkStart w:id="1298" w:name="_Ref377322467"/>
      <w:bookmarkStart w:id="1299" w:name="_Ref377322512"/>
      <w:bookmarkStart w:id="1300" w:name="_Toc381513625"/>
      <w:bookmarkStart w:id="1301" w:name="_Toc382202767"/>
      <w:bookmarkStart w:id="1302" w:name="_Toc382202987"/>
      <w:bookmarkStart w:id="1303" w:name="_Toc382212147"/>
      <w:bookmarkStart w:id="1304" w:name="_Toc382212326"/>
      <w:bookmarkStart w:id="1305" w:name="_Toc382291492"/>
      <w:bookmarkStart w:id="1306" w:name="_Toc385672128"/>
      <w:bookmarkStart w:id="1307" w:name="_Toc393690219"/>
      <w:r w:rsidRPr="00E77497">
        <w:t>Syntax</w:t>
      </w:r>
    </w:p>
    <w:p w14:paraId="674793F5" w14:textId="77777777" w:rsidR="004C02EF" w:rsidRPr="00E77497" w:rsidRDefault="004C02EF" w:rsidP="004C02EF">
      <w:pPr>
        <w:pStyle w:val="SyntaxRule"/>
      </w:pPr>
      <w:r w:rsidRPr="00E77497">
        <w:t xml:space="preserve">Punctuator </w:t>
      </w:r>
      <w:r w:rsidRPr="00E77497">
        <w:rPr>
          <w:rFonts w:ascii="Arial" w:hAnsi="Arial" w:cs="Arial"/>
          <w:b/>
          <w:i w:val="0"/>
        </w:rPr>
        <w:t>::</w:t>
      </w:r>
      <w:r w:rsidRPr="00E77497">
        <w:rPr>
          <w:rFonts w:ascii="Arial" w:hAnsi="Arial" w:cs="Arial"/>
        </w:rPr>
        <w:t xml:space="preserve"> </w:t>
      </w:r>
      <w:r w:rsidRPr="00E77497">
        <w:rPr>
          <w:rFonts w:ascii="Arial" w:hAnsi="Arial" w:cs="Arial"/>
          <w:b/>
          <w:i w:val="0"/>
        </w:rPr>
        <w:t>one of</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4C02EF" w:rsidRPr="00E77497" w14:paraId="5B05121A" w14:textId="77777777" w:rsidTr="00660C67">
        <w:tc>
          <w:tcPr>
            <w:tcW w:w="1263" w:type="dxa"/>
          </w:tcPr>
          <w:p w14:paraId="4003FA8A" w14:textId="77777777" w:rsidR="004C02EF" w:rsidRPr="00E77497" w:rsidRDefault="004C02EF" w:rsidP="003A4B22">
            <w:pPr>
              <w:pStyle w:val="SyntaxOneOf"/>
              <w:keepNext/>
            </w:pPr>
            <w:r w:rsidRPr="00E77497">
              <w:t>{</w:t>
            </w:r>
          </w:p>
        </w:tc>
        <w:tc>
          <w:tcPr>
            <w:tcW w:w="1263" w:type="dxa"/>
          </w:tcPr>
          <w:p w14:paraId="73AF667B" w14:textId="77777777" w:rsidR="004C02EF" w:rsidRPr="00E77497" w:rsidRDefault="00660C67" w:rsidP="003A4B22">
            <w:pPr>
              <w:pStyle w:val="SyntaxOneOf"/>
              <w:keepNext/>
            </w:pPr>
            <w:ins w:id="1308" w:author="Rev 9 Allen Wirfs-Brock" w:date="2012-06-24T14:02:00Z">
              <w:r w:rsidRPr="00E77497">
                <w:t>(</w:t>
              </w:r>
            </w:ins>
            <w:del w:id="1309" w:author="Rev 9 Allen Wirfs-Brock" w:date="2012-06-24T14:02:00Z">
              <w:r w:rsidR="004C02EF" w:rsidRPr="00E77497" w:rsidDel="00660C67">
                <w:delText>}</w:delText>
              </w:r>
            </w:del>
          </w:p>
        </w:tc>
        <w:tc>
          <w:tcPr>
            <w:tcW w:w="1263" w:type="dxa"/>
          </w:tcPr>
          <w:p w14:paraId="2AFB8188" w14:textId="77777777" w:rsidR="004C02EF" w:rsidRPr="00E77497" w:rsidRDefault="00660C67" w:rsidP="003A4B22">
            <w:pPr>
              <w:pStyle w:val="SyntaxOneOf"/>
              <w:keepNext/>
            </w:pPr>
            <w:ins w:id="1310" w:author="Rev 9 Allen Wirfs-Brock" w:date="2012-06-24T14:02:00Z">
              <w:r w:rsidRPr="00E77497">
                <w:t>)</w:t>
              </w:r>
            </w:ins>
          </w:p>
        </w:tc>
        <w:tc>
          <w:tcPr>
            <w:tcW w:w="1263" w:type="dxa"/>
          </w:tcPr>
          <w:p w14:paraId="0DA51A32" w14:textId="77777777" w:rsidR="004C02EF" w:rsidRPr="00E77497" w:rsidRDefault="00660C67" w:rsidP="003A4B22">
            <w:pPr>
              <w:pStyle w:val="SyntaxOneOf"/>
              <w:keepNext/>
            </w:pPr>
            <w:ins w:id="1311" w:author="Rev 9 Allen Wirfs-Brock" w:date="2012-06-24T14:02:00Z">
              <w:r w:rsidRPr="00E77497">
                <w:t>[</w:t>
              </w:r>
            </w:ins>
          </w:p>
        </w:tc>
        <w:tc>
          <w:tcPr>
            <w:tcW w:w="1263" w:type="dxa"/>
          </w:tcPr>
          <w:p w14:paraId="11EAB733" w14:textId="77777777" w:rsidR="004C02EF" w:rsidRPr="00E77497" w:rsidRDefault="00660C67" w:rsidP="003A4B22">
            <w:pPr>
              <w:pStyle w:val="SyntaxOneOf"/>
              <w:keepNext/>
            </w:pPr>
            <w:ins w:id="1312" w:author="Rev 9 Allen Wirfs-Brock" w:date="2012-06-24T14:02:00Z">
              <w:r w:rsidRPr="00E77497">
                <w:t>]</w:t>
              </w:r>
            </w:ins>
          </w:p>
        </w:tc>
        <w:tc>
          <w:tcPr>
            <w:tcW w:w="1263" w:type="dxa"/>
          </w:tcPr>
          <w:p w14:paraId="7482DA7E" w14:textId="77777777" w:rsidR="004C02EF" w:rsidRPr="00E77497" w:rsidRDefault="004C02EF" w:rsidP="003A4B22">
            <w:pPr>
              <w:pStyle w:val="SyntaxOneOf"/>
              <w:keepNext/>
            </w:pPr>
          </w:p>
        </w:tc>
      </w:tr>
      <w:tr w:rsidR="004C02EF" w:rsidRPr="00E77497" w14:paraId="186842E3" w14:textId="77777777" w:rsidTr="00660C67">
        <w:tc>
          <w:tcPr>
            <w:tcW w:w="1263" w:type="dxa"/>
          </w:tcPr>
          <w:p w14:paraId="6C9452DF" w14:textId="77777777" w:rsidR="004C02EF" w:rsidRPr="00E77497" w:rsidRDefault="004C02EF" w:rsidP="003A4B22">
            <w:pPr>
              <w:pStyle w:val="SyntaxOneOf"/>
              <w:keepNext/>
            </w:pPr>
            <w:r w:rsidRPr="00E77497">
              <w:t>.</w:t>
            </w:r>
          </w:p>
        </w:tc>
        <w:tc>
          <w:tcPr>
            <w:tcW w:w="1263" w:type="dxa"/>
          </w:tcPr>
          <w:p w14:paraId="113C36A4" w14:textId="77777777" w:rsidR="004C02EF" w:rsidRPr="00E77497" w:rsidRDefault="004C02EF" w:rsidP="003A4B22">
            <w:pPr>
              <w:pStyle w:val="SyntaxOneOf"/>
              <w:keepNext/>
            </w:pPr>
            <w:r w:rsidRPr="00E77497">
              <w:t>;</w:t>
            </w:r>
          </w:p>
        </w:tc>
        <w:tc>
          <w:tcPr>
            <w:tcW w:w="1263" w:type="dxa"/>
          </w:tcPr>
          <w:p w14:paraId="4E08EE58" w14:textId="77777777" w:rsidR="004C02EF" w:rsidRPr="00E77497" w:rsidRDefault="004C02EF" w:rsidP="003A4B22">
            <w:pPr>
              <w:pStyle w:val="SyntaxOneOf"/>
              <w:keepNext/>
            </w:pPr>
            <w:r w:rsidRPr="00E77497">
              <w:t>,</w:t>
            </w:r>
          </w:p>
        </w:tc>
        <w:tc>
          <w:tcPr>
            <w:tcW w:w="1263" w:type="dxa"/>
          </w:tcPr>
          <w:p w14:paraId="47AC8BB9" w14:textId="77777777" w:rsidR="004C02EF" w:rsidRPr="00E77497" w:rsidRDefault="004C02EF" w:rsidP="003A4B22">
            <w:pPr>
              <w:pStyle w:val="SyntaxOneOf"/>
              <w:keepNext/>
            </w:pPr>
            <w:r w:rsidRPr="00E77497">
              <w:t>&lt;</w:t>
            </w:r>
          </w:p>
        </w:tc>
        <w:tc>
          <w:tcPr>
            <w:tcW w:w="1263" w:type="dxa"/>
          </w:tcPr>
          <w:p w14:paraId="4179054F" w14:textId="77777777" w:rsidR="004C02EF" w:rsidRPr="00E77497" w:rsidRDefault="004C02EF" w:rsidP="003A4B22">
            <w:pPr>
              <w:pStyle w:val="SyntaxOneOf"/>
              <w:keepNext/>
            </w:pPr>
            <w:r w:rsidRPr="00E77497">
              <w:t>&gt;</w:t>
            </w:r>
          </w:p>
        </w:tc>
        <w:tc>
          <w:tcPr>
            <w:tcW w:w="1263" w:type="dxa"/>
          </w:tcPr>
          <w:p w14:paraId="5ACD7E04" w14:textId="77777777" w:rsidR="004C02EF" w:rsidRPr="00E77497" w:rsidRDefault="004C02EF" w:rsidP="003A4B22">
            <w:pPr>
              <w:pStyle w:val="SyntaxOneOf"/>
              <w:keepNext/>
            </w:pPr>
            <w:r w:rsidRPr="00E77497">
              <w:t>&lt;=</w:t>
            </w:r>
          </w:p>
        </w:tc>
      </w:tr>
      <w:tr w:rsidR="004C02EF" w:rsidRPr="00E77497" w14:paraId="3B225316" w14:textId="77777777" w:rsidTr="00660C67">
        <w:tc>
          <w:tcPr>
            <w:tcW w:w="1263" w:type="dxa"/>
          </w:tcPr>
          <w:p w14:paraId="72DAB35D" w14:textId="77777777" w:rsidR="004C02EF" w:rsidRPr="00E77497" w:rsidRDefault="004C02EF" w:rsidP="003A4B22">
            <w:pPr>
              <w:pStyle w:val="SyntaxOneOf"/>
              <w:keepNext/>
            </w:pPr>
            <w:r w:rsidRPr="00E77497">
              <w:t>&gt;=</w:t>
            </w:r>
          </w:p>
        </w:tc>
        <w:tc>
          <w:tcPr>
            <w:tcW w:w="1263" w:type="dxa"/>
          </w:tcPr>
          <w:p w14:paraId="4B1FD9C4" w14:textId="77777777" w:rsidR="004C02EF" w:rsidRPr="00E77497" w:rsidRDefault="004C02EF" w:rsidP="003A4B22">
            <w:pPr>
              <w:pStyle w:val="SyntaxOneOf"/>
              <w:keepNext/>
            </w:pPr>
            <w:r w:rsidRPr="00E77497">
              <w:t>==</w:t>
            </w:r>
          </w:p>
        </w:tc>
        <w:tc>
          <w:tcPr>
            <w:tcW w:w="1263" w:type="dxa"/>
          </w:tcPr>
          <w:p w14:paraId="1FF20C19" w14:textId="77777777" w:rsidR="004C02EF" w:rsidRPr="00E77497" w:rsidRDefault="004C02EF" w:rsidP="003A4B22">
            <w:pPr>
              <w:pStyle w:val="SyntaxOneOf"/>
              <w:keepNext/>
            </w:pPr>
            <w:r w:rsidRPr="00E77497">
              <w:t>!=</w:t>
            </w:r>
          </w:p>
        </w:tc>
        <w:tc>
          <w:tcPr>
            <w:tcW w:w="1263" w:type="dxa"/>
          </w:tcPr>
          <w:p w14:paraId="23C6D108" w14:textId="77777777" w:rsidR="004C02EF" w:rsidRPr="00E77497" w:rsidRDefault="004C02EF" w:rsidP="003A4B22">
            <w:pPr>
              <w:pStyle w:val="SyntaxOneOf"/>
              <w:keepNext/>
            </w:pPr>
            <w:r w:rsidRPr="00E77497">
              <w:t>===</w:t>
            </w:r>
          </w:p>
        </w:tc>
        <w:tc>
          <w:tcPr>
            <w:tcW w:w="1263" w:type="dxa"/>
          </w:tcPr>
          <w:p w14:paraId="1D4DF15B" w14:textId="77777777" w:rsidR="004C02EF" w:rsidRPr="00E77497" w:rsidRDefault="004C02EF" w:rsidP="003A4B22">
            <w:pPr>
              <w:pStyle w:val="SyntaxOneOf"/>
              <w:keepNext/>
            </w:pPr>
            <w:r w:rsidRPr="00E77497">
              <w:t>!==</w:t>
            </w:r>
          </w:p>
        </w:tc>
        <w:tc>
          <w:tcPr>
            <w:tcW w:w="1263" w:type="dxa"/>
          </w:tcPr>
          <w:p w14:paraId="5230F48B" w14:textId="77777777" w:rsidR="004C02EF" w:rsidRPr="00E77497" w:rsidRDefault="004C02EF" w:rsidP="003A4B22">
            <w:pPr>
              <w:pStyle w:val="SyntaxOneOf"/>
              <w:keepNext/>
            </w:pPr>
          </w:p>
        </w:tc>
      </w:tr>
      <w:tr w:rsidR="004C02EF" w:rsidRPr="00E77497" w14:paraId="2AC639C5" w14:textId="77777777" w:rsidTr="00660C67">
        <w:tc>
          <w:tcPr>
            <w:tcW w:w="1263" w:type="dxa"/>
          </w:tcPr>
          <w:p w14:paraId="2EDA3D9F" w14:textId="77777777" w:rsidR="004C02EF" w:rsidRPr="00E77497" w:rsidRDefault="004C02EF" w:rsidP="003A4B22">
            <w:pPr>
              <w:pStyle w:val="SyntaxOneOf"/>
              <w:keepNext/>
            </w:pPr>
            <w:r w:rsidRPr="00E77497">
              <w:t>+</w:t>
            </w:r>
          </w:p>
        </w:tc>
        <w:tc>
          <w:tcPr>
            <w:tcW w:w="1263" w:type="dxa"/>
          </w:tcPr>
          <w:p w14:paraId="057AD34F" w14:textId="77777777" w:rsidR="004C02EF" w:rsidRPr="00E77497" w:rsidRDefault="004C02EF" w:rsidP="003A4B22">
            <w:pPr>
              <w:pStyle w:val="SyntaxOneOf"/>
              <w:keepNext/>
            </w:pPr>
            <w:r w:rsidRPr="00E77497">
              <w:t>-</w:t>
            </w:r>
          </w:p>
        </w:tc>
        <w:tc>
          <w:tcPr>
            <w:tcW w:w="1263" w:type="dxa"/>
          </w:tcPr>
          <w:p w14:paraId="5409294E" w14:textId="77777777" w:rsidR="004C02EF" w:rsidRPr="00E77497" w:rsidRDefault="004C02EF" w:rsidP="003A4B22">
            <w:pPr>
              <w:pStyle w:val="SyntaxOneOf"/>
              <w:keepNext/>
            </w:pPr>
            <w:r w:rsidRPr="00E77497">
              <w:t>*</w:t>
            </w:r>
          </w:p>
        </w:tc>
        <w:tc>
          <w:tcPr>
            <w:tcW w:w="1263" w:type="dxa"/>
          </w:tcPr>
          <w:p w14:paraId="7E828A98" w14:textId="77777777" w:rsidR="004C02EF" w:rsidRPr="00E77497" w:rsidRDefault="004C02EF" w:rsidP="003A4B22">
            <w:pPr>
              <w:pStyle w:val="SyntaxOneOf"/>
              <w:keepNext/>
            </w:pPr>
            <w:r w:rsidRPr="00E77497">
              <w:t>%</w:t>
            </w:r>
          </w:p>
        </w:tc>
        <w:tc>
          <w:tcPr>
            <w:tcW w:w="1263" w:type="dxa"/>
          </w:tcPr>
          <w:p w14:paraId="710BF3AF" w14:textId="77777777" w:rsidR="004C02EF" w:rsidRPr="00E77497" w:rsidRDefault="004C02EF" w:rsidP="003A4B22">
            <w:pPr>
              <w:pStyle w:val="SyntaxOneOf"/>
              <w:keepNext/>
            </w:pPr>
            <w:r w:rsidRPr="00E77497">
              <w:t>++</w:t>
            </w:r>
          </w:p>
        </w:tc>
        <w:tc>
          <w:tcPr>
            <w:tcW w:w="1263" w:type="dxa"/>
          </w:tcPr>
          <w:p w14:paraId="72907430" w14:textId="77777777" w:rsidR="004C02EF" w:rsidRPr="00E77497" w:rsidRDefault="004C02EF" w:rsidP="003A4B22">
            <w:pPr>
              <w:pStyle w:val="SyntaxOneOf"/>
              <w:keepNext/>
            </w:pPr>
            <w:r w:rsidRPr="00E77497">
              <w:t>--</w:t>
            </w:r>
          </w:p>
        </w:tc>
      </w:tr>
      <w:tr w:rsidR="004C02EF" w:rsidRPr="00E77497" w14:paraId="0EF0489F" w14:textId="77777777" w:rsidTr="00660C67">
        <w:tc>
          <w:tcPr>
            <w:tcW w:w="1263" w:type="dxa"/>
          </w:tcPr>
          <w:p w14:paraId="11A2F670" w14:textId="77777777" w:rsidR="004C02EF" w:rsidRPr="00E77497" w:rsidRDefault="004C02EF" w:rsidP="003A4B22">
            <w:pPr>
              <w:pStyle w:val="SyntaxOneOf"/>
              <w:keepNext/>
            </w:pPr>
            <w:r w:rsidRPr="00E77497">
              <w:t>&lt;&lt;</w:t>
            </w:r>
          </w:p>
        </w:tc>
        <w:tc>
          <w:tcPr>
            <w:tcW w:w="1263" w:type="dxa"/>
          </w:tcPr>
          <w:p w14:paraId="33D4DF2F" w14:textId="77777777" w:rsidR="004C02EF" w:rsidRPr="00E77497" w:rsidRDefault="004C02EF" w:rsidP="003A4B22">
            <w:pPr>
              <w:pStyle w:val="SyntaxOneOf"/>
              <w:keepNext/>
            </w:pPr>
            <w:r w:rsidRPr="00E77497">
              <w:t>&gt;&gt;</w:t>
            </w:r>
          </w:p>
        </w:tc>
        <w:tc>
          <w:tcPr>
            <w:tcW w:w="1263" w:type="dxa"/>
          </w:tcPr>
          <w:p w14:paraId="0882E645" w14:textId="77777777" w:rsidR="004C02EF" w:rsidRPr="00E77497" w:rsidRDefault="004C02EF" w:rsidP="003A4B22">
            <w:pPr>
              <w:pStyle w:val="SyntaxOneOf"/>
              <w:keepNext/>
            </w:pPr>
            <w:r w:rsidRPr="00E77497">
              <w:t>&gt;&gt;&gt;</w:t>
            </w:r>
          </w:p>
        </w:tc>
        <w:tc>
          <w:tcPr>
            <w:tcW w:w="1263" w:type="dxa"/>
          </w:tcPr>
          <w:p w14:paraId="20C89087" w14:textId="77777777" w:rsidR="004C02EF" w:rsidRPr="00E77497" w:rsidRDefault="004C02EF" w:rsidP="003A4B22">
            <w:pPr>
              <w:pStyle w:val="SyntaxOneOf"/>
              <w:keepNext/>
            </w:pPr>
            <w:r w:rsidRPr="00E77497">
              <w:t>&amp;</w:t>
            </w:r>
          </w:p>
        </w:tc>
        <w:tc>
          <w:tcPr>
            <w:tcW w:w="1263" w:type="dxa"/>
          </w:tcPr>
          <w:p w14:paraId="495D4C01" w14:textId="77777777" w:rsidR="004C02EF" w:rsidRPr="00E77497" w:rsidRDefault="004C02EF" w:rsidP="003A4B22">
            <w:pPr>
              <w:pStyle w:val="SyntaxOneOf"/>
              <w:keepNext/>
            </w:pPr>
            <w:r w:rsidRPr="00E77497">
              <w:t>|</w:t>
            </w:r>
          </w:p>
        </w:tc>
        <w:tc>
          <w:tcPr>
            <w:tcW w:w="1263" w:type="dxa"/>
          </w:tcPr>
          <w:p w14:paraId="1B39AEB6" w14:textId="77777777" w:rsidR="004C02EF" w:rsidRPr="00E77497" w:rsidRDefault="004C02EF" w:rsidP="003A4B22">
            <w:pPr>
              <w:pStyle w:val="SyntaxOneOf"/>
              <w:keepNext/>
            </w:pPr>
            <w:r w:rsidRPr="00E77497">
              <w:t>^</w:t>
            </w:r>
          </w:p>
        </w:tc>
      </w:tr>
      <w:tr w:rsidR="004C02EF" w:rsidRPr="00E77497" w14:paraId="330E0315" w14:textId="77777777" w:rsidTr="00660C67">
        <w:tc>
          <w:tcPr>
            <w:tcW w:w="1263" w:type="dxa"/>
          </w:tcPr>
          <w:p w14:paraId="331EC0B2" w14:textId="77777777" w:rsidR="004C02EF" w:rsidRPr="00E77497" w:rsidRDefault="004C02EF" w:rsidP="003A4B22">
            <w:pPr>
              <w:pStyle w:val="SyntaxOneOf"/>
              <w:keepNext/>
            </w:pPr>
            <w:r w:rsidRPr="00E77497">
              <w:t>!</w:t>
            </w:r>
          </w:p>
        </w:tc>
        <w:tc>
          <w:tcPr>
            <w:tcW w:w="1263" w:type="dxa"/>
          </w:tcPr>
          <w:p w14:paraId="3DD34AB3" w14:textId="77777777" w:rsidR="004C02EF" w:rsidRPr="00E77497" w:rsidRDefault="004C02EF" w:rsidP="003A4B22">
            <w:pPr>
              <w:pStyle w:val="SyntaxOneOf"/>
              <w:keepNext/>
            </w:pPr>
            <w:r w:rsidRPr="00E77497">
              <w:t>~</w:t>
            </w:r>
          </w:p>
        </w:tc>
        <w:tc>
          <w:tcPr>
            <w:tcW w:w="1263" w:type="dxa"/>
          </w:tcPr>
          <w:p w14:paraId="6DE58D4A" w14:textId="77777777" w:rsidR="004C02EF" w:rsidRPr="00E77497" w:rsidRDefault="004C02EF" w:rsidP="003A4B22">
            <w:pPr>
              <w:pStyle w:val="SyntaxOneOf"/>
              <w:keepNext/>
            </w:pPr>
            <w:r w:rsidRPr="00E77497">
              <w:t>&amp;&amp;</w:t>
            </w:r>
          </w:p>
        </w:tc>
        <w:tc>
          <w:tcPr>
            <w:tcW w:w="1263" w:type="dxa"/>
          </w:tcPr>
          <w:p w14:paraId="1A6A4F0A" w14:textId="77777777" w:rsidR="004C02EF" w:rsidRPr="00E77497" w:rsidRDefault="004C02EF" w:rsidP="003A4B22">
            <w:pPr>
              <w:pStyle w:val="SyntaxOneOf"/>
              <w:keepNext/>
            </w:pPr>
            <w:r w:rsidRPr="00E77497">
              <w:t>||</w:t>
            </w:r>
          </w:p>
        </w:tc>
        <w:tc>
          <w:tcPr>
            <w:tcW w:w="1263" w:type="dxa"/>
          </w:tcPr>
          <w:p w14:paraId="7B66EF8C" w14:textId="77777777" w:rsidR="004C02EF" w:rsidRPr="00E77497" w:rsidRDefault="004C02EF" w:rsidP="003A4B22">
            <w:pPr>
              <w:pStyle w:val="SyntaxOneOf"/>
              <w:keepNext/>
            </w:pPr>
            <w:r w:rsidRPr="00E77497">
              <w:t>?</w:t>
            </w:r>
          </w:p>
        </w:tc>
        <w:tc>
          <w:tcPr>
            <w:tcW w:w="1263" w:type="dxa"/>
          </w:tcPr>
          <w:p w14:paraId="3700C18D" w14:textId="77777777" w:rsidR="004C02EF" w:rsidRPr="00E77497" w:rsidRDefault="004C02EF" w:rsidP="003A4B22">
            <w:pPr>
              <w:pStyle w:val="SyntaxOneOf"/>
              <w:keepNext/>
            </w:pPr>
            <w:r w:rsidRPr="00E77497">
              <w:t>:</w:t>
            </w:r>
          </w:p>
        </w:tc>
      </w:tr>
      <w:tr w:rsidR="004C02EF" w:rsidRPr="00E77497" w14:paraId="625FF43F" w14:textId="77777777" w:rsidTr="00660C67">
        <w:tc>
          <w:tcPr>
            <w:tcW w:w="1263" w:type="dxa"/>
          </w:tcPr>
          <w:p w14:paraId="3B9913B2" w14:textId="77777777" w:rsidR="004C02EF" w:rsidRPr="00E77497" w:rsidRDefault="004C02EF" w:rsidP="003A4B22">
            <w:pPr>
              <w:pStyle w:val="SyntaxOneOf"/>
              <w:keepNext/>
            </w:pPr>
            <w:r w:rsidRPr="00E77497">
              <w:t>=</w:t>
            </w:r>
          </w:p>
        </w:tc>
        <w:tc>
          <w:tcPr>
            <w:tcW w:w="1263" w:type="dxa"/>
          </w:tcPr>
          <w:p w14:paraId="7A95700C" w14:textId="77777777" w:rsidR="004C02EF" w:rsidRPr="00E77497" w:rsidRDefault="004C02EF" w:rsidP="003A4B22">
            <w:pPr>
              <w:pStyle w:val="SyntaxOneOf"/>
              <w:keepNext/>
            </w:pPr>
            <w:r w:rsidRPr="00E77497">
              <w:t>+=</w:t>
            </w:r>
          </w:p>
        </w:tc>
        <w:tc>
          <w:tcPr>
            <w:tcW w:w="1263" w:type="dxa"/>
          </w:tcPr>
          <w:p w14:paraId="51F87B23" w14:textId="77777777" w:rsidR="004C02EF" w:rsidRPr="00E77497" w:rsidRDefault="004C02EF" w:rsidP="003A4B22">
            <w:pPr>
              <w:pStyle w:val="SyntaxOneOf"/>
              <w:keepNext/>
            </w:pPr>
            <w:r w:rsidRPr="00E77497">
              <w:t>-=</w:t>
            </w:r>
          </w:p>
        </w:tc>
        <w:tc>
          <w:tcPr>
            <w:tcW w:w="1263" w:type="dxa"/>
          </w:tcPr>
          <w:p w14:paraId="4498D471" w14:textId="77777777" w:rsidR="004C02EF" w:rsidRPr="00E77497" w:rsidRDefault="004C02EF" w:rsidP="003A4B22">
            <w:pPr>
              <w:pStyle w:val="SyntaxOneOf"/>
              <w:keepNext/>
            </w:pPr>
            <w:r w:rsidRPr="00E77497">
              <w:t>*=</w:t>
            </w:r>
          </w:p>
        </w:tc>
        <w:tc>
          <w:tcPr>
            <w:tcW w:w="1263" w:type="dxa"/>
          </w:tcPr>
          <w:p w14:paraId="361ACE04" w14:textId="77777777" w:rsidR="004C02EF" w:rsidRPr="00E77497" w:rsidRDefault="004C02EF" w:rsidP="003A4B22">
            <w:pPr>
              <w:pStyle w:val="SyntaxOneOf"/>
              <w:keepNext/>
            </w:pPr>
            <w:r w:rsidRPr="00E77497">
              <w:t>%=</w:t>
            </w:r>
          </w:p>
        </w:tc>
        <w:tc>
          <w:tcPr>
            <w:tcW w:w="1263" w:type="dxa"/>
          </w:tcPr>
          <w:p w14:paraId="3D5E3690" w14:textId="77777777" w:rsidR="004C02EF" w:rsidRPr="00E77497" w:rsidRDefault="004C02EF" w:rsidP="003A4B22">
            <w:pPr>
              <w:pStyle w:val="SyntaxOneOf"/>
              <w:keepNext/>
            </w:pPr>
            <w:r w:rsidRPr="00E77497">
              <w:t>&lt;&lt;=</w:t>
            </w:r>
          </w:p>
        </w:tc>
      </w:tr>
      <w:tr w:rsidR="004C02EF" w:rsidRPr="00E77497" w14:paraId="5988BB49" w14:textId="77777777" w:rsidTr="00660C67">
        <w:tc>
          <w:tcPr>
            <w:tcW w:w="1263" w:type="dxa"/>
          </w:tcPr>
          <w:p w14:paraId="162A0F19" w14:textId="77777777" w:rsidR="004C02EF" w:rsidRPr="00E77497" w:rsidRDefault="004C02EF" w:rsidP="003A4B22">
            <w:pPr>
              <w:pStyle w:val="SyntaxOneOf"/>
            </w:pPr>
            <w:r w:rsidRPr="00E77497">
              <w:t>&gt;&gt;=</w:t>
            </w:r>
          </w:p>
        </w:tc>
        <w:tc>
          <w:tcPr>
            <w:tcW w:w="1263" w:type="dxa"/>
          </w:tcPr>
          <w:p w14:paraId="6691EF5F" w14:textId="77777777" w:rsidR="004C02EF" w:rsidRPr="00E77497" w:rsidRDefault="004C02EF" w:rsidP="003A4B22">
            <w:pPr>
              <w:pStyle w:val="SyntaxOneOf"/>
            </w:pPr>
            <w:r w:rsidRPr="00E77497">
              <w:t>&gt;&gt;&gt;=</w:t>
            </w:r>
          </w:p>
        </w:tc>
        <w:tc>
          <w:tcPr>
            <w:tcW w:w="1263" w:type="dxa"/>
          </w:tcPr>
          <w:p w14:paraId="0798FFAF" w14:textId="77777777" w:rsidR="004C02EF" w:rsidRPr="00E77497" w:rsidRDefault="004C02EF" w:rsidP="003A4B22">
            <w:pPr>
              <w:pStyle w:val="SyntaxOneOf"/>
            </w:pPr>
            <w:r w:rsidRPr="00E77497">
              <w:t>&amp;=</w:t>
            </w:r>
          </w:p>
        </w:tc>
        <w:tc>
          <w:tcPr>
            <w:tcW w:w="1263" w:type="dxa"/>
          </w:tcPr>
          <w:p w14:paraId="13958CD5" w14:textId="77777777" w:rsidR="004C02EF" w:rsidRPr="00E77497" w:rsidRDefault="004C02EF" w:rsidP="003A4B22">
            <w:pPr>
              <w:pStyle w:val="SyntaxOneOf"/>
            </w:pPr>
            <w:r w:rsidRPr="00E77497">
              <w:t>|=</w:t>
            </w:r>
          </w:p>
        </w:tc>
        <w:tc>
          <w:tcPr>
            <w:tcW w:w="1263" w:type="dxa"/>
          </w:tcPr>
          <w:p w14:paraId="6B4879F4" w14:textId="77777777" w:rsidR="004C02EF" w:rsidRPr="00E77497" w:rsidRDefault="004C02EF" w:rsidP="003A4B22">
            <w:pPr>
              <w:pStyle w:val="SyntaxOneOf"/>
            </w:pPr>
            <w:r w:rsidRPr="00E77497">
              <w:t>^=</w:t>
            </w:r>
          </w:p>
        </w:tc>
        <w:tc>
          <w:tcPr>
            <w:tcW w:w="1263" w:type="dxa"/>
          </w:tcPr>
          <w:p w14:paraId="567B76C8" w14:textId="77777777" w:rsidR="004C02EF" w:rsidRPr="00E77497" w:rsidRDefault="00F46CA1" w:rsidP="003A4B22">
            <w:pPr>
              <w:pStyle w:val="SyntaxOneOf"/>
            </w:pPr>
            <w:ins w:id="1313" w:author="Rev 10 Allen Wirfs-Brock" w:date="2012-09-26T16:35:00Z">
              <w:r>
                <w:t>=&gt;</w:t>
              </w:r>
            </w:ins>
          </w:p>
        </w:tc>
      </w:tr>
    </w:tbl>
    <w:p w14:paraId="6D85B72F" w14:textId="77777777" w:rsidR="004C02EF" w:rsidRPr="00E77497" w:rsidRDefault="004C02EF" w:rsidP="004C02EF">
      <w:pPr>
        <w:pStyle w:val="SyntaxRule"/>
      </w:pPr>
      <w:r w:rsidRPr="00E77497">
        <w:t xml:space="preserve">DivPunctuator </w:t>
      </w:r>
      <w:r w:rsidRPr="00E77497">
        <w:rPr>
          <w:rFonts w:ascii="Arial" w:hAnsi="Arial" w:cs="Arial"/>
          <w:b/>
          <w:i w:val="0"/>
        </w:rPr>
        <w:t>::</w:t>
      </w:r>
      <w:r w:rsidRPr="00E77497">
        <w:rPr>
          <w:rFonts w:ascii="Arial" w:hAnsi="Arial" w:cs="Arial"/>
        </w:rPr>
        <w:t xml:space="preserve"> </w:t>
      </w:r>
      <w:r w:rsidRPr="00E77497">
        <w:rPr>
          <w:rFonts w:ascii="Arial" w:hAnsi="Arial" w:cs="Arial"/>
          <w:b/>
          <w:i w:val="0"/>
        </w:rPr>
        <w:t>one of</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4C02EF" w:rsidRPr="00E77497" w14:paraId="4BC131D5" w14:textId="77777777" w:rsidTr="00CB3BD8">
        <w:tc>
          <w:tcPr>
            <w:tcW w:w="1263" w:type="dxa"/>
          </w:tcPr>
          <w:p w14:paraId="3DD173D8" w14:textId="77777777" w:rsidR="004C02EF" w:rsidRPr="00E77497" w:rsidRDefault="004C02EF" w:rsidP="003A4B22">
            <w:pPr>
              <w:pStyle w:val="SyntaxOneOf"/>
            </w:pPr>
            <w:r w:rsidRPr="00E77497">
              <w:t>/</w:t>
            </w:r>
          </w:p>
        </w:tc>
        <w:tc>
          <w:tcPr>
            <w:tcW w:w="1263" w:type="dxa"/>
          </w:tcPr>
          <w:p w14:paraId="2756035B" w14:textId="77777777" w:rsidR="004C02EF" w:rsidRPr="00E77497" w:rsidRDefault="004C02EF" w:rsidP="003A4B22">
            <w:pPr>
              <w:pStyle w:val="SyntaxOneOf"/>
            </w:pPr>
            <w:r w:rsidRPr="00E77497">
              <w:t>/=</w:t>
            </w:r>
          </w:p>
        </w:tc>
        <w:tc>
          <w:tcPr>
            <w:tcW w:w="1263" w:type="dxa"/>
          </w:tcPr>
          <w:p w14:paraId="29CB8464" w14:textId="77777777" w:rsidR="004C02EF" w:rsidRPr="00E77497" w:rsidRDefault="004C02EF" w:rsidP="003A4B22">
            <w:pPr>
              <w:pStyle w:val="SyntaxOneOf"/>
            </w:pPr>
          </w:p>
        </w:tc>
        <w:tc>
          <w:tcPr>
            <w:tcW w:w="1263" w:type="dxa"/>
          </w:tcPr>
          <w:p w14:paraId="7FA2AAFE" w14:textId="77777777" w:rsidR="004C02EF" w:rsidRPr="00E77497" w:rsidRDefault="004C02EF" w:rsidP="003A4B22">
            <w:pPr>
              <w:pStyle w:val="SyntaxOneOf"/>
            </w:pPr>
          </w:p>
        </w:tc>
        <w:tc>
          <w:tcPr>
            <w:tcW w:w="1263" w:type="dxa"/>
          </w:tcPr>
          <w:p w14:paraId="1E86DB18" w14:textId="77777777" w:rsidR="004C02EF" w:rsidRPr="00E77497" w:rsidRDefault="004C02EF" w:rsidP="003A4B22">
            <w:pPr>
              <w:pStyle w:val="SyntaxOneOf"/>
            </w:pPr>
          </w:p>
        </w:tc>
        <w:tc>
          <w:tcPr>
            <w:tcW w:w="1263" w:type="dxa"/>
          </w:tcPr>
          <w:p w14:paraId="368FF545" w14:textId="77777777" w:rsidR="004C02EF" w:rsidRPr="00E77497" w:rsidRDefault="004C02EF" w:rsidP="003A4B22">
            <w:pPr>
              <w:pStyle w:val="SyntaxOneOf"/>
            </w:pPr>
          </w:p>
        </w:tc>
      </w:tr>
    </w:tbl>
    <w:p w14:paraId="4DA18315" w14:textId="77777777" w:rsidR="00660C67" w:rsidRPr="00E77497" w:rsidRDefault="00660C67" w:rsidP="00660C67">
      <w:pPr>
        <w:pStyle w:val="SyntaxRule"/>
        <w:rPr>
          <w:ins w:id="1314" w:author="Rev 9 Allen Wirfs-Brock" w:date="2012-06-24T13:58:00Z"/>
        </w:rPr>
      </w:pPr>
      <w:bookmarkStart w:id="1315" w:name="_Ref431982634"/>
      <w:bookmarkStart w:id="1316" w:name="_Toc472818764"/>
      <w:bookmarkStart w:id="1317" w:name="_Toc235503317"/>
      <w:bookmarkStart w:id="1318" w:name="_Toc241509092"/>
      <w:bookmarkStart w:id="1319" w:name="_Toc244416579"/>
      <w:bookmarkStart w:id="1320" w:name="_Toc276630943"/>
      <w:ins w:id="1321" w:author="Rev 9 Allen Wirfs-Brock" w:date="2012-06-24T13:58:00Z">
        <w:r>
          <w:t>RightBrace</w:t>
        </w:r>
        <w:r w:rsidRPr="00E77497">
          <w:t xml:space="preserve">Punctuator </w:t>
        </w:r>
        <w:r w:rsidRPr="00E77497">
          <w:rPr>
            <w:rFonts w:ascii="Arial" w:hAnsi="Arial" w:cs="Arial"/>
            <w:b/>
            <w:i w:val="0"/>
          </w:rPr>
          <w:t>::</w:t>
        </w:r>
        <w:r w:rsidRPr="00E77497">
          <w:rPr>
            <w:rFonts w:ascii="Arial" w:hAnsi="Arial" w:cs="Arial"/>
          </w:rPr>
          <w:t xml:space="preserve"> </w:t>
        </w:r>
      </w:ins>
    </w:p>
    <w:tbl>
      <w:tblPr>
        <w:tblW w:w="0" w:type="auto"/>
        <w:tblInd w:w="576" w:type="dxa"/>
        <w:tblLook w:val="0000" w:firstRow="0" w:lastRow="0" w:firstColumn="0" w:lastColumn="0" w:noHBand="0" w:noVBand="0"/>
      </w:tblPr>
      <w:tblGrid>
        <w:gridCol w:w="1263"/>
        <w:gridCol w:w="1263"/>
        <w:gridCol w:w="1263"/>
        <w:gridCol w:w="1263"/>
        <w:gridCol w:w="1263"/>
        <w:gridCol w:w="1263"/>
      </w:tblGrid>
      <w:tr w:rsidR="00660C67" w:rsidRPr="00E77497" w14:paraId="6DF20188" w14:textId="77777777" w:rsidTr="00C74E77">
        <w:trPr>
          <w:ins w:id="1322" w:author="Rev 9 Allen Wirfs-Brock" w:date="2012-06-24T13:58:00Z"/>
        </w:trPr>
        <w:tc>
          <w:tcPr>
            <w:tcW w:w="1263" w:type="dxa"/>
          </w:tcPr>
          <w:p w14:paraId="482E9A24" w14:textId="77777777" w:rsidR="00660C67" w:rsidRPr="00E77497" w:rsidRDefault="00660C67" w:rsidP="00C74E77">
            <w:pPr>
              <w:pStyle w:val="SyntaxOneOf"/>
              <w:rPr>
                <w:ins w:id="1323" w:author="Rev 9 Allen Wirfs-Brock" w:date="2012-06-24T13:58:00Z"/>
              </w:rPr>
            </w:pPr>
            <w:ins w:id="1324" w:author="Rev 9 Allen Wirfs-Brock" w:date="2012-06-24T13:59:00Z">
              <w:r>
                <w:t>}</w:t>
              </w:r>
            </w:ins>
          </w:p>
        </w:tc>
        <w:tc>
          <w:tcPr>
            <w:tcW w:w="1263" w:type="dxa"/>
          </w:tcPr>
          <w:p w14:paraId="3EDC24EE" w14:textId="77777777" w:rsidR="00660C67" w:rsidRPr="00E77497" w:rsidRDefault="00660C67" w:rsidP="00C74E77">
            <w:pPr>
              <w:pStyle w:val="SyntaxOneOf"/>
              <w:rPr>
                <w:ins w:id="1325" w:author="Rev 9 Allen Wirfs-Brock" w:date="2012-06-24T13:58:00Z"/>
              </w:rPr>
            </w:pPr>
          </w:p>
        </w:tc>
        <w:tc>
          <w:tcPr>
            <w:tcW w:w="1263" w:type="dxa"/>
          </w:tcPr>
          <w:p w14:paraId="1E818DBD" w14:textId="77777777" w:rsidR="00660C67" w:rsidRPr="00E77497" w:rsidRDefault="00660C67" w:rsidP="00C74E77">
            <w:pPr>
              <w:pStyle w:val="SyntaxOneOf"/>
              <w:rPr>
                <w:ins w:id="1326" w:author="Rev 9 Allen Wirfs-Brock" w:date="2012-06-24T13:58:00Z"/>
              </w:rPr>
            </w:pPr>
          </w:p>
        </w:tc>
        <w:tc>
          <w:tcPr>
            <w:tcW w:w="1263" w:type="dxa"/>
          </w:tcPr>
          <w:p w14:paraId="6B2745E1" w14:textId="77777777" w:rsidR="00660C67" w:rsidRPr="00E77497" w:rsidRDefault="00660C67" w:rsidP="00C74E77">
            <w:pPr>
              <w:pStyle w:val="SyntaxOneOf"/>
              <w:rPr>
                <w:ins w:id="1327" w:author="Rev 9 Allen Wirfs-Brock" w:date="2012-06-24T13:58:00Z"/>
              </w:rPr>
            </w:pPr>
          </w:p>
        </w:tc>
        <w:tc>
          <w:tcPr>
            <w:tcW w:w="1263" w:type="dxa"/>
          </w:tcPr>
          <w:p w14:paraId="5CB0A7BF" w14:textId="77777777" w:rsidR="00660C67" w:rsidRPr="00E77497" w:rsidRDefault="00660C67" w:rsidP="00C74E77">
            <w:pPr>
              <w:pStyle w:val="SyntaxOneOf"/>
              <w:rPr>
                <w:ins w:id="1328" w:author="Rev 9 Allen Wirfs-Brock" w:date="2012-06-24T13:58:00Z"/>
              </w:rPr>
            </w:pPr>
          </w:p>
        </w:tc>
        <w:tc>
          <w:tcPr>
            <w:tcW w:w="1263" w:type="dxa"/>
          </w:tcPr>
          <w:p w14:paraId="00203085" w14:textId="77777777" w:rsidR="00660C67" w:rsidRPr="00E77497" w:rsidRDefault="00660C67" w:rsidP="00C74E77">
            <w:pPr>
              <w:pStyle w:val="SyntaxOneOf"/>
              <w:rPr>
                <w:ins w:id="1329" w:author="Rev 9 Allen Wirfs-Brock" w:date="2012-06-24T13:58:00Z"/>
              </w:rPr>
            </w:pPr>
          </w:p>
        </w:tc>
      </w:tr>
    </w:tbl>
    <w:p w14:paraId="7831A67B" w14:textId="77777777" w:rsidR="004C02EF" w:rsidRPr="00E77497" w:rsidRDefault="004C02EF" w:rsidP="004C02EF">
      <w:pPr>
        <w:pStyle w:val="20"/>
        <w:numPr>
          <w:ilvl w:val="0"/>
          <w:numId w:val="0"/>
        </w:numPr>
      </w:pPr>
      <w:bookmarkStart w:id="1330" w:name="_Toc336509412"/>
      <w:r w:rsidRPr="00E77497">
        <w:t>7.8</w:t>
      </w:r>
      <w:r w:rsidRPr="00E77497">
        <w:tab/>
        <w:t>Literal</w:t>
      </w:r>
      <w:bookmarkEnd w:id="1298"/>
      <w:bookmarkEnd w:id="1299"/>
      <w:bookmarkEnd w:id="1300"/>
      <w:bookmarkEnd w:id="1301"/>
      <w:bookmarkEnd w:id="1302"/>
      <w:bookmarkEnd w:id="1303"/>
      <w:bookmarkEnd w:id="1304"/>
      <w:bookmarkEnd w:id="1305"/>
      <w:bookmarkEnd w:id="1306"/>
      <w:bookmarkEnd w:id="1307"/>
      <w:r w:rsidRPr="00E77497">
        <w:t>s</w:t>
      </w:r>
      <w:bookmarkEnd w:id="1315"/>
      <w:bookmarkEnd w:id="1316"/>
      <w:bookmarkEnd w:id="1317"/>
      <w:bookmarkEnd w:id="1318"/>
      <w:bookmarkEnd w:id="1319"/>
      <w:bookmarkEnd w:id="1320"/>
      <w:bookmarkEnd w:id="1330"/>
    </w:p>
    <w:p w14:paraId="23CCB073" w14:textId="77777777" w:rsidR="004C02EF" w:rsidRPr="00E77497" w:rsidDel="00305A10" w:rsidRDefault="004C02EF" w:rsidP="004C02EF">
      <w:pPr>
        <w:pStyle w:val="Syntax"/>
        <w:rPr>
          <w:del w:id="1331" w:author="Rev 8 Allen Wirfs-Brock" w:date="2012-05-10T18:31:00Z"/>
        </w:rPr>
      </w:pPr>
      <w:del w:id="1332" w:author="Rev 8 Allen Wirfs-Brock" w:date="2012-05-10T18:31:00Z">
        <w:r w:rsidRPr="00E77497" w:rsidDel="00305A10">
          <w:delText>Syntax</w:delText>
        </w:r>
      </w:del>
    </w:p>
    <w:p w14:paraId="7E99F7AD" w14:textId="77777777" w:rsidR="004C02EF" w:rsidRPr="00E77497" w:rsidDel="00305A10" w:rsidRDefault="004C02EF" w:rsidP="004C02EF">
      <w:pPr>
        <w:pStyle w:val="SyntaxRule"/>
        <w:rPr>
          <w:del w:id="1333" w:author="Rev 8 Allen Wirfs-Brock" w:date="2012-05-10T18:31:00Z"/>
        </w:rPr>
      </w:pPr>
      <w:del w:id="1334" w:author="Rev 8 Allen Wirfs-Brock" w:date="2012-05-10T18:31:00Z">
        <w:r w:rsidRPr="00E77497" w:rsidDel="00305A10">
          <w:delText xml:space="preserve">Literal </w:delText>
        </w:r>
        <w:r w:rsidRPr="00E77497" w:rsidDel="00305A10">
          <w:rPr>
            <w:rFonts w:ascii="Arial" w:hAnsi="Arial" w:cs="Arial"/>
            <w:b/>
            <w:i w:val="0"/>
          </w:rPr>
          <w:delText>::</w:delText>
        </w:r>
      </w:del>
    </w:p>
    <w:p w14:paraId="73BFA81F" w14:textId="77777777" w:rsidR="00B23154" w:rsidRPr="00E77497" w:rsidDel="00305A10" w:rsidRDefault="004C02EF" w:rsidP="004C02EF">
      <w:pPr>
        <w:pStyle w:val="SyntaxDefinition"/>
        <w:rPr>
          <w:ins w:id="1335" w:author="Rev 4 Allen Wirfs-Brock" w:date="2011-10-18T17:51:00Z"/>
          <w:del w:id="1336" w:author="Rev 8 Allen Wirfs-Brock" w:date="2012-05-10T18:31:00Z"/>
        </w:rPr>
      </w:pPr>
      <w:del w:id="1337" w:author="Rev 8 Allen Wirfs-Brock" w:date="2012-05-10T18:31:00Z">
        <w:r w:rsidRPr="00E77497" w:rsidDel="00305A10">
          <w:delText>NullLiteral</w:delText>
        </w:r>
      </w:del>
      <w:ins w:id="1338" w:author="Rev 4 Allen Wirfs-Brock" w:date="2011-10-18T17:52:00Z">
        <w:del w:id="1339" w:author="Rev 8 Allen Wirfs-Brock" w:date="2012-05-10T18:31:00Z">
          <w:r w:rsidR="00B23154" w:rsidRPr="00E77497" w:rsidDel="00305A10">
            <w:br/>
            <w:delText>ValueLiteral</w:delText>
          </w:r>
        </w:del>
      </w:ins>
      <w:del w:id="1340" w:author="Rev 8 Allen Wirfs-Brock" w:date="2012-05-10T18:31:00Z">
        <w:r w:rsidRPr="00E77497" w:rsidDel="00305A10">
          <w:br/>
        </w:r>
      </w:del>
    </w:p>
    <w:p w14:paraId="1AA1AC45" w14:textId="77777777" w:rsidR="00B23154" w:rsidRPr="00E77497" w:rsidDel="00305A10" w:rsidRDefault="00B23154" w:rsidP="00B23154">
      <w:pPr>
        <w:pStyle w:val="SyntaxRule"/>
        <w:rPr>
          <w:ins w:id="1341" w:author="Rev 4 Allen Wirfs-Brock" w:date="2011-10-18T17:51:00Z"/>
          <w:del w:id="1342" w:author="Rev 8 Allen Wirfs-Brock" w:date="2012-05-10T18:31:00Z"/>
        </w:rPr>
      </w:pPr>
      <w:ins w:id="1343" w:author="Rev 4 Allen Wirfs-Brock" w:date="2011-10-18T17:51:00Z">
        <w:del w:id="1344" w:author="Rev 8 Allen Wirfs-Brock" w:date="2012-05-10T18:31:00Z">
          <w:r w:rsidRPr="00E77497" w:rsidDel="00305A10">
            <w:delText xml:space="preserve">ValueLiteral </w:delText>
          </w:r>
          <w:r w:rsidRPr="00E77497" w:rsidDel="00305A10">
            <w:rPr>
              <w:rFonts w:ascii="Arial" w:hAnsi="Arial" w:cs="Arial"/>
              <w:b/>
              <w:i w:val="0"/>
            </w:rPr>
            <w:delText>::</w:delText>
          </w:r>
        </w:del>
      </w:ins>
    </w:p>
    <w:p w14:paraId="475A820C" w14:textId="77777777" w:rsidR="004C02EF" w:rsidRPr="00E77497" w:rsidDel="00305A10" w:rsidRDefault="004C02EF" w:rsidP="004C02EF">
      <w:pPr>
        <w:pStyle w:val="SyntaxDefinition"/>
        <w:rPr>
          <w:del w:id="1345" w:author="Rev 8 Allen Wirfs-Brock" w:date="2012-05-10T18:31:00Z"/>
        </w:rPr>
      </w:pPr>
      <w:del w:id="1346" w:author="Rev 8 Allen Wirfs-Brock" w:date="2012-05-10T18:31:00Z">
        <w:r w:rsidRPr="00E77497" w:rsidDel="00305A10">
          <w:delText>BooleanLiteral</w:delText>
        </w:r>
        <w:r w:rsidRPr="00E77497" w:rsidDel="00305A10">
          <w:br/>
          <w:delText>NumericLiteral</w:delText>
        </w:r>
        <w:r w:rsidRPr="00E77497" w:rsidDel="00305A10">
          <w:br/>
          <w:delText>StringLiteral</w:delText>
        </w:r>
        <w:bookmarkStart w:id="1347" w:name="_Toc381513626"/>
        <w:bookmarkStart w:id="1348" w:name="_Ref381608289"/>
        <w:bookmarkStart w:id="1349" w:name="_Toc382202768"/>
        <w:bookmarkStart w:id="1350" w:name="_Toc382202988"/>
        <w:bookmarkStart w:id="1351" w:name="_Toc382212148"/>
        <w:bookmarkStart w:id="1352" w:name="_Toc382212327"/>
        <w:bookmarkStart w:id="1353" w:name="_Toc382291493"/>
        <w:bookmarkStart w:id="1354" w:name="_Toc385672129"/>
        <w:bookmarkStart w:id="1355" w:name="_Toc393690220"/>
        <w:r w:rsidRPr="00E77497" w:rsidDel="00305A10">
          <w:delText xml:space="preserve"> </w:delText>
        </w:r>
        <w:r w:rsidRPr="00E77497" w:rsidDel="00305A10">
          <w:br/>
          <w:delText>RegularExpressionLiteral</w:delText>
        </w:r>
      </w:del>
    </w:p>
    <w:p w14:paraId="763BDBED" w14:textId="77777777" w:rsidR="004C02EF" w:rsidRPr="00E77497" w:rsidRDefault="004C02EF" w:rsidP="004C02EF">
      <w:pPr>
        <w:pStyle w:val="30"/>
        <w:numPr>
          <w:ilvl w:val="0"/>
          <w:numId w:val="0"/>
        </w:numPr>
      </w:pPr>
      <w:bookmarkStart w:id="1356" w:name="_Ref457437478"/>
      <w:bookmarkStart w:id="1357" w:name="_Toc472818765"/>
      <w:bookmarkStart w:id="1358" w:name="_Toc235503318"/>
      <w:bookmarkStart w:id="1359" w:name="_Toc241509093"/>
      <w:bookmarkStart w:id="1360" w:name="_Toc244416580"/>
      <w:bookmarkStart w:id="1361" w:name="_Toc276630944"/>
      <w:bookmarkStart w:id="1362" w:name="_Toc336509413"/>
      <w:r w:rsidRPr="00E77497">
        <w:t>7.8.1</w:t>
      </w:r>
      <w:r w:rsidRPr="00E77497">
        <w:tab/>
        <w:t>Null Literal</w:t>
      </w:r>
      <w:bookmarkEnd w:id="1347"/>
      <w:bookmarkEnd w:id="1348"/>
      <w:bookmarkEnd w:id="1349"/>
      <w:bookmarkEnd w:id="1350"/>
      <w:bookmarkEnd w:id="1351"/>
      <w:bookmarkEnd w:id="1352"/>
      <w:bookmarkEnd w:id="1353"/>
      <w:bookmarkEnd w:id="1354"/>
      <w:bookmarkEnd w:id="1355"/>
      <w:r w:rsidRPr="00E77497">
        <w:t>s</w:t>
      </w:r>
      <w:bookmarkEnd w:id="1356"/>
      <w:bookmarkEnd w:id="1357"/>
      <w:bookmarkEnd w:id="1358"/>
      <w:bookmarkEnd w:id="1359"/>
      <w:bookmarkEnd w:id="1360"/>
      <w:bookmarkEnd w:id="1361"/>
      <w:bookmarkEnd w:id="1362"/>
    </w:p>
    <w:p w14:paraId="7170FD91" w14:textId="77777777" w:rsidR="004C02EF" w:rsidRPr="00E77497" w:rsidRDefault="004C02EF" w:rsidP="004C02EF">
      <w:pPr>
        <w:pStyle w:val="Syntax"/>
      </w:pPr>
      <w:r w:rsidRPr="00E77497">
        <w:t>Syntax</w:t>
      </w:r>
    </w:p>
    <w:p w14:paraId="16BCA83A" w14:textId="77777777" w:rsidR="004C02EF" w:rsidRPr="00E77497" w:rsidRDefault="004C02EF" w:rsidP="004C02EF">
      <w:pPr>
        <w:pStyle w:val="SyntaxRule"/>
      </w:pPr>
      <w:r w:rsidRPr="00E77497">
        <w:t xml:space="preserve">NullLiteral </w:t>
      </w:r>
      <w:r w:rsidRPr="00E77497">
        <w:rPr>
          <w:rFonts w:ascii="Arial" w:hAnsi="Arial" w:cs="Arial"/>
          <w:b/>
          <w:i w:val="0"/>
        </w:rPr>
        <w:t>::</w:t>
      </w:r>
    </w:p>
    <w:p w14:paraId="5E8E78FC"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null</w:t>
      </w:r>
    </w:p>
    <w:p w14:paraId="1AC43311" w14:textId="77777777" w:rsidR="004C02EF" w:rsidRPr="00E77497" w:rsidDel="00305A10" w:rsidRDefault="004C02EF" w:rsidP="004C02EF">
      <w:pPr>
        <w:pStyle w:val="Syntax"/>
        <w:rPr>
          <w:del w:id="1363" w:author="Rev 8 Allen Wirfs-Brock" w:date="2012-05-10T18:32:00Z"/>
        </w:rPr>
      </w:pPr>
      <w:bookmarkStart w:id="1364" w:name="_Toc381513627"/>
      <w:bookmarkStart w:id="1365" w:name="_Ref381607899"/>
      <w:del w:id="1366" w:author="Rev 8 Allen Wirfs-Brock" w:date="2012-05-10T18:32:00Z">
        <w:r w:rsidRPr="00E77497" w:rsidDel="00305A10">
          <w:delText>Semantics</w:delText>
        </w:r>
      </w:del>
    </w:p>
    <w:p w14:paraId="73E7CCA5" w14:textId="77777777" w:rsidR="004C02EF" w:rsidRPr="00E77497" w:rsidDel="00305A10" w:rsidRDefault="004C02EF" w:rsidP="004C02EF">
      <w:pPr>
        <w:rPr>
          <w:del w:id="1367" w:author="Rev 8 Allen Wirfs-Brock" w:date="2012-05-10T18:32:00Z"/>
        </w:rPr>
      </w:pPr>
      <w:del w:id="1368" w:author="Rev 8 Allen Wirfs-Brock" w:date="2012-05-10T18:32:00Z">
        <w:r w:rsidRPr="00E77497" w:rsidDel="00305A10">
          <w:delText xml:space="preserve">The value of the null literal </w:delText>
        </w:r>
        <w:r w:rsidRPr="00E77497" w:rsidDel="00305A10">
          <w:rPr>
            <w:rFonts w:ascii="Courier New" w:hAnsi="Courier New"/>
            <w:b/>
          </w:rPr>
          <w:delText>null</w:delText>
        </w:r>
        <w:r w:rsidRPr="00E77497" w:rsidDel="00305A10">
          <w:delText xml:space="preserve"> is the sole value of the Null type, namely </w:delText>
        </w:r>
        <w:r w:rsidRPr="00E77497" w:rsidDel="00305A10">
          <w:rPr>
            <w:b/>
          </w:rPr>
          <w:delText>null</w:delText>
        </w:r>
        <w:r w:rsidRPr="00E77497" w:rsidDel="00305A10">
          <w:delText>.</w:delText>
        </w:r>
        <w:bookmarkStart w:id="1369" w:name="_Toc382202769"/>
        <w:bookmarkStart w:id="1370" w:name="_Toc382202989"/>
        <w:bookmarkStart w:id="1371" w:name="_Toc382212149"/>
        <w:bookmarkStart w:id="1372" w:name="_Toc382212328"/>
        <w:bookmarkStart w:id="1373" w:name="_Toc382291494"/>
        <w:bookmarkStart w:id="1374" w:name="_Toc385672130"/>
        <w:bookmarkStart w:id="1375" w:name="_Toc393690221"/>
      </w:del>
    </w:p>
    <w:p w14:paraId="1EA2BBFF" w14:textId="77777777" w:rsidR="004C02EF" w:rsidRPr="00E77497" w:rsidRDefault="004C02EF" w:rsidP="004C02EF">
      <w:pPr>
        <w:pStyle w:val="30"/>
        <w:numPr>
          <w:ilvl w:val="0"/>
          <w:numId w:val="0"/>
        </w:numPr>
      </w:pPr>
      <w:bookmarkStart w:id="1376" w:name="_Ref457437479"/>
      <w:bookmarkStart w:id="1377" w:name="_Toc472818766"/>
      <w:bookmarkStart w:id="1378" w:name="_Toc235503319"/>
      <w:bookmarkStart w:id="1379" w:name="_Toc241509094"/>
      <w:bookmarkStart w:id="1380" w:name="_Toc244416581"/>
      <w:bookmarkStart w:id="1381" w:name="_Toc276630945"/>
      <w:bookmarkStart w:id="1382" w:name="_Toc336509414"/>
      <w:r w:rsidRPr="00E77497">
        <w:t>7.8.2</w:t>
      </w:r>
      <w:r w:rsidRPr="00E77497">
        <w:tab/>
        <w:t>Boolean Literal</w:t>
      </w:r>
      <w:bookmarkEnd w:id="1364"/>
      <w:bookmarkEnd w:id="1365"/>
      <w:bookmarkEnd w:id="1369"/>
      <w:bookmarkEnd w:id="1370"/>
      <w:bookmarkEnd w:id="1371"/>
      <w:bookmarkEnd w:id="1372"/>
      <w:bookmarkEnd w:id="1373"/>
      <w:bookmarkEnd w:id="1374"/>
      <w:bookmarkEnd w:id="1375"/>
      <w:r w:rsidRPr="00E77497">
        <w:t>s</w:t>
      </w:r>
      <w:bookmarkEnd w:id="1376"/>
      <w:bookmarkEnd w:id="1377"/>
      <w:bookmarkEnd w:id="1378"/>
      <w:bookmarkEnd w:id="1379"/>
      <w:bookmarkEnd w:id="1380"/>
      <w:bookmarkEnd w:id="1381"/>
      <w:bookmarkEnd w:id="1382"/>
    </w:p>
    <w:p w14:paraId="6412E865" w14:textId="77777777" w:rsidR="004C02EF" w:rsidRPr="00E77497" w:rsidRDefault="004C02EF" w:rsidP="004C02EF">
      <w:pPr>
        <w:pStyle w:val="Syntax"/>
      </w:pPr>
      <w:r w:rsidRPr="00E77497">
        <w:t>Syntax</w:t>
      </w:r>
    </w:p>
    <w:p w14:paraId="446A64D3" w14:textId="77777777" w:rsidR="004C02EF" w:rsidRPr="00E77497" w:rsidRDefault="004C02EF" w:rsidP="004C02EF">
      <w:pPr>
        <w:pStyle w:val="SyntaxRule"/>
      </w:pPr>
      <w:r w:rsidRPr="00E77497">
        <w:t xml:space="preserve">BooleanLiteral </w:t>
      </w:r>
      <w:r w:rsidRPr="00E77497">
        <w:rPr>
          <w:rFonts w:ascii="Arial" w:hAnsi="Arial" w:cs="Arial"/>
          <w:b/>
          <w:i w:val="0"/>
        </w:rPr>
        <w:t>::</w:t>
      </w:r>
    </w:p>
    <w:p w14:paraId="40AACF57"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true</w:t>
      </w:r>
      <w:r w:rsidRPr="00E77497">
        <w:rPr>
          <w:rFonts w:ascii="Courier New" w:hAnsi="Courier New" w:cs="Courier New"/>
          <w:b/>
          <w:i w:val="0"/>
        </w:rPr>
        <w:br/>
        <w:t>false</w:t>
      </w:r>
    </w:p>
    <w:p w14:paraId="73E10A87" w14:textId="77777777" w:rsidR="004C02EF" w:rsidRPr="00E77497" w:rsidDel="00926405" w:rsidRDefault="004C02EF" w:rsidP="004C02EF">
      <w:pPr>
        <w:pStyle w:val="Syntax"/>
        <w:rPr>
          <w:del w:id="1383" w:author="Rev 10 Allen Wirfs-Brock" w:date="2012-07-09T09:19:00Z"/>
        </w:rPr>
      </w:pPr>
      <w:del w:id="1384" w:author="Rev 10 Allen Wirfs-Brock" w:date="2012-07-09T09:19:00Z">
        <w:r w:rsidRPr="00E77497" w:rsidDel="00926405">
          <w:delText>Semantics</w:delText>
        </w:r>
      </w:del>
    </w:p>
    <w:p w14:paraId="1B5DD9A7" w14:textId="77777777" w:rsidR="004C02EF" w:rsidRPr="00E77497" w:rsidDel="00926405" w:rsidRDefault="004C02EF" w:rsidP="004C02EF">
      <w:pPr>
        <w:rPr>
          <w:del w:id="1385" w:author="Rev 10 Allen Wirfs-Brock" w:date="2012-07-09T09:19:00Z"/>
        </w:rPr>
      </w:pPr>
      <w:del w:id="1386" w:author="Rev 10 Allen Wirfs-Brock" w:date="2012-07-09T09:19:00Z">
        <w:r w:rsidRPr="00E77497" w:rsidDel="00926405">
          <w:delText xml:space="preserve">The value of the Boolean literal </w:delText>
        </w:r>
        <w:r w:rsidRPr="00E77497" w:rsidDel="00926405">
          <w:rPr>
            <w:rFonts w:ascii="Courier New" w:hAnsi="Courier New"/>
            <w:b/>
          </w:rPr>
          <w:delText>true</w:delText>
        </w:r>
        <w:r w:rsidRPr="00E77497" w:rsidDel="00926405">
          <w:delText xml:space="preserve"> is a value of the Boolean type, namely </w:delText>
        </w:r>
        <w:r w:rsidRPr="00E77497" w:rsidDel="00926405">
          <w:rPr>
            <w:b/>
          </w:rPr>
          <w:delText>true</w:delText>
        </w:r>
        <w:r w:rsidRPr="00E77497" w:rsidDel="00926405">
          <w:delText>.</w:delText>
        </w:r>
      </w:del>
    </w:p>
    <w:p w14:paraId="7A7391D6" w14:textId="77777777" w:rsidR="004C02EF" w:rsidRPr="00E77497" w:rsidDel="00926405" w:rsidRDefault="004C02EF" w:rsidP="004C02EF">
      <w:pPr>
        <w:rPr>
          <w:del w:id="1387" w:author="Rev 10 Allen Wirfs-Brock" w:date="2012-07-09T09:19:00Z"/>
        </w:rPr>
      </w:pPr>
      <w:del w:id="1388" w:author="Rev 10 Allen Wirfs-Brock" w:date="2012-07-09T09:19:00Z">
        <w:r w:rsidRPr="00E77497" w:rsidDel="00926405">
          <w:delText xml:space="preserve">The value of the Boolean literal </w:delText>
        </w:r>
        <w:r w:rsidRPr="00E77497" w:rsidDel="00926405">
          <w:rPr>
            <w:rFonts w:ascii="Courier New" w:hAnsi="Courier New"/>
            <w:b/>
          </w:rPr>
          <w:delText>false</w:delText>
        </w:r>
        <w:r w:rsidRPr="00E77497" w:rsidDel="00926405">
          <w:delText xml:space="preserve"> is a value of the Boolean type, namely </w:delText>
        </w:r>
        <w:r w:rsidRPr="00E77497" w:rsidDel="00926405">
          <w:rPr>
            <w:b/>
          </w:rPr>
          <w:delText>false</w:delText>
        </w:r>
        <w:bookmarkStart w:id="1389" w:name="_Ref379263013"/>
        <w:bookmarkStart w:id="1390" w:name="_Toc381513628"/>
        <w:r w:rsidRPr="00E77497" w:rsidDel="00926405">
          <w:delText>.</w:delText>
        </w:r>
        <w:bookmarkStart w:id="1391" w:name="_Toc382202770"/>
        <w:bookmarkStart w:id="1392" w:name="_Toc382202990"/>
        <w:bookmarkStart w:id="1393" w:name="_Toc382212150"/>
        <w:bookmarkStart w:id="1394" w:name="_Toc382212329"/>
        <w:bookmarkStart w:id="1395" w:name="_Toc382291495"/>
        <w:bookmarkStart w:id="1396" w:name="_Ref382706882"/>
        <w:bookmarkStart w:id="1397" w:name="_Ref382707062"/>
        <w:bookmarkStart w:id="1398" w:name="_Ref383597354"/>
        <w:bookmarkStart w:id="1399" w:name="_Toc385672131"/>
        <w:bookmarkStart w:id="1400" w:name="_Toc393690222"/>
        <w:bookmarkStart w:id="1401" w:name="_Ref404492947"/>
        <w:bookmarkStart w:id="1402" w:name="_Ref404492964"/>
        <w:bookmarkStart w:id="1403" w:name="_Ref404493248"/>
        <w:bookmarkStart w:id="1404" w:name="_Ref404493273"/>
      </w:del>
    </w:p>
    <w:p w14:paraId="3EAECB75" w14:textId="77777777" w:rsidR="004C02EF" w:rsidRPr="00E77497" w:rsidRDefault="004C02EF" w:rsidP="004C02EF">
      <w:pPr>
        <w:pStyle w:val="30"/>
        <w:numPr>
          <w:ilvl w:val="0"/>
          <w:numId w:val="0"/>
        </w:numPr>
      </w:pPr>
      <w:bookmarkStart w:id="1405" w:name="_Hlt424531226"/>
      <w:bookmarkStart w:id="1406" w:name="_Ref424530746"/>
      <w:bookmarkStart w:id="1407" w:name="_Ref424530811"/>
      <w:bookmarkStart w:id="1408" w:name="_Ref424531213"/>
      <w:bookmarkStart w:id="1409" w:name="_Ref424531238"/>
      <w:bookmarkStart w:id="1410" w:name="_Toc472818767"/>
      <w:bookmarkStart w:id="1411" w:name="_Toc235503320"/>
      <w:bookmarkStart w:id="1412" w:name="_Toc241509095"/>
      <w:bookmarkStart w:id="1413" w:name="_Toc244416582"/>
      <w:bookmarkStart w:id="1414" w:name="_Toc276630946"/>
      <w:bookmarkStart w:id="1415" w:name="_Toc336509415"/>
      <w:bookmarkEnd w:id="1405"/>
      <w:r w:rsidRPr="00E77497">
        <w:t>7.8.3</w:t>
      </w:r>
      <w:r w:rsidRPr="00E77497">
        <w:tab/>
        <w:t>Numeric Literal</w:t>
      </w:r>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r w:rsidRPr="00E77497">
        <w:t>s</w:t>
      </w:r>
      <w:bookmarkEnd w:id="1406"/>
      <w:bookmarkEnd w:id="1407"/>
      <w:bookmarkEnd w:id="1408"/>
      <w:bookmarkEnd w:id="1409"/>
      <w:bookmarkEnd w:id="1410"/>
      <w:bookmarkEnd w:id="1411"/>
      <w:bookmarkEnd w:id="1412"/>
      <w:bookmarkEnd w:id="1413"/>
      <w:bookmarkEnd w:id="1414"/>
      <w:bookmarkEnd w:id="1415"/>
    </w:p>
    <w:p w14:paraId="52C02623" w14:textId="77777777" w:rsidR="004C02EF" w:rsidRPr="00E77497" w:rsidRDefault="004C02EF" w:rsidP="004C02EF">
      <w:pPr>
        <w:pStyle w:val="Syntax"/>
      </w:pPr>
      <w:commentRangeStart w:id="1416"/>
      <w:r w:rsidRPr="00E77497">
        <w:t>Syntax</w:t>
      </w:r>
      <w:commentRangeEnd w:id="1416"/>
      <w:r w:rsidR="007648B6">
        <w:rPr>
          <w:rStyle w:val="af3"/>
          <w:rFonts w:ascii="Arial" w:eastAsia="MS Mincho" w:hAnsi="Arial"/>
          <w:b w:val="0"/>
          <w:lang w:eastAsia="ja-JP"/>
        </w:rPr>
        <w:commentReference w:id="1416"/>
      </w:r>
    </w:p>
    <w:p w14:paraId="3083F65D" w14:textId="77777777" w:rsidR="004C02EF" w:rsidRPr="00E77497" w:rsidRDefault="004C02EF" w:rsidP="004C02EF">
      <w:pPr>
        <w:pStyle w:val="SyntaxRule"/>
      </w:pPr>
      <w:r w:rsidRPr="00E77497">
        <w:t>NumericLiteral</w:t>
      </w:r>
      <w:r w:rsidRPr="00E77497">
        <w:rPr>
          <w:rFonts w:ascii="Arial" w:hAnsi="Arial" w:cs="Arial"/>
          <w:b/>
        </w:rPr>
        <w:t xml:space="preserve"> </w:t>
      </w:r>
      <w:r w:rsidRPr="00E77497">
        <w:rPr>
          <w:rFonts w:ascii="Arial" w:hAnsi="Arial" w:cs="Arial"/>
          <w:b/>
          <w:i w:val="0"/>
        </w:rPr>
        <w:t>::</w:t>
      </w:r>
    </w:p>
    <w:p w14:paraId="518F2BF8" w14:textId="77777777" w:rsidR="004C02EF" w:rsidRPr="00E77497" w:rsidRDefault="004C02EF" w:rsidP="004C02EF">
      <w:pPr>
        <w:pStyle w:val="SyntaxDefinition"/>
      </w:pPr>
      <w:r w:rsidRPr="00E77497">
        <w:t>DecimalLiteral</w:t>
      </w:r>
      <w:ins w:id="1417" w:author="Rev 7 Allen Wirfs-Brock" w:date="2012-05-04T10:19:00Z">
        <w:r w:rsidR="00591F2A">
          <w:br/>
          <w:t>BinaryIntegerLiteral</w:t>
        </w:r>
        <w:r w:rsidR="00591F2A">
          <w:br/>
          <w:t>OctalIntegerLiteral</w:t>
        </w:r>
      </w:ins>
      <w:r w:rsidRPr="00E77497">
        <w:br/>
        <w:t>HexIntegerLiteral</w:t>
      </w:r>
    </w:p>
    <w:p w14:paraId="7C96AF4B" w14:textId="77777777" w:rsidR="004C02EF" w:rsidRPr="00E77497" w:rsidRDefault="004C02EF" w:rsidP="004C02EF">
      <w:pPr>
        <w:pStyle w:val="SyntaxRule"/>
      </w:pPr>
      <w:r w:rsidRPr="00E77497">
        <w:t xml:space="preserve">DecimalLiteral </w:t>
      </w:r>
      <w:r w:rsidRPr="00E77497">
        <w:rPr>
          <w:rFonts w:ascii="Arial" w:hAnsi="Arial" w:cs="Arial"/>
          <w:b/>
          <w:i w:val="0"/>
        </w:rPr>
        <w:t>::</w:t>
      </w:r>
    </w:p>
    <w:p w14:paraId="3BCFC728" w14:textId="77777777" w:rsidR="004C02EF" w:rsidRPr="00E77497" w:rsidRDefault="004C02EF" w:rsidP="004C02EF">
      <w:pPr>
        <w:pStyle w:val="SyntaxDefinition"/>
      </w:pPr>
      <w:r w:rsidRPr="00E77497">
        <w:t xml:space="preserve">DecimalIntegerLiteral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 xml:space="preserve">  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DecimalIntegerLiteral ExponentPart</w:t>
      </w:r>
      <w:r w:rsidRPr="00E77497">
        <w:rPr>
          <w:rFonts w:ascii="Arial" w:hAnsi="Arial"/>
          <w:i w:val="0"/>
          <w:vertAlign w:val="subscript"/>
        </w:rPr>
        <w:t>opt</w:t>
      </w:r>
    </w:p>
    <w:p w14:paraId="2D182D90" w14:textId="77777777" w:rsidR="004C02EF" w:rsidRPr="00E77497" w:rsidRDefault="004C02EF" w:rsidP="004C02EF">
      <w:pPr>
        <w:pStyle w:val="SyntaxRule"/>
      </w:pPr>
      <w:r w:rsidRPr="00E77497">
        <w:t>DecimalIntegerLiteral</w:t>
      </w:r>
      <w:r w:rsidRPr="00E77497">
        <w:rPr>
          <w:rFonts w:ascii="Arial" w:hAnsi="Arial" w:cs="Arial"/>
          <w:b/>
        </w:rPr>
        <w:t xml:space="preserve"> </w:t>
      </w:r>
      <w:r w:rsidRPr="00E77497">
        <w:rPr>
          <w:rFonts w:ascii="Arial" w:hAnsi="Arial" w:cs="Arial"/>
          <w:b/>
          <w:i w:val="0"/>
        </w:rPr>
        <w:t>::</w:t>
      </w:r>
    </w:p>
    <w:p w14:paraId="1398B399" w14:textId="77777777" w:rsidR="004C02EF" w:rsidRPr="00E77497" w:rsidRDefault="004C02EF" w:rsidP="004C02EF">
      <w:pPr>
        <w:pStyle w:val="SyntaxDefinition"/>
        <w:rPr>
          <w:vertAlign w:val="subscript"/>
        </w:rPr>
      </w:pPr>
      <w:r w:rsidRPr="00E77497">
        <w:rPr>
          <w:rFonts w:ascii="Courier New" w:hAnsi="Courier New"/>
          <w:b/>
          <w:i w:val="0"/>
        </w:rPr>
        <w:t>0</w:t>
      </w:r>
      <w:r w:rsidRPr="00E77497">
        <w:br/>
        <w:t>NonZeroDigit DecimalDigits</w:t>
      </w:r>
      <w:r w:rsidRPr="00E77497">
        <w:rPr>
          <w:rFonts w:ascii="Arial" w:hAnsi="Arial"/>
          <w:i w:val="0"/>
          <w:vertAlign w:val="subscript"/>
        </w:rPr>
        <w:t>opt</w:t>
      </w:r>
    </w:p>
    <w:p w14:paraId="642EB698" w14:textId="77777777" w:rsidR="004C02EF" w:rsidRPr="00E77497" w:rsidRDefault="004C02EF" w:rsidP="004C02EF">
      <w:pPr>
        <w:pStyle w:val="SyntaxRule"/>
      </w:pPr>
      <w:r w:rsidRPr="00E77497">
        <w:t xml:space="preserve">DecimalDigits </w:t>
      </w:r>
      <w:r w:rsidRPr="00E77497">
        <w:rPr>
          <w:rFonts w:ascii="Arial" w:hAnsi="Arial" w:cs="Arial"/>
          <w:b/>
          <w:i w:val="0"/>
        </w:rPr>
        <w:t>::</w:t>
      </w:r>
    </w:p>
    <w:p w14:paraId="6F1FC007" w14:textId="77777777" w:rsidR="004C02EF" w:rsidRPr="00E77497" w:rsidRDefault="004C02EF" w:rsidP="004C02EF">
      <w:pPr>
        <w:pStyle w:val="SyntaxDefinition"/>
      </w:pPr>
      <w:r w:rsidRPr="00E77497">
        <w:t>DecimalDigit</w:t>
      </w:r>
      <w:r w:rsidRPr="00E77497">
        <w:br/>
        <w:t>DecimalDigits DecimalDigit</w:t>
      </w:r>
    </w:p>
    <w:p w14:paraId="3016D271" w14:textId="77777777" w:rsidR="004C02EF" w:rsidRPr="00E77497" w:rsidRDefault="004C02EF" w:rsidP="004C02EF">
      <w:pPr>
        <w:pStyle w:val="SyntaxRule"/>
      </w:pPr>
      <w:commentRangeStart w:id="1418"/>
      <w:r w:rsidRPr="00E77497">
        <w:t xml:space="preserve">DecimalDigit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commentRangeEnd w:id="1418"/>
      <w:r w:rsidR="00591F2A">
        <w:rPr>
          <w:rStyle w:val="af3"/>
          <w:rFonts w:ascii="Arial" w:eastAsia="MS Mincho" w:hAnsi="Arial"/>
          <w:i w:val="0"/>
          <w:lang w:eastAsia="ja-JP"/>
        </w:rPr>
        <w:commentReference w:id="1418"/>
      </w:r>
    </w:p>
    <w:p w14:paraId="7694034D"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w:t>
      </w:r>
    </w:p>
    <w:p w14:paraId="274FA167" w14:textId="77777777" w:rsidR="004C02EF" w:rsidRPr="00E77497" w:rsidRDefault="004C02EF" w:rsidP="004C02EF">
      <w:pPr>
        <w:pStyle w:val="SyntaxRule"/>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34EFACC8"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1  2  3  4  5  6  7  8  9</w:t>
      </w:r>
    </w:p>
    <w:p w14:paraId="69C44F9E" w14:textId="77777777" w:rsidR="004C02EF" w:rsidRPr="00E77497" w:rsidRDefault="004C02EF" w:rsidP="004C02EF">
      <w:pPr>
        <w:pStyle w:val="SyntaxRule"/>
      </w:pPr>
      <w:r w:rsidRPr="00E77497">
        <w:t xml:space="preserve">ExponentPart </w:t>
      </w:r>
      <w:r w:rsidRPr="00E77497">
        <w:rPr>
          <w:rFonts w:ascii="Arial" w:hAnsi="Arial" w:cs="Arial"/>
          <w:b/>
          <w:i w:val="0"/>
        </w:rPr>
        <w:t>::</w:t>
      </w:r>
    </w:p>
    <w:p w14:paraId="2B2F4DDF" w14:textId="77777777" w:rsidR="004C02EF" w:rsidRPr="00E77497" w:rsidRDefault="004C02EF" w:rsidP="004C02EF">
      <w:pPr>
        <w:pStyle w:val="SyntaxDefinition"/>
      </w:pPr>
      <w:r w:rsidRPr="00E77497">
        <w:t>ExponentIndicator SignedInteger</w:t>
      </w:r>
    </w:p>
    <w:p w14:paraId="50CB25F3" w14:textId="77777777" w:rsidR="004C02EF" w:rsidRPr="00E77497" w:rsidRDefault="004C02EF" w:rsidP="004C02EF">
      <w:pPr>
        <w:pStyle w:val="SyntaxRule"/>
      </w:pPr>
      <w:r w:rsidRPr="00E77497">
        <w:t xml:space="preserve">ExponentIndicator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1C7BAF20"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e  E</w:t>
      </w:r>
    </w:p>
    <w:p w14:paraId="4FFA1BEA" w14:textId="77777777" w:rsidR="004C02EF" w:rsidRPr="00E77497" w:rsidRDefault="004C02EF" w:rsidP="004C02EF">
      <w:pPr>
        <w:pStyle w:val="SyntaxRule"/>
      </w:pPr>
      <w:r w:rsidRPr="00E77497">
        <w:t>SignedInteger</w:t>
      </w:r>
      <w:r w:rsidRPr="00E77497">
        <w:rPr>
          <w:rFonts w:ascii="Arial" w:hAnsi="Arial" w:cs="Arial"/>
          <w:b/>
        </w:rPr>
        <w:t xml:space="preserve"> </w:t>
      </w:r>
      <w:r w:rsidRPr="00E77497">
        <w:rPr>
          <w:rFonts w:ascii="Arial" w:hAnsi="Arial" w:cs="Arial"/>
          <w:b/>
          <w:i w:val="0"/>
        </w:rPr>
        <w:t>::</w:t>
      </w:r>
    </w:p>
    <w:p w14:paraId="490DD02D" w14:textId="77777777" w:rsidR="004C02EF" w:rsidRPr="00E77497" w:rsidRDefault="004C02EF" w:rsidP="004C02EF">
      <w:pPr>
        <w:pStyle w:val="SyntaxDefinition"/>
      </w:pPr>
      <w:r w:rsidRPr="00E77497">
        <w:t>DecimalDigits</w:t>
      </w:r>
      <w:r w:rsidRPr="00E77497">
        <w:br/>
      </w:r>
      <w:r w:rsidRPr="00E77497">
        <w:rPr>
          <w:rFonts w:ascii="Courier New" w:hAnsi="Courier New"/>
          <w:b/>
          <w:i w:val="0"/>
        </w:rPr>
        <w:t>+</w:t>
      </w:r>
      <w:r w:rsidRPr="00E77497">
        <w:t xml:space="preserve"> DecimalDigits</w:t>
      </w:r>
      <w:r w:rsidRPr="00E77497">
        <w:br/>
      </w:r>
      <w:r w:rsidRPr="00E77497">
        <w:rPr>
          <w:rFonts w:ascii="Courier New" w:hAnsi="Courier New"/>
          <w:b/>
          <w:i w:val="0"/>
        </w:rPr>
        <w:t>-</w:t>
      </w:r>
      <w:r w:rsidRPr="00E77497">
        <w:t xml:space="preserve"> DecimalDigits</w:t>
      </w:r>
    </w:p>
    <w:p w14:paraId="31F824F7" w14:textId="77777777" w:rsidR="00591F2A" w:rsidRPr="00E77497" w:rsidRDefault="00591F2A" w:rsidP="00591F2A">
      <w:pPr>
        <w:pStyle w:val="SyntaxRule"/>
        <w:rPr>
          <w:ins w:id="1419" w:author="Rev 7 Allen Wirfs-Brock" w:date="2012-05-04T10:39:00Z"/>
        </w:rPr>
      </w:pPr>
      <w:ins w:id="1420" w:author="Rev 7 Allen Wirfs-Brock" w:date="2012-05-04T10:39:00Z">
        <w:r>
          <w:t>Binary</w:t>
        </w:r>
        <w:r w:rsidRPr="00E77497">
          <w:t xml:space="preserve">IntegerLiteral </w:t>
        </w:r>
        <w:r w:rsidRPr="00E77497">
          <w:rPr>
            <w:rFonts w:ascii="Arial" w:hAnsi="Arial"/>
            <w:b/>
            <w:i w:val="0"/>
          </w:rPr>
          <w:t>::</w:t>
        </w:r>
      </w:ins>
    </w:p>
    <w:p w14:paraId="17AEF0AC" w14:textId="77777777" w:rsidR="00591F2A" w:rsidRPr="00E77497" w:rsidRDefault="00591F2A" w:rsidP="00591F2A">
      <w:pPr>
        <w:pStyle w:val="SyntaxDefinition"/>
        <w:rPr>
          <w:ins w:id="1421" w:author="Rev 7 Allen Wirfs-Brock" w:date="2012-05-04T10:39:00Z"/>
        </w:rPr>
      </w:pPr>
      <w:ins w:id="1422" w:author="Rev 7 Allen Wirfs-Brock" w:date="2012-05-04T10:39:00Z">
        <w:r>
          <w:rPr>
            <w:rFonts w:ascii="Courier New" w:hAnsi="Courier New"/>
            <w:b/>
            <w:i w:val="0"/>
          </w:rPr>
          <w:t>0b</w:t>
        </w:r>
        <w:r w:rsidRPr="00E77497">
          <w:t xml:space="preserve"> </w:t>
        </w:r>
        <w:r>
          <w:t>Binary</w:t>
        </w:r>
        <w:r w:rsidRPr="00E77497">
          <w:t>Digit</w:t>
        </w:r>
        <w:r>
          <w:br/>
        </w:r>
        <w:r>
          <w:rPr>
            <w:rFonts w:ascii="Courier New" w:hAnsi="Courier New"/>
            <w:b/>
            <w:i w:val="0"/>
          </w:rPr>
          <w:t>0B</w:t>
        </w:r>
        <w:r w:rsidRPr="00E77497">
          <w:t xml:space="preserve"> </w:t>
        </w:r>
        <w:r>
          <w:t>Binary</w:t>
        </w:r>
        <w:r w:rsidRPr="00E77497">
          <w:t>Digit</w:t>
        </w:r>
        <w:r w:rsidRPr="00E77497">
          <w:br/>
        </w:r>
      </w:ins>
      <w:ins w:id="1423" w:author="Rev 7 Allen Wirfs-Brock" w:date="2012-05-04T10:40:00Z">
        <w:r>
          <w:t>Binary</w:t>
        </w:r>
      </w:ins>
      <w:ins w:id="1424" w:author="Rev 7 Allen Wirfs-Brock" w:date="2012-05-04T10:39:00Z">
        <w:r w:rsidRPr="00E77497">
          <w:t xml:space="preserve">IntegerLiteral </w:t>
        </w:r>
      </w:ins>
      <w:ins w:id="1425" w:author="Rev 7 Allen Wirfs-Brock" w:date="2012-05-04T10:40:00Z">
        <w:r>
          <w:t>Binary</w:t>
        </w:r>
      </w:ins>
      <w:ins w:id="1426" w:author="Rev 7 Allen Wirfs-Brock" w:date="2012-05-04T10:39:00Z">
        <w:r w:rsidRPr="00E77497">
          <w:t>Digit</w:t>
        </w:r>
      </w:ins>
    </w:p>
    <w:p w14:paraId="2D53C144" w14:textId="77777777" w:rsidR="00591F2A" w:rsidRPr="00C7794D" w:rsidRDefault="00591F2A" w:rsidP="00591F2A">
      <w:pPr>
        <w:pStyle w:val="SyntaxRule"/>
        <w:rPr>
          <w:ins w:id="1427" w:author="Rev 7 Allen Wirfs-Brock" w:date="2012-05-04T10:39:00Z"/>
          <w:rFonts w:ascii="Courier New" w:hAnsi="Courier New" w:cs="Courier New"/>
          <w:i w:val="0"/>
        </w:rPr>
      </w:pPr>
      <w:ins w:id="1428" w:author="Rev 7 Allen Wirfs-Brock" w:date="2012-05-04T10:40:00Z">
        <w:r>
          <w:t>Binary</w:t>
        </w:r>
      </w:ins>
      <w:ins w:id="1429" w:author="Rev 7 Allen Wirfs-Brock" w:date="2012-05-04T10:39:00Z">
        <w:r w:rsidRPr="00E77497">
          <w:t>Digit</w:t>
        </w:r>
        <w:r w:rsidRPr="00C7794D">
          <w:t xml:space="preserve"> </w:t>
        </w:r>
        <w:r w:rsidRPr="00C7794D">
          <w:rPr>
            <w:rFonts w:ascii="Arial" w:hAnsi="Arial"/>
            <w:b/>
            <w:i w:val="0"/>
          </w:rPr>
          <w:t>::</w:t>
        </w:r>
        <w:r w:rsidRPr="00C7794D">
          <w:t xml:space="preserve"> </w:t>
        </w:r>
        <w:r w:rsidRPr="00C7794D">
          <w:rPr>
            <w:rFonts w:ascii="Arial" w:hAnsi="Arial"/>
            <w:b/>
            <w:bCs/>
            <w:i w:val="0"/>
          </w:rPr>
          <w:t>one of</w:t>
        </w:r>
      </w:ins>
    </w:p>
    <w:p w14:paraId="012A0BD3" w14:textId="77777777" w:rsidR="00591F2A" w:rsidRPr="00C7794D" w:rsidRDefault="00591F2A" w:rsidP="00591F2A">
      <w:pPr>
        <w:pStyle w:val="SyntaxDefinition"/>
        <w:rPr>
          <w:ins w:id="1430" w:author="Rev 7 Allen Wirfs-Brock" w:date="2012-05-04T10:39:00Z"/>
          <w:b/>
          <w:bCs/>
        </w:rPr>
      </w:pPr>
      <w:ins w:id="1431" w:author="Rev 7 Allen Wirfs-Brock" w:date="2012-05-04T10:39:00Z">
        <w:r w:rsidRPr="00C7794D">
          <w:rPr>
            <w:rFonts w:ascii="Courier New" w:hAnsi="Courier New" w:cs="Courier New"/>
            <w:b/>
            <w:i w:val="0"/>
          </w:rPr>
          <w:t>0</w:t>
        </w:r>
        <w:r w:rsidRPr="00C7794D">
          <w:rPr>
            <w:b/>
          </w:rPr>
          <w:t xml:space="preserve">  </w:t>
        </w:r>
        <w:r w:rsidRPr="00C7794D">
          <w:rPr>
            <w:rFonts w:ascii="Courier New" w:hAnsi="Courier New" w:cs="Courier New"/>
            <w:b/>
            <w:i w:val="0"/>
          </w:rPr>
          <w:t>1</w:t>
        </w:r>
        <w:r w:rsidRPr="00C7794D">
          <w:rPr>
            <w:b/>
          </w:rPr>
          <w:t xml:space="preserve">  </w:t>
        </w:r>
      </w:ins>
    </w:p>
    <w:p w14:paraId="45144105" w14:textId="77777777" w:rsidR="00591F2A" w:rsidRPr="00E77497" w:rsidRDefault="00591F2A" w:rsidP="00591F2A">
      <w:pPr>
        <w:pStyle w:val="SyntaxRule"/>
        <w:rPr>
          <w:ins w:id="1432" w:author="Rev 7 Allen Wirfs-Brock" w:date="2012-05-04T10:22:00Z"/>
        </w:rPr>
      </w:pPr>
      <w:ins w:id="1433" w:author="Rev 7 Allen Wirfs-Brock" w:date="2012-05-04T10:22:00Z">
        <w:r w:rsidRPr="00E77497">
          <w:t xml:space="preserve">OctalIntegerLiteral </w:t>
        </w:r>
        <w:r w:rsidRPr="00E77497">
          <w:rPr>
            <w:rFonts w:ascii="Arial" w:hAnsi="Arial"/>
            <w:b/>
            <w:i w:val="0"/>
          </w:rPr>
          <w:t>::</w:t>
        </w:r>
      </w:ins>
    </w:p>
    <w:p w14:paraId="350F2C78" w14:textId="77777777" w:rsidR="00591F2A" w:rsidRPr="00E77497" w:rsidRDefault="00591F2A" w:rsidP="00591F2A">
      <w:pPr>
        <w:pStyle w:val="SyntaxDefinition"/>
        <w:rPr>
          <w:ins w:id="1434" w:author="Rev 7 Allen Wirfs-Brock" w:date="2012-05-04T10:22:00Z"/>
        </w:rPr>
      </w:pPr>
      <w:ins w:id="1435" w:author="Rev 7 Allen Wirfs-Brock" w:date="2012-05-04T10:22:00Z">
        <w:r>
          <w:rPr>
            <w:rFonts w:ascii="Courier New" w:hAnsi="Courier New"/>
            <w:b/>
            <w:i w:val="0"/>
          </w:rPr>
          <w:t>0o</w:t>
        </w:r>
        <w:r w:rsidRPr="00E77497">
          <w:t xml:space="preserve"> OctalDigit</w:t>
        </w:r>
        <w:r>
          <w:br/>
        </w:r>
        <w:r>
          <w:rPr>
            <w:rFonts w:ascii="Courier New" w:hAnsi="Courier New"/>
            <w:b/>
            <w:i w:val="0"/>
          </w:rPr>
          <w:t>0O</w:t>
        </w:r>
        <w:r w:rsidRPr="00E77497">
          <w:t xml:space="preserve"> OctalDigit</w:t>
        </w:r>
        <w:r w:rsidRPr="00E77497">
          <w:br/>
          <w:t>OctalIntegerLiteral OctalDigit</w:t>
        </w:r>
      </w:ins>
    </w:p>
    <w:p w14:paraId="2229B9C2" w14:textId="77777777" w:rsidR="00591F2A" w:rsidRPr="00C7794D" w:rsidRDefault="00591F2A" w:rsidP="00591F2A">
      <w:pPr>
        <w:pStyle w:val="SyntaxRule"/>
        <w:rPr>
          <w:ins w:id="1436" w:author="Rev 7 Allen Wirfs-Brock" w:date="2012-05-04T10:22:00Z"/>
          <w:rFonts w:ascii="Courier New" w:hAnsi="Courier New" w:cs="Courier New"/>
          <w:i w:val="0"/>
        </w:rPr>
      </w:pPr>
      <w:ins w:id="1437" w:author="Rev 7 Allen Wirfs-Brock" w:date="2012-05-04T10:22:00Z">
        <w:r w:rsidRPr="00E77497">
          <w:t>OctalDigit</w:t>
        </w:r>
        <w:r w:rsidRPr="00C7794D">
          <w:t xml:space="preserve"> </w:t>
        </w:r>
        <w:r w:rsidRPr="00C7794D">
          <w:rPr>
            <w:rFonts w:ascii="Arial" w:hAnsi="Arial"/>
            <w:b/>
            <w:i w:val="0"/>
          </w:rPr>
          <w:t>::</w:t>
        </w:r>
        <w:r w:rsidRPr="00C7794D">
          <w:t xml:space="preserve"> </w:t>
        </w:r>
        <w:r w:rsidRPr="00C7794D">
          <w:rPr>
            <w:rFonts w:ascii="Arial" w:hAnsi="Arial"/>
            <w:b/>
            <w:bCs/>
            <w:i w:val="0"/>
          </w:rPr>
          <w:t>one of</w:t>
        </w:r>
      </w:ins>
    </w:p>
    <w:p w14:paraId="35C809DD" w14:textId="77777777" w:rsidR="00591F2A" w:rsidRPr="00C7794D" w:rsidRDefault="00591F2A" w:rsidP="00591F2A">
      <w:pPr>
        <w:pStyle w:val="SyntaxDefinition"/>
        <w:rPr>
          <w:ins w:id="1438" w:author="Rev 7 Allen Wirfs-Brock" w:date="2012-05-04T10:22:00Z"/>
          <w:b/>
          <w:bCs/>
        </w:rPr>
      </w:pPr>
      <w:ins w:id="1439" w:author="Rev 7 Allen Wirfs-Brock" w:date="2012-05-04T10:22:00Z">
        <w:r w:rsidRPr="00C7794D">
          <w:rPr>
            <w:rFonts w:ascii="Courier New" w:hAnsi="Courier New" w:cs="Courier New"/>
            <w:b/>
            <w:i w:val="0"/>
          </w:rPr>
          <w:t>0</w:t>
        </w:r>
        <w:r w:rsidRPr="00C7794D">
          <w:rPr>
            <w:b/>
          </w:rPr>
          <w:t xml:space="preserve">  </w:t>
        </w:r>
        <w:r w:rsidRPr="00C7794D">
          <w:rPr>
            <w:rFonts w:ascii="Courier New" w:hAnsi="Courier New" w:cs="Courier New"/>
            <w:b/>
            <w:i w:val="0"/>
          </w:rPr>
          <w:t>1</w:t>
        </w:r>
        <w:r w:rsidRPr="00C7794D">
          <w:rPr>
            <w:b/>
          </w:rPr>
          <w:t xml:space="preserve">  </w:t>
        </w:r>
        <w:r w:rsidRPr="00C7794D">
          <w:rPr>
            <w:rFonts w:ascii="Courier New" w:hAnsi="Courier New" w:cs="Courier New"/>
            <w:b/>
            <w:i w:val="0"/>
          </w:rPr>
          <w:t>2</w:t>
        </w:r>
        <w:r w:rsidRPr="00C7794D">
          <w:rPr>
            <w:b/>
          </w:rPr>
          <w:t xml:space="preserve">  </w:t>
        </w:r>
        <w:r w:rsidRPr="00C7794D">
          <w:rPr>
            <w:rFonts w:ascii="Courier New" w:hAnsi="Courier New" w:cs="Courier New"/>
            <w:b/>
            <w:i w:val="0"/>
          </w:rPr>
          <w:t xml:space="preserve">3 </w:t>
        </w:r>
        <w:r w:rsidRPr="00C7794D">
          <w:rPr>
            <w:b/>
          </w:rPr>
          <w:t xml:space="preserve"> </w:t>
        </w:r>
        <w:r w:rsidRPr="00C7794D">
          <w:rPr>
            <w:rFonts w:ascii="Courier New" w:hAnsi="Courier New" w:cs="Courier New"/>
            <w:b/>
            <w:i w:val="0"/>
          </w:rPr>
          <w:t xml:space="preserve">4 </w:t>
        </w:r>
        <w:r w:rsidRPr="00C7794D">
          <w:rPr>
            <w:b/>
          </w:rPr>
          <w:t xml:space="preserve"> </w:t>
        </w:r>
        <w:r w:rsidRPr="00C7794D">
          <w:rPr>
            <w:rFonts w:ascii="Courier New" w:hAnsi="Courier New" w:cs="Courier New"/>
            <w:b/>
            <w:i w:val="0"/>
          </w:rPr>
          <w:t>5</w:t>
        </w:r>
        <w:r w:rsidRPr="00C7794D">
          <w:rPr>
            <w:b/>
          </w:rPr>
          <w:t xml:space="preserve">  </w:t>
        </w:r>
        <w:r w:rsidRPr="00C7794D">
          <w:rPr>
            <w:rFonts w:ascii="Courier New" w:hAnsi="Courier New" w:cs="Courier New"/>
            <w:b/>
            <w:i w:val="0"/>
          </w:rPr>
          <w:t>6</w:t>
        </w:r>
        <w:r w:rsidRPr="00C7794D">
          <w:rPr>
            <w:b/>
          </w:rPr>
          <w:t xml:space="preserve">  </w:t>
        </w:r>
        <w:r w:rsidRPr="00C7794D">
          <w:rPr>
            <w:rFonts w:ascii="Courier New" w:hAnsi="Courier New" w:cs="Courier New"/>
            <w:b/>
            <w:i w:val="0"/>
          </w:rPr>
          <w:t>7</w:t>
        </w:r>
      </w:ins>
    </w:p>
    <w:p w14:paraId="562F3A93" w14:textId="77777777" w:rsidR="004C02EF" w:rsidRPr="00E77497" w:rsidRDefault="004C02EF" w:rsidP="004C02EF">
      <w:pPr>
        <w:pStyle w:val="SyntaxRule"/>
      </w:pPr>
      <w:r w:rsidRPr="00E77497">
        <w:t xml:space="preserve">HexIntegerLiteral </w:t>
      </w:r>
      <w:r w:rsidRPr="00E77497">
        <w:rPr>
          <w:rFonts w:ascii="Arial" w:hAnsi="Arial"/>
          <w:b/>
          <w:i w:val="0"/>
        </w:rPr>
        <w:t>::</w:t>
      </w:r>
    </w:p>
    <w:p w14:paraId="6CE70AB1" w14:textId="77777777" w:rsidR="00617BFA" w:rsidRDefault="004C02EF" w:rsidP="004C02EF">
      <w:pPr>
        <w:pStyle w:val="SyntaxDefinition"/>
        <w:rPr>
          <w:ins w:id="1440" w:author="Rev 9 Allen Wirfs-Brock" w:date="2012-07-06T11:50:00Z"/>
        </w:rPr>
      </w:pPr>
      <w:r w:rsidRPr="00E77497">
        <w:rPr>
          <w:rFonts w:ascii="Courier New" w:hAnsi="Courier New"/>
          <w:b/>
          <w:i w:val="0"/>
        </w:rPr>
        <w:t>0x</w:t>
      </w:r>
      <w:r w:rsidRPr="00E77497">
        <w:t xml:space="preserve"> HexDigit</w:t>
      </w:r>
      <w:ins w:id="1441" w:author="Rev 9 Allen Wirfs-Brock" w:date="2012-07-06T11:49:00Z">
        <w:r w:rsidR="00617BFA">
          <w:t>s</w:t>
        </w:r>
      </w:ins>
      <w:r w:rsidRPr="00E77497">
        <w:br/>
      </w:r>
      <w:r w:rsidRPr="00E77497">
        <w:rPr>
          <w:rFonts w:ascii="Courier New" w:hAnsi="Courier New"/>
          <w:b/>
          <w:i w:val="0"/>
        </w:rPr>
        <w:t>0X</w:t>
      </w:r>
      <w:r w:rsidRPr="00E77497">
        <w:t xml:space="preserve"> HexDigit</w:t>
      </w:r>
      <w:ins w:id="1442" w:author="Rev 9 Allen Wirfs-Brock" w:date="2012-07-06T11:49:00Z">
        <w:r w:rsidR="00617BFA">
          <w:t>s</w:t>
        </w:r>
      </w:ins>
    </w:p>
    <w:p w14:paraId="76921AB7" w14:textId="77777777" w:rsidR="00617BFA" w:rsidRDefault="00617BFA" w:rsidP="00617BFA">
      <w:pPr>
        <w:pStyle w:val="SyntaxRule"/>
        <w:rPr>
          <w:ins w:id="1443" w:author="Rev 9 Allen Wirfs-Brock" w:date="2012-07-06T11:50:00Z"/>
          <w:rFonts w:ascii="Arial" w:hAnsi="Arial"/>
          <w:b/>
          <w:i w:val="0"/>
        </w:rPr>
      </w:pPr>
      <w:ins w:id="1444" w:author="Rev 9 Allen Wirfs-Brock" w:date="2012-07-06T11:50:00Z">
        <w:r w:rsidRPr="00E77497">
          <w:t>Hex</w:t>
        </w:r>
      </w:ins>
      <w:ins w:id="1445" w:author="Rev 9 Allen Wirfs-Brock" w:date="2012-07-06T11:51:00Z">
        <w:r w:rsidR="001F597D">
          <w:t>Digits</w:t>
        </w:r>
      </w:ins>
      <w:ins w:id="1446" w:author="Rev 9 Allen Wirfs-Brock" w:date="2012-07-06T11:50:00Z">
        <w:r w:rsidRPr="00E77497">
          <w:t xml:space="preserve"> </w:t>
        </w:r>
        <w:r w:rsidRPr="00E77497">
          <w:rPr>
            <w:rFonts w:ascii="Arial" w:hAnsi="Arial"/>
            <w:b/>
            <w:i w:val="0"/>
          </w:rPr>
          <w:t>::</w:t>
        </w:r>
      </w:ins>
    </w:p>
    <w:p w14:paraId="5E17C668" w14:textId="77777777" w:rsidR="004C02EF" w:rsidRPr="00E77497" w:rsidRDefault="001F597D" w:rsidP="001F597D">
      <w:pPr>
        <w:pStyle w:val="SyntaxDefinition"/>
      </w:pPr>
      <w:ins w:id="1447" w:author="Rev 9 Allen Wirfs-Brock" w:date="2012-07-06T11:51:00Z">
        <w:r w:rsidRPr="00E77497">
          <w:t>HexDigi</w:t>
        </w:r>
        <w:r>
          <w:t>t</w:t>
        </w:r>
        <w:r>
          <w:br/>
        </w:r>
      </w:ins>
      <w:del w:id="1448" w:author="Rev 9 Allen Wirfs-Brock" w:date="2012-07-06T11:51:00Z">
        <w:r w:rsidR="004C02EF" w:rsidRPr="00E77497" w:rsidDel="001F597D">
          <w:br/>
        </w:r>
      </w:del>
      <w:r w:rsidR="004C02EF" w:rsidRPr="00E77497">
        <w:t>Hex</w:t>
      </w:r>
      <w:del w:id="1449" w:author="Rev 9 Allen Wirfs-Brock" w:date="2012-07-06T11:51:00Z">
        <w:r w:rsidR="004C02EF" w:rsidRPr="00E77497" w:rsidDel="001F597D">
          <w:delText>IntegerLiteral</w:delText>
        </w:r>
      </w:del>
      <w:ins w:id="1450" w:author="Rev 9 Allen Wirfs-Brock" w:date="2012-07-06T11:51:00Z">
        <w:r>
          <w:t>Digits</w:t>
        </w:r>
      </w:ins>
      <w:r w:rsidR="004C02EF" w:rsidRPr="00E77497">
        <w:t xml:space="preserve"> HexDigit</w:t>
      </w:r>
    </w:p>
    <w:p w14:paraId="51235B39" w14:textId="77777777" w:rsidR="004C02EF" w:rsidRPr="00E77497" w:rsidRDefault="004C02EF" w:rsidP="004C02EF">
      <w:pPr>
        <w:pStyle w:val="SyntaxRule"/>
      </w:pPr>
      <w:r w:rsidRPr="00E77497">
        <w:t xml:space="preserve">HexDigit </w:t>
      </w:r>
      <w:r w:rsidRPr="00E77497">
        <w:rPr>
          <w:rFonts w:ascii="Arial" w:hAnsi="Arial" w:cs="Arial"/>
          <w:i w:val="0"/>
        </w:rPr>
        <w:t>::</w:t>
      </w:r>
      <w:r w:rsidRPr="00E77497">
        <w:rPr>
          <w:rFonts w:ascii="Arial" w:hAnsi="Arial" w:cs="Arial"/>
        </w:rPr>
        <w:t xml:space="preserve"> </w:t>
      </w:r>
      <w:r w:rsidRPr="00E77497">
        <w:rPr>
          <w:rFonts w:ascii="Arial" w:hAnsi="Arial" w:cs="Arial"/>
          <w:i w:val="0"/>
        </w:rPr>
        <w:t>one of</w:t>
      </w:r>
      <w:r w:rsidRPr="00E77497">
        <w:tab/>
      </w:r>
    </w:p>
    <w:p w14:paraId="546F7292"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14:paraId="528B3536" w14:textId="77777777" w:rsidR="004C02EF" w:rsidRPr="00E77497" w:rsidRDefault="004C02EF" w:rsidP="004C02EF">
      <w:r w:rsidRPr="00E77497">
        <w:t xml:space="preserve">The </w:t>
      </w:r>
      <w:ins w:id="1451" w:author="Rev 9 Allen Wirfs-Brock" w:date="2012-07-08T12:28:00Z">
        <w:r w:rsidR="00F477D2" w:rsidRPr="00F477D2">
          <w:rPr>
            <w:rFonts w:ascii="Times New Roman" w:hAnsi="Times New Roman"/>
            <w:i/>
          </w:rPr>
          <w:t>SourceCharacter</w:t>
        </w:r>
      </w:ins>
      <w:del w:id="1452" w:author="Rev 9 Allen Wirfs-Brock" w:date="2012-07-08T12:28:00Z">
        <w:r w:rsidRPr="00F477D2" w:rsidDel="00F477D2">
          <w:rPr>
            <w:rFonts w:ascii="Times New Roman" w:hAnsi="Times New Roman"/>
            <w:i/>
          </w:rPr>
          <w:delText>source character</w:delText>
        </w:r>
      </w:del>
      <w:r w:rsidRPr="00E77497">
        <w:t xml:space="preserve"> immediately following a </w:t>
      </w:r>
      <w:r w:rsidRPr="00E77497">
        <w:rPr>
          <w:rFonts w:ascii="Times New Roman" w:hAnsi="Times New Roman"/>
          <w:i/>
        </w:rPr>
        <w:t>NumericLiteral</w:t>
      </w:r>
      <w:r w:rsidRPr="00E77497">
        <w:t xml:space="preserve"> must not be an </w:t>
      </w:r>
      <w:r w:rsidRPr="00E77497">
        <w:rPr>
          <w:rFonts w:ascii="Times New Roman" w:hAnsi="Times New Roman"/>
          <w:i/>
        </w:rPr>
        <w:t>IdentifierStart</w:t>
      </w:r>
      <w:r w:rsidRPr="00E77497">
        <w:t xml:space="preserve"> or </w:t>
      </w:r>
      <w:r w:rsidRPr="00E77497">
        <w:rPr>
          <w:rFonts w:ascii="Times New Roman" w:hAnsi="Times New Roman"/>
          <w:i/>
        </w:rPr>
        <w:t>DecimalDigit</w:t>
      </w:r>
      <w:r w:rsidRPr="00E77497">
        <w:t>.</w:t>
      </w:r>
    </w:p>
    <w:p w14:paraId="41854138" w14:textId="77777777" w:rsidR="004C02EF" w:rsidRPr="00E77497" w:rsidRDefault="004C02EF" w:rsidP="004C02EF">
      <w:pPr>
        <w:pStyle w:val="Note"/>
        <w:keepNext/>
        <w:spacing w:after="60"/>
      </w:pPr>
      <w:r w:rsidRPr="00E77497">
        <w:t>NOTE</w:t>
      </w:r>
      <w:r w:rsidRPr="00E77497">
        <w:tab/>
        <w:t>For example:</w:t>
      </w:r>
    </w:p>
    <w:p w14:paraId="3023CAB3" w14:textId="77777777" w:rsidR="004C02EF" w:rsidRPr="00E77497" w:rsidRDefault="004C02EF" w:rsidP="004C02EF">
      <w:pPr>
        <w:pStyle w:val="CodeSample3"/>
        <w:keepNext/>
        <w:spacing w:after="60"/>
        <w:ind w:left="1440"/>
        <w:rPr>
          <w:sz w:val="18"/>
          <w:szCs w:val="18"/>
        </w:rPr>
      </w:pPr>
      <w:r w:rsidRPr="00E77497">
        <w:rPr>
          <w:sz w:val="18"/>
          <w:szCs w:val="18"/>
        </w:rPr>
        <w:t>3in</w:t>
      </w:r>
    </w:p>
    <w:p w14:paraId="68240832" w14:textId="77777777" w:rsidR="004C02EF" w:rsidRPr="00E77497" w:rsidRDefault="004C02EF" w:rsidP="004C02EF">
      <w:pPr>
        <w:pStyle w:val="Note"/>
      </w:pPr>
      <w:r w:rsidRPr="00E77497">
        <w:t xml:space="preserve">is an error and not the two input elements </w:t>
      </w:r>
      <w:r w:rsidRPr="00E77497">
        <w:rPr>
          <w:rFonts w:ascii="Courier New" w:hAnsi="Courier New" w:cs="Courier New"/>
          <w:b/>
        </w:rPr>
        <w:t>3</w:t>
      </w:r>
      <w:r w:rsidRPr="00E77497">
        <w:t xml:space="preserve"> and </w:t>
      </w:r>
      <w:r w:rsidRPr="00E77497">
        <w:rPr>
          <w:rFonts w:ascii="Courier New" w:hAnsi="Courier New" w:cs="Courier New"/>
          <w:b/>
        </w:rPr>
        <w:t>in</w:t>
      </w:r>
      <w:r w:rsidRPr="00E77497">
        <w:t>.</w:t>
      </w:r>
    </w:p>
    <w:p w14:paraId="495B57D4" w14:textId="77777777" w:rsidR="00305A10" w:rsidRPr="00E77497" w:rsidRDefault="005815B4" w:rsidP="00305A10">
      <w:ins w:id="1453" w:author="Rev 8 Allen Wirfs-Brock" w:date="2012-06-15T17:53:00Z">
        <w:r w:rsidRPr="00E77497">
          <w:t xml:space="preserve">A conforming implementation, when processing strict mode code (see 10.1.1), must not extend the syntax of </w:t>
        </w:r>
        <w:r w:rsidRPr="00E77497">
          <w:rPr>
            <w:rFonts w:ascii="Times New Roman" w:hAnsi="Times New Roman"/>
            <w:i/>
          </w:rPr>
          <w:t>NumericLiteral</w:t>
        </w:r>
        <w:r w:rsidRPr="00E77497">
          <w:t xml:space="preserve"> to include </w:t>
        </w:r>
        <w:r w:rsidRPr="00E77497">
          <w:rPr>
            <w:rFonts w:ascii="Times New Roman" w:hAnsi="Times New Roman"/>
            <w:i/>
          </w:rPr>
          <w:t>OctalIntegerLiteral</w:t>
        </w:r>
        <w:r w:rsidRPr="00E77497">
          <w:t xml:space="preserve"> as described in B.1.1.</w:t>
        </w:r>
      </w:ins>
    </w:p>
    <w:p w14:paraId="50454EE9" w14:textId="77777777" w:rsidR="004C02EF" w:rsidRPr="00E77497" w:rsidRDefault="00305A10" w:rsidP="004C02EF">
      <w:pPr>
        <w:pStyle w:val="Syntax"/>
      </w:pPr>
      <w:ins w:id="1454" w:author="Rev 8 Allen Wirfs-Brock" w:date="2012-05-10T18:33:00Z">
        <w:r>
          <w:t xml:space="preserve">Static </w:t>
        </w:r>
      </w:ins>
      <w:r w:rsidR="004C02EF" w:rsidRPr="00E77497">
        <w:t>Semantics</w:t>
      </w:r>
      <w:ins w:id="1455" w:author="Rev 8 Allen Wirfs-Brock" w:date="2012-05-10T18:33:00Z">
        <w:r>
          <w:t>: MV’s</w:t>
        </w:r>
      </w:ins>
    </w:p>
    <w:p w14:paraId="0DF113E5" w14:textId="77777777" w:rsidR="004C02EF" w:rsidRPr="00E77497" w:rsidRDefault="004C02EF" w:rsidP="004C02EF">
      <w:r w:rsidRPr="00E77497">
        <w:t>A numeric literal stands for a value of the Number type. This value is determined in two steps: first, a mathematical value (MV) is derived from the literal; second, this mathematical value is rounded as described below.</w:t>
      </w:r>
    </w:p>
    <w:p w14:paraId="7494E419" w14:textId="77777777" w:rsidR="004C02EF" w:rsidRPr="00E77497" w:rsidRDefault="004C02EF" w:rsidP="004C02EF">
      <w:pPr>
        <w:pStyle w:val="MathSpecialCase3"/>
        <w:numPr>
          <w:ilvl w:val="2"/>
          <w:numId w:val="31"/>
        </w:numPr>
        <w:tabs>
          <w:tab w:val="left" w:pos="450"/>
        </w:tabs>
        <w:spacing w:after="0"/>
        <w:ind w:left="446" w:hanging="446"/>
      </w:pPr>
      <w:bookmarkStart w:id="1456" w:name="_Ref378386289"/>
      <w:bookmarkStart w:id="1457" w:name="_Toc381513629"/>
      <w:r w:rsidRPr="00E77497">
        <w:rPr>
          <w:rFonts w:ascii="Arial" w:hAnsi="Arial" w:cs="Arial"/>
        </w:rPr>
        <w:t>The MV of</w:t>
      </w:r>
      <w:r w:rsidRPr="00E77497">
        <w:t xml:space="preserve"> </w:t>
      </w:r>
      <w:r w:rsidRPr="00E77497">
        <w:rPr>
          <w:i/>
        </w:rPr>
        <w:t>NumericLiteral</w:t>
      </w:r>
      <w:r w:rsidRPr="00E77497">
        <w:t xml:space="preserve"> </w:t>
      </w:r>
      <w:r w:rsidRPr="00E77497">
        <w:rPr>
          <w:rFonts w:ascii="Arial" w:hAnsi="Arial"/>
          <w:b/>
        </w:rPr>
        <w:t>::</w:t>
      </w:r>
      <w:r w:rsidRPr="00E77497">
        <w:t xml:space="preserve"> </w:t>
      </w:r>
      <w:r w:rsidRPr="00E77497">
        <w:rPr>
          <w:i/>
        </w:rPr>
        <w:t>DecimalLiteral</w:t>
      </w:r>
      <w:r w:rsidRPr="00E77497">
        <w:t xml:space="preserve"> </w:t>
      </w:r>
      <w:r w:rsidRPr="00E77497">
        <w:rPr>
          <w:rFonts w:ascii="Arial" w:hAnsi="Arial" w:cs="Arial"/>
        </w:rPr>
        <w:t>is the MV of</w:t>
      </w:r>
      <w:r w:rsidRPr="00E77497">
        <w:t xml:space="preserve"> </w:t>
      </w:r>
      <w:r w:rsidRPr="00E77497">
        <w:rPr>
          <w:i/>
        </w:rPr>
        <w:t>DecimalLiteral</w:t>
      </w:r>
      <w:r w:rsidRPr="00E77497">
        <w:t>.</w:t>
      </w:r>
    </w:p>
    <w:p w14:paraId="0EFF7DDC" w14:textId="77777777" w:rsidR="0035504E" w:rsidRPr="00A67AF2" w:rsidRDefault="0035504E" w:rsidP="0035504E">
      <w:pPr>
        <w:pStyle w:val="MathSpecialCase3"/>
        <w:numPr>
          <w:ilvl w:val="2"/>
          <w:numId w:val="31"/>
        </w:numPr>
        <w:tabs>
          <w:tab w:val="left" w:pos="450"/>
        </w:tabs>
        <w:spacing w:after="0"/>
        <w:ind w:left="446" w:hanging="446"/>
        <w:rPr>
          <w:ins w:id="1458" w:author="Rev 9 Allen Wirfs-Brock" w:date="2012-07-06T12:09:00Z"/>
          <w:rFonts w:ascii="Arial" w:hAnsi="Arial"/>
        </w:rPr>
      </w:pPr>
      <w:ins w:id="1459" w:author="Rev 9 Allen Wirfs-Brock" w:date="2012-07-06T12:09:00Z">
        <w:r w:rsidRPr="008B7F6F">
          <w:rPr>
            <w:rFonts w:ascii="Arial" w:hAnsi="Arial"/>
          </w:rPr>
          <w:t xml:space="preserve">The MV of </w:t>
        </w:r>
        <w:r w:rsidRPr="00591F2A">
          <w:rPr>
            <w:i/>
          </w:rPr>
          <w:t>NumericLiteral</w:t>
        </w:r>
        <w:r w:rsidRPr="006B6D0A">
          <w:rPr>
            <w:rFonts w:ascii="Arial" w:hAnsi="Arial"/>
          </w:rPr>
          <w:t xml:space="preserve"> </w:t>
        </w:r>
        <w:r w:rsidRPr="00591F2A">
          <w:rPr>
            <w:rFonts w:ascii="Arial" w:hAnsi="Arial"/>
            <w:b/>
          </w:rPr>
          <w:t>::</w:t>
        </w:r>
        <w:r w:rsidRPr="00E65A34">
          <w:rPr>
            <w:rFonts w:ascii="Arial" w:hAnsi="Arial"/>
          </w:rPr>
          <w:t xml:space="preserve"> </w:t>
        </w:r>
        <w:r>
          <w:rPr>
            <w:i/>
          </w:rPr>
          <w:t>Binary</w:t>
        </w:r>
        <w:r w:rsidRPr="00591F2A">
          <w:rPr>
            <w:i/>
          </w:rPr>
          <w:t>IntegerLiteral</w:t>
        </w:r>
        <w:r w:rsidRPr="00A67AF2">
          <w:rPr>
            <w:rFonts w:ascii="Arial" w:hAnsi="Arial"/>
          </w:rPr>
          <w:t xml:space="preserve"> is the MV of </w:t>
        </w:r>
        <w:r>
          <w:rPr>
            <w:i/>
          </w:rPr>
          <w:t>Binary</w:t>
        </w:r>
        <w:r w:rsidRPr="00591F2A">
          <w:rPr>
            <w:i/>
          </w:rPr>
          <w:t>IntegerLiteral</w:t>
        </w:r>
        <w:r w:rsidRPr="00A67AF2">
          <w:rPr>
            <w:rFonts w:ascii="Arial" w:hAnsi="Arial"/>
          </w:rPr>
          <w:t>.</w:t>
        </w:r>
      </w:ins>
    </w:p>
    <w:p w14:paraId="7A8C0E40" w14:textId="77777777" w:rsidR="0035504E" w:rsidRPr="00A67AF2" w:rsidRDefault="0035504E" w:rsidP="0035504E">
      <w:pPr>
        <w:pStyle w:val="MathSpecialCase3"/>
        <w:numPr>
          <w:ilvl w:val="2"/>
          <w:numId w:val="31"/>
        </w:numPr>
        <w:tabs>
          <w:tab w:val="left" w:pos="450"/>
        </w:tabs>
        <w:spacing w:after="0"/>
        <w:ind w:left="446" w:hanging="446"/>
        <w:rPr>
          <w:ins w:id="1460" w:author="Rev 9 Allen Wirfs-Brock" w:date="2012-07-06T12:09:00Z"/>
          <w:rFonts w:ascii="Arial" w:hAnsi="Arial"/>
        </w:rPr>
      </w:pPr>
      <w:ins w:id="1461" w:author="Rev 9 Allen Wirfs-Brock" w:date="2012-07-06T12:09:00Z">
        <w:r w:rsidRPr="008B7F6F">
          <w:rPr>
            <w:rFonts w:ascii="Arial" w:hAnsi="Arial"/>
          </w:rPr>
          <w:t xml:space="preserve">The MV of </w:t>
        </w:r>
        <w:r w:rsidRPr="00591F2A">
          <w:rPr>
            <w:i/>
          </w:rPr>
          <w:t>NumericLiteral</w:t>
        </w:r>
        <w:r w:rsidRPr="006B6D0A">
          <w:rPr>
            <w:rFonts w:ascii="Arial" w:hAnsi="Arial"/>
          </w:rPr>
          <w:t xml:space="preserve"> </w:t>
        </w:r>
        <w:r w:rsidRPr="00591F2A">
          <w:rPr>
            <w:rFonts w:ascii="Arial" w:hAnsi="Arial"/>
            <w:b/>
          </w:rPr>
          <w:t>::</w:t>
        </w:r>
        <w:r w:rsidRPr="00E65A34">
          <w:rPr>
            <w:rFonts w:ascii="Arial" w:hAnsi="Arial"/>
          </w:rPr>
          <w:t xml:space="preserve"> </w:t>
        </w:r>
        <w:r w:rsidRPr="00591F2A">
          <w:rPr>
            <w:i/>
          </w:rPr>
          <w:t>OctalIntegerLiteral</w:t>
        </w:r>
        <w:r w:rsidRPr="00A67AF2">
          <w:rPr>
            <w:rFonts w:ascii="Arial" w:hAnsi="Arial"/>
          </w:rPr>
          <w:t xml:space="preserve"> is the MV of </w:t>
        </w:r>
        <w:r w:rsidRPr="00591F2A">
          <w:rPr>
            <w:i/>
          </w:rPr>
          <w:t>OctalIntegerLiteral</w:t>
        </w:r>
        <w:r w:rsidRPr="00A67AF2">
          <w:rPr>
            <w:rFonts w:ascii="Arial" w:hAnsi="Arial"/>
          </w:rPr>
          <w:t>.</w:t>
        </w:r>
      </w:ins>
    </w:p>
    <w:p w14:paraId="6A0BA954"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NumericLiteral</w:t>
      </w:r>
      <w:r w:rsidRPr="00E77497">
        <w:t xml:space="preserve"> </w:t>
      </w:r>
      <w:r w:rsidRPr="00E77497">
        <w:rPr>
          <w:rFonts w:ascii="Arial" w:hAnsi="Arial"/>
          <w:b/>
        </w:rPr>
        <w:t>::</w:t>
      </w:r>
      <w:r w:rsidRPr="00E77497">
        <w:t xml:space="preserve"> </w:t>
      </w:r>
      <w:r w:rsidRPr="00E77497">
        <w:rPr>
          <w:i/>
        </w:rPr>
        <w:t>HexIntegerLiteral</w:t>
      </w:r>
      <w:r w:rsidRPr="00E77497">
        <w:t xml:space="preserve"> </w:t>
      </w:r>
      <w:r w:rsidRPr="00E77497">
        <w:rPr>
          <w:rFonts w:ascii="Arial" w:hAnsi="Arial"/>
        </w:rPr>
        <w:t xml:space="preserve">is the MV of </w:t>
      </w:r>
      <w:r w:rsidRPr="00E77497">
        <w:rPr>
          <w:i/>
        </w:rPr>
        <w:t>HexIntegerLiteral</w:t>
      </w:r>
      <w:r w:rsidRPr="00E77497">
        <w:t>.</w:t>
      </w:r>
    </w:p>
    <w:p w14:paraId="5C6BF3ED"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b/>
          <w:i/>
        </w:rPr>
        <w:t xml:space="preserve"> </w:t>
      </w:r>
      <w:r w:rsidRPr="00E77497">
        <w:rPr>
          <w:rFonts w:ascii="Arial" w:hAnsi="Arial"/>
        </w:rPr>
        <w:t xml:space="preserve">is the MV of </w:t>
      </w:r>
      <w:r w:rsidRPr="00E77497">
        <w:rPr>
          <w:i/>
        </w:rPr>
        <w:t>DecimalIntegerLiteral</w:t>
      </w:r>
      <w:r w:rsidRPr="00E77497">
        <w:t>.</w:t>
      </w:r>
    </w:p>
    <w:p w14:paraId="3479A0F7"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DecimalIntegerLiteral</w:t>
      </w:r>
      <w:r w:rsidRPr="00E77497">
        <w:t xml:space="preserve"> </w:t>
      </w:r>
      <w:r w:rsidRPr="00E77497">
        <w:rPr>
          <w:rFonts w:ascii="Arial" w:hAnsi="Arial" w:cs="Arial"/>
        </w:rPr>
        <w:t xml:space="preserve">plus (the MV of </w:t>
      </w:r>
      <w:r w:rsidRPr="00E77497">
        <w:rPr>
          <w:i/>
        </w:rPr>
        <w:t>DecimalDigits</w:t>
      </w:r>
      <w:r w:rsidRPr="00E77497">
        <w:rPr>
          <w:b/>
          <w:i/>
        </w:rPr>
        <w:t xml:space="preserve"> </w:t>
      </w:r>
      <w:r w:rsidRPr="00E77497">
        <w:rPr>
          <w:rFonts w:ascii="Arial" w:hAnsi="Arial" w:cs="Arial"/>
        </w:rPr>
        <w:t xml:space="preserve">times </w:t>
      </w:r>
      <w:r w:rsidRPr="00E77497">
        <w:t>10</w:t>
      </w:r>
      <w:r w:rsidRPr="00E77497">
        <w:rPr>
          <w:vertAlign w:val="superscript"/>
        </w:rPr>
        <w:t>–</w:t>
      </w:r>
      <w:r w:rsidRPr="00E77497">
        <w:rPr>
          <w:i/>
          <w:vertAlign w:val="superscript"/>
        </w:rPr>
        <w:t>n</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 </w:t>
      </w:r>
      <w:r w:rsidRPr="00E77497">
        <w:rPr>
          <w:i/>
        </w:rPr>
        <w:t>DecimalDigit</w:t>
      </w:r>
      <w:r w:rsidRPr="00E77497">
        <w:t>s.</w:t>
      </w:r>
    </w:p>
    <w:p w14:paraId="392103B7"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ExponentPart </w:t>
      </w:r>
      <w:r w:rsidRPr="00E77497">
        <w:rPr>
          <w:rFonts w:ascii="Arial" w:hAnsi="Arial"/>
        </w:rPr>
        <w:t xml:space="preserve">is the MV of </w:t>
      </w:r>
      <w:r w:rsidRPr="00E77497">
        <w:rPr>
          <w:i/>
        </w:rPr>
        <w:t>DecimalIntegerLiteral</w:t>
      </w:r>
      <w:r w:rsidRPr="00E77497">
        <w:t xml:space="preserve"> </w:t>
      </w:r>
      <w:r w:rsidRPr="00E77497">
        <w:rPr>
          <w:rFonts w:ascii="Arial" w:hAnsi="Arial" w:cs="Arial"/>
        </w:rPr>
        <w:t xml:space="preserve">times </w:t>
      </w:r>
      <w:r w:rsidRPr="00E77497">
        <w:t>10</w:t>
      </w:r>
      <w:r w:rsidRPr="00E77497">
        <w:rPr>
          <w:i/>
          <w:vertAlign w:val="superscript"/>
        </w:rPr>
        <w:t>e</w:t>
      </w:r>
      <w:r w:rsidRPr="00E77497">
        <w:rPr>
          <w:rFonts w:ascii="Arial" w:hAnsi="Arial" w:cs="Arial"/>
        </w:rPr>
        <w:t xml:space="preserve">, where </w:t>
      </w:r>
      <w:r w:rsidRPr="00E77497">
        <w:rPr>
          <w:rFonts w:cs="Arial"/>
          <w:i/>
        </w:rPr>
        <w:t>e</w:t>
      </w:r>
      <w:r w:rsidRPr="00E77497">
        <w:rPr>
          <w:rFonts w:ascii="Arial" w:hAnsi="Arial" w:cs="Arial"/>
        </w:rPr>
        <w:t xml:space="preserve"> </w:t>
      </w:r>
      <w:r w:rsidRPr="00E77497">
        <w:rPr>
          <w:rFonts w:ascii="Arial" w:hAnsi="Arial"/>
        </w:rPr>
        <w:t xml:space="preserve">is the MV of </w:t>
      </w:r>
      <w:r w:rsidRPr="00E77497">
        <w:rPr>
          <w:i/>
        </w:rPr>
        <w:t>ExponentPart</w:t>
      </w:r>
      <w:r w:rsidRPr="00E77497">
        <w:t>.</w:t>
      </w:r>
    </w:p>
    <w:p w14:paraId="4298511B"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DecimalDigits ExponentPart </w:t>
      </w:r>
      <w:r w:rsidRPr="00E77497">
        <w:rPr>
          <w:rFonts w:ascii="Arial" w:hAnsi="Arial" w:cs="Arial"/>
        </w:rPr>
        <w:t>is (the MV of</w:t>
      </w:r>
      <w:r w:rsidRPr="00E77497">
        <w:t xml:space="preserve"> </w:t>
      </w:r>
      <w:r w:rsidRPr="00E77497">
        <w:rPr>
          <w:i/>
        </w:rPr>
        <w:t>DecimalIntegerLiteral</w:t>
      </w:r>
      <w:r w:rsidRPr="00E77497">
        <w:t xml:space="preserve"> </w:t>
      </w:r>
      <w:r w:rsidRPr="00E77497">
        <w:rPr>
          <w:rFonts w:ascii="Arial" w:hAnsi="Arial" w:cs="Arial"/>
        </w:rPr>
        <w:t>plus (the MV of</w:t>
      </w:r>
      <w:r w:rsidRPr="00E77497">
        <w:t xml:space="preserve"> </w:t>
      </w:r>
      <w:r w:rsidRPr="00E77497">
        <w:rPr>
          <w:i/>
        </w:rPr>
        <w:t>DecimalDigits</w:t>
      </w:r>
      <w:r w:rsidRPr="00E77497">
        <w:rPr>
          <w:b/>
          <w:i/>
        </w:rPr>
        <w:t xml:space="preserve"> </w:t>
      </w:r>
      <w:r w:rsidRPr="00E77497">
        <w:rPr>
          <w:rFonts w:ascii="Arial" w:hAnsi="Arial" w:cs="Arial"/>
        </w:rPr>
        <w:t xml:space="preserve">times </w:t>
      </w:r>
      <w:r w:rsidRPr="00E77497">
        <w:t>10</w:t>
      </w:r>
      <w:r w:rsidRPr="00E77497">
        <w:rPr>
          <w:vertAlign w:val="superscript"/>
        </w:rPr>
        <w:t>–</w:t>
      </w:r>
      <w:r w:rsidRPr="00E77497">
        <w:rPr>
          <w:i/>
          <w:vertAlign w:val="superscript"/>
        </w:rPr>
        <w:t>n</w:t>
      </w:r>
      <w:r w:rsidRPr="00E77497">
        <w:rPr>
          <w:rFonts w:ascii="Arial" w:hAnsi="Arial" w:cs="Arial"/>
        </w:rPr>
        <w:t xml:space="preserve">)) times </w:t>
      </w:r>
      <w:r w:rsidRPr="00E77497">
        <w:t>10</w:t>
      </w:r>
      <w:r w:rsidRPr="00E77497">
        <w:rPr>
          <w:i/>
          <w:vertAlign w:val="superscript"/>
        </w:rPr>
        <w:t>e</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 </w:t>
      </w:r>
      <w:r w:rsidRPr="00E77497">
        <w:rPr>
          <w:i/>
        </w:rPr>
        <w:t>DecimalDigit</w:t>
      </w:r>
      <w:r w:rsidRPr="00E77497">
        <w:t xml:space="preserve">s </w:t>
      </w:r>
      <w:r w:rsidRPr="00E77497">
        <w:rPr>
          <w:rFonts w:ascii="Courier New" w:hAnsi="Courier New" w:cs="Courier New"/>
        </w:rPr>
        <w:t>and e</w:t>
      </w:r>
      <w:r w:rsidRPr="00E77497">
        <w:t xml:space="preserve"> </w:t>
      </w:r>
      <w:r w:rsidRPr="00E77497">
        <w:rPr>
          <w:rFonts w:ascii="Arial" w:hAnsi="Arial"/>
        </w:rPr>
        <w:t xml:space="preserve">is the MV of </w:t>
      </w:r>
      <w:r w:rsidRPr="00E77497">
        <w:rPr>
          <w:i/>
        </w:rPr>
        <w:t>ExponentPart</w:t>
      </w:r>
      <w:r w:rsidRPr="00E77497">
        <w:t>.</w:t>
      </w:r>
    </w:p>
    <w:p w14:paraId="686C598A"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rFonts w:ascii="Courier New" w:hAnsi="Courier New"/>
          <w:b/>
        </w:rPr>
        <w:t>.</w:t>
      </w:r>
      <w:r w:rsidRPr="00E77497">
        <w:rPr>
          <w:i/>
        </w:rPr>
        <w:t xml:space="preserve"> DecimalDigits</w:t>
      </w:r>
      <w:r w:rsidRPr="00E77497">
        <w:t xml:space="preserve"> </w:t>
      </w:r>
      <w:r w:rsidRPr="00E77497">
        <w:rPr>
          <w:rFonts w:ascii="Arial" w:hAnsi="Arial"/>
        </w:rPr>
        <w:t xml:space="preserve">is the MV of </w:t>
      </w:r>
      <w:r w:rsidRPr="00E77497">
        <w:rPr>
          <w:i/>
        </w:rPr>
        <w:t>DecimalDigits</w:t>
      </w:r>
      <w:r w:rsidRPr="00E77497">
        <w:rPr>
          <w:b/>
          <w:i/>
        </w:rPr>
        <w:t xml:space="preserve"> </w:t>
      </w:r>
      <w:r w:rsidRPr="00E77497">
        <w:rPr>
          <w:rFonts w:ascii="Arial" w:hAnsi="Arial" w:cs="Arial"/>
        </w:rPr>
        <w:t xml:space="preserve">times </w:t>
      </w:r>
      <w:r w:rsidRPr="00E77497">
        <w:t>10</w:t>
      </w:r>
      <w:r w:rsidRPr="00E77497">
        <w:rPr>
          <w:vertAlign w:val="superscript"/>
        </w:rPr>
        <w:t>–</w:t>
      </w:r>
      <w:r w:rsidRPr="00E77497">
        <w:rPr>
          <w:i/>
          <w:vertAlign w:val="superscript"/>
        </w:rPr>
        <w:t>n</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w:t>
      </w:r>
      <w:r w:rsidRPr="00E77497">
        <w:t xml:space="preserve"> </w:t>
      </w:r>
      <w:r w:rsidRPr="00E77497">
        <w:rPr>
          <w:i/>
        </w:rPr>
        <w:t>DecimalDigit</w:t>
      </w:r>
      <w:r w:rsidRPr="00E77497">
        <w:t>s.</w:t>
      </w:r>
    </w:p>
    <w:p w14:paraId="1FB3F015"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w:t>
      </w:r>
      <w:r w:rsidRPr="00E77497">
        <w:rPr>
          <w:rFonts w:ascii="Arial" w:hAnsi="Arial" w:cs="Arial"/>
        </w:rPr>
        <w:t>MV</w:t>
      </w:r>
      <w:r w:rsidRPr="00E77497">
        <w:rPr>
          <w:rFonts w:ascii="Arial" w:hAnsi="Arial"/>
        </w:rPr>
        <w:t xml:space="preserve"> of </w:t>
      </w:r>
      <w:r w:rsidRPr="00E77497">
        <w:rPr>
          <w:i/>
        </w:rPr>
        <w:t xml:space="preserve">DecimalLiteral </w:t>
      </w:r>
      <w:r w:rsidRPr="00E77497">
        <w:rPr>
          <w:rFonts w:ascii="Arial" w:hAnsi="Arial"/>
          <w:b/>
        </w:rPr>
        <w:t>::</w:t>
      </w:r>
      <w:r w:rsidRPr="00E77497">
        <w:rPr>
          <w:rFonts w:ascii="Courier New" w:hAnsi="Courier New"/>
          <w:b/>
        </w:rPr>
        <w:t>.</w:t>
      </w:r>
      <w:r w:rsidRPr="00E77497">
        <w:rPr>
          <w:i/>
        </w:rPr>
        <w:t xml:space="preserve"> DecimalDigits ExponentPart </w:t>
      </w:r>
      <w:r w:rsidRPr="00E77497">
        <w:rPr>
          <w:rFonts w:ascii="Arial" w:hAnsi="Arial"/>
        </w:rPr>
        <w:t xml:space="preserve">is the MV of </w:t>
      </w:r>
      <w:r w:rsidRPr="00E77497">
        <w:rPr>
          <w:i/>
        </w:rPr>
        <w:t>DecimalDigits</w:t>
      </w:r>
      <w:r w:rsidRPr="00E77497">
        <w:rPr>
          <w:b/>
          <w:i/>
        </w:rPr>
        <w:t xml:space="preserve"> </w:t>
      </w:r>
      <w:r w:rsidRPr="00E77497">
        <w:rPr>
          <w:rFonts w:ascii="Arial" w:hAnsi="Arial" w:cs="Arial"/>
        </w:rPr>
        <w:t xml:space="preserve">times </w:t>
      </w:r>
      <w:r w:rsidRPr="00E77497">
        <w:t>10</w:t>
      </w:r>
      <w:r w:rsidRPr="00E77497">
        <w:rPr>
          <w:i/>
          <w:vertAlign w:val="superscript"/>
        </w:rPr>
        <w:t>e</w:t>
      </w:r>
      <w:r w:rsidRPr="00E77497">
        <w:rPr>
          <w:vertAlign w:val="superscript"/>
        </w:rPr>
        <w:t>–</w:t>
      </w:r>
      <w:r w:rsidRPr="00E77497">
        <w:rPr>
          <w:i/>
          <w:vertAlign w:val="superscript"/>
        </w:rPr>
        <w:t>n</w:t>
      </w:r>
      <w:r w:rsidRPr="00E77497">
        <w:rPr>
          <w:rFonts w:ascii="Arial" w:hAnsi="Arial" w:cs="Arial"/>
        </w:rPr>
        <w:t xml:space="preserve">, where </w:t>
      </w:r>
      <w:r w:rsidRPr="00E77497">
        <w:rPr>
          <w:i/>
        </w:rPr>
        <w:t>n</w:t>
      </w:r>
      <w:r w:rsidRPr="00E77497">
        <w:rPr>
          <w:rFonts w:ascii="Arial" w:hAnsi="Arial" w:cs="Arial"/>
        </w:rPr>
        <w:t xml:space="preserve"> is the number of characters in</w:t>
      </w:r>
      <w:r w:rsidRPr="00E77497">
        <w:t xml:space="preserve"> </w:t>
      </w:r>
      <w:r w:rsidRPr="00E77497">
        <w:rPr>
          <w:i/>
        </w:rPr>
        <w:t>DecimalDigit</w:t>
      </w:r>
      <w:r w:rsidRPr="00E77497">
        <w:t xml:space="preserve">s </w:t>
      </w:r>
      <w:r w:rsidRPr="00E77497">
        <w:rPr>
          <w:rFonts w:ascii="Arial" w:hAnsi="Arial" w:cs="Arial"/>
        </w:rPr>
        <w:t xml:space="preserve">and </w:t>
      </w:r>
      <w:r w:rsidRPr="00E77497">
        <w:rPr>
          <w:rFonts w:cs="Arial"/>
          <w:i/>
        </w:rPr>
        <w:t>e</w:t>
      </w:r>
      <w:r w:rsidRPr="00E77497">
        <w:t xml:space="preserve"> </w:t>
      </w:r>
      <w:r w:rsidRPr="00E77497">
        <w:rPr>
          <w:rFonts w:ascii="Arial" w:hAnsi="Arial"/>
        </w:rPr>
        <w:t xml:space="preserve">is the MV of </w:t>
      </w:r>
      <w:r w:rsidRPr="00E77497">
        <w:rPr>
          <w:i/>
        </w:rPr>
        <w:t>ExponentPart</w:t>
      </w:r>
      <w:r w:rsidRPr="00E77497">
        <w:t>.</w:t>
      </w:r>
    </w:p>
    <w:p w14:paraId="550E0D26"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DecimalLiteral </w:t>
      </w:r>
      <w:r w:rsidRPr="00E77497">
        <w:rPr>
          <w:rFonts w:ascii="Arial" w:hAnsi="Arial"/>
          <w:b/>
        </w:rPr>
        <w:t>::</w:t>
      </w:r>
      <w:r w:rsidRPr="00E77497">
        <w:rPr>
          <w:b/>
        </w:rPr>
        <w:t xml:space="preserve"> </w:t>
      </w:r>
      <w:r w:rsidRPr="00E77497">
        <w:rPr>
          <w:i/>
        </w:rPr>
        <w:t>DecimalIntegerLiteral</w:t>
      </w:r>
      <w:r w:rsidRPr="00E77497">
        <w:rPr>
          <w:b/>
          <w:i/>
        </w:rPr>
        <w:t xml:space="preserve"> </w:t>
      </w:r>
      <w:r w:rsidRPr="00E77497">
        <w:rPr>
          <w:rFonts w:ascii="Arial" w:hAnsi="Arial"/>
        </w:rPr>
        <w:t xml:space="preserve">is the MV of </w:t>
      </w:r>
      <w:r w:rsidRPr="00E77497">
        <w:rPr>
          <w:i/>
        </w:rPr>
        <w:t>DecimalIntegerLiteral</w:t>
      </w:r>
      <w:r w:rsidRPr="00E77497">
        <w:t>.</w:t>
      </w:r>
    </w:p>
    <w:p w14:paraId="171B5B80"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ExponentPart </w:t>
      </w:r>
      <w:r w:rsidRPr="00E77497">
        <w:rPr>
          <w:rFonts w:ascii="Arial" w:hAnsi="Arial"/>
        </w:rPr>
        <w:t xml:space="preserve">is the MV of </w:t>
      </w:r>
      <w:r w:rsidRPr="00E77497">
        <w:rPr>
          <w:i/>
        </w:rPr>
        <w:t>DecimalIntegerLiteral</w:t>
      </w:r>
      <w:r w:rsidRPr="00E77497">
        <w:t xml:space="preserve"> </w:t>
      </w:r>
      <w:r w:rsidRPr="00E77497">
        <w:rPr>
          <w:rFonts w:ascii="Arial" w:hAnsi="Arial" w:cs="Arial"/>
        </w:rPr>
        <w:t xml:space="preserve">times </w:t>
      </w:r>
      <w:r w:rsidRPr="00E77497">
        <w:t>10</w:t>
      </w:r>
      <w:r w:rsidRPr="00E77497">
        <w:rPr>
          <w:i/>
          <w:vertAlign w:val="superscript"/>
        </w:rPr>
        <w:t>e</w:t>
      </w:r>
      <w:r w:rsidRPr="00E77497">
        <w:rPr>
          <w:rFonts w:ascii="Arial" w:hAnsi="Arial" w:cs="Arial"/>
        </w:rPr>
        <w:t xml:space="preserve">, where </w:t>
      </w:r>
      <w:r w:rsidRPr="00E77497">
        <w:rPr>
          <w:rFonts w:cs="Arial"/>
          <w:i/>
        </w:rPr>
        <w:t>e</w:t>
      </w:r>
      <w:r w:rsidRPr="00E77497">
        <w:t xml:space="preserve"> </w:t>
      </w:r>
      <w:r w:rsidRPr="00E77497">
        <w:rPr>
          <w:rFonts w:ascii="Arial" w:hAnsi="Arial"/>
        </w:rPr>
        <w:t xml:space="preserve">is the MV of </w:t>
      </w:r>
      <w:r w:rsidRPr="00E77497">
        <w:rPr>
          <w:i/>
        </w:rPr>
        <w:t>ExponentPart</w:t>
      </w:r>
      <w:r w:rsidRPr="00E77497">
        <w:t>.</w:t>
      </w:r>
    </w:p>
    <w:p w14:paraId="0F91F82C"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is </w:t>
      </w:r>
      <w:r w:rsidRPr="00E77497">
        <w:rPr>
          <w:rFonts w:ascii="Arial" w:hAnsi="Arial" w:cs="Arial"/>
        </w:rPr>
        <w:t>0.</w:t>
      </w:r>
    </w:p>
    <w:p w14:paraId="6DEA6C13"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i/>
        </w:rPr>
        <w:t>NonZeroDigit</w:t>
      </w:r>
      <w:r w:rsidRPr="00E77497">
        <w:t xml:space="preserve"> </w:t>
      </w:r>
      <w:r w:rsidRPr="00E77497">
        <w:rPr>
          <w:rFonts w:ascii="Arial" w:hAnsi="Arial" w:cs="Arial"/>
        </w:rPr>
        <w:t xml:space="preserve">is the MV of </w:t>
      </w:r>
      <w:r w:rsidRPr="00E77497">
        <w:rPr>
          <w:i/>
        </w:rPr>
        <w:t>NonZeroDigit.</w:t>
      </w:r>
    </w:p>
    <w:p w14:paraId="554108AA"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i/>
        </w:rPr>
        <w:t>NonZeroDigit</w:t>
      </w:r>
      <w:r w:rsidRPr="00E77497">
        <w:t xml:space="preserve"> </w:t>
      </w:r>
      <w:r w:rsidRPr="00E77497">
        <w:rPr>
          <w:i/>
        </w:rPr>
        <w:t>DecimalDigits</w:t>
      </w:r>
      <w:r w:rsidRPr="00E77497">
        <w:t xml:space="preserve"> </w:t>
      </w:r>
      <w:r w:rsidRPr="00E77497">
        <w:rPr>
          <w:rFonts w:ascii="Arial" w:hAnsi="Arial" w:cs="Arial"/>
        </w:rPr>
        <w:t>is (the MV of</w:t>
      </w:r>
      <w:r w:rsidRPr="00E77497">
        <w:t xml:space="preserve"> </w:t>
      </w:r>
      <w:r w:rsidRPr="00E77497">
        <w:rPr>
          <w:i/>
        </w:rPr>
        <w:t>NonZeroDigit</w:t>
      </w:r>
      <w:r w:rsidRPr="00E77497">
        <w:t xml:space="preserve"> </w:t>
      </w:r>
      <w:r w:rsidRPr="00E77497">
        <w:rPr>
          <w:rFonts w:ascii="Arial" w:hAnsi="Arial" w:cs="Arial"/>
        </w:rPr>
        <w:t xml:space="preserve">times </w:t>
      </w:r>
      <w:r w:rsidRPr="00E77497">
        <w:t>10</w:t>
      </w:r>
      <w:r w:rsidRPr="00E77497">
        <w:rPr>
          <w:rFonts w:cs="Arial"/>
          <w:i/>
          <w:vertAlign w:val="superscript"/>
        </w:rPr>
        <w:t>n</w:t>
      </w:r>
      <w:r w:rsidRPr="00E77497">
        <w:rPr>
          <w:rFonts w:ascii="Arial" w:hAnsi="Arial" w:cs="Arial"/>
        </w:rPr>
        <w:t>) plus the MV of</w:t>
      </w:r>
      <w:r w:rsidRPr="00E77497">
        <w:t xml:space="preserve"> </w:t>
      </w:r>
      <w:r w:rsidRPr="00E77497">
        <w:rPr>
          <w:i/>
        </w:rPr>
        <w:t>DecimalDigits</w:t>
      </w:r>
      <w:r w:rsidRPr="00E77497">
        <w:rPr>
          <w:rFonts w:ascii="Arial" w:hAnsi="Arial" w:cs="Arial"/>
        </w:rPr>
        <w:t>,</w:t>
      </w:r>
      <w:r w:rsidRPr="00E77497">
        <w:t xml:space="preserve"> </w:t>
      </w:r>
      <w:r w:rsidRPr="00E77497">
        <w:rPr>
          <w:rFonts w:ascii="Arial" w:hAnsi="Arial" w:cs="Arial"/>
        </w:rPr>
        <w:t xml:space="preserve">where </w:t>
      </w:r>
      <w:r w:rsidRPr="00E77497">
        <w:rPr>
          <w:rFonts w:cs="Arial"/>
          <w:i/>
        </w:rPr>
        <w:t>n</w:t>
      </w:r>
      <w:r w:rsidRPr="00E77497">
        <w:rPr>
          <w:rFonts w:ascii="Arial" w:hAnsi="Arial" w:cs="Arial"/>
        </w:rPr>
        <w:t xml:space="preserve"> is the number of characters in</w:t>
      </w:r>
      <w:r w:rsidRPr="00E77497">
        <w:t xml:space="preserve"> </w:t>
      </w:r>
      <w:r w:rsidRPr="00E77497">
        <w:rPr>
          <w:i/>
        </w:rPr>
        <w:t>DecimalDigits</w:t>
      </w:r>
      <w:r w:rsidRPr="00E77497">
        <w:t>.</w:t>
      </w:r>
    </w:p>
    <w:p w14:paraId="3AF65406"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DecimalDigits</w:t>
      </w:r>
      <w:r w:rsidRPr="00E77497">
        <w:t xml:space="preserve"> </w:t>
      </w:r>
      <w:r w:rsidRPr="00E77497">
        <w:rPr>
          <w:rFonts w:ascii="Arial" w:hAnsi="Arial"/>
          <w:b/>
        </w:rPr>
        <w:t>::</w:t>
      </w:r>
      <w:r w:rsidRPr="00E77497">
        <w:t xml:space="preserve"> </w:t>
      </w:r>
      <w:r w:rsidRPr="00E77497">
        <w:rPr>
          <w:i/>
        </w:rPr>
        <w:t>DecimalDigit</w:t>
      </w:r>
      <w:r w:rsidRPr="00E77497">
        <w:t xml:space="preserve"> </w:t>
      </w:r>
      <w:r w:rsidRPr="00E77497">
        <w:rPr>
          <w:rFonts w:ascii="Arial" w:hAnsi="Arial"/>
        </w:rPr>
        <w:t xml:space="preserve">is the MV of </w:t>
      </w:r>
      <w:r w:rsidRPr="00E77497">
        <w:rPr>
          <w:i/>
        </w:rPr>
        <w:t>DecimalDigit</w:t>
      </w:r>
      <w:r w:rsidRPr="00E77497">
        <w:rPr>
          <w:rFonts w:ascii="Arial" w:hAnsi="Arial" w:cs="Arial"/>
        </w:rPr>
        <w:t>.</w:t>
      </w:r>
    </w:p>
    <w:p w14:paraId="17024419"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DecimalDigits</w:t>
      </w:r>
      <w:r w:rsidRPr="00E77497">
        <w:t xml:space="preserve"> </w:t>
      </w:r>
      <w:r w:rsidRPr="00E77497">
        <w:rPr>
          <w:rFonts w:ascii="Arial" w:hAnsi="Arial"/>
          <w:b/>
        </w:rPr>
        <w:t>::</w:t>
      </w:r>
      <w:r w:rsidRPr="00E77497">
        <w:t xml:space="preserve"> </w:t>
      </w:r>
      <w:r w:rsidRPr="00E77497">
        <w:rPr>
          <w:i/>
        </w:rPr>
        <w:t>DecimalDigits</w:t>
      </w:r>
      <w:r w:rsidRPr="00E77497">
        <w:t xml:space="preserve"> </w:t>
      </w:r>
      <w:r w:rsidRPr="00E77497">
        <w:rPr>
          <w:i/>
        </w:rPr>
        <w:t>DecimalDigit</w:t>
      </w:r>
      <w:r w:rsidRPr="00E77497">
        <w:t xml:space="preserve"> </w:t>
      </w:r>
      <w:r w:rsidRPr="00E77497">
        <w:rPr>
          <w:rFonts w:ascii="Arial" w:hAnsi="Arial" w:cs="Arial"/>
        </w:rPr>
        <w:t>is (the MV of</w:t>
      </w:r>
      <w:r w:rsidRPr="00E77497">
        <w:t xml:space="preserve"> </w:t>
      </w:r>
      <w:r w:rsidRPr="00E77497">
        <w:rPr>
          <w:i/>
        </w:rPr>
        <w:t>DecimalDigits</w:t>
      </w:r>
      <w:r w:rsidRPr="00E77497">
        <w:t xml:space="preserve"> </w:t>
      </w:r>
      <w:r w:rsidRPr="00E77497">
        <w:rPr>
          <w:rFonts w:ascii="Arial" w:hAnsi="Arial" w:cs="Arial"/>
        </w:rPr>
        <w:t>times 10) plus the MV of</w:t>
      </w:r>
      <w:r w:rsidRPr="00E77497">
        <w:t xml:space="preserve"> </w:t>
      </w:r>
      <w:r w:rsidRPr="00E77497">
        <w:rPr>
          <w:i/>
        </w:rPr>
        <w:t>DecimalDigit</w:t>
      </w:r>
      <w:r w:rsidRPr="00E77497">
        <w:t>.</w:t>
      </w:r>
    </w:p>
    <w:p w14:paraId="4CFB255C"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ExponentPart </w:t>
      </w:r>
      <w:r w:rsidRPr="00E77497">
        <w:rPr>
          <w:rFonts w:ascii="Arial" w:hAnsi="Arial"/>
          <w:b/>
        </w:rPr>
        <w:t>::</w:t>
      </w:r>
      <w:r w:rsidRPr="00E77497">
        <w:rPr>
          <w:b/>
        </w:rPr>
        <w:t xml:space="preserve"> </w:t>
      </w:r>
      <w:r w:rsidRPr="00E77497">
        <w:rPr>
          <w:i/>
        </w:rPr>
        <w:t>ExponentIndicator SignedInteger</w:t>
      </w:r>
      <w:r w:rsidRPr="00E77497">
        <w:rPr>
          <w:b/>
          <w:i/>
        </w:rPr>
        <w:t xml:space="preserve"> </w:t>
      </w:r>
      <w:r w:rsidRPr="00E77497">
        <w:rPr>
          <w:rFonts w:ascii="Arial" w:hAnsi="Arial"/>
        </w:rPr>
        <w:t xml:space="preserve">is the MV of </w:t>
      </w:r>
      <w:r w:rsidRPr="00E77497">
        <w:rPr>
          <w:i/>
        </w:rPr>
        <w:t>SignedInteger</w:t>
      </w:r>
      <w:r w:rsidRPr="00E77497">
        <w:t>.</w:t>
      </w:r>
    </w:p>
    <w:p w14:paraId="59D50FB0"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i/>
        </w:rPr>
        <w:t>DecimalDigits</w:t>
      </w:r>
      <w:r w:rsidRPr="00E77497">
        <w:rPr>
          <w:b/>
          <w:i/>
        </w:rPr>
        <w:t xml:space="preserve"> </w:t>
      </w:r>
      <w:r w:rsidRPr="00E77497">
        <w:rPr>
          <w:rFonts w:ascii="Arial" w:hAnsi="Arial"/>
        </w:rPr>
        <w:t xml:space="preserve">is the MV of </w:t>
      </w:r>
      <w:r w:rsidRPr="00E77497">
        <w:rPr>
          <w:i/>
        </w:rPr>
        <w:t>DecimalDigits</w:t>
      </w:r>
      <w:r w:rsidRPr="00E77497">
        <w:t>.</w:t>
      </w:r>
    </w:p>
    <w:p w14:paraId="5DC7C7E6"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DecimalDigits</w:t>
      </w:r>
      <w:r w:rsidRPr="00E77497">
        <w:t>.</w:t>
      </w:r>
    </w:p>
    <w:p w14:paraId="544CB126"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cs="Arial"/>
        </w:rPr>
        <w:t>is the negative of the MV of</w:t>
      </w:r>
      <w:r w:rsidRPr="00E77497">
        <w:t xml:space="preserve"> </w:t>
      </w:r>
      <w:r w:rsidRPr="00E77497">
        <w:rPr>
          <w:i/>
        </w:rPr>
        <w:t>DecimalDigits</w:t>
      </w:r>
      <w:r w:rsidRPr="00E77497">
        <w:t>.</w:t>
      </w:r>
    </w:p>
    <w:p w14:paraId="1D34DC8B"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rPr>
        <w:t>or of</w:t>
      </w:r>
      <w:r w:rsidRPr="00E77497">
        <w:t xml:space="preserve">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w:t>
      </w:r>
      <w:ins w:id="1462" w:author="Rev 9 Allen Wirfs-Brock" w:date="2012-07-06T11:59:00Z">
        <w:r w:rsidR="001F597D" w:rsidRPr="00E77497">
          <w:rPr>
            <w:rFonts w:ascii="Arial" w:hAnsi="Arial"/>
          </w:rPr>
          <w:t xml:space="preserve">or of </w:t>
        </w:r>
        <w:r w:rsidR="001F597D">
          <w:rPr>
            <w:i/>
          </w:rPr>
          <w:t>Octal</w:t>
        </w:r>
        <w:r w:rsidR="001F597D" w:rsidRPr="00E77497">
          <w:rPr>
            <w:i/>
          </w:rPr>
          <w:t>Digit</w:t>
        </w:r>
        <w:r w:rsidR="001F597D">
          <w:rPr>
            <w:i/>
          </w:rPr>
          <w:t xml:space="preserve"> </w:t>
        </w:r>
        <w:r w:rsidR="001F597D" w:rsidRPr="00E77497">
          <w:rPr>
            <w:rFonts w:ascii="Arial" w:hAnsi="Arial"/>
            <w:b/>
          </w:rPr>
          <w:t>::</w:t>
        </w:r>
        <w:r w:rsidR="001F597D" w:rsidRPr="00E77497">
          <w:t xml:space="preserve"> </w:t>
        </w:r>
        <w:r w:rsidR="001F597D">
          <w:rPr>
            <w:rFonts w:ascii="Courier New" w:hAnsi="Courier New"/>
            <w:b/>
          </w:rPr>
          <w:t>0</w:t>
        </w:r>
        <w:r w:rsidR="001F597D" w:rsidRPr="001F597D">
          <w:rPr>
            <w:rFonts w:ascii="Arial" w:hAnsi="Arial"/>
          </w:rPr>
          <w:t xml:space="preserve"> </w:t>
        </w:r>
        <w:r w:rsidR="001F597D" w:rsidRPr="00E77497">
          <w:rPr>
            <w:rFonts w:ascii="Arial" w:hAnsi="Arial"/>
          </w:rPr>
          <w:t xml:space="preserve">or of </w:t>
        </w:r>
        <w:r w:rsidR="001F597D">
          <w:rPr>
            <w:i/>
          </w:rPr>
          <w:t>Binary</w:t>
        </w:r>
        <w:r w:rsidR="001F597D" w:rsidRPr="00E77497">
          <w:rPr>
            <w:i/>
          </w:rPr>
          <w:t>Digit</w:t>
        </w:r>
        <w:r w:rsidR="001F597D" w:rsidRPr="00E77497">
          <w:t xml:space="preserve"> </w:t>
        </w:r>
        <w:r w:rsidR="001F597D" w:rsidRPr="00E77497">
          <w:rPr>
            <w:rFonts w:ascii="Arial" w:hAnsi="Arial"/>
            <w:b/>
          </w:rPr>
          <w:t>::</w:t>
        </w:r>
        <w:r w:rsidR="001F597D" w:rsidRPr="00E77497">
          <w:t xml:space="preserve"> </w:t>
        </w:r>
        <w:r w:rsidR="001F597D">
          <w:rPr>
            <w:rFonts w:ascii="Courier New" w:hAnsi="Courier New"/>
            <w:b/>
          </w:rPr>
          <w:t xml:space="preserve">0 </w:t>
        </w:r>
      </w:ins>
      <w:r w:rsidRPr="00E77497">
        <w:rPr>
          <w:rFonts w:ascii="Arial" w:hAnsi="Arial" w:cs="Arial"/>
        </w:rPr>
        <w:t xml:space="preserve">is </w:t>
      </w:r>
      <w:r w:rsidRPr="00E77497">
        <w:t>0</w:t>
      </w:r>
      <w:r w:rsidRPr="00E77497">
        <w:rPr>
          <w:rFonts w:ascii="Arial" w:hAnsi="Arial" w:cs="Arial"/>
        </w:rPr>
        <w:t>.</w:t>
      </w:r>
    </w:p>
    <w:p w14:paraId="0FFD7CE4" w14:textId="77777777" w:rsidR="004C02EF" w:rsidRPr="00E77497" w:rsidRDefault="004C02EF" w:rsidP="0035504E">
      <w:pPr>
        <w:pStyle w:val="MathSpecialCase3"/>
        <w:numPr>
          <w:ilvl w:val="2"/>
          <w:numId w:val="31"/>
        </w:numPr>
        <w:tabs>
          <w:tab w:val="left" w:pos="450"/>
        </w:tabs>
        <w:spacing w:after="0"/>
        <w:ind w:left="446" w:hanging="446"/>
        <w:jc w:val="left"/>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HexDigit</w:t>
      </w:r>
      <w:ins w:id="1463" w:author="Rev 9 Allen Wirfs-Brock" w:date="2012-07-06T12:01:00Z">
        <w:r w:rsidR="0035504E">
          <w:rPr>
            <w:i/>
          </w:rPr>
          <w:t xml:space="preserve"> </w:t>
        </w:r>
      </w:ins>
      <w:del w:id="1464" w:author="Rev 9 Allen Wirfs-Brock" w:date="2012-07-06T12:01:00Z">
        <w:r w:rsidRPr="00E77497" w:rsidDel="0035504E">
          <w:delText xml:space="preserve"> </w:delText>
        </w:r>
      </w:del>
      <w:r w:rsidRPr="00E77497">
        <w:rPr>
          <w:rFonts w:ascii="Arial" w:hAnsi="Arial"/>
          <w:b/>
        </w:rPr>
        <w:t>::</w:t>
      </w:r>
      <w:r w:rsidRPr="00E77497">
        <w:t xml:space="preserve"> </w:t>
      </w:r>
      <w:r w:rsidRPr="00E77497">
        <w:rPr>
          <w:rFonts w:ascii="Courier New" w:hAnsi="Courier New"/>
          <w:b/>
        </w:rPr>
        <w:t>1</w:t>
      </w:r>
      <w:ins w:id="1465" w:author="Rev 9 Allen Wirfs-Brock" w:date="2012-07-06T12:01:00Z">
        <w:r w:rsidR="0035504E" w:rsidRPr="00E77497">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sidRPr="00E77497">
          <w:rPr>
            <w:rFonts w:ascii="Courier New" w:hAnsi="Courier New"/>
            <w:b/>
          </w:rPr>
          <w:t>1</w:t>
        </w:r>
        <w:r w:rsidR="0035504E">
          <w:rPr>
            <w:i/>
          </w:rPr>
          <w:t xml:space="preserve"> </w:t>
        </w:r>
      </w:ins>
      <w:ins w:id="1466" w:author="Rev 9 Allen Wirfs-Brock" w:date="2012-07-06T11:58:00Z">
        <w:r w:rsidR="001F597D" w:rsidRPr="00E77497">
          <w:rPr>
            <w:rFonts w:ascii="Arial" w:hAnsi="Arial"/>
          </w:rPr>
          <w:t>or</w:t>
        </w:r>
      </w:ins>
      <w:ins w:id="1467" w:author="Rev 9 Allen Wirfs-Brock" w:date="2012-07-06T12:02:00Z">
        <w:r w:rsidR="0035504E">
          <w:rPr>
            <w:rFonts w:ascii="Arial" w:hAnsi="Arial"/>
          </w:rPr>
          <w:br/>
        </w:r>
      </w:ins>
      <w:ins w:id="1468" w:author="Rev 9 Allen Wirfs-Brock" w:date="2012-07-06T11:58:00Z">
        <w:r w:rsidR="001F597D" w:rsidRPr="00E77497">
          <w:rPr>
            <w:rFonts w:ascii="Arial" w:hAnsi="Arial"/>
          </w:rPr>
          <w:t xml:space="preserve">of </w:t>
        </w:r>
        <w:r w:rsidR="001F597D">
          <w:rPr>
            <w:i/>
          </w:rPr>
          <w:t>Binary</w:t>
        </w:r>
        <w:r w:rsidR="001F597D" w:rsidRPr="00E77497">
          <w:rPr>
            <w:i/>
          </w:rPr>
          <w:t>Digit</w:t>
        </w:r>
      </w:ins>
      <w:r w:rsidRPr="00E77497">
        <w:t xml:space="preserve"> </w:t>
      </w:r>
      <w:ins w:id="1469" w:author="Rev 9 Allen Wirfs-Brock" w:date="2012-07-06T11:59:00Z">
        <w:r w:rsidR="001F597D" w:rsidRPr="00E77497">
          <w:rPr>
            <w:rFonts w:ascii="Arial" w:hAnsi="Arial"/>
            <w:b/>
          </w:rPr>
          <w:t>::</w:t>
        </w:r>
        <w:r w:rsidR="001F597D" w:rsidRPr="00E77497">
          <w:t xml:space="preserve"> </w:t>
        </w:r>
        <w:r w:rsidR="001F597D" w:rsidRPr="00E77497">
          <w:rPr>
            <w:rFonts w:ascii="Courier New" w:hAnsi="Courier New"/>
            <w:b/>
          </w:rPr>
          <w:t>1</w:t>
        </w:r>
      </w:ins>
      <w:ins w:id="1470" w:author="Rev 9 Allen Wirfs-Brock" w:date="2012-07-06T12:01:00Z">
        <w:r w:rsidR="0035504E">
          <w:rPr>
            <w:rFonts w:ascii="Courier New" w:hAnsi="Courier New"/>
            <w:b/>
          </w:rPr>
          <w:t xml:space="preserve"> </w:t>
        </w:r>
      </w:ins>
      <w:r w:rsidRPr="00E77497">
        <w:rPr>
          <w:rFonts w:ascii="Arial" w:hAnsi="Arial" w:cs="Arial"/>
        </w:rPr>
        <w:t xml:space="preserve">is </w:t>
      </w:r>
      <w:r w:rsidRPr="00E77497">
        <w:t>1</w:t>
      </w:r>
      <w:r w:rsidRPr="00E77497">
        <w:rPr>
          <w:rFonts w:ascii="Arial" w:hAnsi="Arial" w:cs="Arial"/>
        </w:rPr>
        <w:t>.</w:t>
      </w:r>
    </w:p>
    <w:p w14:paraId="0AACF9BE"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2</w:t>
      </w:r>
      <w:ins w:id="1471" w:author="Rev 9 Allen Wirfs-Brock" w:date="2012-07-06T12:03:00Z">
        <w:r w:rsidR="0035504E" w:rsidRPr="0035504E">
          <w:rPr>
            <w:rFonts w:ascii="Arial" w:hAnsi="Arial"/>
          </w:rPr>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ins>
      <w:ins w:id="1472" w:author="Rev 9 Allen Wirfs-Brock" w:date="2012-07-06T12:04:00Z">
        <w:r w:rsidR="0035504E">
          <w:rPr>
            <w:rFonts w:ascii="Courier New" w:hAnsi="Courier New"/>
            <w:b/>
          </w:rPr>
          <w:t>2</w:t>
        </w:r>
      </w:ins>
      <w:ins w:id="1473" w:author="Rev 9 Allen Wirfs-Brock" w:date="2012-07-06T12:03:00Z">
        <w:r w:rsidR="0035504E">
          <w:rPr>
            <w:i/>
          </w:rPr>
          <w:t xml:space="preserve"> </w:t>
        </w:r>
      </w:ins>
      <w:r w:rsidRPr="00E77497">
        <w:t xml:space="preserve"> </w:t>
      </w:r>
      <w:r w:rsidRPr="00E77497">
        <w:rPr>
          <w:rFonts w:ascii="Arial" w:hAnsi="Arial" w:cs="Arial"/>
        </w:rPr>
        <w:t xml:space="preserve">is </w:t>
      </w:r>
      <w:r w:rsidRPr="00E77497">
        <w:t>2</w:t>
      </w:r>
      <w:r w:rsidRPr="00E77497">
        <w:rPr>
          <w:rFonts w:ascii="Arial" w:hAnsi="Arial" w:cs="Arial"/>
        </w:rPr>
        <w:t>.</w:t>
      </w:r>
    </w:p>
    <w:p w14:paraId="28F5A95E"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ins w:id="1474" w:author="Rev 9 Allen Wirfs-Brock" w:date="2012-07-06T12:04:00Z">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3</w:t>
        </w:r>
        <w:r w:rsidR="0035504E">
          <w:rPr>
            <w:i/>
          </w:rPr>
          <w:t xml:space="preserve"> </w:t>
        </w:r>
      </w:ins>
      <w:r w:rsidRPr="00E77497">
        <w:rPr>
          <w:rFonts w:ascii="Arial" w:hAnsi="Arial" w:cs="Arial"/>
        </w:rPr>
        <w:t xml:space="preserve">is </w:t>
      </w:r>
      <w:r w:rsidRPr="00E77497">
        <w:t>3</w:t>
      </w:r>
      <w:r w:rsidRPr="00E77497">
        <w:rPr>
          <w:rFonts w:ascii="Arial" w:hAnsi="Arial" w:cs="Arial"/>
        </w:rPr>
        <w:t>.</w:t>
      </w:r>
    </w:p>
    <w:p w14:paraId="736F4F97"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ins w:id="1475" w:author="Rev 9 Allen Wirfs-Brock" w:date="2012-07-06T12:04:00Z">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4</w:t>
        </w:r>
        <w:r w:rsidR="0035504E">
          <w:rPr>
            <w:i/>
          </w:rPr>
          <w:t xml:space="preserve"> </w:t>
        </w:r>
      </w:ins>
      <w:r w:rsidRPr="00E77497">
        <w:rPr>
          <w:rFonts w:ascii="Arial" w:hAnsi="Arial" w:cs="Arial"/>
        </w:rPr>
        <w:t xml:space="preserve">is </w:t>
      </w:r>
      <w:r w:rsidRPr="00E77497">
        <w:t>4</w:t>
      </w:r>
      <w:r w:rsidRPr="00E77497">
        <w:rPr>
          <w:rFonts w:ascii="Arial" w:hAnsi="Arial" w:cs="Arial"/>
        </w:rPr>
        <w:t>.</w:t>
      </w:r>
    </w:p>
    <w:p w14:paraId="104D48E6"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5</w:t>
      </w:r>
      <w:ins w:id="1476" w:author="Rev 9 Allen Wirfs-Brock" w:date="2012-07-06T12:04:00Z">
        <w:r w:rsidR="0035504E" w:rsidRPr="0035504E">
          <w:rPr>
            <w:rFonts w:ascii="Arial" w:hAnsi="Arial"/>
          </w:rPr>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5</w:t>
        </w:r>
        <w:r w:rsidR="0035504E">
          <w:rPr>
            <w:i/>
          </w:rPr>
          <w:t xml:space="preserve"> </w:t>
        </w:r>
      </w:ins>
      <w:r w:rsidRPr="00E77497">
        <w:t xml:space="preserve"> </w:t>
      </w:r>
      <w:r w:rsidRPr="00E77497">
        <w:rPr>
          <w:rFonts w:ascii="Arial" w:hAnsi="Arial" w:cs="Arial"/>
        </w:rPr>
        <w:t xml:space="preserve">is </w:t>
      </w:r>
      <w:r w:rsidRPr="00E77497">
        <w:t>5</w:t>
      </w:r>
      <w:r w:rsidRPr="00E77497">
        <w:rPr>
          <w:rFonts w:ascii="Arial" w:hAnsi="Arial" w:cs="Arial"/>
        </w:rPr>
        <w:t>.</w:t>
      </w:r>
    </w:p>
    <w:p w14:paraId="7FF24889"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ins w:id="1477" w:author="Rev 9 Allen Wirfs-Brock" w:date="2012-07-06T12:04:00Z">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6</w:t>
        </w:r>
        <w:r w:rsidR="0035504E">
          <w:rPr>
            <w:i/>
          </w:rPr>
          <w:t xml:space="preserve"> </w:t>
        </w:r>
      </w:ins>
      <w:r w:rsidRPr="00E77497">
        <w:rPr>
          <w:rFonts w:ascii="Arial" w:hAnsi="Arial" w:cs="Arial"/>
        </w:rPr>
        <w:t xml:space="preserve">is </w:t>
      </w:r>
      <w:r w:rsidRPr="00E77497">
        <w:t>6</w:t>
      </w:r>
      <w:r w:rsidRPr="00E77497">
        <w:rPr>
          <w:rFonts w:ascii="Arial" w:hAnsi="Arial" w:cs="Arial"/>
        </w:rPr>
        <w:t>.</w:t>
      </w:r>
    </w:p>
    <w:p w14:paraId="0CD5BDB0"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ins w:id="1478" w:author="Rev 9 Allen Wirfs-Brock" w:date="2012-07-06T12:04:00Z">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7</w:t>
        </w:r>
        <w:r w:rsidR="0035504E">
          <w:rPr>
            <w:i/>
          </w:rPr>
          <w:t xml:space="preserve"> </w:t>
        </w:r>
      </w:ins>
      <w:r w:rsidRPr="00E77497">
        <w:rPr>
          <w:rFonts w:ascii="Arial" w:hAnsi="Arial" w:cs="Arial"/>
        </w:rPr>
        <w:t xml:space="preserve">is </w:t>
      </w:r>
      <w:r w:rsidRPr="00591F2A">
        <w:t>7</w:t>
      </w:r>
      <w:r w:rsidRPr="00E77497">
        <w:rPr>
          <w:rFonts w:ascii="Arial" w:hAnsi="Arial" w:cs="Arial"/>
        </w:rPr>
        <w:t>.</w:t>
      </w:r>
    </w:p>
    <w:p w14:paraId="7EDABD9C"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cs="Arial"/>
        </w:rPr>
        <w:t xml:space="preserve">is </w:t>
      </w:r>
      <w:r w:rsidRPr="00E77497">
        <w:t>8</w:t>
      </w:r>
      <w:r w:rsidRPr="00E77497">
        <w:rPr>
          <w:rFonts w:ascii="Arial" w:hAnsi="Arial" w:cs="Arial"/>
        </w:rPr>
        <w:t>.</w:t>
      </w:r>
    </w:p>
    <w:p w14:paraId="28A8FE1D"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cs="Arial"/>
        </w:rPr>
        <w:t xml:space="preserve">is </w:t>
      </w:r>
      <w:r w:rsidRPr="00E77497">
        <w:t>9</w:t>
      </w:r>
      <w:r w:rsidRPr="00E77497">
        <w:rPr>
          <w:rFonts w:ascii="Arial" w:hAnsi="Arial" w:cs="Arial"/>
        </w:rPr>
        <w:t>.</w:t>
      </w:r>
    </w:p>
    <w:p w14:paraId="76295C7F" w14:textId="77777777" w:rsidR="00591F2A" w:rsidRPr="00A67AF2" w:rsidDel="0035504E" w:rsidRDefault="00591F2A" w:rsidP="00591F2A">
      <w:pPr>
        <w:pStyle w:val="MathSpecialCase3"/>
        <w:numPr>
          <w:ilvl w:val="2"/>
          <w:numId w:val="31"/>
        </w:numPr>
        <w:tabs>
          <w:tab w:val="left" w:pos="450"/>
        </w:tabs>
        <w:spacing w:after="0"/>
        <w:ind w:left="446" w:hanging="446"/>
        <w:rPr>
          <w:ins w:id="1479" w:author="Rev 7 Allen Wirfs-Brock" w:date="2012-05-04T10:41:00Z"/>
          <w:del w:id="1480" w:author="Rev 9 Allen Wirfs-Brock" w:date="2012-07-06T12:06:00Z"/>
          <w:rFonts w:ascii="Arial" w:hAnsi="Arial"/>
        </w:rPr>
      </w:pPr>
      <w:ins w:id="1481" w:author="Rev 7 Allen Wirfs-Brock" w:date="2012-05-04T10:41:00Z">
        <w:del w:id="1482" w:author="Rev 9 Allen Wirfs-Brock" w:date="2012-07-06T12:06:00Z">
          <w:r w:rsidRPr="008B7F6F" w:rsidDel="0035504E">
            <w:rPr>
              <w:rFonts w:ascii="Arial" w:hAnsi="Arial"/>
            </w:rPr>
            <w:delText xml:space="preserve">The MV of </w:delText>
          </w:r>
          <w:r w:rsidRPr="00591F2A" w:rsidDel="0035504E">
            <w:rPr>
              <w:i/>
            </w:rPr>
            <w:delText>NumericLiteral</w:delText>
          </w:r>
          <w:r w:rsidRPr="006B6D0A" w:rsidDel="0035504E">
            <w:rPr>
              <w:rFonts w:ascii="Arial" w:hAnsi="Arial"/>
            </w:rPr>
            <w:delText xml:space="preserve"> </w:delText>
          </w:r>
          <w:r w:rsidRPr="00591F2A" w:rsidDel="0035504E">
            <w:rPr>
              <w:rFonts w:ascii="Arial" w:hAnsi="Arial"/>
              <w:b/>
            </w:rPr>
            <w:delText>::</w:delText>
          </w:r>
          <w:r w:rsidRPr="00E65A34" w:rsidDel="0035504E">
            <w:rPr>
              <w:rFonts w:ascii="Arial" w:hAnsi="Arial"/>
            </w:rPr>
            <w:delText xml:space="preserve"> </w:delText>
          </w:r>
          <w:r w:rsidDel="0035504E">
            <w:rPr>
              <w:i/>
            </w:rPr>
            <w:delText>Binary</w:delText>
          </w:r>
          <w:r w:rsidRPr="00591F2A" w:rsidDel="0035504E">
            <w:rPr>
              <w:i/>
            </w:rPr>
            <w:delText>IntegerLiteral</w:delText>
          </w:r>
          <w:r w:rsidRPr="00A67AF2" w:rsidDel="0035504E">
            <w:rPr>
              <w:rFonts w:ascii="Arial" w:hAnsi="Arial"/>
            </w:rPr>
            <w:delText xml:space="preserve"> is the MV of </w:delText>
          </w:r>
        </w:del>
      </w:ins>
      <w:ins w:id="1483" w:author="Rev 7 Allen Wirfs-Brock" w:date="2012-05-04T10:42:00Z">
        <w:del w:id="1484" w:author="Rev 9 Allen Wirfs-Brock" w:date="2012-07-06T12:06:00Z">
          <w:r w:rsidDel="0035504E">
            <w:rPr>
              <w:i/>
            </w:rPr>
            <w:delText>Binary</w:delText>
          </w:r>
        </w:del>
      </w:ins>
      <w:ins w:id="1485" w:author="Rev 7 Allen Wirfs-Brock" w:date="2012-05-04T10:41:00Z">
        <w:del w:id="1486" w:author="Rev 9 Allen Wirfs-Brock" w:date="2012-07-06T12:06:00Z">
          <w:r w:rsidRPr="00591F2A" w:rsidDel="0035504E">
            <w:rPr>
              <w:i/>
            </w:rPr>
            <w:delText>IntegerLiteral</w:delText>
          </w:r>
          <w:r w:rsidRPr="00A67AF2" w:rsidDel="0035504E">
            <w:rPr>
              <w:rFonts w:ascii="Arial" w:hAnsi="Arial"/>
            </w:rPr>
            <w:delText>.</w:delText>
          </w:r>
        </w:del>
      </w:ins>
    </w:p>
    <w:p w14:paraId="2BCE7CA8" w14:textId="77777777" w:rsidR="00591F2A" w:rsidRPr="00E77497" w:rsidDel="0035504E" w:rsidRDefault="00591F2A" w:rsidP="00591F2A">
      <w:pPr>
        <w:pStyle w:val="MathSpecialCase3"/>
        <w:numPr>
          <w:ilvl w:val="2"/>
          <w:numId w:val="31"/>
        </w:numPr>
        <w:tabs>
          <w:tab w:val="left" w:pos="450"/>
        </w:tabs>
        <w:spacing w:after="0"/>
        <w:ind w:left="446" w:hanging="446"/>
        <w:rPr>
          <w:ins w:id="1487" w:author="Rev 7 Allen Wirfs-Brock" w:date="2012-05-04T10:41:00Z"/>
          <w:del w:id="1488" w:author="Rev 9 Allen Wirfs-Brock" w:date="2012-07-06T12:03:00Z"/>
          <w:rFonts w:ascii="Arial" w:hAnsi="Arial"/>
        </w:rPr>
      </w:pPr>
      <w:ins w:id="1489" w:author="Rev 7 Allen Wirfs-Brock" w:date="2012-05-04T10:41:00Z">
        <w:del w:id="1490" w:author="Rev 9 Allen Wirfs-Brock" w:date="2012-07-06T12:03:00Z">
          <w:r w:rsidRPr="00B820AB" w:rsidDel="0035504E">
            <w:rPr>
              <w:rFonts w:ascii="Arial" w:hAnsi="Arial"/>
            </w:rPr>
            <w:delText xml:space="preserve">The MV of </w:delText>
          </w:r>
        </w:del>
      </w:ins>
      <w:ins w:id="1491" w:author="Rev 7 Allen Wirfs-Brock" w:date="2012-05-04T10:42:00Z">
        <w:del w:id="1492" w:author="Rev 9 Allen Wirfs-Brock" w:date="2012-07-06T12:03:00Z">
          <w:r w:rsidDel="0035504E">
            <w:rPr>
              <w:i/>
            </w:rPr>
            <w:delText>Binary</w:delText>
          </w:r>
        </w:del>
      </w:ins>
      <w:ins w:id="1493" w:author="Rev 7 Allen Wirfs-Brock" w:date="2012-05-04T10:41:00Z">
        <w:del w:id="1494" w:author="Rev 9 Allen Wirfs-Brock" w:date="2012-07-06T12:03:00Z">
          <w:r w:rsidRPr="00591F2A" w:rsidDel="0035504E">
            <w:rPr>
              <w:i/>
            </w:rPr>
            <w:delText>Digit</w:delText>
          </w:r>
          <w:r w:rsidRPr="00E77497"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RPr="00591F2A" w:rsidDel="0035504E">
            <w:rPr>
              <w:rFonts w:ascii="Courier New" w:hAnsi="Courier New" w:cs="Courier New"/>
              <w:b/>
            </w:rPr>
            <w:delText>0</w:delText>
          </w:r>
          <w:r w:rsidRPr="00E77497" w:rsidDel="0035504E">
            <w:rPr>
              <w:rFonts w:ascii="Arial" w:hAnsi="Arial"/>
            </w:rPr>
            <w:delText xml:space="preserve"> is </w:delText>
          </w:r>
          <w:r w:rsidRPr="00591F2A" w:rsidDel="0035504E">
            <w:delText>0</w:delText>
          </w:r>
          <w:r w:rsidRPr="00E77497" w:rsidDel="0035504E">
            <w:rPr>
              <w:rFonts w:ascii="Arial" w:hAnsi="Arial"/>
            </w:rPr>
            <w:delText>.</w:delText>
          </w:r>
        </w:del>
      </w:ins>
    </w:p>
    <w:p w14:paraId="2B911113" w14:textId="77777777" w:rsidR="00591F2A" w:rsidRPr="00E77497" w:rsidDel="001F597D" w:rsidRDefault="00591F2A" w:rsidP="00591F2A">
      <w:pPr>
        <w:pStyle w:val="MathSpecialCase3"/>
        <w:numPr>
          <w:ilvl w:val="2"/>
          <w:numId w:val="31"/>
        </w:numPr>
        <w:tabs>
          <w:tab w:val="left" w:pos="450"/>
        </w:tabs>
        <w:spacing w:after="0"/>
        <w:ind w:left="446" w:hanging="446"/>
        <w:rPr>
          <w:ins w:id="1495" w:author="Rev 7 Allen Wirfs-Brock" w:date="2012-05-04T10:41:00Z"/>
          <w:del w:id="1496" w:author="Rev 9 Allen Wirfs-Brock" w:date="2012-07-06T11:59:00Z"/>
          <w:rFonts w:ascii="Arial" w:hAnsi="Arial"/>
        </w:rPr>
      </w:pPr>
      <w:ins w:id="1497" w:author="Rev 7 Allen Wirfs-Brock" w:date="2012-05-04T10:41:00Z">
        <w:del w:id="1498" w:author="Rev 9 Allen Wirfs-Brock" w:date="2012-07-06T11:59:00Z">
          <w:r w:rsidRPr="00E77497" w:rsidDel="001F597D">
            <w:rPr>
              <w:rFonts w:ascii="Arial" w:hAnsi="Arial"/>
            </w:rPr>
            <w:delText xml:space="preserve">The MV of </w:delText>
          </w:r>
        </w:del>
      </w:ins>
      <w:ins w:id="1499" w:author="Rev 7 Allen Wirfs-Brock" w:date="2012-05-04T10:42:00Z">
        <w:del w:id="1500" w:author="Rev 9 Allen Wirfs-Brock" w:date="2012-07-06T11:59:00Z">
          <w:r w:rsidDel="001F597D">
            <w:rPr>
              <w:i/>
            </w:rPr>
            <w:delText>Binary</w:delText>
          </w:r>
        </w:del>
      </w:ins>
      <w:ins w:id="1501" w:author="Rev 7 Allen Wirfs-Brock" w:date="2012-05-04T10:41:00Z">
        <w:del w:id="1502" w:author="Rev 9 Allen Wirfs-Brock" w:date="2012-07-06T11:59:00Z">
          <w:r w:rsidRPr="00591F2A" w:rsidDel="001F597D">
            <w:rPr>
              <w:i/>
            </w:rPr>
            <w:delText>Digit</w:delText>
          </w:r>
          <w:r w:rsidRPr="00E77497" w:rsidDel="001F597D">
            <w:rPr>
              <w:rFonts w:ascii="Arial" w:hAnsi="Arial"/>
            </w:rPr>
            <w:delText xml:space="preserve"> </w:delText>
          </w:r>
          <w:r w:rsidRPr="00591F2A" w:rsidDel="001F597D">
            <w:rPr>
              <w:rFonts w:ascii="Arial" w:hAnsi="Arial"/>
              <w:b/>
            </w:rPr>
            <w:delText>::</w:delText>
          </w:r>
          <w:r w:rsidRPr="00E77497" w:rsidDel="001F597D">
            <w:rPr>
              <w:rFonts w:ascii="Arial" w:hAnsi="Arial"/>
            </w:rPr>
            <w:delText xml:space="preserve"> </w:delText>
          </w:r>
          <w:r w:rsidRPr="00591F2A" w:rsidDel="001F597D">
            <w:rPr>
              <w:rFonts w:ascii="Courier New" w:hAnsi="Courier New" w:cs="Courier New"/>
              <w:b/>
            </w:rPr>
            <w:delText>1</w:delText>
          </w:r>
          <w:r w:rsidRPr="00E77497" w:rsidDel="001F597D">
            <w:rPr>
              <w:rFonts w:ascii="Arial" w:hAnsi="Arial"/>
            </w:rPr>
            <w:delText xml:space="preserve"> is </w:delText>
          </w:r>
          <w:r w:rsidRPr="00591F2A" w:rsidDel="001F597D">
            <w:delText>1</w:delText>
          </w:r>
          <w:r w:rsidRPr="00E77497" w:rsidDel="001F597D">
            <w:rPr>
              <w:rFonts w:ascii="Arial" w:hAnsi="Arial"/>
            </w:rPr>
            <w:delText>.</w:delText>
          </w:r>
        </w:del>
      </w:ins>
    </w:p>
    <w:p w14:paraId="7748C9C9" w14:textId="77777777" w:rsidR="00591F2A" w:rsidRPr="00E77497" w:rsidDel="0035504E" w:rsidRDefault="00591F2A" w:rsidP="00591F2A">
      <w:pPr>
        <w:pStyle w:val="MathSpecialCase3"/>
        <w:numPr>
          <w:ilvl w:val="2"/>
          <w:numId w:val="31"/>
        </w:numPr>
        <w:tabs>
          <w:tab w:val="left" w:pos="450"/>
        </w:tabs>
        <w:spacing w:after="0"/>
        <w:ind w:left="446" w:hanging="446"/>
        <w:rPr>
          <w:ins w:id="1503" w:author="Rev 7 Allen Wirfs-Brock" w:date="2012-05-04T10:43:00Z"/>
          <w:del w:id="1504" w:author="Rev 9 Allen Wirfs-Brock" w:date="2012-07-06T12:06:00Z"/>
          <w:rFonts w:ascii="Arial" w:hAnsi="Arial"/>
        </w:rPr>
      </w:pPr>
      <w:ins w:id="1505" w:author="Rev 7 Allen Wirfs-Brock" w:date="2012-05-04T10:43:00Z">
        <w:del w:id="1506" w:author="Rev 9 Allen Wirfs-Brock" w:date="2012-07-06T12:06:00Z">
          <w:r w:rsidRPr="00E77497" w:rsidDel="0035504E">
            <w:rPr>
              <w:rFonts w:ascii="Arial" w:hAnsi="Arial"/>
            </w:rPr>
            <w:delText xml:space="preserve">The MV of </w:delText>
          </w:r>
          <w:r w:rsidDel="0035504E">
            <w:rPr>
              <w:i/>
            </w:rPr>
            <w:delText>Binary</w:delText>
          </w:r>
          <w:r w:rsidRPr="00591F2A" w:rsidDel="0035504E">
            <w:rPr>
              <w:i/>
            </w:rPr>
            <w:delText>IntegerLiteral</w:delText>
          </w:r>
          <w:r w:rsidDel="0035504E">
            <w:rPr>
              <w:i/>
            </w:rPr>
            <w:delText xml:space="preserve"> </w:delText>
          </w:r>
          <w:r w:rsidRPr="00591F2A" w:rsidDel="0035504E">
            <w:rPr>
              <w:rFonts w:ascii="Arial" w:hAnsi="Arial"/>
              <w:b/>
            </w:rPr>
            <w:delText>::</w:delText>
          </w:r>
          <w:r w:rsidRPr="00E77497" w:rsidDel="0035504E">
            <w:rPr>
              <w:rFonts w:ascii="Arial" w:hAnsi="Arial"/>
            </w:rPr>
            <w:delText xml:space="preserve"> </w:delText>
          </w:r>
          <w:r w:rsidDel="0035504E">
            <w:rPr>
              <w:rFonts w:ascii="Courier New" w:hAnsi="Courier New" w:cs="Courier New"/>
              <w:b/>
            </w:rPr>
            <w:delText>0o</w:delText>
          </w:r>
        </w:del>
      </w:ins>
      <w:ins w:id="1507" w:author="Rev 8 Allen Wirfs-Brock" w:date="2012-06-13T17:46:00Z">
        <w:del w:id="1508" w:author="Rev 9 Allen Wirfs-Brock" w:date="2012-07-06T12:06:00Z">
          <w:r w:rsidR="00780A2F" w:rsidDel="0035504E">
            <w:rPr>
              <w:rFonts w:ascii="Courier New" w:hAnsi="Courier New" w:cs="Courier New"/>
              <w:b/>
            </w:rPr>
            <w:delText>b</w:delText>
          </w:r>
        </w:del>
      </w:ins>
      <w:ins w:id="1509" w:author="Rev 7 Allen Wirfs-Brock" w:date="2012-05-04T10:43:00Z">
        <w:del w:id="1510" w:author="Rev 9 Allen Wirfs-Brock" w:date="2012-07-06T12:06:00Z">
          <w:r w:rsidRPr="00E77497" w:rsidDel="0035504E">
            <w:rPr>
              <w:rFonts w:ascii="Arial" w:hAnsi="Arial"/>
            </w:rPr>
            <w:delText xml:space="preserve"> </w:delText>
          </w:r>
        </w:del>
      </w:ins>
      <w:ins w:id="1511" w:author="Rev 7 Allen Wirfs-Brock" w:date="2012-05-04T10:44:00Z">
        <w:del w:id="1512" w:author="Rev 9 Allen Wirfs-Brock" w:date="2012-07-06T12:06:00Z">
          <w:r w:rsidDel="0035504E">
            <w:rPr>
              <w:i/>
            </w:rPr>
            <w:delText>Binary</w:delText>
          </w:r>
          <w:r w:rsidRPr="00591F2A" w:rsidDel="0035504E">
            <w:rPr>
              <w:i/>
            </w:rPr>
            <w:delText>Digit</w:delText>
          </w:r>
          <w:r w:rsidRPr="00E77497" w:rsidDel="0035504E">
            <w:rPr>
              <w:rFonts w:ascii="Arial" w:hAnsi="Arial"/>
            </w:rPr>
            <w:delText xml:space="preserve"> </w:delText>
          </w:r>
        </w:del>
      </w:ins>
      <w:ins w:id="1513" w:author="Rev 7 Allen Wirfs-Brock" w:date="2012-05-04T10:43:00Z">
        <w:del w:id="1514" w:author="Rev 9 Allen Wirfs-Brock" w:date="2012-07-06T12:06:00Z">
          <w:r w:rsidRPr="00E77497" w:rsidDel="0035504E">
            <w:rPr>
              <w:rFonts w:ascii="Arial" w:hAnsi="Arial"/>
            </w:rPr>
            <w:delText xml:space="preserve">is the MV of </w:delText>
          </w:r>
        </w:del>
      </w:ins>
      <w:ins w:id="1515" w:author="Rev 7 Allen Wirfs-Brock" w:date="2012-05-04T10:44:00Z">
        <w:del w:id="1516" w:author="Rev 9 Allen Wirfs-Brock" w:date="2012-07-06T12:06:00Z">
          <w:r w:rsidDel="0035504E">
            <w:rPr>
              <w:i/>
            </w:rPr>
            <w:delText>Binary</w:delText>
          </w:r>
          <w:r w:rsidRPr="00591F2A" w:rsidDel="0035504E">
            <w:rPr>
              <w:i/>
            </w:rPr>
            <w:delText>Digit</w:delText>
          </w:r>
        </w:del>
      </w:ins>
      <w:ins w:id="1517" w:author="Rev 7 Allen Wirfs-Brock" w:date="2012-05-04T10:43:00Z">
        <w:del w:id="1518" w:author="Rev 9 Allen Wirfs-Brock" w:date="2012-07-06T12:06:00Z">
          <w:r w:rsidRPr="00E77497" w:rsidDel="0035504E">
            <w:rPr>
              <w:rFonts w:ascii="Arial" w:hAnsi="Arial"/>
            </w:rPr>
            <w:delText>.</w:delText>
          </w:r>
        </w:del>
      </w:ins>
    </w:p>
    <w:p w14:paraId="3E721397" w14:textId="77777777" w:rsidR="00591F2A" w:rsidRPr="00E77497" w:rsidDel="0035504E" w:rsidRDefault="00591F2A" w:rsidP="00591F2A">
      <w:pPr>
        <w:pStyle w:val="MathSpecialCase3"/>
        <w:numPr>
          <w:ilvl w:val="2"/>
          <w:numId w:val="31"/>
        </w:numPr>
        <w:tabs>
          <w:tab w:val="left" w:pos="450"/>
        </w:tabs>
        <w:spacing w:after="0"/>
        <w:ind w:left="446" w:hanging="446"/>
        <w:rPr>
          <w:ins w:id="1519" w:author="Rev 7 Allen Wirfs-Brock" w:date="2012-05-04T10:43:00Z"/>
          <w:del w:id="1520" w:author="Rev 9 Allen Wirfs-Brock" w:date="2012-07-06T12:06:00Z"/>
          <w:rFonts w:ascii="Arial" w:hAnsi="Arial"/>
        </w:rPr>
      </w:pPr>
      <w:ins w:id="1521" w:author="Rev 7 Allen Wirfs-Brock" w:date="2012-05-04T10:43:00Z">
        <w:del w:id="1522" w:author="Rev 9 Allen Wirfs-Brock" w:date="2012-07-06T12:06:00Z">
          <w:r w:rsidRPr="00E77497" w:rsidDel="0035504E">
            <w:rPr>
              <w:rFonts w:ascii="Arial" w:hAnsi="Arial"/>
            </w:rPr>
            <w:delText xml:space="preserve">The MV of </w:delText>
          </w:r>
        </w:del>
      </w:ins>
      <w:ins w:id="1523" w:author="Rev 7 Allen Wirfs-Brock" w:date="2012-05-04T10:44:00Z">
        <w:del w:id="1524" w:author="Rev 9 Allen Wirfs-Brock" w:date="2012-07-06T12:06:00Z">
          <w:r w:rsidDel="0035504E">
            <w:rPr>
              <w:i/>
            </w:rPr>
            <w:delText>Binary</w:delText>
          </w:r>
          <w:r w:rsidRPr="00591F2A" w:rsidDel="0035504E">
            <w:rPr>
              <w:i/>
            </w:rPr>
            <w:delText>IntegerLiteral</w:delText>
          </w:r>
          <w:r w:rsidDel="0035504E">
            <w:rPr>
              <w:i/>
            </w:rPr>
            <w:delText xml:space="preserve"> </w:delText>
          </w:r>
        </w:del>
      </w:ins>
      <w:ins w:id="1525" w:author="Rev 7 Allen Wirfs-Brock" w:date="2012-05-04T10:43:00Z">
        <w:del w:id="1526" w:author="Rev 9 Allen Wirfs-Brock" w:date="2012-07-06T12:06:00Z">
          <w:r w:rsidRPr="00591F2A" w:rsidDel="0035504E">
            <w:rPr>
              <w:rFonts w:ascii="Arial" w:hAnsi="Arial"/>
              <w:b/>
            </w:rPr>
            <w:delText>::</w:delText>
          </w:r>
          <w:r w:rsidRPr="00E77497" w:rsidDel="0035504E">
            <w:rPr>
              <w:rFonts w:ascii="Arial" w:hAnsi="Arial"/>
            </w:rPr>
            <w:delText xml:space="preserve"> </w:delText>
          </w:r>
          <w:r w:rsidDel="0035504E">
            <w:rPr>
              <w:rFonts w:ascii="Courier New" w:hAnsi="Courier New" w:cs="Courier New"/>
              <w:b/>
            </w:rPr>
            <w:delText>0O</w:delText>
          </w:r>
        </w:del>
      </w:ins>
      <w:ins w:id="1527" w:author="Rev 8 Allen Wirfs-Brock" w:date="2012-06-13T17:47:00Z">
        <w:del w:id="1528" w:author="Rev 9 Allen Wirfs-Brock" w:date="2012-07-06T12:06:00Z">
          <w:r w:rsidR="00780A2F" w:rsidDel="0035504E">
            <w:rPr>
              <w:rFonts w:ascii="Courier New" w:hAnsi="Courier New" w:cs="Courier New"/>
              <w:b/>
            </w:rPr>
            <w:delText>B</w:delText>
          </w:r>
        </w:del>
      </w:ins>
      <w:ins w:id="1529" w:author="Rev 7 Allen Wirfs-Brock" w:date="2012-05-04T10:43:00Z">
        <w:del w:id="1530" w:author="Rev 9 Allen Wirfs-Brock" w:date="2012-07-06T12:06:00Z">
          <w:r w:rsidRPr="00E77497" w:rsidDel="0035504E">
            <w:rPr>
              <w:rFonts w:ascii="Arial" w:hAnsi="Arial"/>
            </w:rPr>
            <w:delText xml:space="preserve"> </w:delText>
          </w:r>
        </w:del>
      </w:ins>
      <w:ins w:id="1531" w:author="Rev 7 Allen Wirfs-Brock" w:date="2012-05-04T10:45:00Z">
        <w:del w:id="1532" w:author="Rev 9 Allen Wirfs-Brock" w:date="2012-07-06T12:06:00Z">
          <w:r w:rsidDel="0035504E">
            <w:rPr>
              <w:i/>
            </w:rPr>
            <w:delText>Binary</w:delText>
          </w:r>
          <w:r w:rsidRPr="00591F2A" w:rsidDel="0035504E">
            <w:rPr>
              <w:i/>
            </w:rPr>
            <w:delText>Digit</w:delText>
          </w:r>
          <w:r w:rsidRPr="00E77497" w:rsidDel="0035504E">
            <w:rPr>
              <w:rFonts w:ascii="Arial" w:hAnsi="Arial"/>
            </w:rPr>
            <w:delText xml:space="preserve"> </w:delText>
          </w:r>
        </w:del>
      </w:ins>
      <w:ins w:id="1533" w:author="Rev 7 Allen Wirfs-Brock" w:date="2012-05-04T10:43:00Z">
        <w:del w:id="1534" w:author="Rev 9 Allen Wirfs-Brock" w:date="2012-07-06T12:06:00Z">
          <w:r w:rsidRPr="00E77497" w:rsidDel="0035504E">
            <w:rPr>
              <w:rFonts w:ascii="Arial" w:hAnsi="Arial"/>
            </w:rPr>
            <w:delText xml:space="preserve">is the MV of </w:delText>
          </w:r>
        </w:del>
      </w:ins>
      <w:ins w:id="1535" w:author="Rev 7 Allen Wirfs-Brock" w:date="2012-05-04T10:45:00Z">
        <w:del w:id="1536" w:author="Rev 9 Allen Wirfs-Brock" w:date="2012-07-06T12:06:00Z">
          <w:r w:rsidDel="0035504E">
            <w:rPr>
              <w:i/>
            </w:rPr>
            <w:delText>Binary</w:delText>
          </w:r>
          <w:r w:rsidRPr="00591F2A" w:rsidDel="0035504E">
            <w:rPr>
              <w:i/>
            </w:rPr>
            <w:delText>Digit</w:delText>
          </w:r>
        </w:del>
      </w:ins>
      <w:ins w:id="1537" w:author="Rev 7 Allen Wirfs-Brock" w:date="2012-05-04T10:43:00Z">
        <w:del w:id="1538" w:author="Rev 9 Allen Wirfs-Brock" w:date="2012-07-06T12:06:00Z">
          <w:r w:rsidRPr="00E77497" w:rsidDel="0035504E">
            <w:rPr>
              <w:rFonts w:ascii="Arial" w:hAnsi="Arial"/>
            </w:rPr>
            <w:delText>.</w:delText>
          </w:r>
        </w:del>
      </w:ins>
    </w:p>
    <w:p w14:paraId="39664D2A" w14:textId="77777777" w:rsidR="00591F2A" w:rsidRPr="00E77497" w:rsidDel="0035504E" w:rsidRDefault="00591F2A" w:rsidP="00591F2A">
      <w:pPr>
        <w:pStyle w:val="MathSpecialCase3"/>
        <w:numPr>
          <w:ilvl w:val="2"/>
          <w:numId w:val="31"/>
        </w:numPr>
        <w:tabs>
          <w:tab w:val="left" w:pos="450"/>
        </w:tabs>
        <w:spacing w:after="0"/>
        <w:ind w:left="446" w:hanging="446"/>
        <w:rPr>
          <w:ins w:id="1539" w:author="Rev 7 Allen Wirfs-Brock" w:date="2012-05-04T10:43:00Z"/>
          <w:del w:id="1540" w:author="Rev 9 Allen Wirfs-Brock" w:date="2012-07-06T12:06:00Z"/>
          <w:rFonts w:ascii="Arial" w:hAnsi="Arial"/>
        </w:rPr>
      </w:pPr>
      <w:ins w:id="1541" w:author="Rev 7 Allen Wirfs-Brock" w:date="2012-05-04T10:43:00Z">
        <w:del w:id="1542" w:author="Rev 9 Allen Wirfs-Brock" w:date="2012-07-06T12:06:00Z">
          <w:r w:rsidRPr="00E77497" w:rsidDel="0035504E">
            <w:rPr>
              <w:rFonts w:ascii="Arial" w:hAnsi="Arial"/>
            </w:rPr>
            <w:delText xml:space="preserve">The MV of </w:delText>
          </w:r>
        </w:del>
      </w:ins>
      <w:ins w:id="1543" w:author="Rev 7 Allen Wirfs-Brock" w:date="2012-05-04T10:44:00Z">
        <w:del w:id="1544" w:author="Rev 9 Allen Wirfs-Brock" w:date="2012-07-06T12:06:00Z">
          <w:r w:rsidDel="0035504E">
            <w:rPr>
              <w:i/>
            </w:rPr>
            <w:delText>Binary</w:delText>
          </w:r>
          <w:r w:rsidRPr="00591F2A" w:rsidDel="0035504E">
            <w:rPr>
              <w:i/>
            </w:rPr>
            <w:delText>IntegerLiteral</w:delText>
          </w:r>
          <w:r w:rsidDel="0035504E">
            <w:rPr>
              <w:i/>
            </w:rPr>
            <w:delText xml:space="preserve"> </w:delText>
          </w:r>
        </w:del>
      </w:ins>
      <w:ins w:id="1545" w:author="Rev 7 Allen Wirfs-Brock" w:date="2012-05-04T10:43:00Z">
        <w:del w:id="1546" w:author="Rev 9 Allen Wirfs-Brock" w:date="2012-07-06T12:06:00Z">
          <w:r w:rsidRPr="00591F2A" w:rsidDel="0035504E">
            <w:rPr>
              <w:rFonts w:ascii="Arial" w:hAnsi="Arial"/>
              <w:b/>
            </w:rPr>
            <w:delText>::</w:delText>
          </w:r>
          <w:r w:rsidRPr="00E77497" w:rsidDel="0035504E">
            <w:rPr>
              <w:rFonts w:ascii="Arial" w:hAnsi="Arial"/>
            </w:rPr>
            <w:delText xml:space="preserve"> </w:delText>
          </w:r>
        </w:del>
      </w:ins>
      <w:ins w:id="1547" w:author="Rev 7 Allen Wirfs-Brock" w:date="2012-05-04T10:44:00Z">
        <w:del w:id="1548" w:author="Rev 9 Allen Wirfs-Brock" w:date="2012-07-06T12:06:00Z">
          <w:r w:rsidDel="0035504E">
            <w:rPr>
              <w:i/>
            </w:rPr>
            <w:delText>Binary</w:delText>
          </w:r>
          <w:r w:rsidRPr="00591F2A" w:rsidDel="0035504E">
            <w:rPr>
              <w:i/>
            </w:rPr>
            <w:delText>IntegerLiteral</w:delText>
          </w:r>
          <w:r w:rsidRPr="00A67AF2" w:rsidDel="0035504E">
            <w:rPr>
              <w:rFonts w:ascii="Arial" w:hAnsi="Arial"/>
            </w:rPr>
            <w:delText xml:space="preserve"> </w:delText>
          </w:r>
        </w:del>
      </w:ins>
      <w:ins w:id="1549" w:author="Rev 7 Allen Wirfs-Brock" w:date="2012-05-04T10:45:00Z">
        <w:del w:id="1550" w:author="Rev 9 Allen Wirfs-Brock" w:date="2012-07-06T12:06:00Z">
          <w:r w:rsidDel="0035504E">
            <w:rPr>
              <w:i/>
            </w:rPr>
            <w:delText>Binary</w:delText>
          </w:r>
          <w:r w:rsidRPr="00591F2A" w:rsidDel="0035504E">
            <w:rPr>
              <w:i/>
            </w:rPr>
            <w:delText>Digit</w:delText>
          </w:r>
          <w:r w:rsidRPr="00E77497" w:rsidDel="0035504E">
            <w:rPr>
              <w:rFonts w:ascii="Arial" w:hAnsi="Arial"/>
            </w:rPr>
            <w:delText xml:space="preserve"> </w:delText>
          </w:r>
        </w:del>
      </w:ins>
      <w:ins w:id="1551" w:author="Rev 7 Allen Wirfs-Brock" w:date="2012-05-04T10:43:00Z">
        <w:del w:id="1552" w:author="Rev 9 Allen Wirfs-Brock" w:date="2012-07-06T12:06:00Z">
          <w:r w:rsidRPr="00E77497" w:rsidDel="0035504E">
            <w:rPr>
              <w:rFonts w:ascii="Arial" w:hAnsi="Arial"/>
            </w:rPr>
            <w:delText xml:space="preserve">is (the MV of </w:delText>
          </w:r>
        </w:del>
      </w:ins>
      <w:ins w:id="1553" w:author="Rev 7 Allen Wirfs-Brock" w:date="2012-05-04T10:44:00Z">
        <w:del w:id="1554" w:author="Rev 9 Allen Wirfs-Brock" w:date="2012-07-06T12:06:00Z">
          <w:r w:rsidDel="0035504E">
            <w:rPr>
              <w:i/>
            </w:rPr>
            <w:delText>Binary</w:delText>
          </w:r>
          <w:r w:rsidRPr="00591F2A" w:rsidDel="0035504E">
            <w:rPr>
              <w:i/>
            </w:rPr>
            <w:delText>IntegerLiteral</w:delText>
          </w:r>
          <w:r w:rsidRPr="00A67AF2" w:rsidDel="0035504E">
            <w:rPr>
              <w:rFonts w:ascii="Arial" w:hAnsi="Arial"/>
            </w:rPr>
            <w:delText xml:space="preserve"> </w:delText>
          </w:r>
        </w:del>
      </w:ins>
      <w:ins w:id="1555" w:author="Rev 7 Allen Wirfs-Brock" w:date="2012-05-04T10:43:00Z">
        <w:del w:id="1556" w:author="Rev 9 Allen Wirfs-Brock" w:date="2012-07-06T12:06:00Z">
          <w:r w:rsidRPr="00E77497" w:rsidDel="0035504E">
            <w:rPr>
              <w:rFonts w:ascii="Arial" w:hAnsi="Arial"/>
            </w:rPr>
            <w:delText xml:space="preserve">times </w:delText>
          </w:r>
        </w:del>
      </w:ins>
      <w:ins w:id="1557" w:author="Rev 7 Allen Wirfs-Brock" w:date="2012-05-04T10:46:00Z">
        <w:del w:id="1558" w:author="Rev 9 Allen Wirfs-Brock" w:date="2012-07-06T12:06:00Z">
          <w:r w:rsidDel="0035504E">
            <w:delText>2</w:delText>
          </w:r>
        </w:del>
      </w:ins>
      <w:ins w:id="1559" w:author="Rev 7 Allen Wirfs-Brock" w:date="2012-05-04T10:43:00Z">
        <w:del w:id="1560" w:author="Rev 9 Allen Wirfs-Brock" w:date="2012-07-06T12:06:00Z">
          <w:r w:rsidRPr="00E77497" w:rsidDel="0035504E">
            <w:rPr>
              <w:rFonts w:ascii="Arial" w:hAnsi="Arial"/>
            </w:rPr>
            <w:delText xml:space="preserve">) plus the MV of </w:delText>
          </w:r>
        </w:del>
      </w:ins>
      <w:ins w:id="1561" w:author="Rev 7 Allen Wirfs-Brock" w:date="2012-05-04T10:46:00Z">
        <w:del w:id="1562" w:author="Rev 9 Allen Wirfs-Brock" w:date="2012-07-06T12:06:00Z">
          <w:r w:rsidDel="0035504E">
            <w:rPr>
              <w:i/>
            </w:rPr>
            <w:delText>Binary</w:delText>
          </w:r>
          <w:r w:rsidRPr="00591F2A" w:rsidDel="0035504E">
            <w:rPr>
              <w:i/>
            </w:rPr>
            <w:delText>Digit</w:delText>
          </w:r>
        </w:del>
      </w:ins>
      <w:ins w:id="1563" w:author="Rev 7 Allen Wirfs-Brock" w:date="2012-05-04T10:43:00Z">
        <w:del w:id="1564" w:author="Rev 9 Allen Wirfs-Brock" w:date="2012-07-06T12:06:00Z">
          <w:r w:rsidRPr="00E77497" w:rsidDel="0035504E">
            <w:rPr>
              <w:rFonts w:ascii="Arial" w:hAnsi="Arial"/>
            </w:rPr>
            <w:delText>.</w:delText>
          </w:r>
        </w:del>
      </w:ins>
    </w:p>
    <w:p w14:paraId="24AB1EC6" w14:textId="77777777" w:rsidR="00591F2A" w:rsidRPr="00A67AF2" w:rsidDel="0035504E" w:rsidRDefault="00591F2A" w:rsidP="00591F2A">
      <w:pPr>
        <w:pStyle w:val="MathSpecialCase3"/>
        <w:numPr>
          <w:ilvl w:val="2"/>
          <w:numId w:val="31"/>
        </w:numPr>
        <w:tabs>
          <w:tab w:val="left" w:pos="450"/>
        </w:tabs>
        <w:spacing w:after="0"/>
        <w:ind w:left="446" w:hanging="446"/>
        <w:rPr>
          <w:ins w:id="1565" w:author="Rev 7 Allen Wirfs-Brock" w:date="2012-05-04T10:28:00Z"/>
          <w:del w:id="1566" w:author="Rev 9 Allen Wirfs-Brock" w:date="2012-07-06T12:06:00Z"/>
          <w:rFonts w:ascii="Arial" w:hAnsi="Arial"/>
        </w:rPr>
      </w:pPr>
      <w:ins w:id="1567" w:author="Rev 7 Allen Wirfs-Brock" w:date="2012-05-04T10:28:00Z">
        <w:del w:id="1568" w:author="Rev 9 Allen Wirfs-Brock" w:date="2012-07-06T12:06:00Z">
          <w:r w:rsidRPr="008B7F6F" w:rsidDel="0035504E">
            <w:rPr>
              <w:rFonts w:ascii="Arial" w:hAnsi="Arial"/>
            </w:rPr>
            <w:delText xml:space="preserve">The MV of </w:delText>
          </w:r>
          <w:r w:rsidRPr="00591F2A" w:rsidDel="0035504E">
            <w:rPr>
              <w:i/>
            </w:rPr>
            <w:delText>NumericLiteral</w:delText>
          </w:r>
          <w:r w:rsidRPr="006B6D0A" w:rsidDel="0035504E">
            <w:rPr>
              <w:rFonts w:ascii="Arial" w:hAnsi="Arial"/>
            </w:rPr>
            <w:delText xml:space="preserve"> </w:delText>
          </w:r>
          <w:r w:rsidRPr="00591F2A" w:rsidDel="0035504E">
            <w:rPr>
              <w:rFonts w:ascii="Arial" w:hAnsi="Arial"/>
              <w:b/>
            </w:rPr>
            <w:delText>::</w:delText>
          </w:r>
          <w:r w:rsidRPr="00E65A34" w:rsidDel="0035504E">
            <w:rPr>
              <w:rFonts w:ascii="Arial" w:hAnsi="Arial"/>
            </w:rPr>
            <w:delText xml:space="preserve"> </w:delText>
          </w:r>
          <w:r w:rsidRPr="00591F2A" w:rsidDel="0035504E">
            <w:rPr>
              <w:i/>
            </w:rPr>
            <w:delText>OctalIntegerLiteral</w:delText>
          </w:r>
          <w:r w:rsidRPr="00A67AF2" w:rsidDel="0035504E">
            <w:rPr>
              <w:rFonts w:ascii="Arial" w:hAnsi="Arial"/>
            </w:rPr>
            <w:delText xml:space="preserve"> is the MV of </w:delText>
          </w:r>
          <w:r w:rsidRPr="00591F2A" w:rsidDel="0035504E">
            <w:rPr>
              <w:i/>
            </w:rPr>
            <w:delText>OctalIntegerLiteral</w:delText>
          </w:r>
          <w:r w:rsidRPr="00A67AF2" w:rsidDel="0035504E">
            <w:rPr>
              <w:rFonts w:ascii="Arial" w:hAnsi="Arial"/>
            </w:rPr>
            <w:delText>.</w:delText>
          </w:r>
        </w:del>
      </w:ins>
    </w:p>
    <w:p w14:paraId="53C85597" w14:textId="77777777" w:rsidR="00591F2A" w:rsidRPr="00E77497" w:rsidDel="0035504E" w:rsidRDefault="00591F2A" w:rsidP="00591F2A">
      <w:pPr>
        <w:pStyle w:val="MathSpecialCase3"/>
        <w:numPr>
          <w:ilvl w:val="2"/>
          <w:numId w:val="31"/>
        </w:numPr>
        <w:tabs>
          <w:tab w:val="left" w:pos="450"/>
        </w:tabs>
        <w:spacing w:after="0"/>
        <w:ind w:left="446" w:hanging="446"/>
        <w:rPr>
          <w:ins w:id="1569" w:author="Rev 7 Allen Wirfs-Brock" w:date="2012-05-04T10:28:00Z"/>
          <w:del w:id="1570" w:author="Rev 9 Allen Wirfs-Brock" w:date="2012-07-06T12:03:00Z"/>
          <w:rFonts w:ascii="Arial" w:hAnsi="Arial"/>
        </w:rPr>
      </w:pPr>
      <w:ins w:id="1571" w:author="Rev 7 Allen Wirfs-Brock" w:date="2012-05-04T10:28:00Z">
        <w:del w:id="1572" w:author="Rev 9 Allen Wirfs-Brock" w:date="2012-07-06T12:03:00Z">
          <w:r w:rsidRPr="00B820AB" w:rsidDel="0035504E">
            <w:rPr>
              <w:rFonts w:ascii="Arial" w:hAnsi="Arial"/>
            </w:rPr>
            <w:delText xml:space="preserve">The MV of </w:delText>
          </w:r>
          <w:r w:rsidRPr="00591F2A" w:rsidDel="0035504E">
            <w:rPr>
              <w:i/>
            </w:rPr>
            <w:delText>OctalDigit</w:delText>
          </w:r>
          <w:r w:rsidRPr="00E77497"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RPr="00591F2A" w:rsidDel="0035504E">
            <w:rPr>
              <w:rFonts w:ascii="Courier New" w:hAnsi="Courier New" w:cs="Courier New"/>
              <w:b/>
            </w:rPr>
            <w:delText>0</w:delText>
          </w:r>
          <w:r w:rsidRPr="00E77497" w:rsidDel="0035504E">
            <w:rPr>
              <w:rFonts w:ascii="Arial" w:hAnsi="Arial"/>
            </w:rPr>
            <w:delText xml:space="preserve"> is </w:delText>
          </w:r>
          <w:r w:rsidRPr="00591F2A" w:rsidDel="0035504E">
            <w:delText>0</w:delText>
          </w:r>
          <w:r w:rsidRPr="00E77497" w:rsidDel="0035504E">
            <w:rPr>
              <w:rFonts w:ascii="Arial" w:hAnsi="Arial"/>
            </w:rPr>
            <w:delText>.</w:delText>
          </w:r>
        </w:del>
      </w:ins>
    </w:p>
    <w:p w14:paraId="47885C85" w14:textId="77777777" w:rsidR="00591F2A" w:rsidRPr="00E77497" w:rsidDel="001F597D" w:rsidRDefault="00591F2A" w:rsidP="00591F2A">
      <w:pPr>
        <w:pStyle w:val="MathSpecialCase3"/>
        <w:numPr>
          <w:ilvl w:val="2"/>
          <w:numId w:val="31"/>
        </w:numPr>
        <w:tabs>
          <w:tab w:val="left" w:pos="450"/>
        </w:tabs>
        <w:spacing w:after="0"/>
        <w:ind w:left="446" w:hanging="446"/>
        <w:rPr>
          <w:ins w:id="1573" w:author="Rev 7 Allen Wirfs-Brock" w:date="2012-05-04T10:28:00Z"/>
          <w:del w:id="1574" w:author="Rev 9 Allen Wirfs-Brock" w:date="2012-07-06T11:59:00Z"/>
          <w:rFonts w:ascii="Arial" w:hAnsi="Arial"/>
        </w:rPr>
      </w:pPr>
      <w:ins w:id="1575" w:author="Rev 7 Allen Wirfs-Brock" w:date="2012-05-04T10:28:00Z">
        <w:del w:id="1576" w:author="Rev 9 Allen Wirfs-Brock" w:date="2012-07-06T11:59:00Z">
          <w:r w:rsidRPr="00E77497" w:rsidDel="001F597D">
            <w:rPr>
              <w:rFonts w:ascii="Arial" w:hAnsi="Arial"/>
            </w:rPr>
            <w:delText xml:space="preserve">The MV of </w:delText>
          </w:r>
          <w:r w:rsidRPr="00591F2A" w:rsidDel="001F597D">
            <w:rPr>
              <w:i/>
            </w:rPr>
            <w:delText>OctalDigit</w:delText>
          </w:r>
          <w:r w:rsidRPr="00E77497" w:rsidDel="001F597D">
            <w:rPr>
              <w:rFonts w:ascii="Arial" w:hAnsi="Arial"/>
            </w:rPr>
            <w:delText xml:space="preserve"> </w:delText>
          </w:r>
          <w:r w:rsidRPr="00591F2A" w:rsidDel="001F597D">
            <w:rPr>
              <w:rFonts w:ascii="Arial" w:hAnsi="Arial"/>
              <w:b/>
            </w:rPr>
            <w:delText>::</w:delText>
          </w:r>
          <w:r w:rsidRPr="00E77497" w:rsidDel="001F597D">
            <w:rPr>
              <w:rFonts w:ascii="Arial" w:hAnsi="Arial"/>
            </w:rPr>
            <w:delText xml:space="preserve"> </w:delText>
          </w:r>
          <w:r w:rsidRPr="00591F2A" w:rsidDel="001F597D">
            <w:rPr>
              <w:rFonts w:ascii="Courier New" w:hAnsi="Courier New" w:cs="Courier New"/>
              <w:b/>
            </w:rPr>
            <w:delText>1</w:delText>
          </w:r>
          <w:r w:rsidRPr="00E77497" w:rsidDel="001F597D">
            <w:rPr>
              <w:rFonts w:ascii="Arial" w:hAnsi="Arial"/>
            </w:rPr>
            <w:delText xml:space="preserve"> is </w:delText>
          </w:r>
          <w:r w:rsidRPr="00591F2A" w:rsidDel="001F597D">
            <w:delText>1</w:delText>
          </w:r>
          <w:r w:rsidRPr="00E77497" w:rsidDel="001F597D">
            <w:rPr>
              <w:rFonts w:ascii="Arial" w:hAnsi="Arial"/>
            </w:rPr>
            <w:delText>.</w:delText>
          </w:r>
        </w:del>
      </w:ins>
    </w:p>
    <w:p w14:paraId="55522BEA" w14:textId="77777777" w:rsidR="00591F2A" w:rsidRPr="00E77497" w:rsidDel="0035504E" w:rsidRDefault="00591F2A" w:rsidP="00591F2A">
      <w:pPr>
        <w:pStyle w:val="MathSpecialCase3"/>
        <w:numPr>
          <w:ilvl w:val="2"/>
          <w:numId w:val="31"/>
        </w:numPr>
        <w:tabs>
          <w:tab w:val="left" w:pos="450"/>
        </w:tabs>
        <w:spacing w:after="0"/>
        <w:ind w:left="446" w:hanging="446"/>
        <w:rPr>
          <w:ins w:id="1577" w:author="Rev 7 Allen Wirfs-Brock" w:date="2012-05-04T10:28:00Z"/>
          <w:del w:id="1578" w:author="Rev 9 Allen Wirfs-Brock" w:date="2012-07-06T12:05:00Z"/>
          <w:rFonts w:ascii="Arial" w:hAnsi="Arial"/>
        </w:rPr>
      </w:pPr>
      <w:ins w:id="1579" w:author="Rev 7 Allen Wirfs-Brock" w:date="2012-05-04T10:28:00Z">
        <w:del w:id="1580" w:author="Rev 9 Allen Wirfs-Brock" w:date="2012-07-06T12:05:00Z">
          <w:r w:rsidRPr="00E77497" w:rsidDel="0035504E">
            <w:rPr>
              <w:rFonts w:ascii="Arial" w:hAnsi="Arial"/>
            </w:rPr>
            <w:delText xml:space="preserve">The MV of </w:delText>
          </w:r>
          <w:r w:rsidRPr="00591F2A" w:rsidDel="0035504E">
            <w:rPr>
              <w:i/>
            </w:rPr>
            <w:delText>OctalDigit</w:delText>
          </w:r>
          <w:r w:rsidRPr="00E77497"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RPr="00591F2A" w:rsidDel="0035504E">
            <w:rPr>
              <w:rFonts w:ascii="Courier New" w:hAnsi="Courier New" w:cs="Courier New"/>
              <w:b/>
            </w:rPr>
            <w:delText>2</w:delText>
          </w:r>
          <w:r w:rsidRPr="00E77497" w:rsidDel="0035504E">
            <w:rPr>
              <w:rFonts w:ascii="Arial" w:hAnsi="Arial"/>
            </w:rPr>
            <w:delText xml:space="preserve"> is </w:delText>
          </w:r>
          <w:r w:rsidRPr="00591F2A" w:rsidDel="0035504E">
            <w:delText>2</w:delText>
          </w:r>
          <w:r w:rsidRPr="00E77497" w:rsidDel="0035504E">
            <w:rPr>
              <w:rFonts w:ascii="Arial" w:hAnsi="Arial"/>
            </w:rPr>
            <w:delText>.</w:delText>
          </w:r>
        </w:del>
      </w:ins>
    </w:p>
    <w:p w14:paraId="4C6B826E" w14:textId="77777777" w:rsidR="00591F2A" w:rsidRPr="00E77497" w:rsidDel="0035504E" w:rsidRDefault="00591F2A" w:rsidP="00591F2A">
      <w:pPr>
        <w:pStyle w:val="MathSpecialCase3"/>
        <w:numPr>
          <w:ilvl w:val="2"/>
          <w:numId w:val="31"/>
        </w:numPr>
        <w:tabs>
          <w:tab w:val="left" w:pos="450"/>
        </w:tabs>
        <w:spacing w:after="0"/>
        <w:ind w:left="446" w:hanging="446"/>
        <w:rPr>
          <w:ins w:id="1581" w:author="Rev 7 Allen Wirfs-Brock" w:date="2012-05-04T10:28:00Z"/>
          <w:del w:id="1582" w:author="Rev 9 Allen Wirfs-Brock" w:date="2012-07-06T12:05:00Z"/>
          <w:rFonts w:ascii="Arial" w:hAnsi="Arial"/>
        </w:rPr>
      </w:pPr>
      <w:ins w:id="1583" w:author="Rev 7 Allen Wirfs-Brock" w:date="2012-05-04T10:28:00Z">
        <w:del w:id="1584" w:author="Rev 9 Allen Wirfs-Brock" w:date="2012-07-06T12:05:00Z">
          <w:r w:rsidRPr="00E77497" w:rsidDel="0035504E">
            <w:rPr>
              <w:rFonts w:ascii="Arial" w:hAnsi="Arial"/>
            </w:rPr>
            <w:delText xml:space="preserve">The MV of </w:delText>
          </w:r>
          <w:r w:rsidRPr="00591F2A" w:rsidDel="0035504E">
            <w:rPr>
              <w:i/>
            </w:rPr>
            <w:delText>OctalDigit</w:delText>
          </w:r>
          <w:r w:rsidRPr="00E77497"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RPr="00591F2A" w:rsidDel="0035504E">
            <w:rPr>
              <w:rFonts w:ascii="Courier New" w:hAnsi="Courier New" w:cs="Courier New"/>
              <w:b/>
            </w:rPr>
            <w:delText>3</w:delText>
          </w:r>
          <w:r w:rsidRPr="00E77497" w:rsidDel="0035504E">
            <w:rPr>
              <w:rFonts w:ascii="Arial" w:hAnsi="Arial"/>
            </w:rPr>
            <w:delText xml:space="preserve"> is </w:delText>
          </w:r>
          <w:r w:rsidRPr="00591F2A" w:rsidDel="0035504E">
            <w:delText>3</w:delText>
          </w:r>
          <w:r w:rsidRPr="00E77497" w:rsidDel="0035504E">
            <w:rPr>
              <w:rFonts w:ascii="Arial" w:hAnsi="Arial"/>
            </w:rPr>
            <w:delText>.</w:delText>
          </w:r>
        </w:del>
      </w:ins>
    </w:p>
    <w:p w14:paraId="5377884E" w14:textId="77777777" w:rsidR="00591F2A" w:rsidRPr="00E77497" w:rsidDel="0035504E" w:rsidRDefault="00591F2A" w:rsidP="00591F2A">
      <w:pPr>
        <w:pStyle w:val="MathSpecialCase3"/>
        <w:numPr>
          <w:ilvl w:val="2"/>
          <w:numId w:val="31"/>
        </w:numPr>
        <w:tabs>
          <w:tab w:val="left" w:pos="450"/>
        </w:tabs>
        <w:spacing w:after="0"/>
        <w:ind w:left="446" w:hanging="446"/>
        <w:rPr>
          <w:ins w:id="1585" w:author="Rev 7 Allen Wirfs-Brock" w:date="2012-05-04T10:28:00Z"/>
          <w:del w:id="1586" w:author="Rev 9 Allen Wirfs-Brock" w:date="2012-07-06T12:05:00Z"/>
          <w:rFonts w:ascii="Arial" w:hAnsi="Arial"/>
        </w:rPr>
      </w:pPr>
      <w:ins w:id="1587" w:author="Rev 7 Allen Wirfs-Brock" w:date="2012-05-04T10:28:00Z">
        <w:del w:id="1588" w:author="Rev 9 Allen Wirfs-Brock" w:date="2012-07-06T12:05:00Z">
          <w:r w:rsidRPr="00E77497" w:rsidDel="0035504E">
            <w:rPr>
              <w:rFonts w:ascii="Arial" w:hAnsi="Arial"/>
            </w:rPr>
            <w:delText xml:space="preserve">The MV of </w:delText>
          </w:r>
          <w:r w:rsidRPr="00591F2A" w:rsidDel="0035504E">
            <w:rPr>
              <w:i/>
            </w:rPr>
            <w:delText>OctalDigit</w:delText>
          </w:r>
          <w:r w:rsidRPr="00E77497"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RPr="00591F2A" w:rsidDel="0035504E">
            <w:rPr>
              <w:rFonts w:ascii="Courier New" w:hAnsi="Courier New" w:cs="Courier New"/>
              <w:b/>
            </w:rPr>
            <w:delText>4</w:delText>
          </w:r>
          <w:r w:rsidRPr="00E77497" w:rsidDel="0035504E">
            <w:rPr>
              <w:rFonts w:ascii="Arial" w:hAnsi="Arial"/>
            </w:rPr>
            <w:delText xml:space="preserve"> is </w:delText>
          </w:r>
          <w:r w:rsidRPr="00591F2A" w:rsidDel="0035504E">
            <w:delText>4</w:delText>
          </w:r>
          <w:r w:rsidRPr="00E77497" w:rsidDel="0035504E">
            <w:rPr>
              <w:rFonts w:ascii="Arial" w:hAnsi="Arial"/>
            </w:rPr>
            <w:delText>.</w:delText>
          </w:r>
        </w:del>
      </w:ins>
    </w:p>
    <w:p w14:paraId="2BB50A14" w14:textId="77777777" w:rsidR="00591F2A" w:rsidRPr="00E77497" w:rsidDel="0035504E" w:rsidRDefault="00591F2A" w:rsidP="00591F2A">
      <w:pPr>
        <w:pStyle w:val="MathSpecialCase3"/>
        <w:numPr>
          <w:ilvl w:val="2"/>
          <w:numId w:val="31"/>
        </w:numPr>
        <w:tabs>
          <w:tab w:val="left" w:pos="450"/>
        </w:tabs>
        <w:spacing w:after="0"/>
        <w:ind w:left="446" w:hanging="446"/>
        <w:rPr>
          <w:ins w:id="1589" w:author="Rev 7 Allen Wirfs-Brock" w:date="2012-05-04T10:28:00Z"/>
          <w:del w:id="1590" w:author="Rev 9 Allen Wirfs-Brock" w:date="2012-07-06T12:05:00Z"/>
          <w:rFonts w:ascii="Arial" w:hAnsi="Arial"/>
        </w:rPr>
      </w:pPr>
      <w:ins w:id="1591" w:author="Rev 7 Allen Wirfs-Brock" w:date="2012-05-04T10:28:00Z">
        <w:del w:id="1592" w:author="Rev 9 Allen Wirfs-Brock" w:date="2012-07-06T12:05:00Z">
          <w:r w:rsidRPr="00E77497" w:rsidDel="0035504E">
            <w:rPr>
              <w:rFonts w:ascii="Arial" w:hAnsi="Arial"/>
            </w:rPr>
            <w:delText xml:space="preserve">The MV of </w:delText>
          </w:r>
          <w:r w:rsidRPr="00591F2A" w:rsidDel="0035504E">
            <w:rPr>
              <w:i/>
            </w:rPr>
            <w:delText>OctalDigit</w:delText>
          </w:r>
          <w:r w:rsidRPr="00E77497"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RPr="00591F2A" w:rsidDel="0035504E">
            <w:rPr>
              <w:rFonts w:ascii="Courier New" w:hAnsi="Courier New" w:cs="Courier New"/>
              <w:b/>
            </w:rPr>
            <w:delText>5</w:delText>
          </w:r>
          <w:r w:rsidRPr="00E77497" w:rsidDel="0035504E">
            <w:rPr>
              <w:rFonts w:ascii="Arial" w:hAnsi="Arial"/>
            </w:rPr>
            <w:delText xml:space="preserve"> is </w:delText>
          </w:r>
          <w:r w:rsidRPr="00591F2A" w:rsidDel="0035504E">
            <w:delText>5</w:delText>
          </w:r>
          <w:r w:rsidRPr="00E77497" w:rsidDel="0035504E">
            <w:rPr>
              <w:rFonts w:ascii="Arial" w:hAnsi="Arial"/>
            </w:rPr>
            <w:delText>.</w:delText>
          </w:r>
        </w:del>
      </w:ins>
    </w:p>
    <w:p w14:paraId="5B5070C3" w14:textId="77777777" w:rsidR="00591F2A" w:rsidRPr="00E77497" w:rsidDel="0035504E" w:rsidRDefault="00591F2A" w:rsidP="00591F2A">
      <w:pPr>
        <w:pStyle w:val="MathSpecialCase3"/>
        <w:numPr>
          <w:ilvl w:val="2"/>
          <w:numId w:val="31"/>
        </w:numPr>
        <w:tabs>
          <w:tab w:val="left" w:pos="450"/>
        </w:tabs>
        <w:spacing w:after="0"/>
        <w:ind w:left="446" w:hanging="446"/>
        <w:rPr>
          <w:ins w:id="1593" w:author="Rev 7 Allen Wirfs-Brock" w:date="2012-05-04T10:28:00Z"/>
          <w:del w:id="1594" w:author="Rev 9 Allen Wirfs-Brock" w:date="2012-07-06T12:05:00Z"/>
          <w:rFonts w:ascii="Arial" w:hAnsi="Arial"/>
        </w:rPr>
      </w:pPr>
      <w:ins w:id="1595" w:author="Rev 7 Allen Wirfs-Brock" w:date="2012-05-04T10:28:00Z">
        <w:del w:id="1596" w:author="Rev 9 Allen Wirfs-Brock" w:date="2012-07-06T12:05:00Z">
          <w:r w:rsidRPr="00E77497" w:rsidDel="0035504E">
            <w:rPr>
              <w:rFonts w:ascii="Arial" w:hAnsi="Arial"/>
            </w:rPr>
            <w:delText xml:space="preserve">The MV of </w:delText>
          </w:r>
          <w:r w:rsidRPr="00591F2A" w:rsidDel="0035504E">
            <w:rPr>
              <w:i/>
            </w:rPr>
            <w:delText>OctalDigit</w:delText>
          </w:r>
          <w:r w:rsidRPr="00E77497"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RPr="00591F2A" w:rsidDel="0035504E">
            <w:rPr>
              <w:rFonts w:ascii="Courier New" w:hAnsi="Courier New" w:cs="Courier New"/>
              <w:b/>
            </w:rPr>
            <w:delText>6</w:delText>
          </w:r>
          <w:r w:rsidRPr="00E77497" w:rsidDel="0035504E">
            <w:rPr>
              <w:rFonts w:ascii="Arial" w:hAnsi="Arial"/>
            </w:rPr>
            <w:delText xml:space="preserve"> is </w:delText>
          </w:r>
          <w:r w:rsidRPr="00591F2A" w:rsidDel="0035504E">
            <w:delText>6</w:delText>
          </w:r>
          <w:r w:rsidRPr="00E77497" w:rsidDel="0035504E">
            <w:rPr>
              <w:rFonts w:ascii="Arial" w:hAnsi="Arial"/>
            </w:rPr>
            <w:delText>.</w:delText>
          </w:r>
        </w:del>
      </w:ins>
    </w:p>
    <w:p w14:paraId="3802DE54" w14:textId="77777777" w:rsidR="00591F2A" w:rsidRPr="00E77497" w:rsidDel="0035504E" w:rsidRDefault="00591F2A" w:rsidP="00591F2A">
      <w:pPr>
        <w:pStyle w:val="MathSpecialCase3"/>
        <w:numPr>
          <w:ilvl w:val="2"/>
          <w:numId w:val="31"/>
        </w:numPr>
        <w:tabs>
          <w:tab w:val="left" w:pos="450"/>
        </w:tabs>
        <w:spacing w:after="0"/>
        <w:ind w:left="446" w:hanging="446"/>
        <w:rPr>
          <w:ins w:id="1597" w:author="Rev 7 Allen Wirfs-Brock" w:date="2012-05-04T10:28:00Z"/>
          <w:del w:id="1598" w:author="Rev 9 Allen Wirfs-Brock" w:date="2012-07-06T12:05:00Z"/>
          <w:rFonts w:ascii="Arial" w:hAnsi="Arial"/>
        </w:rPr>
      </w:pPr>
      <w:ins w:id="1599" w:author="Rev 7 Allen Wirfs-Brock" w:date="2012-05-04T10:28:00Z">
        <w:del w:id="1600" w:author="Rev 9 Allen Wirfs-Brock" w:date="2012-07-06T12:05:00Z">
          <w:r w:rsidRPr="00E77497" w:rsidDel="0035504E">
            <w:rPr>
              <w:rFonts w:ascii="Arial" w:hAnsi="Arial"/>
            </w:rPr>
            <w:delText xml:space="preserve">The MV of </w:delText>
          </w:r>
          <w:r w:rsidRPr="00591F2A" w:rsidDel="0035504E">
            <w:rPr>
              <w:i/>
            </w:rPr>
            <w:delText>OctalDigit</w:delText>
          </w:r>
          <w:r w:rsidRPr="00E77497"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RPr="00591F2A" w:rsidDel="0035504E">
            <w:rPr>
              <w:rFonts w:ascii="Courier New" w:hAnsi="Courier New" w:cs="Courier New"/>
              <w:b/>
            </w:rPr>
            <w:delText>7</w:delText>
          </w:r>
          <w:r w:rsidRPr="00E77497" w:rsidDel="0035504E">
            <w:rPr>
              <w:rFonts w:ascii="Arial" w:hAnsi="Arial"/>
            </w:rPr>
            <w:delText xml:space="preserve"> is </w:delText>
          </w:r>
          <w:r w:rsidRPr="00591F2A" w:rsidDel="0035504E">
            <w:delText>7</w:delText>
          </w:r>
          <w:r w:rsidRPr="00E77497" w:rsidDel="0035504E">
            <w:rPr>
              <w:rFonts w:ascii="Arial" w:hAnsi="Arial"/>
            </w:rPr>
            <w:delText>.</w:delText>
          </w:r>
        </w:del>
      </w:ins>
    </w:p>
    <w:p w14:paraId="61180F29" w14:textId="77777777" w:rsidR="00591F2A" w:rsidRPr="00E77497" w:rsidDel="0035504E" w:rsidRDefault="00591F2A" w:rsidP="00591F2A">
      <w:pPr>
        <w:pStyle w:val="MathSpecialCase3"/>
        <w:numPr>
          <w:ilvl w:val="2"/>
          <w:numId w:val="31"/>
        </w:numPr>
        <w:tabs>
          <w:tab w:val="left" w:pos="450"/>
        </w:tabs>
        <w:spacing w:after="0"/>
        <w:ind w:left="446" w:hanging="446"/>
        <w:rPr>
          <w:ins w:id="1601" w:author="Rev 7 Allen Wirfs-Brock" w:date="2012-05-04T10:28:00Z"/>
          <w:del w:id="1602" w:author="Rev 9 Allen Wirfs-Brock" w:date="2012-07-06T12:06:00Z"/>
          <w:rFonts w:ascii="Arial" w:hAnsi="Arial"/>
        </w:rPr>
      </w:pPr>
      <w:ins w:id="1603" w:author="Rev 7 Allen Wirfs-Brock" w:date="2012-05-04T10:28:00Z">
        <w:del w:id="1604" w:author="Rev 9 Allen Wirfs-Brock" w:date="2012-07-06T12:06:00Z">
          <w:r w:rsidRPr="00E77497" w:rsidDel="0035504E">
            <w:rPr>
              <w:rFonts w:ascii="Arial" w:hAnsi="Arial"/>
            </w:rPr>
            <w:delText xml:space="preserve">The MV of </w:delText>
          </w:r>
          <w:r w:rsidRPr="00591F2A" w:rsidDel="0035504E">
            <w:rPr>
              <w:i/>
            </w:rPr>
            <w:delText>OctalIntegerLiteral</w:delText>
          </w:r>
          <w:r w:rsidRPr="00591F2A"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del>
      </w:ins>
      <w:ins w:id="1605" w:author="Rev 7 Allen Wirfs-Brock" w:date="2012-05-04T10:35:00Z">
        <w:del w:id="1606" w:author="Rev 9 Allen Wirfs-Brock" w:date="2012-07-06T12:06:00Z">
          <w:r w:rsidDel="0035504E">
            <w:rPr>
              <w:rFonts w:ascii="Courier New" w:hAnsi="Courier New" w:cs="Courier New"/>
              <w:b/>
            </w:rPr>
            <w:delText>0o</w:delText>
          </w:r>
        </w:del>
      </w:ins>
      <w:ins w:id="1607" w:author="Rev 7 Allen Wirfs-Brock" w:date="2012-05-04T10:28:00Z">
        <w:del w:id="1608" w:author="Rev 9 Allen Wirfs-Brock" w:date="2012-07-06T12:06:00Z">
          <w:r w:rsidRPr="00E77497" w:rsidDel="0035504E">
            <w:rPr>
              <w:rFonts w:ascii="Arial" w:hAnsi="Arial"/>
            </w:rPr>
            <w:delText xml:space="preserve"> </w:delText>
          </w:r>
          <w:r w:rsidRPr="00591F2A" w:rsidDel="0035504E">
            <w:rPr>
              <w:i/>
            </w:rPr>
            <w:delText>OctalDigit</w:delText>
          </w:r>
          <w:r w:rsidRPr="00E77497" w:rsidDel="0035504E">
            <w:rPr>
              <w:rFonts w:ascii="Arial" w:hAnsi="Arial"/>
            </w:rPr>
            <w:delText xml:space="preserve"> is the MV of </w:delText>
          </w:r>
          <w:r w:rsidRPr="00591F2A" w:rsidDel="0035504E">
            <w:rPr>
              <w:i/>
            </w:rPr>
            <w:delText>OctalDigit</w:delText>
          </w:r>
          <w:r w:rsidRPr="00E77497" w:rsidDel="0035504E">
            <w:rPr>
              <w:rFonts w:ascii="Arial" w:hAnsi="Arial"/>
            </w:rPr>
            <w:delText>.</w:delText>
          </w:r>
        </w:del>
      </w:ins>
    </w:p>
    <w:p w14:paraId="730A7F25" w14:textId="77777777" w:rsidR="00591F2A" w:rsidRPr="00E77497" w:rsidDel="0035504E" w:rsidRDefault="00591F2A" w:rsidP="00591F2A">
      <w:pPr>
        <w:pStyle w:val="MathSpecialCase3"/>
        <w:numPr>
          <w:ilvl w:val="2"/>
          <w:numId w:val="31"/>
        </w:numPr>
        <w:tabs>
          <w:tab w:val="left" w:pos="450"/>
        </w:tabs>
        <w:spacing w:after="0"/>
        <w:ind w:left="446" w:hanging="446"/>
        <w:rPr>
          <w:ins w:id="1609" w:author="Rev 7 Allen Wirfs-Brock" w:date="2012-05-04T10:36:00Z"/>
          <w:del w:id="1610" w:author="Rev 9 Allen Wirfs-Brock" w:date="2012-07-06T12:06:00Z"/>
          <w:rFonts w:ascii="Arial" w:hAnsi="Arial"/>
        </w:rPr>
      </w:pPr>
      <w:ins w:id="1611" w:author="Rev 7 Allen Wirfs-Brock" w:date="2012-05-04T10:36:00Z">
        <w:del w:id="1612" w:author="Rev 9 Allen Wirfs-Brock" w:date="2012-07-06T12:06:00Z">
          <w:r w:rsidRPr="00E77497" w:rsidDel="0035504E">
            <w:rPr>
              <w:rFonts w:ascii="Arial" w:hAnsi="Arial"/>
            </w:rPr>
            <w:delText xml:space="preserve">The MV of </w:delText>
          </w:r>
          <w:r w:rsidRPr="00591F2A" w:rsidDel="0035504E">
            <w:rPr>
              <w:i/>
            </w:rPr>
            <w:delText>OctalIntegerLiteral</w:delText>
          </w:r>
          <w:r w:rsidRPr="00591F2A"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Del="0035504E">
            <w:rPr>
              <w:rFonts w:ascii="Courier New" w:hAnsi="Courier New" w:cs="Courier New"/>
              <w:b/>
            </w:rPr>
            <w:delText>0O</w:delText>
          </w:r>
          <w:r w:rsidRPr="00E77497" w:rsidDel="0035504E">
            <w:rPr>
              <w:rFonts w:ascii="Arial" w:hAnsi="Arial"/>
            </w:rPr>
            <w:delText xml:space="preserve"> </w:delText>
          </w:r>
          <w:r w:rsidRPr="00591F2A" w:rsidDel="0035504E">
            <w:rPr>
              <w:i/>
            </w:rPr>
            <w:delText>OctalDigit</w:delText>
          </w:r>
          <w:r w:rsidRPr="00E77497" w:rsidDel="0035504E">
            <w:rPr>
              <w:rFonts w:ascii="Arial" w:hAnsi="Arial"/>
            </w:rPr>
            <w:delText xml:space="preserve"> is the MV of </w:delText>
          </w:r>
          <w:r w:rsidRPr="00591F2A" w:rsidDel="0035504E">
            <w:rPr>
              <w:i/>
            </w:rPr>
            <w:delText>OctalDigit</w:delText>
          </w:r>
          <w:r w:rsidRPr="00E77497" w:rsidDel="0035504E">
            <w:rPr>
              <w:rFonts w:ascii="Arial" w:hAnsi="Arial"/>
            </w:rPr>
            <w:delText>.</w:delText>
          </w:r>
        </w:del>
      </w:ins>
    </w:p>
    <w:p w14:paraId="74BC93D1" w14:textId="77777777" w:rsidR="00591F2A" w:rsidRPr="00E77497" w:rsidDel="0035504E" w:rsidRDefault="00591F2A" w:rsidP="00591F2A">
      <w:pPr>
        <w:pStyle w:val="MathSpecialCase3"/>
        <w:numPr>
          <w:ilvl w:val="2"/>
          <w:numId w:val="31"/>
        </w:numPr>
        <w:tabs>
          <w:tab w:val="left" w:pos="450"/>
        </w:tabs>
        <w:spacing w:after="0"/>
        <w:ind w:left="446" w:hanging="446"/>
        <w:rPr>
          <w:ins w:id="1613" w:author="Rev 7 Allen Wirfs-Brock" w:date="2012-05-04T10:28:00Z"/>
          <w:del w:id="1614" w:author="Rev 9 Allen Wirfs-Brock" w:date="2012-07-06T12:06:00Z"/>
          <w:rFonts w:ascii="Arial" w:hAnsi="Arial"/>
        </w:rPr>
      </w:pPr>
      <w:ins w:id="1615" w:author="Rev 7 Allen Wirfs-Brock" w:date="2012-05-04T10:28:00Z">
        <w:del w:id="1616" w:author="Rev 9 Allen Wirfs-Brock" w:date="2012-07-06T12:06:00Z">
          <w:r w:rsidRPr="00E77497" w:rsidDel="0035504E">
            <w:rPr>
              <w:rFonts w:ascii="Arial" w:hAnsi="Arial"/>
            </w:rPr>
            <w:delText xml:space="preserve">The MV of </w:delText>
          </w:r>
          <w:r w:rsidRPr="00591F2A" w:rsidDel="0035504E">
            <w:rPr>
              <w:i/>
            </w:rPr>
            <w:delText>OctalIntegerLiteral</w:delText>
          </w:r>
          <w:r w:rsidRPr="00591F2A" w:rsidDel="0035504E">
            <w:rPr>
              <w:rFonts w:ascii="Arial" w:hAnsi="Arial"/>
            </w:rPr>
            <w:delText xml:space="preserve"> </w:delText>
          </w:r>
          <w:r w:rsidRPr="00591F2A" w:rsidDel="0035504E">
            <w:rPr>
              <w:rFonts w:ascii="Arial" w:hAnsi="Arial"/>
              <w:b/>
            </w:rPr>
            <w:delText>::</w:delText>
          </w:r>
          <w:r w:rsidRPr="00E77497" w:rsidDel="0035504E">
            <w:rPr>
              <w:rFonts w:ascii="Arial" w:hAnsi="Arial"/>
            </w:rPr>
            <w:delText xml:space="preserve"> </w:delText>
          </w:r>
          <w:r w:rsidRPr="00591F2A" w:rsidDel="0035504E">
            <w:rPr>
              <w:i/>
            </w:rPr>
            <w:delText>OctalIntegerLiteral</w:delText>
          </w:r>
          <w:r w:rsidRPr="00E77497" w:rsidDel="0035504E">
            <w:rPr>
              <w:rFonts w:ascii="Arial" w:hAnsi="Arial"/>
            </w:rPr>
            <w:delText xml:space="preserve"> </w:delText>
          </w:r>
          <w:r w:rsidRPr="00591F2A" w:rsidDel="0035504E">
            <w:rPr>
              <w:i/>
            </w:rPr>
            <w:delText>OctalDigit</w:delText>
          </w:r>
          <w:r w:rsidRPr="00E77497" w:rsidDel="0035504E">
            <w:rPr>
              <w:rFonts w:ascii="Arial" w:hAnsi="Arial"/>
            </w:rPr>
            <w:delText xml:space="preserve"> is (the MV of </w:delText>
          </w:r>
          <w:r w:rsidRPr="00591F2A" w:rsidDel="0035504E">
            <w:rPr>
              <w:i/>
            </w:rPr>
            <w:delText>OctalIntegerLiteral</w:delText>
          </w:r>
          <w:r w:rsidRPr="00E77497" w:rsidDel="0035504E">
            <w:rPr>
              <w:rFonts w:ascii="Arial" w:hAnsi="Arial"/>
            </w:rPr>
            <w:delText xml:space="preserve"> times </w:delText>
          </w:r>
          <w:r w:rsidRPr="00591F2A" w:rsidDel="0035504E">
            <w:delText>8</w:delText>
          </w:r>
          <w:r w:rsidRPr="00E77497" w:rsidDel="0035504E">
            <w:rPr>
              <w:rFonts w:ascii="Arial" w:hAnsi="Arial"/>
            </w:rPr>
            <w:delText xml:space="preserve">) plus the MV of </w:delText>
          </w:r>
          <w:r w:rsidRPr="00591F2A" w:rsidDel="0035504E">
            <w:rPr>
              <w:i/>
            </w:rPr>
            <w:delText>OctalDigit</w:delText>
          </w:r>
          <w:r w:rsidRPr="00E77497" w:rsidDel="0035504E">
            <w:rPr>
              <w:rFonts w:ascii="Arial" w:hAnsi="Arial"/>
            </w:rPr>
            <w:delText>.</w:delText>
          </w:r>
        </w:del>
      </w:ins>
    </w:p>
    <w:p w14:paraId="017FAFFE"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a</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A</w:t>
      </w:r>
      <w:r w:rsidRPr="00E77497">
        <w:t xml:space="preserve"> </w:t>
      </w:r>
      <w:r w:rsidRPr="00E77497">
        <w:rPr>
          <w:rFonts w:ascii="Arial" w:hAnsi="Arial" w:cs="Arial"/>
        </w:rPr>
        <w:t xml:space="preserve">is </w:t>
      </w:r>
      <w:r w:rsidRPr="00E77497">
        <w:t>10</w:t>
      </w:r>
      <w:r w:rsidRPr="00E77497">
        <w:rPr>
          <w:rFonts w:ascii="Arial" w:hAnsi="Arial" w:cs="Arial"/>
        </w:rPr>
        <w:t>.</w:t>
      </w:r>
    </w:p>
    <w:p w14:paraId="1A8F4884"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b</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B</w:t>
      </w:r>
      <w:r w:rsidRPr="00E77497">
        <w:t xml:space="preserve"> </w:t>
      </w:r>
      <w:r w:rsidRPr="00E77497">
        <w:rPr>
          <w:rFonts w:ascii="Arial" w:hAnsi="Arial" w:cs="Arial"/>
        </w:rPr>
        <w:t xml:space="preserve">is </w:t>
      </w:r>
      <w:r w:rsidRPr="00E77497">
        <w:t>11</w:t>
      </w:r>
      <w:r w:rsidRPr="00E77497">
        <w:rPr>
          <w:rFonts w:ascii="Arial" w:hAnsi="Arial" w:cs="Arial"/>
        </w:rPr>
        <w:t>.</w:t>
      </w:r>
    </w:p>
    <w:p w14:paraId="05DDAE00"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c</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C</w:t>
      </w:r>
      <w:r w:rsidRPr="00E77497">
        <w:t xml:space="preserve"> </w:t>
      </w:r>
      <w:r w:rsidRPr="00E77497">
        <w:rPr>
          <w:rFonts w:ascii="Arial" w:hAnsi="Arial" w:cs="Arial"/>
        </w:rPr>
        <w:t xml:space="preserve">is </w:t>
      </w:r>
      <w:r w:rsidRPr="00E77497">
        <w:t>12</w:t>
      </w:r>
      <w:r w:rsidRPr="00E77497">
        <w:rPr>
          <w:rFonts w:ascii="Arial" w:hAnsi="Arial" w:cs="Arial"/>
        </w:rPr>
        <w:t>.</w:t>
      </w:r>
    </w:p>
    <w:p w14:paraId="2468DDE7"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d</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D</w:t>
      </w:r>
      <w:r w:rsidRPr="00E77497">
        <w:t xml:space="preserve"> </w:t>
      </w:r>
      <w:r w:rsidRPr="00E77497">
        <w:rPr>
          <w:rFonts w:ascii="Arial" w:hAnsi="Arial" w:cs="Arial"/>
        </w:rPr>
        <w:t xml:space="preserve">is </w:t>
      </w:r>
      <w:r w:rsidRPr="00E77497">
        <w:t>13</w:t>
      </w:r>
      <w:r w:rsidRPr="00E77497">
        <w:rPr>
          <w:rFonts w:ascii="Arial" w:hAnsi="Arial" w:cs="Arial"/>
        </w:rPr>
        <w:t>.</w:t>
      </w:r>
    </w:p>
    <w:p w14:paraId="6615A2F9"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e</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E</w:t>
      </w:r>
      <w:r w:rsidRPr="00E77497">
        <w:t xml:space="preserve"> </w:t>
      </w:r>
      <w:r w:rsidRPr="00E77497">
        <w:rPr>
          <w:rFonts w:ascii="Arial" w:hAnsi="Arial" w:cs="Arial"/>
        </w:rPr>
        <w:t xml:space="preserve">is </w:t>
      </w:r>
      <w:r w:rsidRPr="00E77497">
        <w:t>14</w:t>
      </w:r>
      <w:r w:rsidRPr="00E77497">
        <w:rPr>
          <w:rFonts w:ascii="Arial" w:hAnsi="Arial" w:cs="Arial"/>
        </w:rPr>
        <w:t>.</w:t>
      </w:r>
    </w:p>
    <w:p w14:paraId="671A078E"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f</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F</w:t>
      </w:r>
      <w:r w:rsidRPr="00E77497">
        <w:t xml:space="preserve"> </w:t>
      </w:r>
      <w:r w:rsidRPr="00E77497">
        <w:rPr>
          <w:rFonts w:ascii="Arial" w:hAnsi="Arial" w:cs="Arial"/>
        </w:rPr>
        <w:t xml:space="preserve">is </w:t>
      </w:r>
      <w:r w:rsidRPr="00E77497">
        <w:t>15</w:t>
      </w:r>
      <w:r w:rsidRPr="00E77497">
        <w:rPr>
          <w:rFonts w:ascii="Arial" w:hAnsi="Arial" w:cs="Arial"/>
        </w:rPr>
        <w:t>.</w:t>
      </w:r>
    </w:p>
    <w:p w14:paraId="6CA0B3B1" w14:textId="77777777" w:rsidR="0035504E" w:rsidRPr="00E77497" w:rsidRDefault="0035504E" w:rsidP="0035504E">
      <w:pPr>
        <w:pStyle w:val="MathSpecialCase3"/>
        <w:numPr>
          <w:ilvl w:val="2"/>
          <w:numId w:val="31"/>
        </w:numPr>
        <w:tabs>
          <w:tab w:val="left" w:pos="450"/>
        </w:tabs>
        <w:spacing w:after="0"/>
        <w:ind w:left="446" w:hanging="446"/>
        <w:rPr>
          <w:ins w:id="1617" w:author="Rev 9 Allen Wirfs-Brock" w:date="2012-07-06T12:06:00Z"/>
          <w:rFonts w:ascii="Arial" w:hAnsi="Arial"/>
        </w:rPr>
      </w:pPr>
      <w:ins w:id="1618" w:author="Rev 9 Allen Wirfs-Brock" w:date="2012-07-06T12:06:00Z">
        <w:r w:rsidRPr="00E77497">
          <w:rPr>
            <w:rFonts w:ascii="Arial" w:hAnsi="Arial"/>
          </w:rPr>
          <w:t xml:space="preserve">The MV of </w:t>
        </w:r>
        <w:r>
          <w:rPr>
            <w:i/>
          </w:rPr>
          <w:t>Binary</w:t>
        </w:r>
        <w:r w:rsidRPr="00591F2A">
          <w:rPr>
            <w:i/>
          </w:rPr>
          <w:t>IntegerLiteral</w:t>
        </w:r>
        <w:r>
          <w:rPr>
            <w:i/>
          </w:rPr>
          <w:t xml:space="preserve"> </w:t>
        </w:r>
        <w:r w:rsidRPr="00591F2A">
          <w:rPr>
            <w:rFonts w:ascii="Arial" w:hAnsi="Arial"/>
            <w:b/>
          </w:rPr>
          <w:t>::</w:t>
        </w:r>
        <w:r w:rsidRPr="00E77497">
          <w:rPr>
            <w:rFonts w:ascii="Arial" w:hAnsi="Arial"/>
          </w:rPr>
          <w:t xml:space="preserve"> </w:t>
        </w:r>
        <w:r>
          <w:rPr>
            <w:rFonts w:ascii="Courier New" w:hAnsi="Courier New" w:cs="Courier New"/>
            <w:b/>
          </w:rPr>
          <w:t>0b</w:t>
        </w:r>
        <w:r w:rsidRPr="00E77497">
          <w:rPr>
            <w:rFonts w:ascii="Arial" w:hAnsi="Arial"/>
          </w:rPr>
          <w:t xml:space="preserve"> </w:t>
        </w:r>
        <w:r>
          <w:rPr>
            <w:i/>
          </w:rPr>
          <w:t>Binary</w:t>
        </w:r>
        <w:r w:rsidRPr="00591F2A">
          <w:rPr>
            <w:i/>
          </w:rPr>
          <w:t>Digit</w:t>
        </w:r>
        <w:r w:rsidRPr="00E77497">
          <w:rPr>
            <w:rFonts w:ascii="Arial" w:hAnsi="Arial"/>
          </w:rPr>
          <w:t xml:space="preserve"> is the MV of </w:t>
        </w:r>
        <w:r>
          <w:rPr>
            <w:i/>
          </w:rPr>
          <w:t>Binary</w:t>
        </w:r>
        <w:r w:rsidRPr="00591F2A">
          <w:rPr>
            <w:i/>
          </w:rPr>
          <w:t>Digit</w:t>
        </w:r>
        <w:r w:rsidRPr="00E77497">
          <w:rPr>
            <w:rFonts w:ascii="Arial" w:hAnsi="Arial"/>
          </w:rPr>
          <w:t>.</w:t>
        </w:r>
      </w:ins>
    </w:p>
    <w:p w14:paraId="6C1A76B9" w14:textId="77777777" w:rsidR="0035504E" w:rsidRPr="00E77497" w:rsidRDefault="0035504E" w:rsidP="0035504E">
      <w:pPr>
        <w:pStyle w:val="MathSpecialCase3"/>
        <w:numPr>
          <w:ilvl w:val="2"/>
          <w:numId w:val="31"/>
        </w:numPr>
        <w:tabs>
          <w:tab w:val="left" w:pos="450"/>
        </w:tabs>
        <w:spacing w:after="0"/>
        <w:ind w:left="446" w:hanging="446"/>
        <w:rPr>
          <w:ins w:id="1619" w:author="Rev 9 Allen Wirfs-Brock" w:date="2012-07-06T12:06:00Z"/>
          <w:rFonts w:ascii="Arial" w:hAnsi="Arial"/>
        </w:rPr>
      </w:pPr>
      <w:ins w:id="1620" w:author="Rev 9 Allen Wirfs-Brock" w:date="2012-07-06T12:06:00Z">
        <w:r w:rsidRPr="00E77497">
          <w:rPr>
            <w:rFonts w:ascii="Arial" w:hAnsi="Arial"/>
          </w:rPr>
          <w:t xml:space="preserve">The MV of </w:t>
        </w:r>
        <w:r>
          <w:rPr>
            <w:i/>
          </w:rPr>
          <w:t>Binary</w:t>
        </w:r>
        <w:r w:rsidRPr="00591F2A">
          <w:rPr>
            <w:i/>
          </w:rPr>
          <w:t>IntegerLiteral</w:t>
        </w:r>
        <w:r>
          <w:rPr>
            <w:i/>
          </w:rPr>
          <w:t xml:space="preserve"> </w:t>
        </w:r>
        <w:r w:rsidRPr="00591F2A">
          <w:rPr>
            <w:rFonts w:ascii="Arial" w:hAnsi="Arial"/>
            <w:b/>
          </w:rPr>
          <w:t>::</w:t>
        </w:r>
        <w:r w:rsidRPr="00E77497">
          <w:rPr>
            <w:rFonts w:ascii="Arial" w:hAnsi="Arial"/>
          </w:rPr>
          <w:t xml:space="preserve"> </w:t>
        </w:r>
        <w:r>
          <w:rPr>
            <w:rFonts w:ascii="Courier New" w:hAnsi="Courier New" w:cs="Courier New"/>
            <w:b/>
          </w:rPr>
          <w:t>0B</w:t>
        </w:r>
        <w:r w:rsidRPr="00E77497">
          <w:rPr>
            <w:rFonts w:ascii="Arial" w:hAnsi="Arial"/>
          </w:rPr>
          <w:t xml:space="preserve"> </w:t>
        </w:r>
        <w:r>
          <w:rPr>
            <w:i/>
          </w:rPr>
          <w:t>Binary</w:t>
        </w:r>
        <w:r w:rsidRPr="00591F2A">
          <w:rPr>
            <w:i/>
          </w:rPr>
          <w:t>Digit</w:t>
        </w:r>
        <w:r w:rsidRPr="00E77497">
          <w:rPr>
            <w:rFonts w:ascii="Arial" w:hAnsi="Arial"/>
          </w:rPr>
          <w:t xml:space="preserve"> is the MV of </w:t>
        </w:r>
        <w:r>
          <w:rPr>
            <w:i/>
          </w:rPr>
          <w:t>Binary</w:t>
        </w:r>
        <w:r w:rsidRPr="00591F2A">
          <w:rPr>
            <w:i/>
          </w:rPr>
          <w:t>Digit</w:t>
        </w:r>
        <w:r w:rsidRPr="00E77497">
          <w:rPr>
            <w:rFonts w:ascii="Arial" w:hAnsi="Arial"/>
          </w:rPr>
          <w:t>.</w:t>
        </w:r>
      </w:ins>
    </w:p>
    <w:p w14:paraId="4E4986ED" w14:textId="77777777" w:rsidR="0035504E" w:rsidRPr="00E77497" w:rsidRDefault="0035504E" w:rsidP="0035504E">
      <w:pPr>
        <w:pStyle w:val="MathSpecialCase3"/>
        <w:numPr>
          <w:ilvl w:val="2"/>
          <w:numId w:val="31"/>
        </w:numPr>
        <w:tabs>
          <w:tab w:val="left" w:pos="450"/>
        </w:tabs>
        <w:spacing w:after="0"/>
        <w:ind w:left="446" w:hanging="446"/>
        <w:rPr>
          <w:ins w:id="1621" w:author="Rev 9 Allen Wirfs-Brock" w:date="2012-07-06T12:06:00Z"/>
          <w:rFonts w:ascii="Arial" w:hAnsi="Arial"/>
        </w:rPr>
      </w:pPr>
      <w:ins w:id="1622" w:author="Rev 9 Allen Wirfs-Brock" w:date="2012-07-06T12:06:00Z">
        <w:r w:rsidRPr="00E77497">
          <w:rPr>
            <w:rFonts w:ascii="Arial" w:hAnsi="Arial"/>
          </w:rPr>
          <w:t xml:space="preserve">The MV of </w:t>
        </w:r>
        <w:r>
          <w:rPr>
            <w:i/>
          </w:rPr>
          <w:t>Binary</w:t>
        </w:r>
        <w:r w:rsidRPr="00591F2A">
          <w:rPr>
            <w:i/>
          </w:rPr>
          <w:t>IntegerLiteral</w:t>
        </w:r>
        <w:r>
          <w:rPr>
            <w:i/>
          </w:rPr>
          <w:t xml:space="preserve"> </w:t>
        </w:r>
        <w:r w:rsidRPr="00591F2A">
          <w:rPr>
            <w:rFonts w:ascii="Arial" w:hAnsi="Arial"/>
            <w:b/>
          </w:rPr>
          <w:t>::</w:t>
        </w:r>
        <w:r w:rsidRPr="00E77497">
          <w:rPr>
            <w:rFonts w:ascii="Arial" w:hAnsi="Arial"/>
          </w:rPr>
          <w:t xml:space="preserve"> </w:t>
        </w:r>
        <w:r>
          <w:rPr>
            <w:i/>
          </w:rPr>
          <w:t>Binary</w:t>
        </w:r>
        <w:r w:rsidRPr="00591F2A">
          <w:rPr>
            <w:i/>
          </w:rPr>
          <w:t>IntegerLiteral</w:t>
        </w:r>
        <w:r w:rsidRPr="00A67AF2">
          <w:rPr>
            <w:rFonts w:ascii="Arial" w:hAnsi="Arial"/>
          </w:rPr>
          <w:t xml:space="preserve"> </w:t>
        </w:r>
        <w:r>
          <w:rPr>
            <w:i/>
          </w:rPr>
          <w:t>Binary</w:t>
        </w:r>
        <w:r w:rsidRPr="00591F2A">
          <w:rPr>
            <w:i/>
          </w:rPr>
          <w:t>Digit</w:t>
        </w:r>
        <w:r w:rsidRPr="00E77497">
          <w:rPr>
            <w:rFonts w:ascii="Arial" w:hAnsi="Arial"/>
          </w:rPr>
          <w:t xml:space="preserve"> is (the MV of </w:t>
        </w:r>
        <w:r>
          <w:rPr>
            <w:i/>
          </w:rPr>
          <w:t>Binary</w:t>
        </w:r>
        <w:r w:rsidRPr="00591F2A">
          <w:rPr>
            <w:i/>
          </w:rPr>
          <w:t>IntegerLiteral</w:t>
        </w:r>
        <w:r w:rsidRPr="00A67AF2">
          <w:rPr>
            <w:rFonts w:ascii="Arial" w:hAnsi="Arial"/>
          </w:rPr>
          <w:t xml:space="preserve"> </w:t>
        </w:r>
        <w:r w:rsidRPr="00E77497">
          <w:rPr>
            <w:rFonts w:ascii="Arial" w:hAnsi="Arial"/>
          </w:rPr>
          <w:t xml:space="preserve">times </w:t>
        </w:r>
        <w:r>
          <w:t>2</w:t>
        </w:r>
        <w:r w:rsidRPr="00E77497">
          <w:rPr>
            <w:rFonts w:ascii="Arial" w:hAnsi="Arial"/>
          </w:rPr>
          <w:t xml:space="preserve">) plus the MV of </w:t>
        </w:r>
        <w:r>
          <w:rPr>
            <w:i/>
          </w:rPr>
          <w:t>Binary</w:t>
        </w:r>
        <w:r w:rsidRPr="00591F2A">
          <w:rPr>
            <w:i/>
          </w:rPr>
          <w:t>Digit</w:t>
        </w:r>
        <w:r w:rsidRPr="00E77497">
          <w:rPr>
            <w:rFonts w:ascii="Arial" w:hAnsi="Arial"/>
          </w:rPr>
          <w:t>.</w:t>
        </w:r>
      </w:ins>
    </w:p>
    <w:p w14:paraId="75CA0557" w14:textId="77777777" w:rsidR="0035504E" w:rsidRPr="00E77497" w:rsidRDefault="0035504E" w:rsidP="0035504E">
      <w:pPr>
        <w:pStyle w:val="MathSpecialCase3"/>
        <w:numPr>
          <w:ilvl w:val="2"/>
          <w:numId w:val="31"/>
        </w:numPr>
        <w:tabs>
          <w:tab w:val="left" w:pos="450"/>
        </w:tabs>
        <w:spacing w:after="0"/>
        <w:ind w:left="446" w:hanging="446"/>
        <w:rPr>
          <w:ins w:id="1623" w:author="Rev 9 Allen Wirfs-Brock" w:date="2012-07-06T12:06:00Z"/>
          <w:rFonts w:ascii="Arial" w:hAnsi="Arial"/>
        </w:rPr>
      </w:pPr>
      <w:ins w:id="1624" w:author="Rev 9 Allen Wirfs-Brock" w:date="2012-07-06T12:06:00Z">
        <w:r w:rsidRPr="00E77497">
          <w:rPr>
            <w:rFonts w:ascii="Arial" w:hAnsi="Arial"/>
          </w:rPr>
          <w:t xml:space="preserve">The MV of </w:t>
        </w:r>
        <w:r w:rsidRPr="00591F2A">
          <w:rPr>
            <w:i/>
          </w:rPr>
          <w:t>OctalIntegerLiteral</w:t>
        </w:r>
        <w:r w:rsidRPr="00591F2A">
          <w:rPr>
            <w:rFonts w:ascii="Arial" w:hAnsi="Arial"/>
          </w:rPr>
          <w:t xml:space="preserve"> </w:t>
        </w:r>
        <w:r w:rsidRPr="00591F2A">
          <w:rPr>
            <w:rFonts w:ascii="Arial" w:hAnsi="Arial"/>
            <w:b/>
          </w:rPr>
          <w:t>::</w:t>
        </w:r>
        <w:r w:rsidRPr="00E77497">
          <w:rPr>
            <w:rFonts w:ascii="Arial" w:hAnsi="Arial"/>
          </w:rPr>
          <w:t xml:space="preserve"> </w:t>
        </w:r>
        <w:r>
          <w:rPr>
            <w:rFonts w:ascii="Courier New" w:hAnsi="Courier New" w:cs="Courier New"/>
            <w:b/>
          </w:rPr>
          <w:t>0o</w:t>
        </w:r>
        <w:r w:rsidRPr="00E77497">
          <w:rPr>
            <w:rFonts w:ascii="Arial" w:hAnsi="Arial"/>
          </w:rPr>
          <w:t xml:space="preserve"> </w:t>
        </w:r>
        <w:r w:rsidRPr="00591F2A">
          <w:rPr>
            <w:i/>
          </w:rPr>
          <w:t>OctalDigit</w:t>
        </w:r>
        <w:r w:rsidRPr="00E77497">
          <w:rPr>
            <w:rFonts w:ascii="Arial" w:hAnsi="Arial"/>
          </w:rPr>
          <w:t xml:space="preserve"> is the MV of </w:t>
        </w:r>
        <w:r w:rsidRPr="00591F2A">
          <w:rPr>
            <w:i/>
          </w:rPr>
          <w:t>OctalDigit</w:t>
        </w:r>
        <w:r w:rsidRPr="00E77497">
          <w:rPr>
            <w:rFonts w:ascii="Arial" w:hAnsi="Arial"/>
          </w:rPr>
          <w:t>.</w:t>
        </w:r>
      </w:ins>
    </w:p>
    <w:p w14:paraId="623BD33D" w14:textId="77777777" w:rsidR="0035504E" w:rsidRPr="00E77497" w:rsidRDefault="0035504E" w:rsidP="0035504E">
      <w:pPr>
        <w:pStyle w:val="MathSpecialCase3"/>
        <w:numPr>
          <w:ilvl w:val="2"/>
          <w:numId w:val="31"/>
        </w:numPr>
        <w:tabs>
          <w:tab w:val="left" w:pos="450"/>
        </w:tabs>
        <w:spacing w:after="0"/>
        <w:ind w:left="446" w:hanging="446"/>
        <w:rPr>
          <w:ins w:id="1625" w:author="Rev 9 Allen Wirfs-Brock" w:date="2012-07-06T12:06:00Z"/>
          <w:rFonts w:ascii="Arial" w:hAnsi="Arial"/>
        </w:rPr>
      </w:pPr>
      <w:ins w:id="1626" w:author="Rev 9 Allen Wirfs-Brock" w:date="2012-07-06T12:06:00Z">
        <w:r w:rsidRPr="00E77497">
          <w:rPr>
            <w:rFonts w:ascii="Arial" w:hAnsi="Arial"/>
          </w:rPr>
          <w:t xml:space="preserve">The MV of </w:t>
        </w:r>
        <w:r w:rsidRPr="00591F2A">
          <w:rPr>
            <w:i/>
          </w:rPr>
          <w:t>OctalIntegerLiteral</w:t>
        </w:r>
        <w:r w:rsidRPr="00591F2A">
          <w:rPr>
            <w:rFonts w:ascii="Arial" w:hAnsi="Arial"/>
          </w:rPr>
          <w:t xml:space="preserve"> </w:t>
        </w:r>
        <w:r w:rsidRPr="00591F2A">
          <w:rPr>
            <w:rFonts w:ascii="Arial" w:hAnsi="Arial"/>
            <w:b/>
          </w:rPr>
          <w:t>::</w:t>
        </w:r>
        <w:r w:rsidRPr="00E77497">
          <w:rPr>
            <w:rFonts w:ascii="Arial" w:hAnsi="Arial"/>
          </w:rPr>
          <w:t xml:space="preserve"> </w:t>
        </w:r>
        <w:r>
          <w:rPr>
            <w:rFonts w:ascii="Courier New" w:hAnsi="Courier New" w:cs="Courier New"/>
            <w:b/>
          </w:rPr>
          <w:t>0O</w:t>
        </w:r>
        <w:r w:rsidRPr="00E77497">
          <w:rPr>
            <w:rFonts w:ascii="Arial" w:hAnsi="Arial"/>
          </w:rPr>
          <w:t xml:space="preserve"> </w:t>
        </w:r>
        <w:r w:rsidRPr="00591F2A">
          <w:rPr>
            <w:i/>
          </w:rPr>
          <w:t>OctalDigit</w:t>
        </w:r>
        <w:r w:rsidRPr="00E77497">
          <w:rPr>
            <w:rFonts w:ascii="Arial" w:hAnsi="Arial"/>
          </w:rPr>
          <w:t xml:space="preserve"> is the MV of </w:t>
        </w:r>
        <w:r w:rsidRPr="00591F2A">
          <w:rPr>
            <w:i/>
          </w:rPr>
          <w:t>OctalDigit</w:t>
        </w:r>
        <w:r w:rsidRPr="00E77497">
          <w:rPr>
            <w:rFonts w:ascii="Arial" w:hAnsi="Arial"/>
          </w:rPr>
          <w:t>.</w:t>
        </w:r>
      </w:ins>
    </w:p>
    <w:p w14:paraId="2C23B616" w14:textId="77777777" w:rsidR="0035504E" w:rsidRPr="00E77497" w:rsidRDefault="0035504E" w:rsidP="0035504E">
      <w:pPr>
        <w:pStyle w:val="MathSpecialCase3"/>
        <w:numPr>
          <w:ilvl w:val="2"/>
          <w:numId w:val="31"/>
        </w:numPr>
        <w:tabs>
          <w:tab w:val="left" w:pos="450"/>
        </w:tabs>
        <w:spacing w:after="0"/>
        <w:ind w:left="446" w:hanging="446"/>
        <w:rPr>
          <w:ins w:id="1627" w:author="Rev 9 Allen Wirfs-Brock" w:date="2012-07-06T12:06:00Z"/>
          <w:rFonts w:ascii="Arial" w:hAnsi="Arial"/>
        </w:rPr>
      </w:pPr>
      <w:ins w:id="1628" w:author="Rev 9 Allen Wirfs-Brock" w:date="2012-07-06T12:06:00Z">
        <w:r w:rsidRPr="00E77497">
          <w:rPr>
            <w:rFonts w:ascii="Arial" w:hAnsi="Arial"/>
          </w:rPr>
          <w:t xml:space="preserve">The MV of </w:t>
        </w:r>
        <w:r w:rsidRPr="00591F2A">
          <w:rPr>
            <w:i/>
          </w:rPr>
          <w:t>OctalIntegerLiteral</w:t>
        </w:r>
        <w:r w:rsidRPr="00591F2A">
          <w:rPr>
            <w:rFonts w:ascii="Arial" w:hAnsi="Arial"/>
          </w:rPr>
          <w:t xml:space="preserve"> </w:t>
        </w:r>
        <w:r w:rsidRPr="00591F2A">
          <w:rPr>
            <w:rFonts w:ascii="Arial" w:hAnsi="Arial"/>
            <w:b/>
          </w:rPr>
          <w:t>::</w:t>
        </w:r>
        <w:r w:rsidRPr="00E77497">
          <w:rPr>
            <w:rFonts w:ascii="Arial" w:hAnsi="Arial"/>
          </w:rPr>
          <w:t xml:space="preserve"> </w:t>
        </w:r>
        <w:r w:rsidRPr="00591F2A">
          <w:rPr>
            <w:i/>
          </w:rPr>
          <w:t>OctalIntegerLiteral</w:t>
        </w:r>
        <w:r w:rsidRPr="00E77497">
          <w:rPr>
            <w:rFonts w:ascii="Arial" w:hAnsi="Arial"/>
          </w:rPr>
          <w:t xml:space="preserve"> </w:t>
        </w:r>
        <w:r w:rsidRPr="00591F2A">
          <w:rPr>
            <w:i/>
          </w:rPr>
          <w:t>OctalDigit</w:t>
        </w:r>
        <w:r w:rsidRPr="00E77497">
          <w:rPr>
            <w:rFonts w:ascii="Arial" w:hAnsi="Arial"/>
          </w:rPr>
          <w:t xml:space="preserve"> is (the MV of </w:t>
        </w:r>
        <w:r w:rsidRPr="00591F2A">
          <w:rPr>
            <w:i/>
          </w:rPr>
          <w:t>OctalIntegerLiteral</w:t>
        </w:r>
        <w:r w:rsidRPr="00E77497">
          <w:rPr>
            <w:rFonts w:ascii="Arial" w:hAnsi="Arial"/>
          </w:rPr>
          <w:t xml:space="preserve"> times </w:t>
        </w:r>
        <w:r w:rsidRPr="00591F2A">
          <w:t>8</w:t>
        </w:r>
        <w:r w:rsidRPr="00E77497">
          <w:rPr>
            <w:rFonts w:ascii="Arial" w:hAnsi="Arial"/>
          </w:rPr>
          <w:t xml:space="preserve">) plus the MV of </w:t>
        </w:r>
        <w:r w:rsidRPr="00591F2A">
          <w:rPr>
            <w:i/>
          </w:rPr>
          <w:t>OctalDigit</w:t>
        </w:r>
        <w:r w:rsidRPr="00E77497">
          <w:rPr>
            <w:rFonts w:ascii="Arial" w:hAnsi="Arial"/>
          </w:rPr>
          <w:t>.</w:t>
        </w:r>
      </w:ins>
    </w:p>
    <w:p w14:paraId="710D252F"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rFonts w:ascii="Courier New" w:hAnsi="Courier New"/>
          <w:b/>
        </w:rPr>
        <w:t>0x</w:t>
      </w:r>
      <w:r w:rsidRPr="00E77497">
        <w:t xml:space="preserve"> </w:t>
      </w:r>
      <w:r w:rsidRPr="00E77497">
        <w:rPr>
          <w:i/>
        </w:rPr>
        <w:t>HexDigit</w:t>
      </w:r>
      <w:ins w:id="1629" w:author="Rev 9 Allen Wirfs-Brock" w:date="2012-07-06T11:53:00Z">
        <w:r w:rsidR="001F597D">
          <w:rPr>
            <w:i/>
          </w:rPr>
          <w:t>s</w:t>
        </w:r>
      </w:ins>
      <w:r w:rsidRPr="00E77497">
        <w:t xml:space="preserve"> </w:t>
      </w:r>
      <w:r w:rsidRPr="00E77497">
        <w:rPr>
          <w:rFonts w:ascii="Arial" w:hAnsi="Arial"/>
        </w:rPr>
        <w:t xml:space="preserve">is the MV of </w:t>
      </w:r>
      <w:r w:rsidRPr="00E77497">
        <w:rPr>
          <w:i/>
        </w:rPr>
        <w:t>HexDigit</w:t>
      </w:r>
      <w:ins w:id="1630" w:author="Rev 9 Allen Wirfs-Brock" w:date="2012-07-06T11:53:00Z">
        <w:r w:rsidR="001F597D">
          <w:rPr>
            <w:i/>
          </w:rPr>
          <w:t>s</w:t>
        </w:r>
      </w:ins>
      <w:r w:rsidRPr="00E77497">
        <w:t>.</w:t>
      </w:r>
    </w:p>
    <w:p w14:paraId="205868F3"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rFonts w:ascii="Courier New" w:hAnsi="Courier New"/>
          <w:b/>
        </w:rPr>
        <w:t>0X</w:t>
      </w:r>
      <w:r w:rsidRPr="00E77497">
        <w:t xml:space="preserve"> </w:t>
      </w:r>
      <w:r w:rsidRPr="00E77497">
        <w:rPr>
          <w:i/>
        </w:rPr>
        <w:t>HexDigit</w:t>
      </w:r>
      <w:ins w:id="1631" w:author="Rev 9 Allen Wirfs-Brock" w:date="2012-07-06T11:53:00Z">
        <w:r w:rsidR="001F597D">
          <w:rPr>
            <w:i/>
          </w:rPr>
          <w:t>s</w:t>
        </w:r>
      </w:ins>
      <w:r w:rsidRPr="00E77497">
        <w:t xml:space="preserve"> </w:t>
      </w:r>
      <w:r w:rsidRPr="00E77497">
        <w:rPr>
          <w:rFonts w:ascii="Arial" w:hAnsi="Arial"/>
        </w:rPr>
        <w:t xml:space="preserve">is the MV of </w:t>
      </w:r>
      <w:r w:rsidRPr="00E77497">
        <w:rPr>
          <w:i/>
        </w:rPr>
        <w:t>HexDigit</w:t>
      </w:r>
      <w:ins w:id="1632" w:author="Rev 9 Allen Wirfs-Brock" w:date="2012-07-06T11:53:00Z">
        <w:r w:rsidR="001F597D">
          <w:rPr>
            <w:i/>
          </w:rPr>
          <w:t>s</w:t>
        </w:r>
      </w:ins>
      <w:r w:rsidRPr="00E77497">
        <w:t>.</w:t>
      </w:r>
    </w:p>
    <w:p w14:paraId="7ABEE2E7" w14:textId="77777777" w:rsidR="001F597D" w:rsidRPr="00E77497" w:rsidRDefault="001F597D" w:rsidP="001F597D">
      <w:pPr>
        <w:pStyle w:val="MathSpecialCase3"/>
        <w:numPr>
          <w:ilvl w:val="2"/>
          <w:numId w:val="31"/>
        </w:numPr>
        <w:tabs>
          <w:tab w:val="left" w:pos="450"/>
        </w:tabs>
        <w:spacing w:after="0"/>
        <w:ind w:left="446" w:hanging="446"/>
        <w:rPr>
          <w:ins w:id="1633" w:author="Rev 9 Allen Wirfs-Brock" w:date="2012-07-06T11:55:00Z"/>
        </w:rPr>
      </w:pPr>
      <w:ins w:id="1634" w:author="Rev 9 Allen Wirfs-Brock" w:date="2012-07-06T11:55:00Z">
        <w:r w:rsidRPr="00E77497">
          <w:rPr>
            <w:rFonts w:ascii="Arial" w:hAnsi="Arial" w:cs="Arial"/>
          </w:rPr>
          <w:t>The</w:t>
        </w:r>
        <w:r w:rsidRPr="00E77497">
          <w:rPr>
            <w:rFonts w:ascii="Arial" w:hAnsi="Arial"/>
          </w:rPr>
          <w:t xml:space="preserve"> MV of </w:t>
        </w:r>
        <w:r w:rsidRPr="00E77497">
          <w:rPr>
            <w:i/>
          </w:rPr>
          <w:t>Hex</w:t>
        </w:r>
        <w:r>
          <w:rPr>
            <w:i/>
          </w:rPr>
          <w:t xml:space="preserve">Digits </w:t>
        </w:r>
        <w:r w:rsidRPr="00E77497">
          <w:rPr>
            <w:rFonts w:ascii="Arial" w:hAnsi="Arial"/>
            <w:b/>
          </w:rPr>
          <w:t>::</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ins>
    </w:p>
    <w:p w14:paraId="0813B3B4" w14:textId="77777777" w:rsidR="004C02EF" w:rsidRPr="00E77497" w:rsidRDefault="004C02EF" w:rsidP="004C02EF">
      <w:pPr>
        <w:pStyle w:val="MathSpecialCase3"/>
        <w:numPr>
          <w:ilvl w:val="2"/>
          <w:numId w:val="31"/>
        </w:numPr>
        <w:tabs>
          <w:tab w:val="left" w:pos="450"/>
        </w:tabs>
        <w:spacing w:after="240"/>
        <w:ind w:left="446" w:hanging="446"/>
      </w:pPr>
      <w:r w:rsidRPr="00E77497">
        <w:rPr>
          <w:rFonts w:ascii="Arial" w:hAnsi="Arial" w:cs="Arial"/>
        </w:rPr>
        <w:t>The</w:t>
      </w:r>
      <w:r w:rsidRPr="00E77497">
        <w:rPr>
          <w:rFonts w:ascii="Arial" w:hAnsi="Arial"/>
        </w:rPr>
        <w:t xml:space="preserve"> MV of </w:t>
      </w:r>
      <w:del w:id="1635" w:author="Rev 9 Allen Wirfs-Brock" w:date="2012-07-06T11:55:00Z">
        <w:r w:rsidRPr="00E77497" w:rsidDel="001F597D">
          <w:rPr>
            <w:i/>
          </w:rPr>
          <w:delText xml:space="preserve">HexIntegerLiteral </w:delText>
        </w:r>
      </w:del>
      <w:ins w:id="1636" w:author="Rev 9 Allen Wirfs-Brock" w:date="2012-07-06T11:55:00Z">
        <w:r w:rsidR="001F597D" w:rsidRPr="00E77497">
          <w:rPr>
            <w:i/>
          </w:rPr>
          <w:t>Hex</w:t>
        </w:r>
        <w:r w:rsidR="001F597D">
          <w:rPr>
            <w:i/>
          </w:rPr>
          <w:t>Digits</w:t>
        </w:r>
        <w:r w:rsidR="001F597D" w:rsidRPr="00E77497">
          <w:rPr>
            <w:i/>
          </w:rPr>
          <w:t xml:space="preserve"> </w:t>
        </w:r>
      </w:ins>
      <w:r w:rsidRPr="00E77497">
        <w:rPr>
          <w:rFonts w:ascii="Arial" w:hAnsi="Arial"/>
          <w:b/>
        </w:rPr>
        <w:t>::</w:t>
      </w:r>
      <w:r w:rsidRPr="00E77497">
        <w:t xml:space="preserve"> </w:t>
      </w:r>
      <w:del w:id="1637" w:author="Rev 9 Allen Wirfs-Brock" w:date="2012-07-06T11:55:00Z">
        <w:r w:rsidRPr="00E77497" w:rsidDel="001F597D">
          <w:rPr>
            <w:i/>
          </w:rPr>
          <w:delText>HexIntegerLiteral</w:delText>
        </w:r>
        <w:r w:rsidRPr="00E77497" w:rsidDel="001F597D">
          <w:delText xml:space="preserve"> </w:delText>
        </w:r>
      </w:del>
      <w:ins w:id="1638" w:author="Rev 9 Allen Wirfs-Brock" w:date="2012-07-06T11:55:00Z">
        <w:r w:rsidR="001F597D" w:rsidRPr="00E77497">
          <w:rPr>
            <w:i/>
          </w:rPr>
          <w:t>Hex</w:t>
        </w:r>
        <w:r w:rsidR="001F597D">
          <w:rPr>
            <w:i/>
          </w:rPr>
          <w:t>Digits</w:t>
        </w:r>
        <w:r w:rsidR="001F597D" w:rsidRPr="00E77497">
          <w:t xml:space="preserve"> </w:t>
        </w:r>
      </w:ins>
      <w:r w:rsidRPr="00E77497">
        <w:rPr>
          <w:i/>
        </w:rPr>
        <w:t>HexDigit</w:t>
      </w:r>
      <w:r w:rsidRPr="00E77497">
        <w:t xml:space="preserve"> </w:t>
      </w:r>
      <w:r w:rsidRPr="00E77497">
        <w:rPr>
          <w:rFonts w:ascii="Arial" w:hAnsi="Arial" w:cs="Arial"/>
        </w:rPr>
        <w:t>is (the MV of</w:t>
      </w:r>
      <w:r w:rsidRPr="00E77497">
        <w:t xml:space="preserve"> </w:t>
      </w:r>
      <w:del w:id="1639" w:author="Rev 9 Allen Wirfs-Brock" w:date="2012-07-06T11:55:00Z">
        <w:r w:rsidRPr="00E77497" w:rsidDel="001F597D">
          <w:rPr>
            <w:i/>
          </w:rPr>
          <w:delText>HexIntegerLiteral</w:delText>
        </w:r>
        <w:r w:rsidRPr="00E77497" w:rsidDel="001F597D">
          <w:delText xml:space="preserve"> </w:delText>
        </w:r>
      </w:del>
      <w:ins w:id="1640" w:author="Rev 9 Allen Wirfs-Brock" w:date="2012-07-06T11:55:00Z">
        <w:r w:rsidR="001F597D" w:rsidRPr="00E77497">
          <w:rPr>
            <w:i/>
          </w:rPr>
          <w:t>Hex</w:t>
        </w:r>
        <w:r w:rsidR="001F597D">
          <w:rPr>
            <w:i/>
          </w:rPr>
          <w:t>Digits</w:t>
        </w:r>
        <w:r w:rsidR="001F597D" w:rsidRPr="00E77497">
          <w:t xml:space="preserve"> </w:t>
        </w:r>
      </w:ins>
      <w:r w:rsidRPr="00E77497">
        <w:rPr>
          <w:rFonts w:ascii="Arial" w:hAnsi="Arial" w:cs="Arial"/>
        </w:rPr>
        <w:t xml:space="preserve">times </w:t>
      </w:r>
      <w:r w:rsidRPr="00E77497">
        <w:t>16</w:t>
      </w:r>
      <w:r w:rsidRPr="00E77497">
        <w:rPr>
          <w:rFonts w:ascii="Arial" w:hAnsi="Arial" w:cs="Arial"/>
        </w:rPr>
        <w:t>) plus the MV of</w:t>
      </w:r>
      <w:r w:rsidRPr="00E77497">
        <w:t xml:space="preserve"> </w:t>
      </w:r>
      <w:r w:rsidRPr="00E77497">
        <w:rPr>
          <w:i/>
        </w:rPr>
        <w:t>HexDigit</w:t>
      </w:r>
      <w:r w:rsidRPr="00E77497">
        <w:rPr>
          <w:rFonts w:ascii="Arial" w:hAnsi="Arial" w:cs="Arial"/>
        </w:rPr>
        <w:t>.</w:t>
      </w:r>
    </w:p>
    <w:p w14:paraId="76E1B690" w14:textId="77777777" w:rsidR="004C02EF" w:rsidRPr="00E77497" w:rsidRDefault="004C02EF" w:rsidP="004C02EF">
      <w:pPr>
        <w:spacing w:after="120"/>
      </w:pPr>
      <w:r w:rsidRPr="00E77497">
        <w:t xml:space="preserve">Once the exact MV for a numeric literal has been determined, it is then rounded to a value of the Number type. If the MV is 0, then the rounded value is </w:t>
      </w:r>
      <w:r w:rsidRPr="00E77497">
        <w:rPr>
          <w:rFonts w:ascii="Times New Roman" w:hAnsi="Times New Roman"/>
          <w:b/>
        </w:rPr>
        <w:t>+0</w:t>
      </w:r>
      <w:r w:rsidRPr="00E77497">
        <w:t xml:space="preserve">; otherwise, the rounded value must be the Number value for the MV (as specified in 8.5), unless the literal is a </w:t>
      </w:r>
      <w:r w:rsidRPr="00E77497">
        <w:rPr>
          <w:rFonts w:ascii="Times New Roman" w:hAnsi="Times New Roman"/>
          <w:i/>
        </w:rPr>
        <w:t>DecimalLiteral</w:t>
      </w:r>
      <w:r w:rsidRPr="00E77497">
        <w:t xml:space="preserve"> and the literal has more than 20 significant digits, in which case the Number value may be either the Number value for the MV of a literal produced by replacing each significant digit after the 20th with a </w:t>
      </w:r>
      <w:r w:rsidRPr="00E77497">
        <w:rPr>
          <w:rFonts w:ascii="Courier New" w:hAnsi="Courier New"/>
          <w:b/>
        </w:rPr>
        <w:t>0</w:t>
      </w:r>
      <w:r w:rsidRPr="00E77497">
        <w:t xml:space="preserve"> digit or the Number value for the MV of a literal produced by replacing each significant digit after the 20th with a </w:t>
      </w:r>
      <w:r w:rsidRPr="00E77497">
        <w:rPr>
          <w:rFonts w:ascii="Courier New" w:hAnsi="Courier New"/>
          <w:b/>
        </w:rPr>
        <w:t>0</w:t>
      </w:r>
      <w:r w:rsidRPr="00E77497">
        <w:t xml:space="preserve"> digit and then incrementing the literal at the 20th significant digit position. A digit is </w:t>
      </w:r>
      <w:r w:rsidRPr="00E77497">
        <w:rPr>
          <w:i/>
        </w:rPr>
        <w:t>significant</w:t>
      </w:r>
      <w:r w:rsidRPr="00E77497">
        <w:t xml:space="preserve"> if it is not part of an </w:t>
      </w:r>
      <w:r w:rsidRPr="00E77497">
        <w:rPr>
          <w:rFonts w:ascii="Times New Roman" w:hAnsi="Times New Roman"/>
          <w:i/>
        </w:rPr>
        <w:t>ExponentPart</w:t>
      </w:r>
      <w:r w:rsidRPr="00E77497">
        <w:t xml:space="preserve"> and</w:t>
      </w:r>
    </w:p>
    <w:p w14:paraId="4C2598AA" w14:textId="77777777" w:rsidR="004C02EF" w:rsidRPr="00E77497" w:rsidRDefault="004C02EF" w:rsidP="004C02EF">
      <w:pPr>
        <w:pStyle w:val="MathSpecialCase3"/>
        <w:numPr>
          <w:ilvl w:val="2"/>
          <w:numId w:val="31"/>
        </w:numPr>
        <w:tabs>
          <w:tab w:val="left" w:pos="450"/>
        </w:tabs>
        <w:spacing w:after="0"/>
        <w:ind w:left="446" w:hanging="446"/>
        <w:rPr>
          <w:rFonts w:ascii="Arial" w:hAnsi="Arial" w:cs="Arial"/>
        </w:rPr>
      </w:pPr>
      <w:r w:rsidRPr="00E77497">
        <w:rPr>
          <w:rFonts w:ascii="Arial" w:hAnsi="Arial" w:cs="Arial"/>
        </w:rPr>
        <w:t xml:space="preserve">it is not </w:t>
      </w:r>
      <w:r w:rsidRPr="00E77497">
        <w:rPr>
          <w:rFonts w:ascii="Courier New" w:hAnsi="Courier New" w:cs="Courier New"/>
          <w:b/>
        </w:rPr>
        <w:t>0</w:t>
      </w:r>
      <w:r w:rsidRPr="00E77497">
        <w:rPr>
          <w:rFonts w:ascii="Arial" w:hAnsi="Arial" w:cs="Arial"/>
        </w:rPr>
        <w:t>; or</w:t>
      </w:r>
    </w:p>
    <w:p w14:paraId="595E9064" w14:textId="77777777" w:rsidR="004C02EF" w:rsidRPr="00E77497" w:rsidRDefault="004C02EF" w:rsidP="004C02EF">
      <w:pPr>
        <w:pStyle w:val="MathSpecialCase3"/>
        <w:numPr>
          <w:ilvl w:val="2"/>
          <w:numId w:val="31"/>
        </w:numPr>
        <w:tabs>
          <w:tab w:val="left" w:pos="450"/>
        </w:tabs>
        <w:spacing w:after="240"/>
        <w:ind w:left="446" w:hanging="446"/>
        <w:rPr>
          <w:rFonts w:ascii="Arial" w:hAnsi="Arial" w:cs="Arial"/>
        </w:rPr>
      </w:pPr>
      <w:r w:rsidRPr="00E77497">
        <w:rPr>
          <w:rFonts w:ascii="Arial" w:hAnsi="Arial"/>
        </w:rPr>
        <w:t>there</w:t>
      </w:r>
      <w:r w:rsidRPr="00E77497">
        <w:rPr>
          <w:rFonts w:ascii="Arial" w:hAnsi="Arial" w:cs="Arial"/>
        </w:rPr>
        <w:t xml:space="preserve"> is a nonzero digit to its left and there is a nonzero digit, not in the </w:t>
      </w:r>
      <w:r w:rsidRPr="00E77497">
        <w:rPr>
          <w:i/>
        </w:rPr>
        <w:t>ExponentPart</w:t>
      </w:r>
      <w:r w:rsidRPr="00E77497">
        <w:rPr>
          <w:rFonts w:ascii="Arial" w:hAnsi="Arial" w:cs="Arial"/>
        </w:rPr>
        <w:t>, to its right.</w:t>
      </w:r>
      <w:bookmarkStart w:id="1641" w:name="_Toc382202771"/>
      <w:bookmarkStart w:id="1642" w:name="_Toc382202991"/>
      <w:bookmarkStart w:id="1643" w:name="_Toc382212151"/>
      <w:bookmarkStart w:id="1644" w:name="_Toc382212330"/>
      <w:bookmarkStart w:id="1645" w:name="_Toc382291496"/>
      <w:bookmarkStart w:id="1646" w:name="_Ref382709603"/>
      <w:bookmarkStart w:id="1647" w:name="_Ref382709689"/>
      <w:bookmarkStart w:id="1648" w:name="_Toc385672132"/>
      <w:bookmarkStart w:id="1649" w:name="_Toc393690223"/>
    </w:p>
    <w:p w14:paraId="1BD635FB" w14:textId="77777777" w:rsidR="004C02EF" w:rsidRPr="00E77497" w:rsidDel="00305A10" w:rsidRDefault="004C02EF" w:rsidP="004C02EF">
      <w:pPr>
        <w:rPr>
          <w:del w:id="1650" w:author="Rev 8 Allen Wirfs-Brock" w:date="2012-05-10T18:34:00Z"/>
        </w:rPr>
      </w:pPr>
      <w:del w:id="1651" w:author="Rev 8 Allen Wirfs-Brock" w:date="2012-05-10T18:34:00Z">
        <w:r w:rsidRPr="00E77497" w:rsidDel="00305A10">
          <w:delText xml:space="preserve">A conforming implementation, when processing strict mode code (see 10.1.1), must not extend the syntax of </w:delText>
        </w:r>
        <w:r w:rsidRPr="00E77497" w:rsidDel="00305A10">
          <w:rPr>
            <w:rFonts w:ascii="Times New Roman" w:hAnsi="Times New Roman"/>
            <w:i/>
          </w:rPr>
          <w:delText>NumericLiteral</w:delText>
        </w:r>
        <w:r w:rsidRPr="00E77497" w:rsidDel="00305A10">
          <w:delText xml:space="preserve"> to include </w:delText>
        </w:r>
        <w:r w:rsidRPr="00E77497" w:rsidDel="00305A10">
          <w:rPr>
            <w:rFonts w:ascii="Times New Roman" w:hAnsi="Times New Roman"/>
            <w:i/>
          </w:rPr>
          <w:delText>OctalIntegerLiteral</w:delText>
        </w:r>
        <w:r w:rsidRPr="00E77497" w:rsidDel="00305A10">
          <w:delText xml:space="preserve"> as described in B.1.1.</w:delText>
        </w:r>
      </w:del>
    </w:p>
    <w:p w14:paraId="03E19602" w14:textId="77777777" w:rsidR="004C02EF" w:rsidRPr="00E77497" w:rsidRDefault="004C02EF" w:rsidP="004C02EF">
      <w:pPr>
        <w:pStyle w:val="30"/>
        <w:numPr>
          <w:ilvl w:val="0"/>
          <w:numId w:val="0"/>
        </w:numPr>
      </w:pPr>
      <w:bookmarkStart w:id="1652" w:name="_Hlt463778258"/>
      <w:bookmarkStart w:id="1653" w:name="_Ref440437891"/>
      <w:bookmarkStart w:id="1654" w:name="_Toc472818768"/>
      <w:bookmarkStart w:id="1655" w:name="_Toc235503321"/>
      <w:bookmarkStart w:id="1656" w:name="_Toc241509096"/>
      <w:bookmarkStart w:id="1657" w:name="_Toc244416583"/>
      <w:bookmarkStart w:id="1658" w:name="_Toc276630947"/>
      <w:bookmarkStart w:id="1659" w:name="_Toc336509416"/>
      <w:bookmarkEnd w:id="1652"/>
      <w:r w:rsidRPr="00E77497">
        <w:t>7.8.4</w:t>
      </w:r>
      <w:r w:rsidRPr="00E77497">
        <w:tab/>
        <w:t>String Literal</w:t>
      </w:r>
      <w:bookmarkEnd w:id="1456"/>
      <w:bookmarkEnd w:id="1457"/>
      <w:bookmarkEnd w:id="1641"/>
      <w:bookmarkEnd w:id="1642"/>
      <w:bookmarkEnd w:id="1643"/>
      <w:bookmarkEnd w:id="1644"/>
      <w:bookmarkEnd w:id="1645"/>
      <w:bookmarkEnd w:id="1646"/>
      <w:bookmarkEnd w:id="1647"/>
      <w:bookmarkEnd w:id="1648"/>
      <w:bookmarkEnd w:id="1649"/>
      <w:r w:rsidRPr="00E77497">
        <w:t>s</w:t>
      </w:r>
      <w:bookmarkEnd w:id="1653"/>
      <w:bookmarkEnd w:id="1654"/>
      <w:bookmarkEnd w:id="1655"/>
      <w:bookmarkEnd w:id="1656"/>
      <w:bookmarkEnd w:id="1657"/>
      <w:bookmarkEnd w:id="1658"/>
      <w:bookmarkEnd w:id="1659"/>
    </w:p>
    <w:p w14:paraId="00448A92" w14:textId="77777777" w:rsidR="004C02EF" w:rsidRPr="00E77497" w:rsidRDefault="00305A10">
      <w:pPr>
        <w:pStyle w:val="Note"/>
        <w:pPrChange w:id="1660" w:author="Rev 8 Allen Wirfs-Brock" w:date="2012-05-10T18:35:00Z">
          <w:pPr/>
        </w:pPrChange>
      </w:pPr>
      <w:ins w:id="1661" w:author="Rev 8 Allen Wirfs-Brock" w:date="2012-05-10T18:35:00Z">
        <w:r>
          <w:t>NOTE</w:t>
        </w:r>
        <w:r>
          <w:tab/>
        </w:r>
      </w:ins>
      <w:r w:rsidR="004C02EF" w:rsidRPr="00E77497">
        <w:t xml:space="preserve">A string literal is zero or more </w:t>
      </w:r>
      <w:ins w:id="1662" w:author="Rev 9 Allen Wirfs-Brock" w:date="2012-07-02T10:02:00Z">
        <w:r w:rsidR="00EF1FE0">
          <w:t xml:space="preserve">Unicode </w:t>
        </w:r>
      </w:ins>
      <w:del w:id="1663" w:author="Rev 10 Allen Wirfs-Brock" w:date="2012-08-30T16:26:00Z">
        <w:r w:rsidR="004C02EF" w:rsidRPr="00E77497" w:rsidDel="00053DB6">
          <w:delText xml:space="preserve">characters </w:delText>
        </w:r>
      </w:del>
      <w:ins w:id="1664" w:author="Rev 10 Allen Wirfs-Brock" w:date="2012-08-30T16:26:00Z">
        <w:r w:rsidR="00053DB6">
          <w:t>code points</w:t>
        </w:r>
        <w:r w:rsidR="00053DB6" w:rsidRPr="00E77497">
          <w:t xml:space="preserve"> </w:t>
        </w:r>
      </w:ins>
      <w:r w:rsidR="004C02EF" w:rsidRPr="00E77497">
        <w:t xml:space="preserve">enclosed in single or double quotes. </w:t>
      </w:r>
      <w:ins w:id="1665" w:author="Rev 9 Allen Wirfs-Brock" w:date="2012-07-02T16:55:00Z">
        <w:r w:rsidR="00E61CB4">
          <w:t xml:space="preserve">Unicode </w:t>
        </w:r>
      </w:ins>
      <w:del w:id="1666" w:author="Rev 9 Allen Wirfs-Brock" w:date="2012-07-02T16:55:00Z">
        <w:r w:rsidR="004C02EF" w:rsidRPr="00E77497" w:rsidDel="00E61CB4">
          <w:delText xml:space="preserve">Each </w:delText>
        </w:r>
      </w:del>
      <w:del w:id="1667" w:author="Rev 10 Allen Wirfs-Brock" w:date="2012-08-30T16:27:00Z">
        <w:r w:rsidR="004C02EF" w:rsidRPr="00E77497" w:rsidDel="00053DB6">
          <w:delText>character</w:delText>
        </w:r>
      </w:del>
      <w:ins w:id="1668" w:author="Rev 9 Allen Wirfs-Brock" w:date="2012-07-02T16:55:00Z">
        <w:del w:id="1669" w:author="Rev 10 Allen Wirfs-Brock" w:date="2012-08-30T16:27:00Z">
          <w:r w:rsidR="00E61CB4" w:rsidDel="00053DB6">
            <w:delText>s</w:delText>
          </w:r>
        </w:del>
      </w:ins>
      <w:ins w:id="1670" w:author="Rev 10 Allen Wirfs-Brock" w:date="2012-08-30T16:27:00Z">
        <w:r w:rsidR="00053DB6">
          <w:t>code points</w:t>
        </w:r>
      </w:ins>
      <w:r w:rsidR="004C02EF" w:rsidRPr="00E77497">
        <w:t xml:space="preserve"> may </w:t>
      </w:r>
      <w:ins w:id="1671" w:author="Rev 9 Allen Wirfs-Brock" w:date="2012-07-02T16:56:00Z">
        <w:r w:rsidR="00E61CB4">
          <w:t xml:space="preserve">also be </w:t>
        </w:r>
      </w:ins>
      <w:r w:rsidR="004C02EF" w:rsidRPr="00E77497">
        <w:t>be represented by an escape sequence. All characters may appear literally in a string literal except for the closing quote character, backslash, carriage return, line separator, paragraph separator, and line feed. Any character may appear in the form of an escape sequence.</w:t>
      </w:r>
      <w:ins w:id="1672" w:author="Rev 9 Allen Wirfs-Brock" w:date="2012-07-02T10:07:00Z">
        <w:r w:rsidR="00EF1FE0">
          <w:t xml:space="preserve"> String literals evaluate to ECAMScript </w:t>
        </w:r>
      </w:ins>
      <w:ins w:id="1673" w:author="Rev 9 Allen Wirfs-Brock" w:date="2012-07-02T10:08:00Z">
        <w:r w:rsidR="00EF1FE0">
          <w:t>S</w:t>
        </w:r>
      </w:ins>
      <w:ins w:id="1674" w:author="Rev 9 Allen Wirfs-Brock" w:date="2012-07-02T10:07:00Z">
        <w:r w:rsidR="00EF1FE0">
          <w:t xml:space="preserve">tring values. </w:t>
        </w:r>
      </w:ins>
      <w:ins w:id="1675" w:author="Rev 9 Allen Wirfs-Brock" w:date="2012-07-02T10:02:00Z">
        <w:r w:rsidR="00EF1FE0">
          <w:t xml:space="preserve"> </w:t>
        </w:r>
      </w:ins>
      <w:ins w:id="1676" w:author="Rev 9 Allen Wirfs-Brock" w:date="2012-07-02T10:08:00Z">
        <w:r w:rsidR="00EF1FE0">
          <w:t>When generat</w:t>
        </w:r>
      </w:ins>
      <w:ins w:id="1677" w:author="Rev 9 Allen Wirfs-Brock" w:date="2012-07-02T10:09:00Z">
        <w:r w:rsidR="00EF1FE0">
          <w:t>ing these</w:t>
        </w:r>
      </w:ins>
      <w:ins w:id="1678" w:author="Rev 9 Allen Wirfs-Brock" w:date="2012-07-02T10:08:00Z">
        <w:r w:rsidR="00EF1FE0">
          <w:t xml:space="preserve"> string values </w:t>
        </w:r>
      </w:ins>
      <w:ins w:id="1679" w:author="Rev 9 Allen Wirfs-Brock" w:date="2012-07-02T10:05:00Z">
        <w:r w:rsidR="00EF1FE0">
          <w:t xml:space="preserve">Unicode </w:t>
        </w:r>
        <w:del w:id="1680" w:author="Rev 10 Allen Wirfs-Brock" w:date="2012-08-30T16:28:00Z">
          <w:r w:rsidR="00EF1FE0" w:rsidDel="00626B1E">
            <w:delText>characters</w:delText>
          </w:r>
        </w:del>
      </w:ins>
      <w:ins w:id="1681" w:author="Rev 10 Allen Wirfs-Brock" w:date="2012-08-30T16:28:00Z">
        <w:r w:rsidR="00626B1E">
          <w:t>code points</w:t>
        </w:r>
      </w:ins>
      <w:ins w:id="1682" w:author="Rev 9 Allen Wirfs-Brock" w:date="2012-07-02T10:05:00Z">
        <w:r w:rsidR="00EF1FE0">
          <w:t xml:space="preserve"> </w:t>
        </w:r>
      </w:ins>
      <w:ins w:id="1683" w:author="Rev 10 Allen Wirfs-Brock" w:date="2012-08-30T16:29:00Z">
        <w:r w:rsidR="00626B1E">
          <w:t xml:space="preserve">are UTF-16 encoded </w:t>
        </w:r>
      </w:ins>
      <w:ins w:id="1684" w:author="Rev 10 Allen Wirfs-Brock" w:date="2012-08-30T16:30:00Z">
        <w:r w:rsidR="00626B1E">
          <w:t xml:space="preserve">as defined in </w:t>
        </w:r>
      </w:ins>
      <w:ins w:id="1685" w:author="Rev 10 Allen Wirfs-Brock" w:date="2012-08-30T16:29:00Z">
        <w:r w:rsidR="00626B1E">
          <w:t>clause 6</w:t>
        </w:r>
      </w:ins>
      <w:ins w:id="1686" w:author="Rev 10 Allen Wirfs-Brock" w:date="2012-08-30T16:30:00Z">
        <w:r w:rsidR="00626B1E">
          <w:t>.</w:t>
        </w:r>
      </w:ins>
      <w:ins w:id="1687" w:author="Rev 10 Allen Wirfs-Brock" w:date="2012-08-30T16:29:00Z">
        <w:r w:rsidR="00626B1E">
          <w:t xml:space="preserve"> </w:t>
        </w:r>
      </w:ins>
      <w:ins w:id="1688" w:author="Rev 10 Allen Wirfs-Brock" w:date="2012-08-30T16:30:00Z">
        <w:r w:rsidR="00626B1E">
          <w:t xml:space="preserve">Code points </w:t>
        </w:r>
      </w:ins>
      <w:ins w:id="1689" w:author="Rev 9 Allen Wirfs-Brock" w:date="2012-07-02T10:05:00Z">
        <w:r w:rsidR="00EF1FE0">
          <w:t xml:space="preserve">belonging to </w:t>
        </w:r>
      </w:ins>
      <w:ins w:id="1690" w:author="Rev 9 Allen Wirfs-Brock" w:date="2012-07-02T10:07:00Z">
        <w:r w:rsidR="00EF1FE0">
          <w:t>Basic Multilingual</w:t>
        </w:r>
      </w:ins>
      <w:ins w:id="1691" w:author="Rev 10 Allen Wirfs-Brock" w:date="2012-08-30T16:26:00Z">
        <w:r w:rsidR="00053DB6">
          <w:t xml:space="preserve"> </w:t>
        </w:r>
      </w:ins>
      <w:ins w:id="1692" w:author="Rev 9 Allen Wirfs-Brock" w:date="2012-07-02T10:07:00Z">
        <w:r w:rsidR="00EF1FE0">
          <w:t xml:space="preserve">Plane </w:t>
        </w:r>
      </w:ins>
      <w:ins w:id="1693" w:author="Rev 9 Allen Wirfs-Brock" w:date="2012-07-02T10:09:00Z">
        <w:r w:rsidR="00EF1FE0">
          <w:t>are encode</w:t>
        </w:r>
        <w:del w:id="1694" w:author="Rev 10 Allen Wirfs-Brock" w:date="2012-08-30T16:32:00Z">
          <w:r w:rsidR="00EF1FE0" w:rsidDel="00626B1E">
            <w:delText>d</w:delText>
          </w:r>
        </w:del>
        <w:r w:rsidR="00EF1FE0">
          <w:t xml:space="preserve"> as a single code unit element of the string</w:t>
        </w:r>
      </w:ins>
      <w:ins w:id="1695" w:author="Rev 9 Allen Wirfs-Brock" w:date="2012-07-02T10:10:00Z">
        <w:r w:rsidR="00EF1FE0">
          <w:t xml:space="preserve">.  All other </w:t>
        </w:r>
        <w:del w:id="1696" w:author="Rev 10 Allen Wirfs-Brock" w:date="2012-08-30T16:30:00Z">
          <w:r w:rsidR="00EF1FE0" w:rsidDel="00626B1E">
            <w:delText>Unicode characters</w:delText>
          </w:r>
        </w:del>
      </w:ins>
      <w:ins w:id="1697" w:author="Rev 10 Allen Wirfs-Brock" w:date="2012-08-30T16:30:00Z">
        <w:r w:rsidR="00626B1E">
          <w:t>code points</w:t>
        </w:r>
      </w:ins>
      <w:ins w:id="1698" w:author="Rev 9 Allen Wirfs-Brock" w:date="2012-07-02T10:10:00Z">
        <w:r w:rsidR="00EF1FE0">
          <w:t xml:space="preserve"> are encode</w:t>
        </w:r>
      </w:ins>
      <w:ins w:id="1699" w:author="Rev 9 Allen Wirfs-Brock" w:date="2012-07-06T18:44:00Z">
        <w:del w:id="1700" w:author="Rev 10 Allen Wirfs-Brock" w:date="2012-08-30T16:32:00Z">
          <w:r w:rsidR="00FF7935" w:rsidDel="00626B1E">
            <w:delText>d</w:delText>
          </w:r>
        </w:del>
      </w:ins>
      <w:ins w:id="1701" w:author="Rev 9 Allen Wirfs-Brock" w:date="2012-07-02T10:10:00Z">
        <w:r w:rsidR="00EF1FE0">
          <w:t xml:space="preserve"> </w:t>
        </w:r>
        <w:del w:id="1702" w:author="Rev 10 Allen Wirfs-Brock" w:date="2012-08-30T16:29:00Z">
          <w:r w:rsidR="00EF1FE0" w:rsidDel="00626B1E">
            <w:delText xml:space="preserve">using UTF-16 </w:delText>
          </w:r>
        </w:del>
        <w:r w:rsidR="00EF1FE0">
          <w:t xml:space="preserve">as </w:t>
        </w:r>
      </w:ins>
      <w:ins w:id="1703" w:author="Rev 9 Allen Wirfs-Brock" w:date="2012-07-02T10:11:00Z">
        <w:r w:rsidR="00FA3FCC">
          <w:t>two code unit elements of the string.</w:t>
        </w:r>
      </w:ins>
    </w:p>
    <w:p w14:paraId="6084AD39" w14:textId="77777777" w:rsidR="004C02EF" w:rsidRPr="00E77497" w:rsidRDefault="004C02EF" w:rsidP="004C02EF">
      <w:pPr>
        <w:pStyle w:val="Syntax"/>
      </w:pPr>
      <w:r w:rsidRPr="00E77497">
        <w:t>Syntax</w:t>
      </w:r>
    </w:p>
    <w:p w14:paraId="5CF647A9" w14:textId="77777777" w:rsidR="004C02EF" w:rsidRPr="00E77497" w:rsidRDefault="004C02EF" w:rsidP="004C02EF">
      <w:pPr>
        <w:pStyle w:val="SyntaxRule"/>
      </w:pPr>
      <w:r w:rsidRPr="00E77497">
        <w:t xml:space="preserve">StringLiteral </w:t>
      </w:r>
      <w:r w:rsidRPr="00E77497">
        <w:rPr>
          <w:rFonts w:ascii="Arial" w:hAnsi="Arial" w:cs="Arial"/>
          <w:b/>
          <w:i w:val="0"/>
        </w:rPr>
        <w:t>::</w:t>
      </w:r>
    </w:p>
    <w:p w14:paraId="6F281275" w14:textId="77777777" w:rsidR="004C02EF" w:rsidRPr="00E77497" w:rsidRDefault="004C02EF" w:rsidP="004C02EF">
      <w:pPr>
        <w:pStyle w:val="SyntaxDefinition"/>
      </w:pPr>
      <w:r w:rsidRPr="00E77497">
        <w:rPr>
          <w:rFonts w:ascii="Courier New" w:hAnsi="Courier New"/>
          <w:b/>
          <w:i w:val="0"/>
        </w:rPr>
        <w:t>"</w:t>
      </w:r>
      <w:r w:rsidRPr="00E77497">
        <w:t xml:space="preserve"> DoubleStringCharacters</w:t>
      </w:r>
      <w:r w:rsidRPr="00E77497">
        <w:rPr>
          <w:rFonts w:ascii="Arial" w:hAnsi="Arial"/>
          <w:i w:val="0"/>
          <w:vertAlign w:val="subscript"/>
        </w:rPr>
        <w:t>opt</w:t>
      </w:r>
      <w:r w:rsidRPr="00E77497">
        <w:rPr>
          <w:b/>
        </w:rPr>
        <w:t xml:space="preserve"> </w:t>
      </w:r>
      <w:r w:rsidRPr="00E77497">
        <w:rPr>
          <w:rFonts w:ascii="Courier New" w:hAnsi="Courier New"/>
          <w:b/>
          <w:i w:val="0"/>
        </w:rPr>
        <w:t>"</w:t>
      </w:r>
      <w:r w:rsidRPr="00E77497">
        <w:rPr>
          <w:rFonts w:ascii="Courier New" w:hAnsi="Courier New"/>
          <w:b/>
          <w:i w:val="0"/>
        </w:rPr>
        <w:br/>
        <w:t>'</w:t>
      </w:r>
      <w:r w:rsidRPr="00E77497">
        <w:t xml:space="preserve"> SingleStringCharacters</w:t>
      </w:r>
      <w:r w:rsidRPr="00E77497">
        <w:rPr>
          <w:rFonts w:ascii="Arial" w:hAnsi="Arial"/>
          <w:i w:val="0"/>
          <w:vertAlign w:val="subscript"/>
        </w:rPr>
        <w:t>opt</w:t>
      </w:r>
      <w:r w:rsidRPr="00E77497">
        <w:rPr>
          <w:vertAlign w:val="subscript"/>
        </w:rPr>
        <w:t xml:space="preserve"> </w:t>
      </w:r>
      <w:r w:rsidRPr="00E77497">
        <w:t xml:space="preserve"> </w:t>
      </w:r>
      <w:r w:rsidRPr="00E77497">
        <w:rPr>
          <w:rFonts w:ascii="Courier New" w:hAnsi="Courier New"/>
          <w:b/>
          <w:i w:val="0"/>
        </w:rPr>
        <w:t>'</w:t>
      </w:r>
    </w:p>
    <w:p w14:paraId="6F58FA34" w14:textId="77777777" w:rsidR="004C02EF" w:rsidRPr="00E77497" w:rsidRDefault="004C02EF" w:rsidP="004C02EF">
      <w:pPr>
        <w:pStyle w:val="SyntaxRule"/>
      </w:pPr>
      <w:r w:rsidRPr="00E77497">
        <w:t xml:space="preserve">DoubleStringCharacters </w:t>
      </w:r>
      <w:r w:rsidRPr="00E77497">
        <w:rPr>
          <w:rFonts w:ascii="Arial" w:hAnsi="Arial" w:cs="Arial"/>
          <w:b/>
          <w:i w:val="0"/>
        </w:rPr>
        <w:t>::</w:t>
      </w:r>
    </w:p>
    <w:p w14:paraId="438385B7" w14:textId="77777777" w:rsidR="004C02EF" w:rsidRPr="00E77497" w:rsidRDefault="004C02EF" w:rsidP="004C02EF">
      <w:pPr>
        <w:pStyle w:val="SyntaxDefinition"/>
        <w:rPr>
          <w:vertAlign w:val="subscript"/>
        </w:rPr>
      </w:pPr>
      <w:r w:rsidRPr="00E77497">
        <w:t>DoubleStringCharacter DoubleStringCharacters</w:t>
      </w:r>
      <w:r w:rsidRPr="00E77497">
        <w:rPr>
          <w:rFonts w:ascii="Arial" w:hAnsi="Arial"/>
          <w:i w:val="0"/>
          <w:vertAlign w:val="subscript"/>
        </w:rPr>
        <w:t>opt</w:t>
      </w:r>
    </w:p>
    <w:p w14:paraId="27AD9BD1" w14:textId="77777777" w:rsidR="004C02EF" w:rsidRPr="00E77497" w:rsidRDefault="004C02EF" w:rsidP="004C02EF">
      <w:pPr>
        <w:pStyle w:val="SyntaxRule"/>
      </w:pPr>
      <w:r w:rsidRPr="00E77497">
        <w:t xml:space="preserve">SingleStringCharacters </w:t>
      </w:r>
      <w:r w:rsidRPr="00E77497">
        <w:rPr>
          <w:rFonts w:ascii="Arial" w:hAnsi="Arial" w:cs="Arial"/>
          <w:b/>
          <w:i w:val="0"/>
        </w:rPr>
        <w:t>::</w:t>
      </w:r>
    </w:p>
    <w:p w14:paraId="4A3F6EB3" w14:textId="77777777" w:rsidR="004C02EF" w:rsidRPr="00E77497" w:rsidRDefault="004C02EF" w:rsidP="004C02EF">
      <w:pPr>
        <w:pStyle w:val="SyntaxDefinition"/>
        <w:rPr>
          <w:vertAlign w:val="subscript"/>
        </w:rPr>
      </w:pPr>
      <w:r w:rsidRPr="00E77497">
        <w:t>SingleStringCharacter SingleStringCharacters</w:t>
      </w:r>
      <w:r w:rsidRPr="00E77497">
        <w:rPr>
          <w:rFonts w:ascii="Arial" w:hAnsi="Arial"/>
          <w:i w:val="0"/>
          <w:vertAlign w:val="subscript"/>
        </w:rPr>
        <w:t>opt</w:t>
      </w:r>
    </w:p>
    <w:p w14:paraId="7E86B7B1" w14:textId="77777777" w:rsidR="004C02EF" w:rsidRPr="00E77497" w:rsidRDefault="004C02EF" w:rsidP="004C02EF">
      <w:pPr>
        <w:pStyle w:val="SyntaxRule"/>
      </w:pPr>
      <w:r w:rsidRPr="00E77497">
        <w:t xml:space="preserve">DoubleStringCharacter </w:t>
      </w:r>
      <w:r w:rsidRPr="00E77497">
        <w:rPr>
          <w:rFonts w:ascii="Arial" w:hAnsi="Arial" w:cs="Arial"/>
          <w:b/>
          <w:i w:val="0"/>
        </w:rPr>
        <w:t>::</w:t>
      </w:r>
    </w:p>
    <w:p w14:paraId="11420C5F" w14:textId="77777777" w:rsidR="004C02EF" w:rsidRPr="00E77497" w:rsidRDefault="004C02EF" w:rsidP="004C02EF">
      <w:pPr>
        <w:pStyle w:val="SyntaxDefinition"/>
      </w:pPr>
      <w:r w:rsidRPr="00E77497">
        <w:t xml:space="preserve">SourceCharacter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2DE150C9" w14:textId="77777777" w:rsidR="004C02EF" w:rsidRPr="00E77497" w:rsidRDefault="004C02EF" w:rsidP="004C02EF">
      <w:pPr>
        <w:pStyle w:val="SyntaxRule"/>
      </w:pPr>
      <w:r w:rsidRPr="00E77497">
        <w:t xml:space="preserve">SingleStringCharacter </w:t>
      </w:r>
      <w:r w:rsidRPr="00E77497">
        <w:rPr>
          <w:rFonts w:ascii="Arial" w:hAnsi="Arial" w:cs="Arial"/>
          <w:b/>
          <w:i w:val="0"/>
        </w:rPr>
        <w:t>::</w:t>
      </w:r>
    </w:p>
    <w:p w14:paraId="37E4F24E" w14:textId="77777777" w:rsidR="004C02EF" w:rsidRPr="00E77497" w:rsidRDefault="004C02EF" w:rsidP="004C02EF">
      <w:pPr>
        <w:pStyle w:val="SyntaxDefinition"/>
      </w:pPr>
      <w:r w:rsidRPr="00E77497">
        <w:t xml:space="preserve">SourceCharacter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65307885" w14:textId="77777777" w:rsidR="004C02EF" w:rsidRPr="00E77497" w:rsidRDefault="004C02EF" w:rsidP="004C02EF">
      <w:pPr>
        <w:pStyle w:val="SyntaxRule"/>
        <w:rPr>
          <w:b/>
        </w:rPr>
      </w:pPr>
      <w:r w:rsidRPr="00E77497">
        <w:t xml:space="preserve">LineContinuation </w:t>
      </w:r>
      <w:r w:rsidRPr="00E77497">
        <w:rPr>
          <w:rFonts w:ascii="Arial" w:hAnsi="Arial" w:cs="Arial"/>
          <w:b/>
          <w:i w:val="0"/>
        </w:rPr>
        <w:t>::</w:t>
      </w:r>
    </w:p>
    <w:p w14:paraId="0F8C6C86" w14:textId="77777777" w:rsidR="004C02EF" w:rsidRPr="00E77497" w:rsidRDefault="004C02EF" w:rsidP="004C02EF">
      <w:pPr>
        <w:pStyle w:val="SyntaxDefinition"/>
      </w:pPr>
      <w:r w:rsidRPr="00E77497">
        <w:rPr>
          <w:rFonts w:ascii="Courier New" w:hAnsi="Courier New" w:cs="Courier New"/>
          <w:b/>
          <w:i w:val="0"/>
        </w:rPr>
        <w:t xml:space="preserve">\ </w:t>
      </w:r>
      <w:r w:rsidRPr="00E77497">
        <w:t>LineTerminatorSequence</w:t>
      </w:r>
    </w:p>
    <w:p w14:paraId="192BFADE" w14:textId="77777777" w:rsidR="004C02EF" w:rsidRPr="00E77497" w:rsidRDefault="004C02EF" w:rsidP="004C02EF">
      <w:pPr>
        <w:pStyle w:val="SyntaxRule"/>
      </w:pPr>
      <w:r w:rsidRPr="00E77497">
        <w:t xml:space="preserve">EscapeSequence </w:t>
      </w:r>
      <w:r w:rsidRPr="00E77497">
        <w:rPr>
          <w:rFonts w:ascii="Arial" w:hAnsi="Arial" w:cs="Arial"/>
          <w:b/>
          <w:i w:val="0"/>
        </w:rPr>
        <w:t>::</w:t>
      </w:r>
    </w:p>
    <w:p w14:paraId="4743D43D" w14:textId="77777777" w:rsidR="004C02EF" w:rsidRPr="00E77497" w:rsidRDefault="004C02EF" w:rsidP="004C02EF">
      <w:pPr>
        <w:pStyle w:val="SyntaxDefinition"/>
      </w:pPr>
      <w:r w:rsidRPr="00E77497">
        <w:t>CharacterEscapeSequence</w:t>
      </w:r>
      <w:r w:rsidRPr="00E77497">
        <w:br/>
      </w:r>
      <w:r w:rsidRPr="00E77497">
        <w:rPr>
          <w:rFonts w:ascii="Courier New" w:hAnsi="Courier New"/>
          <w:b/>
          <w:i w:val="0"/>
        </w:rPr>
        <w:t>0</w:t>
      </w:r>
      <w:r w:rsidRPr="00E77497">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sz w:val="16"/>
        </w:rPr>
        <w:t>DecimalDigit</w:t>
      </w:r>
      <w:r w:rsidRPr="00E77497">
        <w:rPr>
          <w:rFonts w:ascii="Arial" w:hAnsi="Arial" w:cs="Arial"/>
          <w:i w:val="0"/>
          <w:sz w:val="16"/>
        </w:rPr>
        <w:t>]</w:t>
      </w:r>
      <w:r w:rsidRPr="00E77497">
        <w:br/>
        <w:t>HexEscapeSequence</w:t>
      </w:r>
      <w:r w:rsidRPr="00E77497">
        <w:br/>
        <w:t>UnicodeEscapeSequence</w:t>
      </w:r>
    </w:p>
    <w:p w14:paraId="10320DD7" w14:textId="77777777" w:rsidR="00215101" w:rsidRPr="00E77497" w:rsidRDefault="00215101" w:rsidP="00215101">
      <w:pPr>
        <w:rPr>
          <w:ins w:id="1704" w:author="Rev 8 Allen Wirfs-Brock" w:date="2012-05-10T18:41:00Z"/>
        </w:rPr>
      </w:pPr>
      <w:ins w:id="1705" w:author="Rev 8 Allen Wirfs-Brock" w:date="2012-05-10T18:41:00Z">
        <w:r w:rsidRPr="00E77497">
          <w:t xml:space="preserve">A conforming implementation, when processing strict mode code (see 10.1.1), </w:t>
        </w:r>
      </w:ins>
      <w:ins w:id="1706" w:author="Rev 8 Allen Wirfs-Brock" w:date="2012-06-15T17:54:00Z">
        <w:r w:rsidR="005815B4">
          <w:t>must</w:t>
        </w:r>
      </w:ins>
      <w:ins w:id="1707" w:author="Rev 8 Allen Wirfs-Brock" w:date="2012-05-10T18:41:00Z">
        <w:r w:rsidRPr="00E77497">
          <w:t xml:space="preserve"> not extend the syntax of </w:t>
        </w:r>
        <w:r w:rsidRPr="00E77497">
          <w:rPr>
            <w:rFonts w:ascii="Times New Roman" w:hAnsi="Times New Roman"/>
            <w:i/>
          </w:rPr>
          <w:t>EscapeSequence</w:t>
        </w:r>
        <w:r w:rsidRPr="00E77497">
          <w:t xml:space="preserve"> to include </w:t>
        </w:r>
        <w:r w:rsidRPr="00E77497">
          <w:rPr>
            <w:rFonts w:ascii="Times New Roman" w:hAnsi="Times New Roman"/>
            <w:i/>
          </w:rPr>
          <w:t>OctalEscapeSequence</w:t>
        </w:r>
        <w:r w:rsidRPr="00E77497">
          <w:t xml:space="preserve"> as described in B.1.2.</w:t>
        </w:r>
      </w:ins>
    </w:p>
    <w:p w14:paraId="6B49B73C" w14:textId="77777777" w:rsidR="004C02EF" w:rsidRPr="00E77497" w:rsidRDefault="004C02EF" w:rsidP="004C02EF">
      <w:pPr>
        <w:pStyle w:val="SyntaxRule"/>
      </w:pPr>
      <w:r w:rsidRPr="00E77497">
        <w:t xml:space="preserve">CharacterEscapeSequence </w:t>
      </w:r>
      <w:r w:rsidRPr="00E77497">
        <w:rPr>
          <w:rFonts w:ascii="Arial" w:hAnsi="Arial" w:cs="Arial"/>
          <w:b/>
          <w:i w:val="0"/>
        </w:rPr>
        <w:t>::</w:t>
      </w:r>
    </w:p>
    <w:p w14:paraId="0607799A" w14:textId="77777777" w:rsidR="004C02EF" w:rsidRPr="00E77497" w:rsidRDefault="004C02EF" w:rsidP="004C02EF">
      <w:pPr>
        <w:pStyle w:val="SyntaxDefinition"/>
      </w:pPr>
      <w:r w:rsidRPr="00E77497">
        <w:t>SingleEscapeCharacter</w:t>
      </w:r>
      <w:r w:rsidRPr="00E77497">
        <w:br/>
        <w:t>NonEscapeCharacter</w:t>
      </w:r>
    </w:p>
    <w:p w14:paraId="67D0C5B6" w14:textId="77777777" w:rsidR="004C02EF" w:rsidRPr="00E77497" w:rsidRDefault="004C02EF" w:rsidP="004C02EF">
      <w:pPr>
        <w:pStyle w:val="SyntaxRule"/>
      </w:pPr>
      <w:r w:rsidRPr="00E77497">
        <w:t xml:space="preserve">SingleEscapeCharacter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14:paraId="4F3DBCDF" w14:textId="77777777" w:rsidR="004C02EF" w:rsidRPr="00C7794D" w:rsidRDefault="004C02EF" w:rsidP="004C02EF">
      <w:pPr>
        <w:pStyle w:val="SyntaxDefinition"/>
        <w:rPr>
          <w:rFonts w:ascii="Courier New" w:hAnsi="Courier New" w:cs="Courier New"/>
          <w:b/>
          <w:i w:val="0"/>
        </w:rPr>
      </w:pPr>
      <w:r w:rsidRPr="00C7794D">
        <w:rPr>
          <w:rFonts w:ascii="Courier New" w:hAnsi="Courier New" w:cs="Courier New"/>
          <w:b/>
          <w:i w:val="0"/>
        </w:rPr>
        <w:t>'  "  \  b  f  n  r  t  v</w:t>
      </w:r>
    </w:p>
    <w:p w14:paraId="0E83841E" w14:textId="77777777" w:rsidR="004C02EF" w:rsidRPr="009C202C" w:rsidRDefault="004C02EF" w:rsidP="004C02EF">
      <w:pPr>
        <w:pStyle w:val="SyntaxRule"/>
      </w:pPr>
      <w:r w:rsidRPr="004D1BD1">
        <w:t>NonEscapeCharac</w:t>
      </w:r>
      <w:r w:rsidRPr="00E65A34">
        <w:t>ter</w:t>
      </w:r>
      <w:r w:rsidRPr="009C202C">
        <w:rPr>
          <w:rFonts w:ascii="Arial" w:hAnsi="Arial" w:cs="Arial"/>
          <w:b/>
        </w:rPr>
        <w:t xml:space="preserve"> </w:t>
      </w:r>
      <w:r w:rsidRPr="009C202C">
        <w:rPr>
          <w:rFonts w:ascii="Arial" w:hAnsi="Arial" w:cs="Arial"/>
          <w:b/>
          <w:i w:val="0"/>
        </w:rPr>
        <w:t>::</w:t>
      </w:r>
    </w:p>
    <w:p w14:paraId="667022DA" w14:textId="77777777" w:rsidR="004C02EF" w:rsidRPr="00E77497" w:rsidRDefault="004C02EF" w:rsidP="004C02EF">
      <w:pPr>
        <w:pStyle w:val="SyntaxDefinition"/>
      </w:pPr>
      <w:r w:rsidRPr="00675B74">
        <w:t>SourceCharacter</w:t>
      </w:r>
      <w:r w:rsidRPr="00E77497">
        <w:rPr>
          <w:b/>
        </w:rPr>
        <w:t xml:space="preserve"> </w:t>
      </w:r>
      <w:r w:rsidRPr="00E77497">
        <w:rPr>
          <w:rFonts w:ascii="Arial" w:hAnsi="Arial" w:cs="Arial"/>
          <w:b/>
          <w:i w:val="0"/>
        </w:rPr>
        <w:t>but not one of</w:t>
      </w:r>
      <w:r w:rsidRPr="00E77497">
        <w:t xml:space="preserve"> EscapeCharacter </w:t>
      </w:r>
      <w:r w:rsidRPr="00E77497">
        <w:rPr>
          <w:rFonts w:ascii="Arial" w:hAnsi="Arial" w:cs="Arial"/>
          <w:b/>
          <w:i w:val="0"/>
        </w:rPr>
        <w:t>or</w:t>
      </w:r>
      <w:r w:rsidRPr="00E77497">
        <w:rPr>
          <w:b/>
        </w:rPr>
        <w:t xml:space="preserve"> </w:t>
      </w:r>
      <w:r w:rsidRPr="00E77497">
        <w:t>LineTerminator</w:t>
      </w:r>
    </w:p>
    <w:p w14:paraId="76F5E89F" w14:textId="77777777" w:rsidR="004C02EF" w:rsidRPr="00E77497" w:rsidRDefault="004C02EF" w:rsidP="004C02EF">
      <w:pPr>
        <w:pStyle w:val="SyntaxRule"/>
      </w:pPr>
      <w:r w:rsidRPr="00E77497">
        <w:t xml:space="preserve">EscapeCharacter </w:t>
      </w:r>
      <w:r w:rsidRPr="00E77497">
        <w:rPr>
          <w:rFonts w:ascii="Arial" w:hAnsi="Arial" w:cs="Arial"/>
          <w:b/>
          <w:i w:val="0"/>
        </w:rPr>
        <w:t>::</w:t>
      </w:r>
    </w:p>
    <w:p w14:paraId="52EA1D63" w14:textId="77777777" w:rsidR="004C02EF" w:rsidRPr="00E77497" w:rsidRDefault="004C02EF" w:rsidP="004C02EF">
      <w:pPr>
        <w:pStyle w:val="SyntaxDefinition"/>
      </w:pPr>
      <w:r w:rsidRPr="00E77497">
        <w:t>SingleEscapeCharacter</w:t>
      </w:r>
      <w:r w:rsidRPr="00E77497">
        <w:br/>
        <w:t>DecimalDigit</w:t>
      </w:r>
      <w:r w:rsidRPr="00E77497">
        <w:br/>
      </w:r>
      <w:r w:rsidRPr="00E77497">
        <w:rPr>
          <w:rFonts w:ascii="Courier New" w:hAnsi="Courier New"/>
          <w:b/>
          <w:i w:val="0"/>
        </w:rPr>
        <w:t>x</w:t>
      </w:r>
      <w:r w:rsidRPr="00E77497">
        <w:rPr>
          <w:b/>
        </w:rPr>
        <w:br/>
      </w:r>
      <w:r w:rsidRPr="00E77497">
        <w:rPr>
          <w:rFonts w:ascii="Courier New" w:hAnsi="Courier New"/>
          <w:b/>
          <w:i w:val="0"/>
        </w:rPr>
        <w:t>u</w:t>
      </w:r>
    </w:p>
    <w:p w14:paraId="7A764217" w14:textId="77777777" w:rsidR="004C02EF" w:rsidRPr="00E77497" w:rsidRDefault="004C02EF" w:rsidP="004C02EF">
      <w:pPr>
        <w:pStyle w:val="SyntaxRule"/>
      </w:pPr>
      <w:r w:rsidRPr="00E77497">
        <w:t xml:space="preserve">HexEscapeSequence </w:t>
      </w:r>
      <w:r w:rsidRPr="00E77497">
        <w:rPr>
          <w:rFonts w:ascii="Arial" w:hAnsi="Arial" w:cs="Arial"/>
          <w:b/>
          <w:i w:val="0"/>
        </w:rPr>
        <w:t>::</w:t>
      </w:r>
    </w:p>
    <w:p w14:paraId="25D27879" w14:textId="77777777" w:rsidR="004C02EF" w:rsidRPr="00E77497" w:rsidRDefault="004C02EF" w:rsidP="004C02EF">
      <w:pPr>
        <w:pStyle w:val="SyntaxDefinition"/>
      </w:pPr>
      <w:r w:rsidRPr="00E77497">
        <w:rPr>
          <w:rFonts w:ascii="Courier New" w:hAnsi="Courier New"/>
          <w:b/>
          <w:i w:val="0"/>
        </w:rPr>
        <w:t xml:space="preserve">x </w:t>
      </w:r>
      <w:r w:rsidRPr="00E77497">
        <w:t>HexDigit HexDigit</w:t>
      </w:r>
    </w:p>
    <w:p w14:paraId="16648736" w14:textId="77777777" w:rsidR="004C02EF" w:rsidRPr="00E77497" w:rsidRDefault="004C02EF" w:rsidP="004C02EF">
      <w:pPr>
        <w:pStyle w:val="SyntaxRule"/>
      </w:pPr>
      <w:r w:rsidRPr="00E77497">
        <w:t xml:space="preserve">UnicodeEscapeSequence </w:t>
      </w:r>
      <w:r w:rsidRPr="00E77497">
        <w:rPr>
          <w:rFonts w:ascii="Arial" w:hAnsi="Arial" w:cs="Arial"/>
          <w:b/>
          <w:i w:val="0"/>
        </w:rPr>
        <w:t>::</w:t>
      </w:r>
    </w:p>
    <w:p w14:paraId="29A3E082" w14:textId="77777777" w:rsidR="004C02EF" w:rsidRPr="0056346D" w:rsidRDefault="004C02EF" w:rsidP="004C02EF">
      <w:pPr>
        <w:pStyle w:val="SyntaxDefinition"/>
        <w:rPr>
          <w:rFonts w:ascii="Courier New" w:hAnsi="Courier New" w:cs="Courier New"/>
          <w:b/>
          <w:i w:val="0"/>
        </w:rPr>
      </w:pPr>
      <w:r w:rsidRPr="00E77497">
        <w:rPr>
          <w:rFonts w:ascii="Courier New" w:hAnsi="Courier New"/>
          <w:b/>
          <w:i w:val="0"/>
        </w:rPr>
        <w:t>u</w:t>
      </w:r>
      <w:r w:rsidRPr="00E77497">
        <w:t xml:space="preserve"> HexDigit HexDigit HexDigit HexDigit</w:t>
      </w:r>
      <w:ins w:id="1708" w:author="Rev 9 Allen Wirfs-Brock" w:date="2012-07-02T08:37:00Z">
        <w:r w:rsidR="00E06B9B">
          <w:br/>
        </w:r>
      </w:ins>
      <w:ins w:id="1709" w:author="Rev 9 Allen Wirfs-Brock" w:date="2012-07-02T12:29:00Z">
        <w:r w:rsidR="00CF27DF">
          <w:rPr>
            <w:rFonts w:ascii="Courier New" w:hAnsi="Courier New" w:cs="Courier New"/>
            <w:b/>
            <w:i w:val="0"/>
          </w:rPr>
          <w:t>u</w:t>
        </w:r>
      </w:ins>
      <w:ins w:id="1710" w:author="Rev 9 Allen Wirfs-Brock" w:date="2012-07-02T08:38:00Z">
        <w:r w:rsidR="00E06B9B">
          <w:rPr>
            <w:rFonts w:ascii="Courier New" w:hAnsi="Courier New" w:cs="Courier New"/>
            <w:b/>
            <w:i w:val="0"/>
          </w:rPr>
          <w:t xml:space="preserve">{ </w:t>
        </w:r>
      </w:ins>
      <w:ins w:id="1711" w:author="Rev 9 Allen Wirfs-Brock" w:date="2012-07-02T08:52:00Z">
        <w:r w:rsidR="00BA4C34" w:rsidRPr="00E77497">
          <w:t>HexDigit</w:t>
        </w:r>
      </w:ins>
      <w:ins w:id="1712" w:author="Rev 9 Allen Wirfs-Brock" w:date="2012-07-06T12:11:00Z">
        <w:r w:rsidR="00355D90">
          <w:t>s</w:t>
        </w:r>
      </w:ins>
      <w:ins w:id="1713" w:author="Rev 9 Allen Wirfs-Brock" w:date="2012-07-06T12:12:00Z">
        <w:r w:rsidR="00355D90">
          <w:rPr>
            <w:rFonts w:ascii="Courier New" w:hAnsi="Courier New" w:cs="Courier New"/>
            <w:b/>
            <w:i w:val="0"/>
          </w:rPr>
          <w:t xml:space="preserve"> </w:t>
        </w:r>
      </w:ins>
      <w:ins w:id="1714" w:author="Rev 9 Allen Wirfs-Brock" w:date="2012-07-02T08:38:00Z">
        <w:r w:rsidR="00E06B9B">
          <w:rPr>
            <w:rFonts w:ascii="Courier New" w:hAnsi="Courier New" w:cs="Courier New"/>
            <w:b/>
            <w:i w:val="0"/>
          </w:rPr>
          <w:t>}</w:t>
        </w:r>
      </w:ins>
    </w:p>
    <w:p w14:paraId="0EE8B66B" w14:textId="77777777" w:rsidR="00305A10" w:rsidRPr="00E77497" w:rsidDel="00215101" w:rsidRDefault="00305A10" w:rsidP="00305A10">
      <w:pPr>
        <w:rPr>
          <w:del w:id="1715" w:author="Rev 8 Allen Wirfs-Brock" w:date="2012-05-10T18:41:00Z"/>
        </w:rPr>
      </w:pPr>
      <w:del w:id="1716" w:author="Rev 8 Allen Wirfs-Brock" w:date="2012-05-10T18:41:00Z">
        <w:r w:rsidRPr="00E77497" w:rsidDel="00215101">
          <w:delText xml:space="preserve">A conforming implementation, when processing strict mode code (see 10.1.1), may not extend the syntax of </w:delText>
        </w:r>
        <w:r w:rsidRPr="00E77497" w:rsidDel="00215101">
          <w:rPr>
            <w:rFonts w:ascii="Times New Roman" w:hAnsi="Times New Roman"/>
            <w:i/>
          </w:rPr>
          <w:delText>EscapeSequence</w:delText>
        </w:r>
        <w:r w:rsidRPr="00E77497" w:rsidDel="00215101">
          <w:delText xml:space="preserve"> to include </w:delText>
        </w:r>
        <w:r w:rsidRPr="00E77497" w:rsidDel="00215101">
          <w:rPr>
            <w:rFonts w:ascii="Times New Roman" w:hAnsi="Times New Roman"/>
            <w:i/>
          </w:rPr>
          <w:delText>OctalEscapeSequence</w:delText>
        </w:r>
        <w:r w:rsidRPr="00E77497" w:rsidDel="00215101">
          <w:delText xml:space="preserve"> as described in B.1.2.</w:delText>
        </w:r>
      </w:del>
    </w:p>
    <w:p w14:paraId="10AADC86" w14:textId="77777777" w:rsidR="004C02EF" w:rsidRPr="00E77497" w:rsidRDefault="004C02EF" w:rsidP="004C02EF">
      <w:r w:rsidRPr="00E77497">
        <w:t xml:space="preserve">The definition of the nonterminal </w:t>
      </w:r>
      <w:r w:rsidRPr="00E77497">
        <w:rPr>
          <w:rFonts w:ascii="Times New Roman" w:hAnsi="Times New Roman"/>
          <w:i/>
        </w:rPr>
        <w:t>HexDigit</w:t>
      </w:r>
      <w:r w:rsidRPr="00E77497">
        <w:t xml:space="preserve"> is given in 7.8.3. </w:t>
      </w:r>
      <w:r w:rsidRPr="00E77497">
        <w:rPr>
          <w:rFonts w:ascii="Times New Roman" w:hAnsi="Times New Roman"/>
          <w:i/>
        </w:rPr>
        <w:t>SourceCharacter</w:t>
      </w:r>
      <w:r w:rsidRPr="00E77497">
        <w:t xml:space="preserve"> is defined in clause 6.</w:t>
      </w:r>
    </w:p>
    <w:p w14:paraId="05DAB642" w14:textId="77777777" w:rsidR="00215101" w:rsidRPr="00E77497" w:rsidRDefault="00215101" w:rsidP="00215101">
      <w:pPr>
        <w:pStyle w:val="Note"/>
        <w:rPr>
          <w:ins w:id="1717" w:author="Rev 8 Allen Wirfs-Brock" w:date="2012-05-10T18:42:00Z"/>
        </w:rPr>
      </w:pPr>
      <w:ins w:id="1718" w:author="Rev 8 Allen Wirfs-Brock" w:date="2012-05-10T18:42:00Z">
        <w:r w:rsidRPr="00E77497">
          <w:t>NOTE</w:t>
        </w:r>
        <w:r w:rsidRPr="00E77497">
          <w:tab/>
          <w:t xml:space="preserve">A line terminator character cannot appear in a string literal, except as part of a </w:t>
        </w:r>
        <w:r w:rsidRPr="00E77497">
          <w:rPr>
            <w:rStyle w:val="bnf"/>
          </w:rPr>
          <w:t>LineContinuation</w:t>
        </w:r>
        <w:r w:rsidRPr="00E77497">
          <w:t xml:space="preserve"> to produce the empty character sequence. The correct way to cause a line terminator character to be part of the String value of a string literal is to use an escape sequence such as </w:t>
        </w:r>
        <w:r w:rsidRPr="00E77497">
          <w:rPr>
            <w:rFonts w:ascii="Courier New" w:hAnsi="Courier New"/>
            <w:b/>
          </w:rPr>
          <w:t>\n</w:t>
        </w:r>
        <w:r w:rsidRPr="00E77497">
          <w:t xml:space="preserve"> or </w:t>
        </w:r>
        <w:r w:rsidRPr="00E77497">
          <w:rPr>
            <w:rFonts w:ascii="Courier New" w:hAnsi="Courier New"/>
            <w:b/>
          </w:rPr>
          <w:t>\u000A</w:t>
        </w:r>
        <w:r w:rsidRPr="00E77497">
          <w:t>.</w:t>
        </w:r>
      </w:ins>
    </w:p>
    <w:p w14:paraId="328EB095" w14:textId="77777777" w:rsidR="00D27CC9" w:rsidRDefault="00D27CC9" w:rsidP="00D27CC9">
      <w:pPr>
        <w:rPr>
          <w:ins w:id="1719" w:author="Rev 9 Allen Wirfs-Brock" w:date="2012-07-02T19:32:00Z"/>
          <w:rFonts w:ascii="Helvetica" w:hAnsi="Helvetica"/>
          <w:b/>
        </w:rPr>
      </w:pPr>
      <w:ins w:id="1720" w:author="Rev 9 Allen Wirfs-Brock" w:date="2012-07-02T19:32:00Z">
        <w:r>
          <w:rPr>
            <w:rFonts w:ascii="Helvetica" w:hAnsi="Helvetica"/>
            <w:b/>
          </w:rPr>
          <w:t>Static Semantics</w:t>
        </w:r>
      </w:ins>
    </w:p>
    <w:p w14:paraId="27191D38" w14:textId="77777777" w:rsidR="00D27CC9" w:rsidRDefault="00D27CC9" w:rsidP="00D27CC9">
      <w:pPr>
        <w:rPr>
          <w:ins w:id="1721" w:author="Rev 9 Allen Wirfs-Brock" w:date="2012-07-02T19:40:00Z"/>
          <w:rFonts w:ascii="Helvetica" w:hAnsi="Helvetica"/>
          <w:b/>
        </w:rPr>
      </w:pPr>
      <w:ins w:id="1722" w:author="Rev 9 Allen Wirfs-Brock" w:date="2012-07-02T19:31:00Z">
        <w:r w:rsidRPr="00E77497">
          <w:rPr>
            <w:rFonts w:ascii="Helvetica" w:hAnsi="Helvetica"/>
            <w:b/>
          </w:rPr>
          <w:t>Static Semantics:  Early Errors</w:t>
        </w:r>
      </w:ins>
    </w:p>
    <w:p w14:paraId="0982C610" w14:textId="77777777" w:rsidR="008469F4" w:rsidRPr="00E77497" w:rsidRDefault="008469F4" w:rsidP="00D27CC9">
      <w:pPr>
        <w:rPr>
          <w:ins w:id="1723" w:author="Rev 9 Allen Wirfs-Brock" w:date="2012-07-02T19:31:00Z"/>
          <w:rFonts w:ascii="Helvetica" w:hAnsi="Helvetica"/>
          <w:b/>
        </w:rPr>
      </w:pPr>
      <w:ins w:id="1724" w:author="Rev 9 Allen Wirfs-Brock" w:date="2012-07-02T19:40:00Z">
        <w:r w:rsidRPr="00255A87">
          <w:rPr>
            <w:rFonts w:ascii="Times New Roman" w:hAnsi="Times New Roman"/>
            <w:i/>
          </w:rPr>
          <w:t>UnicodeEscapeSequence</w:t>
        </w:r>
        <w:r w:rsidRPr="00E77497">
          <w:t xml:space="preserve"> </w:t>
        </w:r>
        <w:r w:rsidRPr="00E77497">
          <w:rPr>
            <w:b/>
          </w:rPr>
          <w:t>::</w:t>
        </w:r>
        <w:r w:rsidRPr="00E77497">
          <w:t xml:space="preserve"> </w:t>
        </w:r>
        <w:r w:rsidRPr="00D639BE">
          <w:rPr>
            <w:rFonts w:ascii="Courier New" w:hAnsi="Courier New"/>
            <w:b/>
          </w:rPr>
          <w:t>u</w:t>
        </w:r>
        <w:r>
          <w:rPr>
            <w:rFonts w:ascii="Courier New" w:hAnsi="Courier New"/>
            <w:b/>
          </w:rPr>
          <w:t>{</w:t>
        </w:r>
        <w:r w:rsidRPr="00E77497">
          <w:rPr>
            <w:i/>
          </w:rPr>
          <w:t xml:space="preserve"> </w:t>
        </w:r>
        <w:r w:rsidRPr="00E77497">
          <w:rPr>
            <w:rStyle w:val="bnf"/>
          </w:rPr>
          <w:t>HexDigit</w:t>
        </w:r>
      </w:ins>
      <w:ins w:id="1725" w:author="Rev 9 Allen Wirfs-Brock" w:date="2012-07-06T12:12:00Z">
        <w:r w:rsidR="00355D90">
          <w:rPr>
            <w:rStyle w:val="bnf"/>
          </w:rPr>
          <w:t>s</w:t>
        </w:r>
      </w:ins>
      <w:ins w:id="1726" w:author="Rev 9 Allen Wirfs-Brock" w:date="2012-07-02T19:40:00Z">
        <w:r w:rsidRPr="00E77497">
          <w:rPr>
            <w:i/>
          </w:rPr>
          <w:t xml:space="preserve"> </w:t>
        </w:r>
        <w:r>
          <w:rPr>
            <w:rFonts w:ascii="Courier New" w:hAnsi="Courier New"/>
            <w:b/>
          </w:rPr>
          <w:t>}</w:t>
        </w:r>
      </w:ins>
    </w:p>
    <w:p w14:paraId="78F509AF" w14:textId="77777777" w:rsidR="008469F4" w:rsidRDefault="008469F4" w:rsidP="00255A87">
      <w:pPr>
        <w:numPr>
          <w:ilvl w:val="0"/>
          <w:numId w:val="403"/>
        </w:numPr>
        <w:spacing w:before="240" w:after="220"/>
        <w:rPr>
          <w:ins w:id="1727" w:author="Rev 9 Allen Wirfs-Brock" w:date="2012-07-02T19:41:00Z"/>
        </w:rPr>
      </w:pPr>
      <w:ins w:id="1728" w:author="Rev 9 Allen Wirfs-Brock" w:date="2012-07-02T19:41:00Z">
        <w:r>
          <w:t xml:space="preserve">It is a Syntax Error if </w:t>
        </w:r>
      </w:ins>
      <w:ins w:id="1729" w:author="Rev 9 Allen Wirfs-Brock" w:date="2012-07-02T19:43:00Z">
        <w:r>
          <w:t xml:space="preserve">the </w:t>
        </w:r>
        <w:r>
          <w:rPr>
            <w:rFonts w:cs="Arial"/>
          </w:rPr>
          <w:t xml:space="preserve">MV of </w:t>
        </w:r>
        <w:r w:rsidRPr="00255A87">
          <w:rPr>
            <w:rStyle w:val="bnf"/>
          </w:rPr>
          <w:t>HexDigit</w:t>
        </w:r>
      </w:ins>
      <w:ins w:id="1730" w:author="Rev 9 Allen Wirfs-Brock" w:date="2012-07-06T12:12:00Z">
        <w:r w:rsidR="00355D90">
          <w:rPr>
            <w:rStyle w:val="bnf"/>
          </w:rPr>
          <w:t>s</w:t>
        </w:r>
      </w:ins>
      <w:ins w:id="1731" w:author="Rev 9 Allen Wirfs-Brock" w:date="2012-07-02T19:43:00Z">
        <w:r w:rsidRPr="007F2AF2">
          <w:rPr>
            <w:rFonts w:ascii="Times New Roman" w:hAnsi="Times New Roman"/>
            <w:i/>
          </w:rPr>
          <w:t xml:space="preserve"> </w:t>
        </w:r>
      </w:ins>
      <w:ins w:id="1732" w:author="Rev 9 Allen Wirfs-Brock" w:date="2012-07-02T19:45:00Z">
        <w:r>
          <w:t xml:space="preserve">&gt; </w:t>
        </w:r>
        <w:r w:rsidRPr="00255A87">
          <w:rPr>
            <w:rFonts w:ascii="Times New Roman" w:hAnsi="Times New Roman"/>
          </w:rPr>
          <w:t>1</w:t>
        </w:r>
      </w:ins>
      <w:ins w:id="1733" w:author="Rev 9 Allen Wirfs-Brock" w:date="2012-07-06T12:12:00Z">
        <w:r w:rsidR="00355D90">
          <w:rPr>
            <w:rFonts w:ascii="Times New Roman" w:hAnsi="Times New Roman"/>
          </w:rPr>
          <w:t>114111</w:t>
        </w:r>
      </w:ins>
      <w:ins w:id="1734" w:author="Rev 9 Allen Wirfs-Brock" w:date="2012-07-02T19:41:00Z">
        <w:r>
          <w:rPr>
            <w:rStyle w:val="bnf"/>
            <w:rFonts w:ascii="Arial" w:hAnsi="Arial" w:cs="Arial"/>
            <w:i w:val="0"/>
          </w:rPr>
          <w:t>.</w:t>
        </w:r>
        <w:r w:rsidRPr="00E77497">
          <w:rPr>
            <w:rFonts w:ascii="Courier New" w:hAnsi="Courier New" w:cs="Courier New"/>
            <w:b/>
            <w:iCs/>
          </w:rPr>
          <w:t xml:space="preserve"> </w:t>
        </w:r>
      </w:ins>
    </w:p>
    <w:p w14:paraId="6B816F6A" w14:textId="77777777" w:rsidR="008F08B3" w:rsidRPr="00E77497" w:rsidRDefault="008F08B3" w:rsidP="008F08B3">
      <w:pPr>
        <w:rPr>
          <w:ins w:id="1735" w:author="Rev 8 Allen Wirfs-Brock" w:date="2012-05-10T17:56:00Z"/>
          <w:rFonts w:ascii="Helvetica" w:hAnsi="Helvetica"/>
          <w:b/>
        </w:rPr>
      </w:pPr>
      <w:ins w:id="1736" w:author="Rev 8 Allen Wirfs-Brock" w:date="2012-05-10T17:56:00Z">
        <w:r w:rsidRPr="00E77497">
          <w:rPr>
            <w:rFonts w:ascii="Helvetica" w:hAnsi="Helvetica"/>
            <w:b/>
          </w:rPr>
          <w:t xml:space="preserve">Static </w:t>
        </w:r>
      </w:ins>
      <w:r w:rsidRPr="00E77497">
        <w:rPr>
          <w:rFonts w:ascii="Helvetica" w:hAnsi="Helvetica"/>
          <w:b/>
        </w:rPr>
        <w:t>Semantics</w:t>
      </w:r>
      <w:ins w:id="1737" w:author="Rev 8 Allen Wirfs-Brock" w:date="2012-05-10T17:56:00Z">
        <w:r w:rsidRPr="00E77497">
          <w:rPr>
            <w:rFonts w:ascii="Helvetica" w:hAnsi="Helvetica"/>
            <w:b/>
          </w:rPr>
          <w:t xml:space="preserve">:  </w:t>
        </w:r>
      </w:ins>
      <w:ins w:id="1738" w:author="Rev 8 Allen Wirfs-Brock" w:date="2012-05-10T17:57:00Z">
        <w:r>
          <w:rPr>
            <w:rStyle w:val="bnf"/>
            <w:rFonts w:ascii="Helvetica" w:hAnsi="Helvetica"/>
            <w:b/>
            <w:i w:val="0"/>
          </w:rPr>
          <w:t>SV’s and CV’s</w:t>
        </w:r>
      </w:ins>
    </w:p>
    <w:p w14:paraId="5F9C24A0" w14:textId="77777777" w:rsidR="004C02EF" w:rsidRPr="00E77497" w:rsidRDefault="004C02EF" w:rsidP="004C02EF">
      <w:r w:rsidRPr="00E77497">
        <w:t xml:space="preserve">A string literal stands for a value of the String type. The String value (SV) of the literal is described in terms of </w:t>
      </w:r>
      <w:del w:id="1739" w:author="Rev 9 Allen Wirfs-Brock" w:date="2012-07-02T09:24:00Z">
        <w:r w:rsidRPr="00E77497" w:rsidDel="00DF1BCC">
          <w:delText xml:space="preserve">character </w:delText>
        </w:r>
      </w:del>
      <w:ins w:id="1740" w:author="Rev 9 Allen Wirfs-Brock" w:date="2012-07-02T09:24:00Z">
        <w:r w:rsidR="00DF1BCC">
          <w:t>code unit</w:t>
        </w:r>
        <w:r w:rsidR="00DF1BCC" w:rsidRPr="00E77497">
          <w:t xml:space="preserve"> </w:t>
        </w:r>
      </w:ins>
      <w:r w:rsidRPr="00E77497">
        <w:t xml:space="preserve">values (CV) contributed by the various parts of the string literal. As part of this process, some </w:t>
      </w:r>
      <w:ins w:id="1741" w:author="Rev 9 Allen Wirfs-Brock" w:date="2012-07-07T10:07:00Z">
        <w:r w:rsidR="00F55BFC">
          <w:t xml:space="preserve">Unicode </w:t>
        </w:r>
      </w:ins>
      <w:r w:rsidRPr="00E77497">
        <w:t>characters within the string literal are interpreted as having a mathematical value (MV), as described below or in 7.8.3.</w:t>
      </w:r>
    </w:p>
    <w:p w14:paraId="0435F65B"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rFonts w:ascii="Arial" w:hAnsi="Arial"/>
        </w:rPr>
        <w:t xml:space="preserve">is the empty </w:t>
      </w:r>
      <w:del w:id="1742" w:author="Rev 9 Allen Wirfs-Brock" w:date="2012-07-02T09:25:00Z">
        <w:r w:rsidRPr="00E77497" w:rsidDel="009975C2">
          <w:rPr>
            <w:rFonts w:ascii="Arial" w:hAnsi="Arial"/>
          </w:rPr>
          <w:delText xml:space="preserve">character </w:delText>
        </w:r>
      </w:del>
      <w:ins w:id="1743" w:author="Rev 9 Allen Wirfs-Brock" w:date="2012-07-02T09:25:00Z">
        <w:r w:rsidR="009975C2">
          <w:rPr>
            <w:rFonts w:ascii="Arial" w:hAnsi="Arial"/>
          </w:rPr>
          <w:t>code unit</w:t>
        </w:r>
        <w:r w:rsidR="009975C2" w:rsidRPr="00E77497">
          <w:rPr>
            <w:rFonts w:ascii="Arial" w:hAnsi="Arial"/>
          </w:rPr>
          <w:t xml:space="preserve"> </w:t>
        </w:r>
      </w:ins>
      <w:r w:rsidRPr="00E77497">
        <w:rPr>
          <w:rFonts w:ascii="Arial" w:hAnsi="Arial"/>
        </w:rPr>
        <w:t>sequence.</w:t>
      </w:r>
    </w:p>
    <w:p w14:paraId="2538A793"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rFonts w:ascii="Arial" w:hAnsi="Arial"/>
        </w:rPr>
        <w:t xml:space="preserve">is the empty </w:t>
      </w:r>
      <w:ins w:id="1744" w:author="Rev 9 Allen Wirfs-Brock" w:date="2012-07-02T09:25:00Z">
        <w:r w:rsidR="009975C2">
          <w:rPr>
            <w:rFonts w:ascii="Arial" w:hAnsi="Arial"/>
          </w:rPr>
          <w:t>code unit</w:t>
        </w:r>
        <w:r w:rsidR="009975C2" w:rsidRPr="00E77497">
          <w:rPr>
            <w:rFonts w:ascii="Arial" w:hAnsi="Arial"/>
          </w:rPr>
          <w:t xml:space="preserve"> </w:t>
        </w:r>
      </w:ins>
      <w:del w:id="1745" w:author="Rev 9 Allen Wirfs-Brock" w:date="2012-07-02T09:25:00Z">
        <w:r w:rsidRPr="00E77497" w:rsidDel="009975C2">
          <w:rPr>
            <w:rFonts w:ascii="Arial" w:hAnsi="Arial"/>
          </w:rPr>
          <w:delText xml:space="preserve">character </w:delText>
        </w:r>
      </w:del>
      <w:r w:rsidRPr="00E77497">
        <w:rPr>
          <w:rFonts w:ascii="Arial" w:hAnsi="Arial"/>
        </w:rPr>
        <w:t>sequence.</w:t>
      </w:r>
    </w:p>
    <w:p w14:paraId="098173D2"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i/>
        </w:rPr>
        <w:t>DoubleStringCharacters</w:t>
      </w:r>
      <w:r w:rsidRPr="00E77497">
        <w:t xml:space="preserve"> </w:t>
      </w:r>
      <w:r w:rsidRPr="00E77497">
        <w:rPr>
          <w:rFonts w:ascii="Courier New" w:hAnsi="Courier New"/>
          <w:b/>
        </w:rPr>
        <w:t>"</w:t>
      </w:r>
      <w:r w:rsidRPr="00E77497">
        <w:t xml:space="preserve"> </w:t>
      </w:r>
      <w:r w:rsidRPr="00E77497">
        <w:rPr>
          <w:rFonts w:ascii="Arial" w:hAnsi="Arial" w:cs="Arial"/>
        </w:rPr>
        <w:t>is the SV</w:t>
      </w:r>
      <w:r w:rsidRPr="00E77497">
        <w:t xml:space="preserve"> of </w:t>
      </w:r>
      <w:r w:rsidRPr="00E77497">
        <w:rPr>
          <w:i/>
        </w:rPr>
        <w:t>DoubleStringCharacters</w:t>
      </w:r>
      <w:r w:rsidRPr="00E77497">
        <w:t>.</w:t>
      </w:r>
    </w:p>
    <w:p w14:paraId="4644E25B"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i/>
        </w:rPr>
        <w:t>SingleStringCharacters</w:t>
      </w:r>
      <w:r w:rsidRPr="00E77497">
        <w:t xml:space="preserve"> </w:t>
      </w:r>
      <w:r w:rsidRPr="00E77497">
        <w:rPr>
          <w:rFonts w:ascii="Courier New" w:hAnsi="Courier New"/>
          <w:b/>
        </w:rPr>
        <w:t>'</w:t>
      </w:r>
      <w:r w:rsidRPr="00E77497">
        <w:t xml:space="preserve"> </w:t>
      </w:r>
      <w:r w:rsidRPr="00E77497">
        <w:rPr>
          <w:rFonts w:ascii="Arial" w:hAnsi="Arial" w:cs="Arial"/>
        </w:rPr>
        <w:t>is the SV</w:t>
      </w:r>
      <w:r w:rsidRPr="00E77497">
        <w:t xml:space="preserve"> of </w:t>
      </w:r>
      <w:r w:rsidRPr="00E77497">
        <w:rPr>
          <w:i/>
        </w:rPr>
        <w:t>SingleStringCharacters</w:t>
      </w:r>
      <w:r w:rsidRPr="00E77497">
        <w:t>.</w:t>
      </w:r>
    </w:p>
    <w:p w14:paraId="5BAC9732"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DoubleStringCharacters </w:t>
      </w:r>
      <w:r w:rsidRPr="00E77497">
        <w:rPr>
          <w:rFonts w:ascii="Arial" w:hAnsi="Arial"/>
          <w:b/>
        </w:rPr>
        <w:t>::</w:t>
      </w:r>
      <w:r w:rsidRPr="00E77497">
        <w:t xml:space="preserve"> </w:t>
      </w:r>
      <w:r w:rsidRPr="00E77497">
        <w:rPr>
          <w:i/>
        </w:rPr>
        <w:t>DoubleStringCharacter</w:t>
      </w:r>
      <w:r w:rsidRPr="00E77497">
        <w:t xml:space="preserve"> </w:t>
      </w:r>
      <w:r w:rsidRPr="00E77497">
        <w:rPr>
          <w:rFonts w:ascii="Arial" w:hAnsi="Arial" w:cs="Arial"/>
        </w:rPr>
        <w:t>is a sequence of one</w:t>
      </w:r>
      <w:ins w:id="1746" w:author="Rev 9 Allen Wirfs-Brock" w:date="2012-07-02T09:26:00Z">
        <w:r w:rsidR="009975C2">
          <w:rPr>
            <w:rFonts w:ascii="Arial" w:hAnsi="Arial" w:cs="Arial"/>
          </w:rPr>
          <w:t xml:space="preserve"> or two</w:t>
        </w:r>
      </w:ins>
      <w:r w:rsidRPr="00E77497">
        <w:rPr>
          <w:rFonts w:ascii="Arial" w:hAnsi="Arial" w:cs="Arial"/>
        </w:rPr>
        <w:t xml:space="preserve"> </w:t>
      </w:r>
      <w:ins w:id="1747" w:author="Rev 9 Allen Wirfs-Brock" w:date="2012-07-02T09:25:00Z">
        <w:r w:rsidR="009975C2">
          <w:rPr>
            <w:rFonts w:ascii="Arial" w:hAnsi="Arial"/>
          </w:rPr>
          <w:t>code units</w:t>
        </w:r>
      </w:ins>
      <w:ins w:id="1748" w:author="Rev 9 Allen Wirfs-Brock" w:date="2012-07-02T09:27:00Z">
        <w:r w:rsidR="009975C2">
          <w:rPr>
            <w:rFonts w:ascii="Arial" w:hAnsi="Arial"/>
          </w:rPr>
          <w:t xml:space="preserve"> that i</w:t>
        </w:r>
      </w:ins>
      <w:del w:id="1749" w:author="Rev 9 Allen Wirfs-Brock" w:date="2012-07-02T09:25:00Z">
        <w:r w:rsidRPr="00E77497" w:rsidDel="009975C2">
          <w:rPr>
            <w:rFonts w:ascii="Arial" w:hAnsi="Arial" w:cs="Arial"/>
          </w:rPr>
          <w:delText>character</w:delText>
        </w:r>
      </w:del>
      <w:ins w:id="1750" w:author="Rev 9 Allen Wirfs-Brock" w:date="2012-07-02T09:29:00Z">
        <w:r w:rsidR="009975C2">
          <w:rPr>
            <w:rFonts w:ascii="Arial" w:hAnsi="Arial" w:cs="Arial"/>
          </w:rPr>
          <w:t>s</w:t>
        </w:r>
      </w:ins>
      <w:del w:id="1751" w:author="Rev 9 Allen Wirfs-Brock" w:date="2012-07-02T09:29:00Z">
        <w:r w:rsidRPr="00E77497" w:rsidDel="009975C2">
          <w:rPr>
            <w:rFonts w:ascii="Arial" w:hAnsi="Arial" w:cs="Arial"/>
          </w:rPr>
          <w:delText>,</w:delText>
        </w:r>
      </w:del>
      <w:r w:rsidRPr="00E77497">
        <w:rPr>
          <w:rFonts w:ascii="Arial" w:hAnsi="Arial" w:cs="Arial"/>
        </w:rPr>
        <w:t xml:space="preserve"> the CV of </w:t>
      </w:r>
      <w:r w:rsidRPr="00E77497">
        <w:rPr>
          <w:i/>
        </w:rPr>
        <w:t>DoubleStringCharacter</w:t>
      </w:r>
      <w:r w:rsidRPr="00E77497">
        <w:t>.</w:t>
      </w:r>
    </w:p>
    <w:p w14:paraId="073146B7"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DoubleStringCharacters </w:t>
      </w:r>
      <w:r w:rsidRPr="00E77497">
        <w:rPr>
          <w:rFonts w:ascii="Arial" w:hAnsi="Arial"/>
          <w:b/>
        </w:rPr>
        <w:t>::</w:t>
      </w:r>
      <w:r w:rsidRPr="00E77497">
        <w:t xml:space="preserve"> </w:t>
      </w:r>
      <w:r w:rsidRPr="00E77497">
        <w:rPr>
          <w:i/>
        </w:rPr>
        <w:t>DoubleStringCharacter</w:t>
      </w:r>
      <w:r w:rsidRPr="00E77497">
        <w:t xml:space="preserve"> </w:t>
      </w:r>
      <w:r w:rsidRPr="00E77497">
        <w:rPr>
          <w:i/>
        </w:rPr>
        <w:t xml:space="preserve">DoubleStringCharacters </w:t>
      </w:r>
      <w:r w:rsidRPr="00E77497">
        <w:rPr>
          <w:rFonts w:ascii="Arial" w:hAnsi="Arial" w:cs="Arial"/>
        </w:rPr>
        <w:t xml:space="preserve">is a sequence of </w:t>
      </w:r>
      <w:ins w:id="1752" w:author="Rev 9 Allen Wirfs-Brock" w:date="2012-07-02T09:27:00Z">
        <w:r w:rsidR="009975C2" w:rsidRPr="00E77497">
          <w:rPr>
            <w:rFonts w:ascii="Arial" w:hAnsi="Arial" w:cs="Arial"/>
          </w:rPr>
          <w:t>one</w:t>
        </w:r>
        <w:r w:rsidR="009975C2">
          <w:rPr>
            <w:rFonts w:ascii="Arial" w:hAnsi="Arial" w:cs="Arial"/>
          </w:rPr>
          <w:t xml:space="preserve"> or two</w:t>
        </w:r>
        <w:r w:rsidR="009975C2" w:rsidRPr="00E77497">
          <w:rPr>
            <w:rFonts w:ascii="Arial" w:hAnsi="Arial" w:cs="Arial"/>
          </w:rPr>
          <w:t xml:space="preserve"> </w:t>
        </w:r>
        <w:r w:rsidR="009975C2">
          <w:rPr>
            <w:rFonts w:ascii="Arial" w:hAnsi="Arial"/>
          </w:rPr>
          <w:t xml:space="preserve">code units that is </w:t>
        </w:r>
      </w:ins>
      <w:r w:rsidRPr="00E77497">
        <w:rPr>
          <w:rFonts w:ascii="Arial" w:hAnsi="Arial" w:cs="Arial"/>
        </w:rPr>
        <w:t>the CV of</w:t>
      </w:r>
      <w:r w:rsidRPr="00E77497">
        <w:t xml:space="preserve"> </w:t>
      </w:r>
      <w:r w:rsidRPr="00E77497">
        <w:rPr>
          <w:i/>
        </w:rPr>
        <w:t>DoubleStringCharacter</w:t>
      </w:r>
      <w:r w:rsidRPr="00E77497">
        <w:t xml:space="preserve"> followed </w:t>
      </w:r>
      <w:r w:rsidRPr="00E77497">
        <w:rPr>
          <w:rFonts w:ascii="Arial" w:hAnsi="Arial" w:cs="Arial"/>
        </w:rPr>
        <w:t xml:space="preserve">by all the </w:t>
      </w:r>
      <w:ins w:id="1753" w:author="Rev 9 Allen Wirfs-Brock" w:date="2012-07-02T09:27:00Z">
        <w:r w:rsidR="009975C2">
          <w:rPr>
            <w:rFonts w:ascii="Arial" w:hAnsi="Arial"/>
          </w:rPr>
          <w:t xml:space="preserve">code units </w:t>
        </w:r>
      </w:ins>
      <w:del w:id="1754" w:author="Rev 9 Allen Wirfs-Brock" w:date="2012-07-02T09:27:00Z">
        <w:r w:rsidRPr="00E77497" w:rsidDel="009975C2">
          <w:rPr>
            <w:rFonts w:ascii="Arial" w:hAnsi="Arial" w:cs="Arial"/>
          </w:rPr>
          <w:delText xml:space="preserve">characters </w:delText>
        </w:r>
      </w:del>
      <w:r w:rsidRPr="00E77497">
        <w:rPr>
          <w:rFonts w:ascii="Arial" w:hAnsi="Arial" w:cs="Arial"/>
        </w:rPr>
        <w:t xml:space="preserve">in the SV of </w:t>
      </w:r>
      <w:r w:rsidRPr="00E77497">
        <w:rPr>
          <w:i/>
        </w:rPr>
        <w:t>DoubleStringCharacters</w:t>
      </w:r>
      <w:r w:rsidRPr="00E77497">
        <w:rPr>
          <w:rFonts w:ascii="Arial" w:hAnsi="Arial" w:cs="Arial"/>
        </w:rPr>
        <w:t xml:space="preserve"> in order.</w:t>
      </w:r>
    </w:p>
    <w:p w14:paraId="08727D07"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SingleStringCharacters </w:t>
      </w:r>
      <w:r w:rsidRPr="00E77497">
        <w:rPr>
          <w:rFonts w:ascii="Arial" w:hAnsi="Arial"/>
          <w:b/>
        </w:rPr>
        <w:t>::</w:t>
      </w:r>
      <w:r w:rsidRPr="00E77497">
        <w:t xml:space="preserve"> </w:t>
      </w:r>
      <w:r w:rsidRPr="00E77497">
        <w:rPr>
          <w:i/>
        </w:rPr>
        <w:t>SingleStringCharacter</w:t>
      </w:r>
      <w:r w:rsidRPr="00E77497">
        <w:t xml:space="preserve"> </w:t>
      </w:r>
      <w:r w:rsidRPr="00E77497">
        <w:rPr>
          <w:rFonts w:ascii="Arial" w:hAnsi="Arial" w:cs="Arial"/>
        </w:rPr>
        <w:t xml:space="preserve">is a sequence of one </w:t>
      </w:r>
      <w:ins w:id="1755" w:author="Rev 9 Allen Wirfs-Brock" w:date="2012-07-02T09:28:00Z">
        <w:r w:rsidR="009975C2">
          <w:rPr>
            <w:rFonts w:ascii="Arial" w:hAnsi="Arial" w:cs="Arial"/>
          </w:rPr>
          <w:t>or two</w:t>
        </w:r>
        <w:r w:rsidR="009975C2" w:rsidRPr="00E77497">
          <w:rPr>
            <w:rFonts w:ascii="Arial" w:hAnsi="Arial" w:cs="Arial"/>
          </w:rPr>
          <w:t xml:space="preserve"> </w:t>
        </w:r>
        <w:r w:rsidR="009975C2">
          <w:rPr>
            <w:rFonts w:ascii="Arial" w:hAnsi="Arial"/>
          </w:rPr>
          <w:t>code units that is</w:t>
        </w:r>
      </w:ins>
      <w:del w:id="1756" w:author="Rev 9 Allen Wirfs-Brock" w:date="2012-07-02T09:28:00Z">
        <w:r w:rsidRPr="00E77497" w:rsidDel="009975C2">
          <w:rPr>
            <w:rFonts w:ascii="Arial" w:hAnsi="Arial" w:cs="Arial"/>
          </w:rPr>
          <w:delText>character,</w:delText>
        </w:r>
      </w:del>
      <w:r w:rsidRPr="00E77497">
        <w:rPr>
          <w:rFonts w:ascii="Arial" w:hAnsi="Arial" w:cs="Arial"/>
        </w:rPr>
        <w:t xml:space="preserve"> the CV of</w:t>
      </w:r>
      <w:r w:rsidRPr="00E77497">
        <w:t xml:space="preserve"> </w:t>
      </w:r>
      <w:r w:rsidRPr="00E77497">
        <w:rPr>
          <w:i/>
        </w:rPr>
        <w:t>SingleStringCharacter</w:t>
      </w:r>
      <w:r w:rsidRPr="00E77497">
        <w:t>.</w:t>
      </w:r>
    </w:p>
    <w:p w14:paraId="2B331EE8"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SingleStringCharacters </w:t>
      </w:r>
      <w:r w:rsidRPr="00E77497">
        <w:rPr>
          <w:rFonts w:ascii="Arial" w:hAnsi="Arial"/>
          <w:b/>
        </w:rPr>
        <w:t>::</w:t>
      </w:r>
      <w:r w:rsidRPr="00E77497">
        <w:t xml:space="preserve"> </w:t>
      </w:r>
      <w:r w:rsidRPr="00E77497">
        <w:rPr>
          <w:i/>
        </w:rPr>
        <w:t>SingleStringCharacter</w:t>
      </w:r>
      <w:r w:rsidRPr="00E77497">
        <w:t xml:space="preserve"> </w:t>
      </w:r>
      <w:r w:rsidRPr="00C7794D">
        <w:rPr>
          <w:i/>
        </w:rPr>
        <w:t>SingleStringCharacters</w:t>
      </w:r>
      <w:r w:rsidRPr="004D1BD1">
        <w:rPr>
          <w:rFonts w:ascii="Arial" w:hAnsi="Arial" w:cs="Arial"/>
        </w:rPr>
        <w:t xml:space="preserve"> </w:t>
      </w:r>
      <w:r w:rsidRPr="00E65A34">
        <w:rPr>
          <w:rFonts w:ascii="Arial" w:hAnsi="Arial" w:cs="Arial"/>
        </w:rPr>
        <w:t>is a sequence of</w:t>
      </w:r>
      <w:ins w:id="1757" w:author="Rev 9 Allen Wirfs-Brock" w:date="2012-07-02T09:30:00Z">
        <w:r w:rsidR="009975C2">
          <w:rPr>
            <w:rFonts w:ascii="Arial" w:hAnsi="Arial" w:cs="Arial"/>
          </w:rPr>
          <w:t xml:space="preserve"> one or two</w:t>
        </w:r>
        <w:r w:rsidR="009975C2" w:rsidRPr="00E77497">
          <w:rPr>
            <w:rFonts w:ascii="Arial" w:hAnsi="Arial" w:cs="Arial"/>
          </w:rPr>
          <w:t xml:space="preserve"> </w:t>
        </w:r>
        <w:r w:rsidR="009975C2">
          <w:rPr>
            <w:rFonts w:ascii="Arial" w:hAnsi="Arial"/>
          </w:rPr>
          <w:t>code units that is</w:t>
        </w:r>
      </w:ins>
      <w:r w:rsidRPr="00E65A34">
        <w:rPr>
          <w:rFonts w:ascii="Arial" w:hAnsi="Arial" w:cs="Arial"/>
        </w:rPr>
        <w:t xml:space="preserve"> the CV of</w:t>
      </w:r>
      <w:r w:rsidRPr="009C202C">
        <w:t xml:space="preserve"> </w:t>
      </w:r>
      <w:r w:rsidRPr="009C202C">
        <w:rPr>
          <w:i/>
        </w:rPr>
        <w:t>SingleStringCharacter</w:t>
      </w:r>
      <w:r w:rsidRPr="009C202C">
        <w:t xml:space="preserve"> </w:t>
      </w:r>
      <w:r w:rsidRPr="00675B74">
        <w:rPr>
          <w:rFonts w:ascii="Arial" w:hAnsi="Arial" w:cs="Arial"/>
        </w:rPr>
        <w:t xml:space="preserve">followed by all the </w:t>
      </w:r>
      <w:ins w:id="1758" w:author="Rev 9 Allen Wirfs-Brock" w:date="2012-07-02T09:30:00Z">
        <w:r w:rsidR="009975C2">
          <w:rPr>
            <w:rFonts w:ascii="Arial" w:hAnsi="Arial"/>
          </w:rPr>
          <w:t>code units</w:t>
        </w:r>
        <w:r w:rsidR="009975C2" w:rsidRPr="00675B74" w:rsidDel="009975C2">
          <w:rPr>
            <w:rFonts w:ascii="Arial" w:hAnsi="Arial" w:cs="Arial"/>
          </w:rPr>
          <w:t xml:space="preserve"> </w:t>
        </w:r>
      </w:ins>
      <w:del w:id="1759" w:author="Rev 9 Allen Wirfs-Brock" w:date="2012-07-02T09:30:00Z">
        <w:r w:rsidRPr="00675B74" w:rsidDel="009975C2">
          <w:rPr>
            <w:rFonts w:ascii="Arial" w:hAnsi="Arial" w:cs="Arial"/>
          </w:rPr>
          <w:delText xml:space="preserve">characters </w:delText>
        </w:r>
      </w:del>
      <w:r w:rsidRPr="00675B74">
        <w:rPr>
          <w:rFonts w:ascii="Arial" w:hAnsi="Arial" w:cs="Arial"/>
        </w:rPr>
        <w:t>in the SV of</w:t>
      </w:r>
      <w:r w:rsidRPr="00E77497">
        <w:t xml:space="preserve"> </w:t>
      </w:r>
      <w:r w:rsidRPr="00E77497">
        <w:rPr>
          <w:i/>
        </w:rPr>
        <w:t>SingleStringCharacters</w:t>
      </w:r>
      <w:r w:rsidRPr="00E77497">
        <w:t xml:space="preserve"> </w:t>
      </w:r>
      <w:r w:rsidRPr="00E77497">
        <w:rPr>
          <w:rFonts w:ascii="Arial" w:hAnsi="Arial" w:cs="Arial"/>
        </w:rPr>
        <w:t>in order.</w:t>
      </w:r>
    </w:p>
    <w:p w14:paraId="633567F2"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LineContinuation</w:t>
      </w:r>
      <w:r w:rsidRPr="00E77497">
        <w:t xml:space="preserve"> </w:t>
      </w:r>
      <w:r w:rsidRPr="00E77497">
        <w:rPr>
          <w:rFonts w:ascii="Arial" w:hAnsi="Arial"/>
          <w:b/>
        </w:rPr>
        <w:t>::</w:t>
      </w:r>
      <w:r w:rsidRPr="00E77497">
        <w:t xml:space="preserve"> </w:t>
      </w:r>
      <w:r w:rsidRPr="00E77497">
        <w:rPr>
          <w:rFonts w:ascii="Courier New" w:hAnsi="Courier New" w:cs="Courier New"/>
          <w:b/>
        </w:rPr>
        <w:t>\</w:t>
      </w:r>
      <w:r w:rsidRPr="00E77497">
        <w:t xml:space="preserve"> </w:t>
      </w:r>
      <w:r w:rsidRPr="00E77497">
        <w:rPr>
          <w:i/>
        </w:rPr>
        <w:t>LineTerminatorSequence</w:t>
      </w:r>
      <w:r w:rsidRPr="00E77497">
        <w:t xml:space="preserve"> </w:t>
      </w:r>
      <w:r w:rsidRPr="00E77497">
        <w:rPr>
          <w:rFonts w:ascii="Arial" w:hAnsi="Arial"/>
        </w:rPr>
        <w:t xml:space="preserve">is the empty </w:t>
      </w:r>
      <w:ins w:id="1760" w:author="Rev 9 Allen Wirfs-Brock" w:date="2012-07-02T09:30:00Z">
        <w:r w:rsidR="009975C2">
          <w:rPr>
            <w:rFonts w:ascii="Arial" w:hAnsi="Arial"/>
          </w:rPr>
          <w:t>code unit</w:t>
        </w:r>
        <w:r w:rsidR="009975C2" w:rsidRPr="00E77497" w:rsidDel="009975C2">
          <w:rPr>
            <w:rFonts w:ascii="Arial" w:hAnsi="Arial"/>
          </w:rPr>
          <w:t xml:space="preserve"> </w:t>
        </w:r>
      </w:ins>
      <w:del w:id="1761" w:author="Rev 9 Allen Wirfs-Brock" w:date="2012-07-02T09:30:00Z">
        <w:r w:rsidRPr="00E77497" w:rsidDel="009975C2">
          <w:rPr>
            <w:rFonts w:ascii="Arial" w:hAnsi="Arial"/>
          </w:rPr>
          <w:delText xml:space="preserve">character </w:delText>
        </w:r>
      </w:del>
      <w:r w:rsidRPr="00E77497">
        <w:rPr>
          <w:rFonts w:ascii="Arial" w:hAnsi="Arial"/>
        </w:rPr>
        <w:t>sequence.</w:t>
      </w:r>
    </w:p>
    <w:p w14:paraId="12E19B90"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sidRPr="00E77497">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ins w:id="1762" w:author="Rev 9 Allen Wirfs-Brock" w:date="2012-07-02T09:32:00Z">
        <w:r w:rsidR="009975C2" w:rsidRPr="009975C2">
          <w:rPr>
            <w:rFonts w:ascii="Arial" w:hAnsi="Arial"/>
          </w:rPr>
          <w:t xml:space="preserve"> </w:t>
        </w:r>
      </w:ins>
      <w:ins w:id="1763" w:author="Rev 9 Allen Wirfs-Brock" w:date="2012-07-06T11:01:00Z">
        <w:r w:rsidR="00320450" w:rsidRPr="00665EB3">
          <w:t>UTF</w:t>
        </w:r>
        <w:r w:rsidR="00320450">
          <w:t>-</w:t>
        </w:r>
        <w:r w:rsidR="00320450" w:rsidRPr="00665EB3">
          <w:t>16 Encoding</w:t>
        </w:r>
        <w:r w:rsidR="00320450">
          <w:rPr>
            <w:rFonts w:ascii="Arial" w:hAnsi="Arial" w:cs="Arial"/>
          </w:rPr>
          <w:t xml:space="preserve"> (clause 6) </w:t>
        </w:r>
      </w:ins>
      <w:del w:id="1764" w:author="Rev 9 Allen Wirfs-Brock" w:date="2012-07-06T11:01:00Z">
        <w:r w:rsidRPr="00E77497" w:rsidDel="00320450">
          <w:rPr>
            <w:i/>
          </w:rPr>
          <w:delText xml:space="preserve"> SourceCharacter</w:delText>
        </w:r>
        <w:r w:rsidRPr="00E77497" w:rsidDel="00320450">
          <w:delText xml:space="preserve"> </w:delText>
        </w:r>
      </w:del>
      <w:del w:id="1765" w:author="Rev 9 Allen Wirfs-Brock" w:date="2012-07-02T09:31:00Z">
        <w:r w:rsidRPr="00E77497" w:rsidDel="009975C2">
          <w:rPr>
            <w:rFonts w:ascii="Arial" w:hAnsi="Arial" w:cs="Arial"/>
          </w:rPr>
          <w:delText xml:space="preserve">character </w:delText>
        </w:r>
      </w:del>
      <w:del w:id="1766" w:author="Rev 9 Allen Wirfs-Brock" w:date="2012-07-02T09:32:00Z">
        <w:r w:rsidRPr="00E77497" w:rsidDel="009975C2">
          <w:rPr>
            <w:rFonts w:ascii="Arial" w:hAnsi="Arial" w:cs="Arial"/>
          </w:rPr>
          <w:delText>itself</w:delText>
        </w:r>
      </w:del>
      <w:del w:id="1767" w:author="Rev 9 Allen Wirfs-Brock" w:date="2012-07-06T11:01:00Z">
        <w:r w:rsidRPr="00E77497" w:rsidDel="00320450">
          <w:rPr>
            <w:rFonts w:ascii="Arial" w:hAnsi="Arial" w:cs="Arial"/>
          </w:rPr>
          <w:delText>.</w:delText>
        </w:r>
      </w:del>
      <w:ins w:id="1768" w:author="Rev 9 Allen Wirfs-Brock" w:date="2012-07-02T09:42:00Z">
        <w:r w:rsidR="0056346D">
          <w:rPr>
            <w:rFonts w:ascii="Arial" w:hAnsi="Arial" w:cs="Arial"/>
          </w:rPr>
          <w:t>of</w:t>
        </w:r>
      </w:ins>
      <w:ins w:id="1769" w:author="Rev 9 Allen Wirfs-Brock" w:date="2012-07-06T11:26:00Z">
        <w:r w:rsidR="00854991" w:rsidRPr="00854991">
          <w:rPr>
            <w:rFonts w:ascii="Arial" w:hAnsi="Arial" w:cs="Arial"/>
          </w:rPr>
          <w:t xml:space="preserve"> </w:t>
        </w:r>
        <w:r w:rsidR="00854991">
          <w:rPr>
            <w:rFonts w:ascii="Arial" w:hAnsi="Arial" w:cs="Arial"/>
          </w:rPr>
          <w:t>the code point value of</w:t>
        </w:r>
      </w:ins>
      <w:ins w:id="1770" w:author="Rev 9 Allen Wirfs-Brock" w:date="2012-07-02T09:42:00Z">
        <w:r w:rsidR="0056346D">
          <w:rPr>
            <w:rFonts w:ascii="Arial" w:hAnsi="Arial" w:cs="Arial"/>
          </w:rPr>
          <w:t xml:space="preserve"> </w:t>
        </w:r>
        <w:r w:rsidR="0056346D" w:rsidRPr="00E77497">
          <w:rPr>
            <w:i/>
          </w:rPr>
          <w:t>SourceCharacter</w:t>
        </w:r>
        <w:r w:rsidR="0056346D">
          <w:rPr>
            <w:rFonts w:ascii="Arial" w:hAnsi="Arial" w:cs="Arial"/>
          </w:rPr>
          <w:t>.</w:t>
        </w:r>
      </w:ins>
    </w:p>
    <w:p w14:paraId="7419A552"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rFonts w:ascii="Courier New" w:hAnsi="Courier New"/>
          <w:b/>
        </w:rPr>
        <w:t>\</w:t>
      </w:r>
      <w:r w:rsidRPr="00E77497">
        <w:rPr>
          <w:rFonts w:ascii="Courier New" w:hAnsi="Courier New"/>
        </w:rPr>
        <w:t xml:space="preserve"> </w:t>
      </w:r>
      <w:r w:rsidRPr="00E77497">
        <w:rPr>
          <w:i/>
        </w:rPr>
        <w:t>EscapeSequence</w:t>
      </w:r>
      <w:r w:rsidRPr="00E77497">
        <w:t xml:space="preserve"> </w:t>
      </w:r>
      <w:r w:rsidRPr="00E77497">
        <w:rPr>
          <w:rFonts w:ascii="Arial" w:hAnsi="Arial" w:cs="Arial"/>
        </w:rPr>
        <w:t>is the CV of the</w:t>
      </w:r>
      <w:r w:rsidRPr="00E77497">
        <w:rPr>
          <w:i/>
        </w:rPr>
        <w:t xml:space="preserve"> EscapeSequence</w:t>
      </w:r>
      <w:r w:rsidRPr="00E77497">
        <w:t>.</w:t>
      </w:r>
    </w:p>
    <w:p w14:paraId="16E83BF8"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i/>
        </w:rPr>
        <w:t>LineContinuation</w:t>
      </w:r>
      <w:r w:rsidRPr="00E77497">
        <w:t xml:space="preserve"> </w:t>
      </w:r>
      <w:r w:rsidRPr="00E77497">
        <w:rPr>
          <w:rFonts w:ascii="Arial" w:hAnsi="Arial" w:cs="Arial"/>
        </w:rPr>
        <w:t>is the empty character sequence</w:t>
      </w:r>
      <w:r w:rsidRPr="00E77497">
        <w:t>.</w:t>
      </w:r>
    </w:p>
    <w:p w14:paraId="66515243"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sidRPr="00E77497">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ins w:id="1771" w:author="Rev 9 Allen Wirfs-Brock" w:date="2012-07-02T09:45:00Z">
        <w:r w:rsidR="0056346D" w:rsidRPr="0056346D">
          <w:rPr>
            <w:rFonts w:ascii="Arial" w:hAnsi="Arial"/>
          </w:rPr>
          <w:t xml:space="preserve"> </w:t>
        </w:r>
      </w:ins>
      <w:ins w:id="1772" w:author="Rev 9 Allen Wirfs-Brock" w:date="2012-07-06T11:02:00Z">
        <w:r w:rsidR="00320450" w:rsidRPr="00665EB3">
          <w:t>UTF</w:t>
        </w:r>
        <w:r w:rsidR="00320450">
          <w:t>-</w:t>
        </w:r>
        <w:r w:rsidR="00320450" w:rsidRPr="00665EB3">
          <w:t>16 Encoding</w:t>
        </w:r>
        <w:r w:rsidR="00320450">
          <w:rPr>
            <w:rFonts w:ascii="Arial" w:hAnsi="Arial" w:cs="Arial"/>
          </w:rPr>
          <w:t xml:space="preserve"> (clause 6) of </w:t>
        </w:r>
      </w:ins>
      <w:ins w:id="1773" w:author="Rev 9 Allen Wirfs-Brock" w:date="2012-07-06T11:23:00Z">
        <w:r w:rsidR="00854991">
          <w:rPr>
            <w:rFonts w:ascii="Arial" w:hAnsi="Arial" w:cs="Arial"/>
          </w:rPr>
          <w:t>the code point value of</w:t>
        </w:r>
      </w:ins>
      <w:r w:rsidRPr="00E77497">
        <w:rPr>
          <w:i/>
        </w:rPr>
        <w:t xml:space="preserve"> SourceCharacter</w:t>
      </w:r>
      <w:r w:rsidRPr="00E77497">
        <w:t xml:space="preserve"> </w:t>
      </w:r>
      <w:del w:id="1774" w:author="Rev 9 Allen Wirfs-Brock" w:date="2012-07-02T09:45:00Z">
        <w:r w:rsidRPr="00E77497" w:rsidDel="0056346D">
          <w:rPr>
            <w:rFonts w:ascii="Arial" w:hAnsi="Arial" w:cs="Arial"/>
          </w:rPr>
          <w:delText>character itself</w:delText>
        </w:r>
      </w:del>
      <w:r w:rsidRPr="00E77497">
        <w:rPr>
          <w:rFonts w:ascii="Arial" w:hAnsi="Arial" w:cs="Arial"/>
        </w:rPr>
        <w:t>.</w:t>
      </w:r>
    </w:p>
    <w:p w14:paraId="58CDC4E2"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w:t>
      </w:r>
      <w:r w:rsidRPr="00E77497">
        <w:rPr>
          <w:b/>
        </w:rPr>
        <w:t xml:space="preserve"> </w:t>
      </w:r>
      <w:r w:rsidRPr="00E77497">
        <w:rPr>
          <w:rFonts w:ascii="Courier New" w:hAnsi="Courier New"/>
          <w:b/>
        </w:rPr>
        <w:t>\</w:t>
      </w:r>
      <w:r w:rsidRPr="00E77497">
        <w:rPr>
          <w:rFonts w:ascii="Courier New" w:hAnsi="Courier New"/>
        </w:rPr>
        <w:t xml:space="preserve"> </w:t>
      </w:r>
      <w:r w:rsidRPr="00E77497">
        <w:rPr>
          <w:i/>
        </w:rPr>
        <w:t>EscapeSequence</w:t>
      </w:r>
      <w:r w:rsidRPr="00E77497">
        <w:t xml:space="preserve"> </w:t>
      </w:r>
      <w:r w:rsidRPr="00E77497">
        <w:rPr>
          <w:rFonts w:ascii="Arial" w:hAnsi="Arial" w:cs="Arial"/>
        </w:rPr>
        <w:t>is the CV of the</w:t>
      </w:r>
      <w:r w:rsidRPr="00E77497">
        <w:rPr>
          <w:i/>
        </w:rPr>
        <w:t xml:space="preserve"> EscapeSequence</w:t>
      </w:r>
      <w:r w:rsidRPr="00E77497">
        <w:t>.</w:t>
      </w:r>
    </w:p>
    <w:p w14:paraId="6906E532"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 xml:space="preserve">:: </w:t>
      </w:r>
      <w:r w:rsidRPr="00E77497">
        <w:rPr>
          <w:i/>
        </w:rPr>
        <w:t>LineContinuation</w:t>
      </w:r>
      <w:r w:rsidRPr="00E77497">
        <w:t xml:space="preserve"> </w:t>
      </w:r>
      <w:r w:rsidRPr="00E77497">
        <w:rPr>
          <w:rFonts w:ascii="Arial" w:hAnsi="Arial" w:cs="Arial"/>
        </w:rPr>
        <w:t>is the empty character sequence</w:t>
      </w:r>
      <w:r w:rsidRPr="00E77497">
        <w:t>.</w:t>
      </w:r>
    </w:p>
    <w:p w14:paraId="489399DD"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CharacterEscapeSequence</w:t>
      </w:r>
      <w:r w:rsidRPr="00E77497">
        <w:t xml:space="preserve"> </w:t>
      </w:r>
      <w:r w:rsidRPr="00E77497">
        <w:rPr>
          <w:rFonts w:ascii="Arial" w:hAnsi="Arial" w:cs="Arial"/>
        </w:rPr>
        <w:t>is the CV of the</w:t>
      </w:r>
      <w:r w:rsidRPr="00E77497">
        <w:rPr>
          <w:i/>
        </w:rPr>
        <w:t xml:space="preserve"> CharacterEscapeSequence</w:t>
      </w:r>
      <w:r w:rsidRPr="00E77497">
        <w:t>.</w:t>
      </w:r>
    </w:p>
    <w:p w14:paraId="61827FEF"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sz w:val="16"/>
        </w:rPr>
        <w:t xml:space="preserve">[lookahead </w:t>
      </w:r>
      <w:r w:rsidRPr="00E77497">
        <w:rPr>
          <w:rFonts w:ascii="Arial" w:hAnsi="Arial" w:cs="Arial"/>
          <w:sz w:val="16"/>
        </w:rPr>
        <w:sym w:font="Symbol" w:char="F0CF"/>
      </w:r>
      <w:r w:rsidRPr="00E77497">
        <w:rPr>
          <w:sz w:val="16"/>
        </w:rPr>
        <w:t xml:space="preserve"> </w:t>
      </w:r>
      <w:r w:rsidRPr="00E77497">
        <w:rPr>
          <w:i/>
          <w:sz w:val="16"/>
        </w:rPr>
        <w:t>DecimalDigit</w:t>
      </w:r>
      <w:r w:rsidRPr="00E77497">
        <w:rPr>
          <w:rFonts w:ascii="Arial" w:hAnsi="Arial" w:cs="Arial"/>
          <w:sz w:val="16"/>
        </w:rPr>
        <w:t xml:space="preserve">] </w:t>
      </w:r>
      <w:r w:rsidRPr="00E77497">
        <w:rPr>
          <w:rFonts w:ascii="Arial" w:hAnsi="Arial" w:cs="Arial"/>
        </w:rPr>
        <w:t xml:space="preserve">is </w:t>
      </w:r>
      <w:del w:id="1775" w:author="Rev 9 Allen Wirfs-Brock" w:date="2012-07-02T09:47:00Z">
        <w:r w:rsidRPr="00E77497" w:rsidDel="0056346D">
          <w:rPr>
            <w:rFonts w:ascii="Arial" w:hAnsi="Arial" w:cs="Arial"/>
          </w:rPr>
          <w:delText>a &lt;NUL&gt; character</w:delText>
        </w:r>
      </w:del>
      <w:ins w:id="1776" w:author="Rev 9 Allen Wirfs-Brock" w:date="2012-07-02T09:47:00Z">
        <w:r w:rsidR="0056346D">
          <w:rPr>
            <w:rFonts w:ascii="Arial" w:hAnsi="Arial" w:cs="Arial"/>
          </w:rPr>
          <w:t xml:space="preserve">the code unit value </w:t>
        </w:r>
        <w:r w:rsidR="0056346D" w:rsidRPr="0056346D">
          <w:t>0</w:t>
        </w:r>
        <w:r w:rsidR="0056346D">
          <w:rPr>
            <w:rFonts w:ascii="Arial" w:hAnsi="Arial" w:cs="Arial"/>
          </w:rPr>
          <w:t>.</w:t>
        </w:r>
      </w:ins>
      <w:r w:rsidRPr="00E77497">
        <w:rPr>
          <w:rFonts w:ascii="Arial" w:hAnsi="Arial" w:cs="Arial"/>
        </w:rPr>
        <w:t xml:space="preserve"> </w:t>
      </w:r>
      <w:del w:id="1777" w:author="Rev 9 Allen Wirfs-Brock" w:date="2012-07-02T09:48:00Z">
        <w:r w:rsidRPr="00E77497" w:rsidDel="0056346D">
          <w:rPr>
            <w:rFonts w:ascii="Arial" w:hAnsi="Arial" w:cs="Arial"/>
          </w:rPr>
          <w:delText>(Unicode value 0000).</w:delText>
        </w:r>
      </w:del>
    </w:p>
    <w:p w14:paraId="6672ED0E"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HexEscapeSequence</w:t>
      </w:r>
      <w:r w:rsidRPr="00E77497">
        <w:t xml:space="preserve"> </w:t>
      </w:r>
      <w:r w:rsidRPr="00E77497">
        <w:rPr>
          <w:rFonts w:ascii="Arial" w:hAnsi="Arial" w:cs="Arial"/>
        </w:rPr>
        <w:t>is the CV of the</w:t>
      </w:r>
      <w:r w:rsidRPr="00E77497">
        <w:rPr>
          <w:i/>
        </w:rPr>
        <w:t xml:space="preserve"> HexEscapeSequence</w:t>
      </w:r>
      <w:r w:rsidRPr="00E77497">
        <w:t>.</w:t>
      </w:r>
    </w:p>
    <w:p w14:paraId="61FD2E3E"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UnicodeEscapeSequence</w:t>
      </w:r>
      <w:r w:rsidRPr="00E77497">
        <w:t xml:space="preserve"> </w:t>
      </w:r>
      <w:r w:rsidRPr="00E77497">
        <w:rPr>
          <w:rFonts w:ascii="Arial" w:hAnsi="Arial" w:cs="Arial"/>
        </w:rPr>
        <w:t>is the CV of the</w:t>
      </w:r>
      <w:r w:rsidRPr="00E77497">
        <w:rPr>
          <w:i/>
        </w:rPr>
        <w:t xml:space="preserve"> UnicodeEscapeSequence</w:t>
      </w:r>
      <w:r w:rsidRPr="00E77497">
        <w:t>.</w:t>
      </w:r>
    </w:p>
    <w:p w14:paraId="48E3D98A" w14:textId="77777777" w:rsidR="004C02EF" w:rsidRPr="00E77497" w:rsidRDefault="004C02EF" w:rsidP="004C02EF">
      <w:pPr>
        <w:pStyle w:val="MathSpecialCase3"/>
        <w:numPr>
          <w:ilvl w:val="2"/>
          <w:numId w:val="31"/>
        </w:numPr>
        <w:tabs>
          <w:tab w:val="left" w:pos="450"/>
        </w:tabs>
        <w:spacing w:after="60"/>
        <w:ind w:left="446" w:hanging="446"/>
        <w:rPr>
          <w:rFonts w:ascii="Arial" w:hAnsi="Arial" w:cs="Arial"/>
          <w:i/>
        </w:rPr>
      </w:pPr>
      <w:r w:rsidRPr="00E77497">
        <w:rPr>
          <w:rFonts w:ascii="Arial" w:hAnsi="Arial"/>
        </w:rPr>
        <w:t>The</w:t>
      </w:r>
      <w:r w:rsidRPr="00E77497">
        <w:rPr>
          <w:rFonts w:ascii="Arial" w:hAnsi="Arial"/>
          <w:i/>
        </w:rPr>
        <w:t xml:space="preserve"> </w:t>
      </w:r>
      <w:r w:rsidRPr="00E77497">
        <w:rPr>
          <w:rFonts w:ascii="Arial" w:hAnsi="Arial"/>
        </w:rPr>
        <w:t>CV</w:t>
      </w:r>
      <w:r w:rsidRPr="00E77497">
        <w:rPr>
          <w:rFonts w:ascii="Arial" w:hAnsi="Arial"/>
          <w:i/>
        </w:rPr>
        <w:t xml:space="preserve"> </w:t>
      </w:r>
      <w:r w:rsidRPr="00E77497">
        <w:rPr>
          <w:rFonts w:ascii="Arial" w:hAnsi="Arial"/>
        </w:rPr>
        <w:t>of</w:t>
      </w:r>
      <w:r w:rsidRPr="00E77497">
        <w:rPr>
          <w:i/>
        </w:rPr>
        <w:t xml:space="preserve"> CharacterEscapeSequence </w:t>
      </w:r>
      <w:r w:rsidRPr="00E77497">
        <w:rPr>
          <w:rFonts w:ascii="Arial" w:hAnsi="Arial"/>
          <w:b/>
        </w:rPr>
        <w:t>::</w:t>
      </w:r>
      <w:r w:rsidRPr="00E77497">
        <w:rPr>
          <w:i/>
        </w:rPr>
        <w:t xml:space="preserve"> SingleEscapeCharacter </w:t>
      </w:r>
      <w:r w:rsidRPr="00E77497">
        <w:rPr>
          <w:rFonts w:ascii="Arial" w:hAnsi="Arial" w:cs="Arial"/>
        </w:rPr>
        <w:t>is the character whose code unit value is determined by  the</w:t>
      </w:r>
      <w:r w:rsidRPr="00E77497">
        <w:rPr>
          <w:i/>
        </w:rPr>
        <w:t xml:space="preserve"> SingleEscapeCharacter </w:t>
      </w:r>
      <w:r w:rsidRPr="00E77497">
        <w:rPr>
          <w:rFonts w:ascii="Arial" w:hAnsi="Arial" w:cs="Arial"/>
        </w:rPr>
        <w:t xml:space="preserve">according to </w:t>
      </w:r>
      <w:ins w:id="1778" w:author="Rev 8 Allen Wirfs-Brock" w:date="2012-06-13T12:24:00Z">
        <w:r w:rsidR="00386630">
          <w:rPr>
            <w:rFonts w:ascii="Arial" w:hAnsi="Arial" w:cs="Arial"/>
          </w:rPr>
          <w:fldChar w:fldCharType="begin"/>
        </w:r>
        <w:r w:rsidR="00386630">
          <w:rPr>
            <w:rFonts w:ascii="Arial" w:hAnsi="Arial" w:cs="Arial"/>
          </w:rPr>
          <w:instrText xml:space="preserve"> REF _Ref327353613 \h </w:instrText>
        </w:r>
      </w:ins>
      <w:r w:rsidR="00386630">
        <w:rPr>
          <w:rFonts w:ascii="Arial" w:hAnsi="Arial" w:cs="Arial"/>
        </w:rPr>
        <w:instrText xml:space="preserve"> \* MERGEFORMAT </w:instrText>
      </w:r>
      <w:r w:rsidR="00386630">
        <w:rPr>
          <w:rFonts w:ascii="Arial" w:hAnsi="Arial" w:cs="Arial"/>
        </w:rPr>
      </w:r>
      <w:r w:rsidR="00386630">
        <w:rPr>
          <w:rFonts w:ascii="Arial" w:hAnsi="Arial" w:cs="Arial"/>
        </w:rPr>
        <w:fldChar w:fldCharType="separate"/>
      </w:r>
      <w:ins w:id="1779" w:author="Rev 8 Allen Wirfs-Brock" w:date="2012-06-15T19:42:00Z">
        <w:r w:rsidR="00606E07" w:rsidRPr="008B444E">
          <w:rPr>
            <w:rFonts w:ascii="Arial" w:hAnsi="Arial" w:cs="Arial"/>
          </w:rPr>
          <w:t>Table 4</w:t>
        </w:r>
      </w:ins>
      <w:ins w:id="1780" w:author="Rev 8 Allen Wirfs-Brock" w:date="2012-06-13T12:24:00Z">
        <w:r w:rsidR="00386630">
          <w:rPr>
            <w:rFonts w:ascii="Arial" w:hAnsi="Arial" w:cs="Arial"/>
          </w:rPr>
          <w:fldChar w:fldCharType="end"/>
        </w:r>
      </w:ins>
      <w:r w:rsidRPr="00E77497">
        <w:rPr>
          <w:rFonts w:ascii="Arial" w:hAnsi="Arial" w:cs="Arial"/>
        </w:rPr>
        <w:t>:</w:t>
      </w:r>
    </w:p>
    <w:p w14:paraId="681D54E1" w14:textId="77777777" w:rsidR="004C02EF" w:rsidRPr="00E77497" w:rsidRDefault="00386630" w:rsidP="00AA1FF6">
      <w:pPr>
        <w:pStyle w:val="Tabletitle"/>
      </w:pPr>
      <w:bookmarkStart w:id="1781" w:name="_Ref327353613"/>
      <w:ins w:id="1782" w:author="Rev 8 Allen Wirfs-Brock" w:date="2012-06-13T12:24:00Z">
        <w:r>
          <w:t xml:space="preserve">Table </w:t>
        </w:r>
        <w:r>
          <w:fldChar w:fldCharType="begin"/>
        </w:r>
        <w:r>
          <w:instrText xml:space="preserve"> SEQ Table \* ARABIC </w:instrText>
        </w:r>
      </w:ins>
      <w:r>
        <w:fldChar w:fldCharType="separate"/>
      </w:r>
      <w:ins w:id="1783" w:author="Rev 10 Allen Wirfs-Brock" w:date="2012-09-24T14:04:00Z">
        <w:r w:rsidR="002166A8">
          <w:rPr>
            <w:noProof/>
          </w:rPr>
          <w:t>4</w:t>
        </w:r>
      </w:ins>
      <w:ins w:id="1784" w:author="Rev 8 Allen Wirfs-Brock" w:date="2012-06-13T12:24:00Z">
        <w:r>
          <w:fldChar w:fldCharType="end"/>
        </w:r>
      </w:ins>
      <w:bookmarkEnd w:id="1781"/>
      <w:r w:rsidR="004C02EF" w:rsidRPr="00E77497">
        <w:t xml:space="preserve"> — String Single Character Escape Sequences</w:t>
      </w:r>
    </w:p>
    <w:tbl>
      <w:tblPr>
        <w:tblW w:w="0" w:type="auto"/>
        <w:jc w:val="center"/>
        <w:tblLayout w:type="fixed"/>
        <w:tblCellMar>
          <w:left w:w="216" w:type="dxa"/>
          <w:right w:w="216" w:type="dxa"/>
        </w:tblCellMar>
        <w:tblLook w:val="0000" w:firstRow="0" w:lastRow="0" w:firstColumn="0" w:lastColumn="0" w:noHBand="0" w:noVBand="0"/>
        <w:tblPrChange w:id="1785" w:author="Rev 6 Allen Wirfs-Brock" w:date="2012-02-23T16:42:00Z">
          <w:tblPr>
            <w:tblW w:w="0" w:type="auto"/>
            <w:jc w:val="center"/>
            <w:tblLayout w:type="fixed"/>
            <w:tblCellMar>
              <w:left w:w="216" w:type="dxa"/>
              <w:right w:w="216" w:type="dxa"/>
            </w:tblCellMar>
            <w:tblLook w:val="0000" w:firstRow="0" w:lastRow="0" w:firstColumn="0" w:lastColumn="0" w:noHBand="0" w:noVBand="0"/>
          </w:tblPr>
        </w:tblPrChange>
      </w:tblPr>
      <w:tblGrid>
        <w:gridCol w:w="2198"/>
        <w:gridCol w:w="2160"/>
        <w:gridCol w:w="2148"/>
        <w:gridCol w:w="1264"/>
        <w:tblGridChange w:id="1786">
          <w:tblGrid>
            <w:gridCol w:w="2198"/>
            <w:gridCol w:w="2160"/>
            <w:gridCol w:w="2148"/>
            <w:gridCol w:w="1264"/>
          </w:tblGrid>
        </w:tblGridChange>
      </w:tblGrid>
      <w:tr w:rsidR="004C02EF" w:rsidRPr="00E77497" w14:paraId="2FEBA9A1" w14:textId="77777777" w:rsidTr="00550FEB">
        <w:trPr>
          <w:trHeight w:val="347"/>
          <w:jc w:val="center"/>
          <w:trPrChange w:id="1787" w:author="Rev 6 Allen Wirfs-Brock" w:date="2012-02-23T16:42:00Z">
            <w:trPr>
              <w:trHeight w:val="347"/>
              <w:jc w:val="center"/>
            </w:trPr>
          </w:trPrChange>
        </w:trPr>
        <w:tc>
          <w:tcPr>
            <w:tcW w:w="2198" w:type="dxa"/>
            <w:tcBorders>
              <w:top w:val="single" w:sz="12" w:space="0" w:color="000000"/>
              <w:left w:val="single" w:sz="6" w:space="0" w:color="000000"/>
              <w:bottom w:val="single" w:sz="6" w:space="0" w:color="000000"/>
            </w:tcBorders>
            <w:shd w:val="solid" w:color="C0C0C0" w:fill="FFFFFF"/>
            <w:tcPrChange w:id="1788" w:author="Rev 6 Allen Wirfs-Brock" w:date="2012-02-23T16:42:00Z">
              <w:tcPr>
                <w:tcW w:w="2198" w:type="dxa"/>
                <w:tcBorders>
                  <w:top w:val="single" w:sz="12" w:space="0" w:color="000000"/>
                  <w:left w:val="single" w:sz="6" w:space="0" w:color="000000"/>
                  <w:bottom w:val="single" w:sz="6" w:space="0" w:color="000000"/>
                </w:tcBorders>
                <w:shd w:val="solid" w:color="C0C0C0" w:fill="FFFFFF"/>
              </w:tcPr>
            </w:tcPrChange>
          </w:tcPr>
          <w:p w14:paraId="484E1C19"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Escape Sequence</w:t>
            </w:r>
          </w:p>
        </w:tc>
        <w:tc>
          <w:tcPr>
            <w:tcW w:w="2160" w:type="dxa"/>
            <w:tcBorders>
              <w:top w:val="single" w:sz="12" w:space="0" w:color="000000"/>
              <w:bottom w:val="single" w:sz="6" w:space="0" w:color="000000"/>
            </w:tcBorders>
            <w:shd w:val="solid" w:color="C0C0C0" w:fill="FFFFFF"/>
            <w:tcPrChange w:id="1789" w:author="Rev 6 Allen Wirfs-Brock" w:date="2012-02-23T16:42:00Z">
              <w:tcPr>
                <w:tcW w:w="2160" w:type="dxa"/>
                <w:tcBorders>
                  <w:top w:val="single" w:sz="12" w:space="0" w:color="000000"/>
                  <w:bottom w:val="single" w:sz="6" w:space="0" w:color="000000"/>
                </w:tcBorders>
                <w:shd w:val="solid" w:color="C0C0C0" w:fill="FFFFFF"/>
              </w:tcPr>
            </w:tcPrChange>
          </w:tcPr>
          <w:p w14:paraId="7798B52F"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Code Unit Value</w:t>
            </w:r>
          </w:p>
        </w:tc>
        <w:tc>
          <w:tcPr>
            <w:tcW w:w="2148" w:type="dxa"/>
            <w:tcBorders>
              <w:top w:val="single" w:sz="12" w:space="0" w:color="000000"/>
              <w:bottom w:val="single" w:sz="6" w:space="0" w:color="000000"/>
            </w:tcBorders>
            <w:shd w:val="solid" w:color="C0C0C0" w:fill="FFFFFF"/>
            <w:tcPrChange w:id="1790" w:author="Rev 6 Allen Wirfs-Brock" w:date="2012-02-23T16:42:00Z">
              <w:tcPr>
                <w:tcW w:w="2148" w:type="dxa"/>
                <w:tcBorders>
                  <w:top w:val="single" w:sz="12" w:space="0" w:color="000000"/>
                  <w:bottom w:val="single" w:sz="6" w:space="0" w:color="000000"/>
                </w:tcBorders>
                <w:shd w:val="solid" w:color="C0C0C0" w:fill="FFFFFF"/>
              </w:tcPr>
            </w:tcPrChange>
          </w:tcPr>
          <w:p w14:paraId="386BBE91"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Name</w:t>
            </w:r>
          </w:p>
        </w:tc>
        <w:tc>
          <w:tcPr>
            <w:tcW w:w="1264" w:type="dxa"/>
            <w:tcBorders>
              <w:top w:val="single" w:sz="12" w:space="0" w:color="000000"/>
              <w:bottom w:val="single" w:sz="6" w:space="0" w:color="000000"/>
              <w:right w:val="single" w:sz="6" w:space="0" w:color="000000"/>
            </w:tcBorders>
            <w:shd w:val="solid" w:color="C0C0C0" w:fill="FFFFFF"/>
            <w:tcPrChange w:id="1791" w:author="Rev 6 Allen Wirfs-Brock" w:date="2012-02-23T16:42:00Z">
              <w:tcPr>
                <w:tcW w:w="1264" w:type="dxa"/>
                <w:tcBorders>
                  <w:top w:val="single" w:sz="12" w:space="0" w:color="000000"/>
                  <w:bottom w:val="single" w:sz="6" w:space="0" w:color="000000"/>
                  <w:right w:val="single" w:sz="6" w:space="0" w:color="000000"/>
                </w:tcBorders>
                <w:shd w:val="solid" w:color="C0C0C0" w:fill="FFFFFF"/>
              </w:tcPr>
            </w:tcPrChange>
          </w:tcPr>
          <w:p w14:paraId="187A8922"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Symbol</w:t>
            </w:r>
          </w:p>
        </w:tc>
      </w:tr>
      <w:tr w:rsidR="004C02EF" w:rsidRPr="00E77497" w14:paraId="191D3B4E" w14:textId="77777777" w:rsidTr="00550FEB">
        <w:trPr>
          <w:jc w:val="center"/>
          <w:trPrChange w:id="1792" w:author="Rev 6 Allen Wirfs-Brock" w:date="2012-02-23T16:42:00Z">
            <w:trPr>
              <w:jc w:val="center"/>
            </w:trPr>
          </w:trPrChange>
        </w:trPr>
        <w:tc>
          <w:tcPr>
            <w:tcW w:w="2198" w:type="dxa"/>
            <w:tcBorders>
              <w:left w:val="single" w:sz="6" w:space="0" w:color="000000"/>
            </w:tcBorders>
            <w:tcPrChange w:id="1793" w:author="Rev 6 Allen Wirfs-Brock" w:date="2012-02-23T16:42:00Z">
              <w:tcPr>
                <w:tcW w:w="2198" w:type="dxa"/>
                <w:tcBorders>
                  <w:left w:val="single" w:sz="6" w:space="0" w:color="000000"/>
                </w:tcBorders>
              </w:tcPr>
            </w:tcPrChange>
          </w:tcPr>
          <w:p w14:paraId="7ED75BE1" w14:textId="77777777" w:rsidR="004C02EF" w:rsidRPr="00E77497" w:rsidRDefault="004C02EF" w:rsidP="003A4B22">
            <w:pPr>
              <w:keepNext/>
              <w:spacing w:after="60"/>
              <w:jc w:val="center"/>
            </w:pPr>
            <w:r w:rsidRPr="00E77497">
              <w:rPr>
                <w:rFonts w:ascii="Courier New" w:hAnsi="Courier New"/>
                <w:b/>
              </w:rPr>
              <w:t>\b</w:t>
            </w:r>
          </w:p>
        </w:tc>
        <w:tc>
          <w:tcPr>
            <w:tcW w:w="2160" w:type="dxa"/>
            <w:tcPrChange w:id="1794" w:author="Rev 6 Allen Wirfs-Brock" w:date="2012-02-23T16:42:00Z">
              <w:tcPr>
                <w:tcW w:w="2160" w:type="dxa"/>
              </w:tcPr>
            </w:tcPrChange>
          </w:tcPr>
          <w:p w14:paraId="26ECB123" w14:textId="77777777" w:rsidR="004C02EF" w:rsidRPr="00E77497" w:rsidRDefault="004C02EF" w:rsidP="003A4B22">
            <w:pPr>
              <w:keepNext/>
              <w:spacing w:after="60"/>
            </w:pPr>
            <w:del w:id="1795" w:author="Rev 9 Allen Wirfs-Brock" w:date="2012-07-02T09:48:00Z">
              <w:r w:rsidRPr="00E77497" w:rsidDel="0056346D">
                <w:rPr>
                  <w:rFonts w:ascii="Courier New" w:hAnsi="Courier New"/>
                  <w:b/>
                </w:rPr>
                <w:delText>\u000</w:delText>
              </w:r>
            </w:del>
            <w:ins w:id="1796" w:author="Rev 9 Allen Wirfs-Brock" w:date="2012-07-02T09:48:00Z">
              <w:r w:rsidR="0056346D">
                <w:rPr>
                  <w:rFonts w:ascii="Courier New" w:hAnsi="Courier New"/>
                  <w:b/>
                </w:rPr>
                <w:t>0x</w:t>
              </w:r>
            </w:ins>
            <w:ins w:id="1797" w:author="Rev 10 Allen Wirfs-Brock" w:date="2012-08-14T16:56:00Z">
              <w:r w:rsidR="0053000C">
                <w:rPr>
                  <w:rFonts w:ascii="Courier New" w:hAnsi="Courier New"/>
                  <w:b/>
                </w:rPr>
                <w:t>000</w:t>
              </w:r>
            </w:ins>
            <w:r w:rsidRPr="00E77497">
              <w:rPr>
                <w:rFonts w:ascii="Courier New" w:hAnsi="Courier New"/>
                <w:b/>
              </w:rPr>
              <w:t>8</w:t>
            </w:r>
          </w:p>
        </w:tc>
        <w:tc>
          <w:tcPr>
            <w:tcW w:w="2148" w:type="dxa"/>
            <w:tcPrChange w:id="1798" w:author="Rev 6 Allen Wirfs-Brock" w:date="2012-02-23T16:42:00Z">
              <w:tcPr>
                <w:tcW w:w="2148" w:type="dxa"/>
              </w:tcPr>
            </w:tcPrChange>
          </w:tcPr>
          <w:p w14:paraId="615462DB" w14:textId="77777777" w:rsidR="004C02EF" w:rsidRPr="00E77497" w:rsidRDefault="004C02EF" w:rsidP="003A4B22">
            <w:pPr>
              <w:keepNext/>
              <w:spacing w:after="60"/>
            </w:pPr>
            <w:r w:rsidRPr="00E77497">
              <w:t>backspace</w:t>
            </w:r>
          </w:p>
        </w:tc>
        <w:tc>
          <w:tcPr>
            <w:tcW w:w="1264" w:type="dxa"/>
            <w:tcBorders>
              <w:right w:val="single" w:sz="6" w:space="0" w:color="000000"/>
            </w:tcBorders>
            <w:tcPrChange w:id="1799" w:author="Rev 6 Allen Wirfs-Brock" w:date="2012-02-23T16:42:00Z">
              <w:tcPr>
                <w:tcW w:w="1264" w:type="dxa"/>
                <w:tcBorders>
                  <w:right w:val="single" w:sz="6" w:space="0" w:color="000000"/>
                </w:tcBorders>
              </w:tcPr>
            </w:tcPrChange>
          </w:tcPr>
          <w:p w14:paraId="7D614EE9" w14:textId="77777777" w:rsidR="004C02EF" w:rsidRPr="00E77497" w:rsidRDefault="004C02EF" w:rsidP="003A4B22">
            <w:pPr>
              <w:keepNext/>
              <w:spacing w:after="60"/>
            </w:pPr>
            <w:r w:rsidRPr="00E77497">
              <w:t>&lt;BS&gt;</w:t>
            </w:r>
          </w:p>
        </w:tc>
      </w:tr>
      <w:tr w:rsidR="004C02EF" w:rsidRPr="00E77497" w14:paraId="5E9FDA31" w14:textId="77777777" w:rsidTr="00550FEB">
        <w:trPr>
          <w:jc w:val="center"/>
          <w:trPrChange w:id="1800" w:author="Rev 6 Allen Wirfs-Brock" w:date="2012-02-23T16:42:00Z">
            <w:trPr>
              <w:jc w:val="center"/>
            </w:trPr>
          </w:trPrChange>
        </w:trPr>
        <w:tc>
          <w:tcPr>
            <w:tcW w:w="2198" w:type="dxa"/>
            <w:tcBorders>
              <w:left w:val="single" w:sz="6" w:space="0" w:color="000000"/>
            </w:tcBorders>
            <w:tcPrChange w:id="1801" w:author="Rev 6 Allen Wirfs-Brock" w:date="2012-02-23T16:42:00Z">
              <w:tcPr>
                <w:tcW w:w="2198" w:type="dxa"/>
                <w:tcBorders>
                  <w:left w:val="single" w:sz="6" w:space="0" w:color="000000"/>
                </w:tcBorders>
              </w:tcPr>
            </w:tcPrChange>
          </w:tcPr>
          <w:p w14:paraId="1178E027" w14:textId="77777777" w:rsidR="004C02EF" w:rsidRPr="00E77497" w:rsidRDefault="004C02EF" w:rsidP="003A4B22">
            <w:pPr>
              <w:keepNext/>
              <w:spacing w:after="60"/>
              <w:jc w:val="center"/>
              <w:rPr>
                <w:rFonts w:ascii="Courier" w:hAnsi="Courier"/>
                <w:b/>
              </w:rPr>
            </w:pPr>
            <w:r w:rsidRPr="00E77497">
              <w:rPr>
                <w:rFonts w:ascii="Courier New" w:hAnsi="Courier New"/>
                <w:b/>
              </w:rPr>
              <w:t>\t</w:t>
            </w:r>
          </w:p>
        </w:tc>
        <w:tc>
          <w:tcPr>
            <w:tcW w:w="2160" w:type="dxa"/>
            <w:tcPrChange w:id="1802" w:author="Rev 6 Allen Wirfs-Brock" w:date="2012-02-23T16:42:00Z">
              <w:tcPr>
                <w:tcW w:w="2160" w:type="dxa"/>
              </w:tcPr>
            </w:tcPrChange>
          </w:tcPr>
          <w:p w14:paraId="653BF036" w14:textId="77777777" w:rsidR="004C02EF" w:rsidRPr="00E77497" w:rsidRDefault="004C02EF" w:rsidP="003A4B22">
            <w:pPr>
              <w:keepNext/>
              <w:spacing w:after="60"/>
              <w:rPr>
                <w:rFonts w:ascii="Courier" w:hAnsi="Courier"/>
                <w:b/>
              </w:rPr>
            </w:pPr>
            <w:del w:id="1803" w:author="Rev 9 Allen Wirfs-Brock" w:date="2012-07-02T09:49:00Z">
              <w:r w:rsidRPr="00E77497" w:rsidDel="0056346D">
                <w:rPr>
                  <w:rFonts w:ascii="Courier New" w:hAnsi="Courier New"/>
                  <w:b/>
                </w:rPr>
                <w:delText>\u000</w:delText>
              </w:r>
            </w:del>
            <w:ins w:id="1804" w:author="Rev 9 Allen Wirfs-Brock" w:date="2012-07-02T09:49:00Z">
              <w:r w:rsidR="0056346D">
                <w:rPr>
                  <w:rFonts w:ascii="Courier New" w:hAnsi="Courier New"/>
                  <w:b/>
                </w:rPr>
                <w:t>0x</w:t>
              </w:r>
            </w:ins>
            <w:ins w:id="1805" w:author="Rev 10 Allen Wirfs-Brock" w:date="2012-08-14T16:56:00Z">
              <w:r w:rsidR="0053000C">
                <w:rPr>
                  <w:rFonts w:ascii="Courier New" w:hAnsi="Courier New"/>
                  <w:b/>
                </w:rPr>
                <w:t>000</w:t>
              </w:r>
            </w:ins>
            <w:r w:rsidRPr="00E77497">
              <w:rPr>
                <w:rFonts w:ascii="Courier New" w:hAnsi="Courier New"/>
                <w:b/>
              </w:rPr>
              <w:t>9</w:t>
            </w:r>
          </w:p>
        </w:tc>
        <w:tc>
          <w:tcPr>
            <w:tcW w:w="2148" w:type="dxa"/>
            <w:tcPrChange w:id="1806" w:author="Rev 6 Allen Wirfs-Brock" w:date="2012-02-23T16:42:00Z">
              <w:tcPr>
                <w:tcW w:w="2148" w:type="dxa"/>
              </w:tcPr>
            </w:tcPrChange>
          </w:tcPr>
          <w:p w14:paraId="477B42B9" w14:textId="77777777" w:rsidR="004C02EF" w:rsidRPr="00E77497" w:rsidRDefault="004C02EF" w:rsidP="003A4B22">
            <w:pPr>
              <w:keepNext/>
              <w:spacing w:after="60"/>
            </w:pPr>
            <w:r w:rsidRPr="00E77497">
              <w:t>horizontal tab</w:t>
            </w:r>
          </w:p>
        </w:tc>
        <w:tc>
          <w:tcPr>
            <w:tcW w:w="1264" w:type="dxa"/>
            <w:tcBorders>
              <w:right w:val="single" w:sz="6" w:space="0" w:color="000000"/>
            </w:tcBorders>
            <w:tcPrChange w:id="1807" w:author="Rev 6 Allen Wirfs-Brock" w:date="2012-02-23T16:42:00Z">
              <w:tcPr>
                <w:tcW w:w="1264" w:type="dxa"/>
                <w:tcBorders>
                  <w:right w:val="single" w:sz="6" w:space="0" w:color="000000"/>
                </w:tcBorders>
              </w:tcPr>
            </w:tcPrChange>
          </w:tcPr>
          <w:p w14:paraId="5EBB9DC1" w14:textId="77777777" w:rsidR="004C02EF" w:rsidRPr="00E77497" w:rsidRDefault="004C02EF" w:rsidP="003A4B22">
            <w:pPr>
              <w:keepNext/>
              <w:spacing w:after="60"/>
            </w:pPr>
            <w:r w:rsidRPr="00E77497">
              <w:t>&lt;HT&gt;</w:t>
            </w:r>
          </w:p>
        </w:tc>
      </w:tr>
      <w:tr w:rsidR="004C02EF" w:rsidRPr="00E77497" w14:paraId="5D0CF0EF" w14:textId="77777777" w:rsidTr="00550FEB">
        <w:trPr>
          <w:jc w:val="center"/>
          <w:trPrChange w:id="1808" w:author="Rev 6 Allen Wirfs-Brock" w:date="2012-02-23T16:42:00Z">
            <w:trPr>
              <w:jc w:val="center"/>
            </w:trPr>
          </w:trPrChange>
        </w:trPr>
        <w:tc>
          <w:tcPr>
            <w:tcW w:w="2198" w:type="dxa"/>
            <w:tcBorders>
              <w:left w:val="single" w:sz="6" w:space="0" w:color="000000"/>
            </w:tcBorders>
            <w:tcPrChange w:id="1809" w:author="Rev 6 Allen Wirfs-Brock" w:date="2012-02-23T16:42:00Z">
              <w:tcPr>
                <w:tcW w:w="2198" w:type="dxa"/>
                <w:tcBorders>
                  <w:left w:val="single" w:sz="6" w:space="0" w:color="000000"/>
                </w:tcBorders>
              </w:tcPr>
            </w:tcPrChange>
          </w:tcPr>
          <w:p w14:paraId="358264EA" w14:textId="77777777" w:rsidR="004C02EF" w:rsidRPr="00E77497" w:rsidRDefault="004C02EF" w:rsidP="003A4B22">
            <w:pPr>
              <w:keepNext/>
              <w:spacing w:after="60"/>
              <w:jc w:val="center"/>
              <w:rPr>
                <w:rFonts w:ascii="Courier" w:hAnsi="Courier"/>
                <w:b/>
              </w:rPr>
            </w:pPr>
            <w:r w:rsidRPr="00E77497">
              <w:rPr>
                <w:rFonts w:ascii="Courier New" w:hAnsi="Courier New"/>
                <w:b/>
              </w:rPr>
              <w:t>\n</w:t>
            </w:r>
          </w:p>
        </w:tc>
        <w:tc>
          <w:tcPr>
            <w:tcW w:w="2160" w:type="dxa"/>
            <w:tcPrChange w:id="1810" w:author="Rev 6 Allen Wirfs-Brock" w:date="2012-02-23T16:42:00Z">
              <w:tcPr>
                <w:tcW w:w="2160" w:type="dxa"/>
              </w:tcPr>
            </w:tcPrChange>
          </w:tcPr>
          <w:p w14:paraId="66663A0D" w14:textId="77777777" w:rsidR="004C02EF" w:rsidRPr="00E77497" w:rsidRDefault="004C02EF" w:rsidP="003A4B22">
            <w:pPr>
              <w:keepNext/>
              <w:spacing w:after="60"/>
            </w:pPr>
            <w:del w:id="1811" w:author="Rev 9 Allen Wirfs-Brock" w:date="2012-07-02T09:49:00Z">
              <w:r w:rsidRPr="00E77497" w:rsidDel="0056346D">
                <w:rPr>
                  <w:rFonts w:ascii="Courier New" w:hAnsi="Courier New"/>
                  <w:b/>
                </w:rPr>
                <w:delText>\u000</w:delText>
              </w:r>
            </w:del>
            <w:ins w:id="1812" w:author="Rev 9 Allen Wirfs-Brock" w:date="2012-07-02T09:49:00Z">
              <w:r w:rsidR="0056346D">
                <w:rPr>
                  <w:rFonts w:ascii="Courier New" w:hAnsi="Courier New"/>
                  <w:b/>
                </w:rPr>
                <w:t>0x</w:t>
              </w:r>
            </w:ins>
            <w:ins w:id="1813" w:author="Rev 10 Allen Wirfs-Brock" w:date="2012-08-14T16:56:00Z">
              <w:r w:rsidR="0053000C">
                <w:rPr>
                  <w:rFonts w:ascii="Courier New" w:hAnsi="Courier New"/>
                  <w:b/>
                </w:rPr>
                <w:t>000</w:t>
              </w:r>
            </w:ins>
            <w:r w:rsidRPr="00E77497">
              <w:rPr>
                <w:rFonts w:ascii="Courier New" w:hAnsi="Courier New"/>
                <w:b/>
              </w:rPr>
              <w:t>A</w:t>
            </w:r>
          </w:p>
        </w:tc>
        <w:tc>
          <w:tcPr>
            <w:tcW w:w="2148" w:type="dxa"/>
            <w:tcPrChange w:id="1814" w:author="Rev 6 Allen Wirfs-Brock" w:date="2012-02-23T16:42:00Z">
              <w:tcPr>
                <w:tcW w:w="2148" w:type="dxa"/>
              </w:tcPr>
            </w:tcPrChange>
          </w:tcPr>
          <w:p w14:paraId="7ACDE4C7" w14:textId="77777777" w:rsidR="004C02EF" w:rsidRPr="00E77497" w:rsidRDefault="004C02EF" w:rsidP="003A4B22">
            <w:pPr>
              <w:keepNext/>
              <w:spacing w:after="60"/>
            </w:pPr>
            <w:r w:rsidRPr="00E77497">
              <w:t>line feed (new line)</w:t>
            </w:r>
          </w:p>
        </w:tc>
        <w:tc>
          <w:tcPr>
            <w:tcW w:w="1264" w:type="dxa"/>
            <w:tcBorders>
              <w:right w:val="single" w:sz="6" w:space="0" w:color="000000"/>
            </w:tcBorders>
            <w:tcPrChange w:id="1815" w:author="Rev 6 Allen Wirfs-Brock" w:date="2012-02-23T16:42:00Z">
              <w:tcPr>
                <w:tcW w:w="1264" w:type="dxa"/>
                <w:tcBorders>
                  <w:right w:val="single" w:sz="6" w:space="0" w:color="000000"/>
                </w:tcBorders>
              </w:tcPr>
            </w:tcPrChange>
          </w:tcPr>
          <w:p w14:paraId="47CEA140" w14:textId="77777777" w:rsidR="004C02EF" w:rsidRPr="00E77497" w:rsidRDefault="004C02EF" w:rsidP="003A4B22">
            <w:pPr>
              <w:keepNext/>
              <w:spacing w:after="60"/>
            </w:pPr>
            <w:r w:rsidRPr="00E77497">
              <w:t>&lt;LF&gt;</w:t>
            </w:r>
          </w:p>
        </w:tc>
      </w:tr>
      <w:tr w:rsidR="004C02EF" w:rsidRPr="00E77497" w14:paraId="6AFD32BD" w14:textId="77777777" w:rsidTr="00550FEB">
        <w:trPr>
          <w:jc w:val="center"/>
          <w:trPrChange w:id="1816" w:author="Rev 6 Allen Wirfs-Brock" w:date="2012-02-23T16:42:00Z">
            <w:trPr>
              <w:jc w:val="center"/>
            </w:trPr>
          </w:trPrChange>
        </w:trPr>
        <w:tc>
          <w:tcPr>
            <w:tcW w:w="2198" w:type="dxa"/>
            <w:tcBorders>
              <w:left w:val="single" w:sz="6" w:space="0" w:color="000000"/>
            </w:tcBorders>
            <w:tcPrChange w:id="1817" w:author="Rev 6 Allen Wirfs-Brock" w:date="2012-02-23T16:42:00Z">
              <w:tcPr>
                <w:tcW w:w="2198" w:type="dxa"/>
                <w:tcBorders>
                  <w:left w:val="single" w:sz="6" w:space="0" w:color="000000"/>
                </w:tcBorders>
              </w:tcPr>
            </w:tcPrChange>
          </w:tcPr>
          <w:p w14:paraId="5483F51D" w14:textId="77777777" w:rsidR="004C02EF" w:rsidRPr="00E77497" w:rsidRDefault="004C02EF" w:rsidP="003A4B22">
            <w:pPr>
              <w:keepNext/>
              <w:spacing w:after="60"/>
              <w:jc w:val="center"/>
              <w:rPr>
                <w:rFonts w:ascii="Courier New" w:hAnsi="Courier New"/>
                <w:b/>
              </w:rPr>
            </w:pPr>
            <w:r w:rsidRPr="00E77497">
              <w:rPr>
                <w:rFonts w:ascii="Courier New" w:hAnsi="Courier New"/>
                <w:b/>
              </w:rPr>
              <w:t>\v</w:t>
            </w:r>
          </w:p>
        </w:tc>
        <w:tc>
          <w:tcPr>
            <w:tcW w:w="2160" w:type="dxa"/>
            <w:tcPrChange w:id="1818" w:author="Rev 6 Allen Wirfs-Brock" w:date="2012-02-23T16:42:00Z">
              <w:tcPr>
                <w:tcW w:w="2160" w:type="dxa"/>
              </w:tcPr>
            </w:tcPrChange>
          </w:tcPr>
          <w:p w14:paraId="655F2FC7" w14:textId="77777777" w:rsidR="004C02EF" w:rsidRPr="00E77497" w:rsidRDefault="004C02EF" w:rsidP="003A4B22">
            <w:pPr>
              <w:keepNext/>
              <w:spacing w:after="60"/>
              <w:rPr>
                <w:rFonts w:ascii="Courier New" w:hAnsi="Courier New"/>
                <w:b/>
              </w:rPr>
            </w:pPr>
            <w:del w:id="1819" w:author="Rev 9 Allen Wirfs-Brock" w:date="2012-07-02T09:49:00Z">
              <w:r w:rsidRPr="00E77497" w:rsidDel="0056346D">
                <w:rPr>
                  <w:rFonts w:ascii="Courier New" w:hAnsi="Courier New"/>
                  <w:b/>
                </w:rPr>
                <w:delText>\u000B</w:delText>
              </w:r>
            </w:del>
            <w:ins w:id="1820" w:author="Rev 9 Allen Wirfs-Brock" w:date="2012-07-02T09:49:00Z">
              <w:r w:rsidR="0056346D">
                <w:rPr>
                  <w:rFonts w:ascii="Courier New" w:hAnsi="Courier New"/>
                  <w:b/>
                </w:rPr>
                <w:t>0x</w:t>
              </w:r>
            </w:ins>
            <w:ins w:id="1821" w:author="Rev 10 Allen Wirfs-Brock" w:date="2012-08-14T16:56:00Z">
              <w:r w:rsidR="0053000C">
                <w:rPr>
                  <w:rFonts w:ascii="Courier New" w:hAnsi="Courier New"/>
                  <w:b/>
                </w:rPr>
                <w:t>000</w:t>
              </w:r>
            </w:ins>
            <w:r w:rsidR="0056346D">
              <w:rPr>
                <w:rFonts w:ascii="Courier New" w:hAnsi="Courier New"/>
                <w:b/>
              </w:rPr>
              <w:t>B</w:t>
            </w:r>
          </w:p>
        </w:tc>
        <w:tc>
          <w:tcPr>
            <w:tcW w:w="2148" w:type="dxa"/>
            <w:tcPrChange w:id="1822" w:author="Rev 6 Allen Wirfs-Brock" w:date="2012-02-23T16:42:00Z">
              <w:tcPr>
                <w:tcW w:w="2148" w:type="dxa"/>
              </w:tcPr>
            </w:tcPrChange>
          </w:tcPr>
          <w:p w14:paraId="0FB8C1C2" w14:textId="77777777" w:rsidR="004C02EF" w:rsidRPr="00E77497" w:rsidRDefault="004C02EF" w:rsidP="003A4B22">
            <w:pPr>
              <w:keepNext/>
              <w:spacing w:after="60"/>
            </w:pPr>
            <w:r w:rsidRPr="00E77497">
              <w:t>vertical tab</w:t>
            </w:r>
          </w:p>
        </w:tc>
        <w:tc>
          <w:tcPr>
            <w:tcW w:w="1264" w:type="dxa"/>
            <w:tcBorders>
              <w:right w:val="single" w:sz="6" w:space="0" w:color="000000"/>
            </w:tcBorders>
            <w:tcPrChange w:id="1823" w:author="Rev 6 Allen Wirfs-Brock" w:date="2012-02-23T16:42:00Z">
              <w:tcPr>
                <w:tcW w:w="1264" w:type="dxa"/>
                <w:tcBorders>
                  <w:right w:val="single" w:sz="6" w:space="0" w:color="000000"/>
                </w:tcBorders>
              </w:tcPr>
            </w:tcPrChange>
          </w:tcPr>
          <w:p w14:paraId="3DEDE87F" w14:textId="77777777" w:rsidR="004C02EF" w:rsidRPr="00E77497" w:rsidRDefault="004C02EF" w:rsidP="003A4B22">
            <w:pPr>
              <w:keepNext/>
              <w:spacing w:after="60"/>
            </w:pPr>
            <w:r w:rsidRPr="00E77497">
              <w:t>&lt;VT&gt;</w:t>
            </w:r>
          </w:p>
        </w:tc>
      </w:tr>
      <w:tr w:rsidR="004C02EF" w:rsidRPr="00E77497" w14:paraId="70844DB4" w14:textId="77777777" w:rsidTr="00550FEB">
        <w:trPr>
          <w:jc w:val="center"/>
          <w:trPrChange w:id="1824" w:author="Rev 6 Allen Wirfs-Brock" w:date="2012-02-23T16:42:00Z">
            <w:trPr>
              <w:jc w:val="center"/>
            </w:trPr>
          </w:trPrChange>
        </w:trPr>
        <w:tc>
          <w:tcPr>
            <w:tcW w:w="2198" w:type="dxa"/>
            <w:tcBorders>
              <w:left w:val="single" w:sz="6" w:space="0" w:color="000000"/>
            </w:tcBorders>
            <w:tcPrChange w:id="1825" w:author="Rev 6 Allen Wirfs-Brock" w:date="2012-02-23T16:42:00Z">
              <w:tcPr>
                <w:tcW w:w="2198" w:type="dxa"/>
                <w:tcBorders>
                  <w:left w:val="single" w:sz="6" w:space="0" w:color="000000"/>
                </w:tcBorders>
              </w:tcPr>
            </w:tcPrChange>
          </w:tcPr>
          <w:p w14:paraId="0E907E5D" w14:textId="77777777" w:rsidR="004C02EF" w:rsidRPr="00C7794D" w:rsidRDefault="004C02EF" w:rsidP="003A4B22">
            <w:pPr>
              <w:keepNext/>
              <w:spacing w:after="60"/>
              <w:jc w:val="center"/>
              <w:rPr>
                <w:rFonts w:ascii="Courier" w:hAnsi="Courier"/>
                <w:b/>
              </w:rPr>
            </w:pPr>
            <w:r w:rsidRPr="00E77497">
              <w:rPr>
                <w:rFonts w:ascii="Courier New" w:hAnsi="Courier New"/>
                <w:b/>
              </w:rPr>
              <w:t>\f</w:t>
            </w:r>
          </w:p>
        </w:tc>
        <w:tc>
          <w:tcPr>
            <w:tcW w:w="2160" w:type="dxa"/>
            <w:tcPrChange w:id="1826" w:author="Rev 6 Allen Wirfs-Brock" w:date="2012-02-23T16:42:00Z">
              <w:tcPr>
                <w:tcW w:w="2160" w:type="dxa"/>
              </w:tcPr>
            </w:tcPrChange>
          </w:tcPr>
          <w:p w14:paraId="584C7972" w14:textId="77777777" w:rsidR="004C02EF" w:rsidRPr="00E65A34" w:rsidRDefault="004C02EF" w:rsidP="003A4B22">
            <w:pPr>
              <w:keepNext/>
              <w:spacing w:after="60"/>
            </w:pPr>
            <w:del w:id="1827" w:author="Rev 9 Allen Wirfs-Brock" w:date="2012-07-02T09:49:00Z">
              <w:r w:rsidRPr="004D1BD1" w:rsidDel="0056346D">
                <w:rPr>
                  <w:rFonts w:ascii="Courier New" w:hAnsi="Courier New"/>
                  <w:b/>
                </w:rPr>
                <w:delText>\u000</w:delText>
              </w:r>
            </w:del>
            <w:ins w:id="1828" w:author="Rev 9 Allen Wirfs-Brock" w:date="2012-07-02T09:49:00Z">
              <w:r w:rsidR="0056346D">
                <w:rPr>
                  <w:rFonts w:ascii="Courier New" w:hAnsi="Courier New"/>
                  <w:b/>
                </w:rPr>
                <w:t>0x</w:t>
              </w:r>
            </w:ins>
            <w:ins w:id="1829" w:author="Rev 10 Allen Wirfs-Brock" w:date="2012-08-14T16:56:00Z">
              <w:r w:rsidR="0053000C">
                <w:rPr>
                  <w:rFonts w:ascii="Courier New" w:hAnsi="Courier New"/>
                  <w:b/>
                </w:rPr>
                <w:t>000</w:t>
              </w:r>
            </w:ins>
            <w:r w:rsidRPr="004D1BD1">
              <w:rPr>
                <w:rFonts w:ascii="Courier New" w:hAnsi="Courier New"/>
                <w:b/>
              </w:rPr>
              <w:t>C</w:t>
            </w:r>
          </w:p>
        </w:tc>
        <w:tc>
          <w:tcPr>
            <w:tcW w:w="2148" w:type="dxa"/>
            <w:tcPrChange w:id="1830" w:author="Rev 6 Allen Wirfs-Brock" w:date="2012-02-23T16:42:00Z">
              <w:tcPr>
                <w:tcW w:w="2148" w:type="dxa"/>
              </w:tcPr>
            </w:tcPrChange>
          </w:tcPr>
          <w:p w14:paraId="08DBE515" w14:textId="77777777" w:rsidR="004C02EF" w:rsidRPr="009C202C" w:rsidRDefault="004C02EF" w:rsidP="003A4B22">
            <w:pPr>
              <w:keepNext/>
              <w:spacing w:after="60"/>
            </w:pPr>
            <w:r w:rsidRPr="009C202C">
              <w:t>form feed</w:t>
            </w:r>
          </w:p>
        </w:tc>
        <w:tc>
          <w:tcPr>
            <w:tcW w:w="1264" w:type="dxa"/>
            <w:tcBorders>
              <w:right w:val="single" w:sz="6" w:space="0" w:color="000000"/>
            </w:tcBorders>
            <w:tcPrChange w:id="1831" w:author="Rev 6 Allen Wirfs-Brock" w:date="2012-02-23T16:42:00Z">
              <w:tcPr>
                <w:tcW w:w="1264" w:type="dxa"/>
                <w:tcBorders>
                  <w:right w:val="single" w:sz="6" w:space="0" w:color="000000"/>
                </w:tcBorders>
              </w:tcPr>
            </w:tcPrChange>
          </w:tcPr>
          <w:p w14:paraId="76F001DC" w14:textId="77777777" w:rsidR="004C02EF" w:rsidRPr="009C202C" w:rsidRDefault="004C02EF" w:rsidP="003A4B22">
            <w:pPr>
              <w:keepNext/>
              <w:spacing w:after="60"/>
            </w:pPr>
            <w:r w:rsidRPr="009C202C">
              <w:t>&lt;FF&gt;</w:t>
            </w:r>
          </w:p>
        </w:tc>
      </w:tr>
      <w:tr w:rsidR="004C02EF" w:rsidRPr="00E77497" w14:paraId="35E2B419" w14:textId="77777777" w:rsidTr="00550FEB">
        <w:trPr>
          <w:jc w:val="center"/>
          <w:trPrChange w:id="1832" w:author="Rev 6 Allen Wirfs-Brock" w:date="2012-02-23T16:42:00Z">
            <w:trPr>
              <w:jc w:val="center"/>
            </w:trPr>
          </w:trPrChange>
        </w:trPr>
        <w:tc>
          <w:tcPr>
            <w:tcW w:w="2198" w:type="dxa"/>
            <w:tcBorders>
              <w:left w:val="single" w:sz="6" w:space="0" w:color="000000"/>
            </w:tcBorders>
            <w:tcPrChange w:id="1833" w:author="Rev 6 Allen Wirfs-Brock" w:date="2012-02-23T16:42:00Z">
              <w:tcPr>
                <w:tcW w:w="2198" w:type="dxa"/>
                <w:tcBorders>
                  <w:left w:val="single" w:sz="6" w:space="0" w:color="000000"/>
                </w:tcBorders>
              </w:tcPr>
            </w:tcPrChange>
          </w:tcPr>
          <w:p w14:paraId="1EA5EB1A" w14:textId="77777777" w:rsidR="004C02EF" w:rsidRPr="00E77497" w:rsidRDefault="004C02EF" w:rsidP="003A4B22">
            <w:pPr>
              <w:keepNext/>
              <w:spacing w:after="60"/>
              <w:jc w:val="center"/>
            </w:pPr>
            <w:r w:rsidRPr="00E77497">
              <w:rPr>
                <w:rFonts w:ascii="Courier New" w:hAnsi="Courier New"/>
                <w:b/>
              </w:rPr>
              <w:t>\r</w:t>
            </w:r>
          </w:p>
        </w:tc>
        <w:tc>
          <w:tcPr>
            <w:tcW w:w="2160" w:type="dxa"/>
            <w:tcPrChange w:id="1834" w:author="Rev 6 Allen Wirfs-Brock" w:date="2012-02-23T16:42:00Z">
              <w:tcPr>
                <w:tcW w:w="2160" w:type="dxa"/>
              </w:tcPr>
            </w:tcPrChange>
          </w:tcPr>
          <w:p w14:paraId="5E390FE6" w14:textId="77777777" w:rsidR="004C02EF" w:rsidRPr="00E77497" w:rsidRDefault="004C02EF" w:rsidP="00913E8D">
            <w:pPr>
              <w:keepNext/>
              <w:spacing w:after="60"/>
            </w:pPr>
            <w:del w:id="1835" w:author="Rev 9 Allen Wirfs-Brock" w:date="2012-07-02T09:49:00Z">
              <w:r w:rsidRPr="00E77497" w:rsidDel="00913E8D">
                <w:rPr>
                  <w:rFonts w:ascii="Courier New" w:hAnsi="Courier New"/>
                  <w:b/>
                </w:rPr>
                <w:delText>\u000</w:delText>
              </w:r>
            </w:del>
            <w:ins w:id="1836" w:author="Rev 9 Allen Wirfs-Brock" w:date="2012-07-02T09:49:00Z">
              <w:r w:rsidR="00913E8D">
                <w:rPr>
                  <w:rFonts w:ascii="Courier New" w:hAnsi="Courier New"/>
                  <w:b/>
                </w:rPr>
                <w:t>0</w:t>
              </w:r>
            </w:ins>
            <w:ins w:id="1837" w:author="Rev 9 Allen Wirfs-Brock" w:date="2012-07-02T09:50:00Z">
              <w:r w:rsidR="00913E8D">
                <w:rPr>
                  <w:rFonts w:ascii="Courier New" w:hAnsi="Courier New"/>
                  <w:b/>
                </w:rPr>
                <w:t>x</w:t>
              </w:r>
            </w:ins>
            <w:ins w:id="1838" w:author="Rev 10 Allen Wirfs-Brock" w:date="2012-08-14T16:56:00Z">
              <w:r w:rsidR="0053000C">
                <w:rPr>
                  <w:rFonts w:ascii="Courier New" w:hAnsi="Courier New"/>
                  <w:b/>
                </w:rPr>
                <w:t>000</w:t>
              </w:r>
            </w:ins>
            <w:r w:rsidRPr="00E77497">
              <w:rPr>
                <w:rFonts w:ascii="Courier New" w:hAnsi="Courier New"/>
                <w:b/>
              </w:rPr>
              <w:t>D</w:t>
            </w:r>
          </w:p>
        </w:tc>
        <w:tc>
          <w:tcPr>
            <w:tcW w:w="2148" w:type="dxa"/>
            <w:tcPrChange w:id="1839" w:author="Rev 6 Allen Wirfs-Brock" w:date="2012-02-23T16:42:00Z">
              <w:tcPr>
                <w:tcW w:w="2148" w:type="dxa"/>
              </w:tcPr>
            </w:tcPrChange>
          </w:tcPr>
          <w:p w14:paraId="4E23C105" w14:textId="77777777" w:rsidR="004C02EF" w:rsidRPr="00E77497" w:rsidRDefault="004C02EF" w:rsidP="003A4B22">
            <w:pPr>
              <w:keepNext/>
              <w:spacing w:after="60"/>
            </w:pPr>
            <w:r w:rsidRPr="00E77497">
              <w:t>carriage return</w:t>
            </w:r>
          </w:p>
        </w:tc>
        <w:tc>
          <w:tcPr>
            <w:tcW w:w="1264" w:type="dxa"/>
            <w:tcBorders>
              <w:right w:val="single" w:sz="6" w:space="0" w:color="000000"/>
            </w:tcBorders>
            <w:tcPrChange w:id="1840" w:author="Rev 6 Allen Wirfs-Brock" w:date="2012-02-23T16:42:00Z">
              <w:tcPr>
                <w:tcW w:w="1264" w:type="dxa"/>
                <w:tcBorders>
                  <w:right w:val="single" w:sz="6" w:space="0" w:color="000000"/>
                </w:tcBorders>
              </w:tcPr>
            </w:tcPrChange>
          </w:tcPr>
          <w:p w14:paraId="4CB0CE2F" w14:textId="77777777" w:rsidR="004C02EF" w:rsidRPr="00E77497" w:rsidRDefault="004C02EF" w:rsidP="003A4B22">
            <w:pPr>
              <w:keepNext/>
              <w:spacing w:after="60"/>
            </w:pPr>
            <w:r w:rsidRPr="00E77497">
              <w:t>&lt;CR&gt;</w:t>
            </w:r>
          </w:p>
        </w:tc>
      </w:tr>
      <w:tr w:rsidR="004C02EF" w:rsidRPr="00E77497" w14:paraId="7A390F26" w14:textId="77777777" w:rsidTr="00550FEB">
        <w:trPr>
          <w:jc w:val="center"/>
          <w:trPrChange w:id="1841" w:author="Rev 6 Allen Wirfs-Brock" w:date="2012-02-23T16:42:00Z">
            <w:trPr>
              <w:jc w:val="center"/>
            </w:trPr>
          </w:trPrChange>
        </w:trPr>
        <w:tc>
          <w:tcPr>
            <w:tcW w:w="2198" w:type="dxa"/>
            <w:tcBorders>
              <w:left w:val="single" w:sz="6" w:space="0" w:color="000000"/>
            </w:tcBorders>
            <w:tcPrChange w:id="1842" w:author="Rev 6 Allen Wirfs-Brock" w:date="2012-02-23T16:42:00Z">
              <w:tcPr>
                <w:tcW w:w="2198" w:type="dxa"/>
                <w:tcBorders>
                  <w:left w:val="single" w:sz="6" w:space="0" w:color="000000"/>
                </w:tcBorders>
              </w:tcPr>
            </w:tcPrChange>
          </w:tcPr>
          <w:p w14:paraId="5523E073" w14:textId="77777777" w:rsidR="004C02EF" w:rsidRPr="00C7794D" w:rsidRDefault="004C02EF" w:rsidP="003A4B22">
            <w:pPr>
              <w:keepNext/>
              <w:spacing w:after="60"/>
              <w:jc w:val="center"/>
            </w:pPr>
            <w:r w:rsidRPr="00E77497">
              <w:rPr>
                <w:rFonts w:ascii="Courier New" w:hAnsi="Courier New"/>
                <w:b/>
              </w:rPr>
              <w:t>\"</w:t>
            </w:r>
          </w:p>
        </w:tc>
        <w:tc>
          <w:tcPr>
            <w:tcW w:w="2160" w:type="dxa"/>
            <w:tcPrChange w:id="1843" w:author="Rev 6 Allen Wirfs-Brock" w:date="2012-02-23T16:42:00Z">
              <w:tcPr>
                <w:tcW w:w="2160" w:type="dxa"/>
              </w:tcPr>
            </w:tcPrChange>
          </w:tcPr>
          <w:p w14:paraId="5C666C8C" w14:textId="77777777" w:rsidR="004C02EF" w:rsidRPr="00C7794D" w:rsidRDefault="004C02EF" w:rsidP="003A4B22">
            <w:pPr>
              <w:keepNext/>
              <w:spacing w:after="60"/>
            </w:pPr>
            <w:del w:id="1844" w:author="Rev 9 Allen Wirfs-Brock" w:date="2012-07-02T09:49:00Z">
              <w:r w:rsidRPr="004D1BD1" w:rsidDel="00913E8D">
                <w:rPr>
                  <w:rFonts w:ascii="Courier New" w:hAnsi="Courier New"/>
                  <w:b/>
                </w:rPr>
                <w:delText>\u00</w:delText>
              </w:r>
            </w:del>
            <w:ins w:id="1845" w:author="Rev 9 Allen Wirfs-Brock" w:date="2012-07-02T09:49:00Z">
              <w:r w:rsidR="00913E8D">
                <w:rPr>
                  <w:rFonts w:ascii="Courier New" w:hAnsi="Courier New"/>
                  <w:b/>
                </w:rPr>
                <w:t>0x</w:t>
              </w:r>
            </w:ins>
            <w:ins w:id="1846" w:author="Rev 10 Allen Wirfs-Brock" w:date="2012-08-14T16:57:00Z">
              <w:r w:rsidR="0053000C">
                <w:rPr>
                  <w:rFonts w:ascii="Courier New" w:hAnsi="Courier New"/>
                  <w:b/>
                </w:rPr>
                <w:t>00</w:t>
              </w:r>
            </w:ins>
            <w:r w:rsidRPr="004D1BD1">
              <w:rPr>
                <w:rFonts w:ascii="Courier New" w:hAnsi="Courier New"/>
                <w:b/>
              </w:rPr>
              <w:t>22</w:t>
            </w:r>
          </w:p>
        </w:tc>
        <w:tc>
          <w:tcPr>
            <w:tcW w:w="2148" w:type="dxa"/>
            <w:tcPrChange w:id="1847" w:author="Rev 6 Allen Wirfs-Brock" w:date="2012-02-23T16:42:00Z">
              <w:tcPr>
                <w:tcW w:w="2148" w:type="dxa"/>
              </w:tcPr>
            </w:tcPrChange>
          </w:tcPr>
          <w:p w14:paraId="605F2FB8" w14:textId="77777777" w:rsidR="004C02EF" w:rsidRPr="00E65A34" w:rsidRDefault="004C02EF" w:rsidP="003A4B22">
            <w:pPr>
              <w:keepNext/>
              <w:spacing w:after="60"/>
            </w:pPr>
            <w:r w:rsidRPr="004D1BD1">
              <w:t>double</w:t>
            </w:r>
            <w:r w:rsidRPr="00E65A34">
              <w:t xml:space="preserve"> quote</w:t>
            </w:r>
          </w:p>
        </w:tc>
        <w:tc>
          <w:tcPr>
            <w:tcW w:w="1264" w:type="dxa"/>
            <w:tcBorders>
              <w:right w:val="single" w:sz="6" w:space="0" w:color="000000"/>
            </w:tcBorders>
            <w:tcPrChange w:id="1848" w:author="Rev 6 Allen Wirfs-Brock" w:date="2012-02-23T16:42:00Z">
              <w:tcPr>
                <w:tcW w:w="1264" w:type="dxa"/>
                <w:tcBorders>
                  <w:right w:val="single" w:sz="6" w:space="0" w:color="000000"/>
                </w:tcBorders>
              </w:tcPr>
            </w:tcPrChange>
          </w:tcPr>
          <w:p w14:paraId="3EB67F29" w14:textId="77777777" w:rsidR="004C02EF" w:rsidRPr="009C202C" w:rsidRDefault="004C02EF" w:rsidP="003A4B22">
            <w:pPr>
              <w:keepNext/>
              <w:spacing w:after="60"/>
              <w:rPr>
                <w:rFonts w:ascii="Courier New" w:hAnsi="Courier New"/>
              </w:rPr>
            </w:pPr>
            <w:r w:rsidRPr="009C202C">
              <w:rPr>
                <w:rFonts w:ascii="Courier New" w:hAnsi="Courier New"/>
                <w:b/>
              </w:rPr>
              <w:t>"</w:t>
            </w:r>
          </w:p>
        </w:tc>
      </w:tr>
      <w:tr w:rsidR="004C02EF" w:rsidRPr="00E77497" w14:paraId="749F596B" w14:textId="77777777" w:rsidTr="00550FEB">
        <w:trPr>
          <w:jc w:val="center"/>
          <w:trPrChange w:id="1849" w:author="Rev 6 Allen Wirfs-Brock" w:date="2012-02-23T16:42:00Z">
            <w:trPr>
              <w:jc w:val="center"/>
            </w:trPr>
          </w:trPrChange>
        </w:trPr>
        <w:tc>
          <w:tcPr>
            <w:tcW w:w="2198" w:type="dxa"/>
            <w:tcBorders>
              <w:left w:val="single" w:sz="6" w:space="0" w:color="000000"/>
            </w:tcBorders>
            <w:tcPrChange w:id="1850" w:author="Rev 6 Allen Wirfs-Brock" w:date="2012-02-23T16:42:00Z">
              <w:tcPr>
                <w:tcW w:w="2198" w:type="dxa"/>
                <w:tcBorders>
                  <w:left w:val="single" w:sz="6" w:space="0" w:color="000000"/>
                </w:tcBorders>
              </w:tcPr>
            </w:tcPrChange>
          </w:tcPr>
          <w:p w14:paraId="7A071B0A" w14:textId="77777777" w:rsidR="004C02EF" w:rsidRPr="00E77497" w:rsidRDefault="004C02EF" w:rsidP="003A4B22">
            <w:pPr>
              <w:keepNext/>
              <w:spacing w:after="60"/>
              <w:jc w:val="center"/>
              <w:rPr>
                <w:rFonts w:ascii="Courier" w:hAnsi="Courier"/>
                <w:b/>
              </w:rPr>
            </w:pPr>
            <w:r w:rsidRPr="00E77497">
              <w:rPr>
                <w:rFonts w:ascii="Courier New" w:hAnsi="Courier New"/>
                <w:b/>
              </w:rPr>
              <w:t>\'</w:t>
            </w:r>
          </w:p>
        </w:tc>
        <w:tc>
          <w:tcPr>
            <w:tcW w:w="2160" w:type="dxa"/>
            <w:tcPrChange w:id="1851" w:author="Rev 6 Allen Wirfs-Brock" w:date="2012-02-23T16:42:00Z">
              <w:tcPr>
                <w:tcW w:w="2160" w:type="dxa"/>
              </w:tcPr>
            </w:tcPrChange>
          </w:tcPr>
          <w:p w14:paraId="7DA540BF" w14:textId="77777777" w:rsidR="004C02EF" w:rsidRPr="00E77497" w:rsidRDefault="004C02EF" w:rsidP="003A4B22">
            <w:pPr>
              <w:keepNext/>
              <w:spacing w:after="60"/>
            </w:pPr>
            <w:del w:id="1852" w:author="Rev 9 Allen Wirfs-Brock" w:date="2012-07-02T09:50:00Z">
              <w:r w:rsidRPr="00E77497" w:rsidDel="00913E8D">
                <w:rPr>
                  <w:rFonts w:ascii="Courier New" w:hAnsi="Courier New"/>
                  <w:b/>
                </w:rPr>
                <w:delText>\u00</w:delText>
              </w:r>
            </w:del>
            <w:ins w:id="1853" w:author="Rev 9 Allen Wirfs-Brock" w:date="2012-07-02T09:50:00Z">
              <w:r w:rsidR="00913E8D">
                <w:rPr>
                  <w:rFonts w:ascii="Courier New" w:hAnsi="Courier New"/>
                  <w:b/>
                </w:rPr>
                <w:t>0x</w:t>
              </w:r>
            </w:ins>
            <w:ins w:id="1854" w:author="Rev 10 Allen Wirfs-Brock" w:date="2012-08-14T16:57:00Z">
              <w:r w:rsidR="0053000C">
                <w:rPr>
                  <w:rFonts w:ascii="Courier New" w:hAnsi="Courier New"/>
                  <w:b/>
                </w:rPr>
                <w:t>00</w:t>
              </w:r>
            </w:ins>
            <w:r w:rsidRPr="00E77497">
              <w:rPr>
                <w:rFonts w:ascii="Courier New" w:hAnsi="Courier New"/>
                <w:b/>
              </w:rPr>
              <w:t>27</w:t>
            </w:r>
          </w:p>
        </w:tc>
        <w:tc>
          <w:tcPr>
            <w:tcW w:w="2148" w:type="dxa"/>
            <w:tcPrChange w:id="1855" w:author="Rev 6 Allen Wirfs-Brock" w:date="2012-02-23T16:42:00Z">
              <w:tcPr>
                <w:tcW w:w="2148" w:type="dxa"/>
              </w:tcPr>
            </w:tcPrChange>
          </w:tcPr>
          <w:p w14:paraId="47B1D1CD" w14:textId="77777777" w:rsidR="004C02EF" w:rsidRPr="00E77497" w:rsidRDefault="004C02EF" w:rsidP="003A4B22">
            <w:pPr>
              <w:keepNext/>
              <w:spacing w:after="60"/>
            </w:pPr>
            <w:r w:rsidRPr="00E77497">
              <w:t>single quote</w:t>
            </w:r>
          </w:p>
        </w:tc>
        <w:tc>
          <w:tcPr>
            <w:tcW w:w="1264" w:type="dxa"/>
            <w:tcBorders>
              <w:right w:val="single" w:sz="6" w:space="0" w:color="000000"/>
            </w:tcBorders>
            <w:tcPrChange w:id="1856" w:author="Rev 6 Allen Wirfs-Brock" w:date="2012-02-23T16:42:00Z">
              <w:tcPr>
                <w:tcW w:w="1264" w:type="dxa"/>
                <w:tcBorders>
                  <w:right w:val="single" w:sz="6" w:space="0" w:color="000000"/>
                </w:tcBorders>
              </w:tcPr>
            </w:tcPrChange>
          </w:tcPr>
          <w:p w14:paraId="0BCA8D67" w14:textId="77777777" w:rsidR="004C02EF" w:rsidRPr="00E77497" w:rsidRDefault="004C02EF" w:rsidP="003A4B22">
            <w:pPr>
              <w:keepNext/>
              <w:spacing w:after="60"/>
            </w:pPr>
            <w:r w:rsidRPr="00E77497">
              <w:rPr>
                <w:rFonts w:ascii="Courier New" w:hAnsi="Courier New"/>
                <w:b/>
              </w:rPr>
              <w:t>'</w:t>
            </w:r>
          </w:p>
        </w:tc>
      </w:tr>
      <w:tr w:rsidR="004C02EF" w:rsidRPr="00E77497" w14:paraId="2523E44D" w14:textId="77777777" w:rsidTr="00550FEB">
        <w:trPr>
          <w:jc w:val="center"/>
          <w:trPrChange w:id="1857" w:author="Rev 6 Allen Wirfs-Brock" w:date="2012-02-23T16:42:00Z">
            <w:trPr>
              <w:jc w:val="center"/>
            </w:trPr>
          </w:trPrChange>
        </w:trPr>
        <w:tc>
          <w:tcPr>
            <w:tcW w:w="2198" w:type="dxa"/>
            <w:tcBorders>
              <w:left w:val="single" w:sz="6" w:space="0" w:color="000000"/>
              <w:bottom w:val="single" w:sz="12" w:space="0" w:color="000000"/>
            </w:tcBorders>
            <w:tcPrChange w:id="1858" w:author="Rev 6 Allen Wirfs-Brock" w:date="2012-02-23T16:42:00Z">
              <w:tcPr>
                <w:tcW w:w="2198" w:type="dxa"/>
                <w:tcBorders>
                  <w:left w:val="single" w:sz="6" w:space="0" w:color="000000"/>
                  <w:bottom w:val="single" w:sz="12" w:space="0" w:color="000000"/>
                </w:tcBorders>
              </w:tcPr>
            </w:tcPrChange>
          </w:tcPr>
          <w:p w14:paraId="20365622" w14:textId="77777777" w:rsidR="004C02EF" w:rsidRPr="00E77497" w:rsidRDefault="004C02EF" w:rsidP="003A4B22">
            <w:pPr>
              <w:keepNext/>
              <w:spacing w:after="60"/>
              <w:jc w:val="center"/>
              <w:rPr>
                <w:rFonts w:ascii="Courier" w:hAnsi="Courier"/>
                <w:b/>
              </w:rPr>
            </w:pPr>
            <w:r w:rsidRPr="00E77497">
              <w:rPr>
                <w:rFonts w:ascii="Courier New" w:hAnsi="Courier New"/>
                <w:b/>
              </w:rPr>
              <w:t>\\</w:t>
            </w:r>
          </w:p>
        </w:tc>
        <w:tc>
          <w:tcPr>
            <w:tcW w:w="2160" w:type="dxa"/>
            <w:tcBorders>
              <w:bottom w:val="single" w:sz="12" w:space="0" w:color="000000"/>
            </w:tcBorders>
            <w:tcPrChange w:id="1859" w:author="Rev 6 Allen Wirfs-Brock" w:date="2012-02-23T16:42:00Z">
              <w:tcPr>
                <w:tcW w:w="2160" w:type="dxa"/>
                <w:tcBorders>
                  <w:bottom w:val="single" w:sz="12" w:space="0" w:color="000000"/>
                </w:tcBorders>
              </w:tcPr>
            </w:tcPrChange>
          </w:tcPr>
          <w:p w14:paraId="5F931E5B" w14:textId="77777777" w:rsidR="004C02EF" w:rsidRPr="00E77497" w:rsidRDefault="004C02EF" w:rsidP="003A4B22">
            <w:pPr>
              <w:keepNext/>
              <w:spacing w:after="60"/>
              <w:rPr>
                <w:rFonts w:ascii="Courier" w:hAnsi="Courier"/>
                <w:b/>
              </w:rPr>
            </w:pPr>
            <w:del w:id="1860" w:author="Rev 9 Allen Wirfs-Brock" w:date="2012-07-02T09:50:00Z">
              <w:r w:rsidRPr="00E77497" w:rsidDel="00913E8D">
                <w:rPr>
                  <w:rFonts w:ascii="Courier New" w:hAnsi="Courier New"/>
                  <w:b/>
                </w:rPr>
                <w:delText>\u00</w:delText>
              </w:r>
            </w:del>
            <w:ins w:id="1861" w:author="Rev 9 Allen Wirfs-Brock" w:date="2012-07-02T09:50:00Z">
              <w:r w:rsidR="00913E8D">
                <w:rPr>
                  <w:rFonts w:ascii="Courier New" w:hAnsi="Courier New"/>
                  <w:b/>
                </w:rPr>
                <w:t>0x</w:t>
              </w:r>
            </w:ins>
            <w:ins w:id="1862" w:author="Rev 10 Allen Wirfs-Brock" w:date="2012-08-14T16:57:00Z">
              <w:r w:rsidR="0053000C">
                <w:rPr>
                  <w:rFonts w:ascii="Courier New" w:hAnsi="Courier New"/>
                  <w:b/>
                </w:rPr>
                <w:t>00</w:t>
              </w:r>
            </w:ins>
            <w:r w:rsidRPr="00E77497">
              <w:rPr>
                <w:rFonts w:ascii="Courier New" w:hAnsi="Courier New"/>
                <w:b/>
              </w:rPr>
              <w:t>5C</w:t>
            </w:r>
          </w:p>
        </w:tc>
        <w:tc>
          <w:tcPr>
            <w:tcW w:w="2148" w:type="dxa"/>
            <w:tcBorders>
              <w:bottom w:val="single" w:sz="12" w:space="0" w:color="000000"/>
            </w:tcBorders>
            <w:tcPrChange w:id="1863" w:author="Rev 6 Allen Wirfs-Brock" w:date="2012-02-23T16:42:00Z">
              <w:tcPr>
                <w:tcW w:w="2148" w:type="dxa"/>
                <w:tcBorders>
                  <w:bottom w:val="single" w:sz="12" w:space="0" w:color="000000"/>
                </w:tcBorders>
              </w:tcPr>
            </w:tcPrChange>
          </w:tcPr>
          <w:p w14:paraId="2A007841" w14:textId="77777777" w:rsidR="004C02EF" w:rsidRPr="00E77497" w:rsidRDefault="004C02EF" w:rsidP="003A4B22">
            <w:pPr>
              <w:keepNext/>
              <w:spacing w:after="60"/>
            </w:pPr>
            <w:r w:rsidRPr="00E77497">
              <w:t>backslash</w:t>
            </w:r>
          </w:p>
        </w:tc>
        <w:tc>
          <w:tcPr>
            <w:tcW w:w="1264" w:type="dxa"/>
            <w:tcBorders>
              <w:bottom w:val="single" w:sz="12" w:space="0" w:color="000000"/>
              <w:right w:val="single" w:sz="6" w:space="0" w:color="000000"/>
            </w:tcBorders>
            <w:tcPrChange w:id="1864" w:author="Rev 6 Allen Wirfs-Brock" w:date="2012-02-23T16:42:00Z">
              <w:tcPr>
                <w:tcW w:w="1264" w:type="dxa"/>
                <w:tcBorders>
                  <w:bottom w:val="single" w:sz="12" w:space="0" w:color="000000"/>
                  <w:right w:val="single" w:sz="6" w:space="0" w:color="000000"/>
                </w:tcBorders>
              </w:tcPr>
            </w:tcPrChange>
          </w:tcPr>
          <w:p w14:paraId="6F121E5E" w14:textId="77777777" w:rsidR="004C02EF" w:rsidRPr="00E77497" w:rsidRDefault="004C02EF" w:rsidP="003A4B22">
            <w:pPr>
              <w:keepNext/>
              <w:spacing w:after="60"/>
              <w:rPr>
                <w:rFonts w:ascii="Courier" w:hAnsi="Courier"/>
                <w:b/>
              </w:rPr>
            </w:pPr>
            <w:r w:rsidRPr="00E77497">
              <w:rPr>
                <w:rFonts w:ascii="Courier New" w:hAnsi="Courier New"/>
                <w:b/>
              </w:rPr>
              <w:t>\</w:t>
            </w:r>
          </w:p>
        </w:tc>
      </w:tr>
    </w:tbl>
    <w:p w14:paraId="6CFA2407" w14:textId="77777777" w:rsidR="004C02EF" w:rsidRPr="00E77497" w:rsidRDefault="004C02EF" w:rsidP="004C02EF">
      <w:bookmarkStart w:id="1865" w:name="_Toc375031153"/>
      <w:bookmarkStart w:id="1866" w:name="_Ref378393823"/>
      <w:bookmarkStart w:id="1867" w:name="_Ref379172559"/>
      <w:bookmarkStart w:id="1868" w:name="_Ref379873477"/>
      <w:bookmarkStart w:id="1869" w:name="_Ref381174987"/>
      <w:bookmarkStart w:id="1870" w:name="_Ref381506868"/>
      <w:bookmarkStart w:id="1871" w:name="_Toc381513630"/>
      <w:bookmarkStart w:id="1872" w:name="_Toc382202772"/>
      <w:bookmarkStart w:id="1873" w:name="_Toc382202992"/>
      <w:bookmarkStart w:id="1874" w:name="_Toc382212152"/>
      <w:bookmarkStart w:id="1875" w:name="_Toc382212331"/>
      <w:bookmarkStart w:id="1876" w:name="_Toc382291497"/>
      <w:bookmarkStart w:id="1877" w:name="_Ref382649260"/>
      <w:bookmarkStart w:id="1878" w:name="_Ref382649794"/>
    </w:p>
    <w:p w14:paraId="53451A60"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sidRPr="00E77497">
        <w:rPr>
          <w:i/>
        </w:rPr>
        <w:t>NonEscapeCharacter</w:t>
      </w:r>
      <w:r w:rsidRPr="00E77497">
        <w:t xml:space="preserve"> </w:t>
      </w:r>
      <w:r w:rsidRPr="00E77497">
        <w:rPr>
          <w:rFonts w:ascii="Arial" w:hAnsi="Arial" w:cs="Arial"/>
        </w:rPr>
        <w:t>is the CV of the</w:t>
      </w:r>
      <w:r w:rsidRPr="00E77497">
        <w:rPr>
          <w:i/>
        </w:rPr>
        <w:t xml:space="preserve"> NonEscapeCharacter</w:t>
      </w:r>
      <w:r w:rsidRPr="00E77497">
        <w:t>.</w:t>
      </w:r>
    </w:p>
    <w:p w14:paraId="1D11BC34" w14:textId="77777777" w:rsidR="004C02EF" w:rsidRPr="00E77497" w:rsidRDefault="004C02EF" w:rsidP="004C02EF">
      <w:pPr>
        <w:pStyle w:val="MathSpecialCase3"/>
        <w:numPr>
          <w:ilvl w:val="2"/>
          <w:numId w:val="31"/>
        </w:numPr>
        <w:tabs>
          <w:tab w:val="left" w:pos="450"/>
        </w:tabs>
        <w:spacing w:after="0"/>
        <w:ind w:left="446" w:hanging="446"/>
        <w:rPr>
          <w:rFonts w:ascii="Arial" w:hAnsi="Arial" w:cs="Arial"/>
        </w:rPr>
      </w:pPr>
      <w:r w:rsidRPr="00E77497">
        <w:rPr>
          <w:rFonts w:ascii="Arial" w:hAnsi="Arial"/>
        </w:rPr>
        <w:t>The CV of</w:t>
      </w:r>
      <w:r w:rsidRPr="00E77497">
        <w:t xml:space="preserve"> </w:t>
      </w:r>
      <w:r w:rsidRPr="00E77497">
        <w:rPr>
          <w:i/>
        </w:rPr>
        <w:t>NonEscapeCharacter</w:t>
      </w:r>
      <w:r w:rsidRPr="00E77497">
        <w:t xml:space="preserve"> </w:t>
      </w:r>
      <w:r w:rsidRPr="00E77497">
        <w:rPr>
          <w:rFonts w:ascii="Arial" w:hAnsi="Arial"/>
          <w:b/>
        </w:rPr>
        <w:t>::</w:t>
      </w:r>
      <w:r w:rsidRPr="00E77497">
        <w:t xml:space="preserve"> </w:t>
      </w:r>
      <w:r w:rsidRPr="00E77497">
        <w:rPr>
          <w:i/>
        </w:rPr>
        <w:t>SourceCharacter</w:t>
      </w:r>
      <w:r w:rsidRPr="00E77497">
        <w:rPr>
          <w:b/>
        </w:rPr>
        <w:t xml:space="preserve"> </w:t>
      </w:r>
      <w:r w:rsidRPr="00E77497">
        <w:rPr>
          <w:rFonts w:ascii="Arial" w:hAnsi="Arial" w:cs="Arial"/>
          <w:b/>
        </w:rPr>
        <w:t>but not one of</w:t>
      </w:r>
      <w:r w:rsidRPr="00E77497">
        <w:t xml:space="preserve"> </w:t>
      </w:r>
      <w:r w:rsidRPr="00E77497">
        <w:rPr>
          <w:i/>
        </w:rPr>
        <w:t>EscapeCharacter</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ins w:id="1879" w:author="Rev 9 Allen Wirfs-Brock" w:date="2012-07-02T09:51:00Z">
        <w:r w:rsidR="00913E8D" w:rsidRPr="00913E8D">
          <w:rPr>
            <w:rFonts w:ascii="Arial" w:hAnsi="Arial"/>
          </w:rPr>
          <w:t xml:space="preserve"> </w:t>
        </w:r>
      </w:ins>
      <w:ins w:id="1880" w:author="Rev 9 Allen Wirfs-Brock" w:date="2012-07-06T11:13:00Z">
        <w:r w:rsidR="00B16202" w:rsidRPr="00665EB3">
          <w:t>UTF</w:t>
        </w:r>
        <w:r w:rsidR="00B16202">
          <w:t>-</w:t>
        </w:r>
        <w:r w:rsidR="00B16202" w:rsidRPr="00665EB3">
          <w:t>16 Encoding</w:t>
        </w:r>
        <w:r w:rsidR="00B16202">
          <w:rPr>
            <w:rFonts w:ascii="Arial" w:hAnsi="Arial" w:cs="Arial"/>
          </w:rPr>
          <w:t xml:space="preserve"> (clause 6) of</w:t>
        </w:r>
      </w:ins>
      <w:ins w:id="1881" w:author="Rev 9 Allen Wirfs-Brock" w:date="2012-07-06T11:23:00Z">
        <w:r w:rsidR="00854991" w:rsidRPr="00854991">
          <w:rPr>
            <w:rFonts w:ascii="Arial" w:hAnsi="Arial" w:cs="Arial"/>
          </w:rPr>
          <w:t xml:space="preserve"> </w:t>
        </w:r>
        <w:r w:rsidR="00854991">
          <w:rPr>
            <w:rFonts w:ascii="Arial" w:hAnsi="Arial" w:cs="Arial"/>
          </w:rPr>
          <w:t>the code point value of</w:t>
        </w:r>
      </w:ins>
      <w:r w:rsidRPr="00E77497">
        <w:rPr>
          <w:rFonts w:ascii="Arial" w:hAnsi="Arial" w:cs="Arial"/>
        </w:rPr>
        <w:t xml:space="preserve"> </w:t>
      </w:r>
      <w:r w:rsidRPr="00E77497">
        <w:rPr>
          <w:i/>
        </w:rPr>
        <w:t>SourceCharacter</w:t>
      </w:r>
      <w:r w:rsidRPr="00E77497">
        <w:t xml:space="preserve"> </w:t>
      </w:r>
      <w:del w:id="1882" w:author="Rev 9 Allen Wirfs-Brock" w:date="2012-07-02T09:52:00Z">
        <w:r w:rsidRPr="00E77497" w:rsidDel="00913E8D">
          <w:rPr>
            <w:rFonts w:ascii="Arial" w:hAnsi="Arial" w:cs="Arial"/>
          </w:rPr>
          <w:delText>character itself</w:delText>
        </w:r>
      </w:del>
      <w:r w:rsidRPr="00E77497">
        <w:rPr>
          <w:rFonts w:ascii="Arial" w:hAnsi="Arial" w:cs="Arial"/>
        </w:rPr>
        <w:t>.</w:t>
      </w:r>
    </w:p>
    <w:p w14:paraId="4C6DDCE0" w14:textId="77777777"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HexEscapeSequence</w:t>
      </w:r>
      <w:r w:rsidRPr="00E77497">
        <w:t xml:space="preserve"> </w:t>
      </w:r>
      <w:r w:rsidRPr="00E77497">
        <w:rPr>
          <w:rFonts w:ascii="Arial" w:hAnsi="Arial"/>
          <w:b/>
        </w:rPr>
        <w:t>::</w:t>
      </w:r>
      <w:r w:rsidRPr="00E77497">
        <w:t xml:space="preserve"> </w:t>
      </w:r>
      <w:r w:rsidRPr="00E77497">
        <w:rPr>
          <w:rFonts w:ascii="Courier New" w:hAnsi="Courier New"/>
          <w:b/>
        </w:rPr>
        <w:t>x</w:t>
      </w:r>
      <w:r w:rsidRPr="00E77497">
        <w:rPr>
          <w:i/>
        </w:rPr>
        <w:t xml:space="preserve"> HexDigit</w:t>
      </w:r>
      <w:r w:rsidRPr="00E77497">
        <w:t xml:space="preserve"> </w:t>
      </w:r>
      <w:r w:rsidRPr="00E77497">
        <w:rPr>
          <w:i/>
        </w:rPr>
        <w:t>HexDigit</w:t>
      </w:r>
      <w:r w:rsidRPr="00E77497">
        <w:t xml:space="preserve"> </w:t>
      </w:r>
      <w:r w:rsidRPr="00E77497">
        <w:rPr>
          <w:rFonts w:ascii="Arial" w:hAnsi="Arial" w:cs="Arial"/>
        </w:rPr>
        <w:t xml:space="preserve">is the </w:t>
      </w:r>
      <w:del w:id="1883" w:author="Rev 9 Allen Wirfs-Brock" w:date="2012-07-02T09:53:00Z">
        <w:r w:rsidRPr="00E77497" w:rsidDel="00913E8D">
          <w:rPr>
            <w:rFonts w:ascii="Arial" w:hAnsi="Arial" w:cs="Arial"/>
          </w:rPr>
          <w:delText xml:space="preserve">character whose </w:delText>
        </w:r>
      </w:del>
      <w:r w:rsidRPr="00E77497">
        <w:rPr>
          <w:rFonts w:ascii="Arial" w:hAnsi="Arial" w:cs="Arial"/>
        </w:rPr>
        <w:t xml:space="preserve">code unit value </w:t>
      </w:r>
      <w:ins w:id="1884" w:author="Rev 9 Allen Wirfs-Brock" w:date="2012-07-02T09:53:00Z">
        <w:r w:rsidR="00913E8D">
          <w:rPr>
            <w:rFonts w:ascii="Arial" w:hAnsi="Arial" w:cs="Arial"/>
          </w:rPr>
          <w:t xml:space="preserve">that </w:t>
        </w:r>
      </w:ins>
      <w:r w:rsidRPr="00E77497">
        <w:rPr>
          <w:rFonts w:ascii="Arial" w:hAnsi="Arial" w:cs="Arial"/>
        </w:rPr>
        <w:t>is (</w:t>
      </w:r>
      <w:r w:rsidRPr="00E77497">
        <w:t>16</w:t>
      </w:r>
      <w:r w:rsidRPr="00E77497">
        <w:rPr>
          <w:rFonts w:ascii="Arial" w:hAnsi="Arial" w:cs="Arial"/>
        </w:rPr>
        <w:t xml:space="preserve"> times the MV of the first</w:t>
      </w:r>
      <w:r w:rsidRPr="00E77497">
        <w:t xml:space="preserve"> </w:t>
      </w:r>
      <w:r w:rsidRPr="00E77497">
        <w:rPr>
          <w:i/>
        </w:rPr>
        <w:t>HexDigit</w:t>
      </w:r>
      <w:r w:rsidRPr="00E77497">
        <w:rPr>
          <w:rFonts w:ascii="Arial" w:hAnsi="Arial" w:cs="Arial"/>
        </w:rPr>
        <w:t>) plus the MV of the second</w:t>
      </w:r>
      <w:r w:rsidRPr="00E77497">
        <w:t xml:space="preserve"> </w:t>
      </w:r>
      <w:r w:rsidRPr="00E77497">
        <w:rPr>
          <w:i/>
        </w:rPr>
        <w:t>HexDigit</w:t>
      </w:r>
      <w:r w:rsidRPr="00E77497">
        <w:t>.</w:t>
      </w:r>
    </w:p>
    <w:p w14:paraId="2DBF49E1" w14:textId="77777777" w:rsidR="004C02EF" w:rsidRDefault="004C02EF" w:rsidP="00EF1FE0">
      <w:pPr>
        <w:pStyle w:val="MathSpecialCase3"/>
        <w:numPr>
          <w:ilvl w:val="2"/>
          <w:numId w:val="31"/>
        </w:numPr>
        <w:tabs>
          <w:tab w:val="left" w:pos="450"/>
        </w:tabs>
        <w:spacing w:after="240"/>
        <w:ind w:left="446" w:hanging="446"/>
        <w:contextualSpacing/>
        <w:rPr>
          <w:ins w:id="1885" w:author="Rev 9 Allen Wirfs-Brock" w:date="2012-07-02T08:55:00Z"/>
        </w:rPr>
      </w:pPr>
      <w:r w:rsidRPr="00E77497">
        <w:rPr>
          <w:rFonts w:ascii="Arial" w:hAnsi="Arial"/>
        </w:rPr>
        <w:t>The CV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E77497">
        <w:rPr>
          <w:rFonts w:ascii="Courier New" w:hAnsi="Courier New"/>
          <w:b/>
        </w:rPr>
        <w:t>u</w:t>
      </w:r>
      <w:r w:rsidRPr="00E77497">
        <w:rPr>
          <w:i/>
        </w:rPr>
        <w:t xml:space="preserve"> </w:t>
      </w:r>
      <w:r w:rsidRPr="00E77497">
        <w:rPr>
          <w:rStyle w:val="bnf"/>
        </w:rPr>
        <w:t>HexDigit</w:t>
      </w:r>
      <w:r w:rsidRPr="00E77497">
        <w:t xml:space="preserve"> </w:t>
      </w:r>
      <w:r w:rsidRPr="00E77497">
        <w:rPr>
          <w:i/>
        </w:rPr>
        <w:t>HexDigit</w:t>
      </w:r>
      <w:r w:rsidRPr="00E77497">
        <w:t xml:space="preserve"> </w:t>
      </w:r>
      <w:r w:rsidRPr="00E77497">
        <w:rPr>
          <w:i/>
        </w:rPr>
        <w:t>HexDigit</w:t>
      </w:r>
      <w:r w:rsidRPr="00E77497">
        <w:t xml:space="preserve"> </w:t>
      </w:r>
      <w:r w:rsidRPr="00E77497">
        <w:rPr>
          <w:i/>
        </w:rPr>
        <w:t>HexDigit</w:t>
      </w:r>
      <w:r w:rsidRPr="00E77497">
        <w:t xml:space="preserve"> </w:t>
      </w:r>
      <w:r w:rsidRPr="005D0B28">
        <w:rPr>
          <w:rFonts w:ascii="Arial" w:hAnsi="Arial" w:cs="Arial"/>
        </w:rPr>
        <w:t>is</w:t>
      </w:r>
      <w:r w:rsidRPr="00E77497">
        <w:t xml:space="preserve"> </w:t>
      </w:r>
      <w:r w:rsidRPr="00E77497">
        <w:rPr>
          <w:rFonts w:ascii="Arial" w:hAnsi="Arial" w:cs="Arial"/>
        </w:rPr>
        <w:t xml:space="preserve">the </w:t>
      </w:r>
      <w:del w:id="1886" w:author="Rev 9 Allen Wirfs-Brock" w:date="2012-07-02T09:54:00Z">
        <w:r w:rsidRPr="00E77497" w:rsidDel="00913E8D">
          <w:rPr>
            <w:rFonts w:ascii="Arial" w:hAnsi="Arial" w:cs="Arial"/>
          </w:rPr>
          <w:delText xml:space="preserve">character whose </w:delText>
        </w:r>
      </w:del>
      <w:r w:rsidRPr="00E77497">
        <w:rPr>
          <w:rFonts w:ascii="Arial" w:hAnsi="Arial" w:cs="Arial"/>
        </w:rPr>
        <w:t xml:space="preserve">code unit value </w:t>
      </w:r>
      <w:ins w:id="1887" w:author="Rev 9 Allen Wirfs-Brock" w:date="2012-07-02T09:54:00Z">
        <w:r w:rsidR="00913E8D">
          <w:rPr>
            <w:rFonts w:ascii="Arial" w:hAnsi="Arial" w:cs="Arial"/>
          </w:rPr>
          <w:t xml:space="preserve">that </w:t>
        </w:r>
      </w:ins>
      <w:r w:rsidRPr="00E77497">
        <w:rPr>
          <w:rFonts w:ascii="Arial" w:hAnsi="Arial" w:cs="Arial"/>
        </w:rPr>
        <w:t>is (</w:t>
      </w:r>
      <w:r w:rsidRPr="00E77497">
        <w:t>4096</w:t>
      </w:r>
      <w:r w:rsidRPr="00E77497">
        <w:rPr>
          <w:rFonts w:ascii="Arial" w:hAnsi="Arial" w:cs="Arial"/>
        </w:rPr>
        <w:t xml:space="preserve"> times the MV of the first</w:t>
      </w:r>
      <w:r w:rsidRPr="00E77497">
        <w:t xml:space="preserve"> </w:t>
      </w:r>
      <w:r w:rsidRPr="00E77497">
        <w:rPr>
          <w:i/>
        </w:rPr>
        <w:t>HexDigit</w:t>
      </w:r>
      <w:r w:rsidRPr="00E77497">
        <w:rPr>
          <w:rFonts w:ascii="Arial" w:hAnsi="Arial" w:cs="Arial"/>
        </w:rPr>
        <w:t>) plus (</w:t>
      </w:r>
      <w:r w:rsidRPr="00E77497">
        <w:t>256</w:t>
      </w:r>
      <w:r w:rsidRPr="00E77497">
        <w:rPr>
          <w:rFonts w:ascii="Arial" w:hAnsi="Arial" w:cs="Arial"/>
        </w:rPr>
        <w:t xml:space="preserve"> times the MV of the second</w:t>
      </w:r>
      <w:r w:rsidRPr="00E77497">
        <w:t xml:space="preserve"> </w:t>
      </w:r>
      <w:r w:rsidRPr="00E77497">
        <w:rPr>
          <w:i/>
        </w:rPr>
        <w:t>HexDigit</w:t>
      </w:r>
      <w:r w:rsidRPr="00E77497">
        <w:rPr>
          <w:rFonts w:ascii="Arial" w:hAnsi="Arial" w:cs="Arial"/>
        </w:rPr>
        <w:t>) plus (</w:t>
      </w:r>
      <w:r w:rsidRPr="00E77497">
        <w:t>16</w:t>
      </w:r>
      <w:r w:rsidRPr="00E77497">
        <w:rPr>
          <w:rFonts w:ascii="Arial" w:hAnsi="Arial" w:cs="Arial"/>
        </w:rPr>
        <w:t xml:space="preserve"> times the MV of the third</w:t>
      </w:r>
      <w:r w:rsidRPr="00E77497">
        <w:t xml:space="preserve"> </w:t>
      </w:r>
      <w:r w:rsidRPr="00E77497">
        <w:rPr>
          <w:i/>
        </w:rPr>
        <w:t>HexDigit</w:t>
      </w:r>
      <w:r w:rsidRPr="00E77497">
        <w:rPr>
          <w:rFonts w:ascii="Arial" w:hAnsi="Arial" w:cs="Arial"/>
        </w:rPr>
        <w:t>) plus the MV of the fourth</w:t>
      </w:r>
      <w:r w:rsidRPr="00E77497">
        <w:t xml:space="preserve"> </w:t>
      </w:r>
      <w:r w:rsidRPr="00E77497">
        <w:rPr>
          <w:i/>
        </w:rPr>
        <w:t>HexDigit</w:t>
      </w:r>
      <w:r w:rsidRPr="00E77497">
        <w:t>.</w:t>
      </w:r>
    </w:p>
    <w:p w14:paraId="1E8201AD" w14:textId="77777777" w:rsidR="00BA4C34" w:rsidRPr="00E77497" w:rsidDel="00355D90" w:rsidRDefault="00BA4C34" w:rsidP="00EF1FE0">
      <w:pPr>
        <w:pStyle w:val="MathSpecialCase3"/>
        <w:numPr>
          <w:ilvl w:val="2"/>
          <w:numId w:val="31"/>
        </w:numPr>
        <w:tabs>
          <w:tab w:val="left" w:pos="450"/>
        </w:tabs>
        <w:spacing w:after="240"/>
        <w:ind w:left="446" w:hanging="446"/>
        <w:contextualSpacing/>
        <w:rPr>
          <w:del w:id="1888" w:author="Rev 9 Allen Wirfs-Brock" w:date="2012-07-06T12:15:00Z"/>
        </w:rPr>
      </w:pPr>
      <w:ins w:id="1889" w:author="Rev 9 Allen Wirfs-Brock" w:date="2012-07-02T08:55:00Z">
        <w:r w:rsidRPr="00E77497">
          <w:rPr>
            <w:rFonts w:ascii="Arial" w:hAnsi="Arial"/>
          </w:rPr>
          <w:t>The CV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ins>
      <w:ins w:id="1890" w:author="Rev 9 Allen Wirfs-Brock" w:date="2012-07-02T12:29:00Z">
        <w:r w:rsidR="0015078A" w:rsidRPr="00355D90">
          <w:rPr>
            <w:rFonts w:ascii="Courier New" w:hAnsi="Courier New" w:cs="Courier New"/>
            <w:b/>
          </w:rPr>
          <w:t>u</w:t>
        </w:r>
      </w:ins>
      <w:ins w:id="1891" w:author="Rev 9 Allen Wirfs-Brock" w:date="2012-07-02T08:55:00Z">
        <w:r>
          <w:rPr>
            <w:rFonts w:ascii="Courier New" w:hAnsi="Courier New"/>
            <w:b/>
          </w:rPr>
          <w:t>{</w:t>
        </w:r>
        <w:r w:rsidRPr="00E77497">
          <w:rPr>
            <w:i/>
          </w:rPr>
          <w:t xml:space="preserve"> </w:t>
        </w:r>
        <w:r w:rsidRPr="00E77497">
          <w:rPr>
            <w:rStyle w:val="bnf"/>
          </w:rPr>
          <w:t>HexDigit</w:t>
        </w:r>
      </w:ins>
      <w:ins w:id="1892" w:author="Rev 9 Allen Wirfs-Brock" w:date="2012-07-06T12:14:00Z">
        <w:r w:rsidR="00355D90">
          <w:rPr>
            <w:rStyle w:val="bnf"/>
          </w:rPr>
          <w:t>s</w:t>
        </w:r>
      </w:ins>
      <w:ins w:id="1893" w:author="Rev 9 Allen Wirfs-Brock" w:date="2012-07-02T08:55:00Z">
        <w:r w:rsidRPr="00E77497">
          <w:t xml:space="preserve"> </w:t>
        </w:r>
      </w:ins>
      <w:ins w:id="1894" w:author="Rev 9 Allen Wirfs-Brock" w:date="2012-07-02T08:56:00Z">
        <w:r>
          <w:rPr>
            <w:rFonts w:ascii="Courier New" w:hAnsi="Courier New"/>
            <w:b/>
          </w:rPr>
          <w:t>}</w:t>
        </w:r>
      </w:ins>
      <w:ins w:id="1895" w:author="Rev 9 Allen Wirfs-Brock" w:date="2012-07-02T08:55:00Z">
        <w:r w:rsidRPr="00EF1FE0">
          <w:rPr>
            <w:rFonts w:ascii="Arial" w:hAnsi="Arial" w:cs="Arial"/>
          </w:rPr>
          <w:t>is</w:t>
        </w:r>
        <w:r w:rsidRPr="00E77497">
          <w:t xml:space="preserve"> </w:t>
        </w:r>
        <w:r w:rsidRPr="00E77497">
          <w:rPr>
            <w:rFonts w:ascii="Arial" w:hAnsi="Arial" w:cs="Arial"/>
          </w:rPr>
          <w:t xml:space="preserve">the </w:t>
        </w:r>
      </w:ins>
      <w:ins w:id="1896" w:author="Rev 9 Allen Wirfs-Brock" w:date="2012-07-06T12:14:00Z">
        <w:r w:rsidR="00355D90" w:rsidRPr="00D639BE">
          <w:rPr>
            <w:rFonts w:ascii="Arial" w:hAnsi="Arial" w:cs="Arial"/>
          </w:rPr>
          <w:t>is</w:t>
        </w:r>
        <w:r w:rsidR="00355D90" w:rsidRPr="00E77497">
          <w:t xml:space="preserve"> </w:t>
        </w:r>
        <w:r w:rsidR="00355D90" w:rsidRPr="00E77497">
          <w:rPr>
            <w:rFonts w:ascii="Arial" w:hAnsi="Arial" w:cs="Arial"/>
          </w:rPr>
          <w:t>the</w:t>
        </w:r>
        <w:r w:rsidR="00355D90">
          <w:rPr>
            <w:rFonts w:ascii="Arial" w:hAnsi="Arial" w:cs="Arial"/>
          </w:rPr>
          <w:t xml:space="preserve"> </w:t>
        </w:r>
        <w:r w:rsidR="00355D90" w:rsidRPr="00665EB3">
          <w:t>UTF</w:t>
        </w:r>
        <w:r w:rsidR="00355D90">
          <w:t>-</w:t>
        </w:r>
        <w:r w:rsidR="00355D90" w:rsidRPr="00665EB3">
          <w:t>16 Encoding</w:t>
        </w:r>
        <w:r w:rsidR="00355D90">
          <w:rPr>
            <w:rFonts w:ascii="Arial" w:hAnsi="Arial" w:cs="Arial"/>
          </w:rPr>
          <w:t xml:space="preserve"> (clause 6) of</w:t>
        </w:r>
        <w:r w:rsidR="00355D90" w:rsidRPr="00854991">
          <w:rPr>
            <w:rFonts w:ascii="Arial" w:hAnsi="Arial" w:cs="Arial"/>
          </w:rPr>
          <w:t xml:space="preserve"> </w:t>
        </w:r>
        <w:r w:rsidR="00355D90">
          <w:rPr>
            <w:rFonts w:ascii="Arial" w:hAnsi="Arial" w:cs="Arial"/>
          </w:rPr>
          <w:t xml:space="preserve">the MV of </w:t>
        </w:r>
        <w:r w:rsidR="00355D90" w:rsidRPr="00E77497">
          <w:rPr>
            <w:i/>
          </w:rPr>
          <w:t>HexDigit</w:t>
        </w:r>
      </w:ins>
      <w:ins w:id="1897" w:author="Rev 9 Allen Wirfs-Brock" w:date="2012-07-06T12:15:00Z">
        <w:r w:rsidR="00355D90">
          <w:rPr>
            <w:i/>
          </w:rPr>
          <w:t>s</w:t>
        </w:r>
      </w:ins>
      <w:ins w:id="1898" w:author="Rev 9 Allen Wirfs-Brock" w:date="2012-07-02T08:55:00Z">
        <w:r w:rsidRPr="00E77497">
          <w:t>.</w:t>
        </w:r>
      </w:ins>
    </w:p>
    <w:p w14:paraId="7C870184" w14:textId="77777777" w:rsidR="00DF1BCC" w:rsidRDefault="00DF1BCC" w:rsidP="00355D90">
      <w:pPr>
        <w:pStyle w:val="MathSpecialCase3"/>
        <w:numPr>
          <w:ilvl w:val="2"/>
          <w:numId w:val="31"/>
        </w:numPr>
        <w:tabs>
          <w:tab w:val="left" w:pos="450"/>
        </w:tabs>
        <w:spacing w:after="240"/>
        <w:ind w:left="446" w:hanging="446"/>
        <w:contextualSpacing/>
        <w:rPr>
          <w:ins w:id="1899" w:author="Rev 9 Allen Wirfs-Brock" w:date="2012-07-02T09:14:00Z"/>
        </w:rPr>
      </w:pPr>
    </w:p>
    <w:p w14:paraId="62522395" w14:textId="77777777" w:rsidR="004C02EF" w:rsidRPr="00E77497" w:rsidDel="00215101" w:rsidRDefault="004C02EF" w:rsidP="004C02EF">
      <w:pPr>
        <w:rPr>
          <w:del w:id="1900" w:author="Rev 8 Allen Wirfs-Brock" w:date="2012-05-10T18:41:00Z"/>
        </w:rPr>
      </w:pPr>
      <w:del w:id="1901" w:author="Rev 8 Allen Wirfs-Brock" w:date="2012-05-10T18:41:00Z">
        <w:r w:rsidRPr="00E77497" w:rsidDel="00215101">
          <w:delText xml:space="preserve">A conforming implementation, when processing strict mode code (see 10.1.1), may not extend the syntax of </w:delText>
        </w:r>
        <w:r w:rsidRPr="00E77497" w:rsidDel="00215101">
          <w:rPr>
            <w:rFonts w:ascii="Times New Roman" w:hAnsi="Times New Roman"/>
            <w:i/>
          </w:rPr>
          <w:delText>EscapeSequence</w:delText>
        </w:r>
        <w:r w:rsidRPr="00E77497" w:rsidDel="00215101">
          <w:delText xml:space="preserve"> to include </w:delText>
        </w:r>
        <w:r w:rsidRPr="00E77497" w:rsidDel="00215101">
          <w:rPr>
            <w:rFonts w:ascii="Times New Roman" w:hAnsi="Times New Roman"/>
            <w:i/>
          </w:rPr>
          <w:delText>OctalEscapeSequence</w:delText>
        </w:r>
        <w:r w:rsidRPr="00E77497" w:rsidDel="00215101">
          <w:delText xml:space="preserve"> as described in B.1.2.</w:delText>
        </w:r>
      </w:del>
    </w:p>
    <w:p w14:paraId="042BE413" w14:textId="77777777" w:rsidR="004C02EF" w:rsidRPr="00E77497" w:rsidDel="00215101" w:rsidRDefault="004C02EF" w:rsidP="004C02EF">
      <w:pPr>
        <w:pStyle w:val="Note"/>
        <w:rPr>
          <w:del w:id="1902" w:author="Rev 8 Allen Wirfs-Brock" w:date="2012-05-10T18:42:00Z"/>
        </w:rPr>
      </w:pPr>
      <w:del w:id="1903" w:author="Rev 8 Allen Wirfs-Brock" w:date="2012-05-10T18:42:00Z">
        <w:r w:rsidRPr="00E77497" w:rsidDel="00215101">
          <w:delText>NOTE</w:delText>
        </w:r>
        <w:r w:rsidRPr="00E77497" w:rsidDel="00215101">
          <w:tab/>
          <w:delText xml:space="preserve">A line terminator character cannot appear in a string literal, except as part of a </w:delText>
        </w:r>
        <w:r w:rsidRPr="00E77497" w:rsidDel="00215101">
          <w:rPr>
            <w:rStyle w:val="bnf"/>
          </w:rPr>
          <w:delText>LineContinuation</w:delText>
        </w:r>
        <w:r w:rsidRPr="00E77497" w:rsidDel="00215101">
          <w:delText xml:space="preserve"> to produce the empty character sequence. The correct way to cause a line terminator character to be part of the String value of a string literal is to use an escape sequence such as </w:delText>
        </w:r>
        <w:r w:rsidRPr="00E77497" w:rsidDel="00215101">
          <w:rPr>
            <w:rFonts w:ascii="Courier New" w:hAnsi="Courier New"/>
            <w:b/>
          </w:rPr>
          <w:delText>\n</w:delText>
        </w:r>
        <w:r w:rsidRPr="00E77497" w:rsidDel="00215101">
          <w:delText xml:space="preserve"> or </w:delText>
        </w:r>
        <w:r w:rsidRPr="00E77497" w:rsidDel="00215101">
          <w:rPr>
            <w:rFonts w:ascii="Courier New" w:hAnsi="Courier New"/>
            <w:b/>
          </w:rPr>
          <w:delText>\u000A</w:delText>
        </w:r>
        <w:r w:rsidRPr="00E77497" w:rsidDel="00215101">
          <w:delText>.</w:delText>
        </w:r>
        <w:bookmarkStart w:id="1904" w:name="_Ref383594745"/>
        <w:bookmarkStart w:id="1905" w:name="_Toc385672133"/>
        <w:bookmarkStart w:id="1906" w:name="_Toc393690224"/>
      </w:del>
    </w:p>
    <w:p w14:paraId="22D95152" w14:textId="77777777" w:rsidR="004C02EF" w:rsidRPr="00E77497" w:rsidRDefault="004C02EF" w:rsidP="004C02EF">
      <w:pPr>
        <w:pStyle w:val="30"/>
        <w:numPr>
          <w:ilvl w:val="0"/>
          <w:numId w:val="0"/>
        </w:numPr>
      </w:pPr>
      <w:bookmarkStart w:id="1907" w:name="_Toc432237481"/>
      <w:bookmarkStart w:id="1908" w:name="_Toc432984690"/>
      <w:bookmarkStart w:id="1909" w:name="_Ref456010409"/>
      <w:bookmarkStart w:id="1910" w:name="_Ref457437516"/>
      <w:bookmarkStart w:id="1911" w:name="_Ref457437517"/>
      <w:bookmarkStart w:id="1912" w:name="_Ref457437518"/>
      <w:bookmarkStart w:id="1913" w:name="_Ref457437523"/>
      <w:bookmarkStart w:id="1914" w:name="_Ref457437524"/>
      <w:bookmarkStart w:id="1915" w:name="_Ref457437525"/>
      <w:bookmarkStart w:id="1916" w:name="_Ref457437526"/>
      <w:bookmarkStart w:id="1917" w:name="_Ref457437527"/>
      <w:bookmarkStart w:id="1918" w:name="_Ref457705277"/>
      <w:bookmarkStart w:id="1919" w:name="_Ref457705317"/>
      <w:bookmarkStart w:id="1920" w:name="_Ref457792658"/>
      <w:bookmarkStart w:id="1921" w:name="_Ref457792662"/>
      <w:bookmarkStart w:id="1922" w:name="_Toc472818769"/>
      <w:bookmarkStart w:id="1923" w:name="_Toc235503322"/>
      <w:bookmarkStart w:id="1924" w:name="_Toc241509097"/>
      <w:bookmarkStart w:id="1925" w:name="_Toc244416584"/>
      <w:bookmarkStart w:id="1926" w:name="_Toc276630948"/>
      <w:bookmarkStart w:id="1927" w:name="_Ref424530589"/>
      <w:bookmarkStart w:id="1928" w:name="_Ref424535009"/>
      <w:bookmarkStart w:id="1929" w:name="_Toc336509417"/>
      <w:r w:rsidRPr="00E77497">
        <w:t>7.8.5</w:t>
      </w:r>
      <w:r w:rsidRPr="00E77497">
        <w:tab/>
        <w:t>Regular Expression Literals</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9"/>
    </w:p>
    <w:p w14:paraId="061174E9" w14:textId="77777777" w:rsidR="004C02EF" w:rsidRPr="00E77497" w:rsidRDefault="00215101">
      <w:pPr>
        <w:pStyle w:val="Note"/>
        <w:pPrChange w:id="1930" w:author="Rev 8 Allen Wirfs-Brock" w:date="2012-05-10T18:49:00Z">
          <w:pPr/>
        </w:pPrChange>
      </w:pPr>
      <w:ins w:id="1931" w:author="Rev 8 Allen Wirfs-Brock" w:date="2012-05-10T18:49:00Z">
        <w:r>
          <w:t>NOTE</w:t>
        </w:r>
        <w:r>
          <w:tab/>
        </w:r>
      </w:ins>
      <w:r w:rsidR="004C02EF" w:rsidRPr="00E77497">
        <w:t xml:space="preserve">A regular expression literal is an input element that is converted to a RegExp object (see 15.10) each time the literal is evaluated. Two regular expression literals in a program evaluate to regular expression objects that never compare as </w:t>
      </w:r>
      <w:r w:rsidR="004C02EF" w:rsidRPr="00E77497">
        <w:rPr>
          <w:rFonts w:ascii="Courier New" w:hAnsi="Courier New"/>
          <w:b/>
        </w:rPr>
        <w:t>===</w:t>
      </w:r>
      <w:r w:rsidR="004C02EF" w:rsidRPr="00E77497">
        <w:t xml:space="preserve"> to each other even if the two literals' contents are identical. A RegExp</w:t>
      </w:r>
      <w:r w:rsidR="004C02EF" w:rsidRPr="00E77497">
        <w:rPr>
          <w:b/>
        </w:rPr>
        <w:t xml:space="preserve"> </w:t>
      </w:r>
      <w:r w:rsidR="004C02EF" w:rsidRPr="00E77497">
        <w:t xml:space="preserve">object may also be created at runtime by </w:t>
      </w:r>
      <w:r w:rsidR="004C02EF" w:rsidRPr="00E77497">
        <w:rPr>
          <w:rFonts w:ascii="Courier New" w:hAnsi="Courier New"/>
          <w:b/>
        </w:rPr>
        <w:t>new RegExp</w:t>
      </w:r>
      <w:r w:rsidR="004C02EF" w:rsidRPr="00E77497">
        <w:t xml:space="preserve"> (see 15.10.4) or calling the </w:t>
      </w:r>
      <w:r w:rsidR="004C02EF" w:rsidRPr="00E77497">
        <w:rPr>
          <w:rFonts w:ascii="Courier New" w:hAnsi="Courier New"/>
          <w:b/>
        </w:rPr>
        <w:t>RegExp</w:t>
      </w:r>
      <w:r w:rsidR="004C02EF" w:rsidRPr="00E77497">
        <w:t xml:space="preserve"> constructor as a function (15.10.3).</w:t>
      </w:r>
    </w:p>
    <w:p w14:paraId="66BEB202" w14:textId="77777777" w:rsidR="00C3505C" w:rsidRDefault="004C02EF" w:rsidP="004C02EF">
      <w:pPr>
        <w:rPr>
          <w:ins w:id="1932" w:author="Rev 9 Allen Wirfs-Brock" w:date="2012-06-23T17:53:00Z"/>
        </w:rPr>
      </w:pPr>
      <w:r w:rsidRPr="00E77497">
        <w:t xml:space="preserve">The productions below describe the syntax for a regular expression literal and are used by the input element scanner to find the end of the regular expression literal. The </w:t>
      </w:r>
      <w:del w:id="1933" w:author="Rev 9 Allen Wirfs-Brock" w:date="2012-06-23T17:50:00Z">
        <w:r w:rsidRPr="00E77497" w:rsidDel="00C3505C">
          <w:delText>Strings of characters</w:delText>
        </w:r>
      </w:del>
      <w:ins w:id="1934" w:author="Rev 9 Allen Wirfs-Brock" w:date="2012-06-23T17:50:00Z">
        <w:r w:rsidR="00C3505C">
          <w:t>source code</w:t>
        </w:r>
      </w:ins>
      <w:r w:rsidRPr="00E77497">
        <w:t xml:space="preserve"> comprising the </w:t>
      </w:r>
      <w:r w:rsidRPr="00E77497">
        <w:rPr>
          <w:rStyle w:val="bnf"/>
        </w:rPr>
        <w:t>RegularExpressionBody</w:t>
      </w:r>
      <w:r w:rsidRPr="00E77497">
        <w:t xml:space="preserve"> and the </w:t>
      </w:r>
      <w:r w:rsidRPr="00E77497">
        <w:rPr>
          <w:rStyle w:val="bnf"/>
        </w:rPr>
        <w:t>RegularExpressionFlags</w:t>
      </w:r>
      <w:r w:rsidRPr="00E77497">
        <w:t xml:space="preserve"> are </w:t>
      </w:r>
      <w:ins w:id="1935" w:author="Rev 9 Allen Wirfs-Brock" w:date="2012-06-23T17:50:00Z">
        <w:r w:rsidR="00C3505C">
          <w:t>subsequently parsed using</w:t>
        </w:r>
      </w:ins>
      <w:ins w:id="1936" w:author="Rev 9 Allen Wirfs-Brock" w:date="2012-06-23T17:52:00Z">
        <w:r w:rsidR="00C3505C">
          <w:t xml:space="preserve"> the </w:t>
        </w:r>
      </w:ins>
      <w:r w:rsidR="00C3505C" w:rsidRPr="00E77497">
        <w:t>more stringent</w:t>
      </w:r>
      <w:r w:rsidR="00C3505C">
        <w:t xml:space="preserve"> </w:t>
      </w:r>
      <w:ins w:id="1937" w:author="Rev 9 Allen Wirfs-Brock" w:date="2012-06-23T17:50:00Z">
        <w:r w:rsidR="00C3505C">
          <w:t>ECMAScript Regular Expression grammar (15.10.1)</w:t>
        </w:r>
      </w:ins>
      <w:ins w:id="1938" w:author="Rev 9 Allen Wirfs-Brock" w:date="2012-06-23T17:52:00Z">
        <w:r w:rsidR="00C3505C">
          <w:t>.</w:t>
        </w:r>
      </w:ins>
      <w:ins w:id="1939" w:author="Rev 9 Allen Wirfs-Brock" w:date="2012-06-23T17:50:00Z">
        <w:r w:rsidR="00C3505C">
          <w:t xml:space="preserve"> </w:t>
        </w:r>
      </w:ins>
    </w:p>
    <w:p w14:paraId="3CBFECBD" w14:textId="77777777" w:rsidR="004C02EF" w:rsidRPr="00E77497" w:rsidRDefault="004C02EF" w:rsidP="004C02EF">
      <w:del w:id="1940" w:author="Rev 9 Allen Wirfs-Brock" w:date="2012-06-23T17:53:00Z">
        <w:r w:rsidRPr="00E77497" w:rsidDel="00C3505C">
          <w:delText xml:space="preserve">passed uninterpreted to the regular expression constructor, which interprets them according to its own, grammar. </w:delText>
        </w:r>
      </w:del>
      <w:r w:rsidRPr="00E77497">
        <w:t>An implementation may extend the</w:t>
      </w:r>
      <w:ins w:id="1941" w:author="Rev 9 Allen Wirfs-Brock" w:date="2012-06-23T17:53:00Z">
        <w:r w:rsidR="00C3505C" w:rsidRPr="00C3505C">
          <w:t xml:space="preserve"> </w:t>
        </w:r>
        <w:r w:rsidR="00C3505C">
          <w:t>ECMAScript Regular Expression grammar defined in 15.10.1</w:t>
        </w:r>
      </w:ins>
      <w:del w:id="1942" w:author="Rev 9 Allen Wirfs-Brock" w:date="2012-06-23T17:54:00Z">
        <w:r w:rsidRPr="00E77497" w:rsidDel="00C3505C">
          <w:delText xml:space="preserve"> regular expression constructor's grammar</w:delText>
        </w:r>
      </w:del>
      <w:r w:rsidRPr="00E77497">
        <w:t xml:space="preserve">, but it must not extend the </w:t>
      </w:r>
      <w:r w:rsidRPr="00E77497">
        <w:rPr>
          <w:rStyle w:val="bnf"/>
        </w:rPr>
        <w:t>RegularExpressionBody</w:t>
      </w:r>
      <w:r w:rsidRPr="00E77497">
        <w:t xml:space="preserve"> and </w:t>
      </w:r>
      <w:r w:rsidRPr="00E77497">
        <w:rPr>
          <w:rStyle w:val="bnf"/>
        </w:rPr>
        <w:t>RegularExpressionFlags</w:t>
      </w:r>
      <w:r w:rsidRPr="00E77497">
        <w:t xml:space="preserve"> productions </w:t>
      </w:r>
      <w:ins w:id="1943" w:author="Rev 9 Allen Wirfs-Brock" w:date="2012-06-23T17:54:00Z">
        <w:r w:rsidR="00C3505C">
          <w:t xml:space="preserve">defined below </w:t>
        </w:r>
      </w:ins>
      <w:r w:rsidRPr="00E77497">
        <w:t>or the productions used by these productions.</w:t>
      </w:r>
    </w:p>
    <w:p w14:paraId="29E9EBB9" w14:textId="77777777" w:rsidR="004C02EF" w:rsidRPr="00E77497" w:rsidRDefault="004C02EF" w:rsidP="004C02EF">
      <w:pPr>
        <w:pStyle w:val="Syntax"/>
      </w:pPr>
      <w:r w:rsidRPr="00E77497">
        <w:t>Syntax</w:t>
      </w:r>
    </w:p>
    <w:p w14:paraId="0E04E29D" w14:textId="77777777" w:rsidR="004C02EF" w:rsidRPr="00E77497" w:rsidRDefault="004C02EF" w:rsidP="004C02EF">
      <w:pPr>
        <w:pStyle w:val="SyntaxRule"/>
      </w:pPr>
      <w:r w:rsidRPr="00E77497">
        <w:t xml:space="preserve">RegularExpressionLiteral </w:t>
      </w:r>
      <w:r w:rsidRPr="00E77497">
        <w:rPr>
          <w:rFonts w:ascii="Arial" w:hAnsi="Arial" w:cs="Arial"/>
          <w:b/>
          <w:i w:val="0"/>
        </w:rPr>
        <w:t>::</w:t>
      </w:r>
    </w:p>
    <w:p w14:paraId="6C7662AC" w14:textId="77777777" w:rsidR="004C02EF" w:rsidRPr="00E77497" w:rsidRDefault="004C02EF" w:rsidP="004C02EF">
      <w:pPr>
        <w:pStyle w:val="SyntaxDefinition"/>
      </w:pPr>
      <w:r w:rsidRPr="00E77497">
        <w:rPr>
          <w:rFonts w:ascii="Courier New" w:hAnsi="Courier New"/>
          <w:b/>
          <w:i w:val="0"/>
        </w:rPr>
        <w:t>/</w:t>
      </w:r>
      <w:r w:rsidRPr="00E77497">
        <w:t xml:space="preserve"> RegularExpressionBody</w:t>
      </w:r>
      <w:r w:rsidRPr="00E77497">
        <w:rPr>
          <w:b/>
        </w:rPr>
        <w:t xml:space="preserve"> </w:t>
      </w:r>
      <w:r w:rsidRPr="00E77497">
        <w:rPr>
          <w:rFonts w:ascii="Courier New" w:hAnsi="Courier New"/>
          <w:b/>
          <w:i w:val="0"/>
        </w:rPr>
        <w:t>/</w:t>
      </w:r>
      <w:r w:rsidRPr="00E77497">
        <w:rPr>
          <w:b/>
        </w:rPr>
        <w:t xml:space="preserve"> </w:t>
      </w:r>
      <w:r w:rsidRPr="00E77497">
        <w:t>RegularExpressionFlags</w:t>
      </w:r>
    </w:p>
    <w:p w14:paraId="14B43ED2" w14:textId="77777777" w:rsidR="004C02EF" w:rsidRPr="00E77497" w:rsidRDefault="004C02EF" w:rsidP="004C02EF">
      <w:pPr>
        <w:pStyle w:val="SyntaxRule"/>
      </w:pPr>
      <w:r w:rsidRPr="00E77497">
        <w:t>RegularExpressionBody</w:t>
      </w:r>
      <w:r w:rsidRPr="00E77497">
        <w:rPr>
          <w:rFonts w:ascii="Arial" w:hAnsi="Arial" w:cs="Arial"/>
          <w:b/>
        </w:rPr>
        <w:t xml:space="preserve"> </w:t>
      </w:r>
      <w:r w:rsidRPr="00E77497">
        <w:rPr>
          <w:rFonts w:ascii="Arial" w:hAnsi="Arial" w:cs="Arial"/>
          <w:b/>
          <w:i w:val="0"/>
        </w:rPr>
        <w:t>::</w:t>
      </w:r>
    </w:p>
    <w:p w14:paraId="61DACC23" w14:textId="77777777" w:rsidR="004C02EF" w:rsidRPr="00E77497" w:rsidRDefault="004C02EF" w:rsidP="004C02EF">
      <w:pPr>
        <w:pStyle w:val="SyntaxDefinition"/>
      </w:pPr>
      <w:r w:rsidRPr="00E77497">
        <w:t>RegularExpressionFirstChar RegularExpressionChars</w:t>
      </w:r>
    </w:p>
    <w:p w14:paraId="21D6505B" w14:textId="77777777" w:rsidR="004C02EF" w:rsidRPr="00E77497" w:rsidRDefault="004C02EF" w:rsidP="004C02EF">
      <w:pPr>
        <w:pStyle w:val="SyntaxRule"/>
      </w:pPr>
      <w:r w:rsidRPr="00E77497">
        <w:t xml:space="preserve">RegularExpressionChars </w:t>
      </w:r>
      <w:r w:rsidRPr="00E77497">
        <w:rPr>
          <w:rFonts w:ascii="Arial" w:hAnsi="Arial" w:cs="Arial"/>
          <w:b/>
          <w:i w:val="0"/>
        </w:rPr>
        <w:t>::</w:t>
      </w:r>
    </w:p>
    <w:p w14:paraId="35D56D47" w14:textId="77777777" w:rsidR="004C02EF" w:rsidRPr="00E77497" w:rsidRDefault="004C02EF" w:rsidP="004C02EF">
      <w:pPr>
        <w:pStyle w:val="SyntaxDefinition"/>
        <w:rPr>
          <w:vertAlign w:val="subscript"/>
        </w:rPr>
      </w:pPr>
      <w:r w:rsidRPr="00E77497">
        <w:rPr>
          <w:rFonts w:ascii="Arial" w:hAnsi="Arial" w:cs="Arial"/>
          <w:i w:val="0"/>
          <w:sz w:val="16"/>
        </w:rPr>
        <w:t>[empty]</w:t>
      </w:r>
      <w:r w:rsidRPr="00E77497">
        <w:br/>
        <w:t>RegularExpressionChars RegularExpressionChar</w:t>
      </w:r>
    </w:p>
    <w:p w14:paraId="57CE1BCD" w14:textId="77777777" w:rsidR="004C02EF" w:rsidRPr="00E77497" w:rsidRDefault="004C02EF" w:rsidP="004C02EF">
      <w:pPr>
        <w:pStyle w:val="SyntaxRule"/>
      </w:pPr>
      <w:r w:rsidRPr="00E77497">
        <w:t xml:space="preserve">RegularExpressionFirstChar </w:t>
      </w:r>
      <w:r w:rsidRPr="00E77497">
        <w:rPr>
          <w:rFonts w:ascii="Arial" w:hAnsi="Arial" w:cs="Arial"/>
          <w:b/>
          <w:i w:val="0"/>
        </w:rPr>
        <w:t>::</w:t>
      </w:r>
    </w:p>
    <w:p w14:paraId="190D6D9A" w14:textId="77777777" w:rsidR="004C02EF" w:rsidRPr="00E77497" w:rsidRDefault="004C02EF" w:rsidP="004C02EF">
      <w:pPr>
        <w:pStyle w:val="SyntaxDefinition"/>
      </w:pPr>
      <w:r w:rsidRPr="00E77497">
        <w:t xml:space="preserve">RegularExpressionNonTerminator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b/>
        </w:rPr>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rPr>
          <w:rFonts w:ascii="Courier New" w:hAnsi="Courier New"/>
          <w:b/>
          <w:i w:val="0"/>
        </w:rPr>
        <w:t xml:space="preserve">/ </w:t>
      </w:r>
      <w:r w:rsidRPr="00E77497">
        <w:rPr>
          <w:rFonts w:ascii="Arial" w:hAnsi="Arial" w:cs="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33327687" w14:textId="77777777" w:rsidR="004C02EF" w:rsidRPr="00E77497" w:rsidRDefault="004C02EF" w:rsidP="004C02EF">
      <w:pPr>
        <w:pStyle w:val="SyntaxRule"/>
      </w:pPr>
      <w:r w:rsidRPr="00E77497">
        <w:t xml:space="preserve">RegularExpressionChar </w:t>
      </w:r>
      <w:r w:rsidRPr="00E77497">
        <w:rPr>
          <w:rFonts w:ascii="Arial" w:hAnsi="Arial" w:cs="Arial"/>
          <w:b/>
          <w:i w:val="0"/>
        </w:rPr>
        <w:t>::</w:t>
      </w:r>
    </w:p>
    <w:p w14:paraId="31F9DAC2" w14:textId="77777777" w:rsidR="004C02EF" w:rsidRPr="00E77497" w:rsidRDefault="004C02EF" w:rsidP="004C02EF">
      <w:pPr>
        <w:pStyle w:val="SyntaxDefinition"/>
      </w:pPr>
      <w:r w:rsidRPr="00E77497">
        <w:t>RegularExpressionNonTerminator</w:t>
      </w:r>
      <w:r w:rsidRPr="00E77497">
        <w:rPr>
          <w:rFonts w:ascii="Arial" w:hAnsi="Arial" w:cs="Arial"/>
          <w:b/>
        </w:rPr>
        <w:t xml:space="preserve"> </w:t>
      </w:r>
      <w:r w:rsidRPr="00E77497">
        <w:rPr>
          <w:rFonts w:ascii="Arial" w:hAnsi="Arial" w:cs="Arial"/>
          <w:b/>
          <w:i w:val="0"/>
        </w:rPr>
        <w:t>but not one of</w:t>
      </w:r>
      <w:r w:rsidRPr="00E77497">
        <w:rPr>
          <w:b/>
        </w:rPr>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 xml:space="preserve">/ </w:t>
      </w:r>
      <w:r w:rsidRPr="00E77497">
        <w:rPr>
          <w:rFonts w:ascii="Arial" w:hAnsi="Arial" w:cs="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594A036A" w14:textId="77777777" w:rsidR="004C02EF" w:rsidRPr="00E77497" w:rsidRDefault="004C02EF" w:rsidP="004C02EF">
      <w:pPr>
        <w:pStyle w:val="SyntaxRule"/>
      </w:pPr>
      <w:r w:rsidRPr="00E77497">
        <w:t xml:space="preserve">RegularExpressionBackslashSequence </w:t>
      </w:r>
      <w:r w:rsidRPr="00E77497">
        <w:rPr>
          <w:rFonts w:ascii="Arial" w:hAnsi="Arial" w:cs="Arial"/>
          <w:b/>
          <w:i w:val="0"/>
        </w:rPr>
        <w:t>::</w:t>
      </w:r>
    </w:p>
    <w:p w14:paraId="0771E988" w14:textId="77777777" w:rsidR="004C02EF" w:rsidRPr="00E77497" w:rsidRDefault="004C02EF" w:rsidP="004C02EF">
      <w:pPr>
        <w:pStyle w:val="SyntaxDefinition"/>
      </w:pPr>
      <w:r w:rsidRPr="00E77497">
        <w:rPr>
          <w:rFonts w:ascii="Courier New" w:hAnsi="Courier New"/>
          <w:b/>
          <w:i w:val="0"/>
        </w:rPr>
        <w:t>\</w:t>
      </w:r>
      <w:r w:rsidRPr="00E77497">
        <w:t xml:space="preserve"> RegularExpressionNonTerminator</w:t>
      </w:r>
    </w:p>
    <w:p w14:paraId="3818A8B9" w14:textId="77777777" w:rsidR="004C02EF" w:rsidRPr="00E77497" w:rsidRDefault="004C02EF" w:rsidP="004C02EF">
      <w:pPr>
        <w:pStyle w:val="SyntaxRule"/>
      </w:pPr>
      <w:r w:rsidRPr="00E77497">
        <w:t xml:space="preserve">RegularExpressionNonTerminator </w:t>
      </w:r>
      <w:r w:rsidRPr="00E77497">
        <w:rPr>
          <w:rFonts w:ascii="Arial" w:hAnsi="Arial" w:cs="Arial"/>
          <w:b/>
          <w:i w:val="0"/>
        </w:rPr>
        <w:t>::</w:t>
      </w:r>
    </w:p>
    <w:p w14:paraId="250DA264" w14:textId="77777777" w:rsidR="004C02EF" w:rsidRPr="00E77497" w:rsidRDefault="004C02EF" w:rsidP="004C02EF">
      <w:pPr>
        <w:pStyle w:val="SyntaxDefinition"/>
      </w:pPr>
      <w:r w:rsidRPr="00E77497">
        <w:t>SourceCharacter</w:t>
      </w:r>
      <w:r w:rsidRPr="00E77497">
        <w:rPr>
          <w:rFonts w:ascii="Arial" w:hAnsi="Arial" w:cs="Arial"/>
          <w:b/>
        </w:rPr>
        <w:t xml:space="preserve"> </w:t>
      </w:r>
      <w:r w:rsidRPr="00E77497">
        <w:rPr>
          <w:rFonts w:ascii="Arial" w:hAnsi="Arial" w:cs="Arial"/>
          <w:b/>
          <w:i w:val="0"/>
        </w:rPr>
        <w:t>but not</w:t>
      </w:r>
      <w:r w:rsidRPr="00E77497">
        <w:rPr>
          <w:b/>
        </w:rPr>
        <w:t xml:space="preserve"> </w:t>
      </w:r>
      <w:r w:rsidRPr="00E77497">
        <w:t>LineTerminator</w:t>
      </w:r>
    </w:p>
    <w:p w14:paraId="171BA05C" w14:textId="77777777" w:rsidR="004C02EF" w:rsidRPr="00E77497" w:rsidRDefault="004C02EF" w:rsidP="004C02EF">
      <w:pPr>
        <w:pStyle w:val="SyntaxRule"/>
      </w:pPr>
      <w:r w:rsidRPr="00E77497">
        <w:t xml:space="preserve">RegularExpressionClass </w:t>
      </w:r>
      <w:r w:rsidRPr="00E77497">
        <w:rPr>
          <w:rFonts w:ascii="Arial" w:hAnsi="Arial" w:cs="Arial"/>
          <w:b/>
          <w:i w:val="0"/>
        </w:rPr>
        <w:t>::</w:t>
      </w:r>
    </w:p>
    <w:p w14:paraId="19E3AE95" w14:textId="77777777" w:rsidR="004C02EF" w:rsidRPr="00E77497" w:rsidRDefault="004C02EF" w:rsidP="004C02EF">
      <w:pPr>
        <w:pStyle w:val="SyntaxDefinition"/>
      </w:pPr>
      <w:r w:rsidRPr="00E77497">
        <w:rPr>
          <w:rFonts w:ascii="Courier New" w:hAnsi="Courier New"/>
          <w:b/>
          <w:i w:val="0"/>
        </w:rPr>
        <w:t xml:space="preserve">[ </w:t>
      </w:r>
      <w:r w:rsidRPr="00E77497">
        <w:t>RegularExpressionClassChars</w:t>
      </w:r>
      <w:r w:rsidRPr="00E77497">
        <w:rPr>
          <w:rFonts w:ascii="Courier New" w:hAnsi="Courier New"/>
          <w:b/>
          <w:i w:val="0"/>
        </w:rPr>
        <w:t xml:space="preserve"> ]</w:t>
      </w:r>
    </w:p>
    <w:p w14:paraId="4EAD56B4" w14:textId="77777777" w:rsidR="004C02EF" w:rsidRPr="00E77497" w:rsidRDefault="004C02EF" w:rsidP="004C02EF">
      <w:pPr>
        <w:pStyle w:val="SyntaxRule"/>
      </w:pPr>
      <w:r w:rsidRPr="00E77497">
        <w:t>RegularExpressionClassChars</w:t>
      </w:r>
      <w:r w:rsidRPr="00E77497">
        <w:rPr>
          <w:rFonts w:ascii="Courier New" w:hAnsi="Courier New"/>
          <w:b/>
          <w:i w:val="0"/>
        </w:rPr>
        <w:t xml:space="preserve"> </w:t>
      </w:r>
      <w:r w:rsidRPr="00E77497">
        <w:rPr>
          <w:rFonts w:ascii="Arial" w:hAnsi="Arial" w:cs="Arial"/>
          <w:b/>
          <w:i w:val="0"/>
        </w:rPr>
        <w:t>::</w:t>
      </w:r>
    </w:p>
    <w:p w14:paraId="6AE429A7" w14:textId="77777777" w:rsidR="004C02EF" w:rsidRPr="00E77497" w:rsidRDefault="004C02EF" w:rsidP="004C02EF">
      <w:pPr>
        <w:pStyle w:val="SyntaxDefinition"/>
      </w:pPr>
      <w:r w:rsidRPr="00E77497">
        <w:rPr>
          <w:rFonts w:ascii="Arial" w:hAnsi="Arial" w:cs="Arial"/>
          <w:i w:val="0"/>
          <w:sz w:val="16"/>
        </w:rPr>
        <w:t>[empty]</w:t>
      </w:r>
      <w:r w:rsidRPr="00E77497">
        <w:br/>
        <w:t>RegularExpressionClassChars</w:t>
      </w:r>
      <w:r w:rsidRPr="00E77497">
        <w:rPr>
          <w:rFonts w:ascii="Courier New" w:hAnsi="Courier New"/>
          <w:b/>
          <w:i w:val="0"/>
        </w:rPr>
        <w:t xml:space="preserve"> </w:t>
      </w:r>
      <w:r w:rsidRPr="00E77497">
        <w:t>RegularExpressionClassChar</w:t>
      </w:r>
    </w:p>
    <w:p w14:paraId="4E1EEBF2" w14:textId="77777777" w:rsidR="004C02EF" w:rsidRPr="00E77497" w:rsidRDefault="004C02EF" w:rsidP="004C02EF">
      <w:pPr>
        <w:pStyle w:val="SyntaxRule"/>
      </w:pPr>
      <w:r w:rsidRPr="00E77497">
        <w:t>RegularExpressionClassChar</w:t>
      </w:r>
      <w:r w:rsidRPr="00E77497">
        <w:rPr>
          <w:rFonts w:ascii="Courier New" w:hAnsi="Courier New"/>
          <w:b/>
          <w:i w:val="0"/>
        </w:rPr>
        <w:t xml:space="preserve"> </w:t>
      </w:r>
      <w:r w:rsidRPr="00E77497">
        <w:rPr>
          <w:rFonts w:ascii="Arial" w:hAnsi="Arial" w:cs="Arial"/>
          <w:b/>
          <w:i w:val="0"/>
        </w:rPr>
        <w:t>::</w:t>
      </w:r>
    </w:p>
    <w:p w14:paraId="134E7B8F" w14:textId="77777777" w:rsidR="004C02EF" w:rsidRPr="00E77497" w:rsidRDefault="004C02EF" w:rsidP="004C02EF">
      <w:pPr>
        <w:pStyle w:val="SyntaxDefinition"/>
      </w:pPr>
      <w:r w:rsidRPr="00E77497">
        <w:t>RegularExpressionNonTerminator</w:t>
      </w:r>
      <w:r w:rsidRPr="00E77497">
        <w:rPr>
          <w:b/>
        </w:rPr>
        <w:t xml:space="preserve"> </w:t>
      </w:r>
      <w:r w:rsidRPr="00E77497">
        <w:rPr>
          <w:rFonts w:ascii="Arial" w:hAnsi="Arial" w:cs="Arial"/>
          <w:b/>
          <w:i w:val="0"/>
        </w:rPr>
        <w:t>but not one of</w:t>
      </w:r>
      <w:r w:rsidRPr="00E77497">
        <w:rPr>
          <w:b/>
        </w:rPr>
        <w:t xml:space="preserve"> </w:t>
      </w:r>
      <w:r w:rsidRPr="00E77497">
        <w:rPr>
          <w:rFonts w:ascii="Courier New" w:hAnsi="Courier New" w:cs="Courier New"/>
          <w:b/>
          <w:i w:val="0"/>
        </w:rPr>
        <w:t>]</w:t>
      </w:r>
      <w:r w:rsidRPr="00E77497">
        <w:rPr>
          <w:b/>
        </w:rPr>
        <w:t xml:space="preserve"> </w:t>
      </w:r>
      <w:r w:rsidRPr="00E77497">
        <w:rPr>
          <w:rFonts w:ascii="Arial" w:hAnsi="Arial" w:cs="Arial"/>
          <w:b/>
          <w:i w:val="0"/>
        </w:rPr>
        <w:t>or</w:t>
      </w:r>
      <w:r w:rsidRPr="00E77497">
        <w:rPr>
          <w:b/>
        </w:rPr>
        <w:t xml:space="preserve"> </w:t>
      </w:r>
      <w:r w:rsidRPr="00E77497">
        <w:rPr>
          <w:rFonts w:ascii="Courier New" w:hAnsi="Courier New" w:cs="Courier New"/>
          <w:b/>
          <w:i w:val="0"/>
        </w:rPr>
        <w:t>\</w:t>
      </w:r>
      <w:r w:rsidRPr="00E77497">
        <w:rPr>
          <w:b/>
        </w:rPr>
        <w:br/>
      </w:r>
      <w:r w:rsidRPr="00E77497">
        <w:t>RegularExpressionBackslashSequence</w:t>
      </w:r>
    </w:p>
    <w:p w14:paraId="44E6CBDB" w14:textId="77777777" w:rsidR="004C02EF" w:rsidRPr="00E77497" w:rsidRDefault="004C02EF" w:rsidP="004C02EF">
      <w:pPr>
        <w:pStyle w:val="SyntaxRule"/>
      </w:pPr>
      <w:r w:rsidRPr="00E77497">
        <w:t>RegularExpressionFlags</w:t>
      </w:r>
      <w:r w:rsidRPr="00E77497">
        <w:rPr>
          <w:rFonts w:ascii="Arial" w:hAnsi="Arial" w:cs="Arial"/>
          <w:b/>
        </w:rPr>
        <w:t xml:space="preserve"> </w:t>
      </w:r>
      <w:r w:rsidRPr="00E77497">
        <w:rPr>
          <w:rFonts w:ascii="Arial" w:hAnsi="Arial" w:cs="Arial"/>
          <w:b/>
          <w:i w:val="0"/>
        </w:rPr>
        <w:t>::</w:t>
      </w:r>
    </w:p>
    <w:p w14:paraId="65275F28" w14:textId="77777777" w:rsidR="004C02EF" w:rsidRPr="00E77497" w:rsidRDefault="004C02EF" w:rsidP="004C02EF">
      <w:pPr>
        <w:pStyle w:val="SyntaxDefinition"/>
      </w:pPr>
      <w:r w:rsidRPr="00E77497">
        <w:rPr>
          <w:rFonts w:ascii="Arial" w:hAnsi="Arial" w:cs="Arial"/>
          <w:i w:val="0"/>
          <w:sz w:val="16"/>
        </w:rPr>
        <w:t>[empty]</w:t>
      </w:r>
      <w:r w:rsidRPr="00E77497">
        <w:br/>
        <w:t>RegularExpressionFlags IdentifierPart</w:t>
      </w:r>
    </w:p>
    <w:p w14:paraId="327A7020" w14:textId="77777777" w:rsidR="004C02EF" w:rsidRPr="00E77497" w:rsidRDefault="004C02EF" w:rsidP="004C02EF">
      <w:pPr>
        <w:pStyle w:val="Note"/>
      </w:pPr>
      <w:r w:rsidRPr="00E77497">
        <w:t>NOTE</w:t>
      </w:r>
      <w:r w:rsidRPr="00E77497">
        <w:tab/>
        <w:t xml:space="preserve">Regular expression literals may not be empty; instead of representing an empty regular expression literal, the characters </w:t>
      </w:r>
      <w:r w:rsidRPr="00E77497">
        <w:rPr>
          <w:rFonts w:ascii="Courier New" w:hAnsi="Courier New"/>
          <w:b/>
        </w:rPr>
        <w:t>//</w:t>
      </w:r>
      <w:r w:rsidRPr="00E77497">
        <w:t xml:space="preserve"> start a single-line comment. To specify an empty regular expression, use:  </w:t>
      </w:r>
      <w:r w:rsidRPr="00E77497">
        <w:rPr>
          <w:rFonts w:ascii="Courier New" w:hAnsi="Courier New"/>
          <w:b/>
        </w:rPr>
        <w:t>/(?:)/</w:t>
      </w:r>
      <w:r w:rsidRPr="00E77497">
        <w:t>.</w:t>
      </w:r>
    </w:p>
    <w:p w14:paraId="1E2C595D" w14:textId="77777777" w:rsidR="000611A9" w:rsidRPr="00E77497" w:rsidRDefault="000611A9" w:rsidP="000611A9">
      <w:pPr>
        <w:rPr>
          <w:ins w:id="1944" w:author="Rev 9 Allen Wirfs-Brock" w:date="2012-06-23T17:42:00Z"/>
          <w:rFonts w:ascii="Helvetica" w:hAnsi="Helvetica"/>
          <w:b/>
        </w:rPr>
      </w:pPr>
      <w:ins w:id="1945" w:author="Rev 9 Allen Wirfs-Brock" w:date="2012-06-23T17:42:00Z">
        <w:r w:rsidRPr="00E77497">
          <w:rPr>
            <w:rFonts w:ascii="Helvetica" w:hAnsi="Helvetica"/>
            <w:b/>
          </w:rPr>
          <w:t xml:space="preserve">Static Semantics:  </w:t>
        </w:r>
        <w:r>
          <w:rPr>
            <w:rStyle w:val="bnf"/>
            <w:rFonts w:ascii="Helvetica" w:hAnsi="Helvetica"/>
            <w:b/>
            <w:i w:val="0"/>
          </w:rPr>
          <w:t>BodyText</w:t>
        </w:r>
      </w:ins>
    </w:p>
    <w:p w14:paraId="266D012E" w14:textId="77777777" w:rsidR="000611A9" w:rsidRPr="00E77497" w:rsidRDefault="000611A9" w:rsidP="000611A9">
      <w:pPr>
        <w:rPr>
          <w:ins w:id="1946" w:author="Rev 9 Allen Wirfs-Brock" w:date="2012-06-23T17:44:00Z"/>
        </w:rPr>
      </w:pPr>
      <w:ins w:id="1947" w:author="Rev 9 Allen Wirfs-Brock" w:date="2012-06-23T17:44:00Z">
        <w:r>
          <w:rPr>
            <w:rStyle w:val="bnf"/>
          </w:rPr>
          <w:t>RegularExpressionLiteral</w:t>
        </w:r>
        <w:r w:rsidRPr="00E77497">
          <w:t xml:space="preserve"> </w:t>
        </w:r>
        <w:r w:rsidRPr="00E77497">
          <w:rPr>
            <w:b/>
          </w:rPr>
          <w:t>::</w:t>
        </w:r>
        <w:r w:rsidRPr="00E77497">
          <w:t xml:space="preserve"> </w:t>
        </w:r>
      </w:ins>
      <w:ins w:id="1948" w:author="Rev 9 Allen Wirfs-Brock" w:date="2012-06-23T17:45:00Z">
        <w:r w:rsidRPr="000611A9">
          <w:rPr>
            <w:rFonts w:ascii="Courier New" w:hAnsi="Courier New" w:cs="Courier New"/>
            <w:b/>
          </w:rPr>
          <w:t>/</w:t>
        </w:r>
        <w:r w:rsidRPr="00E77497">
          <w:rPr>
            <w:rFonts w:cs="Arial"/>
            <w:b/>
          </w:rPr>
          <w:t xml:space="preserve"> </w:t>
        </w:r>
        <w:r>
          <w:rPr>
            <w:rStyle w:val="bnf"/>
          </w:rPr>
          <w:t xml:space="preserve">RegularExpressionBody </w:t>
        </w:r>
      </w:ins>
      <w:ins w:id="1949" w:author="Rev 9 Allen Wirfs-Brock" w:date="2012-06-23T17:46:00Z">
        <w:r w:rsidRPr="001E1EC2">
          <w:rPr>
            <w:rFonts w:ascii="Courier New" w:hAnsi="Courier New" w:cs="Courier New"/>
            <w:b/>
          </w:rPr>
          <w:t>/</w:t>
        </w:r>
      </w:ins>
      <w:ins w:id="1950" w:author="Rev 9 Allen Wirfs-Brock" w:date="2012-06-23T17:44:00Z">
        <w:r w:rsidRPr="00E77497">
          <w:t xml:space="preserve"> </w:t>
        </w:r>
      </w:ins>
      <w:ins w:id="1951" w:author="Rev 9 Allen Wirfs-Brock" w:date="2012-06-23T17:46:00Z">
        <w:r>
          <w:rPr>
            <w:rStyle w:val="bnf"/>
          </w:rPr>
          <w:t>RegularExpressionFlags</w:t>
        </w:r>
      </w:ins>
    </w:p>
    <w:p w14:paraId="3ED3049F" w14:textId="77777777" w:rsidR="000611A9" w:rsidRPr="00E77497" w:rsidRDefault="000611A9" w:rsidP="000611A9">
      <w:pPr>
        <w:pStyle w:val="Alg4"/>
        <w:numPr>
          <w:ilvl w:val="0"/>
          <w:numId w:val="891"/>
        </w:numPr>
        <w:spacing w:after="220"/>
        <w:contextualSpacing/>
        <w:rPr>
          <w:ins w:id="1952" w:author="Rev 9 Allen Wirfs-Brock" w:date="2012-06-23T17:44:00Z"/>
        </w:rPr>
      </w:pPr>
      <w:ins w:id="1953" w:author="Rev 9 Allen Wirfs-Brock" w:date="2012-06-23T17:44:00Z">
        <w:r w:rsidRPr="00E77497">
          <w:t xml:space="preserve">Return the </w:t>
        </w:r>
      </w:ins>
      <w:ins w:id="1954" w:author="Rev 9 Allen Wirfs-Brock" w:date="2012-06-23T17:46:00Z">
        <w:r>
          <w:t>source code that was recognized as</w:t>
        </w:r>
      </w:ins>
      <w:ins w:id="1955" w:author="Rev 9 Allen Wirfs-Brock" w:date="2012-06-23T17:44:00Z">
        <w:r w:rsidRPr="00E77497">
          <w:t xml:space="preserve"> </w:t>
        </w:r>
      </w:ins>
      <w:ins w:id="1956" w:author="Rev 9 Allen Wirfs-Brock" w:date="2012-06-23T17:47:00Z">
        <w:r>
          <w:rPr>
            <w:rStyle w:val="bnf"/>
          </w:rPr>
          <w:t>RegularExpressionBody</w:t>
        </w:r>
      </w:ins>
      <w:ins w:id="1957" w:author="Rev 9 Allen Wirfs-Brock" w:date="2012-06-23T17:44:00Z">
        <w:r w:rsidRPr="00E77497">
          <w:t>.</w:t>
        </w:r>
      </w:ins>
    </w:p>
    <w:p w14:paraId="40652978" w14:textId="77777777" w:rsidR="000611A9" w:rsidRPr="00E77497" w:rsidRDefault="000611A9" w:rsidP="000611A9">
      <w:pPr>
        <w:rPr>
          <w:ins w:id="1958" w:author="Rev 9 Allen Wirfs-Brock" w:date="2012-06-23T17:47:00Z"/>
          <w:rFonts w:ascii="Helvetica" w:hAnsi="Helvetica"/>
          <w:b/>
        </w:rPr>
      </w:pPr>
      <w:ins w:id="1959" w:author="Rev 9 Allen Wirfs-Brock" w:date="2012-06-23T17:47:00Z">
        <w:r w:rsidRPr="00E77497">
          <w:rPr>
            <w:rFonts w:ascii="Helvetica" w:hAnsi="Helvetica"/>
            <w:b/>
          </w:rPr>
          <w:t xml:space="preserve">Static Semantics:  </w:t>
        </w:r>
        <w:r>
          <w:rPr>
            <w:rStyle w:val="bnf"/>
            <w:rFonts w:ascii="Helvetica" w:hAnsi="Helvetica"/>
            <w:b/>
            <w:i w:val="0"/>
          </w:rPr>
          <w:t>FlagText</w:t>
        </w:r>
      </w:ins>
    </w:p>
    <w:p w14:paraId="03F4B50B" w14:textId="77777777" w:rsidR="000611A9" w:rsidRPr="00E77497" w:rsidRDefault="000611A9" w:rsidP="000611A9">
      <w:pPr>
        <w:rPr>
          <w:ins w:id="1960" w:author="Rev 9 Allen Wirfs-Brock" w:date="2012-06-23T17:47:00Z"/>
        </w:rPr>
      </w:pPr>
      <w:ins w:id="1961" w:author="Rev 9 Allen Wirfs-Brock" w:date="2012-06-23T17:47:00Z">
        <w:r>
          <w:rPr>
            <w:rStyle w:val="bnf"/>
          </w:rPr>
          <w:t>RegularExpressionLiteral</w:t>
        </w:r>
        <w:r w:rsidRPr="00E77497">
          <w:t xml:space="preserve"> </w:t>
        </w:r>
        <w:r w:rsidRPr="00E77497">
          <w:rPr>
            <w:b/>
          </w:rPr>
          <w:t>::</w:t>
        </w:r>
        <w:r w:rsidRPr="00E77497">
          <w:t xml:space="preserve"> </w:t>
        </w:r>
        <w:r w:rsidRPr="001E1EC2">
          <w:rPr>
            <w:rFonts w:ascii="Courier New" w:hAnsi="Courier New" w:cs="Courier New"/>
            <w:b/>
          </w:rPr>
          <w:t>/</w:t>
        </w:r>
        <w:r w:rsidRPr="00E77497">
          <w:rPr>
            <w:rFonts w:cs="Arial"/>
            <w:b/>
          </w:rPr>
          <w:t xml:space="preserve"> </w:t>
        </w:r>
        <w:r>
          <w:rPr>
            <w:rStyle w:val="bnf"/>
          </w:rPr>
          <w:t xml:space="preserve">RegularExpressionBody </w:t>
        </w:r>
        <w:r w:rsidRPr="001E1EC2">
          <w:rPr>
            <w:rFonts w:ascii="Courier New" w:hAnsi="Courier New" w:cs="Courier New"/>
            <w:b/>
          </w:rPr>
          <w:t>/</w:t>
        </w:r>
        <w:r w:rsidRPr="00E77497">
          <w:t xml:space="preserve"> </w:t>
        </w:r>
        <w:r>
          <w:rPr>
            <w:rStyle w:val="bnf"/>
          </w:rPr>
          <w:t>RegularExpressionFlags</w:t>
        </w:r>
      </w:ins>
    </w:p>
    <w:p w14:paraId="5DD20F4E" w14:textId="77777777" w:rsidR="000611A9" w:rsidRPr="00E77497" w:rsidRDefault="000611A9" w:rsidP="000611A9">
      <w:pPr>
        <w:pStyle w:val="Alg4"/>
        <w:numPr>
          <w:ilvl w:val="0"/>
          <w:numId w:val="892"/>
        </w:numPr>
        <w:spacing w:after="220"/>
        <w:contextualSpacing/>
        <w:rPr>
          <w:ins w:id="1962" w:author="Rev 9 Allen Wirfs-Brock" w:date="2012-06-23T17:47:00Z"/>
        </w:rPr>
      </w:pPr>
      <w:ins w:id="1963" w:author="Rev 9 Allen Wirfs-Brock" w:date="2012-06-23T17:47:00Z">
        <w:r w:rsidRPr="00E77497">
          <w:t xml:space="preserve">Return the </w:t>
        </w:r>
        <w:r>
          <w:t>source code that was recognized as</w:t>
        </w:r>
        <w:r w:rsidRPr="00E77497">
          <w:t xml:space="preserve"> </w:t>
        </w:r>
        <w:r>
          <w:rPr>
            <w:rStyle w:val="bnf"/>
          </w:rPr>
          <w:t>RegularExpression</w:t>
        </w:r>
      </w:ins>
      <w:ins w:id="1964" w:author="Rev 9 Allen Wirfs-Brock" w:date="2012-06-23T17:48:00Z">
        <w:r>
          <w:rPr>
            <w:rStyle w:val="bnf"/>
          </w:rPr>
          <w:t>Flags</w:t>
        </w:r>
      </w:ins>
      <w:ins w:id="1965" w:author="Rev 9 Allen Wirfs-Brock" w:date="2012-06-23T17:47:00Z">
        <w:r w:rsidRPr="00E77497">
          <w:t>.</w:t>
        </w:r>
      </w:ins>
    </w:p>
    <w:p w14:paraId="5EA218E6" w14:textId="77777777" w:rsidR="004C02EF" w:rsidRPr="00E77497" w:rsidDel="00215101" w:rsidRDefault="004C02EF" w:rsidP="004C02EF">
      <w:pPr>
        <w:pStyle w:val="Syntax"/>
        <w:rPr>
          <w:del w:id="1966" w:author="Rev 8 Allen Wirfs-Brock" w:date="2012-05-10T18:43:00Z"/>
        </w:rPr>
      </w:pPr>
      <w:del w:id="1967" w:author="Rev 8 Allen Wirfs-Brock" w:date="2012-05-10T18:43:00Z">
        <w:r w:rsidRPr="00E77497" w:rsidDel="00215101">
          <w:delText>Semantics</w:delText>
        </w:r>
      </w:del>
    </w:p>
    <w:p w14:paraId="0BA2092C" w14:textId="77777777" w:rsidR="004C02EF" w:rsidRPr="00E77497" w:rsidDel="00215101" w:rsidRDefault="004C02EF" w:rsidP="004C02EF">
      <w:pPr>
        <w:rPr>
          <w:del w:id="1968" w:author="Rev 8 Allen Wirfs-Brock" w:date="2012-05-10T18:43:00Z"/>
        </w:rPr>
      </w:pPr>
      <w:del w:id="1969" w:author="Rev 8 Allen Wirfs-Brock" w:date="2012-05-10T18:43:00Z">
        <w:r w:rsidRPr="00E77497" w:rsidDel="00215101">
          <w:delText xml:space="preserve">A regular expression literal evaluates to a value of the Object type that is an instance of the standard built-in constructor RegExp. This value is determined in two steps: first, the characters comprising the regular expression's </w:delText>
        </w:r>
        <w:r w:rsidRPr="00E77497" w:rsidDel="00215101">
          <w:rPr>
            <w:rFonts w:ascii="Times New Roman" w:hAnsi="Times New Roman"/>
            <w:i/>
          </w:rPr>
          <w:delText>RegularExpressionBody</w:delText>
        </w:r>
        <w:r w:rsidRPr="00E77497" w:rsidDel="00215101">
          <w:delText xml:space="preserve"> and </w:delText>
        </w:r>
        <w:r w:rsidRPr="00E77497" w:rsidDel="00215101">
          <w:rPr>
            <w:rFonts w:ascii="Times New Roman" w:hAnsi="Times New Roman"/>
            <w:i/>
          </w:rPr>
          <w:delText>RegularExpressionFlags</w:delText>
        </w:r>
        <w:r w:rsidRPr="00E77497" w:rsidDel="00215101">
          <w:delText xml:space="preserve"> production expansions are collected uninterpreted into two Strings Pattern and Flags, respectively. Then each time the literal is evaluated, a new object is created as if by the expression </w:delText>
        </w:r>
        <w:r w:rsidRPr="00E77497" w:rsidDel="00215101">
          <w:rPr>
            <w:rFonts w:ascii="Courier New" w:hAnsi="Courier New"/>
            <w:b/>
          </w:rPr>
          <w:delText>new RegExp(</w:delText>
        </w:r>
        <w:r w:rsidRPr="00E77497" w:rsidDel="00215101">
          <w:rPr>
            <w:rFonts w:ascii="Courier New" w:hAnsi="Courier New"/>
          </w:rPr>
          <w:delText>Pattern, Flags</w:delText>
        </w:r>
        <w:r w:rsidRPr="00E77497" w:rsidDel="00215101">
          <w:rPr>
            <w:rFonts w:ascii="Courier New" w:hAnsi="Courier New"/>
            <w:b/>
          </w:rPr>
          <w:delText>)</w:delText>
        </w:r>
        <w:r w:rsidRPr="00E77497" w:rsidDel="00215101">
          <w:delText xml:space="preserve"> where RegExp is the standard built-in constructor with that name. The newly constructed object becomes the value of the </w:delText>
        </w:r>
        <w:r w:rsidRPr="00E77497" w:rsidDel="00215101">
          <w:rPr>
            <w:rFonts w:ascii="Times New Roman" w:hAnsi="Times New Roman"/>
            <w:i/>
          </w:rPr>
          <w:delText>RegularExpressionLiteral</w:delText>
        </w:r>
        <w:r w:rsidRPr="00E77497" w:rsidDel="00215101">
          <w:delText xml:space="preserve">. If the call to </w:delText>
        </w:r>
        <w:r w:rsidRPr="00E77497" w:rsidDel="00215101">
          <w:rPr>
            <w:rFonts w:ascii="Courier New" w:hAnsi="Courier New"/>
            <w:b/>
          </w:rPr>
          <w:delText>new RegExp</w:delText>
        </w:r>
        <w:r w:rsidRPr="00E77497" w:rsidDel="00215101">
          <w:delText xml:space="preserve"> would generate an error as specified in 15.10.4.1, the error must be treated as an early error (Clause 16).</w:delText>
        </w:r>
      </w:del>
    </w:p>
    <w:p w14:paraId="624699C0" w14:textId="77777777" w:rsidR="00B6358F" w:rsidRPr="00E77497" w:rsidRDefault="00B6358F" w:rsidP="00B6358F">
      <w:pPr>
        <w:pStyle w:val="30"/>
        <w:numPr>
          <w:ilvl w:val="0"/>
          <w:numId w:val="0"/>
        </w:numPr>
        <w:rPr>
          <w:ins w:id="1970" w:author="Rev 9 Allen Wirfs-Brock" w:date="2012-06-24T14:19:00Z"/>
        </w:rPr>
      </w:pPr>
      <w:bookmarkStart w:id="1971" w:name="_Ref463859562"/>
      <w:bookmarkStart w:id="1972" w:name="_Toc472818770"/>
      <w:bookmarkStart w:id="1973" w:name="_Toc235503323"/>
      <w:bookmarkStart w:id="1974" w:name="_Toc241509098"/>
      <w:bookmarkStart w:id="1975" w:name="_Toc244416585"/>
      <w:bookmarkStart w:id="1976" w:name="_Toc276630949"/>
      <w:bookmarkStart w:id="1977" w:name="_Toc336509418"/>
      <w:ins w:id="1978" w:author="Rev 9 Allen Wirfs-Brock" w:date="2012-06-24T14:19:00Z">
        <w:r w:rsidRPr="00E77497">
          <w:t>7.8.</w:t>
        </w:r>
        <w:r>
          <w:t>6</w:t>
        </w:r>
        <w:r w:rsidRPr="00E77497">
          <w:tab/>
        </w:r>
        <w:del w:id="1979" w:author="Rev 10 Allen Wirfs-Brock" w:date="2012-07-29T11:24:00Z">
          <w:r w:rsidDel="00387B31">
            <w:delText>Quasi</w:delText>
          </w:r>
        </w:del>
      </w:ins>
      <w:ins w:id="1980" w:author="Rev 10 Allen Wirfs-Brock" w:date="2012-07-29T11:24:00Z">
        <w:r w:rsidR="00387B31">
          <w:t xml:space="preserve">Template </w:t>
        </w:r>
      </w:ins>
      <w:ins w:id="1981" w:author="Rev 9 Allen Wirfs-Brock" w:date="2012-06-24T14:19:00Z">
        <w:del w:id="1982" w:author="Rev 10 Allen Wirfs-Brock" w:date="2012-07-29T11:25:00Z">
          <w:r w:rsidRPr="00E77497" w:rsidDel="00387B31">
            <w:delText xml:space="preserve"> </w:delText>
          </w:r>
        </w:del>
        <w:r w:rsidRPr="00E77497">
          <w:t>Literal</w:t>
        </w:r>
        <w:r>
          <w:t xml:space="preserve"> Lexical Comp</w:t>
        </w:r>
      </w:ins>
      <w:ins w:id="1983" w:author="Rev 9 Allen Wirfs-Brock" w:date="2012-07-06T09:33:00Z">
        <w:r w:rsidR="002C1B8F">
          <w:t>o</w:t>
        </w:r>
      </w:ins>
      <w:ins w:id="1984" w:author="Rev 9 Allen Wirfs-Brock" w:date="2012-06-24T14:19:00Z">
        <w:r>
          <w:t>nents</w:t>
        </w:r>
        <w:bookmarkEnd w:id="1977"/>
      </w:ins>
    </w:p>
    <w:p w14:paraId="49854081" w14:textId="77777777" w:rsidR="00B6358F" w:rsidRPr="00E77497" w:rsidRDefault="00B6358F" w:rsidP="00B6358F">
      <w:pPr>
        <w:pStyle w:val="Syntax"/>
        <w:rPr>
          <w:ins w:id="1985" w:author="Rev 9 Allen Wirfs-Brock" w:date="2012-06-24T14:19:00Z"/>
        </w:rPr>
      </w:pPr>
      <w:ins w:id="1986" w:author="Rev 9 Allen Wirfs-Brock" w:date="2012-06-24T14:19:00Z">
        <w:del w:id="1987" w:author="Rev 10 Allen Wirfs-Brock" w:date="2012-07-09T09:20:00Z">
          <w:r w:rsidRPr="00E77497" w:rsidDel="00926405">
            <w:delText>7.9</w:delText>
          </w:r>
          <w:r w:rsidRPr="00E77497" w:rsidDel="00926405">
            <w:tab/>
          </w:r>
        </w:del>
        <w:r w:rsidRPr="00E77497">
          <w:t>Syntax</w:t>
        </w:r>
      </w:ins>
    </w:p>
    <w:p w14:paraId="180861F8" w14:textId="77777777" w:rsidR="00B6358F" w:rsidRPr="00E77497" w:rsidRDefault="00B6358F" w:rsidP="00B6358F">
      <w:pPr>
        <w:pStyle w:val="SyntaxRule"/>
        <w:rPr>
          <w:ins w:id="1988" w:author="Rev 9 Allen Wirfs-Brock" w:date="2012-06-24T14:19:00Z"/>
        </w:rPr>
      </w:pPr>
      <w:ins w:id="1989" w:author="Rev 9 Allen Wirfs-Brock" w:date="2012-06-24T14:19:00Z">
        <w:del w:id="1990" w:author="Rev 10 Allen Wirfs-Brock" w:date="2012-07-29T11:20:00Z">
          <w:r w:rsidDel="00387B31">
            <w:delText>Quasi</w:delText>
          </w:r>
        </w:del>
      </w:ins>
      <w:ins w:id="1991" w:author="Rev 10 Allen Wirfs-Brock" w:date="2012-07-29T11:20:00Z">
        <w:r w:rsidR="00387B31">
          <w:t>Template</w:t>
        </w:r>
      </w:ins>
      <w:ins w:id="1992" w:author="Rev 9 Allen Wirfs-Brock" w:date="2012-06-24T14:19:00Z">
        <w:r>
          <w:t xml:space="preserve"> </w:t>
        </w:r>
        <w:r w:rsidRPr="00E77497">
          <w:rPr>
            <w:rFonts w:ascii="Arial" w:hAnsi="Arial" w:cs="Arial"/>
            <w:b/>
            <w:i w:val="0"/>
          </w:rPr>
          <w:t>::</w:t>
        </w:r>
      </w:ins>
    </w:p>
    <w:p w14:paraId="14A3170D" w14:textId="77777777" w:rsidR="00B6358F" w:rsidRPr="00B43B49" w:rsidRDefault="005F297D" w:rsidP="00B6358F">
      <w:pPr>
        <w:pStyle w:val="SyntaxDefinition"/>
        <w:rPr>
          <w:ins w:id="1993" w:author="Rev 9 Allen Wirfs-Brock" w:date="2012-06-24T14:22:00Z"/>
          <w:i w:val="0"/>
        </w:rPr>
      </w:pPr>
      <w:ins w:id="1994" w:author="Rev 9 Allen Wirfs-Brock" w:date="2012-06-24T14:24:00Z">
        <w:del w:id="1995" w:author="Rev 10 Allen Wirfs-Brock" w:date="2012-07-29T11:19:00Z">
          <w:r w:rsidDel="00387B31">
            <w:delText>FullQuasi</w:delText>
          </w:r>
        </w:del>
      </w:ins>
      <w:ins w:id="1996" w:author="Rev 10 Allen Wirfs-Brock" w:date="2012-07-29T11:19:00Z">
        <w:r w:rsidR="00387B31">
          <w:t>NoSubstitutionTe</w:t>
        </w:r>
      </w:ins>
      <w:ins w:id="1997" w:author="Rev 10 Allen Wirfs-Brock" w:date="2012-07-29T11:20:00Z">
        <w:r w:rsidR="00387B31">
          <w:t>m</w:t>
        </w:r>
      </w:ins>
      <w:ins w:id="1998" w:author="Rev 10 Allen Wirfs-Brock" w:date="2012-07-29T11:19:00Z">
        <w:r w:rsidR="00387B31">
          <w:t>plate</w:t>
        </w:r>
      </w:ins>
      <w:ins w:id="1999" w:author="Rev 9 Allen Wirfs-Brock" w:date="2012-06-24T14:22:00Z">
        <w:r w:rsidR="00B6358F" w:rsidRPr="00E77497">
          <w:rPr>
            <w:b/>
          </w:rPr>
          <w:t xml:space="preserve"> </w:t>
        </w:r>
        <w:r w:rsidR="00B6358F" w:rsidRPr="00E77497">
          <w:rPr>
            <w:rFonts w:ascii="Courier New" w:hAnsi="Courier New"/>
            <w:b/>
            <w:i w:val="0"/>
          </w:rPr>
          <w:br/>
        </w:r>
      </w:ins>
      <w:ins w:id="2000" w:author="Rev 9 Allen Wirfs-Brock" w:date="2012-06-24T14:24:00Z">
        <w:del w:id="2001" w:author="Rev 10 Allen Wirfs-Brock" w:date="2012-07-29T11:19:00Z">
          <w:r w:rsidRPr="008B6A17" w:rsidDel="00387B31">
            <w:delText>Quasi</w:delText>
          </w:r>
        </w:del>
      </w:ins>
      <w:ins w:id="2002" w:author="Rev 10 Allen Wirfs-Brock" w:date="2012-07-29T11:19:00Z">
        <w:r w:rsidR="00387B31">
          <w:t>Template</w:t>
        </w:r>
      </w:ins>
      <w:ins w:id="2003" w:author="Rev 9 Allen Wirfs-Brock" w:date="2012-06-24T14:24:00Z">
        <w:r w:rsidRPr="008B6A17">
          <w:t>Head</w:t>
        </w:r>
      </w:ins>
    </w:p>
    <w:p w14:paraId="4FB80ACA" w14:textId="77777777" w:rsidR="005F297D" w:rsidRPr="00B43B49" w:rsidRDefault="005F297D" w:rsidP="005F297D">
      <w:pPr>
        <w:pStyle w:val="SyntaxRule"/>
        <w:rPr>
          <w:ins w:id="2004" w:author="Rev 9 Allen Wirfs-Brock" w:date="2012-06-24T14:26:00Z"/>
          <w:i w:val="0"/>
        </w:rPr>
      </w:pPr>
      <w:ins w:id="2005" w:author="Rev 9 Allen Wirfs-Brock" w:date="2012-06-24T14:26:00Z">
        <w:del w:id="2006" w:author="Rev 10 Allen Wirfs-Brock" w:date="2012-07-29T11:19:00Z">
          <w:r w:rsidRPr="008B6A17" w:rsidDel="00387B31">
            <w:delText>FullQuasi</w:delText>
          </w:r>
        </w:del>
      </w:ins>
      <w:ins w:id="2007" w:author="Rev 10 Allen Wirfs-Brock" w:date="2012-07-29T11:19:00Z">
        <w:r w:rsidR="00387B31">
          <w:t>NoSubstitutionTemplate</w:t>
        </w:r>
      </w:ins>
      <w:ins w:id="2008" w:author="Rev 9 Allen Wirfs-Brock" w:date="2012-06-24T14:26:00Z">
        <w:r w:rsidRPr="00B43B49">
          <w:rPr>
            <w:i w:val="0"/>
          </w:rPr>
          <w:t xml:space="preserve"> </w:t>
        </w:r>
        <w:r w:rsidRPr="008B6A17">
          <w:rPr>
            <w:rFonts w:ascii="Arial" w:hAnsi="Arial" w:cs="Arial"/>
            <w:b/>
            <w:i w:val="0"/>
          </w:rPr>
          <w:t>::</w:t>
        </w:r>
      </w:ins>
    </w:p>
    <w:p w14:paraId="6282C2A5" w14:textId="77777777" w:rsidR="005F297D" w:rsidRPr="00E77497" w:rsidRDefault="005F297D" w:rsidP="005F297D">
      <w:pPr>
        <w:pStyle w:val="SyntaxDefinition"/>
        <w:rPr>
          <w:ins w:id="2009" w:author="Rev 9 Allen Wirfs-Brock" w:date="2012-06-24T14:26:00Z"/>
        </w:rPr>
      </w:pPr>
      <w:ins w:id="2010" w:author="Rev 9 Allen Wirfs-Brock" w:date="2012-06-24T14:26:00Z">
        <w:r w:rsidRPr="00B43B49">
          <w:rPr>
            <w:rFonts w:ascii="Courier New" w:hAnsi="Courier New" w:cs="Courier New"/>
            <w:b/>
            <w:i w:val="0"/>
          </w:rPr>
          <w:t>`</w:t>
        </w:r>
      </w:ins>
      <w:ins w:id="2011" w:author="Rev 9 Allen Wirfs-Brock" w:date="2012-06-24T15:29:00Z">
        <w:r w:rsidR="008B6A17">
          <w:t xml:space="preserve"> </w:t>
        </w:r>
        <w:del w:id="2012" w:author="Rev 10 Allen Wirfs-Brock" w:date="2012-07-29T11:18:00Z">
          <w:r w:rsidR="008B6A17" w:rsidDel="005C6707">
            <w:delText>Quasi</w:delText>
          </w:r>
        </w:del>
      </w:ins>
      <w:ins w:id="2013" w:author="Rev 10 Allen Wirfs-Brock" w:date="2012-07-29T11:18:00Z">
        <w:r w:rsidR="005C6707">
          <w:t>Template</w:t>
        </w:r>
      </w:ins>
      <w:ins w:id="2014" w:author="Rev 9 Allen Wirfs-Brock" w:date="2012-06-24T15:29:00Z">
        <w:r w:rsidR="008B6A17">
          <w:t>Characters</w:t>
        </w:r>
      </w:ins>
      <w:ins w:id="2015" w:author="Rev 9 Allen Wirfs-Brock" w:date="2012-06-24T15:31:00Z">
        <w:r w:rsidR="008B6A17" w:rsidRPr="00E77497">
          <w:rPr>
            <w:rFonts w:ascii="Arial" w:hAnsi="Arial"/>
            <w:i w:val="0"/>
            <w:vertAlign w:val="subscript"/>
          </w:rPr>
          <w:t>opt</w:t>
        </w:r>
      </w:ins>
      <w:ins w:id="2016" w:author="Rev 9 Allen Wirfs-Brock" w:date="2012-06-24T15:29:00Z">
        <w:r w:rsidR="008B6A17">
          <w:t xml:space="preserve"> </w:t>
        </w:r>
        <w:r w:rsidR="008B6A17" w:rsidRPr="00B43B49">
          <w:rPr>
            <w:rFonts w:ascii="Courier New" w:hAnsi="Courier New" w:cs="Courier New"/>
            <w:b/>
            <w:i w:val="0"/>
          </w:rPr>
          <w:t>`</w:t>
        </w:r>
      </w:ins>
      <w:ins w:id="2017" w:author="Rev 9 Allen Wirfs-Brock" w:date="2012-06-24T14:26:00Z">
        <w:r>
          <w:t xml:space="preserve"> </w:t>
        </w:r>
      </w:ins>
    </w:p>
    <w:p w14:paraId="4D7216EC" w14:textId="77777777" w:rsidR="008B6A17" w:rsidRPr="001E1EC2" w:rsidRDefault="008B6A17" w:rsidP="008B6A17">
      <w:pPr>
        <w:pStyle w:val="SyntaxRule"/>
        <w:rPr>
          <w:ins w:id="2018" w:author="Rev 9 Allen Wirfs-Brock" w:date="2012-06-24T15:32:00Z"/>
          <w:i w:val="0"/>
        </w:rPr>
      </w:pPr>
      <w:ins w:id="2019" w:author="Rev 9 Allen Wirfs-Brock" w:date="2012-06-24T15:32:00Z">
        <w:del w:id="2020" w:author="Rev 10 Allen Wirfs-Brock" w:date="2012-07-29T11:18:00Z">
          <w:r w:rsidRPr="00B43B49" w:rsidDel="005C6707">
            <w:delText>Quasi</w:delText>
          </w:r>
        </w:del>
      </w:ins>
      <w:ins w:id="2021" w:author="Rev 10 Allen Wirfs-Brock" w:date="2012-07-29T11:18:00Z">
        <w:r w:rsidR="005C6707">
          <w:t>Template</w:t>
        </w:r>
      </w:ins>
      <w:ins w:id="2022" w:author="Rev 9 Allen Wirfs-Brock" w:date="2012-06-24T15:32:00Z">
        <w:r>
          <w:t>Head</w:t>
        </w:r>
        <w:r w:rsidRPr="001E1EC2">
          <w:rPr>
            <w:i w:val="0"/>
          </w:rPr>
          <w:t xml:space="preserve"> </w:t>
        </w:r>
        <w:r w:rsidRPr="008B6A17">
          <w:rPr>
            <w:rFonts w:ascii="Arial" w:hAnsi="Arial" w:cs="Arial"/>
            <w:b/>
            <w:i w:val="0"/>
          </w:rPr>
          <w:t>::</w:t>
        </w:r>
      </w:ins>
    </w:p>
    <w:p w14:paraId="2CE6338D" w14:textId="77777777" w:rsidR="008B6A17" w:rsidRPr="00E77497" w:rsidRDefault="008B6A17" w:rsidP="008B6A17">
      <w:pPr>
        <w:pStyle w:val="SyntaxDefinition"/>
        <w:rPr>
          <w:ins w:id="2023" w:author="Rev 9 Allen Wirfs-Brock" w:date="2012-06-24T15:32:00Z"/>
        </w:rPr>
      </w:pPr>
      <w:ins w:id="2024" w:author="Rev 9 Allen Wirfs-Brock" w:date="2012-06-24T15:32:00Z">
        <w:r w:rsidRPr="001E1EC2">
          <w:rPr>
            <w:rFonts w:ascii="Courier New" w:hAnsi="Courier New" w:cs="Courier New"/>
            <w:b/>
            <w:i w:val="0"/>
          </w:rPr>
          <w:t>`</w:t>
        </w:r>
        <w:r>
          <w:t xml:space="preserve"> </w:t>
        </w:r>
        <w:del w:id="2025" w:author="Rev 10 Allen Wirfs-Brock" w:date="2012-07-29T11:18:00Z">
          <w:r w:rsidDel="005C6707">
            <w:delText>Quasi</w:delText>
          </w:r>
        </w:del>
      </w:ins>
      <w:ins w:id="2026" w:author="Rev 10 Allen Wirfs-Brock" w:date="2012-07-29T11:18:00Z">
        <w:r w:rsidR="005C6707">
          <w:t>Template</w:t>
        </w:r>
      </w:ins>
      <w:ins w:id="2027" w:author="Rev 9 Allen Wirfs-Brock" w:date="2012-06-24T15:32:00Z">
        <w:r>
          <w:t>Characters</w:t>
        </w:r>
        <w:r w:rsidRPr="00E77497">
          <w:rPr>
            <w:rFonts w:ascii="Arial" w:hAnsi="Arial"/>
            <w:i w:val="0"/>
            <w:vertAlign w:val="subscript"/>
          </w:rPr>
          <w:t>opt</w:t>
        </w:r>
        <w:r>
          <w:t xml:space="preserve"> </w:t>
        </w:r>
      </w:ins>
      <w:ins w:id="2028" w:author="Rev 9 Allen Wirfs-Brock" w:date="2012-06-24T15:49:00Z">
        <w:r w:rsidR="00B43B49">
          <w:rPr>
            <w:rFonts w:ascii="Courier New" w:hAnsi="Courier New" w:cs="Courier New"/>
            <w:b/>
            <w:i w:val="0"/>
          </w:rPr>
          <w:t>$</w:t>
        </w:r>
      </w:ins>
      <w:ins w:id="2029" w:author="Rev 9 Allen Wirfs-Brock" w:date="2012-06-26T15:07:00Z">
        <w:r w:rsidR="000D671D">
          <w:rPr>
            <w:rFonts w:ascii="Courier New" w:hAnsi="Courier New" w:cs="Courier New"/>
            <w:b/>
            <w:i w:val="0"/>
          </w:rPr>
          <w:t>{</w:t>
        </w:r>
      </w:ins>
      <w:ins w:id="2030" w:author="Rev 9 Allen Wirfs-Brock" w:date="2012-06-24T15:32:00Z">
        <w:r>
          <w:t xml:space="preserve"> </w:t>
        </w:r>
      </w:ins>
    </w:p>
    <w:p w14:paraId="16547D92" w14:textId="77777777" w:rsidR="008B6A17" w:rsidRPr="00E77497" w:rsidRDefault="008B6A17" w:rsidP="008B6A17">
      <w:pPr>
        <w:pStyle w:val="SyntaxRule"/>
        <w:rPr>
          <w:ins w:id="2031" w:author="Rev 9 Allen Wirfs-Brock" w:date="2012-06-24T15:35:00Z"/>
        </w:rPr>
      </w:pPr>
      <w:ins w:id="2032" w:author="Rev 9 Allen Wirfs-Brock" w:date="2012-06-24T15:35:00Z">
        <w:del w:id="2033" w:author="Rev 10 Allen Wirfs-Brock" w:date="2012-07-29T11:17:00Z">
          <w:r w:rsidDel="005C6707">
            <w:delText>Quasi</w:delText>
          </w:r>
        </w:del>
      </w:ins>
      <w:ins w:id="2034" w:author="Rev 10 Allen Wirfs-Brock" w:date="2012-07-29T11:17:00Z">
        <w:r w:rsidR="005C6707">
          <w:t>Template</w:t>
        </w:r>
      </w:ins>
      <w:ins w:id="2035" w:author="Rev 9 Allen Wirfs-Brock" w:date="2012-06-24T15:35:00Z">
        <w:r>
          <w:t xml:space="preserve">SubstitutionTail </w:t>
        </w:r>
        <w:r w:rsidRPr="00E77497">
          <w:rPr>
            <w:rFonts w:ascii="Arial" w:hAnsi="Arial" w:cs="Arial"/>
            <w:b/>
            <w:i w:val="0"/>
          </w:rPr>
          <w:t>::</w:t>
        </w:r>
      </w:ins>
    </w:p>
    <w:p w14:paraId="4261F93E" w14:textId="77777777" w:rsidR="008B6A17" w:rsidRPr="001E1EC2" w:rsidRDefault="008B6A17" w:rsidP="008B6A17">
      <w:pPr>
        <w:pStyle w:val="SyntaxDefinition"/>
        <w:rPr>
          <w:ins w:id="2036" w:author="Rev 9 Allen Wirfs-Brock" w:date="2012-06-24T15:35:00Z"/>
          <w:i w:val="0"/>
        </w:rPr>
      </w:pPr>
      <w:ins w:id="2037" w:author="Rev 9 Allen Wirfs-Brock" w:date="2012-06-24T15:35:00Z">
        <w:del w:id="2038" w:author="Rev 10 Allen Wirfs-Brock" w:date="2012-07-29T11:17:00Z">
          <w:r w:rsidDel="005C6707">
            <w:delText>Quasi</w:delText>
          </w:r>
        </w:del>
      </w:ins>
      <w:ins w:id="2039" w:author="Rev 10 Allen Wirfs-Brock" w:date="2012-07-29T11:17:00Z">
        <w:r w:rsidR="005C6707">
          <w:t>Template</w:t>
        </w:r>
      </w:ins>
      <w:ins w:id="2040" w:author="Rev 9 Allen Wirfs-Brock" w:date="2012-06-24T15:35:00Z">
        <w:r>
          <w:t>Middle</w:t>
        </w:r>
        <w:r w:rsidRPr="00E77497">
          <w:rPr>
            <w:b/>
          </w:rPr>
          <w:t xml:space="preserve"> </w:t>
        </w:r>
      </w:ins>
      <w:ins w:id="2041" w:author="Rev 9 Allen Wirfs-Brock" w:date="2012-06-24T16:05:00Z">
        <w:r w:rsidR="00576D5A">
          <w:rPr>
            <w:b/>
          </w:rPr>
          <w:br/>
        </w:r>
      </w:ins>
      <w:ins w:id="2042" w:author="Rev 9 Allen Wirfs-Brock" w:date="2012-06-24T16:06:00Z">
        <w:del w:id="2043" w:author="Rev 10 Allen Wirfs-Brock" w:date="2012-07-29T11:17:00Z">
          <w:r w:rsidR="00576D5A" w:rsidDel="005C6707">
            <w:delText>Quasi</w:delText>
          </w:r>
        </w:del>
      </w:ins>
      <w:ins w:id="2044" w:author="Rev 10 Allen Wirfs-Brock" w:date="2012-07-29T11:17:00Z">
        <w:r w:rsidR="005C6707">
          <w:t>Template</w:t>
        </w:r>
      </w:ins>
      <w:ins w:id="2045" w:author="Rev 9 Allen Wirfs-Brock" w:date="2012-06-24T16:06:00Z">
        <w:r w:rsidR="00576D5A">
          <w:t>Tail</w:t>
        </w:r>
      </w:ins>
    </w:p>
    <w:p w14:paraId="43A3A9FF" w14:textId="77777777" w:rsidR="00576D5A" w:rsidRPr="001E1EC2" w:rsidRDefault="00576D5A" w:rsidP="00576D5A">
      <w:pPr>
        <w:pStyle w:val="SyntaxRule"/>
        <w:rPr>
          <w:ins w:id="2046" w:author="Rev 9 Allen Wirfs-Brock" w:date="2012-06-24T16:07:00Z"/>
          <w:i w:val="0"/>
        </w:rPr>
      </w:pPr>
      <w:ins w:id="2047" w:author="Rev 9 Allen Wirfs-Brock" w:date="2012-06-24T16:07:00Z">
        <w:del w:id="2048" w:author="Rev 10 Allen Wirfs-Brock" w:date="2012-07-29T11:17:00Z">
          <w:r w:rsidRPr="001E1EC2" w:rsidDel="005C6707">
            <w:delText>Quasi</w:delText>
          </w:r>
        </w:del>
      </w:ins>
      <w:ins w:id="2049" w:author="Rev 10 Allen Wirfs-Brock" w:date="2012-07-29T11:17:00Z">
        <w:r w:rsidR="005C6707">
          <w:t>Template</w:t>
        </w:r>
      </w:ins>
      <w:ins w:id="2050" w:author="Rev 9 Allen Wirfs-Brock" w:date="2012-06-24T16:07:00Z">
        <w:r>
          <w:t>Middle</w:t>
        </w:r>
        <w:r w:rsidRPr="001E1EC2">
          <w:rPr>
            <w:i w:val="0"/>
          </w:rPr>
          <w:t xml:space="preserve"> </w:t>
        </w:r>
        <w:r w:rsidRPr="008B6A17">
          <w:rPr>
            <w:rFonts w:ascii="Arial" w:hAnsi="Arial" w:cs="Arial"/>
            <w:b/>
            <w:i w:val="0"/>
          </w:rPr>
          <w:t>::</w:t>
        </w:r>
      </w:ins>
    </w:p>
    <w:p w14:paraId="78BD79BE" w14:textId="77777777" w:rsidR="00576D5A" w:rsidRPr="00E77497" w:rsidRDefault="00576D5A" w:rsidP="00576D5A">
      <w:pPr>
        <w:pStyle w:val="SyntaxDefinition"/>
        <w:rPr>
          <w:ins w:id="2051" w:author="Rev 9 Allen Wirfs-Brock" w:date="2012-06-24T16:07:00Z"/>
        </w:rPr>
      </w:pPr>
      <w:ins w:id="2052" w:author="Rev 9 Allen Wirfs-Brock" w:date="2012-06-24T16:07:00Z">
        <w:r>
          <w:rPr>
            <w:rFonts w:ascii="Courier New" w:hAnsi="Courier New" w:cs="Courier New"/>
            <w:b/>
            <w:i w:val="0"/>
          </w:rPr>
          <w:t>}</w:t>
        </w:r>
        <w:r>
          <w:t xml:space="preserve"> </w:t>
        </w:r>
        <w:del w:id="2053" w:author="Rev 10 Allen Wirfs-Brock" w:date="2012-07-29T11:17:00Z">
          <w:r w:rsidDel="005C6707">
            <w:delText>Quasi</w:delText>
          </w:r>
        </w:del>
      </w:ins>
      <w:ins w:id="2054" w:author="Rev 10 Allen Wirfs-Brock" w:date="2012-07-29T11:17:00Z">
        <w:r w:rsidR="005C6707">
          <w:t>Template</w:t>
        </w:r>
      </w:ins>
      <w:ins w:id="2055" w:author="Rev 9 Allen Wirfs-Brock" w:date="2012-06-24T16:07:00Z">
        <w:r>
          <w:t>Characters</w:t>
        </w:r>
        <w:r w:rsidRPr="00E77497">
          <w:rPr>
            <w:rFonts w:ascii="Arial" w:hAnsi="Arial"/>
            <w:i w:val="0"/>
            <w:vertAlign w:val="subscript"/>
          </w:rPr>
          <w:t>opt</w:t>
        </w:r>
        <w:r>
          <w:t xml:space="preserve"> </w:t>
        </w:r>
        <w:r>
          <w:rPr>
            <w:rFonts w:ascii="Courier New" w:hAnsi="Courier New" w:cs="Courier New"/>
            <w:b/>
            <w:i w:val="0"/>
          </w:rPr>
          <w:t>$</w:t>
        </w:r>
      </w:ins>
      <w:ins w:id="2056" w:author="Rev 9 Allen Wirfs-Brock" w:date="2012-06-26T15:07:00Z">
        <w:r w:rsidR="000D671D">
          <w:rPr>
            <w:rFonts w:ascii="Courier New" w:hAnsi="Courier New" w:cs="Courier New"/>
            <w:b/>
            <w:i w:val="0"/>
          </w:rPr>
          <w:t>{</w:t>
        </w:r>
      </w:ins>
      <w:ins w:id="2057" w:author="Rev 9 Allen Wirfs-Brock" w:date="2012-06-24T16:07:00Z">
        <w:r>
          <w:t xml:space="preserve"> </w:t>
        </w:r>
      </w:ins>
    </w:p>
    <w:p w14:paraId="17F473A0" w14:textId="77777777" w:rsidR="00E32DB2" w:rsidRPr="001E1EC2" w:rsidRDefault="00E32DB2" w:rsidP="00E32DB2">
      <w:pPr>
        <w:pStyle w:val="SyntaxRule"/>
        <w:rPr>
          <w:ins w:id="2058" w:author="Rev 9 Allen Wirfs-Brock" w:date="2012-06-24T15:40:00Z"/>
          <w:i w:val="0"/>
        </w:rPr>
      </w:pPr>
      <w:ins w:id="2059" w:author="Rev 9 Allen Wirfs-Brock" w:date="2012-06-24T15:40:00Z">
        <w:del w:id="2060" w:author="Rev 10 Allen Wirfs-Brock" w:date="2012-07-29T11:17:00Z">
          <w:r w:rsidRPr="001E1EC2" w:rsidDel="005C6707">
            <w:delText>Quasi</w:delText>
          </w:r>
        </w:del>
      </w:ins>
      <w:ins w:id="2061" w:author="Rev 10 Allen Wirfs-Brock" w:date="2012-07-29T11:17:00Z">
        <w:r w:rsidR="005C6707">
          <w:t>Template</w:t>
        </w:r>
      </w:ins>
      <w:ins w:id="2062" w:author="Rev 9 Allen Wirfs-Brock" w:date="2012-06-24T15:40:00Z">
        <w:r>
          <w:t>Tail</w:t>
        </w:r>
        <w:r w:rsidRPr="001E1EC2">
          <w:rPr>
            <w:i w:val="0"/>
          </w:rPr>
          <w:t xml:space="preserve"> </w:t>
        </w:r>
        <w:r w:rsidRPr="008B6A17">
          <w:rPr>
            <w:rFonts w:ascii="Arial" w:hAnsi="Arial" w:cs="Arial"/>
            <w:b/>
            <w:i w:val="0"/>
          </w:rPr>
          <w:t>::</w:t>
        </w:r>
      </w:ins>
    </w:p>
    <w:p w14:paraId="18046F82" w14:textId="77777777" w:rsidR="00E32DB2" w:rsidRPr="00E77497" w:rsidRDefault="00E32DB2" w:rsidP="00E32DB2">
      <w:pPr>
        <w:pStyle w:val="SyntaxDefinition"/>
        <w:rPr>
          <w:ins w:id="2063" w:author="Rev 9 Allen Wirfs-Brock" w:date="2012-06-24T15:40:00Z"/>
        </w:rPr>
      </w:pPr>
      <w:ins w:id="2064" w:author="Rev 9 Allen Wirfs-Brock" w:date="2012-06-24T15:40:00Z">
        <w:r>
          <w:rPr>
            <w:rFonts w:ascii="Courier New" w:hAnsi="Courier New" w:cs="Courier New"/>
            <w:b/>
            <w:i w:val="0"/>
          </w:rPr>
          <w:t>}</w:t>
        </w:r>
        <w:r>
          <w:t xml:space="preserve"> </w:t>
        </w:r>
        <w:del w:id="2065" w:author="Rev 10 Allen Wirfs-Brock" w:date="2012-07-29T11:17:00Z">
          <w:r w:rsidDel="005C6707">
            <w:delText>Quasi</w:delText>
          </w:r>
        </w:del>
      </w:ins>
      <w:ins w:id="2066" w:author="Rev 10 Allen Wirfs-Brock" w:date="2012-07-29T11:17:00Z">
        <w:r w:rsidR="005C6707">
          <w:t>Template</w:t>
        </w:r>
      </w:ins>
      <w:ins w:id="2067" w:author="Rev 9 Allen Wirfs-Brock" w:date="2012-06-24T15:40:00Z">
        <w:r>
          <w:t>Characters</w:t>
        </w:r>
        <w:r w:rsidRPr="00E77497">
          <w:rPr>
            <w:rFonts w:ascii="Arial" w:hAnsi="Arial"/>
            <w:i w:val="0"/>
            <w:vertAlign w:val="subscript"/>
          </w:rPr>
          <w:t>opt</w:t>
        </w:r>
        <w:r>
          <w:t xml:space="preserve"> </w:t>
        </w:r>
        <w:r w:rsidRPr="008B6A17">
          <w:rPr>
            <w:rFonts w:ascii="Courier New" w:hAnsi="Courier New" w:cs="Courier New"/>
            <w:b/>
            <w:i w:val="0"/>
          </w:rPr>
          <w:t>`</w:t>
        </w:r>
        <w:r>
          <w:t xml:space="preserve"> </w:t>
        </w:r>
      </w:ins>
    </w:p>
    <w:p w14:paraId="7D369268" w14:textId="77777777" w:rsidR="00B43B49" w:rsidRPr="00E77497" w:rsidRDefault="00B43B49" w:rsidP="00B43B49">
      <w:pPr>
        <w:pStyle w:val="SyntaxRule"/>
        <w:rPr>
          <w:ins w:id="2068" w:author="Rev 9 Allen Wirfs-Brock" w:date="2012-06-24T15:43:00Z"/>
        </w:rPr>
      </w:pPr>
      <w:ins w:id="2069" w:author="Rev 9 Allen Wirfs-Brock" w:date="2012-06-24T15:43:00Z">
        <w:del w:id="2070" w:author="Rev 10 Allen Wirfs-Brock" w:date="2012-07-29T11:16:00Z">
          <w:r w:rsidDel="005C6707">
            <w:delText>Quasi</w:delText>
          </w:r>
        </w:del>
      </w:ins>
      <w:ins w:id="2071" w:author="Rev 10 Allen Wirfs-Brock" w:date="2012-07-29T11:16:00Z">
        <w:r w:rsidR="005C6707">
          <w:t>Template</w:t>
        </w:r>
      </w:ins>
      <w:ins w:id="2072" w:author="Rev 9 Allen Wirfs-Brock" w:date="2012-06-24T15:43:00Z">
        <w:r w:rsidRPr="00E77497">
          <w:t xml:space="preserve">Characters </w:t>
        </w:r>
        <w:r w:rsidRPr="00E77497">
          <w:rPr>
            <w:rFonts w:ascii="Arial" w:hAnsi="Arial" w:cs="Arial"/>
            <w:b/>
            <w:i w:val="0"/>
          </w:rPr>
          <w:t>::</w:t>
        </w:r>
      </w:ins>
    </w:p>
    <w:p w14:paraId="319BAB39" w14:textId="77777777" w:rsidR="00B43B49" w:rsidRPr="00E77497" w:rsidRDefault="00B43B49" w:rsidP="00B43B49">
      <w:pPr>
        <w:pStyle w:val="SyntaxDefinition"/>
        <w:rPr>
          <w:ins w:id="2073" w:author="Rev 9 Allen Wirfs-Brock" w:date="2012-06-24T15:43:00Z"/>
          <w:vertAlign w:val="subscript"/>
        </w:rPr>
      </w:pPr>
      <w:ins w:id="2074" w:author="Rev 9 Allen Wirfs-Brock" w:date="2012-06-24T15:43:00Z">
        <w:del w:id="2075" w:author="Rev 10 Allen Wirfs-Brock" w:date="2012-07-29T11:17:00Z">
          <w:r w:rsidDel="005C6707">
            <w:delText>Quasi</w:delText>
          </w:r>
        </w:del>
      </w:ins>
      <w:ins w:id="2076" w:author="Rev 10 Allen Wirfs-Brock" w:date="2012-07-29T11:17:00Z">
        <w:r w:rsidR="005C6707">
          <w:t>Template</w:t>
        </w:r>
      </w:ins>
      <w:ins w:id="2077" w:author="Rev 9 Allen Wirfs-Brock" w:date="2012-06-24T15:43:00Z">
        <w:r w:rsidRPr="00E77497">
          <w:t xml:space="preserve">Character </w:t>
        </w:r>
        <w:del w:id="2078" w:author="Rev 10 Allen Wirfs-Brock" w:date="2012-07-29T11:17:00Z">
          <w:r w:rsidDel="005C6707">
            <w:delText>Quasi</w:delText>
          </w:r>
        </w:del>
      </w:ins>
      <w:ins w:id="2079" w:author="Rev 10 Allen Wirfs-Brock" w:date="2012-07-29T11:17:00Z">
        <w:r w:rsidR="005C6707">
          <w:t>Template</w:t>
        </w:r>
      </w:ins>
      <w:ins w:id="2080" w:author="Rev 9 Allen Wirfs-Brock" w:date="2012-06-24T15:43:00Z">
        <w:r w:rsidRPr="00E77497">
          <w:t>Characters</w:t>
        </w:r>
        <w:r w:rsidRPr="00E77497">
          <w:rPr>
            <w:rFonts w:ascii="Arial" w:hAnsi="Arial"/>
            <w:i w:val="0"/>
            <w:vertAlign w:val="subscript"/>
          </w:rPr>
          <w:t>opt</w:t>
        </w:r>
      </w:ins>
    </w:p>
    <w:p w14:paraId="3C0484E5" w14:textId="77777777" w:rsidR="00B43B49" w:rsidRPr="00E77497" w:rsidRDefault="00B43B49" w:rsidP="00B43B49">
      <w:pPr>
        <w:pStyle w:val="SyntaxRule"/>
        <w:rPr>
          <w:ins w:id="2081" w:author="Rev 9 Allen Wirfs-Brock" w:date="2012-06-24T15:44:00Z"/>
        </w:rPr>
      </w:pPr>
      <w:ins w:id="2082" w:author="Rev 9 Allen Wirfs-Brock" w:date="2012-06-24T15:44:00Z">
        <w:del w:id="2083" w:author="Rev 10 Allen Wirfs-Brock" w:date="2012-07-29T11:16:00Z">
          <w:r w:rsidDel="005C6707">
            <w:delText>Quasi</w:delText>
          </w:r>
        </w:del>
      </w:ins>
      <w:ins w:id="2084" w:author="Rev 10 Allen Wirfs-Brock" w:date="2012-07-29T11:16:00Z">
        <w:r w:rsidR="005C6707">
          <w:t>Template</w:t>
        </w:r>
      </w:ins>
      <w:ins w:id="2085" w:author="Rev 9 Allen Wirfs-Brock" w:date="2012-06-24T15:44:00Z">
        <w:r w:rsidRPr="00E77497">
          <w:t xml:space="preserve">Character </w:t>
        </w:r>
        <w:r w:rsidRPr="00E77497">
          <w:rPr>
            <w:rFonts w:ascii="Arial" w:hAnsi="Arial" w:cs="Arial"/>
            <w:b/>
            <w:i w:val="0"/>
          </w:rPr>
          <w:t>::</w:t>
        </w:r>
      </w:ins>
    </w:p>
    <w:p w14:paraId="146B2135" w14:textId="77777777" w:rsidR="00B43B49" w:rsidRPr="00E77497" w:rsidRDefault="00B43B49" w:rsidP="00B43B49">
      <w:pPr>
        <w:pStyle w:val="SyntaxDefinition"/>
        <w:rPr>
          <w:ins w:id="2086" w:author="Rev 9 Allen Wirfs-Brock" w:date="2012-06-24T15:44:00Z"/>
        </w:rPr>
      </w:pPr>
      <w:ins w:id="2087" w:author="Rev 9 Allen Wirfs-Brock" w:date="2012-06-24T15:44:00Z">
        <w:r w:rsidRPr="00E77497">
          <w:t xml:space="preserve">SourceCharacter </w:t>
        </w:r>
        <w:r w:rsidRPr="00E77497">
          <w:rPr>
            <w:rFonts w:ascii="Arial" w:hAnsi="Arial" w:cs="Arial"/>
            <w:b/>
            <w:i w:val="0"/>
          </w:rPr>
          <w:t>but not one of</w:t>
        </w:r>
        <w:r w:rsidRPr="00E77497">
          <w:t xml:space="preserve"> </w:t>
        </w:r>
      </w:ins>
      <w:ins w:id="2088" w:author="Rev 9 Allen Wirfs-Brock" w:date="2012-06-24T15:49:00Z">
        <w:r w:rsidR="00822130">
          <w:rPr>
            <w:rFonts w:ascii="Courier New" w:hAnsi="Courier New"/>
            <w:b/>
            <w:i w:val="0"/>
          </w:rPr>
          <w:t>`</w:t>
        </w:r>
      </w:ins>
      <w:ins w:id="2089" w:author="Rev 9 Allen Wirfs-Brock" w:date="2012-06-24T15:44:00Z">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w:t>
        </w:r>
      </w:ins>
      <w:ins w:id="2090" w:author="Rev 9 Allen Wirfs-Brock" w:date="2012-06-24T15:51:00Z">
        <w:r w:rsidR="00822130" w:rsidRPr="00822130">
          <w:rPr>
            <w:rFonts w:ascii="Arial" w:hAnsi="Arial" w:cs="Arial"/>
            <w:b/>
            <w:i w:val="0"/>
          </w:rPr>
          <w:t xml:space="preserve"> </w:t>
        </w:r>
        <w:r w:rsidR="00822130" w:rsidRPr="00E77497">
          <w:rPr>
            <w:rFonts w:ascii="Arial" w:hAnsi="Arial" w:cs="Arial"/>
            <w:b/>
            <w:i w:val="0"/>
          </w:rPr>
          <w:t>or</w:t>
        </w:r>
        <w:r w:rsidR="00822130" w:rsidRPr="00E77497">
          <w:rPr>
            <w:rFonts w:ascii="Arial" w:hAnsi="Arial" w:cs="Arial"/>
            <w:b/>
          </w:rPr>
          <w:t xml:space="preserve"> </w:t>
        </w:r>
        <w:commentRangeStart w:id="2091"/>
        <w:r w:rsidR="00822130">
          <w:rPr>
            <w:rFonts w:ascii="Courier New" w:hAnsi="Courier New"/>
            <w:b/>
            <w:i w:val="0"/>
          </w:rPr>
          <w:t>$</w:t>
        </w:r>
      </w:ins>
      <w:commentRangeEnd w:id="2091"/>
      <w:ins w:id="2092" w:author="Rev 9 Allen Wirfs-Brock" w:date="2012-06-24T16:09:00Z">
        <w:r w:rsidR="00576D5A">
          <w:rPr>
            <w:rStyle w:val="af3"/>
            <w:rFonts w:ascii="Arial" w:eastAsia="MS Mincho" w:hAnsi="Arial"/>
            <w:i w:val="0"/>
            <w:lang w:eastAsia="ja-JP"/>
          </w:rPr>
          <w:commentReference w:id="2091"/>
        </w:r>
      </w:ins>
      <w:ins w:id="2093" w:author="Rev 9 Allen Wirfs-Brock" w:date="2012-06-24T15:44:00Z">
        <w:r w:rsidRPr="00E77497">
          <w:t xml:space="preserve"> </w:t>
        </w:r>
        <w:r w:rsidRPr="00E77497">
          <w:br/>
        </w:r>
      </w:ins>
      <w:ins w:id="2094" w:author="Rev 9 Allen Wirfs-Brock" w:date="2012-06-26T15:16:00Z">
        <w:r w:rsidR="000D671D">
          <w:rPr>
            <w:rFonts w:ascii="Courier New" w:hAnsi="Courier New"/>
            <w:b/>
            <w:i w:val="0"/>
          </w:rPr>
          <w:t xml:space="preserve">$ </w:t>
        </w:r>
        <w:r w:rsidR="000D671D" w:rsidRPr="00E77497">
          <w:rPr>
            <w:rFonts w:ascii="Arial" w:hAnsi="Arial" w:cs="Arial"/>
            <w:i w:val="0"/>
            <w:sz w:val="16"/>
            <w:szCs w:val="16"/>
          </w:rPr>
          <w:t xml:space="preserve">[lookahead </w:t>
        </w:r>
        <w:r w:rsidR="000D671D" w:rsidRPr="00E77497">
          <w:rPr>
            <w:rFonts w:ascii="Arial" w:hAnsi="Arial" w:cs="Arial"/>
            <w:i w:val="0"/>
            <w:sz w:val="16"/>
            <w:szCs w:val="16"/>
          </w:rPr>
          <w:sym w:font="Symbol" w:char="F0CF"/>
        </w:r>
        <w:r w:rsidR="000D671D" w:rsidRPr="00E77497">
          <w:rPr>
            <w:i w:val="0"/>
            <w:sz w:val="16"/>
            <w:szCs w:val="16"/>
          </w:rPr>
          <w:t xml:space="preserve"> </w:t>
        </w:r>
      </w:ins>
      <w:ins w:id="2095" w:author="Rev 9 Allen Wirfs-Brock" w:date="2012-06-26T15:17:00Z">
        <w:r w:rsidR="000D671D" w:rsidRPr="000D671D">
          <w:rPr>
            <w:rFonts w:ascii="Courier New" w:hAnsi="Courier New"/>
            <w:b/>
            <w:i w:val="0"/>
            <w:sz w:val="16"/>
            <w:szCs w:val="16"/>
          </w:rPr>
          <w:t>{</w:t>
        </w:r>
        <w:r w:rsidR="000D671D" w:rsidRPr="000D671D">
          <w:rPr>
            <w:rFonts w:ascii="Arial" w:hAnsi="Arial" w:cs="Arial"/>
            <w:i w:val="0"/>
          </w:rPr>
          <w:t xml:space="preserve"> </w:t>
        </w:r>
      </w:ins>
      <w:ins w:id="2096" w:author="Rev 9 Allen Wirfs-Brock" w:date="2012-06-26T15:16:00Z">
        <w:r w:rsidR="000D671D" w:rsidRPr="00E77497">
          <w:rPr>
            <w:rFonts w:ascii="Arial" w:hAnsi="Arial" w:cs="Arial"/>
            <w:i w:val="0"/>
            <w:sz w:val="16"/>
            <w:szCs w:val="16"/>
          </w:rPr>
          <w:t>]</w:t>
        </w:r>
      </w:ins>
      <w:ins w:id="2097" w:author="Rev 9 Allen Wirfs-Brock" w:date="2012-06-26T15:15:00Z">
        <w:r w:rsidR="000D671D">
          <w:rPr>
            <w:rFonts w:ascii="Courier New" w:hAnsi="Courier New"/>
            <w:b/>
            <w:i w:val="0"/>
          </w:rPr>
          <w:br/>
        </w:r>
      </w:ins>
      <w:ins w:id="2098" w:author="Rev 9 Allen Wirfs-Brock" w:date="2012-06-24T15:44:00Z">
        <w:r w:rsidRPr="00E77497">
          <w:rPr>
            <w:rFonts w:ascii="Courier New" w:hAnsi="Courier New"/>
            <w:b/>
            <w:i w:val="0"/>
          </w:rPr>
          <w:t xml:space="preserve">\ </w:t>
        </w:r>
      </w:ins>
      <w:ins w:id="2099" w:author="Rev 9 Allen Wirfs-Brock" w:date="2012-06-25T17:43:00Z">
        <w:r w:rsidR="00C61AA1">
          <w:t>E</w:t>
        </w:r>
      </w:ins>
      <w:ins w:id="2100" w:author="Rev 9 Allen Wirfs-Brock" w:date="2012-06-24T15:44:00Z">
        <w:r w:rsidRPr="00E77497">
          <w:t>scapeSequence</w:t>
        </w:r>
        <w:r w:rsidRPr="00E77497">
          <w:br/>
          <w:t>LineContinuation</w:t>
        </w:r>
      </w:ins>
    </w:p>
    <w:p w14:paraId="6CE5A3D3" w14:textId="77777777" w:rsidR="00D24575" w:rsidRPr="00E77497" w:rsidRDefault="00D24575" w:rsidP="00D24575">
      <w:pPr>
        <w:rPr>
          <w:ins w:id="2101" w:author="Rev 9 Allen Wirfs-Brock" w:date="2012-06-24T16:24:00Z"/>
          <w:rFonts w:ascii="Helvetica" w:hAnsi="Helvetica"/>
          <w:b/>
        </w:rPr>
      </w:pPr>
      <w:ins w:id="2102" w:author="Rev 9 Allen Wirfs-Brock" w:date="2012-06-24T16:24:00Z">
        <w:r w:rsidRPr="00E77497">
          <w:rPr>
            <w:rFonts w:ascii="Helvetica" w:hAnsi="Helvetica"/>
            <w:b/>
          </w:rPr>
          <w:t xml:space="preserve">Static Semantics:  </w:t>
        </w:r>
        <w:del w:id="2103" w:author="Rev 10 Allen Wirfs-Brock" w:date="2012-07-29T11:26:00Z">
          <w:r w:rsidDel="00387B31">
            <w:rPr>
              <w:rStyle w:val="bnf"/>
              <w:rFonts w:ascii="Helvetica" w:hAnsi="Helvetica"/>
              <w:b/>
              <w:i w:val="0"/>
            </w:rPr>
            <w:delText>QV</w:delText>
          </w:r>
        </w:del>
      </w:ins>
      <w:ins w:id="2104" w:author="Rev 10 Allen Wirfs-Brock" w:date="2012-07-29T11:26:00Z">
        <w:r w:rsidR="00387B31">
          <w:rPr>
            <w:rStyle w:val="bnf"/>
            <w:rFonts w:ascii="Helvetica" w:hAnsi="Helvetica"/>
            <w:b/>
            <w:i w:val="0"/>
          </w:rPr>
          <w:t>TV</w:t>
        </w:r>
      </w:ins>
      <w:ins w:id="2105" w:author="Rev 9 Allen Wirfs-Brock" w:date="2012-06-24T16:24:00Z">
        <w:r>
          <w:rPr>
            <w:rStyle w:val="bnf"/>
            <w:rFonts w:ascii="Helvetica" w:hAnsi="Helvetica"/>
            <w:b/>
            <w:i w:val="0"/>
          </w:rPr>
          <w:t xml:space="preserve">’s </w:t>
        </w:r>
      </w:ins>
      <w:ins w:id="2106" w:author="Rev 9 Allen Wirfs-Brock" w:date="2012-06-26T15:47:00Z">
        <w:r w:rsidR="00FE4F42">
          <w:rPr>
            <w:rStyle w:val="bnf"/>
            <w:rFonts w:ascii="Helvetica" w:hAnsi="Helvetica"/>
            <w:b/>
            <w:i w:val="0"/>
          </w:rPr>
          <w:t xml:space="preserve">and </w:t>
        </w:r>
        <w:del w:id="2107" w:author="Rev 10 Allen Wirfs-Brock" w:date="2012-07-09T09:21:00Z">
          <w:r w:rsidR="00FE4F42" w:rsidDel="00926405">
            <w:rPr>
              <w:rStyle w:val="bnf"/>
              <w:rFonts w:ascii="Helvetica" w:hAnsi="Helvetica"/>
              <w:b/>
              <w:i w:val="0"/>
            </w:rPr>
            <w:delText>RQ</w:delText>
          </w:r>
        </w:del>
        <w:del w:id="2108" w:author="Rev 10 Allen Wirfs-Brock" w:date="2012-07-29T11:27:00Z">
          <w:r w:rsidR="00FE4F42" w:rsidDel="00387B31">
            <w:rPr>
              <w:rStyle w:val="bnf"/>
              <w:rFonts w:ascii="Helvetica" w:hAnsi="Helvetica"/>
              <w:b/>
              <w:i w:val="0"/>
            </w:rPr>
            <w:delText>V</w:delText>
          </w:r>
        </w:del>
      </w:ins>
      <w:ins w:id="2109" w:author="Rev 10 Allen Wirfs-Brock" w:date="2012-07-29T11:27:00Z">
        <w:r w:rsidR="00387B31">
          <w:rPr>
            <w:rStyle w:val="bnf"/>
            <w:rFonts w:ascii="Helvetica" w:hAnsi="Helvetica"/>
            <w:b/>
            <w:i w:val="0"/>
          </w:rPr>
          <w:t>TRV</w:t>
        </w:r>
      </w:ins>
      <w:ins w:id="2110" w:author="Rev 9 Allen Wirfs-Brock" w:date="2012-06-26T15:47:00Z">
        <w:r w:rsidR="00FE4F42">
          <w:rPr>
            <w:rStyle w:val="bnf"/>
            <w:rFonts w:ascii="Helvetica" w:hAnsi="Helvetica"/>
            <w:b/>
            <w:i w:val="0"/>
          </w:rPr>
          <w:t>’s</w:t>
        </w:r>
      </w:ins>
    </w:p>
    <w:p w14:paraId="40CAD0FC" w14:textId="77777777" w:rsidR="002C1B8F" w:rsidRPr="00E77497" w:rsidRDefault="002C1B8F" w:rsidP="002C1B8F">
      <w:pPr>
        <w:rPr>
          <w:ins w:id="2111" w:author="Rev 9 Allen Wirfs-Brock" w:date="2012-07-06T09:33:00Z"/>
        </w:rPr>
      </w:pPr>
      <w:ins w:id="2112" w:author="Rev 9 Allen Wirfs-Brock" w:date="2012-07-06T09:33:00Z">
        <w:r w:rsidRPr="00E77497">
          <w:t xml:space="preserve">A </w:t>
        </w:r>
      </w:ins>
      <w:ins w:id="2113" w:author="Rev 9 Allen Wirfs-Brock" w:date="2012-07-06T09:36:00Z">
        <w:del w:id="2114" w:author="Rev 10 Allen Wirfs-Brock" w:date="2012-07-29T11:25:00Z">
          <w:r w:rsidDel="00387B31">
            <w:delText>q</w:delText>
          </w:r>
        </w:del>
      </w:ins>
      <w:ins w:id="2115" w:author="Rev 9 Allen Wirfs-Brock" w:date="2012-07-06T09:35:00Z">
        <w:del w:id="2116" w:author="Rev 10 Allen Wirfs-Brock" w:date="2012-07-29T11:25:00Z">
          <w:r w:rsidDel="00387B31">
            <w:delText>uasi</w:delText>
          </w:r>
        </w:del>
      </w:ins>
      <w:ins w:id="2117" w:author="Rev 10 Allen Wirfs-Brock" w:date="2012-07-29T11:25:00Z">
        <w:r w:rsidR="00387B31">
          <w:t>template</w:t>
        </w:r>
      </w:ins>
      <w:ins w:id="2118" w:author="Rev 9 Allen Wirfs-Brock" w:date="2012-07-06T09:33:00Z">
        <w:r w:rsidRPr="00E77497">
          <w:t xml:space="preserve"> literal </w:t>
        </w:r>
      </w:ins>
      <w:ins w:id="2119" w:author="Rev 9 Allen Wirfs-Brock" w:date="2012-07-06T09:35:00Z">
        <w:r>
          <w:t xml:space="preserve">component is interpreted as a sequence of Unicode </w:t>
        </w:r>
      </w:ins>
      <w:ins w:id="2120" w:author="Rev 9 Allen Wirfs-Brock" w:date="2012-07-07T10:08:00Z">
        <w:r w:rsidR="00F55BFC">
          <w:t>characters</w:t>
        </w:r>
      </w:ins>
      <w:ins w:id="2121" w:author="Rev 9 Allen Wirfs-Brock" w:date="2012-07-06T09:33:00Z">
        <w:r w:rsidRPr="00E77497">
          <w:t xml:space="preserve">. The </w:t>
        </w:r>
      </w:ins>
      <w:ins w:id="2122" w:author="Rev 9 Allen Wirfs-Brock" w:date="2012-07-06T09:34:00Z">
        <w:del w:id="2123" w:author="Rev 10 Allen Wirfs-Brock" w:date="2012-07-29T11:28:00Z">
          <w:r w:rsidDel="00387B31">
            <w:delText>Quasi</w:delText>
          </w:r>
        </w:del>
      </w:ins>
      <w:ins w:id="2124" w:author="Rev 10 Allen Wirfs-Brock" w:date="2012-07-29T11:28:00Z">
        <w:r w:rsidR="00387B31">
          <w:t>Template</w:t>
        </w:r>
      </w:ins>
      <w:ins w:id="2125" w:author="Rev 9 Allen Wirfs-Brock" w:date="2012-07-06T09:33:00Z">
        <w:r w:rsidRPr="00E77497">
          <w:t xml:space="preserve"> </w:t>
        </w:r>
      </w:ins>
      <w:ins w:id="2126" w:author="Rev 9 Allen Wirfs-Brock" w:date="2012-07-06T09:35:00Z">
        <w:r>
          <w:t>V</w:t>
        </w:r>
      </w:ins>
      <w:ins w:id="2127" w:author="Rev 9 Allen Wirfs-Brock" w:date="2012-07-06T09:33:00Z">
        <w:r w:rsidRPr="00E77497">
          <w:t>alue (</w:t>
        </w:r>
      </w:ins>
      <w:ins w:id="2128" w:author="Rev 9 Allen Wirfs-Brock" w:date="2012-07-06T09:36:00Z">
        <w:del w:id="2129" w:author="Rev 10 Allen Wirfs-Brock" w:date="2012-07-29T11:26:00Z">
          <w:r w:rsidDel="00387B31">
            <w:delText>Q</w:delText>
          </w:r>
        </w:del>
      </w:ins>
      <w:ins w:id="2130" w:author="Rev 9 Allen Wirfs-Brock" w:date="2012-07-06T09:33:00Z">
        <w:del w:id="2131" w:author="Rev 10 Allen Wirfs-Brock" w:date="2012-07-29T11:26:00Z">
          <w:r w:rsidRPr="00E77497" w:rsidDel="00387B31">
            <w:delText>V</w:delText>
          </w:r>
        </w:del>
      </w:ins>
      <w:ins w:id="2132" w:author="Rev 10 Allen Wirfs-Brock" w:date="2012-07-29T11:26:00Z">
        <w:r w:rsidR="00387B31">
          <w:t>TV</w:t>
        </w:r>
      </w:ins>
      <w:ins w:id="2133" w:author="Rev 9 Allen Wirfs-Brock" w:date="2012-07-06T09:33:00Z">
        <w:r w:rsidRPr="00E77497">
          <w:t xml:space="preserve">) of </w:t>
        </w:r>
      </w:ins>
      <w:ins w:id="2134" w:author="Rev 9 Allen Wirfs-Brock" w:date="2012-07-06T09:42:00Z">
        <w:r>
          <w:t>a</w:t>
        </w:r>
      </w:ins>
      <w:ins w:id="2135" w:author="Rev 9 Allen Wirfs-Brock" w:date="2012-07-06T09:33:00Z">
        <w:r w:rsidRPr="00E77497">
          <w:t xml:space="preserve"> literal </w:t>
        </w:r>
      </w:ins>
      <w:ins w:id="2136" w:author="Rev 9 Allen Wirfs-Brock" w:date="2012-07-06T09:36:00Z">
        <w:r>
          <w:t xml:space="preserve">component </w:t>
        </w:r>
      </w:ins>
      <w:ins w:id="2137" w:author="Rev 9 Allen Wirfs-Brock" w:date="2012-07-06T09:33:00Z">
        <w:r w:rsidRPr="00E77497">
          <w:t xml:space="preserve">is described in terms of </w:t>
        </w:r>
        <w:r>
          <w:t>code unit</w:t>
        </w:r>
        <w:r w:rsidRPr="00E77497">
          <w:t xml:space="preserve"> values (</w:t>
        </w:r>
      </w:ins>
      <w:ins w:id="2138" w:author="Rev 9 Allen Wirfs-Brock" w:date="2012-07-06T09:38:00Z">
        <w:r>
          <w:t xml:space="preserve">CV, </w:t>
        </w:r>
      </w:ins>
      <w:ins w:id="2139" w:author="Rev 9 Allen Wirfs-Brock" w:date="2012-07-06T09:37:00Z">
        <w:r>
          <w:t>7.8.4</w:t>
        </w:r>
      </w:ins>
      <w:ins w:id="2140" w:author="Rev 9 Allen Wirfs-Brock" w:date="2012-07-06T09:33:00Z">
        <w:r w:rsidRPr="00E77497">
          <w:t xml:space="preserve">) contributed by the various parts of the </w:t>
        </w:r>
      </w:ins>
      <w:ins w:id="2141" w:author="Rev 9 Allen Wirfs-Brock" w:date="2012-07-06T09:37:00Z">
        <w:del w:id="2142" w:author="Rev 10 Allen Wirfs-Brock" w:date="2012-07-29T11:41:00Z">
          <w:r w:rsidDel="000B1F1B">
            <w:delText>quasi</w:delText>
          </w:r>
        </w:del>
      </w:ins>
      <w:ins w:id="2143" w:author="Rev 10 Allen Wirfs-Brock" w:date="2012-07-29T11:41:00Z">
        <w:r w:rsidR="000B1F1B">
          <w:t>template</w:t>
        </w:r>
      </w:ins>
      <w:ins w:id="2144" w:author="Rev 9 Allen Wirfs-Brock" w:date="2012-07-06T09:33:00Z">
        <w:r w:rsidRPr="00E77497">
          <w:t xml:space="preserve"> literal</w:t>
        </w:r>
      </w:ins>
      <w:ins w:id="2145" w:author="Rev 9 Allen Wirfs-Brock" w:date="2012-07-06T09:37:00Z">
        <w:r>
          <w:t xml:space="preserve"> cmponent</w:t>
        </w:r>
      </w:ins>
      <w:ins w:id="2146" w:author="Rev 9 Allen Wirfs-Brock" w:date="2012-07-06T09:33:00Z">
        <w:r w:rsidRPr="00E77497">
          <w:t xml:space="preserve">. As part of this process, some </w:t>
        </w:r>
      </w:ins>
      <w:ins w:id="2147" w:author="Rev 9 Allen Wirfs-Brock" w:date="2012-07-07T10:09:00Z">
        <w:r w:rsidR="00F55BFC">
          <w:t>Unicode characters</w:t>
        </w:r>
      </w:ins>
      <w:ins w:id="2148" w:author="Rev 9 Allen Wirfs-Brock" w:date="2012-07-06T09:33:00Z">
        <w:r w:rsidRPr="00E77497">
          <w:t xml:space="preserve"> within the </w:t>
        </w:r>
      </w:ins>
      <w:ins w:id="2149" w:author="Rev 9 Allen Wirfs-Brock" w:date="2012-07-06T09:43:00Z">
        <w:del w:id="2150" w:author="Rev 10 Allen Wirfs-Brock" w:date="2012-07-29T11:28:00Z">
          <w:r w:rsidDel="00387B31">
            <w:delText>quasi</w:delText>
          </w:r>
        </w:del>
      </w:ins>
      <w:ins w:id="2151" w:author="Rev 10 Allen Wirfs-Brock" w:date="2012-07-29T11:28:00Z">
        <w:r w:rsidR="00387B31">
          <w:t>template</w:t>
        </w:r>
      </w:ins>
      <w:ins w:id="2152" w:author="Rev 9 Allen Wirfs-Brock" w:date="2012-07-06T09:43:00Z">
        <w:r>
          <w:t xml:space="preserve"> component</w:t>
        </w:r>
      </w:ins>
      <w:ins w:id="2153" w:author="Rev 9 Allen Wirfs-Brock" w:date="2012-07-06T09:33:00Z">
        <w:r w:rsidRPr="00E77497">
          <w:t xml:space="preserve"> are interpreted as having a mathematical value (MV</w:t>
        </w:r>
      </w:ins>
      <w:ins w:id="2154" w:author="Rev 9 Allen Wirfs-Brock" w:date="2012-07-06T09:38:00Z">
        <w:r>
          <w:t>,</w:t>
        </w:r>
      </w:ins>
      <w:ins w:id="2155" w:author="Rev 9 Allen Wirfs-Brock" w:date="2012-07-06T09:33:00Z">
        <w:r w:rsidRPr="00E77497">
          <w:t xml:space="preserve"> 7.8.3</w:t>
        </w:r>
      </w:ins>
      <w:ins w:id="2156" w:author="Rev 9 Allen Wirfs-Brock" w:date="2012-07-06T09:38:00Z">
        <w:r>
          <w:t>)</w:t>
        </w:r>
      </w:ins>
      <w:ins w:id="2157" w:author="Rev 9 Allen Wirfs-Brock" w:date="2012-07-06T09:33:00Z">
        <w:r w:rsidRPr="00E77497">
          <w:t>.</w:t>
        </w:r>
      </w:ins>
      <w:ins w:id="2158" w:author="Rev 9 Allen Wirfs-Brock" w:date="2012-07-06T09:38:00Z">
        <w:r>
          <w:t xml:space="preserve">  </w:t>
        </w:r>
      </w:ins>
      <w:ins w:id="2159" w:author="Rev 9 Allen Wirfs-Brock" w:date="2012-07-06T09:41:00Z">
        <w:r>
          <w:t xml:space="preserve">In determining a </w:t>
        </w:r>
        <w:del w:id="2160" w:author="Rev 10 Allen Wirfs-Brock" w:date="2012-07-29T11:26:00Z">
          <w:r w:rsidDel="00387B31">
            <w:delText>QV</w:delText>
          </w:r>
        </w:del>
      </w:ins>
      <w:ins w:id="2161" w:author="Rev 10 Allen Wirfs-Brock" w:date="2012-07-29T11:26:00Z">
        <w:r w:rsidR="00387B31">
          <w:t>TV</w:t>
        </w:r>
      </w:ins>
      <w:ins w:id="2162" w:author="Rev 9 Allen Wirfs-Brock" w:date="2012-07-06T09:41:00Z">
        <w:r>
          <w:t>, e</w:t>
        </w:r>
      </w:ins>
      <w:ins w:id="2163" w:author="Rev 9 Allen Wirfs-Brock" w:date="2012-07-06T09:39:00Z">
        <w:r>
          <w:t xml:space="preserve">scape sequences are </w:t>
        </w:r>
      </w:ins>
      <w:ins w:id="2164" w:author="Rev 9 Allen Wirfs-Brock" w:date="2012-07-06T09:40:00Z">
        <w:r>
          <w:t>replaced</w:t>
        </w:r>
      </w:ins>
      <w:ins w:id="2165" w:author="Rev 9 Allen Wirfs-Brock" w:date="2012-07-06T09:39:00Z">
        <w:r>
          <w:t xml:space="preserve"> </w:t>
        </w:r>
      </w:ins>
      <w:ins w:id="2166" w:author="Rev 9 Allen Wirfs-Brock" w:date="2012-07-06T09:40:00Z">
        <w:r>
          <w:t xml:space="preserve">by the code unit of the </w:t>
        </w:r>
      </w:ins>
      <w:ins w:id="2167" w:author="Rev 9 Allen Wirfs-Brock" w:date="2012-07-07T10:09:00Z">
        <w:r w:rsidR="00F55BFC">
          <w:t xml:space="preserve">Unicode </w:t>
        </w:r>
      </w:ins>
      <w:ins w:id="2168" w:author="Rev 9 Allen Wirfs-Brock" w:date="2012-07-06T09:40:00Z">
        <w:r>
          <w:t>characters represented by the escape</w:t>
        </w:r>
      </w:ins>
      <w:ins w:id="2169" w:author="Rev 9 Allen Wirfs-Brock" w:date="2012-07-06T09:43:00Z">
        <w:r w:rsidR="007E0FF6">
          <w:t xml:space="preserve"> sequence</w:t>
        </w:r>
      </w:ins>
      <w:ins w:id="2170" w:author="Rev 9 Allen Wirfs-Brock" w:date="2012-07-06T09:40:00Z">
        <w:r>
          <w:t xml:space="preserve">. </w:t>
        </w:r>
      </w:ins>
      <w:ins w:id="2171" w:author="Rev 9 Allen Wirfs-Brock" w:date="2012-07-06T09:39:00Z">
        <w:r>
          <w:t xml:space="preserve"> </w:t>
        </w:r>
      </w:ins>
      <w:ins w:id="2172" w:author="Rev 9 Allen Wirfs-Brock" w:date="2012-07-06T09:41:00Z">
        <w:r>
          <w:t xml:space="preserve">The </w:t>
        </w:r>
        <w:del w:id="2173" w:author="Rev 10 Allen Wirfs-Brock" w:date="2012-07-29T11:28:00Z">
          <w:r w:rsidDel="00387B31">
            <w:delText>Quasi</w:delText>
          </w:r>
        </w:del>
      </w:ins>
      <w:ins w:id="2174" w:author="Rev 10 Allen Wirfs-Brock" w:date="2012-07-29T11:28:00Z">
        <w:r w:rsidR="00387B31">
          <w:t>Template</w:t>
        </w:r>
      </w:ins>
      <w:ins w:id="2175" w:author="Rev 9 Allen Wirfs-Brock" w:date="2012-07-06T09:42:00Z">
        <w:r>
          <w:t xml:space="preserve"> </w:t>
        </w:r>
      </w:ins>
      <w:ins w:id="2176" w:author="Rev 9 Allen Wirfs-Brock" w:date="2012-07-06T09:41:00Z">
        <w:r>
          <w:t>Raw</w:t>
        </w:r>
      </w:ins>
      <w:ins w:id="2177" w:author="Rev 9 Allen Wirfs-Brock" w:date="2012-07-06T09:42:00Z">
        <w:r>
          <w:t xml:space="preserve"> </w:t>
        </w:r>
      </w:ins>
      <w:ins w:id="2178" w:author="Rev 9 Allen Wirfs-Brock" w:date="2012-07-06T09:41:00Z">
        <w:r>
          <w:t>Value</w:t>
        </w:r>
      </w:ins>
      <w:ins w:id="2179" w:author="Rev 9 Allen Wirfs-Brock" w:date="2012-07-06T09:42:00Z">
        <w:r>
          <w:t xml:space="preserve"> (</w:t>
        </w:r>
        <w:del w:id="2180" w:author="Rev 10 Allen Wirfs-Brock" w:date="2012-07-29T11:27:00Z">
          <w:r w:rsidDel="00387B31">
            <w:delText>QRV</w:delText>
          </w:r>
        </w:del>
      </w:ins>
      <w:ins w:id="2181" w:author="Rev 10 Allen Wirfs-Brock" w:date="2012-07-29T11:27:00Z">
        <w:r w:rsidR="00387B31">
          <w:t>TRV</w:t>
        </w:r>
      </w:ins>
      <w:ins w:id="2182" w:author="Rev 9 Allen Wirfs-Brock" w:date="2012-07-06T09:42:00Z">
        <w:r>
          <w:t xml:space="preserve">) is </w:t>
        </w:r>
      </w:ins>
      <w:ins w:id="2183" w:author="Rev 9 Allen Wirfs-Brock" w:date="2012-07-06T09:43:00Z">
        <w:r w:rsidR="007E0FF6">
          <w:t xml:space="preserve">similar to a </w:t>
        </w:r>
        <w:del w:id="2184" w:author="Rev 10 Allen Wirfs-Brock" w:date="2012-07-29T11:28:00Z">
          <w:r w:rsidR="007E0FF6" w:rsidDel="00387B31">
            <w:delText>Quasi</w:delText>
          </w:r>
        </w:del>
      </w:ins>
      <w:ins w:id="2185" w:author="Rev 10 Allen Wirfs-Brock" w:date="2012-07-29T11:28:00Z">
        <w:r w:rsidR="00387B31">
          <w:t>Template</w:t>
        </w:r>
      </w:ins>
      <w:ins w:id="2186" w:author="Rev 9 Allen Wirfs-Brock" w:date="2012-07-06T09:43:00Z">
        <w:r w:rsidR="007E0FF6">
          <w:t xml:space="preserve"> Value with the difference that in </w:t>
        </w:r>
        <w:del w:id="2187" w:author="Rev 10 Allen Wirfs-Brock" w:date="2012-07-29T11:27:00Z">
          <w:r w:rsidR="007E0FF6" w:rsidDel="00387B31">
            <w:delText>QRV</w:delText>
          </w:r>
        </w:del>
      </w:ins>
      <w:ins w:id="2188" w:author="Rev 10 Allen Wirfs-Brock" w:date="2012-07-29T11:27:00Z">
        <w:r w:rsidR="00387B31">
          <w:t>TRV</w:t>
        </w:r>
      </w:ins>
      <w:ins w:id="2189" w:author="Rev 9 Allen Wirfs-Brock" w:date="2012-07-06T09:43:00Z">
        <w:r w:rsidR="007E0FF6">
          <w:t xml:space="preserve">s escape </w:t>
        </w:r>
      </w:ins>
      <w:ins w:id="2190" w:author="Rev 9 Allen Wirfs-Brock" w:date="2012-07-06T09:44:00Z">
        <w:r w:rsidR="007E0FF6">
          <w:t>sequences</w:t>
        </w:r>
      </w:ins>
      <w:ins w:id="2191" w:author="Rev 9 Allen Wirfs-Brock" w:date="2012-07-06T09:43:00Z">
        <w:r w:rsidR="007E0FF6">
          <w:t xml:space="preserve"> </w:t>
        </w:r>
      </w:ins>
      <w:ins w:id="2192" w:author="Rev 9 Allen Wirfs-Brock" w:date="2012-07-06T09:44:00Z">
        <w:r w:rsidR="007E0FF6">
          <w:t>are interpreted literally.</w:t>
        </w:r>
      </w:ins>
    </w:p>
    <w:p w14:paraId="3FC02CC9" w14:textId="77777777" w:rsidR="00CF290C" w:rsidRPr="00E77497" w:rsidRDefault="00CF290C" w:rsidP="00CF290C">
      <w:pPr>
        <w:pStyle w:val="MathSpecialCase3"/>
        <w:numPr>
          <w:ilvl w:val="2"/>
          <w:numId w:val="31"/>
        </w:numPr>
        <w:tabs>
          <w:tab w:val="left" w:pos="450"/>
        </w:tabs>
        <w:spacing w:after="0"/>
        <w:ind w:left="446" w:hanging="446"/>
        <w:rPr>
          <w:ins w:id="2193" w:author="Rev 9 Allen Wirfs-Brock" w:date="2012-06-24T16:26:00Z"/>
        </w:rPr>
      </w:pPr>
      <w:ins w:id="2194" w:author="Rev 9 Allen Wirfs-Brock" w:date="2012-06-24T16:26:00Z">
        <w:r w:rsidRPr="00E77497">
          <w:rPr>
            <w:rFonts w:ascii="Arial" w:hAnsi="Arial"/>
          </w:rPr>
          <w:t xml:space="preserve">The </w:t>
        </w:r>
        <w:del w:id="2195" w:author="Rev 10 Allen Wirfs-Brock" w:date="2012-07-29T11:26:00Z">
          <w:r w:rsidDel="00387B31">
            <w:rPr>
              <w:rFonts w:ascii="Arial" w:hAnsi="Arial"/>
            </w:rPr>
            <w:delText>Q</w:delText>
          </w:r>
          <w:r w:rsidRPr="00E77497" w:rsidDel="00387B31">
            <w:rPr>
              <w:rFonts w:ascii="Arial" w:hAnsi="Arial"/>
            </w:rPr>
            <w:delText>V</w:delText>
          </w:r>
        </w:del>
      </w:ins>
      <w:ins w:id="2196" w:author="Rev 10 Allen Wirfs-Brock" w:date="2012-07-29T11:26:00Z">
        <w:r w:rsidR="00387B31">
          <w:rPr>
            <w:rFonts w:ascii="Arial" w:hAnsi="Arial"/>
          </w:rPr>
          <w:t>TV</w:t>
        </w:r>
      </w:ins>
      <w:ins w:id="2197" w:author="Rev 9 Allen Wirfs-Brock" w:date="2012-07-06T10:02:00Z">
        <w:r w:rsidR="009C6441">
          <w:rPr>
            <w:rFonts w:ascii="Arial" w:hAnsi="Arial"/>
          </w:rPr>
          <w:t xml:space="preserve"> and </w:t>
        </w:r>
        <w:del w:id="2198" w:author="Rev 10 Allen Wirfs-Brock" w:date="2012-07-29T11:27:00Z">
          <w:r w:rsidR="009C6441" w:rsidDel="00387B31">
            <w:rPr>
              <w:rFonts w:ascii="Arial" w:hAnsi="Arial"/>
            </w:rPr>
            <w:delText>QRV</w:delText>
          </w:r>
        </w:del>
      </w:ins>
      <w:ins w:id="2199" w:author="Rev 10 Allen Wirfs-Brock" w:date="2012-07-29T11:27:00Z">
        <w:r w:rsidR="00387B31">
          <w:rPr>
            <w:rFonts w:ascii="Arial" w:hAnsi="Arial"/>
          </w:rPr>
          <w:t>TRV</w:t>
        </w:r>
      </w:ins>
      <w:ins w:id="2200" w:author="Rev 9 Allen Wirfs-Brock" w:date="2012-06-24T16:26:00Z">
        <w:r w:rsidRPr="00E77497">
          <w:rPr>
            <w:rFonts w:ascii="Arial" w:hAnsi="Arial"/>
          </w:rPr>
          <w:t xml:space="preserve"> of</w:t>
        </w:r>
        <w:r w:rsidRPr="00E77497">
          <w:t xml:space="preserve"> </w:t>
        </w:r>
      </w:ins>
      <w:ins w:id="2201" w:author="Rev 9 Allen Wirfs-Brock" w:date="2012-06-24T16:27:00Z">
        <w:del w:id="2202" w:author="Rev 10 Allen Wirfs-Brock" w:date="2012-07-29T11:29:00Z">
          <w:r w:rsidDel="00387B31">
            <w:rPr>
              <w:i/>
            </w:rPr>
            <w:delText>Ful</w:delText>
          </w:r>
        </w:del>
      </w:ins>
      <w:ins w:id="2203" w:author="Rev 9 Allen Wirfs-Brock" w:date="2012-06-24T16:28:00Z">
        <w:del w:id="2204" w:author="Rev 10 Allen Wirfs-Brock" w:date="2012-07-29T11:29:00Z">
          <w:r w:rsidDel="00387B31">
            <w:rPr>
              <w:i/>
            </w:rPr>
            <w:delText>l</w:delText>
          </w:r>
        </w:del>
      </w:ins>
      <w:ins w:id="2205" w:author="Rev 9 Allen Wirfs-Brock" w:date="2012-06-24T16:27:00Z">
        <w:del w:id="2206" w:author="Rev 10 Allen Wirfs-Brock" w:date="2012-07-29T11:29:00Z">
          <w:r w:rsidDel="00387B31">
            <w:rPr>
              <w:i/>
            </w:rPr>
            <w:delText>Quasi</w:delText>
          </w:r>
        </w:del>
      </w:ins>
      <w:ins w:id="2207" w:author="Rev 10 Allen Wirfs-Brock" w:date="2012-07-29T11:29:00Z">
        <w:r w:rsidR="00387B31">
          <w:rPr>
            <w:i/>
          </w:rPr>
          <w:t xml:space="preserve">NoSubstitutionTemplate </w:t>
        </w:r>
      </w:ins>
      <w:ins w:id="2208" w:author="Rev 9 Allen Wirfs-Brock" w:date="2012-06-24T16:26:00Z">
        <w:r w:rsidRPr="00E77497">
          <w:t xml:space="preserve"> </w:t>
        </w:r>
        <w:r w:rsidRPr="00E77497">
          <w:rPr>
            <w:rFonts w:ascii="Arial" w:hAnsi="Arial"/>
            <w:b/>
          </w:rPr>
          <w:t>::</w:t>
        </w:r>
        <w:r w:rsidRPr="00E77497">
          <w:t xml:space="preserve"> </w:t>
        </w:r>
      </w:ins>
      <w:ins w:id="2209" w:author="Rev 9 Allen Wirfs-Brock" w:date="2012-06-24T16:28:00Z">
        <w:r>
          <w:rPr>
            <w:rFonts w:ascii="Courier New" w:hAnsi="Courier New"/>
            <w:b/>
          </w:rPr>
          <w:t>``</w:t>
        </w:r>
      </w:ins>
      <w:ins w:id="2210" w:author="Rev 9 Allen Wirfs-Brock" w:date="2012-06-24T16:26:00Z">
        <w:r w:rsidRPr="00E77497">
          <w:t xml:space="preserve"> </w:t>
        </w:r>
        <w:r w:rsidRPr="00E77497">
          <w:rPr>
            <w:rFonts w:ascii="Arial" w:hAnsi="Arial"/>
          </w:rPr>
          <w:t xml:space="preserve">is the empty </w:t>
        </w:r>
      </w:ins>
      <w:ins w:id="2211" w:author="Rev 9 Allen Wirfs-Brock" w:date="2012-07-02T11:16:00Z">
        <w:r w:rsidR="008E1679">
          <w:rPr>
            <w:rFonts w:ascii="Arial" w:hAnsi="Arial"/>
          </w:rPr>
          <w:t>code unit</w:t>
        </w:r>
      </w:ins>
      <w:ins w:id="2212" w:author="Rev 9 Allen Wirfs-Brock" w:date="2012-06-24T16:26:00Z">
        <w:r w:rsidRPr="00E77497">
          <w:rPr>
            <w:rFonts w:ascii="Arial" w:hAnsi="Arial"/>
          </w:rPr>
          <w:t xml:space="preserve"> sequence.</w:t>
        </w:r>
      </w:ins>
    </w:p>
    <w:p w14:paraId="4A8301AC" w14:textId="77777777" w:rsidR="00CF290C" w:rsidRPr="00E77497" w:rsidRDefault="00CF290C" w:rsidP="00CF290C">
      <w:pPr>
        <w:pStyle w:val="MathSpecialCase3"/>
        <w:numPr>
          <w:ilvl w:val="2"/>
          <w:numId w:val="31"/>
        </w:numPr>
        <w:tabs>
          <w:tab w:val="left" w:pos="450"/>
        </w:tabs>
        <w:spacing w:after="0"/>
        <w:ind w:left="446" w:hanging="446"/>
        <w:rPr>
          <w:ins w:id="2213" w:author="Rev 9 Allen Wirfs-Brock" w:date="2012-06-24T16:26:00Z"/>
        </w:rPr>
      </w:pPr>
      <w:ins w:id="2214" w:author="Rev 9 Allen Wirfs-Brock" w:date="2012-06-24T16:26:00Z">
        <w:r w:rsidRPr="00E77497">
          <w:rPr>
            <w:rFonts w:ascii="Arial" w:hAnsi="Arial"/>
          </w:rPr>
          <w:t xml:space="preserve">The </w:t>
        </w:r>
      </w:ins>
      <w:ins w:id="2215" w:author="Rev 9 Allen Wirfs-Brock" w:date="2012-06-24T16:31:00Z">
        <w:del w:id="2216" w:author="Rev 10 Allen Wirfs-Brock" w:date="2012-07-29T11:26:00Z">
          <w:r w:rsidDel="00387B31">
            <w:rPr>
              <w:rFonts w:ascii="Arial" w:hAnsi="Arial"/>
            </w:rPr>
            <w:delText>Q</w:delText>
          </w:r>
        </w:del>
      </w:ins>
      <w:ins w:id="2217" w:author="Rev 9 Allen Wirfs-Brock" w:date="2012-06-24T16:26:00Z">
        <w:del w:id="2218" w:author="Rev 10 Allen Wirfs-Brock" w:date="2012-07-29T11:26:00Z">
          <w:r w:rsidRPr="00E77497" w:rsidDel="00387B31">
            <w:rPr>
              <w:rFonts w:ascii="Arial" w:hAnsi="Arial"/>
            </w:rPr>
            <w:delText>V</w:delText>
          </w:r>
        </w:del>
      </w:ins>
      <w:ins w:id="2219" w:author="Rev 10 Allen Wirfs-Brock" w:date="2012-07-29T11:26:00Z">
        <w:r w:rsidR="00387B31">
          <w:rPr>
            <w:rFonts w:ascii="Arial" w:hAnsi="Arial"/>
          </w:rPr>
          <w:t>TV</w:t>
        </w:r>
      </w:ins>
      <w:ins w:id="2220" w:author="Rev 9 Allen Wirfs-Brock" w:date="2012-06-24T16:26:00Z">
        <w:r w:rsidRPr="00E77497">
          <w:rPr>
            <w:rFonts w:ascii="Arial" w:hAnsi="Arial"/>
          </w:rPr>
          <w:t xml:space="preserve"> </w:t>
        </w:r>
      </w:ins>
      <w:ins w:id="2221" w:author="Rev 9 Allen Wirfs-Brock" w:date="2012-07-06T10:03:00Z">
        <w:r w:rsidR="009C6441">
          <w:rPr>
            <w:rFonts w:ascii="Arial" w:hAnsi="Arial"/>
          </w:rPr>
          <w:t xml:space="preserve">and </w:t>
        </w:r>
        <w:del w:id="2222" w:author="Rev 10 Allen Wirfs-Brock" w:date="2012-07-29T11:27:00Z">
          <w:r w:rsidR="009C6441" w:rsidDel="00387B31">
            <w:rPr>
              <w:rFonts w:ascii="Arial" w:hAnsi="Arial"/>
            </w:rPr>
            <w:delText>QRV</w:delText>
          </w:r>
        </w:del>
      </w:ins>
      <w:ins w:id="2223" w:author="Rev 10 Allen Wirfs-Brock" w:date="2012-07-29T11:27:00Z">
        <w:r w:rsidR="00387B31">
          <w:rPr>
            <w:rFonts w:ascii="Arial" w:hAnsi="Arial"/>
          </w:rPr>
          <w:t>TRV</w:t>
        </w:r>
      </w:ins>
      <w:ins w:id="2224" w:author="Rev 9 Allen Wirfs-Brock" w:date="2012-07-06T10:03:00Z">
        <w:r w:rsidR="009C6441" w:rsidRPr="00E77497">
          <w:rPr>
            <w:rFonts w:ascii="Arial" w:hAnsi="Arial"/>
          </w:rPr>
          <w:t xml:space="preserve"> </w:t>
        </w:r>
      </w:ins>
      <w:ins w:id="2225" w:author="Rev 9 Allen Wirfs-Brock" w:date="2012-06-24T16:26:00Z">
        <w:r w:rsidRPr="00E77497">
          <w:rPr>
            <w:rFonts w:ascii="Arial" w:hAnsi="Arial"/>
          </w:rPr>
          <w:t>of</w:t>
        </w:r>
        <w:r w:rsidRPr="00E77497">
          <w:t xml:space="preserve"> </w:t>
        </w:r>
      </w:ins>
      <w:ins w:id="2226" w:author="Rev 9 Allen Wirfs-Brock" w:date="2012-06-24T16:30:00Z">
        <w:del w:id="2227" w:author="Rev 10 Allen Wirfs-Brock" w:date="2012-07-29T11:29:00Z">
          <w:r w:rsidDel="00387B31">
            <w:rPr>
              <w:i/>
            </w:rPr>
            <w:delText>Quasi</w:delText>
          </w:r>
        </w:del>
      </w:ins>
      <w:ins w:id="2228" w:author="Rev 10 Allen Wirfs-Brock" w:date="2012-07-29T11:29:00Z">
        <w:r w:rsidR="00387B31">
          <w:rPr>
            <w:i/>
          </w:rPr>
          <w:t>Template</w:t>
        </w:r>
      </w:ins>
      <w:ins w:id="2229" w:author="Rev 9 Allen Wirfs-Brock" w:date="2012-06-24T16:30:00Z">
        <w:r>
          <w:rPr>
            <w:i/>
          </w:rPr>
          <w:t>Head</w:t>
        </w:r>
      </w:ins>
      <w:ins w:id="2230" w:author="Rev 9 Allen Wirfs-Brock" w:date="2012-06-24T16:26:00Z">
        <w:r w:rsidRPr="00E77497">
          <w:t xml:space="preserve"> </w:t>
        </w:r>
        <w:r w:rsidRPr="00E77497">
          <w:rPr>
            <w:rFonts w:ascii="Arial" w:hAnsi="Arial"/>
            <w:b/>
          </w:rPr>
          <w:t>::</w:t>
        </w:r>
        <w:r w:rsidRPr="00E77497">
          <w:t xml:space="preserve"> </w:t>
        </w:r>
      </w:ins>
      <w:ins w:id="2231" w:author="Rev 9 Allen Wirfs-Brock" w:date="2012-06-24T16:30:00Z">
        <w:r>
          <w:rPr>
            <w:rFonts w:ascii="Courier New" w:hAnsi="Courier New"/>
            <w:b/>
          </w:rPr>
          <w:t>`$</w:t>
        </w:r>
      </w:ins>
      <w:ins w:id="2232" w:author="Rev 9 Allen Wirfs-Brock" w:date="2012-06-26T15:11:00Z">
        <w:r w:rsidR="000D671D">
          <w:rPr>
            <w:rFonts w:ascii="Courier New" w:hAnsi="Courier New"/>
            <w:b/>
          </w:rPr>
          <w:t xml:space="preserve">{ </w:t>
        </w:r>
      </w:ins>
      <w:ins w:id="2233" w:author="Rev 9 Allen Wirfs-Brock" w:date="2012-06-24T16:26:00Z">
        <w:r w:rsidRPr="00E77497">
          <w:t xml:space="preserve"> </w:t>
        </w:r>
        <w:r w:rsidRPr="00E77497">
          <w:rPr>
            <w:rFonts w:ascii="Arial" w:hAnsi="Arial"/>
          </w:rPr>
          <w:t xml:space="preserve">is the empty </w:t>
        </w:r>
      </w:ins>
      <w:ins w:id="2234" w:author="Rev 9 Allen Wirfs-Brock" w:date="2012-07-02T11:16:00Z">
        <w:r w:rsidR="008E1679">
          <w:rPr>
            <w:rFonts w:ascii="Arial" w:hAnsi="Arial"/>
          </w:rPr>
          <w:t>code unit</w:t>
        </w:r>
        <w:r w:rsidR="008E1679" w:rsidRPr="00E77497">
          <w:rPr>
            <w:rFonts w:ascii="Arial" w:hAnsi="Arial"/>
          </w:rPr>
          <w:t xml:space="preserve"> </w:t>
        </w:r>
      </w:ins>
      <w:ins w:id="2235" w:author="Rev 9 Allen Wirfs-Brock" w:date="2012-06-24T16:26:00Z">
        <w:r w:rsidRPr="00E77497">
          <w:rPr>
            <w:rFonts w:ascii="Arial" w:hAnsi="Arial"/>
          </w:rPr>
          <w:t>sequence.</w:t>
        </w:r>
      </w:ins>
    </w:p>
    <w:p w14:paraId="1EE3F77B" w14:textId="77777777" w:rsidR="00CF290C" w:rsidRPr="00E77497" w:rsidRDefault="00CF290C" w:rsidP="00CF290C">
      <w:pPr>
        <w:pStyle w:val="MathSpecialCase3"/>
        <w:numPr>
          <w:ilvl w:val="2"/>
          <w:numId w:val="31"/>
        </w:numPr>
        <w:tabs>
          <w:tab w:val="left" w:pos="450"/>
        </w:tabs>
        <w:spacing w:after="0"/>
        <w:ind w:left="446" w:hanging="446"/>
        <w:rPr>
          <w:ins w:id="2236" w:author="Rev 9 Allen Wirfs-Brock" w:date="2012-06-24T16:32:00Z"/>
        </w:rPr>
      </w:pPr>
      <w:ins w:id="2237" w:author="Rev 9 Allen Wirfs-Brock" w:date="2012-06-24T16:32:00Z">
        <w:r w:rsidRPr="00E77497">
          <w:rPr>
            <w:rFonts w:ascii="Arial" w:hAnsi="Arial"/>
          </w:rPr>
          <w:t xml:space="preserve">The </w:t>
        </w:r>
        <w:del w:id="2238" w:author="Rev 10 Allen Wirfs-Brock" w:date="2012-07-29T11:26:00Z">
          <w:r w:rsidDel="00387B31">
            <w:rPr>
              <w:rFonts w:ascii="Arial" w:hAnsi="Arial"/>
            </w:rPr>
            <w:delText>Q</w:delText>
          </w:r>
          <w:r w:rsidRPr="00E77497" w:rsidDel="00387B31">
            <w:rPr>
              <w:rFonts w:ascii="Arial" w:hAnsi="Arial"/>
            </w:rPr>
            <w:delText>V</w:delText>
          </w:r>
        </w:del>
      </w:ins>
      <w:ins w:id="2239" w:author="Rev 10 Allen Wirfs-Brock" w:date="2012-07-29T11:26:00Z">
        <w:r w:rsidR="00387B31">
          <w:rPr>
            <w:rFonts w:ascii="Arial" w:hAnsi="Arial"/>
          </w:rPr>
          <w:t>TV</w:t>
        </w:r>
      </w:ins>
      <w:ins w:id="2240" w:author="Rev 9 Allen Wirfs-Brock" w:date="2012-06-24T16:32:00Z">
        <w:r w:rsidRPr="00E77497">
          <w:rPr>
            <w:rFonts w:ascii="Arial" w:hAnsi="Arial"/>
          </w:rPr>
          <w:t xml:space="preserve"> </w:t>
        </w:r>
      </w:ins>
      <w:ins w:id="2241" w:author="Rev 9 Allen Wirfs-Brock" w:date="2012-07-06T10:03:00Z">
        <w:r w:rsidR="009C6441">
          <w:rPr>
            <w:rFonts w:ascii="Arial" w:hAnsi="Arial"/>
          </w:rPr>
          <w:t xml:space="preserve">and </w:t>
        </w:r>
        <w:del w:id="2242" w:author="Rev 10 Allen Wirfs-Brock" w:date="2012-07-29T11:27:00Z">
          <w:r w:rsidR="009C6441" w:rsidDel="00387B31">
            <w:rPr>
              <w:rFonts w:ascii="Arial" w:hAnsi="Arial"/>
            </w:rPr>
            <w:delText>QRV</w:delText>
          </w:r>
        </w:del>
      </w:ins>
      <w:ins w:id="2243" w:author="Rev 10 Allen Wirfs-Brock" w:date="2012-07-29T11:27:00Z">
        <w:r w:rsidR="00387B31">
          <w:rPr>
            <w:rFonts w:ascii="Arial" w:hAnsi="Arial"/>
          </w:rPr>
          <w:t>TRV</w:t>
        </w:r>
      </w:ins>
      <w:ins w:id="2244" w:author="Rev 9 Allen Wirfs-Brock" w:date="2012-07-06T10:03:00Z">
        <w:r w:rsidR="009C6441" w:rsidRPr="00E77497">
          <w:rPr>
            <w:rFonts w:ascii="Arial" w:hAnsi="Arial"/>
          </w:rPr>
          <w:t xml:space="preserve"> </w:t>
        </w:r>
      </w:ins>
      <w:ins w:id="2245" w:author="Rev 9 Allen Wirfs-Brock" w:date="2012-06-24T16:32:00Z">
        <w:r w:rsidRPr="00E77497">
          <w:rPr>
            <w:rFonts w:ascii="Arial" w:hAnsi="Arial"/>
          </w:rPr>
          <w:t>of</w:t>
        </w:r>
        <w:r w:rsidRPr="00E77497">
          <w:t xml:space="preserve"> </w:t>
        </w:r>
        <w:del w:id="2246" w:author="Rev 10 Allen Wirfs-Brock" w:date="2012-07-29T11:30:00Z">
          <w:r w:rsidDel="00387B31">
            <w:rPr>
              <w:i/>
            </w:rPr>
            <w:delText>Quasi</w:delText>
          </w:r>
        </w:del>
      </w:ins>
      <w:ins w:id="2247" w:author="Rev 10 Allen Wirfs-Brock" w:date="2012-07-29T11:30:00Z">
        <w:r w:rsidR="00387B31">
          <w:rPr>
            <w:i/>
          </w:rPr>
          <w:t>Termplate</w:t>
        </w:r>
      </w:ins>
      <w:ins w:id="2248" w:author="Rev 9 Allen Wirfs-Brock" w:date="2012-06-24T16:32:00Z">
        <w:r>
          <w:rPr>
            <w:i/>
          </w:rPr>
          <w:t>Middle</w:t>
        </w:r>
        <w:r w:rsidRPr="00E77497">
          <w:t xml:space="preserve"> </w:t>
        </w:r>
        <w:r w:rsidRPr="00E77497">
          <w:rPr>
            <w:rFonts w:ascii="Arial" w:hAnsi="Arial"/>
            <w:b/>
          </w:rPr>
          <w:t>::</w:t>
        </w:r>
        <w:r w:rsidRPr="00E77497">
          <w:t xml:space="preserve"> </w:t>
        </w:r>
        <w:r>
          <w:rPr>
            <w:rFonts w:ascii="Courier New" w:hAnsi="Courier New"/>
            <w:b/>
          </w:rPr>
          <w:t>}$</w:t>
        </w:r>
      </w:ins>
      <w:ins w:id="2249" w:author="Rev 9 Allen Wirfs-Brock" w:date="2012-06-26T15:10:00Z">
        <w:r w:rsidR="000D671D">
          <w:rPr>
            <w:rFonts w:ascii="Courier New" w:hAnsi="Courier New"/>
            <w:b/>
          </w:rPr>
          <w:t>{</w:t>
        </w:r>
      </w:ins>
      <w:ins w:id="2250" w:author="Rev 9 Allen Wirfs-Brock" w:date="2012-06-24T16:32:00Z">
        <w:r w:rsidRPr="00E77497">
          <w:t xml:space="preserve"> </w:t>
        </w:r>
        <w:r w:rsidRPr="00E77497">
          <w:rPr>
            <w:rFonts w:ascii="Arial" w:hAnsi="Arial"/>
          </w:rPr>
          <w:t xml:space="preserve">is the empty </w:t>
        </w:r>
      </w:ins>
      <w:ins w:id="2251" w:author="Rev 9 Allen Wirfs-Brock" w:date="2012-07-02T11:16:00Z">
        <w:r w:rsidR="008E1679">
          <w:rPr>
            <w:rFonts w:ascii="Arial" w:hAnsi="Arial"/>
          </w:rPr>
          <w:t>code unit</w:t>
        </w:r>
        <w:r w:rsidR="008E1679" w:rsidRPr="00E77497">
          <w:rPr>
            <w:rFonts w:ascii="Arial" w:hAnsi="Arial"/>
          </w:rPr>
          <w:t xml:space="preserve"> </w:t>
        </w:r>
      </w:ins>
      <w:ins w:id="2252" w:author="Rev 9 Allen Wirfs-Brock" w:date="2012-06-24T16:32:00Z">
        <w:r w:rsidRPr="00E77497">
          <w:rPr>
            <w:rFonts w:ascii="Arial" w:hAnsi="Arial"/>
          </w:rPr>
          <w:t>sequence.</w:t>
        </w:r>
      </w:ins>
    </w:p>
    <w:p w14:paraId="2A99F4EA" w14:textId="77777777" w:rsidR="00CF290C" w:rsidRPr="00E77497" w:rsidRDefault="00CF290C" w:rsidP="00CF290C">
      <w:pPr>
        <w:pStyle w:val="MathSpecialCase3"/>
        <w:numPr>
          <w:ilvl w:val="2"/>
          <w:numId w:val="31"/>
        </w:numPr>
        <w:tabs>
          <w:tab w:val="left" w:pos="450"/>
        </w:tabs>
        <w:spacing w:after="0"/>
        <w:ind w:left="446" w:hanging="446"/>
        <w:rPr>
          <w:ins w:id="2253" w:author="Rev 9 Allen Wirfs-Brock" w:date="2012-06-24T16:33:00Z"/>
        </w:rPr>
      </w:pPr>
      <w:ins w:id="2254" w:author="Rev 9 Allen Wirfs-Brock" w:date="2012-06-24T16:33:00Z">
        <w:r w:rsidRPr="00E77497">
          <w:rPr>
            <w:rFonts w:ascii="Arial" w:hAnsi="Arial"/>
          </w:rPr>
          <w:t xml:space="preserve">The </w:t>
        </w:r>
        <w:del w:id="2255" w:author="Rev 10 Allen Wirfs-Brock" w:date="2012-07-29T11:26:00Z">
          <w:r w:rsidDel="00387B31">
            <w:rPr>
              <w:rFonts w:ascii="Arial" w:hAnsi="Arial"/>
            </w:rPr>
            <w:delText>Q</w:delText>
          </w:r>
          <w:r w:rsidRPr="00E77497" w:rsidDel="00387B31">
            <w:rPr>
              <w:rFonts w:ascii="Arial" w:hAnsi="Arial"/>
            </w:rPr>
            <w:delText>V</w:delText>
          </w:r>
        </w:del>
      </w:ins>
      <w:ins w:id="2256" w:author="Rev 10 Allen Wirfs-Brock" w:date="2012-07-29T11:26:00Z">
        <w:r w:rsidR="00387B31">
          <w:rPr>
            <w:rFonts w:ascii="Arial" w:hAnsi="Arial"/>
          </w:rPr>
          <w:t>TV</w:t>
        </w:r>
      </w:ins>
      <w:ins w:id="2257" w:author="Rev 9 Allen Wirfs-Brock" w:date="2012-06-24T16:33:00Z">
        <w:r w:rsidRPr="00E77497">
          <w:rPr>
            <w:rFonts w:ascii="Arial" w:hAnsi="Arial"/>
          </w:rPr>
          <w:t xml:space="preserve"> </w:t>
        </w:r>
      </w:ins>
      <w:ins w:id="2258" w:author="Rev 9 Allen Wirfs-Brock" w:date="2012-07-06T10:03:00Z">
        <w:r w:rsidR="009C6441">
          <w:rPr>
            <w:rFonts w:ascii="Arial" w:hAnsi="Arial"/>
          </w:rPr>
          <w:t xml:space="preserve">and </w:t>
        </w:r>
        <w:del w:id="2259" w:author="Rev 10 Allen Wirfs-Brock" w:date="2012-07-29T11:27:00Z">
          <w:r w:rsidR="009C6441" w:rsidDel="00387B31">
            <w:rPr>
              <w:rFonts w:ascii="Arial" w:hAnsi="Arial"/>
            </w:rPr>
            <w:delText>QRV</w:delText>
          </w:r>
        </w:del>
      </w:ins>
      <w:ins w:id="2260" w:author="Rev 10 Allen Wirfs-Brock" w:date="2012-07-29T11:27:00Z">
        <w:r w:rsidR="00387B31">
          <w:rPr>
            <w:rFonts w:ascii="Arial" w:hAnsi="Arial"/>
          </w:rPr>
          <w:t>TRV</w:t>
        </w:r>
      </w:ins>
      <w:ins w:id="2261" w:author="Rev 9 Allen Wirfs-Brock" w:date="2012-07-06T10:03:00Z">
        <w:r w:rsidR="009C6441" w:rsidRPr="00E77497">
          <w:rPr>
            <w:rFonts w:ascii="Arial" w:hAnsi="Arial"/>
          </w:rPr>
          <w:t xml:space="preserve"> </w:t>
        </w:r>
      </w:ins>
      <w:ins w:id="2262" w:author="Rev 9 Allen Wirfs-Brock" w:date="2012-06-24T16:33:00Z">
        <w:r w:rsidRPr="00E77497">
          <w:rPr>
            <w:rFonts w:ascii="Arial" w:hAnsi="Arial"/>
          </w:rPr>
          <w:t>of</w:t>
        </w:r>
        <w:r w:rsidRPr="00E77497">
          <w:t xml:space="preserve"> </w:t>
        </w:r>
        <w:del w:id="2263" w:author="Rev 10 Allen Wirfs-Brock" w:date="2012-07-29T11:30:00Z">
          <w:r w:rsidDel="00387B31">
            <w:rPr>
              <w:i/>
            </w:rPr>
            <w:delText>Quasi</w:delText>
          </w:r>
        </w:del>
      </w:ins>
      <w:ins w:id="2264" w:author="Rev 10 Allen Wirfs-Brock" w:date="2012-07-29T11:30:00Z">
        <w:r w:rsidR="00387B31">
          <w:rPr>
            <w:i/>
          </w:rPr>
          <w:t>Template</w:t>
        </w:r>
      </w:ins>
      <w:ins w:id="2265" w:author="Rev 9 Allen Wirfs-Brock" w:date="2012-06-24T16:33:00Z">
        <w:r>
          <w:rPr>
            <w:i/>
          </w:rPr>
          <w:t>Tail</w:t>
        </w:r>
        <w:r w:rsidRPr="00E77497">
          <w:t xml:space="preserve"> </w:t>
        </w:r>
        <w:r w:rsidRPr="00E77497">
          <w:rPr>
            <w:rFonts w:ascii="Arial" w:hAnsi="Arial"/>
            <w:b/>
          </w:rPr>
          <w:t>::</w:t>
        </w:r>
        <w:r w:rsidRPr="00E77497">
          <w:t xml:space="preserve"> </w:t>
        </w:r>
        <w:r>
          <w:rPr>
            <w:rFonts w:ascii="Courier New" w:hAnsi="Courier New"/>
            <w:b/>
          </w:rPr>
          <w:t>}</w:t>
        </w:r>
      </w:ins>
      <w:ins w:id="2266" w:author="Rev 9 Allen Wirfs-Brock" w:date="2012-06-24T16:34:00Z">
        <w:r>
          <w:rPr>
            <w:rFonts w:ascii="Courier New" w:hAnsi="Courier New"/>
            <w:b/>
          </w:rPr>
          <w:t>`</w:t>
        </w:r>
      </w:ins>
      <w:ins w:id="2267" w:author="Rev 9 Allen Wirfs-Brock" w:date="2012-06-24T16:33:00Z">
        <w:r w:rsidRPr="00E77497">
          <w:t xml:space="preserve"> </w:t>
        </w:r>
        <w:r w:rsidRPr="00E77497">
          <w:rPr>
            <w:rFonts w:ascii="Arial" w:hAnsi="Arial"/>
          </w:rPr>
          <w:t xml:space="preserve">is the empty </w:t>
        </w:r>
      </w:ins>
      <w:ins w:id="2268" w:author="Rev 9 Allen Wirfs-Brock" w:date="2012-07-02T11:16:00Z">
        <w:r w:rsidR="008E1679">
          <w:rPr>
            <w:rFonts w:ascii="Arial" w:hAnsi="Arial"/>
          </w:rPr>
          <w:t>code unit</w:t>
        </w:r>
        <w:r w:rsidR="008E1679" w:rsidRPr="00E77497">
          <w:rPr>
            <w:rFonts w:ascii="Arial" w:hAnsi="Arial"/>
          </w:rPr>
          <w:t xml:space="preserve"> </w:t>
        </w:r>
      </w:ins>
      <w:ins w:id="2269" w:author="Rev 9 Allen Wirfs-Brock" w:date="2012-06-24T16:33:00Z">
        <w:r w:rsidRPr="00E77497">
          <w:rPr>
            <w:rFonts w:ascii="Arial" w:hAnsi="Arial"/>
          </w:rPr>
          <w:t>sequence.</w:t>
        </w:r>
      </w:ins>
    </w:p>
    <w:p w14:paraId="6F557691" w14:textId="77777777" w:rsidR="001C6DE6" w:rsidRPr="00E77497" w:rsidRDefault="001C6DE6" w:rsidP="001C6DE6">
      <w:pPr>
        <w:pStyle w:val="MathSpecialCase3"/>
        <w:numPr>
          <w:ilvl w:val="2"/>
          <w:numId w:val="31"/>
        </w:numPr>
        <w:tabs>
          <w:tab w:val="left" w:pos="450"/>
        </w:tabs>
        <w:spacing w:after="0"/>
        <w:ind w:left="446" w:hanging="446"/>
        <w:rPr>
          <w:ins w:id="2270" w:author="Rev 9 Allen Wirfs-Brock" w:date="2012-06-24T16:35:00Z"/>
        </w:rPr>
      </w:pPr>
      <w:ins w:id="2271" w:author="Rev 9 Allen Wirfs-Brock" w:date="2012-06-24T16:35:00Z">
        <w:r w:rsidRPr="00E77497">
          <w:rPr>
            <w:rFonts w:ascii="Arial" w:hAnsi="Arial"/>
          </w:rPr>
          <w:t xml:space="preserve">The </w:t>
        </w:r>
        <w:del w:id="2272" w:author="Rev 10 Allen Wirfs-Brock" w:date="2012-07-29T11:26:00Z">
          <w:r w:rsidDel="00387B31">
            <w:rPr>
              <w:rFonts w:ascii="Arial" w:hAnsi="Arial"/>
            </w:rPr>
            <w:delText>Q</w:delText>
          </w:r>
          <w:r w:rsidRPr="00E77497" w:rsidDel="00387B31">
            <w:rPr>
              <w:rFonts w:ascii="Arial" w:hAnsi="Arial"/>
            </w:rPr>
            <w:delText>V</w:delText>
          </w:r>
        </w:del>
      </w:ins>
      <w:ins w:id="2273" w:author="Rev 10 Allen Wirfs-Brock" w:date="2012-07-29T11:26:00Z">
        <w:r w:rsidR="00387B31">
          <w:rPr>
            <w:rFonts w:ascii="Arial" w:hAnsi="Arial"/>
          </w:rPr>
          <w:t>TV</w:t>
        </w:r>
      </w:ins>
      <w:ins w:id="2274" w:author="Rev 9 Allen Wirfs-Brock" w:date="2012-06-24T16:35:00Z">
        <w:r w:rsidRPr="00E77497">
          <w:rPr>
            <w:rFonts w:ascii="Arial" w:hAnsi="Arial"/>
          </w:rPr>
          <w:t xml:space="preserve"> of</w:t>
        </w:r>
        <w:r w:rsidRPr="00E77497">
          <w:t xml:space="preserve"> </w:t>
        </w:r>
        <w:del w:id="2275" w:author="Rev 10 Allen Wirfs-Brock" w:date="2012-07-29T11:40:00Z">
          <w:r w:rsidDel="00387B31">
            <w:rPr>
              <w:i/>
            </w:rPr>
            <w:delText>FullQuasi</w:delText>
          </w:r>
        </w:del>
      </w:ins>
      <w:ins w:id="2276" w:author="Rev 10 Allen Wirfs-Brock" w:date="2012-07-29T11:40:00Z">
        <w:r w:rsidR="00387B31">
          <w:rPr>
            <w:i/>
          </w:rPr>
          <w:t>NoSubstitutionTemplate</w:t>
        </w:r>
      </w:ins>
      <w:ins w:id="2277" w:author="Rev 9 Allen Wirfs-Brock" w:date="2012-06-24T16:35:00Z">
        <w:r w:rsidRPr="00E77497">
          <w:t xml:space="preserve"> </w:t>
        </w:r>
        <w:r w:rsidRPr="00E77497">
          <w:rPr>
            <w:rFonts w:ascii="Arial" w:hAnsi="Arial"/>
            <w:b/>
          </w:rPr>
          <w:t>::</w:t>
        </w:r>
        <w:r w:rsidRPr="00E77497">
          <w:t xml:space="preserve"> </w:t>
        </w:r>
        <w:r>
          <w:rPr>
            <w:rFonts w:ascii="Courier New" w:hAnsi="Courier New"/>
            <w:b/>
          </w:rPr>
          <w:t>`</w:t>
        </w:r>
      </w:ins>
      <w:ins w:id="2278" w:author="Rev 9 Allen Wirfs-Brock" w:date="2012-06-24T16:36:00Z">
        <w:r>
          <w:rPr>
            <w:rFonts w:ascii="Courier New" w:hAnsi="Courier New"/>
            <w:b/>
          </w:rPr>
          <w:t xml:space="preserve"> </w:t>
        </w:r>
      </w:ins>
      <w:ins w:id="2279" w:author="Rev 9 Allen Wirfs-Brock" w:date="2012-06-24T16:35:00Z">
        <w:del w:id="2280" w:author="Rev 10 Allen Wirfs-Brock" w:date="2012-07-29T11:30:00Z">
          <w:r w:rsidRPr="001C6DE6" w:rsidDel="00387B31">
            <w:rPr>
              <w:i/>
            </w:rPr>
            <w:delText>Quasi</w:delText>
          </w:r>
        </w:del>
      </w:ins>
      <w:ins w:id="2281" w:author="Rev 10 Allen Wirfs-Brock" w:date="2012-07-29T11:30:00Z">
        <w:r w:rsidR="00387B31">
          <w:rPr>
            <w:i/>
          </w:rPr>
          <w:t>Template</w:t>
        </w:r>
      </w:ins>
      <w:ins w:id="2282" w:author="Rev 9 Allen Wirfs-Brock" w:date="2012-06-24T16:35:00Z">
        <w:r w:rsidRPr="001C6DE6">
          <w:rPr>
            <w:i/>
          </w:rPr>
          <w:t>Characters</w:t>
        </w:r>
      </w:ins>
      <w:ins w:id="2283" w:author="Rev 9 Allen Wirfs-Brock" w:date="2012-06-24T16:36:00Z">
        <w:r>
          <w:rPr>
            <w:i/>
          </w:rPr>
          <w:t xml:space="preserve"> </w:t>
        </w:r>
      </w:ins>
      <w:ins w:id="2284" w:author="Rev 9 Allen Wirfs-Brock" w:date="2012-06-24T16:35:00Z">
        <w:r>
          <w:rPr>
            <w:rFonts w:ascii="Courier New" w:hAnsi="Courier New"/>
            <w:b/>
          </w:rPr>
          <w:t>`</w:t>
        </w:r>
        <w:r w:rsidRPr="00E77497">
          <w:t xml:space="preserve"> </w:t>
        </w:r>
        <w:r w:rsidRPr="00E77497">
          <w:rPr>
            <w:rFonts w:ascii="Arial" w:hAnsi="Arial"/>
          </w:rPr>
          <w:t xml:space="preserve">is the </w:t>
        </w:r>
      </w:ins>
      <w:ins w:id="2285" w:author="Rev 9 Allen Wirfs-Brock" w:date="2012-06-24T16:37:00Z">
        <w:del w:id="2286" w:author="Rev 10 Allen Wirfs-Brock" w:date="2012-07-29T11:26:00Z">
          <w:r w:rsidDel="00387B31">
            <w:rPr>
              <w:rFonts w:ascii="Arial" w:hAnsi="Arial"/>
            </w:rPr>
            <w:delText>QV</w:delText>
          </w:r>
        </w:del>
      </w:ins>
      <w:ins w:id="2287" w:author="Rev 10 Allen Wirfs-Brock" w:date="2012-07-29T11:26:00Z">
        <w:r w:rsidR="00387B31">
          <w:rPr>
            <w:rFonts w:ascii="Arial" w:hAnsi="Arial"/>
          </w:rPr>
          <w:t>TV</w:t>
        </w:r>
      </w:ins>
      <w:ins w:id="2288" w:author="Rev 9 Allen Wirfs-Brock" w:date="2012-06-24T16:37:00Z">
        <w:r>
          <w:rPr>
            <w:rFonts w:ascii="Arial" w:hAnsi="Arial"/>
          </w:rPr>
          <w:t xml:space="preserve"> of </w:t>
        </w:r>
        <w:del w:id="2289" w:author="Rev 10 Allen Wirfs-Brock" w:date="2012-07-29T11:31:00Z">
          <w:r w:rsidRPr="001E1EC2" w:rsidDel="00387B31">
            <w:rPr>
              <w:i/>
            </w:rPr>
            <w:delText>Quasi</w:delText>
          </w:r>
        </w:del>
      </w:ins>
      <w:ins w:id="2290" w:author="Rev 10 Allen Wirfs-Brock" w:date="2012-07-29T11:31:00Z">
        <w:r w:rsidR="00387B31">
          <w:rPr>
            <w:i/>
          </w:rPr>
          <w:t>Template</w:t>
        </w:r>
      </w:ins>
      <w:ins w:id="2291" w:author="Rev 9 Allen Wirfs-Brock" w:date="2012-06-24T16:37:00Z">
        <w:r w:rsidRPr="001E1EC2">
          <w:rPr>
            <w:i/>
          </w:rPr>
          <w:t>Characters</w:t>
        </w:r>
      </w:ins>
      <w:ins w:id="2292" w:author="Rev 9 Allen Wirfs-Brock" w:date="2012-06-24T16:35:00Z">
        <w:r w:rsidRPr="00E77497">
          <w:rPr>
            <w:rFonts w:ascii="Arial" w:hAnsi="Arial"/>
          </w:rPr>
          <w:t>.</w:t>
        </w:r>
      </w:ins>
    </w:p>
    <w:p w14:paraId="3CB29668" w14:textId="77777777" w:rsidR="001C6DE6" w:rsidRPr="00E77497" w:rsidRDefault="001C6DE6" w:rsidP="001C6DE6">
      <w:pPr>
        <w:pStyle w:val="MathSpecialCase3"/>
        <w:numPr>
          <w:ilvl w:val="2"/>
          <w:numId w:val="31"/>
        </w:numPr>
        <w:tabs>
          <w:tab w:val="left" w:pos="450"/>
        </w:tabs>
        <w:spacing w:after="0"/>
        <w:ind w:left="446" w:hanging="446"/>
        <w:rPr>
          <w:ins w:id="2293" w:author="Rev 9 Allen Wirfs-Brock" w:date="2012-06-24T16:35:00Z"/>
        </w:rPr>
      </w:pPr>
      <w:ins w:id="2294" w:author="Rev 9 Allen Wirfs-Brock" w:date="2012-06-24T16:35:00Z">
        <w:r w:rsidRPr="00E77497">
          <w:rPr>
            <w:rFonts w:ascii="Arial" w:hAnsi="Arial"/>
          </w:rPr>
          <w:t xml:space="preserve">The </w:t>
        </w:r>
        <w:del w:id="2295" w:author="Rev 10 Allen Wirfs-Brock" w:date="2012-07-29T11:26:00Z">
          <w:r w:rsidDel="00387B31">
            <w:rPr>
              <w:rFonts w:ascii="Arial" w:hAnsi="Arial"/>
            </w:rPr>
            <w:delText>Q</w:delText>
          </w:r>
          <w:r w:rsidRPr="00E77497" w:rsidDel="00387B31">
            <w:rPr>
              <w:rFonts w:ascii="Arial" w:hAnsi="Arial"/>
            </w:rPr>
            <w:delText>V</w:delText>
          </w:r>
        </w:del>
      </w:ins>
      <w:ins w:id="2296" w:author="Rev 10 Allen Wirfs-Brock" w:date="2012-07-29T11:26:00Z">
        <w:r w:rsidR="00387B31">
          <w:rPr>
            <w:rFonts w:ascii="Arial" w:hAnsi="Arial"/>
          </w:rPr>
          <w:t>TV</w:t>
        </w:r>
      </w:ins>
      <w:ins w:id="2297" w:author="Rev 9 Allen Wirfs-Brock" w:date="2012-06-24T16:35:00Z">
        <w:r w:rsidRPr="00E77497">
          <w:rPr>
            <w:rFonts w:ascii="Arial" w:hAnsi="Arial"/>
          </w:rPr>
          <w:t xml:space="preserve"> of</w:t>
        </w:r>
        <w:r w:rsidRPr="00E77497">
          <w:t xml:space="preserve"> </w:t>
        </w:r>
        <w:del w:id="2298" w:author="Rev 10 Allen Wirfs-Brock" w:date="2012-07-29T11:31:00Z">
          <w:r w:rsidDel="00387B31">
            <w:rPr>
              <w:i/>
            </w:rPr>
            <w:delText>Quasi</w:delText>
          </w:r>
        </w:del>
      </w:ins>
      <w:ins w:id="2299" w:author="Rev 10 Allen Wirfs-Brock" w:date="2012-07-29T11:31:00Z">
        <w:r w:rsidR="00387B31">
          <w:rPr>
            <w:i/>
          </w:rPr>
          <w:t>Template</w:t>
        </w:r>
      </w:ins>
      <w:ins w:id="2300" w:author="Rev 9 Allen Wirfs-Brock" w:date="2012-06-24T16:35:00Z">
        <w:r>
          <w:rPr>
            <w:i/>
          </w:rPr>
          <w:t>Head</w:t>
        </w:r>
        <w:r w:rsidRPr="00E77497">
          <w:t xml:space="preserve"> </w:t>
        </w:r>
        <w:r w:rsidRPr="00E77497">
          <w:rPr>
            <w:rFonts w:ascii="Arial" w:hAnsi="Arial"/>
            <w:b/>
          </w:rPr>
          <w:t>::</w:t>
        </w:r>
        <w:r w:rsidRPr="00E77497">
          <w:t xml:space="preserve"> </w:t>
        </w:r>
        <w:r>
          <w:rPr>
            <w:rFonts w:ascii="Courier New" w:hAnsi="Courier New"/>
            <w:b/>
          </w:rPr>
          <w:t>`</w:t>
        </w:r>
      </w:ins>
      <w:ins w:id="2301" w:author="Rev 9 Allen Wirfs-Brock" w:date="2012-06-24T16:36:00Z">
        <w:r w:rsidRPr="001C6DE6">
          <w:rPr>
            <w:i/>
          </w:rPr>
          <w:t xml:space="preserve"> </w:t>
        </w:r>
        <w:del w:id="2302" w:author="Rev 10 Allen Wirfs-Brock" w:date="2012-07-29T11:31:00Z">
          <w:r w:rsidRPr="001E1EC2" w:rsidDel="00387B31">
            <w:rPr>
              <w:i/>
            </w:rPr>
            <w:delText>Quasi</w:delText>
          </w:r>
        </w:del>
      </w:ins>
      <w:ins w:id="2303" w:author="Rev 10 Allen Wirfs-Brock" w:date="2012-07-29T11:31:00Z">
        <w:r w:rsidR="00387B31">
          <w:rPr>
            <w:i/>
          </w:rPr>
          <w:t>Template</w:t>
        </w:r>
      </w:ins>
      <w:ins w:id="2304" w:author="Rev 9 Allen Wirfs-Brock" w:date="2012-06-24T16:36:00Z">
        <w:r w:rsidRPr="001E1EC2">
          <w:rPr>
            <w:i/>
          </w:rPr>
          <w:t>Characters</w:t>
        </w:r>
        <w:r>
          <w:rPr>
            <w:rFonts w:ascii="Courier New" w:hAnsi="Courier New"/>
            <w:b/>
          </w:rPr>
          <w:t xml:space="preserve"> </w:t>
        </w:r>
      </w:ins>
      <w:ins w:id="2305" w:author="Rev 9 Allen Wirfs-Brock" w:date="2012-06-24T16:35:00Z">
        <w:r>
          <w:rPr>
            <w:rFonts w:ascii="Courier New" w:hAnsi="Courier New"/>
            <w:b/>
          </w:rPr>
          <w:t>$</w:t>
        </w:r>
      </w:ins>
      <w:ins w:id="2306" w:author="Rev 9 Allen Wirfs-Brock" w:date="2012-06-26T15:12:00Z">
        <w:r w:rsidR="000D671D">
          <w:rPr>
            <w:rFonts w:ascii="Courier New" w:hAnsi="Courier New"/>
            <w:b/>
          </w:rPr>
          <w:t>{</w:t>
        </w:r>
      </w:ins>
      <w:ins w:id="2307" w:author="Rev 9 Allen Wirfs-Brock" w:date="2012-06-24T16:35:00Z">
        <w:r w:rsidRPr="00E77497">
          <w:t xml:space="preserve"> </w:t>
        </w:r>
        <w:r w:rsidRPr="00E77497">
          <w:rPr>
            <w:rFonts w:ascii="Arial" w:hAnsi="Arial"/>
          </w:rPr>
          <w:t xml:space="preserve">is the </w:t>
        </w:r>
      </w:ins>
      <w:ins w:id="2308" w:author="Rev 9 Allen Wirfs-Brock" w:date="2012-06-24T16:37:00Z">
        <w:del w:id="2309" w:author="Rev 10 Allen Wirfs-Brock" w:date="2012-07-29T11:26:00Z">
          <w:r w:rsidDel="00387B31">
            <w:rPr>
              <w:rFonts w:ascii="Arial" w:hAnsi="Arial"/>
            </w:rPr>
            <w:delText>QV</w:delText>
          </w:r>
        </w:del>
      </w:ins>
      <w:ins w:id="2310" w:author="Rev 10 Allen Wirfs-Brock" w:date="2012-07-29T11:26:00Z">
        <w:r w:rsidR="00387B31">
          <w:rPr>
            <w:rFonts w:ascii="Arial" w:hAnsi="Arial"/>
          </w:rPr>
          <w:t>TV</w:t>
        </w:r>
      </w:ins>
      <w:ins w:id="2311" w:author="Rev 9 Allen Wirfs-Brock" w:date="2012-06-24T16:37:00Z">
        <w:r>
          <w:rPr>
            <w:rFonts w:ascii="Arial" w:hAnsi="Arial"/>
          </w:rPr>
          <w:t xml:space="preserve"> of </w:t>
        </w:r>
        <w:del w:id="2312" w:author="Rev 10 Allen Wirfs-Brock" w:date="2012-07-29T11:31:00Z">
          <w:r w:rsidRPr="001E1EC2" w:rsidDel="00387B31">
            <w:rPr>
              <w:i/>
            </w:rPr>
            <w:delText>Quasi</w:delText>
          </w:r>
        </w:del>
      </w:ins>
      <w:ins w:id="2313" w:author="Rev 10 Allen Wirfs-Brock" w:date="2012-07-29T11:31:00Z">
        <w:r w:rsidR="00387B31">
          <w:rPr>
            <w:i/>
          </w:rPr>
          <w:t>Template</w:t>
        </w:r>
      </w:ins>
      <w:ins w:id="2314" w:author="Rev 9 Allen Wirfs-Brock" w:date="2012-06-24T16:37:00Z">
        <w:r w:rsidRPr="001E1EC2">
          <w:rPr>
            <w:i/>
          </w:rPr>
          <w:t>Characters</w:t>
        </w:r>
      </w:ins>
      <w:ins w:id="2315" w:author="Rev 9 Allen Wirfs-Brock" w:date="2012-06-24T16:35:00Z">
        <w:r w:rsidRPr="00E77497">
          <w:rPr>
            <w:rFonts w:ascii="Arial" w:hAnsi="Arial"/>
          </w:rPr>
          <w:t>.</w:t>
        </w:r>
      </w:ins>
    </w:p>
    <w:p w14:paraId="2A40E5D4" w14:textId="77777777" w:rsidR="001C6DE6" w:rsidRPr="00E77497" w:rsidRDefault="001C6DE6" w:rsidP="001C6DE6">
      <w:pPr>
        <w:pStyle w:val="MathSpecialCase3"/>
        <w:numPr>
          <w:ilvl w:val="2"/>
          <w:numId w:val="31"/>
        </w:numPr>
        <w:tabs>
          <w:tab w:val="left" w:pos="450"/>
        </w:tabs>
        <w:spacing w:after="0"/>
        <w:ind w:left="446" w:hanging="446"/>
        <w:rPr>
          <w:ins w:id="2316" w:author="Rev 9 Allen Wirfs-Brock" w:date="2012-06-24T16:35:00Z"/>
        </w:rPr>
      </w:pPr>
      <w:ins w:id="2317" w:author="Rev 9 Allen Wirfs-Brock" w:date="2012-06-24T16:35:00Z">
        <w:r w:rsidRPr="00E77497">
          <w:rPr>
            <w:rFonts w:ascii="Arial" w:hAnsi="Arial"/>
          </w:rPr>
          <w:t xml:space="preserve">The </w:t>
        </w:r>
        <w:del w:id="2318" w:author="Rev 10 Allen Wirfs-Brock" w:date="2012-07-29T11:26:00Z">
          <w:r w:rsidDel="00387B31">
            <w:rPr>
              <w:rFonts w:ascii="Arial" w:hAnsi="Arial"/>
            </w:rPr>
            <w:delText>Q</w:delText>
          </w:r>
          <w:r w:rsidRPr="00E77497" w:rsidDel="00387B31">
            <w:rPr>
              <w:rFonts w:ascii="Arial" w:hAnsi="Arial"/>
            </w:rPr>
            <w:delText>V</w:delText>
          </w:r>
        </w:del>
      </w:ins>
      <w:ins w:id="2319" w:author="Rev 10 Allen Wirfs-Brock" w:date="2012-07-29T11:26:00Z">
        <w:r w:rsidR="00387B31">
          <w:rPr>
            <w:rFonts w:ascii="Arial" w:hAnsi="Arial"/>
          </w:rPr>
          <w:t>TV</w:t>
        </w:r>
      </w:ins>
      <w:ins w:id="2320" w:author="Rev 9 Allen Wirfs-Brock" w:date="2012-06-24T16:35:00Z">
        <w:r w:rsidRPr="00E77497">
          <w:rPr>
            <w:rFonts w:ascii="Arial" w:hAnsi="Arial"/>
          </w:rPr>
          <w:t xml:space="preserve"> of</w:t>
        </w:r>
        <w:r w:rsidRPr="00E77497">
          <w:t xml:space="preserve"> </w:t>
        </w:r>
        <w:del w:id="2321" w:author="Rev 10 Allen Wirfs-Brock" w:date="2012-07-29T11:31:00Z">
          <w:r w:rsidDel="00387B31">
            <w:rPr>
              <w:i/>
            </w:rPr>
            <w:delText>Quasi</w:delText>
          </w:r>
        </w:del>
      </w:ins>
      <w:ins w:id="2322" w:author="Rev 10 Allen Wirfs-Brock" w:date="2012-07-29T11:31:00Z">
        <w:r w:rsidR="00387B31">
          <w:rPr>
            <w:i/>
          </w:rPr>
          <w:t>Template</w:t>
        </w:r>
      </w:ins>
      <w:ins w:id="2323" w:author="Rev 9 Allen Wirfs-Brock" w:date="2012-06-24T16:35:00Z">
        <w:r>
          <w:rPr>
            <w:i/>
          </w:rPr>
          <w:t>Middle</w:t>
        </w:r>
        <w:r w:rsidRPr="00E77497">
          <w:t xml:space="preserve"> </w:t>
        </w:r>
        <w:r w:rsidRPr="00E77497">
          <w:rPr>
            <w:rFonts w:ascii="Arial" w:hAnsi="Arial"/>
            <w:b/>
          </w:rPr>
          <w:t>::</w:t>
        </w:r>
        <w:r w:rsidRPr="00E77497">
          <w:t xml:space="preserve"> </w:t>
        </w:r>
        <w:r>
          <w:rPr>
            <w:rFonts w:ascii="Courier New" w:hAnsi="Courier New"/>
            <w:b/>
          </w:rPr>
          <w:t>}</w:t>
        </w:r>
      </w:ins>
      <w:ins w:id="2324" w:author="Rev 9 Allen Wirfs-Brock" w:date="2012-06-24T16:36:00Z">
        <w:r w:rsidRPr="001C6DE6">
          <w:rPr>
            <w:i/>
          </w:rPr>
          <w:t xml:space="preserve"> </w:t>
        </w:r>
        <w:del w:id="2325" w:author="Rev 10 Allen Wirfs-Brock" w:date="2012-07-29T11:31:00Z">
          <w:r w:rsidRPr="001E1EC2" w:rsidDel="00387B31">
            <w:rPr>
              <w:i/>
            </w:rPr>
            <w:delText>Quasi</w:delText>
          </w:r>
        </w:del>
      </w:ins>
      <w:ins w:id="2326" w:author="Rev 10 Allen Wirfs-Brock" w:date="2012-07-29T11:31:00Z">
        <w:r w:rsidR="00387B31">
          <w:rPr>
            <w:i/>
          </w:rPr>
          <w:t>Template</w:t>
        </w:r>
      </w:ins>
      <w:ins w:id="2327" w:author="Rev 9 Allen Wirfs-Brock" w:date="2012-06-24T16:36:00Z">
        <w:r w:rsidRPr="001E1EC2">
          <w:rPr>
            <w:i/>
          </w:rPr>
          <w:t>Characters</w:t>
        </w:r>
        <w:r>
          <w:rPr>
            <w:rFonts w:ascii="Courier New" w:hAnsi="Courier New"/>
            <w:b/>
          </w:rPr>
          <w:t xml:space="preserve"> </w:t>
        </w:r>
      </w:ins>
      <w:ins w:id="2328" w:author="Rev 9 Allen Wirfs-Brock" w:date="2012-06-24T16:35:00Z">
        <w:r>
          <w:rPr>
            <w:rFonts w:ascii="Courier New" w:hAnsi="Courier New"/>
            <w:b/>
          </w:rPr>
          <w:t>$</w:t>
        </w:r>
      </w:ins>
      <w:ins w:id="2329" w:author="Rev 9 Allen Wirfs-Brock" w:date="2012-06-26T15:13:00Z">
        <w:r w:rsidR="000D671D">
          <w:rPr>
            <w:rFonts w:ascii="Courier New" w:hAnsi="Courier New"/>
            <w:b/>
          </w:rPr>
          <w:t>{</w:t>
        </w:r>
      </w:ins>
      <w:ins w:id="2330" w:author="Rev 9 Allen Wirfs-Brock" w:date="2012-06-24T16:35:00Z">
        <w:r w:rsidRPr="00E77497">
          <w:t xml:space="preserve"> </w:t>
        </w:r>
        <w:r w:rsidRPr="00E77497">
          <w:rPr>
            <w:rFonts w:ascii="Arial" w:hAnsi="Arial"/>
          </w:rPr>
          <w:t xml:space="preserve">is the </w:t>
        </w:r>
      </w:ins>
      <w:ins w:id="2331" w:author="Rev 9 Allen Wirfs-Brock" w:date="2012-06-24T16:37:00Z">
        <w:del w:id="2332" w:author="Rev 10 Allen Wirfs-Brock" w:date="2012-07-29T11:26:00Z">
          <w:r w:rsidDel="00387B31">
            <w:rPr>
              <w:rFonts w:ascii="Arial" w:hAnsi="Arial"/>
            </w:rPr>
            <w:delText>QV</w:delText>
          </w:r>
        </w:del>
      </w:ins>
      <w:ins w:id="2333" w:author="Rev 10 Allen Wirfs-Brock" w:date="2012-07-29T11:26:00Z">
        <w:r w:rsidR="00387B31">
          <w:rPr>
            <w:rFonts w:ascii="Arial" w:hAnsi="Arial"/>
          </w:rPr>
          <w:t>TV</w:t>
        </w:r>
      </w:ins>
      <w:ins w:id="2334" w:author="Rev 9 Allen Wirfs-Brock" w:date="2012-06-24T16:37:00Z">
        <w:r>
          <w:rPr>
            <w:rFonts w:ascii="Arial" w:hAnsi="Arial"/>
          </w:rPr>
          <w:t xml:space="preserve"> of </w:t>
        </w:r>
        <w:del w:id="2335" w:author="Rev 10 Allen Wirfs-Brock" w:date="2012-07-29T11:31:00Z">
          <w:r w:rsidRPr="001E1EC2" w:rsidDel="00387B31">
            <w:rPr>
              <w:i/>
            </w:rPr>
            <w:delText>Quasi</w:delText>
          </w:r>
        </w:del>
      </w:ins>
      <w:ins w:id="2336" w:author="Rev 10 Allen Wirfs-Brock" w:date="2012-07-29T11:31:00Z">
        <w:r w:rsidR="00387B31">
          <w:rPr>
            <w:i/>
          </w:rPr>
          <w:t>Template</w:t>
        </w:r>
      </w:ins>
      <w:ins w:id="2337" w:author="Rev 9 Allen Wirfs-Brock" w:date="2012-06-24T16:37:00Z">
        <w:r w:rsidRPr="001E1EC2">
          <w:rPr>
            <w:i/>
          </w:rPr>
          <w:t>Characters</w:t>
        </w:r>
      </w:ins>
      <w:ins w:id="2338" w:author="Rev 9 Allen Wirfs-Brock" w:date="2012-06-24T16:35:00Z">
        <w:r w:rsidRPr="00E77497">
          <w:rPr>
            <w:rFonts w:ascii="Arial" w:hAnsi="Arial"/>
          </w:rPr>
          <w:t>.</w:t>
        </w:r>
      </w:ins>
    </w:p>
    <w:p w14:paraId="16BDCBE3" w14:textId="77777777" w:rsidR="001C6DE6" w:rsidRPr="00E77497" w:rsidRDefault="001C6DE6" w:rsidP="001C6DE6">
      <w:pPr>
        <w:pStyle w:val="MathSpecialCase3"/>
        <w:numPr>
          <w:ilvl w:val="2"/>
          <w:numId w:val="31"/>
        </w:numPr>
        <w:tabs>
          <w:tab w:val="left" w:pos="450"/>
        </w:tabs>
        <w:spacing w:after="0"/>
        <w:ind w:left="446" w:hanging="446"/>
        <w:rPr>
          <w:ins w:id="2339" w:author="Rev 9 Allen Wirfs-Brock" w:date="2012-06-24T16:35:00Z"/>
        </w:rPr>
      </w:pPr>
      <w:ins w:id="2340" w:author="Rev 9 Allen Wirfs-Brock" w:date="2012-06-24T16:35:00Z">
        <w:r w:rsidRPr="00E77497">
          <w:rPr>
            <w:rFonts w:ascii="Arial" w:hAnsi="Arial"/>
          </w:rPr>
          <w:t xml:space="preserve">The </w:t>
        </w:r>
        <w:del w:id="2341" w:author="Rev 10 Allen Wirfs-Brock" w:date="2012-07-29T11:26:00Z">
          <w:r w:rsidDel="00387B31">
            <w:rPr>
              <w:rFonts w:ascii="Arial" w:hAnsi="Arial"/>
            </w:rPr>
            <w:delText>Q</w:delText>
          </w:r>
          <w:r w:rsidRPr="00E77497" w:rsidDel="00387B31">
            <w:rPr>
              <w:rFonts w:ascii="Arial" w:hAnsi="Arial"/>
            </w:rPr>
            <w:delText>V</w:delText>
          </w:r>
        </w:del>
      </w:ins>
      <w:ins w:id="2342" w:author="Rev 10 Allen Wirfs-Brock" w:date="2012-07-29T11:26:00Z">
        <w:r w:rsidR="00387B31">
          <w:rPr>
            <w:rFonts w:ascii="Arial" w:hAnsi="Arial"/>
          </w:rPr>
          <w:t>TV</w:t>
        </w:r>
      </w:ins>
      <w:ins w:id="2343" w:author="Rev 9 Allen Wirfs-Brock" w:date="2012-06-24T16:35:00Z">
        <w:r w:rsidRPr="00E77497">
          <w:rPr>
            <w:rFonts w:ascii="Arial" w:hAnsi="Arial"/>
          </w:rPr>
          <w:t xml:space="preserve"> of</w:t>
        </w:r>
        <w:r w:rsidRPr="00E77497">
          <w:t xml:space="preserve"> </w:t>
        </w:r>
        <w:del w:id="2344" w:author="Rev 10 Allen Wirfs-Brock" w:date="2012-07-29T11:31:00Z">
          <w:r w:rsidDel="00387B31">
            <w:rPr>
              <w:i/>
            </w:rPr>
            <w:delText>Quasi</w:delText>
          </w:r>
        </w:del>
      </w:ins>
      <w:ins w:id="2345" w:author="Rev 10 Allen Wirfs-Brock" w:date="2012-07-29T11:31:00Z">
        <w:r w:rsidR="00387B31">
          <w:rPr>
            <w:i/>
          </w:rPr>
          <w:t>Template</w:t>
        </w:r>
      </w:ins>
      <w:ins w:id="2346" w:author="Rev 9 Allen Wirfs-Brock" w:date="2012-06-24T16:35:00Z">
        <w:r>
          <w:rPr>
            <w:i/>
          </w:rPr>
          <w:t>Tail</w:t>
        </w:r>
        <w:r w:rsidRPr="00E77497">
          <w:t xml:space="preserve"> </w:t>
        </w:r>
        <w:r w:rsidRPr="00E77497">
          <w:rPr>
            <w:rFonts w:ascii="Arial" w:hAnsi="Arial"/>
            <w:b/>
          </w:rPr>
          <w:t>::</w:t>
        </w:r>
        <w:r w:rsidRPr="00E77497">
          <w:t xml:space="preserve"> </w:t>
        </w:r>
        <w:r>
          <w:rPr>
            <w:rFonts w:ascii="Courier New" w:hAnsi="Courier New"/>
            <w:b/>
          </w:rPr>
          <w:t>}</w:t>
        </w:r>
      </w:ins>
      <w:ins w:id="2347" w:author="Rev 9 Allen Wirfs-Brock" w:date="2012-06-24T16:36:00Z">
        <w:r w:rsidRPr="001C6DE6">
          <w:rPr>
            <w:i/>
          </w:rPr>
          <w:t xml:space="preserve"> </w:t>
        </w:r>
        <w:del w:id="2348" w:author="Rev 10 Allen Wirfs-Brock" w:date="2012-07-29T11:31:00Z">
          <w:r w:rsidRPr="001E1EC2" w:rsidDel="00387B31">
            <w:rPr>
              <w:i/>
            </w:rPr>
            <w:delText>Quasi</w:delText>
          </w:r>
        </w:del>
      </w:ins>
      <w:ins w:id="2349" w:author="Rev 10 Allen Wirfs-Brock" w:date="2012-07-29T11:31:00Z">
        <w:r w:rsidR="00387B31">
          <w:rPr>
            <w:i/>
          </w:rPr>
          <w:t>Template</w:t>
        </w:r>
      </w:ins>
      <w:ins w:id="2350" w:author="Rev 9 Allen Wirfs-Brock" w:date="2012-06-24T16:36:00Z">
        <w:r w:rsidRPr="001E1EC2">
          <w:rPr>
            <w:i/>
          </w:rPr>
          <w:t>Characters</w:t>
        </w:r>
        <w:r>
          <w:rPr>
            <w:rFonts w:ascii="Courier New" w:hAnsi="Courier New"/>
            <w:b/>
          </w:rPr>
          <w:t xml:space="preserve"> </w:t>
        </w:r>
      </w:ins>
      <w:ins w:id="2351" w:author="Rev 9 Allen Wirfs-Brock" w:date="2012-06-24T16:35:00Z">
        <w:r>
          <w:rPr>
            <w:rFonts w:ascii="Courier New" w:hAnsi="Courier New"/>
            <w:b/>
          </w:rPr>
          <w:t>`</w:t>
        </w:r>
        <w:r w:rsidRPr="00E77497">
          <w:t xml:space="preserve"> </w:t>
        </w:r>
        <w:r w:rsidRPr="00E77497">
          <w:rPr>
            <w:rFonts w:ascii="Arial" w:hAnsi="Arial"/>
          </w:rPr>
          <w:t xml:space="preserve">is the </w:t>
        </w:r>
      </w:ins>
      <w:ins w:id="2352" w:author="Rev 9 Allen Wirfs-Brock" w:date="2012-06-24T16:38:00Z">
        <w:del w:id="2353" w:author="Rev 10 Allen Wirfs-Brock" w:date="2012-07-29T11:26:00Z">
          <w:r w:rsidDel="00387B31">
            <w:rPr>
              <w:rFonts w:ascii="Arial" w:hAnsi="Arial"/>
            </w:rPr>
            <w:delText>QV</w:delText>
          </w:r>
        </w:del>
      </w:ins>
      <w:ins w:id="2354" w:author="Rev 10 Allen Wirfs-Brock" w:date="2012-07-29T11:26:00Z">
        <w:r w:rsidR="00387B31">
          <w:rPr>
            <w:rFonts w:ascii="Arial" w:hAnsi="Arial"/>
          </w:rPr>
          <w:t>TV</w:t>
        </w:r>
      </w:ins>
      <w:ins w:id="2355" w:author="Rev 9 Allen Wirfs-Brock" w:date="2012-06-24T16:38:00Z">
        <w:r>
          <w:rPr>
            <w:rFonts w:ascii="Arial" w:hAnsi="Arial"/>
          </w:rPr>
          <w:t xml:space="preserve"> of </w:t>
        </w:r>
        <w:del w:id="2356" w:author="Rev 10 Allen Wirfs-Brock" w:date="2012-07-29T11:31:00Z">
          <w:r w:rsidRPr="001E1EC2" w:rsidDel="00387B31">
            <w:rPr>
              <w:i/>
            </w:rPr>
            <w:delText>Quasi</w:delText>
          </w:r>
        </w:del>
      </w:ins>
      <w:ins w:id="2357" w:author="Rev 10 Allen Wirfs-Brock" w:date="2012-07-29T11:31:00Z">
        <w:r w:rsidR="00387B31">
          <w:rPr>
            <w:i/>
          </w:rPr>
          <w:t>Template</w:t>
        </w:r>
      </w:ins>
      <w:ins w:id="2358" w:author="Rev 9 Allen Wirfs-Brock" w:date="2012-06-24T16:38:00Z">
        <w:r w:rsidRPr="001E1EC2">
          <w:rPr>
            <w:i/>
          </w:rPr>
          <w:t>Characters</w:t>
        </w:r>
      </w:ins>
      <w:ins w:id="2359" w:author="Rev 9 Allen Wirfs-Brock" w:date="2012-06-24T16:35:00Z">
        <w:r w:rsidRPr="00E77497">
          <w:rPr>
            <w:rFonts w:ascii="Arial" w:hAnsi="Arial"/>
          </w:rPr>
          <w:t>.</w:t>
        </w:r>
      </w:ins>
    </w:p>
    <w:p w14:paraId="0A437D17" w14:textId="77777777" w:rsidR="00CF290C" w:rsidRPr="00E77497" w:rsidRDefault="00CF290C" w:rsidP="00CF290C">
      <w:pPr>
        <w:pStyle w:val="MathSpecialCase3"/>
        <w:numPr>
          <w:ilvl w:val="2"/>
          <w:numId w:val="31"/>
        </w:numPr>
        <w:tabs>
          <w:tab w:val="left" w:pos="450"/>
        </w:tabs>
        <w:spacing w:after="0"/>
        <w:ind w:left="446" w:hanging="446"/>
        <w:rPr>
          <w:ins w:id="2360" w:author="Rev 9 Allen Wirfs-Brock" w:date="2012-06-24T16:26:00Z"/>
        </w:rPr>
      </w:pPr>
      <w:ins w:id="2361" w:author="Rev 9 Allen Wirfs-Brock" w:date="2012-06-24T16:26:00Z">
        <w:r w:rsidRPr="00E77497">
          <w:rPr>
            <w:rFonts w:ascii="Arial" w:hAnsi="Arial"/>
          </w:rPr>
          <w:t xml:space="preserve">The </w:t>
        </w:r>
      </w:ins>
      <w:ins w:id="2362" w:author="Rev 9 Allen Wirfs-Brock" w:date="2012-06-25T17:35:00Z">
        <w:del w:id="2363" w:author="Rev 10 Allen Wirfs-Brock" w:date="2012-07-29T11:26:00Z">
          <w:r w:rsidR="00C61AA1" w:rsidDel="00387B31">
            <w:rPr>
              <w:rFonts w:ascii="Arial" w:hAnsi="Arial"/>
            </w:rPr>
            <w:delText>Q</w:delText>
          </w:r>
        </w:del>
      </w:ins>
      <w:ins w:id="2364" w:author="Rev 9 Allen Wirfs-Brock" w:date="2012-06-24T16:26:00Z">
        <w:del w:id="2365" w:author="Rev 10 Allen Wirfs-Brock" w:date="2012-07-29T11:26:00Z">
          <w:r w:rsidRPr="00E77497" w:rsidDel="00387B31">
            <w:rPr>
              <w:rFonts w:ascii="Arial" w:hAnsi="Arial"/>
            </w:rPr>
            <w:delText>V</w:delText>
          </w:r>
        </w:del>
      </w:ins>
      <w:ins w:id="2366" w:author="Rev 10 Allen Wirfs-Brock" w:date="2012-07-29T11:26:00Z">
        <w:r w:rsidR="00387B31">
          <w:rPr>
            <w:rFonts w:ascii="Arial" w:hAnsi="Arial"/>
          </w:rPr>
          <w:t>TV</w:t>
        </w:r>
      </w:ins>
      <w:ins w:id="2367" w:author="Rev 9 Allen Wirfs-Brock" w:date="2012-06-24T16:26:00Z">
        <w:r w:rsidRPr="00E77497">
          <w:rPr>
            <w:rFonts w:ascii="Arial" w:hAnsi="Arial"/>
          </w:rPr>
          <w:t xml:space="preserve"> of</w:t>
        </w:r>
        <w:r w:rsidRPr="00E77497">
          <w:t xml:space="preserve"> </w:t>
        </w:r>
      </w:ins>
      <w:ins w:id="2368" w:author="Rev 9 Allen Wirfs-Brock" w:date="2012-06-25T17:36:00Z">
        <w:del w:id="2369" w:author="Rev 10 Allen Wirfs-Brock" w:date="2012-07-29T11:31:00Z">
          <w:r w:rsidR="00C61AA1" w:rsidRPr="001C6DE6" w:rsidDel="00387B31">
            <w:rPr>
              <w:i/>
            </w:rPr>
            <w:delText>Quasi</w:delText>
          </w:r>
        </w:del>
      </w:ins>
      <w:ins w:id="2370" w:author="Rev 10 Allen Wirfs-Brock" w:date="2012-07-29T11:31:00Z">
        <w:r w:rsidR="00387B31">
          <w:rPr>
            <w:i/>
          </w:rPr>
          <w:t>Template</w:t>
        </w:r>
      </w:ins>
      <w:ins w:id="2371" w:author="Rev 9 Allen Wirfs-Brock" w:date="2012-06-25T17:36:00Z">
        <w:r w:rsidR="00C61AA1" w:rsidRPr="001C6DE6">
          <w:rPr>
            <w:i/>
          </w:rPr>
          <w:t>Characters</w:t>
        </w:r>
      </w:ins>
      <w:ins w:id="2372" w:author="Rev 9 Allen Wirfs-Brock" w:date="2012-06-24T16:26:00Z">
        <w:r w:rsidRPr="00E77497">
          <w:rPr>
            <w:rFonts w:ascii="Arial" w:hAnsi="Arial"/>
            <w:b/>
          </w:rPr>
          <w:t>::</w:t>
        </w:r>
        <w:r w:rsidRPr="00E77497">
          <w:t xml:space="preserve"> </w:t>
        </w:r>
      </w:ins>
      <w:ins w:id="2373" w:author="Rev 9 Allen Wirfs-Brock" w:date="2012-06-25T17:37:00Z">
        <w:del w:id="2374" w:author="Rev 10 Allen Wirfs-Brock" w:date="2012-07-29T11:31:00Z">
          <w:r w:rsidR="00C61AA1" w:rsidRPr="00C74E77" w:rsidDel="00387B31">
            <w:rPr>
              <w:i/>
            </w:rPr>
            <w:delText>Quasi</w:delText>
          </w:r>
        </w:del>
      </w:ins>
      <w:ins w:id="2375" w:author="Rev 10 Allen Wirfs-Brock" w:date="2012-07-29T11:31:00Z">
        <w:r w:rsidR="00387B31">
          <w:rPr>
            <w:i/>
          </w:rPr>
          <w:t>Template</w:t>
        </w:r>
      </w:ins>
      <w:ins w:id="2376" w:author="Rev 9 Allen Wirfs-Brock" w:date="2012-06-25T17:37:00Z">
        <w:r w:rsidR="00C61AA1" w:rsidRPr="00C74E77">
          <w:rPr>
            <w:i/>
          </w:rPr>
          <w:t>Character</w:t>
        </w:r>
        <w:r w:rsidR="00C61AA1" w:rsidRPr="00E77497">
          <w:t xml:space="preserve"> </w:t>
        </w:r>
      </w:ins>
      <w:ins w:id="2377" w:author="Rev 9 Allen Wirfs-Brock" w:date="2012-06-24T16:26:00Z">
        <w:r w:rsidRPr="00E77497">
          <w:t xml:space="preserve"> </w:t>
        </w:r>
        <w:r w:rsidRPr="00E77497">
          <w:rPr>
            <w:rFonts w:ascii="Arial" w:hAnsi="Arial" w:cs="Arial"/>
          </w:rPr>
          <w:t xml:space="preserve">is the </w:t>
        </w:r>
      </w:ins>
      <w:ins w:id="2378" w:author="Rev 9 Allen Wirfs-Brock" w:date="2012-06-25T17:37:00Z">
        <w:del w:id="2379" w:author="Rev 10 Allen Wirfs-Brock" w:date="2012-07-29T11:26:00Z">
          <w:r w:rsidR="00C61AA1" w:rsidDel="00387B31">
            <w:rPr>
              <w:rFonts w:ascii="Arial" w:hAnsi="Arial" w:cs="Arial"/>
            </w:rPr>
            <w:delText>Q</w:delText>
          </w:r>
        </w:del>
      </w:ins>
      <w:ins w:id="2380" w:author="Rev 9 Allen Wirfs-Brock" w:date="2012-06-24T16:26:00Z">
        <w:del w:id="2381" w:author="Rev 10 Allen Wirfs-Brock" w:date="2012-07-29T11:26:00Z">
          <w:r w:rsidRPr="00E77497" w:rsidDel="00387B31">
            <w:rPr>
              <w:rFonts w:ascii="Arial" w:hAnsi="Arial" w:cs="Arial"/>
            </w:rPr>
            <w:delText>V</w:delText>
          </w:r>
        </w:del>
      </w:ins>
      <w:ins w:id="2382" w:author="Rev 10 Allen Wirfs-Brock" w:date="2012-07-29T11:26:00Z">
        <w:r w:rsidR="00387B31">
          <w:rPr>
            <w:rFonts w:ascii="Arial" w:hAnsi="Arial" w:cs="Arial"/>
          </w:rPr>
          <w:t>TV</w:t>
        </w:r>
      </w:ins>
      <w:ins w:id="2383" w:author="Rev 9 Allen Wirfs-Brock" w:date="2012-06-24T16:26:00Z">
        <w:r w:rsidRPr="00E77497">
          <w:t xml:space="preserve"> of </w:t>
        </w:r>
      </w:ins>
      <w:ins w:id="2384" w:author="Rev 9 Allen Wirfs-Brock" w:date="2012-06-25T17:37:00Z">
        <w:del w:id="2385" w:author="Rev 10 Allen Wirfs-Brock" w:date="2012-07-29T11:31:00Z">
          <w:r w:rsidR="00C61AA1" w:rsidRPr="001E1EC2" w:rsidDel="00387B31">
            <w:rPr>
              <w:i/>
            </w:rPr>
            <w:delText>Quasi</w:delText>
          </w:r>
        </w:del>
      </w:ins>
      <w:ins w:id="2386" w:author="Rev 10 Allen Wirfs-Brock" w:date="2012-07-29T11:31:00Z">
        <w:r w:rsidR="00387B31">
          <w:rPr>
            <w:i/>
          </w:rPr>
          <w:t>Template</w:t>
        </w:r>
      </w:ins>
      <w:ins w:id="2387" w:author="Rev 9 Allen Wirfs-Brock" w:date="2012-06-25T17:37:00Z">
        <w:r w:rsidR="00C61AA1" w:rsidRPr="001E1EC2">
          <w:rPr>
            <w:i/>
          </w:rPr>
          <w:t>Character</w:t>
        </w:r>
      </w:ins>
      <w:ins w:id="2388" w:author="Rev 9 Allen Wirfs-Brock" w:date="2012-06-24T16:26:00Z">
        <w:r w:rsidRPr="00E77497">
          <w:t>.</w:t>
        </w:r>
      </w:ins>
    </w:p>
    <w:p w14:paraId="5A22829E" w14:textId="77777777" w:rsidR="00CF290C" w:rsidRPr="00E77497" w:rsidRDefault="00CF290C" w:rsidP="00CF290C">
      <w:pPr>
        <w:pStyle w:val="MathSpecialCase3"/>
        <w:numPr>
          <w:ilvl w:val="2"/>
          <w:numId w:val="31"/>
        </w:numPr>
        <w:tabs>
          <w:tab w:val="left" w:pos="450"/>
        </w:tabs>
        <w:spacing w:after="0"/>
        <w:ind w:left="446" w:hanging="446"/>
        <w:rPr>
          <w:ins w:id="2389" w:author="Rev 9 Allen Wirfs-Brock" w:date="2012-06-24T16:26:00Z"/>
        </w:rPr>
      </w:pPr>
      <w:ins w:id="2390" w:author="Rev 9 Allen Wirfs-Brock" w:date="2012-06-24T16:26:00Z">
        <w:r w:rsidRPr="00E77497">
          <w:rPr>
            <w:rFonts w:ascii="Arial" w:hAnsi="Arial"/>
          </w:rPr>
          <w:t xml:space="preserve">The </w:t>
        </w:r>
      </w:ins>
      <w:ins w:id="2391" w:author="Rev 9 Allen Wirfs-Brock" w:date="2012-06-25T17:39:00Z">
        <w:del w:id="2392" w:author="Rev 10 Allen Wirfs-Brock" w:date="2012-07-29T11:26:00Z">
          <w:r w:rsidR="00C61AA1" w:rsidDel="00387B31">
            <w:rPr>
              <w:rFonts w:ascii="Arial" w:hAnsi="Arial"/>
            </w:rPr>
            <w:delText>Q</w:delText>
          </w:r>
        </w:del>
      </w:ins>
      <w:ins w:id="2393" w:author="Rev 9 Allen Wirfs-Brock" w:date="2012-06-24T16:26:00Z">
        <w:del w:id="2394" w:author="Rev 10 Allen Wirfs-Brock" w:date="2012-07-29T11:26:00Z">
          <w:r w:rsidRPr="00E77497" w:rsidDel="00387B31">
            <w:rPr>
              <w:rFonts w:ascii="Arial" w:hAnsi="Arial"/>
            </w:rPr>
            <w:delText>V</w:delText>
          </w:r>
        </w:del>
      </w:ins>
      <w:ins w:id="2395" w:author="Rev 10 Allen Wirfs-Brock" w:date="2012-07-29T11:26:00Z">
        <w:r w:rsidR="00387B31">
          <w:rPr>
            <w:rFonts w:ascii="Arial" w:hAnsi="Arial"/>
          </w:rPr>
          <w:t>TV</w:t>
        </w:r>
      </w:ins>
      <w:ins w:id="2396" w:author="Rev 9 Allen Wirfs-Brock" w:date="2012-06-24T16:26:00Z">
        <w:r w:rsidRPr="00E77497">
          <w:rPr>
            <w:rFonts w:ascii="Arial" w:hAnsi="Arial"/>
          </w:rPr>
          <w:t xml:space="preserve"> of</w:t>
        </w:r>
        <w:r w:rsidRPr="00E77497">
          <w:t xml:space="preserve"> </w:t>
        </w:r>
      </w:ins>
      <w:ins w:id="2397" w:author="Rev 9 Allen Wirfs-Brock" w:date="2012-07-06T09:47:00Z">
        <w:del w:id="2398" w:author="Rev 10 Allen Wirfs-Brock" w:date="2012-07-29T11:31:00Z">
          <w:r w:rsidR="007E0FF6" w:rsidRPr="001E1EC2" w:rsidDel="00387B31">
            <w:rPr>
              <w:i/>
            </w:rPr>
            <w:delText>Quasi</w:delText>
          </w:r>
        </w:del>
      </w:ins>
      <w:ins w:id="2399" w:author="Rev 10 Allen Wirfs-Brock" w:date="2012-07-29T11:31:00Z">
        <w:r w:rsidR="00387B31">
          <w:rPr>
            <w:i/>
          </w:rPr>
          <w:t>Template</w:t>
        </w:r>
      </w:ins>
      <w:ins w:id="2400" w:author="Rev 9 Allen Wirfs-Brock" w:date="2012-07-06T09:47:00Z">
        <w:r w:rsidR="007E0FF6" w:rsidRPr="001E1EC2">
          <w:rPr>
            <w:i/>
          </w:rPr>
          <w:t>Characters</w:t>
        </w:r>
        <w:r w:rsidR="007E0FF6">
          <w:rPr>
            <w:i/>
          </w:rPr>
          <w:t xml:space="preserve"> </w:t>
        </w:r>
      </w:ins>
      <w:ins w:id="2401" w:author="Rev 9 Allen Wirfs-Brock" w:date="2012-06-24T16:26:00Z">
        <w:r w:rsidRPr="00E77497">
          <w:rPr>
            <w:rFonts w:ascii="Arial" w:hAnsi="Arial"/>
            <w:b/>
          </w:rPr>
          <w:t>::</w:t>
        </w:r>
        <w:r w:rsidRPr="00E77497">
          <w:t xml:space="preserve"> </w:t>
        </w:r>
      </w:ins>
      <w:ins w:id="2402" w:author="Rev 9 Allen Wirfs-Brock" w:date="2012-06-25T17:39:00Z">
        <w:del w:id="2403" w:author="Rev 10 Allen Wirfs-Brock" w:date="2012-07-29T11:31:00Z">
          <w:r w:rsidR="00C61AA1" w:rsidRPr="001E1EC2" w:rsidDel="00387B31">
            <w:rPr>
              <w:i/>
            </w:rPr>
            <w:delText>Quasi</w:delText>
          </w:r>
        </w:del>
      </w:ins>
      <w:ins w:id="2404" w:author="Rev 10 Allen Wirfs-Brock" w:date="2012-07-29T11:31:00Z">
        <w:r w:rsidR="00387B31">
          <w:rPr>
            <w:i/>
          </w:rPr>
          <w:t>Template</w:t>
        </w:r>
      </w:ins>
      <w:ins w:id="2405" w:author="Rev 9 Allen Wirfs-Brock" w:date="2012-06-25T17:39:00Z">
        <w:r w:rsidR="00C61AA1" w:rsidRPr="001E1EC2">
          <w:rPr>
            <w:i/>
          </w:rPr>
          <w:t>Character</w:t>
        </w:r>
        <w:r w:rsidR="00C61AA1" w:rsidRPr="00E77497">
          <w:t xml:space="preserve"> </w:t>
        </w:r>
        <w:del w:id="2406" w:author="Rev 10 Allen Wirfs-Brock" w:date="2012-07-29T11:31:00Z">
          <w:r w:rsidR="00C61AA1" w:rsidRPr="001E1EC2" w:rsidDel="00387B31">
            <w:rPr>
              <w:i/>
            </w:rPr>
            <w:delText>Quasi</w:delText>
          </w:r>
        </w:del>
      </w:ins>
      <w:ins w:id="2407" w:author="Rev 10 Allen Wirfs-Brock" w:date="2012-07-29T11:31:00Z">
        <w:r w:rsidR="00387B31">
          <w:rPr>
            <w:i/>
          </w:rPr>
          <w:t>Template</w:t>
        </w:r>
      </w:ins>
      <w:ins w:id="2408" w:author="Rev 9 Allen Wirfs-Brock" w:date="2012-06-25T17:39:00Z">
        <w:r w:rsidR="00C61AA1" w:rsidRPr="001E1EC2">
          <w:rPr>
            <w:i/>
          </w:rPr>
          <w:t>Characters</w:t>
        </w:r>
        <w:r w:rsidR="00C61AA1" w:rsidRPr="00E77497">
          <w:t xml:space="preserve"> </w:t>
        </w:r>
      </w:ins>
      <w:ins w:id="2409" w:author="Rev 9 Allen Wirfs-Brock" w:date="2012-06-25T17:38:00Z">
        <w:r w:rsidR="00C61AA1" w:rsidRPr="00E65A34">
          <w:rPr>
            <w:rFonts w:ascii="Arial" w:hAnsi="Arial" w:cs="Arial"/>
          </w:rPr>
          <w:t xml:space="preserve">is a sequence </w:t>
        </w:r>
      </w:ins>
      <w:ins w:id="2410" w:author="Rev 9 Allen Wirfs-Brock" w:date="2012-07-02T11:17:00Z">
        <w:r w:rsidR="008E1679">
          <w:rPr>
            <w:rFonts w:ascii="Arial" w:hAnsi="Arial" w:cs="Arial"/>
          </w:rPr>
          <w:t xml:space="preserve">consisting </w:t>
        </w:r>
      </w:ins>
      <w:ins w:id="2411" w:author="Rev 9 Allen Wirfs-Brock" w:date="2012-06-25T17:38:00Z">
        <w:r w:rsidR="00C61AA1" w:rsidRPr="00E65A34">
          <w:rPr>
            <w:rFonts w:ascii="Arial" w:hAnsi="Arial" w:cs="Arial"/>
          </w:rPr>
          <w:t>of the</w:t>
        </w:r>
      </w:ins>
      <w:ins w:id="2412" w:author="Rev 9 Allen Wirfs-Brock" w:date="2012-06-25T17:40:00Z">
        <w:r w:rsidR="00C61AA1">
          <w:rPr>
            <w:rFonts w:ascii="Arial" w:hAnsi="Arial" w:cs="Arial"/>
          </w:rPr>
          <w:t xml:space="preserve"> </w:t>
        </w:r>
      </w:ins>
      <w:ins w:id="2413" w:author="Rev 9 Allen Wirfs-Brock" w:date="2012-07-02T11:17:00Z">
        <w:r w:rsidR="008E1679">
          <w:rPr>
            <w:rFonts w:ascii="Arial" w:hAnsi="Arial"/>
          </w:rPr>
          <w:t>code units</w:t>
        </w:r>
        <w:r w:rsidR="008E1679">
          <w:rPr>
            <w:rFonts w:ascii="Arial" w:hAnsi="Arial" w:cs="Arial"/>
          </w:rPr>
          <w:t xml:space="preserve"> </w:t>
        </w:r>
      </w:ins>
      <w:ins w:id="2414" w:author="Rev 9 Allen Wirfs-Brock" w:date="2012-06-25T17:40:00Z">
        <w:r w:rsidR="00C61AA1">
          <w:rPr>
            <w:rFonts w:ascii="Arial" w:hAnsi="Arial" w:cs="Arial"/>
          </w:rPr>
          <w:t>in the</w:t>
        </w:r>
      </w:ins>
      <w:ins w:id="2415" w:author="Rev 9 Allen Wirfs-Brock" w:date="2012-06-25T17:38:00Z">
        <w:r w:rsidR="00C61AA1" w:rsidRPr="00E65A34">
          <w:rPr>
            <w:rFonts w:ascii="Arial" w:hAnsi="Arial" w:cs="Arial"/>
          </w:rPr>
          <w:t xml:space="preserve"> </w:t>
        </w:r>
      </w:ins>
      <w:ins w:id="2416" w:author="Rev 9 Allen Wirfs-Brock" w:date="2012-06-25T17:39:00Z">
        <w:del w:id="2417" w:author="Rev 10 Allen Wirfs-Brock" w:date="2012-07-29T11:26:00Z">
          <w:r w:rsidR="00C61AA1" w:rsidDel="00387B31">
            <w:rPr>
              <w:rFonts w:ascii="Arial" w:hAnsi="Arial" w:cs="Arial"/>
            </w:rPr>
            <w:delText>Q</w:delText>
          </w:r>
        </w:del>
      </w:ins>
      <w:ins w:id="2418" w:author="Rev 9 Allen Wirfs-Brock" w:date="2012-06-25T17:38:00Z">
        <w:del w:id="2419" w:author="Rev 10 Allen Wirfs-Brock" w:date="2012-07-29T11:26:00Z">
          <w:r w:rsidR="00C61AA1" w:rsidRPr="00E65A34" w:rsidDel="00387B31">
            <w:rPr>
              <w:rFonts w:ascii="Arial" w:hAnsi="Arial" w:cs="Arial"/>
            </w:rPr>
            <w:delText>V</w:delText>
          </w:r>
        </w:del>
      </w:ins>
      <w:ins w:id="2420" w:author="Rev 10 Allen Wirfs-Brock" w:date="2012-07-29T11:26:00Z">
        <w:r w:rsidR="00387B31">
          <w:rPr>
            <w:rFonts w:ascii="Arial" w:hAnsi="Arial" w:cs="Arial"/>
          </w:rPr>
          <w:t>TV</w:t>
        </w:r>
      </w:ins>
      <w:ins w:id="2421" w:author="Rev 9 Allen Wirfs-Brock" w:date="2012-06-25T17:38:00Z">
        <w:r w:rsidR="00C61AA1" w:rsidRPr="00E65A34">
          <w:rPr>
            <w:rFonts w:ascii="Arial" w:hAnsi="Arial" w:cs="Arial"/>
          </w:rPr>
          <w:t xml:space="preserve"> of</w:t>
        </w:r>
        <w:r w:rsidR="00C61AA1" w:rsidRPr="009C202C">
          <w:t xml:space="preserve"> </w:t>
        </w:r>
      </w:ins>
      <w:ins w:id="2422" w:author="Rev 9 Allen Wirfs-Brock" w:date="2012-06-25T17:40:00Z">
        <w:del w:id="2423" w:author="Rev 10 Allen Wirfs-Brock" w:date="2012-07-29T11:31:00Z">
          <w:r w:rsidR="00C61AA1" w:rsidRPr="001E1EC2" w:rsidDel="00387B31">
            <w:rPr>
              <w:i/>
            </w:rPr>
            <w:delText>Quasi</w:delText>
          </w:r>
        </w:del>
      </w:ins>
      <w:ins w:id="2424" w:author="Rev 10 Allen Wirfs-Brock" w:date="2012-07-29T11:31:00Z">
        <w:r w:rsidR="00387B31">
          <w:rPr>
            <w:i/>
          </w:rPr>
          <w:t>Template</w:t>
        </w:r>
      </w:ins>
      <w:ins w:id="2425" w:author="Rev 9 Allen Wirfs-Brock" w:date="2012-06-25T17:40:00Z">
        <w:r w:rsidR="00C61AA1" w:rsidRPr="001E1EC2">
          <w:rPr>
            <w:i/>
          </w:rPr>
          <w:t>Character</w:t>
        </w:r>
        <w:r w:rsidR="00C61AA1" w:rsidRPr="00675B74">
          <w:rPr>
            <w:rFonts w:ascii="Arial" w:hAnsi="Arial" w:cs="Arial"/>
          </w:rPr>
          <w:t xml:space="preserve"> </w:t>
        </w:r>
      </w:ins>
      <w:ins w:id="2426" w:author="Rev 9 Allen Wirfs-Brock" w:date="2012-06-25T17:38:00Z">
        <w:r w:rsidR="00C61AA1" w:rsidRPr="00675B74">
          <w:rPr>
            <w:rFonts w:ascii="Arial" w:hAnsi="Arial" w:cs="Arial"/>
          </w:rPr>
          <w:t xml:space="preserve">followed by all the </w:t>
        </w:r>
      </w:ins>
      <w:ins w:id="2427" w:author="Rev 9 Allen Wirfs-Brock" w:date="2012-07-02T11:17:00Z">
        <w:r w:rsidR="008E1679">
          <w:rPr>
            <w:rFonts w:ascii="Arial" w:hAnsi="Arial"/>
          </w:rPr>
          <w:t>code units</w:t>
        </w:r>
        <w:r w:rsidR="008E1679" w:rsidRPr="00675B74">
          <w:rPr>
            <w:rFonts w:ascii="Arial" w:hAnsi="Arial" w:cs="Arial"/>
          </w:rPr>
          <w:t xml:space="preserve"> </w:t>
        </w:r>
      </w:ins>
      <w:ins w:id="2428" w:author="Rev 9 Allen Wirfs-Brock" w:date="2012-06-25T17:38:00Z">
        <w:r w:rsidR="00C61AA1" w:rsidRPr="00675B74">
          <w:rPr>
            <w:rFonts w:ascii="Arial" w:hAnsi="Arial" w:cs="Arial"/>
          </w:rPr>
          <w:t xml:space="preserve">in the </w:t>
        </w:r>
      </w:ins>
      <w:ins w:id="2429" w:author="Rev 9 Allen Wirfs-Brock" w:date="2012-06-25T17:40:00Z">
        <w:del w:id="2430" w:author="Rev 10 Allen Wirfs-Brock" w:date="2012-07-29T11:26:00Z">
          <w:r w:rsidR="00C61AA1" w:rsidDel="00387B31">
            <w:rPr>
              <w:rFonts w:ascii="Arial" w:hAnsi="Arial" w:cs="Arial"/>
            </w:rPr>
            <w:delText>Q</w:delText>
          </w:r>
        </w:del>
      </w:ins>
      <w:ins w:id="2431" w:author="Rev 9 Allen Wirfs-Brock" w:date="2012-06-25T17:38:00Z">
        <w:del w:id="2432" w:author="Rev 10 Allen Wirfs-Brock" w:date="2012-07-29T11:26:00Z">
          <w:r w:rsidR="00C61AA1" w:rsidRPr="00675B74" w:rsidDel="00387B31">
            <w:rPr>
              <w:rFonts w:ascii="Arial" w:hAnsi="Arial" w:cs="Arial"/>
            </w:rPr>
            <w:delText>V</w:delText>
          </w:r>
        </w:del>
      </w:ins>
      <w:ins w:id="2433" w:author="Rev 10 Allen Wirfs-Brock" w:date="2012-07-29T11:26:00Z">
        <w:r w:rsidR="00387B31">
          <w:rPr>
            <w:rFonts w:ascii="Arial" w:hAnsi="Arial" w:cs="Arial"/>
          </w:rPr>
          <w:t>TV</w:t>
        </w:r>
      </w:ins>
      <w:ins w:id="2434" w:author="Rev 9 Allen Wirfs-Brock" w:date="2012-06-25T17:38:00Z">
        <w:r w:rsidR="00C61AA1" w:rsidRPr="00675B74">
          <w:rPr>
            <w:rFonts w:ascii="Arial" w:hAnsi="Arial" w:cs="Arial"/>
          </w:rPr>
          <w:t xml:space="preserve"> of</w:t>
        </w:r>
        <w:r w:rsidR="00C61AA1" w:rsidRPr="00E77497">
          <w:t xml:space="preserve"> </w:t>
        </w:r>
      </w:ins>
      <w:ins w:id="2435" w:author="Rev 9 Allen Wirfs-Brock" w:date="2012-06-25T17:40:00Z">
        <w:del w:id="2436" w:author="Rev 10 Allen Wirfs-Brock" w:date="2012-07-29T11:31:00Z">
          <w:r w:rsidR="00C61AA1" w:rsidRPr="001E1EC2" w:rsidDel="00387B31">
            <w:rPr>
              <w:i/>
            </w:rPr>
            <w:delText>Quasi</w:delText>
          </w:r>
        </w:del>
      </w:ins>
      <w:ins w:id="2437" w:author="Rev 10 Allen Wirfs-Brock" w:date="2012-07-29T11:31:00Z">
        <w:r w:rsidR="00387B31">
          <w:rPr>
            <w:i/>
          </w:rPr>
          <w:t>Template</w:t>
        </w:r>
      </w:ins>
      <w:ins w:id="2438" w:author="Rev 9 Allen Wirfs-Brock" w:date="2012-06-25T17:40:00Z">
        <w:r w:rsidR="00C61AA1" w:rsidRPr="001E1EC2">
          <w:rPr>
            <w:i/>
          </w:rPr>
          <w:t>Characters</w:t>
        </w:r>
        <w:r w:rsidR="00C61AA1" w:rsidRPr="00E77497">
          <w:t xml:space="preserve"> </w:t>
        </w:r>
      </w:ins>
      <w:ins w:id="2439" w:author="Rev 9 Allen Wirfs-Brock" w:date="2012-06-25T17:38:00Z">
        <w:r w:rsidR="009C6441">
          <w:rPr>
            <w:rFonts w:ascii="Arial" w:hAnsi="Arial" w:cs="Arial"/>
          </w:rPr>
          <w:t>in order</w:t>
        </w:r>
      </w:ins>
      <w:ins w:id="2440" w:author="Rev 9 Allen Wirfs-Brock" w:date="2012-06-24T16:26:00Z">
        <w:r w:rsidRPr="00E77497">
          <w:t>.</w:t>
        </w:r>
      </w:ins>
    </w:p>
    <w:p w14:paraId="78F9C821" w14:textId="77777777" w:rsidR="00CF290C" w:rsidRPr="00E77497" w:rsidRDefault="00CF290C" w:rsidP="00C61AA1">
      <w:pPr>
        <w:pStyle w:val="MathSpecialCase3"/>
        <w:numPr>
          <w:ilvl w:val="2"/>
          <w:numId w:val="31"/>
        </w:numPr>
        <w:tabs>
          <w:tab w:val="left" w:pos="450"/>
        </w:tabs>
        <w:spacing w:after="0"/>
        <w:ind w:left="446" w:hanging="446"/>
        <w:rPr>
          <w:ins w:id="2441" w:author="Rev 9 Allen Wirfs-Brock" w:date="2012-06-24T16:26:00Z"/>
        </w:rPr>
      </w:pPr>
      <w:ins w:id="2442" w:author="Rev 9 Allen Wirfs-Brock" w:date="2012-06-24T16:26:00Z">
        <w:r w:rsidRPr="00E77497">
          <w:rPr>
            <w:rFonts w:ascii="Arial" w:hAnsi="Arial"/>
          </w:rPr>
          <w:t xml:space="preserve">The </w:t>
        </w:r>
      </w:ins>
      <w:ins w:id="2443" w:author="Rev 9 Allen Wirfs-Brock" w:date="2012-06-25T17:45:00Z">
        <w:del w:id="2444" w:author="Rev 10 Allen Wirfs-Brock" w:date="2012-07-29T11:26:00Z">
          <w:r w:rsidR="00C61AA1" w:rsidDel="00387B31">
            <w:rPr>
              <w:rFonts w:ascii="Arial" w:hAnsi="Arial"/>
            </w:rPr>
            <w:delText>Q</w:delText>
          </w:r>
        </w:del>
      </w:ins>
      <w:ins w:id="2445" w:author="Rev 9 Allen Wirfs-Brock" w:date="2012-06-24T16:26:00Z">
        <w:del w:id="2446" w:author="Rev 10 Allen Wirfs-Brock" w:date="2012-07-29T11:26:00Z">
          <w:r w:rsidRPr="00E77497" w:rsidDel="00387B31">
            <w:rPr>
              <w:rFonts w:ascii="Arial" w:hAnsi="Arial"/>
            </w:rPr>
            <w:delText>V</w:delText>
          </w:r>
        </w:del>
      </w:ins>
      <w:ins w:id="2447" w:author="Rev 10 Allen Wirfs-Brock" w:date="2012-07-29T11:26:00Z">
        <w:r w:rsidR="00387B31">
          <w:rPr>
            <w:rFonts w:ascii="Arial" w:hAnsi="Arial"/>
          </w:rPr>
          <w:t>TV</w:t>
        </w:r>
      </w:ins>
      <w:ins w:id="2448" w:author="Rev 9 Allen Wirfs-Brock" w:date="2012-06-24T16:26:00Z">
        <w:r w:rsidRPr="00E77497">
          <w:rPr>
            <w:rFonts w:ascii="Arial" w:hAnsi="Arial"/>
          </w:rPr>
          <w:t xml:space="preserve"> of</w:t>
        </w:r>
        <w:r w:rsidRPr="00E77497">
          <w:t xml:space="preserve"> </w:t>
        </w:r>
      </w:ins>
      <w:ins w:id="2449" w:author="Rev 9 Allen Wirfs-Brock" w:date="2012-06-25T17:45:00Z">
        <w:del w:id="2450" w:author="Rev 10 Allen Wirfs-Brock" w:date="2012-07-29T11:31:00Z">
          <w:r w:rsidR="00C61AA1" w:rsidRPr="001E1EC2" w:rsidDel="00387B31">
            <w:rPr>
              <w:i/>
            </w:rPr>
            <w:delText>Quasi</w:delText>
          </w:r>
        </w:del>
      </w:ins>
      <w:ins w:id="2451" w:author="Rev 10 Allen Wirfs-Brock" w:date="2012-07-29T11:31:00Z">
        <w:r w:rsidR="00387B31">
          <w:rPr>
            <w:i/>
          </w:rPr>
          <w:t>Template</w:t>
        </w:r>
      </w:ins>
      <w:ins w:id="2452" w:author="Rev 9 Allen Wirfs-Brock" w:date="2012-06-25T17:45:00Z">
        <w:r w:rsidR="00C61AA1">
          <w:rPr>
            <w:i/>
          </w:rPr>
          <w:t>Characte</w:t>
        </w:r>
      </w:ins>
      <w:ins w:id="2453" w:author="Rev 9 Allen Wirfs-Brock" w:date="2012-06-25T17:47:00Z">
        <w:r w:rsidR="00F30E98">
          <w:rPr>
            <w:i/>
          </w:rPr>
          <w:t>r</w:t>
        </w:r>
      </w:ins>
      <w:ins w:id="2454" w:author="Rev 9 Allen Wirfs-Brock" w:date="2012-06-25T17:45:00Z">
        <w:r w:rsidR="00C61AA1">
          <w:rPr>
            <w:i/>
          </w:rPr>
          <w:t xml:space="preserve"> </w:t>
        </w:r>
      </w:ins>
      <w:ins w:id="2455" w:author="Rev 9 Allen Wirfs-Brock" w:date="2012-06-24T16:26:00Z">
        <w:r w:rsidRPr="00E77497">
          <w:rPr>
            <w:rFonts w:ascii="Arial" w:hAnsi="Arial"/>
            <w:b/>
          </w:rPr>
          <w:t>::</w:t>
        </w:r>
        <w:r w:rsidRPr="00E77497">
          <w:t xml:space="preserve"> </w:t>
        </w:r>
      </w:ins>
      <w:ins w:id="2456" w:author="Rev 9 Allen Wirfs-Brock" w:date="2012-06-25T17:46:00Z">
        <w:r w:rsidR="00C61AA1" w:rsidRPr="00E77497">
          <w:rPr>
            <w:i/>
          </w:rPr>
          <w:t>SourceCharacter</w:t>
        </w:r>
        <w:r w:rsidR="00C61AA1" w:rsidRPr="00E77497">
          <w:t xml:space="preserve"> </w:t>
        </w:r>
        <w:r w:rsidR="00C61AA1" w:rsidRPr="00E77497">
          <w:rPr>
            <w:rFonts w:ascii="Arial" w:hAnsi="Arial" w:cs="Arial"/>
            <w:b/>
          </w:rPr>
          <w:t>but not one of</w:t>
        </w:r>
        <w:r w:rsidR="00C61AA1" w:rsidRPr="00E77497">
          <w:t xml:space="preserve"> </w:t>
        </w:r>
      </w:ins>
      <w:ins w:id="2457" w:author="Rev 9 Allen Wirfs-Brock" w:date="2012-06-25T17:53:00Z">
        <w:r w:rsidR="00F30E98">
          <w:rPr>
            <w:rFonts w:ascii="Courier New" w:hAnsi="Courier New"/>
            <w:b/>
          </w:rPr>
          <w:t>`</w:t>
        </w:r>
      </w:ins>
      <w:ins w:id="2458" w:author="Rev 9 Allen Wirfs-Brock" w:date="2012-06-25T17:46:00Z">
        <w:r w:rsidR="00C61AA1" w:rsidRPr="00E77497">
          <w:rPr>
            <w:b/>
          </w:rPr>
          <w:t xml:space="preserve"> </w:t>
        </w:r>
        <w:r w:rsidR="00C61AA1" w:rsidRPr="00E77497">
          <w:rPr>
            <w:rFonts w:ascii="Arial" w:hAnsi="Arial" w:cs="Arial"/>
            <w:b/>
          </w:rPr>
          <w:t>or</w:t>
        </w:r>
        <w:r w:rsidR="00C61AA1" w:rsidRPr="00E77497">
          <w:rPr>
            <w:b/>
          </w:rPr>
          <w:t xml:space="preserve"> </w:t>
        </w:r>
        <w:r w:rsidR="00C61AA1" w:rsidRPr="00E77497">
          <w:rPr>
            <w:rFonts w:ascii="Courier New" w:hAnsi="Courier New"/>
            <w:b/>
          </w:rPr>
          <w:t>\</w:t>
        </w:r>
        <w:r w:rsidR="00C61AA1" w:rsidRPr="00E77497">
          <w:t xml:space="preserve"> </w:t>
        </w:r>
        <w:r w:rsidR="00C61AA1" w:rsidRPr="00E77497">
          <w:rPr>
            <w:rFonts w:ascii="Arial" w:hAnsi="Arial" w:cs="Arial"/>
            <w:b/>
          </w:rPr>
          <w:t>or</w:t>
        </w:r>
        <w:r w:rsidR="00C61AA1" w:rsidRPr="00E77497">
          <w:rPr>
            <w:b/>
          </w:rPr>
          <w:t xml:space="preserve"> </w:t>
        </w:r>
      </w:ins>
      <w:ins w:id="2459" w:author="Rev 9 Allen Wirfs-Brock" w:date="2012-06-25T17:53:00Z">
        <w:r w:rsidR="00F30E98">
          <w:rPr>
            <w:rFonts w:ascii="Courier New" w:hAnsi="Courier New"/>
            <w:b/>
          </w:rPr>
          <w:t>$</w:t>
        </w:r>
      </w:ins>
      <w:ins w:id="2460" w:author="Rev 9 Allen Wirfs-Brock" w:date="2012-07-06T10:34:00Z">
        <w:r w:rsidR="00554BFC" w:rsidRPr="00554BFC">
          <w:rPr>
            <w:rFonts w:ascii="Arial" w:hAnsi="Arial" w:cs="Arial"/>
            <w:b/>
            <w:i/>
          </w:rPr>
          <w:t xml:space="preserve"> </w:t>
        </w:r>
      </w:ins>
      <w:ins w:id="2461" w:author="Rev 9 Allen Wirfs-Brock" w:date="2012-06-25T17:46:00Z">
        <w:r w:rsidR="00C61AA1" w:rsidRPr="00E77497">
          <w:rPr>
            <w:rFonts w:ascii="Arial" w:hAnsi="Arial" w:cs="Arial"/>
          </w:rPr>
          <w:t xml:space="preserve">is </w:t>
        </w:r>
      </w:ins>
      <w:ins w:id="2462" w:author="Rev 9 Allen Wirfs-Brock" w:date="2012-07-02T12:09:00Z">
        <w:r w:rsidR="0028144B">
          <w:rPr>
            <w:rFonts w:ascii="Arial" w:hAnsi="Arial" w:cs="Arial"/>
          </w:rPr>
          <w:t xml:space="preserve">the </w:t>
        </w:r>
        <w:r w:rsidR="0028144B" w:rsidRPr="00665EB3">
          <w:t>UTF</w:t>
        </w:r>
      </w:ins>
      <w:ins w:id="2463" w:author="Rev 9 Allen Wirfs-Brock" w:date="2012-07-06T10:59:00Z">
        <w:r w:rsidR="00320450">
          <w:t>-</w:t>
        </w:r>
      </w:ins>
      <w:ins w:id="2464" w:author="Rev 9 Allen Wirfs-Brock" w:date="2012-07-02T12:09:00Z">
        <w:r w:rsidR="0028144B" w:rsidRPr="00665EB3">
          <w:t xml:space="preserve">16 </w:t>
        </w:r>
      </w:ins>
      <w:ins w:id="2465" w:author="Rev 9 Allen Wirfs-Brock" w:date="2012-07-06T09:58:00Z">
        <w:r w:rsidR="009C6441" w:rsidRPr="00665EB3">
          <w:t>E</w:t>
        </w:r>
      </w:ins>
      <w:ins w:id="2466" w:author="Rev 9 Allen Wirfs-Brock" w:date="2012-07-02T12:09:00Z">
        <w:r w:rsidR="0028144B" w:rsidRPr="00665EB3">
          <w:t>ncoding</w:t>
        </w:r>
        <w:r w:rsidR="0028144B">
          <w:rPr>
            <w:rFonts w:ascii="Arial" w:hAnsi="Arial" w:cs="Arial"/>
          </w:rPr>
          <w:t xml:space="preserve"> </w:t>
        </w:r>
      </w:ins>
      <w:ins w:id="2467" w:author="Rev 9 Allen Wirfs-Brock" w:date="2012-07-06T09:58:00Z">
        <w:r w:rsidR="009C6441">
          <w:rPr>
            <w:rFonts w:ascii="Arial" w:hAnsi="Arial" w:cs="Arial"/>
          </w:rPr>
          <w:t xml:space="preserve">(clause 6) </w:t>
        </w:r>
      </w:ins>
      <w:ins w:id="2468" w:author="Rev 9 Allen Wirfs-Brock" w:date="2012-07-02T12:09:00Z">
        <w:r w:rsidR="0028144B">
          <w:rPr>
            <w:rFonts w:ascii="Arial" w:hAnsi="Arial" w:cs="Arial"/>
          </w:rPr>
          <w:t>of</w:t>
        </w:r>
      </w:ins>
      <w:ins w:id="2469" w:author="Rev 9 Allen Wirfs-Brock" w:date="2012-07-06T11:24:00Z">
        <w:r w:rsidR="00854991" w:rsidRPr="00854991">
          <w:rPr>
            <w:rFonts w:ascii="Arial" w:hAnsi="Arial" w:cs="Arial"/>
          </w:rPr>
          <w:t xml:space="preserve"> </w:t>
        </w:r>
        <w:r w:rsidR="00854991">
          <w:rPr>
            <w:rFonts w:ascii="Arial" w:hAnsi="Arial" w:cs="Arial"/>
          </w:rPr>
          <w:t>the code point value of</w:t>
        </w:r>
      </w:ins>
      <w:ins w:id="2470" w:author="Rev 9 Allen Wirfs-Brock" w:date="2012-07-02T12:09:00Z">
        <w:r w:rsidR="0028144B">
          <w:rPr>
            <w:rFonts w:ascii="Arial" w:hAnsi="Arial" w:cs="Arial"/>
          </w:rPr>
          <w:t xml:space="preserve"> </w:t>
        </w:r>
        <w:r w:rsidR="0028144B" w:rsidRPr="00E77497">
          <w:rPr>
            <w:i/>
          </w:rPr>
          <w:t>SourceCharacter</w:t>
        </w:r>
      </w:ins>
      <w:ins w:id="2471" w:author="Rev 9 Allen Wirfs-Brock" w:date="2012-06-25T17:46:00Z">
        <w:r w:rsidR="00C61AA1" w:rsidRPr="00E77497">
          <w:rPr>
            <w:rFonts w:ascii="Arial" w:hAnsi="Arial" w:cs="Arial"/>
          </w:rPr>
          <w:t>.</w:t>
        </w:r>
      </w:ins>
    </w:p>
    <w:p w14:paraId="217F86F0" w14:textId="77777777" w:rsidR="00317AA1" w:rsidRPr="00E77497" w:rsidRDefault="00317AA1" w:rsidP="00317AA1">
      <w:pPr>
        <w:pStyle w:val="MathSpecialCase3"/>
        <w:numPr>
          <w:ilvl w:val="2"/>
          <w:numId w:val="31"/>
        </w:numPr>
        <w:tabs>
          <w:tab w:val="left" w:pos="450"/>
        </w:tabs>
        <w:spacing w:after="0"/>
        <w:ind w:left="446" w:hanging="446"/>
        <w:rPr>
          <w:ins w:id="2472" w:author="Rev 9 Allen Wirfs-Brock" w:date="2012-06-26T15:20:00Z"/>
        </w:rPr>
      </w:pPr>
      <w:ins w:id="2473" w:author="Rev 9 Allen Wirfs-Brock" w:date="2012-06-26T15:20:00Z">
        <w:r w:rsidRPr="00E77497">
          <w:rPr>
            <w:rFonts w:ascii="Arial" w:hAnsi="Arial"/>
          </w:rPr>
          <w:t xml:space="preserve">The </w:t>
        </w:r>
        <w:del w:id="2474" w:author="Rev 10 Allen Wirfs-Brock" w:date="2012-07-29T11:26:00Z">
          <w:r w:rsidDel="00387B31">
            <w:rPr>
              <w:rFonts w:ascii="Arial" w:hAnsi="Arial"/>
            </w:rPr>
            <w:delText>Q</w:delText>
          </w:r>
          <w:r w:rsidRPr="00E77497" w:rsidDel="00387B31">
            <w:rPr>
              <w:rFonts w:ascii="Arial" w:hAnsi="Arial"/>
            </w:rPr>
            <w:delText>V</w:delText>
          </w:r>
        </w:del>
      </w:ins>
      <w:ins w:id="2475" w:author="Rev 10 Allen Wirfs-Brock" w:date="2012-07-29T11:26:00Z">
        <w:r w:rsidR="00387B31">
          <w:rPr>
            <w:rFonts w:ascii="Arial" w:hAnsi="Arial"/>
          </w:rPr>
          <w:t>TV</w:t>
        </w:r>
      </w:ins>
      <w:ins w:id="2476" w:author="Rev 9 Allen Wirfs-Brock" w:date="2012-06-26T15:20:00Z">
        <w:r w:rsidRPr="00E77497">
          <w:rPr>
            <w:rFonts w:ascii="Arial" w:hAnsi="Arial"/>
          </w:rPr>
          <w:t xml:space="preserve"> of</w:t>
        </w:r>
        <w:r w:rsidRPr="00E77497">
          <w:t xml:space="preserve"> </w:t>
        </w:r>
        <w:del w:id="2477" w:author="Rev 10 Allen Wirfs-Brock" w:date="2012-07-29T11:31:00Z">
          <w:r w:rsidRPr="001E1EC2" w:rsidDel="00387B31">
            <w:rPr>
              <w:i/>
            </w:rPr>
            <w:delText>Quasi</w:delText>
          </w:r>
        </w:del>
      </w:ins>
      <w:ins w:id="2478" w:author="Rev 10 Allen Wirfs-Brock" w:date="2012-07-29T11:31:00Z">
        <w:r w:rsidR="00387B31">
          <w:rPr>
            <w:i/>
          </w:rPr>
          <w:t>Template</w:t>
        </w:r>
      </w:ins>
      <w:ins w:id="2479" w:author="Rev 9 Allen Wirfs-Brock" w:date="2012-06-26T15:20:00Z">
        <w:r>
          <w:rPr>
            <w:i/>
          </w:rPr>
          <w:t xml:space="preserve">Character </w:t>
        </w:r>
        <w:r w:rsidRPr="00E77497">
          <w:rPr>
            <w:rFonts w:ascii="Arial" w:hAnsi="Arial"/>
            <w:b/>
          </w:rPr>
          <w:t>::</w:t>
        </w:r>
        <w:r w:rsidRPr="00317AA1">
          <w:t xml:space="preserve"> </w:t>
        </w:r>
      </w:ins>
      <w:ins w:id="2480" w:author="Rev 9 Allen Wirfs-Brock" w:date="2012-06-26T15:21:00Z">
        <w:r>
          <w:t xml:space="preserve"> </w:t>
        </w:r>
        <w:r w:rsidRPr="00317AA1">
          <w:rPr>
            <w:rFonts w:ascii="Courier New" w:hAnsi="Courier New"/>
            <w:b/>
          </w:rPr>
          <w:t xml:space="preserve">$ </w:t>
        </w:r>
        <w:r w:rsidRPr="00317AA1">
          <w:rPr>
            <w:rFonts w:ascii="Arial" w:hAnsi="Arial" w:cs="Arial"/>
            <w:sz w:val="16"/>
            <w:szCs w:val="16"/>
          </w:rPr>
          <w:t xml:space="preserve">[lookahead </w:t>
        </w:r>
        <w:r w:rsidRPr="00317AA1">
          <w:rPr>
            <w:rFonts w:ascii="Arial" w:hAnsi="Arial" w:cs="Arial"/>
            <w:sz w:val="16"/>
            <w:szCs w:val="16"/>
          </w:rPr>
          <w:sym w:font="Symbol" w:char="F0CF"/>
        </w:r>
        <w:r w:rsidRPr="00317AA1">
          <w:rPr>
            <w:sz w:val="16"/>
            <w:szCs w:val="16"/>
          </w:rPr>
          <w:t xml:space="preserve"> </w:t>
        </w:r>
        <w:r w:rsidRPr="00317AA1">
          <w:rPr>
            <w:rFonts w:ascii="Courier New" w:hAnsi="Courier New"/>
            <w:b/>
            <w:sz w:val="16"/>
            <w:szCs w:val="16"/>
          </w:rPr>
          <w:t>{</w:t>
        </w:r>
        <w:r w:rsidRPr="00317AA1">
          <w:rPr>
            <w:rFonts w:ascii="Arial" w:hAnsi="Arial" w:cs="Arial"/>
          </w:rPr>
          <w:t xml:space="preserve"> </w:t>
        </w:r>
        <w:r w:rsidRPr="00317AA1">
          <w:rPr>
            <w:rFonts w:ascii="Arial" w:hAnsi="Arial" w:cs="Arial"/>
            <w:sz w:val="16"/>
            <w:szCs w:val="16"/>
          </w:rPr>
          <w:t>]</w:t>
        </w:r>
      </w:ins>
      <w:ins w:id="2481" w:author="Rev 9 Allen Wirfs-Brock" w:date="2012-06-26T15:20:00Z">
        <w:r w:rsidRPr="00317AA1">
          <w:rPr>
            <w:rFonts w:ascii="Courier New" w:hAnsi="Courier New"/>
            <w:b/>
          </w:rPr>
          <w:t xml:space="preserve"> </w:t>
        </w:r>
        <w:r w:rsidRPr="00E77497">
          <w:rPr>
            <w:rFonts w:ascii="Arial" w:hAnsi="Arial" w:cs="Arial"/>
          </w:rPr>
          <w:t xml:space="preserve">is </w:t>
        </w:r>
      </w:ins>
      <w:ins w:id="2482" w:author="Rev 9 Allen Wirfs-Brock" w:date="2012-07-02T12:11:00Z">
        <w:r w:rsidR="0028144B">
          <w:rPr>
            <w:rFonts w:ascii="Arial" w:hAnsi="Arial" w:cs="Arial"/>
          </w:rPr>
          <w:t xml:space="preserve">the code unit value </w:t>
        </w:r>
      </w:ins>
      <w:ins w:id="2483" w:author="Rev 9 Allen Wirfs-Brock" w:date="2012-07-02T12:12:00Z">
        <w:r w:rsidR="0028144B">
          <w:t>0x0024</w:t>
        </w:r>
      </w:ins>
      <w:ins w:id="2484" w:author="Rev 9 Allen Wirfs-Brock" w:date="2012-06-26T15:20:00Z">
        <w:r w:rsidRPr="00E77497">
          <w:rPr>
            <w:rFonts w:ascii="Arial" w:hAnsi="Arial" w:cs="Arial"/>
          </w:rPr>
          <w:t>.</w:t>
        </w:r>
      </w:ins>
    </w:p>
    <w:p w14:paraId="34685CDC" w14:textId="77777777" w:rsidR="00CF290C" w:rsidRPr="00E77497" w:rsidRDefault="00CF290C" w:rsidP="00CF290C">
      <w:pPr>
        <w:pStyle w:val="MathSpecialCase3"/>
        <w:numPr>
          <w:ilvl w:val="2"/>
          <w:numId w:val="31"/>
        </w:numPr>
        <w:tabs>
          <w:tab w:val="left" w:pos="450"/>
        </w:tabs>
        <w:spacing w:after="0"/>
        <w:ind w:left="446" w:hanging="446"/>
        <w:rPr>
          <w:ins w:id="2485" w:author="Rev 9 Allen Wirfs-Brock" w:date="2012-06-24T16:26:00Z"/>
        </w:rPr>
      </w:pPr>
      <w:ins w:id="2486" w:author="Rev 9 Allen Wirfs-Brock" w:date="2012-06-24T16:26:00Z">
        <w:r w:rsidRPr="00E77497">
          <w:rPr>
            <w:rFonts w:ascii="Arial" w:hAnsi="Arial"/>
          </w:rPr>
          <w:t xml:space="preserve">The </w:t>
        </w:r>
      </w:ins>
      <w:ins w:id="2487" w:author="Rev 9 Allen Wirfs-Brock" w:date="2012-06-25T17:47:00Z">
        <w:del w:id="2488" w:author="Rev 10 Allen Wirfs-Brock" w:date="2012-07-29T11:26:00Z">
          <w:r w:rsidR="00F30E98" w:rsidDel="00387B31">
            <w:rPr>
              <w:rFonts w:ascii="Arial" w:hAnsi="Arial"/>
            </w:rPr>
            <w:delText>Q</w:delText>
          </w:r>
        </w:del>
      </w:ins>
      <w:ins w:id="2489" w:author="Rev 9 Allen Wirfs-Brock" w:date="2012-06-24T16:26:00Z">
        <w:del w:id="2490" w:author="Rev 10 Allen Wirfs-Brock" w:date="2012-07-29T11:26:00Z">
          <w:r w:rsidRPr="00E77497" w:rsidDel="00387B31">
            <w:rPr>
              <w:rFonts w:ascii="Arial" w:hAnsi="Arial"/>
            </w:rPr>
            <w:delText>V</w:delText>
          </w:r>
        </w:del>
      </w:ins>
      <w:ins w:id="2491" w:author="Rev 10 Allen Wirfs-Brock" w:date="2012-07-29T11:26:00Z">
        <w:r w:rsidR="00387B31">
          <w:rPr>
            <w:rFonts w:ascii="Arial" w:hAnsi="Arial"/>
          </w:rPr>
          <w:t>TV</w:t>
        </w:r>
      </w:ins>
      <w:ins w:id="2492" w:author="Rev 9 Allen Wirfs-Brock" w:date="2012-06-24T16:26:00Z">
        <w:r w:rsidRPr="00E77497">
          <w:rPr>
            <w:rFonts w:ascii="Arial" w:hAnsi="Arial"/>
          </w:rPr>
          <w:t xml:space="preserve"> of</w:t>
        </w:r>
        <w:r w:rsidRPr="00E77497">
          <w:t xml:space="preserve"> </w:t>
        </w:r>
      </w:ins>
      <w:ins w:id="2493" w:author="Rev 9 Allen Wirfs-Brock" w:date="2012-06-25T17:47:00Z">
        <w:del w:id="2494" w:author="Rev 10 Allen Wirfs-Brock" w:date="2012-07-29T11:31:00Z">
          <w:r w:rsidR="00F30E98" w:rsidRPr="001E1EC2" w:rsidDel="00387B31">
            <w:rPr>
              <w:i/>
            </w:rPr>
            <w:delText>Quasi</w:delText>
          </w:r>
        </w:del>
      </w:ins>
      <w:ins w:id="2495" w:author="Rev 10 Allen Wirfs-Brock" w:date="2012-07-29T11:31:00Z">
        <w:r w:rsidR="00387B31">
          <w:rPr>
            <w:i/>
          </w:rPr>
          <w:t>Template</w:t>
        </w:r>
      </w:ins>
      <w:ins w:id="2496" w:author="Rev 9 Allen Wirfs-Brock" w:date="2012-06-25T17:47:00Z">
        <w:r w:rsidR="00F30E98">
          <w:rPr>
            <w:i/>
          </w:rPr>
          <w:t>Character</w:t>
        </w:r>
      </w:ins>
      <w:ins w:id="2497" w:author="Rev 9 Allen Wirfs-Brock" w:date="2012-06-25T17:49:00Z">
        <w:r w:rsidR="00F30E98">
          <w:rPr>
            <w:i/>
          </w:rPr>
          <w:t xml:space="preserve"> </w:t>
        </w:r>
      </w:ins>
      <w:ins w:id="2498" w:author="Rev 9 Allen Wirfs-Brock" w:date="2012-06-24T16:26:00Z">
        <w:r w:rsidRPr="00E77497">
          <w:rPr>
            <w:rFonts w:ascii="Arial" w:hAnsi="Arial"/>
            <w:b/>
          </w:rPr>
          <w:t>::</w:t>
        </w:r>
        <w:r w:rsidRPr="00E77497">
          <w:t xml:space="preserve"> </w:t>
        </w:r>
      </w:ins>
      <w:ins w:id="2499" w:author="Rev 9 Allen Wirfs-Brock" w:date="2012-06-25T17:48:00Z">
        <w:r w:rsidR="00F30E98" w:rsidRPr="00C74E77">
          <w:rPr>
            <w:rFonts w:ascii="Courier New" w:hAnsi="Courier New"/>
            <w:b/>
          </w:rPr>
          <w:t>\</w:t>
        </w:r>
        <w:r w:rsidR="00F30E98" w:rsidRPr="00E77497">
          <w:rPr>
            <w:rFonts w:ascii="Courier New" w:hAnsi="Courier New"/>
            <w:b/>
            <w:i/>
          </w:rPr>
          <w:t xml:space="preserve"> </w:t>
        </w:r>
        <w:r w:rsidR="00F30E98" w:rsidRPr="00C74E77">
          <w:rPr>
            <w:i/>
          </w:rPr>
          <w:t>EscapeSequence</w:t>
        </w:r>
      </w:ins>
      <w:ins w:id="2500" w:author="Rev 9 Allen Wirfs-Brock" w:date="2012-06-24T16:26:00Z">
        <w:r w:rsidRPr="00E77497">
          <w:rPr>
            <w:i/>
          </w:rPr>
          <w:t xml:space="preserve"> </w:t>
        </w:r>
        <w:r w:rsidRPr="00E77497">
          <w:rPr>
            <w:rFonts w:ascii="Arial" w:hAnsi="Arial" w:cs="Arial"/>
          </w:rPr>
          <w:t xml:space="preserve">is </w:t>
        </w:r>
      </w:ins>
      <w:ins w:id="2501" w:author="Rev 9 Allen Wirfs-Brock" w:date="2012-06-26T15:32:00Z">
        <w:r w:rsidR="004C402C">
          <w:rPr>
            <w:rFonts w:ascii="Arial" w:hAnsi="Arial" w:cs="Arial"/>
          </w:rPr>
          <w:t xml:space="preserve">the CV of </w:t>
        </w:r>
        <w:r w:rsidR="004C402C" w:rsidRPr="001E1EC2">
          <w:rPr>
            <w:i/>
          </w:rPr>
          <w:t>EscapeSequence</w:t>
        </w:r>
      </w:ins>
      <w:ins w:id="2502" w:author="Rev 9 Allen Wirfs-Brock" w:date="2012-06-24T16:26:00Z">
        <w:r w:rsidRPr="00E77497">
          <w:rPr>
            <w:rFonts w:ascii="Arial" w:hAnsi="Arial" w:cs="Arial"/>
          </w:rPr>
          <w:t>.</w:t>
        </w:r>
      </w:ins>
    </w:p>
    <w:p w14:paraId="22BF3C31" w14:textId="77777777" w:rsidR="00CF290C" w:rsidRPr="00E77497" w:rsidRDefault="00CF290C" w:rsidP="00CF290C">
      <w:pPr>
        <w:pStyle w:val="MathSpecialCase3"/>
        <w:numPr>
          <w:ilvl w:val="2"/>
          <w:numId w:val="31"/>
        </w:numPr>
        <w:tabs>
          <w:tab w:val="left" w:pos="450"/>
        </w:tabs>
        <w:spacing w:after="0"/>
        <w:ind w:left="446" w:hanging="446"/>
        <w:rPr>
          <w:ins w:id="2503" w:author="Rev 9 Allen Wirfs-Brock" w:date="2012-06-24T16:26:00Z"/>
        </w:rPr>
      </w:pPr>
      <w:ins w:id="2504" w:author="Rev 9 Allen Wirfs-Brock" w:date="2012-06-24T16:26:00Z">
        <w:r w:rsidRPr="00E77497">
          <w:rPr>
            <w:rFonts w:ascii="Arial" w:hAnsi="Arial"/>
          </w:rPr>
          <w:t xml:space="preserve">The </w:t>
        </w:r>
      </w:ins>
      <w:ins w:id="2505" w:author="Rev 9 Allen Wirfs-Brock" w:date="2012-06-25T17:49:00Z">
        <w:del w:id="2506" w:author="Rev 10 Allen Wirfs-Brock" w:date="2012-07-29T11:26:00Z">
          <w:r w:rsidR="00F30E98" w:rsidDel="00387B31">
            <w:rPr>
              <w:rFonts w:ascii="Arial" w:hAnsi="Arial"/>
            </w:rPr>
            <w:delText>Q</w:delText>
          </w:r>
        </w:del>
      </w:ins>
      <w:ins w:id="2507" w:author="Rev 9 Allen Wirfs-Brock" w:date="2012-06-24T16:26:00Z">
        <w:del w:id="2508" w:author="Rev 10 Allen Wirfs-Brock" w:date="2012-07-29T11:26:00Z">
          <w:r w:rsidRPr="00E77497" w:rsidDel="00387B31">
            <w:rPr>
              <w:rFonts w:ascii="Arial" w:hAnsi="Arial"/>
            </w:rPr>
            <w:delText>V</w:delText>
          </w:r>
        </w:del>
      </w:ins>
      <w:ins w:id="2509" w:author="Rev 10 Allen Wirfs-Brock" w:date="2012-07-29T11:26:00Z">
        <w:r w:rsidR="00387B31">
          <w:rPr>
            <w:rFonts w:ascii="Arial" w:hAnsi="Arial"/>
          </w:rPr>
          <w:t>TV</w:t>
        </w:r>
      </w:ins>
      <w:ins w:id="2510" w:author="Rev 9 Allen Wirfs-Brock" w:date="2012-06-24T16:26:00Z">
        <w:r w:rsidRPr="00E77497">
          <w:rPr>
            <w:rFonts w:ascii="Arial" w:hAnsi="Arial"/>
          </w:rPr>
          <w:t xml:space="preserve"> of</w:t>
        </w:r>
        <w:r w:rsidRPr="00E77497">
          <w:t xml:space="preserve"> </w:t>
        </w:r>
      </w:ins>
      <w:ins w:id="2511" w:author="Rev 9 Allen Wirfs-Brock" w:date="2012-06-25T17:49:00Z">
        <w:del w:id="2512" w:author="Rev 10 Allen Wirfs-Brock" w:date="2012-07-29T11:31:00Z">
          <w:r w:rsidR="00F30E98" w:rsidRPr="001E1EC2" w:rsidDel="00387B31">
            <w:rPr>
              <w:i/>
            </w:rPr>
            <w:delText>Quasi</w:delText>
          </w:r>
        </w:del>
      </w:ins>
      <w:ins w:id="2513" w:author="Rev 10 Allen Wirfs-Brock" w:date="2012-07-29T11:31:00Z">
        <w:r w:rsidR="00387B31">
          <w:rPr>
            <w:i/>
          </w:rPr>
          <w:t>Template</w:t>
        </w:r>
      </w:ins>
      <w:ins w:id="2514" w:author="Rev 9 Allen Wirfs-Brock" w:date="2012-06-25T17:49:00Z">
        <w:r w:rsidR="00F30E98">
          <w:rPr>
            <w:i/>
          </w:rPr>
          <w:t>Character</w:t>
        </w:r>
      </w:ins>
      <w:ins w:id="2515" w:author="Rev 9 Allen Wirfs-Brock" w:date="2012-07-06T11:09:00Z">
        <w:r w:rsidR="00320450">
          <w:rPr>
            <w:i/>
          </w:rPr>
          <w:t xml:space="preserve"> </w:t>
        </w:r>
      </w:ins>
      <w:ins w:id="2516" w:author="Rev 9 Allen Wirfs-Brock" w:date="2012-06-24T16:26:00Z">
        <w:r w:rsidRPr="00E77497">
          <w:rPr>
            <w:rFonts w:ascii="Arial" w:hAnsi="Arial"/>
            <w:b/>
          </w:rPr>
          <w:t>::</w:t>
        </w:r>
        <w:r w:rsidRPr="00E77497">
          <w:t xml:space="preserve"> </w:t>
        </w:r>
      </w:ins>
      <w:ins w:id="2517" w:author="Rev 9 Allen Wirfs-Brock" w:date="2012-06-25T17:49:00Z">
        <w:r w:rsidR="00F30E98" w:rsidRPr="00C74E77">
          <w:rPr>
            <w:i/>
          </w:rPr>
          <w:t>LineContinuation</w:t>
        </w:r>
        <w:r w:rsidR="00F30E98" w:rsidRPr="00E77497">
          <w:rPr>
            <w:rFonts w:ascii="Arial" w:hAnsi="Arial" w:cs="Arial"/>
          </w:rPr>
          <w:t xml:space="preserve"> </w:t>
        </w:r>
      </w:ins>
      <w:ins w:id="2518" w:author="Rev 9 Allen Wirfs-Brock" w:date="2012-06-24T16:26:00Z">
        <w:r w:rsidRPr="00E77497">
          <w:rPr>
            <w:rFonts w:ascii="Arial" w:hAnsi="Arial" w:cs="Arial"/>
          </w:rPr>
          <w:t xml:space="preserve">is </w:t>
        </w:r>
      </w:ins>
      <w:ins w:id="2519" w:author="Rev 9 Allen Wirfs-Brock" w:date="2012-06-25T17:51:00Z">
        <w:r w:rsidR="00F30E98" w:rsidRPr="00E77497">
          <w:rPr>
            <w:rFonts w:ascii="Arial" w:hAnsi="Arial"/>
          </w:rPr>
          <w:t xml:space="preserve">the </w:t>
        </w:r>
        <w:del w:id="2520" w:author="Rev 10 Allen Wirfs-Brock" w:date="2012-07-29T11:26:00Z">
          <w:r w:rsidR="00F30E98" w:rsidDel="00387B31">
            <w:rPr>
              <w:rFonts w:ascii="Arial" w:hAnsi="Arial"/>
            </w:rPr>
            <w:delText>QV</w:delText>
          </w:r>
        </w:del>
      </w:ins>
      <w:ins w:id="2521" w:author="Rev 10 Allen Wirfs-Brock" w:date="2012-07-29T11:26:00Z">
        <w:r w:rsidR="00387B31">
          <w:rPr>
            <w:rFonts w:ascii="Arial" w:hAnsi="Arial"/>
          </w:rPr>
          <w:t>TV</w:t>
        </w:r>
      </w:ins>
      <w:ins w:id="2522" w:author="Rev 9 Allen Wirfs-Brock" w:date="2012-06-25T17:51:00Z">
        <w:r w:rsidR="00F30E98">
          <w:rPr>
            <w:rFonts w:ascii="Arial" w:hAnsi="Arial"/>
          </w:rPr>
          <w:t xml:space="preserve"> of </w:t>
        </w:r>
      </w:ins>
      <w:ins w:id="2523" w:author="Rev 9 Allen Wirfs-Brock" w:date="2012-06-25T17:52:00Z">
        <w:r w:rsidR="00F30E98" w:rsidRPr="001E1EC2">
          <w:rPr>
            <w:i/>
          </w:rPr>
          <w:t>LineContinuation</w:t>
        </w:r>
      </w:ins>
      <w:ins w:id="2524" w:author="Rev 9 Allen Wirfs-Brock" w:date="2012-06-24T16:26:00Z">
        <w:r w:rsidRPr="00E77497">
          <w:t>.</w:t>
        </w:r>
      </w:ins>
    </w:p>
    <w:p w14:paraId="1D74D63B" w14:textId="77777777" w:rsidR="0028144B" w:rsidRPr="00CF27DF" w:rsidRDefault="004C402C" w:rsidP="0057551E">
      <w:pPr>
        <w:pStyle w:val="MathSpecialCase3"/>
        <w:numPr>
          <w:ilvl w:val="2"/>
          <w:numId w:val="31"/>
        </w:numPr>
        <w:tabs>
          <w:tab w:val="left" w:pos="450"/>
        </w:tabs>
        <w:spacing w:after="240"/>
        <w:ind w:left="446" w:hanging="446"/>
        <w:rPr>
          <w:ins w:id="2525" w:author="Rev 9 Allen Wirfs-Brock" w:date="2012-07-02T12:13:00Z"/>
        </w:rPr>
      </w:pPr>
      <w:ins w:id="2526" w:author="Rev 9 Allen Wirfs-Brock" w:date="2012-06-26T15:34:00Z">
        <w:r w:rsidRPr="00FE4F42">
          <w:rPr>
            <w:rFonts w:ascii="Arial" w:hAnsi="Arial"/>
          </w:rPr>
          <w:t xml:space="preserve">The </w:t>
        </w:r>
        <w:del w:id="2527" w:author="Rev 10 Allen Wirfs-Brock" w:date="2012-07-29T11:26:00Z">
          <w:r w:rsidRPr="00FE4F42" w:rsidDel="00387B31">
            <w:rPr>
              <w:rFonts w:ascii="Arial" w:hAnsi="Arial"/>
            </w:rPr>
            <w:delText>QV</w:delText>
          </w:r>
        </w:del>
      </w:ins>
      <w:ins w:id="2528" w:author="Rev 10 Allen Wirfs-Brock" w:date="2012-07-29T11:26:00Z">
        <w:r w:rsidR="00387B31">
          <w:rPr>
            <w:rFonts w:ascii="Arial" w:hAnsi="Arial"/>
          </w:rPr>
          <w:t>TV</w:t>
        </w:r>
      </w:ins>
      <w:ins w:id="2529" w:author="Rev 9 Allen Wirfs-Brock" w:date="2012-06-26T15:34:00Z">
        <w:r w:rsidRPr="00FE4F42">
          <w:rPr>
            <w:rFonts w:ascii="Arial" w:hAnsi="Arial"/>
          </w:rPr>
          <w:t xml:space="preserve"> of</w:t>
        </w:r>
        <w:r w:rsidRPr="00E77497">
          <w:t xml:space="preserve"> </w:t>
        </w:r>
        <w:r w:rsidRPr="00FE4F42">
          <w:rPr>
            <w:i/>
          </w:rPr>
          <w:t>LineContinuation</w:t>
        </w:r>
        <w:r w:rsidRPr="00E77497">
          <w:t xml:space="preserve"> </w:t>
        </w:r>
        <w:r w:rsidRPr="00FE4F42">
          <w:rPr>
            <w:rFonts w:ascii="Arial" w:hAnsi="Arial"/>
            <w:b/>
          </w:rPr>
          <w:t>::</w:t>
        </w:r>
        <w:r w:rsidRPr="00E77497">
          <w:t xml:space="preserve"> </w:t>
        </w:r>
        <w:r w:rsidRPr="00FE4F42">
          <w:rPr>
            <w:rFonts w:ascii="Courier New" w:hAnsi="Courier New" w:cs="Courier New"/>
            <w:b/>
          </w:rPr>
          <w:t>\</w:t>
        </w:r>
        <w:r w:rsidRPr="00E77497">
          <w:t xml:space="preserve"> </w:t>
        </w:r>
        <w:r w:rsidRPr="00FE4F42">
          <w:rPr>
            <w:i/>
          </w:rPr>
          <w:t>LineTerminatorSequence</w:t>
        </w:r>
        <w:r w:rsidRPr="00E77497">
          <w:t xml:space="preserve"> </w:t>
        </w:r>
        <w:r w:rsidRPr="00FE4F42">
          <w:rPr>
            <w:rFonts w:ascii="Arial" w:hAnsi="Arial"/>
          </w:rPr>
          <w:t xml:space="preserve">is </w:t>
        </w:r>
      </w:ins>
      <w:ins w:id="2530" w:author="Rev 9 Allen Wirfs-Brock" w:date="2012-07-06T10:28:00Z">
        <w:r w:rsidR="007F3D4F" w:rsidRPr="00E77497">
          <w:rPr>
            <w:rFonts w:ascii="Arial" w:hAnsi="Arial"/>
          </w:rPr>
          <w:t xml:space="preserve">the empty </w:t>
        </w:r>
        <w:r w:rsidR="007F3D4F">
          <w:rPr>
            <w:rFonts w:ascii="Arial" w:hAnsi="Arial"/>
          </w:rPr>
          <w:t>code unit</w:t>
        </w:r>
        <w:r w:rsidR="007F3D4F" w:rsidRPr="00E77497" w:rsidDel="009975C2">
          <w:rPr>
            <w:rFonts w:ascii="Arial" w:hAnsi="Arial"/>
          </w:rPr>
          <w:t xml:space="preserve"> </w:t>
        </w:r>
        <w:r w:rsidR="007F3D4F" w:rsidRPr="00E77497">
          <w:rPr>
            <w:rFonts w:ascii="Arial" w:hAnsi="Arial"/>
          </w:rPr>
          <w:t>sequence</w:t>
        </w:r>
      </w:ins>
      <w:ins w:id="2531" w:author="Rev 9 Allen Wirfs-Brock" w:date="2012-06-26T15:34:00Z">
        <w:r w:rsidRPr="00FE4F42">
          <w:rPr>
            <w:rFonts w:ascii="Arial" w:hAnsi="Arial"/>
          </w:rPr>
          <w:t>.</w:t>
        </w:r>
      </w:ins>
    </w:p>
    <w:p w14:paraId="264B5247" w14:textId="77777777" w:rsidR="007E0FF6" w:rsidRPr="00E77497" w:rsidRDefault="007E0FF6" w:rsidP="007E0FF6">
      <w:pPr>
        <w:pStyle w:val="MathSpecialCase3"/>
        <w:numPr>
          <w:ilvl w:val="2"/>
          <w:numId w:val="31"/>
        </w:numPr>
        <w:tabs>
          <w:tab w:val="left" w:pos="450"/>
        </w:tabs>
        <w:spacing w:after="0"/>
        <w:ind w:left="446" w:hanging="446"/>
        <w:rPr>
          <w:ins w:id="2532" w:author="Rev 9 Allen Wirfs-Brock" w:date="2012-07-06T09:44:00Z"/>
        </w:rPr>
      </w:pPr>
      <w:ins w:id="2533" w:author="Rev 9 Allen Wirfs-Brock" w:date="2012-07-06T09:44:00Z">
        <w:r w:rsidRPr="00E77497">
          <w:rPr>
            <w:rFonts w:ascii="Arial" w:hAnsi="Arial"/>
          </w:rPr>
          <w:t xml:space="preserve">The </w:t>
        </w:r>
        <w:del w:id="2534" w:author="Rev 10 Allen Wirfs-Brock" w:date="2012-07-29T11:27:00Z">
          <w:r w:rsidDel="00387B31">
            <w:rPr>
              <w:rFonts w:ascii="Arial" w:hAnsi="Arial"/>
            </w:rPr>
            <w:delText>Q</w:delText>
          </w:r>
        </w:del>
      </w:ins>
      <w:ins w:id="2535" w:author="Rev 9 Allen Wirfs-Brock" w:date="2012-07-06T09:45:00Z">
        <w:del w:id="2536" w:author="Rev 10 Allen Wirfs-Brock" w:date="2012-07-29T11:27:00Z">
          <w:r w:rsidDel="00387B31">
            <w:rPr>
              <w:rFonts w:ascii="Arial" w:hAnsi="Arial"/>
            </w:rPr>
            <w:delText>R</w:delText>
          </w:r>
        </w:del>
      </w:ins>
      <w:ins w:id="2537" w:author="Rev 9 Allen Wirfs-Brock" w:date="2012-07-06T09:44:00Z">
        <w:del w:id="2538" w:author="Rev 10 Allen Wirfs-Brock" w:date="2012-07-29T11:27:00Z">
          <w:r w:rsidRPr="00E77497" w:rsidDel="00387B31">
            <w:rPr>
              <w:rFonts w:ascii="Arial" w:hAnsi="Arial"/>
            </w:rPr>
            <w:delText>V</w:delText>
          </w:r>
        </w:del>
      </w:ins>
      <w:ins w:id="2539" w:author="Rev 10 Allen Wirfs-Brock" w:date="2012-07-29T11:27:00Z">
        <w:r w:rsidR="00387B31">
          <w:rPr>
            <w:rFonts w:ascii="Arial" w:hAnsi="Arial"/>
          </w:rPr>
          <w:t>TRV</w:t>
        </w:r>
      </w:ins>
      <w:ins w:id="2540" w:author="Rev 9 Allen Wirfs-Brock" w:date="2012-07-06T09:44:00Z">
        <w:r w:rsidRPr="00E77497">
          <w:rPr>
            <w:rFonts w:ascii="Arial" w:hAnsi="Arial"/>
          </w:rPr>
          <w:t xml:space="preserve"> of</w:t>
        </w:r>
        <w:r w:rsidRPr="00E77497">
          <w:t xml:space="preserve"> </w:t>
        </w:r>
        <w:del w:id="2541" w:author="Rev 10 Allen Wirfs-Brock" w:date="2012-07-29T11:40:00Z">
          <w:r w:rsidDel="00387B31">
            <w:rPr>
              <w:i/>
            </w:rPr>
            <w:delText>FullQuasi</w:delText>
          </w:r>
        </w:del>
      </w:ins>
      <w:ins w:id="2542" w:author="Rev 10 Allen Wirfs-Brock" w:date="2012-07-29T11:40:00Z">
        <w:r w:rsidR="00387B31">
          <w:rPr>
            <w:i/>
          </w:rPr>
          <w:t>NoSubstitutionTemplate</w:t>
        </w:r>
      </w:ins>
      <w:ins w:id="2543" w:author="Rev 9 Allen Wirfs-Brock" w:date="2012-07-06T09:44:00Z">
        <w:r w:rsidRPr="00E77497">
          <w:t xml:space="preserve"> </w:t>
        </w:r>
        <w:r w:rsidRPr="00E77497">
          <w:rPr>
            <w:rFonts w:ascii="Arial" w:hAnsi="Arial"/>
            <w:b/>
          </w:rPr>
          <w:t>::</w:t>
        </w:r>
        <w:r w:rsidRPr="00E77497">
          <w:t xml:space="preserve"> </w:t>
        </w:r>
        <w:r>
          <w:rPr>
            <w:rFonts w:ascii="Courier New" w:hAnsi="Courier New"/>
            <w:b/>
          </w:rPr>
          <w:t xml:space="preserve">` </w:t>
        </w:r>
        <w:del w:id="2544" w:author="Rev 10 Allen Wirfs-Brock" w:date="2012-07-29T11:31:00Z">
          <w:r w:rsidRPr="001C6DE6" w:rsidDel="00387B31">
            <w:rPr>
              <w:i/>
            </w:rPr>
            <w:delText>Quasi</w:delText>
          </w:r>
        </w:del>
      </w:ins>
      <w:ins w:id="2545" w:author="Rev 10 Allen Wirfs-Brock" w:date="2012-07-29T11:31:00Z">
        <w:r w:rsidR="00387B31">
          <w:rPr>
            <w:i/>
          </w:rPr>
          <w:t>Template</w:t>
        </w:r>
      </w:ins>
      <w:ins w:id="2546" w:author="Rev 9 Allen Wirfs-Brock" w:date="2012-07-06T09:44:00Z">
        <w:r w:rsidRPr="001C6DE6">
          <w:rPr>
            <w:i/>
          </w:rPr>
          <w:t>Characters</w:t>
        </w:r>
        <w:r>
          <w:rPr>
            <w:i/>
          </w:rPr>
          <w:t xml:space="preserve"> </w:t>
        </w:r>
        <w:r>
          <w:rPr>
            <w:rFonts w:ascii="Courier New" w:hAnsi="Courier New"/>
            <w:b/>
          </w:rPr>
          <w:t>`</w:t>
        </w:r>
        <w:r w:rsidRPr="00E77497">
          <w:t xml:space="preserve"> </w:t>
        </w:r>
        <w:r w:rsidRPr="00E77497">
          <w:rPr>
            <w:rFonts w:ascii="Arial" w:hAnsi="Arial"/>
          </w:rPr>
          <w:t xml:space="preserve">is the </w:t>
        </w:r>
        <w:del w:id="2547" w:author="Rev 10 Allen Wirfs-Brock" w:date="2012-07-29T11:27:00Z">
          <w:r w:rsidDel="00387B31">
            <w:rPr>
              <w:rFonts w:ascii="Arial" w:hAnsi="Arial"/>
            </w:rPr>
            <w:delText>Q</w:delText>
          </w:r>
        </w:del>
      </w:ins>
      <w:ins w:id="2548" w:author="Rev 9 Allen Wirfs-Brock" w:date="2012-07-06T09:46:00Z">
        <w:del w:id="2549" w:author="Rev 10 Allen Wirfs-Brock" w:date="2012-07-29T11:27:00Z">
          <w:r w:rsidDel="00387B31">
            <w:rPr>
              <w:rFonts w:ascii="Arial" w:hAnsi="Arial"/>
            </w:rPr>
            <w:delText>R</w:delText>
          </w:r>
        </w:del>
      </w:ins>
      <w:ins w:id="2550" w:author="Rev 9 Allen Wirfs-Brock" w:date="2012-07-06T09:44:00Z">
        <w:del w:id="2551" w:author="Rev 10 Allen Wirfs-Brock" w:date="2012-07-29T11:27:00Z">
          <w:r w:rsidDel="00387B31">
            <w:rPr>
              <w:rFonts w:ascii="Arial" w:hAnsi="Arial"/>
            </w:rPr>
            <w:delText>V</w:delText>
          </w:r>
        </w:del>
      </w:ins>
      <w:ins w:id="2552" w:author="Rev 10 Allen Wirfs-Brock" w:date="2012-07-29T11:27:00Z">
        <w:r w:rsidR="00387B31">
          <w:rPr>
            <w:rFonts w:ascii="Arial" w:hAnsi="Arial"/>
          </w:rPr>
          <w:t>TRV</w:t>
        </w:r>
      </w:ins>
      <w:ins w:id="2553" w:author="Rev 9 Allen Wirfs-Brock" w:date="2012-07-06T09:44:00Z">
        <w:r>
          <w:rPr>
            <w:rFonts w:ascii="Arial" w:hAnsi="Arial"/>
          </w:rPr>
          <w:t xml:space="preserve"> of </w:t>
        </w:r>
        <w:del w:id="2554" w:author="Rev 10 Allen Wirfs-Brock" w:date="2012-07-29T11:31:00Z">
          <w:r w:rsidRPr="001E1EC2" w:rsidDel="00387B31">
            <w:rPr>
              <w:i/>
            </w:rPr>
            <w:delText>Quasi</w:delText>
          </w:r>
        </w:del>
      </w:ins>
      <w:ins w:id="2555" w:author="Rev 10 Allen Wirfs-Brock" w:date="2012-07-29T11:31:00Z">
        <w:r w:rsidR="00387B31">
          <w:rPr>
            <w:i/>
          </w:rPr>
          <w:t>Template</w:t>
        </w:r>
      </w:ins>
      <w:ins w:id="2556" w:author="Rev 9 Allen Wirfs-Brock" w:date="2012-07-06T09:44:00Z">
        <w:r w:rsidRPr="001E1EC2">
          <w:rPr>
            <w:i/>
          </w:rPr>
          <w:t>Characters</w:t>
        </w:r>
        <w:r w:rsidRPr="00E77497">
          <w:rPr>
            <w:rFonts w:ascii="Arial" w:hAnsi="Arial"/>
          </w:rPr>
          <w:t>.</w:t>
        </w:r>
      </w:ins>
    </w:p>
    <w:p w14:paraId="32A03427" w14:textId="77777777" w:rsidR="007E0FF6" w:rsidRPr="00E77497" w:rsidRDefault="007E0FF6" w:rsidP="007E0FF6">
      <w:pPr>
        <w:pStyle w:val="MathSpecialCase3"/>
        <w:numPr>
          <w:ilvl w:val="2"/>
          <w:numId w:val="31"/>
        </w:numPr>
        <w:tabs>
          <w:tab w:val="left" w:pos="450"/>
        </w:tabs>
        <w:spacing w:after="0"/>
        <w:ind w:left="446" w:hanging="446"/>
        <w:rPr>
          <w:ins w:id="2557" w:author="Rev 9 Allen Wirfs-Brock" w:date="2012-07-06T09:44:00Z"/>
        </w:rPr>
      </w:pPr>
      <w:ins w:id="2558" w:author="Rev 9 Allen Wirfs-Brock" w:date="2012-07-06T09:44:00Z">
        <w:r w:rsidRPr="00E77497">
          <w:rPr>
            <w:rFonts w:ascii="Arial" w:hAnsi="Arial"/>
          </w:rPr>
          <w:t xml:space="preserve">The </w:t>
        </w:r>
        <w:del w:id="2559" w:author="Rev 10 Allen Wirfs-Brock" w:date="2012-07-29T11:27:00Z">
          <w:r w:rsidDel="00387B31">
            <w:rPr>
              <w:rFonts w:ascii="Arial" w:hAnsi="Arial"/>
            </w:rPr>
            <w:delText>Q</w:delText>
          </w:r>
        </w:del>
      </w:ins>
      <w:ins w:id="2560" w:author="Rev 9 Allen Wirfs-Brock" w:date="2012-07-06T09:45:00Z">
        <w:del w:id="2561" w:author="Rev 10 Allen Wirfs-Brock" w:date="2012-07-29T11:27:00Z">
          <w:r w:rsidDel="00387B31">
            <w:rPr>
              <w:rFonts w:ascii="Arial" w:hAnsi="Arial"/>
            </w:rPr>
            <w:delText>R</w:delText>
          </w:r>
        </w:del>
      </w:ins>
      <w:ins w:id="2562" w:author="Rev 9 Allen Wirfs-Brock" w:date="2012-07-06T09:44:00Z">
        <w:del w:id="2563" w:author="Rev 10 Allen Wirfs-Brock" w:date="2012-07-29T11:27:00Z">
          <w:r w:rsidRPr="00E77497" w:rsidDel="00387B31">
            <w:rPr>
              <w:rFonts w:ascii="Arial" w:hAnsi="Arial"/>
            </w:rPr>
            <w:delText>V</w:delText>
          </w:r>
        </w:del>
      </w:ins>
      <w:ins w:id="2564" w:author="Rev 10 Allen Wirfs-Brock" w:date="2012-07-29T11:27:00Z">
        <w:r w:rsidR="00387B31">
          <w:rPr>
            <w:rFonts w:ascii="Arial" w:hAnsi="Arial"/>
          </w:rPr>
          <w:t>TRV</w:t>
        </w:r>
      </w:ins>
      <w:ins w:id="2565" w:author="Rev 9 Allen Wirfs-Brock" w:date="2012-07-06T09:44:00Z">
        <w:r w:rsidRPr="00E77497">
          <w:rPr>
            <w:rFonts w:ascii="Arial" w:hAnsi="Arial"/>
          </w:rPr>
          <w:t xml:space="preserve"> of</w:t>
        </w:r>
        <w:r w:rsidRPr="00E77497">
          <w:t xml:space="preserve"> </w:t>
        </w:r>
        <w:del w:id="2566" w:author="Rev 10 Allen Wirfs-Brock" w:date="2012-07-29T11:31:00Z">
          <w:r w:rsidDel="00387B31">
            <w:rPr>
              <w:i/>
            </w:rPr>
            <w:delText>Quasi</w:delText>
          </w:r>
        </w:del>
      </w:ins>
      <w:ins w:id="2567" w:author="Rev 10 Allen Wirfs-Brock" w:date="2012-07-29T11:31:00Z">
        <w:r w:rsidR="00387B31">
          <w:rPr>
            <w:i/>
          </w:rPr>
          <w:t>Template</w:t>
        </w:r>
      </w:ins>
      <w:ins w:id="2568" w:author="Rev 9 Allen Wirfs-Brock" w:date="2012-07-06T09:44:00Z">
        <w:r>
          <w:rPr>
            <w:i/>
          </w:rPr>
          <w:t>Head</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del w:id="2569" w:author="Rev 10 Allen Wirfs-Brock" w:date="2012-07-29T11:31:00Z">
          <w:r w:rsidRPr="001E1EC2" w:rsidDel="00387B31">
            <w:rPr>
              <w:i/>
            </w:rPr>
            <w:delText>Quasi</w:delText>
          </w:r>
        </w:del>
      </w:ins>
      <w:ins w:id="2570" w:author="Rev 10 Allen Wirfs-Brock" w:date="2012-07-29T11:31:00Z">
        <w:r w:rsidR="00387B31">
          <w:rPr>
            <w:i/>
          </w:rPr>
          <w:t>Template</w:t>
        </w:r>
      </w:ins>
      <w:ins w:id="2571" w:author="Rev 9 Allen Wirfs-Brock" w:date="2012-07-06T09:44:00Z">
        <w:r w:rsidRPr="001E1EC2">
          <w:rPr>
            <w:i/>
          </w:rPr>
          <w:t>Characters</w:t>
        </w:r>
        <w:r>
          <w:rPr>
            <w:rFonts w:ascii="Courier New" w:hAnsi="Courier New"/>
            <w:b/>
          </w:rPr>
          <w:t xml:space="preserve"> ${</w:t>
        </w:r>
        <w:r w:rsidRPr="00E77497">
          <w:t xml:space="preserve"> </w:t>
        </w:r>
        <w:r w:rsidRPr="00E77497">
          <w:rPr>
            <w:rFonts w:ascii="Arial" w:hAnsi="Arial"/>
          </w:rPr>
          <w:t xml:space="preserve">is the </w:t>
        </w:r>
        <w:del w:id="2572" w:author="Rev 10 Allen Wirfs-Brock" w:date="2012-07-29T11:27:00Z">
          <w:r w:rsidDel="00387B31">
            <w:rPr>
              <w:rFonts w:ascii="Arial" w:hAnsi="Arial"/>
            </w:rPr>
            <w:delText>Q</w:delText>
          </w:r>
        </w:del>
      </w:ins>
      <w:ins w:id="2573" w:author="Rev 9 Allen Wirfs-Brock" w:date="2012-07-06T09:46:00Z">
        <w:del w:id="2574" w:author="Rev 10 Allen Wirfs-Brock" w:date="2012-07-29T11:27:00Z">
          <w:r w:rsidDel="00387B31">
            <w:rPr>
              <w:rFonts w:ascii="Arial" w:hAnsi="Arial"/>
            </w:rPr>
            <w:delText>R</w:delText>
          </w:r>
        </w:del>
      </w:ins>
      <w:ins w:id="2575" w:author="Rev 9 Allen Wirfs-Brock" w:date="2012-07-06T09:44:00Z">
        <w:del w:id="2576" w:author="Rev 10 Allen Wirfs-Brock" w:date="2012-07-29T11:27:00Z">
          <w:r w:rsidDel="00387B31">
            <w:rPr>
              <w:rFonts w:ascii="Arial" w:hAnsi="Arial"/>
            </w:rPr>
            <w:delText>V</w:delText>
          </w:r>
        </w:del>
      </w:ins>
      <w:ins w:id="2577" w:author="Rev 10 Allen Wirfs-Brock" w:date="2012-07-29T11:27:00Z">
        <w:r w:rsidR="00387B31">
          <w:rPr>
            <w:rFonts w:ascii="Arial" w:hAnsi="Arial"/>
          </w:rPr>
          <w:t>TRV</w:t>
        </w:r>
      </w:ins>
      <w:ins w:id="2578" w:author="Rev 9 Allen Wirfs-Brock" w:date="2012-07-06T09:44:00Z">
        <w:r>
          <w:rPr>
            <w:rFonts w:ascii="Arial" w:hAnsi="Arial"/>
          </w:rPr>
          <w:t xml:space="preserve"> of </w:t>
        </w:r>
        <w:del w:id="2579" w:author="Rev 10 Allen Wirfs-Brock" w:date="2012-07-29T11:31:00Z">
          <w:r w:rsidRPr="001E1EC2" w:rsidDel="00387B31">
            <w:rPr>
              <w:i/>
            </w:rPr>
            <w:delText>Quasi</w:delText>
          </w:r>
        </w:del>
      </w:ins>
      <w:ins w:id="2580" w:author="Rev 10 Allen Wirfs-Brock" w:date="2012-07-29T11:31:00Z">
        <w:r w:rsidR="00387B31">
          <w:rPr>
            <w:i/>
          </w:rPr>
          <w:t>Template</w:t>
        </w:r>
      </w:ins>
      <w:ins w:id="2581" w:author="Rev 9 Allen Wirfs-Brock" w:date="2012-07-06T09:44:00Z">
        <w:r w:rsidRPr="001E1EC2">
          <w:rPr>
            <w:i/>
          </w:rPr>
          <w:t>Characters</w:t>
        </w:r>
        <w:r w:rsidRPr="00E77497">
          <w:rPr>
            <w:rFonts w:ascii="Arial" w:hAnsi="Arial"/>
          </w:rPr>
          <w:t>.</w:t>
        </w:r>
      </w:ins>
    </w:p>
    <w:p w14:paraId="46FD8526" w14:textId="77777777" w:rsidR="007E0FF6" w:rsidRPr="00E77497" w:rsidRDefault="007E0FF6" w:rsidP="007E0FF6">
      <w:pPr>
        <w:pStyle w:val="MathSpecialCase3"/>
        <w:numPr>
          <w:ilvl w:val="2"/>
          <w:numId w:val="31"/>
        </w:numPr>
        <w:tabs>
          <w:tab w:val="left" w:pos="450"/>
        </w:tabs>
        <w:spacing w:after="0"/>
        <w:ind w:left="446" w:hanging="446"/>
        <w:rPr>
          <w:ins w:id="2582" w:author="Rev 9 Allen Wirfs-Brock" w:date="2012-07-06T09:44:00Z"/>
        </w:rPr>
      </w:pPr>
      <w:ins w:id="2583" w:author="Rev 9 Allen Wirfs-Brock" w:date="2012-07-06T09:44:00Z">
        <w:r w:rsidRPr="00E77497">
          <w:rPr>
            <w:rFonts w:ascii="Arial" w:hAnsi="Arial"/>
          </w:rPr>
          <w:t xml:space="preserve">The </w:t>
        </w:r>
        <w:del w:id="2584" w:author="Rev 10 Allen Wirfs-Brock" w:date="2012-07-29T11:27:00Z">
          <w:r w:rsidDel="00387B31">
            <w:rPr>
              <w:rFonts w:ascii="Arial" w:hAnsi="Arial"/>
            </w:rPr>
            <w:delText>Q</w:delText>
          </w:r>
        </w:del>
      </w:ins>
      <w:ins w:id="2585" w:author="Rev 9 Allen Wirfs-Brock" w:date="2012-07-06T09:46:00Z">
        <w:del w:id="2586" w:author="Rev 10 Allen Wirfs-Brock" w:date="2012-07-29T11:27:00Z">
          <w:r w:rsidDel="00387B31">
            <w:rPr>
              <w:rFonts w:ascii="Arial" w:hAnsi="Arial"/>
            </w:rPr>
            <w:delText>R</w:delText>
          </w:r>
        </w:del>
      </w:ins>
      <w:ins w:id="2587" w:author="Rev 9 Allen Wirfs-Brock" w:date="2012-07-06T09:44:00Z">
        <w:del w:id="2588" w:author="Rev 10 Allen Wirfs-Brock" w:date="2012-07-29T11:27:00Z">
          <w:r w:rsidRPr="00E77497" w:rsidDel="00387B31">
            <w:rPr>
              <w:rFonts w:ascii="Arial" w:hAnsi="Arial"/>
            </w:rPr>
            <w:delText>V</w:delText>
          </w:r>
        </w:del>
      </w:ins>
      <w:ins w:id="2589" w:author="Rev 10 Allen Wirfs-Brock" w:date="2012-07-29T11:27:00Z">
        <w:r w:rsidR="00387B31">
          <w:rPr>
            <w:rFonts w:ascii="Arial" w:hAnsi="Arial"/>
          </w:rPr>
          <w:t>TRV</w:t>
        </w:r>
      </w:ins>
      <w:ins w:id="2590" w:author="Rev 9 Allen Wirfs-Brock" w:date="2012-07-06T09:44:00Z">
        <w:r w:rsidRPr="00E77497">
          <w:rPr>
            <w:rFonts w:ascii="Arial" w:hAnsi="Arial"/>
          </w:rPr>
          <w:t xml:space="preserve"> of</w:t>
        </w:r>
        <w:r w:rsidRPr="00E77497">
          <w:t xml:space="preserve"> </w:t>
        </w:r>
        <w:del w:id="2591" w:author="Rev 10 Allen Wirfs-Brock" w:date="2012-07-29T11:31:00Z">
          <w:r w:rsidDel="00387B31">
            <w:rPr>
              <w:i/>
            </w:rPr>
            <w:delText>Quasi</w:delText>
          </w:r>
        </w:del>
      </w:ins>
      <w:ins w:id="2592" w:author="Rev 10 Allen Wirfs-Brock" w:date="2012-07-29T11:31:00Z">
        <w:r w:rsidR="00387B31">
          <w:rPr>
            <w:i/>
          </w:rPr>
          <w:t>Template</w:t>
        </w:r>
      </w:ins>
      <w:ins w:id="2593" w:author="Rev 9 Allen Wirfs-Brock" w:date="2012-07-06T09:44:00Z">
        <w:r>
          <w:rPr>
            <w:i/>
          </w:rPr>
          <w:t>Middle</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del w:id="2594" w:author="Rev 10 Allen Wirfs-Brock" w:date="2012-07-29T11:31:00Z">
          <w:r w:rsidRPr="001E1EC2" w:rsidDel="00387B31">
            <w:rPr>
              <w:i/>
            </w:rPr>
            <w:delText>Quasi</w:delText>
          </w:r>
        </w:del>
      </w:ins>
      <w:ins w:id="2595" w:author="Rev 10 Allen Wirfs-Brock" w:date="2012-07-29T11:31:00Z">
        <w:r w:rsidR="00387B31">
          <w:rPr>
            <w:i/>
          </w:rPr>
          <w:t>Template</w:t>
        </w:r>
      </w:ins>
      <w:ins w:id="2596" w:author="Rev 9 Allen Wirfs-Brock" w:date="2012-07-06T09:44:00Z">
        <w:r w:rsidRPr="001E1EC2">
          <w:rPr>
            <w:i/>
          </w:rPr>
          <w:t>Characters</w:t>
        </w:r>
        <w:r>
          <w:rPr>
            <w:rFonts w:ascii="Courier New" w:hAnsi="Courier New"/>
            <w:b/>
          </w:rPr>
          <w:t xml:space="preserve"> ${</w:t>
        </w:r>
        <w:r w:rsidRPr="00E77497">
          <w:t xml:space="preserve"> </w:t>
        </w:r>
        <w:r w:rsidRPr="00E77497">
          <w:rPr>
            <w:rFonts w:ascii="Arial" w:hAnsi="Arial"/>
          </w:rPr>
          <w:t xml:space="preserve">is the </w:t>
        </w:r>
        <w:del w:id="2597" w:author="Rev 10 Allen Wirfs-Brock" w:date="2012-07-29T11:27:00Z">
          <w:r w:rsidDel="00387B31">
            <w:rPr>
              <w:rFonts w:ascii="Arial" w:hAnsi="Arial"/>
            </w:rPr>
            <w:delText>Q</w:delText>
          </w:r>
        </w:del>
      </w:ins>
      <w:ins w:id="2598" w:author="Rev 9 Allen Wirfs-Brock" w:date="2012-07-06T09:46:00Z">
        <w:del w:id="2599" w:author="Rev 10 Allen Wirfs-Brock" w:date="2012-07-29T11:27:00Z">
          <w:r w:rsidDel="00387B31">
            <w:rPr>
              <w:rFonts w:ascii="Arial" w:hAnsi="Arial"/>
            </w:rPr>
            <w:delText>R</w:delText>
          </w:r>
        </w:del>
      </w:ins>
      <w:ins w:id="2600" w:author="Rev 9 Allen Wirfs-Brock" w:date="2012-07-06T09:44:00Z">
        <w:del w:id="2601" w:author="Rev 10 Allen Wirfs-Brock" w:date="2012-07-29T11:27:00Z">
          <w:r w:rsidDel="00387B31">
            <w:rPr>
              <w:rFonts w:ascii="Arial" w:hAnsi="Arial"/>
            </w:rPr>
            <w:delText>V</w:delText>
          </w:r>
        </w:del>
      </w:ins>
      <w:ins w:id="2602" w:author="Rev 10 Allen Wirfs-Brock" w:date="2012-07-29T11:27:00Z">
        <w:r w:rsidR="00387B31">
          <w:rPr>
            <w:rFonts w:ascii="Arial" w:hAnsi="Arial"/>
          </w:rPr>
          <w:t>TRV</w:t>
        </w:r>
      </w:ins>
      <w:ins w:id="2603" w:author="Rev 9 Allen Wirfs-Brock" w:date="2012-07-06T09:44:00Z">
        <w:r>
          <w:rPr>
            <w:rFonts w:ascii="Arial" w:hAnsi="Arial"/>
          </w:rPr>
          <w:t xml:space="preserve"> of </w:t>
        </w:r>
        <w:del w:id="2604" w:author="Rev 10 Allen Wirfs-Brock" w:date="2012-07-29T11:31:00Z">
          <w:r w:rsidRPr="001E1EC2" w:rsidDel="00387B31">
            <w:rPr>
              <w:i/>
            </w:rPr>
            <w:delText>Quasi</w:delText>
          </w:r>
        </w:del>
      </w:ins>
      <w:ins w:id="2605" w:author="Rev 10 Allen Wirfs-Brock" w:date="2012-07-29T11:31:00Z">
        <w:r w:rsidR="00387B31">
          <w:rPr>
            <w:i/>
          </w:rPr>
          <w:t>Template</w:t>
        </w:r>
      </w:ins>
      <w:ins w:id="2606" w:author="Rev 9 Allen Wirfs-Brock" w:date="2012-07-06T09:44:00Z">
        <w:r w:rsidRPr="001E1EC2">
          <w:rPr>
            <w:i/>
          </w:rPr>
          <w:t>Characters</w:t>
        </w:r>
        <w:r w:rsidRPr="00E77497">
          <w:rPr>
            <w:rFonts w:ascii="Arial" w:hAnsi="Arial"/>
          </w:rPr>
          <w:t>.</w:t>
        </w:r>
      </w:ins>
    </w:p>
    <w:p w14:paraId="06E9D980" w14:textId="77777777" w:rsidR="007E0FF6" w:rsidRPr="00E77497" w:rsidRDefault="007E0FF6" w:rsidP="007E0FF6">
      <w:pPr>
        <w:pStyle w:val="MathSpecialCase3"/>
        <w:numPr>
          <w:ilvl w:val="2"/>
          <w:numId w:val="31"/>
        </w:numPr>
        <w:tabs>
          <w:tab w:val="left" w:pos="450"/>
        </w:tabs>
        <w:spacing w:after="0"/>
        <w:ind w:left="446" w:hanging="446"/>
        <w:rPr>
          <w:ins w:id="2607" w:author="Rev 9 Allen Wirfs-Brock" w:date="2012-07-06T09:44:00Z"/>
        </w:rPr>
      </w:pPr>
      <w:ins w:id="2608" w:author="Rev 9 Allen Wirfs-Brock" w:date="2012-07-06T09:44:00Z">
        <w:r w:rsidRPr="00E77497">
          <w:rPr>
            <w:rFonts w:ascii="Arial" w:hAnsi="Arial"/>
          </w:rPr>
          <w:t xml:space="preserve">The </w:t>
        </w:r>
        <w:del w:id="2609" w:author="Rev 10 Allen Wirfs-Brock" w:date="2012-07-29T11:27:00Z">
          <w:r w:rsidDel="00387B31">
            <w:rPr>
              <w:rFonts w:ascii="Arial" w:hAnsi="Arial"/>
            </w:rPr>
            <w:delText>Q</w:delText>
          </w:r>
        </w:del>
      </w:ins>
      <w:ins w:id="2610" w:author="Rev 9 Allen Wirfs-Brock" w:date="2012-07-06T09:46:00Z">
        <w:del w:id="2611" w:author="Rev 10 Allen Wirfs-Brock" w:date="2012-07-29T11:27:00Z">
          <w:r w:rsidDel="00387B31">
            <w:rPr>
              <w:rFonts w:ascii="Arial" w:hAnsi="Arial"/>
            </w:rPr>
            <w:delText>R</w:delText>
          </w:r>
        </w:del>
      </w:ins>
      <w:ins w:id="2612" w:author="Rev 9 Allen Wirfs-Brock" w:date="2012-07-06T09:44:00Z">
        <w:del w:id="2613" w:author="Rev 10 Allen Wirfs-Brock" w:date="2012-07-29T11:27:00Z">
          <w:r w:rsidRPr="00E77497" w:rsidDel="00387B31">
            <w:rPr>
              <w:rFonts w:ascii="Arial" w:hAnsi="Arial"/>
            </w:rPr>
            <w:delText>V</w:delText>
          </w:r>
        </w:del>
      </w:ins>
      <w:ins w:id="2614" w:author="Rev 10 Allen Wirfs-Brock" w:date="2012-07-29T11:27:00Z">
        <w:r w:rsidR="00387B31">
          <w:rPr>
            <w:rFonts w:ascii="Arial" w:hAnsi="Arial"/>
          </w:rPr>
          <w:t>TRV</w:t>
        </w:r>
      </w:ins>
      <w:ins w:id="2615" w:author="Rev 9 Allen Wirfs-Brock" w:date="2012-07-06T09:44:00Z">
        <w:r w:rsidRPr="00E77497">
          <w:rPr>
            <w:rFonts w:ascii="Arial" w:hAnsi="Arial"/>
          </w:rPr>
          <w:t xml:space="preserve"> of</w:t>
        </w:r>
        <w:r w:rsidRPr="00E77497">
          <w:t xml:space="preserve"> </w:t>
        </w:r>
        <w:del w:id="2616" w:author="Rev 10 Allen Wirfs-Brock" w:date="2012-07-29T11:31:00Z">
          <w:r w:rsidDel="00387B31">
            <w:rPr>
              <w:i/>
            </w:rPr>
            <w:delText>Quasi</w:delText>
          </w:r>
        </w:del>
      </w:ins>
      <w:ins w:id="2617" w:author="Rev 10 Allen Wirfs-Brock" w:date="2012-07-29T11:31:00Z">
        <w:r w:rsidR="00387B31">
          <w:rPr>
            <w:i/>
          </w:rPr>
          <w:t>Template</w:t>
        </w:r>
      </w:ins>
      <w:ins w:id="2618" w:author="Rev 9 Allen Wirfs-Brock" w:date="2012-07-06T09:44:00Z">
        <w:r>
          <w:rPr>
            <w:i/>
          </w:rPr>
          <w:t>Tail</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del w:id="2619" w:author="Rev 10 Allen Wirfs-Brock" w:date="2012-07-29T11:31:00Z">
          <w:r w:rsidRPr="001E1EC2" w:rsidDel="00387B31">
            <w:rPr>
              <w:i/>
            </w:rPr>
            <w:delText>Quasi</w:delText>
          </w:r>
        </w:del>
      </w:ins>
      <w:ins w:id="2620" w:author="Rev 10 Allen Wirfs-Brock" w:date="2012-07-29T11:31:00Z">
        <w:r w:rsidR="00387B31">
          <w:rPr>
            <w:i/>
          </w:rPr>
          <w:t>Template</w:t>
        </w:r>
      </w:ins>
      <w:ins w:id="2621" w:author="Rev 9 Allen Wirfs-Brock" w:date="2012-07-06T09:44:00Z">
        <w:r w:rsidRPr="001E1EC2">
          <w:rPr>
            <w:i/>
          </w:rPr>
          <w:t>Characters</w:t>
        </w:r>
        <w:r>
          <w:rPr>
            <w:rFonts w:ascii="Courier New" w:hAnsi="Courier New"/>
            <w:b/>
          </w:rPr>
          <w:t xml:space="preserve"> `</w:t>
        </w:r>
        <w:r w:rsidRPr="00E77497">
          <w:t xml:space="preserve"> </w:t>
        </w:r>
        <w:r w:rsidRPr="00E77497">
          <w:rPr>
            <w:rFonts w:ascii="Arial" w:hAnsi="Arial"/>
          </w:rPr>
          <w:t xml:space="preserve">is the </w:t>
        </w:r>
        <w:del w:id="2622" w:author="Rev 10 Allen Wirfs-Brock" w:date="2012-07-29T11:27:00Z">
          <w:r w:rsidDel="00387B31">
            <w:rPr>
              <w:rFonts w:ascii="Arial" w:hAnsi="Arial"/>
            </w:rPr>
            <w:delText>Q</w:delText>
          </w:r>
        </w:del>
      </w:ins>
      <w:ins w:id="2623" w:author="Rev 9 Allen Wirfs-Brock" w:date="2012-07-06T09:46:00Z">
        <w:del w:id="2624" w:author="Rev 10 Allen Wirfs-Brock" w:date="2012-07-29T11:27:00Z">
          <w:r w:rsidDel="00387B31">
            <w:rPr>
              <w:rFonts w:ascii="Arial" w:hAnsi="Arial"/>
            </w:rPr>
            <w:delText>R</w:delText>
          </w:r>
        </w:del>
      </w:ins>
      <w:ins w:id="2625" w:author="Rev 9 Allen Wirfs-Brock" w:date="2012-07-06T09:44:00Z">
        <w:del w:id="2626" w:author="Rev 10 Allen Wirfs-Brock" w:date="2012-07-29T11:27:00Z">
          <w:r w:rsidDel="00387B31">
            <w:rPr>
              <w:rFonts w:ascii="Arial" w:hAnsi="Arial"/>
            </w:rPr>
            <w:delText>V</w:delText>
          </w:r>
        </w:del>
      </w:ins>
      <w:ins w:id="2627" w:author="Rev 10 Allen Wirfs-Brock" w:date="2012-07-29T11:27:00Z">
        <w:r w:rsidR="00387B31">
          <w:rPr>
            <w:rFonts w:ascii="Arial" w:hAnsi="Arial"/>
          </w:rPr>
          <w:t>TRV</w:t>
        </w:r>
      </w:ins>
      <w:ins w:id="2628" w:author="Rev 9 Allen Wirfs-Brock" w:date="2012-07-06T09:44:00Z">
        <w:r>
          <w:rPr>
            <w:rFonts w:ascii="Arial" w:hAnsi="Arial"/>
          </w:rPr>
          <w:t xml:space="preserve"> of </w:t>
        </w:r>
        <w:del w:id="2629" w:author="Rev 10 Allen Wirfs-Brock" w:date="2012-07-29T11:31:00Z">
          <w:r w:rsidRPr="001E1EC2" w:rsidDel="00387B31">
            <w:rPr>
              <w:i/>
            </w:rPr>
            <w:delText>Quasi</w:delText>
          </w:r>
        </w:del>
      </w:ins>
      <w:ins w:id="2630" w:author="Rev 10 Allen Wirfs-Brock" w:date="2012-07-29T11:31:00Z">
        <w:r w:rsidR="00387B31">
          <w:rPr>
            <w:i/>
          </w:rPr>
          <w:t>Template</w:t>
        </w:r>
      </w:ins>
      <w:ins w:id="2631" w:author="Rev 9 Allen Wirfs-Brock" w:date="2012-07-06T09:44:00Z">
        <w:r w:rsidRPr="001E1EC2">
          <w:rPr>
            <w:i/>
          </w:rPr>
          <w:t>Characters</w:t>
        </w:r>
        <w:r w:rsidRPr="00E77497">
          <w:rPr>
            <w:rFonts w:ascii="Arial" w:hAnsi="Arial"/>
          </w:rPr>
          <w:t>.</w:t>
        </w:r>
      </w:ins>
    </w:p>
    <w:p w14:paraId="5449BD0B" w14:textId="77777777" w:rsidR="007E0FF6" w:rsidRPr="00E77497" w:rsidRDefault="007E0FF6" w:rsidP="007E0FF6">
      <w:pPr>
        <w:pStyle w:val="MathSpecialCase3"/>
        <w:numPr>
          <w:ilvl w:val="2"/>
          <w:numId w:val="31"/>
        </w:numPr>
        <w:tabs>
          <w:tab w:val="left" w:pos="450"/>
        </w:tabs>
        <w:spacing w:after="0"/>
        <w:ind w:left="446" w:hanging="446"/>
        <w:rPr>
          <w:ins w:id="2632" w:author="Rev 9 Allen Wirfs-Brock" w:date="2012-07-06T09:44:00Z"/>
        </w:rPr>
      </w:pPr>
      <w:ins w:id="2633" w:author="Rev 9 Allen Wirfs-Brock" w:date="2012-07-06T09:44:00Z">
        <w:r w:rsidRPr="00E77497">
          <w:rPr>
            <w:rFonts w:ascii="Arial" w:hAnsi="Arial"/>
          </w:rPr>
          <w:t xml:space="preserve">The </w:t>
        </w:r>
        <w:del w:id="2634" w:author="Rev 10 Allen Wirfs-Brock" w:date="2012-07-29T11:27:00Z">
          <w:r w:rsidDel="00387B31">
            <w:rPr>
              <w:rFonts w:ascii="Arial" w:hAnsi="Arial"/>
            </w:rPr>
            <w:delText>Q</w:delText>
          </w:r>
        </w:del>
      </w:ins>
      <w:ins w:id="2635" w:author="Rev 9 Allen Wirfs-Brock" w:date="2012-07-06T09:46:00Z">
        <w:del w:id="2636" w:author="Rev 10 Allen Wirfs-Brock" w:date="2012-07-29T11:27:00Z">
          <w:r w:rsidDel="00387B31">
            <w:rPr>
              <w:rFonts w:ascii="Arial" w:hAnsi="Arial"/>
            </w:rPr>
            <w:delText>R</w:delText>
          </w:r>
        </w:del>
      </w:ins>
      <w:ins w:id="2637" w:author="Rev 9 Allen Wirfs-Brock" w:date="2012-07-06T09:44:00Z">
        <w:del w:id="2638" w:author="Rev 10 Allen Wirfs-Brock" w:date="2012-07-29T11:27:00Z">
          <w:r w:rsidRPr="00E77497" w:rsidDel="00387B31">
            <w:rPr>
              <w:rFonts w:ascii="Arial" w:hAnsi="Arial"/>
            </w:rPr>
            <w:delText>V</w:delText>
          </w:r>
        </w:del>
      </w:ins>
      <w:ins w:id="2639" w:author="Rev 10 Allen Wirfs-Brock" w:date="2012-07-29T11:27:00Z">
        <w:r w:rsidR="00387B31">
          <w:rPr>
            <w:rFonts w:ascii="Arial" w:hAnsi="Arial"/>
          </w:rPr>
          <w:t>TRV</w:t>
        </w:r>
      </w:ins>
      <w:ins w:id="2640" w:author="Rev 9 Allen Wirfs-Brock" w:date="2012-07-06T09:44:00Z">
        <w:r w:rsidRPr="00E77497">
          <w:rPr>
            <w:rFonts w:ascii="Arial" w:hAnsi="Arial"/>
          </w:rPr>
          <w:t xml:space="preserve"> of</w:t>
        </w:r>
        <w:r w:rsidRPr="00E77497">
          <w:t xml:space="preserve"> </w:t>
        </w:r>
        <w:del w:id="2641" w:author="Rev 10 Allen Wirfs-Brock" w:date="2012-07-29T11:31:00Z">
          <w:r w:rsidRPr="001C6DE6" w:rsidDel="00387B31">
            <w:rPr>
              <w:i/>
            </w:rPr>
            <w:delText>Quasi</w:delText>
          </w:r>
        </w:del>
      </w:ins>
      <w:ins w:id="2642" w:author="Rev 10 Allen Wirfs-Brock" w:date="2012-07-29T11:31:00Z">
        <w:r w:rsidR="00387B31">
          <w:rPr>
            <w:i/>
          </w:rPr>
          <w:t>Template</w:t>
        </w:r>
      </w:ins>
      <w:ins w:id="2643" w:author="Rev 9 Allen Wirfs-Brock" w:date="2012-07-06T09:44:00Z">
        <w:r w:rsidRPr="001C6DE6">
          <w:rPr>
            <w:i/>
          </w:rPr>
          <w:t>Characters</w:t>
        </w:r>
        <w:r w:rsidRPr="00E77497">
          <w:rPr>
            <w:rFonts w:ascii="Arial" w:hAnsi="Arial"/>
            <w:b/>
          </w:rPr>
          <w:t>::</w:t>
        </w:r>
        <w:r w:rsidRPr="00E77497">
          <w:t xml:space="preserve"> </w:t>
        </w:r>
        <w:del w:id="2644" w:author="Rev 10 Allen Wirfs-Brock" w:date="2012-07-29T11:32:00Z">
          <w:r w:rsidRPr="00C74E77" w:rsidDel="00387B31">
            <w:rPr>
              <w:i/>
            </w:rPr>
            <w:delText>Quasi</w:delText>
          </w:r>
        </w:del>
      </w:ins>
      <w:ins w:id="2645" w:author="Rev 10 Allen Wirfs-Brock" w:date="2012-07-29T11:32:00Z">
        <w:r w:rsidR="00387B31">
          <w:rPr>
            <w:i/>
          </w:rPr>
          <w:t>Template</w:t>
        </w:r>
      </w:ins>
      <w:ins w:id="2646" w:author="Rev 9 Allen Wirfs-Brock" w:date="2012-07-06T09:44:00Z">
        <w:r w:rsidRPr="00C74E77">
          <w:rPr>
            <w:i/>
          </w:rPr>
          <w:t>Character</w:t>
        </w:r>
        <w:r w:rsidRPr="00E77497">
          <w:t xml:space="preserve">  </w:t>
        </w:r>
        <w:r w:rsidRPr="00E77497">
          <w:rPr>
            <w:rFonts w:ascii="Arial" w:hAnsi="Arial" w:cs="Arial"/>
          </w:rPr>
          <w:t xml:space="preserve">is the </w:t>
        </w:r>
        <w:del w:id="2647" w:author="Rev 10 Allen Wirfs-Brock" w:date="2012-07-29T11:27:00Z">
          <w:r w:rsidDel="00387B31">
            <w:rPr>
              <w:rFonts w:ascii="Arial" w:hAnsi="Arial" w:cs="Arial"/>
            </w:rPr>
            <w:delText>Q</w:delText>
          </w:r>
        </w:del>
      </w:ins>
      <w:ins w:id="2648" w:author="Rev 9 Allen Wirfs-Brock" w:date="2012-07-06T09:46:00Z">
        <w:del w:id="2649" w:author="Rev 10 Allen Wirfs-Brock" w:date="2012-07-29T11:27:00Z">
          <w:r w:rsidDel="00387B31">
            <w:rPr>
              <w:rFonts w:ascii="Arial" w:hAnsi="Arial" w:cs="Arial"/>
            </w:rPr>
            <w:delText>R</w:delText>
          </w:r>
        </w:del>
      </w:ins>
      <w:ins w:id="2650" w:author="Rev 9 Allen Wirfs-Brock" w:date="2012-07-06T09:44:00Z">
        <w:del w:id="2651" w:author="Rev 10 Allen Wirfs-Brock" w:date="2012-07-29T11:27:00Z">
          <w:r w:rsidRPr="00E77497" w:rsidDel="00387B31">
            <w:rPr>
              <w:rFonts w:ascii="Arial" w:hAnsi="Arial" w:cs="Arial"/>
            </w:rPr>
            <w:delText>V</w:delText>
          </w:r>
        </w:del>
      </w:ins>
      <w:ins w:id="2652" w:author="Rev 10 Allen Wirfs-Brock" w:date="2012-07-29T11:27:00Z">
        <w:r w:rsidR="00387B31">
          <w:rPr>
            <w:rFonts w:ascii="Arial" w:hAnsi="Arial" w:cs="Arial"/>
          </w:rPr>
          <w:t>TRV</w:t>
        </w:r>
      </w:ins>
      <w:ins w:id="2653" w:author="Rev 9 Allen Wirfs-Brock" w:date="2012-07-06T09:44:00Z">
        <w:r w:rsidRPr="00E77497">
          <w:t xml:space="preserve"> of </w:t>
        </w:r>
        <w:del w:id="2654" w:author="Rev 10 Allen Wirfs-Brock" w:date="2012-07-29T11:32:00Z">
          <w:r w:rsidRPr="001E1EC2" w:rsidDel="00387B31">
            <w:rPr>
              <w:i/>
            </w:rPr>
            <w:delText>Quasi</w:delText>
          </w:r>
        </w:del>
      </w:ins>
      <w:ins w:id="2655" w:author="Rev 10 Allen Wirfs-Brock" w:date="2012-07-29T11:32:00Z">
        <w:r w:rsidR="00387B31">
          <w:rPr>
            <w:i/>
          </w:rPr>
          <w:t>Template</w:t>
        </w:r>
      </w:ins>
      <w:ins w:id="2656" w:author="Rev 9 Allen Wirfs-Brock" w:date="2012-07-06T09:44:00Z">
        <w:r w:rsidRPr="001E1EC2">
          <w:rPr>
            <w:i/>
          </w:rPr>
          <w:t>Character</w:t>
        </w:r>
        <w:r w:rsidRPr="00E77497">
          <w:t>.</w:t>
        </w:r>
      </w:ins>
    </w:p>
    <w:p w14:paraId="2BE63C05" w14:textId="77777777" w:rsidR="007E0FF6" w:rsidRPr="00E77497" w:rsidRDefault="007E0FF6" w:rsidP="007E0FF6">
      <w:pPr>
        <w:pStyle w:val="MathSpecialCase3"/>
        <w:numPr>
          <w:ilvl w:val="2"/>
          <w:numId w:val="31"/>
        </w:numPr>
        <w:tabs>
          <w:tab w:val="left" w:pos="450"/>
        </w:tabs>
        <w:spacing w:after="0"/>
        <w:ind w:left="446" w:hanging="446"/>
        <w:rPr>
          <w:ins w:id="2657" w:author="Rev 9 Allen Wirfs-Brock" w:date="2012-07-06T09:44:00Z"/>
        </w:rPr>
      </w:pPr>
      <w:ins w:id="2658" w:author="Rev 9 Allen Wirfs-Brock" w:date="2012-07-06T09:44:00Z">
        <w:r w:rsidRPr="00E77497">
          <w:rPr>
            <w:rFonts w:ascii="Arial" w:hAnsi="Arial"/>
          </w:rPr>
          <w:t xml:space="preserve">The </w:t>
        </w:r>
        <w:del w:id="2659" w:author="Rev 10 Allen Wirfs-Brock" w:date="2012-07-29T11:27:00Z">
          <w:r w:rsidDel="00387B31">
            <w:rPr>
              <w:rFonts w:ascii="Arial" w:hAnsi="Arial"/>
            </w:rPr>
            <w:delText>Q</w:delText>
          </w:r>
        </w:del>
      </w:ins>
      <w:ins w:id="2660" w:author="Rev 9 Allen Wirfs-Brock" w:date="2012-07-06T09:47:00Z">
        <w:del w:id="2661" w:author="Rev 10 Allen Wirfs-Brock" w:date="2012-07-29T11:27:00Z">
          <w:r w:rsidDel="00387B31">
            <w:rPr>
              <w:rFonts w:ascii="Arial" w:hAnsi="Arial"/>
            </w:rPr>
            <w:delText>R</w:delText>
          </w:r>
        </w:del>
      </w:ins>
      <w:ins w:id="2662" w:author="Rev 9 Allen Wirfs-Brock" w:date="2012-07-06T09:44:00Z">
        <w:del w:id="2663" w:author="Rev 10 Allen Wirfs-Brock" w:date="2012-07-29T11:27:00Z">
          <w:r w:rsidRPr="00E77497" w:rsidDel="00387B31">
            <w:rPr>
              <w:rFonts w:ascii="Arial" w:hAnsi="Arial"/>
            </w:rPr>
            <w:delText>V</w:delText>
          </w:r>
        </w:del>
      </w:ins>
      <w:ins w:id="2664" w:author="Rev 10 Allen Wirfs-Brock" w:date="2012-07-29T11:27:00Z">
        <w:r w:rsidR="00387B31">
          <w:rPr>
            <w:rFonts w:ascii="Arial" w:hAnsi="Arial"/>
          </w:rPr>
          <w:t>TRV</w:t>
        </w:r>
      </w:ins>
      <w:ins w:id="2665" w:author="Rev 9 Allen Wirfs-Brock" w:date="2012-07-06T09:44:00Z">
        <w:r w:rsidRPr="00E77497">
          <w:rPr>
            <w:rFonts w:ascii="Arial" w:hAnsi="Arial"/>
          </w:rPr>
          <w:t xml:space="preserve"> of</w:t>
        </w:r>
        <w:r w:rsidRPr="00E77497">
          <w:t xml:space="preserve"> </w:t>
        </w:r>
      </w:ins>
      <w:ins w:id="2666" w:author="Rev 9 Allen Wirfs-Brock" w:date="2012-07-06T09:47:00Z">
        <w:del w:id="2667" w:author="Rev 10 Allen Wirfs-Brock" w:date="2012-07-29T11:32:00Z">
          <w:r w:rsidRPr="001C6DE6" w:rsidDel="00387B31">
            <w:rPr>
              <w:i/>
            </w:rPr>
            <w:delText>Quasi</w:delText>
          </w:r>
        </w:del>
      </w:ins>
      <w:ins w:id="2668" w:author="Rev 10 Allen Wirfs-Brock" w:date="2012-07-29T11:32:00Z">
        <w:r w:rsidR="00387B31">
          <w:rPr>
            <w:i/>
          </w:rPr>
          <w:t>Template</w:t>
        </w:r>
      </w:ins>
      <w:ins w:id="2669" w:author="Rev 9 Allen Wirfs-Brock" w:date="2012-07-06T09:47:00Z">
        <w:r w:rsidRPr="001C6DE6">
          <w:rPr>
            <w:i/>
          </w:rPr>
          <w:t>Characters</w:t>
        </w:r>
      </w:ins>
      <w:ins w:id="2670" w:author="Rev 9 Allen Wirfs-Brock" w:date="2012-07-06T09:44:00Z">
        <w:r w:rsidRPr="00E77497">
          <w:rPr>
            <w:rFonts w:ascii="Arial" w:hAnsi="Arial"/>
            <w:b/>
          </w:rPr>
          <w:t>::</w:t>
        </w:r>
        <w:r w:rsidRPr="00E77497">
          <w:t xml:space="preserve"> </w:t>
        </w:r>
        <w:del w:id="2671" w:author="Rev 10 Allen Wirfs-Brock" w:date="2012-07-29T11:32:00Z">
          <w:r w:rsidRPr="001E1EC2" w:rsidDel="00387B31">
            <w:rPr>
              <w:i/>
            </w:rPr>
            <w:delText>Quasi</w:delText>
          </w:r>
        </w:del>
      </w:ins>
      <w:ins w:id="2672" w:author="Rev 10 Allen Wirfs-Brock" w:date="2012-07-29T11:32:00Z">
        <w:r w:rsidR="00387B31">
          <w:rPr>
            <w:i/>
          </w:rPr>
          <w:t>Template</w:t>
        </w:r>
      </w:ins>
      <w:ins w:id="2673" w:author="Rev 9 Allen Wirfs-Brock" w:date="2012-07-06T09:44:00Z">
        <w:r w:rsidRPr="001E1EC2">
          <w:rPr>
            <w:i/>
          </w:rPr>
          <w:t>Character</w:t>
        </w:r>
        <w:r w:rsidRPr="00E77497">
          <w:t xml:space="preserve"> </w:t>
        </w:r>
        <w:del w:id="2674" w:author="Rev 10 Allen Wirfs-Brock" w:date="2012-07-29T11:32:00Z">
          <w:r w:rsidRPr="001E1EC2" w:rsidDel="00387B31">
            <w:rPr>
              <w:i/>
            </w:rPr>
            <w:delText>Quasi</w:delText>
          </w:r>
        </w:del>
      </w:ins>
      <w:ins w:id="2675" w:author="Rev 10 Allen Wirfs-Brock" w:date="2012-07-29T11:32:00Z">
        <w:r w:rsidR="00387B31">
          <w:rPr>
            <w:i/>
          </w:rPr>
          <w:t>Template</w:t>
        </w:r>
      </w:ins>
      <w:ins w:id="2676" w:author="Rev 9 Allen Wirfs-Brock" w:date="2012-07-06T09:44:00Z">
        <w:r w:rsidRPr="001E1EC2">
          <w:rPr>
            <w:i/>
          </w:rPr>
          <w:t>Characters</w:t>
        </w:r>
        <w:r w:rsidRPr="00E77497">
          <w:t xml:space="preserve"> </w:t>
        </w:r>
        <w:r w:rsidRPr="00E65A34">
          <w:rPr>
            <w:rFonts w:ascii="Arial" w:hAnsi="Arial" w:cs="Arial"/>
          </w:rPr>
          <w:t xml:space="preserve">is a sequence </w:t>
        </w:r>
        <w:r>
          <w:rPr>
            <w:rFonts w:ascii="Arial" w:hAnsi="Arial" w:cs="Arial"/>
          </w:rPr>
          <w:t xml:space="preserve">consisting </w:t>
        </w:r>
        <w:r w:rsidRPr="00E65A34">
          <w:rPr>
            <w:rFonts w:ascii="Arial" w:hAnsi="Arial" w:cs="Arial"/>
          </w:rPr>
          <w:t>of the</w:t>
        </w:r>
        <w:r>
          <w:rPr>
            <w:rFonts w:ascii="Arial" w:hAnsi="Arial" w:cs="Arial"/>
          </w:rPr>
          <w:t xml:space="preserve"> </w:t>
        </w:r>
        <w:r>
          <w:rPr>
            <w:rFonts w:ascii="Arial" w:hAnsi="Arial"/>
          </w:rPr>
          <w:t>code units</w:t>
        </w:r>
        <w:r>
          <w:rPr>
            <w:rFonts w:ascii="Arial" w:hAnsi="Arial" w:cs="Arial"/>
          </w:rPr>
          <w:t xml:space="preserve"> in the</w:t>
        </w:r>
        <w:r w:rsidRPr="00E65A34">
          <w:rPr>
            <w:rFonts w:ascii="Arial" w:hAnsi="Arial" w:cs="Arial"/>
          </w:rPr>
          <w:t xml:space="preserve"> </w:t>
        </w:r>
        <w:del w:id="2677" w:author="Rev 10 Allen Wirfs-Brock" w:date="2012-07-29T11:27:00Z">
          <w:r w:rsidDel="00387B31">
            <w:rPr>
              <w:rFonts w:ascii="Arial" w:hAnsi="Arial" w:cs="Arial"/>
            </w:rPr>
            <w:delText>Q</w:delText>
          </w:r>
        </w:del>
      </w:ins>
      <w:ins w:id="2678" w:author="Rev 9 Allen Wirfs-Brock" w:date="2012-07-06T09:47:00Z">
        <w:del w:id="2679" w:author="Rev 10 Allen Wirfs-Brock" w:date="2012-07-29T11:27:00Z">
          <w:r w:rsidDel="00387B31">
            <w:rPr>
              <w:rFonts w:ascii="Arial" w:hAnsi="Arial" w:cs="Arial"/>
            </w:rPr>
            <w:delText>R</w:delText>
          </w:r>
        </w:del>
      </w:ins>
      <w:ins w:id="2680" w:author="Rev 9 Allen Wirfs-Brock" w:date="2012-07-06T09:44:00Z">
        <w:del w:id="2681" w:author="Rev 10 Allen Wirfs-Brock" w:date="2012-07-29T11:27:00Z">
          <w:r w:rsidRPr="00E65A34" w:rsidDel="00387B31">
            <w:rPr>
              <w:rFonts w:ascii="Arial" w:hAnsi="Arial" w:cs="Arial"/>
            </w:rPr>
            <w:delText>V</w:delText>
          </w:r>
        </w:del>
      </w:ins>
      <w:ins w:id="2682" w:author="Rev 10 Allen Wirfs-Brock" w:date="2012-07-29T11:27:00Z">
        <w:r w:rsidR="00387B31">
          <w:rPr>
            <w:rFonts w:ascii="Arial" w:hAnsi="Arial" w:cs="Arial"/>
          </w:rPr>
          <w:t>TRV</w:t>
        </w:r>
      </w:ins>
      <w:ins w:id="2683" w:author="Rev 9 Allen Wirfs-Brock" w:date="2012-07-06T09:44:00Z">
        <w:r w:rsidRPr="00E65A34">
          <w:rPr>
            <w:rFonts w:ascii="Arial" w:hAnsi="Arial" w:cs="Arial"/>
          </w:rPr>
          <w:t xml:space="preserve"> of</w:t>
        </w:r>
        <w:r w:rsidRPr="009C202C">
          <w:t xml:space="preserve"> </w:t>
        </w:r>
        <w:del w:id="2684" w:author="Rev 10 Allen Wirfs-Brock" w:date="2012-07-29T11:32:00Z">
          <w:r w:rsidRPr="001E1EC2" w:rsidDel="00387B31">
            <w:rPr>
              <w:i/>
            </w:rPr>
            <w:delText>Quasi</w:delText>
          </w:r>
        </w:del>
      </w:ins>
      <w:ins w:id="2685" w:author="Rev 10 Allen Wirfs-Brock" w:date="2012-07-29T11:32:00Z">
        <w:r w:rsidR="00387B31">
          <w:rPr>
            <w:i/>
          </w:rPr>
          <w:t>Template</w:t>
        </w:r>
      </w:ins>
      <w:ins w:id="2686" w:author="Rev 9 Allen Wirfs-Brock" w:date="2012-07-06T09:44:00Z">
        <w:r w:rsidRPr="001E1EC2">
          <w:rPr>
            <w:i/>
          </w:rPr>
          <w:t>Character</w:t>
        </w:r>
        <w:r w:rsidRPr="00675B74">
          <w:rPr>
            <w:rFonts w:ascii="Arial" w:hAnsi="Arial" w:cs="Arial"/>
          </w:rPr>
          <w:t xml:space="preserve"> followed by all the </w:t>
        </w:r>
        <w:r>
          <w:rPr>
            <w:rFonts w:ascii="Arial" w:hAnsi="Arial"/>
          </w:rPr>
          <w:t>code units</w:t>
        </w:r>
        <w:r w:rsidRPr="00675B74">
          <w:rPr>
            <w:rFonts w:ascii="Arial" w:hAnsi="Arial" w:cs="Arial"/>
          </w:rPr>
          <w:t xml:space="preserve"> in the </w:t>
        </w:r>
        <w:del w:id="2687" w:author="Rev 10 Allen Wirfs-Brock" w:date="2012-07-29T11:27:00Z">
          <w:r w:rsidDel="00387B31">
            <w:rPr>
              <w:rFonts w:ascii="Arial" w:hAnsi="Arial" w:cs="Arial"/>
            </w:rPr>
            <w:delText>Q</w:delText>
          </w:r>
        </w:del>
      </w:ins>
      <w:ins w:id="2688" w:author="Rev 9 Allen Wirfs-Brock" w:date="2012-07-06T09:48:00Z">
        <w:del w:id="2689" w:author="Rev 10 Allen Wirfs-Brock" w:date="2012-07-29T11:27:00Z">
          <w:r w:rsidDel="00387B31">
            <w:rPr>
              <w:rFonts w:ascii="Arial" w:hAnsi="Arial" w:cs="Arial"/>
            </w:rPr>
            <w:delText>R</w:delText>
          </w:r>
        </w:del>
      </w:ins>
      <w:ins w:id="2690" w:author="Rev 9 Allen Wirfs-Brock" w:date="2012-07-06T09:44:00Z">
        <w:del w:id="2691" w:author="Rev 10 Allen Wirfs-Brock" w:date="2012-07-29T11:27:00Z">
          <w:r w:rsidRPr="00675B74" w:rsidDel="00387B31">
            <w:rPr>
              <w:rFonts w:ascii="Arial" w:hAnsi="Arial" w:cs="Arial"/>
            </w:rPr>
            <w:delText>V</w:delText>
          </w:r>
        </w:del>
      </w:ins>
      <w:ins w:id="2692" w:author="Rev 10 Allen Wirfs-Brock" w:date="2012-07-29T11:27:00Z">
        <w:r w:rsidR="00387B31">
          <w:rPr>
            <w:rFonts w:ascii="Arial" w:hAnsi="Arial" w:cs="Arial"/>
          </w:rPr>
          <w:t>TRV</w:t>
        </w:r>
      </w:ins>
      <w:ins w:id="2693" w:author="Rev 9 Allen Wirfs-Brock" w:date="2012-07-06T09:44:00Z">
        <w:r w:rsidRPr="00675B74">
          <w:rPr>
            <w:rFonts w:ascii="Arial" w:hAnsi="Arial" w:cs="Arial"/>
          </w:rPr>
          <w:t xml:space="preserve"> of</w:t>
        </w:r>
        <w:r w:rsidRPr="00E77497">
          <w:t xml:space="preserve"> </w:t>
        </w:r>
        <w:del w:id="2694" w:author="Rev 10 Allen Wirfs-Brock" w:date="2012-07-29T11:32:00Z">
          <w:r w:rsidRPr="001E1EC2" w:rsidDel="00387B31">
            <w:rPr>
              <w:i/>
            </w:rPr>
            <w:delText>Quasi</w:delText>
          </w:r>
        </w:del>
      </w:ins>
      <w:ins w:id="2695" w:author="Rev 10 Allen Wirfs-Brock" w:date="2012-07-29T11:32:00Z">
        <w:r w:rsidR="00387B31">
          <w:rPr>
            <w:i/>
          </w:rPr>
          <w:t>Template</w:t>
        </w:r>
      </w:ins>
      <w:ins w:id="2696" w:author="Rev 9 Allen Wirfs-Brock" w:date="2012-07-06T09:44:00Z">
        <w:r w:rsidRPr="001E1EC2">
          <w:rPr>
            <w:i/>
          </w:rPr>
          <w:t>Characters</w:t>
        </w:r>
      </w:ins>
      <w:ins w:id="2697" w:author="Rev 9 Allen Wirfs-Brock" w:date="2012-07-06T10:00:00Z">
        <w:r w:rsidR="009C6441">
          <w:rPr>
            <w:i/>
          </w:rPr>
          <w:t>,</w:t>
        </w:r>
      </w:ins>
      <w:ins w:id="2698" w:author="Rev 9 Allen Wirfs-Brock" w:date="2012-07-06T09:44:00Z">
        <w:r w:rsidRPr="00E77497">
          <w:t xml:space="preserve"> </w:t>
        </w:r>
        <w:r w:rsidR="009C6441">
          <w:rPr>
            <w:rFonts w:ascii="Arial" w:hAnsi="Arial" w:cs="Arial"/>
          </w:rPr>
          <w:t>in order</w:t>
        </w:r>
        <w:r w:rsidRPr="00E77497">
          <w:t>.</w:t>
        </w:r>
      </w:ins>
    </w:p>
    <w:p w14:paraId="3A994A4F" w14:textId="77777777" w:rsidR="007E0FF6" w:rsidRPr="00E77497" w:rsidRDefault="007E0FF6" w:rsidP="007E0FF6">
      <w:pPr>
        <w:pStyle w:val="MathSpecialCase3"/>
        <w:numPr>
          <w:ilvl w:val="2"/>
          <w:numId w:val="31"/>
        </w:numPr>
        <w:tabs>
          <w:tab w:val="left" w:pos="450"/>
        </w:tabs>
        <w:spacing w:after="0"/>
        <w:ind w:left="446" w:hanging="446"/>
        <w:rPr>
          <w:ins w:id="2699" w:author="Rev 9 Allen Wirfs-Brock" w:date="2012-07-06T09:44:00Z"/>
        </w:rPr>
      </w:pPr>
      <w:ins w:id="2700" w:author="Rev 9 Allen Wirfs-Brock" w:date="2012-07-06T09:44:00Z">
        <w:r w:rsidRPr="00E77497">
          <w:rPr>
            <w:rFonts w:ascii="Arial" w:hAnsi="Arial"/>
          </w:rPr>
          <w:t xml:space="preserve">The </w:t>
        </w:r>
        <w:del w:id="2701" w:author="Rev 10 Allen Wirfs-Brock" w:date="2012-07-29T11:27:00Z">
          <w:r w:rsidDel="00387B31">
            <w:rPr>
              <w:rFonts w:ascii="Arial" w:hAnsi="Arial"/>
            </w:rPr>
            <w:delText>Q</w:delText>
          </w:r>
        </w:del>
      </w:ins>
      <w:ins w:id="2702" w:author="Rev 9 Allen Wirfs-Brock" w:date="2012-07-06T09:48:00Z">
        <w:del w:id="2703" w:author="Rev 10 Allen Wirfs-Brock" w:date="2012-07-29T11:27:00Z">
          <w:r w:rsidDel="00387B31">
            <w:rPr>
              <w:rFonts w:ascii="Arial" w:hAnsi="Arial"/>
            </w:rPr>
            <w:delText>R</w:delText>
          </w:r>
        </w:del>
      </w:ins>
      <w:ins w:id="2704" w:author="Rev 9 Allen Wirfs-Brock" w:date="2012-07-06T09:44:00Z">
        <w:del w:id="2705" w:author="Rev 10 Allen Wirfs-Brock" w:date="2012-07-29T11:27:00Z">
          <w:r w:rsidRPr="00E77497" w:rsidDel="00387B31">
            <w:rPr>
              <w:rFonts w:ascii="Arial" w:hAnsi="Arial"/>
            </w:rPr>
            <w:delText>V</w:delText>
          </w:r>
        </w:del>
      </w:ins>
      <w:ins w:id="2706" w:author="Rev 10 Allen Wirfs-Brock" w:date="2012-07-29T11:27:00Z">
        <w:r w:rsidR="00387B31">
          <w:rPr>
            <w:rFonts w:ascii="Arial" w:hAnsi="Arial"/>
          </w:rPr>
          <w:t>TRV</w:t>
        </w:r>
      </w:ins>
      <w:ins w:id="2707" w:author="Rev 9 Allen Wirfs-Brock" w:date="2012-07-06T09:44:00Z">
        <w:r w:rsidRPr="00E77497">
          <w:rPr>
            <w:rFonts w:ascii="Arial" w:hAnsi="Arial"/>
          </w:rPr>
          <w:t xml:space="preserve"> of</w:t>
        </w:r>
        <w:r w:rsidRPr="00E77497">
          <w:t xml:space="preserve"> </w:t>
        </w:r>
        <w:del w:id="2708" w:author="Rev 10 Allen Wirfs-Brock" w:date="2012-07-29T11:32:00Z">
          <w:r w:rsidRPr="001E1EC2" w:rsidDel="00387B31">
            <w:rPr>
              <w:i/>
            </w:rPr>
            <w:delText>Quasi</w:delText>
          </w:r>
        </w:del>
      </w:ins>
      <w:ins w:id="2709" w:author="Rev 10 Allen Wirfs-Brock" w:date="2012-07-29T11:32:00Z">
        <w:r w:rsidR="00387B31">
          <w:rPr>
            <w:i/>
          </w:rPr>
          <w:t>Template</w:t>
        </w:r>
      </w:ins>
      <w:ins w:id="2710" w:author="Rev 9 Allen Wirfs-Brock" w:date="2012-07-06T09:44:00Z">
        <w:r>
          <w:rPr>
            <w:i/>
          </w:rPr>
          <w:t xml:space="preserve">Character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Pr>
            <w:rFonts w:ascii="Courier New" w:hAnsi="Courier New"/>
            <w:b/>
          </w:rPr>
          <w:t>$</w:t>
        </w:r>
        <w:r w:rsidRPr="00E77497">
          <w:t xml:space="preserve"> </w:t>
        </w:r>
      </w:ins>
      <w:ins w:id="2711" w:author="Rev 9 Allen Wirfs-Brock" w:date="2012-07-06T12:54:00Z">
        <w:r w:rsidR="00276B67" w:rsidRPr="00E77497">
          <w:rPr>
            <w:rFonts w:ascii="Arial" w:hAnsi="Arial" w:cs="Arial"/>
          </w:rPr>
          <w:t xml:space="preserve">is </w:t>
        </w:r>
        <w:r w:rsidR="00276B67">
          <w:rPr>
            <w:rFonts w:ascii="Arial" w:hAnsi="Arial" w:cs="Arial"/>
          </w:rPr>
          <w:t xml:space="preserve">the </w:t>
        </w:r>
        <w:r w:rsidR="00276B67" w:rsidRPr="00665EB3">
          <w:t>UTF</w:t>
        </w:r>
        <w:r w:rsidR="00276B67">
          <w:t>-</w:t>
        </w:r>
        <w:r w:rsidR="00276B67" w:rsidRPr="00665EB3">
          <w:t>16 Encoding</w:t>
        </w:r>
        <w:r w:rsidR="00276B67">
          <w:rPr>
            <w:rFonts w:ascii="Arial" w:hAnsi="Arial" w:cs="Arial"/>
          </w:rPr>
          <w:t xml:space="preserve"> (clause 6) of</w:t>
        </w:r>
        <w:r w:rsidR="00276B67" w:rsidRPr="00854991">
          <w:rPr>
            <w:rFonts w:ascii="Arial" w:hAnsi="Arial" w:cs="Arial"/>
          </w:rPr>
          <w:t xml:space="preserve"> </w:t>
        </w:r>
        <w:r w:rsidR="00276B67">
          <w:rPr>
            <w:rFonts w:ascii="Arial" w:hAnsi="Arial" w:cs="Arial"/>
          </w:rPr>
          <w:t xml:space="preserve">the code point value of </w:t>
        </w:r>
        <w:r w:rsidR="00276B67" w:rsidRPr="00E77497">
          <w:rPr>
            <w:i/>
          </w:rPr>
          <w:t>SourceCharacter</w:t>
        </w:r>
        <w:r w:rsidR="00276B67" w:rsidRPr="00E77497">
          <w:rPr>
            <w:rFonts w:ascii="Arial" w:hAnsi="Arial" w:cs="Arial"/>
          </w:rPr>
          <w:t>.</w:t>
        </w:r>
      </w:ins>
    </w:p>
    <w:p w14:paraId="25C47EE9" w14:textId="77777777" w:rsidR="007E0FF6" w:rsidRPr="00E77497" w:rsidRDefault="007E0FF6" w:rsidP="007E0FF6">
      <w:pPr>
        <w:pStyle w:val="MathSpecialCase3"/>
        <w:numPr>
          <w:ilvl w:val="2"/>
          <w:numId w:val="31"/>
        </w:numPr>
        <w:tabs>
          <w:tab w:val="left" w:pos="450"/>
        </w:tabs>
        <w:spacing w:after="0"/>
        <w:ind w:left="446" w:hanging="446"/>
        <w:rPr>
          <w:ins w:id="2712" w:author="Rev 9 Allen Wirfs-Brock" w:date="2012-07-06T09:44:00Z"/>
        </w:rPr>
      </w:pPr>
      <w:ins w:id="2713" w:author="Rev 9 Allen Wirfs-Brock" w:date="2012-07-06T09:44:00Z">
        <w:r w:rsidRPr="00E77497">
          <w:rPr>
            <w:rFonts w:ascii="Arial" w:hAnsi="Arial"/>
          </w:rPr>
          <w:t xml:space="preserve">The </w:t>
        </w:r>
        <w:del w:id="2714" w:author="Rev 10 Allen Wirfs-Brock" w:date="2012-07-29T11:27:00Z">
          <w:r w:rsidDel="00387B31">
            <w:rPr>
              <w:rFonts w:ascii="Arial" w:hAnsi="Arial"/>
            </w:rPr>
            <w:delText>Q</w:delText>
          </w:r>
        </w:del>
      </w:ins>
      <w:ins w:id="2715" w:author="Rev 9 Allen Wirfs-Brock" w:date="2012-07-06T10:00:00Z">
        <w:del w:id="2716" w:author="Rev 10 Allen Wirfs-Brock" w:date="2012-07-29T11:27:00Z">
          <w:r w:rsidR="009C6441" w:rsidDel="00387B31">
            <w:rPr>
              <w:rFonts w:ascii="Arial" w:hAnsi="Arial"/>
            </w:rPr>
            <w:delText>R</w:delText>
          </w:r>
        </w:del>
      </w:ins>
      <w:ins w:id="2717" w:author="Rev 9 Allen Wirfs-Brock" w:date="2012-07-06T09:44:00Z">
        <w:del w:id="2718" w:author="Rev 10 Allen Wirfs-Brock" w:date="2012-07-29T11:27:00Z">
          <w:r w:rsidRPr="00E77497" w:rsidDel="00387B31">
            <w:rPr>
              <w:rFonts w:ascii="Arial" w:hAnsi="Arial"/>
            </w:rPr>
            <w:delText>V</w:delText>
          </w:r>
        </w:del>
      </w:ins>
      <w:ins w:id="2719" w:author="Rev 10 Allen Wirfs-Brock" w:date="2012-07-29T11:27:00Z">
        <w:r w:rsidR="00387B31">
          <w:rPr>
            <w:rFonts w:ascii="Arial" w:hAnsi="Arial"/>
          </w:rPr>
          <w:t>TRV</w:t>
        </w:r>
      </w:ins>
      <w:ins w:id="2720" w:author="Rev 9 Allen Wirfs-Brock" w:date="2012-07-06T09:44:00Z">
        <w:r w:rsidRPr="00E77497">
          <w:rPr>
            <w:rFonts w:ascii="Arial" w:hAnsi="Arial"/>
          </w:rPr>
          <w:t xml:space="preserve"> of</w:t>
        </w:r>
        <w:r w:rsidRPr="00E77497">
          <w:t xml:space="preserve"> </w:t>
        </w:r>
        <w:del w:id="2721" w:author="Rev 10 Allen Wirfs-Brock" w:date="2012-07-29T11:32:00Z">
          <w:r w:rsidRPr="001E1EC2" w:rsidDel="00387B31">
            <w:rPr>
              <w:i/>
            </w:rPr>
            <w:delText>Quasi</w:delText>
          </w:r>
        </w:del>
      </w:ins>
      <w:ins w:id="2722" w:author="Rev 10 Allen Wirfs-Brock" w:date="2012-07-29T11:32:00Z">
        <w:r w:rsidR="00387B31">
          <w:rPr>
            <w:i/>
          </w:rPr>
          <w:t>Template</w:t>
        </w:r>
      </w:ins>
      <w:ins w:id="2723" w:author="Rev 9 Allen Wirfs-Brock" w:date="2012-07-06T09:44:00Z">
        <w:r>
          <w:rPr>
            <w:i/>
          </w:rPr>
          <w:t xml:space="preserve">Character </w:t>
        </w:r>
        <w:r w:rsidRPr="00E77497">
          <w:rPr>
            <w:rFonts w:ascii="Arial" w:hAnsi="Arial"/>
            <w:b/>
          </w:rPr>
          <w:t>::</w:t>
        </w:r>
        <w:r w:rsidRPr="00317AA1">
          <w:t xml:space="preserve"> </w:t>
        </w:r>
        <w:r>
          <w:t xml:space="preserve"> </w:t>
        </w:r>
        <w:r w:rsidRPr="00317AA1">
          <w:rPr>
            <w:rFonts w:ascii="Courier New" w:hAnsi="Courier New"/>
            <w:b/>
          </w:rPr>
          <w:t xml:space="preserve">$ </w:t>
        </w:r>
        <w:r w:rsidRPr="00317AA1">
          <w:rPr>
            <w:rFonts w:ascii="Arial" w:hAnsi="Arial" w:cs="Arial"/>
            <w:sz w:val="16"/>
            <w:szCs w:val="16"/>
          </w:rPr>
          <w:t xml:space="preserve">[lookahead </w:t>
        </w:r>
        <w:r w:rsidRPr="00317AA1">
          <w:rPr>
            <w:rFonts w:ascii="Arial" w:hAnsi="Arial" w:cs="Arial"/>
            <w:sz w:val="16"/>
            <w:szCs w:val="16"/>
          </w:rPr>
          <w:sym w:font="Symbol" w:char="F0CF"/>
        </w:r>
        <w:r w:rsidRPr="00317AA1">
          <w:rPr>
            <w:sz w:val="16"/>
            <w:szCs w:val="16"/>
          </w:rPr>
          <w:t xml:space="preserve"> </w:t>
        </w:r>
        <w:r w:rsidRPr="00317AA1">
          <w:rPr>
            <w:rFonts w:ascii="Courier New" w:hAnsi="Courier New"/>
            <w:b/>
            <w:sz w:val="16"/>
            <w:szCs w:val="16"/>
          </w:rPr>
          <w:t>{</w:t>
        </w:r>
        <w:r w:rsidRPr="00317AA1">
          <w:rPr>
            <w:rFonts w:ascii="Arial" w:hAnsi="Arial" w:cs="Arial"/>
          </w:rPr>
          <w:t xml:space="preserve"> </w:t>
        </w:r>
        <w:r w:rsidRPr="00317AA1">
          <w:rPr>
            <w:rFonts w:ascii="Arial" w:hAnsi="Arial" w:cs="Arial"/>
            <w:sz w:val="16"/>
            <w:szCs w:val="16"/>
          </w:rPr>
          <w:t>]</w:t>
        </w:r>
        <w:r w:rsidRPr="00317AA1">
          <w:rPr>
            <w:rFonts w:ascii="Courier New" w:hAnsi="Courier New"/>
            <w:b/>
          </w:rPr>
          <w:t xml:space="preserve"> </w:t>
        </w:r>
        <w:r w:rsidRPr="00E77497">
          <w:rPr>
            <w:rFonts w:ascii="Arial" w:hAnsi="Arial" w:cs="Arial"/>
          </w:rPr>
          <w:t xml:space="preserve">is </w:t>
        </w:r>
        <w:r>
          <w:rPr>
            <w:rFonts w:ascii="Arial" w:hAnsi="Arial" w:cs="Arial"/>
          </w:rPr>
          <w:t xml:space="preserve">the code unit value </w:t>
        </w:r>
        <w:r>
          <w:t>0x0024</w:t>
        </w:r>
        <w:r w:rsidRPr="00E77497">
          <w:rPr>
            <w:rFonts w:ascii="Arial" w:hAnsi="Arial" w:cs="Arial"/>
          </w:rPr>
          <w:t>.</w:t>
        </w:r>
      </w:ins>
    </w:p>
    <w:p w14:paraId="7E456BAF" w14:textId="77777777" w:rsidR="007E0FF6" w:rsidRPr="00E77497" w:rsidRDefault="007E0FF6" w:rsidP="007E0FF6">
      <w:pPr>
        <w:pStyle w:val="MathSpecialCase3"/>
        <w:numPr>
          <w:ilvl w:val="2"/>
          <w:numId w:val="31"/>
        </w:numPr>
        <w:tabs>
          <w:tab w:val="left" w:pos="450"/>
        </w:tabs>
        <w:spacing w:after="0"/>
        <w:ind w:left="446" w:hanging="446"/>
        <w:rPr>
          <w:ins w:id="2724" w:author="Rev 9 Allen Wirfs-Brock" w:date="2012-07-06T09:44:00Z"/>
        </w:rPr>
      </w:pPr>
      <w:ins w:id="2725" w:author="Rev 9 Allen Wirfs-Brock" w:date="2012-07-06T09:44:00Z">
        <w:r w:rsidRPr="00E77497">
          <w:rPr>
            <w:rFonts w:ascii="Arial" w:hAnsi="Arial"/>
          </w:rPr>
          <w:t xml:space="preserve">The </w:t>
        </w:r>
        <w:del w:id="2726" w:author="Rev 10 Allen Wirfs-Brock" w:date="2012-07-29T11:27:00Z">
          <w:r w:rsidDel="00387B31">
            <w:rPr>
              <w:rFonts w:ascii="Arial" w:hAnsi="Arial"/>
            </w:rPr>
            <w:delText>Q</w:delText>
          </w:r>
        </w:del>
      </w:ins>
      <w:ins w:id="2727" w:author="Rev 9 Allen Wirfs-Brock" w:date="2012-07-06T10:14:00Z">
        <w:del w:id="2728" w:author="Rev 10 Allen Wirfs-Brock" w:date="2012-07-29T11:27:00Z">
          <w:r w:rsidR="00665EB3" w:rsidDel="00387B31">
            <w:rPr>
              <w:rFonts w:ascii="Arial" w:hAnsi="Arial"/>
            </w:rPr>
            <w:delText>R</w:delText>
          </w:r>
        </w:del>
      </w:ins>
      <w:ins w:id="2729" w:author="Rev 9 Allen Wirfs-Brock" w:date="2012-07-06T09:44:00Z">
        <w:del w:id="2730" w:author="Rev 10 Allen Wirfs-Brock" w:date="2012-07-29T11:27:00Z">
          <w:r w:rsidRPr="00E77497" w:rsidDel="00387B31">
            <w:rPr>
              <w:rFonts w:ascii="Arial" w:hAnsi="Arial"/>
            </w:rPr>
            <w:delText>V</w:delText>
          </w:r>
        </w:del>
      </w:ins>
      <w:ins w:id="2731" w:author="Rev 10 Allen Wirfs-Brock" w:date="2012-07-29T11:27:00Z">
        <w:r w:rsidR="00387B31">
          <w:rPr>
            <w:rFonts w:ascii="Arial" w:hAnsi="Arial"/>
          </w:rPr>
          <w:t>TRV</w:t>
        </w:r>
      </w:ins>
      <w:ins w:id="2732" w:author="Rev 9 Allen Wirfs-Brock" w:date="2012-07-06T09:44:00Z">
        <w:r w:rsidRPr="00E77497">
          <w:rPr>
            <w:rFonts w:ascii="Arial" w:hAnsi="Arial"/>
          </w:rPr>
          <w:t xml:space="preserve"> of</w:t>
        </w:r>
        <w:r w:rsidRPr="00E77497">
          <w:t xml:space="preserve"> </w:t>
        </w:r>
        <w:del w:id="2733" w:author="Rev 10 Allen Wirfs-Brock" w:date="2012-07-29T11:32:00Z">
          <w:r w:rsidRPr="001E1EC2" w:rsidDel="00387B31">
            <w:rPr>
              <w:i/>
            </w:rPr>
            <w:delText>Quasi</w:delText>
          </w:r>
        </w:del>
      </w:ins>
      <w:ins w:id="2734" w:author="Rev 10 Allen Wirfs-Brock" w:date="2012-07-29T11:32:00Z">
        <w:r w:rsidR="00387B31">
          <w:rPr>
            <w:i/>
          </w:rPr>
          <w:t>Template</w:t>
        </w:r>
      </w:ins>
      <w:ins w:id="2735" w:author="Rev 9 Allen Wirfs-Brock" w:date="2012-07-06T09:44:00Z">
        <w:r>
          <w:rPr>
            <w:i/>
          </w:rPr>
          <w:t xml:space="preserve">Character </w:t>
        </w:r>
        <w:r w:rsidRPr="00E77497">
          <w:rPr>
            <w:rFonts w:ascii="Arial" w:hAnsi="Arial"/>
            <w:b/>
          </w:rPr>
          <w:t>::</w:t>
        </w:r>
        <w:r w:rsidRPr="00E77497">
          <w:t xml:space="preserve"> </w:t>
        </w:r>
        <w:r w:rsidRPr="00C74E77">
          <w:rPr>
            <w:rFonts w:ascii="Courier New" w:hAnsi="Courier New"/>
            <w:b/>
          </w:rPr>
          <w:t>\</w:t>
        </w:r>
        <w:r w:rsidRPr="00E77497">
          <w:rPr>
            <w:rFonts w:ascii="Courier New" w:hAnsi="Courier New"/>
            <w:b/>
            <w:i/>
          </w:rPr>
          <w:t xml:space="preserve"> </w:t>
        </w:r>
        <w:r w:rsidRPr="00C74E77">
          <w:rPr>
            <w:i/>
          </w:rPr>
          <w:t>EscapeSequence</w:t>
        </w:r>
        <w:r w:rsidRPr="00E77497">
          <w:rPr>
            <w:i/>
          </w:rPr>
          <w:t xml:space="preserve"> </w:t>
        </w:r>
        <w:r w:rsidRPr="00E77497">
          <w:rPr>
            <w:rFonts w:ascii="Arial" w:hAnsi="Arial" w:cs="Arial"/>
          </w:rPr>
          <w:t xml:space="preserve">is </w:t>
        </w:r>
        <w:r>
          <w:rPr>
            <w:rFonts w:ascii="Arial" w:hAnsi="Arial" w:cs="Arial"/>
          </w:rPr>
          <w:t>the</w:t>
        </w:r>
      </w:ins>
      <w:ins w:id="2736" w:author="Rev 9 Allen Wirfs-Brock" w:date="2012-07-06T10:14:00Z">
        <w:r w:rsidR="00665EB3">
          <w:rPr>
            <w:rFonts w:ascii="Arial" w:hAnsi="Arial" w:cs="Arial"/>
          </w:rPr>
          <w:t xml:space="preserve"> sequence consisting of the</w:t>
        </w:r>
      </w:ins>
      <w:ins w:id="2737" w:author="Rev 9 Allen Wirfs-Brock" w:date="2012-07-06T10:15:00Z">
        <w:r w:rsidR="00665EB3">
          <w:rPr>
            <w:rFonts w:ascii="Arial" w:hAnsi="Arial" w:cs="Arial"/>
          </w:rPr>
          <w:t xml:space="preserve"> code unit value </w:t>
        </w:r>
        <w:r w:rsidR="00665EB3">
          <w:t>0x00</w:t>
        </w:r>
      </w:ins>
      <w:ins w:id="2738" w:author="Rev 9 Allen Wirfs-Brock" w:date="2012-07-06T10:16:00Z">
        <w:r w:rsidR="00665EB3">
          <w:t>5C</w:t>
        </w:r>
      </w:ins>
      <w:ins w:id="2739" w:author="Rev 9 Allen Wirfs-Brock" w:date="2012-07-06T10:14:00Z">
        <w:r w:rsidR="00665EB3">
          <w:rPr>
            <w:rFonts w:ascii="Arial" w:hAnsi="Arial" w:cs="Arial"/>
          </w:rPr>
          <w:t xml:space="preserve"> </w:t>
        </w:r>
      </w:ins>
      <w:ins w:id="2740" w:author="Rev 9 Allen Wirfs-Brock" w:date="2012-07-06T09:44:00Z">
        <w:r>
          <w:rPr>
            <w:rFonts w:ascii="Arial" w:hAnsi="Arial" w:cs="Arial"/>
          </w:rPr>
          <w:t xml:space="preserve"> </w:t>
        </w:r>
      </w:ins>
      <w:ins w:id="2741" w:author="Rev 9 Allen Wirfs-Brock" w:date="2012-07-06T10:16:00Z">
        <w:r w:rsidR="00665EB3">
          <w:rPr>
            <w:rFonts w:ascii="Arial" w:hAnsi="Arial" w:cs="Arial"/>
          </w:rPr>
          <w:t xml:space="preserve">followed by the code units of </w:t>
        </w:r>
      </w:ins>
      <w:ins w:id="2742" w:author="Rev 9 Allen Wirfs-Brock" w:date="2012-07-06T10:19:00Z">
        <w:del w:id="2743" w:author="Rev 10 Allen Wirfs-Brock" w:date="2012-07-29T11:27:00Z">
          <w:r w:rsidR="00665EB3" w:rsidDel="00387B31">
            <w:rPr>
              <w:rFonts w:ascii="Arial" w:hAnsi="Arial" w:cs="Arial"/>
            </w:rPr>
            <w:delText>Q</w:delText>
          </w:r>
        </w:del>
      </w:ins>
      <w:ins w:id="2744" w:author="Rev 9 Allen Wirfs-Brock" w:date="2012-07-06T10:16:00Z">
        <w:del w:id="2745" w:author="Rev 10 Allen Wirfs-Brock" w:date="2012-07-29T11:27:00Z">
          <w:r w:rsidR="00665EB3" w:rsidDel="00387B31">
            <w:rPr>
              <w:rFonts w:ascii="Arial" w:hAnsi="Arial" w:cs="Arial"/>
            </w:rPr>
            <w:delText>R</w:delText>
          </w:r>
        </w:del>
      </w:ins>
      <w:ins w:id="2746" w:author="Rev 9 Allen Wirfs-Brock" w:date="2012-07-06T09:44:00Z">
        <w:del w:id="2747" w:author="Rev 10 Allen Wirfs-Brock" w:date="2012-07-29T11:27:00Z">
          <w:r w:rsidDel="00387B31">
            <w:rPr>
              <w:rFonts w:ascii="Arial" w:hAnsi="Arial" w:cs="Arial"/>
            </w:rPr>
            <w:delText>V</w:delText>
          </w:r>
        </w:del>
      </w:ins>
      <w:ins w:id="2748" w:author="Rev 10 Allen Wirfs-Brock" w:date="2012-07-29T11:27:00Z">
        <w:r w:rsidR="00387B31">
          <w:rPr>
            <w:rFonts w:ascii="Arial" w:hAnsi="Arial" w:cs="Arial"/>
          </w:rPr>
          <w:t>TRV</w:t>
        </w:r>
      </w:ins>
      <w:ins w:id="2749" w:author="Rev 9 Allen Wirfs-Brock" w:date="2012-07-06T09:44:00Z">
        <w:r>
          <w:rPr>
            <w:rFonts w:ascii="Arial" w:hAnsi="Arial" w:cs="Arial"/>
          </w:rPr>
          <w:t xml:space="preserve"> of </w:t>
        </w:r>
        <w:r w:rsidRPr="001E1EC2">
          <w:rPr>
            <w:i/>
          </w:rPr>
          <w:t>EscapeSequence</w:t>
        </w:r>
        <w:r w:rsidRPr="00E77497">
          <w:rPr>
            <w:rFonts w:ascii="Arial" w:hAnsi="Arial" w:cs="Arial"/>
          </w:rPr>
          <w:t>.</w:t>
        </w:r>
      </w:ins>
    </w:p>
    <w:p w14:paraId="48411DDF" w14:textId="77777777" w:rsidR="007E0FF6" w:rsidRPr="00E77497" w:rsidRDefault="007E0FF6" w:rsidP="007E0FF6">
      <w:pPr>
        <w:pStyle w:val="MathSpecialCase3"/>
        <w:numPr>
          <w:ilvl w:val="2"/>
          <w:numId w:val="31"/>
        </w:numPr>
        <w:tabs>
          <w:tab w:val="left" w:pos="450"/>
        </w:tabs>
        <w:spacing w:after="0"/>
        <w:ind w:left="446" w:hanging="446"/>
        <w:rPr>
          <w:ins w:id="2750" w:author="Rev 9 Allen Wirfs-Brock" w:date="2012-07-06T09:44:00Z"/>
        </w:rPr>
      </w:pPr>
      <w:ins w:id="2751" w:author="Rev 9 Allen Wirfs-Brock" w:date="2012-07-06T09:44:00Z">
        <w:r w:rsidRPr="00E77497">
          <w:rPr>
            <w:rFonts w:ascii="Arial" w:hAnsi="Arial"/>
          </w:rPr>
          <w:t xml:space="preserve">The </w:t>
        </w:r>
        <w:del w:id="2752" w:author="Rev 10 Allen Wirfs-Brock" w:date="2012-07-29T11:27:00Z">
          <w:r w:rsidDel="00387B31">
            <w:rPr>
              <w:rFonts w:ascii="Arial" w:hAnsi="Arial"/>
            </w:rPr>
            <w:delText>Q</w:delText>
          </w:r>
        </w:del>
      </w:ins>
      <w:ins w:id="2753" w:author="Rev 9 Allen Wirfs-Brock" w:date="2012-07-06T10:17:00Z">
        <w:del w:id="2754" w:author="Rev 10 Allen Wirfs-Brock" w:date="2012-07-29T11:27:00Z">
          <w:r w:rsidR="00665EB3" w:rsidDel="00387B31">
            <w:rPr>
              <w:rFonts w:ascii="Arial" w:hAnsi="Arial"/>
            </w:rPr>
            <w:delText>R</w:delText>
          </w:r>
        </w:del>
      </w:ins>
      <w:ins w:id="2755" w:author="Rev 9 Allen Wirfs-Brock" w:date="2012-07-06T09:44:00Z">
        <w:del w:id="2756" w:author="Rev 10 Allen Wirfs-Brock" w:date="2012-07-29T11:27:00Z">
          <w:r w:rsidRPr="00E77497" w:rsidDel="00387B31">
            <w:rPr>
              <w:rFonts w:ascii="Arial" w:hAnsi="Arial"/>
            </w:rPr>
            <w:delText>V</w:delText>
          </w:r>
        </w:del>
      </w:ins>
      <w:ins w:id="2757" w:author="Rev 10 Allen Wirfs-Brock" w:date="2012-07-29T11:27:00Z">
        <w:r w:rsidR="00387B31">
          <w:rPr>
            <w:rFonts w:ascii="Arial" w:hAnsi="Arial"/>
          </w:rPr>
          <w:t>TRV</w:t>
        </w:r>
      </w:ins>
      <w:ins w:id="2758" w:author="Rev 9 Allen Wirfs-Brock" w:date="2012-07-06T09:44:00Z">
        <w:r w:rsidRPr="00E77497">
          <w:rPr>
            <w:rFonts w:ascii="Arial" w:hAnsi="Arial"/>
          </w:rPr>
          <w:t xml:space="preserve"> of</w:t>
        </w:r>
        <w:r w:rsidRPr="00E77497">
          <w:t xml:space="preserve"> </w:t>
        </w:r>
        <w:del w:id="2759" w:author="Rev 10 Allen Wirfs-Brock" w:date="2012-07-29T11:32:00Z">
          <w:r w:rsidRPr="001E1EC2" w:rsidDel="00387B31">
            <w:rPr>
              <w:i/>
            </w:rPr>
            <w:delText>Quasi</w:delText>
          </w:r>
        </w:del>
      </w:ins>
      <w:ins w:id="2760" w:author="Rev 10 Allen Wirfs-Brock" w:date="2012-07-29T11:32:00Z">
        <w:r w:rsidR="00387B31">
          <w:rPr>
            <w:i/>
          </w:rPr>
          <w:t>Template</w:t>
        </w:r>
      </w:ins>
      <w:ins w:id="2761" w:author="Rev 9 Allen Wirfs-Brock" w:date="2012-07-06T09:44:00Z">
        <w:r>
          <w:rPr>
            <w:i/>
          </w:rPr>
          <w:t>Character</w:t>
        </w:r>
        <w:r w:rsidRPr="00E77497">
          <w:rPr>
            <w:rFonts w:ascii="Arial" w:hAnsi="Arial"/>
            <w:b/>
          </w:rPr>
          <w:t>::</w:t>
        </w:r>
        <w:r w:rsidRPr="00E77497">
          <w:t xml:space="preserve"> </w:t>
        </w:r>
        <w:r w:rsidRPr="00C74E77">
          <w:rPr>
            <w:i/>
          </w:rPr>
          <w:t>LineContinuation</w:t>
        </w:r>
        <w:r w:rsidRPr="00E77497">
          <w:rPr>
            <w:rFonts w:ascii="Arial" w:hAnsi="Arial" w:cs="Arial"/>
          </w:rPr>
          <w:t xml:space="preserve"> is </w:t>
        </w:r>
        <w:r w:rsidRPr="00E77497">
          <w:rPr>
            <w:rFonts w:ascii="Arial" w:hAnsi="Arial"/>
          </w:rPr>
          <w:t xml:space="preserve">the </w:t>
        </w:r>
        <w:del w:id="2762" w:author="Rev 10 Allen Wirfs-Brock" w:date="2012-07-29T11:27:00Z">
          <w:r w:rsidDel="00387B31">
            <w:rPr>
              <w:rFonts w:ascii="Arial" w:hAnsi="Arial"/>
            </w:rPr>
            <w:delText>Q</w:delText>
          </w:r>
        </w:del>
      </w:ins>
      <w:ins w:id="2763" w:author="Rev 9 Allen Wirfs-Brock" w:date="2012-07-06T10:18:00Z">
        <w:del w:id="2764" w:author="Rev 10 Allen Wirfs-Brock" w:date="2012-07-29T11:27:00Z">
          <w:r w:rsidR="00665EB3" w:rsidDel="00387B31">
            <w:rPr>
              <w:rFonts w:ascii="Arial" w:hAnsi="Arial"/>
            </w:rPr>
            <w:delText>R</w:delText>
          </w:r>
        </w:del>
      </w:ins>
      <w:ins w:id="2765" w:author="Rev 9 Allen Wirfs-Brock" w:date="2012-07-06T09:44:00Z">
        <w:del w:id="2766" w:author="Rev 10 Allen Wirfs-Brock" w:date="2012-07-29T11:27:00Z">
          <w:r w:rsidDel="00387B31">
            <w:rPr>
              <w:rFonts w:ascii="Arial" w:hAnsi="Arial"/>
            </w:rPr>
            <w:delText>V</w:delText>
          </w:r>
        </w:del>
      </w:ins>
      <w:ins w:id="2767" w:author="Rev 10 Allen Wirfs-Brock" w:date="2012-07-29T11:27:00Z">
        <w:r w:rsidR="00387B31">
          <w:rPr>
            <w:rFonts w:ascii="Arial" w:hAnsi="Arial"/>
          </w:rPr>
          <w:t>TRV</w:t>
        </w:r>
      </w:ins>
      <w:ins w:id="2768" w:author="Rev 9 Allen Wirfs-Brock" w:date="2012-07-06T09:44:00Z">
        <w:r>
          <w:rPr>
            <w:rFonts w:ascii="Arial" w:hAnsi="Arial"/>
          </w:rPr>
          <w:t xml:space="preserve"> of </w:t>
        </w:r>
        <w:r w:rsidRPr="001E1EC2">
          <w:rPr>
            <w:i/>
          </w:rPr>
          <w:t>LineContinuation</w:t>
        </w:r>
        <w:r w:rsidRPr="00E77497">
          <w:t>.</w:t>
        </w:r>
      </w:ins>
    </w:p>
    <w:p w14:paraId="0523D340" w14:textId="77777777" w:rsidR="00C5377E" w:rsidRPr="00E77497" w:rsidRDefault="00C5377E" w:rsidP="00C5377E">
      <w:pPr>
        <w:pStyle w:val="MathSpecialCase3"/>
        <w:numPr>
          <w:ilvl w:val="2"/>
          <w:numId w:val="31"/>
        </w:numPr>
        <w:tabs>
          <w:tab w:val="left" w:pos="450"/>
        </w:tabs>
        <w:spacing w:after="0"/>
        <w:ind w:left="446" w:hanging="446"/>
        <w:rPr>
          <w:ins w:id="2769" w:author="Rev 9 Allen Wirfs-Brock" w:date="2012-07-06T12:59:00Z"/>
        </w:rPr>
      </w:pPr>
      <w:ins w:id="2770" w:author="Rev 9 Allen Wirfs-Brock" w:date="2012-07-06T12:59:00Z">
        <w:r w:rsidRPr="00E77497">
          <w:rPr>
            <w:rFonts w:ascii="Arial" w:hAnsi="Arial"/>
          </w:rPr>
          <w:t xml:space="preserve">The </w:t>
        </w:r>
        <w:del w:id="2771" w:author="Rev 10 Allen Wirfs-Brock" w:date="2012-07-29T11:27:00Z">
          <w:r w:rsidDel="00387B31">
            <w:rPr>
              <w:rFonts w:ascii="Arial" w:hAnsi="Arial"/>
            </w:rPr>
            <w:delText>QR</w:delText>
          </w:r>
          <w:r w:rsidRPr="00E77497" w:rsidDel="00387B31">
            <w:rPr>
              <w:rFonts w:ascii="Arial" w:hAnsi="Arial"/>
            </w:rPr>
            <w:delText>V</w:delText>
          </w:r>
        </w:del>
      </w:ins>
      <w:ins w:id="2772" w:author="Rev 10 Allen Wirfs-Brock" w:date="2012-07-29T11:27:00Z">
        <w:r w:rsidR="00387B31">
          <w:rPr>
            <w:rFonts w:ascii="Arial" w:hAnsi="Arial"/>
          </w:rPr>
          <w:t>TRV</w:t>
        </w:r>
      </w:ins>
      <w:ins w:id="2773" w:author="Rev 9 Allen Wirfs-Brock" w:date="2012-07-06T12:59:00Z">
        <w:r w:rsidRPr="00E77497">
          <w:rPr>
            <w:rFonts w:ascii="Arial" w:hAnsi="Arial"/>
          </w:rPr>
          <w:t xml:space="preserve">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CharacterEscapeSequence</w:t>
        </w:r>
        <w:r w:rsidRPr="00E77497">
          <w:t xml:space="preserve"> </w:t>
        </w:r>
        <w:r w:rsidRPr="00E77497">
          <w:rPr>
            <w:rFonts w:ascii="Arial" w:hAnsi="Arial" w:cs="Arial"/>
          </w:rPr>
          <w:t xml:space="preserve">is the </w:t>
        </w:r>
      </w:ins>
      <w:ins w:id="2774" w:author="Rev 9 Allen Wirfs-Brock" w:date="2012-07-06T13:15:00Z">
        <w:del w:id="2775" w:author="Rev 10 Allen Wirfs-Brock" w:date="2012-07-29T11:27:00Z">
          <w:r w:rsidR="00806173" w:rsidDel="00387B31">
            <w:rPr>
              <w:rFonts w:ascii="Arial" w:hAnsi="Arial" w:cs="Arial"/>
            </w:rPr>
            <w:delText>QRV</w:delText>
          </w:r>
        </w:del>
      </w:ins>
      <w:ins w:id="2776" w:author="Rev 10 Allen Wirfs-Brock" w:date="2012-07-29T11:27:00Z">
        <w:r w:rsidR="00387B31">
          <w:rPr>
            <w:rFonts w:ascii="Arial" w:hAnsi="Arial" w:cs="Arial"/>
          </w:rPr>
          <w:t>TRV</w:t>
        </w:r>
      </w:ins>
      <w:ins w:id="2777" w:author="Rev 9 Allen Wirfs-Brock" w:date="2012-07-06T12:59:00Z">
        <w:r w:rsidRPr="00E77497">
          <w:rPr>
            <w:rFonts w:ascii="Arial" w:hAnsi="Arial" w:cs="Arial"/>
          </w:rPr>
          <w:t xml:space="preserve"> of the</w:t>
        </w:r>
        <w:r w:rsidRPr="00E77497">
          <w:rPr>
            <w:i/>
          </w:rPr>
          <w:t xml:space="preserve"> CharacterEscapeSequence</w:t>
        </w:r>
        <w:r w:rsidRPr="00E77497">
          <w:t>.</w:t>
        </w:r>
      </w:ins>
    </w:p>
    <w:p w14:paraId="4A6BEC8E" w14:textId="77777777" w:rsidR="00C5377E" w:rsidRPr="00E77497" w:rsidRDefault="00C5377E" w:rsidP="00C5377E">
      <w:pPr>
        <w:pStyle w:val="MathSpecialCase3"/>
        <w:numPr>
          <w:ilvl w:val="2"/>
          <w:numId w:val="31"/>
        </w:numPr>
        <w:tabs>
          <w:tab w:val="left" w:pos="450"/>
        </w:tabs>
        <w:spacing w:after="0"/>
        <w:ind w:left="446" w:hanging="446"/>
        <w:rPr>
          <w:ins w:id="2778" w:author="Rev 9 Allen Wirfs-Brock" w:date="2012-07-06T12:59:00Z"/>
        </w:rPr>
      </w:pPr>
      <w:ins w:id="2779" w:author="Rev 9 Allen Wirfs-Brock" w:date="2012-07-06T12:59:00Z">
        <w:r w:rsidRPr="00E77497">
          <w:rPr>
            <w:rFonts w:ascii="Arial" w:hAnsi="Arial"/>
          </w:rPr>
          <w:t xml:space="preserve">The </w:t>
        </w:r>
      </w:ins>
      <w:ins w:id="2780" w:author="Rev 9 Allen Wirfs-Brock" w:date="2012-07-06T13:26:00Z">
        <w:del w:id="2781" w:author="Rev 10 Allen Wirfs-Brock" w:date="2012-07-29T11:27:00Z">
          <w:r w:rsidR="003B1D6B" w:rsidDel="00387B31">
            <w:rPr>
              <w:rFonts w:ascii="Arial" w:hAnsi="Arial"/>
            </w:rPr>
            <w:delText>QR</w:delText>
          </w:r>
        </w:del>
      </w:ins>
      <w:ins w:id="2782" w:author="Rev 9 Allen Wirfs-Brock" w:date="2012-07-06T12:59:00Z">
        <w:del w:id="2783" w:author="Rev 10 Allen Wirfs-Brock" w:date="2012-07-29T11:27:00Z">
          <w:r w:rsidRPr="00E77497" w:rsidDel="00387B31">
            <w:rPr>
              <w:rFonts w:ascii="Arial" w:hAnsi="Arial"/>
            </w:rPr>
            <w:delText>V</w:delText>
          </w:r>
        </w:del>
      </w:ins>
      <w:ins w:id="2784" w:author="Rev 10 Allen Wirfs-Brock" w:date="2012-07-29T11:27:00Z">
        <w:r w:rsidR="00387B31">
          <w:rPr>
            <w:rFonts w:ascii="Arial" w:hAnsi="Arial"/>
          </w:rPr>
          <w:t>TRV</w:t>
        </w:r>
      </w:ins>
      <w:ins w:id="2785" w:author="Rev 9 Allen Wirfs-Brock" w:date="2012-07-06T12:59:00Z">
        <w:r w:rsidRPr="00E77497">
          <w:rPr>
            <w:rFonts w:ascii="Arial" w:hAnsi="Arial"/>
          </w:rPr>
          <w:t xml:space="preserve"> of</w:t>
        </w:r>
        <w:r w:rsidRPr="00E77497">
          <w:t xml:space="preserve"> </w:t>
        </w:r>
        <w:r w:rsidRPr="00E77497">
          <w:rPr>
            <w:i/>
          </w:rPr>
          <w:t xml:space="preserve">EscapeSequence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sz w:val="16"/>
          </w:rPr>
          <w:t xml:space="preserve">[lookahead </w:t>
        </w:r>
        <w:r w:rsidRPr="00E77497">
          <w:rPr>
            <w:rFonts w:ascii="Arial" w:hAnsi="Arial" w:cs="Arial"/>
            <w:sz w:val="16"/>
          </w:rPr>
          <w:sym w:font="Symbol" w:char="F0CF"/>
        </w:r>
        <w:r w:rsidRPr="00E77497">
          <w:rPr>
            <w:sz w:val="16"/>
          </w:rPr>
          <w:t xml:space="preserve"> </w:t>
        </w:r>
        <w:r w:rsidRPr="00E77497">
          <w:rPr>
            <w:i/>
            <w:sz w:val="16"/>
          </w:rPr>
          <w:t>DecimalDigit</w:t>
        </w:r>
        <w:r w:rsidRPr="00E77497">
          <w:rPr>
            <w:rFonts w:ascii="Arial" w:hAnsi="Arial" w:cs="Arial"/>
            <w:sz w:val="16"/>
          </w:rPr>
          <w:t xml:space="preserve">] </w:t>
        </w:r>
        <w:r w:rsidRPr="00E77497">
          <w:rPr>
            <w:rFonts w:ascii="Arial" w:hAnsi="Arial" w:cs="Arial"/>
          </w:rPr>
          <w:t xml:space="preserve">is </w:t>
        </w:r>
        <w:r>
          <w:rPr>
            <w:rFonts w:ascii="Arial" w:hAnsi="Arial" w:cs="Arial"/>
          </w:rPr>
          <w:t xml:space="preserve">the code unit value </w:t>
        </w:r>
      </w:ins>
      <w:ins w:id="2786" w:author="Rev 9 Allen Wirfs-Brock" w:date="2012-07-06T13:28:00Z">
        <w:r w:rsidR="003B1D6B">
          <w:t>0x</w:t>
        </w:r>
      </w:ins>
      <w:ins w:id="2787" w:author="Rev 9 Allen Wirfs-Brock" w:date="2012-07-06T13:59:00Z">
        <w:r w:rsidR="004A5E29">
          <w:t>00</w:t>
        </w:r>
      </w:ins>
      <w:ins w:id="2788" w:author="Rev 9 Allen Wirfs-Brock" w:date="2012-07-06T13:28:00Z">
        <w:r w:rsidR="003B1D6B">
          <w:t>30</w:t>
        </w:r>
      </w:ins>
      <w:ins w:id="2789" w:author="Rev 9 Allen Wirfs-Brock" w:date="2012-07-06T12:59:00Z">
        <w:r>
          <w:rPr>
            <w:rFonts w:ascii="Arial" w:hAnsi="Arial" w:cs="Arial"/>
          </w:rPr>
          <w:t>.</w:t>
        </w:r>
        <w:r w:rsidRPr="00E77497">
          <w:rPr>
            <w:rFonts w:ascii="Arial" w:hAnsi="Arial" w:cs="Arial"/>
          </w:rPr>
          <w:t xml:space="preserve"> </w:t>
        </w:r>
      </w:ins>
    </w:p>
    <w:p w14:paraId="295EE72B" w14:textId="77777777" w:rsidR="00C5377E" w:rsidRPr="00E77497" w:rsidRDefault="00C5377E" w:rsidP="00C5377E">
      <w:pPr>
        <w:pStyle w:val="MathSpecialCase3"/>
        <w:numPr>
          <w:ilvl w:val="2"/>
          <w:numId w:val="31"/>
        </w:numPr>
        <w:tabs>
          <w:tab w:val="left" w:pos="450"/>
        </w:tabs>
        <w:spacing w:after="0"/>
        <w:ind w:left="446" w:hanging="446"/>
        <w:rPr>
          <w:ins w:id="2790" w:author="Rev 9 Allen Wirfs-Brock" w:date="2012-07-06T12:59:00Z"/>
        </w:rPr>
      </w:pPr>
      <w:ins w:id="2791" w:author="Rev 9 Allen Wirfs-Brock" w:date="2012-07-06T12:59:00Z">
        <w:r w:rsidRPr="00E77497">
          <w:rPr>
            <w:rFonts w:ascii="Arial" w:hAnsi="Arial"/>
          </w:rPr>
          <w:t xml:space="preserve">The </w:t>
        </w:r>
      </w:ins>
      <w:ins w:id="2792" w:author="Rev 9 Allen Wirfs-Brock" w:date="2012-07-06T13:28:00Z">
        <w:del w:id="2793" w:author="Rev 10 Allen Wirfs-Brock" w:date="2012-07-29T11:27:00Z">
          <w:r w:rsidR="003B1D6B" w:rsidDel="00387B31">
            <w:rPr>
              <w:rFonts w:ascii="Arial" w:hAnsi="Arial"/>
            </w:rPr>
            <w:delText>QR</w:delText>
          </w:r>
        </w:del>
      </w:ins>
      <w:ins w:id="2794" w:author="Rev 9 Allen Wirfs-Brock" w:date="2012-07-06T12:59:00Z">
        <w:del w:id="2795" w:author="Rev 10 Allen Wirfs-Brock" w:date="2012-07-29T11:27:00Z">
          <w:r w:rsidRPr="00E77497" w:rsidDel="00387B31">
            <w:rPr>
              <w:rFonts w:ascii="Arial" w:hAnsi="Arial"/>
            </w:rPr>
            <w:delText>V</w:delText>
          </w:r>
        </w:del>
      </w:ins>
      <w:ins w:id="2796" w:author="Rev 10 Allen Wirfs-Brock" w:date="2012-07-29T11:27:00Z">
        <w:r w:rsidR="00387B31">
          <w:rPr>
            <w:rFonts w:ascii="Arial" w:hAnsi="Arial"/>
          </w:rPr>
          <w:t>TRV</w:t>
        </w:r>
      </w:ins>
      <w:ins w:id="2797" w:author="Rev 9 Allen Wirfs-Brock" w:date="2012-07-06T12:59:00Z">
        <w:r w:rsidRPr="00E77497">
          <w:rPr>
            <w:rFonts w:ascii="Arial" w:hAnsi="Arial"/>
          </w:rPr>
          <w:t xml:space="preserve">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HexEscapeSequence</w:t>
        </w:r>
        <w:r w:rsidRPr="00E77497">
          <w:t xml:space="preserve"> </w:t>
        </w:r>
        <w:r w:rsidRPr="00E77497">
          <w:rPr>
            <w:rFonts w:ascii="Arial" w:hAnsi="Arial" w:cs="Arial"/>
          </w:rPr>
          <w:t xml:space="preserve">is the </w:t>
        </w:r>
      </w:ins>
      <w:ins w:id="2798" w:author="Rev 9 Allen Wirfs-Brock" w:date="2012-07-06T13:29:00Z">
        <w:del w:id="2799" w:author="Rev 10 Allen Wirfs-Brock" w:date="2012-07-29T11:27:00Z">
          <w:r w:rsidR="003B1D6B" w:rsidDel="00387B31">
            <w:rPr>
              <w:rFonts w:ascii="Arial" w:hAnsi="Arial" w:cs="Arial"/>
            </w:rPr>
            <w:delText>QRV</w:delText>
          </w:r>
        </w:del>
      </w:ins>
      <w:ins w:id="2800" w:author="Rev 10 Allen Wirfs-Brock" w:date="2012-07-29T11:27:00Z">
        <w:r w:rsidR="00387B31">
          <w:rPr>
            <w:rFonts w:ascii="Arial" w:hAnsi="Arial" w:cs="Arial"/>
          </w:rPr>
          <w:t>TRV</w:t>
        </w:r>
      </w:ins>
      <w:ins w:id="2801" w:author="Rev 9 Allen Wirfs-Brock" w:date="2012-07-06T12:59:00Z">
        <w:r w:rsidRPr="00E77497">
          <w:rPr>
            <w:rFonts w:ascii="Arial" w:hAnsi="Arial" w:cs="Arial"/>
          </w:rPr>
          <w:t xml:space="preserve"> of the</w:t>
        </w:r>
        <w:r w:rsidRPr="00E77497">
          <w:rPr>
            <w:i/>
          </w:rPr>
          <w:t xml:space="preserve"> HexEscapeSequence</w:t>
        </w:r>
        <w:r w:rsidRPr="00E77497">
          <w:t>.</w:t>
        </w:r>
      </w:ins>
    </w:p>
    <w:p w14:paraId="38D71F75" w14:textId="77777777" w:rsidR="00C5377E" w:rsidRPr="00E77497" w:rsidRDefault="00C5377E" w:rsidP="00C5377E">
      <w:pPr>
        <w:pStyle w:val="MathSpecialCase3"/>
        <w:numPr>
          <w:ilvl w:val="2"/>
          <w:numId w:val="31"/>
        </w:numPr>
        <w:tabs>
          <w:tab w:val="left" w:pos="450"/>
        </w:tabs>
        <w:spacing w:after="0"/>
        <w:ind w:left="446" w:hanging="446"/>
        <w:rPr>
          <w:ins w:id="2802" w:author="Rev 9 Allen Wirfs-Brock" w:date="2012-07-06T12:59:00Z"/>
        </w:rPr>
      </w:pPr>
      <w:ins w:id="2803" w:author="Rev 9 Allen Wirfs-Brock" w:date="2012-07-06T12:59:00Z">
        <w:r w:rsidRPr="00E77497">
          <w:rPr>
            <w:rFonts w:ascii="Arial" w:hAnsi="Arial"/>
          </w:rPr>
          <w:t>The C</w:t>
        </w:r>
      </w:ins>
      <w:ins w:id="2804" w:author="Rev 9 Allen Wirfs-Brock" w:date="2012-07-06T13:44:00Z">
        <w:r w:rsidR="008B0F52">
          <w:rPr>
            <w:rFonts w:ascii="Arial" w:hAnsi="Arial"/>
          </w:rPr>
          <w:t>R</w:t>
        </w:r>
      </w:ins>
      <w:ins w:id="2805" w:author="Rev 9 Allen Wirfs-Brock" w:date="2012-07-06T12:59:00Z">
        <w:r w:rsidRPr="00E77497">
          <w:rPr>
            <w:rFonts w:ascii="Arial" w:hAnsi="Arial"/>
          </w:rPr>
          <w:t>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UnicodeEscapeSequence</w:t>
        </w:r>
        <w:r w:rsidRPr="00E77497">
          <w:t xml:space="preserve"> </w:t>
        </w:r>
        <w:r w:rsidRPr="00E77497">
          <w:rPr>
            <w:rFonts w:ascii="Arial" w:hAnsi="Arial" w:cs="Arial"/>
          </w:rPr>
          <w:t>is the C</w:t>
        </w:r>
      </w:ins>
      <w:ins w:id="2806" w:author="Rev 9 Allen Wirfs-Brock" w:date="2012-07-06T13:44:00Z">
        <w:r w:rsidR="008B0F52">
          <w:rPr>
            <w:rFonts w:ascii="Arial" w:hAnsi="Arial" w:cs="Arial"/>
          </w:rPr>
          <w:t>R</w:t>
        </w:r>
      </w:ins>
      <w:ins w:id="2807" w:author="Rev 9 Allen Wirfs-Brock" w:date="2012-07-06T12:59:00Z">
        <w:r w:rsidRPr="00E77497">
          <w:rPr>
            <w:rFonts w:ascii="Arial" w:hAnsi="Arial" w:cs="Arial"/>
          </w:rPr>
          <w:t>V of the</w:t>
        </w:r>
        <w:r w:rsidRPr="00E77497">
          <w:rPr>
            <w:i/>
          </w:rPr>
          <w:t xml:space="preserve"> UnicodeEscapeSequence</w:t>
        </w:r>
        <w:r w:rsidRPr="00E77497">
          <w:t>.</w:t>
        </w:r>
      </w:ins>
    </w:p>
    <w:p w14:paraId="2FDEA63E" w14:textId="77777777" w:rsidR="00806173" w:rsidRPr="00E77497" w:rsidRDefault="00806173" w:rsidP="00806173">
      <w:pPr>
        <w:pStyle w:val="MathSpecialCase3"/>
        <w:numPr>
          <w:ilvl w:val="2"/>
          <w:numId w:val="31"/>
        </w:numPr>
        <w:tabs>
          <w:tab w:val="left" w:pos="450"/>
        </w:tabs>
        <w:spacing w:after="0"/>
        <w:ind w:left="446" w:hanging="446"/>
        <w:rPr>
          <w:ins w:id="2808" w:author="Rev 9 Allen Wirfs-Brock" w:date="2012-07-06T13:06:00Z"/>
        </w:rPr>
      </w:pPr>
      <w:ins w:id="2809" w:author="Rev 9 Allen Wirfs-Brock" w:date="2012-07-06T13:06:00Z">
        <w:r w:rsidRPr="00E77497">
          <w:rPr>
            <w:rFonts w:ascii="Arial" w:hAnsi="Arial"/>
          </w:rPr>
          <w:t xml:space="preserve">The </w:t>
        </w:r>
      </w:ins>
      <w:ins w:id="2810" w:author="Rev 9 Allen Wirfs-Brock" w:date="2012-07-06T13:07:00Z">
        <w:del w:id="2811" w:author="Rev 10 Allen Wirfs-Brock" w:date="2012-07-29T11:27:00Z">
          <w:r w:rsidDel="00387B31">
            <w:rPr>
              <w:rFonts w:ascii="Arial" w:hAnsi="Arial"/>
            </w:rPr>
            <w:delText>QR</w:delText>
          </w:r>
        </w:del>
      </w:ins>
      <w:ins w:id="2812" w:author="Rev 9 Allen Wirfs-Brock" w:date="2012-07-06T13:06:00Z">
        <w:del w:id="2813" w:author="Rev 10 Allen Wirfs-Brock" w:date="2012-07-29T11:27:00Z">
          <w:r w:rsidRPr="00E77497" w:rsidDel="00387B31">
            <w:rPr>
              <w:rFonts w:ascii="Arial" w:hAnsi="Arial"/>
            </w:rPr>
            <w:delText>V</w:delText>
          </w:r>
        </w:del>
      </w:ins>
      <w:ins w:id="2814" w:author="Rev 10 Allen Wirfs-Brock" w:date="2012-07-29T11:27:00Z">
        <w:r w:rsidR="00387B31">
          <w:rPr>
            <w:rFonts w:ascii="Arial" w:hAnsi="Arial"/>
          </w:rPr>
          <w:t>TRV</w:t>
        </w:r>
      </w:ins>
      <w:ins w:id="2815" w:author="Rev 9 Allen Wirfs-Brock" w:date="2012-07-06T13:06:00Z">
        <w:r w:rsidRPr="00E77497">
          <w:rPr>
            <w:rFonts w:ascii="Arial" w:hAnsi="Arial"/>
          </w:rPr>
          <w:t xml:space="preserve">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ins>
      <w:ins w:id="2816" w:author="Rev 9 Allen Wirfs-Brock" w:date="2012-07-06T13:07:00Z">
        <w:r>
          <w:rPr>
            <w:i/>
          </w:rPr>
          <w:t>Single</w:t>
        </w:r>
      </w:ins>
      <w:ins w:id="2817" w:author="Rev 9 Allen Wirfs-Brock" w:date="2012-07-06T13:06:00Z">
        <w:r w:rsidRPr="00E77497">
          <w:rPr>
            <w:i/>
          </w:rPr>
          <w:t>EscapeCharacter</w:t>
        </w:r>
        <w:r w:rsidRPr="00E77497">
          <w:t xml:space="preserve"> </w:t>
        </w:r>
        <w:r w:rsidRPr="00E77497">
          <w:rPr>
            <w:rFonts w:ascii="Arial" w:hAnsi="Arial" w:cs="Arial"/>
          </w:rPr>
          <w:t xml:space="preserve">is the </w:t>
        </w:r>
      </w:ins>
      <w:ins w:id="2818" w:author="Rev 9 Allen Wirfs-Brock" w:date="2012-07-06T13:08:00Z">
        <w:del w:id="2819" w:author="Rev 10 Allen Wirfs-Brock" w:date="2012-07-29T11:27:00Z">
          <w:r w:rsidDel="00387B31">
            <w:rPr>
              <w:rFonts w:ascii="Arial" w:hAnsi="Arial" w:cs="Arial"/>
            </w:rPr>
            <w:delText>QR</w:delText>
          </w:r>
        </w:del>
      </w:ins>
      <w:ins w:id="2820" w:author="Rev 9 Allen Wirfs-Brock" w:date="2012-07-06T13:06:00Z">
        <w:del w:id="2821" w:author="Rev 10 Allen Wirfs-Brock" w:date="2012-07-29T11:27:00Z">
          <w:r w:rsidRPr="00E77497" w:rsidDel="00387B31">
            <w:rPr>
              <w:rFonts w:ascii="Arial" w:hAnsi="Arial" w:cs="Arial"/>
            </w:rPr>
            <w:delText>V</w:delText>
          </w:r>
        </w:del>
      </w:ins>
      <w:ins w:id="2822" w:author="Rev 10 Allen Wirfs-Brock" w:date="2012-07-29T11:27:00Z">
        <w:r w:rsidR="00387B31">
          <w:rPr>
            <w:rFonts w:ascii="Arial" w:hAnsi="Arial" w:cs="Arial"/>
          </w:rPr>
          <w:t>TRV</w:t>
        </w:r>
      </w:ins>
      <w:ins w:id="2823" w:author="Rev 9 Allen Wirfs-Brock" w:date="2012-07-06T13:06:00Z">
        <w:r w:rsidRPr="00E77497">
          <w:rPr>
            <w:rFonts w:ascii="Arial" w:hAnsi="Arial" w:cs="Arial"/>
          </w:rPr>
          <w:t xml:space="preserve"> of the</w:t>
        </w:r>
        <w:r w:rsidRPr="00E77497">
          <w:rPr>
            <w:i/>
          </w:rPr>
          <w:t xml:space="preserve"> </w:t>
        </w:r>
      </w:ins>
      <w:ins w:id="2824" w:author="Rev 9 Allen Wirfs-Brock" w:date="2012-07-06T13:15:00Z">
        <w:r>
          <w:rPr>
            <w:i/>
          </w:rPr>
          <w:t>Single</w:t>
        </w:r>
      </w:ins>
      <w:ins w:id="2825" w:author="Rev 9 Allen Wirfs-Brock" w:date="2012-07-06T13:06:00Z">
        <w:r w:rsidRPr="00E77497">
          <w:rPr>
            <w:i/>
          </w:rPr>
          <w:t>EscapeCharacter</w:t>
        </w:r>
        <w:r w:rsidRPr="00E77497">
          <w:t>.</w:t>
        </w:r>
      </w:ins>
    </w:p>
    <w:p w14:paraId="0B9C7118" w14:textId="77777777" w:rsidR="00806173" w:rsidRPr="00E77497" w:rsidRDefault="00806173" w:rsidP="00806173">
      <w:pPr>
        <w:pStyle w:val="MathSpecialCase3"/>
        <w:numPr>
          <w:ilvl w:val="2"/>
          <w:numId w:val="31"/>
        </w:numPr>
        <w:tabs>
          <w:tab w:val="left" w:pos="450"/>
        </w:tabs>
        <w:spacing w:after="0"/>
        <w:ind w:left="446" w:hanging="446"/>
        <w:rPr>
          <w:ins w:id="2826" w:author="Rev 9 Allen Wirfs-Brock" w:date="2012-07-06T13:06:00Z"/>
        </w:rPr>
      </w:pPr>
      <w:ins w:id="2827" w:author="Rev 9 Allen Wirfs-Brock" w:date="2012-07-06T13:06:00Z">
        <w:r w:rsidRPr="00E77497">
          <w:rPr>
            <w:rFonts w:ascii="Arial" w:hAnsi="Arial"/>
          </w:rPr>
          <w:t xml:space="preserve">The </w:t>
        </w:r>
      </w:ins>
      <w:ins w:id="2828" w:author="Rev 9 Allen Wirfs-Brock" w:date="2012-07-06T13:07:00Z">
        <w:del w:id="2829" w:author="Rev 10 Allen Wirfs-Brock" w:date="2012-07-29T11:27:00Z">
          <w:r w:rsidDel="00387B31">
            <w:rPr>
              <w:rFonts w:ascii="Arial" w:hAnsi="Arial"/>
            </w:rPr>
            <w:delText>QR</w:delText>
          </w:r>
        </w:del>
      </w:ins>
      <w:ins w:id="2830" w:author="Rev 9 Allen Wirfs-Brock" w:date="2012-07-06T13:06:00Z">
        <w:del w:id="2831" w:author="Rev 10 Allen Wirfs-Brock" w:date="2012-07-29T11:27:00Z">
          <w:r w:rsidRPr="00E77497" w:rsidDel="00387B31">
            <w:rPr>
              <w:rFonts w:ascii="Arial" w:hAnsi="Arial"/>
            </w:rPr>
            <w:delText>V</w:delText>
          </w:r>
        </w:del>
      </w:ins>
      <w:ins w:id="2832" w:author="Rev 10 Allen Wirfs-Brock" w:date="2012-07-29T11:27:00Z">
        <w:r w:rsidR="00387B31">
          <w:rPr>
            <w:rFonts w:ascii="Arial" w:hAnsi="Arial"/>
          </w:rPr>
          <w:t>TRV</w:t>
        </w:r>
      </w:ins>
      <w:ins w:id="2833" w:author="Rev 9 Allen Wirfs-Brock" w:date="2012-07-06T13:06:00Z">
        <w:r w:rsidRPr="00E77497">
          <w:rPr>
            <w:rFonts w:ascii="Arial" w:hAnsi="Arial"/>
          </w:rPr>
          <w:t xml:space="preserve">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sidRPr="00E77497">
          <w:rPr>
            <w:i/>
          </w:rPr>
          <w:t>NonEscapeCharacter</w:t>
        </w:r>
        <w:r w:rsidRPr="00E77497">
          <w:t xml:space="preserve"> </w:t>
        </w:r>
        <w:r w:rsidRPr="00E77497">
          <w:rPr>
            <w:rFonts w:ascii="Arial" w:hAnsi="Arial" w:cs="Arial"/>
          </w:rPr>
          <w:t>is the CV of the</w:t>
        </w:r>
        <w:r w:rsidRPr="00E77497">
          <w:rPr>
            <w:i/>
          </w:rPr>
          <w:t xml:space="preserve"> NonEscapeCharacter</w:t>
        </w:r>
        <w:r w:rsidRPr="00E77497">
          <w:t>.</w:t>
        </w:r>
      </w:ins>
    </w:p>
    <w:p w14:paraId="0BAB4DA9" w14:textId="77777777" w:rsidR="0057551E" w:rsidRPr="00E77497" w:rsidRDefault="0057551E" w:rsidP="0057551E">
      <w:pPr>
        <w:pStyle w:val="MathSpecialCase3"/>
        <w:numPr>
          <w:ilvl w:val="2"/>
          <w:numId w:val="31"/>
        </w:numPr>
        <w:tabs>
          <w:tab w:val="left" w:pos="450"/>
        </w:tabs>
        <w:spacing w:after="0"/>
        <w:ind w:left="446" w:hanging="446"/>
        <w:jc w:val="left"/>
        <w:rPr>
          <w:ins w:id="2834" w:author="Rev 9 Allen Wirfs-Brock" w:date="2012-07-06T13:18:00Z"/>
        </w:rPr>
      </w:pPr>
      <w:ins w:id="2835" w:author="Rev 9 Allen Wirfs-Brock" w:date="2012-07-06T13:18:00Z">
        <w:r w:rsidRPr="00E77497">
          <w:rPr>
            <w:rFonts w:ascii="Arial" w:hAnsi="Arial"/>
          </w:rPr>
          <w:t xml:space="preserve">The </w:t>
        </w:r>
        <w:del w:id="2836" w:author="Rev 10 Allen Wirfs-Brock" w:date="2012-07-29T11:27:00Z">
          <w:r w:rsidDel="00387B31">
            <w:rPr>
              <w:rFonts w:ascii="Arial" w:hAnsi="Arial"/>
            </w:rPr>
            <w:delText>QR</w:delText>
          </w:r>
          <w:r w:rsidRPr="00E77497" w:rsidDel="00387B31">
            <w:rPr>
              <w:rFonts w:ascii="Arial" w:hAnsi="Arial"/>
            </w:rPr>
            <w:delText>V</w:delText>
          </w:r>
        </w:del>
      </w:ins>
      <w:ins w:id="2837" w:author="Rev 10 Allen Wirfs-Brock" w:date="2012-07-29T11:27:00Z">
        <w:r w:rsidR="00387B31">
          <w:rPr>
            <w:rFonts w:ascii="Arial" w:hAnsi="Arial"/>
          </w:rPr>
          <w:t>TRV</w:t>
        </w:r>
      </w:ins>
      <w:ins w:id="2838" w:author="Rev 9 Allen Wirfs-Brock" w:date="2012-07-06T13:18:00Z">
        <w:r w:rsidRPr="00E77497">
          <w:rPr>
            <w:rFonts w:ascii="Arial" w:hAnsi="Arial"/>
          </w:rPr>
          <w:t xml:space="preserve"> of</w:t>
        </w:r>
        <w:r w:rsidRPr="00E77497">
          <w:t xml:space="preserve"> </w:t>
        </w:r>
      </w:ins>
      <w:ins w:id="2839" w:author="Rev 9 Allen Wirfs-Brock" w:date="2012-07-06T13:19:00Z">
        <w:r>
          <w:rPr>
            <w:i/>
          </w:rPr>
          <w:t>Single</w:t>
        </w:r>
        <w:r w:rsidRPr="00E77497">
          <w:rPr>
            <w:i/>
          </w:rPr>
          <w:t>EscapeCharacter</w:t>
        </w:r>
        <w:r>
          <w:rPr>
            <w:i/>
          </w:rPr>
          <w:t xml:space="preserve"> </w:t>
        </w:r>
      </w:ins>
      <w:ins w:id="2840" w:author="Rev 9 Allen Wirfs-Brock" w:date="2012-07-06T13:18:00Z">
        <w:r w:rsidRPr="00E77497">
          <w:rPr>
            <w:rFonts w:ascii="Arial" w:hAnsi="Arial"/>
            <w:b/>
          </w:rPr>
          <w:t>::</w:t>
        </w:r>
        <w:r w:rsidRPr="00E77497">
          <w:t xml:space="preserve"> </w:t>
        </w:r>
      </w:ins>
      <w:ins w:id="2841" w:author="Rev 9 Allen Wirfs-Brock" w:date="2012-07-06T13:20:00Z">
        <w:r w:rsidRPr="0057551E">
          <w:rPr>
            <w:rFonts w:ascii="Arial" w:hAnsi="Arial" w:cs="Arial"/>
            <w:b/>
          </w:rPr>
          <w:t>one of</w:t>
        </w:r>
        <w:r w:rsidRPr="0057551E">
          <w:rPr>
            <w:rFonts w:ascii="Arial" w:hAnsi="Arial" w:cs="Arial"/>
          </w:rPr>
          <w:t xml:space="preserve"> </w:t>
        </w:r>
      </w:ins>
      <w:ins w:id="2842" w:author="Rev 9 Allen Wirfs-Brock" w:date="2012-07-06T13:21:00Z">
        <w:r w:rsidRPr="0057551E">
          <w:rPr>
            <w:rFonts w:ascii="Courier New" w:hAnsi="Courier New" w:cs="Courier New"/>
            <w:b/>
          </w:rPr>
          <w:t>'  "  \  b  f  n  r  t  v</w:t>
        </w:r>
        <w:r w:rsidRPr="00E77497">
          <w:rPr>
            <w:rFonts w:ascii="Arial" w:hAnsi="Arial" w:cs="Arial"/>
          </w:rPr>
          <w:t xml:space="preserve"> </w:t>
        </w:r>
      </w:ins>
      <w:ins w:id="2843" w:author="Rev 9 Allen Wirfs-Brock" w:date="2012-07-06T13:24:00Z">
        <w:r>
          <w:rPr>
            <w:rFonts w:ascii="Arial" w:hAnsi="Arial" w:cs="Arial"/>
          </w:rPr>
          <w:t xml:space="preserve"> </w:t>
        </w:r>
      </w:ins>
      <w:ins w:id="2844" w:author="Rev 9 Allen Wirfs-Brock" w:date="2012-07-06T13:18:00Z">
        <w:r w:rsidRPr="00E77497">
          <w:rPr>
            <w:rFonts w:ascii="Arial" w:hAnsi="Arial" w:cs="Arial"/>
          </w:rPr>
          <w:t>is the CV of the</w:t>
        </w:r>
      </w:ins>
      <w:ins w:id="2845" w:author="Rev 9 Allen Wirfs-Brock" w:date="2012-07-06T13:23:00Z">
        <w:r>
          <w:rPr>
            <w:rFonts w:ascii="Arial" w:hAnsi="Arial" w:cs="Arial"/>
          </w:rPr>
          <w:t xml:space="preserve"> </w:t>
        </w:r>
        <w:r w:rsidRPr="00E77497">
          <w:rPr>
            <w:i/>
          </w:rPr>
          <w:t>SourceCharacter</w:t>
        </w:r>
      </w:ins>
      <w:ins w:id="2846" w:author="Rev 9 Allen Wirfs-Brock" w:date="2012-07-06T13:22:00Z">
        <w:r>
          <w:rPr>
            <w:rFonts w:ascii="Arial" w:hAnsi="Arial" w:cs="Arial"/>
          </w:rPr>
          <w:t xml:space="preserve"> that is</w:t>
        </w:r>
      </w:ins>
      <w:ins w:id="2847" w:author="Rev 9 Allen Wirfs-Brock" w:date="2012-07-06T13:23:00Z">
        <w:r>
          <w:rPr>
            <w:rFonts w:ascii="Arial" w:hAnsi="Arial" w:cs="Arial"/>
          </w:rPr>
          <w:t xml:space="preserve"> </w:t>
        </w:r>
      </w:ins>
      <w:ins w:id="2848" w:author="Rev 9 Allen Wirfs-Brock" w:date="2012-07-06T13:24:00Z">
        <w:r>
          <w:rPr>
            <w:rFonts w:ascii="Arial" w:hAnsi="Arial" w:cs="Arial"/>
          </w:rPr>
          <w:t>that</w:t>
        </w:r>
      </w:ins>
      <w:ins w:id="2849" w:author="Rev 9 Allen Wirfs-Brock" w:date="2012-07-06T13:23:00Z">
        <w:r>
          <w:rPr>
            <w:rFonts w:ascii="Arial" w:hAnsi="Arial" w:cs="Arial"/>
          </w:rPr>
          <w:t xml:space="preserve"> single character</w:t>
        </w:r>
      </w:ins>
      <w:ins w:id="2850" w:author="Rev 9 Allen Wirfs-Brock" w:date="2012-07-06T13:18:00Z">
        <w:r w:rsidRPr="00E77497">
          <w:t>.</w:t>
        </w:r>
      </w:ins>
    </w:p>
    <w:p w14:paraId="45CEF8C1" w14:textId="77777777" w:rsidR="003B1D6B" w:rsidRPr="00E77497" w:rsidRDefault="003B1D6B" w:rsidP="003B1D6B">
      <w:pPr>
        <w:pStyle w:val="MathSpecialCase3"/>
        <w:numPr>
          <w:ilvl w:val="2"/>
          <w:numId w:val="31"/>
        </w:numPr>
        <w:tabs>
          <w:tab w:val="left" w:pos="450"/>
        </w:tabs>
        <w:spacing w:after="0"/>
        <w:ind w:left="446" w:hanging="446"/>
        <w:rPr>
          <w:ins w:id="2851" w:author="Rev 9 Allen Wirfs-Brock" w:date="2012-07-06T13:31:00Z"/>
        </w:rPr>
      </w:pPr>
      <w:ins w:id="2852" w:author="Rev 9 Allen Wirfs-Brock" w:date="2012-07-06T13:31:00Z">
        <w:r w:rsidRPr="00E77497">
          <w:rPr>
            <w:rFonts w:ascii="Arial" w:hAnsi="Arial"/>
          </w:rPr>
          <w:t xml:space="preserve">The </w:t>
        </w:r>
        <w:del w:id="2853" w:author="Rev 10 Allen Wirfs-Brock" w:date="2012-07-29T11:27:00Z">
          <w:r w:rsidDel="00387B31">
            <w:rPr>
              <w:rFonts w:ascii="Arial" w:hAnsi="Arial"/>
            </w:rPr>
            <w:delText>QR</w:delText>
          </w:r>
          <w:r w:rsidRPr="00E77497" w:rsidDel="00387B31">
            <w:rPr>
              <w:rFonts w:ascii="Arial" w:hAnsi="Arial"/>
            </w:rPr>
            <w:delText>V</w:delText>
          </w:r>
        </w:del>
      </w:ins>
      <w:ins w:id="2854" w:author="Rev 10 Allen Wirfs-Brock" w:date="2012-07-29T11:27:00Z">
        <w:r w:rsidR="00387B31">
          <w:rPr>
            <w:rFonts w:ascii="Arial" w:hAnsi="Arial"/>
          </w:rPr>
          <w:t>TRV</w:t>
        </w:r>
      </w:ins>
      <w:ins w:id="2855" w:author="Rev 9 Allen Wirfs-Brock" w:date="2012-07-06T13:31:00Z">
        <w:r w:rsidRPr="00E77497">
          <w:rPr>
            <w:rFonts w:ascii="Arial" w:hAnsi="Arial"/>
          </w:rPr>
          <w:t xml:space="preserve"> of</w:t>
        </w:r>
        <w:r w:rsidRPr="00E77497">
          <w:t xml:space="preserve"> </w:t>
        </w:r>
        <w:r w:rsidRPr="00E77497">
          <w:rPr>
            <w:i/>
          </w:rPr>
          <w:t>HexEscapeSequence</w:t>
        </w:r>
        <w:r>
          <w:rPr>
            <w:i/>
          </w:rPr>
          <w:t xml:space="preserve"> </w:t>
        </w:r>
        <w:r w:rsidRPr="00E77497">
          <w:rPr>
            <w:rFonts w:ascii="Arial" w:hAnsi="Arial"/>
            <w:b/>
          </w:rPr>
          <w:t>::</w:t>
        </w:r>
        <w:r w:rsidRPr="00E77497">
          <w:t xml:space="preserve"> </w:t>
        </w:r>
        <w:r>
          <w:rPr>
            <w:rFonts w:ascii="Courier New" w:hAnsi="Courier New" w:cs="Courier New"/>
            <w:b/>
          </w:rPr>
          <w:t>x</w:t>
        </w:r>
        <w:r w:rsidRPr="00E77497">
          <w:rPr>
            <w:i/>
          </w:rPr>
          <w:t xml:space="preserve"> </w:t>
        </w:r>
      </w:ins>
      <w:ins w:id="2856" w:author="Rev 9 Allen Wirfs-Brock" w:date="2012-07-06T13:32:00Z">
        <w:r>
          <w:rPr>
            <w:i/>
          </w:rPr>
          <w:t xml:space="preserve">HexDigit HexDigit </w:t>
        </w:r>
      </w:ins>
      <w:ins w:id="2857" w:author="Rev 9 Allen Wirfs-Brock" w:date="2012-07-06T13:31:00Z">
        <w:r w:rsidRPr="00E77497">
          <w:t xml:space="preserve"> </w:t>
        </w:r>
      </w:ins>
      <w:ins w:id="2858" w:author="Rev 9 Allen Wirfs-Brock" w:date="2012-07-06T13:37:00Z">
        <w:r w:rsidRPr="00E65A34">
          <w:rPr>
            <w:rFonts w:ascii="Arial" w:hAnsi="Arial" w:cs="Arial"/>
          </w:rPr>
          <w:t xml:space="preserve">is </w:t>
        </w:r>
      </w:ins>
      <w:ins w:id="2859" w:author="Rev 9 Allen Wirfs-Brock" w:date="2012-07-06T13:38:00Z">
        <w:r w:rsidR="008B0F52">
          <w:rPr>
            <w:rFonts w:ascii="Arial" w:hAnsi="Arial" w:cs="Arial"/>
          </w:rPr>
          <w:t>the</w:t>
        </w:r>
      </w:ins>
      <w:ins w:id="2860" w:author="Rev 9 Allen Wirfs-Brock" w:date="2012-07-06T13:37:00Z">
        <w:r w:rsidRPr="00E65A34">
          <w:rPr>
            <w:rFonts w:ascii="Arial" w:hAnsi="Arial" w:cs="Arial"/>
          </w:rPr>
          <w:t xml:space="preserve"> sequence</w:t>
        </w:r>
      </w:ins>
      <w:ins w:id="2861" w:author="Rev 10 Allen Wirfs-Brock" w:date="2012-08-13T15:54:00Z">
        <w:r w:rsidR="0003414D">
          <w:rPr>
            <w:rFonts w:ascii="Arial" w:hAnsi="Arial" w:cs="Arial"/>
          </w:rPr>
          <w:t xml:space="preserve"> </w:t>
        </w:r>
      </w:ins>
      <w:ins w:id="2862" w:author="Rev 9 Allen Wirfs-Brock" w:date="2012-07-06T13:37:00Z">
        <w:del w:id="2863" w:author="Rev 10 Allen Wirfs-Brock" w:date="2012-08-13T15:54:00Z">
          <w:r w:rsidRPr="00E65A34" w:rsidDel="0003414D">
            <w:rPr>
              <w:rFonts w:ascii="Arial" w:hAnsi="Arial" w:cs="Arial"/>
            </w:rPr>
            <w:delText xml:space="preserve"> </w:delText>
          </w:r>
          <w:r w:rsidDel="0003414D">
            <w:rPr>
              <w:rFonts w:ascii="Arial" w:hAnsi="Arial" w:cs="Arial"/>
            </w:rPr>
            <w:delText xml:space="preserve">consisting </w:delText>
          </w:r>
          <w:r w:rsidRPr="00E65A34" w:rsidDel="0003414D">
            <w:rPr>
              <w:rFonts w:ascii="Arial" w:hAnsi="Arial" w:cs="Arial"/>
            </w:rPr>
            <w:delText>of the</w:delText>
          </w:r>
          <w:r w:rsidDel="0003414D">
            <w:rPr>
              <w:rFonts w:ascii="Arial" w:hAnsi="Arial" w:cs="Arial"/>
            </w:rPr>
            <w:delText xml:space="preserve"> </w:delText>
          </w:r>
          <w:r w:rsidDel="0003414D">
            <w:rPr>
              <w:rFonts w:ascii="Arial" w:hAnsi="Arial"/>
            </w:rPr>
            <w:delText>code units</w:delText>
          </w:r>
        </w:del>
      </w:ins>
      <w:ins w:id="2864" w:author="Rev 9 Allen Wirfs-Brock" w:date="2012-07-06T13:38:00Z">
        <w:del w:id="2865" w:author="Rev 10 Allen Wirfs-Brock" w:date="2012-08-13T15:54:00Z">
          <w:r w:rsidR="008B0F52" w:rsidDel="0003414D">
            <w:rPr>
              <w:rFonts w:ascii="Arial" w:hAnsi="Arial"/>
            </w:rPr>
            <w:delText xml:space="preserve"> </w:delText>
          </w:r>
        </w:del>
        <w:r w:rsidR="008B0F52">
          <w:rPr>
            <w:rFonts w:ascii="Arial" w:hAnsi="Arial"/>
          </w:rPr>
          <w:t xml:space="preserve">consisting of code unit value </w:t>
        </w:r>
        <w:r w:rsidR="008B0F52" w:rsidRPr="004A5E29">
          <w:t>0x</w:t>
        </w:r>
      </w:ins>
      <w:ins w:id="2866" w:author="Rev 9 Allen Wirfs-Brock" w:date="2012-07-06T13:48:00Z">
        <w:r w:rsidR="00C6133D">
          <w:t>0</w:t>
        </w:r>
      </w:ins>
      <w:ins w:id="2867" w:author="Rev 10 Allen Wirfs-Brock" w:date="2012-08-13T15:50:00Z">
        <w:r w:rsidR="0003414D">
          <w:t>0</w:t>
        </w:r>
      </w:ins>
      <w:ins w:id="2868" w:author="Rev 9 Allen Wirfs-Brock" w:date="2012-07-06T13:38:00Z">
        <w:r w:rsidR="008B0F52" w:rsidRPr="004A5E29">
          <w:t>78</w:t>
        </w:r>
        <w:r w:rsidR="008B0F52">
          <w:rPr>
            <w:rFonts w:ascii="Arial" w:hAnsi="Arial"/>
          </w:rPr>
          <w:t xml:space="preserve"> followed</w:t>
        </w:r>
      </w:ins>
      <w:ins w:id="2869" w:author="Rev 9 Allen Wirfs-Brock" w:date="2012-07-06T13:41:00Z">
        <w:r w:rsidR="008B0F52">
          <w:rPr>
            <w:rFonts w:ascii="Arial" w:hAnsi="Arial"/>
          </w:rPr>
          <w:t xml:space="preserve"> by</w:t>
        </w:r>
      </w:ins>
      <w:ins w:id="2870" w:author="Rev 9 Allen Wirfs-Brock" w:date="2012-07-06T13:38:00Z">
        <w:r w:rsidR="008B0F52">
          <w:rPr>
            <w:rFonts w:ascii="Arial" w:hAnsi="Arial"/>
          </w:rPr>
          <w:t xml:space="preserve"> </w:t>
        </w:r>
      </w:ins>
      <w:ins w:id="2871" w:author="Rev 9 Allen Wirfs-Brock" w:date="2012-07-06T13:41:00Z">
        <w:del w:id="2872" w:author="Rev 10 Allen Wirfs-Brock" w:date="2012-07-29T11:27:00Z">
          <w:r w:rsidR="008B0F52" w:rsidDel="00387B31">
            <w:rPr>
              <w:rFonts w:ascii="Arial" w:hAnsi="Arial"/>
            </w:rPr>
            <w:delText>QRV</w:delText>
          </w:r>
        </w:del>
      </w:ins>
      <w:ins w:id="2873" w:author="Rev 10 Allen Wirfs-Brock" w:date="2012-07-29T11:27:00Z">
        <w:r w:rsidR="00387B31">
          <w:rPr>
            <w:rFonts w:ascii="Arial" w:hAnsi="Arial"/>
          </w:rPr>
          <w:t>TRV</w:t>
        </w:r>
      </w:ins>
      <w:ins w:id="2874" w:author="Rev 9 Allen Wirfs-Brock" w:date="2012-07-06T13:38:00Z">
        <w:r w:rsidR="008B0F52">
          <w:rPr>
            <w:rFonts w:ascii="Arial" w:hAnsi="Arial"/>
          </w:rPr>
          <w:t xml:space="preserve"> of the first </w:t>
        </w:r>
      </w:ins>
      <w:ins w:id="2875" w:author="Rev 9 Allen Wirfs-Brock" w:date="2012-07-06T13:39:00Z">
        <w:r w:rsidR="008B0F52">
          <w:rPr>
            <w:i/>
          </w:rPr>
          <w:t>HexDigit</w:t>
        </w:r>
      </w:ins>
      <w:ins w:id="2876" w:author="Rev 9 Allen Wirfs-Brock" w:date="2012-07-06T13:38:00Z">
        <w:r w:rsidR="008B0F52">
          <w:rPr>
            <w:rFonts w:ascii="Arial" w:hAnsi="Arial"/>
          </w:rPr>
          <w:t xml:space="preserve"> followe</w:t>
        </w:r>
      </w:ins>
      <w:ins w:id="2877" w:author="Rev 9 Allen Wirfs-Brock" w:date="2012-07-06T13:39:00Z">
        <w:r w:rsidR="008B0F52">
          <w:rPr>
            <w:rFonts w:ascii="Arial" w:hAnsi="Arial"/>
          </w:rPr>
          <w:t>d</w:t>
        </w:r>
      </w:ins>
      <w:ins w:id="2878" w:author="Rev 9 Allen Wirfs-Brock" w:date="2012-07-06T13:38:00Z">
        <w:r w:rsidR="008B0F52">
          <w:rPr>
            <w:rFonts w:ascii="Arial" w:hAnsi="Arial"/>
          </w:rPr>
          <w:t xml:space="preserve"> by the </w:t>
        </w:r>
      </w:ins>
      <w:ins w:id="2879" w:author="Rev 9 Allen Wirfs-Brock" w:date="2012-07-06T13:41:00Z">
        <w:del w:id="2880" w:author="Rev 10 Allen Wirfs-Brock" w:date="2012-07-29T11:27:00Z">
          <w:r w:rsidR="008B0F52" w:rsidDel="00387B31">
            <w:rPr>
              <w:rFonts w:ascii="Arial" w:hAnsi="Arial"/>
            </w:rPr>
            <w:delText>QRV</w:delText>
          </w:r>
        </w:del>
      </w:ins>
      <w:ins w:id="2881" w:author="Rev 10 Allen Wirfs-Brock" w:date="2012-07-29T11:27:00Z">
        <w:r w:rsidR="00387B31">
          <w:rPr>
            <w:rFonts w:ascii="Arial" w:hAnsi="Arial"/>
          </w:rPr>
          <w:t>TRV</w:t>
        </w:r>
      </w:ins>
      <w:ins w:id="2882" w:author="Rev 9 Allen Wirfs-Brock" w:date="2012-07-06T13:38:00Z">
        <w:r w:rsidR="008B0F52">
          <w:rPr>
            <w:rFonts w:ascii="Arial" w:hAnsi="Arial"/>
          </w:rPr>
          <w:t xml:space="preserve"> of the second</w:t>
        </w:r>
      </w:ins>
      <w:ins w:id="2883" w:author="Rev 9 Allen Wirfs-Brock" w:date="2012-07-06T13:39:00Z">
        <w:r w:rsidR="008B0F52">
          <w:rPr>
            <w:rFonts w:ascii="Arial" w:hAnsi="Arial"/>
          </w:rPr>
          <w:t xml:space="preserve"> </w:t>
        </w:r>
        <w:r w:rsidR="008B0F52">
          <w:rPr>
            <w:i/>
          </w:rPr>
          <w:t>HexDigit</w:t>
        </w:r>
      </w:ins>
      <w:ins w:id="2884" w:author="Rev 9 Allen Wirfs-Brock" w:date="2012-07-06T13:31:00Z">
        <w:r w:rsidRPr="00E77497">
          <w:t>.</w:t>
        </w:r>
      </w:ins>
    </w:p>
    <w:p w14:paraId="3029CBF9" w14:textId="77777777" w:rsidR="008B0F52" w:rsidRDefault="008B0F52" w:rsidP="008B0F52">
      <w:pPr>
        <w:pStyle w:val="MathSpecialCase3"/>
        <w:numPr>
          <w:ilvl w:val="2"/>
          <w:numId w:val="31"/>
        </w:numPr>
        <w:tabs>
          <w:tab w:val="left" w:pos="450"/>
        </w:tabs>
        <w:spacing w:after="240"/>
        <w:ind w:left="446" w:hanging="446"/>
        <w:contextualSpacing/>
        <w:rPr>
          <w:ins w:id="2885" w:author="Rev 9 Allen Wirfs-Brock" w:date="2012-07-06T13:45:00Z"/>
        </w:rPr>
      </w:pPr>
      <w:ins w:id="2886" w:author="Rev 9 Allen Wirfs-Brock" w:date="2012-07-06T13:45:00Z">
        <w:r w:rsidRPr="00E77497">
          <w:rPr>
            <w:rFonts w:ascii="Arial" w:hAnsi="Arial"/>
          </w:rPr>
          <w:t xml:space="preserve">The </w:t>
        </w:r>
      </w:ins>
      <w:ins w:id="2887" w:author="Rev 9 Allen Wirfs-Brock" w:date="2012-07-06T13:49:00Z">
        <w:del w:id="2888" w:author="Rev 10 Allen Wirfs-Brock" w:date="2012-07-29T11:27:00Z">
          <w:r w:rsidR="00C6133D" w:rsidDel="00387B31">
            <w:rPr>
              <w:rFonts w:ascii="Arial" w:hAnsi="Arial"/>
            </w:rPr>
            <w:delText>Q</w:delText>
          </w:r>
        </w:del>
      </w:ins>
      <w:ins w:id="2889" w:author="Rev 9 Allen Wirfs-Brock" w:date="2012-07-06T13:46:00Z">
        <w:del w:id="2890" w:author="Rev 10 Allen Wirfs-Brock" w:date="2012-07-29T11:27:00Z">
          <w:r w:rsidDel="00387B31">
            <w:rPr>
              <w:rFonts w:ascii="Arial" w:hAnsi="Arial"/>
            </w:rPr>
            <w:delText>RV</w:delText>
          </w:r>
        </w:del>
      </w:ins>
      <w:ins w:id="2891" w:author="Rev 10 Allen Wirfs-Brock" w:date="2012-07-29T11:27:00Z">
        <w:r w:rsidR="00387B31">
          <w:rPr>
            <w:rFonts w:ascii="Arial" w:hAnsi="Arial"/>
          </w:rPr>
          <w:t>TRV</w:t>
        </w:r>
      </w:ins>
      <w:ins w:id="2892" w:author="Rev 9 Allen Wirfs-Brock" w:date="2012-07-06T13:45:00Z">
        <w:r w:rsidRPr="00E77497">
          <w:rPr>
            <w:rFonts w:ascii="Arial" w:hAnsi="Arial"/>
          </w:rPr>
          <w:t xml:space="preserve">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E77497">
          <w:rPr>
            <w:rFonts w:ascii="Courier New" w:hAnsi="Courier New"/>
            <w:b/>
          </w:rPr>
          <w:t>u</w:t>
        </w:r>
        <w:r w:rsidRPr="00E77497">
          <w:rPr>
            <w:i/>
          </w:rPr>
          <w:t xml:space="preserve"> </w:t>
        </w:r>
        <w:r w:rsidRPr="00E77497">
          <w:rPr>
            <w:rStyle w:val="bnf"/>
          </w:rPr>
          <w:t>HexDigit</w:t>
        </w:r>
        <w:r w:rsidRPr="00E77497">
          <w:t xml:space="preserve"> </w:t>
        </w:r>
        <w:r w:rsidRPr="00E77497">
          <w:rPr>
            <w:i/>
          </w:rPr>
          <w:t>HexDigit</w:t>
        </w:r>
        <w:r w:rsidRPr="00E77497">
          <w:t xml:space="preserve"> </w:t>
        </w:r>
        <w:r w:rsidRPr="00E77497">
          <w:rPr>
            <w:i/>
          </w:rPr>
          <w:t>HexDigit</w:t>
        </w:r>
        <w:r w:rsidRPr="00E77497">
          <w:t xml:space="preserve"> </w:t>
        </w:r>
        <w:r w:rsidRPr="00E77497">
          <w:rPr>
            <w:i/>
          </w:rPr>
          <w:t>HexDigit</w:t>
        </w:r>
        <w:r w:rsidRPr="00E77497">
          <w:t xml:space="preserve"> </w:t>
        </w:r>
      </w:ins>
      <w:ins w:id="2893" w:author="Rev 9 Allen Wirfs-Brock" w:date="2012-07-06T13:47:00Z">
        <w:r w:rsidRPr="00E65A34">
          <w:rPr>
            <w:rFonts w:ascii="Arial" w:hAnsi="Arial" w:cs="Arial"/>
          </w:rPr>
          <w:t xml:space="preserve">is </w:t>
        </w:r>
        <w:r>
          <w:rPr>
            <w:rFonts w:ascii="Arial" w:hAnsi="Arial" w:cs="Arial"/>
          </w:rPr>
          <w:t>the</w:t>
        </w:r>
        <w:r w:rsidRPr="00E65A34">
          <w:rPr>
            <w:rFonts w:ascii="Arial" w:hAnsi="Arial" w:cs="Arial"/>
          </w:rPr>
          <w:t xml:space="preserve"> sequence </w:t>
        </w:r>
        <w:r>
          <w:rPr>
            <w:rFonts w:ascii="Arial" w:hAnsi="Arial" w:cs="Arial"/>
          </w:rPr>
          <w:t xml:space="preserve">consisting </w:t>
        </w:r>
        <w:r w:rsidRPr="00E65A34">
          <w:rPr>
            <w:rFonts w:ascii="Arial" w:hAnsi="Arial" w:cs="Arial"/>
          </w:rPr>
          <w:t xml:space="preserve">of </w:t>
        </w:r>
        <w:r>
          <w:rPr>
            <w:rFonts w:ascii="Arial" w:hAnsi="Arial"/>
          </w:rPr>
          <w:t xml:space="preserve">code unit value </w:t>
        </w:r>
        <w:r w:rsidRPr="004A5E29">
          <w:t>0x</w:t>
        </w:r>
      </w:ins>
      <w:ins w:id="2894" w:author="Rev 9 Allen Wirfs-Brock" w:date="2012-07-06T13:58:00Z">
        <w:r w:rsidR="004A5E29">
          <w:t>00</w:t>
        </w:r>
      </w:ins>
      <w:ins w:id="2895" w:author="Rev 9 Allen Wirfs-Brock" w:date="2012-07-06T13:47:00Z">
        <w:r w:rsidRPr="004A5E29">
          <w:t>75</w:t>
        </w:r>
        <w:r>
          <w:rPr>
            <w:rFonts w:ascii="Arial" w:hAnsi="Arial"/>
          </w:rPr>
          <w:t xml:space="preserve"> followed by </w:t>
        </w:r>
        <w:del w:id="2896" w:author="Rev 10 Allen Wirfs-Brock" w:date="2012-07-29T11:27:00Z">
          <w:r w:rsidDel="00387B31">
            <w:rPr>
              <w:rFonts w:ascii="Arial" w:hAnsi="Arial"/>
            </w:rPr>
            <w:delText>QRV</w:delText>
          </w:r>
        </w:del>
      </w:ins>
      <w:ins w:id="2897" w:author="Rev 10 Allen Wirfs-Brock" w:date="2012-07-29T11:27:00Z">
        <w:r w:rsidR="00387B31">
          <w:rPr>
            <w:rFonts w:ascii="Arial" w:hAnsi="Arial"/>
          </w:rPr>
          <w:t>TRV</w:t>
        </w:r>
      </w:ins>
      <w:ins w:id="2898" w:author="Rev 9 Allen Wirfs-Brock" w:date="2012-07-06T13:47:00Z">
        <w:r>
          <w:rPr>
            <w:rFonts w:ascii="Arial" w:hAnsi="Arial"/>
          </w:rPr>
          <w:t xml:space="preserve"> of the first </w:t>
        </w:r>
        <w:r>
          <w:rPr>
            <w:i/>
          </w:rPr>
          <w:t>HexDigit</w:t>
        </w:r>
        <w:r>
          <w:rPr>
            <w:rFonts w:ascii="Arial" w:hAnsi="Arial"/>
          </w:rPr>
          <w:t xml:space="preserve"> followed by the </w:t>
        </w:r>
        <w:del w:id="2899" w:author="Rev 10 Allen Wirfs-Brock" w:date="2012-07-29T11:27:00Z">
          <w:r w:rsidDel="00387B31">
            <w:rPr>
              <w:rFonts w:ascii="Arial" w:hAnsi="Arial"/>
            </w:rPr>
            <w:delText>QRV</w:delText>
          </w:r>
        </w:del>
      </w:ins>
      <w:ins w:id="2900" w:author="Rev 10 Allen Wirfs-Brock" w:date="2012-07-29T11:27:00Z">
        <w:r w:rsidR="00387B31">
          <w:rPr>
            <w:rFonts w:ascii="Arial" w:hAnsi="Arial"/>
          </w:rPr>
          <w:t>TRV</w:t>
        </w:r>
      </w:ins>
      <w:ins w:id="2901" w:author="Rev 9 Allen Wirfs-Brock" w:date="2012-07-06T13:47:00Z">
        <w:r>
          <w:rPr>
            <w:rFonts w:ascii="Arial" w:hAnsi="Arial"/>
          </w:rPr>
          <w:t xml:space="preserve"> of the second </w:t>
        </w:r>
        <w:r>
          <w:rPr>
            <w:i/>
          </w:rPr>
          <w:t>HexDigit</w:t>
        </w:r>
      </w:ins>
      <w:ins w:id="2902" w:author="Rev 9 Allen Wirfs-Brock" w:date="2012-07-06T13:45:00Z">
        <w:r w:rsidRPr="00E77497">
          <w:rPr>
            <w:rFonts w:ascii="Arial" w:hAnsi="Arial" w:cs="Arial"/>
          </w:rPr>
          <w:t xml:space="preserve"> </w:t>
        </w:r>
      </w:ins>
      <w:ins w:id="2903" w:author="Rev 9 Allen Wirfs-Brock" w:date="2012-07-06T13:49:00Z">
        <w:r w:rsidR="00C6133D">
          <w:rPr>
            <w:rFonts w:ascii="Arial" w:hAnsi="Arial"/>
          </w:rPr>
          <w:t xml:space="preserve">followed by </w:t>
        </w:r>
        <w:del w:id="2904" w:author="Rev 10 Allen Wirfs-Brock" w:date="2012-07-29T11:27:00Z">
          <w:r w:rsidR="00C6133D" w:rsidDel="00387B31">
            <w:rPr>
              <w:rFonts w:ascii="Arial" w:hAnsi="Arial"/>
            </w:rPr>
            <w:delText>QRV</w:delText>
          </w:r>
        </w:del>
      </w:ins>
      <w:ins w:id="2905" w:author="Rev 10 Allen Wirfs-Brock" w:date="2012-07-29T11:27:00Z">
        <w:r w:rsidR="00387B31">
          <w:rPr>
            <w:rFonts w:ascii="Arial" w:hAnsi="Arial"/>
          </w:rPr>
          <w:t>TRV</w:t>
        </w:r>
      </w:ins>
      <w:ins w:id="2906" w:author="Rev 9 Allen Wirfs-Brock" w:date="2012-07-06T13:49:00Z">
        <w:r w:rsidR="00C6133D">
          <w:rPr>
            <w:rFonts w:ascii="Arial" w:hAnsi="Arial"/>
          </w:rPr>
          <w:t xml:space="preserve"> of the third </w:t>
        </w:r>
        <w:r w:rsidR="00C6133D">
          <w:rPr>
            <w:i/>
          </w:rPr>
          <w:t>HexDigit</w:t>
        </w:r>
        <w:r w:rsidR="00C6133D">
          <w:rPr>
            <w:rFonts w:ascii="Arial" w:hAnsi="Arial"/>
          </w:rPr>
          <w:t xml:space="preserve"> followed by the </w:t>
        </w:r>
        <w:del w:id="2907" w:author="Rev 10 Allen Wirfs-Brock" w:date="2012-07-29T11:27:00Z">
          <w:r w:rsidR="00C6133D" w:rsidDel="00387B31">
            <w:rPr>
              <w:rFonts w:ascii="Arial" w:hAnsi="Arial"/>
            </w:rPr>
            <w:delText>QRV</w:delText>
          </w:r>
        </w:del>
      </w:ins>
      <w:ins w:id="2908" w:author="Rev 10 Allen Wirfs-Brock" w:date="2012-07-29T11:27:00Z">
        <w:r w:rsidR="00387B31">
          <w:rPr>
            <w:rFonts w:ascii="Arial" w:hAnsi="Arial"/>
          </w:rPr>
          <w:t>TRV</w:t>
        </w:r>
      </w:ins>
      <w:ins w:id="2909" w:author="Rev 9 Allen Wirfs-Brock" w:date="2012-07-06T13:49:00Z">
        <w:r w:rsidR="00C6133D">
          <w:rPr>
            <w:rFonts w:ascii="Arial" w:hAnsi="Arial"/>
          </w:rPr>
          <w:t xml:space="preserve"> </w:t>
        </w:r>
      </w:ins>
      <w:ins w:id="2910" w:author="Rev 9 Allen Wirfs-Brock" w:date="2012-07-06T13:45:00Z">
        <w:r w:rsidRPr="00E77497">
          <w:rPr>
            <w:rFonts w:ascii="Arial" w:hAnsi="Arial" w:cs="Arial"/>
          </w:rPr>
          <w:t>of the fourth</w:t>
        </w:r>
        <w:r w:rsidRPr="00E77497">
          <w:t xml:space="preserve"> </w:t>
        </w:r>
        <w:r w:rsidRPr="00E77497">
          <w:rPr>
            <w:i/>
          </w:rPr>
          <w:t>HexDigit</w:t>
        </w:r>
        <w:r w:rsidRPr="00E77497">
          <w:t>.</w:t>
        </w:r>
      </w:ins>
    </w:p>
    <w:p w14:paraId="4E82CA5A" w14:textId="77777777" w:rsidR="008B0F52" w:rsidRDefault="008B0F52" w:rsidP="008B0F52">
      <w:pPr>
        <w:pStyle w:val="MathSpecialCase3"/>
        <w:numPr>
          <w:ilvl w:val="2"/>
          <w:numId w:val="31"/>
        </w:numPr>
        <w:tabs>
          <w:tab w:val="left" w:pos="450"/>
        </w:tabs>
        <w:spacing w:after="0"/>
        <w:ind w:left="446" w:hanging="446"/>
        <w:rPr>
          <w:ins w:id="2911" w:author="Rev 9 Allen Wirfs-Brock" w:date="2012-07-06T13:45:00Z"/>
        </w:rPr>
      </w:pPr>
      <w:ins w:id="2912" w:author="Rev 9 Allen Wirfs-Brock" w:date="2012-07-06T13:45:00Z">
        <w:r w:rsidRPr="00E77497">
          <w:rPr>
            <w:rFonts w:ascii="Arial" w:hAnsi="Arial"/>
          </w:rPr>
          <w:t xml:space="preserve">The </w:t>
        </w:r>
      </w:ins>
      <w:ins w:id="2913" w:author="Rev 9 Allen Wirfs-Brock" w:date="2012-07-06T13:49:00Z">
        <w:del w:id="2914" w:author="Rev 10 Allen Wirfs-Brock" w:date="2012-07-29T11:27:00Z">
          <w:r w:rsidR="00C6133D" w:rsidDel="00387B31">
            <w:rPr>
              <w:rFonts w:ascii="Arial" w:hAnsi="Arial"/>
            </w:rPr>
            <w:delText>QR</w:delText>
          </w:r>
        </w:del>
      </w:ins>
      <w:ins w:id="2915" w:author="Rev 9 Allen Wirfs-Brock" w:date="2012-07-06T13:45:00Z">
        <w:del w:id="2916" w:author="Rev 10 Allen Wirfs-Brock" w:date="2012-07-29T11:27:00Z">
          <w:r w:rsidRPr="00E77497" w:rsidDel="00387B31">
            <w:rPr>
              <w:rFonts w:ascii="Arial" w:hAnsi="Arial"/>
            </w:rPr>
            <w:delText>V</w:delText>
          </w:r>
        </w:del>
      </w:ins>
      <w:ins w:id="2917" w:author="Rev 10 Allen Wirfs-Brock" w:date="2012-07-29T11:27:00Z">
        <w:r w:rsidR="00387B31">
          <w:rPr>
            <w:rFonts w:ascii="Arial" w:hAnsi="Arial"/>
          </w:rPr>
          <w:t>TRV</w:t>
        </w:r>
      </w:ins>
      <w:ins w:id="2918" w:author="Rev 9 Allen Wirfs-Brock" w:date="2012-07-06T13:45:00Z">
        <w:r w:rsidRPr="00E77497">
          <w:rPr>
            <w:rFonts w:ascii="Arial" w:hAnsi="Arial"/>
          </w:rPr>
          <w:t xml:space="preserve">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355D90">
          <w:rPr>
            <w:rFonts w:ascii="Courier New" w:hAnsi="Courier New" w:cs="Courier New"/>
            <w:b/>
          </w:rPr>
          <w:t>u</w:t>
        </w:r>
        <w:r>
          <w:rPr>
            <w:rFonts w:ascii="Courier New" w:hAnsi="Courier New"/>
            <w:b/>
          </w:rPr>
          <w:t>{</w:t>
        </w:r>
        <w:r w:rsidRPr="00E77497">
          <w:rPr>
            <w:i/>
          </w:rPr>
          <w:t xml:space="preserve"> </w:t>
        </w:r>
        <w:r w:rsidRPr="00E77497">
          <w:rPr>
            <w:rStyle w:val="bnf"/>
          </w:rPr>
          <w:t>HexDigit</w:t>
        </w:r>
        <w:r>
          <w:rPr>
            <w:rStyle w:val="bnf"/>
          </w:rPr>
          <w:t>s</w:t>
        </w:r>
        <w:r w:rsidRPr="00E77497">
          <w:t xml:space="preserve"> </w:t>
        </w:r>
        <w:r>
          <w:rPr>
            <w:rFonts w:ascii="Courier New" w:hAnsi="Courier New"/>
            <w:b/>
          </w:rPr>
          <w:t>}</w:t>
        </w:r>
        <w:r w:rsidRPr="00EF1FE0">
          <w:rPr>
            <w:rFonts w:ascii="Arial" w:hAnsi="Arial" w:cs="Arial"/>
          </w:rPr>
          <w:t>is</w:t>
        </w:r>
        <w:r w:rsidRPr="00E77497">
          <w:t xml:space="preserve"> </w:t>
        </w:r>
        <w:r w:rsidRPr="00E77497">
          <w:rPr>
            <w:rFonts w:ascii="Arial" w:hAnsi="Arial" w:cs="Arial"/>
          </w:rPr>
          <w:t xml:space="preserve">the </w:t>
        </w:r>
      </w:ins>
      <w:ins w:id="2919" w:author="Rev 9 Allen Wirfs-Brock" w:date="2012-07-06T13:51:00Z">
        <w:r w:rsidR="00C6133D" w:rsidRPr="00E65A34">
          <w:rPr>
            <w:rFonts w:ascii="Arial" w:hAnsi="Arial" w:cs="Arial"/>
          </w:rPr>
          <w:t xml:space="preserve">sequence </w:t>
        </w:r>
        <w:del w:id="2920" w:author="Rev 10 Allen Wirfs-Brock" w:date="2012-08-13T15:54:00Z">
          <w:r w:rsidR="00C6133D" w:rsidDel="0003414D">
            <w:rPr>
              <w:rFonts w:ascii="Arial" w:hAnsi="Arial" w:cs="Arial"/>
            </w:rPr>
            <w:delText xml:space="preserve">consisting </w:delText>
          </w:r>
          <w:r w:rsidR="00C6133D" w:rsidRPr="00E65A34" w:rsidDel="0003414D">
            <w:rPr>
              <w:rFonts w:ascii="Arial" w:hAnsi="Arial" w:cs="Arial"/>
            </w:rPr>
            <w:delText>of the</w:delText>
          </w:r>
          <w:r w:rsidR="00C6133D" w:rsidDel="0003414D">
            <w:rPr>
              <w:rFonts w:ascii="Arial" w:hAnsi="Arial" w:cs="Arial"/>
            </w:rPr>
            <w:delText xml:space="preserve"> </w:delText>
          </w:r>
          <w:r w:rsidR="00C6133D" w:rsidDel="0003414D">
            <w:rPr>
              <w:rFonts w:ascii="Arial" w:hAnsi="Arial"/>
            </w:rPr>
            <w:delText xml:space="preserve">code units </w:delText>
          </w:r>
        </w:del>
        <w:r w:rsidR="00C6133D">
          <w:rPr>
            <w:rFonts w:ascii="Arial" w:hAnsi="Arial"/>
          </w:rPr>
          <w:t xml:space="preserve">consisting of code unit value </w:t>
        </w:r>
        <w:r w:rsidR="00C6133D" w:rsidRPr="00887FC2">
          <w:t>0x</w:t>
        </w:r>
      </w:ins>
      <w:ins w:id="2921" w:author="Rev 9 Allen Wirfs-Brock" w:date="2012-07-06T13:58:00Z">
        <w:r w:rsidR="004A5E29">
          <w:t>00</w:t>
        </w:r>
      </w:ins>
      <w:ins w:id="2922" w:author="Rev 9 Allen Wirfs-Brock" w:date="2012-07-06T13:51:00Z">
        <w:r w:rsidR="00C6133D" w:rsidRPr="00887FC2">
          <w:t>75</w:t>
        </w:r>
        <w:r w:rsidR="00C6133D">
          <w:rPr>
            <w:rFonts w:ascii="Arial" w:hAnsi="Arial"/>
          </w:rPr>
          <w:t xml:space="preserve"> followed by</w:t>
        </w:r>
      </w:ins>
      <w:ins w:id="2923" w:author="Rev 9 Allen Wirfs-Brock" w:date="2012-07-06T13:52:00Z">
        <w:r w:rsidR="00C6133D" w:rsidRPr="00C6133D">
          <w:rPr>
            <w:rFonts w:ascii="Arial" w:hAnsi="Arial"/>
          </w:rPr>
          <w:t xml:space="preserve"> </w:t>
        </w:r>
        <w:r w:rsidR="00C6133D">
          <w:rPr>
            <w:rFonts w:ascii="Arial" w:hAnsi="Arial"/>
          </w:rPr>
          <w:t xml:space="preserve">code unit value </w:t>
        </w:r>
        <w:r w:rsidR="00C6133D" w:rsidRPr="00887FC2">
          <w:t>0x</w:t>
        </w:r>
      </w:ins>
      <w:ins w:id="2924" w:author="Rev 9 Allen Wirfs-Brock" w:date="2012-07-06T13:58:00Z">
        <w:r w:rsidR="004A5E29">
          <w:t>00</w:t>
        </w:r>
      </w:ins>
      <w:ins w:id="2925" w:author="Rev 9 Allen Wirfs-Brock" w:date="2012-07-06T13:52:00Z">
        <w:r w:rsidR="00C6133D" w:rsidRPr="00887FC2">
          <w:t>7</w:t>
        </w:r>
      </w:ins>
      <w:ins w:id="2926" w:author="Rev 9 Allen Wirfs-Brock" w:date="2012-07-06T13:54:00Z">
        <w:r w:rsidR="00C6133D">
          <w:t>B</w:t>
        </w:r>
      </w:ins>
      <w:ins w:id="2927" w:author="Rev 9 Allen Wirfs-Brock" w:date="2012-07-06T13:52:00Z">
        <w:r w:rsidR="00C6133D">
          <w:rPr>
            <w:rFonts w:ascii="Arial" w:hAnsi="Arial"/>
          </w:rPr>
          <w:t xml:space="preserve"> </w:t>
        </w:r>
      </w:ins>
      <w:ins w:id="2928" w:author="Rev 9 Allen Wirfs-Brock" w:date="2012-07-06T13:51:00Z">
        <w:r w:rsidR="00C6133D">
          <w:rPr>
            <w:rFonts w:ascii="Arial" w:hAnsi="Arial"/>
          </w:rPr>
          <w:t xml:space="preserve"> </w:t>
        </w:r>
      </w:ins>
      <w:ins w:id="2929" w:author="Rev 9 Allen Wirfs-Brock" w:date="2012-07-06T13:54:00Z">
        <w:r w:rsidR="00C6133D">
          <w:rPr>
            <w:rFonts w:ascii="Arial" w:hAnsi="Arial"/>
          </w:rPr>
          <w:t>followed by</w:t>
        </w:r>
        <w:r w:rsidR="00C6133D" w:rsidRPr="00C6133D">
          <w:rPr>
            <w:rFonts w:ascii="Arial" w:hAnsi="Arial"/>
          </w:rPr>
          <w:t xml:space="preserve"> </w:t>
        </w:r>
      </w:ins>
      <w:ins w:id="2930" w:author="Rev 9 Allen Wirfs-Brock" w:date="2012-07-06T13:51:00Z">
        <w:del w:id="2931" w:author="Rev 10 Allen Wirfs-Brock" w:date="2012-07-29T11:27:00Z">
          <w:r w:rsidR="00C6133D" w:rsidDel="00387B31">
            <w:rPr>
              <w:rFonts w:ascii="Arial" w:hAnsi="Arial"/>
            </w:rPr>
            <w:delText>QRV</w:delText>
          </w:r>
        </w:del>
      </w:ins>
      <w:ins w:id="2932" w:author="Rev 10 Allen Wirfs-Brock" w:date="2012-07-29T11:27:00Z">
        <w:r w:rsidR="00387B31">
          <w:rPr>
            <w:rFonts w:ascii="Arial" w:hAnsi="Arial"/>
          </w:rPr>
          <w:t>TRV</w:t>
        </w:r>
      </w:ins>
      <w:ins w:id="2933" w:author="Rev 9 Allen Wirfs-Brock" w:date="2012-07-06T13:51:00Z">
        <w:r w:rsidR="00C6133D">
          <w:rPr>
            <w:rFonts w:ascii="Arial" w:hAnsi="Arial"/>
          </w:rPr>
          <w:t xml:space="preserve"> of </w:t>
        </w:r>
        <w:r w:rsidR="00C6133D">
          <w:rPr>
            <w:i/>
          </w:rPr>
          <w:t>HexDigit</w:t>
        </w:r>
        <w:r w:rsidR="00C6133D">
          <w:rPr>
            <w:rFonts w:ascii="Arial" w:hAnsi="Arial"/>
          </w:rPr>
          <w:t xml:space="preserve"> followed by</w:t>
        </w:r>
      </w:ins>
      <w:ins w:id="2934" w:author="Rev 9 Allen Wirfs-Brock" w:date="2012-07-06T13:54:00Z">
        <w:r w:rsidR="00C6133D" w:rsidRPr="00C6133D">
          <w:rPr>
            <w:rFonts w:ascii="Arial" w:hAnsi="Arial"/>
          </w:rPr>
          <w:t xml:space="preserve"> </w:t>
        </w:r>
        <w:r w:rsidR="00C6133D">
          <w:rPr>
            <w:rFonts w:ascii="Arial" w:hAnsi="Arial"/>
          </w:rPr>
          <w:t xml:space="preserve">code unit value </w:t>
        </w:r>
        <w:r w:rsidR="00C6133D" w:rsidRPr="00887FC2">
          <w:t>0x</w:t>
        </w:r>
      </w:ins>
      <w:ins w:id="2935" w:author="Rev 9 Allen Wirfs-Brock" w:date="2012-07-06T13:58:00Z">
        <w:r w:rsidR="004A5E29">
          <w:t>00</w:t>
        </w:r>
      </w:ins>
      <w:ins w:id="2936" w:author="Rev 9 Allen Wirfs-Brock" w:date="2012-07-06T13:54:00Z">
        <w:r w:rsidR="00C6133D" w:rsidRPr="00887FC2">
          <w:t>7</w:t>
        </w:r>
        <w:r w:rsidR="00C6133D">
          <w:t>D</w:t>
        </w:r>
      </w:ins>
      <w:ins w:id="2937" w:author="Rev 9 Allen Wirfs-Brock" w:date="2012-07-06T13:45:00Z">
        <w:r w:rsidRPr="00E77497">
          <w:t>.</w:t>
        </w:r>
      </w:ins>
    </w:p>
    <w:p w14:paraId="0A99AFB2" w14:textId="77777777" w:rsidR="00C6133D" w:rsidRPr="00E77497" w:rsidRDefault="00C6133D" w:rsidP="00C6133D">
      <w:pPr>
        <w:pStyle w:val="MathSpecialCase3"/>
        <w:numPr>
          <w:ilvl w:val="2"/>
          <w:numId w:val="31"/>
        </w:numPr>
        <w:tabs>
          <w:tab w:val="left" w:pos="450"/>
        </w:tabs>
        <w:spacing w:after="0"/>
        <w:ind w:left="446" w:hanging="446"/>
        <w:rPr>
          <w:ins w:id="2938" w:author="Rev 9 Allen Wirfs-Brock" w:date="2012-07-06T13:56:00Z"/>
        </w:rPr>
      </w:pPr>
      <w:ins w:id="2939" w:author="Rev 9 Allen Wirfs-Brock" w:date="2012-07-06T13:56:00Z">
        <w:r w:rsidRPr="00E77497">
          <w:rPr>
            <w:rFonts w:ascii="Arial" w:hAnsi="Arial" w:cs="Arial"/>
          </w:rPr>
          <w:t>The</w:t>
        </w:r>
        <w:r w:rsidRPr="00E77497">
          <w:rPr>
            <w:rFonts w:ascii="Arial" w:hAnsi="Arial"/>
          </w:rPr>
          <w:t xml:space="preserve"> </w:t>
        </w:r>
        <w:del w:id="2940" w:author="Rev 10 Allen Wirfs-Brock" w:date="2012-07-29T11:27:00Z">
          <w:r w:rsidDel="00387B31">
            <w:rPr>
              <w:rFonts w:ascii="Arial" w:hAnsi="Arial"/>
            </w:rPr>
            <w:delText>QRV</w:delText>
          </w:r>
        </w:del>
      </w:ins>
      <w:ins w:id="2941" w:author="Rev 10 Allen Wirfs-Brock" w:date="2012-07-29T11:27:00Z">
        <w:r w:rsidR="00387B31">
          <w:rPr>
            <w:rFonts w:ascii="Arial" w:hAnsi="Arial"/>
          </w:rPr>
          <w:t>TRV</w:t>
        </w:r>
      </w:ins>
      <w:ins w:id="2942" w:author="Rev 9 Allen Wirfs-Brock" w:date="2012-07-06T13:56:00Z">
        <w:r w:rsidRPr="00E77497">
          <w:rPr>
            <w:rFonts w:ascii="Arial" w:hAnsi="Arial"/>
          </w:rPr>
          <w:t xml:space="preserve"> of </w:t>
        </w:r>
        <w:r w:rsidRPr="00E77497">
          <w:rPr>
            <w:i/>
          </w:rPr>
          <w:t>Hex</w:t>
        </w:r>
        <w:r>
          <w:rPr>
            <w:i/>
          </w:rPr>
          <w:t xml:space="preserve">Digits </w:t>
        </w:r>
        <w:r w:rsidRPr="00E77497">
          <w:rPr>
            <w:rFonts w:ascii="Arial" w:hAnsi="Arial"/>
            <w:b/>
          </w:rPr>
          <w:t>::</w:t>
        </w:r>
        <w:r w:rsidRPr="00E77497">
          <w:t xml:space="preserve"> </w:t>
        </w:r>
        <w:r w:rsidRPr="00E77497">
          <w:rPr>
            <w:i/>
          </w:rPr>
          <w:t>HexDigit</w:t>
        </w:r>
        <w:r w:rsidRPr="00E77497">
          <w:t xml:space="preserve"> </w:t>
        </w:r>
        <w:r w:rsidRPr="00E77497">
          <w:rPr>
            <w:rFonts w:ascii="Arial" w:hAnsi="Arial"/>
          </w:rPr>
          <w:t xml:space="preserve">is the </w:t>
        </w:r>
      </w:ins>
      <w:ins w:id="2943" w:author="Rev 9 Allen Wirfs-Brock" w:date="2012-07-06T13:57:00Z">
        <w:del w:id="2944" w:author="Rev 10 Allen Wirfs-Brock" w:date="2012-07-29T11:27:00Z">
          <w:r w:rsidDel="00387B31">
            <w:rPr>
              <w:rFonts w:ascii="Arial" w:hAnsi="Arial"/>
            </w:rPr>
            <w:delText>QRV</w:delText>
          </w:r>
        </w:del>
      </w:ins>
      <w:ins w:id="2945" w:author="Rev 10 Allen Wirfs-Brock" w:date="2012-07-29T11:27:00Z">
        <w:r w:rsidR="00387B31">
          <w:rPr>
            <w:rFonts w:ascii="Arial" w:hAnsi="Arial"/>
          </w:rPr>
          <w:t>TRV</w:t>
        </w:r>
      </w:ins>
      <w:ins w:id="2946" w:author="Rev 9 Allen Wirfs-Brock" w:date="2012-07-06T13:56:00Z">
        <w:r w:rsidRPr="00E77497">
          <w:rPr>
            <w:rFonts w:ascii="Arial" w:hAnsi="Arial"/>
          </w:rPr>
          <w:t xml:space="preserve"> of </w:t>
        </w:r>
        <w:r w:rsidRPr="00E77497">
          <w:rPr>
            <w:i/>
          </w:rPr>
          <w:t>HexDigit</w:t>
        </w:r>
        <w:r w:rsidRPr="00E77497">
          <w:t>.</w:t>
        </w:r>
      </w:ins>
    </w:p>
    <w:p w14:paraId="44F600B4" w14:textId="77777777" w:rsidR="00C6133D" w:rsidRPr="004A5E29" w:rsidRDefault="00C6133D" w:rsidP="00C6133D">
      <w:pPr>
        <w:pStyle w:val="MathSpecialCase3"/>
        <w:numPr>
          <w:ilvl w:val="2"/>
          <w:numId w:val="31"/>
        </w:numPr>
        <w:tabs>
          <w:tab w:val="left" w:pos="450"/>
        </w:tabs>
        <w:spacing w:after="0"/>
        <w:ind w:left="446" w:hanging="446"/>
        <w:rPr>
          <w:ins w:id="2947" w:author="Rev 9 Allen Wirfs-Brock" w:date="2012-07-06T13:56:00Z"/>
        </w:rPr>
      </w:pPr>
      <w:ins w:id="2948" w:author="Rev 9 Allen Wirfs-Brock" w:date="2012-07-06T13:56:00Z">
        <w:r w:rsidRPr="00E77497">
          <w:rPr>
            <w:rFonts w:ascii="Arial" w:hAnsi="Arial" w:cs="Arial"/>
          </w:rPr>
          <w:t>The</w:t>
        </w:r>
        <w:r w:rsidRPr="00E77497">
          <w:rPr>
            <w:rFonts w:ascii="Arial" w:hAnsi="Arial"/>
          </w:rPr>
          <w:t xml:space="preserve"> </w:t>
        </w:r>
      </w:ins>
      <w:ins w:id="2949" w:author="Rev 9 Allen Wirfs-Brock" w:date="2012-07-06T13:57:00Z">
        <w:del w:id="2950" w:author="Rev 10 Allen Wirfs-Brock" w:date="2012-07-29T11:27:00Z">
          <w:r w:rsidDel="00387B31">
            <w:rPr>
              <w:rFonts w:ascii="Arial" w:hAnsi="Arial"/>
            </w:rPr>
            <w:delText>QRV</w:delText>
          </w:r>
        </w:del>
      </w:ins>
      <w:ins w:id="2951" w:author="Rev 10 Allen Wirfs-Brock" w:date="2012-07-29T11:27:00Z">
        <w:r w:rsidR="00387B31">
          <w:rPr>
            <w:rFonts w:ascii="Arial" w:hAnsi="Arial"/>
          </w:rPr>
          <w:t>TRV</w:t>
        </w:r>
      </w:ins>
      <w:ins w:id="2952" w:author="Rev 9 Allen Wirfs-Brock" w:date="2012-07-06T13:56:00Z">
        <w:r w:rsidRPr="00E77497">
          <w:rPr>
            <w:rFonts w:ascii="Arial" w:hAnsi="Arial"/>
          </w:rPr>
          <w:t xml:space="preserve"> of </w:t>
        </w:r>
        <w:r w:rsidRPr="00E77497">
          <w:rPr>
            <w:i/>
          </w:rPr>
          <w:t>Hex</w:t>
        </w:r>
        <w:r>
          <w:rPr>
            <w:i/>
          </w:rPr>
          <w:t>Digits</w:t>
        </w:r>
        <w:r w:rsidRPr="00E77497">
          <w:rPr>
            <w:i/>
          </w:rPr>
          <w:t xml:space="preserve"> </w:t>
        </w:r>
        <w:r w:rsidRPr="00E77497">
          <w:rPr>
            <w:rFonts w:ascii="Arial" w:hAnsi="Arial"/>
            <w:b/>
          </w:rPr>
          <w:t>::</w:t>
        </w:r>
        <w:r w:rsidRPr="00E77497">
          <w:t xml:space="preserve"> </w:t>
        </w:r>
        <w:r w:rsidRPr="00E77497">
          <w:rPr>
            <w:i/>
          </w:rPr>
          <w:t>Hex</w:t>
        </w:r>
        <w:r>
          <w:rPr>
            <w:i/>
          </w:rPr>
          <w:t>Digits</w:t>
        </w:r>
        <w:r w:rsidRPr="00E77497">
          <w:t xml:space="preserve"> </w:t>
        </w:r>
        <w:r w:rsidRPr="00E77497">
          <w:rPr>
            <w:i/>
          </w:rPr>
          <w:t>HexDigit</w:t>
        </w:r>
        <w:r w:rsidRPr="00E77497">
          <w:t xml:space="preserve"> </w:t>
        </w:r>
        <w:r w:rsidRPr="00E77497">
          <w:rPr>
            <w:rFonts w:ascii="Arial" w:hAnsi="Arial" w:cs="Arial"/>
          </w:rPr>
          <w:t xml:space="preserve">is </w:t>
        </w:r>
      </w:ins>
      <w:ins w:id="2953" w:author="Rev 9 Allen Wirfs-Brock" w:date="2012-07-06T13:57:00Z">
        <w:r>
          <w:rPr>
            <w:rFonts w:ascii="Arial" w:hAnsi="Arial" w:cs="Arial"/>
          </w:rPr>
          <w:t>the</w:t>
        </w:r>
        <w:r w:rsidRPr="00E65A34">
          <w:rPr>
            <w:rFonts w:ascii="Arial" w:hAnsi="Arial" w:cs="Arial"/>
          </w:rPr>
          <w:t xml:space="preserve"> sequence </w:t>
        </w:r>
        <w:r>
          <w:rPr>
            <w:rFonts w:ascii="Arial" w:hAnsi="Arial" w:cs="Arial"/>
          </w:rPr>
          <w:t xml:space="preserve">consisting </w:t>
        </w:r>
        <w:r w:rsidRPr="00E65A34">
          <w:rPr>
            <w:rFonts w:ascii="Arial" w:hAnsi="Arial" w:cs="Arial"/>
          </w:rPr>
          <w:t xml:space="preserve">of </w:t>
        </w:r>
        <w:del w:id="2954" w:author="Rev 10 Allen Wirfs-Brock" w:date="2012-07-29T11:27:00Z">
          <w:r w:rsidDel="00387B31">
            <w:rPr>
              <w:rFonts w:ascii="Arial" w:hAnsi="Arial" w:cs="Arial"/>
            </w:rPr>
            <w:delText>QRV</w:delText>
          </w:r>
        </w:del>
      </w:ins>
      <w:ins w:id="2955" w:author="Rev 10 Allen Wirfs-Brock" w:date="2012-07-29T11:27:00Z">
        <w:r w:rsidR="00387B31">
          <w:rPr>
            <w:rFonts w:ascii="Arial" w:hAnsi="Arial" w:cs="Arial"/>
          </w:rPr>
          <w:t>TRV</w:t>
        </w:r>
      </w:ins>
      <w:ins w:id="2956" w:author="Rev 9 Allen Wirfs-Brock" w:date="2012-07-06T13:57:00Z">
        <w:r>
          <w:rPr>
            <w:rFonts w:ascii="Arial" w:hAnsi="Arial" w:cs="Arial"/>
          </w:rPr>
          <w:t xml:space="preserve"> of </w:t>
        </w:r>
      </w:ins>
      <w:ins w:id="2957" w:author="Rev 9 Allen Wirfs-Brock" w:date="2012-07-06T13:56:00Z">
        <w:r w:rsidRPr="00E77497">
          <w:rPr>
            <w:i/>
          </w:rPr>
          <w:t>Hex</w:t>
        </w:r>
        <w:r>
          <w:rPr>
            <w:i/>
          </w:rPr>
          <w:t>Digits</w:t>
        </w:r>
        <w:r w:rsidRPr="00E77497">
          <w:t xml:space="preserve"> </w:t>
        </w:r>
      </w:ins>
      <w:ins w:id="2958" w:author="Rev 9 Allen Wirfs-Brock" w:date="2012-07-06T13:58:00Z">
        <w:r>
          <w:rPr>
            <w:rFonts w:ascii="Arial" w:hAnsi="Arial"/>
          </w:rPr>
          <w:t>followed by</w:t>
        </w:r>
        <w:r w:rsidRPr="00C6133D">
          <w:rPr>
            <w:rFonts w:ascii="Arial" w:hAnsi="Arial"/>
          </w:rPr>
          <w:t xml:space="preserve"> </w:t>
        </w:r>
        <w:del w:id="2959" w:author="Rev 10 Allen Wirfs-Brock" w:date="2012-07-29T11:27:00Z">
          <w:r w:rsidDel="00387B31">
            <w:rPr>
              <w:rFonts w:ascii="Arial" w:hAnsi="Arial"/>
            </w:rPr>
            <w:delText>QRV</w:delText>
          </w:r>
        </w:del>
      </w:ins>
      <w:ins w:id="2960" w:author="Rev 10 Allen Wirfs-Brock" w:date="2012-07-29T11:27:00Z">
        <w:r w:rsidR="00387B31">
          <w:rPr>
            <w:rFonts w:ascii="Arial" w:hAnsi="Arial"/>
          </w:rPr>
          <w:t>TRV</w:t>
        </w:r>
      </w:ins>
      <w:ins w:id="2961" w:author="Rev 9 Allen Wirfs-Brock" w:date="2012-07-06T13:58:00Z">
        <w:r>
          <w:rPr>
            <w:rFonts w:ascii="Arial" w:hAnsi="Arial"/>
          </w:rPr>
          <w:t xml:space="preserve"> of</w:t>
        </w:r>
      </w:ins>
      <w:ins w:id="2962" w:author="Rev 9 Allen Wirfs-Brock" w:date="2012-07-06T13:56:00Z">
        <w:r w:rsidRPr="00E77497">
          <w:t xml:space="preserve"> </w:t>
        </w:r>
        <w:r w:rsidRPr="00E77497">
          <w:rPr>
            <w:i/>
          </w:rPr>
          <w:t>HexDigit</w:t>
        </w:r>
        <w:r w:rsidRPr="00E77497">
          <w:rPr>
            <w:rFonts w:ascii="Arial" w:hAnsi="Arial" w:cs="Arial"/>
          </w:rPr>
          <w:t>.</w:t>
        </w:r>
      </w:ins>
    </w:p>
    <w:p w14:paraId="2C85C658" w14:textId="77777777" w:rsidR="008B0F52" w:rsidRPr="008B0F52" w:rsidRDefault="008B0F52" w:rsidP="008B0F52">
      <w:pPr>
        <w:pStyle w:val="MathSpecialCase3"/>
        <w:numPr>
          <w:ilvl w:val="2"/>
          <w:numId w:val="31"/>
        </w:numPr>
        <w:tabs>
          <w:tab w:val="left" w:pos="450"/>
        </w:tabs>
        <w:spacing w:after="0"/>
        <w:ind w:left="446" w:hanging="446"/>
        <w:rPr>
          <w:ins w:id="2963" w:author="Rev 9 Allen Wirfs-Brock" w:date="2012-07-06T13:42:00Z"/>
        </w:rPr>
      </w:pPr>
      <w:ins w:id="2964" w:author="Rev 9 Allen Wirfs-Brock" w:date="2012-07-06T13:42:00Z">
        <w:r w:rsidRPr="00FE4F42">
          <w:rPr>
            <w:rFonts w:ascii="Arial" w:hAnsi="Arial"/>
          </w:rPr>
          <w:t xml:space="preserve">The </w:t>
        </w:r>
        <w:del w:id="2965" w:author="Rev 10 Allen Wirfs-Brock" w:date="2012-07-29T11:27:00Z">
          <w:r w:rsidRPr="00FE4F42" w:rsidDel="00387B31">
            <w:rPr>
              <w:rFonts w:ascii="Arial" w:hAnsi="Arial"/>
            </w:rPr>
            <w:delText>Q</w:delText>
          </w:r>
          <w:r w:rsidDel="00387B31">
            <w:rPr>
              <w:rFonts w:ascii="Arial" w:hAnsi="Arial"/>
            </w:rPr>
            <w:delText>R</w:delText>
          </w:r>
          <w:r w:rsidRPr="00FE4F42" w:rsidDel="00387B31">
            <w:rPr>
              <w:rFonts w:ascii="Arial" w:hAnsi="Arial"/>
            </w:rPr>
            <w:delText>V</w:delText>
          </w:r>
        </w:del>
      </w:ins>
      <w:ins w:id="2966" w:author="Rev 10 Allen Wirfs-Brock" w:date="2012-07-29T11:27:00Z">
        <w:r w:rsidR="00387B31">
          <w:rPr>
            <w:rFonts w:ascii="Arial" w:hAnsi="Arial"/>
          </w:rPr>
          <w:t>TRV</w:t>
        </w:r>
      </w:ins>
      <w:ins w:id="2967" w:author="Rev 9 Allen Wirfs-Brock" w:date="2012-07-06T13:42:00Z">
        <w:r w:rsidRPr="00FE4F42">
          <w:rPr>
            <w:rFonts w:ascii="Arial" w:hAnsi="Arial"/>
          </w:rPr>
          <w:t xml:space="preserve"> of</w:t>
        </w:r>
        <w:r>
          <w:rPr>
            <w:rFonts w:ascii="Arial" w:hAnsi="Arial"/>
          </w:rPr>
          <w:t xml:space="preserve"> a </w:t>
        </w:r>
        <w:r>
          <w:rPr>
            <w:i/>
          </w:rPr>
          <w:t>HexDigit</w:t>
        </w:r>
        <w:r>
          <w:rPr>
            <w:rFonts w:ascii="Arial" w:hAnsi="Arial"/>
          </w:rPr>
          <w:t xml:space="preserve">  is </w:t>
        </w:r>
      </w:ins>
      <w:ins w:id="2968" w:author="Rev 9 Allen Wirfs-Brock" w:date="2012-07-06T13:43:00Z">
        <w:r w:rsidRPr="00E77497">
          <w:rPr>
            <w:rFonts w:ascii="Arial" w:hAnsi="Arial" w:cs="Arial"/>
          </w:rPr>
          <w:t>CV of the</w:t>
        </w:r>
        <w:r>
          <w:rPr>
            <w:rFonts w:ascii="Arial" w:hAnsi="Arial" w:cs="Arial"/>
          </w:rPr>
          <w:t xml:space="preserve"> </w:t>
        </w:r>
        <w:r w:rsidRPr="00E77497">
          <w:rPr>
            <w:i/>
          </w:rPr>
          <w:t>SourceCharacter</w:t>
        </w:r>
        <w:r>
          <w:rPr>
            <w:rFonts w:ascii="Arial" w:hAnsi="Arial" w:cs="Arial"/>
          </w:rPr>
          <w:t xml:space="preserve"> that is that </w:t>
        </w:r>
      </w:ins>
      <w:ins w:id="2969" w:author="Rev 9 Allen Wirfs-Brock" w:date="2012-07-06T13:44:00Z">
        <w:r>
          <w:rPr>
            <w:i/>
          </w:rPr>
          <w:t>HexDigit</w:t>
        </w:r>
      </w:ins>
      <w:ins w:id="2970" w:author="Rev 9 Allen Wirfs-Brock" w:date="2012-07-06T13:43:00Z">
        <w:r w:rsidRPr="00E77497">
          <w:t>.</w:t>
        </w:r>
      </w:ins>
    </w:p>
    <w:p w14:paraId="2316E65A" w14:textId="77777777" w:rsidR="007E0FF6" w:rsidRPr="00CF27DF" w:rsidRDefault="007E0FF6" w:rsidP="007E0FF6">
      <w:pPr>
        <w:pStyle w:val="MathSpecialCase3"/>
        <w:numPr>
          <w:ilvl w:val="2"/>
          <w:numId w:val="31"/>
        </w:numPr>
        <w:tabs>
          <w:tab w:val="left" w:pos="450"/>
        </w:tabs>
        <w:spacing w:after="0"/>
        <w:ind w:left="446" w:hanging="446"/>
        <w:rPr>
          <w:ins w:id="2971" w:author="Rev 9 Allen Wirfs-Brock" w:date="2012-07-06T09:44:00Z"/>
        </w:rPr>
      </w:pPr>
      <w:ins w:id="2972" w:author="Rev 9 Allen Wirfs-Brock" w:date="2012-07-06T09:44:00Z">
        <w:r w:rsidRPr="00FE4F42">
          <w:rPr>
            <w:rFonts w:ascii="Arial" w:hAnsi="Arial"/>
          </w:rPr>
          <w:t xml:space="preserve">The </w:t>
        </w:r>
        <w:del w:id="2973" w:author="Rev 10 Allen Wirfs-Brock" w:date="2012-07-29T11:27:00Z">
          <w:r w:rsidRPr="00FE4F42" w:rsidDel="00387B31">
            <w:rPr>
              <w:rFonts w:ascii="Arial" w:hAnsi="Arial"/>
            </w:rPr>
            <w:delText>Q</w:delText>
          </w:r>
        </w:del>
      </w:ins>
      <w:ins w:id="2974" w:author="Rev 9 Allen Wirfs-Brock" w:date="2012-07-06T10:18:00Z">
        <w:del w:id="2975" w:author="Rev 10 Allen Wirfs-Brock" w:date="2012-07-29T11:27:00Z">
          <w:r w:rsidR="00665EB3" w:rsidDel="00387B31">
            <w:rPr>
              <w:rFonts w:ascii="Arial" w:hAnsi="Arial"/>
            </w:rPr>
            <w:delText>R</w:delText>
          </w:r>
        </w:del>
      </w:ins>
      <w:ins w:id="2976" w:author="Rev 9 Allen Wirfs-Brock" w:date="2012-07-06T09:44:00Z">
        <w:del w:id="2977" w:author="Rev 10 Allen Wirfs-Brock" w:date="2012-07-29T11:27:00Z">
          <w:r w:rsidRPr="00FE4F42" w:rsidDel="00387B31">
            <w:rPr>
              <w:rFonts w:ascii="Arial" w:hAnsi="Arial"/>
            </w:rPr>
            <w:delText>V</w:delText>
          </w:r>
        </w:del>
      </w:ins>
      <w:ins w:id="2978" w:author="Rev 10 Allen Wirfs-Brock" w:date="2012-07-29T11:27:00Z">
        <w:r w:rsidR="00387B31">
          <w:rPr>
            <w:rFonts w:ascii="Arial" w:hAnsi="Arial"/>
          </w:rPr>
          <w:t>TRV</w:t>
        </w:r>
      </w:ins>
      <w:ins w:id="2979" w:author="Rev 9 Allen Wirfs-Brock" w:date="2012-07-06T09:44:00Z">
        <w:r w:rsidRPr="00FE4F42">
          <w:rPr>
            <w:rFonts w:ascii="Arial" w:hAnsi="Arial"/>
          </w:rPr>
          <w:t xml:space="preserve"> of</w:t>
        </w:r>
        <w:r w:rsidRPr="00E77497">
          <w:t xml:space="preserve"> </w:t>
        </w:r>
        <w:r w:rsidRPr="00FE4F42">
          <w:rPr>
            <w:i/>
          </w:rPr>
          <w:t>LineContinuation</w:t>
        </w:r>
        <w:r w:rsidRPr="00E77497">
          <w:t xml:space="preserve"> </w:t>
        </w:r>
        <w:r w:rsidRPr="00FE4F42">
          <w:rPr>
            <w:rFonts w:ascii="Arial" w:hAnsi="Arial"/>
            <w:b/>
          </w:rPr>
          <w:t>::</w:t>
        </w:r>
        <w:r w:rsidRPr="00E77497">
          <w:t xml:space="preserve"> </w:t>
        </w:r>
        <w:r w:rsidRPr="00FE4F42">
          <w:rPr>
            <w:rFonts w:ascii="Courier New" w:hAnsi="Courier New" w:cs="Courier New"/>
            <w:b/>
          </w:rPr>
          <w:t>\</w:t>
        </w:r>
        <w:r w:rsidRPr="00E77497">
          <w:t xml:space="preserve"> </w:t>
        </w:r>
        <w:r w:rsidRPr="00FE4F42">
          <w:rPr>
            <w:i/>
          </w:rPr>
          <w:t>LineTerminatorSequence</w:t>
        </w:r>
        <w:r w:rsidRPr="00E77497">
          <w:t xml:space="preserve"> </w:t>
        </w:r>
        <w:r w:rsidRPr="00FE4F42">
          <w:rPr>
            <w:rFonts w:ascii="Arial" w:hAnsi="Arial"/>
          </w:rPr>
          <w:t xml:space="preserve">is </w:t>
        </w:r>
      </w:ins>
      <w:ins w:id="2980" w:author="Rev 9 Allen Wirfs-Brock" w:date="2012-07-06T10:19:00Z">
        <w:r w:rsidR="00665EB3">
          <w:rPr>
            <w:rFonts w:ascii="Arial" w:hAnsi="Arial" w:cs="Arial"/>
          </w:rPr>
          <w:t xml:space="preserve">the sequence consisting of the code unit value </w:t>
        </w:r>
        <w:r w:rsidR="00665EB3">
          <w:t>0x005C</w:t>
        </w:r>
        <w:r w:rsidR="00665EB3">
          <w:rPr>
            <w:rFonts w:ascii="Arial" w:hAnsi="Arial" w:cs="Arial"/>
          </w:rPr>
          <w:t xml:space="preserve">  followed by the code units of </w:t>
        </w:r>
      </w:ins>
      <w:ins w:id="2981" w:author="Rev 9 Allen Wirfs-Brock" w:date="2012-07-06T10:20:00Z">
        <w:del w:id="2982" w:author="Rev 10 Allen Wirfs-Brock" w:date="2012-07-29T11:27:00Z">
          <w:r w:rsidR="00665EB3" w:rsidDel="00387B31">
            <w:rPr>
              <w:rFonts w:ascii="Arial" w:hAnsi="Arial" w:cs="Arial"/>
            </w:rPr>
            <w:delText>Q</w:delText>
          </w:r>
        </w:del>
      </w:ins>
      <w:ins w:id="2983" w:author="Rev 9 Allen Wirfs-Brock" w:date="2012-07-06T12:56:00Z">
        <w:del w:id="2984" w:author="Rev 10 Allen Wirfs-Brock" w:date="2012-07-29T11:27:00Z">
          <w:r w:rsidR="00C5377E" w:rsidDel="00387B31">
            <w:rPr>
              <w:rFonts w:ascii="Arial" w:hAnsi="Arial" w:cs="Arial"/>
            </w:rPr>
            <w:delText>R</w:delText>
          </w:r>
        </w:del>
      </w:ins>
      <w:ins w:id="2985" w:author="Rev 9 Allen Wirfs-Brock" w:date="2012-07-06T10:19:00Z">
        <w:del w:id="2986" w:author="Rev 10 Allen Wirfs-Brock" w:date="2012-07-29T11:27:00Z">
          <w:r w:rsidR="00665EB3" w:rsidDel="00387B31">
            <w:rPr>
              <w:rFonts w:ascii="Arial" w:hAnsi="Arial" w:cs="Arial"/>
            </w:rPr>
            <w:delText>V</w:delText>
          </w:r>
        </w:del>
      </w:ins>
      <w:ins w:id="2987" w:author="Rev 10 Allen Wirfs-Brock" w:date="2012-07-29T11:27:00Z">
        <w:r w:rsidR="00387B31">
          <w:rPr>
            <w:rFonts w:ascii="Arial" w:hAnsi="Arial" w:cs="Arial"/>
          </w:rPr>
          <w:t>TRV</w:t>
        </w:r>
      </w:ins>
      <w:ins w:id="2988" w:author="Rev 9 Allen Wirfs-Brock" w:date="2012-07-06T10:19:00Z">
        <w:r w:rsidR="00665EB3">
          <w:rPr>
            <w:rFonts w:ascii="Arial" w:hAnsi="Arial" w:cs="Arial"/>
          </w:rPr>
          <w:t xml:space="preserve"> of </w:t>
        </w:r>
      </w:ins>
      <w:ins w:id="2989" w:author="Rev 9 Allen Wirfs-Brock" w:date="2012-07-06T09:44:00Z">
        <w:r w:rsidRPr="00FE4F42">
          <w:rPr>
            <w:i/>
          </w:rPr>
          <w:t>LineTerminatorSequence</w:t>
        </w:r>
        <w:r w:rsidRPr="00FE4F42">
          <w:rPr>
            <w:rFonts w:ascii="Arial" w:hAnsi="Arial"/>
          </w:rPr>
          <w:t>.</w:t>
        </w:r>
      </w:ins>
    </w:p>
    <w:p w14:paraId="408FD001" w14:textId="77777777" w:rsidR="007E0FF6" w:rsidRPr="00FE4F42" w:rsidRDefault="007E0FF6" w:rsidP="007E0FF6">
      <w:pPr>
        <w:pStyle w:val="MathSpecialCase3"/>
        <w:numPr>
          <w:ilvl w:val="2"/>
          <w:numId w:val="31"/>
        </w:numPr>
        <w:tabs>
          <w:tab w:val="left" w:pos="450"/>
        </w:tabs>
        <w:spacing w:after="0"/>
        <w:ind w:left="446" w:hanging="446"/>
        <w:rPr>
          <w:ins w:id="2990" w:author="Rev 9 Allen Wirfs-Brock" w:date="2012-07-06T09:44:00Z"/>
        </w:rPr>
      </w:pPr>
      <w:ins w:id="2991" w:author="Rev 9 Allen Wirfs-Brock" w:date="2012-07-06T09:44:00Z">
        <w:r w:rsidRPr="00FE4F42">
          <w:rPr>
            <w:rFonts w:ascii="Arial" w:hAnsi="Arial"/>
          </w:rPr>
          <w:t xml:space="preserve">The </w:t>
        </w:r>
        <w:del w:id="2992" w:author="Rev 10 Allen Wirfs-Brock" w:date="2012-07-29T11:27:00Z">
          <w:r w:rsidRPr="00FE4F42" w:rsidDel="00387B31">
            <w:rPr>
              <w:rFonts w:ascii="Arial" w:hAnsi="Arial"/>
            </w:rPr>
            <w:delText>Q</w:delText>
          </w:r>
        </w:del>
      </w:ins>
      <w:ins w:id="2993" w:author="Rev 9 Allen Wirfs-Brock" w:date="2012-07-06T12:56:00Z">
        <w:del w:id="2994" w:author="Rev 10 Allen Wirfs-Brock" w:date="2012-07-29T11:27:00Z">
          <w:r w:rsidR="00C5377E" w:rsidDel="00387B31">
            <w:rPr>
              <w:rFonts w:ascii="Arial" w:hAnsi="Arial"/>
            </w:rPr>
            <w:delText>R</w:delText>
          </w:r>
        </w:del>
      </w:ins>
      <w:ins w:id="2995" w:author="Rev 9 Allen Wirfs-Brock" w:date="2012-07-06T09:44:00Z">
        <w:del w:id="2996" w:author="Rev 10 Allen Wirfs-Brock" w:date="2012-07-29T11:27:00Z">
          <w:r w:rsidRPr="00FE4F42" w:rsidDel="00387B31">
            <w:rPr>
              <w:rFonts w:ascii="Arial" w:hAnsi="Arial"/>
            </w:rPr>
            <w:delText>V</w:delText>
          </w:r>
        </w:del>
      </w:ins>
      <w:ins w:id="2997" w:author="Rev 10 Allen Wirfs-Brock" w:date="2012-07-29T11:27:00Z">
        <w:r w:rsidR="00387B31">
          <w:rPr>
            <w:rFonts w:ascii="Arial" w:hAnsi="Arial"/>
          </w:rPr>
          <w:t>TRV</w:t>
        </w:r>
      </w:ins>
      <w:ins w:id="2998" w:author="Rev 9 Allen Wirfs-Brock" w:date="2012-07-06T09:44:00Z">
        <w:r w:rsidRPr="00FE4F42">
          <w:rPr>
            <w:rFonts w:ascii="Arial" w:hAnsi="Arial"/>
          </w:rPr>
          <w:t xml:space="preserve"> of</w:t>
        </w:r>
        <w:r w:rsidRPr="00E77497">
          <w:t xml:space="preserve"> </w:t>
        </w:r>
        <w:r w:rsidRPr="00FE4F42">
          <w:rPr>
            <w:i/>
          </w:rPr>
          <w:t xml:space="preserve">LineTerminatorSequence </w:t>
        </w:r>
        <w:r w:rsidRPr="00FE4F42">
          <w:rPr>
            <w:rFonts w:ascii="Arial" w:hAnsi="Arial"/>
            <w:b/>
          </w:rPr>
          <w:t>::</w:t>
        </w:r>
        <w:r w:rsidRPr="00317AA1">
          <w:t xml:space="preserve"> </w:t>
        </w:r>
        <w:r>
          <w:t xml:space="preserve"> </w:t>
        </w:r>
        <w:r w:rsidRPr="00F55BFC">
          <w:t>&lt;LF&gt;</w:t>
        </w:r>
        <w:r w:rsidRPr="00FE4F42">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0x000A</w:t>
        </w:r>
        <w:r w:rsidRPr="00FE4F42">
          <w:rPr>
            <w:rFonts w:ascii="Arial" w:hAnsi="Arial" w:cs="Arial"/>
          </w:rPr>
          <w:t>.</w:t>
        </w:r>
      </w:ins>
    </w:p>
    <w:p w14:paraId="682B90E0" w14:textId="77777777" w:rsidR="007E0FF6" w:rsidRPr="001E1EC2" w:rsidRDefault="007E0FF6" w:rsidP="007E0FF6">
      <w:pPr>
        <w:pStyle w:val="MathSpecialCase3"/>
        <w:numPr>
          <w:ilvl w:val="2"/>
          <w:numId w:val="31"/>
        </w:numPr>
        <w:tabs>
          <w:tab w:val="left" w:pos="450"/>
        </w:tabs>
        <w:spacing w:after="0"/>
        <w:ind w:left="446" w:hanging="446"/>
        <w:rPr>
          <w:ins w:id="2999" w:author="Rev 9 Allen Wirfs-Brock" w:date="2012-07-06T09:44:00Z"/>
        </w:rPr>
      </w:pPr>
      <w:ins w:id="3000" w:author="Rev 9 Allen Wirfs-Brock" w:date="2012-07-06T09:44:00Z">
        <w:r w:rsidRPr="00E77497">
          <w:rPr>
            <w:rFonts w:ascii="Arial" w:hAnsi="Arial"/>
          </w:rPr>
          <w:t xml:space="preserve">The </w:t>
        </w:r>
        <w:del w:id="3001" w:author="Rev 10 Allen Wirfs-Brock" w:date="2012-07-29T11:27:00Z">
          <w:r w:rsidDel="00387B31">
            <w:rPr>
              <w:rFonts w:ascii="Arial" w:hAnsi="Arial"/>
            </w:rPr>
            <w:delText>Q</w:delText>
          </w:r>
        </w:del>
      </w:ins>
      <w:ins w:id="3002" w:author="Rev 9 Allen Wirfs-Brock" w:date="2012-07-06T12:56:00Z">
        <w:del w:id="3003" w:author="Rev 10 Allen Wirfs-Brock" w:date="2012-07-29T11:27:00Z">
          <w:r w:rsidR="00C5377E" w:rsidDel="00387B31">
            <w:rPr>
              <w:rFonts w:ascii="Arial" w:hAnsi="Arial"/>
            </w:rPr>
            <w:delText>R</w:delText>
          </w:r>
        </w:del>
      </w:ins>
      <w:ins w:id="3004" w:author="Rev 9 Allen Wirfs-Brock" w:date="2012-07-06T09:44:00Z">
        <w:del w:id="3005" w:author="Rev 10 Allen Wirfs-Brock" w:date="2012-07-29T11:27:00Z">
          <w:r w:rsidRPr="00E77497" w:rsidDel="00387B31">
            <w:rPr>
              <w:rFonts w:ascii="Arial" w:hAnsi="Arial"/>
            </w:rPr>
            <w:delText>V</w:delText>
          </w:r>
        </w:del>
      </w:ins>
      <w:ins w:id="3006" w:author="Rev 10 Allen Wirfs-Brock" w:date="2012-07-29T11:27:00Z">
        <w:r w:rsidR="00387B31">
          <w:rPr>
            <w:rFonts w:ascii="Arial" w:hAnsi="Arial"/>
          </w:rPr>
          <w:t>TRV</w:t>
        </w:r>
      </w:ins>
      <w:ins w:id="3007" w:author="Rev 9 Allen Wirfs-Brock" w:date="2012-07-06T09:44:00Z">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317AA1">
          <w:t xml:space="preserve"> </w:t>
        </w:r>
        <w:r>
          <w:t xml:space="preserve"> </w:t>
        </w:r>
        <w:r w:rsidRPr="00FE4F42">
          <w:t xml:space="preserve">&lt;CR&gt; </w:t>
        </w:r>
        <w:r w:rsidRPr="00FE4F42">
          <w:rPr>
            <w:rFonts w:ascii="Arial" w:hAnsi="Arial" w:cs="Arial"/>
            <w:sz w:val="16"/>
          </w:rPr>
          <w:t>[lookahead</w:t>
        </w:r>
        <w:r w:rsidRPr="00FE4F42">
          <w:rPr>
            <w:sz w:val="16"/>
          </w:rPr>
          <w:t xml:space="preserve"> </w:t>
        </w:r>
        <w:r w:rsidRPr="00FE4F42">
          <w:rPr>
            <w:rFonts w:ascii="Arial" w:hAnsi="Arial" w:cs="Arial"/>
            <w:sz w:val="16"/>
          </w:rPr>
          <w:sym w:font="Symbol" w:char="F0CF"/>
        </w:r>
        <w:r w:rsidRPr="00FE4F42">
          <w:rPr>
            <w:sz w:val="16"/>
          </w:rPr>
          <w:t xml:space="preserve"> &lt;LF&gt;</w:t>
        </w:r>
        <w:r w:rsidRPr="00FE4F42">
          <w:t xml:space="preserve"> </w:t>
        </w:r>
        <w:r w:rsidRPr="00FE4F42">
          <w:rPr>
            <w:rFonts w:ascii="Arial" w:hAnsi="Arial" w:cs="Arial"/>
            <w:sz w:val="16"/>
          </w:rPr>
          <w:t>]</w:t>
        </w:r>
        <w:r>
          <w:t xml:space="preserve"> </w:t>
        </w:r>
        <w:r w:rsidRPr="00317AA1">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0x000D</w:t>
        </w:r>
        <w:r w:rsidRPr="00E77497">
          <w:rPr>
            <w:rFonts w:ascii="Arial" w:hAnsi="Arial" w:cs="Arial"/>
          </w:rPr>
          <w:t>.</w:t>
        </w:r>
      </w:ins>
    </w:p>
    <w:p w14:paraId="6A61CB65" w14:textId="77777777" w:rsidR="007E0FF6" w:rsidRPr="00FE4F42" w:rsidRDefault="007E0FF6" w:rsidP="007E0FF6">
      <w:pPr>
        <w:pStyle w:val="MathSpecialCase3"/>
        <w:numPr>
          <w:ilvl w:val="2"/>
          <w:numId w:val="31"/>
        </w:numPr>
        <w:tabs>
          <w:tab w:val="left" w:pos="450"/>
        </w:tabs>
        <w:spacing w:after="0"/>
        <w:ind w:left="446" w:hanging="446"/>
        <w:rPr>
          <w:ins w:id="3008" w:author="Rev 9 Allen Wirfs-Brock" w:date="2012-07-06T09:44:00Z"/>
        </w:rPr>
      </w:pPr>
      <w:ins w:id="3009" w:author="Rev 9 Allen Wirfs-Brock" w:date="2012-07-06T09:44:00Z">
        <w:r w:rsidRPr="00E77497">
          <w:rPr>
            <w:rFonts w:ascii="Arial" w:hAnsi="Arial"/>
          </w:rPr>
          <w:t xml:space="preserve">The </w:t>
        </w:r>
        <w:del w:id="3010" w:author="Rev 10 Allen Wirfs-Brock" w:date="2012-07-29T11:27:00Z">
          <w:r w:rsidDel="00387B31">
            <w:rPr>
              <w:rFonts w:ascii="Arial" w:hAnsi="Arial"/>
            </w:rPr>
            <w:delText>Q</w:delText>
          </w:r>
        </w:del>
      </w:ins>
      <w:ins w:id="3011" w:author="Rev 9 Allen Wirfs-Brock" w:date="2012-07-06T12:56:00Z">
        <w:del w:id="3012" w:author="Rev 10 Allen Wirfs-Brock" w:date="2012-07-29T11:27:00Z">
          <w:r w:rsidR="00C5377E" w:rsidDel="00387B31">
            <w:rPr>
              <w:rFonts w:ascii="Arial" w:hAnsi="Arial"/>
            </w:rPr>
            <w:delText>R</w:delText>
          </w:r>
        </w:del>
      </w:ins>
      <w:ins w:id="3013" w:author="Rev 9 Allen Wirfs-Brock" w:date="2012-07-06T09:44:00Z">
        <w:del w:id="3014" w:author="Rev 10 Allen Wirfs-Brock" w:date="2012-07-29T11:27:00Z">
          <w:r w:rsidRPr="00E77497" w:rsidDel="00387B31">
            <w:rPr>
              <w:rFonts w:ascii="Arial" w:hAnsi="Arial"/>
            </w:rPr>
            <w:delText>V</w:delText>
          </w:r>
        </w:del>
      </w:ins>
      <w:ins w:id="3015" w:author="Rev 10 Allen Wirfs-Brock" w:date="2012-07-29T11:27:00Z">
        <w:r w:rsidR="00387B31">
          <w:rPr>
            <w:rFonts w:ascii="Arial" w:hAnsi="Arial"/>
          </w:rPr>
          <w:t>TRV</w:t>
        </w:r>
      </w:ins>
      <w:ins w:id="3016" w:author="Rev 9 Allen Wirfs-Brock" w:date="2012-07-06T09:44:00Z">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317AA1">
          <w:t xml:space="preserve"> </w:t>
        </w:r>
        <w:r>
          <w:t xml:space="preserve"> </w:t>
        </w:r>
        <w:r w:rsidRPr="001E1EC2">
          <w:t>&lt;L</w:t>
        </w:r>
        <w:r>
          <w:t xml:space="preserve">S&gt; </w:t>
        </w:r>
        <w:r w:rsidRPr="00317AA1">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0x2028</w:t>
        </w:r>
        <w:r w:rsidRPr="00E77497">
          <w:rPr>
            <w:rFonts w:ascii="Arial" w:hAnsi="Arial" w:cs="Arial"/>
          </w:rPr>
          <w:t>.</w:t>
        </w:r>
      </w:ins>
    </w:p>
    <w:p w14:paraId="44C4E2B8" w14:textId="77777777" w:rsidR="007E0FF6" w:rsidRPr="00FE4F42" w:rsidRDefault="007E0FF6" w:rsidP="007E0FF6">
      <w:pPr>
        <w:pStyle w:val="MathSpecialCase3"/>
        <w:numPr>
          <w:ilvl w:val="2"/>
          <w:numId w:val="31"/>
        </w:numPr>
        <w:tabs>
          <w:tab w:val="left" w:pos="450"/>
        </w:tabs>
        <w:spacing w:after="0"/>
        <w:ind w:left="446" w:hanging="446"/>
        <w:rPr>
          <w:ins w:id="3017" w:author="Rev 9 Allen Wirfs-Brock" w:date="2012-07-06T09:44:00Z"/>
        </w:rPr>
      </w:pPr>
      <w:ins w:id="3018" w:author="Rev 9 Allen Wirfs-Brock" w:date="2012-07-06T09:44:00Z">
        <w:r w:rsidRPr="00E77497">
          <w:rPr>
            <w:rFonts w:ascii="Arial" w:hAnsi="Arial"/>
          </w:rPr>
          <w:t xml:space="preserve">The </w:t>
        </w:r>
        <w:del w:id="3019" w:author="Rev 10 Allen Wirfs-Brock" w:date="2012-07-29T11:27:00Z">
          <w:r w:rsidDel="00387B31">
            <w:rPr>
              <w:rFonts w:ascii="Arial" w:hAnsi="Arial"/>
            </w:rPr>
            <w:delText>Q</w:delText>
          </w:r>
        </w:del>
      </w:ins>
      <w:ins w:id="3020" w:author="Rev 9 Allen Wirfs-Brock" w:date="2012-07-06T12:56:00Z">
        <w:del w:id="3021" w:author="Rev 10 Allen Wirfs-Brock" w:date="2012-07-29T11:27:00Z">
          <w:r w:rsidR="00C5377E" w:rsidDel="00387B31">
            <w:rPr>
              <w:rFonts w:ascii="Arial" w:hAnsi="Arial"/>
            </w:rPr>
            <w:delText>R</w:delText>
          </w:r>
        </w:del>
      </w:ins>
      <w:ins w:id="3022" w:author="Rev 9 Allen Wirfs-Brock" w:date="2012-07-06T09:44:00Z">
        <w:del w:id="3023" w:author="Rev 10 Allen Wirfs-Brock" w:date="2012-07-29T11:27:00Z">
          <w:r w:rsidRPr="00E77497" w:rsidDel="00387B31">
            <w:rPr>
              <w:rFonts w:ascii="Arial" w:hAnsi="Arial"/>
            </w:rPr>
            <w:delText>V</w:delText>
          </w:r>
        </w:del>
      </w:ins>
      <w:ins w:id="3024" w:author="Rev 10 Allen Wirfs-Brock" w:date="2012-07-29T11:27:00Z">
        <w:r w:rsidR="00387B31">
          <w:rPr>
            <w:rFonts w:ascii="Arial" w:hAnsi="Arial"/>
          </w:rPr>
          <w:t>TRV</w:t>
        </w:r>
      </w:ins>
      <w:ins w:id="3025" w:author="Rev 9 Allen Wirfs-Brock" w:date="2012-07-06T09:44:00Z">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317AA1">
          <w:t xml:space="preserve"> </w:t>
        </w:r>
        <w:r>
          <w:t xml:space="preserve"> </w:t>
        </w:r>
        <w:r w:rsidRPr="001E1EC2">
          <w:t>&lt;</w:t>
        </w:r>
        <w:r>
          <w:t xml:space="preserve">PS&gt; </w:t>
        </w:r>
        <w:r w:rsidRPr="00317AA1">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0x2029</w:t>
        </w:r>
        <w:r w:rsidRPr="00E77497">
          <w:rPr>
            <w:rFonts w:ascii="Arial" w:hAnsi="Arial" w:cs="Arial"/>
          </w:rPr>
          <w:t>.</w:t>
        </w:r>
      </w:ins>
    </w:p>
    <w:p w14:paraId="503A7E71" w14:textId="77777777" w:rsidR="007E0FF6" w:rsidRPr="00E77497" w:rsidRDefault="007E0FF6" w:rsidP="007E0FF6">
      <w:pPr>
        <w:pStyle w:val="MathSpecialCase3"/>
        <w:numPr>
          <w:ilvl w:val="2"/>
          <w:numId w:val="31"/>
        </w:numPr>
        <w:tabs>
          <w:tab w:val="left" w:pos="450"/>
        </w:tabs>
        <w:spacing w:after="240"/>
        <w:ind w:left="446" w:hanging="446"/>
        <w:rPr>
          <w:ins w:id="3026" w:author="Rev 9 Allen Wirfs-Brock" w:date="2012-07-06T09:44:00Z"/>
        </w:rPr>
      </w:pPr>
      <w:ins w:id="3027" w:author="Rev 9 Allen Wirfs-Brock" w:date="2012-07-06T09:44:00Z">
        <w:r w:rsidRPr="00E77497">
          <w:rPr>
            <w:rFonts w:ascii="Arial" w:hAnsi="Arial"/>
          </w:rPr>
          <w:t xml:space="preserve">The </w:t>
        </w:r>
        <w:del w:id="3028" w:author="Rev 10 Allen Wirfs-Brock" w:date="2012-07-29T11:27:00Z">
          <w:r w:rsidDel="00387B31">
            <w:rPr>
              <w:rFonts w:ascii="Arial" w:hAnsi="Arial"/>
            </w:rPr>
            <w:delText>Q</w:delText>
          </w:r>
        </w:del>
      </w:ins>
      <w:ins w:id="3029" w:author="Rev 9 Allen Wirfs-Brock" w:date="2012-07-06T12:57:00Z">
        <w:del w:id="3030" w:author="Rev 10 Allen Wirfs-Brock" w:date="2012-07-29T11:27:00Z">
          <w:r w:rsidR="00C5377E" w:rsidDel="00387B31">
            <w:rPr>
              <w:rFonts w:ascii="Arial" w:hAnsi="Arial"/>
            </w:rPr>
            <w:delText>R</w:delText>
          </w:r>
        </w:del>
      </w:ins>
      <w:ins w:id="3031" w:author="Rev 9 Allen Wirfs-Brock" w:date="2012-07-06T09:44:00Z">
        <w:del w:id="3032" w:author="Rev 10 Allen Wirfs-Brock" w:date="2012-07-29T11:27:00Z">
          <w:r w:rsidRPr="00E77497" w:rsidDel="00387B31">
            <w:rPr>
              <w:rFonts w:ascii="Arial" w:hAnsi="Arial"/>
            </w:rPr>
            <w:delText>V</w:delText>
          </w:r>
        </w:del>
      </w:ins>
      <w:ins w:id="3033" w:author="Rev 10 Allen Wirfs-Brock" w:date="2012-07-29T11:27:00Z">
        <w:r w:rsidR="00387B31">
          <w:rPr>
            <w:rFonts w:ascii="Arial" w:hAnsi="Arial"/>
          </w:rPr>
          <w:t>TRV</w:t>
        </w:r>
      </w:ins>
      <w:ins w:id="3034" w:author="Rev 9 Allen Wirfs-Brock" w:date="2012-07-06T09:44:00Z">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E77497">
          <w:t xml:space="preserve"> </w:t>
        </w:r>
        <w:r w:rsidRPr="001E1EC2">
          <w:t>&lt;CR&gt;&lt;LF</w:t>
        </w:r>
        <w:r>
          <w:t>&gt;</w:t>
        </w:r>
        <w:r w:rsidRPr="001E1EC2">
          <w:t xml:space="preserve"> </w:t>
        </w:r>
        <w:r w:rsidRPr="00E77497">
          <w:t xml:space="preserve"> </w:t>
        </w:r>
        <w:r w:rsidRPr="00E77497">
          <w:rPr>
            <w:rFonts w:ascii="Arial" w:hAnsi="Arial"/>
          </w:rPr>
          <w:t xml:space="preserve">is </w:t>
        </w:r>
        <w:r>
          <w:rPr>
            <w:rFonts w:ascii="Arial" w:hAnsi="Arial"/>
          </w:rPr>
          <w:t>the</w:t>
        </w:r>
        <w:r w:rsidRPr="00E77497">
          <w:rPr>
            <w:rFonts w:ascii="Arial" w:hAnsi="Arial"/>
          </w:rPr>
          <w:t xml:space="preserve"> </w:t>
        </w:r>
        <w:r>
          <w:rPr>
            <w:rFonts w:ascii="Arial" w:hAnsi="Arial"/>
          </w:rPr>
          <w:t xml:space="preserve">sequence consisting of </w:t>
        </w:r>
        <w:r>
          <w:rPr>
            <w:rFonts w:ascii="Arial" w:hAnsi="Arial" w:cs="Arial"/>
          </w:rPr>
          <w:t xml:space="preserve">the code unit value </w:t>
        </w:r>
        <w:r>
          <w:t>0x000D</w:t>
        </w:r>
        <w:r w:rsidRPr="00E77497">
          <w:rPr>
            <w:rFonts w:ascii="Arial" w:hAnsi="Arial"/>
          </w:rPr>
          <w:t xml:space="preserve"> </w:t>
        </w:r>
        <w:r>
          <w:rPr>
            <w:rFonts w:ascii="Arial" w:hAnsi="Arial"/>
          </w:rPr>
          <w:t xml:space="preserve">followed by the </w:t>
        </w:r>
        <w:r w:rsidRPr="00E77497">
          <w:rPr>
            <w:rFonts w:ascii="Arial" w:hAnsi="Arial"/>
          </w:rPr>
          <w:t xml:space="preserve"> </w:t>
        </w:r>
        <w:r>
          <w:rPr>
            <w:rFonts w:ascii="Arial" w:hAnsi="Arial" w:cs="Arial"/>
          </w:rPr>
          <w:t xml:space="preserve">code unit value </w:t>
        </w:r>
        <w:r>
          <w:t>0x000A</w:t>
        </w:r>
        <w:r w:rsidRPr="00E77497">
          <w:rPr>
            <w:rFonts w:ascii="Arial" w:hAnsi="Arial"/>
          </w:rPr>
          <w:t>.</w:t>
        </w:r>
      </w:ins>
    </w:p>
    <w:p w14:paraId="6F118778" w14:textId="77777777" w:rsidR="007F3D4F" w:rsidRDefault="007F3D4F" w:rsidP="007F3D4F">
      <w:pPr>
        <w:pStyle w:val="Note"/>
        <w:rPr>
          <w:ins w:id="3035" w:author="Rev 9 Allen Wirfs-Brock" w:date="2012-07-06T10:24:00Z"/>
        </w:rPr>
      </w:pPr>
      <w:ins w:id="3036" w:author="Rev 9 Allen Wirfs-Brock" w:date="2012-07-06T10:24:00Z">
        <w:r>
          <w:t>NOTE</w:t>
        </w:r>
        <w:r>
          <w:tab/>
        </w:r>
        <w:del w:id="3037" w:author="Rev 10 Allen Wirfs-Brock" w:date="2012-07-29T11:26:00Z">
          <w:r w:rsidDel="00387B31">
            <w:delText>QV</w:delText>
          </w:r>
        </w:del>
      </w:ins>
      <w:ins w:id="3038" w:author="Rev 10 Allen Wirfs-Brock" w:date="2012-07-29T11:26:00Z">
        <w:r w:rsidR="00387B31">
          <w:t>TV</w:t>
        </w:r>
      </w:ins>
      <w:ins w:id="3039" w:author="Rev 9 Allen Wirfs-Brock" w:date="2012-07-06T10:24:00Z">
        <w:r>
          <w:t xml:space="preserve"> </w:t>
        </w:r>
      </w:ins>
      <w:ins w:id="3040" w:author="Rev 9 Allen Wirfs-Brock" w:date="2012-07-06T10:26:00Z">
        <w:r>
          <w:t>excludes the code units of</w:t>
        </w:r>
      </w:ins>
      <w:ins w:id="3041" w:author="Rev 9 Allen Wirfs-Brock" w:date="2012-07-06T10:24:00Z">
        <w:r>
          <w:t xml:space="preserve"> </w:t>
        </w:r>
        <w:r w:rsidRPr="007F3D4F">
          <w:rPr>
            <w:rFonts w:ascii="Times New Roman" w:hAnsi="Times New Roman"/>
            <w:i/>
          </w:rPr>
          <w:t>LineContinuation</w:t>
        </w:r>
        <w:r>
          <w:t xml:space="preserve"> while </w:t>
        </w:r>
        <w:del w:id="3042" w:author="Rev 10 Allen Wirfs-Brock" w:date="2012-07-29T11:27:00Z">
          <w:r w:rsidDel="00387B31">
            <w:delText>QRV</w:delText>
          </w:r>
        </w:del>
      </w:ins>
      <w:ins w:id="3043" w:author="Rev 10 Allen Wirfs-Brock" w:date="2012-07-29T11:27:00Z">
        <w:r w:rsidR="00387B31">
          <w:t>TRV</w:t>
        </w:r>
      </w:ins>
      <w:ins w:id="3044" w:author="Rev 9 Allen Wirfs-Brock" w:date="2012-07-06T12:57:00Z">
        <w:r w:rsidR="00C5377E">
          <w:t xml:space="preserve"> includes</w:t>
        </w:r>
      </w:ins>
      <w:ins w:id="3045" w:author="Rev 9 Allen Wirfs-Brock" w:date="2012-07-06T10:24:00Z">
        <w:r>
          <w:t xml:space="preserve"> </w:t>
        </w:r>
      </w:ins>
      <w:ins w:id="3046" w:author="Rev 9 Allen Wirfs-Brock" w:date="2012-07-06T10:26:00Z">
        <w:r>
          <w:t>them.</w:t>
        </w:r>
      </w:ins>
    </w:p>
    <w:p w14:paraId="0E86FF4E" w14:textId="77777777" w:rsidR="004C02EF" w:rsidRPr="00E77497" w:rsidRDefault="00D27CC9" w:rsidP="00D27CC9">
      <w:pPr>
        <w:pStyle w:val="20"/>
        <w:numPr>
          <w:ilvl w:val="0"/>
          <w:numId w:val="0"/>
        </w:numPr>
      </w:pPr>
      <w:ins w:id="3047" w:author="Rev 9 Allen Wirfs-Brock" w:date="2012-07-02T19:31:00Z">
        <w:del w:id="3048" w:author="Rev 10 Allen Wirfs-Brock" w:date="2012-07-09T14:58:00Z">
          <w:r w:rsidDel="00E40EE0">
            <w:delText xml:space="preserve"> </w:delText>
          </w:r>
        </w:del>
      </w:ins>
      <w:bookmarkStart w:id="3049" w:name="_Toc336509419"/>
      <w:r w:rsidR="00B6358F">
        <w:t>7</w:t>
      </w:r>
      <w:r w:rsidR="004C02EF" w:rsidRPr="00E77497">
        <w:t>.9</w:t>
      </w:r>
      <w:r w:rsidR="004C02EF" w:rsidRPr="00E77497">
        <w:tab/>
        <w:t>Automatic Semicolon Insertio</w:t>
      </w:r>
      <w:bookmarkStart w:id="3050" w:name="_Toc382202773"/>
      <w:bookmarkStart w:id="3051" w:name="_Toc382202993"/>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904"/>
      <w:bookmarkEnd w:id="1905"/>
      <w:bookmarkEnd w:id="1906"/>
      <w:bookmarkEnd w:id="3050"/>
      <w:bookmarkEnd w:id="3051"/>
      <w:r w:rsidR="004C02EF" w:rsidRPr="00E77497">
        <w:t>n</w:t>
      </w:r>
      <w:bookmarkEnd w:id="1927"/>
      <w:bookmarkEnd w:id="1928"/>
      <w:bookmarkEnd w:id="1971"/>
      <w:bookmarkEnd w:id="1972"/>
      <w:bookmarkEnd w:id="1973"/>
      <w:bookmarkEnd w:id="1974"/>
      <w:bookmarkEnd w:id="1975"/>
      <w:bookmarkEnd w:id="1976"/>
      <w:bookmarkEnd w:id="3049"/>
    </w:p>
    <w:p w14:paraId="6BFD1EC9" w14:textId="77777777" w:rsidR="004C02EF" w:rsidRPr="00E77497" w:rsidRDefault="004C02EF" w:rsidP="004C02EF">
      <w:r w:rsidRPr="00E77497">
        <w:t xml:space="preserve">Certain ECMAScript statements (empty statement, variable statement, expression statement, </w:t>
      </w:r>
      <w:r w:rsidRPr="00E77497">
        <w:rPr>
          <w:rFonts w:ascii="Courier New" w:hAnsi="Courier New"/>
          <w:b/>
        </w:rPr>
        <w:t>do</w:t>
      </w:r>
      <w:r w:rsidRPr="00E77497">
        <w:t>-</w:t>
      </w:r>
      <w:r w:rsidRPr="00E77497">
        <w:rPr>
          <w:rFonts w:ascii="Courier New" w:hAnsi="Courier New"/>
          <w:b/>
        </w:rPr>
        <w:t>while</w:t>
      </w:r>
      <w:r w:rsidRPr="00E77497">
        <w:t xml:space="preserve"> statement, </w:t>
      </w:r>
      <w:r w:rsidRPr="00E77497">
        <w:rPr>
          <w:rFonts w:ascii="Courier New" w:hAnsi="Courier New"/>
          <w:b/>
        </w:rPr>
        <w:t>continue</w:t>
      </w:r>
      <w:r w:rsidRPr="00E77497">
        <w:t xml:space="preserve"> statement, </w:t>
      </w:r>
      <w:r w:rsidRPr="00E77497">
        <w:rPr>
          <w:rFonts w:ascii="Courier New" w:hAnsi="Courier New"/>
          <w:b/>
        </w:rPr>
        <w:t>break</w:t>
      </w:r>
      <w:r w:rsidRPr="00E77497">
        <w:t xml:space="preserve"> statement, </w:t>
      </w:r>
      <w:r w:rsidRPr="00E77497">
        <w:rPr>
          <w:rFonts w:ascii="Courier New" w:hAnsi="Courier New"/>
          <w:b/>
        </w:rPr>
        <w:t>return</w:t>
      </w:r>
      <w:r w:rsidRPr="00E77497">
        <w:t xml:space="preserve"> statement, and </w:t>
      </w:r>
      <w:r w:rsidRPr="00E77497">
        <w:rPr>
          <w:rFonts w:ascii="Courier New" w:hAnsi="Courier New"/>
          <w:b/>
        </w:rPr>
        <w:t>throw</w:t>
      </w:r>
      <w:r w:rsidRPr="00E77497">
        <w:t xml:space="preserve"> statement) must be terminated with semicolons. Such semicolons may always appear explicitly in the source text. For convenience, however, such semicolons may be omitted from the source text in certain situations. These situations are described by saying that semicolons are automatically inserted into the source code token stream in those situations.</w:t>
      </w:r>
      <w:bookmarkStart w:id="3052" w:name="_Toc393690225"/>
    </w:p>
    <w:p w14:paraId="689301D9" w14:textId="77777777" w:rsidR="004C02EF" w:rsidRPr="00E77497" w:rsidRDefault="004C02EF" w:rsidP="004C02EF">
      <w:pPr>
        <w:pStyle w:val="30"/>
        <w:numPr>
          <w:ilvl w:val="0"/>
          <w:numId w:val="0"/>
        </w:numPr>
      </w:pPr>
      <w:bookmarkStart w:id="3053" w:name="_Ref456011139"/>
      <w:bookmarkStart w:id="3054" w:name="_Toc472818771"/>
      <w:bookmarkStart w:id="3055" w:name="_Toc235503324"/>
      <w:bookmarkStart w:id="3056" w:name="_Toc241509099"/>
      <w:bookmarkStart w:id="3057" w:name="_Toc244416586"/>
      <w:bookmarkStart w:id="3058" w:name="_Toc276630950"/>
      <w:bookmarkStart w:id="3059" w:name="_Toc336509420"/>
      <w:r w:rsidRPr="00E77497">
        <w:t>7.9.1</w:t>
      </w:r>
      <w:r w:rsidRPr="00E77497">
        <w:tab/>
        <w:t>Rules of Automatic Semicolon Insertio</w:t>
      </w:r>
      <w:bookmarkEnd w:id="3052"/>
      <w:r w:rsidRPr="00E77497">
        <w:t>n</w:t>
      </w:r>
      <w:bookmarkEnd w:id="3053"/>
      <w:bookmarkEnd w:id="3054"/>
      <w:bookmarkEnd w:id="3055"/>
      <w:bookmarkEnd w:id="3056"/>
      <w:bookmarkEnd w:id="3057"/>
      <w:bookmarkEnd w:id="3058"/>
      <w:bookmarkEnd w:id="3059"/>
    </w:p>
    <w:p w14:paraId="6ABAD359" w14:textId="77777777" w:rsidR="004C02EF" w:rsidRPr="00E77497" w:rsidRDefault="004C02EF" w:rsidP="004C02EF">
      <w:r w:rsidRPr="00E77497">
        <w:t>There are three basic rules of semicolon insertion:</w:t>
      </w:r>
    </w:p>
    <w:p w14:paraId="1C4ADE4B" w14:textId="77777777" w:rsidR="004C02EF" w:rsidRPr="00E77497" w:rsidRDefault="004C02EF" w:rsidP="004C02EF">
      <w:pPr>
        <w:pStyle w:val="MathSpecialCase3"/>
        <w:numPr>
          <w:ilvl w:val="2"/>
          <w:numId w:val="33"/>
        </w:numPr>
        <w:tabs>
          <w:tab w:val="left" w:pos="450"/>
        </w:tabs>
        <w:ind w:left="446" w:hanging="446"/>
        <w:rPr>
          <w:rFonts w:ascii="Arial" w:hAnsi="Arial" w:cs="Arial"/>
        </w:rPr>
      </w:pPr>
      <w:r w:rsidRPr="00E77497">
        <w:rPr>
          <w:rFonts w:ascii="Arial" w:hAnsi="Arial" w:cs="Arial"/>
        </w:rPr>
        <w:t xml:space="preserve">When, as the program is parsed from left to right, a token (called the </w:t>
      </w:r>
      <w:r w:rsidRPr="00E77497">
        <w:rPr>
          <w:rFonts w:ascii="Arial" w:hAnsi="Arial" w:cs="Arial"/>
          <w:i/>
        </w:rPr>
        <w:t>offending token</w:t>
      </w:r>
      <w:r w:rsidRPr="00E77497">
        <w:rPr>
          <w:rFonts w:ascii="Arial" w:hAnsi="Arial" w:cs="Arial"/>
        </w:rPr>
        <w:t>) is encountered that is not allowed by any production of the grammar, then a semicolon is automatically inserted before the offending token if one or more of the following conditions is true:</w:t>
      </w:r>
    </w:p>
    <w:p w14:paraId="7F3E985E" w14:textId="77777777" w:rsidR="004C02EF" w:rsidRPr="00E77497" w:rsidRDefault="004C02EF" w:rsidP="004C02EF">
      <w:pPr>
        <w:numPr>
          <w:ilvl w:val="0"/>
          <w:numId w:val="32"/>
        </w:numPr>
        <w:tabs>
          <w:tab w:val="clear" w:pos="360"/>
          <w:tab w:val="num" w:pos="810"/>
        </w:tabs>
        <w:spacing w:after="0"/>
        <w:ind w:firstLine="86"/>
      </w:pPr>
      <w:r w:rsidRPr="00E77497">
        <w:t xml:space="preserve">The offending token is separated from the previous token by at least one </w:t>
      </w:r>
      <w:r w:rsidRPr="00E77497">
        <w:rPr>
          <w:rStyle w:val="bnf"/>
        </w:rPr>
        <w:t>LineTerminator</w:t>
      </w:r>
      <w:r w:rsidRPr="00E77497">
        <w:t>.</w:t>
      </w:r>
    </w:p>
    <w:p w14:paraId="1F684609" w14:textId="77777777" w:rsidR="004C02EF" w:rsidRPr="00E77497" w:rsidRDefault="004C02EF" w:rsidP="004C02EF">
      <w:pPr>
        <w:numPr>
          <w:ilvl w:val="0"/>
          <w:numId w:val="32"/>
        </w:numPr>
        <w:tabs>
          <w:tab w:val="clear" w:pos="360"/>
          <w:tab w:val="num" w:pos="810"/>
        </w:tabs>
        <w:ind w:firstLine="90"/>
      </w:pPr>
      <w:r w:rsidRPr="00E77497">
        <w:t xml:space="preserve">The offending token is </w:t>
      </w:r>
      <w:r w:rsidRPr="00E77497">
        <w:rPr>
          <w:rFonts w:ascii="Courier New" w:hAnsi="Courier New"/>
          <w:b/>
        </w:rPr>
        <w:t>}</w:t>
      </w:r>
      <w:r w:rsidRPr="00E77497">
        <w:t>.</w:t>
      </w:r>
    </w:p>
    <w:p w14:paraId="7E5392B8" w14:textId="77777777" w:rsidR="004C02EF" w:rsidRPr="00E77497" w:rsidRDefault="004C02EF" w:rsidP="004C02EF">
      <w:pPr>
        <w:pStyle w:val="MathSpecialCase3"/>
        <w:numPr>
          <w:ilvl w:val="2"/>
          <w:numId w:val="33"/>
        </w:numPr>
        <w:tabs>
          <w:tab w:val="left" w:pos="450"/>
        </w:tabs>
        <w:spacing w:after="240"/>
        <w:ind w:left="450" w:hanging="450"/>
        <w:rPr>
          <w:rFonts w:ascii="Arial" w:hAnsi="Arial" w:cs="Arial"/>
        </w:rPr>
      </w:pPr>
      <w:r w:rsidRPr="00E77497">
        <w:rPr>
          <w:rFonts w:ascii="Arial" w:hAnsi="Arial" w:cs="Arial"/>
        </w:rPr>
        <w:t xml:space="preserve">When, as the program is parsed from left to right, the end of the input stream of tokens is encountered and the parser is unable to parse the input token stream as a single complete ECMAScript </w:t>
      </w:r>
      <w:r w:rsidRPr="00E77497">
        <w:rPr>
          <w:rStyle w:val="bnf"/>
        </w:rPr>
        <w:t>Program</w:t>
      </w:r>
      <w:r w:rsidRPr="00E77497">
        <w:rPr>
          <w:rFonts w:ascii="Arial" w:hAnsi="Arial" w:cs="Arial"/>
        </w:rPr>
        <w:t>, then a semicolon is automatically inserted at the end of the input stream.</w:t>
      </w:r>
    </w:p>
    <w:p w14:paraId="673099AC" w14:textId="77777777" w:rsidR="004C02EF" w:rsidRPr="00E77497" w:rsidRDefault="004C02EF" w:rsidP="004C02EF">
      <w:pPr>
        <w:pStyle w:val="MathSpecialCase3"/>
        <w:numPr>
          <w:ilvl w:val="2"/>
          <w:numId w:val="33"/>
        </w:numPr>
        <w:tabs>
          <w:tab w:val="left" w:pos="450"/>
        </w:tabs>
        <w:spacing w:after="240"/>
        <w:ind w:left="450" w:hanging="450"/>
        <w:rPr>
          <w:rFonts w:ascii="Arial" w:hAnsi="Arial" w:cs="Arial"/>
        </w:rPr>
      </w:pPr>
      <w:r w:rsidRPr="00E77497">
        <w:rPr>
          <w:rFonts w:ascii="Arial" w:hAnsi="Arial" w:cs="Arial"/>
        </w:rPr>
        <w:t xml:space="preserve">When, as the program is parsed from left to right, a token is encountered that is allowed by some production of the grammar, but the production is a </w:t>
      </w:r>
      <w:r w:rsidRPr="00E77497">
        <w:rPr>
          <w:rFonts w:ascii="Arial" w:hAnsi="Arial" w:cs="Arial"/>
          <w:i/>
        </w:rPr>
        <w:t>restricted production</w:t>
      </w:r>
      <w:r w:rsidRPr="00E77497">
        <w:rPr>
          <w:rFonts w:ascii="Arial" w:hAnsi="Arial" w:cs="Arial"/>
        </w:rPr>
        <w:t xml:space="preserve"> and the token would be the first token for a terminal or nonterminal immediately following the annotation </w:t>
      </w:r>
      <w:r w:rsidRPr="00E77497">
        <w:t>“</w:t>
      </w:r>
      <w:r w:rsidRPr="00E77497">
        <w:rPr>
          <w:rFonts w:ascii="Arial" w:hAnsi="Arial" w:cs="Arial"/>
          <w:sz w:val="16"/>
        </w:rPr>
        <w:t>[no</w:t>
      </w:r>
      <w:r w:rsidRPr="00E77497">
        <w:rPr>
          <w:sz w:val="16"/>
        </w:rPr>
        <w:t xml:space="preserve"> </w:t>
      </w:r>
      <w:r w:rsidRPr="00E77497">
        <w:rPr>
          <w:i/>
          <w:sz w:val="16"/>
        </w:rPr>
        <w:t>LineTerminator</w:t>
      </w:r>
      <w:r w:rsidRPr="00E77497">
        <w:rPr>
          <w:sz w:val="16"/>
        </w:rPr>
        <w:t xml:space="preserve"> </w:t>
      </w:r>
      <w:r w:rsidRPr="00E77497">
        <w:rPr>
          <w:rFonts w:ascii="Arial" w:hAnsi="Arial" w:cs="Arial"/>
          <w:sz w:val="16"/>
        </w:rPr>
        <w:t>here]</w:t>
      </w:r>
      <w:r w:rsidRPr="00E77497">
        <w:t xml:space="preserve">” </w:t>
      </w:r>
      <w:r w:rsidRPr="00E77497">
        <w:rPr>
          <w:rFonts w:ascii="Arial" w:hAnsi="Arial" w:cs="Arial"/>
        </w:rPr>
        <w:t xml:space="preserve">within the restricted production (and therefore such a token is called a restricted token), and the restricted token is separated from the previous token by at least one </w:t>
      </w:r>
      <w:r w:rsidRPr="00E77497">
        <w:rPr>
          <w:rStyle w:val="bnf"/>
        </w:rPr>
        <w:t>LineTerminator</w:t>
      </w:r>
      <w:r w:rsidRPr="00E77497">
        <w:rPr>
          <w:rFonts w:ascii="Arial" w:hAnsi="Arial" w:cs="Arial"/>
        </w:rPr>
        <w:t>, then a semicolon is automatically inserted before the restricted token.</w:t>
      </w:r>
    </w:p>
    <w:p w14:paraId="4E844D00" w14:textId="77777777" w:rsidR="004C02EF" w:rsidRPr="00E77497" w:rsidRDefault="004C02EF" w:rsidP="004C02EF">
      <w:r w:rsidRPr="00E77497">
        <w:t xml:space="preserve">However, there is an additional overriding condition on the preceding rules: a semicolon is never inserted automatically if the semicolon would then be parsed as an empty statement or if that semicolon would become one of the two semicolons in the header of a </w:t>
      </w:r>
      <w:r w:rsidRPr="00E77497">
        <w:rPr>
          <w:rFonts w:ascii="Courier New" w:hAnsi="Courier New"/>
          <w:b/>
        </w:rPr>
        <w:t>for</w:t>
      </w:r>
      <w:r w:rsidRPr="00E77497">
        <w:t xml:space="preserve"> statement (see 12.6.3).</w:t>
      </w:r>
    </w:p>
    <w:p w14:paraId="448AD9F5" w14:textId="77777777" w:rsidR="004C02EF" w:rsidRPr="00E77497" w:rsidRDefault="004C02EF" w:rsidP="004C02EF">
      <w:pPr>
        <w:pStyle w:val="Note"/>
        <w:spacing w:after="120"/>
      </w:pPr>
      <w:bookmarkStart w:id="3060" w:name="_Toc393690226"/>
      <w:bookmarkStart w:id="3061" w:name="_Ref404492883"/>
      <w:bookmarkStart w:id="3062" w:name="_Ref404492911"/>
      <w:r w:rsidRPr="00E77497">
        <w:t>NOTE</w:t>
      </w:r>
      <w:r w:rsidRPr="00E77497">
        <w:tab/>
        <w:t>The following are the only restricted productions in the grammar:</w:t>
      </w:r>
    </w:p>
    <w:p w14:paraId="1DD8677E" w14:textId="77777777" w:rsidR="004C02EF" w:rsidRPr="00E77497" w:rsidRDefault="004C02EF" w:rsidP="004C02EF">
      <w:pPr>
        <w:pStyle w:val="SyntaxRule2"/>
        <w:rPr>
          <w:sz w:val="18"/>
          <w:szCs w:val="18"/>
        </w:rPr>
      </w:pPr>
      <w:r w:rsidRPr="00E77497">
        <w:rPr>
          <w:sz w:val="18"/>
          <w:szCs w:val="18"/>
        </w:rPr>
        <w:t xml:space="preserve">PostfixExpression </w:t>
      </w:r>
      <w:r w:rsidRPr="00E77497">
        <w:rPr>
          <w:rFonts w:ascii="Arial" w:hAnsi="Arial" w:cs="Arial"/>
          <w:b/>
          <w:i w:val="0"/>
          <w:sz w:val="18"/>
          <w:szCs w:val="18"/>
        </w:rPr>
        <w:t>:</w:t>
      </w:r>
    </w:p>
    <w:p w14:paraId="12071E4C" w14:textId="77777777" w:rsidR="004C02EF" w:rsidRPr="00E77497" w:rsidRDefault="004C02EF" w:rsidP="004C02EF">
      <w:pPr>
        <w:pStyle w:val="SyntaxDefinition2"/>
        <w:rPr>
          <w:sz w:val="18"/>
        </w:rPr>
      </w:pPr>
      <w:r w:rsidRPr="00E77497">
        <w:rPr>
          <w:sz w:val="18"/>
          <w:szCs w:val="18"/>
        </w:rPr>
        <w:t>LeftHandSideExpression</w:t>
      </w:r>
      <w:r w:rsidRPr="00E77497">
        <w:rPr>
          <w:rFonts w:ascii="Courier New" w:hAnsi="Courier New"/>
          <w:b/>
          <w:i w:val="0"/>
        </w:rPr>
        <w:t xml:space="preserve"> </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w:t>
      </w:r>
      <w:r w:rsidRPr="00E77497">
        <w:rPr>
          <w:rFonts w:ascii="Courier New" w:hAnsi="Courier New"/>
          <w:b/>
          <w:i w:val="0"/>
          <w:sz w:val="18"/>
        </w:rPr>
        <w:t xml:space="preserve"> ++</w:t>
      </w:r>
      <w:r w:rsidRPr="00E77497">
        <w:br/>
      </w:r>
      <w:r w:rsidRPr="00E77497">
        <w:rPr>
          <w:sz w:val="18"/>
        </w:rPr>
        <w:t>LeftHandSideExpression</w:t>
      </w:r>
      <w:r w:rsidRPr="00E77497">
        <w:rPr>
          <w:rFonts w:ascii="Courier New" w:hAnsi="Courier New"/>
          <w:b/>
          <w:i w:val="0"/>
          <w:sz w:val="18"/>
        </w:rPr>
        <w:t xml:space="preserve"> </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w:t>
      </w:r>
      <w:r w:rsidRPr="00E77497">
        <w:rPr>
          <w:rFonts w:ascii="Courier New" w:hAnsi="Courier New"/>
          <w:b/>
          <w:i w:val="0"/>
          <w:sz w:val="18"/>
        </w:rPr>
        <w:t xml:space="preserve"> --</w:t>
      </w:r>
    </w:p>
    <w:p w14:paraId="36221510" w14:textId="77777777" w:rsidR="004C02EF" w:rsidRPr="00E77497" w:rsidRDefault="004C02EF" w:rsidP="004C02EF">
      <w:pPr>
        <w:pStyle w:val="SyntaxRule2"/>
        <w:rPr>
          <w:sz w:val="18"/>
        </w:rPr>
      </w:pPr>
      <w:r w:rsidRPr="00E77497">
        <w:rPr>
          <w:sz w:val="18"/>
        </w:rPr>
        <w:t xml:space="preserve">ContinueStatement </w:t>
      </w:r>
      <w:r w:rsidRPr="00E77497">
        <w:rPr>
          <w:rFonts w:ascii="Arial" w:hAnsi="Arial" w:cs="Arial"/>
          <w:b/>
          <w:i w:val="0"/>
          <w:sz w:val="18"/>
        </w:rPr>
        <w:t>:</w:t>
      </w:r>
    </w:p>
    <w:p w14:paraId="548EDD47" w14:textId="77777777" w:rsidR="004C02EF" w:rsidRPr="00E77497" w:rsidRDefault="004C02EF" w:rsidP="004C02EF">
      <w:pPr>
        <w:pStyle w:val="SyntaxDefinition2"/>
        <w:rPr>
          <w:sz w:val="18"/>
        </w:rPr>
      </w:pPr>
      <w:r w:rsidRPr="00E77497">
        <w:rPr>
          <w:rFonts w:ascii="Courier New" w:hAnsi="Courier New"/>
          <w:b/>
          <w:i w:val="0"/>
          <w:sz w:val="18"/>
        </w:rPr>
        <w:t xml:space="preserve">continue </w:t>
      </w:r>
      <w:r w:rsidRPr="00E77497">
        <w:rPr>
          <w:rFonts w:ascii="Arial" w:hAnsi="Arial" w:cs="Arial"/>
          <w:i w:val="0"/>
          <w:sz w:val="14"/>
          <w:szCs w:val="16"/>
        </w:rPr>
        <w:t>[</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 </w:t>
      </w:r>
      <w:r w:rsidRPr="00E77497">
        <w:rPr>
          <w:sz w:val="18"/>
        </w:rPr>
        <w:t xml:space="preserve">Identifier </w:t>
      </w:r>
      <w:r w:rsidRPr="00E77497">
        <w:rPr>
          <w:rFonts w:ascii="Courier New" w:hAnsi="Courier New"/>
          <w:b/>
          <w:i w:val="0"/>
          <w:sz w:val="18"/>
        </w:rPr>
        <w:t>;</w:t>
      </w:r>
    </w:p>
    <w:p w14:paraId="07CBDE2A" w14:textId="77777777" w:rsidR="004C02EF" w:rsidRPr="00E77497" w:rsidRDefault="004C02EF" w:rsidP="004C02EF">
      <w:pPr>
        <w:pStyle w:val="SyntaxRule2"/>
        <w:rPr>
          <w:sz w:val="18"/>
        </w:rPr>
      </w:pPr>
      <w:r w:rsidRPr="00E77497">
        <w:rPr>
          <w:sz w:val="18"/>
        </w:rPr>
        <w:t xml:space="preserve">BreakStatement </w:t>
      </w:r>
      <w:r w:rsidRPr="00E77497">
        <w:rPr>
          <w:rFonts w:ascii="Arial" w:hAnsi="Arial" w:cs="Arial"/>
          <w:b/>
          <w:i w:val="0"/>
          <w:sz w:val="18"/>
        </w:rPr>
        <w:t>:</w:t>
      </w:r>
    </w:p>
    <w:p w14:paraId="33169DEB" w14:textId="77777777" w:rsidR="004C02EF" w:rsidRPr="00E77497" w:rsidRDefault="004C02EF" w:rsidP="004C02EF">
      <w:pPr>
        <w:pStyle w:val="SyntaxDefinition2"/>
      </w:pPr>
      <w:r w:rsidRPr="00E77497">
        <w:rPr>
          <w:rFonts w:ascii="Courier New" w:hAnsi="Courier New"/>
          <w:b/>
          <w:i w:val="0"/>
          <w:sz w:val="18"/>
        </w:rPr>
        <w:t xml:space="preserve">break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w:t>
      </w:r>
      <w:r w:rsidRPr="00E77497">
        <w:rPr>
          <w:rFonts w:ascii="Arial" w:hAnsi="Arial" w:cs="Arial"/>
          <w:i w:val="0"/>
          <w:sz w:val="16"/>
        </w:rPr>
        <w:t xml:space="preserve"> </w:t>
      </w:r>
      <w:r w:rsidRPr="00E77497">
        <w:rPr>
          <w:sz w:val="18"/>
        </w:rPr>
        <w:t xml:space="preserve">Identifier </w:t>
      </w:r>
      <w:r w:rsidRPr="00E77497">
        <w:rPr>
          <w:rFonts w:ascii="Courier New" w:hAnsi="Courier New"/>
          <w:b/>
          <w:i w:val="0"/>
          <w:sz w:val="18"/>
        </w:rPr>
        <w:t>;</w:t>
      </w:r>
    </w:p>
    <w:p w14:paraId="05B4FDBE" w14:textId="77777777" w:rsidR="004C02EF" w:rsidRPr="00E77497" w:rsidRDefault="004C02EF" w:rsidP="004C02EF">
      <w:pPr>
        <w:pStyle w:val="SyntaxRule2"/>
        <w:rPr>
          <w:sz w:val="18"/>
        </w:rPr>
      </w:pPr>
      <w:r w:rsidRPr="00E77497">
        <w:rPr>
          <w:sz w:val="18"/>
        </w:rPr>
        <w:t xml:space="preserve">ReturnStatement </w:t>
      </w:r>
      <w:r w:rsidRPr="00E77497">
        <w:rPr>
          <w:rFonts w:ascii="Arial" w:hAnsi="Arial" w:cs="Arial"/>
          <w:b/>
          <w:i w:val="0"/>
          <w:sz w:val="18"/>
        </w:rPr>
        <w:t>:</w:t>
      </w:r>
    </w:p>
    <w:p w14:paraId="0B770C70" w14:textId="77777777" w:rsidR="004C02EF" w:rsidRPr="00E77497" w:rsidRDefault="004C02EF" w:rsidP="004C02EF">
      <w:pPr>
        <w:pStyle w:val="SyntaxDefinition2"/>
      </w:pPr>
      <w:r w:rsidRPr="00E77497">
        <w:rPr>
          <w:rFonts w:ascii="Courier New" w:hAnsi="Courier New"/>
          <w:b/>
          <w:i w:val="0"/>
          <w:sz w:val="18"/>
        </w:rPr>
        <w:t xml:space="preserve">return </w:t>
      </w:r>
      <w:r w:rsidRPr="00E77497">
        <w:rPr>
          <w:rFonts w:ascii="Arial" w:hAnsi="Arial" w:cs="Arial"/>
          <w:i w:val="0"/>
          <w:sz w:val="16"/>
        </w:rPr>
        <w:t>[</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w:t>
      </w:r>
      <w:r w:rsidRPr="00E77497">
        <w:rPr>
          <w:rFonts w:ascii="Courier New" w:hAnsi="Courier New"/>
          <w:b/>
          <w:i w:val="0"/>
          <w:sz w:val="18"/>
        </w:rPr>
        <w:t xml:space="preserve"> </w:t>
      </w:r>
      <w:r w:rsidRPr="00E77497">
        <w:rPr>
          <w:sz w:val="18"/>
        </w:rPr>
        <w:t xml:space="preserve">Expression </w:t>
      </w:r>
      <w:r w:rsidRPr="00E77497">
        <w:rPr>
          <w:rFonts w:ascii="Courier New" w:hAnsi="Courier New"/>
          <w:b/>
          <w:i w:val="0"/>
          <w:sz w:val="18"/>
        </w:rPr>
        <w:t>;</w:t>
      </w:r>
    </w:p>
    <w:p w14:paraId="7124D0D1" w14:textId="77777777" w:rsidR="004C02EF" w:rsidRPr="00E77497" w:rsidRDefault="004C02EF" w:rsidP="004C02EF">
      <w:pPr>
        <w:pStyle w:val="SyntaxRule2"/>
        <w:rPr>
          <w:sz w:val="18"/>
        </w:rPr>
      </w:pPr>
      <w:r w:rsidRPr="00E77497">
        <w:rPr>
          <w:sz w:val="18"/>
        </w:rPr>
        <w:t>ThrowStatement</w:t>
      </w:r>
      <w:r w:rsidRPr="00E77497">
        <w:rPr>
          <w:b/>
          <w:sz w:val="18"/>
        </w:rPr>
        <w:t xml:space="preserve"> </w:t>
      </w:r>
      <w:r w:rsidRPr="00E77497">
        <w:rPr>
          <w:rFonts w:ascii="Arial" w:hAnsi="Arial" w:cs="Arial"/>
          <w:b/>
          <w:i w:val="0"/>
          <w:sz w:val="18"/>
        </w:rPr>
        <w:t>:</w:t>
      </w:r>
    </w:p>
    <w:p w14:paraId="2C6BE19B" w14:textId="77777777" w:rsidR="004C02EF" w:rsidRPr="00E77497" w:rsidRDefault="004C02EF" w:rsidP="004C02EF">
      <w:pPr>
        <w:pStyle w:val="SyntaxDefinition2"/>
        <w:rPr>
          <w:sz w:val="18"/>
        </w:rPr>
      </w:pPr>
      <w:r w:rsidRPr="00E77497">
        <w:rPr>
          <w:rFonts w:ascii="Courier New" w:hAnsi="Courier New" w:cs="Courier New"/>
          <w:b/>
          <w:i w:val="0"/>
          <w:sz w:val="18"/>
        </w:rPr>
        <w:t>throw</w:t>
      </w:r>
      <w:r w:rsidRPr="00E77497">
        <w:rPr>
          <w:rFonts w:ascii="Arial" w:hAnsi="Arial" w:cs="Arial"/>
        </w:rPr>
        <w:t xml:space="preserve">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 </w:t>
      </w:r>
      <w:r w:rsidRPr="00E77497">
        <w:rPr>
          <w:sz w:val="18"/>
        </w:rPr>
        <w:t xml:space="preserve">Expression </w:t>
      </w:r>
      <w:r w:rsidRPr="00E77497">
        <w:rPr>
          <w:b/>
          <w:sz w:val="18"/>
        </w:rPr>
        <w:t>;</w:t>
      </w:r>
    </w:p>
    <w:p w14:paraId="41BABE91" w14:textId="77777777" w:rsidR="004C02EF" w:rsidRPr="00E77497" w:rsidRDefault="004C02EF" w:rsidP="004C02EF">
      <w:pPr>
        <w:rPr>
          <w:sz w:val="18"/>
        </w:rPr>
      </w:pPr>
      <w:bookmarkStart w:id="3063" w:name="_Ref424532635"/>
      <w:bookmarkStart w:id="3064" w:name="_Ref424532665"/>
      <w:r w:rsidRPr="00E77497">
        <w:rPr>
          <w:sz w:val="18"/>
        </w:rPr>
        <w:t>The practical effect of these restricted productions is as follows:</w:t>
      </w:r>
    </w:p>
    <w:p w14:paraId="342D908D" w14:textId="77777777" w:rsidR="004C02EF" w:rsidRPr="00E77497" w:rsidRDefault="004C02EF" w:rsidP="004C02EF">
      <w:pPr>
        <w:spacing w:after="220"/>
        <w:ind w:left="400"/>
        <w:rPr>
          <w:sz w:val="18"/>
        </w:rPr>
      </w:pPr>
      <w:r w:rsidRPr="00E77497">
        <w:rPr>
          <w:sz w:val="18"/>
        </w:rPr>
        <w:t xml:space="preserve">When a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 is encountered where the parser would treat it as a postfix operator, and at least one </w:t>
      </w:r>
      <w:r w:rsidRPr="00E77497">
        <w:rPr>
          <w:rStyle w:val="bnf"/>
        </w:rPr>
        <w:t>LineTerminator</w:t>
      </w:r>
      <w:r w:rsidRPr="00E77497">
        <w:rPr>
          <w:sz w:val="18"/>
        </w:rPr>
        <w:t xml:space="preserve"> occurred between the preceding token and the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 then a semicolon is automatically inserted before the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w:t>
      </w:r>
    </w:p>
    <w:p w14:paraId="530F3CD3" w14:textId="77777777" w:rsidR="004C02EF" w:rsidRPr="00E77497" w:rsidRDefault="004C02EF" w:rsidP="004C02EF">
      <w:pPr>
        <w:spacing w:after="220"/>
        <w:ind w:left="400"/>
        <w:rPr>
          <w:sz w:val="18"/>
        </w:rPr>
      </w:pPr>
      <w:r w:rsidRPr="00E77497">
        <w:rPr>
          <w:sz w:val="18"/>
        </w:rPr>
        <w:t xml:space="preserve">When a </w:t>
      </w:r>
      <w:r w:rsidRPr="00E77497">
        <w:rPr>
          <w:rFonts w:ascii="Courier New" w:hAnsi="Courier New"/>
          <w:b/>
          <w:sz w:val="18"/>
        </w:rPr>
        <w:t>continue</w:t>
      </w:r>
      <w:r w:rsidRPr="00E77497">
        <w:rPr>
          <w:sz w:val="18"/>
        </w:rPr>
        <w:t xml:space="preserve">, </w:t>
      </w:r>
      <w:r w:rsidRPr="00E77497">
        <w:rPr>
          <w:rFonts w:ascii="Courier New" w:hAnsi="Courier New"/>
          <w:b/>
          <w:sz w:val="18"/>
        </w:rPr>
        <w:t>break</w:t>
      </w:r>
      <w:r w:rsidRPr="00E77497">
        <w:rPr>
          <w:sz w:val="18"/>
        </w:rPr>
        <w:t xml:space="preserv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 is encountered and a </w:t>
      </w:r>
      <w:r w:rsidRPr="00E77497">
        <w:rPr>
          <w:rStyle w:val="bnf"/>
        </w:rPr>
        <w:t>LineTerminator</w:t>
      </w:r>
      <w:r w:rsidRPr="00E77497">
        <w:rPr>
          <w:sz w:val="18"/>
        </w:rPr>
        <w:t xml:space="preserve"> is encountered before the next token, a semicolon is automatically inserted after the </w:t>
      </w:r>
      <w:r w:rsidRPr="00E77497">
        <w:rPr>
          <w:rFonts w:ascii="Courier New" w:hAnsi="Courier New"/>
          <w:b/>
          <w:sz w:val="18"/>
        </w:rPr>
        <w:t>continue</w:t>
      </w:r>
      <w:r w:rsidRPr="00E77497">
        <w:rPr>
          <w:sz w:val="18"/>
        </w:rPr>
        <w:t xml:space="preserve">, </w:t>
      </w:r>
      <w:r w:rsidRPr="00E77497">
        <w:rPr>
          <w:rFonts w:ascii="Courier New" w:hAnsi="Courier New"/>
          <w:b/>
          <w:sz w:val="18"/>
        </w:rPr>
        <w:t>break</w:t>
      </w:r>
      <w:r w:rsidRPr="00E77497">
        <w:rPr>
          <w:sz w:val="18"/>
        </w:rPr>
        <w:t xml:space="preserv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w:t>
      </w:r>
    </w:p>
    <w:p w14:paraId="0A9D4F0F" w14:textId="77777777" w:rsidR="004C02EF" w:rsidRPr="00E77497" w:rsidRDefault="004C02EF" w:rsidP="004C02EF">
      <w:pPr>
        <w:spacing w:after="220"/>
        <w:ind w:left="400"/>
        <w:rPr>
          <w:sz w:val="18"/>
        </w:rPr>
      </w:pPr>
      <w:r w:rsidRPr="00E77497">
        <w:rPr>
          <w:sz w:val="18"/>
        </w:rPr>
        <w:t>The resulting practical advice to ECMAScript programmers is:</w:t>
      </w:r>
    </w:p>
    <w:p w14:paraId="4FEEB536" w14:textId="77777777" w:rsidR="004C02EF" w:rsidRPr="00E77497" w:rsidRDefault="004C02EF" w:rsidP="004C02EF">
      <w:pPr>
        <w:spacing w:after="220"/>
        <w:ind w:left="400"/>
        <w:rPr>
          <w:sz w:val="18"/>
        </w:rPr>
      </w:pPr>
      <w:r w:rsidRPr="00E77497">
        <w:rPr>
          <w:sz w:val="18"/>
        </w:rPr>
        <w:t xml:space="preserve">A postfix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operator should appear on the same line as its operand.</w:t>
      </w:r>
    </w:p>
    <w:p w14:paraId="13AAAC64" w14:textId="77777777" w:rsidR="004C02EF" w:rsidRPr="00E77497" w:rsidRDefault="004C02EF" w:rsidP="004C02EF">
      <w:pPr>
        <w:spacing w:after="220"/>
        <w:ind w:left="400"/>
        <w:rPr>
          <w:sz w:val="18"/>
        </w:rPr>
      </w:pPr>
      <w:r w:rsidRPr="00E77497">
        <w:rPr>
          <w:sz w:val="18"/>
        </w:rPr>
        <w:t xml:space="preserve">An </w:t>
      </w:r>
      <w:r w:rsidRPr="00E77497">
        <w:rPr>
          <w:rStyle w:val="bnf"/>
        </w:rPr>
        <w:t>Expression</w:t>
      </w:r>
      <w:r w:rsidRPr="00E77497">
        <w:rPr>
          <w:sz w:val="18"/>
        </w:rPr>
        <w:t xml:space="preserve"> in a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statement should start on the same line as the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w:t>
      </w:r>
    </w:p>
    <w:p w14:paraId="15A42EA7" w14:textId="77777777" w:rsidR="004C02EF" w:rsidRPr="00E77497" w:rsidRDefault="004C02EF" w:rsidP="004C02EF">
      <w:pPr>
        <w:ind w:left="400"/>
        <w:rPr>
          <w:sz w:val="18"/>
        </w:rPr>
      </w:pPr>
      <w:r w:rsidRPr="00E77497">
        <w:rPr>
          <w:sz w:val="18"/>
        </w:rPr>
        <w:t xml:space="preserve">An </w:t>
      </w:r>
      <w:r w:rsidRPr="00E77497">
        <w:rPr>
          <w:rStyle w:val="bnf"/>
        </w:rPr>
        <w:t>Identifier</w:t>
      </w:r>
      <w:r w:rsidRPr="00E77497">
        <w:rPr>
          <w:sz w:val="18"/>
        </w:rPr>
        <w:t xml:space="preserve"> in a </w:t>
      </w:r>
      <w:r w:rsidRPr="00E77497">
        <w:rPr>
          <w:rFonts w:ascii="Courier New" w:hAnsi="Courier New"/>
          <w:b/>
          <w:sz w:val="18"/>
        </w:rPr>
        <w:t>break</w:t>
      </w:r>
      <w:r w:rsidRPr="00E77497">
        <w:rPr>
          <w:sz w:val="18"/>
        </w:rPr>
        <w:t xml:space="preserve"> or </w:t>
      </w:r>
      <w:r w:rsidRPr="00E77497">
        <w:rPr>
          <w:rFonts w:ascii="Courier New" w:hAnsi="Courier New"/>
          <w:b/>
          <w:sz w:val="18"/>
        </w:rPr>
        <w:t>continue</w:t>
      </w:r>
      <w:r w:rsidRPr="00E77497">
        <w:rPr>
          <w:sz w:val="18"/>
        </w:rPr>
        <w:t xml:space="preserve"> statement should be on the same line as the </w:t>
      </w:r>
      <w:r w:rsidRPr="00E77497">
        <w:rPr>
          <w:rFonts w:ascii="Courier New" w:hAnsi="Courier New"/>
          <w:b/>
          <w:sz w:val="18"/>
        </w:rPr>
        <w:t>break</w:t>
      </w:r>
      <w:r w:rsidRPr="00E77497">
        <w:rPr>
          <w:sz w:val="18"/>
        </w:rPr>
        <w:t xml:space="preserve"> or </w:t>
      </w:r>
      <w:r w:rsidRPr="00E77497">
        <w:rPr>
          <w:rFonts w:ascii="Courier New" w:hAnsi="Courier New"/>
          <w:b/>
          <w:sz w:val="18"/>
        </w:rPr>
        <w:t>continue</w:t>
      </w:r>
      <w:r w:rsidRPr="00E77497">
        <w:rPr>
          <w:sz w:val="18"/>
        </w:rPr>
        <w:t xml:space="preserve"> token.</w:t>
      </w:r>
    </w:p>
    <w:p w14:paraId="569E8A98" w14:textId="77777777" w:rsidR="004C02EF" w:rsidRPr="00E77497" w:rsidRDefault="004C02EF" w:rsidP="004C02EF">
      <w:pPr>
        <w:pStyle w:val="30"/>
        <w:numPr>
          <w:ilvl w:val="0"/>
          <w:numId w:val="0"/>
        </w:numPr>
      </w:pPr>
      <w:bookmarkStart w:id="3065" w:name="_Toc472818772"/>
      <w:bookmarkStart w:id="3066" w:name="_Toc235503325"/>
      <w:bookmarkStart w:id="3067" w:name="_Toc241509100"/>
      <w:bookmarkStart w:id="3068" w:name="_Toc244416587"/>
      <w:bookmarkStart w:id="3069" w:name="_Toc276630951"/>
      <w:bookmarkStart w:id="3070" w:name="_Toc336509421"/>
      <w:r w:rsidRPr="00E77497">
        <w:t>7.9.2</w:t>
      </w:r>
      <w:r w:rsidRPr="00E77497">
        <w:tab/>
        <w:t>Examples of Automatic Semicolon Insertio</w:t>
      </w:r>
      <w:bookmarkEnd w:id="3060"/>
      <w:bookmarkEnd w:id="3061"/>
      <w:bookmarkEnd w:id="3062"/>
      <w:r w:rsidRPr="00E77497">
        <w:t>n</w:t>
      </w:r>
      <w:bookmarkEnd w:id="3063"/>
      <w:bookmarkEnd w:id="3064"/>
      <w:bookmarkEnd w:id="3065"/>
      <w:bookmarkEnd w:id="3066"/>
      <w:bookmarkEnd w:id="3067"/>
      <w:bookmarkEnd w:id="3068"/>
      <w:bookmarkEnd w:id="3069"/>
      <w:bookmarkEnd w:id="3070"/>
    </w:p>
    <w:p w14:paraId="1B37BF77" w14:textId="77777777" w:rsidR="004C02EF" w:rsidRPr="00E77497" w:rsidRDefault="004C02EF" w:rsidP="004C02EF">
      <w:pPr>
        <w:keepNext/>
        <w:spacing w:after="60"/>
      </w:pPr>
      <w:r w:rsidRPr="00E77497">
        <w:t>The source</w:t>
      </w:r>
    </w:p>
    <w:p w14:paraId="44B8EE54" w14:textId="77777777" w:rsidR="004C02EF" w:rsidRPr="00E77497" w:rsidRDefault="004C02EF" w:rsidP="004C02EF">
      <w:pPr>
        <w:pStyle w:val="CodeSample3"/>
        <w:spacing w:after="60"/>
        <w:ind w:left="1440"/>
        <w:jc w:val="left"/>
      </w:pPr>
      <w:r w:rsidRPr="00E77497">
        <w:t>{ 1 2 } 3</w:t>
      </w:r>
    </w:p>
    <w:p w14:paraId="059BEBE7" w14:textId="77777777" w:rsidR="004C02EF" w:rsidRPr="00E77497" w:rsidRDefault="004C02EF" w:rsidP="004C02EF">
      <w:pPr>
        <w:spacing w:after="60"/>
      </w:pPr>
      <w:r w:rsidRPr="00E77497">
        <w:t>is not a valid sentence in the ECMAScript grammar, even with the automatic semicolon insertion rules. In contrast, the source</w:t>
      </w:r>
    </w:p>
    <w:p w14:paraId="49B5B929" w14:textId="77777777" w:rsidR="004C02EF" w:rsidRPr="00E77497" w:rsidRDefault="004C02EF" w:rsidP="004C02EF">
      <w:pPr>
        <w:pStyle w:val="CodeSample3"/>
        <w:ind w:left="1440"/>
        <w:jc w:val="left"/>
      </w:pPr>
      <w:r w:rsidRPr="00E77497">
        <w:t>{ 1</w:t>
      </w:r>
      <w:r w:rsidRPr="00E77497">
        <w:br/>
        <w:t>2 } 3</w:t>
      </w:r>
    </w:p>
    <w:p w14:paraId="5B8D353B" w14:textId="77777777" w:rsidR="004C02EF" w:rsidRPr="00E77497" w:rsidRDefault="004C02EF" w:rsidP="004C02EF">
      <w:pPr>
        <w:spacing w:after="60"/>
      </w:pPr>
      <w:r w:rsidRPr="00E77497">
        <w:t>is also not a valid ECMAScript sentence, but is transformed by automatic semicolon insertion into the following:</w:t>
      </w:r>
    </w:p>
    <w:p w14:paraId="53400262" w14:textId="77777777" w:rsidR="004C02EF" w:rsidRPr="00E77497" w:rsidRDefault="004C02EF" w:rsidP="004C02EF">
      <w:pPr>
        <w:pStyle w:val="CodeSample3"/>
        <w:spacing w:after="60"/>
        <w:ind w:left="1440"/>
        <w:jc w:val="left"/>
      </w:pPr>
      <w:r w:rsidRPr="00E77497">
        <w:t>{ 1</w:t>
      </w:r>
      <w:r w:rsidRPr="00E77497">
        <w:br/>
        <w:t>;2 ;} 3;</w:t>
      </w:r>
    </w:p>
    <w:p w14:paraId="59A83D4C" w14:textId="77777777" w:rsidR="004C02EF" w:rsidRPr="00E77497" w:rsidRDefault="004C02EF" w:rsidP="004C02EF">
      <w:r w:rsidRPr="00E77497">
        <w:t>which is a valid ECMAScript sentence.</w:t>
      </w:r>
    </w:p>
    <w:p w14:paraId="26446254" w14:textId="77777777" w:rsidR="004C02EF" w:rsidRPr="00E77497" w:rsidRDefault="004C02EF" w:rsidP="004C02EF">
      <w:pPr>
        <w:spacing w:after="60"/>
      </w:pPr>
      <w:r w:rsidRPr="00E77497">
        <w:t>The source</w:t>
      </w:r>
    </w:p>
    <w:p w14:paraId="287D0290" w14:textId="77777777" w:rsidR="004C02EF" w:rsidRPr="00E77497" w:rsidRDefault="004C02EF" w:rsidP="004C02EF">
      <w:pPr>
        <w:pStyle w:val="CodeSample3"/>
        <w:spacing w:after="60"/>
        <w:ind w:left="1440"/>
        <w:jc w:val="left"/>
      </w:pPr>
      <w:r w:rsidRPr="00E77497">
        <w:t>for (a; b</w:t>
      </w:r>
      <w:r w:rsidRPr="00E77497">
        <w:br/>
        <w:t>)</w:t>
      </w:r>
    </w:p>
    <w:p w14:paraId="5ED8242E" w14:textId="77777777" w:rsidR="004C02EF" w:rsidRPr="00E77497" w:rsidRDefault="004C02EF" w:rsidP="004C02EF">
      <w:r w:rsidRPr="00E77497">
        <w:t xml:space="preserve">is not a valid ECMAScript sentence and is not altered by automatic semicolon insertion because the semicolon is needed for the header of a </w:t>
      </w:r>
      <w:r w:rsidRPr="00E77497">
        <w:rPr>
          <w:rFonts w:ascii="Courier New" w:hAnsi="Courier New"/>
          <w:b/>
        </w:rPr>
        <w:t>for</w:t>
      </w:r>
      <w:r w:rsidRPr="00E77497">
        <w:t xml:space="preserve"> statement. Automatic semicolon insertion never inserts one of the two semicolons in the header of a </w:t>
      </w:r>
      <w:r w:rsidRPr="00E77497">
        <w:rPr>
          <w:rFonts w:ascii="Courier New" w:hAnsi="Courier New"/>
          <w:b/>
        </w:rPr>
        <w:t>for</w:t>
      </w:r>
      <w:r w:rsidRPr="00E77497">
        <w:t xml:space="preserve"> statement.</w:t>
      </w:r>
    </w:p>
    <w:p w14:paraId="24F0D8B2" w14:textId="77777777" w:rsidR="004C02EF" w:rsidRPr="00E77497" w:rsidRDefault="004C02EF" w:rsidP="004C02EF">
      <w:pPr>
        <w:spacing w:after="60"/>
      </w:pPr>
      <w:r w:rsidRPr="00E77497">
        <w:t>The source</w:t>
      </w:r>
    </w:p>
    <w:p w14:paraId="46B5F24A" w14:textId="77777777" w:rsidR="004C02EF" w:rsidRPr="00E77497" w:rsidRDefault="004C02EF" w:rsidP="004C02EF">
      <w:pPr>
        <w:pStyle w:val="CodeSample3"/>
        <w:spacing w:after="60"/>
        <w:ind w:left="1440"/>
      </w:pPr>
      <w:r w:rsidRPr="00E77497">
        <w:t>return</w:t>
      </w:r>
      <w:r w:rsidRPr="00E77497">
        <w:br/>
        <w:t>a + b</w:t>
      </w:r>
    </w:p>
    <w:p w14:paraId="4D1CE19D" w14:textId="77777777" w:rsidR="004C02EF" w:rsidRPr="00E77497" w:rsidRDefault="004C02EF" w:rsidP="004C02EF">
      <w:pPr>
        <w:spacing w:after="60"/>
      </w:pPr>
      <w:r w:rsidRPr="00E77497">
        <w:t>is transformed by automatic semicolon insertion into the following:</w:t>
      </w:r>
    </w:p>
    <w:p w14:paraId="680830FB" w14:textId="77777777" w:rsidR="004C02EF" w:rsidRPr="00E77497" w:rsidRDefault="004C02EF" w:rsidP="004C02EF">
      <w:pPr>
        <w:pStyle w:val="CodeSample3"/>
        <w:ind w:left="1440"/>
      </w:pPr>
      <w:r w:rsidRPr="00E77497">
        <w:t>return;</w:t>
      </w:r>
      <w:r w:rsidRPr="00E77497">
        <w:br/>
        <w:t>a + b;</w:t>
      </w:r>
    </w:p>
    <w:p w14:paraId="1D4BEB12" w14:textId="77777777" w:rsidR="004C02EF" w:rsidRPr="00E77497" w:rsidRDefault="004C02EF" w:rsidP="004C02EF">
      <w:pPr>
        <w:pStyle w:val="Note"/>
      </w:pPr>
      <w:r w:rsidRPr="00E77497">
        <w:t>NOTE</w:t>
      </w:r>
      <w:r w:rsidRPr="00E77497">
        <w:tab/>
        <w:t xml:space="preserve">The expression </w:t>
      </w:r>
      <w:r w:rsidRPr="00E77497">
        <w:rPr>
          <w:rFonts w:ascii="Courier New" w:hAnsi="Courier New"/>
          <w:b/>
        </w:rPr>
        <w:t>a + b</w:t>
      </w:r>
      <w:r w:rsidRPr="00E77497">
        <w:t xml:space="preserve"> is not treated as a value to be returned by the </w:t>
      </w:r>
      <w:r w:rsidRPr="00E77497">
        <w:rPr>
          <w:rFonts w:ascii="Courier New" w:hAnsi="Courier New"/>
          <w:b/>
        </w:rPr>
        <w:t>return</w:t>
      </w:r>
      <w:r w:rsidRPr="00E77497">
        <w:t xml:space="preserve"> statement, because a </w:t>
      </w:r>
      <w:r w:rsidRPr="00E77497">
        <w:rPr>
          <w:rStyle w:val="bnf"/>
        </w:rPr>
        <w:t>LineTerminator</w:t>
      </w:r>
      <w:r w:rsidRPr="00E77497">
        <w:t xml:space="preserve"> separates it from the token </w:t>
      </w:r>
      <w:r w:rsidRPr="00E77497">
        <w:rPr>
          <w:rFonts w:ascii="Courier New" w:hAnsi="Courier New"/>
          <w:b/>
        </w:rPr>
        <w:t>return</w:t>
      </w:r>
      <w:r w:rsidRPr="00E77497">
        <w:t>.</w:t>
      </w:r>
    </w:p>
    <w:p w14:paraId="0485DBDF" w14:textId="77777777" w:rsidR="004C02EF" w:rsidRPr="00E77497" w:rsidRDefault="004C02EF" w:rsidP="004C02EF">
      <w:pPr>
        <w:spacing w:after="60"/>
      </w:pPr>
      <w:r w:rsidRPr="00E77497">
        <w:t>The source</w:t>
      </w:r>
    </w:p>
    <w:p w14:paraId="1E50B4AF" w14:textId="77777777" w:rsidR="004C02EF" w:rsidRPr="00E77497" w:rsidRDefault="004C02EF" w:rsidP="004C02EF">
      <w:pPr>
        <w:pStyle w:val="CodeSample3"/>
        <w:spacing w:after="60"/>
        <w:ind w:left="1440"/>
        <w:jc w:val="left"/>
      </w:pPr>
      <w:r w:rsidRPr="00E77497">
        <w:t>a = b</w:t>
      </w:r>
      <w:r w:rsidRPr="00E77497">
        <w:br/>
        <w:t>++c</w:t>
      </w:r>
    </w:p>
    <w:p w14:paraId="193059AB" w14:textId="77777777" w:rsidR="004C02EF" w:rsidRPr="00E77497" w:rsidRDefault="004C02EF" w:rsidP="004C02EF">
      <w:pPr>
        <w:spacing w:after="60"/>
      </w:pPr>
      <w:r w:rsidRPr="00E77497">
        <w:t>is transformed by automatic semicolon insertion into the following:</w:t>
      </w:r>
    </w:p>
    <w:p w14:paraId="6EECC285" w14:textId="77777777" w:rsidR="004C02EF" w:rsidRPr="00E77497" w:rsidRDefault="004C02EF" w:rsidP="004C02EF">
      <w:pPr>
        <w:pStyle w:val="CodeSample3"/>
        <w:ind w:left="1440"/>
        <w:jc w:val="left"/>
      </w:pPr>
      <w:r w:rsidRPr="00E77497">
        <w:t>a = b;</w:t>
      </w:r>
      <w:r w:rsidRPr="00E77497">
        <w:br/>
        <w:t>++c;</w:t>
      </w:r>
    </w:p>
    <w:p w14:paraId="0BEF5A83" w14:textId="77777777" w:rsidR="004C02EF" w:rsidRPr="00E77497" w:rsidRDefault="004C02EF" w:rsidP="004C02EF">
      <w:pPr>
        <w:pStyle w:val="Note"/>
      </w:pPr>
      <w:r w:rsidRPr="00E77497">
        <w:t>NOTE</w:t>
      </w:r>
      <w:r w:rsidRPr="00E77497">
        <w:tab/>
        <w:t xml:space="preserve">The token </w:t>
      </w:r>
      <w:r w:rsidRPr="00E77497">
        <w:rPr>
          <w:rFonts w:ascii="Courier New" w:hAnsi="Courier New"/>
          <w:b/>
        </w:rPr>
        <w:t>++</w:t>
      </w:r>
      <w:r w:rsidRPr="00E77497">
        <w:t xml:space="preserve"> is not treated as a postfix operator applying to the variable </w:t>
      </w:r>
      <w:r w:rsidRPr="00E77497">
        <w:rPr>
          <w:rFonts w:ascii="Courier New" w:hAnsi="Courier New"/>
          <w:b/>
        </w:rPr>
        <w:t>b</w:t>
      </w:r>
      <w:r w:rsidRPr="00E77497">
        <w:t xml:space="preserve">, because a </w:t>
      </w:r>
      <w:r w:rsidRPr="00E77497">
        <w:rPr>
          <w:rStyle w:val="bnf"/>
        </w:rPr>
        <w:t>LineTerminator</w:t>
      </w:r>
      <w:r w:rsidRPr="00E77497">
        <w:t xml:space="preserve"> occurs between </w:t>
      </w:r>
      <w:r w:rsidRPr="00E77497">
        <w:rPr>
          <w:rFonts w:ascii="Courier New" w:hAnsi="Courier New"/>
          <w:b/>
        </w:rPr>
        <w:t>b</w:t>
      </w:r>
      <w:r w:rsidRPr="00E77497">
        <w:t xml:space="preserve"> and </w:t>
      </w:r>
      <w:r w:rsidRPr="00E77497">
        <w:rPr>
          <w:rFonts w:ascii="Courier New" w:hAnsi="Courier New"/>
          <w:b/>
        </w:rPr>
        <w:t>++</w:t>
      </w:r>
      <w:r w:rsidRPr="00E77497">
        <w:t>.</w:t>
      </w:r>
    </w:p>
    <w:p w14:paraId="7870002B" w14:textId="77777777" w:rsidR="004C02EF" w:rsidRPr="00E77497" w:rsidRDefault="004C02EF" w:rsidP="004C02EF">
      <w:pPr>
        <w:spacing w:after="60"/>
      </w:pPr>
      <w:r w:rsidRPr="00E77497">
        <w:t>The source</w:t>
      </w:r>
    </w:p>
    <w:p w14:paraId="7BC374BE" w14:textId="77777777" w:rsidR="004C02EF" w:rsidRPr="00E77497" w:rsidRDefault="004C02EF" w:rsidP="004C02EF">
      <w:pPr>
        <w:pStyle w:val="CodeSample3"/>
        <w:spacing w:after="60"/>
        <w:ind w:left="1440"/>
        <w:jc w:val="left"/>
      </w:pPr>
      <w:r w:rsidRPr="00E77497">
        <w:t>if (a &gt; b)</w:t>
      </w:r>
      <w:r w:rsidRPr="00E77497">
        <w:br/>
        <w:t>else c = d</w:t>
      </w:r>
    </w:p>
    <w:p w14:paraId="1462986F" w14:textId="77777777" w:rsidR="004C02EF" w:rsidRPr="00E77497" w:rsidRDefault="004C02EF" w:rsidP="004C02EF">
      <w:r w:rsidRPr="00E77497">
        <w:t xml:space="preserve">is not a valid ECMAScript sentence and is not altered by automatic semicolon insertion before the </w:t>
      </w:r>
      <w:r w:rsidRPr="00E77497">
        <w:rPr>
          <w:rFonts w:ascii="Courier New" w:hAnsi="Courier New"/>
          <w:b/>
        </w:rPr>
        <w:t>else</w:t>
      </w:r>
      <w:r w:rsidRPr="00E77497">
        <w:t xml:space="preserve"> token, even though no production of the grammar applies at that point, because an automatically inserted semicolon would then be parsed as an empty statement.</w:t>
      </w:r>
      <w:bookmarkStart w:id="3071" w:name="_Toc381513631"/>
      <w:bookmarkStart w:id="3072" w:name="_Toc382202774"/>
      <w:bookmarkStart w:id="3073" w:name="_Toc382202994"/>
      <w:bookmarkStart w:id="3074" w:name="_Toc382212153"/>
      <w:bookmarkStart w:id="3075" w:name="_Toc382212332"/>
      <w:bookmarkStart w:id="3076" w:name="_Toc382291498"/>
      <w:bookmarkStart w:id="3077" w:name="_Toc385672134"/>
    </w:p>
    <w:p w14:paraId="257E9419" w14:textId="77777777" w:rsidR="004C02EF" w:rsidRPr="00E77497" w:rsidRDefault="004C02EF" w:rsidP="004C02EF">
      <w:pPr>
        <w:spacing w:after="60"/>
      </w:pPr>
      <w:r w:rsidRPr="00E77497">
        <w:t>The source</w:t>
      </w:r>
    </w:p>
    <w:p w14:paraId="04043849" w14:textId="77777777" w:rsidR="004C02EF" w:rsidRPr="00E77497" w:rsidRDefault="004C02EF" w:rsidP="004C02EF">
      <w:pPr>
        <w:pStyle w:val="CodeSample3"/>
        <w:spacing w:after="60"/>
        <w:ind w:left="1440"/>
        <w:jc w:val="left"/>
      </w:pPr>
      <w:r w:rsidRPr="00E77497">
        <w:t>a = b + c</w:t>
      </w:r>
      <w:r w:rsidRPr="00E77497">
        <w:br/>
        <w:t>(d + e).print()</w:t>
      </w:r>
    </w:p>
    <w:p w14:paraId="30EFFAA6" w14:textId="77777777" w:rsidR="004C02EF" w:rsidRPr="00E77497" w:rsidRDefault="004C02EF" w:rsidP="004C02EF">
      <w:pPr>
        <w:spacing w:after="60"/>
      </w:pPr>
      <w:r w:rsidRPr="00E77497">
        <w:t xml:space="preserve">is </w:t>
      </w:r>
      <w:r w:rsidRPr="00E77497">
        <w:rPr>
          <w:i/>
        </w:rPr>
        <w:t>not</w:t>
      </w:r>
      <w:r w:rsidRPr="00E77497">
        <w:t xml:space="preserve"> transformed by automatic semicolon insertion, because the parenthesised expression that begins the second line can be interpreted as an argument list for a function call:</w:t>
      </w:r>
    </w:p>
    <w:p w14:paraId="016F79A4" w14:textId="77777777" w:rsidR="004C02EF" w:rsidRPr="00E77497" w:rsidRDefault="004C02EF" w:rsidP="004C02EF">
      <w:pPr>
        <w:pStyle w:val="CodeSample3"/>
        <w:ind w:firstLine="720"/>
      </w:pPr>
      <w:r w:rsidRPr="00E77497">
        <w:t>a = b + c(d + e).print()</w:t>
      </w:r>
    </w:p>
    <w:p w14:paraId="2C9A390F" w14:textId="77777777" w:rsidR="004C02EF" w:rsidRPr="00E77497" w:rsidRDefault="004C02EF" w:rsidP="004C02EF">
      <w:r w:rsidRPr="00E77497">
        <w:t>In the circumstance that an assignment statement must begin with a left parenthesis, it is a good idea for the programmer to provide an explicit semicolon at the end of the preceding statement rather than to rely on automatic semicolon insertion.</w:t>
      </w:r>
      <w:bookmarkStart w:id="3078" w:name="_Toc393690227"/>
    </w:p>
    <w:p w14:paraId="338BBBEF" w14:textId="77777777" w:rsidR="004C02EF" w:rsidRPr="00E77497" w:rsidRDefault="004C02EF" w:rsidP="004C02EF">
      <w:pPr>
        <w:pStyle w:val="1"/>
        <w:numPr>
          <w:ilvl w:val="0"/>
          <w:numId w:val="0"/>
        </w:numPr>
        <w:spacing w:after="120"/>
      </w:pPr>
      <w:bookmarkStart w:id="3079" w:name="_Toc472818773"/>
      <w:bookmarkStart w:id="3080" w:name="_Toc235503326"/>
      <w:bookmarkStart w:id="3081" w:name="_Toc241509101"/>
      <w:bookmarkStart w:id="3082" w:name="_Toc244416588"/>
      <w:bookmarkStart w:id="3083" w:name="_Toc276630952"/>
      <w:bookmarkStart w:id="3084" w:name="_Toc336509422"/>
      <w:r w:rsidRPr="00E77497">
        <w:t>8</w:t>
      </w:r>
      <w:r w:rsidRPr="00E77497">
        <w:tab/>
        <w:t>Type</w:t>
      </w:r>
      <w:bookmarkEnd w:id="3071"/>
      <w:bookmarkEnd w:id="3072"/>
      <w:bookmarkEnd w:id="3073"/>
      <w:bookmarkEnd w:id="3074"/>
      <w:bookmarkEnd w:id="3075"/>
      <w:bookmarkEnd w:id="3076"/>
      <w:bookmarkEnd w:id="3077"/>
      <w:bookmarkEnd w:id="3078"/>
      <w:r w:rsidRPr="00E77497">
        <w:t>s</w:t>
      </w:r>
      <w:bookmarkEnd w:id="3079"/>
      <w:bookmarkEnd w:id="3080"/>
      <w:bookmarkEnd w:id="3081"/>
      <w:bookmarkEnd w:id="3082"/>
      <w:bookmarkEnd w:id="3083"/>
      <w:bookmarkEnd w:id="3084"/>
    </w:p>
    <w:p w14:paraId="12B589BE" w14:textId="77777777" w:rsidR="004C02EF" w:rsidRPr="00E77497" w:rsidRDefault="004C02EF" w:rsidP="004C02EF">
      <w:r w:rsidRPr="00E77497">
        <w:t>Algorithms within this specification manipulate values each of which has an associated type. The possible value types are exactly those defined in this clause. Types are further subclassified into ECMAScript language types and specification types.</w:t>
      </w:r>
    </w:p>
    <w:p w14:paraId="59720BE9" w14:textId="77777777" w:rsidR="004C02EF" w:rsidRPr="00E77497" w:rsidRDefault="004C02EF" w:rsidP="004C02EF">
      <w:r w:rsidRPr="00E77497">
        <w:t>An ECMAScript language type corresponds to values that are directly manipulated by an ECMAScript programmer using the ECMAScript language. The ECMAScript language types are Undefined, Null, Boolean, String, Number, and Object.</w:t>
      </w:r>
    </w:p>
    <w:p w14:paraId="073FCF97" w14:textId="77777777" w:rsidR="004C02EF" w:rsidRPr="00E77497" w:rsidRDefault="004C02EF" w:rsidP="004C02EF">
      <w:r w:rsidRPr="00E77497">
        <w:t>A specification type corresponds to meta-values that are used within algorithms to describe the semantics of ECMAScript language constructs and ECMAScript language types. The specification types are Reference, List, Completion, Property Descriptor, Property Identifier, Lexical Environment,</w:t>
      </w:r>
      <w:ins w:id="3085" w:author="Rev 10 Allen Wirfs-Brock" w:date="2012-09-06T10:52:00Z">
        <w:r w:rsidR="00565344">
          <w:t xml:space="preserve"> </w:t>
        </w:r>
      </w:ins>
      <w:del w:id="3086" w:author="Rev 10 Allen Wirfs-Brock" w:date="2012-09-06T10:52:00Z">
        <w:r w:rsidRPr="00E77497" w:rsidDel="00565344">
          <w:delText xml:space="preserve"> and </w:delText>
        </w:r>
      </w:del>
      <w:r w:rsidRPr="00E77497">
        <w:t>Environment Record</w:t>
      </w:r>
      <w:ins w:id="3087" w:author="Rev 10 Allen Wirfs-Brock" w:date="2012-09-06T10:53:00Z">
        <w:r w:rsidR="00565344">
          <w:t>,</w:t>
        </w:r>
      </w:ins>
      <w:ins w:id="3088" w:author="Rev 10 Allen Wirfs-Brock" w:date="2012-09-26T16:59:00Z">
        <w:r w:rsidR="004012E4">
          <w:t xml:space="preserve"> and</w:t>
        </w:r>
      </w:ins>
      <w:ins w:id="3089" w:author="Rev 10 Allen Wirfs-Brock" w:date="2012-09-06T10:53:00Z">
        <w:r w:rsidR="00565344">
          <w:t xml:space="preserve"> Data Block</w:t>
        </w:r>
      </w:ins>
      <w:r w:rsidRPr="00E77497">
        <w:t>. Specification type values are specification artefacts that do not necessarily correspond to any specific entity within an ECMAScript implementation. Specification type values may be used to describe intermediate results of ECMAScript expression evaluation but such values cannot be stored as properties of objects or values of ECMAScript language variables.</w:t>
      </w:r>
    </w:p>
    <w:p w14:paraId="360B78DF" w14:textId="77777777" w:rsidR="004C02EF" w:rsidRPr="00E77497" w:rsidRDefault="004C02EF" w:rsidP="004C02EF">
      <w:r w:rsidRPr="00E77497">
        <w:t>Within this specification, the notation “</w:t>
      </w:r>
      <w:r w:rsidRPr="00E77497">
        <w:rPr>
          <w:rFonts w:ascii="Times New Roman" w:hAnsi="Times New Roman"/>
        </w:rPr>
        <w:t>Type(</w:t>
      </w:r>
      <w:r w:rsidRPr="00E77497">
        <w:rPr>
          <w:rFonts w:ascii="Times New Roman" w:hAnsi="Times New Roman"/>
          <w:i/>
        </w:rPr>
        <w:t>x</w:t>
      </w:r>
      <w:r w:rsidRPr="00E77497">
        <w:rPr>
          <w:rFonts w:ascii="Times New Roman" w:hAnsi="Times New Roman"/>
        </w:rPr>
        <w:t>)</w:t>
      </w:r>
      <w:r w:rsidRPr="00E77497">
        <w:t>” is used as shorthand for “</w:t>
      </w:r>
      <w:r w:rsidRPr="00E77497">
        <w:rPr>
          <w:rFonts w:ascii="Times New Roman" w:hAnsi="Times New Roman"/>
        </w:rPr>
        <w:t xml:space="preserve">the type of </w:t>
      </w:r>
      <w:r w:rsidRPr="00E77497">
        <w:rPr>
          <w:rFonts w:ascii="Times New Roman" w:hAnsi="Times New Roman"/>
          <w:i/>
        </w:rPr>
        <w:t>x</w:t>
      </w:r>
      <w:r w:rsidRPr="00E77497">
        <w:t>” where “</w:t>
      </w:r>
      <w:r w:rsidRPr="00E77497">
        <w:rPr>
          <w:rFonts w:ascii="Times New Roman" w:hAnsi="Times New Roman"/>
        </w:rPr>
        <w:t>type</w:t>
      </w:r>
      <w:r w:rsidRPr="00E77497">
        <w:t>” refers to the ECMAScript language and specification types defined in this clause.</w:t>
      </w:r>
      <w:bookmarkStart w:id="3090" w:name="_Toc381513632"/>
      <w:bookmarkStart w:id="3091" w:name="_Toc382202775"/>
      <w:bookmarkStart w:id="3092" w:name="_Toc382202995"/>
      <w:bookmarkStart w:id="3093" w:name="_Toc382212154"/>
      <w:bookmarkStart w:id="3094" w:name="_Toc382212333"/>
      <w:bookmarkStart w:id="3095" w:name="_Toc382291499"/>
      <w:bookmarkStart w:id="3096" w:name="_Toc385672135"/>
      <w:bookmarkStart w:id="3097" w:name="_Toc393690228"/>
    </w:p>
    <w:p w14:paraId="7128D282" w14:textId="77777777" w:rsidR="004C02EF" w:rsidRPr="00E77497" w:rsidRDefault="004C02EF" w:rsidP="004C02EF">
      <w:pPr>
        <w:pStyle w:val="20"/>
        <w:numPr>
          <w:ilvl w:val="0"/>
          <w:numId w:val="0"/>
        </w:numPr>
      </w:pPr>
      <w:bookmarkStart w:id="3098" w:name="_Ref449763253"/>
      <w:bookmarkStart w:id="3099" w:name="_Toc472818774"/>
      <w:bookmarkStart w:id="3100" w:name="_Toc235503327"/>
      <w:bookmarkStart w:id="3101" w:name="_Toc241509102"/>
      <w:bookmarkStart w:id="3102" w:name="_Toc244416589"/>
      <w:bookmarkStart w:id="3103" w:name="_Toc276630953"/>
      <w:bookmarkStart w:id="3104" w:name="_Toc336509423"/>
      <w:r w:rsidRPr="00E77497">
        <w:t>8.1</w:t>
      </w:r>
      <w:r w:rsidRPr="00E77497">
        <w:tab/>
        <w:t>The Undefined Typ</w:t>
      </w:r>
      <w:bookmarkEnd w:id="3090"/>
      <w:bookmarkEnd w:id="3091"/>
      <w:bookmarkEnd w:id="3092"/>
      <w:bookmarkEnd w:id="3093"/>
      <w:bookmarkEnd w:id="3094"/>
      <w:bookmarkEnd w:id="3095"/>
      <w:bookmarkEnd w:id="3096"/>
      <w:bookmarkEnd w:id="3097"/>
      <w:r w:rsidRPr="00E77497">
        <w:t>e</w:t>
      </w:r>
      <w:bookmarkEnd w:id="3098"/>
      <w:bookmarkEnd w:id="3099"/>
      <w:bookmarkEnd w:id="3100"/>
      <w:bookmarkEnd w:id="3101"/>
      <w:bookmarkEnd w:id="3102"/>
      <w:bookmarkEnd w:id="3103"/>
      <w:bookmarkEnd w:id="3104"/>
    </w:p>
    <w:p w14:paraId="4620BAB7" w14:textId="77777777" w:rsidR="004C02EF" w:rsidRPr="00E77497" w:rsidRDefault="004C02EF" w:rsidP="004C02EF">
      <w:r w:rsidRPr="00E77497">
        <w:t xml:space="preserve">The Undefined type has exactly one value, called </w:t>
      </w:r>
      <w:r w:rsidRPr="00E77497">
        <w:rPr>
          <w:b/>
        </w:rPr>
        <w:t>undefined</w:t>
      </w:r>
      <w:r w:rsidRPr="00E77497">
        <w:t xml:space="preserve">. Any variable that has not been assigned a value has the value </w:t>
      </w:r>
      <w:r w:rsidRPr="00E77497">
        <w:rPr>
          <w:b/>
        </w:rPr>
        <w:t>undefined</w:t>
      </w:r>
      <w:r w:rsidRPr="00E77497">
        <w:t>.</w:t>
      </w:r>
      <w:bookmarkStart w:id="3105" w:name="_Toc381513633"/>
      <w:bookmarkStart w:id="3106" w:name="_Toc382202776"/>
      <w:bookmarkStart w:id="3107" w:name="_Toc382202996"/>
      <w:bookmarkStart w:id="3108" w:name="_Toc382212155"/>
      <w:bookmarkStart w:id="3109" w:name="_Toc382212334"/>
      <w:bookmarkStart w:id="3110" w:name="_Toc382291500"/>
      <w:bookmarkStart w:id="3111" w:name="_Toc385672136"/>
      <w:bookmarkStart w:id="3112" w:name="_Toc393690229"/>
    </w:p>
    <w:p w14:paraId="70A7D120" w14:textId="77777777" w:rsidR="004C02EF" w:rsidRPr="00E77497" w:rsidRDefault="004C02EF" w:rsidP="004C02EF">
      <w:pPr>
        <w:pStyle w:val="20"/>
        <w:numPr>
          <w:ilvl w:val="0"/>
          <w:numId w:val="0"/>
        </w:numPr>
      </w:pPr>
      <w:bookmarkStart w:id="3113" w:name="_Toc472818775"/>
      <w:bookmarkStart w:id="3114" w:name="_Toc235503328"/>
      <w:bookmarkStart w:id="3115" w:name="_Toc241509103"/>
      <w:bookmarkStart w:id="3116" w:name="_Toc244416590"/>
      <w:bookmarkStart w:id="3117" w:name="_Toc276630954"/>
      <w:bookmarkStart w:id="3118" w:name="_Toc336509424"/>
      <w:r w:rsidRPr="00E77497">
        <w:t>8.2</w:t>
      </w:r>
      <w:r w:rsidRPr="00E77497">
        <w:tab/>
        <w:t>The Null Typ</w:t>
      </w:r>
      <w:bookmarkEnd w:id="3105"/>
      <w:bookmarkEnd w:id="3106"/>
      <w:bookmarkEnd w:id="3107"/>
      <w:bookmarkEnd w:id="3108"/>
      <w:bookmarkEnd w:id="3109"/>
      <w:bookmarkEnd w:id="3110"/>
      <w:bookmarkEnd w:id="3111"/>
      <w:bookmarkEnd w:id="3112"/>
      <w:r w:rsidRPr="00E77497">
        <w:t>e</w:t>
      </w:r>
      <w:bookmarkEnd w:id="3113"/>
      <w:bookmarkEnd w:id="3114"/>
      <w:bookmarkEnd w:id="3115"/>
      <w:bookmarkEnd w:id="3116"/>
      <w:bookmarkEnd w:id="3117"/>
      <w:bookmarkEnd w:id="3118"/>
    </w:p>
    <w:p w14:paraId="710E9FE0" w14:textId="77777777" w:rsidR="004C02EF" w:rsidRPr="00E77497" w:rsidRDefault="004C02EF" w:rsidP="004C02EF">
      <w:r w:rsidRPr="00E77497">
        <w:t xml:space="preserve">The Null type has exactly one value, called </w:t>
      </w:r>
      <w:r w:rsidRPr="00E77497">
        <w:rPr>
          <w:b/>
        </w:rPr>
        <w:t>null</w:t>
      </w:r>
      <w:r w:rsidRPr="00E77497">
        <w:t>.</w:t>
      </w:r>
      <w:bookmarkStart w:id="3119" w:name="_Toc381513634"/>
      <w:bookmarkStart w:id="3120" w:name="_Toc382202777"/>
      <w:bookmarkStart w:id="3121" w:name="_Toc382202997"/>
      <w:bookmarkStart w:id="3122" w:name="_Toc382212156"/>
      <w:bookmarkStart w:id="3123" w:name="_Toc382212335"/>
      <w:bookmarkStart w:id="3124" w:name="_Toc382291501"/>
      <w:bookmarkStart w:id="3125" w:name="_Toc385672137"/>
      <w:bookmarkStart w:id="3126" w:name="_Toc393690230"/>
    </w:p>
    <w:p w14:paraId="591839E7" w14:textId="77777777" w:rsidR="004C02EF" w:rsidRPr="00E77497" w:rsidRDefault="004C02EF" w:rsidP="004C02EF">
      <w:pPr>
        <w:pStyle w:val="20"/>
        <w:numPr>
          <w:ilvl w:val="0"/>
          <w:numId w:val="0"/>
        </w:numPr>
      </w:pPr>
      <w:bookmarkStart w:id="3127" w:name="_Toc472818776"/>
      <w:bookmarkStart w:id="3128" w:name="_Toc235503329"/>
      <w:bookmarkStart w:id="3129" w:name="_Toc241509104"/>
      <w:bookmarkStart w:id="3130" w:name="_Toc244416591"/>
      <w:bookmarkStart w:id="3131" w:name="_Toc276630955"/>
      <w:bookmarkStart w:id="3132" w:name="_Toc336509425"/>
      <w:r w:rsidRPr="00E77497">
        <w:t>8.3</w:t>
      </w:r>
      <w:r w:rsidRPr="00E77497">
        <w:tab/>
        <w:t>The Boolean Typ</w:t>
      </w:r>
      <w:bookmarkEnd w:id="3119"/>
      <w:bookmarkEnd w:id="3120"/>
      <w:bookmarkEnd w:id="3121"/>
      <w:bookmarkEnd w:id="3122"/>
      <w:bookmarkEnd w:id="3123"/>
      <w:bookmarkEnd w:id="3124"/>
      <w:bookmarkEnd w:id="3125"/>
      <w:bookmarkEnd w:id="3126"/>
      <w:r w:rsidRPr="00E77497">
        <w:t>e</w:t>
      </w:r>
      <w:bookmarkEnd w:id="3127"/>
      <w:bookmarkEnd w:id="3128"/>
      <w:bookmarkEnd w:id="3129"/>
      <w:bookmarkEnd w:id="3130"/>
      <w:bookmarkEnd w:id="3131"/>
      <w:bookmarkEnd w:id="3132"/>
    </w:p>
    <w:p w14:paraId="1172318E" w14:textId="77777777" w:rsidR="004C02EF" w:rsidRPr="00E77497" w:rsidRDefault="004C02EF" w:rsidP="004C02EF">
      <w:r w:rsidRPr="00E77497">
        <w:t xml:space="preserve">The Boolean type represents a logical entity having two values, called </w:t>
      </w:r>
      <w:r w:rsidRPr="00E77497">
        <w:rPr>
          <w:b/>
        </w:rPr>
        <w:t xml:space="preserve">true </w:t>
      </w:r>
      <w:r w:rsidRPr="00E77497">
        <w:t xml:space="preserve">and </w:t>
      </w:r>
      <w:r w:rsidRPr="00E77497">
        <w:rPr>
          <w:b/>
        </w:rPr>
        <w:t>false</w:t>
      </w:r>
      <w:r w:rsidRPr="00E77497">
        <w:t>.</w:t>
      </w:r>
      <w:bookmarkStart w:id="3133" w:name="_Ref384033349"/>
      <w:bookmarkStart w:id="3134" w:name="_Toc385672138"/>
      <w:bookmarkStart w:id="3135" w:name="_Toc393690231"/>
      <w:bookmarkStart w:id="3136" w:name="_Ref379873913"/>
      <w:bookmarkStart w:id="3137" w:name="_Ref379873915"/>
      <w:bookmarkStart w:id="3138" w:name="_Toc381513635"/>
      <w:bookmarkStart w:id="3139" w:name="_Toc382202778"/>
      <w:bookmarkStart w:id="3140" w:name="_Toc382202998"/>
      <w:bookmarkStart w:id="3141" w:name="_Toc382212157"/>
      <w:bookmarkStart w:id="3142" w:name="_Toc382212336"/>
      <w:bookmarkStart w:id="3143" w:name="_Toc382291502"/>
    </w:p>
    <w:p w14:paraId="64E3D7DF" w14:textId="77777777" w:rsidR="004C02EF" w:rsidRPr="00E77497" w:rsidRDefault="004C02EF" w:rsidP="004C02EF">
      <w:pPr>
        <w:pStyle w:val="20"/>
        <w:numPr>
          <w:ilvl w:val="0"/>
          <w:numId w:val="0"/>
        </w:numPr>
      </w:pPr>
      <w:bookmarkStart w:id="3144" w:name="_Ref451679925"/>
      <w:bookmarkStart w:id="3145" w:name="_Toc472818777"/>
      <w:bookmarkStart w:id="3146" w:name="_Toc235503330"/>
      <w:bookmarkStart w:id="3147" w:name="_Toc241509105"/>
      <w:bookmarkStart w:id="3148" w:name="_Toc244416592"/>
      <w:bookmarkStart w:id="3149" w:name="_Toc276630956"/>
      <w:bookmarkStart w:id="3150" w:name="_Toc336509426"/>
      <w:r w:rsidRPr="00E77497">
        <w:t>8.4</w:t>
      </w:r>
      <w:r w:rsidRPr="00E77497">
        <w:tab/>
        <w:t xml:space="preserve">The String </w:t>
      </w:r>
      <w:bookmarkEnd w:id="3133"/>
      <w:bookmarkEnd w:id="3134"/>
      <w:bookmarkEnd w:id="3135"/>
      <w:r w:rsidRPr="00E77497">
        <w:t>Type</w:t>
      </w:r>
      <w:bookmarkEnd w:id="3144"/>
      <w:bookmarkEnd w:id="3145"/>
      <w:bookmarkEnd w:id="3146"/>
      <w:bookmarkEnd w:id="3147"/>
      <w:bookmarkEnd w:id="3148"/>
      <w:bookmarkEnd w:id="3149"/>
      <w:bookmarkEnd w:id="3150"/>
    </w:p>
    <w:p w14:paraId="13DD6433" w14:textId="77777777" w:rsidR="004C02EF" w:rsidRPr="00E77497" w:rsidRDefault="004C02EF" w:rsidP="004C02EF">
      <w:r w:rsidRPr="00E77497">
        <w:t xml:space="preserve">The String type is the set of all finite ordered sequences of zero or more 16-bit unsigned integer values (“elements”). The String type is generally used to represent textual data in a running ECMAScript program, in which case each element in the String is treated as a </w:t>
      </w:r>
      <w:ins w:id="3151" w:author="Rev 9 Allen Wirfs-Brock" w:date="2012-07-06T18:34:00Z">
        <w:del w:id="3152" w:author="Rev 10 Allen Wirfs-Brock" w:date="2012-08-30T16:24:00Z">
          <w:r w:rsidR="00281181" w:rsidDel="00053DB6">
            <w:delText>Unicode</w:delText>
          </w:r>
        </w:del>
      </w:ins>
      <w:ins w:id="3153" w:author="Rev 10 Allen Wirfs-Brock" w:date="2012-08-30T16:24:00Z">
        <w:r w:rsidR="00053DB6">
          <w:t>UTF-16</w:t>
        </w:r>
      </w:ins>
      <w:ins w:id="3154" w:author="Rev 9 Allen Wirfs-Brock" w:date="2012-07-06T18:34:00Z">
        <w:r w:rsidR="00281181">
          <w:t xml:space="preserve"> </w:t>
        </w:r>
      </w:ins>
      <w:r w:rsidRPr="00E77497">
        <w:t>code unit value</w:t>
      </w:r>
      <w:del w:id="3155" w:author="Rev 9 Allen Wirfs-Brock" w:date="2012-07-06T18:34:00Z">
        <w:r w:rsidRPr="00E77497" w:rsidDel="00281181">
          <w:delText xml:space="preserve"> (see Clause 6)</w:delText>
        </w:r>
      </w:del>
      <w:r w:rsidRPr="00E77497">
        <w:t>. Each element is regarded as occupying a position within the sequence. These positions are indexed with nonnegative integers. The first element (if any) is at position 0, the next element (if any) at position 1, and so on. The length of a String is the number of elements (i.e., 16-bit values) within it. The empty String has length zero and therefore contains no elements.</w:t>
      </w:r>
      <w:bookmarkStart w:id="3156" w:name="_Toc385672139"/>
      <w:bookmarkStart w:id="3157" w:name="_Ref393616595"/>
      <w:bookmarkStart w:id="3158" w:name="_Toc393690232"/>
      <w:bookmarkStart w:id="3159" w:name="_Ref404492926"/>
      <w:bookmarkStart w:id="3160" w:name="_Ref404493293"/>
      <w:bookmarkStart w:id="3161" w:name="_Ref404504794"/>
    </w:p>
    <w:p w14:paraId="2F59B85E" w14:textId="77777777" w:rsidR="00922332" w:rsidRDefault="00281181" w:rsidP="00281181">
      <w:pPr>
        <w:rPr>
          <w:ins w:id="3162" w:author="Rev 9 Allen Wirfs-Brock" w:date="2012-07-07T12:38:00Z"/>
        </w:rPr>
      </w:pPr>
      <w:ins w:id="3163" w:author="Rev 9 Allen Wirfs-Brock" w:date="2012-07-06T18:36:00Z">
        <w:r>
          <w:t xml:space="preserve">Where ECMAScript operations interpret String </w:t>
        </w:r>
      </w:ins>
      <w:ins w:id="3164" w:author="Rev 9 Allen Wirfs-Brock" w:date="2012-07-06T18:37:00Z">
        <w:r>
          <w:t>values</w:t>
        </w:r>
      </w:ins>
      <w:ins w:id="3165" w:author="Rev 9 Allen Wirfs-Brock" w:date="2012-07-06T18:36:00Z">
        <w:r>
          <w:t xml:space="preserve">, each element is interpreted as a single UTF-16 code unit. However, ECMAScript does not place any restrictions or requirements on the sequence of code units in a String value, so they may be ill-formed when interpreted as UTF-16 code unit sequences. Operations that do not interpret String contents treat them as sequences of undifferentiated 16-bit unsigned integers. No operations ensure that Strings are in </w:t>
        </w:r>
      </w:ins>
      <w:ins w:id="3166" w:author="Rev 9 Allen Wirfs-Brock" w:date="2012-07-06T18:40:00Z">
        <w:r>
          <w:t xml:space="preserve">a </w:t>
        </w:r>
      </w:ins>
      <w:ins w:id="3167" w:author="Rev 9 Allen Wirfs-Brock" w:date="2012-07-06T18:36:00Z">
        <w:r>
          <w:t>normalized form. Only operations that are explicitly specified to be language or locale sensitive produce language-sensitive results</w:t>
        </w:r>
      </w:ins>
    </w:p>
    <w:p w14:paraId="2002BEB3" w14:textId="77777777" w:rsidR="004C02EF" w:rsidRPr="00E77497" w:rsidDel="00206DEC" w:rsidRDefault="004C02EF" w:rsidP="00206DEC">
      <w:pPr>
        <w:numPr>
          <w:ilvl w:val="0"/>
          <w:numId w:val="912"/>
        </w:numPr>
        <w:rPr>
          <w:del w:id="3168" w:author="Rev 9 Allen Wirfs-Brock" w:date="2012-07-07T12:50:00Z"/>
        </w:rPr>
      </w:pPr>
      <w:del w:id="3169" w:author="Rev 9 Allen Wirfs-Brock" w:date="2012-07-06T18:39:00Z">
        <w:r w:rsidRPr="00E77497" w:rsidDel="00281181">
          <w:delText xml:space="preserve">When a String contains actual textual data, each element is considered to be a single UTF-16 code unit. Whether or not this is the actual storage format of a String, the </w:delText>
        </w:r>
      </w:del>
      <w:del w:id="3170" w:author="Rev 9 Allen Wirfs-Brock" w:date="2012-07-06T18:32:00Z">
        <w:r w:rsidRPr="00E77497" w:rsidDel="00281181">
          <w:delText xml:space="preserve">characters </w:delText>
        </w:r>
      </w:del>
      <w:del w:id="3171" w:author="Rev 9 Allen Wirfs-Brock" w:date="2012-07-06T18:39:00Z">
        <w:r w:rsidRPr="00E77497" w:rsidDel="00281181">
          <w:delText>within a String are numbered by their initial code unit element position as though they were represented using UTF-16. All operations on Strings (except as otherwise stated) treat them as sequences of undifferentiated 16-bit unsigned integers; they do not ensure the resulting String is in normalised form, nor do they ensure language-sensitive results.</w:delText>
        </w:r>
      </w:del>
    </w:p>
    <w:p w14:paraId="245A969F" w14:textId="77777777" w:rsidR="004C02EF" w:rsidRPr="00E77497" w:rsidRDefault="004C02EF" w:rsidP="004C02EF">
      <w:pPr>
        <w:pStyle w:val="Note"/>
      </w:pPr>
      <w:r w:rsidRPr="00E77497">
        <w:t>NOTE</w:t>
      </w:r>
      <w:r w:rsidRPr="00E77497">
        <w:tab/>
        <w:t xml:space="preserve">The rationale behind this design was to keep the implementation of Strings as simple and high-performing as possible. </w:t>
      </w:r>
      <w:del w:id="3172" w:author="Rev 9 Allen Wirfs-Brock" w:date="2012-07-02T17:40:00Z">
        <w:r w:rsidRPr="00E77497" w:rsidDel="00A0691D">
          <w:delText xml:space="preserve">The intent is that textual data coming into the execution environment from outside (e.g., user input, text read from a file or received over the network, etc.) be converted to Unicode Normalised Form C before the running program sees it. Usually this would occur at the same time incoming text is converted from its original character encoding to Unicode (and would impose no additional overhead). </w:delText>
        </w:r>
      </w:del>
      <w:del w:id="3173" w:author="Rev 9 Allen Wirfs-Brock" w:date="2012-07-02T17:41:00Z">
        <w:r w:rsidRPr="00E77497" w:rsidDel="00A0691D">
          <w:delText>Since it is recommended that</w:delText>
        </w:r>
      </w:del>
      <w:ins w:id="3174" w:author="Rev 9 Allen Wirfs-Brock" w:date="2012-07-02T17:41:00Z">
        <w:r w:rsidR="00A0691D">
          <w:t>If</w:t>
        </w:r>
      </w:ins>
      <w:r w:rsidRPr="00E77497">
        <w:t xml:space="preserve"> ECMAScript source code </w:t>
      </w:r>
      <w:del w:id="3175" w:author="Rev 9 Allen Wirfs-Brock" w:date="2012-07-02T19:28:00Z">
        <w:r w:rsidRPr="00E77497" w:rsidDel="00D27CC9">
          <w:delText xml:space="preserve">be </w:delText>
        </w:r>
      </w:del>
      <w:ins w:id="3176" w:author="Rev 9 Allen Wirfs-Brock" w:date="2012-07-02T19:28:00Z">
        <w:r w:rsidR="00D27CC9">
          <w:t>is</w:t>
        </w:r>
        <w:r w:rsidR="00D27CC9" w:rsidRPr="00E77497">
          <w:t xml:space="preserve"> </w:t>
        </w:r>
      </w:ins>
      <w:r w:rsidRPr="00E77497">
        <w:t xml:space="preserve">in Normalised Form C, string literals are guaranteed to </w:t>
      </w:r>
      <w:ins w:id="3177" w:author="Rev 9 Allen Wirfs-Brock" w:date="2012-07-02T19:29:00Z">
        <w:r w:rsidR="00D27CC9">
          <w:t xml:space="preserve">also </w:t>
        </w:r>
      </w:ins>
      <w:r w:rsidRPr="00E77497">
        <w:t>be normalised</w:t>
      </w:r>
      <w:del w:id="3178" w:author="Rev 9 Allen Wirfs-Brock" w:date="2012-07-02T19:29:00Z">
        <w:r w:rsidRPr="00E77497" w:rsidDel="00D27CC9">
          <w:delText xml:space="preserve"> (if source text is guaranteed to be normalised)</w:delText>
        </w:r>
      </w:del>
      <w:r w:rsidRPr="00E77497">
        <w:t>, as long as they do not contain any Unicode escape sequences.</w:t>
      </w:r>
    </w:p>
    <w:p w14:paraId="42511114" w14:textId="77777777" w:rsidR="00206DEC" w:rsidRDefault="00206DEC" w:rsidP="008E7E56">
      <w:pPr>
        <w:contextualSpacing/>
        <w:rPr>
          <w:ins w:id="3179" w:author="Rev 9 Allen Wirfs-Brock" w:date="2012-07-07T12:50:00Z"/>
        </w:rPr>
      </w:pPr>
      <w:bookmarkStart w:id="3180" w:name="_Ref424530687"/>
      <w:bookmarkStart w:id="3181" w:name="_Ref424531262"/>
      <w:bookmarkStart w:id="3182" w:name="_Ref424532158"/>
      <w:bookmarkStart w:id="3183" w:name="_Toc472818778"/>
      <w:bookmarkStart w:id="3184" w:name="_Toc235503331"/>
      <w:bookmarkStart w:id="3185" w:name="_Toc241509106"/>
      <w:bookmarkStart w:id="3186" w:name="_Toc244416593"/>
      <w:bookmarkStart w:id="3187" w:name="_Toc276630957"/>
      <w:ins w:id="3188" w:author="Rev 9 Allen Wirfs-Brock" w:date="2012-07-07T12:50:00Z">
        <w:r>
          <w:t xml:space="preserve">Some operations interpret String contents as UTF-16 encoded Unicode code points. In that case the interpretation is: </w:t>
        </w:r>
      </w:ins>
    </w:p>
    <w:p w14:paraId="3B08F266" w14:textId="77777777" w:rsidR="00206DEC" w:rsidRDefault="00206DEC" w:rsidP="00206DEC">
      <w:pPr>
        <w:numPr>
          <w:ilvl w:val="0"/>
          <w:numId w:val="912"/>
        </w:numPr>
        <w:contextualSpacing/>
        <w:rPr>
          <w:ins w:id="3189" w:author="Rev 9 Allen Wirfs-Brock" w:date="2012-07-07T12:50:00Z"/>
        </w:rPr>
      </w:pPr>
      <w:ins w:id="3190" w:author="Rev 9 Allen Wirfs-Brock" w:date="2012-07-07T12:50:00Z">
        <w:r>
          <w:t xml:space="preserve">A code unit in the range </w:t>
        </w:r>
        <w:r w:rsidRPr="00206DEC">
          <w:rPr>
            <w:rFonts w:ascii="Times New Roman" w:hAnsi="Times New Roman"/>
          </w:rPr>
          <w:t xml:space="preserve">0 </w:t>
        </w:r>
        <w:r>
          <w:t xml:space="preserve">to </w:t>
        </w:r>
        <w:r w:rsidRPr="00206DEC">
          <w:rPr>
            <w:rFonts w:ascii="Times New Roman" w:hAnsi="Times New Roman"/>
          </w:rPr>
          <w:t>0xD7FF</w:t>
        </w:r>
        <w:r>
          <w:t xml:space="preserve"> or in the range </w:t>
        </w:r>
        <w:r w:rsidRPr="00206DEC">
          <w:rPr>
            <w:rFonts w:ascii="Times New Roman" w:hAnsi="Times New Roman"/>
          </w:rPr>
          <w:t>0xE000</w:t>
        </w:r>
        <w:r>
          <w:t xml:space="preserve"> to </w:t>
        </w:r>
        <w:r w:rsidRPr="00206DEC">
          <w:rPr>
            <w:rFonts w:ascii="Times New Roman" w:hAnsi="Times New Roman"/>
          </w:rPr>
          <w:t>0xFFFF</w:t>
        </w:r>
        <w:r>
          <w:t xml:space="preserve"> is interpreted as a code point with the same value.</w:t>
        </w:r>
      </w:ins>
    </w:p>
    <w:p w14:paraId="61480D7E" w14:textId="77777777" w:rsidR="00206DEC" w:rsidRDefault="00206DEC" w:rsidP="00206DEC">
      <w:pPr>
        <w:numPr>
          <w:ilvl w:val="0"/>
          <w:numId w:val="912"/>
        </w:numPr>
        <w:contextualSpacing/>
        <w:rPr>
          <w:ins w:id="3191" w:author="Rev 9 Allen Wirfs-Brock" w:date="2012-07-07T12:50:00Z"/>
        </w:rPr>
      </w:pPr>
      <w:ins w:id="3192" w:author="Rev 9 Allen Wirfs-Brock" w:date="2012-07-07T12:50:00Z">
        <w:r>
          <w:t xml:space="preserve">A sequence of two code units, where the first code unit </w:t>
        </w:r>
        <w:r w:rsidRPr="00206DEC">
          <w:rPr>
            <w:rFonts w:ascii="Times New Roman" w:hAnsi="Times New Roman"/>
            <w:i/>
          </w:rPr>
          <w:t>c1</w:t>
        </w:r>
        <w:r>
          <w:t xml:space="preserve"> is in the range </w:t>
        </w:r>
        <w:r w:rsidRPr="00206DEC">
          <w:rPr>
            <w:rFonts w:ascii="Times New Roman" w:hAnsi="Times New Roman"/>
          </w:rPr>
          <w:t>0xD800</w:t>
        </w:r>
        <w:r>
          <w:t xml:space="preserve"> to </w:t>
        </w:r>
        <w:r w:rsidRPr="00206DEC">
          <w:rPr>
            <w:rFonts w:ascii="Times New Roman" w:hAnsi="Times New Roman"/>
          </w:rPr>
          <w:t>0xDBFF</w:t>
        </w:r>
        <w:r>
          <w:t xml:space="preserve"> and the second code unit </w:t>
        </w:r>
        <w:r w:rsidRPr="00206DEC">
          <w:rPr>
            <w:rFonts w:ascii="Times New Roman" w:hAnsi="Times New Roman"/>
            <w:i/>
          </w:rPr>
          <w:t>c2</w:t>
        </w:r>
        <w:r>
          <w:t xml:space="preserve"> is in the range </w:t>
        </w:r>
        <w:r w:rsidRPr="00206DEC">
          <w:rPr>
            <w:rFonts w:ascii="Times New Roman" w:hAnsi="Times New Roman"/>
          </w:rPr>
          <w:t>0xDC00</w:t>
        </w:r>
        <w:r>
          <w:t xml:space="preserve"> to </w:t>
        </w:r>
        <w:r w:rsidRPr="00206DEC">
          <w:rPr>
            <w:rFonts w:ascii="Times New Roman" w:hAnsi="Times New Roman"/>
          </w:rPr>
          <w:t>0xDFFF</w:t>
        </w:r>
        <w:r>
          <w:t>, is a surrogate pair and is interpreted as a code point with the value (</w:t>
        </w:r>
        <w:r w:rsidRPr="00206DEC">
          <w:rPr>
            <w:rFonts w:ascii="Times New Roman" w:hAnsi="Times New Roman"/>
            <w:i/>
          </w:rPr>
          <w:t>c1</w:t>
        </w:r>
        <w:r>
          <w:t xml:space="preserve"> - </w:t>
        </w:r>
        <w:r w:rsidRPr="00206DEC">
          <w:rPr>
            <w:rFonts w:ascii="Times New Roman" w:hAnsi="Times New Roman"/>
          </w:rPr>
          <w:t>0xD800</w:t>
        </w:r>
        <w:r>
          <w:t xml:space="preserve">) </w:t>
        </w:r>
        <w:r>
          <w:rPr>
            <w:rFonts w:cs="Arial"/>
          </w:rPr>
          <w:t>×</w:t>
        </w:r>
        <w:r>
          <w:t xml:space="preserve"> </w:t>
        </w:r>
        <w:r w:rsidRPr="00206DEC">
          <w:rPr>
            <w:rFonts w:ascii="Times New Roman" w:hAnsi="Times New Roman"/>
          </w:rPr>
          <w:t>0x400</w:t>
        </w:r>
        <w:r>
          <w:t xml:space="preserve"> + (</w:t>
        </w:r>
        <w:r w:rsidRPr="00206DEC">
          <w:rPr>
            <w:rFonts w:ascii="Times New Roman" w:hAnsi="Times New Roman"/>
            <w:i/>
          </w:rPr>
          <w:t>c2</w:t>
        </w:r>
        <w:r>
          <w:t xml:space="preserve"> – </w:t>
        </w:r>
        <w:r w:rsidRPr="00206DEC">
          <w:rPr>
            <w:rFonts w:ascii="Times New Roman" w:hAnsi="Times New Roman"/>
          </w:rPr>
          <w:t>0xDC00</w:t>
        </w:r>
        <w:r>
          <w:t xml:space="preserve">) + </w:t>
        </w:r>
        <w:r w:rsidRPr="00206DEC">
          <w:rPr>
            <w:rFonts w:ascii="Times New Roman" w:hAnsi="Times New Roman"/>
          </w:rPr>
          <w:t>0x10000</w:t>
        </w:r>
        <w:r>
          <w:t>.</w:t>
        </w:r>
      </w:ins>
    </w:p>
    <w:p w14:paraId="243A7DD5" w14:textId="77777777" w:rsidR="00206DEC" w:rsidRPr="00E77497" w:rsidRDefault="00206DEC" w:rsidP="00206DEC">
      <w:pPr>
        <w:numPr>
          <w:ilvl w:val="0"/>
          <w:numId w:val="912"/>
        </w:numPr>
        <w:rPr>
          <w:ins w:id="3193" w:author="Rev 9 Allen Wirfs-Brock" w:date="2012-07-07T12:50:00Z"/>
        </w:rPr>
      </w:pPr>
      <w:ins w:id="3194" w:author="Rev 9 Allen Wirfs-Brock" w:date="2012-07-07T12:50:00Z">
        <w:r>
          <w:t xml:space="preserve">A code unit that is in the range </w:t>
        </w:r>
        <w:r w:rsidRPr="00206DEC">
          <w:rPr>
            <w:rFonts w:ascii="Times New Roman" w:hAnsi="Times New Roman"/>
          </w:rPr>
          <w:t>0xD800</w:t>
        </w:r>
        <w:r>
          <w:t xml:space="preserve"> to </w:t>
        </w:r>
        <w:r w:rsidRPr="00206DEC">
          <w:rPr>
            <w:rFonts w:ascii="Times New Roman" w:hAnsi="Times New Roman"/>
          </w:rPr>
          <w:t>0xDFFF</w:t>
        </w:r>
        <w:r>
          <w:t>, but is not part of a surrogate pair, is interpreted as a code point with the same value.</w:t>
        </w:r>
      </w:ins>
    </w:p>
    <w:p w14:paraId="72FA0CCC" w14:textId="77777777" w:rsidR="004C02EF" w:rsidRPr="00E77497" w:rsidRDefault="004C02EF" w:rsidP="004C02EF">
      <w:pPr>
        <w:pStyle w:val="20"/>
        <w:numPr>
          <w:ilvl w:val="0"/>
          <w:numId w:val="0"/>
        </w:numPr>
      </w:pPr>
      <w:bookmarkStart w:id="3195" w:name="_Toc336509427"/>
      <w:r w:rsidRPr="00E77497">
        <w:t>8.5</w:t>
      </w:r>
      <w:r w:rsidRPr="00E77497">
        <w:tab/>
        <w:t>The Number Typ</w:t>
      </w:r>
      <w:bookmarkEnd w:id="3136"/>
      <w:bookmarkEnd w:id="3137"/>
      <w:bookmarkEnd w:id="3138"/>
      <w:bookmarkEnd w:id="3139"/>
      <w:bookmarkEnd w:id="3140"/>
      <w:bookmarkEnd w:id="3141"/>
      <w:bookmarkEnd w:id="3142"/>
      <w:bookmarkEnd w:id="3143"/>
      <w:bookmarkEnd w:id="3156"/>
      <w:bookmarkEnd w:id="3157"/>
      <w:bookmarkEnd w:id="3158"/>
      <w:bookmarkEnd w:id="3159"/>
      <w:bookmarkEnd w:id="3160"/>
      <w:bookmarkEnd w:id="3161"/>
      <w:r w:rsidRPr="00E77497">
        <w:t>e</w:t>
      </w:r>
      <w:bookmarkEnd w:id="3180"/>
      <w:bookmarkEnd w:id="3181"/>
      <w:bookmarkEnd w:id="3182"/>
      <w:bookmarkEnd w:id="3183"/>
      <w:bookmarkEnd w:id="3184"/>
      <w:bookmarkEnd w:id="3185"/>
      <w:bookmarkEnd w:id="3186"/>
      <w:bookmarkEnd w:id="3187"/>
      <w:bookmarkEnd w:id="3195"/>
    </w:p>
    <w:p w14:paraId="7DC9E5B1" w14:textId="77777777" w:rsidR="004C02EF" w:rsidRPr="00E77497" w:rsidRDefault="004C02EF" w:rsidP="004C02EF">
      <w:r w:rsidRPr="00E77497">
        <w:t xml:space="preserve">The Number type has exactly </w:t>
      </w:r>
      <w:r w:rsidRPr="00E77497">
        <w:rPr>
          <w:rFonts w:ascii="Times New Roman" w:hAnsi="Times New Roman"/>
        </w:rPr>
        <w:t>18437736874454810627</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9C202C">
        <w:rPr>
          <w:rFonts w:ascii="Times New Roman" w:hAnsi="Times New Roman"/>
        </w:rPr>
        <w:t>+3</w:t>
      </w:r>
      <w:r w:rsidRPr="009C202C">
        <w:t xml:space="preserve">) values, representing the double-precision 64-bit format IEEE 754 values as specified in the IEEE Standard for Binary Floating-Point Arithmetic, except that the </w:t>
      </w:r>
      <w:r w:rsidRPr="009C202C">
        <w:rPr>
          <w:rFonts w:ascii="Times New Roman" w:hAnsi="Times New Roman"/>
        </w:rPr>
        <w:t>9007199254740990</w:t>
      </w:r>
      <w:r w:rsidRPr="00675B74">
        <w:t xml:space="preserve"> (that is, </w:t>
      </w:r>
      <w:r w:rsidRPr="00E77497">
        <w:rPr>
          <w:rFonts w:ascii="Times New Roman" w:hAnsi="Times New Roman"/>
        </w:rPr>
        <w:t>2</w:t>
      </w:r>
      <w:r w:rsidRPr="00E77497">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distinct “Not-a-Number” values</w:t>
      </w:r>
      <w:r w:rsidRPr="009C202C">
        <w:t xml:space="preserve"> of the IEEE Standard are represented in ECMAScript as a single special </w:t>
      </w:r>
      <w:r w:rsidRPr="009C202C">
        <w:rPr>
          <w:b/>
        </w:rPr>
        <w:t>NaN</w:t>
      </w:r>
      <w:r w:rsidRPr="009C202C">
        <w:t xml:space="preserve"> value. (Note that the </w:t>
      </w:r>
      <w:r w:rsidRPr="00675B74">
        <w:rPr>
          <w:b/>
        </w:rPr>
        <w:t>NaN</w:t>
      </w:r>
      <w:r w:rsidRPr="00E77497">
        <w:t xml:space="preserve"> value is produced by the program expression </w:t>
      </w:r>
      <w:r w:rsidRPr="00E77497">
        <w:rPr>
          <w:rFonts w:ascii="Courier New" w:hAnsi="Courier New"/>
          <w:b/>
        </w:rPr>
        <w:t>NaN</w:t>
      </w:r>
      <w:r w:rsidRPr="00E77497">
        <w:t>.) In some implementations, external code might be able to detect a difference between various Not-a-Number values, but such behaviour is implementation-dependent; to ECMAScript code, all NaN values are indistinguishable from each other.</w:t>
      </w:r>
    </w:p>
    <w:p w14:paraId="457DB39B" w14:textId="77777777" w:rsidR="004C02EF" w:rsidRPr="00E77497" w:rsidRDefault="004C02EF" w:rsidP="004C02EF">
      <w:r w:rsidRPr="00E77497">
        <w:t xml:space="preserve">There are two other special values, called </w:t>
      </w:r>
      <w:r w:rsidRPr="00E77497">
        <w:rPr>
          <w:b/>
        </w:rPr>
        <w:t>positive Infinity</w:t>
      </w:r>
      <w:r w:rsidRPr="00E77497">
        <w:t xml:space="preserve"> and </w:t>
      </w:r>
      <w:r w:rsidRPr="00E77497">
        <w:rPr>
          <w:b/>
        </w:rPr>
        <w:t>negative Infinity</w:t>
      </w:r>
      <w:r w:rsidRPr="00E77497">
        <w:t xml:space="preserve">. For brevity, these values are also referred to for expository purposes by the symbols </w:t>
      </w:r>
      <w:r w:rsidRPr="00E77497">
        <w:rPr>
          <w:rFonts w:ascii="Times New Roman" w:hAnsi="Times New Roman"/>
          <w:b/>
        </w:rPr>
        <w:t>+</w:t>
      </w:r>
      <w:r w:rsidRPr="004D1BD1">
        <w:rPr>
          <w:rFonts w:ascii="Times New Roman" w:hAnsi="Times New Roman"/>
          <w:b/>
        </w:rPr>
        <w:sym w:font="Symbol" w:char="F0A5"/>
      </w:r>
      <w:r w:rsidRPr="004D1BD1">
        <w:t xml:space="preserve"> and </w:t>
      </w:r>
      <w:r w:rsidRPr="004D1BD1">
        <w:rPr>
          <w:rFonts w:ascii="Times New Roman" w:hAnsi="Times New Roman"/>
          <w:b/>
        </w:rPr>
        <w:sym w:font="Symbol" w:char="F02D"/>
      </w:r>
      <w:r w:rsidRPr="00E65A34">
        <w:rPr>
          <w:rFonts w:ascii="Times New Roman" w:hAnsi="Times New Roman"/>
          <w:b/>
        </w:rPr>
        <w:sym w:font="Symbol" w:char="F0A5"/>
      </w:r>
      <w:r w:rsidRPr="004D1BD1">
        <w:t xml:space="preserve">, respectively. (Note that these two infinite Number values are produced by the program expressions </w:t>
      </w:r>
      <w:r w:rsidRPr="00E65A34">
        <w:rPr>
          <w:rFonts w:ascii="Courier New" w:hAnsi="Courier New"/>
          <w:b/>
        </w:rPr>
        <w:t>+Infinity</w:t>
      </w:r>
      <w:r w:rsidRPr="009C202C">
        <w:t xml:space="preserve"> (or simply </w:t>
      </w:r>
      <w:r w:rsidRPr="009C202C">
        <w:rPr>
          <w:rFonts w:ascii="Courier New" w:hAnsi="Courier New"/>
          <w:b/>
        </w:rPr>
        <w:t>Infinity</w:t>
      </w:r>
      <w:r w:rsidRPr="009C202C">
        <w:t xml:space="preserve">) and </w:t>
      </w:r>
      <w:r w:rsidRPr="00675B74">
        <w:rPr>
          <w:rFonts w:ascii="Courier New" w:hAnsi="Courier New"/>
          <w:b/>
        </w:rPr>
        <w:t>-Infinity</w:t>
      </w:r>
      <w:r w:rsidRPr="00E77497">
        <w:t>.)</w:t>
      </w:r>
    </w:p>
    <w:p w14:paraId="02602857" w14:textId="77777777" w:rsidR="004C02EF" w:rsidRPr="009C202C" w:rsidRDefault="004C02EF" w:rsidP="004C02EF">
      <w:r w:rsidRPr="00E77497">
        <w:t xml:space="preserve">The other </w:t>
      </w:r>
      <w:r w:rsidRPr="00E77497">
        <w:rPr>
          <w:rFonts w:ascii="Times New Roman" w:hAnsi="Times New Roman"/>
        </w:rPr>
        <w:t>18437736874454810624</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9C202C">
        <w:t>) values are called the finite numbers. Half of these are positive numbers and half are negative numbers; for every finite positive Number value there is a corresponding negative value having the same magnitude.</w:t>
      </w:r>
    </w:p>
    <w:p w14:paraId="3DF83BB7" w14:textId="77777777" w:rsidR="004C02EF" w:rsidRPr="00E77497" w:rsidRDefault="004C02EF" w:rsidP="004C02EF">
      <w:r w:rsidRPr="009C202C">
        <w:t xml:space="preserve">Note that there is both a </w:t>
      </w:r>
      <w:r w:rsidRPr="00675B74">
        <w:rPr>
          <w:b/>
        </w:rPr>
        <w:t>positive zero</w:t>
      </w:r>
      <w:r w:rsidRPr="00E77497">
        <w:t xml:space="preserve"> and a </w:t>
      </w:r>
      <w:r w:rsidRPr="00E77497">
        <w:rPr>
          <w:b/>
        </w:rPr>
        <w:t>negative zero</w:t>
      </w:r>
      <w:r w:rsidRPr="00E77497">
        <w:t xml:space="preserve">. For brevity, these values are also referred to for expository purposes by the symbols </w:t>
      </w:r>
      <w:r w:rsidRPr="00E77497">
        <w:rPr>
          <w:rFonts w:ascii="Times New Roman" w:hAnsi="Times New Roman"/>
          <w:b/>
        </w:rPr>
        <w:t>+0</w:t>
      </w:r>
      <w:r w:rsidRPr="00E77497">
        <w:t xml:space="preserve"> and </w:t>
      </w:r>
      <w:r w:rsidRPr="004D1BD1">
        <w:rPr>
          <w:rFonts w:ascii="Times New Roman" w:hAnsi="Times New Roman"/>
          <w:b/>
        </w:rPr>
        <w:sym w:font="Symbol" w:char="F02D"/>
      </w:r>
      <w:r w:rsidRPr="004D1BD1">
        <w:rPr>
          <w:rFonts w:ascii="Times New Roman" w:hAnsi="Times New Roman"/>
          <w:b/>
        </w:rPr>
        <w:t>0</w:t>
      </w:r>
      <w:r w:rsidRPr="00E65A34">
        <w:t xml:space="preserve">, respectively. (Note that these two different zero Number values are produced by the program expressions </w:t>
      </w:r>
      <w:r w:rsidRPr="009C202C">
        <w:rPr>
          <w:rFonts w:ascii="Courier New" w:hAnsi="Courier New"/>
          <w:b/>
        </w:rPr>
        <w:t>+0</w:t>
      </w:r>
      <w:r w:rsidRPr="009C202C">
        <w:t xml:space="preserve"> (or simply </w:t>
      </w:r>
      <w:r w:rsidRPr="009C202C">
        <w:rPr>
          <w:rFonts w:ascii="Courier New" w:hAnsi="Courier New"/>
          <w:b/>
        </w:rPr>
        <w:t>0</w:t>
      </w:r>
      <w:r w:rsidRPr="00675B74">
        <w:t xml:space="preserve">) and </w:t>
      </w:r>
      <w:r w:rsidRPr="00E77497">
        <w:rPr>
          <w:rFonts w:ascii="Courier New" w:hAnsi="Courier New"/>
          <w:b/>
        </w:rPr>
        <w:t>-0</w:t>
      </w:r>
      <w:r w:rsidRPr="00E77497">
        <w:t>.)</w:t>
      </w:r>
    </w:p>
    <w:p w14:paraId="7717B877" w14:textId="77777777" w:rsidR="004C02EF" w:rsidRPr="00E65A34" w:rsidRDefault="004C02EF" w:rsidP="004C02EF">
      <w:r w:rsidRPr="00E77497">
        <w:t xml:space="preserve">The </w:t>
      </w:r>
      <w:r w:rsidRPr="00E77497">
        <w:rPr>
          <w:rFonts w:ascii="Times New Roman" w:hAnsi="Times New Roman"/>
        </w:rPr>
        <w:t>18437736874454810622</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finite nonzero values are of two kinds:</w:t>
      </w:r>
    </w:p>
    <w:p w14:paraId="640CAE08" w14:textId="77777777" w:rsidR="004C02EF" w:rsidRPr="009C202C" w:rsidRDefault="004C02EF" w:rsidP="004C02EF">
      <w:r w:rsidRPr="009C202C">
        <w:rPr>
          <w:rFonts w:ascii="Times New Roman" w:hAnsi="Times New Roman"/>
        </w:rPr>
        <w:t>18428729675200069632</w:t>
      </w:r>
      <w:r w:rsidRPr="009C202C">
        <w:t xml:space="preserve"> (that is, </w:t>
      </w:r>
      <w:r w:rsidRPr="009C202C">
        <w:rPr>
          <w:rFonts w:ascii="Times New Roman" w:hAnsi="Times New Roman"/>
        </w:rPr>
        <w:t>2</w:t>
      </w:r>
      <w:r w:rsidRPr="00675B74">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54</w:t>
      </w:r>
      <w:r w:rsidRPr="009C202C">
        <w:t>) of them are normalised, having the form</w:t>
      </w:r>
    </w:p>
    <w:p w14:paraId="557D4C09" w14:textId="77777777" w:rsidR="004C02EF" w:rsidRPr="00E77497" w:rsidRDefault="004C02EF" w:rsidP="004C02EF">
      <w:pPr>
        <w:pStyle w:val="M20"/>
        <w:ind w:left="763" w:firstLine="677"/>
      </w:pPr>
      <w:r w:rsidRPr="009C202C">
        <w:rPr>
          <w:i/>
        </w:rPr>
        <w:t>s</w:t>
      </w:r>
      <w:r w:rsidRPr="009C202C">
        <w:t xml:space="preserve"> </w:t>
      </w:r>
      <w:r w:rsidRPr="00675B74">
        <w:sym w:font="Symbol" w:char="F0B4"/>
      </w:r>
      <w:r w:rsidRPr="00E77497">
        <w:t xml:space="preserve"> </w:t>
      </w:r>
      <w:r w:rsidRPr="00E77497">
        <w:rPr>
          <w:i/>
        </w:rPr>
        <w:t>m</w:t>
      </w:r>
      <w:r w:rsidRPr="00E77497">
        <w:t xml:space="preserve"> </w:t>
      </w:r>
      <w:r w:rsidRPr="00E77497">
        <w:sym w:font="Symbol" w:char="F0B4"/>
      </w:r>
      <w:r w:rsidRPr="00E77497">
        <w:t xml:space="preserve"> 2</w:t>
      </w:r>
      <w:r w:rsidRPr="00E77497">
        <w:rPr>
          <w:i/>
          <w:vertAlign w:val="superscript"/>
        </w:rPr>
        <w:t>e</w:t>
      </w:r>
    </w:p>
    <w:p w14:paraId="42DADB06" w14:textId="77777777" w:rsidR="004C02EF" w:rsidRPr="009C202C" w:rsidRDefault="004C02EF" w:rsidP="004C02EF">
      <w:r w:rsidRPr="00E77497">
        <w:t xml:space="preserve">where </w:t>
      </w:r>
      <w:r w:rsidRPr="00E77497">
        <w:rPr>
          <w:rFonts w:ascii="Times New Roman" w:hAnsi="Times New Roman"/>
          <w:i/>
        </w:rPr>
        <w:t>s</w:t>
      </w:r>
      <w:r w:rsidRPr="00E77497">
        <w:t xml:space="preserve"> is </w:t>
      </w:r>
      <w:r w:rsidRPr="00E77497">
        <w:rPr>
          <w:rFonts w:ascii="Times New Roman" w:hAnsi="Times New Roman"/>
        </w:rPr>
        <w:t>+1</w:t>
      </w:r>
      <w:r w:rsidRPr="00E77497">
        <w:t xml:space="preserve"> or </w:t>
      </w:r>
      <w:r w:rsidRPr="004D1BD1">
        <w:rPr>
          <w:rFonts w:ascii="Times New Roman" w:hAnsi="Times New Roman"/>
        </w:rPr>
        <w:sym w:font="Symbol" w:char="F02D"/>
      </w:r>
      <w:r w:rsidRPr="004D1BD1">
        <w:rPr>
          <w:rFonts w:ascii="Times New Roman" w:hAnsi="Times New Roman"/>
        </w:rPr>
        <w:t>1</w:t>
      </w:r>
      <w:r w:rsidRPr="00E65A34">
        <w:t xml:space="preserve">, </w:t>
      </w:r>
      <w:r w:rsidRPr="009C202C">
        <w:rPr>
          <w:rFonts w:ascii="Times New Roman" w:hAnsi="Times New Roman"/>
          <w:i/>
        </w:rPr>
        <w:t>m</w:t>
      </w:r>
      <w:r w:rsidRPr="009C202C">
        <w:t xml:space="preserve"> is a positive integer less than </w:t>
      </w:r>
      <w:r w:rsidRPr="009C202C">
        <w:rPr>
          <w:rFonts w:ascii="Times New Roman" w:hAnsi="Times New Roman"/>
        </w:rPr>
        <w:t>2</w:t>
      </w:r>
      <w:r w:rsidRPr="00675B74">
        <w:rPr>
          <w:rFonts w:ascii="Times New Roman" w:hAnsi="Times New Roman"/>
          <w:vertAlign w:val="superscript"/>
        </w:rPr>
        <w:t>53</w:t>
      </w:r>
      <w:r w:rsidRPr="00E77497">
        <w:t xml:space="preserve"> but not less than </w:t>
      </w:r>
      <w:r w:rsidRPr="00E77497">
        <w:rPr>
          <w:rFonts w:ascii="Times New Roman" w:hAnsi="Times New Roman"/>
        </w:rPr>
        <w:t>2</w:t>
      </w:r>
      <w:r w:rsidRPr="00E77497">
        <w:rPr>
          <w:rFonts w:ascii="Times New Roman" w:hAnsi="Times New Roman"/>
          <w:vertAlign w:val="superscript"/>
        </w:rPr>
        <w:t>52</w:t>
      </w:r>
      <w:r w:rsidRPr="00E77497">
        <w:t xml:space="preserve">, and </w:t>
      </w:r>
      <w:r w:rsidRPr="00E77497">
        <w:rPr>
          <w:rFonts w:ascii="Times New Roman" w:hAnsi="Times New Roman"/>
          <w:i/>
        </w:rPr>
        <w:t>e</w:t>
      </w:r>
      <w:r w:rsidRPr="00E77497">
        <w:t xml:space="preserve"> is an integer ranging from </w:t>
      </w:r>
      <w:r w:rsidRPr="004D1BD1">
        <w:rPr>
          <w:rFonts w:ascii="Times New Roman" w:hAnsi="Times New Roman"/>
        </w:rPr>
        <w:sym w:font="Symbol" w:char="F02D"/>
      </w:r>
      <w:r w:rsidRPr="004D1BD1">
        <w:rPr>
          <w:rFonts w:ascii="Times New Roman" w:hAnsi="Times New Roman"/>
        </w:rPr>
        <w:t>1074</w:t>
      </w:r>
      <w:r w:rsidRPr="00E65A34">
        <w:t xml:space="preserve"> to </w:t>
      </w:r>
      <w:r w:rsidRPr="009C202C">
        <w:rPr>
          <w:rFonts w:ascii="Times New Roman" w:hAnsi="Times New Roman"/>
        </w:rPr>
        <w:t>971</w:t>
      </w:r>
      <w:r w:rsidRPr="009C202C">
        <w:t>, inclusive.</w:t>
      </w:r>
    </w:p>
    <w:p w14:paraId="61114247" w14:textId="77777777" w:rsidR="004C02EF" w:rsidRPr="00E65A34" w:rsidRDefault="004C02EF" w:rsidP="004C02EF">
      <w:r w:rsidRPr="009C202C">
        <w:t xml:space="preserve">The remaining </w:t>
      </w:r>
      <w:r w:rsidRPr="00675B74">
        <w:rPr>
          <w:rFonts w:ascii="Times New Roman" w:hAnsi="Times New Roman"/>
        </w:rPr>
        <w:t>9007199254740990</w:t>
      </w:r>
      <w:r w:rsidRPr="00E77497">
        <w:t xml:space="preserve"> (that is, </w:t>
      </w:r>
      <w:r w:rsidRPr="00E77497">
        <w:rPr>
          <w:rFonts w:ascii="Times New Roman" w:hAnsi="Times New Roman"/>
        </w:rPr>
        <w:t>2</w:t>
      </w:r>
      <w:r w:rsidRPr="00E77497">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values are denormalised, having the form</w:t>
      </w:r>
    </w:p>
    <w:p w14:paraId="6E289A79" w14:textId="77777777" w:rsidR="004C02EF" w:rsidRPr="00E77497" w:rsidRDefault="004C02EF" w:rsidP="004C02EF">
      <w:pPr>
        <w:pStyle w:val="M20"/>
        <w:ind w:left="763" w:firstLine="677"/>
      </w:pPr>
      <w:r w:rsidRPr="009C202C">
        <w:rPr>
          <w:i/>
        </w:rPr>
        <w:t>s</w:t>
      </w:r>
      <w:r w:rsidRPr="009C202C">
        <w:t xml:space="preserve"> </w:t>
      </w:r>
      <w:r w:rsidRPr="009C202C">
        <w:sym w:font="Symbol" w:char="F0B4"/>
      </w:r>
      <w:r w:rsidRPr="00675B74">
        <w:t xml:space="preserve"> </w:t>
      </w:r>
      <w:r w:rsidRPr="00E77497">
        <w:rPr>
          <w:i/>
        </w:rPr>
        <w:t>m</w:t>
      </w:r>
      <w:r w:rsidRPr="00E77497">
        <w:t xml:space="preserve"> </w:t>
      </w:r>
      <w:r w:rsidRPr="00E77497">
        <w:sym w:font="Symbol" w:char="F0B4"/>
      </w:r>
      <w:r w:rsidRPr="00E77497">
        <w:t xml:space="preserve"> 2</w:t>
      </w:r>
      <w:r w:rsidRPr="00E77497">
        <w:rPr>
          <w:i/>
          <w:vertAlign w:val="superscript"/>
        </w:rPr>
        <w:t>e</w:t>
      </w:r>
    </w:p>
    <w:p w14:paraId="26BAF764" w14:textId="77777777" w:rsidR="004C02EF" w:rsidRPr="00E65A34" w:rsidRDefault="004C02EF" w:rsidP="004C02EF">
      <w:r w:rsidRPr="00E77497">
        <w:t xml:space="preserve">where </w:t>
      </w:r>
      <w:r w:rsidRPr="00E77497">
        <w:rPr>
          <w:rFonts w:ascii="Times New Roman" w:hAnsi="Times New Roman"/>
          <w:i/>
        </w:rPr>
        <w:t>s</w:t>
      </w:r>
      <w:r w:rsidRPr="00E77497">
        <w:rPr>
          <w:rFonts w:ascii="Times New Roman" w:hAnsi="Times New Roman"/>
        </w:rPr>
        <w:t xml:space="preserve"> </w:t>
      </w:r>
      <w:r w:rsidRPr="00E77497">
        <w:t xml:space="preserve">is </w:t>
      </w:r>
      <w:r w:rsidRPr="00E77497">
        <w:rPr>
          <w:rFonts w:ascii="Times New Roman" w:hAnsi="Times New Roman"/>
        </w:rPr>
        <w:t>+1</w:t>
      </w:r>
      <w:r w:rsidRPr="00E77497">
        <w:t xml:space="preserve"> or </w:t>
      </w:r>
      <w:r w:rsidRPr="004D1BD1">
        <w:rPr>
          <w:rFonts w:ascii="Times New Roman" w:hAnsi="Times New Roman"/>
        </w:rPr>
        <w:sym w:font="Symbol" w:char="F02D"/>
      </w:r>
      <w:r w:rsidRPr="004D1BD1">
        <w:rPr>
          <w:rFonts w:ascii="Times New Roman" w:hAnsi="Times New Roman"/>
        </w:rPr>
        <w:t>1</w:t>
      </w:r>
      <w:r w:rsidRPr="00E65A34">
        <w:t xml:space="preserve">, </w:t>
      </w:r>
      <w:r w:rsidRPr="009C202C">
        <w:rPr>
          <w:rFonts w:ascii="Times New Roman" w:hAnsi="Times New Roman"/>
          <w:i/>
        </w:rPr>
        <w:t>m</w:t>
      </w:r>
      <w:r w:rsidRPr="009C202C">
        <w:t xml:space="preserve"> is a positive integer less than </w:t>
      </w:r>
      <w:r w:rsidRPr="009C202C">
        <w:rPr>
          <w:rFonts w:ascii="Times New Roman" w:hAnsi="Times New Roman"/>
        </w:rPr>
        <w:t>2</w:t>
      </w:r>
      <w:r w:rsidRPr="00675B74">
        <w:rPr>
          <w:rFonts w:ascii="Times New Roman" w:hAnsi="Times New Roman"/>
          <w:vertAlign w:val="superscript"/>
        </w:rPr>
        <w:t>52</w:t>
      </w:r>
      <w:r w:rsidRPr="00E77497">
        <w:t xml:space="preserve">, and </w:t>
      </w:r>
      <w:r w:rsidRPr="00E77497">
        <w:rPr>
          <w:rFonts w:ascii="Times New Roman" w:hAnsi="Times New Roman"/>
          <w:i/>
        </w:rPr>
        <w:t>e</w:t>
      </w:r>
      <w:r w:rsidRPr="00E77497">
        <w:t xml:space="preserve"> is </w:t>
      </w:r>
      <w:r w:rsidRPr="004D1BD1">
        <w:rPr>
          <w:rFonts w:ascii="Times New Roman" w:hAnsi="Times New Roman"/>
        </w:rPr>
        <w:sym w:font="Symbol" w:char="F02D"/>
      </w:r>
      <w:r w:rsidRPr="004D1BD1">
        <w:rPr>
          <w:rFonts w:ascii="Times New Roman" w:hAnsi="Times New Roman"/>
        </w:rPr>
        <w:t>1074</w:t>
      </w:r>
      <w:r w:rsidRPr="00E65A34">
        <w:t>.</w:t>
      </w:r>
    </w:p>
    <w:p w14:paraId="6DB16C4D" w14:textId="77777777" w:rsidR="004C02EF" w:rsidRPr="00E77497" w:rsidRDefault="004C02EF" w:rsidP="004C02EF">
      <w:r w:rsidRPr="009C202C">
        <w:t xml:space="preserve">Note that all the positive and negative integers whose magnitude is no greater than </w:t>
      </w:r>
      <w:r w:rsidRPr="009C202C">
        <w:rPr>
          <w:rFonts w:ascii="Times New Roman" w:hAnsi="Times New Roman"/>
        </w:rPr>
        <w:t>2</w:t>
      </w:r>
      <w:r w:rsidRPr="00675B74">
        <w:rPr>
          <w:rFonts w:ascii="Times New Roman" w:hAnsi="Times New Roman"/>
          <w:vertAlign w:val="superscript"/>
        </w:rPr>
        <w:t>53</w:t>
      </w:r>
      <w:r w:rsidRPr="00E77497">
        <w:t xml:space="preserve"> are representable in the Number type (indeed, the integer </w:t>
      </w:r>
      <w:r w:rsidRPr="00E77497">
        <w:rPr>
          <w:rFonts w:ascii="Times New Roman" w:hAnsi="Times New Roman"/>
        </w:rPr>
        <w:t>0</w:t>
      </w:r>
      <w:r w:rsidRPr="00E77497">
        <w:t xml:space="preserve"> has two representations, </w:t>
      </w:r>
      <w:r w:rsidRPr="00E77497">
        <w:rPr>
          <w:rFonts w:ascii="Courier New" w:hAnsi="Courier New"/>
          <w:b/>
        </w:rPr>
        <w:t>+0</w:t>
      </w:r>
      <w:r w:rsidRPr="00E77497">
        <w:t xml:space="preserve"> and </w:t>
      </w:r>
      <w:r w:rsidRPr="00E77497">
        <w:rPr>
          <w:rFonts w:ascii="Courier New" w:hAnsi="Courier New"/>
          <w:b/>
        </w:rPr>
        <w:t>-0</w:t>
      </w:r>
      <w:r w:rsidRPr="00E77497">
        <w:t>).</w:t>
      </w:r>
    </w:p>
    <w:p w14:paraId="4A94AFEC" w14:textId="77777777" w:rsidR="004C02EF" w:rsidRPr="00E77497" w:rsidRDefault="004C02EF" w:rsidP="004C02EF">
      <w:r w:rsidRPr="00E77497">
        <w:t xml:space="preserve">A finite number has an </w:t>
      </w:r>
      <w:r w:rsidRPr="00E77497">
        <w:rPr>
          <w:i/>
        </w:rPr>
        <w:t>odd significand</w:t>
      </w:r>
      <w:r w:rsidRPr="00E77497">
        <w:t xml:space="preserve"> if it is nonzero and the integer </w:t>
      </w:r>
      <w:r w:rsidRPr="00E77497">
        <w:rPr>
          <w:rFonts w:ascii="Times New Roman" w:hAnsi="Times New Roman"/>
          <w:i/>
        </w:rPr>
        <w:t>m</w:t>
      </w:r>
      <w:r w:rsidRPr="00E77497">
        <w:t xml:space="preserve"> used to express it (in one of the two forms shown above) is odd. Otherwise, it has an </w:t>
      </w:r>
      <w:r w:rsidRPr="00E77497">
        <w:rPr>
          <w:i/>
        </w:rPr>
        <w:t>even significand</w:t>
      </w:r>
      <w:r w:rsidRPr="00E77497">
        <w:t>.</w:t>
      </w:r>
    </w:p>
    <w:p w14:paraId="452DC494" w14:textId="77777777" w:rsidR="004C02EF" w:rsidRPr="00E77497" w:rsidRDefault="004C02EF" w:rsidP="004C02EF">
      <w:r w:rsidRPr="00E77497">
        <w:t>In this specification, the phrase “</w:t>
      </w:r>
      <w:r w:rsidRPr="00E77497">
        <w:rPr>
          <w:rFonts w:ascii="Times New Roman" w:hAnsi="Times New Roman"/>
        </w:rPr>
        <w:t xml:space="preserve">the Number value for </w:t>
      </w:r>
      <w:r w:rsidRPr="00E77497">
        <w:rPr>
          <w:rFonts w:ascii="Times New Roman" w:hAnsi="Times New Roman"/>
          <w:i/>
        </w:rPr>
        <w:t>x</w:t>
      </w:r>
      <w:r w:rsidRPr="00E77497">
        <w:t xml:space="preserve">” where </w:t>
      </w:r>
      <w:r w:rsidRPr="00E77497">
        <w:rPr>
          <w:rFonts w:ascii="Times New Roman" w:hAnsi="Times New Roman"/>
          <w:i/>
        </w:rPr>
        <w:t>x</w:t>
      </w:r>
      <w:r w:rsidRPr="00E77497">
        <w:t xml:space="preserve"> represents an exact nonzero real mathematical quantity (which might even be an irrational number such as </w:t>
      </w:r>
      <w:r w:rsidRPr="004D1BD1">
        <w:rPr>
          <w:rFonts w:ascii="Times New Roman" w:hAnsi="Times New Roman"/>
        </w:rPr>
        <w:sym w:font="Symbol" w:char="F070"/>
      </w:r>
      <w:r w:rsidRPr="004D1BD1">
        <w:t>) means a Numb</w:t>
      </w:r>
      <w:r w:rsidRPr="00E65A34">
        <w:t xml:space="preserve">er value chosen in the following manner. Consider the set of all finite values of the Number type, with </w:t>
      </w:r>
      <w:r w:rsidRPr="004D1BD1">
        <w:rPr>
          <w:rFonts w:ascii="Times New Roman" w:hAnsi="Times New Roman"/>
          <w:b/>
        </w:rPr>
        <w:sym w:font="Symbol" w:char="F02D"/>
      </w:r>
      <w:r w:rsidRPr="004D1BD1">
        <w:rPr>
          <w:rFonts w:ascii="Times New Roman" w:hAnsi="Times New Roman"/>
          <w:b/>
        </w:rPr>
        <w:t>0</w:t>
      </w:r>
      <w:r w:rsidRPr="00E65A34">
        <w:t xml:space="preserve"> removed and with two additional values added to it that are not representable in the Number type, namely </w:t>
      </w:r>
      <w:r w:rsidRPr="009C202C">
        <w:rPr>
          <w:rFonts w:ascii="Times New Roman" w:hAnsi="Times New Roman"/>
        </w:rPr>
        <w:t>2</w:t>
      </w:r>
      <w:r w:rsidRPr="009C202C">
        <w:rPr>
          <w:rFonts w:ascii="Times New Roman" w:hAnsi="Times New Roman"/>
          <w:vertAlign w:val="superscript"/>
        </w:rPr>
        <w:t>1024</w:t>
      </w:r>
      <w:r w:rsidRPr="009C202C">
        <w:t xml:space="preserve"> (which is </w:t>
      </w:r>
      <w:r w:rsidRPr="00675B74">
        <w:rPr>
          <w:rFonts w:ascii="Times New Roman" w:hAnsi="Times New Roman"/>
        </w:rPr>
        <w:t xml:space="preserve">+1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53</w:t>
      </w:r>
      <w:r w:rsidRPr="009C202C">
        <w:rPr>
          <w:rFonts w:ascii="Times New Roman" w:hAnsi="Times New Roman"/>
        </w:rPr>
        <w:t xml:space="preserve">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971</w:t>
      </w:r>
      <w:r w:rsidRPr="009C202C">
        <w:t xml:space="preserve">) and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(which is </w:t>
      </w:r>
      <w:r w:rsidRPr="004D1BD1">
        <w:rPr>
          <w:rFonts w:ascii="Times New Roman" w:hAnsi="Times New Roman"/>
        </w:rPr>
        <w:sym w:font="Symbol" w:char="F02D"/>
      </w:r>
      <w:r w:rsidRPr="004D1BD1">
        <w:rPr>
          <w:rFonts w:ascii="Times New Roman" w:hAnsi="Times New Roman"/>
        </w:rPr>
        <w:t xml:space="preserve">1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53</w:t>
      </w:r>
      <w:r w:rsidRPr="009C202C">
        <w:rPr>
          <w:rFonts w:ascii="Times New Roman" w:hAnsi="Times New Roman"/>
        </w:rPr>
        <w:t xml:space="preserve">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971</w:t>
      </w:r>
      <w:r w:rsidRPr="009C202C">
        <w:t xml:space="preserve">). Choose the member of this set that is closest in value to </w:t>
      </w:r>
      <w:r w:rsidRPr="009C202C">
        <w:rPr>
          <w:rFonts w:ascii="Times New Roman" w:hAnsi="Times New Roman"/>
          <w:i/>
        </w:rPr>
        <w:t>x</w:t>
      </w:r>
      <w:r w:rsidRPr="009C202C">
        <w:t xml:space="preserve">. If two values of the set are equally close, then the one with an even significand is chosen; for this purpose, the two extra values </w:t>
      </w:r>
      <w:r w:rsidRPr="00675B74">
        <w:rPr>
          <w:rFonts w:ascii="Times New Roman" w:hAnsi="Times New Roman"/>
        </w:rPr>
        <w:t>2</w:t>
      </w:r>
      <w:r w:rsidRPr="00E77497">
        <w:rPr>
          <w:rFonts w:ascii="Times New Roman" w:hAnsi="Times New Roman"/>
          <w:vertAlign w:val="superscript"/>
        </w:rPr>
        <w:t>1024</w:t>
      </w:r>
      <w:r w:rsidRPr="00E77497">
        <w:t xml:space="preserve"> and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are considered to have even significands. Finally, if </w:t>
      </w:r>
      <w:r w:rsidRPr="009C202C">
        <w:rPr>
          <w:rFonts w:ascii="Times New Roman" w:hAnsi="Times New Roman"/>
        </w:rPr>
        <w:t>2</w:t>
      </w:r>
      <w:r w:rsidRPr="00675B74">
        <w:rPr>
          <w:rFonts w:ascii="Times New Roman" w:hAnsi="Times New Roman"/>
          <w:vertAlign w:val="superscript"/>
        </w:rPr>
        <w:t>1024</w:t>
      </w:r>
      <w:r w:rsidRPr="00E77497">
        <w:t xml:space="preserve"> was chosen, replace it with </w:t>
      </w:r>
      <w:r w:rsidRPr="00E77497">
        <w:rPr>
          <w:rFonts w:ascii="Times New Roman" w:hAnsi="Times New Roman"/>
          <w:b/>
        </w:rPr>
        <w:t>+</w:t>
      </w:r>
      <w:r w:rsidRPr="004D1BD1">
        <w:rPr>
          <w:rFonts w:ascii="Times New Roman" w:hAnsi="Times New Roman"/>
          <w:b/>
        </w:rPr>
        <w:sym w:font="Symbol" w:char="F0A5"/>
      </w:r>
      <w:r w:rsidRPr="004D1BD1">
        <w:t xml:space="preserve">; if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was chosen, replace it with </w:t>
      </w:r>
      <w:r w:rsidRPr="004D1BD1">
        <w:rPr>
          <w:rFonts w:ascii="Times New Roman" w:hAnsi="Times New Roman"/>
          <w:b/>
        </w:rPr>
        <w:sym w:font="Symbol" w:char="F02D"/>
      </w:r>
      <w:r w:rsidRPr="00E65A34">
        <w:rPr>
          <w:rFonts w:ascii="Times New Roman" w:hAnsi="Times New Roman"/>
          <w:b/>
        </w:rPr>
        <w:sym w:font="Symbol" w:char="F0A5"/>
      </w:r>
      <w:r w:rsidRPr="004D1BD1">
        <w:t xml:space="preserve">; if </w:t>
      </w:r>
      <w:r w:rsidRPr="00E65A34">
        <w:rPr>
          <w:rFonts w:ascii="Times New Roman" w:hAnsi="Times New Roman"/>
          <w:b/>
        </w:rPr>
        <w:t>+0</w:t>
      </w:r>
      <w:r w:rsidRPr="009C202C">
        <w:t xml:space="preserve"> was chosen, replace it with </w:t>
      </w:r>
      <w:r w:rsidRPr="004D1BD1">
        <w:rPr>
          <w:rFonts w:ascii="Times New Roman" w:hAnsi="Times New Roman"/>
          <w:b/>
        </w:rPr>
        <w:sym w:font="Symbol" w:char="F02D"/>
      </w:r>
      <w:r w:rsidRPr="004D1BD1">
        <w:rPr>
          <w:rFonts w:ascii="Times New Roman" w:hAnsi="Times New Roman"/>
          <w:b/>
        </w:rPr>
        <w:t>0</w:t>
      </w:r>
      <w:r w:rsidRPr="00E65A34">
        <w:t xml:space="preserve"> if and only if </w:t>
      </w:r>
      <w:r w:rsidRPr="009C202C">
        <w:rPr>
          <w:rFonts w:ascii="Times New Roman" w:hAnsi="Times New Roman"/>
          <w:i/>
        </w:rPr>
        <w:t>x</w:t>
      </w:r>
      <w:r w:rsidRPr="009C202C">
        <w:t xml:space="preserve"> is less than zero; any other chosen value is used unchanged. The result is the Number value for </w:t>
      </w:r>
      <w:r w:rsidRPr="00675B74">
        <w:rPr>
          <w:rFonts w:ascii="Times New Roman" w:hAnsi="Times New Roman"/>
          <w:i/>
        </w:rPr>
        <w:t>x</w:t>
      </w:r>
      <w:r w:rsidRPr="00E77497">
        <w:t>. (This procedure corresponds exactly to the behaviour of the IEEE 754 “round to nearest” mode.)</w:t>
      </w:r>
    </w:p>
    <w:p w14:paraId="07DB456D" w14:textId="77777777" w:rsidR="004C02EF" w:rsidRPr="009C202C" w:rsidRDefault="004C02EF" w:rsidP="004C02EF">
      <w:r w:rsidRPr="00E77497">
        <w:t xml:space="preserve">Some ECMAScript operators deal only with integers in the range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31</w:t>
      </w:r>
      <w:r w:rsidRPr="009C202C">
        <w:t xml:space="preserve"> through </w:t>
      </w:r>
      <w:r w:rsidRPr="009C202C">
        <w:rPr>
          <w:rFonts w:ascii="Times New Roman" w:hAnsi="Times New Roman"/>
        </w:rPr>
        <w:t>2</w:t>
      </w:r>
      <w:r w:rsidRPr="009C202C">
        <w:rPr>
          <w:rFonts w:ascii="Times New Roman" w:hAnsi="Times New Roman"/>
          <w:vertAlign w:val="superscript"/>
        </w:rPr>
        <w:t>31</w:t>
      </w:r>
      <w:r w:rsidRPr="004D1BD1">
        <w:rPr>
          <w:rFonts w:ascii="Times New Roman" w:hAnsi="Times New Roman"/>
        </w:rPr>
        <w:sym w:font="Symbol" w:char="F02D"/>
      </w:r>
      <w:r w:rsidRPr="004D1BD1">
        <w:rPr>
          <w:rFonts w:ascii="Times New Roman" w:hAnsi="Times New Roman"/>
        </w:rPr>
        <w:t>1</w:t>
      </w:r>
      <w:r w:rsidRPr="00E65A34">
        <w:t xml:space="preserve">, inclusive, or in the range </w:t>
      </w:r>
      <w:r w:rsidRPr="009C202C">
        <w:rPr>
          <w:rFonts w:ascii="Times New Roman" w:hAnsi="Times New Roman"/>
        </w:rPr>
        <w:t>0</w:t>
      </w:r>
      <w:r w:rsidRPr="009C202C">
        <w:t xml:space="preserve"> through </w:t>
      </w:r>
      <w:r w:rsidRPr="009C202C">
        <w:rPr>
          <w:rFonts w:ascii="Times New Roman" w:hAnsi="Times New Roman"/>
        </w:rPr>
        <w:t>2</w:t>
      </w:r>
      <w:r w:rsidRPr="00675B74">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E65A34">
        <w:t>, inclusive. These oper</w:t>
      </w:r>
      <w:r w:rsidRPr="009C202C">
        <w:t xml:space="preserve">ators accept any value of the Number type but first convert each such value to one of </w:t>
      </w:r>
      <w:r w:rsidRPr="009C202C">
        <w:rPr>
          <w:rFonts w:ascii="Times New Roman" w:hAnsi="Times New Roman"/>
        </w:rPr>
        <w:t>2</w:t>
      </w:r>
      <w:r w:rsidRPr="009C202C">
        <w:rPr>
          <w:rFonts w:ascii="Times New Roman" w:hAnsi="Times New Roman"/>
          <w:vertAlign w:val="superscript"/>
        </w:rPr>
        <w:t>32</w:t>
      </w:r>
      <w:r w:rsidRPr="009C202C">
        <w:t xml:space="preserve"> integer values. See the descriptions of the ToInt32 and ToUint32 operators in 9.5 and 9.6, respectively.</w:t>
      </w:r>
      <w:bookmarkStart w:id="3196" w:name="_Toc381513636"/>
      <w:bookmarkStart w:id="3197" w:name="_Toc382202779"/>
      <w:bookmarkStart w:id="3198" w:name="_Toc382202999"/>
      <w:bookmarkStart w:id="3199" w:name="_Toc382212158"/>
      <w:bookmarkStart w:id="3200" w:name="_Toc382212337"/>
      <w:bookmarkStart w:id="3201" w:name="_Toc382291503"/>
      <w:bookmarkStart w:id="3202" w:name="_Toc385672140"/>
      <w:bookmarkStart w:id="3203" w:name="_Toc393690233"/>
    </w:p>
    <w:p w14:paraId="02030A0B" w14:textId="77777777" w:rsidR="004C02EF" w:rsidRPr="00675B74" w:rsidRDefault="004C02EF" w:rsidP="004C02EF">
      <w:pPr>
        <w:pStyle w:val="20"/>
        <w:numPr>
          <w:ilvl w:val="0"/>
          <w:numId w:val="0"/>
        </w:numPr>
      </w:pPr>
      <w:bookmarkStart w:id="3204" w:name="_Toc472818779"/>
      <w:bookmarkStart w:id="3205" w:name="_Toc235503332"/>
      <w:bookmarkStart w:id="3206" w:name="_Toc241509107"/>
      <w:bookmarkStart w:id="3207" w:name="_Toc244416594"/>
      <w:bookmarkStart w:id="3208" w:name="_Toc276630958"/>
      <w:bookmarkStart w:id="3209" w:name="_Toc336509428"/>
      <w:r w:rsidRPr="00675B74">
        <w:t>8.6</w:t>
      </w:r>
      <w:r w:rsidRPr="00675B74">
        <w:tab/>
        <w:t>The Object Typ</w:t>
      </w:r>
      <w:bookmarkEnd w:id="3196"/>
      <w:bookmarkEnd w:id="3197"/>
      <w:bookmarkEnd w:id="3198"/>
      <w:bookmarkEnd w:id="3199"/>
      <w:bookmarkEnd w:id="3200"/>
      <w:bookmarkEnd w:id="3201"/>
      <w:bookmarkEnd w:id="3202"/>
      <w:bookmarkEnd w:id="3203"/>
      <w:r w:rsidRPr="00675B74">
        <w:t>e</w:t>
      </w:r>
      <w:bookmarkEnd w:id="3204"/>
      <w:bookmarkEnd w:id="3205"/>
      <w:bookmarkEnd w:id="3206"/>
      <w:bookmarkEnd w:id="3207"/>
      <w:bookmarkEnd w:id="3208"/>
      <w:bookmarkEnd w:id="3209"/>
    </w:p>
    <w:p w14:paraId="49A4F840" w14:textId="77777777" w:rsidR="004C02EF" w:rsidRPr="00E77497" w:rsidRDefault="004C02EF" w:rsidP="004C02EF">
      <w:r w:rsidRPr="00E77497">
        <w:t>An Object is a collection of properties.</w:t>
      </w:r>
      <w:r w:rsidRPr="00E77497">
        <w:rPr>
          <w:i/>
        </w:rPr>
        <w:t xml:space="preserve"> </w:t>
      </w:r>
      <w:r w:rsidRPr="00E77497">
        <w:t>Each property is either a named data property, a named accessor property, or an internal property:</w:t>
      </w:r>
    </w:p>
    <w:p w14:paraId="58D48831" w14:textId="77777777" w:rsidR="004C02EF" w:rsidRPr="00E77497" w:rsidRDefault="004C02EF" w:rsidP="004C02EF">
      <w:pPr>
        <w:numPr>
          <w:ilvl w:val="0"/>
          <w:numId w:val="34"/>
        </w:numPr>
      </w:pPr>
      <w:r w:rsidRPr="00E77497">
        <w:t xml:space="preserve">A </w:t>
      </w:r>
      <w:r w:rsidRPr="00E77497">
        <w:rPr>
          <w:i/>
        </w:rPr>
        <w:t>named data property</w:t>
      </w:r>
      <w:r w:rsidRPr="00E77497">
        <w:t xml:space="preserve"> associates a name with an ECMAScript language value and a set of Boolean attributes.</w:t>
      </w:r>
    </w:p>
    <w:p w14:paraId="6C79A194" w14:textId="77777777" w:rsidR="004C02EF" w:rsidRPr="00E77497" w:rsidRDefault="004C02EF" w:rsidP="004C02EF">
      <w:pPr>
        <w:numPr>
          <w:ilvl w:val="0"/>
          <w:numId w:val="34"/>
        </w:numPr>
      </w:pPr>
      <w:r w:rsidRPr="00E77497">
        <w:t xml:space="preserve">A </w:t>
      </w:r>
      <w:r w:rsidRPr="00E77497">
        <w:rPr>
          <w:i/>
        </w:rPr>
        <w:t>named accessor property</w:t>
      </w:r>
      <w:r w:rsidRPr="00E77497">
        <w:t xml:space="preserve"> associates a name with one or two accessor functions, and a set of Boolean attributes. The accessor functions are used to store or retrieve an ECMAScript language value that is associated with the property. </w:t>
      </w:r>
    </w:p>
    <w:p w14:paraId="1138AC8B" w14:textId="77777777" w:rsidR="004C02EF" w:rsidRPr="00E77497" w:rsidRDefault="004C02EF" w:rsidP="004C02EF">
      <w:pPr>
        <w:numPr>
          <w:ilvl w:val="0"/>
          <w:numId w:val="34"/>
        </w:numPr>
      </w:pPr>
      <w:r w:rsidRPr="00E77497">
        <w:t xml:space="preserve">An </w:t>
      </w:r>
      <w:r w:rsidRPr="00E77497">
        <w:rPr>
          <w:i/>
        </w:rPr>
        <w:t>internal property</w:t>
      </w:r>
      <w:r w:rsidRPr="00E77497">
        <w:t xml:space="preserve"> has no name and is not directly accessible via ECMAScript language operators. Internal properties exist purely for specification purposes. </w:t>
      </w:r>
    </w:p>
    <w:p w14:paraId="46401B0D" w14:textId="77777777" w:rsidR="004C02EF" w:rsidRPr="00E77497" w:rsidRDefault="004C02EF" w:rsidP="004C02EF">
      <w:r w:rsidRPr="00E77497">
        <w:t xml:space="preserve">There are two kinds of access for named (non-internal) properties: </w:t>
      </w:r>
      <w:r w:rsidRPr="00E77497">
        <w:rPr>
          <w:i/>
        </w:rPr>
        <w:t xml:space="preserve">get </w:t>
      </w:r>
      <w:r w:rsidRPr="00E77497">
        <w:t xml:space="preserve">and </w:t>
      </w:r>
      <w:r w:rsidRPr="00E77497">
        <w:rPr>
          <w:i/>
        </w:rPr>
        <w:t>put</w:t>
      </w:r>
      <w:r w:rsidRPr="00E77497">
        <w:t>, corresponding to retrieval and assignment, respectively.</w:t>
      </w:r>
    </w:p>
    <w:p w14:paraId="245A914C" w14:textId="77777777" w:rsidR="004C02EF" w:rsidRPr="00E77497" w:rsidRDefault="004C02EF" w:rsidP="004C02EF">
      <w:pPr>
        <w:pStyle w:val="30"/>
        <w:numPr>
          <w:ilvl w:val="0"/>
          <w:numId w:val="0"/>
        </w:numPr>
      </w:pPr>
      <w:bookmarkStart w:id="3210" w:name="_Ref379172771"/>
      <w:bookmarkStart w:id="3211" w:name="_Toc381513637"/>
      <w:bookmarkStart w:id="3212" w:name="_Toc382202780"/>
      <w:bookmarkStart w:id="3213" w:name="_Toc382203000"/>
      <w:bookmarkStart w:id="3214" w:name="_Toc382212159"/>
      <w:bookmarkStart w:id="3215" w:name="_Toc382212338"/>
      <w:bookmarkStart w:id="3216" w:name="_Toc382291504"/>
      <w:bookmarkStart w:id="3217" w:name="_Toc385672141"/>
      <w:bookmarkStart w:id="3218" w:name="_Toc393690234"/>
      <w:bookmarkStart w:id="3219" w:name="_Ref457707512"/>
      <w:bookmarkStart w:id="3220" w:name="_Toc472818780"/>
      <w:bookmarkStart w:id="3221" w:name="_Toc235503333"/>
      <w:bookmarkStart w:id="3222" w:name="_Toc241509108"/>
      <w:bookmarkStart w:id="3223" w:name="_Toc244416595"/>
      <w:bookmarkStart w:id="3224" w:name="_Toc276630959"/>
      <w:bookmarkStart w:id="3225" w:name="_Toc336509429"/>
      <w:r w:rsidRPr="00E77497">
        <w:t>8.6.1</w:t>
      </w:r>
      <w:r w:rsidRPr="00E77497">
        <w:tab/>
        <w:t>Property Attribute</w:t>
      </w:r>
      <w:bookmarkEnd w:id="3210"/>
      <w:bookmarkEnd w:id="3211"/>
      <w:bookmarkEnd w:id="3212"/>
      <w:bookmarkEnd w:id="3213"/>
      <w:bookmarkEnd w:id="3214"/>
      <w:bookmarkEnd w:id="3215"/>
      <w:bookmarkEnd w:id="3216"/>
      <w:bookmarkEnd w:id="3217"/>
      <w:bookmarkEnd w:id="3218"/>
      <w:r w:rsidRPr="00E77497">
        <w:t>s</w:t>
      </w:r>
      <w:bookmarkEnd w:id="3219"/>
      <w:bookmarkEnd w:id="3220"/>
      <w:bookmarkEnd w:id="3221"/>
      <w:bookmarkEnd w:id="3222"/>
      <w:bookmarkEnd w:id="3223"/>
      <w:bookmarkEnd w:id="3224"/>
      <w:bookmarkEnd w:id="3225"/>
    </w:p>
    <w:p w14:paraId="4184E6B4" w14:textId="77777777" w:rsidR="004C02EF" w:rsidRPr="00E77497" w:rsidRDefault="004C02EF" w:rsidP="004C02EF">
      <w:r w:rsidRPr="00E77497">
        <w:t xml:space="preserve">Attributes are used in this specification to define and explain the state of named properties. A named data property associates a name with the attributes listed in </w:t>
      </w:r>
      <w:ins w:id="3226" w:author="Rev 8 Allen Wirfs-Brock" w:date="2012-06-13T12:26:00Z">
        <w:r w:rsidR="00386630">
          <w:fldChar w:fldCharType="begin"/>
        </w:r>
        <w:r w:rsidR="00386630">
          <w:instrText xml:space="preserve"> REF _Ref327353731 \h </w:instrText>
        </w:r>
      </w:ins>
      <w:r w:rsidR="00386630">
        <w:fldChar w:fldCharType="separate"/>
      </w:r>
      <w:ins w:id="3227" w:author="Rev 8 Allen Wirfs-Brock" w:date="2012-06-15T19:42:00Z">
        <w:r w:rsidR="00606E07">
          <w:t xml:space="preserve">Table </w:t>
        </w:r>
        <w:r w:rsidR="00606E07">
          <w:rPr>
            <w:noProof/>
          </w:rPr>
          <w:t>5</w:t>
        </w:r>
      </w:ins>
      <w:ins w:id="3228" w:author="Rev 8 Allen Wirfs-Brock" w:date="2012-06-13T12:26:00Z">
        <w:r w:rsidR="00386630">
          <w:fldChar w:fldCharType="end"/>
        </w:r>
        <w:r w:rsidR="00386630">
          <w:t>.</w:t>
        </w:r>
      </w:ins>
    </w:p>
    <w:p w14:paraId="229355EB" w14:textId="77777777" w:rsidR="004C02EF" w:rsidRPr="00E77497" w:rsidRDefault="00386630" w:rsidP="00AA1FF6">
      <w:pPr>
        <w:pStyle w:val="Tabletitle"/>
        <w:rPr>
          <w:rFonts w:eastAsia="Arial Unicode MS"/>
        </w:rPr>
      </w:pPr>
      <w:bookmarkStart w:id="3229" w:name="_Ref327353731"/>
      <w:ins w:id="3230" w:author="Rev 8 Allen Wirfs-Brock" w:date="2012-06-13T12:26:00Z">
        <w:r>
          <w:t xml:space="preserve">Table </w:t>
        </w:r>
        <w:r>
          <w:fldChar w:fldCharType="begin"/>
        </w:r>
        <w:r>
          <w:instrText xml:space="preserve"> SEQ Table \* ARABIC </w:instrText>
        </w:r>
      </w:ins>
      <w:r>
        <w:fldChar w:fldCharType="separate"/>
      </w:r>
      <w:ins w:id="3231" w:author="Rev 10 Allen Wirfs-Brock" w:date="2012-09-24T14:04:00Z">
        <w:r w:rsidR="002166A8">
          <w:rPr>
            <w:noProof/>
          </w:rPr>
          <w:t>5</w:t>
        </w:r>
      </w:ins>
      <w:ins w:id="3232" w:author="Rev 8 Allen Wirfs-Brock" w:date="2012-06-13T12:26:00Z">
        <w:r>
          <w:fldChar w:fldCharType="end"/>
        </w:r>
      </w:ins>
      <w:bookmarkEnd w:id="3229"/>
      <w:r w:rsidR="004C02EF" w:rsidRPr="00E77497">
        <w:rPr>
          <w:rFonts w:eastAsia="Arial Unicode MS"/>
        </w:rPr>
        <w:t xml:space="preserve"> — </w:t>
      </w:r>
      <w:r w:rsidR="004C02EF" w:rsidRPr="00E77497">
        <w:t>Attributes of a Named Data Property</w:t>
      </w:r>
    </w:p>
    <w:tbl>
      <w:tblPr>
        <w:tblW w:w="9090" w:type="dxa"/>
        <w:tblInd w:w="648" w:type="dxa"/>
        <w:tblLook w:val="04A0" w:firstRow="1" w:lastRow="0" w:firstColumn="1" w:lastColumn="0" w:noHBand="0" w:noVBand="1"/>
      </w:tblPr>
      <w:tblGrid>
        <w:gridCol w:w="1710"/>
        <w:gridCol w:w="1925"/>
        <w:gridCol w:w="5455"/>
      </w:tblGrid>
      <w:tr w:rsidR="004C02EF" w:rsidRPr="00E77497" w14:paraId="0AC6643A" w14:textId="77777777" w:rsidTr="003A4B22">
        <w:trPr>
          <w:trHeight w:val="133"/>
        </w:trPr>
        <w:tc>
          <w:tcPr>
            <w:tcW w:w="1710" w:type="dxa"/>
            <w:tcBorders>
              <w:top w:val="single" w:sz="8" w:space="0" w:color="auto"/>
              <w:left w:val="single" w:sz="8" w:space="0" w:color="auto"/>
              <w:bottom w:val="single" w:sz="8" w:space="0" w:color="auto"/>
              <w:right w:val="single" w:sz="8" w:space="0" w:color="000000"/>
            </w:tcBorders>
            <w:shd w:val="clear" w:color="000000" w:fill="D8D8D8"/>
            <w:hideMark/>
          </w:tcPr>
          <w:p w14:paraId="0953D9A3" w14:textId="77777777" w:rsidR="004C02EF" w:rsidRPr="00E77497" w:rsidRDefault="004C02EF" w:rsidP="003A4B22">
            <w:pPr>
              <w:keepNext/>
              <w:keepLines/>
              <w:spacing w:after="0"/>
              <w:jc w:val="center"/>
              <w:rPr>
                <w:b/>
                <w:i/>
              </w:rPr>
            </w:pPr>
            <w:r w:rsidRPr="00E77497">
              <w:rPr>
                <w:b/>
                <w:i/>
              </w:rPr>
              <w:t>Attribute Name</w:t>
            </w:r>
          </w:p>
        </w:tc>
        <w:tc>
          <w:tcPr>
            <w:tcW w:w="1925" w:type="dxa"/>
            <w:tcBorders>
              <w:top w:val="single" w:sz="8" w:space="0" w:color="auto"/>
              <w:left w:val="single" w:sz="8" w:space="0" w:color="auto"/>
              <w:bottom w:val="single" w:sz="8" w:space="0" w:color="auto"/>
              <w:right w:val="single" w:sz="8" w:space="0" w:color="000000"/>
            </w:tcBorders>
            <w:shd w:val="clear" w:color="000000" w:fill="D8D8D8"/>
          </w:tcPr>
          <w:p w14:paraId="70D0FDB5" w14:textId="77777777" w:rsidR="004C02EF" w:rsidRPr="00E77497" w:rsidRDefault="004C02EF" w:rsidP="003A4B22">
            <w:pPr>
              <w:keepNext/>
              <w:keepLines/>
              <w:spacing w:after="0"/>
              <w:jc w:val="center"/>
              <w:rPr>
                <w:b/>
                <w:i/>
              </w:rPr>
            </w:pPr>
            <w:r w:rsidRPr="00E77497">
              <w:rPr>
                <w:b/>
                <w:i/>
              </w:rPr>
              <w:t>Value Domain</w:t>
            </w:r>
          </w:p>
        </w:tc>
        <w:tc>
          <w:tcPr>
            <w:tcW w:w="5455" w:type="dxa"/>
            <w:tcBorders>
              <w:top w:val="single" w:sz="8" w:space="0" w:color="auto"/>
              <w:left w:val="single" w:sz="8" w:space="0" w:color="auto"/>
              <w:bottom w:val="single" w:sz="8" w:space="0" w:color="auto"/>
              <w:right w:val="single" w:sz="8" w:space="0" w:color="000000"/>
            </w:tcBorders>
            <w:shd w:val="clear" w:color="000000" w:fill="D8D8D8"/>
          </w:tcPr>
          <w:p w14:paraId="1CA1EB23" w14:textId="77777777" w:rsidR="004C02EF" w:rsidRPr="00E77497" w:rsidRDefault="004C02EF" w:rsidP="003A4B22">
            <w:pPr>
              <w:keepNext/>
              <w:keepLines/>
              <w:spacing w:after="0"/>
              <w:jc w:val="center"/>
              <w:rPr>
                <w:b/>
                <w:i/>
              </w:rPr>
            </w:pPr>
            <w:r w:rsidRPr="00E77497">
              <w:rPr>
                <w:b/>
                <w:i/>
              </w:rPr>
              <w:t>Description</w:t>
            </w:r>
          </w:p>
        </w:tc>
      </w:tr>
      <w:tr w:rsidR="004C02EF" w:rsidRPr="00E77497" w14:paraId="211FDE4D" w14:textId="77777777" w:rsidTr="003A4B22">
        <w:trPr>
          <w:trHeight w:val="315"/>
        </w:trPr>
        <w:tc>
          <w:tcPr>
            <w:tcW w:w="1710" w:type="dxa"/>
            <w:tcBorders>
              <w:top w:val="nil"/>
              <w:left w:val="single" w:sz="8" w:space="0" w:color="auto"/>
              <w:bottom w:val="single" w:sz="8" w:space="0" w:color="auto"/>
              <w:right w:val="single" w:sz="8" w:space="0" w:color="auto"/>
            </w:tcBorders>
            <w:shd w:val="clear" w:color="auto" w:fill="auto"/>
            <w:hideMark/>
          </w:tcPr>
          <w:p w14:paraId="77FFB59F" w14:textId="77777777" w:rsidR="004C02EF" w:rsidRPr="00E77497" w:rsidRDefault="004C02EF" w:rsidP="003A4B22">
            <w:pPr>
              <w:keepNext/>
              <w:keepLines/>
              <w:spacing w:after="0"/>
              <w:jc w:val="left"/>
            </w:pPr>
            <w:r w:rsidRPr="00E77497">
              <w:t xml:space="preserve">[[Value]] </w:t>
            </w:r>
          </w:p>
        </w:tc>
        <w:tc>
          <w:tcPr>
            <w:tcW w:w="1925" w:type="dxa"/>
            <w:tcBorders>
              <w:top w:val="nil"/>
              <w:left w:val="nil"/>
              <w:bottom w:val="single" w:sz="8" w:space="0" w:color="auto"/>
              <w:right w:val="single" w:sz="8" w:space="0" w:color="auto"/>
            </w:tcBorders>
            <w:shd w:val="clear" w:color="auto" w:fill="auto"/>
            <w:hideMark/>
          </w:tcPr>
          <w:p w14:paraId="27E78994" w14:textId="77777777" w:rsidR="004C02EF" w:rsidRPr="00E77497" w:rsidRDefault="004C02EF" w:rsidP="003A4B22">
            <w:pPr>
              <w:keepNext/>
              <w:keepLines/>
              <w:spacing w:after="0"/>
              <w:jc w:val="left"/>
            </w:pPr>
            <w:r w:rsidRPr="00E77497">
              <w:t>Any ECMAScript language type</w:t>
            </w:r>
          </w:p>
        </w:tc>
        <w:tc>
          <w:tcPr>
            <w:tcW w:w="5455" w:type="dxa"/>
            <w:tcBorders>
              <w:top w:val="nil"/>
              <w:left w:val="nil"/>
              <w:bottom w:val="single" w:sz="8" w:space="0" w:color="auto"/>
              <w:right w:val="single" w:sz="8" w:space="0" w:color="auto"/>
            </w:tcBorders>
            <w:shd w:val="clear" w:color="auto" w:fill="auto"/>
            <w:hideMark/>
          </w:tcPr>
          <w:p w14:paraId="7895AD22" w14:textId="77777777" w:rsidR="004C02EF" w:rsidRPr="00E77497" w:rsidRDefault="004C02EF" w:rsidP="003A4B22">
            <w:pPr>
              <w:keepNext/>
              <w:keepLines/>
              <w:spacing w:after="0"/>
              <w:jc w:val="left"/>
            </w:pPr>
            <w:r w:rsidRPr="00E77497">
              <w:t>The value retrieved by reading the property.</w:t>
            </w:r>
          </w:p>
        </w:tc>
      </w:tr>
      <w:tr w:rsidR="004C02EF" w:rsidRPr="00E77497" w14:paraId="2D791034" w14:textId="77777777" w:rsidTr="003A4B22">
        <w:trPr>
          <w:trHeight w:val="430"/>
        </w:trPr>
        <w:tc>
          <w:tcPr>
            <w:tcW w:w="1710" w:type="dxa"/>
            <w:tcBorders>
              <w:top w:val="nil"/>
              <w:left w:val="single" w:sz="8" w:space="0" w:color="auto"/>
              <w:bottom w:val="single" w:sz="8" w:space="0" w:color="auto"/>
              <w:right w:val="single" w:sz="8" w:space="0" w:color="auto"/>
            </w:tcBorders>
            <w:shd w:val="clear" w:color="auto" w:fill="auto"/>
            <w:hideMark/>
          </w:tcPr>
          <w:p w14:paraId="5E9FE7A5" w14:textId="77777777" w:rsidR="004C02EF" w:rsidRPr="00E77497" w:rsidRDefault="004C02EF" w:rsidP="003A4B22">
            <w:pPr>
              <w:keepNext/>
              <w:keepLines/>
              <w:spacing w:after="0"/>
              <w:jc w:val="left"/>
            </w:pPr>
            <w:r w:rsidRPr="00E77497">
              <w:t xml:space="preserve">[[Writable]] </w:t>
            </w:r>
          </w:p>
        </w:tc>
        <w:tc>
          <w:tcPr>
            <w:tcW w:w="1925" w:type="dxa"/>
            <w:tcBorders>
              <w:top w:val="nil"/>
              <w:left w:val="nil"/>
              <w:bottom w:val="single" w:sz="8" w:space="0" w:color="auto"/>
              <w:right w:val="single" w:sz="8" w:space="0" w:color="auto"/>
            </w:tcBorders>
            <w:shd w:val="clear" w:color="auto" w:fill="auto"/>
            <w:hideMark/>
          </w:tcPr>
          <w:p w14:paraId="37867D35" w14:textId="77777777" w:rsidR="004C02EF" w:rsidRPr="00E77497" w:rsidRDefault="004C02EF" w:rsidP="003A4B22">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14:paraId="3D7E330B" w14:textId="77777777" w:rsidR="004C02EF" w:rsidRPr="00E77497" w:rsidRDefault="004C02EF" w:rsidP="003A4B22">
            <w:pPr>
              <w:keepNext/>
              <w:keepLines/>
              <w:spacing w:after="0"/>
              <w:jc w:val="left"/>
            </w:pPr>
            <w:r w:rsidRPr="00E77497">
              <w:t xml:space="preserve">If </w:t>
            </w:r>
            <w:r w:rsidRPr="00E77497">
              <w:rPr>
                <w:b/>
              </w:rPr>
              <w:t>false</w:t>
            </w:r>
            <w:r w:rsidRPr="00E77497">
              <w:t>, attempts by ECMAScript code to change the property’s [[Value]] attribute using [[Put]] will not succeed.</w:t>
            </w:r>
          </w:p>
        </w:tc>
      </w:tr>
      <w:tr w:rsidR="004C02EF" w:rsidRPr="00E77497" w14:paraId="042C268A" w14:textId="77777777" w:rsidTr="003A4B22">
        <w:trPr>
          <w:trHeight w:val="223"/>
        </w:trPr>
        <w:tc>
          <w:tcPr>
            <w:tcW w:w="1710" w:type="dxa"/>
            <w:tcBorders>
              <w:top w:val="nil"/>
              <w:left w:val="single" w:sz="8" w:space="0" w:color="auto"/>
              <w:bottom w:val="single" w:sz="8" w:space="0" w:color="auto"/>
              <w:right w:val="single" w:sz="8" w:space="0" w:color="auto"/>
            </w:tcBorders>
            <w:shd w:val="clear" w:color="auto" w:fill="auto"/>
            <w:hideMark/>
          </w:tcPr>
          <w:p w14:paraId="186F6140" w14:textId="77777777" w:rsidR="004C02EF" w:rsidRPr="00E77497" w:rsidRDefault="004C02EF" w:rsidP="003A4B22">
            <w:pPr>
              <w:keepNext/>
              <w:keepLines/>
              <w:spacing w:after="0"/>
              <w:jc w:val="left"/>
            </w:pPr>
            <w:r w:rsidRPr="00E77497">
              <w:t>[[Enumerable]]</w:t>
            </w:r>
          </w:p>
        </w:tc>
        <w:tc>
          <w:tcPr>
            <w:tcW w:w="1925" w:type="dxa"/>
            <w:tcBorders>
              <w:top w:val="nil"/>
              <w:left w:val="nil"/>
              <w:bottom w:val="single" w:sz="8" w:space="0" w:color="auto"/>
              <w:right w:val="single" w:sz="8" w:space="0" w:color="auto"/>
            </w:tcBorders>
            <w:shd w:val="clear" w:color="auto" w:fill="auto"/>
            <w:hideMark/>
          </w:tcPr>
          <w:p w14:paraId="03F29D3C" w14:textId="77777777" w:rsidR="004C02EF" w:rsidRPr="00E77497" w:rsidRDefault="004C02EF" w:rsidP="003A4B22">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14:paraId="0D86B721" w14:textId="77777777" w:rsidR="004C02EF" w:rsidRPr="00E77497" w:rsidRDefault="004C02EF" w:rsidP="003A4B22">
            <w:pPr>
              <w:keepNext/>
              <w:keepLines/>
              <w:spacing w:after="0"/>
              <w:jc w:val="left"/>
            </w:pPr>
            <w:r w:rsidRPr="00E77497">
              <w:t xml:space="preserve">If </w:t>
            </w:r>
            <w:r w:rsidRPr="00E77497">
              <w:rPr>
                <w:b/>
              </w:rPr>
              <w:t>true</w:t>
            </w:r>
            <w:r w:rsidRPr="00E77497">
              <w:t>, the property will be enumerated by a for-in enumeration (see 12.6.4). Otherwise, the property is said to be non-enumerable.</w:t>
            </w:r>
          </w:p>
        </w:tc>
      </w:tr>
      <w:tr w:rsidR="004C02EF" w:rsidRPr="00E77497" w14:paraId="54AED5BD" w14:textId="77777777" w:rsidTr="003A4B22">
        <w:trPr>
          <w:trHeight w:val="385"/>
        </w:trPr>
        <w:tc>
          <w:tcPr>
            <w:tcW w:w="1710" w:type="dxa"/>
            <w:tcBorders>
              <w:top w:val="nil"/>
              <w:left w:val="single" w:sz="8" w:space="0" w:color="auto"/>
              <w:bottom w:val="single" w:sz="8" w:space="0" w:color="auto"/>
              <w:right w:val="single" w:sz="8" w:space="0" w:color="auto"/>
            </w:tcBorders>
            <w:shd w:val="clear" w:color="auto" w:fill="auto"/>
            <w:hideMark/>
          </w:tcPr>
          <w:p w14:paraId="2CCF1C6E" w14:textId="77777777" w:rsidR="004C02EF" w:rsidRPr="00E77497" w:rsidRDefault="004C02EF" w:rsidP="003A4B22">
            <w:pPr>
              <w:keepNext/>
              <w:keepLines/>
              <w:spacing w:after="0"/>
              <w:jc w:val="left"/>
            </w:pPr>
            <w:r w:rsidRPr="00E77497">
              <w:t>[[Configurable]]</w:t>
            </w:r>
          </w:p>
        </w:tc>
        <w:tc>
          <w:tcPr>
            <w:tcW w:w="1925" w:type="dxa"/>
            <w:tcBorders>
              <w:top w:val="nil"/>
              <w:left w:val="nil"/>
              <w:bottom w:val="single" w:sz="8" w:space="0" w:color="auto"/>
              <w:right w:val="single" w:sz="8" w:space="0" w:color="auto"/>
            </w:tcBorders>
            <w:shd w:val="clear" w:color="auto" w:fill="auto"/>
            <w:hideMark/>
          </w:tcPr>
          <w:p w14:paraId="20826674" w14:textId="77777777" w:rsidR="004C02EF" w:rsidRPr="00E77497" w:rsidRDefault="004C02EF" w:rsidP="003A4B22">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14:paraId="45A13659" w14:textId="77777777" w:rsidR="004C02EF" w:rsidRPr="00E77497" w:rsidRDefault="004C02EF" w:rsidP="003A4B22">
            <w:pPr>
              <w:keepNext/>
              <w:keepLines/>
              <w:spacing w:after="0"/>
              <w:jc w:val="left"/>
            </w:pPr>
            <w:r w:rsidRPr="00E77497">
              <w:t xml:space="preserve">If </w:t>
            </w:r>
            <w:r w:rsidRPr="00E77497">
              <w:rPr>
                <w:b/>
              </w:rPr>
              <w:t>false</w:t>
            </w:r>
            <w:r w:rsidRPr="00E77497">
              <w:t>, attempts to delete the property, change the property to be an accessor property, or change its attributes (other than [[Value]]) will fail.</w:t>
            </w:r>
          </w:p>
        </w:tc>
      </w:tr>
    </w:tbl>
    <w:p w14:paraId="524A9298" w14:textId="77777777" w:rsidR="004C02EF" w:rsidRPr="00E77497" w:rsidRDefault="004C02EF" w:rsidP="004C02EF">
      <w:pPr>
        <w:spacing w:after="0"/>
      </w:pPr>
    </w:p>
    <w:p w14:paraId="11E6B061" w14:textId="77777777" w:rsidR="004C02EF" w:rsidRPr="00E77497" w:rsidRDefault="004C02EF" w:rsidP="004C02EF">
      <w:pPr>
        <w:spacing w:after="120"/>
      </w:pPr>
      <w:r w:rsidRPr="00E77497">
        <w:t xml:space="preserve">A named accessor property associates a name with the attributes listed in </w:t>
      </w:r>
      <w:ins w:id="3233" w:author="Rev 8 Allen Wirfs-Brock" w:date="2012-06-13T12:27:00Z">
        <w:r w:rsidR="00386630">
          <w:fldChar w:fldCharType="begin"/>
        </w:r>
        <w:r w:rsidR="00386630">
          <w:instrText xml:space="preserve"> REF _Ref327353763 \h </w:instrText>
        </w:r>
      </w:ins>
      <w:r w:rsidR="00386630">
        <w:fldChar w:fldCharType="separate"/>
      </w:r>
      <w:ins w:id="3234" w:author="Rev 8 Allen Wirfs-Brock" w:date="2012-06-15T19:42:00Z">
        <w:r w:rsidR="00606E07">
          <w:t xml:space="preserve">Table </w:t>
        </w:r>
        <w:r w:rsidR="00606E07">
          <w:rPr>
            <w:noProof/>
          </w:rPr>
          <w:t>6</w:t>
        </w:r>
      </w:ins>
      <w:ins w:id="3235" w:author="Rev 8 Allen Wirfs-Brock" w:date="2012-06-13T12:27:00Z">
        <w:r w:rsidR="00386630">
          <w:fldChar w:fldCharType="end"/>
        </w:r>
      </w:ins>
      <w:r w:rsidRPr="00E77497">
        <w:t>.</w:t>
      </w:r>
    </w:p>
    <w:p w14:paraId="5A0946F0" w14:textId="77777777" w:rsidR="004C02EF" w:rsidRPr="00E77497" w:rsidRDefault="00386630" w:rsidP="00AA1FF6">
      <w:pPr>
        <w:pStyle w:val="Tabletitle"/>
      </w:pPr>
      <w:bookmarkStart w:id="3236" w:name="_Ref327353763"/>
      <w:ins w:id="3237" w:author="Rev 8 Allen Wirfs-Brock" w:date="2012-06-13T12:26:00Z">
        <w:r>
          <w:t xml:space="preserve">Table </w:t>
        </w:r>
        <w:r>
          <w:fldChar w:fldCharType="begin"/>
        </w:r>
        <w:r>
          <w:instrText xml:space="preserve"> SEQ Table \* ARABIC </w:instrText>
        </w:r>
      </w:ins>
      <w:r>
        <w:fldChar w:fldCharType="separate"/>
      </w:r>
      <w:ins w:id="3238" w:author="Rev 10 Allen Wirfs-Brock" w:date="2012-09-24T14:04:00Z">
        <w:r w:rsidR="002166A8">
          <w:rPr>
            <w:noProof/>
          </w:rPr>
          <w:t>6</w:t>
        </w:r>
      </w:ins>
      <w:ins w:id="3239" w:author="Rev 8 Allen Wirfs-Brock" w:date="2012-06-13T12:26:00Z">
        <w:r>
          <w:fldChar w:fldCharType="end"/>
        </w:r>
      </w:ins>
      <w:bookmarkEnd w:id="3236"/>
      <w:r w:rsidR="004C02EF" w:rsidRPr="00E77497">
        <w:rPr>
          <w:rFonts w:eastAsia="Arial Unicode MS"/>
        </w:rPr>
        <w:t xml:space="preserve"> — </w:t>
      </w:r>
      <w:r w:rsidR="004C02EF" w:rsidRPr="00E77497">
        <w:t>Attributes of a Named Accessor Property</w:t>
      </w:r>
    </w:p>
    <w:tbl>
      <w:tblPr>
        <w:tblW w:w="9090" w:type="dxa"/>
        <w:tblInd w:w="648" w:type="dxa"/>
        <w:tblLook w:val="04A0" w:firstRow="1" w:lastRow="0" w:firstColumn="1" w:lastColumn="0" w:noHBand="0" w:noVBand="1"/>
      </w:tblPr>
      <w:tblGrid>
        <w:gridCol w:w="1710"/>
        <w:gridCol w:w="1890"/>
        <w:gridCol w:w="5490"/>
      </w:tblGrid>
      <w:tr w:rsidR="004C02EF" w:rsidRPr="00E77497" w14:paraId="7D15E43F" w14:textId="77777777" w:rsidTr="003A4B22">
        <w:trPr>
          <w:trHeight w:val="124"/>
        </w:trPr>
        <w:tc>
          <w:tcPr>
            <w:tcW w:w="1710" w:type="dxa"/>
            <w:tcBorders>
              <w:top w:val="single" w:sz="8" w:space="0" w:color="auto"/>
              <w:left w:val="single" w:sz="8" w:space="0" w:color="auto"/>
              <w:bottom w:val="single" w:sz="8" w:space="0" w:color="auto"/>
              <w:right w:val="single" w:sz="8" w:space="0" w:color="000000"/>
            </w:tcBorders>
            <w:shd w:val="clear" w:color="000000" w:fill="C0C0C0"/>
            <w:hideMark/>
          </w:tcPr>
          <w:p w14:paraId="30F34CE4" w14:textId="77777777" w:rsidR="004C02EF" w:rsidRPr="00E77497" w:rsidRDefault="004C02EF" w:rsidP="003A4B22">
            <w:pPr>
              <w:keepNext/>
              <w:spacing w:after="0"/>
              <w:contextualSpacing/>
              <w:jc w:val="center"/>
              <w:rPr>
                <w:b/>
                <w:i/>
              </w:rPr>
            </w:pPr>
            <w:r w:rsidRPr="00E77497">
              <w:rPr>
                <w:b/>
                <w:i/>
              </w:rPr>
              <w:t>Attribute Name</w:t>
            </w:r>
          </w:p>
        </w:tc>
        <w:tc>
          <w:tcPr>
            <w:tcW w:w="1890" w:type="dxa"/>
            <w:tcBorders>
              <w:top w:val="single" w:sz="8" w:space="0" w:color="auto"/>
              <w:left w:val="single" w:sz="8" w:space="0" w:color="auto"/>
              <w:bottom w:val="single" w:sz="8" w:space="0" w:color="auto"/>
              <w:right w:val="single" w:sz="8" w:space="0" w:color="000000"/>
            </w:tcBorders>
            <w:shd w:val="clear" w:color="000000" w:fill="C0C0C0"/>
          </w:tcPr>
          <w:p w14:paraId="00D9894B" w14:textId="77777777" w:rsidR="004C02EF" w:rsidRPr="00E77497" w:rsidRDefault="004C02EF" w:rsidP="003A4B22">
            <w:pPr>
              <w:keepNext/>
              <w:spacing w:after="0"/>
              <w:contextualSpacing/>
              <w:jc w:val="center"/>
              <w:rPr>
                <w:b/>
                <w:i/>
              </w:rPr>
            </w:pPr>
            <w:r w:rsidRPr="00E77497">
              <w:rPr>
                <w:b/>
                <w:i/>
              </w:rPr>
              <w:t>Value Domain</w:t>
            </w:r>
          </w:p>
        </w:tc>
        <w:tc>
          <w:tcPr>
            <w:tcW w:w="5490" w:type="dxa"/>
            <w:tcBorders>
              <w:top w:val="single" w:sz="8" w:space="0" w:color="auto"/>
              <w:left w:val="single" w:sz="8" w:space="0" w:color="auto"/>
              <w:bottom w:val="single" w:sz="8" w:space="0" w:color="auto"/>
              <w:right w:val="single" w:sz="8" w:space="0" w:color="000000"/>
            </w:tcBorders>
            <w:shd w:val="clear" w:color="000000" w:fill="C0C0C0"/>
          </w:tcPr>
          <w:p w14:paraId="3474BA25" w14:textId="77777777" w:rsidR="004C02EF" w:rsidRPr="00E77497" w:rsidRDefault="004C02EF" w:rsidP="003A4B22">
            <w:pPr>
              <w:keepNext/>
              <w:spacing w:after="0"/>
              <w:contextualSpacing/>
              <w:jc w:val="center"/>
              <w:rPr>
                <w:b/>
                <w:i/>
              </w:rPr>
            </w:pPr>
            <w:r w:rsidRPr="00E77497">
              <w:rPr>
                <w:b/>
                <w:i/>
              </w:rPr>
              <w:t>Description</w:t>
            </w:r>
          </w:p>
        </w:tc>
      </w:tr>
      <w:tr w:rsidR="004C02EF" w:rsidRPr="00E77497" w14:paraId="4090C4D3" w14:textId="77777777" w:rsidTr="003A4B22">
        <w:trPr>
          <w:trHeight w:val="525"/>
        </w:trPr>
        <w:tc>
          <w:tcPr>
            <w:tcW w:w="1710" w:type="dxa"/>
            <w:tcBorders>
              <w:top w:val="nil"/>
              <w:left w:val="single" w:sz="8" w:space="0" w:color="auto"/>
              <w:bottom w:val="single" w:sz="8" w:space="0" w:color="auto"/>
              <w:right w:val="single" w:sz="8" w:space="0" w:color="000000"/>
            </w:tcBorders>
            <w:shd w:val="clear" w:color="auto" w:fill="auto"/>
            <w:hideMark/>
          </w:tcPr>
          <w:p w14:paraId="4BE2432E" w14:textId="77777777" w:rsidR="004C02EF" w:rsidRPr="00E77497" w:rsidRDefault="004C02EF" w:rsidP="003A4B22">
            <w:pPr>
              <w:keepNext/>
              <w:spacing w:after="0"/>
              <w:contextualSpacing/>
              <w:jc w:val="left"/>
            </w:pPr>
            <w:r w:rsidRPr="00E77497">
              <w:t>[[Get]]</w:t>
            </w:r>
          </w:p>
        </w:tc>
        <w:tc>
          <w:tcPr>
            <w:tcW w:w="1890" w:type="dxa"/>
            <w:tcBorders>
              <w:top w:val="nil"/>
              <w:left w:val="nil"/>
              <w:bottom w:val="single" w:sz="8" w:space="0" w:color="auto"/>
              <w:right w:val="single" w:sz="8" w:space="0" w:color="auto"/>
            </w:tcBorders>
            <w:shd w:val="clear" w:color="auto" w:fill="auto"/>
            <w:hideMark/>
          </w:tcPr>
          <w:p w14:paraId="4238085D" w14:textId="77777777" w:rsidR="004C02EF" w:rsidRPr="00E77497" w:rsidRDefault="004C02EF" w:rsidP="003A4B22">
            <w:pPr>
              <w:keepNext/>
              <w:spacing w:after="0"/>
              <w:contextualSpacing/>
              <w:jc w:val="left"/>
            </w:pPr>
            <w:r w:rsidRPr="00E77497">
              <w:t xml:space="preserve">Object </w:t>
            </w:r>
            <w:r w:rsidRPr="00E77497">
              <w:rPr>
                <w:i/>
              </w:rPr>
              <w:t xml:space="preserve">or </w:t>
            </w:r>
            <w:r w:rsidRPr="00E77497">
              <w:t>Undefined</w:t>
            </w:r>
          </w:p>
        </w:tc>
        <w:tc>
          <w:tcPr>
            <w:tcW w:w="5490" w:type="dxa"/>
            <w:tcBorders>
              <w:top w:val="nil"/>
              <w:left w:val="nil"/>
              <w:bottom w:val="single" w:sz="8" w:space="0" w:color="auto"/>
              <w:right w:val="single" w:sz="8" w:space="0" w:color="auto"/>
            </w:tcBorders>
            <w:shd w:val="clear" w:color="auto" w:fill="auto"/>
            <w:hideMark/>
          </w:tcPr>
          <w:p w14:paraId="7AA5AAA7" w14:textId="77777777" w:rsidR="004C02EF" w:rsidRPr="00E77497" w:rsidRDefault="004C02EF" w:rsidP="003A4B22">
            <w:pPr>
              <w:keepNext/>
              <w:spacing w:after="0"/>
              <w:contextualSpacing/>
              <w:jc w:val="left"/>
            </w:pPr>
            <w:r w:rsidRPr="00E77497">
              <w:t>If the value is an Object it must be a function Object.  The function’s [[Call]] internal method (8.6.2) is called with an empty arguments list to return the property value each time a get access of the property is performed.</w:t>
            </w:r>
          </w:p>
        </w:tc>
      </w:tr>
      <w:tr w:rsidR="004C02EF" w:rsidRPr="00E77497" w14:paraId="2818E809" w14:textId="77777777" w:rsidTr="003A4B22">
        <w:trPr>
          <w:trHeight w:val="525"/>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0CDBABBF" w14:textId="77777777" w:rsidR="004C02EF" w:rsidRPr="00E77497" w:rsidRDefault="004C02EF" w:rsidP="003A4B22">
            <w:pPr>
              <w:keepNext/>
              <w:spacing w:after="0"/>
              <w:contextualSpacing/>
              <w:jc w:val="left"/>
            </w:pPr>
            <w:r w:rsidRPr="00E77497">
              <w:t>[[Set]]</w:t>
            </w:r>
          </w:p>
        </w:tc>
        <w:tc>
          <w:tcPr>
            <w:tcW w:w="1890" w:type="dxa"/>
            <w:tcBorders>
              <w:top w:val="nil"/>
              <w:left w:val="nil"/>
              <w:bottom w:val="single" w:sz="8" w:space="0" w:color="auto"/>
              <w:right w:val="single" w:sz="8" w:space="0" w:color="auto"/>
            </w:tcBorders>
            <w:shd w:val="clear" w:color="auto" w:fill="auto"/>
            <w:hideMark/>
          </w:tcPr>
          <w:p w14:paraId="625870BD" w14:textId="77777777" w:rsidR="004C02EF" w:rsidRPr="00E77497" w:rsidRDefault="004C02EF" w:rsidP="003A4B22">
            <w:pPr>
              <w:keepNext/>
              <w:spacing w:after="0"/>
              <w:contextualSpacing/>
              <w:jc w:val="left"/>
            </w:pPr>
            <w:r w:rsidRPr="00E77497">
              <w:t xml:space="preserve">Object </w:t>
            </w:r>
            <w:r w:rsidRPr="00E77497">
              <w:rPr>
                <w:i/>
              </w:rPr>
              <w:t xml:space="preserve">or </w:t>
            </w:r>
            <w:r w:rsidRPr="00E77497">
              <w:t xml:space="preserve"> Undefined</w:t>
            </w:r>
          </w:p>
        </w:tc>
        <w:tc>
          <w:tcPr>
            <w:tcW w:w="5490" w:type="dxa"/>
            <w:tcBorders>
              <w:top w:val="nil"/>
              <w:left w:val="nil"/>
              <w:bottom w:val="single" w:sz="8" w:space="0" w:color="auto"/>
              <w:right w:val="single" w:sz="8" w:space="0" w:color="auto"/>
            </w:tcBorders>
            <w:shd w:val="clear" w:color="auto" w:fill="auto"/>
            <w:hideMark/>
          </w:tcPr>
          <w:p w14:paraId="75E9DEE5" w14:textId="77777777" w:rsidR="004C02EF" w:rsidRPr="00E77497" w:rsidRDefault="004C02EF" w:rsidP="003A4B22">
            <w:pPr>
              <w:keepNext/>
              <w:spacing w:after="0"/>
              <w:contextualSpacing/>
              <w:jc w:val="left"/>
            </w:pPr>
            <w:r w:rsidRPr="00E77497">
              <w:t>If the value is an Object it must be a function Object.  The function’s [[Call]] internal method (8.6.2) is called with an arguments list containing the assigned value as its sole argument each time a set access of the property is performed. The effect of a property's [[Set]] internal method may, but is not required to, have an effect on the value returned by subsequent calls to the property's [[Get]] internal method.</w:t>
            </w:r>
          </w:p>
        </w:tc>
      </w:tr>
      <w:tr w:rsidR="004C02EF" w:rsidRPr="00E77497" w14:paraId="372C14FE" w14:textId="77777777" w:rsidTr="003A4B22">
        <w:trPr>
          <w:trHeight w:val="780"/>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5E8A6A06" w14:textId="77777777" w:rsidR="004C02EF" w:rsidRPr="00E77497" w:rsidRDefault="004C02EF" w:rsidP="003A4B22">
            <w:pPr>
              <w:keepNext/>
              <w:spacing w:after="0"/>
              <w:contextualSpacing/>
              <w:jc w:val="left"/>
            </w:pPr>
            <w:r w:rsidRPr="00E77497">
              <w:t>[[Enumerable]]</w:t>
            </w:r>
          </w:p>
        </w:tc>
        <w:tc>
          <w:tcPr>
            <w:tcW w:w="1890" w:type="dxa"/>
            <w:tcBorders>
              <w:top w:val="nil"/>
              <w:left w:val="nil"/>
              <w:bottom w:val="single" w:sz="8" w:space="0" w:color="auto"/>
              <w:right w:val="single" w:sz="8" w:space="0" w:color="auto"/>
            </w:tcBorders>
            <w:shd w:val="clear" w:color="auto" w:fill="auto"/>
            <w:hideMark/>
          </w:tcPr>
          <w:p w14:paraId="7F125054" w14:textId="77777777" w:rsidR="004C02EF" w:rsidRPr="00E77497" w:rsidRDefault="004C02EF" w:rsidP="003A4B22">
            <w:pPr>
              <w:keepNext/>
              <w:spacing w:after="0"/>
              <w:contextualSpacing/>
              <w:jc w:val="left"/>
            </w:pPr>
            <w:r w:rsidRPr="00E77497">
              <w:t>Boolean</w:t>
            </w:r>
          </w:p>
        </w:tc>
        <w:tc>
          <w:tcPr>
            <w:tcW w:w="5490" w:type="dxa"/>
            <w:tcBorders>
              <w:top w:val="nil"/>
              <w:left w:val="nil"/>
              <w:bottom w:val="single" w:sz="8" w:space="0" w:color="auto"/>
              <w:right w:val="single" w:sz="8" w:space="0" w:color="auto"/>
            </w:tcBorders>
            <w:shd w:val="clear" w:color="auto" w:fill="auto"/>
            <w:hideMark/>
          </w:tcPr>
          <w:p w14:paraId="7CA092C9" w14:textId="77777777" w:rsidR="004C02EF" w:rsidRPr="00E77497" w:rsidRDefault="004C02EF" w:rsidP="003A4B22">
            <w:pPr>
              <w:keepNext/>
              <w:spacing w:after="0"/>
              <w:contextualSpacing/>
              <w:jc w:val="left"/>
            </w:pPr>
            <w:r w:rsidRPr="00E77497">
              <w:t xml:space="preserve">If </w:t>
            </w:r>
            <w:r w:rsidRPr="00E77497">
              <w:rPr>
                <w:b/>
              </w:rPr>
              <w:t>true</w:t>
            </w:r>
            <w:r w:rsidRPr="00E77497">
              <w:t>, the property is to be enumerated by a for-in enumeration (see 12.6.4). Otherwise, the property is said to be non-enumerable.</w:t>
            </w:r>
          </w:p>
        </w:tc>
      </w:tr>
      <w:tr w:rsidR="004C02EF" w:rsidRPr="00E77497" w14:paraId="11410FCF" w14:textId="77777777" w:rsidTr="003A4B22">
        <w:trPr>
          <w:trHeight w:val="573"/>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14:paraId="312E245F" w14:textId="77777777" w:rsidR="004C02EF" w:rsidRPr="00E77497" w:rsidRDefault="004C02EF" w:rsidP="003A4B22">
            <w:pPr>
              <w:jc w:val="left"/>
            </w:pPr>
            <w:r w:rsidRPr="00E77497">
              <w:t>[[Configurable]]</w:t>
            </w:r>
          </w:p>
        </w:tc>
        <w:tc>
          <w:tcPr>
            <w:tcW w:w="1890" w:type="dxa"/>
            <w:tcBorders>
              <w:top w:val="nil"/>
              <w:left w:val="nil"/>
              <w:bottom w:val="single" w:sz="8" w:space="0" w:color="auto"/>
              <w:right w:val="single" w:sz="8" w:space="0" w:color="auto"/>
            </w:tcBorders>
            <w:shd w:val="clear" w:color="auto" w:fill="auto"/>
            <w:hideMark/>
          </w:tcPr>
          <w:p w14:paraId="52363105" w14:textId="77777777" w:rsidR="004C02EF" w:rsidRPr="00E77497" w:rsidRDefault="004C02EF" w:rsidP="003A4B22">
            <w:pPr>
              <w:jc w:val="left"/>
            </w:pPr>
            <w:r w:rsidRPr="00E77497">
              <w:t>Boolean</w:t>
            </w:r>
          </w:p>
        </w:tc>
        <w:tc>
          <w:tcPr>
            <w:tcW w:w="5490" w:type="dxa"/>
            <w:tcBorders>
              <w:top w:val="nil"/>
              <w:left w:val="nil"/>
              <w:bottom w:val="single" w:sz="8" w:space="0" w:color="auto"/>
              <w:right w:val="single" w:sz="8" w:space="0" w:color="auto"/>
            </w:tcBorders>
            <w:shd w:val="clear" w:color="auto" w:fill="auto"/>
            <w:hideMark/>
          </w:tcPr>
          <w:p w14:paraId="040364DC" w14:textId="77777777" w:rsidR="004C02EF" w:rsidRPr="00E77497" w:rsidRDefault="004C02EF" w:rsidP="003A4B22">
            <w:pPr>
              <w:spacing w:after="0"/>
              <w:contextualSpacing/>
              <w:jc w:val="left"/>
            </w:pPr>
            <w:r w:rsidRPr="00E77497">
              <w:t xml:space="preserve">If </w:t>
            </w:r>
            <w:r w:rsidRPr="00E77497">
              <w:rPr>
                <w:b/>
              </w:rPr>
              <w:t>false</w:t>
            </w:r>
            <w:r w:rsidRPr="00E77497">
              <w:t>, attempts to delete the property, change the property to be a data property, or change its attributes will fail.</w:t>
            </w:r>
          </w:p>
        </w:tc>
      </w:tr>
    </w:tbl>
    <w:p w14:paraId="08084168" w14:textId="77777777" w:rsidR="004C02EF" w:rsidRPr="00E77497" w:rsidRDefault="004C02EF" w:rsidP="004C02EF">
      <w:pPr>
        <w:spacing w:after="120"/>
      </w:pPr>
      <w:bookmarkStart w:id="3240" w:name="_Toc381513638"/>
      <w:bookmarkStart w:id="3241" w:name="_Toc382202781"/>
      <w:bookmarkStart w:id="3242" w:name="_Toc382203001"/>
      <w:bookmarkStart w:id="3243" w:name="_Toc382212160"/>
      <w:bookmarkStart w:id="3244" w:name="_Toc382212339"/>
      <w:bookmarkStart w:id="3245" w:name="_Toc382291505"/>
      <w:bookmarkStart w:id="3246" w:name="_Ref382731829"/>
      <w:bookmarkStart w:id="3247" w:name="_Toc385672142"/>
      <w:bookmarkStart w:id="3248" w:name="_Toc393690235"/>
      <w:bookmarkStart w:id="3249" w:name="_Ref440438264"/>
      <w:bookmarkStart w:id="3250" w:name="_Toc472818781"/>
    </w:p>
    <w:p w14:paraId="3FC1F804" w14:textId="77777777" w:rsidR="004C02EF" w:rsidRPr="00E77497" w:rsidRDefault="004C02EF" w:rsidP="004C02EF">
      <w:r w:rsidRPr="00E77497">
        <w:t xml:space="preserve">If the value of an attribute is not explicitly specified by this specification for a named property, the default value defined in </w:t>
      </w:r>
      <w:ins w:id="3251" w:author="Rev 8 Allen Wirfs-Brock" w:date="2012-06-13T12:28:00Z">
        <w:r w:rsidR="00386630">
          <w:fldChar w:fldCharType="begin"/>
        </w:r>
        <w:r w:rsidR="00386630">
          <w:instrText xml:space="preserve"> REF _Ref327353811 \h </w:instrText>
        </w:r>
      </w:ins>
      <w:r w:rsidR="00386630">
        <w:fldChar w:fldCharType="separate"/>
      </w:r>
      <w:ins w:id="3252" w:author="Rev 8 Allen Wirfs-Brock" w:date="2012-06-15T19:42:00Z">
        <w:r w:rsidR="00606E07">
          <w:t xml:space="preserve">Table </w:t>
        </w:r>
        <w:r w:rsidR="00606E07">
          <w:rPr>
            <w:noProof/>
          </w:rPr>
          <w:t>7</w:t>
        </w:r>
      </w:ins>
      <w:ins w:id="3253" w:author="Rev 8 Allen Wirfs-Brock" w:date="2012-06-13T12:28:00Z">
        <w:r w:rsidR="00386630">
          <w:fldChar w:fldCharType="end"/>
        </w:r>
      </w:ins>
      <w:r w:rsidRPr="00E77497">
        <w:t xml:space="preserve"> is used.</w:t>
      </w:r>
    </w:p>
    <w:p w14:paraId="0F548500" w14:textId="77777777" w:rsidR="004C02EF" w:rsidRPr="00E77497" w:rsidRDefault="00386630" w:rsidP="00AA1FF6">
      <w:pPr>
        <w:pStyle w:val="Tabletitle"/>
        <w:rPr>
          <w:rFonts w:eastAsia="Arial Unicode MS"/>
        </w:rPr>
      </w:pPr>
      <w:bookmarkStart w:id="3254" w:name="_Ref327353811"/>
      <w:ins w:id="3255" w:author="Rev 8 Allen Wirfs-Brock" w:date="2012-06-13T12:27:00Z">
        <w:r>
          <w:t xml:space="preserve">Table </w:t>
        </w:r>
        <w:r>
          <w:fldChar w:fldCharType="begin"/>
        </w:r>
        <w:r>
          <w:instrText xml:space="preserve"> SEQ Table \* ARABIC </w:instrText>
        </w:r>
      </w:ins>
      <w:r>
        <w:fldChar w:fldCharType="separate"/>
      </w:r>
      <w:ins w:id="3256" w:author="Rev 10 Allen Wirfs-Brock" w:date="2012-09-24T14:04:00Z">
        <w:r w:rsidR="002166A8">
          <w:rPr>
            <w:noProof/>
          </w:rPr>
          <w:t>7</w:t>
        </w:r>
      </w:ins>
      <w:ins w:id="3257" w:author="Rev 8 Allen Wirfs-Brock" w:date="2012-06-13T12:27:00Z">
        <w:r>
          <w:fldChar w:fldCharType="end"/>
        </w:r>
      </w:ins>
      <w:bookmarkEnd w:id="3254"/>
      <w:r w:rsidR="004C02EF" w:rsidRPr="00E77497">
        <w:rPr>
          <w:rFonts w:eastAsia="Arial Unicode MS"/>
        </w:rPr>
        <w:t xml:space="preserve"> — </w:t>
      </w:r>
      <w:r w:rsidR="004C02EF" w:rsidRPr="00E77497">
        <w:t>Default Attribute Values</w:t>
      </w:r>
    </w:p>
    <w:tbl>
      <w:tblPr>
        <w:tblW w:w="3560" w:type="dxa"/>
        <w:tblInd w:w="3333" w:type="dxa"/>
        <w:tblLook w:val="04A0" w:firstRow="1" w:lastRow="0" w:firstColumn="1" w:lastColumn="0" w:noHBand="0" w:noVBand="1"/>
      </w:tblPr>
      <w:tblGrid>
        <w:gridCol w:w="1890"/>
        <w:gridCol w:w="1670"/>
      </w:tblGrid>
      <w:tr w:rsidR="004C02EF" w:rsidRPr="00E77497" w14:paraId="6D6D3B08" w14:textId="77777777" w:rsidTr="003A4B22">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C0C0C0"/>
            <w:hideMark/>
          </w:tcPr>
          <w:p w14:paraId="387F18C8" w14:textId="77777777" w:rsidR="004C02EF" w:rsidRPr="00E77497" w:rsidRDefault="004C02EF" w:rsidP="003A4B22">
            <w:pPr>
              <w:keepNext/>
              <w:spacing w:after="0"/>
              <w:jc w:val="center"/>
              <w:rPr>
                <w:b/>
              </w:rPr>
            </w:pPr>
            <w:r w:rsidRPr="00E77497">
              <w:rPr>
                <w:b/>
              </w:rPr>
              <w:t>Attribute Name</w:t>
            </w:r>
          </w:p>
        </w:tc>
        <w:tc>
          <w:tcPr>
            <w:tcW w:w="1670" w:type="dxa"/>
            <w:tcBorders>
              <w:top w:val="single" w:sz="8" w:space="0" w:color="auto"/>
              <w:left w:val="single" w:sz="8" w:space="0" w:color="auto"/>
              <w:bottom w:val="single" w:sz="8" w:space="0" w:color="auto"/>
              <w:right w:val="single" w:sz="8" w:space="0" w:color="000000"/>
            </w:tcBorders>
            <w:shd w:val="clear" w:color="000000" w:fill="C0C0C0"/>
          </w:tcPr>
          <w:p w14:paraId="7EE68AF1" w14:textId="77777777" w:rsidR="004C02EF" w:rsidRPr="00E77497" w:rsidRDefault="004C02EF" w:rsidP="003A4B22">
            <w:pPr>
              <w:keepNext/>
              <w:spacing w:after="0"/>
              <w:jc w:val="center"/>
              <w:rPr>
                <w:b/>
              </w:rPr>
            </w:pPr>
            <w:r w:rsidRPr="00E77497">
              <w:rPr>
                <w:b/>
              </w:rPr>
              <w:t>Default Value</w:t>
            </w:r>
          </w:p>
        </w:tc>
      </w:tr>
      <w:tr w:rsidR="004C02EF" w:rsidRPr="00E77497" w14:paraId="1B6C6578" w14:textId="77777777" w:rsidTr="003A4B22">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auto"/>
            <w:hideMark/>
          </w:tcPr>
          <w:p w14:paraId="127E88F0" w14:textId="77777777" w:rsidR="004C02EF" w:rsidRPr="00E77497" w:rsidRDefault="004C02EF" w:rsidP="003A4B22">
            <w:pPr>
              <w:keepNext/>
              <w:spacing w:after="0"/>
              <w:jc w:val="left"/>
            </w:pPr>
            <w:r w:rsidRPr="00E77497">
              <w:t>[[Value]]</w:t>
            </w:r>
          </w:p>
        </w:tc>
        <w:tc>
          <w:tcPr>
            <w:tcW w:w="1670" w:type="dxa"/>
            <w:tcBorders>
              <w:top w:val="single" w:sz="8" w:space="0" w:color="auto"/>
              <w:left w:val="single" w:sz="8" w:space="0" w:color="auto"/>
              <w:bottom w:val="single" w:sz="8" w:space="0" w:color="auto"/>
              <w:right w:val="single" w:sz="8" w:space="0" w:color="000000"/>
            </w:tcBorders>
            <w:shd w:val="clear" w:color="000000" w:fill="auto"/>
          </w:tcPr>
          <w:p w14:paraId="1B580960" w14:textId="77777777" w:rsidR="004C02EF" w:rsidRPr="00E77497" w:rsidRDefault="004C02EF" w:rsidP="003A4B22">
            <w:pPr>
              <w:keepNext/>
              <w:spacing w:after="0"/>
              <w:jc w:val="left"/>
              <w:rPr>
                <w:b/>
              </w:rPr>
            </w:pPr>
            <w:r w:rsidRPr="00E77497">
              <w:rPr>
                <w:b/>
              </w:rPr>
              <w:t>undefined</w:t>
            </w:r>
          </w:p>
        </w:tc>
      </w:tr>
      <w:tr w:rsidR="004C02EF" w:rsidRPr="00E77497" w14:paraId="47159FBB" w14:textId="77777777" w:rsidTr="003A4B22">
        <w:trPr>
          <w:trHeight w:val="132"/>
        </w:trPr>
        <w:tc>
          <w:tcPr>
            <w:tcW w:w="1890" w:type="dxa"/>
            <w:tcBorders>
              <w:top w:val="nil"/>
              <w:left w:val="single" w:sz="8" w:space="0" w:color="auto"/>
              <w:bottom w:val="single" w:sz="8" w:space="0" w:color="auto"/>
              <w:right w:val="single" w:sz="8" w:space="0" w:color="000000"/>
            </w:tcBorders>
            <w:shd w:val="clear" w:color="auto" w:fill="auto"/>
            <w:hideMark/>
          </w:tcPr>
          <w:p w14:paraId="287D6BE9" w14:textId="77777777" w:rsidR="004C02EF" w:rsidRPr="00E77497" w:rsidRDefault="004C02EF" w:rsidP="003A4B22">
            <w:pPr>
              <w:keepNext/>
              <w:spacing w:after="0"/>
              <w:jc w:val="left"/>
            </w:pPr>
            <w:r w:rsidRPr="00E77497">
              <w:t>[[Get]]</w:t>
            </w:r>
          </w:p>
        </w:tc>
        <w:tc>
          <w:tcPr>
            <w:tcW w:w="1670" w:type="dxa"/>
            <w:tcBorders>
              <w:top w:val="nil"/>
              <w:left w:val="nil"/>
              <w:bottom w:val="single" w:sz="8" w:space="0" w:color="auto"/>
              <w:right w:val="single" w:sz="8" w:space="0" w:color="auto"/>
            </w:tcBorders>
            <w:shd w:val="clear" w:color="auto" w:fill="auto"/>
            <w:hideMark/>
          </w:tcPr>
          <w:p w14:paraId="6EA18FC6" w14:textId="77777777" w:rsidR="004C02EF" w:rsidRPr="00E77497" w:rsidRDefault="004C02EF" w:rsidP="003A4B22">
            <w:pPr>
              <w:keepNext/>
              <w:spacing w:after="0"/>
              <w:jc w:val="left"/>
              <w:rPr>
                <w:b/>
              </w:rPr>
            </w:pPr>
            <w:r w:rsidRPr="00E77497">
              <w:rPr>
                <w:b/>
              </w:rPr>
              <w:t>undefined</w:t>
            </w:r>
          </w:p>
        </w:tc>
      </w:tr>
      <w:tr w:rsidR="004C02EF" w:rsidRPr="00E77497" w14:paraId="679AD2C6"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239DAC11" w14:textId="77777777" w:rsidR="004C02EF" w:rsidRPr="00E77497" w:rsidRDefault="004C02EF" w:rsidP="003A4B22">
            <w:pPr>
              <w:keepNext/>
              <w:spacing w:after="0"/>
              <w:jc w:val="left"/>
            </w:pPr>
            <w:r w:rsidRPr="00E77497">
              <w:t>[[Set]]</w:t>
            </w:r>
          </w:p>
        </w:tc>
        <w:tc>
          <w:tcPr>
            <w:tcW w:w="1670" w:type="dxa"/>
            <w:tcBorders>
              <w:top w:val="nil"/>
              <w:left w:val="nil"/>
              <w:bottom w:val="single" w:sz="8" w:space="0" w:color="auto"/>
              <w:right w:val="single" w:sz="8" w:space="0" w:color="auto"/>
            </w:tcBorders>
            <w:shd w:val="clear" w:color="auto" w:fill="auto"/>
            <w:hideMark/>
          </w:tcPr>
          <w:p w14:paraId="72DEC790" w14:textId="77777777" w:rsidR="004C02EF" w:rsidRPr="00E77497" w:rsidRDefault="004C02EF" w:rsidP="003A4B22">
            <w:pPr>
              <w:keepNext/>
              <w:spacing w:after="0"/>
              <w:jc w:val="left"/>
              <w:rPr>
                <w:b/>
              </w:rPr>
            </w:pPr>
            <w:r w:rsidRPr="00E77497">
              <w:rPr>
                <w:b/>
              </w:rPr>
              <w:t>undefined</w:t>
            </w:r>
          </w:p>
        </w:tc>
      </w:tr>
      <w:tr w:rsidR="004C02EF" w:rsidRPr="00E77497" w14:paraId="0237E09A"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3994F2B0" w14:textId="77777777" w:rsidR="004C02EF" w:rsidRPr="00E77497" w:rsidRDefault="004C02EF" w:rsidP="003A4B22">
            <w:pPr>
              <w:keepNext/>
              <w:spacing w:after="0"/>
              <w:jc w:val="left"/>
            </w:pPr>
            <w:r w:rsidRPr="00E77497">
              <w:t>[[Writable]]</w:t>
            </w:r>
          </w:p>
        </w:tc>
        <w:tc>
          <w:tcPr>
            <w:tcW w:w="1670" w:type="dxa"/>
            <w:tcBorders>
              <w:top w:val="nil"/>
              <w:left w:val="nil"/>
              <w:bottom w:val="single" w:sz="8" w:space="0" w:color="auto"/>
              <w:right w:val="single" w:sz="8" w:space="0" w:color="auto"/>
            </w:tcBorders>
            <w:shd w:val="clear" w:color="auto" w:fill="auto"/>
            <w:hideMark/>
          </w:tcPr>
          <w:p w14:paraId="222F0DF9" w14:textId="77777777" w:rsidR="004C02EF" w:rsidRPr="00E77497" w:rsidRDefault="004C02EF" w:rsidP="003A4B22">
            <w:pPr>
              <w:keepNext/>
              <w:spacing w:after="0"/>
              <w:jc w:val="left"/>
              <w:rPr>
                <w:b/>
              </w:rPr>
            </w:pPr>
            <w:r w:rsidRPr="00E77497">
              <w:rPr>
                <w:b/>
              </w:rPr>
              <w:t>false</w:t>
            </w:r>
          </w:p>
        </w:tc>
      </w:tr>
      <w:tr w:rsidR="004C02EF" w:rsidRPr="00E77497" w14:paraId="7BC0DBC9"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34B030F0" w14:textId="77777777" w:rsidR="004C02EF" w:rsidRPr="00E77497" w:rsidRDefault="004C02EF" w:rsidP="003A4B22">
            <w:pPr>
              <w:keepNext/>
              <w:spacing w:after="0"/>
              <w:jc w:val="left"/>
            </w:pPr>
            <w:r w:rsidRPr="00E77497">
              <w:t>[[Enumerable]]</w:t>
            </w:r>
          </w:p>
        </w:tc>
        <w:tc>
          <w:tcPr>
            <w:tcW w:w="1670" w:type="dxa"/>
            <w:tcBorders>
              <w:top w:val="nil"/>
              <w:left w:val="nil"/>
              <w:bottom w:val="single" w:sz="8" w:space="0" w:color="auto"/>
              <w:right w:val="single" w:sz="8" w:space="0" w:color="auto"/>
            </w:tcBorders>
            <w:shd w:val="clear" w:color="auto" w:fill="auto"/>
            <w:hideMark/>
          </w:tcPr>
          <w:p w14:paraId="66523B7B" w14:textId="77777777" w:rsidR="004C02EF" w:rsidRPr="00E77497" w:rsidRDefault="004C02EF" w:rsidP="003A4B22">
            <w:pPr>
              <w:keepNext/>
              <w:spacing w:after="0"/>
              <w:jc w:val="left"/>
              <w:rPr>
                <w:b/>
              </w:rPr>
            </w:pPr>
            <w:r w:rsidRPr="00E77497">
              <w:rPr>
                <w:b/>
              </w:rPr>
              <w:t>false</w:t>
            </w:r>
          </w:p>
        </w:tc>
      </w:tr>
      <w:tr w:rsidR="004C02EF" w:rsidRPr="00E77497" w14:paraId="1810E31A" w14:textId="7777777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14:paraId="30BCA2C2" w14:textId="77777777" w:rsidR="004C02EF" w:rsidRPr="00E77497" w:rsidRDefault="004C02EF" w:rsidP="003A4B22">
            <w:pPr>
              <w:spacing w:after="0"/>
              <w:jc w:val="left"/>
            </w:pPr>
            <w:r w:rsidRPr="00E77497">
              <w:t>[[Configurable]]</w:t>
            </w:r>
          </w:p>
        </w:tc>
        <w:tc>
          <w:tcPr>
            <w:tcW w:w="1670" w:type="dxa"/>
            <w:tcBorders>
              <w:top w:val="nil"/>
              <w:left w:val="nil"/>
              <w:bottom w:val="single" w:sz="8" w:space="0" w:color="auto"/>
              <w:right w:val="single" w:sz="8" w:space="0" w:color="auto"/>
            </w:tcBorders>
            <w:shd w:val="clear" w:color="auto" w:fill="auto"/>
            <w:hideMark/>
          </w:tcPr>
          <w:p w14:paraId="4FBCC651" w14:textId="77777777" w:rsidR="004C02EF" w:rsidRPr="00E77497" w:rsidRDefault="004C02EF" w:rsidP="003A4B22">
            <w:pPr>
              <w:spacing w:after="0"/>
              <w:jc w:val="left"/>
              <w:rPr>
                <w:b/>
              </w:rPr>
            </w:pPr>
            <w:r w:rsidRPr="00E77497">
              <w:rPr>
                <w:b/>
              </w:rPr>
              <w:t>false</w:t>
            </w:r>
          </w:p>
        </w:tc>
      </w:tr>
    </w:tbl>
    <w:p w14:paraId="5AE50F78" w14:textId="77777777" w:rsidR="004C02EF" w:rsidRPr="00E77497" w:rsidRDefault="004C02EF" w:rsidP="004C02EF">
      <w:bookmarkStart w:id="3258" w:name="_Toc235503334"/>
    </w:p>
    <w:p w14:paraId="208F632F" w14:textId="77777777" w:rsidR="004C02EF" w:rsidRPr="00E77497" w:rsidRDefault="004C02EF" w:rsidP="004C02EF">
      <w:pPr>
        <w:pStyle w:val="30"/>
        <w:numPr>
          <w:ilvl w:val="0"/>
          <w:numId w:val="0"/>
        </w:numPr>
      </w:pPr>
      <w:bookmarkStart w:id="3259" w:name="_Toc241509109"/>
      <w:bookmarkStart w:id="3260" w:name="_Toc244416596"/>
      <w:bookmarkStart w:id="3261" w:name="_Toc276630960"/>
      <w:bookmarkStart w:id="3262" w:name="_Toc336509430"/>
      <w:r w:rsidRPr="00E77497">
        <w:t>8.6.2</w:t>
      </w:r>
      <w:r w:rsidRPr="00E77497">
        <w:tab/>
        <w:t>Object Internal Properties and Method</w:t>
      </w:r>
      <w:bookmarkEnd w:id="3240"/>
      <w:bookmarkEnd w:id="3241"/>
      <w:bookmarkEnd w:id="3242"/>
      <w:bookmarkEnd w:id="3243"/>
      <w:bookmarkEnd w:id="3244"/>
      <w:bookmarkEnd w:id="3245"/>
      <w:bookmarkEnd w:id="3246"/>
      <w:bookmarkEnd w:id="3247"/>
      <w:bookmarkEnd w:id="3248"/>
      <w:r w:rsidRPr="00E77497">
        <w:t>s</w:t>
      </w:r>
      <w:bookmarkEnd w:id="3249"/>
      <w:bookmarkEnd w:id="3250"/>
      <w:bookmarkEnd w:id="3258"/>
      <w:bookmarkEnd w:id="3259"/>
      <w:bookmarkEnd w:id="3260"/>
      <w:bookmarkEnd w:id="3261"/>
      <w:bookmarkEnd w:id="3262"/>
    </w:p>
    <w:p w14:paraId="37DCCDD4" w14:textId="77777777" w:rsidR="004C02EF" w:rsidRPr="00E77497" w:rsidRDefault="004C02EF" w:rsidP="004C02EF">
      <w:r w:rsidRPr="00E77497">
        <w:t xml:space="preserve">This specification uses various internal properties to define the semantics of object values. These internal properties are not part of the ECMAScript language. They are defined by this specification purely for expository purposes. An implementation of ECMAScript must behave as if it produced and operated upon internal properties in the manner described here. The names of internal properties are enclosed in double square brackets [[ ]]. When an algorithm uses an internal property of an object and the object does not implement the indicated internal property, a </w:t>
      </w:r>
      <w:r w:rsidRPr="00E77497">
        <w:rPr>
          <w:b/>
        </w:rPr>
        <w:t>TypeError</w:t>
      </w:r>
      <w:r w:rsidRPr="00E77497">
        <w:t xml:space="preserve"> exception is thrown.</w:t>
      </w:r>
    </w:p>
    <w:p w14:paraId="2CD109FF" w14:textId="77777777" w:rsidR="00575506" w:rsidRDefault="004C02EF" w:rsidP="004C02EF">
      <w:pPr>
        <w:rPr>
          <w:ins w:id="3263" w:author="Rev 9 Allen Wirfs-Brock" w:date="2012-07-07T17:21:00Z"/>
        </w:rPr>
      </w:pPr>
      <w:del w:id="3264" w:author="Rev 9 Allen Wirfs-Brock" w:date="2012-07-07T17:21:00Z">
        <w:r w:rsidRPr="00E77497" w:rsidDel="006A77CE">
          <w:delText xml:space="preserve">The </w:delText>
        </w:r>
      </w:del>
      <w:ins w:id="3265" w:author="Rev 8 Allen Wirfs-Brock" w:date="2012-06-13T12:31:00Z">
        <w:r w:rsidR="00386630">
          <w:fldChar w:fldCharType="begin"/>
        </w:r>
        <w:r w:rsidR="00386630">
          <w:instrText xml:space="preserve"> REF _Ref327354012 \h </w:instrText>
        </w:r>
      </w:ins>
      <w:r w:rsidR="00386630">
        <w:fldChar w:fldCharType="separate"/>
      </w:r>
      <w:ins w:id="3266" w:author="Rev 8 Allen Wirfs-Brock" w:date="2012-06-15T19:42:00Z">
        <w:r w:rsidR="00606E07">
          <w:t xml:space="preserve">Table </w:t>
        </w:r>
        <w:r w:rsidR="00606E07">
          <w:rPr>
            <w:noProof/>
          </w:rPr>
          <w:t>8</w:t>
        </w:r>
      </w:ins>
      <w:ins w:id="3267" w:author="Rev 8 Allen Wirfs-Brock" w:date="2012-06-13T12:31:00Z">
        <w:r w:rsidR="00386630">
          <w:fldChar w:fldCharType="end"/>
        </w:r>
      </w:ins>
      <w:r w:rsidRPr="00E77497">
        <w:t xml:space="preserve"> summarises the internal properties used by this specification that are applicable to all ECMAScript objects. </w:t>
      </w:r>
      <w:del w:id="3268" w:author="Rev 9 Allen Wirfs-Brock" w:date="2012-07-07T17:21:00Z">
        <w:r w:rsidRPr="00E77497" w:rsidDel="006A77CE">
          <w:delText xml:space="preserve">The </w:delText>
        </w:r>
      </w:del>
      <w:ins w:id="3269" w:author="Rev 8 Allen Wirfs-Brock" w:date="2012-06-13T12:31:00Z">
        <w:r w:rsidR="00386630">
          <w:fldChar w:fldCharType="begin"/>
        </w:r>
        <w:r w:rsidR="00386630">
          <w:instrText xml:space="preserve"> REF _Ref327354026 \h </w:instrText>
        </w:r>
      </w:ins>
      <w:r w:rsidR="00386630">
        <w:fldChar w:fldCharType="separate"/>
      </w:r>
      <w:ins w:id="3270" w:author="Rev 8 Allen Wirfs-Brock" w:date="2012-06-15T19:42:00Z">
        <w:r w:rsidR="00606E07">
          <w:t xml:space="preserve">Table </w:t>
        </w:r>
        <w:r w:rsidR="00606E07">
          <w:rPr>
            <w:noProof/>
          </w:rPr>
          <w:t>9</w:t>
        </w:r>
      </w:ins>
      <w:ins w:id="3271" w:author="Rev 8 Allen Wirfs-Brock" w:date="2012-06-13T12:31:00Z">
        <w:r w:rsidR="00386630">
          <w:fldChar w:fldCharType="end"/>
        </w:r>
      </w:ins>
      <w:r w:rsidRPr="00E77497">
        <w:t xml:space="preserve"> summarises the internal properties used by this specification that are only applicable to some ECMAScript objects</w:t>
      </w:r>
      <w:del w:id="3272" w:author="Rev 9 Allen Wirfs-Brock" w:date="2012-07-07T17:21:00Z">
        <w:r w:rsidRPr="00E77497" w:rsidDel="00575506">
          <w:delText xml:space="preserve">. </w:delText>
        </w:r>
      </w:del>
      <w:ins w:id="3273" w:author="Rev 9 Allen Wirfs-Brock" w:date="2012-07-07T17:21:00Z">
        <w:r w:rsidR="00575506" w:rsidRPr="00E77497">
          <w:t>.</w:t>
        </w:r>
      </w:ins>
    </w:p>
    <w:p w14:paraId="6A793627" w14:textId="77777777" w:rsidR="00575506" w:rsidRDefault="00575506" w:rsidP="004C02EF">
      <w:pPr>
        <w:rPr>
          <w:ins w:id="3274" w:author="Rev 9 Allen Wirfs-Brock" w:date="2012-07-07T17:29:00Z"/>
        </w:rPr>
      </w:pPr>
      <w:ins w:id="3275" w:author="Rev 9 Allen Wirfs-Brock" w:date="2012-07-07T17:23:00Z">
        <w:r>
          <w:t xml:space="preserve">Clause 8.12 </w:t>
        </w:r>
      </w:ins>
      <w:ins w:id="3276" w:author="Rev 9 Allen Wirfs-Brock" w:date="2012-07-07T17:27:00Z">
        <w:r>
          <w:t>provides</w:t>
        </w:r>
      </w:ins>
      <w:ins w:id="3277" w:author="Rev 9 Allen Wirfs-Brock" w:date="2012-07-07T17:23:00Z">
        <w:r>
          <w:t xml:space="preserve"> the algorithm</w:t>
        </w:r>
      </w:ins>
      <w:ins w:id="3278" w:author="Rev 9 Allen Wirfs-Brock" w:date="2012-07-07T17:25:00Z">
        <w:r>
          <w:t>s</w:t>
        </w:r>
      </w:ins>
      <w:ins w:id="3279" w:author="Rev 9 Allen Wirfs-Brock" w:date="2012-07-07T17:23:00Z">
        <w:r>
          <w:t xml:space="preserve"> </w:t>
        </w:r>
      </w:ins>
      <w:ins w:id="3280" w:author="Rev 9 Allen Wirfs-Brock" w:date="2012-07-07T17:27:00Z">
        <w:r>
          <w:t xml:space="preserve">that defined the default </w:t>
        </w:r>
      </w:ins>
      <w:ins w:id="3281" w:author="Rev 9 Allen Wirfs-Brock" w:date="2012-07-07T17:28:00Z">
        <w:r>
          <w:t>behaviour</w:t>
        </w:r>
      </w:ins>
      <w:ins w:id="3282" w:author="Rev 9 Allen Wirfs-Brock" w:date="2012-07-07T17:27:00Z">
        <w:r>
          <w:t xml:space="preserve"> </w:t>
        </w:r>
      </w:ins>
      <w:ins w:id="3283" w:author="Rev 9 Allen Wirfs-Brock" w:date="2012-07-07T17:24:00Z">
        <w:r>
          <w:t xml:space="preserve">for the internal methods in </w:t>
        </w:r>
        <w:r>
          <w:fldChar w:fldCharType="begin"/>
        </w:r>
        <w:r>
          <w:instrText xml:space="preserve"> REF _Ref327354012 \h </w:instrText>
        </w:r>
        <w:r>
          <w:fldChar w:fldCharType="separate"/>
        </w:r>
        <w:r>
          <w:t xml:space="preserve">Table </w:t>
        </w:r>
        <w:r>
          <w:rPr>
            <w:noProof/>
          </w:rPr>
          <w:t>8</w:t>
        </w:r>
        <w:r>
          <w:fldChar w:fldCharType="end"/>
        </w:r>
      </w:ins>
      <w:ins w:id="3284" w:author="Rev 9 Allen Wirfs-Brock" w:date="2012-07-07T17:25:00Z">
        <w:r>
          <w:t xml:space="preserve">.  </w:t>
        </w:r>
      </w:ins>
      <w:ins w:id="3285" w:author="Rev 9 Allen Wirfs-Brock" w:date="2012-07-07T17:26:00Z">
        <w:r>
          <w:t xml:space="preserve">An </w:t>
        </w:r>
        <w:r w:rsidRPr="00575506">
          <w:rPr>
            <w:i/>
          </w:rPr>
          <w:t>ordinary object</w:t>
        </w:r>
        <w:r>
          <w:t xml:space="preserve"> is </w:t>
        </w:r>
      </w:ins>
      <w:ins w:id="3286" w:author="Rev 9 Allen Wirfs-Brock" w:date="2012-07-07T17:27:00Z">
        <w:r>
          <w:t>an</w:t>
        </w:r>
      </w:ins>
      <w:ins w:id="3287" w:author="Rev 9 Allen Wirfs-Brock" w:date="2012-07-07T17:25:00Z">
        <w:r>
          <w:t xml:space="preserve"> object that uses all of these default algorithms</w:t>
        </w:r>
      </w:ins>
      <w:ins w:id="3288" w:author="Rev 9 Allen Wirfs-Brock" w:date="2012-07-07T17:26:00Z">
        <w:r>
          <w:t xml:space="preserve">. An </w:t>
        </w:r>
        <w:r w:rsidRPr="00AA7866">
          <w:rPr>
            <w:i/>
          </w:rPr>
          <w:t xml:space="preserve">exotic object </w:t>
        </w:r>
        <w:r>
          <w:t xml:space="preserve">is an </w:t>
        </w:r>
      </w:ins>
      <w:ins w:id="3289" w:author="Rev 9 Allen Wirfs-Brock" w:date="2012-07-07T17:27:00Z">
        <w:r>
          <w:t>object that uses some other</w:t>
        </w:r>
      </w:ins>
      <w:ins w:id="3290" w:author="Rev 9 Allen Wirfs-Brock" w:date="2012-07-07T17:28:00Z">
        <w:r>
          <w:t xml:space="preserve"> algorithm to provide alternative behaviour for one or more of these internal methods.</w:t>
        </w:r>
      </w:ins>
      <w:ins w:id="3291" w:author="Rev 9 Allen Wirfs-Brock" w:date="2012-07-07T17:24:00Z">
        <w:r w:rsidRPr="00E77497">
          <w:t xml:space="preserve"> </w:t>
        </w:r>
      </w:ins>
      <w:del w:id="3292" w:author="Rev 9 Allen Wirfs-Brock" w:date="2012-07-07T17:29:00Z">
        <w:r w:rsidR="004C02EF" w:rsidRPr="00E77497" w:rsidDel="00575506">
          <w:delText xml:space="preserve">The descriptions in these tables indicate their behaviour for native ECMAScript objects, unless stated otherwise in this document for particular kinds of native ECMAScript objects. </w:delText>
        </w:r>
      </w:del>
    </w:p>
    <w:p w14:paraId="471F710D" w14:textId="77777777" w:rsidR="004C02EF" w:rsidRPr="00E77497" w:rsidDel="00575506" w:rsidRDefault="004C02EF" w:rsidP="004C02EF">
      <w:pPr>
        <w:rPr>
          <w:ins w:id="3293" w:author="Allen Wirfs-Brock" w:date="2011-07-02T12:59:00Z"/>
          <w:del w:id="3294" w:author="Rev 9 Allen Wirfs-Brock" w:date="2012-07-07T17:29:00Z"/>
        </w:rPr>
      </w:pPr>
      <w:del w:id="3295" w:author="Rev 9 Allen Wirfs-Brock" w:date="2012-07-07T17:29:00Z">
        <w:r w:rsidRPr="00E77497" w:rsidDel="00575506">
          <w:delText>Host objects may support these internal properties with any implementation-dependent behaviour as long as it is consistent with the specific host object restrictions stated in this document.</w:delText>
        </w:r>
      </w:del>
    </w:p>
    <w:p w14:paraId="1C40D55E" w14:textId="77777777" w:rsidR="004C02EF" w:rsidRPr="00E77497" w:rsidRDefault="004C02EF" w:rsidP="004C02EF">
      <w:r w:rsidRPr="00E77497">
        <w:t>The “Value Type Domain” columns of the following tables define the types of values associated with internal properties. The type names refer to the types defined in Clause 8 augmented by the following additional names. “</w:t>
      </w:r>
      <w:r w:rsidRPr="00E77497">
        <w:rPr>
          <w:i/>
        </w:rPr>
        <w:t>any</w:t>
      </w:r>
      <w:r w:rsidRPr="00E77497">
        <w:t>” means the value may be any ECMAScript language type. “</w:t>
      </w:r>
      <w:r w:rsidRPr="00E77497">
        <w:rPr>
          <w:i/>
        </w:rPr>
        <w:t>primitive</w:t>
      </w:r>
      <w:r w:rsidRPr="00E77497">
        <w:t>” means Undefined, Null, Boolean, String, or Number. “</w:t>
      </w:r>
      <w:r w:rsidRPr="00E77497">
        <w:rPr>
          <w:i/>
        </w:rPr>
        <w:t>SpecOp</w:t>
      </w:r>
      <w:r w:rsidRPr="00E77497">
        <w:t>” means the internal property is an internal method, an implementation provided procedure defined by an abstract operation specification. “SpecOp” is followed by a list of descriptive parameter names. If a parameter name is the same as a type name then the name describes the type of the parameter. If a “SpecOp” returns a value, its parameter list is followed by the symbol “→” and the type of the returned value.</w:t>
      </w:r>
    </w:p>
    <w:p w14:paraId="7E464239" w14:textId="77777777" w:rsidR="004C02EF" w:rsidRPr="00E77497" w:rsidRDefault="00386630" w:rsidP="00AA1FF6">
      <w:pPr>
        <w:pStyle w:val="Tabletitle"/>
      </w:pPr>
      <w:bookmarkStart w:id="3296" w:name="_Ref327354012"/>
      <w:ins w:id="3297" w:author="Rev 8 Allen Wirfs-Brock" w:date="2012-06-13T12:29:00Z">
        <w:r>
          <w:t xml:space="preserve">Table </w:t>
        </w:r>
        <w:r>
          <w:fldChar w:fldCharType="begin"/>
        </w:r>
        <w:r>
          <w:instrText xml:space="preserve"> SEQ Table \* ARABIC </w:instrText>
        </w:r>
      </w:ins>
      <w:r>
        <w:fldChar w:fldCharType="separate"/>
      </w:r>
      <w:ins w:id="3298" w:author="Rev 10 Allen Wirfs-Brock" w:date="2012-09-24T14:04:00Z">
        <w:r w:rsidR="002166A8">
          <w:rPr>
            <w:noProof/>
          </w:rPr>
          <w:t>8</w:t>
        </w:r>
      </w:ins>
      <w:ins w:id="3299" w:author="Rev 8 Allen Wirfs-Brock" w:date="2012-06-13T12:29:00Z">
        <w:r>
          <w:fldChar w:fldCharType="end"/>
        </w:r>
      </w:ins>
      <w:bookmarkEnd w:id="3296"/>
      <w:r w:rsidR="004C02EF" w:rsidRPr="00E77497">
        <w:rPr>
          <w:rFonts w:eastAsia="Arial Unicode MS"/>
        </w:rPr>
        <w:t xml:space="preserve"> — </w:t>
      </w:r>
      <w:r w:rsidR="004C02EF" w:rsidRPr="00E77497">
        <w:t>Internal Properties Common to All Objects</w:t>
      </w:r>
    </w:p>
    <w:tbl>
      <w:tblPr>
        <w:tblW w:w="0" w:type="auto"/>
        <w:jc w:val="right"/>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Change w:id="3300" w:author="Rev 6 Allen Wirfs-Brock" w:date="2012-02-23T16:42:00Z">
          <w:tblPr>
            <w:tblW w:w="0" w:type="auto"/>
            <w:jc w:val="right"/>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PrChange>
      </w:tblPr>
      <w:tblGrid>
        <w:gridCol w:w="2245"/>
        <w:gridCol w:w="2697"/>
        <w:gridCol w:w="4553"/>
        <w:tblGridChange w:id="3301">
          <w:tblGrid>
            <w:gridCol w:w="2245"/>
            <w:gridCol w:w="2697"/>
            <w:gridCol w:w="4553"/>
          </w:tblGrid>
        </w:tblGridChange>
      </w:tblGrid>
      <w:tr w:rsidR="004C02EF" w:rsidRPr="00E77497" w14:paraId="2CF2E673" w14:textId="77777777" w:rsidTr="00550FEB">
        <w:trPr>
          <w:jc w:val="right"/>
          <w:trPrChange w:id="3302" w:author="Rev 6 Allen Wirfs-Brock" w:date="2012-02-23T16:42:00Z">
            <w:trPr>
              <w:jc w:val="right"/>
            </w:trPr>
          </w:trPrChange>
        </w:trPr>
        <w:tc>
          <w:tcPr>
            <w:tcW w:w="2245" w:type="dxa"/>
            <w:tcBorders>
              <w:top w:val="single" w:sz="12" w:space="0" w:color="000000"/>
              <w:left w:val="single" w:sz="6" w:space="0" w:color="000000"/>
              <w:bottom w:val="single" w:sz="6" w:space="0" w:color="000000"/>
              <w:right w:val="nil"/>
            </w:tcBorders>
            <w:shd w:val="solid" w:color="C0C0C0" w:fill="FFFFFF"/>
            <w:tcPrChange w:id="3303" w:author="Rev 6 Allen Wirfs-Brock" w:date="2012-02-23T16:42:00Z">
              <w:tcPr>
                <w:tcW w:w="2245" w:type="dxa"/>
                <w:tcBorders>
                  <w:top w:val="single" w:sz="12" w:space="0" w:color="000000"/>
                  <w:left w:val="single" w:sz="6" w:space="0" w:color="000000"/>
                  <w:bottom w:val="single" w:sz="6" w:space="0" w:color="000000"/>
                  <w:right w:val="nil"/>
                </w:tcBorders>
                <w:shd w:val="solid" w:color="C0C0C0" w:fill="FFFFFF"/>
              </w:tcPr>
            </w:tcPrChange>
          </w:tcPr>
          <w:p w14:paraId="6867850F"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Internal Property</w:t>
            </w:r>
          </w:p>
        </w:tc>
        <w:tc>
          <w:tcPr>
            <w:tcW w:w="2697" w:type="dxa"/>
            <w:tcBorders>
              <w:top w:val="single" w:sz="12" w:space="0" w:color="000000"/>
              <w:left w:val="nil"/>
              <w:bottom w:val="single" w:sz="6" w:space="0" w:color="000000"/>
              <w:right w:val="nil"/>
            </w:tcBorders>
            <w:shd w:val="solid" w:color="C0C0C0" w:fill="FFFFFF"/>
            <w:tcPrChange w:id="3304" w:author="Rev 6 Allen Wirfs-Brock" w:date="2012-02-23T16:42:00Z">
              <w:tcPr>
                <w:tcW w:w="2697" w:type="dxa"/>
                <w:tcBorders>
                  <w:top w:val="single" w:sz="12" w:space="0" w:color="000000"/>
                  <w:left w:val="nil"/>
                  <w:bottom w:val="single" w:sz="6" w:space="0" w:color="000000"/>
                  <w:right w:val="nil"/>
                </w:tcBorders>
                <w:shd w:val="solid" w:color="C0C0C0" w:fill="FFFFFF"/>
              </w:tcPr>
            </w:tcPrChange>
          </w:tcPr>
          <w:p w14:paraId="66687021" w14:textId="77777777" w:rsidR="004C02EF" w:rsidRPr="00E77497" w:rsidRDefault="004C02EF" w:rsidP="003A4B22">
            <w:pPr>
              <w:keepNext/>
              <w:shd w:val="solid" w:color="C0C0C0" w:fill="FFFFFF"/>
              <w:spacing w:after="0"/>
              <w:jc w:val="left"/>
              <w:rPr>
                <w:b/>
                <w:i/>
                <w:color w:val="000000"/>
                <w:shd w:val="solid" w:color="C0C0C0" w:fill="FFFFFF"/>
              </w:rPr>
            </w:pPr>
            <w:r w:rsidRPr="00E77497">
              <w:rPr>
                <w:b/>
                <w:i/>
                <w:color w:val="000000"/>
                <w:shd w:val="solid" w:color="C0C0C0" w:fill="FFFFFF"/>
              </w:rPr>
              <w:t>Value Type Domain</w:t>
            </w:r>
          </w:p>
        </w:tc>
        <w:tc>
          <w:tcPr>
            <w:tcW w:w="4553" w:type="dxa"/>
            <w:tcBorders>
              <w:top w:val="single" w:sz="12" w:space="0" w:color="000000"/>
              <w:left w:val="nil"/>
              <w:bottom w:val="single" w:sz="6" w:space="0" w:color="000000"/>
              <w:right w:val="single" w:sz="6" w:space="0" w:color="000000"/>
            </w:tcBorders>
            <w:shd w:val="solid" w:color="C0C0C0" w:fill="FFFFFF"/>
            <w:tcPrChange w:id="3305" w:author="Rev 6 Allen Wirfs-Brock" w:date="2012-02-23T16:42:00Z">
              <w:tcPr>
                <w:tcW w:w="4553" w:type="dxa"/>
                <w:tcBorders>
                  <w:top w:val="single" w:sz="12" w:space="0" w:color="000000"/>
                  <w:left w:val="nil"/>
                  <w:bottom w:val="single" w:sz="6" w:space="0" w:color="000000"/>
                  <w:right w:val="single" w:sz="6" w:space="0" w:color="000000"/>
                </w:tcBorders>
                <w:shd w:val="solid" w:color="C0C0C0" w:fill="FFFFFF"/>
              </w:tcPr>
            </w:tcPrChange>
          </w:tcPr>
          <w:p w14:paraId="4FA2A077"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4C02EF" w:rsidRPr="00E77497" w14:paraId="3328F564" w14:textId="77777777" w:rsidTr="00550FEB">
        <w:trPr>
          <w:jc w:val="right"/>
          <w:trPrChange w:id="3306" w:author="Rev 6 Allen Wirfs-Brock" w:date="2012-02-23T16:42:00Z">
            <w:trPr>
              <w:jc w:val="right"/>
            </w:trPr>
          </w:trPrChange>
        </w:trPr>
        <w:tc>
          <w:tcPr>
            <w:tcW w:w="2245" w:type="dxa"/>
            <w:tcBorders>
              <w:top w:val="nil"/>
            </w:tcBorders>
            <w:tcPrChange w:id="3307" w:author="Rev 6 Allen Wirfs-Brock" w:date="2012-02-23T16:42:00Z">
              <w:tcPr>
                <w:tcW w:w="2245" w:type="dxa"/>
                <w:tcBorders>
                  <w:top w:val="nil"/>
                </w:tcBorders>
              </w:tcPr>
            </w:tcPrChange>
          </w:tcPr>
          <w:p w14:paraId="7D7F8EDC" w14:textId="77777777" w:rsidR="004C02EF" w:rsidRPr="00E77497" w:rsidRDefault="004C02EF" w:rsidP="003A4B22">
            <w:pPr>
              <w:keepNext/>
              <w:spacing w:after="0"/>
            </w:pPr>
            <w:r w:rsidRPr="00E77497">
              <w:t>[[Prototype]]</w:t>
            </w:r>
          </w:p>
        </w:tc>
        <w:tc>
          <w:tcPr>
            <w:tcW w:w="2697" w:type="dxa"/>
            <w:tcBorders>
              <w:top w:val="nil"/>
            </w:tcBorders>
            <w:tcPrChange w:id="3308" w:author="Rev 6 Allen Wirfs-Brock" w:date="2012-02-23T16:42:00Z">
              <w:tcPr>
                <w:tcW w:w="2697" w:type="dxa"/>
                <w:tcBorders>
                  <w:top w:val="nil"/>
                </w:tcBorders>
              </w:tcPr>
            </w:tcPrChange>
          </w:tcPr>
          <w:p w14:paraId="219879E5" w14:textId="77777777" w:rsidR="004C02EF" w:rsidRPr="00E77497" w:rsidRDefault="004C02EF" w:rsidP="003A4B22">
            <w:pPr>
              <w:keepNext/>
              <w:spacing w:after="0"/>
              <w:jc w:val="left"/>
            </w:pPr>
            <w:r w:rsidRPr="00E77497">
              <w:t xml:space="preserve">Object </w:t>
            </w:r>
            <w:r w:rsidRPr="00E77497">
              <w:rPr>
                <w:i/>
              </w:rPr>
              <w:t xml:space="preserve">or </w:t>
            </w:r>
            <w:r w:rsidRPr="00E77497">
              <w:t>Null</w:t>
            </w:r>
          </w:p>
        </w:tc>
        <w:tc>
          <w:tcPr>
            <w:tcW w:w="4553" w:type="dxa"/>
            <w:tcBorders>
              <w:top w:val="nil"/>
            </w:tcBorders>
            <w:tcPrChange w:id="3309" w:author="Rev 6 Allen Wirfs-Brock" w:date="2012-02-23T16:42:00Z">
              <w:tcPr>
                <w:tcW w:w="4553" w:type="dxa"/>
                <w:tcBorders>
                  <w:top w:val="nil"/>
                </w:tcBorders>
              </w:tcPr>
            </w:tcPrChange>
          </w:tcPr>
          <w:p w14:paraId="71891649" w14:textId="77777777" w:rsidR="004C02EF" w:rsidRPr="00E77497" w:rsidRDefault="004C02EF" w:rsidP="003A4B22">
            <w:pPr>
              <w:keepNext/>
              <w:spacing w:after="0"/>
            </w:pPr>
            <w:r w:rsidRPr="00E77497">
              <w:t>The prototype of this object.</w:t>
            </w:r>
          </w:p>
        </w:tc>
      </w:tr>
      <w:tr w:rsidR="004C02EF" w:rsidRPr="00E77497" w:rsidDel="000011A1" w14:paraId="36568293" w14:textId="77777777" w:rsidTr="00550FEB">
        <w:trPr>
          <w:jc w:val="right"/>
          <w:del w:id="3310" w:author="Allen Wirfs-Brock" w:date="2011-07-02T13:14:00Z"/>
          <w:trPrChange w:id="3311" w:author="Rev 6 Allen Wirfs-Brock" w:date="2012-02-23T16:42:00Z">
            <w:trPr>
              <w:jc w:val="right"/>
            </w:trPr>
          </w:trPrChange>
        </w:trPr>
        <w:tc>
          <w:tcPr>
            <w:tcW w:w="2245" w:type="dxa"/>
            <w:tcPrChange w:id="3312" w:author="Rev 6 Allen Wirfs-Brock" w:date="2012-02-23T16:42:00Z">
              <w:tcPr>
                <w:tcW w:w="2245" w:type="dxa"/>
              </w:tcPr>
            </w:tcPrChange>
          </w:tcPr>
          <w:p w14:paraId="455AD55E" w14:textId="77777777" w:rsidR="004C02EF" w:rsidRPr="00E77497" w:rsidDel="000011A1" w:rsidRDefault="004C02EF" w:rsidP="003A4B22">
            <w:pPr>
              <w:keepNext/>
              <w:spacing w:after="0"/>
              <w:rPr>
                <w:del w:id="3313" w:author="Allen Wirfs-Brock" w:date="2011-07-02T13:14:00Z"/>
              </w:rPr>
            </w:pPr>
            <w:del w:id="3314" w:author="Allen Wirfs-Brock" w:date="2011-07-02T13:14:00Z">
              <w:r w:rsidRPr="00E77497" w:rsidDel="000011A1">
                <w:delText>[[Class]]</w:delText>
              </w:r>
            </w:del>
          </w:p>
        </w:tc>
        <w:tc>
          <w:tcPr>
            <w:tcW w:w="2697" w:type="dxa"/>
            <w:tcPrChange w:id="3315" w:author="Rev 6 Allen Wirfs-Brock" w:date="2012-02-23T16:42:00Z">
              <w:tcPr>
                <w:tcW w:w="2697" w:type="dxa"/>
              </w:tcPr>
            </w:tcPrChange>
          </w:tcPr>
          <w:p w14:paraId="48B86166" w14:textId="77777777" w:rsidR="004C02EF" w:rsidRPr="00E77497" w:rsidDel="000011A1" w:rsidRDefault="004C02EF" w:rsidP="003A4B22">
            <w:pPr>
              <w:keepNext/>
              <w:spacing w:after="0"/>
              <w:jc w:val="left"/>
              <w:rPr>
                <w:del w:id="3316" w:author="Allen Wirfs-Brock" w:date="2011-07-02T13:14:00Z"/>
              </w:rPr>
            </w:pPr>
            <w:del w:id="3317" w:author="Allen Wirfs-Brock" w:date="2011-07-02T13:14:00Z">
              <w:r w:rsidRPr="00E77497" w:rsidDel="000011A1">
                <w:delText>String</w:delText>
              </w:r>
            </w:del>
          </w:p>
        </w:tc>
        <w:tc>
          <w:tcPr>
            <w:tcW w:w="4553" w:type="dxa"/>
            <w:tcPrChange w:id="3318" w:author="Rev 6 Allen Wirfs-Brock" w:date="2012-02-23T16:42:00Z">
              <w:tcPr>
                <w:tcW w:w="4553" w:type="dxa"/>
              </w:tcPr>
            </w:tcPrChange>
          </w:tcPr>
          <w:p w14:paraId="647D4F42" w14:textId="77777777" w:rsidR="004C02EF" w:rsidRPr="00E77497" w:rsidDel="000011A1" w:rsidRDefault="004C02EF" w:rsidP="003A4B22">
            <w:pPr>
              <w:keepNext/>
              <w:spacing w:after="0"/>
              <w:rPr>
                <w:del w:id="3319" w:author="Allen Wirfs-Brock" w:date="2011-07-02T13:14:00Z"/>
              </w:rPr>
            </w:pPr>
            <w:del w:id="3320" w:author="Allen Wirfs-Brock" w:date="2011-07-02T13:14:00Z">
              <w:r w:rsidRPr="00E77497" w:rsidDel="000011A1">
                <w:delText>A String value indicating a specification defined classification of objects.</w:delText>
              </w:r>
            </w:del>
          </w:p>
        </w:tc>
      </w:tr>
      <w:tr w:rsidR="004C02EF" w:rsidRPr="00E77497" w14:paraId="01D1E2C8" w14:textId="77777777" w:rsidTr="00550FEB">
        <w:trPr>
          <w:jc w:val="right"/>
          <w:trPrChange w:id="3321" w:author="Rev 6 Allen Wirfs-Brock" w:date="2012-02-23T16:42:00Z">
            <w:trPr>
              <w:jc w:val="right"/>
            </w:trPr>
          </w:trPrChange>
        </w:trPr>
        <w:tc>
          <w:tcPr>
            <w:tcW w:w="2245" w:type="dxa"/>
            <w:tcPrChange w:id="3322" w:author="Rev 6 Allen Wirfs-Brock" w:date="2012-02-23T16:42:00Z">
              <w:tcPr>
                <w:tcW w:w="2245" w:type="dxa"/>
              </w:tcPr>
            </w:tcPrChange>
          </w:tcPr>
          <w:p w14:paraId="2FDC14F3" w14:textId="77777777" w:rsidR="004C02EF" w:rsidRPr="00E77497" w:rsidRDefault="004C02EF" w:rsidP="003A4B22">
            <w:pPr>
              <w:keepNext/>
              <w:spacing w:after="0"/>
            </w:pPr>
            <w:r w:rsidRPr="00E77497">
              <w:t>[[Extensible]]</w:t>
            </w:r>
          </w:p>
        </w:tc>
        <w:tc>
          <w:tcPr>
            <w:tcW w:w="2697" w:type="dxa"/>
            <w:tcPrChange w:id="3323" w:author="Rev 6 Allen Wirfs-Brock" w:date="2012-02-23T16:42:00Z">
              <w:tcPr>
                <w:tcW w:w="2697" w:type="dxa"/>
              </w:tcPr>
            </w:tcPrChange>
          </w:tcPr>
          <w:p w14:paraId="291C760F" w14:textId="77777777" w:rsidR="004C02EF" w:rsidRPr="00E77497" w:rsidRDefault="004C02EF" w:rsidP="003A4B22">
            <w:pPr>
              <w:keepNext/>
              <w:spacing w:after="0"/>
              <w:jc w:val="left"/>
            </w:pPr>
            <w:r w:rsidRPr="00E77497">
              <w:t>Boolean</w:t>
            </w:r>
          </w:p>
        </w:tc>
        <w:tc>
          <w:tcPr>
            <w:tcW w:w="4553" w:type="dxa"/>
            <w:tcPrChange w:id="3324" w:author="Rev 6 Allen Wirfs-Brock" w:date="2012-02-23T16:42:00Z">
              <w:tcPr>
                <w:tcW w:w="4553" w:type="dxa"/>
              </w:tcPr>
            </w:tcPrChange>
          </w:tcPr>
          <w:p w14:paraId="43E9F7BD" w14:textId="77777777" w:rsidR="004C02EF" w:rsidRPr="00E77497" w:rsidRDefault="004C02EF" w:rsidP="003A4B22">
            <w:pPr>
              <w:keepNext/>
              <w:spacing w:after="0"/>
            </w:pPr>
            <w:r w:rsidRPr="00E77497">
              <w:t xml:space="preserve">If </w:t>
            </w:r>
            <w:r w:rsidRPr="00E77497">
              <w:rPr>
                <w:b/>
              </w:rPr>
              <w:t>true</w:t>
            </w:r>
            <w:r w:rsidRPr="00E77497">
              <w:t>, own properties may be added to the object.</w:t>
            </w:r>
          </w:p>
        </w:tc>
      </w:tr>
      <w:tr w:rsidR="004C02EF" w:rsidRPr="00E77497" w14:paraId="22B7261F" w14:textId="77777777" w:rsidTr="00550FEB">
        <w:trPr>
          <w:jc w:val="right"/>
          <w:trPrChange w:id="3325" w:author="Rev 6 Allen Wirfs-Brock" w:date="2012-02-23T16:42:00Z">
            <w:trPr>
              <w:jc w:val="right"/>
            </w:trPr>
          </w:trPrChange>
        </w:trPr>
        <w:tc>
          <w:tcPr>
            <w:tcW w:w="2245" w:type="dxa"/>
            <w:tcPrChange w:id="3326" w:author="Rev 6 Allen Wirfs-Brock" w:date="2012-02-23T16:42:00Z">
              <w:tcPr>
                <w:tcW w:w="2245" w:type="dxa"/>
              </w:tcPr>
            </w:tcPrChange>
          </w:tcPr>
          <w:p w14:paraId="6BF5D351" w14:textId="77777777" w:rsidR="004C02EF" w:rsidRPr="00E77497" w:rsidRDefault="004C02EF" w:rsidP="003A4B22">
            <w:pPr>
              <w:keepNext/>
              <w:spacing w:after="0"/>
            </w:pPr>
            <w:r w:rsidRPr="00E77497">
              <w:t>[[Get]]</w:t>
            </w:r>
          </w:p>
        </w:tc>
        <w:tc>
          <w:tcPr>
            <w:tcW w:w="2697" w:type="dxa"/>
            <w:tcPrChange w:id="3327" w:author="Rev 6 Allen Wirfs-Brock" w:date="2012-02-23T16:42:00Z">
              <w:tcPr>
                <w:tcW w:w="2697" w:type="dxa"/>
              </w:tcPr>
            </w:tcPrChange>
          </w:tcPr>
          <w:p w14:paraId="50B8C144" w14:textId="77777777" w:rsidR="004C02EF" w:rsidRPr="00E77497" w:rsidRDefault="004C02EF" w:rsidP="003A4B22">
            <w:pPr>
              <w:keepNext/>
              <w:spacing w:after="0"/>
              <w:jc w:val="left"/>
            </w:pPr>
            <w:r w:rsidRPr="00E77497">
              <w:t>SpecOp(</w:t>
            </w:r>
            <w:r w:rsidRPr="00E77497">
              <w:rPr>
                <w:i/>
              </w:rPr>
              <w:t>propertyName</w:t>
            </w:r>
            <w:r w:rsidRPr="00E77497">
              <w:t xml:space="preserve">) </w:t>
            </w:r>
            <w:r w:rsidRPr="00E77497">
              <w:rPr>
                <w:b/>
                <w:i/>
                <w:color w:val="000000"/>
              </w:rPr>
              <w:t>→</w:t>
            </w:r>
            <w:r w:rsidRPr="00E77497">
              <w:t xml:space="preserve"> any</w:t>
            </w:r>
          </w:p>
        </w:tc>
        <w:tc>
          <w:tcPr>
            <w:tcW w:w="4553" w:type="dxa"/>
            <w:tcPrChange w:id="3328" w:author="Rev 6 Allen Wirfs-Brock" w:date="2012-02-23T16:42:00Z">
              <w:tcPr>
                <w:tcW w:w="4553" w:type="dxa"/>
              </w:tcPr>
            </w:tcPrChange>
          </w:tcPr>
          <w:p w14:paraId="5ADB1B67" w14:textId="77777777" w:rsidR="004C02EF" w:rsidRPr="00E77497" w:rsidRDefault="004C02EF" w:rsidP="003A4B22">
            <w:pPr>
              <w:keepNext/>
              <w:spacing w:after="0"/>
            </w:pPr>
            <w:r w:rsidRPr="00E77497">
              <w:t>Returns the value of the named property.</w:t>
            </w:r>
          </w:p>
        </w:tc>
      </w:tr>
      <w:tr w:rsidR="004C02EF" w:rsidRPr="00E77497" w14:paraId="07703BCD" w14:textId="77777777" w:rsidTr="00550FEB">
        <w:trPr>
          <w:jc w:val="right"/>
          <w:trPrChange w:id="3329" w:author="Rev 6 Allen Wirfs-Brock" w:date="2012-02-23T16:42:00Z">
            <w:trPr>
              <w:jc w:val="right"/>
            </w:trPr>
          </w:trPrChange>
        </w:trPr>
        <w:tc>
          <w:tcPr>
            <w:tcW w:w="2245" w:type="dxa"/>
            <w:tcPrChange w:id="3330" w:author="Rev 6 Allen Wirfs-Brock" w:date="2012-02-23T16:42:00Z">
              <w:tcPr>
                <w:tcW w:w="2245" w:type="dxa"/>
              </w:tcPr>
            </w:tcPrChange>
          </w:tcPr>
          <w:p w14:paraId="673E35B9" w14:textId="77777777" w:rsidR="004C02EF" w:rsidRPr="00E77497" w:rsidRDefault="004C02EF" w:rsidP="003A4B22">
            <w:pPr>
              <w:keepNext/>
              <w:spacing w:after="0"/>
            </w:pPr>
            <w:r w:rsidRPr="00E77497">
              <w:t>[[GetOwnProperty]]</w:t>
            </w:r>
          </w:p>
        </w:tc>
        <w:tc>
          <w:tcPr>
            <w:tcW w:w="2697" w:type="dxa"/>
            <w:tcPrChange w:id="3331" w:author="Rev 6 Allen Wirfs-Brock" w:date="2012-02-23T16:42:00Z">
              <w:tcPr>
                <w:tcW w:w="2697" w:type="dxa"/>
              </w:tcPr>
            </w:tcPrChange>
          </w:tcPr>
          <w:p w14:paraId="589FD877"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b/>
                <w:i/>
                <w:color w:val="000000"/>
              </w:rPr>
              <w:t>→</w:t>
            </w:r>
          </w:p>
          <w:p w14:paraId="07403A68" w14:textId="77777777" w:rsidR="004C02EF" w:rsidRPr="00E77497" w:rsidRDefault="004C02EF" w:rsidP="003A4B22">
            <w:pPr>
              <w:keepNext/>
              <w:spacing w:after="0"/>
              <w:jc w:val="left"/>
              <w:rPr>
                <w:i/>
              </w:rPr>
            </w:pPr>
            <w:r w:rsidRPr="00E77497">
              <w:t>Undefined</w:t>
            </w:r>
            <w:r w:rsidRPr="00E77497">
              <w:rPr>
                <w:i/>
              </w:rPr>
              <w:t xml:space="preserve"> or </w:t>
            </w:r>
            <w:r w:rsidRPr="00E77497">
              <w:t>Property Descriptor</w:t>
            </w:r>
          </w:p>
        </w:tc>
        <w:tc>
          <w:tcPr>
            <w:tcW w:w="4553" w:type="dxa"/>
            <w:tcPrChange w:id="3332" w:author="Rev 6 Allen Wirfs-Brock" w:date="2012-02-23T16:42:00Z">
              <w:tcPr>
                <w:tcW w:w="4553" w:type="dxa"/>
              </w:tcPr>
            </w:tcPrChange>
          </w:tcPr>
          <w:p w14:paraId="460D4DD8" w14:textId="77777777" w:rsidR="004C02EF" w:rsidRPr="00E77497" w:rsidRDefault="004C02EF" w:rsidP="003A4B22">
            <w:pPr>
              <w:keepNext/>
              <w:spacing w:after="0"/>
            </w:pPr>
            <w:r w:rsidRPr="00E77497">
              <w:t xml:space="preserve">Returns the Property Descriptor of the named own property of this object, or </w:t>
            </w:r>
            <w:r w:rsidRPr="00E77497">
              <w:rPr>
                <w:b/>
              </w:rPr>
              <w:t xml:space="preserve">undefined </w:t>
            </w:r>
            <w:r w:rsidRPr="00E77497">
              <w:t>if absent.</w:t>
            </w:r>
          </w:p>
        </w:tc>
      </w:tr>
      <w:tr w:rsidR="004C02EF" w:rsidRPr="00E77497" w14:paraId="3D549FEF" w14:textId="77777777" w:rsidTr="00550FEB">
        <w:trPr>
          <w:jc w:val="right"/>
          <w:trPrChange w:id="3333" w:author="Rev 6 Allen Wirfs-Brock" w:date="2012-02-23T16:42:00Z">
            <w:trPr>
              <w:jc w:val="right"/>
            </w:trPr>
          </w:trPrChange>
        </w:trPr>
        <w:tc>
          <w:tcPr>
            <w:tcW w:w="2245" w:type="dxa"/>
            <w:tcPrChange w:id="3334" w:author="Rev 6 Allen Wirfs-Brock" w:date="2012-02-23T16:42:00Z">
              <w:tcPr>
                <w:tcW w:w="2245" w:type="dxa"/>
              </w:tcPr>
            </w:tcPrChange>
          </w:tcPr>
          <w:p w14:paraId="77B2E343" w14:textId="77777777" w:rsidR="004C02EF" w:rsidRPr="00E77497" w:rsidRDefault="004C02EF" w:rsidP="003A4B22">
            <w:pPr>
              <w:keepNext/>
              <w:spacing w:after="0"/>
            </w:pPr>
            <w:r w:rsidRPr="00E77497">
              <w:t>[[GetProperty]]</w:t>
            </w:r>
          </w:p>
        </w:tc>
        <w:tc>
          <w:tcPr>
            <w:tcW w:w="2697" w:type="dxa"/>
            <w:tcPrChange w:id="3335" w:author="Rev 6 Allen Wirfs-Brock" w:date="2012-02-23T16:42:00Z">
              <w:tcPr>
                <w:tcW w:w="2697" w:type="dxa"/>
              </w:tcPr>
            </w:tcPrChange>
          </w:tcPr>
          <w:p w14:paraId="24C57F99"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b/>
                <w:i/>
                <w:color w:val="000000"/>
              </w:rPr>
              <w:t>→</w:t>
            </w:r>
          </w:p>
          <w:p w14:paraId="47BCC69B" w14:textId="77777777" w:rsidR="004C02EF" w:rsidRPr="00E77497" w:rsidRDefault="004C02EF" w:rsidP="003A4B22">
            <w:pPr>
              <w:keepNext/>
              <w:spacing w:after="0"/>
              <w:jc w:val="left"/>
              <w:rPr>
                <w:i/>
              </w:rPr>
            </w:pPr>
            <w:r w:rsidRPr="00E77497">
              <w:t>Undefined</w:t>
            </w:r>
            <w:r w:rsidRPr="00E77497">
              <w:rPr>
                <w:i/>
              </w:rPr>
              <w:t xml:space="preserve"> or </w:t>
            </w:r>
            <w:r w:rsidRPr="00E77497">
              <w:t>Property Descriptor</w:t>
            </w:r>
          </w:p>
        </w:tc>
        <w:tc>
          <w:tcPr>
            <w:tcW w:w="4553" w:type="dxa"/>
            <w:tcPrChange w:id="3336" w:author="Rev 6 Allen Wirfs-Brock" w:date="2012-02-23T16:42:00Z">
              <w:tcPr>
                <w:tcW w:w="4553" w:type="dxa"/>
              </w:tcPr>
            </w:tcPrChange>
          </w:tcPr>
          <w:p w14:paraId="301C00BA" w14:textId="77777777" w:rsidR="004C02EF" w:rsidRPr="00E77497" w:rsidRDefault="004C02EF" w:rsidP="003A4B22">
            <w:pPr>
              <w:keepNext/>
              <w:spacing w:after="0"/>
            </w:pPr>
            <w:r w:rsidRPr="00E77497">
              <w:t xml:space="preserve">Returns the fully populated Property Descriptor of the named property of this object, or </w:t>
            </w:r>
            <w:r w:rsidRPr="00E77497">
              <w:rPr>
                <w:b/>
              </w:rPr>
              <w:t xml:space="preserve">undefined </w:t>
            </w:r>
            <w:r w:rsidRPr="00E77497">
              <w:t>if absent.</w:t>
            </w:r>
          </w:p>
        </w:tc>
      </w:tr>
      <w:tr w:rsidR="004C02EF" w:rsidRPr="00E77497" w14:paraId="351DC2E9" w14:textId="77777777" w:rsidTr="00550FEB">
        <w:trPr>
          <w:jc w:val="right"/>
          <w:trPrChange w:id="3337" w:author="Rev 6 Allen Wirfs-Brock" w:date="2012-02-23T16:42:00Z">
            <w:trPr>
              <w:jc w:val="right"/>
            </w:trPr>
          </w:trPrChange>
        </w:trPr>
        <w:tc>
          <w:tcPr>
            <w:tcW w:w="2245" w:type="dxa"/>
            <w:tcBorders>
              <w:bottom w:val="nil"/>
            </w:tcBorders>
            <w:tcPrChange w:id="3338" w:author="Rev 6 Allen Wirfs-Brock" w:date="2012-02-23T16:42:00Z">
              <w:tcPr>
                <w:tcW w:w="2245" w:type="dxa"/>
                <w:tcBorders>
                  <w:bottom w:val="nil"/>
                </w:tcBorders>
              </w:tcPr>
            </w:tcPrChange>
          </w:tcPr>
          <w:p w14:paraId="72886EC9" w14:textId="77777777" w:rsidR="004C02EF" w:rsidRPr="00E77497" w:rsidRDefault="004C02EF" w:rsidP="003A4B22">
            <w:pPr>
              <w:keepNext/>
              <w:spacing w:after="0"/>
            </w:pPr>
            <w:r w:rsidRPr="00E77497">
              <w:t>[[Put]]</w:t>
            </w:r>
          </w:p>
        </w:tc>
        <w:tc>
          <w:tcPr>
            <w:tcW w:w="2697" w:type="dxa"/>
            <w:tcPrChange w:id="3339" w:author="Rev 6 Allen Wirfs-Brock" w:date="2012-02-23T16:42:00Z">
              <w:tcPr>
                <w:tcW w:w="2697" w:type="dxa"/>
              </w:tcPr>
            </w:tcPrChange>
          </w:tcPr>
          <w:p w14:paraId="770F027D"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i/>
              </w:rPr>
              <w:t>any, Boolean</w:t>
            </w:r>
            <w:r w:rsidRPr="00E77497">
              <w:t>)</w:t>
            </w:r>
          </w:p>
        </w:tc>
        <w:tc>
          <w:tcPr>
            <w:tcW w:w="4553" w:type="dxa"/>
            <w:tcPrChange w:id="3340" w:author="Rev 6 Allen Wirfs-Brock" w:date="2012-02-23T16:42:00Z">
              <w:tcPr>
                <w:tcW w:w="4553" w:type="dxa"/>
              </w:tcPr>
            </w:tcPrChange>
          </w:tcPr>
          <w:p w14:paraId="15DF5DCA" w14:textId="77777777" w:rsidR="004C02EF" w:rsidRPr="00E77497" w:rsidRDefault="004C02EF" w:rsidP="003A4B22">
            <w:pPr>
              <w:keepNext/>
              <w:spacing w:after="0"/>
            </w:pPr>
            <w:r w:rsidRPr="00E77497">
              <w:t>Sets the specified named property to the value of the second parameter. The flag controls failure handling.</w:t>
            </w:r>
          </w:p>
        </w:tc>
      </w:tr>
      <w:tr w:rsidR="004C02EF" w:rsidRPr="00E77497" w14:paraId="1CEADEA0" w14:textId="77777777" w:rsidTr="00550FEB">
        <w:trPr>
          <w:jc w:val="right"/>
          <w:trPrChange w:id="3341" w:author="Rev 6 Allen Wirfs-Brock" w:date="2012-02-23T16:42:00Z">
            <w:trPr>
              <w:jc w:val="right"/>
            </w:trPr>
          </w:trPrChange>
        </w:trPr>
        <w:tc>
          <w:tcPr>
            <w:tcW w:w="2245" w:type="dxa"/>
            <w:tcPrChange w:id="3342" w:author="Rev 6 Allen Wirfs-Brock" w:date="2012-02-23T16:42:00Z">
              <w:tcPr>
                <w:tcW w:w="2245" w:type="dxa"/>
              </w:tcPr>
            </w:tcPrChange>
          </w:tcPr>
          <w:p w14:paraId="51CB24C8" w14:textId="77777777" w:rsidR="004C02EF" w:rsidRPr="00E77497" w:rsidRDefault="004C02EF" w:rsidP="003A4B22">
            <w:pPr>
              <w:keepNext/>
              <w:spacing w:after="0"/>
            </w:pPr>
            <w:r w:rsidRPr="00E77497">
              <w:t>[[CanPut]]</w:t>
            </w:r>
          </w:p>
        </w:tc>
        <w:tc>
          <w:tcPr>
            <w:tcW w:w="2697" w:type="dxa"/>
            <w:tcPrChange w:id="3343" w:author="Rev 6 Allen Wirfs-Brock" w:date="2012-02-23T16:42:00Z">
              <w:tcPr>
                <w:tcW w:w="2697" w:type="dxa"/>
              </w:tcPr>
            </w:tcPrChange>
          </w:tcPr>
          <w:p w14:paraId="794EF913"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b/>
                <w:i/>
                <w:color w:val="000000"/>
              </w:rPr>
              <w:t>→</w:t>
            </w:r>
            <w:r w:rsidRPr="00E77497">
              <w:t xml:space="preserve"> Boolean</w:t>
            </w:r>
          </w:p>
        </w:tc>
        <w:tc>
          <w:tcPr>
            <w:tcW w:w="4553" w:type="dxa"/>
            <w:tcPrChange w:id="3344" w:author="Rev 6 Allen Wirfs-Brock" w:date="2012-02-23T16:42:00Z">
              <w:tcPr>
                <w:tcW w:w="4553" w:type="dxa"/>
              </w:tcPr>
            </w:tcPrChange>
          </w:tcPr>
          <w:p w14:paraId="65B647BC" w14:textId="77777777" w:rsidR="004C02EF" w:rsidRPr="00E77497" w:rsidRDefault="004C02EF" w:rsidP="003A4B22">
            <w:pPr>
              <w:keepNext/>
              <w:spacing w:after="0"/>
            </w:pPr>
            <w:r w:rsidRPr="00E77497">
              <w:t xml:space="preserve">Returns a Boolean value indicating whether a [[Put]] operation with </w:t>
            </w:r>
            <w:r w:rsidRPr="00E77497">
              <w:rPr>
                <w:i/>
              </w:rPr>
              <w:t>PropertyName</w:t>
            </w:r>
            <w:r w:rsidRPr="00E77497">
              <w:t xml:space="preserve"> can be performed.</w:t>
            </w:r>
          </w:p>
        </w:tc>
      </w:tr>
      <w:tr w:rsidR="004C02EF" w:rsidRPr="00E77497" w14:paraId="5D286F8F" w14:textId="77777777" w:rsidTr="00550FEB">
        <w:trPr>
          <w:jc w:val="right"/>
          <w:trPrChange w:id="3345" w:author="Rev 6 Allen Wirfs-Brock" w:date="2012-02-23T16:42:00Z">
            <w:trPr>
              <w:jc w:val="right"/>
            </w:trPr>
          </w:trPrChange>
        </w:trPr>
        <w:tc>
          <w:tcPr>
            <w:tcW w:w="2245" w:type="dxa"/>
            <w:tcPrChange w:id="3346" w:author="Rev 6 Allen Wirfs-Brock" w:date="2012-02-23T16:42:00Z">
              <w:tcPr>
                <w:tcW w:w="2245" w:type="dxa"/>
              </w:tcPr>
            </w:tcPrChange>
          </w:tcPr>
          <w:p w14:paraId="796B661B" w14:textId="77777777" w:rsidR="004C02EF" w:rsidRPr="00E77497" w:rsidRDefault="004C02EF" w:rsidP="003A4B22">
            <w:pPr>
              <w:keepNext/>
              <w:spacing w:after="0"/>
            </w:pPr>
            <w:r w:rsidRPr="00E77497">
              <w:t>[[HasProperty]]</w:t>
            </w:r>
          </w:p>
        </w:tc>
        <w:tc>
          <w:tcPr>
            <w:tcW w:w="2697" w:type="dxa"/>
            <w:tcPrChange w:id="3347" w:author="Rev 6 Allen Wirfs-Brock" w:date="2012-02-23T16:42:00Z">
              <w:tcPr>
                <w:tcW w:w="2697" w:type="dxa"/>
              </w:tcPr>
            </w:tcPrChange>
          </w:tcPr>
          <w:p w14:paraId="28390CAD" w14:textId="77777777" w:rsidR="004C02EF" w:rsidRPr="00E77497" w:rsidRDefault="004C02EF" w:rsidP="003A4B22">
            <w:pPr>
              <w:keepNext/>
              <w:spacing w:after="0"/>
              <w:jc w:val="left"/>
            </w:pPr>
            <w:r w:rsidRPr="00E77497">
              <w:t>SpecOp (</w:t>
            </w:r>
            <w:r w:rsidRPr="00E77497">
              <w:rPr>
                <w:i/>
              </w:rPr>
              <w:t>propertyName</w:t>
            </w:r>
            <w:r w:rsidRPr="00E77497">
              <w:t xml:space="preserve">) </w:t>
            </w:r>
            <w:r w:rsidRPr="00E77497">
              <w:rPr>
                <w:b/>
                <w:i/>
                <w:color w:val="000000"/>
              </w:rPr>
              <w:t>→</w:t>
            </w:r>
            <w:r w:rsidRPr="00E77497">
              <w:t xml:space="preserve"> </w:t>
            </w:r>
            <w:r w:rsidRPr="00E77497">
              <w:rPr>
                <w:i/>
              </w:rPr>
              <w:t>Boolean</w:t>
            </w:r>
          </w:p>
        </w:tc>
        <w:tc>
          <w:tcPr>
            <w:tcW w:w="4553" w:type="dxa"/>
            <w:tcPrChange w:id="3348" w:author="Rev 6 Allen Wirfs-Brock" w:date="2012-02-23T16:42:00Z">
              <w:tcPr>
                <w:tcW w:w="4553" w:type="dxa"/>
              </w:tcPr>
            </w:tcPrChange>
          </w:tcPr>
          <w:p w14:paraId="2FA80DDC" w14:textId="77777777" w:rsidR="004C02EF" w:rsidRPr="00E77497" w:rsidRDefault="004C02EF" w:rsidP="003A4B22">
            <w:pPr>
              <w:keepNext/>
              <w:spacing w:after="0"/>
            </w:pPr>
            <w:r w:rsidRPr="00E77497">
              <w:t>Returns a Boolean value indicating whether the object already has a property with the given name.</w:t>
            </w:r>
          </w:p>
        </w:tc>
      </w:tr>
      <w:tr w:rsidR="004C02EF" w:rsidRPr="00E77497" w14:paraId="1A1669B2" w14:textId="77777777" w:rsidTr="00550FEB">
        <w:trPr>
          <w:jc w:val="right"/>
          <w:trPrChange w:id="3349" w:author="Rev 6 Allen Wirfs-Brock" w:date="2012-02-23T16:42:00Z">
            <w:trPr>
              <w:jc w:val="right"/>
            </w:trPr>
          </w:trPrChange>
        </w:trPr>
        <w:tc>
          <w:tcPr>
            <w:tcW w:w="2245" w:type="dxa"/>
            <w:tcPrChange w:id="3350" w:author="Rev 6 Allen Wirfs-Brock" w:date="2012-02-23T16:42:00Z">
              <w:tcPr>
                <w:tcW w:w="2245" w:type="dxa"/>
              </w:tcPr>
            </w:tcPrChange>
          </w:tcPr>
          <w:p w14:paraId="734CBB74" w14:textId="77777777" w:rsidR="004C02EF" w:rsidRPr="00E77497" w:rsidRDefault="004C02EF" w:rsidP="003A4B22">
            <w:pPr>
              <w:keepNext/>
              <w:spacing w:after="0"/>
            </w:pPr>
            <w:r w:rsidRPr="00E77497">
              <w:t>[[Delete]]</w:t>
            </w:r>
          </w:p>
        </w:tc>
        <w:tc>
          <w:tcPr>
            <w:tcW w:w="2697" w:type="dxa"/>
            <w:tcPrChange w:id="3351" w:author="Rev 6 Allen Wirfs-Brock" w:date="2012-02-23T16:42:00Z">
              <w:tcPr>
                <w:tcW w:w="2697" w:type="dxa"/>
              </w:tcPr>
            </w:tcPrChange>
          </w:tcPr>
          <w:p w14:paraId="61C050AB" w14:textId="77777777" w:rsidR="004C02EF" w:rsidRPr="00E77497" w:rsidRDefault="004C02EF" w:rsidP="003A4B22">
            <w:pPr>
              <w:keepNext/>
              <w:spacing w:after="0"/>
              <w:jc w:val="left"/>
            </w:pPr>
            <w:r w:rsidRPr="00E77497">
              <w:t>SpecOp (</w:t>
            </w:r>
            <w:r w:rsidRPr="00E77497">
              <w:rPr>
                <w:i/>
              </w:rPr>
              <w:t>propertyName, Boolean</w:t>
            </w:r>
            <w:r w:rsidRPr="00E77497">
              <w:t xml:space="preserve">) </w:t>
            </w:r>
            <w:r w:rsidRPr="00E77497">
              <w:rPr>
                <w:b/>
                <w:i/>
                <w:color w:val="000000"/>
              </w:rPr>
              <w:t>→</w:t>
            </w:r>
            <w:r w:rsidRPr="00E77497">
              <w:t xml:space="preserve"> Boolean</w:t>
            </w:r>
          </w:p>
        </w:tc>
        <w:tc>
          <w:tcPr>
            <w:tcW w:w="4553" w:type="dxa"/>
            <w:tcPrChange w:id="3352" w:author="Rev 6 Allen Wirfs-Brock" w:date="2012-02-23T16:42:00Z">
              <w:tcPr>
                <w:tcW w:w="4553" w:type="dxa"/>
              </w:tcPr>
            </w:tcPrChange>
          </w:tcPr>
          <w:p w14:paraId="29E38FF5" w14:textId="77777777" w:rsidR="004C02EF" w:rsidRPr="00E77497" w:rsidRDefault="004C02EF" w:rsidP="003A4B22">
            <w:pPr>
              <w:keepNext/>
              <w:spacing w:after="0"/>
            </w:pPr>
            <w:r w:rsidRPr="00E77497">
              <w:t>Removes the specified named own property from the object. The flag controls failure handling.</w:t>
            </w:r>
          </w:p>
        </w:tc>
      </w:tr>
      <w:tr w:rsidR="004C02EF" w:rsidRPr="00E77497" w14:paraId="197C3E44" w14:textId="77777777" w:rsidTr="00550FEB">
        <w:trPr>
          <w:jc w:val="right"/>
          <w:trPrChange w:id="3353" w:author="Rev 6 Allen Wirfs-Brock" w:date="2012-02-23T16:42:00Z">
            <w:trPr>
              <w:jc w:val="right"/>
            </w:trPr>
          </w:trPrChange>
        </w:trPr>
        <w:tc>
          <w:tcPr>
            <w:tcW w:w="2245" w:type="dxa"/>
            <w:tcPrChange w:id="3354" w:author="Rev 6 Allen Wirfs-Brock" w:date="2012-02-23T16:42:00Z">
              <w:tcPr>
                <w:tcW w:w="2245" w:type="dxa"/>
              </w:tcPr>
            </w:tcPrChange>
          </w:tcPr>
          <w:p w14:paraId="68E19446" w14:textId="77777777" w:rsidR="004C02EF" w:rsidRPr="00E77497" w:rsidRDefault="004C02EF" w:rsidP="003A4B22">
            <w:pPr>
              <w:keepNext/>
              <w:spacing w:after="0"/>
            </w:pPr>
            <w:r w:rsidRPr="00E77497">
              <w:t>[[DefaultValue]]</w:t>
            </w:r>
          </w:p>
        </w:tc>
        <w:tc>
          <w:tcPr>
            <w:tcW w:w="2697" w:type="dxa"/>
            <w:tcPrChange w:id="3355" w:author="Rev 6 Allen Wirfs-Brock" w:date="2012-02-23T16:42:00Z">
              <w:tcPr>
                <w:tcW w:w="2697" w:type="dxa"/>
              </w:tcPr>
            </w:tcPrChange>
          </w:tcPr>
          <w:p w14:paraId="31022DA1" w14:textId="77777777" w:rsidR="004C02EF" w:rsidRPr="00E77497" w:rsidRDefault="004C02EF" w:rsidP="003A4B22">
            <w:pPr>
              <w:keepNext/>
              <w:spacing w:after="0"/>
              <w:jc w:val="left"/>
            </w:pPr>
            <w:r w:rsidRPr="00E77497">
              <w:t>SpecOp (</w:t>
            </w:r>
            <w:r w:rsidRPr="00E77497">
              <w:rPr>
                <w:i/>
              </w:rPr>
              <w:t>Hint</w:t>
            </w:r>
            <w:r w:rsidRPr="00E77497">
              <w:t xml:space="preserve">) </w:t>
            </w:r>
            <w:r w:rsidRPr="00E77497">
              <w:rPr>
                <w:b/>
                <w:i/>
                <w:color w:val="000000"/>
              </w:rPr>
              <w:t>→</w:t>
            </w:r>
            <w:r w:rsidRPr="00E77497">
              <w:t xml:space="preserve"> </w:t>
            </w:r>
            <w:r w:rsidRPr="00E77497">
              <w:rPr>
                <w:i/>
              </w:rPr>
              <w:t>primitive</w:t>
            </w:r>
          </w:p>
        </w:tc>
        <w:tc>
          <w:tcPr>
            <w:tcW w:w="4553" w:type="dxa"/>
            <w:tcPrChange w:id="3356" w:author="Rev 6 Allen Wirfs-Brock" w:date="2012-02-23T16:42:00Z">
              <w:tcPr>
                <w:tcW w:w="4553" w:type="dxa"/>
              </w:tcPr>
            </w:tcPrChange>
          </w:tcPr>
          <w:p w14:paraId="3B9D380E" w14:textId="77777777" w:rsidR="004C02EF" w:rsidRPr="00E77497" w:rsidRDefault="004C02EF" w:rsidP="003A4B22">
            <w:pPr>
              <w:keepNext/>
              <w:spacing w:after="0"/>
            </w:pPr>
            <w:r w:rsidRPr="00E77497">
              <w:t>Hint is a String. Returns a default value for the object.</w:t>
            </w:r>
          </w:p>
        </w:tc>
      </w:tr>
      <w:tr w:rsidR="004C02EF" w:rsidRPr="00E77497" w14:paraId="1CE4A7D4" w14:textId="77777777" w:rsidTr="00550FEB">
        <w:trPr>
          <w:jc w:val="right"/>
          <w:trPrChange w:id="3357" w:author="Rev 6 Allen Wirfs-Brock" w:date="2012-02-23T16:42:00Z">
            <w:trPr>
              <w:jc w:val="right"/>
            </w:trPr>
          </w:trPrChange>
        </w:trPr>
        <w:tc>
          <w:tcPr>
            <w:tcW w:w="2245" w:type="dxa"/>
            <w:tcPrChange w:id="3358" w:author="Rev 6 Allen Wirfs-Brock" w:date="2012-02-23T16:42:00Z">
              <w:tcPr>
                <w:tcW w:w="2245" w:type="dxa"/>
              </w:tcPr>
            </w:tcPrChange>
          </w:tcPr>
          <w:p w14:paraId="4E6D6DA0" w14:textId="77777777" w:rsidR="004C02EF" w:rsidRPr="00E77497" w:rsidRDefault="004C02EF" w:rsidP="003A4B22">
            <w:pPr>
              <w:keepNext/>
              <w:spacing w:after="0"/>
            </w:pPr>
            <w:r w:rsidRPr="00E77497">
              <w:t>[[DefineOwnProperty]]</w:t>
            </w:r>
          </w:p>
        </w:tc>
        <w:tc>
          <w:tcPr>
            <w:tcW w:w="2697" w:type="dxa"/>
            <w:tcPrChange w:id="3359" w:author="Rev 6 Allen Wirfs-Brock" w:date="2012-02-23T16:42:00Z">
              <w:tcPr>
                <w:tcW w:w="2697" w:type="dxa"/>
              </w:tcPr>
            </w:tcPrChange>
          </w:tcPr>
          <w:p w14:paraId="5713726F" w14:textId="77777777" w:rsidR="004C02EF" w:rsidRPr="00E77497" w:rsidRDefault="004C02EF" w:rsidP="003A4B22">
            <w:pPr>
              <w:keepNext/>
              <w:spacing w:after="0"/>
              <w:jc w:val="left"/>
            </w:pPr>
            <w:r w:rsidRPr="00E77497">
              <w:t>SpecOp (</w:t>
            </w:r>
            <w:r w:rsidRPr="00E77497">
              <w:rPr>
                <w:i/>
              </w:rPr>
              <w:t>propertyName, PropertyDescriptor, Boolean</w:t>
            </w:r>
            <w:r w:rsidRPr="00E77497">
              <w:t>)</w:t>
            </w:r>
            <w:r w:rsidRPr="00E77497">
              <w:rPr>
                <w:b/>
                <w:i/>
                <w:color w:val="000000"/>
              </w:rPr>
              <w:t xml:space="preserve"> →</w:t>
            </w:r>
            <w:r w:rsidRPr="00E77497">
              <w:t xml:space="preserve"> Boolean</w:t>
            </w:r>
          </w:p>
        </w:tc>
        <w:tc>
          <w:tcPr>
            <w:tcW w:w="4553" w:type="dxa"/>
            <w:tcPrChange w:id="3360" w:author="Rev 6 Allen Wirfs-Brock" w:date="2012-02-23T16:42:00Z">
              <w:tcPr>
                <w:tcW w:w="4553" w:type="dxa"/>
              </w:tcPr>
            </w:tcPrChange>
          </w:tcPr>
          <w:p w14:paraId="2019E7F7" w14:textId="77777777" w:rsidR="004C02EF" w:rsidRPr="00E77497" w:rsidRDefault="004C02EF" w:rsidP="003A4B22">
            <w:pPr>
              <w:keepNext/>
              <w:spacing w:after="0"/>
            </w:pPr>
            <w:r w:rsidRPr="00E77497">
              <w:t>Creates or alters the named own property to have the state described by a Property Descriptor. The flag controls failure handling.</w:t>
            </w:r>
          </w:p>
        </w:tc>
      </w:tr>
      <w:tr w:rsidR="00FF7312" w:rsidRPr="00E77497" w14:paraId="7E7F27A3" w14:textId="77777777" w:rsidTr="00550FEB">
        <w:trPr>
          <w:jc w:val="right"/>
          <w:ins w:id="3361" w:author="Rev 6 Allen Wirfs-Brock" w:date="2012-02-01T13:59:00Z"/>
          <w:trPrChange w:id="3362" w:author="Rev 6 Allen Wirfs-Brock" w:date="2012-02-23T16:42:00Z">
            <w:trPr>
              <w:jc w:val="right"/>
            </w:trPr>
          </w:trPrChange>
        </w:trPr>
        <w:tc>
          <w:tcPr>
            <w:tcW w:w="2245" w:type="dxa"/>
            <w:tcPrChange w:id="3363" w:author="Rev 6 Allen Wirfs-Brock" w:date="2012-02-23T16:42:00Z">
              <w:tcPr>
                <w:tcW w:w="2245" w:type="dxa"/>
              </w:tcPr>
            </w:tcPrChange>
          </w:tcPr>
          <w:p w14:paraId="0B07333B" w14:textId="77777777" w:rsidR="00FF7312" w:rsidRPr="00E77497" w:rsidRDefault="00FF7312" w:rsidP="003A4B22">
            <w:pPr>
              <w:keepNext/>
              <w:spacing w:after="0"/>
              <w:rPr>
                <w:ins w:id="3364" w:author="Rev 6 Allen Wirfs-Brock" w:date="2012-02-01T13:59:00Z"/>
              </w:rPr>
            </w:pPr>
            <w:ins w:id="3365" w:author="Rev 6 Allen Wirfs-Brock" w:date="2012-02-01T13:59:00Z">
              <w:r>
                <w:t>[[Enumerate]]</w:t>
              </w:r>
            </w:ins>
          </w:p>
        </w:tc>
        <w:tc>
          <w:tcPr>
            <w:tcW w:w="2697" w:type="dxa"/>
            <w:tcPrChange w:id="3366" w:author="Rev 6 Allen Wirfs-Brock" w:date="2012-02-23T16:42:00Z">
              <w:tcPr>
                <w:tcW w:w="2697" w:type="dxa"/>
              </w:tcPr>
            </w:tcPrChange>
          </w:tcPr>
          <w:p w14:paraId="2E450F4A" w14:textId="77777777" w:rsidR="00FF7312" w:rsidRPr="00FF7312" w:rsidRDefault="00FF7312" w:rsidP="00BB04E8">
            <w:pPr>
              <w:keepNext/>
              <w:spacing w:after="0"/>
              <w:jc w:val="left"/>
              <w:rPr>
                <w:ins w:id="3367" w:author="Rev 6 Allen Wirfs-Brock" w:date="2012-02-01T13:59:00Z"/>
              </w:rPr>
            </w:pPr>
            <w:ins w:id="3368" w:author="Rev 6 Allen Wirfs-Brock" w:date="2012-02-01T14:00:00Z">
              <w:r>
                <w:t>SpecOp()</w:t>
              </w:r>
              <w:r w:rsidRPr="00E77497">
                <w:rPr>
                  <w:b/>
                  <w:i/>
                  <w:color w:val="000000"/>
                </w:rPr>
                <w:t>→</w:t>
              </w:r>
            </w:ins>
            <w:ins w:id="3369" w:author="Rev 6 Allen Wirfs-Brock" w:date="2012-02-26T16:37:00Z">
              <w:r w:rsidR="00BB04E8">
                <w:rPr>
                  <w:color w:val="000000"/>
                </w:rPr>
                <w:t>Object</w:t>
              </w:r>
            </w:ins>
          </w:p>
        </w:tc>
        <w:tc>
          <w:tcPr>
            <w:tcW w:w="4553" w:type="dxa"/>
            <w:tcPrChange w:id="3370" w:author="Rev 6 Allen Wirfs-Brock" w:date="2012-02-23T16:42:00Z">
              <w:tcPr>
                <w:tcW w:w="4553" w:type="dxa"/>
              </w:tcPr>
            </w:tcPrChange>
          </w:tcPr>
          <w:p w14:paraId="2A684DD8" w14:textId="77777777" w:rsidR="00FF7312" w:rsidRPr="00E77497" w:rsidRDefault="00BB04E8" w:rsidP="00BB04E8">
            <w:pPr>
              <w:keepNext/>
              <w:spacing w:after="0"/>
              <w:rPr>
                <w:ins w:id="3371" w:author="Rev 6 Allen Wirfs-Brock" w:date="2012-02-01T13:59:00Z"/>
              </w:rPr>
            </w:pPr>
            <w:ins w:id="3372" w:author="Rev 6 Allen Wirfs-Brock" w:date="2012-02-01T14:01:00Z">
              <w:r>
                <w:t xml:space="preserve">Returns an object that </w:t>
              </w:r>
            </w:ins>
            <w:ins w:id="3373" w:author="Rev 6 Allen Wirfs-Brock" w:date="2012-02-26T16:39:00Z">
              <w:r>
                <w:t>can</w:t>
              </w:r>
            </w:ins>
            <w:ins w:id="3374" w:author="Rev 6 Allen Wirfs-Brock" w:date="2012-02-01T14:01:00Z">
              <w:r>
                <w:t xml:space="preserve"> </w:t>
              </w:r>
            </w:ins>
            <w:ins w:id="3375" w:author="Rev 6 Allen Wirfs-Brock" w:date="2012-02-26T16:39:00Z">
              <w:r>
                <w:t>enumerate</w:t>
              </w:r>
            </w:ins>
            <w:ins w:id="3376" w:author="Rev 6 Allen Wirfs-Brock" w:date="2012-02-01T14:01:00Z">
              <w:r w:rsidR="00FF7312">
                <w:t xml:space="preserve"> </w:t>
              </w:r>
            </w:ins>
            <w:ins w:id="3377" w:author="Rev 6 Allen Wirfs-Brock" w:date="2012-02-01T14:02:00Z">
              <w:r w:rsidR="00FF7312">
                <w:t xml:space="preserve">the </w:t>
              </w:r>
            </w:ins>
            <w:ins w:id="3378" w:author="Rev 6 Allen Wirfs-Brock" w:date="2012-02-01T14:01:00Z">
              <w:r w:rsidR="00FF7312">
                <w:t>string values of the keys of the enumerable propert</w:t>
              </w:r>
            </w:ins>
            <w:ins w:id="3379" w:author="Rev 6 Allen Wirfs-Brock" w:date="2012-02-26T16:39:00Z">
              <w:r>
                <w:t>ie</w:t>
              </w:r>
            </w:ins>
            <w:ins w:id="3380" w:author="Rev 6 Allen Wirfs-Brock" w:date="2012-02-01T14:01:00Z">
              <w:r w:rsidR="00FF7312">
                <w:t>s of the object.</w:t>
              </w:r>
            </w:ins>
            <w:ins w:id="3381" w:author="Rev 6 Allen Wirfs-Brock" w:date="2012-02-26T16:39:00Z">
              <w:r>
                <w:t xml:space="preserve"> The return</w:t>
              </w:r>
            </w:ins>
            <w:ins w:id="3382" w:author="Rev 6 Allen Wirfs-Brock" w:date="2012-02-26T16:41:00Z">
              <w:r>
                <w:t>ed</w:t>
              </w:r>
            </w:ins>
            <w:ins w:id="3383" w:author="Rev 6 Allen Wirfs-Brock" w:date="2012-02-26T16:39:00Z">
              <w:r>
                <w:t xml:space="preserve"> object is an Iterator object.</w:t>
              </w:r>
            </w:ins>
          </w:p>
        </w:tc>
      </w:tr>
      <w:tr w:rsidR="00FF7312" w:rsidRPr="00E77497" w14:paraId="639F1C5A" w14:textId="77777777" w:rsidTr="00550FEB">
        <w:trPr>
          <w:jc w:val="right"/>
          <w:ins w:id="3384" w:author="Rev 6 Allen Wirfs-Brock" w:date="2012-02-01T13:59:00Z"/>
          <w:trPrChange w:id="3385" w:author="Rev 6 Allen Wirfs-Brock" w:date="2012-02-23T16:42:00Z">
            <w:trPr>
              <w:jc w:val="right"/>
            </w:trPr>
          </w:trPrChange>
        </w:trPr>
        <w:tc>
          <w:tcPr>
            <w:tcW w:w="2245" w:type="dxa"/>
            <w:tcPrChange w:id="3386" w:author="Rev 6 Allen Wirfs-Brock" w:date="2012-02-23T16:42:00Z">
              <w:tcPr>
                <w:tcW w:w="2245" w:type="dxa"/>
              </w:tcPr>
            </w:tcPrChange>
          </w:tcPr>
          <w:p w14:paraId="6F20A60D" w14:textId="77777777" w:rsidR="00FF7312" w:rsidRPr="00E77497" w:rsidRDefault="00FF7312" w:rsidP="003A4B22">
            <w:pPr>
              <w:keepNext/>
              <w:spacing w:after="0"/>
              <w:rPr>
                <w:ins w:id="3387" w:author="Rev 6 Allen Wirfs-Brock" w:date="2012-02-01T13:59:00Z"/>
              </w:rPr>
            </w:pPr>
            <w:ins w:id="3388" w:author="Rev 6 Allen Wirfs-Brock" w:date="2012-02-01T14:00:00Z">
              <w:r>
                <w:t>[[Iterate]]</w:t>
              </w:r>
            </w:ins>
          </w:p>
        </w:tc>
        <w:tc>
          <w:tcPr>
            <w:tcW w:w="2697" w:type="dxa"/>
            <w:tcPrChange w:id="3389" w:author="Rev 6 Allen Wirfs-Brock" w:date="2012-02-23T16:42:00Z">
              <w:tcPr>
                <w:tcW w:w="2697" w:type="dxa"/>
              </w:tcPr>
            </w:tcPrChange>
          </w:tcPr>
          <w:p w14:paraId="528F3B14" w14:textId="77777777" w:rsidR="00FF7312" w:rsidRPr="00E77497" w:rsidRDefault="00BB04E8" w:rsidP="003A4B22">
            <w:pPr>
              <w:keepNext/>
              <w:spacing w:after="0"/>
              <w:jc w:val="left"/>
              <w:rPr>
                <w:ins w:id="3390" w:author="Rev 6 Allen Wirfs-Brock" w:date="2012-02-01T13:59:00Z"/>
              </w:rPr>
            </w:pPr>
            <w:ins w:id="3391" w:author="Rev 6 Allen Wirfs-Brock" w:date="2012-02-26T16:37:00Z">
              <w:r>
                <w:t>SpecOp()</w:t>
              </w:r>
              <w:r w:rsidRPr="00E77497">
                <w:rPr>
                  <w:b/>
                  <w:i/>
                  <w:color w:val="000000"/>
                </w:rPr>
                <w:t>→</w:t>
              </w:r>
              <w:r>
                <w:rPr>
                  <w:color w:val="000000"/>
                </w:rPr>
                <w:t>Object</w:t>
              </w:r>
            </w:ins>
          </w:p>
        </w:tc>
        <w:tc>
          <w:tcPr>
            <w:tcW w:w="4553" w:type="dxa"/>
            <w:tcPrChange w:id="3392" w:author="Rev 6 Allen Wirfs-Brock" w:date="2012-02-23T16:42:00Z">
              <w:tcPr>
                <w:tcW w:w="4553" w:type="dxa"/>
              </w:tcPr>
            </w:tcPrChange>
          </w:tcPr>
          <w:p w14:paraId="5BDA5FEE" w14:textId="77777777" w:rsidR="00FF7312" w:rsidRPr="00E77497" w:rsidRDefault="00BB04E8" w:rsidP="00BB04E8">
            <w:pPr>
              <w:keepNext/>
              <w:spacing w:after="0"/>
              <w:rPr>
                <w:ins w:id="3393" w:author="Rev 6 Allen Wirfs-Brock" w:date="2012-02-01T13:59:00Z"/>
              </w:rPr>
            </w:pPr>
            <w:ins w:id="3394" w:author="Rev 6 Allen Wirfs-Brock" w:date="2012-02-26T16:39:00Z">
              <w:r>
                <w:t>Returns an object that can enum</w:t>
              </w:r>
            </w:ins>
            <w:ins w:id="3395" w:author="Rev 8 Allen Wirfs-Brock" w:date="2012-06-13T17:48:00Z">
              <w:r w:rsidR="00780A2F">
                <w:t>er</w:t>
              </w:r>
            </w:ins>
            <w:ins w:id="3396" w:author="Rev 6 Allen Wirfs-Brock" w:date="2012-02-26T16:39:00Z">
              <w:r>
                <w:t xml:space="preserve">ate the </w:t>
              </w:r>
            </w:ins>
            <w:ins w:id="3397" w:author="Rev 6 Allen Wirfs-Brock" w:date="2012-02-26T16:40:00Z">
              <w:r>
                <w:t>logical component</w:t>
              </w:r>
            </w:ins>
            <w:ins w:id="3398" w:author="Rev 6 Allen Wirfs-Brock" w:date="2012-02-26T16:39:00Z">
              <w:r>
                <w:t xml:space="preserve"> values of the object. The return</w:t>
              </w:r>
            </w:ins>
            <w:ins w:id="3399" w:author="Rev 6 Allen Wirfs-Brock" w:date="2012-02-26T16:41:00Z">
              <w:r>
                <w:t>ed</w:t>
              </w:r>
            </w:ins>
            <w:ins w:id="3400" w:author="Rev 6 Allen Wirfs-Brock" w:date="2012-02-26T16:39:00Z">
              <w:r>
                <w:t xml:space="preserve"> object is an Iterator object.</w:t>
              </w:r>
            </w:ins>
          </w:p>
        </w:tc>
      </w:tr>
    </w:tbl>
    <w:p w14:paraId="6A0FA24D" w14:textId="77777777" w:rsidR="004C02EF" w:rsidRPr="00E77497" w:rsidRDefault="004C02EF" w:rsidP="004C02EF">
      <w:pPr>
        <w:spacing w:after="120"/>
      </w:pPr>
    </w:p>
    <w:p w14:paraId="74D25C9B" w14:textId="77777777" w:rsidR="004C02EF" w:rsidRPr="00E77497" w:rsidRDefault="004C02EF" w:rsidP="004C02EF">
      <w:r w:rsidRPr="00E77497">
        <w:t xml:space="preserve">Every object </w:t>
      </w:r>
      <w:del w:id="3401" w:author="Rev 9 Allen Wirfs-Brock" w:date="2012-07-07T17:37:00Z">
        <w:r w:rsidRPr="00E77497" w:rsidDel="00EB2682">
          <w:delText>(including host objects)</w:delText>
        </w:r>
      </w:del>
      <w:r w:rsidRPr="00E77497">
        <w:t xml:space="preserve"> must implement all of the internal properties listed in </w:t>
      </w:r>
      <w:ins w:id="3402" w:author="Rev 8 Allen Wirfs-Brock" w:date="2012-06-13T12:32:00Z">
        <w:r w:rsidR="00386630">
          <w:fldChar w:fldCharType="begin"/>
        </w:r>
        <w:r w:rsidR="00386630">
          <w:instrText xml:space="preserve"> REF _Ref327354012 \h </w:instrText>
        </w:r>
      </w:ins>
      <w:r w:rsidR="00386630">
        <w:fldChar w:fldCharType="separate"/>
      </w:r>
      <w:ins w:id="3403" w:author="Rev 8 Allen Wirfs-Brock" w:date="2012-06-15T19:42:00Z">
        <w:r w:rsidR="00606E07">
          <w:t xml:space="preserve">Table </w:t>
        </w:r>
        <w:r w:rsidR="00606E07">
          <w:rPr>
            <w:noProof/>
          </w:rPr>
          <w:t>8</w:t>
        </w:r>
      </w:ins>
      <w:ins w:id="3404" w:author="Rev 8 Allen Wirfs-Brock" w:date="2012-06-13T12:32:00Z">
        <w:r w:rsidR="00386630">
          <w:fldChar w:fldCharType="end"/>
        </w:r>
      </w:ins>
      <w:r w:rsidRPr="00E77497">
        <w:t xml:space="preserve">. However, the [[DefaultValue]] internal method may, for some objects, simply throw a </w:t>
      </w:r>
      <w:r w:rsidRPr="00E77497">
        <w:rPr>
          <w:b/>
        </w:rPr>
        <w:t>TypeError</w:t>
      </w:r>
      <w:r w:rsidRPr="00E77497">
        <w:t xml:space="preserve"> exception.</w:t>
      </w:r>
    </w:p>
    <w:p w14:paraId="45379115" w14:textId="77777777" w:rsidR="004C02EF" w:rsidRPr="00E77497" w:rsidRDefault="004C02EF" w:rsidP="004C02EF">
      <w:r w:rsidRPr="00E77497">
        <w:t xml:space="preserve">All objects have an internal property called [[Prototype]]. The value of this property is either </w:t>
      </w:r>
      <w:r w:rsidRPr="00E77497">
        <w:rPr>
          <w:b/>
        </w:rPr>
        <w:t>null</w:t>
      </w:r>
      <w:r w:rsidRPr="00E77497">
        <w:t xml:space="preserve"> or an object and is used for implementing inheritance. Whether or not a</w:t>
      </w:r>
      <w:ins w:id="3405" w:author="Rev 9 Allen Wirfs-Brock" w:date="2012-07-07T17:33:00Z">
        <w:r w:rsidR="00EB2682">
          <w:t>n</w:t>
        </w:r>
      </w:ins>
      <w:r w:rsidRPr="00E77497">
        <w:t xml:space="preserve"> </w:t>
      </w:r>
      <w:del w:id="3406" w:author="Rev 9 Allen Wirfs-Brock" w:date="2012-07-07T17:33:00Z">
        <w:r w:rsidRPr="00E77497" w:rsidDel="00EB2682">
          <w:delText xml:space="preserve">native </w:delText>
        </w:r>
      </w:del>
      <w:ins w:id="3407" w:author="Rev 9 Allen Wirfs-Brock" w:date="2012-07-07T17:33:00Z">
        <w:r w:rsidR="00EB2682">
          <w:t>ordinary</w:t>
        </w:r>
        <w:r w:rsidR="00EB2682" w:rsidRPr="00E77497">
          <w:t xml:space="preserve"> </w:t>
        </w:r>
      </w:ins>
      <w:r w:rsidRPr="00E77497">
        <w:t>object can have a</w:t>
      </w:r>
      <w:ins w:id="3408" w:author="Rev 9 Allen Wirfs-Brock" w:date="2012-07-07T17:33:00Z">
        <w:r w:rsidR="00EB2682">
          <w:t>n</w:t>
        </w:r>
      </w:ins>
      <w:r w:rsidRPr="00E77497">
        <w:t xml:space="preserve"> </w:t>
      </w:r>
      <w:del w:id="3409" w:author="Rev 9 Allen Wirfs-Brock" w:date="2012-07-07T17:33:00Z">
        <w:r w:rsidRPr="00E77497" w:rsidDel="00EB2682">
          <w:delText xml:space="preserve">host </w:delText>
        </w:r>
      </w:del>
      <w:ins w:id="3410" w:author="Rev 9 Allen Wirfs-Brock" w:date="2012-07-07T17:33:00Z">
        <w:r w:rsidR="00EB2682">
          <w:t>exotic</w:t>
        </w:r>
        <w:r w:rsidR="00EB2682" w:rsidRPr="00E77497">
          <w:t xml:space="preserve"> </w:t>
        </w:r>
      </w:ins>
      <w:r w:rsidRPr="00E77497">
        <w:t xml:space="preserve">object as its [[Prototype]] depends on the implementation. Every [[Prototype]] chain must have finite length (that is, starting from any object, recursively accessing the [[Prototype]] internal property must eventually lead to a </w:t>
      </w:r>
      <w:r w:rsidRPr="00E77497">
        <w:rPr>
          <w:b/>
        </w:rPr>
        <w:t>null</w:t>
      </w:r>
      <w:r w:rsidRPr="00E77497">
        <w:t xml:space="preserve"> value). Named data properties of the [[Prototype]] object are inherited (are visible as properties of the child object) for the purposes of get access, but not for put access. Named accessor properties are inherited for both get access and put access.</w:t>
      </w:r>
    </w:p>
    <w:p w14:paraId="7FC5A652" w14:textId="77777777" w:rsidR="004C02EF" w:rsidRPr="00E77497" w:rsidRDefault="004C02EF" w:rsidP="004C02EF">
      <w:r w:rsidRPr="00E77497">
        <w:t xml:space="preserve">Every ECMAScript object has a Boolean-valued [[Extensible]] internal property that controls whether or not named properties may be added to the object. If the value of the [[Extensible]] internal property is </w:t>
      </w:r>
      <w:r w:rsidRPr="00E77497">
        <w:rPr>
          <w:b/>
        </w:rPr>
        <w:t>false</w:t>
      </w:r>
      <w:r w:rsidRPr="00E77497">
        <w:t xml:space="preserve"> then additional named properties may not be added to the object.  In addition, if [[Extensible]] is </w:t>
      </w:r>
      <w:r w:rsidRPr="00E77497">
        <w:rPr>
          <w:b/>
        </w:rPr>
        <w:t>false</w:t>
      </w:r>
      <w:r w:rsidRPr="00E77497">
        <w:t xml:space="preserve"> the value of </w:t>
      </w:r>
      <w:del w:id="3411" w:author="Allen Wirfs-Brock" w:date="2011-07-02T13:16:00Z">
        <w:r w:rsidRPr="00E77497" w:rsidDel="000011A1">
          <w:delText xml:space="preserve">the [[Class]] and </w:delText>
        </w:r>
      </w:del>
      <w:r w:rsidRPr="00E77497">
        <w:t xml:space="preserve">[[Prototype]] internal properties of the object may not be modified.  Once the value of an [[Extensible]] internal property has been set to </w:t>
      </w:r>
      <w:r w:rsidRPr="00E77497">
        <w:rPr>
          <w:b/>
        </w:rPr>
        <w:t>false</w:t>
      </w:r>
      <w:r w:rsidRPr="00E77497">
        <w:t xml:space="preserve"> it may not be subsequently changed to </w:t>
      </w:r>
      <w:r w:rsidRPr="00E77497">
        <w:rPr>
          <w:b/>
        </w:rPr>
        <w:t>true</w:t>
      </w:r>
      <w:r w:rsidRPr="00E77497">
        <w:t>.</w:t>
      </w:r>
    </w:p>
    <w:p w14:paraId="5C8A93DE" w14:textId="77777777" w:rsidR="004C02EF" w:rsidRPr="00E77497" w:rsidRDefault="004C02EF" w:rsidP="004C02EF">
      <w:pPr>
        <w:pStyle w:val="Note"/>
      </w:pPr>
      <w:r w:rsidRPr="00E77497">
        <w:t>NOTE</w:t>
      </w:r>
      <w:r w:rsidRPr="00E77497">
        <w:tab/>
        <w:t xml:space="preserve">This specification defines no ECMAScript language operators or built-in functions that permit a program to modify an object’s </w:t>
      </w:r>
      <w:del w:id="3412" w:author="Allen Wirfs-Brock" w:date="2011-07-02T13:16:00Z">
        <w:r w:rsidRPr="00E77497" w:rsidDel="000011A1">
          <w:delText xml:space="preserve">[[Class]] or </w:delText>
        </w:r>
      </w:del>
      <w:r w:rsidRPr="00E77497">
        <w:t xml:space="preserve">[[Prototype]] internal properties or to change the value of [[Extensible]] from </w:t>
      </w:r>
      <w:r w:rsidRPr="00E77497">
        <w:rPr>
          <w:b/>
        </w:rPr>
        <w:t>false</w:t>
      </w:r>
      <w:r w:rsidRPr="00E77497">
        <w:t xml:space="preserve"> to </w:t>
      </w:r>
      <w:r w:rsidRPr="00E77497">
        <w:rPr>
          <w:b/>
        </w:rPr>
        <w:t>true</w:t>
      </w:r>
      <w:r w:rsidRPr="00E77497">
        <w:t xml:space="preserve">. Implementation specific extensions that modify </w:t>
      </w:r>
      <w:del w:id="3413" w:author="Allen Wirfs-Brock" w:date="2011-07-02T13:16:00Z">
        <w:r w:rsidRPr="00E77497" w:rsidDel="000011A1">
          <w:delText xml:space="preserve">[[Class]], </w:delText>
        </w:r>
      </w:del>
      <w:r w:rsidRPr="00E77497">
        <w:t>[[Prototype]] or [[Extensible]] must not violate the invariants defined in the preceding paragraph.</w:t>
      </w:r>
    </w:p>
    <w:p w14:paraId="4B57A40F" w14:textId="77777777" w:rsidR="004C02EF" w:rsidRPr="00E77497" w:rsidDel="000011A1" w:rsidRDefault="004C02EF" w:rsidP="004C02EF">
      <w:pPr>
        <w:rPr>
          <w:del w:id="3414" w:author="Allen Wirfs-Brock" w:date="2011-07-02T13:17:00Z"/>
        </w:rPr>
      </w:pPr>
      <w:del w:id="3415" w:author="Allen Wirfs-Brock" w:date="2011-07-02T13:17:00Z">
        <w:r w:rsidRPr="00E77497" w:rsidDel="000011A1">
          <w:delText xml:space="preserve">The value of the [[Class]] internal property is defined by this specification for every kind of built-in object. The value of the [[Class]] internal property of a host object may be any String value except one of </w:delText>
        </w:r>
        <w:r w:rsidRPr="00E77497" w:rsidDel="000011A1">
          <w:rPr>
            <w:rFonts w:ascii="Courier New" w:hAnsi="Courier New" w:cs="Courier New"/>
            <w:b/>
          </w:rPr>
          <w:delText>"Arguments"</w:delText>
        </w:r>
        <w:r w:rsidRPr="00E77497" w:rsidDel="000011A1">
          <w:delText xml:space="preserve">, </w:delText>
        </w:r>
        <w:r w:rsidRPr="00E77497" w:rsidDel="000011A1">
          <w:rPr>
            <w:rFonts w:ascii="Courier New" w:hAnsi="Courier New" w:cs="Courier New"/>
            <w:b/>
          </w:rPr>
          <w:delText>"Array"</w:delText>
        </w:r>
        <w:r w:rsidRPr="00E77497" w:rsidDel="000011A1">
          <w:delText xml:space="preserve">, </w:delText>
        </w:r>
        <w:r w:rsidRPr="00E77497" w:rsidDel="000011A1">
          <w:rPr>
            <w:rFonts w:ascii="Courier New" w:hAnsi="Courier New" w:cs="Courier New"/>
            <w:b/>
          </w:rPr>
          <w:delText>"Boolean"</w:delText>
        </w:r>
        <w:r w:rsidRPr="00E77497" w:rsidDel="000011A1">
          <w:delText xml:space="preserve">, </w:delText>
        </w:r>
        <w:r w:rsidRPr="00E77497" w:rsidDel="000011A1">
          <w:rPr>
            <w:rFonts w:ascii="Courier New" w:hAnsi="Courier New" w:cs="Courier New"/>
            <w:b/>
          </w:rPr>
          <w:delText>"Date"</w:delText>
        </w:r>
        <w:r w:rsidRPr="00E77497" w:rsidDel="000011A1">
          <w:delText xml:space="preserve">, </w:delText>
        </w:r>
        <w:r w:rsidRPr="00E77497" w:rsidDel="000011A1">
          <w:rPr>
            <w:rFonts w:ascii="Courier New" w:hAnsi="Courier New" w:cs="Courier New"/>
            <w:b/>
          </w:rPr>
          <w:delText>"Error"</w:delText>
        </w:r>
        <w:r w:rsidRPr="00E77497" w:rsidDel="000011A1">
          <w:delText xml:space="preserve">, </w:delText>
        </w:r>
        <w:r w:rsidRPr="00E77497" w:rsidDel="000011A1">
          <w:rPr>
            <w:rFonts w:ascii="Courier New" w:hAnsi="Courier New" w:cs="Courier New"/>
            <w:b/>
          </w:rPr>
          <w:delText>"Function"</w:delText>
        </w:r>
        <w:r w:rsidRPr="00E77497" w:rsidDel="000011A1">
          <w:delText xml:space="preserve">, </w:delText>
        </w:r>
        <w:r w:rsidRPr="00E77497" w:rsidDel="000011A1">
          <w:rPr>
            <w:rFonts w:ascii="Courier New" w:hAnsi="Courier New" w:cs="Courier New"/>
            <w:b/>
          </w:rPr>
          <w:delText>"JSON"</w:delText>
        </w:r>
        <w:r w:rsidRPr="00E77497" w:rsidDel="000011A1">
          <w:delText xml:space="preserve">, </w:delText>
        </w:r>
        <w:r w:rsidRPr="00E77497" w:rsidDel="000011A1">
          <w:rPr>
            <w:rFonts w:ascii="Courier New" w:hAnsi="Courier New" w:cs="Courier New"/>
            <w:b/>
          </w:rPr>
          <w:delText>"Math"</w:delText>
        </w:r>
        <w:r w:rsidRPr="00E77497" w:rsidDel="000011A1">
          <w:delText xml:space="preserve">, </w:delText>
        </w:r>
        <w:r w:rsidRPr="00E77497" w:rsidDel="000011A1">
          <w:rPr>
            <w:rFonts w:ascii="Courier New" w:hAnsi="Courier New" w:cs="Courier New"/>
            <w:b/>
          </w:rPr>
          <w:delText>"Number"</w:delText>
        </w:r>
        <w:r w:rsidRPr="00E77497" w:rsidDel="000011A1">
          <w:delText xml:space="preserve">, </w:delText>
        </w:r>
        <w:r w:rsidRPr="00E77497" w:rsidDel="000011A1">
          <w:rPr>
            <w:rFonts w:ascii="Courier New" w:hAnsi="Courier New" w:cs="Courier New"/>
            <w:b/>
          </w:rPr>
          <w:delText>"Object"</w:delText>
        </w:r>
        <w:r w:rsidRPr="00E77497" w:rsidDel="000011A1">
          <w:delText xml:space="preserve">, </w:delText>
        </w:r>
        <w:r w:rsidRPr="00E77497" w:rsidDel="000011A1">
          <w:rPr>
            <w:rFonts w:ascii="Courier New" w:hAnsi="Courier New" w:cs="Courier New"/>
            <w:b/>
          </w:rPr>
          <w:delText>"RegExp"</w:delText>
        </w:r>
        <w:r w:rsidRPr="00E77497" w:rsidDel="000011A1">
          <w:delText xml:space="preserve">, and </w:delText>
        </w:r>
        <w:r w:rsidRPr="00E77497" w:rsidDel="000011A1">
          <w:rPr>
            <w:rFonts w:ascii="Courier New" w:hAnsi="Courier New" w:cs="Courier New"/>
            <w:b/>
          </w:rPr>
          <w:delText>"String"</w:delText>
        </w:r>
        <w:r w:rsidRPr="00E77497" w:rsidDel="000011A1">
          <w:delText xml:space="preserve">. The value of a [[Class]] internal property is used internally to distinguish different kinds of objects. Note that this specification does not provide any means for a program to access that value except through </w:delText>
        </w:r>
        <w:r w:rsidRPr="00E77497" w:rsidDel="000011A1">
          <w:rPr>
            <w:rFonts w:ascii="Courier New" w:hAnsi="Courier New"/>
            <w:b/>
          </w:rPr>
          <w:delText>Object.prototype.toString</w:delText>
        </w:r>
        <w:r w:rsidRPr="00E77497" w:rsidDel="000011A1">
          <w:delText xml:space="preserve"> (see 15.2.4.2).</w:delText>
        </w:r>
      </w:del>
    </w:p>
    <w:p w14:paraId="7C3DA950" w14:textId="77777777" w:rsidR="004C02EF" w:rsidRPr="00E77497" w:rsidRDefault="004C02EF" w:rsidP="004C02EF">
      <w:r w:rsidRPr="00E77497">
        <w:t>Unless otherwise specified, the common internal methods of native ECMAScript objects behave as described in 8.12. Array objects have a slightly different implementation of the [[DefineOwnProperty]] internal method (see 15.4.5.1) and String objects have a slightly different implementation of the [[GetOwnProperty]] internal method (see 15.5.5.2). Arguments objects (10.6) have different implementations of [[Get]], [[GetOwnProperty]], [[DefineOwnProperty]], and [[Delete]]. Function objects (15.3) have a different implementation of [[Get]].</w:t>
      </w:r>
    </w:p>
    <w:p w14:paraId="64956868" w14:textId="77777777" w:rsidR="004C02EF" w:rsidRPr="00E77497" w:rsidRDefault="004C02EF" w:rsidP="004C02EF">
      <w:del w:id="3416" w:author="Rev 9 Allen Wirfs-Brock" w:date="2012-07-07T17:37:00Z">
        <w:r w:rsidRPr="00E77497" w:rsidDel="00EB2682">
          <w:delText xml:space="preserve">Host </w:delText>
        </w:r>
      </w:del>
      <w:ins w:id="3417" w:author="Rev 9 Allen Wirfs-Brock" w:date="2012-07-07T17:37:00Z">
        <w:r w:rsidR="00EB2682">
          <w:t>Exotic</w:t>
        </w:r>
        <w:r w:rsidR="00EB2682" w:rsidRPr="00E77497">
          <w:t xml:space="preserve"> </w:t>
        </w:r>
      </w:ins>
      <w:r w:rsidRPr="00E77497">
        <w:t xml:space="preserve">objects may implement these internal methods in any manner unless specified otherwise; for example, one possibility is that [[Get]] and [[Put]] for a particular </w:t>
      </w:r>
      <w:del w:id="3418" w:author="Rev 9 Allen Wirfs-Brock" w:date="2012-07-07T17:38:00Z">
        <w:r w:rsidRPr="00E77497" w:rsidDel="00EB2682">
          <w:delText xml:space="preserve">host </w:delText>
        </w:r>
      </w:del>
      <w:ins w:id="3419" w:author="Rev 9 Allen Wirfs-Brock" w:date="2012-07-07T17:38:00Z">
        <w:r w:rsidR="00EB2682">
          <w:t>exotic</w:t>
        </w:r>
        <w:r w:rsidR="00EB2682" w:rsidRPr="00E77497">
          <w:t xml:space="preserve"> </w:t>
        </w:r>
      </w:ins>
      <w:r w:rsidRPr="00E77497">
        <w:t xml:space="preserve">object indeed fetch and store property values but [[HasProperty]] always generates </w:t>
      </w:r>
      <w:r w:rsidRPr="00E77497">
        <w:rPr>
          <w:b/>
        </w:rPr>
        <w:t>false</w:t>
      </w:r>
      <w:r w:rsidRPr="00E77497">
        <w:t>. However, if any specified manipulation of a</w:t>
      </w:r>
      <w:ins w:id="3420" w:author="Rev 9 Allen Wirfs-Brock" w:date="2012-07-07T17:38:00Z">
        <w:r w:rsidR="00EB2682">
          <w:t>n</w:t>
        </w:r>
      </w:ins>
      <w:r w:rsidRPr="00E77497">
        <w:t xml:space="preserve"> </w:t>
      </w:r>
      <w:del w:id="3421" w:author="Rev 9 Allen Wirfs-Brock" w:date="2012-07-07T17:38:00Z">
        <w:r w:rsidRPr="00E77497" w:rsidDel="00EB2682">
          <w:delText xml:space="preserve">host </w:delText>
        </w:r>
      </w:del>
      <w:ins w:id="3422" w:author="Rev 9 Allen Wirfs-Brock" w:date="2012-07-07T17:38:00Z">
        <w:r w:rsidR="00EB2682">
          <w:t>exotic</w:t>
        </w:r>
        <w:r w:rsidR="00EB2682" w:rsidRPr="00E77497">
          <w:t xml:space="preserve"> </w:t>
        </w:r>
      </w:ins>
      <w:r w:rsidRPr="00E77497">
        <w:t xml:space="preserve">object's internal properties is not supported by an implementation, that manipulation must throw a </w:t>
      </w:r>
      <w:r w:rsidRPr="00E77497">
        <w:rPr>
          <w:b/>
        </w:rPr>
        <w:t>TypeError</w:t>
      </w:r>
      <w:r w:rsidRPr="00E77497">
        <w:t xml:space="preserve"> exception when attempted.</w:t>
      </w:r>
    </w:p>
    <w:p w14:paraId="52D351D8" w14:textId="77777777" w:rsidR="004C02EF" w:rsidRPr="00E77497" w:rsidRDefault="004C02EF" w:rsidP="004C02EF">
      <w:pPr>
        <w:spacing w:after="120"/>
      </w:pPr>
      <w:r w:rsidRPr="00E77497">
        <w:t>The [[GetOwnProperty]] internal method of a</w:t>
      </w:r>
      <w:ins w:id="3423" w:author="Rev 9 Allen Wirfs-Brock" w:date="2012-07-07T17:39:00Z">
        <w:r w:rsidR="00EB2682">
          <w:t>ll</w:t>
        </w:r>
      </w:ins>
      <w:r w:rsidRPr="00E77497">
        <w:t xml:space="preserve"> </w:t>
      </w:r>
      <w:del w:id="3424" w:author="Rev 9 Allen Wirfs-Brock" w:date="2012-07-07T17:39:00Z">
        <w:r w:rsidRPr="00E77497" w:rsidDel="00EB2682">
          <w:delText xml:space="preserve">host </w:delText>
        </w:r>
      </w:del>
      <w:r w:rsidRPr="00E77497">
        <w:t>object</w:t>
      </w:r>
      <w:ins w:id="3425" w:author="Rev 9 Allen Wirfs-Brock" w:date="2012-07-07T17:39:00Z">
        <w:r w:rsidR="00EB2682">
          <w:t>s</w:t>
        </w:r>
      </w:ins>
      <w:r w:rsidRPr="00E77497">
        <w:t xml:space="preserve"> must conform to the following invariants for each property of the </w:t>
      </w:r>
      <w:del w:id="3426" w:author="Rev 9 Allen Wirfs-Brock" w:date="2012-07-07T17:39:00Z">
        <w:r w:rsidRPr="00E77497" w:rsidDel="00EB2682">
          <w:delText xml:space="preserve">host </w:delText>
        </w:r>
      </w:del>
      <w:r w:rsidRPr="00E77497">
        <w:t>object:</w:t>
      </w:r>
    </w:p>
    <w:p w14:paraId="0FF7B32C" w14:textId="77777777" w:rsidR="004C02EF" w:rsidRPr="00E77497" w:rsidRDefault="004C02EF" w:rsidP="004C02EF">
      <w:pPr>
        <w:numPr>
          <w:ilvl w:val="0"/>
          <w:numId w:val="35"/>
        </w:numPr>
      </w:pPr>
      <w:r w:rsidRPr="00E77497">
        <w:t xml:space="preserve">If a property is described as a data property and it may return different values over time, then either or both of the [[Writable]] and [[Configurable]] attributes must be </w:t>
      </w:r>
      <w:r w:rsidRPr="00E77497">
        <w:rPr>
          <w:b/>
        </w:rPr>
        <w:t>true</w:t>
      </w:r>
      <w:r w:rsidRPr="00E77497">
        <w:t xml:space="preserve"> even if no mechanism to change the value is exposed via the other internal methods.</w:t>
      </w:r>
    </w:p>
    <w:p w14:paraId="2CA16173" w14:textId="77777777" w:rsidR="004C02EF" w:rsidRPr="00E77497" w:rsidRDefault="004C02EF" w:rsidP="004C02EF">
      <w:pPr>
        <w:numPr>
          <w:ilvl w:val="0"/>
          <w:numId w:val="35"/>
        </w:numPr>
      </w:pPr>
      <w:r w:rsidRPr="00E77497">
        <w:t xml:space="preserve">If a property is described as a data property and its [[Writable]] and [[Configurable]] are both </w:t>
      </w:r>
      <w:r w:rsidRPr="00E77497">
        <w:rPr>
          <w:b/>
        </w:rPr>
        <w:t>false</w:t>
      </w:r>
      <w:r w:rsidRPr="00E77497">
        <w:t>, then the SameValue (according to 9.12) must be returned for the [[Value]] attribute of the property on all calls to [[GetOwnProperty]].</w:t>
      </w:r>
    </w:p>
    <w:p w14:paraId="462430AC" w14:textId="77777777" w:rsidR="004C02EF" w:rsidRPr="00E77497" w:rsidRDefault="004C02EF" w:rsidP="004C02EF">
      <w:pPr>
        <w:numPr>
          <w:ilvl w:val="0"/>
          <w:numId w:val="35"/>
        </w:numPr>
      </w:pPr>
      <w:r w:rsidRPr="00E77497">
        <w:t xml:space="preserve">If the attributes other than [[Writable]] may change over time or if the property might disappear, then the [[Configurable]] attribute must be </w:t>
      </w:r>
      <w:r w:rsidRPr="00E77497">
        <w:rPr>
          <w:b/>
        </w:rPr>
        <w:t>true</w:t>
      </w:r>
      <w:r w:rsidRPr="00E77497">
        <w:t>.</w:t>
      </w:r>
    </w:p>
    <w:p w14:paraId="756C23A7" w14:textId="77777777" w:rsidR="004C02EF" w:rsidRPr="00E77497" w:rsidRDefault="004C02EF" w:rsidP="004C02EF">
      <w:pPr>
        <w:numPr>
          <w:ilvl w:val="0"/>
          <w:numId w:val="35"/>
        </w:numPr>
      </w:pPr>
      <w:r w:rsidRPr="00E77497">
        <w:t xml:space="preserve">If the [[Writable]] attribute may change from </w:t>
      </w:r>
      <w:r w:rsidRPr="00E77497">
        <w:rPr>
          <w:b/>
        </w:rPr>
        <w:t>false</w:t>
      </w:r>
      <w:r w:rsidRPr="00E77497">
        <w:t xml:space="preserve"> to </w:t>
      </w:r>
      <w:r w:rsidRPr="00E77497">
        <w:rPr>
          <w:b/>
        </w:rPr>
        <w:t>true</w:t>
      </w:r>
      <w:r w:rsidRPr="00E77497">
        <w:t xml:space="preserve">, then the [[Configurable]] attribute must be </w:t>
      </w:r>
      <w:r w:rsidRPr="00E77497">
        <w:rPr>
          <w:b/>
        </w:rPr>
        <w:t>true</w:t>
      </w:r>
      <w:r w:rsidRPr="00E77497">
        <w:t>.</w:t>
      </w:r>
    </w:p>
    <w:p w14:paraId="50A0B075" w14:textId="77777777" w:rsidR="004C02EF" w:rsidRPr="00E77497" w:rsidRDefault="004C02EF" w:rsidP="004C02EF">
      <w:pPr>
        <w:numPr>
          <w:ilvl w:val="0"/>
          <w:numId w:val="35"/>
        </w:numPr>
      </w:pPr>
      <w:r w:rsidRPr="00E77497">
        <w:t xml:space="preserve">If the value of the </w:t>
      </w:r>
      <w:del w:id="3427" w:author="Rev 9 Allen Wirfs-Brock" w:date="2012-07-07T17:39:00Z">
        <w:r w:rsidRPr="00E77497" w:rsidDel="00EB2682">
          <w:delText xml:space="preserve">host </w:delText>
        </w:r>
      </w:del>
      <w:r w:rsidRPr="00E77497">
        <w:t xml:space="preserve">object’s [[Extensible]] internal property has been observed by ECMAScript code to be </w:t>
      </w:r>
      <w:r w:rsidRPr="00E77497">
        <w:rPr>
          <w:b/>
        </w:rPr>
        <w:t>false</w:t>
      </w:r>
      <w:r w:rsidRPr="00E77497">
        <w:t>, then if a call to [[GetOwnProperty]] describes a property as non-existent all subsequent calls must also describe that property as non-existent.</w:t>
      </w:r>
    </w:p>
    <w:p w14:paraId="3F9E5CD5" w14:textId="77777777" w:rsidR="004C02EF" w:rsidRPr="00E77497" w:rsidRDefault="004C02EF" w:rsidP="004C02EF">
      <w:r w:rsidRPr="00E77497">
        <w:t>The [[DefineOwnProperty]] internal method of a</w:t>
      </w:r>
      <w:ins w:id="3428" w:author="Rev 9 Allen Wirfs-Brock" w:date="2012-07-07T17:40:00Z">
        <w:r w:rsidR="00EB2682">
          <w:t>ll</w:t>
        </w:r>
      </w:ins>
      <w:r w:rsidRPr="00E77497">
        <w:t xml:space="preserve"> </w:t>
      </w:r>
      <w:del w:id="3429" w:author="Rev 9 Allen Wirfs-Brock" w:date="2012-07-07T17:40:00Z">
        <w:r w:rsidRPr="00E77497" w:rsidDel="00EB2682">
          <w:delText xml:space="preserve">host </w:delText>
        </w:r>
      </w:del>
      <w:r w:rsidRPr="00E77497">
        <w:t>object</w:t>
      </w:r>
      <w:ins w:id="3430" w:author="Rev 9 Allen Wirfs-Brock" w:date="2012-07-07T17:40:00Z">
        <w:r w:rsidR="00EB2682">
          <w:t>s</w:t>
        </w:r>
      </w:ins>
      <w:r w:rsidRPr="00E77497">
        <w:t xml:space="preserve"> must not permit the addition of a new property to a</w:t>
      </w:r>
      <w:ins w:id="3431" w:author="Rev 10 Allen Wirfs-Brock" w:date="2012-07-09T14:48:00Z">
        <w:r w:rsidR="00664EF3">
          <w:t>n</w:t>
        </w:r>
      </w:ins>
      <w:r w:rsidRPr="00E77497">
        <w:t xml:space="preserve"> </w:t>
      </w:r>
      <w:del w:id="3432" w:author="Rev 9 Allen Wirfs-Brock" w:date="2012-07-07T18:04:00Z">
        <w:r w:rsidRPr="00E77497" w:rsidDel="0086056A">
          <w:delText xml:space="preserve">host </w:delText>
        </w:r>
      </w:del>
      <w:ins w:id="3433" w:author="Rev 9 Allen Wirfs-Brock" w:date="2012-07-07T18:04:00Z">
        <w:del w:id="3434" w:author="Rev 10 Allen Wirfs-Brock" w:date="2012-07-09T14:48:00Z">
          <w:r w:rsidR="0086056A" w:rsidDel="00664EF3">
            <w:delText>that</w:delText>
          </w:r>
          <w:r w:rsidR="0086056A" w:rsidRPr="00E77497" w:rsidDel="00664EF3">
            <w:delText xml:space="preserve"> </w:delText>
          </w:r>
        </w:del>
      </w:ins>
      <w:r w:rsidRPr="00E77497">
        <w:t xml:space="preserve">object if the [[Extensible]] internal property of that </w:t>
      </w:r>
      <w:del w:id="3435" w:author="Rev 9 Allen Wirfs-Brock" w:date="2012-07-07T17:40:00Z">
        <w:r w:rsidRPr="00E77497" w:rsidDel="00EB2682">
          <w:delText xml:space="preserve">host </w:delText>
        </w:r>
      </w:del>
      <w:r w:rsidRPr="00E77497">
        <w:t xml:space="preserve">object has been observed by ECMAScript code to be </w:t>
      </w:r>
      <w:r w:rsidRPr="00E77497">
        <w:rPr>
          <w:b/>
        </w:rPr>
        <w:t>false</w:t>
      </w:r>
      <w:r w:rsidRPr="00E77497">
        <w:t xml:space="preserve">. </w:t>
      </w:r>
    </w:p>
    <w:p w14:paraId="395C3989" w14:textId="77777777" w:rsidR="004C02EF" w:rsidRPr="00E77497" w:rsidRDefault="004C02EF" w:rsidP="004C02EF">
      <w:r w:rsidRPr="00E77497">
        <w:t xml:space="preserve">If the [[Extensible]] internal property of </w:t>
      </w:r>
      <w:del w:id="3436" w:author="Rev 9 Allen Wirfs-Brock" w:date="2012-07-07T17:40:00Z">
        <w:r w:rsidRPr="00E77497" w:rsidDel="00EB2682">
          <w:delText xml:space="preserve">that </w:delText>
        </w:r>
      </w:del>
      <w:ins w:id="3437" w:author="Rev 9 Allen Wirfs-Brock" w:date="2012-07-07T17:40:00Z">
        <w:r w:rsidR="00EB2682">
          <w:t>an</w:t>
        </w:r>
        <w:r w:rsidR="00EB2682" w:rsidRPr="00E77497">
          <w:t xml:space="preserve"> </w:t>
        </w:r>
      </w:ins>
      <w:del w:id="3438" w:author="Rev 9 Allen Wirfs-Brock" w:date="2012-07-07T17:40:00Z">
        <w:r w:rsidRPr="00E77497" w:rsidDel="00EB2682">
          <w:delText xml:space="preserve">host </w:delText>
        </w:r>
      </w:del>
      <w:r w:rsidRPr="00E77497">
        <w:t xml:space="preserve">object has been observed by ECMAScript code to be </w:t>
      </w:r>
      <w:r w:rsidRPr="00E77497">
        <w:rPr>
          <w:b/>
        </w:rPr>
        <w:t>false</w:t>
      </w:r>
      <w:r w:rsidRPr="00E77497">
        <w:t xml:space="preserve"> then it must not subsequently become </w:t>
      </w:r>
      <w:r w:rsidRPr="00E77497">
        <w:rPr>
          <w:b/>
        </w:rPr>
        <w:t>true</w:t>
      </w:r>
      <w:r w:rsidRPr="00E77497">
        <w:t>.</w:t>
      </w:r>
    </w:p>
    <w:p w14:paraId="221814AA" w14:textId="77777777" w:rsidR="004C02EF" w:rsidRPr="00E77497" w:rsidRDefault="00787AF9" w:rsidP="00AA1FF6">
      <w:pPr>
        <w:pStyle w:val="Tabletitle"/>
      </w:pPr>
      <w:bookmarkStart w:id="3439" w:name="_Toc381513640"/>
      <w:bookmarkStart w:id="3440" w:name="_Toc382202783"/>
      <w:bookmarkStart w:id="3441" w:name="_Toc382203003"/>
      <w:bookmarkStart w:id="3442" w:name="_Toc382212162"/>
      <w:bookmarkStart w:id="3443" w:name="_Toc382212345"/>
      <w:bookmarkStart w:id="3444" w:name="_Toc382291507"/>
      <w:bookmarkStart w:id="3445" w:name="_Ref382730731"/>
      <w:bookmarkStart w:id="3446" w:name="_Ref382730741"/>
      <w:bookmarkStart w:id="3447" w:name="_Toc385672143"/>
      <w:bookmarkStart w:id="3448" w:name="_Ref393616854"/>
      <w:bookmarkStart w:id="3449" w:name="_Toc393690236"/>
      <w:bookmarkStart w:id="3450" w:name="_Ref404493061"/>
      <w:r w:rsidRPr="00E77497">
        <w:rPr>
          <w:rFonts w:eastAsia="Arial Unicode MS"/>
        </w:rPr>
        <w:br w:type="page"/>
      </w:r>
      <w:bookmarkStart w:id="3451" w:name="_Ref327354026"/>
      <w:ins w:id="3452" w:author="Rev 8 Allen Wirfs-Brock" w:date="2012-06-13T12:30:00Z">
        <w:r w:rsidR="00386630">
          <w:t xml:space="preserve">Table </w:t>
        </w:r>
        <w:r w:rsidR="00386630">
          <w:fldChar w:fldCharType="begin"/>
        </w:r>
        <w:r w:rsidR="00386630">
          <w:instrText xml:space="preserve"> SEQ Table \* ARABIC </w:instrText>
        </w:r>
      </w:ins>
      <w:r w:rsidR="00386630">
        <w:fldChar w:fldCharType="separate"/>
      </w:r>
      <w:ins w:id="3453" w:author="Rev 10 Allen Wirfs-Brock" w:date="2012-09-24T14:04:00Z">
        <w:r w:rsidR="002166A8">
          <w:rPr>
            <w:noProof/>
          </w:rPr>
          <w:t>9</w:t>
        </w:r>
      </w:ins>
      <w:ins w:id="3454" w:author="Rev 8 Allen Wirfs-Brock" w:date="2012-06-13T12:30:00Z">
        <w:r w:rsidR="00386630">
          <w:fldChar w:fldCharType="end"/>
        </w:r>
      </w:ins>
      <w:bookmarkEnd w:id="3451"/>
      <w:r w:rsidR="004C02EF" w:rsidRPr="00E77497">
        <w:rPr>
          <w:rFonts w:eastAsia="Arial Unicode MS"/>
        </w:rPr>
        <w:t xml:space="preserve"> — </w:t>
      </w:r>
      <w:r w:rsidR="004C02EF" w:rsidRPr="00E77497">
        <w:t>Internal Properties Only Defined for Some Objects</w:t>
      </w:r>
    </w:p>
    <w:tbl>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Change w:id="3455" w:author="Rev 6 Allen Wirfs-Brock" w:date="2012-02-23T16:42:00Z">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PrChange>
      </w:tblPr>
      <w:tblGrid>
        <w:gridCol w:w="2192"/>
        <w:gridCol w:w="2043"/>
        <w:gridCol w:w="5580"/>
        <w:tblGridChange w:id="3456">
          <w:tblGrid>
            <w:gridCol w:w="2192"/>
            <w:gridCol w:w="2043"/>
            <w:gridCol w:w="5580"/>
          </w:tblGrid>
        </w:tblGridChange>
      </w:tblGrid>
      <w:tr w:rsidR="004C02EF" w:rsidRPr="00E77497" w14:paraId="3C41A877" w14:textId="77777777" w:rsidTr="00550FEB">
        <w:trPr>
          <w:jc w:val="center"/>
          <w:trPrChange w:id="3457" w:author="Rev 6 Allen Wirfs-Brock" w:date="2012-02-23T16:42:00Z">
            <w:trPr>
              <w:jc w:val="center"/>
            </w:trPr>
          </w:trPrChange>
        </w:trPr>
        <w:tc>
          <w:tcPr>
            <w:tcW w:w="2192" w:type="dxa"/>
            <w:tcBorders>
              <w:top w:val="single" w:sz="12" w:space="0" w:color="000000"/>
              <w:left w:val="single" w:sz="6" w:space="0" w:color="000000"/>
              <w:bottom w:val="single" w:sz="6" w:space="0" w:color="000000"/>
              <w:right w:val="nil"/>
            </w:tcBorders>
            <w:shd w:val="solid" w:color="C0C0C0" w:fill="FFFFFF"/>
            <w:tcPrChange w:id="3458" w:author="Rev 6 Allen Wirfs-Brock" w:date="2012-02-23T16:42:00Z">
              <w:tcPr>
                <w:tcW w:w="2192" w:type="dxa"/>
                <w:tcBorders>
                  <w:top w:val="single" w:sz="12" w:space="0" w:color="000000"/>
                  <w:left w:val="single" w:sz="6" w:space="0" w:color="000000"/>
                  <w:bottom w:val="single" w:sz="6" w:space="0" w:color="000000"/>
                  <w:right w:val="nil"/>
                </w:tcBorders>
                <w:shd w:val="solid" w:color="C0C0C0" w:fill="FFFFFF"/>
              </w:tcPr>
            </w:tcPrChange>
          </w:tcPr>
          <w:p w14:paraId="10DD73B6"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Internal Property</w:t>
            </w:r>
          </w:p>
        </w:tc>
        <w:tc>
          <w:tcPr>
            <w:tcW w:w="2043" w:type="dxa"/>
            <w:tcBorders>
              <w:top w:val="single" w:sz="12" w:space="0" w:color="000000"/>
              <w:left w:val="nil"/>
              <w:bottom w:val="single" w:sz="6" w:space="0" w:color="000000"/>
              <w:right w:val="nil"/>
            </w:tcBorders>
            <w:shd w:val="solid" w:color="C0C0C0" w:fill="FFFFFF"/>
            <w:tcPrChange w:id="3459" w:author="Rev 6 Allen Wirfs-Brock" w:date="2012-02-23T16:42:00Z">
              <w:tcPr>
                <w:tcW w:w="2043" w:type="dxa"/>
                <w:tcBorders>
                  <w:top w:val="single" w:sz="12" w:space="0" w:color="000000"/>
                  <w:left w:val="nil"/>
                  <w:bottom w:val="single" w:sz="6" w:space="0" w:color="000000"/>
                  <w:right w:val="nil"/>
                </w:tcBorders>
                <w:shd w:val="solid" w:color="C0C0C0" w:fill="FFFFFF"/>
              </w:tcPr>
            </w:tcPrChange>
          </w:tcPr>
          <w:p w14:paraId="1AACB834" w14:textId="77777777" w:rsidR="004C02EF" w:rsidRPr="00E77497" w:rsidRDefault="004C02EF" w:rsidP="003A4B22">
            <w:pPr>
              <w:keepNext/>
              <w:shd w:val="solid" w:color="C0C0C0" w:fill="FFFFFF"/>
              <w:spacing w:after="0"/>
              <w:jc w:val="left"/>
              <w:rPr>
                <w:b/>
                <w:i/>
                <w:color w:val="000000"/>
                <w:shd w:val="solid" w:color="C0C0C0" w:fill="FFFFFF"/>
              </w:rPr>
            </w:pPr>
            <w:r w:rsidRPr="00E77497">
              <w:rPr>
                <w:b/>
                <w:i/>
                <w:color w:val="000000"/>
                <w:shd w:val="solid" w:color="C0C0C0" w:fill="FFFFFF"/>
              </w:rPr>
              <w:t>Value Type Domain</w:t>
            </w:r>
          </w:p>
        </w:tc>
        <w:tc>
          <w:tcPr>
            <w:tcW w:w="5580" w:type="dxa"/>
            <w:tcBorders>
              <w:top w:val="single" w:sz="12" w:space="0" w:color="000000"/>
              <w:left w:val="nil"/>
              <w:bottom w:val="single" w:sz="6" w:space="0" w:color="000000"/>
              <w:right w:val="single" w:sz="6" w:space="0" w:color="000000"/>
            </w:tcBorders>
            <w:shd w:val="solid" w:color="C0C0C0" w:fill="FFFFFF"/>
            <w:tcPrChange w:id="3460" w:author="Rev 6 Allen Wirfs-Brock" w:date="2012-02-23T16:42:00Z">
              <w:tcPr>
                <w:tcW w:w="5580" w:type="dxa"/>
                <w:tcBorders>
                  <w:top w:val="single" w:sz="12" w:space="0" w:color="000000"/>
                  <w:left w:val="nil"/>
                  <w:bottom w:val="single" w:sz="6" w:space="0" w:color="000000"/>
                  <w:right w:val="single" w:sz="6" w:space="0" w:color="000000"/>
                </w:tcBorders>
                <w:shd w:val="solid" w:color="C0C0C0" w:fill="FFFFFF"/>
              </w:tcPr>
            </w:tcPrChange>
          </w:tcPr>
          <w:p w14:paraId="6F23675F" w14:textId="77777777"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66558F" w:rsidRPr="00E77497" w14:paraId="7C5D95FD" w14:textId="77777777" w:rsidTr="00550FEB">
        <w:trPr>
          <w:jc w:val="center"/>
          <w:ins w:id="3461" w:author="Rev 3 Allen Wirfs-Brock" w:date="2011-09-07T15:03:00Z"/>
          <w:trPrChange w:id="3462" w:author="Rev 6 Allen Wirfs-Brock" w:date="2012-02-23T16:42:00Z">
            <w:trPr>
              <w:jc w:val="center"/>
            </w:trPr>
          </w:trPrChange>
        </w:trPr>
        <w:tc>
          <w:tcPr>
            <w:tcW w:w="2192" w:type="dxa"/>
            <w:tcPrChange w:id="3463" w:author="Rev 6 Allen Wirfs-Brock" w:date="2012-02-23T16:42:00Z">
              <w:tcPr>
                <w:tcW w:w="2192" w:type="dxa"/>
              </w:tcPr>
            </w:tcPrChange>
          </w:tcPr>
          <w:p w14:paraId="3DE8A7EF" w14:textId="77777777" w:rsidR="0066558F" w:rsidRPr="00E77497" w:rsidRDefault="0066558F" w:rsidP="003A4B22">
            <w:pPr>
              <w:keepNext/>
              <w:spacing w:after="0"/>
              <w:rPr>
                <w:ins w:id="3464" w:author="Rev 3 Allen Wirfs-Brock" w:date="2011-09-07T15:03:00Z"/>
              </w:rPr>
            </w:pPr>
            <w:ins w:id="3465" w:author="Rev 3 Allen Wirfs-Brock" w:date="2011-09-07T15:03:00Z">
              <w:r w:rsidRPr="00E77497">
                <w:t>[[Native</w:t>
              </w:r>
            </w:ins>
            <w:ins w:id="3466" w:author="Rev 3 Allen Wirfs-Brock" w:date="2011-09-07T15:04:00Z">
              <w:r w:rsidRPr="00E77497">
                <w:t>Brand]]</w:t>
              </w:r>
            </w:ins>
          </w:p>
        </w:tc>
        <w:tc>
          <w:tcPr>
            <w:tcW w:w="2043" w:type="dxa"/>
            <w:tcPrChange w:id="3467" w:author="Rev 6 Allen Wirfs-Brock" w:date="2012-02-23T16:42:00Z">
              <w:tcPr>
                <w:tcW w:w="2043" w:type="dxa"/>
              </w:tcPr>
            </w:tcPrChange>
          </w:tcPr>
          <w:p w14:paraId="217F5956" w14:textId="77777777" w:rsidR="0066558F" w:rsidRPr="00E77497" w:rsidRDefault="0066558F" w:rsidP="003A4B22">
            <w:pPr>
              <w:keepNext/>
              <w:spacing w:after="0"/>
              <w:jc w:val="left"/>
              <w:rPr>
                <w:ins w:id="3468" w:author="Rev 3 Allen Wirfs-Brock" w:date="2011-09-07T15:03:00Z"/>
                <w:i/>
              </w:rPr>
            </w:pPr>
            <w:ins w:id="3469" w:author="Rev 3 Allen Wirfs-Brock" w:date="2011-09-07T15:06:00Z">
              <w:r w:rsidRPr="00E77497">
                <w:t>Members of the NativeBrand enumeration.</w:t>
              </w:r>
            </w:ins>
          </w:p>
        </w:tc>
        <w:tc>
          <w:tcPr>
            <w:tcW w:w="5580" w:type="dxa"/>
            <w:tcPrChange w:id="3470" w:author="Rev 6 Allen Wirfs-Brock" w:date="2012-02-23T16:42:00Z">
              <w:tcPr>
                <w:tcW w:w="5580" w:type="dxa"/>
              </w:tcPr>
            </w:tcPrChange>
          </w:tcPr>
          <w:p w14:paraId="2D930618" w14:textId="77777777" w:rsidR="0066558F" w:rsidRPr="00E77497" w:rsidRDefault="0066558F" w:rsidP="003A4B22">
            <w:pPr>
              <w:keepNext/>
              <w:spacing w:after="0"/>
              <w:rPr>
                <w:ins w:id="3471" w:author="Rev 3 Allen Wirfs-Brock" w:date="2011-09-07T15:03:00Z"/>
              </w:rPr>
            </w:pPr>
            <w:ins w:id="3472" w:author="Rev 3 Allen Wirfs-Brock" w:date="2011-09-07T15:05:00Z">
              <w:r w:rsidRPr="00E77497">
                <w:t>A tag value used by this specification to categorize various kinds of native ECMAScript objects defined in this specification.</w:t>
              </w:r>
            </w:ins>
            <w:ins w:id="3473" w:author="Rev 3 Allen Wirfs-Brock" w:date="2011-09-07T15:07:00Z">
              <w:r w:rsidRPr="00E77497">
                <w:t xml:space="preserve"> Host objects do not have this internal property.</w:t>
              </w:r>
            </w:ins>
          </w:p>
        </w:tc>
      </w:tr>
      <w:tr w:rsidR="004C02EF" w:rsidRPr="00E77497" w14:paraId="5D6DB74E" w14:textId="77777777" w:rsidTr="00550FEB">
        <w:trPr>
          <w:jc w:val="center"/>
          <w:trPrChange w:id="3474" w:author="Rev 6 Allen Wirfs-Brock" w:date="2012-02-23T16:42:00Z">
            <w:trPr>
              <w:jc w:val="center"/>
            </w:trPr>
          </w:trPrChange>
        </w:trPr>
        <w:tc>
          <w:tcPr>
            <w:tcW w:w="2192" w:type="dxa"/>
            <w:tcPrChange w:id="3475" w:author="Rev 6 Allen Wirfs-Brock" w:date="2012-02-23T16:42:00Z">
              <w:tcPr>
                <w:tcW w:w="2192" w:type="dxa"/>
              </w:tcPr>
            </w:tcPrChange>
          </w:tcPr>
          <w:p w14:paraId="2D5011DC" w14:textId="77777777" w:rsidR="004C02EF" w:rsidRPr="00E77497" w:rsidRDefault="004C02EF" w:rsidP="003A4B22">
            <w:pPr>
              <w:keepNext/>
              <w:spacing w:after="0"/>
            </w:pPr>
            <w:r w:rsidRPr="00E77497">
              <w:t>[[PrimitiveValue]]</w:t>
            </w:r>
          </w:p>
        </w:tc>
        <w:tc>
          <w:tcPr>
            <w:tcW w:w="2043" w:type="dxa"/>
            <w:tcPrChange w:id="3476" w:author="Rev 6 Allen Wirfs-Brock" w:date="2012-02-23T16:42:00Z">
              <w:tcPr>
                <w:tcW w:w="2043" w:type="dxa"/>
              </w:tcPr>
            </w:tcPrChange>
          </w:tcPr>
          <w:p w14:paraId="73C9DDA4" w14:textId="77777777" w:rsidR="004C02EF" w:rsidRPr="00E77497" w:rsidRDefault="004C02EF" w:rsidP="003A4B22">
            <w:pPr>
              <w:keepNext/>
              <w:spacing w:after="0"/>
              <w:jc w:val="left"/>
            </w:pPr>
            <w:r w:rsidRPr="00E77497">
              <w:rPr>
                <w:i/>
              </w:rPr>
              <w:t>primitive</w:t>
            </w:r>
          </w:p>
        </w:tc>
        <w:tc>
          <w:tcPr>
            <w:tcW w:w="5580" w:type="dxa"/>
            <w:tcPrChange w:id="3477" w:author="Rev 6 Allen Wirfs-Brock" w:date="2012-02-23T16:42:00Z">
              <w:tcPr>
                <w:tcW w:w="5580" w:type="dxa"/>
              </w:tcPr>
            </w:tcPrChange>
          </w:tcPr>
          <w:p w14:paraId="2248C9AD" w14:textId="77777777" w:rsidR="004C02EF" w:rsidRPr="00E77497" w:rsidRDefault="004C02EF" w:rsidP="003A4B22">
            <w:pPr>
              <w:keepNext/>
              <w:spacing w:after="0"/>
            </w:pPr>
            <w:r w:rsidRPr="00E77497">
              <w:t>Internal state information associated with this object. Of the standard built-in ECMAScript objects, only Boolean, Date, Number, and String objects implement [[PrimitiveValue]].</w:t>
            </w:r>
          </w:p>
        </w:tc>
      </w:tr>
      <w:tr w:rsidR="004C02EF" w:rsidRPr="00E77497" w14:paraId="57069504" w14:textId="77777777" w:rsidTr="00550FEB">
        <w:trPr>
          <w:jc w:val="center"/>
          <w:trPrChange w:id="3478" w:author="Rev 6 Allen Wirfs-Brock" w:date="2012-02-23T16:42:00Z">
            <w:trPr>
              <w:jc w:val="center"/>
            </w:trPr>
          </w:trPrChange>
        </w:trPr>
        <w:tc>
          <w:tcPr>
            <w:tcW w:w="2192" w:type="dxa"/>
            <w:tcPrChange w:id="3479" w:author="Rev 6 Allen Wirfs-Brock" w:date="2012-02-23T16:42:00Z">
              <w:tcPr>
                <w:tcW w:w="2192" w:type="dxa"/>
              </w:tcPr>
            </w:tcPrChange>
          </w:tcPr>
          <w:p w14:paraId="551E13C9" w14:textId="77777777" w:rsidR="004C02EF" w:rsidRPr="00E77497" w:rsidRDefault="004C02EF" w:rsidP="003A4B22">
            <w:pPr>
              <w:keepNext/>
              <w:spacing w:after="0"/>
            </w:pPr>
            <w:r w:rsidRPr="00E77497">
              <w:t>[[Construct]]</w:t>
            </w:r>
          </w:p>
        </w:tc>
        <w:tc>
          <w:tcPr>
            <w:tcW w:w="2043" w:type="dxa"/>
            <w:tcPrChange w:id="3480" w:author="Rev 6 Allen Wirfs-Brock" w:date="2012-02-23T16:42:00Z">
              <w:tcPr>
                <w:tcW w:w="2043" w:type="dxa"/>
              </w:tcPr>
            </w:tcPrChange>
          </w:tcPr>
          <w:p w14:paraId="7DE9E7CC" w14:textId="77777777" w:rsidR="004C02EF" w:rsidRPr="00E77497" w:rsidRDefault="004C02EF" w:rsidP="003A4B22">
            <w:pPr>
              <w:keepNext/>
              <w:spacing w:after="0"/>
              <w:jc w:val="left"/>
            </w:pPr>
            <w:r w:rsidRPr="00E77497">
              <w:t xml:space="preserve">SpecOp(a List of </w:t>
            </w:r>
            <w:r w:rsidRPr="00E77497">
              <w:rPr>
                <w:i/>
              </w:rPr>
              <w:t>any</w:t>
            </w:r>
            <w:r w:rsidRPr="00E77497">
              <w:t xml:space="preserve">) </w:t>
            </w:r>
            <w:r w:rsidRPr="00E77497">
              <w:rPr>
                <w:rFonts w:ascii="Times New Roman" w:hAnsi="Times New Roman"/>
                <w:b/>
                <w:i/>
                <w:color w:val="000000"/>
              </w:rPr>
              <w:t>→</w:t>
            </w:r>
            <w:r w:rsidRPr="00E77497">
              <w:t xml:space="preserve"> Object</w:t>
            </w:r>
          </w:p>
        </w:tc>
        <w:tc>
          <w:tcPr>
            <w:tcW w:w="5580" w:type="dxa"/>
            <w:tcPrChange w:id="3481" w:author="Rev 6 Allen Wirfs-Brock" w:date="2012-02-23T16:42:00Z">
              <w:tcPr>
                <w:tcW w:w="5580" w:type="dxa"/>
              </w:tcPr>
            </w:tcPrChange>
          </w:tcPr>
          <w:p w14:paraId="116E7EE3" w14:textId="77777777" w:rsidR="004C02EF" w:rsidRPr="00E77497" w:rsidRDefault="004C02EF" w:rsidP="003A4B22">
            <w:pPr>
              <w:keepNext/>
              <w:spacing w:after="0"/>
            </w:pPr>
            <w:r w:rsidRPr="00E77497">
              <w:t xml:space="preserve">Creates an object. Invoked via the </w:t>
            </w:r>
            <w:r w:rsidRPr="00E77497">
              <w:rPr>
                <w:rFonts w:ascii="Courier New" w:hAnsi="Courier New"/>
                <w:b/>
              </w:rPr>
              <w:t>new</w:t>
            </w:r>
            <w:r w:rsidRPr="00E77497">
              <w:t xml:space="preserve"> operator. The arguments to the SpecOp are the arguments passed to the </w:t>
            </w:r>
            <w:r w:rsidRPr="00E77497">
              <w:rPr>
                <w:b/>
              </w:rPr>
              <w:t>new</w:t>
            </w:r>
            <w:r w:rsidRPr="00E77497">
              <w:t xml:space="preserve"> operator. Objects that implement this internal method are called </w:t>
            </w:r>
            <w:r w:rsidRPr="00E77497">
              <w:rPr>
                <w:i/>
              </w:rPr>
              <w:t>constructors</w:t>
            </w:r>
            <w:r w:rsidRPr="00E77497">
              <w:t>.</w:t>
            </w:r>
          </w:p>
        </w:tc>
      </w:tr>
      <w:tr w:rsidR="004C02EF" w:rsidRPr="00E77497" w14:paraId="1170351B" w14:textId="77777777" w:rsidTr="00550FEB">
        <w:trPr>
          <w:jc w:val="center"/>
          <w:trPrChange w:id="3482" w:author="Rev 6 Allen Wirfs-Brock" w:date="2012-02-23T16:42:00Z">
            <w:trPr>
              <w:jc w:val="center"/>
            </w:trPr>
          </w:trPrChange>
        </w:trPr>
        <w:tc>
          <w:tcPr>
            <w:tcW w:w="2192" w:type="dxa"/>
            <w:tcPrChange w:id="3483" w:author="Rev 6 Allen Wirfs-Brock" w:date="2012-02-23T16:42:00Z">
              <w:tcPr>
                <w:tcW w:w="2192" w:type="dxa"/>
              </w:tcPr>
            </w:tcPrChange>
          </w:tcPr>
          <w:p w14:paraId="328FB064" w14:textId="77777777" w:rsidR="004C02EF" w:rsidRPr="00E77497" w:rsidRDefault="004C02EF" w:rsidP="003A4B22">
            <w:pPr>
              <w:keepNext/>
              <w:spacing w:after="0"/>
            </w:pPr>
            <w:r w:rsidRPr="00E77497">
              <w:t>[[Call]]</w:t>
            </w:r>
          </w:p>
        </w:tc>
        <w:tc>
          <w:tcPr>
            <w:tcW w:w="2043" w:type="dxa"/>
            <w:tcPrChange w:id="3484" w:author="Rev 6 Allen Wirfs-Brock" w:date="2012-02-23T16:42:00Z">
              <w:tcPr>
                <w:tcW w:w="2043" w:type="dxa"/>
              </w:tcPr>
            </w:tcPrChange>
          </w:tcPr>
          <w:p w14:paraId="4D6EC26C" w14:textId="77777777" w:rsidR="004C02EF" w:rsidRPr="00E77497" w:rsidRDefault="004C02EF" w:rsidP="003A4B22">
            <w:pPr>
              <w:keepNext/>
              <w:spacing w:after="0"/>
              <w:jc w:val="left"/>
            </w:pPr>
            <w:r w:rsidRPr="00E77497">
              <w:t>SpecOp(</w:t>
            </w:r>
            <w:r w:rsidRPr="00E77497">
              <w:rPr>
                <w:i/>
              </w:rPr>
              <w:t>any</w:t>
            </w:r>
            <w:r w:rsidRPr="00E77497">
              <w:t xml:space="preserve">, a List of </w:t>
            </w:r>
            <w:r w:rsidRPr="00E77497">
              <w:rPr>
                <w:i/>
              </w:rPr>
              <w:t>any</w:t>
            </w:r>
            <w:r w:rsidRPr="00E77497">
              <w:t xml:space="preserve">) </w:t>
            </w:r>
            <w:r w:rsidRPr="00E77497">
              <w:rPr>
                <w:rFonts w:ascii="Times New Roman" w:hAnsi="Times New Roman"/>
                <w:b/>
                <w:i/>
                <w:color w:val="000000"/>
              </w:rPr>
              <w:t>→</w:t>
            </w:r>
            <w:r w:rsidRPr="00E77497">
              <w:t xml:space="preserve"> </w:t>
            </w:r>
            <w:r w:rsidRPr="00E77497">
              <w:rPr>
                <w:i/>
              </w:rPr>
              <w:t xml:space="preserve">any </w:t>
            </w:r>
            <w:r w:rsidRPr="00E77497">
              <w:t>or Reference</w:t>
            </w:r>
          </w:p>
        </w:tc>
        <w:tc>
          <w:tcPr>
            <w:tcW w:w="5580" w:type="dxa"/>
            <w:tcPrChange w:id="3485" w:author="Rev 6 Allen Wirfs-Brock" w:date="2012-02-23T16:42:00Z">
              <w:tcPr>
                <w:tcW w:w="5580" w:type="dxa"/>
              </w:tcPr>
            </w:tcPrChange>
          </w:tcPr>
          <w:p w14:paraId="2D2577C3" w14:textId="77777777" w:rsidR="004C02EF" w:rsidRPr="00E77497" w:rsidRDefault="004C02EF" w:rsidP="003A4B22">
            <w:pPr>
              <w:keepNext/>
              <w:spacing w:after="0"/>
            </w:pPr>
            <w:r w:rsidRPr="00E77497">
              <w:t xml:space="preserve">Executes code associated with the object. Invoked via a function call expression. The arguments to the SpecOp are this object and a list containing the arguments passed to the function call expression. Objects that implement this internal method are </w:t>
            </w:r>
            <w:r w:rsidRPr="00E77497">
              <w:rPr>
                <w:i/>
              </w:rPr>
              <w:t>callable</w:t>
            </w:r>
            <w:r w:rsidRPr="00E77497">
              <w:t xml:space="preserve">. </w:t>
            </w:r>
            <w:commentRangeStart w:id="3486"/>
            <w:r w:rsidRPr="00E77497">
              <w:t>Only callable objects that are host objects may return Reference values.</w:t>
            </w:r>
            <w:commentRangeEnd w:id="3486"/>
            <w:r w:rsidR="00EB2682">
              <w:rPr>
                <w:rStyle w:val="af3"/>
              </w:rPr>
              <w:commentReference w:id="3486"/>
            </w:r>
          </w:p>
        </w:tc>
      </w:tr>
      <w:tr w:rsidR="004C02EF" w:rsidRPr="00E77497" w14:paraId="6AF0CAB9" w14:textId="77777777" w:rsidTr="00550FEB">
        <w:trPr>
          <w:jc w:val="center"/>
          <w:trPrChange w:id="3487" w:author="Rev 6 Allen Wirfs-Brock" w:date="2012-02-23T16:42:00Z">
            <w:trPr>
              <w:jc w:val="center"/>
            </w:trPr>
          </w:trPrChange>
        </w:trPr>
        <w:tc>
          <w:tcPr>
            <w:tcW w:w="2192" w:type="dxa"/>
            <w:tcPrChange w:id="3488" w:author="Rev 6 Allen Wirfs-Brock" w:date="2012-02-23T16:42:00Z">
              <w:tcPr>
                <w:tcW w:w="2192" w:type="dxa"/>
              </w:tcPr>
            </w:tcPrChange>
          </w:tcPr>
          <w:p w14:paraId="18B2084E" w14:textId="77777777" w:rsidR="004C02EF" w:rsidRPr="00E77497" w:rsidRDefault="004C02EF" w:rsidP="003A4B22">
            <w:pPr>
              <w:keepNext/>
              <w:spacing w:after="0"/>
            </w:pPr>
            <w:r w:rsidRPr="00E77497">
              <w:t>[[HasInstance]]</w:t>
            </w:r>
          </w:p>
        </w:tc>
        <w:tc>
          <w:tcPr>
            <w:tcW w:w="2043" w:type="dxa"/>
            <w:tcPrChange w:id="3489" w:author="Rev 6 Allen Wirfs-Brock" w:date="2012-02-23T16:42:00Z">
              <w:tcPr>
                <w:tcW w:w="2043" w:type="dxa"/>
              </w:tcPr>
            </w:tcPrChange>
          </w:tcPr>
          <w:p w14:paraId="00F5545C" w14:textId="77777777" w:rsidR="004C02EF" w:rsidRPr="00E77497" w:rsidRDefault="004C02EF" w:rsidP="003A4B22">
            <w:pPr>
              <w:keepNext/>
              <w:spacing w:after="0"/>
              <w:jc w:val="left"/>
            </w:pPr>
            <w:r w:rsidRPr="00E77497">
              <w:t>SpecOp(</w:t>
            </w:r>
            <w:r w:rsidRPr="00E77497">
              <w:rPr>
                <w:i/>
              </w:rPr>
              <w:t>any</w:t>
            </w:r>
            <w:r w:rsidRPr="00E77497">
              <w:t xml:space="preserve">) </w:t>
            </w:r>
            <w:r w:rsidRPr="00E77497">
              <w:rPr>
                <w:rFonts w:ascii="Times New Roman" w:hAnsi="Times New Roman"/>
                <w:b/>
                <w:i/>
                <w:color w:val="000000"/>
              </w:rPr>
              <w:t>→</w:t>
            </w:r>
            <w:r w:rsidRPr="00E77497">
              <w:t xml:space="preserve"> Boolean</w:t>
            </w:r>
          </w:p>
        </w:tc>
        <w:tc>
          <w:tcPr>
            <w:tcW w:w="5580" w:type="dxa"/>
            <w:tcPrChange w:id="3490" w:author="Rev 6 Allen Wirfs-Brock" w:date="2012-02-23T16:42:00Z">
              <w:tcPr>
                <w:tcW w:w="5580" w:type="dxa"/>
              </w:tcPr>
            </w:tcPrChange>
          </w:tcPr>
          <w:p w14:paraId="5EB1ED7D" w14:textId="77777777" w:rsidR="004C02EF" w:rsidRPr="00E77497" w:rsidRDefault="004C02EF" w:rsidP="003A4B22">
            <w:pPr>
              <w:keepNext/>
              <w:spacing w:after="0"/>
            </w:pPr>
            <w:r w:rsidRPr="00E77497">
              <w:t>Returns a Boolean value indicating whether the argument is likely an Object that was constructed by this object. Of the standard built-in ECMAScript objects, only Function objects implement [[HasInstance]].</w:t>
            </w:r>
          </w:p>
        </w:tc>
      </w:tr>
      <w:tr w:rsidR="004C02EF" w:rsidRPr="00E77497" w14:paraId="6A905A3A" w14:textId="77777777" w:rsidTr="00550FEB">
        <w:trPr>
          <w:jc w:val="center"/>
          <w:trPrChange w:id="3491" w:author="Rev 6 Allen Wirfs-Brock" w:date="2012-02-23T16:42:00Z">
            <w:trPr>
              <w:jc w:val="center"/>
            </w:trPr>
          </w:trPrChange>
        </w:trPr>
        <w:tc>
          <w:tcPr>
            <w:tcW w:w="2192" w:type="dxa"/>
            <w:tcPrChange w:id="3492" w:author="Rev 6 Allen Wirfs-Brock" w:date="2012-02-23T16:42:00Z">
              <w:tcPr>
                <w:tcW w:w="2192" w:type="dxa"/>
              </w:tcPr>
            </w:tcPrChange>
          </w:tcPr>
          <w:p w14:paraId="329DF93E" w14:textId="77777777" w:rsidR="004C02EF" w:rsidRPr="00E77497" w:rsidRDefault="004C02EF" w:rsidP="003A4B22">
            <w:pPr>
              <w:keepNext/>
              <w:spacing w:after="0"/>
            </w:pPr>
            <w:r w:rsidRPr="00E77497">
              <w:t>[[Scope]]</w:t>
            </w:r>
          </w:p>
        </w:tc>
        <w:tc>
          <w:tcPr>
            <w:tcW w:w="2043" w:type="dxa"/>
            <w:tcPrChange w:id="3493" w:author="Rev 6 Allen Wirfs-Brock" w:date="2012-02-23T16:42:00Z">
              <w:tcPr>
                <w:tcW w:w="2043" w:type="dxa"/>
              </w:tcPr>
            </w:tcPrChange>
          </w:tcPr>
          <w:p w14:paraId="716F97DC" w14:textId="77777777" w:rsidR="004C02EF" w:rsidRPr="00E77497" w:rsidRDefault="004C02EF" w:rsidP="003A4B22">
            <w:pPr>
              <w:keepNext/>
              <w:spacing w:after="0"/>
              <w:jc w:val="left"/>
            </w:pPr>
            <w:r w:rsidRPr="00E77497">
              <w:t>Lexical Environment</w:t>
            </w:r>
          </w:p>
        </w:tc>
        <w:tc>
          <w:tcPr>
            <w:tcW w:w="5580" w:type="dxa"/>
            <w:tcPrChange w:id="3494" w:author="Rev 6 Allen Wirfs-Brock" w:date="2012-02-23T16:42:00Z">
              <w:tcPr>
                <w:tcW w:w="5580" w:type="dxa"/>
              </w:tcPr>
            </w:tcPrChange>
          </w:tcPr>
          <w:p w14:paraId="6121D90B" w14:textId="77777777" w:rsidR="004C02EF" w:rsidRPr="00E77497" w:rsidRDefault="004C02EF" w:rsidP="001F03D6">
            <w:pPr>
              <w:keepNext/>
              <w:spacing w:after="0"/>
            </w:pPr>
            <w:r w:rsidRPr="00E77497">
              <w:t xml:space="preserve">A lexical environment that </w:t>
            </w:r>
            <w:del w:id="3495" w:author="Rev 4 Allen Wirfs-Brock" w:date="2011-10-18T12:18:00Z">
              <w:r w:rsidRPr="00E77497" w:rsidDel="001F03D6">
                <w:delText xml:space="preserve">defines </w:delText>
              </w:r>
            </w:del>
            <w:ins w:id="3496" w:author="Rev 4 Allen Wirfs-Brock" w:date="2011-10-18T12:18:00Z">
              <w:r w:rsidR="001F03D6" w:rsidRPr="00E77497">
                <w:t xml:space="preserve">is </w:t>
              </w:r>
            </w:ins>
            <w:r w:rsidRPr="00E77497">
              <w:t>the environment in which a Function object is executed. Of the standard built-in ECMAScript objects, only Function objects implement [[Scope]].</w:t>
            </w:r>
          </w:p>
        </w:tc>
      </w:tr>
      <w:tr w:rsidR="004C02EF" w:rsidRPr="00E77497" w14:paraId="25483DFA" w14:textId="77777777" w:rsidTr="00550FEB">
        <w:trPr>
          <w:jc w:val="center"/>
          <w:trPrChange w:id="3497" w:author="Rev 6 Allen Wirfs-Brock" w:date="2012-02-23T16:42:00Z">
            <w:trPr>
              <w:jc w:val="center"/>
            </w:trPr>
          </w:trPrChange>
        </w:trPr>
        <w:tc>
          <w:tcPr>
            <w:tcW w:w="2192" w:type="dxa"/>
            <w:tcPrChange w:id="3498" w:author="Rev 6 Allen Wirfs-Brock" w:date="2012-02-23T16:42:00Z">
              <w:tcPr>
                <w:tcW w:w="2192" w:type="dxa"/>
              </w:tcPr>
            </w:tcPrChange>
          </w:tcPr>
          <w:p w14:paraId="3EE25E1A" w14:textId="77777777" w:rsidR="004C02EF" w:rsidRPr="00E77497" w:rsidRDefault="004C02EF" w:rsidP="003A4B22">
            <w:pPr>
              <w:keepNext/>
              <w:spacing w:after="0"/>
            </w:pPr>
            <w:r w:rsidRPr="00E77497">
              <w:t>[[FormalParameters]]</w:t>
            </w:r>
          </w:p>
        </w:tc>
        <w:tc>
          <w:tcPr>
            <w:tcW w:w="2043" w:type="dxa"/>
            <w:tcPrChange w:id="3499" w:author="Rev 6 Allen Wirfs-Brock" w:date="2012-02-23T16:42:00Z">
              <w:tcPr>
                <w:tcW w:w="2043" w:type="dxa"/>
              </w:tcPr>
            </w:tcPrChange>
          </w:tcPr>
          <w:p w14:paraId="0D40EF07" w14:textId="77777777" w:rsidR="004C02EF" w:rsidRPr="00E77497" w:rsidRDefault="004C02EF" w:rsidP="003A4B22">
            <w:pPr>
              <w:keepNext/>
              <w:spacing w:after="0"/>
              <w:jc w:val="left"/>
            </w:pPr>
            <w:del w:id="3500" w:author="Rev 4 Allen Wirfs-Brock" w:date="2011-10-18T11:54:00Z">
              <w:r w:rsidRPr="00E77497" w:rsidDel="00E33CF9">
                <w:delText>List of Strings</w:delText>
              </w:r>
            </w:del>
            <w:ins w:id="3501" w:author="Rev 4 Allen Wirfs-Brock" w:date="2011-10-18T11:54:00Z">
              <w:r w:rsidR="00E33CF9" w:rsidRPr="00E77497">
                <w:t>Parse Tree</w:t>
              </w:r>
            </w:ins>
          </w:p>
        </w:tc>
        <w:tc>
          <w:tcPr>
            <w:tcW w:w="5580" w:type="dxa"/>
            <w:tcPrChange w:id="3502" w:author="Rev 6 Allen Wirfs-Brock" w:date="2012-02-23T16:42:00Z">
              <w:tcPr>
                <w:tcW w:w="5580" w:type="dxa"/>
              </w:tcPr>
            </w:tcPrChange>
          </w:tcPr>
          <w:p w14:paraId="0F1EA262" w14:textId="77777777" w:rsidR="004C02EF" w:rsidRPr="009C202C" w:rsidRDefault="004C02EF" w:rsidP="006F049D">
            <w:pPr>
              <w:keepNext/>
              <w:spacing w:after="0"/>
            </w:pPr>
            <w:del w:id="3503" w:author="Rev 4 Allen Wirfs-Brock" w:date="2011-10-18T11:56:00Z">
              <w:r w:rsidRPr="00E77497" w:rsidDel="00E33CF9">
                <w:delText>A possibly empty List containing the identifier Strings of a Function’s</w:delText>
              </w:r>
            </w:del>
            <w:ins w:id="3504" w:author="Rev 4 Allen Wirfs-Brock" w:date="2011-10-18T11:56:00Z">
              <w:r w:rsidR="00E33CF9" w:rsidRPr="00E77497">
                <w:t xml:space="preserve">A parse tree for ECMAScript code </w:t>
              </w:r>
            </w:ins>
            <w:ins w:id="3505" w:author="Rev 4 Allen Wirfs-Brock" w:date="2011-10-18T11:58:00Z">
              <w:r w:rsidR="005F1687" w:rsidRPr="00E77497">
                <w:t>parsed</w:t>
              </w:r>
            </w:ins>
            <w:ins w:id="3506" w:author="Rev 4 Allen Wirfs-Brock" w:date="2011-10-18T11:56:00Z">
              <w:r w:rsidR="00E33CF9" w:rsidRPr="00E77497">
                <w:t xml:space="preserve"> </w:t>
              </w:r>
            </w:ins>
            <w:ins w:id="3507" w:author="Rev 4 Allen Wirfs-Brock" w:date="2011-10-18T12:18:00Z">
              <w:r w:rsidR="006F049D" w:rsidRPr="00E77497">
                <w:t>with</w:t>
              </w:r>
            </w:ins>
            <w:r w:rsidRPr="00E77497">
              <w:t xml:space="preserve"> </w:t>
            </w:r>
            <w:r w:rsidRPr="004D1BD1">
              <w:rPr>
                <w:rStyle w:val="bnf"/>
              </w:rPr>
              <w:t>FormalParameterList</w:t>
            </w:r>
            <w:ins w:id="3508" w:author="Rev 4 Allen Wirfs-Brock" w:date="2011-10-18T11:57:00Z">
              <w:r w:rsidR="00E33CF9" w:rsidRPr="00E65A34">
                <w:rPr>
                  <w:rStyle w:val="bnf"/>
                </w:rPr>
                <w:t xml:space="preserve"> </w:t>
              </w:r>
              <w:r w:rsidR="00E33CF9" w:rsidRPr="00C7794D">
                <w:t>as the goal symbol</w:t>
              </w:r>
            </w:ins>
            <w:r w:rsidRPr="004D1BD1">
              <w:t xml:space="preserve">. Of the standard built-in ECMAScript objects, only </w:t>
            </w:r>
            <w:r w:rsidRPr="00E65A34">
              <w:t>Function objects implement [[</w:t>
            </w:r>
            <w:del w:id="3509" w:author="Rev 4 Allen Wirfs-Brock" w:date="2011-10-18T11:56:00Z">
              <w:r w:rsidRPr="009C202C" w:rsidDel="00E33CF9">
                <w:delText>FormalParameterList</w:delText>
              </w:r>
            </w:del>
            <w:ins w:id="3510" w:author="Rev 4 Allen Wirfs-Brock" w:date="2011-10-18T11:56:00Z">
              <w:r w:rsidR="00E33CF9" w:rsidRPr="009C202C">
                <w:t>FormalParameters</w:t>
              </w:r>
            </w:ins>
            <w:r w:rsidRPr="009C202C">
              <w:t>]].</w:t>
            </w:r>
          </w:p>
        </w:tc>
      </w:tr>
      <w:tr w:rsidR="004C02EF" w:rsidRPr="00E77497" w14:paraId="7CEB5073" w14:textId="77777777" w:rsidTr="00550FEB">
        <w:trPr>
          <w:jc w:val="center"/>
          <w:trPrChange w:id="3511" w:author="Rev 6 Allen Wirfs-Brock" w:date="2012-02-23T16:42:00Z">
            <w:trPr>
              <w:jc w:val="center"/>
            </w:trPr>
          </w:trPrChange>
        </w:trPr>
        <w:tc>
          <w:tcPr>
            <w:tcW w:w="2192" w:type="dxa"/>
            <w:tcPrChange w:id="3512" w:author="Rev 6 Allen Wirfs-Brock" w:date="2012-02-23T16:42:00Z">
              <w:tcPr>
                <w:tcW w:w="2192" w:type="dxa"/>
              </w:tcPr>
            </w:tcPrChange>
          </w:tcPr>
          <w:p w14:paraId="5F7E7862" w14:textId="77777777" w:rsidR="004C02EF" w:rsidRPr="00E77497" w:rsidRDefault="004C02EF" w:rsidP="003A4B22">
            <w:pPr>
              <w:keepNext/>
              <w:spacing w:after="0"/>
            </w:pPr>
            <w:r w:rsidRPr="00E77497">
              <w:t>[[Code]]</w:t>
            </w:r>
          </w:p>
        </w:tc>
        <w:tc>
          <w:tcPr>
            <w:tcW w:w="2043" w:type="dxa"/>
            <w:tcPrChange w:id="3513" w:author="Rev 6 Allen Wirfs-Brock" w:date="2012-02-23T16:42:00Z">
              <w:tcPr>
                <w:tcW w:w="2043" w:type="dxa"/>
              </w:tcPr>
            </w:tcPrChange>
          </w:tcPr>
          <w:p w14:paraId="11DD3C45" w14:textId="77777777" w:rsidR="004C02EF" w:rsidRPr="00E77497" w:rsidRDefault="004C02EF" w:rsidP="003A4B22">
            <w:pPr>
              <w:keepNext/>
              <w:spacing w:after="0"/>
              <w:jc w:val="left"/>
            </w:pPr>
            <w:del w:id="3514" w:author="Rev 4 Allen Wirfs-Brock" w:date="2011-10-18T11:55:00Z">
              <w:r w:rsidRPr="00E77497" w:rsidDel="00E33CF9">
                <w:delText>ECMAScript code</w:delText>
              </w:r>
            </w:del>
            <w:ins w:id="3515" w:author="Rev 4 Allen Wirfs-Brock" w:date="2011-10-18T11:55:00Z">
              <w:r w:rsidR="00E33CF9" w:rsidRPr="00E77497">
                <w:t>Parse Tree</w:t>
              </w:r>
            </w:ins>
          </w:p>
        </w:tc>
        <w:tc>
          <w:tcPr>
            <w:tcW w:w="5580" w:type="dxa"/>
            <w:tcPrChange w:id="3516" w:author="Rev 6 Allen Wirfs-Brock" w:date="2012-02-23T16:42:00Z">
              <w:tcPr>
                <w:tcW w:w="5580" w:type="dxa"/>
              </w:tcPr>
            </w:tcPrChange>
          </w:tcPr>
          <w:p w14:paraId="6F5DCF6C" w14:textId="77777777" w:rsidR="004C02EF" w:rsidRPr="00E77497" w:rsidRDefault="005F1687" w:rsidP="006F049D">
            <w:pPr>
              <w:keepNext/>
              <w:spacing w:after="0"/>
            </w:pPr>
            <w:ins w:id="3517" w:author="Rev 4 Allen Wirfs-Brock" w:date="2011-10-18T11:58:00Z">
              <w:r w:rsidRPr="00E77497">
                <w:t xml:space="preserve">A parse tree for ECMAScript code parsed </w:t>
              </w:r>
            </w:ins>
            <w:ins w:id="3518" w:author="Rev 4 Allen Wirfs-Brock" w:date="2011-10-18T12:17:00Z">
              <w:r w:rsidR="006F049D" w:rsidRPr="00E77497">
                <w:t>with</w:t>
              </w:r>
            </w:ins>
            <w:ins w:id="3519" w:author="Rev 4 Allen Wirfs-Brock" w:date="2011-10-18T11:58:00Z">
              <w:r w:rsidRPr="00E77497">
                <w:t xml:space="preserve"> </w:t>
              </w:r>
              <w:r w:rsidRPr="00E77497">
                <w:rPr>
                  <w:rStyle w:val="bnf"/>
                </w:rPr>
                <w:t xml:space="preserve">FunctionBody </w:t>
              </w:r>
              <w:r w:rsidRPr="00E77497">
                <w:t xml:space="preserve">as the goal symbol. </w:t>
              </w:r>
            </w:ins>
            <w:del w:id="3520" w:author="Rev 4 Allen Wirfs-Brock" w:date="2011-10-18T11:58:00Z">
              <w:r w:rsidR="004C02EF" w:rsidRPr="00E77497" w:rsidDel="005F1687">
                <w:delText>The ECMAScript code of a function.</w:delText>
              </w:r>
            </w:del>
            <w:r w:rsidR="004C02EF" w:rsidRPr="00E77497">
              <w:t xml:space="preserve"> Of the standard built-in ECMAScript objects, only Function objects implement [[Code]].</w:t>
            </w:r>
          </w:p>
        </w:tc>
      </w:tr>
      <w:tr w:rsidR="006F049D" w:rsidRPr="00E77497" w14:paraId="11E38DD3" w14:textId="77777777" w:rsidTr="00550FEB">
        <w:trPr>
          <w:jc w:val="center"/>
          <w:ins w:id="3521" w:author="Rev 4 Allen Wirfs-Brock" w:date="2011-10-18T12:13:00Z"/>
          <w:trPrChange w:id="3522" w:author="Rev 6 Allen Wirfs-Brock" w:date="2012-02-23T16:42:00Z">
            <w:trPr>
              <w:jc w:val="center"/>
            </w:trPr>
          </w:trPrChange>
        </w:trPr>
        <w:tc>
          <w:tcPr>
            <w:tcW w:w="2192" w:type="dxa"/>
            <w:tcPrChange w:id="3523" w:author="Rev 6 Allen Wirfs-Brock" w:date="2012-02-23T16:42:00Z">
              <w:tcPr>
                <w:tcW w:w="2192" w:type="dxa"/>
              </w:tcPr>
            </w:tcPrChange>
          </w:tcPr>
          <w:p w14:paraId="6A7A5378" w14:textId="77777777" w:rsidR="006F049D" w:rsidRPr="00E77497" w:rsidRDefault="006F049D" w:rsidP="003A4B22">
            <w:pPr>
              <w:keepNext/>
              <w:spacing w:after="0"/>
              <w:rPr>
                <w:ins w:id="3524" w:author="Rev 4 Allen Wirfs-Brock" w:date="2011-10-18T12:13:00Z"/>
              </w:rPr>
            </w:pPr>
            <w:ins w:id="3525" w:author="Rev 4 Allen Wirfs-Brock" w:date="2011-10-18T12:13:00Z">
              <w:r w:rsidRPr="00E77497">
                <w:t>[[Strict]]</w:t>
              </w:r>
            </w:ins>
          </w:p>
        </w:tc>
        <w:tc>
          <w:tcPr>
            <w:tcW w:w="2043" w:type="dxa"/>
            <w:tcPrChange w:id="3526" w:author="Rev 6 Allen Wirfs-Brock" w:date="2012-02-23T16:42:00Z">
              <w:tcPr>
                <w:tcW w:w="2043" w:type="dxa"/>
              </w:tcPr>
            </w:tcPrChange>
          </w:tcPr>
          <w:p w14:paraId="71E120FF" w14:textId="77777777" w:rsidR="006F049D" w:rsidRPr="00E77497" w:rsidRDefault="006F049D" w:rsidP="003A4B22">
            <w:pPr>
              <w:keepNext/>
              <w:spacing w:after="0"/>
              <w:jc w:val="left"/>
              <w:rPr>
                <w:ins w:id="3527" w:author="Rev 4 Allen Wirfs-Brock" w:date="2011-10-18T12:13:00Z"/>
              </w:rPr>
            </w:pPr>
            <w:ins w:id="3528" w:author="Rev 4 Allen Wirfs-Brock" w:date="2011-10-18T12:13:00Z">
              <w:r w:rsidRPr="00E77497">
                <w:t>Boolean</w:t>
              </w:r>
            </w:ins>
          </w:p>
        </w:tc>
        <w:tc>
          <w:tcPr>
            <w:tcW w:w="5580" w:type="dxa"/>
            <w:tcPrChange w:id="3529" w:author="Rev 6 Allen Wirfs-Brock" w:date="2012-02-23T16:42:00Z">
              <w:tcPr>
                <w:tcW w:w="5580" w:type="dxa"/>
              </w:tcPr>
            </w:tcPrChange>
          </w:tcPr>
          <w:p w14:paraId="64BBC0E2" w14:textId="77777777" w:rsidR="006F049D" w:rsidRPr="00E77497" w:rsidRDefault="006F049D" w:rsidP="006F049D">
            <w:pPr>
              <w:keepNext/>
              <w:spacing w:after="0"/>
              <w:rPr>
                <w:ins w:id="3530" w:author="Rev 4 Allen Wirfs-Brock" w:date="2011-10-18T12:13:00Z"/>
              </w:rPr>
            </w:pPr>
            <w:ins w:id="3531" w:author="Rev 4 Allen Wirfs-Brock" w:date="2011-10-18T12:14:00Z">
              <w:r w:rsidRPr="00E77497">
                <w:t>True if a Function object is a strict mode function.</w:t>
              </w:r>
            </w:ins>
            <w:ins w:id="3532" w:author="Rev 4 Allen Wirfs-Brock" w:date="2011-10-18T12:15:00Z">
              <w:r w:rsidRPr="00E77497">
                <w:t xml:space="preserve"> Of the standard built-in ECMAScript objects, only Function objects implement [[Strict]].</w:t>
              </w:r>
            </w:ins>
          </w:p>
        </w:tc>
      </w:tr>
      <w:tr w:rsidR="004C02EF" w:rsidRPr="00E77497" w14:paraId="5E60D932" w14:textId="77777777" w:rsidTr="00550FEB">
        <w:trPr>
          <w:jc w:val="center"/>
          <w:trPrChange w:id="3533" w:author="Rev 6 Allen Wirfs-Brock" w:date="2012-02-23T16:42:00Z">
            <w:trPr>
              <w:jc w:val="center"/>
            </w:trPr>
          </w:trPrChange>
        </w:trPr>
        <w:tc>
          <w:tcPr>
            <w:tcW w:w="2192" w:type="dxa"/>
            <w:tcPrChange w:id="3534" w:author="Rev 6 Allen Wirfs-Brock" w:date="2012-02-23T16:42:00Z">
              <w:tcPr>
                <w:tcW w:w="2192" w:type="dxa"/>
              </w:tcPr>
            </w:tcPrChange>
          </w:tcPr>
          <w:p w14:paraId="61C48475" w14:textId="77777777" w:rsidR="004C02EF" w:rsidRPr="00E77497" w:rsidRDefault="004C02EF" w:rsidP="003A4B22">
            <w:pPr>
              <w:keepNext/>
              <w:spacing w:after="0"/>
            </w:pPr>
            <w:r w:rsidRPr="00E77497">
              <w:t>[[TargetFunction]]</w:t>
            </w:r>
          </w:p>
        </w:tc>
        <w:tc>
          <w:tcPr>
            <w:tcW w:w="2043" w:type="dxa"/>
            <w:tcPrChange w:id="3535" w:author="Rev 6 Allen Wirfs-Brock" w:date="2012-02-23T16:42:00Z">
              <w:tcPr>
                <w:tcW w:w="2043" w:type="dxa"/>
              </w:tcPr>
            </w:tcPrChange>
          </w:tcPr>
          <w:p w14:paraId="4B1A6E2B" w14:textId="77777777" w:rsidR="004C02EF" w:rsidRPr="00E77497" w:rsidRDefault="004C02EF" w:rsidP="003A4B22">
            <w:pPr>
              <w:keepNext/>
              <w:spacing w:after="0"/>
              <w:jc w:val="left"/>
            </w:pPr>
            <w:r w:rsidRPr="00E77497">
              <w:t>Object</w:t>
            </w:r>
          </w:p>
        </w:tc>
        <w:tc>
          <w:tcPr>
            <w:tcW w:w="5580" w:type="dxa"/>
            <w:tcPrChange w:id="3536" w:author="Rev 6 Allen Wirfs-Brock" w:date="2012-02-23T16:42:00Z">
              <w:tcPr>
                <w:tcW w:w="5580" w:type="dxa"/>
              </w:tcPr>
            </w:tcPrChange>
          </w:tcPr>
          <w:p w14:paraId="50015684" w14:textId="77777777" w:rsidR="004C02EF" w:rsidRPr="00E77497" w:rsidRDefault="004C02EF" w:rsidP="003A4B22">
            <w:pPr>
              <w:keepNext/>
              <w:spacing w:after="0"/>
            </w:pPr>
            <w:r w:rsidRPr="00E77497">
              <w:t>The target function of a function object created using the standard built-in Function.prototype.bind method. Only ECMAScript objects created using Function.prototype.bind have a [[TargetFunction]] internal property.</w:t>
            </w:r>
          </w:p>
        </w:tc>
      </w:tr>
      <w:tr w:rsidR="004C02EF" w:rsidRPr="00E77497" w14:paraId="470BA7F5" w14:textId="77777777" w:rsidTr="00550FEB">
        <w:trPr>
          <w:jc w:val="center"/>
          <w:trPrChange w:id="3537" w:author="Rev 6 Allen Wirfs-Brock" w:date="2012-02-23T16:42:00Z">
            <w:trPr>
              <w:jc w:val="center"/>
            </w:trPr>
          </w:trPrChange>
        </w:trPr>
        <w:tc>
          <w:tcPr>
            <w:tcW w:w="2192" w:type="dxa"/>
            <w:tcPrChange w:id="3538" w:author="Rev 6 Allen Wirfs-Brock" w:date="2012-02-23T16:42:00Z">
              <w:tcPr>
                <w:tcW w:w="2192" w:type="dxa"/>
              </w:tcPr>
            </w:tcPrChange>
          </w:tcPr>
          <w:p w14:paraId="44794BCC" w14:textId="77777777" w:rsidR="004C02EF" w:rsidRPr="00E77497" w:rsidRDefault="004C02EF" w:rsidP="003A4B22">
            <w:pPr>
              <w:keepNext/>
              <w:spacing w:after="0"/>
            </w:pPr>
            <w:r w:rsidRPr="00E77497">
              <w:t>[[BoundThis]]</w:t>
            </w:r>
          </w:p>
        </w:tc>
        <w:tc>
          <w:tcPr>
            <w:tcW w:w="2043" w:type="dxa"/>
            <w:tcPrChange w:id="3539" w:author="Rev 6 Allen Wirfs-Brock" w:date="2012-02-23T16:42:00Z">
              <w:tcPr>
                <w:tcW w:w="2043" w:type="dxa"/>
              </w:tcPr>
            </w:tcPrChange>
          </w:tcPr>
          <w:p w14:paraId="7C5DBBE1" w14:textId="77777777" w:rsidR="004C02EF" w:rsidRPr="00E77497" w:rsidRDefault="004C02EF" w:rsidP="003A4B22">
            <w:pPr>
              <w:keepNext/>
              <w:spacing w:after="0"/>
              <w:jc w:val="left"/>
              <w:rPr>
                <w:i/>
              </w:rPr>
            </w:pPr>
            <w:r w:rsidRPr="00E77497">
              <w:rPr>
                <w:i/>
              </w:rPr>
              <w:t>any</w:t>
            </w:r>
          </w:p>
        </w:tc>
        <w:tc>
          <w:tcPr>
            <w:tcW w:w="5580" w:type="dxa"/>
            <w:tcPrChange w:id="3540" w:author="Rev 6 Allen Wirfs-Brock" w:date="2012-02-23T16:42:00Z">
              <w:tcPr>
                <w:tcW w:w="5580" w:type="dxa"/>
              </w:tcPr>
            </w:tcPrChange>
          </w:tcPr>
          <w:p w14:paraId="32FDA0B9" w14:textId="77777777" w:rsidR="004C02EF" w:rsidRPr="00E77497" w:rsidRDefault="004C02EF" w:rsidP="003A4B22">
            <w:pPr>
              <w:keepNext/>
              <w:spacing w:after="0"/>
            </w:pPr>
            <w:r w:rsidRPr="00E77497">
              <w:t>The pre-bound this value of a function Object created using the standard built-in Function.prototype.bind method. Only ECMAScript objects created using Function.prototype.bind have a [[BoundThis]] internal property.</w:t>
            </w:r>
          </w:p>
        </w:tc>
      </w:tr>
      <w:tr w:rsidR="004C02EF" w:rsidRPr="00E77497" w14:paraId="086ECCE3" w14:textId="77777777" w:rsidTr="00550FEB">
        <w:trPr>
          <w:jc w:val="center"/>
          <w:trPrChange w:id="3541" w:author="Rev 6 Allen Wirfs-Brock" w:date="2012-02-23T16:42:00Z">
            <w:trPr>
              <w:jc w:val="center"/>
            </w:trPr>
          </w:trPrChange>
        </w:trPr>
        <w:tc>
          <w:tcPr>
            <w:tcW w:w="2192" w:type="dxa"/>
            <w:tcPrChange w:id="3542" w:author="Rev 6 Allen Wirfs-Brock" w:date="2012-02-23T16:42:00Z">
              <w:tcPr>
                <w:tcW w:w="2192" w:type="dxa"/>
              </w:tcPr>
            </w:tcPrChange>
          </w:tcPr>
          <w:p w14:paraId="2537382C" w14:textId="77777777" w:rsidR="004C02EF" w:rsidRPr="00E77497" w:rsidRDefault="004C02EF" w:rsidP="003A4B22">
            <w:pPr>
              <w:keepNext/>
              <w:keepLines/>
              <w:spacing w:after="0"/>
            </w:pPr>
            <w:r w:rsidRPr="00E77497">
              <w:t>[[BoundArguments]]</w:t>
            </w:r>
          </w:p>
        </w:tc>
        <w:tc>
          <w:tcPr>
            <w:tcW w:w="2043" w:type="dxa"/>
            <w:tcPrChange w:id="3543" w:author="Rev 6 Allen Wirfs-Brock" w:date="2012-02-23T16:42:00Z">
              <w:tcPr>
                <w:tcW w:w="2043" w:type="dxa"/>
              </w:tcPr>
            </w:tcPrChange>
          </w:tcPr>
          <w:p w14:paraId="5272C57A" w14:textId="77777777" w:rsidR="004C02EF" w:rsidRPr="00E77497" w:rsidRDefault="004C02EF" w:rsidP="003A4B22">
            <w:pPr>
              <w:keepNext/>
              <w:keepLines/>
              <w:spacing w:after="0"/>
              <w:jc w:val="left"/>
              <w:rPr>
                <w:i/>
              </w:rPr>
            </w:pPr>
            <w:r w:rsidRPr="00E77497">
              <w:t xml:space="preserve">List of </w:t>
            </w:r>
            <w:r w:rsidRPr="00E77497">
              <w:rPr>
                <w:i/>
              </w:rPr>
              <w:t>any</w:t>
            </w:r>
          </w:p>
        </w:tc>
        <w:tc>
          <w:tcPr>
            <w:tcW w:w="5580" w:type="dxa"/>
            <w:tcPrChange w:id="3544" w:author="Rev 6 Allen Wirfs-Brock" w:date="2012-02-23T16:42:00Z">
              <w:tcPr>
                <w:tcW w:w="5580" w:type="dxa"/>
              </w:tcPr>
            </w:tcPrChange>
          </w:tcPr>
          <w:p w14:paraId="180EBCD4" w14:textId="77777777" w:rsidR="004C02EF" w:rsidRPr="00E77497" w:rsidRDefault="004C02EF" w:rsidP="001F03D6">
            <w:pPr>
              <w:keepNext/>
              <w:keepLines/>
              <w:spacing w:after="0"/>
            </w:pPr>
            <w:r w:rsidRPr="00E77497">
              <w:t xml:space="preserve">The pre-bound argument values of a function Object created </w:t>
            </w:r>
            <w:del w:id="3545" w:author="Rev 4 Allen Wirfs-Brock" w:date="2011-10-18T12:22:00Z">
              <w:r w:rsidRPr="00E77497" w:rsidDel="001F03D6">
                <w:delText xml:space="preserve">using </w:delText>
              </w:r>
            </w:del>
            <w:ins w:id="3546" w:author="Rev 4 Allen Wirfs-Brock" w:date="2011-10-18T12:22:00Z">
              <w:r w:rsidR="001F03D6" w:rsidRPr="00E77497">
                <w:t xml:space="preserve">by </w:t>
              </w:r>
            </w:ins>
            <w:r w:rsidRPr="00E77497">
              <w:t xml:space="preserve">the standard built-in Function.prototype.bind method. Only </w:t>
            </w:r>
            <w:del w:id="3547" w:author="Rev 4 Allen Wirfs-Brock" w:date="2011-10-18T12:23:00Z">
              <w:r w:rsidRPr="00E77497" w:rsidDel="001F03D6">
                <w:delText xml:space="preserve">ECMAScript </w:delText>
              </w:r>
            </w:del>
            <w:r w:rsidRPr="00E77497">
              <w:t xml:space="preserve">objects created </w:t>
            </w:r>
            <w:del w:id="3548" w:author="Rev 4 Allen Wirfs-Brock" w:date="2011-10-18T12:22:00Z">
              <w:r w:rsidRPr="00E77497" w:rsidDel="001F03D6">
                <w:delText xml:space="preserve">using </w:delText>
              </w:r>
            </w:del>
            <w:ins w:id="3549" w:author="Rev 4 Allen Wirfs-Brock" w:date="2011-10-18T12:22:00Z">
              <w:r w:rsidR="001F03D6" w:rsidRPr="00E77497">
                <w:t xml:space="preserve">by </w:t>
              </w:r>
            </w:ins>
            <w:r w:rsidRPr="00E77497">
              <w:t>Function.prototype.bind have a [[BoundArguments]] internal property.</w:t>
            </w:r>
          </w:p>
        </w:tc>
      </w:tr>
      <w:tr w:rsidR="004C02EF" w:rsidRPr="00E77497" w14:paraId="18EFA4E5" w14:textId="77777777" w:rsidTr="00550FEB">
        <w:trPr>
          <w:jc w:val="center"/>
          <w:trPrChange w:id="3550" w:author="Rev 6 Allen Wirfs-Brock" w:date="2012-02-23T16:42:00Z">
            <w:trPr>
              <w:jc w:val="center"/>
            </w:trPr>
          </w:trPrChange>
        </w:trPr>
        <w:tc>
          <w:tcPr>
            <w:tcW w:w="2192" w:type="dxa"/>
            <w:tcPrChange w:id="3551" w:author="Rev 6 Allen Wirfs-Brock" w:date="2012-02-23T16:42:00Z">
              <w:tcPr>
                <w:tcW w:w="2192" w:type="dxa"/>
              </w:tcPr>
            </w:tcPrChange>
          </w:tcPr>
          <w:p w14:paraId="1DB6D8F7" w14:textId="77777777" w:rsidR="004C02EF" w:rsidRPr="00E77497" w:rsidRDefault="004C02EF" w:rsidP="003A4B22">
            <w:pPr>
              <w:keepNext/>
              <w:spacing w:after="0"/>
            </w:pPr>
            <w:r w:rsidRPr="00E77497">
              <w:t>[[Match]]</w:t>
            </w:r>
          </w:p>
        </w:tc>
        <w:tc>
          <w:tcPr>
            <w:tcW w:w="2043" w:type="dxa"/>
            <w:tcPrChange w:id="3552" w:author="Rev 6 Allen Wirfs-Brock" w:date="2012-02-23T16:42:00Z">
              <w:tcPr>
                <w:tcW w:w="2043" w:type="dxa"/>
              </w:tcPr>
            </w:tcPrChange>
          </w:tcPr>
          <w:p w14:paraId="0AAE2D90" w14:textId="77777777" w:rsidR="004C02EF" w:rsidRPr="00E77497" w:rsidRDefault="004C02EF" w:rsidP="003A4B22">
            <w:pPr>
              <w:keepNext/>
              <w:spacing w:after="0"/>
              <w:jc w:val="left"/>
            </w:pPr>
            <w:r w:rsidRPr="00E77497">
              <w:t>SpecOp(</w:t>
            </w:r>
            <w:r w:rsidRPr="00E77497">
              <w:rPr>
                <w:i/>
              </w:rPr>
              <w:t>String</w:t>
            </w:r>
            <w:r w:rsidRPr="00E77497">
              <w:t xml:space="preserve">, </w:t>
            </w:r>
            <w:r w:rsidRPr="00E77497">
              <w:rPr>
                <w:i/>
              </w:rPr>
              <w:t>index</w:t>
            </w:r>
            <w:r w:rsidRPr="00E77497">
              <w:t xml:space="preserve">) </w:t>
            </w:r>
            <w:r w:rsidRPr="00E77497">
              <w:rPr>
                <w:b/>
                <w:i/>
                <w:color w:val="000000"/>
              </w:rPr>
              <w:t>→</w:t>
            </w:r>
            <w:r w:rsidRPr="00E77497">
              <w:t xml:space="preserve"> </w:t>
            </w:r>
            <w:r w:rsidRPr="00E77497">
              <w:rPr>
                <w:i/>
              </w:rPr>
              <w:t>MatchResult</w:t>
            </w:r>
          </w:p>
        </w:tc>
        <w:tc>
          <w:tcPr>
            <w:tcW w:w="5580" w:type="dxa"/>
            <w:tcPrChange w:id="3553" w:author="Rev 6 Allen Wirfs-Brock" w:date="2012-02-23T16:42:00Z">
              <w:tcPr>
                <w:tcW w:w="5580" w:type="dxa"/>
              </w:tcPr>
            </w:tcPrChange>
          </w:tcPr>
          <w:p w14:paraId="571698C5" w14:textId="77777777" w:rsidR="004C02EF" w:rsidRPr="00E77497" w:rsidRDefault="004C02EF" w:rsidP="003A4B22">
            <w:pPr>
              <w:keepNext/>
              <w:spacing w:after="0"/>
            </w:pPr>
            <w:r w:rsidRPr="00E77497">
              <w:t>Tests for a regular expression match and returns a MatchResult value (see 15.10.2.1). Of the standard built-in ECMAScript objects, only RegExp objects implement [[Match]].</w:t>
            </w:r>
          </w:p>
        </w:tc>
      </w:tr>
      <w:tr w:rsidR="004C02EF" w:rsidRPr="00E77497" w14:paraId="6BF13105" w14:textId="77777777" w:rsidTr="00550FEB">
        <w:trPr>
          <w:jc w:val="center"/>
          <w:trPrChange w:id="3554" w:author="Rev 6 Allen Wirfs-Brock" w:date="2012-02-23T16:42:00Z">
            <w:trPr>
              <w:jc w:val="center"/>
            </w:trPr>
          </w:trPrChange>
        </w:trPr>
        <w:tc>
          <w:tcPr>
            <w:tcW w:w="2192" w:type="dxa"/>
            <w:tcPrChange w:id="3555" w:author="Rev 6 Allen Wirfs-Brock" w:date="2012-02-23T16:42:00Z">
              <w:tcPr>
                <w:tcW w:w="2192" w:type="dxa"/>
              </w:tcPr>
            </w:tcPrChange>
          </w:tcPr>
          <w:p w14:paraId="3C95AB2D" w14:textId="77777777" w:rsidR="004C02EF" w:rsidRPr="00E77497" w:rsidRDefault="004C02EF" w:rsidP="003A4B22">
            <w:pPr>
              <w:keepNext/>
              <w:spacing w:after="0"/>
            </w:pPr>
            <w:r w:rsidRPr="00E77497">
              <w:t>[[ParameterMap]]</w:t>
            </w:r>
          </w:p>
        </w:tc>
        <w:tc>
          <w:tcPr>
            <w:tcW w:w="2043" w:type="dxa"/>
            <w:tcPrChange w:id="3556" w:author="Rev 6 Allen Wirfs-Brock" w:date="2012-02-23T16:42:00Z">
              <w:tcPr>
                <w:tcW w:w="2043" w:type="dxa"/>
              </w:tcPr>
            </w:tcPrChange>
          </w:tcPr>
          <w:p w14:paraId="54D4A9D9" w14:textId="77777777" w:rsidR="004C02EF" w:rsidRPr="00E77497" w:rsidRDefault="004C02EF" w:rsidP="003A4B22">
            <w:pPr>
              <w:keepNext/>
              <w:spacing w:after="0"/>
              <w:jc w:val="left"/>
            </w:pPr>
            <w:r w:rsidRPr="00E77497">
              <w:t>Object</w:t>
            </w:r>
          </w:p>
        </w:tc>
        <w:tc>
          <w:tcPr>
            <w:tcW w:w="5580" w:type="dxa"/>
            <w:tcPrChange w:id="3557" w:author="Rev 6 Allen Wirfs-Brock" w:date="2012-02-23T16:42:00Z">
              <w:tcPr>
                <w:tcW w:w="5580" w:type="dxa"/>
              </w:tcPr>
            </w:tcPrChange>
          </w:tcPr>
          <w:p w14:paraId="7D84D520" w14:textId="77777777" w:rsidR="004C02EF" w:rsidRPr="00E77497" w:rsidRDefault="004C02EF" w:rsidP="001F03D6">
            <w:pPr>
              <w:keepNext/>
              <w:spacing w:after="0"/>
            </w:pPr>
            <w:r w:rsidRPr="00E77497">
              <w:t xml:space="preserve">Provides a mapping between the properties of an arguments object (see 10.6) and the formal parameters of the associated function. Only </w:t>
            </w:r>
            <w:del w:id="3558" w:author="Rev 4 Allen Wirfs-Brock" w:date="2011-10-18T12:23:00Z">
              <w:r w:rsidRPr="00E77497" w:rsidDel="001F03D6">
                <w:delText xml:space="preserve">ECMAScript </w:delText>
              </w:r>
            </w:del>
            <w:r w:rsidRPr="00E77497">
              <w:t>objects that are arguments objects have a [[ParameterMap]] internal property.</w:t>
            </w:r>
          </w:p>
        </w:tc>
      </w:tr>
    </w:tbl>
    <w:p w14:paraId="1EF28B86" w14:textId="77777777" w:rsidR="00FC56FA" w:rsidRPr="00E77497" w:rsidRDefault="00FC56FA" w:rsidP="00FC56FA">
      <w:pPr>
        <w:rPr>
          <w:ins w:id="3559" w:author="Allen Wirfs-Brock" w:date="2011-07-02T13:05:00Z"/>
        </w:rPr>
      </w:pPr>
    </w:p>
    <w:p w14:paraId="59DF4D26" w14:textId="77777777" w:rsidR="00FC56FA" w:rsidRPr="00E77497" w:rsidRDefault="007526C2" w:rsidP="00FE434F">
      <w:pPr>
        <w:rPr>
          <w:ins w:id="3560" w:author="Allen Wirfs-Brock" w:date="2011-07-02T13:05:00Z"/>
        </w:rPr>
      </w:pPr>
      <w:ins w:id="3561" w:author="Rev 3 Allen Wirfs-Brock" w:date="2011-09-07T15:09:00Z">
        <w:r w:rsidRPr="00E77497">
          <w:t xml:space="preserve">The [[NativeBrand]] internal property is used to identify native ECMASCript objects as objects that conform to specific parts of this </w:t>
        </w:r>
      </w:ins>
      <w:ins w:id="3562" w:author="Rev 3 Allen Wirfs-Brock" w:date="2011-09-07T15:11:00Z">
        <w:r w:rsidRPr="00E77497">
          <w:t>specification</w:t>
        </w:r>
      </w:ins>
      <w:ins w:id="3563" w:author="Rev 3 Allen Wirfs-Brock" w:date="2011-09-07T15:09:00Z">
        <w:r w:rsidRPr="00E77497">
          <w:t>.</w:t>
        </w:r>
      </w:ins>
      <w:ins w:id="3564" w:author="Rev 3 Allen Wirfs-Brock" w:date="2011-09-07T15:11:00Z">
        <w:r w:rsidRPr="00E77497">
          <w:t xml:space="preserve"> The value of a [[NativeBrand]] property is a single member of this set of enumerated values: NativeFunction</w:t>
        </w:r>
      </w:ins>
      <w:ins w:id="3565" w:author="Rev 3 Allen Wirfs-Brock" w:date="2011-09-07T15:13:00Z">
        <w:r w:rsidRPr="00E77497">
          <w:t>, NativeArray, String</w:t>
        </w:r>
      </w:ins>
      <w:ins w:id="3566" w:author="Rev 3 Allen Wirfs-Brock" w:date="2011-09-07T15:14:00Z">
        <w:r w:rsidRPr="00E77497">
          <w:t>Wrapper</w:t>
        </w:r>
      </w:ins>
      <w:ins w:id="3567" w:author="Rev 3 Allen Wirfs-Brock" w:date="2011-09-07T15:13:00Z">
        <w:r w:rsidRPr="00E77497">
          <w:t>, Boolean</w:t>
        </w:r>
      </w:ins>
      <w:ins w:id="3568" w:author="Rev 3 Allen Wirfs-Brock" w:date="2011-09-07T15:14:00Z">
        <w:r w:rsidRPr="00E77497">
          <w:t>Wrapper</w:t>
        </w:r>
      </w:ins>
      <w:ins w:id="3569" w:author="Rev 3 Allen Wirfs-Brock" w:date="2011-09-07T15:13:00Z">
        <w:r w:rsidRPr="00E77497">
          <w:t>,</w:t>
        </w:r>
      </w:ins>
      <w:ins w:id="3570" w:author="Rev 3 Allen Wirfs-Brock" w:date="2011-09-07T15:14:00Z">
        <w:r w:rsidRPr="00E77497">
          <w:t xml:space="preserve"> NumberWrapper, NativeMath, NativeDate, NativeRegExp, NativeError, NativeJSON, NativeArguments</w:t>
        </w:r>
      </w:ins>
      <w:ins w:id="3571" w:author="Rev 7 Allen Wirfs-Brock" w:date="2012-05-01T17:02:00Z">
        <w:r w:rsidR="006C4D5D">
          <w:t>, NativePrivateName</w:t>
        </w:r>
      </w:ins>
      <w:ins w:id="3572" w:author="Rev 3 Allen Wirfs-Brock" w:date="2011-09-07T15:14:00Z">
        <w:r w:rsidRPr="00E77497">
          <w:t>.</w:t>
        </w:r>
      </w:ins>
      <w:ins w:id="3573" w:author="Rev 3 Allen Wirfs-Brock" w:date="2011-09-07T15:13:00Z">
        <w:r w:rsidRPr="00E77497">
          <w:t xml:space="preserve"> </w:t>
        </w:r>
      </w:ins>
      <w:ins w:id="3574" w:author="Allen Wirfs-Brock" w:date="2011-07-02T13:05:00Z">
        <w:del w:id="3575" w:author="Rev 3 Allen Wirfs-Brock" w:date="2011-09-07T15:17:00Z">
          <w:r w:rsidR="00FC56FA" w:rsidRPr="00E77497" w:rsidDel="007526C2">
            <w:delText xml:space="preserve">Table 10 summarises internal properties used by this specification to categorize various kinds of native ECMAScript objects defined in this specification.  If an object has one of these properties it is a member of the corresponding object category and has the characteristics specified for that category of objects. </w:delText>
          </w:r>
        </w:del>
      </w:ins>
      <w:ins w:id="3576" w:author="Allen Wirfs-Brock" w:date="2011-07-02T13:06:00Z">
        <w:r w:rsidR="00FC56FA" w:rsidRPr="00E77497">
          <w:t xml:space="preserve">The actual value of </w:t>
        </w:r>
        <w:del w:id="3577" w:author="Rev 3 Allen Wirfs-Brock" w:date="2011-09-07T15:18:00Z">
          <w:r w:rsidR="00FC56FA" w:rsidRPr="00E77497" w:rsidDel="007526C2">
            <w:delText>these</w:delText>
          </w:r>
        </w:del>
      </w:ins>
      <w:ins w:id="3578" w:author="Rev 3 Allen Wirfs-Brock" w:date="2011-09-07T15:18:00Z">
        <w:r w:rsidRPr="00E77497">
          <w:t>the [[NativeBrand]] internal</w:t>
        </w:r>
      </w:ins>
      <w:ins w:id="3579" w:author="Allen Wirfs-Brock" w:date="2011-07-02T13:06:00Z">
        <w:r w:rsidR="00FC56FA" w:rsidRPr="00E77497">
          <w:t xml:space="preserve"> propert</w:t>
        </w:r>
        <w:del w:id="3580" w:author="Rev 3 Allen Wirfs-Brock" w:date="2011-09-07T15:18:00Z">
          <w:r w:rsidR="00FC56FA" w:rsidRPr="00E77497" w:rsidDel="007526C2">
            <w:delText>ies</w:delText>
          </w:r>
        </w:del>
      </w:ins>
      <w:ins w:id="3581" w:author="Rev 3 Allen Wirfs-Brock" w:date="2011-09-07T15:18:00Z">
        <w:r w:rsidRPr="00E77497">
          <w:t>y</w:t>
        </w:r>
      </w:ins>
      <w:ins w:id="3582" w:author="Allen Wirfs-Brock" w:date="2011-07-02T13:06:00Z">
        <w:r w:rsidR="00FC56FA" w:rsidRPr="00E77497">
          <w:t xml:space="preserve"> </w:t>
        </w:r>
        <w:del w:id="3583" w:author="Rev 3 Allen Wirfs-Brock" w:date="2011-09-07T15:18:00Z">
          <w:r w:rsidR="00FC56FA" w:rsidRPr="00E77497" w:rsidDel="007526C2">
            <w:delText>are not</w:delText>
          </w:r>
        </w:del>
      </w:ins>
      <w:ins w:id="3584" w:author="Rev 3 Allen Wirfs-Brock" w:date="2011-09-07T15:18:00Z">
        <w:r w:rsidRPr="00E77497">
          <w:t>is only used</w:t>
        </w:r>
      </w:ins>
      <w:ins w:id="3585" w:author="Allen Wirfs-Brock" w:date="2011-07-02T13:06:00Z">
        <w:r w:rsidR="00FC56FA" w:rsidRPr="00E77497">
          <w:t xml:space="preserve"> </w:t>
        </w:r>
        <w:del w:id="3586" w:author="Rev 3 Allen Wirfs-Brock" w:date="2011-09-09T11:33:00Z">
          <w:r w:rsidR="00FC56FA" w:rsidRPr="00E77497" w:rsidDel="00FB6304">
            <w:delText>used</w:delText>
          </w:r>
        </w:del>
      </w:ins>
      <w:ins w:id="3587" w:author="Rev 3 Allen Wirfs-Brock" w:date="2011-09-09T11:33:00Z">
        <w:r w:rsidR="00FB6304" w:rsidRPr="00E77497">
          <w:t>to</w:t>
        </w:r>
      </w:ins>
      <w:ins w:id="3588" w:author="Rev 3 Allen Wirfs-Brock" w:date="2011-09-07T15:18:00Z">
        <w:r w:rsidRPr="00E77497">
          <w:t xml:space="preserve"> identify specific kinds of native ECMAScript</w:t>
        </w:r>
      </w:ins>
      <w:ins w:id="3589" w:author="Rev 3 Allen Wirfs-Brock" w:date="2011-09-07T15:19:00Z">
        <w:r w:rsidRPr="00E77497">
          <w:t xml:space="preserve"> objects</w:t>
        </w:r>
      </w:ins>
      <w:ins w:id="3590" w:author="Allen Wirfs-Brock" w:date="2011-07-02T13:06:00Z">
        <w:r w:rsidR="00FC56FA" w:rsidRPr="00E77497">
          <w:t>.</w:t>
        </w:r>
      </w:ins>
      <w:ins w:id="3591" w:author="Allen Wirfs-Brock" w:date="2011-07-02T13:05:00Z">
        <w:r w:rsidR="00FC56FA" w:rsidRPr="00E77497">
          <w:t xml:space="preserve"> Host objects </w:t>
        </w:r>
        <w:del w:id="3592" w:author="Rev 3 Allen Wirfs-Brock" w:date="2011-09-07T15:19:00Z">
          <w:r w:rsidR="00FC56FA" w:rsidRPr="00E77497" w:rsidDel="00FE434F">
            <w:delText>may</w:delText>
          </w:r>
        </w:del>
      </w:ins>
      <w:ins w:id="3593" w:author="Rev 3 Allen Wirfs-Brock" w:date="2011-09-07T15:19:00Z">
        <w:r w:rsidR="00FE434F" w:rsidRPr="00E77497">
          <w:t>do</w:t>
        </w:r>
      </w:ins>
      <w:ins w:id="3594" w:author="Allen Wirfs-Brock" w:date="2011-07-02T13:05:00Z">
        <w:r w:rsidR="00FC56FA" w:rsidRPr="00E77497">
          <w:t xml:space="preserve"> not have </w:t>
        </w:r>
        <w:del w:id="3595" w:author="Rev 3 Allen Wirfs-Brock" w:date="2011-09-07T15:19:00Z">
          <w:r w:rsidR="00FC56FA" w:rsidRPr="00E77497" w:rsidDel="00FE434F">
            <w:delText xml:space="preserve">any of these </w:delText>
          </w:r>
        </w:del>
      </w:ins>
      <w:ins w:id="3596" w:author="Rev 3 Allen Wirfs-Brock" w:date="2011-09-07T15:19:00Z">
        <w:r w:rsidR="00FE434F" w:rsidRPr="00E77497">
          <w:t xml:space="preserve">this </w:t>
        </w:r>
      </w:ins>
      <w:ins w:id="3597" w:author="Allen Wirfs-Brock" w:date="2011-07-02T13:05:00Z">
        <w:r w:rsidR="00FC56FA" w:rsidRPr="00E77497">
          <w:t>internal propert</w:t>
        </w:r>
        <w:del w:id="3598" w:author="Rev 3 Allen Wirfs-Brock" w:date="2011-09-07T15:19:00Z">
          <w:r w:rsidR="00FC56FA" w:rsidRPr="00E77497" w:rsidDel="00FE434F">
            <w:delText>ies</w:delText>
          </w:r>
        </w:del>
      </w:ins>
      <w:ins w:id="3599" w:author="Rev 3 Allen Wirfs-Brock" w:date="2011-09-07T15:19:00Z">
        <w:r w:rsidR="00FE434F" w:rsidRPr="00E77497">
          <w:t>y</w:t>
        </w:r>
      </w:ins>
      <w:ins w:id="3600" w:author="Allen Wirfs-Brock" w:date="2011-07-02T13:05:00Z">
        <w:r w:rsidR="00FC56FA" w:rsidRPr="00E77497">
          <w:t>,</w:t>
        </w:r>
      </w:ins>
    </w:p>
    <w:p w14:paraId="669F90DB" w14:textId="77777777" w:rsidR="00134E95" w:rsidRPr="00E77497" w:rsidRDefault="00386630" w:rsidP="00AA1FF6">
      <w:pPr>
        <w:pStyle w:val="Tabletitle"/>
        <w:rPr>
          <w:ins w:id="3601" w:author="Allen Wirfs-Brock" w:date="2011-07-02T13:04:00Z"/>
        </w:rPr>
      </w:pPr>
      <w:ins w:id="3602" w:author="Rev 8 Allen Wirfs-Brock" w:date="2012-06-13T12:32:00Z">
        <w:r>
          <w:t xml:space="preserve">Table </w:t>
        </w:r>
        <w:r>
          <w:fldChar w:fldCharType="begin"/>
        </w:r>
        <w:r>
          <w:instrText xml:space="preserve"> SEQ Table \* ARABIC </w:instrText>
        </w:r>
      </w:ins>
      <w:r>
        <w:fldChar w:fldCharType="separate"/>
      </w:r>
      <w:ins w:id="3603" w:author="Rev 10 Allen Wirfs-Brock" w:date="2012-09-24T14:04:00Z">
        <w:r w:rsidR="002166A8">
          <w:rPr>
            <w:noProof/>
          </w:rPr>
          <w:t>10</w:t>
        </w:r>
      </w:ins>
      <w:ins w:id="3604" w:author="Rev 8 Allen Wirfs-Brock" w:date="2012-06-13T12:32:00Z">
        <w:r>
          <w:fldChar w:fldCharType="end"/>
        </w:r>
      </w:ins>
      <w:ins w:id="3605" w:author="Allen Wirfs-Brock" w:date="2011-07-02T13:04:00Z">
        <w:r w:rsidR="00134E95" w:rsidRPr="00E77497">
          <w:rPr>
            <w:rFonts w:eastAsia="Arial Unicode MS"/>
          </w:rPr>
          <w:t xml:space="preserve"> — </w:t>
        </w:r>
        <w:del w:id="3606" w:author="Rev 3 Allen Wirfs-Brock" w:date="2011-09-07T15:20:00Z">
          <w:r w:rsidR="00134E95" w:rsidRPr="00E77497" w:rsidDel="00FE434F">
            <w:delText xml:space="preserve">Internal </w:delText>
          </w:r>
          <w:r w:rsidR="00FC56FA" w:rsidRPr="00E77497" w:rsidDel="00FE434F">
            <w:delText>Properties</w:delText>
          </w:r>
        </w:del>
      </w:ins>
      <w:ins w:id="3607" w:author="Rev 3 Allen Wirfs-Brock" w:date="2011-09-07T15:20:00Z">
        <w:r w:rsidR="00FE434F" w:rsidRPr="00E77497">
          <w:t xml:space="preserve">Values of the [[NativeBrand]] </w:t>
        </w:r>
      </w:ins>
      <w:ins w:id="3608" w:author="Allen Wirfs-Brock" w:date="2011-07-02T13:04:00Z">
        <w:r w:rsidR="00FC56FA" w:rsidRPr="00E77497">
          <w:t xml:space="preserve"> </w:t>
        </w:r>
        <w:del w:id="3609" w:author="Rev 3 Allen Wirfs-Brock" w:date="2011-09-07T15:20:00Z">
          <w:r w:rsidR="00FC56FA" w:rsidRPr="00E77497" w:rsidDel="00FE434F">
            <w:delText>that Categorize Native Object</w:delText>
          </w:r>
        </w:del>
      </w:ins>
      <w:ins w:id="3610" w:author="Rev 3 Allen Wirfs-Brock" w:date="2011-09-07T15:20:00Z">
        <w:r w:rsidR="00FE434F" w:rsidRPr="00E77497">
          <w:t>Internal Property</w:t>
        </w:r>
      </w:ins>
      <w:ins w:id="3611" w:author="Allen Wirfs-Brock" w:date="2011-07-02T13:04:00Z">
        <w:del w:id="3612" w:author="Rev 3 Allen Wirfs-Brock" w:date="2011-09-07T15:20:00Z">
          <w:r w:rsidR="00FC56FA" w:rsidRPr="00E77497" w:rsidDel="00FE434F">
            <w:delText>s</w:delText>
          </w:r>
        </w:del>
      </w:ins>
    </w:p>
    <w:tbl>
      <w:tblPr>
        <w:tblW w:w="0" w:type="auto"/>
        <w:jc w:val="right"/>
        <w:tblInd w:w="-4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Change w:id="3613" w:author="Rev 8 Allen Wirfs-Brock" w:date="2012-06-15T18:06:00Z">
          <w:tblPr>
            <w:tblW w:w="0" w:type="auto"/>
            <w:jc w:val="right"/>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PrChange>
      </w:tblPr>
      <w:tblGrid>
        <w:gridCol w:w="3095"/>
        <w:gridCol w:w="2592"/>
        <w:gridCol w:w="3936"/>
        <w:gridCol w:w="393"/>
        <w:tblGridChange w:id="3614">
          <w:tblGrid>
            <w:gridCol w:w="2245"/>
            <w:gridCol w:w="850"/>
            <w:gridCol w:w="1847"/>
            <w:gridCol w:w="850"/>
            <w:gridCol w:w="3703"/>
            <w:gridCol w:w="850"/>
          </w:tblGrid>
        </w:tblGridChange>
      </w:tblGrid>
      <w:tr w:rsidR="00134E95" w:rsidRPr="00E77497" w14:paraId="2E771D8D" w14:textId="77777777" w:rsidTr="00AA1FF6">
        <w:trPr>
          <w:gridAfter w:val="1"/>
          <w:wAfter w:w="393" w:type="dxa"/>
          <w:jc w:val="right"/>
          <w:ins w:id="3615" w:author="Allen Wirfs-Brock" w:date="2011-07-02T13:04:00Z"/>
          <w:trPrChange w:id="3616" w:author="Rev 8 Allen Wirfs-Brock" w:date="2012-06-15T18:06:00Z">
            <w:trPr>
              <w:gridAfter w:val="1"/>
              <w:jc w:val="right"/>
            </w:trPr>
          </w:trPrChange>
        </w:trPr>
        <w:tc>
          <w:tcPr>
            <w:tcW w:w="3095" w:type="dxa"/>
            <w:tcBorders>
              <w:top w:val="single" w:sz="12" w:space="0" w:color="000000"/>
              <w:left w:val="single" w:sz="6" w:space="0" w:color="000000"/>
              <w:bottom w:val="single" w:sz="6" w:space="0" w:color="000000"/>
              <w:right w:val="nil"/>
            </w:tcBorders>
            <w:shd w:val="solid" w:color="C0C0C0" w:fill="FFFFFF"/>
            <w:tcPrChange w:id="3617" w:author="Rev 8 Allen Wirfs-Brock" w:date="2012-06-15T18:06:00Z">
              <w:tcPr>
                <w:tcW w:w="2245" w:type="dxa"/>
                <w:tcBorders>
                  <w:top w:val="single" w:sz="12" w:space="0" w:color="000000"/>
                  <w:left w:val="single" w:sz="6" w:space="0" w:color="000000"/>
                  <w:bottom w:val="single" w:sz="6" w:space="0" w:color="000000"/>
                  <w:right w:val="nil"/>
                </w:tcBorders>
                <w:shd w:val="solid" w:color="C0C0C0" w:fill="FFFFFF"/>
              </w:tcPr>
            </w:tcPrChange>
          </w:tcPr>
          <w:p w14:paraId="12850A89" w14:textId="77777777" w:rsidR="00134E95" w:rsidRPr="00E77497" w:rsidRDefault="00134E95" w:rsidP="00134E95">
            <w:pPr>
              <w:keepNext/>
              <w:shd w:val="solid" w:color="C0C0C0" w:fill="FFFFFF"/>
              <w:spacing w:after="0"/>
              <w:rPr>
                <w:ins w:id="3618" w:author="Allen Wirfs-Brock" w:date="2011-07-02T13:04:00Z"/>
                <w:b/>
                <w:i/>
                <w:color w:val="000000"/>
                <w:shd w:val="solid" w:color="C0C0C0" w:fill="FFFFFF"/>
              </w:rPr>
            </w:pPr>
            <w:ins w:id="3619" w:author="Allen Wirfs-Brock" w:date="2011-07-02T13:04:00Z">
              <w:del w:id="3620" w:author="Rev 7 Allen Wirfs-Brock" w:date="2012-05-01T17:01:00Z">
                <w:r w:rsidRPr="00E77497" w:rsidDel="006C4D5D">
                  <w:rPr>
                    <w:b/>
                    <w:i/>
                    <w:color w:val="000000"/>
                    <w:shd w:val="solid" w:color="C0C0C0" w:fill="FFFFFF"/>
                  </w:rPr>
                  <w:delText>Internal Property</w:delText>
                </w:r>
              </w:del>
            </w:ins>
            <w:ins w:id="3621" w:author="Rev 7 Allen Wirfs-Brock" w:date="2012-05-01T17:01:00Z">
              <w:r w:rsidR="006C4D5D">
                <w:rPr>
                  <w:b/>
                  <w:i/>
                  <w:color w:val="000000"/>
                  <w:shd w:val="solid" w:color="C0C0C0" w:fill="FFFFFF"/>
                </w:rPr>
                <w:t>Value</w:t>
              </w:r>
            </w:ins>
          </w:p>
        </w:tc>
        <w:tc>
          <w:tcPr>
            <w:tcW w:w="2592" w:type="dxa"/>
            <w:tcBorders>
              <w:top w:val="single" w:sz="12" w:space="0" w:color="000000"/>
              <w:left w:val="nil"/>
              <w:bottom w:val="single" w:sz="6" w:space="0" w:color="000000"/>
              <w:right w:val="nil"/>
            </w:tcBorders>
            <w:shd w:val="solid" w:color="C0C0C0" w:fill="FFFFFF"/>
            <w:tcPrChange w:id="3622" w:author="Rev 8 Allen Wirfs-Brock" w:date="2012-06-15T18:06:00Z">
              <w:tcPr>
                <w:tcW w:w="2697" w:type="dxa"/>
                <w:gridSpan w:val="2"/>
                <w:tcBorders>
                  <w:top w:val="single" w:sz="12" w:space="0" w:color="000000"/>
                  <w:left w:val="nil"/>
                  <w:bottom w:val="single" w:sz="6" w:space="0" w:color="000000"/>
                  <w:right w:val="nil"/>
                </w:tcBorders>
                <w:shd w:val="solid" w:color="C0C0C0" w:fill="FFFFFF"/>
              </w:tcPr>
            </w:tcPrChange>
          </w:tcPr>
          <w:p w14:paraId="14F1EF9B" w14:textId="77777777" w:rsidR="00134E95" w:rsidRPr="00E77497" w:rsidRDefault="00FC56FA" w:rsidP="00134E95">
            <w:pPr>
              <w:keepNext/>
              <w:shd w:val="solid" w:color="C0C0C0" w:fill="FFFFFF"/>
              <w:spacing w:after="0"/>
              <w:jc w:val="left"/>
              <w:rPr>
                <w:ins w:id="3623" w:author="Allen Wirfs-Brock" w:date="2011-07-02T13:04:00Z"/>
                <w:b/>
                <w:i/>
                <w:color w:val="000000"/>
                <w:shd w:val="solid" w:color="C0C0C0" w:fill="FFFFFF"/>
              </w:rPr>
            </w:pPr>
            <w:ins w:id="3624" w:author="Allen Wirfs-Brock" w:date="2011-07-02T13:07:00Z">
              <w:r w:rsidRPr="00E77497">
                <w:rPr>
                  <w:b/>
                  <w:i/>
                  <w:color w:val="000000"/>
                  <w:shd w:val="solid" w:color="C0C0C0" w:fill="FFFFFF"/>
                </w:rPr>
                <w:t>Category</w:t>
              </w:r>
            </w:ins>
          </w:p>
        </w:tc>
        <w:tc>
          <w:tcPr>
            <w:tcW w:w="3936" w:type="dxa"/>
            <w:tcBorders>
              <w:top w:val="single" w:sz="12" w:space="0" w:color="000000"/>
              <w:left w:val="nil"/>
              <w:bottom w:val="single" w:sz="6" w:space="0" w:color="000000"/>
              <w:right w:val="single" w:sz="6" w:space="0" w:color="000000"/>
            </w:tcBorders>
            <w:shd w:val="solid" w:color="C0C0C0" w:fill="FFFFFF"/>
            <w:tcPrChange w:id="3625" w:author="Rev 8 Allen Wirfs-Brock" w:date="2012-06-15T18:06:00Z">
              <w:tcPr>
                <w:tcW w:w="4553" w:type="dxa"/>
                <w:gridSpan w:val="2"/>
                <w:tcBorders>
                  <w:top w:val="single" w:sz="12" w:space="0" w:color="000000"/>
                  <w:left w:val="nil"/>
                  <w:bottom w:val="single" w:sz="6" w:space="0" w:color="000000"/>
                  <w:right w:val="single" w:sz="6" w:space="0" w:color="000000"/>
                </w:tcBorders>
                <w:shd w:val="solid" w:color="C0C0C0" w:fill="FFFFFF"/>
              </w:tcPr>
            </w:tcPrChange>
          </w:tcPr>
          <w:p w14:paraId="2081CBE0" w14:textId="77777777" w:rsidR="00134E95" w:rsidRPr="00E77497" w:rsidRDefault="00134E95" w:rsidP="00134E95">
            <w:pPr>
              <w:keepNext/>
              <w:shd w:val="solid" w:color="C0C0C0" w:fill="FFFFFF"/>
              <w:spacing w:after="0"/>
              <w:rPr>
                <w:ins w:id="3626" w:author="Allen Wirfs-Brock" w:date="2011-07-02T13:04:00Z"/>
                <w:b/>
                <w:i/>
                <w:color w:val="000000"/>
                <w:shd w:val="solid" w:color="C0C0C0" w:fill="FFFFFF"/>
              </w:rPr>
            </w:pPr>
            <w:ins w:id="3627" w:author="Allen Wirfs-Brock" w:date="2011-07-02T13:04:00Z">
              <w:r w:rsidRPr="00E77497">
                <w:rPr>
                  <w:b/>
                  <w:i/>
                  <w:color w:val="000000"/>
                  <w:shd w:val="solid" w:color="C0C0C0" w:fill="FFFFFF"/>
                </w:rPr>
                <w:t>Description</w:t>
              </w:r>
            </w:ins>
          </w:p>
        </w:tc>
      </w:tr>
      <w:tr w:rsidR="00134E95" w:rsidRPr="00E77497" w14:paraId="2BCBB93E" w14:textId="77777777" w:rsidTr="00AA1FF6">
        <w:trPr>
          <w:gridAfter w:val="1"/>
          <w:wAfter w:w="393" w:type="dxa"/>
          <w:jc w:val="right"/>
          <w:ins w:id="3628" w:author="Allen Wirfs-Brock" w:date="2011-07-02T13:04:00Z"/>
          <w:trPrChange w:id="3629" w:author="Rev 8 Allen Wirfs-Brock" w:date="2012-06-15T18:06:00Z">
            <w:trPr>
              <w:gridAfter w:val="1"/>
              <w:jc w:val="right"/>
            </w:trPr>
          </w:trPrChange>
        </w:trPr>
        <w:tc>
          <w:tcPr>
            <w:tcW w:w="3095" w:type="dxa"/>
            <w:tcBorders>
              <w:top w:val="nil"/>
            </w:tcBorders>
            <w:tcPrChange w:id="3630" w:author="Rev 8 Allen Wirfs-Brock" w:date="2012-06-15T18:06:00Z">
              <w:tcPr>
                <w:tcW w:w="2245" w:type="dxa"/>
                <w:tcBorders>
                  <w:top w:val="nil"/>
                </w:tcBorders>
              </w:tcPr>
            </w:tcPrChange>
          </w:tcPr>
          <w:p w14:paraId="2AB58783" w14:textId="77777777" w:rsidR="00134E95" w:rsidRPr="00E77497" w:rsidRDefault="00FC56FA" w:rsidP="007516CC">
            <w:pPr>
              <w:keepNext/>
              <w:spacing w:after="0"/>
              <w:rPr>
                <w:ins w:id="3631" w:author="Allen Wirfs-Brock" w:date="2011-07-02T13:04:00Z"/>
              </w:rPr>
            </w:pPr>
            <w:ins w:id="3632" w:author="Allen Wirfs-Brock" w:date="2011-07-02T13:07:00Z">
              <w:del w:id="3633" w:author="Rev 3 Allen Wirfs-Brock" w:date="2011-09-07T15:35:00Z">
                <w:r w:rsidRPr="00E77497" w:rsidDel="007516CC">
                  <w:delText>[[</w:delText>
                </w:r>
              </w:del>
              <w:del w:id="3634" w:author="Rev 3 Allen Wirfs-Brock" w:date="2011-09-07T15:34:00Z">
                <w:r w:rsidRPr="00E77497" w:rsidDel="007516CC">
                  <w:delText>IsFunction</w:delText>
                </w:r>
              </w:del>
            </w:ins>
            <w:ins w:id="3635" w:author="Rev 3 Allen Wirfs-Brock" w:date="2011-09-07T15:34:00Z">
              <w:r w:rsidR="007516CC" w:rsidRPr="00E77497">
                <w:t>NativeFunction</w:t>
              </w:r>
            </w:ins>
            <w:ins w:id="3636" w:author="Allen Wirfs-Brock" w:date="2011-07-02T13:07:00Z">
              <w:del w:id="3637" w:author="Rev 3 Allen Wirfs-Brock" w:date="2011-09-07T15:35:00Z">
                <w:r w:rsidRPr="00E77497" w:rsidDel="007516CC">
                  <w:delText>]]</w:delText>
                </w:r>
              </w:del>
            </w:ins>
          </w:p>
        </w:tc>
        <w:tc>
          <w:tcPr>
            <w:tcW w:w="2592" w:type="dxa"/>
            <w:tcBorders>
              <w:top w:val="nil"/>
            </w:tcBorders>
            <w:tcPrChange w:id="3638" w:author="Rev 8 Allen Wirfs-Brock" w:date="2012-06-15T18:06:00Z">
              <w:tcPr>
                <w:tcW w:w="2697" w:type="dxa"/>
                <w:gridSpan w:val="2"/>
                <w:tcBorders>
                  <w:top w:val="nil"/>
                </w:tcBorders>
              </w:tcPr>
            </w:tcPrChange>
          </w:tcPr>
          <w:p w14:paraId="111C658A" w14:textId="77777777" w:rsidR="00134E95" w:rsidRPr="00E77497" w:rsidRDefault="00FC56FA" w:rsidP="00134E95">
            <w:pPr>
              <w:keepNext/>
              <w:spacing w:after="0"/>
              <w:jc w:val="left"/>
              <w:rPr>
                <w:ins w:id="3639" w:author="Allen Wirfs-Brock" w:date="2011-07-02T13:04:00Z"/>
              </w:rPr>
            </w:pPr>
            <w:ins w:id="3640" w:author="Allen Wirfs-Brock" w:date="2011-07-02T13:08:00Z">
              <w:r w:rsidRPr="00E77497">
                <w:t>Function objects</w:t>
              </w:r>
            </w:ins>
          </w:p>
        </w:tc>
        <w:tc>
          <w:tcPr>
            <w:tcW w:w="3936" w:type="dxa"/>
            <w:tcBorders>
              <w:top w:val="nil"/>
            </w:tcBorders>
            <w:tcPrChange w:id="3641" w:author="Rev 8 Allen Wirfs-Brock" w:date="2012-06-15T18:06:00Z">
              <w:tcPr>
                <w:tcW w:w="4553" w:type="dxa"/>
                <w:gridSpan w:val="2"/>
                <w:tcBorders>
                  <w:top w:val="nil"/>
                </w:tcBorders>
              </w:tcPr>
            </w:tcPrChange>
          </w:tcPr>
          <w:p w14:paraId="09701469" w14:textId="77777777" w:rsidR="00134E95" w:rsidRPr="00E77497" w:rsidRDefault="00134E95" w:rsidP="00134E95">
            <w:pPr>
              <w:keepNext/>
              <w:spacing w:after="0"/>
              <w:rPr>
                <w:ins w:id="3642" w:author="Allen Wirfs-Brock" w:date="2011-07-02T13:04:00Z"/>
              </w:rPr>
            </w:pPr>
          </w:p>
        </w:tc>
      </w:tr>
      <w:tr w:rsidR="00134E95" w:rsidRPr="00E77497" w14:paraId="7366052E" w14:textId="77777777" w:rsidTr="00AA1FF6">
        <w:trPr>
          <w:gridAfter w:val="1"/>
          <w:wAfter w:w="393" w:type="dxa"/>
          <w:jc w:val="right"/>
          <w:ins w:id="3643" w:author="Allen Wirfs-Brock" w:date="2011-07-02T13:04:00Z"/>
          <w:trPrChange w:id="3644" w:author="Rev 8 Allen Wirfs-Brock" w:date="2012-06-15T18:06:00Z">
            <w:trPr>
              <w:gridAfter w:val="1"/>
              <w:jc w:val="right"/>
            </w:trPr>
          </w:trPrChange>
        </w:trPr>
        <w:tc>
          <w:tcPr>
            <w:tcW w:w="3095" w:type="dxa"/>
            <w:tcPrChange w:id="3645" w:author="Rev 8 Allen Wirfs-Brock" w:date="2012-06-15T18:06:00Z">
              <w:tcPr>
                <w:tcW w:w="2245" w:type="dxa"/>
              </w:tcPr>
            </w:tcPrChange>
          </w:tcPr>
          <w:p w14:paraId="418E42BC" w14:textId="77777777" w:rsidR="00134E95" w:rsidRPr="00E77497" w:rsidRDefault="00FC56FA" w:rsidP="00134E95">
            <w:pPr>
              <w:keepNext/>
              <w:spacing w:after="0"/>
              <w:rPr>
                <w:ins w:id="3646" w:author="Allen Wirfs-Brock" w:date="2011-07-02T13:04:00Z"/>
              </w:rPr>
            </w:pPr>
            <w:ins w:id="3647" w:author="Allen Wirfs-Brock" w:date="2011-07-02T13:08:00Z">
              <w:del w:id="3648" w:author="Rev 3 Allen Wirfs-Brock" w:date="2011-09-07T15:44:00Z">
                <w:r w:rsidRPr="00E77497" w:rsidDel="009D141F">
                  <w:delText>[[IsArray]]</w:delText>
                </w:r>
              </w:del>
            </w:ins>
            <w:ins w:id="3649" w:author="Rev 3 Allen Wirfs-Brock" w:date="2011-09-07T15:44:00Z">
              <w:r w:rsidR="009D141F" w:rsidRPr="00E77497">
                <w:t>NativeArray</w:t>
              </w:r>
            </w:ins>
          </w:p>
        </w:tc>
        <w:tc>
          <w:tcPr>
            <w:tcW w:w="2592" w:type="dxa"/>
            <w:tcPrChange w:id="3650" w:author="Rev 8 Allen Wirfs-Brock" w:date="2012-06-15T18:06:00Z">
              <w:tcPr>
                <w:tcW w:w="2697" w:type="dxa"/>
                <w:gridSpan w:val="2"/>
              </w:tcPr>
            </w:tcPrChange>
          </w:tcPr>
          <w:p w14:paraId="09A2FD84" w14:textId="77777777" w:rsidR="00FC56FA" w:rsidRPr="00E77497" w:rsidRDefault="00FC56FA" w:rsidP="00FC56FA">
            <w:pPr>
              <w:keepNext/>
              <w:spacing w:after="0"/>
              <w:jc w:val="left"/>
              <w:rPr>
                <w:ins w:id="3651" w:author="Allen Wirfs-Brock" w:date="2011-07-02T13:04:00Z"/>
              </w:rPr>
            </w:pPr>
            <w:ins w:id="3652" w:author="Allen Wirfs-Brock" w:date="2011-07-02T13:08:00Z">
              <w:r w:rsidRPr="00E77497">
                <w:t xml:space="preserve">Array </w:t>
              </w:r>
            </w:ins>
            <w:ins w:id="3653" w:author="Allen Wirfs-Brock" w:date="2011-07-02T13:12:00Z">
              <w:r w:rsidRPr="00E77497">
                <w:t>o</w:t>
              </w:r>
            </w:ins>
            <w:ins w:id="3654" w:author="Allen Wirfs-Brock" w:date="2011-07-02T13:08:00Z">
              <w:r w:rsidRPr="00E77497">
                <w:t>bjects</w:t>
              </w:r>
            </w:ins>
          </w:p>
        </w:tc>
        <w:tc>
          <w:tcPr>
            <w:tcW w:w="3936" w:type="dxa"/>
            <w:tcPrChange w:id="3655" w:author="Rev 8 Allen Wirfs-Brock" w:date="2012-06-15T18:06:00Z">
              <w:tcPr>
                <w:tcW w:w="4553" w:type="dxa"/>
                <w:gridSpan w:val="2"/>
              </w:tcPr>
            </w:tcPrChange>
          </w:tcPr>
          <w:p w14:paraId="4CE474EA" w14:textId="77777777" w:rsidR="00134E95" w:rsidRPr="00E77497" w:rsidRDefault="00134E95" w:rsidP="00134E95">
            <w:pPr>
              <w:keepNext/>
              <w:spacing w:after="0"/>
              <w:rPr>
                <w:ins w:id="3656" w:author="Allen Wirfs-Brock" w:date="2011-07-02T13:04:00Z"/>
              </w:rPr>
            </w:pPr>
          </w:p>
        </w:tc>
      </w:tr>
      <w:tr w:rsidR="00134E95" w:rsidRPr="00E77497" w14:paraId="1D79A027" w14:textId="77777777" w:rsidTr="00AA1FF6">
        <w:trPr>
          <w:gridAfter w:val="1"/>
          <w:wAfter w:w="393" w:type="dxa"/>
          <w:jc w:val="right"/>
          <w:ins w:id="3657" w:author="Allen Wirfs-Brock" w:date="2011-07-02T13:04:00Z"/>
          <w:trPrChange w:id="3658" w:author="Rev 8 Allen Wirfs-Brock" w:date="2012-06-15T18:06:00Z">
            <w:trPr>
              <w:gridAfter w:val="1"/>
              <w:jc w:val="right"/>
            </w:trPr>
          </w:trPrChange>
        </w:trPr>
        <w:tc>
          <w:tcPr>
            <w:tcW w:w="3095" w:type="dxa"/>
            <w:tcPrChange w:id="3659" w:author="Rev 8 Allen Wirfs-Brock" w:date="2012-06-15T18:06:00Z">
              <w:tcPr>
                <w:tcW w:w="2245" w:type="dxa"/>
              </w:tcPr>
            </w:tcPrChange>
          </w:tcPr>
          <w:p w14:paraId="2BE19D30" w14:textId="77777777" w:rsidR="00134E95" w:rsidRPr="00E77497" w:rsidRDefault="00134E95" w:rsidP="00FC56FA">
            <w:pPr>
              <w:keepNext/>
              <w:spacing w:after="0"/>
              <w:rPr>
                <w:ins w:id="3660" w:author="Allen Wirfs-Brock" w:date="2011-07-02T13:04:00Z"/>
              </w:rPr>
            </w:pPr>
            <w:ins w:id="3661" w:author="Allen Wirfs-Brock" w:date="2011-07-02T13:04:00Z">
              <w:del w:id="3662" w:author="Rev 3 Allen Wirfs-Brock" w:date="2011-09-07T17:58:00Z">
                <w:r w:rsidRPr="00E77497" w:rsidDel="00065D08">
                  <w:delText>[[</w:delText>
                </w:r>
              </w:del>
            </w:ins>
            <w:ins w:id="3663" w:author="Allen Wirfs-Brock" w:date="2011-07-02T13:09:00Z">
              <w:del w:id="3664" w:author="Rev 3 Allen Wirfs-Brock" w:date="2011-09-07T17:58:00Z">
                <w:r w:rsidR="00FC56FA" w:rsidRPr="00E77497" w:rsidDel="00065D08">
                  <w:delText>IsString</w:delText>
                </w:r>
              </w:del>
            </w:ins>
            <w:ins w:id="3665" w:author="Allen Wirfs-Brock" w:date="2011-07-02T13:04:00Z">
              <w:del w:id="3666" w:author="Rev 3 Allen Wirfs-Brock" w:date="2011-09-07T17:58:00Z">
                <w:r w:rsidRPr="00E77497" w:rsidDel="00065D08">
                  <w:delText>]]</w:delText>
                </w:r>
              </w:del>
            </w:ins>
            <w:ins w:id="3667" w:author="Rev 3 Allen Wirfs-Brock" w:date="2011-09-07T17:58:00Z">
              <w:r w:rsidR="00065D08" w:rsidRPr="00E77497">
                <w:t>StringWrapper</w:t>
              </w:r>
            </w:ins>
          </w:p>
        </w:tc>
        <w:tc>
          <w:tcPr>
            <w:tcW w:w="2592" w:type="dxa"/>
            <w:tcPrChange w:id="3668" w:author="Rev 8 Allen Wirfs-Brock" w:date="2012-06-15T18:06:00Z">
              <w:tcPr>
                <w:tcW w:w="2697" w:type="dxa"/>
                <w:gridSpan w:val="2"/>
              </w:tcPr>
            </w:tcPrChange>
          </w:tcPr>
          <w:p w14:paraId="09580E70" w14:textId="77777777" w:rsidR="00134E95" w:rsidRPr="00E77497" w:rsidRDefault="00FC56FA" w:rsidP="00FC56FA">
            <w:pPr>
              <w:keepNext/>
              <w:spacing w:after="0"/>
              <w:jc w:val="left"/>
              <w:rPr>
                <w:ins w:id="3669" w:author="Allen Wirfs-Brock" w:date="2011-07-02T13:04:00Z"/>
              </w:rPr>
            </w:pPr>
            <w:ins w:id="3670" w:author="Allen Wirfs-Brock" w:date="2011-07-02T13:09:00Z">
              <w:r w:rsidRPr="00E77497">
                <w:t xml:space="preserve">String </w:t>
              </w:r>
            </w:ins>
            <w:ins w:id="3671" w:author="Allen Wirfs-Brock" w:date="2011-07-02T13:12:00Z">
              <w:r w:rsidRPr="00E77497">
                <w:t>o</w:t>
              </w:r>
            </w:ins>
            <w:ins w:id="3672" w:author="Allen Wirfs-Brock" w:date="2011-07-02T13:09:00Z">
              <w:r w:rsidRPr="00E77497">
                <w:t>bjects</w:t>
              </w:r>
            </w:ins>
          </w:p>
        </w:tc>
        <w:tc>
          <w:tcPr>
            <w:tcW w:w="3936" w:type="dxa"/>
            <w:tcPrChange w:id="3673" w:author="Rev 8 Allen Wirfs-Brock" w:date="2012-06-15T18:06:00Z">
              <w:tcPr>
                <w:tcW w:w="4553" w:type="dxa"/>
                <w:gridSpan w:val="2"/>
              </w:tcPr>
            </w:tcPrChange>
          </w:tcPr>
          <w:p w14:paraId="122E838E" w14:textId="77777777" w:rsidR="00134E95" w:rsidRPr="00E77497" w:rsidRDefault="00134E95" w:rsidP="00134E95">
            <w:pPr>
              <w:keepNext/>
              <w:spacing w:after="0"/>
              <w:rPr>
                <w:ins w:id="3674" w:author="Allen Wirfs-Brock" w:date="2011-07-02T13:04:00Z"/>
              </w:rPr>
            </w:pPr>
          </w:p>
        </w:tc>
      </w:tr>
      <w:tr w:rsidR="00134E95" w:rsidRPr="00E77497" w14:paraId="42772722" w14:textId="77777777" w:rsidTr="00AA1FF6">
        <w:trPr>
          <w:gridAfter w:val="1"/>
          <w:wAfter w:w="393" w:type="dxa"/>
          <w:jc w:val="right"/>
          <w:ins w:id="3675" w:author="Allen Wirfs-Brock" w:date="2011-07-02T13:04:00Z"/>
          <w:trPrChange w:id="3676" w:author="Rev 8 Allen Wirfs-Brock" w:date="2012-06-15T18:06:00Z">
            <w:trPr>
              <w:gridAfter w:val="1"/>
              <w:jc w:val="right"/>
            </w:trPr>
          </w:trPrChange>
        </w:trPr>
        <w:tc>
          <w:tcPr>
            <w:tcW w:w="3095" w:type="dxa"/>
            <w:tcPrChange w:id="3677" w:author="Rev 8 Allen Wirfs-Brock" w:date="2012-06-15T18:06:00Z">
              <w:tcPr>
                <w:tcW w:w="2245" w:type="dxa"/>
              </w:tcPr>
            </w:tcPrChange>
          </w:tcPr>
          <w:p w14:paraId="5E01A92B" w14:textId="77777777" w:rsidR="00134E95" w:rsidRPr="00E77497" w:rsidRDefault="00134E95" w:rsidP="00FC56FA">
            <w:pPr>
              <w:keepNext/>
              <w:spacing w:after="0"/>
              <w:rPr>
                <w:ins w:id="3678" w:author="Allen Wirfs-Brock" w:date="2011-07-02T13:04:00Z"/>
              </w:rPr>
            </w:pPr>
            <w:ins w:id="3679" w:author="Allen Wirfs-Brock" w:date="2011-07-02T13:04:00Z">
              <w:del w:id="3680" w:author="Rev 3 Allen Wirfs-Brock" w:date="2011-09-07T18:02:00Z">
                <w:r w:rsidRPr="00E77497" w:rsidDel="00187187">
                  <w:delText>[[</w:delText>
                </w:r>
              </w:del>
            </w:ins>
            <w:ins w:id="3681" w:author="Allen Wirfs-Brock" w:date="2011-07-02T13:09:00Z">
              <w:del w:id="3682" w:author="Rev 3 Allen Wirfs-Brock" w:date="2011-09-07T17:59:00Z">
                <w:r w:rsidR="00FC56FA" w:rsidRPr="00E77497" w:rsidDel="00065D08">
                  <w:delText>IsBoolean</w:delText>
                </w:r>
              </w:del>
            </w:ins>
            <w:ins w:id="3683" w:author="Allen Wirfs-Brock" w:date="2011-07-02T13:04:00Z">
              <w:del w:id="3684" w:author="Rev 3 Allen Wirfs-Brock" w:date="2011-09-07T18:02:00Z">
                <w:r w:rsidRPr="00E77497" w:rsidDel="00187187">
                  <w:delText>]]</w:delText>
                </w:r>
              </w:del>
            </w:ins>
            <w:ins w:id="3685" w:author="Rev 3 Allen Wirfs-Brock" w:date="2011-09-07T18:02:00Z">
              <w:r w:rsidR="00187187" w:rsidRPr="00E77497">
                <w:t>BooleanWrapper</w:t>
              </w:r>
            </w:ins>
          </w:p>
        </w:tc>
        <w:tc>
          <w:tcPr>
            <w:tcW w:w="2592" w:type="dxa"/>
            <w:tcPrChange w:id="3686" w:author="Rev 8 Allen Wirfs-Brock" w:date="2012-06-15T18:06:00Z">
              <w:tcPr>
                <w:tcW w:w="2697" w:type="dxa"/>
                <w:gridSpan w:val="2"/>
              </w:tcPr>
            </w:tcPrChange>
          </w:tcPr>
          <w:p w14:paraId="00C3CEE3" w14:textId="77777777" w:rsidR="00134E95" w:rsidRPr="00E77497" w:rsidRDefault="00FC56FA" w:rsidP="00134E95">
            <w:pPr>
              <w:keepNext/>
              <w:spacing w:after="0"/>
              <w:jc w:val="left"/>
              <w:rPr>
                <w:ins w:id="3687" w:author="Allen Wirfs-Brock" w:date="2011-07-02T13:04:00Z"/>
              </w:rPr>
            </w:pPr>
            <w:ins w:id="3688" w:author="Allen Wirfs-Brock" w:date="2011-07-02T13:12:00Z">
              <w:r w:rsidRPr="00E77497">
                <w:t>Boolean objects</w:t>
              </w:r>
            </w:ins>
          </w:p>
        </w:tc>
        <w:tc>
          <w:tcPr>
            <w:tcW w:w="3936" w:type="dxa"/>
            <w:tcPrChange w:id="3689" w:author="Rev 8 Allen Wirfs-Brock" w:date="2012-06-15T18:06:00Z">
              <w:tcPr>
                <w:tcW w:w="4553" w:type="dxa"/>
                <w:gridSpan w:val="2"/>
              </w:tcPr>
            </w:tcPrChange>
          </w:tcPr>
          <w:p w14:paraId="72E47C08" w14:textId="77777777" w:rsidR="00134E95" w:rsidRPr="00E77497" w:rsidRDefault="00134E95" w:rsidP="00134E95">
            <w:pPr>
              <w:keepNext/>
              <w:spacing w:after="0"/>
              <w:rPr>
                <w:ins w:id="3690" w:author="Allen Wirfs-Brock" w:date="2011-07-02T13:04:00Z"/>
              </w:rPr>
            </w:pPr>
          </w:p>
        </w:tc>
      </w:tr>
      <w:tr w:rsidR="00134E95" w:rsidRPr="00E77497" w14:paraId="25BA71E9" w14:textId="77777777" w:rsidTr="00AA1FF6">
        <w:trPr>
          <w:gridAfter w:val="1"/>
          <w:wAfter w:w="393" w:type="dxa"/>
          <w:jc w:val="right"/>
          <w:ins w:id="3691" w:author="Allen Wirfs-Brock" w:date="2011-07-02T13:04:00Z"/>
          <w:trPrChange w:id="3692" w:author="Rev 8 Allen Wirfs-Brock" w:date="2012-06-15T18:06:00Z">
            <w:trPr>
              <w:gridAfter w:val="1"/>
              <w:jc w:val="right"/>
            </w:trPr>
          </w:trPrChange>
        </w:trPr>
        <w:tc>
          <w:tcPr>
            <w:tcW w:w="3095" w:type="dxa"/>
            <w:tcPrChange w:id="3693" w:author="Rev 8 Allen Wirfs-Brock" w:date="2012-06-15T18:06:00Z">
              <w:tcPr>
                <w:tcW w:w="2245" w:type="dxa"/>
              </w:tcPr>
            </w:tcPrChange>
          </w:tcPr>
          <w:p w14:paraId="70251BD7" w14:textId="77777777" w:rsidR="00134E95" w:rsidRPr="00E77497" w:rsidRDefault="00134E95" w:rsidP="00FC56FA">
            <w:pPr>
              <w:keepNext/>
              <w:spacing w:after="0"/>
              <w:rPr>
                <w:ins w:id="3694" w:author="Allen Wirfs-Brock" w:date="2011-07-02T13:04:00Z"/>
              </w:rPr>
            </w:pPr>
            <w:ins w:id="3695" w:author="Allen Wirfs-Brock" w:date="2011-07-02T13:04:00Z">
              <w:del w:id="3696" w:author="Rev 3 Allen Wirfs-Brock" w:date="2011-09-07T18:06:00Z">
                <w:r w:rsidRPr="00E77497" w:rsidDel="00187187">
                  <w:delText>[[</w:delText>
                </w:r>
              </w:del>
            </w:ins>
            <w:ins w:id="3697" w:author="Allen Wirfs-Brock" w:date="2011-07-02T13:10:00Z">
              <w:del w:id="3698" w:author="Rev 3 Allen Wirfs-Brock" w:date="2011-09-07T18:06:00Z">
                <w:r w:rsidR="00FC56FA" w:rsidRPr="00E77497" w:rsidDel="00187187">
                  <w:delText>IsNumber</w:delText>
                </w:r>
              </w:del>
            </w:ins>
            <w:ins w:id="3699" w:author="Allen Wirfs-Brock" w:date="2011-07-02T13:04:00Z">
              <w:del w:id="3700" w:author="Rev 3 Allen Wirfs-Brock" w:date="2011-09-07T18:06:00Z">
                <w:r w:rsidRPr="00E77497" w:rsidDel="00187187">
                  <w:delText>]]</w:delText>
                </w:r>
              </w:del>
            </w:ins>
            <w:ins w:id="3701" w:author="Rev 3 Allen Wirfs-Brock" w:date="2011-09-07T18:06:00Z">
              <w:r w:rsidR="00187187" w:rsidRPr="00E77497">
                <w:t>NumberWrapper</w:t>
              </w:r>
            </w:ins>
          </w:p>
        </w:tc>
        <w:tc>
          <w:tcPr>
            <w:tcW w:w="2592" w:type="dxa"/>
            <w:tcPrChange w:id="3702" w:author="Rev 8 Allen Wirfs-Brock" w:date="2012-06-15T18:06:00Z">
              <w:tcPr>
                <w:tcW w:w="2697" w:type="dxa"/>
                <w:gridSpan w:val="2"/>
              </w:tcPr>
            </w:tcPrChange>
          </w:tcPr>
          <w:p w14:paraId="5AA9F4CD" w14:textId="77777777" w:rsidR="00134E95" w:rsidRPr="00E77497" w:rsidRDefault="00FC56FA" w:rsidP="00134E95">
            <w:pPr>
              <w:keepNext/>
              <w:spacing w:after="0"/>
              <w:jc w:val="left"/>
              <w:rPr>
                <w:ins w:id="3703" w:author="Allen Wirfs-Brock" w:date="2011-07-02T13:04:00Z"/>
                <w:i/>
              </w:rPr>
            </w:pPr>
            <w:ins w:id="3704" w:author="Allen Wirfs-Brock" w:date="2011-07-02T13:12:00Z">
              <w:r w:rsidRPr="00E77497">
                <w:t>Number objects</w:t>
              </w:r>
            </w:ins>
          </w:p>
        </w:tc>
        <w:tc>
          <w:tcPr>
            <w:tcW w:w="3936" w:type="dxa"/>
            <w:tcPrChange w:id="3705" w:author="Rev 8 Allen Wirfs-Brock" w:date="2012-06-15T18:06:00Z">
              <w:tcPr>
                <w:tcW w:w="4553" w:type="dxa"/>
                <w:gridSpan w:val="2"/>
              </w:tcPr>
            </w:tcPrChange>
          </w:tcPr>
          <w:p w14:paraId="45213351" w14:textId="77777777" w:rsidR="00134E95" w:rsidRPr="00E77497" w:rsidRDefault="00134E95" w:rsidP="00134E95">
            <w:pPr>
              <w:keepNext/>
              <w:spacing w:after="0"/>
              <w:rPr>
                <w:ins w:id="3706" w:author="Allen Wirfs-Brock" w:date="2011-07-02T13:04:00Z"/>
              </w:rPr>
            </w:pPr>
          </w:p>
        </w:tc>
      </w:tr>
      <w:tr w:rsidR="00134E95" w:rsidRPr="00E77497" w14:paraId="2B6388D0" w14:textId="77777777" w:rsidTr="00AA1FF6">
        <w:trPr>
          <w:gridAfter w:val="1"/>
          <w:wAfter w:w="393" w:type="dxa"/>
          <w:jc w:val="right"/>
          <w:ins w:id="3707" w:author="Allen Wirfs-Brock" w:date="2011-07-02T13:04:00Z"/>
          <w:trPrChange w:id="3708" w:author="Rev 8 Allen Wirfs-Brock" w:date="2012-06-15T18:06:00Z">
            <w:trPr>
              <w:gridAfter w:val="1"/>
              <w:jc w:val="right"/>
            </w:trPr>
          </w:trPrChange>
        </w:trPr>
        <w:tc>
          <w:tcPr>
            <w:tcW w:w="3095" w:type="dxa"/>
            <w:tcPrChange w:id="3709" w:author="Rev 8 Allen Wirfs-Brock" w:date="2012-06-15T18:06:00Z">
              <w:tcPr>
                <w:tcW w:w="2245" w:type="dxa"/>
              </w:tcPr>
            </w:tcPrChange>
          </w:tcPr>
          <w:p w14:paraId="7CB0B60E" w14:textId="77777777" w:rsidR="00134E95" w:rsidRPr="00E77497" w:rsidRDefault="00134E95" w:rsidP="00FC56FA">
            <w:pPr>
              <w:keepNext/>
              <w:spacing w:after="0"/>
              <w:rPr>
                <w:ins w:id="3710" w:author="Allen Wirfs-Brock" w:date="2011-07-02T13:04:00Z"/>
              </w:rPr>
            </w:pPr>
            <w:ins w:id="3711" w:author="Allen Wirfs-Brock" w:date="2011-07-02T13:04:00Z">
              <w:del w:id="3712" w:author="Rev 3 Allen Wirfs-Brock" w:date="2011-09-07T18:07:00Z">
                <w:r w:rsidRPr="00E77497" w:rsidDel="00187187">
                  <w:delText>[[</w:delText>
                </w:r>
              </w:del>
            </w:ins>
            <w:ins w:id="3713" w:author="Allen Wirfs-Brock" w:date="2011-07-02T13:10:00Z">
              <w:del w:id="3714" w:author="Rev 3 Allen Wirfs-Brock" w:date="2011-09-07T18:07:00Z">
                <w:r w:rsidR="00FC56FA" w:rsidRPr="00E77497" w:rsidDel="00187187">
                  <w:delText>IsMath</w:delText>
                </w:r>
              </w:del>
            </w:ins>
            <w:ins w:id="3715" w:author="Allen Wirfs-Brock" w:date="2011-07-02T13:04:00Z">
              <w:del w:id="3716" w:author="Rev 3 Allen Wirfs-Brock" w:date="2011-09-07T18:07:00Z">
                <w:r w:rsidRPr="00E77497" w:rsidDel="00187187">
                  <w:delText>]]</w:delText>
                </w:r>
              </w:del>
            </w:ins>
            <w:ins w:id="3717" w:author="Rev 3 Allen Wirfs-Brock" w:date="2011-09-07T18:07:00Z">
              <w:r w:rsidR="00187187" w:rsidRPr="00E77497">
                <w:t>NativeMath</w:t>
              </w:r>
            </w:ins>
          </w:p>
        </w:tc>
        <w:tc>
          <w:tcPr>
            <w:tcW w:w="2592" w:type="dxa"/>
            <w:tcPrChange w:id="3718" w:author="Rev 8 Allen Wirfs-Brock" w:date="2012-06-15T18:06:00Z">
              <w:tcPr>
                <w:tcW w:w="2697" w:type="dxa"/>
                <w:gridSpan w:val="2"/>
              </w:tcPr>
            </w:tcPrChange>
          </w:tcPr>
          <w:p w14:paraId="2245430E" w14:textId="77777777" w:rsidR="00134E95" w:rsidRPr="00E77497" w:rsidRDefault="00FC56FA" w:rsidP="007526C2">
            <w:pPr>
              <w:keepNext/>
              <w:spacing w:after="0"/>
              <w:jc w:val="left"/>
              <w:rPr>
                <w:ins w:id="3719" w:author="Allen Wirfs-Brock" w:date="2011-07-02T13:04:00Z"/>
                <w:i/>
              </w:rPr>
            </w:pPr>
            <w:ins w:id="3720" w:author="Allen Wirfs-Brock" w:date="2011-07-02T13:12:00Z">
              <w:r w:rsidRPr="00E77497">
                <w:t>The Mat</w:t>
              </w:r>
              <w:del w:id="3721" w:author="Rev 3 Allen Wirfs-Brock" w:date="2011-09-07T15:16:00Z">
                <w:r w:rsidRPr="00E77497" w:rsidDel="007526C2">
                  <w:delText>c</w:delText>
                </w:r>
              </w:del>
              <w:r w:rsidRPr="00E77497">
                <w:t>h object</w:t>
              </w:r>
            </w:ins>
          </w:p>
        </w:tc>
        <w:tc>
          <w:tcPr>
            <w:tcW w:w="3936" w:type="dxa"/>
            <w:tcPrChange w:id="3722" w:author="Rev 8 Allen Wirfs-Brock" w:date="2012-06-15T18:06:00Z">
              <w:tcPr>
                <w:tcW w:w="4553" w:type="dxa"/>
                <w:gridSpan w:val="2"/>
              </w:tcPr>
            </w:tcPrChange>
          </w:tcPr>
          <w:p w14:paraId="562A2F40" w14:textId="77777777" w:rsidR="00134E95" w:rsidRPr="00E77497" w:rsidRDefault="00134E95" w:rsidP="00134E95">
            <w:pPr>
              <w:keepNext/>
              <w:spacing w:after="0"/>
              <w:rPr>
                <w:ins w:id="3723" w:author="Allen Wirfs-Brock" w:date="2011-07-02T13:04:00Z"/>
              </w:rPr>
            </w:pPr>
          </w:p>
        </w:tc>
      </w:tr>
      <w:tr w:rsidR="00134E95" w:rsidRPr="00E77497" w14:paraId="6EAD66B9" w14:textId="77777777" w:rsidTr="00AA1FF6">
        <w:trPr>
          <w:gridAfter w:val="1"/>
          <w:wAfter w:w="393" w:type="dxa"/>
          <w:jc w:val="right"/>
          <w:ins w:id="3724" w:author="Allen Wirfs-Brock" w:date="2011-07-02T13:04:00Z"/>
          <w:trPrChange w:id="3725" w:author="Rev 8 Allen Wirfs-Brock" w:date="2012-06-15T18:06:00Z">
            <w:trPr>
              <w:gridAfter w:val="1"/>
              <w:jc w:val="right"/>
            </w:trPr>
          </w:trPrChange>
        </w:trPr>
        <w:tc>
          <w:tcPr>
            <w:tcW w:w="3095" w:type="dxa"/>
            <w:tcBorders>
              <w:bottom w:val="nil"/>
            </w:tcBorders>
            <w:tcPrChange w:id="3726" w:author="Rev 8 Allen Wirfs-Brock" w:date="2012-06-15T18:06:00Z">
              <w:tcPr>
                <w:tcW w:w="2245" w:type="dxa"/>
                <w:tcBorders>
                  <w:bottom w:val="nil"/>
                </w:tcBorders>
              </w:tcPr>
            </w:tcPrChange>
          </w:tcPr>
          <w:p w14:paraId="24844FE2" w14:textId="77777777" w:rsidR="00134E95" w:rsidRPr="00E77497" w:rsidRDefault="00134E95" w:rsidP="00FA2A04">
            <w:pPr>
              <w:keepNext/>
              <w:spacing w:after="0"/>
              <w:rPr>
                <w:ins w:id="3727" w:author="Allen Wirfs-Brock" w:date="2011-07-02T13:04:00Z"/>
              </w:rPr>
            </w:pPr>
            <w:ins w:id="3728" w:author="Allen Wirfs-Brock" w:date="2011-07-02T13:04:00Z">
              <w:del w:id="3729" w:author="Rev 3 Allen Wirfs-Brock" w:date="2011-09-08T14:47:00Z">
                <w:r w:rsidRPr="00E77497" w:rsidDel="00FA2A04">
                  <w:delText>[[</w:delText>
                </w:r>
              </w:del>
            </w:ins>
            <w:ins w:id="3730" w:author="Allen Wirfs-Brock" w:date="2011-07-02T13:10:00Z">
              <w:del w:id="3731" w:author="Rev 3 Allen Wirfs-Brock" w:date="2011-09-08T14:47:00Z">
                <w:r w:rsidR="00FC56FA" w:rsidRPr="00E77497" w:rsidDel="00FA2A04">
                  <w:delText>IsDate</w:delText>
                </w:r>
              </w:del>
            </w:ins>
            <w:ins w:id="3732" w:author="Rev 3 Allen Wirfs-Brock" w:date="2011-09-08T14:47:00Z">
              <w:r w:rsidR="00FA2A04" w:rsidRPr="00E77497">
                <w:t>NativeDat</w:t>
              </w:r>
            </w:ins>
            <w:ins w:id="3733" w:author="Allen Wirfs-Brock" w:date="2011-07-02T13:04:00Z">
              <w:del w:id="3734" w:author="Rev 3 Allen Wirfs-Brock" w:date="2011-09-08T14:47:00Z">
                <w:r w:rsidRPr="00E77497" w:rsidDel="00FA2A04">
                  <w:delText>]</w:delText>
                </w:r>
              </w:del>
            </w:ins>
            <w:ins w:id="3735" w:author="Rev 3 Allen Wirfs-Brock" w:date="2011-09-08T14:47:00Z">
              <w:r w:rsidR="00FA2A04" w:rsidRPr="00E77497">
                <w:t>e</w:t>
              </w:r>
            </w:ins>
            <w:ins w:id="3736" w:author="Allen Wirfs-Brock" w:date="2011-07-02T13:04:00Z">
              <w:del w:id="3737" w:author="Rev 3 Allen Wirfs-Brock" w:date="2011-09-08T14:47:00Z">
                <w:r w:rsidRPr="00E77497" w:rsidDel="00FA2A04">
                  <w:delText>]</w:delText>
                </w:r>
              </w:del>
            </w:ins>
          </w:p>
        </w:tc>
        <w:tc>
          <w:tcPr>
            <w:tcW w:w="2592" w:type="dxa"/>
            <w:tcPrChange w:id="3738" w:author="Rev 8 Allen Wirfs-Brock" w:date="2012-06-15T18:06:00Z">
              <w:tcPr>
                <w:tcW w:w="2697" w:type="dxa"/>
                <w:gridSpan w:val="2"/>
              </w:tcPr>
            </w:tcPrChange>
          </w:tcPr>
          <w:p w14:paraId="02F94D0C" w14:textId="77777777" w:rsidR="00134E95" w:rsidRPr="00E77497" w:rsidRDefault="00FC56FA" w:rsidP="00134E95">
            <w:pPr>
              <w:keepNext/>
              <w:spacing w:after="0"/>
              <w:jc w:val="left"/>
              <w:rPr>
                <w:ins w:id="3739" w:author="Allen Wirfs-Brock" w:date="2011-07-02T13:04:00Z"/>
              </w:rPr>
            </w:pPr>
            <w:ins w:id="3740" w:author="Allen Wirfs-Brock" w:date="2011-07-02T13:12:00Z">
              <w:r w:rsidRPr="00E77497">
                <w:t>Date objects</w:t>
              </w:r>
            </w:ins>
          </w:p>
        </w:tc>
        <w:tc>
          <w:tcPr>
            <w:tcW w:w="3936" w:type="dxa"/>
            <w:tcPrChange w:id="3741" w:author="Rev 8 Allen Wirfs-Brock" w:date="2012-06-15T18:06:00Z">
              <w:tcPr>
                <w:tcW w:w="4553" w:type="dxa"/>
                <w:gridSpan w:val="2"/>
              </w:tcPr>
            </w:tcPrChange>
          </w:tcPr>
          <w:p w14:paraId="310D84D3" w14:textId="77777777" w:rsidR="00134E95" w:rsidRPr="00E77497" w:rsidRDefault="00134E95" w:rsidP="00134E95">
            <w:pPr>
              <w:keepNext/>
              <w:spacing w:after="0"/>
              <w:rPr>
                <w:ins w:id="3742" w:author="Allen Wirfs-Brock" w:date="2011-07-02T13:04:00Z"/>
              </w:rPr>
            </w:pPr>
          </w:p>
        </w:tc>
      </w:tr>
      <w:tr w:rsidR="00134E95" w:rsidRPr="00E77497" w14:paraId="5773FA67" w14:textId="77777777" w:rsidTr="00AA1FF6">
        <w:trPr>
          <w:gridAfter w:val="1"/>
          <w:wAfter w:w="393" w:type="dxa"/>
          <w:jc w:val="right"/>
          <w:ins w:id="3743" w:author="Allen Wirfs-Brock" w:date="2011-07-02T13:04:00Z"/>
          <w:trPrChange w:id="3744" w:author="Rev 8 Allen Wirfs-Brock" w:date="2012-06-15T18:06:00Z">
            <w:trPr>
              <w:gridAfter w:val="1"/>
              <w:jc w:val="right"/>
            </w:trPr>
          </w:trPrChange>
        </w:trPr>
        <w:tc>
          <w:tcPr>
            <w:tcW w:w="3095" w:type="dxa"/>
            <w:tcPrChange w:id="3745" w:author="Rev 8 Allen Wirfs-Brock" w:date="2012-06-15T18:06:00Z">
              <w:tcPr>
                <w:tcW w:w="2245" w:type="dxa"/>
              </w:tcPr>
            </w:tcPrChange>
          </w:tcPr>
          <w:p w14:paraId="0D4AB069" w14:textId="77777777" w:rsidR="00134E95" w:rsidRPr="00E77497" w:rsidRDefault="00134E95" w:rsidP="00FC56FA">
            <w:pPr>
              <w:keepNext/>
              <w:spacing w:after="0"/>
              <w:rPr>
                <w:ins w:id="3746" w:author="Allen Wirfs-Brock" w:date="2011-07-02T13:04:00Z"/>
              </w:rPr>
            </w:pPr>
            <w:ins w:id="3747" w:author="Allen Wirfs-Brock" w:date="2011-07-02T13:04:00Z">
              <w:del w:id="3748" w:author="Rev 3 Allen Wirfs-Brock" w:date="2011-09-08T14:57:00Z">
                <w:r w:rsidRPr="00E77497" w:rsidDel="00BA3B3B">
                  <w:delText>[[</w:delText>
                </w:r>
              </w:del>
            </w:ins>
            <w:ins w:id="3749" w:author="Allen Wirfs-Brock" w:date="2011-07-02T13:10:00Z">
              <w:del w:id="3750" w:author="Rev 3 Allen Wirfs-Brock" w:date="2011-09-08T14:57:00Z">
                <w:r w:rsidR="00FC56FA" w:rsidRPr="00E77497" w:rsidDel="00BA3B3B">
                  <w:delText>IsRegExp</w:delText>
                </w:r>
              </w:del>
            </w:ins>
            <w:ins w:id="3751" w:author="Allen Wirfs-Brock" w:date="2011-07-02T13:04:00Z">
              <w:del w:id="3752" w:author="Rev 3 Allen Wirfs-Brock" w:date="2011-09-08T14:57:00Z">
                <w:r w:rsidRPr="00E77497" w:rsidDel="00BA3B3B">
                  <w:delText>]]</w:delText>
                </w:r>
              </w:del>
            </w:ins>
            <w:ins w:id="3753" w:author="Rev 3 Allen Wirfs-Brock" w:date="2011-09-08T14:57:00Z">
              <w:r w:rsidR="00BA3B3B" w:rsidRPr="00E77497">
                <w:t>NativeRegExp</w:t>
              </w:r>
            </w:ins>
          </w:p>
        </w:tc>
        <w:tc>
          <w:tcPr>
            <w:tcW w:w="2592" w:type="dxa"/>
            <w:tcPrChange w:id="3754" w:author="Rev 8 Allen Wirfs-Brock" w:date="2012-06-15T18:06:00Z">
              <w:tcPr>
                <w:tcW w:w="2697" w:type="dxa"/>
                <w:gridSpan w:val="2"/>
              </w:tcPr>
            </w:tcPrChange>
          </w:tcPr>
          <w:p w14:paraId="055E6086" w14:textId="77777777" w:rsidR="00134E95" w:rsidRPr="00E77497" w:rsidRDefault="00FC56FA" w:rsidP="00134E95">
            <w:pPr>
              <w:keepNext/>
              <w:spacing w:after="0"/>
              <w:jc w:val="left"/>
              <w:rPr>
                <w:ins w:id="3755" w:author="Allen Wirfs-Brock" w:date="2011-07-02T13:04:00Z"/>
              </w:rPr>
            </w:pPr>
            <w:ins w:id="3756" w:author="Allen Wirfs-Brock" w:date="2011-07-02T13:13:00Z">
              <w:r w:rsidRPr="00E77497">
                <w:t>RegExp objects</w:t>
              </w:r>
            </w:ins>
          </w:p>
        </w:tc>
        <w:tc>
          <w:tcPr>
            <w:tcW w:w="3936" w:type="dxa"/>
            <w:tcPrChange w:id="3757" w:author="Rev 8 Allen Wirfs-Brock" w:date="2012-06-15T18:06:00Z">
              <w:tcPr>
                <w:tcW w:w="4553" w:type="dxa"/>
                <w:gridSpan w:val="2"/>
              </w:tcPr>
            </w:tcPrChange>
          </w:tcPr>
          <w:p w14:paraId="10A9A6E3" w14:textId="77777777" w:rsidR="00134E95" w:rsidRPr="00E77497" w:rsidRDefault="00134E95" w:rsidP="00134E95">
            <w:pPr>
              <w:keepNext/>
              <w:spacing w:after="0"/>
              <w:rPr>
                <w:ins w:id="3758" w:author="Allen Wirfs-Brock" w:date="2011-07-02T13:04:00Z"/>
              </w:rPr>
            </w:pPr>
          </w:p>
        </w:tc>
      </w:tr>
      <w:tr w:rsidR="00134E95" w:rsidRPr="00E77497" w14:paraId="064F90C8" w14:textId="77777777" w:rsidTr="00AA1FF6">
        <w:trPr>
          <w:gridAfter w:val="1"/>
          <w:wAfter w:w="393" w:type="dxa"/>
          <w:jc w:val="right"/>
          <w:ins w:id="3759" w:author="Allen Wirfs-Brock" w:date="2011-07-02T13:04:00Z"/>
          <w:trPrChange w:id="3760" w:author="Rev 8 Allen Wirfs-Brock" w:date="2012-06-15T18:06:00Z">
            <w:trPr>
              <w:gridAfter w:val="1"/>
              <w:jc w:val="right"/>
            </w:trPr>
          </w:trPrChange>
        </w:trPr>
        <w:tc>
          <w:tcPr>
            <w:tcW w:w="3095" w:type="dxa"/>
            <w:tcPrChange w:id="3761" w:author="Rev 8 Allen Wirfs-Brock" w:date="2012-06-15T18:06:00Z">
              <w:tcPr>
                <w:tcW w:w="2245" w:type="dxa"/>
              </w:tcPr>
            </w:tcPrChange>
          </w:tcPr>
          <w:p w14:paraId="175A1424" w14:textId="77777777" w:rsidR="00134E95" w:rsidRPr="00E77497" w:rsidRDefault="00134E95" w:rsidP="00FC56FA">
            <w:pPr>
              <w:keepNext/>
              <w:spacing w:after="0"/>
              <w:rPr>
                <w:ins w:id="3762" w:author="Allen Wirfs-Brock" w:date="2011-07-02T13:04:00Z"/>
              </w:rPr>
            </w:pPr>
            <w:ins w:id="3763" w:author="Allen Wirfs-Brock" w:date="2011-07-02T13:04:00Z">
              <w:del w:id="3764" w:author="Rev 3 Allen Wirfs-Brock" w:date="2011-09-08T15:01:00Z">
                <w:r w:rsidRPr="00E77497" w:rsidDel="004B7D01">
                  <w:delText>[[</w:delText>
                </w:r>
              </w:del>
            </w:ins>
            <w:ins w:id="3765" w:author="Allen Wirfs-Brock" w:date="2011-07-02T13:10:00Z">
              <w:del w:id="3766" w:author="Rev 3 Allen Wirfs-Brock" w:date="2011-09-08T15:01:00Z">
                <w:r w:rsidR="00FC56FA" w:rsidRPr="00E77497" w:rsidDel="004B7D01">
                  <w:delText>IsError</w:delText>
                </w:r>
              </w:del>
            </w:ins>
            <w:ins w:id="3767" w:author="Allen Wirfs-Brock" w:date="2011-07-02T13:04:00Z">
              <w:del w:id="3768" w:author="Rev 3 Allen Wirfs-Brock" w:date="2011-09-08T15:01:00Z">
                <w:r w:rsidRPr="00E77497" w:rsidDel="004B7D01">
                  <w:delText>]]</w:delText>
                </w:r>
              </w:del>
            </w:ins>
            <w:ins w:id="3769" w:author="Rev 3 Allen Wirfs-Brock" w:date="2011-09-08T15:01:00Z">
              <w:r w:rsidR="004B7D01" w:rsidRPr="00E77497">
                <w:t>NativeError</w:t>
              </w:r>
            </w:ins>
          </w:p>
        </w:tc>
        <w:tc>
          <w:tcPr>
            <w:tcW w:w="2592" w:type="dxa"/>
            <w:tcPrChange w:id="3770" w:author="Rev 8 Allen Wirfs-Brock" w:date="2012-06-15T18:06:00Z">
              <w:tcPr>
                <w:tcW w:w="2697" w:type="dxa"/>
                <w:gridSpan w:val="2"/>
              </w:tcPr>
            </w:tcPrChange>
          </w:tcPr>
          <w:p w14:paraId="75C370EE" w14:textId="77777777" w:rsidR="00134E95" w:rsidRPr="00E77497" w:rsidRDefault="00FC56FA" w:rsidP="00FC56FA">
            <w:pPr>
              <w:keepNext/>
              <w:spacing w:after="0"/>
              <w:jc w:val="left"/>
              <w:rPr>
                <w:ins w:id="3771" w:author="Allen Wirfs-Brock" w:date="2011-07-02T13:04:00Z"/>
              </w:rPr>
            </w:pPr>
            <w:ins w:id="3772" w:author="Allen Wirfs-Brock" w:date="2011-07-02T13:04:00Z">
              <w:r w:rsidRPr="00E77497">
                <w:t>Error objects</w:t>
              </w:r>
            </w:ins>
          </w:p>
        </w:tc>
        <w:tc>
          <w:tcPr>
            <w:tcW w:w="3936" w:type="dxa"/>
            <w:tcPrChange w:id="3773" w:author="Rev 8 Allen Wirfs-Brock" w:date="2012-06-15T18:06:00Z">
              <w:tcPr>
                <w:tcW w:w="4553" w:type="dxa"/>
                <w:gridSpan w:val="2"/>
              </w:tcPr>
            </w:tcPrChange>
          </w:tcPr>
          <w:p w14:paraId="65D06214" w14:textId="77777777" w:rsidR="00134E95" w:rsidRPr="00E77497" w:rsidRDefault="00134E95" w:rsidP="00134E95">
            <w:pPr>
              <w:keepNext/>
              <w:spacing w:after="0"/>
              <w:rPr>
                <w:ins w:id="3774" w:author="Allen Wirfs-Brock" w:date="2011-07-02T13:04:00Z"/>
              </w:rPr>
            </w:pPr>
          </w:p>
        </w:tc>
      </w:tr>
      <w:tr w:rsidR="00134E95" w:rsidRPr="00E77497" w14:paraId="782E4ADC" w14:textId="77777777" w:rsidTr="00AA1FF6">
        <w:trPr>
          <w:gridAfter w:val="1"/>
          <w:wAfter w:w="393" w:type="dxa"/>
          <w:jc w:val="right"/>
          <w:ins w:id="3775" w:author="Allen Wirfs-Brock" w:date="2011-07-02T13:04:00Z"/>
          <w:trPrChange w:id="3776" w:author="Rev 8 Allen Wirfs-Brock" w:date="2012-06-15T18:06:00Z">
            <w:trPr>
              <w:gridAfter w:val="1"/>
              <w:jc w:val="right"/>
            </w:trPr>
          </w:trPrChange>
        </w:trPr>
        <w:tc>
          <w:tcPr>
            <w:tcW w:w="3095" w:type="dxa"/>
            <w:tcPrChange w:id="3777" w:author="Rev 8 Allen Wirfs-Brock" w:date="2012-06-15T18:06:00Z">
              <w:tcPr>
                <w:tcW w:w="2245" w:type="dxa"/>
              </w:tcPr>
            </w:tcPrChange>
          </w:tcPr>
          <w:p w14:paraId="3571F145" w14:textId="77777777" w:rsidR="00134E95" w:rsidRPr="00E77497" w:rsidRDefault="00134E95" w:rsidP="00FC56FA">
            <w:pPr>
              <w:keepNext/>
              <w:spacing w:after="0"/>
              <w:rPr>
                <w:ins w:id="3778" w:author="Allen Wirfs-Brock" w:date="2011-07-02T13:04:00Z"/>
              </w:rPr>
            </w:pPr>
            <w:ins w:id="3779" w:author="Allen Wirfs-Brock" w:date="2011-07-02T13:04:00Z">
              <w:del w:id="3780" w:author="Rev 3 Allen Wirfs-Brock" w:date="2011-09-08T15:03:00Z">
                <w:r w:rsidRPr="00E77497" w:rsidDel="00883E25">
                  <w:delText>[[</w:delText>
                </w:r>
              </w:del>
            </w:ins>
            <w:ins w:id="3781" w:author="Allen Wirfs-Brock" w:date="2011-07-02T13:11:00Z">
              <w:del w:id="3782" w:author="Rev 3 Allen Wirfs-Brock" w:date="2011-09-08T15:03:00Z">
                <w:r w:rsidR="00FC56FA" w:rsidRPr="00E77497" w:rsidDel="00883E25">
                  <w:delText>IsJSON</w:delText>
                </w:r>
              </w:del>
            </w:ins>
            <w:ins w:id="3783" w:author="Allen Wirfs-Brock" w:date="2011-07-02T13:04:00Z">
              <w:del w:id="3784" w:author="Rev 3 Allen Wirfs-Brock" w:date="2011-09-08T15:03:00Z">
                <w:r w:rsidRPr="00E77497" w:rsidDel="00883E25">
                  <w:delText>]]</w:delText>
                </w:r>
              </w:del>
            </w:ins>
            <w:ins w:id="3785" w:author="Rev 3 Allen Wirfs-Brock" w:date="2011-09-08T15:03:00Z">
              <w:r w:rsidR="00883E25" w:rsidRPr="00E77497">
                <w:t>NativeJSON</w:t>
              </w:r>
            </w:ins>
          </w:p>
        </w:tc>
        <w:tc>
          <w:tcPr>
            <w:tcW w:w="2592" w:type="dxa"/>
            <w:tcPrChange w:id="3786" w:author="Rev 8 Allen Wirfs-Brock" w:date="2012-06-15T18:06:00Z">
              <w:tcPr>
                <w:tcW w:w="2697" w:type="dxa"/>
                <w:gridSpan w:val="2"/>
              </w:tcPr>
            </w:tcPrChange>
          </w:tcPr>
          <w:p w14:paraId="6F41A8C6" w14:textId="77777777" w:rsidR="00134E95" w:rsidRPr="00E77497" w:rsidRDefault="00FC56FA" w:rsidP="00134E95">
            <w:pPr>
              <w:keepNext/>
              <w:spacing w:after="0"/>
              <w:jc w:val="left"/>
              <w:rPr>
                <w:ins w:id="3787" w:author="Allen Wirfs-Brock" w:date="2011-07-02T13:04:00Z"/>
              </w:rPr>
            </w:pPr>
            <w:ins w:id="3788" w:author="Allen Wirfs-Brock" w:date="2011-07-02T13:13:00Z">
              <w:r w:rsidRPr="00E77497">
                <w:t>The JSON object</w:t>
              </w:r>
            </w:ins>
          </w:p>
        </w:tc>
        <w:tc>
          <w:tcPr>
            <w:tcW w:w="3936" w:type="dxa"/>
            <w:tcPrChange w:id="3789" w:author="Rev 8 Allen Wirfs-Brock" w:date="2012-06-15T18:06:00Z">
              <w:tcPr>
                <w:tcW w:w="4553" w:type="dxa"/>
                <w:gridSpan w:val="2"/>
              </w:tcPr>
            </w:tcPrChange>
          </w:tcPr>
          <w:p w14:paraId="44F4A36C" w14:textId="77777777" w:rsidR="00134E95" w:rsidRPr="00E77497" w:rsidRDefault="00134E95" w:rsidP="00134E95">
            <w:pPr>
              <w:keepNext/>
              <w:spacing w:after="0"/>
              <w:rPr>
                <w:ins w:id="3790" w:author="Allen Wirfs-Brock" w:date="2011-07-02T13:04:00Z"/>
              </w:rPr>
            </w:pPr>
          </w:p>
        </w:tc>
      </w:tr>
      <w:tr w:rsidR="00134E95" w:rsidRPr="00E77497" w14:paraId="44C43C20" w14:textId="77777777" w:rsidTr="00AA1FF6">
        <w:trPr>
          <w:gridAfter w:val="1"/>
          <w:wAfter w:w="393" w:type="dxa"/>
          <w:jc w:val="right"/>
          <w:ins w:id="3791" w:author="Allen Wirfs-Brock" w:date="2011-07-02T13:04:00Z"/>
          <w:trPrChange w:id="3792" w:author="Rev 8 Allen Wirfs-Brock" w:date="2012-06-15T18:06:00Z">
            <w:trPr>
              <w:gridAfter w:val="1"/>
              <w:jc w:val="right"/>
            </w:trPr>
          </w:trPrChange>
        </w:trPr>
        <w:tc>
          <w:tcPr>
            <w:tcW w:w="3095" w:type="dxa"/>
            <w:tcPrChange w:id="3793" w:author="Rev 8 Allen Wirfs-Brock" w:date="2012-06-15T18:06:00Z">
              <w:tcPr>
                <w:tcW w:w="2245" w:type="dxa"/>
              </w:tcPr>
            </w:tcPrChange>
          </w:tcPr>
          <w:p w14:paraId="22FAD7F4" w14:textId="77777777" w:rsidR="00134E95" w:rsidRPr="00E77497" w:rsidRDefault="00134E95" w:rsidP="00FC56FA">
            <w:pPr>
              <w:keepNext/>
              <w:spacing w:after="0"/>
              <w:rPr>
                <w:ins w:id="3794" w:author="Allen Wirfs-Brock" w:date="2011-07-02T13:04:00Z"/>
              </w:rPr>
            </w:pPr>
            <w:ins w:id="3795" w:author="Allen Wirfs-Brock" w:date="2011-07-02T13:04:00Z">
              <w:del w:id="3796" w:author="Rev 3 Allen Wirfs-Brock" w:date="2011-09-08T15:06:00Z">
                <w:r w:rsidRPr="00E77497" w:rsidDel="00883E25">
                  <w:delText>[[</w:delText>
                </w:r>
              </w:del>
            </w:ins>
            <w:ins w:id="3797" w:author="Allen Wirfs-Brock" w:date="2011-07-02T13:11:00Z">
              <w:del w:id="3798" w:author="Rev 3 Allen Wirfs-Brock" w:date="2011-09-08T15:06:00Z">
                <w:r w:rsidR="00FC56FA" w:rsidRPr="00E77497" w:rsidDel="00883E25">
                  <w:delText>IsArguments</w:delText>
                </w:r>
              </w:del>
            </w:ins>
            <w:ins w:id="3799" w:author="Allen Wirfs-Brock" w:date="2011-07-02T13:04:00Z">
              <w:del w:id="3800" w:author="Rev 3 Allen Wirfs-Brock" w:date="2011-09-08T15:06:00Z">
                <w:r w:rsidRPr="00E77497" w:rsidDel="00883E25">
                  <w:delText>]]</w:delText>
                </w:r>
              </w:del>
            </w:ins>
            <w:ins w:id="3801" w:author="Rev 3 Allen Wirfs-Brock" w:date="2011-09-08T15:06:00Z">
              <w:r w:rsidR="00883E25" w:rsidRPr="00E77497">
                <w:t>NativeArguments</w:t>
              </w:r>
            </w:ins>
          </w:p>
        </w:tc>
        <w:tc>
          <w:tcPr>
            <w:tcW w:w="2592" w:type="dxa"/>
            <w:tcPrChange w:id="3802" w:author="Rev 8 Allen Wirfs-Brock" w:date="2012-06-15T18:06:00Z">
              <w:tcPr>
                <w:tcW w:w="2697" w:type="dxa"/>
                <w:gridSpan w:val="2"/>
              </w:tcPr>
            </w:tcPrChange>
          </w:tcPr>
          <w:p w14:paraId="0C3B7333" w14:textId="77777777" w:rsidR="00134E95" w:rsidRPr="00E77497" w:rsidRDefault="00FC56FA" w:rsidP="00134E95">
            <w:pPr>
              <w:keepNext/>
              <w:spacing w:after="0"/>
              <w:jc w:val="left"/>
              <w:rPr>
                <w:ins w:id="3803" w:author="Allen Wirfs-Brock" w:date="2011-07-02T13:04:00Z"/>
              </w:rPr>
            </w:pPr>
            <w:ins w:id="3804" w:author="Allen Wirfs-Brock" w:date="2011-07-02T13:13:00Z">
              <w:r w:rsidRPr="00E77497">
                <w:t>Arguments objects</w:t>
              </w:r>
            </w:ins>
          </w:p>
        </w:tc>
        <w:tc>
          <w:tcPr>
            <w:tcW w:w="3936" w:type="dxa"/>
            <w:tcPrChange w:id="3805" w:author="Rev 8 Allen Wirfs-Brock" w:date="2012-06-15T18:06:00Z">
              <w:tcPr>
                <w:tcW w:w="4553" w:type="dxa"/>
                <w:gridSpan w:val="2"/>
              </w:tcPr>
            </w:tcPrChange>
          </w:tcPr>
          <w:p w14:paraId="5FBF30E9" w14:textId="77777777" w:rsidR="00134E95" w:rsidRPr="00E77497" w:rsidRDefault="00134E95" w:rsidP="00134E95">
            <w:pPr>
              <w:keepNext/>
              <w:spacing w:after="0"/>
              <w:rPr>
                <w:ins w:id="3806" w:author="Allen Wirfs-Brock" w:date="2011-07-02T13:04:00Z"/>
              </w:rPr>
            </w:pPr>
          </w:p>
        </w:tc>
      </w:tr>
      <w:tr w:rsidR="006C4D5D" w:rsidRPr="00E77497" w14:paraId="4736DB92" w14:textId="77777777" w:rsidTr="00AA1FF6">
        <w:trPr>
          <w:gridAfter w:val="1"/>
          <w:wAfter w:w="393" w:type="dxa"/>
          <w:jc w:val="right"/>
          <w:ins w:id="3807" w:author="Rev 7 Allen Wirfs-Brock" w:date="2012-05-01T17:00:00Z"/>
          <w:trPrChange w:id="3808" w:author="Rev 8 Allen Wirfs-Brock" w:date="2012-06-15T18:06:00Z">
            <w:trPr>
              <w:jc w:val="right"/>
            </w:trPr>
          </w:trPrChange>
        </w:trPr>
        <w:tc>
          <w:tcPr>
            <w:tcW w:w="3095" w:type="dxa"/>
            <w:tcPrChange w:id="3809" w:author="Rev 8 Allen Wirfs-Brock" w:date="2012-06-15T18:06:00Z">
              <w:tcPr>
                <w:tcW w:w="2245" w:type="dxa"/>
                <w:gridSpan w:val="2"/>
              </w:tcPr>
            </w:tcPrChange>
          </w:tcPr>
          <w:p w14:paraId="37437D87" w14:textId="77777777" w:rsidR="006C4D5D" w:rsidRPr="00E77497" w:rsidDel="00883E25" w:rsidRDefault="006C4D5D" w:rsidP="00FC56FA">
            <w:pPr>
              <w:keepNext/>
              <w:spacing w:after="0"/>
              <w:rPr>
                <w:ins w:id="3810" w:author="Rev 7 Allen Wirfs-Brock" w:date="2012-05-01T17:00:00Z"/>
              </w:rPr>
            </w:pPr>
            <w:ins w:id="3811" w:author="Rev 7 Allen Wirfs-Brock" w:date="2012-05-01T17:02:00Z">
              <w:r>
                <w:t>Native</w:t>
              </w:r>
            </w:ins>
            <w:ins w:id="3812" w:author="Rev 7 Allen Wirfs-Brock" w:date="2012-05-01T17:01:00Z">
              <w:r>
                <w:t>PrivateName</w:t>
              </w:r>
            </w:ins>
          </w:p>
        </w:tc>
        <w:tc>
          <w:tcPr>
            <w:tcW w:w="2592" w:type="dxa"/>
            <w:tcPrChange w:id="3813" w:author="Rev 8 Allen Wirfs-Brock" w:date="2012-06-15T18:06:00Z">
              <w:tcPr>
                <w:tcW w:w="2697" w:type="dxa"/>
                <w:gridSpan w:val="2"/>
              </w:tcPr>
            </w:tcPrChange>
          </w:tcPr>
          <w:p w14:paraId="33337F15" w14:textId="77777777" w:rsidR="006C4D5D" w:rsidRPr="00E77497" w:rsidRDefault="006C4D5D" w:rsidP="00134E95">
            <w:pPr>
              <w:keepNext/>
              <w:spacing w:after="0"/>
              <w:jc w:val="left"/>
              <w:rPr>
                <w:ins w:id="3814" w:author="Rev 7 Allen Wirfs-Brock" w:date="2012-05-01T17:00:00Z"/>
              </w:rPr>
            </w:pPr>
            <w:ins w:id="3815" w:author="Rev 7 Allen Wirfs-Brock" w:date="2012-05-01T17:02:00Z">
              <w:r>
                <w:t>Private Name objects</w:t>
              </w:r>
            </w:ins>
          </w:p>
        </w:tc>
        <w:tc>
          <w:tcPr>
            <w:tcW w:w="3936" w:type="dxa"/>
            <w:tcPrChange w:id="3816" w:author="Rev 8 Allen Wirfs-Brock" w:date="2012-06-15T18:06:00Z">
              <w:tcPr>
                <w:tcW w:w="4553" w:type="dxa"/>
                <w:gridSpan w:val="2"/>
              </w:tcPr>
            </w:tcPrChange>
          </w:tcPr>
          <w:p w14:paraId="599F16B4" w14:textId="77777777" w:rsidR="006C4D5D" w:rsidRPr="00E77497" w:rsidRDefault="006C4D5D" w:rsidP="00134E95">
            <w:pPr>
              <w:keepNext/>
              <w:spacing w:after="0"/>
              <w:rPr>
                <w:ins w:id="3817" w:author="Rev 7 Allen Wirfs-Brock" w:date="2012-05-01T17:00:00Z"/>
              </w:rPr>
            </w:pPr>
          </w:p>
        </w:tc>
      </w:tr>
      <w:tr w:rsidR="00134E95" w:rsidRPr="00E77497" w:rsidDel="00883E25" w14:paraId="31D7F5F0" w14:textId="77777777" w:rsidTr="00AA1FF6">
        <w:trPr>
          <w:jc w:val="right"/>
          <w:ins w:id="3818" w:author="Allen Wirfs-Brock" w:date="2011-07-02T13:04:00Z"/>
          <w:del w:id="3819" w:author="Rev 3 Allen Wirfs-Brock" w:date="2011-09-08T15:06:00Z"/>
          <w:trPrChange w:id="3820" w:author="Rev 8 Allen Wirfs-Brock" w:date="2012-06-15T18:06:00Z">
            <w:trPr>
              <w:gridAfter w:val="0"/>
              <w:jc w:val="right"/>
            </w:trPr>
          </w:trPrChange>
        </w:trPr>
        <w:tc>
          <w:tcPr>
            <w:tcW w:w="3095" w:type="dxa"/>
            <w:tcPrChange w:id="3821" w:author="Rev 8 Allen Wirfs-Brock" w:date="2012-06-15T18:06:00Z">
              <w:tcPr>
                <w:tcW w:w="2245" w:type="dxa"/>
              </w:tcPr>
            </w:tcPrChange>
          </w:tcPr>
          <w:p w14:paraId="1E924443" w14:textId="77777777" w:rsidR="00134E95" w:rsidRPr="00E77497" w:rsidDel="00883E25" w:rsidRDefault="00134E95" w:rsidP="00FC56FA">
            <w:pPr>
              <w:keepNext/>
              <w:spacing w:after="0"/>
              <w:rPr>
                <w:ins w:id="3822" w:author="Allen Wirfs-Brock" w:date="2011-07-02T13:04:00Z"/>
                <w:del w:id="3823" w:author="Rev 3 Allen Wirfs-Brock" w:date="2011-09-08T15:06:00Z"/>
              </w:rPr>
            </w:pPr>
            <w:ins w:id="3824" w:author="Allen Wirfs-Brock" w:date="2011-07-02T13:04:00Z">
              <w:del w:id="3825" w:author="Rev 3 Allen Wirfs-Brock" w:date="2011-09-08T15:06:00Z">
                <w:r w:rsidRPr="00E77497" w:rsidDel="00883E25">
                  <w:delText>[[]]</w:delText>
                </w:r>
              </w:del>
            </w:ins>
          </w:p>
        </w:tc>
        <w:tc>
          <w:tcPr>
            <w:tcW w:w="2592" w:type="dxa"/>
            <w:tcPrChange w:id="3826" w:author="Rev 8 Allen Wirfs-Brock" w:date="2012-06-15T18:06:00Z">
              <w:tcPr>
                <w:tcW w:w="2697" w:type="dxa"/>
                <w:gridSpan w:val="2"/>
              </w:tcPr>
            </w:tcPrChange>
          </w:tcPr>
          <w:p w14:paraId="6C51781B" w14:textId="77777777" w:rsidR="00134E95" w:rsidRPr="00E77497" w:rsidDel="00883E25" w:rsidRDefault="00134E95" w:rsidP="00134E95">
            <w:pPr>
              <w:keepNext/>
              <w:spacing w:after="0"/>
              <w:jc w:val="left"/>
              <w:rPr>
                <w:ins w:id="3827" w:author="Allen Wirfs-Brock" w:date="2011-07-02T13:04:00Z"/>
                <w:del w:id="3828" w:author="Rev 3 Allen Wirfs-Brock" w:date="2011-09-08T15:06:00Z"/>
              </w:rPr>
            </w:pPr>
          </w:p>
        </w:tc>
        <w:tc>
          <w:tcPr>
            <w:tcW w:w="4329" w:type="dxa"/>
            <w:gridSpan w:val="2"/>
            <w:tcPrChange w:id="3829" w:author="Rev 8 Allen Wirfs-Brock" w:date="2012-06-15T18:06:00Z">
              <w:tcPr>
                <w:tcW w:w="4553" w:type="dxa"/>
                <w:gridSpan w:val="2"/>
              </w:tcPr>
            </w:tcPrChange>
          </w:tcPr>
          <w:p w14:paraId="0C79A5BD" w14:textId="77777777" w:rsidR="00134E95" w:rsidRPr="00E77497" w:rsidDel="00883E25" w:rsidRDefault="00134E95" w:rsidP="00134E95">
            <w:pPr>
              <w:keepNext/>
              <w:spacing w:after="0"/>
              <w:rPr>
                <w:ins w:id="3830" w:author="Allen Wirfs-Brock" w:date="2011-07-02T13:04:00Z"/>
                <w:del w:id="3831" w:author="Rev 3 Allen Wirfs-Brock" w:date="2011-09-08T15:06:00Z"/>
              </w:rPr>
            </w:pPr>
          </w:p>
        </w:tc>
      </w:tr>
    </w:tbl>
    <w:p w14:paraId="4502CD75" w14:textId="77777777" w:rsidR="004C02EF" w:rsidRPr="00E77497" w:rsidRDefault="004C02EF" w:rsidP="004C02EF"/>
    <w:p w14:paraId="1790D01B" w14:textId="77777777" w:rsidR="00F87676" w:rsidRPr="00E77497" w:rsidRDefault="00F87676" w:rsidP="00F87676">
      <w:pPr>
        <w:pStyle w:val="20"/>
        <w:numPr>
          <w:ilvl w:val="0"/>
          <w:numId w:val="0"/>
        </w:numPr>
        <w:rPr>
          <w:ins w:id="3832" w:author="Rev 6 Allen Wirfs-Brock" w:date="2012-02-22T12:33:00Z"/>
        </w:rPr>
      </w:pPr>
      <w:bookmarkStart w:id="3833" w:name="_Hlt458484268"/>
      <w:bookmarkStart w:id="3834" w:name="_Hlt455971670"/>
      <w:bookmarkStart w:id="3835" w:name="_Toc381513643"/>
      <w:bookmarkStart w:id="3836" w:name="_Toc382202786"/>
      <w:bookmarkStart w:id="3837" w:name="_Toc382203006"/>
      <w:bookmarkStart w:id="3838" w:name="_Toc382212165"/>
      <w:bookmarkStart w:id="3839" w:name="_Toc382212367"/>
      <w:bookmarkStart w:id="3840" w:name="_Toc382291510"/>
      <w:bookmarkStart w:id="3841" w:name="_Ref383596004"/>
      <w:bookmarkStart w:id="3842" w:name="_Toc385672147"/>
      <w:bookmarkStart w:id="3843" w:name="_Toc393690242"/>
      <w:bookmarkStart w:id="3844" w:name="_Toc472818782"/>
      <w:bookmarkStart w:id="3845" w:name="_Toc235503335"/>
      <w:bookmarkStart w:id="3846" w:name="_Toc241509110"/>
      <w:bookmarkStart w:id="3847" w:name="_Toc244416597"/>
      <w:bookmarkStart w:id="3848" w:name="_Toc276630961"/>
      <w:bookmarkStart w:id="3849" w:name="_Toc336509431"/>
      <w:bookmarkEnd w:id="3439"/>
      <w:bookmarkEnd w:id="3440"/>
      <w:bookmarkEnd w:id="3441"/>
      <w:bookmarkEnd w:id="3442"/>
      <w:bookmarkEnd w:id="3443"/>
      <w:bookmarkEnd w:id="3444"/>
      <w:bookmarkEnd w:id="3445"/>
      <w:bookmarkEnd w:id="3446"/>
      <w:bookmarkEnd w:id="3447"/>
      <w:bookmarkEnd w:id="3448"/>
      <w:bookmarkEnd w:id="3449"/>
      <w:bookmarkEnd w:id="3450"/>
      <w:bookmarkEnd w:id="3833"/>
      <w:bookmarkEnd w:id="3834"/>
      <w:ins w:id="3850" w:author="Rev 6 Allen Wirfs-Brock" w:date="2012-02-22T12:33:00Z">
        <w:r w:rsidRPr="00E77497">
          <w:t>8.</w:t>
        </w:r>
        <w:r>
          <w:t>7</w:t>
        </w:r>
        <w:r w:rsidRPr="00E77497">
          <w:tab/>
          <w:t xml:space="preserve">The List </w:t>
        </w:r>
        <w:r>
          <w:t xml:space="preserve">and Record </w:t>
        </w:r>
        <w:r w:rsidRPr="00E77497">
          <w:t>Specification Type</w:t>
        </w:r>
        <w:bookmarkEnd w:id="3849"/>
      </w:ins>
    </w:p>
    <w:p w14:paraId="298C640B" w14:textId="77777777" w:rsidR="00F87676" w:rsidRDefault="00F87676" w:rsidP="00F87676">
      <w:pPr>
        <w:rPr>
          <w:ins w:id="3851" w:author="Rev 6 Allen Wirfs-Brock" w:date="2012-02-22T12:33:00Z"/>
        </w:rPr>
      </w:pPr>
      <w:ins w:id="3852" w:author="Rev 6 Allen Wirfs-Brock" w:date="2012-02-22T12:33:00Z">
        <w:r w:rsidRPr="00E77497">
          <w:t xml:space="preserve">The List type is used to explain the evaluation of argument lists (see 11.2.4) in </w:t>
        </w:r>
        <w:r w:rsidRPr="00E77497">
          <w:rPr>
            <w:rFonts w:ascii="Courier New" w:hAnsi="Courier New"/>
            <w:b/>
          </w:rPr>
          <w:t>new</w:t>
        </w:r>
        <w:r w:rsidRPr="00E77497">
          <w:t xml:space="preserve"> expressions, in function calls, and in other algorithms where a simple list of values is needed. Values of the List type are simply ordered sequences of values. These sequences may be of any length.</w:t>
        </w:r>
      </w:ins>
    </w:p>
    <w:p w14:paraId="09E6B15F" w14:textId="77777777" w:rsidR="00F87676" w:rsidRDefault="00F87676" w:rsidP="00F87676">
      <w:pPr>
        <w:rPr>
          <w:ins w:id="3853" w:author="Rev 6 Allen Wirfs-Brock" w:date="2012-02-22T12:33:00Z"/>
        </w:rPr>
      </w:pPr>
      <w:ins w:id="3854" w:author="Rev 6 Allen Wirfs-Brock" w:date="2012-02-22T12:33:00Z">
        <w:r>
          <w:t xml:space="preserve">The Record type is used to describe data </w:t>
        </w:r>
        <w:del w:id="3855" w:author="Rev 10 Allen Wirfs-Brock" w:date="2012-08-14T17:06:00Z">
          <w:r w:rsidDel="0053000C">
            <w:delText>aggrations</w:delText>
          </w:r>
        </w:del>
      </w:ins>
      <w:ins w:id="3856" w:author="Rev 10 Allen Wirfs-Brock" w:date="2012-08-14T17:06:00Z">
        <w:r w:rsidR="0053000C">
          <w:t>aggregations</w:t>
        </w:r>
      </w:ins>
      <w:ins w:id="3857" w:author="Rev 6 Allen Wirfs-Brock" w:date="2012-02-22T12:33:00Z">
        <w:r>
          <w:t xml:space="preserve"> within the algorithms of this specif</w:t>
        </w:r>
      </w:ins>
      <w:ins w:id="3858" w:author="Rev 10 Allen Wirfs-Brock" w:date="2012-08-14T17:06:00Z">
        <w:r w:rsidR="0053000C">
          <w:t>ic</w:t>
        </w:r>
      </w:ins>
      <w:ins w:id="3859" w:author="Rev 6 Allen Wirfs-Brock" w:date="2012-02-22T12:33:00Z">
        <w:r>
          <w:t xml:space="preserve">ation. A Record type value consists of one or more named fields.  The value of each field is either </w:t>
        </w:r>
        <w:del w:id="3860" w:author="Rev 10 Allen Wirfs-Brock" w:date="2012-08-14T17:07:00Z">
          <w:r w:rsidDel="0053000C">
            <w:delText>the</w:delText>
          </w:r>
        </w:del>
      </w:ins>
      <w:ins w:id="3861" w:author="Rev 10 Allen Wirfs-Brock" w:date="2012-08-14T17:07:00Z">
        <w:r w:rsidR="0053000C">
          <w:t>an</w:t>
        </w:r>
      </w:ins>
      <w:ins w:id="3862" w:author="Rev 6 Allen Wirfs-Brock" w:date="2012-02-22T12:33:00Z">
        <w:r>
          <w:t xml:space="preserve"> ECMAScript </w:t>
        </w:r>
        <w:del w:id="3863" w:author="Rev 10 Allen Wirfs-Brock" w:date="2012-08-14T17:07:00Z">
          <w:r w:rsidDel="0053000C">
            <w:delText xml:space="preserve">type </w:delText>
          </w:r>
        </w:del>
        <w:r>
          <w:t xml:space="preserve">value or </w:t>
        </w:r>
        <w:del w:id="3864" w:author="Rev 10 Allen Wirfs-Brock" w:date="2012-08-14T17:08:00Z">
          <w:r w:rsidDel="0053000C">
            <w:delText xml:space="preserve">a </w:delText>
          </w:r>
        </w:del>
        <w:r>
          <w:t>an abstract value represented by a name assoc</w:t>
        </w:r>
        <w:del w:id="3865" w:author="Rev 10 Allen Wirfs-Brock" w:date="2012-08-14T17:07:00Z">
          <w:r w:rsidDel="0053000C">
            <w:delText>at</w:delText>
          </w:r>
        </w:del>
        <w:r>
          <w:t>iated with the Record type. Field names are always enclosed in double brackets</w:t>
        </w:r>
        <w:del w:id="3866" w:author="Rev 10 Allen Wirfs-Brock" w:date="2012-08-14T17:09:00Z">
          <w:r w:rsidDel="0053000C">
            <w:delText>.</w:delText>
          </w:r>
        </w:del>
      </w:ins>
      <w:ins w:id="3867" w:author="Rev 10 Allen Wirfs-Brock" w:date="2012-08-14T17:09:00Z">
        <w:r w:rsidR="0053000C">
          <w:t>,</w:t>
        </w:r>
      </w:ins>
      <w:ins w:id="3868" w:author="Rev 6 Allen Wirfs-Brock" w:date="2012-02-22T12:33:00Z">
        <w:r>
          <w:t xml:space="preserve"> </w:t>
        </w:r>
      </w:ins>
      <w:ins w:id="3869" w:author="Rev 10 Allen Wirfs-Brock" w:date="2012-08-14T17:09:00Z">
        <w:r w:rsidR="0053000C">
          <w:t>f</w:t>
        </w:r>
      </w:ins>
      <w:ins w:id="3870" w:author="Rev 6 Allen Wirfs-Brock" w:date="2012-02-22T12:33:00Z">
        <w:del w:id="3871" w:author="Rev 10 Allen Wirfs-Brock" w:date="2012-08-14T17:09:00Z">
          <w:r w:rsidDel="0053000C">
            <w:delText xml:space="preserve"> F</w:delText>
          </w:r>
        </w:del>
        <w:r>
          <w:t>or example</w:t>
        </w:r>
        <w:del w:id="3872" w:author="Rev 10 Allen Wirfs-Brock" w:date="2012-08-14T17:09:00Z">
          <w:r w:rsidDel="0053000C">
            <w:delText>,</w:delText>
          </w:r>
        </w:del>
        <w:r>
          <w:t xml:space="preserve"> [[value]]</w:t>
        </w:r>
      </w:ins>
    </w:p>
    <w:p w14:paraId="722F45E7" w14:textId="77777777" w:rsidR="00F87676" w:rsidRPr="00E77497" w:rsidRDefault="00F87676" w:rsidP="00F87676">
      <w:pPr>
        <w:rPr>
          <w:ins w:id="3873" w:author="Rev 6 Allen Wirfs-Brock" w:date="2012-02-22T12:33:00Z"/>
        </w:rPr>
      </w:pPr>
      <w:ins w:id="3874" w:author="Rev 6 Allen Wirfs-Brock" w:date="2012-02-22T12:33:00Z">
        <w:r w:rsidRPr="00E77497">
          <w:t xml:space="preserve">For notational convenience within this specification, an object literal-like syntax can be used to </w:t>
        </w:r>
        <w:r>
          <w:t>express</w:t>
        </w:r>
        <w:r w:rsidRPr="00E77497">
          <w:t xml:space="preserve"> a </w:t>
        </w:r>
        <w:r>
          <w:t>Record</w:t>
        </w:r>
        <w:r w:rsidRPr="00E77497">
          <w:t xml:space="preserve"> value. For example, {[[</w:t>
        </w:r>
        <w:r>
          <w:t>field1</w:t>
        </w:r>
        <w:r w:rsidRPr="00E77497">
          <w:t>]]: 42, [[</w:t>
        </w:r>
        <w:r>
          <w:t>field2</w:t>
        </w:r>
        <w:r w:rsidRPr="00E77497">
          <w:t xml:space="preserve">]]: </w:t>
        </w:r>
        <w:r w:rsidRPr="00E77497">
          <w:rPr>
            <w:b/>
          </w:rPr>
          <w:t>false</w:t>
        </w:r>
        <w:r w:rsidRPr="00E77497">
          <w:t>, [[</w:t>
        </w:r>
        <w:r>
          <w:t>field3</w:t>
        </w:r>
        <w:r w:rsidRPr="00E77497">
          <w:t xml:space="preserve">]]: </w:t>
        </w:r>
        <w:r>
          <w:rPr>
            <w:b/>
          </w:rPr>
          <w:t>empty</w:t>
        </w:r>
        <w:r w:rsidRPr="00E77497">
          <w:t xml:space="preserve">} defines a </w:t>
        </w:r>
        <w:r>
          <w:t xml:space="preserve">Record value that has </w:t>
        </w:r>
        <w:del w:id="3875" w:author="Rev 10 Allen Wirfs-Brock" w:date="2012-08-14T17:09:00Z">
          <w:r w:rsidDel="0053000C">
            <w:delText xml:space="preserve">fields </w:delText>
          </w:r>
        </w:del>
        <w:r>
          <w:t xml:space="preserve">three fields each of </w:t>
        </w:r>
        <w:del w:id="3876" w:author="Rev 10 Allen Wirfs-Brock" w:date="2012-08-14T17:09:00Z">
          <w:r w:rsidDel="0053000C">
            <w:delText>why</w:delText>
          </w:r>
        </w:del>
      </w:ins>
      <w:ins w:id="3877" w:author="Rev 10 Allen Wirfs-Brock" w:date="2012-08-14T17:09:00Z">
        <w:r w:rsidR="0053000C">
          <w:t>which</w:t>
        </w:r>
      </w:ins>
      <w:ins w:id="3878" w:author="Rev 6 Allen Wirfs-Brock" w:date="2012-02-22T12:33:00Z">
        <w:r>
          <w:t xml:space="preserve"> is initialized to a specific value</w:t>
        </w:r>
        <w:r w:rsidRPr="00E77497">
          <w:t>. Field name order is not significant. Any fields that are not explicitly listed are considered to be absent.</w:t>
        </w:r>
      </w:ins>
    </w:p>
    <w:p w14:paraId="1A999832" w14:textId="77777777" w:rsidR="00F87676" w:rsidRDefault="00F87676" w:rsidP="00F87676">
      <w:pPr>
        <w:rPr>
          <w:ins w:id="3879" w:author="Rev 6 Allen Wirfs-Brock" w:date="2012-02-22T12:33:00Z"/>
        </w:rPr>
      </w:pPr>
      <w:ins w:id="3880" w:author="Rev 6 Allen Wirfs-Brock" w:date="2012-02-22T12:33:00Z">
        <w:r w:rsidRPr="00E77497">
          <w:t xml:space="preserve">In specification text and algorithms, dot notation may be used to refer to a specific field of a </w:t>
        </w:r>
        <w:r>
          <w:t>Record value</w:t>
        </w:r>
        <w:r w:rsidRPr="00E77497">
          <w:t xml:space="preserve">. For example, if </w:t>
        </w:r>
        <w:del w:id="3881" w:author="Rev 10 Allen Wirfs-Brock" w:date="2012-08-14T17:10:00Z">
          <w:r w:rsidRPr="00E77497" w:rsidDel="0053000C">
            <w:delText>D</w:delText>
          </w:r>
        </w:del>
      </w:ins>
      <w:ins w:id="3882" w:author="Rev 10 Allen Wirfs-Brock" w:date="2012-08-14T17:10:00Z">
        <w:r w:rsidR="0053000C">
          <w:t>R</w:t>
        </w:r>
      </w:ins>
      <w:ins w:id="3883" w:author="Rev 6 Allen Wirfs-Brock" w:date="2012-02-22T12:33:00Z">
        <w:r w:rsidRPr="00E77497">
          <w:t xml:space="preserve"> is </w:t>
        </w:r>
        <w:r>
          <w:t>the record shown in the previous paragraph</w:t>
        </w:r>
        <w:r w:rsidRPr="00E77497">
          <w:t xml:space="preserve"> then </w:t>
        </w:r>
        <w:del w:id="3884" w:author="Rev 10 Allen Wirfs-Brock" w:date="2012-08-14T17:10:00Z">
          <w:r w:rsidRPr="00E77497" w:rsidDel="0053000C">
            <w:delText>D</w:delText>
          </w:r>
        </w:del>
      </w:ins>
      <w:ins w:id="3885" w:author="Rev 10 Allen Wirfs-Brock" w:date="2012-08-14T17:10:00Z">
        <w:r w:rsidR="0053000C">
          <w:t>R</w:t>
        </w:r>
      </w:ins>
      <w:ins w:id="3886" w:author="Rev 6 Allen Wirfs-Brock" w:date="2012-02-22T12:33:00Z">
        <w:r w:rsidRPr="00E77497">
          <w:t>.[[</w:t>
        </w:r>
        <w:r>
          <w:t>field2</w:t>
        </w:r>
        <w:r w:rsidRPr="00E77497">
          <w:t xml:space="preserve">]] is shorthand for “the field of </w:t>
        </w:r>
        <w:del w:id="3887" w:author="Rev 10 Allen Wirfs-Brock" w:date="2012-08-14T17:10:00Z">
          <w:r w:rsidRPr="00E77497" w:rsidDel="0053000C">
            <w:delText>D</w:delText>
          </w:r>
        </w:del>
      </w:ins>
      <w:ins w:id="3888" w:author="Rev 10 Allen Wirfs-Brock" w:date="2012-08-14T17:10:00Z">
        <w:r w:rsidR="0053000C">
          <w:t>R</w:t>
        </w:r>
      </w:ins>
      <w:ins w:id="3889" w:author="Rev 6 Allen Wirfs-Brock" w:date="2012-02-22T12:33:00Z">
        <w:r w:rsidRPr="00E77497">
          <w:t xml:space="preserve"> named [[</w:t>
        </w:r>
        <w:del w:id="3890" w:author="Rev 10 Allen Wirfs-Brock" w:date="2012-08-14T17:10:00Z">
          <w:r w:rsidDel="0053000C">
            <w:delText>F</w:delText>
          </w:r>
        </w:del>
      </w:ins>
      <w:ins w:id="3891" w:author="Rev 10 Allen Wirfs-Brock" w:date="2012-08-14T17:10:00Z">
        <w:r w:rsidR="0053000C">
          <w:t>f</w:t>
        </w:r>
      </w:ins>
      <w:ins w:id="3892" w:author="Rev 6 Allen Wirfs-Brock" w:date="2012-02-22T12:33:00Z">
        <w:r>
          <w:t>ield2</w:t>
        </w:r>
        <w:r w:rsidRPr="00E77497">
          <w:t>]]”.</w:t>
        </w:r>
      </w:ins>
    </w:p>
    <w:p w14:paraId="11707196" w14:textId="77777777" w:rsidR="00F87676" w:rsidRPr="00E77497" w:rsidRDefault="00F87676" w:rsidP="00F87676">
      <w:pPr>
        <w:rPr>
          <w:ins w:id="3893" w:author="Rev 6 Allen Wirfs-Brock" w:date="2012-02-22T12:33:00Z"/>
        </w:rPr>
      </w:pPr>
      <w:ins w:id="3894" w:author="Rev 6 Allen Wirfs-Brock" w:date="2012-02-22T12:33:00Z">
        <w:r>
          <w:t>Schema for commonly used Record field combination</w:t>
        </w:r>
      </w:ins>
      <w:ins w:id="3895" w:author="Rev 10 Allen Wirfs-Brock" w:date="2012-08-14T17:11:00Z">
        <w:r w:rsidR="0053000C">
          <w:t>s</w:t>
        </w:r>
      </w:ins>
      <w:ins w:id="3896" w:author="Rev 6 Allen Wirfs-Brock" w:date="2012-02-22T12:33:00Z">
        <w:r>
          <w:t xml:space="preserve"> may be named</w:t>
        </w:r>
      </w:ins>
      <w:ins w:id="3897" w:author="Rev 10 Allen Wirfs-Brock" w:date="2012-08-14T17:12:00Z">
        <w:r w:rsidR="0053000C">
          <w:t>,</w:t>
        </w:r>
      </w:ins>
      <w:ins w:id="3898" w:author="Rev 6 Allen Wirfs-Brock" w:date="2012-02-22T12:33:00Z">
        <w:r>
          <w:t xml:space="preserve"> and that name may be used as a prefix to a literal Record value to identify the specific kind of </w:t>
        </w:r>
      </w:ins>
      <w:ins w:id="3899" w:author="Rev 10 Allen Wirfs-Brock" w:date="2012-08-14T17:06:00Z">
        <w:r w:rsidR="0053000C">
          <w:t xml:space="preserve">aggregations </w:t>
        </w:r>
      </w:ins>
      <w:ins w:id="3900" w:author="Rev 6 Allen Wirfs-Brock" w:date="2012-02-22T12:33:00Z">
        <w:del w:id="3901" w:author="Rev 10 Allen Wirfs-Brock" w:date="2012-08-14T17:06:00Z">
          <w:r w:rsidDel="0053000C">
            <w:delText xml:space="preserve">aggrations </w:delText>
          </w:r>
        </w:del>
        <w:r>
          <w:t xml:space="preserve">that is being described.  For example: </w:t>
        </w:r>
        <w:r w:rsidRPr="00E77497">
          <w:t xml:space="preserve">Property Descriptor {[[Value]]: 42, [[Writable]]: </w:t>
        </w:r>
        <w:r w:rsidRPr="00E77497">
          <w:rPr>
            <w:b/>
          </w:rPr>
          <w:t>false</w:t>
        </w:r>
        <w:r w:rsidRPr="00E77497">
          <w:t xml:space="preserve">, [[Configurable]]: </w:t>
        </w:r>
        <w:r w:rsidRPr="00E77497">
          <w:rPr>
            <w:b/>
          </w:rPr>
          <w:t>true</w:t>
        </w:r>
        <w:r w:rsidRPr="00E77497">
          <w:t>}</w:t>
        </w:r>
      </w:ins>
      <w:ins w:id="3902" w:author="Rev 10 Allen Wirfs-Brock" w:date="2012-08-14T17:12:00Z">
        <w:r w:rsidR="0053000C">
          <w:t>.</w:t>
        </w:r>
      </w:ins>
    </w:p>
    <w:p w14:paraId="21C23C8B" w14:textId="77777777" w:rsidR="00F87676" w:rsidRPr="00E77497" w:rsidRDefault="00F87676" w:rsidP="00F87676">
      <w:pPr>
        <w:pStyle w:val="20"/>
        <w:numPr>
          <w:ilvl w:val="0"/>
          <w:numId w:val="0"/>
        </w:numPr>
        <w:rPr>
          <w:ins w:id="3903" w:author="Rev 6 Allen Wirfs-Brock" w:date="2012-02-22T12:33:00Z"/>
        </w:rPr>
      </w:pPr>
      <w:bookmarkStart w:id="3904" w:name="_Toc336509432"/>
      <w:ins w:id="3905" w:author="Rev 6 Allen Wirfs-Brock" w:date="2012-02-22T12:33:00Z">
        <w:r w:rsidRPr="00E77497">
          <w:t>8.</w:t>
        </w:r>
      </w:ins>
      <w:ins w:id="3906" w:author="Rev 6 Allen Wirfs-Brock" w:date="2012-02-22T12:34:00Z">
        <w:r>
          <w:t>8</w:t>
        </w:r>
      </w:ins>
      <w:ins w:id="3907" w:author="Rev 6 Allen Wirfs-Brock" w:date="2012-02-22T12:33:00Z">
        <w:r w:rsidRPr="00E77497">
          <w:tab/>
          <w:t>The Completion</w:t>
        </w:r>
      </w:ins>
      <w:ins w:id="3908" w:author="Rev 6 Allen Wirfs-Brock" w:date="2012-02-22T12:34:00Z">
        <w:r>
          <w:t xml:space="preserve"> Record</w:t>
        </w:r>
      </w:ins>
      <w:ins w:id="3909" w:author="Rev 6 Allen Wirfs-Brock" w:date="2012-02-22T12:33:00Z">
        <w:r w:rsidRPr="00E77497">
          <w:t xml:space="preserve"> Specification Type</w:t>
        </w:r>
        <w:bookmarkEnd w:id="3904"/>
      </w:ins>
    </w:p>
    <w:p w14:paraId="33996B0D" w14:textId="77777777" w:rsidR="00F87676" w:rsidRDefault="00F87676" w:rsidP="00F87676">
      <w:pPr>
        <w:rPr>
          <w:ins w:id="3910" w:author="Rev 6 Allen Wirfs-Brock" w:date="2012-02-22T12:33:00Z"/>
        </w:rPr>
      </w:pPr>
      <w:ins w:id="3911" w:author="Rev 6 Allen Wirfs-Brock" w:date="2012-02-22T12:33:00Z">
        <w:r w:rsidRPr="00E77497">
          <w:t xml:space="preserve">The Completion type is </w:t>
        </w:r>
        <w:r>
          <w:t xml:space="preserve">a Record </w:t>
        </w:r>
        <w:r w:rsidRPr="00E77497">
          <w:t xml:space="preserve">used to explain the </w:t>
        </w:r>
        <w:r>
          <w:t xml:space="preserve">runtime propagation of values and control flow such as the </w:t>
        </w:r>
        <w:r w:rsidRPr="00E77497">
          <w:t>behaviour of statements (</w:t>
        </w:r>
        <w:r w:rsidRPr="00E77497">
          <w:rPr>
            <w:rFonts w:ascii="Courier New" w:hAnsi="Courier New"/>
            <w:b/>
          </w:rPr>
          <w:t>break</w:t>
        </w:r>
        <w:r w:rsidRPr="00E77497">
          <w:t xml:space="preserve">, </w:t>
        </w:r>
        <w:r w:rsidRPr="00E77497">
          <w:rPr>
            <w:rFonts w:ascii="Courier New" w:hAnsi="Courier New"/>
            <w:b/>
          </w:rPr>
          <w:t>continue</w:t>
        </w:r>
        <w:r w:rsidRPr="00E77497">
          <w:t xml:space="preserve">, </w:t>
        </w:r>
        <w:r w:rsidRPr="00E77497">
          <w:rPr>
            <w:rFonts w:ascii="Courier New" w:hAnsi="Courier New"/>
            <w:b/>
          </w:rPr>
          <w:t>return</w:t>
        </w:r>
        <w:r w:rsidRPr="00E77497">
          <w:t xml:space="preserve"> and </w:t>
        </w:r>
        <w:r w:rsidRPr="00E77497">
          <w:rPr>
            <w:rFonts w:ascii="Courier New" w:hAnsi="Courier New"/>
            <w:b/>
          </w:rPr>
          <w:t>throw</w:t>
        </w:r>
        <w:r w:rsidRPr="00E77497">
          <w:t>) that perform nonlocal transfers of control.</w:t>
        </w:r>
      </w:ins>
    </w:p>
    <w:p w14:paraId="1FACA14C" w14:textId="77777777" w:rsidR="00F87676" w:rsidRDefault="00F87676" w:rsidP="00F87676">
      <w:pPr>
        <w:rPr>
          <w:ins w:id="3912" w:author="Rev 6 Allen Wirfs-Brock" w:date="2012-02-22T12:33:00Z"/>
        </w:rPr>
      </w:pPr>
      <w:ins w:id="3913" w:author="Rev 6 Allen Wirfs-Brock" w:date="2012-02-22T12:33:00Z">
        <w:r w:rsidRPr="00E77497">
          <w:t xml:space="preserve">Values of the Completion type are </w:t>
        </w:r>
        <w:r>
          <w:t>Record value</w:t>
        </w:r>
      </w:ins>
      <w:ins w:id="3914" w:author="Rev 7 Allen Wirfs-Brock" w:date="2012-04-09T15:35:00Z">
        <w:r w:rsidR="00401267">
          <w:t>s</w:t>
        </w:r>
      </w:ins>
      <w:ins w:id="3915" w:author="Rev 6 Allen Wirfs-Brock" w:date="2012-02-22T12:33:00Z">
        <w:r>
          <w:t xml:space="preserve"> whole fi</w:t>
        </w:r>
        <w:del w:id="3916" w:author="Rev 7 Allen Wirfs-Brock" w:date="2012-04-09T15:35:00Z">
          <w:r w:rsidDel="00401267">
            <w:delText>le</w:delText>
          </w:r>
        </w:del>
      </w:ins>
      <w:ins w:id="3917" w:author="Rev 7 Allen Wirfs-Brock" w:date="2012-04-09T15:35:00Z">
        <w:r w:rsidR="00401267">
          <w:t>el</w:t>
        </w:r>
      </w:ins>
      <w:ins w:id="3918" w:author="Rev 6 Allen Wirfs-Brock" w:date="2012-02-22T12:33:00Z">
        <w:r>
          <w:t xml:space="preserve">ds are defined as by </w:t>
        </w:r>
      </w:ins>
      <w:ins w:id="3919" w:author="Rev 8 Allen Wirfs-Brock" w:date="2012-06-13T12:33:00Z">
        <w:r w:rsidR="00386630">
          <w:fldChar w:fldCharType="begin"/>
        </w:r>
        <w:r w:rsidR="00386630">
          <w:instrText xml:space="preserve"> REF _Ref327354160 \h </w:instrText>
        </w:r>
      </w:ins>
      <w:r w:rsidR="00386630">
        <w:fldChar w:fldCharType="separate"/>
      </w:r>
      <w:ins w:id="3920" w:author="Rev 8 Allen Wirfs-Brock" w:date="2012-06-15T19:42:00Z">
        <w:r w:rsidR="00606E07">
          <w:t xml:space="preserve">Table </w:t>
        </w:r>
        <w:r w:rsidR="00606E07">
          <w:rPr>
            <w:noProof/>
          </w:rPr>
          <w:t>11</w:t>
        </w:r>
      </w:ins>
      <w:ins w:id="3921" w:author="Rev 8 Allen Wirfs-Brock" w:date="2012-06-13T12:33:00Z">
        <w:r w:rsidR="00386630">
          <w:fldChar w:fldCharType="end"/>
        </w:r>
      </w:ins>
      <w:ins w:id="3922" w:author="Rev 6 Allen Wirfs-Brock" w:date="2012-02-22T12:33:00Z">
        <w:r>
          <w:t>.</w:t>
        </w:r>
      </w:ins>
    </w:p>
    <w:p w14:paraId="3CB4B6B4" w14:textId="77777777" w:rsidR="00F87676" w:rsidRPr="00E77497" w:rsidRDefault="00386630" w:rsidP="00AA1FF6">
      <w:pPr>
        <w:pStyle w:val="Tabletitle"/>
        <w:rPr>
          <w:ins w:id="3923" w:author="Rev 6 Allen Wirfs-Brock" w:date="2012-02-22T12:33:00Z"/>
        </w:rPr>
      </w:pPr>
      <w:bookmarkStart w:id="3924" w:name="_Ref327354160"/>
      <w:ins w:id="3925" w:author="Rev 8 Allen Wirfs-Brock" w:date="2012-06-13T12:33:00Z">
        <w:r>
          <w:t xml:space="preserve">Table </w:t>
        </w:r>
        <w:r>
          <w:fldChar w:fldCharType="begin"/>
        </w:r>
        <w:r>
          <w:instrText xml:space="preserve"> SEQ Table \* ARABIC </w:instrText>
        </w:r>
      </w:ins>
      <w:r>
        <w:fldChar w:fldCharType="separate"/>
      </w:r>
      <w:ins w:id="3926" w:author="Rev 10 Allen Wirfs-Brock" w:date="2012-09-24T14:04:00Z">
        <w:r w:rsidR="002166A8">
          <w:rPr>
            <w:noProof/>
          </w:rPr>
          <w:t>11</w:t>
        </w:r>
      </w:ins>
      <w:ins w:id="3927" w:author="Rev 8 Allen Wirfs-Brock" w:date="2012-06-13T12:33:00Z">
        <w:r>
          <w:fldChar w:fldCharType="end"/>
        </w:r>
      </w:ins>
      <w:bookmarkEnd w:id="3924"/>
      <w:ins w:id="3928" w:author="Rev 6 Allen Wirfs-Brock" w:date="2012-02-22T12:33:00Z">
        <w:r w:rsidR="00F87676" w:rsidRPr="00E77497">
          <w:rPr>
            <w:rFonts w:eastAsia="Arial Unicode MS"/>
          </w:rPr>
          <w:t xml:space="preserve"> — </w:t>
        </w:r>
        <w:r w:rsidR="00F87676">
          <w:t>Completion Record Fields</w:t>
        </w:r>
      </w:ins>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97"/>
        <w:gridCol w:w="4098"/>
        <w:gridCol w:w="4230"/>
      </w:tblGrid>
      <w:tr w:rsidR="00F87676" w:rsidRPr="00E77497" w14:paraId="6B5D9B01" w14:textId="77777777" w:rsidTr="007B3D38">
        <w:trPr>
          <w:trHeight w:val="338"/>
          <w:jc w:val="center"/>
          <w:ins w:id="3929" w:author="Rev 6 Allen Wirfs-Brock" w:date="2012-02-22T12:33:00Z"/>
        </w:trPr>
        <w:tc>
          <w:tcPr>
            <w:tcW w:w="1397" w:type="dxa"/>
            <w:tcBorders>
              <w:top w:val="single" w:sz="12" w:space="0" w:color="000000"/>
              <w:left w:val="single" w:sz="6" w:space="0" w:color="000000"/>
              <w:bottom w:val="single" w:sz="6" w:space="0" w:color="000000"/>
              <w:right w:val="single" w:sz="4" w:space="0" w:color="auto"/>
            </w:tcBorders>
            <w:shd w:val="solid" w:color="C0C0C0" w:fill="FFFFFF"/>
          </w:tcPr>
          <w:p w14:paraId="7BD1E5EA" w14:textId="77777777" w:rsidR="00F87676" w:rsidRPr="00E77497" w:rsidRDefault="00F87676" w:rsidP="00A83EB4">
            <w:pPr>
              <w:keepNext/>
              <w:shd w:val="solid" w:color="C0C0C0" w:fill="FFFFFF"/>
              <w:spacing w:after="0"/>
              <w:rPr>
                <w:ins w:id="3930" w:author="Rev 6 Allen Wirfs-Brock" w:date="2012-02-22T12:33:00Z"/>
                <w:b/>
                <w:i/>
                <w:shd w:val="solid" w:color="C0C0C0" w:fill="FFFFFF"/>
              </w:rPr>
            </w:pPr>
            <w:ins w:id="3931" w:author="Rev 6 Allen Wirfs-Brock" w:date="2012-02-22T12:33:00Z">
              <w:r>
                <w:rPr>
                  <w:b/>
                  <w:i/>
                  <w:shd w:val="solid" w:color="C0C0C0" w:fill="FFFFFF"/>
                </w:rPr>
                <w:t>Field Name</w:t>
              </w:r>
            </w:ins>
          </w:p>
        </w:tc>
        <w:tc>
          <w:tcPr>
            <w:tcW w:w="4098" w:type="dxa"/>
            <w:tcBorders>
              <w:top w:val="single" w:sz="12" w:space="0" w:color="000000"/>
              <w:left w:val="single" w:sz="4" w:space="0" w:color="auto"/>
              <w:bottom w:val="single" w:sz="6" w:space="0" w:color="000000"/>
              <w:right w:val="single" w:sz="6" w:space="0" w:color="000000"/>
            </w:tcBorders>
            <w:shd w:val="solid" w:color="C0C0C0" w:fill="FFFFFF"/>
          </w:tcPr>
          <w:p w14:paraId="3E6E29A2" w14:textId="77777777" w:rsidR="00F87676" w:rsidRPr="00E77497" w:rsidRDefault="00F87676" w:rsidP="00A83EB4">
            <w:pPr>
              <w:keepNext/>
              <w:shd w:val="solid" w:color="C0C0C0" w:fill="FFFFFF"/>
              <w:spacing w:after="0"/>
              <w:rPr>
                <w:ins w:id="3932" w:author="Rev 6 Allen Wirfs-Brock" w:date="2012-02-22T12:33:00Z"/>
                <w:b/>
                <w:i/>
                <w:shd w:val="solid" w:color="C0C0C0" w:fill="FFFFFF"/>
              </w:rPr>
            </w:pPr>
            <w:ins w:id="3933" w:author="Rev 6 Allen Wirfs-Brock" w:date="2012-02-22T12:33:00Z">
              <w:r>
                <w:rPr>
                  <w:b/>
                  <w:i/>
                  <w:shd w:val="solid" w:color="C0C0C0" w:fill="FFFFFF"/>
                </w:rPr>
                <w:t>Value</w:t>
              </w:r>
            </w:ins>
          </w:p>
        </w:tc>
        <w:tc>
          <w:tcPr>
            <w:tcW w:w="4230" w:type="dxa"/>
            <w:tcBorders>
              <w:top w:val="single" w:sz="12" w:space="0" w:color="000000"/>
              <w:left w:val="nil"/>
              <w:bottom w:val="single" w:sz="6" w:space="0" w:color="000000"/>
              <w:right w:val="single" w:sz="6" w:space="0" w:color="000000"/>
            </w:tcBorders>
            <w:shd w:val="solid" w:color="C0C0C0" w:fill="FFFFFF"/>
          </w:tcPr>
          <w:p w14:paraId="23400DC9" w14:textId="77777777" w:rsidR="00F87676" w:rsidRDefault="00F87676" w:rsidP="00A83EB4">
            <w:pPr>
              <w:keepNext/>
              <w:shd w:val="solid" w:color="C0C0C0" w:fill="FFFFFF"/>
              <w:spacing w:after="0"/>
              <w:rPr>
                <w:ins w:id="3934" w:author="Rev 6 Allen Wirfs-Brock" w:date="2012-02-22T12:33:00Z"/>
                <w:b/>
                <w:i/>
                <w:shd w:val="solid" w:color="C0C0C0" w:fill="FFFFFF"/>
              </w:rPr>
            </w:pPr>
            <w:ins w:id="3935" w:author="Rev 6 Allen Wirfs-Brock" w:date="2012-02-22T12:33:00Z">
              <w:r>
                <w:rPr>
                  <w:b/>
                  <w:i/>
                  <w:shd w:val="solid" w:color="C0C0C0" w:fill="FFFFFF"/>
                </w:rPr>
                <w:t>Meaning</w:t>
              </w:r>
            </w:ins>
          </w:p>
        </w:tc>
      </w:tr>
      <w:tr w:rsidR="00F87676" w:rsidRPr="00E77497" w14:paraId="4C87E531" w14:textId="77777777" w:rsidTr="007B3D38">
        <w:trPr>
          <w:jc w:val="center"/>
          <w:ins w:id="3936" w:author="Rev 6 Allen Wirfs-Brock" w:date="2012-02-22T12:33:00Z"/>
        </w:trPr>
        <w:tc>
          <w:tcPr>
            <w:tcW w:w="1397" w:type="dxa"/>
            <w:tcBorders>
              <w:top w:val="nil"/>
            </w:tcBorders>
          </w:tcPr>
          <w:p w14:paraId="01105E0B" w14:textId="77777777" w:rsidR="00F87676" w:rsidRPr="00543DFB" w:rsidRDefault="00F87676" w:rsidP="00A83EB4">
            <w:pPr>
              <w:keepNext/>
              <w:spacing w:after="60"/>
              <w:rPr>
                <w:ins w:id="3937" w:author="Rev 6 Allen Wirfs-Brock" w:date="2012-02-22T12:33:00Z"/>
                <w:rFonts w:ascii="Times New Roman" w:hAnsi="Times New Roman"/>
              </w:rPr>
            </w:pPr>
            <w:ins w:id="3938" w:author="Rev 6 Allen Wirfs-Brock" w:date="2012-02-22T12:33:00Z">
              <w:r w:rsidRPr="00543DFB">
                <w:rPr>
                  <w:rFonts w:ascii="Times New Roman" w:hAnsi="Times New Roman"/>
                </w:rPr>
                <w:t>[[type]]</w:t>
              </w:r>
            </w:ins>
          </w:p>
        </w:tc>
        <w:tc>
          <w:tcPr>
            <w:tcW w:w="4098" w:type="dxa"/>
            <w:tcBorders>
              <w:top w:val="nil"/>
            </w:tcBorders>
          </w:tcPr>
          <w:p w14:paraId="6BF47607" w14:textId="77777777" w:rsidR="00F87676" w:rsidRPr="00E77497" w:rsidRDefault="00F87676" w:rsidP="00A83EB4">
            <w:pPr>
              <w:keepNext/>
              <w:spacing w:after="60"/>
              <w:rPr>
                <w:ins w:id="3939" w:author="Rev 6 Allen Wirfs-Brock" w:date="2012-02-22T12:33:00Z"/>
              </w:rPr>
            </w:pPr>
            <w:ins w:id="3940" w:author="Rev 6 Allen Wirfs-Brock" w:date="2012-02-22T12:33:00Z">
              <w:r>
                <w:t xml:space="preserve">One of </w:t>
              </w:r>
              <w:r w:rsidRPr="00E77497">
                <w:rPr>
                  <w:b/>
                </w:rPr>
                <w:t>normal</w:t>
              </w:r>
              <w:r w:rsidRPr="00E77497">
                <w:t xml:space="preserve">, </w:t>
              </w:r>
              <w:r w:rsidRPr="00E77497">
                <w:rPr>
                  <w:b/>
                </w:rPr>
                <w:t>break</w:t>
              </w:r>
              <w:r w:rsidRPr="00E77497">
                <w:t xml:space="preserve">, </w:t>
              </w:r>
              <w:r w:rsidRPr="00E77497">
                <w:rPr>
                  <w:b/>
                </w:rPr>
                <w:t>continue</w:t>
              </w:r>
              <w:r w:rsidRPr="00E77497">
                <w:t xml:space="preserve">, </w:t>
              </w:r>
              <w:r w:rsidRPr="00E77497">
                <w:rPr>
                  <w:b/>
                </w:rPr>
                <w:t>return</w:t>
              </w:r>
              <w:r w:rsidRPr="00E77497">
                <w:t xml:space="preserve">, or </w:t>
              </w:r>
              <w:r w:rsidRPr="00E77497">
                <w:rPr>
                  <w:b/>
                </w:rPr>
                <w:t>throw</w:t>
              </w:r>
            </w:ins>
          </w:p>
        </w:tc>
        <w:tc>
          <w:tcPr>
            <w:tcW w:w="4230" w:type="dxa"/>
            <w:tcBorders>
              <w:top w:val="nil"/>
            </w:tcBorders>
          </w:tcPr>
          <w:p w14:paraId="1C60E6ED" w14:textId="77777777" w:rsidR="00F87676" w:rsidRPr="00E77497" w:rsidRDefault="00F87676" w:rsidP="00A83EB4">
            <w:pPr>
              <w:keepNext/>
              <w:spacing w:after="60"/>
              <w:rPr>
                <w:ins w:id="3941" w:author="Rev 6 Allen Wirfs-Brock" w:date="2012-02-22T12:33:00Z"/>
              </w:rPr>
            </w:pPr>
            <w:ins w:id="3942" w:author="Rev 6 Allen Wirfs-Brock" w:date="2012-02-22T12:33:00Z">
              <w:r>
                <w:t>The type of completion that occurred.</w:t>
              </w:r>
            </w:ins>
          </w:p>
        </w:tc>
      </w:tr>
      <w:tr w:rsidR="00F87676" w:rsidRPr="00E77497" w14:paraId="6CADC66C" w14:textId="77777777" w:rsidTr="007B3D38">
        <w:trPr>
          <w:jc w:val="center"/>
          <w:ins w:id="3943" w:author="Rev 6 Allen Wirfs-Brock" w:date="2012-02-22T12:33:00Z"/>
        </w:trPr>
        <w:tc>
          <w:tcPr>
            <w:tcW w:w="1397" w:type="dxa"/>
          </w:tcPr>
          <w:p w14:paraId="14707380" w14:textId="77777777" w:rsidR="00F87676" w:rsidRPr="00E77497" w:rsidRDefault="00F87676" w:rsidP="00A83EB4">
            <w:pPr>
              <w:keepNext/>
              <w:spacing w:after="60"/>
              <w:rPr>
                <w:ins w:id="3944" w:author="Rev 6 Allen Wirfs-Brock" w:date="2012-02-22T12:33:00Z"/>
              </w:rPr>
            </w:pPr>
            <w:ins w:id="3945" w:author="Rev 6 Allen Wirfs-Brock" w:date="2012-02-22T12:33:00Z">
              <w:r w:rsidRPr="00543DFB">
                <w:rPr>
                  <w:rFonts w:ascii="Times New Roman" w:hAnsi="Times New Roman"/>
                </w:rPr>
                <w:t>[[value]]</w:t>
              </w:r>
            </w:ins>
          </w:p>
        </w:tc>
        <w:tc>
          <w:tcPr>
            <w:tcW w:w="4098" w:type="dxa"/>
          </w:tcPr>
          <w:p w14:paraId="390BC227" w14:textId="77777777" w:rsidR="00F87676" w:rsidRPr="00E77497" w:rsidRDefault="00F87676" w:rsidP="00A83EB4">
            <w:pPr>
              <w:keepNext/>
              <w:spacing w:after="60"/>
              <w:rPr>
                <w:ins w:id="3946" w:author="Rev 6 Allen Wirfs-Brock" w:date="2012-02-22T12:33:00Z"/>
              </w:rPr>
            </w:pPr>
            <w:ins w:id="3947" w:author="Rev 6 Allen Wirfs-Brock" w:date="2012-02-22T12:33:00Z">
              <w:r w:rsidRPr="00E77497">
                <w:t xml:space="preserve">any ECMAScript language value or </w:t>
              </w:r>
              <w:r w:rsidRPr="00E77497">
                <w:rPr>
                  <w:b/>
                </w:rPr>
                <w:t>empty</w:t>
              </w:r>
            </w:ins>
          </w:p>
        </w:tc>
        <w:tc>
          <w:tcPr>
            <w:tcW w:w="4230" w:type="dxa"/>
          </w:tcPr>
          <w:p w14:paraId="1324250B" w14:textId="77777777" w:rsidR="00F87676" w:rsidRPr="00E77497" w:rsidRDefault="00F87676" w:rsidP="00A83EB4">
            <w:pPr>
              <w:keepNext/>
              <w:spacing w:after="60"/>
              <w:rPr>
                <w:ins w:id="3948" w:author="Rev 6 Allen Wirfs-Brock" w:date="2012-02-22T12:33:00Z"/>
              </w:rPr>
            </w:pPr>
            <w:ins w:id="3949" w:author="Rev 6 Allen Wirfs-Brock" w:date="2012-02-22T12:33:00Z">
              <w:r>
                <w:t>The value that was produced.</w:t>
              </w:r>
            </w:ins>
          </w:p>
        </w:tc>
      </w:tr>
      <w:tr w:rsidR="00F87676" w:rsidRPr="00E77497" w14:paraId="445FDC8F" w14:textId="77777777" w:rsidTr="007B3D38">
        <w:trPr>
          <w:jc w:val="center"/>
          <w:ins w:id="3950" w:author="Rev 6 Allen Wirfs-Brock" w:date="2012-02-22T12:33:00Z"/>
        </w:trPr>
        <w:tc>
          <w:tcPr>
            <w:tcW w:w="1397" w:type="dxa"/>
          </w:tcPr>
          <w:p w14:paraId="61A21C9C" w14:textId="77777777" w:rsidR="00F87676" w:rsidRPr="00E77497" w:rsidRDefault="00F87676" w:rsidP="00A83EB4">
            <w:pPr>
              <w:keepNext/>
              <w:spacing w:after="60"/>
              <w:rPr>
                <w:ins w:id="3951" w:author="Rev 6 Allen Wirfs-Brock" w:date="2012-02-22T12:33:00Z"/>
              </w:rPr>
            </w:pPr>
            <w:ins w:id="3952" w:author="Rev 6 Allen Wirfs-Brock" w:date="2012-02-22T12:33:00Z">
              <w:r w:rsidRPr="00543DFB">
                <w:rPr>
                  <w:rFonts w:ascii="Times New Roman" w:hAnsi="Times New Roman"/>
                </w:rPr>
                <w:t>[[target]]</w:t>
              </w:r>
            </w:ins>
          </w:p>
        </w:tc>
        <w:tc>
          <w:tcPr>
            <w:tcW w:w="4098" w:type="dxa"/>
          </w:tcPr>
          <w:p w14:paraId="233084C9" w14:textId="77777777" w:rsidR="00F87676" w:rsidRPr="00E77497" w:rsidRDefault="00F87676" w:rsidP="00A83EB4">
            <w:pPr>
              <w:keepNext/>
              <w:spacing w:after="60"/>
              <w:rPr>
                <w:ins w:id="3953" w:author="Rev 6 Allen Wirfs-Brock" w:date="2012-02-22T12:33:00Z"/>
              </w:rPr>
            </w:pPr>
            <w:ins w:id="3954" w:author="Rev 6 Allen Wirfs-Brock" w:date="2012-02-22T12:33:00Z">
              <w:r w:rsidRPr="00E77497">
                <w:t xml:space="preserve">any ECMAScript identifier or </w:t>
              </w:r>
              <w:r w:rsidRPr="00E77497">
                <w:rPr>
                  <w:b/>
                </w:rPr>
                <w:t>empty</w:t>
              </w:r>
            </w:ins>
          </w:p>
        </w:tc>
        <w:tc>
          <w:tcPr>
            <w:tcW w:w="4230" w:type="dxa"/>
          </w:tcPr>
          <w:p w14:paraId="1762CD04" w14:textId="77777777" w:rsidR="00F87676" w:rsidRPr="00E77497" w:rsidRDefault="00F87676" w:rsidP="00A83EB4">
            <w:pPr>
              <w:keepNext/>
              <w:spacing w:after="60"/>
              <w:rPr>
                <w:ins w:id="3955" w:author="Rev 6 Allen Wirfs-Brock" w:date="2012-02-22T12:33:00Z"/>
              </w:rPr>
            </w:pPr>
            <w:ins w:id="3956" w:author="Rev 6 Allen Wirfs-Brock" w:date="2012-02-22T12:33:00Z">
              <w:r>
                <w:t>The target label for directed control transfers.</w:t>
              </w:r>
            </w:ins>
          </w:p>
        </w:tc>
      </w:tr>
    </w:tbl>
    <w:p w14:paraId="2C9D2614" w14:textId="77777777" w:rsidR="00F87676" w:rsidRDefault="00F87676" w:rsidP="00F87676">
      <w:pPr>
        <w:rPr>
          <w:ins w:id="3957" w:author="Rev 6 Allen Wirfs-Brock" w:date="2012-02-22T12:33:00Z"/>
        </w:rPr>
      </w:pPr>
    </w:p>
    <w:p w14:paraId="23CA95B9" w14:textId="77777777" w:rsidR="00F87676" w:rsidRDefault="00F87676" w:rsidP="00F87676">
      <w:pPr>
        <w:rPr>
          <w:ins w:id="3958" w:author="Rev 6 Allen Wirfs-Brock" w:date="2012-02-22T12:33:00Z"/>
        </w:rPr>
      </w:pPr>
      <w:ins w:id="3959" w:author="Rev 6 Allen Wirfs-Brock" w:date="2012-02-22T12:33:00Z">
        <w:r w:rsidRPr="00E77497">
          <w:t xml:space="preserve">The term “abrupt completion” refers to any completion with a </w:t>
        </w:r>
        <w:r w:rsidRPr="002C2220">
          <w:rPr>
            <w:rFonts w:ascii="Times New Roman" w:hAnsi="Times New Roman"/>
          </w:rPr>
          <w:t>[[type]]</w:t>
        </w:r>
        <w:r w:rsidRPr="00E77497">
          <w:t xml:space="preserve"> </w:t>
        </w:r>
        <w:r>
          <w:t xml:space="preserve">value </w:t>
        </w:r>
        <w:r w:rsidRPr="00E77497">
          <w:t xml:space="preserve">other than </w:t>
        </w:r>
        <w:r w:rsidRPr="00E77497">
          <w:rPr>
            <w:b/>
          </w:rPr>
          <w:t>normal</w:t>
        </w:r>
        <w:r w:rsidRPr="00E77497">
          <w:t>.</w:t>
        </w:r>
      </w:ins>
    </w:p>
    <w:p w14:paraId="2DDEA67C" w14:textId="77777777" w:rsidR="007B3D38" w:rsidRDefault="00081283" w:rsidP="008E7E56">
      <w:pPr>
        <w:pStyle w:val="30"/>
        <w:numPr>
          <w:ilvl w:val="0"/>
          <w:numId w:val="0"/>
        </w:numPr>
        <w:rPr>
          <w:ins w:id="3960" w:author="Rev 8 Allen Wirfs-Brock" w:date="2012-06-14T17:49:00Z"/>
        </w:rPr>
      </w:pPr>
      <w:bookmarkStart w:id="3961" w:name="_Toc336509433"/>
      <w:ins w:id="3962" w:author="Rev 9 Allen Wirfs-Brock" w:date="2012-07-07T13:30:00Z">
        <w:r>
          <w:t xml:space="preserve">8.8.1 </w:t>
        </w:r>
      </w:ins>
      <w:ins w:id="3963" w:author="Rev 8 Allen Wirfs-Brock" w:date="2012-06-14T17:49:00Z">
        <w:r w:rsidR="007B3D38">
          <w:t>Implic</w:t>
        </w:r>
        <w:del w:id="3964" w:author="Rev 9 Allen Wirfs-Brock" w:date="2012-06-29T11:01:00Z">
          <w:r w:rsidR="007B3D38" w:rsidDel="00116059">
            <w:delText>l</w:delText>
          </w:r>
        </w:del>
      </w:ins>
      <w:ins w:id="3965" w:author="Rev 9 Allen Wirfs-Brock" w:date="2012-06-29T11:01:00Z">
        <w:r w:rsidR="00116059">
          <w:t>i</w:t>
        </w:r>
      </w:ins>
      <w:ins w:id="3966" w:author="Rev 8 Allen Wirfs-Brock" w:date="2012-06-14T17:49:00Z">
        <w:r w:rsidR="007B3D38">
          <w:t>t</w:t>
        </w:r>
        <w:del w:id="3967" w:author="Rev 9 Allen Wirfs-Brock" w:date="2012-06-29T11:01:00Z">
          <w:r w:rsidR="007B3D38" w:rsidDel="00116059">
            <w:delText>y</w:delText>
          </w:r>
        </w:del>
        <w:r w:rsidR="007B3D38">
          <w:t xml:space="preserve"> Completion Values</w:t>
        </w:r>
        <w:bookmarkEnd w:id="3961"/>
      </w:ins>
    </w:p>
    <w:p w14:paraId="51A5B970" w14:textId="77777777" w:rsidR="00F87676" w:rsidRDefault="00F87676" w:rsidP="00F87676">
      <w:pPr>
        <w:rPr>
          <w:ins w:id="3968" w:author="Rev 6 Allen Wirfs-Brock" w:date="2012-02-22T12:33:00Z"/>
        </w:rPr>
      </w:pPr>
      <w:ins w:id="3969" w:author="Rev 6 Allen Wirfs-Brock" w:date="2012-02-22T12:33:00Z">
        <w:r>
          <w:t xml:space="preserve">The algorithms of this specification often implicitly return </w:t>
        </w:r>
      </w:ins>
      <w:ins w:id="3970" w:author="Rev 6 Allen Wirfs-Brock" w:date="2012-02-22T12:44:00Z">
        <w:r w:rsidR="00B35191">
          <w:t>C</w:t>
        </w:r>
      </w:ins>
      <w:ins w:id="3971" w:author="Rev 6 Allen Wirfs-Brock" w:date="2012-02-22T12:33:00Z">
        <w:r>
          <w:t xml:space="preserve">ompletion </w:t>
        </w:r>
      </w:ins>
      <w:ins w:id="3972" w:author="Rev 6 Allen Wirfs-Brock" w:date="2012-02-22T12:44:00Z">
        <w:r w:rsidR="00B35191">
          <w:t>R</w:t>
        </w:r>
      </w:ins>
      <w:ins w:id="3973" w:author="Rev 6 Allen Wirfs-Brock" w:date="2012-02-22T12:45:00Z">
        <w:r w:rsidR="00B35191">
          <w:t>ecords</w:t>
        </w:r>
      </w:ins>
      <w:ins w:id="3974" w:author="Rev 6 Allen Wirfs-Brock" w:date="2012-02-22T12:46:00Z">
        <w:r w:rsidR="00B35191">
          <w:t xml:space="preserve"> whose [[type]] is </w:t>
        </w:r>
        <w:r w:rsidR="00B35191" w:rsidRPr="00F56AD5">
          <w:rPr>
            <w:b/>
          </w:rPr>
          <w:t>normal</w:t>
        </w:r>
      </w:ins>
      <w:ins w:id="3975" w:author="Rev 6 Allen Wirfs-Brock" w:date="2012-02-22T12:33:00Z">
        <w:r>
          <w:t xml:space="preserve">.  Unless it is otherwise </w:t>
        </w:r>
      </w:ins>
      <w:ins w:id="3976" w:author="Rev 6 Allen Wirfs-Brock" w:date="2012-02-22T12:47:00Z">
        <w:r w:rsidR="00F56AD5">
          <w:t>obvious</w:t>
        </w:r>
      </w:ins>
      <w:ins w:id="3977" w:author="Rev 6 Allen Wirfs-Brock" w:date="2012-02-22T12:33:00Z">
        <w:r>
          <w:t xml:space="preserve"> from the context, an algorithm statement </w:t>
        </w:r>
        <w:r w:rsidR="00B35191">
          <w:t>that returns a</w:t>
        </w:r>
        <w:r>
          <w:t xml:space="preserve"> value</w:t>
        </w:r>
      </w:ins>
      <w:ins w:id="3978" w:author="Rev 6 Allen Wirfs-Brock" w:date="2012-02-22T12:45:00Z">
        <w:r w:rsidR="00B35191">
          <w:t xml:space="preserve"> that is not a Completion Record</w:t>
        </w:r>
      </w:ins>
      <w:ins w:id="3979" w:author="Rev 6 Allen Wirfs-Brock" w:date="2012-02-22T12:33:00Z">
        <w:r>
          <w:t>, such as:</w:t>
        </w:r>
      </w:ins>
    </w:p>
    <w:p w14:paraId="5DC7E816" w14:textId="77777777" w:rsidR="00F87676" w:rsidRPr="00E77497" w:rsidRDefault="00F87676" w:rsidP="00F87676">
      <w:pPr>
        <w:pStyle w:val="Alg3"/>
        <w:numPr>
          <w:ilvl w:val="0"/>
          <w:numId w:val="354"/>
        </w:numPr>
        <w:spacing w:after="220"/>
        <w:rPr>
          <w:ins w:id="3980" w:author="Rev 6 Allen Wirfs-Brock" w:date="2012-02-22T12:33:00Z"/>
        </w:rPr>
      </w:pPr>
      <w:ins w:id="3981" w:author="Rev 6 Allen Wirfs-Brock" w:date="2012-02-22T12:33:00Z">
        <w:r>
          <w:t>R</w:t>
        </w:r>
        <w:r w:rsidRPr="00E77497">
          <w:t xml:space="preserve">eturn the String </w:t>
        </w:r>
        <w:r w:rsidRPr="00E77497">
          <w:rPr>
            <w:rFonts w:ascii="Courier New" w:hAnsi="Courier New"/>
            <w:b/>
          </w:rPr>
          <w:t>"Infinity"</w:t>
        </w:r>
        <w:r w:rsidRPr="00E77497">
          <w:t>.</w:t>
        </w:r>
      </w:ins>
    </w:p>
    <w:p w14:paraId="591F6B22" w14:textId="77777777" w:rsidR="00F87676" w:rsidRDefault="00F87676" w:rsidP="00F87676">
      <w:pPr>
        <w:rPr>
          <w:ins w:id="3982" w:author="Rev 6 Allen Wirfs-Brock" w:date="2012-02-22T12:33:00Z"/>
        </w:rPr>
      </w:pPr>
      <w:ins w:id="3983" w:author="Rev 6 Allen Wirfs-Brock" w:date="2012-02-22T12:33:00Z">
        <w:r>
          <w:t>mean the same things as:</w:t>
        </w:r>
      </w:ins>
    </w:p>
    <w:p w14:paraId="255DDAB5" w14:textId="77777777" w:rsidR="00F87676" w:rsidRDefault="00F87676" w:rsidP="00F87676">
      <w:pPr>
        <w:pStyle w:val="Alg3"/>
        <w:numPr>
          <w:ilvl w:val="0"/>
          <w:numId w:val="663"/>
        </w:numPr>
        <w:spacing w:after="220"/>
        <w:rPr>
          <w:ins w:id="3984" w:author="Rev 6 Allen Wirfs-Brock" w:date="2012-02-22T12:33:00Z"/>
        </w:rPr>
      </w:pPr>
      <w:ins w:id="3985" w:author="Rev 6 Allen Wirfs-Brock" w:date="2012-02-22T12:33:00Z">
        <w:r>
          <w:t>R</w:t>
        </w:r>
        <w:r w:rsidRPr="00E77497">
          <w:t xml:space="preserve">eturn </w:t>
        </w:r>
        <w:r>
          <w:t xml:space="preserve">Completion {[[type]]: </w:t>
        </w:r>
        <w:r w:rsidRPr="002C2220">
          <w:rPr>
            <w:rFonts w:ascii="Arial" w:hAnsi="Arial" w:cs="Arial"/>
          </w:rPr>
          <w:t>normal</w:t>
        </w:r>
        <w:r>
          <w:t xml:space="preserve">, [[value]]: </w:t>
        </w:r>
        <w:r w:rsidRPr="00E77497">
          <w:t xml:space="preserve">String </w:t>
        </w:r>
        <w:r w:rsidRPr="00E77497">
          <w:rPr>
            <w:rFonts w:ascii="Courier New" w:hAnsi="Courier New"/>
            <w:b/>
          </w:rPr>
          <w:t>"Infinity"</w:t>
        </w:r>
        <w:r>
          <w:t>, [[target]]:</w:t>
        </w:r>
        <w:r w:rsidRPr="002C2220">
          <w:rPr>
            <w:rFonts w:ascii="Arial" w:hAnsi="Arial" w:cs="Arial"/>
          </w:rPr>
          <w:t>empty</w:t>
        </w:r>
        <w:r>
          <w:t>}</w:t>
        </w:r>
        <w:r w:rsidRPr="00E77497">
          <w:t>.</w:t>
        </w:r>
      </w:ins>
    </w:p>
    <w:p w14:paraId="1C9C260D" w14:textId="77777777" w:rsidR="00F87676" w:rsidRDefault="00F87676" w:rsidP="00F56AD5">
      <w:pPr>
        <w:rPr>
          <w:ins w:id="3986" w:author="Rev 6 Allen Wirfs-Brock" w:date="2012-02-22T12:33:00Z"/>
          <w:lang w:eastAsia="en-US"/>
        </w:rPr>
      </w:pPr>
      <w:ins w:id="3987" w:author="Rev 6 Allen Wirfs-Brock" w:date="2012-02-22T12:33:00Z">
        <w:r>
          <w:rPr>
            <w:lang w:eastAsia="en-US"/>
          </w:rPr>
          <w:t>Similarly, any reference to a Completion Record value that is in a context that does not explicitly require a complete Completion Record value is equivalent to an explicit reference to the [[value]] field of the Completion Record value unless the Completion Record is an abrupt completion.</w:t>
        </w:r>
      </w:ins>
    </w:p>
    <w:p w14:paraId="2D6C8176" w14:textId="77777777" w:rsidR="007B3D38" w:rsidRDefault="00081283" w:rsidP="006A77CE">
      <w:pPr>
        <w:pStyle w:val="30"/>
        <w:numPr>
          <w:ilvl w:val="0"/>
          <w:numId w:val="0"/>
        </w:numPr>
        <w:rPr>
          <w:ins w:id="3988" w:author="Rev 8 Allen Wirfs-Brock" w:date="2012-06-14T17:50:00Z"/>
          <w:lang w:eastAsia="en-US"/>
        </w:rPr>
      </w:pPr>
      <w:bookmarkStart w:id="3989" w:name="_Toc336509434"/>
      <w:ins w:id="3990" w:author="Rev 9 Allen Wirfs-Brock" w:date="2012-07-07T13:30:00Z">
        <w:r>
          <w:rPr>
            <w:lang w:eastAsia="en-US"/>
          </w:rPr>
          <w:t xml:space="preserve">8.8.2 </w:t>
        </w:r>
      </w:ins>
      <w:ins w:id="3991" w:author="Rev 8 Allen Wirfs-Brock" w:date="2012-06-14T17:50:00Z">
        <w:r w:rsidR="007B3D38">
          <w:rPr>
            <w:lang w:eastAsia="en-US"/>
          </w:rPr>
          <w:t>NormalCompletion</w:t>
        </w:r>
        <w:bookmarkEnd w:id="3989"/>
      </w:ins>
    </w:p>
    <w:p w14:paraId="36AF634F" w14:textId="77777777" w:rsidR="00AA7866" w:rsidRPr="00AA7866" w:rsidRDefault="00AA7866" w:rsidP="00AA7866">
      <w:pPr>
        <w:rPr>
          <w:ins w:id="3992" w:author="Rev 10 Allen Wirfs-Brock" w:date="2012-09-27T11:22:00Z"/>
        </w:rPr>
      </w:pPr>
      <w:ins w:id="3993" w:author="Rev 10 Allen Wirfs-Brock" w:date="2012-09-27T11:22:00Z">
        <w:r>
          <w:t xml:space="preserve">The abstract operation </w:t>
        </w:r>
        <w:r w:rsidRPr="00AA7866">
          <w:rPr>
            <w:rFonts w:ascii="Times New Roman" w:hAnsi="Times New Roman"/>
          </w:rPr>
          <w:t>NormalCompletion</w:t>
        </w:r>
        <w:r>
          <w:t xml:space="preserve"> with a single </w:t>
        </w:r>
        <w:r w:rsidRPr="007B3D38">
          <w:rPr>
            <w:rFonts w:ascii="Times New Roman" w:hAnsi="Times New Roman"/>
            <w:i/>
          </w:rPr>
          <w:t>argument</w:t>
        </w:r>
        <w:r>
          <w:rPr>
            <w:rFonts w:cs="Arial"/>
          </w:rPr>
          <w:t>, such as:</w:t>
        </w:r>
      </w:ins>
    </w:p>
    <w:p w14:paraId="0181A691" w14:textId="77777777" w:rsidR="00F56AD5" w:rsidDel="00A55C37" w:rsidRDefault="00F56AD5" w:rsidP="00F87676">
      <w:pPr>
        <w:rPr>
          <w:ins w:id="3994" w:author="Rev 6 Allen Wirfs-Brock" w:date="2012-02-22T12:48:00Z"/>
          <w:del w:id="3995" w:author="Rev 7 Allen Wirfs-Brock" w:date="2012-04-09T16:03:00Z"/>
          <w:lang w:eastAsia="en-US"/>
        </w:rPr>
      </w:pPr>
      <w:ins w:id="3996" w:author="Rev 6 Allen Wirfs-Brock" w:date="2012-02-22T12:48:00Z">
        <w:del w:id="3997" w:author="Rev 7 Allen Wirfs-Brock" w:date="2012-04-09T16:03:00Z">
          <w:r w:rsidDel="00A55C37">
            <w:rPr>
              <w:lang w:eastAsia="en-US"/>
            </w:rPr>
            <w:delText xml:space="preserve">The abstraction </w:delText>
          </w:r>
        </w:del>
      </w:ins>
      <w:ins w:id="3998" w:author="Rev 6 Allen Wirfs-Brock" w:date="2012-02-25T09:49:00Z">
        <w:del w:id="3999" w:author="Rev 7 Allen Wirfs-Brock" w:date="2012-04-09T16:03:00Z">
          <w:r w:rsidR="00542A4C" w:rsidDel="00A55C37">
            <w:rPr>
              <w:lang w:eastAsia="en-US"/>
            </w:rPr>
            <w:delText>operation</w:delText>
          </w:r>
        </w:del>
      </w:ins>
      <w:ins w:id="4000" w:author="Rev 6 Allen Wirfs-Brock" w:date="2012-02-22T12:48:00Z">
        <w:del w:id="4001" w:author="Rev 7 Allen Wirfs-Brock" w:date="2012-04-09T16:03:00Z">
          <w:r w:rsidDel="00A55C37">
            <w:rPr>
              <w:lang w:eastAsia="en-US"/>
            </w:rPr>
            <w:delText xml:space="preserve"> NormalValue with a single </w:delText>
          </w:r>
          <w:r w:rsidRPr="00F56AD5" w:rsidDel="00A55C37">
            <w:rPr>
              <w:i/>
              <w:lang w:eastAsia="en-US"/>
            </w:rPr>
            <w:delText>argument</w:delText>
          </w:r>
          <w:r w:rsidDel="00A55C37">
            <w:rPr>
              <w:lang w:eastAsia="en-US"/>
            </w:rPr>
            <w:delText xml:space="preserve"> is a short hand that is defined as follows:</w:delText>
          </w:r>
        </w:del>
      </w:ins>
    </w:p>
    <w:p w14:paraId="65DFCC7C" w14:textId="77777777" w:rsidR="00F56AD5" w:rsidRPr="00C7794D" w:rsidDel="00A55C37" w:rsidRDefault="00F56AD5" w:rsidP="00F56AD5">
      <w:pPr>
        <w:pStyle w:val="MediumGrid21"/>
        <w:numPr>
          <w:ilvl w:val="0"/>
          <w:numId w:val="335"/>
        </w:numPr>
        <w:rPr>
          <w:ins w:id="4002" w:author="Rev 6 Allen Wirfs-Brock" w:date="2012-02-22T12:51:00Z"/>
          <w:del w:id="4003" w:author="Rev 7 Allen Wirfs-Brock" w:date="2012-04-09T16:03:00Z"/>
          <w:rFonts w:ascii="Times New Roman" w:hAnsi="Times New Roman"/>
          <w:lang w:val="en-GB"/>
        </w:rPr>
      </w:pPr>
      <w:ins w:id="4004" w:author="Rev 6 Allen Wirfs-Brock" w:date="2012-02-22T12:51:00Z">
        <w:del w:id="4005" w:author="Rev 7 Allen Wirfs-Brock" w:date="2012-04-09T16:03:00Z">
          <w:r w:rsidRPr="00C7794D" w:rsidDel="00A55C37">
            <w:rPr>
              <w:rFonts w:ascii="Times New Roman" w:hAnsi="Times New Roman"/>
              <w:lang w:val="en-GB"/>
            </w:rPr>
            <w:delText xml:space="preserve">If </w:delText>
          </w:r>
          <w:r w:rsidDel="00A55C37">
            <w:rPr>
              <w:rFonts w:ascii="Times New Roman" w:hAnsi="Times New Roman"/>
              <w:i/>
              <w:lang w:val="en-GB"/>
            </w:rPr>
            <w:delText>argument</w:delText>
          </w:r>
          <w:r w:rsidRPr="00C7794D" w:rsidDel="00A55C37">
            <w:rPr>
              <w:rFonts w:ascii="Times New Roman" w:hAnsi="Times New Roman"/>
              <w:lang w:val="en-GB"/>
            </w:rPr>
            <w:delText xml:space="preserve"> is</w:delText>
          </w:r>
        </w:del>
      </w:ins>
      <w:ins w:id="4006" w:author="Rev 6 Allen Wirfs-Brock" w:date="2012-02-22T12:52:00Z">
        <w:del w:id="4007" w:author="Rev 7 Allen Wirfs-Brock" w:date="2012-04-09T16:03:00Z">
          <w:r w:rsidDel="00A55C37">
            <w:rPr>
              <w:rFonts w:ascii="Times New Roman" w:hAnsi="Times New Roman"/>
              <w:lang w:val="en-GB"/>
            </w:rPr>
            <w:delText xml:space="preserve"> not a Completion</w:delText>
          </w:r>
        </w:del>
      </w:ins>
      <w:ins w:id="4008" w:author="Rev 6 Allen Wirfs-Brock" w:date="2012-02-22T12:53:00Z">
        <w:del w:id="4009" w:author="Rev 7 Allen Wirfs-Brock" w:date="2012-04-09T16:03:00Z">
          <w:r w:rsidDel="00A55C37">
            <w:rPr>
              <w:rFonts w:ascii="Times New Roman" w:hAnsi="Times New Roman"/>
              <w:lang w:val="en-GB"/>
            </w:rPr>
            <w:delText xml:space="preserve"> </w:delText>
          </w:r>
        </w:del>
      </w:ins>
      <w:ins w:id="4010" w:author="Rev 6 Allen Wirfs-Brock" w:date="2012-02-22T12:52:00Z">
        <w:del w:id="4011" w:author="Rev 7 Allen Wirfs-Brock" w:date="2012-04-09T16:03:00Z">
          <w:r w:rsidDel="00A55C37">
            <w:rPr>
              <w:rFonts w:ascii="Times New Roman" w:hAnsi="Times New Roman"/>
              <w:lang w:val="en-GB"/>
            </w:rPr>
            <w:delText xml:space="preserve">Record, return </w:delText>
          </w:r>
          <w:r w:rsidRPr="00F56AD5" w:rsidDel="00A55C37">
            <w:rPr>
              <w:rFonts w:ascii="Times New Roman" w:hAnsi="Times New Roman"/>
              <w:i/>
              <w:lang w:val="en-GB"/>
            </w:rPr>
            <w:delText>argument</w:delText>
          </w:r>
        </w:del>
      </w:ins>
      <w:ins w:id="4012" w:author="Rev 6 Allen Wirfs-Brock" w:date="2012-02-22T12:51:00Z">
        <w:del w:id="4013" w:author="Rev 7 Allen Wirfs-Brock" w:date="2012-04-09T16:03:00Z">
          <w:r w:rsidRPr="00C7794D" w:rsidDel="00A55C37">
            <w:rPr>
              <w:rFonts w:ascii="Times New Roman" w:hAnsi="Times New Roman"/>
              <w:lang w:val="en-GB"/>
            </w:rPr>
            <w:delText>.</w:delText>
          </w:r>
        </w:del>
      </w:ins>
    </w:p>
    <w:p w14:paraId="55B499A6" w14:textId="77777777" w:rsidR="00F56AD5" w:rsidRPr="00C7794D" w:rsidDel="00A55C37" w:rsidRDefault="00F56AD5" w:rsidP="00F56AD5">
      <w:pPr>
        <w:pStyle w:val="MediumGrid21"/>
        <w:numPr>
          <w:ilvl w:val="0"/>
          <w:numId w:val="335"/>
        </w:numPr>
        <w:rPr>
          <w:ins w:id="4014" w:author="Rev 6 Allen Wirfs-Brock" w:date="2012-02-22T12:51:00Z"/>
          <w:del w:id="4015" w:author="Rev 7 Allen Wirfs-Brock" w:date="2012-04-09T16:03:00Z"/>
          <w:rFonts w:ascii="Times New Roman" w:hAnsi="Times New Roman"/>
          <w:lang w:val="en-GB"/>
        </w:rPr>
      </w:pPr>
      <w:ins w:id="4016" w:author="Rev 6 Allen Wirfs-Brock" w:date="2012-02-22T12:53:00Z">
        <w:del w:id="4017" w:author="Rev 7 Allen Wirfs-Brock" w:date="2012-04-09T16:03:00Z">
          <w:r w:rsidRPr="00C7794D" w:rsidDel="00A55C37">
            <w:rPr>
              <w:rFonts w:ascii="Times New Roman" w:hAnsi="Times New Roman"/>
              <w:lang w:val="en-GB"/>
            </w:rPr>
            <w:delText xml:space="preserve">If </w:delText>
          </w:r>
          <w:r w:rsidDel="00A55C37">
            <w:rPr>
              <w:rFonts w:ascii="Times New Roman" w:hAnsi="Times New Roman"/>
              <w:i/>
              <w:lang w:val="en-GB"/>
            </w:rPr>
            <w:delText>argument</w:delText>
          </w:r>
          <w:r w:rsidRPr="00C7794D" w:rsidDel="00A55C37">
            <w:rPr>
              <w:rFonts w:ascii="Times New Roman" w:hAnsi="Times New Roman"/>
              <w:lang w:val="en-GB"/>
            </w:rPr>
            <w:delText xml:space="preserve"> is</w:delText>
          </w:r>
          <w:r w:rsidDel="00A55C37">
            <w:rPr>
              <w:rFonts w:ascii="Times New Roman" w:hAnsi="Times New Roman"/>
              <w:lang w:val="en-GB"/>
            </w:rPr>
            <w:delText xml:space="preserve"> an abrupt completion, return </w:delText>
          </w:r>
          <w:r w:rsidRPr="006A5E27" w:rsidDel="00A55C37">
            <w:rPr>
              <w:rFonts w:ascii="Times New Roman" w:hAnsi="Times New Roman"/>
              <w:i/>
              <w:lang w:val="en-GB"/>
            </w:rPr>
            <w:delText>argument</w:delText>
          </w:r>
          <w:r w:rsidRPr="00C7794D" w:rsidDel="00A55C37">
            <w:rPr>
              <w:rFonts w:ascii="Times New Roman" w:hAnsi="Times New Roman"/>
              <w:lang w:val="en-GB"/>
            </w:rPr>
            <w:delText>.</w:delText>
          </w:r>
        </w:del>
      </w:ins>
    </w:p>
    <w:p w14:paraId="0C774A21" w14:textId="77777777" w:rsidR="00F56AD5" w:rsidRPr="00AA7866" w:rsidDel="00A55C37" w:rsidRDefault="00F56AD5">
      <w:pPr>
        <w:pStyle w:val="MediumGrid21"/>
        <w:numPr>
          <w:ilvl w:val="0"/>
          <w:numId w:val="335"/>
        </w:numPr>
        <w:spacing w:after="240"/>
        <w:rPr>
          <w:ins w:id="4018" w:author="Rev 6 Allen Wirfs-Brock" w:date="2012-02-22T12:48:00Z"/>
          <w:del w:id="4019" w:author="Rev 7 Allen Wirfs-Brock" w:date="2012-04-09T16:03:00Z"/>
          <w:rFonts w:ascii="Times New Roman" w:hAnsi="Times New Roman"/>
        </w:rPr>
        <w:pPrChange w:id="4020" w:author="Rev 6 Allen Wirfs-Brock" w:date="2012-02-22T12:55:00Z">
          <w:pPr/>
        </w:pPrChange>
      </w:pPr>
      <w:ins w:id="4021" w:author="Rev 6 Allen Wirfs-Brock" w:date="2012-02-22T12:51:00Z">
        <w:del w:id="4022" w:author="Rev 7 Allen Wirfs-Brock" w:date="2012-04-09T16:03:00Z">
          <w:r w:rsidRPr="00C7794D" w:rsidDel="00A55C37">
            <w:rPr>
              <w:rFonts w:ascii="Times New Roman" w:hAnsi="Times New Roman"/>
              <w:lang w:val="en-GB"/>
            </w:rPr>
            <w:delText>Return</w:delText>
          </w:r>
        </w:del>
      </w:ins>
      <w:ins w:id="4023" w:author="Rev 6 Allen Wirfs-Brock" w:date="2012-02-22T12:53:00Z">
        <w:del w:id="4024" w:author="Rev 7 Allen Wirfs-Brock" w:date="2012-04-09T16:03:00Z">
          <w:r w:rsidDel="00A55C37">
            <w:rPr>
              <w:rFonts w:ascii="Times New Roman" w:hAnsi="Times New Roman"/>
              <w:b/>
              <w:lang w:val="en-GB"/>
            </w:rPr>
            <w:delText xml:space="preserve"> </w:delText>
          </w:r>
          <w:r w:rsidRPr="00F56AD5" w:rsidDel="00A55C37">
            <w:rPr>
              <w:rFonts w:ascii="Times New Roman" w:hAnsi="Times New Roman"/>
              <w:i/>
              <w:lang w:val="en-GB"/>
            </w:rPr>
            <w:delText>argument</w:delText>
          </w:r>
          <w:r w:rsidDel="00A55C37">
            <w:rPr>
              <w:rFonts w:ascii="Times New Roman" w:hAnsi="Times New Roman"/>
              <w:lang w:val="en-GB"/>
            </w:rPr>
            <w:delText>.[[value]]</w:delText>
          </w:r>
        </w:del>
      </w:ins>
      <w:ins w:id="4025" w:author="Rev 6 Allen Wirfs-Brock" w:date="2012-02-22T12:51:00Z">
        <w:del w:id="4026" w:author="Rev 7 Allen Wirfs-Brock" w:date="2012-04-09T16:03:00Z">
          <w:r w:rsidRPr="00C7794D" w:rsidDel="00A55C37">
            <w:rPr>
              <w:rFonts w:ascii="Times New Roman" w:hAnsi="Times New Roman"/>
              <w:lang w:val="en-GB"/>
            </w:rPr>
            <w:delText>.</w:delText>
          </w:r>
        </w:del>
      </w:ins>
      <w:ins w:id="4027" w:author="Rev 6 Allen Wirfs-Brock" w:date="2012-02-22T12:53:00Z">
        <w:del w:id="4028" w:author="Rev 7 Allen Wirfs-Brock" w:date="2012-04-09T16:03:00Z">
          <w:r w:rsidDel="00A55C37">
            <w:rPr>
              <w:rFonts w:ascii="Times New Roman" w:hAnsi="Times New Roman"/>
              <w:lang w:val="en-GB"/>
            </w:rPr>
            <w:delText xml:space="preserve"> </w:delText>
          </w:r>
        </w:del>
      </w:ins>
    </w:p>
    <w:p w14:paraId="576378C7" w14:textId="77777777" w:rsidR="007B3D38" w:rsidDel="00AA7866" w:rsidRDefault="0055587E" w:rsidP="0055587E">
      <w:pPr>
        <w:rPr>
          <w:ins w:id="4029" w:author="Rev 8 Allen Wirfs-Brock" w:date="2012-06-14T17:55:00Z"/>
          <w:del w:id="4030" w:author="Rev 10 Allen Wirfs-Brock" w:date="2012-09-27T11:21:00Z"/>
          <w:rFonts w:cs="Arial"/>
          <w:lang w:eastAsia="en-US"/>
        </w:rPr>
      </w:pPr>
      <w:ins w:id="4031" w:author="Rev 6 Allen Wirfs-Brock" w:date="2012-02-23T12:28:00Z">
        <w:del w:id="4032" w:author="Rev 10 Allen Wirfs-Brock" w:date="2012-09-27T11:21:00Z">
          <w:r w:rsidDel="00AA7866">
            <w:rPr>
              <w:lang w:eastAsia="en-US"/>
            </w:rPr>
            <w:delText xml:space="preserve">The abstraction </w:delText>
          </w:r>
        </w:del>
      </w:ins>
      <w:ins w:id="4033" w:author="Rev 6 Allen Wirfs-Brock" w:date="2012-02-25T09:49:00Z">
        <w:del w:id="4034" w:author="Rev 10 Allen Wirfs-Brock" w:date="2012-09-27T11:21:00Z">
          <w:r w:rsidR="00542A4C" w:rsidDel="00AA7866">
            <w:rPr>
              <w:lang w:eastAsia="en-US"/>
            </w:rPr>
            <w:delText>operation</w:delText>
          </w:r>
        </w:del>
      </w:ins>
      <w:ins w:id="4035" w:author="Rev 8 Allen Wirfs-Brock" w:date="2012-06-14T14:41:00Z">
        <w:del w:id="4036" w:author="Rev 10 Allen Wirfs-Brock" w:date="2012-09-27T11:21:00Z">
          <w:r w:rsidR="00D4543D" w:rsidDel="00AA7866">
            <w:rPr>
              <w:lang w:eastAsia="en-US"/>
            </w:rPr>
            <w:delText>abstract operation</w:delText>
          </w:r>
        </w:del>
      </w:ins>
      <w:ins w:id="4037" w:author="Rev 6 Allen Wirfs-Brock" w:date="2012-02-23T12:28:00Z">
        <w:del w:id="4038" w:author="Rev 10 Allen Wirfs-Brock" w:date="2012-09-27T11:21:00Z">
          <w:r w:rsidDel="00AA7866">
            <w:rPr>
              <w:lang w:eastAsia="en-US"/>
            </w:rPr>
            <w:delText xml:space="preserve"> NormalCompletion with a single </w:delText>
          </w:r>
          <w:r w:rsidRPr="007B3D38" w:rsidDel="00AA7866">
            <w:rPr>
              <w:rFonts w:ascii="Times New Roman" w:hAnsi="Times New Roman"/>
              <w:i/>
              <w:lang w:eastAsia="en-US"/>
            </w:rPr>
            <w:delText>argument</w:delText>
          </w:r>
        </w:del>
      </w:ins>
      <w:ins w:id="4039" w:author="Rev 8 Allen Wirfs-Brock" w:date="2012-06-14T17:55:00Z">
        <w:del w:id="4040" w:author="Rev 10 Allen Wirfs-Brock" w:date="2012-09-27T11:21:00Z">
          <w:r w:rsidR="007B3D38" w:rsidDel="00AA7866">
            <w:rPr>
              <w:rFonts w:cs="Arial"/>
              <w:lang w:eastAsia="en-US"/>
            </w:rPr>
            <w:delText>, such as:</w:delText>
          </w:r>
        </w:del>
      </w:ins>
    </w:p>
    <w:p w14:paraId="1E1D4B41" w14:textId="77777777" w:rsidR="007B3D38" w:rsidRPr="00E77497" w:rsidRDefault="007B3D38" w:rsidP="007B3D38">
      <w:pPr>
        <w:pStyle w:val="Alg3"/>
        <w:numPr>
          <w:ilvl w:val="0"/>
          <w:numId w:val="889"/>
        </w:numPr>
        <w:spacing w:after="220"/>
        <w:rPr>
          <w:ins w:id="4041" w:author="Rev 8 Allen Wirfs-Brock" w:date="2012-06-14T17:55:00Z"/>
        </w:rPr>
      </w:pPr>
      <w:ins w:id="4042" w:author="Rev 8 Allen Wirfs-Brock" w:date="2012-06-14T17:55:00Z">
        <w:r>
          <w:t>R</w:t>
        </w:r>
        <w:r w:rsidRPr="00E77497">
          <w:t xml:space="preserve">eturn </w:t>
        </w:r>
      </w:ins>
      <w:ins w:id="4043" w:author="Rev 8 Allen Wirfs-Brock" w:date="2012-06-14T17:56:00Z">
        <w:r>
          <w:t>NormalCompletion(</w:t>
        </w:r>
        <w:r w:rsidRPr="00142A0A">
          <w:rPr>
            <w:i/>
          </w:rPr>
          <w:t>argument</w:t>
        </w:r>
        <w:r>
          <w:t>)</w:t>
        </w:r>
      </w:ins>
      <w:ins w:id="4044" w:author="Rev 8 Allen Wirfs-Brock" w:date="2012-06-14T17:55:00Z">
        <w:r w:rsidRPr="00E77497">
          <w:t>.</w:t>
        </w:r>
      </w:ins>
    </w:p>
    <w:p w14:paraId="64DCB1BC" w14:textId="77777777" w:rsidR="0055587E" w:rsidRDefault="00081283" w:rsidP="0055587E">
      <w:pPr>
        <w:rPr>
          <w:ins w:id="4045" w:author="Rev 6 Allen Wirfs-Brock" w:date="2012-02-23T12:28:00Z"/>
          <w:lang w:eastAsia="en-US"/>
        </w:rPr>
      </w:pPr>
      <w:ins w:id="4046" w:author="Rev 6 Allen Wirfs-Brock" w:date="2012-02-23T12:28:00Z">
        <w:r>
          <w:rPr>
            <w:lang w:eastAsia="en-US"/>
          </w:rPr>
          <w:t>I</w:t>
        </w:r>
        <w:r w:rsidR="0055587E">
          <w:rPr>
            <w:lang w:eastAsia="en-US"/>
          </w:rPr>
          <w:t>s a short hand that is defined as follows:</w:t>
        </w:r>
      </w:ins>
    </w:p>
    <w:p w14:paraId="019B7130" w14:textId="77777777" w:rsidR="0055587E" w:rsidRPr="000D29DF" w:rsidRDefault="0055587E" w:rsidP="006F1578">
      <w:pPr>
        <w:pStyle w:val="Alg3"/>
        <w:numPr>
          <w:ilvl w:val="0"/>
          <w:numId w:val="674"/>
        </w:numPr>
        <w:spacing w:after="220"/>
        <w:rPr>
          <w:ins w:id="4047" w:author="Rev 6 Allen Wirfs-Brock" w:date="2012-02-23T12:29:00Z"/>
        </w:rPr>
      </w:pPr>
      <w:ins w:id="4048" w:author="Rev 6 Allen Wirfs-Brock" w:date="2012-02-23T12:29:00Z">
        <w:r>
          <w:t>R</w:t>
        </w:r>
        <w:r w:rsidRPr="00E77497">
          <w:t xml:space="preserve">eturn </w:t>
        </w:r>
        <w:r>
          <w:t xml:space="preserve">Completion {[[type]]: </w:t>
        </w:r>
        <w:r>
          <w:rPr>
            <w:rFonts w:ascii="Arial" w:hAnsi="Arial" w:cs="Arial"/>
          </w:rPr>
          <w:t>normal</w:t>
        </w:r>
        <w:r>
          <w:t xml:space="preserve">, [[value]]: </w:t>
        </w:r>
        <w:r w:rsidRPr="006F1578">
          <w:rPr>
            <w:i/>
          </w:rPr>
          <w:t>argument</w:t>
        </w:r>
        <w:r>
          <w:t>, [[target]]:</w:t>
        </w:r>
        <w:r w:rsidRPr="002C2220">
          <w:rPr>
            <w:rFonts w:ascii="Arial" w:hAnsi="Arial" w:cs="Arial"/>
          </w:rPr>
          <w:t>empty</w:t>
        </w:r>
        <w:r>
          <w:t>}</w:t>
        </w:r>
        <w:r w:rsidRPr="00E77497">
          <w:t>.</w:t>
        </w:r>
      </w:ins>
    </w:p>
    <w:p w14:paraId="4351E387" w14:textId="77777777" w:rsidR="007B3D38" w:rsidRDefault="00081283" w:rsidP="006A77CE">
      <w:pPr>
        <w:pStyle w:val="30"/>
        <w:numPr>
          <w:ilvl w:val="0"/>
          <w:numId w:val="0"/>
        </w:numPr>
        <w:rPr>
          <w:ins w:id="4049" w:author="Rev 8 Allen Wirfs-Brock" w:date="2012-06-14T17:50:00Z"/>
          <w:lang w:eastAsia="en-US"/>
        </w:rPr>
      </w:pPr>
      <w:bookmarkStart w:id="4050" w:name="_Toc336509435"/>
      <w:ins w:id="4051" w:author="Rev 9 Allen Wirfs-Brock" w:date="2012-07-07T13:30:00Z">
        <w:r>
          <w:rPr>
            <w:lang w:eastAsia="en-US"/>
          </w:rPr>
          <w:t xml:space="preserve">8.8.3 </w:t>
        </w:r>
      </w:ins>
      <w:ins w:id="4052" w:author="Rev 8 Allen Wirfs-Brock" w:date="2012-06-14T17:51:00Z">
        <w:r w:rsidR="007B3D38">
          <w:rPr>
            <w:lang w:eastAsia="en-US"/>
          </w:rPr>
          <w:t>Throw an Exception</w:t>
        </w:r>
      </w:ins>
      <w:bookmarkEnd w:id="4050"/>
    </w:p>
    <w:p w14:paraId="37928883" w14:textId="77777777" w:rsidR="00F87676" w:rsidRDefault="00F87676" w:rsidP="00F87676">
      <w:pPr>
        <w:rPr>
          <w:ins w:id="4053" w:author="Rev 6 Allen Wirfs-Brock" w:date="2012-02-22T12:33:00Z"/>
          <w:lang w:eastAsia="en-US"/>
        </w:rPr>
      </w:pPr>
      <w:ins w:id="4054" w:author="Rev 6 Allen Wirfs-Brock" w:date="2012-02-22T12:33:00Z">
        <w:r>
          <w:rPr>
            <w:lang w:eastAsia="en-US"/>
          </w:rPr>
          <w:t xml:space="preserve">Algorithms steps that say to throw an exception, such as </w:t>
        </w:r>
      </w:ins>
    </w:p>
    <w:p w14:paraId="0B8BE010" w14:textId="77777777" w:rsidR="00F87676" w:rsidRPr="00E77497" w:rsidRDefault="00F87676" w:rsidP="00F87676">
      <w:pPr>
        <w:pStyle w:val="Alg3"/>
        <w:numPr>
          <w:ilvl w:val="0"/>
          <w:numId w:val="667"/>
        </w:numPr>
        <w:spacing w:after="220"/>
        <w:rPr>
          <w:ins w:id="4055" w:author="Rev 6 Allen Wirfs-Brock" w:date="2012-02-22T12:33:00Z"/>
        </w:rPr>
      </w:pPr>
      <w:ins w:id="4056" w:author="Rev 6 Allen Wirfs-Brock" w:date="2012-02-22T12:33:00Z">
        <w:r>
          <w:t xml:space="preserve">Throw a </w:t>
        </w:r>
        <w:r w:rsidRPr="006A5E27">
          <w:rPr>
            <w:b/>
          </w:rPr>
          <w:t>TypeError</w:t>
        </w:r>
        <w:r>
          <w:t xml:space="preserve"> exception</w:t>
        </w:r>
        <w:r w:rsidRPr="00E77497">
          <w:t>.</w:t>
        </w:r>
      </w:ins>
    </w:p>
    <w:p w14:paraId="101F6A75" w14:textId="77777777" w:rsidR="00F87676" w:rsidRDefault="00081283" w:rsidP="00F87676">
      <w:pPr>
        <w:rPr>
          <w:ins w:id="4057" w:author="Rev 6 Allen Wirfs-Brock" w:date="2012-02-22T12:33:00Z"/>
        </w:rPr>
      </w:pPr>
      <w:ins w:id="4058" w:author="Rev 6 Allen Wirfs-Brock" w:date="2012-02-22T12:33:00Z">
        <w:r>
          <w:t>M</w:t>
        </w:r>
        <w:r w:rsidR="00F87676">
          <w:t>ean the same things as:</w:t>
        </w:r>
      </w:ins>
    </w:p>
    <w:p w14:paraId="2043B72A" w14:textId="77777777" w:rsidR="00F87676" w:rsidRPr="000D29DF" w:rsidRDefault="00F87676" w:rsidP="006F1578">
      <w:pPr>
        <w:pStyle w:val="Alg3"/>
        <w:numPr>
          <w:ilvl w:val="0"/>
          <w:numId w:val="666"/>
        </w:numPr>
        <w:spacing w:after="220"/>
        <w:rPr>
          <w:ins w:id="4059" w:author="Rev 6 Allen Wirfs-Brock" w:date="2012-02-22T12:33:00Z"/>
        </w:rPr>
      </w:pPr>
      <w:ins w:id="4060" w:author="Rev 6 Allen Wirfs-Brock" w:date="2012-02-22T12:33:00Z">
        <w:r>
          <w:t>R</w:t>
        </w:r>
        <w:r w:rsidRPr="00E77497">
          <w:t xml:space="preserve">eturn </w:t>
        </w:r>
        <w:r>
          <w:t xml:space="preserve">Completion {[[type]]: </w:t>
        </w:r>
        <w:r>
          <w:rPr>
            <w:rFonts w:ascii="Arial" w:hAnsi="Arial" w:cs="Arial"/>
          </w:rPr>
          <w:t>throw</w:t>
        </w:r>
        <w:r>
          <w:t xml:space="preserve">, [[value]]: a newly created </w:t>
        </w:r>
        <w:r w:rsidRPr="00A9238D">
          <w:rPr>
            <w:b/>
          </w:rPr>
          <w:t>TypeError</w:t>
        </w:r>
        <w:r>
          <w:t xml:space="preserve"> object, [[target]]:</w:t>
        </w:r>
        <w:r w:rsidRPr="002C2220">
          <w:rPr>
            <w:rFonts w:ascii="Arial" w:hAnsi="Arial" w:cs="Arial"/>
          </w:rPr>
          <w:t>empty</w:t>
        </w:r>
        <w:r>
          <w:t>}</w:t>
        </w:r>
        <w:r w:rsidRPr="00E77497">
          <w:t>.</w:t>
        </w:r>
      </w:ins>
    </w:p>
    <w:p w14:paraId="60D6839F" w14:textId="77777777" w:rsidR="007B3D38" w:rsidRDefault="00081283" w:rsidP="006A77CE">
      <w:pPr>
        <w:pStyle w:val="30"/>
        <w:numPr>
          <w:ilvl w:val="0"/>
          <w:numId w:val="0"/>
        </w:numPr>
        <w:rPr>
          <w:ins w:id="4061" w:author="Rev 8 Allen Wirfs-Brock" w:date="2012-06-14T17:51:00Z"/>
          <w:lang w:eastAsia="en-US"/>
        </w:rPr>
      </w:pPr>
      <w:bookmarkStart w:id="4062" w:name="_Toc336509436"/>
      <w:ins w:id="4063" w:author="Rev 9 Allen Wirfs-Brock" w:date="2012-07-07T13:31:00Z">
        <w:r>
          <w:rPr>
            <w:lang w:eastAsia="en-US"/>
          </w:rPr>
          <w:t xml:space="preserve">8.8.4 </w:t>
        </w:r>
      </w:ins>
      <w:ins w:id="4064" w:author="Rev 8 Allen Wirfs-Brock" w:date="2012-06-14T17:51:00Z">
        <w:r w:rsidR="007B3D38">
          <w:rPr>
            <w:lang w:eastAsia="en-US"/>
          </w:rPr>
          <w:t>ReturnIfAbrupt</w:t>
        </w:r>
        <w:bookmarkEnd w:id="4062"/>
      </w:ins>
    </w:p>
    <w:p w14:paraId="208461E6" w14:textId="77777777" w:rsidR="00A01CD2" w:rsidRDefault="0055587E" w:rsidP="0055587E">
      <w:pPr>
        <w:rPr>
          <w:ins w:id="4065" w:author="Rev 7 Allen Wirfs-Brock" w:date="2012-04-09T15:53:00Z"/>
          <w:lang w:eastAsia="en-US"/>
        </w:rPr>
      </w:pPr>
      <w:ins w:id="4066" w:author="Rev 6 Allen Wirfs-Brock" w:date="2012-02-23T12:31:00Z">
        <w:r>
          <w:rPr>
            <w:lang w:eastAsia="en-US"/>
          </w:rPr>
          <w:t>Algorithms steps that say</w:t>
        </w:r>
        <w:del w:id="4067" w:author="Rev 7 Allen Wirfs-Brock" w:date="2012-04-09T15:53:00Z">
          <w:r w:rsidDel="00A01CD2">
            <w:rPr>
              <w:lang w:eastAsia="en-US"/>
            </w:rPr>
            <w:delText xml:space="preserve"> </w:delText>
          </w:r>
        </w:del>
      </w:ins>
    </w:p>
    <w:p w14:paraId="11AC870E" w14:textId="77777777" w:rsidR="00A01CD2" w:rsidRDefault="0055587E" w:rsidP="00A55C37">
      <w:pPr>
        <w:pStyle w:val="Alg3"/>
        <w:numPr>
          <w:ilvl w:val="0"/>
          <w:numId w:val="675"/>
        </w:numPr>
        <w:spacing w:after="220"/>
        <w:rPr>
          <w:ins w:id="4068" w:author="Rev 7 Allen Wirfs-Brock" w:date="2012-04-09T15:54:00Z"/>
        </w:rPr>
      </w:pPr>
      <w:ins w:id="4069" w:author="Rev 6 Allen Wirfs-Brock" w:date="2012-02-23T12:31:00Z">
        <w:r>
          <w:t>ReturnIfAbrupt(</w:t>
        </w:r>
        <w:r w:rsidRPr="00A55C37">
          <w:rPr>
            <w:i/>
          </w:rPr>
          <w:t>argument</w:t>
        </w:r>
        <w:r>
          <w:t>)</w:t>
        </w:r>
        <w:del w:id="4070" w:author="Rev 8 Allen Wirfs-Brock" w:date="2012-06-14T16:04:00Z">
          <w:r w:rsidDel="004B2239">
            <w:delText>,</w:delText>
          </w:r>
        </w:del>
      </w:ins>
      <w:ins w:id="4071" w:author="Rev 8 Allen Wirfs-Brock" w:date="2012-06-14T16:04:00Z">
        <w:r w:rsidR="004B2239">
          <w:t>.</w:t>
        </w:r>
      </w:ins>
    </w:p>
    <w:p w14:paraId="22C5D70A" w14:textId="77777777" w:rsidR="0055587E" w:rsidRDefault="0055587E" w:rsidP="0055587E">
      <w:pPr>
        <w:rPr>
          <w:ins w:id="4072" w:author="Rev 6 Allen Wirfs-Brock" w:date="2012-02-23T12:31:00Z"/>
        </w:rPr>
      </w:pPr>
      <w:ins w:id="4073" w:author="Rev 6 Allen Wirfs-Brock" w:date="2012-02-23T12:31:00Z">
        <w:r>
          <w:t>mean the same things as:</w:t>
        </w:r>
      </w:ins>
    </w:p>
    <w:p w14:paraId="1AD761E4" w14:textId="77777777" w:rsidR="00A55C37" w:rsidRDefault="0055587E" w:rsidP="00A55C37">
      <w:pPr>
        <w:pStyle w:val="Alg3"/>
        <w:numPr>
          <w:ilvl w:val="0"/>
          <w:numId w:val="701"/>
        </w:numPr>
        <w:spacing w:after="220"/>
        <w:contextualSpacing/>
        <w:rPr>
          <w:ins w:id="4074" w:author="Rev 7 Allen Wirfs-Brock" w:date="2012-04-09T15:55:00Z"/>
        </w:rPr>
      </w:pPr>
      <w:ins w:id="4075" w:author="Rev 6 Allen Wirfs-Brock" w:date="2012-02-23T12:33:00Z">
        <w:r w:rsidRPr="00C7794D">
          <w:t xml:space="preserve">If </w:t>
        </w:r>
        <w:r>
          <w:rPr>
            <w:i/>
          </w:rPr>
          <w:t>argument</w:t>
        </w:r>
        <w:r w:rsidRPr="00C7794D">
          <w:t xml:space="preserve"> is</w:t>
        </w:r>
        <w:r>
          <w:t xml:space="preserve"> an abrupt completion, </w:t>
        </w:r>
      </w:ins>
      <w:ins w:id="4076" w:author="Rev 7 Allen Wirfs-Brock" w:date="2012-04-09T15:55:00Z">
        <w:r w:rsidR="00A55C37">
          <w:t xml:space="preserve">then </w:t>
        </w:r>
      </w:ins>
      <w:ins w:id="4077" w:author="Rev 6 Allen Wirfs-Brock" w:date="2012-02-23T12:33:00Z">
        <w:r>
          <w:t xml:space="preserve">return </w:t>
        </w:r>
        <w:r w:rsidRPr="006A5E27">
          <w:rPr>
            <w:i/>
          </w:rPr>
          <w:t>argument</w:t>
        </w:r>
      </w:ins>
      <w:ins w:id="4078" w:author="Rev 7 Allen Wirfs-Brock" w:date="2012-04-09T15:57:00Z">
        <w:del w:id="4079" w:author="Rev 8 Allen Wirfs-Brock" w:date="2012-06-14T16:04:00Z">
          <w:r w:rsidR="00A55C37" w:rsidDel="004B2239">
            <w:delText>,</w:delText>
          </w:r>
        </w:del>
      </w:ins>
      <w:ins w:id="4080" w:author="Rev 8 Allen Wirfs-Brock" w:date="2012-06-14T16:04:00Z">
        <w:r w:rsidR="004B2239">
          <w:t>.</w:t>
        </w:r>
      </w:ins>
    </w:p>
    <w:p w14:paraId="53D337B3" w14:textId="77777777" w:rsidR="00A55C37" w:rsidRDefault="00E82328" w:rsidP="005E3AA9">
      <w:pPr>
        <w:pStyle w:val="Alg3"/>
        <w:numPr>
          <w:ilvl w:val="0"/>
          <w:numId w:val="701"/>
        </w:numPr>
        <w:spacing w:after="220"/>
        <w:rPr>
          <w:ins w:id="4081" w:author="Rev 7 Allen Wirfs-Brock" w:date="2012-04-09T15:56:00Z"/>
        </w:rPr>
      </w:pPr>
      <w:ins w:id="4082" w:author="Rev 7 Allen Wirfs-Brock" w:date="2012-04-09T15:52:00Z">
        <w:r>
          <w:t>Else</w:t>
        </w:r>
        <w:r w:rsidR="00A55C37">
          <w:t xml:space="preserve"> if </w:t>
        </w:r>
        <w:r w:rsidR="00A55C37" w:rsidRPr="00A55C37">
          <w:rPr>
            <w:i/>
          </w:rPr>
          <w:t>argument</w:t>
        </w:r>
        <w:r w:rsidR="00A55C37">
          <w:t xml:space="preserve"> is a </w:t>
        </w:r>
      </w:ins>
      <w:ins w:id="4083" w:author="Rev 7 Allen Wirfs-Brock" w:date="2012-04-09T16:19:00Z">
        <w:r>
          <w:t>C</w:t>
        </w:r>
      </w:ins>
      <w:ins w:id="4084" w:author="Rev 7 Allen Wirfs-Brock" w:date="2012-04-09T15:52:00Z">
        <w:r w:rsidR="00A55C37">
          <w:t xml:space="preserve">ompletion </w:t>
        </w:r>
      </w:ins>
      <w:ins w:id="4085" w:author="Rev 7 Allen Wirfs-Brock" w:date="2012-04-09T16:19:00Z">
        <w:r>
          <w:t>R</w:t>
        </w:r>
      </w:ins>
      <w:ins w:id="4086" w:author="Rev 7 Allen Wirfs-Brock" w:date="2012-04-09T15:52:00Z">
        <w:r w:rsidR="00A55C37">
          <w:t xml:space="preserve">ecord, then let </w:t>
        </w:r>
      </w:ins>
      <w:ins w:id="4087" w:author="Rev 7 Allen Wirfs-Brock" w:date="2012-04-09T16:18:00Z">
        <w:r w:rsidRPr="00A55C37">
          <w:rPr>
            <w:i/>
          </w:rPr>
          <w:t>argument</w:t>
        </w:r>
        <w:r>
          <w:t xml:space="preserve"> </w:t>
        </w:r>
      </w:ins>
      <w:ins w:id="4088" w:author="Rev 7 Allen Wirfs-Brock" w:date="2012-04-09T15:52:00Z">
        <w:r w:rsidR="00A55C37">
          <w:t xml:space="preserve">be </w:t>
        </w:r>
      </w:ins>
      <w:ins w:id="4089" w:author="Rev 7 Allen Wirfs-Brock" w:date="2012-04-09T15:57:00Z">
        <w:r w:rsidR="00A55C37" w:rsidRPr="00A55C37">
          <w:rPr>
            <w:i/>
          </w:rPr>
          <w:t>argument</w:t>
        </w:r>
        <w:r w:rsidR="00A55C37">
          <w:t>.[[value]]</w:t>
        </w:r>
        <w:del w:id="4090" w:author="Rev 8 Allen Wirfs-Brock" w:date="2012-06-14T16:04:00Z">
          <w:r w:rsidR="00A55C37" w:rsidDel="004B2239">
            <w:delText>,</w:delText>
          </w:r>
        </w:del>
      </w:ins>
      <w:ins w:id="4091" w:author="Rev 8 Allen Wirfs-Brock" w:date="2012-06-14T16:04:00Z">
        <w:r w:rsidR="004B2239">
          <w:t>.</w:t>
        </w:r>
      </w:ins>
    </w:p>
    <w:p w14:paraId="690CBFFE" w14:textId="77777777" w:rsidR="0055587E" w:rsidRPr="000D29DF" w:rsidDel="00E82328" w:rsidRDefault="0055587E" w:rsidP="00A55C37">
      <w:pPr>
        <w:pStyle w:val="Alg3"/>
        <w:numPr>
          <w:ilvl w:val="0"/>
          <w:numId w:val="701"/>
        </w:numPr>
        <w:spacing w:after="220"/>
        <w:rPr>
          <w:ins w:id="4092" w:author="Rev 6 Allen Wirfs-Brock" w:date="2012-02-23T12:31:00Z"/>
          <w:del w:id="4093" w:author="Rev 7 Allen Wirfs-Brock" w:date="2012-04-09T16:18:00Z"/>
        </w:rPr>
      </w:pPr>
      <w:ins w:id="4094" w:author="Rev 6 Allen Wirfs-Brock" w:date="2012-02-23T12:31:00Z">
        <w:del w:id="4095" w:author="Rev 7 Allen Wirfs-Brock" w:date="2012-04-09T16:00:00Z">
          <w:r w:rsidRPr="00E77497" w:rsidDel="00A55C37">
            <w:delText>.</w:delText>
          </w:r>
        </w:del>
      </w:ins>
    </w:p>
    <w:p w14:paraId="292E57AE" w14:textId="77777777" w:rsidR="004C02EF" w:rsidRPr="00E77497" w:rsidRDefault="004C02EF" w:rsidP="004C02EF">
      <w:pPr>
        <w:pStyle w:val="20"/>
        <w:numPr>
          <w:ilvl w:val="0"/>
          <w:numId w:val="0"/>
        </w:numPr>
        <w:spacing w:before="240"/>
      </w:pPr>
      <w:bookmarkStart w:id="4096" w:name="_Toc336509437"/>
      <w:r w:rsidRPr="00E77497">
        <w:t>8.</w:t>
      </w:r>
      <w:del w:id="4097" w:author="Rev 6 Allen Wirfs-Brock" w:date="2012-02-22T12:34:00Z">
        <w:r w:rsidRPr="00E77497" w:rsidDel="00F87676">
          <w:delText>7</w:delText>
        </w:r>
      </w:del>
      <w:ins w:id="4098" w:author="Rev 6 Allen Wirfs-Brock" w:date="2012-02-22T12:34:00Z">
        <w:r w:rsidR="00F87676">
          <w:t>9</w:t>
        </w:r>
      </w:ins>
      <w:r w:rsidRPr="00E77497">
        <w:tab/>
        <w:t>The Reference Specification Typ</w:t>
      </w:r>
      <w:bookmarkEnd w:id="3835"/>
      <w:bookmarkEnd w:id="3836"/>
      <w:bookmarkEnd w:id="3837"/>
      <w:bookmarkEnd w:id="3838"/>
      <w:bookmarkEnd w:id="3839"/>
      <w:bookmarkEnd w:id="3840"/>
      <w:bookmarkEnd w:id="3841"/>
      <w:bookmarkEnd w:id="3842"/>
      <w:bookmarkEnd w:id="3843"/>
      <w:r w:rsidRPr="00E77497">
        <w:t>e</w:t>
      </w:r>
      <w:bookmarkEnd w:id="3844"/>
      <w:bookmarkEnd w:id="3845"/>
      <w:bookmarkEnd w:id="3846"/>
      <w:bookmarkEnd w:id="3847"/>
      <w:bookmarkEnd w:id="3848"/>
      <w:bookmarkEnd w:id="4096"/>
    </w:p>
    <w:p w14:paraId="71E670F8" w14:textId="77777777" w:rsidR="004C02EF" w:rsidRPr="006F1578" w:rsidRDefault="008D16CB" w:rsidP="004C02EF">
      <w:pPr>
        <w:rPr>
          <w:sz w:val="18"/>
          <w:szCs w:val="18"/>
        </w:rPr>
      </w:pPr>
      <w:ins w:id="4099" w:author="Rev 5 Allen Wirfs-Brock" w:date="2012-01-11T13:58:00Z">
        <w:r w:rsidRPr="006F1578">
          <w:rPr>
            <w:sz w:val="18"/>
            <w:szCs w:val="18"/>
          </w:rPr>
          <w:t>NOTE</w:t>
        </w:r>
        <w:r w:rsidRPr="006F1578">
          <w:rPr>
            <w:sz w:val="18"/>
            <w:szCs w:val="18"/>
          </w:rPr>
          <w:tab/>
        </w:r>
      </w:ins>
      <w:r w:rsidR="004C02EF" w:rsidRPr="006F1578">
        <w:rPr>
          <w:sz w:val="18"/>
          <w:szCs w:val="18"/>
        </w:rPr>
        <w:t xml:space="preserve">The Reference type is used to explain the behaviour of such operators as </w:t>
      </w:r>
      <w:r w:rsidR="004C02EF" w:rsidRPr="006F1578">
        <w:rPr>
          <w:rFonts w:ascii="Courier New" w:hAnsi="Courier New"/>
          <w:b/>
          <w:sz w:val="18"/>
          <w:szCs w:val="18"/>
        </w:rPr>
        <w:t>delete</w:t>
      </w:r>
      <w:r w:rsidR="004C02EF" w:rsidRPr="006F1578">
        <w:rPr>
          <w:sz w:val="18"/>
          <w:szCs w:val="18"/>
        </w:rPr>
        <w:t xml:space="preserve">, </w:t>
      </w:r>
      <w:r w:rsidR="004C02EF" w:rsidRPr="006F1578">
        <w:rPr>
          <w:rFonts w:ascii="Courier New" w:hAnsi="Courier New"/>
          <w:b/>
          <w:sz w:val="18"/>
          <w:szCs w:val="18"/>
        </w:rPr>
        <w:t>typeof</w:t>
      </w:r>
      <w:r w:rsidR="004C02EF" w:rsidRPr="006F1578">
        <w:rPr>
          <w:sz w:val="18"/>
          <w:szCs w:val="18"/>
        </w:rPr>
        <w:t xml:space="preserve">, </w:t>
      </w:r>
      <w:del w:id="4100" w:author="Rev 9 Allen Wirfs-Brock" w:date="2012-07-07T17:44:00Z">
        <w:r w:rsidR="004C02EF" w:rsidRPr="006F1578" w:rsidDel="003D5776">
          <w:rPr>
            <w:sz w:val="18"/>
            <w:szCs w:val="18"/>
          </w:rPr>
          <w:delText xml:space="preserve">and </w:delText>
        </w:r>
      </w:del>
      <w:r w:rsidR="004C02EF" w:rsidRPr="006F1578">
        <w:rPr>
          <w:sz w:val="18"/>
          <w:szCs w:val="18"/>
        </w:rPr>
        <w:t>the assignment operators</w:t>
      </w:r>
      <w:ins w:id="4101" w:author="Rev 9 Allen Wirfs-Brock" w:date="2012-07-07T17:44:00Z">
        <w:r w:rsidR="003D5776">
          <w:rPr>
            <w:sz w:val="18"/>
            <w:szCs w:val="18"/>
          </w:rPr>
          <w:t xml:space="preserve">, the </w:t>
        </w:r>
        <w:r w:rsidR="003D5776" w:rsidRPr="004012E4">
          <w:rPr>
            <w:rFonts w:ascii="Courier New" w:hAnsi="Courier New"/>
            <w:b/>
            <w:sz w:val="18"/>
            <w:szCs w:val="18"/>
          </w:rPr>
          <w:t>super</w:t>
        </w:r>
        <w:r w:rsidR="003D5776">
          <w:rPr>
            <w:sz w:val="18"/>
            <w:szCs w:val="18"/>
          </w:rPr>
          <w:t xml:space="preserve"> keyword and other lanauge features.</w:t>
        </w:r>
      </w:ins>
      <w:r w:rsidR="004C02EF" w:rsidRPr="006F1578">
        <w:rPr>
          <w:sz w:val="18"/>
          <w:szCs w:val="18"/>
        </w:rPr>
        <w:t xml:space="preserve">. For example, the left-hand operand of an assignment is expected to produce a reference. </w:t>
      </w:r>
      <w:del w:id="4102" w:author="Rev 9 Allen Wirfs-Brock" w:date="2012-07-07T17:44:00Z">
        <w:r w:rsidR="004C02EF" w:rsidRPr="006F1578" w:rsidDel="003D5776">
          <w:rPr>
            <w:sz w:val="18"/>
            <w:szCs w:val="18"/>
          </w:rPr>
          <w:delText>The behaviour of assignment could, instead, be explained entirely in terms of a case analysis on the syntactic form of the left-hand operand of an assignment operator, but for one difficulty: function calls are permitted to return references. This possibility is admitted purely for the sake of host objects. No built-in ECMAScript function defined by this specification returns a reference and there is no provision for a user-defined function to return a reference. (Another reason not to use a syntactic case analysis is that it would be lengthy and awkward, affecting many parts of the specification.)</w:delText>
        </w:r>
      </w:del>
    </w:p>
    <w:p w14:paraId="3088D43A" w14:textId="77777777" w:rsidR="004C02EF" w:rsidRDefault="004C02EF" w:rsidP="004C02EF">
      <w:pPr>
        <w:rPr>
          <w:ins w:id="4103" w:author="Rev 5 Allen Wirfs-Brock" w:date="2012-01-11T13:59:00Z"/>
        </w:rPr>
      </w:pPr>
      <w:r w:rsidRPr="00E77497">
        <w:t xml:space="preserve">A </w:t>
      </w:r>
      <w:r w:rsidRPr="00E77497">
        <w:rPr>
          <w:b/>
        </w:rPr>
        <w:t xml:space="preserve">Reference </w:t>
      </w:r>
      <w:r w:rsidRPr="00E77497">
        <w:t xml:space="preserve">is a resolved name binding. A Reference consists of three components, the </w:t>
      </w:r>
      <w:r w:rsidRPr="00E77497">
        <w:rPr>
          <w:rFonts w:ascii="Times New Roman" w:hAnsi="Times New Roman"/>
          <w:i/>
        </w:rPr>
        <w:t xml:space="preserve">base </w:t>
      </w:r>
      <w:r w:rsidRPr="00E77497">
        <w:t xml:space="preserve">value, the </w:t>
      </w:r>
      <w:r w:rsidRPr="00E77497">
        <w:rPr>
          <w:rFonts w:ascii="Times New Roman" w:hAnsi="Times New Roman"/>
          <w:i/>
        </w:rPr>
        <w:t>referenced name</w:t>
      </w:r>
      <w:r w:rsidRPr="00E77497">
        <w:t xml:space="preserve"> and the Boolean valued </w:t>
      </w:r>
      <w:r w:rsidRPr="00E77497">
        <w:rPr>
          <w:rFonts w:ascii="Times New Roman" w:hAnsi="Times New Roman"/>
          <w:i/>
        </w:rPr>
        <w:t xml:space="preserve">strict reference </w:t>
      </w:r>
      <w:r w:rsidRPr="00E77497">
        <w:t xml:space="preserve">flag. The </w:t>
      </w:r>
      <w:r w:rsidRPr="006F1578">
        <w:rPr>
          <w:rFonts w:ascii="Times New Roman" w:hAnsi="Times New Roman"/>
          <w:i/>
        </w:rPr>
        <w:t>base</w:t>
      </w:r>
      <w:r w:rsidRPr="00E77497">
        <w:t xml:space="preserve"> value is either </w:t>
      </w:r>
      <w:r w:rsidRPr="00E77497">
        <w:rPr>
          <w:b/>
        </w:rPr>
        <w:t>undefined</w:t>
      </w:r>
      <w:r w:rsidRPr="00E77497">
        <w:t xml:space="preserve">, an Object, a Boolean, a String, a Number, or an environment record (10.2.1). A </w:t>
      </w:r>
      <w:r w:rsidRPr="006A77CE">
        <w:rPr>
          <w:rFonts w:ascii="Times New Roman" w:hAnsi="Times New Roman"/>
          <w:i/>
        </w:rPr>
        <w:t>base</w:t>
      </w:r>
      <w:r w:rsidRPr="00E77497">
        <w:t xml:space="preserve"> value of </w:t>
      </w:r>
      <w:r w:rsidRPr="00E77497">
        <w:rPr>
          <w:b/>
        </w:rPr>
        <w:t>undefined</w:t>
      </w:r>
      <w:r w:rsidRPr="00E77497">
        <w:t xml:space="preserve"> indicates that the </w:t>
      </w:r>
      <w:del w:id="4104" w:author="Rev 5 Allen Wirfs-Brock" w:date="2012-01-11T14:05:00Z">
        <w:r w:rsidRPr="00E77497" w:rsidDel="008D16CB">
          <w:delText xml:space="preserve">reference </w:delText>
        </w:r>
      </w:del>
      <w:ins w:id="4105" w:author="Rev 5 Allen Wirfs-Brock" w:date="2012-01-11T14:05:00Z">
        <w:r w:rsidR="008D16CB">
          <w:t>R</w:t>
        </w:r>
        <w:r w:rsidR="008D16CB" w:rsidRPr="00E77497">
          <w:t xml:space="preserve">eference </w:t>
        </w:r>
      </w:ins>
      <w:r w:rsidRPr="00E77497">
        <w:t xml:space="preserve">could not be resolved to a binding. The </w:t>
      </w:r>
      <w:r w:rsidRPr="006A77CE">
        <w:rPr>
          <w:rFonts w:ascii="Times New Roman" w:hAnsi="Times New Roman"/>
          <w:i/>
        </w:rPr>
        <w:t>referenced name</w:t>
      </w:r>
      <w:r w:rsidRPr="00E77497">
        <w:t xml:space="preserve"> is a String.</w:t>
      </w:r>
    </w:p>
    <w:p w14:paraId="0C4291E9" w14:textId="77777777" w:rsidR="008D16CB" w:rsidRPr="00E77497" w:rsidRDefault="008D16CB" w:rsidP="004C02EF">
      <w:ins w:id="4106" w:author="Rev 5 Allen Wirfs-Brock" w:date="2012-01-11T13:59:00Z">
        <w:r>
          <w:t xml:space="preserve">A Super Reference is a Reference that is used to represents a </w:t>
        </w:r>
      </w:ins>
      <w:ins w:id="4107" w:author="Rev 5 Allen Wirfs-Brock" w:date="2012-01-11T14:01:00Z">
        <w:r>
          <w:t xml:space="preserve">name </w:t>
        </w:r>
      </w:ins>
      <w:ins w:id="4108" w:author="Rev 5 Allen Wirfs-Brock" w:date="2012-01-11T13:59:00Z">
        <w:r>
          <w:t xml:space="preserve">binding that </w:t>
        </w:r>
      </w:ins>
      <w:ins w:id="4109" w:author="Rev 5 Allen Wirfs-Brock" w:date="2012-01-11T14:01:00Z">
        <w:r>
          <w:t xml:space="preserve">was expressed using the </w:t>
        </w:r>
        <w:r w:rsidRPr="006A77CE">
          <w:t>super</w:t>
        </w:r>
        <w:r>
          <w:t xml:space="preserve"> keyword. </w:t>
        </w:r>
      </w:ins>
      <w:ins w:id="4110" w:author="Rev 5 Allen Wirfs-Brock" w:date="2012-01-11T14:02:00Z">
        <w:r>
          <w:t xml:space="preserve"> A Super Reference has an additional </w:t>
        </w:r>
        <w:r w:rsidRPr="006A77CE">
          <w:rPr>
            <w:rFonts w:ascii="Times New Roman" w:hAnsi="Times New Roman"/>
            <w:i/>
          </w:rPr>
          <w:t>thisValue</w:t>
        </w:r>
        <w:r>
          <w:t xml:space="preserve"> component</w:t>
        </w:r>
      </w:ins>
      <w:ins w:id="4111" w:author="Rev 5 Allen Wirfs-Brock" w:date="2012-01-11T14:06:00Z">
        <w:r>
          <w:t xml:space="preserve"> and its </w:t>
        </w:r>
        <w:r w:rsidRPr="006A77CE">
          <w:rPr>
            <w:rFonts w:ascii="Times New Roman" w:hAnsi="Times New Roman"/>
            <w:i/>
          </w:rPr>
          <w:t>base</w:t>
        </w:r>
        <w:r>
          <w:t xml:space="preserve"> value will </w:t>
        </w:r>
        <w:r w:rsidR="004349F5">
          <w:t>never be an environment record</w:t>
        </w:r>
      </w:ins>
      <w:ins w:id="4112" w:author="Rev 5 Allen Wirfs-Brock" w:date="2012-01-11T14:02:00Z">
        <w:r>
          <w:t xml:space="preserve">. </w:t>
        </w:r>
      </w:ins>
    </w:p>
    <w:p w14:paraId="70E44D24" w14:textId="77777777" w:rsidR="004C02EF" w:rsidRPr="00E77497" w:rsidRDefault="004C02EF" w:rsidP="004C02EF">
      <w:r w:rsidRPr="00E77497">
        <w:t>The following abstract operations are used in this specification to access the components of references:</w:t>
      </w:r>
    </w:p>
    <w:p w14:paraId="01705272" w14:textId="77777777" w:rsidR="004C02EF" w:rsidRPr="00E77497" w:rsidRDefault="004C02EF" w:rsidP="006A77CE">
      <w:pPr>
        <w:numPr>
          <w:ilvl w:val="0"/>
          <w:numId w:val="36"/>
        </w:numPr>
        <w:spacing w:after="60"/>
        <w:contextualSpacing/>
      </w:pPr>
      <w:r w:rsidRPr="00E77497">
        <w:t>GetBase(V). Returns the base value component of the reference V.</w:t>
      </w:r>
    </w:p>
    <w:p w14:paraId="4D179656" w14:textId="77777777" w:rsidR="004C02EF" w:rsidRPr="00E77497" w:rsidRDefault="004C02EF" w:rsidP="006A77CE">
      <w:pPr>
        <w:numPr>
          <w:ilvl w:val="0"/>
          <w:numId w:val="36"/>
        </w:numPr>
        <w:spacing w:after="60"/>
        <w:contextualSpacing/>
      </w:pPr>
      <w:r w:rsidRPr="00E77497">
        <w:t>GetReferencedName(V). Returns the referenced name component of the reference V.</w:t>
      </w:r>
    </w:p>
    <w:p w14:paraId="1CEF408E" w14:textId="77777777" w:rsidR="004C02EF" w:rsidRPr="00E77497" w:rsidRDefault="004C02EF" w:rsidP="006A77CE">
      <w:pPr>
        <w:numPr>
          <w:ilvl w:val="0"/>
          <w:numId w:val="36"/>
        </w:numPr>
        <w:spacing w:after="60"/>
        <w:contextualSpacing/>
      </w:pPr>
      <w:r w:rsidRPr="00E77497">
        <w:t>IsStrictReference(V). Returns the strict reference component of the reference V.</w:t>
      </w:r>
    </w:p>
    <w:p w14:paraId="218C4853" w14:textId="77777777" w:rsidR="004C02EF" w:rsidRPr="00E77497" w:rsidRDefault="004C02EF" w:rsidP="006A77CE">
      <w:pPr>
        <w:numPr>
          <w:ilvl w:val="0"/>
          <w:numId w:val="36"/>
        </w:numPr>
        <w:spacing w:after="60"/>
        <w:contextualSpacing/>
      </w:pPr>
      <w:r w:rsidRPr="00E77497">
        <w:t xml:space="preserve">HasPrimitiveBase(V). Returns </w:t>
      </w:r>
      <w:r w:rsidRPr="00627D24">
        <w:rPr>
          <w:rFonts w:ascii="Times New Roman" w:hAnsi="Times New Roman"/>
          <w:b/>
        </w:rPr>
        <w:t>true</w:t>
      </w:r>
      <w:r w:rsidRPr="00E77497">
        <w:rPr>
          <w:b/>
        </w:rPr>
        <w:t xml:space="preserve"> </w:t>
      </w:r>
      <w:r w:rsidRPr="00E77497">
        <w:t>if the base value is a Boolean, String, or Number.</w:t>
      </w:r>
    </w:p>
    <w:p w14:paraId="1DBF6F99" w14:textId="77777777" w:rsidR="004C02EF" w:rsidRPr="00E77497" w:rsidRDefault="004C02EF" w:rsidP="006A77CE">
      <w:pPr>
        <w:numPr>
          <w:ilvl w:val="0"/>
          <w:numId w:val="36"/>
        </w:numPr>
        <w:spacing w:after="60"/>
        <w:contextualSpacing/>
      </w:pPr>
      <w:r w:rsidRPr="00E77497">
        <w:t xml:space="preserve">IsPropertyReference(V). Returns </w:t>
      </w:r>
      <w:r w:rsidRPr="00627D24">
        <w:rPr>
          <w:rFonts w:ascii="Times New Roman" w:hAnsi="Times New Roman"/>
          <w:b/>
        </w:rPr>
        <w:t>true</w:t>
      </w:r>
      <w:r w:rsidRPr="00E77497">
        <w:t xml:space="preserve"> if either the base value is an object or HasPrimitiveBase(V) is </w:t>
      </w:r>
      <w:r w:rsidRPr="00E77497">
        <w:rPr>
          <w:b/>
        </w:rPr>
        <w:t>true</w:t>
      </w:r>
      <w:r w:rsidRPr="00E77497">
        <w:t xml:space="preserve">; otherwise returns </w:t>
      </w:r>
      <w:r w:rsidRPr="00627D24">
        <w:rPr>
          <w:rFonts w:ascii="Times New Roman" w:hAnsi="Times New Roman"/>
          <w:b/>
        </w:rPr>
        <w:t>false</w:t>
      </w:r>
      <w:r w:rsidRPr="00E77497">
        <w:t xml:space="preserve">. </w:t>
      </w:r>
    </w:p>
    <w:p w14:paraId="5428F315" w14:textId="77777777" w:rsidR="004C02EF" w:rsidRDefault="004C02EF" w:rsidP="006A77CE">
      <w:pPr>
        <w:numPr>
          <w:ilvl w:val="0"/>
          <w:numId w:val="36"/>
        </w:numPr>
        <w:contextualSpacing/>
        <w:rPr>
          <w:ins w:id="4113" w:author="Rev 5 Allen Wirfs-Brock" w:date="2012-01-11T14:10:00Z"/>
        </w:rPr>
      </w:pPr>
      <w:r w:rsidRPr="00E77497">
        <w:t xml:space="preserve">IsUnresolvableReference(V). Returns </w:t>
      </w:r>
      <w:r w:rsidRPr="00627D24">
        <w:rPr>
          <w:rFonts w:ascii="Times New Roman" w:hAnsi="Times New Roman"/>
          <w:b/>
        </w:rPr>
        <w:t>true</w:t>
      </w:r>
      <w:r w:rsidRPr="00E77497">
        <w:t xml:space="preserve"> if the base value is </w:t>
      </w:r>
      <w:r w:rsidRPr="00E77497">
        <w:rPr>
          <w:b/>
        </w:rPr>
        <w:t>undefined</w:t>
      </w:r>
      <w:r w:rsidRPr="00E77497">
        <w:t xml:space="preserve"> and </w:t>
      </w:r>
      <w:r w:rsidRPr="00E77497">
        <w:rPr>
          <w:b/>
        </w:rPr>
        <w:t>false</w:t>
      </w:r>
      <w:r w:rsidRPr="00E77497">
        <w:t xml:space="preserve"> otherwise.</w:t>
      </w:r>
    </w:p>
    <w:p w14:paraId="420256CD" w14:textId="77777777" w:rsidR="00AD64E6" w:rsidRPr="00E77497" w:rsidRDefault="004349F5" w:rsidP="004C02EF">
      <w:pPr>
        <w:numPr>
          <w:ilvl w:val="0"/>
          <w:numId w:val="36"/>
        </w:numPr>
      </w:pPr>
      <w:ins w:id="4114" w:author="Rev 5 Allen Wirfs-Brock" w:date="2012-01-11T14:10:00Z">
        <w:r>
          <w:t xml:space="preserve">IsSuperReference(V).  Returns </w:t>
        </w:r>
        <w:r w:rsidRPr="00627D24">
          <w:rPr>
            <w:rFonts w:ascii="Times New Roman" w:hAnsi="Times New Roman"/>
            <w:b/>
          </w:rPr>
          <w:t>true</w:t>
        </w:r>
        <w:r>
          <w:t xml:space="preserve"> if this reference has a </w:t>
        </w:r>
        <w:r w:rsidRPr="00627D24">
          <w:rPr>
            <w:rFonts w:ascii="Times New Roman" w:hAnsi="Times New Roman"/>
            <w:i/>
          </w:rPr>
          <w:t>thisValue</w:t>
        </w:r>
        <w:r>
          <w:t xml:space="preserve"> component.</w:t>
        </w:r>
      </w:ins>
    </w:p>
    <w:p w14:paraId="6EC8DF12" w14:textId="77777777" w:rsidR="004C02EF" w:rsidRPr="00E77497" w:rsidRDefault="004C02EF" w:rsidP="004C02EF">
      <w:bookmarkStart w:id="4115" w:name="_Toc381513644"/>
      <w:bookmarkStart w:id="4116" w:name="_Toc382202787"/>
      <w:bookmarkStart w:id="4117" w:name="_Toc382203007"/>
      <w:bookmarkStart w:id="4118" w:name="_Toc382212166"/>
      <w:bookmarkStart w:id="4119" w:name="_Toc382212368"/>
      <w:bookmarkStart w:id="4120" w:name="_Toc382291511"/>
      <w:bookmarkStart w:id="4121" w:name="_Toc385672148"/>
      <w:bookmarkStart w:id="4122" w:name="_Toc393690243"/>
      <w:bookmarkStart w:id="4123" w:name="_Ref455971374"/>
      <w:bookmarkStart w:id="4124" w:name="_Ref456011162"/>
      <w:r w:rsidRPr="00E77497">
        <w:t>The following abstract operations are used in this specification to operate on references:</w:t>
      </w:r>
    </w:p>
    <w:p w14:paraId="2B22A542" w14:textId="77777777" w:rsidR="004C02EF" w:rsidRPr="00E77497" w:rsidRDefault="004C02EF" w:rsidP="004C02EF">
      <w:pPr>
        <w:pStyle w:val="30"/>
        <w:numPr>
          <w:ilvl w:val="0"/>
          <w:numId w:val="0"/>
        </w:numPr>
      </w:pPr>
      <w:bookmarkStart w:id="4125" w:name="_Toc381513646"/>
      <w:bookmarkStart w:id="4126" w:name="_Toc382202789"/>
      <w:bookmarkStart w:id="4127" w:name="_Toc382203009"/>
      <w:bookmarkStart w:id="4128" w:name="_Toc382212168"/>
      <w:bookmarkStart w:id="4129" w:name="_Toc382212374"/>
      <w:bookmarkStart w:id="4130" w:name="_Toc382291513"/>
      <w:bookmarkStart w:id="4131" w:name="_Toc385672150"/>
      <w:bookmarkStart w:id="4132" w:name="_Toc393690245"/>
      <w:bookmarkStart w:id="4133" w:name="_Ref455971379"/>
      <w:bookmarkStart w:id="4134" w:name="_Ref456011174"/>
      <w:bookmarkStart w:id="4135" w:name="_Toc472818783"/>
      <w:bookmarkStart w:id="4136" w:name="_Toc235503336"/>
      <w:bookmarkStart w:id="4137" w:name="_Toc241509111"/>
      <w:bookmarkStart w:id="4138" w:name="_Toc244416598"/>
      <w:bookmarkStart w:id="4139" w:name="_Toc276630962"/>
      <w:bookmarkStart w:id="4140" w:name="_Toc336509438"/>
      <w:bookmarkEnd w:id="4115"/>
      <w:bookmarkEnd w:id="4116"/>
      <w:bookmarkEnd w:id="4117"/>
      <w:bookmarkEnd w:id="4118"/>
      <w:bookmarkEnd w:id="4119"/>
      <w:bookmarkEnd w:id="4120"/>
      <w:bookmarkEnd w:id="4121"/>
      <w:bookmarkEnd w:id="4122"/>
      <w:bookmarkEnd w:id="4123"/>
      <w:bookmarkEnd w:id="4124"/>
      <w:r w:rsidRPr="00E77497">
        <w:t>8.</w:t>
      </w:r>
      <w:del w:id="4141" w:author="Rev 6 Allen Wirfs-Brock" w:date="2012-02-22T12:34:00Z">
        <w:r w:rsidRPr="00E77497" w:rsidDel="00F87676">
          <w:delText>7</w:delText>
        </w:r>
      </w:del>
      <w:ins w:id="4142" w:author="Rev 6 Allen Wirfs-Brock" w:date="2012-02-22T12:34:00Z">
        <w:r w:rsidR="00F87676">
          <w:t>9</w:t>
        </w:r>
      </w:ins>
      <w:r w:rsidRPr="00E77497">
        <w:t>.1</w:t>
      </w:r>
      <w:r w:rsidRPr="00E77497">
        <w:tab/>
        <w:t>GetValu</w:t>
      </w:r>
      <w:bookmarkEnd w:id="4125"/>
      <w:bookmarkEnd w:id="4126"/>
      <w:bookmarkEnd w:id="4127"/>
      <w:bookmarkEnd w:id="4128"/>
      <w:bookmarkEnd w:id="4129"/>
      <w:bookmarkEnd w:id="4130"/>
      <w:r w:rsidRPr="00E77497">
        <w:t>e (V</w:t>
      </w:r>
      <w:bookmarkEnd w:id="4131"/>
      <w:bookmarkEnd w:id="4132"/>
      <w:r w:rsidRPr="00E77497">
        <w:t>)</w:t>
      </w:r>
      <w:bookmarkStart w:id="4143" w:name="_Toc382212375"/>
      <w:bookmarkEnd w:id="4133"/>
      <w:bookmarkEnd w:id="4134"/>
      <w:bookmarkEnd w:id="4135"/>
      <w:bookmarkEnd w:id="4136"/>
      <w:bookmarkEnd w:id="4137"/>
      <w:bookmarkEnd w:id="4138"/>
      <w:bookmarkEnd w:id="4139"/>
      <w:bookmarkEnd w:id="4140"/>
    </w:p>
    <w:p w14:paraId="6B2AA838" w14:textId="77777777" w:rsidR="008C11D4" w:rsidRDefault="00B868C9" w:rsidP="00471CAA">
      <w:pPr>
        <w:pStyle w:val="Alg4"/>
        <w:numPr>
          <w:ilvl w:val="0"/>
          <w:numId w:val="332"/>
        </w:numPr>
        <w:rPr>
          <w:ins w:id="4144" w:author="Rev 6 Allen Wirfs-Brock" w:date="2012-02-16T13:32:00Z"/>
        </w:rPr>
      </w:pPr>
      <w:ins w:id="4145" w:author="Rev 6 Allen Wirfs-Brock" w:date="2012-02-23T13:09:00Z">
        <w:r>
          <w:t>ReturnIfAbrupt(</w:t>
        </w:r>
      </w:ins>
      <w:ins w:id="4146" w:author="Rev 6 Allen Wirfs-Brock" w:date="2012-02-16T13:32:00Z">
        <w:r w:rsidR="008C11D4" w:rsidRPr="008C11D4">
          <w:rPr>
            <w:i/>
          </w:rPr>
          <w:t>V</w:t>
        </w:r>
      </w:ins>
      <w:ins w:id="4147" w:author="Rev 6 Allen Wirfs-Brock" w:date="2012-02-23T13:10:00Z">
        <w:r>
          <w:t>)</w:t>
        </w:r>
      </w:ins>
      <w:ins w:id="4148" w:author="Rev 6 Allen Wirfs-Brock" w:date="2012-02-16T13:32:00Z">
        <w:r w:rsidR="008C11D4">
          <w:t>.</w:t>
        </w:r>
      </w:ins>
    </w:p>
    <w:p w14:paraId="5E8464FA" w14:textId="77777777" w:rsidR="00B35191" w:rsidDel="00A55C37" w:rsidRDefault="00F56AD5" w:rsidP="00471CAA">
      <w:pPr>
        <w:pStyle w:val="Alg4"/>
        <w:numPr>
          <w:ilvl w:val="0"/>
          <w:numId w:val="332"/>
        </w:numPr>
        <w:rPr>
          <w:ins w:id="4149" w:author="Rev 6 Allen Wirfs-Brock" w:date="2012-02-22T12:36:00Z"/>
          <w:del w:id="4150" w:author="Rev 7 Allen Wirfs-Brock" w:date="2012-04-09T16:02:00Z"/>
        </w:rPr>
      </w:pPr>
      <w:ins w:id="4151" w:author="Rev 6 Allen Wirfs-Brock" w:date="2012-02-22T12:57:00Z">
        <w:del w:id="4152" w:author="Rev 7 Allen Wirfs-Brock" w:date="2012-04-09T16:02:00Z">
          <w:r w:rsidDel="00A55C37">
            <w:delText xml:space="preserve">Let </w:delText>
          </w:r>
          <w:r w:rsidRPr="00B35191" w:rsidDel="00A55C37">
            <w:rPr>
              <w:i/>
            </w:rPr>
            <w:delText>V</w:delText>
          </w:r>
          <w:r w:rsidDel="00A55C37">
            <w:delText xml:space="preserve"> be NormalValue(</w:delText>
          </w:r>
          <w:r w:rsidRPr="00B35191" w:rsidDel="00A55C37">
            <w:rPr>
              <w:i/>
            </w:rPr>
            <w:delText>V</w:delText>
          </w:r>
          <w:r w:rsidDel="00A55C37">
            <w:delText>).</w:delText>
          </w:r>
        </w:del>
      </w:ins>
    </w:p>
    <w:p w14:paraId="1822B5BF" w14:textId="77777777" w:rsidR="004C02EF" w:rsidRPr="00E77497" w:rsidRDefault="004C02EF" w:rsidP="00471CAA">
      <w:pPr>
        <w:pStyle w:val="Alg4"/>
        <w:numPr>
          <w:ilvl w:val="0"/>
          <w:numId w:val="332"/>
        </w:numPr>
      </w:pPr>
      <w:r w:rsidRPr="00E77497">
        <w:t>If Type(</w:t>
      </w:r>
      <w:r w:rsidRPr="00E77497">
        <w:rPr>
          <w:i/>
        </w:rPr>
        <w:t>V</w:t>
      </w:r>
      <w:r w:rsidRPr="00E77497">
        <w:t xml:space="preserve">) is not Reference, return </w:t>
      </w:r>
      <w:r w:rsidRPr="00E77497">
        <w:rPr>
          <w:i/>
        </w:rPr>
        <w:t>V</w:t>
      </w:r>
      <w:bookmarkEnd w:id="4143"/>
      <w:r w:rsidRPr="00E77497">
        <w:t>.</w:t>
      </w:r>
      <w:bookmarkStart w:id="4153" w:name="_Toc382212376"/>
    </w:p>
    <w:p w14:paraId="06A31B95" w14:textId="77777777" w:rsidR="004C02EF" w:rsidRPr="00E77497" w:rsidRDefault="004C02EF" w:rsidP="00471CAA">
      <w:pPr>
        <w:pStyle w:val="Alg4"/>
        <w:numPr>
          <w:ilvl w:val="0"/>
          <w:numId w:val="332"/>
        </w:numPr>
      </w:pPr>
      <w:r w:rsidRPr="00E77497">
        <w:t xml:space="preserve">Let </w:t>
      </w:r>
      <w:r w:rsidRPr="00E77497">
        <w:rPr>
          <w:i/>
        </w:rPr>
        <w:t xml:space="preserve">base </w:t>
      </w:r>
      <w:r w:rsidRPr="00E77497">
        <w:t>be the result of calling GetBase(</w:t>
      </w:r>
      <w:r w:rsidRPr="00E77497">
        <w:rPr>
          <w:i/>
        </w:rPr>
        <w:t>V</w:t>
      </w:r>
      <w:r w:rsidRPr="00E77497">
        <w:t>)</w:t>
      </w:r>
      <w:bookmarkEnd w:id="4153"/>
      <w:r w:rsidRPr="00E77497">
        <w:t>.</w:t>
      </w:r>
      <w:bookmarkStart w:id="4154" w:name="_Toc382212377"/>
    </w:p>
    <w:p w14:paraId="3A65E9A3" w14:textId="77777777" w:rsidR="004C02EF" w:rsidRPr="00E77497" w:rsidRDefault="004C02EF" w:rsidP="00471CAA">
      <w:pPr>
        <w:pStyle w:val="Alg4"/>
        <w:numPr>
          <w:ilvl w:val="0"/>
          <w:numId w:val="332"/>
        </w:numPr>
      </w:pPr>
      <w:r w:rsidRPr="00E77497">
        <w:t>If IsUnresolvableReference(</w:t>
      </w:r>
      <w:r w:rsidRPr="00E77497">
        <w:rPr>
          <w:i/>
        </w:rPr>
        <w:t>V</w:t>
      </w:r>
      <w:r w:rsidRPr="00E77497">
        <w:t xml:space="preserve">), </w:t>
      </w:r>
      <w:bookmarkEnd w:id="4154"/>
      <w:r w:rsidRPr="00E77497">
        <w:t xml:space="preserve">throw a </w:t>
      </w:r>
      <w:r w:rsidRPr="00E77497">
        <w:rPr>
          <w:b/>
        </w:rPr>
        <w:t>ReferenceError</w:t>
      </w:r>
      <w:r w:rsidRPr="00E77497">
        <w:t xml:space="preserve"> exception.</w:t>
      </w:r>
      <w:bookmarkStart w:id="4155" w:name="_Toc382212378"/>
    </w:p>
    <w:p w14:paraId="72C0E921" w14:textId="77777777" w:rsidR="004C02EF" w:rsidRPr="00E77497" w:rsidRDefault="004C02EF" w:rsidP="00471CAA">
      <w:pPr>
        <w:pStyle w:val="Alg4"/>
        <w:numPr>
          <w:ilvl w:val="0"/>
          <w:numId w:val="332"/>
        </w:numPr>
      </w:pPr>
      <w:r w:rsidRPr="00E77497">
        <w:t>If IsPropertyReference(</w:t>
      </w:r>
      <w:r w:rsidRPr="00E77497">
        <w:rPr>
          <w:i/>
        </w:rPr>
        <w:t>V</w:t>
      </w:r>
      <w:r w:rsidRPr="00E77497">
        <w:t>), then</w:t>
      </w:r>
    </w:p>
    <w:p w14:paraId="6DBC8BCD" w14:textId="77777777" w:rsidR="004C02EF" w:rsidRPr="00E77497" w:rsidRDefault="004C02EF" w:rsidP="00471CAA">
      <w:pPr>
        <w:pStyle w:val="Alg4"/>
        <w:numPr>
          <w:ilvl w:val="1"/>
          <w:numId w:val="332"/>
        </w:numPr>
      </w:pPr>
      <w:r w:rsidRPr="00E77497">
        <w:t>If HasPrimitiveBase(</w:t>
      </w:r>
      <w:r w:rsidRPr="00E77497">
        <w:rPr>
          <w:i/>
        </w:rPr>
        <w:t>V</w:t>
      </w:r>
      <w:r w:rsidRPr="00E77497">
        <w:t xml:space="preserve">) is </w:t>
      </w:r>
      <w:r w:rsidRPr="00E77497">
        <w:rPr>
          <w:b/>
        </w:rPr>
        <w:t>false</w:t>
      </w:r>
      <w:r w:rsidRPr="00E77497">
        <w:t xml:space="preserve">, then let </w:t>
      </w:r>
      <w:r w:rsidRPr="00E77497">
        <w:rPr>
          <w:i/>
        </w:rPr>
        <w:t>get</w:t>
      </w:r>
      <w:r w:rsidRPr="00E77497">
        <w:t xml:space="preserve"> be the [[Get]] internal method of </w:t>
      </w:r>
      <w:r w:rsidRPr="00E77497">
        <w:rPr>
          <w:i/>
        </w:rPr>
        <w:t>base</w:t>
      </w:r>
      <w:r w:rsidRPr="00E77497">
        <w:t xml:space="preserve">, otherwise let </w:t>
      </w:r>
      <w:r w:rsidRPr="00E77497">
        <w:rPr>
          <w:i/>
        </w:rPr>
        <w:t>get</w:t>
      </w:r>
      <w:r w:rsidRPr="00E77497">
        <w:t xml:space="preserve"> be the special [[Get]] internal method defined below.</w:t>
      </w:r>
    </w:p>
    <w:p w14:paraId="754C1834" w14:textId="77777777" w:rsidR="00AD64E6" w:rsidRDefault="00AD64E6" w:rsidP="00471CAA">
      <w:pPr>
        <w:pStyle w:val="Alg4"/>
        <w:numPr>
          <w:ilvl w:val="1"/>
          <w:numId w:val="332"/>
        </w:numPr>
        <w:rPr>
          <w:ins w:id="4156" w:author="Rev 7 Allen Wirfs-Brock" w:date="2012-05-01T15:55:00Z"/>
        </w:rPr>
      </w:pPr>
      <w:ins w:id="4157" w:author="Rev 7 Allen Wirfs-Brock" w:date="2012-05-01T15:55:00Z">
        <w:r>
          <w:t>If IsSuperReference(</w:t>
        </w:r>
        <w:r w:rsidRPr="00B02127">
          <w:rPr>
            <w:i/>
          </w:rPr>
          <w:t>V</w:t>
        </w:r>
        <w:r>
          <w:t xml:space="preserve">) is </w:t>
        </w:r>
        <w:r w:rsidRPr="00B02127">
          <w:rPr>
            <w:b/>
          </w:rPr>
          <w:t>false</w:t>
        </w:r>
      </w:ins>
      <w:ins w:id="4158" w:author="Rev 7 Allen Wirfs-Brock" w:date="2012-05-01T15:56:00Z">
        <w:r w:rsidRPr="00B02127">
          <w:t>,</w:t>
        </w:r>
        <w:r>
          <w:rPr>
            <w:b/>
          </w:rPr>
          <w:t xml:space="preserve"> </w:t>
        </w:r>
        <w:r w:rsidRPr="00B02127">
          <w:t>then</w:t>
        </w:r>
      </w:ins>
      <w:ins w:id="4159" w:author="Rev 7 Allen Wirfs-Brock" w:date="2012-05-01T15:55:00Z">
        <w:r>
          <w:t xml:space="preserve"> </w:t>
        </w:r>
      </w:ins>
    </w:p>
    <w:p w14:paraId="03496FEA" w14:textId="77777777" w:rsidR="004C02EF" w:rsidRPr="00E77497" w:rsidRDefault="004C02EF" w:rsidP="00B02127">
      <w:pPr>
        <w:pStyle w:val="Alg4"/>
        <w:numPr>
          <w:ilvl w:val="2"/>
          <w:numId w:val="332"/>
        </w:numPr>
      </w:pPr>
      <w:r w:rsidRPr="00E77497">
        <w:t xml:space="preserve">Return the result of calling </w:t>
      </w:r>
      <w:del w:id="4160" w:author="Rev 5 Allen Wirfs-Brock" w:date="2012-01-12T12:36:00Z">
        <w:r w:rsidRPr="00E77497" w:rsidDel="00AE79C3">
          <w:delText xml:space="preserve">the </w:delText>
        </w:r>
      </w:del>
      <w:r w:rsidRPr="00E77497">
        <w:rPr>
          <w:i/>
        </w:rPr>
        <w:t>get</w:t>
      </w:r>
      <w:r w:rsidRPr="00E77497">
        <w:t xml:space="preserve"> </w:t>
      </w:r>
      <w:ins w:id="4161" w:author="Rev 5 Allen Wirfs-Brock" w:date="2012-01-12T12:36:00Z">
        <w:r w:rsidR="00AE79C3">
          <w:t>a</w:t>
        </w:r>
      </w:ins>
      <w:ins w:id="4162" w:author="Rev 5 Allen Wirfs-Brock" w:date="2012-01-12T12:37:00Z">
        <w:r w:rsidR="00AE79C3">
          <w:t>s</w:t>
        </w:r>
      </w:ins>
      <w:ins w:id="4163" w:author="Rev 5 Allen Wirfs-Brock" w:date="2012-01-12T12:36:00Z">
        <w:r w:rsidR="00AE79C3">
          <w:t xml:space="preserve"> an </w:t>
        </w:r>
      </w:ins>
      <w:r w:rsidRPr="00E77497">
        <w:t xml:space="preserve">internal method </w:t>
      </w:r>
      <w:del w:id="4164" w:author="Rev 5 Allen Wirfs-Brock" w:date="2012-01-12T12:37:00Z">
        <w:r w:rsidRPr="00E77497" w:rsidDel="00AE79C3">
          <w:delText xml:space="preserve">using </w:delText>
        </w:r>
      </w:del>
      <w:ins w:id="4165" w:author="Rev 5 Allen Wirfs-Brock" w:date="2012-01-12T12:37:00Z">
        <w:r w:rsidR="00AE79C3">
          <w:t>of</w:t>
        </w:r>
        <w:r w:rsidR="00AE79C3" w:rsidRPr="00E77497">
          <w:t xml:space="preserve"> </w:t>
        </w:r>
      </w:ins>
      <w:r w:rsidRPr="00E77497">
        <w:rPr>
          <w:i/>
        </w:rPr>
        <w:t xml:space="preserve">base </w:t>
      </w:r>
      <w:del w:id="4166" w:author="Rev 5 Allen Wirfs-Brock" w:date="2012-01-12T12:37:00Z">
        <w:r w:rsidRPr="00E77497" w:rsidDel="00AE79C3">
          <w:delText xml:space="preserve">as its </w:delText>
        </w:r>
        <w:r w:rsidRPr="00E77497" w:rsidDel="00AE79C3">
          <w:rPr>
            <w:b/>
          </w:rPr>
          <w:delText xml:space="preserve">this </w:delText>
        </w:r>
        <w:r w:rsidRPr="00E77497" w:rsidDel="00AE79C3">
          <w:delText xml:space="preserve">value, and </w:delText>
        </w:r>
      </w:del>
      <w:r w:rsidRPr="00E77497">
        <w:t>passing GetReferencedName(</w:t>
      </w:r>
      <w:r w:rsidRPr="00E77497">
        <w:rPr>
          <w:i/>
        </w:rPr>
        <w:t>V</w:t>
      </w:r>
      <w:r w:rsidRPr="00E77497">
        <w:t xml:space="preserve">) for the </w:t>
      </w:r>
      <w:bookmarkEnd w:id="4155"/>
      <w:r w:rsidRPr="00E77497">
        <w:t>argument.</w:t>
      </w:r>
      <w:bookmarkStart w:id="4167" w:name="_Toc382212379"/>
    </w:p>
    <w:p w14:paraId="33572293" w14:textId="77777777" w:rsidR="00AD64E6" w:rsidRPr="00AD64E6" w:rsidRDefault="00AD64E6" w:rsidP="00B02127">
      <w:pPr>
        <w:pStyle w:val="Alg4"/>
        <w:numPr>
          <w:ilvl w:val="1"/>
          <w:numId w:val="332"/>
        </w:numPr>
        <w:rPr>
          <w:ins w:id="4168" w:author="Rev 7 Allen Wirfs-Brock" w:date="2012-05-01T15:56:00Z"/>
        </w:rPr>
      </w:pPr>
      <w:ins w:id="4169" w:author="Rev 7 Allen Wirfs-Brock" w:date="2012-05-01T15:56:00Z">
        <w:r>
          <w:t>Else,</w:t>
        </w:r>
      </w:ins>
    </w:p>
    <w:p w14:paraId="30D62E95" w14:textId="77777777" w:rsidR="00AD64E6" w:rsidRDefault="00AD64E6" w:rsidP="00B02127">
      <w:pPr>
        <w:pStyle w:val="Alg4"/>
        <w:numPr>
          <w:ilvl w:val="2"/>
          <w:numId w:val="332"/>
        </w:numPr>
        <w:rPr>
          <w:ins w:id="4170" w:author="Rev 7 Allen Wirfs-Brock" w:date="2012-05-01T15:58:00Z"/>
        </w:rPr>
      </w:pPr>
      <w:ins w:id="4171" w:author="Rev 7 Allen Wirfs-Brock" w:date="2012-05-01T15:58:00Z">
        <w:r w:rsidRPr="00E77497">
          <w:t xml:space="preserve">Return the result of calling </w:t>
        </w:r>
        <w:r w:rsidRPr="00E77497">
          <w:rPr>
            <w:i/>
          </w:rPr>
          <w:t>get</w:t>
        </w:r>
        <w:r w:rsidRPr="00E77497">
          <w:t xml:space="preserve"> </w:t>
        </w:r>
        <w:r>
          <w:t xml:space="preserve">as an </w:t>
        </w:r>
        <w:r w:rsidRPr="00E77497">
          <w:t xml:space="preserve">internal method </w:t>
        </w:r>
        <w:r>
          <w:t>of</w:t>
        </w:r>
        <w:r w:rsidRPr="00E77497">
          <w:t xml:space="preserve"> </w:t>
        </w:r>
        <w:r w:rsidRPr="00E77497">
          <w:rPr>
            <w:i/>
          </w:rPr>
          <w:t xml:space="preserve">base </w:t>
        </w:r>
        <w:r w:rsidRPr="00E77497">
          <w:t>passing GetReferencedName(</w:t>
        </w:r>
        <w:r w:rsidRPr="00E77497">
          <w:rPr>
            <w:i/>
          </w:rPr>
          <w:t>V</w:t>
        </w:r>
        <w:r>
          <w:t xml:space="preserve">) and </w:t>
        </w:r>
      </w:ins>
      <w:ins w:id="4172" w:author="Rev 9 Allen Wirfs-Brock" w:date="2012-07-07T16:41:00Z">
        <w:r w:rsidR="00625115">
          <w:t>Get</w:t>
        </w:r>
      </w:ins>
      <w:ins w:id="4173" w:author="Rev 7 Allen Wirfs-Brock" w:date="2012-05-01T15:59:00Z">
        <w:r>
          <w:t>ThisValue(</w:t>
        </w:r>
        <w:r w:rsidRPr="00250FC6">
          <w:rPr>
            <w:i/>
          </w:rPr>
          <w:t>V</w:t>
        </w:r>
        <w:r>
          <w:t>) as</w:t>
        </w:r>
      </w:ins>
      <w:ins w:id="4174" w:author="Rev 7 Allen Wirfs-Brock" w:date="2012-05-01T15:58:00Z">
        <w:r>
          <w:t xml:space="preserve"> the argument</w:t>
        </w:r>
      </w:ins>
      <w:ins w:id="4175" w:author="Rev 7 Allen Wirfs-Brock" w:date="2012-05-01T15:59:00Z">
        <w:r>
          <w:t>s</w:t>
        </w:r>
      </w:ins>
      <w:ins w:id="4176" w:author="Rev 7 Allen Wirfs-Brock" w:date="2012-05-01T15:58:00Z">
        <w:r>
          <w:t>.</w:t>
        </w:r>
      </w:ins>
    </w:p>
    <w:p w14:paraId="23C5D80E" w14:textId="77777777" w:rsidR="004C02EF" w:rsidRPr="00E77497" w:rsidRDefault="004C02EF" w:rsidP="00AD64E6">
      <w:pPr>
        <w:pStyle w:val="Alg4"/>
        <w:numPr>
          <w:ilvl w:val="0"/>
          <w:numId w:val="332"/>
        </w:numPr>
      </w:pPr>
      <w:r w:rsidRPr="00E77497">
        <w:t xml:space="preserve">Else, </w:t>
      </w:r>
      <w:r w:rsidRPr="00E77497">
        <w:rPr>
          <w:i/>
        </w:rPr>
        <w:t>base</w:t>
      </w:r>
      <w:r w:rsidRPr="00E77497">
        <w:t xml:space="preserve"> must be an environment record.</w:t>
      </w:r>
    </w:p>
    <w:p w14:paraId="77FE6753" w14:textId="77777777" w:rsidR="004C02EF" w:rsidRPr="00E77497" w:rsidRDefault="004C02EF" w:rsidP="00471CAA">
      <w:pPr>
        <w:pStyle w:val="Alg4"/>
        <w:numPr>
          <w:ilvl w:val="1"/>
          <w:numId w:val="332"/>
        </w:numPr>
        <w:spacing w:after="120"/>
      </w:pPr>
      <w:r w:rsidRPr="00E77497">
        <w:t xml:space="preserve">Return the result of calling the GetBindingValue (see 10.2.1)  concrete method of </w:t>
      </w:r>
      <w:r w:rsidRPr="00E77497">
        <w:rPr>
          <w:i/>
        </w:rPr>
        <w:t>base</w:t>
      </w:r>
      <w:r w:rsidRPr="00E77497">
        <w:t xml:space="preserve"> passing GetReferencedName(</w:t>
      </w:r>
      <w:r w:rsidRPr="00E77497">
        <w:rPr>
          <w:i/>
        </w:rPr>
        <w:t>V</w:t>
      </w:r>
      <w:r w:rsidRPr="00E77497">
        <w:t>) and IsStrictReference(</w:t>
      </w:r>
      <w:r w:rsidRPr="00E77497">
        <w:rPr>
          <w:i/>
        </w:rPr>
        <w:t>V</w:t>
      </w:r>
      <w:r w:rsidRPr="00E77497">
        <w:t>) as arguments.</w:t>
      </w:r>
      <w:bookmarkStart w:id="4177" w:name="_Toc381513647"/>
      <w:bookmarkStart w:id="4178" w:name="_Toc382202790"/>
      <w:bookmarkStart w:id="4179" w:name="_Toc382203010"/>
      <w:bookmarkStart w:id="4180" w:name="_Toc382212169"/>
      <w:bookmarkStart w:id="4181" w:name="_Toc382212380"/>
      <w:bookmarkStart w:id="4182" w:name="_Toc382291514"/>
      <w:bookmarkStart w:id="4183" w:name="_Toc385672151"/>
      <w:bookmarkStart w:id="4184" w:name="_Toc393690246"/>
      <w:bookmarkEnd w:id="4167"/>
    </w:p>
    <w:p w14:paraId="75CEDDF9" w14:textId="77777777" w:rsidR="004C02EF" w:rsidRPr="00E77497" w:rsidRDefault="004C02EF" w:rsidP="004C02EF">
      <w:r w:rsidRPr="00E77497">
        <w:t>The following [[Get]]</w:t>
      </w:r>
      <w:ins w:id="4185" w:author="Rev 7 Allen Wirfs-Brock" w:date="2012-05-01T16:00:00Z">
        <w:r w:rsidR="00AD64E6">
          <w:t>(P [, accessorThisValue])</w:t>
        </w:r>
      </w:ins>
      <w:r w:rsidRPr="00E77497">
        <w:t xml:space="preserve"> internal method is used by GetValue when </w:t>
      </w:r>
      <w:r w:rsidRPr="00E77497">
        <w:rPr>
          <w:rFonts w:ascii="Times New Roman" w:hAnsi="Times New Roman"/>
          <w:i/>
        </w:rPr>
        <w:t>V</w:t>
      </w:r>
      <w:r w:rsidRPr="00E77497">
        <w:t xml:space="preserve"> is a property reference with a primitive base value. </w:t>
      </w:r>
      <w:del w:id="4186" w:author="Rev 5 Allen Wirfs-Brock" w:date="2012-01-12T12:43:00Z">
        <w:r w:rsidRPr="00E77497" w:rsidDel="00AE79C3">
          <w:delText xml:space="preserve">It is called using </w:delText>
        </w:r>
      </w:del>
      <w:r w:rsidRPr="00E77497">
        <w:rPr>
          <w:rFonts w:ascii="Times New Roman" w:hAnsi="Times New Roman"/>
          <w:i/>
        </w:rPr>
        <w:t>base</w:t>
      </w:r>
      <w:r w:rsidRPr="00E77497">
        <w:t xml:space="preserve"> </w:t>
      </w:r>
      <w:del w:id="4187" w:author="Rev 5 Allen Wirfs-Brock" w:date="2012-01-12T12:42:00Z">
        <w:r w:rsidRPr="00E77497" w:rsidDel="00AE79C3">
          <w:delText xml:space="preserve">as </w:delText>
        </w:r>
      </w:del>
      <w:ins w:id="4188" w:author="Rev 5 Allen Wirfs-Brock" w:date="2012-01-12T12:42:00Z">
        <w:r w:rsidR="00AE79C3">
          <w:t xml:space="preserve">is the value the internal method is called upon </w:t>
        </w:r>
      </w:ins>
      <w:del w:id="4189" w:author="Rev 5 Allen Wirfs-Brock" w:date="2012-01-12T12:42:00Z">
        <w:r w:rsidRPr="00E77497" w:rsidDel="00AE79C3">
          <w:delText xml:space="preserve">its </w:delText>
        </w:r>
        <w:r w:rsidRPr="00E77497" w:rsidDel="00AE79C3">
          <w:rPr>
            <w:b/>
          </w:rPr>
          <w:delText>this</w:delText>
        </w:r>
        <w:r w:rsidRPr="00E77497" w:rsidDel="00AE79C3">
          <w:delText xml:space="preserve"> value and </w:delText>
        </w:r>
      </w:del>
      <w:r w:rsidRPr="00E77497">
        <w:t>with property</w:t>
      </w:r>
      <w:ins w:id="4190" w:author="Rev 5 Allen Wirfs-Brock" w:date="2012-01-12T12:43:00Z">
        <w:r w:rsidR="00AE79C3">
          <w:t xml:space="preserve"> name</w:t>
        </w:r>
      </w:ins>
      <w:r w:rsidRPr="00E77497">
        <w:t xml:space="preserve"> </w:t>
      </w:r>
      <w:r w:rsidRPr="00E77497">
        <w:rPr>
          <w:rFonts w:ascii="Times New Roman" w:hAnsi="Times New Roman"/>
          <w:i/>
        </w:rPr>
        <w:t>P</w:t>
      </w:r>
      <w:r w:rsidRPr="00E77497">
        <w:t xml:space="preserve"> as its argument. The following steps are taken:</w:t>
      </w:r>
    </w:p>
    <w:p w14:paraId="1C269F5B" w14:textId="77777777" w:rsidR="004C02EF" w:rsidRPr="00E77497" w:rsidRDefault="004C02EF" w:rsidP="00471CAA">
      <w:pPr>
        <w:pStyle w:val="Alg4"/>
        <w:numPr>
          <w:ilvl w:val="0"/>
          <w:numId w:val="342"/>
        </w:numPr>
      </w:pPr>
      <w:r w:rsidRPr="00E77497">
        <w:t xml:space="preserve">Let </w:t>
      </w:r>
      <w:r w:rsidRPr="00E77497">
        <w:rPr>
          <w:i/>
        </w:rPr>
        <w:t>O</w:t>
      </w:r>
      <w:r w:rsidRPr="00E77497">
        <w:t xml:space="preserve"> be ToObject(</w:t>
      </w:r>
      <w:r w:rsidRPr="00E77497">
        <w:rPr>
          <w:i/>
        </w:rPr>
        <w:t>base</w:t>
      </w:r>
      <w:r w:rsidRPr="00E77497">
        <w:t>).</w:t>
      </w:r>
    </w:p>
    <w:p w14:paraId="10BC3051" w14:textId="77777777" w:rsidR="004C02EF" w:rsidRPr="00E77497" w:rsidRDefault="004C02EF" w:rsidP="00471CAA">
      <w:pPr>
        <w:pStyle w:val="Alg4"/>
        <w:numPr>
          <w:ilvl w:val="0"/>
          <w:numId w:val="342"/>
        </w:numPr>
      </w:pPr>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p>
    <w:p w14:paraId="1E964721" w14:textId="77777777" w:rsidR="004C02EF" w:rsidRPr="00E77497" w:rsidRDefault="004C02EF" w:rsidP="00471CAA">
      <w:pPr>
        <w:pStyle w:val="Alg4"/>
        <w:numPr>
          <w:ilvl w:val="0"/>
          <w:numId w:val="342"/>
        </w:numPr>
      </w:pPr>
      <w:r w:rsidRPr="00E77497">
        <w:t xml:space="preserve">If </w:t>
      </w:r>
      <w:r w:rsidRPr="00E77497">
        <w:rPr>
          <w:i/>
        </w:rPr>
        <w:t xml:space="preserve">desc </w:t>
      </w:r>
      <w:r w:rsidRPr="00E77497">
        <w:t xml:space="preserve">is </w:t>
      </w:r>
      <w:r w:rsidRPr="00E77497">
        <w:rPr>
          <w:b/>
        </w:rPr>
        <w:t>undefined</w:t>
      </w:r>
      <w:r w:rsidRPr="00E77497">
        <w:t xml:space="preserve">, return </w:t>
      </w:r>
      <w:r w:rsidRPr="00E77497">
        <w:rPr>
          <w:b/>
        </w:rPr>
        <w:t>undefined</w:t>
      </w:r>
      <w:r w:rsidRPr="00E77497">
        <w:t>.</w:t>
      </w:r>
    </w:p>
    <w:p w14:paraId="06337D35" w14:textId="77777777" w:rsidR="004C02EF" w:rsidRPr="00E77497" w:rsidRDefault="004C02EF" w:rsidP="00471CAA">
      <w:pPr>
        <w:pStyle w:val="Alg4"/>
        <w:numPr>
          <w:ilvl w:val="0"/>
          <w:numId w:val="342"/>
        </w:numPr>
      </w:pPr>
      <w:r w:rsidRPr="00E77497">
        <w:t>If IsDataDescriptor(</w:t>
      </w:r>
      <w:r w:rsidRPr="00E77497">
        <w:rPr>
          <w:i/>
        </w:rPr>
        <w:t>desc</w:t>
      </w:r>
      <w:r w:rsidRPr="00E77497">
        <w:t xml:space="preserve">) is </w:t>
      </w:r>
      <w:r w:rsidRPr="00E77497">
        <w:rPr>
          <w:b/>
        </w:rPr>
        <w:t>true</w:t>
      </w:r>
      <w:r w:rsidRPr="00E77497">
        <w:t xml:space="preserve">, return </w:t>
      </w:r>
      <w:r w:rsidRPr="00E77497">
        <w:rPr>
          <w:i/>
        </w:rPr>
        <w:t>desc</w:t>
      </w:r>
      <w:r w:rsidRPr="00E77497">
        <w:t>.[[Value]].</w:t>
      </w:r>
    </w:p>
    <w:p w14:paraId="005700EC" w14:textId="77777777" w:rsidR="004C02EF" w:rsidRPr="00E77497" w:rsidRDefault="004C02EF" w:rsidP="00471CAA">
      <w:pPr>
        <w:pStyle w:val="Alg4"/>
        <w:numPr>
          <w:ilvl w:val="0"/>
          <w:numId w:val="342"/>
        </w:numPr>
      </w:pPr>
      <w:r w:rsidRPr="00E77497">
        <w:t>Otherwise, IsAccessorDescriptor(</w:t>
      </w:r>
      <w:r w:rsidRPr="00E77497">
        <w:rPr>
          <w:i/>
        </w:rPr>
        <w:t>desc</w:t>
      </w:r>
      <w:r w:rsidRPr="00E77497">
        <w:t xml:space="preserve">) must be </w:t>
      </w:r>
      <w:r w:rsidRPr="00E77497">
        <w:rPr>
          <w:b/>
        </w:rPr>
        <w:t>true</w:t>
      </w:r>
      <w:r w:rsidRPr="00E77497">
        <w:t xml:space="preserve"> so, let </w:t>
      </w:r>
      <w:r w:rsidRPr="00E77497">
        <w:rPr>
          <w:i/>
        </w:rPr>
        <w:t>getter</w:t>
      </w:r>
      <w:r w:rsidRPr="00E77497">
        <w:t xml:space="preserve"> be </w:t>
      </w:r>
      <w:r w:rsidRPr="00E77497">
        <w:rPr>
          <w:i/>
        </w:rPr>
        <w:t>desc</w:t>
      </w:r>
      <w:r w:rsidRPr="00E77497">
        <w:t>.[[Get]] (see 8.10).</w:t>
      </w:r>
    </w:p>
    <w:p w14:paraId="24CB06B9" w14:textId="77777777" w:rsidR="004C02EF" w:rsidRPr="00E77497" w:rsidRDefault="004C02EF" w:rsidP="00471CAA">
      <w:pPr>
        <w:pStyle w:val="Alg4"/>
        <w:numPr>
          <w:ilvl w:val="0"/>
          <w:numId w:val="342"/>
        </w:numPr>
      </w:pPr>
      <w:r w:rsidRPr="00E77497">
        <w:t xml:space="preserve">If </w:t>
      </w:r>
      <w:r w:rsidRPr="00E77497">
        <w:rPr>
          <w:i/>
        </w:rPr>
        <w:t xml:space="preserve">getter </w:t>
      </w:r>
      <w:r w:rsidRPr="00E77497">
        <w:t xml:space="preserve">is </w:t>
      </w:r>
      <w:r w:rsidRPr="00E77497">
        <w:rPr>
          <w:b/>
        </w:rPr>
        <w:t>undefined</w:t>
      </w:r>
      <w:r w:rsidRPr="00E77497">
        <w:t xml:space="preserve">, return </w:t>
      </w:r>
      <w:r w:rsidRPr="00E77497">
        <w:rPr>
          <w:b/>
        </w:rPr>
        <w:t>undefined</w:t>
      </w:r>
      <w:r w:rsidRPr="00E77497">
        <w:t>.</w:t>
      </w:r>
    </w:p>
    <w:p w14:paraId="1BCDA866" w14:textId="77777777" w:rsidR="00AD64E6" w:rsidRDefault="00AD64E6" w:rsidP="00AD64E6">
      <w:pPr>
        <w:pStyle w:val="Alg4"/>
        <w:numPr>
          <w:ilvl w:val="0"/>
          <w:numId w:val="342"/>
        </w:numPr>
        <w:spacing w:after="120"/>
        <w:contextualSpacing/>
        <w:rPr>
          <w:ins w:id="4191" w:author="Rev 7 Allen Wirfs-Brock" w:date="2012-05-01T16:00:00Z"/>
        </w:rPr>
      </w:pPr>
      <w:ins w:id="4192" w:author="Rev 7 Allen Wirfs-Brock" w:date="2012-05-01T16:02:00Z">
        <w:r>
          <w:t>If the</w:t>
        </w:r>
      </w:ins>
      <w:ins w:id="4193" w:author="Rev 7 Allen Wirfs-Brock" w:date="2012-05-01T16:00:00Z">
        <w:r>
          <w:t xml:space="preserve"> </w:t>
        </w:r>
        <w:r w:rsidRPr="00AD64E6">
          <w:rPr>
            <w:i/>
          </w:rPr>
          <w:t>accessorThisValue</w:t>
        </w:r>
        <w:r>
          <w:t xml:space="preserve"> </w:t>
        </w:r>
      </w:ins>
      <w:ins w:id="4194" w:author="Rev 7 Allen Wirfs-Brock" w:date="2012-05-01T16:02:00Z">
        <w:r>
          <w:t xml:space="preserve">argument </w:t>
        </w:r>
      </w:ins>
      <w:ins w:id="4195" w:author="Rev 7 Allen Wirfs-Brock" w:date="2012-05-01T16:00:00Z">
        <w:r>
          <w:t xml:space="preserve">is not present, let </w:t>
        </w:r>
        <w:r w:rsidRPr="00AD64E6">
          <w:rPr>
            <w:i/>
          </w:rPr>
          <w:t>accessorThisValue</w:t>
        </w:r>
        <w:r>
          <w:t xml:space="preserve"> be </w:t>
        </w:r>
        <w:r w:rsidRPr="00AD64E6">
          <w:rPr>
            <w:i/>
          </w:rPr>
          <w:t>base</w:t>
        </w:r>
      </w:ins>
    </w:p>
    <w:p w14:paraId="3BC213F7" w14:textId="77777777" w:rsidR="004C02EF" w:rsidRPr="00E77497" w:rsidRDefault="004C02EF" w:rsidP="00471CAA">
      <w:pPr>
        <w:pStyle w:val="Alg4"/>
        <w:numPr>
          <w:ilvl w:val="0"/>
          <w:numId w:val="342"/>
        </w:numPr>
        <w:spacing w:after="120"/>
      </w:pPr>
      <w:r w:rsidRPr="00E77497">
        <w:t>Return the result</w:t>
      </w:r>
      <w:ins w:id="4196" w:author="Rev 6 Allen Wirfs-Brock" w:date="2012-02-22T12:41:00Z">
        <w:r w:rsidR="00B35191">
          <w:t xml:space="preserve"> of</w:t>
        </w:r>
      </w:ins>
      <w:r w:rsidRPr="00E77497">
        <w:t xml:space="preserve"> calling the [[Call]] internal method of </w:t>
      </w:r>
      <w:r w:rsidRPr="00E77497">
        <w:rPr>
          <w:i/>
        </w:rPr>
        <w:t xml:space="preserve">getter </w:t>
      </w:r>
      <w:r w:rsidRPr="00E77497">
        <w:t xml:space="preserve">providing </w:t>
      </w:r>
      <w:ins w:id="4197" w:author="Rev 7 Allen Wirfs-Brock" w:date="2012-05-01T16:13:00Z">
        <w:r w:rsidR="00B02127" w:rsidRPr="00AD64E6">
          <w:rPr>
            <w:i/>
          </w:rPr>
          <w:t>accessorThisValue</w:t>
        </w:r>
        <w:r w:rsidR="00B02127">
          <w:t xml:space="preserve"> </w:t>
        </w:r>
      </w:ins>
      <w:del w:id="4198" w:author="Rev 7 Allen Wirfs-Brock" w:date="2012-05-01T16:13:00Z">
        <w:r w:rsidRPr="00E77497" w:rsidDel="00B02127">
          <w:rPr>
            <w:i/>
          </w:rPr>
          <w:delText xml:space="preserve">base </w:delText>
        </w:r>
      </w:del>
      <w:r w:rsidRPr="00E77497">
        <w:t xml:space="preserve">as the </w:t>
      </w:r>
      <w:r w:rsidRPr="00E77497">
        <w:rPr>
          <w:b/>
        </w:rPr>
        <w:t>this</w:t>
      </w:r>
      <w:r w:rsidRPr="00E77497">
        <w:t xml:space="preserve"> value and providing no arguments.</w:t>
      </w:r>
    </w:p>
    <w:p w14:paraId="1F84CC70" w14:textId="77777777" w:rsidR="004C02EF" w:rsidRPr="00E77497" w:rsidRDefault="004C02EF" w:rsidP="004C02EF">
      <w:pPr>
        <w:pStyle w:val="Note"/>
      </w:pPr>
      <w:r w:rsidRPr="00E77497">
        <w:t>NOTE</w:t>
      </w:r>
      <w:r w:rsidRPr="00E77497">
        <w:tab/>
        <w:t>The object that may be created in step 1 is not accessible outside of the above method. An implementation might choose to avoid the actual creation of the object. The only situation where such an actual property access that uses this internal method can have visible effect is when it invokes an accessor function.</w:t>
      </w:r>
    </w:p>
    <w:p w14:paraId="44A3B922" w14:textId="77777777" w:rsidR="004C02EF" w:rsidRPr="00E77497" w:rsidRDefault="004C02EF" w:rsidP="004C02EF">
      <w:pPr>
        <w:pStyle w:val="30"/>
        <w:numPr>
          <w:ilvl w:val="0"/>
          <w:numId w:val="0"/>
        </w:numPr>
      </w:pPr>
      <w:bookmarkStart w:id="4199" w:name="_Ref455971381"/>
      <w:bookmarkStart w:id="4200" w:name="_Ref456011179"/>
      <w:bookmarkStart w:id="4201" w:name="_Toc472818784"/>
      <w:bookmarkStart w:id="4202" w:name="_Toc235503337"/>
      <w:bookmarkStart w:id="4203" w:name="_Toc241509112"/>
      <w:bookmarkStart w:id="4204" w:name="_Toc244416599"/>
      <w:bookmarkStart w:id="4205" w:name="_Toc276630963"/>
      <w:bookmarkStart w:id="4206" w:name="_Toc336509439"/>
      <w:r w:rsidRPr="00E77497">
        <w:t>8.</w:t>
      </w:r>
      <w:del w:id="4207" w:author="Rev 6 Allen Wirfs-Brock" w:date="2012-02-22T12:34:00Z">
        <w:r w:rsidRPr="00E77497" w:rsidDel="00F87676">
          <w:delText>7</w:delText>
        </w:r>
      </w:del>
      <w:ins w:id="4208" w:author="Rev 6 Allen Wirfs-Brock" w:date="2012-02-22T12:34:00Z">
        <w:r w:rsidR="00F87676">
          <w:t>9</w:t>
        </w:r>
      </w:ins>
      <w:r w:rsidRPr="00E77497">
        <w:t>.2</w:t>
      </w:r>
      <w:r w:rsidRPr="00E77497">
        <w:tab/>
        <w:t>PutValu</w:t>
      </w:r>
      <w:bookmarkEnd w:id="4177"/>
      <w:bookmarkEnd w:id="4178"/>
      <w:bookmarkEnd w:id="4179"/>
      <w:bookmarkEnd w:id="4180"/>
      <w:bookmarkEnd w:id="4181"/>
      <w:bookmarkEnd w:id="4182"/>
      <w:r w:rsidRPr="00E77497">
        <w:t>e (V, W</w:t>
      </w:r>
      <w:bookmarkEnd w:id="4183"/>
      <w:bookmarkEnd w:id="4184"/>
      <w:r w:rsidRPr="00E77497">
        <w:t>)</w:t>
      </w:r>
      <w:bookmarkStart w:id="4209" w:name="_Toc382212381"/>
      <w:bookmarkEnd w:id="4199"/>
      <w:bookmarkEnd w:id="4200"/>
      <w:bookmarkEnd w:id="4201"/>
      <w:bookmarkEnd w:id="4202"/>
      <w:bookmarkEnd w:id="4203"/>
      <w:bookmarkEnd w:id="4204"/>
      <w:bookmarkEnd w:id="4205"/>
      <w:bookmarkEnd w:id="4206"/>
    </w:p>
    <w:p w14:paraId="58021C06" w14:textId="77777777" w:rsidR="008C11D4" w:rsidRDefault="00B868C9" w:rsidP="008C11D4">
      <w:pPr>
        <w:pStyle w:val="Alg4"/>
        <w:numPr>
          <w:ilvl w:val="0"/>
          <w:numId w:val="333"/>
        </w:numPr>
        <w:rPr>
          <w:ins w:id="4210" w:author="Rev 6 Allen Wirfs-Brock" w:date="2012-02-16T13:34:00Z"/>
        </w:rPr>
      </w:pPr>
      <w:ins w:id="4211" w:author="Rev 6 Allen Wirfs-Brock" w:date="2012-02-23T13:10:00Z">
        <w:r>
          <w:t>ReturnIfAbrupt(</w:t>
        </w:r>
      </w:ins>
      <w:ins w:id="4212" w:author="Rev 6 Allen Wirfs-Brock" w:date="2012-02-16T13:34:00Z">
        <w:r w:rsidR="008C11D4" w:rsidRPr="008C11D4">
          <w:rPr>
            <w:i/>
          </w:rPr>
          <w:t>V</w:t>
        </w:r>
      </w:ins>
      <w:ins w:id="4213" w:author="Rev 6 Allen Wirfs-Brock" w:date="2012-02-23T13:10:00Z">
        <w:r>
          <w:t>)</w:t>
        </w:r>
      </w:ins>
      <w:ins w:id="4214" w:author="Rev 6 Allen Wirfs-Brock" w:date="2012-02-16T13:34:00Z">
        <w:r w:rsidR="008C11D4">
          <w:t>.</w:t>
        </w:r>
      </w:ins>
    </w:p>
    <w:p w14:paraId="63FA07BE" w14:textId="77777777" w:rsidR="00392591" w:rsidRDefault="00B868C9" w:rsidP="00392591">
      <w:pPr>
        <w:pStyle w:val="Alg4"/>
        <w:numPr>
          <w:ilvl w:val="0"/>
          <w:numId w:val="333"/>
        </w:numPr>
        <w:rPr>
          <w:ins w:id="4215" w:author="Rev 6 Allen Wirfs-Brock" w:date="2012-02-16T18:47:00Z"/>
        </w:rPr>
      </w:pPr>
      <w:ins w:id="4216" w:author="Rev 6 Allen Wirfs-Brock" w:date="2012-02-23T13:11:00Z">
        <w:r>
          <w:t>ReturnIfAbrupt(</w:t>
        </w:r>
      </w:ins>
      <w:ins w:id="4217" w:author="Rev 6 Allen Wirfs-Brock" w:date="2012-02-16T18:48:00Z">
        <w:r w:rsidR="00392591">
          <w:rPr>
            <w:i/>
          </w:rPr>
          <w:t>W</w:t>
        </w:r>
      </w:ins>
      <w:ins w:id="4218" w:author="Rev 6 Allen Wirfs-Brock" w:date="2012-02-23T13:11:00Z">
        <w:r>
          <w:t>)</w:t>
        </w:r>
      </w:ins>
      <w:ins w:id="4219" w:author="Rev 6 Allen Wirfs-Brock" w:date="2012-02-16T18:47:00Z">
        <w:r w:rsidR="00392591">
          <w:t>.</w:t>
        </w:r>
      </w:ins>
    </w:p>
    <w:p w14:paraId="0A07DDA4" w14:textId="77777777" w:rsidR="00B35191" w:rsidDel="00A55C37" w:rsidRDefault="00F56AD5" w:rsidP="00B35191">
      <w:pPr>
        <w:pStyle w:val="Alg4"/>
        <w:numPr>
          <w:ilvl w:val="0"/>
          <w:numId w:val="333"/>
        </w:numPr>
        <w:rPr>
          <w:ins w:id="4220" w:author="Rev 6 Allen Wirfs-Brock" w:date="2012-02-22T12:41:00Z"/>
          <w:del w:id="4221" w:author="Rev 7 Allen Wirfs-Brock" w:date="2012-04-09T16:03:00Z"/>
        </w:rPr>
      </w:pPr>
      <w:ins w:id="4222" w:author="Rev 6 Allen Wirfs-Brock" w:date="2012-02-22T12:56:00Z">
        <w:del w:id="4223" w:author="Rev 7 Allen Wirfs-Brock" w:date="2012-04-09T16:03:00Z">
          <w:r w:rsidDel="00A55C37">
            <w:delText>L</w:delText>
          </w:r>
        </w:del>
      </w:ins>
      <w:ins w:id="4224" w:author="Rev 6 Allen Wirfs-Brock" w:date="2012-02-22T12:41:00Z">
        <w:del w:id="4225" w:author="Rev 7 Allen Wirfs-Brock" w:date="2012-04-09T16:03:00Z">
          <w:r w:rsidR="00B35191" w:rsidDel="00A55C37">
            <w:delText xml:space="preserve">et </w:delText>
          </w:r>
          <w:r w:rsidR="00B35191" w:rsidRPr="00B35191" w:rsidDel="00A55C37">
            <w:rPr>
              <w:i/>
            </w:rPr>
            <w:delText>V</w:delText>
          </w:r>
          <w:r w:rsidR="00B35191" w:rsidDel="00A55C37">
            <w:delText xml:space="preserve"> be </w:delText>
          </w:r>
        </w:del>
      </w:ins>
      <w:ins w:id="4226" w:author="Rev 6 Allen Wirfs-Brock" w:date="2012-02-22T12:56:00Z">
        <w:del w:id="4227" w:author="Rev 7 Allen Wirfs-Brock" w:date="2012-04-09T16:03:00Z">
          <w:r w:rsidDel="00A55C37">
            <w:delText>NormalValue(</w:delText>
          </w:r>
        </w:del>
      </w:ins>
      <w:ins w:id="4228" w:author="Rev 6 Allen Wirfs-Brock" w:date="2012-02-22T12:41:00Z">
        <w:del w:id="4229" w:author="Rev 7 Allen Wirfs-Brock" w:date="2012-04-09T16:03:00Z">
          <w:r w:rsidR="00B35191" w:rsidRPr="00B35191" w:rsidDel="00A55C37">
            <w:rPr>
              <w:i/>
            </w:rPr>
            <w:delText>V</w:delText>
          </w:r>
        </w:del>
      </w:ins>
      <w:ins w:id="4230" w:author="Rev 6 Allen Wirfs-Brock" w:date="2012-02-22T12:56:00Z">
        <w:del w:id="4231" w:author="Rev 7 Allen Wirfs-Brock" w:date="2012-04-09T16:03:00Z">
          <w:r w:rsidDel="00A55C37">
            <w:delText>).</w:delText>
          </w:r>
        </w:del>
      </w:ins>
    </w:p>
    <w:p w14:paraId="6ACE9958" w14:textId="77777777" w:rsidR="00F56AD5" w:rsidDel="00A55C37" w:rsidRDefault="00F56AD5" w:rsidP="00F56AD5">
      <w:pPr>
        <w:pStyle w:val="Alg4"/>
        <w:numPr>
          <w:ilvl w:val="0"/>
          <w:numId w:val="333"/>
        </w:numPr>
        <w:rPr>
          <w:ins w:id="4232" w:author="Rev 6 Allen Wirfs-Brock" w:date="2012-02-22T12:56:00Z"/>
          <w:del w:id="4233" w:author="Rev 7 Allen Wirfs-Brock" w:date="2012-04-09T16:03:00Z"/>
        </w:rPr>
      </w:pPr>
      <w:ins w:id="4234" w:author="Rev 6 Allen Wirfs-Brock" w:date="2012-02-22T12:56:00Z">
        <w:del w:id="4235" w:author="Rev 7 Allen Wirfs-Brock" w:date="2012-04-09T16:03:00Z">
          <w:r w:rsidDel="00A55C37">
            <w:delText xml:space="preserve">Let </w:delText>
          </w:r>
          <w:r w:rsidDel="00A55C37">
            <w:rPr>
              <w:i/>
            </w:rPr>
            <w:delText>W</w:delText>
          </w:r>
          <w:r w:rsidDel="00A55C37">
            <w:delText xml:space="preserve"> be NormalValue(</w:delText>
          </w:r>
          <w:r w:rsidDel="00A55C37">
            <w:rPr>
              <w:i/>
            </w:rPr>
            <w:delText>W</w:delText>
          </w:r>
          <w:r w:rsidDel="00A55C37">
            <w:delText>).</w:delText>
          </w:r>
        </w:del>
      </w:ins>
    </w:p>
    <w:p w14:paraId="12DDAAB9" w14:textId="77777777" w:rsidR="004C02EF" w:rsidRPr="00E77497" w:rsidRDefault="004C02EF" w:rsidP="00471CAA">
      <w:pPr>
        <w:pStyle w:val="Alg4"/>
        <w:numPr>
          <w:ilvl w:val="0"/>
          <w:numId w:val="333"/>
        </w:numPr>
      </w:pPr>
      <w:r w:rsidRPr="00E77497">
        <w:t>If Type(</w:t>
      </w:r>
      <w:r w:rsidRPr="00E77497">
        <w:rPr>
          <w:i/>
        </w:rPr>
        <w:t>V</w:t>
      </w:r>
      <w:r w:rsidRPr="00E77497">
        <w:t xml:space="preserve">) is not Reference, throw a </w:t>
      </w:r>
      <w:r w:rsidRPr="00E77497">
        <w:rPr>
          <w:b/>
        </w:rPr>
        <w:t>ReferenceError</w:t>
      </w:r>
      <w:r w:rsidRPr="00E77497">
        <w:t xml:space="preserve"> exception.</w:t>
      </w:r>
    </w:p>
    <w:p w14:paraId="5CEB4875" w14:textId="77777777" w:rsidR="004C02EF" w:rsidRPr="00E77497" w:rsidRDefault="004C02EF" w:rsidP="00471CAA">
      <w:pPr>
        <w:pStyle w:val="Alg4"/>
        <w:numPr>
          <w:ilvl w:val="0"/>
          <w:numId w:val="333"/>
        </w:numPr>
      </w:pPr>
      <w:r w:rsidRPr="00E77497">
        <w:t xml:space="preserve">Let </w:t>
      </w:r>
      <w:r w:rsidRPr="00E77497">
        <w:rPr>
          <w:i/>
        </w:rPr>
        <w:t>base</w:t>
      </w:r>
      <w:r w:rsidRPr="00E77497">
        <w:t xml:space="preserve"> be the result of calling GetBase(</w:t>
      </w:r>
      <w:r w:rsidRPr="00E77497">
        <w:rPr>
          <w:i/>
        </w:rPr>
        <w:t>V</w:t>
      </w:r>
      <w:r w:rsidRPr="00E77497">
        <w:t>).</w:t>
      </w:r>
    </w:p>
    <w:p w14:paraId="494794C2" w14:textId="77777777" w:rsidR="004C02EF" w:rsidRPr="00E77497" w:rsidRDefault="004C02EF" w:rsidP="00471CAA">
      <w:pPr>
        <w:pStyle w:val="Alg4"/>
        <w:numPr>
          <w:ilvl w:val="0"/>
          <w:numId w:val="333"/>
        </w:numPr>
      </w:pPr>
      <w:r w:rsidRPr="00E77497">
        <w:t>If IsUnresolvableReference(</w:t>
      </w:r>
      <w:r w:rsidRPr="00E77497">
        <w:rPr>
          <w:i/>
        </w:rPr>
        <w:t>V</w:t>
      </w:r>
      <w:r w:rsidRPr="00E77497">
        <w:t>), then</w:t>
      </w:r>
    </w:p>
    <w:p w14:paraId="5A22B1AA" w14:textId="77777777" w:rsidR="004C02EF" w:rsidRPr="00E77497" w:rsidRDefault="004C02EF" w:rsidP="00471CAA">
      <w:pPr>
        <w:pStyle w:val="Alg4"/>
        <w:numPr>
          <w:ilvl w:val="1"/>
          <w:numId w:val="333"/>
        </w:numPr>
      </w:pPr>
      <w:r w:rsidRPr="00E77497">
        <w:t>If IsStrictReference(</w:t>
      </w:r>
      <w:r w:rsidRPr="00E77497">
        <w:rPr>
          <w:i/>
        </w:rPr>
        <w:t>V</w:t>
      </w:r>
      <w:r w:rsidRPr="00E77497">
        <w:t xml:space="preserve">) is </w:t>
      </w:r>
      <w:r w:rsidRPr="00E77497">
        <w:rPr>
          <w:b/>
        </w:rPr>
        <w:t>true</w:t>
      </w:r>
      <w:r w:rsidRPr="00E77497">
        <w:t>, then</w:t>
      </w:r>
    </w:p>
    <w:p w14:paraId="0006A2C6" w14:textId="77777777" w:rsidR="004C02EF" w:rsidRPr="00E77497" w:rsidRDefault="004C02EF" w:rsidP="00471CAA">
      <w:pPr>
        <w:pStyle w:val="Alg4"/>
        <w:numPr>
          <w:ilvl w:val="2"/>
          <w:numId w:val="333"/>
        </w:numPr>
      </w:pPr>
      <w:r w:rsidRPr="00E77497">
        <w:t xml:space="preserve">Throw </w:t>
      </w:r>
      <w:r w:rsidRPr="00E77497">
        <w:rPr>
          <w:b/>
        </w:rPr>
        <w:t>ReferenceError</w:t>
      </w:r>
      <w:r w:rsidRPr="00E77497">
        <w:t xml:space="preserve"> exception.</w:t>
      </w:r>
    </w:p>
    <w:p w14:paraId="199F3B82" w14:textId="77777777" w:rsidR="004C02EF" w:rsidRPr="00E77497" w:rsidRDefault="004C02EF" w:rsidP="00471CAA">
      <w:pPr>
        <w:pStyle w:val="Alg4"/>
        <w:numPr>
          <w:ilvl w:val="1"/>
          <w:numId w:val="333"/>
        </w:numPr>
      </w:pPr>
      <w:del w:id="4236" w:author="Rev 6 Allen Wirfs-Brock" w:date="2012-02-22T13:06:00Z">
        <w:r w:rsidRPr="00E77497" w:rsidDel="00FB01DF">
          <w:delText xml:space="preserve">Call </w:delText>
        </w:r>
      </w:del>
      <w:ins w:id="4237" w:author="Rev 6 Allen Wirfs-Brock" w:date="2012-02-22T13:06:00Z">
        <w:r w:rsidR="00FB01DF">
          <w:t>Return the result of calling</w:t>
        </w:r>
        <w:r w:rsidR="00FB01DF" w:rsidRPr="00E77497">
          <w:t xml:space="preserve"> </w:t>
        </w:r>
      </w:ins>
      <w:r w:rsidRPr="00E77497">
        <w:t>the [[Put]] internal method of the global object, passing GetReferencedName(</w:t>
      </w:r>
      <w:r w:rsidRPr="00E77497">
        <w:rPr>
          <w:i/>
        </w:rPr>
        <w:t>V</w:t>
      </w:r>
      <w:r w:rsidRPr="00E77497">
        <w:t xml:space="preserve">) for the property name, </w:t>
      </w:r>
      <w:r w:rsidRPr="00E77497">
        <w:rPr>
          <w:i/>
        </w:rPr>
        <w:t>W</w:t>
      </w:r>
      <w:r w:rsidRPr="00E77497">
        <w:t xml:space="preserve"> for the value, and </w:t>
      </w:r>
      <w:r w:rsidRPr="00E77497">
        <w:rPr>
          <w:b/>
        </w:rPr>
        <w:t>false</w:t>
      </w:r>
      <w:r w:rsidRPr="00E77497">
        <w:t xml:space="preserve"> for the </w:t>
      </w:r>
      <w:r w:rsidRPr="00E77497">
        <w:rPr>
          <w:i/>
        </w:rPr>
        <w:t>Throw</w:t>
      </w:r>
      <w:r w:rsidRPr="00E77497">
        <w:t xml:space="preserve"> flag.</w:t>
      </w:r>
    </w:p>
    <w:p w14:paraId="0CBA98D6" w14:textId="77777777" w:rsidR="004C02EF" w:rsidRPr="00E77497" w:rsidRDefault="004C02EF" w:rsidP="00471CAA">
      <w:pPr>
        <w:pStyle w:val="Alg4"/>
        <w:numPr>
          <w:ilvl w:val="0"/>
          <w:numId w:val="333"/>
        </w:numPr>
      </w:pPr>
      <w:r w:rsidRPr="00E77497">
        <w:t>Else if IsPropertyReference(</w:t>
      </w:r>
      <w:r w:rsidRPr="00E77497">
        <w:rPr>
          <w:i/>
        </w:rPr>
        <w:t>V</w:t>
      </w:r>
      <w:r w:rsidRPr="00E77497">
        <w:t>), then</w:t>
      </w:r>
    </w:p>
    <w:p w14:paraId="6D860A1F" w14:textId="77777777" w:rsidR="004C02EF" w:rsidRPr="00E77497" w:rsidRDefault="004C02EF" w:rsidP="00471CAA">
      <w:pPr>
        <w:pStyle w:val="Alg4"/>
        <w:numPr>
          <w:ilvl w:val="1"/>
          <w:numId w:val="333"/>
        </w:numPr>
      </w:pPr>
      <w:r w:rsidRPr="00E77497">
        <w:t>If HasPrimitiveBase(</w:t>
      </w:r>
      <w:r w:rsidRPr="00E77497">
        <w:rPr>
          <w:i/>
        </w:rPr>
        <w:t>V</w:t>
      </w:r>
      <w:r w:rsidRPr="00E77497">
        <w:t xml:space="preserve">) is </w:t>
      </w:r>
      <w:r w:rsidRPr="00E77497">
        <w:rPr>
          <w:b/>
        </w:rPr>
        <w:t>false</w:t>
      </w:r>
      <w:r w:rsidRPr="00E77497">
        <w:t xml:space="preserve">, then let </w:t>
      </w:r>
      <w:r w:rsidRPr="00E77497">
        <w:rPr>
          <w:i/>
        </w:rPr>
        <w:t>put</w:t>
      </w:r>
      <w:r w:rsidRPr="00E77497">
        <w:t xml:space="preserve"> be the [[Put]] internal method of </w:t>
      </w:r>
      <w:r w:rsidRPr="00E77497">
        <w:rPr>
          <w:i/>
        </w:rPr>
        <w:t>base</w:t>
      </w:r>
      <w:r w:rsidRPr="00E77497">
        <w:t xml:space="preserve">, otherwise let </w:t>
      </w:r>
      <w:r w:rsidRPr="00E77497">
        <w:rPr>
          <w:i/>
        </w:rPr>
        <w:t>put</w:t>
      </w:r>
      <w:r w:rsidRPr="00E77497">
        <w:t xml:space="preserve"> be the special [[Put]] internal method defined below.</w:t>
      </w:r>
    </w:p>
    <w:p w14:paraId="4A3F40BD" w14:textId="77777777" w:rsidR="00B02127" w:rsidRDefault="00B02127" w:rsidP="00B02127">
      <w:pPr>
        <w:pStyle w:val="Alg4"/>
        <w:numPr>
          <w:ilvl w:val="1"/>
          <w:numId w:val="333"/>
        </w:numPr>
        <w:rPr>
          <w:ins w:id="4238" w:author="Rev 7 Allen Wirfs-Brock" w:date="2012-05-01T16:05:00Z"/>
        </w:rPr>
      </w:pPr>
      <w:ins w:id="4239" w:author="Rev 7 Allen Wirfs-Brock" w:date="2012-05-01T16:05:00Z">
        <w:r>
          <w:t>If IsSuperReference(</w:t>
        </w:r>
        <w:r w:rsidRPr="00B02127">
          <w:rPr>
            <w:i/>
          </w:rPr>
          <w:t>V</w:t>
        </w:r>
        <w:r>
          <w:t xml:space="preserve">) is </w:t>
        </w:r>
        <w:r w:rsidRPr="00B02127">
          <w:rPr>
            <w:b/>
          </w:rPr>
          <w:t>false</w:t>
        </w:r>
        <w:r w:rsidRPr="00B02127">
          <w:t>,</w:t>
        </w:r>
        <w:r>
          <w:rPr>
            <w:b/>
          </w:rPr>
          <w:t xml:space="preserve"> </w:t>
        </w:r>
        <w:r w:rsidRPr="00B02127">
          <w:t>then</w:t>
        </w:r>
        <w:r>
          <w:t xml:space="preserve"> </w:t>
        </w:r>
      </w:ins>
    </w:p>
    <w:p w14:paraId="77A375A3" w14:textId="77777777" w:rsidR="004C02EF" w:rsidRPr="00E77497" w:rsidRDefault="00627D24" w:rsidP="006A77CE">
      <w:pPr>
        <w:pStyle w:val="Alg4"/>
        <w:numPr>
          <w:ilvl w:val="2"/>
          <w:numId w:val="333"/>
        </w:numPr>
      </w:pPr>
      <w:ins w:id="4240" w:author="Rev 6 Allen Wirfs-Brock" w:date="2012-02-22T13:07:00Z">
        <w:r>
          <w:t>Return the result of calling</w:t>
        </w:r>
        <w:r w:rsidRPr="00E77497" w:rsidDel="00627D24">
          <w:t xml:space="preserve"> </w:t>
        </w:r>
      </w:ins>
      <w:del w:id="4241" w:author="Rev 6 Allen Wirfs-Brock" w:date="2012-02-22T13:07:00Z">
        <w:r w:rsidR="004C02EF" w:rsidRPr="00E77497" w:rsidDel="00627D24">
          <w:delText xml:space="preserve">Call </w:delText>
        </w:r>
      </w:del>
      <w:del w:id="4242" w:author="Rev 5 Allen Wirfs-Brock" w:date="2012-01-12T12:38:00Z">
        <w:r w:rsidR="004C02EF" w:rsidRPr="00E77497" w:rsidDel="00AE79C3">
          <w:delText xml:space="preserve">the </w:delText>
        </w:r>
      </w:del>
      <w:r w:rsidR="004C02EF" w:rsidRPr="00E77497">
        <w:rPr>
          <w:i/>
        </w:rPr>
        <w:t xml:space="preserve">put </w:t>
      </w:r>
      <w:ins w:id="4243" w:author="Rev 5 Allen Wirfs-Brock" w:date="2012-01-12T12:38:00Z">
        <w:r w:rsidR="00AE79C3" w:rsidRPr="00AE79C3">
          <w:t>as an</w:t>
        </w:r>
        <w:r w:rsidR="00AE79C3">
          <w:rPr>
            <w:i/>
          </w:rPr>
          <w:t xml:space="preserve"> </w:t>
        </w:r>
      </w:ins>
      <w:r w:rsidR="004C02EF" w:rsidRPr="00E77497">
        <w:t xml:space="preserve">internal method </w:t>
      </w:r>
      <w:del w:id="4244" w:author="Rev 5 Allen Wirfs-Brock" w:date="2012-01-12T12:39:00Z">
        <w:r w:rsidR="004C02EF" w:rsidRPr="00E77497" w:rsidDel="00AE79C3">
          <w:delText xml:space="preserve">using </w:delText>
        </w:r>
      </w:del>
      <w:ins w:id="4245" w:author="Rev 5 Allen Wirfs-Brock" w:date="2012-01-12T12:39:00Z">
        <w:r w:rsidR="00AE79C3">
          <w:t>of</w:t>
        </w:r>
        <w:r w:rsidR="00AE79C3" w:rsidRPr="00E77497">
          <w:t xml:space="preserve"> </w:t>
        </w:r>
      </w:ins>
      <w:r w:rsidR="004C02EF" w:rsidRPr="00E77497">
        <w:rPr>
          <w:i/>
        </w:rPr>
        <w:t xml:space="preserve">base </w:t>
      </w:r>
      <w:del w:id="4246" w:author="Rev 5 Allen Wirfs-Brock" w:date="2012-01-12T12:39:00Z">
        <w:r w:rsidR="004C02EF" w:rsidRPr="00E77497" w:rsidDel="00AE79C3">
          <w:delText xml:space="preserve">as its </w:delText>
        </w:r>
        <w:r w:rsidR="004C02EF" w:rsidRPr="00E77497" w:rsidDel="00AE79C3">
          <w:rPr>
            <w:b/>
          </w:rPr>
          <w:delText xml:space="preserve">this </w:delText>
        </w:r>
        <w:r w:rsidR="004C02EF" w:rsidRPr="00E77497" w:rsidDel="00AE79C3">
          <w:delText xml:space="preserve">value, and </w:delText>
        </w:r>
      </w:del>
      <w:r w:rsidR="004C02EF" w:rsidRPr="00E77497">
        <w:t>passing GetReferencedName(</w:t>
      </w:r>
      <w:r w:rsidR="004C02EF" w:rsidRPr="00E77497">
        <w:rPr>
          <w:i/>
        </w:rPr>
        <w:t>V</w:t>
      </w:r>
      <w:r w:rsidR="004C02EF" w:rsidRPr="00E77497">
        <w:t xml:space="preserve">) for the property name, </w:t>
      </w:r>
      <w:r w:rsidR="004C02EF" w:rsidRPr="00E77497">
        <w:rPr>
          <w:i/>
        </w:rPr>
        <w:t xml:space="preserve">W </w:t>
      </w:r>
      <w:r w:rsidR="004C02EF" w:rsidRPr="00E77497">
        <w:t>for the value, and IsStrictReference(</w:t>
      </w:r>
      <w:r w:rsidR="004C02EF" w:rsidRPr="00E77497">
        <w:rPr>
          <w:i/>
        </w:rPr>
        <w:t>V</w:t>
      </w:r>
      <w:r w:rsidR="004C02EF" w:rsidRPr="00E77497">
        <w:t xml:space="preserve">) for the </w:t>
      </w:r>
      <w:r w:rsidR="004C02EF" w:rsidRPr="00E77497">
        <w:rPr>
          <w:i/>
        </w:rPr>
        <w:t xml:space="preserve">Throw </w:t>
      </w:r>
      <w:r w:rsidR="004C02EF" w:rsidRPr="00E77497">
        <w:t>flag.</w:t>
      </w:r>
    </w:p>
    <w:p w14:paraId="54E4EC65" w14:textId="77777777" w:rsidR="00B02127" w:rsidRPr="00AD64E6" w:rsidRDefault="00B02127" w:rsidP="00B02127">
      <w:pPr>
        <w:pStyle w:val="Alg4"/>
        <w:numPr>
          <w:ilvl w:val="1"/>
          <w:numId w:val="333"/>
        </w:numPr>
        <w:rPr>
          <w:ins w:id="4247" w:author="Rev 7 Allen Wirfs-Brock" w:date="2012-05-01T16:06:00Z"/>
        </w:rPr>
      </w:pPr>
      <w:ins w:id="4248" w:author="Rev 7 Allen Wirfs-Brock" w:date="2012-05-01T16:06:00Z">
        <w:r>
          <w:t>Else,</w:t>
        </w:r>
      </w:ins>
    </w:p>
    <w:p w14:paraId="6D4DB408" w14:textId="77777777" w:rsidR="00B02127" w:rsidRDefault="00B02127" w:rsidP="00B02127">
      <w:pPr>
        <w:pStyle w:val="Alg4"/>
        <w:numPr>
          <w:ilvl w:val="2"/>
          <w:numId w:val="333"/>
        </w:numPr>
        <w:rPr>
          <w:ins w:id="4249" w:author="Rev 7 Allen Wirfs-Brock" w:date="2012-05-01T16:06:00Z"/>
        </w:rPr>
      </w:pPr>
      <w:ins w:id="4250" w:author="Rev 7 Allen Wirfs-Brock" w:date="2012-05-01T16:06:00Z">
        <w:r w:rsidRPr="00E77497">
          <w:t xml:space="preserve">Return the result of calling </w:t>
        </w:r>
        <w:r w:rsidRPr="00E77497">
          <w:rPr>
            <w:i/>
          </w:rPr>
          <w:t xml:space="preserve">put </w:t>
        </w:r>
        <w:r w:rsidRPr="00AE79C3">
          <w:t>as an</w:t>
        </w:r>
        <w:r>
          <w:rPr>
            <w:i/>
          </w:rPr>
          <w:t xml:space="preserve"> </w:t>
        </w:r>
        <w:r w:rsidRPr="00E77497">
          <w:t xml:space="preserve">internal method </w:t>
        </w:r>
        <w:r>
          <w:t>of</w:t>
        </w:r>
        <w:r w:rsidRPr="00E77497">
          <w:t xml:space="preserve"> </w:t>
        </w:r>
        <w:r w:rsidRPr="00E77497">
          <w:rPr>
            <w:i/>
          </w:rPr>
          <w:t xml:space="preserve">base </w:t>
        </w:r>
        <w:r w:rsidRPr="00E77497">
          <w:t>passing GetReferencedName(</w:t>
        </w:r>
        <w:r w:rsidRPr="00E77497">
          <w:rPr>
            <w:i/>
          </w:rPr>
          <w:t>V</w:t>
        </w:r>
        <w:r w:rsidRPr="00E77497">
          <w:t xml:space="preserve">) for the property name, </w:t>
        </w:r>
        <w:r w:rsidRPr="00E77497">
          <w:rPr>
            <w:i/>
          </w:rPr>
          <w:t xml:space="preserve">W </w:t>
        </w:r>
        <w:r w:rsidRPr="00E77497">
          <w:t>for the value, IsStrictReference(</w:t>
        </w:r>
        <w:r w:rsidRPr="00E77497">
          <w:rPr>
            <w:i/>
          </w:rPr>
          <w:t>V</w:t>
        </w:r>
        <w:r w:rsidRPr="00E77497">
          <w:t>)</w:t>
        </w:r>
      </w:ins>
      <w:ins w:id="4251" w:author="Rev 7 Allen Wirfs-Brock" w:date="2012-05-01T16:07:00Z">
        <w:r>
          <w:t xml:space="preserve"> </w:t>
        </w:r>
      </w:ins>
      <w:ins w:id="4252" w:author="Rev 7 Allen Wirfs-Brock" w:date="2012-05-01T16:06:00Z">
        <w:r w:rsidRPr="00E77497">
          <w:t xml:space="preserve"> for the </w:t>
        </w:r>
        <w:r w:rsidRPr="00E77497">
          <w:rPr>
            <w:i/>
          </w:rPr>
          <w:t xml:space="preserve">Throw </w:t>
        </w:r>
        <w:r w:rsidRPr="00E77497">
          <w:t>flag</w:t>
        </w:r>
      </w:ins>
      <w:ins w:id="4253" w:author="Rev 7 Allen Wirfs-Brock" w:date="2012-05-01T16:07:00Z">
        <w:r>
          <w:t xml:space="preserve">, and </w:t>
        </w:r>
      </w:ins>
      <w:ins w:id="4254" w:author="Rev 9 Allen Wirfs-Brock" w:date="2012-07-07T16:43:00Z">
        <w:r w:rsidR="00625115">
          <w:t>Get</w:t>
        </w:r>
      </w:ins>
      <w:ins w:id="4255" w:author="Rev 7 Allen Wirfs-Brock" w:date="2012-05-01T16:07:00Z">
        <w:r>
          <w:t>ThisValue(</w:t>
        </w:r>
        <w:r w:rsidRPr="00250FC6">
          <w:rPr>
            <w:i/>
          </w:rPr>
          <w:t>V</w:t>
        </w:r>
        <w:r>
          <w:t xml:space="preserve">) as the </w:t>
        </w:r>
        <w:r w:rsidRPr="00B02127">
          <w:rPr>
            <w:i/>
          </w:rPr>
          <w:t>accessorThisValue</w:t>
        </w:r>
        <w:r>
          <w:t xml:space="preserve"> argument.</w:t>
        </w:r>
      </w:ins>
    </w:p>
    <w:p w14:paraId="590092D6" w14:textId="77777777" w:rsidR="004C02EF" w:rsidRPr="00E77497" w:rsidRDefault="004C02EF" w:rsidP="00471CAA">
      <w:pPr>
        <w:pStyle w:val="Alg4"/>
        <w:numPr>
          <w:ilvl w:val="0"/>
          <w:numId w:val="333"/>
        </w:numPr>
      </w:pPr>
      <w:r w:rsidRPr="00E77497">
        <w:t xml:space="preserve">Else </w:t>
      </w:r>
      <w:r w:rsidRPr="00E77497">
        <w:rPr>
          <w:i/>
        </w:rPr>
        <w:t xml:space="preserve">base </w:t>
      </w:r>
      <w:r w:rsidRPr="00E77497">
        <w:t>must be a reference whose base is an environment record. So,</w:t>
      </w:r>
    </w:p>
    <w:p w14:paraId="060E065E" w14:textId="77777777" w:rsidR="004C02EF" w:rsidRPr="00E77497" w:rsidRDefault="00627D24" w:rsidP="00471CAA">
      <w:pPr>
        <w:pStyle w:val="Alg4"/>
        <w:numPr>
          <w:ilvl w:val="1"/>
          <w:numId w:val="333"/>
        </w:numPr>
      </w:pPr>
      <w:ins w:id="4256" w:author="Rev 6 Allen Wirfs-Brock" w:date="2012-02-22T13:07:00Z">
        <w:r>
          <w:t>Return the result of calling</w:t>
        </w:r>
        <w:r w:rsidRPr="00E77497" w:rsidDel="00627D24">
          <w:t xml:space="preserve"> </w:t>
        </w:r>
      </w:ins>
      <w:del w:id="4257" w:author="Rev 6 Allen Wirfs-Brock" w:date="2012-02-22T13:07:00Z">
        <w:r w:rsidR="004C02EF" w:rsidRPr="00E77497" w:rsidDel="00627D24">
          <w:delText xml:space="preserve">Call </w:delText>
        </w:r>
      </w:del>
      <w:r w:rsidR="004C02EF" w:rsidRPr="00E77497">
        <w:t xml:space="preserve">the SetMutableBinding (10.2.1) concrete method of </w:t>
      </w:r>
      <w:r w:rsidR="004C02EF" w:rsidRPr="00E77497">
        <w:rPr>
          <w:i/>
        </w:rPr>
        <w:t>base</w:t>
      </w:r>
      <w:r w:rsidR="004C02EF" w:rsidRPr="00E77497">
        <w:t>, passing GetReferencedName(</w:t>
      </w:r>
      <w:r w:rsidR="004C02EF" w:rsidRPr="00E77497">
        <w:rPr>
          <w:i/>
        </w:rPr>
        <w:t>V</w:t>
      </w:r>
      <w:r w:rsidR="004C02EF" w:rsidRPr="00E77497">
        <w:t xml:space="preserve">), </w:t>
      </w:r>
      <w:r w:rsidR="004C02EF" w:rsidRPr="00E77497">
        <w:rPr>
          <w:i/>
        </w:rPr>
        <w:t>W</w:t>
      </w:r>
      <w:r w:rsidR="004C02EF" w:rsidRPr="00E77497">
        <w:t>, and IsStrictReference(</w:t>
      </w:r>
      <w:r w:rsidR="004C02EF" w:rsidRPr="00E77497">
        <w:rPr>
          <w:i/>
        </w:rPr>
        <w:t>V</w:t>
      </w:r>
      <w:r w:rsidR="004C02EF" w:rsidRPr="00E77497">
        <w:t>) as arguments.</w:t>
      </w:r>
    </w:p>
    <w:p w14:paraId="631709D4" w14:textId="77777777" w:rsidR="004C02EF" w:rsidRPr="00E77497" w:rsidRDefault="004C02EF" w:rsidP="00471CAA">
      <w:pPr>
        <w:pStyle w:val="Alg4"/>
        <w:numPr>
          <w:ilvl w:val="0"/>
          <w:numId w:val="333"/>
        </w:numPr>
        <w:spacing w:after="120"/>
      </w:pPr>
      <w:r w:rsidRPr="00E77497">
        <w:t>Return</w:t>
      </w:r>
      <w:ins w:id="4258" w:author="Rev 6 Allen Wirfs-Brock" w:date="2012-02-22T13:08:00Z">
        <w:r w:rsidR="00627D24">
          <w:t xml:space="preserve"> </w:t>
        </w:r>
        <w:r w:rsidR="00627D24" w:rsidRPr="00627D24">
          <w:rPr>
            <w:b/>
          </w:rPr>
          <w:t>undefined</w:t>
        </w:r>
      </w:ins>
      <w:r w:rsidRPr="00E77497">
        <w:t>.</w:t>
      </w:r>
    </w:p>
    <w:p w14:paraId="05E10760" w14:textId="77777777" w:rsidR="004C02EF" w:rsidRPr="00E77497" w:rsidRDefault="004C02EF" w:rsidP="004C02EF">
      <w:r w:rsidRPr="00E77497">
        <w:t xml:space="preserve">The following [[Put]] internal method is used by PutValue when </w:t>
      </w:r>
      <w:r w:rsidRPr="00E77497">
        <w:rPr>
          <w:rFonts w:ascii="Times New Roman" w:hAnsi="Times New Roman"/>
          <w:i/>
        </w:rPr>
        <w:t>V</w:t>
      </w:r>
      <w:r w:rsidRPr="00E77497">
        <w:t xml:space="preserve"> is a property reference with a primitive base value. </w:t>
      </w:r>
      <w:del w:id="4259" w:author="Rev 5 Allen Wirfs-Brock" w:date="2012-01-12T12:44:00Z">
        <w:r w:rsidRPr="00E77497" w:rsidDel="00AE79C3">
          <w:delText xml:space="preserve">It is called using </w:delText>
        </w:r>
      </w:del>
      <w:r w:rsidRPr="00E77497">
        <w:rPr>
          <w:rFonts w:ascii="Times New Roman" w:hAnsi="Times New Roman"/>
          <w:i/>
        </w:rPr>
        <w:t>base</w:t>
      </w:r>
      <w:r w:rsidRPr="00E77497">
        <w:t xml:space="preserve"> </w:t>
      </w:r>
      <w:ins w:id="4260" w:author="Rev 5 Allen Wirfs-Brock" w:date="2012-01-12T12:44:00Z">
        <w:r w:rsidR="00AE79C3">
          <w:t xml:space="preserve">is the value the internal method is called upon </w:t>
        </w:r>
      </w:ins>
      <w:del w:id="4261" w:author="Rev 5 Allen Wirfs-Brock" w:date="2012-01-12T12:44:00Z">
        <w:r w:rsidRPr="00E77497" w:rsidDel="00AE79C3">
          <w:delText xml:space="preserve">as its </w:delText>
        </w:r>
        <w:r w:rsidRPr="00E77497" w:rsidDel="00AE79C3">
          <w:rPr>
            <w:b/>
          </w:rPr>
          <w:delText>this</w:delText>
        </w:r>
        <w:r w:rsidRPr="00E77497" w:rsidDel="00AE79C3">
          <w:delText xml:space="preserve"> value and </w:delText>
        </w:r>
      </w:del>
      <w:r w:rsidRPr="00E77497">
        <w:t>with property</w:t>
      </w:r>
      <w:ins w:id="4262" w:author="Rev 5 Allen Wirfs-Brock" w:date="2012-01-12T12:44:00Z">
        <w:r w:rsidR="00AE79C3">
          <w:t xml:space="preserve"> name</w:t>
        </w:r>
      </w:ins>
      <w:r w:rsidRPr="00E77497">
        <w:t xml:space="preserve"> </w:t>
      </w:r>
      <w:r w:rsidRPr="00E77497">
        <w:rPr>
          <w:rFonts w:ascii="Times New Roman" w:hAnsi="Times New Roman"/>
          <w:i/>
        </w:rPr>
        <w:t>P</w:t>
      </w:r>
      <w:r w:rsidRPr="00E77497">
        <w:t xml:space="preserve">, value </w:t>
      </w:r>
      <w:r w:rsidRPr="00E77497">
        <w:rPr>
          <w:rFonts w:ascii="Times New Roman" w:hAnsi="Times New Roman"/>
          <w:i/>
        </w:rPr>
        <w:t>W</w:t>
      </w:r>
      <w:r w:rsidRPr="00E77497">
        <w:t xml:space="preserve">, and Boolean flag </w:t>
      </w:r>
      <w:r w:rsidRPr="00E77497">
        <w:rPr>
          <w:rFonts w:ascii="Times New Roman" w:hAnsi="Times New Roman"/>
          <w:i/>
        </w:rPr>
        <w:t>Throw</w:t>
      </w:r>
      <w:r w:rsidRPr="00E77497">
        <w:t xml:space="preserve"> as </w:t>
      </w:r>
      <w:ins w:id="4263" w:author="Rev 7 Allen Wirfs-Brock" w:date="2012-05-01T16:10:00Z">
        <w:r w:rsidR="00B02127">
          <w:t xml:space="preserve">required </w:t>
        </w:r>
      </w:ins>
      <w:r w:rsidRPr="00E77497">
        <w:t>arguments</w:t>
      </w:r>
      <w:ins w:id="4264" w:author="Rev 7 Allen Wirfs-Brock" w:date="2012-05-01T16:10:00Z">
        <w:r w:rsidR="00B02127">
          <w:t xml:space="preserve"> and optional argument </w:t>
        </w:r>
        <w:r w:rsidR="00B02127" w:rsidRPr="00B02127">
          <w:rPr>
            <w:rFonts w:ascii="Times New Roman" w:hAnsi="Times New Roman"/>
            <w:i/>
          </w:rPr>
          <w:t>accessorThisValue</w:t>
        </w:r>
      </w:ins>
      <w:r w:rsidRPr="00E77497">
        <w:t>. The following steps are taken:</w:t>
      </w:r>
    </w:p>
    <w:p w14:paraId="24E49CEF" w14:textId="77777777" w:rsidR="004C02EF" w:rsidRPr="00E77497" w:rsidRDefault="004C02EF" w:rsidP="00471CAA">
      <w:pPr>
        <w:pStyle w:val="Alg4"/>
        <w:keepNext/>
        <w:numPr>
          <w:ilvl w:val="0"/>
          <w:numId w:val="334"/>
        </w:numPr>
      </w:pPr>
      <w:r w:rsidRPr="00E77497">
        <w:t xml:space="preserve">Let </w:t>
      </w:r>
      <w:r w:rsidRPr="00E77497">
        <w:rPr>
          <w:i/>
        </w:rPr>
        <w:t>O</w:t>
      </w:r>
      <w:r w:rsidRPr="00E77497">
        <w:t xml:space="preserve"> be ToObject(</w:t>
      </w:r>
      <w:r w:rsidRPr="00E77497">
        <w:rPr>
          <w:i/>
        </w:rPr>
        <w:t>base</w:t>
      </w:r>
      <w:r w:rsidRPr="00E77497">
        <w:t>).</w:t>
      </w:r>
    </w:p>
    <w:p w14:paraId="716532FF" w14:textId="77777777" w:rsidR="004C02EF" w:rsidRPr="00E77497" w:rsidRDefault="004C02EF" w:rsidP="00471CAA">
      <w:pPr>
        <w:pStyle w:val="Alg4"/>
        <w:numPr>
          <w:ilvl w:val="0"/>
          <w:numId w:val="334"/>
        </w:numPr>
      </w:pPr>
      <w:r w:rsidRPr="00E77497">
        <w:t xml:space="preserve">If the result of calling the [[CanPut]] internal method of </w:t>
      </w:r>
      <w:r w:rsidRPr="00E77497">
        <w:rPr>
          <w:i/>
        </w:rPr>
        <w:t>O</w:t>
      </w:r>
      <w:r w:rsidRPr="00E77497">
        <w:t xml:space="preserve"> with argument </w:t>
      </w:r>
      <w:r w:rsidRPr="00E77497">
        <w:rPr>
          <w:i/>
        </w:rPr>
        <w:t>P</w:t>
      </w:r>
      <w:r w:rsidRPr="00E77497">
        <w:t xml:space="preserve"> is </w:t>
      </w:r>
      <w:r w:rsidRPr="00E77497">
        <w:rPr>
          <w:b/>
        </w:rPr>
        <w:t>false</w:t>
      </w:r>
      <w:r w:rsidRPr="00E77497">
        <w:t>, then</w:t>
      </w:r>
    </w:p>
    <w:p w14:paraId="526246FD" w14:textId="77777777" w:rsidR="004C02EF" w:rsidRPr="00E77497" w:rsidRDefault="004C02EF" w:rsidP="00471CAA">
      <w:pPr>
        <w:pStyle w:val="Alg4"/>
        <w:numPr>
          <w:ilvl w:val="1"/>
          <w:numId w:val="334"/>
        </w:numPr>
      </w:pPr>
      <w:r w:rsidRPr="00E77497">
        <w:t xml:space="preserve">If </w:t>
      </w:r>
      <w:r w:rsidRPr="00E77497">
        <w:rPr>
          <w:i/>
        </w:rPr>
        <w:t>Throw</w:t>
      </w:r>
      <w:r w:rsidRPr="00E77497">
        <w:t xml:space="preserve"> is </w:t>
      </w:r>
      <w:r w:rsidRPr="00E77497">
        <w:rPr>
          <w:b/>
        </w:rPr>
        <w:t>true</w:t>
      </w:r>
      <w:r w:rsidRPr="00E77497">
        <w:t xml:space="preserve">, then throw a </w:t>
      </w:r>
      <w:r w:rsidRPr="00E77497">
        <w:rPr>
          <w:b/>
        </w:rPr>
        <w:t>TypeError</w:t>
      </w:r>
      <w:r w:rsidRPr="00E77497">
        <w:t xml:space="preserve"> exception.</w:t>
      </w:r>
    </w:p>
    <w:p w14:paraId="1F4A368C" w14:textId="77777777" w:rsidR="004C02EF" w:rsidRPr="00E77497" w:rsidRDefault="004C02EF" w:rsidP="00471CAA">
      <w:pPr>
        <w:pStyle w:val="Alg4"/>
        <w:numPr>
          <w:ilvl w:val="1"/>
          <w:numId w:val="334"/>
        </w:numPr>
      </w:pPr>
      <w:r w:rsidRPr="00E77497">
        <w:t>Else return</w:t>
      </w:r>
      <w:ins w:id="4265" w:author="Rev 6 Allen Wirfs-Brock" w:date="2012-02-22T13:10:00Z">
        <w:r w:rsidR="00627D24">
          <w:t xml:space="preserve"> </w:t>
        </w:r>
        <w:r w:rsidR="00627D24" w:rsidRPr="006A5E27">
          <w:rPr>
            <w:b/>
          </w:rPr>
          <w:t>undefined</w:t>
        </w:r>
      </w:ins>
      <w:r w:rsidRPr="00E77497">
        <w:t>.</w:t>
      </w:r>
    </w:p>
    <w:p w14:paraId="7D1B5C24" w14:textId="77777777" w:rsidR="004C02EF" w:rsidRPr="00E77497" w:rsidRDefault="004C02EF" w:rsidP="00471CAA">
      <w:pPr>
        <w:pStyle w:val="Alg4"/>
        <w:numPr>
          <w:ilvl w:val="0"/>
          <w:numId w:val="334"/>
        </w:numPr>
      </w:pPr>
      <w:r w:rsidRPr="00E77497">
        <w:t xml:space="preserve">Let </w:t>
      </w:r>
      <w:r w:rsidRPr="00E77497">
        <w:rPr>
          <w:i/>
        </w:rPr>
        <w:t>ownDesc</w:t>
      </w:r>
      <w:r w:rsidRPr="00E77497">
        <w:t xml:space="preserve"> be the result of calling the [[GetOwnProperty]] internal method of </w:t>
      </w:r>
      <w:r w:rsidRPr="00E77497">
        <w:rPr>
          <w:i/>
        </w:rPr>
        <w:t>O</w:t>
      </w:r>
      <w:r w:rsidRPr="00E77497">
        <w:t xml:space="preserve"> with argument </w:t>
      </w:r>
      <w:r w:rsidRPr="00E77497">
        <w:rPr>
          <w:i/>
        </w:rPr>
        <w:t>P</w:t>
      </w:r>
      <w:r w:rsidRPr="00E77497">
        <w:t>.</w:t>
      </w:r>
    </w:p>
    <w:p w14:paraId="1DAAD5A1" w14:textId="77777777" w:rsidR="004C02EF" w:rsidRPr="00E77497" w:rsidRDefault="004C02EF" w:rsidP="00471CAA">
      <w:pPr>
        <w:pStyle w:val="Alg4"/>
        <w:numPr>
          <w:ilvl w:val="0"/>
          <w:numId w:val="334"/>
        </w:numPr>
      </w:pPr>
      <w:r w:rsidRPr="00E77497">
        <w:t>If IsDataDescriptor(</w:t>
      </w:r>
      <w:r w:rsidRPr="00E77497">
        <w:rPr>
          <w:i/>
        </w:rPr>
        <w:t>ownDesc</w:t>
      </w:r>
      <w:r w:rsidRPr="00E77497">
        <w:t xml:space="preserve">) is </w:t>
      </w:r>
      <w:r w:rsidRPr="00E77497">
        <w:rPr>
          <w:b/>
        </w:rPr>
        <w:t>true</w:t>
      </w:r>
      <w:r w:rsidRPr="00E77497">
        <w:t>, then</w:t>
      </w:r>
    </w:p>
    <w:p w14:paraId="3DD24167" w14:textId="77777777" w:rsidR="004C02EF" w:rsidRPr="00E77497" w:rsidRDefault="004C02EF" w:rsidP="00471CAA">
      <w:pPr>
        <w:pStyle w:val="Alg4"/>
        <w:numPr>
          <w:ilvl w:val="1"/>
          <w:numId w:val="334"/>
        </w:numPr>
      </w:pPr>
      <w:r w:rsidRPr="00E77497">
        <w:t xml:space="preserve">If </w:t>
      </w:r>
      <w:r w:rsidRPr="00E77497">
        <w:rPr>
          <w:i/>
        </w:rPr>
        <w:t>Throw</w:t>
      </w:r>
      <w:r w:rsidRPr="00E77497">
        <w:t xml:space="preserve"> is </w:t>
      </w:r>
      <w:r w:rsidRPr="00E77497">
        <w:rPr>
          <w:b/>
        </w:rPr>
        <w:t>true</w:t>
      </w:r>
      <w:r w:rsidRPr="00E77497">
        <w:t xml:space="preserve">, then throw a </w:t>
      </w:r>
      <w:r w:rsidRPr="00E77497">
        <w:rPr>
          <w:b/>
        </w:rPr>
        <w:t>TypeError</w:t>
      </w:r>
      <w:r w:rsidRPr="00E77497">
        <w:t xml:space="preserve"> </w:t>
      </w:r>
      <w:r w:rsidRPr="006A77CE">
        <w:t>exception</w:t>
      </w:r>
      <w:r w:rsidRPr="00E77497">
        <w:t>.</w:t>
      </w:r>
    </w:p>
    <w:p w14:paraId="4623E3EF" w14:textId="77777777" w:rsidR="004C02EF" w:rsidRPr="00E77497" w:rsidRDefault="004C02EF" w:rsidP="00471CAA">
      <w:pPr>
        <w:pStyle w:val="Alg4"/>
        <w:numPr>
          <w:ilvl w:val="1"/>
          <w:numId w:val="334"/>
        </w:numPr>
      </w:pPr>
      <w:r w:rsidRPr="00E77497">
        <w:t>Else return</w:t>
      </w:r>
      <w:ins w:id="4266" w:author="Rev 6 Allen Wirfs-Brock" w:date="2012-02-22T13:09:00Z">
        <w:r w:rsidR="00627D24" w:rsidRPr="00627D24">
          <w:rPr>
            <w:b/>
          </w:rPr>
          <w:t xml:space="preserve"> </w:t>
        </w:r>
        <w:r w:rsidR="00627D24" w:rsidRPr="006A5E27">
          <w:rPr>
            <w:b/>
          </w:rPr>
          <w:t>undefined</w:t>
        </w:r>
      </w:ins>
      <w:r w:rsidRPr="00E77497">
        <w:t>.</w:t>
      </w:r>
    </w:p>
    <w:p w14:paraId="69EC27A8" w14:textId="77777777" w:rsidR="004C02EF" w:rsidRPr="00E77497" w:rsidRDefault="004C02EF" w:rsidP="00471CAA">
      <w:pPr>
        <w:pStyle w:val="Alg4"/>
        <w:numPr>
          <w:ilvl w:val="0"/>
          <w:numId w:val="334"/>
        </w:numPr>
      </w:pPr>
      <w:r w:rsidRPr="00E77497">
        <w:t xml:space="preserve">Let </w:t>
      </w:r>
      <w:r w:rsidRPr="00E77497">
        <w:rPr>
          <w:i/>
        </w:rPr>
        <w:t>desc</w:t>
      </w:r>
      <w:r w:rsidRPr="00E77497">
        <w:t xml:space="preserve"> be the result of calling the [[GetProperty]] internal method of </w:t>
      </w:r>
      <w:r w:rsidRPr="00E77497">
        <w:rPr>
          <w:i/>
        </w:rPr>
        <w:t>O</w:t>
      </w:r>
      <w:r w:rsidRPr="00E77497">
        <w:t xml:space="preserve"> with argument </w:t>
      </w:r>
      <w:r w:rsidRPr="00E77497">
        <w:rPr>
          <w:i/>
        </w:rPr>
        <w:t>P</w:t>
      </w:r>
      <w:r w:rsidRPr="00E77497">
        <w:t>. This may be either an own or inherited accessor property descriptor or an inherited data property descriptor.</w:t>
      </w:r>
    </w:p>
    <w:p w14:paraId="23BA3E16" w14:textId="77777777" w:rsidR="004C02EF" w:rsidRPr="00E77497" w:rsidRDefault="004C02EF" w:rsidP="00471CAA">
      <w:pPr>
        <w:pStyle w:val="Alg4"/>
        <w:numPr>
          <w:ilvl w:val="0"/>
          <w:numId w:val="334"/>
        </w:numPr>
      </w:pPr>
      <w:r w:rsidRPr="00E77497">
        <w:t>If IsAccessorDescriptor(</w:t>
      </w:r>
      <w:r w:rsidRPr="00E77497">
        <w:rPr>
          <w:i/>
        </w:rPr>
        <w:t>desc</w:t>
      </w:r>
      <w:r w:rsidRPr="00E77497">
        <w:t xml:space="preserve">) is </w:t>
      </w:r>
      <w:r w:rsidRPr="00E77497">
        <w:rPr>
          <w:b/>
        </w:rPr>
        <w:t>true</w:t>
      </w:r>
      <w:r w:rsidRPr="00E77497">
        <w:t>, then</w:t>
      </w:r>
    </w:p>
    <w:p w14:paraId="3AEC949B" w14:textId="77777777" w:rsidR="004C02EF" w:rsidRPr="00E77497" w:rsidRDefault="004C02EF" w:rsidP="00471CAA">
      <w:pPr>
        <w:pStyle w:val="Alg4"/>
        <w:numPr>
          <w:ilvl w:val="1"/>
          <w:numId w:val="334"/>
        </w:numPr>
      </w:pPr>
      <w:r w:rsidRPr="00E77497">
        <w:t xml:space="preserve">Let </w:t>
      </w:r>
      <w:r w:rsidRPr="00E77497">
        <w:rPr>
          <w:i/>
        </w:rPr>
        <w:t>setter</w:t>
      </w:r>
      <w:r w:rsidRPr="00E77497">
        <w:t xml:space="preserve"> be </w:t>
      </w:r>
      <w:r w:rsidRPr="00E77497">
        <w:rPr>
          <w:i/>
        </w:rPr>
        <w:t>desc</w:t>
      </w:r>
      <w:r w:rsidRPr="00E77497">
        <w:t xml:space="preserve">.[[Set]] (see 8.10) which cannot be </w:t>
      </w:r>
      <w:r w:rsidRPr="00E77497">
        <w:rPr>
          <w:b/>
        </w:rPr>
        <w:t>undefined</w:t>
      </w:r>
      <w:r w:rsidRPr="00E77497">
        <w:t>.</w:t>
      </w:r>
    </w:p>
    <w:p w14:paraId="210DC425" w14:textId="77777777" w:rsidR="00B02127" w:rsidRDefault="00B02127" w:rsidP="00B02127">
      <w:pPr>
        <w:pStyle w:val="Alg4"/>
        <w:numPr>
          <w:ilvl w:val="1"/>
          <w:numId w:val="334"/>
        </w:numPr>
        <w:spacing w:after="120"/>
        <w:contextualSpacing/>
        <w:rPr>
          <w:ins w:id="4267" w:author="Rev 7 Allen Wirfs-Brock" w:date="2012-05-01T16:12:00Z"/>
        </w:rPr>
      </w:pPr>
      <w:ins w:id="4268" w:author="Rev 7 Allen Wirfs-Brock" w:date="2012-05-01T16:12:00Z">
        <w:r>
          <w:t xml:space="preserve">If </w:t>
        </w:r>
        <w:r>
          <w:rPr>
            <w:i/>
          </w:rPr>
          <w:t>accessorT</w:t>
        </w:r>
        <w:r w:rsidRPr="00791170">
          <w:rPr>
            <w:i/>
          </w:rPr>
          <w:t>hisValue</w:t>
        </w:r>
        <w:r>
          <w:t xml:space="preserve"> is not present, then let </w:t>
        </w:r>
        <w:r>
          <w:rPr>
            <w:i/>
          </w:rPr>
          <w:t>accessorT</w:t>
        </w:r>
        <w:r w:rsidRPr="00791170">
          <w:rPr>
            <w:i/>
          </w:rPr>
          <w:t>hisValue</w:t>
        </w:r>
        <w:r>
          <w:t xml:space="preserve"> be </w:t>
        </w:r>
        <w:r>
          <w:rPr>
            <w:i/>
          </w:rPr>
          <w:t>base</w:t>
        </w:r>
        <w:r>
          <w:t>.</w:t>
        </w:r>
      </w:ins>
    </w:p>
    <w:p w14:paraId="282A7E02" w14:textId="77777777" w:rsidR="004C02EF" w:rsidRPr="00E77497" w:rsidRDefault="004C02EF" w:rsidP="00471CAA">
      <w:pPr>
        <w:pStyle w:val="Alg4"/>
        <w:numPr>
          <w:ilvl w:val="1"/>
          <w:numId w:val="334"/>
        </w:numPr>
      </w:pPr>
      <w:del w:id="4269" w:author="Rev 6 Allen Wirfs-Brock" w:date="2012-02-22T13:06:00Z">
        <w:r w:rsidRPr="00E77497" w:rsidDel="00FB01DF">
          <w:delText xml:space="preserve">Call </w:delText>
        </w:r>
      </w:del>
      <w:ins w:id="4270" w:author="Rev 6 Allen Wirfs-Brock" w:date="2012-02-22T13:06:00Z">
        <w:r w:rsidR="00FB01DF">
          <w:t>Return the result of calling</w:t>
        </w:r>
        <w:r w:rsidR="00FB01DF" w:rsidRPr="00E77497">
          <w:t xml:space="preserve"> </w:t>
        </w:r>
      </w:ins>
      <w:r w:rsidRPr="00E77497">
        <w:t xml:space="preserve">the [[Call]] internal method of </w:t>
      </w:r>
      <w:r w:rsidRPr="00E77497">
        <w:rPr>
          <w:i/>
        </w:rPr>
        <w:t>setter</w:t>
      </w:r>
      <w:r w:rsidRPr="00E77497">
        <w:t xml:space="preserve"> providing </w:t>
      </w:r>
      <w:del w:id="4271" w:author="Rev 7 Allen Wirfs-Brock" w:date="2012-05-01T16:12:00Z">
        <w:r w:rsidRPr="00E77497" w:rsidDel="00B02127">
          <w:rPr>
            <w:i/>
          </w:rPr>
          <w:delText>base</w:delText>
        </w:r>
        <w:r w:rsidRPr="00E77497" w:rsidDel="00B02127">
          <w:delText xml:space="preserve"> </w:delText>
        </w:r>
      </w:del>
      <w:ins w:id="4272" w:author="Rev 7 Allen Wirfs-Brock" w:date="2012-05-01T16:12:00Z">
        <w:r w:rsidR="00B02127">
          <w:rPr>
            <w:i/>
          </w:rPr>
          <w:t>accessorThisValue</w:t>
        </w:r>
        <w:r w:rsidR="00B02127" w:rsidRPr="00E77497">
          <w:t xml:space="preserve"> </w:t>
        </w:r>
      </w:ins>
      <w:r w:rsidRPr="00E77497">
        <w:t xml:space="preserve">as the </w:t>
      </w:r>
      <w:r w:rsidRPr="00E77497">
        <w:rPr>
          <w:b/>
        </w:rPr>
        <w:t>this</w:t>
      </w:r>
      <w:r w:rsidRPr="00E77497">
        <w:t xml:space="preserve"> value and an argument list containing only </w:t>
      </w:r>
      <w:r w:rsidRPr="00E77497">
        <w:rPr>
          <w:i/>
        </w:rPr>
        <w:t>W</w:t>
      </w:r>
      <w:r w:rsidRPr="00E77497">
        <w:t>.</w:t>
      </w:r>
    </w:p>
    <w:p w14:paraId="0130DFE8" w14:textId="77777777" w:rsidR="004C02EF" w:rsidRPr="00E77497" w:rsidRDefault="004C02EF" w:rsidP="00471CAA">
      <w:pPr>
        <w:pStyle w:val="Alg4"/>
        <w:numPr>
          <w:ilvl w:val="0"/>
          <w:numId w:val="334"/>
        </w:numPr>
      </w:pPr>
      <w:r w:rsidRPr="00E77497">
        <w:t xml:space="preserve">Else, this is a request to create an own property on the transient object </w:t>
      </w:r>
      <w:r w:rsidRPr="00E77497">
        <w:rPr>
          <w:i/>
        </w:rPr>
        <w:t>O</w:t>
      </w:r>
    </w:p>
    <w:p w14:paraId="4B0A7E34" w14:textId="77777777" w:rsidR="004C02EF" w:rsidRPr="00E77497" w:rsidRDefault="004C02EF" w:rsidP="00471CAA">
      <w:pPr>
        <w:pStyle w:val="Alg4"/>
        <w:numPr>
          <w:ilvl w:val="1"/>
          <w:numId w:val="334"/>
        </w:numPr>
      </w:pPr>
      <w:r w:rsidRPr="00E77497">
        <w:t xml:space="preserve">If </w:t>
      </w:r>
      <w:r w:rsidRPr="00E77497">
        <w:rPr>
          <w:i/>
        </w:rPr>
        <w:t>Throw</w:t>
      </w:r>
      <w:r w:rsidRPr="00E77497">
        <w:t xml:space="preserve"> is </w:t>
      </w:r>
      <w:r w:rsidRPr="00E77497">
        <w:rPr>
          <w:b/>
        </w:rPr>
        <w:t>true</w:t>
      </w:r>
      <w:r w:rsidRPr="00E77497">
        <w:t xml:space="preserve">, then throw a </w:t>
      </w:r>
      <w:r w:rsidRPr="00E77497">
        <w:rPr>
          <w:b/>
        </w:rPr>
        <w:t>TypeError</w:t>
      </w:r>
      <w:r w:rsidRPr="00E77497">
        <w:t xml:space="preserve"> exception.</w:t>
      </w:r>
    </w:p>
    <w:p w14:paraId="6C987033" w14:textId="77777777" w:rsidR="004C02EF" w:rsidRPr="00E77497" w:rsidRDefault="004C02EF" w:rsidP="00471CAA">
      <w:pPr>
        <w:pStyle w:val="Alg4"/>
        <w:numPr>
          <w:ilvl w:val="0"/>
          <w:numId w:val="334"/>
        </w:numPr>
        <w:spacing w:after="120"/>
      </w:pPr>
      <w:r w:rsidRPr="00E77497">
        <w:t>Return</w:t>
      </w:r>
      <w:ins w:id="4273" w:author="Rev 6 Allen Wirfs-Brock" w:date="2012-02-22T13:09:00Z">
        <w:r w:rsidR="00627D24">
          <w:t xml:space="preserve"> </w:t>
        </w:r>
        <w:r w:rsidR="00627D24" w:rsidRPr="006A5E27">
          <w:rPr>
            <w:b/>
          </w:rPr>
          <w:t>undefined</w:t>
        </w:r>
      </w:ins>
      <w:r w:rsidRPr="00E77497">
        <w:t>.</w:t>
      </w:r>
    </w:p>
    <w:p w14:paraId="2F153BA1" w14:textId="77777777" w:rsidR="004C02EF" w:rsidRPr="00E77497" w:rsidRDefault="004C02EF" w:rsidP="004C02EF">
      <w:pPr>
        <w:pStyle w:val="Note"/>
      </w:pPr>
      <w:r w:rsidRPr="00E77497">
        <w:t>NOTE</w:t>
      </w:r>
      <w:r w:rsidRPr="00E77497">
        <w:tab/>
        <w:t xml:space="preserve">The object that may be created in step 1 is not accessible outside of the above method.  An implementation might choose to avoid the actual creation of that transient object. The only situations where such an actual property assignment that uses this internal method can have visible effect are when it either invokes an accessor function or is in violation of a </w:t>
      </w:r>
      <w:r w:rsidRPr="00E77497">
        <w:rPr>
          <w:rFonts w:ascii="Times New Roman" w:hAnsi="Times New Roman"/>
          <w:i/>
        </w:rPr>
        <w:t>Throw</w:t>
      </w:r>
      <w:r w:rsidRPr="00E77497">
        <w:t xml:space="preserve"> predicated error check. When </w:t>
      </w:r>
      <w:r w:rsidRPr="00E77497">
        <w:rPr>
          <w:rFonts w:ascii="Times New Roman" w:hAnsi="Times New Roman"/>
          <w:i/>
        </w:rPr>
        <w:t>Throw</w:t>
      </w:r>
      <w:r w:rsidRPr="00E77497">
        <w:t xml:space="preserve"> is </w:t>
      </w:r>
      <w:r w:rsidRPr="00E77497">
        <w:rPr>
          <w:b/>
        </w:rPr>
        <w:t>true</w:t>
      </w:r>
      <w:r w:rsidRPr="00E77497">
        <w:t xml:space="preserve"> any property assignment that would create a new property on the transient object throws an error.</w:t>
      </w:r>
    </w:p>
    <w:p w14:paraId="5C9D66EE" w14:textId="77777777" w:rsidR="0012147D" w:rsidRPr="00E77497" w:rsidRDefault="0012147D" w:rsidP="0012147D">
      <w:pPr>
        <w:pStyle w:val="30"/>
        <w:numPr>
          <w:ilvl w:val="0"/>
          <w:numId w:val="0"/>
        </w:numPr>
        <w:rPr>
          <w:ins w:id="4274" w:author="Rev 7 Allen Wirfs-Brock" w:date="2012-05-01T17:20:00Z"/>
        </w:rPr>
      </w:pPr>
      <w:bookmarkStart w:id="4275" w:name="_Ref384027166"/>
      <w:bookmarkStart w:id="4276" w:name="_Toc385672152"/>
      <w:bookmarkStart w:id="4277" w:name="_Toc393690247"/>
      <w:bookmarkStart w:id="4278" w:name="_Ref424533023"/>
      <w:bookmarkStart w:id="4279" w:name="_Ref424667800"/>
      <w:bookmarkStart w:id="4280" w:name="_Toc472818785"/>
      <w:bookmarkStart w:id="4281" w:name="_Toc235503338"/>
      <w:bookmarkStart w:id="4282" w:name="_Toc241509113"/>
      <w:bookmarkStart w:id="4283" w:name="_Toc244416600"/>
      <w:bookmarkStart w:id="4284" w:name="_Toc276630964"/>
      <w:bookmarkStart w:id="4285" w:name="_Toc381513648"/>
      <w:bookmarkStart w:id="4286" w:name="_Toc382202791"/>
      <w:bookmarkStart w:id="4287" w:name="_Toc382203011"/>
      <w:bookmarkStart w:id="4288" w:name="_Toc382212170"/>
      <w:bookmarkStart w:id="4289" w:name="_Toc382212388"/>
      <w:bookmarkStart w:id="4290" w:name="_Toc382291515"/>
      <w:bookmarkStart w:id="4291" w:name="_Toc336509440"/>
      <w:bookmarkEnd w:id="4209"/>
      <w:ins w:id="4292" w:author="Rev 7 Allen Wirfs-Brock" w:date="2012-05-01T17:20:00Z">
        <w:r w:rsidRPr="00E77497">
          <w:t>8.</w:t>
        </w:r>
        <w:r>
          <w:t>9</w:t>
        </w:r>
        <w:r w:rsidRPr="00E77497">
          <w:t>.</w:t>
        </w:r>
        <w:r>
          <w:t>3</w:t>
        </w:r>
        <w:r w:rsidRPr="00E77497">
          <w:tab/>
          <w:t>Get</w:t>
        </w:r>
        <w:r>
          <w:t>This</w:t>
        </w:r>
        <w:r w:rsidRPr="00E77497">
          <w:t>Value (V)</w:t>
        </w:r>
        <w:bookmarkEnd w:id="4291"/>
      </w:ins>
    </w:p>
    <w:p w14:paraId="1D829154" w14:textId="77777777" w:rsidR="0012147D" w:rsidRDefault="0012147D" w:rsidP="0012147D">
      <w:pPr>
        <w:pStyle w:val="Alg4"/>
        <w:numPr>
          <w:ilvl w:val="0"/>
          <w:numId w:val="790"/>
        </w:numPr>
        <w:rPr>
          <w:ins w:id="4293" w:author="Rev 7 Allen Wirfs-Brock" w:date="2012-05-01T17:20:00Z"/>
        </w:rPr>
      </w:pPr>
      <w:ins w:id="4294" w:author="Rev 7 Allen Wirfs-Brock" w:date="2012-05-01T17:20:00Z">
        <w:r>
          <w:t>ReturnIfAbrupt(</w:t>
        </w:r>
        <w:r w:rsidRPr="008C11D4">
          <w:rPr>
            <w:i/>
          </w:rPr>
          <w:t>V</w:t>
        </w:r>
        <w:r>
          <w:t>).</w:t>
        </w:r>
      </w:ins>
    </w:p>
    <w:p w14:paraId="350E0754" w14:textId="77777777" w:rsidR="0012147D" w:rsidRPr="00E77497" w:rsidRDefault="0012147D" w:rsidP="0012147D">
      <w:pPr>
        <w:pStyle w:val="Alg4"/>
        <w:numPr>
          <w:ilvl w:val="0"/>
          <w:numId w:val="790"/>
        </w:numPr>
        <w:rPr>
          <w:ins w:id="4295" w:author="Rev 7 Allen Wirfs-Brock" w:date="2012-05-01T17:20:00Z"/>
        </w:rPr>
      </w:pPr>
      <w:ins w:id="4296" w:author="Rev 7 Allen Wirfs-Brock" w:date="2012-05-01T17:20:00Z">
        <w:r w:rsidRPr="00E77497">
          <w:t>If Type(</w:t>
        </w:r>
        <w:r w:rsidRPr="00E77497">
          <w:rPr>
            <w:i/>
          </w:rPr>
          <w:t>V</w:t>
        </w:r>
        <w:r w:rsidRPr="00E77497">
          <w:t xml:space="preserve">) is not Reference, return </w:t>
        </w:r>
        <w:r w:rsidRPr="00E77497">
          <w:rPr>
            <w:i/>
          </w:rPr>
          <w:t>V</w:t>
        </w:r>
        <w:r w:rsidRPr="00E77497">
          <w:t>.</w:t>
        </w:r>
      </w:ins>
    </w:p>
    <w:p w14:paraId="763BE3C0" w14:textId="77777777" w:rsidR="0012147D" w:rsidRPr="00E77497" w:rsidRDefault="0012147D" w:rsidP="0012147D">
      <w:pPr>
        <w:pStyle w:val="Alg4"/>
        <w:numPr>
          <w:ilvl w:val="0"/>
          <w:numId w:val="790"/>
        </w:numPr>
        <w:rPr>
          <w:ins w:id="4297" w:author="Rev 7 Allen Wirfs-Brock" w:date="2012-05-01T17:20:00Z"/>
        </w:rPr>
      </w:pPr>
      <w:ins w:id="4298" w:author="Rev 7 Allen Wirfs-Brock" w:date="2012-05-01T17:20:00Z">
        <w:r w:rsidRPr="00E77497">
          <w:t>If IsUnresolvableReference(</w:t>
        </w:r>
        <w:r w:rsidRPr="00E77497">
          <w:rPr>
            <w:i/>
          </w:rPr>
          <w:t>V</w:t>
        </w:r>
        <w:r w:rsidRPr="00E77497">
          <w:t xml:space="preserve">), throw a </w:t>
        </w:r>
        <w:r w:rsidRPr="00E77497">
          <w:rPr>
            <w:b/>
          </w:rPr>
          <w:t>ReferenceError</w:t>
        </w:r>
        <w:r w:rsidRPr="00E77497">
          <w:t xml:space="preserve"> exception.</w:t>
        </w:r>
      </w:ins>
    </w:p>
    <w:p w14:paraId="729D2C77" w14:textId="77777777" w:rsidR="0012147D" w:rsidRDefault="0012147D" w:rsidP="0012147D">
      <w:pPr>
        <w:pStyle w:val="Alg4"/>
        <w:numPr>
          <w:ilvl w:val="0"/>
          <w:numId w:val="790"/>
        </w:numPr>
        <w:rPr>
          <w:ins w:id="4299" w:author="Rev 7 Allen Wirfs-Brock" w:date="2012-05-01T17:24:00Z"/>
        </w:rPr>
      </w:pPr>
      <w:ins w:id="4300" w:author="Rev 7 Allen Wirfs-Brock" w:date="2012-05-01T17:20:00Z">
        <w:r w:rsidRPr="00E77497">
          <w:t>If Is</w:t>
        </w:r>
      </w:ins>
      <w:ins w:id="4301" w:author="Rev 7 Allen Wirfs-Brock" w:date="2012-05-01T17:23:00Z">
        <w:r>
          <w:t>Super</w:t>
        </w:r>
      </w:ins>
      <w:ins w:id="4302" w:author="Rev 7 Allen Wirfs-Brock" w:date="2012-05-01T17:20:00Z">
        <w:r w:rsidRPr="00E77497">
          <w:t>Reference(</w:t>
        </w:r>
        <w:r w:rsidRPr="00E77497">
          <w:rPr>
            <w:i/>
          </w:rPr>
          <w:t>V</w:t>
        </w:r>
        <w:r w:rsidRPr="00E77497">
          <w:t>), then</w:t>
        </w:r>
      </w:ins>
    </w:p>
    <w:p w14:paraId="12BFCAD8" w14:textId="77777777" w:rsidR="0012147D" w:rsidRPr="00E77497" w:rsidRDefault="0012147D" w:rsidP="0012147D">
      <w:pPr>
        <w:pStyle w:val="Alg4"/>
        <w:numPr>
          <w:ilvl w:val="1"/>
          <w:numId w:val="790"/>
        </w:numPr>
        <w:rPr>
          <w:ins w:id="4303" w:author="Rev 7 Allen Wirfs-Brock" w:date="2012-05-01T17:20:00Z"/>
        </w:rPr>
      </w:pPr>
      <w:ins w:id="4304" w:author="Rev 7 Allen Wirfs-Brock" w:date="2012-05-01T17:24:00Z">
        <w:r>
          <w:t xml:space="preserve">Return the value of the </w:t>
        </w:r>
        <w:r w:rsidRPr="00B02127">
          <w:rPr>
            <w:i/>
          </w:rPr>
          <w:t>thisValue</w:t>
        </w:r>
        <w:r>
          <w:t xml:space="preserve"> component of the reference </w:t>
        </w:r>
        <w:r w:rsidRPr="0012147D">
          <w:rPr>
            <w:i/>
          </w:rPr>
          <w:t>V</w:t>
        </w:r>
        <w:r>
          <w:t>.</w:t>
        </w:r>
      </w:ins>
    </w:p>
    <w:p w14:paraId="62D56C73" w14:textId="77777777" w:rsidR="0012147D" w:rsidRPr="00E77497" w:rsidRDefault="0028262A" w:rsidP="0028262A">
      <w:pPr>
        <w:pStyle w:val="Alg4"/>
        <w:numPr>
          <w:ilvl w:val="0"/>
          <w:numId w:val="790"/>
        </w:numPr>
        <w:spacing w:after="240"/>
        <w:rPr>
          <w:ins w:id="4305" w:author="Rev 7 Allen Wirfs-Brock" w:date="2012-05-01T17:20:00Z"/>
        </w:rPr>
      </w:pPr>
      <w:ins w:id="4306" w:author="Rev 7 Allen Wirfs-Brock" w:date="2012-05-01T17:26:00Z">
        <w:r>
          <w:t>Return GetBase(</w:t>
        </w:r>
        <w:r w:rsidRPr="0028262A">
          <w:rPr>
            <w:i/>
          </w:rPr>
          <w:t>V</w:t>
        </w:r>
        <w:r>
          <w:t>)</w:t>
        </w:r>
      </w:ins>
      <w:ins w:id="4307" w:author="Rev 7 Allen Wirfs-Brock" w:date="2012-05-01T17:20:00Z">
        <w:r w:rsidR="0012147D" w:rsidRPr="00E77497">
          <w:t>.</w:t>
        </w:r>
      </w:ins>
    </w:p>
    <w:p w14:paraId="30AE6985" w14:textId="77777777" w:rsidR="004C02EF" w:rsidRPr="00E77497" w:rsidDel="00F87676" w:rsidRDefault="004C02EF" w:rsidP="00C623F2">
      <w:pPr>
        <w:pStyle w:val="20"/>
        <w:numPr>
          <w:ilvl w:val="0"/>
          <w:numId w:val="0"/>
        </w:numPr>
        <w:rPr>
          <w:del w:id="4308" w:author="Rev 6 Allen Wirfs-Brock" w:date="2012-02-22T12:33:00Z"/>
        </w:rPr>
      </w:pPr>
      <w:del w:id="4309" w:author="Rev 6 Allen Wirfs-Brock" w:date="2012-02-22T12:33:00Z">
        <w:r w:rsidRPr="00E77497" w:rsidDel="00F87676">
          <w:delText>8.8</w:delText>
        </w:r>
        <w:r w:rsidRPr="00E77497" w:rsidDel="00F87676">
          <w:tab/>
          <w:delText>The List Specification Typ</w:delText>
        </w:r>
        <w:bookmarkEnd w:id="4275"/>
        <w:bookmarkEnd w:id="4276"/>
        <w:bookmarkEnd w:id="4277"/>
        <w:r w:rsidRPr="00E77497" w:rsidDel="00F87676">
          <w:delText>e</w:delText>
        </w:r>
        <w:bookmarkEnd w:id="4278"/>
        <w:bookmarkEnd w:id="4279"/>
        <w:bookmarkEnd w:id="4280"/>
        <w:bookmarkEnd w:id="4281"/>
        <w:bookmarkEnd w:id="4282"/>
        <w:bookmarkEnd w:id="4283"/>
        <w:bookmarkEnd w:id="4284"/>
      </w:del>
    </w:p>
    <w:p w14:paraId="2E12E2D1" w14:textId="77777777" w:rsidR="00B90F3D" w:rsidRPr="00E77497" w:rsidDel="00DB5CC3" w:rsidRDefault="004C02EF" w:rsidP="004C02EF">
      <w:pPr>
        <w:rPr>
          <w:del w:id="4310" w:author="Rev 6 Allen Wirfs-Brock" w:date="2012-02-16T11:59:00Z"/>
        </w:rPr>
      </w:pPr>
      <w:del w:id="4311" w:author="Rev 6 Allen Wirfs-Brock" w:date="2012-02-22T12:33:00Z">
        <w:r w:rsidRPr="00E77497" w:rsidDel="00F87676">
          <w:delText xml:space="preserve">The List type is used to explain the evaluation of argument lists (see 11.2.4) in </w:delText>
        </w:r>
        <w:r w:rsidRPr="00E77497" w:rsidDel="00F87676">
          <w:rPr>
            <w:rFonts w:ascii="Courier New" w:hAnsi="Courier New"/>
            <w:b/>
          </w:rPr>
          <w:delText>new</w:delText>
        </w:r>
        <w:r w:rsidRPr="00E77497" w:rsidDel="00F87676">
          <w:delText xml:space="preserve"> expressions, in function calls, and in other algorithms where a simple list of values is needed. Values of the List type are simply ordered sequences of values. These sequences may be of any length.</w:delText>
        </w:r>
      </w:del>
      <w:bookmarkStart w:id="4312" w:name="_Toc385672153"/>
      <w:bookmarkStart w:id="4313" w:name="_Toc393690248"/>
    </w:p>
    <w:p w14:paraId="25943B0D" w14:textId="77777777" w:rsidR="004C02EF" w:rsidRPr="00E77497" w:rsidDel="00F87676" w:rsidRDefault="004C02EF" w:rsidP="00C623F2">
      <w:pPr>
        <w:pStyle w:val="20"/>
        <w:numPr>
          <w:ilvl w:val="0"/>
          <w:numId w:val="0"/>
        </w:numPr>
        <w:rPr>
          <w:del w:id="4314" w:author="Rev 6 Allen Wirfs-Brock" w:date="2012-02-22T12:33:00Z"/>
        </w:rPr>
      </w:pPr>
      <w:bookmarkStart w:id="4315" w:name="_Toc472818786"/>
      <w:bookmarkStart w:id="4316" w:name="_Toc235503339"/>
      <w:bookmarkStart w:id="4317" w:name="_Toc241509114"/>
      <w:bookmarkStart w:id="4318" w:name="_Toc244416601"/>
      <w:bookmarkStart w:id="4319" w:name="_Toc276630965"/>
      <w:del w:id="4320" w:author="Rev 6 Allen Wirfs-Brock" w:date="2012-02-22T12:33:00Z">
        <w:r w:rsidRPr="00E77497" w:rsidDel="00F87676">
          <w:delText>8.9</w:delText>
        </w:r>
        <w:r w:rsidRPr="00E77497" w:rsidDel="00F87676">
          <w:tab/>
          <w:delText>The Completion Specification Typ</w:delText>
        </w:r>
        <w:bookmarkEnd w:id="4312"/>
        <w:bookmarkEnd w:id="4313"/>
        <w:r w:rsidRPr="00E77497" w:rsidDel="00F87676">
          <w:delText>e</w:delText>
        </w:r>
        <w:bookmarkEnd w:id="4315"/>
        <w:bookmarkEnd w:id="4316"/>
        <w:bookmarkEnd w:id="4317"/>
        <w:bookmarkEnd w:id="4318"/>
        <w:bookmarkEnd w:id="4319"/>
      </w:del>
    </w:p>
    <w:p w14:paraId="42AA345E" w14:textId="77777777" w:rsidR="004C02EF" w:rsidRPr="00E77497" w:rsidDel="00543DFB" w:rsidRDefault="004C02EF" w:rsidP="004C02EF">
      <w:pPr>
        <w:rPr>
          <w:del w:id="4321" w:author="Rev 6 Allen Wirfs-Brock" w:date="2012-02-16T12:15:00Z"/>
        </w:rPr>
      </w:pPr>
      <w:del w:id="4322" w:author="Rev 6 Allen Wirfs-Brock" w:date="2012-02-22T12:33:00Z">
        <w:r w:rsidRPr="00E77497" w:rsidDel="00F87676">
          <w:delText>The Completion type is used to explain the behaviour of statements (</w:delText>
        </w:r>
        <w:r w:rsidRPr="00E77497" w:rsidDel="00F87676">
          <w:rPr>
            <w:rFonts w:ascii="Courier New" w:hAnsi="Courier New"/>
            <w:b/>
          </w:rPr>
          <w:delText>break</w:delText>
        </w:r>
        <w:r w:rsidRPr="00E77497" w:rsidDel="00F87676">
          <w:delText xml:space="preserve">, </w:delText>
        </w:r>
        <w:r w:rsidRPr="00E77497" w:rsidDel="00F87676">
          <w:rPr>
            <w:rFonts w:ascii="Courier New" w:hAnsi="Courier New"/>
            <w:b/>
          </w:rPr>
          <w:delText>continue</w:delText>
        </w:r>
        <w:r w:rsidRPr="00E77497" w:rsidDel="00F87676">
          <w:delText xml:space="preserve">, </w:delText>
        </w:r>
        <w:r w:rsidRPr="00E77497" w:rsidDel="00F87676">
          <w:rPr>
            <w:rFonts w:ascii="Courier New" w:hAnsi="Courier New"/>
            <w:b/>
          </w:rPr>
          <w:delText>return</w:delText>
        </w:r>
        <w:r w:rsidRPr="00E77497" w:rsidDel="00F87676">
          <w:delText xml:space="preserve"> and </w:delText>
        </w:r>
        <w:r w:rsidRPr="00E77497" w:rsidDel="00F87676">
          <w:rPr>
            <w:rFonts w:ascii="Courier New" w:hAnsi="Courier New"/>
            <w:b/>
          </w:rPr>
          <w:delText>throw</w:delText>
        </w:r>
        <w:r w:rsidRPr="00E77497" w:rsidDel="00F87676">
          <w:delText>) that perform nonlocal transfers of control</w:delText>
        </w:r>
      </w:del>
      <w:del w:id="4323" w:author="Rev 6 Allen Wirfs-Brock" w:date="2012-02-16T12:02:00Z">
        <w:r w:rsidRPr="00E77497" w:rsidDel="00DB5CC3">
          <w:delText xml:space="preserve">. </w:delText>
        </w:r>
      </w:del>
      <w:del w:id="4324" w:author="Rev 6 Allen Wirfs-Brock" w:date="2012-02-22T12:33:00Z">
        <w:r w:rsidRPr="00E77497" w:rsidDel="00F87676">
          <w:delText xml:space="preserve">Values of the Completion type are </w:delText>
        </w:r>
      </w:del>
      <w:del w:id="4325" w:author="Rev 6 Allen Wirfs-Brock" w:date="2012-02-16T12:15:00Z">
        <w:r w:rsidRPr="00E77497" w:rsidDel="00543DFB">
          <w:delText>triples of the form (</w:delText>
        </w:r>
        <w:r w:rsidRPr="00E77497" w:rsidDel="00543DFB">
          <w:rPr>
            <w:i/>
          </w:rPr>
          <w:delText>type</w:delText>
        </w:r>
        <w:r w:rsidRPr="00E77497" w:rsidDel="00543DFB">
          <w:delText xml:space="preserve">, </w:delText>
        </w:r>
        <w:r w:rsidRPr="00E77497" w:rsidDel="00543DFB">
          <w:rPr>
            <w:i/>
          </w:rPr>
          <w:delText>value</w:delText>
        </w:r>
        <w:r w:rsidRPr="00E77497" w:rsidDel="00543DFB">
          <w:delText xml:space="preserve">, </w:delText>
        </w:r>
        <w:r w:rsidRPr="00E77497" w:rsidDel="00543DFB">
          <w:rPr>
            <w:i/>
          </w:rPr>
          <w:delText>target</w:delText>
        </w:r>
        <w:r w:rsidRPr="00E77497" w:rsidDel="00543DFB">
          <w:delText xml:space="preserve">), where </w:delText>
        </w:r>
        <w:r w:rsidRPr="00E77497" w:rsidDel="00543DFB">
          <w:rPr>
            <w:i/>
          </w:rPr>
          <w:delText>type</w:delText>
        </w:r>
        <w:r w:rsidRPr="00E77497" w:rsidDel="00543DFB">
          <w:delText xml:space="preserve"> is one of </w:delText>
        </w:r>
        <w:r w:rsidRPr="00E77497" w:rsidDel="00543DFB">
          <w:rPr>
            <w:b/>
          </w:rPr>
          <w:delText>normal</w:delText>
        </w:r>
        <w:r w:rsidRPr="00E77497" w:rsidDel="00543DFB">
          <w:delText xml:space="preserve">, </w:delText>
        </w:r>
        <w:r w:rsidRPr="00E77497" w:rsidDel="00543DFB">
          <w:rPr>
            <w:b/>
          </w:rPr>
          <w:delText>break</w:delText>
        </w:r>
        <w:r w:rsidRPr="00E77497" w:rsidDel="00543DFB">
          <w:delText xml:space="preserve">, </w:delText>
        </w:r>
        <w:r w:rsidRPr="00E77497" w:rsidDel="00543DFB">
          <w:rPr>
            <w:b/>
          </w:rPr>
          <w:delText>continue</w:delText>
        </w:r>
        <w:r w:rsidRPr="00E77497" w:rsidDel="00543DFB">
          <w:delText xml:space="preserve">, </w:delText>
        </w:r>
        <w:r w:rsidRPr="00E77497" w:rsidDel="00543DFB">
          <w:rPr>
            <w:b/>
          </w:rPr>
          <w:delText>return</w:delText>
        </w:r>
        <w:r w:rsidRPr="00E77497" w:rsidDel="00543DFB">
          <w:delText xml:space="preserve">, or </w:delText>
        </w:r>
        <w:r w:rsidRPr="00E77497" w:rsidDel="00543DFB">
          <w:rPr>
            <w:b/>
          </w:rPr>
          <w:delText>throw</w:delText>
        </w:r>
        <w:r w:rsidRPr="00E77497" w:rsidDel="00543DFB">
          <w:delText xml:space="preserve">, </w:delText>
        </w:r>
        <w:r w:rsidRPr="00E77497" w:rsidDel="00543DFB">
          <w:rPr>
            <w:i/>
          </w:rPr>
          <w:delText xml:space="preserve">value </w:delText>
        </w:r>
        <w:r w:rsidRPr="00E77497" w:rsidDel="00543DFB">
          <w:delText xml:space="preserve">is any ECMAScript language value or </w:delText>
        </w:r>
        <w:r w:rsidRPr="00E77497" w:rsidDel="00543DFB">
          <w:rPr>
            <w:b/>
          </w:rPr>
          <w:delText>empty</w:delText>
        </w:r>
        <w:r w:rsidRPr="00E77497" w:rsidDel="00543DFB">
          <w:delText xml:space="preserve">, and </w:delText>
        </w:r>
        <w:r w:rsidRPr="00E77497" w:rsidDel="00543DFB">
          <w:rPr>
            <w:i/>
          </w:rPr>
          <w:delText>target</w:delText>
        </w:r>
        <w:r w:rsidRPr="00E77497" w:rsidDel="00543DFB">
          <w:delText xml:space="preserve"> is any ECMAScript identifier or </w:delText>
        </w:r>
        <w:r w:rsidRPr="00E77497" w:rsidDel="00543DFB">
          <w:rPr>
            <w:b/>
          </w:rPr>
          <w:delText>empty</w:delText>
        </w:r>
        <w:r w:rsidRPr="00E77497" w:rsidDel="00543DFB">
          <w:delText xml:space="preserve">. If </w:delText>
        </w:r>
        <w:r w:rsidRPr="00E77497" w:rsidDel="00543DFB">
          <w:rPr>
            <w:rFonts w:ascii="Times New Roman" w:hAnsi="Times New Roman"/>
            <w:i/>
          </w:rPr>
          <w:delText>cv</w:delText>
        </w:r>
        <w:r w:rsidRPr="00E77497" w:rsidDel="00543DFB">
          <w:delText xml:space="preserve"> is a completion value then </w:delText>
        </w:r>
        <w:r w:rsidRPr="00E77497" w:rsidDel="00543DFB">
          <w:rPr>
            <w:rFonts w:ascii="Times New Roman" w:hAnsi="Times New Roman"/>
            <w:i/>
          </w:rPr>
          <w:delText>cv</w:delText>
        </w:r>
        <w:r w:rsidRPr="00E77497" w:rsidDel="00543DFB">
          <w:rPr>
            <w:rFonts w:ascii="Times New Roman" w:hAnsi="Times New Roman"/>
          </w:rPr>
          <w:delText>.type</w:delText>
        </w:r>
        <w:r w:rsidRPr="00E77497" w:rsidDel="00543DFB">
          <w:delText xml:space="preserve">, </w:delText>
        </w:r>
        <w:r w:rsidRPr="00E77497" w:rsidDel="00543DFB">
          <w:rPr>
            <w:rFonts w:ascii="Times New Roman" w:hAnsi="Times New Roman"/>
            <w:i/>
          </w:rPr>
          <w:delText>cv</w:delText>
        </w:r>
        <w:r w:rsidRPr="00E77497" w:rsidDel="00543DFB">
          <w:rPr>
            <w:rFonts w:ascii="Times New Roman" w:hAnsi="Times New Roman"/>
          </w:rPr>
          <w:delText>.value</w:delText>
        </w:r>
        <w:r w:rsidRPr="00E77497" w:rsidDel="00543DFB">
          <w:delText xml:space="preserve">, and </w:delText>
        </w:r>
        <w:r w:rsidRPr="00E77497" w:rsidDel="00543DFB">
          <w:rPr>
            <w:rFonts w:ascii="Times New Roman" w:hAnsi="Times New Roman"/>
            <w:i/>
          </w:rPr>
          <w:delText>cv</w:delText>
        </w:r>
        <w:r w:rsidRPr="00E77497" w:rsidDel="00543DFB">
          <w:rPr>
            <w:rFonts w:ascii="Times New Roman" w:hAnsi="Times New Roman"/>
          </w:rPr>
          <w:delText>.target</w:delText>
        </w:r>
        <w:r w:rsidRPr="00E77497" w:rsidDel="00543DFB">
          <w:delText xml:space="preserve"> may be used to directly refer to its constituent values.</w:delText>
        </w:r>
      </w:del>
    </w:p>
    <w:p w14:paraId="16A7E167" w14:textId="77777777" w:rsidR="00905436" w:rsidRPr="000D29DF" w:rsidDel="00F87676" w:rsidRDefault="004C02EF" w:rsidP="000D29DF">
      <w:pPr>
        <w:rPr>
          <w:del w:id="4326" w:author="Rev 6 Allen Wirfs-Brock" w:date="2012-02-22T12:33:00Z"/>
          <w:lang w:eastAsia="en-US"/>
        </w:rPr>
      </w:pPr>
      <w:del w:id="4327" w:author="Rev 6 Allen Wirfs-Brock" w:date="2012-02-22T12:33:00Z">
        <w:r w:rsidRPr="00E77497" w:rsidDel="00F87676">
          <w:delText xml:space="preserve">The term “abrupt completion” refers to any completion with a </w:delText>
        </w:r>
        <w:r w:rsidRPr="002C2220" w:rsidDel="00F87676">
          <w:rPr>
            <w:rFonts w:ascii="Times New Roman" w:hAnsi="Times New Roman"/>
          </w:rPr>
          <w:delText>type</w:delText>
        </w:r>
        <w:r w:rsidRPr="00E77497" w:rsidDel="00F87676">
          <w:delText xml:space="preserve"> other than </w:delText>
        </w:r>
        <w:r w:rsidRPr="00E77497" w:rsidDel="00F87676">
          <w:rPr>
            <w:b/>
          </w:rPr>
          <w:delText>normal</w:delText>
        </w:r>
        <w:r w:rsidRPr="00E77497" w:rsidDel="00F87676">
          <w:delText>.</w:delText>
        </w:r>
      </w:del>
    </w:p>
    <w:p w14:paraId="417EEB6F" w14:textId="77777777" w:rsidR="004C02EF" w:rsidRPr="00E77497" w:rsidRDefault="004C02EF" w:rsidP="00C623F2">
      <w:pPr>
        <w:pStyle w:val="20"/>
        <w:numPr>
          <w:ilvl w:val="0"/>
          <w:numId w:val="0"/>
        </w:numPr>
      </w:pPr>
      <w:bookmarkStart w:id="4328" w:name="_Toc202449367"/>
      <w:bookmarkStart w:id="4329" w:name="_Toc235503340"/>
      <w:bookmarkStart w:id="4330" w:name="_Toc241509115"/>
      <w:bookmarkStart w:id="4331" w:name="_Toc244416602"/>
      <w:bookmarkStart w:id="4332" w:name="_Toc276630966"/>
      <w:bookmarkStart w:id="4333" w:name="_Toc336509441"/>
      <w:r w:rsidRPr="00E77497">
        <w:t xml:space="preserve">8.10 </w:t>
      </w:r>
      <w:r w:rsidRPr="00E77497">
        <w:tab/>
        <w:t xml:space="preserve">The Property Descriptor and </w:t>
      </w:r>
      <w:commentRangeStart w:id="4334"/>
      <w:r w:rsidRPr="00E77497">
        <w:t>Property Identifier</w:t>
      </w:r>
      <w:commentRangeEnd w:id="4334"/>
      <w:r w:rsidR="00C5717D">
        <w:rPr>
          <w:rStyle w:val="af3"/>
          <w:b w:val="0"/>
        </w:rPr>
        <w:commentReference w:id="4334"/>
      </w:r>
      <w:r w:rsidRPr="00E77497">
        <w:t xml:space="preserve"> Specification Type</w:t>
      </w:r>
      <w:bookmarkEnd w:id="4328"/>
      <w:r w:rsidRPr="00E77497">
        <w:t>s</w:t>
      </w:r>
      <w:bookmarkEnd w:id="4329"/>
      <w:bookmarkEnd w:id="4330"/>
      <w:bookmarkEnd w:id="4331"/>
      <w:bookmarkEnd w:id="4332"/>
      <w:bookmarkEnd w:id="4333"/>
    </w:p>
    <w:p w14:paraId="3D1AD1F3" w14:textId="77777777" w:rsidR="004C02EF" w:rsidRPr="00E77497" w:rsidRDefault="004C02EF" w:rsidP="004C02EF">
      <w:r w:rsidRPr="00E77497">
        <w:t>The Property Descriptor type is used to explain the manipulation and reification of named property attributes. Values of the Property Descriptor type are records composed of named fields where each field’s name is an attribute name and its value is a corresponding attribute value as specified in 8.6.1. In addition, any field may be present or absent.</w:t>
      </w:r>
    </w:p>
    <w:p w14:paraId="48F51BD6" w14:textId="77777777" w:rsidR="004C02EF" w:rsidRPr="00E77497" w:rsidRDefault="004C02EF" w:rsidP="004C02EF">
      <w:r w:rsidRPr="00E77497">
        <w:t xml:space="preserve">Property Descriptor values may be further classified as data property descriptors and accessor property descriptors based upon the existence or use of certain fields. A data property descriptor is one that includes any fields named either [[Value]] or [[Writable]]. An accessor property descriptor is one that includes any fields named either [[Get]] or [[Set]]. Any property descriptor may have fields named [[Enumerable]] and [[Configurable]]. A Property Descriptor value may not be both a data property descriptor and an accessor property descriptor; however, it may be neither. A generic property descriptor is a Property Descriptor value that is neither a data property descriptor nor an accessor property descriptor. A fully populated property descriptor is one that is either an accessor property descriptor or a data property descriptor and that has all of the fields that correspond to the property attributes defined in either 8.6.1 </w:t>
      </w:r>
      <w:ins w:id="4335" w:author="Rev 8 Allen Wirfs-Brock" w:date="2012-06-13T12:34:00Z">
        <w:r w:rsidR="00386630">
          <w:fldChar w:fldCharType="begin"/>
        </w:r>
        <w:r w:rsidR="00386630">
          <w:instrText xml:space="preserve"> REF _Ref327353731 \h </w:instrText>
        </w:r>
      </w:ins>
      <w:r w:rsidR="00386630">
        <w:fldChar w:fldCharType="separate"/>
      </w:r>
      <w:ins w:id="4336" w:author="Rev 8 Allen Wirfs-Brock" w:date="2012-06-15T19:42:00Z">
        <w:r w:rsidR="00606E07">
          <w:t xml:space="preserve">Table </w:t>
        </w:r>
        <w:r w:rsidR="00606E07">
          <w:rPr>
            <w:noProof/>
          </w:rPr>
          <w:t>5</w:t>
        </w:r>
      </w:ins>
      <w:ins w:id="4337" w:author="Rev 8 Allen Wirfs-Brock" w:date="2012-06-13T12:34:00Z">
        <w:r w:rsidR="00386630">
          <w:fldChar w:fldCharType="end"/>
        </w:r>
      </w:ins>
      <w:r w:rsidRPr="00E77497">
        <w:t xml:space="preserve"> or </w:t>
      </w:r>
      <w:ins w:id="4338" w:author="Rev 8 Allen Wirfs-Brock" w:date="2012-06-13T12:34:00Z">
        <w:r w:rsidR="00386630">
          <w:fldChar w:fldCharType="begin"/>
        </w:r>
        <w:r w:rsidR="00386630">
          <w:instrText xml:space="preserve"> REF _Ref327353763 \h </w:instrText>
        </w:r>
      </w:ins>
      <w:r w:rsidR="00386630">
        <w:fldChar w:fldCharType="separate"/>
      </w:r>
      <w:ins w:id="4339" w:author="Rev 8 Allen Wirfs-Brock" w:date="2012-06-15T19:42:00Z">
        <w:r w:rsidR="00606E07">
          <w:t xml:space="preserve">Table </w:t>
        </w:r>
        <w:r w:rsidR="00606E07">
          <w:rPr>
            <w:noProof/>
          </w:rPr>
          <w:t>6</w:t>
        </w:r>
      </w:ins>
      <w:ins w:id="4340" w:author="Rev 8 Allen Wirfs-Brock" w:date="2012-06-13T12:34:00Z">
        <w:r w:rsidR="00386630">
          <w:fldChar w:fldCharType="end"/>
        </w:r>
      </w:ins>
      <w:r w:rsidRPr="00E77497">
        <w:t>.</w:t>
      </w:r>
    </w:p>
    <w:p w14:paraId="7E39C24C" w14:textId="77777777" w:rsidR="004C02EF" w:rsidRPr="00E77497" w:rsidRDefault="004C02EF" w:rsidP="004C02EF">
      <w:r w:rsidRPr="00E77497">
        <w:t xml:space="preserve">For notational convenience within this specification, an object literal-like syntax can be used to define a property descriptor value. For example, Property Descriptor {[[Value]]: 42, [[Writable]]: </w:t>
      </w:r>
      <w:r w:rsidRPr="00E77497">
        <w:rPr>
          <w:b/>
        </w:rPr>
        <w:t>false</w:t>
      </w:r>
      <w:r w:rsidRPr="00E77497">
        <w:t xml:space="preserve">, [[Configurable]]: </w:t>
      </w:r>
      <w:r w:rsidRPr="00E77497">
        <w:rPr>
          <w:b/>
        </w:rPr>
        <w:t>true</w:t>
      </w:r>
      <w:r w:rsidRPr="00E77497">
        <w:t>} defines a data property descriptor. Field name order is not significant. Any fields that are not explicitly listed are considered to be absent.</w:t>
      </w:r>
    </w:p>
    <w:p w14:paraId="08DFCA7C" w14:textId="77777777" w:rsidR="004C02EF" w:rsidRPr="00E77497" w:rsidRDefault="004C02EF" w:rsidP="004C02EF">
      <w:r w:rsidRPr="00E77497">
        <w:t>In specification text and algorithms, dot notation may be used to refer to a specific field of a Property Descriptor. For example, if D is a property descriptor then D.[[Value]] is shorthand for “the field of D named [[Value]]”.</w:t>
      </w:r>
    </w:p>
    <w:p w14:paraId="0C67A7AE" w14:textId="77777777" w:rsidR="004C02EF" w:rsidRPr="00E77497" w:rsidRDefault="004C02EF" w:rsidP="004C02EF">
      <w:r w:rsidRPr="00E77497">
        <w:t xml:space="preserve">The Property Identifier type is used to associate a property name with a Property Descriptor.  Values of the Property Identifier type are pairs of the form (name, descriptor), where name is a String and descriptor is a Property Descriptor value. </w:t>
      </w:r>
    </w:p>
    <w:p w14:paraId="7F986D43" w14:textId="77777777" w:rsidR="004C02EF" w:rsidRPr="00E77497" w:rsidRDefault="004C02EF" w:rsidP="004C02EF">
      <w:r w:rsidRPr="00E77497">
        <w:t>The following abstract operations are used in this specification to operate upon Property Descriptor values:</w:t>
      </w:r>
    </w:p>
    <w:p w14:paraId="15A4A63E" w14:textId="77777777" w:rsidR="004C02EF" w:rsidRPr="00E77497" w:rsidRDefault="004C02EF" w:rsidP="00C623F2">
      <w:pPr>
        <w:pStyle w:val="30"/>
        <w:numPr>
          <w:ilvl w:val="0"/>
          <w:numId w:val="0"/>
        </w:numPr>
      </w:pPr>
      <w:bookmarkStart w:id="4341" w:name="_Toc202449369"/>
      <w:bookmarkStart w:id="4342" w:name="_Toc235503341"/>
      <w:bookmarkStart w:id="4343" w:name="_Toc241509116"/>
      <w:bookmarkStart w:id="4344" w:name="_Toc244416603"/>
      <w:bookmarkStart w:id="4345" w:name="_Toc276630967"/>
      <w:bookmarkStart w:id="4346" w:name="_Toc336509442"/>
      <w:r w:rsidRPr="00E77497">
        <w:t>8.10.1</w:t>
      </w:r>
      <w:r w:rsidRPr="00E77497">
        <w:tab/>
        <w:t>IsAccessorDescriptor ( Desc )</w:t>
      </w:r>
      <w:bookmarkEnd w:id="4341"/>
      <w:bookmarkEnd w:id="4342"/>
      <w:bookmarkEnd w:id="4343"/>
      <w:bookmarkEnd w:id="4344"/>
      <w:bookmarkEnd w:id="4345"/>
      <w:bookmarkEnd w:id="4346"/>
    </w:p>
    <w:p w14:paraId="688A5896" w14:textId="77777777" w:rsidR="004C02EF" w:rsidRPr="00E77497" w:rsidRDefault="004C02EF" w:rsidP="004C02EF">
      <w:r w:rsidRPr="00E77497">
        <w:t xml:space="preserve">When the abstract operation IsAccessorDescriptor is called with property descriptor </w:t>
      </w:r>
      <w:r w:rsidRPr="00E77497">
        <w:rPr>
          <w:rFonts w:ascii="Times New Roman" w:hAnsi="Times New Roman"/>
          <w:i/>
        </w:rPr>
        <w:t>Desc</w:t>
      </w:r>
      <w:r w:rsidRPr="00E77497">
        <w:t>, the following steps are taken:</w:t>
      </w:r>
    </w:p>
    <w:p w14:paraId="1E7557F3" w14:textId="77777777" w:rsidR="004C02EF" w:rsidRPr="00C7794D" w:rsidRDefault="004C02EF" w:rsidP="006A77CE">
      <w:pPr>
        <w:pStyle w:val="MediumGrid21"/>
        <w:numPr>
          <w:ilvl w:val="0"/>
          <w:numId w:val="674"/>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14:paraId="16BBB682" w14:textId="77777777" w:rsidR="004C02EF" w:rsidRPr="00C7794D" w:rsidRDefault="004C02EF" w:rsidP="006A77CE">
      <w:pPr>
        <w:pStyle w:val="MediumGrid21"/>
        <w:numPr>
          <w:ilvl w:val="0"/>
          <w:numId w:val="674"/>
        </w:numPr>
        <w:rPr>
          <w:rFonts w:ascii="Times New Roman" w:hAnsi="Times New Roman"/>
          <w:lang w:val="en-GB"/>
        </w:rPr>
      </w:pPr>
      <w:r w:rsidRPr="00C7794D">
        <w:rPr>
          <w:rFonts w:ascii="Times New Roman" w:hAnsi="Times New Roman"/>
          <w:lang w:val="en-GB"/>
        </w:rPr>
        <w:t xml:space="preserve">If both </w:t>
      </w:r>
      <w:r w:rsidRPr="00C7794D">
        <w:rPr>
          <w:rFonts w:ascii="Times New Roman" w:hAnsi="Times New Roman"/>
          <w:i/>
          <w:lang w:val="en-GB"/>
        </w:rPr>
        <w:t>Desc</w:t>
      </w:r>
      <w:r w:rsidRPr="00C7794D">
        <w:rPr>
          <w:rFonts w:ascii="Times New Roman" w:hAnsi="Times New Roman"/>
          <w:lang w:val="en-GB"/>
        </w:rPr>
        <w:t xml:space="preserve">.[[Get]] and </w:t>
      </w:r>
      <w:r w:rsidRPr="00C7794D">
        <w:rPr>
          <w:rFonts w:ascii="Times New Roman" w:hAnsi="Times New Roman"/>
          <w:i/>
          <w:lang w:val="en-GB"/>
        </w:rPr>
        <w:t>Desc</w:t>
      </w:r>
      <w:r w:rsidRPr="00C7794D">
        <w:rPr>
          <w:rFonts w:ascii="Times New Roman" w:hAnsi="Times New Roman"/>
          <w:lang w:val="en-GB"/>
        </w:rPr>
        <w:t xml:space="preserve">.[[Set]] are absent, then return </w:t>
      </w:r>
      <w:r w:rsidRPr="00C7794D">
        <w:rPr>
          <w:rFonts w:ascii="Times New Roman" w:hAnsi="Times New Roman"/>
          <w:b/>
          <w:lang w:val="en-GB"/>
        </w:rPr>
        <w:t>false</w:t>
      </w:r>
      <w:r w:rsidRPr="00C7794D">
        <w:rPr>
          <w:rFonts w:ascii="Times New Roman" w:hAnsi="Times New Roman"/>
          <w:lang w:val="en-GB"/>
        </w:rPr>
        <w:t>.</w:t>
      </w:r>
    </w:p>
    <w:p w14:paraId="3A5559AA" w14:textId="77777777" w:rsidR="004C02EF" w:rsidRPr="00C7794D" w:rsidRDefault="004C02EF" w:rsidP="006A77CE">
      <w:pPr>
        <w:pStyle w:val="MediumGrid21"/>
        <w:numPr>
          <w:ilvl w:val="0"/>
          <w:numId w:val="674"/>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true</w:t>
      </w:r>
      <w:r w:rsidRPr="00C7794D">
        <w:rPr>
          <w:rFonts w:ascii="Times New Roman" w:hAnsi="Times New Roman"/>
          <w:lang w:val="en-GB"/>
        </w:rPr>
        <w:t>.</w:t>
      </w:r>
    </w:p>
    <w:p w14:paraId="775DB0B0" w14:textId="77777777" w:rsidR="004C02EF" w:rsidRPr="004D1BD1" w:rsidRDefault="004C02EF" w:rsidP="00C623F2">
      <w:pPr>
        <w:pStyle w:val="30"/>
        <w:numPr>
          <w:ilvl w:val="0"/>
          <w:numId w:val="0"/>
        </w:numPr>
      </w:pPr>
      <w:bookmarkStart w:id="4347" w:name="_Toc202449370"/>
      <w:bookmarkStart w:id="4348" w:name="_Toc235503342"/>
      <w:bookmarkStart w:id="4349" w:name="_Toc241509117"/>
      <w:bookmarkStart w:id="4350" w:name="_Toc244416604"/>
      <w:bookmarkStart w:id="4351" w:name="_Toc276630968"/>
      <w:bookmarkStart w:id="4352" w:name="_Toc336509443"/>
      <w:r w:rsidRPr="004D1BD1">
        <w:t>8.10.2</w:t>
      </w:r>
      <w:r w:rsidRPr="004D1BD1">
        <w:tab/>
        <w:t>IsDataDescriptor ( Desc )</w:t>
      </w:r>
      <w:bookmarkEnd w:id="4347"/>
      <w:bookmarkEnd w:id="4348"/>
      <w:bookmarkEnd w:id="4349"/>
      <w:bookmarkEnd w:id="4350"/>
      <w:bookmarkEnd w:id="4351"/>
      <w:bookmarkEnd w:id="4352"/>
    </w:p>
    <w:p w14:paraId="60503949" w14:textId="77777777" w:rsidR="004C02EF" w:rsidRPr="009C202C" w:rsidRDefault="004C02EF" w:rsidP="004C02EF">
      <w:r w:rsidRPr="00E65A34">
        <w:t xml:space="preserve">When the abstract operation IsDataDescriptor is called with property descriptor </w:t>
      </w:r>
      <w:r w:rsidRPr="009C202C">
        <w:rPr>
          <w:rFonts w:ascii="Times New Roman" w:hAnsi="Times New Roman"/>
          <w:i/>
        </w:rPr>
        <w:t>Desc</w:t>
      </w:r>
      <w:r w:rsidRPr="009C202C">
        <w:t>, the following steps are taken:</w:t>
      </w:r>
    </w:p>
    <w:p w14:paraId="00B28E59" w14:textId="77777777" w:rsidR="004C02EF" w:rsidRPr="00C7794D" w:rsidRDefault="004C02EF" w:rsidP="00471CAA">
      <w:pPr>
        <w:pStyle w:val="MediumGrid21"/>
        <w:numPr>
          <w:ilvl w:val="0"/>
          <w:numId w:val="336"/>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14:paraId="5D0BA43A" w14:textId="77777777" w:rsidR="004C02EF" w:rsidRPr="00C7794D" w:rsidRDefault="004C02EF" w:rsidP="00471CAA">
      <w:pPr>
        <w:pStyle w:val="MediumGrid21"/>
        <w:numPr>
          <w:ilvl w:val="0"/>
          <w:numId w:val="336"/>
        </w:numPr>
        <w:rPr>
          <w:rFonts w:ascii="Times New Roman" w:hAnsi="Times New Roman"/>
          <w:lang w:val="en-GB"/>
        </w:rPr>
      </w:pPr>
      <w:r w:rsidRPr="00C7794D">
        <w:rPr>
          <w:rFonts w:ascii="Times New Roman" w:hAnsi="Times New Roman"/>
          <w:lang w:val="en-GB"/>
        </w:rPr>
        <w:t xml:space="preserve">If both </w:t>
      </w:r>
      <w:r w:rsidRPr="00C7794D">
        <w:rPr>
          <w:rFonts w:ascii="Times New Roman" w:hAnsi="Times New Roman"/>
          <w:i/>
          <w:lang w:val="en-GB"/>
        </w:rPr>
        <w:t>Desc</w:t>
      </w:r>
      <w:r w:rsidRPr="00C7794D">
        <w:rPr>
          <w:rFonts w:ascii="Times New Roman" w:hAnsi="Times New Roman"/>
          <w:lang w:val="en-GB"/>
        </w:rPr>
        <w:t xml:space="preserve">.[[Value]] and </w:t>
      </w:r>
      <w:r w:rsidRPr="00C7794D">
        <w:rPr>
          <w:rFonts w:ascii="Times New Roman" w:hAnsi="Times New Roman"/>
          <w:i/>
          <w:lang w:val="en-GB"/>
        </w:rPr>
        <w:t>Desc</w:t>
      </w:r>
      <w:r w:rsidRPr="00C7794D">
        <w:rPr>
          <w:rFonts w:ascii="Times New Roman" w:hAnsi="Times New Roman"/>
          <w:lang w:val="en-GB"/>
        </w:rPr>
        <w:t xml:space="preserve">.[[Writable]] are absent, then return </w:t>
      </w:r>
      <w:r w:rsidRPr="00C7794D">
        <w:rPr>
          <w:rFonts w:ascii="Times New Roman" w:hAnsi="Times New Roman"/>
          <w:b/>
          <w:lang w:val="en-GB"/>
        </w:rPr>
        <w:t>false</w:t>
      </w:r>
      <w:r w:rsidRPr="00C7794D">
        <w:rPr>
          <w:rFonts w:ascii="Times New Roman" w:hAnsi="Times New Roman"/>
          <w:lang w:val="en-GB"/>
        </w:rPr>
        <w:t>.</w:t>
      </w:r>
    </w:p>
    <w:p w14:paraId="22A8323E" w14:textId="77777777" w:rsidR="004C02EF" w:rsidRPr="00C7794D" w:rsidRDefault="004C02EF" w:rsidP="00471CAA">
      <w:pPr>
        <w:pStyle w:val="MediumGrid21"/>
        <w:numPr>
          <w:ilvl w:val="0"/>
          <w:numId w:val="336"/>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true</w:t>
      </w:r>
      <w:r w:rsidRPr="00C7794D">
        <w:rPr>
          <w:rFonts w:ascii="Times New Roman" w:hAnsi="Times New Roman"/>
          <w:lang w:val="en-GB"/>
        </w:rPr>
        <w:t>.</w:t>
      </w:r>
    </w:p>
    <w:p w14:paraId="299C4C6B" w14:textId="77777777" w:rsidR="004C02EF" w:rsidRPr="004D1BD1" w:rsidRDefault="004C02EF" w:rsidP="00C623F2">
      <w:pPr>
        <w:pStyle w:val="30"/>
        <w:numPr>
          <w:ilvl w:val="0"/>
          <w:numId w:val="0"/>
        </w:numPr>
      </w:pPr>
      <w:bookmarkStart w:id="4353" w:name="_Toc202449371"/>
      <w:bookmarkStart w:id="4354" w:name="_Toc235503343"/>
      <w:bookmarkStart w:id="4355" w:name="_Toc241509118"/>
      <w:bookmarkStart w:id="4356" w:name="_Toc244416605"/>
      <w:bookmarkStart w:id="4357" w:name="_Toc276630969"/>
      <w:bookmarkStart w:id="4358" w:name="_Toc336509444"/>
      <w:r w:rsidRPr="004D1BD1">
        <w:t>8.10.3</w:t>
      </w:r>
      <w:r w:rsidRPr="004D1BD1">
        <w:tab/>
        <w:t>IsGenericDescriptor ( Desc )</w:t>
      </w:r>
      <w:bookmarkEnd w:id="4353"/>
      <w:bookmarkEnd w:id="4354"/>
      <w:bookmarkEnd w:id="4355"/>
      <w:bookmarkEnd w:id="4356"/>
      <w:bookmarkEnd w:id="4357"/>
      <w:bookmarkEnd w:id="4358"/>
    </w:p>
    <w:p w14:paraId="6C2C5AD1" w14:textId="77777777" w:rsidR="004C02EF" w:rsidRPr="009C202C" w:rsidRDefault="004C02EF" w:rsidP="004C02EF">
      <w:r w:rsidRPr="00E65A34">
        <w:t xml:space="preserve">When the abstract operation IsGenericDescriptor is called with property descriptor </w:t>
      </w:r>
      <w:r w:rsidRPr="009C202C">
        <w:rPr>
          <w:rFonts w:ascii="Times New Roman" w:hAnsi="Times New Roman"/>
          <w:i/>
        </w:rPr>
        <w:t>Desc</w:t>
      </w:r>
      <w:r w:rsidRPr="009C202C">
        <w:t>, the following steps are taken:</w:t>
      </w:r>
    </w:p>
    <w:p w14:paraId="7CA4FBBC" w14:textId="77777777" w:rsidR="004C02EF" w:rsidRPr="00C7794D" w:rsidRDefault="004C02EF" w:rsidP="00471CAA">
      <w:pPr>
        <w:pStyle w:val="MediumGrid21"/>
        <w:keepNext/>
        <w:numPr>
          <w:ilvl w:val="0"/>
          <w:numId w:val="337"/>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14:paraId="605A4638" w14:textId="77777777" w:rsidR="004C02EF" w:rsidRPr="00C7794D" w:rsidRDefault="004C02EF" w:rsidP="00471CAA">
      <w:pPr>
        <w:pStyle w:val="MediumGrid21"/>
        <w:numPr>
          <w:ilvl w:val="0"/>
          <w:numId w:val="337"/>
        </w:numPr>
        <w:rPr>
          <w:rFonts w:ascii="Times New Roman" w:hAnsi="Times New Roman"/>
          <w:lang w:val="en-GB"/>
        </w:rPr>
      </w:pPr>
      <w:r w:rsidRPr="00C7794D">
        <w:rPr>
          <w:rFonts w:ascii="Times New Roman" w:hAnsi="Times New Roman"/>
          <w:lang w:val="en-GB"/>
        </w:rPr>
        <w:t>If IsAccessorDescriptor(</w:t>
      </w:r>
      <w:r w:rsidRPr="00C7794D">
        <w:rPr>
          <w:rFonts w:ascii="Times New Roman" w:hAnsi="Times New Roman"/>
          <w:i/>
          <w:lang w:val="en-GB"/>
        </w:rPr>
        <w:t>Desc</w:t>
      </w:r>
      <w:r w:rsidRPr="00C7794D">
        <w:rPr>
          <w:rFonts w:ascii="Times New Roman" w:hAnsi="Times New Roman"/>
          <w:lang w:val="en-GB"/>
        </w:rPr>
        <w:t>) and IsDataDescriptor(</w:t>
      </w:r>
      <w:r w:rsidRPr="00C7794D">
        <w:rPr>
          <w:rFonts w:ascii="Times New Roman" w:hAnsi="Times New Roman"/>
          <w:i/>
          <w:lang w:val="en-GB"/>
        </w:rPr>
        <w:t>Desc</w:t>
      </w:r>
      <w:r w:rsidRPr="00C7794D">
        <w:rPr>
          <w:rFonts w:ascii="Times New Roman" w:hAnsi="Times New Roman"/>
          <w:lang w:val="en-GB"/>
        </w:rPr>
        <w:t xml:space="preserve">) are both </w:t>
      </w:r>
      <w:r w:rsidRPr="00C7794D">
        <w:rPr>
          <w:rFonts w:ascii="Times New Roman" w:hAnsi="Times New Roman"/>
          <w:b/>
          <w:lang w:val="en-GB"/>
        </w:rPr>
        <w:t>false</w:t>
      </w:r>
      <w:r w:rsidRPr="00C7794D">
        <w:rPr>
          <w:rFonts w:ascii="Times New Roman" w:hAnsi="Times New Roman"/>
          <w:lang w:val="en-GB"/>
        </w:rPr>
        <w:t xml:space="preserve">, then return </w:t>
      </w:r>
      <w:r w:rsidRPr="00C7794D">
        <w:rPr>
          <w:rFonts w:ascii="Times New Roman" w:hAnsi="Times New Roman"/>
          <w:b/>
          <w:lang w:val="en-GB"/>
        </w:rPr>
        <w:t>true</w:t>
      </w:r>
      <w:r w:rsidRPr="00C7794D">
        <w:rPr>
          <w:rFonts w:ascii="Times New Roman" w:hAnsi="Times New Roman"/>
          <w:lang w:val="en-GB"/>
        </w:rPr>
        <w:t>.</w:t>
      </w:r>
    </w:p>
    <w:p w14:paraId="0244B3FB" w14:textId="77777777" w:rsidR="004C02EF" w:rsidRPr="00C7794D" w:rsidRDefault="004C02EF" w:rsidP="00471CAA">
      <w:pPr>
        <w:pStyle w:val="MediumGrid21"/>
        <w:numPr>
          <w:ilvl w:val="0"/>
          <w:numId w:val="337"/>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false</w:t>
      </w:r>
      <w:r w:rsidRPr="00C7794D">
        <w:rPr>
          <w:rFonts w:ascii="Times New Roman" w:hAnsi="Times New Roman"/>
          <w:lang w:val="en-GB"/>
        </w:rPr>
        <w:t>.</w:t>
      </w:r>
    </w:p>
    <w:p w14:paraId="20B94B4C" w14:textId="77777777" w:rsidR="004C02EF" w:rsidRPr="004D1BD1" w:rsidRDefault="004C02EF" w:rsidP="00C623F2">
      <w:pPr>
        <w:pStyle w:val="30"/>
        <w:numPr>
          <w:ilvl w:val="0"/>
          <w:numId w:val="0"/>
        </w:numPr>
      </w:pPr>
      <w:bookmarkStart w:id="4359" w:name="_Toc202449372"/>
      <w:bookmarkStart w:id="4360" w:name="_Toc235503344"/>
      <w:bookmarkStart w:id="4361" w:name="_Toc241509119"/>
      <w:bookmarkStart w:id="4362" w:name="_Toc244416606"/>
      <w:bookmarkStart w:id="4363" w:name="_Toc276630970"/>
      <w:bookmarkStart w:id="4364" w:name="_Toc336509445"/>
      <w:r w:rsidRPr="004D1BD1">
        <w:t>8.10.4</w:t>
      </w:r>
      <w:r w:rsidRPr="004D1BD1">
        <w:tab/>
        <w:t>FromPropertyDescriptor ( Desc )</w:t>
      </w:r>
      <w:bookmarkEnd w:id="4359"/>
      <w:bookmarkEnd w:id="4360"/>
      <w:bookmarkEnd w:id="4361"/>
      <w:bookmarkEnd w:id="4362"/>
      <w:bookmarkEnd w:id="4363"/>
      <w:bookmarkEnd w:id="4364"/>
    </w:p>
    <w:p w14:paraId="7F8A7567" w14:textId="77777777" w:rsidR="004C02EF" w:rsidRPr="009C202C" w:rsidRDefault="004C02EF" w:rsidP="004C02EF">
      <w:pPr>
        <w:spacing w:after="160"/>
      </w:pPr>
      <w:r w:rsidRPr="00E65A34">
        <w:t>When the abstract operation FromPropertyDescriptor is called with propert</w:t>
      </w:r>
      <w:r w:rsidRPr="009C202C">
        <w:t xml:space="preserve">y descriptor </w:t>
      </w:r>
      <w:r w:rsidRPr="009C202C">
        <w:rPr>
          <w:rFonts w:ascii="Times New Roman" w:hAnsi="Times New Roman"/>
          <w:i/>
        </w:rPr>
        <w:t>Desc</w:t>
      </w:r>
      <w:r w:rsidRPr="009C202C">
        <w:t>, the following steps are taken:</w:t>
      </w:r>
    </w:p>
    <w:p w14:paraId="7DC6FC9B" w14:textId="77777777" w:rsidR="004C02EF" w:rsidRPr="00E77497" w:rsidRDefault="004C02EF" w:rsidP="004C02EF">
      <w:pPr>
        <w:spacing w:after="160"/>
      </w:pPr>
      <w:r w:rsidRPr="00675B74">
        <w:t xml:space="preserve">The following algorithm assumes that </w:t>
      </w:r>
      <w:r w:rsidRPr="00E77497">
        <w:rPr>
          <w:rFonts w:ascii="Times New Roman" w:hAnsi="Times New Roman"/>
          <w:i/>
        </w:rPr>
        <w:t xml:space="preserve">Desc </w:t>
      </w:r>
      <w:r w:rsidRPr="00E77497">
        <w:t>is a fully populated Property Descriptor, such as that returned from [[GetOwnProperty]] (see 8.12.1).</w:t>
      </w:r>
    </w:p>
    <w:p w14:paraId="55D5C0D1" w14:textId="77777777" w:rsidR="004C02EF" w:rsidRPr="00C7794D" w:rsidRDefault="004C02EF" w:rsidP="00471CAA">
      <w:pPr>
        <w:pStyle w:val="MediumGrid21"/>
        <w:numPr>
          <w:ilvl w:val="0"/>
          <w:numId w:val="338"/>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undefined</w:t>
      </w:r>
      <w:r w:rsidRPr="00C7794D">
        <w:rPr>
          <w:rFonts w:ascii="Times New Roman" w:hAnsi="Times New Roman"/>
          <w:lang w:val="en-GB"/>
        </w:rPr>
        <w:t>.</w:t>
      </w:r>
    </w:p>
    <w:p w14:paraId="0452EB2B" w14:textId="77777777" w:rsidR="004C02EF" w:rsidRPr="00C7794D" w:rsidRDefault="004C02EF" w:rsidP="00471CAA">
      <w:pPr>
        <w:pStyle w:val="MediumGrid21"/>
        <w:numPr>
          <w:ilvl w:val="0"/>
          <w:numId w:val="338"/>
        </w:numPr>
        <w:rPr>
          <w:rFonts w:ascii="Times New Roman" w:hAnsi="Times New Roman"/>
          <w:lang w:val="en-GB"/>
        </w:rPr>
      </w:pPr>
      <w:r w:rsidRPr="00C7794D">
        <w:rPr>
          <w:rFonts w:ascii="Times New Roman" w:hAnsi="Times New Roman"/>
          <w:lang w:val="en-GB"/>
        </w:rPr>
        <w:t xml:space="preserve">Let </w:t>
      </w:r>
      <w:r w:rsidRPr="00C7794D">
        <w:rPr>
          <w:rFonts w:ascii="Times New Roman" w:hAnsi="Times New Roman"/>
          <w:i/>
          <w:lang w:val="en-GB"/>
        </w:rPr>
        <w:t xml:space="preserve">obj </w:t>
      </w:r>
      <w:r w:rsidRPr="00C7794D">
        <w:rPr>
          <w:rFonts w:ascii="Times New Roman" w:hAnsi="Times New Roman"/>
          <w:lang w:val="en-GB"/>
        </w:rPr>
        <w:t xml:space="preserve">be the result of </w:t>
      </w:r>
      <w:ins w:id="4365" w:author="Rev 7 Allen Wirfs-Brock" w:date="2012-05-04T14:12:00Z">
        <w:r w:rsidR="00F77917" w:rsidRPr="005F7AD6">
          <w:t>the abstract</w:t>
        </w:r>
        <w:del w:id="4366" w:author="Rev 8 Allen Wirfs-Brock" w:date="2012-06-14T14:37:00Z">
          <w:r w:rsidR="00F77917" w:rsidRPr="005F7AD6" w:rsidDel="00D4543D">
            <w:delText>ion</w:delText>
          </w:r>
        </w:del>
        <w:r w:rsidR="00F77917" w:rsidRPr="005F7AD6">
          <w:t xml:space="preserve"> operation ObjectCreate</w:t>
        </w:r>
        <w:r w:rsidR="00F77917">
          <w:t xml:space="preserve"> (15.2)</w:t>
        </w:r>
      </w:ins>
      <w:del w:id="4367" w:author="Rev 7 Allen Wirfs-Brock" w:date="2012-05-04T14:12:00Z">
        <w:r w:rsidRPr="00C7794D" w:rsidDel="00F77917">
          <w:rPr>
            <w:rFonts w:ascii="Times New Roman" w:hAnsi="Times New Roman"/>
            <w:lang w:val="en-GB"/>
          </w:rPr>
          <w:delText xml:space="preserve">creating a new object as if by the expression </w:delText>
        </w:r>
        <w:r w:rsidRPr="00C7794D" w:rsidDel="00F77917">
          <w:rPr>
            <w:rFonts w:ascii="Times New Roman" w:hAnsi="Times New Roman"/>
            <w:b/>
            <w:lang w:val="en-GB"/>
          </w:rPr>
          <w:delText xml:space="preserve">new Object() </w:delText>
        </w:r>
        <w:r w:rsidRPr="00C7794D" w:rsidDel="00F77917">
          <w:rPr>
            <w:rFonts w:ascii="Times New Roman" w:hAnsi="Times New Roman"/>
            <w:lang w:val="en-GB"/>
          </w:rPr>
          <w:delText>where</w:delText>
        </w:r>
        <w:r w:rsidRPr="00C7794D" w:rsidDel="00F77917">
          <w:rPr>
            <w:rFonts w:ascii="Times New Roman" w:hAnsi="Times New Roman"/>
            <w:b/>
            <w:lang w:val="en-GB"/>
          </w:rPr>
          <w:delText xml:space="preserve"> Object </w:delText>
        </w:r>
        <w:r w:rsidRPr="00C7794D" w:rsidDel="00F77917">
          <w:rPr>
            <w:rFonts w:ascii="Times New Roman" w:hAnsi="Times New Roman"/>
            <w:lang w:val="en-GB"/>
          </w:rPr>
          <w:delText>is the standard built-in constructor with that name</w:delText>
        </w:r>
      </w:del>
      <w:r w:rsidRPr="00C7794D">
        <w:rPr>
          <w:rFonts w:ascii="Times New Roman" w:hAnsi="Times New Roman"/>
          <w:lang w:val="en-GB"/>
        </w:rPr>
        <w:t>.</w:t>
      </w:r>
    </w:p>
    <w:p w14:paraId="7C1490E8" w14:textId="77777777" w:rsidR="004C02EF" w:rsidRPr="00C7794D" w:rsidRDefault="004C02EF" w:rsidP="00471CAA">
      <w:pPr>
        <w:pStyle w:val="MediumGrid21"/>
        <w:numPr>
          <w:ilvl w:val="0"/>
          <w:numId w:val="338"/>
        </w:numPr>
        <w:rPr>
          <w:rFonts w:ascii="Times New Roman" w:hAnsi="Times New Roman"/>
          <w:lang w:val="en-GB"/>
        </w:rPr>
      </w:pPr>
      <w:r w:rsidRPr="00C7794D">
        <w:rPr>
          <w:rFonts w:ascii="Times New Roman" w:hAnsi="Times New Roman"/>
          <w:lang w:val="en-GB"/>
        </w:rPr>
        <w:t>If IsDataDescriptor(</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true</w:t>
      </w:r>
      <w:r w:rsidRPr="00C7794D">
        <w:rPr>
          <w:rFonts w:ascii="Times New Roman" w:hAnsi="Times New Roman"/>
          <w:lang w:val="en-GB"/>
        </w:rPr>
        <w:t xml:space="preserve">, then </w:t>
      </w:r>
    </w:p>
    <w:p w14:paraId="3C080EA4" w14:textId="77777777" w:rsidR="004C02EF" w:rsidRPr="00C7794D" w:rsidRDefault="004C02EF" w:rsidP="00471CAA">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value</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.[[Value]],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1C2674E2" w14:textId="77777777" w:rsidR="004C02EF" w:rsidRPr="00C7794D" w:rsidRDefault="004C02EF" w:rsidP="00471CAA">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writable</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.[[Writable]],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0A5ECAA3" w14:textId="77777777" w:rsidR="004C02EF" w:rsidRPr="00C7794D" w:rsidRDefault="004C02EF" w:rsidP="00471CAA">
      <w:pPr>
        <w:pStyle w:val="MediumGrid21"/>
        <w:numPr>
          <w:ilvl w:val="0"/>
          <w:numId w:val="338"/>
        </w:numPr>
        <w:rPr>
          <w:rFonts w:ascii="Times New Roman" w:hAnsi="Times New Roman"/>
          <w:lang w:val="en-GB"/>
        </w:rPr>
      </w:pPr>
      <w:r w:rsidRPr="00C7794D">
        <w:rPr>
          <w:rFonts w:ascii="Times New Roman" w:hAnsi="Times New Roman"/>
          <w:lang w:val="en-GB"/>
        </w:rPr>
        <w:t>Else, IsAccessorDescriptor(</w:t>
      </w:r>
      <w:r w:rsidRPr="00C7794D">
        <w:rPr>
          <w:rFonts w:ascii="Times New Roman" w:hAnsi="Times New Roman"/>
          <w:i/>
          <w:lang w:val="en-GB"/>
        </w:rPr>
        <w:t>Desc</w:t>
      </w:r>
      <w:r w:rsidRPr="00C7794D">
        <w:rPr>
          <w:rFonts w:ascii="Times New Roman" w:hAnsi="Times New Roman"/>
          <w:lang w:val="en-GB"/>
        </w:rPr>
        <w:t xml:space="preserve">) must be </w:t>
      </w:r>
      <w:r w:rsidRPr="00C7794D">
        <w:rPr>
          <w:rFonts w:ascii="Times New Roman" w:hAnsi="Times New Roman"/>
          <w:b/>
          <w:lang w:val="en-GB"/>
        </w:rPr>
        <w:t>true</w:t>
      </w:r>
      <w:r w:rsidRPr="00C7794D">
        <w:rPr>
          <w:rFonts w:ascii="Times New Roman" w:hAnsi="Times New Roman"/>
          <w:lang w:val="en-GB"/>
        </w:rPr>
        <w:t>, so</w:t>
      </w:r>
    </w:p>
    <w:p w14:paraId="71907C18" w14:textId="77777777" w:rsidR="004C02EF" w:rsidRPr="00C7794D" w:rsidRDefault="004C02EF" w:rsidP="00471CAA">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get"</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.[[Get]],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w:t>
      </w:r>
    </w:p>
    <w:p w14:paraId="4EF59D5A" w14:textId="77777777" w:rsidR="004C02EF" w:rsidRPr="00C7794D" w:rsidRDefault="004C02EF" w:rsidP="00471CAA">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set</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.[[Set]],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3FA2709E" w14:textId="77777777" w:rsidR="004C02EF" w:rsidRPr="00C7794D" w:rsidRDefault="004C02EF" w:rsidP="00471CAA">
      <w:pPr>
        <w:pStyle w:val="MediumGrid21"/>
        <w:numPr>
          <w:ilvl w:val="0"/>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enumerable</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.[[Enumerable]],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55C73EF4" w14:textId="77777777" w:rsidR="004C02EF" w:rsidRPr="00C7794D" w:rsidRDefault="004C02EF" w:rsidP="00471CAA">
      <w:pPr>
        <w:pStyle w:val="MediumGrid21"/>
        <w:numPr>
          <w:ilvl w:val="0"/>
          <w:numId w:val="338"/>
        </w:numPr>
        <w:jc w:val="left"/>
        <w:rPr>
          <w:rFonts w:ascii="Times New Roman" w:hAnsi="Times New Roman"/>
          <w:lang w:val="en-GB"/>
        </w:rPr>
      </w:pPr>
      <w:r w:rsidRPr="00C7794D">
        <w:rPr>
          <w:rFonts w:ascii="Times New Roman" w:hAnsi="Times New Roman"/>
          <w:lang w:val="en-GB"/>
        </w:rPr>
        <w:t xml:space="preserve">Call the [[DefineOwnProperty]] internal method of </w:t>
      </w:r>
      <w:r w:rsidRPr="00C7794D">
        <w:rPr>
          <w:rFonts w:ascii="Times New Roman" w:hAnsi="Times New Roman"/>
          <w:i/>
          <w:lang w:val="en-GB"/>
        </w:rPr>
        <w:t>obj</w:t>
      </w:r>
      <w:r w:rsidRPr="00C7794D">
        <w:rPr>
          <w:rFonts w:ascii="Times New Roman" w:hAnsi="Times New Roman"/>
          <w:lang w:val="en-GB"/>
        </w:rPr>
        <w:t xml:space="preserve"> with arguments "</w:t>
      </w:r>
      <w:r w:rsidRPr="00C7794D">
        <w:rPr>
          <w:rFonts w:ascii="Courier New" w:hAnsi="Courier New" w:cs="Courier New"/>
          <w:b/>
          <w:lang w:val="en-GB"/>
        </w:rPr>
        <w:t>configurable</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.[[Configurable]],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and </w:t>
      </w:r>
      <w:r w:rsidRPr="00C7794D">
        <w:rPr>
          <w:rFonts w:ascii="Times New Roman" w:hAnsi="Times New Roman"/>
          <w:b/>
          <w:lang w:val="en-GB"/>
        </w:rPr>
        <w:t>false</w:t>
      </w:r>
      <w:r w:rsidRPr="00C7794D">
        <w:rPr>
          <w:rFonts w:ascii="Times New Roman" w:hAnsi="Times New Roman"/>
          <w:lang w:val="en-GB"/>
        </w:rPr>
        <w:t xml:space="preserve">. </w:t>
      </w:r>
    </w:p>
    <w:p w14:paraId="57C70383" w14:textId="77777777" w:rsidR="004C02EF" w:rsidRPr="00C7794D" w:rsidRDefault="004C02EF" w:rsidP="00471CAA">
      <w:pPr>
        <w:pStyle w:val="MediumGrid21"/>
        <w:numPr>
          <w:ilvl w:val="0"/>
          <w:numId w:val="338"/>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i/>
          <w:lang w:val="en-GB"/>
        </w:rPr>
        <w:t>obj</w:t>
      </w:r>
      <w:r w:rsidRPr="00C7794D">
        <w:rPr>
          <w:rFonts w:ascii="Times New Roman" w:hAnsi="Times New Roman"/>
          <w:lang w:val="en-GB"/>
        </w:rPr>
        <w:t>.</w:t>
      </w:r>
    </w:p>
    <w:p w14:paraId="08DE8F83" w14:textId="77777777" w:rsidR="004C02EF" w:rsidRPr="004D1BD1" w:rsidRDefault="004C02EF" w:rsidP="00C623F2">
      <w:pPr>
        <w:pStyle w:val="30"/>
        <w:numPr>
          <w:ilvl w:val="0"/>
          <w:numId w:val="0"/>
        </w:numPr>
      </w:pPr>
      <w:bookmarkStart w:id="4368" w:name="_Toc202449373"/>
      <w:bookmarkStart w:id="4369" w:name="_Toc235503345"/>
      <w:bookmarkStart w:id="4370" w:name="_Toc241509120"/>
      <w:bookmarkStart w:id="4371" w:name="_Toc244416607"/>
      <w:bookmarkStart w:id="4372" w:name="_Toc276630971"/>
      <w:bookmarkStart w:id="4373" w:name="_Toc336509446"/>
      <w:r w:rsidRPr="004D1BD1">
        <w:t>8.10.5</w:t>
      </w:r>
      <w:r w:rsidRPr="004D1BD1">
        <w:tab/>
        <w:t>ToPropertyDescriptor ( Obj )</w:t>
      </w:r>
      <w:bookmarkEnd w:id="4368"/>
      <w:bookmarkEnd w:id="4369"/>
      <w:bookmarkEnd w:id="4370"/>
      <w:bookmarkEnd w:id="4371"/>
      <w:bookmarkEnd w:id="4372"/>
      <w:bookmarkEnd w:id="4373"/>
    </w:p>
    <w:p w14:paraId="5D343CAD" w14:textId="77777777" w:rsidR="004C02EF" w:rsidRPr="009C202C" w:rsidRDefault="004C02EF" w:rsidP="004C02EF">
      <w:pPr>
        <w:spacing w:after="160"/>
      </w:pPr>
      <w:r w:rsidRPr="00E65A34">
        <w:t>When the abst</w:t>
      </w:r>
      <w:r w:rsidRPr="009C202C">
        <w:t xml:space="preserve">ract operation ToPropertyDescriptor is called with object </w:t>
      </w:r>
      <w:r w:rsidRPr="009C202C">
        <w:rPr>
          <w:rFonts w:ascii="Times New Roman" w:hAnsi="Times New Roman"/>
          <w:i/>
        </w:rPr>
        <w:t>Obj</w:t>
      </w:r>
      <w:r w:rsidRPr="009C202C">
        <w:t>, the following steps are taken:</w:t>
      </w:r>
    </w:p>
    <w:p w14:paraId="38089982" w14:textId="77777777" w:rsidR="00627D24" w:rsidRDefault="00B868C9" w:rsidP="00627D24">
      <w:pPr>
        <w:pStyle w:val="Alg4"/>
        <w:numPr>
          <w:ilvl w:val="0"/>
          <w:numId w:val="339"/>
        </w:numPr>
        <w:rPr>
          <w:ins w:id="4374" w:author="Rev 6 Allen Wirfs-Brock" w:date="2012-02-22T13:13:00Z"/>
        </w:rPr>
      </w:pPr>
      <w:ins w:id="4375" w:author="Rev 6 Allen Wirfs-Brock" w:date="2012-02-23T13:12:00Z">
        <w:r>
          <w:t>ReturnIfAbrupt(</w:t>
        </w:r>
      </w:ins>
      <w:ins w:id="4376" w:author="Rev 6 Allen Wirfs-Brock" w:date="2012-02-22T13:14:00Z">
        <w:r w:rsidR="00627D24">
          <w:rPr>
            <w:i/>
          </w:rPr>
          <w:t>Obj</w:t>
        </w:r>
      </w:ins>
      <w:ins w:id="4377" w:author="Rev 6 Allen Wirfs-Brock" w:date="2012-02-23T13:12:00Z">
        <w:r>
          <w:t>)</w:t>
        </w:r>
      </w:ins>
      <w:ins w:id="4378" w:author="Rev 6 Allen Wirfs-Brock" w:date="2012-02-22T13:14:00Z">
        <w:r w:rsidR="00627D24">
          <w:t>.</w:t>
        </w:r>
      </w:ins>
    </w:p>
    <w:p w14:paraId="3CF5CFD7" w14:textId="77777777" w:rsidR="004C02EF" w:rsidRPr="00E77497" w:rsidRDefault="004C02EF" w:rsidP="00471CAA">
      <w:pPr>
        <w:pStyle w:val="Alg4"/>
        <w:numPr>
          <w:ilvl w:val="0"/>
          <w:numId w:val="339"/>
        </w:numPr>
      </w:pPr>
      <w:r w:rsidRPr="00675B74">
        <w:t>If Type(</w:t>
      </w:r>
      <w:r w:rsidRPr="00E77497">
        <w:rPr>
          <w:i/>
        </w:rPr>
        <w:t>Obj</w:t>
      </w:r>
      <w:r w:rsidRPr="00E77497">
        <w:t xml:space="preserve">) is not Object throw a </w:t>
      </w:r>
      <w:r w:rsidRPr="00E77497">
        <w:rPr>
          <w:b/>
        </w:rPr>
        <w:t xml:space="preserve">TypeError </w:t>
      </w:r>
      <w:r w:rsidRPr="00E77497">
        <w:t>exception.</w:t>
      </w:r>
    </w:p>
    <w:p w14:paraId="3D334D1D" w14:textId="77777777" w:rsidR="004C02EF" w:rsidRPr="00E77497" w:rsidRDefault="004C02EF" w:rsidP="00471CAA">
      <w:pPr>
        <w:pStyle w:val="Alg4"/>
        <w:numPr>
          <w:ilvl w:val="0"/>
          <w:numId w:val="339"/>
        </w:numPr>
      </w:pPr>
      <w:r w:rsidRPr="00E77497">
        <w:t xml:space="preserve">Let </w:t>
      </w:r>
      <w:r w:rsidRPr="00E77497">
        <w:rPr>
          <w:i/>
        </w:rPr>
        <w:t>desc</w:t>
      </w:r>
      <w:r w:rsidRPr="00E77497">
        <w:t xml:space="preserve"> be the result of creating a new Property Descriptor that initially has no fields.</w:t>
      </w:r>
    </w:p>
    <w:p w14:paraId="74221B7D"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enumerable</w:t>
      </w:r>
      <w:r w:rsidRPr="004D1BD1">
        <w:t xml:space="preserve">" is </w:t>
      </w:r>
      <w:r w:rsidRPr="00E65A34">
        <w:rPr>
          <w:b/>
        </w:rPr>
        <w:t>true</w:t>
      </w:r>
      <w:r w:rsidRPr="009C202C">
        <w:t>, then</w:t>
      </w:r>
    </w:p>
    <w:p w14:paraId="5B856EF6" w14:textId="77777777" w:rsidR="004C02EF" w:rsidRPr="004D1BD1" w:rsidRDefault="004C02EF" w:rsidP="00471CAA">
      <w:pPr>
        <w:pStyle w:val="Alg4"/>
        <w:numPr>
          <w:ilvl w:val="1"/>
          <w:numId w:val="339"/>
        </w:numPr>
      </w:pPr>
      <w:r w:rsidRPr="009C202C">
        <w:t xml:space="preserve">Let </w:t>
      </w:r>
      <w:r w:rsidRPr="009C202C">
        <w:rPr>
          <w:i/>
        </w:rPr>
        <w:t>enum</w:t>
      </w:r>
      <w:r w:rsidRPr="00675B74">
        <w:t xml:space="preserve"> be the result of calling the [[Get]] internal method of </w:t>
      </w:r>
      <w:r w:rsidRPr="00E77497">
        <w:rPr>
          <w:i/>
        </w:rPr>
        <w:t>Obj</w:t>
      </w:r>
      <w:r w:rsidRPr="00E77497">
        <w:t xml:space="preserve"> with "</w:t>
      </w:r>
      <w:r w:rsidRPr="00C7794D">
        <w:rPr>
          <w:rFonts w:ascii="Courier New" w:hAnsi="Courier New" w:cs="Courier New"/>
          <w:b/>
          <w:spacing w:val="0"/>
        </w:rPr>
        <w:t>enumerable</w:t>
      </w:r>
      <w:r w:rsidRPr="004D1BD1">
        <w:t>".</w:t>
      </w:r>
    </w:p>
    <w:p w14:paraId="28FECA94" w14:textId="77777777" w:rsidR="00627D24" w:rsidRDefault="00B868C9" w:rsidP="00627D24">
      <w:pPr>
        <w:pStyle w:val="Alg4"/>
        <w:numPr>
          <w:ilvl w:val="1"/>
          <w:numId w:val="339"/>
        </w:numPr>
        <w:rPr>
          <w:ins w:id="4379" w:author="Rev 6 Allen Wirfs-Brock" w:date="2012-02-22T13:15:00Z"/>
        </w:rPr>
      </w:pPr>
      <w:ins w:id="4380" w:author="Rev 6 Allen Wirfs-Brock" w:date="2012-02-23T13:12:00Z">
        <w:r>
          <w:t>ReturnIfAbrupt(</w:t>
        </w:r>
      </w:ins>
      <w:ins w:id="4381" w:author="Rev 6 Allen Wirfs-Brock" w:date="2012-02-22T13:16:00Z">
        <w:r w:rsidR="00627D24" w:rsidRPr="009C202C">
          <w:rPr>
            <w:i/>
          </w:rPr>
          <w:t>enum</w:t>
        </w:r>
      </w:ins>
      <w:ins w:id="4382" w:author="Rev 6 Allen Wirfs-Brock" w:date="2012-02-23T13:13:00Z">
        <w:r>
          <w:t>)</w:t>
        </w:r>
      </w:ins>
      <w:ins w:id="4383" w:author="Rev 6 Allen Wirfs-Brock" w:date="2012-02-22T13:15:00Z">
        <w:r w:rsidR="00627D24">
          <w:t>.</w:t>
        </w:r>
      </w:ins>
    </w:p>
    <w:p w14:paraId="51AE693B" w14:textId="77777777" w:rsidR="004C02EF" w:rsidRPr="00675B74" w:rsidRDefault="004C02EF" w:rsidP="00471CAA">
      <w:pPr>
        <w:pStyle w:val="Alg4"/>
        <w:numPr>
          <w:ilvl w:val="1"/>
          <w:numId w:val="339"/>
        </w:numPr>
      </w:pPr>
      <w:r w:rsidRPr="00E65A34">
        <w:t xml:space="preserve">Set the [[Enumerable]] field of </w:t>
      </w:r>
      <w:r w:rsidRPr="009C202C">
        <w:rPr>
          <w:i/>
        </w:rPr>
        <w:t>desc</w:t>
      </w:r>
      <w:r w:rsidRPr="009C202C">
        <w:t xml:space="preserve"> to ToBoolean(</w:t>
      </w:r>
      <w:r w:rsidRPr="009C202C">
        <w:rPr>
          <w:i/>
        </w:rPr>
        <w:t>enum</w:t>
      </w:r>
      <w:r w:rsidRPr="00675B74">
        <w:t>).</w:t>
      </w:r>
    </w:p>
    <w:p w14:paraId="2B07D1A1"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configurable</w:t>
      </w:r>
      <w:r w:rsidRPr="004D1BD1">
        <w:t xml:space="preserve">" is </w:t>
      </w:r>
      <w:r w:rsidRPr="00E65A34">
        <w:rPr>
          <w:b/>
        </w:rPr>
        <w:t>true</w:t>
      </w:r>
      <w:r w:rsidRPr="009C202C">
        <w:t>, then</w:t>
      </w:r>
    </w:p>
    <w:p w14:paraId="6601D51E" w14:textId="77777777" w:rsidR="004C02EF" w:rsidRPr="004D1BD1" w:rsidRDefault="004C02EF" w:rsidP="00471CAA">
      <w:pPr>
        <w:pStyle w:val="Alg4"/>
        <w:numPr>
          <w:ilvl w:val="1"/>
          <w:numId w:val="339"/>
        </w:numPr>
      </w:pPr>
      <w:r w:rsidRPr="009C202C">
        <w:t xml:space="preserve">Let </w:t>
      </w:r>
      <w:r w:rsidRPr="009C202C">
        <w:rPr>
          <w:i/>
        </w:rPr>
        <w:t>conf</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configurable</w:t>
      </w:r>
      <w:r w:rsidRPr="004D1BD1">
        <w:t>".</w:t>
      </w:r>
    </w:p>
    <w:p w14:paraId="6F59D29C" w14:textId="77777777" w:rsidR="00627D24" w:rsidRDefault="00B868C9" w:rsidP="00627D24">
      <w:pPr>
        <w:pStyle w:val="Alg4"/>
        <w:numPr>
          <w:ilvl w:val="1"/>
          <w:numId w:val="339"/>
        </w:numPr>
        <w:rPr>
          <w:ins w:id="4384" w:author="Rev 6 Allen Wirfs-Brock" w:date="2012-02-22T13:16:00Z"/>
        </w:rPr>
      </w:pPr>
      <w:ins w:id="4385" w:author="Rev 6 Allen Wirfs-Brock" w:date="2012-02-23T13:13:00Z">
        <w:r>
          <w:t>ReturnIfAbrupt(</w:t>
        </w:r>
        <w:r w:rsidRPr="00DE13A5">
          <w:rPr>
            <w:i/>
          </w:rPr>
          <w:t>con</w:t>
        </w:r>
        <w:del w:id="4386" w:author="Rev 7 Allen Wirfs-Brock" w:date="2012-04-09T16:06:00Z">
          <w:r w:rsidRPr="00DE13A5" w:rsidDel="00D8563F">
            <w:rPr>
              <w:i/>
            </w:rPr>
            <w:delText>g</w:delText>
          </w:r>
        </w:del>
      </w:ins>
      <w:ins w:id="4387" w:author="Rev 7 Allen Wirfs-Brock" w:date="2012-04-09T16:06:00Z">
        <w:r w:rsidR="00D8563F" w:rsidRPr="00DE13A5">
          <w:rPr>
            <w:i/>
          </w:rPr>
          <w:t>f</w:t>
        </w:r>
      </w:ins>
      <w:ins w:id="4388" w:author="Rev 6 Allen Wirfs-Brock" w:date="2012-02-23T13:13:00Z">
        <w:r>
          <w:t>)</w:t>
        </w:r>
      </w:ins>
      <w:ins w:id="4389" w:author="Rev 6 Allen Wirfs-Brock" w:date="2012-02-22T13:16:00Z">
        <w:r w:rsidR="00627D24">
          <w:t>.</w:t>
        </w:r>
      </w:ins>
    </w:p>
    <w:p w14:paraId="63F1AE65" w14:textId="77777777" w:rsidR="004C02EF" w:rsidRPr="00675B74" w:rsidRDefault="004C02EF" w:rsidP="00471CAA">
      <w:pPr>
        <w:pStyle w:val="Alg4"/>
        <w:numPr>
          <w:ilvl w:val="1"/>
          <w:numId w:val="339"/>
        </w:numPr>
      </w:pPr>
      <w:r w:rsidRPr="00E65A34">
        <w:t xml:space="preserve">Set the [[Configurable]] field of </w:t>
      </w:r>
      <w:r w:rsidRPr="009C202C">
        <w:rPr>
          <w:i/>
        </w:rPr>
        <w:t>desc</w:t>
      </w:r>
      <w:r w:rsidRPr="009C202C">
        <w:t xml:space="preserve"> to ToBoolean(</w:t>
      </w:r>
      <w:r w:rsidRPr="009C202C">
        <w:rPr>
          <w:i/>
        </w:rPr>
        <w:t>conf</w:t>
      </w:r>
      <w:r w:rsidRPr="00675B74">
        <w:t>).</w:t>
      </w:r>
    </w:p>
    <w:p w14:paraId="49BC3F1E"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value</w:t>
      </w:r>
      <w:r w:rsidRPr="004D1BD1">
        <w:t xml:space="preserve">" is </w:t>
      </w:r>
      <w:r w:rsidRPr="00E65A34">
        <w:rPr>
          <w:b/>
        </w:rPr>
        <w:t>true</w:t>
      </w:r>
      <w:r w:rsidRPr="009C202C">
        <w:t>, then</w:t>
      </w:r>
    </w:p>
    <w:p w14:paraId="55CE475A" w14:textId="77777777" w:rsidR="004C02EF" w:rsidRPr="004D1BD1" w:rsidRDefault="004C02EF" w:rsidP="00471CAA">
      <w:pPr>
        <w:pStyle w:val="Alg4"/>
        <w:numPr>
          <w:ilvl w:val="1"/>
          <w:numId w:val="339"/>
        </w:numPr>
      </w:pPr>
      <w:r w:rsidRPr="009C202C">
        <w:t xml:space="preserve">Let </w:t>
      </w:r>
      <w:r w:rsidRPr="009C202C">
        <w:rPr>
          <w:i/>
        </w:rPr>
        <w:t>value</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value</w:t>
      </w:r>
      <w:r w:rsidRPr="004D1BD1">
        <w:t>”.</w:t>
      </w:r>
    </w:p>
    <w:p w14:paraId="65941F49" w14:textId="77777777" w:rsidR="00627D24" w:rsidRDefault="00B868C9" w:rsidP="00627D24">
      <w:pPr>
        <w:pStyle w:val="Alg4"/>
        <w:numPr>
          <w:ilvl w:val="1"/>
          <w:numId w:val="339"/>
        </w:numPr>
        <w:rPr>
          <w:ins w:id="4390" w:author="Rev 6 Allen Wirfs-Brock" w:date="2012-02-22T13:16:00Z"/>
        </w:rPr>
      </w:pPr>
      <w:ins w:id="4391" w:author="Rev 6 Allen Wirfs-Brock" w:date="2012-02-23T13:14:00Z">
        <w:r>
          <w:t>ReturnIfAbrupt(</w:t>
        </w:r>
      </w:ins>
      <w:ins w:id="4392" w:author="Rev 6 Allen Wirfs-Brock" w:date="2012-02-22T13:17:00Z">
        <w:r w:rsidR="00627D24" w:rsidRPr="009C202C">
          <w:rPr>
            <w:i/>
          </w:rPr>
          <w:t>value</w:t>
        </w:r>
      </w:ins>
      <w:ins w:id="4393" w:author="Rev 6 Allen Wirfs-Brock" w:date="2012-02-23T13:14:00Z">
        <w:r>
          <w:t>)</w:t>
        </w:r>
      </w:ins>
      <w:ins w:id="4394" w:author="Rev 6 Allen Wirfs-Brock" w:date="2012-02-22T13:16:00Z">
        <w:r w:rsidR="00627D24">
          <w:t>.</w:t>
        </w:r>
      </w:ins>
    </w:p>
    <w:p w14:paraId="7E811A51" w14:textId="77777777" w:rsidR="004C02EF" w:rsidRPr="00675B74" w:rsidRDefault="004C02EF" w:rsidP="00471CAA">
      <w:pPr>
        <w:pStyle w:val="Alg4"/>
        <w:numPr>
          <w:ilvl w:val="1"/>
          <w:numId w:val="339"/>
        </w:numPr>
      </w:pPr>
      <w:r w:rsidRPr="00E65A34">
        <w:t xml:space="preserve">Set the [[Value]] field of </w:t>
      </w:r>
      <w:r w:rsidRPr="009C202C">
        <w:rPr>
          <w:i/>
        </w:rPr>
        <w:t>desc</w:t>
      </w:r>
      <w:r w:rsidRPr="009C202C">
        <w:t xml:space="preserve"> to </w:t>
      </w:r>
      <w:r w:rsidRPr="009C202C">
        <w:rPr>
          <w:i/>
        </w:rPr>
        <w:t>value</w:t>
      </w:r>
      <w:r w:rsidRPr="00675B74">
        <w:t>.</w:t>
      </w:r>
    </w:p>
    <w:p w14:paraId="39DB9DB9"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writable</w:t>
      </w:r>
      <w:r w:rsidRPr="004D1BD1">
        <w:t xml:space="preserve">" is </w:t>
      </w:r>
      <w:r w:rsidRPr="00E65A34">
        <w:rPr>
          <w:b/>
        </w:rPr>
        <w:t>true</w:t>
      </w:r>
      <w:r w:rsidRPr="009C202C">
        <w:t>, then</w:t>
      </w:r>
    </w:p>
    <w:p w14:paraId="393E8545" w14:textId="77777777" w:rsidR="004C02EF" w:rsidRPr="004D1BD1" w:rsidRDefault="004C02EF" w:rsidP="00471CAA">
      <w:pPr>
        <w:pStyle w:val="Alg4"/>
        <w:numPr>
          <w:ilvl w:val="1"/>
          <w:numId w:val="339"/>
        </w:numPr>
      </w:pPr>
      <w:r w:rsidRPr="009C202C">
        <w:t xml:space="preserve">Let </w:t>
      </w:r>
      <w:r w:rsidRPr="009C202C">
        <w:rPr>
          <w:i/>
        </w:rPr>
        <w:t>writable</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writable</w:t>
      </w:r>
      <w:r w:rsidRPr="004D1BD1">
        <w:t>".</w:t>
      </w:r>
    </w:p>
    <w:p w14:paraId="2E8B7159" w14:textId="77777777" w:rsidR="00627D24" w:rsidRDefault="00B868C9" w:rsidP="00627D24">
      <w:pPr>
        <w:pStyle w:val="Alg4"/>
        <w:numPr>
          <w:ilvl w:val="1"/>
          <w:numId w:val="339"/>
        </w:numPr>
        <w:rPr>
          <w:ins w:id="4395" w:author="Rev 6 Allen Wirfs-Brock" w:date="2012-02-22T13:16:00Z"/>
        </w:rPr>
      </w:pPr>
      <w:ins w:id="4396" w:author="Rev 6 Allen Wirfs-Brock" w:date="2012-02-23T13:14:00Z">
        <w:r>
          <w:t>ReturnIfAbrupt(</w:t>
        </w:r>
      </w:ins>
      <w:ins w:id="4397" w:author="Rev 6 Allen Wirfs-Brock" w:date="2012-02-22T13:17:00Z">
        <w:r w:rsidR="00627D24" w:rsidRPr="009C202C">
          <w:rPr>
            <w:i/>
          </w:rPr>
          <w:t>writable</w:t>
        </w:r>
      </w:ins>
      <w:ins w:id="4398" w:author="Rev 6 Allen Wirfs-Brock" w:date="2012-02-23T13:14:00Z">
        <w:r>
          <w:t>)</w:t>
        </w:r>
      </w:ins>
      <w:ins w:id="4399" w:author="Rev 6 Allen Wirfs-Brock" w:date="2012-02-22T13:16:00Z">
        <w:r w:rsidR="00627D24">
          <w:t>.</w:t>
        </w:r>
      </w:ins>
    </w:p>
    <w:p w14:paraId="36882F89" w14:textId="77777777" w:rsidR="004C02EF" w:rsidRPr="00675B74" w:rsidRDefault="004C02EF" w:rsidP="00471CAA">
      <w:pPr>
        <w:pStyle w:val="Alg4"/>
        <w:numPr>
          <w:ilvl w:val="1"/>
          <w:numId w:val="339"/>
        </w:numPr>
      </w:pPr>
      <w:r w:rsidRPr="00E65A34">
        <w:t xml:space="preserve">Set the [[Writable]] field of </w:t>
      </w:r>
      <w:r w:rsidRPr="009C202C">
        <w:rPr>
          <w:i/>
        </w:rPr>
        <w:t>desc</w:t>
      </w:r>
      <w:r w:rsidRPr="009C202C">
        <w:t xml:space="preserve"> to ToBoolean(</w:t>
      </w:r>
      <w:r w:rsidRPr="009C202C">
        <w:rPr>
          <w:i/>
        </w:rPr>
        <w:t>writable</w:t>
      </w:r>
      <w:r w:rsidRPr="00675B74">
        <w:t>).</w:t>
      </w:r>
    </w:p>
    <w:p w14:paraId="21946A32"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get</w:t>
      </w:r>
      <w:r w:rsidRPr="004D1BD1">
        <w:t xml:space="preserve">" is </w:t>
      </w:r>
      <w:r w:rsidRPr="00E65A34">
        <w:rPr>
          <w:b/>
        </w:rPr>
        <w:t>true</w:t>
      </w:r>
      <w:r w:rsidRPr="009C202C">
        <w:t>, then</w:t>
      </w:r>
    </w:p>
    <w:p w14:paraId="55BAC852" w14:textId="77777777" w:rsidR="004C02EF" w:rsidRPr="004D1BD1" w:rsidRDefault="004C02EF" w:rsidP="00471CAA">
      <w:pPr>
        <w:pStyle w:val="Alg4"/>
        <w:numPr>
          <w:ilvl w:val="1"/>
          <w:numId w:val="339"/>
        </w:numPr>
      </w:pPr>
      <w:r w:rsidRPr="009C202C">
        <w:t xml:space="preserve">Let </w:t>
      </w:r>
      <w:r w:rsidRPr="009C202C">
        <w:rPr>
          <w:i/>
        </w:rPr>
        <w:t>getter</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get</w:t>
      </w:r>
      <w:r w:rsidRPr="004D1BD1">
        <w:t>".</w:t>
      </w:r>
    </w:p>
    <w:p w14:paraId="79A3C88E" w14:textId="77777777" w:rsidR="00627D24" w:rsidRDefault="00B868C9" w:rsidP="00627D24">
      <w:pPr>
        <w:pStyle w:val="Alg4"/>
        <w:numPr>
          <w:ilvl w:val="1"/>
          <w:numId w:val="339"/>
        </w:numPr>
        <w:rPr>
          <w:ins w:id="4400" w:author="Rev 6 Allen Wirfs-Brock" w:date="2012-02-22T13:16:00Z"/>
        </w:rPr>
      </w:pPr>
      <w:ins w:id="4401" w:author="Rev 6 Allen Wirfs-Brock" w:date="2012-02-23T13:14:00Z">
        <w:r>
          <w:t>ReturnIfAbrupt(</w:t>
        </w:r>
      </w:ins>
      <w:ins w:id="4402" w:author="Rev 6 Allen Wirfs-Brock" w:date="2012-02-22T13:17:00Z">
        <w:r w:rsidR="00627D24" w:rsidRPr="009C202C">
          <w:rPr>
            <w:i/>
          </w:rPr>
          <w:t>getter</w:t>
        </w:r>
      </w:ins>
      <w:ins w:id="4403" w:author="Rev 6 Allen Wirfs-Brock" w:date="2012-02-23T13:14:00Z">
        <w:r>
          <w:t>)</w:t>
        </w:r>
      </w:ins>
      <w:ins w:id="4404" w:author="Rev 6 Allen Wirfs-Brock" w:date="2012-02-22T13:16:00Z">
        <w:r w:rsidR="00627D24">
          <w:t>.</w:t>
        </w:r>
      </w:ins>
    </w:p>
    <w:p w14:paraId="1B51D677" w14:textId="77777777" w:rsidR="004C02EF" w:rsidRPr="00E77497" w:rsidRDefault="004C02EF" w:rsidP="00471CAA">
      <w:pPr>
        <w:pStyle w:val="Alg4"/>
        <w:numPr>
          <w:ilvl w:val="1"/>
          <w:numId w:val="339"/>
        </w:numPr>
      </w:pPr>
      <w:r w:rsidRPr="00E65A34">
        <w:t>If IsCallable(</w:t>
      </w:r>
      <w:r w:rsidRPr="009C202C">
        <w:rPr>
          <w:i/>
        </w:rPr>
        <w:t>getter</w:t>
      </w:r>
      <w:r w:rsidRPr="009C202C">
        <w:t xml:space="preserve">) is </w:t>
      </w:r>
      <w:r w:rsidRPr="009C202C">
        <w:rPr>
          <w:b/>
        </w:rPr>
        <w:t xml:space="preserve">false </w:t>
      </w:r>
      <w:r w:rsidRPr="00675B74">
        <w:t xml:space="preserve">and </w:t>
      </w:r>
      <w:r w:rsidRPr="00E77497">
        <w:rPr>
          <w:i/>
        </w:rPr>
        <w:t>getter</w:t>
      </w:r>
      <w:r w:rsidRPr="00E77497">
        <w:t xml:space="preserve"> is not </w:t>
      </w:r>
      <w:r w:rsidRPr="00E77497">
        <w:rPr>
          <w:b/>
        </w:rPr>
        <w:t>undefined</w:t>
      </w:r>
      <w:r w:rsidRPr="00E77497">
        <w:t xml:space="preserve">, then throw a </w:t>
      </w:r>
      <w:r w:rsidRPr="00E77497">
        <w:rPr>
          <w:b/>
        </w:rPr>
        <w:t xml:space="preserve">TypeError </w:t>
      </w:r>
      <w:r w:rsidRPr="00E77497">
        <w:t>exception.</w:t>
      </w:r>
    </w:p>
    <w:p w14:paraId="2D9D55D8" w14:textId="77777777" w:rsidR="004C02EF" w:rsidRPr="00E77497" w:rsidRDefault="004C02EF" w:rsidP="00471CAA">
      <w:pPr>
        <w:pStyle w:val="Alg4"/>
        <w:numPr>
          <w:ilvl w:val="1"/>
          <w:numId w:val="339"/>
        </w:numPr>
      </w:pPr>
      <w:r w:rsidRPr="00E77497">
        <w:t xml:space="preserve">Set the [[Get]] field of </w:t>
      </w:r>
      <w:r w:rsidRPr="00E77497">
        <w:rPr>
          <w:i/>
        </w:rPr>
        <w:t>desc</w:t>
      </w:r>
      <w:r w:rsidRPr="00E77497">
        <w:t xml:space="preserve"> to </w:t>
      </w:r>
      <w:r w:rsidRPr="00E77497">
        <w:rPr>
          <w:i/>
        </w:rPr>
        <w:t>getter</w:t>
      </w:r>
      <w:r w:rsidRPr="00E77497">
        <w:t>.</w:t>
      </w:r>
    </w:p>
    <w:p w14:paraId="07F3054E" w14:textId="77777777" w:rsidR="004C02EF" w:rsidRPr="009C202C" w:rsidRDefault="004C02EF" w:rsidP="00471CAA">
      <w:pPr>
        <w:pStyle w:val="Alg4"/>
        <w:numPr>
          <w:ilvl w:val="0"/>
          <w:numId w:val="339"/>
        </w:numPr>
      </w:pPr>
      <w:r w:rsidRPr="00E77497">
        <w:t xml:space="preserve">If the result of calling the [[HasProperty]] internal method of </w:t>
      </w:r>
      <w:r w:rsidRPr="00E77497">
        <w:rPr>
          <w:i/>
        </w:rPr>
        <w:t>Obj</w:t>
      </w:r>
      <w:r w:rsidRPr="00E77497">
        <w:t xml:space="preserve"> with argument "</w:t>
      </w:r>
      <w:r w:rsidRPr="00C7794D">
        <w:rPr>
          <w:rFonts w:ascii="Courier New" w:hAnsi="Courier New" w:cs="Courier New"/>
          <w:b/>
          <w:spacing w:val="0"/>
        </w:rPr>
        <w:t>set</w:t>
      </w:r>
      <w:r w:rsidRPr="004D1BD1">
        <w:t xml:space="preserve">" is </w:t>
      </w:r>
      <w:r w:rsidRPr="00E65A34">
        <w:rPr>
          <w:b/>
        </w:rPr>
        <w:t>true</w:t>
      </w:r>
      <w:r w:rsidRPr="009C202C">
        <w:t>, then</w:t>
      </w:r>
    </w:p>
    <w:p w14:paraId="111F3FE7" w14:textId="77777777" w:rsidR="004C02EF" w:rsidRPr="004D1BD1" w:rsidRDefault="004C02EF" w:rsidP="00471CAA">
      <w:pPr>
        <w:pStyle w:val="Alg4"/>
        <w:numPr>
          <w:ilvl w:val="1"/>
          <w:numId w:val="339"/>
        </w:numPr>
      </w:pPr>
      <w:r w:rsidRPr="009C202C">
        <w:t xml:space="preserve">Let </w:t>
      </w:r>
      <w:r w:rsidRPr="009C202C">
        <w:rPr>
          <w:i/>
        </w:rPr>
        <w:t>setter</w:t>
      </w:r>
      <w:r w:rsidRPr="00675B74">
        <w:t xml:space="preserve"> be the result of calling the [[Get]] internal method of </w:t>
      </w:r>
      <w:r w:rsidRPr="00E77497">
        <w:rPr>
          <w:i/>
        </w:rPr>
        <w:t>Obj</w:t>
      </w:r>
      <w:r w:rsidRPr="00E77497">
        <w:t xml:space="preserve"> with argument "</w:t>
      </w:r>
      <w:r w:rsidRPr="00C7794D">
        <w:rPr>
          <w:rFonts w:ascii="Courier New" w:hAnsi="Courier New" w:cs="Courier New"/>
          <w:b/>
          <w:spacing w:val="0"/>
        </w:rPr>
        <w:t>set</w:t>
      </w:r>
      <w:r w:rsidRPr="004D1BD1">
        <w:t>".</w:t>
      </w:r>
    </w:p>
    <w:p w14:paraId="76E34E17" w14:textId="77777777" w:rsidR="00627D24" w:rsidRDefault="00B868C9" w:rsidP="00627D24">
      <w:pPr>
        <w:pStyle w:val="Alg4"/>
        <w:numPr>
          <w:ilvl w:val="1"/>
          <w:numId w:val="339"/>
        </w:numPr>
        <w:rPr>
          <w:ins w:id="4405" w:author="Rev 6 Allen Wirfs-Brock" w:date="2012-02-22T13:16:00Z"/>
        </w:rPr>
      </w:pPr>
      <w:ins w:id="4406" w:author="Rev 6 Allen Wirfs-Brock" w:date="2012-02-23T13:15:00Z">
        <w:r>
          <w:t>ReturnIfAbrupt(</w:t>
        </w:r>
      </w:ins>
      <w:ins w:id="4407" w:author="Rev 6 Allen Wirfs-Brock" w:date="2012-02-22T13:17:00Z">
        <w:r w:rsidR="004E4ED3" w:rsidRPr="009C202C">
          <w:rPr>
            <w:i/>
          </w:rPr>
          <w:t>setter</w:t>
        </w:r>
      </w:ins>
      <w:ins w:id="4408" w:author="Rev 6 Allen Wirfs-Brock" w:date="2012-02-23T13:15:00Z">
        <w:r>
          <w:t>)</w:t>
        </w:r>
      </w:ins>
      <w:ins w:id="4409" w:author="Rev 6 Allen Wirfs-Brock" w:date="2012-02-22T13:16:00Z">
        <w:r w:rsidR="00627D24">
          <w:t>.</w:t>
        </w:r>
      </w:ins>
    </w:p>
    <w:p w14:paraId="0937CC02" w14:textId="77777777" w:rsidR="004C02EF" w:rsidRPr="00E77497" w:rsidRDefault="004C02EF" w:rsidP="00471CAA">
      <w:pPr>
        <w:pStyle w:val="Alg4"/>
        <w:numPr>
          <w:ilvl w:val="1"/>
          <w:numId w:val="339"/>
        </w:numPr>
      </w:pPr>
      <w:r w:rsidRPr="00E65A34">
        <w:t>If IsCallable(</w:t>
      </w:r>
      <w:r w:rsidRPr="009C202C">
        <w:rPr>
          <w:i/>
        </w:rPr>
        <w:t>setter</w:t>
      </w:r>
      <w:r w:rsidRPr="009C202C">
        <w:t xml:space="preserve">) is </w:t>
      </w:r>
      <w:r w:rsidRPr="009C202C">
        <w:rPr>
          <w:b/>
        </w:rPr>
        <w:t xml:space="preserve">false </w:t>
      </w:r>
      <w:r w:rsidRPr="00675B74">
        <w:t xml:space="preserve">and </w:t>
      </w:r>
      <w:r w:rsidRPr="00E77497">
        <w:rPr>
          <w:i/>
        </w:rPr>
        <w:t>setter</w:t>
      </w:r>
      <w:r w:rsidRPr="00E77497">
        <w:t xml:space="preserve"> is not </w:t>
      </w:r>
      <w:r w:rsidRPr="00E77497">
        <w:rPr>
          <w:b/>
        </w:rPr>
        <w:t>undefined</w:t>
      </w:r>
      <w:r w:rsidRPr="00E77497">
        <w:t xml:space="preserve">, then throw a </w:t>
      </w:r>
      <w:r w:rsidRPr="00E77497">
        <w:rPr>
          <w:b/>
        </w:rPr>
        <w:t>TypeError</w:t>
      </w:r>
      <w:r w:rsidRPr="00E77497">
        <w:t xml:space="preserve"> exception.</w:t>
      </w:r>
    </w:p>
    <w:p w14:paraId="3C9A21BF" w14:textId="77777777" w:rsidR="004C02EF" w:rsidRPr="00E77497" w:rsidRDefault="004C02EF" w:rsidP="00471CAA">
      <w:pPr>
        <w:pStyle w:val="Alg4"/>
        <w:numPr>
          <w:ilvl w:val="1"/>
          <w:numId w:val="339"/>
        </w:numPr>
      </w:pPr>
      <w:r w:rsidRPr="00E77497">
        <w:t xml:space="preserve">Set the [[Set]] field of </w:t>
      </w:r>
      <w:r w:rsidRPr="00E77497">
        <w:rPr>
          <w:i/>
        </w:rPr>
        <w:t>desc</w:t>
      </w:r>
      <w:r w:rsidRPr="00E77497">
        <w:t xml:space="preserve"> to </w:t>
      </w:r>
      <w:r w:rsidRPr="00E77497">
        <w:rPr>
          <w:i/>
        </w:rPr>
        <w:t>setter</w:t>
      </w:r>
      <w:r w:rsidRPr="00E77497">
        <w:t>.</w:t>
      </w:r>
    </w:p>
    <w:p w14:paraId="000D7EFF" w14:textId="77777777" w:rsidR="004C02EF" w:rsidRPr="00E77497" w:rsidRDefault="004C02EF" w:rsidP="00471CAA">
      <w:pPr>
        <w:pStyle w:val="Alg4"/>
        <w:numPr>
          <w:ilvl w:val="0"/>
          <w:numId w:val="339"/>
        </w:numPr>
      </w:pPr>
      <w:r w:rsidRPr="00E77497">
        <w:t xml:space="preserve">If either </w:t>
      </w:r>
      <w:r w:rsidRPr="00E77497">
        <w:rPr>
          <w:i/>
        </w:rPr>
        <w:t>desc</w:t>
      </w:r>
      <w:r w:rsidRPr="00E77497">
        <w:t xml:space="preserve">.[[Get]] or </w:t>
      </w:r>
      <w:r w:rsidRPr="00E77497">
        <w:rPr>
          <w:i/>
        </w:rPr>
        <w:t>desc</w:t>
      </w:r>
      <w:r w:rsidRPr="00E77497">
        <w:t>.[[Set]] are present, then</w:t>
      </w:r>
    </w:p>
    <w:p w14:paraId="20CDB19D" w14:textId="77777777" w:rsidR="004C02EF" w:rsidRPr="00E77497" w:rsidRDefault="004C02EF" w:rsidP="00471CAA">
      <w:pPr>
        <w:pStyle w:val="Alg4"/>
        <w:numPr>
          <w:ilvl w:val="1"/>
          <w:numId w:val="339"/>
        </w:numPr>
      </w:pPr>
      <w:r w:rsidRPr="00E77497">
        <w:t xml:space="preserve">If either </w:t>
      </w:r>
      <w:r w:rsidRPr="00E77497">
        <w:rPr>
          <w:i/>
        </w:rPr>
        <w:t>desc</w:t>
      </w:r>
      <w:r w:rsidRPr="00E77497">
        <w:t xml:space="preserve">.[[Value]] or </w:t>
      </w:r>
      <w:r w:rsidRPr="00E77497">
        <w:rPr>
          <w:i/>
        </w:rPr>
        <w:t>desc</w:t>
      </w:r>
      <w:r w:rsidRPr="00E77497">
        <w:t xml:space="preserve">.[[Writable]] are present, then throw a </w:t>
      </w:r>
      <w:r w:rsidRPr="00E77497">
        <w:rPr>
          <w:b/>
        </w:rPr>
        <w:t>TypeError</w:t>
      </w:r>
      <w:r w:rsidRPr="00E77497">
        <w:t xml:space="preserve"> exception.</w:t>
      </w:r>
    </w:p>
    <w:p w14:paraId="0E2397A0" w14:textId="77777777" w:rsidR="004C02EF" w:rsidRPr="00E77497" w:rsidRDefault="004C02EF" w:rsidP="00471CAA">
      <w:pPr>
        <w:pStyle w:val="Alg4"/>
        <w:numPr>
          <w:ilvl w:val="0"/>
          <w:numId w:val="339"/>
        </w:numPr>
        <w:spacing w:after="120"/>
      </w:pPr>
      <w:r w:rsidRPr="00E77497">
        <w:t xml:space="preserve">Return </w:t>
      </w:r>
      <w:r w:rsidRPr="00E77497">
        <w:rPr>
          <w:i/>
        </w:rPr>
        <w:t>desc</w:t>
      </w:r>
      <w:r w:rsidRPr="00E77497">
        <w:t>.</w:t>
      </w:r>
    </w:p>
    <w:p w14:paraId="067C9019" w14:textId="77777777" w:rsidR="004C02EF" w:rsidRPr="00E77497" w:rsidRDefault="004C02EF" w:rsidP="00C623F2">
      <w:pPr>
        <w:pStyle w:val="20"/>
        <w:numPr>
          <w:ilvl w:val="0"/>
          <w:numId w:val="0"/>
        </w:numPr>
      </w:pPr>
      <w:bookmarkStart w:id="4410" w:name="_Toc235503346"/>
      <w:bookmarkStart w:id="4411" w:name="_Toc241509121"/>
      <w:bookmarkStart w:id="4412" w:name="_Toc244416608"/>
      <w:bookmarkStart w:id="4413" w:name="_Toc276630972"/>
      <w:bookmarkStart w:id="4414" w:name="_Toc385672154"/>
      <w:bookmarkStart w:id="4415" w:name="_Toc393690249"/>
      <w:bookmarkStart w:id="4416" w:name="_Toc472818787"/>
      <w:bookmarkStart w:id="4417" w:name="_Toc336509447"/>
      <w:r w:rsidRPr="00E77497">
        <w:t>8.11</w:t>
      </w:r>
      <w:r w:rsidRPr="00E77497">
        <w:tab/>
        <w:t>The Lexical Environment and Environment Record Specification Types</w:t>
      </w:r>
      <w:bookmarkEnd w:id="4410"/>
      <w:bookmarkEnd w:id="4411"/>
      <w:bookmarkEnd w:id="4412"/>
      <w:bookmarkEnd w:id="4413"/>
      <w:bookmarkEnd w:id="4417"/>
    </w:p>
    <w:p w14:paraId="73B0C0AF" w14:textId="77777777" w:rsidR="004C02EF" w:rsidRPr="00E77497" w:rsidRDefault="004C02EF" w:rsidP="004C02EF">
      <w:r w:rsidRPr="00E77497">
        <w:t>The Lexical Environment and Environment Record types are used to explain the behaviour of name resolution in nested functions and blocks. These types and the operations upon them are defined in Clause 10.</w:t>
      </w:r>
    </w:p>
    <w:p w14:paraId="5EDCDCDA" w14:textId="77777777" w:rsidR="004C02EF" w:rsidRPr="00E77497" w:rsidRDefault="004C02EF" w:rsidP="00C623F2">
      <w:pPr>
        <w:pStyle w:val="20"/>
        <w:numPr>
          <w:ilvl w:val="0"/>
          <w:numId w:val="0"/>
        </w:numPr>
      </w:pPr>
      <w:bookmarkStart w:id="4418" w:name="_Toc235503347"/>
      <w:bookmarkStart w:id="4419" w:name="_Toc241509122"/>
      <w:bookmarkStart w:id="4420" w:name="_Toc244416609"/>
      <w:bookmarkStart w:id="4421" w:name="_Toc276630973"/>
      <w:bookmarkStart w:id="4422" w:name="_Toc336509448"/>
      <w:r w:rsidRPr="00E77497">
        <w:t>8.12</w:t>
      </w:r>
      <w:r w:rsidRPr="00E77497">
        <w:tab/>
        <w:t>Algorithms for Object Internal Methods</w:t>
      </w:r>
      <w:bookmarkEnd w:id="4418"/>
      <w:bookmarkEnd w:id="4419"/>
      <w:bookmarkEnd w:id="4420"/>
      <w:bookmarkEnd w:id="4421"/>
      <w:bookmarkEnd w:id="4422"/>
    </w:p>
    <w:p w14:paraId="5A118AF5" w14:textId="77777777" w:rsidR="004C02EF" w:rsidRPr="00E77497" w:rsidRDefault="004C02EF" w:rsidP="004C02EF">
      <w:r w:rsidRPr="00E77497">
        <w:t xml:space="preserve">In the following algorithm descriptions, assume </w:t>
      </w:r>
      <w:r w:rsidRPr="00E77497">
        <w:rPr>
          <w:rFonts w:ascii="Times New Roman" w:hAnsi="Times New Roman"/>
          <w:i/>
        </w:rPr>
        <w:t>O</w:t>
      </w:r>
      <w:r w:rsidRPr="00E77497">
        <w:t xml:space="preserve"> is a native ECMAScript object, </w:t>
      </w:r>
      <w:r w:rsidRPr="00E77497">
        <w:rPr>
          <w:rFonts w:ascii="Times New Roman" w:hAnsi="Times New Roman"/>
          <w:i/>
        </w:rPr>
        <w:t>P</w:t>
      </w:r>
      <w:r w:rsidRPr="00E77497">
        <w:t xml:space="preserve"> is a String, </w:t>
      </w:r>
      <w:r w:rsidRPr="00E77497">
        <w:rPr>
          <w:rFonts w:ascii="Times New Roman" w:hAnsi="Times New Roman"/>
          <w:i/>
        </w:rPr>
        <w:t>Desc</w:t>
      </w:r>
      <w:r w:rsidRPr="00E77497">
        <w:t xml:space="preserve"> is a Property Description record, and </w:t>
      </w:r>
      <w:r w:rsidRPr="00E77497">
        <w:rPr>
          <w:rFonts w:ascii="Times New Roman" w:hAnsi="Times New Roman"/>
          <w:i/>
        </w:rPr>
        <w:t>Throw</w:t>
      </w:r>
      <w:r w:rsidRPr="00E77497">
        <w:t xml:space="preserve"> is a Boolean flag.</w:t>
      </w:r>
    </w:p>
    <w:p w14:paraId="6E0CCB31" w14:textId="77777777" w:rsidR="004C02EF" w:rsidRPr="00E77497" w:rsidRDefault="004C02EF" w:rsidP="00C623F2">
      <w:pPr>
        <w:pStyle w:val="30"/>
        <w:numPr>
          <w:ilvl w:val="0"/>
          <w:numId w:val="0"/>
        </w:numPr>
      </w:pPr>
      <w:bookmarkStart w:id="4423" w:name="_Toc235503348"/>
      <w:bookmarkStart w:id="4424" w:name="_Toc241509123"/>
      <w:bookmarkStart w:id="4425" w:name="_Toc244416610"/>
      <w:bookmarkStart w:id="4426" w:name="_Toc276630974"/>
      <w:bookmarkStart w:id="4427" w:name="_Toc336509449"/>
      <w:r w:rsidRPr="00E77497">
        <w:t>8.12.1</w:t>
      </w:r>
      <w:r w:rsidRPr="00E77497">
        <w:tab/>
        <w:t>[[GetOwnProperty]] (P)</w:t>
      </w:r>
      <w:bookmarkEnd w:id="4423"/>
      <w:bookmarkEnd w:id="4424"/>
      <w:bookmarkEnd w:id="4425"/>
      <w:bookmarkEnd w:id="4426"/>
      <w:bookmarkEnd w:id="4427"/>
    </w:p>
    <w:p w14:paraId="7BDC101B" w14:textId="77777777" w:rsidR="004C02EF" w:rsidRPr="00E77497" w:rsidRDefault="004C02EF" w:rsidP="004C02EF">
      <w:r w:rsidRPr="00E77497">
        <w:t xml:space="preserve">When the [[GetOwnProperty]]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the following steps are taken:</w:t>
      </w:r>
    </w:p>
    <w:p w14:paraId="4462DF02" w14:textId="77777777" w:rsidR="004E4ED3" w:rsidDel="00D8563F" w:rsidRDefault="00B868C9" w:rsidP="004E4ED3">
      <w:pPr>
        <w:pStyle w:val="Alg4"/>
        <w:numPr>
          <w:ilvl w:val="0"/>
          <w:numId w:val="340"/>
        </w:numPr>
        <w:rPr>
          <w:ins w:id="4428" w:author="Rev 6 Allen Wirfs-Brock" w:date="2012-02-22T13:20:00Z"/>
          <w:del w:id="4429" w:author="Rev 7 Allen Wirfs-Brock" w:date="2012-04-09T16:09:00Z"/>
        </w:rPr>
      </w:pPr>
      <w:ins w:id="4430" w:author="Rev 6 Allen Wirfs-Brock" w:date="2012-02-23T13:15:00Z">
        <w:del w:id="4431" w:author="Rev 7 Allen Wirfs-Brock" w:date="2012-04-09T16:09:00Z">
          <w:r w:rsidDel="00D8563F">
            <w:delText>ReturnIfAbrupt(</w:delText>
          </w:r>
        </w:del>
      </w:ins>
      <w:ins w:id="4432" w:author="Rev 6 Allen Wirfs-Brock" w:date="2012-02-22T13:20:00Z">
        <w:del w:id="4433" w:author="Rev 7 Allen Wirfs-Brock" w:date="2012-04-09T16:09:00Z">
          <w:r w:rsidR="004E4ED3" w:rsidDel="00D8563F">
            <w:rPr>
              <w:i/>
            </w:rPr>
            <w:delText>O</w:delText>
          </w:r>
        </w:del>
      </w:ins>
      <w:ins w:id="4434" w:author="Rev 6 Allen Wirfs-Brock" w:date="2012-02-23T13:15:00Z">
        <w:del w:id="4435" w:author="Rev 7 Allen Wirfs-Brock" w:date="2012-04-09T16:09:00Z">
          <w:r w:rsidDel="00D8563F">
            <w:delText>)</w:delText>
          </w:r>
        </w:del>
      </w:ins>
      <w:ins w:id="4436" w:author="Rev 6 Allen Wirfs-Brock" w:date="2012-02-22T13:20:00Z">
        <w:del w:id="4437" w:author="Rev 7 Allen Wirfs-Brock" w:date="2012-04-09T16:09:00Z">
          <w:r w:rsidR="004E4ED3" w:rsidDel="00D8563F">
            <w:delText>.</w:delText>
          </w:r>
        </w:del>
      </w:ins>
    </w:p>
    <w:p w14:paraId="20122BAA" w14:textId="77777777" w:rsidR="004C02EF" w:rsidRPr="00E77497" w:rsidRDefault="004C02EF" w:rsidP="00471CAA">
      <w:pPr>
        <w:pStyle w:val="Alg4"/>
        <w:numPr>
          <w:ilvl w:val="0"/>
          <w:numId w:val="340"/>
        </w:numPr>
      </w:pPr>
      <w:r w:rsidRPr="00E77497">
        <w:t xml:space="preserve">If </w:t>
      </w:r>
      <w:r w:rsidRPr="00E77497">
        <w:rPr>
          <w:i/>
        </w:rPr>
        <w:t xml:space="preserve">O </w:t>
      </w:r>
      <w:r w:rsidRPr="00E77497">
        <w:t xml:space="preserve">doesn’t have an own property with name </w:t>
      </w:r>
      <w:r w:rsidRPr="00E77497">
        <w:rPr>
          <w:i/>
        </w:rPr>
        <w:t>P</w:t>
      </w:r>
      <w:r w:rsidRPr="00E77497">
        <w:t xml:space="preserve">, return </w:t>
      </w:r>
      <w:r w:rsidRPr="00E77497">
        <w:rPr>
          <w:b/>
        </w:rPr>
        <w:t>undefined</w:t>
      </w:r>
      <w:r w:rsidRPr="00E77497">
        <w:t>.</w:t>
      </w:r>
    </w:p>
    <w:p w14:paraId="7421EDB9" w14:textId="77777777" w:rsidR="004C02EF" w:rsidRPr="00E77497" w:rsidRDefault="004C02EF" w:rsidP="00471CAA">
      <w:pPr>
        <w:pStyle w:val="Alg4"/>
        <w:numPr>
          <w:ilvl w:val="0"/>
          <w:numId w:val="340"/>
        </w:numPr>
      </w:pPr>
      <w:r w:rsidRPr="00E77497">
        <w:t xml:space="preserve">Let </w:t>
      </w:r>
      <w:r w:rsidRPr="00E77497">
        <w:rPr>
          <w:i/>
        </w:rPr>
        <w:t xml:space="preserve">D </w:t>
      </w:r>
      <w:r w:rsidRPr="00E77497">
        <w:t>be a newly created Property Descriptor with no fields.</w:t>
      </w:r>
    </w:p>
    <w:p w14:paraId="54A9D1A9" w14:textId="77777777" w:rsidR="004C02EF" w:rsidRPr="00E77497" w:rsidRDefault="004C02EF" w:rsidP="00471CAA">
      <w:pPr>
        <w:pStyle w:val="Alg4"/>
        <w:numPr>
          <w:ilvl w:val="0"/>
          <w:numId w:val="340"/>
        </w:numPr>
      </w:pPr>
      <w:r w:rsidRPr="00E77497">
        <w:t xml:space="preserve">Let </w:t>
      </w:r>
      <w:r w:rsidRPr="00E77497">
        <w:rPr>
          <w:i/>
        </w:rPr>
        <w:t xml:space="preserve">X </w:t>
      </w:r>
      <w:r w:rsidRPr="00E77497">
        <w:t xml:space="preserve">be </w:t>
      </w:r>
      <w:r w:rsidRPr="00E77497">
        <w:rPr>
          <w:i/>
        </w:rPr>
        <w:t>O</w:t>
      </w:r>
      <w:r w:rsidRPr="00E77497">
        <w:t xml:space="preserve">’s own property named </w:t>
      </w:r>
      <w:r w:rsidRPr="00E77497">
        <w:rPr>
          <w:i/>
        </w:rPr>
        <w:t>P</w:t>
      </w:r>
      <w:r w:rsidRPr="00E77497">
        <w:t>.</w:t>
      </w:r>
    </w:p>
    <w:p w14:paraId="11DD1930" w14:textId="77777777" w:rsidR="004C02EF" w:rsidRPr="00E77497" w:rsidRDefault="004C02EF" w:rsidP="00471CAA">
      <w:pPr>
        <w:pStyle w:val="Alg4"/>
        <w:numPr>
          <w:ilvl w:val="0"/>
          <w:numId w:val="340"/>
        </w:numPr>
      </w:pPr>
      <w:r w:rsidRPr="00E77497">
        <w:t xml:space="preserve">If </w:t>
      </w:r>
      <w:r w:rsidRPr="00E77497">
        <w:rPr>
          <w:i/>
        </w:rPr>
        <w:t xml:space="preserve">X </w:t>
      </w:r>
      <w:r w:rsidRPr="00E77497">
        <w:t>is a data property, then</w:t>
      </w:r>
    </w:p>
    <w:p w14:paraId="6A1C0347" w14:textId="77777777" w:rsidR="004C02EF" w:rsidRPr="00E77497" w:rsidRDefault="004C02EF" w:rsidP="00471CAA">
      <w:pPr>
        <w:pStyle w:val="Alg4"/>
        <w:numPr>
          <w:ilvl w:val="1"/>
          <w:numId w:val="340"/>
        </w:numPr>
      </w:pPr>
      <w:r w:rsidRPr="00E77497">
        <w:t xml:space="preserve">Set </w:t>
      </w:r>
      <w:r w:rsidRPr="00E77497">
        <w:rPr>
          <w:i/>
        </w:rPr>
        <w:t>D</w:t>
      </w:r>
      <w:r w:rsidRPr="00E77497">
        <w:t xml:space="preserve">.[[Value]] to the value of </w:t>
      </w:r>
      <w:r w:rsidRPr="00E77497">
        <w:rPr>
          <w:i/>
        </w:rPr>
        <w:t>X</w:t>
      </w:r>
      <w:r w:rsidRPr="00E77497">
        <w:t>’s [[Value]] attribute.</w:t>
      </w:r>
    </w:p>
    <w:p w14:paraId="4FB6A783" w14:textId="77777777" w:rsidR="004C02EF" w:rsidRPr="00E77497" w:rsidRDefault="004C02EF" w:rsidP="00471CAA">
      <w:pPr>
        <w:pStyle w:val="Alg4"/>
        <w:numPr>
          <w:ilvl w:val="1"/>
          <w:numId w:val="340"/>
        </w:numPr>
      </w:pPr>
      <w:r w:rsidRPr="00E77497">
        <w:t xml:space="preserve">Set </w:t>
      </w:r>
      <w:r w:rsidRPr="00E77497">
        <w:rPr>
          <w:i/>
        </w:rPr>
        <w:t>D</w:t>
      </w:r>
      <w:r w:rsidRPr="00E77497">
        <w:t xml:space="preserve">.[[Writable]] to the value of </w:t>
      </w:r>
      <w:r w:rsidRPr="00E77497">
        <w:rPr>
          <w:i/>
        </w:rPr>
        <w:t>X</w:t>
      </w:r>
      <w:r w:rsidRPr="00E77497">
        <w:t>’s [[Writable]] attribute</w:t>
      </w:r>
    </w:p>
    <w:p w14:paraId="2D453BEF" w14:textId="77777777" w:rsidR="004C02EF" w:rsidRPr="00E77497" w:rsidRDefault="004C02EF" w:rsidP="00471CAA">
      <w:pPr>
        <w:pStyle w:val="Alg4"/>
        <w:numPr>
          <w:ilvl w:val="0"/>
          <w:numId w:val="340"/>
        </w:numPr>
      </w:pPr>
      <w:r w:rsidRPr="00E77497">
        <w:t xml:space="preserve">Else </w:t>
      </w:r>
      <w:r w:rsidRPr="00E77497">
        <w:rPr>
          <w:i/>
        </w:rPr>
        <w:t xml:space="preserve">X </w:t>
      </w:r>
      <w:r w:rsidRPr="00E77497">
        <w:t>is an accessor property, so</w:t>
      </w:r>
    </w:p>
    <w:p w14:paraId="54191684" w14:textId="77777777" w:rsidR="004C02EF" w:rsidRPr="00E77497" w:rsidRDefault="004C02EF" w:rsidP="00471CAA">
      <w:pPr>
        <w:pStyle w:val="Alg4"/>
        <w:numPr>
          <w:ilvl w:val="1"/>
          <w:numId w:val="340"/>
        </w:numPr>
      </w:pPr>
      <w:r w:rsidRPr="00E77497">
        <w:t xml:space="preserve">Set </w:t>
      </w:r>
      <w:r w:rsidRPr="00E77497">
        <w:rPr>
          <w:i/>
        </w:rPr>
        <w:t>D</w:t>
      </w:r>
      <w:r w:rsidRPr="00E77497">
        <w:t xml:space="preserve">.[[Get]] to the value of </w:t>
      </w:r>
      <w:r w:rsidRPr="00E77497">
        <w:rPr>
          <w:i/>
        </w:rPr>
        <w:t>X</w:t>
      </w:r>
      <w:r w:rsidRPr="00E77497">
        <w:t>’s [[Get]] attribute.</w:t>
      </w:r>
    </w:p>
    <w:p w14:paraId="6181A5DC" w14:textId="77777777" w:rsidR="004C02EF" w:rsidRPr="00E77497" w:rsidRDefault="004C02EF" w:rsidP="00471CAA">
      <w:pPr>
        <w:pStyle w:val="Alg4"/>
        <w:numPr>
          <w:ilvl w:val="1"/>
          <w:numId w:val="340"/>
        </w:numPr>
      </w:pPr>
      <w:r w:rsidRPr="00E77497">
        <w:t xml:space="preserve">Set </w:t>
      </w:r>
      <w:r w:rsidRPr="00E77497">
        <w:rPr>
          <w:i/>
        </w:rPr>
        <w:t>D</w:t>
      </w:r>
      <w:r w:rsidRPr="00E77497">
        <w:t xml:space="preserve">.[[Set]] to the value of </w:t>
      </w:r>
      <w:r w:rsidRPr="00E77497">
        <w:rPr>
          <w:i/>
        </w:rPr>
        <w:t>X</w:t>
      </w:r>
      <w:r w:rsidRPr="00E77497">
        <w:t>’s [[Set]] attribute.</w:t>
      </w:r>
    </w:p>
    <w:p w14:paraId="45C4D5F1" w14:textId="77777777" w:rsidR="004C02EF" w:rsidRPr="00E77497" w:rsidRDefault="004C02EF" w:rsidP="00471CAA">
      <w:pPr>
        <w:pStyle w:val="Alg4"/>
        <w:numPr>
          <w:ilvl w:val="0"/>
          <w:numId w:val="340"/>
        </w:numPr>
      </w:pPr>
      <w:r w:rsidRPr="00E77497">
        <w:t xml:space="preserve">Set </w:t>
      </w:r>
      <w:r w:rsidRPr="00E77497">
        <w:rPr>
          <w:i/>
        </w:rPr>
        <w:t>D</w:t>
      </w:r>
      <w:r w:rsidRPr="00E77497">
        <w:t xml:space="preserve">.[[Enumerable]] to the value of </w:t>
      </w:r>
      <w:r w:rsidRPr="00E77497">
        <w:rPr>
          <w:i/>
        </w:rPr>
        <w:t>X</w:t>
      </w:r>
      <w:r w:rsidRPr="00E77497">
        <w:t>’s [[Enumerable]] attribute.</w:t>
      </w:r>
    </w:p>
    <w:p w14:paraId="2B506368" w14:textId="77777777" w:rsidR="004C02EF" w:rsidRPr="00E77497" w:rsidRDefault="004C02EF" w:rsidP="00471CAA">
      <w:pPr>
        <w:pStyle w:val="Alg4"/>
        <w:numPr>
          <w:ilvl w:val="0"/>
          <w:numId w:val="340"/>
        </w:numPr>
      </w:pPr>
      <w:r w:rsidRPr="00E77497">
        <w:t xml:space="preserve">Set </w:t>
      </w:r>
      <w:r w:rsidRPr="00E77497">
        <w:rPr>
          <w:i/>
        </w:rPr>
        <w:t>D</w:t>
      </w:r>
      <w:r w:rsidRPr="00E77497">
        <w:t xml:space="preserve">.[[Configurable]] to the value of </w:t>
      </w:r>
      <w:r w:rsidRPr="00E77497">
        <w:rPr>
          <w:i/>
        </w:rPr>
        <w:t>X</w:t>
      </w:r>
      <w:r w:rsidRPr="00E77497">
        <w:t>’s [[Configurable]] attribute.</w:t>
      </w:r>
    </w:p>
    <w:p w14:paraId="460252FD" w14:textId="77777777" w:rsidR="004C02EF" w:rsidRPr="00E77497" w:rsidRDefault="004C02EF" w:rsidP="00471CAA">
      <w:pPr>
        <w:pStyle w:val="Alg4"/>
        <w:numPr>
          <w:ilvl w:val="0"/>
          <w:numId w:val="340"/>
        </w:numPr>
        <w:spacing w:after="120"/>
      </w:pPr>
      <w:r w:rsidRPr="00E77497">
        <w:t xml:space="preserve">Return </w:t>
      </w:r>
      <w:r w:rsidRPr="00E77497">
        <w:rPr>
          <w:i/>
        </w:rPr>
        <w:t>D</w:t>
      </w:r>
      <w:r w:rsidRPr="00E77497">
        <w:t>.</w:t>
      </w:r>
    </w:p>
    <w:p w14:paraId="62369551" w14:textId="77777777" w:rsidR="004C02EF" w:rsidRPr="00E77497" w:rsidRDefault="004C02EF" w:rsidP="004C02EF">
      <w:r w:rsidRPr="00E77497">
        <w:t xml:space="preserve">However, if </w:t>
      </w:r>
      <w:r w:rsidRPr="00E77497">
        <w:rPr>
          <w:rFonts w:ascii="Times New Roman" w:hAnsi="Times New Roman"/>
          <w:i/>
        </w:rPr>
        <w:t xml:space="preserve">O </w:t>
      </w:r>
      <w:r w:rsidRPr="00E77497">
        <w:t>is a String object it has a more elaborate [[GetOwnProperty]] internal method defined in 15.5.5.2.</w:t>
      </w:r>
    </w:p>
    <w:p w14:paraId="630B235C" w14:textId="77777777" w:rsidR="004C02EF" w:rsidRPr="00E77497" w:rsidRDefault="004C02EF" w:rsidP="00C623F2">
      <w:pPr>
        <w:pStyle w:val="30"/>
        <w:numPr>
          <w:ilvl w:val="0"/>
          <w:numId w:val="0"/>
        </w:numPr>
      </w:pPr>
      <w:bookmarkStart w:id="4438" w:name="_Toc235503349"/>
      <w:bookmarkStart w:id="4439" w:name="_Toc241509124"/>
      <w:bookmarkStart w:id="4440" w:name="_Toc244416611"/>
      <w:bookmarkStart w:id="4441" w:name="_Toc276630975"/>
      <w:bookmarkStart w:id="4442" w:name="_Toc336509450"/>
      <w:r w:rsidRPr="00E77497">
        <w:t>8.12.2</w:t>
      </w:r>
      <w:r w:rsidRPr="00E77497">
        <w:tab/>
        <w:t>[[GetProperty]] (P)</w:t>
      </w:r>
      <w:bookmarkEnd w:id="4438"/>
      <w:bookmarkEnd w:id="4439"/>
      <w:bookmarkEnd w:id="4440"/>
      <w:bookmarkEnd w:id="4441"/>
      <w:bookmarkEnd w:id="4442"/>
    </w:p>
    <w:p w14:paraId="3D585F95" w14:textId="77777777" w:rsidR="004C02EF" w:rsidRPr="00E77497" w:rsidRDefault="004C02EF" w:rsidP="004C02EF">
      <w:r w:rsidRPr="00E77497">
        <w:t xml:space="preserve">When the [[GetProperty]]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the following steps are taken:</w:t>
      </w:r>
    </w:p>
    <w:p w14:paraId="0257A4D5" w14:textId="77777777" w:rsidR="004E4ED3" w:rsidDel="00D8563F" w:rsidRDefault="00B868C9" w:rsidP="004E4ED3">
      <w:pPr>
        <w:pStyle w:val="Alg4"/>
        <w:numPr>
          <w:ilvl w:val="0"/>
          <w:numId w:val="341"/>
        </w:numPr>
        <w:rPr>
          <w:ins w:id="4443" w:author="Rev 6 Allen Wirfs-Brock" w:date="2012-02-22T13:20:00Z"/>
          <w:del w:id="4444" w:author="Rev 7 Allen Wirfs-Brock" w:date="2012-04-09T16:09:00Z"/>
        </w:rPr>
      </w:pPr>
      <w:ins w:id="4445" w:author="Rev 6 Allen Wirfs-Brock" w:date="2012-02-23T13:16:00Z">
        <w:del w:id="4446" w:author="Rev 7 Allen Wirfs-Brock" w:date="2012-04-09T16:09:00Z">
          <w:r w:rsidDel="00D8563F">
            <w:delText>ReturnIfAbrupt(</w:delText>
          </w:r>
          <w:r w:rsidDel="00D8563F">
            <w:rPr>
              <w:i/>
            </w:rPr>
            <w:delText>O</w:delText>
          </w:r>
          <w:r w:rsidDel="00D8563F">
            <w:delText>)</w:delText>
          </w:r>
        </w:del>
      </w:ins>
      <w:ins w:id="4447" w:author="Rev 6 Allen Wirfs-Brock" w:date="2012-02-22T13:20:00Z">
        <w:del w:id="4448" w:author="Rev 7 Allen Wirfs-Brock" w:date="2012-04-09T16:09:00Z">
          <w:r w:rsidR="004E4ED3" w:rsidDel="00D8563F">
            <w:delText>.</w:delText>
          </w:r>
        </w:del>
      </w:ins>
    </w:p>
    <w:p w14:paraId="775B40B7" w14:textId="77777777" w:rsidR="004C02EF" w:rsidRPr="00E77497" w:rsidRDefault="004C02EF" w:rsidP="00FA3203">
      <w:pPr>
        <w:pStyle w:val="Alg4"/>
        <w:numPr>
          <w:ilvl w:val="0"/>
          <w:numId w:val="341"/>
        </w:numPr>
      </w:pPr>
      <w:r w:rsidRPr="00E77497">
        <w:t xml:space="preserve">Let </w:t>
      </w:r>
      <w:r w:rsidRPr="00E77497">
        <w:rPr>
          <w:i/>
        </w:rPr>
        <w:t xml:space="preserve">prop </w:t>
      </w:r>
      <w:r w:rsidRPr="00E77497">
        <w:t xml:space="preserve">be the result of calling the [[GetOwnProperty]] internal method of </w:t>
      </w:r>
      <w:r w:rsidRPr="00E77497">
        <w:rPr>
          <w:i/>
        </w:rPr>
        <w:t xml:space="preserve">O </w:t>
      </w:r>
      <w:r w:rsidRPr="00E77497">
        <w:t xml:space="preserve">with property name </w:t>
      </w:r>
      <w:r w:rsidRPr="00E77497">
        <w:rPr>
          <w:i/>
        </w:rPr>
        <w:t>P</w:t>
      </w:r>
      <w:r w:rsidRPr="00E77497">
        <w:t>.</w:t>
      </w:r>
    </w:p>
    <w:p w14:paraId="02CE9550" w14:textId="77777777" w:rsidR="004C02EF" w:rsidRPr="00E77497" w:rsidRDefault="004C02EF" w:rsidP="00FA3203">
      <w:pPr>
        <w:pStyle w:val="Alg4"/>
        <w:numPr>
          <w:ilvl w:val="0"/>
          <w:numId w:val="341"/>
        </w:numPr>
      </w:pPr>
      <w:r w:rsidRPr="00E77497">
        <w:t xml:space="preserve">If </w:t>
      </w:r>
      <w:r w:rsidRPr="00E77497">
        <w:rPr>
          <w:i/>
        </w:rPr>
        <w:t xml:space="preserve">prop </w:t>
      </w:r>
      <w:r w:rsidRPr="00E77497">
        <w:t xml:space="preserve">is not </w:t>
      </w:r>
      <w:r w:rsidRPr="00E77497">
        <w:rPr>
          <w:b/>
        </w:rPr>
        <w:t>undefined</w:t>
      </w:r>
      <w:r w:rsidRPr="00E77497">
        <w:t xml:space="preserve">, return </w:t>
      </w:r>
      <w:r w:rsidRPr="00E77497">
        <w:rPr>
          <w:i/>
        </w:rPr>
        <w:t>prop</w:t>
      </w:r>
      <w:r w:rsidRPr="00E77497">
        <w:t>.</w:t>
      </w:r>
    </w:p>
    <w:p w14:paraId="4A42C699" w14:textId="77777777" w:rsidR="004C02EF" w:rsidRPr="00E77497" w:rsidRDefault="004C02EF" w:rsidP="00FA3203">
      <w:pPr>
        <w:pStyle w:val="Alg4"/>
        <w:numPr>
          <w:ilvl w:val="0"/>
          <w:numId w:val="341"/>
        </w:numPr>
      </w:pPr>
      <w:r w:rsidRPr="00E77497">
        <w:t xml:space="preserve">Let </w:t>
      </w:r>
      <w:r w:rsidRPr="00E77497">
        <w:rPr>
          <w:i/>
        </w:rPr>
        <w:t>proto</w:t>
      </w:r>
      <w:r w:rsidRPr="00E77497">
        <w:t xml:space="preserve"> be the value of the [[Prototype]] internal property of </w:t>
      </w:r>
      <w:r w:rsidRPr="00E77497">
        <w:rPr>
          <w:i/>
        </w:rPr>
        <w:t>O.</w:t>
      </w:r>
    </w:p>
    <w:p w14:paraId="7EC9BFAF" w14:textId="77777777" w:rsidR="004C02EF" w:rsidRPr="00E77497" w:rsidRDefault="004C02EF" w:rsidP="00FA3203">
      <w:pPr>
        <w:pStyle w:val="Alg4"/>
        <w:numPr>
          <w:ilvl w:val="0"/>
          <w:numId w:val="341"/>
        </w:numPr>
      </w:pPr>
      <w:r w:rsidRPr="00E77497">
        <w:t xml:space="preserve">If </w:t>
      </w:r>
      <w:r w:rsidRPr="00E77497">
        <w:rPr>
          <w:i/>
        </w:rPr>
        <w:t xml:space="preserve">proto </w:t>
      </w:r>
      <w:r w:rsidRPr="00E77497">
        <w:t xml:space="preserve">is </w:t>
      </w:r>
      <w:r w:rsidRPr="00E77497">
        <w:rPr>
          <w:b/>
        </w:rPr>
        <w:t>null</w:t>
      </w:r>
      <w:r w:rsidRPr="00E77497">
        <w:t xml:space="preserve">, return </w:t>
      </w:r>
      <w:r w:rsidRPr="00E77497">
        <w:rPr>
          <w:b/>
        </w:rPr>
        <w:t>undefined</w:t>
      </w:r>
      <w:r w:rsidRPr="00E77497">
        <w:t>.</w:t>
      </w:r>
    </w:p>
    <w:p w14:paraId="1CCBA732" w14:textId="77777777" w:rsidR="004C02EF" w:rsidRPr="00E77497" w:rsidRDefault="004C02EF" w:rsidP="00FA3203">
      <w:pPr>
        <w:pStyle w:val="Alg4"/>
        <w:numPr>
          <w:ilvl w:val="0"/>
          <w:numId w:val="341"/>
        </w:numPr>
        <w:spacing w:after="220"/>
      </w:pPr>
      <w:r w:rsidRPr="00E77497">
        <w:t xml:space="preserve">Return the result of calling the [[GetProperty]] internal method of </w:t>
      </w:r>
      <w:r w:rsidRPr="00E77497">
        <w:rPr>
          <w:i/>
        </w:rPr>
        <w:t>proto</w:t>
      </w:r>
      <w:r w:rsidRPr="00E77497">
        <w:t xml:space="preserve"> with argument </w:t>
      </w:r>
      <w:r w:rsidRPr="00E77497">
        <w:rPr>
          <w:i/>
        </w:rPr>
        <w:t>P</w:t>
      </w:r>
      <w:r w:rsidRPr="00E77497">
        <w:t>.</w:t>
      </w:r>
    </w:p>
    <w:p w14:paraId="4BD9DE23" w14:textId="77777777" w:rsidR="004C02EF" w:rsidRPr="00E77497" w:rsidRDefault="004C02EF" w:rsidP="00C623F2">
      <w:pPr>
        <w:pStyle w:val="30"/>
        <w:numPr>
          <w:ilvl w:val="0"/>
          <w:numId w:val="0"/>
        </w:numPr>
      </w:pPr>
      <w:bookmarkStart w:id="4449" w:name="_Toc235503350"/>
      <w:bookmarkStart w:id="4450" w:name="_Toc241509125"/>
      <w:bookmarkStart w:id="4451" w:name="_Toc244416612"/>
      <w:bookmarkStart w:id="4452" w:name="_Toc276630976"/>
      <w:bookmarkStart w:id="4453" w:name="_Toc336509451"/>
      <w:r w:rsidRPr="00E77497">
        <w:t>8.12.3</w:t>
      </w:r>
      <w:r w:rsidRPr="00E77497">
        <w:tab/>
        <w:t>[[Get]] (P</w:t>
      </w:r>
      <w:ins w:id="4454" w:author="Rev 7 Allen Wirfs-Brock" w:date="2012-05-01T15:47:00Z">
        <w:r w:rsidR="00791170">
          <w:t xml:space="preserve"> [</w:t>
        </w:r>
      </w:ins>
      <w:ins w:id="4455" w:author="Rev 7 Allen Wirfs-Brock" w:date="2012-05-01T15:43:00Z">
        <w:r w:rsidR="00791170">
          <w:t>,</w:t>
        </w:r>
      </w:ins>
      <w:ins w:id="4456" w:author="Rev 7 Allen Wirfs-Brock" w:date="2012-05-01T15:47:00Z">
        <w:r w:rsidR="00791170">
          <w:t xml:space="preserve"> </w:t>
        </w:r>
      </w:ins>
      <w:ins w:id="4457" w:author="Rev 7 Allen Wirfs-Brock" w:date="2012-05-01T15:53:00Z">
        <w:r w:rsidR="00791170">
          <w:t>accessorT</w:t>
        </w:r>
      </w:ins>
      <w:ins w:id="4458" w:author="Rev 7 Allen Wirfs-Brock" w:date="2012-05-01T15:47:00Z">
        <w:r w:rsidR="00791170">
          <w:t>hisValue]</w:t>
        </w:r>
      </w:ins>
      <w:ins w:id="4459" w:author="Rev 7 Allen Wirfs-Brock" w:date="2012-05-01T15:43:00Z">
        <w:r w:rsidR="00791170">
          <w:t xml:space="preserve"> </w:t>
        </w:r>
      </w:ins>
      <w:r w:rsidRPr="00E77497">
        <w:t>)</w:t>
      </w:r>
      <w:bookmarkEnd w:id="4449"/>
      <w:bookmarkEnd w:id="4450"/>
      <w:bookmarkEnd w:id="4451"/>
      <w:bookmarkEnd w:id="4452"/>
      <w:bookmarkEnd w:id="4453"/>
    </w:p>
    <w:p w14:paraId="002BCEAB" w14:textId="77777777" w:rsidR="004C02EF" w:rsidRPr="00E77497" w:rsidRDefault="004C02EF" w:rsidP="004C02EF">
      <w:r w:rsidRPr="00E77497">
        <w:t xml:space="preserve">When the [[Get]]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the following steps are taken:</w:t>
      </w:r>
    </w:p>
    <w:p w14:paraId="2BA42374" w14:textId="77777777" w:rsidR="004E4ED3" w:rsidDel="00D8563F" w:rsidRDefault="00B868C9" w:rsidP="004E4ED3">
      <w:pPr>
        <w:pStyle w:val="Alg4"/>
        <w:numPr>
          <w:ilvl w:val="0"/>
          <w:numId w:val="401"/>
        </w:numPr>
        <w:rPr>
          <w:ins w:id="4460" w:author="Rev 6 Allen Wirfs-Brock" w:date="2012-02-22T13:20:00Z"/>
          <w:del w:id="4461" w:author="Rev 7 Allen Wirfs-Brock" w:date="2012-04-09T16:10:00Z"/>
        </w:rPr>
      </w:pPr>
      <w:bookmarkStart w:id="4462" w:name="_Toc235503351"/>
      <w:bookmarkStart w:id="4463" w:name="_Toc241509126"/>
      <w:bookmarkStart w:id="4464" w:name="_Toc244416613"/>
      <w:ins w:id="4465" w:author="Rev 6 Allen Wirfs-Brock" w:date="2012-02-23T13:16:00Z">
        <w:del w:id="4466" w:author="Rev 7 Allen Wirfs-Brock" w:date="2012-04-09T16:10:00Z">
          <w:r w:rsidDel="00D8563F">
            <w:delText>ReturnIfAbrupt(</w:delText>
          </w:r>
          <w:r w:rsidDel="00D8563F">
            <w:rPr>
              <w:i/>
            </w:rPr>
            <w:delText>O</w:delText>
          </w:r>
          <w:r w:rsidDel="00D8563F">
            <w:delText>)</w:delText>
          </w:r>
        </w:del>
      </w:ins>
      <w:ins w:id="4467" w:author="Rev 6 Allen Wirfs-Brock" w:date="2012-02-22T13:20:00Z">
        <w:del w:id="4468" w:author="Rev 7 Allen Wirfs-Brock" w:date="2012-04-09T16:10:00Z">
          <w:r w:rsidR="004E4ED3" w:rsidDel="00D8563F">
            <w:delText>.</w:delText>
          </w:r>
        </w:del>
      </w:ins>
    </w:p>
    <w:p w14:paraId="52F0EEDC" w14:textId="77777777" w:rsidR="004C02EF" w:rsidRPr="00E77497" w:rsidRDefault="004C02EF" w:rsidP="00FA3203">
      <w:pPr>
        <w:pStyle w:val="Alg4"/>
        <w:numPr>
          <w:ilvl w:val="0"/>
          <w:numId w:val="401"/>
        </w:numPr>
      </w:pPr>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p>
    <w:p w14:paraId="00084E5C" w14:textId="77777777" w:rsidR="004C02EF" w:rsidRPr="00E77497" w:rsidRDefault="004C02EF" w:rsidP="00FA3203">
      <w:pPr>
        <w:pStyle w:val="Alg4"/>
        <w:numPr>
          <w:ilvl w:val="0"/>
          <w:numId w:val="401"/>
        </w:numPr>
      </w:pPr>
      <w:r w:rsidRPr="00E77497">
        <w:t xml:space="preserve">If </w:t>
      </w:r>
      <w:r w:rsidRPr="00E77497">
        <w:rPr>
          <w:i/>
        </w:rPr>
        <w:t xml:space="preserve">desc </w:t>
      </w:r>
      <w:r w:rsidRPr="00E77497">
        <w:t xml:space="preserve">is </w:t>
      </w:r>
      <w:r w:rsidRPr="00E77497">
        <w:rPr>
          <w:b/>
        </w:rPr>
        <w:t>undefined</w:t>
      </w:r>
      <w:r w:rsidRPr="00E77497">
        <w:t xml:space="preserve">, return </w:t>
      </w:r>
      <w:r w:rsidRPr="00E77497">
        <w:rPr>
          <w:b/>
        </w:rPr>
        <w:t>undefined</w:t>
      </w:r>
      <w:r w:rsidRPr="00E77497">
        <w:t>.</w:t>
      </w:r>
    </w:p>
    <w:p w14:paraId="59B2CA21" w14:textId="77777777" w:rsidR="004C02EF" w:rsidRPr="00E77497" w:rsidRDefault="004C02EF" w:rsidP="00FA3203">
      <w:pPr>
        <w:pStyle w:val="Alg4"/>
        <w:numPr>
          <w:ilvl w:val="0"/>
          <w:numId w:val="401"/>
        </w:numPr>
      </w:pPr>
      <w:r w:rsidRPr="00E77497">
        <w:t>If IsDataDescriptor(</w:t>
      </w:r>
      <w:r w:rsidRPr="00E77497">
        <w:rPr>
          <w:i/>
        </w:rPr>
        <w:t>desc</w:t>
      </w:r>
      <w:r w:rsidRPr="00E77497">
        <w:t xml:space="preserve">) is </w:t>
      </w:r>
      <w:r w:rsidRPr="00E77497">
        <w:rPr>
          <w:b/>
        </w:rPr>
        <w:t>true</w:t>
      </w:r>
      <w:r w:rsidRPr="00E77497">
        <w:t xml:space="preserve">, return </w:t>
      </w:r>
      <w:r w:rsidRPr="00E77497">
        <w:rPr>
          <w:i/>
        </w:rPr>
        <w:t>desc</w:t>
      </w:r>
      <w:r w:rsidRPr="00E77497">
        <w:t>.[[Value]].</w:t>
      </w:r>
    </w:p>
    <w:p w14:paraId="3B01425C" w14:textId="77777777" w:rsidR="004C02EF" w:rsidRPr="00E77497" w:rsidRDefault="004C02EF" w:rsidP="00FA3203">
      <w:pPr>
        <w:pStyle w:val="Alg4"/>
        <w:numPr>
          <w:ilvl w:val="0"/>
          <w:numId w:val="401"/>
        </w:numPr>
      </w:pPr>
      <w:r w:rsidRPr="00E77497">
        <w:t>Otherwise, IsAccessorDescriptor(</w:t>
      </w:r>
      <w:r w:rsidRPr="00E77497">
        <w:rPr>
          <w:i/>
        </w:rPr>
        <w:t>desc</w:t>
      </w:r>
      <w:r w:rsidRPr="00E77497">
        <w:t xml:space="preserve">) must be true so, let </w:t>
      </w:r>
      <w:r w:rsidRPr="00E77497">
        <w:rPr>
          <w:i/>
        </w:rPr>
        <w:t>getter</w:t>
      </w:r>
      <w:r w:rsidRPr="00E77497">
        <w:t xml:space="preserve"> be </w:t>
      </w:r>
      <w:r w:rsidRPr="00E77497">
        <w:rPr>
          <w:i/>
        </w:rPr>
        <w:t>desc</w:t>
      </w:r>
      <w:r w:rsidRPr="00E77497">
        <w:t>.[[Get]].</w:t>
      </w:r>
    </w:p>
    <w:p w14:paraId="3A5B99E4" w14:textId="77777777" w:rsidR="004C02EF" w:rsidRPr="00E77497" w:rsidRDefault="004C02EF" w:rsidP="00FA3203">
      <w:pPr>
        <w:pStyle w:val="Alg4"/>
        <w:numPr>
          <w:ilvl w:val="0"/>
          <w:numId w:val="401"/>
        </w:numPr>
      </w:pPr>
      <w:r w:rsidRPr="00E77497">
        <w:t xml:space="preserve">If </w:t>
      </w:r>
      <w:r w:rsidRPr="00E77497">
        <w:rPr>
          <w:i/>
        </w:rPr>
        <w:t xml:space="preserve">getter </w:t>
      </w:r>
      <w:r w:rsidRPr="00E77497">
        <w:t xml:space="preserve">is </w:t>
      </w:r>
      <w:r w:rsidRPr="00E77497">
        <w:rPr>
          <w:b/>
        </w:rPr>
        <w:t>undefined</w:t>
      </w:r>
      <w:r w:rsidRPr="00E77497">
        <w:t xml:space="preserve">, return </w:t>
      </w:r>
      <w:r w:rsidRPr="00E77497">
        <w:rPr>
          <w:b/>
        </w:rPr>
        <w:t>undefined</w:t>
      </w:r>
      <w:r w:rsidRPr="00E77497">
        <w:t>.</w:t>
      </w:r>
    </w:p>
    <w:p w14:paraId="672B8AD4" w14:textId="77777777" w:rsidR="00791170" w:rsidRDefault="00791170" w:rsidP="00791170">
      <w:pPr>
        <w:pStyle w:val="Alg4"/>
        <w:numPr>
          <w:ilvl w:val="0"/>
          <w:numId w:val="401"/>
        </w:numPr>
        <w:spacing w:after="120"/>
        <w:contextualSpacing/>
        <w:rPr>
          <w:ins w:id="4469" w:author="Rev 7 Allen Wirfs-Brock" w:date="2012-05-01T15:48:00Z"/>
        </w:rPr>
      </w:pPr>
      <w:ins w:id="4470" w:author="Rev 7 Allen Wirfs-Brock" w:date="2012-05-01T15:48:00Z">
        <w:r>
          <w:t xml:space="preserve">If </w:t>
        </w:r>
      </w:ins>
      <w:ins w:id="4471" w:author="Rev 7 Allen Wirfs-Brock" w:date="2012-05-01T15:52:00Z">
        <w:r>
          <w:rPr>
            <w:i/>
          </w:rPr>
          <w:t>accessorT</w:t>
        </w:r>
        <w:r w:rsidRPr="00791170">
          <w:rPr>
            <w:i/>
          </w:rPr>
          <w:t>hisValue</w:t>
        </w:r>
        <w:r>
          <w:t xml:space="preserve"> </w:t>
        </w:r>
      </w:ins>
      <w:ins w:id="4472" w:author="Rev 7 Allen Wirfs-Brock" w:date="2012-05-01T15:48:00Z">
        <w:r>
          <w:t xml:space="preserve">is not present, then let </w:t>
        </w:r>
      </w:ins>
      <w:ins w:id="4473" w:author="Rev 7 Allen Wirfs-Brock" w:date="2012-05-01T15:52:00Z">
        <w:r>
          <w:rPr>
            <w:i/>
          </w:rPr>
          <w:t>accessorT</w:t>
        </w:r>
        <w:r w:rsidRPr="00791170">
          <w:rPr>
            <w:i/>
          </w:rPr>
          <w:t>hisValue</w:t>
        </w:r>
        <w:r>
          <w:t xml:space="preserve"> </w:t>
        </w:r>
      </w:ins>
      <w:ins w:id="4474" w:author="Rev 7 Allen Wirfs-Brock" w:date="2012-05-01T15:48:00Z">
        <w:r>
          <w:t xml:space="preserve">be </w:t>
        </w:r>
        <w:r w:rsidRPr="00791170">
          <w:rPr>
            <w:i/>
          </w:rPr>
          <w:t>O</w:t>
        </w:r>
        <w:r>
          <w:t>.</w:t>
        </w:r>
      </w:ins>
    </w:p>
    <w:p w14:paraId="0C79E067" w14:textId="77777777" w:rsidR="004C02EF" w:rsidRPr="00E77497" w:rsidRDefault="004C02EF" w:rsidP="00FA3203">
      <w:pPr>
        <w:pStyle w:val="Alg4"/>
        <w:numPr>
          <w:ilvl w:val="0"/>
          <w:numId w:val="401"/>
        </w:numPr>
        <w:spacing w:after="120"/>
      </w:pPr>
      <w:r w:rsidRPr="00E77497">
        <w:t xml:space="preserve">Return the result calling the [[Call]] internal method of </w:t>
      </w:r>
      <w:r w:rsidRPr="00E77497">
        <w:rPr>
          <w:i/>
        </w:rPr>
        <w:t xml:space="preserve">getter </w:t>
      </w:r>
      <w:r w:rsidRPr="00E77497">
        <w:t xml:space="preserve">providing </w:t>
      </w:r>
      <w:del w:id="4475" w:author="Rev 7 Allen Wirfs-Brock" w:date="2012-05-01T15:49:00Z">
        <w:r w:rsidRPr="00E77497" w:rsidDel="00791170">
          <w:rPr>
            <w:i/>
          </w:rPr>
          <w:delText xml:space="preserve">O </w:delText>
        </w:r>
      </w:del>
      <w:ins w:id="4476" w:author="Rev 7 Allen Wirfs-Brock" w:date="2012-05-01T15:52:00Z">
        <w:r w:rsidR="00791170">
          <w:rPr>
            <w:i/>
          </w:rPr>
          <w:t>accessorT</w:t>
        </w:r>
        <w:r w:rsidR="00791170" w:rsidRPr="00791170">
          <w:rPr>
            <w:i/>
          </w:rPr>
          <w:t>hisValue</w:t>
        </w:r>
        <w:r w:rsidR="00791170">
          <w:t xml:space="preserve"> </w:t>
        </w:r>
      </w:ins>
      <w:r w:rsidRPr="00E77497">
        <w:t xml:space="preserve">as the </w:t>
      </w:r>
      <w:r w:rsidRPr="00E77497">
        <w:rPr>
          <w:b/>
        </w:rPr>
        <w:t>this</w:t>
      </w:r>
      <w:r w:rsidRPr="00E77497">
        <w:t xml:space="preserve"> value and providing no arguments.</w:t>
      </w:r>
    </w:p>
    <w:p w14:paraId="3AA28CC9" w14:textId="77777777" w:rsidR="004C02EF" w:rsidRPr="00E77497" w:rsidRDefault="004C02EF" w:rsidP="00C623F2">
      <w:pPr>
        <w:pStyle w:val="30"/>
        <w:numPr>
          <w:ilvl w:val="0"/>
          <w:numId w:val="0"/>
        </w:numPr>
      </w:pPr>
      <w:bookmarkStart w:id="4477" w:name="_Toc276630977"/>
      <w:bookmarkStart w:id="4478" w:name="_Toc336509452"/>
      <w:r w:rsidRPr="00E77497">
        <w:t>8.12.4</w:t>
      </w:r>
      <w:r w:rsidRPr="00E77497">
        <w:tab/>
        <w:t>[[CanPut]] (P)</w:t>
      </w:r>
      <w:bookmarkEnd w:id="4462"/>
      <w:bookmarkEnd w:id="4463"/>
      <w:bookmarkEnd w:id="4464"/>
      <w:bookmarkEnd w:id="4477"/>
      <w:bookmarkEnd w:id="4478"/>
    </w:p>
    <w:p w14:paraId="08FFCBCC" w14:textId="77777777" w:rsidR="004C02EF" w:rsidRPr="00E77497" w:rsidRDefault="004C02EF" w:rsidP="004C02EF">
      <w:r w:rsidRPr="00E77497">
        <w:t xml:space="preserve">When the [[CanPut]] internal method of </w:t>
      </w:r>
      <w:r w:rsidRPr="00E77497">
        <w:rPr>
          <w:rFonts w:ascii="Times New Roman" w:hAnsi="Times New Roman"/>
          <w:i/>
        </w:rPr>
        <w:t xml:space="preserve">O </w:t>
      </w:r>
      <w:r w:rsidRPr="00E77497">
        <w:t xml:space="preserve">is called with property name </w:t>
      </w:r>
      <w:r w:rsidRPr="00E77497">
        <w:rPr>
          <w:rFonts w:ascii="Times New Roman" w:hAnsi="Times New Roman"/>
          <w:i/>
        </w:rPr>
        <w:t>P</w:t>
      </w:r>
      <w:r w:rsidRPr="00E77497">
        <w:t>, the following steps are taken:</w:t>
      </w:r>
    </w:p>
    <w:p w14:paraId="5839FD3E" w14:textId="77777777" w:rsidR="004E4ED3" w:rsidDel="00D8563F" w:rsidRDefault="00B868C9" w:rsidP="004E4ED3">
      <w:pPr>
        <w:pStyle w:val="Alg4"/>
        <w:numPr>
          <w:ilvl w:val="0"/>
          <w:numId w:val="343"/>
        </w:numPr>
        <w:rPr>
          <w:ins w:id="4479" w:author="Rev 6 Allen Wirfs-Brock" w:date="2012-02-22T13:21:00Z"/>
          <w:del w:id="4480" w:author="Rev 7 Allen Wirfs-Brock" w:date="2012-04-09T16:10:00Z"/>
        </w:rPr>
      </w:pPr>
      <w:ins w:id="4481" w:author="Rev 6 Allen Wirfs-Brock" w:date="2012-02-23T13:16:00Z">
        <w:del w:id="4482" w:author="Rev 7 Allen Wirfs-Brock" w:date="2012-04-09T16:10:00Z">
          <w:r w:rsidDel="00D8563F">
            <w:delText>ReturnIfAbrupt(</w:delText>
          </w:r>
          <w:r w:rsidDel="00D8563F">
            <w:rPr>
              <w:i/>
            </w:rPr>
            <w:delText>O</w:delText>
          </w:r>
          <w:r w:rsidDel="00D8563F">
            <w:delText>)</w:delText>
          </w:r>
        </w:del>
      </w:ins>
      <w:ins w:id="4483" w:author="Rev 6 Allen Wirfs-Brock" w:date="2012-02-22T13:21:00Z">
        <w:del w:id="4484" w:author="Rev 7 Allen Wirfs-Brock" w:date="2012-04-09T16:10:00Z">
          <w:r w:rsidR="004E4ED3" w:rsidDel="00D8563F">
            <w:delText>.</w:delText>
          </w:r>
        </w:del>
      </w:ins>
    </w:p>
    <w:p w14:paraId="43B50CD7" w14:textId="77777777" w:rsidR="004C02EF" w:rsidRPr="00E77497" w:rsidRDefault="004C02EF" w:rsidP="00FA3203">
      <w:pPr>
        <w:pStyle w:val="Alg4"/>
        <w:numPr>
          <w:ilvl w:val="0"/>
          <w:numId w:val="343"/>
        </w:numPr>
      </w:pPr>
      <w:r w:rsidRPr="00E77497">
        <w:t xml:space="preserve">Let </w:t>
      </w:r>
      <w:r w:rsidRPr="00E77497">
        <w:rPr>
          <w:i/>
        </w:rPr>
        <w:t>desc</w:t>
      </w:r>
      <w:r w:rsidRPr="00E77497">
        <w:t xml:space="preserve"> be the result of calling the [[GetOwnProperty]] internal method of </w:t>
      </w:r>
      <w:r w:rsidRPr="00E77497">
        <w:rPr>
          <w:i/>
        </w:rPr>
        <w:t>O</w:t>
      </w:r>
      <w:r w:rsidRPr="00E77497">
        <w:t xml:space="preserve"> with argument </w:t>
      </w:r>
      <w:r w:rsidRPr="00E77497">
        <w:rPr>
          <w:i/>
        </w:rPr>
        <w:t>P</w:t>
      </w:r>
      <w:r w:rsidRPr="00E77497">
        <w:t>.</w:t>
      </w:r>
    </w:p>
    <w:p w14:paraId="13BA5B5E" w14:textId="77777777" w:rsidR="004C02EF" w:rsidRPr="00E77497" w:rsidRDefault="004C02EF" w:rsidP="00FA3203">
      <w:pPr>
        <w:pStyle w:val="Alg4"/>
        <w:numPr>
          <w:ilvl w:val="0"/>
          <w:numId w:val="343"/>
        </w:numPr>
      </w:pPr>
      <w:r w:rsidRPr="00E77497">
        <w:t xml:space="preserve">If </w:t>
      </w:r>
      <w:r w:rsidRPr="00E77497">
        <w:rPr>
          <w:i/>
        </w:rPr>
        <w:t>desc</w:t>
      </w:r>
      <w:r w:rsidRPr="00E77497">
        <w:t xml:space="preserve"> is not </w:t>
      </w:r>
      <w:r w:rsidRPr="00E77497">
        <w:rPr>
          <w:b/>
        </w:rPr>
        <w:t>undefined</w:t>
      </w:r>
      <w:r w:rsidRPr="00E77497">
        <w:t>, then</w:t>
      </w:r>
    </w:p>
    <w:p w14:paraId="6F4FCEA8" w14:textId="77777777" w:rsidR="004C02EF" w:rsidRPr="00E77497" w:rsidRDefault="004C02EF" w:rsidP="00FA3203">
      <w:pPr>
        <w:pStyle w:val="Alg4"/>
        <w:numPr>
          <w:ilvl w:val="1"/>
          <w:numId w:val="343"/>
        </w:numPr>
      </w:pPr>
      <w:r w:rsidRPr="00E77497">
        <w:t>If IsAccessorDescriptor(</w:t>
      </w:r>
      <w:r w:rsidRPr="00E77497">
        <w:rPr>
          <w:i/>
        </w:rPr>
        <w:t>desc</w:t>
      </w:r>
      <w:r w:rsidRPr="00E77497">
        <w:t xml:space="preserve">) is </w:t>
      </w:r>
      <w:r w:rsidRPr="00E77497">
        <w:rPr>
          <w:b/>
        </w:rPr>
        <w:t>true</w:t>
      </w:r>
      <w:r w:rsidRPr="00E77497">
        <w:t>, then</w:t>
      </w:r>
    </w:p>
    <w:p w14:paraId="63B7F4FF" w14:textId="77777777" w:rsidR="004C02EF" w:rsidRPr="00E77497" w:rsidRDefault="004C02EF" w:rsidP="00FA3203">
      <w:pPr>
        <w:pStyle w:val="Alg4"/>
        <w:numPr>
          <w:ilvl w:val="2"/>
          <w:numId w:val="343"/>
        </w:numPr>
      </w:pPr>
      <w:r w:rsidRPr="00E77497">
        <w:t xml:space="preserve">If </w:t>
      </w:r>
      <w:r w:rsidRPr="00E77497">
        <w:rPr>
          <w:i/>
        </w:rPr>
        <w:t>desc</w:t>
      </w:r>
      <w:r w:rsidRPr="00E77497">
        <w:t xml:space="preserve">.[[Set]] is </w:t>
      </w:r>
      <w:r w:rsidRPr="00E77497">
        <w:rPr>
          <w:b/>
        </w:rPr>
        <w:t>undefined</w:t>
      </w:r>
      <w:r w:rsidRPr="00E77497">
        <w:t xml:space="preserve">, then return </w:t>
      </w:r>
      <w:r w:rsidRPr="00E77497">
        <w:rPr>
          <w:b/>
        </w:rPr>
        <w:t>false</w:t>
      </w:r>
      <w:r w:rsidRPr="00E77497">
        <w:t>.</w:t>
      </w:r>
    </w:p>
    <w:p w14:paraId="233EBF1E" w14:textId="77777777" w:rsidR="004C02EF" w:rsidRPr="00E77497" w:rsidRDefault="004C02EF" w:rsidP="00FA3203">
      <w:pPr>
        <w:pStyle w:val="Alg4"/>
        <w:numPr>
          <w:ilvl w:val="2"/>
          <w:numId w:val="343"/>
        </w:numPr>
      </w:pPr>
      <w:r w:rsidRPr="00E77497">
        <w:t xml:space="preserve">Else return </w:t>
      </w:r>
      <w:r w:rsidRPr="00E77497">
        <w:rPr>
          <w:b/>
        </w:rPr>
        <w:t>true</w:t>
      </w:r>
      <w:r w:rsidRPr="00E77497">
        <w:t>.</w:t>
      </w:r>
    </w:p>
    <w:p w14:paraId="3936ABA1" w14:textId="77777777" w:rsidR="004C02EF" w:rsidRPr="00E77497" w:rsidRDefault="004C02EF" w:rsidP="00FA3203">
      <w:pPr>
        <w:pStyle w:val="Alg4"/>
        <w:numPr>
          <w:ilvl w:val="1"/>
          <w:numId w:val="343"/>
        </w:numPr>
      </w:pPr>
      <w:r w:rsidRPr="00E77497">
        <w:t xml:space="preserve">Else, </w:t>
      </w:r>
      <w:r w:rsidRPr="00E77497">
        <w:rPr>
          <w:i/>
        </w:rPr>
        <w:t>desc</w:t>
      </w:r>
      <w:r w:rsidRPr="00E77497">
        <w:t xml:space="preserve"> must be a DataDescriptor so return the value of </w:t>
      </w:r>
      <w:r w:rsidRPr="00E77497">
        <w:rPr>
          <w:i/>
        </w:rPr>
        <w:t>desc</w:t>
      </w:r>
      <w:r w:rsidRPr="00E77497">
        <w:t>.[[Writable]].</w:t>
      </w:r>
    </w:p>
    <w:p w14:paraId="01630F24" w14:textId="77777777" w:rsidR="004C02EF" w:rsidRPr="00E77497" w:rsidRDefault="004C02EF" w:rsidP="00FA3203">
      <w:pPr>
        <w:pStyle w:val="Alg4"/>
        <w:numPr>
          <w:ilvl w:val="0"/>
          <w:numId w:val="343"/>
        </w:numPr>
      </w:pPr>
      <w:r w:rsidRPr="00E77497">
        <w:t xml:space="preserve">Let </w:t>
      </w:r>
      <w:r w:rsidRPr="00E77497">
        <w:rPr>
          <w:i/>
        </w:rPr>
        <w:t>proto</w:t>
      </w:r>
      <w:r w:rsidRPr="00E77497">
        <w:t xml:space="preserve"> be the [[Prototype]] internal property of </w:t>
      </w:r>
      <w:r w:rsidRPr="00E77497">
        <w:rPr>
          <w:i/>
        </w:rPr>
        <w:t>O</w:t>
      </w:r>
      <w:r w:rsidRPr="00E77497">
        <w:t>.</w:t>
      </w:r>
    </w:p>
    <w:p w14:paraId="50488EC6" w14:textId="77777777" w:rsidR="004C02EF" w:rsidRPr="00E77497" w:rsidRDefault="004C02EF" w:rsidP="00FA3203">
      <w:pPr>
        <w:pStyle w:val="Alg4"/>
        <w:numPr>
          <w:ilvl w:val="0"/>
          <w:numId w:val="343"/>
        </w:numPr>
      </w:pPr>
      <w:r w:rsidRPr="00E77497">
        <w:t xml:space="preserve">If </w:t>
      </w:r>
      <w:r w:rsidRPr="00E77497">
        <w:rPr>
          <w:i/>
        </w:rPr>
        <w:t>proto</w:t>
      </w:r>
      <w:r w:rsidRPr="00E77497">
        <w:t xml:space="preserve"> is </w:t>
      </w:r>
      <w:r w:rsidRPr="00E77497">
        <w:rPr>
          <w:b/>
        </w:rPr>
        <w:t>null</w:t>
      </w:r>
      <w:r w:rsidRPr="00E77497">
        <w:t xml:space="preserve">, then return the value of the [[Extensible]] internal property of </w:t>
      </w:r>
      <w:r w:rsidRPr="00E77497">
        <w:rPr>
          <w:i/>
        </w:rPr>
        <w:t>O</w:t>
      </w:r>
      <w:r w:rsidRPr="00E77497">
        <w:t>.</w:t>
      </w:r>
    </w:p>
    <w:p w14:paraId="0A9A32B4" w14:textId="77777777" w:rsidR="004C02EF" w:rsidRPr="00E77497" w:rsidRDefault="004C02EF" w:rsidP="00FA3203">
      <w:pPr>
        <w:pStyle w:val="Alg4"/>
        <w:numPr>
          <w:ilvl w:val="0"/>
          <w:numId w:val="343"/>
        </w:numPr>
      </w:pPr>
      <w:r w:rsidRPr="00E77497">
        <w:t xml:space="preserve">Let </w:t>
      </w:r>
      <w:r w:rsidRPr="00E77497">
        <w:rPr>
          <w:i/>
        </w:rPr>
        <w:t>inherited</w:t>
      </w:r>
      <w:r w:rsidRPr="00E77497">
        <w:t xml:space="preserve"> be the result of calling the [[GetProperty]] internal method of </w:t>
      </w:r>
      <w:r w:rsidRPr="00E77497">
        <w:rPr>
          <w:i/>
        </w:rPr>
        <w:t>proto</w:t>
      </w:r>
      <w:r w:rsidRPr="00E77497">
        <w:t xml:space="preserve"> with property name </w:t>
      </w:r>
      <w:r w:rsidRPr="00E77497">
        <w:rPr>
          <w:i/>
        </w:rPr>
        <w:t>P</w:t>
      </w:r>
      <w:r w:rsidRPr="00E77497">
        <w:t>.</w:t>
      </w:r>
    </w:p>
    <w:p w14:paraId="5897CA21" w14:textId="77777777" w:rsidR="004C02EF" w:rsidRPr="00E77497" w:rsidRDefault="004C02EF" w:rsidP="00FA3203">
      <w:pPr>
        <w:pStyle w:val="Alg4"/>
        <w:numPr>
          <w:ilvl w:val="0"/>
          <w:numId w:val="343"/>
        </w:numPr>
      </w:pPr>
      <w:r w:rsidRPr="00E77497">
        <w:t xml:space="preserve">If </w:t>
      </w:r>
      <w:r w:rsidRPr="00E77497">
        <w:rPr>
          <w:i/>
        </w:rPr>
        <w:t>inherited</w:t>
      </w:r>
      <w:r w:rsidRPr="00E77497">
        <w:t xml:space="preserve"> is </w:t>
      </w:r>
      <w:r w:rsidRPr="00E77497">
        <w:rPr>
          <w:b/>
        </w:rPr>
        <w:t>undefined</w:t>
      </w:r>
      <w:r w:rsidRPr="00E77497">
        <w:t xml:space="preserve">, return the value of the [[Extensible]] internal property of </w:t>
      </w:r>
      <w:r w:rsidRPr="00E77497">
        <w:rPr>
          <w:i/>
        </w:rPr>
        <w:t>O</w:t>
      </w:r>
      <w:r w:rsidRPr="00E77497">
        <w:t>.</w:t>
      </w:r>
    </w:p>
    <w:p w14:paraId="52322A4E" w14:textId="77777777" w:rsidR="004C02EF" w:rsidRPr="00E77497" w:rsidRDefault="004C02EF" w:rsidP="00FA3203">
      <w:pPr>
        <w:pStyle w:val="Alg4"/>
        <w:numPr>
          <w:ilvl w:val="0"/>
          <w:numId w:val="343"/>
        </w:numPr>
      </w:pPr>
      <w:r w:rsidRPr="00E77497">
        <w:t>If IsAccessorDescriptor(</w:t>
      </w:r>
      <w:r w:rsidRPr="00E77497">
        <w:rPr>
          <w:i/>
        </w:rPr>
        <w:t>inherited</w:t>
      </w:r>
      <w:r w:rsidRPr="00E77497">
        <w:t xml:space="preserve">) is </w:t>
      </w:r>
      <w:r w:rsidRPr="00E77497">
        <w:rPr>
          <w:b/>
        </w:rPr>
        <w:t>true</w:t>
      </w:r>
      <w:r w:rsidRPr="00E77497">
        <w:t>, then</w:t>
      </w:r>
    </w:p>
    <w:p w14:paraId="698DD5C3" w14:textId="77777777" w:rsidR="004C02EF" w:rsidRPr="00E77497" w:rsidRDefault="004C02EF" w:rsidP="00FA3203">
      <w:pPr>
        <w:pStyle w:val="Alg4"/>
        <w:numPr>
          <w:ilvl w:val="1"/>
          <w:numId w:val="343"/>
        </w:numPr>
      </w:pPr>
      <w:r w:rsidRPr="00E77497">
        <w:t xml:space="preserve">If </w:t>
      </w:r>
      <w:r w:rsidRPr="00E77497">
        <w:rPr>
          <w:i/>
        </w:rPr>
        <w:t>inherited</w:t>
      </w:r>
      <w:r w:rsidRPr="00E77497">
        <w:t xml:space="preserve">.[[Set]] is </w:t>
      </w:r>
      <w:r w:rsidRPr="00E77497">
        <w:rPr>
          <w:b/>
        </w:rPr>
        <w:t>undefined</w:t>
      </w:r>
      <w:r w:rsidRPr="00E77497">
        <w:t xml:space="preserve">, then return </w:t>
      </w:r>
      <w:r w:rsidRPr="00E77497">
        <w:rPr>
          <w:b/>
        </w:rPr>
        <w:t>false</w:t>
      </w:r>
      <w:r w:rsidRPr="00E77497">
        <w:t>.</w:t>
      </w:r>
    </w:p>
    <w:p w14:paraId="014E9B78" w14:textId="77777777" w:rsidR="004C02EF" w:rsidRPr="00E77497" w:rsidRDefault="004C02EF" w:rsidP="00FA3203">
      <w:pPr>
        <w:pStyle w:val="Alg4"/>
        <w:numPr>
          <w:ilvl w:val="1"/>
          <w:numId w:val="343"/>
        </w:numPr>
      </w:pPr>
      <w:r w:rsidRPr="00E77497">
        <w:t xml:space="preserve">Else return </w:t>
      </w:r>
      <w:r w:rsidRPr="00E77497">
        <w:rPr>
          <w:b/>
        </w:rPr>
        <w:t>true</w:t>
      </w:r>
      <w:r w:rsidRPr="00E77497">
        <w:t>.</w:t>
      </w:r>
    </w:p>
    <w:p w14:paraId="3FAF0736" w14:textId="77777777" w:rsidR="004C02EF" w:rsidRPr="00E77497" w:rsidRDefault="004C02EF" w:rsidP="00FA3203">
      <w:pPr>
        <w:pStyle w:val="Alg4"/>
        <w:numPr>
          <w:ilvl w:val="0"/>
          <w:numId w:val="343"/>
        </w:numPr>
      </w:pPr>
      <w:r w:rsidRPr="00E77497">
        <w:t xml:space="preserve">Else, </w:t>
      </w:r>
      <w:r w:rsidRPr="00E77497">
        <w:rPr>
          <w:i/>
        </w:rPr>
        <w:t>inherited</w:t>
      </w:r>
      <w:r w:rsidRPr="00E77497">
        <w:t xml:space="preserve"> must be a DataDescriptor</w:t>
      </w:r>
    </w:p>
    <w:p w14:paraId="38B47A6F" w14:textId="77777777" w:rsidR="004C02EF" w:rsidRPr="00E77497" w:rsidRDefault="004C02EF" w:rsidP="00FA3203">
      <w:pPr>
        <w:pStyle w:val="Alg4"/>
        <w:numPr>
          <w:ilvl w:val="1"/>
          <w:numId w:val="343"/>
        </w:numPr>
      </w:pPr>
      <w:r w:rsidRPr="00E77497">
        <w:t xml:space="preserve">If the [[Extensible]] internal property of </w:t>
      </w:r>
      <w:r w:rsidRPr="00E77497">
        <w:rPr>
          <w:i/>
        </w:rPr>
        <w:t>O</w:t>
      </w:r>
      <w:r w:rsidRPr="00E77497">
        <w:t xml:space="preserve"> is </w:t>
      </w:r>
      <w:r w:rsidRPr="00E77497">
        <w:rPr>
          <w:b/>
        </w:rPr>
        <w:t>false</w:t>
      </w:r>
      <w:r w:rsidRPr="00E77497">
        <w:t xml:space="preserve">, return </w:t>
      </w:r>
      <w:r w:rsidRPr="00E77497">
        <w:rPr>
          <w:b/>
        </w:rPr>
        <w:t>false</w:t>
      </w:r>
      <w:r w:rsidRPr="00E77497">
        <w:t>.</w:t>
      </w:r>
    </w:p>
    <w:p w14:paraId="7EC9D521" w14:textId="77777777" w:rsidR="004C02EF" w:rsidRPr="00E77497" w:rsidRDefault="004C02EF" w:rsidP="00FA3203">
      <w:pPr>
        <w:pStyle w:val="Alg4"/>
        <w:numPr>
          <w:ilvl w:val="1"/>
          <w:numId w:val="343"/>
        </w:numPr>
        <w:spacing w:after="120"/>
      </w:pPr>
      <w:r w:rsidRPr="00E77497">
        <w:t xml:space="preserve">Else return the value of </w:t>
      </w:r>
      <w:r w:rsidRPr="00E77497">
        <w:rPr>
          <w:i/>
        </w:rPr>
        <w:t>inherited</w:t>
      </w:r>
      <w:r w:rsidRPr="00E77497">
        <w:t>.[[Writable]].</w:t>
      </w:r>
    </w:p>
    <w:p w14:paraId="200246E8" w14:textId="77777777" w:rsidR="004C02EF" w:rsidRPr="00E77497" w:rsidRDefault="004C02EF" w:rsidP="004C02EF">
      <w:pPr>
        <w:pStyle w:val="Note"/>
        <w:rPr>
          <w:sz w:val="20"/>
        </w:rPr>
      </w:pPr>
      <w:del w:id="4485" w:author="Rev 9 Allen Wirfs-Brock" w:date="2012-07-07T17:45:00Z">
        <w:r w:rsidRPr="00E77497" w:rsidDel="003D5776">
          <w:rPr>
            <w:sz w:val="20"/>
          </w:rPr>
          <w:delText xml:space="preserve">Host </w:delText>
        </w:r>
      </w:del>
      <w:ins w:id="4486" w:author="Rev 9 Allen Wirfs-Brock" w:date="2012-07-07T17:45:00Z">
        <w:r w:rsidR="003D5776">
          <w:rPr>
            <w:sz w:val="20"/>
          </w:rPr>
          <w:t>Exotic</w:t>
        </w:r>
        <w:r w:rsidR="003D5776" w:rsidRPr="00E77497">
          <w:rPr>
            <w:sz w:val="20"/>
          </w:rPr>
          <w:t xml:space="preserve"> </w:t>
        </w:r>
      </w:ins>
      <w:r w:rsidRPr="00E77497">
        <w:rPr>
          <w:sz w:val="20"/>
        </w:rPr>
        <w:t xml:space="preserve">objects may define additional constraints upon [[Put]] operations. If possible, </w:t>
      </w:r>
      <w:del w:id="4487" w:author="Rev 9 Allen Wirfs-Brock" w:date="2012-07-07T17:45:00Z">
        <w:r w:rsidRPr="00E77497" w:rsidDel="003D5776">
          <w:rPr>
            <w:sz w:val="20"/>
          </w:rPr>
          <w:delText xml:space="preserve">host </w:delText>
        </w:r>
      </w:del>
      <w:ins w:id="4488" w:author="Rev 9 Allen Wirfs-Brock" w:date="2012-07-07T17:45:00Z">
        <w:r w:rsidR="003D5776">
          <w:rPr>
            <w:sz w:val="20"/>
          </w:rPr>
          <w:t>exotic</w:t>
        </w:r>
        <w:r w:rsidR="003D5776" w:rsidRPr="00E77497">
          <w:rPr>
            <w:sz w:val="20"/>
          </w:rPr>
          <w:t xml:space="preserve"> </w:t>
        </w:r>
      </w:ins>
      <w:r w:rsidRPr="00E77497">
        <w:rPr>
          <w:sz w:val="20"/>
        </w:rPr>
        <w:t>objects should not allow [[Put]] operations in situations where this definition of [[CanPut]] returns false.</w:t>
      </w:r>
    </w:p>
    <w:p w14:paraId="1266E5C3" w14:textId="77777777" w:rsidR="004C02EF" w:rsidRPr="00E77497" w:rsidRDefault="004C02EF" w:rsidP="00C623F2">
      <w:pPr>
        <w:pStyle w:val="30"/>
        <w:numPr>
          <w:ilvl w:val="0"/>
          <w:numId w:val="0"/>
        </w:numPr>
      </w:pPr>
      <w:bookmarkStart w:id="4489" w:name="_Toc235503352"/>
      <w:bookmarkStart w:id="4490" w:name="_Toc241509127"/>
      <w:bookmarkStart w:id="4491" w:name="_Toc244416614"/>
      <w:bookmarkStart w:id="4492" w:name="_Toc276630978"/>
      <w:bookmarkStart w:id="4493" w:name="_Toc336509453"/>
      <w:r w:rsidRPr="00E77497">
        <w:t>8.12.5</w:t>
      </w:r>
      <w:r w:rsidRPr="00E77497">
        <w:tab/>
        <w:t>[[Put]] ( P, V, Throw</w:t>
      </w:r>
      <w:ins w:id="4494" w:author="Rev 7 Allen Wirfs-Brock" w:date="2012-05-01T15:48:00Z">
        <w:r w:rsidR="00791170">
          <w:t xml:space="preserve">[, </w:t>
        </w:r>
      </w:ins>
      <w:ins w:id="4495" w:author="Rev 7 Allen Wirfs-Brock" w:date="2012-05-01T15:51:00Z">
        <w:r w:rsidR="00791170">
          <w:t>accessorT</w:t>
        </w:r>
      </w:ins>
      <w:ins w:id="4496" w:author="Rev 7 Allen Wirfs-Brock" w:date="2012-05-01T15:48:00Z">
        <w:r w:rsidR="00791170">
          <w:t xml:space="preserve">hisValue] </w:t>
        </w:r>
      </w:ins>
      <w:r w:rsidRPr="00E77497">
        <w:t xml:space="preserve"> )</w:t>
      </w:r>
      <w:bookmarkEnd w:id="4489"/>
      <w:bookmarkEnd w:id="4490"/>
      <w:bookmarkEnd w:id="4491"/>
      <w:bookmarkEnd w:id="4492"/>
      <w:bookmarkEnd w:id="4493"/>
    </w:p>
    <w:p w14:paraId="10891527" w14:textId="77777777" w:rsidR="004C02EF" w:rsidRPr="00E77497" w:rsidRDefault="004C02EF" w:rsidP="004C02EF">
      <w:r w:rsidRPr="00E77497">
        <w:t xml:space="preserve">When the [[Put]] internal method of </w:t>
      </w:r>
      <w:r w:rsidRPr="00E77497">
        <w:rPr>
          <w:rFonts w:ascii="Times New Roman" w:hAnsi="Times New Roman"/>
          <w:i/>
        </w:rPr>
        <w:t>O</w:t>
      </w:r>
      <w:r w:rsidRPr="00E77497">
        <w:t xml:space="preserve"> is called with property </w:t>
      </w:r>
      <w:r w:rsidRPr="00E77497">
        <w:rPr>
          <w:rFonts w:ascii="Times New Roman" w:hAnsi="Times New Roman"/>
          <w:i/>
        </w:rPr>
        <w:t>P</w:t>
      </w:r>
      <w:r w:rsidRPr="00E77497">
        <w:t xml:space="preserve">, value </w:t>
      </w:r>
      <w:r w:rsidRPr="00E77497">
        <w:rPr>
          <w:rFonts w:ascii="Times New Roman" w:hAnsi="Times New Roman"/>
          <w:i/>
        </w:rPr>
        <w:t>V</w:t>
      </w:r>
      <w:r w:rsidRPr="00E77497">
        <w:t xml:space="preserve">, and Boolean flag </w:t>
      </w:r>
      <w:r w:rsidRPr="00E77497">
        <w:rPr>
          <w:rFonts w:ascii="Times New Roman" w:hAnsi="Times New Roman"/>
          <w:i/>
        </w:rPr>
        <w:t>Throw</w:t>
      </w:r>
      <w:r w:rsidRPr="00E77497">
        <w:t>, the following steps are taken:</w:t>
      </w:r>
    </w:p>
    <w:p w14:paraId="75FD2C31" w14:textId="77777777" w:rsidR="004E4ED3" w:rsidDel="00D8563F" w:rsidRDefault="00B868C9" w:rsidP="004E4ED3">
      <w:pPr>
        <w:pStyle w:val="Alg4"/>
        <w:numPr>
          <w:ilvl w:val="0"/>
          <w:numId w:val="344"/>
        </w:numPr>
        <w:rPr>
          <w:ins w:id="4497" w:author="Rev 6 Allen Wirfs-Brock" w:date="2012-02-22T13:22:00Z"/>
          <w:del w:id="4498" w:author="Rev 7 Allen Wirfs-Brock" w:date="2012-04-09T16:11:00Z"/>
        </w:rPr>
      </w:pPr>
      <w:ins w:id="4499" w:author="Rev 6 Allen Wirfs-Brock" w:date="2012-02-23T13:16:00Z">
        <w:del w:id="4500" w:author="Rev 7 Allen Wirfs-Brock" w:date="2012-04-09T16:11:00Z">
          <w:r w:rsidDel="00D8563F">
            <w:delText>ReturnIfAbrupt(</w:delText>
          </w:r>
          <w:r w:rsidDel="00D8563F">
            <w:rPr>
              <w:i/>
            </w:rPr>
            <w:delText>O</w:delText>
          </w:r>
          <w:r w:rsidDel="00D8563F">
            <w:delText>)</w:delText>
          </w:r>
        </w:del>
      </w:ins>
      <w:ins w:id="4501" w:author="Rev 6 Allen Wirfs-Brock" w:date="2012-02-22T13:22:00Z">
        <w:del w:id="4502" w:author="Rev 7 Allen Wirfs-Brock" w:date="2012-04-09T16:11:00Z">
          <w:r w:rsidR="004E4ED3" w:rsidDel="00D8563F">
            <w:delText>.</w:delText>
          </w:r>
        </w:del>
      </w:ins>
    </w:p>
    <w:p w14:paraId="0C954865" w14:textId="77777777" w:rsidR="004C02EF" w:rsidRPr="00E77497" w:rsidRDefault="004C02EF" w:rsidP="00FA3203">
      <w:pPr>
        <w:pStyle w:val="Alg4"/>
        <w:numPr>
          <w:ilvl w:val="0"/>
          <w:numId w:val="344"/>
        </w:numPr>
      </w:pPr>
      <w:r w:rsidRPr="00E77497">
        <w:t xml:space="preserve">If the result of calling the [[CanPut]] internal method of </w:t>
      </w:r>
      <w:r w:rsidRPr="00E77497">
        <w:rPr>
          <w:i/>
        </w:rPr>
        <w:t xml:space="preserve">O </w:t>
      </w:r>
      <w:r w:rsidRPr="00E77497">
        <w:t xml:space="preserve">with argument </w:t>
      </w:r>
      <w:r w:rsidRPr="00E77497">
        <w:rPr>
          <w:i/>
        </w:rPr>
        <w:t xml:space="preserve">P </w:t>
      </w:r>
      <w:r w:rsidRPr="00E77497">
        <w:t xml:space="preserve">is </w:t>
      </w:r>
      <w:r w:rsidRPr="00E77497">
        <w:rPr>
          <w:b/>
        </w:rPr>
        <w:t>false</w:t>
      </w:r>
      <w:r w:rsidRPr="00E77497">
        <w:t>, then</w:t>
      </w:r>
    </w:p>
    <w:p w14:paraId="5606F014" w14:textId="77777777" w:rsidR="004C02EF" w:rsidRPr="00E77497" w:rsidRDefault="004C02EF" w:rsidP="00FA3203">
      <w:pPr>
        <w:pStyle w:val="Alg4"/>
        <w:numPr>
          <w:ilvl w:val="1"/>
          <w:numId w:val="344"/>
        </w:numPr>
      </w:pPr>
      <w:r w:rsidRPr="00E77497">
        <w:t xml:space="preserve">If </w:t>
      </w:r>
      <w:r w:rsidRPr="00E77497">
        <w:rPr>
          <w:i/>
        </w:rPr>
        <w:t xml:space="preserve">Throw </w:t>
      </w:r>
      <w:r w:rsidRPr="00E77497">
        <w:t xml:space="preserve">is </w:t>
      </w:r>
      <w:r w:rsidRPr="00E77497">
        <w:rPr>
          <w:b/>
        </w:rPr>
        <w:t>true</w:t>
      </w:r>
      <w:r w:rsidRPr="00E77497">
        <w:t xml:space="preserve">, then throw a </w:t>
      </w:r>
      <w:r w:rsidRPr="00E77497">
        <w:rPr>
          <w:b/>
        </w:rPr>
        <w:t xml:space="preserve">TypeError </w:t>
      </w:r>
      <w:r w:rsidRPr="00E77497">
        <w:t>exception.</w:t>
      </w:r>
    </w:p>
    <w:p w14:paraId="6335219B" w14:textId="77777777" w:rsidR="004C02EF" w:rsidRPr="00E77497" w:rsidRDefault="004C02EF" w:rsidP="00FA3203">
      <w:pPr>
        <w:pStyle w:val="Alg4"/>
        <w:numPr>
          <w:ilvl w:val="1"/>
          <w:numId w:val="344"/>
        </w:numPr>
      </w:pPr>
      <w:r w:rsidRPr="00E77497">
        <w:t>Else return</w:t>
      </w:r>
      <w:ins w:id="4503" w:author="Rev 6 Allen Wirfs-Brock" w:date="2012-02-22T13:22:00Z">
        <w:r w:rsidR="004E4ED3" w:rsidRPr="004E4ED3">
          <w:rPr>
            <w:b/>
          </w:rPr>
          <w:t xml:space="preserve"> </w:t>
        </w:r>
        <w:r w:rsidR="004E4ED3" w:rsidRPr="00E77497">
          <w:rPr>
            <w:b/>
          </w:rPr>
          <w:t>undefined</w:t>
        </w:r>
      </w:ins>
      <w:r w:rsidRPr="00E77497">
        <w:t>.</w:t>
      </w:r>
    </w:p>
    <w:p w14:paraId="08571832" w14:textId="77777777" w:rsidR="004C02EF" w:rsidRPr="00E77497" w:rsidRDefault="004C02EF" w:rsidP="00FA3203">
      <w:pPr>
        <w:pStyle w:val="Alg4"/>
        <w:numPr>
          <w:ilvl w:val="0"/>
          <w:numId w:val="344"/>
        </w:numPr>
      </w:pPr>
      <w:r w:rsidRPr="00E77497">
        <w:t xml:space="preserve">Let </w:t>
      </w:r>
      <w:r w:rsidRPr="00E77497">
        <w:rPr>
          <w:i/>
        </w:rPr>
        <w:t xml:space="preserve">ownDesc </w:t>
      </w:r>
      <w:r w:rsidRPr="00E77497">
        <w:t xml:space="preserve">be the result of calling the [[GetOwnProperty]] internal method of </w:t>
      </w:r>
      <w:r w:rsidRPr="00E77497">
        <w:rPr>
          <w:i/>
        </w:rPr>
        <w:t xml:space="preserve">O </w:t>
      </w:r>
      <w:r w:rsidRPr="00E77497">
        <w:t xml:space="preserve">with argument </w:t>
      </w:r>
      <w:r w:rsidRPr="00E77497">
        <w:rPr>
          <w:i/>
        </w:rPr>
        <w:t>P</w:t>
      </w:r>
      <w:r w:rsidRPr="00E77497">
        <w:t>.</w:t>
      </w:r>
    </w:p>
    <w:p w14:paraId="1047E453" w14:textId="77777777" w:rsidR="004C02EF" w:rsidRPr="00E77497" w:rsidRDefault="004C02EF" w:rsidP="00FA3203">
      <w:pPr>
        <w:pStyle w:val="Alg4"/>
        <w:numPr>
          <w:ilvl w:val="0"/>
          <w:numId w:val="344"/>
        </w:numPr>
      </w:pPr>
      <w:r w:rsidRPr="00E77497">
        <w:t>If IsDataDescriptor(</w:t>
      </w:r>
      <w:r w:rsidRPr="00E77497">
        <w:rPr>
          <w:i/>
        </w:rPr>
        <w:t>ownDesc</w:t>
      </w:r>
      <w:r w:rsidRPr="00E77497">
        <w:t xml:space="preserve">) is </w:t>
      </w:r>
      <w:r w:rsidRPr="00E77497">
        <w:rPr>
          <w:b/>
        </w:rPr>
        <w:t>true</w:t>
      </w:r>
      <w:r w:rsidRPr="00E77497">
        <w:t>, then</w:t>
      </w:r>
    </w:p>
    <w:p w14:paraId="310EF36F" w14:textId="77777777" w:rsidR="004C02EF" w:rsidRPr="00E77497" w:rsidRDefault="004C02EF" w:rsidP="00FA3203">
      <w:pPr>
        <w:pStyle w:val="Alg4"/>
        <w:numPr>
          <w:ilvl w:val="1"/>
          <w:numId w:val="344"/>
        </w:numPr>
      </w:pPr>
      <w:r w:rsidRPr="00E77497">
        <w:t xml:space="preserve">Let </w:t>
      </w:r>
      <w:r w:rsidRPr="00E77497">
        <w:rPr>
          <w:i/>
        </w:rPr>
        <w:t>valueDesc</w:t>
      </w:r>
      <w:r w:rsidRPr="00E77497">
        <w:t xml:space="preserve"> be the Property Descriptor {[[Value]]: </w:t>
      </w:r>
      <w:r w:rsidRPr="00E77497">
        <w:rPr>
          <w:i/>
        </w:rPr>
        <w:t>V</w:t>
      </w:r>
      <w:r w:rsidRPr="00E77497">
        <w:t>}.</w:t>
      </w:r>
    </w:p>
    <w:p w14:paraId="259DB468" w14:textId="77777777" w:rsidR="004C02EF" w:rsidRPr="00E77497" w:rsidRDefault="004C02EF" w:rsidP="00FA3203">
      <w:pPr>
        <w:pStyle w:val="Alg4"/>
        <w:numPr>
          <w:ilvl w:val="1"/>
          <w:numId w:val="344"/>
        </w:numPr>
      </w:pPr>
      <w:del w:id="4504" w:author="Rev 6 Allen Wirfs-Brock" w:date="2012-02-22T13:23:00Z">
        <w:r w:rsidRPr="00E77497" w:rsidDel="004E4ED3">
          <w:delText xml:space="preserve">Call </w:delText>
        </w:r>
      </w:del>
      <w:ins w:id="4505" w:author="Rev 6 Allen Wirfs-Brock" w:date="2012-02-22T13:23:00Z">
        <w:r w:rsidR="004E4ED3">
          <w:t>Return the result of calling</w:t>
        </w:r>
        <w:r w:rsidR="004E4ED3" w:rsidRPr="00E77497">
          <w:t xml:space="preserve"> </w:t>
        </w:r>
      </w:ins>
      <w:r w:rsidRPr="00E77497">
        <w:t xml:space="preserve">the [[DefineOwnProperty]] internal method of </w:t>
      </w:r>
      <w:r w:rsidRPr="00E77497">
        <w:rPr>
          <w:i/>
        </w:rPr>
        <w:t>O</w:t>
      </w:r>
      <w:r w:rsidRPr="00E77497">
        <w:t xml:space="preserve"> passing </w:t>
      </w:r>
      <w:r w:rsidRPr="00E77497">
        <w:rPr>
          <w:i/>
        </w:rPr>
        <w:t>P</w:t>
      </w:r>
      <w:r w:rsidRPr="00E77497">
        <w:t xml:space="preserve">, </w:t>
      </w:r>
      <w:r w:rsidRPr="00E77497">
        <w:rPr>
          <w:i/>
        </w:rPr>
        <w:t>valueDesc</w:t>
      </w:r>
      <w:r w:rsidRPr="00E77497">
        <w:t xml:space="preserve">, and </w:t>
      </w:r>
      <w:r w:rsidRPr="00E77497">
        <w:rPr>
          <w:i/>
        </w:rPr>
        <w:t>Throw</w:t>
      </w:r>
      <w:r w:rsidRPr="00E77497">
        <w:t xml:space="preserve"> as arguments.</w:t>
      </w:r>
    </w:p>
    <w:p w14:paraId="2E1EAD69" w14:textId="77777777" w:rsidR="004C02EF" w:rsidRPr="00E77497" w:rsidDel="00DE13A5" w:rsidRDefault="004C02EF" w:rsidP="00FA3203">
      <w:pPr>
        <w:pStyle w:val="Alg4"/>
        <w:numPr>
          <w:ilvl w:val="1"/>
          <w:numId w:val="344"/>
        </w:numPr>
        <w:rPr>
          <w:del w:id="4506" w:author="Rev 7 Allen Wirfs-Brock" w:date="2012-05-04T14:02:00Z"/>
        </w:rPr>
      </w:pPr>
      <w:del w:id="4507" w:author="Rev 7 Allen Wirfs-Brock" w:date="2012-05-04T14:02:00Z">
        <w:r w:rsidRPr="00E77497" w:rsidDel="00DE13A5">
          <w:delText>Return.</w:delText>
        </w:r>
      </w:del>
    </w:p>
    <w:p w14:paraId="69EF4E63" w14:textId="77777777" w:rsidR="004C02EF" w:rsidRPr="00E77497" w:rsidRDefault="004C02EF" w:rsidP="009A20C6">
      <w:pPr>
        <w:pStyle w:val="Alg4"/>
        <w:numPr>
          <w:ilvl w:val="0"/>
          <w:numId w:val="344"/>
        </w:numPr>
      </w:pPr>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argument </w:t>
      </w:r>
      <w:r w:rsidRPr="00E77497">
        <w:rPr>
          <w:i/>
        </w:rPr>
        <w:t>P</w:t>
      </w:r>
      <w:r w:rsidRPr="00E77497">
        <w:t xml:space="preserve">. This may be </w:t>
      </w:r>
      <w:ins w:id="4508" w:author="Rev 10 Allen Wirfs-Brock" w:date="2012-09-27T08:35:00Z">
        <w:r w:rsidR="00E224CC">
          <w:t xml:space="preserve"> </w:t>
        </w:r>
        <w:r w:rsidR="00E224CC" w:rsidRPr="00E224CC">
          <w:rPr>
            <w:b/>
          </w:rPr>
          <w:t>undefined</w:t>
        </w:r>
        <w:r w:rsidR="00E224CC">
          <w:t xml:space="preserve"> or </w:t>
        </w:r>
      </w:ins>
      <w:r w:rsidRPr="00E77497">
        <w:t>either an own or inherited accessor property descriptor or an inherited data property descriptor.</w:t>
      </w:r>
    </w:p>
    <w:p w14:paraId="1C9F237A" w14:textId="77777777" w:rsidR="004C02EF" w:rsidRPr="00E77497" w:rsidRDefault="004C02EF" w:rsidP="009A20C6">
      <w:pPr>
        <w:pStyle w:val="Alg4"/>
        <w:numPr>
          <w:ilvl w:val="0"/>
          <w:numId w:val="344"/>
        </w:numPr>
      </w:pPr>
      <w:r w:rsidRPr="00E77497">
        <w:t>If IsAccessorDescriptor(</w:t>
      </w:r>
      <w:r w:rsidRPr="00E77497">
        <w:rPr>
          <w:i/>
        </w:rPr>
        <w:t>desc</w:t>
      </w:r>
      <w:r w:rsidRPr="00E77497">
        <w:t xml:space="preserve">) is </w:t>
      </w:r>
      <w:r w:rsidRPr="00E77497">
        <w:rPr>
          <w:b/>
        </w:rPr>
        <w:t>true</w:t>
      </w:r>
      <w:r w:rsidRPr="00E77497">
        <w:t>, then</w:t>
      </w:r>
    </w:p>
    <w:p w14:paraId="2020CE4C" w14:textId="77777777" w:rsidR="004C02EF" w:rsidRPr="00E77497" w:rsidRDefault="004C02EF" w:rsidP="009A20C6">
      <w:pPr>
        <w:pStyle w:val="Alg4"/>
        <w:numPr>
          <w:ilvl w:val="1"/>
          <w:numId w:val="344"/>
        </w:numPr>
      </w:pPr>
      <w:r w:rsidRPr="00E77497">
        <w:t xml:space="preserve">Let </w:t>
      </w:r>
      <w:r w:rsidRPr="00E77497">
        <w:rPr>
          <w:i/>
        </w:rPr>
        <w:t xml:space="preserve">setter </w:t>
      </w:r>
      <w:r w:rsidRPr="00E77497">
        <w:t xml:space="preserve">be </w:t>
      </w:r>
      <w:r w:rsidRPr="00E77497">
        <w:rPr>
          <w:i/>
        </w:rPr>
        <w:t>desc</w:t>
      </w:r>
      <w:r w:rsidRPr="00E77497">
        <w:t xml:space="preserve">.[[Set]] which cannot be </w:t>
      </w:r>
      <w:r w:rsidRPr="00E77497">
        <w:rPr>
          <w:b/>
        </w:rPr>
        <w:t>undefined</w:t>
      </w:r>
      <w:r w:rsidRPr="00E77497">
        <w:t>.</w:t>
      </w:r>
    </w:p>
    <w:p w14:paraId="2596FE52" w14:textId="77777777" w:rsidR="00791170" w:rsidRDefault="00791170" w:rsidP="00791170">
      <w:pPr>
        <w:pStyle w:val="Alg4"/>
        <w:numPr>
          <w:ilvl w:val="1"/>
          <w:numId w:val="344"/>
        </w:numPr>
        <w:spacing w:after="120"/>
        <w:contextualSpacing/>
        <w:rPr>
          <w:ins w:id="4509" w:author="Rev 7 Allen Wirfs-Brock" w:date="2012-05-01T15:51:00Z"/>
        </w:rPr>
      </w:pPr>
      <w:ins w:id="4510" w:author="Rev 7 Allen Wirfs-Brock" w:date="2012-05-01T15:51:00Z">
        <w:r>
          <w:t xml:space="preserve">If </w:t>
        </w:r>
      </w:ins>
      <w:ins w:id="4511" w:author="Rev 7 Allen Wirfs-Brock" w:date="2012-05-01T15:52:00Z">
        <w:r>
          <w:rPr>
            <w:i/>
          </w:rPr>
          <w:t>accessorT</w:t>
        </w:r>
      </w:ins>
      <w:ins w:id="4512" w:author="Rev 7 Allen Wirfs-Brock" w:date="2012-05-01T15:51:00Z">
        <w:r w:rsidRPr="00791170">
          <w:rPr>
            <w:i/>
          </w:rPr>
          <w:t>hisValue</w:t>
        </w:r>
        <w:r>
          <w:t xml:space="preserve"> is not present, then let </w:t>
        </w:r>
      </w:ins>
      <w:ins w:id="4513" w:author="Rev 7 Allen Wirfs-Brock" w:date="2012-05-01T15:52:00Z">
        <w:r>
          <w:rPr>
            <w:i/>
          </w:rPr>
          <w:t>accessorT</w:t>
        </w:r>
        <w:r w:rsidRPr="00791170">
          <w:rPr>
            <w:i/>
          </w:rPr>
          <w:t>hisValue</w:t>
        </w:r>
        <w:r>
          <w:t xml:space="preserve"> </w:t>
        </w:r>
      </w:ins>
      <w:ins w:id="4514" w:author="Rev 7 Allen Wirfs-Brock" w:date="2012-05-01T15:51:00Z">
        <w:r>
          <w:t xml:space="preserve">be </w:t>
        </w:r>
        <w:r w:rsidRPr="00791170">
          <w:rPr>
            <w:i/>
          </w:rPr>
          <w:t>O</w:t>
        </w:r>
        <w:r>
          <w:t>.</w:t>
        </w:r>
      </w:ins>
    </w:p>
    <w:p w14:paraId="2CA758EC" w14:textId="77777777" w:rsidR="004C02EF" w:rsidRPr="00E77497" w:rsidRDefault="004E4ED3" w:rsidP="009A20C6">
      <w:pPr>
        <w:pStyle w:val="Alg4"/>
        <w:numPr>
          <w:ilvl w:val="1"/>
          <w:numId w:val="344"/>
        </w:numPr>
      </w:pPr>
      <w:ins w:id="4515" w:author="Rev 6 Allen Wirfs-Brock" w:date="2012-02-22T13:23:00Z">
        <w:r>
          <w:t>Return the result of calling</w:t>
        </w:r>
        <w:r w:rsidRPr="00E77497">
          <w:t xml:space="preserve"> </w:t>
        </w:r>
      </w:ins>
      <w:del w:id="4516" w:author="Rev 6 Allen Wirfs-Brock" w:date="2012-02-22T13:23:00Z">
        <w:r w:rsidR="004C02EF" w:rsidRPr="00E77497" w:rsidDel="004E4ED3">
          <w:delText xml:space="preserve">Call </w:delText>
        </w:r>
      </w:del>
      <w:r w:rsidR="004C02EF" w:rsidRPr="00E77497">
        <w:t xml:space="preserve">the [[Call]] internal method of </w:t>
      </w:r>
      <w:r w:rsidR="004C02EF" w:rsidRPr="00E77497">
        <w:rPr>
          <w:i/>
        </w:rPr>
        <w:t xml:space="preserve">setter </w:t>
      </w:r>
      <w:r w:rsidR="004C02EF" w:rsidRPr="00E77497">
        <w:t xml:space="preserve">providing </w:t>
      </w:r>
      <w:ins w:id="4517" w:author="Rev 10 Allen Wirfs-Brock" w:date="2012-08-14T16:18:00Z">
        <w:r w:rsidR="00EA1B5F">
          <w:rPr>
            <w:i/>
          </w:rPr>
          <w:t>accessorT</w:t>
        </w:r>
        <w:r w:rsidR="00EA1B5F" w:rsidRPr="00791170">
          <w:rPr>
            <w:i/>
          </w:rPr>
          <w:t>hisValue</w:t>
        </w:r>
        <w:r w:rsidR="00EA1B5F">
          <w:t xml:space="preserve"> </w:t>
        </w:r>
      </w:ins>
      <w:ins w:id="4518" w:author="Rev 7 Allen Wirfs-Brock" w:date="2012-05-01T15:51:00Z">
        <w:del w:id="4519" w:author="Rev 10 Allen Wirfs-Brock" w:date="2012-08-14T16:18:00Z">
          <w:r w:rsidR="00791170" w:rsidRPr="00791170" w:rsidDel="00EA1B5F">
            <w:rPr>
              <w:i/>
            </w:rPr>
            <w:delText>thisValue</w:delText>
          </w:r>
        </w:del>
      </w:ins>
      <w:del w:id="4520" w:author="Rev 10 Allen Wirfs-Brock" w:date="2012-08-14T16:18:00Z">
        <w:r w:rsidR="004C02EF" w:rsidRPr="00E77497" w:rsidDel="00EA1B5F">
          <w:rPr>
            <w:i/>
          </w:rPr>
          <w:delText xml:space="preserve">O </w:delText>
        </w:r>
      </w:del>
      <w:r w:rsidR="004C02EF" w:rsidRPr="00E77497">
        <w:t xml:space="preserve">as the </w:t>
      </w:r>
      <w:r w:rsidR="004C02EF" w:rsidRPr="00E77497">
        <w:rPr>
          <w:b/>
        </w:rPr>
        <w:t xml:space="preserve">this </w:t>
      </w:r>
      <w:r w:rsidR="004C02EF" w:rsidRPr="00E77497">
        <w:t xml:space="preserve">value and providing </w:t>
      </w:r>
      <w:r w:rsidR="004C02EF" w:rsidRPr="00E77497">
        <w:rPr>
          <w:i/>
        </w:rPr>
        <w:t xml:space="preserve">V </w:t>
      </w:r>
      <w:r w:rsidR="004C02EF" w:rsidRPr="00E77497">
        <w:t>as the sole argument.</w:t>
      </w:r>
    </w:p>
    <w:p w14:paraId="2B0B1400" w14:textId="77777777" w:rsidR="004C02EF" w:rsidRPr="00E77497" w:rsidRDefault="004C02EF" w:rsidP="009A20C6">
      <w:pPr>
        <w:pStyle w:val="Alg4"/>
        <w:numPr>
          <w:ilvl w:val="0"/>
          <w:numId w:val="344"/>
        </w:numPr>
      </w:pPr>
      <w:r w:rsidRPr="00E77497">
        <w:t xml:space="preserve">Else, create a named data property named </w:t>
      </w:r>
      <w:r w:rsidRPr="00E77497">
        <w:rPr>
          <w:i/>
        </w:rPr>
        <w:t xml:space="preserve">P </w:t>
      </w:r>
      <w:r w:rsidRPr="00E77497">
        <w:t xml:space="preserve">on object </w:t>
      </w:r>
      <w:r w:rsidRPr="00E77497">
        <w:rPr>
          <w:i/>
        </w:rPr>
        <w:t xml:space="preserve">O </w:t>
      </w:r>
      <w:r w:rsidRPr="00E77497">
        <w:t>as follows</w:t>
      </w:r>
    </w:p>
    <w:p w14:paraId="630B1BAA" w14:textId="77777777" w:rsidR="004C02EF" w:rsidRPr="00E77497" w:rsidRDefault="004C02EF" w:rsidP="009A20C6">
      <w:pPr>
        <w:pStyle w:val="Alg4"/>
        <w:numPr>
          <w:ilvl w:val="1"/>
          <w:numId w:val="344"/>
        </w:numPr>
      </w:pPr>
      <w:r w:rsidRPr="00E77497">
        <w:t xml:space="preserve">Let </w:t>
      </w:r>
      <w:r w:rsidRPr="00E77497">
        <w:rPr>
          <w:i/>
        </w:rPr>
        <w:t>newDesc</w:t>
      </w:r>
      <w:r w:rsidRPr="00E77497">
        <w:t xml:space="preserve"> be the Property Descriptor</w:t>
      </w:r>
      <w:r w:rsidRPr="00E77497">
        <w:br/>
        <w:t xml:space="preserve">{[[Value]]: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3C313687" w14:textId="77777777" w:rsidR="004C02EF" w:rsidRPr="00E77497" w:rsidRDefault="004E4ED3" w:rsidP="004E4ED3">
      <w:pPr>
        <w:pStyle w:val="Alg4"/>
        <w:numPr>
          <w:ilvl w:val="1"/>
          <w:numId w:val="344"/>
        </w:numPr>
        <w:spacing w:after="220"/>
      </w:pPr>
      <w:ins w:id="4521" w:author="Rev 6 Allen Wirfs-Brock" w:date="2012-02-22T13:23:00Z">
        <w:r>
          <w:t>Return the result of calling</w:t>
        </w:r>
        <w:r w:rsidRPr="00E77497">
          <w:t xml:space="preserve"> </w:t>
        </w:r>
      </w:ins>
      <w:del w:id="4522" w:author="Rev 6 Allen Wirfs-Brock" w:date="2012-02-22T13:23:00Z">
        <w:r w:rsidR="004C02EF" w:rsidRPr="00E77497" w:rsidDel="004E4ED3">
          <w:delText xml:space="preserve">Call </w:delText>
        </w:r>
      </w:del>
      <w:r w:rsidR="004C02EF" w:rsidRPr="00E77497">
        <w:t xml:space="preserve">the [[DefineOwnProperty]] internal method of </w:t>
      </w:r>
      <w:r w:rsidR="004C02EF" w:rsidRPr="00E77497">
        <w:rPr>
          <w:i/>
        </w:rPr>
        <w:t>O</w:t>
      </w:r>
      <w:r w:rsidR="004C02EF" w:rsidRPr="00E77497">
        <w:t xml:space="preserve"> passing </w:t>
      </w:r>
      <w:r w:rsidR="004C02EF" w:rsidRPr="00E77497">
        <w:rPr>
          <w:i/>
        </w:rPr>
        <w:t>P</w:t>
      </w:r>
      <w:r w:rsidR="004C02EF" w:rsidRPr="00E77497">
        <w:t xml:space="preserve">, </w:t>
      </w:r>
      <w:r w:rsidR="004C02EF" w:rsidRPr="00E77497">
        <w:rPr>
          <w:i/>
        </w:rPr>
        <w:t>newDesc</w:t>
      </w:r>
      <w:r w:rsidR="004C02EF" w:rsidRPr="00E77497">
        <w:t xml:space="preserve">, and </w:t>
      </w:r>
      <w:r w:rsidR="004C02EF" w:rsidRPr="00E77497">
        <w:rPr>
          <w:i/>
        </w:rPr>
        <w:t>Throw</w:t>
      </w:r>
      <w:r w:rsidR="004C02EF" w:rsidRPr="00E77497">
        <w:t xml:space="preserve"> as arguments.</w:t>
      </w:r>
    </w:p>
    <w:p w14:paraId="4705B6DA" w14:textId="77777777" w:rsidR="004C02EF" w:rsidRPr="00E77497" w:rsidDel="004E4ED3" w:rsidRDefault="004C02EF" w:rsidP="009A20C6">
      <w:pPr>
        <w:pStyle w:val="Alg4"/>
        <w:numPr>
          <w:ilvl w:val="0"/>
          <w:numId w:val="344"/>
        </w:numPr>
        <w:spacing w:after="120"/>
        <w:rPr>
          <w:del w:id="4523" w:author="Rev 6 Allen Wirfs-Brock" w:date="2012-02-22T13:24:00Z"/>
        </w:rPr>
      </w:pPr>
      <w:del w:id="4524" w:author="Rev 6 Allen Wirfs-Brock" w:date="2012-02-22T13:24:00Z">
        <w:r w:rsidRPr="00E77497" w:rsidDel="004E4ED3">
          <w:delText>Return.</w:delText>
        </w:r>
      </w:del>
    </w:p>
    <w:p w14:paraId="4144B2EB" w14:textId="77777777" w:rsidR="004C02EF" w:rsidRPr="00E77497" w:rsidRDefault="004C02EF" w:rsidP="00C623F2">
      <w:pPr>
        <w:pStyle w:val="30"/>
        <w:numPr>
          <w:ilvl w:val="0"/>
          <w:numId w:val="0"/>
        </w:numPr>
      </w:pPr>
      <w:bookmarkStart w:id="4525" w:name="_Toc235503353"/>
      <w:bookmarkStart w:id="4526" w:name="_Toc241509128"/>
      <w:bookmarkStart w:id="4527" w:name="_Toc244416615"/>
      <w:bookmarkStart w:id="4528" w:name="_Toc276630979"/>
      <w:bookmarkStart w:id="4529" w:name="_Toc336509454"/>
      <w:r w:rsidRPr="00E77497">
        <w:t>8.12.6</w:t>
      </w:r>
      <w:r w:rsidRPr="00E77497">
        <w:tab/>
        <w:t>[[HasProperty]] (P)</w:t>
      </w:r>
      <w:bookmarkEnd w:id="4525"/>
      <w:bookmarkEnd w:id="4526"/>
      <w:bookmarkEnd w:id="4527"/>
      <w:bookmarkEnd w:id="4528"/>
      <w:bookmarkEnd w:id="4529"/>
    </w:p>
    <w:p w14:paraId="0390C687" w14:textId="77777777" w:rsidR="004C02EF" w:rsidRPr="00E77497" w:rsidRDefault="004C02EF" w:rsidP="004C02EF">
      <w:r w:rsidRPr="00E77497">
        <w:t xml:space="preserve">When the [[HasProperty]]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the following steps are taken:</w:t>
      </w:r>
    </w:p>
    <w:p w14:paraId="641CE4C2" w14:textId="77777777" w:rsidR="004E4ED3" w:rsidDel="00D8563F" w:rsidRDefault="00B868C9" w:rsidP="004E4ED3">
      <w:pPr>
        <w:pStyle w:val="Alg4"/>
        <w:numPr>
          <w:ilvl w:val="0"/>
          <w:numId w:val="345"/>
        </w:numPr>
        <w:rPr>
          <w:ins w:id="4530" w:author="Rev 6 Allen Wirfs-Brock" w:date="2012-02-22T13:24:00Z"/>
          <w:del w:id="4531" w:author="Rev 7 Allen Wirfs-Brock" w:date="2012-04-09T16:12:00Z"/>
        </w:rPr>
      </w:pPr>
      <w:ins w:id="4532" w:author="Rev 6 Allen Wirfs-Brock" w:date="2012-02-23T13:16:00Z">
        <w:del w:id="4533" w:author="Rev 7 Allen Wirfs-Brock" w:date="2012-04-09T16:12:00Z">
          <w:r w:rsidDel="00D8563F">
            <w:delText>ReturnIfAbrupt(</w:delText>
          </w:r>
          <w:r w:rsidDel="00D8563F">
            <w:rPr>
              <w:i/>
            </w:rPr>
            <w:delText>O</w:delText>
          </w:r>
          <w:r w:rsidDel="00D8563F">
            <w:delText>)</w:delText>
          </w:r>
        </w:del>
      </w:ins>
      <w:ins w:id="4534" w:author="Rev 6 Allen Wirfs-Brock" w:date="2012-02-22T13:24:00Z">
        <w:del w:id="4535" w:author="Rev 7 Allen Wirfs-Brock" w:date="2012-04-09T16:12:00Z">
          <w:r w:rsidR="004E4ED3" w:rsidDel="00D8563F">
            <w:delText>.</w:delText>
          </w:r>
        </w:del>
      </w:ins>
    </w:p>
    <w:p w14:paraId="4380DDC3" w14:textId="77777777" w:rsidR="004C02EF" w:rsidRPr="00E77497" w:rsidRDefault="004C02EF" w:rsidP="009A20C6">
      <w:pPr>
        <w:pStyle w:val="Alg4"/>
        <w:numPr>
          <w:ilvl w:val="0"/>
          <w:numId w:val="345"/>
        </w:numPr>
      </w:pPr>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p>
    <w:p w14:paraId="41C86246" w14:textId="77777777" w:rsidR="004C02EF" w:rsidRPr="00E77497" w:rsidRDefault="004C02EF" w:rsidP="009A20C6">
      <w:pPr>
        <w:pStyle w:val="Alg4"/>
        <w:numPr>
          <w:ilvl w:val="0"/>
          <w:numId w:val="345"/>
        </w:numPr>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b/>
        </w:rPr>
        <w:t>false</w:t>
      </w:r>
      <w:r w:rsidRPr="00E77497">
        <w:t>.</w:t>
      </w:r>
    </w:p>
    <w:p w14:paraId="3F6EE881" w14:textId="77777777" w:rsidR="004C02EF" w:rsidRPr="00E77497" w:rsidRDefault="004C02EF" w:rsidP="009A20C6">
      <w:pPr>
        <w:pStyle w:val="Alg4"/>
        <w:numPr>
          <w:ilvl w:val="0"/>
          <w:numId w:val="345"/>
        </w:numPr>
        <w:spacing w:after="120"/>
      </w:pPr>
      <w:r w:rsidRPr="00E77497">
        <w:t xml:space="preserve">Else return </w:t>
      </w:r>
      <w:r w:rsidRPr="00E77497">
        <w:rPr>
          <w:b/>
        </w:rPr>
        <w:t>true</w:t>
      </w:r>
      <w:r w:rsidRPr="00E77497">
        <w:t>.</w:t>
      </w:r>
    </w:p>
    <w:p w14:paraId="1CDA64DF" w14:textId="77777777" w:rsidR="004C02EF" w:rsidRPr="00E77497" w:rsidRDefault="004C02EF" w:rsidP="00C623F2">
      <w:pPr>
        <w:pStyle w:val="30"/>
        <w:numPr>
          <w:ilvl w:val="0"/>
          <w:numId w:val="0"/>
        </w:numPr>
      </w:pPr>
      <w:bookmarkStart w:id="4536" w:name="_Toc235503354"/>
      <w:bookmarkStart w:id="4537" w:name="_Toc241509129"/>
      <w:bookmarkStart w:id="4538" w:name="_Toc244416616"/>
      <w:bookmarkStart w:id="4539" w:name="_Toc276630980"/>
      <w:bookmarkStart w:id="4540" w:name="_Toc336509455"/>
      <w:r w:rsidRPr="00E77497">
        <w:t>8.12.7</w:t>
      </w:r>
      <w:r w:rsidRPr="00E77497">
        <w:tab/>
        <w:t>[[Delete]] (P, Throw)</w:t>
      </w:r>
      <w:bookmarkEnd w:id="4536"/>
      <w:bookmarkEnd w:id="4537"/>
      <w:bookmarkEnd w:id="4538"/>
      <w:bookmarkEnd w:id="4539"/>
      <w:bookmarkEnd w:id="4540"/>
    </w:p>
    <w:p w14:paraId="015C87D9" w14:textId="77777777" w:rsidR="004C02EF" w:rsidRPr="00E77497" w:rsidRDefault="004C02EF" w:rsidP="004C02EF">
      <w:r w:rsidRPr="00E77497">
        <w:t xml:space="preserve">When the [[Delete]]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 xml:space="preserve">P </w:t>
      </w:r>
      <w:r w:rsidRPr="00E77497">
        <w:t xml:space="preserve">and the Boolean flag </w:t>
      </w:r>
      <w:r w:rsidRPr="00E77497">
        <w:rPr>
          <w:rFonts w:ascii="Times New Roman" w:hAnsi="Times New Roman"/>
          <w:i/>
        </w:rPr>
        <w:t>Throw</w:t>
      </w:r>
      <w:r w:rsidRPr="00E77497">
        <w:t>, the following steps are taken:</w:t>
      </w:r>
    </w:p>
    <w:p w14:paraId="55D43239" w14:textId="77777777" w:rsidR="004E4ED3" w:rsidDel="00D8563F" w:rsidRDefault="00B868C9" w:rsidP="004E4ED3">
      <w:pPr>
        <w:pStyle w:val="Alg4"/>
        <w:numPr>
          <w:ilvl w:val="0"/>
          <w:numId w:val="346"/>
        </w:numPr>
        <w:rPr>
          <w:ins w:id="4541" w:author="Rev 6 Allen Wirfs-Brock" w:date="2012-02-22T13:24:00Z"/>
          <w:del w:id="4542" w:author="Rev 7 Allen Wirfs-Brock" w:date="2012-04-09T16:12:00Z"/>
        </w:rPr>
      </w:pPr>
      <w:ins w:id="4543" w:author="Rev 6 Allen Wirfs-Brock" w:date="2012-02-23T13:16:00Z">
        <w:del w:id="4544" w:author="Rev 7 Allen Wirfs-Brock" w:date="2012-04-09T16:12:00Z">
          <w:r w:rsidDel="00D8563F">
            <w:delText>ReturnIfAbrupt(</w:delText>
          </w:r>
          <w:r w:rsidDel="00D8563F">
            <w:rPr>
              <w:i/>
            </w:rPr>
            <w:delText>O</w:delText>
          </w:r>
          <w:r w:rsidDel="00D8563F">
            <w:delText>)</w:delText>
          </w:r>
        </w:del>
      </w:ins>
      <w:ins w:id="4545" w:author="Rev 6 Allen Wirfs-Brock" w:date="2012-02-22T13:24:00Z">
        <w:del w:id="4546" w:author="Rev 7 Allen Wirfs-Brock" w:date="2012-04-09T16:12:00Z">
          <w:r w:rsidR="004E4ED3" w:rsidDel="00D8563F">
            <w:delText>.</w:delText>
          </w:r>
        </w:del>
      </w:ins>
    </w:p>
    <w:p w14:paraId="48979CDC" w14:textId="77777777" w:rsidR="004C02EF" w:rsidRPr="00E77497" w:rsidDel="004372C5" w:rsidRDefault="004C02EF" w:rsidP="009A20C6">
      <w:pPr>
        <w:pStyle w:val="Alg4"/>
        <w:numPr>
          <w:ilvl w:val="0"/>
          <w:numId w:val="346"/>
        </w:numPr>
      </w:pPr>
      <w:r w:rsidRPr="00E77497">
        <w:t xml:space="preserve">Let </w:t>
      </w:r>
      <w:r w:rsidRPr="00E77497">
        <w:rPr>
          <w:i/>
        </w:rPr>
        <w:t>desc</w:t>
      </w:r>
      <w:r w:rsidRPr="00E77497">
        <w:t xml:space="preserve"> be the result of calling </w:t>
      </w:r>
      <w:r w:rsidRPr="00E77497" w:rsidDel="004372C5">
        <w:t xml:space="preserve">the [[GetOwnProperty]] </w:t>
      </w:r>
      <w:r w:rsidRPr="00E77497">
        <w:t xml:space="preserve">internal </w:t>
      </w:r>
      <w:r w:rsidRPr="00E77497" w:rsidDel="004372C5">
        <w:t xml:space="preserve">method of </w:t>
      </w:r>
      <w:r w:rsidRPr="00E77497" w:rsidDel="004372C5">
        <w:rPr>
          <w:i/>
        </w:rPr>
        <w:t>O</w:t>
      </w:r>
      <w:r w:rsidRPr="00E77497" w:rsidDel="004372C5">
        <w:t xml:space="preserve"> with property name </w:t>
      </w:r>
      <w:r w:rsidRPr="00E77497" w:rsidDel="004372C5">
        <w:rPr>
          <w:i/>
        </w:rPr>
        <w:t>P</w:t>
      </w:r>
      <w:r w:rsidRPr="00E77497" w:rsidDel="004372C5">
        <w:t>.</w:t>
      </w:r>
    </w:p>
    <w:p w14:paraId="7B69754A" w14:textId="77777777" w:rsidR="004C02EF" w:rsidRPr="00E77497" w:rsidRDefault="004C02EF" w:rsidP="009A20C6">
      <w:pPr>
        <w:pStyle w:val="Alg4"/>
        <w:numPr>
          <w:ilvl w:val="0"/>
          <w:numId w:val="346"/>
        </w:numPr>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b/>
        </w:rPr>
        <w:t>true</w:t>
      </w:r>
      <w:r w:rsidRPr="00E77497">
        <w:t>.</w:t>
      </w:r>
    </w:p>
    <w:p w14:paraId="17C5A221" w14:textId="77777777" w:rsidR="004C02EF" w:rsidRPr="00E77497" w:rsidRDefault="004C02EF" w:rsidP="009A20C6">
      <w:pPr>
        <w:pStyle w:val="Alg4"/>
        <w:numPr>
          <w:ilvl w:val="0"/>
          <w:numId w:val="346"/>
        </w:numPr>
      </w:pPr>
      <w:r w:rsidRPr="00E77497">
        <w:t xml:space="preserve">If </w:t>
      </w:r>
      <w:r w:rsidRPr="00E77497">
        <w:rPr>
          <w:i/>
        </w:rPr>
        <w:t>desc</w:t>
      </w:r>
      <w:r w:rsidRPr="00E77497">
        <w:t xml:space="preserve">.[[Configurable]] is </w:t>
      </w:r>
      <w:r w:rsidRPr="00E77497">
        <w:rPr>
          <w:b/>
        </w:rPr>
        <w:t>true</w:t>
      </w:r>
      <w:r w:rsidRPr="00E77497">
        <w:t>, then</w:t>
      </w:r>
    </w:p>
    <w:p w14:paraId="13E9846A" w14:textId="77777777" w:rsidR="004C02EF" w:rsidRPr="00E77497" w:rsidRDefault="004C02EF" w:rsidP="009A20C6">
      <w:pPr>
        <w:pStyle w:val="Alg4"/>
        <w:numPr>
          <w:ilvl w:val="1"/>
          <w:numId w:val="346"/>
        </w:numPr>
      </w:pPr>
      <w:r w:rsidRPr="00E77497">
        <w:t xml:space="preserve">Remove the own property with name </w:t>
      </w:r>
      <w:r w:rsidRPr="00E77497">
        <w:rPr>
          <w:i/>
        </w:rPr>
        <w:t>P</w:t>
      </w:r>
      <w:r w:rsidRPr="00E77497">
        <w:t xml:space="preserve"> from </w:t>
      </w:r>
      <w:r w:rsidRPr="00E77497">
        <w:rPr>
          <w:i/>
        </w:rPr>
        <w:t>O</w:t>
      </w:r>
      <w:r w:rsidRPr="00E77497">
        <w:t>.</w:t>
      </w:r>
    </w:p>
    <w:p w14:paraId="0089815F" w14:textId="77777777" w:rsidR="004C02EF" w:rsidRPr="00E77497" w:rsidRDefault="004C02EF" w:rsidP="009A20C6">
      <w:pPr>
        <w:pStyle w:val="Alg4"/>
        <w:numPr>
          <w:ilvl w:val="1"/>
          <w:numId w:val="346"/>
        </w:numPr>
      </w:pPr>
      <w:r w:rsidRPr="00E77497">
        <w:t xml:space="preserve">Return </w:t>
      </w:r>
      <w:r w:rsidRPr="00E77497">
        <w:rPr>
          <w:b/>
        </w:rPr>
        <w:t>true</w:t>
      </w:r>
      <w:r w:rsidRPr="00E77497">
        <w:t>.</w:t>
      </w:r>
    </w:p>
    <w:p w14:paraId="3634C918" w14:textId="77777777" w:rsidR="004C02EF" w:rsidRPr="00E77497" w:rsidRDefault="004C02EF" w:rsidP="009A20C6">
      <w:pPr>
        <w:pStyle w:val="Alg4"/>
        <w:numPr>
          <w:ilvl w:val="0"/>
          <w:numId w:val="346"/>
        </w:numPr>
      </w:pPr>
      <w:r w:rsidRPr="00E77497">
        <w:t xml:space="preserve">Else if </w:t>
      </w:r>
      <w:r w:rsidRPr="00E77497">
        <w:rPr>
          <w:i/>
        </w:rPr>
        <w:t>Throw</w:t>
      </w:r>
      <w:r w:rsidRPr="00E77497">
        <w:t xml:space="preserve">, then throw a </w:t>
      </w:r>
      <w:r w:rsidRPr="00E77497">
        <w:rPr>
          <w:b/>
        </w:rPr>
        <w:t>TypeError</w:t>
      </w:r>
      <w:r w:rsidRPr="00E77497">
        <w:t xml:space="preserve"> exception.</w:t>
      </w:r>
    </w:p>
    <w:p w14:paraId="22135E4F" w14:textId="77777777" w:rsidR="004C02EF" w:rsidRPr="00E77497" w:rsidRDefault="004C02EF" w:rsidP="009A20C6">
      <w:pPr>
        <w:pStyle w:val="Alg4"/>
        <w:numPr>
          <w:ilvl w:val="0"/>
          <w:numId w:val="346"/>
        </w:numPr>
        <w:spacing w:after="120"/>
      </w:pPr>
      <w:r w:rsidRPr="00E77497">
        <w:t xml:space="preserve">Return </w:t>
      </w:r>
      <w:r w:rsidRPr="00E77497">
        <w:rPr>
          <w:b/>
        </w:rPr>
        <w:t>false</w:t>
      </w:r>
      <w:r w:rsidRPr="00E77497">
        <w:t>.</w:t>
      </w:r>
    </w:p>
    <w:p w14:paraId="5C15D1AB" w14:textId="77777777" w:rsidR="004C02EF" w:rsidRPr="00E77497" w:rsidRDefault="004C02EF" w:rsidP="00C623F2">
      <w:pPr>
        <w:pStyle w:val="30"/>
        <w:numPr>
          <w:ilvl w:val="0"/>
          <w:numId w:val="0"/>
        </w:numPr>
      </w:pPr>
      <w:bookmarkStart w:id="4547" w:name="_Toc235503355"/>
      <w:bookmarkStart w:id="4548" w:name="_Toc241509130"/>
      <w:bookmarkStart w:id="4549" w:name="_Toc244416617"/>
      <w:bookmarkStart w:id="4550" w:name="_Toc276630981"/>
      <w:bookmarkStart w:id="4551" w:name="_Toc336509456"/>
      <w:r w:rsidRPr="00E77497">
        <w:t>8.12.8</w:t>
      </w:r>
      <w:r w:rsidRPr="00E77497">
        <w:tab/>
        <w:t>[[DefaultValue]] (hint)</w:t>
      </w:r>
      <w:bookmarkEnd w:id="4547"/>
      <w:bookmarkEnd w:id="4548"/>
      <w:bookmarkEnd w:id="4549"/>
      <w:bookmarkEnd w:id="4550"/>
      <w:bookmarkEnd w:id="4551"/>
    </w:p>
    <w:p w14:paraId="4C196636" w14:textId="77777777" w:rsidR="004C02EF" w:rsidRPr="00E77497" w:rsidRDefault="004C02EF" w:rsidP="004C02EF">
      <w:r w:rsidRPr="00E77497">
        <w:t xml:space="preserve">When the [[DefaultValue]] internal method of </w:t>
      </w:r>
      <w:r w:rsidRPr="00E77497">
        <w:rPr>
          <w:rFonts w:ascii="Times New Roman" w:hAnsi="Times New Roman"/>
          <w:i/>
        </w:rPr>
        <w:t>O</w:t>
      </w:r>
      <w:r w:rsidRPr="00E77497">
        <w:t xml:space="preserve"> is called with hint String, the following steps are taken:</w:t>
      </w:r>
    </w:p>
    <w:p w14:paraId="0572FE56" w14:textId="77777777" w:rsidR="004E4ED3" w:rsidDel="00D8563F" w:rsidRDefault="00B868C9" w:rsidP="004E4ED3">
      <w:pPr>
        <w:pStyle w:val="Alg4"/>
        <w:numPr>
          <w:ilvl w:val="0"/>
          <w:numId w:val="347"/>
        </w:numPr>
        <w:rPr>
          <w:ins w:id="4552" w:author="Rev 6 Allen Wirfs-Brock" w:date="2012-02-22T13:25:00Z"/>
          <w:del w:id="4553" w:author="Rev 7 Allen Wirfs-Brock" w:date="2012-04-09T16:12:00Z"/>
        </w:rPr>
      </w:pPr>
      <w:ins w:id="4554" w:author="Rev 6 Allen Wirfs-Brock" w:date="2012-02-23T13:17:00Z">
        <w:del w:id="4555" w:author="Rev 7 Allen Wirfs-Brock" w:date="2012-04-09T16:12:00Z">
          <w:r w:rsidDel="00D8563F">
            <w:delText>ReturnIfAbrupt(</w:delText>
          </w:r>
          <w:r w:rsidDel="00D8563F">
            <w:rPr>
              <w:i/>
            </w:rPr>
            <w:delText>O</w:delText>
          </w:r>
          <w:r w:rsidDel="00D8563F">
            <w:delText>)</w:delText>
          </w:r>
        </w:del>
      </w:ins>
      <w:ins w:id="4556" w:author="Rev 6 Allen Wirfs-Brock" w:date="2012-02-22T13:25:00Z">
        <w:del w:id="4557" w:author="Rev 7 Allen Wirfs-Brock" w:date="2012-04-09T16:12:00Z">
          <w:r w:rsidR="004E4ED3" w:rsidDel="00D8563F">
            <w:delText>.</w:delText>
          </w:r>
        </w:del>
      </w:ins>
    </w:p>
    <w:p w14:paraId="2793DF1E" w14:textId="77777777" w:rsidR="004C02EF" w:rsidRPr="00E77497" w:rsidRDefault="004C02EF" w:rsidP="009A20C6">
      <w:pPr>
        <w:pStyle w:val="Alg4"/>
        <w:numPr>
          <w:ilvl w:val="0"/>
          <w:numId w:val="347"/>
        </w:numPr>
      </w:pPr>
      <w:r w:rsidRPr="00E77497">
        <w:t xml:space="preserve">Let </w:t>
      </w:r>
      <w:r w:rsidRPr="00E77497">
        <w:rPr>
          <w:i/>
        </w:rPr>
        <w:t>toString</w:t>
      </w:r>
      <w:r w:rsidRPr="00E77497">
        <w:t xml:space="preserve"> be the result of calling the [[Get]] internal method of object </w:t>
      </w:r>
      <w:r w:rsidRPr="00E77497">
        <w:rPr>
          <w:i/>
        </w:rPr>
        <w:t>O</w:t>
      </w:r>
      <w:r w:rsidRPr="00E77497">
        <w:t xml:space="preserve"> with argument "</w:t>
      </w:r>
      <w:r w:rsidRPr="00E77497">
        <w:rPr>
          <w:rFonts w:ascii="Courier New" w:hAnsi="Courier New" w:cs="Courier New"/>
          <w:b/>
        </w:rPr>
        <w:t>toString</w:t>
      </w:r>
      <w:r w:rsidRPr="00E77497">
        <w:t>".</w:t>
      </w:r>
    </w:p>
    <w:p w14:paraId="6EE34C60" w14:textId="77777777" w:rsidR="004E4ED3" w:rsidRDefault="002861C6" w:rsidP="004E4ED3">
      <w:pPr>
        <w:pStyle w:val="Alg4"/>
        <w:numPr>
          <w:ilvl w:val="0"/>
          <w:numId w:val="347"/>
        </w:numPr>
        <w:rPr>
          <w:ins w:id="4558" w:author="Rev 6 Allen Wirfs-Brock" w:date="2012-02-22T13:26:00Z"/>
        </w:rPr>
      </w:pPr>
      <w:ins w:id="4559" w:author="Rev 6 Allen Wirfs-Brock" w:date="2012-02-23T13:17:00Z">
        <w:r>
          <w:t>ReturnIfAbrupt(</w:t>
        </w:r>
        <w:r>
          <w:rPr>
            <w:i/>
          </w:rPr>
          <w:t>toString</w:t>
        </w:r>
        <w:r>
          <w:t>)</w:t>
        </w:r>
      </w:ins>
      <w:ins w:id="4560" w:author="Rev 6 Allen Wirfs-Brock" w:date="2012-02-22T13:26:00Z">
        <w:r w:rsidR="004E4ED3">
          <w:t>.</w:t>
        </w:r>
      </w:ins>
    </w:p>
    <w:p w14:paraId="20F5EDD9" w14:textId="77777777" w:rsidR="004C02EF" w:rsidRPr="00E77497" w:rsidRDefault="004C02EF" w:rsidP="009A20C6">
      <w:pPr>
        <w:pStyle w:val="Alg4"/>
        <w:numPr>
          <w:ilvl w:val="0"/>
          <w:numId w:val="347"/>
        </w:numPr>
      </w:pPr>
      <w:r w:rsidRPr="00E77497">
        <w:t>If IsCallable(</w:t>
      </w:r>
      <w:r w:rsidRPr="00E77497">
        <w:rPr>
          <w:i/>
        </w:rPr>
        <w:t>toString)</w:t>
      </w:r>
      <w:r w:rsidRPr="00E77497">
        <w:t xml:space="preserve"> is </w:t>
      </w:r>
      <w:r w:rsidRPr="00E77497">
        <w:rPr>
          <w:b/>
        </w:rPr>
        <w:t xml:space="preserve">true </w:t>
      </w:r>
      <w:r w:rsidRPr="00E77497">
        <w:t>then,</w:t>
      </w:r>
    </w:p>
    <w:p w14:paraId="15B251C3" w14:textId="77777777" w:rsidR="004C02EF" w:rsidRPr="00E77497" w:rsidRDefault="004C02EF" w:rsidP="009A20C6">
      <w:pPr>
        <w:pStyle w:val="Alg4"/>
        <w:numPr>
          <w:ilvl w:val="1"/>
          <w:numId w:val="347"/>
        </w:numPr>
      </w:pPr>
      <w:r w:rsidRPr="00E77497">
        <w:t xml:space="preserve">Let </w:t>
      </w:r>
      <w:r w:rsidRPr="00E77497">
        <w:rPr>
          <w:i/>
        </w:rPr>
        <w:t>str</w:t>
      </w:r>
      <w:r w:rsidRPr="00E77497">
        <w:t xml:space="preserve"> be the result of calling the [[Call]] internal method of </w:t>
      </w:r>
      <w:r w:rsidRPr="00E77497">
        <w:rPr>
          <w:i/>
        </w:rPr>
        <w:t>toString</w:t>
      </w:r>
      <w:r w:rsidRPr="00E77497">
        <w:t xml:space="preserve">, with </w:t>
      </w:r>
      <w:r w:rsidRPr="00E77497">
        <w:rPr>
          <w:i/>
        </w:rPr>
        <w:t>O</w:t>
      </w:r>
      <w:r w:rsidRPr="00E77497">
        <w:t xml:space="preserve"> as the </w:t>
      </w:r>
      <w:r w:rsidRPr="00E77497">
        <w:rPr>
          <w:b/>
        </w:rPr>
        <w:t>this</w:t>
      </w:r>
      <w:r w:rsidRPr="00E77497">
        <w:t xml:space="preserve"> value and an empty argument list.</w:t>
      </w:r>
    </w:p>
    <w:p w14:paraId="74F75498" w14:textId="77777777" w:rsidR="002D271D" w:rsidRDefault="002861C6" w:rsidP="002D271D">
      <w:pPr>
        <w:pStyle w:val="Alg4"/>
        <w:numPr>
          <w:ilvl w:val="1"/>
          <w:numId w:val="347"/>
        </w:numPr>
        <w:rPr>
          <w:ins w:id="4561" w:author="Rev 6 Allen Wirfs-Brock" w:date="2012-02-22T13:28:00Z"/>
        </w:rPr>
      </w:pPr>
      <w:ins w:id="4562" w:author="Rev 6 Allen Wirfs-Brock" w:date="2012-02-23T13:17:00Z">
        <w:r>
          <w:t>ReturnIfAbrupt(</w:t>
        </w:r>
      </w:ins>
      <w:ins w:id="4563" w:author="Rev 6 Allen Wirfs-Brock" w:date="2012-02-23T13:18:00Z">
        <w:r>
          <w:rPr>
            <w:i/>
          </w:rPr>
          <w:t>str</w:t>
        </w:r>
      </w:ins>
      <w:ins w:id="4564" w:author="Rev 6 Allen Wirfs-Brock" w:date="2012-02-23T13:17:00Z">
        <w:r>
          <w:t>)</w:t>
        </w:r>
      </w:ins>
      <w:ins w:id="4565" w:author="Rev 6 Allen Wirfs-Brock" w:date="2012-02-22T13:28:00Z">
        <w:r w:rsidR="002D271D">
          <w:t>.</w:t>
        </w:r>
      </w:ins>
    </w:p>
    <w:p w14:paraId="4F75323F" w14:textId="77777777" w:rsidR="004C02EF" w:rsidRPr="00E77497" w:rsidRDefault="004C02EF" w:rsidP="009A20C6">
      <w:pPr>
        <w:pStyle w:val="Alg4"/>
        <w:numPr>
          <w:ilvl w:val="1"/>
          <w:numId w:val="347"/>
        </w:numPr>
      </w:pPr>
      <w:r w:rsidRPr="00E77497">
        <w:t xml:space="preserve">If </w:t>
      </w:r>
      <w:r w:rsidRPr="00E77497">
        <w:rPr>
          <w:i/>
        </w:rPr>
        <w:t>str</w:t>
      </w:r>
      <w:r w:rsidRPr="00E77497">
        <w:t xml:space="preserve"> is a primitive value, return </w:t>
      </w:r>
      <w:r w:rsidRPr="00E77497">
        <w:rPr>
          <w:i/>
        </w:rPr>
        <w:t>str</w:t>
      </w:r>
      <w:r w:rsidRPr="00E77497">
        <w:t>.</w:t>
      </w:r>
    </w:p>
    <w:p w14:paraId="5E156B6F" w14:textId="77777777" w:rsidR="004C02EF" w:rsidRPr="00E77497" w:rsidRDefault="004C02EF" w:rsidP="009A20C6">
      <w:pPr>
        <w:pStyle w:val="Alg4"/>
        <w:numPr>
          <w:ilvl w:val="0"/>
          <w:numId w:val="347"/>
        </w:numPr>
      </w:pPr>
      <w:r w:rsidRPr="00E77497">
        <w:t xml:space="preserve">Let </w:t>
      </w:r>
      <w:r w:rsidRPr="00E77497">
        <w:rPr>
          <w:i/>
        </w:rPr>
        <w:t>valueOf</w:t>
      </w:r>
      <w:r w:rsidRPr="00E77497">
        <w:t xml:space="preserve"> be the result of calling the [[Get]] internal method of object </w:t>
      </w:r>
      <w:r w:rsidRPr="00E77497">
        <w:rPr>
          <w:i/>
        </w:rPr>
        <w:t>O</w:t>
      </w:r>
      <w:r w:rsidRPr="00E77497">
        <w:t xml:space="preserve"> with argument "</w:t>
      </w:r>
      <w:r w:rsidRPr="00E77497">
        <w:rPr>
          <w:rFonts w:ascii="Courier New" w:hAnsi="Courier New" w:cs="Courier New"/>
          <w:b/>
        </w:rPr>
        <w:t>valueOf</w:t>
      </w:r>
      <w:r w:rsidRPr="00E77497">
        <w:t>".</w:t>
      </w:r>
    </w:p>
    <w:p w14:paraId="76C76547" w14:textId="77777777" w:rsidR="004E4ED3" w:rsidRDefault="002861C6" w:rsidP="004E4ED3">
      <w:pPr>
        <w:pStyle w:val="Alg4"/>
        <w:numPr>
          <w:ilvl w:val="0"/>
          <w:numId w:val="347"/>
        </w:numPr>
        <w:rPr>
          <w:ins w:id="4566" w:author="Rev 6 Allen Wirfs-Brock" w:date="2012-02-22T13:27:00Z"/>
        </w:rPr>
      </w:pPr>
      <w:ins w:id="4567" w:author="Rev 6 Allen Wirfs-Brock" w:date="2012-02-23T13:18:00Z">
        <w:r>
          <w:t>ReturnIfAbrupt(</w:t>
        </w:r>
        <w:r>
          <w:rPr>
            <w:i/>
          </w:rPr>
          <w:t>valueOf</w:t>
        </w:r>
        <w:r>
          <w:t>)</w:t>
        </w:r>
      </w:ins>
      <w:ins w:id="4568" w:author="Rev 6 Allen Wirfs-Brock" w:date="2012-02-22T13:27:00Z">
        <w:r w:rsidR="004E4ED3">
          <w:t>.</w:t>
        </w:r>
      </w:ins>
    </w:p>
    <w:p w14:paraId="5A853A78" w14:textId="77777777" w:rsidR="004C02EF" w:rsidRPr="00E77497" w:rsidRDefault="004C02EF" w:rsidP="009A20C6">
      <w:pPr>
        <w:pStyle w:val="Alg4"/>
        <w:numPr>
          <w:ilvl w:val="0"/>
          <w:numId w:val="347"/>
        </w:numPr>
      </w:pPr>
      <w:r w:rsidRPr="00E77497">
        <w:t>If IsCallable(</w:t>
      </w:r>
      <w:r w:rsidRPr="00E77497">
        <w:rPr>
          <w:i/>
        </w:rPr>
        <w:t>valueOf)</w:t>
      </w:r>
      <w:r w:rsidRPr="00E77497">
        <w:t xml:space="preserve"> is </w:t>
      </w:r>
      <w:r w:rsidRPr="00E77497">
        <w:rPr>
          <w:b/>
        </w:rPr>
        <w:t>true</w:t>
      </w:r>
      <w:r w:rsidRPr="00E77497">
        <w:t xml:space="preserve"> then, </w:t>
      </w:r>
    </w:p>
    <w:p w14:paraId="4420FA2A" w14:textId="77777777" w:rsidR="004C02EF" w:rsidRPr="00E77497" w:rsidRDefault="004C02EF" w:rsidP="009A20C6">
      <w:pPr>
        <w:pStyle w:val="Alg4"/>
        <w:numPr>
          <w:ilvl w:val="1"/>
          <w:numId w:val="347"/>
        </w:numPr>
      </w:pPr>
      <w:r w:rsidRPr="00E77497">
        <w:t xml:space="preserve">Let </w:t>
      </w:r>
      <w:r w:rsidRPr="00E77497">
        <w:rPr>
          <w:i/>
        </w:rPr>
        <w:t>val</w:t>
      </w:r>
      <w:r w:rsidRPr="00E77497">
        <w:t xml:space="preserve"> be the result of calling the [[Call]] internal method of </w:t>
      </w:r>
      <w:r w:rsidRPr="00E77497">
        <w:rPr>
          <w:i/>
        </w:rPr>
        <w:t>valueOf</w:t>
      </w:r>
      <w:r w:rsidRPr="00E77497">
        <w:t xml:space="preserve">, with </w:t>
      </w:r>
      <w:r w:rsidRPr="00E77497">
        <w:rPr>
          <w:i/>
        </w:rPr>
        <w:t>O</w:t>
      </w:r>
      <w:r w:rsidRPr="00E77497">
        <w:t xml:space="preserve"> as the </w:t>
      </w:r>
      <w:r w:rsidRPr="00AA7866">
        <w:rPr>
          <w:b/>
        </w:rPr>
        <w:t>this</w:t>
      </w:r>
      <w:r w:rsidRPr="00E77497">
        <w:t xml:space="preserve"> value and an empty argument list.</w:t>
      </w:r>
    </w:p>
    <w:p w14:paraId="4029FEAA" w14:textId="77777777" w:rsidR="002D271D" w:rsidRDefault="002861C6" w:rsidP="002D271D">
      <w:pPr>
        <w:pStyle w:val="Alg4"/>
        <w:numPr>
          <w:ilvl w:val="1"/>
          <w:numId w:val="347"/>
        </w:numPr>
        <w:rPr>
          <w:ins w:id="4569" w:author="Rev 6 Allen Wirfs-Brock" w:date="2012-02-22T13:28:00Z"/>
        </w:rPr>
      </w:pPr>
      <w:ins w:id="4570" w:author="Rev 6 Allen Wirfs-Brock" w:date="2012-02-23T13:18:00Z">
        <w:r>
          <w:t>ReturnIfAbrupt(</w:t>
        </w:r>
        <w:r>
          <w:rPr>
            <w:i/>
          </w:rPr>
          <w:t>val</w:t>
        </w:r>
        <w:r>
          <w:t>)</w:t>
        </w:r>
      </w:ins>
      <w:ins w:id="4571" w:author="Rev 6 Allen Wirfs-Brock" w:date="2012-02-22T13:28:00Z">
        <w:r w:rsidR="002D271D">
          <w:t>.</w:t>
        </w:r>
      </w:ins>
    </w:p>
    <w:p w14:paraId="261B9EB2" w14:textId="77777777" w:rsidR="004C02EF" w:rsidRPr="00E77497" w:rsidRDefault="004C02EF" w:rsidP="009A20C6">
      <w:pPr>
        <w:pStyle w:val="Alg4"/>
        <w:numPr>
          <w:ilvl w:val="1"/>
          <w:numId w:val="347"/>
        </w:numPr>
      </w:pPr>
      <w:r w:rsidRPr="00E77497">
        <w:t xml:space="preserve">If </w:t>
      </w:r>
      <w:r w:rsidRPr="00E77497">
        <w:rPr>
          <w:i/>
        </w:rPr>
        <w:t>val</w:t>
      </w:r>
      <w:r w:rsidRPr="00E77497">
        <w:t xml:space="preserve"> is a primitive value, return </w:t>
      </w:r>
      <w:r w:rsidRPr="00E77497">
        <w:rPr>
          <w:i/>
        </w:rPr>
        <w:t>val</w:t>
      </w:r>
      <w:r w:rsidRPr="00E77497">
        <w:t>.</w:t>
      </w:r>
    </w:p>
    <w:p w14:paraId="0CA3CB77" w14:textId="77777777" w:rsidR="004C02EF" w:rsidRPr="00E77497" w:rsidRDefault="004C02EF" w:rsidP="009A20C6">
      <w:pPr>
        <w:pStyle w:val="Alg4"/>
        <w:numPr>
          <w:ilvl w:val="0"/>
          <w:numId w:val="347"/>
        </w:numPr>
        <w:spacing w:after="120"/>
      </w:pPr>
      <w:r w:rsidRPr="00E77497">
        <w:t xml:space="preserve">Throw a </w:t>
      </w:r>
      <w:r w:rsidRPr="00E77497">
        <w:rPr>
          <w:b/>
        </w:rPr>
        <w:t>TypeError</w:t>
      </w:r>
      <w:r w:rsidRPr="00E77497">
        <w:t xml:space="preserve"> exception.</w:t>
      </w:r>
    </w:p>
    <w:p w14:paraId="02C13B92" w14:textId="77777777" w:rsidR="004C02EF" w:rsidRPr="00E77497" w:rsidRDefault="004C02EF" w:rsidP="004C02EF">
      <w:r w:rsidRPr="00E77497">
        <w:t xml:space="preserve">When the [[DefaultValue]] internal method of </w:t>
      </w:r>
      <w:r w:rsidRPr="00E77497">
        <w:rPr>
          <w:rFonts w:ascii="Times New Roman" w:hAnsi="Times New Roman"/>
          <w:i/>
        </w:rPr>
        <w:t>O</w:t>
      </w:r>
      <w:r w:rsidRPr="00E77497">
        <w:t xml:space="preserve"> is called with hint Number, the following steps are taken:</w:t>
      </w:r>
    </w:p>
    <w:p w14:paraId="4A171160" w14:textId="77777777" w:rsidR="004E4ED3" w:rsidDel="00D8563F" w:rsidRDefault="00B868C9" w:rsidP="004E4ED3">
      <w:pPr>
        <w:pStyle w:val="Alg4"/>
        <w:numPr>
          <w:ilvl w:val="0"/>
          <w:numId w:val="348"/>
        </w:numPr>
        <w:rPr>
          <w:ins w:id="4572" w:author="Rev 6 Allen Wirfs-Brock" w:date="2012-02-22T13:25:00Z"/>
          <w:del w:id="4573" w:author="Rev 7 Allen Wirfs-Brock" w:date="2012-04-09T16:15:00Z"/>
        </w:rPr>
      </w:pPr>
      <w:ins w:id="4574" w:author="Rev 6 Allen Wirfs-Brock" w:date="2012-02-23T13:17:00Z">
        <w:del w:id="4575" w:author="Rev 7 Allen Wirfs-Brock" w:date="2012-04-09T16:15:00Z">
          <w:r w:rsidDel="00D8563F">
            <w:delText>ReturnIfAbrupt(</w:delText>
          </w:r>
          <w:r w:rsidDel="00D8563F">
            <w:rPr>
              <w:i/>
            </w:rPr>
            <w:delText>O</w:delText>
          </w:r>
          <w:r w:rsidDel="00D8563F">
            <w:delText>)</w:delText>
          </w:r>
        </w:del>
      </w:ins>
      <w:ins w:id="4576" w:author="Rev 6 Allen Wirfs-Brock" w:date="2012-02-22T13:25:00Z">
        <w:del w:id="4577" w:author="Rev 7 Allen Wirfs-Brock" w:date="2012-04-09T16:15:00Z">
          <w:r w:rsidR="004E4ED3" w:rsidDel="00D8563F">
            <w:delText>.</w:delText>
          </w:r>
        </w:del>
      </w:ins>
    </w:p>
    <w:p w14:paraId="720278B3" w14:textId="77777777" w:rsidR="004C02EF" w:rsidRPr="00E77497" w:rsidRDefault="004C02EF" w:rsidP="009A20C6">
      <w:pPr>
        <w:pStyle w:val="Alg4"/>
        <w:numPr>
          <w:ilvl w:val="0"/>
          <w:numId w:val="348"/>
        </w:numPr>
      </w:pPr>
      <w:r w:rsidRPr="00E77497">
        <w:t xml:space="preserve">Let </w:t>
      </w:r>
      <w:r w:rsidRPr="00E77497">
        <w:rPr>
          <w:i/>
        </w:rPr>
        <w:t>valueOf</w:t>
      </w:r>
      <w:r w:rsidRPr="00E77497">
        <w:t xml:space="preserve"> be the result of calling the [[Get]] internal method of object </w:t>
      </w:r>
      <w:r w:rsidRPr="00E77497">
        <w:rPr>
          <w:i/>
        </w:rPr>
        <w:t>O</w:t>
      </w:r>
      <w:r w:rsidRPr="00E77497">
        <w:t xml:space="preserve"> with argument "</w:t>
      </w:r>
      <w:r w:rsidRPr="00E77497">
        <w:rPr>
          <w:rFonts w:ascii="Courier New" w:hAnsi="Courier New" w:cs="Courier New"/>
          <w:b/>
        </w:rPr>
        <w:t>valueOf</w:t>
      </w:r>
      <w:r w:rsidRPr="00E77497">
        <w:t>".</w:t>
      </w:r>
    </w:p>
    <w:p w14:paraId="63DD604A" w14:textId="77777777" w:rsidR="002861C6" w:rsidRDefault="002861C6" w:rsidP="002861C6">
      <w:pPr>
        <w:pStyle w:val="Alg4"/>
        <w:numPr>
          <w:ilvl w:val="0"/>
          <w:numId w:val="348"/>
        </w:numPr>
        <w:rPr>
          <w:ins w:id="4578" w:author="Rev 6 Allen Wirfs-Brock" w:date="2012-02-23T13:19:00Z"/>
        </w:rPr>
      </w:pPr>
      <w:ins w:id="4579" w:author="Rev 6 Allen Wirfs-Brock" w:date="2012-02-23T13:19:00Z">
        <w:r>
          <w:t>ReturnIfAbrupt(</w:t>
        </w:r>
        <w:r>
          <w:rPr>
            <w:i/>
          </w:rPr>
          <w:t>valueOf</w:t>
        </w:r>
        <w:r>
          <w:t>).</w:t>
        </w:r>
      </w:ins>
    </w:p>
    <w:p w14:paraId="3EC3DB10" w14:textId="77777777" w:rsidR="004C02EF" w:rsidRPr="00E77497" w:rsidRDefault="004C02EF" w:rsidP="009A20C6">
      <w:pPr>
        <w:pStyle w:val="Alg4"/>
        <w:numPr>
          <w:ilvl w:val="0"/>
          <w:numId w:val="348"/>
        </w:numPr>
      </w:pPr>
      <w:r w:rsidRPr="00E77497">
        <w:t>If IsCallable(</w:t>
      </w:r>
      <w:r w:rsidRPr="00E77497">
        <w:rPr>
          <w:i/>
        </w:rPr>
        <w:t>valueOf)</w:t>
      </w:r>
      <w:r w:rsidRPr="00E77497">
        <w:t xml:space="preserve"> is </w:t>
      </w:r>
      <w:r w:rsidRPr="00E77497">
        <w:rPr>
          <w:b/>
        </w:rPr>
        <w:t>true</w:t>
      </w:r>
      <w:r w:rsidRPr="00E77497">
        <w:t xml:space="preserve"> then,</w:t>
      </w:r>
    </w:p>
    <w:p w14:paraId="7AB7C907" w14:textId="77777777" w:rsidR="004C02EF" w:rsidRPr="00E77497" w:rsidRDefault="004C02EF" w:rsidP="009A20C6">
      <w:pPr>
        <w:pStyle w:val="Alg4"/>
        <w:numPr>
          <w:ilvl w:val="1"/>
          <w:numId w:val="348"/>
        </w:numPr>
      </w:pPr>
      <w:r w:rsidRPr="00E77497">
        <w:t xml:space="preserve">Let </w:t>
      </w:r>
      <w:r w:rsidRPr="00E77497">
        <w:rPr>
          <w:i/>
        </w:rPr>
        <w:t>val</w:t>
      </w:r>
      <w:r w:rsidRPr="00E77497">
        <w:t xml:space="preserve"> be the result of calling the [[Call]] internal method of </w:t>
      </w:r>
      <w:r w:rsidRPr="00E77497">
        <w:rPr>
          <w:i/>
        </w:rPr>
        <w:t>valueOf</w:t>
      </w:r>
      <w:r w:rsidRPr="00E77497">
        <w:t xml:space="preserve">, with </w:t>
      </w:r>
      <w:r w:rsidRPr="00E77497">
        <w:rPr>
          <w:i/>
        </w:rPr>
        <w:t>O</w:t>
      </w:r>
      <w:r w:rsidRPr="00E77497">
        <w:t xml:space="preserve"> as the </w:t>
      </w:r>
      <w:r w:rsidRPr="00E77497">
        <w:rPr>
          <w:b/>
        </w:rPr>
        <w:t>this</w:t>
      </w:r>
      <w:r w:rsidRPr="00E77497">
        <w:t xml:space="preserve"> value and an empty argument list.</w:t>
      </w:r>
    </w:p>
    <w:p w14:paraId="77A81809" w14:textId="77777777" w:rsidR="002861C6" w:rsidRDefault="002861C6" w:rsidP="002861C6">
      <w:pPr>
        <w:pStyle w:val="Alg4"/>
        <w:numPr>
          <w:ilvl w:val="1"/>
          <w:numId w:val="348"/>
        </w:numPr>
        <w:rPr>
          <w:ins w:id="4580" w:author="Rev 6 Allen Wirfs-Brock" w:date="2012-02-23T13:19:00Z"/>
        </w:rPr>
      </w:pPr>
      <w:ins w:id="4581" w:author="Rev 6 Allen Wirfs-Brock" w:date="2012-02-23T13:19:00Z">
        <w:r>
          <w:t>ReturnIfAbrupt(</w:t>
        </w:r>
        <w:r>
          <w:rPr>
            <w:i/>
          </w:rPr>
          <w:t>val</w:t>
        </w:r>
        <w:r>
          <w:t>).</w:t>
        </w:r>
      </w:ins>
    </w:p>
    <w:p w14:paraId="06AF1346" w14:textId="77777777" w:rsidR="004C02EF" w:rsidRPr="00E77497" w:rsidRDefault="004C02EF" w:rsidP="009A20C6">
      <w:pPr>
        <w:pStyle w:val="Alg4"/>
        <w:numPr>
          <w:ilvl w:val="1"/>
          <w:numId w:val="348"/>
        </w:numPr>
      </w:pPr>
      <w:r w:rsidRPr="00E77497">
        <w:t xml:space="preserve">If </w:t>
      </w:r>
      <w:r w:rsidRPr="00E77497">
        <w:rPr>
          <w:i/>
        </w:rPr>
        <w:t>val</w:t>
      </w:r>
      <w:r w:rsidRPr="00E77497">
        <w:t xml:space="preserve"> is a primitive value, return </w:t>
      </w:r>
      <w:r w:rsidRPr="00E77497">
        <w:rPr>
          <w:i/>
        </w:rPr>
        <w:t>val</w:t>
      </w:r>
      <w:r w:rsidRPr="00E77497">
        <w:t>.</w:t>
      </w:r>
    </w:p>
    <w:p w14:paraId="05831D9B" w14:textId="77777777" w:rsidR="004C02EF" w:rsidRPr="00E77497" w:rsidRDefault="004C02EF" w:rsidP="009A20C6">
      <w:pPr>
        <w:pStyle w:val="Alg4"/>
        <w:numPr>
          <w:ilvl w:val="0"/>
          <w:numId w:val="348"/>
        </w:numPr>
      </w:pPr>
      <w:r w:rsidRPr="00E77497">
        <w:t xml:space="preserve">Let </w:t>
      </w:r>
      <w:r w:rsidRPr="00E77497">
        <w:rPr>
          <w:i/>
        </w:rPr>
        <w:t>toString</w:t>
      </w:r>
      <w:r w:rsidRPr="00E77497">
        <w:t xml:space="preserve"> be the result of calling the [[Get]] internal method of object </w:t>
      </w:r>
      <w:r w:rsidRPr="00E77497">
        <w:rPr>
          <w:i/>
        </w:rPr>
        <w:t>O</w:t>
      </w:r>
      <w:r w:rsidRPr="00E77497">
        <w:t xml:space="preserve"> with argument "</w:t>
      </w:r>
      <w:r w:rsidRPr="00E77497">
        <w:rPr>
          <w:rFonts w:ascii="Courier New" w:hAnsi="Courier New" w:cs="Courier New"/>
          <w:b/>
        </w:rPr>
        <w:t>toString</w:t>
      </w:r>
      <w:r w:rsidRPr="00E77497">
        <w:t>".</w:t>
      </w:r>
    </w:p>
    <w:p w14:paraId="12136721" w14:textId="77777777" w:rsidR="002861C6" w:rsidRDefault="002861C6" w:rsidP="002861C6">
      <w:pPr>
        <w:pStyle w:val="Alg4"/>
        <w:numPr>
          <w:ilvl w:val="0"/>
          <w:numId w:val="348"/>
        </w:numPr>
        <w:rPr>
          <w:ins w:id="4582" w:author="Rev 6 Allen Wirfs-Brock" w:date="2012-02-23T13:18:00Z"/>
        </w:rPr>
      </w:pPr>
      <w:ins w:id="4583" w:author="Rev 6 Allen Wirfs-Brock" w:date="2012-02-23T13:18:00Z">
        <w:r>
          <w:t>ReturnIfAbrupt(</w:t>
        </w:r>
        <w:r>
          <w:rPr>
            <w:i/>
          </w:rPr>
          <w:t>toString</w:t>
        </w:r>
        <w:r>
          <w:t>).</w:t>
        </w:r>
      </w:ins>
    </w:p>
    <w:p w14:paraId="0D6809B9" w14:textId="77777777" w:rsidR="004C02EF" w:rsidRPr="00E77497" w:rsidRDefault="004C02EF" w:rsidP="009A20C6">
      <w:pPr>
        <w:pStyle w:val="Alg4"/>
        <w:numPr>
          <w:ilvl w:val="0"/>
          <w:numId w:val="348"/>
        </w:numPr>
      </w:pPr>
      <w:r w:rsidRPr="00E77497">
        <w:t>If IsCallable(</w:t>
      </w:r>
      <w:r w:rsidRPr="00E77497">
        <w:rPr>
          <w:i/>
        </w:rPr>
        <w:t>toString)</w:t>
      </w:r>
      <w:r w:rsidRPr="00E77497">
        <w:t xml:space="preserve"> is </w:t>
      </w:r>
      <w:r w:rsidRPr="00E77497">
        <w:rPr>
          <w:b/>
        </w:rPr>
        <w:t>true</w:t>
      </w:r>
      <w:r w:rsidRPr="00E77497">
        <w:t xml:space="preserve"> then,</w:t>
      </w:r>
    </w:p>
    <w:p w14:paraId="6B49C28A" w14:textId="77777777" w:rsidR="004C02EF" w:rsidRPr="00E77497" w:rsidRDefault="004C02EF" w:rsidP="009A20C6">
      <w:pPr>
        <w:pStyle w:val="Alg4"/>
        <w:numPr>
          <w:ilvl w:val="1"/>
          <w:numId w:val="348"/>
        </w:numPr>
      </w:pPr>
      <w:r w:rsidRPr="00E77497">
        <w:t xml:space="preserve">Let </w:t>
      </w:r>
      <w:r w:rsidRPr="00E77497">
        <w:rPr>
          <w:i/>
        </w:rPr>
        <w:t>str</w:t>
      </w:r>
      <w:r w:rsidRPr="00E77497">
        <w:t xml:space="preserve"> be the result of calling the [[Call]] internal method of </w:t>
      </w:r>
      <w:r w:rsidRPr="00E77497">
        <w:rPr>
          <w:i/>
        </w:rPr>
        <w:t>toString</w:t>
      </w:r>
      <w:r w:rsidRPr="00E77497">
        <w:t xml:space="preserve">, with </w:t>
      </w:r>
      <w:r w:rsidRPr="00E77497">
        <w:rPr>
          <w:i/>
        </w:rPr>
        <w:t>O</w:t>
      </w:r>
      <w:r w:rsidRPr="00E77497">
        <w:t xml:space="preserve"> as the </w:t>
      </w:r>
      <w:r w:rsidRPr="00AA7866">
        <w:rPr>
          <w:b/>
        </w:rPr>
        <w:t>this</w:t>
      </w:r>
      <w:r w:rsidRPr="00E77497">
        <w:t xml:space="preserve"> value and an empty argument list.</w:t>
      </w:r>
    </w:p>
    <w:p w14:paraId="07B91B27" w14:textId="77777777" w:rsidR="002861C6" w:rsidRDefault="002861C6" w:rsidP="002861C6">
      <w:pPr>
        <w:pStyle w:val="Alg4"/>
        <w:numPr>
          <w:ilvl w:val="1"/>
          <w:numId w:val="348"/>
        </w:numPr>
        <w:rPr>
          <w:ins w:id="4584" w:author="Rev 6 Allen Wirfs-Brock" w:date="2012-02-23T13:20:00Z"/>
        </w:rPr>
      </w:pPr>
      <w:ins w:id="4585" w:author="Rev 6 Allen Wirfs-Brock" w:date="2012-02-23T13:20:00Z">
        <w:r>
          <w:t>ReturnIfAbrupt(</w:t>
        </w:r>
        <w:r>
          <w:rPr>
            <w:i/>
          </w:rPr>
          <w:t>str</w:t>
        </w:r>
        <w:r>
          <w:t>).</w:t>
        </w:r>
      </w:ins>
    </w:p>
    <w:p w14:paraId="635353C0" w14:textId="77777777" w:rsidR="004C02EF" w:rsidRPr="00E77497" w:rsidRDefault="004C02EF" w:rsidP="009A20C6">
      <w:pPr>
        <w:pStyle w:val="Alg4"/>
        <w:numPr>
          <w:ilvl w:val="1"/>
          <w:numId w:val="348"/>
        </w:numPr>
      </w:pPr>
      <w:r w:rsidRPr="00E77497">
        <w:t xml:space="preserve">If </w:t>
      </w:r>
      <w:r w:rsidRPr="00E77497">
        <w:rPr>
          <w:i/>
        </w:rPr>
        <w:t>str</w:t>
      </w:r>
      <w:r w:rsidRPr="00E77497">
        <w:t xml:space="preserve"> is a primitive value, return </w:t>
      </w:r>
      <w:r w:rsidRPr="00E77497">
        <w:rPr>
          <w:i/>
        </w:rPr>
        <w:t>str</w:t>
      </w:r>
      <w:r w:rsidRPr="00E77497">
        <w:t>.</w:t>
      </w:r>
    </w:p>
    <w:p w14:paraId="0EC0C984" w14:textId="77777777" w:rsidR="004C02EF" w:rsidRPr="00E77497" w:rsidRDefault="004C02EF" w:rsidP="009A20C6">
      <w:pPr>
        <w:pStyle w:val="Alg4"/>
        <w:numPr>
          <w:ilvl w:val="0"/>
          <w:numId w:val="348"/>
        </w:numPr>
        <w:spacing w:after="120"/>
      </w:pPr>
      <w:r w:rsidRPr="00E77497">
        <w:t xml:space="preserve">Throw a </w:t>
      </w:r>
      <w:r w:rsidRPr="00E77497">
        <w:rPr>
          <w:b/>
        </w:rPr>
        <w:t xml:space="preserve">TypeError </w:t>
      </w:r>
      <w:r w:rsidRPr="00E77497">
        <w:t>exception.</w:t>
      </w:r>
    </w:p>
    <w:p w14:paraId="14FF7B7D" w14:textId="77777777" w:rsidR="004C02EF" w:rsidRPr="00E77497" w:rsidRDefault="004C02EF" w:rsidP="004C02EF">
      <w:r w:rsidRPr="00E77497">
        <w:t xml:space="preserve">When the [[DefaultValue]] internal method of </w:t>
      </w:r>
      <w:r w:rsidRPr="00E77497">
        <w:rPr>
          <w:rFonts w:ascii="Times New Roman" w:hAnsi="Times New Roman"/>
          <w:i/>
        </w:rPr>
        <w:t>O</w:t>
      </w:r>
      <w:r w:rsidRPr="00E77497">
        <w:t xml:space="preserve"> is called with no hint, then it behaves as if the hint were Number, unless </w:t>
      </w:r>
      <w:r w:rsidRPr="00E77497">
        <w:rPr>
          <w:rFonts w:ascii="Times New Roman" w:hAnsi="Times New Roman"/>
          <w:i/>
        </w:rPr>
        <w:t>O</w:t>
      </w:r>
      <w:r w:rsidRPr="00E77497">
        <w:t xml:space="preserve"> is a Date object (see 15.9.6), in which case it behaves as if the hint were String.</w:t>
      </w:r>
    </w:p>
    <w:p w14:paraId="2831162C" w14:textId="77777777" w:rsidR="004C02EF" w:rsidRPr="00E77497" w:rsidRDefault="004C02EF" w:rsidP="004C02EF">
      <w:r w:rsidRPr="00E77497">
        <w:t xml:space="preserve">The above specification of [[DefaultValue]] for </w:t>
      </w:r>
      <w:del w:id="4586" w:author="Rev 9 Allen Wirfs-Brock" w:date="2012-07-07T17:33:00Z">
        <w:r w:rsidRPr="00E77497" w:rsidDel="00EB2682">
          <w:delText xml:space="preserve">native </w:delText>
        </w:r>
      </w:del>
      <w:ins w:id="4587" w:author="Rev 9 Allen Wirfs-Brock" w:date="2012-07-07T17:33:00Z">
        <w:r w:rsidR="00EB2682">
          <w:t>ordinary</w:t>
        </w:r>
        <w:r w:rsidR="00EB2682" w:rsidRPr="00E77497">
          <w:t xml:space="preserve"> </w:t>
        </w:r>
      </w:ins>
      <w:r w:rsidRPr="00E77497">
        <w:t>objects can return only primitive values. If a</w:t>
      </w:r>
      <w:ins w:id="4588" w:author="Rev 9 Allen Wirfs-Brock" w:date="2012-07-07T17:33:00Z">
        <w:r w:rsidR="00EB2682">
          <w:t>n</w:t>
        </w:r>
      </w:ins>
      <w:r w:rsidRPr="00E77497">
        <w:t xml:space="preserve"> </w:t>
      </w:r>
      <w:del w:id="4589" w:author="Rev 9 Allen Wirfs-Brock" w:date="2012-07-07T17:34:00Z">
        <w:r w:rsidRPr="00E77497" w:rsidDel="00EB2682">
          <w:delText xml:space="preserve">host </w:delText>
        </w:r>
      </w:del>
      <w:ins w:id="4590" w:author="Rev 9 Allen Wirfs-Brock" w:date="2012-07-07T17:34:00Z">
        <w:r w:rsidR="00EB2682">
          <w:t>exotic</w:t>
        </w:r>
        <w:r w:rsidR="00EB2682" w:rsidRPr="00E77497">
          <w:t xml:space="preserve"> </w:t>
        </w:r>
      </w:ins>
      <w:r w:rsidRPr="00E77497">
        <w:t>object implements its own [[DefaultValue]] internal method, it must ensure that its [[DefaultValue]] internal method can return only primitive values.</w:t>
      </w:r>
    </w:p>
    <w:p w14:paraId="7E2C4C74" w14:textId="77777777" w:rsidR="004C02EF" w:rsidRPr="00E77497" w:rsidRDefault="004C02EF" w:rsidP="00C623F2">
      <w:pPr>
        <w:pStyle w:val="30"/>
        <w:numPr>
          <w:ilvl w:val="0"/>
          <w:numId w:val="0"/>
        </w:numPr>
      </w:pPr>
      <w:bookmarkStart w:id="4591" w:name="_Toc235503356"/>
      <w:bookmarkStart w:id="4592" w:name="_Toc241509131"/>
      <w:bookmarkStart w:id="4593" w:name="_Toc244416618"/>
      <w:bookmarkStart w:id="4594" w:name="_Toc276630982"/>
      <w:bookmarkStart w:id="4595" w:name="_Toc336509457"/>
      <w:r w:rsidRPr="00E77497">
        <w:t>8.12.9</w:t>
      </w:r>
      <w:r w:rsidRPr="00E77497">
        <w:tab/>
        <w:t>[[DefineOwnProperty]] (P, Desc, Throw)</w:t>
      </w:r>
      <w:bookmarkEnd w:id="4591"/>
      <w:bookmarkEnd w:id="4592"/>
      <w:bookmarkEnd w:id="4593"/>
      <w:bookmarkEnd w:id="4594"/>
      <w:bookmarkEnd w:id="4595"/>
    </w:p>
    <w:p w14:paraId="047E005F" w14:textId="77777777" w:rsidR="004C02EF" w:rsidRPr="00E77497" w:rsidRDefault="004C02EF" w:rsidP="004C02EF">
      <w:r w:rsidRPr="00E77497">
        <w:t xml:space="preserve">In the following algorithm, the term “Reject” means “If </w:t>
      </w:r>
      <w:r w:rsidRPr="00E77497">
        <w:rPr>
          <w:rStyle w:val="bnf"/>
        </w:rPr>
        <w:t>Throw</w:t>
      </w:r>
      <w:r w:rsidRPr="00E77497">
        <w:t xml:space="preserve"> is </w:t>
      </w:r>
      <w:r w:rsidRPr="00E77497">
        <w:rPr>
          <w:b/>
        </w:rPr>
        <w:t>true</w:t>
      </w:r>
      <w:r w:rsidRPr="00E77497">
        <w:t xml:space="preserve">, then throw a </w:t>
      </w:r>
      <w:r w:rsidRPr="00E77497">
        <w:rPr>
          <w:b/>
        </w:rPr>
        <w:t>TypeError</w:t>
      </w:r>
      <w:r w:rsidRPr="00E77497">
        <w:t xml:space="preserve"> exception, otherwise return </w:t>
      </w:r>
      <w:r w:rsidRPr="00E77497">
        <w:rPr>
          <w:b/>
        </w:rPr>
        <w:t>false</w:t>
      </w:r>
      <w:r w:rsidRPr="00E77497">
        <w:t xml:space="preserve">”. The algorithm contains steps that test various fields of the Property Descriptor </w:t>
      </w:r>
      <w:r w:rsidRPr="00E77497">
        <w:rPr>
          <w:rFonts w:ascii="Times New Roman" w:hAnsi="Times New Roman"/>
          <w:i/>
        </w:rPr>
        <w:t>Desc</w:t>
      </w:r>
      <w:r w:rsidRPr="00E77497">
        <w:t xml:space="preserve"> for specific values. The fields that are tested in this manner need not actually exist in </w:t>
      </w:r>
      <w:r w:rsidRPr="00E77497">
        <w:rPr>
          <w:rFonts w:ascii="Times New Roman" w:hAnsi="Times New Roman"/>
          <w:i/>
        </w:rPr>
        <w:t>Desc</w:t>
      </w:r>
      <w:r w:rsidRPr="00E77497">
        <w:t xml:space="preserve">.  If a field is absent then its value is considered to be </w:t>
      </w:r>
      <w:r w:rsidRPr="00E77497">
        <w:rPr>
          <w:b/>
        </w:rPr>
        <w:t>false</w:t>
      </w:r>
      <w:r w:rsidRPr="00E77497">
        <w:t>.</w:t>
      </w:r>
    </w:p>
    <w:p w14:paraId="70E0E44C" w14:textId="77777777" w:rsidR="004C02EF" w:rsidRPr="00E77497" w:rsidRDefault="004C02EF" w:rsidP="004C02EF">
      <w:r w:rsidRPr="00E77497">
        <w:t xml:space="preserve">When the [[DefineOwnProperty]] internal method of </w:t>
      </w:r>
      <w:r w:rsidRPr="00E77497">
        <w:rPr>
          <w:rFonts w:ascii="Times New Roman" w:hAnsi="Times New Roman"/>
          <w:i/>
        </w:rPr>
        <w:t>O</w:t>
      </w:r>
      <w:r w:rsidRPr="00E77497">
        <w:t xml:space="preserve"> is called with property name </w:t>
      </w:r>
      <w:r w:rsidRPr="00E77497">
        <w:rPr>
          <w:rFonts w:ascii="Times New Roman" w:hAnsi="Times New Roman"/>
          <w:i/>
        </w:rPr>
        <w:t>P</w:t>
      </w:r>
      <w:r w:rsidRPr="00E77497">
        <w:t xml:space="preserve">, property descriptor </w:t>
      </w:r>
      <w:r w:rsidRPr="00E77497">
        <w:rPr>
          <w:rFonts w:ascii="Times New Roman" w:hAnsi="Times New Roman"/>
          <w:i/>
        </w:rPr>
        <w:t>Desc</w:t>
      </w:r>
      <w:r w:rsidRPr="00E77497">
        <w:t xml:space="preserve">, and Boolean flag </w:t>
      </w:r>
      <w:r w:rsidRPr="00E77497">
        <w:rPr>
          <w:rFonts w:ascii="Times New Roman" w:hAnsi="Times New Roman"/>
          <w:i/>
        </w:rPr>
        <w:t>Throw</w:t>
      </w:r>
      <w:r w:rsidRPr="00E77497">
        <w:t>, the following steps are taken:</w:t>
      </w:r>
    </w:p>
    <w:p w14:paraId="7EA322C1" w14:textId="77777777" w:rsidR="002D271D" w:rsidDel="00E82328" w:rsidRDefault="002861C6" w:rsidP="002D271D">
      <w:pPr>
        <w:pStyle w:val="Alg4"/>
        <w:numPr>
          <w:ilvl w:val="0"/>
          <w:numId w:val="349"/>
        </w:numPr>
        <w:rPr>
          <w:ins w:id="4596" w:author="Rev 6 Allen Wirfs-Brock" w:date="2012-02-22T13:32:00Z"/>
          <w:del w:id="4597" w:author="Rev 7 Allen Wirfs-Brock" w:date="2012-04-09T16:16:00Z"/>
        </w:rPr>
      </w:pPr>
      <w:ins w:id="4598" w:author="Rev 6 Allen Wirfs-Brock" w:date="2012-02-23T13:20:00Z">
        <w:del w:id="4599" w:author="Rev 7 Allen Wirfs-Brock" w:date="2012-04-09T16:16:00Z">
          <w:r w:rsidDel="00E82328">
            <w:delText>ReturnIfAbrupt(</w:delText>
          </w:r>
          <w:r w:rsidDel="00E82328">
            <w:rPr>
              <w:i/>
            </w:rPr>
            <w:delText>O</w:delText>
          </w:r>
          <w:r w:rsidDel="00E82328">
            <w:delText>)</w:delText>
          </w:r>
        </w:del>
      </w:ins>
      <w:ins w:id="4600" w:author="Rev 6 Allen Wirfs-Brock" w:date="2012-02-22T13:32:00Z">
        <w:del w:id="4601" w:author="Rev 7 Allen Wirfs-Brock" w:date="2012-04-09T16:16:00Z">
          <w:r w:rsidR="002D271D" w:rsidDel="00E82328">
            <w:delText>.</w:delText>
          </w:r>
        </w:del>
      </w:ins>
    </w:p>
    <w:p w14:paraId="53793CB9" w14:textId="77777777" w:rsidR="004C02EF" w:rsidRPr="00E77497" w:rsidRDefault="004C02EF" w:rsidP="009A20C6">
      <w:pPr>
        <w:pStyle w:val="Alg4"/>
        <w:numPr>
          <w:ilvl w:val="0"/>
          <w:numId w:val="349"/>
        </w:numPr>
      </w:pPr>
      <w:r w:rsidRPr="00E77497">
        <w:t xml:space="preserve">Let </w:t>
      </w:r>
      <w:r w:rsidRPr="00E77497">
        <w:rPr>
          <w:i/>
        </w:rPr>
        <w:t>current</w:t>
      </w:r>
      <w:r w:rsidRPr="00E77497">
        <w:t xml:space="preserve"> be the result of calling the [[GetOwnProperty]] internal method of </w:t>
      </w:r>
      <w:r w:rsidRPr="00E77497">
        <w:rPr>
          <w:i/>
        </w:rPr>
        <w:t>O</w:t>
      </w:r>
      <w:r w:rsidRPr="00E77497">
        <w:t xml:space="preserve"> with property name </w:t>
      </w:r>
      <w:r w:rsidRPr="00E77497">
        <w:rPr>
          <w:i/>
        </w:rPr>
        <w:t>P</w:t>
      </w:r>
      <w:r w:rsidRPr="00E77497">
        <w:t>.</w:t>
      </w:r>
    </w:p>
    <w:p w14:paraId="6D1B73B9" w14:textId="77777777" w:rsidR="004C02EF" w:rsidRPr="00E77497" w:rsidRDefault="004C02EF" w:rsidP="009A20C6">
      <w:pPr>
        <w:pStyle w:val="Alg4"/>
        <w:numPr>
          <w:ilvl w:val="0"/>
          <w:numId w:val="349"/>
        </w:numPr>
      </w:pPr>
      <w:r w:rsidRPr="00E77497">
        <w:t xml:space="preserve">Let </w:t>
      </w:r>
      <w:r w:rsidRPr="00E77497">
        <w:rPr>
          <w:i/>
        </w:rPr>
        <w:t>extensible</w:t>
      </w:r>
      <w:r w:rsidRPr="00E77497">
        <w:t xml:space="preserve"> be the value of the [[Extensible]] internal property of </w:t>
      </w:r>
      <w:r w:rsidRPr="00E77497">
        <w:rPr>
          <w:i/>
        </w:rPr>
        <w:t>O</w:t>
      </w:r>
      <w:r w:rsidRPr="00E77497">
        <w:t>.</w:t>
      </w:r>
    </w:p>
    <w:p w14:paraId="51337D56" w14:textId="77777777" w:rsidR="004C02EF" w:rsidRPr="00E77497" w:rsidRDefault="004C02EF" w:rsidP="009A20C6">
      <w:pPr>
        <w:pStyle w:val="Alg4"/>
        <w:numPr>
          <w:ilvl w:val="0"/>
          <w:numId w:val="349"/>
        </w:numPr>
      </w:pPr>
      <w:r w:rsidRPr="00E77497">
        <w:t xml:space="preserve">If </w:t>
      </w:r>
      <w:r w:rsidRPr="00E77497">
        <w:rPr>
          <w:i/>
        </w:rPr>
        <w:t xml:space="preserve">current </w:t>
      </w:r>
      <w:r w:rsidRPr="00E77497">
        <w:t xml:space="preserve">is </w:t>
      </w:r>
      <w:r w:rsidRPr="00E77497">
        <w:rPr>
          <w:b/>
        </w:rPr>
        <w:t>undefined</w:t>
      </w:r>
      <w:r w:rsidRPr="00E77497">
        <w:t xml:space="preserve"> and </w:t>
      </w:r>
      <w:r w:rsidRPr="00E77497">
        <w:rPr>
          <w:i/>
        </w:rPr>
        <w:t>extensible</w:t>
      </w:r>
      <w:r w:rsidRPr="00E77497">
        <w:t xml:space="preserve"> is </w:t>
      </w:r>
      <w:r w:rsidRPr="00E77497">
        <w:rPr>
          <w:b/>
        </w:rPr>
        <w:t>false</w:t>
      </w:r>
      <w:r w:rsidRPr="00E77497">
        <w:t>, then Reject.</w:t>
      </w:r>
    </w:p>
    <w:p w14:paraId="3F5C3345" w14:textId="77777777" w:rsidR="004C02EF" w:rsidRPr="00E77497" w:rsidRDefault="004C02EF" w:rsidP="009A20C6">
      <w:pPr>
        <w:pStyle w:val="Alg4"/>
        <w:numPr>
          <w:ilvl w:val="0"/>
          <w:numId w:val="349"/>
        </w:numPr>
      </w:pPr>
      <w:r w:rsidRPr="00E77497">
        <w:t xml:space="preserve">If </w:t>
      </w:r>
      <w:r w:rsidRPr="00E77497">
        <w:rPr>
          <w:i/>
        </w:rPr>
        <w:t>current</w:t>
      </w:r>
      <w:r w:rsidRPr="00E77497">
        <w:t xml:space="preserve"> is </w:t>
      </w:r>
      <w:r w:rsidRPr="00E77497">
        <w:rPr>
          <w:b/>
        </w:rPr>
        <w:t>undefined</w:t>
      </w:r>
      <w:r w:rsidRPr="00E77497">
        <w:t xml:space="preserve"> and </w:t>
      </w:r>
      <w:r w:rsidRPr="00E77497">
        <w:rPr>
          <w:i/>
        </w:rPr>
        <w:t>extensible</w:t>
      </w:r>
      <w:r w:rsidRPr="00E77497">
        <w:t xml:space="preserve"> is </w:t>
      </w:r>
      <w:r w:rsidRPr="00E77497">
        <w:rPr>
          <w:b/>
        </w:rPr>
        <w:t>true</w:t>
      </w:r>
      <w:r w:rsidRPr="00E77497">
        <w:t>, then</w:t>
      </w:r>
    </w:p>
    <w:p w14:paraId="4F27AE8A" w14:textId="77777777" w:rsidR="004C02EF" w:rsidRPr="00E77497" w:rsidRDefault="004C02EF" w:rsidP="009A20C6">
      <w:pPr>
        <w:pStyle w:val="Alg4"/>
        <w:numPr>
          <w:ilvl w:val="1"/>
          <w:numId w:val="349"/>
        </w:numPr>
      </w:pPr>
      <w:r w:rsidRPr="00E77497">
        <w:t>If  IsGenericDescriptor(</w:t>
      </w:r>
      <w:r w:rsidRPr="00E77497">
        <w:rPr>
          <w:i/>
        </w:rPr>
        <w:t>Desc</w:t>
      </w:r>
      <w:r w:rsidRPr="00E77497">
        <w:t>) or IsDataDescriptor(</w:t>
      </w:r>
      <w:r w:rsidRPr="00E77497">
        <w:rPr>
          <w:i/>
        </w:rPr>
        <w:t>Desc</w:t>
      </w:r>
      <w:r w:rsidRPr="00E77497">
        <w:t xml:space="preserve">) is </w:t>
      </w:r>
      <w:r w:rsidRPr="00E77497">
        <w:rPr>
          <w:b/>
        </w:rPr>
        <w:t>true</w:t>
      </w:r>
      <w:r w:rsidRPr="00E77497">
        <w:t>, then</w:t>
      </w:r>
    </w:p>
    <w:p w14:paraId="405FC11E" w14:textId="77777777" w:rsidR="004C02EF" w:rsidRPr="00E77497" w:rsidRDefault="004C02EF" w:rsidP="009A20C6">
      <w:pPr>
        <w:pStyle w:val="Alg4"/>
        <w:numPr>
          <w:ilvl w:val="2"/>
          <w:numId w:val="349"/>
        </w:numPr>
      </w:pPr>
      <w:r w:rsidRPr="00E77497">
        <w:t xml:space="preserve">Create an own data property named </w:t>
      </w:r>
      <w:r w:rsidRPr="00E77497">
        <w:rPr>
          <w:i/>
        </w:rPr>
        <w:t>P</w:t>
      </w:r>
      <w:r w:rsidRPr="00E77497">
        <w:t xml:space="preserve"> of object </w:t>
      </w:r>
      <w:r w:rsidRPr="00E77497">
        <w:rPr>
          <w:i/>
        </w:rPr>
        <w:t>O</w:t>
      </w:r>
      <w:r w:rsidRPr="00E77497">
        <w:t xml:space="preserve"> whose [[Value]], [[Writable]], [[Enumerable]] and [[Configurable]] attribute values are described by </w:t>
      </w:r>
      <w:r w:rsidRPr="00E77497">
        <w:rPr>
          <w:i/>
        </w:rPr>
        <w:t>Desc</w:t>
      </w:r>
      <w:r w:rsidRPr="00E77497">
        <w:t xml:space="preserve">. If the value of an attribute field of </w:t>
      </w:r>
      <w:r w:rsidRPr="00E77497">
        <w:rPr>
          <w:i/>
        </w:rPr>
        <w:t>Desc</w:t>
      </w:r>
      <w:r w:rsidRPr="00E77497">
        <w:t xml:space="preserve"> is absent, the attribute of the newly created property is set to its default value.</w:t>
      </w:r>
    </w:p>
    <w:p w14:paraId="348085B3" w14:textId="77777777" w:rsidR="004C02EF" w:rsidRPr="00E77497" w:rsidRDefault="004C02EF" w:rsidP="009A20C6">
      <w:pPr>
        <w:pStyle w:val="Alg4"/>
        <w:numPr>
          <w:ilvl w:val="1"/>
          <w:numId w:val="349"/>
        </w:numPr>
      </w:pPr>
      <w:r w:rsidRPr="00E77497">
        <w:t xml:space="preserve">Else, </w:t>
      </w:r>
      <w:r w:rsidRPr="00E77497">
        <w:rPr>
          <w:i/>
        </w:rPr>
        <w:t>Desc</w:t>
      </w:r>
      <w:r w:rsidRPr="00E77497">
        <w:t xml:space="preserve"> must be an accessor Property Descriptor so,</w:t>
      </w:r>
    </w:p>
    <w:p w14:paraId="4195E9C9" w14:textId="77777777" w:rsidR="004C02EF" w:rsidRPr="00E77497" w:rsidRDefault="004C02EF" w:rsidP="009A20C6">
      <w:pPr>
        <w:pStyle w:val="Alg4"/>
        <w:numPr>
          <w:ilvl w:val="2"/>
          <w:numId w:val="349"/>
        </w:numPr>
      </w:pPr>
      <w:r w:rsidRPr="00E77497">
        <w:t xml:space="preserve">Create an own accessor property named </w:t>
      </w:r>
      <w:r w:rsidRPr="00E77497">
        <w:rPr>
          <w:i/>
        </w:rPr>
        <w:t>P</w:t>
      </w:r>
      <w:r w:rsidRPr="00E77497">
        <w:t xml:space="preserve"> of object </w:t>
      </w:r>
      <w:r w:rsidRPr="00E77497">
        <w:rPr>
          <w:i/>
        </w:rPr>
        <w:t>O</w:t>
      </w:r>
      <w:r w:rsidRPr="00E77497">
        <w:t xml:space="preserve"> whose [[Get]], [[Set]], [[Enumerable]] and [[Configurable]] attribute values are described by </w:t>
      </w:r>
      <w:r w:rsidRPr="00E77497">
        <w:rPr>
          <w:i/>
        </w:rPr>
        <w:t>Desc</w:t>
      </w:r>
      <w:r w:rsidRPr="00E77497">
        <w:t xml:space="preserve">. If the value of an attribute field of </w:t>
      </w:r>
      <w:r w:rsidRPr="00E77497">
        <w:rPr>
          <w:i/>
        </w:rPr>
        <w:t>Desc</w:t>
      </w:r>
      <w:r w:rsidRPr="00E77497">
        <w:t xml:space="preserve"> is absent, the attribute of the newly created property is set to its default value.</w:t>
      </w:r>
    </w:p>
    <w:p w14:paraId="2F36A1FB" w14:textId="77777777" w:rsidR="004C02EF" w:rsidRPr="00E77497" w:rsidRDefault="004C02EF" w:rsidP="009A20C6">
      <w:pPr>
        <w:pStyle w:val="Alg4"/>
        <w:numPr>
          <w:ilvl w:val="1"/>
          <w:numId w:val="349"/>
        </w:numPr>
      </w:pPr>
      <w:r w:rsidRPr="00E77497">
        <w:t xml:space="preserve">Return </w:t>
      </w:r>
      <w:r w:rsidRPr="00E77497">
        <w:rPr>
          <w:b/>
        </w:rPr>
        <w:t>true</w:t>
      </w:r>
      <w:r w:rsidRPr="00E77497">
        <w:t>.</w:t>
      </w:r>
    </w:p>
    <w:p w14:paraId="5DF0EB7B" w14:textId="77777777" w:rsidR="004C02EF" w:rsidRPr="00E77497" w:rsidRDefault="004C02EF" w:rsidP="009A20C6">
      <w:pPr>
        <w:pStyle w:val="Alg4"/>
        <w:numPr>
          <w:ilvl w:val="0"/>
          <w:numId w:val="349"/>
        </w:numPr>
      </w:pPr>
      <w:r w:rsidRPr="00E77497">
        <w:t xml:space="preserve">Return </w:t>
      </w:r>
      <w:r w:rsidRPr="00E77497">
        <w:rPr>
          <w:b/>
        </w:rPr>
        <w:t>true</w:t>
      </w:r>
      <w:r w:rsidRPr="00E77497">
        <w:t xml:space="preserve">, if every field in </w:t>
      </w:r>
      <w:r w:rsidRPr="00E77497">
        <w:rPr>
          <w:i/>
        </w:rPr>
        <w:t>Desc</w:t>
      </w:r>
      <w:r w:rsidRPr="00E77497">
        <w:t xml:space="preserve"> is absent.</w:t>
      </w:r>
    </w:p>
    <w:p w14:paraId="7E86AA97" w14:textId="77777777" w:rsidR="004C02EF" w:rsidRPr="00E77497" w:rsidRDefault="004C02EF" w:rsidP="009A20C6">
      <w:pPr>
        <w:pStyle w:val="Alg4"/>
        <w:numPr>
          <w:ilvl w:val="0"/>
          <w:numId w:val="349"/>
        </w:numPr>
      </w:pPr>
      <w:r w:rsidRPr="00E77497">
        <w:t xml:space="preserve">Return </w:t>
      </w:r>
      <w:r w:rsidRPr="00E77497">
        <w:rPr>
          <w:b/>
        </w:rPr>
        <w:t>true</w:t>
      </w:r>
      <w:r w:rsidRPr="00E77497">
        <w:t xml:space="preserve">, if every field in </w:t>
      </w:r>
      <w:r w:rsidRPr="00E77497">
        <w:rPr>
          <w:i/>
        </w:rPr>
        <w:t xml:space="preserve">Desc </w:t>
      </w:r>
      <w:r w:rsidRPr="00E77497">
        <w:t xml:space="preserve">also occurs in </w:t>
      </w:r>
      <w:r w:rsidRPr="00E77497">
        <w:rPr>
          <w:i/>
        </w:rPr>
        <w:t>current</w:t>
      </w:r>
      <w:r w:rsidRPr="00E77497">
        <w:t xml:space="preserve"> and the value of every field in </w:t>
      </w:r>
      <w:r w:rsidRPr="00E77497">
        <w:rPr>
          <w:i/>
        </w:rPr>
        <w:t xml:space="preserve">Desc </w:t>
      </w:r>
      <w:r w:rsidRPr="00E77497">
        <w:t xml:space="preserve">is the same value as the corresponding field in </w:t>
      </w:r>
      <w:r w:rsidRPr="00E77497">
        <w:rPr>
          <w:i/>
        </w:rPr>
        <w:t xml:space="preserve">current </w:t>
      </w:r>
      <w:r w:rsidRPr="00E77497">
        <w:t>when compared using the SameValue algorithm (9.12).</w:t>
      </w:r>
    </w:p>
    <w:p w14:paraId="0F4B6C0D" w14:textId="77777777" w:rsidR="004C02EF" w:rsidRPr="00E77497" w:rsidRDefault="004C02EF" w:rsidP="009A20C6">
      <w:pPr>
        <w:pStyle w:val="Alg4"/>
        <w:numPr>
          <w:ilvl w:val="0"/>
          <w:numId w:val="349"/>
        </w:numPr>
      </w:pPr>
      <w:r w:rsidRPr="00E77497">
        <w:t xml:space="preserve">If the [[Configurable]] field of </w:t>
      </w:r>
      <w:r w:rsidRPr="00E77497">
        <w:rPr>
          <w:i/>
        </w:rPr>
        <w:t>current</w:t>
      </w:r>
      <w:r w:rsidRPr="00E77497">
        <w:t xml:space="preserve"> is </w:t>
      </w:r>
      <w:r w:rsidRPr="00E77497">
        <w:rPr>
          <w:b/>
        </w:rPr>
        <w:t>false</w:t>
      </w:r>
      <w:r w:rsidRPr="00E77497">
        <w:t xml:space="preserve"> then</w:t>
      </w:r>
    </w:p>
    <w:p w14:paraId="5B7CF8AD" w14:textId="77777777" w:rsidR="004C02EF" w:rsidRPr="00E77497" w:rsidRDefault="004C02EF" w:rsidP="009A20C6">
      <w:pPr>
        <w:pStyle w:val="Alg4"/>
        <w:numPr>
          <w:ilvl w:val="1"/>
          <w:numId w:val="349"/>
        </w:numPr>
      </w:pPr>
      <w:r w:rsidRPr="00E77497">
        <w:t xml:space="preserve">Reject, if the [[Configurable]] field of </w:t>
      </w:r>
      <w:r w:rsidRPr="00E77497">
        <w:rPr>
          <w:i/>
        </w:rPr>
        <w:t>Desc</w:t>
      </w:r>
      <w:r w:rsidRPr="00E77497">
        <w:t xml:space="preserve"> is </w:t>
      </w:r>
      <w:r w:rsidRPr="00E77497">
        <w:rPr>
          <w:b/>
        </w:rPr>
        <w:t>true</w:t>
      </w:r>
      <w:r w:rsidRPr="00E77497">
        <w:t>.</w:t>
      </w:r>
    </w:p>
    <w:p w14:paraId="645CE966" w14:textId="77777777" w:rsidR="004C02EF" w:rsidRPr="00E77497" w:rsidRDefault="004C02EF" w:rsidP="009A20C6">
      <w:pPr>
        <w:pStyle w:val="Alg4"/>
        <w:numPr>
          <w:ilvl w:val="1"/>
          <w:numId w:val="349"/>
        </w:numPr>
      </w:pPr>
      <w:r w:rsidRPr="00E77497">
        <w:t xml:space="preserve">Reject, if the [[Enumerable]] field of </w:t>
      </w:r>
      <w:r w:rsidRPr="00E77497">
        <w:rPr>
          <w:i/>
        </w:rPr>
        <w:t>Desc</w:t>
      </w:r>
      <w:r w:rsidRPr="00E77497">
        <w:t xml:space="preserve"> is present and the [[Enumerable]] fields of </w:t>
      </w:r>
      <w:r w:rsidRPr="00E77497">
        <w:rPr>
          <w:i/>
        </w:rPr>
        <w:t>current</w:t>
      </w:r>
      <w:r w:rsidRPr="00E77497">
        <w:t xml:space="preserve"> and </w:t>
      </w:r>
      <w:r w:rsidRPr="00E77497">
        <w:rPr>
          <w:i/>
        </w:rPr>
        <w:t>Desc</w:t>
      </w:r>
      <w:r w:rsidRPr="00E77497">
        <w:t xml:space="preserve"> are the Boolean negation of each other.</w:t>
      </w:r>
    </w:p>
    <w:p w14:paraId="5B72E51D" w14:textId="77777777" w:rsidR="004C02EF" w:rsidRPr="00E77497" w:rsidRDefault="004C02EF" w:rsidP="009A20C6">
      <w:pPr>
        <w:pStyle w:val="Alg4"/>
        <w:numPr>
          <w:ilvl w:val="0"/>
          <w:numId w:val="349"/>
        </w:numPr>
      </w:pPr>
      <w:r w:rsidRPr="00E77497">
        <w:t>If IsGenericDescriptor(</w:t>
      </w:r>
      <w:r w:rsidRPr="00E77497">
        <w:rPr>
          <w:i/>
        </w:rPr>
        <w:t>Desc</w:t>
      </w:r>
      <w:r w:rsidRPr="00E77497">
        <w:t xml:space="preserve">) is </w:t>
      </w:r>
      <w:r w:rsidRPr="00E77497">
        <w:rPr>
          <w:b/>
        </w:rPr>
        <w:t>true</w:t>
      </w:r>
      <w:r w:rsidRPr="00E77497">
        <w:t>, then no further validation is required.</w:t>
      </w:r>
    </w:p>
    <w:p w14:paraId="61CC7B6D" w14:textId="77777777" w:rsidR="004C02EF" w:rsidRPr="00E77497" w:rsidRDefault="004C02EF" w:rsidP="009A20C6">
      <w:pPr>
        <w:pStyle w:val="Alg4"/>
        <w:numPr>
          <w:ilvl w:val="0"/>
          <w:numId w:val="349"/>
        </w:numPr>
      </w:pPr>
      <w:r w:rsidRPr="00E77497">
        <w:t>Else, if IsDataDescriptor(</w:t>
      </w:r>
      <w:r w:rsidRPr="00E77497">
        <w:rPr>
          <w:i/>
        </w:rPr>
        <w:t>current</w:t>
      </w:r>
      <w:r w:rsidRPr="00E77497">
        <w:t>) and IsDataDescriptor(</w:t>
      </w:r>
      <w:r w:rsidRPr="00E77497">
        <w:rPr>
          <w:i/>
        </w:rPr>
        <w:t>Desc</w:t>
      </w:r>
      <w:r w:rsidRPr="00E77497">
        <w:t>) have different results, then</w:t>
      </w:r>
    </w:p>
    <w:p w14:paraId="7CA7E208" w14:textId="77777777" w:rsidR="004C02EF" w:rsidRPr="00E77497" w:rsidRDefault="004C02EF" w:rsidP="009A20C6">
      <w:pPr>
        <w:pStyle w:val="Alg4"/>
        <w:numPr>
          <w:ilvl w:val="1"/>
          <w:numId w:val="349"/>
        </w:numPr>
      </w:pPr>
      <w:r w:rsidRPr="00E77497">
        <w:t xml:space="preserve">Reject, if the [[Configurable]] field of </w:t>
      </w:r>
      <w:r w:rsidRPr="00E77497">
        <w:rPr>
          <w:i/>
        </w:rPr>
        <w:t>current</w:t>
      </w:r>
      <w:r w:rsidRPr="00E77497">
        <w:t xml:space="preserve"> is </w:t>
      </w:r>
      <w:r w:rsidRPr="00E77497">
        <w:rPr>
          <w:b/>
        </w:rPr>
        <w:t>false</w:t>
      </w:r>
      <w:r w:rsidRPr="00E77497">
        <w:t xml:space="preserve">. </w:t>
      </w:r>
    </w:p>
    <w:p w14:paraId="4F973A27" w14:textId="77777777" w:rsidR="004C02EF" w:rsidRPr="00E77497" w:rsidRDefault="004C02EF" w:rsidP="009A20C6">
      <w:pPr>
        <w:pStyle w:val="Alg4"/>
        <w:numPr>
          <w:ilvl w:val="1"/>
          <w:numId w:val="349"/>
        </w:numPr>
      </w:pPr>
      <w:r w:rsidRPr="00E77497">
        <w:t>If IsDataDescriptor(</w:t>
      </w:r>
      <w:r w:rsidRPr="00E77497">
        <w:rPr>
          <w:i/>
        </w:rPr>
        <w:t>current</w:t>
      </w:r>
      <w:r w:rsidRPr="00E77497">
        <w:t xml:space="preserve">) is </w:t>
      </w:r>
      <w:r w:rsidRPr="00E77497">
        <w:rPr>
          <w:b/>
        </w:rPr>
        <w:t>true</w:t>
      </w:r>
      <w:r w:rsidRPr="00E77497">
        <w:t>, then</w:t>
      </w:r>
    </w:p>
    <w:p w14:paraId="779EBDB6" w14:textId="77777777" w:rsidR="004C02EF" w:rsidRPr="00E77497" w:rsidRDefault="004C02EF" w:rsidP="009A20C6">
      <w:pPr>
        <w:pStyle w:val="Alg4"/>
        <w:numPr>
          <w:ilvl w:val="2"/>
          <w:numId w:val="349"/>
        </w:numPr>
      </w:pPr>
      <w:r w:rsidRPr="00E77497">
        <w:t xml:space="preserve">Convert the property named </w:t>
      </w:r>
      <w:r w:rsidRPr="00E77497">
        <w:rPr>
          <w:i/>
        </w:rPr>
        <w:t>P</w:t>
      </w:r>
      <w:r w:rsidRPr="00E77497">
        <w:t xml:space="preserve"> of object </w:t>
      </w:r>
      <w:r w:rsidRPr="00E77497">
        <w:rPr>
          <w:i/>
        </w:rPr>
        <w:t>O</w:t>
      </w:r>
      <w:r w:rsidRPr="00E77497">
        <w:t xml:space="preserve"> from a data property to an accessor property. Preserve the existing values of the converted property’s [[Configurable]] and [[Enumerable]] attributes and set the rest of the property’s attributes to their default values.</w:t>
      </w:r>
    </w:p>
    <w:p w14:paraId="1FE0DD44" w14:textId="77777777" w:rsidR="004C02EF" w:rsidRPr="00E77497" w:rsidRDefault="004C02EF" w:rsidP="009A20C6">
      <w:pPr>
        <w:pStyle w:val="Alg4"/>
        <w:numPr>
          <w:ilvl w:val="1"/>
          <w:numId w:val="349"/>
        </w:numPr>
      </w:pPr>
      <w:r w:rsidRPr="00E77497">
        <w:t>Else,</w:t>
      </w:r>
    </w:p>
    <w:p w14:paraId="10952DC8" w14:textId="77777777" w:rsidR="004C02EF" w:rsidRPr="00E77497" w:rsidRDefault="004C02EF" w:rsidP="009A20C6">
      <w:pPr>
        <w:pStyle w:val="Alg4"/>
        <w:numPr>
          <w:ilvl w:val="2"/>
          <w:numId w:val="349"/>
        </w:numPr>
      </w:pPr>
      <w:r w:rsidRPr="00E77497">
        <w:t xml:space="preserve">Convert the property named </w:t>
      </w:r>
      <w:r w:rsidRPr="00E77497">
        <w:rPr>
          <w:i/>
        </w:rPr>
        <w:t>P</w:t>
      </w:r>
      <w:r w:rsidRPr="00E77497">
        <w:t xml:space="preserve"> of object </w:t>
      </w:r>
      <w:r w:rsidRPr="00E77497">
        <w:rPr>
          <w:i/>
        </w:rPr>
        <w:t>O</w:t>
      </w:r>
      <w:r w:rsidRPr="00E77497">
        <w:t xml:space="preserve"> from an accessor property to a data property. Preserve the existing values of the converted property’s [[Configurable]] and [[Enumerable]] attributes and set the rest of the property’s attributes to their default values.</w:t>
      </w:r>
    </w:p>
    <w:p w14:paraId="460A0E59" w14:textId="77777777" w:rsidR="004C02EF" w:rsidRPr="00E77497" w:rsidRDefault="004C02EF" w:rsidP="009A20C6">
      <w:pPr>
        <w:pStyle w:val="Alg4"/>
        <w:numPr>
          <w:ilvl w:val="0"/>
          <w:numId w:val="349"/>
        </w:numPr>
      </w:pPr>
      <w:r w:rsidRPr="00E77497">
        <w:t>Else, if IsDataDescriptor(</w:t>
      </w:r>
      <w:r w:rsidRPr="00E77497">
        <w:rPr>
          <w:i/>
        </w:rPr>
        <w:t>current</w:t>
      </w:r>
      <w:r w:rsidRPr="00E77497">
        <w:t>) and IsDataDescriptor(</w:t>
      </w:r>
      <w:r w:rsidRPr="00E77497">
        <w:rPr>
          <w:i/>
        </w:rPr>
        <w:t>Desc</w:t>
      </w:r>
      <w:r w:rsidRPr="00E77497">
        <w:t xml:space="preserve">) are both </w:t>
      </w:r>
      <w:r w:rsidRPr="00E77497">
        <w:rPr>
          <w:b/>
        </w:rPr>
        <w:t>true</w:t>
      </w:r>
      <w:r w:rsidRPr="00E77497">
        <w:t>, then</w:t>
      </w:r>
    </w:p>
    <w:p w14:paraId="0AD54B1F" w14:textId="77777777" w:rsidR="004C02EF" w:rsidRPr="00E77497" w:rsidRDefault="004C02EF" w:rsidP="009A20C6">
      <w:pPr>
        <w:pStyle w:val="Alg4"/>
        <w:numPr>
          <w:ilvl w:val="1"/>
          <w:numId w:val="349"/>
        </w:numPr>
      </w:pPr>
      <w:r w:rsidRPr="00E77497">
        <w:t xml:space="preserve">If the [[Configurable]] field of </w:t>
      </w:r>
      <w:r w:rsidRPr="00E77497">
        <w:rPr>
          <w:i/>
        </w:rPr>
        <w:t>current</w:t>
      </w:r>
      <w:r w:rsidRPr="00E77497">
        <w:t xml:space="preserve"> is </w:t>
      </w:r>
      <w:r w:rsidRPr="00E77497">
        <w:rPr>
          <w:b/>
        </w:rPr>
        <w:t>false</w:t>
      </w:r>
      <w:r w:rsidRPr="00E77497">
        <w:t>, then</w:t>
      </w:r>
    </w:p>
    <w:p w14:paraId="33AF8F1F" w14:textId="77777777" w:rsidR="004C02EF" w:rsidRPr="00E77497" w:rsidRDefault="004C02EF" w:rsidP="009A20C6">
      <w:pPr>
        <w:pStyle w:val="Alg4"/>
        <w:numPr>
          <w:ilvl w:val="2"/>
          <w:numId w:val="349"/>
        </w:numPr>
      </w:pPr>
      <w:r w:rsidRPr="00E77497">
        <w:t xml:space="preserve">Reject, if the [[Writable]] field of </w:t>
      </w:r>
      <w:r w:rsidRPr="00E77497">
        <w:rPr>
          <w:i/>
        </w:rPr>
        <w:t>current</w:t>
      </w:r>
      <w:r w:rsidRPr="00E77497">
        <w:t xml:space="preserve"> is </w:t>
      </w:r>
      <w:r w:rsidRPr="00E77497">
        <w:rPr>
          <w:b/>
        </w:rPr>
        <w:t>false</w:t>
      </w:r>
      <w:r w:rsidRPr="00E77497">
        <w:t xml:space="preserve"> and the [[Writable]] field of </w:t>
      </w:r>
      <w:r w:rsidRPr="00E77497">
        <w:rPr>
          <w:i/>
        </w:rPr>
        <w:t>Desc</w:t>
      </w:r>
      <w:r w:rsidRPr="00E77497">
        <w:t xml:space="preserve"> is </w:t>
      </w:r>
      <w:r w:rsidRPr="00E77497">
        <w:rPr>
          <w:b/>
        </w:rPr>
        <w:t>true</w:t>
      </w:r>
      <w:r w:rsidRPr="00E77497">
        <w:t>.</w:t>
      </w:r>
    </w:p>
    <w:p w14:paraId="71126E34" w14:textId="77777777" w:rsidR="004C02EF" w:rsidRPr="00E77497" w:rsidRDefault="004C02EF" w:rsidP="009A20C6">
      <w:pPr>
        <w:pStyle w:val="Alg4"/>
        <w:numPr>
          <w:ilvl w:val="2"/>
          <w:numId w:val="349"/>
        </w:numPr>
      </w:pPr>
      <w:r w:rsidRPr="00E77497">
        <w:t xml:space="preserve">If the [[Writable]] field of </w:t>
      </w:r>
      <w:r w:rsidRPr="00E77497">
        <w:rPr>
          <w:i/>
        </w:rPr>
        <w:t>current</w:t>
      </w:r>
      <w:r w:rsidRPr="00E77497">
        <w:t xml:space="preserve"> is </w:t>
      </w:r>
      <w:r w:rsidRPr="00E77497">
        <w:rPr>
          <w:b/>
        </w:rPr>
        <w:t>false</w:t>
      </w:r>
      <w:r w:rsidRPr="00E77497">
        <w:t>, then</w:t>
      </w:r>
    </w:p>
    <w:p w14:paraId="6B1AA7D7" w14:textId="77777777" w:rsidR="004C02EF" w:rsidRPr="00E77497" w:rsidRDefault="004C02EF" w:rsidP="009A20C6">
      <w:pPr>
        <w:pStyle w:val="Alg4"/>
        <w:numPr>
          <w:ilvl w:val="3"/>
          <w:numId w:val="349"/>
        </w:numPr>
      </w:pPr>
      <w:r w:rsidRPr="00E77497">
        <w:t xml:space="preserve">Reject, if the [[Value]] field of </w:t>
      </w:r>
      <w:r w:rsidRPr="00E77497">
        <w:rPr>
          <w:i/>
        </w:rPr>
        <w:t>Desc</w:t>
      </w:r>
      <w:r w:rsidRPr="00E77497">
        <w:t xml:space="preserve"> is present and SameValue(</w:t>
      </w:r>
      <w:r w:rsidRPr="00E77497">
        <w:rPr>
          <w:i/>
        </w:rPr>
        <w:t>Desc</w:t>
      </w:r>
      <w:r w:rsidRPr="00E77497">
        <w:t xml:space="preserve">.[[Value]], </w:t>
      </w:r>
      <w:r w:rsidRPr="00E77497">
        <w:rPr>
          <w:i/>
        </w:rPr>
        <w:t>current</w:t>
      </w:r>
      <w:r w:rsidRPr="00E77497">
        <w:t xml:space="preserve">.[[Value]]) is </w:t>
      </w:r>
      <w:r w:rsidRPr="00E77497">
        <w:rPr>
          <w:b/>
        </w:rPr>
        <w:t>false</w:t>
      </w:r>
      <w:r w:rsidRPr="00E77497">
        <w:t xml:space="preserve">. </w:t>
      </w:r>
    </w:p>
    <w:p w14:paraId="78A5D31F" w14:textId="77777777" w:rsidR="004C02EF" w:rsidRPr="00E77497" w:rsidRDefault="004C02EF" w:rsidP="009A20C6">
      <w:pPr>
        <w:pStyle w:val="Alg4"/>
        <w:numPr>
          <w:ilvl w:val="1"/>
          <w:numId w:val="349"/>
        </w:numPr>
      </w:pPr>
      <w:r w:rsidRPr="00E77497">
        <w:t xml:space="preserve">else, the [[Configurable]] field of </w:t>
      </w:r>
      <w:r w:rsidRPr="00E77497">
        <w:rPr>
          <w:i/>
        </w:rPr>
        <w:t>current</w:t>
      </w:r>
      <w:r w:rsidRPr="00E77497">
        <w:t xml:space="preserve"> is </w:t>
      </w:r>
      <w:r w:rsidRPr="00E77497">
        <w:rPr>
          <w:b/>
        </w:rPr>
        <w:t>true</w:t>
      </w:r>
      <w:r w:rsidRPr="00E77497">
        <w:t>, so any change is acceptable.</w:t>
      </w:r>
    </w:p>
    <w:p w14:paraId="0CA13B62" w14:textId="77777777" w:rsidR="004C02EF" w:rsidRPr="00E77497" w:rsidRDefault="004C02EF" w:rsidP="009A20C6">
      <w:pPr>
        <w:pStyle w:val="Alg4"/>
        <w:numPr>
          <w:ilvl w:val="0"/>
          <w:numId w:val="349"/>
        </w:numPr>
      </w:pPr>
      <w:r w:rsidRPr="00E77497">
        <w:t>Else, IsAccessorDescriptor(</w:t>
      </w:r>
      <w:r w:rsidRPr="00E77497">
        <w:rPr>
          <w:i/>
        </w:rPr>
        <w:t>current</w:t>
      </w:r>
      <w:r w:rsidRPr="00E77497">
        <w:t>) and IsAccessorDescriptor(</w:t>
      </w:r>
      <w:r w:rsidRPr="00E77497">
        <w:rPr>
          <w:i/>
        </w:rPr>
        <w:t>Desc</w:t>
      </w:r>
      <w:r w:rsidRPr="00E77497">
        <w:t xml:space="preserve">) are both </w:t>
      </w:r>
      <w:r w:rsidRPr="00E77497">
        <w:rPr>
          <w:b/>
        </w:rPr>
        <w:t>true</w:t>
      </w:r>
      <w:r w:rsidRPr="00E77497">
        <w:t xml:space="preserve"> so,</w:t>
      </w:r>
    </w:p>
    <w:p w14:paraId="206FE077" w14:textId="77777777" w:rsidR="004C02EF" w:rsidRPr="00E77497" w:rsidRDefault="004C02EF" w:rsidP="009A20C6">
      <w:pPr>
        <w:pStyle w:val="Alg4"/>
        <w:numPr>
          <w:ilvl w:val="1"/>
          <w:numId w:val="349"/>
        </w:numPr>
      </w:pPr>
      <w:r w:rsidRPr="00E77497">
        <w:t xml:space="preserve">If the [[Configurable]] field of </w:t>
      </w:r>
      <w:r w:rsidRPr="00E77497">
        <w:rPr>
          <w:i/>
        </w:rPr>
        <w:t>current</w:t>
      </w:r>
      <w:r w:rsidRPr="00E77497">
        <w:t xml:space="preserve"> is </w:t>
      </w:r>
      <w:r w:rsidRPr="00E77497">
        <w:rPr>
          <w:b/>
        </w:rPr>
        <w:t>false</w:t>
      </w:r>
      <w:r w:rsidRPr="00E77497">
        <w:t>, then</w:t>
      </w:r>
    </w:p>
    <w:p w14:paraId="7F03021A" w14:textId="77777777" w:rsidR="004C02EF" w:rsidRPr="00E77497" w:rsidRDefault="004C02EF" w:rsidP="009A20C6">
      <w:pPr>
        <w:pStyle w:val="Alg4"/>
        <w:numPr>
          <w:ilvl w:val="2"/>
          <w:numId w:val="349"/>
        </w:numPr>
      </w:pPr>
      <w:r w:rsidRPr="00E77497">
        <w:t xml:space="preserve">Reject, if the [[Set]] field of </w:t>
      </w:r>
      <w:r w:rsidRPr="00E77497">
        <w:rPr>
          <w:i/>
        </w:rPr>
        <w:t>Desc</w:t>
      </w:r>
      <w:r w:rsidRPr="00E77497">
        <w:t xml:space="preserve"> is present and SameValue(</w:t>
      </w:r>
      <w:r w:rsidRPr="00E77497">
        <w:rPr>
          <w:i/>
        </w:rPr>
        <w:t>Desc</w:t>
      </w:r>
      <w:r w:rsidRPr="00E77497">
        <w:t xml:space="preserve">.[[Set]], </w:t>
      </w:r>
      <w:r w:rsidRPr="00E77497">
        <w:rPr>
          <w:i/>
        </w:rPr>
        <w:t>current</w:t>
      </w:r>
      <w:r w:rsidRPr="00E77497">
        <w:t xml:space="preserve">.[[Set]]) is </w:t>
      </w:r>
      <w:r w:rsidRPr="00E77497">
        <w:rPr>
          <w:b/>
        </w:rPr>
        <w:t>false</w:t>
      </w:r>
      <w:r w:rsidRPr="00E77497">
        <w:t>.</w:t>
      </w:r>
    </w:p>
    <w:p w14:paraId="3174AD96" w14:textId="77777777" w:rsidR="004C02EF" w:rsidRPr="00E77497" w:rsidRDefault="004C02EF" w:rsidP="009A20C6">
      <w:pPr>
        <w:pStyle w:val="Alg4"/>
        <w:numPr>
          <w:ilvl w:val="2"/>
          <w:numId w:val="349"/>
        </w:numPr>
      </w:pPr>
      <w:r w:rsidRPr="00E77497">
        <w:t xml:space="preserve">Reject, if the [[Get]] field of </w:t>
      </w:r>
      <w:r w:rsidRPr="00E77497">
        <w:rPr>
          <w:i/>
        </w:rPr>
        <w:t>Desc</w:t>
      </w:r>
      <w:r w:rsidRPr="00E77497">
        <w:t xml:space="preserve"> is present and SameValue(</w:t>
      </w:r>
      <w:r w:rsidRPr="00E77497">
        <w:rPr>
          <w:i/>
        </w:rPr>
        <w:t>Desc</w:t>
      </w:r>
      <w:r w:rsidRPr="00E77497">
        <w:t xml:space="preserve">.[[Get]], </w:t>
      </w:r>
      <w:r w:rsidRPr="00E77497">
        <w:rPr>
          <w:i/>
        </w:rPr>
        <w:t>current</w:t>
      </w:r>
      <w:r w:rsidRPr="00E77497">
        <w:t xml:space="preserve">.[[Get]]) is </w:t>
      </w:r>
      <w:r w:rsidRPr="00E77497">
        <w:rPr>
          <w:b/>
        </w:rPr>
        <w:t>false</w:t>
      </w:r>
      <w:r w:rsidRPr="00E77497">
        <w:t>.</w:t>
      </w:r>
    </w:p>
    <w:p w14:paraId="64341CFF" w14:textId="77777777" w:rsidR="004C02EF" w:rsidRPr="00E77497" w:rsidRDefault="004C02EF" w:rsidP="009A20C6">
      <w:pPr>
        <w:pStyle w:val="Alg4"/>
        <w:numPr>
          <w:ilvl w:val="0"/>
          <w:numId w:val="349"/>
        </w:numPr>
      </w:pPr>
      <w:r w:rsidRPr="00E77497">
        <w:t xml:space="preserve">For each attribute field of </w:t>
      </w:r>
      <w:r w:rsidRPr="00E77497">
        <w:rPr>
          <w:i/>
        </w:rPr>
        <w:t>Desc</w:t>
      </w:r>
      <w:r w:rsidRPr="00E77497">
        <w:t xml:space="preserve"> that is present, set the correspondingly named attribute of the property named </w:t>
      </w:r>
      <w:r w:rsidRPr="00E77497">
        <w:rPr>
          <w:i/>
        </w:rPr>
        <w:t>P</w:t>
      </w:r>
      <w:r w:rsidRPr="00E77497">
        <w:t xml:space="preserve"> of object </w:t>
      </w:r>
      <w:r w:rsidRPr="00E77497">
        <w:rPr>
          <w:i/>
        </w:rPr>
        <w:t>O</w:t>
      </w:r>
      <w:r w:rsidRPr="00E77497">
        <w:t xml:space="preserve"> to the value of the field.</w:t>
      </w:r>
    </w:p>
    <w:p w14:paraId="3E4943BF" w14:textId="77777777" w:rsidR="004C02EF" w:rsidRPr="00E77497" w:rsidRDefault="004C02EF" w:rsidP="009A20C6">
      <w:pPr>
        <w:pStyle w:val="Alg4"/>
        <w:numPr>
          <w:ilvl w:val="0"/>
          <w:numId w:val="349"/>
        </w:numPr>
        <w:spacing w:after="120"/>
      </w:pPr>
      <w:r w:rsidRPr="00E77497">
        <w:t xml:space="preserve">Return </w:t>
      </w:r>
      <w:r w:rsidRPr="00E77497">
        <w:rPr>
          <w:b/>
        </w:rPr>
        <w:t>true</w:t>
      </w:r>
      <w:r w:rsidRPr="00E77497">
        <w:t>.</w:t>
      </w:r>
    </w:p>
    <w:p w14:paraId="1BB8B973" w14:textId="77777777" w:rsidR="004C02EF" w:rsidRPr="00E77497" w:rsidRDefault="004C02EF" w:rsidP="004C02EF">
      <w:r w:rsidRPr="00E77497">
        <w:t xml:space="preserve">However, if </w:t>
      </w:r>
      <w:r w:rsidRPr="00E77497">
        <w:rPr>
          <w:rFonts w:ascii="Times New Roman" w:hAnsi="Times New Roman"/>
          <w:i/>
        </w:rPr>
        <w:t>O</w:t>
      </w:r>
      <w:r w:rsidRPr="00E77497">
        <w:t xml:space="preserve"> </w:t>
      </w:r>
      <w:ins w:id="4602" w:author="Allen Wirfs-Brock" w:date="2011-07-02T14:56:00Z">
        <w:r w:rsidR="001C6822" w:rsidRPr="00E77497">
          <w:t>has a</w:t>
        </w:r>
      </w:ins>
      <w:ins w:id="4603" w:author="Allen Wirfs-Brock" w:date="2011-07-02T14:57:00Z">
        <w:r w:rsidR="001C6822" w:rsidRPr="00E77497">
          <w:t>n</w:t>
        </w:r>
      </w:ins>
      <w:ins w:id="4604" w:author="Allen Wirfs-Brock" w:date="2011-07-02T14:56:00Z">
        <w:r w:rsidR="001C6822" w:rsidRPr="00E77497">
          <w:t xml:space="preserve"> [[</w:t>
        </w:r>
        <w:del w:id="4605" w:author="Rev 3 Allen Wirfs-Brock" w:date="2011-09-07T15:36:00Z">
          <w:r w:rsidR="001C6822" w:rsidRPr="00E77497" w:rsidDel="007516CC">
            <w:delText>IsArray</w:delText>
          </w:r>
        </w:del>
      </w:ins>
      <w:ins w:id="4606" w:author="Rev 3 Allen Wirfs-Brock" w:date="2011-09-07T15:36:00Z">
        <w:r w:rsidR="007516CC" w:rsidRPr="00E77497">
          <w:t>NativeBrand</w:t>
        </w:r>
      </w:ins>
      <w:ins w:id="4607" w:author="Allen Wirfs-Brock" w:date="2011-07-02T14:56:00Z">
        <w:r w:rsidR="001C6822" w:rsidRPr="00E77497">
          <w:t>]] internal property</w:t>
        </w:r>
      </w:ins>
      <w:ins w:id="4608" w:author="Rev 3 Allen Wirfs-Brock" w:date="2011-09-07T15:37:00Z">
        <w:r w:rsidR="007516CC" w:rsidRPr="00E77497">
          <w:t xml:space="preserve"> whose value is NativeArray</w:t>
        </w:r>
      </w:ins>
      <w:del w:id="4609" w:author="Allen Wirfs-Brock" w:date="2011-07-02T14:56:00Z">
        <w:r w:rsidRPr="00E77497" w:rsidDel="001C6822">
          <w:delText>is an Array object,</w:delText>
        </w:r>
      </w:del>
      <w:r w:rsidRPr="00E77497">
        <w:t xml:space="preserve"> </w:t>
      </w:r>
      <w:ins w:id="4610" w:author="Rev 3 Allen Wirfs-Brock" w:date="2011-09-07T15:37:00Z">
        <w:r w:rsidR="007516CC" w:rsidRPr="00E77497">
          <w:rPr>
            <w:rFonts w:ascii="Times New Roman" w:hAnsi="Times New Roman"/>
            <w:i/>
          </w:rPr>
          <w:t>O</w:t>
        </w:r>
        <w:r w:rsidR="007516CC" w:rsidRPr="00E77497" w:rsidDel="007516CC">
          <w:t xml:space="preserve"> </w:t>
        </w:r>
      </w:ins>
      <w:del w:id="4611" w:author="Rev 3 Allen Wirfs-Brock" w:date="2011-09-07T15:37:00Z">
        <w:r w:rsidRPr="00E77497" w:rsidDel="007516CC">
          <w:delText xml:space="preserve">it </w:delText>
        </w:r>
      </w:del>
      <w:ins w:id="4612" w:author="Allen Wirfs-Brock" w:date="2011-07-02T14:57:00Z">
        <w:r w:rsidR="001C6822" w:rsidRPr="00E77497">
          <w:t xml:space="preserve">also </w:t>
        </w:r>
      </w:ins>
      <w:r w:rsidRPr="00E77497">
        <w:t>has a more elaborate [[DefineOwnProperty]] internal method defined in 15.4.5.1.</w:t>
      </w:r>
    </w:p>
    <w:p w14:paraId="18AF3A0F" w14:textId="77777777" w:rsidR="004C02EF" w:rsidRPr="00E77497" w:rsidRDefault="004C02EF" w:rsidP="004C02EF">
      <w:pPr>
        <w:pStyle w:val="Note"/>
      </w:pPr>
      <w:r w:rsidRPr="00E77497">
        <w:t>NOTE</w:t>
      </w:r>
      <w:r w:rsidRPr="00E77497">
        <w:tab/>
        <w:t xml:space="preserve">Step 10.b allows any field of Desc to be different from the corresponding field of current if current’s [[Configurable]] field is </w:t>
      </w:r>
      <w:r w:rsidRPr="00E77497">
        <w:rPr>
          <w:b/>
        </w:rPr>
        <w:t>true</w:t>
      </w:r>
      <w:r w:rsidRPr="00E77497">
        <w:t xml:space="preserve">. This even permits changing the [[Value]] of a property whose [[Writable]] attribute is </w:t>
      </w:r>
      <w:r w:rsidRPr="00E77497">
        <w:rPr>
          <w:b/>
        </w:rPr>
        <w:t>false</w:t>
      </w:r>
      <w:r w:rsidRPr="00E77497">
        <w:t xml:space="preserve">. This is allowed because a </w:t>
      </w:r>
      <w:r w:rsidRPr="00E77497">
        <w:rPr>
          <w:b/>
        </w:rPr>
        <w:t>true</w:t>
      </w:r>
      <w:r w:rsidRPr="00E77497">
        <w:t xml:space="preserve"> [[Configurable]] attribute would permit an equivalent sequence of calls where [[Writable]] is first set to </w:t>
      </w:r>
      <w:r w:rsidRPr="00E77497">
        <w:rPr>
          <w:b/>
        </w:rPr>
        <w:t>true</w:t>
      </w:r>
      <w:r w:rsidRPr="00E77497">
        <w:t xml:space="preserve">, a new [[Value]] is set, and then [[Writable]] is set to </w:t>
      </w:r>
      <w:r w:rsidRPr="00E77497">
        <w:rPr>
          <w:b/>
        </w:rPr>
        <w:t>false</w:t>
      </w:r>
      <w:r w:rsidRPr="00E77497">
        <w:t>.</w:t>
      </w:r>
    </w:p>
    <w:p w14:paraId="15531DA7" w14:textId="77777777" w:rsidR="00FF7312" w:rsidRPr="00E77497" w:rsidRDefault="00FF7312" w:rsidP="00FF7312">
      <w:pPr>
        <w:pStyle w:val="30"/>
        <w:numPr>
          <w:ilvl w:val="0"/>
          <w:numId w:val="0"/>
        </w:numPr>
        <w:rPr>
          <w:ins w:id="4613" w:author="Rev 6 Allen Wirfs-Brock" w:date="2012-02-01T14:04:00Z"/>
        </w:rPr>
      </w:pPr>
      <w:bookmarkStart w:id="4614" w:name="_Toc235503357"/>
      <w:bookmarkStart w:id="4615" w:name="_Toc241509132"/>
      <w:bookmarkStart w:id="4616" w:name="_Toc244416619"/>
      <w:bookmarkStart w:id="4617" w:name="_Toc276630983"/>
      <w:bookmarkStart w:id="4618" w:name="_Toc336509458"/>
      <w:ins w:id="4619" w:author="Rev 6 Allen Wirfs-Brock" w:date="2012-02-01T14:04:00Z">
        <w:r w:rsidRPr="00E77497">
          <w:t>8.12.</w:t>
        </w:r>
        <w:r>
          <w:t>10</w:t>
        </w:r>
        <w:r w:rsidRPr="00E77497">
          <w:tab/>
          <w:t>[[</w:t>
        </w:r>
        <w:r>
          <w:t>Enumerate</w:t>
        </w:r>
        <w:r w:rsidRPr="00E77497">
          <w:t>]] (</w:t>
        </w:r>
      </w:ins>
      <w:commentRangeStart w:id="4620"/>
      <w:ins w:id="4621" w:author="Rev 6 Allen Wirfs-Brock" w:date="2012-02-03T11:30:00Z">
        <w:r w:rsidR="00DB0602">
          <w:t>includePrototype, onlyEnumerable</w:t>
        </w:r>
      </w:ins>
      <w:ins w:id="4622" w:author="Rev 6 Allen Wirfs-Brock" w:date="2012-02-01T14:04:00Z">
        <w:r>
          <w:t xml:space="preserve"> </w:t>
        </w:r>
      </w:ins>
      <w:commentRangeEnd w:id="4620"/>
      <w:ins w:id="4623" w:author="Rev 6 Allen Wirfs-Brock" w:date="2012-02-27T18:27:00Z">
        <w:r w:rsidR="002F0FA8">
          <w:rPr>
            <w:rStyle w:val="af3"/>
            <w:b w:val="0"/>
          </w:rPr>
          <w:commentReference w:id="4620"/>
        </w:r>
      </w:ins>
      <w:ins w:id="4624" w:author="Rev 6 Allen Wirfs-Brock" w:date="2012-02-01T14:04:00Z">
        <w:r w:rsidRPr="00E77497">
          <w:t>)</w:t>
        </w:r>
        <w:bookmarkEnd w:id="4618"/>
      </w:ins>
    </w:p>
    <w:p w14:paraId="30A55F18" w14:textId="77777777" w:rsidR="00FF7312" w:rsidRPr="00E77497" w:rsidRDefault="00FF7312" w:rsidP="00FF7312">
      <w:pPr>
        <w:rPr>
          <w:ins w:id="4625" w:author="Rev 6 Allen Wirfs-Brock" w:date="2012-02-01T14:04:00Z"/>
        </w:rPr>
      </w:pPr>
      <w:ins w:id="4626" w:author="Rev 6 Allen Wirfs-Brock" w:date="2012-02-01T14:04:00Z">
        <w:r w:rsidRPr="00E77497">
          <w:t>When the [[</w:t>
        </w:r>
        <w:r>
          <w:t>Enumerate</w:t>
        </w:r>
        <w:r w:rsidRPr="00E77497">
          <w:t xml:space="preserve">]] internal method of </w:t>
        </w:r>
        <w:r w:rsidRPr="00E77497">
          <w:rPr>
            <w:rFonts w:ascii="Times New Roman" w:hAnsi="Times New Roman"/>
            <w:i/>
          </w:rPr>
          <w:t>O</w:t>
        </w:r>
        <w:r w:rsidRPr="00E77497">
          <w:t xml:space="preserve"> is called with </w:t>
        </w:r>
      </w:ins>
      <w:ins w:id="4627" w:author="Rev 6 Allen Wirfs-Brock" w:date="2012-02-03T11:31:00Z">
        <w:r w:rsidR="00DB0602">
          <w:t xml:space="preserve">Boolean arguments </w:t>
        </w:r>
        <w:r w:rsidR="00DB0602" w:rsidRPr="00CB4E8F">
          <w:rPr>
            <w:rFonts w:ascii="Times New Roman" w:hAnsi="Times New Roman"/>
            <w:i/>
          </w:rPr>
          <w:t>includePrototype</w:t>
        </w:r>
        <w:r w:rsidR="00DB0602">
          <w:t xml:space="preserve"> and </w:t>
        </w:r>
        <w:r w:rsidR="00DB0602" w:rsidRPr="00CB4E8F">
          <w:rPr>
            <w:rFonts w:ascii="Times New Roman" w:hAnsi="Times New Roman"/>
            <w:i/>
          </w:rPr>
          <w:t>onlyEnumerable</w:t>
        </w:r>
        <w:r w:rsidR="00DB0602">
          <w:t xml:space="preserve">, </w:t>
        </w:r>
      </w:ins>
      <w:ins w:id="4628" w:author="Rev 6 Allen Wirfs-Brock" w:date="2012-02-01T14:04:00Z">
        <w:r w:rsidRPr="00E77497">
          <w:t xml:space="preserve"> the following steps are taken:</w:t>
        </w:r>
      </w:ins>
    </w:p>
    <w:p w14:paraId="533DE3E0" w14:textId="77777777" w:rsidR="00DC1627" w:rsidRPr="00E77497" w:rsidDel="004372C5" w:rsidRDefault="00DC1627" w:rsidP="00DC1627">
      <w:pPr>
        <w:pStyle w:val="Alg4"/>
        <w:numPr>
          <w:ilvl w:val="0"/>
          <w:numId w:val="655"/>
        </w:numPr>
        <w:rPr>
          <w:ins w:id="4629" w:author="Rev 6 Allen Wirfs-Brock" w:date="2012-02-26T17:10:00Z"/>
        </w:rPr>
      </w:pPr>
      <w:ins w:id="4630" w:author="Rev 6 Allen Wirfs-Brock" w:date="2012-02-26T17:10:00Z">
        <w:r>
          <w:t>Return an Iterator object (</w:t>
        </w:r>
        <w:commentRangeStart w:id="4631"/>
        <w:r>
          <w:t>reference xxxx</w:t>
        </w:r>
      </w:ins>
      <w:commentRangeEnd w:id="4631"/>
      <w:ins w:id="4632" w:author="Rev 6 Allen Wirfs-Brock" w:date="2012-02-26T17:12:00Z">
        <w:r>
          <w:rPr>
            <w:rStyle w:val="af3"/>
            <w:rFonts w:ascii="Arial" w:eastAsia="MS Mincho" w:hAnsi="Arial"/>
            <w:spacing w:val="0"/>
            <w:lang w:eastAsia="ja-JP"/>
          </w:rPr>
          <w:commentReference w:id="4631"/>
        </w:r>
      </w:ins>
      <w:ins w:id="4633" w:author="Rev 6 Allen Wirfs-Brock" w:date="2012-02-26T17:10:00Z">
        <w:r>
          <w:t xml:space="preserve">) whose next method iterates over all the keys of enumerable property keys of </w:t>
        </w:r>
        <w:r w:rsidRPr="00DC1627">
          <w:rPr>
            <w:i/>
          </w:rPr>
          <w:t>O</w:t>
        </w:r>
        <w:r w:rsidRPr="00E77497" w:rsidDel="004372C5">
          <w:t>.</w:t>
        </w:r>
        <w:r>
          <w:t xml:space="preserve"> </w:t>
        </w:r>
      </w:ins>
      <w:ins w:id="4634" w:author="Rev 6 Allen Wirfs-Brock" w:date="2012-02-26T17:15:00Z">
        <w:r>
          <w:t xml:space="preserve">If </w:t>
        </w:r>
        <w:r w:rsidRPr="00DC1627">
          <w:rPr>
            <w:i/>
          </w:rPr>
          <w:t>includePrototype</w:t>
        </w:r>
        <w:r>
          <w:t xml:space="preserve"> is </w:t>
        </w:r>
        <w:r w:rsidRPr="00DC1627">
          <w:rPr>
            <w:b/>
          </w:rPr>
          <w:t>false</w:t>
        </w:r>
        <w:r>
          <w:t xml:space="preserve">, then only own properties of </w:t>
        </w:r>
        <w:r w:rsidRPr="00DC1627">
          <w:rPr>
            <w:i/>
          </w:rPr>
          <w:t>O</w:t>
        </w:r>
        <w:r>
          <w:t xml:space="preserve"> are include</w:t>
        </w:r>
      </w:ins>
      <w:ins w:id="4635" w:author="Rev 6 Allen Wirfs-Brock" w:date="2012-02-26T17:17:00Z">
        <w:r>
          <w:t>d</w:t>
        </w:r>
      </w:ins>
      <w:ins w:id="4636" w:author="Rev 6 Allen Wirfs-Brock" w:date="2012-02-26T17:15:00Z">
        <w:r>
          <w:t xml:space="preserve">. If </w:t>
        </w:r>
        <w:r w:rsidRPr="00DC1627">
          <w:rPr>
            <w:i/>
          </w:rPr>
          <w:t>onlyEnumerable</w:t>
        </w:r>
        <w:r>
          <w:t xml:space="preserve"> is </w:t>
        </w:r>
        <w:r w:rsidRPr="00DC1627">
          <w:rPr>
            <w:b/>
          </w:rPr>
          <w:t>false</w:t>
        </w:r>
        <w:r>
          <w:t>, then</w:t>
        </w:r>
      </w:ins>
      <w:ins w:id="4637" w:author="Rev 6 Allen Wirfs-Brock" w:date="2012-02-26T17:16:00Z">
        <w:r>
          <w:t xml:space="preserve"> all properties that do not have private name keys are included. </w:t>
        </w:r>
      </w:ins>
      <w:ins w:id="4638" w:author="Rev 6 Allen Wirfs-Brock" w:date="2012-02-26T17:10:00Z">
        <w:r w:rsidRPr="00E77497">
          <w:t>The mechanics and order of enumerating the properties  is not specified</w:t>
        </w:r>
      </w:ins>
      <w:ins w:id="4639" w:author="Rev 6 Allen Wirfs-Brock" w:date="2012-02-26T17:12:00Z">
        <w:r>
          <w:t xml:space="preserve"> but must conform to the rules specified below</w:t>
        </w:r>
      </w:ins>
      <w:ins w:id="4640" w:author="Rev 6 Allen Wirfs-Brock" w:date="2012-02-26T17:10:00Z">
        <w:r w:rsidRPr="00E77497">
          <w:t>.</w:t>
        </w:r>
      </w:ins>
      <w:ins w:id="4641" w:author="Rev 6 Allen Wirfs-Brock" w:date="2012-02-26T17:14:00Z">
        <w:r>
          <w:t xml:space="preserve">  </w:t>
        </w:r>
      </w:ins>
    </w:p>
    <w:p w14:paraId="085BDF25" w14:textId="77777777" w:rsidR="00F671C5" w:rsidRDefault="00F671C5" w:rsidP="00DC1627">
      <w:pPr>
        <w:pStyle w:val="Alg4"/>
        <w:spacing w:after="120"/>
        <w:ind w:left="360"/>
        <w:rPr>
          <w:ins w:id="4642" w:author="Rev 6 Allen Wirfs-Brock" w:date="2012-02-26T17:12:00Z"/>
        </w:rPr>
      </w:pPr>
    </w:p>
    <w:p w14:paraId="478C4EF4" w14:textId="77777777" w:rsidR="00DC1627" w:rsidRPr="00E77497" w:rsidRDefault="00DC1627" w:rsidP="00DC1627">
      <w:pPr>
        <w:rPr>
          <w:ins w:id="4643" w:author="Rev 6 Allen Wirfs-Brock" w:date="2012-02-26T17:12:00Z"/>
        </w:rPr>
      </w:pPr>
      <w:ins w:id="4644" w:author="Rev 6 Allen Wirfs-Brock" w:date="2012-02-26T17:13:00Z">
        <w:r>
          <w:t xml:space="preserve">Enumerated properties do not include properties whose property key is a private name. </w:t>
        </w:r>
      </w:ins>
      <w:ins w:id="4645" w:author="Rev 6 Allen Wirfs-Brock" w:date="2012-02-26T17:12:00Z">
        <w:r w:rsidRPr="00E77497">
          <w:t>Properties of the object being enumerated may be deleted during enumeration. If a property that has not yet been visited during enumeration is deleted, then it will not be visited. If new properties are added to the object being enumerated during enumeration, the newly added properties are not guaranteed to be visited in the active enumeration. A property name must not be visited more than once in any enumeration.</w:t>
        </w:r>
      </w:ins>
    </w:p>
    <w:p w14:paraId="6CBDCF8A" w14:textId="77777777" w:rsidR="00DC1627" w:rsidRPr="00E77497" w:rsidRDefault="00DC1627" w:rsidP="00DC1627">
      <w:pPr>
        <w:rPr>
          <w:ins w:id="4646" w:author="Rev 6 Allen Wirfs-Brock" w:date="2012-02-26T17:12:00Z"/>
        </w:rPr>
      </w:pPr>
      <w:ins w:id="4647" w:author="Rev 6 Allen Wirfs-Brock" w:date="2012-02-26T17:12:00Z">
        <w:r w:rsidRPr="00E77497">
          <w:t>Enumerating the properties of an object includes enumerating properties of its prototype, and the prototype of the prototype, and so on, recursively; but a property of a prototype is not enumerated if it is “shadowed” because some previous object in the prototype chain has a property with the same name. The values of [[Enumerable]] attributes are not considered when determining if a property of a prototype object is shadowed by a previous object on the prototype chain.</w:t>
        </w:r>
      </w:ins>
    </w:p>
    <w:p w14:paraId="48CFC65C" w14:textId="77777777" w:rsidR="00DC1627" w:rsidRPr="002A07A7" w:rsidRDefault="002A07A7" w:rsidP="002A07A7">
      <w:pPr>
        <w:rPr>
          <w:ins w:id="4648" w:author="Rev 6 Allen Wirfs-Brock" w:date="2012-02-26T17:04:00Z"/>
          <w:lang w:eastAsia="en-US"/>
        </w:rPr>
      </w:pPr>
      <w:commentRangeStart w:id="4649"/>
      <w:ins w:id="4650" w:author="Rev 6 Allen Wirfs-Brock" w:date="2012-02-26T17:18:00Z">
        <w:r>
          <w:rPr>
            <w:lang w:eastAsia="en-US"/>
          </w:rPr>
          <w:t>The following is an informative algorithm that conforms to these rules</w:t>
        </w:r>
      </w:ins>
      <w:commentRangeEnd w:id="4649"/>
      <w:ins w:id="4651" w:author="Rev 6 Allen Wirfs-Brock" w:date="2012-02-26T17:20:00Z">
        <w:r>
          <w:rPr>
            <w:rStyle w:val="af3"/>
          </w:rPr>
          <w:commentReference w:id="4649"/>
        </w:r>
      </w:ins>
    </w:p>
    <w:p w14:paraId="65F9A08B" w14:textId="77777777" w:rsidR="00FF7312" w:rsidRPr="00E77497" w:rsidDel="004372C5" w:rsidRDefault="00FF7312" w:rsidP="002A07A7">
      <w:pPr>
        <w:pStyle w:val="Alg4"/>
        <w:numPr>
          <w:ilvl w:val="0"/>
          <w:numId w:val="698"/>
        </w:numPr>
        <w:rPr>
          <w:ins w:id="4652" w:author="Rev 6 Allen Wirfs-Brock" w:date="2012-02-01T14:04:00Z"/>
        </w:rPr>
      </w:pPr>
      <w:ins w:id="4653" w:author="Rev 6 Allen Wirfs-Brock" w:date="2012-02-01T14:04:00Z">
        <w:r w:rsidRPr="00E77497">
          <w:t xml:space="preserve">Let </w:t>
        </w:r>
      </w:ins>
      <w:ins w:id="4654" w:author="Rev 6 Allen Wirfs-Brock" w:date="2012-02-01T14:08:00Z">
        <w:r w:rsidR="00FF3D07">
          <w:rPr>
            <w:i/>
          </w:rPr>
          <w:t xml:space="preserve">obj </w:t>
        </w:r>
        <w:r w:rsidR="00FF3D07" w:rsidRPr="00FF3D07">
          <w:t xml:space="preserve">be </w:t>
        </w:r>
      </w:ins>
      <w:ins w:id="4655" w:author="Rev 6 Allen Wirfs-Brock" w:date="2012-02-01T14:09:00Z">
        <w:r w:rsidR="00FF3D07">
          <w:rPr>
            <w:i/>
          </w:rPr>
          <w:t>O</w:t>
        </w:r>
      </w:ins>
      <w:ins w:id="4656" w:author="Rev 6 Allen Wirfs-Brock" w:date="2012-02-01T14:04:00Z">
        <w:r w:rsidRPr="00E77497" w:rsidDel="004372C5">
          <w:t>.</w:t>
        </w:r>
      </w:ins>
    </w:p>
    <w:p w14:paraId="3490EEA1" w14:textId="77777777" w:rsidR="00222858" w:rsidRDefault="00222858" w:rsidP="002A07A7">
      <w:pPr>
        <w:pStyle w:val="Alg4"/>
        <w:numPr>
          <w:ilvl w:val="0"/>
          <w:numId w:val="698"/>
        </w:numPr>
        <w:rPr>
          <w:ins w:id="4657" w:author="Rev 6 Allen Wirfs-Brock" w:date="2012-02-02T18:19:00Z"/>
        </w:rPr>
      </w:pPr>
      <w:ins w:id="4658" w:author="Rev 6 Allen Wirfs-Brock" w:date="2012-02-02T18:19:00Z">
        <w:r>
          <w:t xml:space="preserve">Let </w:t>
        </w:r>
        <w:r w:rsidRPr="00CB4E8F">
          <w:rPr>
            <w:i/>
          </w:rPr>
          <w:t>proto</w:t>
        </w:r>
        <w:r>
          <w:t xml:space="preserve"> be the value of the [[Prototype]] internal property of </w:t>
        </w:r>
        <w:r w:rsidRPr="00CB4E8F">
          <w:rPr>
            <w:i/>
          </w:rPr>
          <w:t>O</w:t>
        </w:r>
        <w:r>
          <w:t>.</w:t>
        </w:r>
      </w:ins>
    </w:p>
    <w:p w14:paraId="371F732D" w14:textId="77777777" w:rsidR="00222858" w:rsidRDefault="00222858" w:rsidP="002A07A7">
      <w:pPr>
        <w:pStyle w:val="Alg4"/>
        <w:numPr>
          <w:ilvl w:val="0"/>
          <w:numId w:val="698"/>
        </w:numPr>
        <w:rPr>
          <w:ins w:id="4659" w:author="Rev 6 Allen Wirfs-Brock" w:date="2012-02-02T18:22:00Z"/>
        </w:rPr>
      </w:pPr>
      <w:ins w:id="4660" w:author="Rev 6 Allen Wirfs-Brock" w:date="2012-02-02T18:22:00Z">
        <w:r>
          <w:t xml:space="preserve">If </w:t>
        </w:r>
      </w:ins>
      <w:ins w:id="4661" w:author="Rev 6 Allen Wirfs-Brock" w:date="2012-02-03T11:34:00Z">
        <w:r w:rsidR="00DB0602">
          <w:rPr>
            <w:i/>
          </w:rPr>
          <w:t>includePrototype</w:t>
        </w:r>
      </w:ins>
      <w:ins w:id="4662" w:author="Rev 6 Allen Wirfs-Brock" w:date="2012-02-03T11:35:00Z">
        <w:r w:rsidR="00DB0602">
          <w:t xml:space="preserve"> is false or </w:t>
        </w:r>
        <w:r w:rsidR="00DB0602" w:rsidRPr="00CB4E8F">
          <w:rPr>
            <w:i/>
          </w:rPr>
          <w:t>proto</w:t>
        </w:r>
      </w:ins>
      <w:ins w:id="4663" w:author="Rev 6 Allen Wirfs-Brock" w:date="2012-02-02T18:22:00Z">
        <w:r>
          <w:t xml:space="preserve"> is the value </w:t>
        </w:r>
        <w:r w:rsidRPr="00CB4E8F">
          <w:rPr>
            <w:b/>
          </w:rPr>
          <w:t>null</w:t>
        </w:r>
        <w:r>
          <w:t>, then</w:t>
        </w:r>
      </w:ins>
    </w:p>
    <w:p w14:paraId="4C925346" w14:textId="77777777" w:rsidR="00222858" w:rsidRDefault="00222858" w:rsidP="002A07A7">
      <w:pPr>
        <w:pStyle w:val="Alg4"/>
        <w:numPr>
          <w:ilvl w:val="1"/>
          <w:numId w:val="698"/>
        </w:numPr>
        <w:rPr>
          <w:ins w:id="4664" w:author="Rev 6 Allen Wirfs-Brock" w:date="2012-02-02T18:22:00Z"/>
        </w:rPr>
      </w:pPr>
      <w:ins w:id="4665" w:author="Rev 6 Allen Wirfs-Brock" w:date="2012-02-02T18:22:00Z">
        <w:r>
          <w:t xml:space="preserve">Let </w:t>
        </w:r>
      </w:ins>
      <w:ins w:id="4666" w:author="Rev 6 Allen Wirfs-Brock" w:date="2012-02-02T18:25:00Z">
        <w:r>
          <w:rPr>
            <w:i/>
          </w:rPr>
          <w:t>propList</w:t>
        </w:r>
      </w:ins>
      <w:ins w:id="4667" w:author="Rev 6 Allen Wirfs-Brock" w:date="2012-02-02T18:22:00Z">
        <w:r>
          <w:t xml:space="preserve"> be </w:t>
        </w:r>
      </w:ins>
      <w:ins w:id="4668" w:author="Rev 6 Allen Wirfs-Brock" w:date="2012-02-02T18:23:00Z">
        <w:r>
          <w:t>a new</w:t>
        </w:r>
      </w:ins>
      <w:ins w:id="4669" w:author="Rev 6 Allen Wirfs-Brock" w:date="2012-02-02T18:22:00Z">
        <w:r>
          <w:t xml:space="preserve"> empty List.</w:t>
        </w:r>
      </w:ins>
    </w:p>
    <w:p w14:paraId="24917AAD" w14:textId="77777777" w:rsidR="00222858" w:rsidRDefault="00222858" w:rsidP="002A07A7">
      <w:pPr>
        <w:pStyle w:val="Alg4"/>
        <w:numPr>
          <w:ilvl w:val="0"/>
          <w:numId w:val="698"/>
        </w:numPr>
        <w:rPr>
          <w:ins w:id="4670" w:author="Rev 6 Allen Wirfs-Brock" w:date="2012-02-02T18:23:00Z"/>
        </w:rPr>
      </w:pPr>
      <w:ins w:id="4671" w:author="Rev 6 Allen Wirfs-Brock" w:date="2012-02-02T18:23:00Z">
        <w:r>
          <w:t>Else</w:t>
        </w:r>
      </w:ins>
    </w:p>
    <w:p w14:paraId="7C1BF4F1" w14:textId="77777777" w:rsidR="00222858" w:rsidRDefault="00222858" w:rsidP="002A07A7">
      <w:pPr>
        <w:pStyle w:val="Alg4"/>
        <w:numPr>
          <w:ilvl w:val="1"/>
          <w:numId w:val="698"/>
        </w:numPr>
        <w:rPr>
          <w:ins w:id="4672" w:author="Rev 6 Allen Wirfs-Brock" w:date="2012-02-02T18:23:00Z"/>
        </w:rPr>
      </w:pPr>
      <w:ins w:id="4673" w:author="Rev 6 Allen Wirfs-Brock" w:date="2012-02-02T18:23:00Z">
        <w:r>
          <w:t xml:space="preserve">Let </w:t>
        </w:r>
      </w:ins>
      <w:ins w:id="4674" w:author="Rev 6 Allen Wirfs-Brock" w:date="2012-02-02T18:25:00Z">
        <w:r>
          <w:rPr>
            <w:i/>
          </w:rPr>
          <w:t>propList</w:t>
        </w:r>
      </w:ins>
      <w:ins w:id="4675" w:author="Rev 6 Allen Wirfs-Brock" w:date="2012-02-02T18:23:00Z">
        <w:r>
          <w:t xml:space="preserve"> be the result of calling the [[Enumerate]] internal met</w:t>
        </w:r>
      </w:ins>
      <w:ins w:id="4676" w:author="Rev 6 Allen Wirfs-Brock" w:date="2012-02-03T11:36:00Z">
        <w:r w:rsidR="00DB0602">
          <w:t>h</w:t>
        </w:r>
      </w:ins>
      <w:ins w:id="4677" w:author="Rev 6 Allen Wirfs-Brock" w:date="2012-02-02T18:23:00Z">
        <w:r>
          <w:t xml:space="preserve">od of </w:t>
        </w:r>
      </w:ins>
      <w:ins w:id="4678" w:author="Rev 6 Allen Wirfs-Brock" w:date="2012-02-22T14:50:00Z">
        <w:r w:rsidR="006F021A">
          <w:rPr>
            <w:i/>
          </w:rPr>
          <w:t>proto</w:t>
        </w:r>
      </w:ins>
      <w:ins w:id="4679" w:author="Rev 6 Allen Wirfs-Brock" w:date="2012-02-03T11:36:00Z">
        <w:r w:rsidR="00DB0602" w:rsidRPr="00DB0602">
          <w:t xml:space="preserve"> </w:t>
        </w:r>
        <w:r w:rsidR="00DB0602" w:rsidRPr="00E77497">
          <w:t xml:space="preserve">with </w:t>
        </w:r>
        <w:r w:rsidR="00DB0602">
          <w:t>arguments</w:t>
        </w:r>
        <w:r w:rsidR="00DB0602" w:rsidRPr="00E77497">
          <w:t xml:space="preserve"> </w:t>
        </w:r>
      </w:ins>
      <w:ins w:id="4680" w:author="Rev 6 Allen Wirfs-Brock" w:date="2012-02-22T14:50:00Z">
        <w:r w:rsidR="006F021A" w:rsidRPr="006F021A">
          <w:rPr>
            <w:b/>
          </w:rPr>
          <w:t>true</w:t>
        </w:r>
      </w:ins>
      <w:ins w:id="4681" w:author="Rev 6 Allen Wirfs-Brock" w:date="2012-02-03T11:36:00Z">
        <w:r w:rsidR="00DB0602" w:rsidRPr="00E77497">
          <w:t xml:space="preserve"> </w:t>
        </w:r>
        <w:r w:rsidR="00DB0602">
          <w:t>and</w:t>
        </w:r>
      </w:ins>
      <w:ins w:id="4682" w:author="Rev 6 Allen Wirfs-Brock" w:date="2012-02-03T11:37:00Z">
        <w:r w:rsidR="00DB0602" w:rsidRPr="00DB0602">
          <w:rPr>
            <w:i/>
          </w:rPr>
          <w:t xml:space="preserve"> </w:t>
        </w:r>
        <w:r w:rsidR="00DB0602" w:rsidRPr="00650BA7">
          <w:rPr>
            <w:i/>
          </w:rPr>
          <w:t>onlyEnumerable</w:t>
        </w:r>
      </w:ins>
      <w:ins w:id="4683" w:author="Rev 6 Allen Wirfs-Brock" w:date="2012-02-02T18:23:00Z">
        <w:r>
          <w:t>.</w:t>
        </w:r>
      </w:ins>
    </w:p>
    <w:p w14:paraId="5790C74C" w14:textId="77777777" w:rsidR="00FF3D07" w:rsidRDefault="00222858" w:rsidP="002A07A7">
      <w:pPr>
        <w:pStyle w:val="Alg4"/>
        <w:numPr>
          <w:ilvl w:val="0"/>
          <w:numId w:val="698"/>
        </w:numPr>
        <w:rPr>
          <w:ins w:id="4684" w:author="Rev 6 Allen Wirfs-Brock" w:date="2012-02-01T14:10:00Z"/>
        </w:rPr>
      </w:pPr>
      <w:ins w:id="4685" w:author="Rev 6 Allen Wirfs-Brock" w:date="2012-02-02T18:25:00Z">
        <w:r>
          <w:t xml:space="preserve">For each </w:t>
        </w:r>
      </w:ins>
      <w:ins w:id="4686" w:author="Rev 6 Allen Wirfs-Brock" w:date="2012-02-02T18:26:00Z">
        <w:r>
          <w:t xml:space="preserve">string </w:t>
        </w:r>
        <w:r w:rsidRPr="00CB4E8F">
          <w:rPr>
            <w:i/>
          </w:rPr>
          <w:t>name</w:t>
        </w:r>
      </w:ins>
      <w:ins w:id="4687" w:author="Rev 6 Allen Wirfs-Brock" w:date="2012-02-02T18:25:00Z">
        <w:r>
          <w:t xml:space="preserve"> that is the property key </w:t>
        </w:r>
      </w:ins>
      <w:ins w:id="4688" w:author="Rev 6 Allen Wirfs-Brock" w:date="2012-02-02T18:26:00Z">
        <w:r>
          <w:t>of an own prop</w:t>
        </w:r>
        <w:del w:id="4689" w:author="Rev 7 Allen Wirfs-Brock" w:date="2012-05-04T14:09:00Z">
          <w:r w:rsidDel="00F77917">
            <w:delText>op</w:delText>
          </w:r>
        </w:del>
        <w:r>
          <w:t xml:space="preserve">erty of </w:t>
        </w:r>
        <w:r w:rsidRPr="00CB4E8F">
          <w:rPr>
            <w:i/>
          </w:rPr>
          <w:t>O</w:t>
        </w:r>
      </w:ins>
    </w:p>
    <w:p w14:paraId="683A914A" w14:textId="77777777" w:rsidR="00FF3D07" w:rsidRDefault="00DB0602" w:rsidP="002A07A7">
      <w:pPr>
        <w:pStyle w:val="Alg4"/>
        <w:numPr>
          <w:ilvl w:val="1"/>
          <w:numId w:val="698"/>
        </w:numPr>
        <w:rPr>
          <w:ins w:id="4690" w:author="Rev 6 Allen Wirfs-Brock" w:date="2012-02-01T14:11:00Z"/>
        </w:rPr>
      </w:pPr>
      <w:ins w:id="4691" w:author="Rev 6 Allen Wirfs-Brock" w:date="2012-02-03T11:38:00Z">
        <w:r>
          <w:t xml:space="preserve">Let </w:t>
        </w:r>
        <w:r w:rsidRPr="00CB4E8F">
          <w:rPr>
            <w:i/>
          </w:rPr>
          <w:t>desc</w:t>
        </w:r>
        <w:r>
          <w:t xml:space="preserve"> be the </w:t>
        </w:r>
      </w:ins>
      <w:ins w:id="4692" w:author="Rev 6 Allen Wirfs-Brock" w:date="2012-02-03T11:39:00Z">
        <w:r>
          <w:t>result</w:t>
        </w:r>
      </w:ins>
      <w:ins w:id="4693" w:author="Rev 6 Allen Wirfs-Brock" w:date="2012-02-03T11:38:00Z">
        <w:r>
          <w:t xml:space="preserve"> </w:t>
        </w:r>
      </w:ins>
      <w:ins w:id="4694" w:author="Rev 6 Allen Wirfs-Brock" w:date="2012-02-03T11:39:00Z">
        <w:r>
          <w:t xml:space="preserve">of calling the [[GetOwnProperty]] internal method of </w:t>
        </w:r>
        <w:r w:rsidRPr="00CB4E8F">
          <w:rPr>
            <w:i/>
          </w:rPr>
          <w:t>O</w:t>
        </w:r>
        <w:r>
          <w:t xml:space="preserve"> with argument </w:t>
        </w:r>
        <w:r w:rsidRPr="00CB4E8F">
          <w:rPr>
            <w:i/>
          </w:rPr>
          <w:t>name</w:t>
        </w:r>
        <w:r>
          <w:t>.</w:t>
        </w:r>
      </w:ins>
    </w:p>
    <w:p w14:paraId="29E4A631" w14:textId="77777777" w:rsidR="00FF7312" w:rsidRPr="00E77497" w:rsidRDefault="00CB4E8F" w:rsidP="002A07A7">
      <w:pPr>
        <w:pStyle w:val="Alg4"/>
        <w:numPr>
          <w:ilvl w:val="1"/>
          <w:numId w:val="698"/>
        </w:numPr>
        <w:rPr>
          <w:ins w:id="4695" w:author="Rev 6 Allen Wirfs-Brock" w:date="2012-02-01T14:04:00Z"/>
        </w:rPr>
      </w:pPr>
      <w:ins w:id="4696" w:author="Rev 6 Allen Wirfs-Brock" w:date="2012-02-03T12:02:00Z">
        <w:r w:rsidRPr="00E77497">
          <w:t xml:space="preserve">If </w:t>
        </w:r>
      </w:ins>
      <w:ins w:id="4697" w:author="Rev 6 Allen Wirfs-Brock" w:date="2012-02-03T12:01:00Z">
        <w:r w:rsidRPr="00650BA7">
          <w:rPr>
            <w:i/>
          </w:rPr>
          <w:t>name</w:t>
        </w:r>
        <w:r>
          <w:t xml:space="preserve"> is an element of </w:t>
        </w:r>
        <w:r w:rsidRPr="00650BA7">
          <w:rPr>
            <w:i/>
          </w:rPr>
          <w:t>propList</w:t>
        </w:r>
        <w:r>
          <w:t>, then</w:t>
        </w:r>
      </w:ins>
      <w:ins w:id="4698" w:author="Rev 6 Allen Wirfs-Brock" w:date="2012-02-03T12:02:00Z">
        <w:r w:rsidRPr="00CB4E8F">
          <w:t xml:space="preserve"> </w:t>
        </w:r>
        <w:r>
          <w:t xml:space="preserve">remove </w:t>
        </w:r>
        <w:r w:rsidRPr="00650BA7">
          <w:rPr>
            <w:i/>
          </w:rPr>
          <w:t>name</w:t>
        </w:r>
        <w:r>
          <w:t xml:space="preserve"> as an element of </w:t>
        </w:r>
        <w:r w:rsidRPr="00650BA7">
          <w:rPr>
            <w:i/>
          </w:rPr>
          <w:t>propList</w:t>
        </w:r>
        <w:r>
          <w:t>.</w:t>
        </w:r>
      </w:ins>
    </w:p>
    <w:p w14:paraId="43C86544" w14:textId="77777777" w:rsidR="00F34354" w:rsidRPr="00E77497" w:rsidRDefault="0026197F" w:rsidP="002A07A7">
      <w:pPr>
        <w:pStyle w:val="Alg4"/>
        <w:numPr>
          <w:ilvl w:val="1"/>
          <w:numId w:val="698"/>
        </w:numPr>
        <w:rPr>
          <w:ins w:id="4699" w:author="Rev 6 Allen Wirfs-Brock" w:date="2012-02-03T11:50:00Z"/>
        </w:rPr>
      </w:pPr>
      <w:ins w:id="4700" w:author="Rev 6 Allen Wirfs-Brock" w:date="2012-02-03T12:41:00Z">
        <w:r>
          <w:t>I</w:t>
        </w:r>
      </w:ins>
      <w:ins w:id="4701" w:author="Rev 6 Allen Wirfs-Brock" w:date="2012-02-03T12:06:00Z">
        <w:r w:rsidR="00CB4E8F">
          <w:t xml:space="preserve">f </w:t>
        </w:r>
      </w:ins>
      <w:ins w:id="4702" w:author="Rev 6 Allen Wirfs-Brock" w:date="2012-02-03T12:05:00Z">
        <w:r w:rsidR="00CB4E8F" w:rsidRPr="00650BA7">
          <w:rPr>
            <w:i/>
          </w:rPr>
          <w:t>onlyEnumerable</w:t>
        </w:r>
        <w:r w:rsidR="00CB4E8F" w:rsidRPr="00E77497">
          <w:t xml:space="preserve"> is </w:t>
        </w:r>
        <w:r w:rsidR="00CB4E8F">
          <w:rPr>
            <w:b/>
          </w:rPr>
          <w:t>false</w:t>
        </w:r>
      </w:ins>
      <w:ins w:id="4703" w:author="Rev 6 Allen Wirfs-Brock" w:date="2012-02-03T12:07:00Z">
        <w:r w:rsidR="00CB4E8F">
          <w:rPr>
            <w:b/>
          </w:rPr>
          <w:t xml:space="preserve"> </w:t>
        </w:r>
        <w:r w:rsidR="00CB4E8F">
          <w:t>or</w:t>
        </w:r>
      </w:ins>
      <w:ins w:id="4704" w:author="Rev 6 Allen Wirfs-Brock" w:date="2012-02-03T11:50:00Z">
        <w:r w:rsidR="00F34354">
          <w:t xml:space="preserve"> </w:t>
        </w:r>
      </w:ins>
      <w:ins w:id="4705" w:author="Rev 6 Allen Wirfs-Brock" w:date="2012-02-03T12:06:00Z">
        <w:r w:rsidR="00CB4E8F" w:rsidRPr="00E77497">
          <w:rPr>
            <w:i/>
          </w:rPr>
          <w:t>desc</w:t>
        </w:r>
        <w:r w:rsidR="00CB4E8F" w:rsidRPr="00E77497">
          <w:t>.[[</w:t>
        </w:r>
        <w:r w:rsidR="00CB4E8F">
          <w:t>Enumerable</w:t>
        </w:r>
        <w:r w:rsidR="00CB4E8F" w:rsidRPr="00E77497">
          <w:t xml:space="preserve">]] is </w:t>
        </w:r>
        <w:r w:rsidR="00CB4E8F">
          <w:rPr>
            <w:b/>
          </w:rPr>
          <w:t>true</w:t>
        </w:r>
      </w:ins>
      <w:ins w:id="4706" w:author="Rev 6 Allen Wirfs-Brock" w:date="2012-02-03T11:50:00Z">
        <w:r w:rsidR="00F34354">
          <w:t xml:space="preserve">, then </w:t>
        </w:r>
      </w:ins>
      <w:ins w:id="4707" w:author="Rev 6 Allen Wirfs-Brock" w:date="2012-02-03T12:06:00Z">
        <w:r w:rsidR="00CB4E8F">
          <w:t>add</w:t>
        </w:r>
      </w:ins>
      <w:ins w:id="4708" w:author="Rev 6 Allen Wirfs-Brock" w:date="2012-02-03T11:50:00Z">
        <w:r w:rsidR="00F34354">
          <w:t xml:space="preserve"> </w:t>
        </w:r>
        <w:r w:rsidR="00F34354" w:rsidRPr="00650BA7">
          <w:rPr>
            <w:i/>
          </w:rPr>
          <w:t>name</w:t>
        </w:r>
        <w:r w:rsidR="00F34354">
          <w:t xml:space="preserve"> as an element of </w:t>
        </w:r>
        <w:r w:rsidR="00F34354" w:rsidRPr="00650BA7">
          <w:rPr>
            <w:i/>
          </w:rPr>
          <w:t>propList</w:t>
        </w:r>
        <w:r w:rsidR="00F34354">
          <w:t>.</w:t>
        </w:r>
      </w:ins>
    </w:p>
    <w:p w14:paraId="79E1B5C5" w14:textId="77777777" w:rsidR="00F34354" w:rsidRDefault="00F34354" w:rsidP="002A07A7">
      <w:pPr>
        <w:pStyle w:val="Alg4"/>
        <w:numPr>
          <w:ilvl w:val="0"/>
          <w:numId w:val="698"/>
        </w:numPr>
        <w:spacing w:after="120"/>
        <w:contextualSpacing/>
        <w:rPr>
          <w:ins w:id="4709" w:author="Rev 6 Allen Wirfs-Brock" w:date="2012-02-03T11:51:00Z"/>
        </w:rPr>
      </w:pPr>
      <w:ins w:id="4710" w:author="Rev 6 Allen Wirfs-Brock" w:date="2012-02-03T11:52:00Z">
        <w:r>
          <w:t xml:space="preserve">Order the elements of </w:t>
        </w:r>
        <w:r w:rsidRPr="00CB4E8F">
          <w:rPr>
            <w:i/>
          </w:rPr>
          <w:t>propList</w:t>
        </w:r>
        <w:r>
          <w:t xml:space="preserve"> in an implementation defined order. </w:t>
        </w:r>
      </w:ins>
    </w:p>
    <w:p w14:paraId="63073F20" w14:textId="77777777" w:rsidR="00FF7312" w:rsidRPr="00E77497" w:rsidRDefault="00FF7312" w:rsidP="002A07A7">
      <w:pPr>
        <w:pStyle w:val="Alg4"/>
        <w:numPr>
          <w:ilvl w:val="0"/>
          <w:numId w:val="698"/>
        </w:numPr>
        <w:spacing w:after="120"/>
        <w:rPr>
          <w:ins w:id="4711" w:author="Rev 6 Allen Wirfs-Brock" w:date="2012-02-01T14:04:00Z"/>
        </w:rPr>
      </w:pPr>
      <w:ins w:id="4712" w:author="Rev 6 Allen Wirfs-Brock" w:date="2012-02-01T14:04:00Z">
        <w:r w:rsidRPr="00E77497">
          <w:t xml:space="preserve">Return </w:t>
        </w:r>
      </w:ins>
      <w:ins w:id="4713" w:author="Rev 6 Allen Wirfs-Brock" w:date="2012-02-03T11:52:00Z">
        <w:r w:rsidR="00F34354" w:rsidRPr="00650BA7">
          <w:rPr>
            <w:i/>
          </w:rPr>
          <w:t>propList</w:t>
        </w:r>
      </w:ins>
      <w:ins w:id="4714" w:author="Rev 6 Allen Wirfs-Brock" w:date="2012-02-01T14:04:00Z">
        <w:r w:rsidRPr="00E77497">
          <w:t>.</w:t>
        </w:r>
      </w:ins>
    </w:p>
    <w:p w14:paraId="280D9282" w14:textId="77777777" w:rsidR="00F671C5" w:rsidRPr="00E77497" w:rsidRDefault="00F671C5" w:rsidP="00F671C5">
      <w:pPr>
        <w:pStyle w:val="30"/>
        <w:numPr>
          <w:ilvl w:val="0"/>
          <w:numId w:val="0"/>
        </w:numPr>
        <w:rPr>
          <w:ins w:id="4715" w:author="Rev 6 Allen Wirfs-Brock" w:date="2012-02-26T16:57:00Z"/>
        </w:rPr>
      </w:pPr>
      <w:bookmarkStart w:id="4716" w:name="_Toc336509459"/>
      <w:ins w:id="4717" w:author="Rev 6 Allen Wirfs-Brock" w:date="2012-02-26T16:57:00Z">
        <w:r w:rsidRPr="00E77497">
          <w:t>8.12.</w:t>
        </w:r>
        <w:r>
          <w:t>11</w:t>
        </w:r>
        <w:r w:rsidRPr="00E77497">
          <w:tab/>
          <w:t>[[</w:t>
        </w:r>
        <w:r>
          <w:t>Iterate</w:t>
        </w:r>
        <w:r w:rsidRPr="00E77497">
          <w:t>]] (</w:t>
        </w:r>
        <w:r>
          <w:t xml:space="preserve"> </w:t>
        </w:r>
        <w:r w:rsidRPr="00E77497">
          <w:t>)</w:t>
        </w:r>
        <w:bookmarkEnd w:id="4716"/>
      </w:ins>
    </w:p>
    <w:p w14:paraId="2BBA3D93" w14:textId="77777777" w:rsidR="00F671C5" w:rsidRPr="00E77497" w:rsidRDefault="00F671C5" w:rsidP="00F671C5">
      <w:pPr>
        <w:rPr>
          <w:ins w:id="4718" w:author="Rev 6 Allen Wirfs-Brock" w:date="2012-02-26T16:57:00Z"/>
        </w:rPr>
      </w:pPr>
      <w:ins w:id="4719" w:author="Rev 6 Allen Wirfs-Brock" w:date="2012-02-26T16:57:00Z">
        <w:r w:rsidRPr="00E77497">
          <w:t>When the [[</w:t>
        </w:r>
      </w:ins>
      <w:ins w:id="4720" w:author="Rev 6 Allen Wirfs-Brock" w:date="2012-02-26T16:58:00Z">
        <w:r>
          <w:t>Iterate</w:t>
        </w:r>
      </w:ins>
      <w:ins w:id="4721" w:author="Rev 6 Allen Wirfs-Brock" w:date="2012-02-26T16:57:00Z">
        <w:r w:rsidRPr="00E77497">
          <w:t xml:space="preserve">]] internal method of </w:t>
        </w:r>
        <w:r w:rsidRPr="00E77497">
          <w:rPr>
            <w:rFonts w:ascii="Times New Roman" w:hAnsi="Times New Roman"/>
            <w:i/>
          </w:rPr>
          <w:t>O</w:t>
        </w:r>
        <w:r w:rsidRPr="00E77497">
          <w:t xml:space="preserve"> is called</w:t>
        </w:r>
        <w:r>
          <w:t xml:space="preserve"> </w:t>
        </w:r>
        <w:r w:rsidRPr="00E77497">
          <w:t xml:space="preserve"> the following steps are taken:</w:t>
        </w:r>
      </w:ins>
    </w:p>
    <w:p w14:paraId="22D8FAA9" w14:textId="77777777" w:rsidR="00F671C5" w:rsidRDefault="00F671C5" w:rsidP="00F671C5">
      <w:pPr>
        <w:pStyle w:val="Alg4"/>
        <w:numPr>
          <w:ilvl w:val="0"/>
          <w:numId w:val="697"/>
        </w:numPr>
        <w:rPr>
          <w:ins w:id="4722" w:author="Rev 6 Allen Wirfs-Brock" w:date="2012-02-26T16:57:00Z"/>
        </w:rPr>
      </w:pPr>
      <w:ins w:id="4723" w:author="Rev 6 Allen Wirfs-Brock" w:date="2012-02-26T16:57:00Z">
        <w:r>
          <w:t xml:space="preserve">Let </w:t>
        </w:r>
      </w:ins>
      <w:ins w:id="4724" w:author="Rev 6 Allen Wirfs-Brock" w:date="2012-02-26T16:59:00Z">
        <w:r>
          <w:rPr>
            <w:i/>
          </w:rPr>
          <w:t>itr</w:t>
        </w:r>
      </w:ins>
      <w:ins w:id="4725" w:author="Rev 6 Allen Wirfs-Brock" w:date="2012-02-26T16:57:00Z">
        <w:r>
          <w:t xml:space="preserve"> be the </w:t>
        </w:r>
      </w:ins>
      <w:ins w:id="4726" w:author="Rev 6 Allen Wirfs-Brock" w:date="2012-02-26T16:59:00Z">
        <w:r>
          <w:t>result of performing Invoke with</w:t>
        </w:r>
      </w:ins>
      <w:ins w:id="4727" w:author="Rev 6 Allen Wirfs-Brock" w:date="2012-02-26T17:02:00Z">
        <w:r>
          <w:t xml:space="preserve"> arguments</w:t>
        </w:r>
      </w:ins>
      <w:ins w:id="4728" w:author="Rev 6 Allen Wirfs-Brock" w:date="2012-02-26T16:59:00Z">
        <w:r>
          <w:t xml:space="preserve"> </w:t>
        </w:r>
      </w:ins>
      <w:commentRangeStart w:id="4729"/>
      <w:ins w:id="4730" w:author="Rev 6 Allen Wirfs-Brock" w:date="2012-02-26T17:00:00Z">
        <w:r>
          <w:t>%iterator%</w:t>
        </w:r>
      </w:ins>
      <w:commentRangeEnd w:id="4729"/>
      <w:ins w:id="4731" w:author="Rev 6 Allen Wirfs-Brock" w:date="2012-02-27T18:21:00Z">
        <w:r w:rsidR="00FE23BC">
          <w:rPr>
            <w:rStyle w:val="af3"/>
            <w:rFonts w:ascii="Arial" w:eastAsia="MS Mincho" w:hAnsi="Arial"/>
            <w:spacing w:val="0"/>
            <w:lang w:eastAsia="ja-JP"/>
          </w:rPr>
          <w:commentReference w:id="4729"/>
        </w:r>
      </w:ins>
      <w:ins w:id="4732" w:author="Rev 6 Allen Wirfs-Brock" w:date="2012-02-26T17:00:00Z">
        <w:r>
          <w:t xml:space="preserve">, </w:t>
        </w:r>
        <w:r w:rsidRPr="00F671C5">
          <w:rPr>
            <w:i/>
          </w:rPr>
          <w:t>O</w:t>
        </w:r>
        <w:r>
          <w:t xml:space="preserve"> and an empty argument List.</w:t>
        </w:r>
      </w:ins>
    </w:p>
    <w:p w14:paraId="7914D918" w14:textId="77777777" w:rsidR="00F671C5" w:rsidRPr="00E77497" w:rsidRDefault="00F671C5" w:rsidP="00F671C5">
      <w:pPr>
        <w:pStyle w:val="Alg4"/>
        <w:numPr>
          <w:ilvl w:val="0"/>
          <w:numId w:val="697"/>
        </w:numPr>
        <w:spacing w:after="120"/>
        <w:rPr>
          <w:ins w:id="4733" w:author="Rev 6 Allen Wirfs-Brock" w:date="2012-02-26T16:57:00Z"/>
        </w:rPr>
      </w:pPr>
      <w:ins w:id="4734" w:author="Rev 6 Allen Wirfs-Brock" w:date="2012-02-26T16:57:00Z">
        <w:r w:rsidRPr="00E77497">
          <w:t xml:space="preserve">Return </w:t>
        </w:r>
      </w:ins>
      <w:ins w:id="4735" w:author="Rev 6 Allen Wirfs-Brock" w:date="2012-02-26T17:03:00Z">
        <w:r>
          <w:rPr>
            <w:i/>
          </w:rPr>
          <w:t>itr</w:t>
        </w:r>
      </w:ins>
      <w:ins w:id="4736" w:author="Rev 6 Allen Wirfs-Brock" w:date="2012-02-26T16:57:00Z">
        <w:r w:rsidRPr="00E77497">
          <w:t>.</w:t>
        </w:r>
      </w:ins>
    </w:p>
    <w:p w14:paraId="2FD9544C" w14:textId="77777777" w:rsidR="00565344" w:rsidRDefault="00565344" w:rsidP="008E2885">
      <w:pPr>
        <w:pStyle w:val="20"/>
        <w:numPr>
          <w:ilvl w:val="0"/>
          <w:numId w:val="0"/>
        </w:numPr>
        <w:rPr>
          <w:ins w:id="4737" w:author="Rev 10 Allen Wirfs-Brock" w:date="2012-09-06T10:59:00Z"/>
        </w:rPr>
      </w:pPr>
      <w:bookmarkStart w:id="4738" w:name="_Toc336509460"/>
      <w:ins w:id="4739" w:author="Rev 10 Allen Wirfs-Brock" w:date="2012-09-06T10:56:00Z">
        <w:r>
          <w:t>8.13</w:t>
        </w:r>
      </w:ins>
      <w:ins w:id="4740" w:author="Rev 10 Allen Wirfs-Brock" w:date="2012-09-06T10:57:00Z">
        <w:r>
          <w:t xml:space="preserve"> Data Blocks</w:t>
        </w:r>
      </w:ins>
      <w:bookmarkEnd w:id="4738"/>
    </w:p>
    <w:p w14:paraId="3F83B4B6" w14:textId="77777777" w:rsidR="00565344" w:rsidRPr="008E2885" w:rsidRDefault="008E2885" w:rsidP="00565344">
      <w:pPr>
        <w:rPr>
          <w:ins w:id="4741" w:author="Rev 10 Allen Wirfs-Brock" w:date="2012-09-06T10:59:00Z"/>
          <w:rFonts w:ascii="Times New Roman" w:hAnsi="Times New Roman"/>
          <w:b/>
          <w:i/>
          <w:sz w:val="28"/>
        </w:rPr>
      </w:pPr>
      <w:ins w:id="4742" w:author="Rev 10 Allen Wirfs-Brock" w:date="2012-09-06T11:01:00Z">
        <w:r w:rsidRPr="008E2885">
          <w:rPr>
            <w:rFonts w:ascii="Times New Roman" w:hAnsi="Times New Roman"/>
            <w:b/>
            <w:i/>
            <w:sz w:val="28"/>
          </w:rPr>
          <w:t>Th</w:t>
        </w:r>
        <w:r w:rsidR="00565344" w:rsidRPr="008E2885">
          <w:rPr>
            <w:rFonts w:ascii="Times New Roman" w:hAnsi="Times New Roman"/>
            <w:b/>
            <w:i/>
            <w:sz w:val="28"/>
          </w:rPr>
          <w:t xml:space="preserve">is </w:t>
        </w:r>
      </w:ins>
      <w:ins w:id="4743" w:author="Rev 10 Allen Wirfs-Brock" w:date="2012-09-06T11:04:00Z">
        <w:r>
          <w:rPr>
            <w:rFonts w:ascii="Times New Roman" w:hAnsi="Times New Roman"/>
            <w:b/>
            <w:i/>
            <w:sz w:val="28"/>
          </w:rPr>
          <w:t xml:space="preserve">section </w:t>
        </w:r>
      </w:ins>
      <w:ins w:id="4744" w:author="Rev 10 Allen Wirfs-Brock" w:date="2012-09-06T11:01:00Z">
        <w:r w:rsidR="00565344" w:rsidRPr="008E2885">
          <w:rPr>
            <w:rFonts w:ascii="Times New Roman" w:hAnsi="Times New Roman"/>
            <w:b/>
            <w:i/>
            <w:sz w:val="28"/>
          </w:rPr>
          <w:t xml:space="preserve">is a placeholder </w:t>
        </w:r>
      </w:ins>
      <w:ins w:id="4745" w:author="Rev 10 Allen Wirfs-Brock" w:date="2012-09-06T11:04:00Z">
        <w:r>
          <w:rPr>
            <w:rFonts w:ascii="Times New Roman" w:hAnsi="Times New Roman"/>
            <w:b/>
            <w:i/>
            <w:sz w:val="28"/>
          </w:rPr>
          <w:t>for</w:t>
        </w:r>
      </w:ins>
      <w:ins w:id="4746" w:author="Rev 10 Allen Wirfs-Brock" w:date="2012-09-06T11:01:00Z">
        <w:r w:rsidR="00565344" w:rsidRPr="008E2885">
          <w:rPr>
            <w:rFonts w:ascii="Times New Roman" w:hAnsi="Times New Roman"/>
            <w:b/>
            <w:i/>
            <w:sz w:val="28"/>
          </w:rPr>
          <w:t xml:space="preserve"> describ</w:t>
        </w:r>
      </w:ins>
      <w:ins w:id="4747" w:author="Rev 10 Allen Wirfs-Brock" w:date="2012-09-06T11:04:00Z">
        <w:r>
          <w:rPr>
            <w:rFonts w:ascii="Times New Roman" w:hAnsi="Times New Roman"/>
            <w:b/>
            <w:i/>
            <w:sz w:val="28"/>
          </w:rPr>
          <w:t>ing</w:t>
        </w:r>
      </w:ins>
      <w:ins w:id="4748" w:author="Rev 10 Allen Wirfs-Brock" w:date="2012-09-06T11:01:00Z">
        <w:r w:rsidR="00565344" w:rsidRPr="008E2885">
          <w:rPr>
            <w:rFonts w:ascii="Times New Roman" w:hAnsi="Times New Roman"/>
            <w:b/>
            <w:i/>
            <w:sz w:val="28"/>
          </w:rPr>
          <w:t xml:space="preserve"> the Data Block internal type.  The following material is verbatium from the the </w:t>
        </w:r>
      </w:ins>
      <w:ins w:id="4749" w:author="Rev 10 Allen Wirfs-Brock" w:date="2012-09-06T11:02:00Z">
        <w:r w:rsidR="00565344" w:rsidRPr="008E2885">
          <w:rPr>
            <w:rFonts w:ascii="Times New Roman" w:hAnsi="Times New Roman"/>
            <w:b/>
            <w:i/>
            <w:sz w:val="28"/>
          </w:rPr>
          <w:t xml:space="preserve">Binary Data ES wiki proposal. </w:t>
        </w:r>
      </w:ins>
      <w:ins w:id="4750" w:author="Rev 10 Allen Wirfs-Brock" w:date="2012-09-06T11:03:00Z">
        <w:r w:rsidRPr="008E2885">
          <w:rPr>
            <w:rFonts w:ascii="Times New Roman" w:hAnsi="Times New Roman"/>
            <w:b/>
            <w:i/>
            <w:sz w:val="28"/>
          </w:rPr>
          <w:t xml:space="preserve"> The material has not yet been reviewed or integrated with the rest of this spec.</w:t>
        </w:r>
      </w:ins>
    </w:p>
    <w:p w14:paraId="3AB8806F" w14:textId="77777777" w:rsidR="00565344" w:rsidRDefault="00565344" w:rsidP="00565344">
      <w:pPr>
        <w:rPr>
          <w:ins w:id="4751" w:author="Rev 10 Allen Wirfs-Brock" w:date="2012-09-06T10:59:00Z"/>
        </w:rPr>
      </w:pPr>
      <w:ins w:id="4752" w:author="Rev 10 Allen Wirfs-Brock" w:date="2012-09-06T10:59:00Z">
        <w:r>
          <w:t>This spec introduces a new, spec-internal block datatype, intuitively representing a contiguously allocated block of binary data. Blocks are not ECMAScript values and appear only in the program store (aka heap).</w:t>
        </w:r>
      </w:ins>
    </w:p>
    <w:p w14:paraId="532405C1" w14:textId="77777777" w:rsidR="00565344" w:rsidRDefault="00565344" w:rsidP="00565344">
      <w:pPr>
        <w:rPr>
          <w:ins w:id="4753" w:author="Rev 10 Allen Wirfs-Brock" w:date="2012-09-06T10:59:00Z"/>
        </w:rPr>
      </w:pPr>
      <w:ins w:id="4754" w:author="Rev 10 Allen Wirfs-Brock" w:date="2012-09-06T10:59:00Z">
        <w:r>
          <w:t>A block is one of:</w:t>
        </w:r>
      </w:ins>
    </w:p>
    <w:p w14:paraId="27FD9861" w14:textId="77777777" w:rsidR="00565344" w:rsidRDefault="00565344" w:rsidP="008E2885">
      <w:pPr>
        <w:numPr>
          <w:ilvl w:val="0"/>
          <w:numId w:val="954"/>
        </w:numPr>
        <w:contextualSpacing/>
        <w:rPr>
          <w:ins w:id="4755" w:author="Rev 10 Allen Wirfs-Brock" w:date="2012-09-06T10:59:00Z"/>
        </w:rPr>
      </w:pPr>
      <w:ins w:id="4756" w:author="Rev 10 Allen Wirfs-Brock" w:date="2012-09-06T10:59:00Z">
        <w:r>
          <w:t>a number-block</w:t>
        </w:r>
      </w:ins>
    </w:p>
    <w:p w14:paraId="46CB7DDB" w14:textId="77777777" w:rsidR="00565344" w:rsidRDefault="00565344" w:rsidP="008E2885">
      <w:pPr>
        <w:numPr>
          <w:ilvl w:val="0"/>
          <w:numId w:val="954"/>
        </w:numPr>
        <w:contextualSpacing/>
        <w:rPr>
          <w:ins w:id="4757" w:author="Rev 10 Allen Wirfs-Brock" w:date="2012-09-06T10:59:00Z"/>
        </w:rPr>
      </w:pPr>
      <w:ins w:id="4758" w:author="Rev 10 Allen Wirfs-Brock" w:date="2012-09-06T10:59:00Z">
        <w:r>
          <w:t>an array-block[t, n]</w:t>
        </w:r>
      </w:ins>
    </w:p>
    <w:p w14:paraId="07A81261" w14:textId="77777777" w:rsidR="00565344" w:rsidRDefault="00565344" w:rsidP="008E2885">
      <w:pPr>
        <w:numPr>
          <w:ilvl w:val="0"/>
          <w:numId w:val="954"/>
        </w:numPr>
        <w:rPr>
          <w:ins w:id="4759" w:author="Rev 10 Allen Wirfs-Brock" w:date="2012-09-06T10:59:00Z"/>
        </w:rPr>
      </w:pPr>
      <w:ins w:id="4760" w:author="Rev 10 Allen Wirfs-Brock" w:date="2012-09-06T10:59:00Z">
        <w:r>
          <w:t>a struct-block[t1, ..., tn]</w:t>
        </w:r>
      </w:ins>
    </w:p>
    <w:p w14:paraId="55D5C238" w14:textId="77777777" w:rsidR="00565344" w:rsidRDefault="00565344" w:rsidP="00565344">
      <w:pPr>
        <w:rPr>
          <w:ins w:id="4761" w:author="Rev 10 Allen Wirfs-Brock" w:date="2012-09-06T10:59:00Z"/>
        </w:rPr>
      </w:pPr>
      <w:ins w:id="4762" w:author="Rev 10 Allen Wirfs-Brock" w:date="2012-09-06T10:59:00Z">
        <w:r>
          <w:t>A number-block is one of:</w:t>
        </w:r>
      </w:ins>
    </w:p>
    <w:p w14:paraId="0488B3EA" w14:textId="77777777" w:rsidR="00565344" w:rsidRDefault="00565344" w:rsidP="008E2885">
      <w:pPr>
        <w:numPr>
          <w:ilvl w:val="0"/>
          <w:numId w:val="955"/>
        </w:numPr>
        <w:contextualSpacing/>
        <w:rPr>
          <w:ins w:id="4763" w:author="Rev 10 Allen Wirfs-Brock" w:date="2012-09-06T10:59:00Z"/>
        </w:rPr>
      </w:pPr>
      <w:ins w:id="4764" w:author="Rev 10 Allen Wirfs-Brock" w:date="2012-09-06T10:59:00Z">
        <w:r>
          <w:t>an unsigned-integer; i.e., one of uint8, uint16, uint32, or uint64</w:t>
        </w:r>
      </w:ins>
    </w:p>
    <w:p w14:paraId="0B6ADC1F" w14:textId="77777777" w:rsidR="00565344" w:rsidRDefault="00565344" w:rsidP="008E2885">
      <w:pPr>
        <w:numPr>
          <w:ilvl w:val="0"/>
          <w:numId w:val="955"/>
        </w:numPr>
        <w:contextualSpacing/>
        <w:rPr>
          <w:ins w:id="4765" w:author="Rev 10 Allen Wirfs-Brock" w:date="2012-09-06T10:59:00Z"/>
        </w:rPr>
      </w:pPr>
      <w:ins w:id="4766" w:author="Rev 10 Allen Wirfs-Brock" w:date="2012-09-06T10:59:00Z">
        <w:r>
          <w:t>a signed-integer; i.e., one of int8, int16, int32, or int64</w:t>
        </w:r>
      </w:ins>
    </w:p>
    <w:p w14:paraId="1D8B4903" w14:textId="77777777" w:rsidR="00565344" w:rsidRDefault="00565344" w:rsidP="008E2885">
      <w:pPr>
        <w:numPr>
          <w:ilvl w:val="0"/>
          <w:numId w:val="955"/>
        </w:numPr>
        <w:rPr>
          <w:ins w:id="4767" w:author="Rev 10 Allen Wirfs-Brock" w:date="2012-09-06T10:59:00Z"/>
        </w:rPr>
      </w:pPr>
      <w:ins w:id="4768" w:author="Rev 10 Allen Wirfs-Brock" w:date="2012-09-06T10:59:00Z">
        <w:r>
          <w:t>a floating-point; i.e., one of float32 or float64</w:t>
        </w:r>
      </w:ins>
    </w:p>
    <w:p w14:paraId="037CB0F7" w14:textId="77777777" w:rsidR="00565344" w:rsidRDefault="00565344" w:rsidP="00565344">
      <w:pPr>
        <w:rPr>
          <w:ins w:id="4769" w:author="Rev 10 Allen Wirfs-Brock" w:date="2012-09-06T10:59:00Z"/>
        </w:rPr>
      </w:pPr>
      <w:ins w:id="4770" w:author="Rev 10 Allen Wirfs-Brock" w:date="2012-09-06T10:59:00Z">
        <w:r>
          <w:t>A uintk is an integer in the range [0, 2k). An intk is an integer in the range [-2k-1, 2k-1). A floatk is a floating-point number representable as a k-bit IEE754 value.</w:t>
        </w:r>
      </w:ins>
    </w:p>
    <w:p w14:paraId="619DA209" w14:textId="77777777" w:rsidR="00565344" w:rsidRDefault="00565344" w:rsidP="00565344">
      <w:pPr>
        <w:rPr>
          <w:ins w:id="4771" w:author="Rev 10 Allen Wirfs-Brock" w:date="2012-09-06T10:59:00Z"/>
        </w:rPr>
      </w:pPr>
      <w:ins w:id="4772" w:author="Rev 10 Allen Wirfs-Brock" w:date="2012-09-06T10:59:00Z">
        <w:r>
          <w:t>An array-block[t, n] is an ordered sequence of n blocks of homogeneous block type t. Each element of the array is stored at in independently addressable location in the program store, and multiple Data objects may contain references to the element.</w:t>
        </w:r>
      </w:ins>
    </w:p>
    <w:p w14:paraId="775E16D9" w14:textId="77777777" w:rsidR="00565344" w:rsidRDefault="00565344" w:rsidP="00565344">
      <w:pPr>
        <w:rPr>
          <w:ins w:id="4773" w:author="Rev 10 Allen Wirfs-Brock" w:date="2012-09-06T10:59:00Z"/>
        </w:rPr>
      </w:pPr>
      <w:ins w:id="4774" w:author="Rev 10 Allen Wirfs-Brock" w:date="2012-09-06T10:59:00Z">
        <w:r>
          <w:t>A struct-block[t1, ..., tn] is an ordered sequence of n blocks of heterogeneous types t1 to tn, respectively. Each field of the struct is stored at in independently addressable location in the program store, and multiple Data objects may contain references to the field.</w:t>
        </w:r>
      </w:ins>
    </w:p>
    <w:p w14:paraId="6F9F6C07" w14:textId="77777777" w:rsidR="00565344" w:rsidRDefault="00565344" w:rsidP="00565344">
      <w:pPr>
        <w:rPr>
          <w:ins w:id="4775" w:author="Rev 10 Allen Wirfs-Brock" w:date="2012-09-06T10:59:00Z"/>
        </w:rPr>
      </w:pPr>
      <w:ins w:id="4776" w:author="Rev 10 Allen Wirfs-Brock" w:date="2012-09-06T10:59:00Z">
        <w:r>
          <w:t>The spec also introduces a datatype of Data objects, which are ECMAScript values that encapsulate references to block data in the program store. Every Data object has the following properties:</w:t>
        </w:r>
      </w:ins>
    </w:p>
    <w:p w14:paraId="520049A5" w14:textId="77777777" w:rsidR="00565344" w:rsidRDefault="00565344" w:rsidP="00565344">
      <w:pPr>
        <w:rPr>
          <w:ins w:id="4777" w:author="Rev 10 Allen Wirfs-Brock" w:date="2012-09-06T10:59:00Z"/>
        </w:rPr>
      </w:pPr>
      <w:ins w:id="4778" w:author="Rev 10 Allen Wirfs-Brock" w:date="2012-09-06T10:59:00Z">
        <w:r>
          <w:t xml:space="preserve">    [[Class]] = “Data”</w:t>
        </w:r>
      </w:ins>
    </w:p>
    <w:p w14:paraId="70161794" w14:textId="77777777" w:rsidR="00565344" w:rsidRDefault="00565344" w:rsidP="00565344">
      <w:pPr>
        <w:rPr>
          <w:ins w:id="4779" w:author="Rev 10 Allen Wirfs-Brock" w:date="2012-09-06T10:59:00Z"/>
        </w:rPr>
      </w:pPr>
      <w:ins w:id="4780" w:author="Rev 10 Allen Wirfs-Brock" w:date="2012-09-06T10:59:00Z">
        <w:r>
          <w:t xml:space="preserve">    [[Value]] : reference[block] – a reference to a block in the program store</w:t>
        </w:r>
      </w:ins>
    </w:p>
    <w:p w14:paraId="1A938466" w14:textId="77777777" w:rsidR="00565344" w:rsidRPr="00565344" w:rsidRDefault="00565344" w:rsidP="004012E4">
      <w:pPr>
        <w:rPr>
          <w:ins w:id="4781" w:author="Rev 10 Allen Wirfs-Brock" w:date="2012-09-06T10:56:00Z"/>
        </w:rPr>
      </w:pPr>
      <w:ins w:id="4782" w:author="Rev 10 Allen Wirfs-Brock" w:date="2012-09-06T10:59:00Z">
        <w:r>
          <w:t xml:space="preserve">    [[DataType]] : reference[Type] – a reference to a Type object describing this object’s data block</w:t>
        </w:r>
      </w:ins>
    </w:p>
    <w:p w14:paraId="284B0BCE" w14:textId="77777777" w:rsidR="009E6FBC" w:rsidRDefault="009E6FBC" w:rsidP="004C02EF">
      <w:pPr>
        <w:pStyle w:val="1"/>
        <w:numPr>
          <w:ilvl w:val="0"/>
          <w:numId w:val="0"/>
        </w:numPr>
        <w:rPr>
          <w:ins w:id="4783" w:author="Rev 6 Allen Wirfs-Brock" w:date="2012-02-22T15:44:00Z"/>
        </w:rPr>
      </w:pPr>
      <w:bookmarkStart w:id="4784" w:name="_Toc336509461"/>
      <w:ins w:id="4785" w:author="Rev 6 Allen Wirfs-Brock" w:date="2012-02-22T15:44:00Z">
        <w:r>
          <w:t>9 Abstract Operations</w:t>
        </w:r>
        <w:bookmarkEnd w:id="4784"/>
        <w:r>
          <w:t xml:space="preserve"> </w:t>
        </w:r>
      </w:ins>
    </w:p>
    <w:p w14:paraId="6210B400" w14:textId="77777777" w:rsidR="001D4C27" w:rsidRDefault="001D4C27" w:rsidP="001D4C27">
      <w:pPr>
        <w:rPr>
          <w:ins w:id="4786" w:author="Rev 6 Allen Wirfs-Brock" w:date="2012-02-22T15:55:00Z"/>
        </w:rPr>
      </w:pPr>
      <w:ins w:id="4787" w:author="Rev 6 Allen Wirfs-Brock" w:date="2012-02-22T15:56:00Z">
        <w:r w:rsidRPr="00E77497">
          <w:t>These operations are not a part of the</w:t>
        </w:r>
        <w:r>
          <w:t xml:space="preserve"> ECMAScript</w:t>
        </w:r>
        <w:r w:rsidRPr="00E77497">
          <w:t xml:space="preserve"> language; they are defined here to </w:t>
        </w:r>
      </w:ins>
      <w:ins w:id="4788" w:author="Rev 6 Allen Wirfs-Brock" w:date="2012-02-22T15:58:00Z">
        <w:r>
          <w:t xml:space="preserve">solely to </w:t>
        </w:r>
      </w:ins>
      <w:ins w:id="4789" w:author="Rev 6 Allen Wirfs-Brock" w:date="2012-02-22T15:56:00Z">
        <w:r w:rsidRPr="00E77497">
          <w:t xml:space="preserve">aid the specification of the semantics of </w:t>
        </w:r>
      </w:ins>
      <w:ins w:id="4790" w:author="Rev 6 Allen Wirfs-Brock" w:date="2012-02-22T15:57:00Z">
        <w:r>
          <w:t xml:space="preserve">the </w:t>
        </w:r>
      </w:ins>
      <w:ins w:id="4791" w:author="Rev 6 Allen Wirfs-Brock" w:date="2012-02-22T15:56:00Z">
        <w:r>
          <w:t>ECMAScript</w:t>
        </w:r>
      </w:ins>
      <w:ins w:id="4792" w:author="Rev 6 Allen Wirfs-Brock" w:date="2012-02-22T15:57:00Z">
        <w:r>
          <w:t xml:space="preserve"> Language</w:t>
        </w:r>
      </w:ins>
      <w:ins w:id="4793" w:author="Rev 6 Allen Wirfs-Brock" w:date="2012-02-22T15:56:00Z">
        <w:r>
          <w:t>.</w:t>
        </w:r>
      </w:ins>
      <w:ins w:id="4794" w:author="Rev 10 Allen Wirfs-Brock" w:date="2012-09-06T11:05:00Z">
        <w:r w:rsidR="008E2885">
          <w:t xml:space="preserve"> Other, more specialized abstract operations are defined throughout this specification.</w:t>
        </w:r>
      </w:ins>
    </w:p>
    <w:p w14:paraId="35D65FDB" w14:textId="77777777" w:rsidR="004C02EF" w:rsidRPr="00E77497" w:rsidRDefault="004C02EF" w:rsidP="001D4C27">
      <w:pPr>
        <w:pStyle w:val="20"/>
        <w:numPr>
          <w:ilvl w:val="0"/>
          <w:numId w:val="0"/>
        </w:numPr>
      </w:pPr>
      <w:bookmarkStart w:id="4795" w:name="_Toc336509462"/>
      <w:r w:rsidRPr="00E77497">
        <w:t>9</w:t>
      </w:r>
      <w:ins w:id="4796" w:author="Rev 6 Allen Wirfs-Brock" w:date="2012-02-22T15:45:00Z">
        <w:r w:rsidR="00852030">
          <w:t>.1</w:t>
        </w:r>
      </w:ins>
      <w:r w:rsidRPr="00E77497">
        <w:tab/>
        <w:t>Type Conversio</w:t>
      </w:r>
      <w:bookmarkEnd w:id="4285"/>
      <w:bookmarkEnd w:id="4286"/>
      <w:bookmarkEnd w:id="4287"/>
      <w:bookmarkEnd w:id="4288"/>
      <w:bookmarkEnd w:id="4289"/>
      <w:bookmarkEnd w:id="4290"/>
      <w:bookmarkEnd w:id="4414"/>
      <w:bookmarkEnd w:id="4415"/>
      <w:r w:rsidRPr="00E77497">
        <w:t>n</w:t>
      </w:r>
      <w:bookmarkEnd w:id="4416"/>
      <w:r w:rsidRPr="00E77497">
        <w:t xml:space="preserve"> and Testing</w:t>
      </w:r>
      <w:bookmarkEnd w:id="4614"/>
      <w:bookmarkEnd w:id="4615"/>
      <w:bookmarkEnd w:id="4616"/>
      <w:bookmarkEnd w:id="4617"/>
      <w:bookmarkEnd w:id="4795"/>
    </w:p>
    <w:p w14:paraId="7C28380F" w14:textId="77777777" w:rsidR="004C02EF" w:rsidRPr="00E77497" w:rsidRDefault="004C02EF" w:rsidP="004C02EF">
      <w:r w:rsidRPr="00E77497">
        <w:t xml:space="preserve">The ECMAScript </w:t>
      </w:r>
      <w:del w:id="4797" w:author="Rev 6 Allen Wirfs-Brock" w:date="2012-02-22T15:58:00Z">
        <w:r w:rsidRPr="00E77497" w:rsidDel="001D4C27">
          <w:delText>runtime system</w:delText>
        </w:r>
      </w:del>
      <w:ins w:id="4798" w:author="Rev 6 Allen Wirfs-Brock" w:date="2012-02-22T15:58:00Z">
        <w:r w:rsidR="001D4C27">
          <w:t>language implicitly</w:t>
        </w:r>
      </w:ins>
      <w:r w:rsidRPr="00E77497">
        <w:t xml:space="preserve"> performs automatic type conversion as needed. To clarify the semantics of certain constructs it is useful to define a set of conversion abstract operations.</w:t>
      </w:r>
      <w:del w:id="4799" w:author="Rev 6 Allen Wirfs-Brock" w:date="2012-02-22T15:55:00Z">
        <w:r w:rsidRPr="00E77497" w:rsidDel="001D4C27">
          <w:delText xml:space="preserve"> These abstract operations are not a part of the language; they are defined here to aid the specification of the semantics of the language</w:delText>
        </w:r>
      </w:del>
      <w:r w:rsidRPr="00E77497">
        <w:t>. The conversion abstract operations are polymorphic; that is, they can accept a value of any ECMAScript language type, but not of specification types.</w:t>
      </w:r>
      <w:bookmarkStart w:id="4800" w:name="_Toc375031131"/>
      <w:bookmarkStart w:id="4801" w:name="_Ref378389486"/>
      <w:bookmarkStart w:id="4802" w:name="_Toc381513649"/>
      <w:bookmarkStart w:id="4803" w:name="_Toc382202792"/>
      <w:bookmarkStart w:id="4804" w:name="_Toc382203012"/>
      <w:bookmarkStart w:id="4805" w:name="_Toc382212171"/>
      <w:bookmarkStart w:id="4806" w:name="_Toc382212389"/>
      <w:bookmarkStart w:id="4807" w:name="_Toc382291516"/>
      <w:bookmarkStart w:id="4808" w:name="_Toc385672155"/>
      <w:bookmarkStart w:id="4809" w:name="_Toc393690250"/>
    </w:p>
    <w:p w14:paraId="2DFBA00C" w14:textId="77777777" w:rsidR="004C02EF" w:rsidRPr="00E77497" w:rsidRDefault="004C02EF" w:rsidP="00FE23BC">
      <w:pPr>
        <w:pStyle w:val="30"/>
        <w:numPr>
          <w:ilvl w:val="0"/>
          <w:numId w:val="0"/>
        </w:numPr>
      </w:pPr>
      <w:bookmarkStart w:id="4810" w:name="_Ref455971611"/>
      <w:bookmarkStart w:id="4811" w:name="_Ref456011185"/>
      <w:bookmarkStart w:id="4812" w:name="_Toc472818788"/>
      <w:bookmarkStart w:id="4813" w:name="_Toc235503358"/>
      <w:bookmarkStart w:id="4814" w:name="_Toc241509133"/>
      <w:bookmarkStart w:id="4815" w:name="_Toc244416620"/>
      <w:bookmarkStart w:id="4816" w:name="_Toc276630984"/>
      <w:bookmarkStart w:id="4817" w:name="_Toc336509463"/>
      <w:r w:rsidRPr="00E77497">
        <w:t>9.1</w:t>
      </w:r>
      <w:del w:id="4818" w:author="Rev 6 Allen Wirfs-Brock" w:date="2012-02-22T15:45:00Z">
        <w:r w:rsidRPr="00E77497" w:rsidDel="00852030">
          <w:tab/>
        </w:r>
      </w:del>
      <w:ins w:id="4819" w:author="Rev 6 Allen Wirfs-Brock" w:date="2012-02-22T15:45:00Z">
        <w:r w:rsidR="00852030">
          <w:t>.1</w:t>
        </w:r>
      </w:ins>
      <w:ins w:id="4820" w:author="Rev 6 Allen Wirfs-Brock" w:date="2012-02-22T15:46:00Z">
        <w:r w:rsidR="00852030">
          <w:tab/>
        </w:r>
      </w:ins>
      <w:r w:rsidRPr="00E77497">
        <w:t>ToPrimitiv</w:t>
      </w:r>
      <w:bookmarkEnd w:id="4800"/>
      <w:bookmarkEnd w:id="4801"/>
      <w:bookmarkEnd w:id="4802"/>
      <w:bookmarkEnd w:id="4803"/>
      <w:bookmarkEnd w:id="4804"/>
      <w:bookmarkEnd w:id="4805"/>
      <w:bookmarkEnd w:id="4806"/>
      <w:bookmarkEnd w:id="4807"/>
      <w:bookmarkEnd w:id="4808"/>
      <w:bookmarkEnd w:id="4809"/>
      <w:r w:rsidRPr="00E77497">
        <w:t>e</w:t>
      </w:r>
      <w:bookmarkEnd w:id="4810"/>
      <w:bookmarkEnd w:id="4811"/>
      <w:bookmarkEnd w:id="4812"/>
      <w:bookmarkEnd w:id="4813"/>
      <w:bookmarkEnd w:id="4814"/>
      <w:bookmarkEnd w:id="4815"/>
      <w:bookmarkEnd w:id="4816"/>
      <w:bookmarkEnd w:id="4817"/>
    </w:p>
    <w:p w14:paraId="2937A4EF" w14:textId="77777777" w:rsidR="004C02EF" w:rsidRPr="00E77497" w:rsidRDefault="004C02EF" w:rsidP="004C02EF">
      <w:r w:rsidRPr="00E77497">
        <w:t xml:space="preserve">The abstract operation ToPrimitive takes an </w:t>
      </w:r>
      <w:r w:rsidRPr="00B07504">
        <w:rPr>
          <w:rFonts w:ascii="Times New Roman" w:hAnsi="Times New Roman"/>
        </w:rPr>
        <w:t>input</w:t>
      </w:r>
      <w:r w:rsidRPr="00E77497">
        <w:t xml:space="preserve"> </w:t>
      </w:r>
      <w:r w:rsidRPr="00B07504">
        <w:rPr>
          <w:i/>
        </w:rPr>
        <w:t>argument</w:t>
      </w:r>
      <w:r w:rsidRPr="00E77497">
        <w:t xml:space="preserve"> and an optional argument </w:t>
      </w:r>
      <w:r w:rsidRPr="00E77497">
        <w:rPr>
          <w:rFonts w:ascii="Times New Roman" w:hAnsi="Times New Roman"/>
          <w:i/>
        </w:rPr>
        <w:t>PreferredType</w:t>
      </w:r>
      <w:r w:rsidRPr="00E77497">
        <w:t xml:space="preserve">. The abstract operation ToPrimitive converts its </w:t>
      </w:r>
      <w:r w:rsidRPr="00E77497">
        <w:rPr>
          <w:rFonts w:ascii="Times New Roman" w:hAnsi="Times New Roman"/>
          <w:i/>
        </w:rPr>
        <w:t>input</w:t>
      </w:r>
      <w:r w:rsidRPr="00E77497">
        <w:t xml:space="preserve"> argument to a non-Object type. If an object is capable of converting to more than one primitive type, it may use the optional hint </w:t>
      </w:r>
      <w:r w:rsidRPr="00E77497">
        <w:rPr>
          <w:rFonts w:ascii="Times New Roman" w:hAnsi="Times New Roman"/>
          <w:i/>
        </w:rPr>
        <w:t>PreferredType</w:t>
      </w:r>
      <w:r w:rsidRPr="00E77497">
        <w:t xml:space="preserve"> to favour that type. Conversion occurs according to </w:t>
      </w:r>
      <w:ins w:id="4821" w:author="Rev 8 Allen Wirfs-Brock" w:date="2012-06-13T12:36:00Z">
        <w:r w:rsidR="00386630">
          <w:fldChar w:fldCharType="begin"/>
        </w:r>
        <w:r w:rsidR="00386630">
          <w:instrText xml:space="preserve"> REF _Ref327354299 \h </w:instrText>
        </w:r>
      </w:ins>
      <w:r w:rsidR="00386630">
        <w:fldChar w:fldCharType="separate"/>
      </w:r>
      <w:ins w:id="4822" w:author="Rev 8 Allen Wirfs-Brock" w:date="2012-06-15T19:42:00Z">
        <w:r w:rsidR="00606E07">
          <w:t xml:space="preserve">Table </w:t>
        </w:r>
        <w:r w:rsidR="00606E07">
          <w:rPr>
            <w:noProof/>
          </w:rPr>
          <w:t>12</w:t>
        </w:r>
      </w:ins>
      <w:ins w:id="4823" w:author="Rev 8 Allen Wirfs-Brock" w:date="2012-06-13T12:36:00Z">
        <w:r w:rsidR="00386630">
          <w:fldChar w:fldCharType="end"/>
        </w:r>
      </w:ins>
      <w:r w:rsidRPr="00E77497">
        <w:t>:</w:t>
      </w:r>
    </w:p>
    <w:p w14:paraId="56BF1D9E" w14:textId="77777777" w:rsidR="004C02EF" w:rsidRPr="00E77497" w:rsidRDefault="00386630" w:rsidP="00AA1FF6">
      <w:pPr>
        <w:pStyle w:val="Tabletitle"/>
      </w:pPr>
      <w:bookmarkStart w:id="4824" w:name="_Ref327354299"/>
      <w:ins w:id="4825" w:author="Rev 8 Allen Wirfs-Brock" w:date="2012-06-13T12:35:00Z">
        <w:r>
          <w:t xml:space="preserve">Table </w:t>
        </w:r>
        <w:r>
          <w:fldChar w:fldCharType="begin"/>
        </w:r>
        <w:r>
          <w:instrText xml:space="preserve"> SEQ Table \* ARABIC </w:instrText>
        </w:r>
      </w:ins>
      <w:r>
        <w:fldChar w:fldCharType="separate"/>
      </w:r>
      <w:ins w:id="4826" w:author="Rev 10 Allen Wirfs-Brock" w:date="2012-09-24T14:04:00Z">
        <w:r w:rsidR="002166A8">
          <w:rPr>
            <w:noProof/>
          </w:rPr>
          <w:t>12</w:t>
        </w:r>
      </w:ins>
      <w:ins w:id="4827" w:author="Rev 8 Allen Wirfs-Brock" w:date="2012-06-13T12:35:00Z">
        <w:r>
          <w:fldChar w:fldCharType="end"/>
        </w:r>
      </w:ins>
      <w:bookmarkEnd w:id="4824"/>
      <w:ins w:id="4828" w:author="Allen Wirfs-Brock" w:date="2011-07-02T13:27:00Z">
        <w:r w:rsidR="008962D8" w:rsidRPr="00E77497">
          <w:rPr>
            <w:rFonts w:eastAsia="Arial Unicode MS"/>
          </w:rPr>
          <w:t xml:space="preserve"> </w:t>
        </w:r>
      </w:ins>
      <w:r w:rsidR="004C02EF" w:rsidRPr="00E77497">
        <w:rPr>
          <w:rFonts w:eastAsia="Arial Unicode MS"/>
        </w:rPr>
        <w:t xml:space="preserve">— </w:t>
      </w:r>
      <w:r w:rsidR="004C02EF" w:rsidRPr="00E77497">
        <w:t>ToPrimitive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14:paraId="60861B80" w14:textId="77777777" w:rsidTr="006E1632">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14:paraId="7CE02A75"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Input Type</w:t>
            </w:r>
          </w:p>
        </w:tc>
        <w:tc>
          <w:tcPr>
            <w:tcW w:w="6858" w:type="dxa"/>
            <w:tcBorders>
              <w:top w:val="single" w:sz="12" w:space="0" w:color="000000"/>
              <w:left w:val="nil"/>
              <w:bottom w:val="single" w:sz="6" w:space="0" w:color="000000"/>
              <w:right w:val="single" w:sz="6" w:space="0" w:color="000000"/>
            </w:tcBorders>
            <w:shd w:val="solid" w:color="C0C0C0" w:fill="FFFFFF"/>
          </w:tcPr>
          <w:p w14:paraId="3EC9D891"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CB4C00" w:rsidRPr="00E77497" w14:paraId="06FD42BC" w14:textId="77777777" w:rsidTr="006E1632">
        <w:trPr>
          <w:jc w:val="center"/>
          <w:ins w:id="4829" w:author="Rev 6 Allen Wirfs-Brock" w:date="2012-02-16T18:25:00Z"/>
        </w:trPr>
        <w:tc>
          <w:tcPr>
            <w:tcW w:w="1998" w:type="dxa"/>
            <w:tcBorders>
              <w:top w:val="nil"/>
            </w:tcBorders>
          </w:tcPr>
          <w:p w14:paraId="13D9DBC3" w14:textId="77777777" w:rsidR="00CB4C00" w:rsidRPr="00E77497" w:rsidRDefault="00CB4C00" w:rsidP="000348AE">
            <w:pPr>
              <w:keepNext/>
              <w:spacing w:after="60"/>
              <w:rPr>
                <w:ins w:id="4830" w:author="Rev 6 Allen Wirfs-Brock" w:date="2012-02-16T18:25:00Z"/>
              </w:rPr>
            </w:pPr>
            <w:ins w:id="4831" w:author="Rev 6 Allen Wirfs-Brock" w:date="2012-02-16T18:25:00Z">
              <w:r>
                <w:t>Completion Record</w:t>
              </w:r>
            </w:ins>
          </w:p>
        </w:tc>
        <w:tc>
          <w:tcPr>
            <w:tcW w:w="6858" w:type="dxa"/>
            <w:tcBorders>
              <w:top w:val="nil"/>
            </w:tcBorders>
          </w:tcPr>
          <w:p w14:paraId="27D08EA6" w14:textId="77777777" w:rsidR="00CB4C00" w:rsidRPr="00E77497" w:rsidRDefault="00CB4C00" w:rsidP="00B07504">
            <w:pPr>
              <w:keepNext/>
              <w:spacing w:after="60"/>
              <w:rPr>
                <w:ins w:id="4832" w:author="Rev 6 Allen Wirfs-Brock" w:date="2012-02-16T18:25:00Z"/>
              </w:rPr>
            </w:pPr>
            <w:ins w:id="4833" w:author="Rev 6 Allen Wirfs-Brock" w:date="2012-02-16T18:25:00Z">
              <w:r>
                <w:t xml:space="preserve">If </w:t>
              </w:r>
            </w:ins>
            <w:ins w:id="4834" w:author="Rev 6 Allen Wirfs-Brock" w:date="2012-02-22T12:19:00Z">
              <w:r w:rsidR="00B07504">
                <w:rPr>
                  <w:i/>
                </w:rPr>
                <w:t>argument</w:t>
              </w:r>
            </w:ins>
            <w:ins w:id="4835" w:author="Rev 6 Allen Wirfs-Brock" w:date="2012-02-16T18:25:00Z">
              <w:r>
                <w:t xml:space="preserve"> is an abrupt completion, return </w:t>
              </w:r>
              <w:r w:rsidRPr="00B07504">
                <w:rPr>
                  <w:i/>
                </w:rPr>
                <w:t>argument</w:t>
              </w:r>
              <w:r>
                <w:t>. Otherwise return ToPrimitive(</w:t>
              </w:r>
            </w:ins>
            <w:ins w:id="4836" w:author="Rev 6 Allen Wirfs-Brock" w:date="2012-02-22T12:21:00Z">
              <w:r w:rsidR="00B07504">
                <w:rPr>
                  <w:i/>
                </w:rPr>
                <w:t>argument</w:t>
              </w:r>
            </w:ins>
            <w:ins w:id="4837" w:author="Rev 6 Allen Wirfs-Brock" w:date="2012-02-16T18:25:00Z">
              <w:r>
                <w:t>.[[value]])</w:t>
              </w:r>
            </w:ins>
          </w:p>
        </w:tc>
      </w:tr>
      <w:tr w:rsidR="004C02EF" w:rsidRPr="00E77497" w14:paraId="5BDFA007" w14:textId="77777777" w:rsidTr="006E1632">
        <w:trPr>
          <w:jc w:val="center"/>
        </w:trPr>
        <w:tc>
          <w:tcPr>
            <w:tcW w:w="1998" w:type="dxa"/>
            <w:tcBorders>
              <w:top w:val="nil"/>
            </w:tcBorders>
          </w:tcPr>
          <w:p w14:paraId="3CF5E443" w14:textId="77777777" w:rsidR="004C02EF" w:rsidRPr="00E77497" w:rsidRDefault="004C02EF" w:rsidP="003A4B22">
            <w:pPr>
              <w:keepNext/>
              <w:spacing w:after="60"/>
            </w:pPr>
            <w:r w:rsidRPr="00E77497">
              <w:t>Undefined</w:t>
            </w:r>
          </w:p>
        </w:tc>
        <w:tc>
          <w:tcPr>
            <w:tcW w:w="6858" w:type="dxa"/>
            <w:tcBorders>
              <w:top w:val="nil"/>
            </w:tcBorders>
          </w:tcPr>
          <w:p w14:paraId="4042C07F" w14:textId="77777777" w:rsidR="004C02EF" w:rsidRPr="00E77497" w:rsidRDefault="004C02EF" w:rsidP="003A4B22">
            <w:pPr>
              <w:keepNext/>
              <w:spacing w:after="60"/>
            </w:pPr>
            <w:del w:id="4838" w:author="Rev 6 Allen Wirfs-Brock" w:date="2012-02-16T12:35:00Z">
              <w:r w:rsidRPr="00E77497" w:rsidDel="000D29DF">
                <w:delText>The result equals</w:delText>
              </w:r>
            </w:del>
            <w:ins w:id="4839" w:author="Rev 6 Allen Wirfs-Brock" w:date="2012-02-16T12:35:00Z">
              <w:r w:rsidR="000D29DF">
                <w:t>Return</w:t>
              </w:r>
            </w:ins>
            <w:r w:rsidRPr="00E77497">
              <w:t xml:space="preserve"> </w:t>
            </w:r>
            <w:ins w:id="4840" w:author="Rev 6 Allen Wirfs-Brock" w:date="2012-02-22T12:20:00Z">
              <w:r w:rsidR="00B07504" w:rsidRPr="006A5E27">
                <w:rPr>
                  <w:i/>
                </w:rPr>
                <w:t>argument</w:t>
              </w:r>
              <w:r w:rsidR="00B07504" w:rsidRPr="00E77497" w:rsidDel="00B07504">
                <w:t xml:space="preserve"> </w:t>
              </w:r>
            </w:ins>
            <w:del w:id="4841" w:author="Rev 6 Allen Wirfs-Brock" w:date="2012-02-22T12:20:00Z">
              <w:r w:rsidRPr="00E77497" w:rsidDel="00B07504">
                <w:delText xml:space="preserve">the </w:delText>
              </w:r>
              <w:r w:rsidRPr="00E77497" w:rsidDel="00B07504">
                <w:rPr>
                  <w:rFonts w:ascii="Times New Roman" w:hAnsi="Times New Roman"/>
                  <w:i/>
                </w:rPr>
                <w:delText>input</w:delText>
              </w:r>
              <w:r w:rsidRPr="00E77497" w:rsidDel="00B07504">
                <w:delText xml:space="preserve"> argumen</w:delText>
              </w:r>
            </w:del>
            <w:r w:rsidRPr="00E77497">
              <w:t>t (no conversion).</w:t>
            </w:r>
          </w:p>
        </w:tc>
      </w:tr>
      <w:tr w:rsidR="004C02EF" w:rsidRPr="00E77497" w14:paraId="3B649036" w14:textId="77777777" w:rsidTr="006E1632">
        <w:trPr>
          <w:jc w:val="center"/>
        </w:trPr>
        <w:tc>
          <w:tcPr>
            <w:tcW w:w="1998" w:type="dxa"/>
          </w:tcPr>
          <w:p w14:paraId="2D0B08DB" w14:textId="77777777" w:rsidR="004C02EF" w:rsidRPr="00E77497" w:rsidRDefault="004C02EF" w:rsidP="003A4B22">
            <w:pPr>
              <w:keepNext/>
              <w:spacing w:after="60"/>
            </w:pPr>
            <w:r w:rsidRPr="00E77497">
              <w:t>Null</w:t>
            </w:r>
          </w:p>
        </w:tc>
        <w:tc>
          <w:tcPr>
            <w:tcW w:w="6858" w:type="dxa"/>
          </w:tcPr>
          <w:p w14:paraId="1B5F8B02" w14:textId="77777777" w:rsidR="004C02EF" w:rsidRPr="00E77497" w:rsidRDefault="004C02EF" w:rsidP="003A4B22">
            <w:pPr>
              <w:keepNext/>
              <w:spacing w:after="60"/>
            </w:pPr>
            <w:del w:id="4842" w:author="Rev 6 Allen Wirfs-Brock" w:date="2012-02-16T12:35:00Z">
              <w:r w:rsidRPr="00E77497" w:rsidDel="000D29DF">
                <w:delText>The result equals</w:delText>
              </w:r>
            </w:del>
            <w:ins w:id="4843" w:author="Rev 6 Allen Wirfs-Brock" w:date="2012-02-16T12:35:00Z">
              <w:r w:rsidR="000D29DF">
                <w:t>Return</w:t>
              </w:r>
            </w:ins>
            <w:r w:rsidRPr="00E77497">
              <w:t xml:space="preserve"> </w:t>
            </w:r>
            <w:ins w:id="4844" w:author="Rev 6 Allen Wirfs-Brock" w:date="2012-02-22T12:20:00Z">
              <w:r w:rsidR="00B07504" w:rsidRPr="006A5E27">
                <w:rPr>
                  <w:i/>
                </w:rPr>
                <w:t>argument</w:t>
              </w:r>
            </w:ins>
            <w:del w:id="4845" w:author="Rev 6 Allen Wirfs-Brock" w:date="2012-02-22T12:20:00Z">
              <w:r w:rsidRPr="00E77497" w:rsidDel="00B07504">
                <w:delText xml:space="preserve">the </w:delText>
              </w:r>
              <w:r w:rsidRPr="00E77497" w:rsidDel="00B07504">
                <w:rPr>
                  <w:rFonts w:ascii="Times New Roman" w:hAnsi="Times New Roman"/>
                  <w:i/>
                </w:rPr>
                <w:delText>input</w:delText>
              </w:r>
              <w:r w:rsidRPr="00E77497" w:rsidDel="00B07504">
                <w:delText xml:space="preserve"> argument</w:delText>
              </w:r>
            </w:del>
            <w:r w:rsidRPr="00E77497">
              <w:t xml:space="preserve"> (no conversion).</w:t>
            </w:r>
          </w:p>
        </w:tc>
      </w:tr>
      <w:tr w:rsidR="004C02EF" w:rsidRPr="00E77497" w14:paraId="370B75A5" w14:textId="77777777" w:rsidTr="006E1632">
        <w:trPr>
          <w:jc w:val="center"/>
        </w:trPr>
        <w:tc>
          <w:tcPr>
            <w:tcW w:w="1998" w:type="dxa"/>
          </w:tcPr>
          <w:p w14:paraId="1BFD4235" w14:textId="77777777" w:rsidR="004C02EF" w:rsidRPr="00E77497" w:rsidRDefault="004C02EF" w:rsidP="003A4B22">
            <w:pPr>
              <w:keepNext/>
              <w:spacing w:after="60"/>
            </w:pPr>
            <w:r w:rsidRPr="00E77497">
              <w:t>Boolean</w:t>
            </w:r>
          </w:p>
        </w:tc>
        <w:tc>
          <w:tcPr>
            <w:tcW w:w="6858" w:type="dxa"/>
          </w:tcPr>
          <w:p w14:paraId="5DE1B5E2" w14:textId="77777777" w:rsidR="004C02EF" w:rsidRPr="00E77497" w:rsidRDefault="004C02EF" w:rsidP="003A4B22">
            <w:pPr>
              <w:keepNext/>
              <w:spacing w:after="60"/>
            </w:pPr>
            <w:del w:id="4846" w:author="Rev 6 Allen Wirfs-Brock" w:date="2012-02-16T12:36:00Z">
              <w:r w:rsidRPr="00E77497" w:rsidDel="000D29DF">
                <w:delText>The result equals</w:delText>
              </w:r>
            </w:del>
            <w:ins w:id="4847" w:author="Rev 6 Allen Wirfs-Brock" w:date="2012-02-16T12:36:00Z">
              <w:r w:rsidR="000D29DF">
                <w:t>Return</w:t>
              </w:r>
            </w:ins>
            <w:r w:rsidRPr="00E77497">
              <w:t xml:space="preserve"> </w:t>
            </w:r>
            <w:ins w:id="4848" w:author="Rev 6 Allen Wirfs-Brock" w:date="2012-02-22T12:20:00Z">
              <w:r w:rsidR="00B07504" w:rsidRPr="006A5E27">
                <w:rPr>
                  <w:i/>
                </w:rPr>
                <w:t>argument</w:t>
              </w:r>
            </w:ins>
            <w:del w:id="4849" w:author="Rev 6 Allen Wirfs-Brock" w:date="2012-02-22T12:20:00Z">
              <w:r w:rsidRPr="00E77497" w:rsidDel="00B07504">
                <w:delText xml:space="preserve">the </w:delText>
              </w:r>
              <w:r w:rsidRPr="00E77497" w:rsidDel="00B07504">
                <w:rPr>
                  <w:rFonts w:ascii="Times New Roman" w:hAnsi="Times New Roman"/>
                  <w:i/>
                </w:rPr>
                <w:delText>input</w:delText>
              </w:r>
              <w:r w:rsidRPr="00E77497" w:rsidDel="00B07504">
                <w:delText xml:space="preserve"> argument</w:delText>
              </w:r>
            </w:del>
            <w:r w:rsidRPr="00E77497">
              <w:t xml:space="preserve"> (no conversion).</w:t>
            </w:r>
          </w:p>
        </w:tc>
      </w:tr>
      <w:tr w:rsidR="004C02EF" w:rsidRPr="00E77497" w14:paraId="49681763" w14:textId="77777777" w:rsidTr="006E1632">
        <w:trPr>
          <w:jc w:val="center"/>
        </w:trPr>
        <w:tc>
          <w:tcPr>
            <w:tcW w:w="1998" w:type="dxa"/>
          </w:tcPr>
          <w:p w14:paraId="4DAD0CEA" w14:textId="77777777" w:rsidR="004C02EF" w:rsidRPr="00E77497" w:rsidRDefault="004C02EF" w:rsidP="003A4B22">
            <w:pPr>
              <w:keepNext/>
              <w:spacing w:after="60"/>
            </w:pPr>
            <w:r w:rsidRPr="00E77497">
              <w:t>Number</w:t>
            </w:r>
          </w:p>
        </w:tc>
        <w:tc>
          <w:tcPr>
            <w:tcW w:w="6858" w:type="dxa"/>
          </w:tcPr>
          <w:p w14:paraId="02D53BE9" w14:textId="77777777" w:rsidR="004C02EF" w:rsidRPr="00E77497" w:rsidRDefault="004C02EF" w:rsidP="003A4B22">
            <w:pPr>
              <w:keepNext/>
              <w:spacing w:after="60"/>
            </w:pPr>
            <w:del w:id="4850" w:author="Rev 6 Allen Wirfs-Brock" w:date="2012-02-16T12:36:00Z">
              <w:r w:rsidRPr="00E77497" w:rsidDel="000D29DF">
                <w:delText>The result equals</w:delText>
              </w:r>
            </w:del>
            <w:ins w:id="4851" w:author="Rev 6 Allen Wirfs-Brock" w:date="2012-02-16T12:36:00Z">
              <w:r w:rsidR="000D29DF">
                <w:t>Return</w:t>
              </w:r>
            </w:ins>
            <w:r w:rsidRPr="00E77497">
              <w:t xml:space="preserve"> </w:t>
            </w:r>
            <w:ins w:id="4852" w:author="Rev 6 Allen Wirfs-Brock" w:date="2012-02-22T12:20:00Z">
              <w:r w:rsidR="00B07504" w:rsidRPr="006A5E27">
                <w:rPr>
                  <w:i/>
                </w:rPr>
                <w:t>argument</w:t>
              </w:r>
            </w:ins>
            <w:del w:id="4853" w:author="Rev 6 Allen Wirfs-Brock" w:date="2012-02-22T12:20:00Z">
              <w:r w:rsidRPr="00E77497" w:rsidDel="00B07504">
                <w:delText xml:space="preserve">the </w:delText>
              </w:r>
              <w:r w:rsidRPr="00E77497" w:rsidDel="00B07504">
                <w:rPr>
                  <w:rFonts w:ascii="Times New Roman" w:hAnsi="Times New Roman"/>
                  <w:i/>
                </w:rPr>
                <w:delText>input</w:delText>
              </w:r>
              <w:r w:rsidRPr="00E77497" w:rsidDel="00B07504">
                <w:delText xml:space="preserve"> argument</w:delText>
              </w:r>
            </w:del>
            <w:r w:rsidRPr="00E77497">
              <w:t xml:space="preserve"> (no conversion).</w:t>
            </w:r>
          </w:p>
        </w:tc>
      </w:tr>
      <w:tr w:rsidR="004C02EF" w:rsidRPr="00E77497" w14:paraId="1B4C1949" w14:textId="77777777" w:rsidTr="006E1632">
        <w:trPr>
          <w:jc w:val="center"/>
        </w:trPr>
        <w:tc>
          <w:tcPr>
            <w:tcW w:w="1998" w:type="dxa"/>
          </w:tcPr>
          <w:p w14:paraId="3955FE38" w14:textId="77777777" w:rsidR="004C02EF" w:rsidRPr="00E77497" w:rsidRDefault="004C02EF" w:rsidP="003A4B22">
            <w:pPr>
              <w:keepNext/>
              <w:spacing w:after="60"/>
            </w:pPr>
            <w:r w:rsidRPr="00E77497">
              <w:t>String</w:t>
            </w:r>
          </w:p>
        </w:tc>
        <w:tc>
          <w:tcPr>
            <w:tcW w:w="6858" w:type="dxa"/>
          </w:tcPr>
          <w:p w14:paraId="33067F3D" w14:textId="77777777" w:rsidR="004C02EF" w:rsidRPr="00E77497" w:rsidRDefault="004C02EF" w:rsidP="003A4B22">
            <w:pPr>
              <w:keepNext/>
              <w:spacing w:after="60"/>
            </w:pPr>
            <w:del w:id="4854" w:author="Rev 6 Allen Wirfs-Brock" w:date="2012-02-16T12:36:00Z">
              <w:r w:rsidRPr="00E77497" w:rsidDel="000D29DF">
                <w:delText>The result equals</w:delText>
              </w:r>
            </w:del>
            <w:ins w:id="4855" w:author="Rev 6 Allen Wirfs-Brock" w:date="2012-02-16T12:36:00Z">
              <w:r w:rsidR="000D29DF">
                <w:t>Return</w:t>
              </w:r>
            </w:ins>
            <w:r w:rsidRPr="00E77497">
              <w:t xml:space="preserve"> </w:t>
            </w:r>
            <w:ins w:id="4856" w:author="Rev 6 Allen Wirfs-Brock" w:date="2012-02-22T12:21:00Z">
              <w:r w:rsidR="00B07504" w:rsidRPr="006A5E27">
                <w:rPr>
                  <w:i/>
                </w:rPr>
                <w:t>argument</w:t>
              </w:r>
            </w:ins>
            <w:del w:id="4857" w:author="Rev 6 Allen Wirfs-Brock" w:date="2012-02-22T12:21:00Z">
              <w:r w:rsidRPr="00E77497" w:rsidDel="00B07504">
                <w:delText xml:space="preserve">the </w:delText>
              </w:r>
              <w:r w:rsidRPr="00E77497" w:rsidDel="00B07504">
                <w:rPr>
                  <w:rFonts w:ascii="Times New Roman" w:hAnsi="Times New Roman"/>
                  <w:i/>
                </w:rPr>
                <w:delText>input</w:delText>
              </w:r>
              <w:r w:rsidRPr="00E77497" w:rsidDel="00B07504">
                <w:delText xml:space="preserve"> argument</w:delText>
              </w:r>
            </w:del>
            <w:r w:rsidRPr="00E77497">
              <w:t xml:space="preserve"> (no conversion).</w:t>
            </w:r>
          </w:p>
        </w:tc>
      </w:tr>
      <w:tr w:rsidR="004C02EF" w:rsidRPr="00E77497" w14:paraId="50B8F156" w14:textId="77777777" w:rsidTr="006E1632">
        <w:trPr>
          <w:jc w:val="center"/>
        </w:trPr>
        <w:tc>
          <w:tcPr>
            <w:tcW w:w="1998" w:type="dxa"/>
          </w:tcPr>
          <w:p w14:paraId="5172BBFE" w14:textId="77777777" w:rsidR="004C02EF" w:rsidRPr="00E77497" w:rsidRDefault="004C02EF" w:rsidP="003A4B22">
            <w:pPr>
              <w:keepNext/>
              <w:spacing w:after="60"/>
            </w:pPr>
            <w:r w:rsidRPr="00E77497">
              <w:t>Object</w:t>
            </w:r>
          </w:p>
        </w:tc>
        <w:tc>
          <w:tcPr>
            <w:tcW w:w="6858" w:type="dxa"/>
          </w:tcPr>
          <w:p w14:paraId="39A2DB23" w14:textId="77777777" w:rsidR="000D29DF" w:rsidRPr="00E77497" w:rsidRDefault="0001107E" w:rsidP="000D29DF">
            <w:pPr>
              <w:keepNext/>
              <w:tabs>
                <w:tab w:val="left" w:pos="360"/>
              </w:tabs>
              <w:spacing w:after="60"/>
              <w:rPr>
                <w:ins w:id="4858" w:author="Rev 6 Allen Wirfs-Brock" w:date="2012-02-16T12:37:00Z"/>
              </w:rPr>
            </w:pPr>
            <w:ins w:id="4859" w:author="Rev 6 Allen Wirfs-Brock" w:date="2012-02-16T12:38:00Z">
              <w:r>
                <w:t>Perform</w:t>
              </w:r>
            </w:ins>
            <w:ins w:id="4860" w:author="Rev 6 Allen Wirfs-Brock" w:date="2012-02-16T12:37:00Z">
              <w:r w:rsidR="000D29DF" w:rsidRPr="00E77497">
                <w:t xml:space="preserve"> the following steps:</w:t>
              </w:r>
            </w:ins>
          </w:p>
          <w:p w14:paraId="37BD9BB7" w14:textId="77777777" w:rsidR="0001107E" w:rsidRDefault="0095410B" w:rsidP="0001107E">
            <w:pPr>
              <w:keepNext/>
              <w:numPr>
                <w:ilvl w:val="0"/>
                <w:numId w:val="22"/>
              </w:numPr>
              <w:spacing w:after="60"/>
              <w:rPr>
                <w:ins w:id="4861" w:author="Rev 6 Allen Wirfs-Brock" w:date="2012-02-22T12:05:00Z"/>
                <w:rFonts w:ascii="Times New Roman" w:hAnsi="Times New Roman"/>
              </w:rPr>
            </w:pPr>
            <w:ins w:id="4862" w:author="Rev 6 Allen Wirfs-Brock" w:date="2012-02-22T12:06:00Z">
              <w:r>
                <w:rPr>
                  <w:rFonts w:ascii="Times New Roman" w:hAnsi="Times New Roman"/>
                </w:rPr>
                <w:t xml:space="preserve">Let </w:t>
              </w:r>
              <w:r w:rsidRPr="0095410B">
                <w:rPr>
                  <w:rFonts w:ascii="Times New Roman" w:hAnsi="Times New Roman"/>
                  <w:i/>
                </w:rPr>
                <w:t>default</w:t>
              </w:r>
              <w:r>
                <w:rPr>
                  <w:rFonts w:ascii="Times New Roman" w:hAnsi="Times New Roman"/>
                </w:rPr>
                <w:t xml:space="preserve"> be the</w:t>
              </w:r>
            </w:ins>
            <w:ins w:id="4863" w:author="Rev 6 Allen Wirfs-Brock" w:date="2012-02-16T12:38:00Z">
              <w:r w:rsidR="0001107E">
                <w:rPr>
                  <w:rFonts w:ascii="Times New Roman" w:hAnsi="Times New Roman"/>
                </w:rPr>
                <w:t xml:space="preserve"> result of </w:t>
              </w:r>
            </w:ins>
            <w:ins w:id="4864" w:author="Rev 6 Allen Wirfs-Brock" w:date="2012-02-16T12:39:00Z">
              <w:r w:rsidR="0001107E" w:rsidRPr="0001107E">
                <w:rPr>
                  <w:rFonts w:ascii="Times New Roman" w:hAnsi="Times New Roman"/>
                </w:rPr>
                <w:t xml:space="preserve">calling the [[DefaultValue]] internal method of </w:t>
              </w:r>
            </w:ins>
            <w:ins w:id="4865" w:author="Rev 6 Allen Wirfs-Brock" w:date="2012-02-22T12:20:00Z">
              <w:r w:rsidR="00B07504">
                <w:rPr>
                  <w:rFonts w:ascii="Times New Roman" w:hAnsi="Times New Roman"/>
                  <w:i/>
                </w:rPr>
                <w:t>argument</w:t>
              </w:r>
            </w:ins>
            <w:ins w:id="4866" w:author="Rev 6 Allen Wirfs-Brock" w:date="2012-02-16T12:39:00Z">
              <w:r w:rsidR="0001107E" w:rsidRPr="0001107E">
                <w:rPr>
                  <w:rFonts w:ascii="Times New Roman" w:hAnsi="Times New Roman"/>
                </w:rPr>
                <w:t>, passing the optional hint</w:t>
              </w:r>
              <w:r w:rsidR="0001107E">
                <w:rPr>
                  <w:rFonts w:ascii="Times New Roman" w:hAnsi="Times New Roman"/>
                </w:rPr>
                <w:t xml:space="preserve"> </w:t>
              </w:r>
              <w:r w:rsidR="0001107E" w:rsidRPr="0001107E">
                <w:rPr>
                  <w:rFonts w:ascii="Times New Roman" w:hAnsi="Times New Roman"/>
                  <w:i/>
                </w:rPr>
                <w:t>PreferredType</w:t>
              </w:r>
            </w:ins>
            <w:ins w:id="4867" w:author="Rev 6 Allen Wirfs-Brock" w:date="2012-02-16T12:37:00Z">
              <w:r w:rsidR="000D29DF" w:rsidRPr="00E77497">
                <w:rPr>
                  <w:rFonts w:ascii="Times New Roman" w:hAnsi="Times New Roman"/>
                </w:rPr>
                <w:t>.</w:t>
              </w:r>
            </w:ins>
          </w:p>
          <w:p w14:paraId="000B98B2" w14:textId="77777777" w:rsidR="0095410B" w:rsidRDefault="0095410B" w:rsidP="0095410B">
            <w:pPr>
              <w:keepNext/>
              <w:numPr>
                <w:ilvl w:val="0"/>
                <w:numId w:val="22"/>
              </w:numPr>
              <w:spacing w:after="220"/>
              <w:rPr>
                <w:ins w:id="4868" w:author="Rev 6 Allen Wirfs-Brock" w:date="2012-02-16T12:38:00Z"/>
                <w:rFonts w:ascii="Times New Roman" w:hAnsi="Times New Roman"/>
              </w:rPr>
            </w:pPr>
            <w:ins w:id="4869" w:author="Rev 6 Allen Wirfs-Brock" w:date="2012-02-22T12:06:00Z">
              <w:r>
                <w:rPr>
                  <w:rFonts w:ascii="Times New Roman" w:hAnsi="Times New Roman"/>
                </w:rPr>
                <w:t>Return ToPrimitive(</w:t>
              </w:r>
              <w:r w:rsidRPr="0095410B">
                <w:rPr>
                  <w:rFonts w:ascii="Times New Roman" w:hAnsi="Times New Roman"/>
                  <w:i/>
                </w:rPr>
                <w:t>default</w:t>
              </w:r>
              <w:r>
                <w:rPr>
                  <w:rFonts w:ascii="Times New Roman" w:hAnsi="Times New Roman"/>
                </w:rPr>
                <w:t>).</w:t>
              </w:r>
            </w:ins>
          </w:p>
          <w:p w14:paraId="57ED96A4" w14:textId="77777777" w:rsidR="004C02EF" w:rsidRPr="00E77497" w:rsidRDefault="004C02EF" w:rsidP="000D29DF">
            <w:pPr>
              <w:keepNext/>
              <w:spacing w:after="60"/>
            </w:pPr>
            <w:del w:id="4870" w:author="Rev 6 Allen Wirfs-Brock" w:date="2012-02-16T12:41:00Z">
              <w:r w:rsidRPr="00E77497" w:rsidDel="0001107E">
                <w:delText xml:space="preserve">Return a default value for the Object. The default value of an object is retrieved by calling the [[DefaultValue]] internal method of the object, passing the optional hint </w:delText>
              </w:r>
              <w:r w:rsidRPr="00E77497" w:rsidDel="0001107E">
                <w:rPr>
                  <w:rFonts w:ascii="Times New Roman" w:hAnsi="Times New Roman"/>
                  <w:i/>
                </w:rPr>
                <w:delText>PreferredType</w:delText>
              </w:r>
              <w:r w:rsidRPr="00E77497" w:rsidDel="0001107E">
                <w:delText xml:space="preserve">. </w:delText>
              </w:r>
            </w:del>
            <w:r w:rsidRPr="00E77497">
              <w:t>The behaviour of the [[DefaultValue]] internal method is defined by this specification for all native ECMAScript objects in 8.12.8.</w:t>
            </w:r>
          </w:p>
        </w:tc>
      </w:tr>
    </w:tbl>
    <w:p w14:paraId="620F5CF6" w14:textId="77777777" w:rsidR="004C02EF" w:rsidRPr="00E77497" w:rsidRDefault="004C02EF" w:rsidP="004C02EF">
      <w:bookmarkStart w:id="4871" w:name="_Toc375031132"/>
      <w:bookmarkStart w:id="4872" w:name="_Toc381513650"/>
      <w:bookmarkStart w:id="4873" w:name="_Toc382202793"/>
      <w:bookmarkStart w:id="4874" w:name="_Toc382203013"/>
      <w:bookmarkStart w:id="4875" w:name="_Toc382212172"/>
      <w:bookmarkStart w:id="4876" w:name="_Toc382212390"/>
      <w:bookmarkStart w:id="4877" w:name="_Toc382291517"/>
      <w:bookmarkStart w:id="4878" w:name="_Toc385672156"/>
      <w:bookmarkStart w:id="4879" w:name="_Toc393690251"/>
    </w:p>
    <w:p w14:paraId="026E38B7" w14:textId="77777777" w:rsidR="004C02EF" w:rsidRPr="00E77497" w:rsidRDefault="004C02EF" w:rsidP="00FE23BC">
      <w:pPr>
        <w:pStyle w:val="30"/>
        <w:numPr>
          <w:ilvl w:val="0"/>
          <w:numId w:val="0"/>
        </w:numPr>
      </w:pPr>
      <w:bookmarkStart w:id="4880" w:name="_Toc472818789"/>
      <w:bookmarkStart w:id="4881" w:name="_Toc235503359"/>
      <w:bookmarkStart w:id="4882" w:name="_Toc241509134"/>
      <w:bookmarkStart w:id="4883" w:name="_Toc244416621"/>
      <w:bookmarkStart w:id="4884" w:name="_Toc276630985"/>
      <w:bookmarkStart w:id="4885" w:name="_Toc336509464"/>
      <w:r w:rsidRPr="00E77497">
        <w:t>9.</w:t>
      </w:r>
      <w:ins w:id="4886" w:author="Rev 6 Allen Wirfs-Brock" w:date="2012-02-22T15:46:00Z">
        <w:r w:rsidR="00852030">
          <w:t>1.</w:t>
        </w:r>
      </w:ins>
      <w:r w:rsidRPr="00E77497">
        <w:t>2</w:t>
      </w:r>
      <w:r w:rsidRPr="00E77497">
        <w:tab/>
        <w:t>ToBoolea</w:t>
      </w:r>
      <w:bookmarkEnd w:id="4871"/>
      <w:bookmarkEnd w:id="4872"/>
      <w:bookmarkEnd w:id="4873"/>
      <w:bookmarkEnd w:id="4874"/>
      <w:bookmarkEnd w:id="4875"/>
      <w:bookmarkEnd w:id="4876"/>
      <w:bookmarkEnd w:id="4877"/>
      <w:bookmarkEnd w:id="4878"/>
      <w:bookmarkEnd w:id="4879"/>
      <w:r w:rsidRPr="00E77497">
        <w:t>n</w:t>
      </w:r>
      <w:bookmarkEnd w:id="4880"/>
      <w:bookmarkEnd w:id="4881"/>
      <w:bookmarkEnd w:id="4882"/>
      <w:bookmarkEnd w:id="4883"/>
      <w:bookmarkEnd w:id="4884"/>
      <w:bookmarkEnd w:id="4885"/>
    </w:p>
    <w:p w14:paraId="598274CF" w14:textId="77777777" w:rsidR="004C02EF" w:rsidRPr="00E77497" w:rsidRDefault="004C02EF" w:rsidP="004C02EF">
      <w:r w:rsidRPr="00E77497">
        <w:t xml:space="preserve">The abstract operation ToBoolean converts its </w:t>
      </w:r>
      <w:r w:rsidRPr="00FE23BC">
        <w:rPr>
          <w:i/>
        </w:rPr>
        <w:t>argument</w:t>
      </w:r>
      <w:r w:rsidRPr="00E77497">
        <w:t xml:space="preserve"> to a value of type Boolean according to </w:t>
      </w:r>
      <w:ins w:id="4887" w:author="Rev 8 Allen Wirfs-Brock" w:date="2012-06-13T12:37:00Z">
        <w:r w:rsidR="00386630">
          <w:fldChar w:fldCharType="begin"/>
        </w:r>
        <w:r w:rsidR="00386630">
          <w:instrText xml:space="preserve"> REF _Ref327354360 \h </w:instrText>
        </w:r>
      </w:ins>
      <w:r w:rsidR="00386630">
        <w:fldChar w:fldCharType="separate"/>
      </w:r>
      <w:ins w:id="4888" w:author="Rev 8 Allen Wirfs-Brock" w:date="2012-06-15T19:42:00Z">
        <w:r w:rsidR="00606E07">
          <w:t xml:space="preserve">Table </w:t>
        </w:r>
        <w:r w:rsidR="00606E07">
          <w:rPr>
            <w:noProof/>
          </w:rPr>
          <w:t>13</w:t>
        </w:r>
      </w:ins>
      <w:ins w:id="4889" w:author="Rev 8 Allen Wirfs-Brock" w:date="2012-06-13T12:37:00Z">
        <w:r w:rsidR="00386630">
          <w:fldChar w:fldCharType="end"/>
        </w:r>
      </w:ins>
      <w:r w:rsidRPr="00E77497">
        <w:t>:</w:t>
      </w:r>
    </w:p>
    <w:p w14:paraId="7CC8091B" w14:textId="77777777" w:rsidR="004C02EF" w:rsidRPr="00E77497" w:rsidRDefault="00386630" w:rsidP="00AA1FF6">
      <w:pPr>
        <w:pStyle w:val="Tabletitle"/>
      </w:pPr>
      <w:bookmarkStart w:id="4890" w:name="_Ref327354360"/>
      <w:ins w:id="4891" w:author="Rev 8 Allen Wirfs-Brock" w:date="2012-06-13T12:36:00Z">
        <w:r>
          <w:t xml:space="preserve">Table </w:t>
        </w:r>
        <w:r>
          <w:fldChar w:fldCharType="begin"/>
        </w:r>
        <w:r>
          <w:instrText xml:space="preserve"> SEQ Table \* ARABIC </w:instrText>
        </w:r>
      </w:ins>
      <w:r>
        <w:fldChar w:fldCharType="separate"/>
      </w:r>
      <w:ins w:id="4892" w:author="Rev 10 Allen Wirfs-Brock" w:date="2012-09-24T14:04:00Z">
        <w:r w:rsidR="002166A8">
          <w:rPr>
            <w:noProof/>
          </w:rPr>
          <w:t>13</w:t>
        </w:r>
      </w:ins>
      <w:ins w:id="4893" w:author="Rev 8 Allen Wirfs-Brock" w:date="2012-06-13T12:36:00Z">
        <w:r>
          <w:fldChar w:fldCharType="end"/>
        </w:r>
      </w:ins>
      <w:bookmarkEnd w:id="4890"/>
      <w:ins w:id="4894" w:author="Allen Wirfs-Brock" w:date="2011-07-02T13:28:00Z">
        <w:r w:rsidR="008962D8" w:rsidRPr="00E77497">
          <w:rPr>
            <w:rFonts w:eastAsia="Arial Unicode MS"/>
          </w:rPr>
          <w:t xml:space="preserve"> </w:t>
        </w:r>
      </w:ins>
      <w:r w:rsidR="004C02EF" w:rsidRPr="00E77497">
        <w:rPr>
          <w:rFonts w:eastAsia="Arial Unicode MS"/>
        </w:rPr>
        <w:t xml:space="preserve">— </w:t>
      </w:r>
      <w:r w:rsidR="004C02EF" w:rsidRPr="00E77497">
        <w:t>ToBoolean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998"/>
        <w:gridCol w:w="6858"/>
      </w:tblGrid>
      <w:tr w:rsidR="004C02EF" w:rsidRPr="00E77497" w14:paraId="4B4F3765" w14:textId="77777777" w:rsidTr="00FE23BC">
        <w:trPr>
          <w:trHeight w:val="365"/>
          <w:jc w:val="center"/>
        </w:trPr>
        <w:tc>
          <w:tcPr>
            <w:tcW w:w="1998" w:type="dxa"/>
            <w:tcBorders>
              <w:top w:val="single" w:sz="12" w:space="0" w:color="000000"/>
              <w:left w:val="single" w:sz="6" w:space="0" w:color="000000"/>
              <w:bottom w:val="single" w:sz="6" w:space="0" w:color="000000"/>
              <w:right w:val="nil"/>
            </w:tcBorders>
            <w:shd w:val="solid" w:color="C0C0C0" w:fill="FFFFFF"/>
          </w:tcPr>
          <w:p w14:paraId="211254D6" w14:textId="77777777" w:rsidR="004C02EF" w:rsidRPr="00E77497" w:rsidRDefault="004C02EF" w:rsidP="003A4B22">
            <w:pPr>
              <w:keepNext/>
              <w:shd w:val="solid" w:color="C0C0C0" w:fill="FFFFFF"/>
              <w:spacing w:after="0"/>
              <w:contextualSpacing/>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574D4B51" w14:textId="77777777" w:rsidR="004C02EF" w:rsidRPr="00E77497" w:rsidRDefault="004C02EF" w:rsidP="003A4B22">
            <w:pPr>
              <w:keepNext/>
              <w:shd w:val="solid" w:color="C0C0C0" w:fill="FFFFFF"/>
              <w:spacing w:after="0"/>
              <w:contextualSpacing/>
              <w:rPr>
                <w:b/>
                <w:i/>
                <w:shd w:val="solid" w:color="C0C0C0" w:fill="FFFFFF"/>
              </w:rPr>
            </w:pPr>
            <w:r w:rsidRPr="00E77497">
              <w:rPr>
                <w:b/>
                <w:i/>
                <w:shd w:val="solid" w:color="C0C0C0" w:fill="FFFFFF"/>
              </w:rPr>
              <w:t>Result</w:t>
            </w:r>
          </w:p>
        </w:tc>
      </w:tr>
      <w:tr w:rsidR="00855852" w:rsidRPr="00E77497" w14:paraId="3B7A2BC0" w14:textId="77777777" w:rsidTr="00FE23BC">
        <w:trPr>
          <w:jc w:val="center"/>
          <w:ins w:id="4895" w:author="Rev 6 Allen Wirfs-Brock" w:date="2012-02-16T15:26:00Z"/>
        </w:trPr>
        <w:tc>
          <w:tcPr>
            <w:tcW w:w="1998" w:type="dxa"/>
            <w:tcBorders>
              <w:top w:val="nil"/>
            </w:tcBorders>
          </w:tcPr>
          <w:p w14:paraId="390CF6C8" w14:textId="77777777" w:rsidR="00855852" w:rsidRPr="00E77497" w:rsidRDefault="00855852" w:rsidP="003258C2">
            <w:pPr>
              <w:keepNext/>
              <w:spacing w:after="60"/>
              <w:rPr>
                <w:ins w:id="4896" w:author="Rev 6 Allen Wirfs-Brock" w:date="2012-02-16T15:26:00Z"/>
              </w:rPr>
            </w:pPr>
            <w:ins w:id="4897" w:author="Rev 6 Allen Wirfs-Brock" w:date="2012-02-16T15:26:00Z">
              <w:r>
                <w:t>Completion Record</w:t>
              </w:r>
            </w:ins>
          </w:p>
        </w:tc>
        <w:tc>
          <w:tcPr>
            <w:tcW w:w="6858" w:type="dxa"/>
            <w:tcBorders>
              <w:top w:val="nil"/>
            </w:tcBorders>
          </w:tcPr>
          <w:p w14:paraId="41642F5F" w14:textId="77777777" w:rsidR="00855852" w:rsidRPr="00E77497" w:rsidRDefault="00855852" w:rsidP="00855852">
            <w:pPr>
              <w:keepNext/>
              <w:spacing w:after="60"/>
              <w:rPr>
                <w:ins w:id="4898" w:author="Rev 6 Allen Wirfs-Brock" w:date="2012-02-16T15:26:00Z"/>
              </w:rPr>
            </w:pPr>
            <w:ins w:id="4899" w:author="Rev 6 Allen Wirfs-Brock" w:date="2012-02-16T15:26:00Z">
              <w:r>
                <w:t xml:space="preserve">If </w:t>
              </w:r>
              <w:r w:rsidRPr="0039396D">
                <w:rPr>
                  <w:i/>
                </w:rPr>
                <w:t>argument</w:t>
              </w:r>
              <w:r>
                <w:t xml:space="preserve"> is an abrupt completion, return the argument. Otherwise return ToBoolean(</w:t>
              </w:r>
              <w:r w:rsidRPr="0039396D">
                <w:rPr>
                  <w:i/>
                </w:rPr>
                <w:t>argument</w:t>
              </w:r>
              <w:r>
                <w:t>.[[value]])</w:t>
              </w:r>
            </w:ins>
          </w:p>
        </w:tc>
      </w:tr>
      <w:tr w:rsidR="004C02EF" w:rsidRPr="00E77497" w14:paraId="269660D9" w14:textId="77777777" w:rsidTr="00FE23BC">
        <w:trPr>
          <w:jc w:val="center"/>
        </w:trPr>
        <w:tc>
          <w:tcPr>
            <w:tcW w:w="1998" w:type="dxa"/>
            <w:tcBorders>
              <w:top w:val="nil"/>
            </w:tcBorders>
          </w:tcPr>
          <w:p w14:paraId="58ED2F3A" w14:textId="77777777" w:rsidR="004C02EF" w:rsidRPr="00E77497" w:rsidRDefault="004C02EF" w:rsidP="003A4B22">
            <w:pPr>
              <w:keepNext/>
              <w:spacing w:after="60"/>
            </w:pPr>
            <w:r w:rsidRPr="00E77497">
              <w:t>Undefined</w:t>
            </w:r>
          </w:p>
        </w:tc>
        <w:tc>
          <w:tcPr>
            <w:tcW w:w="6858" w:type="dxa"/>
            <w:tcBorders>
              <w:top w:val="nil"/>
            </w:tcBorders>
          </w:tcPr>
          <w:p w14:paraId="1E39B30B" w14:textId="77777777" w:rsidR="004C02EF" w:rsidRPr="00E77497" w:rsidRDefault="0001107E" w:rsidP="003A4B22">
            <w:pPr>
              <w:keepNext/>
              <w:spacing w:after="60"/>
            </w:pPr>
            <w:ins w:id="4900" w:author="Rev 6 Allen Wirfs-Brock" w:date="2012-02-16T12:43:00Z">
              <w:r>
                <w:t>Return</w:t>
              </w:r>
              <w:r w:rsidRPr="00E77497">
                <w:t xml:space="preserve"> </w:t>
              </w:r>
            </w:ins>
            <w:r w:rsidR="004C02EF" w:rsidRPr="00E77497">
              <w:rPr>
                <w:b/>
              </w:rPr>
              <w:t>false</w:t>
            </w:r>
          </w:p>
        </w:tc>
      </w:tr>
      <w:tr w:rsidR="004C02EF" w:rsidRPr="00E77497" w14:paraId="52B43720" w14:textId="77777777" w:rsidTr="00FE23BC">
        <w:trPr>
          <w:jc w:val="center"/>
        </w:trPr>
        <w:tc>
          <w:tcPr>
            <w:tcW w:w="1998" w:type="dxa"/>
          </w:tcPr>
          <w:p w14:paraId="720E32FB" w14:textId="77777777" w:rsidR="004C02EF" w:rsidRPr="00E77497" w:rsidRDefault="004C02EF" w:rsidP="003A4B22">
            <w:pPr>
              <w:keepNext/>
              <w:spacing w:after="60"/>
            </w:pPr>
            <w:r w:rsidRPr="00E77497">
              <w:t>Null</w:t>
            </w:r>
          </w:p>
        </w:tc>
        <w:tc>
          <w:tcPr>
            <w:tcW w:w="6858" w:type="dxa"/>
          </w:tcPr>
          <w:p w14:paraId="25C6B255" w14:textId="77777777" w:rsidR="004C02EF" w:rsidRPr="00E77497" w:rsidRDefault="0001107E" w:rsidP="003A4B22">
            <w:pPr>
              <w:keepNext/>
              <w:spacing w:after="60"/>
            </w:pPr>
            <w:ins w:id="4901" w:author="Rev 6 Allen Wirfs-Brock" w:date="2012-02-16T12:44:00Z">
              <w:r>
                <w:t>Return</w:t>
              </w:r>
              <w:r w:rsidRPr="00E77497">
                <w:t xml:space="preserve"> </w:t>
              </w:r>
            </w:ins>
            <w:r w:rsidR="004C02EF" w:rsidRPr="00E77497">
              <w:rPr>
                <w:b/>
              </w:rPr>
              <w:t>false</w:t>
            </w:r>
          </w:p>
        </w:tc>
      </w:tr>
      <w:tr w:rsidR="004C02EF" w:rsidRPr="00E77497" w14:paraId="17C2253E" w14:textId="77777777" w:rsidTr="00FE23BC">
        <w:trPr>
          <w:jc w:val="center"/>
        </w:trPr>
        <w:tc>
          <w:tcPr>
            <w:tcW w:w="1998" w:type="dxa"/>
          </w:tcPr>
          <w:p w14:paraId="66B3B511" w14:textId="77777777" w:rsidR="004C02EF" w:rsidRPr="00E77497" w:rsidRDefault="004C02EF" w:rsidP="003A4B22">
            <w:pPr>
              <w:keepNext/>
              <w:spacing w:after="60"/>
            </w:pPr>
            <w:r w:rsidRPr="00E77497">
              <w:t>Boolean</w:t>
            </w:r>
          </w:p>
        </w:tc>
        <w:tc>
          <w:tcPr>
            <w:tcW w:w="6858" w:type="dxa"/>
          </w:tcPr>
          <w:p w14:paraId="17364357" w14:textId="77777777" w:rsidR="004C02EF" w:rsidRPr="00E77497" w:rsidRDefault="004C02EF" w:rsidP="003A4B22">
            <w:pPr>
              <w:keepNext/>
              <w:spacing w:after="60"/>
            </w:pPr>
            <w:del w:id="4902" w:author="Rev 6 Allen Wirfs-Brock" w:date="2012-02-16T12:42:00Z">
              <w:r w:rsidRPr="00E77497" w:rsidDel="0001107E">
                <w:delText>The result equals</w:delText>
              </w:r>
            </w:del>
            <w:ins w:id="4903" w:author="Rev 6 Allen Wirfs-Brock" w:date="2012-02-16T12:42:00Z">
              <w:r w:rsidR="0001107E">
                <w:t>Return</w:t>
              </w:r>
            </w:ins>
            <w:r w:rsidRPr="00E77497">
              <w:t xml:space="preserve"> the input argument (no conversion).</w:t>
            </w:r>
          </w:p>
        </w:tc>
      </w:tr>
      <w:tr w:rsidR="004C02EF" w:rsidRPr="00E77497" w14:paraId="693AC671" w14:textId="77777777" w:rsidTr="00FE23BC">
        <w:trPr>
          <w:jc w:val="center"/>
        </w:trPr>
        <w:tc>
          <w:tcPr>
            <w:tcW w:w="1998" w:type="dxa"/>
          </w:tcPr>
          <w:p w14:paraId="0E1B7DB0" w14:textId="77777777" w:rsidR="004C02EF" w:rsidRPr="00E77497" w:rsidRDefault="004C02EF" w:rsidP="003A4B22">
            <w:pPr>
              <w:keepNext/>
              <w:spacing w:after="60"/>
            </w:pPr>
            <w:r w:rsidRPr="00E77497">
              <w:t>Number</w:t>
            </w:r>
          </w:p>
        </w:tc>
        <w:tc>
          <w:tcPr>
            <w:tcW w:w="6858" w:type="dxa"/>
          </w:tcPr>
          <w:p w14:paraId="4FB18B53" w14:textId="77777777" w:rsidR="004C02EF" w:rsidRPr="00675B74" w:rsidRDefault="004C02EF" w:rsidP="0001107E">
            <w:pPr>
              <w:keepNext/>
              <w:spacing w:after="60"/>
            </w:pPr>
            <w:del w:id="4904" w:author="Rev 6 Allen Wirfs-Brock" w:date="2012-02-16T12:43:00Z">
              <w:r w:rsidRPr="00E77497" w:rsidDel="0001107E">
                <w:delText>The result is</w:delText>
              </w:r>
            </w:del>
            <w:ins w:id="4905" w:author="Rev 6 Allen Wirfs-Brock" w:date="2012-02-16T12:43:00Z">
              <w:r w:rsidR="0001107E">
                <w:t>Return</w:t>
              </w:r>
            </w:ins>
            <w:r w:rsidRPr="00E77497">
              <w:t xml:space="preserve"> </w:t>
            </w:r>
            <w:r w:rsidRPr="00E77497">
              <w:rPr>
                <w:b/>
              </w:rPr>
              <w:t>false</w:t>
            </w:r>
            <w:r w:rsidRPr="00E77497">
              <w:t xml:space="preserve"> if the argument is </w:t>
            </w:r>
            <w:r w:rsidRPr="00E77497">
              <w:rPr>
                <w:b/>
              </w:rPr>
              <w:t>+0</w:t>
            </w:r>
            <w:r w:rsidRPr="00E77497">
              <w:t xml:space="preserve">, </w:t>
            </w:r>
            <w:r w:rsidRPr="004D1BD1">
              <w:rPr>
                <w:b/>
              </w:rPr>
              <w:sym w:font="Symbol" w:char="F02D"/>
            </w:r>
            <w:r w:rsidRPr="004D1BD1">
              <w:rPr>
                <w:b/>
              </w:rPr>
              <w:t>0</w:t>
            </w:r>
            <w:r w:rsidRPr="00E65A34">
              <w:t xml:space="preserve">, or </w:t>
            </w:r>
            <w:r w:rsidRPr="009C202C">
              <w:rPr>
                <w:b/>
              </w:rPr>
              <w:t>NaN</w:t>
            </w:r>
            <w:r w:rsidRPr="009C202C">
              <w:t xml:space="preserve">; otherwise </w:t>
            </w:r>
            <w:del w:id="4906" w:author="Rev 6 Allen Wirfs-Brock" w:date="2012-02-16T12:43:00Z">
              <w:r w:rsidRPr="009C202C" w:rsidDel="0001107E">
                <w:delText>the result is</w:delText>
              </w:r>
            </w:del>
            <w:ins w:id="4907" w:author="Rev 6 Allen Wirfs-Brock" w:date="2012-02-16T12:43:00Z">
              <w:r w:rsidR="0001107E">
                <w:t>return</w:t>
              </w:r>
            </w:ins>
            <w:r w:rsidRPr="009C202C">
              <w:t xml:space="preserve"> </w:t>
            </w:r>
            <w:r w:rsidRPr="009C202C">
              <w:rPr>
                <w:b/>
              </w:rPr>
              <w:t>true</w:t>
            </w:r>
            <w:r w:rsidRPr="00675B74">
              <w:t xml:space="preserve">. </w:t>
            </w:r>
          </w:p>
        </w:tc>
      </w:tr>
      <w:tr w:rsidR="004C02EF" w:rsidRPr="00E77497" w14:paraId="7290F1AA" w14:textId="77777777" w:rsidTr="00FE23BC">
        <w:trPr>
          <w:jc w:val="center"/>
        </w:trPr>
        <w:tc>
          <w:tcPr>
            <w:tcW w:w="1998" w:type="dxa"/>
          </w:tcPr>
          <w:p w14:paraId="0EDBCE58" w14:textId="77777777" w:rsidR="004C02EF" w:rsidRPr="00E77497" w:rsidRDefault="004C02EF" w:rsidP="003A4B22">
            <w:pPr>
              <w:keepNext/>
              <w:spacing w:after="60"/>
            </w:pPr>
            <w:r w:rsidRPr="00E77497">
              <w:t>String</w:t>
            </w:r>
          </w:p>
        </w:tc>
        <w:tc>
          <w:tcPr>
            <w:tcW w:w="6858" w:type="dxa"/>
          </w:tcPr>
          <w:p w14:paraId="2187D206" w14:textId="77777777" w:rsidR="004C02EF" w:rsidRPr="00E77497" w:rsidRDefault="004C02EF" w:rsidP="0001107E">
            <w:pPr>
              <w:keepNext/>
              <w:spacing w:after="60"/>
              <w:rPr>
                <w:rFonts w:ascii="Courier New" w:hAnsi="Courier New"/>
              </w:rPr>
            </w:pPr>
            <w:del w:id="4908" w:author="Rev 6 Allen Wirfs-Brock" w:date="2012-02-16T12:43:00Z">
              <w:r w:rsidRPr="00E77497" w:rsidDel="0001107E">
                <w:delText>The result is</w:delText>
              </w:r>
            </w:del>
            <w:ins w:id="4909" w:author="Rev 6 Allen Wirfs-Brock" w:date="2012-02-16T12:43:00Z">
              <w:r w:rsidR="0001107E">
                <w:t>Return</w:t>
              </w:r>
            </w:ins>
            <w:r w:rsidRPr="00E77497">
              <w:t xml:space="preserve"> </w:t>
            </w:r>
            <w:r w:rsidRPr="00E77497">
              <w:rPr>
                <w:b/>
              </w:rPr>
              <w:t>false</w:t>
            </w:r>
            <w:r w:rsidRPr="00E77497">
              <w:t xml:space="preserve"> if the argument is the empty String (its length is zero); otherwise </w:t>
            </w:r>
            <w:del w:id="4910" w:author="Rev 6 Allen Wirfs-Brock" w:date="2012-02-16T12:43:00Z">
              <w:r w:rsidRPr="00E77497" w:rsidDel="0001107E">
                <w:delText>the result is</w:delText>
              </w:r>
            </w:del>
            <w:ins w:id="4911" w:author="Rev 6 Allen Wirfs-Brock" w:date="2012-02-16T12:43:00Z">
              <w:r w:rsidR="0001107E">
                <w:t>return</w:t>
              </w:r>
            </w:ins>
            <w:r w:rsidRPr="00E77497">
              <w:t xml:space="preserve"> </w:t>
            </w:r>
            <w:r w:rsidRPr="00E77497">
              <w:rPr>
                <w:b/>
              </w:rPr>
              <w:t>true</w:t>
            </w:r>
            <w:r w:rsidRPr="00E77497">
              <w:t>.</w:t>
            </w:r>
          </w:p>
        </w:tc>
      </w:tr>
      <w:tr w:rsidR="004C02EF" w:rsidRPr="00E77497" w14:paraId="311663AC" w14:textId="77777777" w:rsidTr="00FE23BC">
        <w:trPr>
          <w:jc w:val="center"/>
        </w:trPr>
        <w:tc>
          <w:tcPr>
            <w:tcW w:w="1998" w:type="dxa"/>
          </w:tcPr>
          <w:p w14:paraId="3D93FD85" w14:textId="77777777" w:rsidR="004C02EF" w:rsidRPr="00E77497" w:rsidRDefault="004C02EF" w:rsidP="003A4B22">
            <w:pPr>
              <w:spacing w:after="60"/>
            </w:pPr>
            <w:r w:rsidRPr="00E77497">
              <w:t>Object</w:t>
            </w:r>
          </w:p>
        </w:tc>
        <w:tc>
          <w:tcPr>
            <w:tcW w:w="6858" w:type="dxa"/>
          </w:tcPr>
          <w:p w14:paraId="7171AD68" w14:textId="77777777" w:rsidR="004C02EF" w:rsidRPr="00E77497" w:rsidRDefault="0001107E" w:rsidP="003A4B22">
            <w:pPr>
              <w:spacing w:after="60"/>
            </w:pPr>
            <w:ins w:id="4912" w:author="Rev 6 Allen Wirfs-Brock" w:date="2012-02-16T12:44:00Z">
              <w:r>
                <w:t>Return</w:t>
              </w:r>
              <w:r w:rsidRPr="00E77497">
                <w:t xml:space="preserve"> </w:t>
              </w:r>
            </w:ins>
            <w:r w:rsidR="004C02EF" w:rsidRPr="00E77497">
              <w:rPr>
                <w:b/>
              </w:rPr>
              <w:t>true</w:t>
            </w:r>
          </w:p>
        </w:tc>
      </w:tr>
    </w:tbl>
    <w:p w14:paraId="42FA7EBF" w14:textId="77777777" w:rsidR="004C02EF" w:rsidRPr="00E77497" w:rsidRDefault="004C02EF" w:rsidP="004C02EF">
      <w:bookmarkStart w:id="4913" w:name="_Toc375031133"/>
      <w:bookmarkStart w:id="4914" w:name="_Ref379262782"/>
      <w:bookmarkStart w:id="4915" w:name="_Toc381513651"/>
      <w:bookmarkStart w:id="4916" w:name="_Toc382202794"/>
      <w:bookmarkStart w:id="4917" w:name="_Toc382203014"/>
      <w:bookmarkStart w:id="4918" w:name="_Toc382212173"/>
      <w:bookmarkStart w:id="4919" w:name="_Toc382212391"/>
      <w:bookmarkStart w:id="4920" w:name="_Toc382291518"/>
      <w:bookmarkStart w:id="4921" w:name="_Toc385672157"/>
      <w:bookmarkStart w:id="4922" w:name="_Toc393690252"/>
    </w:p>
    <w:p w14:paraId="1EDD473F" w14:textId="77777777" w:rsidR="004C02EF" w:rsidRPr="00E77497" w:rsidRDefault="004C02EF" w:rsidP="00FE23BC">
      <w:pPr>
        <w:pStyle w:val="30"/>
        <w:numPr>
          <w:ilvl w:val="0"/>
          <w:numId w:val="0"/>
        </w:numPr>
      </w:pPr>
      <w:bookmarkStart w:id="4923" w:name="_Toc472818790"/>
      <w:bookmarkStart w:id="4924" w:name="_Toc235503360"/>
      <w:bookmarkStart w:id="4925" w:name="_Toc241509135"/>
      <w:bookmarkStart w:id="4926" w:name="_Toc244416622"/>
      <w:bookmarkStart w:id="4927" w:name="_Toc276630986"/>
      <w:bookmarkStart w:id="4928" w:name="_Toc336509465"/>
      <w:r w:rsidRPr="00E77497">
        <w:t>9.</w:t>
      </w:r>
      <w:ins w:id="4929" w:author="Rev 6 Allen Wirfs-Brock" w:date="2012-02-22T15:47:00Z">
        <w:r w:rsidR="00852030">
          <w:t>1.</w:t>
        </w:r>
      </w:ins>
      <w:r w:rsidRPr="00E77497">
        <w:t>3</w:t>
      </w:r>
      <w:r w:rsidRPr="00E77497">
        <w:tab/>
        <w:t>ToNumbe</w:t>
      </w:r>
      <w:bookmarkEnd w:id="4913"/>
      <w:bookmarkEnd w:id="4914"/>
      <w:bookmarkEnd w:id="4915"/>
      <w:bookmarkEnd w:id="4916"/>
      <w:bookmarkEnd w:id="4917"/>
      <w:bookmarkEnd w:id="4918"/>
      <w:bookmarkEnd w:id="4919"/>
      <w:bookmarkEnd w:id="4920"/>
      <w:bookmarkEnd w:id="4921"/>
      <w:bookmarkEnd w:id="4922"/>
      <w:r w:rsidRPr="00E77497">
        <w:t>r</w:t>
      </w:r>
      <w:bookmarkEnd w:id="4923"/>
      <w:bookmarkEnd w:id="4924"/>
      <w:bookmarkEnd w:id="4925"/>
      <w:bookmarkEnd w:id="4926"/>
      <w:bookmarkEnd w:id="4927"/>
      <w:bookmarkEnd w:id="4928"/>
    </w:p>
    <w:p w14:paraId="2A02F7E8" w14:textId="77777777" w:rsidR="004C02EF" w:rsidRPr="00E77497" w:rsidRDefault="004C02EF" w:rsidP="00FE23BC">
      <w:pPr>
        <w:keepNext/>
      </w:pPr>
      <w:r w:rsidRPr="00E77497">
        <w:t xml:space="preserve">The abstract operation ToNumber converts its </w:t>
      </w:r>
      <w:r w:rsidRPr="0095410B">
        <w:rPr>
          <w:i/>
        </w:rPr>
        <w:t>argument</w:t>
      </w:r>
      <w:r w:rsidRPr="00E77497">
        <w:t xml:space="preserve"> to a value of type Number according to </w:t>
      </w:r>
      <w:ins w:id="4930" w:author="Rev 8 Allen Wirfs-Brock" w:date="2012-06-13T12:38:00Z">
        <w:r w:rsidR="00386630">
          <w:fldChar w:fldCharType="begin"/>
        </w:r>
        <w:r w:rsidR="00386630">
          <w:instrText xml:space="preserve"> REF _Ref327354415 \h </w:instrText>
        </w:r>
      </w:ins>
      <w:r w:rsidR="00386630">
        <w:fldChar w:fldCharType="separate"/>
      </w:r>
      <w:ins w:id="4931" w:author="Rev 8 Allen Wirfs-Brock" w:date="2012-06-15T19:42:00Z">
        <w:r w:rsidR="00606E07">
          <w:t xml:space="preserve">Table </w:t>
        </w:r>
        <w:r w:rsidR="00606E07">
          <w:rPr>
            <w:noProof/>
          </w:rPr>
          <w:t>14</w:t>
        </w:r>
      </w:ins>
      <w:ins w:id="4932" w:author="Rev 8 Allen Wirfs-Brock" w:date="2012-06-13T12:38:00Z">
        <w:r w:rsidR="00386630">
          <w:fldChar w:fldCharType="end"/>
        </w:r>
      </w:ins>
      <w:r w:rsidRPr="00E77497">
        <w:t>:</w:t>
      </w:r>
    </w:p>
    <w:p w14:paraId="4EED45B7" w14:textId="77777777" w:rsidR="004C02EF" w:rsidRPr="00E77497" w:rsidRDefault="00386630" w:rsidP="00AA1FF6">
      <w:pPr>
        <w:pStyle w:val="Tabletitle"/>
      </w:pPr>
      <w:bookmarkStart w:id="4933" w:name="_Ref327354415"/>
      <w:ins w:id="4934" w:author="Rev 8 Allen Wirfs-Brock" w:date="2012-06-13T12:37:00Z">
        <w:r>
          <w:t xml:space="preserve">Table </w:t>
        </w:r>
        <w:r>
          <w:fldChar w:fldCharType="begin"/>
        </w:r>
        <w:r>
          <w:instrText xml:space="preserve"> SEQ Table \* ARABIC </w:instrText>
        </w:r>
      </w:ins>
      <w:r>
        <w:fldChar w:fldCharType="separate"/>
      </w:r>
      <w:ins w:id="4935" w:author="Rev 10 Allen Wirfs-Brock" w:date="2012-09-24T14:04:00Z">
        <w:r w:rsidR="002166A8">
          <w:rPr>
            <w:noProof/>
          </w:rPr>
          <w:t>14</w:t>
        </w:r>
      </w:ins>
      <w:ins w:id="4936" w:author="Rev 8 Allen Wirfs-Brock" w:date="2012-06-13T12:37:00Z">
        <w:r>
          <w:fldChar w:fldCharType="end"/>
        </w:r>
      </w:ins>
      <w:bookmarkEnd w:id="4933"/>
      <w:ins w:id="4937" w:author="Allen Wirfs-Brock" w:date="2011-07-02T13:28:00Z">
        <w:r w:rsidR="008962D8" w:rsidRPr="00E77497">
          <w:rPr>
            <w:rFonts w:eastAsia="Arial Unicode MS"/>
          </w:rPr>
          <w:t xml:space="preserve"> </w:t>
        </w:r>
      </w:ins>
      <w:r w:rsidR="004C02EF" w:rsidRPr="00E77497">
        <w:rPr>
          <w:rFonts w:eastAsia="Arial Unicode MS"/>
        </w:rPr>
        <w:t xml:space="preserve">— </w:t>
      </w:r>
      <w:r w:rsidR="004C02EF" w:rsidRPr="00E77497">
        <w:t>To Number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14:paraId="60C80CD6" w14:textId="77777777" w:rsidTr="006E1632">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14:paraId="7F984D6D"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10DF4789"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4736CE" w:rsidRPr="00E77497" w14:paraId="3B1F24C0" w14:textId="77777777" w:rsidTr="006E1632">
        <w:trPr>
          <w:jc w:val="center"/>
          <w:ins w:id="4938" w:author="Rev 6 Allen Wirfs-Brock" w:date="2012-02-16T15:09:00Z"/>
        </w:trPr>
        <w:tc>
          <w:tcPr>
            <w:tcW w:w="1998" w:type="dxa"/>
            <w:tcBorders>
              <w:top w:val="nil"/>
            </w:tcBorders>
          </w:tcPr>
          <w:p w14:paraId="75A1652D" w14:textId="77777777" w:rsidR="004736CE" w:rsidRPr="00E77497" w:rsidRDefault="004736CE" w:rsidP="003258C2">
            <w:pPr>
              <w:keepNext/>
              <w:spacing w:after="60"/>
              <w:rPr>
                <w:ins w:id="4939" w:author="Rev 6 Allen Wirfs-Brock" w:date="2012-02-16T15:09:00Z"/>
              </w:rPr>
            </w:pPr>
            <w:ins w:id="4940" w:author="Rev 6 Allen Wirfs-Brock" w:date="2012-02-16T15:09:00Z">
              <w:r>
                <w:t>Completion Record</w:t>
              </w:r>
            </w:ins>
          </w:p>
        </w:tc>
        <w:tc>
          <w:tcPr>
            <w:tcW w:w="6858" w:type="dxa"/>
            <w:tcBorders>
              <w:top w:val="nil"/>
            </w:tcBorders>
          </w:tcPr>
          <w:p w14:paraId="4BB35DB7" w14:textId="77777777" w:rsidR="004736CE" w:rsidRPr="00E77497" w:rsidRDefault="004736CE" w:rsidP="0095410B">
            <w:pPr>
              <w:keepNext/>
              <w:spacing w:after="60"/>
              <w:rPr>
                <w:ins w:id="4941" w:author="Rev 6 Allen Wirfs-Brock" w:date="2012-02-16T15:09:00Z"/>
              </w:rPr>
            </w:pPr>
            <w:ins w:id="4942" w:author="Rev 6 Allen Wirfs-Brock" w:date="2012-02-16T15:09:00Z">
              <w:r>
                <w:t xml:space="preserve">If </w:t>
              </w:r>
              <w:r w:rsidRPr="0039396D">
                <w:rPr>
                  <w:i/>
                </w:rPr>
                <w:t>argument</w:t>
              </w:r>
              <w:r>
                <w:t xml:space="preserve"> is an abrupt completion, return </w:t>
              </w:r>
              <w:r w:rsidRPr="0095410B">
                <w:rPr>
                  <w:i/>
                </w:rPr>
                <w:t>argument</w:t>
              </w:r>
              <w:r>
                <w:t>. Otherwise return To</w:t>
              </w:r>
            </w:ins>
            <w:ins w:id="4943" w:author="Rev 6 Allen Wirfs-Brock" w:date="2012-02-16T15:10:00Z">
              <w:r>
                <w:t>Number</w:t>
              </w:r>
            </w:ins>
            <w:ins w:id="4944" w:author="Rev 6 Allen Wirfs-Brock" w:date="2012-02-16T15:09:00Z">
              <w:r>
                <w:t>(</w:t>
              </w:r>
              <w:r w:rsidRPr="0039396D">
                <w:rPr>
                  <w:i/>
                </w:rPr>
                <w:t>argument</w:t>
              </w:r>
              <w:r>
                <w:t>.[[value]])</w:t>
              </w:r>
            </w:ins>
          </w:p>
        </w:tc>
      </w:tr>
      <w:tr w:rsidR="004C02EF" w:rsidRPr="00E77497" w14:paraId="69983231" w14:textId="77777777" w:rsidTr="006E1632">
        <w:trPr>
          <w:jc w:val="center"/>
        </w:trPr>
        <w:tc>
          <w:tcPr>
            <w:tcW w:w="1998" w:type="dxa"/>
            <w:tcBorders>
              <w:top w:val="nil"/>
            </w:tcBorders>
          </w:tcPr>
          <w:p w14:paraId="34D1A97A" w14:textId="77777777" w:rsidR="004C02EF" w:rsidRPr="00E77497" w:rsidRDefault="004C02EF" w:rsidP="003A4B22">
            <w:pPr>
              <w:keepNext/>
              <w:spacing w:after="60"/>
            </w:pPr>
            <w:r w:rsidRPr="00E77497">
              <w:t>Undefined</w:t>
            </w:r>
          </w:p>
        </w:tc>
        <w:tc>
          <w:tcPr>
            <w:tcW w:w="6858" w:type="dxa"/>
            <w:tcBorders>
              <w:top w:val="nil"/>
            </w:tcBorders>
          </w:tcPr>
          <w:p w14:paraId="6A5F6AFC" w14:textId="77777777" w:rsidR="004C02EF" w:rsidRPr="00E77497" w:rsidRDefault="0001107E" w:rsidP="003A4B22">
            <w:pPr>
              <w:keepNext/>
              <w:spacing w:after="60"/>
            </w:pPr>
            <w:ins w:id="4945" w:author="Rev 6 Allen Wirfs-Brock" w:date="2012-02-16T12:44:00Z">
              <w:r>
                <w:t>Return</w:t>
              </w:r>
              <w:r w:rsidRPr="00E77497">
                <w:t xml:space="preserve"> </w:t>
              </w:r>
            </w:ins>
            <w:r w:rsidR="004C02EF" w:rsidRPr="00E77497">
              <w:rPr>
                <w:b/>
              </w:rPr>
              <w:t>NaN</w:t>
            </w:r>
          </w:p>
        </w:tc>
      </w:tr>
      <w:tr w:rsidR="004C02EF" w:rsidRPr="00E77497" w14:paraId="7D16D36D" w14:textId="77777777" w:rsidTr="006E1632">
        <w:trPr>
          <w:jc w:val="center"/>
        </w:trPr>
        <w:tc>
          <w:tcPr>
            <w:tcW w:w="1998" w:type="dxa"/>
          </w:tcPr>
          <w:p w14:paraId="0ECA6A2E" w14:textId="77777777" w:rsidR="004C02EF" w:rsidRPr="00E77497" w:rsidRDefault="004C02EF" w:rsidP="003A4B22">
            <w:pPr>
              <w:keepNext/>
              <w:spacing w:after="60"/>
            </w:pPr>
            <w:r w:rsidRPr="00E77497">
              <w:t>Null</w:t>
            </w:r>
          </w:p>
        </w:tc>
        <w:tc>
          <w:tcPr>
            <w:tcW w:w="6858" w:type="dxa"/>
          </w:tcPr>
          <w:p w14:paraId="06581B2A" w14:textId="77777777" w:rsidR="004C02EF" w:rsidRPr="00E77497" w:rsidRDefault="0001107E" w:rsidP="003A4B22">
            <w:pPr>
              <w:keepNext/>
              <w:spacing w:after="60"/>
            </w:pPr>
            <w:ins w:id="4946" w:author="Rev 6 Allen Wirfs-Brock" w:date="2012-02-16T12:44:00Z">
              <w:r>
                <w:t>Return</w:t>
              </w:r>
              <w:r w:rsidRPr="00E77497">
                <w:t xml:space="preserve"> </w:t>
              </w:r>
            </w:ins>
            <w:r w:rsidR="004C02EF" w:rsidRPr="00E77497">
              <w:rPr>
                <w:b/>
              </w:rPr>
              <w:t>+0</w:t>
            </w:r>
          </w:p>
        </w:tc>
      </w:tr>
      <w:tr w:rsidR="004C02EF" w:rsidRPr="00E77497" w14:paraId="74FBAF7F" w14:textId="77777777" w:rsidTr="006E1632">
        <w:trPr>
          <w:jc w:val="center"/>
        </w:trPr>
        <w:tc>
          <w:tcPr>
            <w:tcW w:w="1998" w:type="dxa"/>
          </w:tcPr>
          <w:p w14:paraId="6FB9ED23" w14:textId="77777777" w:rsidR="004C02EF" w:rsidRPr="00E77497" w:rsidRDefault="004C02EF" w:rsidP="003A4B22">
            <w:pPr>
              <w:keepNext/>
              <w:spacing w:after="60"/>
            </w:pPr>
            <w:r w:rsidRPr="00E77497">
              <w:t>Boolean</w:t>
            </w:r>
          </w:p>
        </w:tc>
        <w:tc>
          <w:tcPr>
            <w:tcW w:w="6858" w:type="dxa"/>
          </w:tcPr>
          <w:p w14:paraId="4ACB5153" w14:textId="77777777" w:rsidR="004C02EF" w:rsidRPr="00E77497" w:rsidRDefault="0001107E" w:rsidP="00CB4C00">
            <w:pPr>
              <w:keepNext/>
              <w:spacing w:after="60"/>
            </w:pPr>
            <w:ins w:id="4947" w:author="Rev 6 Allen Wirfs-Brock" w:date="2012-02-16T12:47:00Z">
              <w:r>
                <w:t>Return</w:t>
              </w:r>
            </w:ins>
            <w:del w:id="4948" w:author="Rev 6 Allen Wirfs-Brock" w:date="2012-02-16T12:47:00Z">
              <w:r w:rsidR="004C02EF" w:rsidRPr="00E77497" w:rsidDel="0001107E">
                <w:delText>The result is</w:delText>
              </w:r>
            </w:del>
            <w:r w:rsidR="004C02EF" w:rsidRPr="00E77497">
              <w:t xml:space="preserve"> </w:t>
            </w:r>
            <w:r w:rsidR="004C02EF" w:rsidRPr="00E77497">
              <w:rPr>
                <w:b/>
              </w:rPr>
              <w:t>1</w:t>
            </w:r>
            <w:r w:rsidR="004C02EF" w:rsidRPr="00E77497">
              <w:t xml:space="preserve"> if </w:t>
            </w:r>
            <w:del w:id="4949" w:author="Rev 6 Allen Wirfs-Brock" w:date="2012-02-16T18:27:00Z">
              <w:r w:rsidR="004C02EF" w:rsidRPr="00E77497" w:rsidDel="00CB4C00">
                <w:delText xml:space="preserve">the </w:delText>
              </w:r>
            </w:del>
            <w:r w:rsidR="004C02EF" w:rsidRPr="0095410B">
              <w:rPr>
                <w:i/>
              </w:rPr>
              <w:t>argument</w:t>
            </w:r>
            <w:r w:rsidR="004C02EF" w:rsidRPr="00E77497">
              <w:t xml:space="preserve"> is </w:t>
            </w:r>
            <w:r w:rsidR="004C02EF" w:rsidRPr="00E77497">
              <w:rPr>
                <w:b/>
              </w:rPr>
              <w:t>true</w:t>
            </w:r>
            <w:r w:rsidR="004C02EF" w:rsidRPr="00E77497">
              <w:t xml:space="preserve">. </w:t>
            </w:r>
            <w:ins w:id="4950" w:author="Rev 6 Allen Wirfs-Brock" w:date="2012-02-16T12:47:00Z">
              <w:r>
                <w:t>Return</w:t>
              </w:r>
            </w:ins>
            <w:del w:id="4951" w:author="Rev 6 Allen Wirfs-Brock" w:date="2012-02-16T12:47:00Z">
              <w:r w:rsidR="004C02EF" w:rsidRPr="00E77497" w:rsidDel="0001107E">
                <w:delText>The result is</w:delText>
              </w:r>
            </w:del>
            <w:r w:rsidR="004C02EF" w:rsidRPr="00E77497">
              <w:t xml:space="preserve"> </w:t>
            </w:r>
            <w:r w:rsidR="004C02EF" w:rsidRPr="00E77497">
              <w:rPr>
                <w:b/>
              </w:rPr>
              <w:t>+0</w:t>
            </w:r>
            <w:r w:rsidR="004C02EF" w:rsidRPr="00E77497">
              <w:t xml:space="preserve"> if </w:t>
            </w:r>
            <w:del w:id="4952" w:author="Rev 6 Allen Wirfs-Brock" w:date="2012-02-16T18:27:00Z">
              <w:r w:rsidR="004C02EF" w:rsidRPr="00E77497" w:rsidDel="00CB4C00">
                <w:delText xml:space="preserve">the </w:delText>
              </w:r>
            </w:del>
            <w:r w:rsidR="004C02EF" w:rsidRPr="0095410B">
              <w:rPr>
                <w:i/>
              </w:rPr>
              <w:t>argument</w:t>
            </w:r>
            <w:r w:rsidR="004C02EF" w:rsidRPr="00E77497">
              <w:t xml:space="preserve"> is </w:t>
            </w:r>
            <w:r w:rsidR="004C02EF" w:rsidRPr="00E77497">
              <w:rPr>
                <w:b/>
              </w:rPr>
              <w:t>false</w:t>
            </w:r>
            <w:r w:rsidR="004C02EF" w:rsidRPr="00E77497">
              <w:t>.</w:t>
            </w:r>
          </w:p>
        </w:tc>
      </w:tr>
      <w:tr w:rsidR="004C02EF" w:rsidRPr="00E77497" w14:paraId="379EAA1A" w14:textId="77777777" w:rsidTr="006E1632">
        <w:trPr>
          <w:jc w:val="center"/>
        </w:trPr>
        <w:tc>
          <w:tcPr>
            <w:tcW w:w="1998" w:type="dxa"/>
          </w:tcPr>
          <w:p w14:paraId="76888CE0" w14:textId="77777777" w:rsidR="004C02EF" w:rsidRPr="00E77497" w:rsidRDefault="004C02EF" w:rsidP="003A4B22">
            <w:pPr>
              <w:keepNext/>
              <w:spacing w:after="60"/>
            </w:pPr>
            <w:r w:rsidRPr="00E77497">
              <w:t>Number</w:t>
            </w:r>
          </w:p>
        </w:tc>
        <w:tc>
          <w:tcPr>
            <w:tcW w:w="6858" w:type="dxa"/>
          </w:tcPr>
          <w:p w14:paraId="6F916362" w14:textId="77777777" w:rsidR="004C02EF" w:rsidRPr="00E77497" w:rsidRDefault="0001107E" w:rsidP="00CB4C00">
            <w:pPr>
              <w:keepNext/>
              <w:spacing w:after="60"/>
            </w:pPr>
            <w:ins w:id="4953" w:author="Rev 6 Allen Wirfs-Brock" w:date="2012-02-16T12:47:00Z">
              <w:r>
                <w:t>Return</w:t>
              </w:r>
            </w:ins>
            <w:del w:id="4954" w:author="Rev 6 Allen Wirfs-Brock" w:date="2012-02-16T12:47:00Z">
              <w:r w:rsidR="004C02EF" w:rsidRPr="00E77497" w:rsidDel="0001107E">
                <w:delText>The result equals</w:delText>
              </w:r>
            </w:del>
            <w:r w:rsidR="004C02EF" w:rsidRPr="00E77497">
              <w:t xml:space="preserve"> </w:t>
            </w:r>
            <w:del w:id="4955" w:author="Rev 6 Allen Wirfs-Brock" w:date="2012-02-16T18:28:00Z">
              <w:r w:rsidR="004C02EF" w:rsidRPr="00E77497" w:rsidDel="00CB4C00">
                <w:delText xml:space="preserve">the </w:delText>
              </w:r>
            </w:del>
            <w:del w:id="4956" w:author="Rev 6 Allen Wirfs-Brock" w:date="2012-02-16T18:27:00Z">
              <w:r w:rsidR="004C02EF" w:rsidRPr="0095410B" w:rsidDel="00CB4C00">
                <w:rPr>
                  <w:i/>
                </w:rPr>
                <w:delText xml:space="preserve">input </w:delText>
              </w:r>
            </w:del>
            <w:r w:rsidR="004C02EF" w:rsidRPr="0095410B">
              <w:rPr>
                <w:i/>
              </w:rPr>
              <w:t>argument</w:t>
            </w:r>
            <w:r w:rsidR="004C02EF" w:rsidRPr="00E77497">
              <w:t xml:space="preserve"> (no conversion).</w:t>
            </w:r>
          </w:p>
        </w:tc>
      </w:tr>
      <w:tr w:rsidR="004C02EF" w:rsidRPr="00E77497" w14:paraId="01C5A071" w14:textId="77777777" w:rsidTr="006E1632">
        <w:trPr>
          <w:jc w:val="center"/>
        </w:trPr>
        <w:tc>
          <w:tcPr>
            <w:tcW w:w="1998" w:type="dxa"/>
          </w:tcPr>
          <w:p w14:paraId="5CF078E4" w14:textId="77777777" w:rsidR="004C02EF" w:rsidRPr="00E77497" w:rsidRDefault="004C02EF" w:rsidP="003A4B22">
            <w:pPr>
              <w:keepNext/>
              <w:spacing w:after="60"/>
            </w:pPr>
            <w:r w:rsidRPr="00E77497">
              <w:t>String</w:t>
            </w:r>
          </w:p>
        </w:tc>
        <w:tc>
          <w:tcPr>
            <w:tcW w:w="6858" w:type="dxa"/>
          </w:tcPr>
          <w:p w14:paraId="105AADAE" w14:textId="77777777" w:rsidR="004C02EF" w:rsidRPr="00E77497" w:rsidRDefault="004C02EF" w:rsidP="003A4B22">
            <w:pPr>
              <w:keepNext/>
              <w:spacing w:after="60"/>
            </w:pPr>
            <w:r w:rsidRPr="00E77497">
              <w:t>See grammar and note below.</w:t>
            </w:r>
          </w:p>
        </w:tc>
      </w:tr>
      <w:tr w:rsidR="004C02EF" w:rsidRPr="00E77497" w14:paraId="6EA5A470" w14:textId="77777777" w:rsidTr="006E1632">
        <w:trPr>
          <w:jc w:val="center"/>
        </w:trPr>
        <w:tc>
          <w:tcPr>
            <w:tcW w:w="1998" w:type="dxa"/>
          </w:tcPr>
          <w:p w14:paraId="15A8B352" w14:textId="77777777" w:rsidR="004C02EF" w:rsidRPr="00E77497" w:rsidRDefault="004C02EF" w:rsidP="003A4B22">
            <w:pPr>
              <w:keepNext/>
              <w:spacing w:after="60"/>
            </w:pPr>
            <w:r w:rsidRPr="00E77497">
              <w:t>Object</w:t>
            </w:r>
          </w:p>
        </w:tc>
        <w:tc>
          <w:tcPr>
            <w:tcW w:w="6858" w:type="dxa"/>
          </w:tcPr>
          <w:p w14:paraId="03F400F9" w14:textId="77777777" w:rsidR="004C02EF" w:rsidRPr="00E77497" w:rsidRDefault="004C02EF" w:rsidP="003A4B22">
            <w:pPr>
              <w:keepNext/>
              <w:tabs>
                <w:tab w:val="left" w:pos="360"/>
              </w:tabs>
              <w:spacing w:after="60"/>
            </w:pPr>
            <w:r w:rsidRPr="00E77497">
              <w:t>Apply the following steps</w:t>
            </w:r>
            <w:bookmarkStart w:id="4957" w:name="_Toc382212392"/>
            <w:r w:rsidRPr="00E77497">
              <w:t>:</w:t>
            </w:r>
          </w:p>
          <w:p w14:paraId="42D61312" w14:textId="77777777" w:rsidR="004C02EF" w:rsidRPr="00E77497" w:rsidRDefault="004C02EF" w:rsidP="0001107E">
            <w:pPr>
              <w:keepNext/>
              <w:numPr>
                <w:ilvl w:val="0"/>
                <w:numId w:val="664"/>
              </w:numPr>
              <w:spacing w:after="0" w:line="240" w:lineRule="auto"/>
              <w:rPr>
                <w:rFonts w:ascii="Times New Roman" w:hAnsi="Times New Roman"/>
              </w:rPr>
            </w:pPr>
            <w:r w:rsidRPr="00E77497">
              <w:rPr>
                <w:rFonts w:ascii="Times New Roman" w:hAnsi="Times New Roman"/>
              </w:rPr>
              <w:t xml:space="preserve">Let </w:t>
            </w:r>
            <w:r w:rsidRPr="00E77497">
              <w:rPr>
                <w:rFonts w:ascii="Times New Roman" w:hAnsi="Times New Roman"/>
                <w:i/>
              </w:rPr>
              <w:t>primValue</w:t>
            </w:r>
            <w:r w:rsidRPr="00E77497">
              <w:rPr>
                <w:rFonts w:ascii="Times New Roman" w:hAnsi="Times New Roman"/>
              </w:rPr>
              <w:t xml:space="preserve"> be ToPrimitive(</w:t>
            </w:r>
            <w:del w:id="4958" w:author="Rev 6 Allen Wirfs-Brock" w:date="2012-02-16T18:27:00Z">
              <w:r w:rsidRPr="00E77497" w:rsidDel="00CB4C00">
                <w:rPr>
                  <w:rFonts w:ascii="Times New Roman" w:hAnsi="Times New Roman"/>
                  <w:i/>
                </w:rPr>
                <w:delText xml:space="preserve">input </w:delText>
              </w:r>
            </w:del>
            <w:r w:rsidRPr="00E77497">
              <w:rPr>
                <w:rFonts w:ascii="Times New Roman" w:hAnsi="Times New Roman"/>
                <w:i/>
              </w:rPr>
              <w:t>argument</w:t>
            </w:r>
            <w:r w:rsidRPr="00E77497">
              <w:rPr>
                <w:rFonts w:ascii="Times New Roman" w:hAnsi="Times New Roman"/>
              </w:rPr>
              <w:t>, hint Number)</w:t>
            </w:r>
            <w:bookmarkStart w:id="4959" w:name="_Toc382212393"/>
            <w:bookmarkEnd w:id="4957"/>
            <w:r w:rsidRPr="00E77497">
              <w:rPr>
                <w:rFonts w:ascii="Times New Roman" w:hAnsi="Times New Roman"/>
              </w:rPr>
              <w:t>.</w:t>
            </w:r>
          </w:p>
          <w:p w14:paraId="29A65F60" w14:textId="77777777" w:rsidR="004C02EF" w:rsidRPr="00E77497" w:rsidRDefault="004C02EF" w:rsidP="0095410B">
            <w:pPr>
              <w:keepNext/>
              <w:numPr>
                <w:ilvl w:val="0"/>
                <w:numId w:val="664"/>
              </w:numPr>
              <w:spacing w:after="0" w:line="240" w:lineRule="auto"/>
              <w:ind w:left="0" w:firstLine="0"/>
            </w:pPr>
            <w:r w:rsidRPr="00E77497">
              <w:rPr>
                <w:rFonts w:ascii="Times New Roman" w:hAnsi="Times New Roman"/>
              </w:rPr>
              <w:t>Return ToNumber(</w:t>
            </w:r>
            <w:r w:rsidRPr="00E77497">
              <w:rPr>
                <w:rFonts w:ascii="Times New Roman" w:hAnsi="Times New Roman"/>
                <w:i/>
              </w:rPr>
              <w:t>primValue</w:t>
            </w:r>
            <w:bookmarkEnd w:id="4959"/>
            <w:r w:rsidRPr="00E77497">
              <w:rPr>
                <w:rFonts w:ascii="Times New Roman" w:hAnsi="Times New Roman"/>
              </w:rPr>
              <w:t>)</w:t>
            </w:r>
            <w:bookmarkStart w:id="4960" w:name="_Toc382212394"/>
            <w:r w:rsidRPr="00E77497">
              <w:rPr>
                <w:rFonts w:ascii="Times New Roman" w:hAnsi="Times New Roman"/>
              </w:rPr>
              <w:t>.</w:t>
            </w:r>
            <w:bookmarkEnd w:id="4960"/>
          </w:p>
        </w:tc>
      </w:tr>
    </w:tbl>
    <w:p w14:paraId="63A2503A" w14:textId="77777777" w:rsidR="004C02EF" w:rsidRPr="00E77497" w:rsidRDefault="004C02EF" w:rsidP="004C02EF">
      <w:bookmarkStart w:id="4961" w:name="_Toc375031134"/>
      <w:bookmarkStart w:id="4962" w:name="_Ref378387275"/>
      <w:bookmarkStart w:id="4963" w:name="_Ref378387280"/>
      <w:bookmarkStart w:id="4964" w:name="_Ref378387297"/>
      <w:bookmarkStart w:id="4965" w:name="_Ref378387363"/>
      <w:bookmarkStart w:id="4966" w:name="_Ref379173723"/>
      <w:bookmarkStart w:id="4967" w:name="_Ref381502823"/>
      <w:bookmarkStart w:id="4968" w:name="_Toc381513652"/>
      <w:bookmarkStart w:id="4969" w:name="_Toc382202795"/>
      <w:bookmarkStart w:id="4970" w:name="_Toc382203015"/>
      <w:bookmarkStart w:id="4971" w:name="_Toc382212174"/>
      <w:bookmarkStart w:id="4972" w:name="_Toc382212395"/>
      <w:bookmarkStart w:id="4973" w:name="_Toc382291519"/>
      <w:bookmarkStart w:id="4974" w:name="_Toc385672158"/>
      <w:bookmarkStart w:id="4975" w:name="_Ref386878569"/>
      <w:bookmarkStart w:id="4976" w:name="_Ref387126025"/>
      <w:bookmarkStart w:id="4977" w:name="_Toc393690253"/>
      <w:bookmarkStart w:id="4978" w:name="_Ref404492817"/>
      <w:bookmarkStart w:id="4979" w:name="_Ref404501361"/>
      <w:bookmarkStart w:id="4980" w:name="_Ref424530616"/>
      <w:bookmarkStart w:id="4981" w:name="_Ref424535777"/>
    </w:p>
    <w:p w14:paraId="64EC9E81" w14:textId="77777777" w:rsidR="004C02EF" w:rsidRPr="00E77497" w:rsidRDefault="004C02EF" w:rsidP="00FE23BC">
      <w:pPr>
        <w:pStyle w:val="40"/>
        <w:numPr>
          <w:ilvl w:val="0"/>
          <w:numId w:val="0"/>
        </w:numPr>
      </w:pPr>
      <w:bookmarkStart w:id="4982" w:name="_Ref456028389"/>
      <w:bookmarkStart w:id="4983" w:name="_Toc472818791"/>
      <w:bookmarkStart w:id="4984" w:name="_Toc235503361"/>
      <w:bookmarkStart w:id="4985" w:name="_Toc241509136"/>
      <w:bookmarkStart w:id="4986" w:name="_Toc244416623"/>
      <w:bookmarkStart w:id="4987" w:name="_Toc276630987"/>
      <w:r w:rsidRPr="00E77497">
        <w:t>9</w:t>
      </w:r>
      <w:ins w:id="4988" w:author="Rev 6 Allen Wirfs-Brock" w:date="2012-02-22T15:47:00Z">
        <w:r w:rsidR="00852030">
          <w:t>.1</w:t>
        </w:r>
      </w:ins>
      <w:r w:rsidRPr="00E77497">
        <w:t>.3.1</w:t>
      </w:r>
      <w:r w:rsidRPr="00E77497">
        <w:tab/>
        <w:t>ToNumber Applied to the String Typ</w:t>
      </w:r>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r w:rsidRPr="00E77497">
        <w:t>e</w:t>
      </w:r>
      <w:bookmarkEnd w:id="4980"/>
      <w:bookmarkEnd w:id="4981"/>
      <w:bookmarkEnd w:id="4982"/>
      <w:bookmarkEnd w:id="4983"/>
      <w:bookmarkEnd w:id="4984"/>
      <w:bookmarkEnd w:id="4985"/>
      <w:bookmarkEnd w:id="4986"/>
      <w:bookmarkEnd w:id="4987"/>
    </w:p>
    <w:p w14:paraId="6489A81B" w14:textId="77777777" w:rsidR="004C02EF" w:rsidRPr="00E77497" w:rsidRDefault="004C02EF" w:rsidP="004C02EF">
      <w:r w:rsidRPr="00E77497">
        <w:t xml:space="preserve">ToNumber applied to Strings applies the following grammar to the input String. If the grammar cannot interpret the String as an expansion of </w:t>
      </w:r>
      <w:r w:rsidRPr="00E77497">
        <w:rPr>
          <w:rStyle w:val="bnf"/>
        </w:rPr>
        <w:t>StringNumericLiteral</w:t>
      </w:r>
      <w:r w:rsidRPr="00E77497">
        <w:t xml:space="preserve">, then the result of ToNumber is </w:t>
      </w:r>
      <w:r w:rsidRPr="00E77497">
        <w:rPr>
          <w:b/>
        </w:rPr>
        <w:t>NaN</w:t>
      </w:r>
      <w:r w:rsidRPr="00E77497">
        <w:t>.</w:t>
      </w:r>
    </w:p>
    <w:p w14:paraId="10030D92" w14:textId="77777777" w:rsidR="004C02EF" w:rsidRPr="00E77497" w:rsidRDefault="004C02EF" w:rsidP="004C02EF">
      <w:pPr>
        <w:pStyle w:val="Syntax"/>
      </w:pPr>
      <w:r w:rsidRPr="00E77497">
        <w:t xml:space="preserve">Syntax </w:t>
      </w:r>
    </w:p>
    <w:p w14:paraId="602C53E2" w14:textId="77777777" w:rsidR="004C02EF" w:rsidRPr="00E77497" w:rsidRDefault="004C02EF" w:rsidP="004C02EF">
      <w:pPr>
        <w:pStyle w:val="SyntaxRule"/>
      </w:pPr>
      <w:r w:rsidRPr="00E77497">
        <w:t xml:space="preserve">StringNumericLiteral </w:t>
      </w:r>
      <w:r w:rsidRPr="00E77497">
        <w:rPr>
          <w:rFonts w:ascii="Arial" w:hAnsi="Arial"/>
          <w:b/>
          <w:i w:val="0"/>
        </w:rPr>
        <w:t>:::</w:t>
      </w:r>
    </w:p>
    <w:p w14:paraId="1F9AE7A2" w14:textId="77777777" w:rsidR="004C02EF" w:rsidRPr="00E77497" w:rsidRDefault="004C02EF" w:rsidP="004C02EF">
      <w:pPr>
        <w:pStyle w:val="SyntaxDefinition"/>
      </w:pPr>
      <w:r w:rsidRPr="00E77497">
        <w:t>StrWhiteSpace</w:t>
      </w:r>
      <w:r w:rsidRPr="00E77497">
        <w:rPr>
          <w:rFonts w:ascii="Arial" w:hAnsi="Arial" w:cs="Arial"/>
          <w:i w:val="0"/>
          <w:vertAlign w:val="subscript"/>
        </w:rPr>
        <w:t>opt</w:t>
      </w:r>
      <w:r w:rsidRPr="00E77497">
        <w:br/>
        <w:t>StrWhiteSpace</w:t>
      </w:r>
      <w:r w:rsidRPr="00E77497">
        <w:rPr>
          <w:rFonts w:ascii="Arial" w:hAnsi="Arial" w:cs="Arial"/>
          <w:i w:val="0"/>
          <w:vertAlign w:val="subscript"/>
        </w:rPr>
        <w:t>opt</w:t>
      </w:r>
      <w:r w:rsidRPr="00E77497">
        <w:t xml:space="preserve"> StrNumericLiteral StrWhiteSpace</w:t>
      </w:r>
      <w:r w:rsidRPr="00E77497">
        <w:rPr>
          <w:rFonts w:ascii="Arial" w:hAnsi="Arial" w:cs="Arial"/>
          <w:i w:val="0"/>
          <w:vertAlign w:val="subscript"/>
        </w:rPr>
        <w:t>opt</w:t>
      </w:r>
    </w:p>
    <w:p w14:paraId="14B50639" w14:textId="77777777" w:rsidR="004C02EF" w:rsidRPr="00E77497" w:rsidRDefault="004C02EF" w:rsidP="004C02EF">
      <w:pPr>
        <w:pStyle w:val="SyntaxRule"/>
      </w:pPr>
      <w:r w:rsidRPr="00E77497">
        <w:t xml:space="preserve">StrWhiteSpace </w:t>
      </w:r>
      <w:r w:rsidRPr="00E77497">
        <w:rPr>
          <w:rFonts w:ascii="Arial" w:hAnsi="Arial"/>
          <w:b/>
          <w:i w:val="0"/>
        </w:rPr>
        <w:t>:::</w:t>
      </w:r>
    </w:p>
    <w:p w14:paraId="7FBC8069" w14:textId="77777777" w:rsidR="004C02EF" w:rsidRPr="00E77497" w:rsidRDefault="004C02EF" w:rsidP="004C02EF">
      <w:pPr>
        <w:pStyle w:val="SyntaxDefinition"/>
      </w:pPr>
      <w:r w:rsidRPr="00E77497">
        <w:t>StrWhiteSpaceChar StrWhiteSpace</w:t>
      </w:r>
      <w:r w:rsidRPr="00E77497">
        <w:rPr>
          <w:rFonts w:ascii="Arial" w:hAnsi="Arial" w:cs="Arial"/>
          <w:i w:val="0"/>
          <w:vertAlign w:val="subscript"/>
        </w:rPr>
        <w:t>opt</w:t>
      </w:r>
    </w:p>
    <w:p w14:paraId="7D9735D3" w14:textId="77777777" w:rsidR="004C02EF" w:rsidRPr="00E77497" w:rsidRDefault="004C02EF" w:rsidP="004C02EF">
      <w:pPr>
        <w:pStyle w:val="SyntaxRule"/>
      </w:pPr>
      <w:r w:rsidRPr="00E77497">
        <w:t xml:space="preserve">StrWhiteSpaceChar </w:t>
      </w:r>
      <w:r w:rsidRPr="00E77497">
        <w:rPr>
          <w:rFonts w:ascii="Arial" w:hAnsi="Arial"/>
          <w:b/>
          <w:i w:val="0"/>
        </w:rPr>
        <w:t>:::</w:t>
      </w:r>
    </w:p>
    <w:p w14:paraId="2CF8DF42" w14:textId="77777777" w:rsidR="004C02EF" w:rsidRPr="00E77497" w:rsidRDefault="004C02EF" w:rsidP="004C02EF">
      <w:pPr>
        <w:pStyle w:val="SyntaxDefinition"/>
      </w:pPr>
      <w:r w:rsidRPr="00E77497">
        <w:t>WhiteSpace</w:t>
      </w:r>
      <w:r w:rsidRPr="00E77497">
        <w:br/>
        <w:t>LineTerminator</w:t>
      </w:r>
    </w:p>
    <w:p w14:paraId="6299A757" w14:textId="77777777" w:rsidR="004C02EF" w:rsidRPr="00E77497" w:rsidRDefault="004C02EF" w:rsidP="004C02EF">
      <w:pPr>
        <w:pStyle w:val="SyntaxRule"/>
      </w:pPr>
      <w:r w:rsidRPr="00E77497">
        <w:t xml:space="preserve">StrNumericLiteral </w:t>
      </w:r>
      <w:r w:rsidRPr="00E77497">
        <w:rPr>
          <w:rFonts w:ascii="Arial" w:hAnsi="Arial"/>
          <w:b/>
          <w:i w:val="0"/>
        </w:rPr>
        <w:t>:::</w:t>
      </w:r>
    </w:p>
    <w:p w14:paraId="3BB58F92" w14:textId="77777777" w:rsidR="004C02EF" w:rsidRPr="00E77497" w:rsidRDefault="004C02EF" w:rsidP="004C02EF">
      <w:pPr>
        <w:pStyle w:val="SyntaxDefinition"/>
      </w:pPr>
      <w:r w:rsidRPr="00E77497">
        <w:t>StrDecimalLiteral</w:t>
      </w:r>
      <w:r w:rsidRPr="00E77497">
        <w:br/>
        <w:t>HexIntegerLiteral</w:t>
      </w:r>
    </w:p>
    <w:p w14:paraId="3F519B25" w14:textId="77777777" w:rsidR="004C02EF" w:rsidRPr="00E77497" w:rsidRDefault="004C02EF" w:rsidP="004C02EF">
      <w:pPr>
        <w:pStyle w:val="SyntaxRule"/>
      </w:pPr>
      <w:r w:rsidRPr="00E77497">
        <w:t xml:space="preserve">StrDecimalLiteral </w:t>
      </w:r>
      <w:r w:rsidRPr="00E77497">
        <w:rPr>
          <w:rFonts w:ascii="Arial" w:hAnsi="Arial"/>
          <w:b/>
          <w:i w:val="0"/>
        </w:rPr>
        <w:t>:::</w:t>
      </w:r>
    </w:p>
    <w:p w14:paraId="38B9C2BE" w14:textId="77777777" w:rsidR="004C02EF" w:rsidRPr="00E77497" w:rsidRDefault="004C02EF" w:rsidP="004C02EF">
      <w:pPr>
        <w:pStyle w:val="SyntaxDefinition"/>
      </w:pPr>
      <w:r w:rsidRPr="00E77497">
        <w:t>StrUnsignedDecimalLiteral</w:t>
      </w:r>
      <w:r w:rsidRPr="00E77497">
        <w:br/>
      </w:r>
      <w:r w:rsidRPr="00E77497">
        <w:rPr>
          <w:rFonts w:ascii="Courier New" w:hAnsi="Courier New"/>
          <w:b/>
          <w:i w:val="0"/>
        </w:rPr>
        <w:t xml:space="preserve">+ </w:t>
      </w:r>
      <w:r w:rsidRPr="00E77497">
        <w:t>StrUnsignedDecimalLiteral</w:t>
      </w:r>
      <w:r w:rsidRPr="00E77497">
        <w:br/>
      </w:r>
      <w:r w:rsidRPr="00E77497">
        <w:rPr>
          <w:rFonts w:ascii="Courier New" w:hAnsi="Courier New"/>
          <w:b/>
          <w:i w:val="0"/>
        </w:rPr>
        <w:t xml:space="preserve">- </w:t>
      </w:r>
      <w:r w:rsidRPr="00E77497">
        <w:t>StrUnsignedDecimalLiteral</w:t>
      </w:r>
    </w:p>
    <w:p w14:paraId="4970C6DE" w14:textId="77777777" w:rsidR="004C02EF" w:rsidRPr="00E77497" w:rsidRDefault="004C02EF" w:rsidP="004C02EF">
      <w:pPr>
        <w:pStyle w:val="SyntaxRule"/>
      </w:pPr>
      <w:r w:rsidRPr="00E77497">
        <w:t xml:space="preserve">StrUnsignedDecimalLiteral </w:t>
      </w:r>
      <w:r w:rsidRPr="00E77497">
        <w:rPr>
          <w:rFonts w:ascii="Arial" w:hAnsi="Arial"/>
          <w:b/>
          <w:i w:val="0"/>
        </w:rPr>
        <w:t>:::</w:t>
      </w:r>
    </w:p>
    <w:p w14:paraId="068A164F" w14:textId="77777777" w:rsidR="004C02EF" w:rsidRPr="00E77497" w:rsidRDefault="004C02EF" w:rsidP="004C02EF">
      <w:pPr>
        <w:pStyle w:val="SyntaxDefinition"/>
      </w:pPr>
      <w:r w:rsidRPr="00E77497">
        <w:rPr>
          <w:rFonts w:ascii="Courier New" w:hAnsi="Courier New"/>
          <w:b/>
          <w:i w:val="0"/>
        </w:rPr>
        <w:t>Infinity</w:t>
      </w:r>
      <w:r w:rsidRPr="00E77497">
        <w:br/>
        <w:t xml:space="preserve"> DecimalDigits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cs="Arial"/>
          <w:i w:val="0"/>
          <w:vertAlign w:val="subscript"/>
        </w:rPr>
        <w:t>opt</w:t>
      </w:r>
      <w:r w:rsidRPr="00E77497">
        <w:br/>
        <w:t>DecimalDigits ExponentPart</w:t>
      </w:r>
      <w:r w:rsidRPr="00E77497">
        <w:rPr>
          <w:rFonts w:ascii="Arial" w:hAnsi="Arial" w:cs="Arial"/>
          <w:i w:val="0"/>
          <w:vertAlign w:val="subscript"/>
        </w:rPr>
        <w:t>opt</w:t>
      </w:r>
    </w:p>
    <w:p w14:paraId="7A867823" w14:textId="77777777" w:rsidR="004C02EF" w:rsidRPr="00E77497" w:rsidRDefault="004C02EF" w:rsidP="004C02EF">
      <w:pPr>
        <w:pStyle w:val="SyntaxRule"/>
      </w:pPr>
      <w:r w:rsidRPr="00E77497">
        <w:t xml:space="preserve">DecimalDigits </w:t>
      </w:r>
      <w:r w:rsidRPr="00E77497">
        <w:rPr>
          <w:rFonts w:ascii="Arial" w:hAnsi="Arial"/>
          <w:b/>
          <w:i w:val="0"/>
        </w:rPr>
        <w:t>:::</w:t>
      </w:r>
    </w:p>
    <w:p w14:paraId="13BBD3B3" w14:textId="77777777" w:rsidR="004C02EF" w:rsidRPr="00E77497" w:rsidRDefault="004C02EF" w:rsidP="004C02EF">
      <w:pPr>
        <w:pStyle w:val="SyntaxDefinition"/>
      </w:pPr>
      <w:r w:rsidRPr="00E77497">
        <w:t>DecimalDigit</w:t>
      </w:r>
      <w:r w:rsidRPr="00E77497">
        <w:br/>
        <w:t>DecimalDigits DecimalDigit</w:t>
      </w:r>
    </w:p>
    <w:p w14:paraId="27B52C9B" w14:textId="77777777" w:rsidR="004C02EF" w:rsidRPr="00E77497" w:rsidRDefault="004C02EF" w:rsidP="004C02EF">
      <w:pPr>
        <w:pStyle w:val="SyntaxRule"/>
        <w:rPr>
          <w:b/>
        </w:rPr>
      </w:pPr>
      <w:r w:rsidRPr="00E77497">
        <w:t xml:space="preserve">DecimalDigit </w:t>
      </w:r>
      <w:r w:rsidRPr="00E77497">
        <w:rPr>
          <w:rFonts w:ascii="Arial" w:hAnsi="Arial"/>
          <w:b/>
          <w:i w:val="0"/>
        </w:rPr>
        <w:t>:::</w:t>
      </w:r>
      <w:r w:rsidRPr="00E77497">
        <w:rPr>
          <w:b/>
        </w:rPr>
        <w:t xml:space="preserve"> </w:t>
      </w:r>
      <w:r w:rsidRPr="00E77497">
        <w:rPr>
          <w:rFonts w:ascii="Arial" w:hAnsi="Arial" w:cs="Arial"/>
          <w:b/>
          <w:i w:val="0"/>
        </w:rPr>
        <w:t>one of</w:t>
      </w:r>
    </w:p>
    <w:p w14:paraId="6C7D0116"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w:t>
      </w:r>
    </w:p>
    <w:p w14:paraId="129F8D79" w14:textId="77777777" w:rsidR="004C02EF" w:rsidRPr="00E77497" w:rsidRDefault="004C02EF" w:rsidP="004C02EF">
      <w:pPr>
        <w:pStyle w:val="SyntaxRule"/>
      </w:pPr>
      <w:r w:rsidRPr="00E77497">
        <w:t xml:space="preserve">ExponentPart </w:t>
      </w:r>
      <w:r w:rsidRPr="00E77497">
        <w:rPr>
          <w:rFonts w:ascii="Arial" w:hAnsi="Arial"/>
          <w:b/>
          <w:i w:val="0"/>
        </w:rPr>
        <w:t>:::</w:t>
      </w:r>
    </w:p>
    <w:p w14:paraId="0E0324C4" w14:textId="77777777" w:rsidR="004C02EF" w:rsidRPr="00E77497" w:rsidRDefault="004C02EF" w:rsidP="004C02EF">
      <w:pPr>
        <w:pStyle w:val="SyntaxDefinition"/>
      </w:pPr>
      <w:r w:rsidRPr="00E77497">
        <w:t>ExponentIndicator SignedInteger</w:t>
      </w:r>
    </w:p>
    <w:p w14:paraId="29A62375" w14:textId="77777777" w:rsidR="004C02EF" w:rsidRPr="00E77497" w:rsidRDefault="004C02EF" w:rsidP="004C02EF">
      <w:pPr>
        <w:pStyle w:val="SyntaxRule"/>
      </w:pPr>
      <w:r w:rsidRPr="00E77497">
        <w:t xml:space="preserve">ExponentIndicator </w:t>
      </w:r>
      <w:r w:rsidRPr="00E77497">
        <w:rPr>
          <w:rFonts w:ascii="Arial" w:hAnsi="Arial"/>
          <w:b/>
          <w:i w:val="0"/>
        </w:rPr>
        <w:t>:::</w:t>
      </w:r>
      <w:r w:rsidRPr="00E77497">
        <w:rPr>
          <w:b/>
        </w:rPr>
        <w:t xml:space="preserve"> </w:t>
      </w:r>
      <w:r w:rsidRPr="00E77497">
        <w:rPr>
          <w:rFonts w:ascii="Arial" w:hAnsi="Arial" w:cs="Arial"/>
          <w:b/>
          <w:i w:val="0"/>
        </w:rPr>
        <w:t>one of</w:t>
      </w:r>
    </w:p>
    <w:p w14:paraId="65AB1871"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e  E</w:t>
      </w:r>
    </w:p>
    <w:p w14:paraId="6FD59831" w14:textId="77777777" w:rsidR="004C02EF" w:rsidRPr="00E77497" w:rsidRDefault="004C02EF" w:rsidP="004C02EF">
      <w:pPr>
        <w:pStyle w:val="SyntaxRule"/>
      </w:pPr>
      <w:r w:rsidRPr="00E77497">
        <w:t xml:space="preserve">SignedInteger </w:t>
      </w:r>
      <w:r w:rsidRPr="00E77497">
        <w:rPr>
          <w:rFonts w:ascii="Arial" w:hAnsi="Arial"/>
          <w:b/>
          <w:i w:val="0"/>
        </w:rPr>
        <w:t>:::</w:t>
      </w:r>
    </w:p>
    <w:p w14:paraId="703C7447" w14:textId="77777777" w:rsidR="004C02EF" w:rsidRPr="00E77497" w:rsidRDefault="004C02EF" w:rsidP="004C02EF">
      <w:pPr>
        <w:pStyle w:val="SyntaxDefinition"/>
      </w:pPr>
      <w:r w:rsidRPr="00E77497">
        <w:t>DecimalDigits</w:t>
      </w:r>
      <w:r w:rsidRPr="00E77497">
        <w:br/>
      </w:r>
      <w:r w:rsidRPr="00E77497">
        <w:rPr>
          <w:rFonts w:ascii="Courier New" w:hAnsi="Courier New"/>
          <w:b/>
          <w:i w:val="0"/>
        </w:rPr>
        <w:t xml:space="preserve">+ </w:t>
      </w:r>
      <w:r w:rsidRPr="00E77497">
        <w:t>DecimalDigits</w:t>
      </w:r>
      <w:r w:rsidRPr="00E77497">
        <w:br/>
      </w:r>
      <w:r w:rsidRPr="00E77497">
        <w:rPr>
          <w:rFonts w:ascii="Courier New" w:hAnsi="Courier New"/>
          <w:b/>
          <w:i w:val="0"/>
        </w:rPr>
        <w:t xml:space="preserve">- </w:t>
      </w:r>
      <w:r w:rsidRPr="00E77497">
        <w:t>DecimalDigits</w:t>
      </w:r>
    </w:p>
    <w:p w14:paraId="5A45B7F6" w14:textId="77777777" w:rsidR="004C02EF" w:rsidRPr="00E77497" w:rsidRDefault="004C02EF" w:rsidP="004C02EF">
      <w:pPr>
        <w:pStyle w:val="SyntaxRule"/>
      </w:pPr>
      <w:r w:rsidRPr="00E77497">
        <w:t xml:space="preserve">HexIntegerLiteral </w:t>
      </w:r>
      <w:r w:rsidRPr="00E77497">
        <w:rPr>
          <w:rFonts w:ascii="Arial" w:hAnsi="Arial"/>
          <w:b/>
          <w:i w:val="0"/>
        </w:rPr>
        <w:t>:::</w:t>
      </w:r>
    </w:p>
    <w:p w14:paraId="3FAF2F0F" w14:textId="77777777" w:rsidR="004C02EF" w:rsidRPr="00E77497" w:rsidRDefault="004C02EF" w:rsidP="004C02EF">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3EAD325C" w14:textId="77777777" w:rsidR="004C02EF" w:rsidRPr="00E77497" w:rsidRDefault="004C02EF" w:rsidP="004C02EF">
      <w:pPr>
        <w:pStyle w:val="SyntaxRule"/>
      </w:pPr>
      <w:r w:rsidRPr="00E77497">
        <w:t xml:space="preserve">HexDigit </w:t>
      </w:r>
      <w:r w:rsidRPr="00E77497">
        <w:rPr>
          <w:rFonts w:ascii="Arial" w:hAnsi="Arial"/>
          <w:i w:val="0"/>
        </w:rPr>
        <w:t>:::</w:t>
      </w:r>
      <w:r w:rsidRPr="00E77497">
        <w:t xml:space="preserve"> </w:t>
      </w:r>
      <w:r w:rsidRPr="00E77497">
        <w:rPr>
          <w:rFonts w:ascii="Arial" w:hAnsi="Arial" w:cs="Arial"/>
          <w:b/>
          <w:i w:val="0"/>
        </w:rPr>
        <w:t>one of</w:t>
      </w:r>
    </w:p>
    <w:p w14:paraId="1571BA15" w14:textId="77777777" w:rsidR="004C02EF" w:rsidRPr="00E77497" w:rsidRDefault="004C02EF" w:rsidP="004C02EF">
      <w:pPr>
        <w:pStyle w:val="SyntaxDefinition"/>
        <w:rPr>
          <w:rFonts w:ascii="Courier New" w:hAnsi="Courier New" w:cs="Courier New"/>
          <w:b/>
          <w:i w:val="0"/>
        </w:rPr>
      </w:pPr>
      <w:bookmarkStart w:id="4989" w:name="_Toc375031135"/>
      <w:bookmarkStart w:id="4990" w:name="_Toc381513653"/>
      <w:bookmarkStart w:id="4991" w:name="_Toc382202796"/>
      <w:bookmarkStart w:id="4992" w:name="_Toc382203016"/>
      <w:bookmarkStart w:id="4993" w:name="_Toc382212175"/>
      <w:bookmarkStart w:id="4994" w:name="_Toc382212396"/>
      <w:bookmarkStart w:id="4995" w:name="_Toc382291520"/>
      <w:r w:rsidRPr="00E77497">
        <w:rPr>
          <w:rFonts w:ascii="Courier New" w:hAnsi="Courier New" w:cs="Courier New"/>
          <w:b/>
          <w:i w:val="0"/>
        </w:rPr>
        <w:t>0  1  2  3  4  5  6  7  8  9  a  b  c  d  e  f  A  B  C  D  E  F</w:t>
      </w:r>
    </w:p>
    <w:p w14:paraId="46FC761E" w14:textId="77777777" w:rsidR="004C02EF" w:rsidRPr="00E77497" w:rsidRDefault="00CA30A6" w:rsidP="00CA30A6">
      <w:pPr>
        <w:pStyle w:val="Note"/>
        <w:contextualSpacing/>
      </w:pPr>
      <w:ins w:id="4996" w:author="Rev 8 Allen Wirfs-Brock" w:date="2012-06-14T14:55:00Z">
        <w:r>
          <w:t>NOTE</w:t>
        </w:r>
        <w:r>
          <w:tab/>
        </w:r>
      </w:ins>
      <w:r w:rsidR="004C02EF" w:rsidRPr="00E77497">
        <w:t xml:space="preserve">Some differences should be noted between the syntax of a </w:t>
      </w:r>
      <w:r w:rsidR="004C02EF" w:rsidRPr="00E77497">
        <w:rPr>
          <w:rStyle w:val="bnf"/>
        </w:rPr>
        <w:t>StringNumericLiteral</w:t>
      </w:r>
      <w:r w:rsidR="004C02EF" w:rsidRPr="00E77497">
        <w:t xml:space="preserve"> and a </w:t>
      </w:r>
      <w:r w:rsidR="004C02EF" w:rsidRPr="00E77497">
        <w:rPr>
          <w:rStyle w:val="bnf"/>
        </w:rPr>
        <w:t>NumericLiteral</w:t>
      </w:r>
      <w:r w:rsidR="004C02EF" w:rsidRPr="00E77497">
        <w:t xml:space="preserve"> (see 7.8.3):</w:t>
      </w:r>
    </w:p>
    <w:p w14:paraId="5E4C4978" w14:textId="77777777" w:rsidR="004C02EF" w:rsidRPr="00E77497" w:rsidRDefault="004C02EF" w:rsidP="00CA30A6">
      <w:pPr>
        <w:pStyle w:val="Note"/>
        <w:numPr>
          <w:ilvl w:val="0"/>
          <w:numId w:val="888"/>
        </w:numPr>
        <w:contextualSpacing/>
      </w:pPr>
      <w:r w:rsidRPr="00E77497">
        <w:t xml:space="preserve">A </w:t>
      </w:r>
      <w:r w:rsidRPr="00E77497">
        <w:rPr>
          <w:rStyle w:val="bnf"/>
        </w:rPr>
        <w:t>StringNumericLiteral</w:t>
      </w:r>
      <w:r w:rsidRPr="00E77497">
        <w:t xml:space="preserve"> may be preceded and/or followed by white space and/or line terminators.</w:t>
      </w:r>
    </w:p>
    <w:p w14:paraId="2FAB6200" w14:textId="77777777" w:rsidR="004C02EF" w:rsidRPr="00E77497" w:rsidRDefault="004C02EF" w:rsidP="00CA30A6">
      <w:pPr>
        <w:pStyle w:val="Note"/>
        <w:numPr>
          <w:ilvl w:val="0"/>
          <w:numId w:val="888"/>
        </w:numPr>
        <w:contextualSpacing/>
      </w:pPr>
      <w:r w:rsidRPr="00E77497">
        <w:t xml:space="preserve">A </w:t>
      </w:r>
      <w:r w:rsidRPr="00E77497">
        <w:rPr>
          <w:rStyle w:val="bnf"/>
        </w:rPr>
        <w:t>StringNumericLiteral</w:t>
      </w:r>
      <w:r w:rsidRPr="00E77497">
        <w:t xml:space="preserve"> that is decimal may have any number of leading </w:t>
      </w:r>
      <w:r w:rsidRPr="00E77497">
        <w:rPr>
          <w:rFonts w:ascii="Courier New" w:hAnsi="Courier New"/>
          <w:b/>
        </w:rPr>
        <w:t>0</w:t>
      </w:r>
      <w:r w:rsidRPr="00E77497">
        <w:t xml:space="preserve"> digits.</w:t>
      </w:r>
    </w:p>
    <w:p w14:paraId="5CDB78EF" w14:textId="77777777" w:rsidR="004C02EF" w:rsidRPr="00E77497" w:rsidRDefault="004C02EF" w:rsidP="00CA30A6">
      <w:pPr>
        <w:pStyle w:val="Note"/>
        <w:numPr>
          <w:ilvl w:val="0"/>
          <w:numId w:val="888"/>
        </w:numPr>
        <w:contextualSpacing/>
      </w:pPr>
      <w:r w:rsidRPr="00E77497">
        <w:t xml:space="preserve">A </w:t>
      </w:r>
      <w:r w:rsidRPr="00E77497">
        <w:rPr>
          <w:rStyle w:val="bnf"/>
        </w:rPr>
        <w:t>StringNumericLiteral</w:t>
      </w:r>
      <w:r w:rsidRPr="00E77497">
        <w:t xml:space="preserve"> that is decimal may be preceded by </w:t>
      </w:r>
      <w:r w:rsidRPr="00E77497">
        <w:rPr>
          <w:rFonts w:ascii="Courier New" w:hAnsi="Courier New"/>
          <w:b/>
        </w:rPr>
        <w:t>+</w:t>
      </w:r>
      <w:r w:rsidRPr="00E77497">
        <w:t xml:space="preserve"> or </w:t>
      </w:r>
      <w:r w:rsidRPr="00E77497">
        <w:rPr>
          <w:rFonts w:ascii="Courier New" w:hAnsi="Courier New"/>
          <w:b/>
        </w:rPr>
        <w:t>-</w:t>
      </w:r>
      <w:r w:rsidRPr="00E77497">
        <w:t xml:space="preserve"> to indicate its sign.</w:t>
      </w:r>
    </w:p>
    <w:p w14:paraId="6ABB47FB" w14:textId="77777777" w:rsidR="00524C69" w:rsidRDefault="004C02EF" w:rsidP="00524C69">
      <w:pPr>
        <w:pStyle w:val="Note"/>
        <w:numPr>
          <w:ilvl w:val="0"/>
          <w:numId w:val="888"/>
        </w:numPr>
        <w:contextualSpacing/>
        <w:rPr>
          <w:ins w:id="4997" w:author="Rev 10 Allen Wirfs-Brock" w:date="2012-09-08T08:31:00Z"/>
        </w:rPr>
      </w:pPr>
      <w:r w:rsidRPr="00E77497">
        <w:t xml:space="preserve">A </w:t>
      </w:r>
      <w:r w:rsidRPr="00E77497">
        <w:rPr>
          <w:rStyle w:val="bnf"/>
        </w:rPr>
        <w:t>StringNumericLiteral</w:t>
      </w:r>
      <w:r w:rsidRPr="00E77497">
        <w:t xml:space="preserve"> that is empty or contains only white space is converted to </w:t>
      </w:r>
      <w:r w:rsidRPr="00E77497">
        <w:rPr>
          <w:b/>
        </w:rPr>
        <w:t>+0</w:t>
      </w:r>
      <w:r w:rsidRPr="00E77497">
        <w:t>.</w:t>
      </w:r>
    </w:p>
    <w:p w14:paraId="2DC55C40" w14:textId="77777777" w:rsidR="00524C69" w:rsidRPr="00524C69" w:rsidRDefault="00524C69" w:rsidP="00524C69">
      <w:pPr>
        <w:pStyle w:val="Note"/>
        <w:numPr>
          <w:ilvl w:val="0"/>
          <w:numId w:val="888"/>
        </w:numPr>
      </w:pPr>
      <w:ins w:id="4998" w:author="Rev 10 Allen Wirfs-Brock" w:date="2012-09-08T08:32:00Z">
        <w:r w:rsidRPr="00524C69">
          <w:rPr>
            <w:rFonts w:ascii="Courier New" w:hAnsi="Courier New" w:cs="Courier New"/>
            <w:b/>
          </w:rPr>
          <w:t>Infinity</w:t>
        </w:r>
        <w:r>
          <w:t xml:space="preserve"> </w:t>
        </w:r>
        <w:r w:rsidRPr="00524C69">
          <w:rPr>
            <w:rFonts w:ascii="Courier New" w:hAnsi="Courier New" w:cs="Courier New"/>
            <w:b/>
          </w:rPr>
          <w:t>and –Infinity</w:t>
        </w:r>
        <w:r>
          <w:t xml:space="preserve"> are</w:t>
        </w:r>
      </w:ins>
      <w:ins w:id="4999" w:author="Rev 10 Allen Wirfs-Brock" w:date="2012-09-08T08:33:00Z">
        <w:r>
          <w:t xml:space="preserve"> recognized as a</w:t>
        </w:r>
      </w:ins>
      <w:ins w:id="5000" w:author="Rev 10 Allen Wirfs-Brock" w:date="2012-09-08T08:32:00Z">
        <w:r>
          <w:t xml:space="preserve"> </w:t>
        </w:r>
      </w:ins>
      <w:ins w:id="5001" w:author="Rev 10 Allen Wirfs-Brock" w:date="2012-09-08T08:33:00Z">
        <w:r w:rsidRPr="00E77497">
          <w:rPr>
            <w:rStyle w:val="bnf"/>
          </w:rPr>
          <w:t>StringNumericLiteral</w:t>
        </w:r>
      </w:ins>
      <w:ins w:id="5002" w:author="Rev 10 Allen Wirfs-Brock" w:date="2012-09-08T08:32:00Z">
        <w:r>
          <w:t xml:space="preserve">  but not</w:t>
        </w:r>
      </w:ins>
      <w:ins w:id="5003" w:author="Rev 10 Allen Wirfs-Brock" w:date="2012-09-08T08:34:00Z">
        <w:r>
          <w:t xml:space="preserve"> as a</w:t>
        </w:r>
      </w:ins>
      <w:ins w:id="5004" w:author="Rev 10 Allen Wirfs-Brock" w:date="2012-09-08T08:32:00Z">
        <w:r>
          <w:t xml:space="preserve">  </w:t>
        </w:r>
      </w:ins>
      <w:ins w:id="5005" w:author="Rev 10 Allen Wirfs-Brock" w:date="2012-09-08T08:33:00Z">
        <w:r w:rsidRPr="00E77497">
          <w:rPr>
            <w:rStyle w:val="bnf"/>
          </w:rPr>
          <w:t>NumericLiteral</w:t>
        </w:r>
      </w:ins>
      <w:ins w:id="5006" w:author="Rev 10 Allen Wirfs-Brock" w:date="2012-09-08T08:32:00Z">
        <w:r>
          <w:t>.</w:t>
        </w:r>
      </w:ins>
    </w:p>
    <w:p w14:paraId="0770C497" w14:textId="77777777" w:rsidR="00CA30A6" w:rsidRPr="00E77497" w:rsidRDefault="00CA30A6" w:rsidP="00CA30A6">
      <w:pPr>
        <w:keepNext/>
        <w:rPr>
          <w:ins w:id="5007" w:author="Rev 8 Allen Wirfs-Brock" w:date="2012-06-14T14:55:00Z"/>
          <w:rFonts w:ascii="Helvetica" w:hAnsi="Helvetica"/>
          <w:b/>
        </w:rPr>
      </w:pPr>
      <w:ins w:id="5008" w:author="Rev 8 Allen Wirfs-Brock" w:date="2012-06-14T14:55:00Z">
        <w:r w:rsidRPr="00E77497">
          <w:rPr>
            <w:rFonts w:ascii="Helvetica" w:hAnsi="Helvetica"/>
            <w:b/>
          </w:rPr>
          <w:t>Runtime Semantics</w:t>
        </w:r>
      </w:ins>
    </w:p>
    <w:p w14:paraId="0C329752" w14:textId="77777777" w:rsidR="004C02EF" w:rsidRPr="00E77497" w:rsidRDefault="004C02EF" w:rsidP="004C02EF">
      <w:r w:rsidRPr="00E77497">
        <w:t>The conversion of a String to a Number value is similar overall to the determination of the Number value for a numeric literal (see 7.8.3), but some of the details are different, so the process for converting a String numeric literal to a value of Number type is given here in full. This value is determined in two steps: first, a mathematical value (MV) is derived from the String numeric literal; second, this mathematical value is rounded as described below.</w:t>
      </w:r>
    </w:p>
    <w:p w14:paraId="0BE3DCB0" w14:textId="77777777" w:rsidR="004C02EF" w:rsidRPr="00E77497" w:rsidRDefault="004C02EF" w:rsidP="004C02EF">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Fonts w:ascii="Times New Roman" w:hAnsi="Times New Roman"/>
          <w:sz w:val="16"/>
        </w:rPr>
        <w:t>[empty]</w:t>
      </w:r>
      <w:r w:rsidRPr="00E77497">
        <w:t xml:space="preserve"> is 0.</w:t>
      </w:r>
    </w:p>
    <w:p w14:paraId="3F9612BF" w14:textId="77777777" w:rsidR="004C02EF" w:rsidRPr="00E77497" w:rsidRDefault="004C02EF" w:rsidP="004C02EF">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Style w:val="bnf"/>
        </w:rPr>
        <w:t>StrWhiteSpace</w:t>
      </w:r>
      <w:r w:rsidRPr="00E77497">
        <w:t xml:space="preserve"> is 0.</w:t>
      </w:r>
    </w:p>
    <w:p w14:paraId="7B59F5CF" w14:textId="77777777" w:rsidR="004C02EF" w:rsidRPr="00E77497" w:rsidRDefault="004C02EF" w:rsidP="004C02EF">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Style w:val="bnf"/>
        </w:rPr>
        <w:t>StrWhiteSpace</w:t>
      </w:r>
      <w:r w:rsidRPr="00E77497">
        <w:rPr>
          <w:rStyle w:val="bnf"/>
          <w:i w:val="0"/>
          <w:vertAlign w:val="subscript"/>
        </w:rPr>
        <w:t>opt</w:t>
      </w:r>
      <w:r w:rsidRPr="00E77497">
        <w:t xml:space="preserve"> </w:t>
      </w:r>
      <w:r w:rsidRPr="00E77497">
        <w:rPr>
          <w:rStyle w:val="bnf"/>
        </w:rPr>
        <w:t>StrNumericLiteral</w:t>
      </w:r>
      <w:r w:rsidRPr="00E77497">
        <w:t xml:space="preserve"> </w:t>
      </w:r>
      <w:r w:rsidRPr="00E77497">
        <w:rPr>
          <w:rStyle w:val="bnf"/>
        </w:rPr>
        <w:t>StrWhiteSpace</w:t>
      </w:r>
      <w:r w:rsidRPr="00E77497">
        <w:rPr>
          <w:rStyle w:val="bnf"/>
          <w:i w:val="0"/>
          <w:vertAlign w:val="subscript"/>
        </w:rPr>
        <w:t>opt</w:t>
      </w:r>
      <w:r w:rsidRPr="00E77497">
        <w:t xml:space="preserve"> is the MV of </w:t>
      </w:r>
      <w:r w:rsidRPr="00E77497">
        <w:rPr>
          <w:rStyle w:val="bnf"/>
        </w:rPr>
        <w:t>StrNumericLiteral</w:t>
      </w:r>
      <w:r w:rsidRPr="00E77497">
        <w:t>, no matter whether white space is present or not.</w:t>
      </w:r>
    </w:p>
    <w:p w14:paraId="453810E4" w14:textId="77777777" w:rsidR="004C02EF" w:rsidRPr="00E77497" w:rsidRDefault="004C02EF" w:rsidP="004C02EF">
      <w:pPr>
        <w:numPr>
          <w:ilvl w:val="0"/>
          <w:numId w:val="38"/>
        </w:numPr>
        <w:ind w:left="360"/>
        <w:contextualSpacing/>
      </w:pPr>
      <w:r w:rsidRPr="00E77497">
        <w:t xml:space="preserve">The MV of </w:t>
      </w:r>
      <w:r w:rsidRPr="00E77497">
        <w:rPr>
          <w:rStyle w:val="bnf"/>
        </w:rPr>
        <w:t>StrNumericLiteral</w:t>
      </w:r>
      <w:r w:rsidRPr="00E77497">
        <w:t xml:space="preserve"> </w:t>
      </w:r>
      <w:r w:rsidRPr="00E77497">
        <w:rPr>
          <w:b/>
        </w:rPr>
        <w:t>:::</w:t>
      </w:r>
      <w:r w:rsidRPr="00E77497">
        <w:t xml:space="preserve"> </w:t>
      </w:r>
      <w:r w:rsidRPr="00E77497">
        <w:rPr>
          <w:rStyle w:val="bnf"/>
        </w:rPr>
        <w:t>StrDecimalLiteral</w:t>
      </w:r>
      <w:r w:rsidRPr="00E77497">
        <w:t xml:space="preserve"> is the MV of </w:t>
      </w:r>
      <w:r w:rsidRPr="00E77497">
        <w:rPr>
          <w:rStyle w:val="bnf"/>
        </w:rPr>
        <w:t>StrDecimalLiteral</w:t>
      </w:r>
      <w:r w:rsidRPr="00E77497">
        <w:t>.</w:t>
      </w:r>
    </w:p>
    <w:p w14:paraId="12ECDD10" w14:textId="77777777" w:rsidR="004C02EF" w:rsidRPr="00E77497" w:rsidRDefault="004C02EF" w:rsidP="004C02EF">
      <w:pPr>
        <w:numPr>
          <w:ilvl w:val="0"/>
          <w:numId w:val="38"/>
        </w:numPr>
        <w:ind w:left="360"/>
        <w:contextualSpacing/>
      </w:pPr>
      <w:r w:rsidRPr="00E77497">
        <w:t xml:space="preserve">The MV of </w:t>
      </w:r>
      <w:r w:rsidRPr="00E77497">
        <w:rPr>
          <w:rStyle w:val="bnf"/>
        </w:rPr>
        <w:t>StrNumericLiteral</w:t>
      </w:r>
      <w:r w:rsidRPr="00E77497">
        <w:t xml:space="preserve"> </w:t>
      </w:r>
      <w:r w:rsidRPr="00E77497">
        <w:rPr>
          <w:b/>
        </w:rPr>
        <w:t>:::</w:t>
      </w:r>
      <w:r w:rsidRPr="00E77497">
        <w:t xml:space="preserve"> </w:t>
      </w:r>
      <w:r w:rsidRPr="00E77497">
        <w:rPr>
          <w:rStyle w:val="bnf"/>
        </w:rPr>
        <w:t>HexIntegerLiteral</w:t>
      </w:r>
      <w:r w:rsidRPr="00E77497">
        <w:t xml:space="preserve"> is the MV of </w:t>
      </w:r>
      <w:r w:rsidRPr="00E77497">
        <w:rPr>
          <w:rStyle w:val="bnf"/>
        </w:rPr>
        <w:t>HexIntegerLiteral</w:t>
      </w:r>
      <w:r w:rsidRPr="00E77497">
        <w:t>.</w:t>
      </w:r>
    </w:p>
    <w:p w14:paraId="23E9674F" w14:textId="77777777" w:rsidR="004C02EF" w:rsidRPr="00E77497" w:rsidRDefault="004C02EF" w:rsidP="004C02EF">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Style w:val="bnf"/>
        </w:rPr>
        <w:t>StrUnsignedDecimalLiteral</w:t>
      </w:r>
      <w:r w:rsidRPr="00E77497">
        <w:t xml:space="preserve"> is the MV of </w:t>
      </w:r>
      <w:r w:rsidRPr="00E77497">
        <w:rPr>
          <w:rStyle w:val="bnf"/>
        </w:rPr>
        <w:t>StrUnsignedDecimalLiteral</w:t>
      </w:r>
      <w:r w:rsidRPr="00E77497">
        <w:t>.</w:t>
      </w:r>
    </w:p>
    <w:p w14:paraId="4C2D19E4" w14:textId="77777777" w:rsidR="004C02EF" w:rsidRPr="00E77497" w:rsidRDefault="004C02EF" w:rsidP="004C02EF">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Fonts w:ascii="Courier New" w:hAnsi="Courier New"/>
          <w:b/>
        </w:rPr>
        <w:t>+</w:t>
      </w:r>
      <w:r w:rsidRPr="00E77497">
        <w:t xml:space="preserve"> </w:t>
      </w:r>
      <w:r w:rsidRPr="00E77497">
        <w:rPr>
          <w:rStyle w:val="bnf"/>
        </w:rPr>
        <w:t>StrUnsignedDecimalLiteral</w:t>
      </w:r>
      <w:r w:rsidRPr="00E77497">
        <w:t xml:space="preserve"> is the MV of </w:t>
      </w:r>
      <w:r w:rsidRPr="00E77497">
        <w:rPr>
          <w:rStyle w:val="bnf"/>
        </w:rPr>
        <w:t>StrUnsignedDecimalLiteral</w:t>
      </w:r>
      <w:r w:rsidRPr="00E77497">
        <w:t>.</w:t>
      </w:r>
    </w:p>
    <w:p w14:paraId="794711A6" w14:textId="77777777" w:rsidR="004C02EF" w:rsidRPr="009C202C" w:rsidRDefault="004C02EF" w:rsidP="004C02EF">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Fonts w:ascii="Courier New" w:hAnsi="Courier New"/>
          <w:b/>
        </w:rPr>
        <w:t>-</w:t>
      </w:r>
      <w:r w:rsidRPr="00E77497">
        <w:t xml:space="preserve"> </w:t>
      </w:r>
      <w:r w:rsidRPr="00E77497">
        <w:rPr>
          <w:rStyle w:val="bnf"/>
        </w:rPr>
        <w:t>StrUnsignedDecimalLiteral</w:t>
      </w:r>
      <w:r w:rsidRPr="00E77497">
        <w:t xml:space="preserve"> is the negative of the MV of </w:t>
      </w:r>
      <w:r w:rsidRPr="00E77497">
        <w:rPr>
          <w:rStyle w:val="bnf"/>
        </w:rPr>
        <w:t>StrUnsignedDecimalLiteral</w:t>
      </w:r>
      <w:r w:rsidRPr="00E77497">
        <w:t xml:space="preserve">. (Note that if the MV of </w:t>
      </w:r>
      <w:r w:rsidRPr="00E77497">
        <w:rPr>
          <w:rFonts w:ascii="Times New Roman" w:hAnsi="Times New Roman"/>
          <w:i/>
        </w:rPr>
        <w:t>StrUnsignedDecimalLiteral</w:t>
      </w:r>
      <w:r w:rsidRPr="00E77497">
        <w:t xml:space="preserve"> is 0, the negative of this MV is also 0. The rounding rule described below handles the conversion of this signless mathematical zero to a floating-point </w:t>
      </w:r>
      <w:r w:rsidRPr="00E77497">
        <w:rPr>
          <w:b/>
        </w:rPr>
        <w:t>+0</w:t>
      </w:r>
      <w:r w:rsidRPr="00E77497">
        <w:t xml:space="preserve"> or </w:t>
      </w:r>
      <w:r w:rsidRPr="004D1BD1">
        <w:rPr>
          <w:b/>
        </w:rPr>
        <w:sym w:font="Symbol" w:char="F02D"/>
      </w:r>
      <w:r w:rsidRPr="004D1BD1">
        <w:rPr>
          <w:b/>
        </w:rPr>
        <w:t>0</w:t>
      </w:r>
      <w:r w:rsidRPr="00E65A34">
        <w:t xml:space="preserve"> as a</w:t>
      </w:r>
      <w:r w:rsidRPr="009C202C">
        <w:t>ppropriate.)</w:t>
      </w:r>
    </w:p>
    <w:p w14:paraId="367CF4A2" w14:textId="77777777" w:rsidR="004C02EF" w:rsidRPr="004D1BD1" w:rsidRDefault="004C02EF" w:rsidP="004C02EF">
      <w:pPr>
        <w:numPr>
          <w:ilvl w:val="0"/>
          <w:numId w:val="38"/>
        </w:numPr>
        <w:ind w:left="360"/>
        <w:contextualSpacing/>
      </w:pPr>
      <w:r w:rsidRPr="009C202C">
        <w:t xml:space="preserve">The MV of </w:t>
      </w:r>
      <w:r w:rsidRPr="009C202C">
        <w:rPr>
          <w:rStyle w:val="bnf"/>
        </w:rPr>
        <w:t>StrUnsignedDecimalLiteral</w:t>
      </w:r>
      <w:r w:rsidRPr="00675B74">
        <w:rPr>
          <w:b/>
        </w:rPr>
        <w:t xml:space="preserve">::: </w:t>
      </w:r>
      <w:r w:rsidRPr="00E77497">
        <w:rPr>
          <w:rFonts w:ascii="Courier New" w:hAnsi="Courier New"/>
          <w:b/>
        </w:rPr>
        <w:t>Infinity</w:t>
      </w:r>
      <w:r w:rsidRPr="00E77497">
        <w:rPr>
          <w:b/>
        </w:rPr>
        <w:t xml:space="preserve"> </w:t>
      </w:r>
      <w:r w:rsidRPr="00E77497">
        <w:t xml:space="preserve">is </w:t>
      </w:r>
      <w:r w:rsidRPr="00E77497">
        <w:rPr>
          <w:rFonts w:ascii="Times New Roman" w:hAnsi="Times New Roman"/>
        </w:rPr>
        <w:t>10</w:t>
      </w:r>
      <w:r w:rsidRPr="00E77497">
        <w:rPr>
          <w:rFonts w:ascii="Times New Roman" w:hAnsi="Times New Roman"/>
          <w:vertAlign w:val="superscript"/>
        </w:rPr>
        <w:t>10000</w:t>
      </w:r>
      <w:r w:rsidRPr="00E77497">
        <w:t xml:space="preserve"> (a value so large that it will round to </w:t>
      </w:r>
      <w:r w:rsidRPr="00E77497">
        <w:rPr>
          <w:b/>
        </w:rPr>
        <w:t>+</w:t>
      </w:r>
      <w:r w:rsidRPr="004D1BD1">
        <w:rPr>
          <w:b/>
        </w:rPr>
        <w:sym w:font="Symbol" w:char="F0A5"/>
      </w:r>
      <w:r w:rsidRPr="004D1BD1">
        <w:t>).</w:t>
      </w:r>
    </w:p>
    <w:p w14:paraId="72C1B0E8" w14:textId="77777777" w:rsidR="004C02EF" w:rsidRPr="00E77497" w:rsidRDefault="004C02EF" w:rsidP="004C02EF">
      <w:pPr>
        <w:numPr>
          <w:ilvl w:val="0"/>
          <w:numId w:val="38"/>
        </w:numPr>
        <w:ind w:left="360"/>
        <w:contextualSpacing/>
      </w:pPr>
      <w:r w:rsidRPr="00E65A34">
        <w:t xml:space="preserve">The MV of </w:t>
      </w:r>
      <w:r w:rsidRPr="009C202C">
        <w:rPr>
          <w:rStyle w:val="bnf"/>
        </w:rPr>
        <w:t>StrUnsignedDecimalLiteral</w:t>
      </w:r>
      <w:r w:rsidRPr="009C202C">
        <w:rPr>
          <w:b/>
        </w:rPr>
        <w:t xml:space="preserve">::: </w:t>
      </w:r>
      <w:r w:rsidRPr="009C202C">
        <w:rPr>
          <w:rStyle w:val="bnf"/>
        </w:rPr>
        <w:t>DecimalDigits</w:t>
      </w:r>
      <w:r w:rsidRPr="00675B74">
        <w:rPr>
          <w:rFonts w:ascii="Courier New" w:hAnsi="Courier New"/>
          <w:b/>
        </w:rPr>
        <w:t>.</w:t>
      </w:r>
      <w:r w:rsidRPr="00E77497">
        <w:rPr>
          <w:b/>
        </w:rPr>
        <w:t xml:space="preserve"> </w:t>
      </w:r>
      <w:r w:rsidRPr="00E77497">
        <w:t xml:space="preserve">is the MV of </w:t>
      </w:r>
      <w:r w:rsidRPr="00E77497">
        <w:rPr>
          <w:rStyle w:val="bnf"/>
        </w:rPr>
        <w:t>DecimalDigits</w:t>
      </w:r>
      <w:r w:rsidRPr="00E77497">
        <w:t>.</w:t>
      </w:r>
    </w:p>
    <w:p w14:paraId="0BACAE1E" w14:textId="77777777" w:rsidR="004C02EF" w:rsidRPr="00675B74" w:rsidRDefault="004C02EF" w:rsidP="004C02EF">
      <w:pPr>
        <w:numPr>
          <w:ilvl w:val="0"/>
          <w:numId w:val="38"/>
        </w:numPr>
        <w:spacing w:after="0"/>
        <w:ind w:left="360"/>
        <w:contextualSpacing/>
      </w:pPr>
      <w:r w:rsidRPr="00E77497">
        <w:t xml:space="preserve">The MV of </w:t>
      </w:r>
      <w:r w:rsidRPr="00E77497">
        <w:rPr>
          <w:rStyle w:val="bnf"/>
        </w:rPr>
        <w:t>StrUnsignedDecimalLiteral</w:t>
      </w:r>
      <w:r w:rsidRPr="00E77497">
        <w:rPr>
          <w:b/>
        </w:rPr>
        <w:t xml:space="preserve">::: </w:t>
      </w:r>
      <w:r w:rsidRPr="00E77497">
        <w:rPr>
          <w:rStyle w:val="bnf"/>
        </w:rPr>
        <w:t xml:space="preserve">DecimalDigits </w:t>
      </w:r>
      <w:r w:rsidRPr="00E77497">
        <w:rPr>
          <w:rFonts w:ascii="Courier New" w:hAnsi="Courier New"/>
          <w:b/>
        </w:rPr>
        <w:t>.</w:t>
      </w:r>
      <w:r w:rsidRPr="00E77497">
        <w:rPr>
          <w:i/>
        </w:rPr>
        <w:t xml:space="preserve"> </w:t>
      </w:r>
      <w:r w:rsidRPr="00E77497">
        <w:rPr>
          <w:rStyle w:val="bnf"/>
        </w:rPr>
        <w:t>DecimalDigits</w:t>
      </w:r>
      <w:r w:rsidRPr="00E77497">
        <w:rPr>
          <w:b/>
        </w:rPr>
        <w:t xml:space="preserve"> </w:t>
      </w:r>
      <w:r w:rsidRPr="00E77497">
        <w:t xml:space="preserve">is the MV of the first </w:t>
      </w:r>
      <w:r w:rsidRPr="00E77497">
        <w:rPr>
          <w:rFonts w:ascii="Times New Roman" w:hAnsi="Times New Roman"/>
          <w:i/>
        </w:rPr>
        <w:t>DecimalDigits</w:t>
      </w:r>
      <w:r w:rsidRPr="00E77497">
        <w:t xml:space="preserve"> plus (the MV of the second </w:t>
      </w:r>
      <w:r w:rsidRPr="00E77497">
        <w:rPr>
          <w:rStyle w:val="bnf"/>
        </w:rPr>
        <w:t>DecimalDigits</w:t>
      </w:r>
      <w:r w:rsidRPr="00E77497">
        <w:rPr>
          <w:b/>
        </w:rPr>
        <w:t xml:space="preserve"> </w:t>
      </w:r>
      <w:r w:rsidRPr="00E77497">
        <w:t xml:space="preserve">times </w:t>
      </w:r>
      <w:r w:rsidRPr="00E77497">
        <w:rPr>
          <w:rFonts w:ascii="Times New Roman" w:hAnsi="Times New Roman"/>
        </w:rPr>
        <w:t>10</w:t>
      </w:r>
      <w:r w:rsidRPr="004D1BD1">
        <w:rPr>
          <w:rFonts w:ascii="Times New Roman" w:hAnsi="Times New Roman"/>
          <w:vertAlign w:val="superscript"/>
        </w:rPr>
        <w:sym w:font="Symbol" w:char="F02D"/>
      </w:r>
      <w:r w:rsidRPr="004D1BD1">
        <w:rPr>
          <w:rFonts w:ascii="Times New Roman" w:hAnsi="Times New Roman"/>
          <w:i/>
          <w:vertAlign w:val="superscript"/>
        </w:rPr>
        <w:t>n</w:t>
      </w:r>
      <w:r w:rsidRPr="00E65A34">
        <w:t xml:space="preserve">), where </w:t>
      </w:r>
      <w:r w:rsidRPr="009C202C">
        <w:rPr>
          <w:rFonts w:ascii="Times New Roman" w:hAnsi="Times New Roman"/>
          <w:i/>
        </w:rPr>
        <w:t>n</w:t>
      </w:r>
      <w:r w:rsidRPr="009C202C">
        <w:t xml:space="preserve"> is the number of characters in the second </w:t>
      </w:r>
      <w:r w:rsidRPr="009C202C">
        <w:rPr>
          <w:rStyle w:val="bnf"/>
        </w:rPr>
        <w:t>DecimalDigits</w:t>
      </w:r>
      <w:r w:rsidRPr="00675B74">
        <w:t>.</w:t>
      </w:r>
    </w:p>
    <w:p w14:paraId="7AA075DC"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rPr>
          <w:rFonts w:ascii="Courier New" w:hAnsi="Courier New"/>
          <w:b/>
        </w:rPr>
        <w:t>.</w:t>
      </w:r>
      <w:r w:rsidRPr="00E77497">
        <w:rPr>
          <w:i/>
        </w:rPr>
        <w:t xml:space="preserve"> ExponentPart </w:t>
      </w:r>
      <w:r w:rsidRPr="00E77497">
        <w:rPr>
          <w:rFonts w:ascii="Arial" w:hAnsi="Arial"/>
        </w:rPr>
        <w:t xml:space="preserve">is the MV of </w:t>
      </w:r>
      <w:r w:rsidRPr="00E77497">
        <w:rPr>
          <w:i/>
        </w:rPr>
        <w:t>DecimalDigits</w:t>
      </w:r>
      <w:r w:rsidRPr="00E77497">
        <w:t xml:space="preserve"> times 10</w:t>
      </w:r>
      <w:r w:rsidRPr="00E77497">
        <w:rPr>
          <w:i/>
          <w:vertAlign w:val="superscript"/>
        </w:rPr>
        <w:t>e</w:t>
      </w:r>
      <w:r w:rsidRPr="00E77497">
        <w:t xml:space="preserve">, where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78D66544"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rPr>
          <w:rFonts w:ascii="Courier New" w:hAnsi="Courier New"/>
          <w:b/>
        </w:rPr>
        <w:t>.</w:t>
      </w:r>
      <w:r w:rsidRPr="00E77497">
        <w:rPr>
          <w:i/>
        </w:rPr>
        <w:t xml:space="preserve"> DecimalDigits ExponentPart </w:t>
      </w:r>
      <w:r w:rsidRPr="00E77497">
        <w:t xml:space="preserve">is (the MV of the first </w:t>
      </w:r>
      <w:r w:rsidRPr="00E77497">
        <w:rPr>
          <w:i/>
        </w:rPr>
        <w:t>DecimalDigits</w:t>
      </w:r>
      <w:r w:rsidRPr="00E77497">
        <w:t xml:space="preserve"> plus (the MV of the second </w:t>
      </w:r>
      <w:r w:rsidRPr="00E77497">
        <w:rPr>
          <w:i/>
        </w:rPr>
        <w:t>DecimalDigits</w:t>
      </w:r>
      <w:r w:rsidRPr="00E77497">
        <w:rPr>
          <w:b/>
          <w:i/>
        </w:rPr>
        <w:t xml:space="preserve"> </w:t>
      </w:r>
      <w:r w:rsidRPr="00E77497">
        <w:t>times 10</w:t>
      </w:r>
      <w:r w:rsidRPr="00E77497">
        <w:rPr>
          <w:vertAlign w:val="superscript"/>
        </w:rPr>
        <w:sym w:font="Symbol" w:char="F02D"/>
      </w:r>
      <w:r w:rsidRPr="00E77497">
        <w:rPr>
          <w:i/>
          <w:vertAlign w:val="superscript"/>
        </w:rPr>
        <w:t>n</w:t>
      </w:r>
      <w:r w:rsidRPr="00E77497">
        <w:t>)) times 10</w:t>
      </w:r>
      <w:r w:rsidRPr="00E77497">
        <w:rPr>
          <w:i/>
          <w:vertAlign w:val="superscript"/>
        </w:rPr>
        <w:t>e</w:t>
      </w:r>
      <w:r w:rsidRPr="00E77497">
        <w:t xml:space="preserve">, where </w:t>
      </w:r>
      <w:r w:rsidRPr="00E77497">
        <w:rPr>
          <w:i/>
        </w:rPr>
        <w:t>n</w:t>
      </w:r>
      <w:r w:rsidRPr="00E77497">
        <w:t xml:space="preserve"> is the number of characters in the second </w:t>
      </w:r>
      <w:r w:rsidRPr="00E77497">
        <w:rPr>
          <w:i/>
        </w:rPr>
        <w:t>DecimalDigit</w:t>
      </w:r>
      <w:r w:rsidRPr="00E77497">
        <w:t xml:space="preserve">s and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53F7D4B8"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w:t>
      </w:r>
      <w:r w:rsidRPr="00E77497">
        <w:rPr>
          <w:rFonts w:ascii="Courier New" w:hAnsi="Courier New"/>
          <w:b/>
        </w:rPr>
        <w:t>.</w:t>
      </w:r>
      <w:r w:rsidRPr="00E77497">
        <w:rPr>
          <w:i/>
        </w:rPr>
        <w:t xml:space="preserve"> DecimalDigits</w:t>
      </w:r>
      <w:r w:rsidRPr="00E77497">
        <w:t xml:space="preserve"> </w:t>
      </w:r>
      <w:r w:rsidRPr="00E77497">
        <w:rPr>
          <w:rFonts w:ascii="Arial" w:hAnsi="Arial"/>
        </w:rPr>
        <w:t xml:space="preserve">is the MV of </w:t>
      </w:r>
      <w:r w:rsidRPr="00E77497">
        <w:rPr>
          <w:i/>
        </w:rPr>
        <w:t>DecimalDigits</w:t>
      </w:r>
      <w:r w:rsidRPr="00E77497">
        <w:rPr>
          <w:b/>
          <w:i/>
        </w:rPr>
        <w:t xml:space="preserve"> </w:t>
      </w:r>
      <w:r w:rsidRPr="00E77497">
        <w:t>times 10</w:t>
      </w:r>
      <w:r w:rsidRPr="00E77497">
        <w:rPr>
          <w:vertAlign w:val="superscript"/>
        </w:rPr>
        <w:sym w:font="Symbol" w:char="F02D"/>
      </w:r>
      <w:r w:rsidRPr="00E77497">
        <w:rPr>
          <w:i/>
          <w:vertAlign w:val="superscript"/>
        </w:rPr>
        <w:t>n</w:t>
      </w:r>
      <w:r w:rsidRPr="00E77497">
        <w:t xml:space="preserve">, where </w:t>
      </w:r>
      <w:r w:rsidRPr="00E77497">
        <w:rPr>
          <w:i/>
        </w:rPr>
        <w:t>n</w:t>
      </w:r>
      <w:r w:rsidRPr="00E77497">
        <w:t xml:space="preserve"> is the number of characters in </w:t>
      </w:r>
      <w:r w:rsidRPr="00E77497">
        <w:rPr>
          <w:i/>
        </w:rPr>
        <w:t>DecimalDigit</w:t>
      </w:r>
      <w:r w:rsidRPr="00E77497">
        <w:t>s.</w:t>
      </w:r>
    </w:p>
    <w:p w14:paraId="65A869CA"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w:t>
      </w:r>
      <w:r w:rsidRPr="00E77497">
        <w:rPr>
          <w:rFonts w:ascii="Courier New" w:hAnsi="Courier New"/>
          <w:b/>
        </w:rPr>
        <w:t>.</w:t>
      </w:r>
      <w:r w:rsidRPr="00E77497">
        <w:rPr>
          <w:i/>
        </w:rPr>
        <w:t xml:space="preserve"> DecimalDigits ExponentPart </w:t>
      </w:r>
      <w:r w:rsidRPr="00E77497">
        <w:rPr>
          <w:rFonts w:ascii="Arial" w:hAnsi="Arial"/>
        </w:rPr>
        <w:t xml:space="preserve">is the MV of </w:t>
      </w:r>
      <w:r w:rsidRPr="00E77497">
        <w:rPr>
          <w:i/>
        </w:rPr>
        <w:t>DecimalDigits</w:t>
      </w:r>
      <w:r w:rsidRPr="00E77497">
        <w:rPr>
          <w:b/>
          <w:i/>
        </w:rPr>
        <w:t xml:space="preserve"> </w:t>
      </w:r>
      <w:r w:rsidRPr="00E77497">
        <w:t>times 10</w:t>
      </w:r>
      <w:r w:rsidRPr="00E77497">
        <w:rPr>
          <w:i/>
          <w:vertAlign w:val="superscript"/>
        </w:rPr>
        <w:t>e</w:t>
      </w:r>
      <w:r w:rsidRPr="00E77497">
        <w:rPr>
          <w:vertAlign w:val="superscript"/>
        </w:rPr>
        <w:sym w:font="Symbol" w:char="F02D"/>
      </w:r>
      <w:r w:rsidRPr="00E77497">
        <w:rPr>
          <w:i/>
          <w:vertAlign w:val="superscript"/>
        </w:rPr>
        <w:t>n</w:t>
      </w:r>
      <w:r w:rsidRPr="00E77497">
        <w:t xml:space="preserve">, where </w:t>
      </w:r>
      <w:r w:rsidRPr="00E77497">
        <w:rPr>
          <w:i/>
        </w:rPr>
        <w:t>n</w:t>
      </w:r>
      <w:r w:rsidRPr="00E77497">
        <w:t xml:space="preserve"> is the number of characters in </w:t>
      </w:r>
      <w:r w:rsidRPr="00E77497">
        <w:rPr>
          <w:i/>
        </w:rPr>
        <w:t>DecimalDigit</w:t>
      </w:r>
      <w:r w:rsidRPr="00E77497">
        <w:t xml:space="preserve">s and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08EF4726"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t xml:space="preserve"> </w:t>
      </w:r>
      <w:r w:rsidRPr="00E77497">
        <w:rPr>
          <w:rFonts w:ascii="Arial" w:hAnsi="Arial"/>
        </w:rPr>
        <w:t xml:space="preserve">is the MV of </w:t>
      </w:r>
      <w:r w:rsidRPr="00E77497">
        <w:rPr>
          <w:i/>
        </w:rPr>
        <w:t>DecimalDigits</w:t>
      </w:r>
      <w:r w:rsidRPr="00E77497">
        <w:t>.</w:t>
      </w:r>
    </w:p>
    <w:p w14:paraId="5E892B55"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t xml:space="preserve"> </w:t>
      </w:r>
      <w:r w:rsidRPr="00E77497">
        <w:rPr>
          <w:i/>
        </w:rPr>
        <w:t xml:space="preserve">ExponentPart </w:t>
      </w:r>
      <w:r w:rsidRPr="00E77497">
        <w:rPr>
          <w:rFonts w:ascii="Arial" w:hAnsi="Arial"/>
        </w:rPr>
        <w:t xml:space="preserve">is the MV of </w:t>
      </w:r>
      <w:r w:rsidRPr="00E77497">
        <w:rPr>
          <w:i/>
        </w:rPr>
        <w:t>DecimalDigits</w:t>
      </w:r>
      <w:r w:rsidRPr="00E77497">
        <w:t xml:space="preserve"> times 10</w:t>
      </w:r>
      <w:r w:rsidRPr="00E77497">
        <w:rPr>
          <w:i/>
          <w:vertAlign w:val="superscript"/>
        </w:rPr>
        <w:t>e</w:t>
      </w:r>
      <w:r w:rsidRPr="00E77497">
        <w:t xml:space="preserve">, where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14:paraId="4F50545D"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DecimalDigits</w:t>
      </w:r>
      <w:r w:rsidRPr="00E77497">
        <w:t xml:space="preserve"> </w:t>
      </w:r>
      <w:r w:rsidRPr="00E77497">
        <w:rPr>
          <w:b/>
        </w:rPr>
        <w:t>:::</w:t>
      </w:r>
      <w:r w:rsidRPr="00E77497">
        <w:t xml:space="preserve"> </w:t>
      </w:r>
      <w:r w:rsidRPr="00E77497">
        <w:rPr>
          <w:i/>
        </w:rPr>
        <w:t>DecimalDigit</w:t>
      </w:r>
      <w:r w:rsidRPr="00E77497">
        <w:t xml:space="preserve"> </w:t>
      </w:r>
      <w:r w:rsidRPr="00E77497">
        <w:rPr>
          <w:rFonts w:ascii="Arial" w:hAnsi="Arial"/>
        </w:rPr>
        <w:t xml:space="preserve">is the MV of </w:t>
      </w:r>
      <w:r w:rsidRPr="00E77497">
        <w:rPr>
          <w:i/>
        </w:rPr>
        <w:t>DecimalDigit</w:t>
      </w:r>
      <w:r w:rsidRPr="00E77497">
        <w:t>.</w:t>
      </w:r>
    </w:p>
    <w:p w14:paraId="57C1509F"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DecimalDigits</w:t>
      </w:r>
      <w:r w:rsidRPr="00E77497">
        <w:t xml:space="preserve"> </w:t>
      </w:r>
      <w:r w:rsidRPr="00E77497">
        <w:rPr>
          <w:b/>
        </w:rPr>
        <w:t>:::</w:t>
      </w:r>
      <w:r w:rsidRPr="00E77497">
        <w:t xml:space="preserve"> </w:t>
      </w:r>
      <w:r w:rsidRPr="00E77497">
        <w:rPr>
          <w:i/>
        </w:rPr>
        <w:t>DecimalDigits</w:t>
      </w:r>
      <w:r w:rsidRPr="00E77497">
        <w:t xml:space="preserve"> </w:t>
      </w:r>
      <w:r w:rsidRPr="00E77497">
        <w:rPr>
          <w:i/>
        </w:rPr>
        <w:t>DecimalDigit</w:t>
      </w:r>
      <w:r w:rsidRPr="00E77497">
        <w:t xml:space="preserve"> is (the MV of </w:t>
      </w:r>
      <w:r w:rsidRPr="00E77497">
        <w:rPr>
          <w:i/>
        </w:rPr>
        <w:t>DecimalDigits</w:t>
      </w:r>
      <w:r w:rsidRPr="00E77497">
        <w:t xml:space="preserve"> times 10) plus the MV of </w:t>
      </w:r>
      <w:r w:rsidRPr="00E77497">
        <w:rPr>
          <w:i/>
        </w:rPr>
        <w:t>DecimalDigit</w:t>
      </w:r>
      <w:r w:rsidRPr="00E77497">
        <w:t>.</w:t>
      </w:r>
    </w:p>
    <w:p w14:paraId="2E3EBFA0"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ExponentPart </w:t>
      </w:r>
      <w:r w:rsidRPr="00E77497">
        <w:rPr>
          <w:b/>
        </w:rPr>
        <w:t xml:space="preserve">::: </w:t>
      </w:r>
      <w:r w:rsidRPr="00E77497">
        <w:rPr>
          <w:i/>
        </w:rPr>
        <w:t>ExponentIndicator SignedInteger</w:t>
      </w:r>
      <w:r w:rsidRPr="00E77497">
        <w:rPr>
          <w:b/>
          <w:i/>
        </w:rPr>
        <w:t xml:space="preserve"> </w:t>
      </w:r>
      <w:r w:rsidRPr="00E77497">
        <w:rPr>
          <w:rFonts w:ascii="Arial" w:hAnsi="Arial"/>
        </w:rPr>
        <w:t xml:space="preserve">is the MV of </w:t>
      </w:r>
      <w:r w:rsidRPr="00E77497">
        <w:rPr>
          <w:i/>
        </w:rPr>
        <w:t>SignedInteger</w:t>
      </w:r>
      <w:r w:rsidRPr="00E77497">
        <w:t>.</w:t>
      </w:r>
    </w:p>
    <w:p w14:paraId="384A2B20"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i/>
        </w:rPr>
        <w:t>DecimalDigits</w:t>
      </w:r>
      <w:r w:rsidRPr="00E77497">
        <w:rPr>
          <w:b/>
          <w:i/>
        </w:rPr>
        <w:t xml:space="preserve"> </w:t>
      </w:r>
      <w:r w:rsidRPr="00E77497">
        <w:rPr>
          <w:rFonts w:ascii="Arial" w:hAnsi="Arial"/>
        </w:rPr>
        <w:t xml:space="preserve">is the MV of </w:t>
      </w:r>
      <w:r w:rsidRPr="00E77497">
        <w:rPr>
          <w:i/>
        </w:rPr>
        <w:t>DecimalDigits</w:t>
      </w:r>
      <w:r w:rsidRPr="00E77497">
        <w:t>.</w:t>
      </w:r>
    </w:p>
    <w:p w14:paraId="106547D7"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DecimalDigits</w:t>
      </w:r>
      <w:r w:rsidRPr="00E77497">
        <w:t>.</w:t>
      </w:r>
    </w:p>
    <w:p w14:paraId="1881B516"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t xml:space="preserve">is the negative of the MV of </w:t>
      </w:r>
      <w:r w:rsidRPr="00E77497">
        <w:rPr>
          <w:i/>
        </w:rPr>
        <w:t>DecimalDigits</w:t>
      </w:r>
      <w:r w:rsidRPr="00E77497">
        <w:t>.</w:t>
      </w:r>
    </w:p>
    <w:p w14:paraId="430CC663"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0</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0</w:t>
      </w:r>
      <w:r w:rsidRPr="00E77497">
        <w:t xml:space="preserve"> is 0.</w:t>
      </w:r>
    </w:p>
    <w:p w14:paraId="5C23A30C"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1</w:t>
      </w:r>
      <w:r w:rsidRPr="00E77497">
        <w:t xml:space="preserve"> is 1.</w:t>
      </w:r>
    </w:p>
    <w:p w14:paraId="5E32F074"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2</w:t>
      </w:r>
      <w:r w:rsidRPr="00E77497">
        <w:t xml:space="preserve"> is 2.</w:t>
      </w:r>
    </w:p>
    <w:p w14:paraId="633F7DF6"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3</w:t>
      </w:r>
      <w:r w:rsidRPr="00E77497">
        <w:t xml:space="preserve"> is 3.</w:t>
      </w:r>
    </w:p>
    <w:p w14:paraId="15D02ED2"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4</w:t>
      </w:r>
      <w:r w:rsidRPr="00E77497">
        <w:t xml:space="preserve"> is 4.</w:t>
      </w:r>
    </w:p>
    <w:p w14:paraId="6EA0E9B4"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5</w:t>
      </w:r>
      <w:r w:rsidRPr="00E77497">
        <w:t xml:space="preserve"> is 5.</w:t>
      </w:r>
    </w:p>
    <w:p w14:paraId="2E32A02B"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6</w:t>
      </w:r>
      <w:r w:rsidRPr="00E77497">
        <w:t xml:space="preserve"> is 6.</w:t>
      </w:r>
    </w:p>
    <w:p w14:paraId="67375C2C"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7</w:t>
      </w:r>
      <w:r w:rsidRPr="00E77497">
        <w:t xml:space="preserve"> is 7.</w:t>
      </w:r>
    </w:p>
    <w:p w14:paraId="51D7F9EC"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8</w:t>
      </w:r>
      <w:r w:rsidRPr="00E77497">
        <w:t xml:space="preserve"> is 8.</w:t>
      </w:r>
    </w:p>
    <w:p w14:paraId="659BA8D3"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9</w:t>
      </w:r>
      <w:r w:rsidRPr="00E77497">
        <w:t xml:space="preserve"> is 9.</w:t>
      </w:r>
    </w:p>
    <w:p w14:paraId="1FA89B8B"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a</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A</w:t>
      </w:r>
      <w:r w:rsidRPr="00E77497">
        <w:t xml:space="preserve"> is 10.</w:t>
      </w:r>
    </w:p>
    <w:p w14:paraId="2263E4C3"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b</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B</w:t>
      </w:r>
      <w:r w:rsidRPr="00E77497">
        <w:t xml:space="preserve"> is 11.</w:t>
      </w:r>
    </w:p>
    <w:p w14:paraId="6D4BC855"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c</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C</w:t>
      </w:r>
      <w:r w:rsidRPr="00E77497">
        <w:t xml:space="preserve"> is 12.</w:t>
      </w:r>
    </w:p>
    <w:p w14:paraId="0F514743"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d</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D</w:t>
      </w:r>
      <w:r w:rsidRPr="00E77497">
        <w:t xml:space="preserve"> is 13.</w:t>
      </w:r>
    </w:p>
    <w:p w14:paraId="3C279BD9"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e</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E</w:t>
      </w:r>
      <w:r w:rsidRPr="00E77497">
        <w:t xml:space="preserve"> is 14.</w:t>
      </w:r>
    </w:p>
    <w:p w14:paraId="5692AABF"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f</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F</w:t>
      </w:r>
      <w:r w:rsidRPr="00E77497">
        <w:t xml:space="preserve"> is 15.</w:t>
      </w:r>
    </w:p>
    <w:p w14:paraId="53AD5633"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14:paraId="3BD0C32F" w14:textId="77777777"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14:paraId="52DCC80D" w14:textId="77777777" w:rsidR="004C02EF" w:rsidRPr="00E77497" w:rsidRDefault="004C02EF" w:rsidP="004C02EF">
      <w:pPr>
        <w:pStyle w:val="MathSpecialCase3"/>
        <w:numPr>
          <w:ilvl w:val="0"/>
          <w:numId w:val="38"/>
        </w:numPr>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i/>
        </w:rPr>
        <w:t>HexIntegerLiteral</w:t>
      </w:r>
      <w:r w:rsidRPr="00E77497">
        <w:t xml:space="preserve"> </w:t>
      </w:r>
      <w:r w:rsidRPr="00E77497">
        <w:rPr>
          <w:i/>
        </w:rPr>
        <w:t>HexDigit</w:t>
      </w:r>
      <w:r w:rsidRPr="00E77497">
        <w:t xml:space="preserve"> is (the MV of </w:t>
      </w:r>
      <w:r w:rsidRPr="00E77497">
        <w:rPr>
          <w:i/>
        </w:rPr>
        <w:t>HexIntegerLiteral</w:t>
      </w:r>
      <w:r w:rsidRPr="00E77497">
        <w:t xml:space="preserve"> times 16) plus the MV of </w:t>
      </w:r>
      <w:r w:rsidRPr="00E77497">
        <w:rPr>
          <w:i/>
        </w:rPr>
        <w:t>HexDigit</w:t>
      </w:r>
      <w:r w:rsidRPr="00E77497">
        <w:t>.</w:t>
      </w:r>
    </w:p>
    <w:p w14:paraId="7AF37CBA" w14:textId="77777777" w:rsidR="004C02EF" w:rsidRPr="00E77497" w:rsidRDefault="004C02EF" w:rsidP="004C02EF">
      <w:pPr>
        <w:spacing w:after="0"/>
        <w:contextualSpacing/>
      </w:pPr>
      <w:r w:rsidRPr="00E77497">
        <w:t>Once the exact MV for a String numeric literal has been determined, it is then rounded to a value of the Number type. If the MV is 0, then the rounded value is +0 unless the first non white space character in the String numeric literal is ‘</w:t>
      </w:r>
      <w:r w:rsidRPr="00E77497">
        <w:rPr>
          <w:rFonts w:ascii="Courier New" w:hAnsi="Courier New"/>
          <w:b/>
        </w:rPr>
        <w:t>-</w:t>
      </w:r>
      <w:r w:rsidRPr="00E77497">
        <w:t xml:space="preserve">’, in which case the rounded value is </w:t>
      </w:r>
      <w:r w:rsidRPr="004D1BD1">
        <w:sym w:font="Symbol" w:char="F02D"/>
      </w:r>
      <w:r w:rsidRPr="004D1BD1">
        <w:t xml:space="preserve">0. Otherwise, the rounded value must be the Number value for the MV (in the sense defined in 8.5), unless the literal includes a </w:t>
      </w:r>
      <w:r w:rsidRPr="00E65A34">
        <w:rPr>
          <w:rStyle w:val="bnf"/>
        </w:rPr>
        <w:t>StrUnsignedDecimalLiteral</w:t>
      </w:r>
      <w:r w:rsidRPr="009C202C">
        <w:t xml:space="preserve"> and the literal has more than 20 significant digits, in which case the Number value may be either the Number value for the MV of a literal produced by replacing each significant digit after the 20th with a 0 digit or the Number value for the MV of a literal produced by replacing each significant digit after the 20th with a 0 digit and then incrementing the literal at the 20th digit position. A digit is </w:t>
      </w:r>
      <w:r w:rsidRPr="00675B74">
        <w:rPr>
          <w:i/>
        </w:rPr>
        <w:t>significant</w:t>
      </w:r>
      <w:r w:rsidRPr="00E77497">
        <w:t xml:space="preserve"> if it is not part of an </w:t>
      </w:r>
      <w:r w:rsidRPr="00E77497">
        <w:rPr>
          <w:rStyle w:val="bnf"/>
        </w:rPr>
        <w:t>ExponentPart</w:t>
      </w:r>
      <w:r w:rsidRPr="00E77497">
        <w:t xml:space="preserve"> and</w:t>
      </w:r>
    </w:p>
    <w:p w14:paraId="6A04DBE3" w14:textId="77777777" w:rsidR="004C02EF" w:rsidRPr="00E77497" w:rsidRDefault="004C02EF" w:rsidP="004C02EF">
      <w:pPr>
        <w:pStyle w:val="MathSpecialCase3"/>
        <w:numPr>
          <w:ilvl w:val="0"/>
          <w:numId w:val="38"/>
        </w:numPr>
        <w:spacing w:after="0"/>
        <w:rPr>
          <w:rFonts w:ascii="Arial" w:hAnsi="Arial" w:cs="Arial"/>
        </w:rPr>
      </w:pPr>
      <w:r w:rsidRPr="00E77497">
        <w:rPr>
          <w:rFonts w:ascii="Arial" w:hAnsi="Arial" w:cs="Arial"/>
        </w:rPr>
        <w:t xml:space="preserve">it is not </w:t>
      </w:r>
      <w:r w:rsidRPr="00E77497">
        <w:rPr>
          <w:rFonts w:ascii="Arial" w:hAnsi="Arial" w:cs="Arial"/>
          <w:b/>
        </w:rPr>
        <w:t>0</w:t>
      </w:r>
      <w:r w:rsidRPr="00E77497">
        <w:rPr>
          <w:rFonts w:ascii="Arial" w:hAnsi="Arial" w:cs="Arial"/>
        </w:rPr>
        <w:t>; or</w:t>
      </w:r>
    </w:p>
    <w:p w14:paraId="57747818" w14:textId="77777777" w:rsidR="004C02EF" w:rsidRPr="00E77497" w:rsidRDefault="004C02EF" w:rsidP="004C02EF">
      <w:pPr>
        <w:pStyle w:val="MathSpecialCase3"/>
        <w:numPr>
          <w:ilvl w:val="0"/>
          <w:numId w:val="38"/>
        </w:numPr>
        <w:spacing w:after="220"/>
        <w:rPr>
          <w:rFonts w:ascii="Arial" w:hAnsi="Arial" w:cs="Arial"/>
        </w:rPr>
      </w:pPr>
      <w:r w:rsidRPr="00E77497">
        <w:rPr>
          <w:rFonts w:ascii="Arial" w:hAnsi="Arial" w:cs="Arial"/>
        </w:rPr>
        <w:t xml:space="preserve">there is a nonzero digit to its left and there is a nonzero digit, not in the </w:t>
      </w:r>
      <w:r w:rsidRPr="00E77497">
        <w:rPr>
          <w:rStyle w:val="bnf"/>
        </w:rPr>
        <w:t>ExponentPart</w:t>
      </w:r>
      <w:r w:rsidRPr="00E77497">
        <w:rPr>
          <w:rFonts w:ascii="Arial" w:hAnsi="Arial" w:cs="Arial"/>
        </w:rPr>
        <w:t>, to its right.</w:t>
      </w:r>
      <w:bookmarkStart w:id="5009" w:name="_Toc385672159"/>
      <w:bookmarkStart w:id="5010" w:name="_Toc393690254"/>
    </w:p>
    <w:p w14:paraId="2A300863" w14:textId="77777777" w:rsidR="004C02EF" w:rsidRPr="00E77497" w:rsidRDefault="004C02EF" w:rsidP="006E1632">
      <w:pPr>
        <w:pStyle w:val="30"/>
        <w:numPr>
          <w:ilvl w:val="0"/>
          <w:numId w:val="0"/>
        </w:numPr>
      </w:pPr>
      <w:bookmarkStart w:id="5011" w:name="_Toc472818792"/>
      <w:bookmarkStart w:id="5012" w:name="_Toc235503362"/>
      <w:bookmarkStart w:id="5013" w:name="_Toc241509137"/>
      <w:bookmarkStart w:id="5014" w:name="_Toc244416624"/>
      <w:bookmarkStart w:id="5015" w:name="_Toc276630988"/>
      <w:bookmarkStart w:id="5016" w:name="_Toc336509466"/>
      <w:r w:rsidRPr="00E77497">
        <w:t>9</w:t>
      </w:r>
      <w:ins w:id="5017" w:author="Rev 6 Allen Wirfs-Brock" w:date="2012-02-22T15:48:00Z">
        <w:r w:rsidR="00852030">
          <w:t>.1</w:t>
        </w:r>
      </w:ins>
      <w:r w:rsidRPr="00E77497">
        <w:t>.4</w:t>
      </w:r>
      <w:r w:rsidRPr="00E77497">
        <w:tab/>
        <w:t>ToIntege</w:t>
      </w:r>
      <w:bookmarkEnd w:id="4989"/>
      <w:bookmarkEnd w:id="4990"/>
      <w:bookmarkEnd w:id="4991"/>
      <w:bookmarkEnd w:id="4992"/>
      <w:bookmarkEnd w:id="4993"/>
      <w:bookmarkEnd w:id="4994"/>
      <w:bookmarkEnd w:id="4995"/>
      <w:bookmarkEnd w:id="5009"/>
      <w:bookmarkEnd w:id="5010"/>
      <w:r w:rsidRPr="00E77497">
        <w:t>r</w:t>
      </w:r>
      <w:bookmarkEnd w:id="5011"/>
      <w:bookmarkEnd w:id="5012"/>
      <w:bookmarkEnd w:id="5013"/>
      <w:bookmarkEnd w:id="5014"/>
      <w:bookmarkEnd w:id="5015"/>
      <w:bookmarkEnd w:id="5016"/>
    </w:p>
    <w:p w14:paraId="0FBE8560" w14:textId="77777777" w:rsidR="004C02EF" w:rsidRPr="00E77497" w:rsidRDefault="004C02EF" w:rsidP="004C02EF">
      <w:r w:rsidRPr="00E77497">
        <w:t>The abstract operation ToInteger converts its argument to an integral numeric value. This abstract operation functions as follows:</w:t>
      </w:r>
      <w:bookmarkStart w:id="5018" w:name="_Toc382212397"/>
    </w:p>
    <w:p w14:paraId="1B0F6B53" w14:textId="77777777" w:rsidR="004C02EF" w:rsidRPr="00E77497" w:rsidRDefault="004C02EF" w:rsidP="009A20C6">
      <w:pPr>
        <w:pStyle w:val="Alg2"/>
        <w:numPr>
          <w:ilvl w:val="0"/>
          <w:numId w:val="350"/>
        </w:numPr>
      </w:pPr>
      <w:r w:rsidRPr="00E77497">
        <w:t xml:space="preserve">Let </w:t>
      </w:r>
      <w:r w:rsidRPr="00E77497">
        <w:rPr>
          <w:i/>
        </w:rPr>
        <w:t>number</w:t>
      </w:r>
      <w:r w:rsidRPr="00E77497">
        <w:t xml:space="preserve"> be the result of calling ToNumber on the input argument</w:t>
      </w:r>
      <w:bookmarkEnd w:id="5018"/>
      <w:r w:rsidRPr="00E77497">
        <w:t>.</w:t>
      </w:r>
      <w:bookmarkStart w:id="5019" w:name="_Toc382212398"/>
    </w:p>
    <w:p w14:paraId="39951283" w14:textId="77777777" w:rsidR="00CB4C00" w:rsidRDefault="002861C6" w:rsidP="00CB4C00">
      <w:pPr>
        <w:pStyle w:val="Alg4"/>
        <w:numPr>
          <w:ilvl w:val="0"/>
          <w:numId w:val="350"/>
        </w:numPr>
        <w:contextualSpacing/>
        <w:rPr>
          <w:ins w:id="5020" w:author="Rev 6 Allen Wirfs-Brock" w:date="2012-02-16T18:20:00Z"/>
        </w:rPr>
      </w:pPr>
      <w:ins w:id="5021" w:author="Rev 6 Allen Wirfs-Brock" w:date="2012-02-23T13:21:00Z">
        <w:r>
          <w:t>ReturnIfAbrupt(</w:t>
        </w:r>
        <w:r>
          <w:rPr>
            <w:i/>
          </w:rPr>
          <w:t>number</w:t>
        </w:r>
        <w:r>
          <w:t>)</w:t>
        </w:r>
      </w:ins>
      <w:ins w:id="5022" w:author="Rev 6 Allen Wirfs-Brock" w:date="2012-02-16T18:20:00Z">
        <w:r w:rsidR="00CB4C00">
          <w:t>.</w:t>
        </w:r>
      </w:ins>
    </w:p>
    <w:p w14:paraId="26F410BF" w14:textId="77777777" w:rsidR="004C02EF" w:rsidRPr="00E77497" w:rsidRDefault="004C02EF" w:rsidP="009A20C6">
      <w:pPr>
        <w:pStyle w:val="Alg2"/>
        <w:numPr>
          <w:ilvl w:val="0"/>
          <w:numId w:val="350"/>
        </w:numPr>
      </w:pPr>
      <w:r w:rsidRPr="00E77497">
        <w:t xml:space="preserve">If </w:t>
      </w:r>
      <w:r w:rsidRPr="00E77497">
        <w:rPr>
          <w:i/>
        </w:rPr>
        <w:t>number</w:t>
      </w:r>
      <w:r w:rsidRPr="00E77497">
        <w:t xml:space="preserve"> is </w:t>
      </w:r>
      <w:r w:rsidRPr="00E77497">
        <w:rPr>
          <w:b/>
        </w:rPr>
        <w:t>NaN</w:t>
      </w:r>
      <w:r w:rsidRPr="00E77497">
        <w:t xml:space="preserve">, return </w:t>
      </w:r>
      <w:r w:rsidRPr="00E77497">
        <w:rPr>
          <w:b/>
        </w:rPr>
        <w:t>+0</w:t>
      </w:r>
      <w:bookmarkEnd w:id="5019"/>
      <w:r w:rsidRPr="00E77497">
        <w:t>.</w:t>
      </w:r>
      <w:bookmarkStart w:id="5023" w:name="_Toc382212399"/>
    </w:p>
    <w:p w14:paraId="7C332B1A" w14:textId="77777777" w:rsidR="004C02EF" w:rsidRPr="00E77497" w:rsidRDefault="004C02EF" w:rsidP="009A20C6">
      <w:pPr>
        <w:pStyle w:val="Alg2"/>
        <w:numPr>
          <w:ilvl w:val="0"/>
          <w:numId w:val="350"/>
        </w:numPr>
      </w:pPr>
      <w:r w:rsidRPr="00E77497">
        <w:t xml:space="preserve">If </w:t>
      </w:r>
      <w:r w:rsidRPr="00E77497">
        <w:rPr>
          <w:i/>
        </w:rPr>
        <w:t>number</w:t>
      </w:r>
      <w:r w:rsidRPr="00E77497">
        <w:t xml:space="preserve"> is </w:t>
      </w:r>
      <w:r w:rsidRPr="00E77497">
        <w:rPr>
          <w:b/>
        </w:rPr>
        <w:t>+0</w:t>
      </w:r>
      <w:r w:rsidRPr="00E77497">
        <w:t xml:space="preserve">, </w:t>
      </w:r>
      <w:r w:rsidRPr="00E77497">
        <w:rPr>
          <w:b/>
        </w:rPr>
        <w:sym w:font="Symbol" w:char="F02D"/>
      </w:r>
      <w:r w:rsidRPr="00E77497">
        <w:rPr>
          <w:b/>
        </w:rPr>
        <w:t>0</w:t>
      </w:r>
      <w:r w:rsidRPr="00E77497">
        <w:t xml:space="preserve">, </w:t>
      </w:r>
      <w:r w:rsidRPr="00E77497">
        <w:rPr>
          <w:b/>
        </w:rPr>
        <w:t>+</w:t>
      </w:r>
      <w:r w:rsidRPr="00E77497">
        <w:rPr>
          <w:b/>
        </w:rPr>
        <w:sym w:font="Symbol" w:char="F0A5"/>
      </w:r>
      <w:r w:rsidRPr="00E77497">
        <w:rPr>
          <w:b/>
        </w:rPr>
        <w:t>,</w:t>
      </w:r>
      <w:r w:rsidRPr="00E77497">
        <w:t xml:space="preserve"> or </w:t>
      </w:r>
      <w:r w:rsidRPr="00E77497">
        <w:rPr>
          <w:b/>
        </w:rPr>
        <w:sym w:font="Symbol" w:char="F02D"/>
      </w:r>
      <w:r w:rsidRPr="00E77497">
        <w:rPr>
          <w:b/>
        </w:rPr>
        <w:sym w:font="Symbol" w:char="F0A5"/>
      </w:r>
      <w:r w:rsidRPr="00E77497">
        <w:t xml:space="preserve">, return </w:t>
      </w:r>
      <w:r w:rsidRPr="00E77497">
        <w:rPr>
          <w:i/>
        </w:rPr>
        <w:t>number</w:t>
      </w:r>
      <w:bookmarkEnd w:id="5023"/>
      <w:r w:rsidRPr="00E77497">
        <w:t>.</w:t>
      </w:r>
      <w:bookmarkStart w:id="5024" w:name="_Toc382212400"/>
    </w:p>
    <w:p w14:paraId="52097BBB" w14:textId="77777777" w:rsidR="004C02EF" w:rsidRPr="00E77497" w:rsidRDefault="004C02EF" w:rsidP="009A20C6">
      <w:pPr>
        <w:pStyle w:val="Alg2"/>
        <w:numPr>
          <w:ilvl w:val="0"/>
          <w:numId w:val="350"/>
        </w:numPr>
        <w:spacing w:after="120"/>
      </w:pPr>
      <w:r w:rsidRPr="00E77497">
        <w:t>Return the result of computing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bookmarkEnd w:id="5024"/>
      <w:r w:rsidRPr="00E77497">
        <w:t>.</w:t>
      </w:r>
      <w:bookmarkStart w:id="5025" w:name="_Toc375031136"/>
      <w:bookmarkStart w:id="5026" w:name="_Ref379906863"/>
      <w:bookmarkStart w:id="5027" w:name="_Ref381179003"/>
      <w:bookmarkStart w:id="5028" w:name="_Toc381513654"/>
      <w:bookmarkStart w:id="5029" w:name="_Toc382202797"/>
      <w:bookmarkStart w:id="5030" w:name="_Toc382203017"/>
      <w:bookmarkStart w:id="5031" w:name="_Toc382212176"/>
      <w:bookmarkStart w:id="5032" w:name="_Toc382212402"/>
      <w:bookmarkStart w:id="5033" w:name="_Toc382291521"/>
      <w:bookmarkStart w:id="5034" w:name="_Ref382713431"/>
      <w:bookmarkStart w:id="5035" w:name="_Ref383595223"/>
      <w:bookmarkStart w:id="5036" w:name="_Toc385672160"/>
      <w:bookmarkStart w:id="5037" w:name="_Toc393690255"/>
      <w:bookmarkStart w:id="5038" w:name="_Ref404492982"/>
      <w:bookmarkStart w:id="5039" w:name="_Ref424532750"/>
      <w:bookmarkStart w:id="5040" w:name="_Ref424667409"/>
      <w:bookmarkStart w:id="5041" w:name="_Toc472818793"/>
    </w:p>
    <w:p w14:paraId="50DC955E" w14:textId="77777777" w:rsidR="004C02EF" w:rsidRPr="00E77497" w:rsidRDefault="004C02EF" w:rsidP="00FE23BC">
      <w:pPr>
        <w:pStyle w:val="30"/>
        <w:numPr>
          <w:ilvl w:val="0"/>
          <w:numId w:val="0"/>
        </w:numPr>
      </w:pPr>
      <w:bookmarkStart w:id="5042" w:name="_Toc235503363"/>
      <w:bookmarkStart w:id="5043" w:name="_Toc241509138"/>
      <w:bookmarkStart w:id="5044" w:name="_Toc244416625"/>
      <w:bookmarkStart w:id="5045" w:name="_Toc276630989"/>
      <w:bookmarkStart w:id="5046" w:name="_Toc336509467"/>
      <w:r w:rsidRPr="00E77497">
        <w:t>9</w:t>
      </w:r>
      <w:ins w:id="5047" w:author="Rev 6 Allen Wirfs-Brock" w:date="2012-02-22T15:48:00Z">
        <w:r w:rsidR="00852030">
          <w:t>.1</w:t>
        </w:r>
      </w:ins>
      <w:r w:rsidRPr="00E77497">
        <w:t>.5</w:t>
      </w:r>
      <w:r w:rsidRPr="00E77497">
        <w:tab/>
        <w:t>ToInt32: (Signed 32 Bit Integer</w:t>
      </w:r>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r w:rsidRPr="00E77497">
        <w:t>)</w:t>
      </w:r>
      <w:bookmarkEnd w:id="5039"/>
      <w:bookmarkEnd w:id="5040"/>
      <w:bookmarkEnd w:id="5041"/>
      <w:bookmarkEnd w:id="5042"/>
      <w:bookmarkEnd w:id="5043"/>
      <w:bookmarkEnd w:id="5044"/>
      <w:bookmarkEnd w:id="5045"/>
      <w:bookmarkEnd w:id="5046"/>
    </w:p>
    <w:p w14:paraId="395B0839" w14:textId="77777777" w:rsidR="004C02EF" w:rsidRPr="009C202C" w:rsidRDefault="004C02EF" w:rsidP="004C02EF">
      <w:r w:rsidRPr="00E77497">
        <w:t xml:space="preserve">The abstract operation ToInt32 converts its argument to one of </w:t>
      </w:r>
      <w:r w:rsidRPr="00E77497">
        <w:rPr>
          <w:rFonts w:ascii="Times New Roman" w:hAnsi="Times New Roman"/>
        </w:rPr>
        <w:t>2</w:t>
      </w:r>
      <w:r w:rsidRPr="00E77497">
        <w:rPr>
          <w:rFonts w:ascii="Times New Roman" w:hAnsi="Times New Roman"/>
          <w:vertAlign w:val="superscript"/>
        </w:rPr>
        <w:t>32</w:t>
      </w:r>
      <w:r w:rsidRPr="00E77497">
        <w:t xml:space="preserve"> integer values in the range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31</w:t>
      </w:r>
      <w:r w:rsidRPr="009C202C">
        <w:t xml:space="preserve"> through </w:t>
      </w:r>
      <w:r w:rsidRPr="009C202C">
        <w:rPr>
          <w:rFonts w:ascii="Times New Roman" w:hAnsi="Times New Roman"/>
        </w:rPr>
        <w:t>2</w:t>
      </w:r>
      <w:r w:rsidRPr="009C202C">
        <w:rPr>
          <w:rFonts w:ascii="Times New Roman" w:hAnsi="Times New Roman"/>
          <w:vertAlign w:val="superscript"/>
        </w:rPr>
        <w:t>31</w:t>
      </w:r>
      <w:r w:rsidRPr="004D1BD1">
        <w:rPr>
          <w:rFonts w:ascii="Times New Roman" w:hAnsi="Times New Roman"/>
        </w:rPr>
        <w:sym w:font="Symbol" w:char="F02D"/>
      </w:r>
      <w:r w:rsidRPr="004D1BD1">
        <w:rPr>
          <w:rFonts w:ascii="Times New Roman" w:hAnsi="Times New Roman"/>
        </w:rPr>
        <w:t>1</w:t>
      </w:r>
      <w:r w:rsidRPr="00E65A34">
        <w:t xml:space="preserve">, inclusive. This abstract operation </w:t>
      </w:r>
      <w:r w:rsidRPr="009C202C">
        <w:t>functions as follows:</w:t>
      </w:r>
      <w:bookmarkStart w:id="5048" w:name="_Toc382212403"/>
    </w:p>
    <w:p w14:paraId="74573AB6" w14:textId="77777777" w:rsidR="004C02EF" w:rsidRPr="00675B74" w:rsidRDefault="004C02EF" w:rsidP="009A20C6">
      <w:pPr>
        <w:pStyle w:val="Alg2"/>
        <w:numPr>
          <w:ilvl w:val="0"/>
          <w:numId w:val="351"/>
        </w:numPr>
      </w:pPr>
      <w:r w:rsidRPr="009C202C">
        <w:t xml:space="preserve">Let </w:t>
      </w:r>
      <w:r w:rsidRPr="009C202C">
        <w:rPr>
          <w:i/>
        </w:rPr>
        <w:t>number</w:t>
      </w:r>
      <w:r w:rsidRPr="00675B74">
        <w:t xml:space="preserve"> be the result of calling ToNumber on the input argument</w:t>
      </w:r>
      <w:bookmarkEnd w:id="5048"/>
      <w:r w:rsidRPr="00675B74">
        <w:t>.</w:t>
      </w:r>
      <w:bookmarkStart w:id="5049" w:name="_Toc382212404"/>
    </w:p>
    <w:p w14:paraId="5174474F" w14:textId="77777777" w:rsidR="00CB4C00" w:rsidRDefault="002861C6" w:rsidP="00CB4C00">
      <w:pPr>
        <w:pStyle w:val="Alg4"/>
        <w:numPr>
          <w:ilvl w:val="0"/>
          <w:numId w:val="351"/>
        </w:numPr>
        <w:contextualSpacing/>
        <w:rPr>
          <w:ins w:id="5050" w:author="Rev 6 Allen Wirfs-Brock" w:date="2012-02-16T18:21:00Z"/>
        </w:rPr>
      </w:pPr>
      <w:ins w:id="5051" w:author="Rev 6 Allen Wirfs-Brock" w:date="2012-02-23T13:22:00Z">
        <w:r>
          <w:t>ReturnIfAbrupt(</w:t>
        </w:r>
        <w:r>
          <w:rPr>
            <w:i/>
          </w:rPr>
          <w:t>number</w:t>
        </w:r>
        <w:r>
          <w:t>)</w:t>
        </w:r>
      </w:ins>
      <w:ins w:id="5052" w:author="Rev 6 Allen Wirfs-Brock" w:date="2012-02-16T18:21:00Z">
        <w:r w:rsidR="00CB4C00">
          <w:t>.</w:t>
        </w:r>
      </w:ins>
    </w:p>
    <w:p w14:paraId="74E090D1" w14:textId="77777777" w:rsidR="004C02EF" w:rsidRPr="00E77497" w:rsidRDefault="004C02EF" w:rsidP="009A20C6">
      <w:pPr>
        <w:pStyle w:val="Alg2"/>
        <w:numPr>
          <w:ilvl w:val="0"/>
          <w:numId w:val="351"/>
        </w:numPr>
      </w:pPr>
      <w:r w:rsidRPr="00E77497">
        <w:t xml:space="preserve">If </w:t>
      </w:r>
      <w:r w:rsidRPr="00E77497">
        <w:rPr>
          <w:i/>
        </w:rPr>
        <w:t>number</w:t>
      </w:r>
      <w:r w:rsidRPr="00E77497">
        <w:t xml:space="preserve"> is </w:t>
      </w:r>
      <w:r w:rsidRPr="00E77497">
        <w:rPr>
          <w:b/>
        </w:rPr>
        <w:t>NaN</w:t>
      </w:r>
      <w:r w:rsidRPr="00E77497">
        <w:t xml:space="preserve">, </w:t>
      </w:r>
      <w:r w:rsidRPr="00E77497">
        <w:rPr>
          <w:b/>
        </w:rPr>
        <w:t>+0</w:t>
      </w:r>
      <w:r w:rsidRPr="00E77497">
        <w:t xml:space="preserve">, </w:t>
      </w:r>
      <w:r w:rsidRPr="00E77497">
        <w:rPr>
          <w:b/>
        </w:rPr>
        <w:sym w:font="Symbol" w:char="F02D"/>
      </w:r>
      <w:r w:rsidRPr="00E77497">
        <w:rPr>
          <w:b/>
        </w:rPr>
        <w:t>0</w:t>
      </w:r>
      <w:r w:rsidRPr="00E77497">
        <w:t xml:space="preserve">, </w:t>
      </w:r>
      <w:r w:rsidRPr="00E77497">
        <w:rPr>
          <w:b/>
        </w:rPr>
        <w:t>+</w:t>
      </w:r>
      <w:r w:rsidRPr="00E77497">
        <w:rPr>
          <w:b/>
        </w:rPr>
        <w:sym w:font="Symbol" w:char="F0A5"/>
      </w:r>
      <w:r w:rsidRPr="00E77497">
        <w:t xml:space="preserve">, or </w:t>
      </w:r>
      <w:r w:rsidRPr="00E77497">
        <w:rPr>
          <w:b/>
        </w:rPr>
        <w:sym w:font="Symbol" w:char="F02D"/>
      </w:r>
      <w:r w:rsidRPr="00E77497">
        <w:rPr>
          <w:b/>
        </w:rPr>
        <w:sym w:font="Symbol" w:char="F0A5"/>
      </w:r>
      <w:r w:rsidRPr="00E77497">
        <w:t xml:space="preserve">, return </w:t>
      </w:r>
      <w:r w:rsidRPr="00E77497">
        <w:rPr>
          <w:b/>
        </w:rPr>
        <w:t>+0</w:t>
      </w:r>
      <w:bookmarkEnd w:id="5049"/>
      <w:r w:rsidRPr="00E77497">
        <w:t>.</w:t>
      </w:r>
      <w:bookmarkStart w:id="5053" w:name="_Toc382212405"/>
    </w:p>
    <w:p w14:paraId="66208A13" w14:textId="77777777" w:rsidR="004C02EF" w:rsidRPr="00E77497" w:rsidRDefault="004C02EF" w:rsidP="009A20C6">
      <w:pPr>
        <w:pStyle w:val="Alg2"/>
        <w:numPr>
          <w:ilvl w:val="0"/>
          <w:numId w:val="351"/>
        </w:numPr>
      </w:pPr>
      <w:r w:rsidRPr="00E77497">
        <w:t xml:space="preserve">Let </w:t>
      </w:r>
      <w:r w:rsidRPr="00E77497">
        <w:rPr>
          <w:i/>
        </w:rPr>
        <w:t>posInt</w:t>
      </w:r>
      <w:r w:rsidRPr="00E77497">
        <w:t xml:space="preserve"> be sign(</w:t>
      </w:r>
      <w:r w:rsidRPr="00E77497">
        <w:rPr>
          <w:i/>
        </w:rPr>
        <w:t>number</w:t>
      </w:r>
      <w:r w:rsidRPr="00E77497">
        <w:t>) * floor(abs(</w:t>
      </w:r>
      <w:r w:rsidRPr="00E77497">
        <w:rPr>
          <w:i/>
        </w:rPr>
        <w:t>number</w:t>
      </w:r>
      <w:r w:rsidRPr="00E77497">
        <w:t>))</w:t>
      </w:r>
      <w:bookmarkEnd w:id="5053"/>
      <w:r w:rsidRPr="00E77497">
        <w:t>.</w:t>
      </w:r>
      <w:bookmarkStart w:id="5054" w:name="_Toc382212407"/>
    </w:p>
    <w:p w14:paraId="095DE754" w14:textId="77777777" w:rsidR="004C02EF" w:rsidRPr="00E77497" w:rsidRDefault="004C02EF" w:rsidP="009A20C6">
      <w:pPr>
        <w:pStyle w:val="Alg2"/>
        <w:numPr>
          <w:ilvl w:val="0"/>
          <w:numId w:val="351"/>
        </w:numPr>
      </w:pPr>
      <w:r w:rsidRPr="00E77497">
        <w:t xml:space="preserve">Let </w:t>
      </w:r>
      <w:r w:rsidRPr="00E77497">
        <w:rPr>
          <w:i/>
        </w:rPr>
        <w:t>int32bit</w:t>
      </w:r>
      <w:r w:rsidRPr="00E77497">
        <w:t xml:space="preserve"> be </w:t>
      </w:r>
      <w:r w:rsidRPr="00E77497">
        <w:rPr>
          <w:i/>
        </w:rPr>
        <w:t>posInt</w:t>
      </w:r>
      <w:r w:rsidRPr="00E77497">
        <w:t xml:space="preserve"> modulo 2</w:t>
      </w:r>
      <w:r w:rsidRPr="00E77497">
        <w:rPr>
          <w:vertAlign w:val="superscript"/>
        </w:rPr>
        <w:t>32</w:t>
      </w:r>
      <w:r w:rsidRPr="00E77497">
        <w:t>; that is, a finite integer value k of Number type with positive sign and less than 2</w:t>
      </w:r>
      <w:r w:rsidRPr="00E77497">
        <w:rPr>
          <w:vertAlign w:val="superscript"/>
        </w:rPr>
        <w:t>32</w:t>
      </w:r>
      <w:r w:rsidRPr="00E77497">
        <w:t xml:space="preserve"> in magnitude such that the mathematical difference of </w:t>
      </w:r>
      <w:r w:rsidRPr="00E77497">
        <w:rPr>
          <w:i/>
        </w:rPr>
        <w:t>posInt</w:t>
      </w:r>
      <w:r w:rsidRPr="00E77497">
        <w:t xml:space="preserve"> and k is mathematically an integer multiple of 2</w:t>
      </w:r>
      <w:r w:rsidRPr="00E77497">
        <w:rPr>
          <w:vertAlign w:val="superscript"/>
        </w:rPr>
        <w:t>32</w:t>
      </w:r>
      <w:bookmarkEnd w:id="5054"/>
      <w:r w:rsidRPr="00E77497">
        <w:t>.</w:t>
      </w:r>
    </w:p>
    <w:p w14:paraId="72802E9F" w14:textId="77777777" w:rsidR="004C02EF" w:rsidRPr="00E77497" w:rsidRDefault="004C02EF" w:rsidP="009A20C6">
      <w:pPr>
        <w:pStyle w:val="Alg2"/>
        <w:numPr>
          <w:ilvl w:val="0"/>
          <w:numId w:val="351"/>
        </w:numPr>
        <w:spacing w:after="220"/>
      </w:pPr>
      <w:r w:rsidRPr="00E77497">
        <w:t xml:space="preserve">If </w:t>
      </w:r>
      <w:r w:rsidRPr="00E77497">
        <w:rPr>
          <w:i/>
        </w:rPr>
        <w:t>int32bit</w:t>
      </w:r>
      <w:r w:rsidRPr="00E77497">
        <w:t xml:space="preserve"> is greater than or equal to 2</w:t>
      </w:r>
      <w:r w:rsidRPr="00E77497">
        <w:rPr>
          <w:vertAlign w:val="superscript"/>
        </w:rPr>
        <w:t>31</w:t>
      </w:r>
      <w:r w:rsidRPr="00E77497">
        <w:t xml:space="preserve">, return </w:t>
      </w:r>
      <w:r w:rsidRPr="00E77497">
        <w:rPr>
          <w:i/>
        </w:rPr>
        <w:t>int32bit</w:t>
      </w:r>
      <w:r w:rsidRPr="00E77497">
        <w:t xml:space="preserve"> </w:t>
      </w:r>
      <w:r w:rsidRPr="00E77497">
        <w:sym w:font="Symbol" w:char="F02D"/>
      </w:r>
      <w:r w:rsidRPr="00E77497">
        <w:t xml:space="preserve"> 2</w:t>
      </w:r>
      <w:r w:rsidRPr="00E77497">
        <w:rPr>
          <w:vertAlign w:val="superscript"/>
        </w:rPr>
        <w:t>32</w:t>
      </w:r>
      <w:r w:rsidRPr="00E77497">
        <w:t xml:space="preserve">, otherwise return </w:t>
      </w:r>
      <w:r w:rsidRPr="00E77497">
        <w:rPr>
          <w:i/>
        </w:rPr>
        <w:t>int32bit</w:t>
      </w:r>
      <w:r w:rsidRPr="00E77497">
        <w:t>.</w:t>
      </w:r>
    </w:p>
    <w:p w14:paraId="3A8970F0" w14:textId="77777777" w:rsidR="004C02EF" w:rsidRPr="00E77497" w:rsidRDefault="004C02EF" w:rsidP="004C02EF">
      <w:pPr>
        <w:pStyle w:val="Note"/>
        <w:spacing w:after="120"/>
      </w:pPr>
      <w:r w:rsidRPr="00E77497">
        <w:t>NOTE</w:t>
      </w:r>
      <w:r w:rsidRPr="00E77497">
        <w:tab/>
        <w:t>Given the above definition of ToInt32:</w:t>
      </w:r>
    </w:p>
    <w:p w14:paraId="45BE85AC" w14:textId="77777777" w:rsidR="004C02EF" w:rsidRPr="00E77497" w:rsidRDefault="004C02EF" w:rsidP="004C02EF">
      <w:pPr>
        <w:pStyle w:val="Note"/>
        <w:numPr>
          <w:ilvl w:val="0"/>
          <w:numId w:val="39"/>
        </w:numPr>
        <w:tabs>
          <w:tab w:val="clear" w:pos="960"/>
          <w:tab w:val="left" w:pos="360"/>
        </w:tabs>
        <w:ind w:left="360"/>
        <w:contextualSpacing/>
      </w:pPr>
      <w:r w:rsidRPr="00E77497">
        <w:t>The ToInt32 abstract operation is idempotent: if applied to a result that it produced, the second application leaves that value unchanged.</w:t>
      </w:r>
    </w:p>
    <w:p w14:paraId="391AF333" w14:textId="77777777" w:rsidR="004C02EF" w:rsidRPr="00E77497" w:rsidRDefault="004C02EF" w:rsidP="004C02EF">
      <w:pPr>
        <w:pStyle w:val="Note"/>
        <w:numPr>
          <w:ilvl w:val="0"/>
          <w:numId w:val="39"/>
        </w:numPr>
        <w:tabs>
          <w:tab w:val="clear" w:pos="960"/>
          <w:tab w:val="left" w:pos="360"/>
        </w:tabs>
        <w:ind w:left="360"/>
        <w:contextualSpacing/>
      </w:pPr>
      <w:r w:rsidRPr="00E77497">
        <w:rPr>
          <w:rStyle w:val="bnf"/>
          <w:i w:val="0"/>
        </w:rPr>
        <w:t>ToInt32(ToUint32(</w:t>
      </w:r>
      <w:r w:rsidRPr="00E77497">
        <w:rPr>
          <w:rStyle w:val="bnf"/>
        </w:rPr>
        <w:t>x</w:t>
      </w:r>
      <w:r w:rsidRPr="00E77497">
        <w:rPr>
          <w:rStyle w:val="bnf"/>
          <w:i w:val="0"/>
        </w:rPr>
        <w:t>))</w:t>
      </w:r>
      <w:r w:rsidRPr="00E77497">
        <w:t xml:space="preserve"> is equal to </w:t>
      </w:r>
      <w:r w:rsidRPr="00E77497">
        <w:rPr>
          <w:rFonts w:ascii="Times New Roman" w:hAnsi="Times New Roman"/>
        </w:rPr>
        <w:t>ToInt32(</w:t>
      </w:r>
      <w:r w:rsidRPr="00E77497">
        <w:rPr>
          <w:rFonts w:ascii="Times New Roman" w:hAnsi="Times New Roman"/>
          <w:i/>
        </w:rPr>
        <w:t>x</w:t>
      </w:r>
      <w:r w:rsidRPr="00E77497">
        <w:rPr>
          <w:rFonts w:ascii="Times New Roman" w:hAnsi="Times New Roman"/>
        </w:rPr>
        <w:t>)</w:t>
      </w:r>
      <w:r w:rsidRPr="00E77497">
        <w:t xml:space="preserve"> for all values of </w:t>
      </w:r>
      <w:r w:rsidRPr="00E77497">
        <w:rPr>
          <w:rStyle w:val="bnf"/>
        </w:rPr>
        <w:t>x</w:t>
      </w:r>
      <w:r w:rsidRPr="00E77497">
        <w:t>. (It is to preserve this latter property that +</w:t>
      </w:r>
      <w:r w:rsidRPr="00E77497">
        <w:rPr>
          <w:b/>
        </w:rPr>
        <w:sym w:font="Symbol" w:char="F0A5"/>
      </w:r>
      <w:r w:rsidRPr="00E77497">
        <w:t xml:space="preserve"> and </w:t>
      </w:r>
      <w:r w:rsidRPr="00E77497">
        <w:sym w:font="Symbol" w:char="F02D"/>
      </w:r>
      <w:r w:rsidRPr="00E77497">
        <w:rPr>
          <w:b/>
        </w:rPr>
        <w:sym w:font="Symbol" w:char="F0A5"/>
      </w:r>
      <w:r w:rsidRPr="00E77497">
        <w:t xml:space="preserve"> are mapped to </w:t>
      </w:r>
      <w:r w:rsidRPr="00E77497">
        <w:rPr>
          <w:b/>
        </w:rPr>
        <w:t>+0</w:t>
      </w:r>
      <w:r w:rsidRPr="00E77497">
        <w:t>.)</w:t>
      </w:r>
    </w:p>
    <w:p w14:paraId="59F0AB97" w14:textId="77777777" w:rsidR="004C02EF" w:rsidRPr="00E77497" w:rsidRDefault="004C02EF" w:rsidP="004C02EF">
      <w:pPr>
        <w:pStyle w:val="Note"/>
        <w:numPr>
          <w:ilvl w:val="0"/>
          <w:numId w:val="39"/>
        </w:numPr>
        <w:tabs>
          <w:tab w:val="clear" w:pos="960"/>
          <w:tab w:val="left" w:pos="360"/>
        </w:tabs>
        <w:ind w:left="360"/>
      </w:pPr>
      <w:r w:rsidRPr="00E77497">
        <w:t xml:space="preserve">ToInt32 maps </w:t>
      </w:r>
      <w:r w:rsidRPr="00E77497">
        <w:rPr>
          <w:b/>
        </w:rPr>
        <w:sym w:font="Symbol" w:char="F02D"/>
      </w:r>
      <w:r w:rsidRPr="00E77497">
        <w:rPr>
          <w:b/>
        </w:rPr>
        <w:t>0</w:t>
      </w:r>
      <w:r w:rsidRPr="00E77497">
        <w:t xml:space="preserve"> to </w:t>
      </w:r>
      <w:r w:rsidRPr="00E77497">
        <w:rPr>
          <w:b/>
        </w:rPr>
        <w:t>+0</w:t>
      </w:r>
      <w:r w:rsidRPr="00E77497">
        <w:t>.</w:t>
      </w:r>
      <w:bookmarkStart w:id="5055" w:name="_Toc375031137"/>
      <w:bookmarkStart w:id="5056" w:name="_Ref379906881"/>
      <w:bookmarkStart w:id="5057" w:name="_Ref379913789"/>
      <w:bookmarkStart w:id="5058" w:name="_Ref381179032"/>
      <w:bookmarkStart w:id="5059" w:name="_Toc381513655"/>
      <w:bookmarkStart w:id="5060" w:name="_Toc382202798"/>
      <w:bookmarkStart w:id="5061" w:name="_Toc382203018"/>
      <w:bookmarkStart w:id="5062" w:name="_Toc382212177"/>
      <w:bookmarkStart w:id="5063" w:name="_Toc382212408"/>
      <w:bookmarkStart w:id="5064" w:name="_Toc382291522"/>
      <w:bookmarkStart w:id="5065" w:name="_Ref382713437"/>
      <w:bookmarkStart w:id="5066" w:name="_Ref383595202"/>
      <w:bookmarkStart w:id="5067" w:name="_Toc385672161"/>
      <w:bookmarkStart w:id="5068" w:name="_Toc393690256"/>
      <w:bookmarkStart w:id="5069" w:name="_Ref404492996"/>
    </w:p>
    <w:p w14:paraId="00F3A550" w14:textId="77777777" w:rsidR="004C02EF" w:rsidRPr="00E77497" w:rsidRDefault="004C02EF" w:rsidP="00FE23BC">
      <w:pPr>
        <w:pStyle w:val="30"/>
        <w:numPr>
          <w:ilvl w:val="0"/>
          <w:numId w:val="0"/>
        </w:numPr>
      </w:pPr>
      <w:bookmarkStart w:id="5070" w:name="_Ref424532763"/>
      <w:bookmarkStart w:id="5071" w:name="_Toc472818794"/>
      <w:bookmarkStart w:id="5072" w:name="_Toc235503364"/>
      <w:bookmarkStart w:id="5073" w:name="_Toc241509139"/>
      <w:bookmarkStart w:id="5074" w:name="_Toc244416626"/>
      <w:bookmarkStart w:id="5075" w:name="_Toc276630990"/>
      <w:bookmarkStart w:id="5076" w:name="_Toc336509468"/>
      <w:r w:rsidRPr="00E77497">
        <w:t>9</w:t>
      </w:r>
      <w:ins w:id="5077" w:author="Rev 6 Allen Wirfs-Brock" w:date="2012-02-22T15:48:00Z">
        <w:r w:rsidR="00852030">
          <w:t>.1</w:t>
        </w:r>
      </w:ins>
      <w:r w:rsidRPr="00E77497">
        <w:t>.6</w:t>
      </w:r>
      <w:r w:rsidRPr="00E77497">
        <w:tab/>
        <w:t>ToUint32: (Unsigned 32 Bit Integer</w:t>
      </w:r>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r w:rsidRPr="00E77497">
        <w:t>)</w:t>
      </w:r>
      <w:bookmarkStart w:id="5078" w:name="_Toc382212409"/>
      <w:bookmarkEnd w:id="5070"/>
      <w:bookmarkEnd w:id="5071"/>
      <w:bookmarkEnd w:id="5072"/>
      <w:bookmarkEnd w:id="5073"/>
      <w:bookmarkEnd w:id="5074"/>
      <w:bookmarkEnd w:id="5075"/>
      <w:bookmarkEnd w:id="5076"/>
    </w:p>
    <w:p w14:paraId="1E199F4B" w14:textId="77777777" w:rsidR="004C02EF" w:rsidRPr="009C202C" w:rsidRDefault="004C02EF" w:rsidP="004C02EF">
      <w:r w:rsidRPr="00E77497">
        <w:t xml:space="preserve">The abstract operation ToUint32 converts its argument to one of </w:t>
      </w:r>
      <w:r w:rsidRPr="00E77497">
        <w:rPr>
          <w:rFonts w:ascii="Times New Roman" w:hAnsi="Times New Roman"/>
        </w:rPr>
        <w:t>2</w:t>
      </w:r>
      <w:r w:rsidRPr="00E77497">
        <w:rPr>
          <w:rFonts w:ascii="Times New Roman" w:hAnsi="Times New Roman"/>
          <w:vertAlign w:val="superscript"/>
        </w:rPr>
        <w:t>32</w:t>
      </w:r>
      <w:r w:rsidRPr="00E77497">
        <w:t xml:space="preserve"> integer values in the range </w:t>
      </w:r>
      <w:r w:rsidRPr="00E77497">
        <w:rPr>
          <w:rFonts w:ascii="Times New Roman" w:hAnsi="Times New Roman"/>
        </w:rPr>
        <w:t>0</w:t>
      </w:r>
      <w:r w:rsidRPr="00E77497">
        <w:t xml:space="preserve"> through </w:t>
      </w:r>
      <w:r w:rsidRPr="00E77497">
        <w:rPr>
          <w:rFonts w:ascii="Times New Roman" w:hAnsi="Times New Roman"/>
        </w:rPr>
        <w:t>2</w:t>
      </w:r>
      <w:r w:rsidRPr="00E77497">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E65A34">
        <w:t>, inclusive.</w:t>
      </w:r>
      <w:r w:rsidRPr="009C202C">
        <w:t xml:space="preserve"> This abstract</w:t>
      </w:r>
      <w:del w:id="5079" w:author="Rev 8 Allen Wirfs-Brock" w:date="2012-06-14T14:37:00Z">
        <w:r w:rsidRPr="009C202C" w:rsidDel="00D4543D">
          <w:delText>ion</w:delText>
        </w:r>
      </w:del>
      <w:r w:rsidRPr="009C202C">
        <w:t xml:space="preserve"> operation functions as follows:</w:t>
      </w:r>
    </w:p>
    <w:p w14:paraId="5800C0AF" w14:textId="77777777" w:rsidR="004C02EF" w:rsidRPr="00675B74" w:rsidRDefault="004C02EF" w:rsidP="009A20C6">
      <w:pPr>
        <w:pStyle w:val="Alg2"/>
        <w:numPr>
          <w:ilvl w:val="0"/>
          <w:numId w:val="352"/>
        </w:numPr>
      </w:pPr>
      <w:r w:rsidRPr="009C202C">
        <w:t xml:space="preserve">Let </w:t>
      </w:r>
      <w:r w:rsidRPr="009C202C">
        <w:rPr>
          <w:i/>
        </w:rPr>
        <w:t>number</w:t>
      </w:r>
      <w:r w:rsidRPr="00675B74">
        <w:t xml:space="preserve"> be the result of calling ToNumber on the input argument</w:t>
      </w:r>
      <w:bookmarkEnd w:id="5078"/>
      <w:r w:rsidRPr="00675B74">
        <w:t>.</w:t>
      </w:r>
      <w:bookmarkStart w:id="5080" w:name="_Toc382212410"/>
    </w:p>
    <w:p w14:paraId="2FECE702" w14:textId="77777777" w:rsidR="00CB4C00" w:rsidRDefault="002861C6" w:rsidP="00CB4C00">
      <w:pPr>
        <w:pStyle w:val="Alg4"/>
        <w:numPr>
          <w:ilvl w:val="0"/>
          <w:numId w:val="352"/>
        </w:numPr>
        <w:contextualSpacing/>
        <w:rPr>
          <w:ins w:id="5081" w:author="Rev 6 Allen Wirfs-Brock" w:date="2012-02-16T18:21:00Z"/>
        </w:rPr>
      </w:pPr>
      <w:ins w:id="5082" w:author="Rev 6 Allen Wirfs-Brock" w:date="2012-02-23T13:22:00Z">
        <w:r>
          <w:t>ReturnIfAbrupt(</w:t>
        </w:r>
        <w:r>
          <w:rPr>
            <w:i/>
          </w:rPr>
          <w:t>number</w:t>
        </w:r>
        <w:r>
          <w:t>)</w:t>
        </w:r>
      </w:ins>
      <w:ins w:id="5083" w:author="Rev 6 Allen Wirfs-Brock" w:date="2012-02-16T18:21:00Z">
        <w:r w:rsidR="00CB4C00">
          <w:t>.</w:t>
        </w:r>
      </w:ins>
    </w:p>
    <w:p w14:paraId="2E670966" w14:textId="77777777" w:rsidR="004C02EF" w:rsidRPr="00E77497" w:rsidRDefault="004C02EF" w:rsidP="009A20C6">
      <w:pPr>
        <w:pStyle w:val="Alg2"/>
        <w:numPr>
          <w:ilvl w:val="0"/>
          <w:numId w:val="352"/>
        </w:numPr>
      </w:pPr>
      <w:r w:rsidRPr="00E77497">
        <w:t xml:space="preserve">If </w:t>
      </w:r>
      <w:r w:rsidRPr="00E77497">
        <w:rPr>
          <w:i/>
        </w:rPr>
        <w:t>number</w:t>
      </w:r>
      <w:r w:rsidRPr="00E77497">
        <w:t xml:space="preserve"> is </w:t>
      </w:r>
      <w:r w:rsidRPr="00E77497">
        <w:rPr>
          <w:b/>
        </w:rPr>
        <w:t>NaN</w:t>
      </w:r>
      <w:r w:rsidRPr="00E77497">
        <w:t xml:space="preserve">, +0, </w:t>
      </w:r>
      <w:r w:rsidRPr="00E77497">
        <w:sym w:font="Symbol" w:char="F02D"/>
      </w:r>
      <w:r w:rsidRPr="00E77497">
        <w:t>0, +</w:t>
      </w:r>
      <w:r w:rsidRPr="00E77497">
        <w:rPr>
          <w:b/>
        </w:rPr>
        <w:sym w:font="Symbol" w:char="F0A5"/>
      </w:r>
      <w:r w:rsidRPr="00E77497">
        <w:t xml:space="preserve">, or </w:t>
      </w:r>
      <w:r w:rsidRPr="00E77497">
        <w:sym w:font="Symbol" w:char="F02D"/>
      </w:r>
      <w:r w:rsidRPr="00E77497">
        <w:rPr>
          <w:b/>
        </w:rPr>
        <w:sym w:font="Symbol" w:char="F0A5"/>
      </w:r>
      <w:r w:rsidRPr="00E77497">
        <w:t xml:space="preserve">, return </w:t>
      </w:r>
      <w:r w:rsidRPr="00E77497">
        <w:rPr>
          <w:b/>
        </w:rPr>
        <w:t>+0</w:t>
      </w:r>
      <w:bookmarkEnd w:id="5080"/>
      <w:r w:rsidRPr="00E77497">
        <w:t>.</w:t>
      </w:r>
      <w:bookmarkStart w:id="5084" w:name="_Toc382212411"/>
    </w:p>
    <w:p w14:paraId="41E06772" w14:textId="77777777" w:rsidR="004C02EF" w:rsidRPr="00E77497" w:rsidRDefault="004C02EF" w:rsidP="009A20C6">
      <w:pPr>
        <w:pStyle w:val="Alg2"/>
        <w:numPr>
          <w:ilvl w:val="0"/>
          <w:numId w:val="352"/>
        </w:numPr>
      </w:pPr>
      <w:r w:rsidRPr="00E77497">
        <w:t xml:space="preserve">Let </w:t>
      </w:r>
      <w:r w:rsidRPr="00E77497">
        <w:rPr>
          <w:i/>
        </w:rPr>
        <w:t>posInt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bookmarkEnd w:id="5084"/>
      <w:r w:rsidRPr="00E77497">
        <w:t>.</w:t>
      </w:r>
      <w:bookmarkStart w:id="5085" w:name="_Toc382212413"/>
    </w:p>
    <w:p w14:paraId="58ED4EA3" w14:textId="77777777" w:rsidR="004C02EF" w:rsidRPr="00E77497" w:rsidRDefault="004C02EF" w:rsidP="009A20C6">
      <w:pPr>
        <w:pStyle w:val="Alg2"/>
        <w:numPr>
          <w:ilvl w:val="0"/>
          <w:numId w:val="352"/>
        </w:numPr>
      </w:pPr>
      <w:r w:rsidRPr="00E77497">
        <w:t xml:space="preserve">Let </w:t>
      </w:r>
      <w:r w:rsidRPr="00E77497">
        <w:rPr>
          <w:i/>
        </w:rPr>
        <w:t>int32bit</w:t>
      </w:r>
      <w:r w:rsidRPr="00E77497">
        <w:t xml:space="preserve"> be </w:t>
      </w:r>
      <w:r w:rsidRPr="00E77497">
        <w:rPr>
          <w:i/>
        </w:rPr>
        <w:t>posInt</w:t>
      </w:r>
      <w:r w:rsidRPr="00E77497">
        <w:t xml:space="preserve"> modulo 2</w:t>
      </w:r>
      <w:r w:rsidRPr="00E77497">
        <w:rPr>
          <w:vertAlign w:val="superscript"/>
        </w:rPr>
        <w:t>32</w:t>
      </w:r>
      <w:r w:rsidRPr="00E77497">
        <w:t>; that is, a finite integer value k of Number type with positive sign and less than 2</w:t>
      </w:r>
      <w:r w:rsidRPr="00E77497">
        <w:rPr>
          <w:vertAlign w:val="superscript"/>
        </w:rPr>
        <w:t>32</w:t>
      </w:r>
      <w:r w:rsidRPr="00E77497">
        <w:t xml:space="preserve"> in magnitude such that the mathematical difference of </w:t>
      </w:r>
      <w:r w:rsidRPr="00E77497">
        <w:rPr>
          <w:i/>
        </w:rPr>
        <w:t>posInt</w:t>
      </w:r>
      <w:r w:rsidRPr="00E77497">
        <w:t xml:space="preserve"> and k is mathematically an integer multiple of 2</w:t>
      </w:r>
      <w:r w:rsidRPr="00E77497">
        <w:rPr>
          <w:vertAlign w:val="superscript"/>
        </w:rPr>
        <w:t>32</w:t>
      </w:r>
      <w:bookmarkEnd w:id="5085"/>
      <w:r w:rsidRPr="00E77497">
        <w:t>.</w:t>
      </w:r>
    </w:p>
    <w:p w14:paraId="22EEB555" w14:textId="77777777" w:rsidR="004C02EF" w:rsidRPr="00E77497" w:rsidRDefault="004C02EF" w:rsidP="009A20C6">
      <w:pPr>
        <w:pStyle w:val="Alg2"/>
        <w:numPr>
          <w:ilvl w:val="0"/>
          <w:numId w:val="352"/>
        </w:numPr>
        <w:spacing w:after="220"/>
      </w:pPr>
      <w:r w:rsidRPr="00E77497">
        <w:t xml:space="preserve">Return </w:t>
      </w:r>
      <w:r w:rsidRPr="00E77497">
        <w:rPr>
          <w:i/>
        </w:rPr>
        <w:t>int32bit</w:t>
      </w:r>
      <w:r w:rsidRPr="00E77497">
        <w:t>.</w:t>
      </w:r>
    </w:p>
    <w:p w14:paraId="3AAF49DB" w14:textId="77777777" w:rsidR="004C02EF" w:rsidRPr="00E77497" w:rsidRDefault="004C02EF" w:rsidP="004C02EF">
      <w:pPr>
        <w:pStyle w:val="Note"/>
        <w:spacing w:after="120"/>
      </w:pPr>
      <w:r w:rsidRPr="00E77497">
        <w:t>NOTE</w:t>
      </w:r>
      <w:r w:rsidRPr="00E77497">
        <w:tab/>
        <w:t>Given the above definition of ToUInt32:</w:t>
      </w:r>
    </w:p>
    <w:p w14:paraId="71B13770" w14:textId="77777777" w:rsidR="004C02EF" w:rsidRPr="00E77497" w:rsidRDefault="004C02EF" w:rsidP="004C02EF">
      <w:pPr>
        <w:pStyle w:val="Note"/>
        <w:numPr>
          <w:ilvl w:val="0"/>
          <w:numId w:val="39"/>
        </w:numPr>
        <w:tabs>
          <w:tab w:val="clear" w:pos="960"/>
          <w:tab w:val="left" w:pos="360"/>
        </w:tabs>
        <w:ind w:left="360"/>
        <w:contextualSpacing/>
      </w:pPr>
      <w:r w:rsidRPr="00E77497">
        <w:t>Step 5 is the only difference between ToUint32 and ToInt32.</w:t>
      </w:r>
    </w:p>
    <w:p w14:paraId="36A8BE92" w14:textId="77777777" w:rsidR="004C02EF" w:rsidRPr="00E77497" w:rsidRDefault="004C02EF" w:rsidP="004C02EF">
      <w:pPr>
        <w:pStyle w:val="Note"/>
        <w:numPr>
          <w:ilvl w:val="0"/>
          <w:numId w:val="39"/>
        </w:numPr>
        <w:tabs>
          <w:tab w:val="clear" w:pos="960"/>
          <w:tab w:val="left" w:pos="360"/>
        </w:tabs>
        <w:ind w:left="360"/>
        <w:contextualSpacing/>
      </w:pPr>
      <w:r w:rsidRPr="00E77497">
        <w:t>The ToUint32 abstract operation is idempotent: if applied to a result that it produced, the second application leaves that value unchanged.</w:t>
      </w:r>
    </w:p>
    <w:p w14:paraId="02A3BCB0" w14:textId="77777777" w:rsidR="004C02EF" w:rsidRPr="00E77497" w:rsidRDefault="004C02EF" w:rsidP="004C02EF">
      <w:pPr>
        <w:pStyle w:val="Note"/>
        <w:numPr>
          <w:ilvl w:val="0"/>
          <w:numId w:val="39"/>
        </w:numPr>
        <w:tabs>
          <w:tab w:val="clear" w:pos="960"/>
          <w:tab w:val="left" w:pos="360"/>
        </w:tabs>
        <w:ind w:left="360"/>
        <w:contextualSpacing/>
      </w:pPr>
      <w:r w:rsidRPr="00E77497">
        <w:rPr>
          <w:rFonts w:ascii="Times New Roman" w:hAnsi="Times New Roman"/>
        </w:rPr>
        <w:t>ToUint32(ToInt32(</w:t>
      </w:r>
      <w:r w:rsidRPr="00E77497">
        <w:rPr>
          <w:rFonts w:ascii="Times New Roman" w:hAnsi="Times New Roman"/>
          <w:i/>
        </w:rPr>
        <w:t>x</w:t>
      </w:r>
      <w:r w:rsidRPr="00E77497">
        <w:rPr>
          <w:rFonts w:ascii="Times New Roman" w:hAnsi="Times New Roman"/>
        </w:rPr>
        <w:t>))</w:t>
      </w:r>
      <w:r w:rsidRPr="00E77497">
        <w:t xml:space="preserve"> is equal to </w:t>
      </w:r>
      <w:r w:rsidRPr="00E77497">
        <w:rPr>
          <w:rFonts w:ascii="Times New Roman" w:hAnsi="Times New Roman"/>
        </w:rPr>
        <w:t>ToUint32(</w:t>
      </w:r>
      <w:r w:rsidRPr="00E77497">
        <w:rPr>
          <w:rFonts w:ascii="Times New Roman" w:hAnsi="Times New Roman"/>
          <w:i/>
        </w:rPr>
        <w:t>x</w:t>
      </w:r>
      <w:r w:rsidRPr="00E77497">
        <w:rPr>
          <w:rFonts w:ascii="Times New Roman" w:hAnsi="Times New Roman"/>
        </w:rPr>
        <w:t>)</w:t>
      </w:r>
      <w:r w:rsidRPr="00E77497">
        <w:t xml:space="preserve"> for all values of </w:t>
      </w:r>
      <w:r w:rsidRPr="00E77497">
        <w:rPr>
          <w:rFonts w:ascii="Times New Roman" w:hAnsi="Times New Roman"/>
          <w:i/>
        </w:rPr>
        <w:t>x</w:t>
      </w:r>
      <w:r w:rsidRPr="00E77497">
        <w:t xml:space="preserve">. (It is to preserve this latter property that </w:t>
      </w:r>
      <w:r w:rsidRPr="00E77497">
        <w:rPr>
          <w:b/>
        </w:rPr>
        <w:t>+</w:t>
      </w:r>
      <w:r w:rsidRPr="00E77497">
        <w:rPr>
          <w:b/>
        </w:rPr>
        <w:sym w:font="Symbol" w:char="F0A5"/>
      </w:r>
      <w:r w:rsidRPr="00E77497">
        <w:t xml:space="preserve"> and </w:t>
      </w:r>
      <w:r w:rsidRPr="00E77497">
        <w:rPr>
          <w:b/>
        </w:rPr>
        <w:sym w:font="Symbol" w:char="F02D"/>
      </w:r>
      <w:r w:rsidRPr="00E77497">
        <w:rPr>
          <w:b/>
        </w:rPr>
        <w:sym w:font="Symbol" w:char="F0A5"/>
      </w:r>
      <w:r w:rsidRPr="00E77497">
        <w:t xml:space="preserve"> are mapped to </w:t>
      </w:r>
      <w:r w:rsidRPr="00E77497">
        <w:rPr>
          <w:b/>
        </w:rPr>
        <w:t>+0</w:t>
      </w:r>
      <w:r w:rsidRPr="00E77497">
        <w:t>.)</w:t>
      </w:r>
      <w:bookmarkStart w:id="5086" w:name="_Toc375031138"/>
      <w:bookmarkStart w:id="5087" w:name="_Ref379262870"/>
      <w:bookmarkStart w:id="5088" w:name="_Toc381513656"/>
      <w:bookmarkStart w:id="5089" w:name="_Toc382202799"/>
      <w:bookmarkStart w:id="5090" w:name="_Toc382203019"/>
      <w:bookmarkStart w:id="5091" w:name="_Toc382212178"/>
      <w:bookmarkStart w:id="5092" w:name="_Toc382212414"/>
      <w:bookmarkStart w:id="5093" w:name="_Toc382291523"/>
    </w:p>
    <w:p w14:paraId="5E8A50A7" w14:textId="77777777" w:rsidR="004C02EF" w:rsidRPr="00E77497" w:rsidRDefault="004C02EF" w:rsidP="004C02EF">
      <w:pPr>
        <w:pStyle w:val="Note"/>
        <w:numPr>
          <w:ilvl w:val="0"/>
          <w:numId w:val="39"/>
        </w:numPr>
        <w:tabs>
          <w:tab w:val="clear" w:pos="960"/>
          <w:tab w:val="left" w:pos="360"/>
        </w:tabs>
        <w:ind w:left="360"/>
        <w:contextualSpacing/>
      </w:pPr>
      <w:r w:rsidRPr="00E77497">
        <w:t xml:space="preserve">ToUint32 maps </w:t>
      </w:r>
      <w:r w:rsidRPr="00E77497">
        <w:rPr>
          <w:b/>
        </w:rPr>
        <w:sym w:font="Symbol" w:char="F02D"/>
      </w:r>
      <w:r w:rsidRPr="00E77497">
        <w:rPr>
          <w:b/>
        </w:rPr>
        <w:t>0</w:t>
      </w:r>
      <w:r w:rsidRPr="00E77497">
        <w:t xml:space="preserve"> to </w:t>
      </w:r>
      <w:r w:rsidRPr="00E77497">
        <w:rPr>
          <w:b/>
        </w:rPr>
        <w:t>+0</w:t>
      </w:r>
      <w:r w:rsidRPr="00E77497">
        <w:t>.</w:t>
      </w:r>
      <w:bookmarkStart w:id="5094" w:name="_Ref383930447"/>
      <w:bookmarkStart w:id="5095" w:name="_Toc385672162"/>
      <w:bookmarkStart w:id="5096" w:name="_Toc393690257"/>
    </w:p>
    <w:p w14:paraId="7B44F0A8" w14:textId="77777777" w:rsidR="004C02EF" w:rsidRPr="00E77497" w:rsidRDefault="004C02EF" w:rsidP="006E1632">
      <w:pPr>
        <w:pStyle w:val="30"/>
        <w:numPr>
          <w:ilvl w:val="0"/>
          <w:numId w:val="0"/>
        </w:numPr>
      </w:pPr>
      <w:bookmarkStart w:id="5097" w:name="_Hlt458400770"/>
      <w:bookmarkStart w:id="5098" w:name="_Ref424532099"/>
      <w:bookmarkStart w:id="5099" w:name="_Toc472818795"/>
      <w:bookmarkStart w:id="5100" w:name="_Toc235503365"/>
      <w:bookmarkStart w:id="5101" w:name="_Toc241509140"/>
      <w:bookmarkStart w:id="5102" w:name="_Toc244416627"/>
      <w:bookmarkStart w:id="5103" w:name="_Toc276630991"/>
      <w:bookmarkStart w:id="5104" w:name="_Toc336509469"/>
      <w:bookmarkEnd w:id="5097"/>
      <w:r w:rsidRPr="00E77497">
        <w:t>9</w:t>
      </w:r>
      <w:ins w:id="5105" w:author="Rev 6 Allen Wirfs-Brock" w:date="2012-02-22T15:49:00Z">
        <w:r w:rsidR="00852030">
          <w:t>.1</w:t>
        </w:r>
      </w:ins>
      <w:r w:rsidRPr="00E77497">
        <w:t>.7</w:t>
      </w:r>
      <w:r w:rsidRPr="00E77497">
        <w:tab/>
        <w:t>ToUint16: (Unsigned 16 Bit Integer</w:t>
      </w:r>
      <w:bookmarkEnd w:id="5094"/>
      <w:bookmarkEnd w:id="5095"/>
      <w:bookmarkEnd w:id="5096"/>
      <w:r w:rsidRPr="00E77497">
        <w:t>)</w:t>
      </w:r>
      <w:bookmarkEnd w:id="5098"/>
      <w:bookmarkEnd w:id="5099"/>
      <w:bookmarkEnd w:id="5100"/>
      <w:bookmarkEnd w:id="5101"/>
      <w:bookmarkEnd w:id="5102"/>
      <w:bookmarkEnd w:id="5103"/>
      <w:bookmarkEnd w:id="5104"/>
    </w:p>
    <w:p w14:paraId="1ED153A5" w14:textId="77777777" w:rsidR="004C02EF" w:rsidRPr="00E65A34" w:rsidRDefault="004C02EF" w:rsidP="004C02EF">
      <w:r w:rsidRPr="00E77497">
        <w:t xml:space="preserve">The abstract operation ToUint16 converts its argument to one of </w:t>
      </w:r>
      <w:r w:rsidRPr="00E77497">
        <w:rPr>
          <w:rFonts w:ascii="Times New Roman" w:hAnsi="Times New Roman"/>
        </w:rPr>
        <w:t>2</w:t>
      </w:r>
      <w:r w:rsidRPr="00E77497">
        <w:rPr>
          <w:rFonts w:ascii="Times New Roman" w:hAnsi="Times New Roman"/>
          <w:vertAlign w:val="superscript"/>
        </w:rPr>
        <w:t>16</w:t>
      </w:r>
      <w:r w:rsidRPr="00E77497">
        <w:t xml:space="preserve"> integer values in the range </w:t>
      </w:r>
      <w:r w:rsidRPr="00E77497">
        <w:rPr>
          <w:rFonts w:ascii="Times New Roman" w:hAnsi="Times New Roman"/>
        </w:rPr>
        <w:t>0</w:t>
      </w:r>
      <w:r w:rsidRPr="00E77497">
        <w:t xml:space="preserve"> through </w:t>
      </w:r>
      <w:r w:rsidRPr="00E77497">
        <w:rPr>
          <w:rFonts w:ascii="Times New Roman" w:hAnsi="Times New Roman"/>
        </w:rPr>
        <w:t>2</w:t>
      </w:r>
      <w:r w:rsidRPr="00E77497">
        <w:rPr>
          <w:rFonts w:ascii="Times New Roman" w:hAnsi="Times New Roman"/>
          <w:vertAlign w:val="superscript"/>
        </w:rPr>
        <w:t>16</w:t>
      </w:r>
      <w:r w:rsidRPr="004D1BD1">
        <w:rPr>
          <w:rFonts w:ascii="Times New Roman" w:hAnsi="Times New Roman"/>
        </w:rPr>
        <w:sym w:font="Symbol" w:char="F02D"/>
      </w:r>
      <w:r w:rsidRPr="004D1BD1">
        <w:rPr>
          <w:rFonts w:ascii="Times New Roman" w:hAnsi="Times New Roman"/>
        </w:rPr>
        <w:t>1</w:t>
      </w:r>
      <w:r w:rsidRPr="00E65A34">
        <w:t>, inclusive. This abstract operation functions as follows:</w:t>
      </w:r>
    </w:p>
    <w:p w14:paraId="5F82A919" w14:textId="77777777" w:rsidR="004C02EF" w:rsidRPr="009C202C" w:rsidRDefault="004C02EF" w:rsidP="009A20C6">
      <w:pPr>
        <w:pStyle w:val="Alg2"/>
        <w:numPr>
          <w:ilvl w:val="0"/>
          <w:numId w:val="353"/>
        </w:numPr>
      </w:pPr>
      <w:r w:rsidRPr="009C202C">
        <w:t xml:space="preserve">Let </w:t>
      </w:r>
      <w:r w:rsidRPr="009C202C">
        <w:rPr>
          <w:i/>
        </w:rPr>
        <w:t>number</w:t>
      </w:r>
      <w:r w:rsidRPr="009C202C">
        <w:t xml:space="preserve"> be the result of calling ToNumber on the input argument.</w:t>
      </w:r>
    </w:p>
    <w:p w14:paraId="329DFADA" w14:textId="77777777" w:rsidR="00CB4C00" w:rsidRDefault="002861C6" w:rsidP="00CB4C00">
      <w:pPr>
        <w:pStyle w:val="Alg4"/>
        <w:numPr>
          <w:ilvl w:val="0"/>
          <w:numId w:val="353"/>
        </w:numPr>
        <w:contextualSpacing/>
        <w:rPr>
          <w:ins w:id="5106" w:author="Rev 6 Allen Wirfs-Brock" w:date="2012-02-16T18:21:00Z"/>
        </w:rPr>
      </w:pPr>
      <w:ins w:id="5107" w:author="Rev 6 Allen Wirfs-Brock" w:date="2012-02-23T13:22:00Z">
        <w:r>
          <w:t>ReturnIfAbrupt(</w:t>
        </w:r>
        <w:r>
          <w:rPr>
            <w:i/>
          </w:rPr>
          <w:t>number</w:t>
        </w:r>
        <w:r>
          <w:t>)</w:t>
        </w:r>
      </w:ins>
      <w:ins w:id="5108" w:author="Rev 6 Allen Wirfs-Brock" w:date="2012-02-16T18:21:00Z">
        <w:r w:rsidR="00CB4C00">
          <w:t>.</w:t>
        </w:r>
      </w:ins>
    </w:p>
    <w:p w14:paraId="71AD3DB5" w14:textId="77777777" w:rsidR="004C02EF" w:rsidRPr="00E77497" w:rsidRDefault="004C02EF" w:rsidP="009A20C6">
      <w:pPr>
        <w:pStyle w:val="Alg2"/>
        <w:numPr>
          <w:ilvl w:val="0"/>
          <w:numId w:val="353"/>
        </w:numPr>
      </w:pPr>
      <w:r w:rsidRPr="00675B74">
        <w:t xml:space="preserve">If </w:t>
      </w:r>
      <w:r w:rsidRPr="00E77497">
        <w:rPr>
          <w:i/>
        </w:rPr>
        <w:t>number</w:t>
      </w:r>
      <w:r w:rsidRPr="00E77497">
        <w:t xml:space="preserve"> is </w:t>
      </w:r>
      <w:r w:rsidRPr="00E77497">
        <w:rPr>
          <w:b/>
        </w:rPr>
        <w:t>NaN</w:t>
      </w:r>
      <w:r w:rsidRPr="00E77497">
        <w:t xml:space="preserve">, +0, </w:t>
      </w:r>
      <w:r w:rsidRPr="00E77497">
        <w:sym w:font="Symbol" w:char="F02D"/>
      </w:r>
      <w:r w:rsidRPr="00E77497">
        <w:t>0, +</w:t>
      </w:r>
      <w:r w:rsidRPr="00E77497">
        <w:rPr>
          <w:b/>
        </w:rPr>
        <w:sym w:font="Symbol" w:char="F0A5"/>
      </w:r>
      <w:r w:rsidRPr="00E77497">
        <w:t xml:space="preserve">, or </w:t>
      </w:r>
      <w:r w:rsidRPr="00E77497">
        <w:sym w:font="Symbol" w:char="F02D"/>
      </w:r>
      <w:r w:rsidRPr="00E77497">
        <w:rPr>
          <w:b/>
        </w:rPr>
        <w:sym w:font="Symbol" w:char="F0A5"/>
      </w:r>
      <w:r w:rsidRPr="00E77497">
        <w:t xml:space="preserve">, return </w:t>
      </w:r>
      <w:r w:rsidRPr="00E77497">
        <w:rPr>
          <w:b/>
        </w:rPr>
        <w:t>+0</w:t>
      </w:r>
      <w:r w:rsidRPr="00E77497">
        <w:t>.</w:t>
      </w:r>
    </w:p>
    <w:p w14:paraId="1E2531A8" w14:textId="77777777" w:rsidR="004C02EF" w:rsidRPr="00E77497" w:rsidRDefault="004C02EF" w:rsidP="009A20C6">
      <w:pPr>
        <w:pStyle w:val="Alg2"/>
        <w:numPr>
          <w:ilvl w:val="0"/>
          <w:numId w:val="353"/>
        </w:numPr>
      </w:pPr>
      <w:r w:rsidRPr="00E77497">
        <w:t xml:space="preserve">Let </w:t>
      </w:r>
      <w:r w:rsidRPr="00E77497">
        <w:rPr>
          <w:i/>
        </w:rPr>
        <w:t>posInt</w:t>
      </w:r>
      <w:r w:rsidRPr="00E77497">
        <w:t xml:space="preserve"> 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p>
    <w:p w14:paraId="13EEB8E6" w14:textId="77777777" w:rsidR="004C02EF" w:rsidRPr="00E77497" w:rsidRDefault="004C02EF" w:rsidP="009A20C6">
      <w:pPr>
        <w:pStyle w:val="Alg2"/>
        <w:numPr>
          <w:ilvl w:val="0"/>
          <w:numId w:val="353"/>
        </w:numPr>
      </w:pPr>
      <w:r w:rsidRPr="00E77497">
        <w:t xml:space="preserve">Let </w:t>
      </w:r>
      <w:r w:rsidRPr="00E77497">
        <w:rPr>
          <w:i/>
        </w:rPr>
        <w:t>int16bit</w:t>
      </w:r>
      <w:r w:rsidRPr="00E77497">
        <w:t xml:space="preserve"> be </w:t>
      </w:r>
      <w:r w:rsidRPr="00E77497">
        <w:rPr>
          <w:i/>
        </w:rPr>
        <w:t>posInt</w:t>
      </w:r>
      <w:r w:rsidRPr="00E77497">
        <w:t xml:space="preserve"> modulo 2</w:t>
      </w:r>
      <w:r w:rsidRPr="00E77497">
        <w:rPr>
          <w:vertAlign w:val="superscript"/>
        </w:rPr>
        <w:t>16</w:t>
      </w:r>
      <w:r w:rsidRPr="00E77497">
        <w:t xml:space="preserve">; that is, a finite integer value </w:t>
      </w:r>
      <w:r w:rsidRPr="00E77497">
        <w:rPr>
          <w:i/>
        </w:rPr>
        <w:t>k</w:t>
      </w:r>
      <w:r w:rsidRPr="00E77497">
        <w:t xml:space="preserve"> of Number type with positive sign and less than 2</w:t>
      </w:r>
      <w:r w:rsidRPr="00E77497">
        <w:rPr>
          <w:vertAlign w:val="superscript"/>
        </w:rPr>
        <w:t>16</w:t>
      </w:r>
      <w:r w:rsidRPr="00E77497">
        <w:t xml:space="preserve"> in magnitude such that the mathematical difference of </w:t>
      </w:r>
      <w:r w:rsidRPr="00E77497">
        <w:rPr>
          <w:i/>
        </w:rPr>
        <w:t>posInt</w:t>
      </w:r>
      <w:r w:rsidRPr="00E77497">
        <w:t xml:space="preserve"> and </w:t>
      </w:r>
      <w:r w:rsidRPr="00E77497">
        <w:rPr>
          <w:i/>
        </w:rPr>
        <w:t>k</w:t>
      </w:r>
      <w:r w:rsidRPr="00E77497">
        <w:t xml:space="preserve"> is mathematically an integer multiple of 2</w:t>
      </w:r>
      <w:r w:rsidRPr="00E77497">
        <w:rPr>
          <w:vertAlign w:val="superscript"/>
        </w:rPr>
        <w:t>16</w:t>
      </w:r>
      <w:r w:rsidRPr="00E77497">
        <w:t>.</w:t>
      </w:r>
    </w:p>
    <w:p w14:paraId="4838123E" w14:textId="77777777" w:rsidR="004C02EF" w:rsidRPr="00E77497" w:rsidRDefault="004C02EF" w:rsidP="009A20C6">
      <w:pPr>
        <w:pStyle w:val="Alg2"/>
        <w:numPr>
          <w:ilvl w:val="0"/>
          <w:numId w:val="353"/>
        </w:numPr>
        <w:spacing w:after="220"/>
      </w:pPr>
      <w:r w:rsidRPr="00E77497">
        <w:t xml:space="preserve">Return </w:t>
      </w:r>
      <w:r w:rsidRPr="00E77497">
        <w:rPr>
          <w:i/>
        </w:rPr>
        <w:t>int16bit</w:t>
      </w:r>
      <w:r w:rsidRPr="00E77497">
        <w:t>.</w:t>
      </w:r>
    </w:p>
    <w:p w14:paraId="2A20A154" w14:textId="77777777" w:rsidR="004C02EF" w:rsidRPr="00E77497" w:rsidRDefault="004C02EF" w:rsidP="004C02EF">
      <w:pPr>
        <w:pStyle w:val="Note"/>
        <w:spacing w:after="120"/>
      </w:pPr>
      <w:r w:rsidRPr="00E77497">
        <w:t>NOTE</w:t>
      </w:r>
      <w:r w:rsidRPr="00E77497">
        <w:tab/>
        <w:t>Given the above definition of ToUint16:</w:t>
      </w:r>
    </w:p>
    <w:p w14:paraId="40D9CDF6" w14:textId="77777777" w:rsidR="004C02EF" w:rsidRPr="00E77497" w:rsidRDefault="004C02EF" w:rsidP="004C02EF">
      <w:pPr>
        <w:pStyle w:val="Note"/>
        <w:numPr>
          <w:ilvl w:val="0"/>
          <w:numId w:val="39"/>
        </w:numPr>
        <w:tabs>
          <w:tab w:val="clear" w:pos="960"/>
          <w:tab w:val="left" w:pos="360"/>
        </w:tabs>
        <w:ind w:left="360"/>
        <w:contextualSpacing/>
      </w:pPr>
      <w:r w:rsidRPr="00E77497">
        <w:t xml:space="preserve">The substitution of </w:t>
      </w:r>
      <w:r w:rsidRPr="00E77497">
        <w:rPr>
          <w:rFonts w:ascii="Times New Roman" w:hAnsi="Times New Roman"/>
        </w:rPr>
        <w:t>2</w:t>
      </w:r>
      <w:r w:rsidRPr="00E77497">
        <w:rPr>
          <w:rFonts w:ascii="Times New Roman" w:hAnsi="Times New Roman"/>
          <w:vertAlign w:val="superscript"/>
        </w:rPr>
        <w:t>16</w:t>
      </w:r>
      <w:r w:rsidRPr="00E77497">
        <w:t xml:space="preserve"> for </w:t>
      </w:r>
      <w:r w:rsidRPr="00E77497">
        <w:rPr>
          <w:rFonts w:ascii="Times New Roman" w:hAnsi="Times New Roman"/>
        </w:rPr>
        <w:t>2</w:t>
      </w:r>
      <w:r w:rsidRPr="00E77497">
        <w:rPr>
          <w:rFonts w:ascii="Times New Roman" w:hAnsi="Times New Roman"/>
          <w:vertAlign w:val="superscript"/>
        </w:rPr>
        <w:t>32</w:t>
      </w:r>
      <w:r w:rsidRPr="00E77497">
        <w:t xml:space="preserve"> in step 4 is the only difference between ToUint32 and ToUint16.</w:t>
      </w:r>
    </w:p>
    <w:p w14:paraId="7EBF23EA" w14:textId="77777777" w:rsidR="004C02EF" w:rsidRPr="00E77497" w:rsidRDefault="004C02EF" w:rsidP="004C02EF">
      <w:pPr>
        <w:pStyle w:val="Note"/>
        <w:numPr>
          <w:ilvl w:val="0"/>
          <w:numId w:val="39"/>
        </w:numPr>
        <w:tabs>
          <w:tab w:val="clear" w:pos="960"/>
          <w:tab w:val="left" w:pos="360"/>
        </w:tabs>
        <w:ind w:left="360"/>
        <w:contextualSpacing/>
      </w:pPr>
      <w:r w:rsidRPr="00E77497">
        <w:t xml:space="preserve">ToUint16 maps </w:t>
      </w:r>
      <w:r w:rsidRPr="00E77497">
        <w:rPr>
          <w:b/>
        </w:rPr>
        <w:sym w:font="Symbol" w:char="F02D"/>
      </w:r>
      <w:r w:rsidRPr="00E77497">
        <w:rPr>
          <w:b/>
        </w:rPr>
        <w:t>0</w:t>
      </w:r>
      <w:r w:rsidRPr="00E77497">
        <w:t xml:space="preserve"> to </w:t>
      </w:r>
      <w:r w:rsidRPr="00E77497">
        <w:rPr>
          <w:b/>
        </w:rPr>
        <w:t>+0</w:t>
      </w:r>
      <w:r w:rsidRPr="00E77497">
        <w:t>.</w:t>
      </w:r>
      <w:bookmarkStart w:id="5109" w:name="_Toc385672163"/>
      <w:bookmarkStart w:id="5110" w:name="_Toc393690258"/>
    </w:p>
    <w:p w14:paraId="05D1C824" w14:textId="77777777" w:rsidR="004C02EF" w:rsidRPr="00E77497" w:rsidRDefault="004C02EF" w:rsidP="006E1632">
      <w:pPr>
        <w:pStyle w:val="30"/>
        <w:numPr>
          <w:ilvl w:val="0"/>
          <w:numId w:val="0"/>
        </w:numPr>
      </w:pPr>
      <w:bookmarkStart w:id="5111" w:name="_Toc472818796"/>
      <w:bookmarkStart w:id="5112" w:name="_Toc235503366"/>
      <w:bookmarkStart w:id="5113" w:name="_Toc241509141"/>
      <w:bookmarkStart w:id="5114" w:name="_Toc244416628"/>
      <w:bookmarkStart w:id="5115" w:name="_Toc276630992"/>
      <w:bookmarkStart w:id="5116" w:name="_Toc336509470"/>
      <w:r w:rsidRPr="00E77497">
        <w:t>9</w:t>
      </w:r>
      <w:ins w:id="5117" w:author="Rev 6 Allen Wirfs-Brock" w:date="2012-02-22T15:49:00Z">
        <w:r w:rsidR="00852030">
          <w:t>.1</w:t>
        </w:r>
      </w:ins>
      <w:r w:rsidRPr="00E77497">
        <w:t>.8</w:t>
      </w:r>
      <w:r w:rsidRPr="00E77497">
        <w:tab/>
        <w:t>ToStrin</w:t>
      </w:r>
      <w:bookmarkEnd w:id="5086"/>
      <w:bookmarkEnd w:id="5087"/>
      <w:bookmarkEnd w:id="5088"/>
      <w:bookmarkEnd w:id="5089"/>
      <w:bookmarkEnd w:id="5090"/>
      <w:bookmarkEnd w:id="5091"/>
      <w:bookmarkEnd w:id="5092"/>
      <w:bookmarkEnd w:id="5093"/>
      <w:bookmarkEnd w:id="5109"/>
      <w:bookmarkEnd w:id="5110"/>
      <w:r w:rsidRPr="00E77497">
        <w:t>g</w:t>
      </w:r>
      <w:bookmarkEnd w:id="5111"/>
      <w:bookmarkEnd w:id="5112"/>
      <w:bookmarkEnd w:id="5113"/>
      <w:bookmarkEnd w:id="5114"/>
      <w:bookmarkEnd w:id="5115"/>
      <w:bookmarkEnd w:id="5116"/>
    </w:p>
    <w:p w14:paraId="5BF7B191" w14:textId="77777777" w:rsidR="004C02EF" w:rsidRPr="00E77497" w:rsidRDefault="004C02EF" w:rsidP="004C02EF">
      <w:pPr>
        <w:spacing w:after="120"/>
      </w:pPr>
      <w:r w:rsidRPr="00E77497">
        <w:t xml:space="preserve">The abstract operation ToString converts its </w:t>
      </w:r>
      <w:r w:rsidRPr="00FE23BC">
        <w:rPr>
          <w:i/>
        </w:rPr>
        <w:t>argument</w:t>
      </w:r>
      <w:r w:rsidRPr="00E77497">
        <w:t xml:space="preserve"> to a value of type String according to </w:t>
      </w:r>
      <w:ins w:id="5118" w:author="Rev 8 Allen Wirfs-Brock" w:date="2012-06-13T12:38:00Z">
        <w:r w:rsidR="00386630">
          <w:fldChar w:fldCharType="begin"/>
        </w:r>
        <w:r w:rsidR="00386630">
          <w:instrText xml:space="preserve"> REF _Ref327354467 \h </w:instrText>
        </w:r>
      </w:ins>
      <w:r w:rsidR="00386630">
        <w:fldChar w:fldCharType="separate"/>
      </w:r>
      <w:ins w:id="5119" w:author="Rev 8 Allen Wirfs-Brock" w:date="2012-06-15T19:42:00Z">
        <w:r w:rsidR="00606E07">
          <w:t xml:space="preserve">Table </w:t>
        </w:r>
        <w:r w:rsidR="00606E07">
          <w:rPr>
            <w:noProof/>
          </w:rPr>
          <w:t>15</w:t>
        </w:r>
      </w:ins>
      <w:ins w:id="5120" w:author="Rev 8 Allen Wirfs-Brock" w:date="2012-06-13T12:38:00Z">
        <w:r w:rsidR="00386630">
          <w:fldChar w:fldCharType="end"/>
        </w:r>
      </w:ins>
      <w:r w:rsidRPr="00E77497">
        <w:t>:</w:t>
      </w:r>
    </w:p>
    <w:p w14:paraId="4863F31F" w14:textId="77777777" w:rsidR="004C02EF" w:rsidRPr="00E77497" w:rsidRDefault="00386630" w:rsidP="00AA1FF6">
      <w:pPr>
        <w:pStyle w:val="Tabletitle"/>
      </w:pPr>
      <w:bookmarkStart w:id="5121" w:name="_Ref327354467"/>
      <w:ins w:id="5122" w:author="Rev 8 Allen Wirfs-Brock" w:date="2012-06-13T12:38:00Z">
        <w:r>
          <w:t xml:space="preserve">Table </w:t>
        </w:r>
        <w:r>
          <w:fldChar w:fldCharType="begin"/>
        </w:r>
        <w:r>
          <w:instrText xml:space="preserve"> SEQ Table \* ARABIC </w:instrText>
        </w:r>
      </w:ins>
      <w:r>
        <w:fldChar w:fldCharType="separate"/>
      </w:r>
      <w:ins w:id="5123" w:author="Rev 10 Allen Wirfs-Brock" w:date="2012-09-24T14:04:00Z">
        <w:r w:rsidR="002166A8">
          <w:rPr>
            <w:noProof/>
          </w:rPr>
          <w:t>15</w:t>
        </w:r>
      </w:ins>
      <w:ins w:id="5124" w:author="Rev 8 Allen Wirfs-Brock" w:date="2012-06-13T12:38:00Z">
        <w:r>
          <w:fldChar w:fldCharType="end"/>
        </w:r>
      </w:ins>
      <w:bookmarkEnd w:id="5121"/>
      <w:ins w:id="5125" w:author="Allen Wirfs-Brock" w:date="2011-07-02T13:28:00Z">
        <w:r w:rsidR="008962D8" w:rsidRPr="00E77497">
          <w:rPr>
            <w:rFonts w:eastAsia="Arial Unicode MS"/>
          </w:rPr>
          <w:t xml:space="preserve"> </w:t>
        </w:r>
      </w:ins>
      <w:r w:rsidR="004C02EF" w:rsidRPr="00E77497">
        <w:rPr>
          <w:rFonts w:eastAsia="Arial Unicode MS"/>
        </w:rPr>
        <w:t xml:space="preserve">— </w:t>
      </w:r>
      <w:r w:rsidR="004C02EF" w:rsidRPr="00E77497">
        <w:t>ToString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14:paraId="5F2962D4" w14:textId="77777777" w:rsidTr="006E1632">
        <w:trPr>
          <w:trHeight w:val="329"/>
          <w:jc w:val="center"/>
        </w:trPr>
        <w:tc>
          <w:tcPr>
            <w:tcW w:w="1998" w:type="dxa"/>
            <w:tcBorders>
              <w:top w:val="single" w:sz="12" w:space="0" w:color="000000"/>
              <w:left w:val="single" w:sz="6" w:space="0" w:color="000000"/>
              <w:bottom w:val="single" w:sz="6" w:space="0" w:color="000000"/>
              <w:right w:val="nil"/>
            </w:tcBorders>
            <w:shd w:val="solid" w:color="C0C0C0" w:fill="FFFFFF"/>
          </w:tcPr>
          <w:p w14:paraId="3D72D83C"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79DE45D1" w14:textId="77777777" w:rsidR="004C02EF" w:rsidRPr="00E77497" w:rsidRDefault="004C02EF" w:rsidP="003A4B22">
            <w:pPr>
              <w:shd w:val="solid" w:color="C0C0C0" w:fill="FFFFFF"/>
              <w:spacing w:after="0"/>
              <w:rPr>
                <w:b/>
                <w:i/>
                <w:shd w:val="solid" w:color="C0C0C0" w:fill="FFFFFF"/>
              </w:rPr>
            </w:pPr>
            <w:r w:rsidRPr="00E77497">
              <w:rPr>
                <w:b/>
                <w:i/>
                <w:shd w:val="solid" w:color="C0C0C0" w:fill="FFFFFF"/>
              </w:rPr>
              <w:t>Result</w:t>
            </w:r>
          </w:p>
        </w:tc>
      </w:tr>
      <w:tr w:rsidR="00CB4C00" w:rsidRPr="00E77497" w14:paraId="28B61C53" w14:textId="77777777" w:rsidTr="006E1632">
        <w:trPr>
          <w:jc w:val="center"/>
          <w:ins w:id="5126" w:author="Rev 6 Allen Wirfs-Brock" w:date="2012-02-16T18:24:00Z"/>
        </w:trPr>
        <w:tc>
          <w:tcPr>
            <w:tcW w:w="1998" w:type="dxa"/>
            <w:tcBorders>
              <w:top w:val="nil"/>
            </w:tcBorders>
          </w:tcPr>
          <w:p w14:paraId="51C13B40" w14:textId="77777777" w:rsidR="00CB4C00" w:rsidRPr="00E77497" w:rsidRDefault="00CB4C00" w:rsidP="000348AE">
            <w:pPr>
              <w:keepNext/>
              <w:spacing w:after="60"/>
              <w:rPr>
                <w:ins w:id="5127" w:author="Rev 6 Allen Wirfs-Brock" w:date="2012-02-16T18:24:00Z"/>
              </w:rPr>
            </w:pPr>
            <w:ins w:id="5128" w:author="Rev 6 Allen Wirfs-Brock" w:date="2012-02-16T18:24:00Z">
              <w:r>
                <w:t>Completion Record</w:t>
              </w:r>
            </w:ins>
          </w:p>
        </w:tc>
        <w:tc>
          <w:tcPr>
            <w:tcW w:w="6858" w:type="dxa"/>
            <w:tcBorders>
              <w:top w:val="nil"/>
            </w:tcBorders>
          </w:tcPr>
          <w:p w14:paraId="7D0AF717" w14:textId="77777777" w:rsidR="00CB4C00" w:rsidRPr="00E77497" w:rsidRDefault="00CB4C00" w:rsidP="00E83F05">
            <w:pPr>
              <w:keepNext/>
              <w:spacing w:after="60"/>
              <w:rPr>
                <w:ins w:id="5129" w:author="Rev 6 Allen Wirfs-Brock" w:date="2012-02-16T18:24:00Z"/>
              </w:rPr>
            </w:pPr>
            <w:ins w:id="5130" w:author="Rev 6 Allen Wirfs-Brock" w:date="2012-02-16T18:24:00Z">
              <w:r>
                <w:t xml:space="preserve">If </w:t>
              </w:r>
              <w:r w:rsidRPr="0039396D">
                <w:rPr>
                  <w:i/>
                </w:rPr>
                <w:t>argument</w:t>
              </w:r>
              <w:r>
                <w:t xml:space="preserve"> is an abrupt completion, return </w:t>
              </w:r>
              <w:r w:rsidRPr="00FE23BC">
                <w:rPr>
                  <w:i/>
                </w:rPr>
                <w:t>argument</w:t>
              </w:r>
              <w:r>
                <w:t>. Otherwise return ToString(</w:t>
              </w:r>
              <w:r w:rsidRPr="0039396D">
                <w:rPr>
                  <w:i/>
                </w:rPr>
                <w:t>argument</w:t>
              </w:r>
              <w:r>
                <w:t>.[[value]])</w:t>
              </w:r>
            </w:ins>
          </w:p>
        </w:tc>
      </w:tr>
      <w:tr w:rsidR="004C02EF" w:rsidRPr="00E77497" w14:paraId="2DE732A6" w14:textId="77777777" w:rsidTr="006E1632">
        <w:trPr>
          <w:jc w:val="center"/>
        </w:trPr>
        <w:tc>
          <w:tcPr>
            <w:tcW w:w="1998" w:type="dxa"/>
            <w:tcBorders>
              <w:top w:val="nil"/>
            </w:tcBorders>
          </w:tcPr>
          <w:p w14:paraId="6D697670" w14:textId="77777777" w:rsidR="004C02EF" w:rsidRPr="00E77497" w:rsidRDefault="004C02EF" w:rsidP="003A4B22">
            <w:pPr>
              <w:keepNext/>
              <w:spacing w:after="60"/>
            </w:pPr>
            <w:r w:rsidRPr="00E77497">
              <w:t>Undefined</w:t>
            </w:r>
          </w:p>
        </w:tc>
        <w:tc>
          <w:tcPr>
            <w:tcW w:w="6858" w:type="dxa"/>
            <w:tcBorders>
              <w:top w:val="nil"/>
            </w:tcBorders>
          </w:tcPr>
          <w:p w14:paraId="01F1A22C" w14:textId="77777777" w:rsidR="004C02EF" w:rsidRPr="00E77497" w:rsidRDefault="004C02EF" w:rsidP="003A4B22">
            <w:pPr>
              <w:spacing w:after="60"/>
              <w:rPr>
                <w:rFonts w:ascii="Courier New" w:hAnsi="Courier New" w:cs="Courier New"/>
                <w:b/>
              </w:rPr>
            </w:pPr>
            <w:r w:rsidRPr="00E77497">
              <w:rPr>
                <w:rFonts w:ascii="Courier New" w:hAnsi="Courier New" w:cs="Courier New"/>
                <w:b/>
              </w:rPr>
              <w:t>"undefined"</w:t>
            </w:r>
          </w:p>
        </w:tc>
      </w:tr>
      <w:tr w:rsidR="004C02EF" w:rsidRPr="00E77497" w14:paraId="0120C2E5" w14:textId="77777777" w:rsidTr="006E1632">
        <w:trPr>
          <w:jc w:val="center"/>
        </w:trPr>
        <w:tc>
          <w:tcPr>
            <w:tcW w:w="1998" w:type="dxa"/>
          </w:tcPr>
          <w:p w14:paraId="198EDAC8" w14:textId="77777777" w:rsidR="004C02EF" w:rsidRPr="00E77497" w:rsidRDefault="004C02EF" w:rsidP="003A4B22">
            <w:pPr>
              <w:keepNext/>
              <w:spacing w:after="60"/>
            </w:pPr>
            <w:r w:rsidRPr="00E77497">
              <w:t>Null</w:t>
            </w:r>
          </w:p>
        </w:tc>
        <w:tc>
          <w:tcPr>
            <w:tcW w:w="6858" w:type="dxa"/>
          </w:tcPr>
          <w:p w14:paraId="186BF849" w14:textId="77777777" w:rsidR="004C02EF" w:rsidRPr="00E77497" w:rsidRDefault="004C02EF" w:rsidP="003A4B22">
            <w:pPr>
              <w:spacing w:after="60"/>
              <w:rPr>
                <w:rFonts w:ascii="Courier New" w:hAnsi="Courier New" w:cs="Courier New"/>
                <w:b/>
              </w:rPr>
            </w:pPr>
            <w:r w:rsidRPr="00E77497">
              <w:rPr>
                <w:rFonts w:ascii="Courier New" w:hAnsi="Courier New" w:cs="Courier New"/>
                <w:b/>
              </w:rPr>
              <w:t>"null"</w:t>
            </w:r>
          </w:p>
        </w:tc>
      </w:tr>
      <w:tr w:rsidR="004C02EF" w:rsidRPr="00E77497" w14:paraId="0296950C" w14:textId="77777777" w:rsidTr="006E1632">
        <w:trPr>
          <w:jc w:val="center"/>
        </w:trPr>
        <w:tc>
          <w:tcPr>
            <w:tcW w:w="1998" w:type="dxa"/>
          </w:tcPr>
          <w:p w14:paraId="60E16B69" w14:textId="77777777" w:rsidR="004C02EF" w:rsidRPr="00E77497" w:rsidRDefault="004C02EF" w:rsidP="003A4B22">
            <w:pPr>
              <w:keepNext/>
              <w:spacing w:after="60"/>
            </w:pPr>
            <w:r w:rsidRPr="00E77497">
              <w:t>Boolean</w:t>
            </w:r>
          </w:p>
        </w:tc>
        <w:tc>
          <w:tcPr>
            <w:tcW w:w="6858" w:type="dxa"/>
          </w:tcPr>
          <w:p w14:paraId="42E27908" w14:textId="77777777" w:rsidR="004C02EF" w:rsidRPr="00E77497" w:rsidRDefault="004C02EF" w:rsidP="003A4B22">
            <w:pPr>
              <w:spacing w:after="60"/>
            </w:pPr>
            <w:r w:rsidRPr="00E77497">
              <w:t xml:space="preserve">If </w:t>
            </w:r>
            <w:del w:id="5131" w:author="Rev 6 Allen Wirfs-Brock" w:date="2012-02-16T18:28:00Z">
              <w:r w:rsidRPr="00E83F05" w:rsidDel="00E83F05">
                <w:rPr>
                  <w:i/>
                </w:rPr>
                <w:delText xml:space="preserve">the </w:delText>
              </w:r>
            </w:del>
            <w:r w:rsidRPr="00E83F05">
              <w:rPr>
                <w:i/>
              </w:rPr>
              <w:t>argument</w:t>
            </w:r>
            <w:r w:rsidRPr="00E77497">
              <w:t xml:space="preserve"> is </w:t>
            </w:r>
            <w:r w:rsidRPr="00E77497">
              <w:rPr>
                <w:b/>
              </w:rPr>
              <w:t>true</w:t>
            </w:r>
            <w:r w:rsidRPr="00E77497">
              <w:t xml:space="preserve">, then </w:t>
            </w:r>
            <w:ins w:id="5132" w:author="Rev 6 Allen Wirfs-Brock" w:date="2012-02-16T12:49:00Z">
              <w:r w:rsidR="00905436">
                <w:t>return</w:t>
              </w:r>
            </w:ins>
            <w:del w:id="5133" w:author="Rev 6 Allen Wirfs-Brock" w:date="2012-02-16T12:49:00Z">
              <w:r w:rsidRPr="00E77497" w:rsidDel="00905436">
                <w:delText>the result is</w:delText>
              </w:r>
            </w:del>
            <w:r w:rsidRPr="00E77497">
              <w:t xml:space="preserve"> </w:t>
            </w:r>
            <w:r w:rsidRPr="00E77497">
              <w:rPr>
                <w:rFonts w:ascii="Courier New" w:hAnsi="Courier New" w:cs="Courier New"/>
                <w:b/>
              </w:rPr>
              <w:t>"true"</w:t>
            </w:r>
            <w:r w:rsidRPr="00E77497">
              <w:t>.</w:t>
            </w:r>
          </w:p>
          <w:p w14:paraId="0549FDB4" w14:textId="77777777" w:rsidR="004C02EF" w:rsidRPr="00E77497" w:rsidRDefault="004C02EF" w:rsidP="00E83F05">
            <w:pPr>
              <w:spacing w:after="60"/>
            </w:pPr>
            <w:r w:rsidRPr="00E77497">
              <w:t xml:space="preserve">If </w:t>
            </w:r>
            <w:del w:id="5134" w:author="Rev 6 Allen Wirfs-Brock" w:date="2012-02-16T18:29:00Z">
              <w:r w:rsidRPr="00E77497" w:rsidDel="00E83F05">
                <w:delText xml:space="preserve">the </w:delText>
              </w:r>
            </w:del>
            <w:r w:rsidRPr="00E83F05">
              <w:rPr>
                <w:i/>
              </w:rPr>
              <w:t>argument</w:t>
            </w:r>
            <w:r w:rsidRPr="00E77497">
              <w:t xml:space="preserve"> is </w:t>
            </w:r>
            <w:r w:rsidRPr="00E77497">
              <w:rPr>
                <w:b/>
              </w:rPr>
              <w:t>false</w:t>
            </w:r>
            <w:r w:rsidRPr="00E77497">
              <w:t xml:space="preserve">, then </w:t>
            </w:r>
            <w:ins w:id="5135" w:author="Rev 6 Allen Wirfs-Brock" w:date="2012-02-16T12:49:00Z">
              <w:r w:rsidR="00905436">
                <w:t>return</w:t>
              </w:r>
            </w:ins>
            <w:del w:id="5136" w:author="Rev 6 Allen Wirfs-Brock" w:date="2012-02-16T12:49:00Z">
              <w:r w:rsidRPr="00E77497" w:rsidDel="00905436">
                <w:delText>the result is</w:delText>
              </w:r>
            </w:del>
            <w:r w:rsidRPr="00E77497">
              <w:t xml:space="preserve"> </w:t>
            </w:r>
            <w:r w:rsidRPr="00E77497">
              <w:rPr>
                <w:rFonts w:ascii="Courier New" w:hAnsi="Courier New" w:cs="Courier New"/>
                <w:b/>
              </w:rPr>
              <w:t>"false"</w:t>
            </w:r>
            <w:r w:rsidRPr="00E77497">
              <w:rPr>
                <w:b/>
              </w:rPr>
              <w:t>.</w:t>
            </w:r>
          </w:p>
        </w:tc>
      </w:tr>
      <w:tr w:rsidR="004C02EF" w:rsidRPr="00E77497" w14:paraId="51E63DB5" w14:textId="77777777" w:rsidTr="006E1632">
        <w:trPr>
          <w:jc w:val="center"/>
        </w:trPr>
        <w:tc>
          <w:tcPr>
            <w:tcW w:w="1998" w:type="dxa"/>
          </w:tcPr>
          <w:p w14:paraId="65E098BE" w14:textId="77777777" w:rsidR="004C02EF" w:rsidRPr="00E77497" w:rsidRDefault="004C02EF" w:rsidP="003A4B22">
            <w:pPr>
              <w:keepNext/>
              <w:spacing w:after="60"/>
            </w:pPr>
            <w:r w:rsidRPr="00E77497">
              <w:t>Number</w:t>
            </w:r>
          </w:p>
        </w:tc>
        <w:tc>
          <w:tcPr>
            <w:tcW w:w="6858" w:type="dxa"/>
          </w:tcPr>
          <w:p w14:paraId="74509161" w14:textId="77777777" w:rsidR="004C02EF" w:rsidRPr="00E77497" w:rsidRDefault="004C02EF" w:rsidP="003A4B22">
            <w:pPr>
              <w:spacing w:after="60"/>
            </w:pPr>
            <w:r w:rsidRPr="00E77497">
              <w:t>See 9.8.1.</w:t>
            </w:r>
          </w:p>
        </w:tc>
      </w:tr>
      <w:tr w:rsidR="004C02EF" w:rsidRPr="00E77497" w14:paraId="3541F77A" w14:textId="77777777" w:rsidTr="006E1632">
        <w:trPr>
          <w:jc w:val="center"/>
        </w:trPr>
        <w:tc>
          <w:tcPr>
            <w:tcW w:w="1998" w:type="dxa"/>
          </w:tcPr>
          <w:p w14:paraId="08DA322F" w14:textId="77777777" w:rsidR="004C02EF" w:rsidRPr="00E77497" w:rsidRDefault="004C02EF" w:rsidP="003A4B22">
            <w:pPr>
              <w:keepNext/>
              <w:spacing w:after="60"/>
            </w:pPr>
            <w:r w:rsidRPr="00E77497">
              <w:t>String</w:t>
            </w:r>
          </w:p>
        </w:tc>
        <w:tc>
          <w:tcPr>
            <w:tcW w:w="6858" w:type="dxa"/>
          </w:tcPr>
          <w:p w14:paraId="35C3D7FE" w14:textId="77777777" w:rsidR="004C02EF" w:rsidRPr="00E77497" w:rsidRDefault="004C02EF" w:rsidP="00E83F05">
            <w:pPr>
              <w:spacing w:after="60"/>
            </w:pPr>
            <w:r w:rsidRPr="00E77497">
              <w:t xml:space="preserve">Return </w:t>
            </w:r>
            <w:del w:id="5137" w:author="Rev 6 Allen Wirfs-Brock" w:date="2012-02-16T18:29:00Z">
              <w:r w:rsidRPr="00E77497" w:rsidDel="00E83F05">
                <w:delText xml:space="preserve">the input </w:delText>
              </w:r>
            </w:del>
            <w:r w:rsidRPr="00E83F05">
              <w:rPr>
                <w:i/>
              </w:rPr>
              <w:t>argument</w:t>
            </w:r>
            <w:r w:rsidRPr="00E77497">
              <w:t xml:space="preserve"> (no conversion)</w:t>
            </w:r>
          </w:p>
        </w:tc>
      </w:tr>
      <w:tr w:rsidR="004C02EF" w:rsidRPr="00E77497" w14:paraId="053E6BE2" w14:textId="77777777" w:rsidTr="006E1632">
        <w:trPr>
          <w:jc w:val="center"/>
        </w:trPr>
        <w:tc>
          <w:tcPr>
            <w:tcW w:w="1998" w:type="dxa"/>
          </w:tcPr>
          <w:p w14:paraId="3EBFD2BF" w14:textId="77777777" w:rsidR="004C02EF" w:rsidRPr="00E77497" w:rsidRDefault="004C02EF" w:rsidP="003A4B22">
            <w:pPr>
              <w:keepNext/>
              <w:spacing w:after="60"/>
            </w:pPr>
            <w:r w:rsidRPr="00E77497">
              <w:t>Object</w:t>
            </w:r>
          </w:p>
        </w:tc>
        <w:tc>
          <w:tcPr>
            <w:tcW w:w="6858" w:type="dxa"/>
          </w:tcPr>
          <w:p w14:paraId="6004B18B" w14:textId="77777777" w:rsidR="004C02EF" w:rsidRPr="00E77497" w:rsidRDefault="004C02EF" w:rsidP="003A4B22">
            <w:pPr>
              <w:spacing w:after="60"/>
            </w:pPr>
            <w:r w:rsidRPr="00E77497">
              <w:t>Apply the following steps</w:t>
            </w:r>
            <w:bookmarkStart w:id="5138" w:name="_Toc382212415"/>
            <w:r w:rsidRPr="00E77497">
              <w:t>:</w:t>
            </w:r>
          </w:p>
          <w:p w14:paraId="2F1BF844" w14:textId="77777777" w:rsidR="004C02EF" w:rsidRPr="00E77497" w:rsidRDefault="004C02EF" w:rsidP="003A4B22">
            <w:pPr>
              <w:spacing w:after="0"/>
              <w:rPr>
                <w:rFonts w:ascii="Times New Roman" w:hAnsi="Times New Roman"/>
              </w:rPr>
            </w:pPr>
            <w:r w:rsidRPr="00E77497">
              <w:rPr>
                <w:rFonts w:ascii="Times New Roman" w:hAnsi="Times New Roman"/>
              </w:rPr>
              <w:t xml:space="preserve">1. Let </w:t>
            </w:r>
            <w:r w:rsidRPr="00E77497">
              <w:rPr>
                <w:rFonts w:ascii="Times New Roman" w:hAnsi="Times New Roman"/>
                <w:i/>
              </w:rPr>
              <w:t>primValue</w:t>
            </w:r>
            <w:r w:rsidRPr="00E77497">
              <w:rPr>
                <w:rFonts w:ascii="Times New Roman" w:hAnsi="Times New Roman"/>
              </w:rPr>
              <w:t xml:space="preserve"> be ToPrimitive(</w:t>
            </w:r>
            <w:del w:id="5139" w:author="Rev 6 Allen Wirfs-Brock" w:date="2012-02-16T18:29:00Z">
              <w:r w:rsidRPr="00E83F05" w:rsidDel="00E83F05">
                <w:rPr>
                  <w:rFonts w:ascii="Times New Roman" w:hAnsi="Times New Roman"/>
                  <w:i/>
                </w:rPr>
                <w:delText xml:space="preserve">input </w:delText>
              </w:r>
            </w:del>
            <w:r w:rsidRPr="00E83F05">
              <w:rPr>
                <w:rFonts w:ascii="Times New Roman" w:hAnsi="Times New Roman"/>
                <w:i/>
              </w:rPr>
              <w:t>argument</w:t>
            </w:r>
            <w:r w:rsidRPr="00E77497">
              <w:rPr>
                <w:rFonts w:ascii="Times New Roman" w:hAnsi="Times New Roman"/>
              </w:rPr>
              <w:t>, hint String)</w:t>
            </w:r>
            <w:bookmarkStart w:id="5140" w:name="_Toc382212416"/>
            <w:bookmarkEnd w:id="5138"/>
            <w:r w:rsidRPr="00E77497">
              <w:rPr>
                <w:rFonts w:ascii="Times New Roman" w:hAnsi="Times New Roman"/>
              </w:rPr>
              <w:t>.</w:t>
            </w:r>
          </w:p>
          <w:p w14:paraId="5F100937" w14:textId="77777777" w:rsidR="004C02EF" w:rsidRPr="00E77497" w:rsidRDefault="004C02EF" w:rsidP="003A4B22">
            <w:pPr>
              <w:spacing w:after="0"/>
            </w:pPr>
            <w:r w:rsidRPr="00E77497">
              <w:rPr>
                <w:rFonts w:ascii="Times New Roman" w:hAnsi="Times New Roman"/>
              </w:rPr>
              <w:t>2. Return ToString(</w:t>
            </w:r>
            <w:r w:rsidRPr="00E77497">
              <w:rPr>
                <w:rFonts w:ascii="Times New Roman" w:hAnsi="Times New Roman"/>
                <w:i/>
              </w:rPr>
              <w:t>primValue</w:t>
            </w:r>
            <w:bookmarkEnd w:id="5140"/>
            <w:r w:rsidRPr="00E77497">
              <w:rPr>
                <w:rFonts w:ascii="Times New Roman" w:hAnsi="Times New Roman"/>
              </w:rPr>
              <w:t>)</w:t>
            </w:r>
            <w:bookmarkStart w:id="5141" w:name="_Toc382212417"/>
            <w:r w:rsidRPr="00E77497">
              <w:rPr>
                <w:rFonts w:ascii="Times New Roman" w:hAnsi="Times New Roman"/>
              </w:rPr>
              <w:t>.</w:t>
            </w:r>
            <w:bookmarkEnd w:id="5141"/>
          </w:p>
        </w:tc>
      </w:tr>
    </w:tbl>
    <w:p w14:paraId="46BD7BF7" w14:textId="77777777" w:rsidR="004C02EF" w:rsidRPr="00E77497" w:rsidRDefault="004C02EF" w:rsidP="00AA1FF6">
      <w:pPr>
        <w:pStyle w:val="40"/>
        <w:numPr>
          <w:ilvl w:val="0"/>
          <w:numId w:val="0"/>
        </w:numPr>
        <w:spacing w:before="240"/>
      </w:pPr>
      <w:bookmarkStart w:id="5142" w:name="_Toc375031139"/>
      <w:bookmarkStart w:id="5143" w:name="_Toc381513657"/>
      <w:bookmarkStart w:id="5144" w:name="_Ref381522270"/>
      <w:bookmarkStart w:id="5145" w:name="_Toc382202800"/>
      <w:bookmarkStart w:id="5146" w:name="_Toc382203020"/>
      <w:bookmarkStart w:id="5147" w:name="_Toc382212179"/>
      <w:bookmarkStart w:id="5148" w:name="_Toc382212418"/>
      <w:bookmarkStart w:id="5149" w:name="_Toc382291524"/>
      <w:bookmarkStart w:id="5150" w:name="_Ref382713649"/>
      <w:bookmarkStart w:id="5151" w:name="_Ref384025880"/>
      <w:bookmarkStart w:id="5152" w:name="_Toc385672164"/>
      <w:bookmarkStart w:id="5153" w:name="_Toc393690259"/>
      <w:bookmarkStart w:id="5154" w:name="_Ref457790568"/>
      <w:bookmarkStart w:id="5155" w:name="_Toc472818797"/>
      <w:bookmarkStart w:id="5156" w:name="_Toc235503367"/>
      <w:bookmarkStart w:id="5157" w:name="_Toc241509142"/>
      <w:bookmarkStart w:id="5158" w:name="_Toc244416629"/>
      <w:bookmarkStart w:id="5159" w:name="_Toc276630993"/>
      <w:r w:rsidRPr="00E77497">
        <w:t>9</w:t>
      </w:r>
      <w:ins w:id="5160" w:author="Rev 6 Allen Wirfs-Brock" w:date="2012-02-22T15:49:00Z">
        <w:r w:rsidR="00852030">
          <w:t>.1</w:t>
        </w:r>
      </w:ins>
      <w:r w:rsidRPr="00E77497">
        <w:t>.8.1</w:t>
      </w:r>
      <w:r w:rsidRPr="00E77497">
        <w:tab/>
        <w:t>ToString Applied to the Number Typ</w:t>
      </w:r>
      <w:bookmarkEnd w:id="5142"/>
      <w:bookmarkEnd w:id="5143"/>
      <w:bookmarkEnd w:id="5144"/>
      <w:bookmarkEnd w:id="5145"/>
      <w:bookmarkEnd w:id="5146"/>
      <w:bookmarkEnd w:id="5147"/>
      <w:bookmarkEnd w:id="5148"/>
      <w:bookmarkEnd w:id="5149"/>
      <w:bookmarkEnd w:id="5150"/>
      <w:bookmarkEnd w:id="5151"/>
      <w:bookmarkEnd w:id="5152"/>
      <w:bookmarkEnd w:id="5153"/>
      <w:r w:rsidRPr="00E77497">
        <w:t>e</w:t>
      </w:r>
      <w:bookmarkEnd w:id="5154"/>
      <w:bookmarkEnd w:id="5155"/>
      <w:bookmarkEnd w:id="5156"/>
      <w:bookmarkEnd w:id="5157"/>
      <w:bookmarkEnd w:id="5158"/>
      <w:bookmarkEnd w:id="5159"/>
    </w:p>
    <w:p w14:paraId="6E499BC7" w14:textId="77777777" w:rsidR="004C02EF" w:rsidRPr="00E77497" w:rsidRDefault="004C02EF" w:rsidP="004C02EF">
      <w:r w:rsidRPr="00E77497">
        <w:t xml:space="preserve">The abstract operation ToString converts a Number </w:t>
      </w:r>
      <w:r w:rsidRPr="00E77497">
        <w:rPr>
          <w:rFonts w:ascii="Times New Roman" w:hAnsi="Times New Roman"/>
          <w:i/>
        </w:rPr>
        <w:t>m</w:t>
      </w:r>
      <w:r w:rsidRPr="00E77497">
        <w:t xml:space="preserve"> to String format as follows:</w:t>
      </w:r>
    </w:p>
    <w:p w14:paraId="18EA1476" w14:textId="77777777" w:rsidR="004C02EF" w:rsidRPr="00E77497" w:rsidRDefault="004C02EF" w:rsidP="008E7E56">
      <w:pPr>
        <w:pStyle w:val="Alg3"/>
        <w:numPr>
          <w:ilvl w:val="0"/>
          <w:numId w:val="913"/>
        </w:numPr>
      </w:pPr>
      <w:r w:rsidRPr="00E77497">
        <w:t xml:space="preserve">If </w:t>
      </w:r>
      <w:r w:rsidRPr="00E77497">
        <w:rPr>
          <w:i/>
        </w:rPr>
        <w:t>m</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671FAD62" w14:textId="77777777" w:rsidR="004C02EF" w:rsidRPr="00E77497" w:rsidRDefault="004C02EF" w:rsidP="008E7E56">
      <w:pPr>
        <w:pStyle w:val="Alg3"/>
        <w:numPr>
          <w:ilvl w:val="0"/>
          <w:numId w:val="913"/>
        </w:numPr>
      </w:pPr>
      <w:r w:rsidRPr="00E77497">
        <w:t xml:space="preserve">If </w:t>
      </w:r>
      <w:r w:rsidRPr="00E77497">
        <w:rPr>
          <w:i/>
        </w:rPr>
        <w:t>m</w:t>
      </w:r>
      <w:r w:rsidRPr="00E77497">
        <w:t xml:space="preserve"> is </w:t>
      </w:r>
      <w:r w:rsidRPr="00E77497">
        <w:rPr>
          <w:b/>
        </w:rPr>
        <w:t>+0</w:t>
      </w:r>
      <w:r w:rsidRPr="00E77497">
        <w:t xml:space="preserve"> or </w:t>
      </w:r>
      <w:r w:rsidRPr="00E77497">
        <w:rPr>
          <w:b/>
        </w:rPr>
        <w:sym w:font="Symbol" w:char="F02D"/>
      </w:r>
      <w:r w:rsidRPr="00E77497">
        <w:rPr>
          <w:b/>
        </w:rPr>
        <w:t>0</w:t>
      </w:r>
      <w:r w:rsidRPr="00E77497">
        <w:t xml:space="preserve">, return the String </w:t>
      </w:r>
      <w:r w:rsidRPr="00E77497">
        <w:rPr>
          <w:rFonts w:ascii="Courier New" w:hAnsi="Courier New"/>
          <w:b/>
        </w:rPr>
        <w:t>"0"</w:t>
      </w:r>
      <w:r w:rsidRPr="00E77497">
        <w:t>.</w:t>
      </w:r>
    </w:p>
    <w:p w14:paraId="454B837C" w14:textId="77777777" w:rsidR="004C02EF" w:rsidRPr="00E77497" w:rsidRDefault="004C02EF" w:rsidP="008E7E56">
      <w:pPr>
        <w:pStyle w:val="Alg3"/>
        <w:numPr>
          <w:ilvl w:val="0"/>
          <w:numId w:val="913"/>
        </w:numPr>
      </w:pPr>
      <w:r w:rsidRPr="00E77497">
        <w:t xml:space="preserve">If </w:t>
      </w:r>
      <w:r w:rsidRPr="00E77497">
        <w:rPr>
          <w:i/>
        </w:rPr>
        <w:t>m</w:t>
      </w:r>
      <w:r w:rsidRPr="00E77497">
        <w:t xml:space="preserve"> is less than zero, return the String concatenation of the String </w:t>
      </w:r>
      <w:r w:rsidRPr="00E77497">
        <w:rPr>
          <w:rFonts w:ascii="Courier New" w:hAnsi="Courier New"/>
          <w:b/>
        </w:rPr>
        <w:t>"-"</w:t>
      </w:r>
      <w:r w:rsidRPr="00E77497">
        <w:t xml:space="preserve"> and ToString(</w:t>
      </w:r>
      <w:r w:rsidRPr="00E77497">
        <w:sym w:font="Symbol" w:char="F02D"/>
      </w:r>
      <w:r w:rsidRPr="00E77497">
        <w:rPr>
          <w:i/>
        </w:rPr>
        <w:t>m</w:t>
      </w:r>
      <w:r w:rsidRPr="00E77497">
        <w:t>).</w:t>
      </w:r>
    </w:p>
    <w:p w14:paraId="7D0001B0" w14:textId="77777777" w:rsidR="004C02EF" w:rsidRPr="00E77497" w:rsidRDefault="004C02EF" w:rsidP="008E7E56">
      <w:pPr>
        <w:pStyle w:val="Alg3"/>
        <w:numPr>
          <w:ilvl w:val="0"/>
          <w:numId w:val="913"/>
        </w:numPr>
      </w:pPr>
      <w:r w:rsidRPr="00E77497">
        <w:t xml:space="preserve">If </w:t>
      </w:r>
      <w:r w:rsidRPr="00E77497">
        <w:rPr>
          <w:i/>
        </w:rPr>
        <w:t>m</w:t>
      </w:r>
      <w:r w:rsidRPr="00E77497">
        <w:t xml:space="preserve"> is infinity, return the String </w:t>
      </w:r>
      <w:r w:rsidRPr="00E77497">
        <w:rPr>
          <w:rFonts w:ascii="Courier New" w:hAnsi="Courier New"/>
          <w:b/>
        </w:rPr>
        <w:t>"Infinity"</w:t>
      </w:r>
      <w:r w:rsidRPr="00E77497">
        <w:t>.</w:t>
      </w:r>
    </w:p>
    <w:p w14:paraId="044DAE62" w14:textId="77777777" w:rsidR="004C02EF" w:rsidRPr="00E77497" w:rsidRDefault="004C02EF" w:rsidP="008E7E56">
      <w:pPr>
        <w:pStyle w:val="Alg3"/>
        <w:numPr>
          <w:ilvl w:val="0"/>
          <w:numId w:val="913"/>
        </w:numPr>
      </w:pPr>
      <w:r w:rsidRPr="00E77497">
        <w:t xml:space="preserve">Otherwise, let </w:t>
      </w:r>
      <w:r w:rsidRPr="00E77497">
        <w:rPr>
          <w:i/>
        </w:rPr>
        <w:t>n</w:t>
      </w:r>
      <w:r w:rsidRPr="00E77497">
        <w:t xml:space="preserve">, </w:t>
      </w:r>
      <w:r w:rsidRPr="00E77497">
        <w:rPr>
          <w:i/>
        </w:rPr>
        <w:t>k</w:t>
      </w:r>
      <w:r w:rsidRPr="00E77497">
        <w:t xml:space="preserve">, and </w:t>
      </w:r>
      <w:r w:rsidRPr="00E77497">
        <w:rPr>
          <w:i/>
        </w:rPr>
        <w:t>s</w:t>
      </w:r>
      <w:r w:rsidRPr="00E77497">
        <w:t xml:space="preserve"> be integers such that </w:t>
      </w:r>
      <w:r w:rsidRPr="00E77497">
        <w:rPr>
          <w:i/>
        </w:rPr>
        <w:t>k</w:t>
      </w:r>
      <w:r w:rsidRPr="00E77497">
        <w:t xml:space="preserve"> </w:t>
      </w:r>
      <w:r w:rsidRPr="00E77497">
        <w:rPr>
          <w:rFonts w:ascii="Symbol" w:hAnsi="Symbol"/>
        </w:rPr>
        <w:sym w:font="Symbol" w:char="F0B3"/>
      </w:r>
      <w:r w:rsidRPr="00E77497">
        <w:t xml:space="preserve"> 1, 10</w:t>
      </w:r>
      <w:r w:rsidRPr="00E77497">
        <w:rPr>
          <w:i/>
          <w:vertAlign w:val="superscript"/>
        </w:rPr>
        <w:t>k</w:t>
      </w:r>
      <w:r w:rsidRPr="00E77497">
        <w:rPr>
          <w:vertAlign w:val="superscript"/>
        </w:rPr>
        <w:sym w:font="Symbol" w:char="F02D"/>
      </w:r>
      <w:r w:rsidRPr="00E77497">
        <w:rPr>
          <w:vertAlign w:val="superscript"/>
        </w:rPr>
        <w:t>1</w:t>
      </w:r>
      <w:r w:rsidRPr="00E77497">
        <w:t xml:space="preserve"> </w:t>
      </w:r>
      <w:r w:rsidRPr="00E77497">
        <w:sym w:font="Symbol" w:char="F0A3"/>
      </w:r>
      <w:r w:rsidRPr="00E77497">
        <w:t xml:space="preserve"> </w:t>
      </w:r>
      <w:r w:rsidRPr="00E77497">
        <w:rPr>
          <w:i/>
        </w:rPr>
        <w:t>s</w:t>
      </w:r>
      <w:r w:rsidRPr="00E77497">
        <w:t xml:space="preserve"> &lt; 10</w:t>
      </w:r>
      <w:r w:rsidRPr="00E77497">
        <w:rPr>
          <w:i/>
          <w:vertAlign w:val="superscript"/>
        </w:rPr>
        <w:t>k</w:t>
      </w:r>
      <w:r w:rsidRPr="00E77497">
        <w:t xml:space="preserve">, the Number value for </w:t>
      </w:r>
      <w:r w:rsidRPr="00E77497">
        <w:rPr>
          <w:i/>
        </w:rPr>
        <w:t>s</w:t>
      </w:r>
      <w:r w:rsidRPr="00E77497">
        <w:t xml:space="preserve"> </w:t>
      </w:r>
      <w:r w:rsidRPr="00E77497">
        <w:sym w:font="Symbol" w:char="F0B4"/>
      </w:r>
      <w:r w:rsidRPr="00E77497">
        <w:t xml:space="preserve"> 10</w:t>
      </w:r>
      <w:r w:rsidRPr="00E77497">
        <w:rPr>
          <w:i/>
          <w:vertAlign w:val="superscript"/>
        </w:rPr>
        <w:t>n</w:t>
      </w:r>
      <w:r w:rsidRPr="00E77497">
        <w:rPr>
          <w:i/>
          <w:vertAlign w:val="superscript"/>
        </w:rPr>
        <w:sym w:font="Symbol" w:char="F02D"/>
      </w:r>
      <w:r w:rsidRPr="00E77497">
        <w:rPr>
          <w:i/>
          <w:vertAlign w:val="superscript"/>
        </w:rPr>
        <w:t>k</w:t>
      </w:r>
      <w:r w:rsidRPr="00E77497">
        <w:t xml:space="preserve"> is </w:t>
      </w:r>
      <w:r w:rsidRPr="00E77497">
        <w:rPr>
          <w:i/>
        </w:rPr>
        <w:t>m</w:t>
      </w:r>
      <w:r w:rsidRPr="00E77497">
        <w:t xml:space="preserve">, and </w:t>
      </w:r>
      <w:r w:rsidRPr="00E77497">
        <w:rPr>
          <w:i/>
        </w:rPr>
        <w:t>k</w:t>
      </w:r>
      <w:r w:rsidRPr="00E77497">
        <w:t xml:space="preserve"> is as small as possible. Note that </w:t>
      </w:r>
      <w:r w:rsidRPr="00E77497">
        <w:rPr>
          <w:i/>
        </w:rPr>
        <w:t>k</w:t>
      </w:r>
      <w:r w:rsidRPr="00E77497">
        <w:t xml:space="preserve"> is the number of digits in the decimal representation of </w:t>
      </w:r>
      <w:r w:rsidRPr="00E77497">
        <w:rPr>
          <w:i/>
        </w:rPr>
        <w:t>s</w:t>
      </w:r>
      <w:r w:rsidRPr="00E77497">
        <w:t xml:space="preserve">, that </w:t>
      </w:r>
      <w:r w:rsidRPr="00E77497">
        <w:rPr>
          <w:i/>
        </w:rPr>
        <w:t>s</w:t>
      </w:r>
      <w:r w:rsidRPr="00E77497">
        <w:t xml:space="preserve"> is not divisible by 10, and that the least significant digit of </w:t>
      </w:r>
      <w:r w:rsidRPr="00E77497">
        <w:rPr>
          <w:i/>
        </w:rPr>
        <w:t>s</w:t>
      </w:r>
      <w:r w:rsidRPr="00E77497">
        <w:t xml:space="preserve"> is not necessarily uniquely determined by these criteria.</w:t>
      </w:r>
    </w:p>
    <w:p w14:paraId="33279961" w14:textId="77777777" w:rsidR="004C02EF" w:rsidRPr="00E77497" w:rsidRDefault="004C02EF" w:rsidP="008E7E56">
      <w:pPr>
        <w:pStyle w:val="Alg3"/>
        <w:numPr>
          <w:ilvl w:val="0"/>
          <w:numId w:val="913"/>
        </w:numPr>
      </w:pPr>
      <w:r w:rsidRPr="00E77497">
        <w:t xml:space="preserve">If </w:t>
      </w:r>
      <w:r w:rsidRPr="00E77497">
        <w:rPr>
          <w:i/>
        </w:rPr>
        <w:t>k</w:t>
      </w:r>
      <w:r w:rsidRPr="00E77497">
        <w:t xml:space="preserve"> </w:t>
      </w:r>
      <w:r w:rsidRPr="00E77497">
        <w:sym w:font="Symbol" w:char="F0A3"/>
      </w:r>
      <w:r w:rsidRPr="00E77497">
        <w:t xml:space="preserve"> </w:t>
      </w:r>
      <w:r w:rsidRPr="00E77497">
        <w:rPr>
          <w:i/>
        </w:rPr>
        <w:t>n</w:t>
      </w:r>
      <w:r w:rsidRPr="00E77497">
        <w:t xml:space="preserve"> </w:t>
      </w:r>
      <w:r w:rsidRPr="00E77497">
        <w:sym w:font="Symbol" w:char="F0A3"/>
      </w:r>
      <w:r w:rsidRPr="00E77497">
        <w:t xml:space="preserve"> 21, return the String consisting of the </w:t>
      </w:r>
      <w:r w:rsidRPr="00E77497">
        <w:rPr>
          <w:i/>
        </w:rPr>
        <w:t>k</w:t>
      </w:r>
      <w:r w:rsidRPr="00E77497">
        <w:t xml:space="preserve"> digits of the decimal representation of s (in order, with no leading zeroes), followed by </w:t>
      </w:r>
      <w:r w:rsidRPr="00E77497">
        <w:rPr>
          <w:i/>
        </w:rPr>
        <w:t>n</w:t>
      </w:r>
      <w:r w:rsidRPr="00E77497">
        <w:rPr>
          <w:i/>
        </w:rPr>
        <w:sym w:font="Symbol" w:char="F02D"/>
      </w:r>
      <w:r w:rsidRPr="00E77497">
        <w:rPr>
          <w:i/>
        </w:rPr>
        <w:t>k</w:t>
      </w:r>
      <w:r w:rsidRPr="00E77497">
        <w:t xml:space="preserve"> occurrences of the character ‘</w:t>
      </w:r>
      <w:r w:rsidRPr="00E77497">
        <w:rPr>
          <w:rFonts w:ascii="Courier New" w:hAnsi="Courier New"/>
          <w:b/>
        </w:rPr>
        <w:t>0</w:t>
      </w:r>
      <w:r w:rsidRPr="00E77497">
        <w:t>’.</w:t>
      </w:r>
    </w:p>
    <w:p w14:paraId="1133E56C" w14:textId="77777777" w:rsidR="004C02EF" w:rsidRPr="00E77497" w:rsidRDefault="004C02EF" w:rsidP="008E7E56">
      <w:pPr>
        <w:pStyle w:val="Alg3"/>
        <w:numPr>
          <w:ilvl w:val="0"/>
          <w:numId w:val="913"/>
        </w:numPr>
      </w:pPr>
      <w:r w:rsidRPr="00E77497">
        <w:t xml:space="preserve">If 0 &lt; n </w:t>
      </w:r>
      <w:r w:rsidRPr="00E77497">
        <w:sym w:font="Symbol" w:char="F0A3"/>
      </w:r>
      <w:r w:rsidRPr="00E77497">
        <w:t xml:space="preserve"> 21, return the String consisting of the most significant </w:t>
      </w:r>
      <w:r w:rsidRPr="00E77497">
        <w:rPr>
          <w:i/>
        </w:rPr>
        <w:t>n</w:t>
      </w:r>
      <w:r w:rsidRPr="00E77497">
        <w:t xml:space="preserve"> digits of the decimal representation of </w:t>
      </w:r>
      <w:r w:rsidRPr="00E77497">
        <w:rPr>
          <w:i/>
        </w:rPr>
        <w:t>s</w:t>
      </w:r>
      <w:r w:rsidRPr="00E77497">
        <w:t>, followed by a decimal point ‘</w:t>
      </w:r>
      <w:r w:rsidRPr="00E77497">
        <w:rPr>
          <w:rFonts w:ascii="Courier New" w:hAnsi="Courier New"/>
          <w:b/>
        </w:rPr>
        <w:t>.</w:t>
      </w:r>
      <w:r w:rsidRPr="00E77497">
        <w:t xml:space="preserve">’, followed by the remaining </w:t>
      </w:r>
      <w:r w:rsidRPr="00E77497">
        <w:rPr>
          <w:i/>
        </w:rPr>
        <w:t>k</w:t>
      </w:r>
      <w:r w:rsidRPr="00E77497">
        <w:rPr>
          <w:i/>
        </w:rPr>
        <w:sym w:font="Symbol" w:char="F02D"/>
      </w:r>
      <w:r w:rsidRPr="00E77497">
        <w:rPr>
          <w:i/>
        </w:rPr>
        <w:t>n</w:t>
      </w:r>
      <w:r w:rsidRPr="00E77497">
        <w:t xml:space="preserve"> digits of the decimal representation of </w:t>
      </w:r>
      <w:r w:rsidRPr="00E77497">
        <w:rPr>
          <w:i/>
        </w:rPr>
        <w:t>s</w:t>
      </w:r>
      <w:r w:rsidRPr="00E77497">
        <w:t>.</w:t>
      </w:r>
    </w:p>
    <w:p w14:paraId="0EF52925" w14:textId="77777777" w:rsidR="004C02EF" w:rsidRPr="00E77497" w:rsidRDefault="004C02EF" w:rsidP="008E7E56">
      <w:pPr>
        <w:pStyle w:val="Alg3"/>
        <w:numPr>
          <w:ilvl w:val="0"/>
          <w:numId w:val="913"/>
        </w:numPr>
      </w:pPr>
      <w:r w:rsidRPr="00E77497">
        <w:t xml:space="preserve">If </w:t>
      </w:r>
      <w:r w:rsidRPr="00E77497">
        <w:sym w:font="Symbol" w:char="F02D"/>
      </w:r>
      <w:r w:rsidRPr="00E77497">
        <w:t xml:space="preserve">6 &lt; n </w:t>
      </w:r>
      <w:r w:rsidRPr="00E77497">
        <w:sym w:font="Symbol" w:char="F0A3"/>
      </w:r>
      <w:r w:rsidRPr="00E77497">
        <w:t xml:space="preserve"> 0, return the String consisting of the character ‘</w:t>
      </w:r>
      <w:r w:rsidRPr="00E77497">
        <w:rPr>
          <w:rFonts w:ascii="Courier New" w:hAnsi="Courier New"/>
          <w:b/>
        </w:rPr>
        <w:t>0</w:t>
      </w:r>
      <w:r w:rsidRPr="00E77497">
        <w:t>’, followed by a decimal point ‘</w:t>
      </w:r>
      <w:r w:rsidRPr="00E77497">
        <w:rPr>
          <w:rFonts w:ascii="Courier New" w:hAnsi="Courier New"/>
          <w:b/>
        </w:rPr>
        <w:t>.</w:t>
      </w:r>
      <w:r w:rsidRPr="00E77497">
        <w:t xml:space="preserve">’, followed by </w:t>
      </w:r>
      <w:r w:rsidRPr="00E77497">
        <w:sym w:font="Symbol" w:char="F02D"/>
      </w:r>
      <w:r w:rsidRPr="00E77497">
        <w:rPr>
          <w:i/>
        </w:rPr>
        <w:t>n</w:t>
      </w:r>
      <w:r w:rsidRPr="00E77497">
        <w:t xml:space="preserve"> occurrences of the character ‘</w:t>
      </w:r>
      <w:r w:rsidRPr="00E77497">
        <w:rPr>
          <w:rFonts w:ascii="Courier New" w:hAnsi="Courier New"/>
          <w:b/>
        </w:rPr>
        <w:t>0</w:t>
      </w:r>
      <w:r w:rsidRPr="00E77497">
        <w:t xml:space="preserve">’, followed by the </w:t>
      </w:r>
      <w:r w:rsidRPr="00E77497">
        <w:rPr>
          <w:i/>
        </w:rPr>
        <w:t>k</w:t>
      </w:r>
      <w:r w:rsidRPr="00E77497">
        <w:t xml:space="preserve"> digits of the decimal representation of </w:t>
      </w:r>
      <w:r w:rsidRPr="00E77497">
        <w:rPr>
          <w:i/>
        </w:rPr>
        <w:t>s</w:t>
      </w:r>
      <w:r w:rsidRPr="00E77497">
        <w:t>.</w:t>
      </w:r>
    </w:p>
    <w:p w14:paraId="6E3819CD" w14:textId="77777777" w:rsidR="004C02EF" w:rsidRPr="00E77497" w:rsidRDefault="004C02EF" w:rsidP="008E7E56">
      <w:pPr>
        <w:pStyle w:val="Alg3"/>
        <w:numPr>
          <w:ilvl w:val="0"/>
          <w:numId w:val="913"/>
        </w:numPr>
      </w:pPr>
      <w:r w:rsidRPr="00E77497">
        <w:t xml:space="preserve">Otherwise, if </w:t>
      </w:r>
      <w:r w:rsidRPr="00E77497">
        <w:rPr>
          <w:i/>
        </w:rPr>
        <w:t>k</w:t>
      </w:r>
      <w:r w:rsidRPr="00E77497">
        <w:t xml:space="preserve"> = 1, return the String consisting of the single digit of </w:t>
      </w:r>
      <w:r w:rsidRPr="00E77497">
        <w:rPr>
          <w:i/>
        </w:rPr>
        <w:t>s</w:t>
      </w:r>
      <w:r w:rsidRPr="00E77497">
        <w:t>, followed by lowercase character ‘</w:t>
      </w:r>
      <w:r w:rsidRPr="00E77497">
        <w:rPr>
          <w:rFonts w:ascii="Courier New" w:hAnsi="Courier New"/>
          <w:b/>
        </w:rPr>
        <w:t>e</w:t>
      </w:r>
      <w:r w:rsidRPr="00E77497">
        <w:t>’, followed by a plus sign ‘</w:t>
      </w:r>
      <w:r w:rsidRPr="00E77497">
        <w:rPr>
          <w:rFonts w:ascii="Courier New" w:hAnsi="Courier New"/>
          <w:b/>
        </w:rPr>
        <w:t>+</w:t>
      </w:r>
      <w:r w:rsidRPr="00E77497">
        <w:t>’ or minus sign ‘</w:t>
      </w:r>
      <w:r w:rsidRPr="00E77497">
        <w:rPr>
          <w:rFonts w:ascii="Courier New" w:hAnsi="Courier New"/>
          <w:b/>
        </w:rPr>
        <w:sym w:font="Symbol" w:char="F02D"/>
      </w:r>
      <w:r w:rsidRPr="00E77497">
        <w:t xml:space="preserve">’ according to whether </w:t>
      </w:r>
      <w:r w:rsidRPr="00E77497">
        <w:rPr>
          <w:i/>
        </w:rPr>
        <w:t>n</w:t>
      </w:r>
      <w:r w:rsidRPr="00E77497">
        <w:sym w:font="Symbol" w:char="F02D"/>
      </w:r>
      <w:r w:rsidRPr="00E77497">
        <w:t>1 is positive or negative, followed by the decimal representation of the integer abs(</w:t>
      </w:r>
      <w:r w:rsidRPr="00E77497">
        <w:rPr>
          <w:i/>
        </w:rPr>
        <w:t>n</w:t>
      </w:r>
      <w:r w:rsidRPr="00E77497">
        <w:sym w:font="Symbol" w:char="F02D"/>
      </w:r>
      <w:r w:rsidRPr="00E77497">
        <w:t>1) (with no leading zeroes).</w:t>
      </w:r>
    </w:p>
    <w:p w14:paraId="7942B180" w14:textId="77777777" w:rsidR="004C02EF" w:rsidRPr="00E77497" w:rsidRDefault="004C02EF" w:rsidP="008E7E56">
      <w:pPr>
        <w:pStyle w:val="Alg3"/>
        <w:numPr>
          <w:ilvl w:val="0"/>
          <w:numId w:val="913"/>
        </w:numPr>
        <w:spacing w:after="220"/>
      </w:pPr>
      <w:r w:rsidRPr="00E77497">
        <w:t xml:space="preserve">Return the String consisting of the most significant digit of the decimal representation of </w:t>
      </w:r>
      <w:r w:rsidRPr="00E77497">
        <w:rPr>
          <w:i/>
        </w:rPr>
        <w:t>s</w:t>
      </w:r>
      <w:r w:rsidRPr="00E77497">
        <w:t xml:space="preserve">, followed by a decimal point ‘.’, followed by the remaining </w:t>
      </w:r>
      <w:r w:rsidRPr="00E77497">
        <w:rPr>
          <w:i/>
        </w:rPr>
        <w:t>k</w:t>
      </w:r>
      <w:r w:rsidRPr="00E77497">
        <w:sym w:font="Symbol" w:char="F02D"/>
      </w:r>
      <w:r w:rsidRPr="00E77497">
        <w:t xml:space="preserve">1 digits of the decimal representation of </w:t>
      </w:r>
      <w:r w:rsidRPr="00E77497">
        <w:rPr>
          <w:i/>
        </w:rPr>
        <w:t>s</w:t>
      </w:r>
      <w:r w:rsidRPr="00E77497">
        <w:t>, followed by the lowercase character ‘</w:t>
      </w:r>
      <w:r w:rsidRPr="00E77497">
        <w:rPr>
          <w:rFonts w:ascii="Courier New" w:hAnsi="Courier New" w:cs="Courier New"/>
          <w:b/>
        </w:rPr>
        <w:t>e</w:t>
      </w:r>
      <w:r w:rsidRPr="00E77497">
        <w:t>’, followed by a plus sign ‘</w:t>
      </w:r>
      <w:r w:rsidRPr="00E77497">
        <w:rPr>
          <w:rFonts w:ascii="Courier New" w:hAnsi="Courier New" w:cs="Courier New"/>
          <w:b/>
        </w:rPr>
        <w:t>+</w:t>
      </w:r>
      <w:r w:rsidRPr="00E77497">
        <w:t>’ or minus sign ‘</w:t>
      </w:r>
      <w:r w:rsidRPr="00E77497">
        <w:rPr>
          <w:rFonts w:ascii="Courier New" w:hAnsi="Courier New" w:cs="Courier New"/>
          <w:b/>
        </w:rPr>
        <w:sym w:font="Symbol" w:char="F02D"/>
      </w:r>
      <w:r w:rsidRPr="00E77497">
        <w:t xml:space="preserve">’ according to whether </w:t>
      </w:r>
      <w:r w:rsidRPr="00E77497">
        <w:rPr>
          <w:i/>
        </w:rPr>
        <w:t>n</w:t>
      </w:r>
      <w:r w:rsidRPr="00E77497">
        <w:sym w:font="Symbol" w:char="F02D"/>
      </w:r>
      <w:r w:rsidRPr="00E77497">
        <w:t>1 is positive or negative, followed by the decimal representation of the integer abs(</w:t>
      </w:r>
      <w:r w:rsidRPr="00E77497">
        <w:rPr>
          <w:i/>
        </w:rPr>
        <w:t>n</w:t>
      </w:r>
      <w:r w:rsidRPr="00E77497">
        <w:sym w:font="Symbol" w:char="F02D"/>
      </w:r>
      <w:r w:rsidRPr="00E77497">
        <w:t>1) (with no leading zeroes).</w:t>
      </w:r>
      <w:bookmarkStart w:id="5161" w:name="_Toc375031140"/>
      <w:bookmarkStart w:id="5162" w:name="_Toc381513658"/>
      <w:bookmarkStart w:id="5163" w:name="_Toc382202801"/>
      <w:bookmarkStart w:id="5164" w:name="_Toc382203021"/>
      <w:bookmarkStart w:id="5165" w:name="_Toc382212180"/>
      <w:bookmarkStart w:id="5166" w:name="_Toc382212419"/>
      <w:bookmarkStart w:id="5167" w:name="_Toc382291525"/>
      <w:bookmarkStart w:id="5168" w:name="_Toc385672165"/>
      <w:bookmarkStart w:id="5169" w:name="_Toc393690260"/>
    </w:p>
    <w:p w14:paraId="0EA06839" w14:textId="77777777" w:rsidR="004C02EF" w:rsidRPr="00E77497" w:rsidRDefault="004C02EF" w:rsidP="004C02EF">
      <w:pPr>
        <w:pStyle w:val="Note"/>
        <w:spacing w:after="60"/>
      </w:pPr>
      <w:r w:rsidRPr="00E77497">
        <w:t>NOTE 1</w:t>
      </w:r>
      <w:r w:rsidRPr="00E77497">
        <w:tab/>
        <w:t>The following observations may be useful as guidelines for implementations, but are not part of the normative requirements of this Standard:</w:t>
      </w:r>
    </w:p>
    <w:p w14:paraId="3ACB1BC3" w14:textId="77777777" w:rsidR="004C02EF" w:rsidRPr="00E77497" w:rsidRDefault="004C02EF" w:rsidP="004C02EF">
      <w:pPr>
        <w:pStyle w:val="Note"/>
        <w:numPr>
          <w:ilvl w:val="0"/>
          <w:numId w:val="39"/>
        </w:numPr>
        <w:tabs>
          <w:tab w:val="clear" w:pos="960"/>
          <w:tab w:val="left" w:pos="360"/>
        </w:tabs>
        <w:ind w:left="360"/>
        <w:contextualSpacing/>
      </w:pPr>
      <w:r w:rsidRPr="00E77497">
        <w:t xml:space="preserve">If x is any Number value other than </w:t>
      </w:r>
      <w:r w:rsidRPr="00E77497">
        <w:rPr>
          <w:b/>
        </w:rPr>
        <w:sym w:font="Symbol" w:char="F02D"/>
      </w:r>
      <w:r w:rsidRPr="00E77497">
        <w:rPr>
          <w:b/>
        </w:rPr>
        <w:t>0</w:t>
      </w:r>
      <w:r w:rsidRPr="00E77497">
        <w:t>, then ToNumber(ToString(x)) is exactly the same Number value as x.</w:t>
      </w:r>
    </w:p>
    <w:p w14:paraId="1CF4E581" w14:textId="77777777" w:rsidR="004C02EF" w:rsidRPr="00E77497" w:rsidRDefault="004C02EF" w:rsidP="004C02EF">
      <w:pPr>
        <w:pStyle w:val="Note"/>
        <w:numPr>
          <w:ilvl w:val="0"/>
          <w:numId w:val="39"/>
        </w:numPr>
        <w:tabs>
          <w:tab w:val="clear" w:pos="960"/>
          <w:tab w:val="left" w:pos="360"/>
        </w:tabs>
        <w:ind w:left="360"/>
      </w:pPr>
      <w:r w:rsidRPr="00E77497">
        <w:t>The least significant digit of s is not always uniquely determined by the requirements listed in step 5.</w:t>
      </w:r>
    </w:p>
    <w:p w14:paraId="7A153B49" w14:textId="77777777" w:rsidR="004C02EF" w:rsidRPr="00E77497" w:rsidRDefault="004C02EF" w:rsidP="004C02EF">
      <w:pPr>
        <w:pStyle w:val="Note"/>
        <w:tabs>
          <w:tab w:val="clear" w:pos="960"/>
          <w:tab w:val="left" w:pos="360"/>
        </w:tabs>
        <w:spacing w:after="60"/>
      </w:pPr>
      <w:r w:rsidRPr="00E77497">
        <w:t>NOTE 2</w:t>
      </w:r>
      <w:r w:rsidRPr="00E77497">
        <w:tab/>
        <w:t>For implementations that provide more accurate conversions than required by the rules above, it is recommended that the following alternative version of step 5 be used as a guideline:</w:t>
      </w:r>
    </w:p>
    <w:p w14:paraId="1B904CEB" w14:textId="77777777" w:rsidR="004C02EF" w:rsidRPr="00E77497" w:rsidRDefault="004C02EF" w:rsidP="004C02EF">
      <w:pPr>
        <w:pStyle w:val="Note"/>
        <w:ind w:left="720"/>
        <w:rPr>
          <w:rFonts w:ascii="Times New Roman" w:hAnsi="Times New Roman"/>
        </w:rPr>
      </w:pPr>
      <w:r w:rsidRPr="00E77497">
        <w:rPr>
          <w:rFonts w:ascii="Times New Roman" w:hAnsi="Times New Roman"/>
        </w:rPr>
        <w:t xml:space="preserve">Otherwise, let </w:t>
      </w:r>
      <w:r w:rsidRPr="00E77497">
        <w:rPr>
          <w:rFonts w:ascii="Times New Roman" w:hAnsi="Times New Roman"/>
          <w:i/>
        </w:rPr>
        <w:t>n</w:t>
      </w:r>
      <w:r w:rsidRPr="00E77497">
        <w:rPr>
          <w:rFonts w:ascii="Times New Roman" w:hAnsi="Times New Roman"/>
        </w:rPr>
        <w:t xml:space="preserve">, </w:t>
      </w:r>
      <w:r w:rsidRPr="00E77497">
        <w:rPr>
          <w:rFonts w:ascii="Times New Roman" w:hAnsi="Times New Roman"/>
          <w:i/>
        </w:rPr>
        <w:t>k</w:t>
      </w:r>
      <w:r w:rsidRPr="00E77497">
        <w:rPr>
          <w:rFonts w:ascii="Times New Roman" w:hAnsi="Times New Roman"/>
        </w:rPr>
        <w:t xml:space="preserve">, and </w:t>
      </w:r>
      <w:r w:rsidRPr="00E77497">
        <w:rPr>
          <w:rFonts w:ascii="Times New Roman" w:hAnsi="Times New Roman"/>
          <w:i/>
        </w:rPr>
        <w:t>s</w:t>
      </w:r>
      <w:r w:rsidRPr="00E77497">
        <w:rPr>
          <w:rFonts w:ascii="Times New Roman" w:hAnsi="Times New Roman"/>
        </w:rPr>
        <w:t xml:space="preserve"> be integers such that </w:t>
      </w:r>
      <w:r w:rsidRPr="00E77497">
        <w:rPr>
          <w:rFonts w:ascii="Times New Roman" w:hAnsi="Times New Roman"/>
          <w:i/>
        </w:rPr>
        <w:t>k</w:t>
      </w:r>
      <w:r w:rsidRPr="00E77497">
        <w:rPr>
          <w:rFonts w:ascii="Times New Roman" w:hAnsi="Times New Roman"/>
        </w:rPr>
        <w:t xml:space="preserve"> </w:t>
      </w:r>
      <w:r w:rsidRPr="00E77497">
        <w:rPr>
          <w:rFonts w:ascii="Times New Roman" w:hAnsi="Times New Roman"/>
        </w:rPr>
        <w:sym w:font="Symbol" w:char="F0B3"/>
      </w:r>
      <w:r w:rsidRPr="00E77497">
        <w:rPr>
          <w:rFonts w:ascii="Times New Roman" w:hAnsi="Times New Roman"/>
        </w:rPr>
        <w:t xml:space="preserve"> 1, 10</w:t>
      </w:r>
      <w:r w:rsidRPr="00E77497">
        <w:rPr>
          <w:rFonts w:ascii="Times New Roman" w:hAnsi="Times New Roman"/>
          <w:i/>
          <w:vertAlign w:val="superscript"/>
        </w:rPr>
        <w:t>k</w:t>
      </w:r>
      <w:r w:rsidRPr="00E77497">
        <w:rPr>
          <w:rFonts w:ascii="Times New Roman" w:hAnsi="Times New Roman"/>
          <w:vertAlign w:val="superscript"/>
        </w:rPr>
        <w:sym w:font="Symbol" w:char="F02D"/>
      </w:r>
      <w:r w:rsidRPr="00E77497">
        <w:rPr>
          <w:rFonts w:ascii="Times New Roman" w:hAnsi="Times New Roman"/>
          <w:vertAlign w:val="superscript"/>
        </w:rPr>
        <w:t>1</w:t>
      </w:r>
      <w:r w:rsidRPr="00E77497">
        <w:rPr>
          <w:rFonts w:ascii="Times New Roman" w:hAnsi="Times New Roman"/>
        </w:rPr>
        <w:t xml:space="preserve"> </w:t>
      </w:r>
      <w:r w:rsidRPr="00E77497">
        <w:rPr>
          <w:rFonts w:ascii="Times New Roman" w:hAnsi="Times New Roman"/>
        </w:rPr>
        <w:sym w:font="Symbol" w:char="F0A3"/>
      </w:r>
      <w:r w:rsidRPr="00E77497">
        <w:rPr>
          <w:rFonts w:ascii="Times New Roman" w:hAnsi="Times New Roman"/>
        </w:rPr>
        <w:t xml:space="preserve"> </w:t>
      </w:r>
      <w:r w:rsidRPr="00E77497">
        <w:rPr>
          <w:rFonts w:ascii="Times New Roman" w:hAnsi="Times New Roman"/>
          <w:i/>
        </w:rPr>
        <w:t>s</w:t>
      </w:r>
      <w:r w:rsidRPr="00E77497">
        <w:rPr>
          <w:rFonts w:ascii="Times New Roman" w:hAnsi="Times New Roman"/>
        </w:rPr>
        <w:t xml:space="preserve"> &lt; 10</w:t>
      </w:r>
      <w:r w:rsidRPr="00E77497">
        <w:rPr>
          <w:rFonts w:ascii="Times New Roman" w:hAnsi="Times New Roman"/>
          <w:i/>
          <w:vertAlign w:val="superscript"/>
        </w:rPr>
        <w:t>k</w:t>
      </w:r>
      <w:r w:rsidRPr="00E77497">
        <w:rPr>
          <w:rFonts w:ascii="Times New Roman" w:hAnsi="Times New Roman"/>
        </w:rPr>
        <w:t xml:space="preserve">, the Number value for </w:t>
      </w:r>
      <w:r w:rsidRPr="00E77497">
        <w:rPr>
          <w:rFonts w:ascii="Times New Roman" w:hAnsi="Times New Roman"/>
          <w:i/>
        </w:rPr>
        <w:t>s</w:t>
      </w:r>
      <w:r w:rsidRPr="00E77497">
        <w:rPr>
          <w:rFonts w:ascii="Times New Roman" w:hAnsi="Times New Roman"/>
        </w:rPr>
        <w:t xml:space="preserve"> </w:t>
      </w:r>
      <w:r w:rsidRPr="00E77497">
        <w:rPr>
          <w:rFonts w:ascii="Times New Roman" w:hAnsi="Times New Roman"/>
        </w:rPr>
        <w:sym w:font="Symbol" w:char="F0B4"/>
      </w:r>
      <w:r w:rsidRPr="00E77497">
        <w:rPr>
          <w:rFonts w:ascii="Times New Roman" w:hAnsi="Times New Roman"/>
        </w:rPr>
        <w:t xml:space="preserve"> 10</w:t>
      </w:r>
      <w:r w:rsidRPr="00E77497">
        <w:rPr>
          <w:rFonts w:ascii="Times New Roman" w:hAnsi="Times New Roman"/>
          <w:i/>
          <w:vertAlign w:val="superscript"/>
        </w:rPr>
        <w:t>n</w:t>
      </w:r>
      <w:r w:rsidRPr="00E77497">
        <w:rPr>
          <w:rFonts w:ascii="Times New Roman" w:hAnsi="Times New Roman"/>
          <w:vertAlign w:val="superscript"/>
        </w:rPr>
        <w:sym w:font="Symbol" w:char="F02D"/>
      </w:r>
      <w:r w:rsidRPr="00E77497">
        <w:rPr>
          <w:rFonts w:ascii="Times New Roman" w:hAnsi="Times New Roman"/>
          <w:i/>
          <w:vertAlign w:val="superscript"/>
        </w:rPr>
        <w:t>k</w:t>
      </w:r>
      <w:r w:rsidRPr="00E77497">
        <w:rPr>
          <w:rFonts w:ascii="Times New Roman" w:hAnsi="Times New Roman"/>
        </w:rPr>
        <w:t xml:space="preserve"> is </w:t>
      </w:r>
      <w:r w:rsidRPr="00E77497">
        <w:rPr>
          <w:rFonts w:ascii="Times New Roman" w:hAnsi="Times New Roman"/>
          <w:i/>
        </w:rPr>
        <w:t>m</w:t>
      </w:r>
      <w:r w:rsidRPr="00E77497">
        <w:rPr>
          <w:rFonts w:ascii="Times New Roman" w:hAnsi="Times New Roman"/>
        </w:rPr>
        <w:t xml:space="preserve">, and </w:t>
      </w:r>
      <w:r w:rsidRPr="00E77497">
        <w:rPr>
          <w:rFonts w:ascii="Times New Roman" w:hAnsi="Times New Roman"/>
          <w:i/>
        </w:rPr>
        <w:t>k</w:t>
      </w:r>
      <w:r w:rsidRPr="00E77497">
        <w:rPr>
          <w:rFonts w:ascii="Times New Roman" w:hAnsi="Times New Roman"/>
        </w:rPr>
        <w:t xml:space="preserve"> is as small as possible. If there are multiple possibilities for </w:t>
      </w:r>
      <w:r w:rsidRPr="00E77497">
        <w:rPr>
          <w:rFonts w:ascii="Times New Roman" w:hAnsi="Times New Roman"/>
          <w:i/>
        </w:rPr>
        <w:t>s</w:t>
      </w:r>
      <w:r w:rsidRPr="00E77497">
        <w:rPr>
          <w:rFonts w:ascii="Times New Roman" w:hAnsi="Times New Roman"/>
        </w:rPr>
        <w:t xml:space="preserve">, choose the value of </w:t>
      </w:r>
      <w:r w:rsidRPr="00E77497">
        <w:rPr>
          <w:rFonts w:ascii="Times New Roman" w:hAnsi="Times New Roman"/>
          <w:i/>
        </w:rPr>
        <w:t>s</w:t>
      </w:r>
      <w:r w:rsidRPr="00E77497">
        <w:rPr>
          <w:rFonts w:ascii="Times New Roman" w:hAnsi="Times New Roman"/>
        </w:rPr>
        <w:t xml:space="preserve"> for which </w:t>
      </w:r>
      <w:r w:rsidRPr="00E77497">
        <w:rPr>
          <w:rFonts w:ascii="Times New Roman" w:hAnsi="Times New Roman"/>
          <w:i/>
        </w:rPr>
        <w:t>s</w:t>
      </w:r>
      <w:r w:rsidRPr="00E77497">
        <w:rPr>
          <w:rFonts w:ascii="Times New Roman" w:hAnsi="Times New Roman"/>
        </w:rPr>
        <w:t xml:space="preserve"> </w:t>
      </w:r>
      <w:r w:rsidRPr="00E77497">
        <w:rPr>
          <w:rFonts w:ascii="Times New Roman" w:hAnsi="Times New Roman"/>
        </w:rPr>
        <w:sym w:font="Symbol" w:char="F0B4"/>
      </w:r>
      <w:r w:rsidRPr="00E77497">
        <w:rPr>
          <w:rFonts w:ascii="Times New Roman" w:hAnsi="Times New Roman"/>
        </w:rPr>
        <w:t xml:space="preserve"> 10</w:t>
      </w:r>
      <w:r w:rsidRPr="00E77497">
        <w:rPr>
          <w:rFonts w:ascii="Times New Roman" w:hAnsi="Times New Roman"/>
          <w:i/>
          <w:vertAlign w:val="superscript"/>
        </w:rPr>
        <w:t>n</w:t>
      </w:r>
      <w:r w:rsidRPr="00E77497">
        <w:rPr>
          <w:rFonts w:ascii="Times New Roman" w:hAnsi="Times New Roman"/>
          <w:vertAlign w:val="superscript"/>
        </w:rPr>
        <w:sym w:font="Symbol" w:char="F02D"/>
      </w:r>
      <w:r w:rsidRPr="00E77497">
        <w:rPr>
          <w:rFonts w:ascii="Times New Roman" w:hAnsi="Times New Roman"/>
          <w:i/>
          <w:vertAlign w:val="superscript"/>
        </w:rPr>
        <w:t>k</w:t>
      </w:r>
      <w:r w:rsidRPr="00E77497">
        <w:rPr>
          <w:rFonts w:ascii="Times New Roman" w:hAnsi="Times New Roman"/>
        </w:rPr>
        <w:t xml:space="preserve"> is closest in value to </w:t>
      </w:r>
      <w:r w:rsidRPr="00E77497">
        <w:rPr>
          <w:rFonts w:ascii="Times New Roman" w:hAnsi="Times New Roman"/>
          <w:i/>
        </w:rPr>
        <w:t>m</w:t>
      </w:r>
      <w:r w:rsidRPr="00E77497">
        <w:rPr>
          <w:rFonts w:ascii="Times New Roman" w:hAnsi="Times New Roman"/>
        </w:rPr>
        <w:t xml:space="preserve">. If there are two such possible values of </w:t>
      </w:r>
      <w:r w:rsidRPr="00E77497">
        <w:rPr>
          <w:rFonts w:ascii="Times New Roman" w:hAnsi="Times New Roman"/>
          <w:i/>
        </w:rPr>
        <w:t>s</w:t>
      </w:r>
      <w:r w:rsidRPr="00E77497">
        <w:rPr>
          <w:rFonts w:ascii="Times New Roman" w:hAnsi="Times New Roman"/>
        </w:rPr>
        <w:t xml:space="preserve">, choose the one that is even. Note that </w:t>
      </w:r>
      <w:r w:rsidRPr="00E77497">
        <w:rPr>
          <w:rFonts w:ascii="Times New Roman" w:hAnsi="Times New Roman"/>
          <w:i/>
        </w:rPr>
        <w:t>k</w:t>
      </w:r>
      <w:r w:rsidRPr="00E77497">
        <w:rPr>
          <w:rFonts w:ascii="Times New Roman" w:hAnsi="Times New Roman"/>
        </w:rPr>
        <w:t xml:space="preserve"> is the number of digits in the decimal representation of </w:t>
      </w:r>
      <w:r w:rsidRPr="00E77497">
        <w:rPr>
          <w:rFonts w:ascii="Times New Roman" w:hAnsi="Times New Roman"/>
          <w:i/>
        </w:rPr>
        <w:t>s</w:t>
      </w:r>
      <w:r w:rsidRPr="00E77497">
        <w:rPr>
          <w:rFonts w:ascii="Times New Roman" w:hAnsi="Times New Roman"/>
        </w:rPr>
        <w:t xml:space="preserve"> and that </w:t>
      </w:r>
      <w:r w:rsidRPr="00E77497">
        <w:rPr>
          <w:rFonts w:ascii="Times New Roman" w:hAnsi="Times New Roman"/>
          <w:i/>
        </w:rPr>
        <w:t>s</w:t>
      </w:r>
      <w:r w:rsidRPr="00E77497">
        <w:rPr>
          <w:rFonts w:ascii="Times New Roman" w:hAnsi="Times New Roman"/>
        </w:rPr>
        <w:t xml:space="preserve"> is not divisible by 10.</w:t>
      </w:r>
    </w:p>
    <w:p w14:paraId="09E38E58" w14:textId="77777777" w:rsidR="004C02EF" w:rsidRPr="00E77497" w:rsidRDefault="004C02EF" w:rsidP="004C02EF">
      <w:pPr>
        <w:pStyle w:val="Note"/>
        <w:tabs>
          <w:tab w:val="clear" w:pos="960"/>
          <w:tab w:val="left" w:pos="360"/>
        </w:tabs>
        <w:spacing w:after="60"/>
      </w:pPr>
      <w:r w:rsidRPr="00E77497">
        <w:t>NOTE 3</w:t>
      </w:r>
      <w:r w:rsidRPr="00E77497">
        <w:tab/>
        <w:t>Implementers of ECMAScript may find useful the paper and code written by David M. Gay for binary-to-decimal conversion of floating-point numbers:</w:t>
      </w:r>
    </w:p>
    <w:p w14:paraId="79D87791" w14:textId="77777777" w:rsidR="004C02EF" w:rsidRPr="00E77497" w:rsidRDefault="004C02EF" w:rsidP="004C02EF">
      <w:pPr>
        <w:pStyle w:val="Note"/>
        <w:ind w:left="720"/>
        <w:jc w:val="left"/>
      </w:pPr>
      <w:r w:rsidRPr="00E77497">
        <w:t>Gay, David M. Correctly Rounded Binary-Decimal and Decimal-Binary Conversions. Numerical Analysis, Manuscript 90-10. AT&amp;T Bell Laboratories (Murray Hill, New Jersey). November 30, 1990. Available as</w:t>
      </w:r>
      <w:r w:rsidRPr="00E77497">
        <w:br/>
      </w:r>
      <w:r w:rsidRPr="00E77497">
        <w:rPr>
          <w:rFonts w:cs="Arial"/>
        </w:rPr>
        <w:t>http://cm.bell-labs.com/cm/cs/doc/90/4-10.ps.gz</w:t>
      </w:r>
      <w:r w:rsidRPr="00E77497">
        <w:t>. Associated code available as</w:t>
      </w:r>
      <w:r w:rsidRPr="00E77497">
        <w:br/>
      </w:r>
      <w:r w:rsidRPr="00E77497">
        <w:rPr>
          <w:rFonts w:cs="Arial"/>
        </w:rPr>
        <w:t>http://cm.bell-labs.com/netlib/fp/dtoa.c.gz</w:t>
      </w:r>
      <w:r w:rsidRPr="00E77497">
        <w:t> and as</w:t>
      </w:r>
      <w:r w:rsidRPr="00E77497">
        <w:br/>
      </w:r>
      <w:r w:rsidRPr="00E77497">
        <w:rPr>
          <w:rFonts w:cs="Arial"/>
        </w:rPr>
        <w:t>http://cm.bell-labs.com/netlib/fp/g_fmt.c.gz</w:t>
      </w:r>
      <w:r w:rsidRPr="00E77497">
        <w:t xml:space="preserve"> and may also be found at the various </w:t>
      </w:r>
      <w:r w:rsidRPr="00E77497">
        <w:rPr>
          <w:rFonts w:ascii="Courier New" w:hAnsi="Courier New"/>
          <w:b/>
        </w:rPr>
        <w:t>netlib</w:t>
      </w:r>
      <w:r w:rsidRPr="00E77497">
        <w:t xml:space="preserve"> mirror sites.</w:t>
      </w:r>
    </w:p>
    <w:p w14:paraId="006FFF53" w14:textId="77777777" w:rsidR="004C02EF" w:rsidRPr="00E77497" w:rsidRDefault="004C02EF" w:rsidP="00386630">
      <w:pPr>
        <w:pStyle w:val="30"/>
        <w:numPr>
          <w:ilvl w:val="0"/>
          <w:numId w:val="0"/>
        </w:numPr>
      </w:pPr>
      <w:bookmarkStart w:id="5170" w:name="_Ref455971449"/>
      <w:bookmarkStart w:id="5171" w:name="_Ref456011191"/>
      <w:bookmarkStart w:id="5172" w:name="_Toc472818798"/>
      <w:bookmarkStart w:id="5173" w:name="_Toc235503368"/>
      <w:bookmarkStart w:id="5174" w:name="_Toc241509143"/>
      <w:bookmarkStart w:id="5175" w:name="_Toc244416630"/>
      <w:bookmarkStart w:id="5176" w:name="_Toc276630994"/>
      <w:bookmarkStart w:id="5177" w:name="_Toc336509471"/>
      <w:r w:rsidRPr="00E77497">
        <w:t>9</w:t>
      </w:r>
      <w:ins w:id="5178" w:author="Rev 6 Allen Wirfs-Brock" w:date="2012-02-22T15:49:00Z">
        <w:r w:rsidR="00852030">
          <w:t>.1</w:t>
        </w:r>
      </w:ins>
      <w:r w:rsidRPr="00E77497">
        <w:t>.9</w:t>
      </w:r>
      <w:r w:rsidRPr="00E77497">
        <w:tab/>
        <w:t>ToObjec</w:t>
      </w:r>
      <w:bookmarkEnd w:id="5161"/>
      <w:bookmarkEnd w:id="5162"/>
      <w:bookmarkEnd w:id="5163"/>
      <w:bookmarkEnd w:id="5164"/>
      <w:bookmarkEnd w:id="5165"/>
      <w:bookmarkEnd w:id="5166"/>
      <w:bookmarkEnd w:id="5167"/>
      <w:bookmarkEnd w:id="5168"/>
      <w:bookmarkEnd w:id="5169"/>
      <w:r w:rsidRPr="00E77497">
        <w:t>t</w:t>
      </w:r>
      <w:bookmarkEnd w:id="5170"/>
      <w:bookmarkEnd w:id="5171"/>
      <w:bookmarkEnd w:id="5172"/>
      <w:bookmarkEnd w:id="5173"/>
      <w:bookmarkEnd w:id="5174"/>
      <w:bookmarkEnd w:id="5175"/>
      <w:bookmarkEnd w:id="5176"/>
      <w:bookmarkEnd w:id="5177"/>
    </w:p>
    <w:p w14:paraId="63A2BA30" w14:textId="77777777" w:rsidR="004C02EF" w:rsidRPr="00E77497" w:rsidRDefault="004C02EF" w:rsidP="004C02EF">
      <w:pPr>
        <w:spacing w:after="120"/>
      </w:pPr>
      <w:r w:rsidRPr="00E77497">
        <w:t xml:space="preserve">The abstract operation ToObject converts its </w:t>
      </w:r>
      <w:r w:rsidRPr="00B07504">
        <w:rPr>
          <w:i/>
        </w:rPr>
        <w:t>argument</w:t>
      </w:r>
      <w:r w:rsidRPr="00E77497">
        <w:t xml:space="preserve"> to a value of type Object according to </w:t>
      </w:r>
      <w:ins w:id="5179" w:author="Rev 8 Allen Wirfs-Brock" w:date="2012-06-13T12:39:00Z">
        <w:r w:rsidR="00386630">
          <w:fldChar w:fldCharType="begin"/>
        </w:r>
        <w:r w:rsidR="00386630">
          <w:instrText xml:space="preserve"> REF _Ref327354519 \h </w:instrText>
        </w:r>
      </w:ins>
      <w:r w:rsidR="00386630">
        <w:fldChar w:fldCharType="separate"/>
      </w:r>
      <w:ins w:id="5180" w:author="Rev 8 Allen Wirfs-Brock" w:date="2012-06-15T19:42:00Z">
        <w:r w:rsidR="00606E07">
          <w:t xml:space="preserve">Table </w:t>
        </w:r>
        <w:r w:rsidR="00606E07">
          <w:rPr>
            <w:noProof/>
          </w:rPr>
          <w:t>16</w:t>
        </w:r>
      </w:ins>
      <w:ins w:id="5181" w:author="Rev 8 Allen Wirfs-Brock" w:date="2012-06-13T12:39:00Z">
        <w:r w:rsidR="00386630">
          <w:fldChar w:fldCharType="end"/>
        </w:r>
      </w:ins>
      <w:r w:rsidRPr="00E77497">
        <w:t>:</w:t>
      </w:r>
    </w:p>
    <w:p w14:paraId="74CDB5A0" w14:textId="77777777" w:rsidR="004C02EF" w:rsidRPr="00E77497" w:rsidRDefault="00386630" w:rsidP="00AA1FF6">
      <w:pPr>
        <w:pStyle w:val="Tabletitle"/>
      </w:pPr>
      <w:bookmarkStart w:id="5182" w:name="_Ref327354519"/>
      <w:ins w:id="5183" w:author="Rev 8 Allen Wirfs-Brock" w:date="2012-06-13T12:39:00Z">
        <w:r>
          <w:t xml:space="preserve">Table </w:t>
        </w:r>
        <w:r>
          <w:fldChar w:fldCharType="begin"/>
        </w:r>
        <w:r>
          <w:instrText xml:space="preserve"> SEQ Table \* ARABIC </w:instrText>
        </w:r>
      </w:ins>
      <w:r>
        <w:fldChar w:fldCharType="separate"/>
      </w:r>
      <w:ins w:id="5184" w:author="Rev 10 Allen Wirfs-Brock" w:date="2012-09-24T14:04:00Z">
        <w:r w:rsidR="002166A8">
          <w:rPr>
            <w:noProof/>
          </w:rPr>
          <w:t>16</w:t>
        </w:r>
      </w:ins>
      <w:ins w:id="5185" w:author="Rev 8 Allen Wirfs-Brock" w:date="2012-06-13T12:39:00Z">
        <w:r>
          <w:fldChar w:fldCharType="end"/>
        </w:r>
      </w:ins>
      <w:bookmarkEnd w:id="5182"/>
      <w:ins w:id="5186" w:author="Allen Wirfs-Brock" w:date="2011-07-02T13:29:00Z">
        <w:r w:rsidR="008962D8" w:rsidRPr="00E77497">
          <w:rPr>
            <w:rFonts w:eastAsia="Arial Unicode MS"/>
          </w:rPr>
          <w:t xml:space="preserve"> </w:t>
        </w:r>
      </w:ins>
      <w:r w:rsidR="004C02EF" w:rsidRPr="00E77497">
        <w:rPr>
          <w:rFonts w:eastAsia="Arial Unicode MS"/>
        </w:rPr>
        <w:t xml:space="preserve">— </w:t>
      </w:r>
      <w:r w:rsidR="004C02EF" w:rsidRPr="00E77497">
        <w:t>ToObject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14:paraId="4E8CE128" w14:textId="77777777" w:rsidTr="006E1632">
        <w:trPr>
          <w:trHeight w:val="347"/>
          <w:jc w:val="center"/>
        </w:trPr>
        <w:tc>
          <w:tcPr>
            <w:tcW w:w="1998" w:type="dxa"/>
            <w:tcBorders>
              <w:top w:val="single" w:sz="12" w:space="0" w:color="000000"/>
              <w:left w:val="single" w:sz="6" w:space="0" w:color="000000"/>
              <w:bottom w:val="single" w:sz="6" w:space="0" w:color="000000"/>
              <w:right w:val="nil"/>
            </w:tcBorders>
            <w:shd w:val="solid" w:color="C0C0C0" w:fill="FFFFFF"/>
          </w:tcPr>
          <w:p w14:paraId="12BDBFE7"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1477AF4D"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39396D" w:rsidRPr="00E77497" w14:paraId="740A030F" w14:textId="77777777" w:rsidTr="006E1632">
        <w:trPr>
          <w:jc w:val="center"/>
          <w:ins w:id="5187" w:author="Rev 6 Allen Wirfs-Brock" w:date="2012-02-16T14:57:00Z"/>
        </w:trPr>
        <w:tc>
          <w:tcPr>
            <w:tcW w:w="1998" w:type="dxa"/>
            <w:tcBorders>
              <w:top w:val="nil"/>
            </w:tcBorders>
          </w:tcPr>
          <w:p w14:paraId="0DA6A09D" w14:textId="77777777" w:rsidR="0039396D" w:rsidRPr="00E77497" w:rsidRDefault="0039396D" w:rsidP="003A4B22">
            <w:pPr>
              <w:keepNext/>
              <w:spacing w:after="60"/>
              <w:rPr>
                <w:ins w:id="5188" w:author="Rev 6 Allen Wirfs-Brock" w:date="2012-02-16T14:57:00Z"/>
              </w:rPr>
            </w:pPr>
            <w:ins w:id="5189" w:author="Rev 6 Allen Wirfs-Brock" w:date="2012-02-16T14:57:00Z">
              <w:r>
                <w:t>Completion Record</w:t>
              </w:r>
            </w:ins>
          </w:p>
        </w:tc>
        <w:tc>
          <w:tcPr>
            <w:tcW w:w="6858" w:type="dxa"/>
            <w:tcBorders>
              <w:top w:val="nil"/>
            </w:tcBorders>
          </w:tcPr>
          <w:p w14:paraId="4C6C5BC9" w14:textId="77777777" w:rsidR="0039396D" w:rsidRPr="00E77497" w:rsidRDefault="0039396D" w:rsidP="00B07504">
            <w:pPr>
              <w:keepNext/>
              <w:spacing w:after="60"/>
              <w:rPr>
                <w:ins w:id="5190" w:author="Rev 6 Allen Wirfs-Brock" w:date="2012-02-16T14:57:00Z"/>
              </w:rPr>
            </w:pPr>
            <w:ins w:id="5191" w:author="Rev 6 Allen Wirfs-Brock" w:date="2012-02-16T14:58:00Z">
              <w:r>
                <w:t xml:space="preserve">If </w:t>
              </w:r>
              <w:r w:rsidRPr="0039396D">
                <w:rPr>
                  <w:i/>
                </w:rPr>
                <w:t>argument</w:t>
              </w:r>
              <w:r>
                <w:t xml:space="preserve"> is an abrupt completion, return </w:t>
              </w:r>
              <w:r w:rsidRPr="00B07504">
                <w:rPr>
                  <w:i/>
                </w:rPr>
                <w:t>argument</w:t>
              </w:r>
              <w:r>
                <w:t>. Otherwise return ToObject(</w:t>
              </w:r>
              <w:r w:rsidRPr="0039396D">
                <w:rPr>
                  <w:i/>
                </w:rPr>
                <w:t>argument</w:t>
              </w:r>
              <w:r>
                <w:t>.</w:t>
              </w:r>
            </w:ins>
            <w:ins w:id="5192" w:author="Rev 6 Allen Wirfs-Brock" w:date="2012-02-16T14:59:00Z">
              <w:r>
                <w:t>[[</w:t>
              </w:r>
            </w:ins>
            <w:ins w:id="5193" w:author="Rev 6 Allen Wirfs-Brock" w:date="2012-02-16T14:58:00Z">
              <w:r>
                <w:t>value</w:t>
              </w:r>
            </w:ins>
            <w:ins w:id="5194" w:author="Rev 6 Allen Wirfs-Brock" w:date="2012-02-16T14:59:00Z">
              <w:r>
                <w:t>]]</w:t>
              </w:r>
            </w:ins>
            <w:ins w:id="5195" w:author="Rev 6 Allen Wirfs-Brock" w:date="2012-02-16T14:58:00Z">
              <w:r>
                <w:t>)</w:t>
              </w:r>
            </w:ins>
          </w:p>
        </w:tc>
      </w:tr>
      <w:tr w:rsidR="004C02EF" w:rsidRPr="00E77497" w14:paraId="67C8F5A9" w14:textId="77777777" w:rsidTr="006E1632">
        <w:trPr>
          <w:jc w:val="center"/>
        </w:trPr>
        <w:tc>
          <w:tcPr>
            <w:tcW w:w="1998" w:type="dxa"/>
            <w:tcBorders>
              <w:top w:val="nil"/>
            </w:tcBorders>
          </w:tcPr>
          <w:p w14:paraId="3F245CDF" w14:textId="77777777" w:rsidR="004C02EF" w:rsidRPr="00E77497" w:rsidRDefault="004C02EF" w:rsidP="003A4B22">
            <w:pPr>
              <w:keepNext/>
              <w:spacing w:after="60"/>
            </w:pPr>
            <w:r w:rsidRPr="00E77497">
              <w:t>Undefined</w:t>
            </w:r>
          </w:p>
        </w:tc>
        <w:tc>
          <w:tcPr>
            <w:tcW w:w="6858" w:type="dxa"/>
            <w:tcBorders>
              <w:top w:val="nil"/>
            </w:tcBorders>
          </w:tcPr>
          <w:p w14:paraId="710BABC1" w14:textId="77777777" w:rsidR="004C02EF" w:rsidRPr="00E77497" w:rsidRDefault="004C02EF" w:rsidP="003A4B22">
            <w:pPr>
              <w:keepNext/>
              <w:spacing w:after="60"/>
            </w:pPr>
            <w:r w:rsidRPr="00E77497">
              <w:t xml:space="preserve">Throw a </w:t>
            </w:r>
            <w:r w:rsidRPr="00E77497">
              <w:rPr>
                <w:b/>
              </w:rPr>
              <w:t>TypeError</w:t>
            </w:r>
            <w:r w:rsidRPr="00E77497">
              <w:t xml:space="preserve"> exception.</w:t>
            </w:r>
          </w:p>
        </w:tc>
      </w:tr>
      <w:tr w:rsidR="004C02EF" w:rsidRPr="00E77497" w14:paraId="311B055E" w14:textId="77777777" w:rsidTr="006E1632">
        <w:trPr>
          <w:jc w:val="center"/>
        </w:trPr>
        <w:tc>
          <w:tcPr>
            <w:tcW w:w="1998" w:type="dxa"/>
          </w:tcPr>
          <w:p w14:paraId="238539A0" w14:textId="77777777" w:rsidR="004C02EF" w:rsidRPr="00E77497" w:rsidRDefault="004C02EF" w:rsidP="003A4B22">
            <w:pPr>
              <w:keepNext/>
              <w:spacing w:after="60"/>
            </w:pPr>
            <w:r w:rsidRPr="00E77497">
              <w:t>Null</w:t>
            </w:r>
          </w:p>
        </w:tc>
        <w:tc>
          <w:tcPr>
            <w:tcW w:w="6858" w:type="dxa"/>
          </w:tcPr>
          <w:p w14:paraId="490071D0" w14:textId="77777777" w:rsidR="004C02EF" w:rsidRPr="00E77497" w:rsidRDefault="004C02EF" w:rsidP="003A4B22">
            <w:pPr>
              <w:keepNext/>
              <w:spacing w:after="60"/>
            </w:pPr>
            <w:r w:rsidRPr="00E77497">
              <w:t xml:space="preserve">Throw a </w:t>
            </w:r>
            <w:r w:rsidRPr="00E77497">
              <w:rPr>
                <w:b/>
              </w:rPr>
              <w:t>TypeError</w:t>
            </w:r>
            <w:r w:rsidRPr="00E77497">
              <w:t xml:space="preserve"> exception.</w:t>
            </w:r>
          </w:p>
        </w:tc>
      </w:tr>
      <w:tr w:rsidR="004C02EF" w:rsidRPr="00E77497" w14:paraId="331B8C68" w14:textId="77777777" w:rsidTr="006E1632">
        <w:trPr>
          <w:jc w:val="center"/>
        </w:trPr>
        <w:tc>
          <w:tcPr>
            <w:tcW w:w="1998" w:type="dxa"/>
          </w:tcPr>
          <w:p w14:paraId="74A9A197" w14:textId="77777777" w:rsidR="004C02EF" w:rsidRPr="00E77497" w:rsidRDefault="004C02EF" w:rsidP="003A4B22">
            <w:pPr>
              <w:keepNext/>
              <w:spacing w:after="60"/>
            </w:pPr>
            <w:r w:rsidRPr="00E77497">
              <w:t>Boolean</w:t>
            </w:r>
          </w:p>
        </w:tc>
        <w:tc>
          <w:tcPr>
            <w:tcW w:w="6858" w:type="dxa"/>
          </w:tcPr>
          <w:p w14:paraId="2AA911C5" w14:textId="77777777" w:rsidR="004C02EF" w:rsidRPr="00E77497" w:rsidRDefault="00905436" w:rsidP="00E83F05">
            <w:pPr>
              <w:keepNext/>
              <w:spacing w:after="60"/>
            </w:pPr>
            <w:ins w:id="5196" w:author="Rev 6 Allen Wirfs-Brock" w:date="2012-02-16T12:50:00Z">
              <w:r>
                <w:t>Return</w:t>
              </w:r>
              <w:r w:rsidRPr="00E77497">
                <w:t xml:space="preserve"> </w:t>
              </w:r>
            </w:ins>
            <w:del w:id="5197" w:author="Rev 6 Allen Wirfs-Brock" w:date="2012-02-16T12:50:00Z">
              <w:r w:rsidR="004C02EF" w:rsidRPr="00E77497" w:rsidDel="00905436">
                <w:delText xml:space="preserve">Create </w:delText>
              </w:r>
            </w:del>
            <w:r w:rsidR="004C02EF" w:rsidRPr="00E77497">
              <w:t xml:space="preserve">a new Boolean object whose [[PrimitiveValue]] internal property is set to the value of </w:t>
            </w:r>
            <w:del w:id="5198" w:author="Rev 6 Allen Wirfs-Brock" w:date="2012-02-16T18:29:00Z">
              <w:r w:rsidR="004C02EF" w:rsidRPr="00E77497" w:rsidDel="00E83F05">
                <w:delText xml:space="preserve">the </w:delText>
              </w:r>
            </w:del>
            <w:r w:rsidR="004C02EF" w:rsidRPr="00E83F05">
              <w:rPr>
                <w:i/>
              </w:rPr>
              <w:t>argument</w:t>
            </w:r>
            <w:r w:rsidR="004C02EF" w:rsidRPr="00E77497">
              <w:t>. See 15.6 for a description of Boolean objects.</w:t>
            </w:r>
          </w:p>
        </w:tc>
      </w:tr>
      <w:tr w:rsidR="004C02EF" w:rsidRPr="00E77497" w14:paraId="752039A1" w14:textId="77777777" w:rsidTr="006E1632">
        <w:trPr>
          <w:jc w:val="center"/>
        </w:trPr>
        <w:tc>
          <w:tcPr>
            <w:tcW w:w="1998" w:type="dxa"/>
          </w:tcPr>
          <w:p w14:paraId="42E64374" w14:textId="77777777" w:rsidR="004C02EF" w:rsidRPr="00E77497" w:rsidRDefault="004C02EF" w:rsidP="003A4B22">
            <w:pPr>
              <w:keepNext/>
              <w:spacing w:after="60"/>
            </w:pPr>
            <w:r w:rsidRPr="00E77497">
              <w:t>Number</w:t>
            </w:r>
          </w:p>
        </w:tc>
        <w:tc>
          <w:tcPr>
            <w:tcW w:w="6858" w:type="dxa"/>
          </w:tcPr>
          <w:p w14:paraId="16B69288" w14:textId="77777777" w:rsidR="004C02EF" w:rsidRPr="00E77497" w:rsidRDefault="00905436" w:rsidP="00E83F05">
            <w:pPr>
              <w:keepNext/>
              <w:spacing w:after="60"/>
            </w:pPr>
            <w:ins w:id="5199" w:author="Rev 6 Allen Wirfs-Brock" w:date="2012-02-16T12:50:00Z">
              <w:r>
                <w:t>Return</w:t>
              </w:r>
              <w:r w:rsidRPr="00E77497">
                <w:t xml:space="preserve"> </w:t>
              </w:r>
            </w:ins>
            <w:del w:id="5200" w:author="Rev 6 Allen Wirfs-Brock" w:date="2012-02-16T12:50:00Z">
              <w:r w:rsidR="004C02EF" w:rsidRPr="00E77497" w:rsidDel="00905436">
                <w:delText xml:space="preserve">Create </w:delText>
              </w:r>
            </w:del>
            <w:r w:rsidR="004C02EF" w:rsidRPr="00E77497">
              <w:t xml:space="preserve">a new Number object whose [[PrimitiveValue]] internal property is set to the value of </w:t>
            </w:r>
            <w:del w:id="5201" w:author="Rev 6 Allen Wirfs-Brock" w:date="2012-02-16T18:30:00Z">
              <w:r w:rsidR="004C02EF" w:rsidRPr="00E83F05" w:rsidDel="00E83F05">
                <w:rPr>
                  <w:i/>
                </w:rPr>
                <w:delText xml:space="preserve">the </w:delText>
              </w:r>
            </w:del>
            <w:r w:rsidR="004C02EF" w:rsidRPr="00E83F05">
              <w:rPr>
                <w:i/>
              </w:rPr>
              <w:t>argument</w:t>
            </w:r>
            <w:r w:rsidR="004C02EF" w:rsidRPr="00E77497">
              <w:t>. See 15.7 for a description of Number objects.</w:t>
            </w:r>
          </w:p>
        </w:tc>
      </w:tr>
      <w:tr w:rsidR="004C02EF" w:rsidRPr="00E77497" w14:paraId="5DA31E59" w14:textId="77777777" w:rsidTr="006E1632">
        <w:trPr>
          <w:jc w:val="center"/>
        </w:trPr>
        <w:tc>
          <w:tcPr>
            <w:tcW w:w="1998" w:type="dxa"/>
          </w:tcPr>
          <w:p w14:paraId="704FC79A" w14:textId="77777777" w:rsidR="004C02EF" w:rsidRPr="00E77497" w:rsidRDefault="004C02EF" w:rsidP="003A4B22">
            <w:pPr>
              <w:keepNext/>
              <w:spacing w:after="60"/>
            </w:pPr>
            <w:r w:rsidRPr="00E77497">
              <w:t>String</w:t>
            </w:r>
          </w:p>
        </w:tc>
        <w:tc>
          <w:tcPr>
            <w:tcW w:w="6858" w:type="dxa"/>
          </w:tcPr>
          <w:p w14:paraId="3FA9515C" w14:textId="77777777" w:rsidR="004C02EF" w:rsidRPr="00E77497" w:rsidRDefault="00905436" w:rsidP="00E83F05">
            <w:pPr>
              <w:keepNext/>
              <w:spacing w:after="60"/>
            </w:pPr>
            <w:ins w:id="5202" w:author="Rev 6 Allen Wirfs-Brock" w:date="2012-02-16T12:50:00Z">
              <w:r>
                <w:t>Return</w:t>
              </w:r>
              <w:r w:rsidRPr="00E77497">
                <w:t xml:space="preserve"> </w:t>
              </w:r>
            </w:ins>
            <w:del w:id="5203" w:author="Rev 6 Allen Wirfs-Brock" w:date="2012-02-16T12:50:00Z">
              <w:r w:rsidR="004C02EF" w:rsidRPr="00E77497" w:rsidDel="00905436">
                <w:delText xml:space="preserve">Create </w:delText>
              </w:r>
            </w:del>
            <w:r w:rsidR="004C02EF" w:rsidRPr="00E77497">
              <w:t xml:space="preserve">a new String object whose [[PrimitiveValue]] internal property is set to the value of </w:t>
            </w:r>
            <w:del w:id="5204" w:author="Rev 6 Allen Wirfs-Brock" w:date="2012-02-16T18:30:00Z">
              <w:r w:rsidR="004C02EF" w:rsidRPr="00E77497" w:rsidDel="00E83F05">
                <w:delText xml:space="preserve">the </w:delText>
              </w:r>
            </w:del>
            <w:r w:rsidR="004C02EF" w:rsidRPr="00E83F05">
              <w:rPr>
                <w:i/>
              </w:rPr>
              <w:t>argument</w:t>
            </w:r>
            <w:r w:rsidR="004C02EF" w:rsidRPr="00E77497">
              <w:t>. See 15.5 for a description of String objects.</w:t>
            </w:r>
          </w:p>
        </w:tc>
      </w:tr>
      <w:tr w:rsidR="004C02EF" w:rsidRPr="00E77497" w14:paraId="0654CB08" w14:textId="77777777" w:rsidTr="006E1632">
        <w:trPr>
          <w:jc w:val="center"/>
        </w:trPr>
        <w:tc>
          <w:tcPr>
            <w:tcW w:w="1998" w:type="dxa"/>
          </w:tcPr>
          <w:p w14:paraId="55D013B3" w14:textId="77777777" w:rsidR="004C02EF" w:rsidRPr="00E77497" w:rsidRDefault="004C02EF" w:rsidP="003A4B22">
            <w:pPr>
              <w:spacing w:after="60"/>
            </w:pPr>
            <w:r w:rsidRPr="00E77497">
              <w:t>Object</w:t>
            </w:r>
          </w:p>
        </w:tc>
        <w:tc>
          <w:tcPr>
            <w:tcW w:w="6858" w:type="dxa"/>
          </w:tcPr>
          <w:p w14:paraId="2A908BED" w14:textId="77777777" w:rsidR="004C02EF" w:rsidRPr="00E77497" w:rsidRDefault="00905436" w:rsidP="00E83F05">
            <w:pPr>
              <w:spacing w:after="60"/>
            </w:pPr>
            <w:ins w:id="5205" w:author="Rev 6 Allen Wirfs-Brock" w:date="2012-02-16T12:50:00Z">
              <w:r>
                <w:t>Return</w:t>
              </w:r>
            </w:ins>
            <w:del w:id="5206" w:author="Rev 6 Allen Wirfs-Brock" w:date="2012-02-16T12:50:00Z">
              <w:r w:rsidR="004C02EF" w:rsidRPr="00E77497" w:rsidDel="00905436">
                <w:delText>The result is</w:delText>
              </w:r>
            </w:del>
            <w:r w:rsidR="004C02EF" w:rsidRPr="00E77497">
              <w:t xml:space="preserve"> </w:t>
            </w:r>
            <w:del w:id="5207" w:author="Rev 6 Allen Wirfs-Brock" w:date="2012-02-16T18:30:00Z">
              <w:r w:rsidR="004C02EF" w:rsidRPr="00E77497" w:rsidDel="00E83F05">
                <w:delText xml:space="preserve">the input </w:delText>
              </w:r>
            </w:del>
            <w:r w:rsidR="004C02EF" w:rsidRPr="00E83F05">
              <w:rPr>
                <w:i/>
              </w:rPr>
              <w:t>argument</w:t>
            </w:r>
            <w:r w:rsidR="004C02EF" w:rsidRPr="00E77497">
              <w:t xml:space="preserve"> (no conversion).</w:t>
            </w:r>
          </w:p>
        </w:tc>
      </w:tr>
    </w:tbl>
    <w:p w14:paraId="7DFDB3C4" w14:textId="77777777" w:rsidR="001F7810" w:rsidRPr="00E77497" w:rsidRDefault="001F7810" w:rsidP="00D11231">
      <w:pPr>
        <w:pStyle w:val="30"/>
        <w:numPr>
          <w:ilvl w:val="0"/>
          <w:numId w:val="0"/>
        </w:numPr>
        <w:spacing w:before="200"/>
        <w:rPr>
          <w:ins w:id="5208" w:author="Rev 7 Allen Wirfs-Brock" w:date="2012-05-01T16:52:00Z"/>
        </w:rPr>
      </w:pPr>
      <w:bookmarkStart w:id="5209" w:name="_Toc235503369"/>
      <w:bookmarkStart w:id="5210" w:name="_Toc241509144"/>
      <w:bookmarkStart w:id="5211" w:name="_Toc244416631"/>
      <w:bookmarkStart w:id="5212" w:name="_Toc276630995"/>
      <w:bookmarkStart w:id="5213" w:name="_Toc381513659"/>
      <w:bookmarkStart w:id="5214" w:name="_Toc382202802"/>
      <w:bookmarkStart w:id="5215" w:name="_Toc382203022"/>
      <w:bookmarkStart w:id="5216" w:name="_Toc382212181"/>
      <w:bookmarkStart w:id="5217" w:name="_Toc382212420"/>
      <w:bookmarkStart w:id="5218" w:name="_Toc382291526"/>
      <w:bookmarkStart w:id="5219" w:name="_Toc385672166"/>
      <w:bookmarkStart w:id="5220" w:name="_Toc393690261"/>
      <w:bookmarkStart w:id="5221" w:name="_Ref449966566"/>
      <w:bookmarkStart w:id="5222" w:name="_Toc472818799"/>
      <w:bookmarkStart w:id="5223" w:name="_Toc336509472"/>
      <w:ins w:id="5224" w:author="Rev 7 Allen Wirfs-Brock" w:date="2012-05-01T16:52:00Z">
        <w:r w:rsidRPr="00E77497">
          <w:t>9</w:t>
        </w:r>
        <w:r>
          <w:t>.1</w:t>
        </w:r>
        <w:r w:rsidRPr="00E77497">
          <w:t>.</w:t>
        </w:r>
        <w:r>
          <w:t>10</w:t>
        </w:r>
        <w:r w:rsidRPr="00E77497">
          <w:tab/>
          <w:t>To</w:t>
        </w:r>
      </w:ins>
      <w:ins w:id="5225" w:author="Rev 7 Allen Wirfs-Brock" w:date="2012-05-01T16:53:00Z">
        <w:r>
          <w:t>PropertyKey</w:t>
        </w:r>
      </w:ins>
      <w:bookmarkEnd w:id="5223"/>
      <w:ins w:id="5226" w:author="Rev 7 Allen Wirfs-Brock" w:date="2012-05-01T16:52:00Z">
        <w:r w:rsidRPr="00E77497">
          <w:t xml:space="preserve"> </w:t>
        </w:r>
      </w:ins>
    </w:p>
    <w:p w14:paraId="08E65972" w14:textId="77777777" w:rsidR="001F7810" w:rsidRPr="009C202C" w:rsidRDefault="001F7810" w:rsidP="001F7810">
      <w:pPr>
        <w:rPr>
          <w:ins w:id="5227" w:author="Rev 7 Allen Wirfs-Brock" w:date="2012-05-01T16:52:00Z"/>
        </w:rPr>
      </w:pPr>
      <w:ins w:id="5228" w:author="Rev 7 Allen Wirfs-Brock" w:date="2012-05-01T16:52:00Z">
        <w:r w:rsidRPr="00E77497">
          <w:t>The abstract operation To</w:t>
        </w:r>
      </w:ins>
      <w:ins w:id="5229" w:author="Rev 7 Allen Wirfs-Brock" w:date="2012-05-01T16:54:00Z">
        <w:r>
          <w:t>Property</w:t>
        </w:r>
      </w:ins>
      <w:ins w:id="5230" w:author="Rev 9 Allen Wirfs-Brock" w:date="2012-07-07T16:35:00Z">
        <w:r w:rsidR="00D11231">
          <w:t>Key</w:t>
        </w:r>
      </w:ins>
      <w:ins w:id="5231" w:author="Rev 7 Allen Wirfs-Brock" w:date="2012-05-01T16:52:00Z">
        <w:r w:rsidRPr="00E77497">
          <w:t xml:space="preserve"> converts its </w:t>
        </w:r>
        <w:r w:rsidRPr="006C4D5D">
          <w:rPr>
            <w:rFonts w:ascii="Times New Roman" w:hAnsi="Times New Roman"/>
            <w:i/>
          </w:rPr>
          <w:t>argument</w:t>
        </w:r>
        <w:r w:rsidRPr="00E77497">
          <w:t xml:space="preserve"> to </w:t>
        </w:r>
      </w:ins>
      <w:ins w:id="5232" w:author="Rev 7 Allen Wirfs-Brock" w:date="2012-05-01T16:54:00Z">
        <w:r>
          <w:t xml:space="preserve">a </w:t>
        </w:r>
      </w:ins>
      <w:ins w:id="5233" w:author="Rev 7 Allen Wirfs-Brock" w:date="2012-05-01T16:55:00Z">
        <w:r w:rsidR="006C4D5D">
          <w:t>value that can be used as a</w:t>
        </w:r>
      </w:ins>
      <w:ins w:id="5234" w:author="Rev 10 Allen Wirfs-Brock" w:date="2012-07-09T14:46:00Z">
        <w:r w:rsidR="00664EF3">
          <w:t xml:space="preserve"> </w:t>
        </w:r>
      </w:ins>
      <w:ins w:id="5235" w:author="Rev 7 Allen Wirfs-Brock" w:date="2012-05-01T16:54:00Z">
        <w:r w:rsidR="006C4D5D">
          <w:t>property key</w:t>
        </w:r>
      </w:ins>
      <w:ins w:id="5236" w:author="Rev 7 Allen Wirfs-Brock" w:date="2012-05-01T16:55:00Z">
        <w:r w:rsidR="006C4D5D">
          <w:t xml:space="preserve"> by performing the following steps</w:t>
        </w:r>
      </w:ins>
      <w:ins w:id="5237" w:author="Rev 7 Allen Wirfs-Brock" w:date="2012-05-01T16:52:00Z">
        <w:r w:rsidRPr="009C202C">
          <w:t>:</w:t>
        </w:r>
      </w:ins>
    </w:p>
    <w:p w14:paraId="08022BFB" w14:textId="77777777" w:rsidR="001F7810" w:rsidRDefault="001F7810" w:rsidP="001F7810">
      <w:pPr>
        <w:pStyle w:val="Alg4"/>
        <w:numPr>
          <w:ilvl w:val="0"/>
          <w:numId w:val="788"/>
        </w:numPr>
        <w:contextualSpacing/>
        <w:rPr>
          <w:ins w:id="5238" w:author="Rev 7 Allen Wirfs-Brock" w:date="2012-05-01T16:52:00Z"/>
        </w:rPr>
      </w:pPr>
      <w:ins w:id="5239" w:author="Rev 7 Allen Wirfs-Brock" w:date="2012-05-01T16:52:00Z">
        <w:r>
          <w:t>ReturnIfAbrupt(</w:t>
        </w:r>
      </w:ins>
      <w:ins w:id="5240" w:author="Rev 7 Allen Wirfs-Brock" w:date="2012-05-01T16:55:00Z">
        <w:r w:rsidR="006C4D5D">
          <w:rPr>
            <w:i/>
          </w:rPr>
          <w:t>argument</w:t>
        </w:r>
      </w:ins>
      <w:ins w:id="5241" w:author="Rev 7 Allen Wirfs-Brock" w:date="2012-05-01T16:52:00Z">
        <w:r>
          <w:t>).</w:t>
        </w:r>
      </w:ins>
    </w:p>
    <w:p w14:paraId="565DED30" w14:textId="77777777" w:rsidR="006C4D5D" w:rsidRDefault="006C4D5D" w:rsidP="001F7810">
      <w:pPr>
        <w:pStyle w:val="Alg2"/>
        <w:numPr>
          <w:ilvl w:val="0"/>
          <w:numId w:val="788"/>
        </w:numPr>
        <w:rPr>
          <w:ins w:id="5242" w:author="Rev 7 Allen Wirfs-Brock" w:date="2012-05-01T16:56:00Z"/>
        </w:rPr>
      </w:pPr>
      <w:ins w:id="5243" w:author="Rev 7 Allen Wirfs-Brock" w:date="2012-05-01T16:56:00Z">
        <w:r>
          <w:t>If Type(</w:t>
        </w:r>
        <w:r w:rsidRPr="006C4D5D">
          <w:rPr>
            <w:i/>
          </w:rPr>
          <w:t>argument</w:t>
        </w:r>
        <w:r>
          <w:t>) is Object, then</w:t>
        </w:r>
      </w:ins>
    </w:p>
    <w:p w14:paraId="6C611C55" w14:textId="77777777" w:rsidR="006C4D5D" w:rsidRDefault="001F7810" w:rsidP="006C4D5D">
      <w:pPr>
        <w:pStyle w:val="Alg2"/>
        <w:numPr>
          <w:ilvl w:val="1"/>
          <w:numId w:val="788"/>
        </w:numPr>
        <w:rPr>
          <w:ins w:id="5244" w:author="Rev 7 Allen Wirfs-Brock" w:date="2012-05-01T17:04:00Z"/>
        </w:rPr>
      </w:pPr>
      <w:ins w:id="5245" w:author="Rev 7 Allen Wirfs-Brock" w:date="2012-05-01T16:52:00Z">
        <w:r w:rsidRPr="00E77497">
          <w:t xml:space="preserve">If </w:t>
        </w:r>
      </w:ins>
      <w:ins w:id="5246" w:author="Rev 7 Allen Wirfs-Brock" w:date="2012-05-01T17:03:00Z">
        <w:r w:rsidR="006C4D5D">
          <w:rPr>
            <w:i/>
          </w:rPr>
          <w:t>argument</w:t>
        </w:r>
      </w:ins>
      <w:ins w:id="5247" w:author="Rev 7 Allen Wirfs-Brock" w:date="2012-05-01T16:52:00Z">
        <w:r w:rsidRPr="00E77497">
          <w:t xml:space="preserve"> </w:t>
        </w:r>
      </w:ins>
      <w:ins w:id="5248" w:author="Rev 7 Allen Wirfs-Brock" w:date="2012-05-01T17:04:00Z">
        <w:r w:rsidR="006C4D5D">
          <w:t>has a [[NativeBrand]] internal property whose value is NativePrivateName, then</w:t>
        </w:r>
      </w:ins>
    </w:p>
    <w:p w14:paraId="6488D72C" w14:textId="77777777" w:rsidR="001F7810" w:rsidRPr="00E77497" w:rsidRDefault="006C4D5D" w:rsidP="006C4D5D">
      <w:pPr>
        <w:pStyle w:val="Alg2"/>
        <w:numPr>
          <w:ilvl w:val="2"/>
          <w:numId w:val="788"/>
        </w:numPr>
        <w:rPr>
          <w:ins w:id="5249" w:author="Rev 7 Allen Wirfs-Brock" w:date="2012-05-01T16:52:00Z"/>
        </w:rPr>
      </w:pPr>
      <w:ins w:id="5250" w:author="Rev 7 Allen Wirfs-Brock" w:date="2012-05-01T17:05:00Z">
        <w:r>
          <w:t>R</w:t>
        </w:r>
      </w:ins>
      <w:ins w:id="5251" w:author="Rev 7 Allen Wirfs-Brock" w:date="2012-05-01T17:04:00Z">
        <w:r>
          <w:t xml:space="preserve">eturn </w:t>
        </w:r>
        <w:r w:rsidRPr="006C4D5D">
          <w:rPr>
            <w:i/>
          </w:rPr>
          <w:t>argument</w:t>
        </w:r>
        <w:r>
          <w:t>.</w:t>
        </w:r>
      </w:ins>
    </w:p>
    <w:p w14:paraId="70B39B35" w14:textId="77777777" w:rsidR="001F7810" w:rsidRPr="00E77497" w:rsidRDefault="001F7810" w:rsidP="001F7810">
      <w:pPr>
        <w:pStyle w:val="Alg2"/>
        <w:numPr>
          <w:ilvl w:val="0"/>
          <w:numId w:val="788"/>
        </w:numPr>
        <w:spacing w:after="220"/>
        <w:rPr>
          <w:ins w:id="5252" w:author="Rev 7 Allen Wirfs-Brock" w:date="2012-05-01T16:52:00Z"/>
        </w:rPr>
      </w:pPr>
      <w:ins w:id="5253" w:author="Rev 7 Allen Wirfs-Brock" w:date="2012-05-01T16:52:00Z">
        <w:r w:rsidRPr="00E77497">
          <w:t xml:space="preserve">Return </w:t>
        </w:r>
      </w:ins>
      <w:ins w:id="5254" w:author="Rev 7 Allen Wirfs-Brock" w:date="2012-05-01T16:57:00Z">
        <w:r w:rsidR="006C4D5D">
          <w:t>ToString(</w:t>
        </w:r>
        <w:r w:rsidR="006C4D5D">
          <w:rPr>
            <w:i/>
          </w:rPr>
          <w:t>argument</w:t>
        </w:r>
        <w:r w:rsidR="006C4D5D">
          <w:t>)</w:t>
        </w:r>
      </w:ins>
      <w:ins w:id="5255" w:author="Rev 7 Allen Wirfs-Brock" w:date="2012-05-01T16:52:00Z">
        <w:r w:rsidRPr="00E77497">
          <w:t>.</w:t>
        </w:r>
      </w:ins>
    </w:p>
    <w:p w14:paraId="3556337F" w14:textId="77777777" w:rsidR="00852030" w:rsidRDefault="00852030" w:rsidP="002F0FA8">
      <w:pPr>
        <w:pStyle w:val="20"/>
        <w:numPr>
          <w:ilvl w:val="0"/>
          <w:numId w:val="0"/>
        </w:numPr>
        <w:rPr>
          <w:ins w:id="5256" w:author="Rev 6 Allen Wirfs-Brock" w:date="2012-02-22T15:50:00Z"/>
        </w:rPr>
      </w:pPr>
      <w:bookmarkStart w:id="5257" w:name="_Toc336509473"/>
      <w:ins w:id="5258" w:author="Rev 6 Allen Wirfs-Brock" w:date="2012-02-22T15:50:00Z">
        <w:r>
          <w:t>9.2</w:t>
        </w:r>
        <w:r>
          <w:tab/>
          <w:t xml:space="preserve">Testing </w:t>
        </w:r>
      </w:ins>
      <w:ins w:id="5259" w:author="Rev 6 Allen Wirfs-Brock" w:date="2012-02-22T15:53:00Z">
        <w:r>
          <w:t xml:space="preserve">and Comparision </w:t>
        </w:r>
      </w:ins>
      <w:ins w:id="5260" w:author="Rev 6 Allen Wirfs-Brock" w:date="2012-02-22T15:50:00Z">
        <w:r>
          <w:t>Operation</w:t>
        </w:r>
      </w:ins>
      <w:ins w:id="5261" w:author="Rev 6 Allen Wirfs-Brock" w:date="2012-02-22T15:53:00Z">
        <w:r>
          <w:t>s</w:t>
        </w:r>
      </w:ins>
      <w:bookmarkEnd w:id="5257"/>
    </w:p>
    <w:p w14:paraId="470250B3" w14:textId="77777777" w:rsidR="004C02EF" w:rsidRPr="00E77497" w:rsidRDefault="004C02EF" w:rsidP="00FE23BC">
      <w:pPr>
        <w:pStyle w:val="30"/>
        <w:numPr>
          <w:ilvl w:val="0"/>
          <w:numId w:val="0"/>
        </w:numPr>
      </w:pPr>
      <w:bookmarkStart w:id="5262" w:name="_Toc336509474"/>
      <w:r w:rsidRPr="00E77497">
        <w:t>9</w:t>
      </w:r>
      <w:ins w:id="5263" w:author="Rev 6 Allen Wirfs-Brock" w:date="2012-02-22T15:51:00Z">
        <w:r w:rsidR="00852030">
          <w:t>.2</w:t>
        </w:r>
      </w:ins>
      <w:r w:rsidRPr="00E77497">
        <w:t>.1</w:t>
      </w:r>
      <w:del w:id="5264" w:author="Rev 6 Allen Wirfs-Brock" w:date="2012-02-22T15:51:00Z">
        <w:r w:rsidRPr="00E77497" w:rsidDel="00852030">
          <w:delText>0</w:delText>
        </w:r>
      </w:del>
      <w:r w:rsidRPr="00E77497">
        <w:tab/>
        <w:t>CheckObjectCoercible</w:t>
      </w:r>
      <w:bookmarkEnd w:id="5209"/>
      <w:bookmarkEnd w:id="5210"/>
      <w:bookmarkEnd w:id="5211"/>
      <w:bookmarkEnd w:id="5212"/>
      <w:bookmarkEnd w:id="5262"/>
    </w:p>
    <w:p w14:paraId="3EDEBA65" w14:textId="77777777" w:rsidR="004C02EF" w:rsidRPr="00E77497" w:rsidRDefault="004C02EF" w:rsidP="004C02EF">
      <w:pPr>
        <w:spacing w:after="120"/>
      </w:pPr>
      <w:r w:rsidRPr="00E77497">
        <w:t xml:space="preserve">The abstract operation CheckObjectCoercible throws an error if its argument is a value that cannot be converted to an Object using ToObject. It is defined by </w:t>
      </w:r>
      <w:ins w:id="5265" w:author="Rev 8 Allen Wirfs-Brock" w:date="2012-06-13T12:40:00Z">
        <w:r w:rsidR="00386630">
          <w:fldChar w:fldCharType="begin"/>
        </w:r>
        <w:r w:rsidR="00386630">
          <w:instrText xml:space="preserve"> REF _Ref327354583 \h </w:instrText>
        </w:r>
      </w:ins>
      <w:r w:rsidR="00386630">
        <w:fldChar w:fldCharType="separate"/>
      </w:r>
      <w:ins w:id="5266" w:author="Rev 8 Allen Wirfs-Brock" w:date="2012-06-15T19:42:00Z">
        <w:r w:rsidR="00606E07">
          <w:t xml:space="preserve">Table </w:t>
        </w:r>
        <w:r w:rsidR="00606E07">
          <w:rPr>
            <w:noProof/>
          </w:rPr>
          <w:t>17</w:t>
        </w:r>
      </w:ins>
      <w:ins w:id="5267" w:author="Rev 8 Allen Wirfs-Brock" w:date="2012-06-13T12:40:00Z">
        <w:r w:rsidR="00386630">
          <w:fldChar w:fldCharType="end"/>
        </w:r>
      </w:ins>
      <w:r w:rsidRPr="00E77497">
        <w:t>:</w:t>
      </w:r>
    </w:p>
    <w:p w14:paraId="01A18698" w14:textId="77777777" w:rsidR="004C02EF" w:rsidRPr="00E77497" w:rsidRDefault="00386630" w:rsidP="00AA1FF6">
      <w:pPr>
        <w:pStyle w:val="Tabletitle"/>
      </w:pPr>
      <w:bookmarkStart w:id="5268" w:name="_Ref327354583"/>
      <w:ins w:id="5269" w:author="Rev 8 Allen Wirfs-Brock" w:date="2012-06-13T12:40:00Z">
        <w:r>
          <w:t xml:space="preserve">Table </w:t>
        </w:r>
        <w:r>
          <w:fldChar w:fldCharType="begin"/>
        </w:r>
        <w:r>
          <w:instrText xml:space="preserve"> SEQ Table \* ARABIC </w:instrText>
        </w:r>
      </w:ins>
      <w:r>
        <w:fldChar w:fldCharType="separate"/>
      </w:r>
      <w:ins w:id="5270" w:author="Rev 10 Allen Wirfs-Brock" w:date="2012-09-24T14:04:00Z">
        <w:r w:rsidR="002166A8">
          <w:rPr>
            <w:noProof/>
          </w:rPr>
          <w:t>17</w:t>
        </w:r>
      </w:ins>
      <w:ins w:id="5271" w:author="Rev 8 Allen Wirfs-Brock" w:date="2012-06-13T12:40:00Z">
        <w:r>
          <w:fldChar w:fldCharType="end"/>
        </w:r>
      </w:ins>
      <w:bookmarkEnd w:id="5268"/>
      <w:r w:rsidR="004C02EF" w:rsidRPr="00E77497">
        <w:rPr>
          <w:rFonts w:eastAsia="Arial Unicode MS"/>
        </w:rPr>
        <w:t xml:space="preserve"> — </w:t>
      </w:r>
      <w:r w:rsidR="004C02EF" w:rsidRPr="00E77497">
        <w:t>CheckObjectCoercible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98"/>
        <w:gridCol w:w="6858"/>
      </w:tblGrid>
      <w:tr w:rsidR="004C02EF" w:rsidRPr="004D1BD1" w14:paraId="122E1A45" w14:textId="77777777" w:rsidTr="002F0FA8">
        <w:trPr>
          <w:trHeight w:val="320"/>
          <w:jc w:val="center"/>
        </w:trPr>
        <w:tc>
          <w:tcPr>
            <w:tcW w:w="1998" w:type="dxa"/>
            <w:tcBorders>
              <w:top w:val="single" w:sz="12" w:space="0" w:color="000000"/>
              <w:left w:val="single" w:sz="6" w:space="0" w:color="000000"/>
              <w:bottom w:val="single" w:sz="6" w:space="0" w:color="000000"/>
              <w:right w:val="nil"/>
            </w:tcBorders>
            <w:shd w:val="solid" w:color="C0C0C0" w:fill="FFFFFF"/>
            <w:hideMark/>
          </w:tcPr>
          <w:p w14:paraId="2CB516CA"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hideMark/>
          </w:tcPr>
          <w:p w14:paraId="3A38053F"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CB4C00" w:rsidRPr="00E77497" w14:paraId="1197C556" w14:textId="77777777" w:rsidTr="002F0FA8">
        <w:tblPrEx>
          <w:tblLook w:val="0000" w:firstRow="0" w:lastRow="0" w:firstColumn="0" w:lastColumn="0" w:noHBand="0" w:noVBand="0"/>
        </w:tblPrEx>
        <w:trPr>
          <w:jc w:val="center"/>
          <w:ins w:id="5272" w:author="Rev 6 Allen Wirfs-Brock" w:date="2012-02-16T18:22:00Z"/>
        </w:trPr>
        <w:tc>
          <w:tcPr>
            <w:tcW w:w="1998" w:type="dxa"/>
            <w:tcBorders>
              <w:top w:val="nil"/>
            </w:tcBorders>
          </w:tcPr>
          <w:p w14:paraId="0DB272BB" w14:textId="77777777" w:rsidR="00CB4C00" w:rsidRPr="00E77497" w:rsidRDefault="00CB4C00" w:rsidP="000348AE">
            <w:pPr>
              <w:keepNext/>
              <w:spacing w:after="60"/>
              <w:rPr>
                <w:ins w:id="5273" w:author="Rev 6 Allen Wirfs-Brock" w:date="2012-02-16T18:22:00Z"/>
              </w:rPr>
            </w:pPr>
            <w:ins w:id="5274" w:author="Rev 6 Allen Wirfs-Brock" w:date="2012-02-16T18:22:00Z">
              <w:r>
                <w:t>Completion Record</w:t>
              </w:r>
            </w:ins>
          </w:p>
        </w:tc>
        <w:tc>
          <w:tcPr>
            <w:tcW w:w="6858" w:type="dxa"/>
            <w:tcBorders>
              <w:top w:val="nil"/>
            </w:tcBorders>
          </w:tcPr>
          <w:p w14:paraId="11E8231D" w14:textId="77777777" w:rsidR="00CB4C00" w:rsidRPr="00E77497" w:rsidRDefault="00CB4C00" w:rsidP="0095410B">
            <w:pPr>
              <w:keepNext/>
              <w:spacing w:after="60"/>
              <w:rPr>
                <w:ins w:id="5275" w:author="Rev 6 Allen Wirfs-Brock" w:date="2012-02-16T18:22:00Z"/>
              </w:rPr>
            </w:pPr>
            <w:ins w:id="5276" w:author="Rev 6 Allen Wirfs-Brock" w:date="2012-02-16T18:22:00Z">
              <w:r>
                <w:t xml:space="preserve">If </w:t>
              </w:r>
              <w:r w:rsidRPr="0039396D">
                <w:rPr>
                  <w:i/>
                </w:rPr>
                <w:t>argument</w:t>
              </w:r>
              <w:r>
                <w:t xml:space="preserve"> is an abrupt completion, return </w:t>
              </w:r>
              <w:r w:rsidRPr="0095410B">
                <w:rPr>
                  <w:i/>
                </w:rPr>
                <w:t>argument</w:t>
              </w:r>
              <w:r>
                <w:t xml:space="preserve">. Otherwise return </w:t>
              </w:r>
            </w:ins>
            <w:ins w:id="5277" w:author="Rev 6 Allen Wirfs-Brock" w:date="2012-02-16T18:23:00Z">
              <w:r>
                <w:t>CheckObjectCoercible</w:t>
              </w:r>
            </w:ins>
            <w:ins w:id="5278" w:author="Rev 6 Allen Wirfs-Brock" w:date="2012-02-16T18:22:00Z">
              <w:r>
                <w:t>(</w:t>
              </w:r>
              <w:r w:rsidRPr="0039396D">
                <w:rPr>
                  <w:i/>
                </w:rPr>
                <w:t>argument</w:t>
              </w:r>
              <w:r>
                <w:t>.[[value]])</w:t>
              </w:r>
            </w:ins>
          </w:p>
        </w:tc>
      </w:tr>
      <w:tr w:rsidR="004C02EF" w:rsidRPr="004D1BD1" w14:paraId="043518F3" w14:textId="77777777" w:rsidTr="002F0FA8">
        <w:trPr>
          <w:jc w:val="center"/>
        </w:trPr>
        <w:tc>
          <w:tcPr>
            <w:tcW w:w="1998" w:type="dxa"/>
            <w:tcBorders>
              <w:top w:val="nil"/>
              <w:left w:val="single" w:sz="6" w:space="0" w:color="auto"/>
              <w:bottom w:val="single" w:sz="6" w:space="0" w:color="auto"/>
              <w:right w:val="single" w:sz="6" w:space="0" w:color="auto"/>
            </w:tcBorders>
            <w:hideMark/>
          </w:tcPr>
          <w:p w14:paraId="067A37C2" w14:textId="77777777" w:rsidR="004C02EF" w:rsidRPr="003B4312" w:rsidRDefault="004C02EF" w:rsidP="003A4B22">
            <w:pPr>
              <w:keepNext/>
              <w:spacing w:after="60"/>
            </w:pPr>
            <w:r w:rsidRPr="004D1BD1">
              <w:t>Undefined</w:t>
            </w:r>
          </w:p>
        </w:tc>
        <w:tc>
          <w:tcPr>
            <w:tcW w:w="6858" w:type="dxa"/>
            <w:tcBorders>
              <w:top w:val="nil"/>
              <w:left w:val="single" w:sz="6" w:space="0" w:color="auto"/>
              <w:bottom w:val="single" w:sz="6" w:space="0" w:color="auto"/>
              <w:right w:val="single" w:sz="6" w:space="0" w:color="auto"/>
            </w:tcBorders>
            <w:hideMark/>
          </w:tcPr>
          <w:p w14:paraId="19B9B3D8" w14:textId="77777777" w:rsidR="004C02EF" w:rsidRPr="009C202C" w:rsidRDefault="004C02EF" w:rsidP="003A4B22">
            <w:pPr>
              <w:keepNext/>
              <w:spacing w:after="60"/>
            </w:pPr>
            <w:r w:rsidRPr="00E65A34">
              <w:t xml:space="preserve">Throw a </w:t>
            </w:r>
            <w:r w:rsidRPr="009C202C">
              <w:rPr>
                <w:b/>
              </w:rPr>
              <w:t>TypeError</w:t>
            </w:r>
            <w:r w:rsidRPr="009C202C">
              <w:t xml:space="preserve"> exception.</w:t>
            </w:r>
          </w:p>
        </w:tc>
      </w:tr>
      <w:tr w:rsidR="004C02EF" w:rsidRPr="004D1BD1" w14:paraId="4E29C853" w14:textId="77777777"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14:paraId="040ACD97" w14:textId="77777777" w:rsidR="004C02EF" w:rsidRPr="003B4312" w:rsidRDefault="004C02EF" w:rsidP="003A4B22">
            <w:pPr>
              <w:keepNext/>
              <w:spacing w:after="60"/>
            </w:pPr>
            <w:r w:rsidRPr="004D1BD1">
              <w:t>Null</w:t>
            </w:r>
          </w:p>
        </w:tc>
        <w:tc>
          <w:tcPr>
            <w:tcW w:w="6858" w:type="dxa"/>
            <w:tcBorders>
              <w:top w:val="single" w:sz="6" w:space="0" w:color="auto"/>
              <w:left w:val="single" w:sz="6" w:space="0" w:color="auto"/>
              <w:bottom w:val="single" w:sz="6" w:space="0" w:color="auto"/>
              <w:right w:val="single" w:sz="6" w:space="0" w:color="auto"/>
            </w:tcBorders>
            <w:hideMark/>
          </w:tcPr>
          <w:p w14:paraId="2D7DCCE2" w14:textId="77777777" w:rsidR="004C02EF" w:rsidRPr="009C202C" w:rsidRDefault="004C02EF" w:rsidP="003A4B22">
            <w:pPr>
              <w:keepNext/>
              <w:spacing w:after="60"/>
            </w:pPr>
            <w:r w:rsidRPr="00E65A34">
              <w:t xml:space="preserve">Throw a </w:t>
            </w:r>
            <w:r w:rsidRPr="009C202C">
              <w:rPr>
                <w:b/>
              </w:rPr>
              <w:t>TypeError</w:t>
            </w:r>
            <w:r w:rsidRPr="009C202C">
              <w:t xml:space="preserve"> exception.</w:t>
            </w:r>
          </w:p>
        </w:tc>
      </w:tr>
      <w:tr w:rsidR="004C02EF" w:rsidRPr="004D1BD1" w14:paraId="070117E2" w14:textId="77777777"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14:paraId="33F70A45" w14:textId="77777777" w:rsidR="004C02EF" w:rsidRPr="003B4312" w:rsidRDefault="004C02EF" w:rsidP="003A4B22">
            <w:pPr>
              <w:keepNext/>
              <w:spacing w:after="60"/>
            </w:pPr>
            <w:r w:rsidRPr="004D1BD1">
              <w:t>Boolean</w:t>
            </w:r>
          </w:p>
        </w:tc>
        <w:tc>
          <w:tcPr>
            <w:tcW w:w="6858" w:type="dxa"/>
            <w:tcBorders>
              <w:top w:val="single" w:sz="6" w:space="0" w:color="auto"/>
              <w:left w:val="single" w:sz="6" w:space="0" w:color="auto"/>
              <w:bottom w:val="single" w:sz="6" w:space="0" w:color="auto"/>
              <w:right w:val="single" w:sz="6" w:space="0" w:color="auto"/>
            </w:tcBorders>
            <w:hideMark/>
          </w:tcPr>
          <w:p w14:paraId="2751C50C" w14:textId="77777777" w:rsidR="004C02EF" w:rsidRPr="00E65A34" w:rsidRDefault="004C02EF" w:rsidP="003A4B22">
            <w:pPr>
              <w:keepNext/>
              <w:spacing w:after="60"/>
            </w:pPr>
            <w:r w:rsidRPr="00E65A34">
              <w:t>Return</w:t>
            </w:r>
            <w:ins w:id="5279" w:author="Rev 6 Allen Wirfs-Brock" w:date="2012-02-22T15:51:00Z">
              <w:r w:rsidR="00852030">
                <w:t xml:space="preserve"> </w:t>
              </w:r>
              <w:r w:rsidR="00852030" w:rsidRPr="006E1632">
                <w:rPr>
                  <w:i/>
                </w:rPr>
                <w:t>argument</w:t>
              </w:r>
            </w:ins>
          </w:p>
        </w:tc>
      </w:tr>
      <w:tr w:rsidR="004C02EF" w:rsidRPr="004D1BD1" w14:paraId="6CC132D6" w14:textId="77777777"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14:paraId="4FFDE742" w14:textId="77777777" w:rsidR="004C02EF" w:rsidRPr="003B4312" w:rsidRDefault="004C02EF" w:rsidP="003A4B22">
            <w:pPr>
              <w:keepNext/>
              <w:spacing w:after="60"/>
            </w:pPr>
            <w:r w:rsidRPr="004D1BD1">
              <w:t>Numb</w:t>
            </w:r>
            <w:r w:rsidRPr="003B4312">
              <w:t>er</w:t>
            </w:r>
          </w:p>
        </w:tc>
        <w:tc>
          <w:tcPr>
            <w:tcW w:w="6858" w:type="dxa"/>
            <w:tcBorders>
              <w:top w:val="single" w:sz="6" w:space="0" w:color="auto"/>
              <w:left w:val="single" w:sz="6" w:space="0" w:color="auto"/>
              <w:bottom w:val="single" w:sz="6" w:space="0" w:color="auto"/>
              <w:right w:val="single" w:sz="6" w:space="0" w:color="auto"/>
            </w:tcBorders>
            <w:hideMark/>
          </w:tcPr>
          <w:p w14:paraId="5A9DA49E" w14:textId="77777777" w:rsidR="004C02EF" w:rsidRPr="00E65A34" w:rsidRDefault="004C02EF" w:rsidP="003A4B22">
            <w:pPr>
              <w:keepNext/>
              <w:spacing w:after="60"/>
            </w:pPr>
            <w:r w:rsidRPr="00E65A34">
              <w:t>Return</w:t>
            </w:r>
            <w:ins w:id="5280" w:author="Rev 6 Allen Wirfs-Brock" w:date="2012-02-22T15:52:00Z">
              <w:r w:rsidR="00852030" w:rsidRPr="006A5E27">
                <w:rPr>
                  <w:i/>
                </w:rPr>
                <w:t xml:space="preserve"> argument</w:t>
              </w:r>
            </w:ins>
          </w:p>
        </w:tc>
      </w:tr>
      <w:tr w:rsidR="004C02EF" w:rsidRPr="004D1BD1" w14:paraId="316AFB89" w14:textId="77777777"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14:paraId="4AC83C18" w14:textId="77777777" w:rsidR="004C02EF" w:rsidRPr="003B4312" w:rsidRDefault="004C02EF" w:rsidP="003A4B22">
            <w:pPr>
              <w:keepNext/>
              <w:spacing w:after="60"/>
            </w:pPr>
            <w:r w:rsidRPr="004D1BD1">
              <w:t>String</w:t>
            </w:r>
          </w:p>
        </w:tc>
        <w:tc>
          <w:tcPr>
            <w:tcW w:w="6858" w:type="dxa"/>
            <w:tcBorders>
              <w:top w:val="single" w:sz="6" w:space="0" w:color="auto"/>
              <w:left w:val="single" w:sz="6" w:space="0" w:color="auto"/>
              <w:bottom w:val="single" w:sz="6" w:space="0" w:color="auto"/>
              <w:right w:val="single" w:sz="6" w:space="0" w:color="auto"/>
            </w:tcBorders>
            <w:hideMark/>
          </w:tcPr>
          <w:p w14:paraId="7EB64466" w14:textId="77777777" w:rsidR="004C02EF" w:rsidRPr="00E65A34" w:rsidRDefault="004C02EF" w:rsidP="003A4B22">
            <w:pPr>
              <w:keepNext/>
              <w:spacing w:after="60"/>
            </w:pPr>
            <w:r w:rsidRPr="00E65A34">
              <w:t>Return</w:t>
            </w:r>
            <w:ins w:id="5281" w:author="Rev 6 Allen Wirfs-Brock" w:date="2012-02-22T15:52:00Z">
              <w:r w:rsidR="00852030" w:rsidRPr="006A5E27">
                <w:rPr>
                  <w:i/>
                </w:rPr>
                <w:t xml:space="preserve"> argument</w:t>
              </w:r>
            </w:ins>
          </w:p>
        </w:tc>
      </w:tr>
      <w:tr w:rsidR="004C02EF" w:rsidRPr="004D1BD1" w14:paraId="6CAA895F" w14:textId="77777777"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14:paraId="7040819F" w14:textId="77777777" w:rsidR="004C02EF" w:rsidRPr="003B4312" w:rsidRDefault="004C02EF" w:rsidP="003A4B22">
            <w:pPr>
              <w:spacing w:after="60"/>
            </w:pPr>
            <w:r w:rsidRPr="004D1BD1">
              <w:t>Object</w:t>
            </w:r>
          </w:p>
        </w:tc>
        <w:tc>
          <w:tcPr>
            <w:tcW w:w="6858" w:type="dxa"/>
            <w:tcBorders>
              <w:top w:val="single" w:sz="6" w:space="0" w:color="auto"/>
              <w:left w:val="single" w:sz="6" w:space="0" w:color="auto"/>
              <w:bottom w:val="single" w:sz="6" w:space="0" w:color="auto"/>
              <w:right w:val="single" w:sz="6" w:space="0" w:color="auto"/>
            </w:tcBorders>
            <w:hideMark/>
          </w:tcPr>
          <w:p w14:paraId="75B99C35" w14:textId="77777777" w:rsidR="004C02EF" w:rsidRPr="00E65A34" w:rsidRDefault="004C02EF" w:rsidP="003A4B22">
            <w:pPr>
              <w:spacing w:after="60"/>
            </w:pPr>
            <w:r w:rsidRPr="00E65A34">
              <w:t>Return</w:t>
            </w:r>
            <w:ins w:id="5282" w:author="Rev 6 Allen Wirfs-Brock" w:date="2012-02-22T15:52:00Z">
              <w:r w:rsidR="00852030" w:rsidRPr="006A5E27">
                <w:rPr>
                  <w:i/>
                </w:rPr>
                <w:t xml:space="preserve"> argument</w:t>
              </w:r>
            </w:ins>
          </w:p>
        </w:tc>
      </w:tr>
    </w:tbl>
    <w:p w14:paraId="656505E8" w14:textId="77777777" w:rsidR="004C02EF" w:rsidRPr="004D1BD1" w:rsidRDefault="004C02EF" w:rsidP="002F0FA8">
      <w:pPr>
        <w:pStyle w:val="30"/>
        <w:numPr>
          <w:ilvl w:val="0"/>
          <w:numId w:val="0"/>
        </w:numPr>
      </w:pPr>
      <w:bookmarkStart w:id="5283" w:name="_Toc235503370"/>
      <w:bookmarkStart w:id="5284" w:name="_Toc241509145"/>
      <w:bookmarkStart w:id="5285" w:name="_Toc244416632"/>
      <w:bookmarkStart w:id="5286" w:name="_Toc276630996"/>
      <w:bookmarkStart w:id="5287" w:name="_Toc336509475"/>
      <w:r w:rsidRPr="004D1BD1">
        <w:t>9.</w:t>
      </w:r>
      <w:del w:id="5288" w:author="Rev 6 Allen Wirfs-Brock" w:date="2012-02-22T15:52:00Z">
        <w:r w:rsidRPr="004D1BD1" w:rsidDel="00852030">
          <w:delText>11</w:delText>
        </w:r>
      </w:del>
      <w:ins w:id="5289" w:author="Rev 6 Allen Wirfs-Brock" w:date="2012-02-22T15:52:00Z">
        <w:r w:rsidR="00852030">
          <w:t>2.2</w:t>
        </w:r>
      </w:ins>
      <w:r w:rsidRPr="004D1BD1">
        <w:tab/>
        <w:t>IsCallable</w:t>
      </w:r>
      <w:bookmarkEnd w:id="5283"/>
      <w:bookmarkEnd w:id="5284"/>
      <w:bookmarkEnd w:id="5285"/>
      <w:bookmarkEnd w:id="5286"/>
      <w:bookmarkEnd w:id="5287"/>
    </w:p>
    <w:p w14:paraId="6FA093FB" w14:textId="77777777" w:rsidR="004C02EF" w:rsidRPr="009C202C" w:rsidRDefault="004C02EF" w:rsidP="004C02EF">
      <w:r w:rsidRPr="00E65A34">
        <w:t xml:space="preserve">The abstract operation IsCallable determines if its </w:t>
      </w:r>
      <w:r w:rsidRPr="00E83F05">
        <w:rPr>
          <w:i/>
        </w:rPr>
        <w:t>argument</w:t>
      </w:r>
      <w:r w:rsidRPr="00E65A34">
        <w:t xml:space="preserve">, which must be an ECMAScript language value, is a callable function Object according to </w:t>
      </w:r>
      <w:ins w:id="5290" w:author="Rev 8 Allen Wirfs-Brock" w:date="2012-06-13T12:42:00Z">
        <w:r w:rsidR="00386630">
          <w:fldChar w:fldCharType="begin"/>
        </w:r>
        <w:r w:rsidR="00386630">
          <w:instrText xml:space="preserve"> REF _Ref327354668 \h </w:instrText>
        </w:r>
      </w:ins>
      <w:r w:rsidR="00386630">
        <w:fldChar w:fldCharType="separate"/>
      </w:r>
      <w:ins w:id="5291" w:author="Rev 8 Allen Wirfs-Brock" w:date="2012-06-15T19:42:00Z">
        <w:r w:rsidR="00606E07">
          <w:t xml:space="preserve">Table </w:t>
        </w:r>
        <w:r w:rsidR="00606E07">
          <w:rPr>
            <w:noProof/>
          </w:rPr>
          <w:t>18</w:t>
        </w:r>
      </w:ins>
      <w:ins w:id="5292" w:author="Rev 8 Allen Wirfs-Brock" w:date="2012-06-13T12:42:00Z">
        <w:r w:rsidR="00386630">
          <w:fldChar w:fldCharType="end"/>
        </w:r>
      </w:ins>
      <w:r w:rsidRPr="009C202C">
        <w:t>:</w:t>
      </w:r>
    </w:p>
    <w:p w14:paraId="7E5A0A4D" w14:textId="77777777" w:rsidR="004C02EF" w:rsidRPr="00E77497" w:rsidRDefault="00386630" w:rsidP="00AA1FF6">
      <w:pPr>
        <w:pStyle w:val="Tabletitle"/>
      </w:pPr>
      <w:bookmarkStart w:id="5293" w:name="_Ref327354668"/>
      <w:ins w:id="5294" w:author="Rev 8 Allen Wirfs-Brock" w:date="2012-06-13T12:41:00Z">
        <w:r>
          <w:t xml:space="preserve">Table </w:t>
        </w:r>
        <w:r>
          <w:fldChar w:fldCharType="begin"/>
        </w:r>
        <w:r>
          <w:instrText xml:space="preserve"> SEQ Table \* ARABIC </w:instrText>
        </w:r>
      </w:ins>
      <w:r>
        <w:fldChar w:fldCharType="separate"/>
      </w:r>
      <w:ins w:id="5295" w:author="Rev 10 Allen Wirfs-Brock" w:date="2012-09-24T14:04:00Z">
        <w:r w:rsidR="002166A8">
          <w:rPr>
            <w:noProof/>
          </w:rPr>
          <w:t>18</w:t>
        </w:r>
      </w:ins>
      <w:ins w:id="5296" w:author="Rev 8 Allen Wirfs-Brock" w:date="2012-06-13T12:41:00Z">
        <w:r>
          <w:fldChar w:fldCharType="end"/>
        </w:r>
      </w:ins>
      <w:bookmarkEnd w:id="5293"/>
      <w:ins w:id="5297" w:author="Allen Wirfs-Brock" w:date="2011-07-02T13:29:00Z">
        <w:r w:rsidR="008962D8" w:rsidRPr="00E77497">
          <w:rPr>
            <w:rFonts w:eastAsia="Arial Unicode MS"/>
          </w:rPr>
          <w:t xml:space="preserve"> </w:t>
        </w:r>
      </w:ins>
      <w:r w:rsidR="004C02EF" w:rsidRPr="00E77497">
        <w:rPr>
          <w:rFonts w:eastAsia="Arial Unicode MS"/>
        </w:rPr>
        <w:t xml:space="preserve">— </w:t>
      </w:r>
      <w:r w:rsidR="004C02EF" w:rsidRPr="00E77497">
        <w:t>IsCallable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14:paraId="44121D34" w14:textId="77777777" w:rsidTr="006E1632">
        <w:trPr>
          <w:trHeight w:val="302"/>
          <w:jc w:val="center"/>
        </w:trPr>
        <w:tc>
          <w:tcPr>
            <w:tcW w:w="1998" w:type="dxa"/>
            <w:tcBorders>
              <w:top w:val="single" w:sz="12" w:space="0" w:color="000000"/>
              <w:left w:val="single" w:sz="6" w:space="0" w:color="000000"/>
              <w:bottom w:val="single" w:sz="6" w:space="0" w:color="000000"/>
              <w:right w:val="nil"/>
            </w:tcBorders>
            <w:shd w:val="solid" w:color="C0C0C0" w:fill="FFFFFF"/>
          </w:tcPr>
          <w:p w14:paraId="5F4A3191"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14:paraId="3C5C82C9"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CB4C00" w:rsidRPr="00E77497" w14:paraId="64718F4C" w14:textId="77777777" w:rsidTr="006E1632">
        <w:trPr>
          <w:jc w:val="center"/>
          <w:ins w:id="5298" w:author="Rev 6 Allen Wirfs-Brock" w:date="2012-02-16T18:23:00Z"/>
        </w:trPr>
        <w:tc>
          <w:tcPr>
            <w:tcW w:w="1998" w:type="dxa"/>
            <w:tcBorders>
              <w:top w:val="nil"/>
            </w:tcBorders>
          </w:tcPr>
          <w:p w14:paraId="05F738F9" w14:textId="77777777" w:rsidR="00CB4C00" w:rsidRPr="00E77497" w:rsidRDefault="00CB4C00" w:rsidP="000348AE">
            <w:pPr>
              <w:keepNext/>
              <w:spacing w:after="60"/>
              <w:rPr>
                <w:ins w:id="5299" w:author="Rev 6 Allen Wirfs-Brock" w:date="2012-02-16T18:23:00Z"/>
              </w:rPr>
            </w:pPr>
            <w:ins w:id="5300" w:author="Rev 6 Allen Wirfs-Brock" w:date="2012-02-16T18:23:00Z">
              <w:r>
                <w:t>Completion Record</w:t>
              </w:r>
            </w:ins>
          </w:p>
        </w:tc>
        <w:tc>
          <w:tcPr>
            <w:tcW w:w="6858" w:type="dxa"/>
            <w:tcBorders>
              <w:top w:val="nil"/>
            </w:tcBorders>
          </w:tcPr>
          <w:p w14:paraId="78515D34" w14:textId="77777777" w:rsidR="00CB4C00" w:rsidRPr="00E77497" w:rsidRDefault="00CB4C00" w:rsidP="00B07504">
            <w:pPr>
              <w:keepNext/>
              <w:spacing w:after="60"/>
              <w:rPr>
                <w:ins w:id="5301" w:author="Rev 6 Allen Wirfs-Brock" w:date="2012-02-16T18:23:00Z"/>
              </w:rPr>
            </w:pPr>
            <w:ins w:id="5302" w:author="Rev 6 Allen Wirfs-Brock" w:date="2012-02-16T18:23:00Z">
              <w:r>
                <w:t xml:space="preserve">If </w:t>
              </w:r>
              <w:r w:rsidRPr="0039396D">
                <w:rPr>
                  <w:i/>
                </w:rPr>
                <w:t>argument</w:t>
              </w:r>
              <w:r>
                <w:t xml:space="preserve"> is an abrupt completion, return </w:t>
              </w:r>
              <w:r w:rsidRPr="00B07504">
                <w:rPr>
                  <w:i/>
                </w:rPr>
                <w:t>argument</w:t>
              </w:r>
              <w:r>
                <w:t>. Otherwise return IsCallable(</w:t>
              </w:r>
              <w:r w:rsidRPr="0039396D">
                <w:rPr>
                  <w:i/>
                </w:rPr>
                <w:t>argument</w:t>
              </w:r>
              <w:r>
                <w:t>.[[value]])</w:t>
              </w:r>
            </w:ins>
          </w:p>
        </w:tc>
      </w:tr>
      <w:tr w:rsidR="004C02EF" w:rsidRPr="00E77497" w14:paraId="53123D22" w14:textId="77777777" w:rsidTr="006E1632">
        <w:trPr>
          <w:jc w:val="center"/>
        </w:trPr>
        <w:tc>
          <w:tcPr>
            <w:tcW w:w="1998" w:type="dxa"/>
            <w:tcBorders>
              <w:top w:val="nil"/>
            </w:tcBorders>
          </w:tcPr>
          <w:p w14:paraId="739336BD" w14:textId="77777777" w:rsidR="004C02EF" w:rsidRPr="00E77497" w:rsidRDefault="004C02EF" w:rsidP="003A4B22">
            <w:pPr>
              <w:keepNext/>
              <w:spacing w:after="60"/>
            </w:pPr>
            <w:r w:rsidRPr="00E77497">
              <w:t>Undefined</w:t>
            </w:r>
          </w:p>
        </w:tc>
        <w:tc>
          <w:tcPr>
            <w:tcW w:w="6858" w:type="dxa"/>
            <w:tcBorders>
              <w:top w:val="nil"/>
            </w:tcBorders>
          </w:tcPr>
          <w:p w14:paraId="71A7F295"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4BCB420E" w14:textId="77777777" w:rsidTr="006E1632">
        <w:trPr>
          <w:jc w:val="center"/>
        </w:trPr>
        <w:tc>
          <w:tcPr>
            <w:tcW w:w="1998" w:type="dxa"/>
          </w:tcPr>
          <w:p w14:paraId="7DC016B1" w14:textId="77777777" w:rsidR="004C02EF" w:rsidRPr="00E77497" w:rsidRDefault="004C02EF" w:rsidP="003A4B22">
            <w:pPr>
              <w:keepNext/>
              <w:spacing w:after="60"/>
            </w:pPr>
            <w:r w:rsidRPr="00E77497">
              <w:t>Null</w:t>
            </w:r>
          </w:p>
        </w:tc>
        <w:tc>
          <w:tcPr>
            <w:tcW w:w="6858" w:type="dxa"/>
          </w:tcPr>
          <w:p w14:paraId="4D33803B"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571C0F63" w14:textId="77777777" w:rsidTr="006E1632">
        <w:trPr>
          <w:jc w:val="center"/>
        </w:trPr>
        <w:tc>
          <w:tcPr>
            <w:tcW w:w="1998" w:type="dxa"/>
          </w:tcPr>
          <w:p w14:paraId="4FB1FF22" w14:textId="77777777" w:rsidR="004C02EF" w:rsidRPr="00E77497" w:rsidRDefault="004C02EF" w:rsidP="003A4B22">
            <w:pPr>
              <w:keepNext/>
              <w:spacing w:after="60"/>
            </w:pPr>
            <w:r w:rsidRPr="00E77497">
              <w:t>Boolean</w:t>
            </w:r>
          </w:p>
        </w:tc>
        <w:tc>
          <w:tcPr>
            <w:tcW w:w="6858" w:type="dxa"/>
          </w:tcPr>
          <w:p w14:paraId="7A959257"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3E39DAAE" w14:textId="77777777" w:rsidTr="006E1632">
        <w:trPr>
          <w:jc w:val="center"/>
        </w:trPr>
        <w:tc>
          <w:tcPr>
            <w:tcW w:w="1998" w:type="dxa"/>
          </w:tcPr>
          <w:p w14:paraId="6A872580" w14:textId="77777777" w:rsidR="004C02EF" w:rsidRPr="00E77497" w:rsidRDefault="004C02EF" w:rsidP="003A4B22">
            <w:pPr>
              <w:keepNext/>
              <w:spacing w:after="60"/>
            </w:pPr>
            <w:r w:rsidRPr="00E77497">
              <w:t>Number</w:t>
            </w:r>
          </w:p>
        </w:tc>
        <w:tc>
          <w:tcPr>
            <w:tcW w:w="6858" w:type="dxa"/>
          </w:tcPr>
          <w:p w14:paraId="5DB685DA"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5E6BDE59" w14:textId="77777777" w:rsidTr="006E1632">
        <w:trPr>
          <w:jc w:val="center"/>
        </w:trPr>
        <w:tc>
          <w:tcPr>
            <w:tcW w:w="1998" w:type="dxa"/>
          </w:tcPr>
          <w:p w14:paraId="4C8720EC" w14:textId="77777777" w:rsidR="004C02EF" w:rsidRPr="00E77497" w:rsidRDefault="004C02EF" w:rsidP="003A4B22">
            <w:pPr>
              <w:keepNext/>
              <w:spacing w:after="60"/>
            </w:pPr>
            <w:r w:rsidRPr="00E77497">
              <w:t>String</w:t>
            </w:r>
          </w:p>
        </w:tc>
        <w:tc>
          <w:tcPr>
            <w:tcW w:w="6858" w:type="dxa"/>
          </w:tcPr>
          <w:p w14:paraId="7706E429" w14:textId="77777777"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14:paraId="47A09CA2" w14:textId="77777777" w:rsidTr="006E1632">
        <w:trPr>
          <w:jc w:val="center"/>
        </w:trPr>
        <w:tc>
          <w:tcPr>
            <w:tcW w:w="1998" w:type="dxa"/>
          </w:tcPr>
          <w:p w14:paraId="6B3DD412" w14:textId="77777777" w:rsidR="004C02EF" w:rsidRPr="00E77497" w:rsidRDefault="004C02EF" w:rsidP="003A4B22">
            <w:pPr>
              <w:spacing w:after="60"/>
            </w:pPr>
            <w:r w:rsidRPr="00E77497">
              <w:t>Object</w:t>
            </w:r>
          </w:p>
        </w:tc>
        <w:tc>
          <w:tcPr>
            <w:tcW w:w="6858" w:type="dxa"/>
          </w:tcPr>
          <w:p w14:paraId="3DFDAB47" w14:textId="77777777" w:rsidR="004C02EF" w:rsidRPr="00E77497" w:rsidRDefault="004C02EF" w:rsidP="00E83F05">
            <w:pPr>
              <w:spacing w:after="60"/>
            </w:pPr>
            <w:r w:rsidRPr="00E77497">
              <w:t xml:space="preserve">If </w:t>
            </w:r>
            <w:del w:id="5303" w:author="Rev 6 Allen Wirfs-Brock" w:date="2012-02-16T18:31:00Z">
              <w:r w:rsidRPr="00E83F05" w:rsidDel="00E83F05">
                <w:rPr>
                  <w:i/>
                </w:rPr>
                <w:delText xml:space="preserve">the </w:delText>
              </w:r>
            </w:del>
            <w:r w:rsidRPr="00E83F05">
              <w:rPr>
                <w:i/>
              </w:rPr>
              <w:t>argument</w:t>
            </w:r>
            <w:r w:rsidRPr="00E77497">
              <w:t xml:space="preserve"> </w:t>
            </w:r>
            <w:del w:id="5304" w:author="Rev 6 Allen Wirfs-Brock" w:date="2012-02-16T18:31:00Z">
              <w:r w:rsidRPr="00E77497" w:rsidDel="00E83F05">
                <w:delText xml:space="preserve">object </w:delText>
              </w:r>
            </w:del>
            <w:r w:rsidRPr="00E77497">
              <w:t xml:space="preserve">has a [[Call]] internal method, then return </w:t>
            </w:r>
            <w:r w:rsidRPr="00E77497">
              <w:rPr>
                <w:b/>
              </w:rPr>
              <w:t>true</w:t>
            </w:r>
            <w:r w:rsidRPr="00E77497">
              <w:t xml:space="preserve">, otherwise return </w:t>
            </w:r>
            <w:r w:rsidRPr="00E77497">
              <w:rPr>
                <w:b/>
              </w:rPr>
              <w:t>false</w:t>
            </w:r>
            <w:r w:rsidRPr="00E77497">
              <w:t>.</w:t>
            </w:r>
          </w:p>
        </w:tc>
      </w:tr>
    </w:tbl>
    <w:p w14:paraId="77A5C485" w14:textId="77777777" w:rsidR="004C02EF" w:rsidRPr="00E77497" w:rsidRDefault="004C02EF" w:rsidP="006E1632">
      <w:pPr>
        <w:pStyle w:val="30"/>
        <w:numPr>
          <w:ilvl w:val="0"/>
          <w:numId w:val="0"/>
        </w:numPr>
      </w:pPr>
      <w:bookmarkStart w:id="5305" w:name="_Toc235503371"/>
      <w:bookmarkStart w:id="5306" w:name="_Toc241509146"/>
      <w:bookmarkStart w:id="5307" w:name="_Toc244416633"/>
      <w:bookmarkStart w:id="5308" w:name="_Toc276630997"/>
      <w:bookmarkStart w:id="5309" w:name="_Toc336509476"/>
      <w:r w:rsidRPr="00E77497">
        <w:t>9.</w:t>
      </w:r>
      <w:del w:id="5310" w:author="Rev 6 Allen Wirfs-Brock" w:date="2012-02-22T15:54:00Z">
        <w:r w:rsidRPr="00E77497" w:rsidDel="00852030">
          <w:delText>12</w:delText>
        </w:r>
      </w:del>
      <w:ins w:id="5311" w:author="Rev 6 Allen Wirfs-Brock" w:date="2012-02-22T15:54:00Z">
        <w:r w:rsidR="00852030">
          <w:t>2.3</w:t>
        </w:r>
      </w:ins>
      <w:r w:rsidRPr="00E77497">
        <w:tab/>
        <w:t>The SameValue Algorithm</w:t>
      </w:r>
      <w:bookmarkEnd w:id="5305"/>
      <w:bookmarkEnd w:id="5306"/>
      <w:bookmarkEnd w:id="5307"/>
      <w:bookmarkEnd w:id="5308"/>
      <w:bookmarkEnd w:id="5309"/>
    </w:p>
    <w:p w14:paraId="2D712212" w14:textId="77777777" w:rsidR="004C02EF" w:rsidRPr="00E77497" w:rsidRDefault="004C02EF" w:rsidP="004C02EF">
      <w:r w:rsidRPr="00E77497">
        <w:t>The internal comparison abstract operation SameValue(</w:t>
      </w:r>
      <w:r w:rsidRPr="00E77497">
        <w:rPr>
          <w:rFonts w:ascii="Times New Roman" w:hAnsi="Times New Roman"/>
          <w:i/>
        </w:rPr>
        <w:t>x</w:t>
      </w:r>
      <w:r w:rsidRPr="00E77497">
        <w:t xml:space="preserve">,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ECMAScript language values, produces </w:t>
      </w:r>
      <w:r w:rsidRPr="00E77497">
        <w:rPr>
          <w:b/>
        </w:rPr>
        <w:t>true</w:t>
      </w:r>
      <w:r w:rsidRPr="00E77497">
        <w:t xml:space="preserve"> or </w:t>
      </w:r>
      <w:r w:rsidRPr="00E77497">
        <w:rPr>
          <w:b/>
        </w:rPr>
        <w:t>false</w:t>
      </w:r>
      <w:r w:rsidRPr="00E77497">
        <w:t>. Such a comparison is performed as follows:</w:t>
      </w:r>
    </w:p>
    <w:p w14:paraId="6834DAD6" w14:textId="77777777" w:rsidR="00E83F05" w:rsidRDefault="002861C6" w:rsidP="00E83F05">
      <w:pPr>
        <w:pStyle w:val="Alg4"/>
        <w:numPr>
          <w:ilvl w:val="0"/>
          <w:numId w:val="355"/>
        </w:numPr>
        <w:contextualSpacing/>
        <w:rPr>
          <w:ins w:id="5312" w:author="Rev 6 Allen Wirfs-Brock" w:date="2012-02-16T18:32:00Z"/>
        </w:rPr>
      </w:pPr>
      <w:ins w:id="5313" w:author="Rev 6 Allen Wirfs-Brock" w:date="2012-02-23T13:23:00Z">
        <w:r>
          <w:t>ReturnIfAbrupt(</w:t>
        </w:r>
        <w:r>
          <w:rPr>
            <w:i/>
          </w:rPr>
          <w:t>x</w:t>
        </w:r>
        <w:r>
          <w:t>)</w:t>
        </w:r>
      </w:ins>
      <w:ins w:id="5314" w:author="Rev 6 Allen Wirfs-Brock" w:date="2012-02-16T18:32:00Z">
        <w:r w:rsidR="00E83F05">
          <w:t>.</w:t>
        </w:r>
      </w:ins>
    </w:p>
    <w:p w14:paraId="4EBC3CD3" w14:textId="77777777" w:rsidR="00E83F05" w:rsidRDefault="002861C6" w:rsidP="00E83F05">
      <w:pPr>
        <w:pStyle w:val="Alg4"/>
        <w:numPr>
          <w:ilvl w:val="0"/>
          <w:numId w:val="355"/>
        </w:numPr>
        <w:contextualSpacing/>
        <w:rPr>
          <w:ins w:id="5315" w:author="Rev 6 Allen Wirfs-Brock" w:date="2012-02-16T18:32:00Z"/>
        </w:rPr>
      </w:pPr>
      <w:ins w:id="5316" w:author="Rev 6 Allen Wirfs-Brock" w:date="2012-02-23T13:23:00Z">
        <w:r>
          <w:t>ReturnIfAbrupt(</w:t>
        </w:r>
        <w:r>
          <w:rPr>
            <w:i/>
          </w:rPr>
          <w:t>y</w:t>
        </w:r>
        <w:r>
          <w:t>)</w:t>
        </w:r>
      </w:ins>
      <w:ins w:id="5317" w:author="Rev 6 Allen Wirfs-Brock" w:date="2012-02-16T18:32:00Z">
        <w:r w:rsidR="00E83F05">
          <w:t>.</w:t>
        </w:r>
      </w:ins>
    </w:p>
    <w:p w14:paraId="267658E0" w14:textId="77777777" w:rsidR="00B07504" w:rsidDel="00E82328" w:rsidRDefault="00B07504" w:rsidP="009A20C6">
      <w:pPr>
        <w:pStyle w:val="Alg4"/>
        <w:numPr>
          <w:ilvl w:val="0"/>
          <w:numId w:val="355"/>
        </w:numPr>
        <w:rPr>
          <w:ins w:id="5318" w:author="Rev 6 Allen Wirfs-Brock" w:date="2012-02-22T12:22:00Z"/>
          <w:del w:id="5319" w:author="Rev 7 Allen Wirfs-Brock" w:date="2012-04-09T16:24:00Z"/>
        </w:rPr>
      </w:pPr>
      <w:ins w:id="5320" w:author="Rev 6 Allen Wirfs-Brock" w:date="2012-02-22T12:23:00Z">
        <w:del w:id="5321" w:author="Rev 7 Allen Wirfs-Brock" w:date="2012-04-09T16:24:00Z">
          <w:r w:rsidDel="00E82328">
            <w:delText xml:space="preserve">If </w:delText>
          </w:r>
          <w:r w:rsidDel="00E82328">
            <w:rPr>
              <w:i/>
            </w:rPr>
            <w:delText>x</w:delText>
          </w:r>
          <w:r w:rsidRPr="00E77497" w:rsidDel="00E82328">
            <w:delText xml:space="preserve"> </w:delText>
          </w:r>
          <w:r w:rsidDel="00E82328">
            <w:delText xml:space="preserve">is an Completion Record, let </w:delText>
          </w:r>
        </w:del>
      </w:ins>
      <w:ins w:id="5322" w:author="Rev 6 Allen Wirfs-Brock" w:date="2012-02-22T12:24:00Z">
        <w:del w:id="5323" w:author="Rev 7 Allen Wirfs-Brock" w:date="2012-04-09T16:24:00Z">
          <w:r w:rsidRPr="006E1632" w:rsidDel="00E82328">
            <w:rPr>
              <w:i/>
            </w:rPr>
            <w:delText>x</w:delText>
          </w:r>
          <w:r w:rsidDel="00E82328">
            <w:delText xml:space="preserve"> be</w:delText>
          </w:r>
        </w:del>
      </w:ins>
      <w:ins w:id="5324" w:author="Rev 6 Allen Wirfs-Brock" w:date="2012-02-22T12:23:00Z">
        <w:del w:id="5325" w:author="Rev 7 Allen Wirfs-Brock" w:date="2012-04-09T16:24:00Z">
          <w:r w:rsidDel="00E82328">
            <w:delText xml:space="preserve"> </w:delText>
          </w:r>
          <w:r w:rsidDel="00E82328">
            <w:rPr>
              <w:i/>
            </w:rPr>
            <w:delText>x</w:delText>
          </w:r>
        </w:del>
      </w:ins>
      <w:ins w:id="5326" w:author="Rev 6 Allen Wirfs-Brock" w:date="2012-02-22T12:24:00Z">
        <w:del w:id="5327" w:author="Rev 7 Allen Wirfs-Brock" w:date="2012-04-09T16:24:00Z">
          <w:r w:rsidDel="00E82328">
            <w:delText>.[[value]]</w:delText>
          </w:r>
        </w:del>
      </w:ins>
      <w:ins w:id="5328" w:author="Rev 6 Allen Wirfs-Brock" w:date="2012-02-22T12:23:00Z">
        <w:del w:id="5329" w:author="Rev 7 Allen Wirfs-Brock" w:date="2012-04-09T16:24:00Z">
          <w:r w:rsidDel="00E82328">
            <w:delText xml:space="preserve">. </w:delText>
          </w:r>
        </w:del>
      </w:ins>
    </w:p>
    <w:p w14:paraId="253C4445" w14:textId="77777777" w:rsidR="00B07504" w:rsidDel="00E82328" w:rsidRDefault="00B07504" w:rsidP="00B07504">
      <w:pPr>
        <w:pStyle w:val="Alg4"/>
        <w:numPr>
          <w:ilvl w:val="0"/>
          <w:numId w:val="355"/>
        </w:numPr>
        <w:rPr>
          <w:ins w:id="5330" w:author="Rev 6 Allen Wirfs-Brock" w:date="2012-02-22T12:24:00Z"/>
          <w:del w:id="5331" w:author="Rev 7 Allen Wirfs-Brock" w:date="2012-04-09T16:24:00Z"/>
        </w:rPr>
      </w:pPr>
      <w:ins w:id="5332" w:author="Rev 6 Allen Wirfs-Brock" w:date="2012-02-22T12:24:00Z">
        <w:del w:id="5333" w:author="Rev 7 Allen Wirfs-Brock" w:date="2012-04-09T16:24:00Z">
          <w:r w:rsidDel="00E82328">
            <w:delText xml:space="preserve">If </w:delText>
          </w:r>
          <w:r w:rsidDel="00E82328">
            <w:rPr>
              <w:i/>
            </w:rPr>
            <w:delText>y</w:delText>
          </w:r>
          <w:r w:rsidRPr="00E77497" w:rsidDel="00E82328">
            <w:delText xml:space="preserve"> </w:delText>
          </w:r>
          <w:r w:rsidDel="00E82328">
            <w:delText xml:space="preserve">is an Completion Record, let </w:delText>
          </w:r>
          <w:r w:rsidDel="00E82328">
            <w:rPr>
              <w:i/>
            </w:rPr>
            <w:delText>y</w:delText>
          </w:r>
          <w:r w:rsidDel="00E82328">
            <w:delText xml:space="preserve"> be </w:delText>
          </w:r>
        </w:del>
      </w:ins>
      <w:ins w:id="5334" w:author="Rev 6 Allen Wirfs-Brock" w:date="2012-02-22T12:25:00Z">
        <w:del w:id="5335" w:author="Rev 7 Allen Wirfs-Brock" w:date="2012-04-09T16:24:00Z">
          <w:r w:rsidDel="00E82328">
            <w:rPr>
              <w:i/>
            </w:rPr>
            <w:delText>y</w:delText>
          </w:r>
        </w:del>
      </w:ins>
      <w:ins w:id="5336" w:author="Rev 6 Allen Wirfs-Brock" w:date="2012-02-22T12:24:00Z">
        <w:del w:id="5337" w:author="Rev 7 Allen Wirfs-Brock" w:date="2012-04-09T16:24:00Z">
          <w:r w:rsidDel="00E82328">
            <w:delText xml:space="preserve">.[[value]]. </w:delText>
          </w:r>
        </w:del>
      </w:ins>
    </w:p>
    <w:p w14:paraId="1413DC11" w14:textId="77777777" w:rsidR="004C02EF" w:rsidRPr="00E77497" w:rsidRDefault="004C02EF" w:rsidP="009A20C6">
      <w:pPr>
        <w:pStyle w:val="Alg4"/>
        <w:numPr>
          <w:ilvl w:val="0"/>
          <w:numId w:val="355"/>
        </w:numPr>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14:paraId="58EE3936" w14:textId="77777777" w:rsidR="004C02EF" w:rsidRPr="00E77497" w:rsidRDefault="004C02EF" w:rsidP="009A20C6">
      <w:pPr>
        <w:pStyle w:val="Alg4"/>
        <w:numPr>
          <w:ilvl w:val="0"/>
          <w:numId w:val="355"/>
        </w:numPr>
      </w:pPr>
      <w:r w:rsidRPr="00E77497">
        <w:t>If Type(</w:t>
      </w:r>
      <w:r w:rsidRPr="00E77497">
        <w:rPr>
          <w:i/>
        </w:rPr>
        <w:t>x</w:t>
      </w:r>
      <w:r w:rsidRPr="00E77497">
        <w:t xml:space="preserve">) is Undefined, return </w:t>
      </w:r>
      <w:r w:rsidRPr="00E77497">
        <w:rPr>
          <w:b/>
        </w:rPr>
        <w:t>true</w:t>
      </w:r>
      <w:r w:rsidRPr="00E77497">
        <w:t>.</w:t>
      </w:r>
    </w:p>
    <w:p w14:paraId="4615BFEF" w14:textId="77777777" w:rsidR="004C02EF" w:rsidRPr="00E77497" w:rsidRDefault="004C02EF" w:rsidP="009A20C6">
      <w:pPr>
        <w:pStyle w:val="Alg4"/>
        <w:numPr>
          <w:ilvl w:val="0"/>
          <w:numId w:val="355"/>
        </w:numPr>
      </w:pPr>
      <w:r w:rsidRPr="00E77497">
        <w:t>If Type(</w:t>
      </w:r>
      <w:r w:rsidRPr="00E77497">
        <w:rPr>
          <w:i/>
        </w:rPr>
        <w:t>x</w:t>
      </w:r>
      <w:r w:rsidRPr="00E77497">
        <w:t xml:space="preserve">) is Null, return </w:t>
      </w:r>
      <w:r w:rsidRPr="00E77497">
        <w:rPr>
          <w:b/>
        </w:rPr>
        <w:t>true</w:t>
      </w:r>
      <w:r w:rsidRPr="00E77497">
        <w:t>.</w:t>
      </w:r>
    </w:p>
    <w:p w14:paraId="4B70FC34" w14:textId="77777777" w:rsidR="004C02EF" w:rsidRPr="00E77497" w:rsidRDefault="004C02EF" w:rsidP="009A20C6">
      <w:pPr>
        <w:pStyle w:val="Alg4"/>
        <w:numPr>
          <w:ilvl w:val="0"/>
          <w:numId w:val="355"/>
        </w:numPr>
      </w:pPr>
      <w:r w:rsidRPr="00E77497">
        <w:t>If Type(</w:t>
      </w:r>
      <w:r w:rsidRPr="00E77497">
        <w:rPr>
          <w:i/>
        </w:rPr>
        <w:t>x</w:t>
      </w:r>
      <w:r w:rsidRPr="00E77497">
        <w:t>) is Number, then.</w:t>
      </w:r>
    </w:p>
    <w:p w14:paraId="48884290" w14:textId="77777777" w:rsidR="004C02EF" w:rsidRPr="00E77497" w:rsidRDefault="004C02EF" w:rsidP="009A20C6">
      <w:pPr>
        <w:pStyle w:val="Alg4"/>
        <w:numPr>
          <w:ilvl w:val="1"/>
          <w:numId w:val="355"/>
        </w:numPr>
      </w:pPr>
      <w:r w:rsidRPr="00E77497">
        <w:t xml:space="preserve">If </w:t>
      </w:r>
      <w:r w:rsidRPr="00E77497">
        <w:rPr>
          <w:i/>
        </w:rPr>
        <w:t>x</w:t>
      </w:r>
      <w:r w:rsidRPr="00E77497">
        <w:t xml:space="preserve"> is NaN and </w:t>
      </w:r>
      <w:r w:rsidRPr="00E77497">
        <w:rPr>
          <w:i/>
        </w:rPr>
        <w:t>y</w:t>
      </w:r>
      <w:r w:rsidRPr="00E77497">
        <w:t xml:space="preserve"> is NaN, return </w:t>
      </w:r>
      <w:r w:rsidRPr="00E77497">
        <w:rPr>
          <w:b/>
        </w:rPr>
        <w:t>true</w:t>
      </w:r>
      <w:r w:rsidRPr="00E77497">
        <w:t>.</w:t>
      </w:r>
    </w:p>
    <w:p w14:paraId="2E6E68D4" w14:textId="77777777" w:rsidR="004C02EF" w:rsidRPr="00E77497" w:rsidRDefault="004C02EF" w:rsidP="009A20C6">
      <w:pPr>
        <w:pStyle w:val="Alg4"/>
        <w:numPr>
          <w:ilvl w:val="1"/>
          <w:numId w:val="355"/>
        </w:numPr>
      </w:pPr>
      <w:r w:rsidRPr="00E77497">
        <w:t xml:space="preserve">If </w:t>
      </w:r>
      <w:r w:rsidRPr="00E77497">
        <w:rPr>
          <w:i/>
        </w:rPr>
        <w:t>x</w:t>
      </w:r>
      <w:r w:rsidRPr="00E77497">
        <w:t xml:space="preserve"> is +0 and </w:t>
      </w:r>
      <w:r w:rsidRPr="00E77497">
        <w:rPr>
          <w:i/>
        </w:rPr>
        <w:t>y</w:t>
      </w:r>
      <w:r w:rsidRPr="00E77497">
        <w:t xml:space="preserve"> is -0, return </w:t>
      </w:r>
      <w:r w:rsidRPr="00E77497">
        <w:rPr>
          <w:b/>
        </w:rPr>
        <w:t>false</w:t>
      </w:r>
      <w:r w:rsidRPr="00E77497">
        <w:t>.</w:t>
      </w:r>
    </w:p>
    <w:p w14:paraId="5CB850AD" w14:textId="77777777" w:rsidR="004C02EF" w:rsidRPr="00E77497" w:rsidRDefault="004C02EF" w:rsidP="009A20C6">
      <w:pPr>
        <w:pStyle w:val="Alg4"/>
        <w:numPr>
          <w:ilvl w:val="1"/>
          <w:numId w:val="355"/>
        </w:numPr>
      </w:pPr>
      <w:r w:rsidRPr="00E77497">
        <w:t xml:space="preserve">If </w:t>
      </w:r>
      <w:r w:rsidRPr="00E77497">
        <w:rPr>
          <w:i/>
        </w:rPr>
        <w:t>x</w:t>
      </w:r>
      <w:r w:rsidRPr="00E77497">
        <w:t xml:space="preserve"> is -0 and </w:t>
      </w:r>
      <w:r w:rsidRPr="00E77497">
        <w:rPr>
          <w:i/>
        </w:rPr>
        <w:t>y</w:t>
      </w:r>
      <w:r w:rsidRPr="00E77497">
        <w:t xml:space="preserve"> is +0, return </w:t>
      </w:r>
      <w:r w:rsidRPr="00E77497">
        <w:rPr>
          <w:b/>
        </w:rPr>
        <w:t>false</w:t>
      </w:r>
      <w:r w:rsidRPr="00E77497">
        <w:t>.</w:t>
      </w:r>
    </w:p>
    <w:p w14:paraId="25FBD783" w14:textId="77777777" w:rsidR="004C02EF" w:rsidRPr="00E77497" w:rsidRDefault="004C02EF" w:rsidP="009A20C6">
      <w:pPr>
        <w:pStyle w:val="Alg4"/>
        <w:numPr>
          <w:ilvl w:val="1"/>
          <w:numId w:val="355"/>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14:paraId="49878E30" w14:textId="77777777" w:rsidR="004C02EF" w:rsidRPr="00E77497" w:rsidRDefault="004C02EF" w:rsidP="009A20C6">
      <w:pPr>
        <w:pStyle w:val="Alg4"/>
        <w:numPr>
          <w:ilvl w:val="1"/>
          <w:numId w:val="355"/>
        </w:numPr>
      </w:pPr>
      <w:r w:rsidRPr="00E77497">
        <w:t xml:space="preserve">Return </w:t>
      </w:r>
      <w:r w:rsidRPr="00E77497">
        <w:rPr>
          <w:b/>
        </w:rPr>
        <w:t>false</w:t>
      </w:r>
      <w:r w:rsidRPr="00E77497">
        <w:t>.</w:t>
      </w:r>
    </w:p>
    <w:p w14:paraId="706699DB" w14:textId="77777777" w:rsidR="004C02EF" w:rsidRPr="00E77497" w:rsidRDefault="004C02EF" w:rsidP="009A20C6">
      <w:pPr>
        <w:pStyle w:val="Alg4"/>
        <w:numPr>
          <w:ilvl w:val="0"/>
          <w:numId w:val="355"/>
        </w:numPr>
      </w:pPr>
      <w:r w:rsidRPr="00E77497">
        <w:t>If Type(</w:t>
      </w:r>
      <w:r w:rsidRPr="00E77497">
        <w:rPr>
          <w:i/>
        </w:rPr>
        <w:t>x</w:t>
      </w:r>
      <w:r w:rsidRPr="00E77497">
        <w:t xml:space="preserve">) is String, then return </w:t>
      </w:r>
      <w:r w:rsidRPr="00E77497">
        <w:rPr>
          <w:b/>
        </w:rPr>
        <w:t xml:space="preserve">true </w:t>
      </w:r>
      <w:r w:rsidRPr="00E77497">
        <w:t xml:space="preserve">if </w:t>
      </w:r>
      <w:r w:rsidRPr="00E77497">
        <w:rPr>
          <w:i/>
        </w:rPr>
        <w:t>x</w:t>
      </w:r>
      <w:r w:rsidRPr="00E77497">
        <w:t xml:space="preserve"> and </w:t>
      </w:r>
      <w:r w:rsidRPr="00E77497">
        <w:rPr>
          <w:i/>
        </w:rPr>
        <w:t>y</w:t>
      </w:r>
      <w:r w:rsidRPr="00E77497">
        <w:t xml:space="preserve"> are exactly the same sequence of characters (same length and same characters in corresponding positions); otherwise, return </w:t>
      </w:r>
      <w:r w:rsidRPr="00E77497">
        <w:rPr>
          <w:b/>
        </w:rPr>
        <w:t>false</w:t>
      </w:r>
      <w:r w:rsidRPr="00E77497">
        <w:t>.</w:t>
      </w:r>
    </w:p>
    <w:p w14:paraId="2B295F45" w14:textId="77777777" w:rsidR="004C02EF" w:rsidRPr="00E77497" w:rsidRDefault="004C02EF" w:rsidP="009A20C6">
      <w:pPr>
        <w:pStyle w:val="Alg4"/>
        <w:numPr>
          <w:ilvl w:val="0"/>
          <w:numId w:val="355"/>
        </w:numPr>
      </w:pPr>
      <w:r w:rsidRPr="00E77497">
        <w:t>If Type(</w:t>
      </w:r>
      <w:r w:rsidRPr="00E77497">
        <w:rPr>
          <w:i/>
        </w:rPr>
        <w:t>x</w:t>
      </w:r>
      <w:r w:rsidRPr="00E77497">
        <w:t xml:space="preserve">) is Boolean, return </w:t>
      </w:r>
      <w:r w:rsidRPr="00E77497">
        <w:rPr>
          <w:b/>
        </w:rPr>
        <w:t xml:space="preserve">true </w:t>
      </w:r>
      <w:r w:rsidRPr="00E77497">
        <w:t xml:space="preserve">if </w:t>
      </w:r>
      <w:r w:rsidRPr="00E77497">
        <w:rPr>
          <w:i/>
        </w:rPr>
        <w:t>x</w:t>
      </w:r>
      <w:r w:rsidRPr="00E77497">
        <w:t xml:space="preserve"> and </w:t>
      </w:r>
      <w:r w:rsidRPr="00E77497">
        <w:rPr>
          <w:i/>
        </w:rPr>
        <w:t>y</w:t>
      </w:r>
      <w:r w:rsidRPr="00E77497">
        <w:t xml:space="preserve"> are both </w:t>
      </w:r>
      <w:r w:rsidRPr="00E77497">
        <w:rPr>
          <w:b/>
        </w:rPr>
        <w:t>true</w:t>
      </w:r>
      <w:r w:rsidRPr="00E77497">
        <w:t xml:space="preserve"> or both </w:t>
      </w:r>
      <w:r w:rsidRPr="00E77497">
        <w:rPr>
          <w:b/>
        </w:rPr>
        <w:t>false</w:t>
      </w:r>
      <w:r w:rsidRPr="00E77497">
        <w:t xml:space="preserve">; otherwise, return </w:t>
      </w:r>
      <w:r w:rsidRPr="00E77497">
        <w:rPr>
          <w:b/>
        </w:rPr>
        <w:t>false</w:t>
      </w:r>
      <w:r w:rsidRPr="00E77497">
        <w:t>.</w:t>
      </w:r>
    </w:p>
    <w:p w14:paraId="6D38A584" w14:textId="77777777" w:rsidR="004C02EF" w:rsidRPr="00E77497" w:rsidRDefault="004C02EF" w:rsidP="009A20C6">
      <w:pPr>
        <w:pStyle w:val="Alg4"/>
        <w:numPr>
          <w:ilvl w:val="0"/>
          <w:numId w:val="355"/>
        </w:numPr>
        <w:spacing w:after="120"/>
      </w:pPr>
      <w:r w:rsidRPr="00E77497">
        <w:t xml:space="preserve">Return true if </w:t>
      </w:r>
      <w:r w:rsidRPr="00E77497">
        <w:rPr>
          <w:i/>
        </w:rPr>
        <w:t>x</w:t>
      </w:r>
      <w:r w:rsidRPr="00E77497">
        <w:t xml:space="preserve"> and </w:t>
      </w:r>
      <w:r w:rsidRPr="00E77497">
        <w:rPr>
          <w:i/>
        </w:rPr>
        <w:t>y</w:t>
      </w:r>
      <w:r w:rsidRPr="00E77497">
        <w:t xml:space="preserve"> </w:t>
      </w:r>
      <w:del w:id="5338" w:author="Rev 5 Allen Wirfs-Brock" w:date="2012-01-05T12:52:00Z">
        <w:r w:rsidRPr="00E77497" w:rsidDel="00C30F74">
          <w:delText>refer to</w:delText>
        </w:r>
      </w:del>
      <w:ins w:id="5339" w:author="Rev 5 Allen Wirfs-Brock" w:date="2012-01-05T12:52:00Z">
        <w:r w:rsidR="00C30F74">
          <w:t>are</w:t>
        </w:r>
      </w:ins>
      <w:r w:rsidRPr="00E77497">
        <w:t xml:space="preserve"> the same </w:t>
      </w:r>
      <w:del w:id="5340" w:author="Rev 5 Allen Wirfs-Brock" w:date="2012-01-05T12:54:00Z">
        <w:r w:rsidRPr="00E77497" w:rsidDel="00C30F74">
          <w:delText>object</w:delText>
        </w:r>
      </w:del>
      <w:ins w:id="5341" w:author="Rev 5 Allen Wirfs-Brock" w:date="2012-01-05T12:54:00Z">
        <w:r w:rsidR="00C30F74">
          <w:t>O</w:t>
        </w:r>
        <w:r w:rsidR="00C30F74" w:rsidRPr="00E77497">
          <w:t>bject</w:t>
        </w:r>
        <w:r w:rsidR="00C30F74">
          <w:t xml:space="preserve"> </w:t>
        </w:r>
      </w:ins>
      <w:ins w:id="5342" w:author="Rev 5 Allen Wirfs-Brock" w:date="2012-01-05T12:53:00Z">
        <w:r w:rsidR="00C30F74">
          <w:t>value</w:t>
        </w:r>
      </w:ins>
      <w:r w:rsidRPr="00E77497">
        <w:t xml:space="preserve">. Otherwise, return </w:t>
      </w:r>
      <w:r w:rsidRPr="00E77497">
        <w:rPr>
          <w:b/>
        </w:rPr>
        <w:t>false</w:t>
      </w:r>
      <w:r w:rsidRPr="00E77497">
        <w:t>.</w:t>
      </w:r>
    </w:p>
    <w:p w14:paraId="3132B5C9" w14:textId="77777777" w:rsidR="001D4C27" w:rsidRDefault="001D4C27" w:rsidP="006E1632">
      <w:pPr>
        <w:pStyle w:val="20"/>
        <w:numPr>
          <w:ilvl w:val="0"/>
          <w:numId w:val="0"/>
        </w:numPr>
        <w:rPr>
          <w:ins w:id="5343" w:author="Rev 6 Allen Wirfs-Brock" w:date="2012-02-22T15:59:00Z"/>
        </w:rPr>
      </w:pPr>
      <w:bookmarkStart w:id="5344" w:name="_Toc235503372"/>
      <w:bookmarkStart w:id="5345" w:name="_Toc241509147"/>
      <w:bookmarkStart w:id="5346" w:name="_Toc244416634"/>
      <w:bookmarkStart w:id="5347" w:name="_Toc276630998"/>
      <w:bookmarkStart w:id="5348" w:name="_Toc336509477"/>
      <w:ins w:id="5349" w:author="Rev 6 Allen Wirfs-Brock" w:date="2012-02-22T15:59:00Z">
        <w:r>
          <w:t>9.3</w:t>
        </w:r>
        <w:r>
          <w:tab/>
        </w:r>
        <w:del w:id="5350" w:author="Rev 9 Allen Wirfs-Brock" w:date="2012-07-05T20:00:00Z">
          <w:r w:rsidDel="00EE34CE">
            <w:delText xml:space="preserve">Property Access </w:delText>
          </w:r>
        </w:del>
        <w:r>
          <w:t>Operations</w:t>
        </w:r>
      </w:ins>
      <w:ins w:id="5351" w:author="Rev 9 Allen Wirfs-Brock" w:date="2012-07-05T20:00:00Z">
        <w:r w:rsidR="00EE34CE">
          <w:t xml:space="preserve"> on Objects</w:t>
        </w:r>
      </w:ins>
      <w:bookmarkEnd w:id="5348"/>
    </w:p>
    <w:p w14:paraId="0174AB2D" w14:textId="77777777" w:rsidR="001D4C27" w:rsidRDefault="001D4C27" w:rsidP="006E1632">
      <w:pPr>
        <w:pStyle w:val="30"/>
        <w:numPr>
          <w:ilvl w:val="0"/>
          <w:numId w:val="0"/>
        </w:numPr>
        <w:rPr>
          <w:ins w:id="5352" w:author="Rev 6 Allen Wirfs-Brock" w:date="2012-02-22T16:00:00Z"/>
        </w:rPr>
      </w:pPr>
      <w:bookmarkStart w:id="5353" w:name="_Toc336509478"/>
      <w:ins w:id="5354" w:author="Rev 6 Allen Wirfs-Brock" w:date="2012-02-22T16:00:00Z">
        <w:r>
          <w:t>9.3.1</w:t>
        </w:r>
        <w:r>
          <w:tab/>
          <w:t>Invoke</w:t>
        </w:r>
        <w:bookmarkEnd w:id="5353"/>
      </w:ins>
    </w:p>
    <w:p w14:paraId="73D797F0" w14:textId="77777777" w:rsidR="001D4C27" w:rsidRPr="00E77497" w:rsidRDefault="001D4C27" w:rsidP="001D4C27">
      <w:pPr>
        <w:rPr>
          <w:ins w:id="5355" w:author="Rev 6 Allen Wirfs-Brock" w:date="2012-02-22T16:02:00Z"/>
        </w:rPr>
      </w:pPr>
      <w:ins w:id="5356" w:author="Rev 6 Allen Wirfs-Brock" w:date="2012-02-22T16:03:00Z">
        <w:r>
          <w:t xml:space="preserve">The </w:t>
        </w:r>
        <w:del w:id="5357" w:author="Rev 9 Allen Wirfs-Brock" w:date="2012-07-07T16:51:00Z">
          <w:r w:rsidDel="000358AB">
            <w:delText xml:space="preserve">Invoke </w:delText>
          </w:r>
        </w:del>
        <w:r>
          <w:t>abstract</w:t>
        </w:r>
        <w:del w:id="5358" w:author="Rev 8 Allen Wirfs-Brock" w:date="2012-06-14T14:37:00Z">
          <w:r w:rsidDel="00D4543D">
            <w:delText>ion</w:delText>
          </w:r>
        </w:del>
        <w:r>
          <w:t xml:space="preserve"> </w:t>
        </w:r>
      </w:ins>
      <w:ins w:id="5359" w:author="Rev 6 Allen Wirfs-Brock" w:date="2012-02-22T16:04:00Z">
        <w:del w:id="5360" w:author="Rev 9 Allen Wirfs-Brock" w:date="2012-07-07T16:51:00Z">
          <w:r w:rsidDel="000358AB">
            <w:delText xml:space="preserve">abstract </w:delText>
          </w:r>
        </w:del>
        <w:r>
          <w:t xml:space="preserve">operation </w:t>
        </w:r>
      </w:ins>
      <w:ins w:id="5361" w:author="Rev 9 Allen Wirfs-Brock" w:date="2012-07-07T16:51:00Z">
        <w:r w:rsidR="000358AB">
          <w:t xml:space="preserve">Invoke </w:t>
        </w:r>
      </w:ins>
      <w:ins w:id="5362" w:author="Rev 6 Allen Wirfs-Brock" w:date="2012-02-22T16:03:00Z">
        <w:r>
          <w:t>is used to call a method property of an object.  The operation is</w:t>
        </w:r>
      </w:ins>
      <w:ins w:id="5363" w:author="Rev 6 Allen Wirfs-Brock" w:date="2012-02-22T16:04:00Z">
        <w:r>
          <w:t xml:space="preserve"> called with arguments </w:t>
        </w:r>
      </w:ins>
      <w:ins w:id="5364" w:author="Rev 6 Allen Wirfs-Brock" w:date="2012-02-22T16:02:00Z">
        <w:r w:rsidRPr="00E77497">
          <w:t xml:space="preserve"> </w:t>
        </w:r>
      </w:ins>
      <w:ins w:id="5365" w:author="Rev 6 Allen Wirfs-Brock" w:date="2012-02-22T16:04:00Z">
        <w:r>
          <w:rPr>
            <w:rFonts w:ascii="Times New Roman" w:hAnsi="Times New Roman"/>
            <w:i/>
          </w:rPr>
          <w:t>P</w:t>
        </w:r>
        <w:r w:rsidRPr="008A2636">
          <w:rPr>
            <w:rFonts w:cs="Arial"/>
          </w:rPr>
          <w:t>,</w:t>
        </w:r>
        <w:r>
          <w:rPr>
            <w:rFonts w:ascii="Times New Roman" w:hAnsi="Times New Roman"/>
          </w:rPr>
          <w:t xml:space="preserve"> </w:t>
        </w:r>
      </w:ins>
      <w:ins w:id="5366" w:author="Rev 6 Allen Wirfs-Brock" w:date="2012-02-22T16:09:00Z">
        <w:r w:rsidR="00A83EB4" w:rsidRPr="008A2636">
          <w:rPr>
            <w:rFonts w:ascii="Times New Roman" w:hAnsi="Times New Roman"/>
            <w:i/>
          </w:rPr>
          <w:t>O</w:t>
        </w:r>
      </w:ins>
      <w:ins w:id="5367" w:author="Rev 6 Allen Wirfs-Brock" w:date="2012-02-22T16:05:00Z">
        <w:r>
          <w:rPr>
            <w:rFonts w:cs="Arial"/>
          </w:rPr>
          <w:t xml:space="preserve">, and </w:t>
        </w:r>
        <w:r w:rsidRPr="008A2636">
          <w:rPr>
            <w:rFonts w:ascii="Times New Roman" w:hAnsi="Times New Roman"/>
            <w:i/>
          </w:rPr>
          <w:t>args</w:t>
        </w:r>
        <w:r w:rsidR="00A83EB4">
          <w:rPr>
            <w:rFonts w:cs="Arial"/>
          </w:rPr>
          <w:t xml:space="preserve"> where </w:t>
        </w:r>
        <w:r w:rsidR="00A83EB4" w:rsidRPr="008A2636">
          <w:rPr>
            <w:rFonts w:ascii="Times New Roman" w:hAnsi="Times New Roman"/>
            <w:i/>
          </w:rPr>
          <w:t>P</w:t>
        </w:r>
        <w:r w:rsidR="00A83EB4">
          <w:rPr>
            <w:rFonts w:cs="Arial"/>
          </w:rPr>
          <w:t xml:space="preserve"> is the property key, </w:t>
        </w:r>
      </w:ins>
      <w:ins w:id="5368" w:author="Rev 6 Allen Wirfs-Brock" w:date="2012-02-22T16:09:00Z">
        <w:r w:rsidR="00A83EB4">
          <w:rPr>
            <w:rFonts w:ascii="Times New Roman" w:hAnsi="Times New Roman"/>
            <w:i/>
          </w:rPr>
          <w:t>O</w:t>
        </w:r>
      </w:ins>
      <w:ins w:id="5369" w:author="Rev 6 Allen Wirfs-Brock" w:date="2012-02-22T16:05:00Z">
        <w:r w:rsidR="00A83EB4">
          <w:rPr>
            <w:rFonts w:cs="Arial"/>
          </w:rPr>
          <w:t xml:space="preserve"> serves as both the lookup point </w:t>
        </w:r>
      </w:ins>
      <w:ins w:id="5370" w:author="Rev 6 Allen Wirfs-Brock" w:date="2012-02-22T16:09:00Z">
        <w:r w:rsidR="00A83EB4">
          <w:rPr>
            <w:rFonts w:cs="Arial"/>
          </w:rPr>
          <w:t>f</w:t>
        </w:r>
      </w:ins>
      <w:ins w:id="5371" w:author="Rev 6 Allen Wirfs-Brock" w:date="2012-02-22T16:05:00Z">
        <w:r w:rsidR="00A83EB4">
          <w:rPr>
            <w:rFonts w:cs="Arial"/>
          </w:rPr>
          <w:t xml:space="preserve">or the property and the this value of the </w:t>
        </w:r>
      </w:ins>
      <w:ins w:id="5372" w:author="Rev 6 Allen Wirfs-Brock" w:date="2012-02-22T16:09:00Z">
        <w:r w:rsidR="00A83EB4">
          <w:rPr>
            <w:rFonts w:cs="Arial"/>
          </w:rPr>
          <w:t>call</w:t>
        </w:r>
      </w:ins>
      <w:ins w:id="5373" w:author="Rev 6 Allen Wirfs-Brock" w:date="2012-02-22T16:05:00Z">
        <w:r w:rsidR="00A83EB4">
          <w:rPr>
            <w:rFonts w:cs="Arial"/>
          </w:rPr>
          <w:t xml:space="preserve">, and </w:t>
        </w:r>
        <w:r w:rsidR="00A83EB4" w:rsidRPr="008A2636">
          <w:rPr>
            <w:rFonts w:ascii="Times New Roman" w:hAnsi="Times New Roman"/>
            <w:i/>
          </w:rPr>
          <w:t>args</w:t>
        </w:r>
        <w:r w:rsidR="00A83EB4">
          <w:rPr>
            <w:rFonts w:cs="Arial"/>
          </w:rPr>
          <w:t xml:space="preserve"> is the list of arguments values passed to the method.</w:t>
        </w:r>
      </w:ins>
      <w:ins w:id="5374" w:author="Rev 6 Allen Wirfs-Brock" w:date="2012-02-22T16:02:00Z">
        <w:r w:rsidRPr="00E77497">
          <w:t xml:space="preserve"> </w:t>
        </w:r>
      </w:ins>
      <w:ins w:id="5375" w:author="Rev 6 Allen Wirfs-Brock" w:date="2012-02-22T16:07:00Z">
        <w:r w:rsidR="00A83EB4">
          <w:t>This abstract operation perform</w:t>
        </w:r>
      </w:ins>
      <w:ins w:id="5376" w:author="Rev 6 Allen Wirfs-Brock" w:date="2012-02-22T16:02:00Z">
        <w:r w:rsidRPr="00E77497">
          <w:t>, the following steps:</w:t>
        </w:r>
      </w:ins>
    </w:p>
    <w:p w14:paraId="30ECD40A" w14:textId="77777777" w:rsidR="004D1203" w:rsidRPr="00E77497" w:rsidRDefault="004D1203" w:rsidP="004D1203">
      <w:pPr>
        <w:pStyle w:val="Alg4"/>
        <w:numPr>
          <w:ilvl w:val="0"/>
          <w:numId w:val="181"/>
        </w:numPr>
        <w:rPr>
          <w:ins w:id="5377" w:author="Rev 6 Allen Wirfs-Brock" w:date="2012-02-22T16:17:00Z"/>
        </w:rPr>
      </w:pPr>
      <w:ins w:id="5378" w:author="Rev 6 Allen Wirfs-Brock" w:date="2012-02-22T16:17:00Z">
        <w:r w:rsidRPr="00E77497">
          <w:t xml:space="preserve">Let </w:t>
        </w:r>
      </w:ins>
      <w:ins w:id="5379" w:author="Rev 6 Allen Wirfs-Brock" w:date="2012-02-22T16:30:00Z">
        <w:r w:rsidR="008A2636">
          <w:rPr>
            <w:i/>
          </w:rPr>
          <w:t>obj</w:t>
        </w:r>
      </w:ins>
      <w:ins w:id="5380" w:author="Rev 6 Allen Wirfs-Brock" w:date="2012-02-22T16:17:00Z">
        <w:r w:rsidRPr="00E77497">
          <w:rPr>
            <w:i/>
          </w:rPr>
          <w:t xml:space="preserve"> </w:t>
        </w:r>
        <w:r w:rsidRPr="00E77497">
          <w:t>be ToObject</w:t>
        </w:r>
      </w:ins>
      <w:ins w:id="5381" w:author="Rev 6 Allen Wirfs-Brock" w:date="2012-02-22T16:29:00Z">
        <w:r w:rsidR="008A2636">
          <w:t>(</w:t>
        </w:r>
        <w:r w:rsidR="008A2636" w:rsidRPr="008A2636">
          <w:rPr>
            <w:i/>
          </w:rPr>
          <w:t>O</w:t>
        </w:r>
        <w:r w:rsidR="008A2636">
          <w:t>)</w:t>
        </w:r>
      </w:ins>
      <w:ins w:id="5382" w:author="Rev 6 Allen Wirfs-Brock" w:date="2012-02-22T16:17:00Z">
        <w:r w:rsidRPr="00E77497">
          <w:t>.</w:t>
        </w:r>
      </w:ins>
    </w:p>
    <w:p w14:paraId="088F60C6" w14:textId="77777777" w:rsidR="008A2636" w:rsidRDefault="002861C6" w:rsidP="008A2636">
      <w:pPr>
        <w:pStyle w:val="Alg4"/>
        <w:numPr>
          <w:ilvl w:val="0"/>
          <w:numId w:val="181"/>
        </w:numPr>
        <w:contextualSpacing/>
        <w:rPr>
          <w:ins w:id="5383" w:author="Rev 6 Allen Wirfs-Brock" w:date="2012-02-22T16:31:00Z"/>
        </w:rPr>
      </w:pPr>
      <w:ins w:id="5384" w:author="Rev 6 Allen Wirfs-Brock" w:date="2012-02-23T13:23:00Z">
        <w:r>
          <w:t>ReturnIfAbrupt(</w:t>
        </w:r>
        <w:r>
          <w:rPr>
            <w:i/>
          </w:rPr>
          <w:t>obj</w:t>
        </w:r>
        <w:r>
          <w:t>)</w:t>
        </w:r>
      </w:ins>
      <w:ins w:id="5385" w:author="Rev 6 Allen Wirfs-Brock" w:date="2012-02-22T16:31:00Z">
        <w:r w:rsidR="008A2636">
          <w:t>.</w:t>
        </w:r>
      </w:ins>
    </w:p>
    <w:p w14:paraId="7F8036EF" w14:textId="77777777" w:rsidR="004D1203" w:rsidRPr="00E77497" w:rsidRDefault="004D1203" w:rsidP="004D1203">
      <w:pPr>
        <w:pStyle w:val="Alg4"/>
        <w:numPr>
          <w:ilvl w:val="0"/>
          <w:numId w:val="181"/>
        </w:numPr>
        <w:rPr>
          <w:ins w:id="5386" w:author="Rev 6 Allen Wirfs-Brock" w:date="2012-02-22T16:17:00Z"/>
        </w:rPr>
      </w:pPr>
      <w:ins w:id="5387" w:author="Rev 6 Allen Wirfs-Brock" w:date="2012-02-22T16:17:00Z">
        <w:r w:rsidRPr="00E77497">
          <w:t xml:space="preserve">Let </w:t>
        </w:r>
      </w:ins>
      <w:ins w:id="5388" w:author="Rev 6 Allen Wirfs-Brock" w:date="2012-02-22T16:29:00Z">
        <w:r w:rsidR="008A2636">
          <w:rPr>
            <w:i/>
          </w:rPr>
          <w:t>func</w:t>
        </w:r>
      </w:ins>
      <w:ins w:id="5389" w:author="Rev 6 Allen Wirfs-Brock" w:date="2012-02-22T16:17:00Z">
        <w:r w:rsidRPr="00E77497">
          <w:t xml:space="preserve"> be the result of calling the [[Get]] internal method of </w:t>
        </w:r>
      </w:ins>
      <w:ins w:id="5390" w:author="Rev 6 Allen Wirfs-Brock" w:date="2012-02-22T16:31:00Z">
        <w:r w:rsidR="008A2636">
          <w:rPr>
            <w:i/>
          </w:rPr>
          <w:t>obj</w:t>
        </w:r>
      </w:ins>
      <w:ins w:id="5391" w:author="Rev 6 Allen Wirfs-Brock" w:date="2012-02-22T16:17:00Z">
        <w:r w:rsidRPr="00E77497">
          <w:rPr>
            <w:i/>
          </w:rPr>
          <w:t xml:space="preserve"> </w:t>
        </w:r>
        <w:r w:rsidRPr="00E77497">
          <w:t xml:space="preserve">passing </w:t>
        </w:r>
      </w:ins>
      <w:ins w:id="5392" w:author="Rev 6 Allen Wirfs-Brock" w:date="2012-02-22T16:30:00Z">
        <w:r w:rsidR="008A2636">
          <w:rPr>
            <w:i/>
          </w:rPr>
          <w:t>P</w:t>
        </w:r>
      </w:ins>
      <w:ins w:id="5393" w:author="Rev 6 Allen Wirfs-Brock" w:date="2012-02-22T16:17:00Z">
        <w:r w:rsidRPr="00E77497">
          <w:t xml:space="preserve"> as the argument.</w:t>
        </w:r>
      </w:ins>
    </w:p>
    <w:p w14:paraId="74C87910" w14:textId="77777777" w:rsidR="008A2636" w:rsidRDefault="002861C6" w:rsidP="008A2636">
      <w:pPr>
        <w:pStyle w:val="Alg4"/>
        <w:numPr>
          <w:ilvl w:val="0"/>
          <w:numId w:val="181"/>
        </w:numPr>
        <w:contextualSpacing/>
        <w:rPr>
          <w:ins w:id="5394" w:author="Rev 6 Allen Wirfs-Brock" w:date="2012-02-22T16:31:00Z"/>
        </w:rPr>
      </w:pPr>
      <w:ins w:id="5395" w:author="Rev 6 Allen Wirfs-Brock" w:date="2012-02-23T13:24:00Z">
        <w:r>
          <w:t>ReturnIfAbrupt(</w:t>
        </w:r>
        <w:r>
          <w:rPr>
            <w:i/>
          </w:rPr>
          <w:t>func</w:t>
        </w:r>
        <w:r>
          <w:t>)</w:t>
        </w:r>
      </w:ins>
      <w:ins w:id="5396" w:author="Rev 6 Allen Wirfs-Brock" w:date="2012-02-22T16:31:00Z">
        <w:r w:rsidR="008A2636">
          <w:t>.</w:t>
        </w:r>
      </w:ins>
    </w:p>
    <w:p w14:paraId="49D95FF6" w14:textId="77777777" w:rsidR="004D1203" w:rsidRPr="00E77497" w:rsidRDefault="004D1203" w:rsidP="004D1203">
      <w:pPr>
        <w:pStyle w:val="Alg4"/>
        <w:numPr>
          <w:ilvl w:val="0"/>
          <w:numId w:val="181"/>
        </w:numPr>
        <w:rPr>
          <w:ins w:id="5397" w:author="Rev 6 Allen Wirfs-Brock" w:date="2012-02-22T16:17:00Z"/>
        </w:rPr>
      </w:pPr>
      <w:ins w:id="5398" w:author="Rev 6 Allen Wirfs-Brock" w:date="2012-02-22T16:17:00Z">
        <w:r w:rsidRPr="00E77497">
          <w:t>If IsCallable(</w:t>
        </w:r>
      </w:ins>
      <w:ins w:id="5399" w:author="Rev 6 Allen Wirfs-Brock" w:date="2012-02-22T16:32:00Z">
        <w:r w:rsidR="008A2636">
          <w:rPr>
            <w:i/>
          </w:rPr>
          <w:t>func</w:t>
        </w:r>
      </w:ins>
      <w:ins w:id="5400" w:author="Rev 6 Allen Wirfs-Brock" w:date="2012-02-22T16:17:00Z">
        <w:r w:rsidRPr="00E77497">
          <w:t xml:space="preserve">) is </w:t>
        </w:r>
        <w:r w:rsidRPr="00E77497">
          <w:rPr>
            <w:b/>
          </w:rPr>
          <w:t>false</w:t>
        </w:r>
        <w:r w:rsidRPr="00E77497">
          <w:t xml:space="preserve">, throw a </w:t>
        </w:r>
        <w:r w:rsidRPr="00E77497">
          <w:rPr>
            <w:b/>
          </w:rPr>
          <w:t xml:space="preserve">TypeError </w:t>
        </w:r>
        <w:r w:rsidRPr="00E77497">
          <w:t>exception.</w:t>
        </w:r>
      </w:ins>
    </w:p>
    <w:p w14:paraId="334331AA" w14:textId="77777777" w:rsidR="004D1203" w:rsidRPr="00E77497" w:rsidRDefault="004D1203" w:rsidP="004D1203">
      <w:pPr>
        <w:pStyle w:val="Alg4"/>
        <w:numPr>
          <w:ilvl w:val="0"/>
          <w:numId w:val="181"/>
        </w:numPr>
        <w:spacing w:after="120"/>
        <w:rPr>
          <w:ins w:id="5401" w:author="Rev 6 Allen Wirfs-Brock" w:date="2012-02-22T16:17:00Z"/>
        </w:rPr>
      </w:pPr>
      <w:ins w:id="5402" w:author="Rev 6 Allen Wirfs-Brock" w:date="2012-02-22T16:17:00Z">
        <w:r w:rsidRPr="00E77497">
          <w:t xml:space="preserve">Return the result of calling the [[Call]] internal method of </w:t>
        </w:r>
      </w:ins>
      <w:ins w:id="5403" w:author="Rev 6 Allen Wirfs-Brock" w:date="2012-02-22T16:32:00Z">
        <w:r w:rsidR="008A2636">
          <w:rPr>
            <w:i/>
          </w:rPr>
          <w:t>func</w:t>
        </w:r>
        <w:r w:rsidR="008A2636" w:rsidRPr="00E77497">
          <w:t xml:space="preserve"> </w:t>
        </w:r>
      </w:ins>
      <w:ins w:id="5404" w:author="Rev 6 Allen Wirfs-Brock" w:date="2012-02-22T16:17:00Z">
        <w:r w:rsidRPr="00E77497">
          <w:t xml:space="preserve">passing </w:t>
        </w:r>
        <w:r w:rsidRPr="00E77497">
          <w:rPr>
            <w:i/>
          </w:rPr>
          <w:t xml:space="preserve">O </w:t>
        </w:r>
        <w:r w:rsidRPr="00E77497">
          <w:t xml:space="preserve">as the </w:t>
        </w:r>
        <w:r w:rsidRPr="00E77497">
          <w:rPr>
            <w:b/>
          </w:rPr>
          <w:t xml:space="preserve">this </w:t>
        </w:r>
        <w:r w:rsidRPr="00E77497">
          <w:t xml:space="preserve">value and </w:t>
        </w:r>
      </w:ins>
      <w:ins w:id="5405" w:author="Rev 6 Allen Wirfs-Brock" w:date="2012-02-22T16:33:00Z">
        <w:r w:rsidR="008A2636">
          <w:t xml:space="preserve">argument list </w:t>
        </w:r>
        <w:r w:rsidR="008A2636" w:rsidRPr="008A2636">
          <w:rPr>
            <w:i/>
          </w:rPr>
          <w:t>args</w:t>
        </w:r>
      </w:ins>
      <w:ins w:id="5406" w:author="Rev 6 Allen Wirfs-Brock" w:date="2012-02-22T16:17:00Z">
        <w:r w:rsidRPr="00E77497">
          <w:t>.</w:t>
        </w:r>
      </w:ins>
    </w:p>
    <w:p w14:paraId="33D523AC" w14:textId="77777777" w:rsidR="001D4C27" w:rsidRPr="001D4C27" w:rsidRDefault="001D4C27" w:rsidP="008A2636">
      <w:pPr>
        <w:rPr>
          <w:ins w:id="5407" w:author="Rev 6 Allen Wirfs-Brock" w:date="2012-02-22T15:59:00Z"/>
        </w:rPr>
      </w:pPr>
    </w:p>
    <w:p w14:paraId="12C639F4" w14:textId="77777777" w:rsidR="004C02EF" w:rsidRPr="00E77497" w:rsidRDefault="004C02EF" w:rsidP="004C02EF">
      <w:pPr>
        <w:pStyle w:val="1"/>
        <w:numPr>
          <w:ilvl w:val="0"/>
          <w:numId w:val="0"/>
        </w:numPr>
      </w:pPr>
      <w:bookmarkStart w:id="5408" w:name="_Toc336509479"/>
      <w:r w:rsidRPr="00E77497">
        <w:t>10</w:t>
      </w:r>
      <w:r w:rsidRPr="00E77497">
        <w:tab/>
        <w:t>Executable Code and Execution Context</w:t>
      </w:r>
      <w:bookmarkEnd w:id="5213"/>
      <w:bookmarkEnd w:id="5214"/>
      <w:bookmarkEnd w:id="5215"/>
      <w:bookmarkEnd w:id="5216"/>
      <w:bookmarkEnd w:id="5217"/>
      <w:bookmarkEnd w:id="5218"/>
      <w:bookmarkEnd w:id="5219"/>
      <w:bookmarkEnd w:id="5220"/>
      <w:r w:rsidRPr="00E77497">
        <w:t>s</w:t>
      </w:r>
      <w:bookmarkEnd w:id="5221"/>
      <w:bookmarkEnd w:id="5222"/>
      <w:bookmarkEnd w:id="5344"/>
      <w:bookmarkEnd w:id="5345"/>
      <w:bookmarkEnd w:id="5346"/>
      <w:bookmarkEnd w:id="5347"/>
      <w:bookmarkEnd w:id="5408"/>
    </w:p>
    <w:p w14:paraId="59AA0F85" w14:textId="77777777" w:rsidR="004C02EF" w:rsidRPr="00E77497" w:rsidRDefault="004C02EF" w:rsidP="00C623F2">
      <w:pPr>
        <w:pStyle w:val="20"/>
        <w:numPr>
          <w:ilvl w:val="0"/>
          <w:numId w:val="0"/>
        </w:numPr>
      </w:pPr>
      <w:bookmarkStart w:id="5409" w:name="_Toc235503373"/>
      <w:bookmarkStart w:id="5410" w:name="_Toc241509148"/>
      <w:bookmarkStart w:id="5411" w:name="_Toc244416635"/>
      <w:bookmarkStart w:id="5412" w:name="_Toc276630999"/>
      <w:bookmarkStart w:id="5413" w:name="_Toc336509480"/>
      <w:r w:rsidRPr="00E77497">
        <w:t>10.1</w:t>
      </w:r>
      <w:r w:rsidRPr="00E77497">
        <w:tab/>
        <w:t>Types of Executable Code</w:t>
      </w:r>
      <w:bookmarkEnd w:id="5409"/>
      <w:bookmarkEnd w:id="5410"/>
      <w:bookmarkEnd w:id="5411"/>
      <w:bookmarkEnd w:id="5412"/>
      <w:bookmarkEnd w:id="5413"/>
    </w:p>
    <w:p w14:paraId="6C223EE6" w14:textId="77777777" w:rsidR="004C02EF" w:rsidRPr="00E77497" w:rsidRDefault="004C02EF" w:rsidP="004C02EF">
      <w:r w:rsidRPr="00E77497">
        <w:t>There are three types of ECMAScript executable code:</w:t>
      </w:r>
    </w:p>
    <w:p w14:paraId="78D3F8BC" w14:textId="77777777" w:rsidR="004C02EF" w:rsidRPr="00E77497" w:rsidRDefault="004C02EF" w:rsidP="004C02EF">
      <w:pPr>
        <w:pStyle w:val="BulletLast"/>
        <w:numPr>
          <w:ilvl w:val="0"/>
          <w:numId w:val="27"/>
        </w:numPr>
        <w:ind w:left="360"/>
        <w:rPr>
          <w:rFonts w:ascii="Arial" w:hAnsi="Arial" w:cs="Arial"/>
        </w:rPr>
      </w:pPr>
      <w:r w:rsidRPr="00E77497">
        <w:rPr>
          <w:rFonts w:ascii="Arial" w:hAnsi="Arial" w:cs="Arial"/>
          <w:i/>
        </w:rPr>
        <w:t>Global code</w:t>
      </w:r>
      <w:r w:rsidRPr="00E77497">
        <w:rPr>
          <w:rFonts w:ascii="Arial" w:hAnsi="Arial" w:cs="Arial"/>
        </w:rPr>
        <w:t xml:space="preserve"> is source text that is treated as an ECMAScript </w:t>
      </w:r>
      <w:r w:rsidRPr="00E77497">
        <w:rPr>
          <w:rFonts w:cs="Arial"/>
          <w:i/>
        </w:rPr>
        <w:t>Program</w:t>
      </w:r>
      <w:r w:rsidRPr="00E77497">
        <w:rPr>
          <w:rFonts w:ascii="Arial" w:hAnsi="Arial" w:cs="Arial"/>
        </w:rPr>
        <w:t xml:space="preserve">. The global code of a particular </w:t>
      </w:r>
      <w:r w:rsidRPr="00E77497">
        <w:rPr>
          <w:rFonts w:cs="Arial"/>
          <w:i/>
        </w:rPr>
        <w:t>Program</w:t>
      </w:r>
      <w:r w:rsidRPr="00E77497">
        <w:rPr>
          <w:rFonts w:ascii="Arial" w:hAnsi="Arial" w:cs="Arial"/>
        </w:rPr>
        <w:t xml:space="preserve"> does not include any source text that is parsed as part of a </w:t>
      </w:r>
      <w:r w:rsidRPr="00E77497">
        <w:rPr>
          <w:rFonts w:cs="Arial"/>
          <w:i/>
        </w:rPr>
        <w:t>FunctionBody</w:t>
      </w:r>
      <w:r w:rsidRPr="00E77497">
        <w:rPr>
          <w:rFonts w:ascii="Arial" w:hAnsi="Arial" w:cs="Arial"/>
        </w:rPr>
        <w:t>.</w:t>
      </w:r>
    </w:p>
    <w:p w14:paraId="76FA35CF" w14:textId="77777777" w:rsidR="004C02EF" w:rsidRPr="00E77497" w:rsidRDefault="004C02EF" w:rsidP="004C02EF">
      <w:pPr>
        <w:pStyle w:val="BulletLast"/>
        <w:numPr>
          <w:ilvl w:val="0"/>
          <w:numId w:val="27"/>
        </w:numPr>
        <w:ind w:left="360"/>
        <w:rPr>
          <w:rFonts w:ascii="Arial" w:hAnsi="Arial"/>
        </w:rPr>
      </w:pPr>
      <w:r w:rsidRPr="00E77497">
        <w:rPr>
          <w:rFonts w:ascii="Arial" w:hAnsi="Arial"/>
          <w:i/>
        </w:rPr>
        <w:t>Eval code</w:t>
      </w:r>
      <w:r w:rsidRPr="00E77497">
        <w:rPr>
          <w:rFonts w:ascii="Arial" w:hAnsi="Arial"/>
        </w:rPr>
        <w:t xml:space="preserve"> is the source text supplied to the built-in </w:t>
      </w:r>
      <w:r w:rsidRPr="00E77497">
        <w:rPr>
          <w:rFonts w:ascii="Courier New" w:hAnsi="Courier New"/>
          <w:b/>
        </w:rPr>
        <w:t>eval</w:t>
      </w:r>
      <w:r w:rsidRPr="00E77497">
        <w:rPr>
          <w:rFonts w:ascii="Arial" w:hAnsi="Arial"/>
        </w:rPr>
        <w:t xml:space="preserve"> function. More precisely, if the parameter to the built-in </w:t>
      </w:r>
      <w:r w:rsidRPr="00E77497">
        <w:rPr>
          <w:rFonts w:ascii="Courier New" w:hAnsi="Courier New"/>
          <w:b/>
        </w:rPr>
        <w:t>eval</w:t>
      </w:r>
      <w:r w:rsidRPr="00E77497">
        <w:rPr>
          <w:rFonts w:ascii="Arial" w:hAnsi="Arial"/>
        </w:rPr>
        <w:t xml:space="preserve"> function is a String, it is treated as an ECMAScript </w:t>
      </w:r>
      <w:r w:rsidRPr="00E77497">
        <w:rPr>
          <w:i/>
        </w:rPr>
        <w:t>Program</w:t>
      </w:r>
      <w:r w:rsidRPr="00E77497">
        <w:rPr>
          <w:rFonts w:ascii="Arial" w:hAnsi="Arial"/>
        </w:rPr>
        <w:t xml:space="preserve">. The eval code for a particular invocation of </w:t>
      </w:r>
      <w:r w:rsidRPr="00E77497">
        <w:rPr>
          <w:rFonts w:ascii="Courier New" w:hAnsi="Courier New"/>
          <w:b/>
        </w:rPr>
        <w:t>eval</w:t>
      </w:r>
      <w:r w:rsidRPr="00E77497">
        <w:rPr>
          <w:rFonts w:ascii="Arial" w:hAnsi="Arial"/>
        </w:rPr>
        <w:t xml:space="preserve"> is the global code portion of that </w:t>
      </w:r>
      <w:r w:rsidRPr="00E77497">
        <w:rPr>
          <w:i/>
        </w:rPr>
        <w:t>Program</w:t>
      </w:r>
      <w:r w:rsidRPr="00E77497">
        <w:rPr>
          <w:rFonts w:ascii="Arial" w:hAnsi="Arial"/>
        </w:rPr>
        <w:t>.</w:t>
      </w:r>
    </w:p>
    <w:p w14:paraId="77EF4D97" w14:textId="77777777" w:rsidR="004C02EF" w:rsidRPr="00E77497" w:rsidRDefault="004C02EF" w:rsidP="004C02EF">
      <w:pPr>
        <w:pStyle w:val="BulletLast"/>
        <w:numPr>
          <w:ilvl w:val="0"/>
          <w:numId w:val="27"/>
        </w:numPr>
        <w:ind w:left="360"/>
        <w:rPr>
          <w:rFonts w:ascii="Arial" w:hAnsi="Arial"/>
        </w:rPr>
      </w:pPr>
      <w:r w:rsidRPr="00E77497">
        <w:rPr>
          <w:rFonts w:ascii="Arial" w:hAnsi="Arial"/>
          <w:i/>
        </w:rPr>
        <w:t>Function code</w:t>
      </w:r>
      <w:r w:rsidRPr="00E77497">
        <w:rPr>
          <w:rFonts w:ascii="Arial" w:hAnsi="Arial"/>
        </w:rPr>
        <w:t xml:space="preserve"> is source text that is parsed </w:t>
      </w:r>
      <w:ins w:id="5414" w:author="Rev 7 Allen Wirfs-Brock" w:date="2012-05-01T08:39:00Z">
        <w:r w:rsidR="00B776CC">
          <w:rPr>
            <w:rFonts w:ascii="Arial" w:hAnsi="Arial"/>
          </w:rPr>
          <w:t xml:space="preserve">to supply the value of the [[Code]] internal property </w:t>
        </w:r>
      </w:ins>
      <w:commentRangeStart w:id="5415"/>
      <w:ins w:id="5416" w:author="Rev 7 Allen Wirfs-Brock" w:date="2012-05-01T08:40:00Z">
        <w:r w:rsidR="00B776CC">
          <w:rPr>
            <w:rFonts w:ascii="Arial" w:hAnsi="Arial"/>
          </w:rPr>
          <w:t>(see 13.5)</w:t>
        </w:r>
      </w:ins>
      <w:commentRangeEnd w:id="5415"/>
      <w:ins w:id="5417" w:author="Rev 7 Allen Wirfs-Brock" w:date="2012-05-01T08:44:00Z">
        <w:r w:rsidR="00B776CC">
          <w:rPr>
            <w:rStyle w:val="af3"/>
            <w:rFonts w:ascii="Arial" w:eastAsia="MS Mincho" w:hAnsi="Arial"/>
            <w:spacing w:val="0"/>
            <w:lang w:eastAsia="ja-JP"/>
          </w:rPr>
          <w:commentReference w:id="5415"/>
        </w:r>
      </w:ins>
      <w:ins w:id="5418" w:author="Rev 7 Allen Wirfs-Brock" w:date="2012-05-01T08:40:00Z">
        <w:r w:rsidR="00B776CC">
          <w:rPr>
            <w:rFonts w:ascii="Arial" w:hAnsi="Arial"/>
          </w:rPr>
          <w:t xml:space="preserve"> </w:t>
        </w:r>
      </w:ins>
      <w:ins w:id="5419" w:author="Rev 7 Allen Wirfs-Brock" w:date="2012-05-01T08:39:00Z">
        <w:r w:rsidR="00B776CC">
          <w:rPr>
            <w:rFonts w:ascii="Arial" w:hAnsi="Arial"/>
          </w:rPr>
          <w:t xml:space="preserve">of function </w:t>
        </w:r>
      </w:ins>
      <w:ins w:id="5420" w:author="Rev 7 Allen Wirfs-Brock" w:date="2012-05-01T08:44:00Z">
        <w:r w:rsidR="00B776CC">
          <w:rPr>
            <w:rFonts w:ascii="Arial" w:hAnsi="Arial"/>
          </w:rPr>
          <w:t>and</w:t>
        </w:r>
      </w:ins>
      <w:ins w:id="5421" w:author="Rev 7 Allen Wirfs-Brock" w:date="2012-05-01T08:39:00Z">
        <w:r w:rsidR="00B776CC">
          <w:rPr>
            <w:rFonts w:ascii="Arial" w:hAnsi="Arial"/>
          </w:rPr>
          <w:t xml:space="preserve"> generator objects. </w:t>
        </w:r>
      </w:ins>
      <w:del w:id="5422" w:author="Rev 7 Allen Wirfs-Brock" w:date="2012-05-01T08:39:00Z">
        <w:r w:rsidRPr="00E77497" w:rsidDel="00B776CC">
          <w:rPr>
            <w:rFonts w:ascii="Arial" w:hAnsi="Arial"/>
          </w:rPr>
          <w:delText xml:space="preserve">as </w:delText>
        </w:r>
      </w:del>
      <w:del w:id="5423" w:author="Rev 7 Allen Wirfs-Brock" w:date="2012-05-01T08:41:00Z">
        <w:r w:rsidRPr="00E77497" w:rsidDel="00B776CC">
          <w:rPr>
            <w:rFonts w:ascii="Arial" w:hAnsi="Arial"/>
          </w:rPr>
          <w:delText xml:space="preserve">part of a </w:delText>
        </w:r>
        <w:r w:rsidRPr="00E77497" w:rsidDel="00B776CC">
          <w:rPr>
            <w:i/>
          </w:rPr>
          <w:delText>FunctionBody</w:delText>
        </w:r>
        <w:r w:rsidRPr="00E77497" w:rsidDel="00B776CC">
          <w:rPr>
            <w:rFonts w:ascii="Arial" w:hAnsi="Arial"/>
          </w:rPr>
          <w:delText>.</w:delText>
        </w:r>
      </w:del>
      <w:r w:rsidRPr="00E77497">
        <w:rPr>
          <w:rFonts w:ascii="Arial" w:hAnsi="Arial"/>
        </w:rPr>
        <w:t xml:space="preserve"> The </w:t>
      </w:r>
      <w:r w:rsidRPr="00E77497">
        <w:rPr>
          <w:rFonts w:ascii="Arial" w:hAnsi="Arial"/>
          <w:i/>
        </w:rPr>
        <w:t>function code</w:t>
      </w:r>
      <w:r w:rsidRPr="00E77497">
        <w:rPr>
          <w:rFonts w:ascii="Arial" w:hAnsi="Arial"/>
        </w:rPr>
        <w:t xml:space="preserve"> of a particular</w:t>
      </w:r>
      <w:ins w:id="5424" w:author="Rev 7 Allen Wirfs-Brock" w:date="2012-05-01T08:42:00Z">
        <w:r w:rsidR="00B776CC">
          <w:rPr>
            <w:rFonts w:ascii="Arial" w:hAnsi="Arial"/>
          </w:rPr>
          <w:t xml:space="preserve"> function or generator</w:t>
        </w:r>
      </w:ins>
      <w:r w:rsidRPr="00E77497">
        <w:rPr>
          <w:rFonts w:ascii="Arial" w:hAnsi="Arial"/>
        </w:rPr>
        <w:t xml:space="preserve"> </w:t>
      </w:r>
      <w:del w:id="5425" w:author="Rev 7 Allen Wirfs-Brock" w:date="2012-05-01T08:41:00Z">
        <w:r w:rsidRPr="00E77497" w:rsidDel="00B776CC">
          <w:rPr>
            <w:i/>
          </w:rPr>
          <w:delText>FunctionBody</w:delText>
        </w:r>
        <w:r w:rsidRPr="00E77497" w:rsidDel="00B776CC">
          <w:rPr>
            <w:rFonts w:ascii="Arial" w:hAnsi="Arial"/>
          </w:rPr>
          <w:delText xml:space="preserve"> </w:delText>
        </w:r>
      </w:del>
      <w:r w:rsidRPr="00E77497">
        <w:rPr>
          <w:rFonts w:ascii="Arial" w:hAnsi="Arial"/>
        </w:rPr>
        <w:t xml:space="preserve">does not include any source text that is parsed as </w:t>
      </w:r>
      <w:del w:id="5426" w:author="Rev 7 Allen Wirfs-Brock" w:date="2012-05-01T08:42:00Z">
        <w:r w:rsidRPr="00E77497" w:rsidDel="00B776CC">
          <w:rPr>
            <w:rFonts w:ascii="Arial" w:hAnsi="Arial"/>
          </w:rPr>
          <w:delText xml:space="preserve">part </w:delText>
        </w:r>
      </w:del>
      <w:ins w:id="5427" w:author="Rev 7 Allen Wirfs-Brock" w:date="2012-05-01T08:42:00Z">
        <w:r w:rsidR="00B776CC">
          <w:rPr>
            <w:rFonts w:ascii="Arial" w:hAnsi="Arial"/>
          </w:rPr>
          <w:t>the function code</w:t>
        </w:r>
        <w:r w:rsidR="00B776CC" w:rsidRPr="00E77497">
          <w:rPr>
            <w:rFonts w:ascii="Arial" w:hAnsi="Arial"/>
          </w:rPr>
          <w:t xml:space="preserve"> </w:t>
        </w:r>
      </w:ins>
      <w:r w:rsidRPr="00E77497">
        <w:rPr>
          <w:rFonts w:ascii="Arial" w:hAnsi="Arial"/>
        </w:rPr>
        <w:t>of a nested</w:t>
      </w:r>
      <w:ins w:id="5428" w:author="Rev 7 Allen Wirfs-Brock" w:date="2012-05-01T08:42:00Z">
        <w:r w:rsidR="00B776CC" w:rsidRPr="00B776CC">
          <w:rPr>
            <w:rFonts w:ascii="Arial" w:hAnsi="Arial"/>
          </w:rPr>
          <w:t xml:space="preserve"> </w:t>
        </w:r>
        <w:r w:rsidR="00B776CC">
          <w:rPr>
            <w:rFonts w:ascii="Arial" w:hAnsi="Arial"/>
          </w:rPr>
          <w:t>function or generator</w:t>
        </w:r>
      </w:ins>
      <w:del w:id="5429" w:author="Rev 7 Allen Wirfs-Brock" w:date="2012-05-01T08:42:00Z">
        <w:r w:rsidRPr="00E77497" w:rsidDel="00B776CC">
          <w:rPr>
            <w:rFonts w:ascii="Arial" w:hAnsi="Arial"/>
          </w:rPr>
          <w:delText xml:space="preserve"> </w:delText>
        </w:r>
        <w:r w:rsidRPr="00E77497" w:rsidDel="00B776CC">
          <w:rPr>
            <w:i/>
          </w:rPr>
          <w:delText>FunctionBody</w:delText>
        </w:r>
      </w:del>
      <w:r w:rsidRPr="00E77497">
        <w:rPr>
          <w:rFonts w:ascii="Arial" w:hAnsi="Arial"/>
        </w:rPr>
        <w:t xml:space="preserve">. </w:t>
      </w:r>
      <w:del w:id="5430" w:author="Rev 7 Allen Wirfs-Brock" w:date="2012-05-01T08:43:00Z">
        <w:r w:rsidRPr="00E77497" w:rsidDel="00B776CC">
          <w:rPr>
            <w:rFonts w:ascii="Arial" w:hAnsi="Arial"/>
            <w:i/>
          </w:rPr>
          <w:delText>Function code</w:delText>
        </w:r>
        <w:r w:rsidRPr="00E77497" w:rsidDel="00B776CC">
          <w:rPr>
            <w:rFonts w:ascii="Arial" w:hAnsi="Arial"/>
          </w:rPr>
          <w:delText xml:space="preserve"> also denotes the source text supplied when using the built-in </w:delText>
        </w:r>
        <w:r w:rsidRPr="00E77497" w:rsidDel="00B776CC">
          <w:rPr>
            <w:rFonts w:ascii="Courier New" w:hAnsi="Courier New"/>
            <w:b/>
          </w:rPr>
          <w:delText>Function</w:delText>
        </w:r>
        <w:r w:rsidRPr="00E77497" w:rsidDel="00B776CC">
          <w:rPr>
            <w:rFonts w:ascii="Arial" w:hAnsi="Arial"/>
          </w:rPr>
          <w:delText xml:space="preserve"> object as a constructor. More precisely, the last parameter provided to the </w:delText>
        </w:r>
        <w:r w:rsidRPr="00E77497" w:rsidDel="00B776CC">
          <w:rPr>
            <w:rFonts w:ascii="Courier New" w:hAnsi="Courier New"/>
            <w:b/>
          </w:rPr>
          <w:delText>Function</w:delText>
        </w:r>
        <w:r w:rsidRPr="00E77497" w:rsidDel="00B776CC">
          <w:rPr>
            <w:rFonts w:ascii="Arial" w:hAnsi="Arial"/>
          </w:rPr>
          <w:delText xml:space="preserve"> constructor is converted to a String and treated as the </w:delText>
        </w:r>
        <w:r w:rsidRPr="00E77497" w:rsidDel="00B776CC">
          <w:rPr>
            <w:i/>
          </w:rPr>
          <w:delText>FunctionBody</w:delText>
        </w:r>
        <w:r w:rsidRPr="00E77497" w:rsidDel="00B776CC">
          <w:rPr>
            <w:rFonts w:ascii="Arial" w:hAnsi="Arial"/>
          </w:rPr>
          <w:delText xml:space="preserve">. If more than one parameter is provided to the </w:delText>
        </w:r>
        <w:r w:rsidRPr="00E77497" w:rsidDel="00B776CC">
          <w:rPr>
            <w:rFonts w:ascii="Courier New" w:hAnsi="Courier New"/>
            <w:b/>
          </w:rPr>
          <w:delText>Function</w:delText>
        </w:r>
        <w:r w:rsidRPr="00E77497" w:rsidDel="00B776CC">
          <w:rPr>
            <w:rFonts w:ascii="Arial" w:hAnsi="Arial"/>
          </w:rPr>
          <w:delText xml:space="preserve"> constructor, all parameters except the last one are converted to Strings and concatenated together, separated by commas. The resulting String is interpreted as the </w:delText>
        </w:r>
        <w:r w:rsidRPr="00E77497" w:rsidDel="00B776CC">
          <w:rPr>
            <w:i/>
          </w:rPr>
          <w:delText>FormalParameterList</w:delText>
        </w:r>
        <w:r w:rsidRPr="00E77497" w:rsidDel="00B776CC">
          <w:rPr>
            <w:rFonts w:ascii="Arial" w:hAnsi="Arial"/>
          </w:rPr>
          <w:delText xml:space="preserve"> for the </w:delText>
        </w:r>
        <w:r w:rsidRPr="00E77497" w:rsidDel="00B776CC">
          <w:rPr>
            <w:i/>
          </w:rPr>
          <w:delText>FunctionBody</w:delText>
        </w:r>
        <w:r w:rsidRPr="00E77497" w:rsidDel="00B776CC">
          <w:rPr>
            <w:rFonts w:ascii="Arial" w:hAnsi="Arial"/>
          </w:rPr>
          <w:delText xml:space="preserve"> defined by the last parameter. The function code for a particular instantiation of a </w:delText>
        </w:r>
        <w:r w:rsidRPr="00E77497" w:rsidDel="00B776CC">
          <w:rPr>
            <w:rFonts w:ascii="Courier New" w:hAnsi="Courier New"/>
            <w:b/>
          </w:rPr>
          <w:delText>Function</w:delText>
        </w:r>
        <w:r w:rsidRPr="00E77497" w:rsidDel="00B776CC">
          <w:rPr>
            <w:rFonts w:ascii="Arial" w:hAnsi="Arial"/>
          </w:rPr>
          <w:delText xml:space="preserve"> does not include any source text that is parsed as part of a nested </w:delText>
        </w:r>
        <w:r w:rsidRPr="00E77497" w:rsidDel="00B776CC">
          <w:rPr>
            <w:i/>
          </w:rPr>
          <w:delText>FunctionBody</w:delText>
        </w:r>
        <w:r w:rsidRPr="00E77497" w:rsidDel="00B776CC">
          <w:rPr>
            <w:rFonts w:ascii="Arial" w:hAnsi="Arial"/>
          </w:rPr>
          <w:delText>.</w:delText>
        </w:r>
      </w:del>
    </w:p>
    <w:p w14:paraId="3280A2C0" w14:textId="77777777" w:rsidR="00B776CC" w:rsidRDefault="00B776CC">
      <w:pPr>
        <w:pStyle w:val="Note"/>
        <w:rPr>
          <w:ins w:id="5431" w:author="Rev 7 Allen Wirfs-Brock" w:date="2012-05-01T08:45:00Z"/>
        </w:rPr>
        <w:pPrChange w:id="5432" w:author="Rev 7 Allen Wirfs-Brock" w:date="2012-05-01T08:45:00Z">
          <w:pPr>
            <w:pStyle w:val="30"/>
            <w:numPr>
              <w:ilvl w:val="0"/>
              <w:numId w:val="0"/>
            </w:numPr>
          </w:pPr>
        </w:pPrChange>
      </w:pPr>
      <w:bookmarkStart w:id="5433" w:name="_Toc235503374"/>
      <w:bookmarkStart w:id="5434" w:name="_Toc241509149"/>
      <w:bookmarkStart w:id="5435" w:name="_Toc244416636"/>
      <w:bookmarkStart w:id="5436" w:name="_Toc276631000"/>
      <w:ins w:id="5437" w:author="Rev 7 Allen Wirfs-Brock" w:date="2012-05-01T08:46:00Z">
        <w:r>
          <w:t>NOTE</w:t>
        </w:r>
        <w:r>
          <w:tab/>
          <w:t xml:space="preserve">Function code is generally provided </w:t>
        </w:r>
      </w:ins>
      <w:ins w:id="5438" w:author="Rev 7 Allen Wirfs-Brock" w:date="2012-05-01T08:48:00Z">
        <w:r w:rsidR="00612205">
          <w:t>as</w:t>
        </w:r>
      </w:ins>
      <w:ins w:id="5439" w:author="Rev 7 Allen Wirfs-Brock" w:date="2012-05-01T08:46:00Z">
        <w:r>
          <w:t xml:space="preserve"> the bodies of Function Definitions (</w:t>
        </w:r>
      </w:ins>
      <w:ins w:id="5440" w:author="Rev 7 Allen Wirfs-Brock" w:date="2012-05-01T08:47:00Z">
        <w:r w:rsidR="00612205">
          <w:t xml:space="preserve">13.1), Arrow Function Definditions (13.2), Method Definitions (13.3) and Generator Definitions (13.4). </w:t>
        </w:r>
      </w:ins>
      <w:ins w:id="5441" w:author="Rev 7 Allen Wirfs-Brock" w:date="2012-05-01T08:48:00Z">
        <w:r w:rsidR="00612205">
          <w:t>Function code is also derived from the last argument to the Function constructor (</w:t>
        </w:r>
      </w:ins>
      <w:ins w:id="5442" w:author="Rev 7 Allen Wirfs-Brock" w:date="2012-05-01T08:49:00Z">
        <w:r w:rsidR="00612205">
          <w:t>15.3).</w:t>
        </w:r>
      </w:ins>
    </w:p>
    <w:p w14:paraId="0BF07433" w14:textId="77777777" w:rsidR="004C02EF" w:rsidRPr="00E77497" w:rsidRDefault="004C02EF" w:rsidP="00C623F2">
      <w:pPr>
        <w:pStyle w:val="30"/>
        <w:numPr>
          <w:ilvl w:val="0"/>
          <w:numId w:val="0"/>
        </w:numPr>
      </w:pPr>
      <w:bookmarkStart w:id="5443" w:name="_Toc336509481"/>
      <w:r w:rsidRPr="00E77497">
        <w:t>10.1.1</w:t>
      </w:r>
      <w:r w:rsidRPr="00E77497">
        <w:tab/>
        <w:t>Strict Mode Code</w:t>
      </w:r>
      <w:bookmarkEnd w:id="5433"/>
      <w:bookmarkEnd w:id="5434"/>
      <w:bookmarkEnd w:id="5435"/>
      <w:bookmarkEnd w:id="5436"/>
      <w:bookmarkEnd w:id="5443"/>
    </w:p>
    <w:p w14:paraId="22A670D7" w14:textId="77777777" w:rsidR="004C02EF" w:rsidRPr="00E77497" w:rsidRDefault="004C02EF" w:rsidP="004C02EF">
      <w:r w:rsidRPr="00E77497">
        <w:t xml:space="preserve">An ECMAScript </w:t>
      </w:r>
      <w:r w:rsidRPr="00E77497">
        <w:rPr>
          <w:rFonts w:ascii="Times New Roman" w:hAnsi="Times New Roman"/>
          <w:i/>
        </w:rPr>
        <w:t>Program</w:t>
      </w:r>
      <w:r w:rsidRPr="00E77497">
        <w:t xml:space="preserve"> syntactic unit may be processed using either unrestricted or strict mode syntax and semantics. When processed using strict mode the three types of ECMAScript code are referred to as strict global code, strict eval code, and strict function code. Code is interpreted as strict mode code in the following situations:</w:t>
      </w:r>
    </w:p>
    <w:p w14:paraId="6643B74D" w14:textId="77777777" w:rsidR="004C02EF" w:rsidRPr="00E77497" w:rsidRDefault="004C02EF" w:rsidP="004C02EF">
      <w:pPr>
        <w:numPr>
          <w:ilvl w:val="0"/>
          <w:numId w:val="40"/>
        </w:numPr>
        <w:ind w:left="360"/>
      </w:pPr>
      <w:r w:rsidRPr="00E77497">
        <w:t>Global code is strict global code if it begins with a Directive Prologue that contains a Use Strict Directive (see 14.1).</w:t>
      </w:r>
    </w:p>
    <w:p w14:paraId="4EDC04F3" w14:textId="77777777" w:rsidR="004C02EF" w:rsidRPr="00E77497" w:rsidRDefault="004C02EF" w:rsidP="004C02EF">
      <w:pPr>
        <w:numPr>
          <w:ilvl w:val="0"/>
          <w:numId w:val="40"/>
        </w:numPr>
        <w:ind w:left="360"/>
      </w:pPr>
      <w:r w:rsidRPr="00E77497">
        <w:t xml:space="preserve">Eval code is strict eval code if it begins with a Directive Prologue that contains a Use Strict Directive or if the call to eval is a direct call (see 15.1.2.1.1) to the eval function that is contained in strict mode code. </w:t>
      </w:r>
    </w:p>
    <w:p w14:paraId="69B6C168" w14:textId="77777777" w:rsidR="004C02EF" w:rsidRPr="00E77497" w:rsidRDefault="004C02EF" w:rsidP="004C02EF">
      <w:pPr>
        <w:numPr>
          <w:ilvl w:val="0"/>
          <w:numId w:val="40"/>
        </w:numPr>
        <w:ind w:left="360"/>
      </w:pPr>
      <w:r w:rsidRPr="00E77497">
        <w:t xml:space="preserve">Function code that is part of a </w:t>
      </w:r>
      <w:r w:rsidRPr="00E77497">
        <w:rPr>
          <w:rFonts w:ascii="Times New Roman" w:hAnsi="Times New Roman"/>
          <w:i/>
        </w:rPr>
        <w:t>FunctionDeclaration</w:t>
      </w:r>
      <w:r w:rsidRPr="00E77497">
        <w:t xml:space="preserve">, </w:t>
      </w:r>
      <w:r w:rsidRPr="00E77497">
        <w:rPr>
          <w:rFonts w:ascii="Times New Roman" w:hAnsi="Times New Roman"/>
          <w:i/>
        </w:rPr>
        <w:t>FunctionExpression</w:t>
      </w:r>
      <w:r w:rsidRPr="00E77497">
        <w:rPr>
          <w:rFonts w:cs="Arial"/>
        </w:rPr>
        <w:t xml:space="preserve">, or accessor </w:t>
      </w:r>
      <w:del w:id="5444" w:author="Rev 7 Allen Wirfs-Brock" w:date="2012-04-20T09:35:00Z">
        <w:r w:rsidRPr="00E77497" w:rsidDel="001A6289">
          <w:rPr>
            <w:rFonts w:ascii="Times New Roman" w:hAnsi="Times New Roman"/>
            <w:i/>
          </w:rPr>
          <w:delText>PropertyAssignment</w:delText>
        </w:r>
      </w:del>
      <w:ins w:id="5445" w:author="Rev 7 Allen Wirfs-Brock" w:date="2012-04-20T09:35:00Z">
        <w:r w:rsidR="001A6289">
          <w:rPr>
            <w:rFonts w:ascii="Times New Roman" w:hAnsi="Times New Roman"/>
            <w:i/>
          </w:rPr>
          <w:t>PropertyDefinition</w:t>
        </w:r>
      </w:ins>
      <w:r w:rsidRPr="00E77497">
        <w:t xml:space="preserve"> is strict function code if its </w:t>
      </w:r>
      <w:r w:rsidRPr="00E77497">
        <w:rPr>
          <w:rFonts w:ascii="Times New Roman" w:hAnsi="Times New Roman"/>
          <w:i/>
        </w:rPr>
        <w:t>FunctionDeclaration</w:t>
      </w:r>
      <w:r w:rsidRPr="00E77497">
        <w:rPr>
          <w:rFonts w:cs="Arial"/>
        </w:rPr>
        <w:t>,</w:t>
      </w:r>
      <w:r w:rsidRPr="00E77497">
        <w:t xml:space="preserve"> </w:t>
      </w:r>
      <w:r w:rsidRPr="00E77497">
        <w:rPr>
          <w:rFonts w:ascii="Times New Roman" w:hAnsi="Times New Roman"/>
          <w:i/>
        </w:rPr>
        <w:t>FunctionExpression</w:t>
      </w:r>
      <w:r w:rsidRPr="00E77497">
        <w:rPr>
          <w:rFonts w:cs="Arial"/>
        </w:rPr>
        <w:t xml:space="preserve">, or </w:t>
      </w:r>
      <w:del w:id="5446" w:author="Rev 7 Allen Wirfs-Brock" w:date="2012-04-20T09:35:00Z">
        <w:r w:rsidRPr="00E77497" w:rsidDel="001A6289">
          <w:rPr>
            <w:rFonts w:ascii="Times New Roman" w:hAnsi="Times New Roman"/>
            <w:i/>
          </w:rPr>
          <w:delText>PropertyAssignment</w:delText>
        </w:r>
      </w:del>
      <w:ins w:id="5447" w:author="Rev 7 Allen Wirfs-Brock" w:date="2012-04-20T09:35:00Z">
        <w:r w:rsidR="001A6289">
          <w:rPr>
            <w:rFonts w:ascii="Times New Roman" w:hAnsi="Times New Roman"/>
            <w:i/>
          </w:rPr>
          <w:t>PropertyDefinition</w:t>
        </w:r>
      </w:ins>
      <w:r w:rsidRPr="00E77497">
        <w:t xml:space="preserve"> is contained in strict mode code or if the function code begins with a Directive Prologue that contains a Use Strict Directive.</w:t>
      </w:r>
    </w:p>
    <w:p w14:paraId="23269889" w14:textId="77777777" w:rsidR="004C02EF" w:rsidRPr="00E77497" w:rsidRDefault="004C02EF" w:rsidP="004C02EF">
      <w:pPr>
        <w:numPr>
          <w:ilvl w:val="0"/>
          <w:numId w:val="40"/>
        </w:numPr>
        <w:ind w:left="360"/>
        <w:rPr>
          <w:ins w:id="5448" w:author="Allen Wirfs-Brock" w:date="2011-07-01T16:55:00Z"/>
        </w:rPr>
      </w:pPr>
      <w:r w:rsidRPr="00E77497">
        <w:t xml:space="preserve">Function code that is supplied as the last argument to the built-in Function constructor is strict function code if the last argument is a String that when processed as a </w:t>
      </w:r>
      <w:r w:rsidRPr="00E77497">
        <w:rPr>
          <w:rFonts w:ascii="Times New Roman" w:hAnsi="Times New Roman"/>
          <w:i/>
        </w:rPr>
        <w:t>FunctionBody</w:t>
      </w:r>
      <w:r w:rsidRPr="00E77497">
        <w:t xml:space="preserve"> begins with a Directive Prologue that contains a Use Strict Directive.</w:t>
      </w:r>
    </w:p>
    <w:p w14:paraId="1AB68CE0" w14:textId="77777777" w:rsidR="00655CEE" w:rsidRPr="00E77497" w:rsidDel="00612205" w:rsidRDefault="00655CEE" w:rsidP="004C02EF">
      <w:pPr>
        <w:numPr>
          <w:ilvl w:val="0"/>
          <w:numId w:val="40"/>
        </w:numPr>
        <w:ind w:left="360"/>
        <w:rPr>
          <w:ins w:id="5449" w:author="Allen Wirfs-Brock" w:date="2011-07-01T16:20:00Z"/>
          <w:del w:id="5450" w:author="Rev 7 Allen Wirfs-Brock" w:date="2012-05-01T08:50:00Z"/>
        </w:rPr>
      </w:pPr>
      <w:commentRangeStart w:id="5451"/>
      <w:ins w:id="5452" w:author="Allen Wirfs-Brock" w:date="2011-07-01T16:55:00Z">
        <w:del w:id="5453" w:author="Rev 7 Allen Wirfs-Brock" w:date="2012-05-01T08:50:00Z">
          <w:r w:rsidRPr="00E77497" w:rsidDel="00612205">
            <w:delText>Unless specified otherwise, extended code (10.2</w:delText>
          </w:r>
        </w:del>
      </w:ins>
      <w:ins w:id="5454" w:author="Allen Wirfs-Brock rev2" w:date="2011-07-25T15:20:00Z">
        <w:del w:id="5455" w:author="Rev 7 Allen Wirfs-Brock" w:date="2012-05-01T08:50:00Z">
          <w:r w:rsidR="00046185" w:rsidRPr="00E77497" w:rsidDel="00612205">
            <w:delText>1</w:delText>
          </w:r>
        </w:del>
      </w:ins>
      <w:ins w:id="5456" w:author="Allen Wirfs-Brock" w:date="2011-07-01T16:55:00Z">
        <w:del w:id="5457" w:author="Rev 7 Allen Wirfs-Brock" w:date="2012-05-01T08:50:00Z">
          <w:r w:rsidRPr="00E77497" w:rsidDel="00612205">
            <w:delText>.1</w:delText>
          </w:r>
        </w:del>
      </w:ins>
      <w:ins w:id="5458" w:author="Allen Wirfs-Brock rev2" w:date="2011-07-25T15:20:00Z">
        <w:del w:id="5459" w:author="Rev 7 Allen Wirfs-Brock" w:date="2012-05-01T08:50:00Z">
          <w:r w:rsidR="00046185" w:rsidRPr="00E77497" w:rsidDel="00612205">
            <w:delText>2</w:delText>
          </w:r>
        </w:del>
      </w:ins>
      <w:ins w:id="5460" w:author="Allen Wirfs-Brock" w:date="2011-07-01T16:55:00Z">
        <w:del w:id="5461" w:author="Rev 7 Allen Wirfs-Brock" w:date="2012-05-01T08:50:00Z">
          <w:r w:rsidRPr="00E77497" w:rsidDel="00612205">
            <w:delText>) is also consider</w:delText>
          </w:r>
        </w:del>
      </w:ins>
      <w:ins w:id="5462" w:author="Allen Wirfs-Brock" w:date="2011-07-12T14:59:00Z">
        <w:del w:id="5463" w:author="Rev 7 Allen Wirfs-Brock" w:date="2012-05-01T08:50:00Z">
          <w:r w:rsidR="002C254E" w:rsidRPr="00E77497" w:rsidDel="00612205">
            <w:delText>ed</w:delText>
          </w:r>
        </w:del>
      </w:ins>
      <w:ins w:id="5464" w:author="Allen Wirfs-Brock" w:date="2011-07-01T16:55:00Z">
        <w:del w:id="5465" w:author="Rev 7 Allen Wirfs-Brock" w:date="2012-05-01T08:50:00Z">
          <w:r w:rsidRPr="00E77497" w:rsidDel="00612205">
            <w:delText xml:space="preserve"> strict </w:delText>
          </w:r>
        </w:del>
      </w:ins>
      <w:ins w:id="5466" w:author="Allen Wirfs-Brock rev2" w:date="2011-07-25T15:21:00Z">
        <w:del w:id="5467" w:author="Rev 7 Allen Wirfs-Brock" w:date="2012-05-01T08:50:00Z">
          <w:r w:rsidR="00046185" w:rsidRPr="00E77497" w:rsidDel="00612205">
            <w:delText xml:space="preserve">mode </w:delText>
          </w:r>
        </w:del>
      </w:ins>
      <w:ins w:id="5468" w:author="Allen Wirfs-Brock" w:date="2011-07-01T16:55:00Z">
        <w:del w:id="5469" w:author="Rev 7 Allen Wirfs-Brock" w:date="2012-05-01T08:50:00Z">
          <w:r w:rsidRPr="00E77497" w:rsidDel="00612205">
            <w:delText>code.</w:delText>
          </w:r>
        </w:del>
      </w:ins>
      <w:commentRangeEnd w:id="5451"/>
      <w:del w:id="5470" w:author="Rev 7 Allen Wirfs-Brock" w:date="2012-05-01T08:50:00Z">
        <w:r w:rsidR="00EB1E7F" w:rsidDel="00612205">
          <w:rPr>
            <w:rStyle w:val="af3"/>
          </w:rPr>
          <w:commentReference w:id="5451"/>
        </w:r>
      </w:del>
    </w:p>
    <w:p w14:paraId="68471D54" w14:textId="77777777" w:rsidR="00741E7F" w:rsidRPr="00E77497" w:rsidDel="00EB1E7F" w:rsidRDefault="00741E7F" w:rsidP="00741E7F">
      <w:pPr>
        <w:pStyle w:val="30"/>
        <w:numPr>
          <w:ilvl w:val="0"/>
          <w:numId w:val="0"/>
        </w:numPr>
        <w:rPr>
          <w:ins w:id="5471" w:author="Allen Wirfs-Brock" w:date="2011-07-01T16:25:00Z"/>
          <w:del w:id="5472" w:author="Rev 6 Allen Wirfs-Brock" w:date="2012-01-26T11:03:00Z"/>
        </w:rPr>
      </w:pPr>
      <w:ins w:id="5473" w:author="Allen Wirfs-Brock" w:date="2011-07-01T16:20:00Z">
        <w:del w:id="5474" w:author="Rev 6 Allen Wirfs-Brock" w:date="2012-01-26T11:03:00Z">
          <w:r w:rsidRPr="00E77497" w:rsidDel="00EB1E7F">
            <w:delText>10.1.2</w:delText>
          </w:r>
          <w:r w:rsidRPr="00E77497" w:rsidDel="00EB1E7F">
            <w:tab/>
          </w:r>
        </w:del>
      </w:ins>
      <w:ins w:id="5475" w:author="Allen Wirfs-Brock" w:date="2011-07-01T16:21:00Z">
        <w:del w:id="5476" w:author="Rev 6 Allen Wirfs-Brock" w:date="2012-01-26T11:03:00Z">
          <w:r w:rsidRPr="00E77497" w:rsidDel="00EB1E7F">
            <w:delText>Extended</w:delText>
          </w:r>
        </w:del>
      </w:ins>
      <w:ins w:id="5477" w:author="Allen Wirfs-Brock" w:date="2011-07-01T16:20:00Z">
        <w:del w:id="5478" w:author="Rev 6 Allen Wirfs-Brock" w:date="2012-01-26T11:03:00Z">
          <w:r w:rsidRPr="00E77497" w:rsidDel="00EB1E7F">
            <w:delText xml:space="preserve"> Code</w:delText>
          </w:r>
        </w:del>
      </w:ins>
    </w:p>
    <w:p w14:paraId="0B3D02F3" w14:textId="77777777" w:rsidR="006B134A" w:rsidRPr="00E77497" w:rsidDel="00EB1E7F" w:rsidRDefault="006B134A" w:rsidP="00B20723">
      <w:pPr>
        <w:rPr>
          <w:ins w:id="5479" w:author="Allen Wirfs-Brock" w:date="2011-07-01T16:31:00Z"/>
          <w:del w:id="5480" w:author="Rev 6 Allen Wirfs-Brock" w:date="2012-01-26T11:03:00Z"/>
        </w:rPr>
      </w:pPr>
      <w:ins w:id="5481" w:author="Allen Wirfs-Brock" w:date="2011-07-01T16:27:00Z">
        <w:del w:id="5482" w:author="Rev 6 Allen Wirfs-Brock" w:date="2012-01-26T11:03:00Z">
          <w:r w:rsidRPr="00E77497" w:rsidDel="00EB1E7F">
            <w:rPr>
              <w:i/>
            </w:rPr>
            <w:delText>Extended code</w:delText>
          </w:r>
          <w:r w:rsidRPr="00E77497" w:rsidDel="00EB1E7F">
            <w:delText xml:space="preserve"> is any any code contained in an</w:delText>
          </w:r>
        </w:del>
      </w:ins>
      <w:ins w:id="5483" w:author="Allen Wirfs-Brock" w:date="2011-07-01T16:25:00Z">
        <w:del w:id="5484" w:author="Rev 6 Allen Wirfs-Brock" w:date="2012-01-26T11:03:00Z">
          <w:r w:rsidRPr="00E77497" w:rsidDel="00EB1E7F">
            <w:delText xml:space="preserve"> ECMAScript </w:delText>
          </w:r>
          <w:r w:rsidRPr="00E77497" w:rsidDel="00EB1E7F">
            <w:rPr>
              <w:rFonts w:ascii="Times New Roman" w:hAnsi="Times New Roman"/>
              <w:i/>
            </w:rPr>
            <w:delText>Program</w:delText>
          </w:r>
          <w:r w:rsidRPr="00E77497" w:rsidDel="00EB1E7F">
            <w:delText xml:space="preserve"> syntactic unit </w:delText>
          </w:r>
        </w:del>
      </w:ins>
      <w:ins w:id="5485" w:author="Allen Wirfs-Brock" w:date="2011-07-01T16:26:00Z">
        <w:del w:id="5486" w:author="Rev 6 Allen Wirfs-Brock" w:date="2012-01-26T11:03:00Z">
          <w:r w:rsidRPr="00E77497" w:rsidDel="00EB1E7F">
            <w:delText xml:space="preserve">that </w:delText>
          </w:r>
        </w:del>
      </w:ins>
      <w:ins w:id="5487" w:author="Allen Wirfs-Brock" w:date="2011-07-01T16:28:00Z">
        <w:del w:id="5488" w:author="Rev 6 Allen Wirfs-Brock" w:date="2012-01-26T11:03:00Z">
          <w:r w:rsidRPr="00E77497" w:rsidDel="00EB1E7F">
            <w:delText>contains occur</w:delText>
          </w:r>
        </w:del>
      </w:ins>
      <w:ins w:id="5489" w:author="Allen Wirfs-Brock rev2" w:date="2011-07-25T15:23:00Z">
        <w:del w:id="5490" w:author="Rev 6 Allen Wirfs-Brock" w:date="2012-01-26T11:03:00Z">
          <w:r w:rsidR="00046185" w:rsidRPr="00E77497" w:rsidDel="00EB1E7F">
            <w:delText>r</w:delText>
          </w:r>
        </w:del>
      </w:ins>
      <w:ins w:id="5491" w:author="Allen Wirfs-Brock" w:date="2011-07-01T16:28:00Z">
        <w:del w:id="5492" w:author="Rev 6 Allen Wirfs-Brock" w:date="2012-01-26T11:03:00Z">
          <w:r w:rsidRPr="00E77497" w:rsidDel="00EB1E7F">
            <w:delText>a</w:delText>
          </w:r>
        </w:del>
      </w:ins>
      <w:ins w:id="5493" w:author="Allen Wirfs-Brock rev2" w:date="2011-07-25T15:23:00Z">
        <w:del w:id="5494" w:author="Rev 6 Allen Wirfs-Brock" w:date="2012-01-26T11:03:00Z">
          <w:r w:rsidR="00046185" w:rsidRPr="00E77497" w:rsidDel="00EB1E7F">
            <w:delText>e</w:delText>
          </w:r>
        </w:del>
      </w:ins>
      <w:ins w:id="5495" w:author="Allen Wirfs-Brock" w:date="2011-07-01T16:28:00Z">
        <w:del w:id="5496" w:author="Rev 6 Allen Wirfs-Brock" w:date="2012-01-26T11:03:00Z">
          <w:r w:rsidRPr="00E77497" w:rsidDel="00EB1E7F">
            <w:delText>nces of</w:delText>
          </w:r>
        </w:del>
      </w:ins>
      <w:ins w:id="5497" w:author="Allen Wirfs-Brock" w:date="2011-07-01T16:26:00Z">
        <w:del w:id="5498" w:author="Rev 6 Allen Wirfs-Brock" w:date="2012-01-26T11:03:00Z">
          <w:r w:rsidRPr="00E77497" w:rsidDel="00EB1E7F">
            <w:delText xml:space="preserve"> lexical or syntactic productions define</w:delText>
          </w:r>
        </w:del>
      </w:ins>
      <w:ins w:id="5499" w:author="Allen Wirfs-Brock" w:date="2011-07-12T14:50:00Z">
        <w:del w:id="5500" w:author="Rev 6 Allen Wirfs-Brock" w:date="2012-01-26T11:03:00Z">
          <w:r w:rsidR="0006214F" w:rsidRPr="00E77497" w:rsidDel="00EB1E7F">
            <w:delText>d</w:delText>
          </w:r>
        </w:del>
      </w:ins>
      <w:ins w:id="5501" w:author="Allen Wirfs-Brock" w:date="2011-07-01T16:26:00Z">
        <w:del w:id="5502" w:author="Rev 6 Allen Wirfs-Brock" w:date="2012-01-26T11:03:00Z">
          <w:r w:rsidRPr="00E77497" w:rsidDel="00EB1E7F">
            <w:delText xml:space="preserve"> subsequent to the Fifth Edition of the ECMAScript </w:delText>
          </w:r>
        </w:del>
      </w:ins>
      <w:ins w:id="5503" w:author="Allen Wirfs-Brock" w:date="2011-07-01T16:28:00Z">
        <w:del w:id="5504" w:author="Rev 6 Allen Wirfs-Brock" w:date="2012-01-26T11:03:00Z">
          <w:r w:rsidRPr="00E77497" w:rsidDel="00EB1E7F">
            <w:delText>specification.</w:delText>
          </w:r>
        </w:del>
      </w:ins>
      <w:ins w:id="5505" w:author="Allen Wirfs-Brock" w:date="2011-07-01T16:31:00Z">
        <w:del w:id="5506" w:author="Rev 6 Allen Wirfs-Brock" w:date="2012-01-26T11:03:00Z">
          <w:r w:rsidRPr="00E77497" w:rsidDel="00EB1E7F">
            <w:delText xml:space="preserve"> Code is interpreted as </w:delText>
          </w:r>
        </w:del>
      </w:ins>
      <w:ins w:id="5507" w:author="Allen Wirfs-Brock" w:date="2011-07-01T17:01:00Z">
        <w:del w:id="5508" w:author="Rev 6 Allen Wirfs-Brock" w:date="2012-01-26T11:03:00Z">
          <w:r w:rsidR="00655CEE" w:rsidRPr="00E77497" w:rsidDel="00EB1E7F">
            <w:delText>extended</w:delText>
          </w:r>
        </w:del>
      </w:ins>
      <w:ins w:id="5509" w:author="Allen Wirfs-Brock" w:date="2011-07-01T16:31:00Z">
        <w:del w:id="5510" w:author="Rev 6 Allen Wirfs-Brock" w:date="2012-01-26T11:03:00Z">
          <w:r w:rsidRPr="00E77497" w:rsidDel="00EB1E7F">
            <w:delText xml:space="preserve"> code in the following situations:</w:delText>
          </w:r>
        </w:del>
      </w:ins>
    </w:p>
    <w:p w14:paraId="3EA6D92D" w14:textId="77777777" w:rsidR="006B134A" w:rsidRPr="004D1BD1" w:rsidDel="00EB1E7F" w:rsidRDefault="006B134A" w:rsidP="006B134A">
      <w:pPr>
        <w:numPr>
          <w:ilvl w:val="0"/>
          <w:numId w:val="40"/>
        </w:numPr>
        <w:ind w:left="360"/>
        <w:rPr>
          <w:ins w:id="5511" w:author="Allen Wirfs-Brock" w:date="2011-07-01T16:31:00Z"/>
          <w:del w:id="5512" w:author="Rev 6 Allen Wirfs-Brock" w:date="2012-01-26T11:03:00Z"/>
        </w:rPr>
      </w:pPr>
      <w:ins w:id="5513" w:author="Allen Wirfs-Brock" w:date="2011-07-01T16:31:00Z">
        <w:del w:id="5514" w:author="Rev 6 Allen Wirfs-Brock" w:date="2012-01-26T11:03:00Z">
          <w:r w:rsidRPr="00E77497" w:rsidDel="00EB1E7F">
            <w:delText>Global code is extended global code if it</w:delText>
          </w:r>
        </w:del>
      </w:ins>
      <w:ins w:id="5515" w:author="Allen Wirfs-Brock" w:date="2011-07-01T16:32:00Z">
        <w:del w:id="5516" w:author="Rev 6 Allen Wirfs-Brock" w:date="2012-01-26T11:03:00Z">
          <w:r w:rsidRPr="00E77497" w:rsidDel="00EB1E7F">
            <w:delText xml:space="preserve"> is contained in an </w:delText>
          </w:r>
        </w:del>
      </w:ins>
      <w:ins w:id="5517" w:author="Allen Wirfs-Brock" w:date="2011-07-01T16:31:00Z">
        <w:del w:id="5518" w:author="Rev 6 Allen Wirfs-Brock" w:date="2012-01-26T11:03:00Z">
          <w:r w:rsidRPr="00E77497" w:rsidDel="00EB1E7F">
            <w:delText xml:space="preserve"> </w:delText>
          </w:r>
        </w:del>
      </w:ins>
      <w:ins w:id="5519" w:author="Allen Wirfs-Brock" w:date="2011-07-01T16:33:00Z">
        <w:del w:id="5520" w:author="Rev 6 Allen Wirfs-Brock" w:date="2012-01-26T11:03:00Z">
          <w:r w:rsidRPr="00E77497" w:rsidDel="00EB1E7F">
            <w:delText xml:space="preserve">ECMAScript </w:delText>
          </w:r>
          <w:r w:rsidRPr="00E77497" w:rsidDel="00EB1E7F">
            <w:rPr>
              <w:rFonts w:ascii="Times New Roman" w:hAnsi="Times New Roman"/>
              <w:i/>
            </w:rPr>
            <w:delText>Program</w:delText>
          </w:r>
          <w:r w:rsidRPr="00E77497" w:rsidDel="00EB1E7F">
            <w:delText xml:space="preserve"> syntactic unit that has</w:delText>
          </w:r>
          <w:r w:rsidR="00B20723" w:rsidRPr="00E77497" w:rsidDel="00EB1E7F">
            <w:delText xml:space="preserve"> been designated as an extended </w:delText>
          </w:r>
        </w:del>
      </w:ins>
      <w:ins w:id="5521" w:author="Allen Wirfs-Brock" w:date="2011-07-01T16:34:00Z">
        <w:del w:id="5522" w:author="Rev 6 Allen Wirfs-Brock" w:date="2012-01-26T11:03:00Z">
          <w:r w:rsidR="00B20723" w:rsidRPr="00E77497" w:rsidDel="00EB1E7F">
            <w:rPr>
              <w:rFonts w:ascii="Times New Roman" w:hAnsi="Times New Roman"/>
              <w:i/>
            </w:rPr>
            <w:delText>Program</w:delText>
          </w:r>
          <w:r w:rsidR="00B20723" w:rsidRPr="00E77497" w:rsidDel="00EB1E7F">
            <w:delText xml:space="preserve"> unit</w:delText>
          </w:r>
        </w:del>
      </w:ins>
      <w:ins w:id="5523" w:author="Allen Wirfs-Brock" w:date="2011-07-01T16:33:00Z">
        <w:del w:id="5524" w:author="Rev 6 Allen Wirfs-Brock" w:date="2012-01-26T11:03:00Z">
          <w:r w:rsidRPr="00E77497" w:rsidDel="00EB1E7F">
            <w:delText xml:space="preserve"> </w:delText>
          </w:r>
        </w:del>
      </w:ins>
      <w:ins w:id="5525" w:author="Allen Wirfs-Brock" w:date="2011-07-01T16:34:00Z">
        <w:del w:id="5526" w:author="Rev 6 Allen Wirfs-Brock" w:date="2012-01-26T11:03:00Z">
          <w:r w:rsidR="00B20723" w:rsidRPr="00E77497" w:rsidDel="00EB1E7F">
            <w:delText xml:space="preserve">in an implementation defined manner or if </w:delText>
          </w:r>
        </w:del>
      </w:ins>
      <w:ins w:id="5527" w:author="Allen Wirfs-Brock" w:date="2011-07-01T16:35:00Z">
        <w:del w:id="5528" w:author="Rev 6 Allen Wirfs-Brock" w:date="2012-01-26T11:03:00Z">
          <w:r w:rsidR="00B20723" w:rsidRPr="00E77497" w:rsidDel="00EB1E7F">
            <w:delText>???</w:delText>
          </w:r>
        </w:del>
      </w:ins>
      <w:ins w:id="5529" w:author="Allen Wirfs-Brock" w:date="2011-07-01T16:31:00Z">
        <w:del w:id="5530" w:author="Rev 6 Allen Wirfs-Brock" w:date="2012-01-26T11:03:00Z">
          <w:r w:rsidRPr="004D1BD1" w:rsidDel="00EB1E7F">
            <w:delText>.</w:delText>
          </w:r>
        </w:del>
      </w:ins>
    </w:p>
    <w:p w14:paraId="21E67655" w14:textId="77777777" w:rsidR="006B134A" w:rsidRPr="004D1BD1" w:rsidDel="00EB1E7F" w:rsidRDefault="006B134A" w:rsidP="006B134A">
      <w:pPr>
        <w:numPr>
          <w:ilvl w:val="0"/>
          <w:numId w:val="40"/>
        </w:numPr>
        <w:ind w:left="360"/>
        <w:rPr>
          <w:ins w:id="5531" w:author="Allen Wirfs-Brock" w:date="2011-07-01T16:31:00Z"/>
          <w:del w:id="5532" w:author="Rev 6 Allen Wirfs-Brock" w:date="2012-01-26T11:03:00Z"/>
        </w:rPr>
      </w:pPr>
      <w:ins w:id="5533" w:author="Allen Wirfs-Brock" w:date="2011-07-01T16:31:00Z">
        <w:del w:id="5534" w:author="Rev 6 Allen Wirfs-Brock" w:date="2012-01-26T11:03:00Z">
          <w:r w:rsidRPr="00E65A34" w:rsidDel="00EB1E7F">
            <w:delText xml:space="preserve">Eval code is </w:delText>
          </w:r>
        </w:del>
      </w:ins>
      <w:ins w:id="5535" w:author="Allen Wirfs-Brock" w:date="2011-07-01T16:36:00Z">
        <w:del w:id="5536" w:author="Rev 6 Allen Wirfs-Brock" w:date="2012-01-26T11:03:00Z">
          <w:r w:rsidR="00B20723" w:rsidRPr="009C202C" w:rsidDel="00EB1E7F">
            <w:delText>extended</w:delText>
          </w:r>
        </w:del>
      </w:ins>
      <w:ins w:id="5537" w:author="Allen Wirfs-Brock" w:date="2011-07-01T16:31:00Z">
        <w:del w:id="5538" w:author="Rev 6 Allen Wirfs-Brock" w:date="2012-01-26T11:03:00Z">
          <w:r w:rsidRPr="009C202C" w:rsidDel="00EB1E7F">
            <w:delText xml:space="preserve"> eval code if the call to eval is a direct call (see 15.1.2.1.1) to the eval function that is contained in </w:delText>
          </w:r>
        </w:del>
      </w:ins>
      <w:ins w:id="5539" w:author="Allen Wirfs-Brock" w:date="2011-07-01T16:37:00Z">
        <w:del w:id="5540" w:author="Rev 6 Allen Wirfs-Brock" w:date="2012-01-26T11:03:00Z">
          <w:r w:rsidR="00B20723" w:rsidRPr="009C202C" w:rsidDel="00EB1E7F">
            <w:delText>extended</w:delText>
          </w:r>
        </w:del>
      </w:ins>
      <w:ins w:id="5541" w:author="Allen Wirfs-Brock" w:date="2011-07-01T16:31:00Z">
        <w:del w:id="5542" w:author="Rev 6 Allen Wirfs-Brock" w:date="2012-01-26T11:03:00Z">
          <w:r w:rsidRPr="00675B74" w:rsidDel="00EB1E7F">
            <w:delText xml:space="preserve"> mode code</w:delText>
          </w:r>
        </w:del>
      </w:ins>
      <w:ins w:id="5543" w:author="Allen Wirfs-Brock" w:date="2011-07-01T16:37:00Z">
        <w:del w:id="5544" w:author="Rev 6 Allen Wirfs-Brock" w:date="2012-01-26T11:03:00Z">
          <w:r w:rsidR="00B20723" w:rsidRPr="00E77497" w:rsidDel="00EB1E7F">
            <w:delText xml:space="preserve"> or if it begins with ???</w:delText>
          </w:r>
        </w:del>
      </w:ins>
      <w:ins w:id="5545" w:author="Allen Wirfs-Brock" w:date="2011-07-01T16:31:00Z">
        <w:del w:id="5546" w:author="Rev 6 Allen Wirfs-Brock" w:date="2012-01-26T11:03:00Z">
          <w:r w:rsidRPr="00E77497" w:rsidDel="00EB1E7F">
            <w:delText xml:space="preserve">. </w:delText>
          </w:r>
        </w:del>
      </w:ins>
    </w:p>
    <w:p w14:paraId="21564C55" w14:textId="77777777" w:rsidR="006B134A" w:rsidRPr="004D1BD1" w:rsidDel="00EB1E7F" w:rsidRDefault="006B134A" w:rsidP="006B134A">
      <w:pPr>
        <w:numPr>
          <w:ilvl w:val="0"/>
          <w:numId w:val="40"/>
        </w:numPr>
        <w:ind w:left="360"/>
        <w:rPr>
          <w:ins w:id="5547" w:author="Allen Wirfs-Brock" w:date="2011-07-01T16:31:00Z"/>
          <w:del w:id="5548" w:author="Rev 6 Allen Wirfs-Brock" w:date="2012-01-26T11:03:00Z"/>
        </w:rPr>
      </w:pPr>
      <w:ins w:id="5549" w:author="Allen Wirfs-Brock" w:date="2011-07-01T16:31:00Z">
        <w:del w:id="5550" w:author="Rev 6 Allen Wirfs-Brock" w:date="2012-01-26T11:03:00Z">
          <w:r w:rsidRPr="00E65A34" w:rsidDel="00EB1E7F">
            <w:delText xml:space="preserve">Function code that is part of a </w:delText>
          </w:r>
          <w:r w:rsidRPr="009C202C" w:rsidDel="00EB1E7F">
            <w:rPr>
              <w:rFonts w:ascii="Times New Roman" w:hAnsi="Times New Roman"/>
              <w:i/>
            </w:rPr>
            <w:delText>FunctionDeclaration</w:delText>
          </w:r>
          <w:r w:rsidRPr="009C202C" w:rsidDel="00EB1E7F">
            <w:delText xml:space="preserve">, </w:delText>
          </w:r>
          <w:r w:rsidRPr="009C202C" w:rsidDel="00EB1E7F">
            <w:rPr>
              <w:rFonts w:ascii="Times New Roman" w:hAnsi="Times New Roman"/>
              <w:i/>
            </w:rPr>
            <w:delText>FunctionExpression</w:delText>
          </w:r>
          <w:r w:rsidRPr="00675B74" w:rsidDel="00EB1E7F">
            <w:rPr>
              <w:rFonts w:cs="Arial"/>
            </w:rPr>
            <w:delText xml:space="preserve">, or accessor </w:delText>
          </w:r>
          <w:r w:rsidRPr="00E77497" w:rsidDel="00EB1E7F">
            <w:rPr>
              <w:rFonts w:ascii="Times New Roman" w:hAnsi="Times New Roman"/>
              <w:i/>
            </w:rPr>
            <w:delText>PropertyAssignment</w:delText>
          </w:r>
          <w:r w:rsidRPr="00E77497" w:rsidDel="00EB1E7F">
            <w:delText xml:space="preserve"> is </w:delText>
          </w:r>
        </w:del>
      </w:ins>
      <w:ins w:id="5551" w:author="Allen Wirfs-Brock" w:date="2011-07-01T16:38:00Z">
        <w:del w:id="5552" w:author="Rev 6 Allen Wirfs-Brock" w:date="2012-01-26T11:03:00Z">
          <w:r w:rsidR="00B20723" w:rsidRPr="00E77497" w:rsidDel="00EB1E7F">
            <w:delText>extended</w:delText>
          </w:r>
        </w:del>
      </w:ins>
      <w:ins w:id="5553" w:author="Allen Wirfs-Brock" w:date="2011-07-01T16:31:00Z">
        <w:del w:id="5554" w:author="Rev 6 Allen Wirfs-Brock" w:date="2012-01-26T11:03:00Z">
          <w:r w:rsidRPr="00E77497" w:rsidDel="00EB1E7F">
            <w:delText xml:space="preserve"> function code if its </w:delText>
          </w:r>
          <w:r w:rsidRPr="00E77497" w:rsidDel="00EB1E7F">
            <w:rPr>
              <w:rFonts w:ascii="Times New Roman" w:hAnsi="Times New Roman"/>
              <w:i/>
            </w:rPr>
            <w:delText>FunctionDeclaration</w:delText>
          </w:r>
          <w:r w:rsidRPr="00E77497" w:rsidDel="00EB1E7F">
            <w:rPr>
              <w:rFonts w:cs="Arial"/>
            </w:rPr>
            <w:delText>,</w:delText>
          </w:r>
          <w:r w:rsidRPr="00E77497" w:rsidDel="00EB1E7F">
            <w:delText xml:space="preserve"> </w:delText>
          </w:r>
          <w:r w:rsidRPr="00E77497" w:rsidDel="00EB1E7F">
            <w:rPr>
              <w:rFonts w:ascii="Times New Roman" w:hAnsi="Times New Roman"/>
              <w:i/>
            </w:rPr>
            <w:delText>FunctionExpression</w:delText>
          </w:r>
          <w:r w:rsidRPr="00E77497" w:rsidDel="00EB1E7F">
            <w:rPr>
              <w:rFonts w:cs="Arial"/>
            </w:rPr>
            <w:delText xml:space="preserve">, or </w:delText>
          </w:r>
          <w:r w:rsidRPr="00E77497" w:rsidDel="00EB1E7F">
            <w:rPr>
              <w:rFonts w:ascii="Times New Roman" w:hAnsi="Times New Roman"/>
              <w:i/>
            </w:rPr>
            <w:delText>PropertyAssignment</w:delText>
          </w:r>
          <w:r w:rsidRPr="00E77497" w:rsidDel="00EB1E7F">
            <w:delText xml:space="preserve"> is contained in </w:delText>
          </w:r>
        </w:del>
      </w:ins>
      <w:ins w:id="5555" w:author="Allen Wirfs-Brock" w:date="2011-07-01T16:38:00Z">
        <w:del w:id="5556" w:author="Rev 6 Allen Wirfs-Brock" w:date="2012-01-26T11:03:00Z">
          <w:r w:rsidR="00B20723" w:rsidRPr="00E77497" w:rsidDel="00EB1E7F">
            <w:delText>extended</w:delText>
          </w:r>
        </w:del>
      </w:ins>
      <w:ins w:id="5557" w:author="Allen Wirfs-Brock" w:date="2011-07-01T16:31:00Z">
        <w:del w:id="5558" w:author="Rev 6 Allen Wirfs-Brock" w:date="2012-01-26T11:03:00Z">
          <w:r w:rsidRPr="00E77497" w:rsidDel="00EB1E7F">
            <w:delText xml:space="preserve"> mode code or if the function code begins with </w:delText>
          </w:r>
        </w:del>
      </w:ins>
      <w:ins w:id="5559" w:author="Allen Wirfs-Brock" w:date="2011-07-01T16:39:00Z">
        <w:del w:id="5560" w:author="Rev 6 Allen Wirfs-Brock" w:date="2012-01-26T11:03:00Z">
          <w:r w:rsidR="00B20723" w:rsidRPr="00E77497" w:rsidDel="00EB1E7F">
            <w:delText>???</w:delText>
          </w:r>
        </w:del>
      </w:ins>
      <w:ins w:id="5561" w:author="Allen Wirfs-Brock" w:date="2011-07-01T16:31:00Z">
        <w:del w:id="5562" w:author="Rev 6 Allen Wirfs-Brock" w:date="2012-01-26T11:03:00Z">
          <w:r w:rsidRPr="004D1BD1" w:rsidDel="00EB1E7F">
            <w:delText>.</w:delText>
          </w:r>
        </w:del>
      </w:ins>
    </w:p>
    <w:p w14:paraId="06BB2E3A" w14:textId="77777777" w:rsidR="00741E7F" w:rsidRPr="003B4312" w:rsidDel="00EB1E7F" w:rsidRDefault="006B134A" w:rsidP="003B4312">
      <w:pPr>
        <w:numPr>
          <w:ilvl w:val="0"/>
          <w:numId w:val="40"/>
        </w:numPr>
        <w:ind w:left="360"/>
        <w:rPr>
          <w:ins w:id="5563" w:author="Allen Wirfs-Brock" w:date="2011-07-01T16:56:00Z"/>
          <w:del w:id="5564" w:author="Rev 6 Allen Wirfs-Brock" w:date="2012-01-26T11:03:00Z"/>
        </w:rPr>
      </w:pPr>
      <w:ins w:id="5565" w:author="Allen Wirfs-Brock" w:date="2011-07-01T16:31:00Z">
        <w:del w:id="5566" w:author="Rev 6 Allen Wirfs-Brock" w:date="2012-01-26T11:03:00Z">
          <w:r w:rsidRPr="003B4312" w:rsidDel="00EB1E7F">
            <w:delText xml:space="preserve">Function code that is supplied as the last argument to the built-in Function constructor is strict function code if the last argument is a String that when processed as a </w:delText>
          </w:r>
          <w:r w:rsidRPr="003B4312" w:rsidDel="00EB1E7F">
            <w:rPr>
              <w:rFonts w:ascii="Times New Roman" w:hAnsi="Times New Roman"/>
              <w:i/>
            </w:rPr>
            <w:delText>FunctionBody</w:delText>
          </w:r>
          <w:r w:rsidRPr="003B4312" w:rsidDel="00EB1E7F">
            <w:delText xml:space="preserve"> begins with </w:delText>
          </w:r>
        </w:del>
      </w:ins>
      <w:ins w:id="5567" w:author="Allen Wirfs-Brock" w:date="2011-07-01T16:39:00Z">
        <w:del w:id="5568" w:author="Rev 6 Allen Wirfs-Brock" w:date="2012-01-26T11:03:00Z">
          <w:r w:rsidR="00B20723" w:rsidRPr="003B4312" w:rsidDel="00EB1E7F">
            <w:delText>???</w:delText>
          </w:r>
        </w:del>
      </w:ins>
      <w:ins w:id="5569" w:author="Allen Wirfs-Brock" w:date="2011-07-01T16:31:00Z">
        <w:del w:id="5570" w:author="Rev 6 Allen Wirfs-Brock" w:date="2012-01-26T11:03:00Z">
          <w:r w:rsidRPr="004D1BD1" w:rsidDel="00EB1E7F">
            <w:delText>.</w:delText>
          </w:r>
        </w:del>
      </w:ins>
    </w:p>
    <w:p w14:paraId="55E91646" w14:textId="77777777" w:rsidR="00655CEE" w:rsidRPr="003B4312" w:rsidRDefault="00655CEE" w:rsidP="00655CEE">
      <w:ins w:id="5571" w:author="Allen Wirfs-Brock" w:date="2011-07-01T16:57:00Z">
        <w:del w:id="5572" w:author="Rev 6 Allen Wirfs-Brock" w:date="2012-01-26T11:03:00Z">
          <w:r w:rsidRPr="003B4312" w:rsidDel="00EB1E7F">
            <w:delText>The</w:delText>
          </w:r>
        </w:del>
      </w:ins>
      <w:ins w:id="5573" w:author="Allen Wirfs-Brock rev2" w:date="2011-07-25T15:24:00Z">
        <w:del w:id="5574" w:author="Rev 6 Allen Wirfs-Brock" w:date="2012-01-26T11:03:00Z">
          <w:r w:rsidR="00046185" w:rsidRPr="003B4312" w:rsidDel="00EB1E7F">
            <w:delText xml:space="preserve"> term</w:delText>
          </w:r>
        </w:del>
      </w:ins>
      <w:ins w:id="5575" w:author="Allen Wirfs-Brock" w:date="2011-07-01T16:57:00Z">
        <w:del w:id="5576" w:author="Rev 6 Allen Wirfs-Brock" w:date="2012-01-26T11:03:00Z">
          <w:r w:rsidRPr="00446E53" w:rsidDel="00EB1E7F">
            <w:delText xml:space="preserve"> </w:delText>
          </w:r>
        </w:del>
      </w:ins>
      <w:ins w:id="5577" w:author="Allen Wirfs-Brock" w:date="2011-07-01T17:07:00Z">
        <w:del w:id="5578" w:author="Rev 6 Allen Wirfs-Brock" w:date="2012-01-26T11:03:00Z">
          <w:r w:rsidR="00F1783C" w:rsidRPr="00E65A34" w:rsidDel="00EB1E7F">
            <w:delText>“</w:delText>
          </w:r>
        </w:del>
      </w:ins>
      <w:ins w:id="5579" w:author="Allen Wirfs-Brock" w:date="2011-07-01T16:58:00Z">
        <w:del w:id="5580" w:author="Rev 6 Allen Wirfs-Brock" w:date="2012-01-26T11:03:00Z">
          <w:r w:rsidRPr="009C202C" w:rsidDel="00EB1E7F">
            <w:delText>strict code</w:delText>
          </w:r>
        </w:del>
      </w:ins>
      <w:ins w:id="5581" w:author="Allen Wirfs-Brock" w:date="2011-07-01T17:07:00Z">
        <w:del w:id="5582" w:author="Rev 6 Allen Wirfs-Brock" w:date="2012-01-26T11:03:00Z">
          <w:r w:rsidR="00F1783C" w:rsidRPr="009C202C" w:rsidDel="00EB1E7F">
            <w:delText>”</w:delText>
          </w:r>
        </w:del>
      </w:ins>
      <w:ins w:id="5583" w:author="Allen Wirfs-Brock" w:date="2011-07-01T16:58:00Z">
        <w:del w:id="5584" w:author="Rev 6 Allen Wirfs-Brock" w:date="2012-01-26T11:03:00Z">
          <w:r w:rsidRPr="009C202C" w:rsidDel="00EB1E7F">
            <w:delText xml:space="preserve"> </w:delText>
          </w:r>
        </w:del>
      </w:ins>
      <w:ins w:id="5585" w:author="Allen Wirfs-Brock" w:date="2011-07-01T17:02:00Z">
        <w:del w:id="5586" w:author="Rev 6 Allen Wirfs-Brock" w:date="2012-01-26T11:03:00Z">
          <w:r w:rsidRPr="00675B74" w:rsidDel="00EB1E7F">
            <w:delText>includes</w:delText>
          </w:r>
        </w:del>
      </w:ins>
      <w:ins w:id="5587" w:author="Allen Wirfs-Brock rev2" w:date="2011-07-25T15:26:00Z">
        <w:del w:id="5588" w:author="Rev 6 Allen Wirfs-Brock" w:date="2012-01-26T11:03:00Z">
          <w:r w:rsidR="00046185" w:rsidRPr="00E77497" w:rsidDel="00EB1E7F">
            <w:delText>is used to designate</w:delText>
          </w:r>
        </w:del>
      </w:ins>
      <w:ins w:id="5589" w:author="Allen Wirfs-Brock" w:date="2011-07-01T17:02:00Z">
        <w:del w:id="5590" w:author="Rev 6 Allen Wirfs-Brock" w:date="2012-01-26T11:03:00Z">
          <w:r w:rsidRPr="00E77497" w:rsidDel="00EB1E7F">
            <w:delText xml:space="preserve"> both actual strict mode code</w:delText>
          </w:r>
        </w:del>
      </w:ins>
      <w:ins w:id="5591" w:author="Allen Wirfs-Brock rev2" w:date="2011-07-25T15:25:00Z">
        <w:del w:id="5592" w:author="Rev 6 Allen Wirfs-Brock" w:date="2012-01-26T11:03:00Z">
          <w:r w:rsidR="00046185" w:rsidRPr="00E77497" w:rsidDel="00EB1E7F">
            <w:delText xml:space="preserve"> and extended </w:delText>
          </w:r>
        </w:del>
      </w:ins>
      <w:ins w:id="5593" w:author="Allen Wirfs-Brock rev2" w:date="2011-07-25T15:28:00Z">
        <w:del w:id="5594" w:author="Rev 6 Allen Wirfs-Brock" w:date="2012-01-26T11:03:00Z">
          <w:r w:rsidR="006B2955" w:rsidRPr="00E77497" w:rsidDel="00EB1E7F">
            <w:delText>code</w:delText>
          </w:r>
        </w:del>
      </w:ins>
      <w:ins w:id="5595" w:author="Allen Wirfs-Brock" w:date="2011-07-01T17:02:00Z">
        <w:del w:id="5596" w:author="Rev 6 Allen Wirfs-Brock" w:date="2012-01-26T11:03:00Z">
          <w:r w:rsidRPr="00E77497" w:rsidDel="00EB1E7F">
            <w:delText xml:space="preserve"> </w:delText>
          </w:r>
        </w:del>
      </w:ins>
      <w:ins w:id="5597" w:author="Allen Wirfs-Brock" w:date="2011-07-01T17:07:00Z">
        <w:del w:id="5598" w:author="Rev 6 Allen Wirfs-Brock" w:date="2012-01-26T11:03:00Z">
          <w:r w:rsidR="00F1783C" w:rsidRPr="00E77497" w:rsidDel="00EB1E7F">
            <w:delText>while</w:delText>
          </w:r>
        </w:del>
      </w:ins>
      <w:ins w:id="5599" w:author="Allen Wirfs-Brock rev2" w:date="2011-07-25T15:25:00Z">
        <w:del w:id="5600" w:author="Rev 6 Allen Wirfs-Brock" w:date="2012-01-26T11:03:00Z">
          <w:r w:rsidR="00046185" w:rsidRPr="00E77497" w:rsidDel="00EB1E7F">
            <w:delText xml:space="preserve"> the term</w:delText>
          </w:r>
        </w:del>
      </w:ins>
      <w:ins w:id="5601" w:author="Allen Wirfs-Brock" w:date="2011-07-01T17:02:00Z">
        <w:del w:id="5602" w:author="Rev 6 Allen Wirfs-Brock" w:date="2012-01-26T11:03:00Z">
          <w:r w:rsidRPr="00E77497" w:rsidDel="00EB1E7F">
            <w:delText xml:space="preserve"> </w:delText>
          </w:r>
        </w:del>
      </w:ins>
      <w:ins w:id="5603" w:author="Allen Wirfs-Brock" w:date="2011-07-01T17:07:00Z">
        <w:del w:id="5604" w:author="Rev 6 Allen Wirfs-Brock" w:date="2012-01-26T11:03:00Z">
          <w:r w:rsidR="00F1783C" w:rsidRPr="00E77497" w:rsidDel="00EB1E7F">
            <w:delText>“</w:delText>
          </w:r>
        </w:del>
      </w:ins>
      <w:ins w:id="5605" w:author="Allen Wirfs-Brock" w:date="2011-07-01T17:02:00Z">
        <w:del w:id="5606" w:author="Rev 6 Allen Wirfs-Brock" w:date="2012-01-26T11:03:00Z">
          <w:r w:rsidRPr="00E77497" w:rsidDel="00EB1E7F">
            <w:delText>extended code</w:delText>
          </w:r>
        </w:del>
      </w:ins>
      <w:ins w:id="5607" w:author="Allen Wirfs-Brock" w:date="2011-07-01T17:07:00Z">
        <w:del w:id="5608" w:author="Rev 6 Allen Wirfs-Brock" w:date="2012-01-26T11:03:00Z">
          <w:r w:rsidR="00F1783C" w:rsidRPr="00E77497" w:rsidDel="00EB1E7F">
            <w:delText>”</w:delText>
          </w:r>
        </w:del>
      </w:ins>
      <w:ins w:id="5609" w:author="Allen Wirfs-Brock" w:date="2011-07-01T17:02:00Z">
        <w:del w:id="5610" w:author="Rev 6 Allen Wirfs-Brock" w:date="2012-01-26T11:03:00Z">
          <w:r w:rsidRPr="00E77497" w:rsidDel="00EB1E7F">
            <w:delText xml:space="preserve"> </w:delText>
          </w:r>
        </w:del>
      </w:ins>
      <w:ins w:id="5611" w:author="Allen Wirfs-Brock" w:date="2011-07-01T17:08:00Z">
        <w:del w:id="5612" w:author="Rev 6 Allen Wirfs-Brock" w:date="2012-01-26T11:03:00Z">
          <w:r w:rsidR="00F1783C" w:rsidRPr="00E77497" w:rsidDel="00EB1E7F">
            <w:delText>is</w:delText>
          </w:r>
        </w:del>
      </w:ins>
      <w:ins w:id="5613" w:author="Allen Wirfs-Brock" w:date="2011-07-01T17:12:00Z">
        <w:del w:id="5614" w:author="Rev 6 Allen Wirfs-Brock" w:date="2012-01-26T11:03:00Z">
          <w:r w:rsidR="00636473" w:rsidRPr="00E77497" w:rsidDel="00EB1E7F">
            <w:delText>lucco</w:delText>
          </w:r>
        </w:del>
      </w:ins>
      <w:ins w:id="5615" w:author="Rev 3 Allen Wirfs-Brock" w:date="2011-08-30T10:55:00Z">
        <w:del w:id="5616" w:author="Rev 6 Allen Wirfs-Brock" w:date="2012-01-26T11:03:00Z">
          <w:r w:rsidR="00734C3F" w:rsidRPr="00E77497" w:rsidDel="00EB1E7F">
            <w:delText>only</w:delText>
          </w:r>
        </w:del>
      </w:ins>
      <w:ins w:id="5617" w:author="Allen Wirfs-Brock" w:date="2011-07-01T17:05:00Z">
        <w:del w:id="5618" w:author="Rev 6 Allen Wirfs-Brock" w:date="2012-01-26T11:03:00Z">
          <w:r w:rsidR="00F1783C" w:rsidRPr="00E77497" w:rsidDel="00EB1E7F">
            <w:delText xml:space="preserve"> </w:delText>
          </w:r>
        </w:del>
      </w:ins>
      <w:ins w:id="5619" w:author="Allen Wirfs-Brock rev2" w:date="2011-07-25T15:27:00Z">
        <w:del w:id="5620" w:author="Rev 6 Allen Wirfs-Brock" w:date="2012-01-26T11:03:00Z">
          <w:r w:rsidR="00046185" w:rsidRPr="00E77497" w:rsidDel="00EB1E7F">
            <w:delText xml:space="preserve">designates </w:delText>
          </w:r>
        </w:del>
      </w:ins>
      <w:ins w:id="5621" w:author="Allen Wirfs-Brock" w:date="2011-07-01T17:05:00Z">
        <w:del w:id="5622" w:author="Rev 6 Allen Wirfs-Brock" w:date="2012-01-26T11:03:00Z">
          <w:r w:rsidR="00F1783C" w:rsidRPr="00E77497" w:rsidDel="00EB1E7F">
            <w:delText xml:space="preserve">only used to </w:delText>
          </w:r>
        </w:del>
      </w:ins>
      <w:ins w:id="5623" w:author="Allen Wirfs-Brock" w:date="2011-07-01T17:02:00Z">
        <w:del w:id="5624" w:author="Rev 6 Allen Wirfs-Brock" w:date="2012-01-26T11:03:00Z">
          <w:r w:rsidR="00F1783C" w:rsidRPr="00E77497" w:rsidDel="00EB1E7F">
            <w:delText>to mean actual extended code.</w:delText>
          </w:r>
        </w:del>
      </w:ins>
      <w:ins w:id="5625" w:author="Rev 4 Allen Wirfs-Brock" w:date="2011-11-04T09:07:00Z">
        <w:del w:id="5626" w:author="Rev 6 Allen Wirfs-Brock" w:date="2012-01-26T11:03:00Z">
          <w:r w:rsidR="003B4312" w:rsidDel="00EB1E7F">
            <w:delText xml:space="preserve">  </w:delText>
          </w:r>
        </w:del>
        <w:r w:rsidR="003B4312">
          <w:t xml:space="preserve">The term “base code” is used to designate code that is not </w:t>
        </w:r>
        <w:del w:id="5627" w:author="Rev 6 Allen Wirfs-Brock" w:date="2012-01-26T11:03:00Z">
          <w:r w:rsidR="003B4312" w:rsidDel="00EB1E7F">
            <w:delText>extended</w:delText>
          </w:r>
        </w:del>
      </w:ins>
      <w:ins w:id="5628" w:author="Rev 6 Allen Wirfs-Brock" w:date="2012-01-26T11:03:00Z">
        <w:r w:rsidR="00EB1E7F">
          <w:t>strict</w:t>
        </w:r>
      </w:ins>
      <w:ins w:id="5629" w:author="Rev 4 Allen Wirfs-Brock" w:date="2011-11-04T09:07:00Z">
        <w:r w:rsidR="003B4312">
          <w:t xml:space="preserve"> code.</w:t>
        </w:r>
      </w:ins>
    </w:p>
    <w:p w14:paraId="6A0865E7" w14:textId="77777777" w:rsidR="00FB6E5E" w:rsidRDefault="00FB6E5E" w:rsidP="00FB6E5E">
      <w:pPr>
        <w:pStyle w:val="30"/>
        <w:numPr>
          <w:ilvl w:val="0"/>
          <w:numId w:val="0"/>
        </w:numPr>
        <w:rPr>
          <w:ins w:id="5630" w:author="Rev 8 Allen Wirfs-Brock" w:date="2012-06-12T16:05:00Z"/>
        </w:rPr>
      </w:pPr>
      <w:bookmarkStart w:id="5631" w:name="_Toc235503375"/>
      <w:bookmarkStart w:id="5632" w:name="_Toc241509150"/>
      <w:bookmarkStart w:id="5633" w:name="_Toc244416637"/>
      <w:bookmarkStart w:id="5634" w:name="_Toc276631001"/>
      <w:bookmarkStart w:id="5635" w:name="_Toc336509482"/>
      <w:ins w:id="5636" w:author="Rev 8 Allen Wirfs-Brock" w:date="2012-06-12T16:05:00Z">
        <w:r w:rsidRPr="00E77497">
          <w:t>10.1.</w:t>
        </w:r>
        <w:r>
          <w:t>2</w:t>
        </w:r>
        <w:r w:rsidRPr="00E77497">
          <w:tab/>
        </w:r>
        <w:r>
          <w:t>Non-ECMAScript Functions</w:t>
        </w:r>
        <w:bookmarkEnd w:id="5635"/>
      </w:ins>
    </w:p>
    <w:p w14:paraId="5F3A2D07" w14:textId="77777777" w:rsidR="00FB6E5E" w:rsidRDefault="00FB6E5E" w:rsidP="00FB6E5E">
      <w:pPr>
        <w:rPr>
          <w:ins w:id="5637" w:author="Rev 8 Allen Wirfs-Brock" w:date="2012-06-12T16:05:00Z"/>
        </w:rPr>
      </w:pPr>
      <w:ins w:id="5638" w:author="Rev 8 Allen Wirfs-Brock" w:date="2012-06-12T16:06:00Z">
        <w:r>
          <w:t xml:space="preserve">An ECMAScript implementation may support the </w:t>
        </w:r>
      </w:ins>
      <w:ins w:id="5639" w:author="Rev 8 Allen Wirfs-Brock" w:date="2012-06-12T16:08:00Z">
        <w:r>
          <w:t>evaluation</w:t>
        </w:r>
      </w:ins>
      <w:ins w:id="5640" w:author="Rev 8 Allen Wirfs-Brock" w:date="2012-06-12T16:06:00Z">
        <w:r>
          <w:t xml:space="preserve"> of function objects whose </w:t>
        </w:r>
      </w:ins>
      <w:ins w:id="5641" w:author="Rev 8 Allen Wirfs-Brock" w:date="2012-06-12T16:08:00Z">
        <w:r>
          <w:t xml:space="preserve">evaluative behaviour is expressed in some implementation defined </w:t>
        </w:r>
      </w:ins>
      <w:ins w:id="5642" w:author="Rev 8 Allen Wirfs-Brock" w:date="2012-06-13T15:49:00Z">
        <w:r w:rsidR="00CB5151">
          <w:t>form of executable code</w:t>
        </w:r>
      </w:ins>
      <w:ins w:id="5643" w:author="Rev 8 Allen Wirfs-Brock" w:date="2012-06-12T16:08:00Z">
        <w:r>
          <w:t xml:space="preserve"> </w:t>
        </w:r>
        <w:r w:rsidR="0073553A">
          <w:t xml:space="preserve">other than via ECMAScript code. Whether a function object is an ECMAScript code function or a </w:t>
        </w:r>
      </w:ins>
      <w:ins w:id="5644" w:author="Rev 8 Allen Wirfs-Brock" w:date="2012-06-12T16:14:00Z">
        <w:r w:rsidR="0073553A">
          <w:t>n</w:t>
        </w:r>
      </w:ins>
      <w:ins w:id="5645" w:author="Rev 8 Allen Wirfs-Brock" w:date="2012-06-12T16:08:00Z">
        <w:r w:rsidR="0073553A">
          <w:t xml:space="preserve">on-ECMAScript function is not </w:t>
        </w:r>
      </w:ins>
      <w:ins w:id="5646" w:author="Rev 8 Allen Wirfs-Brock" w:date="2012-06-12T16:16:00Z">
        <w:r w:rsidR="0073553A">
          <w:t xml:space="preserve">semantically </w:t>
        </w:r>
      </w:ins>
      <w:ins w:id="5647" w:author="Rev 8 Allen Wirfs-Brock" w:date="2012-06-12T16:08:00Z">
        <w:r w:rsidR="0073553A">
          <w:t>observable from the perspective of an ECMAScript code function that calls</w:t>
        </w:r>
      </w:ins>
      <w:ins w:id="5648" w:author="Rev 8 Allen Wirfs-Brock" w:date="2012-06-12T16:15:00Z">
        <w:r w:rsidR="0073553A">
          <w:t xml:space="preserve"> or is called by</w:t>
        </w:r>
      </w:ins>
      <w:ins w:id="5649" w:author="Rev 8 Allen Wirfs-Brock" w:date="2012-06-12T16:08:00Z">
        <w:r w:rsidR="0073553A">
          <w:t xml:space="preserve"> such a non-</w:t>
        </w:r>
      </w:ins>
      <w:ins w:id="5650" w:author="Rev 8 Allen Wirfs-Brock" w:date="2012-06-12T16:14:00Z">
        <w:r w:rsidR="0073553A">
          <w:t>ECMAScript function</w:t>
        </w:r>
      </w:ins>
      <w:ins w:id="5651" w:author="Rev 8 Allen Wirfs-Brock" w:date="2012-06-12T16:15:00Z">
        <w:r w:rsidR="0073553A">
          <w:t>.</w:t>
        </w:r>
      </w:ins>
    </w:p>
    <w:p w14:paraId="55DE44C7" w14:textId="77777777" w:rsidR="004C02EF" w:rsidRPr="00E65A34" w:rsidRDefault="004C02EF" w:rsidP="00C623F2">
      <w:pPr>
        <w:pStyle w:val="20"/>
        <w:numPr>
          <w:ilvl w:val="0"/>
          <w:numId w:val="0"/>
        </w:numPr>
      </w:pPr>
      <w:bookmarkStart w:id="5652" w:name="_Toc336509483"/>
      <w:r w:rsidRPr="00E65A34">
        <w:t>10.2</w:t>
      </w:r>
      <w:r w:rsidRPr="00E65A34">
        <w:tab/>
        <w:t>Lexical Environments</w:t>
      </w:r>
      <w:bookmarkEnd w:id="5631"/>
      <w:bookmarkEnd w:id="5632"/>
      <w:bookmarkEnd w:id="5633"/>
      <w:bookmarkEnd w:id="5634"/>
      <w:bookmarkEnd w:id="5652"/>
    </w:p>
    <w:p w14:paraId="4B015AF6" w14:textId="77777777" w:rsidR="004C02EF" w:rsidRPr="00E77497" w:rsidRDefault="004C02EF" w:rsidP="004C02EF">
      <w:r w:rsidRPr="009C202C">
        <w:t xml:space="preserve">A </w:t>
      </w:r>
      <w:r w:rsidRPr="009C202C">
        <w:rPr>
          <w:i/>
        </w:rPr>
        <w:t>Lexical Environment</w:t>
      </w:r>
      <w:r w:rsidRPr="009C202C">
        <w:t xml:space="preserve"> is a specification type used to define the association of </w:t>
      </w:r>
      <w:r w:rsidRPr="00675B74">
        <w:rPr>
          <w:rFonts w:ascii="Times New Roman" w:hAnsi="Times New Roman"/>
          <w:i/>
        </w:rPr>
        <w:t>Identifiers</w:t>
      </w:r>
      <w:r w:rsidRPr="00E77497">
        <w:t xml:space="preserve"> to specific variables and functions based upon the lexical nesting structure of ECMAScript code. A Lexical Environment consists of an Environment Record and a possibly null reference to an </w:t>
      </w:r>
      <w:r w:rsidRPr="00E77497">
        <w:rPr>
          <w:i/>
        </w:rPr>
        <w:t>outer</w:t>
      </w:r>
      <w:r w:rsidRPr="00E77497">
        <w:t xml:space="preserve"> Lexical Environment. Usually a Lexical Environment is associated with some specific syntactic structure of ECMAScript code such as a </w:t>
      </w:r>
      <w:r w:rsidRPr="00E77497">
        <w:rPr>
          <w:rFonts w:ascii="Times New Roman" w:hAnsi="Times New Roman"/>
          <w:i/>
        </w:rPr>
        <w:t>FunctionDeclaration</w:t>
      </w:r>
      <w:r w:rsidRPr="00E77497">
        <w:t xml:space="preserve">, a </w:t>
      </w:r>
      <w:del w:id="5653" w:author="Rev 7 Allen Wirfs-Brock" w:date="2012-05-01T09:48:00Z">
        <w:r w:rsidRPr="00E77497" w:rsidDel="00C35D22">
          <w:rPr>
            <w:rFonts w:ascii="Times New Roman" w:hAnsi="Times New Roman"/>
            <w:i/>
          </w:rPr>
          <w:delText>WithStatement</w:delText>
        </w:r>
      </w:del>
      <w:ins w:id="5654" w:author="Rev 7 Allen Wirfs-Brock" w:date="2012-05-01T09:48:00Z">
        <w:r w:rsidR="00C35D22">
          <w:rPr>
            <w:rFonts w:ascii="Times New Roman" w:hAnsi="Times New Roman"/>
            <w:i/>
          </w:rPr>
          <w:t>Block</w:t>
        </w:r>
        <w:r w:rsidR="00C35D22" w:rsidRPr="00E77497">
          <w:rPr>
            <w:rFonts w:ascii="Times New Roman" w:hAnsi="Times New Roman"/>
            <w:i/>
          </w:rPr>
          <w:t>Statement</w:t>
        </w:r>
      </w:ins>
      <w:r w:rsidRPr="00E77497">
        <w:t xml:space="preserve">, or a </w:t>
      </w:r>
      <w:r w:rsidRPr="00E77497">
        <w:rPr>
          <w:rFonts w:ascii="Times New Roman" w:hAnsi="Times New Roman"/>
          <w:i/>
        </w:rPr>
        <w:t xml:space="preserve">Catch </w:t>
      </w:r>
      <w:r w:rsidRPr="00E77497">
        <w:t xml:space="preserve">clause of a </w:t>
      </w:r>
      <w:r w:rsidRPr="00E77497">
        <w:rPr>
          <w:rFonts w:ascii="Times New Roman" w:hAnsi="Times New Roman"/>
          <w:i/>
        </w:rPr>
        <w:t>TryStatement</w:t>
      </w:r>
      <w:r w:rsidRPr="00E77497">
        <w:t xml:space="preserve"> and a new Lexical Environment is created each time such code is evaluated.</w:t>
      </w:r>
    </w:p>
    <w:p w14:paraId="0E0B72F3" w14:textId="77777777" w:rsidR="004C02EF" w:rsidRPr="00E77497" w:rsidRDefault="004C02EF" w:rsidP="004C02EF">
      <w:r w:rsidRPr="00E77497">
        <w:t xml:space="preserve">An </w:t>
      </w:r>
      <w:r w:rsidRPr="00E77497">
        <w:rPr>
          <w:i/>
        </w:rPr>
        <w:t>Environment Record</w:t>
      </w:r>
      <w:r w:rsidRPr="00E77497">
        <w:t xml:space="preserve"> records the identifier bindings that are created within the scope of its associated Lexical Environment.</w:t>
      </w:r>
    </w:p>
    <w:p w14:paraId="6845971C" w14:textId="77777777" w:rsidR="004C02EF" w:rsidRPr="00E77497" w:rsidRDefault="004C02EF" w:rsidP="004C02EF">
      <w:r w:rsidRPr="00E77497">
        <w:t xml:space="preserve">The outer environment reference is used to model the logical nesting of Lexical Environment values. The outer reference of a (inner) Lexical Environment is a reference to the Lexical Environment that logically surrounds the inner Lexical Environment. An outer Lexical Environment may, of course, have its own outer Lexical Environment.  A Lexical Environment may serve as the outer environment for multiple inner Lexical Environments. For example, if a </w:t>
      </w:r>
      <w:r w:rsidRPr="00E77497">
        <w:rPr>
          <w:rFonts w:ascii="Times New Roman" w:hAnsi="Times New Roman"/>
          <w:i/>
        </w:rPr>
        <w:t>FunctionDeclaration</w:t>
      </w:r>
      <w:r w:rsidRPr="00E77497">
        <w:t xml:space="preserve"> contains two nested </w:t>
      </w:r>
      <w:r w:rsidRPr="00E77497">
        <w:rPr>
          <w:rFonts w:ascii="Times New Roman" w:hAnsi="Times New Roman"/>
          <w:i/>
        </w:rPr>
        <w:t>FunctionDeclarations</w:t>
      </w:r>
      <w:r w:rsidRPr="00E77497">
        <w:t xml:space="preserve"> then the Lexical Environments of each of the nested functions will have as their outer Lexical Environment the Lexical Environment of the current </w:t>
      </w:r>
      <w:del w:id="5655" w:author="Rev 8 Allen Wirfs-Brock" w:date="2012-06-13T16:04:00Z">
        <w:r w:rsidRPr="00E77497" w:rsidDel="00B33FB4">
          <w:delText xml:space="preserve">execution </w:delText>
        </w:r>
      </w:del>
      <w:ins w:id="5656" w:author="Rev 8 Allen Wirfs-Brock" w:date="2012-06-13T16:04:00Z">
        <w:r w:rsidR="00B33FB4">
          <w:t>evaluation</w:t>
        </w:r>
        <w:r w:rsidR="00B33FB4" w:rsidRPr="00E77497">
          <w:t xml:space="preserve"> </w:t>
        </w:r>
      </w:ins>
      <w:r w:rsidRPr="00E77497">
        <w:t>of the surrounding function.</w:t>
      </w:r>
    </w:p>
    <w:p w14:paraId="50C30E46" w14:textId="77777777" w:rsidR="00C35D22" w:rsidRPr="00120381" w:rsidRDefault="00C35D22" w:rsidP="00C35D22">
      <w:pPr>
        <w:rPr>
          <w:ins w:id="5657" w:author="Rev 7 Allen Wirfs-Brock" w:date="2012-05-01T09:57:00Z"/>
          <w:sz w:val="24"/>
          <w:szCs w:val="24"/>
        </w:rPr>
      </w:pPr>
      <w:ins w:id="5658" w:author="Rev 7 Allen Wirfs-Brock" w:date="2012-05-01T09:58:00Z">
        <w:r>
          <w:t>A</w:t>
        </w:r>
      </w:ins>
      <w:ins w:id="5659" w:author="Rev 7 Allen Wirfs-Brock" w:date="2012-05-01T09:57:00Z">
        <w:r w:rsidRPr="00E77497">
          <w:t xml:space="preserve"> </w:t>
        </w:r>
        <w:r w:rsidRPr="00E77497">
          <w:rPr>
            <w:i/>
          </w:rPr>
          <w:t>global environment</w:t>
        </w:r>
        <w:r w:rsidRPr="00E77497">
          <w:t xml:space="preserve"> is a Lexical Environment which </w:t>
        </w:r>
      </w:ins>
      <w:ins w:id="5660" w:author="Rev 7 Allen Wirfs-Brock" w:date="2012-05-01T10:00:00Z">
        <w:r w:rsidR="007942F6">
          <w:t>does not have an outer environment</w:t>
        </w:r>
      </w:ins>
      <w:ins w:id="5661" w:author="Rev 7 Allen Wirfs-Brock" w:date="2012-05-01T09:57:00Z">
        <w:r w:rsidRPr="00E77497">
          <w:t xml:space="preserve">. </w:t>
        </w:r>
      </w:ins>
      <w:ins w:id="5662" w:author="Rev 7 Allen Wirfs-Brock" w:date="2012-05-01T10:00:00Z">
        <w:r w:rsidR="007942F6" w:rsidRPr="00E77497">
          <w:t xml:space="preserve">The global environment’s outer environment reference is </w:t>
        </w:r>
        <w:r w:rsidR="007942F6" w:rsidRPr="00E77497">
          <w:rPr>
            <w:b/>
          </w:rPr>
          <w:t>null</w:t>
        </w:r>
        <w:r w:rsidR="007942F6" w:rsidRPr="00E77497">
          <w:t>.</w:t>
        </w:r>
      </w:ins>
      <w:ins w:id="5663" w:author="Rev 7 Allen Wirfs-Brock" w:date="2012-05-01T10:02:00Z">
        <w:r w:rsidR="007942F6">
          <w:t xml:space="preserve"> A global environment</w:t>
        </w:r>
      </w:ins>
      <w:ins w:id="5664" w:author="Rev 7 Allen Wirfs-Brock" w:date="2012-05-01T11:11:00Z">
        <w:r w:rsidR="00E41B65">
          <w:t>’s environment record</w:t>
        </w:r>
      </w:ins>
      <w:ins w:id="5665" w:author="Rev 7 Allen Wirfs-Brock" w:date="2012-05-01T10:02:00Z">
        <w:r w:rsidR="007942F6">
          <w:t xml:space="preserve"> may be prepopulated </w:t>
        </w:r>
      </w:ins>
      <w:ins w:id="5666" w:author="Rev 7 Allen Wirfs-Brock" w:date="2012-05-01T10:03:00Z">
        <w:r w:rsidR="00E41B65">
          <w:t>with identifier bindings</w:t>
        </w:r>
      </w:ins>
      <w:ins w:id="5667" w:author="Rev 7 Allen Wirfs-Brock" w:date="2012-05-01T11:12:00Z">
        <w:r w:rsidR="00E41B65">
          <w:t xml:space="preserve"> and includes</w:t>
        </w:r>
      </w:ins>
      <w:ins w:id="5668" w:author="Rev 7 Allen Wirfs-Brock" w:date="2012-05-01T11:08:00Z">
        <w:r w:rsidR="00E41B65">
          <w:t xml:space="preserve"> an associated </w:t>
        </w:r>
        <w:r w:rsidR="00E41B65" w:rsidRPr="00E41B65">
          <w:rPr>
            <w:i/>
          </w:rPr>
          <w:t>global object</w:t>
        </w:r>
        <w:r w:rsidR="00E41B65">
          <w:t xml:space="preserve"> whose</w:t>
        </w:r>
      </w:ins>
      <w:ins w:id="5669" w:author="Rev 7 Allen Wirfs-Brock" w:date="2012-05-01T11:09:00Z">
        <w:r w:rsidR="00E41B65">
          <w:t xml:space="preserve"> properties provide some of the global environment</w:t>
        </w:r>
      </w:ins>
      <w:ins w:id="5670" w:author="Rev 7 Allen Wirfs-Brock" w:date="2012-05-01T11:10:00Z">
        <w:r w:rsidR="00E41B65">
          <w:t>’s identifier bindings.</w:t>
        </w:r>
        <w:r w:rsidR="00E41B65" w:rsidRPr="00E77497">
          <w:t xml:space="preserve"> </w:t>
        </w:r>
      </w:ins>
      <w:ins w:id="5671" w:author="Rev 7 Allen Wirfs-Brock" w:date="2012-05-01T11:43:00Z">
        <w:r w:rsidR="008F06EA">
          <w:t xml:space="preserve">This global object is the value of </w:t>
        </w:r>
      </w:ins>
      <w:ins w:id="5672" w:author="Rev 7 Allen Wirfs-Brock" w:date="2012-05-01T11:44:00Z">
        <w:r w:rsidR="008F06EA">
          <w:t xml:space="preserve">a global environment’s </w:t>
        </w:r>
      </w:ins>
      <w:ins w:id="5673" w:author="Rev 7 Allen Wirfs-Brock" w:date="2012-05-01T11:43:00Z">
        <w:r w:rsidR="008F06EA">
          <w:t xml:space="preserve"> </w:t>
        </w:r>
        <w:r w:rsidR="008F06EA" w:rsidRPr="005B1DB1">
          <w:rPr>
            <w:rFonts w:ascii="Courier New" w:hAnsi="Courier New" w:cs="Courier New"/>
            <w:b/>
          </w:rPr>
          <w:t>this</w:t>
        </w:r>
        <w:r w:rsidR="008F06EA">
          <w:t xml:space="preserve"> binding</w:t>
        </w:r>
      </w:ins>
      <w:ins w:id="5674" w:author="Rev 7 Allen Wirfs-Brock" w:date="2012-05-01T09:57:00Z">
        <w:r w:rsidRPr="00E77497">
          <w:t>As ECMAScript code is executed, additional properties may be added to the global object and the initial properties may be modified.</w:t>
        </w:r>
        <w:r w:rsidRPr="00120381">
          <w:rPr>
            <w:sz w:val="24"/>
            <w:szCs w:val="24"/>
          </w:rPr>
          <w:t xml:space="preserve"> </w:t>
        </w:r>
      </w:ins>
    </w:p>
    <w:p w14:paraId="66076BFE" w14:textId="77777777" w:rsidR="008F06EA" w:rsidRDefault="008F06EA" w:rsidP="004C02EF">
      <w:pPr>
        <w:rPr>
          <w:ins w:id="5675" w:author="Rev 7 Allen Wirfs-Brock" w:date="2012-05-01T11:34:00Z"/>
        </w:rPr>
      </w:pPr>
      <w:ins w:id="5676" w:author="Rev 7 Allen Wirfs-Brock" w:date="2012-05-01T11:34:00Z">
        <w:r>
          <w:t xml:space="preserve">A method environment is a Lexical Environment that corresponds to the invocation of an ECMAScript function object that establishes a new </w:t>
        </w:r>
        <w:r w:rsidRPr="008F06EA">
          <w:rPr>
            <w:rFonts w:ascii="Courier New" w:hAnsi="Courier New" w:cs="Courier New"/>
            <w:b/>
          </w:rPr>
          <w:t>this</w:t>
        </w:r>
        <w:r>
          <w:t xml:space="preserve"> binding. A method </w:t>
        </w:r>
      </w:ins>
      <w:ins w:id="5677" w:author="Rev 7 Allen Wirfs-Brock" w:date="2012-05-01T11:40:00Z">
        <w:r>
          <w:t>environment</w:t>
        </w:r>
      </w:ins>
      <w:ins w:id="5678" w:author="Rev 7 Allen Wirfs-Brock" w:date="2012-05-01T11:34:00Z">
        <w:r>
          <w:t xml:space="preserve"> </w:t>
        </w:r>
      </w:ins>
      <w:ins w:id="5679" w:author="Rev 7 Allen Wirfs-Brock" w:date="2012-05-01T11:40:00Z">
        <w:r>
          <w:t xml:space="preserve">also captures the state necessary to support the </w:t>
        </w:r>
        <w:r w:rsidRPr="008F06EA">
          <w:rPr>
            <w:rFonts w:ascii="Courier New" w:hAnsi="Courier New" w:cs="Courier New"/>
            <w:b/>
          </w:rPr>
          <w:t>super</w:t>
        </w:r>
        <w:r>
          <w:t xml:space="preserve"> method invocations.</w:t>
        </w:r>
      </w:ins>
    </w:p>
    <w:p w14:paraId="45C6E3F0" w14:textId="77777777" w:rsidR="004C02EF" w:rsidRPr="00E77497" w:rsidRDefault="004C02EF" w:rsidP="004C02EF">
      <w:r w:rsidRPr="00E77497">
        <w:t>Lexical Environments and Environment Record values are purely specification mechanisms and need not correspond to any specific artefact of an ECMAScript implementation. It is impossible for an ECMAScript program to directly access or manipulate such values.</w:t>
      </w:r>
    </w:p>
    <w:p w14:paraId="7A2340E8" w14:textId="77777777" w:rsidR="004C02EF" w:rsidRPr="00E77497" w:rsidRDefault="004C02EF" w:rsidP="00C623F2">
      <w:pPr>
        <w:pStyle w:val="30"/>
        <w:numPr>
          <w:ilvl w:val="0"/>
          <w:numId w:val="0"/>
        </w:numPr>
      </w:pPr>
      <w:bookmarkStart w:id="5680" w:name="_Toc235503376"/>
      <w:bookmarkStart w:id="5681" w:name="_Toc241509151"/>
      <w:bookmarkStart w:id="5682" w:name="_Toc244416638"/>
      <w:bookmarkStart w:id="5683" w:name="_Toc276631002"/>
      <w:bookmarkStart w:id="5684" w:name="_Toc336509484"/>
      <w:r w:rsidRPr="00E77497">
        <w:t>10.2.1</w:t>
      </w:r>
      <w:r w:rsidRPr="00E77497">
        <w:tab/>
        <w:t>Environment Records</w:t>
      </w:r>
      <w:bookmarkEnd w:id="5680"/>
      <w:bookmarkEnd w:id="5681"/>
      <w:bookmarkEnd w:id="5682"/>
      <w:bookmarkEnd w:id="5683"/>
      <w:bookmarkEnd w:id="5684"/>
    </w:p>
    <w:p w14:paraId="357DF280" w14:textId="77777777" w:rsidR="004C02EF" w:rsidRPr="00E77497" w:rsidRDefault="004C02EF" w:rsidP="004C02EF">
      <w:r w:rsidRPr="00E77497">
        <w:t xml:space="preserve">There are two kinds of Environment Record values used in this specification: </w:t>
      </w:r>
      <w:r w:rsidRPr="00E77497">
        <w:rPr>
          <w:i/>
        </w:rPr>
        <w:t>declarative environment records</w:t>
      </w:r>
      <w:r w:rsidRPr="00E77497">
        <w:t xml:space="preserve"> and </w:t>
      </w:r>
      <w:r w:rsidRPr="00E77497">
        <w:rPr>
          <w:i/>
        </w:rPr>
        <w:t>object environment records</w:t>
      </w:r>
      <w:r w:rsidRPr="00E77497">
        <w:t xml:space="preserve">.  Declarative environment records are used to define the effect of ECMAScript language syntactic elements such as </w:t>
      </w:r>
      <w:r w:rsidRPr="00E77497">
        <w:rPr>
          <w:rFonts w:ascii="Times New Roman" w:hAnsi="Times New Roman"/>
          <w:i/>
        </w:rPr>
        <w:t>FunctionDeclarations</w:t>
      </w:r>
      <w:r w:rsidRPr="00E77497">
        <w:t xml:space="preserve">, </w:t>
      </w:r>
      <w:r w:rsidRPr="00E77497">
        <w:rPr>
          <w:rFonts w:ascii="Times New Roman" w:hAnsi="Times New Roman"/>
          <w:i/>
        </w:rPr>
        <w:t>VariableDeclarations</w:t>
      </w:r>
      <w:r w:rsidRPr="00E77497">
        <w:t xml:space="preserve">, and </w:t>
      </w:r>
      <w:r w:rsidRPr="00E77497">
        <w:rPr>
          <w:rFonts w:ascii="Times New Roman" w:hAnsi="Times New Roman"/>
          <w:i/>
        </w:rPr>
        <w:t>Catch</w:t>
      </w:r>
      <w:r w:rsidRPr="00E77497">
        <w:t xml:space="preserve"> clauses that directly associate identifier bindings with ECMAScript language values. Object environment records are used to define the effect of ECMAScript elements such as </w:t>
      </w:r>
      <w:r w:rsidRPr="00E77497">
        <w:rPr>
          <w:rFonts w:ascii="Times New Roman" w:hAnsi="Times New Roman"/>
          <w:i/>
        </w:rPr>
        <w:t>Program</w:t>
      </w:r>
      <w:r w:rsidRPr="00E77497">
        <w:t xml:space="preserve"> and </w:t>
      </w:r>
      <w:r w:rsidRPr="00E77497">
        <w:rPr>
          <w:rFonts w:ascii="Times New Roman" w:hAnsi="Times New Roman"/>
          <w:i/>
        </w:rPr>
        <w:t>WithStatement</w:t>
      </w:r>
      <w:r w:rsidRPr="00E77497">
        <w:t xml:space="preserve"> that associate identifier bindings with the properties of some object.</w:t>
      </w:r>
    </w:p>
    <w:p w14:paraId="3BCCF9D5" w14:textId="77777777" w:rsidR="004C02EF" w:rsidRPr="00E77497" w:rsidRDefault="004C02EF" w:rsidP="004C02EF">
      <w:r w:rsidRPr="00E77497">
        <w:t xml:space="preserve">For specification purposes Environment Record values can be thought of as existing in a simple object-oriented hierarchy where Environment Record is an abstract class with two concrete subclasses, declarative environment record and object environment record. The abstract class includes the abstract specification methods defined in </w:t>
      </w:r>
      <w:ins w:id="5685" w:author="Rev 8 Allen Wirfs-Brock" w:date="2012-06-13T12:44:00Z">
        <w:r w:rsidR="00386630">
          <w:fldChar w:fldCharType="begin"/>
        </w:r>
        <w:r w:rsidR="00386630">
          <w:instrText xml:space="preserve"> REF _Ref327354769 \h </w:instrText>
        </w:r>
      </w:ins>
      <w:r w:rsidR="00386630">
        <w:fldChar w:fldCharType="separate"/>
      </w:r>
      <w:ins w:id="5686" w:author="Rev 8 Allen Wirfs-Brock" w:date="2012-06-15T19:42:00Z">
        <w:r w:rsidR="00606E07">
          <w:t xml:space="preserve">Table </w:t>
        </w:r>
        <w:r w:rsidR="00606E07">
          <w:rPr>
            <w:noProof/>
          </w:rPr>
          <w:t>19</w:t>
        </w:r>
      </w:ins>
      <w:ins w:id="5687" w:author="Rev 8 Allen Wirfs-Brock" w:date="2012-06-13T12:44:00Z">
        <w:r w:rsidR="00386630">
          <w:fldChar w:fldCharType="end"/>
        </w:r>
      </w:ins>
      <w:r w:rsidRPr="00E77497">
        <w:t xml:space="preserve">. These abstract methods have distinct concrete algorithms for each of the concrete subclasses. </w:t>
      </w:r>
    </w:p>
    <w:p w14:paraId="41993858" w14:textId="77777777" w:rsidR="004C02EF" w:rsidRPr="00E77497" w:rsidRDefault="00386630" w:rsidP="00AA1FF6">
      <w:pPr>
        <w:pStyle w:val="Tabletitle"/>
      </w:pPr>
      <w:bookmarkStart w:id="5688" w:name="_Ref327354769"/>
      <w:ins w:id="5689" w:author="Rev 8 Allen Wirfs-Brock" w:date="2012-06-13T12:43:00Z">
        <w:r>
          <w:t xml:space="preserve">Table </w:t>
        </w:r>
        <w:r>
          <w:fldChar w:fldCharType="begin"/>
        </w:r>
        <w:r>
          <w:instrText xml:space="preserve"> SEQ Table \* ARABIC </w:instrText>
        </w:r>
      </w:ins>
      <w:r>
        <w:fldChar w:fldCharType="separate"/>
      </w:r>
      <w:ins w:id="5690" w:author="Rev 10 Allen Wirfs-Brock" w:date="2012-09-24T14:04:00Z">
        <w:r w:rsidR="002166A8">
          <w:rPr>
            <w:noProof/>
          </w:rPr>
          <w:t>19</w:t>
        </w:r>
      </w:ins>
      <w:ins w:id="5691" w:author="Rev 8 Allen Wirfs-Brock" w:date="2012-06-13T12:43:00Z">
        <w:r>
          <w:fldChar w:fldCharType="end"/>
        </w:r>
      </w:ins>
      <w:bookmarkEnd w:id="5688"/>
      <w:ins w:id="5692" w:author="Allen Wirfs-Brock" w:date="2011-07-02T13:30:00Z">
        <w:r w:rsidR="008962D8" w:rsidRPr="00E77497">
          <w:t xml:space="preserve"> </w:t>
        </w:r>
      </w:ins>
      <w:r w:rsidR="004C02EF" w:rsidRPr="00E77497">
        <w:t>— Abstract Methods of Environment Records</w:t>
      </w:r>
    </w:p>
    <w:tbl>
      <w:tblPr>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162"/>
        <w:gridCol w:w="5930"/>
        <w:tblGridChange w:id="5693">
          <w:tblGrid>
            <w:gridCol w:w="2926"/>
            <w:gridCol w:w="236"/>
            <w:gridCol w:w="5694"/>
            <w:gridCol w:w="236"/>
          </w:tblGrid>
        </w:tblGridChange>
      </w:tblGrid>
      <w:tr w:rsidR="004C02EF" w:rsidRPr="004D1BD1" w14:paraId="1D5B49A1" w14:textId="77777777" w:rsidTr="00C0326B">
        <w:trPr>
          <w:trHeight w:val="365"/>
          <w:jc w:val="right"/>
        </w:trPr>
        <w:tc>
          <w:tcPr>
            <w:tcW w:w="3162" w:type="dxa"/>
            <w:tcBorders>
              <w:top w:val="single" w:sz="12" w:space="0" w:color="000000"/>
              <w:left w:val="single" w:sz="6" w:space="0" w:color="000000"/>
              <w:bottom w:val="single" w:sz="6" w:space="0" w:color="000000"/>
              <w:right w:val="nil"/>
            </w:tcBorders>
            <w:shd w:val="solid" w:color="C0C0C0" w:fill="FFFFFF"/>
            <w:hideMark/>
          </w:tcPr>
          <w:p w14:paraId="2E136B40"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Method</w:t>
            </w:r>
          </w:p>
        </w:tc>
        <w:tc>
          <w:tcPr>
            <w:tcW w:w="5930" w:type="dxa"/>
            <w:tcBorders>
              <w:top w:val="single" w:sz="12" w:space="0" w:color="000000"/>
              <w:left w:val="nil"/>
              <w:bottom w:val="single" w:sz="6" w:space="0" w:color="000000"/>
              <w:right w:val="single" w:sz="6" w:space="0" w:color="000000"/>
            </w:tcBorders>
            <w:shd w:val="solid" w:color="C0C0C0" w:fill="FFFFFF"/>
            <w:hideMark/>
          </w:tcPr>
          <w:p w14:paraId="3A064394"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Purpose</w:t>
            </w:r>
          </w:p>
        </w:tc>
      </w:tr>
      <w:tr w:rsidR="004C02EF" w:rsidRPr="004D1BD1" w14:paraId="6D2873DA" w14:textId="77777777" w:rsidTr="00C0326B">
        <w:trPr>
          <w:jc w:val="right"/>
        </w:trPr>
        <w:tc>
          <w:tcPr>
            <w:tcW w:w="3162" w:type="dxa"/>
            <w:tcBorders>
              <w:top w:val="nil"/>
              <w:left w:val="single" w:sz="6" w:space="0" w:color="auto"/>
              <w:bottom w:val="single" w:sz="6" w:space="0" w:color="auto"/>
              <w:right w:val="single" w:sz="6" w:space="0" w:color="auto"/>
            </w:tcBorders>
            <w:hideMark/>
          </w:tcPr>
          <w:p w14:paraId="52245631" w14:textId="77777777" w:rsidR="004C02EF" w:rsidRPr="00E65A34" w:rsidRDefault="004C02EF" w:rsidP="003A4B22">
            <w:pPr>
              <w:keepNext/>
              <w:spacing w:after="60"/>
            </w:pPr>
            <w:r w:rsidRPr="004D1BD1">
              <w:t>HasBinding(N)</w:t>
            </w:r>
          </w:p>
        </w:tc>
        <w:tc>
          <w:tcPr>
            <w:tcW w:w="5930" w:type="dxa"/>
            <w:tcBorders>
              <w:top w:val="nil"/>
              <w:left w:val="single" w:sz="6" w:space="0" w:color="auto"/>
              <w:bottom w:val="single" w:sz="6" w:space="0" w:color="auto"/>
              <w:right w:val="single" w:sz="6" w:space="0" w:color="auto"/>
            </w:tcBorders>
            <w:hideMark/>
          </w:tcPr>
          <w:p w14:paraId="570B7230" w14:textId="77777777" w:rsidR="004C02EF" w:rsidRPr="00E77497" w:rsidRDefault="004C02EF" w:rsidP="003A4B22">
            <w:pPr>
              <w:keepNext/>
              <w:spacing w:after="60"/>
            </w:pPr>
            <w:r w:rsidRPr="009C202C">
              <w:t xml:space="preserve">Determine if an environment record has a binding for an identifier. Return </w:t>
            </w:r>
            <w:r w:rsidRPr="009C202C">
              <w:rPr>
                <w:b/>
                <w:spacing w:val="6"/>
              </w:rPr>
              <w:t>true</w:t>
            </w:r>
            <w:r w:rsidRPr="009C202C">
              <w:t xml:space="preserve"> if it does and </w:t>
            </w:r>
            <w:r w:rsidRPr="00675B74">
              <w:rPr>
                <w:b/>
                <w:spacing w:val="6"/>
              </w:rPr>
              <w:t>false</w:t>
            </w:r>
            <w:r w:rsidRPr="00E77497">
              <w:t xml:space="preserve"> if it does not. The String value </w:t>
            </w:r>
            <w:r w:rsidRPr="00E77497">
              <w:rPr>
                <w:rFonts w:ascii="Times New Roman" w:hAnsi="Times New Roman"/>
                <w:i/>
              </w:rPr>
              <w:t>N</w:t>
            </w:r>
            <w:r w:rsidRPr="00E77497">
              <w:t xml:space="preserve"> is the text of the identifier.</w:t>
            </w:r>
          </w:p>
        </w:tc>
      </w:tr>
      <w:tr w:rsidR="004C02EF" w:rsidRPr="004D1BD1" w14:paraId="5274EA01" w14:textId="77777777" w:rsidTr="00C0326B">
        <w:trPr>
          <w:trHeight w:val="758"/>
          <w:jc w:val="right"/>
        </w:trPr>
        <w:tc>
          <w:tcPr>
            <w:tcW w:w="3162" w:type="dxa"/>
            <w:tcBorders>
              <w:top w:val="single" w:sz="6" w:space="0" w:color="auto"/>
              <w:left w:val="single" w:sz="6" w:space="0" w:color="auto"/>
              <w:bottom w:val="single" w:sz="6" w:space="0" w:color="auto"/>
              <w:right w:val="single" w:sz="6" w:space="0" w:color="auto"/>
            </w:tcBorders>
            <w:hideMark/>
          </w:tcPr>
          <w:p w14:paraId="43F158EC" w14:textId="77777777" w:rsidR="004C02EF" w:rsidRPr="00E65A34" w:rsidRDefault="004C02EF" w:rsidP="003A4B22">
            <w:pPr>
              <w:keepNext/>
              <w:spacing w:after="60"/>
            </w:pPr>
            <w:r w:rsidRPr="004D1BD1">
              <w:t>CreateMutableBinding(N</w:t>
            </w:r>
            <w:r w:rsidRPr="00E65A34">
              <w:t>, D)</w:t>
            </w:r>
          </w:p>
        </w:tc>
        <w:tc>
          <w:tcPr>
            <w:tcW w:w="5930" w:type="dxa"/>
            <w:tcBorders>
              <w:top w:val="single" w:sz="6" w:space="0" w:color="auto"/>
              <w:left w:val="single" w:sz="6" w:space="0" w:color="auto"/>
              <w:bottom w:val="single" w:sz="6" w:space="0" w:color="auto"/>
              <w:right w:val="single" w:sz="6" w:space="0" w:color="auto"/>
            </w:tcBorders>
            <w:hideMark/>
          </w:tcPr>
          <w:p w14:paraId="1CED30C6" w14:textId="77777777" w:rsidR="004C02EF" w:rsidRPr="00E77497" w:rsidRDefault="004C02EF" w:rsidP="003A4B22">
            <w:pPr>
              <w:keepNext/>
              <w:spacing w:after="60"/>
            </w:pPr>
            <w:r w:rsidRPr="009C202C">
              <w:t xml:space="preserve">Create a new mutable binding in an environment record. The String value </w:t>
            </w:r>
            <w:r w:rsidRPr="009C202C">
              <w:rPr>
                <w:rFonts w:ascii="Times New Roman" w:hAnsi="Times New Roman"/>
                <w:i/>
              </w:rPr>
              <w:t>N</w:t>
            </w:r>
            <w:r w:rsidRPr="00675B74">
              <w:t xml:space="preserve"> is the text of the bound name.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p>
        </w:tc>
      </w:tr>
      <w:tr w:rsidR="00C0326B" w:rsidRPr="00E77497" w14:paraId="1A09C09E" w14:textId="77777777" w:rsidTr="00C0326B">
        <w:trPr>
          <w:trHeight w:val="1181"/>
          <w:jc w:val="right"/>
        </w:trPr>
        <w:tc>
          <w:tcPr>
            <w:tcW w:w="3162" w:type="dxa"/>
            <w:tcBorders>
              <w:top w:val="single" w:sz="6" w:space="0" w:color="auto"/>
              <w:left w:val="single" w:sz="6" w:space="0" w:color="auto"/>
              <w:bottom w:val="single" w:sz="6" w:space="0" w:color="auto"/>
              <w:right w:val="single" w:sz="6" w:space="0" w:color="auto"/>
            </w:tcBorders>
            <w:hideMark/>
          </w:tcPr>
          <w:p w14:paraId="6A420C8A" w14:textId="77777777" w:rsidR="00C0326B" w:rsidRPr="00E65A34" w:rsidRDefault="00C0326B" w:rsidP="003A4B22">
            <w:pPr>
              <w:keepNext/>
              <w:spacing w:after="60"/>
            </w:pPr>
            <w:r w:rsidRPr="004D1BD1">
              <w:t>SetMutableBinding(N,V, S)</w:t>
            </w:r>
          </w:p>
        </w:tc>
        <w:tc>
          <w:tcPr>
            <w:tcW w:w="5930" w:type="dxa"/>
            <w:tcBorders>
              <w:top w:val="single" w:sz="6" w:space="0" w:color="auto"/>
              <w:left w:val="single" w:sz="6" w:space="0" w:color="auto"/>
              <w:bottom w:val="single" w:sz="6" w:space="0" w:color="auto"/>
              <w:right w:val="single" w:sz="6" w:space="0" w:color="auto"/>
            </w:tcBorders>
            <w:hideMark/>
          </w:tcPr>
          <w:p w14:paraId="02E804B8" w14:textId="77777777" w:rsidR="00C0326B" w:rsidRPr="00E77497" w:rsidRDefault="00C0326B" w:rsidP="003A4B22">
            <w:pPr>
              <w:keepNext/>
              <w:spacing w:after="60"/>
            </w:pPr>
            <w:r w:rsidRPr="009C202C">
              <w:t xml:space="preserve">Set the value of an already existing mutable binding in an environment record. The String value </w:t>
            </w:r>
            <w:r w:rsidRPr="009C202C">
              <w:rPr>
                <w:rFonts w:ascii="Times New Roman" w:hAnsi="Times New Roman"/>
                <w:i/>
              </w:rPr>
              <w:t>N</w:t>
            </w:r>
            <w:r w:rsidRPr="00675B74">
              <w:t xml:space="preserve"> is the text of the bound name. </w:t>
            </w:r>
            <w:r w:rsidRPr="00E77497">
              <w:rPr>
                <w:rFonts w:ascii="Times New Roman" w:hAnsi="Times New Roman"/>
                <w:i/>
              </w:rPr>
              <w:t>V</w:t>
            </w:r>
            <w:r w:rsidRPr="00E77497">
              <w:t xml:space="preserve"> is the value for the binding and may be a value of any ECMAScript language type. </w:t>
            </w:r>
            <w:r w:rsidRPr="00E77497">
              <w:rPr>
                <w:rFonts w:ascii="Times New Roman" w:hAnsi="Times New Roman"/>
                <w:i/>
              </w:rPr>
              <w:t>S</w:t>
            </w:r>
            <w:r w:rsidRPr="00E77497">
              <w:t xml:space="preserve"> is a Boolean flag.  If </w:t>
            </w:r>
            <w:r w:rsidRPr="00E77497">
              <w:rPr>
                <w:rFonts w:ascii="Times New Roman" w:hAnsi="Times New Roman"/>
                <w:i/>
              </w:rPr>
              <w:t>S</w:t>
            </w:r>
            <w:r w:rsidRPr="00E77497">
              <w:t xml:space="preserve"> is </w:t>
            </w:r>
            <w:r w:rsidRPr="00E77497">
              <w:rPr>
                <w:b/>
                <w:spacing w:val="6"/>
              </w:rPr>
              <w:t>true</w:t>
            </w:r>
            <w:r w:rsidRPr="00E77497">
              <w:t xml:space="preserve"> and the binding cannot be set throw a </w:t>
            </w:r>
            <w:r w:rsidRPr="00E77497">
              <w:rPr>
                <w:b/>
              </w:rPr>
              <w:t>TypeError</w:t>
            </w:r>
            <w:r w:rsidRPr="00E77497">
              <w:t xml:space="preserve"> exception. </w:t>
            </w:r>
            <w:r w:rsidRPr="00E77497">
              <w:rPr>
                <w:rFonts w:ascii="Times New Roman" w:hAnsi="Times New Roman"/>
                <w:i/>
              </w:rPr>
              <w:t>S</w:t>
            </w:r>
            <w:r w:rsidRPr="00E77497">
              <w:t xml:space="preserve"> is used to identify strict mode references.</w:t>
            </w:r>
          </w:p>
        </w:tc>
      </w:tr>
      <w:tr w:rsidR="00C0326B" w:rsidRPr="004D1BD1" w14:paraId="7400B888" w14:textId="77777777" w:rsidTr="00C0326B">
        <w:trPr>
          <w:jc w:val="right"/>
        </w:trPr>
        <w:tc>
          <w:tcPr>
            <w:tcW w:w="3162" w:type="dxa"/>
            <w:tcBorders>
              <w:top w:val="single" w:sz="6" w:space="0" w:color="auto"/>
              <w:left w:val="single" w:sz="6" w:space="0" w:color="auto"/>
              <w:bottom w:val="single" w:sz="6" w:space="0" w:color="auto"/>
              <w:right w:val="single" w:sz="6" w:space="0" w:color="auto"/>
            </w:tcBorders>
            <w:hideMark/>
          </w:tcPr>
          <w:p w14:paraId="032F229B" w14:textId="77777777" w:rsidR="00C0326B" w:rsidRPr="00E77497" w:rsidRDefault="00C0326B" w:rsidP="003A4B22">
            <w:pPr>
              <w:keepNext/>
              <w:spacing w:after="60"/>
            </w:pPr>
            <w:r w:rsidRPr="00E77497">
              <w:t>GetBindingValue(N,S)</w:t>
            </w:r>
          </w:p>
        </w:tc>
        <w:tc>
          <w:tcPr>
            <w:tcW w:w="5930" w:type="dxa"/>
            <w:tcBorders>
              <w:top w:val="single" w:sz="6" w:space="0" w:color="auto"/>
              <w:left w:val="single" w:sz="6" w:space="0" w:color="auto"/>
              <w:bottom w:val="single" w:sz="6" w:space="0" w:color="auto"/>
              <w:right w:val="single" w:sz="6" w:space="0" w:color="auto"/>
            </w:tcBorders>
            <w:hideMark/>
          </w:tcPr>
          <w:p w14:paraId="424F3713" w14:textId="77777777" w:rsidR="00C0326B" w:rsidRPr="00E77497" w:rsidRDefault="00C0326B" w:rsidP="003A4B22">
            <w:pPr>
              <w:keepNext/>
              <w:spacing w:after="60"/>
            </w:pPr>
            <w:r w:rsidRPr="00E77497">
              <w:t xml:space="preserve">Returns the value of an already existing binding from an environment record. The String value </w:t>
            </w:r>
            <w:r w:rsidRPr="00E77497">
              <w:rPr>
                <w:rFonts w:ascii="Times New Roman" w:hAnsi="Times New Roman"/>
                <w:i/>
              </w:rPr>
              <w:t>N</w:t>
            </w:r>
            <w:r w:rsidRPr="00E77497">
              <w:t xml:space="preserve"> is the text of the bound name. </w:t>
            </w:r>
            <w:r w:rsidRPr="00E77497">
              <w:rPr>
                <w:rFonts w:ascii="Times New Roman" w:hAnsi="Times New Roman"/>
                <w:i/>
              </w:rPr>
              <w:t>S</w:t>
            </w:r>
            <w:r w:rsidRPr="00E77497">
              <w:t xml:space="preserve"> is used to identify strict mode references. If </w:t>
            </w:r>
            <w:r w:rsidRPr="00E77497">
              <w:rPr>
                <w:rFonts w:ascii="Times New Roman" w:hAnsi="Times New Roman"/>
                <w:i/>
              </w:rPr>
              <w:t>S</w:t>
            </w:r>
            <w:r w:rsidRPr="00E77497">
              <w:t xml:space="preserve"> is </w:t>
            </w:r>
            <w:r w:rsidRPr="00E77497">
              <w:rPr>
                <w:b/>
                <w:spacing w:val="6"/>
              </w:rPr>
              <w:t>true</w:t>
            </w:r>
            <w:r w:rsidRPr="00E77497">
              <w:t xml:space="preserve"> and the binding does not exist or is uninitialised throw a </w:t>
            </w:r>
            <w:r w:rsidRPr="00E77497">
              <w:rPr>
                <w:b/>
              </w:rPr>
              <w:t>ReferenceError</w:t>
            </w:r>
            <w:r w:rsidRPr="00E77497">
              <w:t xml:space="preserve"> exception. </w:t>
            </w:r>
          </w:p>
        </w:tc>
      </w:tr>
      <w:tr w:rsidR="00C0326B" w:rsidRPr="004D1BD1" w14:paraId="56E809D0" w14:textId="77777777" w:rsidTr="00C0326B">
        <w:trPr>
          <w:trHeight w:val="956"/>
          <w:jc w:val="right"/>
        </w:trPr>
        <w:tc>
          <w:tcPr>
            <w:tcW w:w="3162" w:type="dxa"/>
            <w:tcBorders>
              <w:top w:val="single" w:sz="6" w:space="0" w:color="auto"/>
              <w:left w:val="single" w:sz="6" w:space="0" w:color="auto"/>
              <w:bottom w:val="single" w:sz="6" w:space="0" w:color="auto"/>
              <w:right w:val="single" w:sz="6" w:space="0" w:color="auto"/>
            </w:tcBorders>
            <w:hideMark/>
          </w:tcPr>
          <w:p w14:paraId="5AB42813" w14:textId="77777777" w:rsidR="00C0326B" w:rsidRPr="004D1BD1" w:rsidRDefault="00C0326B" w:rsidP="003A4B22">
            <w:pPr>
              <w:keepNext/>
              <w:spacing w:after="60"/>
            </w:pPr>
            <w:r w:rsidRPr="004D1BD1">
              <w:t>DeleteBinding(N)</w:t>
            </w:r>
          </w:p>
        </w:tc>
        <w:tc>
          <w:tcPr>
            <w:tcW w:w="5930" w:type="dxa"/>
            <w:tcBorders>
              <w:top w:val="single" w:sz="6" w:space="0" w:color="auto"/>
              <w:left w:val="single" w:sz="6" w:space="0" w:color="auto"/>
              <w:bottom w:val="single" w:sz="6" w:space="0" w:color="auto"/>
              <w:right w:val="single" w:sz="6" w:space="0" w:color="auto"/>
            </w:tcBorders>
            <w:hideMark/>
          </w:tcPr>
          <w:p w14:paraId="4C7245AE" w14:textId="77777777" w:rsidR="00C0326B" w:rsidRPr="00E77497" w:rsidRDefault="00C0326B" w:rsidP="003A4B22">
            <w:pPr>
              <w:keepNext/>
              <w:spacing w:after="60"/>
            </w:pPr>
            <w:r w:rsidRPr="00E65A34">
              <w:t xml:space="preserve">Delete a binding from an environment record. The String value </w:t>
            </w:r>
            <w:r w:rsidRPr="009C202C">
              <w:rPr>
                <w:rFonts w:ascii="Times New Roman" w:hAnsi="Times New Roman"/>
                <w:i/>
              </w:rPr>
              <w:t>N</w:t>
            </w:r>
            <w:r w:rsidRPr="009C202C">
              <w:t xml:space="preserve"> is the text of the bound name If a binding for </w:t>
            </w:r>
            <w:r w:rsidRPr="009C202C">
              <w:rPr>
                <w:rFonts w:ascii="Times New Roman" w:hAnsi="Times New Roman"/>
                <w:i/>
              </w:rPr>
              <w:t>N</w:t>
            </w:r>
            <w:r w:rsidRPr="00675B74">
              <w:t xml:space="preserve"> exists, remove the binding and return </w:t>
            </w:r>
            <w:r w:rsidRPr="00E77497">
              <w:rPr>
                <w:b/>
              </w:rPr>
              <w:t>true</w:t>
            </w:r>
            <w:r w:rsidRPr="00E77497">
              <w:t xml:space="preserve">. If the binding exists but cannot be removed return </w:t>
            </w:r>
            <w:r w:rsidRPr="00E77497">
              <w:rPr>
                <w:b/>
              </w:rPr>
              <w:t>false</w:t>
            </w:r>
            <w:r w:rsidRPr="00E77497">
              <w:t xml:space="preserve">. If the binding does not exist return </w:t>
            </w:r>
            <w:r w:rsidRPr="00E77497">
              <w:rPr>
                <w:b/>
              </w:rPr>
              <w:t>true</w:t>
            </w:r>
            <w:r w:rsidRPr="00E77497">
              <w:t>.</w:t>
            </w:r>
          </w:p>
        </w:tc>
      </w:tr>
      <w:tr w:rsidR="00FC5053" w:rsidRPr="00606A1B" w14:paraId="4DB389B0" w14:textId="77777777" w:rsidTr="00476EC7">
        <w:trPr>
          <w:jc w:val="right"/>
          <w:ins w:id="5694" w:author="Rev 7 Allen Wirfs-Brock" w:date="2012-05-02T16:34:00Z"/>
        </w:trPr>
        <w:tc>
          <w:tcPr>
            <w:tcW w:w="3162" w:type="dxa"/>
            <w:tcBorders>
              <w:top w:val="single" w:sz="6" w:space="0" w:color="auto"/>
              <w:left w:val="single" w:sz="6" w:space="0" w:color="auto"/>
              <w:bottom w:val="single" w:sz="6" w:space="0" w:color="auto"/>
              <w:right w:val="single" w:sz="6" w:space="0" w:color="auto"/>
            </w:tcBorders>
          </w:tcPr>
          <w:p w14:paraId="1ECD5618" w14:textId="77777777" w:rsidR="00FC5053" w:rsidRDefault="00FC5053" w:rsidP="00F16EA2">
            <w:pPr>
              <w:spacing w:after="60"/>
              <w:rPr>
                <w:ins w:id="5695" w:author="Rev 7 Allen Wirfs-Brock" w:date="2012-05-02T16:34:00Z"/>
              </w:rPr>
            </w:pPr>
            <w:ins w:id="5696" w:author="Rev 7 Allen Wirfs-Brock" w:date="2012-05-02T16:34:00Z">
              <w:r w:rsidRPr="004D1BD1">
                <w:t>Create</w:t>
              </w:r>
              <w:r>
                <w:t>Var</w:t>
              </w:r>
              <w:r w:rsidRPr="004D1BD1">
                <w:t>Binding(N</w:t>
              </w:r>
              <w:r w:rsidRPr="00E65A34">
                <w:t>, D)</w:t>
              </w:r>
            </w:ins>
          </w:p>
        </w:tc>
        <w:tc>
          <w:tcPr>
            <w:tcW w:w="5930" w:type="dxa"/>
            <w:tcBorders>
              <w:top w:val="single" w:sz="6" w:space="0" w:color="auto"/>
              <w:left w:val="single" w:sz="6" w:space="0" w:color="auto"/>
              <w:bottom w:val="single" w:sz="6" w:space="0" w:color="auto"/>
              <w:right w:val="single" w:sz="6" w:space="0" w:color="auto"/>
            </w:tcBorders>
          </w:tcPr>
          <w:p w14:paraId="466C8EEA" w14:textId="77777777" w:rsidR="00FC5053" w:rsidRPr="009C202C" w:rsidRDefault="00FC5053" w:rsidP="005B1DB1">
            <w:pPr>
              <w:spacing w:after="60"/>
              <w:rPr>
                <w:ins w:id="5697" w:author="Rev 7 Allen Wirfs-Brock" w:date="2012-05-02T16:34:00Z"/>
              </w:rPr>
            </w:pPr>
            <w:ins w:id="5698" w:author="Rev 7 Allen Wirfs-Brock" w:date="2012-05-02T16:34:00Z">
              <w:r>
                <w:t xml:space="preserve">Used for global </w:t>
              </w:r>
              <w:r w:rsidRPr="00C0326B">
                <w:rPr>
                  <w:rFonts w:ascii="Courier New" w:hAnsi="Courier New" w:cs="Courier New"/>
                  <w:b/>
                </w:rPr>
                <w:t>var</w:t>
              </w:r>
              <w:r>
                <w:t xml:space="preserve"> and </w:t>
              </w:r>
              <w:r w:rsidRPr="00C0326B">
                <w:rPr>
                  <w:rFonts w:ascii="Courier New" w:hAnsi="Courier New" w:cs="Courier New"/>
                  <w:b/>
                </w:rPr>
                <w:t>function</w:t>
              </w:r>
              <w:r>
                <w:t xml:space="preserve"> bindings. </w:t>
              </w:r>
              <w:r w:rsidRPr="009C202C">
                <w:t xml:space="preserve">Create a new mutable binding in an environment record. The String value </w:t>
              </w:r>
              <w:r w:rsidRPr="009C202C">
                <w:rPr>
                  <w:rFonts w:ascii="Times New Roman" w:hAnsi="Times New Roman"/>
                  <w:i/>
                </w:rPr>
                <w:t>N</w:t>
              </w:r>
              <w:r w:rsidRPr="00675B74">
                <w:t xml:space="preserve"> is the text of the bound name.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r>
                <w:t>This is logically equivalent to CreateMutableBinding but it allows var and function declaration to receive special treatment.</w:t>
              </w:r>
            </w:ins>
          </w:p>
        </w:tc>
      </w:tr>
      <w:tr w:rsidR="00FC5053" w:rsidRPr="00606A1B" w14:paraId="7B603FD6" w14:textId="77777777" w:rsidTr="00476EC7">
        <w:trPr>
          <w:jc w:val="right"/>
          <w:ins w:id="5699" w:author="Rev 7 Allen Wirfs-Brock" w:date="2012-05-01T11:51:00Z"/>
        </w:trPr>
        <w:tc>
          <w:tcPr>
            <w:tcW w:w="3162" w:type="dxa"/>
            <w:tcBorders>
              <w:top w:val="single" w:sz="6" w:space="0" w:color="auto"/>
              <w:left w:val="single" w:sz="6" w:space="0" w:color="auto"/>
              <w:bottom w:val="single" w:sz="6" w:space="0" w:color="auto"/>
              <w:right w:val="single" w:sz="6" w:space="0" w:color="auto"/>
            </w:tcBorders>
          </w:tcPr>
          <w:p w14:paraId="7BB6073D" w14:textId="77777777" w:rsidR="00FC5053" w:rsidRPr="004D1BD1" w:rsidDel="00F16EA2" w:rsidRDefault="00FC5053" w:rsidP="00F16EA2">
            <w:pPr>
              <w:spacing w:after="60"/>
              <w:rPr>
                <w:ins w:id="5700" w:author="Rev 7 Allen Wirfs-Brock" w:date="2012-05-01T11:51:00Z"/>
              </w:rPr>
            </w:pPr>
            <w:ins w:id="5701" w:author="Rev 7 Allen Wirfs-Brock" w:date="2012-05-01T11:54:00Z">
              <w:r>
                <w:t>HasThisBinding</w:t>
              </w:r>
            </w:ins>
            <w:ins w:id="5702" w:author="Rev 7 Allen Wirfs-Brock" w:date="2012-05-01T11:51:00Z">
              <w:r>
                <w:t>()</w:t>
              </w:r>
            </w:ins>
          </w:p>
        </w:tc>
        <w:tc>
          <w:tcPr>
            <w:tcW w:w="5930" w:type="dxa"/>
            <w:tcBorders>
              <w:top w:val="single" w:sz="6" w:space="0" w:color="auto"/>
              <w:left w:val="single" w:sz="6" w:space="0" w:color="auto"/>
              <w:bottom w:val="single" w:sz="6" w:space="0" w:color="auto"/>
              <w:right w:val="single" w:sz="6" w:space="0" w:color="auto"/>
            </w:tcBorders>
          </w:tcPr>
          <w:p w14:paraId="1140BB5B" w14:textId="77777777" w:rsidR="00FC5053" w:rsidRDefault="00FC5053" w:rsidP="005B1DB1">
            <w:pPr>
              <w:spacing w:after="60"/>
              <w:rPr>
                <w:ins w:id="5703" w:author="Rev 7 Allen Wirfs-Brock" w:date="2012-05-01T11:51:00Z"/>
              </w:rPr>
            </w:pPr>
            <w:ins w:id="5704" w:author="Rev 7 Allen Wirfs-Brock" w:date="2012-05-01T11:55:00Z">
              <w:r w:rsidRPr="009C202C">
                <w:t xml:space="preserve">Determine if an </w:t>
              </w:r>
            </w:ins>
            <w:ins w:id="5705" w:author="Rev 7 Allen Wirfs-Brock" w:date="2012-05-01T11:52:00Z">
              <w:r>
                <w:t xml:space="preserve">environment record establishes a </w:t>
              </w:r>
              <w:r w:rsidRPr="005B1DB1">
                <w:rPr>
                  <w:rFonts w:ascii="Courier New" w:hAnsi="Courier New" w:cs="Courier New"/>
                  <w:b/>
                </w:rPr>
                <w:t>this</w:t>
              </w:r>
              <w:r>
                <w:t xml:space="preserve"> binding. </w:t>
              </w:r>
            </w:ins>
            <w:ins w:id="5706" w:author="Rev 7 Allen Wirfs-Brock" w:date="2012-05-01T11:55:00Z">
              <w:r w:rsidRPr="009C202C">
                <w:t xml:space="preserve">Return </w:t>
              </w:r>
              <w:r w:rsidRPr="009C202C">
                <w:rPr>
                  <w:b/>
                  <w:spacing w:val="6"/>
                </w:rPr>
                <w:t>true</w:t>
              </w:r>
              <w:r w:rsidRPr="009C202C">
                <w:t xml:space="preserve"> if it does and </w:t>
              </w:r>
              <w:r w:rsidRPr="00675B74">
                <w:rPr>
                  <w:b/>
                  <w:spacing w:val="6"/>
                </w:rPr>
                <w:t>false</w:t>
              </w:r>
              <w:r w:rsidRPr="00E77497">
                <w:t xml:space="preserve"> if it does not.</w:t>
              </w:r>
            </w:ins>
          </w:p>
        </w:tc>
      </w:tr>
      <w:tr w:rsidR="00FC5053" w:rsidRPr="00606A1B" w14:paraId="36AA8F9C" w14:textId="77777777" w:rsidTr="00476EC7">
        <w:trPr>
          <w:jc w:val="right"/>
          <w:ins w:id="5707" w:author="Rev 7 Allen Wirfs-Brock" w:date="2012-05-01T11:56:00Z"/>
        </w:trPr>
        <w:tc>
          <w:tcPr>
            <w:tcW w:w="3162" w:type="dxa"/>
            <w:tcBorders>
              <w:top w:val="single" w:sz="6" w:space="0" w:color="auto"/>
              <w:left w:val="single" w:sz="6" w:space="0" w:color="auto"/>
              <w:bottom w:val="single" w:sz="6" w:space="0" w:color="auto"/>
              <w:right w:val="single" w:sz="6" w:space="0" w:color="auto"/>
            </w:tcBorders>
          </w:tcPr>
          <w:p w14:paraId="367DF445" w14:textId="77777777" w:rsidR="00FC5053" w:rsidRDefault="00FC5053" w:rsidP="00476EC7">
            <w:pPr>
              <w:spacing w:after="60"/>
              <w:rPr>
                <w:ins w:id="5708" w:author="Rev 7 Allen Wirfs-Brock" w:date="2012-05-01T11:56:00Z"/>
              </w:rPr>
            </w:pPr>
            <w:ins w:id="5709" w:author="Rev 7 Allen Wirfs-Brock" w:date="2012-05-01T11:56:00Z">
              <w:r>
                <w:t>Has</w:t>
              </w:r>
            </w:ins>
            <w:ins w:id="5710" w:author="Rev 7 Allen Wirfs-Brock" w:date="2012-05-01T11:57:00Z">
              <w:r>
                <w:t>Super</w:t>
              </w:r>
            </w:ins>
            <w:ins w:id="5711" w:author="Rev 7 Allen Wirfs-Brock" w:date="2012-05-01T11:56:00Z">
              <w:r>
                <w:t>Binding()</w:t>
              </w:r>
            </w:ins>
          </w:p>
        </w:tc>
        <w:tc>
          <w:tcPr>
            <w:tcW w:w="5930" w:type="dxa"/>
            <w:tcBorders>
              <w:top w:val="single" w:sz="6" w:space="0" w:color="auto"/>
              <w:left w:val="single" w:sz="6" w:space="0" w:color="auto"/>
              <w:bottom w:val="single" w:sz="6" w:space="0" w:color="auto"/>
              <w:right w:val="single" w:sz="6" w:space="0" w:color="auto"/>
            </w:tcBorders>
          </w:tcPr>
          <w:p w14:paraId="1910DAE7" w14:textId="77777777" w:rsidR="00FC5053" w:rsidRPr="009C202C" w:rsidRDefault="00FC5053" w:rsidP="00476EC7">
            <w:pPr>
              <w:spacing w:after="60"/>
              <w:rPr>
                <w:ins w:id="5712" w:author="Rev 7 Allen Wirfs-Brock" w:date="2012-05-01T11:56:00Z"/>
              </w:rPr>
            </w:pPr>
            <w:ins w:id="5713" w:author="Rev 7 Allen Wirfs-Brock" w:date="2012-05-01T11:56:00Z">
              <w:r w:rsidRPr="009C202C">
                <w:t xml:space="preserve">Determine if an </w:t>
              </w:r>
              <w:r>
                <w:t xml:space="preserve">environment record establishes a </w:t>
              </w:r>
            </w:ins>
            <w:ins w:id="5714" w:author="Rev 7 Allen Wirfs-Brock" w:date="2012-05-01T11:57:00Z">
              <w:r>
                <w:rPr>
                  <w:rFonts w:ascii="Courier New" w:hAnsi="Courier New" w:cs="Courier New"/>
                  <w:b/>
                </w:rPr>
                <w:t>super</w:t>
              </w:r>
            </w:ins>
            <w:ins w:id="5715" w:author="Rev 7 Allen Wirfs-Brock" w:date="2012-05-01T11:56:00Z">
              <w:r>
                <w:t xml:space="preserve"> </w:t>
              </w:r>
            </w:ins>
            <w:ins w:id="5716" w:author="Rev 7 Allen Wirfs-Brock" w:date="2012-05-01T11:57:00Z">
              <w:r>
                <w:t xml:space="preserve">method </w:t>
              </w:r>
            </w:ins>
            <w:ins w:id="5717" w:author="Rev 7 Allen Wirfs-Brock" w:date="2012-05-01T11:56:00Z">
              <w:r>
                <w:t xml:space="preserve">binding. </w:t>
              </w:r>
              <w:r w:rsidRPr="009C202C">
                <w:t xml:space="preserve">Return </w:t>
              </w:r>
              <w:r w:rsidRPr="009C202C">
                <w:rPr>
                  <w:b/>
                  <w:spacing w:val="6"/>
                </w:rPr>
                <w:t>true</w:t>
              </w:r>
              <w:r w:rsidRPr="009C202C">
                <w:t xml:space="preserve"> if it does and </w:t>
              </w:r>
              <w:r w:rsidRPr="00675B74">
                <w:rPr>
                  <w:b/>
                  <w:spacing w:val="6"/>
                </w:rPr>
                <w:t>false</w:t>
              </w:r>
              <w:r w:rsidRPr="00E77497">
                <w:t xml:space="preserve"> if it does not.</w:t>
              </w:r>
            </w:ins>
          </w:p>
        </w:tc>
      </w:tr>
      <w:tr w:rsidR="00FC5053" w:rsidRPr="004D1BD1" w14:paraId="3FFEC5A0" w14:textId="77777777" w:rsidTr="00476EC7">
        <w:tblPrEx>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Change w:id="5718" w:author="Rev 6 Allen Wirfs-Brock" w:date="2012-02-23T16:42:00Z">
            <w:tblPrEx>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PrEx>
          </w:tblPrExChange>
        </w:tblPrEx>
        <w:trPr>
          <w:jc w:val="right"/>
          <w:trPrChange w:id="5719" w:author="Rev 6 Allen Wirfs-Brock" w:date="2012-02-23T16:42:00Z">
            <w:trPr>
              <w:gridAfter w:val="0"/>
              <w:jc w:val="right"/>
            </w:trPr>
          </w:trPrChange>
        </w:trPr>
        <w:tc>
          <w:tcPr>
            <w:tcW w:w="3162" w:type="dxa"/>
            <w:tcBorders>
              <w:top w:val="single" w:sz="6" w:space="0" w:color="auto"/>
              <w:left w:val="single" w:sz="6" w:space="0" w:color="auto"/>
              <w:bottom w:val="single" w:sz="6" w:space="0" w:color="auto"/>
              <w:right w:val="single" w:sz="6" w:space="0" w:color="auto"/>
            </w:tcBorders>
            <w:hideMark/>
            <w:tcPrChange w:id="5720" w:author="Rev 6 Allen Wirfs-Brock" w:date="2012-02-23T16:42:00Z">
              <w:tcPr>
                <w:tcW w:w="2926" w:type="dxa"/>
                <w:tcBorders>
                  <w:top w:val="single" w:sz="6" w:space="0" w:color="auto"/>
                  <w:left w:val="single" w:sz="6" w:space="0" w:color="auto"/>
                  <w:bottom w:val="single" w:sz="6" w:space="0" w:color="auto"/>
                  <w:right w:val="single" w:sz="6" w:space="0" w:color="auto"/>
                </w:tcBorders>
                <w:hideMark/>
              </w:tcPr>
            </w:tcPrChange>
          </w:tcPr>
          <w:p w14:paraId="48541648" w14:textId="77777777" w:rsidR="00FC5053" w:rsidRPr="00E65A34" w:rsidRDefault="00FC5053" w:rsidP="00F16EA2">
            <w:pPr>
              <w:spacing w:after="60"/>
            </w:pPr>
            <w:del w:id="5721" w:author="Rev 7 Allen Wirfs-Brock" w:date="2012-04-26T08:08:00Z">
              <w:r w:rsidRPr="004D1BD1" w:rsidDel="00F16EA2">
                <w:delText>ImplicitThisV</w:delText>
              </w:r>
              <w:r w:rsidRPr="00E65A34" w:rsidDel="00F16EA2">
                <w:delText>alue</w:delText>
              </w:r>
            </w:del>
            <w:ins w:id="5722" w:author="Rev 7 Allen Wirfs-Brock" w:date="2012-04-26T08:08:00Z">
              <w:r>
                <w:t>With</w:t>
              </w:r>
            </w:ins>
            <w:ins w:id="5723" w:author="Rev 7 Allen Wirfs-Brock" w:date="2012-04-26T08:10:00Z">
              <w:r>
                <w:t>Base</w:t>
              </w:r>
            </w:ins>
            <w:ins w:id="5724" w:author="Rev 7 Allen Wirfs-Brock" w:date="2012-04-26T08:08:00Z">
              <w:r>
                <w:t>Object</w:t>
              </w:r>
            </w:ins>
            <w:ins w:id="5725" w:author="Rev 7 Allen Wirfs-Brock" w:date="2012-04-26T08:09:00Z">
              <w:r w:rsidRPr="00E65A34">
                <w:t xml:space="preserve"> </w:t>
              </w:r>
            </w:ins>
            <w:r w:rsidRPr="00E65A34">
              <w:t>()</w:t>
            </w:r>
          </w:p>
        </w:tc>
        <w:tc>
          <w:tcPr>
            <w:tcW w:w="5930" w:type="dxa"/>
            <w:tcBorders>
              <w:top w:val="single" w:sz="6" w:space="0" w:color="auto"/>
              <w:left w:val="single" w:sz="6" w:space="0" w:color="auto"/>
              <w:bottom w:val="single" w:sz="6" w:space="0" w:color="auto"/>
              <w:right w:val="single" w:sz="6" w:space="0" w:color="auto"/>
            </w:tcBorders>
            <w:hideMark/>
            <w:tcPrChange w:id="5726" w:author="Rev 6 Allen Wirfs-Brock" w:date="2012-02-23T16:42:00Z">
              <w:tcPr>
                <w:tcW w:w="5930" w:type="dxa"/>
                <w:gridSpan w:val="2"/>
                <w:tcBorders>
                  <w:top w:val="single" w:sz="6" w:space="0" w:color="auto"/>
                  <w:left w:val="single" w:sz="6" w:space="0" w:color="auto"/>
                  <w:bottom w:val="single" w:sz="6" w:space="0" w:color="auto"/>
                  <w:right w:val="single" w:sz="6" w:space="0" w:color="auto"/>
                </w:tcBorders>
                <w:hideMark/>
              </w:tcPr>
            </w:tcPrChange>
          </w:tcPr>
          <w:p w14:paraId="5CE7B45A" w14:textId="77777777" w:rsidR="00FC5053" w:rsidRPr="009C202C" w:rsidRDefault="00FC5053" w:rsidP="00017E44">
            <w:pPr>
              <w:spacing w:after="60"/>
            </w:pPr>
            <w:ins w:id="5727" w:author="Rev 7 Allen Wirfs-Brock" w:date="2012-04-26T08:17:00Z">
              <w:r>
                <w:t xml:space="preserve">If this </w:t>
              </w:r>
            </w:ins>
            <w:ins w:id="5728" w:author="Rev 7 Allen Wirfs-Brock" w:date="2012-04-26T08:18:00Z">
              <w:r>
                <w:t>environment</w:t>
              </w:r>
            </w:ins>
            <w:ins w:id="5729" w:author="Rev 7 Allen Wirfs-Brock" w:date="2012-04-26T08:17:00Z">
              <w:r>
                <w:t xml:space="preserve"> </w:t>
              </w:r>
            </w:ins>
            <w:ins w:id="5730" w:author="Rev 7 Allen Wirfs-Brock" w:date="2012-04-26T08:18:00Z">
              <w:r>
                <w:t xml:space="preserve">record is associated with a </w:t>
              </w:r>
              <w:r w:rsidRPr="00017E44">
                <w:rPr>
                  <w:rFonts w:ascii="Courier New" w:hAnsi="Courier New" w:cs="Courier New"/>
                  <w:b/>
                </w:rPr>
                <w:t>with</w:t>
              </w:r>
              <w:r>
                <w:t xml:space="preserve"> statement, return</w:t>
              </w:r>
            </w:ins>
            <w:ins w:id="5731" w:author="Rev 7 Allen Wirfs-Brock" w:date="2012-04-26T08:19:00Z">
              <w:r>
                <w:t xml:space="preserve"> the with object. Otherwise, return </w:t>
              </w:r>
              <w:r w:rsidRPr="00017E44">
                <w:rPr>
                  <w:rFonts w:ascii="Times New Roman" w:hAnsi="Times New Roman"/>
                  <w:b/>
                </w:rPr>
                <w:t>undefined</w:t>
              </w:r>
              <w:r>
                <w:t xml:space="preserve">. </w:t>
              </w:r>
            </w:ins>
            <w:del w:id="5732" w:author="Rev 7 Allen Wirfs-Brock" w:date="2012-04-26T08:20:00Z">
              <w:r w:rsidRPr="009C202C" w:rsidDel="00017E44">
                <w:delText xml:space="preserve">Returns the value to use as the </w:delText>
              </w:r>
              <w:r w:rsidRPr="009C202C" w:rsidDel="00017E44">
                <w:rPr>
                  <w:b/>
                </w:rPr>
                <w:delText>this</w:delText>
              </w:r>
              <w:r w:rsidRPr="009C202C" w:rsidDel="00017E44">
                <w:delText xml:space="preserve"> value on calls to function objects that are obtained as binding values from this environment record. </w:delText>
              </w:r>
            </w:del>
          </w:p>
        </w:tc>
      </w:tr>
    </w:tbl>
    <w:p w14:paraId="2BF0584D" w14:textId="77777777" w:rsidR="004C02EF" w:rsidRPr="004D1BD1" w:rsidRDefault="004C02EF" w:rsidP="004C02EF">
      <w:pPr>
        <w:spacing w:after="120"/>
      </w:pPr>
    </w:p>
    <w:p w14:paraId="3E785F42" w14:textId="77777777" w:rsidR="004C02EF" w:rsidRPr="009C202C" w:rsidRDefault="004C02EF" w:rsidP="004C02EF">
      <w:pPr>
        <w:pStyle w:val="40"/>
        <w:numPr>
          <w:ilvl w:val="0"/>
          <w:numId w:val="0"/>
        </w:numPr>
      </w:pPr>
      <w:r w:rsidRPr="00E65A34">
        <w:t>10.2.1.1</w:t>
      </w:r>
      <w:r w:rsidRPr="00E65A34">
        <w:tab/>
        <w:t xml:space="preserve">Declarative Environment </w:t>
      </w:r>
      <w:r w:rsidRPr="009C202C">
        <w:t>Records</w:t>
      </w:r>
    </w:p>
    <w:p w14:paraId="2AEB4649" w14:textId="77777777" w:rsidR="004C02EF" w:rsidRPr="00E77497" w:rsidRDefault="004C02EF" w:rsidP="004C02EF">
      <w:r w:rsidRPr="009C202C">
        <w:t>Each declarative environment record is associated with an ECMAScript program scope containing variable</w:t>
      </w:r>
      <w:ins w:id="5733" w:author="Rev 3 Allen Wirfs-Brock" w:date="2011-08-30T17:24:00Z">
        <w:r w:rsidR="00EB385B" w:rsidRPr="009C202C">
          <w:t>, constant,</w:t>
        </w:r>
      </w:ins>
      <w:r w:rsidRPr="00675B74">
        <w:t xml:space="preserve"> and/or function declarations. A declarative environment record binds the set of identifiers defined by the declarations contained with</w:t>
      </w:r>
      <w:r w:rsidRPr="00E77497">
        <w:t>in its scope.</w:t>
      </w:r>
    </w:p>
    <w:p w14:paraId="1EF43A29" w14:textId="77777777" w:rsidR="004C02EF" w:rsidRPr="00E77497" w:rsidRDefault="004C02EF" w:rsidP="004C02EF">
      <w:pPr>
        <w:spacing w:after="120"/>
      </w:pPr>
      <w:r w:rsidRPr="00E77497">
        <w:t xml:space="preserve">In addition to the mutable bindings supported by all Environment Records, declarative environment records also provide for immutable bindings.  An immutable binding is one where the association between an identifier and a value may not be modified once it has been established. Creation and initialisation of </w:t>
      </w:r>
      <w:del w:id="5734" w:author="Rev 3 Allen Wirfs-Brock" w:date="2011-08-30T17:26:00Z">
        <w:r w:rsidRPr="00E77497" w:rsidDel="00BC6B32">
          <w:delText xml:space="preserve">immutable </w:delText>
        </w:r>
      </w:del>
      <w:ins w:id="5735" w:author="Rev 3 Allen Wirfs-Brock" w:date="2011-08-30T17:26:00Z">
        <w:r w:rsidR="00BC6B32" w:rsidRPr="00E77497">
          <w:t xml:space="preserve">declarative </w:t>
        </w:r>
      </w:ins>
      <w:r w:rsidRPr="00E77497">
        <w:t xml:space="preserve">binding are distinct steps so it is possible for such bindings to exist in either an initialised or uninitialised state. Declarative environment records support the methods listed in </w:t>
      </w:r>
      <w:ins w:id="5736" w:author="Rev 8 Allen Wirfs-Brock" w:date="2012-06-13T12:44:00Z">
        <w:r w:rsidR="00386630">
          <w:fldChar w:fldCharType="begin"/>
        </w:r>
        <w:r w:rsidR="00386630">
          <w:instrText xml:space="preserve"> REF _Ref327354825 \h </w:instrText>
        </w:r>
      </w:ins>
      <w:r w:rsidR="00386630">
        <w:fldChar w:fldCharType="separate"/>
      </w:r>
      <w:ins w:id="5737" w:author="Rev 8 Allen Wirfs-Brock" w:date="2012-06-15T19:42:00Z">
        <w:r w:rsidR="00606E07">
          <w:t xml:space="preserve">Table </w:t>
        </w:r>
        <w:r w:rsidR="00606E07">
          <w:rPr>
            <w:noProof/>
          </w:rPr>
          <w:t>20</w:t>
        </w:r>
      </w:ins>
      <w:ins w:id="5738" w:author="Rev 8 Allen Wirfs-Brock" w:date="2012-06-13T12:44:00Z">
        <w:r w:rsidR="00386630">
          <w:fldChar w:fldCharType="end"/>
        </w:r>
      </w:ins>
      <w:ins w:id="5739" w:author="Rev 8 Allen Wirfs-Brock" w:date="2012-06-13T12:45:00Z">
        <w:r w:rsidR="00386630">
          <w:t xml:space="preserve"> </w:t>
        </w:r>
      </w:ins>
      <w:r w:rsidRPr="00E77497">
        <w:t>in addition to the Environment Record abstract specification methods:</w:t>
      </w:r>
    </w:p>
    <w:p w14:paraId="1A67EFFE" w14:textId="77777777" w:rsidR="004C02EF" w:rsidRPr="00E77497" w:rsidRDefault="00386630" w:rsidP="00AA1FF6">
      <w:pPr>
        <w:pStyle w:val="Tabletitle"/>
      </w:pPr>
      <w:bookmarkStart w:id="5740" w:name="_Ref327354825"/>
      <w:ins w:id="5741" w:author="Rev 8 Allen Wirfs-Brock" w:date="2012-06-13T12:44:00Z">
        <w:r>
          <w:t xml:space="preserve">Table </w:t>
        </w:r>
        <w:r>
          <w:fldChar w:fldCharType="begin"/>
        </w:r>
        <w:r>
          <w:instrText xml:space="preserve"> SEQ Table \* ARABIC </w:instrText>
        </w:r>
      </w:ins>
      <w:r>
        <w:fldChar w:fldCharType="separate"/>
      </w:r>
      <w:ins w:id="5742" w:author="Rev 10 Allen Wirfs-Brock" w:date="2012-09-24T14:04:00Z">
        <w:r w:rsidR="002166A8">
          <w:rPr>
            <w:noProof/>
          </w:rPr>
          <w:t>20</w:t>
        </w:r>
      </w:ins>
      <w:ins w:id="5743" w:author="Rev 8 Allen Wirfs-Brock" w:date="2012-06-13T12:44:00Z">
        <w:r>
          <w:fldChar w:fldCharType="end"/>
        </w:r>
      </w:ins>
      <w:bookmarkEnd w:id="5740"/>
      <w:ins w:id="5744" w:author="Allen Wirfs-Brock" w:date="2011-07-02T13:30:00Z">
        <w:r w:rsidR="008962D8" w:rsidRPr="00E77497">
          <w:t xml:space="preserve"> </w:t>
        </w:r>
      </w:ins>
      <w:r w:rsidR="004C02EF" w:rsidRPr="00E77497">
        <w:t>— Additional Methods of Declarative Environment Records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Change w:id="5745" w:author="Rev 6 Allen Wirfs-Brock" w:date="2012-02-23T16:42:00Z">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PrChange>
      </w:tblPr>
      <w:tblGrid>
        <w:gridCol w:w="3033"/>
        <w:gridCol w:w="5930"/>
        <w:tblGridChange w:id="5746">
          <w:tblGrid>
            <w:gridCol w:w="3033"/>
            <w:gridCol w:w="5930"/>
          </w:tblGrid>
        </w:tblGridChange>
      </w:tblGrid>
      <w:tr w:rsidR="004C02EF" w:rsidRPr="004D1BD1" w14:paraId="20F786AA" w14:textId="77777777" w:rsidTr="00550FEB">
        <w:trPr>
          <w:trHeight w:val="320"/>
          <w:jc w:val="center"/>
          <w:trPrChange w:id="5747" w:author="Rev 6 Allen Wirfs-Brock" w:date="2012-02-23T16:42:00Z">
            <w:trPr>
              <w:trHeight w:val="320"/>
              <w:jc w:val="center"/>
            </w:trPr>
          </w:trPrChange>
        </w:trPr>
        <w:tc>
          <w:tcPr>
            <w:tcW w:w="3033" w:type="dxa"/>
            <w:tcBorders>
              <w:top w:val="single" w:sz="12" w:space="0" w:color="000000"/>
              <w:left w:val="single" w:sz="6" w:space="0" w:color="000000"/>
              <w:bottom w:val="single" w:sz="6" w:space="0" w:color="000000"/>
              <w:right w:val="nil"/>
            </w:tcBorders>
            <w:shd w:val="solid" w:color="C0C0C0" w:fill="FFFFFF"/>
            <w:hideMark/>
            <w:tcPrChange w:id="5748" w:author="Rev 6 Allen Wirfs-Brock" w:date="2012-02-23T16:42:00Z">
              <w:tcPr>
                <w:tcW w:w="3033" w:type="dxa"/>
                <w:tcBorders>
                  <w:top w:val="single" w:sz="12" w:space="0" w:color="000000"/>
                  <w:left w:val="single" w:sz="6" w:space="0" w:color="000000"/>
                  <w:bottom w:val="single" w:sz="6" w:space="0" w:color="000000"/>
                  <w:right w:val="nil"/>
                </w:tcBorders>
                <w:shd w:val="solid" w:color="C0C0C0" w:fill="FFFFFF"/>
                <w:hideMark/>
              </w:tcPr>
            </w:tcPrChange>
          </w:tcPr>
          <w:p w14:paraId="206EA67D"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Method</w:t>
            </w:r>
          </w:p>
        </w:tc>
        <w:tc>
          <w:tcPr>
            <w:tcW w:w="5930" w:type="dxa"/>
            <w:tcBorders>
              <w:top w:val="single" w:sz="12" w:space="0" w:color="000000"/>
              <w:left w:val="nil"/>
              <w:bottom w:val="single" w:sz="6" w:space="0" w:color="000000"/>
              <w:right w:val="single" w:sz="6" w:space="0" w:color="000000"/>
            </w:tcBorders>
            <w:shd w:val="solid" w:color="C0C0C0" w:fill="FFFFFF"/>
            <w:hideMark/>
            <w:tcPrChange w:id="5749" w:author="Rev 6 Allen Wirfs-Brock" w:date="2012-02-23T16:42:00Z">
              <w:tcPr>
                <w:tcW w:w="5930" w:type="dxa"/>
                <w:tcBorders>
                  <w:top w:val="single" w:sz="12" w:space="0" w:color="000000"/>
                  <w:left w:val="nil"/>
                  <w:bottom w:val="single" w:sz="6" w:space="0" w:color="000000"/>
                  <w:right w:val="single" w:sz="6" w:space="0" w:color="000000"/>
                </w:tcBorders>
                <w:shd w:val="solid" w:color="C0C0C0" w:fill="FFFFFF"/>
                <w:hideMark/>
              </w:tcPr>
            </w:tcPrChange>
          </w:tcPr>
          <w:p w14:paraId="4FF5BA43"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Purpose</w:t>
            </w:r>
          </w:p>
        </w:tc>
      </w:tr>
      <w:tr w:rsidR="004C02EF" w:rsidRPr="004D1BD1" w14:paraId="34D5671C" w14:textId="77777777" w:rsidTr="00550FEB">
        <w:trPr>
          <w:jc w:val="center"/>
          <w:trPrChange w:id="5750" w:author="Rev 6 Allen Wirfs-Brock" w:date="2012-02-23T16:42:00Z">
            <w:trPr>
              <w:jc w:val="center"/>
            </w:trPr>
          </w:trPrChange>
        </w:trPr>
        <w:tc>
          <w:tcPr>
            <w:tcW w:w="3033" w:type="dxa"/>
            <w:tcBorders>
              <w:top w:val="single" w:sz="6" w:space="0" w:color="auto"/>
              <w:left w:val="single" w:sz="6" w:space="0" w:color="auto"/>
              <w:bottom w:val="single" w:sz="6" w:space="0" w:color="auto"/>
              <w:right w:val="single" w:sz="6" w:space="0" w:color="auto"/>
            </w:tcBorders>
            <w:hideMark/>
            <w:tcPrChange w:id="5751" w:author="Rev 6 Allen Wirfs-Brock" w:date="2012-02-23T16:42:00Z">
              <w:tcPr>
                <w:tcW w:w="3033" w:type="dxa"/>
                <w:tcBorders>
                  <w:top w:val="single" w:sz="6" w:space="0" w:color="auto"/>
                  <w:left w:val="single" w:sz="6" w:space="0" w:color="auto"/>
                  <w:bottom w:val="single" w:sz="6" w:space="0" w:color="auto"/>
                  <w:right w:val="single" w:sz="6" w:space="0" w:color="auto"/>
                </w:tcBorders>
                <w:hideMark/>
              </w:tcPr>
            </w:tcPrChange>
          </w:tcPr>
          <w:p w14:paraId="52F5F7EE" w14:textId="77777777" w:rsidR="004C02EF" w:rsidRPr="00E65A34" w:rsidRDefault="004C02EF" w:rsidP="003A4B22">
            <w:pPr>
              <w:keepNext/>
              <w:spacing w:after="60"/>
            </w:pPr>
            <w:r w:rsidRPr="004D1BD1">
              <w:t>CreateImmutableBinding(N)</w:t>
            </w:r>
          </w:p>
        </w:tc>
        <w:tc>
          <w:tcPr>
            <w:tcW w:w="5930" w:type="dxa"/>
            <w:tcBorders>
              <w:top w:val="single" w:sz="6" w:space="0" w:color="auto"/>
              <w:left w:val="single" w:sz="6" w:space="0" w:color="auto"/>
              <w:bottom w:val="single" w:sz="6" w:space="0" w:color="auto"/>
              <w:right w:val="single" w:sz="6" w:space="0" w:color="auto"/>
            </w:tcBorders>
            <w:hideMark/>
            <w:tcPrChange w:id="5752" w:author="Rev 6 Allen Wirfs-Brock" w:date="2012-02-23T16:42:00Z">
              <w:tcPr>
                <w:tcW w:w="5930" w:type="dxa"/>
                <w:tcBorders>
                  <w:top w:val="single" w:sz="6" w:space="0" w:color="auto"/>
                  <w:left w:val="single" w:sz="6" w:space="0" w:color="auto"/>
                  <w:bottom w:val="single" w:sz="6" w:space="0" w:color="auto"/>
                  <w:right w:val="single" w:sz="6" w:space="0" w:color="auto"/>
                </w:tcBorders>
                <w:hideMark/>
              </w:tcPr>
            </w:tcPrChange>
          </w:tcPr>
          <w:p w14:paraId="41354CF0" w14:textId="77777777" w:rsidR="004C02EF" w:rsidRPr="00675B74" w:rsidRDefault="004C02EF" w:rsidP="003A4B22">
            <w:pPr>
              <w:keepNext/>
              <w:spacing w:after="60"/>
            </w:pPr>
            <w:r w:rsidRPr="009C202C">
              <w:t xml:space="preserve">Create a new but uninitialised immutable binding in an environment record. The String value </w:t>
            </w:r>
            <w:r w:rsidRPr="009C202C">
              <w:rPr>
                <w:rFonts w:ascii="Times New Roman" w:hAnsi="Times New Roman"/>
                <w:i/>
              </w:rPr>
              <w:t>N</w:t>
            </w:r>
            <w:r w:rsidRPr="00675B74">
              <w:t xml:space="preserve"> is the text of the bound name.</w:t>
            </w:r>
          </w:p>
        </w:tc>
      </w:tr>
      <w:tr w:rsidR="004C02EF" w:rsidRPr="004D1BD1" w14:paraId="47BE14DE" w14:textId="77777777" w:rsidTr="00550FEB">
        <w:trPr>
          <w:jc w:val="center"/>
          <w:trPrChange w:id="5753" w:author="Rev 6 Allen Wirfs-Brock" w:date="2012-02-23T16:42:00Z">
            <w:trPr>
              <w:jc w:val="center"/>
            </w:trPr>
          </w:trPrChange>
        </w:trPr>
        <w:tc>
          <w:tcPr>
            <w:tcW w:w="3033" w:type="dxa"/>
            <w:tcBorders>
              <w:top w:val="single" w:sz="6" w:space="0" w:color="auto"/>
              <w:left w:val="single" w:sz="6" w:space="0" w:color="auto"/>
              <w:bottom w:val="single" w:sz="6" w:space="0" w:color="auto"/>
              <w:right w:val="single" w:sz="6" w:space="0" w:color="auto"/>
            </w:tcBorders>
            <w:hideMark/>
            <w:tcPrChange w:id="5754" w:author="Rev 6 Allen Wirfs-Brock" w:date="2012-02-23T16:42:00Z">
              <w:tcPr>
                <w:tcW w:w="3033" w:type="dxa"/>
                <w:tcBorders>
                  <w:top w:val="single" w:sz="6" w:space="0" w:color="auto"/>
                  <w:left w:val="single" w:sz="6" w:space="0" w:color="auto"/>
                  <w:bottom w:val="single" w:sz="6" w:space="0" w:color="auto"/>
                  <w:right w:val="single" w:sz="6" w:space="0" w:color="auto"/>
                </w:tcBorders>
                <w:hideMark/>
              </w:tcPr>
            </w:tcPrChange>
          </w:tcPr>
          <w:p w14:paraId="79E1616E" w14:textId="77777777" w:rsidR="004C02EF" w:rsidRPr="009C202C" w:rsidRDefault="004C02EF" w:rsidP="00BC6B32">
            <w:pPr>
              <w:spacing w:after="60"/>
            </w:pPr>
            <w:r w:rsidRPr="004D1BD1">
              <w:t>Initialize</w:t>
            </w:r>
            <w:del w:id="5755" w:author="Rev 3 Allen Wirfs-Brock" w:date="2011-08-30T17:30:00Z">
              <w:r w:rsidRPr="00E65A34" w:rsidDel="00BC6B32">
                <w:delText>Immutable</w:delText>
              </w:r>
            </w:del>
            <w:r w:rsidRPr="009C202C">
              <w:t>Binding(N,V)</w:t>
            </w:r>
          </w:p>
        </w:tc>
        <w:tc>
          <w:tcPr>
            <w:tcW w:w="5930" w:type="dxa"/>
            <w:tcBorders>
              <w:top w:val="single" w:sz="6" w:space="0" w:color="auto"/>
              <w:left w:val="single" w:sz="6" w:space="0" w:color="auto"/>
              <w:bottom w:val="single" w:sz="6" w:space="0" w:color="auto"/>
              <w:right w:val="single" w:sz="6" w:space="0" w:color="auto"/>
            </w:tcBorders>
            <w:hideMark/>
            <w:tcPrChange w:id="5756" w:author="Rev 6 Allen Wirfs-Brock" w:date="2012-02-23T16:42:00Z">
              <w:tcPr>
                <w:tcW w:w="5930" w:type="dxa"/>
                <w:tcBorders>
                  <w:top w:val="single" w:sz="6" w:space="0" w:color="auto"/>
                  <w:left w:val="single" w:sz="6" w:space="0" w:color="auto"/>
                  <w:bottom w:val="single" w:sz="6" w:space="0" w:color="auto"/>
                  <w:right w:val="single" w:sz="6" w:space="0" w:color="auto"/>
                </w:tcBorders>
                <w:hideMark/>
              </w:tcPr>
            </w:tcPrChange>
          </w:tcPr>
          <w:p w14:paraId="5663A502" w14:textId="77777777" w:rsidR="004C02EF" w:rsidRPr="00E77497" w:rsidRDefault="004C02EF" w:rsidP="00BC6B32">
            <w:pPr>
              <w:spacing w:after="60"/>
            </w:pPr>
            <w:r w:rsidRPr="009C202C">
              <w:t xml:space="preserve">Set the value of an already existing but uninitialised </w:t>
            </w:r>
            <w:del w:id="5757" w:author="Rev 3 Allen Wirfs-Brock" w:date="2011-08-30T17:30:00Z">
              <w:r w:rsidRPr="009C202C" w:rsidDel="00BC6B32">
                <w:delText xml:space="preserve">immutable </w:delText>
              </w:r>
            </w:del>
            <w:r w:rsidRPr="00675B74">
              <w:t xml:space="preserve">binding in an environment record. The String value </w:t>
            </w:r>
            <w:r w:rsidRPr="00E77497">
              <w:rPr>
                <w:rFonts w:ascii="Times New Roman" w:hAnsi="Times New Roman"/>
                <w:i/>
              </w:rPr>
              <w:t>N</w:t>
            </w:r>
            <w:r w:rsidRPr="00E77497">
              <w:t xml:space="preserve"> is the text of the bound name. </w:t>
            </w:r>
            <w:r w:rsidRPr="00E77497">
              <w:rPr>
                <w:rFonts w:ascii="Times New Roman" w:hAnsi="Times New Roman"/>
                <w:i/>
              </w:rPr>
              <w:t>V</w:t>
            </w:r>
            <w:r w:rsidRPr="00E77497">
              <w:t xml:space="preserve"> is the value for the binding and is a value of any ECMAScript language type. </w:t>
            </w:r>
          </w:p>
        </w:tc>
      </w:tr>
    </w:tbl>
    <w:p w14:paraId="62336C00" w14:textId="77777777" w:rsidR="004C02EF" w:rsidRPr="004D1BD1" w:rsidRDefault="004C02EF" w:rsidP="004C02EF"/>
    <w:p w14:paraId="69C336A8" w14:textId="77777777" w:rsidR="004C02EF" w:rsidRPr="00E65A34" w:rsidRDefault="004C02EF" w:rsidP="004C02EF">
      <w:r w:rsidRPr="00E65A34">
        <w:t>The behaviour of the concrete specification methods for Declarative Environment Records is defined by the following algorithms.</w:t>
      </w:r>
    </w:p>
    <w:p w14:paraId="0114B223" w14:textId="77777777" w:rsidR="004C02EF" w:rsidRPr="009C202C" w:rsidRDefault="004C02EF" w:rsidP="004C02EF">
      <w:pPr>
        <w:pStyle w:val="51"/>
        <w:numPr>
          <w:ilvl w:val="0"/>
          <w:numId w:val="0"/>
        </w:numPr>
      </w:pPr>
      <w:r w:rsidRPr="009C202C">
        <w:t>10.2.1.1.1</w:t>
      </w:r>
      <w:r w:rsidRPr="009C202C">
        <w:tab/>
        <w:t>HasBinding(N)</w:t>
      </w:r>
    </w:p>
    <w:p w14:paraId="120299CC" w14:textId="77777777" w:rsidR="004C02EF" w:rsidRPr="009C202C" w:rsidRDefault="004C02EF" w:rsidP="004C02EF">
      <w:r w:rsidRPr="009C202C">
        <w:t>The concrete environment record method HasBinding for declarative environment records simply determines if the argument identifier is one of the identifiers bound by the record:</w:t>
      </w:r>
    </w:p>
    <w:p w14:paraId="08D2D99E" w14:textId="77777777" w:rsidR="004C02EF" w:rsidRPr="00E77497" w:rsidRDefault="004C02EF" w:rsidP="009A20C6">
      <w:pPr>
        <w:pStyle w:val="Alg4"/>
        <w:numPr>
          <w:ilvl w:val="0"/>
          <w:numId w:val="356"/>
        </w:numPr>
      </w:pPr>
      <w:r w:rsidRPr="00675B74">
        <w:t xml:space="preserve">Let </w:t>
      </w:r>
      <w:r w:rsidRPr="00E77497">
        <w:rPr>
          <w:i/>
        </w:rPr>
        <w:t xml:space="preserve">envRec </w:t>
      </w:r>
      <w:r w:rsidRPr="00E77497">
        <w:t>be the declarative environment record for which the method was invoked.</w:t>
      </w:r>
    </w:p>
    <w:p w14:paraId="1BF32B59" w14:textId="77777777" w:rsidR="004C02EF" w:rsidRPr="00E77497" w:rsidRDefault="004C02EF" w:rsidP="009A20C6">
      <w:pPr>
        <w:pStyle w:val="Alg4"/>
        <w:numPr>
          <w:ilvl w:val="0"/>
          <w:numId w:val="356"/>
        </w:numPr>
      </w:pPr>
      <w:r w:rsidRPr="00E77497">
        <w:t xml:space="preserve">If </w:t>
      </w:r>
      <w:r w:rsidRPr="00E77497">
        <w:rPr>
          <w:i/>
        </w:rPr>
        <w:t>envRec</w:t>
      </w:r>
      <w:r w:rsidRPr="00E77497">
        <w:t xml:space="preserve"> has a binding for the name that is the value of </w:t>
      </w:r>
      <w:r w:rsidRPr="00E77497">
        <w:rPr>
          <w:i/>
        </w:rPr>
        <w:t>N</w:t>
      </w:r>
      <w:r w:rsidRPr="00E77497">
        <w:t xml:space="preserve">, return </w:t>
      </w:r>
      <w:r w:rsidRPr="00E77497">
        <w:rPr>
          <w:b/>
        </w:rPr>
        <w:t>true</w:t>
      </w:r>
      <w:r w:rsidRPr="00E77497">
        <w:t>.</w:t>
      </w:r>
    </w:p>
    <w:p w14:paraId="5AD2C637" w14:textId="77777777" w:rsidR="004C02EF" w:rsidRPr="00E77497" w:rsidRDefault="004C02EF" w:rsidP="009A20C6">
      <w:pPr>
        <w:pStyle w:val="Alg4"/>
        <w:numPr>
          <w:ilvl w:val="0"/>
          <w:numId w:val="356"/>
        </w:numPr>
        <w:spacing w:after="240"/>
      </w:pPr>
      <w:r w:rsidRPr="00E77497">
        <w:t xml:space="preserve">If it does not have such a binding, return </w:t>
      </w:r>
      <w:r w:rsidRPr="00E77497">
        <w:rPr>
          <w:b/>
        </w:rPr>
        <w:t>false</w:t>
      </w:r>
      <w:r w:rsidRPr="00E77497">
        <w:t>.</w:t>
      </w:r>
    </w:p>
    <w:p w14:paraId="630B1C1C" w14:textId="77777777" w:rsidR="004C02EF" w:rsidRPr="00E77497" w:rsidRDefault="004C02EF" w:rsidP="004C02EF">
      <w:pPr>
        <w:pStyle w:val="51"/>
        <w:numPr>
          <w:ilvl w:val="0"/>
          <w:numId w:val="0"/>
        </w:numPr>
      </w:pPr>
      <w:r w:rsidRPr="00E77497">
        <w:t>10.2.1.1.2</w:t>
      </w:r>
      <w:r w:rsidRPr="00E77497">
        <w:tab/>
        <w:t>CreateMutableBinding (N, D)</w:t>
      </w:r>
    </w:p>
    <w:p w14:paraId="3C424486" w14:textId="77777777" w:rsidR="004C02EF" w:rsidRPr="00E77497" w:rsidRDefault="004C02EF" w:rsidP="004C02EF">
      <w:r w:rsidRPr="00E77497">
        <w:t xml:space="preserve">The concrete Environment Record method CreateMutableBinding for declarative environment records creates a new mutable binding for the name </w:t>
      </w:r>
      <w:r w:rsidRPr="00E77497">
        <w:rPr>
          <w:rFonts w:ascii="Times New Roman" w:hAnsi="Times New Roman"/>
          <w:i/>
        </w:rPr>
        <w:t>N</w:t>
      </w:r>
      <w:r w:rsidRPr="00E77497">
        <w:t xml:space="preserve"> that is initialised to the value </w:t>
      </w:r>
      <w:r w:rsidRPr="00E77497">
        <w:rPr>
          <w:b/>
        </w:rPr>
        <w:t>undefined</w:t>
      </w:r>
      <w:r w:rsidRPr="00E77497">
        <w:t xml:space="preserve">.  A binding must not already exist in this Environment Record for </w:t>
      </w:r>
      <w:r w:rsidRPr="00E77497">
        <w:rPr>
          <w:rFonts w:ascii="Times New Roman" w:hAnsi="Times New Roman"/>
          <w:i/>
        </w:rPr>
        <w:t>N</w:t>
      </w:r>
      <w:r w:rsidRPr="00E77497">
        <w:t xml:space="preserve">. 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binding is marked as being subject to deletion.</w:t>
      </w:r>
    </w:p>
    <w:p w14:paraId="554BA72A" w14:textId="77777777" w:rsidR="004C02EF" w:rsidRPr="00E77497" w:rsidRDefault="004C02EF" w:rsidP="009A20C6">
      <w:pPr>
        <w:pStyle w:val="Alg4"/>
        <w:numPr>
          <w:ilvl w:val="0"/>
          <w:numId w:val="357"/>
        </w:numPr>
      </w:pPr>
      <w:r w:rsidRPr="00E77497">
        <w:t xml:space="preserve">Let </w:t>
      </w:r>
      <w:r w:rsidRPr="00E77497">
        <w:rPr>
          <w:i/>
        </w:rPr>
        <w:t xml:space="preserve">envRec </w:t>
      </w:r>
      <w:r w:rsidRPr="00E77497">
        <w:t>be the declarative environment record for which the method was invoked.</w:t>
      </w:r>
    </w:p>
    <w:p w14:paraId="5258D1F8" w14:textId="77777777" w:rsidR="004C02EF" w:rsidRPr="00E77497" w:rsidRDefault="004C02EF" w:rsidP="009A20C6">
      <w:pPr>
        <w:pStyle w:val="Alg4"/>
        <w:numPr>
          <w:ilvl w:val="0"/>
          <w:numId w:val="357"/>
        </w:numPr>
      </w:pPr>
      <w:r w:rsidRPr="00E77497">
        <w:t xml:space="preserve">Assert: </w:t>
      </w:r>
      <w:r w:rsidRPr="00E77497">
        <w:rPr>
          <w:i/>
        </w:rPr>
        <w:t>envRec</w:t>
      </w:r>
      <w:r w:rsidRPr="00E77497">
        <w:t xml:space="preserve"> does not already have a binding for </w:t>
      </w:r>
      <w:r w:rsidRPr="00E77497">
        <w:rPr>
          <w:i/>
        </w:rPr>
        <w:t>N</w:t>
      </w:r>
      <w:r w:rsidRPr="00E77497">
        <w:t>.</w:t>
      </w:r>
    </w:p>
    <w:p w14:paraId="347BFD86" w14:textId="77777777" w:rsidR="004C02EF" w:rsidRPr="00E77497" w:rsidRDefault="004C02EF" w:rsidP="00C24EEA">
      <w:pPr>
        <w:pStyle w:val="Alg4"/>
        <w:numPr>
          <w:ilvl w:val="0"/>
          <w:numId w:val="357"/>
        </w:numPr>
        <w:spacing w:after="120"/>
        <w:contextualSpacing/>
      </w:pPr>
      <w:r w:rsidRPr="00E77497">
        <w:t xml:space="preserve">Create a mutable binding in </w:t>
      </w:r>
      <w:r w:rsidRPr="00E77497">
        <w:rPr>
          <w:i/>
        </w:rPr>
        <w:t>envRec</w:t>
      </w:r>
      <w:r w:rsidRPr="00E77497">
        <w:t xml:space="preserve"> for </w:t>
      </w:r>
      <w:r w:rsidRPr="00E77497">
        <w:rPr>
          <w:i/>
        </w:rPr>
        <w:t>N</w:t>
      </w:r>
      <w:r w:rsidRPr="00E77497">
        <w:t xml:space="preserve"> and </w:t>
      </w:r>
      <w:ins w:id="5758" w:author="Rev 3 Allen Wirfs-Brock" w:date="2011-08-30T18:12:00Z">
        <w:r w:rsidR="00CD21C3" w:rsidRPr="00E77497">
          <w:t>and record that it is uninitialised</w:t>
        </w:r>
      </w:ins>
      <w:del w:id="5759" w:author="Rev 3 Allen Wirfs-Brock" w:date="2011-08-30T18:12:00Z">
        <w:r w:rsidRPr="00E77497" w:rsidDel="00CD21C3">
          <w:delText xml:space="preserve">set its bound value to </w:delText>
        </w:r>
        <w:r w:rsidRPr="00E77497" w:rsidDel="00CD21C3">
          <w:rPr>
            <w:b/>
          </w:rPr>
          <w:delText>undefined</w:delText>
        </w:r>
      </w:del>
      <w:r w:rsidRPr="00E77497">
        <w:t xml:space="preserve">. If </w:t>
      </w:r>
      <w:r w:rsidRPr="00E77497">
        <w:rPr>
          <w:i/>
        </w:rPr>
        <w:t>D</w:t>
      </w:r>
      <w:r w:rsidRPr="00E77497">
        <w:t xml:space="preserve"> is true record that the newly created binding may be deleted by a subsequent DeleteBinding call.</w:t>
      </w:r>
    </w:p>
    <w:p w14:paraId="13B9BCC6" w14:textId="77777777" w:rsidR="00C24EEA" w:rsidRDefault="00C24EEA" w:rsidP="00C24EEA">
      <w:pPr>
        <w:pStyle w:val="Alg4"/>
        <w:numPr>
          <w:ilvl w:val="0"/>
          <w:numId w:val="357"/>
        </w:numPr>
        <w:spacing w:after="120"/>
        <w:rPr>
          <w:ins w:id="5760" w:author="Rev 9 Allen Wirfs-Brock" w:date="2012-07-08T14:06:00Z"/>
        </w:rPr>
      </w:pPr>
      <w:ins w:id="5761" w:author="Rev 9 Allen Wirfs-Brock" w:date="2012-07-08T14:06:00Z">
        <w:r>
          <w:t>Return NormalCompetion(</w:t>
        </w:r>
        <w:r w:rsidRPr="00A9140A">
          <w:rPr>
            <w:rFonts w:ascii="Arial" w:hAnsi="Arial" w:cs="Arial"/>
          </w:rPr>
          <w:t>empty</w:t>
        </w:r>
        <w:r>
          <w:t>)</w:t>
        </w:r>
      </w:ins>
    </w:p>
    <w:p w14:paraId="578BA928" w14:textId="77777777" w:rsidR="004C02EF" w:rsidRPr="00E77497" w:rsidRDefault="004C02EF" w:rsidP="004C02EF">
      <w:pPr>
        <w:pStyle w:val="51"/>
        <w:numPr>
          <w:ilvl w:val="0"/>
          <w:numId w:val="0"/>
        </w:numPr>
      </w:pPr>
      <w:r w:rsidRPr="00E77497">
        <w:t>10.2.1.1.3</w:t>
      </w:r>
      <w:r w:rsidRPr="00E77497">
        <w:tab/>
        <w:t>SetMutableBinding (N,V,S)</w:t>
      </w:r>
    </w:p>
    <w:p w14:paraId="23E54A56" w14:textId="77777777" w:rsidR="004C02EF" w:rsidRPr="00E77497" w:rsidRDefault="004C02EF" w:rsidP="004C02EF">
      <w:r w:rsidRPr="00E77497">
        <w:t xml:space="preserve">The concrete Environment Record method SetMutableBinding for declarative environment records attempts to change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 binding for </w:t>
      </w:r>
      <w:r w:rsidRPr="00E77497">
        <w:rPr>
          <w:rFonts w:ascii="Times New Roman" w:hAnsi="Times New Roman"/>
          <w:i/>
        </w:rPr>
        <w:t>N</w:t>
      </w:r>
      <w:r w:rsidRPr="00E77497">
        <w:t xml:space="preserve"> must already exist. If the binding is an immutable binding, a </w:t>
      </w:r>
      <w:r w:rsidRPr="00E77497">
        <w:rPr>
          <w:b/>
        </w:rPr>
        <w:t>TypeError</w:t>
      </w:r>
      <w:r w:rsidRPr="00E77497">
        <w:t xml:space="preserve"> </w:t>
      </w:r>
      <w:r w:rsidRPr="00E77497">
        <w:rPr>
          <w:rFonts w:cs="Arial"/>
        </w:rPr>
        <w:t>is thrown if</w:t>
      </w:r>
      <w:r w:rsidRPr="00E77497">
        <w:rPr>
          <w:rFonts w:ascii="Times New Roman" w:hAnsi="Times New Roman"/>
        </w:rPr>
        <w:t xml:space="preserve"> S</w:t>
      </w:r>
      <w:r w:rsidRPr="00E77497">
        <w:t xml:space="preserve"> is </w:t>
      </w:r>
      <w:r w:rsidRPr="00E77497">
        <w:rPr>
          <w:rFonts w:ascii="Times New Roman" w:hAnsi="Times New Roman"/>
          <w:b/>
        </w:rPr>
        <w:t>true</w:t>
      </w:r>
      <w:r w:rsidRPr="00E77497">
        <w:t xml:space="preserve">. </w:t>
      </w:r>
    </w:p>
    <w:p w14:paraId="2E6180D0" w14:textId="77777777" w:rsidR="004C02EF" w:rsidRPr="00E77497" w:rsidRDefault="004C02EF" w:rsidP="009A20C6">
      <w:pPr>
        <w:pStyle w:val="Alg4"/>
        <w:numPr>
          <w:ilvl w:val="0"/>
          <w:numId w:val="358"/>
        </w:numPr>
      </w:pPr>
      <w:r w:rsidRPr="00E77497">
        <w:t xml:space="preserve">Let </w:t>
      </w:r>
      <w:r w:rsidRPr="00E77497">
        <w:rPr>
          <w:i/>
        </w:rPr>
        <w:t>envRec</w:t>
      </w:r>
      <w:r w:rsidRPr="00E77497">
        <w:t xml:space="preserve"> be the declarative environment record for which the method was invoked.</w:t>
      </w:r>
    </w:p>
    <w:p w14:paraId="6D976E8C" w14:textId="77777777" w:rsidR="004C02EF" w:rsidRPr="00E77497" w:rsidRDefault="004C02EF" w:rsidP="009A20C6">
      <w:pPr>
        <w:pStyle w:val="Alg4"/>
        <w:numPr>
          <w:ilvl w:val="0"/>
          <w:numId w:val="358"/>
        </w:numPr>
      </w:pPr>
      <w:r w:rsidRPr="00E77497">
        <w:t xml:space="preserve">Assert: </w:t>
      </w:r>
      <w:r w:rsidRPr="00E77497">
        <w:rPr>
          <w:i/>
        </w:rPr>
        <w:t>envRec</w:t>
      </w:r>
      <w:r w:rsidRPr="00E77497">
        <w:t xml:space="preserve"> must have a binding for </w:t>
      </w:r>
      <w:r w:rsidRPr="00E77497">
        <w:rPr>
          <w:i/>
        </w:rPr>
        <w:t>N</w:t>
      </w:r>
      <w:r w:rsidRPr="00E77497">
        <w:t>.</w:t>
      </w:r>
    </w:p>
    <w:p w14:paraId="6578D988" w14:textId="77777777" w:rsidR="00250582" w:rsidRPr="00E77497" w:rsidRDefault="00250582" w:rsidP="009A20C6">
      <w:pPr>
        <w:pStyle w:val="Alg4"/>
        <w:numPr>
          <w:ilvl w:val="0"/>
          <w:numId w:val="358"/>
        </w:numPr>
        <w:rPr>
          <w:ins w:id="5762" w:author="Rev 3 Allen Wirfs-Brock" w:date="2011-08-30T18:01:00Z"/>
        </w:rPr>
      </w:pPr>
      <w:ins w:id="5763" w:author="Rev 3 Allen Wirfs-Brock" w:date="2011-08-30T18:01:00Z">
        <w:r w:rsidRPr="00E77497">
          <w:t xml:space="preserve">Assert: </w:t>
        </w:r>
      </w:ins>
      <w:ins w:id="5764" w:author="Rev 3 Allen Wirfs-Brock" w:date="2011-08-30T18:02:00Z">
        <w:r w:rsidRPr="00E77497">
          <w:t xml:space="preserve">The binding for </w:t>
        </w:r>
        <w:r w:rsidRPr="00E77497">
          <w:rPr>
            <w:i/>
          </w:rPr>
          <w:t>N</w:t>
        </w:r>
        <w:r w:rsidRPr="00E77497">
          <w:t xml:space="preserve"> in </w:t>
        </w:r>
        <w:r w:rsidRPr="00E77497">
          <w:rPr>
            <w:i/>
          </w:rPr>
          <w:t>envRec</w:t>
        </w:r>
        <w:r w:rsidRPr="00E77497">
          <w:t xml:space="preserve"> has already been initialised.</w:t>
        </w:r>
      </w:ins>
    </w:p>
    <w:p w14:paraId="683E2D2A" w14:textId="77777777" w:rsidR="004C02EF" w:rsidRPr="00E77497" w:rsidRDefault="004C02EF" w:rsidP="009A20C6">
      <w:pPr>
        <w:pStyle w:val="Alg4"/>
        <w:numPr>
          <w:ilvl w:val="0"/>
          <w:numId w:val="358"/>
        </w:numPr>
      </w:pPr>
      <w:r w:rsidRPr="00E77497">
        <w:t xml:space="preserve">If the binding for </w:t>
      </w:r>
      <w:r w:rsidRPr="00E77497">
        <w:rPr>
          <w:i/>
        </w:rPr>
        <w:t>N</w:t>
      </w:r>
      <w:r w:rsidRPr="00E77497">
        <w:t xml:space="preserve"> in </w:t>
      </w:r>
      <w:r w:rsidRPr="00E77497">
        <w:rPr>
          <w:i/>
        </w:rPr>
        <w:t>envRec</w:t>
      </w:r>
      <w:r w:rsidRPr="00E77497">
        <w:t xml:space="preserve"> is a mutable binding, change its bound value to </w:t>
      </w:r>
      <w:r w:rsidRPr="00E77497">
        <w:rPr>
          <w:i/>
        </w:rPr>
        <w:t>V</w:t>
      </w:r>
      <w:r w:rsidRPr="00E77497">
        <w:t>.</w:t>
      </w:r>
    </w:p>
    <w:p w14:paraId="3457A0A4" w14:textId="77777777" w:rsidR="00E72878" w:rsidRPr="00E77497" w:rsidRDefault="00E72878" w:rsidP="009A20C6">
      <w:pPr>
        <w:pStyle w:val="Alg4"/>
        <w:numPr>
          <w:ilvl w:val="0"/>
          <w:numId w:val="358"/>
        </w:numPr>
        <w:spacing w:after="120"/>
        <w:contextualSpacing/>
        <w:rPr>
          <w:ins w:id="5765" w:author="Rev 3 Allen Wirfs-Brock" w:date="2011-08-31T09:54:00Z"/>
        </w:rPr>
      </w:pPr>
      <w:ins w:id="5766" w:author="Rev 3 Allen Wirfs-Brock" w:date="2011-08-31T09:54:00Z">
        <w:r w:rsidRPr="00E77497">
          <w:t xml:space="preserve">Else if  binding for </w:t>
        </w:r>
        <w:r w:rsidRPr="00E77497">
          <w:rPr>
            <w:i/>
          </w:rPr>
          <w:t>N</w:t>
        </w:r>
        <w:r w:rsidRPr="00E77497">
          <w:t xml:space="preserve"> in </w:t>
        </w:r>
        <w:r w:rsidRPr="00E77497">
          <w:rPr>
            <w:i/>
          </w:rPr>
          <w:t>envRec</w:t>
        </w:r>
        <w:r w:rsidRPr="00E77497">
          <w:t xml:space="preserve"> has not yet been initialized throw a ReferenceError exception.</w:t>
        </w:r>
      </w:ins>
    </w:p>
    <w:p w14:paraId="20BA7B23" w14:textId="77777777" w:rsidR="004C02EF" w:rsidRPr="00E77497" w:rsidRDefault="004C02EF" w:rsidP="00C24EEA">
      <w:pPr>
        <w:pStyle w:val="Alg4"/>
        <w:numPr>
          <w:ilvl w:val="0"/>
          <w:numId w:val="358"/>
        </w:numPr>
        <w:spacing w:after="120"/>
        <w:contextualSpacing/>
      </w:pPr>
      <w:r w:rsidRPr="00E77497">
        <w:t xml:space="preserve">Else this must be an attempt to change the value of an immutable binding so if </w:t>
      </w:r>
      <w:r w:rsidRPr="00E77497">
        <w:rPr>
          <w:i/>
        </w:rPr>
        <w:t>S</w:t>
      </w:r>
      <w:r w:rsidRPr="00E77497">
        <w:t xml:space="preserve"> </w:t>
      </w:r>
      <w:del w:id="5767" w:author="Rev 5 Allen Wirfs-Brock" w:date="2012-01-05T11:53:00Z">
        <w:r w:rsidRPr="00E77497" w:rsidDel="005B1B0C">
          <w:delText xml:space="preserve">if </w:delText>
        </w:r>
      </w:del>
      <w:ins w:id="5768" w:author="Rev 5 Allen Wirfs-Brock" w:date="2012-01-05T11:53:00Z">
        <w:r w:rsidR="005B1B0C" w:rsidRPr="00E77497">
          <w:t>i</w:t>
        </w:r>
        <w:r w:rsidR="005B1B0C">
          <w:t>s</w:t>
        </w:r>
        <w:r w:rsidR="005B1B0C" w:rsidRPr="00E77497">
          <w:t xml:space="preserve"> </w:t>
        </w:r>
      </w:ins>
      <w:r w:rsidRPr="00E77497">
        <w:rPr>
          <w:b/>
        </w:rPr>
        <w:t>true</w:t>
      </w:r>
      <w:r w:rsidRPr="00E77497">
        <w:t xml:space="preserve"> throw a </w:t>
      </w:r>
      <w:r w:rsidRPr="00E77497">
        <w:rPr>
          <w:b/>
        </w:rPr>
        <w:t>TypeError</w:t>
      </w:r>
      <w:r w:rsidRPr="00E77497">
        <w:t xml:space="preserve"> exception.</w:t>
      </w:r>
    </w:p>
    <w:p w14:paraId="2D12B31A" w14:textId="77777777" w:rsidR="00C24EEA" w:rsidRDefault="00C24EEA" w:rsidP="00C24EEA">
      <w:pPr>
        <w:pStyle w:val="Alg4"/>
        <w:numPr>
          <w:ilvl w:val="0"/>
          <w:numId w:val="358"/>
        </w:numPr>
        <w:spacing w:after="120"/>
        <w:rPr>
          <w:ins w:id="5769" w:author="Rev 9 Allen Wirfs-Brock" w:date="2012-07-08T14:07:00Z"/>
        </w:rPr>
      </w:pPr>
      <w:ins w:id="5770" w:author="Rev 9 Allen Wirfs-Brock" w:date="2012-07-08T14:07:00Z">
        <w:r>
          <w:t>Return NormalCompletion(</w:t>
        </w:r>
        <w:r w:rsidRPr="00C24EEA">
          <w:rPr>
            <w:b/>
          </w:rPr>
          <w:t>undefined</w:t>
        </w:r>
        <w:r>
          <w:t>).</w:t>
        </w:r>
      </w:ins>
    </w:p>
    <w:p w14:paraId="416DA790" w14:textId="77777777" w:rsidR="004C02EF" w:rsidRPr="00E77497" w:rsidRDefault="004C02EF" w:rsidP="004C02EF">
      <w:pPr>
        <w:pStyle w:val="51"/>
        <w:numPr>
          <w:ilvl w:val="0"/>
          <w:numId w:val="0"/>
        </w:numPr>
      </w:pPr>
      <w:r w:rsidRPr="00E77497">
        <w:t>10.2.1.1.4</w:t>
      </w:r>
      <w:r w:rsidRPr="00E77497">
        <w:tab/>
        <w:t>GetBindingValue(N,S)</w:t>
      </w:r>
    </w:p>
    <w:p w14:paraId="26C22538" w14:textId="77777777" w:rsidR="004C02EF" w:rsidRPr="00E77497" w:rsidRDefault="004C02EF" w:rsidP="004C02EF">
      <w:r w:rsidRPr="00E77497">
        <w:t xml:space="preserve">The concrete Environment Record method GetBindingValue for declarative environment records simply returns the value of its bound identifier whose name is the value of the argument </w:t>
      </w:r>
      <w:r w:rsidRPr="00E77497">
        <w:rPr>
          <w:rFonts w:ascii="Times New Roman" w:hAnsi="Times New Roman"/>
          <w:i/>
        </w:rPr>
        <w:t>N</w:t>
      </w:r>
      <w:r w:rsidRPr="00E77497">
        <w:t xml:space="preserve">. The binding must already exist. If </w:t>
      </w:r>
      <w:r w:rsidRPr="00E77497">
        <w:rPr>
          <w:rFonts w:ascii="Times New Roman" w:hAnsi="Times New Roman"/>
          <w:i/>
        </w:rPr>
        <w:t>S</w:t>
      </w:r>
      <w:r w:rsidRPr="00E77497">
        <w:t xml:space="preserve"> is </w:t>
      </w:r>
      <w:r w:rsidRPr="00E77497">
        <w:rPr>
          <w:b/>
        </w:rPr>
        <w:t>true</w:t>
      </w:r>
      <w:r w:rsidRPr="00E77497">
        <w:t xml:space="preserve"> and the binding is an uninitialised immutable binding throw a </w:t>
      </w:r>
      <w:r w:rsidRPr="00E77497">
        <w:rPr>
          <w:b/>
        </w:rPr>
        <w:t>ReferenceError</w:t>
      </w:r>
      <w:r w:rsidRPr="00E77497">
        <w:t xml:space="preserve"> exception.</w:t>
      </w:r>
    </w:p>
    <w:p w14:paraId="011A8A06" w14:textId="77777777" w:rsidR="004C02EF" w:rsidRPr="00E77497" w:rsidRDefault="004C02EF" w:rsidP="009A20C6">
      <w:pPr>
        <w:pStyle w:val="Alg4"/>
        <w:numPr>
          <w:ilvl w:val="0"/>
          <w:numId w:val="359"/>
        </w:numPr>
      </w:pPr>
      <w:r w:rsidRPr="00E77497">
        <w:t xml:space="preserve">Let </w:t>
      </w:r>
      <w:r w:rsidRPr="00E77497">
        <w:rPr>
          <w:i/>
        </w:rPr>
        <w:t>envRec</w:t>
      </w:r>
      <w:r w:rsidRPr="00E77497">
        <w:t xml:space="preserve"> be the declarative environment record for which the method was invoked.</w:t>
      </w:r>
    </w:p>
    <w:p w14:paraId="722DAFE4" w14:textId="77777777" w:rsidR="004C02EF" w:rsidRPr="00E77497" w:rsidRDefault="004C02EF" w:rsidP="009A20C6">
      <w:pPr>
        <w:pStyle w:val="Alg4"/>
        <w:numPr>
          <w:ilvl w:val="0"/>
          <w:numId w:val="359"/>
        </w:numPr>
      </w:pPr>
      <w:r w:rsidRPr="00E77497">
        <w:t xml:space="preserve">Assert: </w:t>
      </w:r>
      <w:r w:rsidRPr="00E77497">
        <w:rPr>
          <w:i/>
        </w:rPr>
        <w:t>envRec</w:t>
      </w:r>
      <w:r w:rsidRPr="00E77497">
        <w:t xml:space="preserve"> has a binding for </w:t>
      </w:r>
      <w:r w:rsidRPr="00E77497">
        <w:rPr>
          <w:i/>
        </w:rPr>
        <w:t>N</w:t>
      </w:r>
      <w:r w:rsidRPr="00E77497">
        <w:t>.</w:t>
      </w:r>
    </w:p>
    <w:p w14:paraId="5DC1A202" w14:textId="77777777" w:rsidR="004C02EF" w:rsidRPr="00E77497" w:rsidRDefault="004C02EF" w:rsidP="009A20C6">
      <w:pPr>
        <w:pStyle w:val="Alg4"/>
        <w:numPr>
          <w:ilvl w:val="0"/>
          <w:numId w:val="359"/>
        </w:numPr>
      </w:pPr>
      <w:r w:rsidRPr="00E77497">
        <w:t xml:space="preserve">If the binding for </w:t>
      </w:r>
      <w:r w:rsidRPr="00E77497">
        <w:rPr>
          <w:i/>
        </w:rPr>
        <w:t>N</w:t>
      </w:r>
      <w:r w:rsidRPr="00E77497">
        <w:t xml:space="preserve"> in </w:t>
      </w:r>
      <w:r w:rsidRPr="00E77497">
        <w:rPr>
          <w:i/>
        </w:rPr>
        <w:t>envRec</w:t>
      </w:r>
      <w:r w:rsidRPr="00E77497">
        <w:t xml:space="preserve"> is an uninitialised </w:t>
      </w:r>
      <w:del w:id="5771" w:author="Rev 3 Allen Wirfs-Brock" w:date="2011-08-31T09:56:00Z">
        <w:r w:rsidRPr="00E77497" w:rsidDel="00BB586E">
          <w:delText xml:space="preserve">immutable </w:delText>
        </w:r>
      </w:del>
      <w:r w:rsidRPr="00E77497">
        <w:t>binding, then</w:t>
      </w:r>
    </w:p>
    <w:p w14:paraId="6871068F" w14:textId="77777777" w:rsidR="004C02EF" w:rsidRPr="00E77497" w:rsidRDefault="004C02EF" w:rsidP="009A20C6">
      <w:pPr>
        <w:pStyle w:val="Alg4"/>
        <w:numPr>
          <w:ilvl w:val="1"/>
          <w:numId w:val="359"/>
        </w:numPr>
      </w:pPr>
      <w:r w:rsidRPr="00E77497">
        <w:t xml:space="preserve">If </w:t>
      </w:r>
      <w:r w:rsidRPr="00E77497">
        <w:rPr>
          <w:i/>
        </w:rPr>
        <w:t>S</w:t>
      </w:r>
      <w:r w:rsidRPr="00E77497">
        <w:t xml:space="preserve"> is </w:t>
      </w:r>
      <w:r w:rsidRPr="00E77497">
        <w:rPr>
          <w:b/>
        </w:rPr>
        <w:t>false</w:t>
      </w:r>
      <w:r w:rsidRPr="00E77497">
        <w:t xml:space="preserve">, return the value </w:t>
      </w:r>
      <w:r w:rsidRPr="00E77497">
        <w:rPr>
          <w:b/>
        </w:rPr>
        <w:t>undefined</w:t>
      </w:r>
      <w:r w:rsidRPr="00E77497">
        <w:t xml:space="preserve">, otherwise throw a </w:t>
      </w:r>
      <w:r w:rsidRPr="00E77497">
        <w:rPr>
          <w:b/>
        </w:rPr>
        <w:t>ReferenceError</w:t>
      </w:r>
      <w:r w:rsidRPr="00E77497">
        <w:t xml:space="preserve"> exception.</w:t>
      </w:r>
    </w:p>
    <w:p w14:paraId="53158200" w14:textId="77777777" w:rsidR="004C02EF" w:rsidRPr="00E77497" w:rsidRDefault="004C02EF" w:rsidP="009A20C6">
      <w:pPr>
        <w:pStyle w:val="Alg4"/>
        <w:numPr>
          <w:ilvl w:val="0"/>
          <w:numId w:val="359"/>
        </w:numPr>
        <w:spacing w:after="120"/>
      </w:pPr>
      <w:r w:rsidRPr="00E77497">
        <w:t xml:space="preserve">Else, return the value currently bound to </w:t>
      </w:r>
      <w:r w:rsidRPr="00E77497">
        <w:rPr>
          <w:i/>
        </w:rPr>
        <w:t>N</w:t>
      </w:r>
      <w:r w:rsidRPr="00E77497">
        <w:t xml:space="preserve"> in </w:t>
      </w:r>
      <w:r w:rsidRPr="00E77497">
        <w:rPr>
          <w:i/>
        </w:rPr>
        <w:t>envRec</w:t>
      </w:r>
      <w:r w:rsidRPr="00E77497">
        <w:t>.</w:t>
      </w:r>
    </w:p>
    <w:p w14:paraId="7B2922F9" w14:textId="77777777" w:rsidR="004C02EF" w:rsidRPr="00E77497" w:rsidRDefault="004C02EF" w:rsidP="004C02EF">
      <w:pPr>
        <w:pStyle w:val="51"/>
        <w:numPr>
          <w:ilvl w:val="0"/>
          <w:numId w:val="0"/>
        </w:numPr>
      </w:pPr>
      <w:r w:rsidRPr="00E77497">
        <w:t>10.2.1.1.5</w:t>
      </w:r>
      <w:r w:rsidRPr="00E77497">
        <w:tab/>
        <w:t>DeleteBinding (N)</w:t>
      </w:r>
    </w:p>
    <w:p w14:paraId="742F96A7" w14:textId="77777777" w:rsidR="004C02EF" w:rsidRPr="00E77497" w:rsidRDefault="004C02EF" w:rsidP="004C02EF">
      <w:r w:rsidRPr="00E77497">
        <w:t>The concrete Environment Record method DeleteBinding for declarative environment records can only delete bindings that have been explicitly designated as being subject to deletion.</w:t>
      </w:r>
    </w:p>
    <w:p w14:paraId="60B36998" w14:textId="77777777" w:rsidR="004C02EF" w:rsidRPr="00E77497" w:rsidRDefault="004C02EF" w:rsidP="009A20C6">
      <w:pPr>
        <w:pStyle w:val="Alg4"/>
        <w:numPr>
          <w:ilvl w:val="0"/>
          <w:numId w:val="360"/>
        </w:numPr>
      </w:pPr>
      <w:r w:rsidRPr="00E77497">
        <w:t xml:space="preserve">Let </w:t>
      </w:r>
      <w:r w:rsidRPr="00E77497">
        <w:rPr>
          <w:i/>
        </w:rPr>
        <w:t>envRec</w:t>
      </w:r>
      <w:r w:rsidRPr="00E77497">
        <w:t xml:space="preserve"> be the declarative environment record for which the method was invoked.</w:t>
      </w:r>
    </w:p>
    <w:p w14:paraId="5DE6DFD5" w14:textId="77777777" w:rsidR="004C02EF" w:rsidRPr="00E77497" w:rsidRDefault="004C02EF" w:rsidP="009A20C6">
      <w:pPr>
        <w:pStyle w:val="Alg4"/>
        <w:numPr>
          <w:ilvl w:val="0"/>
          <w:numId w:val="360"/>
        </w:numPr>
      </w:pPr>
      <w:r w:rsidRPr="00E77497">
        <w:t xml:space="preserve">If </w:t>
      </w:r>
      <w:r w:rsidRPr="00E77497">
        <w:rPr>
          <w:i/>
        </w:rPr>
        <w:t>envRec</w:t>
      </w:r>
      <w:r w:rsidRPr="00E77497">
        <w:t xml:space="preserve"> does not have a binding for the name that is the value of </w:t>
      </w:r>
      <w:r w:rsidRPr="00E77497">
        <w:rPr>
          <w:i/>
        </w:rPr>
        <w:t>N</w:t>
      </w:r>
      <w:r w:rsidRPr="00E77497">
        <w:t xml:space="preserve">, return </w:t>
      </w:r>
      <w:r w:rsidRPr="00E77497">
        <w:rPr>
          <w:b/>
        </w:rPr>
        <w:t>true</w:t>
      </w:r>
      <w:r w:rsidRPr="00E77497">
        <w:t>.</w:t>
      </w:r>
    </w:p>
    <w:p w14:paraId="7D25D2A1" w14:textId="77777777" w:rsidR="004C02EF" w:rsidRPr="00E77497" w:rsidRDefault="004C02EF" w:rsidP="009A20C6">
      <w:pPr>
        <w:pStyle w:val="Alg4"/>
        <w:numPr>
          <w:ilvl w:val="0"/>
          <w:numId w:val="360"/>
        </w:numPr>
      </w:pPr>
      <w:r w:rsidRPr="00E77497">
        <w:t xml:space="preserve">If the binding for </w:t>
      </w:r>
      <w:r w:rsidRPr="00E77497">
        <w:rPr>
          <w:i/>
        </w:rPr>
        <w:t>N</w:t>
      </w:r>
      <w:r w:rsidRPr="00E77497">
        <w:t xml:space="preserve"> in </w:t>
      </w:r>
      <w:r w:rsidRPr="00E77497">
        <w:rPr>
          <w:i/>
        </w:rPr>
        <w:t>envRec</w:t>
      </w:r>
      <w:r w:rsidRPr="00E77497">
        <w:t xml:space="preserve"> is cannot be deleted, return </w:t>
      </w:r>
      <w:r w:rsidRPr="00E77497">
        <w:rPr>
          <w:b/>
        </w:rPr>
        <w:t>false</w:t>
      </w:r>
      <w:r w:rsidRPr="00E77497">
        <w:t>.</w:t>
      </w:r>
    </w:p>
    <w:p w14:paraId="2F0E6C0A" w14:textId="77777777" w:rsidR="004C02EF" w:rsidRPr="00E77497" w:rsidRDefault="004C02EF" w:rsidP="009A20C6">
      <w:pPr>
        <w:pStyle w:val="Alg4"/>
        <w:numPr>
          <w:ilvl w:val="0"/>
          <w:numId w:val="360"/>
        </w:numPr>
        <w:spacing w:after="120"/>
        <w:contextualSpacing/>
      </w:pPr>
      <w:r w:rsidRPr="00E77497">
        <w:t xml:space="preserve">Remove the binding for </w:t>
      </w:r>
      <w:r w:rsidRPr="00E77497">
        <w:rPr>
          <w:i/>
        </w:rPr>
        <w:t>N</w:t>
      </w:r>
      <w:r w:rsidRPr="00E77497">
        <w:t xml:space="preserve"> from </w:t>
      </w:r>
      <w:r w:rsidRPr="00E77497">
        <w:rPr>
          <w:i/>
        </w:rPr>
        <w:t>envRec</w:t>
      </w:r>
      <w:r w:rsidRPr="00E77497">
        <w:t>.</w:t>
      </w:r>
    </w:p>
    <w:p w14:paraId="575397B8" w14:textId="77777777" w:rsidR="004C02EF" w:rsidRPr="00E77497" w:rsidRDefault="004C02EF" w:rsidP="009A20C6">
      <w:pPr>
        <w:pStyle w:val="Alg4"/>
        <w:numPr>
          <w:ilvl w:val="0"/>
          <w:numId w:val="360"/>
        </w:numPr>
        <w:spacing w:after="120"/>
      </w:pPr>
      <w:r w:rsidRPr="00E77497">
        <w:t xml:space="preserve">Return </w:t>
      </w:r>
      <w:r w:rsidRPr="00E77497">
        <w:rPr>
          <w:b/>
        </w:rPr>
        <w:t>true</w:t>
      </w:r>
      <w:r w:rsidRPr="00E77497">
        <w:t>.</w:t>
      </w:r>
    </w:p>
    <w:p w14:paraId="3CF050C0" w14:textId="77777777" w:rsidR="00FC5053" w:rsidRPr="00E77497" w:rsidRDefault="00FC5053" w:rsidP="00FC5053">
      <w:pPr>
        <w:pStyle w:val="51"/>
        <w:numPr>
          <w:ilvl w:val="0"/>
          <w:numId w:val="0"/>
        </w:numPr>
        <w:rPr>
          <w:ins w:id="5772" w:author="Rev 7 Allen Wirfs-Brock" w:date="2012-05-02T16:37:00Z"/>
        </w:rPr>
      </w:pPr>
      <w:ins w:id="5773" w:author="Rev 7 Allen Wirfs-Brock" w:date="2012-05-02T16:37:00Z">
        <w:r w:rsidRPr="00E77497">
          <w:t>10.2.1.1.</w:t>
        </w:r>
        <w:r>
          <w:t>6</w:t>
        </w:r>
        <w:r w:rsidRPr="00E77497">
          <w:tab/>
          <w:t>Create</w:t>
        </w:r>
      </w:ins>
      <w:ins w:id="5774" w:author="Rev 7 Allen Wirfs-Brock" w:date="2012-05-02T16:38:00Z">
        <w:r>
          <w:t>Var</w:t>
        </w:r>
      </w:ins>
      <w:ins w:id="5775" w:author="Rev 7 Allen Wirfs-Brock" w:date="2012-05-02T16:37:00Z">
        <w:r w:rsidRPr="00E77497">
          <w:t>Binding (N, D)</w:t>
        </w:r>
      </w:ins>
    </w:p>
    <w:p w14:paraId="6A56A698" w14:textId="77777777" w:rsidR="00FC5053" w:rsidRPr="00E77497" w:rsidRDefault="00FC5053" w:rsidP="00FC5053">
      <w:pPr>
        <w:rPr>
          <w:ins w:id="5776" w:author="Rev 7 Allen Wirfs-Brock" w:date="2012-05-02T16:37:00Z"/>
        </w:rPr>
      </w:pPr>
      <w:ins w:id="5777" w:author="Rev 7 Allen Wirfs-Brock" w:date="2012-05-02T16:37:00Z">
        <w:r w:rsidRPr="00E77497">
          <w:t>The concrete Environment Record method Create</w:t>
        </w:r>
      </w:ins>
      <w:ins w:id="5778" w:author="Rev 7 Allen Wirfs-Brock" w:date="2012-05-02T16:41:00Z">
        <w:r>
          <w:t>Var</w:t>
        </w:r>
      </w:ins>
      <w:ins w:id="5779" w:author="Rev 7 Allen Wirfs-Brock" w:date="2012-05-02T16:37:00Z">
        <w:r w:rsidRPr="00E77497">
          <w:t xml:space="preserve">Binding for declarative environment records </w:t>
        </w:r>
      </w:ins>
      <w:ins w:id="5780" w:author="Rev 7 Allen Wirfs-Brock" w:date="2012-05-02T16:42:00Z">
        <w:r>
          <w:t>performs the same action as the CreateMutableBinding concrete method of the same environment Record.</w:t>
        </w:r>
      </w:ins>
    </w:p>
    <w:p w14:paraId="1942150D" w14:textId="77777777" w:rsidR="00FC5053" w:rsidRPr="00E77497" w:rsidRDefault="00FC5053" w:rsidP="00FC5053">
      <w:pPr>
        <w:pStyle w:val="Alg4"/>
        <w:numPr>
          <w:ilvl w:val="0"/>
          <w:numId w:val="793"/>
        </w:numPr>
        <w:rPr>
          <w:ins w:id="5781" w:author="Rev 7 Allen Wirfs-Brock" w:date="2012-05-02T16:37:00Z"/>
        </w:rPr>
      </w:pPr>
      <w:ins w:id="5782" w:author="Rev 7 Allen Wirfs-Brock" w:date="2012-05-02T16:37:00Z">
        <w:r w:rsidRPr="00E77497">
          <w:t xml:space="preserve">Let </w:t>
        </w:r>
        <w:r w:rsidRPr="00E77497">
          <w:rPr>
            <w:i/>
          </w:rPr>
          <w:t xml:space="preserve">envRec </w:t>
        </w:r>
        <w:r w:rsidRPr="00E77497">
          <w:t>be the declarative environment record for which the method was invoked.</w:t>
        </w:r>
      </w:ins>
    </w:p>
    <w:p w14:paraId="172E428E" w14:textId="77777777" w:rsidR="00FC5053" w:rsidRPr="00E77497" w:rsidRDefault="00FC5053" w:rsidP="00FC5053">
      <w:pPr>
        <w:pStyle w:val="Alg4"/>
        <w:numPr>
          <w:ilvl w:val="0"/>
          <w:numId w:val="793"/>
        </w:numPr>
        <w:spacing w:after="120"/>
        <w:rPr>
          <w:ins w:id="5783" w:author="Rev 7 Allen Wirfs-Brock" w:date="2012-05-02T16:37:00Z"/>
        </w:rPr>
      </w:pPr>
      <w:ins w:id="5784" w:author="Rev 7 Allen Wirfs-Brock" w:date="2012-05-02T16:38:00Z">
        <w:r>
          <w:t xml:space="preserve">Return the result of calling </w:t>
        </w:r>
      </w:ins>
      <w:ins w:id="5785" w:author="Rev 7 Allen Wirfs-Brock" w:date="2012-05-02T16:40:00Z">
        <w:r w:rsidRPr="00FC5053">
          <w:rPr>
            <w:i/>
          </w:rPr>
          <w:t>envRec’s</w:t>
        </w:r>
      </w:ins>
      <w:ins w:id="5786" w:author="Rev 7 Allen Wirfs-Brock" w:date="2012-05-02T16:38:00Z">
        <w:r>
          <w:t xml:space="preserve"> CreateMutableBinding concrete method </w:t>
        </w:r>
      </w:ins>
      <w:ins w:id="5787" w:author="Rev 7 Allen Wirfs-Brock" w:date="2012-05-02T16:40:00Z">
        <w:r>
          <w:t xml:space="preserve">with arguments </w:t>
        </w:r>
        <w:r w:rsidRPr="00FC5053">
          <w:rPr>
            <w:i/>
          </w:rPr>
          <w:t>N</w:t>
        </w:r>
        <w:r>
          <w:t xml:space="preserve"> and </w:t>
        </w:r>
        <w:r w:rsidRPr="00FC5053">
          <w:rPr>
            <w:i/>
          </w:rPr>
          <w:t>D</w:t>
        </w:r>
        <w:r>
          <w:t>.</w:t>
        </w:r>
      </w:ins>
      <w:ins w:id="5788" w:author="Rev 7 Allen Wirfs-Brock" w:date="2012-05-02T16:38:00Z">
        <w:r>
          <w:t xml:space="preserve"> </w:t>
        </w:r>
      </w:ins>
    </w:p>
    <w:p w14:paraId="64BC0937" w14:textId="77777777" w:rsidR="00CC3839" w:rsidRPr="00E77497" w:rsidRDefault="00CC3839" w:rsidP="00CC3839">
      <w:pPr>
        <w:pStyle w:val="51"/>
        <w:numPr>
          <w:ilvl w:val="0"/>
          <w:numId w:val="0"/>
        </w:numPr>
        <w:rPr>
          <w:ins w:id="5789" w:author="Rev 7 Allen Wirfs-Brock" w:date="2012-05-01T13:45:00Z"/>
        </w:rPr>
      </w:pPr>
      <w:ins w:id="5790" w:author="Rev 7 Allen Wirfs-Brock" w:date="2012-05-01T13:45:00Z">
        <w:r w:rsidRPr="00E77497">
          <w:t>10.2.1.1.</w:t>
        </w:r>
      </w:ins>
      <w:ins w:id="5791" w:author="Rev 7 Allen Wirfs-Brock" w:date="2012-05-02T16:37:00Z">
        <w:r w:rsidR="00FC5053">
          <w:t>7</w:t>
        </w:r>
      </w:ins>
      <w:ins w:id="5792" w:author="Rev 7 Allen Wirfs-Brock" w:date="2012-05-01T13:45:00Z">
        <w:r w:rsidRPr="00E77497">
          <w:tab/>
        </w:r>
      </w:ins>
      <w:ins w:id="5793" w:author="Rev 7 Allen Wirfs-Brock" w:date="2012-05-01T13:46:00Z">
        <w:r>
          <w:t>HasThisBinding</w:t>
        </w:r>
        <w:r w:rsidRPr="00E77497">
          <w:t xml:space="preserve"> </w:t>
        </w:r>
      </w:ins>
      <w:ins w:id="5794" w:author="Rev 7 Allen Wirfs-Brock" w:date="2012-05-01T13:45:00Z">
        <w:r w:rsidRPr="00E77497">
          <w:t>()</w:t>
        </w:r>
      </w:ins>
    </w:p>
    <w:p w14:paraId="1CBA75B3" w14:textId="77777777" w:rsidR="00CC3839" w:rsidRPr="00E77497" w:rsidRDefault="00BC1C9D" w:rsidP="00CC3839">
      <w:pPr>
        <w:rPr>
          <w:ins w:id="5795" w:author="Rev 7 Allen Wirfs-Brock" w:date="2012-05-01T13:45:00Z"/>
        </w:rPr>
      </w:pPr>
      <w:ins w:id="5796" w:author="Rev 7 Allen Wirfs-Brock" w:date="2012-05-01T13:48:00Z">
        <w:r>
          <w:t>Regular D</w:t>
        </w:r>
      </w:ins>
      <w:ins w:id="5797" w:author="Rev 7 Allen Wirfs-Brock" w:date="2012-05-01T13:45:00Z">
        <w:r w:rsidR="00CC3839" w:rsidRPr="00E77497">
          <w:t xml:space="preserve">eclarative Environment Records </w:t>
        </w:r>
      </w:ins>
      <w:ins w:id="5798" w:author="Rev 7 Allen Wirfs-Brock" w:date="2012-05-01T13:47:00Z">
        <w:r w:rsidR="00CC3839">
          <w:t xml:space="preserve">do not </w:t>
        </w:r>
      </w:ins>
      <w:ins w:id="5799" w:author="Rev 7 Allen Wirfs-Brock" w:date="2012-05-01T13:48:00Z">
        <w:r>
          <w:t>provide</w:t>
        </w:r>
      </w:ins>
      <w:ins w:id="5800" w:author="Rev 7 Allen Wirfs-Brock" w:date="2012-05-01T13:47:00Z">
        <w:r w:rsidR="00CC3839">
          <w:t xml:space="preserve"> a </w:t>
        </w:r>
        <w:r w:rsidR="00CC3839" w:rsidRPr="00CC3839">
          <w:rPr>
            <w:rFonts w:ascii="Courier New" w:hAnsi="Courier New" w:cs="Courier New"/>
            <w:b/>
          </w:rPr>
          <w:t>this</w:t>
        </w:r>
        <w:r w:rsidR="00CC3839">
          <w:t xml:space="preserve"> binding</w:t>
        </w:r>
      </w:ins>
      <w:ins w:id="5801" w:author="Rev 7 Allen Wirfs-Brock" w:date="2012-05-01T13:45:00Z">
        <w:r w:rsidR="00CC3839" w:rsidRPr="00E77497">
          <w:t>.</w:t>
        </w:r>
      </w:ins>
    </w:p>
    <w:p w14:paraId="38420B07" w14:textId="77777777" w:rsidR="00CC3839" w:rsidRPr="00E77497" w:rsidRDefault="00CC3839" w:rsidP="00CC3839">
      <w:pPr>
        <w:pStyle w:val="Alg4"/>
        <w:numPr>
          <w:ilvl w:val="0"/>
          <w:numId w:val="776"/>
        </w:numPr>
        <w:spacing w:after="120"/>
        <w:rPr>
          <w:ins w:id="5802" w:author="Rev 7 Allen Wirfs-Brock" w:date="2012-05-01T13:45:00Z"/>
        </w:rPr>
      </w:pPr>
      <w:ins w:id="5803" w:author="Rev 7 Allen Wirfs-Brock" w:date="2012-05-01T13:45:00Z">
        <w:r w:rsidRPr="00E77497">
          <w:t xml:space="preserve">Return </w:t>
        </w:r>
      </w:ins>
      <w:ins w:id="5804" w:author="Rev 7 Allen Wirfs-Brock" w:date="2012-05-01T13:46:00Z">
        <w:r>
          <w:rPr>
            <w:b/>
          </w:rPr>
          <w:t>false</w:t>
        </w:r>
      </w:ins>
      <w:ins w:id="5805" w:author="Rev 7 Allen Wirfs-Brock" w:date="2012-05-01T13:45:00Z">
        <w:r w:rsidRPr="00E77497">
          <w:t>.</w:t>
        </w:r>
      </w:ins>
    </w:p>
    <w:p w14:paraId="58ADCB75" w14:textId="77777777" w:rsidR="00CC3839" w:rsidRPr="00E77497" w:rsidRDefault="00CC3839" w:rsidP="00CC3839">
      <w:pPr>
        <w:pStyle w:val="51"/>
        <w:numPr>
          <w:ilvl w:val="0"/>
          <w:numId w:val="0"/>
        </w:numPr>
        <w:rPr>
          <w:ins w:id="5806" w:author="Rev 7 Allen Wirfs-Brock" w:date="2012-05-01T13:45:00Z"/>
        </w:rPr>
      </w:pPr>
      <w:ins w:id="5807" w:author="Rev 7 Allen Wirfs-Brock" w:date="2012-05-01T13:45:00Z">
        <w:r w:rsidRPr="00E77497">
          <w:t>10.2.1.1.</w:t>
        </w:r>
      </w:ins>
      <w:ins w:id="5808" w:author="Rev 7 Allen Wirfs-Brock" w:date="2012-05-02T16:37:00Z">
        <w:r w:rsidR="00FC5053">
          <w:t>8</w:t>
        </w:r>
      </w:ins>
      <w:ins w:id="5809" w:author="Rev 7 Allen Wirfs-Brock" w:date="2012-05-01T13:45:00Z">
        <w:r w:rsidRPr="00E77497">
          <w:tab/>
        </w:r>
      </w:ins>
      <w:ins w:id="5810" w:author="Rev 7 Allen Wirfs-Brock" w:date="2012-05-01T13:46:00Z">
        <w:r>
          <w:t>HasSuperBinding</w:t>
        </w:r>
        <w:r w:rsidRPr="00E77497">
          <w:t xml:space="preserve"> </w:t>
        </w:r>
      </w:ins>
      <w:ins w:id="5811" w:author="Rev 7 Allen Wirfs-Brock" w:date="2012-05-01T13:45:00Z">
        <w:r w:rsidRPr="00E77497">
          <w:t>()</w:t>
        </w:r>
      </w:ins>
    </w:p>
    <w:p w14:paraId="1E631F06" w14:textId="77777777" w:rsidR="00CC3839" w:rsidRPr="00E77497" w:rsidRDefault="00BC1C9D" w:rsidP="00CC3839">
      <w:pPr>
        <w:rPr>
          <w:ins w:id="5812" w:author="Rev 7 Allen Wirfs-Brock" w:date="2012-05-01T13:45:00Z"/>
        </w:rPr>
      </w:pPr>
      <w:ins w:id="5813" w:author="Rev 7 Allen Wirfs-Brock" w:date="2012-05-01T13:49:00Z">
        <w:r>
          <w:t xml:space="preserve">Regular </w:t>
        </w:r>
      </w:ins>
      <w:ins w:id="5814" w:author="Rev 7 Allen Wirfs-Brock" w:date="2012-05-01T13:45:00Z">
        <w:r w:rsidR="00CC3839" w:rsidRPr="00E77497">
          <w:t xml:space="preserve">Declarative Environment Records </w:t>
        </w:r>
      </w:ins>
      <w:ins w:id="5815" w:author="Rev 7 Allen Wirfs-Brock" w:date="2012-05-01T13:48:00Z">
        <w:r>
          <w:t xml:space="preserve">do not provide a </w:t>
        </w:r>
        <w:r>
          <w:rPr>
            <w:rFonts w:ascii="Courier New" w:hAnsi="Courier New" w:cs="Courier New"/>
            <w:b/>
          </w:rPr>
          <w:t>super</w:t>
        </w:r>
        <w:r>
          <w:t xml:space="preserve"> binding</w:t>
        </w:r>
      </w:ins>
      <w:ins w:id="5816" w:author="Rev 7 Allen Wirfs-Brock" w:date="2012-05-01T13:45:00Z">
        <w:r w:rsidR="00CC3839" w:rsidRPr="00E77497">
          <w:t>.</w:t>
        </w:r>
      </w:ins>
    </w:p>
    <w:p w14:paraId="5BA9E2A6" w14:textId="77777777" w:rsidR="00CC3839" w:rsidRPr="00E77497" w:rsidRDefault="00CC3839" w:rsidP="00CC3839">
      <w:pPr>
        <w:pStyle w:val="Alg4"/>
        <w:numPr>
          <w:ilvl w:val="0"/>
          <w:numId w:val="777"/>
        </w:numPr>
        <w:spacing w:after="120"/>
        <w:rPr>
          <w:ins w:id="5817" w:author="Rev 7 Allen Wirfs-Brock" w:date="2012-05-01T13:45:00Z"/>
        </w:rPr>
      </w:pPr>
      <w:ins w:id="5818" w:author="Rev 7 Allen Wirfs-Brock" w:date="2012-05-01T13:45:00Z">
        <w:r w:rsidRPr="00E77497">
          <w:t xml:space="preserve">Return </w:t>
        </w:r>
      </w:ins>
      <w:ins w:id="5819" w:author="Rev 7 Allen Wirfs-Brock" w:date="2012-05-01T13:46:00Z">
        <w:r>
          <w:rPr>
            <w:b/>
          </w:rPr>
          <w:t>false</w:t>
        </w:r>
      </w:ins>
      <w:ins w:id="5820" w:author="Rev 7 Allen Wirfs-Brock" w:date="2012-05-01T13:45:00Z">
        <w:r w:rsidRPr="00E77497">
          <w:t>.</w:t>
        </w:r>
      </w:ins>
    </w:p>
    <w:p w14:paraId="1F68E05C" w14:textId="77777777" w:rsidR="004C02EF" w:rsidRPr="00E77497" w:rsidRDefault="004C02EF" w:rsidP="004C02EF">
      <w:pPr>
        <w:pStyle w:val="51"/>
        <w:numPr>
          <w:ilvl w:val="0"/>
          <w:numId w:val="0"/>
        </w:numPr>
      </w:pPr>
      <w:r w:rsidRPr="00E77497">
        <w:t>10.2.1.1.</w:t>
      </w:r>
      <w:del w:id="5821" w:author="Rev 7 Allen Wirfs-Brock" w:date="2012-05-01T13:45:00Z">
        <w:r w:rsidRPr="00E77497" w:rsidDel="00CC3839">
          <w:delText>6</w:delText>
        </w:r>
      </w:del>
      <w:ins w:id="5822" w:author="Rev 7 Allen Wirfs-Brock" w:date="2012-05-02T16:37:00Z">
        <w:r w:rsidR="00FC5053">
          <w:t>9</w:t>
        </w:r>
      </w:ins>
      <w:r w:rsidRPr="00E77497">
        <w:tab/>
      </w:r>
      <w:del w:id="5823" w:author="Rev 7 Allen Wirfs-Brock" w:date="2012-04-26T08:12:00Z">
        <w:r w:rsidRPr="00E77497" w:rsidDel="00F16EA2">
          <w:delText>ImplicitThisValue</w:delText>
        </w:r>
      </w:del>
      <w:ins w:id="5824" w:author="Rev 7 Allen Wirfs-Brock" w:date="2012-04-26T08:12:00Z">
        <w:r w:rsidR="00F16EA2">
          <w:t>WithBase</w:t>
        </w:r>
      </w:ins>
      <w:ins w:id="5825" w:author="Rev 7 Allen Wirfs-Brock" w:date="2012-04-26T08:13:00Z">
        <w:r w:rsidR="00F16EA2">
          <w:t>Object</w:t>
        </w:r>
      </w:ins>
      <w:r w:rsidRPr="00E77497">
        <w:t>()</w:t>
      </w:r>
    </w:p>
    <w:p w14:paraId="1573EC09" w14:textId="77777777" w:rsidR="004C02EF" w:rsidRPr="00E77497" w:rsidRDefault="004C02EF" w:rsidP="004C02EF">
      <w:r w:rsidRPr="00E77497">
        <w:t xml:space="preserve">Declarative Environment Records always return </w:t>
      </w:r>
      <w:r w:rsidRPr="00E77497">
        <w:rPr>
          <w:b/>
        </w:rPr>
        <w:t>undefined</w:t>
      </w:r>
      <w:r w:rsidRPr="00E77497">
        <w:t xml:space="preserve"> as their </w:t>
      </w:r>
      <w:del w:id="5826" w:author="Rev 7 Allen Wirfs-Brock" w:date="2012-04-26T08:13:00Z">
        <w:r w:rsidRPr="00E77497" w:rsidDel="00F16EA2">
          <w:delText>ImplicitThisValue</w:delText>
        </w:r>
      </w:del>
      <w:ins w:id="5827" w:author="Rev 7 Allen Wirfs-Brock" w:date="2012-04-26T08:13:00Z">
        <w:r w:rsidR="00F16EA2">
          <w:t>WithBaseObject</w:t>
        </w:r>
      </w:ins>
      <w:r w:rsidRPr="00E77497">
        <w:t>.</w:t>
      </w:r>
    </w:p>
    <w:p w14:paraId="1B32DB1B" w14:textId="77777777" w:rsidR="004C02EF" w:rsidRPr="00E77497" w:rsidRDefault="004C02EF" w:rsidP="009A20C6">
      <w:pPr>
        <w:pStyle w:val="Alg4"/>
        <w:numPr>
          <w:ilvl w:val="0"/>
          <w:numId w:val="361"/>
        </w:numPr>
        <w:spacing w:after="120"/>
      </w:pPr>
      <w:r w:rsidRPr="00E77497">
        <w:t xml:space="preserve">Return </w:t>
      </w:r>
      <w:r w:rsidRPr="00E77497">
        <w:rPr>
          <w:b/>
        </w:rPr>
        <w:t>undefined</w:t>
      </w:r>
      <w:r w:rsidRPr="00E77497">
        <w:t>.</w:t>
      </w:r>
    </w:p>
    <w:p w14:paraId="090C5961" w14:textId="77777777" w:rsidR="004C02EF" w:rsidRPr="00E77497" w:rsidRDefault="004C02EF" w:rsidP="004C02EF">
      <w:pPr>
        <w:pStyle w:val="51"/>
        <w:numPr>
          <w:ilvl w:val="0"/>
          <w:numId w:val="0"/>
        </w:numPr>
      </w:pPr>
      <w:r w:rsidRPr="00E77497">
        <w:t>10.2.1.1.</w:t>
      </w:r>
      <w:del w:id="5828" w:author="Rev 7 Allen Wirfs-Brock" w:date="2012-05-02T16:37:00Z">
        <w:r w:rsidRPr="00E77497" w:rsidDel="00FC5053">
          <w:delText>7</w:delText>
        </w:r>
      </w:del>
      <w:ins w:id="5829" w:author="Rev 7 Allen Wirfs-Brock" w:date="2012-05-02T16:38:00Z">
        <w:r w:rsidR="00FC5053">
          <w:t>10</w:t>
        </w:r>
      </w:ins>
      <w:r w:rsidRPr="00E77497">
        <w:tab/>
        <w:t xml:space="preserve">CreateImmutableBinding </w:t>
      </w:r>
      <w:commentRangeStart w:id="5830"/>
      <w:r w:rsidRPr="00E77497">
        <w:t>(N)</w:t>
      </w:r>
      <w:commentRangeEnd w:id="5830"/>
      <w:r w:rsidR="00F04E83">
        <w:rPr>
          <w:rStyle w:val="af3"/>
          <w:b w:val="0"/>
        </w:rPr>
        <w:commentReference w:id="5830"/>
      </w:r>
    </w:p>
    <w:p w14:paraId="39CD850D" w14:textId="77777777" w:rsidR="004C02EF" w:rsidRPr="00E77497" w:rsidRDefault="004C02EF" w:rsidP="004C02EF">
      <w:r w:rsidRPr="00E77497">
        <w:t xml:space="preserve">The concrete Environment Record method CreateImmutableBinding for declarative environment records creates a new immutable binding for the name </w:t>
      </w:r>
      <w:r w:rsidRPr="00E77497">
        <w:rPr>
          <w:rFonts w:ascii="Times New Roman" w:hAnsi="Times New Roman"/>
          <w:i/>
        </w:rPr>
        <w:t>N</w:t>
      </w:r>
      <w:r w:rsidRPr="00E77497">
        <w:t xml:space="preserve"> that is initialised to the value </w:t>
      </w:r>
      <w:r w:rsidRPr="00E77497">
        <w:rPr>
          <w:b/>
        </w:rPr>
        <w:t>undefined</w:t>
      </w:r>
      <w:r w:rsidRPr="00E77497">
        <w:t xml:space="preserve">.  A binding must not already exist in this environment record for </w:t>
      </w:r>
      <w:r w:rsidRPr="00E77497">
        <w:rPr>
          <w:rFonts w:ascii="Times New Roman" w:hAnsi="Times New Roman"/>
          <w:i/>
        </w:rPr>
        <w:t>N</w:t>
      </w:r>
      <w:r w:rsidRPr="00E77497">
        <w:t>.</w:t>
      </w:r>
    </w:p>
    <w:p w14:paraId="1C762103" w14:textId="77777777" w:rsidR="004C02EF" w:rsidRPr="00E77497" w:rsidRDefault="004C02EF" w:rsidP="009A20C6">
      <w:pPr>
        <w:pStyle w:val="Alg4"/>
        <w:numPr>
          <w:ilvl w:val="0"/>
          <w:numId w:val="362"/>
        </w:numPr>
      </w:pPr>
      <w:r w:rsidRPr="00E77497">
        <w:t xml:space="preserve">Let </w:t>
      </w:r>
      <w:r w:rsidRPr="00E77497">
        <w:rPr>
          <w:i/>
        </w:rPr>
        <w:t xml:space="preserve">envRec </w:t>
      </w:r>
      <w:r w:rsidRPr="00E77497">
        <w:t>be the declarative environment record for which the method was invoked.</w:t>
      </w:r>
    </w:p>
    <w:p w14:paraId="7ADD2908" w14:textId="77777777" w:rsidR="004C02EF" w:rsidRPr="00E77497" w:rsidRDefault="004C02EF" w:rsidP="009A20C6">
      <w:pPr>
        <w:pStyle w:val="Alg4"/>
        <w:numPr>
          <w:ilvl w:val="0"/>
          <w:numId w:val="362"/>
        </w:numPr>
      </w:pPr>
      <w:r w:rsidRPr="00E77497">
        <w:t xml:space="preserve">Assert: </w:t>
      </w:r>
      <w:r w:rsidRPr="00E77497">
        <w:rPr>
          <w:i/>
        </w:rPr>
        <w:t xml:space="preserve">envRec </w:t>
      </w:r>
      <w:r w:rsidRPr="00E77497">
        <w:t xml:space="preserve">does not already have a binding for </w:t>
      </w:r>
      <w:r w:rsidRPr="00E77497">
        <w:rPr>
          <w:i/>
        </w:rPr>
        <w:t>N</w:t>
      </w:r>
      <w:r w:rsidRPr="00E77497">
        <w:t>.</w:t>
      </w:r>
    </w:p>
    <w:p w14:paraId="117C19E9" w14:textId="77777777" w:rsidR="004C02EF" w:rsidRPr="00E77497" w:rsidRDefault="004C02EF" w:rsidP="009A20C6">
      <w:pPr>
        <w:pStyle w:val="Alg4"/>
        <w:numPr>
          <w:ilvl w:val="0"/>
          <w:numId w:val="362"/>
        </w:numPr>
        <w:spacing w:after="120"/>
      </w:pPr>
      <w:r w:rsidRPr="00E77497">
        <w:t xml:space="preserve">Create an immutable binding in </w:t>
      </w:r>
      <w:r w:rsidRPr="00E77497">
        <w:rPr>
          <w:i/>
        </w:rPr>
        <w:t>envRec</w:t>
      </w:r>
      <w:r w:rsidRPr="00E77497">
        <w:t xml:space="preserve"> for </w:t>
      </w:r>
      <w:r w:rsidRPr="00E77497">
        <w:rPr>
          <w:i/>
        </w:rPr>
        <w:t>N</w:t>
      </w:r>
      <w:r w:rsidRPr="00E77497">
        <w:t xml:space="preserve"> and record that it is uninitialised.</w:t>
      </w:r>
    </w:p>
    <w:p w14:paraId="60FAB8D0" w14:textId="77777777" w:rsidR="004C02EF" w:rsidRPr="00E77497" w:rsidRDefault="004C02EF" w:rsidP="004C02EF">
      <w:pPr>
        <w:pStyle w:val="51"/>
        <w:numPr>
          <w:ilvl w:val="0"/>
          <w:numId w:val="0"/>
        </w:numPr>
      </w:pPr>
      <w:r w:rsidRPr="00E77497">
        <w:t>10.2.1.1.</w:t>
      </w:r>
      <w:del w:id="5831" w:author="Rev 7 Allen Wirfs-Brock" w:date="2012-05-02T16:37:00Z">
        <w:r w:rsidRPr="00E77497" w:rsidDel="00FC5053">
          <w:delText>8</w:delText>
        </w:r>
      </w:del>
      <w:ins w:id="5832" w:author="Rev 7 Allen Wirfs-Brock" w:date="2012-05-02T16:37:00Z">
        <w:r w:rsidR="00FC5053">
          <w:t>1</w:t>
        </w:r>
      </w:ins>
      <w:ins w:id="5833" w:author="Rev 7 Allen Wirfs-Brock" w:date="2012-05-02T16:38:00Z">
        <w:r w:rsidR="00FC5053">
          <w:t>1</w:t>
        </w:r>
      </w:ins>
      <w:r w:rsidRPr="00E77497">
        <w:tab/>
        <w:t>Initialize</w:t>
      </w:r>
      <w:del w:id="5834" w:author="Rev 3 Allen Wirfs-Brock" w:date="2011-08-30T17:28:00Z">
        <w:r w:rsidRPr="00E77497" w:rsidDel="00BC6B32">
          <w:delText>Immutable</w:delText>
        </w:r>
      </w:del>
      <w:r w:rsidRPr="00E77497">
        <w:t>Binding (N,V)</w:t>
      </w:r>
    </w:p>
    <w:p w14:paraId="0D90F41C" w14:textId="77777777" w:rsidR="004C02EF" w:rsidRPr="00E77497" w:rsidRDefault="004C02EF" w:rsidP="004C02EF">
      <w:r w:rsidRPr="00E77497">
        <w:t>The concrete Environment Record method Initialize</w:t>
      </w:r>
      <w:del w:id="5835" w:author="Rev 3 Allen Wirfs-Brock" w:date="2011-08-30T17:28:00Z">
        <w:r w:rsidRPr="00E77497" w:rsidDel="00BC6B32">
          <w:delText>Immutable</w:delText>
        </w:r>
      </w:del>
      <w:r w:rsidRPr="00E77497">
        <w:t xml:space="preserve">Binding for declarative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An uninitialised </w:t>
      </w:r>
      <w:del w:id="5836" w:author="Rev 3 Allen Wirfs-Brock" w:date="2011-08-30T17:28:00Z">
        <w:r w:rsidRPr="00E77497" w:rsidDel="00BC6B32">
          <w:delText xml:space="preserve">immutable </w:delText>
        </w:r>
      </w:del>
      <w:r w:rsidRPr="00E77497">
        <w:t xml:space="preserve">binding for </w:t>
      </w:r>
      <w:r w:rsidRPr="00E77497">
        <w:rPr>
          <w:rFonts w:ascii="Times New Roman" w:hAnsi="Times New Roman"/>
          <w:i/>
        </w:rPr>
        <w:t>N</w:t>
      </w:r>
      <w:r w:rsidRPr="00E77497">
        <w:t xml:space="preserve"> must already exist. </w:t>
      </w:r>
    </w:p>
    <w:p w14:paraId="0CF182E8" w14:textId="77777777" w:rsidR="004C02EF" w:rsidRPr="00E77497" w:rsidRDefault="004C02EF" w:rsidP="009A20C6">
      <w:pPr>
        <w:pStyle w:val="Alg4"/>
        <w:numPr>
          <w:ilvl w:val="0"/>
          <w:numId w:val="363"/>
        </w:numPr>
      </w:pPr>
      <w:r w:rsidRPr="00E77497">
        <w:t xml:space="preserve">Let </w:t>
      </w:r>
      <w:r w:rsidRPr="00E77497">
        <w:rPr>
          <w:i/>
        </w:rPr>
        <w:t xml:space="preserve">envRec </w:t>
      </w:r>
      <w:r w:rsidRPr="00E77497">
        <w:t>be the declarative environment record for which the method was invoked.</w:t>
      </w:r>
    </w:p>
    <w:p w14:paraId="2837C29E" w14:textId="77777777" w:rsidR="004C02EF" w:rsidRPr="00E77497" w:rsidRDefault="004C02EF" w:rsidP="009A20C6">
      <w:pPr>
        <w:pStyle w:val="Alg4"/>
        <w:numPr>
          <w:ilvl w:val="0"/>
          <w:numId w:val="363"/>
        </w:numPr>
      </w:pPr>
      <w:r w:rsidRPr="00E77497">
        <w:t xml:space="preserve">Assert: </w:t>
      </w:r>
      <w:r w:rsidRPr="00E77497">
        <w:rPr>
          <w:i/>
        </w:rPr>
        <w:t>envRec</w:t>
      </w:r>
      <w:r w:rsidRPr="00E77497">
        <w:t xml:space="preserve"> must have an uninitialised </w:t>
      </w:r>
      <w:del w:id="5837" w:author="Rev 3 Allen Wirfs-Brock" w:date="2011-08-30T17:29:00Z">
        <w:r w:rsidRPr="00E77497" w:rsidDel="00BC6B32">
          <w:delText xml:space="preserve">immutable </w:delText>
        </w:r>
      </w:del>
      <w:r w:rsidRPr="00E77497">
        <w:t>binding for N.</w:t>
      </w:r>
    </w:p>
    <w:p w14:paraId="7E31F40C" w14:textId="77777777" w:rsidR="004C02EF" w:rsidRPr="00E77497" w:rsidRDefault="004C02EF" w:rsidP="009A20C6">
      <w:pPr>
        <w:pStyle w:val="Alg4"/>
        <w:numPr>
          <w:ilvl w:val="0"/>
          <w:numId w:val="363"/>
        </w:numPr>
      </w:pPr>
      <w:r w:rsidRPr="00E77497">
        <w:t xml:space="preserve">Set the bound value for </w:t>
      </w:r>
      <w:r w:rsidRPr="00E77497">
        <w:rPr>
          <w:i/>
        </w:rPr>
        <w:t>N</w:t>
      </w:r>
      <w:r w:rsidRPr="00E77497">
        <w:t xml:space="preserve"> in </w:t>
      </w:r>
      <w:r w:rsidRPr="00E77497">
        <w:rPr>
          <w:i/>
        </w:rPr>
        <w:t>envRec</w:t>
      </w:r>
      <w:r w:rsidRPr="00E77497">
        <w:t xml:space="preserve"> to </w:t>
      </w:r>
      <w:r w:rsidRPr="00E77497">
        <w:rPr>
          <w:i/>
        </w:rPr>
        <w:t>V</w:t>
      </w:r>
      <w:r w:rsidRPr="00E77497">
        <w:t>.</w:t>
      </w:r>
    </w:p>
    <w:p w14:paraId="5D6C6998" w14:textId="77777777" w:rsidR="004C02EF" w:rsidRPr="00E77497" w:rsidRDefault="004C02EF" w:rsidP="009A20C6">
      <w:pPr>
        <w:pStyle w:val="Alg4"/>
        <w:numPr>
          <w:ilvl w:val="0"/>
          <w:numId w:val="363"/>
        </w:numPr>
        <w:spacing w:after="120"/>
      </w:pPr>
      <w:r w:rsidRPr="00E77497">
        <w:t xml:space="preserve">Record that the </w:t>
      </w:r>
      <w:del w:id="5838" w:author="Rev 3 Allen Wirfs-Brock" w:date="2011-08-30T17:29:00Z">
        <w:r w:rsidRPr="00E77497" w:rsidDel="00BC6B32">
          <w:delText xml:space="preserve">immutable </w:delText>
        </w:r>
      </w:del>
      <w:r w:rsidRPr="00E77497">
        <w:t xml:space="preserve">binding for </w:t>
      </w:r>
      <w:r w:rsidRPr="00E77497">
        <w:rPr>
          <w:i/>
        </w:rPr>
        <w:t>N</w:t>
      </w:r>
      <w:r w:rsidRPr="00E77497">
        <w:t xml:space="preserve"> in </w:t>
      </w:r>
      <w:r w:rsidRPr="00E77497">
        <w:rPr>
          <w:i/>
        </w:rPr>
        <w:t>envRec</w:t>
      </w:r>
      <w:r w:rsidRPr="00E77497">
        <w:t xml:space="preserve"> has been initialised.</w:t>
      </w:r>
    </w:p>
    <w:p w14:paraId="231BC22A" w14:textId="77777777" w:rsidR="004C02EF" w:rsidRPr="00E77497" w:rsidRDefault="004C02EF" w:rsidP="004C02EF">
      <w:pPr>
        <w:pStyle w:val="40"/>
        <w:numPr>
          <w:ilvl w:val="0"/>
          <w:numId w:val="0"/>
        </w:numPr>
      </w:pPr>
      <w:r w:rsidRPr="00E77497">
        <w:t>10.2.1.2</w:t>
      </w:r>
      <w:r w:rsidRPr="00E77497">
        <w:tab/>
        <w:t>Object Environment Records</w:t>
      </w:r>
    </w:p>
    <w:p w14:paraId="7AF485D8" w14:textId="77777777" w:rsidR="004C02EF" w:rsidRPr="00E77497" w:rsidRDefault="004C02EF" w:rsidP="004C02EF">
      <w:r w:rsidRPr="00E77497">
        <w:t xml:space="preserve">Each object environment record is associated with an object called its </w:t>
      </w:r>
      <w:r w:rsidRPr="00E77497">
        <w:rPr>
          <w:i/>
        </w:rPr>
        <w:t>binding object</w:t>
      </w:r>
      <w:r w:rsidRPr="00E77497">
        <w:t xml:space="preserve">. An object environment record binds the set of identifier names that directly correspond to the property names of its binding object. Property names that are not an </w:t>
      </w:r>
      <w:r w:rsidRPr="00E77497">
        <w:rPr>
          <w:rFonts w:ascii="Times New Roman" w:hAnsi="Times New Roman"/>
          <w:i/>
        </w:rPr>
        <w:t xml:space="preserve">IdentifierName </w:t>
      </w:r>
      <w:r w:rsidRPr="00E77497">
        <w:t xml:space="preserve">are not included in the set of bound identifiers. Both own and inherited properties are included in the set regardless of the setting of their [[Enumerable]] attribute. Because properties can be dynamically added and deleted from objects, the set of identifiers bound by an object environment record may potentially change as a side-effect of any operation that adds or deletes properties. Any bindings that are created as a result of such a side-effect are considered to be a mutable binding even if the Writable attribute of the corresponding property has the value </w:t>
      </w:r>
      <w:r w:rsidRPr="00E77497">
        <w:rPr>
          <w:b/>
        </w:rPr>
        <w:t>false</w:t>
      </w:r>
      <w:r w:rsidRPr="00E77497">
        <w:t>. Immutable bindings do not exist for object environment records.</w:t>
      </w:r>
    </w:p>
    <w:p w14:paraId="11BF9F57" w14:textId="77777777" w:rsidR="004C02EF" w:rsidRPr="00E77497" w:rsidRDefault="004C02EF" w:rsidP="004C02EF">
      <w:r w:rsidRPr="00E77497">
        <w:t xml:space="preserve">Object environment records </w:t>
      </w:r>
      <w:ins w:id="5839" w:author="Rev 7 Allen Wirfs-Brock" w:date="2012-04-26T08:50:00Z">
        <w:r w:rsidR="00933B52">
          <w:t xml:space="preserve">created for </w:t>
        </w:r>
        <w:r w:rsidR="00933B52" w:rsidRPr="004012E4">
          <w:rPr>
            <w:rFonts w:ascii="Courier New" w:hAnsi="Courier New" w:cs="Courier New"/>
            <w:b/>
          </w:rPr>
          <w:t>with</w:t>
        </w:r>
        <w:r w:rsidR="00933B52">
          <w:t xml:space="preserve"> statements</w:t>
        </w:r>
      </w:ins>
      <w:ins w:id="5840" w:author="Rev 7 Allen Wirfs-Brock" w:date="2012-04-26T08:51:00Z">
        <w:r w:rsidR="00933B52">
          <w:t xml:space="preserve"> </w:t>
        </w:r>
        <w:r w:rsidR="00933B52" w:rsidRPr="00E77497">
          <w:t>(12.10)</w:t>
        </w:r>
      </w:ins>
      <w:ins w:id="5841" w:author="Rev 7 Allen Wirfs-Brock" w:date="2012-04-26T08:50:00Z">
        <w:r w:rsidR="00933B52">
          <w:t xml:space="preserve"> </w:t>
        </w:r>
      </w:ins>
      <w:r w:rsidRPr="00E77497">
        <w:t xml:space="preserve">can </w:t>
      </w:r>
      <w:del w:id="5842" w:author="Rev 7 Allen Wirfs-Brock" w:date="2012-04-26T08:50:00Z">
        <w:r w:rsidRPr="00E77497" w:rsidDel="00933B52">
          <w:delText xml:space="preserve">be configured to </w:delText>
        </w:r>
      </w:del>
      <w:r w:rsidRPr="00E77497">
        <w:t xml:space="preserve">provide their binding object as an implicit this value for use in function calls. </w:t>
      </w:r>
      <w:del w:id="5843" w:author="Rev 7 Allen Wirfs-Brock" w:date="2012-04-26T08:51:00Z">
        <w:r w:rsidRPr="00E77497" w:rsidDel="00933B52">
          <w:delText xml:space="preserve">This capability is used to specify the behaviour of With Statement (12.10) induced bindings. </w:delText>
        </w:r>
      </w:del>
      <w:r w:rsidRPr="00E77497">
        <w:t xml:space="preserve">The capability is controlled by a </w:t>
      </w:r>
      <w:del w:id="5844" w:author="Rev 7 Allen Wirfs-Brock" w:date="2012-04-26T08:52:00Z">
        <w:r w:rsidRPr="00E77497" w:rsidDel="00933B52">
          <w:rPr>
            <w:rFonts w:ascii="Times New Roman" w:hAnsi="Times New Roman"/>
            <w:i/>
          </w:rPr>
          <w:delText>provideThis</w:delText>
        </w:r>
        <w:r w:rsidRPr="00E77497" w:rsidDel="00933B52">
          <w:delText xml:space="preserve"> </w:delText>
        </w:r>
      </w:del>
      <w:ins w:id="5845" w:author="Rev 7 Allen Wirfs-Brock" w:date="2012-04-26T08:52:00Z">
        <w:r w:rsidR="00933B52">
          <w:rPr>
            <w:rFonts w:ascii="Times New Roman" w:hAnsi="Times New Roman"/>
            <w:i/>
          </w:rPr>
          <w:t>withEnvironment</w:t>
        </w:r>
        <w:r w:rsidR="00933B52" w:rsidRPr="00E77497">
          <w:t xml:space="preserve"> </w:t>
        </w:r>
      </w:ins>
      <w:r w:rsidRPr="00E77497">
        <w:t xml:space="preserve">Boolean value that is associated with each object environment record.  By default, the value of </w:t>
      </w:r>
      <w:ins w:id="5846" w:author="Rev 7 Allen Wirfs-Brock" w:date="2012-04-26T08:53:00Z">
        <w:r w:rsidR="00933B52">
          <w:rPr>
            <w:rFonts w:ascii="Times New Roman" w:hAnsi="Times New Roman"/>
            <w:i/>
          </w:rPr>
          <w:t>withEnvironment</w:t>
        </w:r>
        <w:r w:rsidR="00933B52" w:rsidRPr="00E77497">
          <w:t xml:space="preserve"> </w:t>
        </w:r>
      </w:ins>
      <w:del w:id="5847" w:author="Rev 7 Allen Wirfs-Brock" w:date="2012-04-26T08:53:00Z">
        <w:r w:rsidRPr="00E77497" w:rsidDel="00933B52">
          <w:rPr>
            <w:rFonts w:ascii="Times New Roman" w:hAnsi="Times New Roman"/>
            <w:i/>
          </w:rPr>
          <w:delText>provideThis</w:delText>
        </w:r>
        <w:r w:rsidRPr="00E77497" w:rsidDel="00933B52">
          <w:delText xml:space="preserve"> </w:delText>
        </w:r>
      </w:del>
      <w:r w:rsidRPr="00E77497">
        <w:t xml:space="preserve">is </w:t>
      </w:r>
      <w:r w:rsidRPr="00E77497">
        <w:rPr>
          <w:b/>
        </w:rPr>
        <w:t>false</w:t>
      </w:r>
      <w:r w:rsidRPr="00E77497">
        <w:t xml:space="preserve"> for any object environment record.</w:t>
      </w:r>
    </w:p>
    <w:p w14:paraId="7F50876C" w14:textId="77777777" w:rsidR="004C02EF" w:rsidRPr="00E77497" w:rsidRDefault="004C02EF" w:rsidP="004C02EF">
      <w:r w:rsidRPr="00E77497">
        <w:t>The behaviour of the concrete specification methods for Object Environment Records is defined by the following algorithms.</w:t>
      </w:r>
    </w:p>
    <w:p w14:paraId="4F682AA0" w14:textId="77777777" w:rsidR="004C02EF" w:rsidRPr="00E77497" w:rsidRDefault="004C02EF" w:rsidP="004C02EF">
      <w:pPr>
        <w:pStyle w:val="51"/>
        <w:numPr>
          <w:ilvl w:val="0"/>
          <w:numId w:val="0"/>
        </w:numPr>
      </w:pPr>
      <w:r w:rsidRPr="00E77497">
        <w:t>10.2.1.2.1</w:t>
      </w:r>
      <w:r w:rsidRPr="00E77497">
        <w:tab/>
        <w:t>HasBinding(N)</w:t>
      </w:r>
    </w:p>
    <w:p w14:paraId="6A3827A5" w14:textId="77777777" w:rsidR="004C02EF" w:rsidRPr="00E77497" w:rsidRDefault="004C02EF" w:rsidP="004C02EF">
      <w:r w:rsidRPr="00E77497">
        <w:t xml:space="preserve">The concrete Environment Record method HasBinding for object environment records determines if its associated binding object has a property whose name is the value of the argument </w:t>
      </w:r>
      <w:r w:rsidRPr="00E77497">
        <w:rPr>
          <w:rFonts w:ascii="Times New Roman" w:hAnsi="Times New Roman"/>
          <w:i/>
        </w:rPr>
        <w:t>N</w:t>
      </w:r>
      <w:r w:rsidRPr="00E77497">
        <w:t>:</w:t>
      </w:r>
    </w:p>
    <w:p w14:paraId="0755D7E3" w14:textId="77777777" w:rsidR="004C02EF" w:rsidRPr="00E77497" w:rsidRDefault="004C02EF" w:rsidP="009A20C6">
      <w:pPr>
        <w:pStyle w:val="Alg4"/>
        <w:numPr>
          <w:ilvl w:val="0"/>
          <w:numId w:val="364"/>
        </w:numPr>
      </w:pPr>
      <w:r w:rsidRPr="00E77497">
        <w:t xml:space="preserve">Let </w:t>
      </w:r>
      <w:r w:rsidRPr="00E77497">
        <w:rPr>
          <w:i/>
        </w:rPr>
        <w:t xml:space="preserve">envRec </w:t>
      </w:r>
      <w:r w:rsidRPr="00E77497">
        <w:t>be the object environment record for which the method was invoked.</w:t>
      </w:r>
    </w:p>
    <w:p w14:paraId="0347C502" w14:textId="77777777" w:rsidR="004C02EF" w:rsidRPr="00E77497" w:rsidRDefault="004C02EF" w:rsidP="009A20C6">
      <w:pPr>
        <w:pStyle w:val="Alg4"/>
        <w:numPr>
          <w:ilvl w:val="0"/>
          <w:numId w:val="364"/>
        </w:numPr>
      </w:pPr>
      <w:r w:rsidRPr="00E77497">
        <w:t xml:space="preserve">Let </w:t>
      </w:r>
      <w:r w:rsidRPr="00E77497">
        <w:rPr>
          <w:i/>
        </w:rPr>
        <w:t xml:space="preserve">bindings </w:t>
      </w:r>
      <w:r w:rsidRPr="00E77497">
        <w:t xml:space="preserve">be the binding object for </w:t>
      </w:r>
      <w:r w:rsidRPr="00E77497">
        <w:rPr>
          <w:i/>
        </w:rPr>
        <w:t>envRec</w:t>
      </w:r>
      <w:r w:rsidRPr="00E77497">
        <w:t>.</w:t>
      </w:r>
    </w:p>
    <w:p w14:paraId="735D9146" w14:textId="77777777" w:rsidR="004C02EF" w:rsidRPr="00E77497" w:rsidRDefault="004C02EF" w:rsidP="009A20C6">
      <w:pPr>
        <w:pStyle w:val="Alg4"/>
        <w:numPr>
          <w:ilvl w:val="0"/>
          <w:numId w:val="364"/>
        </w:numPr>
        <w:spacing w:after="120"/>
      </w:pPr>
      <w:r w:rsidRPr="00E77497">
        <w:t xml:space="preserve">Return the result of calling the [[HasProperty]] internal method of </w:t>
      </w:r>
      <w:r w:rsidRPr="00E77497">
        <w:rPr>
          <w:i/>
        </w:rPr>
        <w:t>bindings</w:t>
      </w:r>
      <w:r w:rsidRPr="00E77497">
        <w:t xml:space="preserve">, passing </w:t>
      </w:r>
      <w:r w:rsidRPr="00E77497">
        <w:rPr>
          <w:i/>
        </w:rPr>
        <w:t>N</w:t>
      </w:r>
      <w:r w:rsidRPr="00E77497">
        <w:t xml:space="preserve"> as the property name.</w:t>
      </w:r>
    </w:p>
    <w:p w14:paraId="679B296F" w14:textId="77777777" w:rsidR="004C02EF" w:rsidRPr="00E77497" w:rsidRDefault="004C02EF" w:rsidP="004C02EF">
      <w:pPr>
        <w:pStyle w:val="51"/>
        <w:numPr>
          <w:ilvl w:val="0"/>
          <w:numId w:val="0"/>
        </w:numPr>
      </w:pPr>
      <w:r w:rsidRPr="00E77497">
        <w:t>10.2.1.2.2</w:t>
      </w:r>
      <w:r w:rsidRPr="00E77497">
        <w:tab/>
        <w:t>CreateMutableBinding (N, D)</w:t>
      </w:r>
    </w:p>
    <w:p w14:paraId="46917398" w14:textId="77777777" w:rsidR="004C02EF" w:rsidRPr="00E77497" w:rsidRDefault="004C02EF" w:rsidP="004C02EF">
      <w:r w:rsidRPr="00E77497">
        <w:t xml:space="preserve">The concrete Environment Record method CreateMutableBinding for object environment records creates in an environment record’s associated binding object a property whose name is the String value and initialises it to the value </w:t>
      </w:r>
      <w:r w:rsidRPr="00E77497">
        <w:rPr>
          <w:b/>
        </w:rPr>
        <w:t>undefined</w:t>
      </w:r>
      <w:r w:rsidRPr="00E77497">
        <w:t xml:space="preserve">. A property named </w:t>
      </w:r>
      <w:r w:rsidRPr="00E77497">
        <w:rPr>
          <w:rFonts w:ascii="Times New Roman" w:hAnsi="Times New Roman"/>
          <w:i/>
        </w:rPr>
        <w:t>N</w:t>
      </w:r>
      <w:r w:rsidRPr="00E77497">
        <w:t xml:space="preserve"> must not already exist in the binding object. 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property’s [[Configurable]] attribute is set to </w:t>
      </w:r>
      <w:r w:rsidRPr="00E77497">
        <w:rPr>
          <w:b/>
        </w:rPr>
        <w:t>true</w:t>
      </w:r>
      <w:r w:rsidRPr="00E77497">
        <w:t xml:space="preserve">, otherwise it is set to </w:t>
      </w:r>
      <w:r w:rsidRPr="00E77497">
        <w:rPr>
          <w:b/>
        </w:rPr>
        <w:t>false</w:t>
      </w:r>
      <w:r w:rsidRPr="00E77497">
        <w:t>.</w:t>
      </w:r>
    </w:p>
    <w:p w14:paraId="550C7A1D" w14:textId="77777777" w:rsidR="004C02EF" w:rsidRPr="00E77497" w:rsidRDefault="004C02EF" w:rsidP="009A20C6">
      <w:pPr>
        <w:pStyle w:val="Alg4"/>
        <w:numPr>
          <w:ilvl w:val="0"/>
          <w:numId w:val="365"/>
        </w:numPr>
      </w:pPr>
      <w:r w:rsidRPr="00E77497">
        <w:t xml:space="preserve">Let </w:t>
      </w:r>
      <w:r w:rsidRPr="00E77497">
        <w:rPr>
          <w:i/>
        </w:rPr>
        <w:t>envRec</w:t>
      </w:r>
      <w:r w:rsidRPr="00E77497">
        <w:t xml:space="preserve"> be the object environment record for which the method was invoked.</w:t>
      </w:r>
    </w:p>
    <w:p w14:paraId="5AB599F4" w14:textId="77777777" w:rsidR="004C02EF" w:rsidRPr="00E77497" w:rsidRDefault="004C02EF" w:rsidP="009A20C6">
      <w:pPr>
        <w:pStyle w:val="Alg4"/>
        <w:numPr>
          <w:ilvl w:val="0"/>
          <w:numId w:val="365"/>
        </w:numPr>
      </w:pPr>
      <w:r w:rsidRPr="00E77497">
        <w:t xml:space="preserve">Let </w:t>
      </w:r>
      <w:r w:rsidRPr="00E77497">
        <w:rPr>
          <w:i/>
        </w:rPr>
        <w:t>bindings</w:t>
      </w:r>
      <w:r w:rsidRPr="00E77497">
        <w:t xml:space="preserve"> be the binding object for </w:t>
      </w:r>
      <w:r w:rsidRPr="00E77497">
        <w:rPr>
          <w:i/>
        </w:rPr>
        <w:t>envRec</w:t>
      </w:r>
      <w:r w:rsidRPr="00E77497">
        <w:t>.</w:t>
      </w:r>
    </w:p>
    <w:p w14:paraId="03E0034E" w14:textId="77777777" w:rsidR="004C02EF" w:rsidRPr="00E77497" w:rsidRDefault="004C02EF" w:rsidP="009A20C6">
      <w:pPr>
        <w:pStyle w:val="Alg4"/>
        <w:numPr>
          <w:ilvl w:val="0"/>
          <w:numId w:val="365"/>
        </w:numPr>
      </w:pPr>
      <w:r w:rsidRPr="00E77497">
        <w:t xml:space="preserve">Assert: The result of calling the [[HasProperty]] internal method of </w:t>
      </w:r>
      <w:r w:rsidRPr="00E77497">
        <w:rPr>
          <w:i/>
        </w:rPr>
        <w:t>bindings</w:t>
      </w:r>
      <w:r w:rsidRPr="00E77497">
        <w:t xml:space="preserve">, passing </w:t>
      </w:r>
      <w:r w:rsidRPr="00E77497">
        <w:rPr>
          <w:i/>
        </w:rPr>
        <w:t>N</w:t>
      </w:r>
      <w:r w:rsidRPr="00E77497">
        <w:t xml:space="preserve"> as the property name, is </w:t>
      </w:r>
      <w:r w:rsidRPr="00E77497">
        <w:rPr>
          <w:b/>
        </w:rPr>
        <w:t>false</w:t>
      </w:r>
      <w:r w:rsidRPr="00E77497">
        <w:t>.</w:t>
      </w:r>
    </w:p>
    <w:p w14:paraId="43EB7CC3" w14:textId="77777777" w:rsidR="004C02EF" w:rsidRPr="00E77497" w:rsidRDefault="004C02EF" w:rsidP="009A20C6">
      <w:pPr>
        <w:pStyle w:val="Alg4"/>
        <w:numPr>
          <w:ilvl w:val="0"/>
          <w:numId w:val="365"/>
        </w:numPr>
        <w:spacing w:after="120"/>
        <w:contextualSpacing/>
      </w:pPr>
      <w:r w:rsidRPr="00E77497">
        <w:t xml:space="preserve">If  D is </w:t>
      </w:r>
      <w:r w:rsidRPr="00E77497">
        <w:rPr>
          <w:b/>
        </w:rPr>
        <w:t>true</w:t>
      </w:r>
      <w:r w:rsidRPr="00E77497">
        <w:t xml:space="preserve"> then let </w:t>
      </w:r>
      <w:r w:rsidRPr="00E77497">
        <w:rPr>
          <w:i/>
        </w:rPr>
        <w:t>configValue</w:t>
      </w:r>
      <w:r w:rsidRPr="00E77497">
        <w:t xml:space="preserve"> be </w:t>
      </w:r>
      <w:r w:rsidRPr="00E77497">
        <w:rPr>
          <w:b/>
        </w:rPr>
        <w:t>true</w:t>
      </w:r>
      <w:r w:rsidRPr="00E77497">
        <w:t xml:space="preserve"> otherwise let </w:t>
      </w:r>
      <w:r w:rsidRPr="00E77497">
        <w:rPr>
          <w:i/>
        </w:rPr>
        <w:t>configValue</w:t>
      </w:r>
      <w:r w:rsidRPr="00E77497">
        <w:t xml:space="preserve"> be </w:t>
      </w:r>
      <w:r w:rsidRPr="00E77497">
        <w:rPr>
          <w:b/>
        </w:rPr>
        <w:t>false</w:t>
      </w:r>
      <w:r w:rsidRPr="00E77497">
        <w:t>.</w:t>
      </w:r>
    </w:p>
    <w:p w14:paraId="3C1E0BDF" w14:textId="77777777" w:rsidR="004C02EF" w:rsidRPr="00E77497" w:rsidRDefault="004C02EF" w:rsidP="009A20C6">
      <w:pPr>
        <w:pStyle w:val="Alg4"/>
        <w:numPr>
          <w:ilvl w:val="0"/>
          <w:numId w:val="365"/>
        </w:numPr>
        <w:spacing w:after="120"/>
      </w:pPr>
      <w:del w:id="5848" w:author="Rev 9 Allen Wirfs-Brock" w:date="2012-07-08T14:08:00Z">
        <w:r w:rsidRPr="00E77497" w:rsidDel="00C24EEA">
          <w:delText xml:space="preserve">Call </w:delText>
        </w:r>
      </w:del>
      <w:ins w:id="5849" w:author="Rev 9 Allen Wirfs-Brock" w:date="2012-07-08T14:08:00Z">
        <w:r w:rsidR="00C24EEA">
          <w:t>Return the result of calling</w:t>
        </w:r>
        <w:r w:rsidR="00C24EEA" w:rsidRPr="00E77497">
          <w:t xml:space="preserve"> </w:t>
        </w:r>
      </w:ins>
      <w:r w:rsidRPr="00E77497">
        <w:t xml:space="preserve">the [[DefineOwnProperty]] internal method of </w:t>
      </w:r>
      <w:r w:rsidRPr="00E77497">
        <w:rPr>
          <w:i/>
        </w:rPr>
        <w:t>bindings</w:t>
      </w:r>
      <w:r w:rsidRPr="00E77497">
        <w:t xml:space="preserve">, passing </w:t>
      </w:r>
      <w:r w:rsidRPr="00E77497">
        <w:rPr>
          <w:i/>
        </w:rPr>
        <w:t>N</w:t>
      </w:r>
      <w:r w:rsidRPr="00E77497">
        <w:t>, Property Descriptor {[[Value]]:</w:t>
      </w:r>
      <w:r w:rsidRPr="00E77497">
        <w:rPr>
          <w:b/>
        </w:rPr>
        <w:t>undefined</w:t>
      </w:r>
      <w:r w:rsidRPr="00E77497">
        <w:t xml:space="preserve">, [[Writable]]: </w:t>
      </w:r>
      <w:r w:rsidRPr="00E77497">
        <w:rPr>
          <w:b/>
        </w:rPr>
        <w:t>true</w:t>
      </w:r>
      <w:r w:rsidRPr="00E77497">
        <w:t xml:space="preserve">, [[Enumerable]]: </w:t>
      </w:r>
      <w:r w:rsidRPr="00E77497">
        <w:rPr>
          <w:b/>
        </w:rPr>
        <w:t>true</w:t>
      </w:r>
      <w:r w:rsidRPr="00E77497">
        <w:t xml:space="preserve"> , [[Configurable]]: </w:t>
      </w:r>
      <w:r w:rsidRPr="00E77497">
        <w:rPr>
          <w:i/>
        </w:rPr>
        <w:t>configValue</w:t>
      </w:r>
      <w:r w:rsidRPr="00E77497">
        <w:t xml:space="preserve">}, and </w:t>
      </w:r>
      <w:r w:rsidRPr="00E77497">
        <w:rPr>
          <w:b/>
        </w:rPr>
        <w:t>true</w:t>
      </w:r>
      <w:r w:rsidRPr="00E77497">
        <w:t xml:space="preserve"> as arguments.</w:t>
      </w:r>
    </w:p>
    <w:p w14:paraId="67BA4B57" w14:textId="77777777" w:rsidR="004C02EF" w:rsidRPr="00E77497" w:rsidRDefault="004C02EF" w:rsidP="004C02EF">
      <w:pPr>
        <w:pStyle w:val="51"/>
        <w:numPr>
          <w:ilvl w:val="0"/>
          <w:numId w:val="0"/>
        </w:numPr>
      </w:pPr>
      <w:r w:rsidRPr="00E77497">
        <w:t>10.2.1.2.3</w:t>
      </w:r>
      <w:r w:rsidRPr="00E77497">
        <w:tab/>
        <w:t>SetMutableBinding (N,V,S)</w:t>
      </w:r>
    </w:p>
    <w:p w14:paraId="70E946EF" w14:textId="77777777" w:rsidR="004C02EF" w:rsidRPr="00E77497" w:rsidRDefault="004C02EF" w:rsidP="004C02EF">
      <w:r w:rsidRPr="00E77497">
        <w:t xml:space="preserve">The concrete Environment Record method SetMutableBinding for object environment records attempts to set the value of the environment record’s associated binding object’s property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 property named </w:t>
      </w:r>
      <w:r w:rsidRPr="00E77497">
        <w:rPr>
          <w:rFonts w:ascii="Times New Roman" w:hAnsi="Times New Roman"/>
          <w:i/>
        </w:rPr>
        <w:t>N</w:t>
      </w:r>
      <w:r w:rsidRPr="00E77497">
        <w:t xml:space="preserve"> should already exist but if it does not or is not currently writable, error handling is determined by the value of the Boolean argument </w:t>
      </w:r>
      <w:r w:rsidRPr="00E77497">
        <w:rPr>
          <w:rFonts w:ascii="Times New Roman" w:hAnsi="Times New Roman"/>
          <w:i/>
        </w:rPr>
        <w:t>S</w:t>
      </w:r>
      <w:r w:rsidRPr="00E77497">
        <w:t>.</w:t>
      </w:r>
    </w:p>
    <w:p w14:paraId="4053221B" w14:textId="77777777" w:rsidR="004C02EF" w:rsidRPr="00E77497" w:rsidRDefault="004C02EF" w:rsidP="009A20C6">
      <w:pPr>
        <w:pStyle w:val="Alg4"/>
        <w:numPr>
          <w:ilvl w:val="0"/>
          <w:numId w:val="366"/>
        </w:numPr>
      </w:pPr>
      <w:r w:rsidRPr="00E77497">
        <w:t xml:space="preserve">Let </w:t>
      </w:r>
      <w:r w:rsidRPr="00E77497">
        <w:rPr>
          <w:i/>
        </w:rPr>
        <w:t>envRec</w:t>
      </w:r>
      <w:r w:rsidRPr="00E77497">
        <w:t xml:space="preserve"> be the object environment record for which the method was invoked.</w:t>
      </w:r>
    </w:p>
    <w:p w14:paraId="50503335" w14:textId="77777777" w:rsidR="004C02EF" w:rsidRPr="00E77497" w:rsidRDefault="004C02EF" w:rsidP="009A20C6">
      <w:pPr>
        <w:pStyle w:val="Alg4"/>
        <w:numPr>
          <w:ilvl w:val="0"/>
          <w:numId w:val="366"/>
        </w:numPr>
      </w:pPr>
      <w:r w:rsidRPr="00E77497">
        <w:t xml:space="preserve">Let </w:t>
      </w:r>
      <w:r w:rsidRPr="00E77497">
        <w:rPr>
          <w:i/>
        </w:rPr>
        <w:t>bindings</w:t>
      </w:r>
      <w:r w:rsidRPr="00E77497">
        <w:t xml:space="preserve"> be the binding object for </w:t>
      </w:r>
      <w:r w:rsidRPr="00E77497">
        <w:rPr>
          <w:i/>
        </w:rPr>
        <w:t>envRec</w:t>
      </w:r>
      <w:r w:rsidRPr="00E77497">
        <w:t>.</w:t>
      </w:r>
    </w:p>
    <w:p w14:paraId="2FC96A72" w14:textId="77777777" w:rsidR="004C02EF" w:rsidRPr="00E77497" w:rsidRDefault="004C02EF" w:rsidP="009A20C6">
      <w:pPr>
        <w:pStyle w:val="Alg4"/>
        <w:numPr>
          <w:ilvl w:val="0"/>
          <w:numId w:val="366"/>
        </w:numPr>
        <w:spacing w:after="120"/>
      </w:pPr>
      <w:del w:id="5850" w:author="Rev 9 Allen Wirfs-Brock" w:date="2012-07-08T13:56:00Z">
        <w:r w:rsidRPr="00E77497" w:rsidDel="0039463E">
          <w:delText xml:space="preserve">Call </w:delText>
        </w:r>
      </w:del>
      <w:ins w:id="5851" w:author="Rev 9 Allen Wirfs-Brock" w:date="2012-07-08T13:56:00Z">
        <w:r w:rsidR="0039463E">
          <w:t>Return the result of calling</w:t>
        </w:r>
        <w:r w:rsidR="0039463E" w:rsidRPr="00E77497">
          <w:t xml:space="preserve"> </w:t>
        </w:r>
      </w:ins>
      <w:r w:rsidRPr="00E77497">
        <w:t xml:space="preserve">the [[Put]] internal method of </w:t>
      </w:r>
      <w:r w:rsidRPr="00E77497">
        <w:rPr>
          <w:i/>
        </w:rPr>
        <w:t>bindings</w:t>
      </w:r>
      <w:r w:rsidRPr="00E77497">
        <w:t xml:space="preserve"> with arguments </w:t>
      </w:r>
      <w:r w:rsidRPr="00E77497">
        <w:rPr>
          <w:i/>
        </w:rPr>
        <w:t>N</w:t>
      </w:r>
      <w:r w:rsidRPr="00E77497">
        <w:t xml:space="preserve">, </w:t>
      </w:r>
      <w:r w:rsidRPr="00E77497">
        <w:rPr>
          <w:i/>
        </w:rPr>
        <w:t>V</w:t>
      </w:r>
      <w:r w:rsidRPr="00E77497">
        <w:t xml:space="preserve">, and </w:t>
      </w:r>
      <w:r w:rsidRPr="00E77497">
        <w:rPr>
          <w:i/>
        </w:rPr>
        <w:t>S</w:t>
      </w:r>
      <w:r w:rsidRPr="00E77497">
        <w:t>.</w:t>
      </w:r>
    </w:p>
    <w:p w14:paraId="5D056A5C" w14:textId="77777777" w:rsidR="004C02EF" w:rsidRPr="00E77497" w:rsidRDefault="004C02EF" w:rsidP="004C02EF">
      <w:pPr>
        <w:pStyle w:val="51"/>
        <w:numPr>
          <w:ilvl w:val="0"/>
          <w:numId w:val="0"/>
        </w:numPr>
      </w:pPr>
      <w:r w:rsidRPr="00E77497">
        <w:t>10.2.1.2.4</w:t>
      </w:r>
      <w:r w:rsidRPr="00E77497">
        <w:tab/>
        <w:t>GetBindingValue(N,S)</w:t>
      </w:r>
    </w:p>
    <w:p w14:paraId="33CE282F" w14:textId="77777777" w:rsidR="004C02EF" w:rsidRPr="00E77497" w:rsidRDefault="004C02EF" w:rsidP="004C02EF">
      <w:r w:rsidRPr="00E77497">
        <w:t xml:space="preserve">The concrete Environment Record method GetBindingValue for object environment records returns the value of its associated binding object’s property whose name is the String value of the argument identifier </w:t>
      </w:r>
      <w:r w:rsidRPr="00E77497">
        <w:rPr>
          <w:rFonts w:ascii="Times New Roman" w:hAnsi="Times New Roman"/>
          <w:i/>
        </w:rPr>
        <w:t>N</w:t>
      </w:r>
      <w:r w:rsidRPr="00E77497">
        <w:t xml:space="preserve">. The property should already exist but if it does not the result depends upon the value of the </w:t>
      </w:r>
      <w:r w:rsidRPr="00E77497">
        <w:rPr>
          <w:rFonts w:ascii="Times New Roman" w:hAnsi="Times New Roman"/>
          <w:i/>
        </w:rPr>
        <w:t>S</w:t>
      </w:r>
      <w:r w:rsidRPr="00E77497">
        <w:t xml:space="preserve"> argument:</w:t>
      </w:r>
    </w:p>
    <w:p w14:paraId="06E867F9" w14:textId="77777777" w:rsidR="004C02EF" w:rsidRPr="00E77497" w:rsidRDefault="004C02EF" w:rsidP="009A20C6">
      <w:pPr>
        <w:pStyle w:val="Alg4"/>
        <w:numPr>
          <w:ilvl w:val="0"/>
          <w:numId w:val="367"/>
        </w:numPr>
      </w:pPr>
      <w:r w:rsidRPr="00E77497">
        <w:t xml:space="preserve">Let </w:t>
      </w:r>
      <w:r w:rsidRPr="00E77497">
        <w:rPr>
          <w:i/>
        </w:rPr>
        <w:t>envRec</w:t>
      </w:r>
      <w:r w:rsidRPr="00E77497">
        <w:t xml:space="preserve"> be the object environment record for which the method was invoked.</w:t>
      </w:r>
    </w:p>
    <w:p w14:paraId="1CE96738" w14:textId="77777777" w:rsidR="004C02EF" w:rsidRPr="00E77497" w:rsidRDefault="004C02EF" w:rsidP="009A20C6">
      <w:pPr>
        <w:pStyle w:val="Alg4"/>
        <w:numPr>
          <w:ilvl w:val="0"/>
          <w:numId w:val="367"/>
        </w:numPr>
      </w:pPr>
      <w:r w:rsidRPr="00E77497">
        <w:t xml:space="preserve">Let </w:t>
      </w:r>
      <w:r w:rsidRPr="00E77497">
        <w:rPr>
          <w:i/>
        </w:rPr>
        <w:t>bindings</w:t>
      </w:r>
      <w:r w:rsidRPr="00E77497">
        <w:t xml:space="preserve"> be the binding object for </w:t>
      </w:r>
      <w:r w:rsidRPr="00E77497">
        <w:rPr>
          <w:i/>
        </w:rPr>
        <w:t>envRec</w:t>
      </w:r>
      <w:r w:rsidRPr="00E77497">
        <w:t>.</w:t>
      </w:r>
    </w:p>
    <w:p w14:paraId="412985D1" w14:textId="77777777" w:rsidR="004C02EF" w:rsidRPr="00E77497" w:rsidRDefault="004C02EF" w:rsidP="009A20C6">
      <w:pPr>
        <w:pStyle w:val="Alg4"/>
        <w:numPr>
          <w:ilvl w:val="0"/>
          <w:numId w:val="367"/>
        </w:numPr>
      </w:pPr>
      <w:r w:rsidRPr="00E77497">
        <w:t xml:space="preserve">Let </w:t>
      </w:r>
      <w:r w:rsidRPr="00E77497">
        <w:rPr>
          <w:i/>
        </w:rPr>
        <w:t>value</w:t>
      </w:r>
      <w:r w:rsidRPr="00E77497">
        <w:t xml:space="preserve"> be the result of calling the [[HasProperty]] internal method of </w:t>
      </w:r>
      <w:r w:rsidRPr="00E77497">
        <w:rPr>
          <w:i/>
        </w:rPr>
        <w:t>bindings</w:t>
      </w:r>
      <w:r w:rsidRPr="00E77497">
        <w:t xml:space="preserve">, passing </w:t>
      </w:r>
      <w:r w:rsidRPr="00E77497">
        <w:rPr>
          <w:i/>
        </w:rPr>
        <w:t>N</w:t>
      </w:r>
      <w:r w:rsidRPr="00E77497">
        <w:t xml:space="preserve"> as the property name.</w:t>
      </w:r>
    </w:p>
    <w:p w14:paraId="70FF7EC9" w14:textId="77777777" w:rsidR="004C02EF" w:rsidRPr="00E77497" w:rsidRDefault="004C02EF" w:rsidP="009A20C6">
      <w:pPr>
        <w:pStyle w:val="Alg4"/>
        <w:numPr>
          <w:ilvl w:val="0"/>
          <w:numId w:val="367"/>
        </w:numPr>
      </w:pPr>
      <w:r w:rsidRPr="00E77497">
        <w:t xml:space="preserve">If </w:t>
      </w:r>
      <w:r w:rsidRPr="00E77497">
        <w:rPr>
          <w:i/>
        </w:rPr>
        <w:t>value</w:t>
      </w:r>
      <w:r w:rsidRPr="00E77497">
        <w:t xml:space="preserve"> is </w:t>
      </w:r>
      <w:r w:rsidRPr="00E77497">
        <w:rPr>
          <w:b/>
        </w:rPr>
        <w:t>false</w:t>
      </w:r>
      <w:r w:rsidRPr="00E77497">
        <w:t>, then</w:t>
      </w:r>
    </w:p>
    <w:p w14:paraId="14AFD963" w14:textId="77777777" w:rsidR="004C02EF" w:rsidRPr="00E77497" w:rsidRDefault="004C02EF" w:rsidP="009A20C6">
      <w:pPr>
        <w:pStyle w:val="Alg4"/>
        <w:numPr>
          <w:ilvl w:val="1"/>
          <w:numId w:val="367"/>
        </w:numPr>
      </w:pPr>
      <w:r w:rsidRPr="00E77497">
        <w:t xml:space="preserve">If </w:t>
      </w:r>
      <w:r w:rsidRPr="00E77497">
        <w:rPr>
          <w:i/>
        </w:rPr>
        <w:t>S</w:t>
      </w:r>
      <w:r w:rsidRPr="00E77497">
        <w:t xml:space="preserve"> is </w:t>
      </w:r>
      <w:r w:rsidRPr="00E77497">
        <w:rPr>
          <w:b/>
        </w:rPr>
        <w:t>false</w:t>
      </w:r>
      <w:r w:rsidRPr="00E77497">
        <w:t xml:space="preserve">, return the value </w:t>
      </w:r>
      <w:r w:rsidRPr="00E77497">
        <w:rPr>
          <w:b/>
        </w:rPr>
        <w:t>undefined</w:t>
      </w:r>
      <w:r w:rsidRPr="00E77497">
        <w:t xml:space="preserve">, otherwise throw a </w:t>
      </w:r>
      <w:r w:rsidRPr="00E77497">
        <w:rPr>
          <w:b/>
        </w:rPr>
        <w:t xml:space="preserve">ReferenceError </w:t>
      </w:r>
      <w:r w:rsidRPr="00E77497">
        <w:t>exception.</w:t>
      </w:r>
    </w:p>
    <w:p w14:paraId="393361E3" w14:textId="77777777" w:rsidR="004C02EF" w:rsidRPr="00E77497" w:rsidRDefault="004C02EF" w:rsidP="009A20C6">
      <w:pPr>
        <w:pStyle w:val="Alg4"/>
        <w:numPr>
          <w:ilvl w:val="0"/>
          <w:numId w:val="367"/>
        </w:numPr>
        <w:spacing w:after="120"/>
      </w:pPr>
      <w:r w:rsidRPr="00E77497">
        <w:t xml:space="preserve">Return the result of calling the [[Get]] internal method of </w:t>
      </w:r>
      <w:r w:rsidRPr="00E77497">
        <w:rPr>
          <w:i/>
        </w:rPr>
        <w:t>bindings</w:t>
      </w:r>
      <w:r w:rsidRPr="00E77497">
        <w:t xml:space="preserve">, passing </w:t>
      </w:r>
      <w:r w:rsidRPr="00E77497">
        <w:rPr>
          <w:i/>
        </w:rPr>
        <w:t>N</w:t>
      </w:r>
      <w:r w:rsidRPr="00E77497">
        <w:t xml:space="preserve"> for the argument.</w:t>
      </w:r>
    </w:p>
    <w:p w14:paraId="033F20C7" w14:textId="77777777" w:rsidR="004C02EF" w:rsidRPr="00E77497" w:rsidRDefault="004C02EF" w:rsidP="004C02EF">
      <w:pPr>
        <w:pStyle w:val="51"/>
        <w:numPr>
          <w:ilvl w:val="0"/>
          <w:numId w:val="0"/>
        </w:numPr>
      </w:pPr>
      <w:r w:rsidRPr="00E77497">
        <w:t>10.2.1.2.5</w:t>
      </w:r>
      <w:r w:rsidRPr="00E77497">
        <w:tab/>
        <w:t>DeleteBinding (N)</w:t>
      </w:r>
    </w:p>
    <w:p w14:paraId="27D92792" w14:textId="77777777" w:rsidR="004C02EF" w:rsidRPr="00E77497" w:rsidRDefault="004C02EF" w:rsidP="004C02EF">
      <w:r w:rsidRPr="00E77497">
        <w:t xml:space="preserve">The concrete Environment Record method DeleteBinding for object environment records can only delete bindings that correspond to properties of the environment object whose [[Configurable]] attribute have the value </w:t>
      </w:r>
      <w:r w:rsidRPr="00E77497">
        <w:rPr>
          <w:b/>
        </w:rPr>
        <w:t>true</w:t>
      </w:r>
      <w:r w:rsidRPr="00E77497">
        <w:t>.</w:t>
      </w:r>
    </w:p>
    <w:p w14:paraId="50CFC523" w14:textId="77777777" w:rsidR="004C02EF" w:rsidRPr="00E77497" w:rsidRDefault="004C02EF" w:rsidP="009A20C6">
      <w:pPr>
        <w:pStyle w:val="Alg4"/>
        <w:numPr>
          <w:ilvl w:val="0"/>
          <w:numId w:val="368"/>
        </w:numPr>
      </w:pPr>
      <w:r w:rsidRPr="00E77497">
        <w:t xml:space="preserve">Let </w:t>
      </w:r>
      <w:r w:rsidRPr="00E77497">
        <w:rPr>
          <w:i/>
        </w:rPr>
        <w:t>envRec</w:t>
      </w:r>
      <w:r w:rsidRPr="00E77497">
        <w:t xml:space="preserve"> be the object environment record for which the method was invoked.</w:t>
      </w:r>
    </w:p>
    <w:p w14:paraId="4DCAA9EE" w14:textId="77777777" w:rsidR="004C02EF" w:rsidRPr="00E77497" w:rsidRDefault="004C02EF" w:rsidP="009A20C6">
      <w:pPr>
        <w:pStyle w:val="Alg4"/>
        <w:numPr>
          <w:ilvl w:val="0"/>
          <w:numId w:val="368"/>
        </w:numPr>
      </w:pPr>
      <w:r w:rsidRPr="00E77497">
        <w:t xml:space="preserve">Let </w:t>
      </w:r>
      <w:r w:rsidRPr="00E77497">
        <w:rPr>
          <w:i/>
        </w:rPr>
        <w:t xml:space="preserve">bindings </w:t>
      </w:r>
      <w:r w:rsidRPr="00E77497">
        <w:t xml:space="preserve">be the binding object for </w:t>
      </w:r>
      <w:r w:rsidRPr="00E77497">
        <w:rPr>
          <w:i/>
        </w:rPr>
        <w:t>envRec</w:t>
      </w:r>
      <w:r w:rsidRPr="00E77497">
        <w:t>.</w:t>
      </w:r>
    </w:p>
    <w:p w14:paraId="72E5DD9C" w14:textId="77777777" w:rsidR="004C02EF" w:rsidRPr="00E77497" w:rsidRDefault="004C02EF" w:rsidP="009A20C6">
      <w:pPr>
        <w:pStyle w:val="Alg4"/>
        <w:numPr>
          <w:ilvl w:val="0"/>
          <w:numId w:val="368"/>
        </w:numPr>
        <w:spacing w:after="120"/>
      </w:pPr>
      <w:r w:rsidRPr="00E77497">
        <w:t xml:space="preserve">Return the result of calling the [[Delete]] internal method of </w:t>
      </w:r>
      <w:r w:rsidRPr="00E77497">
        <w:rPr>
          <w:i/>
        </w:rPr>
        <w:t>bindings</w:t>
      </w:r>
      <w:r w:rsidRPr="00E77497">
        <w:t xml:space="preserve">, passing </w:t>
      </w:r>
      <w:r w:rsidRPr="00E77497">
        <w:rPr>
          <w:i/>
        </w:rPr>
        <w:t>N</w:t>
      </w:r>
      <w:r w:rsidRPr="00E77497">
        <w:t xml:space="preserve"> and </w:t>
      </w:r>
      <w:r w:rsidRPr="00E77497">
        <w:rPr>
          <w:b/>
        </w:rPr>
        <w:t>false</w:t>
      </w:r>
      <w:r w:rsidRPr="00E77497">
        <w:t xml:space="preserve"> as arguments.</w:t>
      </w:r>
    </w:p>
    <w:p w14:paraId="777394D1" w14:textId="77777777" w:rsidR="00760432" w:rsidRPr="00E77497" w:rsidRDefault="00760432" w:rsidP="00760432">
      <w:pPr>
        <w:pStyle w:val="51"/>
        <w:numPr>
          <w:ilvl w:val="0"/>
          <w:numId w:val="0"/>
        </w:numPr>
        <w:rPr>
          <w:ins w:id="5852" w:author="Rev 7 Allen Wirfs-Brock" w:date="2012-05-02T16:44:00Z"/>
        </w:rPr>
      </w:pPr>
      <w:ins w:id="5853" w:author="Rev 7 Allen Wirfs-Brock" w:date="2012-05-02T16:44:00Z">
        <w:r w:rsidRPr="00E77497">
          <w:t>10.2.1.</w:t>
        </w:r>
        <w:del w:id="5854" w:author="Rev 8 Allen Wirfs-Brock" w:date="2012-06-13T17:50:00Z">
          <w:r w:rsidRPr="00E77497" w:rsidDel="00780A2F">
            <w:delText>1</w:delText>
          </w:r>
        </w:del>
      </w:ins>
      <w:ins w:id="5855" w:author="Rev 8 Allen Wirfs-Brock" w:date="2012-06-13T17:50:00Z">
        <w:r w:rsidR="00780A2F">
          <w:t>2</w:t>
        </w:r>
      </w:ins>
      <w:ins w:id="5856" w:author="Rev 7 Allen Wirfs-Brock" w:date="2012-05-02T16:44:00Z">
        <w:r w:rsidRPr="00E77497">
          <w:t>.</w:t>
        </w:r>
        <w:r>
          <w:t>6</w:t>
        </w:r>
        <w:r w:rsidRPr="00E77497">
          <w:tab/>
          <w:t>Create</w:t>
        </w:r>
        <w:r>
          <w:t>Var</w:t>
        </w:r>
        <w:r w:rsidRPr="00E77497">
          <w:t>Binding (N, D)</w:t>
        </w:r>
      </w:ins>
    </w:p>
    <w:p w14:paraId="28210C8A" w14:textId="77777777" w:rsidR="00760432" w:rsidRPr="00E77497" w:rsidRDefault="00760432" w:rsidP="00760432">
      <w:pPr>
        <w:rPr>
          <w:ins w:id="5857" w:author="Rev 7 Allen Wirfs-Brock" w:date="2012-05-02T16:44:00Z"/>
        </w:rPr>
      </w:pPr>
      <w:ins w:id="5858" w:author="Rev 7 Allen Wirfs-Brock" w:date="2012-05-02T16:44:00Z">
        <w:r w:rsidRPr="00E77497">
          <w:t>The concrete Environment Record method Create</w:t>
        </w:r>
        <w:r>
          <w:t>Var</w:t>
        </w:r>
        <w:r w:rsidRPr="00E77497">
          <w:t xml:space="preserve">Binding for </w:t>
        </w:r>
        <w:r>
          <w:t>object</w:t>
        </w:r>
        <w:r w:rsidRPr="00E77497">
          <w:t xml:space="preserve"> environment records </w:t>
        </w:r>
        <w:r>
          <w:t>performs the same action as the CreateMutableBinding concrete method of the same environment Record.</w:t>
        </w:r>
      </w:ins>
    </w:p>
    <w:p w14:paraId="16EAD24B" w14:textId="77777777" w:rsidR="00760432" w:rsidRPr="00E77497" w:rsidRDefault="00760432" w:rsidP="00760432">
      <w:pPr>
        <w:pStyle w:val="Alg4"/>
        <w:numPr>
          <w:ilvl w:val="0"/>
          <w:numId w:val="794"/>
        </w:numPr>
        <w:rPr>
          <w:ins w:id="5859" w:author="Rev 7 Allen Wirfs-Brock" w:date="2012-05-02T16:44:00Z"/>
        </w:rPr>
      </w:pPr>
      <w:ins w:id="5860" w:author="Rev 7 Allen Wirfs-Brock" w:date="2012-05-02T16:44:00Z">
        <w:r w:rsidRPr="00E77497">
          <w:t xml:space="preserve">Let </w:t>
        </w:r>
        <w:r w:rsidRPr="00E77497">
          <w:rPr>
            <w:i/>
          </w:rPr>
          <w:t xml:space="preserve">envRec </w:t>
        </w:r>
        <w:r w:rsidRPr="00E77497">
          <w:t>be the declarative environment record for which the method was invoked.</w:t>
        </w:r>
      </w:ins>
    </w:p>
    <w:p w14:paraId="499237A6" w14:textId="77777777" w:rsidR="00760432" w:rsidRPr="00E77497" w:rsidRDefault="00760432" w:rsidP="00760432">
      <w:pPr>
        <w:pStyle w:val="Alg4"/>
        <w:numPr>
          <w:ilvl w:val="0"/>
          <w:numId w:val="794"/>
        </w:numPr>
        <w:spacing w:after="120"/>
        <w:rPr>
          <w:ins w:id="5861" w:author="Rev 7 Allen Wirfs-Brock" w:date="2012-05-02T16:44:00Z"/>
        </w:rPr>
      </w:pPr>
      <w:ins w:id="5862" w:author="Rev 7 Allen Wirfs-Brock" w:date="2012-05-02T16:44:00Z">
        <w:r>
          <w:t xml:space="preserve">Return the result of calling </w:t>
        </w:r>
        <w:r w:rsidRPr="00FC5053">
          <w:rPr>
            <w:i/>
          </w:rPr>
          <w:t>envRec’s</w:t>
        </w:r>
        <w:r>
          <w:t xml:space="preserve"> CreateMutableBinding concrete method with arguments </w:t>
        </w:r>
        <w:r w:rsidRPr="00FC5053">
          <w:rPr>
            <w:i/>
          </w:rPr>
          <w:t>N</w:t>
        </w:r>
        <w:r>
          <w:t xml:space="preserve"> and </w:t>
        </w:r>
        <w:r w:rsidRPr="00FC5053">
          <w:rPr>
            <w:i/>
          </w:rPr>
          <w:t>D</w:t>
        </w:r>
        <w:r>
          <w:t xml:space="preserve">. </w:t>
        </w:r>
      </w:ins>
    </w:p>
    <w:p w14:paraId="096DC22F" w14:textId="77777777" w:rsidR="00BC1C9D" w:rsidRPr="00E77497" w:rsidRDefault="00BC1C9D" w:rsidP="00BC1C9D">
      <w:pPr>
        <w:pStyle w:val="51"/>
        <w:numPr>
          <w:ilvl w:val="0"/>
          <w:numId w:val="0"/>
        </w:numPr>
        <w:rPr>
          <w:ins w:id="5863" w:author="Rev 7 Allen Wirfs-Brock" w:date="2012-05-01T13:50:00Z"/>
        </w:rPr>
      </w:pPr>
      <w:ins w:id="5864" w:author="Rev 7 Allen Wirfs-Brock" w:date="2012-05-01T13:50:00Z">
        <w:r w:rsidRPr="00E77497">
          <w:t>10.2.1.</w:t>
        </w:r>
        <w:r>
          <w:t>2</w:t>
        </w:r>
        <w:r w:rsidRPr="00E77497">
          <w:t>.</w:t>
        </w:r>
      </w:ins>
      <w:ins w:id="5865" w:author="Rev 7 Allen Wirfs-Brock" w:date="2012-05-02T16:44:00Z">
        <w:r w:rsidR="00760432">
          <w:t>7</w:t>
        </w:r>
      </w:ins>
      <w:ins w:id="5866" w:author="Rev 7 Allen Wirfs-Brock" w:date="2012-05-01T13:50:00Z">
        <w:r w:rsidRPr="00E77497">
          <w:tab/>
        </w:r>
        <w:r>
          <w:t>HasThisBinding</w:t>
        </w:r>
        <w:r w:rsidRPr="00E77497">
          <w:t xml:space="preserve"> ()</w:t>
        </w:r>
      </w:ins>
    </w:p>
    <w:p w14:paraId="52BF479C" w14:textId="77777777" w:rsidR="00BC1C9D" w:rsidRPr="00E77497" w:rsidRDefault="00BC1C9D" w:rsidP="00BC1C9D">
      <w:pPr>
        <w:rPr>
          <w:ins w:id="5867" w:author="Rev 7 Allen Wirfs-Brock" w:date="2012-05-01T13:50:00Z"/>
        </w:rPr>
      </w:pPr>
      <w:ins w:id="5868" w:author="Rev 7 Allen Wirfs-Brock" w:date="2012-05-01T13:50:00Z">
        <w:r>
          <w:t xml:space="preserve">Regular </w:t>
        </w:r>
      </w:ins>
      <w:ins w:id="5869" w:author="Rev 7 Allen Wirfs-Brock" w:date="2012-05-01T13:51:00Z">
        <w:r>
          <w:t>Object</w:t>
        </w:r>
      </w:ins>
      <w:ins w:id="5870" w:author="Rev 7 Allen Wirfs-Brock" w:date="2012-05-01T13:50:00Z">
        <w:r w:rsidRPr="00E77497">
          <w:t xml:space="preserve"> Environment Records </w:t>
        </w:r>
        <w:r>
          <w:t xml:space="preserve">do not provide a </w:t>
        </w:r>
        <w:r w:rsidRPr="00CC3839">
          <w:rPr>
            <w:rFonts w:ascii="Courier New" w:hAnsi="Courier New" w:cs="Courier New"/>
            <w:b/>
          </w:rPr>
          <w:t>this</w:t>
        </w:r>
        <w:r>
          <w:t xml:space="preserve"> binding</w:t>
        </w:r>
        <w:r w:rsidRPr="00E77497">
          <w:t>.</w:t>
        </w:r>
      </w:ins>
    </w:p>
    <w:p w14:paraId="0F2B10E7" w14:textId="77777777" w:rsidR="00BC1C9D" w:rsidRPr="00E77497" w:rsidRDefault="00BC1C9D" w:rsidP="00BC1C9D">
      <w:pPr>
        <w:pStyle w:val="Alg4"/>
        <w:numPr>
          <w:ilvl w:val="0"/>
          <w:numId w:val="778"/>
        </w:numPr>
        <w:spacing w:after="120"/>
        <w:rPr>
          <w:ins w:id="5871" w:author="Rev 7 Allen Wirfs-Brock" w:date="2012-05-01T13:50:00Z"/>
        </w:rPr>
      </w:pPr>
      <w:ins w:id="5872" w:author="Rev 7 Allen Wirfs-Brock" w:date="2012-05-01T13:50:00Z">
        <w:r w:rsidRPr="00E77497">
          <w:t xml:space="preserve">Return </w:t>
        </w:r>
        <w:r>
          <w:rPr>
            <w:b/>
          </w:rPr>
          <w:t>false</w:t>
        </w:r>
        <w:r w:rsidRPr="00E77497">
          <w:t>.</w:t>
        </w:r>
      </w:ins>
    </w:p>
    <w:p w14:paraId="0234309C" w14:textId="77777777" w:rsidR="00BC1C9D" w:rsidRPr="00E77497" w:rsidRDefault="00BC1C9D" w:rsidP="00BC1C9D">
      <w:pPr>
        <w:pStyle w:val="51"/>
        <w:numPr>
          <w:ilvl w:val="0"/>
          <w:numId w:val="0"/>
        </w:numPr>
        <w:rPr>
          <w:ins w:id="5873" w:author="Rev 7 Allen Wirfs-Brock" w:date="2012-05-01T13:50:00Z"/>
        </w:rPr>
      </w:pPr>
      <w:ins w:id="5874" w:author="Rev 7 Allen Wirfs-Brock" w:date="2012-05-01T13:50:00Z">
        <w:r w:rsidRPr="00E77497">
          <w:t>10.2.1.</w:t>
        </w:r>
        <w:r>
          <w:t>2</w:t>
        </w:r>
        <w:r w:rsidRPr="00E77497">
          <w:t>.</w:t>
        </w:r>
      </w:ins>
      <w:ins w:id="5875" w:author="Rev 7 Allen Wirfs-Brock" w:date="2012-05-02T16:44:00Z">
        <w:r w:rsidR="00760432">
          <w:t>8</w:t>
        </w:r>
      </w:ins>
      <w:ins w:id="5876" w:author="Rev 7 Allen Wirfs-Brock" w:date="2012-05-01T13:50:00Z">
        <w:r w:rsidRPr="00E77497">
          <w:tab/>
        </w:r>
        <w:r>
          <w:t>HasSuperBinding</w:t>
        </w:r>
        <w:r w:rsidRPr="00E77497">
          <w:t xml:space="preserve"> ()</w:t>
        </w:r>
      </w:ins>
    </w:p>
    <w:p w14:paraId="2739771D" w14:textId="77777777" w:rsidR="00BC1C9D" w:rsidRPr="00E77497" w:rsidRDefault="00BC1C9D" w:rsidP="00BC1C9D">
      <w:pPr>
        <w:rPr>
          <w:ins w:id="5877" w:author="Rev 7 Allen Wirfs-Brock" w:date="2012-05-01T13:50:00Z"/>
        </w:rPr>
      </w:pPr>
      <w:ins w:id="5878" w:author="Rev 7 Allen Wirfs-Brock" w:date="2012-05-01T13:50:00Z">
        <w:r>
          <w:t xml:space="preserve">Regular </w:t>
        </w:r>
      </w:ins>
      <w:ins w:id="5879" w:author="Rev 7 Allen Wirfs-Brock" w:date="2012-05-01T13:51:00Z">
        <w:r>
          <w:t>Object</w:t>
        </w:r>
      </w:ins>
      <w:ins w:id="5880" w:author="Rev 7 Allen Wirfs-Brock" w:date="2012-05-01T13:50:00Z">
        <w:r w:rsidRPr="00E77497">
          <w:t xml:space="preserve"> Environment Records </w:t>
        </w:r>
        <w:r>
          <w:t xml:space="preserve">do not provide a </w:t>
        </w:r>
        <w:r>
          <w:rPr>
            <w:rFonts w:ascii="Courier New" w:hAnsi="Courier New" w:cs="Courier New"/>
            <w:b/>
          </w:rPr>
          <w:t>super</w:t>
        </w:r>
        <w:r>
          <w:t xml:space="preserve"> binding</w:t>
        </w:r>
        <w:r w:rsidRPr="00E77497">
          <w:t>.</w:t>
        </w:r>
      </w:ins>
    </w:p>
    <w:p w14:paraId="629B4DFB" w14:textId="77777777" w:rsidR="00BC1C9D" w:rsidRPr="00E77497" w:rsidRDefault="00BC1C9D" w:rsidP="00BC1C9D">
      <w:pPr>
        <w:pStyle w:val="Alg4"/>
        <w:numPr>
          <w:ilvl w:val="0"/>
          <w:numId w:val="779"/>
        </w:numPr>
        <w:spacing w:after="120"/>
        <w:rPr>
          <w:ins w:id="5881" w:author="Rev 7 Allen Wirfs-Brock" w:date="2012-05-01T13:50:00Z"/>
        </w:rPr>
      </w:pPr>
      <w:ins w:id="5882" w:author="Rev 7 Allen Wirfs-Brock" w:date="2012-05-01T13:50:00Z">
        <w:r w:rsidRPr="00E77497">
          <w:t xml:space="preserve">Return </w:t>
        </w:r>
        <w:r>
          <w:rPr>
            <w:b/>
          </w:rPr>
          <w:t>false</w:t>
        </w:r>
        <w:r w:rsidRPr="00E77497">
          <w:t>.</w:t>
        </w:r>
      </w:ins>
    </w:p>
    <w:p w14:paraId="7B0B7ABC" w14:textId="77777777" w:rsidR="004C02EF" w:rsidRPr="00E77497" w:rsidRDefault="004C02EF" w:rsidP="004C02EF">
      <w:pPr>
        <w:pStyle w:val="51"/>
        <w:numPr>
          <w:ilvl w:val="0"/>
          <w:numId w:val="0"/>
        </w:numPr>
      </w:pPr>
      <w:r w:rsidRPr="00E77497">
        <w:t>10.2.1.2.</w:t>
      </w:r>
      <w:del w:id="5883" w:author="Rev 7 Allen Wirfs-Brock" w:date="2012-05-01T13:50:00Z">
        <w:r w:rsidRPr="00E77497" w:rsidDel="00BC1C9D">
          <w:delText>6</w:delText>
        </w:r>
      </w:del>
      <w:ins w:id="5884" w:author="Rev 7 Allen Wirfs-Brock" w:date="2012-05-02T16:44:00Z">
        <w:r w:rsidR="00760432">
          <w:t>9</w:t>
        </w:r>
      </w:ins>
      <w:r w:rsidRPr="00E77497">
        <w:tab/>
      </w:r>
      <w:del w:id="5885" w:author="Rev 7 Allen Wirfs-Brock" w:date="2012-04-26T08:15:00Z">
        <w:r w:rsidRPr="00E77497" w:rsidDel="00F16EA2">
          <w:delText>ImplicitThisValue</w:delText>
        </w:r>
      </w:del>
      <w:ins w:id="5886" w:author="Rev 7 Allen Wirfs-Brock" w:date="2012-04-26T08:15:00Z">
        <w:r w:rsidR="00F16EA2">
          <w:t>WithBaseObject</w:t>
        </w:r>
      </w:ins>
      <w:r w:rsidRPr="00E77497">
        <w:t>()</w:t>
      </w:r>
    </w:p>
    <w:p w14:paraId="0270755D" w14:textId="77777777" w:rsidR="004C02EF" w:rsidRPr="00E77497" w:rsidRDefault="004C02EF" w:rsidP="004C02EF">
      <w:r w:rsidRPr="00E77497">
        <w:t xml:space="preserve">Object Environment Records return </w:t>
      </w:r>
      <w:r w:rsidRPr="00E77497">
        <w:rPr>
          <w:b/>
        </w:rPr>
        <w:t>undefined</w:t>
      </w:r>
      <w:r w:rsidRPr="00E77497">
        <w:t xml:space="preserve"> as their </w:t>
      </w:r>
      <w:del w:id="5887" w:author="Rev 7 Allen Wirfs-Brock" w:date="2012-04-26T08:15:00Z">
        <w:r w:rsidRPr="00E77497" w:rsidDel="00F16EA2">
          <w:delText xml:space="preserve">ImplicitThisValue </w:delText>
        </w:r>
      </w:del>
      <w:ins w:id="5888" w:author="Rev 7 Allen Wirfs-Brock" w:date="2012-04-26T08:15:00Z">
        <w:r w:rsidR="00F16EA2">
          <w:t>WithBaseObject</w:t>
        </w:r>
        <w:r w:rsidR="00F16EA2" w:rsidRPr="00E77497">
          <w:t xml:space="preserve"> </w:t>
        </w:r>
      </w:ins>
      <w:r w:rsidRPr="00E77497">
        <w:t xml:space="preserve">unless their </w:t>
      </w:r>
      <w:ins w:id="5889" w:author="Rev 7 Allen Wirfs-Brock" w:date="2012-04-26T08:53:00Z">
        <w:r w:rsidR="00933B52">
          <w:rPr>
            <w:rFonts w:ascii="Times New Roman" w:hAnsi="Times New Roman"/>
            <w:i/>
          </w:rPr>
          <w:t>withEnvironment</w:t>
        </w:r>
        <w:r w:rsidR="00933B52" w:rsidRPr="00E77497">
          <w:t xml:space="preserve"> </w:t>
        </w:r>
      </w:ins>
      <w:del w:id="5890" w:author="Rev 7 Allen Wirfs-Brock" w:date="2012-04-26T08:53:00Z">
        <w:r w:rsidRPr="00E77497" w:rsidDel="00933B52">
          <w:rPr>
            <w:rFonts w:ascii="Times New Roman" w:hAnsi="Times New Roman"/>
            <w:i/>
          </w:rPr>
          <w:delText>provideThis</w:delText>
        </w:r>
        <w:r w:rsidRPr="00E77497" w:rsidDel="00933B52">
          <w:delText xml:space="preserve"> </w:delText>
        </w:r>
      </w:del>
      <w:r w:rsidRPr="00E77497">
        <w:t xml:space="preserve">flag is </w:t>
      </w:r>
      <w:r w:rsidRPr="00E77497">
        <w:rPr>
          <w:b/>
        </w:rPr>
        <w:t>true</w:t>
      </w:r>
      <w:r w:rsidRPr="00E77497">
        <w:t>.</w:t>
      </w:r>
    </w:p>
    <w:p w14:paraId="2F531607" w14:textId="77777777" w:rsidR="004C02EF" w:rsidRPr="00E77497" w:rsidRDefault="004C02EF" w:rsidP="009A20C6">
      <w:pPr>
        <w:pStyle w:val="Alg4"/>
        <w:numPr>
          <w:ilvl w:val="0"/>
          <w:numId w:val="369"/>
        </w:numPr>
      </w:pPr>
      <w:r w:rsidRPr="00E77497">
        <w:t xml:space="preserve">Let </w:t>
      </w:r>
      <w:r w:rsidRPr="00E77497">
        <w:rPr>
          <w:i/>
        </w:rPr>
        <w:t>envRec</w:t>
      </w:r>
      <w:r w:rsidRPr="00E77497">
        <w:t xml:space="preserve"> be the object environment record for which the method was invoked.</w:t>
      </w:r>
    </w:p>
    <w:p w14:paraId="2180C897" w14:textId="77777777" w:rsidR="004C02EF" w:rsidRPr="00E77497" w:rsidRDefault="004C02EF" w:rsidP="009A20C6">
      <w:pPr>
        <w:pStyle w:val="Alg4"/>
        <w:numPr>
          <w:ilvl w:val="0"/>
          <w:numId w:val="369"/>
        </w:numPr>
        <w:spacing w:after="120"/>
        <w:contextualSpacing/>
      </w:pPr>
      <w:r w:rsidRPr="00E77497">
        <w:t xml:space="preserve">If the </w:t>
      </w:r>
      <w:ins w:id="5891" w:author="Rev 7 Allen Wirfs-Brock" w:date="2012-04-26T08:53:00Z">
        <w:r w:rsidR="00933B52">
          <w:rPr>
            <w:i/>
          </w:rPr>
          <w:t>withEnvironment</w:t>
        </w:r>
        <w:r w:rsidR="00933B52" w:rsidRPr="00E77497">
          <w:t xml:space="preserve"> </w:t>
        </w:r>
      </w:ins>
      <w:del w:id="5892" w:author="Rev 7 Allen Wirfs-Brock" w:date="2012-04-26T08:53:00Z">
        <w:r w:rsidRPr="00E77497" w:rsidDel="00933B52">
          <w:rPr>
            <w:i/>
          </w:rPr>
          <w:delText>provideThis</w:delText>
        </w:r>
        <w:r w:rsidRPr="00E77497" w:rsidDel="00933B52">
          <w:delText xml:space="preserve"> </w:delText>
        </w:r>
      </w:del>
      <w:r w:rsidRPr="00E77497">
        <w:t xml:space="preserve">flag of </w:t>
      </w:r>
      <w:r w:rsidRPr="00E77497">
        <w:rPr>
          <w:i/>
        </w:rPr>
        <w:t>envRec</w:t>
      </w:r>
      <w:r w:rsidRPr="00E77497">
        <w:t xml:space="preserve"> is </w:t>
      </w:r>
      <w:r w:rsidRPr="00E77497">
        <w:rPr>
          <w:b/>
        </w:rPr>
        <w:t>true</w:t>
      </w:r>
      <w:r w:rsidRPr="00E77497">
        <w:t xml:space="preserve">, return the binding object for </w:t>
      </w:r>
      <w:r w:rsidRPr="00E77497">
        <w:rPr>
          <w:i/>
        </w:rPr>
        <w:t>envRec</w:t>
      </w:r>
      <w:r w:rsidRPr="00E77497">
        <w:t>.</w:t>
      </w:r>
    </w:p>
    <w:p w14:paraId="649BFC41" w14:textId="77777777" w:rsidR="004C02EF" w:rsidRPr="00E77497" w:rsidRDefault="004C02EF" w:rsidP="009A20C6">
      <w:pPr>
        <w:pStyle w:val="Alg4"/>
        <w:numPr>
          <w:ilvl w:val="0"/>
          <w:numId w:val="369"/>
        </w:numPr>
        <w:spacing w:after="120"/>
      </w:pPr>
      <w:r w:rsidRPr="00E77497">
        <w:t xml:space="preserve">Otherwise, return </w:t>
      </w:r>
      <w:r w:rsidRPr="00E77497">
        <w:rPr>
          <w:b/>
        </w:rPr>
        <w:t>undefined</w:t>
      </w:r>
      <w:r w:rsidRPr="00E77497">
        <w:t>.</w:t>
      </w:r>
    </w:p>
    <w:p w14:paraId="4F293AAE" w14:textId="77777777" w:rsidR="007638E0" w:rsidRPr="009C202C" w:rsidRDefault="007638E0" w:rsidP="007638E0">
      <w:pPr>
        <w:pStyle w:val="40"/>
        <w:numPr>
          <w:ilvl w:val="0"/>
          <w:numId w:val="0"/>
        </w:numPr>
        <w:rPr>
          <w:ins w:id="5893" w:author="Rev 7 Allen Wirfs-Brock" w:date="2012-05-01T12:21:00Z"/>
        </w:rPr>
      </w:pPr>
      <w:bookmarkStart w:id="5894" w:name="_Toc235503377"/>
      <w:bookmarkStart w:id="5895" w:name="_Toc241509152"/>
      <w:bookmarkStart w:id="5896" w:name="_Toc244416639"/>
      <w:bookmarkStart w:id="5897" w:name="_Toc276631003"/>
      <w:ins w:id="5898" w:author="Rev 7 Allen Wirfs-Brock" w:date="2012-05-01T12:21:00Z">
        <w:r w:rsidRPr="00E65A34">
          <w:t>10.2.1.</w:t>
        </w:r>
      </w:ins>
      <w:ins w:id="5899" w:author="Rev 7 Allen Wirfs-Brock" w:date="2012-05-03T17:30:00Z">
        <w:del w:id="5900" w:author="Rev 8 Allen Wirfs-Brock" w:date="2012-06-13T17:51:00Z">
          <w:r w:rsidR="00EA0A8D" w:rsidDel="00780A2F">
            <w:delText>4</w:delText>
          </w:r>
        </w:del>
      </w:ins>
      <w:ins w:id="5901" w:author="Rev 8 Allen Wirfs-Brock" w:date="2012-06-13T17:51:00Z">
        <w:r w:rsidR="00780A2F">
          <w:t>3</w:t>
        </w:r>
      </w:ins>
      <w:ins w:id="5902" w:author="Rev 7 Allen Wirfs-Brock" w:date="2012-05-01T12:21:00Z">
        <w:r w:rsidRPr="00E65A34">
          <w:tab/>
        </w:r>
      </w:ins>
      <w:ins w:id="5903" w:author="Rev 7 Allen Wirfs-Brock" w:date="2012-05-04T13:45:00Z">
        <w:r w:rsidR="00EE1F3C">
          <w:t>Method</w:t>
        </w:r>
      </w:ins>
      <w:ins w:id="5904" w:author="Rev 7 Allen Wirfs-Brock" w:date="2012-05-01T12:21:00Z">
        <w:r w:rsidRPr="00E65A34">
          <w:t xml:space="preserve"> Environment </w:t>
        </w:r>
        <w:r w:rsidRPr="009C202C">
          <w:t>Records</w:t>
        </w:r>
      </w:ins>
    </w:p>
    <w:p w14:paraId="7BBD02B8" w14:textId="77777777" w:rsidR="007638E0" w:rsidRPr="00E77497" w:rsidRDefault="007638E0" w:rsidP="007638E0">
      <w:pPr>
        <w:rPr>
          <w:ins w:id="5905" w:author="Rev 7 Allen Wirfs-Brock" w:date="2012-05-01T12:21:00Z"/>
        </w:rPr>
      </w:pPr>
      <w:ins w:id="5906" w:author="Rev 7 Allen Wirfs-Brock" w:date="2012-05-01T12:21:00Z">
        <w:r w:rsidRPr="00675B74">
          <w:t xml:space="preserve">A </w:t>
        </w:r>
      </w:ins>
      <w:ins w:id="5907" w:author="Rev 7 Allen Wirfs-Brock" w:date="2012-05-01T12:22:00Z">
        <w:r>
          <w:t>method</w:t>
        </w:r>
      </w:ins>
      <w:ins w:id="5908" w:author="Rev 7 Allen Wirfs-Brock" w:date="2012-05-01T12:21:00Z">
        <w:r w:rsidRPr="00675B74">
          <w:t xml:space="preserve"> environment record </w:t>
        </w:r>
      </w:ins>
      <w:ins w:id="5909" w:author="Rev 7 Allen Wirfs-Brock" w:date="2012-05-01T12:23:00Z">
        <w:r>
          <w:t xml:space="preserve">is a declarative </w:t>
        </w:r>
      </w:ins>
      <w:ins w:id="5910" w:author="Rev 7 Allen Wirfs-Brock" w:date="2012-05-01T12:50:00Z">
        <w:r w:rsidR="00F77938">
          <w:t>environment</w:t>
        </w:r>
      </w:ins>
      <w:ins w:id="5911" w:author="Rev 7 Allen Wirfs-Brock" w:date="2012-05-01T12:23:00Z">
        <w:r>
          <w:t xml:space="preserve"> record</w:t>
        </w:r>
      </w:ins>
      <w:ins w:id="5912" w:author="Rev 7 Allen Wirfs-Brock" w:date="2012-05-01T12:28:00Z">
        <w:r w:rsidR="00597584">
          <w:t xml:space="preserve"> that </w:t>
        </w:r>
      </w:ins>
      <w:ins w:id="5913" w:author="Rev 7 Allen Wirfs-Brock" w:date="2012-05-01T12:30:00Z">
        <w:r w:rsidR="00597584">
          <w:t>is used to represent</w:t>
        </w:r>
      </w:ins>
      <w:ins w:id="5914" w:author="Rev 7 Allen Wirfs-Brock" w:date="2012-05-01T12:28:00Z">
        <w:r w:rsidR="00597584">
          <w:t xml:space="preserve"> the outer most scope of a function</w:t>
        </w:r>
      </w:ins>
      <w:ins w:id="5915" w:author="Rev 7 Allen Wirfs-Brock" w:date="2012-05-01T12:23:00Z">
        <w:r>
          <w:t xml:space="preserve"> that </w:t>
        </w:r>
      </w:ins>
      <w:ins w:id="5916" w:author="Rev 7 Allen Wirfs-Brock" w:date="2012-05-01T12:24:00Z">
        <w:r>
          <w:t>pr</w:t>
        </w:r>
      </w:ins>
      <w:ins w:id="5917" w:author="Rev 7 Allen Wirfs-Brock" w:date="2012-05-01T12:38:00Z">
        <w:r w:rsidR="00D634EC">
          <w:t>o</w:t>
        </w:r>
      </w:ins>
      <w:ins w:id="5918" w:author="Rev 7 Allen Wirfs-Brock" w:date="2012-05-01T12:24:00Z">
        <w:r>
          <w:t xml:space="preserve">vides a </w:t>
        </w:r>
        <w:r w:rsidRPr="00597584">
          <w:rPr>
            <w:rFonts w:ascii="Courier New" w:hAnsi="Courier New" w:cs="Courier New"/>
            <w:b/>
          </w:rPr>
          <w:t>this</w:t>
        </w:r>
        <w:r>
          <w:t xml:space="preserve"> binding</w:t>
        </w:r>
      </w:ins>
      <w:ins w:id="5919" w:author="Rev 7 Allen Wirfs-Brock" w:date="2012-05-01T12:29:00Z">
        <w:r w:rsidR="00597584">
          <w:t>.</w:t>
        </w:r>
      </w:ins>
      <w:ins w:id="5920" w:author="Rev 7 Allen Wirfs-Brock" w:date="2012-05-01T12:24:00Z">
        <w:r>
          <w:t xml:space="preserve"> </w:t>
        </w:r>
      </w:ins>
      <w:ins w:id="5921" w:author="Rev 7 Allen Wirfs-Brock" w:date="2012-05-01T12:30:00Z">
        <w:r w:rsidR="00597584">
          <w:t>I</w:t>
        </w:r>
      </w:ins>
      <w:ins w:id="5922" w:author="Rev 7 Allen Wirfs-Brock" w:date="2012-05-01T12:24:00Z">
        <w:r>
          <w:t xml:space="preserve">n addition </w:t>
        </w:r>
      </w:ins>
      <w:ins w:id="5923" w:author="Rev 7 Allen Wirfs-Brock" w:date="2012-05-01T12:25:00Z">
        <w:r>
          <w:t>to</w:t>
        </w:r>
      </w:ins>
      <w:ins w:id="5924" w:author="Rev 7 Allen Wirfs-Brock" w:date="2012-05-01T12:21:00Z">
        <w:r w:rsidRPr="00675B74">
          <w:t xml:space="preserve"> </w:t>
        </w:r>
      </w:ins>
      <w:ins w:id="5925" w:author="Rev 7 Allen Wirfs-Brock" w:date="2012-05-01T12:30:00Z">
        <w:r w:rsidR="00597584">
          <w:t xml:space="preserve">its </w:t>
        </w:r>
      </w:ins>
      <w:ins w:id="5926" w:author="Rev 7 Allen Wirfs-Brock" w:date="2012-05-01T12:26:00Z">
        <w:r w:rsidR="00597584">
          <w:t>identifier bindings</w:t>
        </w:r>
      </w:ins>
      <w:ins w:id="5927" w:author="Rev 7 Allen Wirfs-Brock" w:date="2012-05-01T12:30:00Z">
        <w:r w:rsidR="00597584">
          <w:t xml:space="preserve">, a method </w:t>
        </w:r>
      </w:ins>
      <w:ins w:id="5928" w:author="Rev 7 Allen Wirfs-Brock" w:date="2012-05-01T12:31:00Z">
        <w:r w:rsidR="00597584">
          <w:t>environment</w:t>
        </w:r>
      </w:ins>
      <w:ins w:id="5929" w:author="Rev 7 Allen Wirfs-Brock" w:date="2012-05-01T12:30:00Z">
        <w:r w:rsidR="00597584">
          <w:t xml:space="preserve"> </w:t>
        </w:r>
      </w:ins>
      <w:ins w:id="5930" w:author="Rev 7 Allen Wirfs-Brock" w:date="2012-05-01T12:31:00Z">
        <w:r w:rsidR="00597584">
          <w:t xml:space="preserve">record contains the </w:t>
        </w:r>
        <w:r w:rsidR="00597584" w:rsidRPr="00D634EC">
          <w:rPr>
            <w:rFonts w:ascii="Courier New" w:hAnsi="Courier New" w:cs="Courier New"/>
            <w:b/>
          </w:rPr>
          <w:t>this</w:t>
        </w:r>
        <w:r w:rsidR="00597584">
          <w:t xml:space="preserve"> value used within its scope. </w:t>
        </w:r>
      </w:ins>
      <w:ins w:id="5931" w:author="Rev 7 Allen Wirfs-Brock" w:date="2012-05-01T12:32:00Z">
        <w:r w:rsidR="00597584">
          <w:t xml:space="preserve">If such a function references </w:t>
        </w:r>
        <w:r w:rsidR="00597584" w:rsidRPr="00597584">
          <w:rPr>
            <w:rFonts w:ascii="Courier New" w:hAnsi="Courier New" w:cs="Courier New"/>
            <w:b/>
          </w:rPr>
          <w:t>super</w:t>
        </w:r>
        <w:r w:rsidR="00597584">
          <w:t xml:space="preserve">, its method environment record </w:t>
        </w:r>
      </w:ins>
      <w:ins w:id="5932" w:author="Rev 7 Allen Wirfs-Brock" w:date="2012-05-01T12:31:00Z">
        <w:r w:rsidR="00597584">
          <w:t xml:space="preserve"> also </w:t>
        </w:r>
      </w:ins>
      <w:ins w:id="5933" w:author="Rev 7 Allen Wirfs-Brock" w:date="2012-05-01T12:33:00Z">
        <w:r w:rsidR="00597584">
          <w:t>contains</w:t>
        </w:r>
      </w:ins>
      <w:ins w:id="5934" w:author="Rev 7 Allen Wirfs-Brock" w:date="2012-05-01T12:31:00Z">
        <w:r w:rsidR="00597584">
          <w:t xml:space="preserve"> </w:t>
        </w:r>
      </w:ins>
      <w:ins w:id="5935" w:author="Rev 7 Allen Wirfs-Brock" w:date="2012-05-01T12:37:00Z">
        <w:r w:rsidR="00D634EC">
          <w:t>the state</w:t>
        </w:r>
      </w:ins>
      <w:ins w:id="5936" w:author="Rev 7 Allen Wirfs-Brock" w:date="2012-05-01T12:33:00Z">
        <w:r w:rsidR="00597584">
          <w:t xml:space="preserve"> that </w:t>
        </w:r>
      </w:ins>
      <w:ins w:id="5937" w:author="Rev 7 Allen Wirfs-Brock" w:date="2012-05-01T12:37:00Z">
        <w:r w:rsidR="00D634EC">
          <w:t>is</w:t>
        </w:r>
      </w:ins>
      <w:ins w:id="5938" w:author="Rev 7 Allen Wirfs-Brock" w:date="2012-05-01T12:33:00Z">
        <w:r w:rsidR="00597584">
          <w:t xml:space="preserve"> used to perform </w:t>
        </w:r>
        <w:r w:rsidR="00597584" w:rsidRPr="00D634EC">
          <w:rPr>
            <w:rFonts w:ascii="Courier New" w:hAnsi="Courier New" w:cs="Courier New"/>
            <w:b/>
          </w:rPr>
          <w:t>super</w:t>
        </w:r>
        <w:r w:rsidR="00597584">
          <w:t xml:space="preserve"> method invocations from within the function. </w:t>
        </w:r>
      </w:ins>
      <w:ins w:id="5939" w:author="Rev 7 Allen Wirfs-Brock" w:date="2012-05-01T12:31:00Z">
        <w:r w:rsidR="00597584">
          <w:t xml:space="preserve"> </w:t>
        </w:r>
      </w:ins>
      <w:ins w:id="5940" w:author="Rev 7 Allen Wirfs-Brock" w:date="2012-05-01T12:21:00Z">
        <w:r w:rsidRPr="00675B74">
          <w:t xml:space="preserve"> </w:t>
        </w:r>
      </w:ins>
    </w:p>
    <w:p w14:paraId="1D1E410F" w14:textId="77777777" w:rsidR="00D634EC" w:rsidRPr="00E77497" w:rsidRDefault="00D634EC" w:rsidP="00D634EC">
      <w:pPr>
        <w:rPr>
          <w:ins w:id="5941" w:author="Rev 7 Allen Wirfs-Brock" w:date="2012-05-01T12:36:00Z"/>
        </w:rPr>
      </w:pPr>
      <w:ins w:id="5942" w:author="Rev 7 Allen Wirfs-Brock" w:date="2012-05-01T12:38:00Z">
        <w:r>
          <w:t>Method</w:t>
        </w:r>
      </w:ins>
      <w:ins w:id="5943" w:author="Rev 7 Allen Wirfs-Brock" w:date="2012-05-01T12:36:00Z">
        <w:r w:rsidRPr="00E77497">
          <w:t xml:space="preserve"> environment records </w:t>
        </w:r>
      </w:ins>
      <w:ins w:id="5944" w:author="Rev 7 Allen Wirfs-Brock" w:date="2012-05-01T12:39:00Z">
        <w:r>
          <w:t xml:space="preserve">store their </w:t>
        </w:r>
        <w:r w:rsidRPr="00D634EC">
          <w:rPr>
            <w:rFonts w:ascii="Courier New" w:hAnsi="Courier New" w:cs="Courier New"/>
            <w:b/>
          </w:rPr>
          <w:t>this</w:t>
        </w:r>
        <w:r>
          <w:t xml:space="preserve"> binding as the value of their </w:t>
        </w:r>
        <w:r w:rsidRPr="00D634EC">
          <w:rPr>
            <w:rFonts w:ascii="Times New Roman" w:hAnsi="Times New Roman"/>
            <w:i/>
          </w:rPr>
          <w:t>thisValue</w:t>
        </w:r>
      </w:ins>
      <w:ins w:id="5945" w:author="Rev 7 Allen Wirfs-Brock" w:date="2012-05-01T12:36:00Z">
        <w:r w:rsidRPr="00E77497">
          <w:t xml:space="preserve">. </w:t>
        </w:r>
      </w:ins>
      <w:ins w:id="5946" w:author="Rev 7 Allen Wirfs-Brock" w:date="2012-05-01T12:42:00Z">
        <w:r>
          <w:t xml:space="preserve">If the associated function references </w:t>
        </w:r>
        <w:r w:rsidRPr="00F77938">
          <w:rPr>
            <w:rFonts w:ascii="Courier New" w:hAnsi="Courier New" w:cs="Courier New"/>
            <w:b/>
          </w:rPr>
          <w:t>super</w:t>
        </w:r>
        <w:r>
          <w:t>, the environment</w:t>
        </w:r>
      </w:ins>
      <w:ins w:id="5947" w:author="Rev 7 Allen Wirfs-Brock" w:date="2012-05-01T12:47:00Z">
        <w:r w:rsidR="00F77938">
          <w:t xml:space="preserve"> record</w:t>
        </w:r>
      </w:ins>
      <w:ins w:id="5948" w:author="Rev 7 Allen Wirfs-Brock" w:date="2012-05-01T12:42:00Z">
        <w:r>
          <w:t xml:space="preserve"> stores</w:t>
        </w:r>
      </w:ins>
      <w:ins w:id="5949" w:author="Rev 7 Allen Wirfs-Brock" w:date="2012-05-01T12:43:00Z">
        <w:r>
          <w:t xml:space="preserve"> in </w:t>
        </w:r>
        <w:r w:rsidRPr="00F77938">
          <w:rPr>
            <w:rFonts w:ascii="Times New Roman" w:hAnsi="Times New Roman"/>
            <w:i/>
          </w:rPr>
          <w:t>HomeObject</w:t>
        </w:r>
      </w:ins>
      <w:ins w:id="5950" w:author="Rev 7 Allen Wirfs-Brock" w:date="2012-05-01T12:42:00Z">
        <w:r>
          <w:t xml:space="preserve"> the object that the function is bound to as a method</w:t>
        </w:r>
      </w:ins>
      <w:ins w:id="5951" w:author="Rev 7 Allen Wirfs-Brock" w:date="2012-05-01T12:47:00Z">
        <w:r w:rsidR="00F77938">
          <w:t xml:space="preserve"> and in </w:t>
        </w:r>
        <w:r w:rsidR="00F77938" w:rsidRPr="00F77938">
          <w:rPr>
            <w:rFonts w:ascii="Times New Roman" w:hAnsi="Times New Roman"/>
            <w:i/>
          </w:rPr>
          <w:t>MethodName</w:t>
        </w:r>
        <w:r w:rsidR="00F77938">
          <w:t xml:space="preserve"> the property key used </w:t>
        </w:r>
      </w:ins>
      <w:ins w:id="5952" w:author="Rev 7 Allen Wirfs-Brock" w:date="2012-05-01T12:48:00Z">
        <w:r w:rsidR="00F77938">
          <w:t>for unqualified</w:t>
        </w:r>
      </w:ins>
      <w:ins w:id="5953" w:author="Rev 7 Allen Wirfs-Brock" w:date="2012-05-01T12:47:00Z">
        <w:r w:rsidR="00F77938">
          <w:t xml:space="preserve"> </w:t>
        </w:r>
      </w:ins>
      <w:ins w:id="5954" w:author="Rev 7 Allen Wirfs-Brock" w:date="2012-05-01T12:48:00Z">
        <w:r w:rsidR="00F77938">
          <w:t>super invocations from within the function</w:t>
        </w:r>
      </w:ins>
      <w:ins w:id="5955" w:author="Rev 7 Allen Wirfs-Brock" w:date="2012-05-01T12:47:00Z">
        <w:r w:rsidR="00F77938">
          <w:t xml:space="preserve">. </w:t>
        </w:r>
      </w:ins>
      <w:ins w:id="5956" w:author="Rev 7 Allen Wirfs-Brock" w:date="2012-05-01T12:44:00Z">
        <w:r>
          <w:t xml:space="preserve"> </w:t>
        </w:r>
      </w:ins>
      <w:ins w:id="5957" w:author="Rev 7 Allen Wirfs-Brock" w:date="2012-05-01T12:46:00Z">
        <w:r w:rsidR="00F77938">
          <w:t>T</w:t>
        </w:r>
      </w:ins>
      <w:ins w:id="5958" w:author="Rev 7 Allen Wirfs-Brock" w:date="2012-05-01T12:45:00Z">
        <w:r w:rsidR="00F77938" w:rsidRPr="00E77497">
          <w:t xml:space="preserve">he </w:t>
        </w:r>
      </w:ins>
      <w:ins w:id="5959" w:author="Rev 7 Allen Wirfs-Brock" w:date="2012-05-01T12:46:00Z">
        <w:r w:rsidR="00F77938">
          <w:t xml:space="preserve">default </w:t>
        </w:r>
      </w:ins>
      <w:ins w:id="5960" w:author="Rev 7 Allen Wirfs-Brock" w:date="2012-05-01T12:45:00Z">
        <w:r w:rsidR="00F77938" w:rsidRPr="00E77497">
          <w:t xml:space="preserve">value </w:t>
        </w:r>
      </w:ins>
      <w:ins w:id="5961" w:author="Rev 7 Allen Wirfs-Brock" w:date="2012-05-01T12:49:00Z">
        <w:r w:rsidR="00F77938">
          <w:t>for</w:t>
        </w:r>
      </w:ins>
      <w:ins w:id="5962" w:author="Rev 7 Allen Wirfs-Brock" w:date="2012-05-01T12:45:00Z">
        <w:r w:rsidR="00F77938" w:rsidRPr="00E77497">
          <w:t xml:space="preserve"> </w:t>
        </w:r>
        <w:r w:rsidR="00F77938" w:rsidRPr="00250FC6">
          <w:rPr>
            <w:rFonts w:ascii="Times New Roman" w:hAnsi="Times New Roman"/>
            <w:i/>
          </w:rPr>
          <w:t>HomeObject</w:t>
        </w:r>
        <w:r w:rsidR="00F77938">
          <w:t xml:space="preserve"> </w:t>
        </w:r>
      </w:ins>
      <w:ins w:id="5963" w:author="Rev 7 Allen Wirfs-Brock" w:date="2012-05-01T12:49:00Z">
        <w:r w:rsidR="00F77938">
          <w:t>and</w:t>
        </w:r>
        <w:r w:rsidR="00F77938" w:rsidRPr="00F77938">
          <w:rPr>
            <w:rFonts w:ascii="Times New Roman" w:hAnsi="Times New Roman"/>
            <w:i/>
          </w:rPr>
          <w:t xml:space="preserve"> </w:t>
        </w:r>
        <w:r w:rsidR="00F77938" w:rsidRPr="00250FC6">
          <w:rPr>
            <w:rFonts w:ascii="Times New Roman" w:hAnsi="Times New Roman"/>
            <w:i/>
          </w:rPr>
          <w:t>MethodName</w:t>
        </w:r>
        <w:r w:rsidR="00F77938">
          <w:t xml:space="preserve"> is</w:t>
        </w:r>
      </w:ins>
      <w:ins w:id="5964" w:author="Rev 7 Allen Wirfs-Brock" w:date="2012-05-01T12:45:00Z">
        <w:r w:rsidR="00F77938" w:rsidRPr="00E77497">
          <w:t xml:space="preserve"> </w:t>
        </w:r>
        <w:r w:rsidR="00F77938" w:rsidRPr="00F77938">
          <w:rPr>
            <w:rFonts w:ascii="Times New Roman" w:hAnsi="Times New Roman"/>
            <w:b/>
          </w:rPr>
          <w:t>undefined</w:t>
        </w:r>
        <w:r w:rsidR="00F77938" w:rsidRPr="00E77497">
          <w:t>.</w:t>
        </w:r>
      </w:ins>
    </w:p>
    <w:p w14:paraId="2CB2ABCD" w14:textId="77777777" w:rsidR="007638E0" w:rsidRPr="00E77497" w:rsidRDefault="00CC3839" w:rsidP="007638E0">
      <w:pPr>
        <w:spacing w:after="120"/>
        <w:rPr>
          <w:ins w:id="5965" w:author="Rev 7 Allen Wirfs-Brock" w:date="2012-05-01T12:21:00Z"/>
        </w:rPr>
      </w:pPr>
      <w:ins w:id="5966" w:author="Rev 7 Allen Wirfs-Brock" w:date="2012-05-01T13:38:00Z">
        <w:r>
          <w:t>Methods</w:t>
        </w:r>
      </w:ins>
      <w:ins w:id="5967" w:author="Rev 7 Allen Wirfs-Brock" w:date="2012-05-01T12:21:00Z">
        <w:r w:rsidR="007638E0" w:rsidRPr="00E77497">
          <w:t xml:space="preserve"> environment records support </w:t>
        </w:r>
      </w:ins>
      <w:ins w:id="5968" w:author="Rev 7 Allen Wirfs-Brock" w:date="2012-05-01T13:39:00Z">
        <w:r>
          <w:t>all of Declarative Environment Record methods listed in</w:t>
        </w:r>
      </w:ins>
      <w:ins w:id="5969" w:author="Rev 8 Allen Wirfs-Brock" w:date="2012-06-13T12:47:00Z">
        <w:r w:rsidR="00676727">
          <w:t xml:space="preserve"> </w:t>
        </w:r>
      </w:ins>
      <w:ins w:id="5970" w:author="Rev 8 Allen Wirfs-Brock" w:date="2012-06-13T12:48:00Z">
        <w:r w:rsidR="00676727">
          <w:fldChar w:fldCharType="begin"/>
        </w:r>
        <w:r w:rsidR="00676727">
          <w:instrText xml:space="preserve"> REF _Ref327354769 \h </w:instrText>
        </w:r>
      </w:ins>
      <w:r w:rsidR="00676727">
        <w:fldChar w:fldCharType="separate"/>
      </w:r>
      <w:ins w:id="5971" w:author="Rev 8 Allen Wirfs-Brock" w:date="2012-06-15T19:42:00Z">
        <w:r w:rsidR="00606E07">
          <w:t xml:space="preserve">Table </w:t>
        </w:r>
        <w:r w:rsidR="00606E07">
          <w:rPr>
            <w:noProof/>
          </w:rPr>
          <w:t>19</w:t>
        </w:r>
      </w:ins>
      <w:ins w:id="5972" w:author="Rev 8 Allen Wirfs-Brock" w:date="2012-06-13T12:48:00Z">
        <w:r w:rsidR="00676727">
          <w:fldChar w:fldCharType="end"/>
        </w:r>
        <w:r w:rsidR="00676727">
          <w:t xml:space="preserve"> and</w:t>
        </w:r>
      </w:ins>
      <w:ins w:id="5973" w:author="Rev 7 Allen Wirfs-Brock" w:date="2012-05-01T13:39:00Z">
        <w:r>
          <w:t xml:space="preserve"> </w:t>
        </w:r>
      </w:ins>
      <w:ins w:id="5974" w:author="Rev 8 Allen Wirfs-Brock" w:date="2012-06-13T12:47:00Z">
        <w:r w:rsidR="00676727">
          <w:fldChar w:fldCharType="begin"/>
        </w:r>
        <w:r w:rsidR="00676727">
          <w:instrText xml:space="preserve"> REF _Ref327354825 \h </w:instrText>
        </w:r>
      </w:ins>
      <w:r w:rsidR="00676727">
        <w:fldChar w:fldCharType="separate"/>
      </w:r>
      <w:ins w:id="5975" w:author="Rev 8 Allen Wirfs-Brock" w:date="2012-06-15T19:42:00Z">
        <w:r w:rsidR="00606E07">
          <w:t xml:space="preserve">Table </w:t>
        </w:r>
        <w:r w:rsidR="00606E07">
          <w:rPr>
            <w:noProof/>
          </w:rPr>
          <w:t>20</w:t>
        </w:r>
      </w:ins>
      <w:ins w:id="5976" w:author="Rev 8 Allen Wirfs-Brock" w:date="2012-06-13T12:47:00Z">
        <w:r w:rsidR="00676727">
          <w:fldChar w:fldCharType="end"/>
        </w:r>
      </w:ins>
      <w:ins w:id="5977" w:author="Rev 7 Allen Wirfs-Brock" w:date="2012-05-01T13:39:00Z">
        <w:r>
          <w:t xml:space="preserve"> </w:t>
        </w:r>
      </w:ins>
      <w:ins w:id="5978" w:author="Rev 7 Allen Wirfs-Brock" w:date="2012-05-01T13:41:00Z">
        <w:r>
          <w:t>and share</w:t>
        </w:r>
      </w:ins>
      <w:ins w:id="5979" w:author="Rev 7 Allen Wirfs-Brock" w:date="2012-05-01T13:39:00Z">
        <w:r>
          <w:t xml:space="preserve"> the same specifications</w:t>
        </w:r>
      </w:ins>
      <w:ins w:id="5980" w:author="Rev 7 Allen Wirfs-Brock" w:date="2012-05-01T13:41:00Z">
        <w:r>
          <w:t xml:space="preserve"> for those metjhods</w:t>
        </w:r>
      </w:ins>
      <w:ins w:id="5981" w:author="Rev 7 Allen Wirfs-Brock" w:date="2012-05-01T13:39:00Z">
        <w:r>
          <w:t xml:space="preserve">. </w:t>
        </w:r>
      </w:ins>
      <w:ins w:id="5982" w:author="Rev 7 Allen Wirfs-Brock" w:date="2012-05-01T13:43:00Z">
        <w:r>
          <w:t>In addition, d</w:t>
        </w:r>
        <w:r w:rsidRPr="00E77497">
          <w:t xml:space="preserve">eclarative environment records support the methods listed in </w:t>
        </w:r>
      </w:ins>
      <w:ins w:id="5983" w:author="Rev 8 Allen Wirfs-Brock" w:date="2012-06-13T12:47:00Z">
        <w:r w:rsidR="00386630">
          <w:fldChar w:fldCharType="begin"/>
        </w:r>
        <w:r w:rsidR="00386630">
          <w:instrText xml:space="preserve"> REF _Ref327354950 \h </w:instrText>
        </w:r>
      </w:ins>
      <w:r w:rsidR="00386630">
        <w:fldChar w:fldCharType="separate"/>
      </w:r>
      <w:ins w:id="5984" w:author="Rev 8 Allen Wirfs-Brock" w:date="2012-06-15T19:42:00Z">
        <w:r w:rsidR="00606E07">
          <w:t xml:space="preserve">Table </w:t>
        </w:r>
        <w:r w:rsidR="00606E07">
          <w:rPr>
            <w:noProof/>
          </w:rPr>
          <w:t>21</w:t>
        </w:r>
      </w:ins>
      <w:ins w:id="5985" w:author="Rev 8 Allen Wirfs-Brock" w:date="2012-06-13T12:47:00Z">
        <w:r w:rsidR="00386630">
          <w:fldChar w:fldCharType="end"/>
        </w:r>
      </w:ins>
      <w:ins w:id="5986" w:author="Rev 7 Allen Wirfs-Brock" w:date="2012-05-01T13:43:00Z">
        <w:r w:rsidR="00825110">
          <w:t>:</w:t>
        </w:r>
      </w:ins>
    </w:p>
    <w:p w14:paraId="5D7598A9" w14:textId="77777777" w:rsidR="007638E0" w:rsidRPr="00E77497" w:rsidRDefault="00386630" w:rsidP="00AA1FF6">
      <w:pPr>
        <w:pStyle w:val="Tabletitle"/>
        <w:rPr>
          <w:ins w:id="5987" w:author="Rev 7 Allen Wirfs-Brock" w:date="2012-05-01T12:21:00Z"/>
        </w:rPr>
      </w:pPr>
      <w:bookmarkStart w:id="5988" w:name="_Ref327354950"/>
      <w:ins w:id="5989" w:author="Rev 8 Allen Wirfs-Brock" w:date="2012-06-13T12:46:00Z">
        <w:r>
          <w:t xml:space="preserve">Table </w:t>
        </w:r>
        <w:r>
          <w:fldChar w:fldCharType="begin"/>
        </w:r>
        <w:r>
          <w:instrText xml:space="preserve"> SEQ Table \* ARABIC </w:instrText>
        </w:r>
      </w:ins>
      <w:r>
        <w:fldChar w:fldCharType="separate"/>
      </w:r>
      <w:ins w:id="5990" w:author="Rev 10 Allen Wirfs-Brock" w:date="2012-09-24T14:04:00Z">
        <w:r w:rsidR="002166A8">
          <w:rPr>
            <w:noProof/>
          </w:rPr>
          <w:t>21</w:t>
        </w:r>
      </w:ins>
      <w:ins w:id="5991" w:author="Rev 8 Allen Wirfs-Brock" w:date="2012-06-13T12:46:00Z">
        <w:r>
          <w:fldChar w:fldCharType="end"/>
        </w:r>
      </w:ins>
      <w:bookmarkEnd w:id="5988"/>
      <w:ins w:id="5992" w:author="Rev 7 Allen Wirfs-Brock" w:date="2012-05-01T12:21:00Z">
        <w:r w:rsidR="007638E0" w:rsidRPr="00E77497">
          <w:t xml:space="preserve"> — Additional Methods of </w:t>
        </w:r>
      </w:ins>
      <w:ins w:id="5993" w:author="Rev 7 Allen Wirfs-Brock" w:date="2012-05-01T13:43:00Z">
        <w:r w:rsidR="00CC3839">
          <w:t>Method</w:t>
        </w:r>
      </w:ins>
      <w:ins w:id="5994" w:author="Rev 7 Allen Wirfs-Brock" w:date="2012-05-01T12:21:00Z">
        <w:r w:rsidR="007638E0" w:rsidRPr="00E77497">
          <w:t xml:space="preserve"> Environment Records</w:t>
        </w:r>
      </w:ins>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33"/>
        <w:gridCol w:w="5930"/>
      </w:tblGrid>
      <w:tr w:rsidR="007638E0" w:rsidRPr="00250FC6" w14:paraId="43DD1F74" w14:textId="77777777" w:rsidTr="00141C64">
        <w:trPr>
          <w:trHeight w:val="320"/>
          <w:jc w:val="center"/>
          <w:ins w:id="5995" w:author="Rev 7 Allen Wirfs-Brock" w:date="2012-05-01T12:21:00Z"/>
        </w:trPr>
        <w:tc>
          <w:tcPr>
            <w:tcW w:w="3033" w:type="dxa"/>
            <w:tcBorders>
              <w:top w:val="single" w:sz="12" w:space="0" w:color="000000"/>
              <w:left w:val="single" w:sz="6" w:space="0" w:color="000000"/>
              <w:bottom w:val="single" w:sz="6" w:space="0" w:color="000000"/>
              <w:right w:val="nil"/>
            </w:tcBorders>
            <w:shd w:val="solid" w:color="C0C0C0" w:fill="FFFFFF"/>
            <w:hideMark/>
          </w:tcPr>
          <w:p w14:paraId="036E6649" w14:textId="77777777" w:rsidR="007638E0" w:rsidRPr="00E77497" w:rsidRDefault="007638E0" w:rsidP="00141C64">
            <w:pPr>
              <w:keepNext/>
              <w:shd w:val="solid" w:color="C0C0C0" w:fill="FFFFFF"/>
              <w:spacing w:after="0"/>
              <w:rPr>
                <w:ins w:id="5996" w:author="Rev 7 Allen Wirfs-Brock" w:date="2012-05-01T12:21:00Z"/>
                <w:b/>
                <w:i/>
                <w:shd w:val="solid" w:color="C0C0C0" w:fill="FFFFFF"/>
              </w:rPr>
            </w:pPr>
            <w:ins w:id="5997" w:author="Rev 7 Allen Wirfs-Brock" w:date="2012-05-01T12:21:00Z">
              <w:r w:rsidRPr="00E77497">
                <w:rPr>
                  <w:b/>
                  <w:i/>
                  <w:shd w:val="solid" w:color="C0C0C0" w:fill="FFFFFF"/>
                </w:rPr>
                <w:t>Method</w:t>
              </w:r>
            </w:ins>
          </w:p>
        </w:tc>
        <w:tc>
          <w:tcPr>
            <w:tcW w:w="5930" w:type="dxa"/>
            <w:tcBorders>
              <w:top w:val="single" w:sz="12" w:space="0" w:color="000000"/>
              <w:left w:val="nil"/>
              <w:bottom w:val="single" w:sz="6" w:space="0" w:color="000000"/>
              <w:right w:val="single" w:sz="6" w:space="0" w:color="000000"/>
            </w:tcBorders>
            <w:shd w:val="solid" w:color="C0C0C0" w:fill="FFFFFF"/>
            <w:hideMark/>
          </w:tcPr>
          <w:p w14:paraId="3D56BEA9" w14:textId="77777777" w:rsidR="007638E0" w:rsidRPr="00E77497" w:rsidRDefault="007638E0" w:rsidP="00141C64">
            <w:pPr>
              <w:keepNext/>
              <w:shd w:val="solid" w:color="C0C0C0" w:fill="FFFFFF"/>
              <w:spacing w:after="0"/>
              <w:rPr>
                <w:ins w:id="5998" w:author="Rev 7 Allen Wirfs-Brock" w:date="2012-05-01T12:21:00Z"/>
                <w:b/>
                <w:i/>
                <w:shd w:val="solid" w:color="C0C0C0" w:fill="FFFFFF"/>
              </w:rPr>
            </w:pPr>
            <w:ins w:id="5999" w:author="Rev 7 Allen Wirfs-Brock" w:date="2012-05-01T12:21:00Z">
              <w:r w:rsidRPr="00E77497">
                <w:rPr>
                  <w:b/>
                  <w:i/>
                  <w:shd w:val="solid" w:color="C0C0C0" w:fill="FFFFFF"/>
                </w:rPr>
                <w:t>Purpose</w:t>
              </w:r>
            </w:ins>
          </w:p>
        </w:tc>
      </w:tr>
      <w:tr w:rsidR="007638E0" w:rsidRPr="00250FC6" w14:paraId="1D47663E" w14:textId="77777777" w:rsidTr="00141C64">
        <w:trPr>
          <w:jc w:val="center"/>
          <w:ins w:id="6000" w:author="Rev 7 Allen Wirfs-Brock" w:date="2012-05-01T12:21:00Z"/>
        </w:trPr>
        <w:tc>
          <w:tcPr>
            <w:tcW w:w="3033" w:type="dxa"/>
            <w:tcBorders>
              <w:top w:val="single" w:sz="6" w:space="0" w:color="auto"/>
              <w:left w:val="single" w:sz="6" w:space="0" w:color="auto"/>
              <w:bottom w:val="single" w:sz="6" w:space="0" w:color="auto"/>
              <w:right w:val="single" w:sz="6" w:space="0" w:color="auto"/>
            </w:tcBorders>
            <w:hideMark/>
          </w:tcPr>
          <w:p w14:paraId="150C789D" w14:textId="77777777" w:rsidR="007638E0" w:rsidRPr="00E65A34" w:rsidRDefault="00825110" w:rsidP="00825110">
            <w:pPr>
              <w:keepNext/>
              <w:spacing w:after="60"/>
              <w:rPr>
                <w:ins w:id="6001" w:author="Rev 7 Allen Wirfs-Brock" w:date="2012-05-01T12:21:00Z"/>
              </w:rPr>
            </w:pPr>
            <w:ins w:id="6002" w:author="Rev 7 Allen Wirfs-Brock" w:date="2012-05-01T13:58:00Z">
              <w:r>
                <w:t>GetThis</w:t>
              </w:r>
            </w:ins>
            <w:ins w:id="6003" w:author="Rev 7 Allen Wirfs-Brock" w:date="2012-05-01T13:59:00Z">
              <w:r>
                <w:t>Binding</w:t>
              </w:r>
            </w:ins>
            <w:ins w:id="6004" w:author="Rev 7 Allen Wirfs-Brock" w:date="2012-05-01T12:21:00Z">
              <w:r w:rsidR="007638E0" w:rsidRPr="004D1BD1">
                <w:t>()</w:t>
              </w:r>
            </w:ins>
          </w:p>
        </w:tc>
        <w:tc>
          <w:tcPr>
            <w:tcW w:w="5930" w:type="dxa"/>
            <w:tcBorders>
              <w:top w:val="single" w:sz="6" w:space="0" w:color="auto"/>
              <w:left w:val="single" w:sz="6" w:space="0" w:color="auto"/>
              <w:bottom w:val="single" w:sz="6" w:space="0" w:color="auto"/>
              <w:right w:val="single" w:sz="6" w:space="0" w:color="auto"/>
            </w:tcBorders>
            <w:hideMark/>
          </w:tcPr>
          <w:p w14:paraId="1A7BDFDA" w14:textId="77777777" w:rsidR="007638E0" w:rsidRPr="00675B74" w:rsidRDefault="00825110" w:rsidP="00825110">
            <w:pPr>
              <w:keepNext/>
              <w:spacing w:after="60"/>
              <w:rPr>
                <w:ins w:id="6005" w:author="Rev 7 Allen Wirfs-Brock" w:date="2012-05-01T12:21:00Z"/>
              </w:rPr>
            </w:pPr>
            <w:ins w:id="6006" w:author="Rev 7 Allen Wirfs-Brock" w:date="2012-05-01T13:59:00Z">
              <w:r>
                <w:t>Return the value of</w:t>
              </w:r>
            </w:ins>
            <w:ins w:id="6007" w:author="Rev 7 Allen Wirfs-Brock" w:date="2012-05-01T14:00:00Z">
              <w:r>
                <w:t xml:space="preserve"> this environment record</w:t>
              </w:r>
            </w:ins>
            <w:ins w:id="6008" w:author="Rev 7 Allen Wirfs-Brock" w:date="2012-05-01T14:03:00Z">
              <w:r>
                <w:t>’</w:t>
              </w:r>
            </w:ins>
            <w:ins w:id="6009" w:author="Rev 7 Allen Wirfs-Brock" w:date="2012-05-01T14:00:00Z">
              <w:r>
                <w:t>s</w:t>
              </w:r>
            </w:ins>
            <w:ins w:id="6010" w:author="Rev 7 Allen Wirfs-Brock" w:date="2012-05-01T13:59:00Z">
              <w:r>
                <w:t xml:space="preserve"> </w:t>
              </w:r>
              <w:r w:rsidRPr="00825110">
                <w:rPr>
                  <w:rFonts w:ascii="Courier New" w:hAnsi="Courier New" w:cs="Courier New"/>
                  <w:b/>
                </w:rPr>
                <w:t>this</w:t>
              </w:r>
              <w:r>
                <w:t xml:space="preserve"> </w:t>
              </w:r>
            </w:ins>
            <w:ins w:id="6011" w:author="Rev 7 Allen Wirfs-Brock" w:date="2012-05-01T14:00:00Z">
              <w:r>
                <w:t>binding.</w:t>
              </w:r>
            </w:ins>
          </w:p>
        </w:tc>
      </w:tr>
      <w:tr w:rsidR="00825110" w:rsidRPr="00250FC6" w14:paraId="06D3A055" w14:textId="77777777" w:rsidTr="00141C64">
        <w:trPr>
          <w:jc w:val="center"/>
          <w:ins w:id="6012" w:author="Rev 7 Allen Wirfs-Brock" w:date="2012-05-01T13:58:00Z"/>
        </w:trPr>
        <w:tc>
          <w:tcPr>
            <w:tcW w:w="3033" w:type="dxa"/>
            <w:tcBorders>
              <w:top w:val="single" w:sz="6" w:space="0" w:color="auto"/>
              <w:left w:val="single" w:sz="6" w:space="0" w:color="auto"/>
              <w:bottom w:val="single" w:sz="6" w:space="0" w:color="auto"/>
              <w:right w:val="single" w:sz="6" w:space="0" w:color="auto"/>
            </w:tcBorders>
          </w:tcPr>
          <w:p w14:paraId="572A2D44" w14:textId="77777777" w:rsidR="00825110" w:rsidRPr="004D1BD1" w:rsidRDefault="00825110" w:rsidP="000B265D">
            <w:pPr>
              <w:spacing w:after="60"/>
              <w:rPr>
                <w:ins w:id="6013" w:author="Rev 7 Allen Wirfs-Brock" w:date="2012-05-01T13:58:00Z"/>
              </w:rPr>
            </w:pPr>
            <w:ins w:id="6014" w:author="Rev 7 Allen Wirfs-Brock" w:date="2012-05-01T13:58:00Z">
              <w:r>
                <w:t>Get</w:t>
              </w:r>
            </w:ins>
            <w:ins w:id="6015" w:author="Rev 7 Allen Wirfs-Brock" w:date="2012-05-01T14:00:00Z">
              <w:del w:id="6016" w:author="Rev 9 Allen Wirfs-Brock" w:date="2012-06-30T08:15:00Z">
                <w:r w:rsidDel="000B265D">
                  <w:delText>Home</w:delText>
                </w:r>
              </w:del>
            </w:ins>
            <w:ins w:id="6017" w:author="Rev 9 Allen Wirfs-Brock" w:date="2012-06-30T08:15:00Z">
              <w:r w:rsidR="000B265D">
                <w:t>Super</w:t>
              </w:r>
            </w:ins>
            <w:ins w:id="6018" w:author="Rev 7 Allen Wirfs-Brock" w:date="2012-05-01T14:00:00Z">
              <w:del w:id="6019" w:author="Rev 9 Allen Wirfs-Brock" w:date="2012-06-30T08:16:00Z">
                <w:r w:rsidDel="000B265D">
                  <w:delText>Object</w:delText>
                </w:r>
              </w:del>
            </w:ins>
            <w:ins w:id="6020" w:author="Rev 9 Allen Wirfs-Brock" w:date="2012-06-30T08:16:00Z">
              <w:r w:rsidR="000B265D">
                <w:t>Base</w:t>
              </w:r>
            </w:ins>
            <w:ins w:id="6021" w:author="Rev 7 Allen Wirfs-Brock" w:date="2012-05-01T13:58:00Z">
              <w:r>
                <w:t>()</w:t>
              </w:r>
            </w:ins>
          </w:p>
        </w:tc>
        <w:tc>
          <w:tcPr>
            <w:tcW w:w="5930" w:type="dxa"/>
            <w:tcBorders>
              <w:top w:val="single" w:sz="6" w:space="0" w:color="auto"/>
              <w:left w:val="single" w:sz="6" w:space="0" w:color="auto"/>
              <w:bottom w:val="single" w:sz="6" w:space="0" w:color="auto"/>
              <w:right w:val="single" w:sz="6" w:space="0" w:color="auto"/>
            </w:tcBorders>
          </w:tcPr>
          <w:p w14:paraId="08177441" w14:textId="77777777" w:rsidR="00825110" w:rsidRPr="009C202C" w:rsidRDefault="00825110" w:rsidP="000B265D">
            <w:pPr>
              <w:spacing w:after="60"/>
              <w:rPr>
                <w:ins w:id="6022" w:author="Rev 7 Allen Wirfs-Brock" w:date="2012-05-01T13:58:00Z"/>
              </w:rPr>
            </w:pPr>
            <w:ins w:id="6023" w:author="Rev 7 Allen Wirfs-Brock" w:date="2012-05-01T14:01:00Z">
              <w:r>
                <w:t xml:space="preserve">Return the </w:t>
              </w:r>
              <w:del w:id="6024" w:author="Rev 9 Allen Wirfs-Brock" w:date="2012-06-30T08:18:00Z">
                <w:r w:rsidDel="000B265D">
                  <w:delText>value</w:delText>
                </w:r>
              </w:del>
            </w:ins>
            <w:ins w:id="6025" w:author="Rev 9 Allen Wirfs-Brock" w:date="2012-06-30T08:18:00Z">
              <w:r w:rsidR="000B265D">
                <w:t xml:space="preserve">object that is the base for </w:t>
              </w:r>
              <w:r w:rsidR="000B265D" w:rsidRPr="000B265D">
                <w:rPr>
                  <w:rFonts w:ascii="Courier New" w:hAnsi="Courier New" w:cs="Courier New"/>
                  <w:b/>
                </w:rPr>
                <w:t>super</w:t>
              </w:r>
              <w:r w:rsidR="000B265D">
                <w:t xml:space="preserve"> property accesses</w:t>
              </w:r>
            </w:ins>
            <w:ins w:id="6026" w:author="Rev 9 Allen Wirfs-Brock" w:date="2012-06-30T08:20:00Z">
              <w:r w:rsidR="000B265D">
                <w:t xml:space="preserve"> bound in this environment record</w:t>
              </w:r>
            </w:ins>
            <w:ins w:id="6027" w:author="Rev 9 Allen Wirfs-Brock" w:date="2012-06-30T08:18:00Z">
              <w:r w:rsidR="000B265D">
                <w:t xml:space="preserve">. </w:t>
              </w:r>
            </w:ins>
            <w:ins w:id="6028" w:author="Rev 9 Allen Wirfs-Brock" w:date="2012-06-30T08:20:00Z">
              <w:r w:rsidR="000B265D">
                <w:t xml:space="preserve">The object is </w:t>
              </w:r>
            </w:ins>
            <w:ins w:id="6029" w:author="Rev 9 Allen Wirfs-Brock" w:date="2012-06-30T08:18:00Z">
              <w:r w:rsidR="000B265D">
                <w:t>derived from</w:t>
              </w:r>
            </w:ins>
            <w:ins w:id="6030" w:author="Rev 7 Allen Wirfs-Brock" w:date="2012-05-01T14:01:00Z">
              <w:r>
                <w:t xml:space="preserve"> </w:t>
              </w:r>
              <w:del w:id="6031" w:author="Rev 9 Allen Wirfs-Brock" w:date="2012-06-30T08:18:00Z">
                <w:r w:rsidDel="000B265D">
                  <w:delText xml:space="preserve">of </w:delText>
                </w:r>
              </w:del>
              <w:r>
                <w:t>this environment record</w:t>
              </w:r>
            </w:ins>
            <w:ins w:id="6032" w:author="Rev 7 Allen Wirfs-Brock" w:date="2012-05-01T14:03:00Z">
              <w:r>
                <w:t>’</w:t>
              </w:r>
            </w:ins>
            <w:ins w:id="6033" w:author="Rev 7 Allen Wirfs-Brock" w:date="2012-05-01T14:01:00Z">
              <w:r>
                <w:t xml:space="preserve">s </w:t>
              </w:r>
              <w:r w:rsidRPr="00825110">
                <w:rPr>
                  <w:rFonts w:ascii="Times New Roman" w:hAnsi="Times New Roman"/>
                </w:rPr>
                <w:t>HomeObject</w:t>
              </w:r>
              <w:r>
                <w:rPr>
                  <w:rFonts w:ascii="Courier New" w:hAnsi="Courier New" w:cs="Courier New"/>
                  <w:b/>
                </w:rPr>
                <w:t xml:space="preserve"> </w:t>
              </w:r>
              <w:r w:rsidRPr="00825110">
                <w:rPr>
                  <w:rFonts w:cs="Arial"/>
                </w:rPr>
                <w:t>binding.</w:t>
              </w:r>
            </w:ins>
            <w:ins w:id="6034" w:author="Rev 7 Allen Wirfs-Brock" w:date="2012-05-01T14:02:00Z">
              <w:r>
                <w:rPr>
                  <w:rFonts w:cs="Arial"/>
                </w:rPr>
                <w:t xml:space="preserve"> If the value is Empty, return </w:t>
              </w:r>
              <w:r w:rsidRPr="00825110">
                <w:rPr>
                  <w:rFonts w:ascii="Times New Roman" w:hAnsi="Times New Roman"/>
                  <w:b/>
                </w:rPr>
                <w:t>undefined</w:t>
              </w:r>
              <w:r>
                <w:rPr>
                  <w:rFonts w:cs="Arial"/>
                </w:rPr>
                <w:t xml:space="preserve">. </w:t>
              </w:r>
            </w:ins>
          </w:p>
        </w:tc>
      </w:tr>
      <w:tr w:rsidR="00825110" w:rsidRPr="00250FC6" w14:paraId="29751B8A" w14:textId="77777777" w:rsidTr="00141C64">
        <w:trPr>
          <w:jc w:val="center"/>
          <w:ins w:id="6035" w:author="Rev 7 Allen Wirfs-Brock" w:date="2012-05-01T12:21:00Z"/>
        </w:trPr>
        <w:tc>
          <w:tcPr>
            <w:tcW w:w="3033" w:type="dxa"/>
            <w:tcBorders>
              <w:top w:val="single" w:sz="6" w:space="0" w:color="auto"/>
              <w:left w:val="single" w:sz="6" w:space="0" w:color="auto"/>
              <w:bottom w:val="single" w:sz="6" w:space="0" w:color="auto"/>
              <w:right w:val="single" w:sz="6" w:space="0" w:color="auto"/>
            </w:tcBorders>
            <w:hideMark/>
          </w:tcPr>
          <w:p w14:paraId="7FBA91A0" w14:textId="77777777" w:rsidR="00825110" w:rsidRPr="009C202C" w:rsidRDefault="00825110" w:rsidP="00141C64">
            <w:pPr>
              <w:spacing w:after="60"/>
              <w:rPr>
                <w:ins w:id="6036" w:author="Rev 7 Allen Wirfs-Brock" w:date="2012-05-01T12:21:00Z"/>
              </w:rPr>
            </w:pPr>
            <w:ins w:id="6037" w:author="Rev 7 Allen Wirfs-Brock" w:date="2012-05-01T13:58:00Z">
              <w:r>
                <w:t>GetMethodName()</w:t>
              </w:r>
            </w:ins>
          </w:p>
        </w:tc>
        <w:tc>
          <w:tcPr>
            <w:tcW w:w="5930" w:type="dxa"/>
            <w:tcBorders>
              <w:top w:val="single" w:sz="6" w:space="0" w:color="auto"/>
              <w:left w:val="single" w:sz="6" w:space="0" w:color="auto"/>
              <w:bottom w:val="single" w:sz="6" w:space="0" w:color="auto"/>
              <w:right w:val="single" w:sz="6" w:space="0" w:color="auto"/>
            </w:tcBorders>
            <w:hideMark/>
          </w:tcPr>
          <w:p w14:paraId="3371A288" w14:textId="77777777" w:rsidR="00825110" w:rsidRPr="00E77497" w:rsidRDefault="00825110" w:rsidP="00825110">
            <w:pPr>
              <w:spacing w:after="60"/>
              <w:rPr>
                <w:ins w:id="6038" w:author="Rev 7 Allen Wirfs-Brock" w:date="2012-05-01T12:21:00Z"/>
              </w:rPr>
            </w:pPr>
            <w:ins w:id="6039" w:author="Rev 7 Allen Wirfs-Brock" w:date="2012-05-01T14:03:00Z">
              <w:r>
                <w:t xml:space="preserve">Return the value of this environment record’s </w:t>
              </w:r>
              <w:r>
                <w:rPr>
                  <w:rFonts w:ascii="Times New Roman" w:hAnsi="Times New Roman"/>
                </w:rPr>
                <w:t>MethodName</w:t>
              </w:r>
              <w:r>
                <w:rPr>
                  <w:rFonts w:ascii="Courier New" w:hAnsi="Courier New" w:cs="Courier New"/>
                  <w:b/>
                </w:rPr>
                <w:t xml:space="preserve"> </w:t>
              </w:r>
              <w:r w:rsidRPr="00825110">
                <w:rPr>
                  <w:rFonts w:cs="Arial"/>
                </w:rPr>
                <w:t>binding.</w:t>
              </w:r>
              <w:r>
                <w:rPr>
                  <w:rFonts w:cs="Arial"/>
                </w:rPr>
                <w:t xml:space="preserve"> </w:t>
              </w:r>
            </w:ins>
          </w:p>
        </w:tc>
      </w:tr>
    </w:tbl>
    <w:p w14:paraId="0CAE58B3" w14:textId="77777777" w:rsidR="007638E0" w:rsidRPr="004D1BD1" w:rsidRDefault="007638E0" w:rsidP="007638E0">
      <w:pPr>
        <w:rPr>
          <w:ins w:id="6040" w:author="Rev 7 Allen Wirfs-Brock" w:date="2012-05-01T12:21:00Z"/>
        </w:rPr>
      </w:pPr>
    </w:p>
    <w:p w14:paraId="178D7D28" w14:textId="77777777" w:rsidR="007638E0" w:rsidRPr="00E65A34" w:rsidRDefault="007638E0" w:rsidP="007638E0">
      <w:pPr>
        <w:rPr>
          <w:ins w:id="6041" w:author="Rev 7 Allen Wirfs-Brock" w:date="2012-05-01T12:21:00Z"/>
        </w:rPr>
      </w:pPr>
      <w:ins w:id="6042" w:author="Rev 7 Allen Wirfs-Brock" w:date="2012-05-01T12:21:00Z">
        <w:r w:rsidRPr="00E65A34">
          <w:t xml:space="preserve">The behaviour of the </w:t>
        </w:r>
      </w:ins>
      <w:ins w:id="6043" w:author="Rev 7 Allen Wirfs-Brock" w:date="2012-05-01T14:27:00Z">
        <w:r w:rsidR="0090471B">
          <w:t xml:space="preserve">additional </w:t>
        </w:r>
      </w:ins>
      <w:ins w:id="6044" w:author="Rev 7 Allen Wirfs-Brock" w:date="2012-05-01T12:21:00Z">
        <w:r w:rsidRPr="00E65A34">
          <w:t xml:space="preserve">concrete specification methods for </w:t>
        </w:r>
      </w:ins>
      <w:ins w:id="6045" w:author="Rev 7 Allen Wirfs-Brock" w:date="2012-05-01T13:52:00Z">
        <w:r w:rsidR="00BC1C9D">
          <w:t>Method</w:t>
        </w:r>
      </w:ins>
      <w:ins w:id="6046" w:author="Rev 7 Allen Wirfs-Brock" w:date="2012-05-01T12:21:00Z">
        <w:r w:rsidRPr="00E65A34">
          <w:t xml:space="preserve"> Environment Records is defined by the following algorithms</w:t>
        </w:r>
      </w:ins>
      <w:ins w:id="6047" w:author="Rev 7 Allen Wirfs-Brock" w:date="2012-05-01T14:25:00Z">
        <w:r w:rsidR="0090471B">
          <w:t>:</w:t>
        </w:r>
      </w:ins>
    </w:p>
    <w:p w14:paraId="2A072EDD" w14:textId="77777777" w:rsidR="00BC1C9D" w:rsidRPr="00E77497" w:rsidRDefault="00BC1C9D" w:rsidP="00BC1C9D">
      <w:pPr>
        <w:pStyle w:val="51"/>
        <w:numPr>
          <w:ilvl w:val="0"/>
          <w:numId w:val="0"/>
        </w:numPr>
        <w:rPr>
          <w:ins w:id="6048" w:author="Rev 7 Allen Wirfs-Brock" w:date="2012-05-01T13:52:00Z"/>
        </w:rPr>
      </w:pPr>
      <w:ins w:id="6049" w:author="Rev 7 Allen Wirfs-Brock" w:date="2012-05-01T13:52:00Z">
        <w:r w:rsidRPr="00E77497">
          <w:t>10.2.1.</w:t>
        </w:r>
      </w:ins>
      <w:ins w:id="6050" w:author="Rev 7 Allen Wirfs-Brock" w:date="2012-05-01T14:17:00Z">
        <w:r w:rsidR="00BE6B07">
          <w:t>3</w:t>
        </w:r>
      </w:ins>
      <w:ins w:id="6051" w:author="Rev 7 Allen Wirfs-Brock" w:date="2012-05-01T13:52:00Z">
        <w:r w:rsidRPr="00E77497">
          <w:t>.</w:t>
        </w:r>
      </w:ins>
      <w:ins w:id="6052" w:author="Rev 7 Allen Wirfs-Brock" w:date="2012-05-01T14:17:00Z">
        <w:r w:rsidR="00BE6B07">
          <w:t>1</w:t>
        </w:r>
      </w:ins>
      <w:ins w:id="6053" w:author="Rev 7 Allen Wirfs-Brock" w:date="2012-05-01T13:52:00Z">
        <w:r w:rsidRPr="00E77497">
          <w:tab/>
        </w:r>
        <w:r>
          <w:t>HasThisBinding</w:t>
        </w:r>
        <w:r w:rsidRPr="00E77497">
          <w:t xml:space="preserve"> ()</w:t>
        </w:r>
      </w:ins>
    </w:p>
    <w:p w14:paraId="709DAB20" w14:textId="77777777" w:rsidR="00BC1C9D" w:rsidRPr="00E77497" w:rsidRDefault="00BC1C9D" w:rsidP="00BC1C9D">
      <w:pPr>
        <w:rPr>
          <w:ins w:id="6054" w:author="Rev 7 Allen Wirfs-Brock" w:date="2012-05-01T13:52:00Z"/>
        </w:rPr>
      </w:pPr>
      <w:ins w:id="6055" w:author="Rev 7 Allen Wirfs-Brock" w:date="2012-05-01T13:52:00Z">
        <w:r>
          <w:t xml:space="preserve">Regular </w:t>
        </w:r>
      </w:ins>
      <w:ins w:id="6056" w:author="Rev 7 Allen Wirfs-Brock" w:date="2012-05-01T13:53:00Z">
        <w:r>
          <w:t>Method</w:t>
        </w:r>
      </w:ins>
      <w:ins w:id="6057" w:author="Rev 7 Allen Wirfs-Brock" w:date="2012-05-01T13:52:00Z">
        <w:r w:rsidRPr="00E77497">
          <w:t xml:space="preserve"> Environment Records </w:t>
        </w:r>
      </w:ins>
      <w:ins w:id="6058" w:author="Rev 7 Allen Wirfs-Brock" w:date="2012-05-01T13:53:00Z">
        <w:r>
          <w:t>always</w:t>
        </w:r>
      </w:ins>
      <w:ins w:id="6059" w:author="Rev 7 Allen Wirfs-Brock" w:date="2012-05-01T13:52:00Z">
        <w:r>
          <w:t xml:space="preserve"> provide a </w:t>
        </w:r>
        <w:r w:rsidRPr="00CC3839">
          <w:rPr>
            <w:rFonts w:ascii="Courier New" w:hAnsi="Courier New" w:cs="Courier New"/>
            <w:b/>
          </w:rPr>
          <w:t>this</w:t>
        </w:r>
        <w:r>
          <w:t xml:space="preserve"> binding</w:t>
        </w:r>
        <w:r w:rsidRPr="00E77497">
          <w:t>.</w:t>
        </w:r>
      </w:ins>
    </w:p>
    <w:p w14:paraId="6BBAD878" w14:textId="77777777" w:rsidR="00BC1C9D" w:rsidRPr="00E77497" w:rsidRDefault="0090471B" w:rsidP="00BC1C9D">
      <w:pPr>
        <w:pStyle w:val="Alg4"/>
        <w:numPr>
          <w:ilvl w:val="0"/>
          <w:numId w:val="780"/>
        </w:numPr>
        <w:spacing w:after="120"/>
        <w:rPr>
          <w:ins w:id="6060" w:author="Rev 7 Allen Wirfs-Brock" w:date="2012-05-01T13:52:00Z"/>
        </w:rPr>
      </w:pPr>
      <w:ins w:id="6061" w:author="Rev 7 Allen Wirfs-Brock" w:date="2012-05-01T14:20:00Z">
        <w:r w:rsidRPr="00E77497">
          <w:t xml:space="preserve">Return </w:t>
        </w:r>
        <w:r>
          <w:rPr>
            <w:b/>
          </w:rPr>
          <w:t>true</w:t>
        </w:r>
        <w:r w:rsidRPr="00E77497">
          <w:t>.</w:t>
        </w:r>
      </w:ins>
    </w:p>
    <w:p w14:paraId="7A0F5885" w14:textId="77777777" w:rsidR="00BC1C9D" w:rsidRPr="00E77497" w:rsidRDefault="00BC1C9D" w:rsidP="00BC1C9D">
      <w:pPr>
        <w:pStyle w:val="51"/>
        <w:numPr>
          <w:ilvl w:val="0"/>
          <w:numId w:val="0"/>
        </w:numPr>
        <w:rPr>
          <w:ins w:id="6062" w:author="Rev 7 Allen Wirfs-Brock" w:date="2012-05-01T13:52:00Z"/>
        </w:rPr>
      </w:pPr>
      <w:ins w:id="6063" w:author="Rev 7 Allen Wirfs-Brock" w:date="2012-05-01T13:52:00Z">
        <w:r w:rsidRPr="00E77497">
          <w:t>10.2.1.</w:t>
        </w:r>
      </w:ins>
      <w:ins w:id="6064" w:author="Rev 7 Allen Wirfs-Brock" w:date="2012-05-01T14:17:00Z">
        <w:r w:rsidR="00BE6B07">
          <w:t>3</w:t>
        </w:r>
      </w:ins>
      <w:ins w:id="6065" w:author="Rev 7 Allen Wirfs-Brock" w:date="2012-05-01T13:52:00Z">
        <w:r w:rsidRPr="00E77497">
          <w:t>.</w:t>
        </w:r>
      </w:ins>
      <w:ins w:id="6066" w:author="Rev 7 Allen Wirfs-Brock" w:date="2012-05-01T14:17:00Z">
        <w:r w:rsidR="00BE6B07">
          <w:t>2</w:t>
        </w:r>
      </w:ins>
      <w:ins w:id="6067" w:author="Rev 7 Allen Wirfs-Brock" w:date="2012-05-01T13:52:00Z">
        <w:r w:rsidRPr="00E77497">
          <w:tab/>
        </w:r>
        <w:r>
          <w:t>HasSuperBinding</w:t>
        </w:r>
        <w:r w:rsidRPr="00E77497">
          <w:t xml:space="preserve"> ()</w:t>
        </w:r>
      </w:ins>
    </w:p>
    <w:p w14:paraId="39C3D9EE" w14:textId="77777777" w:rsidR="00BC1C9D" w:rsidRPr="00E77497" w:rsidRDefault="0090471B" w:rsidP="00BC1C9D">
      <w:pPr>
        <w:pStyle w:val="Alg4"/>
        <w:numPr>
          <w:ilvl w:val="0"/>
          <w:numId w:val="781"/>
        </w:numPr>
        <w:spacing w:after="120"/>
        <w:rPr>
          <w:ins w:id="6068" w:author="Rev 7 Allen Wirfs-Brock" w:date="2012-05-01T13:53:00Z"/>
        </w:rPr>
      </w:pPr>
      <w:ins w:id="6069" w:author="Rev 7 Allen Wirfs-Brock" w:date="2012-05-01T14:20:00Z">
        <w:r>
          <w:t xml:space="preserve">If this environment record’s </w:t>
        </w:r>
        <w:r w:rsidRPr="00BC1C9D">
          <w:rPr>
            <w:i/>
          </w:rPr>
          <w:t>HomeObject</w:t>
        </w:r>
        <w:r>
          <w:t xml:space="preserve"> has the value </w:t>
        </w:r>
        <w:r w:rsidRPr="00BC1C9D">
          <w:rPr>
            <w:rFonts w:ascii="Arial" w:hAnsi="Arial" w:cs="Arial"/>
          </w:rPr>
          <w:t>Empty</w:t>
        </w:r>
        <w:r>
          <w:t xml:space="preserve">, then return </w:t>
        </w:r>
        <w:r w:rsidRPr="00BC1C9D">
          <w:rPr>
            <w:b/>
          </w:rPr>
          <w:t>false</w:t>
        </w:r>
        <w:r>
          <w:t>. Otherwise, return</w:t>
        </w:r>
        <w:r w:rsidRPr="00E77497">
          <w:t xml:space="preserve"> </w:t>
        </w:r>
        <w:r>
          <w:rPr>
            <w:b/>
          </w:rPr>
          <w:t>true</w:t>
        </w:r>
        <w:r w:rsidRPr="00E77497">
          <w:t>.</w:t>
        </w:r>
      </w:ins>
    </w:p>
    <w:p w14:paraId="298C63CB" w14:textId="77777777" w:rsidR="00BE6B07" w:rsidRPr="00E77497" w:rsidRDefault="00BE6B07" w:rsidP="00BE6B07">
      <w:pPr>
        <w:pStyle w:val="51"/>
        <w:numPr>
          <w:ilvl w:val="0"/>
          <w:numId w:val="0"/>
        </w:numPr>
        <w:rPr>
          <w:ins w:id="6070" w:author="Rev 7 Allen Wirfs-Brock" w:date="2012-05-01T14:16:00Z"/>
        </w:rPr>
      </w:pPr>
      <w:ins w:id="6071" w:author="Rev 7 Allen Wirfs-Brock" w:date="2012-05-01T14:16:00Z">
        <w:r w:rsidRPr="00E77497">
          <w:t>10.2.1.</w:t>
        </w:r>
      </w:ins>
      <w:ins w:id="6072" w:author="Rev 7 Allen Wirfs-Brock" w:date="2012-05-01T14:17:00Z">
        <w:r>
          <w:t>3</w:t>
        </w:r>
      </w:ins>
      <w:ins w:id="6073" w:author="Rev 7 Allen Wirfs-Brock" w:date="2012-05-01T14:16:00Z">
        <w:r w:rsidRPr="00E77497">
          <w:t>.</w:t>
        </w:r>
      </w:ins>
      <w:ins w:id="6074" w:author="Rev 7 Allen Wirfs-Brock" w:date="2012-05-01T14:17:00Z">
        <w:r>
          <w:t>3</w:t>
        </w:r>
      </w:ins>
      <w:ins w:id="6075" w:author="Rev 7 Allen Wirfs-Brock" w:date="2012-05-01T14:16:00Z">
        <w:r w:rsidRPr="00E77497">
          <w:tab/>
        </w:r>
      </w:ins>
      <w:ins w:id="6076" w:author="Rev 7 Allen Wirfs-Brock" w:date="2012-05-01T14:18:00Z">
        <w:r w:rsidR="0090471B">
          <w:t>Get</w:t>
        </w:r>
      </w:ins>
      <w:ins w:id="6077" w:author="Rev 7 Allen Wirfs-Brock" w:date="2012-05-01T14:16:00Z">
        <w:r>
          <w:t>ThisBinding</w:t>
        </w:r>
        <w:r w:rsidRPr="00E77497">
          <w:t xml:space="preserve"> ()</w:t>
        </w:r>
      </w:ins>
    </w:p>
    <w:p w14:paraId="09DD1E8B" w14:textId="77777777" w:rsidR="00BE6B07" w:rsidRPr="00E77497" w:rsidRDefault="0090471B" w:rsidP="0090471B">
      <w:pPr>
        <w:pStyle w:val="Alg4"/>
        <w:numPr>
          <w:ilvl w:val="0"/>
          <w:numId w:val="783"/>
        </w:numPr>
        <w:spacing w:after="120"/>
        <w:rPr>
          <w:ins w:id="6078" w:author="Rev 7 Allen Wirfs-Brock" w:date="2012-05-01T14:16:00Z"/>
        </w:rPr>
      </w:pPr>
      <w:ins w:id="6079" w:author="Rev 7 Allen Wirfs-Brock" w:date="2012-05-01T14:18:00Z">
        <w:r>
          <w:t>Return the value of this</w:t>
        </w:r>
      </w:ins>
      <w:ins w:id="6080" w:author="Rev 7 Allen Wirfs-Brock" w:date="2012-05-01T14:16:00Z">
        <w:r w:rsidR="00BE6B07">
          <w:t xml:space="preserve"> environment record’s </w:t>
        </w:r>
      </w:ins>
      <w:ins w:id="6081" w:author="Rev 7 Allen Wirfs-Brock" w:date="2012-05-01T14:21:00Z">
        <w:r>
          <w:rPr>
            <w:i/>
          </w:rPr>
          <w:t>thisValue</w:t>
        </w:r>
      </w:ins>
      <w:ins w:id="6082" w:author="Rev 7 Allen Wirfs-Brock" w:date="2012-05-01T14:16:00Z">
        <w:r w:rsidR="00BE6B07" w:rsidRPr="00E77497">
          <w:t>.</w:t>
        </w:r>
      </w:ins>
    </w:p>
    <w:p w14:paraId="02E96C07" w14:textId="77777777" w:rsidR="00BE6B07" w:rsidRPr="00E77497" w:rsidRDefault="00BE6B07" w:rsidP="00BE6B07">
      <w:pPr>
        <w:pStyle w:val="51"/>
        <w:numPr>
          <w:ilvl w:val="0"/>
          <w:numId w:val="0"/>
        </w:numPr>
        <w:rPr>
          <w:ins w:id="6083" w:author="Rev 7 Allen Wirfs-Brock" w:date="2012-05-01T14:16:00Z"/>
        </w:rPr>
      </w:pPr>
      <w:ins w:id="6084" w:author="Rev 7 Allen Wirfs-Brock" w:date="2012-05-01T14:16:00Z">
        <w:r w:rsidRPr="00E77497">
          <w:t>10.2.1.</w:t>
        </w:r>
      </w:ins>
      <w:ins w:id="6085" w:author="Rev 7 Allen Wirfs-Brock" w:date="2012-05-01T14:17:00Z">
        <w:r>
          <w:t>3</w:t>
        </w:r>
      </w:ins>
      <w:ins w:id="6086" w:author="Rev 7 Allen Wirfs-Brock" w:date="2012-05-01T14:16:00Z">
        <w:r w:rsidRPr="00E77497">
          <w:t>.</w:t>
        </w:r>
      </w:ins>
      <w:ins w:id="6087" w:author="Rev 7 Allen Wirfs-Brock" w:date="2012-05-01T14:17:00Z">
        <w:r>
          <w:t>4</w:t>
        </w:r>
      </w:ins>
      <w:ins w:id="6088" w:author="Rev 7 Allen Wirfs-Brock" w:date="2012-05-01T14:16:00Z">
        <w:r w:rsidRPr="00E77497">
          <w:tab/>
        </w:r>
      </w:ins>
      <w:ins w:id="6089" w:author="Rev 7 Allen Wirfs-Brock" w:date="2012-05-01T14:22:00Z">
        <w:r w:rsidR="0090471B">
          <w:t>Get</w:t>
        </w:r>
        <w:del w:id="6090" w:author="Rev 9 Allen Wirfs-Brock" w:date="2012-06-30T08:21:00Z">
          <w:r w:rsidR="0090471B" w:rsidDel="000B265D">
            <w:delText>HomeObject</w:delText>
          </w:r>
        </w:del>
      </w:ins>
      <w:ins w:id="6091" w:author="Rev 9 Allen Wirfs-Brock" w:date="2012-06-30T08:21:00Z">
        <w:r w:rsidR="000B265D">
          <w:t>SuperBase</w:t>
        </w:r>
      </w:ins>
      <w:ins w:id="6092" w:author="Rev 7 Allen Wirfs-Brock" w:date="2012-05-01T14:16:00Z">
        <w:r w:rsidRPr="00E77497">
          <w:t xml:space="preserve"> ()</w:t>
        </w:r>
      </w:ins>
    </w:p>
    <w:p w14:paraId="4FE1FE7E" w14:textId="77777777" w:rsidR="000B265D" w:rsidRDefault="000B265D" w:rsidP="003228B0">
      <w:pPr>
        <w:pStyle w:val="Alg4"/>
        <w:numPr>
          <w:ilvl w:val="0"/>
          <w:numId w:val="784"/>
        </w:numPr>
        <w:spacing w:after="120"/>
        <w:contextualSpacing/>
        <w:rPr>
          <w:ins w:id="6093" w:author="Rev 9 Allen Wirfs-Brock" w:date="2012-06-30T08:23:00Z"/>
        </w:rPr>
      </w:pPr>
      <w:ins w:id="6094" w:author="Rev 9 Allen Wirfs-Brock" w:date="2012-06-30T08:23:00Z">
        <w:r>
          <w:t xml:space="preserve">Let </w:t>
        </w:r>
        <w:r w:rsidRPr="003228B0">
          <w:rPr>
            <w:i/>
          </w:rPr>
          <w:t>home</w:t>
        </w:r>
        <w:r>
          <w:t xml:space="preserve"> be</w:t>
        </w:r>
      </w:ins>
      <w:ins w:id="6095" w:author="Rev 9 Allen Wirfs-Brock" w:date="2012-06-30T08:24:00Z">
        <w:r>
          <w:t xml:space="preserve"> the value of</w:t>
        </w:r>
      </w:ins>
      <w:ins w:id="6096" w:author="Rev 9 Allen Wirfs-Brock" w:date="2012-06-30T08:23:00Z">
        <w:r w:rsidRPr="000B265D">
          <w:t xml:space="preserve"> </w:t>
        </w:r>
        <w:r>
          <w:t xml:space="preserve">this environment record’s </w:t>
        </w:r>
        <w:r w:rsidRPr="00BC1C9D">
          <w:rPr>
            <w:i/>
          </w:rPr>
          <w:t>HomeObject</w:t>
        </w:r>
        <w:r>
          <w:t>.</w:t>
        </w:r>
      </w:ins>
    </w:p>
    <w:p w14:paraId="2BECF939" w14:textId="77777777" w:rsidR="000B265D" w:rsidRDefault="0090471B" w:rsidP="003228B0">
      <w:pPr>
        <w:pStyle w:val="Alg4"/>
        <w:numPr>
          <w:ilvl w:val="0"/>
          <w:numId w:val="784"/>
        </w:numPr>
        <w:spacing w:after="120"/>
        <w:contextualSpacing/>
        <w:rPr>
          <w:ins w:id="6097" w:author="Rev 9 Allen Wirfs-Brock" w:date="2012-06-30T08:22:00Z"/>
        </w:rPr>
      </w:pPr>
      <w:ins w:id="6098" w:author="Rev 7 Allen Wirfs-Brock" w:date="2012-05-01T14:23:00Z">
        <w:r>
          <w:t xml:space="preserve">If </w:t>
        </w:r>
      </w:ins>
      <w:ins w:id="6099" w:author="Rev 9 Allen Wirfs-Brock" w:date="2012-06-30T08:24:00Z">
        <w:r w:rsidR="000B265D" w:rsidRPr="00D639BE">
          <w:rPr>
            <w:i/>
          </w:rPr>
          <w:t>home</w:t>
        </w:r>
      </w:ins>
      <w:ins w:id="6100" w:author="Rev 7 Allen Wirfs-Brock" w:date="2012-05-01T14:23:00Z">
        <w:del w:id="6101" w:author="Rev 9 Allen Wirfs-Brock" w:date="2012-06-30T08:24:00Z">
          <w:r w:rsidDel="000B265D">
            <w:delText xml:space="preserve">this environment record’s </w:delText>
          </w:r>
          <w:r w:rsidRPr="00BC1C9D" w:rsidDel="000B265D">
            <w:rPr>
              <w:i/>
            </w:rPr>
            <w:delText>HomeObject</w:delText>
          </w:r>
        </w:del>
        <w:r>
          <w:t xml:space="preserve"> has the value </w:t>
        </w:r>
        <w:r w:rsidRPr="00BC1C9D">
          <w:rPr>
            <w:rFonts w:ascii="Arial" w:hAnsi="Arial" w:cs="Arial"/>
          </w:rPr>
          <w:t>Empty</w:t>
        </w:r>
        <w:r>
          <w:t xml:space="preserve">, then return </w:t>
        </w:r>
        <w:r>
          <w:rPr>
            <w:b/>
          </w:rPr>
          <w:t>undefined</w:t>
        </w:r>
        <w:r>
          <w:t>.</w:t>
        </w:r>
        <w:del w:id="6102" w:author="Rev 9 Allen Wirfs-Brock" w:date="2012-06-30T08:21:00Z">
          <w:r w:rsidDel="000B265D">
            <w:delText xml:space="preserve"> </w:delText>
          </w:r>
        </w:del>
      </w:ins>
    </w:p>
    <w:p w14:paraId="3D21DB32" w14:textId="77777777" w:rsidR="003228B0" w:rsidRDefault="003228B0" w:rsidP="003228B0">
      <w:pPr>
        <w:pStyle w:val="Alg4"/>
        <w:numPr>
          <w:ilvl w:val="0"/>
          <w:numId w:val="784"/>
        </w:numPr>
        <w:spacing w:after="120"/>
        <w:contextualSpacing/>
        <w:rPr>
          <w:ins w:id="6103" w:author="Rev 9 Allen Wirfs-Brock" w:date="2012-06-30T08:26:00Z"/>
        </w:rPr>
      </w:pPr>
      <w:ins w:id="6104" w:author="Rev 9 Allen Wirfs-Brock" w:date="2012-06-30T08:26:00Z">
        <w:r>
          <w:t>Assert Type(</w:t>
        </w:r>
        <w:r w:rsidRPr="003C276D">
          <w:rPr>
            <w:i/>
          </w:rPr>
          <w:t>home</w:t>
        </w:r>
        <w:r>
          <w:t>) is Object.</w:t>
        </w:r>
      </w:ins>
    </w:p>
    <w:p w14:paraId="56E2DEAF" w14:textId="77777777" w:rsidR="00BE6B07" w:rsidRPr="00E77497" w:rsidRDefault="0090471B" w:rsidP="003228B0">
      <w:pPr>
        <w:pStyle w:val="Alg4"/>
        <w:numPr>
          <w:ilvl w:val="0"/>
          <w:numId w:val="784"/>
        </w:numPr>
        <w:spacing w:after="120"/>
        <w:rPr>
          <w:ins w:id="6105" w:author="Rev 7 Allen Wirfs-Brock" w:date="2012-05-01T14:16:00Z"/>
        </w:rPr>
      </w:pPr>
      <w:ins w:id="6106" w:author="Rev 7 Allen Wirfs-Brock" w:date="2012-05-01T14:23:00Z">
        <w:del w:id="6107" w:author="Rev 9 Allen Wirfs-Brock" w:date="2012-06-30T08:28:00Z">
          <w:r w:rsidDel="003228B0">
            <w:delText>Otherwise, r</w:delText>
          </w:r>
        </w:del>
      </w:ins>
      <w:ins w:id="6108" w:author="Rev 9 Allen Wirfs-Brock" w:date="2012-06-30T08:28:00Z">
        <w:r w:rsidR="003228B0">
          <w:t>R</w:t>
        </w:r>
      </w:ins>
      <w:ins w:id="6109" w:author="Rev 7 Allen Wirfs-Brock" w:date="2012-05-01T14:23:00Z">
        <w:r>
          <w:t>eturn</w:t>
        </w:r>
        <w:r>
          <w:rPr>
            <w:b/>
          </w:rPr>
          <w:t xml:space="preserve"> </w:t>
        </w:r>
        <w:r>
          <w:t xml:space="preserve">the </w:t>
        </w:r>
      </w:ins>
      <w:ins w:id="6110" w:author="Rev 9 Allen Wirfs-Brock" w:date="2012-06-30T08:29:00Z">
        <w:r w:rsidR="003228B0">
          <w:t xml:space="preserve">value of </w:t>
        </w:r>
        <w:r w:rsidR="003228B0" w:rsidRPr="00D639BE">
          <w:rPr>
            <w:i/>
          </w:rPr>
          <w:t>home’s</w:t>
        </w:r>
        <w:r w:rsidR="003228B0">
          <w:t xml:space="preserve"> [[Prototype]] internal property.</w:t>
        </w:r>
      </w:ins>
      <w:ins w:id="6111" w:author="Rev 7 Allen Wirfs-Brock" w:date="2012-05-01T14:23:00Z">
        <w:del w:id="6112" w:author="Rev 9 Allen Wirfs-Brock" w:date="2012-06-30T08:29:00Z">
          <w:r w:rsidRPr="0090471B" w:rsidDel="003228B0">
            <w:rPr>
              <w:i/>
            </w:rPr>
            <w:delText>HomeObject</w:delText>
          </w:r>
          <w:r w:rsidDel="003228B0">
            <w:delText xml:space="preserve"> value</w:delText>
          </w:r>
        </w:del>
        <w:r w:rsidRPr="00E77497">
          <w:t>.</w:t>
        </w:r>
      </w:ins>
    </w:p>
    <w:p w14:paraId="5885D164" w14:textId="77777777" w:rsidR="0090471B" w:rsidRPr="00E77497" w:rsidRDefault="0090471B" w:rsidP="0090471B">
      <w:pPr>
        <w:pStyle w:val="51"/>
        <w:numPr>
          <w:ilvl w:val="0"/>
          <w:numId w:val="0"/>
        </w:numPr>
        <w:rPr>
          <w:ins w:id="6113" w:author="Rev 7 Allen Wirfs-Brock" w:date="2012-05-01T14:24:00Z"/>
        </w:rPr>
      </w:pPr>
      <w:ins w:id="6114" w:author="Rev 7 Allen Wirfs-Brock" w:date="2012-05-01T14:24:00Z">
        <w:r w:rsidRPr="00E77497">
          <w:t>10.2.1.</w:t>
        </w:r>
        <w:r>
          <w:t>3</w:t>
        </w:r>
        <w:r w:rsidRPr="00E77497">
          <w:t>.</w:t>
        </w:r>
        <w:r>
          <w:t>5</w:t>
        </w:r>
        <w:r w:rsidRPr="00E77497">
          <w:tab/>
        </w:r>
        <w:r>
          <w:t>GetMethodName</w:t>
        </w:r>
        <w:r w:rsidRPr="00E77497">
          <w:t xml:space="preserve"> ()</w:t>
        </w:r>
      </w:ins>
    </w:p>
    <w:p w14:paraId="20BEBFCC" w14:textId="77777777" w:rsidR="0090471B" w:rsidRPr="00E77497" w:rsidRDefault="0090471B" w:rsidP="0090471B">
      <w:pPr>
        <w:pStyle w:val="Alg4"/>
        <w:numPr>
          <w:ilvl w:val="0"/>
          <w:numId w:val="785"/>
        </w:numPr>
        <w:spacing w:after="120"/>
        <w:rPr>
          <w:ins w:id="6115" w:author="Rev 7 Allen Wirfs-Brock" w:date="2012-05-01T14:24:00Z"/>
        </w:rPr>
      </w:pPr>
      <w:ins w:id="6116" w:author="Rev 7 Allen Wirfs-Brock" w:date="2012-05-01T14:25:00Z">
        <w:r>
          <w:t xml:space="preserve">Return the value of this environment record’s </w:t>
        </w:r>
        <w:r>
          <w:rPr>
            <w:i/>
          </w:rPr>
          <w:t>MethodName</w:t>
        </w:r>
        <w:r w:rsidRPr="00E77497">
          <w:t>.</w:t>
        </w:r>
      </w:ins>
    </w:p>
    <w:p w14:paraId="50D0C01D" w14:textId="77777777" w:rsidR="00760432" w:rsidRPr="00E77497" w:rsidRDefault="00760432" w:rsidP="00760432">
      <w:pPr>
        <w:pStyle w:val="40"/>
        <w:numPr>
          <w:ilvl w:val="0"/>
          <w:numId w:val="0"/>
        </w:numPr>
        <w:rPr>
          <w:ins w:id="6117" w:author="Rev 7 Allen Wirfs-Brock" w:date="2012-05-02T16:47:00Z"/>
        </w:rPr>
      </w:pPr>
      <w:ins w:id="6118" w:author="Rev 7 Allen Wirfs-Brock" w:date="2012-05-02T16:47:00Z">
        <w:r w:rsidRPr="00E77497">
          <w:t>10.2.1.</w:t>
        </w:r>
        <w:r>
          <w:t>4</w:t>
        </w:r>
        <w:r w:rsidRPr="00E77497">
          <w:tab/>
        </w:r>
        <w:r>
          <w:t>Global</w:t>
        </w:r>
        <w:r w:rsidRPr="00E77497">
          <w:t xml:space="preserve"> Environment Records</w:t>
        </w:r>
      </w:ins>
    </w:p>
    <w:p w14:paraId="7366EB8E" w14:textId="77777777" w:rsidR="00760432" w:rsidRPr="00E77497" w:rsidRDefault="00760432" w:rsidP="00760432">
      <w:pPr>
        <w:rPr>
          <w:ins w:id="6119" w:author="Rev 7 Allen Wirfs-Brock" w:date="2012-05-02T16:47:00Z"/>
        </w:rPr>
      </w:pPr>
      <w:ins w:id="6120" w:author="Rev 7 Allen Wirfs-Brock" w:date="2012-05-02T16:50:00Z">
        <w:r>
          <w:t>A global environment is</w:t>
        </w:r>
      </w:ins>
      <w:ins w:id="6121" w:author="Rev 7 Allen Wirfs-Brock" w:date="2012-05-04T13:47:00Z">
        <w:r w:rsidR="00EE1F3C">
          <w:t xml:space="preserve"> is used to represent the outer most scope of a ECMAScript </w:t>
        </w:r>
        <w:r w:rsidR="00EE1F3C" w:rsidRPr="00EE1F3C">
          <w:rPr>
            <w:rFonts w:ascii="Times New Roman" w:hAnsi="Times New Roman"/>
            <w:i/>
          </w:rPr>
          <w:t>Program</w:t>
        </w:r>
        <w:r w:rsidR="00EE1F3C">
          <w:t xml:space="preserve">. If such a function references </w:t>
        </w:r>
        <w:r w:rsidR="00EE1F3C" w:rsidRPr="00597584">
          <w:rPr>
            <w:rFonts w:ascii="Courier New" w:hAnsi="Courier New" w:cs="Courier New"/>
            <w:b/>
          </w:rPr>
          <w:t>super</w:t>
        </w:r>
        <w:r w:rsidR="00EE1F3C">
          <w:t xml:space="preserve">, </w:t>
        </w:r>
      </w:ins>
      <w:ins w:id="6122" w:author="Rev 7 Allen Wirfs-Brock" w:date="2012-05-04T13:50:00Z">
        <w:r w:rsidR="00EE1F3C">
          <w:t>A global environment provides the bindings for built-in globals (15.1), properties of the global object, and for all declarations</w:t>
        </w:r>
      </w:ins>
      <w:ins w:id="6123" w:author="Rev 7 Allen Wirfs-Brock" w:date="2012-05-04T13:54:00Z">
        <w:r w:rsidR="00EE1F3C">
          <w:t xml:space="preserve"> that are not function code and</w:t>
        </w:r>
      </w:ins>
      <w:ins w:id="6124" w:author="Rev 7 Allen Wirfs-Brock" w:date="2012-05-04T13:50:00Z">
        <w:r w:rsidR="00EE1F3C">
          <w:t xml:space="preserve"> that occur</w:t>
        </w:r>
      </w:ins>
      <w:ins w:id="6125" w:author="Rev 7 Allen Wirfs-Brock" w:date="2012-05-04T13:53:00Z">
        <w:r w:rsidR="00EE1F3C">
          <w:t xml:space="preserve"> within </w:t>
        </w:r>
        <w:r w:rsidR="00EE1F3C" w:rsidRPr="00EE1F3C">
          <w:rPr>
            <w:rFonts w:ascii="Times New Roman" w:hAnsi="Times New Roman"/>
            <w:i/>
          </w:rPr>
          <w:t>Program</w:t>
        </w:r>
        <w:r w:rsidR="00EE1F3C">
          <w:t xml:space="preserve"> productions.</w:t>
        </w:r>
      </w:ins>
      <w:ins w:id="6126" w:author="Rev 7 Allen Wirfs-Brock" w:date="2012-05-04T13:47:00Z">
        <w:r w:rsidR="00EE1F3C">
          <w:t>.</w:t>
        </w:r>
      </w:ins>
      <w:ins w:id="6127" w:author="Rev 7 Allen Wirfs-Brock" w:date="2012-05-04T13:48:00Z">
        <w:r w:rsidR="00EE1F3C">
          <w:t xml:space="preserve"> All ECMAScript </w:t>
        </w:r>
        <w:r w:rsidR="00EE1F3C" w:rsidRPr="00EE1F3C">
          <w:rPr>
            <w:rFonts w:ascii="Times New Roman" w:hAnsi="Times New Roman"/>
            <w:i/>
          </w:rPr>
          <w:t>Program</w:t>
        </w:r>
        <w:r w:rsidR="00EE1F3C">
          <w:t xml:space="preserve"> productions that are processed iin a specific Realm </w:t>
        </w:r>
      </w:ins>
      <w:ins w:id="6128" w:author="Rev 7 Allen Wirfs-Brock" w:date="2012-05-04T13:49:00Z">
        <w:r w:rsidR="00EE1F3C">
          <w:t xml:space="preserve">(10.3) </w:t>
        </w:r>
      </w:ins>
      <w:ins w:id="6129" w:author="Rev 7 Allen Wirfs-Brock" w:date="2012-05-04T13:48:00Z">
        <w:r w:rsidR="00EE1F3C">
          <w:t xml:space="preserve">share the same global </w:t>
        </w:r>
      </w:ins>
      <w:ins w:id="6130" w:author="Rev 7 Allen Wirfs-Brock" w:date="2012-05-04T13:49:00Z">
        <w:r w:rsidR="00EE1F3C">
          <w:t>environment</w:t>
        </w:r>
      </w:ins>
      <w:ins w:id="6131" w:author="Rev 7 Allen Wirfs-Brock" w:date="2012-05-04T13:48:00Z">
        <w:r w:rsidR="00EE1F3C">
          <w:t xml:space="preserve"> </w:t>
        </w:r>
      </w:ins>
      <w:ins w:id="6132" w:author="Rev 7 Allen Wirfs-Brock" w:date="2012-05-04T13:49:00Z">
        <w:r w:rsidR="00EE1F3C">
          <w:t>record.</w:t>
        </w:r>
      </w:ins>
      <w:ins w:id="6133" w:author="Rev 7 Allen Wirfs-Brock" w:date="2012-05-02T16:47:00Z">
        <w:r w:rsidRPr="00E77497">
          <w:t>.</w:t>
        </w:r>
      </w:ins>
    </w:p>
    <w:p w14:paraId="4E678A51" w14:textId="77777777" w:rsidR="00760432" w:rsidRPr="00E77497" w:rsidRDefault="00760432" w:rsidP="00760432">
      <w:pPr>
        <w:rPr>
          <w:ins w:id="6134" w:author="Rev 7 Allen Wirfs-Brock" w:date="2012-05-02T16:47:00Z"/>
        </w:rPr>
      </w:pPr>
      <w:commentRangeStart w:id="6135"/>
      <w:ins w:id="6136" w:author="Rev 7 Allen Wirfs-Brock" w:date="2012-05-02T16:47:00Z">
        <w:r w:rsidRPr="00E77497">
          <w:t xml:space="preserve">The behaviour of the concrete specification methods for </w:t>
        </w:r>
        <w:r>
          <w:t>Global</w:t>
        </w:r>
        <w:r w:rsidRPr="00E77497">
          <w:t xml:space="preserve"> Environment Records is defined by the following algorithms.</w:t>
        </w:r>
      </w:ins>
      <w:commentRangeEnd w:id="6135"/>
      <w:ins w:id="6137" w:author="Rev 7 Allen Wirfs-Brock" w:date="2012-05-04T13:54:00Z">
        <w:r w:rsidR="00EE1F3C">
          <w:rPr>
            <w:rStyle w:val="af3"/>
          </w:rPr>
          <w:commentReference w:id="6135"/>
        </w:r>
      </w:ins>
    </w:p>
    <w:p w14:paraId="75321645" w14:textId="77777777" w:rsidR="004C02EF" w:rsidRPr="00E77497" w:rsidRDefault="004C02EF" w:rsidP="00C623F2">
      <w:pPr>
        <w:pStyle w:val="30"/>
        <w:numPr>
          <w:ilvl w:val="0"/>
          <w:numId w:val="0"/>
        </w:numPr>
      </w:pPr>
      <w:bookmarkStart w:id="6138" w:name="_Toc336509485"/>
      <w:r w:rsidRPr="00E77497">
        <w:t>10.2.2</w:t>
      </w:r>
      <w:r w:rsidRPr="00E77497">
        <w:tab/>
        <w:t>Lexical Environment Operations</w:t>
      </w:r>
      <w:bookmarkEnd w:id="5894"/>
      <w:bookmarkEnd w:id="5895"/>
      <w:bookmarkEnd w:id="5896"/>
      <w:bookmarkEnd w:id="5897"/>
      <w:bookmarkEnd w:id="6138"/>
    </w:p>
    <w:p w14:paraId="1D8D54E6" w14:textId="77777777" w:rsidR="004C02EF" w:rsidRPr="00E77497" w:rsidRDefault="004C02EF" w:rsidP="004C02EF">
      <w:r w:rsidRPr="00E77497">
        <w:t>The following abstract operations are used in this specification to operate upon lexical environments:</w:t>
      </w:r>
    </w:p>
    <w:p w14:paraId="51FEAA89" w14:textId="77777777" w:rsidR="004C02EF" w:rsidRPr="00E77497" w:rsidRDefault="004C02EF" w:rsidP="004C02EF">
      <w:pPr>
        <w:pStyle w:val="40"/>
        <w:numPr>
          <w:ilvl w:val="0"/>
          <w:numId w:val="0"/>
        </w:numPr>
      </w:pPr>
      <w:r w:rsidRPr="00E77497">
        <w:t>10.2.2.1</w:t>
      </w:r>
      <w:r w:rsidRPr="00E77497">
        <w:tab/>
        <w:t>GetIdentifierReference (lex, name, strict)</w:t>
      </w:r>
    </w:p>
    <w:p w14:paraId="31E11F57" w14:textId="77777777" w:rsidR="004C02EF" w:rsidRPr="00E77497" w:rsidRDefault="004C02EF" w:rsidP="004C02EF">
      <w:r w:rsidRPr="00E77497">
        <w:t xml:space="preserve">The abstract operation GetIdentifierReference is called with a Lexical Environment </w:t>
      </w:r>
      <w:r w:rsidRPr="00E77497">
        <w:rPr>
          <w:rFonts w:ascii="Times New Roman" w:hAnsi="Times New Roman"/>
          <w:i/>
        </w:rPr>
        <w:t>lex</w:t>
      </w:r>
      <w:r w:rsidRPr="00E77497">
        <w:t>, a</w:t>
      </w:r>
      <w:del w:id="6139" w:author="Allen Wirfs-Brock rev2" w:date="2011-07-22T10:31:00Z">
        <w:r w:rsidRPr="00E77497" w:rsidDel="0040565C">
          <w:delText>n</w:delText>
        </w:r>
      </w:del>
      <w:r w:rsidRPr="00E77497">
        <w:t xml:space="preserve"> </w:t>
      </w:r>
      <w:del w:id="6140" w:author="Allen Wirfs-Brock rev2" w:date="2011-07-22T10:31:00Z">
        <w:r w:rsidRPr="00E77497" w:rsidDel="0040565C">
          <w:delText xml:space="preserve">identifier </w:delText>
        </w:r>
      </w:del>
      <w:r w:rsidRPr="00E77497">
        <w:t xml:space="preserve">String </w:t>
      </w:r>
      <w:r w:rsidRPr="00E77497">
        <w:rPr>
          <w:rFonts w:ascii="Times New Roman" w:hAnsi="Times New Roman"/>
          <w:i/>
        </w:rPr>
        <w:t>name</w:t>
      </w:r>
      <w:r w:rsidRPr="00E77497">
        <w:t xml:space="preserve">, and a Boolean flag </w:t>
      </w:r>
      <w:r w:rsidRPr="00E77497">
        <w:rPr>
          <w:rFonts w:ascii="Times New Roman" w:hAnsi="Times New Roman"/>
          <w:i/>
        </w:rPr>
        <w:t xml:space="preserve">strict. </w:t>
      </w:r>
      <w:r w:rsidRPr="00E77497">
        <w:t xml:space="preserve">The value of </w:t>
      </w:r>
      <w:r w:rsidRPr="00E77497">
        <w:rPr>
          <w:rFonts w:ascii="Times New Roman" w:hAnsi="Times New Roman"/>
          <w:i/>
        </w:rPr>
        <w:t xml:space="preserve">lex </w:t>
      </w:r>
      <w:r w:rsidRPr="00E77497">
        <w:t xml:space="preserve">may be </w:t>
      </w:r>
      <w:r w:rsidRPr="00E77497">
        <w:rPr>
          <w:b/>
        </w:rPr>
        <w:t>null</w:t>
      </w:r>
      <w:r w:rsidRPr="00E77497">
        <w:t>. When called, the following steps are performed:</w:t>
      </w:r>
    </w:p>
    <w:p w14:paraId="247C10B8" w14:textId="77777777" w:rsidR="004C02EF" w:rsidRPr="00E77497" w:rsidRDefault="004C02EF" w:rsidP="009A20C6">
      <w:pPr>
        <w:pStyle w:val="Alg4"/>
        <w:numPr>
          <w:ilvl w:val="0"/>
          <w:numId w:val="370"/>
        </w:numPr>
      </w:pPr>
      <w:r w:rsidRPr="00E77497">
        <w:t xml:space="preserve">If </w:t>
      </w:r>
      <w:r w:rsidRPr="00E77497">
        <w:rPr>
          <w:i/>
        </w:rPr>
        <w:t>lex</w:t>
      </w:r>
      <w:r w:rsidRPr="00E77497">
        <w:t xml:space="preserve"> is the value </w:t>
      </w:r>
      <w:r w:rsidRPr="00E77497">
        <w:rPr>
          <w:b/>
        </w:rPr>
        <w:t>null</w:t>
      </w:r>
      <w:r w:rsidRPr="00E77497">
        <w:t>, then</w:t>
      </w:r>
    </w:p>
    <w:p w14:paraId="469A1A97" w14:textId="77777777" w:rsidR="004C02EF" w:rsidRPr="00E77497" w:rsidRDefault="004C02EF" w:rsidP="009A20C6">
      <w:pPr>
        <w:pStyle w:val="Alg4"/>
        <w:numPr>
          <w:ilvl w:val="1"/>
          <w:numId w:val="370"/>
        </w:numPr>
      </w:pPr>
      <w:r w:rsidRPr="00E77497">
        <w:t xml:space="preserve">Return a value of type Reference whose base value is </w:t>
      </w:r>
      <w:r w:rsidRPr="00E77497">
        <w:rPr>
          <w:b/>
        </w:rPr>
        <w:t>undefined</w:t>
      </w:r>
      <w:r w:rsidRPr="00E77497">
        <w:t xml:space="preserve">, whose referenced name is </w:t>
      </w:r>
      <w:r w:rsidRPr="00E77497">
        <w:rPr>
          <w:i/>
        </w:rPr>
        <w:t>name</w:t>
      </w:r>
      <w:r w:rsidRPr="00E77497">
        <w:t xml:space="preserve">, and whose strict mode flag is </w:t>
      </w:r>
      <w:r w:rsidRPr="00E77497">
        <w:rPr>
          <w:i/>
        </w:rPr>
        <w:t>strict</w:t>
      </w:r>
      <w:r w:rsidRPr="00E77497">
        <w:t>.</w:t>
      </w:r>
    </w:p>
    <w:p w14:paraId="20FAF217" w14:textId="77777777" w:rsidR="004C02EF" w:rsidRPr="00E77497" w:rsidRDefault="004C02EF" w:rsidP="009A20C6">
      <w:pPr>
        <w:pStyle w:val="Alg4"/>
        <w:numPr>
          <w:ilvl w:val="0"/>
          <w:numId w:val="370"/>
        </w:numPr>
      </w:pPr>
      <w:r w:rsidRPr="00E77497">
        <w:t xml:space="preserve">Let </w:t>
      </w:r>
      <w:r w:rsidRPr="00E77497">
        <w:rPr>
          <w:i/>
        </w:rPr>
        <w:t>envRec</w:t>
      </w:r>
      <w:r w:rsidRPr="00E77497">
        <w:t xml:space="preserve"> be </w:t>
      </w:r>
      <w:r w:rsidRPr="00E77497">
        <w:rPr>
          <w:i/>
        </w:rPr>
        <w:t>lex</w:t>
      </w:r>
      <w:r w:rsidRPr="00E77497">
        <w:t>’s environment record.</w:t>
      </w:r>
    </w:p>
    <w:p w14:paraId="56263106" w14:textId="77777777" w:rsidR="004C02EF" w:rsidRPr="00E77497" w:rsidRDefault="004C02EF" w:rsidP="009A20C6">
      <w:pPr>
        <w:pStyle w:val="Alg4"/>
        <w:numPr>
          <w:ilvl w:val="0"/>
          <w:numId w:val="370"/>
        </w:numPr>
      </w:pPr>
      <w:r w:rsidRPr="00E77497">
        <w:t xml:space="preserve">Let </w:t>
      </w:r>
      <w:r w:rsidRPr="00E77497">
        <w:rPr>
          <w:i/>
        </w:rPr>
        <w:t xml:space="preserve">exists </w:t>
      </w:r>
      <w:r w:rsidRPr="00E77497">
        <w:t>be the result of calling the HasBinding(</w:t>
      </w:r>
      <w:r w:rsidRPr="00E77497">
        <w:rPr>
          <w:i/>
        </w:rPr>
        <w:t>N</w:t>
      </w:r>
      <w:r w:rsidRPr="00E77497">
        <w:t xml:space="preserve">) concrete method of </w:t>
      </w:r>
      <w:r w:rsidRPr="00E77497">
        <w:rPr>
          <w:i/>
        </w:rPr>
        <w:t>envRec</w:t>
      </w:r>
      <w:r w:rsidRPr="00E77497">
        <w:t xml:space="preserve"> passing </w:t>
      </w:r>
      <w:r w:rsidRPr="00E77497">
        <w:rPr>
          <w:i/>
        </w:rPr>
        <w:t>name</w:t>
      </w:r>
      <w:r w:rsidRPr="00E77497">
        <w:t xml:space="preserve"> as the argument </w:t>
      </w:r>
      <w:r w:rsidRPr="00E77497">
        <w:rPr>
          <w:i/>
        </w:rPr>
        <w:t>N</w:t>
      </w:r>
      <w:r w:rsidRPr="00E77497">
        <w:t>.</w:t>
      </w:r>
    </w:p>
    <w:p w14:paraId="123396C3" w14:textId="77777777" w:rsidR="004C02EF" w:rsidRPr="00E77497" w:rsidRDefault="004C02EF" w:rsidP="009A20C6">
      <w:pPr>
        <w:pStyle w:val="Alg4"/>
        <w:numPr>
          <w:ilvl w:val="0"/>
          <w:numId w:val="370"/>
        </w:numPr>
      </w:pPr>
      <w:r w:rsidRPr="00E77497">
        <w:t xml:space="preserve">If </w:t>
      </w:r>
      <w:r w:rsidRPr="00E77497">
        <w:rPr>
          <w:i/>
        </w:rPr>
        <w:t xml:space="preserve">exists </w:t>
      </w:r>
      <w:r w:rsidRPr="00E77497">
        <w:t xml:space="preserve">is </w:t>
      </w:r>
      <w:r w:rsidRPr="00E77497">
        <w:rPr>
          <w:rFonts w:ascii="Courier New" w:hAnsi="Courier New"/>
          <w:b/>
        </w:rPr>
        <w:t>true</w:t>
      </w:r>
      <w:r w:rsidRPr="00E77497">
        <w:t>, then</w:t>
      </w:r>
    </w:p>
    <w:p w14:paraId="602B79AD" w14:textId="77777777" w:rsidR="004C02EF" w:rsidRPr="00E77497" w:rsidRDefault="004C02EF" w:rsidP="009A20C6">
      <w:pPr>
        <w:pStyle w:val="Alg4"/>
        <w:numPr>
          <w:ilvl w:val="1"/>
          <w:numId w:val="370"/>
        </w:numPr>
      </w:pPr>
      <w:r w:rsidRPr="00E77497">
        <w:t xml:space="preserve">Return a value of type Reference whose base value is </w:t>
      </w:r>
      <w:r w:rsidRPr="00E77497">
        <w:rPr>
          <w:i/>
        </w:rPr>
        <w:t>envRec</w:t>
      </w:r>
      <w:r w:rsidRPr="00E77497">
        <w:t xml:space="preserve">, whose referenced name is </w:t>
      </w:r>
      <w:r w:rsidRPr="00E77497">
        <w:rPr>
          <w:i/>
        </w:rPr>
        <w:t>name</w:t>
      </w:r>
      <w:r w:rsidRPr="00E77497">
        <w:t xml:space="preserve">, and whose strict mode flag is </w:t>
      </w:r>
      <w:r w:rsidRPr="00E77497">
        <w:rPr>
          <w:i/>
        </w:rPr>
        <w:t>strict.</w:t>
      </w:r>
    </w:p>
    <w:p w14:paraId="7EE7BC95" w14:textId="77777777" w:rsidR="004C02EF" w:rsidRPr="00E77497" w:rsidRDefault="004C02EF" w:rsidP="009A20C6">
      <w:pPr>
        <w:pStyle w:val="Alg4"/>
        <w:numPr>
          <w:ilvl w:val="0"/>
          <w:numId w:val="370"/>
        </w:numPr>
      </w:pPr>
      <w:r w:rsidRPr="00E77497">
        <w:t>Else</w:t>
      </w:r>
    </w:p>
    <w:p w14:paraId="1B3A9F0F" w14:textId="77777777" w:rsidR="004C02EF" w:rsidRPr="00E77497" w:rsidRDefault="004C02EF" w:rsidP="009A20C6">
      <w:pPr>
        <w:pStyle w:val="Alg4"/>
        <w:numPr>
          <w:ilvl w:val="1"/>
          <w:numId w:val="370"/>
        </w:numPr>
      </w:pPr>
      <w:r w:rsidRPr="00E77497">
        <w:t xml:space="preserve">Let </w:t>
      </w:r>
      <w:r w:rsidRPr="00E77497">
        <w:rPr>
          <w:i/>
        </w:rPr>
        <w:t xml:space="preserve">outer </w:t>
      </w:r>
      <w:r w:rsidRPr="00E77497">
        <w:t xml:space="preserve">be the value of </w:t>
      </w:r>
      <w:r w:rsidRPr="00E77497">
        <w:rPr>
          <w:i/>
        </w:rPr>
        <w:t>lex’s</w:t>
      </w:r>
      <w:r w:rsidRPr="00E77497">
        <w:t xml:space="preserve"> outer environment reference.</w:t>
      </w:r>
    </w:p>
    <w:p w14:paraId="32F4D0E6" w14:textId="77777777" w:rsidR="004C02EF" w:rsidRPr="00E77497" w:rsidRDefault="004C02EF" w:rsidP="009A20C6">
      <w:pPr>
        <w:pStyle w:val="Alg4"/>
        <w:numPr>
          <w:ilvl w:val="1"/>
          <w:numId w:val="370"/>
        </w:numPr>
        <w:spacing w:after="120"/>
      </w:pPr>
      <w:r w:rsidRPr="00E77497">
        <w:t xml:space="preserve">Return the result of calling GetIdentifierReference passing </w:t>
      </w:r>
      <w:r w:rsidRPr="00E77497">
        <w:rPr>
          <w:i/>
        </w:rPr>
        <w:t>outer</w:t>
      </w:r>
      <w:r w:rsidRPr="00E77497">
        <w:t xml:space="preserve">, </w:t>
      </w:r>
      <w:r w:rsidRPr="00E77497">
        <w:rPr>
          <w:i/>
        </w:rPr>
        <w:t>name</w:t>
      </w:r>
      <w:r w:rsidRPr="00E77497">
        <w:t xml:space="preserve">, and </w:t>
      </w:r>
      <w:r w:rsidRPr="00E77497">
        <w:rPr>
          <w:i/>
        </w:rPr>
        <w:t>strict</w:t>
      </w:r>
      <w:r w:rsidRPr="00E77497">
        <w:t xml:space="preserve"> as arguments.</w:t>
      </w:r>
    </w:p>
    <w:p w14:paraId="74FEE836" w14:textId="77777777" w:rsidR="004C02EF" w:rsidRPr="00E77497" w:rsidRDefault="004C02EF" w:rsidP="004C02EF">
      <w:pPr>
        <w:pStyle w:val="40"/>
        <w:numPr>
          <w:ilvl w:val="0"/>
          <w:numId w:val="0"/>
        </w:numPr>
      </w:pPr>
      <w:r w:rsidRPr="00E77497">
        <w:t>10.2.2.2</w:t>
      </w:r>
      <w:r w:rsidRPr="00E77497">
        <w:tab/>
        <w:t>NewDeclarativeEnvironment</w:t>
      </w:r>
      <w:r w:rsidRPr="00E77497" w:rsidDel="008472DE">
        <w:t xml:space="preserve"> </w:t>
      </w:r>
      <w:r w:rsidRPr="00E77497">
        <w:t>(E)</w:t>
      </w:r>
    </w:p>
    <w:p w14:paraId="721F4598" w14:textId="77777777" w:rsidR="004C02EF" w:rsidRPr="00E77497" w:rsidRDefault="004C02EF" w:rsidP="004C02EF">
      <w:r w:rsidRPr="00E77497">
        <w:t xml:space="preserve">When the abstract operation NewDeclarativeEnvironment is called with either a Lexical Environment or </w:t>
      </w:r>
      <w:r w:rsidRPr="00E77497">
        <w:rPr>
          <w:b/>
        </w:rPr>
        <w:t>null</w:t>
      </w:r>
      <w:r w:rsidRPr="00E77497">
        <w:t xml:space="preserve"> as argument </w:t>
      </w:r>
      <w:r w:rsidRPr="00E77497">
        <w:rPr>
          <w:rFonts w:ascii="Times New Roman" w:hAnsi="Times New Roman"/>
          <w:i/>
        </w:rPr>
        <w:t xml:space="preserve">E </w:t>
      </w:r>
      <w:r w:rsidRPr="00E77497">
        <w:t>the following steps are performed:</w:t>
      </w:r>
    </w:p>
    <w:p w14:paraId="34BDBA4D" w14:textId="77777777" w:rsidR="004C02EF" w:rsidRPr="00E77497" w:rsidRDefault="004C02EF" w:rsidP="009A20C6">
      <w:pPr>
        <w:pStyle w:val="Alg4"/>
        <w:numPr>
          <w:ilvl w:val="0"/>
          <w:numId w:val="371"/>
        </w:numPr>
      </w:pPr>
      <w:r w:rsidRPr="00E77497">
        <w:t xml:space="preserve">Let </w:t>
      </w:r>
      <w:r w:rsidRPr="00E77497">
        <w:rPr>
          <w:i/>
        </w:rPr>
        <w:t>env</w:t>
      </w:r>
      <w:r w:rsidRPr="00E77497">
        <w:t xml:space="preserve"> be a new Lexical Environment.</w:t>
      </w:r>
    </w:p>
    <w:p w14:paraId="6DA0ECF8" w14:textId="77777777" w:rsidR="004C02EF" w:rsidRPr="00E77497" w:rsidRDefault="004C02EF" w:rsidP="009A20C6">
      <w:pPr>
        <w:pStyle w:val="Alg4"/>
        <w:numPr>
          <w:ilvl w:val="0"/>
          <w:numId w:val="371"/>
        </w:numPr>
      </w:pPr>
      <w:r w:rsidRPr="00E77497">
        <w:t xml:space="preserve">Let </w:t>
      </w:r>
      <w:r w:rsidRPr="00E77497">
        <w:rPr>
          <w:i/>
        </w:rPr>
        <w:t>envRec</w:t>
      </w:r>
      <w:r w:rsidRPr="00E77497">
        <w:t xml:space="preserve"> be a new declarative environment record containing no bindings.</w:t>
      </w:r>
    </w:p>
    <w:p w14:paraId="51AFCD7E" w14:textId="77777777" w:rsidR="004C02EF" w:rsidRPr="00E77497" w:rsidRDefault="004C02EF" w:rsidP="009A20C6">
      <w:pPr>
        <w:pStyle w:val="Alg4"/>
        <w:numPr>
          <w:ilvl w:val="0"/>
          <w:numId w:val="371"/>
        </w:numPr>
      </w:pPr>
      <w:r w:rsidRPr="00E77497">
        <w:t xml:space="preserve">Set </w:t>
      </w:r>
      <w:r w:rsidRPr="00E77497">
        <w:rPr>
          <w:i/>
        </w:rPr>
        <w:t>env’s</w:t>
      </w:r>
      <w:r w:rsidRPr="00E77497">
        <w:t xml:space="preserve"> environment record to be </w:t>
      </w:r>
      <w:r w:rsidRPr="00E77497">
        <w:rPr>
          <w:i/>
        </w:rPr>
        <w:t>envRec</w:t>
      </w:r>
      <w:r w:rsidRPr="00E77497">
        <w:t>.</w:t>
      </w:r>
    </w:p>
    <w:p w14:paraId="606B4E16" w14:textId="77777777" w:rsidR="004C02EF" w:rsidRPr="00E77497" w:rsidRDefault="004C02EF" w:rsidP="009A20C6">
      <w:pPr>
        <w:pStyle w:val="Alg4"/>
        <w:numPr>
          <w:ilvl w:val="0"/>
          <w:numId w:val="371"/>
        </w:numPr>
      </w:pPr>
      <w:r w:rsidRPr="00E77497">
        <w:t xml:space="preserve">Set the outer lexical environment reference of </w:t>
      </w:r>
      <w:r w:rsidRPr="00E77497">
        <w:rPr>
          <w:i/>
        </w:rPr>
        <w:t>env</w:t>
      </w:r>
      <w:r w:rsidRPr="00E77497">
        <w:t xml:space="preserve"> to </w:t>
      </w:r>
      <w:r w:rsidRPr="00E77497">
        <w:rPr>
          <w:i/>
        </w:rPr>
        <w:t>E</w:t>
      </w:r>
      <w:r w:rsidRPr="00E77497">
        <w:t>.</w:t>
      </w:r>
    </w:p>
    <w:p w14:paraId="0F9F90BD" w14:textId="77777777" w:rsidR="004C02EF" w:rsidRPr="00E77497" w:rsidRDefault="004C02EF" w:rsidP="009A20C6">
      <w:pPr>
        <w:pStyle w:val="Alg4"/>
        <w:numPr>
          <w:ilvl w:val="0"/>
          <w:numId w:val="371"/>
        </w:numPr>
        <w:spacing w:after="120"/>
      </w:pPr>
      <w:r w:rsidRPr="00E77497">
        <w:t xml:space="preserve">Return </w:t>
      </w:r>
      <w:r w:rsidRPr="00E77497">
        <w:rPr>
          <w:i/>
        </w:rPr>
        <w:t>env</w:t>
      </w:r>
      <w:r w:rsidRPr="00E77497">
        <w:t>.</w:t>
      </w:r>
    </w:p>
    <w:p w14:paraId="778067F7" w14:textId="77777777" w:rsidR="004C02EF" w:rsidRPr="00E77497" w:rsidRDefault="004C02EF" w:rsidP="004C02EF">
      <w:pPr>
        <w:pStyle w:val="40"/>
        <w:numPr>
          <w:ilvl w:val="0"/>
          <w:numId w:val="0"/>
        </w:numPr>
      </w:pPr>
      <w:r w:rsidRPr="00E77497">
        <w:t>10.2.2.3</w:t>
      </w:r>
      <w:r w:rsidRPr="00E77497">
        <w:tab/>
        <w:t>NewObjectEnvironment</w:t>
      </w:r>
      <w:r w:rsidRPr="00E77497" w:rsidDel="008472DE">
        <w:t xml:space="preserve"> </w:t>
      </w:r>
      <w:r w:rsidRPr="00E77497">
        <w:t>(O, E)</w:t>
      </w:r>
    </w:p>
    <w:p w14:paraId="14216F9C" w14:textId="77777777" w:rsidR="004C02EF" w:rsidRPr="00E77497" w:rsidRDefault="004C02EF" w:rsidP="004C02EF">
      <w:r w:rsidRPr="00E77497">
        <w:t xml:space="preserve">When the abstract operation NewObjectEnvironment is called with an Object </w:t>
      </w:r>
      <w:r w:rsidRPr="00E77497">
        <w:rPr>
          <w:rFonts w:ascii="Times New Roman" w:hAnsi="Times New Roman"/>
          <w:i/>
        </w:rPr>
        <w:t>O</w:t>
      </w:r>
      <w:r w:rsidRPr="00E77497">
        <w:t xml:space="preserve"> and a Lexical Environment </w:t>
      </w:r>
      <w:r w:rsidRPr="00E77497">
        <w:rPr>
          <w:rFonts w:ascii="Times New Roman" w:hAnsi="Times New Roman"/>
          <w:i/>
        </w:rPr>
        <w:t xml:space="preserve">E </w:t>
      </w:r>
      <w:r w:rsidRPr="00E77497">
        <w:t xml:space="preserve">(or </w:t>
      </w:r>
      <w:r w:rsidRPr="00E77497">
        <w:rPr>
          <w:b/>
        </w:rPr>
        <w:t>null)</w:t>
      </w:r>
      <w:r w:rsidRPr="00E77497">
        <w:t xml:space="preserve"> as arguments, the following steps are performed:</w:t>
      </w:r>
    </w:p>
    <w:p w14:paraId="61C37755" w14:textId="77777777" w:rsidR="004C02EF" w:rsidRPr="00E77497" w:rsidRDefault="004C02EF" w:rsidP="009A20C6">
      <w:pPr>
        <w:pStyle w:val="Alg4"/>
        <w:numPr>
          <w:ilvl w:val="0"/>
          <w:numId w:val="372"/>
        </w:numPr>
      </w:pPr>
      <w:r w:rsidRPr="00E77497">
        <w:t xml:space="preserve">Let </w:t>
      </w:r>
      <w:r w:rsidRPr="00E77497">
        <w:rPr>
          <w:i/>
        </w:rPr>
        <w:t>env</w:t>
      </w:r>
      <w:r w:rsidRPr="00E77497">
        <w:t xml:space="preserve"> be a new Lexical Environment.</w:t>
      </w:r>
    </w:p>
    <w:p w14:paraId="22C5D28B" w14:textId="77777777" w:rsidR="004C02EF" w:rsidRPr="00E77497" w:rsidRDefault="004C02EF" w:rsidP="009A20C6">
      <w:pPr>
        <w:pStyle w:val="Alg4"/>
        <w:numPr>
          <w:ilvl w:val="0"/>
          <w:numId w:val="372"/>
        </w:numPr>
      </w:pPr>
      <w:r w:rsidRPr="00E77497">
        <w:t xml:space="preserve">Let </w:t>
      </w:r>
      <w:r w:rsidRPr="00E77497">
        <w:rPr>
          <w:i/>
        </w:rPr>
        <w:t>envRec</w:t>
      </w:r>
      <w:r w:rsidRPr="00E77497">
        <w:t xml:space="preserve"> be a new object environment record containing </w:t>
      </w:r>
      <w:r w:rsidRPr="00E77497">
        <w:rPr>
          <w:i/>
        </w:rPr>
        <w:t>O</w:t>
      </w:r>
      <w:r w:rsidRPr="00E77497">
        <w:t xml:space="preserve"> as the binding object.</w:t>
      </w:r>
    </w:p>
    <w:p w14:paraId="1A2AF018" w14:textId="77777777" w:rsidR="004C02EF" w:rsidRPr="00E77497" w:rsidRDefault="004C02EF" w:rsidP="009A20C6">
      <w:pPr>
        <w:pStyle w:val="Alg4"/>
        <w:numPr>
          <w:ilvl w:val="0"/>
          <w:numId w:val="372"/>
        </w:numPr>
      </w:pPr>
      <w:r w:rsidRPr="00E77497">
        <w:t xml:space="preserve">Set </w:t>
      </w:r>
      <w:r w:rsidRPr="00E77497">
        <w:rPr>
          <w:i/>
        </w:rPr>
        <w:t>env’s</w:t>
      </w:r>
      <w:r w:rsidRPr="00E77497">
        <w:t xml:space="preserve"> environment record to be </w:t>
      </w:r>
      <w:r w:rsidRPr="00E77497">
        <w:rPr>
          <w:i/>
        </w:rPr>
        <w:t>envRec</w:t>
      </w:r>
      <w:r w:rsidRPr="00E77497">
        <w:t>.</w:t>
      </w:r>
    </w:p>
    <w:p w14:paraId="7C499B23" w14:textId="77777777" w:rsidR="004C02EF" w:rsidRPr="00E77497" w:rsidRDefault="004C02EF" w:rsidP="009A20C6">
      <w:pPr>
        <w:pStyle w:val="Alg4"/>
        <w:numPr>
          <w:ilvl w:val="0"/>
          <w:numId w:val="372"/>
        </w:numPr>
      </w:pPr>
      <w:r w:rsidRPr="00E77497">
        <w:t xml:space="preserve">Set the outer lexical environment reference of </w:t>
      </w:r>
      <w:r w:rsidRPr="00E77497">
        <w:rPr>
          <w:i/>
        </w:rPr>
        <w:t>env</w:t>
      </w:r>
      <w:r w:rsidRPr="00E77497">
        <w:t xml:space="preserve"> to </w:t>
      </w:r>
      <w:r w:rsidRPr="00E77497">
        <w:rPr>
          <w:i/>
        </w:rPr>
        <w:t>E</w:t>
      </w:r>
      <w:r w:rsidRPr="00E77497">
        <w:t>.</w:t>
      </w:r>
    </w:p>
    <w:p w14:paraId="2ED1866D" w14:textId="77777777" w:rsidR="004C02EF" w:rsidRPr="00E77497" w:rsidRDefault="004C02EF" w:rsidP="009A20C6">
      <w:pPr>
        <w:pStyle w:val="Alg4"/>
        <w:numPr>
          <w:ilvl w:val="0"/>
          <w:numId w:val="372"/>
        </w:numPr>
        <w:spacing w:after="120"/>
      </w:pPr>
      <w:r w:rsidRPr="00E77497">
        <w:t xml:space="preserve">Return </w:t>
      </w:r>
      <w:r w:rsidRPr="00E77497">
        <w:rPr>
          <w:i/>
        </w:rPr>
        <w:t>env</w:t>
      </w:r>
      <w:r w:rsidRPr="00E77497">
        <w:t>.</w:t>
      </w:r>
    </w:p>
    <w:p w14:paraId="371ECF0D" w14:textId="77777777" w:rsidR="00476EC7" w:rsidRPr="00E77497" w:rsidRDefault="00476EC7" w:rsidP="00476EC7">
      <w:pPr>
        <w:pStyle w:val="40"/>
        <w:numPr>
          <w:ilvl w:val="0"/>
          <w:numId w:val="0"/>
        </w:numPr>
        <w:rPr>
          <w:ins w:id="6141" w:author="Rev 7 Allen Wirfs-Brock" w:date="2012-05-01T11:59:00Z"/>
        </w:rPr>
      </w:pPr>
      <w:bookmarkStart w:id="6142" w:name="_Toc235503378"/>
      <w:bookmarkStart w:id="6143" w:name="_Toc241509153"/>
      <w:bookmarkStart w:id="6144" w:name="_Toc244416640"/>
      <w:bookmarkStart w:id="6145" w:name="_Toc276631004"/>
      <w:ins w:id="6146" w:author="Rev 7 Allen Wirfs-Brock" w:date="2012-05-01T11:59:00Z">
        <w:r w:rsidRPr="00E77497">
          <w:t>10.2.2.</w:t>
        </w:r>
        <w:r>
          <w:t>4</w:t>
        </w:r>
        <w:r w:rsidRPr="00E77497">
          <w:tab/>
          <w:t>New</w:t>
        </w:r>
        <w:r>
          <w:t>Method</w:t>
        </w:r>
        <w:r w:rsidRPr="00E77497">
          <w:t>Environment</w:t>
        </w:r>
        <w:r w:rsidRPr="00E77497" w:rsidDel="008472DE">
          <w:t xml:space="preserve"> </w:t>
        </w:r>
        <w:r w:rsidRPr="00E77497">
          <w:t>(</w:t>
        </w:r>
      </w:ins>
      <w:ins w:id="6147" w:author="Rev 7 Allen Wirfs-Brock" w:date="2012-05-01T12:01:00Z">
        <w:r>
          <w:t>F</w:t>
        </w:r>
      </w:ins>
      <w:ins w:id="6148" w:author="Rev 7 Allen Wirfs-Brock" w:date="2012-05-01T11:59:00Z">
        <w:r w:rsidRPr="00E77497">
          <w:t xml:space="preserve">, </w:t>
        </w:r>
      </w:ins>
      <w:ins w:id="6149" w:author="Rev 7 Allen Wirfs-Brock" w:date="2012-05-01T12:02:00Z">
        <w:r>
          <w:t>T</w:t>
        </w:r>
      </w:ins>
      <w:ins w:id="6150" w:author="Rev 7 Allen Wirfs-Brock" w:date="2012-05-01T11:59:00Z">
        <w:r w:rsidRPr="00E77497">
          <w:t>)</w:t>
        </w:r>
      </w:ins>
    </w:p>
    <w:p w14:paraId="33F9FC31" w14:textId="77777777" w:rsidR="00476EC7" w:rsidRPr="00E77497" w:rsidRDefault="00476EC7" w:rsidP="00476EC7">
      <w:pPr>
        <w:rPr>
          <w:ins w:id="6151" w:author="Rev 7 Allen Wirfs-Brock" w:date="2012-05-01T11:59:00Z"/>
        </w:rPr>
      </w:pPr>
      <w:ins w:id="6152" w:author="Rev 7 Allen Wirfs-Brock" w:date="2012-05-01T11:59:00Z">
        <w:r w:rsidRPr="00E77497">
          <w:t xml:space="preserve">When the abstract operation NewObjectEnvironment is called with an </w:t>
        </w:r>
      </w:ins>
      <w:ins w:id="6153" w:author="Rev 7 Allen Wirfs-Brock" w:date="2012-05-01T12:02:00Z">
        <w:r>
          <w:t xml:space="preserve">ECMAScript function </w:t>
        </w:r>
      </w:ins>
      <w:ins w:id="6154" w:author="Rev 7 Allen Wirfs-Brock" w:date="2012-05-01T11:59:00Z">
        <w:r w:rsidRPr="00E77497">
          <w:t xml:space="preserve">Object </w:t>
        </w:r>
      </w:ins>
      <w:ins w:id="6155" w:author="Rev 7 Allen Wirfs-Brock" w:date="2012-05-01T12:02:00Z">
        <w:r>
          <w:rPr>
            <w:rFonts w:ascii="Times New Roman" w:hAnsi="Times New Roman"/>
            <w:i/>
          </w:rPr>
          <w:t>F</w:t>
        </w:r>
      </w:ins>
      <w:ins w:id="6156" w:author="Rev 7 Allen Wirfs-Brock" w:date="2012-05-01T11:59:00Z">
        <w:r w:rsidRPr="00E77497">
          <w:t xml:space="preserve"> and </w:t>
        </w:r>
      </w:ins>
      <w:ins w:id="6157" w:author="Rev 7 Allen Wirfs-Brock" w:date="2012-05-01T12:02:00Z">
        <w:r>
          <w:t>a ECMAScript value</w:t>
        </w:r>
      </w:ins>
      <w:ins w:id="6158" w:author="Rev 7 Allen Wirfs-Brock" w:date="2012-05-01T11:59:00Z">
        <w:r w:rsidRPr="00E77497">
          <w:t xml:space="preserve"> </w:t>
        </w:r>
      </w:ins>
      <w:ins w:id="6159" w:author="Rev 7 Allen Wirfs-Brock" w:date="2012-05-01T12:02:00Z">
        <w:r>
          <w:rPr>
            <w:rFonts w:ascii="Times New Roman" w:hAnsi="Times New Roman"/>
            <w:i/>
          </w:rPr>
          <w:t>T</w:t>
        </w:r>
      </w:ins>
      <w:ins w:id="6160" w:author="Rev 7 Allen Wirfs-Brock" w:date="2012-05-01T11:59:00Z">
        <w:r w:rsidRPr="00E77497">
          <w:rPr>
            <w:rFonts w:ascii="Times New Roman" w:hAnsi="Times New Roman"/>
            <w:i/>
          </w:rPr>
          <w:t xml:space="preserve"> </w:t>
        </w:r>
        <w:r w:rsidRPr="00E77497">
          <w:t>as arguments, the following steps are performed:</w:t>
        </w:r>
      </w:ins>
    </w:p>
    <w:p w14:paraId="184CAECF" w14:textId="77777777" w:rsidR="00476EC7" w:rsidRPr="00E77497" w:rsidRDefault="00476EC7" w:rsidP="00476EC7">
      <w:pPr>
        <w:pStyle w:val="Alg4"/>
        <w:numPr>
          <w:ilvl w:val="0"/>
          <w:numId w:val="775"/>
        </w:numPr>
        <w:rPr>
          <w:ins w:id="6161" w:author="Rev 7 Allen Wirfs-Brock" w:date="2012-05-01T11:59:00Z"/>
        </w:rPr>
      </w:pPr>
      <w:ins w:id="6162" w:author="Rev 7 Allen Wirfs-Brock" w:date="2012-05-01T11:59:00Z">
        <w:r w:rsidRPr="00E77497">
          <w:t xml:space="preserve">Let </w:t>
        </w:r>
        <w:r w:rsidRPr="00E77497">
          <w:rPr>
            <w:i/>
          </w:rPr>
          <w:t>env</w:t>
        </w:r>
        <w:r w:rsidRPr="00E77497">
          <w:t xml:space="preserve"> be a new Lexical Environment.</w:t>
        </w:r>
      </w:ins>
    </w:p>
    <w:p w14:paraId="50DAE7DB" w14:textId="77777777" w:rsidR="00476EC7" w:rsidRPr="00E77497" w:rsidRDefault="00476EC7" w:rsidP="00476EC7">
      <w:pPr>
        <w:pStyle w:val="Alg4"/>
        <w:numPr>
          <w:ilvl w:val="0"/>
          <w:numId w:val="775"/>
        </w:numPr>
        <w:rPr>
          <w:ins w:id="6163" w:author="Rev 7 Allen Wirfs-Brock" w:date="2012-05-01T11:59:00Z"/>
        </w:rPr>
      </w:pPr>
      <w:ins w:id="6164" w:author="Rev 7 Allen Wirfs-Brock" w:date="2012-05-01T11:59:00Z">
        <w:r w:rsidRPr="00E77497">
          <w:t xml:space="preserve">Let </w:t>
        </w:r>
        <w:r w:rsidRPr="00E77497">
          <w:rPr>
            <w:i/>
          </w:rPr>
          <w:t>envRec</w:t>
        </w:r>
        <w:r w:rsidRPr="00E77497">
          <w:t xml:space="preserve"> be a new </w:t>
        </w:r>
      </w:ins>
      <w:ins w:id="6165" w:author="Rev 7 Allen Wirfs-Brock" w:date="2012-05-01T12:04:00Z">
        <w:r>
          <w:t>method</w:t>
        </w:r>
      </w:ins>
      <w:ins w:id="6166" w:author="Rev 7 Allen Wirfs-Brock" w:date="2012-05-01T11:59:00Z">
        <w:r w:rsidRPr="00E77497">
          <w:t xml:space="preserve"> environment record containing </w:t>
        </w:r>
      </w:ins>
      <w:ins w:id="6167" w:author="Rev 7 Allen Wirfs-Brock" w:date="2012-05-01T12:04:00Z">
        <w:r w:rsidRPr="00E77497">
          <w:t>containing no bindings</w:t>
        </w:r>
      </w:ins>
      <w:ins w:id="6168" w:author="Rev 7 Allen Wirfs-Brock" w:date="2012-05-01T11:59:00Z">
        <w:r w:rsidRPr="00E77497">
          <w:t>.</w:t>
        </w:r>
      </w:ins>
    </w:p>
    <w:p w14:paraId="78FDA049" w14:textId="77777777" w:rsidR="00F07521" w:rsidRDefault="00F07521" w:rsidP="00476EC7">
      <w:pPr>
        <w:pStyle w:val="Alg4"/>
        <w:numPr>
          <w:ilvl w:val="0"/>
          <w:numId w:val="775"/>
        </w:numPr>
        <w:rPr>
          <w:ins w:id="6169" w:author="Rev 7 Allen Wirfs-Brock" w:date="2012-05-01T12:05:00Z"/>
        </w:rPr>
      </w:pPr>
      <w:ins w:id="6170" w:author="Rev 7 Allen Wirfs-Brock" w:date="2012-05-01T12:06:00Z">
        <w:r>
          <w:t xml:space="preserve">Set </w:t>
        </w:r>
        <w:r w:rsidRPr="00BC1C9D">
          <w:rPr>
            <w:i/>
          </w:rPr>
          <w:t>envRe</w:t>
        </w:r>
        <w:r>
          <w:rPr>
            <w:i/>
          </w:rPr>
          <w:t>c</w:t>
        </w:r>
        <w:r w:rsidRPr="00E77497">
          <w:rPr>
            <w:i/>
          </w:rPr>
          <w:t>’s</w:t>
        </w:r>
        <w:r>
          <w:t xml:space="preserve"> </w:t>
        </w:r>
      </w:ins>
      <w:ins w:id="6171" w:author="Rev 7 Allen Wirfs-Brock" w:date="2012-05-01T13:54:00Z">
        <w:r w:rsidR="00BC1C9D" w:rsidRPr="00BC1C9D">
          <w:rPr>
            <w:i/>
          </w:rPr>
          <w:t>this</w:t>
        </w:r>
      </w:ins>
      <w:ins w:id="6172" w:author="Rev 7 Allen Wirfs-Brock" w:date="2012-05-01T12:06:00Z">
        <w:r w:rsidRPr="00BC1C9D">
          <w:rPr>
            <w:i/>
          </w:rPr>
          <w:t>Value</w:t>
        </w:r>
        <w:r>
          <w:t xml:space="preserve"> to </w:t>
        </w:r>
        <w:r w:rsidRPr="00BC1C9D">
          <w:rPr>
            <w:i/>
          </w:rPr>
          <w:t>T</w:t>
        </w:r>
        <w:r>
          <w:t>.</w:t>
        </w:r>
      </w:ins>
    </w:p>
    <w:p w14:paraId="34FB07A8" w14:textId="77777777" w:rsidR="00F07521" w:rsidRPr="00F07521" w:rsidRDefault="00F07521" w:rsidP="00F07521">
      <w:pPr>
        <w:pStyle w:val="Alg4"/>
        <w:numPr>
          <w:ilvl w:val="0"/>
          <w:numId w:val="775"/>
        </w:numPr>
        <w:rPr>
          <w:ins w:id="6173" w:author="Rev 7 Allen Wirfs-Brock" w:date="2012-05-01T12:09:00Z"/>
        </w:rPr>
      </w:pPr>
      <w:ins w:id="6174" w:author="Rev 7 Allen Wirfs-Brock" w:date="2012-05-01T12:09:00Z">
        <w:r>
          <w:t xml:space="preserve">If </w:t>
        </w:r>
        <w:r w:rsidRPr="00BC1C9D">
          <w:rPr>
            <w:i/>
          </w:rPr>
          <w:t>F</w:t>
        </w:r>
        <w:r>
          <w:t xml:space="preserve"> has a [[Home]] internal property, then</w:t>
        </w:r>
      </w:ins>
    </w:p>
    <w:p w14:paraId="1D618AAE" w14:textId="77777777" w:rsidR="00F07521" w:rsidRDefault="00F07521" w:rsidP="00BC1C9D">
      <w:pPr>
        <w:pStyle w:val="Alg4"/>
        <w:numPr>
          <w:ilvl w:val="1"/>
          <w:numId w:val="775"/>
        </w:numPr>
        <w:rPr>
          <w:ins w:id="6175" w:author="Rev 7 Allen Wirfs-Brock" w:date="2012-05-01T12:10:00Z"/>
        </w:rPr>
      </w:pPr>
      <w:ins w:id="6176" w:author="Rev 7 Allen Wirfs-Brock" w:date="2012-05-01T12:11:00Z">
        <w:r>
          <w:t xml:space="preserve">Set </w:t>
        </w:r>
        <w:r w:rsidRPr="00250FC6">
          <w:rPr>
            <w:i/>
          </w:rPr>
          <w:t>envRe</w:t>
        </w:r>
        <w:r>
          <w:rPr>
            <w:i/>
          </w:rPr>
          <w:t>c</w:t>
        </w:r>
        <w:r w:rsidRPr="00E77497">
          <w:rPr>
            <w:i/>
          </w:rPr>
          <w:t>’s</w:t>
        </w:r>
        <w:r>
          <w:t xml:space="preserve"> </w:t>
        </w:r>
      </w:ins>
      <w:ins w:id="6177" w:author="Rev 7 Allen Wirfs-Brock" w:date="2012-05-01T13:55:00Z">
        <w:r w:rsidR="00BC1C9D" w:rsidRPr="00BC1C9D">
          <w:rPr>
            <w:i/>
          </w:rPr>
          <w:t>HomeObject</w:t>
        </w:r>
      </w:ins>
      <w:ins w:id="6178" w:author="Rev 7 Allen Wirfs-Brock" w:date="2012-05-01T12:11:00Z">
        <w:r>
          <w:t xml:space="preserve"> to the value of</w:t>
        </w:r>
        <w:r w:rsidRPr="00E77497">
          <w:t xml:space="preserve"> </w:t>
        </w:r>
        <w:r>
          <w:rPr>
            <w:i/>
          </w:rPr>
          <w:t>F</w:t>
        </w:r>
        <w:r w:rsidRPr="00E77497">
          <w:rPr>
            <w:i/>
          </w:rPr>
          <w:t>’s</w:t>
        </w:r>
        <w:r>
          <w:t xml:space="preserve"> [[Home]] internal property</w:t>
        </w:r>
      </w:ins>
      <w:ins w:id="6179" w:author="Rev 7 Allen Wirfs-Brock" w:date="2012-05-01T12:12:00Z">
        <w:r>
          <w:t>.</w:t>
        </w:r>
      </w:ins>
    </w:p>
    <w:p w14:paraId="4211F619" w14:textId="77777777" w:rsidR="00F07521" w:rsidRDefault="00F07521" w:rsidP="00BC1C9D">
      <w:pPr>
        <w:pStyle w:val="Alg4"/>
        <w:numPr>
          <w:ilvl w:val="1"/>
          <w:numId w:val="775"/>
        </w:numPr>
        <w:rPr>
          <w:ins w:id="6180" w:author="Rev 7 Allen Wirfs-Brock" w:date="2012-05-01T12:12:00Z"/>
        </w:rPr>
      </w:pPr>
      <w:ins w:id="6181" w:author="Rev 7 Allen Wirfs-Brock" w:date="2012-05-01T12:12:00Z">
        <w:r>
          <w:t xml:space="preserve">Set </w:t>
        </w:r>
        <w:r w:rsidRPr="00250FC6">
          <w:rPr>
            <w:i/>
          </w:rPr>
          <w:t>envRe</w:t>
        </w:r>
        <w:r>
          <w:rPr>
            <w:i/>
          </w:rPr>
          <w:t>c</w:t>
        </w:r>
        <w:r w:rsidRPr="00E77497">
          <w:rPr>
            <w:i/>
          </w:rPr>
          <w:t>’s</w:t>
        </w:r>
        <w:r>
          <w:t xml:space="preserve"> </w:t>
        </w:r>
      </w:ins>
      <w:ins w:id="6182" w:author="Rev 7 Allen Wirfs-Brock" w:date="2012-05-01T12:15:00Z">
        <w:r w:rsidR="007638E0" w:rsidRPr="00BC1C9D">
          <w:rPr>
            <w:i/>
          </w:rPr>
          <w:t>M</w:t>
        </w:r>
      </w:ins>
      <w:ins w:id="6183" w:author="Rev 7 Allen Wirfs-Brock" w:date="2012-05-01T12:12:00Z">
        <w:r w:rsidRPr="00BC1C9D">
          <w:rPr>
            <w:i/>
          </w:rPr>
          <w:t>ethodName</w:t>
        </w:r>
        <w:r>
          <w:t xml:space="preserve"> to the value of</w:t>
        </w:r>
        <w:r w:rsidRPr="00E77497">
          <w:t xml:space="preserve"> </w:t>
        </w:r>
        <w:r>
          <w:rPr>
            <w:i/>
          </w:rPr>
          <w:t>F</w:t>
        </w:r>
        <w:r w:rsidRPr="00E77497">
          <w:rPr>
            <w:i/>
          </w:rPr>
          <w:t>’s</w:t>
        </w:r>
        <w:r>
          <w:t xml:space="preserve"> [[</w:t>
        </w:r>
      </w:ins>
      <w:ins w:id="6184" w:author="Rev 7 Allen Wirfs-Brock" w:date="2012-05-01T12:15:00Z">
        <w:r w:rsidR="007638E0">
          <w:t>Method</w:t>
        </w:r>
      </w:ins>
      <w:ins w:id="6185" w:author="Rev 7 Allen Wirfs-Brock" w:date="2012-05-01T12:12:00Z">
        <w:r>
          <w:t>Name]] internal property</w:t>
        </w:r>
      </w:ins>
      <w:ins w:id="6186" w:author="Rev 7 Allen Wirfs-Brock" w:date="2012-05-01T12:13:00Z">
        <w:r>
          <w:t>.</w:t>
        </w:r>
      </w:ins>
    </w:p>
    <w:p w14:paraId="461B0276" w14:textId="77777777" w:rsidR="00F07521" w:rsidRDefault="00F07521" w:rsidP="00476EC7">
      <w:pPr>
        <w:pStyle w:val="Alg4"/>
        <w:numPr>
          <w:ilvl w:val="0"/>
          <w:numId w:val="775"/>
        </w:numPr>
        <w:rPr>
          <w:ins w:id="6187" w:author="Rev 7 Allen Wirfs-Brock" w:date="2012-05-01T12:13:00Z"/>
        </w:rPr>
      </w:pPr>
      <w:ins w:id="6188" w:author="Rev 7 Allen Wirfs-Brock" w:date="2012-05-01T12:13:00Z">
        <w:r>
          <w:t xml:space="preserve">Else, Set </w:t>
        </w:r>
        <w:r w:rsidRPr="00250FC6">
          <w:rPr>
            <w:i/>
          </w:rPr>
          <w:t>envRe</w:t>
        </w:r>
        <w:r>
          <w:rPr>
            <w:i/>
          </w:rPr>
          <w:t>c</w:t>
        </w:r>
        <w:r w:rsidRPr="00E77497">
          <w:rPr>
            <w:i/>
          </w:rPr>
          <w:t>’s</w:t>
        </w:r>
        <w:r>
          <w:t xml:space="preserve"> home to </w:t>
        </w:r>
        <w:r w:rsidRPr="00BC1C9D">
          <w:rPr>
            <w:rFonts w:ascii="Arial" w:hAnsi="Arial" w:cs="Arial"/>
          </w:rPr>
          <w:t>E</w:t>
        </w:r>
      </w:ins>
      <w:ins w:id="6189" w:author="Rev 7 Allen Wirfs-Brock" w:date="2012-05-01T12:14:00Z">
        <w:r>
          <w:rPr>
            <w:rFonts w:ascii="Arial" w:hAnsi="Arial" w:cs="Arial"/>
          </w:rPr>
          <w:t>mpty</w:t>
        </w:r>
      </w:ins>
      <w:ins w:id="6190" w:author="Rev 7 Allen Wirfs-Brock" w:date="2012-05-01T12:13:00Z">
        <w:r>
          <w:t>.</w:t>
        </w:r>
      </w:ins>
    </w:p>
    <w:p w14:paraId="153A397E" w14:textId="77777777" w:rsidR="00476EC7" w:rsidRPr="00E77497" w:rsidRDefault="00476EC7" w:rsidP="00476EC7">
      <w:pPr>
        <w:pStyle w:val="Alg4"/>
        <w:numPr>
          <w:ilvl w:val="0"/>
          <w:numId w:val="775"/>
        </w:numPr>
        <w:rPr>
          <w:ins w:id="6191" w:author="Rev 7 Allen Wirfs-Brock" w:date="2012-05-01T11:59:00Z"/>
        </w:rPr>
      </w:pPr>
      <w:ins w:id="6192" w:author="Rev 7 Allen Wirfs-Brock" w:date="2012-05-01T11:59:00Z">
        <w:r w:rsidRPr="00E77497">
          <w:t xml:space="preserve">Set </w:t>
        </w:r>
        <w:r w:rsidRPr="00E77497">
          <w:rPr>
            <w:i/>
          </w:rPr>
          <w:t>env’s</w:t>
        </w:r>
        <w:r w:rsidRPr="00E77497">
          <w:t xml:space="preserve"> environment record to be </w:t>
        </w:r>
        <w:r w:rsidRPr="00E77497">
          <w:rPr>
            <w:i/>
          </w:rPr>
          <w:t>envRec</w:t>
        </w:r>
        <w:r w:rsidRPr="00E77497">
          <w:t>.</w:t>
        </w:r>
      </w:ins>
    </w:p>
    <w:p w14:paraId="75BC5B54" w14:textId="77777777" w:rsidR="00476EC7" w:rsidRPr="00E77497" w:rsidRDefault="00476EC7" w:rsidP="00476EC7">
      <w:pPr>
        <w:pStyle w:val="Alg4"/>
        <w:numPr>
          <w:ilvl w:val="0"/>
          <w:numId w:val="775"/>
        </w:numPr>
        <w:rPr>
          <w:ins w:id="6193" w:author="Rev 7 Allen Wirfs-Brock" w:date="2012-05-01T11:59:00Z"/>
        </w:rPr>
      </w:pPr>
      <w:ins w:id="6194" w:author="Rev 7 Allen Wirfs-Brock" w:date="2012-05-01T11:59:00Z">
        <w:r w:rsidRPr="00E77497">
          <w:t xml:space="preserve">Set the outer lexical environment reference of </w:t>
        </w:r>
        <w:r w:rsidRPr="00E77497">
          <w:rPr>
            <w:i/>
          </w:rPr>
          <w:t>env</w:t>
        </w:r>
        <w:r w:rsidRPr="00E77497">
          <w:t xml:space="preserve"> to</w:t>
        </w:r>
      </w:ins>
      <w:ins w:id="6195" w:author="Rev 7 Allen Wirfs-Brock" w:date="2012-05-01T12:08:00Z">
        <w:r w:rsidR="00F07521">
          <w:t xml:space="preserve"> the value of</w:t>
        </w:r>
      </w:ins>
      <w:ins w:id="6196" w:author="Rev 7 Allen Wirfs-Brock" w:date="2012-05-01T11:59:00Z">
        <w:r w:rsidRPr="00E77497">
          <w:t xml:space="preserve"> </w:t>
        </w:r>
      </w:ins>
      <w:ins w:id="6197" w:author="Rev 7 Allen Wirfs-Brock" w:date="2012-05-01T12:08:00Z">
        <w:r w:rsidR="00F07521">
          <w:rPr>
            <w:i/>
          </w:rPr>
          <w:t>F</w:t>
        </w:r>
        <w:r w:rsidR="00F07521" w:rsidRPr="00E77497">
          <w:rPr>
            <w:i/>
          </w:rPr>
          <w:t>’s</w:t>
        </w:r>
        <w:r w:rsidR="00F07521">
          <w:t xml:space="preserve"> [[Scope]] internal property</w:t>
        </w:r>
      </w:ins>
      <w:ins w:id="6198" w:author="Rev 7 Allen Wirfs-Brock" w:date="2012-05-01T11:59:00Z">
        <w:r w:rsidRPr="00E77497">
          <w:t>.</w:t>
        </w:r>
      </w:ins>
    </w:p>
    <w:p w14:paraId="5608AD6F" w14:textId="77777777" w:rsidR="00476EC7" w:rsidRPr="00E77497" w:rsidRDefault="00476EC7" w:rsidP="00476EC7">
      <w:pPr>
        <w:pStyle w:val="Alg4"/>
        <w:numPr>
          <w:ilvl w:val="0"/>
          <w:numId w:val="775"/>
        </w:numPr>
        <w:spacing w:after="120"/>
        <w:rPr>
          <w:ins w:id="6199" w:author="Rev 7 Allen Wirfs-Brock" w:date="2012-05-01T11:59:00Z"/>
        </w:rPr>
      </w:pPr>
      <w:ins w:id="6200" w:author="Rev 7 Allen Wirfs-Brock" w:date="2012-05-01T11:59:00Z">
        <w:r w:rsidRPr="00E77497">
          <w:t xml:space="preserve">Return </w:t>
        </w:r>
        <w:r w:rsidRPr="00E77497">
          <w:rPr>
            <w:i/>
          </w:rPr>
          <w:t>env</w:t>
        </w:r>
        <w:r w:rsidRPr="00E77497">
          <w:t>.</w:t>
        </w:r>
      </w:ins>
    </w:p>
    <w:p w14:paraId="25F26859" w14:textId="77777777" w:rsidR="00CB215C" w:rsidRDefault="00CB215C" w:rsidP="00CB215C">
      <w:pPr>
        <w:pStyle w:val="20"/>
        <w:numPr>
          <w:ilvl w:val="0"/>
          <w:numId w:val="0"/>
        </w:numPr>
        <w:rPr>
          <w:ins w:id="6201" w:author="Rev 7 Allen Wirfs-Brock" w:date="2012-05-02T16:03:00Z"/>
        </w:rPr>
      </w:pPr>
      <w:bookmarkStart w:id="6202" w:name="_Toc336509486"/>
      <w:ins w:id="6203" w:author="Rev 7 Allen Wirfs-Brock" w:date="2012-05-02T16:03:00Z">
        <w:r w:rsidRPr="00E77497">
          <w:t>10.</w:t>
        </w:r>
        <w:r>
          <w:t>3</w:t>
        </w:r>
        <w:r w:rsidRPr="00E77497">
          <w:tab/>
          <w:t>Code</w:t>
        </w:r>
        <w:r>
          <w:t xml:space="preserve"> </w:t>
        </w:r>
        <w:commentRangeStart w:id="6204"/>
        <w:r>
          <w:t>Realms</w:t>
        </w:r>
      </w:ins>
      <w:commentRangeEnd w:id="6204"/>
      <w:r w:rsidR="00C27C8B">
        <w:rPr>
          <w:rStyle w:val="af3"/>
          <w:b w:val="0"/>
        </w:rPr>
        <w:commentReference w:id="6204"/>
      </w:r>
      <w:bookmarkEnd w:id="6202"/>
    </w:p>
    <w:p w14:paraId="5F99DCD2" w14:textId="77777777" w:rsidR="00CB215C" w:rsidRDefault="00CB215C" w:rsidP="00CB215C">
      <w:pPr>
        <w:rPr>
          <w:ins w:id="6205" w:author="Rev 7 Allen Wirfs-Brock" w:date="2012-05-02T16:03:00Z"/>
        </w:rPr>
      </w:pPr>
      <w:ins w:id="6206" w:author="Rev 7 Allen Wirfs-Brock" w:date="2012-05-02T16:03:00Z">
        <w:r>
          <w:t xml:space="preserve">Before it is evaluated, all ECMAScript code must be associated with a </w:t>
        </w:r>
        <w:r w:rsidRPr="00F0412C">
          <w:rPr>
            <w:i/>
          </w:rPr>
          <w:t>Realm</w:t>
        </w:r>
        <w:r>
          <w:t>.  Conceptually, a realm consists as of an set of intrinsic objects, an ECMAScript global environment, all of the ECMAScript code that is loaded within the scope of that global environment, a Loader object that can associate new ECMAScript code with the realm, and other associated state</w:t>
        </w:r>
      </w:ins>
      <w:ins w:id="6207" w:author="Rev 8 Allen Wirfs-Brock" w:date="2012-06-13T09:24:00Z">
        <w:r w:rsidR="00C27C8B">
          <w:t xml:space="preserve"> and resources</w:t>
        </w:r>
      </w:ins>
      <w:ins w:id="6208" w:author="Rev 7 Allen Wirfs-Brock" w:date="2012-05-02T16:03:00Z">
        <w:r>
          <w:t>.</w:t>
        </w:r>
      </w:ins>
    </w:p>
    <w:p w14:paraId="2CB950DD" w14:textId="77777777" w:rsidR="00CB215C" w:rsidRDefault="00CB215C" w:rsidP="00CB215C">
      <w:pPr>
        <w:rPr>
          <w:ins w:id="6209" w:author="Rev 7 Allen Wirfs-Brock" w:date="2012-05-02T16:04:00Z"/>
        </w:rPr>
      </w:pPr>
      <w:ins w:id="6210" w:author="Rev 7 Allen Wirfs-Brock" w:date="2012-05-02T16:03:00Z">
        <w:r>
          <w:t xml:space="preserve">A Realm </w:t>
        </w:r>
      </w:ins>
      <w:ins w:id="6211" w:author="Rev 7 Allen Wirfs-Brock" w:date="2012-05-02T16:04:00Z">
        <w:r>
          <w:t xml:space="preserve">is specified as a Record with the </w:t>
        </w:r>
        <w:del w:id="6212" w:author="Rev 8 Allen Wirfs-Brock" w:date="2012-06-13T12:50:00Z">
          <w:r w:rsidDel="00676727">
            <w:delText xml:space="preserve">following </w:delText>
          </w:r>
        </w:del>
        <w:r>
          <w:t>fields</w:t>
        </w:r>
      </w:ins>
      <w:ins w:id="6213" w:author="Rev 8 Allen Wirfs-Brock" w:date="2012-06-13T12:50:00Z">
        <w:r w:rsidR="00676727">
          <w:t xml:space="preserve"> specified in </w:t>
        </w:r>
        <w:r w:rsidR="00676727">
          <w:fldChar w:fldCharType="begin"/>
        </w:r>
        <w:r w:rsidR="00676727">
          <w:instrText xml:space="preserve"> REF _Ref327355159 \h </w:instrText>
        </w:r>
      </w:ins>
      <w:r w:rsidR="00676727">
        <w:fldChar w:fldCharType="separate"/>
      </w:r>
      <w:ins w:id="6214" w:author="Rev 8 Allen Wirfs-Brock" w:date="2012-06-15T19:42:00Z">
        <w:r w:rsidR="00606E07">
          <w:t xml:space="preserve">Table </w:t>
        </w:r>
        <w:r w:rsidR="00606E07">
          <w:rPr>
            <w:noProof/>
          </w:rPr>
          <w:t>22</w:t>
        </w:r>
      </w:ins>
      <w:ins w:id="6215" w:author="Rev 8 Allen Wirfs-Brock" w:date="2012-06-13T12:50:00Z">
        <w:r w:rsidR="00676727">
          <w:fldChar w:fldCharType="end"/>
        </w:r>
      </w:ins>
      <w:ins w:id="6216" w:author="Rev 7 Allen Wirfs-Brock" w:date="2012-05-02T16:04:00Z">
        <w:r>
          <w:t>:</w:t>
        </w:r>
      </w:ins>
    </w:p>
    <w:p w14:paraId="5C5FE954" w14:textId="77777777" w:rsidR="00CB215C" w:rsidRPr="00E77497" w:rsidRDefault="00676727" w:rsidP="00AA1FF6">
      <w:pPr>
        <w:pStyle w:val="Tabletitle"/>
        <w:rPr>
          <w:ins w:id="6217" w:author="Rev 7 Allen Wirfs-Brock" w:date="2012-05-02T16:05:00Z"/>
        </w:rPr>
      </w:pPr>
      <w:bookmarkStart w:id="6218" w:name="_Ref327355159"/>
      <w:ins w:id="6219" w:author="Rev 8 Allen Wirfs-Brock" w:date="2012-06-13T12:49:00Z">
        <w:r>
          <w:t xml:space="preserve">Table </w:t>
        </w:r>
        <w:r>
          <w:fldChar w:fldCharType="begin"/>
        </w:r>
        <w:r>
          <w:instrText xml:space="preserve"> SEQ Table \* ARABIC </w:instrText>
        </w:r>
      </w:ins>
      <w:r>
        <w:fldChar w:fldCharType="separate"/>
      </w:r>
      <w:ins w:id="6220" w:author="Rev 10 Allen Wirfs-Brock" w:date="2012-09-24T14:04:00Z">
        <w:r w:rsidR="002166A8">
          <w:rPr>
            <w:noProof/>
          </w:rPr>
          <w:t>22</w:t>
        </w:r>
      </w:ins>
      <w:ins w:id="6221" w:author="Rev 8 Allen Wirfs-Brock" w:date="2012-06-13T12:49:00Z">
        <w:r>
          <w:fldChar w:fldCharType="end"/>
        </w:r>
      </w:ins>
      <w:bookmarkEnd w:id="6218"/>
      <w:ins w:id="6222" w:author="Rev 7 Allen Wirfs-Brock" w:date="2012-05-02T16:05:00Z">
        <w:r w:rsidR="00CB215C" w:rsidRPr="00E77497">
          <w:rPr>
            <w:rFonts w:eastAsia="Arial Unicode MS"/>
          </w:rPr>
          <w:t xml:space="preserve"> — </w:t>
        </w:r>
        <w:r w:rsidR="00CB215C">
          <w:t>Realm Record Fields</w:t>
        </w:r>
      </w:ins>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97"/>
        <w:gridCol w:w="4098"/>
        <w:gridCol w:w="4230"/>
      </w:tblGrid>
      <w:tr w:rsidR="00CB215C" w:rsidRPr="00E77497" w14:paraId="1DC60C2B" w14:textId="77777777" w:rsidTr="00640BCB">
        <w:trPr>
          <w:trHeight w:val="338"/>
          <w:jc w:val="center"/>
          <w:ins w:id="6223" w:author="Rev 7 Allen Wirfs-Brock" w:date="2012-05-02T16:05:00Z"/>
        </w:trPr>
        <w:tc>
          <w:tcPr>
            <w:tcW w:w="1397" w:type="dxa"/>
            <w:tcBorders>
              <w:top w:val="single" w:sz="12" w:space="0" w:color="000000"/>
              <w:left w:val="single" w:sz="6" w:space="0" w:color="000000"/>
              <w:bottom w:val="single" w:sz="6" w:space="0" w:color="000000"/>
              <w:right w:val="single" w:sz="4" w:space="0" w:color="auto"/>
            </w:tcBorders>
            <w:shd w:val="solid" w:color="C0C0C0" w:fill="FFFFFF"/>
          </w:tcPr>
          <w:p w14:paraId="66871A73" w14:textId="77777777" w:rsidR="00CB215C" w:rsidRPr="00E77497" w:rsidRDefault="00CB215C" w:rsidP="00640BCB">
            <w:pPr>
              <w:keepNext/>
              <w:shd w:val="solid" w:color="C0C0C0" w:fill="FFFFFF"/>
              <w:spacing w:after="0"/>
              <w:rPr>
                <w:ins w:id="6224" w:author="Rev 7 Allen Wirfs-Brock" w:date="2012-05-02T16:05:00Z"/>
                <w:b/>
                <w:i/>
                <w:shd w:val="solid" w:color="C0C0C0" w:fill="FFFFFF"/>
              </w:rPr>
            </w:pPr>
            <w:ins w:id="6225" w:author="Rev 7 Allen Wirfs-Brock" w:date="2012-05-02T16:05:00Z">
              <w:r>
                <w:rPr>
                  <w:b/>
                  <w:i/>
                  <w:shd w:val="solid" w:color="C0C0C0" w:fill="FFFFFF"/>
                </w:rPr>
                <w:t>Field Name</w:t>
              </w:r>
            </w:ins>
          </w:p>
        </w:tc>
        <w:tc>
          <w:tcPr>
            <w:tcW w:w="4098" w:type="dxa"/>
            <w:tcBorders>
              <w:top w:val="single" w:sz="12" w:space="0" w:color="000000"/>
              <w:left w:val="single" w:sz="4" w:space="0" w:color="auto"/>
              <w:bottom w:val="single" w:sz="6" w:space="0" w:color="000000"/>
              <w:right w:val="single" w:sz="6" w:space="0" w:color="000000"/>
            </w:tcBorders>
            <w:shd w:val="solid" w:color="C0C0C0" w:fill="FFFFFF"/>
          </w:tcPr>
          <w:p w14:paraId="680E8CEF" w14:textId="77777777" w:rsidR="00CB215C" w:rsidRPr="00E77497" w:rsidRDefault="00CB215C" w:rsidP="00640BCB">
            <w:pPr>
              <w:keepNext/>
              <w:shd w:val="solid" w:color="C0C0C0" w:fill="FFFFFF"/>
              <w:spacing w:after="0"/>
              <w:rPr>
                <w:ins w:id="6226" w:author="Rev 7 Allen Wirfs-Brock" w:date="2012-05-02T16:05:00Z"/>
                <w:b/>
                <w:i/>
                <w:shd w:val="solid" w:color="C0C0C0" w:fill="FFFFFF"/>
              </w:rPr>
            </w:pPr>
            <w:ins w:id="6227" w:author="Rev 7 Allen Wirfs-Brock" w:date="2012-05-02T16:05:00Z">
              <w:r>
                <w:rPr>
                  <w:b/>
                  <w:i/>
                  <w:shd w:val="solid" w:color="C0C0C0" w:fill="FFFFFF"/>
                </w:rPr>
                <w:t>Value</w:t>
              </w:r>
            </w:ins>
          </w:p>
        </w:tc>
        <w:tc>
          <w:tcPr>
            <w:tcW w:w="4230" w:type="dxa"/>
            <w:tcBorders>
              <w:top w:val="single" w:sz="12" w:space="0" w:color="000000"/>
              <w:left w:val="nil"/>
              <w:bottom w:val="single" w:sz="6" w:space="0" w:color="000000"/>
              <w:right w:val="single" w:sz="6" w:space="0" w:color="000000"/>
            </w:tcBorders>
            <w:shd w:val="solid" w:color="C0C0C0" w:fill="FFFFFF"/>
          </w:tcPr>
          <w:p w14:paraId="1141A0E4" w14:textId="77777777" w:rsidR="00CB215C" w:rsidRDefault="00CB215C" w:rsidP="00640BCB">
            <w:pPr>
              <w:keepNext/>
              <w:shd w:val="solid" w:color="C0C0C0" w:fill="FFFFFF"/>
              <w:spacing w:after="0"/>
              <w:rPr>
                <w:ins w:id="6228" w:author="Rev 7 Allen Wirfs-Brock" w:date="2012-05-02T16:05:00Z"/>
                <w:b/>
                <w:i/>
                <w:shd w:val="solid" w:color="C0C0C0" w:fill="FFFFFF"/>
              </w:rPr>
            </w:pPr>
            <w:ins w:id="6229" w:author="Rev 7 Allen Wirfs-Brock" w:date="2012-05-02T16:05:00Z">
              <w:r>
                <w:rPr>
                  <w:b/>
                  <w:i/>
                  <w:shd w:val="solid" w:color="C0C0C0" w:fill="FFFFFF"/>
                </w:rPr>
                <w:t>Meaning</w:t>
              </w:r>
            </w:ins>
          </w:p>
        </w:tc>
      </w:tr>
      <w:tr w:rsidR="00CB215C" w:rsidRPr="00E77497" w14:paraId="2345F1A5" w14:textId="77777777" w:rsidTr="00640BCB">
        <w:trPr>
          <w:jc w:val="center"/>
          <w:ins w:id="6230" w:author="Rev 7 Allen Wirfs-Brock" w:date="2012-05-02T16:05:00Z"/>
        </w:trPr>
        <w:tc>
          <w:tcPr>
            <w:tcW w:w="1397" w:type="dxa"/>
            <w:tcBorders>
              <w:top w:val="nil"/>
            </w:tcBorders>
          </w:tcPr>
          <w:p w14:paraId="51CD9015" w14:textId="77777777" w:rsidR="00CB215C" w:rsidRPr="00543DFB" w:rsidRDefault="00CB215C" w:rsidP="00CB215C">
            <w:pPr>
              <w:keepNext/>
              <w:spacing w:after="60"/>
              <w:rPr>
                <w:ins w:id="6231" w:author="Rev 7 Allen Wirfs-Brock" w:date="2012-05-02T16:05:00Z"/>
                <w:rFonts w:ascii="Times New Roman" w:hAnsi="Times New Roman"/>
              </w:rPr>
            </w:pPr>
            <w:ins w:id="6232" w:author="Rev 7 Allen Wirfs-Brock" w:date="2012-05-02T16:05:00Z">
              <w:r w:rsidRPr="00543DFB">
                <w:rPr>
                  <w:rFonts w:ascii="Times New Roman" w:hAnsi="Times New Roman"/>
                </w:rPr>
                <w:t>[[</w:t>
              </w:r>
            </w:ins>
            <w:ins w:id="6233" w:author="Rev 7 Allen Wirfs-Brock" w:date="2012-05-02T16:06:00Z">
              <w:r>
                <w:rPr>
                  <w:rFonts w:ascii="Times New Roman" w:hAnsi="Times New Roman"/>
                </w:rPr>
                <w:t>intrinsics</w:t>
              </w:r>
            </w:ins>
            <w:ins w:id="6234" w:author="Rev 7 Allen Wirfs-Brock" w:date="2012-05-02T16:05:00Z">
              <w:r w:rsidRPr="00543DFB">
                <w:rPr>
                  <w:rFonts w:ascii="Times New Roman" w:hAnsi="Times New Roman"/>
                </w:rPr>
                <w:t>]]</w:t>
              </w:r>
            </w:ins>
          </w:p>
        </w:tc>
        <w:tc>
          <w:tcPr>
            <w:tcW w:w="4098" w:type="dxa"/>
            <w:tcBorders>
              <w:top w:val="nil"/>
            </w:tcBorders>
          </w:tcPr>
          <w:p w14:paraId="561D53E3" w14:textId="77777777" w:rsidR="00CB215C" w:rsidRPr="00E77497" w:rsidRDefault="00CB215C" w:rsidP="00640BCB">
            <w:pPr>
              <w:keepNext/>
              <w:spacing w:after="60"/>
              <w:rPr>
                <w:ins w:id="6235" w:author="Rev 7 Allen Wirfs-Brock" w:date="2012-05-02T16:05:00Z"/>
              </w:rPr>
            </w:pPr>
            <w:ins w:id="6236" w:author="Rev 7 Allen Wirfs-Brock" w:date="2012-05-02T16:07:00Z">
              <w:r>
                <w:t>A record whose field names are intrinsic keys and whose values are objects</w:t>
              </w:r>
            </w:ins>
          </w:p>
        </w:tc>
        <w:tc>
          <w:tcPr>
            <w:tcW w:w="4230" w:type="dxa"/>
            <w:tcBorders>
              <w:top w:val="nil"/>
            </w:tcBorders>
          </w:tcPr>
          <w:p w14:paraId="3E2818A3" w14:textId="77777777" w:rsidR="00CB215C" w:rsidRPr="00E77497" w:rsidRDefault="00CB215C" w:rsidP="00640BCB">
            <w:pPr>
              <w:keepNext/>
              <w:spacing w:after="60"/>
              <w:rPr>
                <w:ins w:id="6237" w:author="Rev 7 Allen Wirfs-Brock" w:date="2012-05-02T16:05:00Z"/>
              </w:rPr>
            </w:pPr>
            <w:ins w:id="6238" w:author="Rev 7 Allen Wirfs-Brock" w:date="2012-05-02T16:08:00Z">
              <w:r>
                <w:t>These are the intrinsic values used by code associated with this Realm</w:t>
              </w:r>
            </w:ins>
          </w:p>
        </w:tc>
      </w:tr>
      <w:tr w:rsidR="00CB215C" w:rsidRPr="00E77497" w14:paraId="2C619414" w14:textId="77777777" w:rsidTr="00640BCB">
        <w:trPr>
          <w:jc w:val="center"/>
          <w:ins w:id="6239" w:author="Rev 7 Allen Wirfs-Brock" w:date="2012-05-02T16:05:00Z"/>
        </w:trPr>
        <w:tc>
          <w:tcPr>
            <w:tcW w:w="1397" w:type="dxa"/>
          </w:tcPr>
          <w:p w14:paraId="4D5404E8" w14:textId="77777777" w:rsidR="00CB215C" w:rsidRPr="00E77497" w:rsidRDefault="00CB215C" w:rsidP="00640BCB">
            <w:pPr>
              <w:keepNext/>
              <w:spacing w:after="60"/>
              <w:rPr>
                <w:ins w:id="6240" w:author="Rev 7 Allen Wirfs-Brock" w:date="2012-05-02T16:05:00Z"/>
              </w:rPr>
            </w:pPr>
            <w:ins w:id="6241" w:author="Rev 7 Allen Wirfs-Brock" w:date="2012-05-02T16:09:00Z">
              <w:r>
                <w:rPr>
                  <w:rFonts w:ascii="Times New Roman" w:hAnsi="Times New Roman"/>
                </w:rPr>
                <w:t>[[this]]</w:t>
              </w:r>
            </w:ins>
          </w:p>
        </w:tc>
        <w:tc>
          <w:tcPr>
            <w:tcW w:w="4098" w:type="dxa"/>
          </w:tcPr>
          <w:p w14:paraId="2B4D1A70" w14:textId="77777777" w:rsidR="00CB215C" w:rsidRPr="00E77497" w:rsidRDefault="00CB215C" w:rsidP="00CB215C">
            <w:pPr>
              <w:keepNext/>
              <w:spacing w:after="60"/>
              <w:rPr>
                <w:ins w:id="6242" w:author="Rev 7 Allen Wirfs-Brock" w:date="2012-05-02T16:05:00Z"/>
              </w:rPr>
            </w:pPr>
            <w:ins w:id="6243" w:author="Rev 7 Allen Wirfs-Brock" w:date="2012-05-02T16:09:00Z">
              <w:r>
                <w:t>An ECMAScript object</w:t>
              </w:r>
            </w:ins>
          </w:p>
        </w:tc>
        <w:tc>
          <w:tcPr>
            <w:tcW w:w="4230" w:type="dxa"/>
          </w:tcPr>
          <w:p w14:paraId="47FC1294" w14:textId="77777777" w:rsidR="00CB215C" w:rsidRPr="00E77497" w:rsidRDefault="00CB215C" w:rsidP="00640BCB">
            <w:pPr>
              <w:keepNext/>
              <w:spacing w:after="60"/>
              <w:rPr>
                <w:ins w:id="6244" w:author="Rev 7 Allen Wirfs-Brock" w:date="2012-05-02T16:05:00Z"/>
              </w:rPr>
            </w:pPr>
            <w:ins w:id="6245" w:author="Rev 7 Allen Wirfs-Brock" w:date="2012-05-02T16:09:00Z">
              <w:r>
                <w:t>The global object for this Realm</w:t>
              </w:r>
            </w:ins>
          </w:p>
        </w:tc>
      </w:tr>
      <w:tr w:rsidR="00CB215C" w:rsidRPr="00E77497" w14:paraId="012D4E6C" w14:textId="77777777" w:rsidTr="00640BCB">
        <w:trPr>
          <w:jc w:val="center"/>
          <w:ins w:id="6246" w:author="Rev 7 Allen Wirfs-Brock" w:date="2012-05-02T16:10:00Z"/>
        </w:trPr>
        <w:tc>
          <w:tcPr>
            <w:tcW w:w="1397" w:type="dxa"/>
          </w:tcPr>
          <w:p w14:paraId="367A94B7" w14:textId="77777777" w:rsidR="00CB215C" w:rsidRPr="00543DFB" w:rsidRDefault="00CB215C" w:rsidP="00640BCB">
            <w:pPr>
              <w:keepNext/>
              <w:spacing w:after="60"/>
              <w:rPr>
                <w:ins w:id="6247" w:author="Rev 7 Allen Wirfs-Brock" w:date="2012-05-02T16:10:00Z"/>
                <w:rFonts w:ascii="Times New Roman" w:hAnsi="Times New Roman"/>
              </w:rPr>
            </w:pPr>
            <w:ins w:id="6248" w:author="Rev 7 Allen Wirfs-Brock" w:date="2012-05-02T16:10:00Z">
              <w:r>
                <w:rPr>
                  <w:rFonts w:ascii="Times New Roman" w:hAnsi="Times New Roman"/>
                </w:rPr>
                <w:t>[[globalEnv]]</w:t>
              </w:r>
            </w:ins>
          </w:p>
        </w:tc>
        <w:tc>
          <w:tcPr>
            <w:tcW w:w="4098" w:type="dxa"/>
          </w:tcPr>
          <w:p w14:paraId="17A7F4F8" w14:textId="77777777" w:rsidR="00CB215C" w:rsidRPr="00E77497" w:rsidRDefault="00CB215C" w:rsidP="00640BCB">
            <w:pPr>
              <w:keepNext/>
              <w:spacing w:after="60"/>
              <w:rPr>
                <w:ins w:id="6249" w:author="Rev 7 Allen Wirfs-Brock" w:date="2012-05-02T16:10:00Z"/>
              </w:rPr>
            </w:pPr>
            <w:ins w:id="6250" w:author="Rev 7 Allen Wirfs-Brock" w:date="2012-05-02T16:10:00Z">
              <w:r>
                <w:t xml:space="preserve">A </w:t>
              </w:r>
            </w:ins>
            <w:ins w:id="6251" w:author="Rev 7 Allen Wirfs-Brock" w:date="2012-05-02T16:11:00Z">
              <w:r>
                <w:t>ECMAScript environment</w:t>
              </w:r>
            </w:ins>
          </w:p>
        </w:tc>
        <w:tc>
          <w:tcPr>
            <w:tcW w:w="4230" w:type="dxa"/>
          </w:tcPr>
          <w:p w14:paraId="216D8252" w14:textId="77777777" w:rsidR="00CB215C" w:rsidRDefault="00CB215C" w:rsidP="00640BCB">
            <w:pPr>
              <w:keepNext/>
              <w:spacing w:after="60"/>
              <w:rPr>
                <w:ins w:id="6252" w:author="Rev 7 Allen Wirfs-Brock" w:date="2012-05-02T16:10:00Z"/>
              </w:rPr>
            </w:pPr>
            <w:ins w:id="6253" w:author="Rev 7 Allen Wirfs-Brock" w:date="2012-05-02T16:11:00Z">
              <w:r>
                <w:t>The global environment for this Realm</w:t>
              </w:r>
            </w:ins>
          </w:p>
        </w:tc>
      </w:tr>
      <w:tr w:rsidR="00CB215C" w:rsidRPr="00E77497" w14:paraId="33D68A73" w14:textId="77777777" w:rsidTr="00CB215C">
        <w:trPr>
          <w:jc w:val="center"/>
          <w:ins w:id="6254" w:author="Rev 7 Allen Wirfs-Brock" w:date="2012-05-02T16:05:00Z"/>
        </w:trPr>
        <w:tc>
          <w:tcPr>
            <w:tcW w:w="1397" w:type="dxa"/>
          </w:tcPr>
          <w:p w14:paraId="4226356A" w14:textId="77777777" w:rsidR="00CB215C" w:rsidRPr="00E77497" w:rsidRDefault="00CB215C" w:rsidP="00CB215C">
            <w:pPr>
              <w:keepNext/>
              <w:spacing w:after="60"/>
              <w:rPr>
                <w:ins w:id="6255" w:author="Rev 7 Allen Wirfs-Brock" w:date="2012-05-02T16:05:00Z"/>
              </w:rPr>
            </w:pPr>
            <w:ins w:id="6256" w:author="Rev 7 Allen Wirfs-Brock" w:date="2012-05-02T16:05:00Z">
              <w:r w:rsidRPr="00543DFB">
                <w:rPr>
                  <w:rFonts w:ascii="Times New Roman" w:hAnsi="Times New Roman"/>
                </w:rPr>
                <w:t>[[</w:t>
              </w:r>
            </w:ins>
            <w:ins w:id="6257" w:author="Rev 7 Allen Wirfs-Brock" w:date="2012-05-02T16:11:00Z">
              <w:r>
                <w:rPr>
                  <w:rFonts w:ascii="Times New Roman" w:hAnsi="Times New Roman"/>
                </w:rPr>
                <w:t>loader</w:t>
              </w:r>
            </w:ins>
            <w:ins w:id="6258" w:author="Rev 7 Allen Wirfs-Brock" w:date="2012-05-02T16:05:00Z">
              <w:r w:rsidRPr="00543DFB">
                <w:rPr>
                  <w:rFonts w:ascii="Times New Roman" w:hAnsi="Times New Roman"/>
                </w:rPr>
                <w:t>]]</w:t>
              </w:r>
            </w:ins>
          </w:p>
        </w:tc>
        <w:tc>
          <w:tcPr>
            <w:tcW w:w="4098" w:type="dxa"/>
          </w:tcPr>
          <w:p w14:paraId="4EDBF57B" w14:textId="77777777" w:rsidR="00CB215C" w:rsidRPr="00E77497" w:rsidRDefault="00CB215C" w:rsidP="00640BCB">
            <w:pPr>
              <w:keepNext/>
              <w:spacing w:after="60"/>
              <w:rPr>
                <w:ins w:id="6259" w:author="Rev 7 Allen Wirfs-Brock" w:date="2012-05-02T16:05:00Z"/>
              </w:rPr>
            </w:pPr>
            <w:ins w:id="6260" w:author="Rev 7 Allen Wirfs-Brock" w:date="2012-05-02T16:05:00Z">
              <w:r w:rsidRPr="00E77497">
                <w:t xml:space="preserve">any ECMAScript identifier or </w:t>
              </w:r>
              <w:r w:rsidRPr="00E77497">
                <w:rPr>
                  <w:b/>
                </w:rPr>
                <w:t>empty</w:t>
              </w:r>
            </w:ins>
          </w:p>
        </w:tc>
        <w:tc>
          <w:tcPr>
            <w:tcW w:w="4230" w:type="dxa"/>
          </w:tcPr>
          <w:p w14:paraId="67654A0C" w14:textId="77777777" w:rsidR="00CB215C" w:rsidRPr="00E77497" w:rsidRDefault="00CB215C" w:rsidP="00640BCB">
            <w:pPr>
              <w:keepNext/>
              <w:spacing w:after="60"/>
              <w:rPr>
                <w:ins w:id="6261" w:author="Rev 7 Allen Wirfs-Brock" w:date="2012-05-02T16:05:00Z"/>
              </w:rPr>
            </w:pPr>
            <w:ins w:id="6262" w:author="Rev 7 Allen Wirfs-Brock" w:date="2012-05-02T16:12:00Z">
              <w:r>
                <w:t>The Loader object that can associate ECMAScript code with this Realm</w:t>
              </w:r>
            </w:ins>
          </w:p>
        </w:tc>
      </w:tr>
    </w:tbl>
    <w:p w14:paraId="488A1A52" w14:textId="77777777" w:rsidR="00F0412C" w:rsidRPr="00F0412C" w:rsidRDefault="00F0412C" w:rsidP="00CB215C">
      <w:pPr>
        <w:rPr>
          <w:ins w:id="6263" w:author="Rev 7 Allen Wirfs-Brock" w:date="2012-05-02T14:58:00Z"/>
        </w:rPr>
      </w:pPr>
    </w:p>
    <w:p w14:paraId="75208CA2" w14:textId="77777777" w:rsidR="004C02EF" w:rsidRPr="00E77497" w:rsidDel="00E41B65" w:rsidRDefault="004C02EF" w:rsidP="00C623F2">
      <w:pPr>
        <w:pStyle w:val="30"/>
        <w:numPr>
          <w:ilvl w:val="0"/>
          <w:numId w:val="0"/>
        </w:numPr>
        <w:rPr>
          <w:del w:id="6264" w:author="Rev 7 Allen Wirfs-Brock" w:date="2012-05-01T11:14:00Z"/>
        </w:rPr>
      </w:pPr>
      <w:del w:id="6265" w:author="Rev 7 Allen Wirfs-Brock" w:date="2012-05-01T11:14:00Z">
        <w:r w:rsidRPr="00E77497" w:rsidDel="00E41B65">
          <w:delText>10.2.3</w:delText>
        </w:r>
        <w:r w:rsidRPr="00E77497" w:rsidDel="00E41B65">
          <w:tab/>
          <w:delText>The Global Environment</w:delText>
        </w:r>
        <w:bookmarkEnd w:id="6142"/>
        <w:bookmarkEnd w:id="6143"/>
        <w:bookmarkEnd w:id="6144"/>
        <w:bookmarkEnd w:id="6145"/>
      </w:del>
    </w:p>
    <w:p w14:paraId="7CC022AD" w14:textId="77777777" w:rsidR="004C02EF" w:rsidRPr="00E77497" w:rsidDel="00E41B65" w:rsidRDefault="004C02EF" w:rsidP="004C02EF">
      <w:pPr>
        <w:rPr>
          <w:del w:id="6266" w:author="Rev 7 Allen Wirfs-Brock" w:date="2012-05-01T11:14:00Z"/>
        </w:rPr>
      </w:pPr>
      <w:del w:id="6267" w:author="Rev 7 Allen Wirfs-Brock" w:date="2012-05-01T11:14:00Z">
        <w:r w:rsidRPr="00E77497" w:rsidDel="00E41B65">
          <w:delText xml:space="preserve">The </w:delText>
        </w:r>
        <w:r w:rsidRPr="00E77497" w:rsidDel="00E41B65">
          <w:rPr>
            <w:i/>
          </w:rPr>
          <w:delText>global environment</w:delText>
        </w:r>
        <w:r w:rsidRPr="00E77497" w:rsidDel="00E41B65">
          <w:delText xml:space="preserve"> is a unique Lexical Environment which is created before any ECMAScript code is executed. The global environment’s Environment Record is an object environment record whose binding object is the global object (15.1). The global environment’s outer environment reference is </w:delText>
        </w:r>
        <w:r w:rsidRPr="00E77497" w:rsidDel="00E41B65">
          <w:rPr>
            <w:b/>
          </w:rPr>
          <w:delText>null</w:delText>
        </w:r>
        <w:r w:rsidRPr="00E77497" w:rsidDel="00E41B65">
          <w:delText>.</w:delText>
        </w:r>
      </w:del>
    </w:p>
    <w:p w14:paraId="71FF428D" w14:textId="77777777" w:rsidR="004C02EF" w:rsidRPr="00120381" w:rsidDel="00E41B65" w:rsidRDefault="004C02EF" w:rsidP="004C02EF">
      <w:pPr>
        <w:rPr>
          <w:del w:id="6268" w:author="Rev 7 Allen Wirfs-Brock" w:date="2012-05-01T11:14:00Z"/>
          <w:sz w:val="24"/>
          <w:szCs w:val="24"/>
        </w:rPr>
      </w:pPr>
      <w:del w:id="6269" w:author="Rev 7 Allen Wirfs-Brock" w:date="2012-05-01T11:14:00Z">
        <w:r w:rsidRPr="00E77497" w:rsidDel="00E41B65">
          <w:delText>As ECMAScript code is executed, additional properties may be added to the global object and the initial properties may be modified.</w:delText>
        </w:r>
        <w:r w:rsidRPr="00120381" w:rsidDel="00E41B65">
          <w:rPr>
            <w:sz w:val="24"/>
            <w:szCs w:val="24"/>
          </w:rPr>
          <w:delText xml:space="preserve"> </w:delText>
        </w:r>
      </w:del>
    </w:p>
    <w:p w14:paraId="68A9173A" w14:textId="77777777" w:rsidR="004C02EF" w:rsidRPr="003B4312" w:rsidRDefault="004C02EF" w:rsidP="00C623F2">
      <w:pPr>
        <w:pStyle w:val="20"/>
        <w:numPr>
          <w:ilvl w:val="0"/>
          <w:numId w:val="0"/>
        </w:numPr>
      </w:pPr>
      <w:bookmarkStart w:id="6270" w:name="_Toc235503379"/>
      <w:bookmarkStart w:id="6271" w:name="_Toc241509154"/>
      <w:bookmarkStart w:id="6272" w:name="_Toc244416641"/>
      <w:bookmarkStart w:id="6273" w:name="_Toc276631005"/>
      <w:bookmarkStart w:id="6274" w:name="_Toc336509487"/>
      <w:r w:rsidRPr="004D1BD1">
        <w:t>10.</w:t>
      </w:r>
      <w:del w:id="6275" w:author="Rev 7 Allen Wirfs-Brock" w:date="2012-05-02T14:58:00Z">
        <w:r w:rsidRPr="004D1BD1" w:rsidDel="002B1601">
          <w:delText>3</w:delText>
        </w:r>
      </w:del>
      <w:ins w:id="6276" w:author="Rev 7 Allen Wirfs-Brock" w:date="2012-05-02T14:58:00Z">
        <w:r w:rsidR="002B1601">
          <w:t>4</w:t>
        </w:r>
      </w:ins>
      <w:r w:rsidRPr="004D1BD1">
        <w:tab/>
      </w:r>
      <w:r w:rsidRPr="003B4312">
        <w:t>Execution Contexts</w:t>
      </w:r>
      <w:bookmarkEnd w:id="6270"/>
      <w:bookmarkEnd w:id="6271"/>
      <w:bookmarkEnd w:id="6272"/>
      <w:bookmarkEnd w:id="6273"/>
      <w:bookmarkEnd w:id="6274"/>
    </w:p>
    <w:p w14:paraId="39ECFD96" w14:textId="77777777" w:rsidR="00977527" w:rsidRPr="00E77497" w:rsidRDefault="000E1DAB" w:rsidP="004C02EF">
      <w:ins w:id="6277" w:author="Rev 10 Allen Wirfs-Brock" w:date="2012-09-07T13:37:00Z">
        <w:r w:rsidRPr="00E77497">
          <w:t xml:space="preserve">An </w:t>
        </w:r>
        <w:r w:rsidRPr="00AA7866">
          <w:rPr>
            <w:i/>
          </w:rPr>
          <w:t>execution context</w:t>
        </w:r>
        <w:r w:rsidRPr="00E77497">
          <w:t xml:space="preserve"> </w:t>
        </w:r>
        <w:r>
          <w:t xml:space="preserve">is an specification device that is used to track the runtime evaluation of code by an ECMAScript </w:t>
        </w:r>
      </w:ins>
      <w:ins w:id="6278" w:author="Rev 10 Allen Wirfs-Brock" w:date="2012-09-07T13:39:00Z">
        <w:r>
          <w:t>implementation</w:t>
        </w:r>
      </w:ins>
      <w:ins w:id="6279" w:author="Rev 10 Allen Wirfs-Brock" w:date="2012-09-07T13:37:00Z">
        <w:r>
          <w:t xml:space="preserve">. </w:t>
        </w:r>
      </w:ins>
      <w:ins w:id="6280" w:author="Rev 10 Allen Wirfs-Brock" w:date="2012-09-07T13:43:00Z">
        <w:r w:rsidR="002E60A3">
          <w:t>At any point in time, there is at most one</w:t>
        </w:r>
        <w:r w:rsidR="002E60A3" w:rsidRPr="009C202C">
          <w:t xml:space="preserve"> execution context </w:t>
        </w:r>
        <w:r w:rsidR="002E60A3">
          <w:t xml:space="preserve">that is actually executing code. This is known as </w:t>
        </w:r>
        <w:r w:rsidR="002E60A3" w:rsidRPr="009C202C">
          <w:t xml:space="preserve">the </w:t>
        </w:r>
        <w:r w:rsidR="002E60A3" w:rsidRPr="00E04E1E">
          <w:rPr>
            <w:i/>
          </w:rPr>
          <w:t>running</w:t>
        </w:r>
        <w:r w:rsidR="002E60A3" w:rsidRPr="009C202C">
          <w:t xml:space="preserve"> execution context.</w:t>
        </w:r>
        <w:r w:rsidR="002E60A3">
          <w:t xml:space="preserve"> </w:t>
        </w:r>
      </w:ins>
      <w:del w:id="6281" w:author="Rev 10 Allen Wirfs-Brock" w:date="2012-09-07T13:49:00Z">
        <w:r w:rsidR="004C02EF" w:rsidRPr="00E65A34" w:rsidDel="002E60A3">
          <w:delText xml:space="preserve">When </w:delText>
        </w:r>
        <w:r w:rsidR="004C02EF" w:rsidRPr="009C202C" w:rsidDel="002E60A3">
          <w:delText xml:space="preserve">control is transferred </w:delText>
        </w:r>
      </w:del>
      <w:del w:id="6282" w:author="Rev 10 Allen Wirfs-Brock" w:date="2012-09-07T13:39:00Z">
        <w:r w:rsidR="004C02EF" w:rsidRPr="009C202C" w:rsidDel="000E1DAB">
          <w:delText>to</w:delText>
        </w:r>
      </w:del>
      <w:ins w:id="6283" w:author="Rev 8 Allen Wirfs-Brock" w:date="2012-06-13T15:51:00Z">
        <w:del w:id="6284" w:author="Rev 10 Allen Wirfs-Brock" w:date="2012-09-07T13:39:00Z">
          <w:r w:rsidR="00CB5151" w:rsidDel="000E1DAB">
            <w:delText xml:space="preserve"> </w:delText>
          </w:r>
        </w:del>
      </w:ins>
      <w:del w:id="6285" w:author="Rev 10 Allen Wirfs-Brock" w:date="2012-09-07T13:49:00Z">
        <w:r w:rsidR="004C02EF" w:rsidRPr="009C202C" w:rsidDel="002E60A3">
          <w:delText xml:space="preserve"> </w:delText>
        </w:r>
      </w:del>
      <w:del w:id="6286" w:author="Rev 10 Allen Wirfs-Brock" w:date="2012-09-07T13:40:00Z">
        <w:r w:rsidR="004C02EF" w:rsidRPr="009C202C" w:rsidDel="000E1DAB">
          <w:delText>ECMAScript executable code</w:delText>
        </w:r>
      </w:del>
      <w:ins w:id="6287" w:author="Rev 8 Allen Wirfs-Brock" w:date="2012-06-13T15:51:00Z">
        <w:del w:id="6288" w:author="Rev 10 Allen Wirfs-Brock" w:date="2012-09-07T13:40:00Z">
          <w:r w:rsidR="00CB5151" w:rsidDel="000E1DAB">
            <w:delText>implementation</w:delText>
          </w:r>
        </w:del>
      </w:ins>
      <w:del w:id="6289" w:author="Rev 10 Allen Wirfs-Brock" w:date="2012-09-07T13:40:00Z">
        <w:r w:rsidR="004C02EF" w:rsidRPr="009C202C" w:rsidDel="000E1DAB">
          <w:delText xml:space="preserve">, </w:delText>
        </w:r>
      </w:del>
      <w:del w:id="6290" w:author="Rev 10 Allen Wirfs-Brock" w:date="2012-09-07T13:49:00Z">
        <w:r w:rsidR="004C02EF" w:rsidRPr="009C202C" w:rsidDel="002E60A3">
          <w:delText xml:space="preserve">control is entering an </w:delText>
        </w:r>
        <w:r w:rsidR="004C02EF" w:rsidRPr="009C202C" w:rsidDel="002E60A3">
          <w:rPr>
            <w:i/>
          </w:rPr>
          <w:delText>execution context</w:delText>
        </w:r>
        <w:r w:rsidR="004C02EF" w:rsidRPr="009C202C" w:rsidDel="002E60A3">
          <w:delText>.</w:delText>
        </w:r>
      </w:del>
      <w:ins w:id="6291" w:author="Rev 10 Allen Wirfs-Brock" w:date="2012-09-07T13:49:00Z">
        <w:r w:rsidR="002E60A3">
          <w:t>A stack is used to track execution contexts. The running execution context is always to top element of this stack.</w:t>
        </w:r>
      </w:ins>
      <w:r w:rsidR="004C02EF" w:rsidRPr="009C202C">
        <w:t xml:space="preserve"> </w:t>
      </w:r>
      <w:ins w:id="6292" w:author="Rev 8 Allen Wirfs-Brock" w:date="2012-06-13T16:09:00Z">
        <w:del w:id="6293" w:author="Rev 10 Allen Wirfs-Brock" w:date="2012-09-07T13:43:00Z">
          <w:r w:rsidR="00B33FB4" w:rsidDel="002E60A3">
            <w:delText>At any point in time, the</w:delText>
          </w:r>
        </w:del>
      </w:ins>
      <w:ins w:id="6294" w:author="Rev 8 Allen Wirfs-Brock" w:date="2012-06-13T16:10:00Z">
        <w:del w:id="6295" w:author="Rev 10 Allen Wirfs-Brock" w:date="2012-09-07T13:43:00Z">
          <w:r w:rsidR="008872E1" w:rsidDel="002E60A3">
            <w:delText>re is at most one</w:delText>
          </w:r>
        </w:del>
      </w:ins>
      <w:del w:id="6296" w:author="Rev 10 Allen Wirfs-Brock" w:date="2012-09-07T13:43:00Z">
        <w:r w:rsidR="004C02EF" w:rsidRPr="009C202C" w:rsidDel="002E60A3">
          <w:delText xml:space="preserve"> execution context on this logical stack</w:delText>
        </w:r>
      </w:del>
      <w:ins w:id="6297" w:author="Rev 8 Allen Wirfs-Brock" w:date="2012-06-13T16:11:00Z">
        <w:del w:id="6298" w:author="Rev 10 Allen Wirfs-Brock" w:date="2012-09-07T13:43:00Z">
          <w:r w:rsidR="008872E1" w:rsidDel="002E60A3">
            <w:delText xml:space="preserve">that is actually executing code. This is known as </w:delText>
          </w:r>
        </w:del>
      </w:ins>
      <w:del w:id="6299" w:author="Rev 10 Allen Wirfs-Brock" w:date="2012-09-07T13:43:00Z">
        <w:r w:rsidR="004C02EF" w:rsidRPr="009C202C" w:rsidDel="002E60A3">
          <w:delText xml:space="preserve"> is the </w:delText>
        </w:r>
        <w:r w:rsidR="004C02EF" w:rsidRPr="00AA7866" w:rsidDel="002E60A3">
          <w:rPr>
            <w:i/>
          </w:rPr>
          <w:delText>running</w:delText>
        </w:r>
        <w:r w:rsidR="004C02EF" w:rsidRPr="009C202C" w:rsidDel="002E60A3">
          <w:delText xml:space="preserve"> execution context.</w:delText>
        </w:r>
        <w:bookmarkStart w:id="6300" w:name="_Toc381513660"/>
        <w:bookmarkStart w:id="6301" w:name="_Toc382202803"/>
        <w:bookmarkStart w:id="6302" w:name="_Toc382203023"/>
        <w:bookmarkStart w:id="6303" w:name="_Toc382212182"/>
        <w:bookmarkStart w:id="6304" w:name="_Toc382212421"/>
        <w:bookmarkStart w:id="6305" w:name="_Toc382291527"/>
        <w:bookmarkStart w:id="6306" w:name="_Toc385672167"/>
        <w:bookmarkStart w:id="6307" w:name="_Toc393690262"/>
        <w:r w:rsidR="004C02EF" w:rsidRPr="009C202C" w:rsidDel="002E60A3">
          <w:delText xml:space="preserve"> </w:delText>
        </w:r>
      </w:del>
      <w:r w:rsidR="004C02EF" w:rsidRPr="009C202C">
        <w:t>A new execution context is c</w:t>
      </w:r>
      <w:r w:rsidR="004C02EF" w:rsidRPr="00675B74">
        <w:t>reated whenever control is transferred from the executable code associated with the currently running execution context to executable code that is not associated with that execution context. The newly created execution context is pushed onto the stack</w:t>
      </w:r>
      <w:ins w:id="6308" w:author="Rev 9 Allen Wirfs-Brock" w:date="2012-07-08T14:38:00Z">
        <w:del w:id="6309" w:author="Rev 10 Allen Wirfs-Brock" w:date="2012-09-07T13:50:00Z">
          <w:r w:rsidR="00491BC9" w:rsidDel="002E60A3">
            <w:delText>t</w:delText>
          </w:r>
        </w:del>
      </w:ins>
      <w:ins w:id="6310" w:author="Rev 10 Allen Wirfs-Brock" w:date="2012-09-07T13:50:00Z">
        <w:r w:rsidR="002E60A3">
          <w:t xml:space="preserve"> and</w:t>
        </w:r>
      </w:ins>
      <w:r w:rsidR="004C02EF" w:rsidRPr="00675B74">
        <w:t xml:space="preserve"> </w:t>
      </w:r>
      <w:del w:id="6311" w:author="Rev 8 Allen Wirfs-Brock" w:date="2012-06-13T16:14:00Z">
        <w:r w:rsidR="004C02EF" w:rsidRPr="00675B74" w:rsidDel="008872E1">
          <w:delText xml:space="preserve">and </w:delText>
        </w:r>
      </w:del>
      <w:r w:rsidR="004C02EF" w:rsidRPr="00E77497">
        <w:t>becomes the running execution context.</w:t>
      </w:r>
    </w:p>
    <w:p w14:paraId="53C94473" w14:textId="77777777" w:rsidR="004C02EF" w:rsidRPr="00E77497" w:rsidRDefault="004C02EF" w:rsidP="004C02EF">
      <w:r w:rsidRPr="00E77497">
        <w:t xml:space="preserve">An execution context contains whatever </w:t>
      </w:r>
      <w:ins w:id="6312" w:author="Rev 7 Allen Wirfs-Brock" w:date="2012-05-02T10:06:00Z">
        <w:r w:rsidR="009B3DD4">
          <w:t xml:space="preserve">implementation specific </w:t>
        </w:r>
      </w:ins>
      <w:r w:rsidRPr="00E77497">
        <w:t xml:space="preserve">state is necessary to track the execution progress of its associated code. </w:t>
      </w:r>
      <w:del w:id="6313" w:author="Rev 8 Allen Wirfs-Brock" w:date="2012-06-13T09:34:00Z">
        <w:r w:rsidRPr="00E77497" w:rsidDel="00EB0AF3">
          <w:delText>In addition, e</w:delText>
        </w:r>
      </w:del>
      <w:ins w:id="6314" w:author="Rev 8 Allen Wirfs-Brock" w:date="2012-06-13T09:34:00Z">
        <w:r w:rsidR="00EB0AF3">
          <w:t>E</w:t>
        </w:r>
      </w:ins>
      <w:r w:rsidRPr="00E77497">
        <w:t xml:space="preserve">ach execution context has the state components listed in </w:t>
      </w:r>
      <w:ins w:id="6315" w:author="Rev 8 Allen Wirfs-Brock" w:date="2012-06-13T12:51:00Z">
        <w:r w:rsidR="00676727">
          <w:fldChar w:fldCharType="begin"/>
        </w:r>
        <w:r w:rsidR="00676727">
          <w:instrText xml:space="preserve"> REF _Ref327352961 \h </w:instrText>
        </w:r>
      </w:ins>
      <w:r w:rsidR="00676727">
        <w:fldChar w:fldCharType="separate"/>
      </w:r>
      <w:ins w:id="6316" w:author="Rev 8 Allen Wirfs-Brock" w:date="2012-06-15T19:42:00Z">
        <w:r w:rsidR="00606E07">
          <w:t xml:space="preserve">Table </w:t>
        </w:r>
        <w:r w:rsidR="00606E07">
          <w:rPr>
            <w:noProof/>
          </w:rPr>
          <w:t>23</w:t>
        </w:r>
      </w:ins>
      <w:ins w:id="6317" w:author="Rev 8 Allen Wirfs-Brock" w:date="2012-06-13T12:51:00Z">
        <w:r w:rsidR="00676727">
          <w:fldChar w:fldCharType="end"/>
        </w:r>
      </w:ins>
      <w:r w:rsidRPr="00E77497">
        <w:t xml:space="preserve"> .</w:t>
      </w:r>
    </w:p>
    <w:p w14:paraId="6B53CB43" w14:textId="77777777" w:rsidR="004C02EF" w:rsidRPr="00E77497" w:rsidRDefault="00386630" w:rsidP="00AA1FF6">
      <w:pPr>
        <w:pStyle w:val="Tabletitle"/>
      </w:pPr>
      <w:bookmarkStart w:id="6318" w:name="_Ref327352961"/>
      <w:ins w:id="6319" w:author="Rev 8 Allen Wirfs-Brock" w:date="2012-06-13T12:11:00Z">
        <w:r>
          <w:t xml:space="preserve">Table </w:t>
        </w:r>
        <w:r>
          <w:fldChar w:fldCharType="begin"/>
        </w:r>
        <w:r>
          <w:instrText xml:space="preserve"> SEQ Table \* ARABIC </w:instrText>
        </w:r>
      </w:ins>
      <w:r>
        <w:fldChar w:fldCharType="separate"/>
      </w:r>
      <w:ins w:id="6320" w:author="Rev 10 Allen Wirfs-Brock" w:date="2012-09-24T14:04:00Z">
        <w:r w:rsidR="002166A8">
          <w:rPr>
            <w:noProof/>
          </w:rPr>
          <w:t>23</w:t>
        </w:r>
      </w:ins>
      <w:ins w:id="6321" w:author="Rev 8 Allen Wirfs-Brock" w:date="2012-06-13T12:11:00Z">
        <w:r>
          <w:fldChar w:fldCharType="end"/>
        </w:r>
      </w:ins>
      <w:bookmarkEnd w:id="6318"/>
      <w:ins w:id="6322" w:author="Allen Wirfs-Brock" w:date="2011-07-02T13:30:00Z">
        <w:r w:rsidR="008962D8" w:rsidRPr="00AA1FF6">
          <w:t xml:space="preserve"> </w:t>
        </w:r>
      </w:ins>
      <w:r w:rsidR="004C02EF" w:rsidRPr="00AA1FF6">
        <w:t>—</w:t>
      </w:r>
      <w:del w:id="6323" w:author="Rev 8 Allen Wirfs-Brock" w:date="2012-06-13T09:37:00Z">
        <w:r w:rsidR="004C02EF" w:rsidRPr="00AA1FF6" w:rsidDel="00EB0AF3">
          <w:delText xml:space="preserve">Execution Context </w:delText>
        </w:r>
      </w:del>
      <w:r w:rsidR="004C02EF" w:rsidRPr="00AA1FF6">
        <w:t>State Components</w:t>
      </w:r>
      <w:ins w:id="6324" w:author="Rev 8 Allen Wirfs-Brock" w:date="2012-06-13T09:37:00Z">
        <w:r w:rsidR="00EB0AF3" w:rsidRPr="00AA1FF6">
          <w:t xml:space="preserve"> for All Execution Contexts</w:t>
        </w:r>
      </w:ins>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Change w:id="6325" w:author="Rev 6 Allen Wirfs-Brock" w:date="2012-02-23T16:42:00Z">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PrChange>
      </w:tblPr>
      <w:tblGrid>
        <w:gridCol w:w="2290"/>
        <w:gridCol w:w="6566"/>
        <w:tblGridChange w:id="6326">
          <w:tblGrid>
            <w:gridCol w:w="720"/>
            <w:gridCol w:w="1570"/>
            <w:gridCol w:w="720"/>
            <w:gridCol w:w="5846"/>
            <w:gridCol w:w="720"/>
          </w:tblGrid>
        </w:tblGridChange>
      </w:tblGrid>
      <w:tr w:rsidR="004C02EF" w:rsidRPr="004D1BD1" w14:paraId="421C8026" w14:textId="77777777" w:rsidTr="00550FEB">
        <w:trPr>
          <w:trHeight w:val="356"/>
          <w:jc w:val="center"/>
          <w:trPrChange w:id="6327" w:author="Rev 6 Allen Wirfs-Brock" w:date="2012-02-23T16:42:00Z">
            <w:trPr>
              <w:gridAfter w:val="0"/>
              <w:trHeight w:val="356"/>
              <w:jc w:val="center"/>
            </w:trPr>
          </w:trPrChange>
        </w:trPr>
        <w:tc>
          <w:tcPr>
            <w:tcW w:w="2290" w:type="dxa"/>
            <w:tcBorders>
              <w:top w:val="single" w:sz="12" w:space="0" w:color="000000"/>
              <w:left w:val="single" w:sz="6" w:space="0" w:color="000000"/>
              <w:bottom w:val="single" w:sz="6" w:space="0" w:color="000000"/>
              <w:right w:val="nil"/>
            </w:tcBorders>
            <w:shd w:val="solid" w:color="C0C0C0" w:fill="FFFFFF"/>
            <w:hideMark/>
            <w:tcPrChange w:id="6328" w:author="Rev 6 Allen Wirfs-Brock" w:date="2012-02-23T16:42:00Z">
              <w:tcPr>
                <w:tcW w:w="2290" w:type="dxa"/>
                <w:gridSpan w:val="2"/>
                <w:tcBorders>
                  <w:top w:val="single" w:sz="12" w:space="0" w:color="000000"/>
                  <w:left w:val="single" w:sz="6" w:space="0" w:color="000000"/>
                  <w:bottom w:val="single" w:sz="6" w:space="0" w:color="000000"/>
                  <w:right w:val="nil"/>
                </w:tcBorders>
                <w:shd w:val="solid" w:color="C0C0C0" w:fill="FFFFFF"/>
                <w:hideMark/>
              </w:tcPr>
            </w:tcPrChange>
          </w:tcPr>
          <w:p w14:paraId="08A9C13B"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Change w:id="6329" w:author="Rev 6 Allen Wirfs-Brock" w:date="2012-02-23T16:42:00Z">
              <w:tcPr>
                <w:tcW w:w="6566" w:type="dxa"/>
                <w:gridSpan w:val="2"/>
                <w:tcBorders>
                  <w:top w:val="single" w:sz="12" w:space="0" w:color="000000"/>
                  <w:left w:val="nil"/>
                  <w:bottom w:val="single" w:sz="6" w:space="0" w:color="000000"/>
                  <w:right w:val="single" w:sz="6" w:space="0" w:color="000000"/>
                </w:tcBorders>
                <w:shd w:val="solid" w:color="C0C0C0" w:fill="FFFFFF"/>
                <w:hideMark/>
              </w:tcPr>
            </w:tcPrChange>
          </w:tcPr>
          <w:p w14:paraId="73669985" w14:textId="77777777"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Purpose</w:t>
            </w:r>
          </w:p>
        </w:tc>
      </w:tr>
      <w:tr w:rsidR="009B3DD4" w:rsidRPr="009B3DD4" w14:paraId="523D6FDB" w14:textId="77777777" w:rsidTr="00550FEB">
        <w:trPr>
          <w:jc w:val="center"/>
          <w:ins w:id="6330" w:author="Rev 7 Allen Wirfs-Brock" w:date="2012-05-02T10:07:00Z"/>
        </w:trPr>
        <w:tc>
          <w:tcPr>
            <w:tcW w:w="2290" w:type="dxa"/>
            <w:tcBorders>
              <w:top w:val="nil"/>
              <w:left w:val="single" w:sz="6" w:space="0" w:color="auto"/>
              <w:bottom w:val="single" w:sz="6" w:space="0" w:color="auto"/>
              <w:right w:val="single" w:sz="6" w:space="0" w:color="auto"/>
            </w:tcBorders>
          </w:tcPr>
          <w:p w14:paraId="5A6CFCF5" w14:textId="77777777" w:rsidR="009B3DD4" w:rsidRPr="004D1BD1" w:rsidRDefault="009B3DD4" w:rsidP="003A4B22">
            <w:pPr>
              <w:keepNext/>
              <w:spacing w:after="60"/>
              <w:rPr>
                <w:ins w:id="6331" w:author="Rev 7 Allen Wirfs-Brock" w:date="2012-05-02T10:07:00Z"/>
              </w:rPr>
            </w:pPr>
            <w:ins w:id="6332" w:author="Rev 7 Allen Wirfs-Brock" w:date="2012-05-02T10:17:00Z">
              <w:r>
                <w:t>c</w:t>
              </w:r>
            </w:ins>
            <w:ins w:id="6333" w:author="Rev 7 Allen Wirfs-Brock" w:date="2012-05-02T10:08:00Z">
              <w:r>
                <w:t>ode evaluation state</w:t>
              </w:r>
            </w:ins>
          </w:p>
        </w:tc>
        <w:tc>
          <w:tcPr>
            <w:tcW w:w="6566" w:type="dxa"/>
            <w:tcBorders>
              <w:top w:val="nil"/>
              <w:left w:val="single" w:sz="6" w:space="0" w:color="auto"/>
              <w:bottom w:val="single" w:sz="6" w:space="0" w:color="auto"/>
              <w:right w:val="single" w:sz="6" w:space="0" w:color="auto"/>
            </w:tcBorders>
          </w:tcPr>
          <w:p w14:paraId="223123F7" w14:textId="77777777" w:rsidR="009B3DD4" w:rsidRPr="00E65A34" w:rsidRDefault="009B3DD4" w:rsidP="008872E1">
            <w:pPr>
              <w:keepNext/>
              <w:spacing w:after="60"/>
              <w:rPr>
                <w:ins w:id="6334" w:author="Rev 7 Allen Wirfs-Brock" w:date="2012-05-02T10:07:00Z"/>
              </w:rPr>
            </w:pPr>
            <w:ins w:id="6335" w:author="Rev 7 Allen Wirfs-Brock" w:date="2012-05-02T10:09:00Z">
              <w:r>
                <w:t xml:space="preserve">Any state needed to </w:t>
              </w:r>
            </w:ins>
            <w:ins w:id="6336" w:author="Rev 8 Allen Wirfs-Brock" w:date="2012-06-13T16:17:00Z">
              <w:r w:rsidR="008872E1">
                <w:t xml:space="preserve">perform, </w:t>
              </w:r>
            </w:ins>
            <w:ins w:id="6337" w:author="Rev 7 Allen Wirfs-Brock" w:date="2012-05-02T10:09:00Z">
              <w:r>
                <w:t>suspend</w:t>
              </w:r>
            </w:ins>
            <w:ins w:id="6338" w:author="Rev 8 Allen Wirfs-Brock" w:date="2012-06-13T16:17:00Z">
              <w:r w:rsidR="008872E1">
                <w:t>,</w:t>
              </w:r>
            </w:ins>
            <w:ins w:id="6339" w:author="Rev 7 Allen Wirfs-Brock" w:date="2012-05-02T10:09:00Z">
              <w:r>
                <w:t xml:space="preserve"> and resume evaluation of the </w:t>
              </w:r>
              <w:del w:id="6340" w:author="Rev 8 Allen Wirfs-Brock" w:date="2012-06-13T16:17:00Z">
                <w:r w:rsidDel="008872E1">
                  <w:delText xml:space="preserve">ECMASript </w:delText>
                </w:r>
              </w:del>
              <w:r>
                <w:t xml:space="preserve">code associated </w:t>
              </w:r>
            </w:ins>
            <w:ins w:id="6341" w:author="Rev 7 Allen Wirfs-Brock" w:date="2012-05-02T10:10:00Z">
              <w:r>
                <w:t>with</w:t>
              </w:r>
            </w:ins>
            <w:ins w:id="6342" w:author="Rev 7 Allen Wirfs-Brock" w:date="2012-05-02T10:09:00Z">
              <w:r>
                <w:t xml:space="preserve"> this execution context.</w:t>
              </w:r>
            </w:ins>
            <w:ins w:id="6343" w:author="Rev 7 Allen Wirfs-Brock" w:date="2012-05-02T10:08:00Z">
              <w:r>
                <w:t xml:space="preserve"> </w:t>
              </w:r>
            </w:ins>
          </w:p>
        </w:tc>
      </w:tr>
      <w:tr w:rsidR="00B37DF5" w:rsidRPr="00B37DF5" w:rsidDel="000E1DAB" w14:paraId="09B7AF1A" w14:textId="77777777" w:rsidTr="00550FEB">
        <w:trPr>
          <w:jc w:val="center"/>
          <w:ins w:id="6344" w:author="Rev 7 Allen Wirfs-Brock" w:date="2012-05-02T10:37:00Z"/>
          <w:del w:id="6345" w:author="Rev 10 Allen Wirfs-Brock" w:date="2012-09-07T13:32:00Z"/>
        </w:trPr>
        <w:tc>
          <w:tcPr>
            <w:tcW w:w="2290" w:type="dxa"/>
            <w:tcBorders>
              <w:top w:val="nil"/>
              <w:left w:val="single" w:sz="6" w:space="0" w:color="auto"/>
              <w:bottom w:val="single" w:sz="6" w:space="0" w:color="auto"/>
              <w:right w:val="single" w:sz="6" w:space="0" w:color="auto"/>
            </w:tcBorders>
          </w:tcPr>
          <w:p w14:paraId="19F8F615" w14:textId="77777777" w:rsidR="00B37DF5" w:rsidRPr="004D1BD1" w:rsidDel="000E1DAB" w:rsidRDefault="00B37DF5" w:rsidP="003A4B22">
            <w:pPr>
              <w:keepNext/>
              <w:spacing w:after="60"/>
              <w:rPr>
                <w:ins w:id="6346" w:author="Rev 7 Allen Wirfs-Brock" w:date="2012-05-02T10:37:00Z"/>
                <w:del w:id="6347" w:author="Rev 10 Allen Wirfs-Brock" w:date="2012-09-07T13:32:00Z"/>
              </w:rPr>
            </w:pPr>
            <w:ins w:id="6348" w:author="Rev 7 Allen Wirfs-Brock" w:date="2012-05-02T10:37:00Z">
              <w:del w:id="6349" w:author="Rev 10 Allen Wirfs-Brock" w:date="2012-09-07T13:32:00Z">
                <w:r w:rsidDel="000E1DAB">
                  <w:delText>PreviousContext</w:delText>
                </w:r>
              </w:del>
            </w:ins>
          </w:p>
        </w:tc>
        <w:tc>
          <w:tcPr>
            <w:tcW w:w="6566" w:type="dxa"/>
            <w:tcBorders>
              <w:top w:val="nil"/>
              <w:left w:val="single" w:sz="6" w:space="0" w:color="auto"/>
              <w:bottom w:val="single" w:sz="6" w:space="0" w:color="auto"/>
              <w:right w:val="single" w:sz="6" w:space="0" w:color="auto"/>
            </w:tcBorders>
          </w:tcPr>
          <w:p w14:paraId="7F054F14" w14:textId="77777777" w:rsidR="00B37DF5" w:rsidRPr="00E65A34" w:rsidDel="000E1DAB" w:rsidRDefault="00B37DF5" w:rsidP="008872E1">
            <w:pPr>
              <w:keepNext/>
              <w:spacing w:after="60"/>
              <w:rPr>
                <w:ins w:id="6350" w:author="Rev 7 Allen Wirfs-Brock" w:date="2012-05-02T10:37:00Z"/>
                <w:del w:id="6351" w:author="Rev 10 Allen Wirfs-Brock" w:date="2012-09-07T13:32:00Z"/>
              </w:rPr>
            </w:pPr>
            <w:ins w:id="6352" w:author="Rev 7 Allen Wirfs-Brock" w:date="2012-05-02T10:37:00Z">
              <w:del w:id="6353" w:author="Rev 10 Allen Wirfs-Brock" w:date="2012-09-07T13:32:00Z">
                <w:r w:rsidDel="000E1DAB">
                  <w:delText xml:space="preserve">The execution context that </w:delText>
                </w:r>
              </w:del>
            </w:ins>
            <w:ins w:id="6354" w:author="Rev 7 Allen Wirfs-Brock" w:date="2012-05-02T10:38:00Z">
              <w:del w:id="6355" w:author="Rev 10 Allen Wirfs-Brock" w:date="2012-09-07T13:32:00Z">
                <w:r w:rsidDel="000E1DAB">
                  <w:delText>was active</w:delText>
                </w:r>
              </w:del>
            </w:ins>
            <w:ins w:id="6356" w:author="Rev 8 Allen Wirfs-Brock" w:date="2012-06-13T16:15:00Z">
              <w:del w:id="6357" w:author="Rev 10 Allen Wirfs-Brock" w:date="2012-09-07T13:32:00Z">
                <w:r w:rsidR="008872E1" w:rsidDel="000E1DAB">
                  <w:delText>running</w:delText>
                </w:r>
              </w:del>
            </w:ins>
            <w:ins w:id="6358" w:author="Rev 7 Allen Wirfs-Brock" w:date="2012-05-02T10:38:00Z">
              <w:del w:id="6359" w:author="Rev 10 Allen Wirfs-Brock" w:date="2012-09-07T13:32:00Z">
                <w:r w:rsidDel="000E1DAB">
                  <w:delText xml:space="preserve"> when this execution context was created.  </w:delText>
                </w:r>
              </w:del>
            </w:ins>
            <w:ins w:id="6360" w:author="Rev 7 Allen Wirfs-Brock" w:date="2012-05-02T11:28:00Z">
              <w:del w:id="6361" w:author="Rev 10 Allen Wirfs-Brock" w:date="2012-09-07T13:32:00Z">
                <w:r w:rsidR="00852E6B" w:rsidDel="000E1DAB">
                  <w:delText>The value Empty</w:delText>
                </w:r>
              </w:del>
            </w:ins>
            <w:ins w:id="6362" w:author="Rev 7 Allen Wirfs-Brock" w:date="2012-05-02T10:39:00Z">
              <w:del w:id="6363" w:author="Rev 10 Allen Wirfs-Brock" w:date="2012-09-07T13:32:00Z">
                <w:r w:rsidDel="000E1DAB">
                  <w:delText xml:space="preserve"> indicates that there is no such context.</w:delText>
                </w:r>
              </w:del>
            </w:ins>
          </w:p>
        </w:tc>
      </w:tr>
      <w:tr w:rsidR="00B37DF5" w:rsidRPr="00B37DF5" w14:paraId="0B3C329B" w14:textId="77777777" w:rsidTr="00550FEB">
        <w:trPr>
          <w:jc w:val="center"/>
          <w:ins w:id="6364" w:author="Rev 7 Allen Wirfs-Brock" w:date="2012-05-02T10:40:00Z"/>
        </w:trPr>
        <w:tc>
          <w:tcPr>
            <w:tcW w:w="2290" w:type="dxa"/>
            <w:tcBorders>
              <w:top w:val="nil"/>
              <w:left w:val="single" w:sz="6" w:space="0" w:color="auto"/>
              <w:bottom w:val="single" w:sz="6" w:space="0" w:color="auto"/>
              <w:right w:val="single" w:sz="6" w:space="0" w:color="auto"/>
            </w:tcBorders>
          </w:tcPr>
          <w:p w14:paraId="66C51D3C" w14:textId="77777777" w:rsidR="00B37DF5" w:rsidRPr="004D1BD1" w:rsidRDefault="000D5AB9" w:rsidP="003A4B22">
            <w:pPr>
              <w:keepNext/>
              <w:spacing w:after="60"/>
              <w:rPr>
                <w:ins w:id="6365" w:author="Rev 7 Allen Wirfs-Brock" w:date="2012-05-02T10:40:00Z"/>
              </w:rPr>
            </w:pPr>
            <w:ins w:id="6366" w:author="Rev 7 Allen Wirfs-Brock" w:date="2012-05-02T10:40:00Z">
              <w:r>
                <w:t>Realm</w:t>
              </w:r>
            </w:ins>
          </w:p>
        </w:tc>
        <w:tc>
          <w:tcPr>
            <w:tcW w:w="6566" w:type="dxa"/>
            <w:tcBorders>
              <w:top w:val="nil"/>
              <w:left w:val="single" w:sz="6" w:space="0" w:color="auto"/>
              <w:bottom w:val="single" w:sz="6" w:space="0" w:color="auto"/>
              <w:right w:val="single" w:sz="6" w:space="0" w:color="auto"/>
            </w:tcBorders>
          </w:tcPr>
          <w:p w14:paraId="32FF67C1" w14:textId="77777777" w:rsidR="00B37DF5" w:rsidRPr="00E65A34" w:rsidRDefault="000D5AB9" w:rsidP="00B529C4">
            <w:pPr>
              <w:keepNext/>
              <w:spacing w:after="60"/>
              <w:rPr>
                <w:ins w:id="6367" w:author="Rev 7 Allen Wirfs-Brock" w:date="2012-05-02T10:40:00Z"/>
              </w:rPr>
            </w:pPr>
            <w:ins w:id="6368" w:author="Rev 7 Allen Wirfs-Brock" w:date="2012-05-02T10:40:00Z">
              <w:r>
                <w:t>The Realm</w:t>
              </w:r>
            </w:ins>
            <w:ins w:id="6369" w:author="Rev 7 Allen Wirfs-Brock" w:date="2012-05-02T10:41:00Z">
              <w:r>
                <w:t xml:space="preserve"> </w:t>
              </w:r>
              <w:del w:id="6370" w:author="Rev 8 Allen Wirfs-Brock" w:date="2012-06-13T11:42:00Z">
                <w:r w:rsidDel="00B529C4">
                  <w:delText>within which the associated</w:delText>
                </w:r>
              </w:del>
            </w:ins>
            <w:ins w:id="6371" w:author="Rev 8 Allen Wirfs-Brock" w:date="2012-06-13T11:42:00Z">
              <w:r w:rsidR="00B529C4">
                <w:t>from which</w:t>
              </w:r>
            </w:ins>
            <w:ins w:id="6372" w:author="Rev 8 Allen Wirfs-Brock" w:date="2012-06-13T11:43:00Z">
              <w:r w:rsidR="00B529C4">
                <w:t xml:space="preserve"> associated code accesses</w:t>
              </w:r>
            </w:ins>
            <w:ins w:id="6373" w:author="Rev 7 Allen Wirfs-Brock" w:date="2012-05-02T10:41:00Z">
              <w:r>
                <w:t xml:space="preserve"> ECMAScript </w:t>
              </w:r>
              <w:del w:id="6374" w:author="Rev 8 Allen Wirfs-Brock" w:date="2012-06-13T11:42:00Z">
                <w:r w:rsidDel="00B529C4">
                  <w:delText>code is evaluated</w:delText>
                </w:r>
              </w:del>
            </w:ins>
            <w:ins w:id="6375" w:author="Rev 8 Allen Wirfs-Brock" w:date="2012-06-13T11:42:00Z">
              <w:r w:rsidR="00B529C4">
                <w:t>resources</w:t>
              </w:r>
            </w:ins>
            <w:ins w:id="6376" w:author="Rev 8 Allen Wirfs-Brock" w:date="2012-06-13T11:43:00Z">
              <w:r w:rsidR="00B529C4">
                <w:t>.</w:t>
              </w:r>
            </w:ins>
          </w:p>
        </w:tc>
      </w:tr>
      <w:tr w:rsidR="004C02EF" w:rsidRPr="004D1BD1" w:rsidDel="00EB0AF3" w14:paraId="2643B4D4" w14:textId="77777777" w:rsidTr="00550FEB">
        <w:trPr>
          <w:jc w:val="center"/>
          <w:del w:id="6377" w:author="Rev 8 Allen Wirfs-Brock" w:date="2012-06-13T09:36:00Z"/>
          <w:trPrChange w:id="6378" w:author="Rev 6 Allen Wirfs-Brock" w:date="2012-02-23T16:42:00Z">
            <w:trPr>
              <w:gridAfter w:val="0"/>
              <w:jc w:val="center"/>
            </w:trPr>
          </w:trPrChange>
        </w:trPr>
        <w:tc>
          <w:tcPr>
            <w:tcW w:w="2290" w:type="dxa"/>
            <w:tcBorders>
              <w:top w:val="nil"/>
              <w:left w:val="single" w:sz="6" w:space="0" w:color="auto"/>
              <w:bottom w:val="single" w:sz="6" w:space="0" w:color="auto"/>
              <w:right w:val="single" w:sz="6" w:space="0" w:color="auto"/>
            </w:tcBorders>
            <w:hideMark/>
            <w:tcPrChange w:id="6379" w:author="Rev 6 Allen Wirfs-Brock" w:date="2012-02-23T16:42:00Z">
              <w:tcPr>
                <w:tcW w:w="2290" w:type="dxa"/>
                <w:gridSpan w:val="2"/>
                <w:tcBorders>
                  <w:top w:val="nil"/>
                  <w:left w:val="single" w:sz="6" w:space="0" w:color="auto"/>
                  <w:bottom w:val="single" w:sz="6" w:space="0" w:color="auto"/>
                  <w:right w:val="single" w:sz="6" w:space="0" w:color="auto"/>
                </w:tcBorders>
                <w:hideMark/>
              </w:tcPr>
            </w:tcPrChange>
          </w:tcPr>
          <w:p w14:paraId="1F6E0F78" w14:textId="77777777" w:rsidR="004C02EF" w:rsidRPr="003B4312" w:rsidDel="00EB0AF3" w:rsidRDefault="004C02EF" w:rsidP="003A4B22">
            <w:pPr>
              <w:keepNext/>
              <w:spacing w:after="60"/>
              <w:rPr>
                <w:del w:id="6380" w:author="Rev 8 Allen Wirfs-Brock" w:date="2012-06-13T09:36:00Z"/>
              </w:rPr>
            </w:pPr>
            <w:del w:id="6381" w:author="Rev 8 Allen Wirfs-Brock" w:date="2012-06-13T09:36:00Z">
              <w:r w:rsidRPr="004D1BD1" w:rsidDel="00EB0AF3">
                <w:delText>LexicalEnvironment</w:delText>
              </w:r>
            </w:del>
          </w:p>
        </w:tc>
        <w:tc>
          <w:tcPr>
            <w:tcW w:w="6566" w:type="dxa"/>
            <w:tcBorders>
              <w:top w:val="nil"/>
              <w:left w:val="single" w:sz="6" w:space="0" w:color="auto"/>
              <w:bottom w:val="single" w:sz="6" w:space="0" w:color="auto"/>
              <w:right w:val="single" w:sz="6" w:space="0" w:color="auto"/>
            </w:tcBorders>
            <w:hideMark/>
            <w:tcPrChange w:id="6382" w:author="Rev 6 Allen Wirfs-Brock" w:date="2012-02-23T16:42:00Z">
              <w:tcPr>
                <w:tcW w:w="6566" w:type="dxa"/>
                <w:gridSpan w:val="2"/>
                <w:tcBorders>
                  <w:top w:val="nil"/>
                  <w:left w:val="single" w:sz="6" w:space="0" w:color="auto"/>
                  <w:bottom w:val="single" w:sz="6" w:space="0" w:color="auto"/>
                  <w:right w:val="single" w:sz="6" w:space="0" w:color="auto"/>
                </w:tcBorders>
                <w:hideMark/>
              </w:tcPr>
            </w:tcPrChange>
          </w:tcPr>
          <w:p w14:paraId="5C543A0C" w14:textId="77777777" w:rsidR="004C02EF" w:rsidRPr="00E65A34" w:rsidDel="00EB0AF3" w:rsidRDefault="004C02EF" w:rsidP="003A4B22">
            <w:pPr>
              <w:keepNext/>
              <w:spacing w:after="60"/>
              <w:rPr>
                <w:del w:id="6383" w:author="Rev 8 Allen Wirfs-Brock" w:date="2012-06-13T09:36:00Z"/>
              </w:rPr>
            </w:pPr>
            <w:del w:id="6384" w:author="Rev 8 Allen Wirfs-Brock" w:date="2012-06-13T09:36:00Z">
              <w:r w:rsidRPr="00E65A34" w:rsidDel="00EB0AF3">
                <w:delText>Identifies the Lexical Environment used to resolve identifier references made by code within this execution context.</w:delText>
              </w:r>
            </w:del>
          </w:p>
        </w:tc>
      </w:tr>
      <w:tr w:rsidR="004C02EF" w:rsidRPr="004D1BD1" w:rsidDel="00EB0AF3" w14:paraId="1F069379" w14:textId="77777777" w:rsidTr="00550FEB">
        <w:trPr>
          <w:jc w:val="center"/>
          <w:del w:id="6385" w:author="Rev 8 Allen Wirfs-Brock" w:date="2012-06-13T09:36:00Z"/>
          <w:trPrChange w:id="6386" w:author="Rev 6 Allen Wirfs-Brock" w:date="2012-02-23T16:42:00Z">
            <w:trPr>
              <w:gridAfter w:val="0"/>
              <w:jc w:val="center"/>
            </w:trPr>
          </w:trPrChange>
        </w:trPr>
        <w:tc>
          <w:tcPr>
            <w:tcW w:w="2290" w:type="dxa"/>
            <w:tcBorders>
              <w:top w:val="single" w:sz="6" w:space="0" w:color="auto"/>
              <w:left w:val="single" w:sz="6" w:space="0" w:color="auto"/>
              <w:bottom w:val="single" w:sz="6" w:space="0" w:color="auto"/>
              <w:right w:val="single" w:sz="6" w:space="0" w:color="auto"/>
            </w:tcBorders>
            <w:hideMark/>
            <w:tcPrChange w:id="6387" w:author="Rev 6 Allen Wirfs-Brock" w:date="2012-02-23T16:42:00Z">
              <w:tcPr>
                <w:tcW w:w="2290" w:type="dxa"/>
                <w:gridSpan w:val="2"/>
                <w:tcBorders>
                  <w:top w:val="single" w:sz="6" w:space="0" w:color="auto"/>
                  <w:left w:val="single" w:sz="6" w:space="0" w:color="auto"/>
                  <w:bottom w:val="single" w:sz="6" w:space="0" w:color="auto"/>
                  <w:right w:val="single" w:sz="6" w:space="0" w:color="auto"/>
                </w:tcBorders>
                <w:hideMark/>
              </w:tcPr>
            </w:tcPrChange>
          </w:tcPr>
          <w:p w14:paraId="0E7CF406" w14:textId="77777777" w:rsidR="004C02EF" w:rsidRPr="003B4312" w:rsidDel="00EB0AF3" w:rsidRDefault="004C02EF" w:rsidP="003A4B22">
            <w:pPr>
              <w:keepNext/>
              <w:spacing w:after="60"/>
              <w:rPr>
                <w:del w:id="6388" w:author="Rev 8 Allen Wirfs-Brock" w:date="2012-06-13T09:36:00Z"/>
              </w:rPr>
            </w:pPr>
            <w:del w:id="6389" w:author="Rev 8 Allen Wirfs-Brock" w:date="2012-06-13T09:36:00Z">
              <w:r w:rsidRPr="004D1BD1" w:rsidDel="00EB0AF3">
                <w:delText>VariableEnvironment</w:delText>
              </w:r>
            </w:del>
          </w:p>
        </w:tc>
        <w:tc>
          <w:tcPr>
            <w:tcW w:w="6566" w:type="dxa"/>
            <w:tcBorders>
              <w:top w:val="single" w:sz="6" w:space="0" w:color="auto"/>
              <w:left w:val="single" w:sz="6" w:space="0" w:color="auto"/>
              <w:bottom w:val="single" w:sz="6" w:space="0" w:color="auto"/>
              <w:right w:val="single" w:sz="6" w:space="0" w:color="auto"/>
            </w:tcBorders>
            <w:hideMark/>
            <w:tcPrChange w:id="6390" w:author="Rev 6 Allen Wirfs-Brock" w:date="2012-02-23T16:42:00Z">
              <w:tcPr>
                <w:tcW w:w="6566" w:type="dxa"/>
                <w:gridSpan w:val="2"/>
                <w:tcBorders>
                  <w:top w:val="single" w:sz="6" w:space="0" w:color="auto"/>
                  <w:left w:val="single" w:sz="6" w:space="0" w:color="auto"/>
                  <w:bottom w:val="single" w:sz="6" w:space="0" w:color="auto"/>
                  <w:right w:val="single" w:sz="6" w:space="0" w:color="auto"/>
                </w:tcBorders>
                <w:hideMark/>
              </w:tcPr>
            </w:tcPrChange>
          </w:tcPr>
          <w:p w14:paraId="6AAA36D6" w14:textId="77777777" w:rsidR="004C02EF" w:rsidRPr="00E77497" w:rsidDel="00EB0AF3" w:rsidRDefault="004C02EF" w:rsidP="003A4B22">
            <w:pPr>
              <w:keepNext/>
              <w:spacing w:after="60"/>
              <w:rPr>
                <w:del w:id="6391" w:author="Rev 8 Allen Wirfs-Brock" w:date="2012-06-13T09:36:00Z"/>
              </w:rPr>
            </w:pPr>
            <w:del w:id="6392" w:author="Rev 8 Allen Wirfs-Brock" w:date="2012-06-13T09:36:00Z">
              <w:r w:rsidRPr="00E65A34" w:rsidDel="00EB0AF3">
                <w:delText>Identifies the Lexical Environment whose environment</w:delText>
              </w:r>
              <w:r w:rsidRPr="009C202C" w:rsidDel="00EB0AF3">
                <w:delText xml:space="preserve"> record holds bindings created by </w:delText>
              </w:r>
              <w:r w:rsidRPr="009C202C" w:rsidDel="00EB0AF3">
                <w:rPr>
                  <w:rStyle w:val="bnf"/>
                </w:rPr>
                <w:delText>VariableStatements</w:delText>
              </w:r>
              <w:r w:rsidRPr="009C202C" w:rsidDel="00EB0AF3">
                <w:delText xml:space="preserve"> and </w:delText>
              </w:r>
              <w:r w:rsidRPr="00675B74" w:rsidDel="00EB0AF3">
                <w:rPr>
                  <w:rStyle w:val="bnf"/>
                </w:rPr>
                <w:delText>FunctionDeclarations</w:delText>
              </w:r>
              <w:r w:rsidRPr="00E77497" w:rsidDel="00EB0AF3">
                <w:delText xml:space="preserve"> within this execution context.</w:delText>
              </w:r>
            </w:del>
          </w:p>
        </w:tc>
      </w:tr>
      <w:tr w:rsidR="004C02EF" w:rsidRPr="004D1BD1" w:rsidDel="00606A1B" w14:paraId="21F2AE47" w14:textId="77777777" w:rsidTr="00550FEB">
        <w:trPr>
          <w:jc w:val="center"/>
          <w:del w:id="6393" w:author="Rev 7 Allen Wirfs-Brock" w:date="2012-05-01T18:11:00Z"/>
          <w:trPrChange w:id="6394" w:author="Rev 6 Allen Wirfs-Brock" w:date="2012-02-23T16:42:00Z">
            <w:trPr>
              <w:gridAfter w:val="0"/>
              <w:jc w:val="center"/>
            </w:trPr>
          </w:trPrChange>
        </w:trPr>
        <w:tc>
          <w:tcPr>
            <w:tcW w:w="2290" w:type="dxa"/>
            <w:tcBorders>
              <w:top w:val="single" w:sz="6" w:space="0" w:color="auto"/>
              <w:left w:val="single" w:sz="6" w:space="0" w:color="auto"/>
              <w:bottom w:val="single" w:sz="6" w:space="0" w:color="auto"/>
              <w:right w:val="single" w:sz="6" w:space="0" w:color="auto"/>
            </w:tcBorders>
            <w:hideMark/>
            <w:tcPrChange w:id="6395" w:author="Rev 6 Allen Wirfs-Brock" w:date="2012-02-23T16:42:00Z">
              <w:tcPr>
                <w:tcW w:w="2290" w:type="dxa"/>
                <w:gridSpan w:val="2"/>
                <w:tcBorders>
                  <w:top w:val="single" w:sz="6" w:space="0" w:color="auto"/>
                  <w:left w:val="single" w:sz="6" w:space="0" w:color="auto"/>
                  <w:bottom w:val="single" w:sz="6" w:space="0" w:color="auto"/>
                  <w:right w:val="single" w:sz="6" w:space="0" w:color="auto"/>
                </w:tcBorders>
                <w:hideMark/>
              </w:tcPr>
            </w:tcPrChange>
          </w:tcPr>
          <w:p w14:paraId="5A5459BA" w14:textId="77777777" w:rsidR="004C02EF" w:rsidRPr="003B4312" w:rsidDel="00606A1B" w:rsidRDefault="004C02EF">
            <w:pPr>
              <w:tabs>
                <w:tab w:val="right" w:pos="2074"/>
              </w:tabs>
              <w:spacing w:after="60"/>
              <w:rPr>
                <w:del w:id="6396" w:author="Rev 7 Allen Wirfs-Brock" w:date="2012-05-01T18:11:00Z"/>
              </w:rPr>
              <w:pPrChange w:id="6397" w:author="Rev 7 Allen Wirfs-Brock" w:date="2012-05-01T18:11:00Z">
                <w:pPr>
                  <w:spacing w:after="60"/>
                </w:pPr>
              </w:pPrChange>
            </w:pPr>
            <w:del w:id="6398" w:author="Rev 7 Allen Wirfs-Brock" w:date="2012-05-01T18:11:00Z">
              <w:r w:rsidRPr="004D1BD1" w:rsidDel="00606A1B">
                <w:delText>ThisBinding</w:delText>
              </w:r>
            </w:del>
          </w:p>
        </w:tc>
        <w:tc>
          <w:tcPr>
            <w:tcW w:w="6566" w:type="dxa"/>
            <w:tcBorders>
              <w:top w:val="single" w:sz="6" w:space="0" w:color="auto"/>
              <w:left w:val="single" w:sz="6" w:space="0" w:color="auto"/>
              <w:bottom w:val="single" w:sz="6" w:space="0" w:color="auto"/>
              <w:right w:val="single" w:sz="6" w:space="0" w:color="auto"/>
            </w:tcBorders>
            <w:hideMark/>
            <w:tcPrChange w:id="6399" w:author="Rev 6 Allen Wirfs-Brock" w:date="2012-02-23T16:42:00Z">
              <w:tcPr>
                <w:tcW w:w="6566" w:type="dxa"/>
                <w:gridSpan w:val="2"/>
                <w:tcBorders>
                  <w:top w:val="single" w:sz="6" w:space="0" w:color="auto"/>
                  <w:left w:val="single" w:sz="6" w:space="0" w:color="auto"/>
                  <w:bottom w:val="single" w:sz="6" w:space="0" w:color="auto"/>
                  <w:right w:val="single" w:sz="6" w:space="0" w:color="auto"/>
                </w:tcBorders>
                <w:hideMark/>
              </w:tcPr>
            </w:tcPrChange>
          </w:tcPr>
          <w:p w14:paraId="71032D6D" w14:textId="77777777" w:rsidR="004C02EF" w:rsidRPr="009C202C" w:rsidDel="00606A1B" w:rsidRDefault="004C02EF" w:rsidP="003A4B22">
            <w:pPr>
              <w:spacing w:after="60"/>
              <w:rPr>
                <w:del w:id="6400" w:author="Rev 7 Allen Wirfs-Brock" w:date="2012-05-01T18:11:00Z"/>
              </w:rPr>
            </w:pPr>
            <w:del w:id="6401" w:author="Rev 7 Allen Wirfs-Brock" w:date="2012-05-01T18:11:00Z">
              <w:r w:rsidRPr="00E65A34" w:rsidDel="00606A1B">
                <w:delText xml:space="preserve">The value associated with the </w:delText>
              </w:r>
              <w:r w:rsidRPr="009C202C" w:rsidDel="00606A1B">
                <w:rPr>
                  <w:rFonts w:ascii="Courier New" w:hAnsi="Courier New" w:cs="Courier New"/>
                  <w:b/>
                </w:rPr>
                <w:delText>this</w:delText>
              </w:r>
              <w:r w:rsidRPr="009C202C" w:rsidDel="00606A1B">
                <w:delText xml:space="preserve"> keyword within ECMAScript code associated with this execution context.</w:delText>
              </w:r>
            </w:del>
          </w:p>
        </w:tc>
      </w:tr>
    </w:tbl>
    <w:p w14:paraId="7614A10C" w14:textId="77777777" w:rsidR="004C02EF" w:rsidRDefault="004C02EF" w:rsidP="004C02EF">
      <w:pPr>
        <w:rPr>
          <w:ins w:id="6402" w:author="Rev 8 Allen Wirfs-Brock" w:date="2012-06-13T09:35:00Z"/>
        </w:rPr>
      </w:pPr>
    </w:p>
    <w:p w14:paraId="10733F99" w14:textId="77777777" w:rsidR="00B045E3" w:rsidDel="008872E1" w:rsidRDefault="009B3DD4" w:rsidP="004C02EF">
      <w:pPr>
        <w:rPr>
          <w:ins w:id="6403" w:author="Rev 7 Allen Wirfs-Brock" w:date="2012-05-02T10:22:00Z"/>
          <w:del w:id="6404" w:author="Rev 8 Allen Wirfs-Brock" w:date="2012-06-13T16:17:00Z"/>
        </w:rPr>
      </w:pPr>
      <w:ins w:id="6405" w:author="Rev 7 Allen Wirfs-Brock" w:date="2012-05-02T10:09:00Z">
        <w:del w:id="6406" w:author="Rev 8 Allen Wirfs-Brock" w:date="2012-06-13T16:17:00Z">
          <w:r w:rsidDel="008872E1">
            <w:delText xml:space="preserve">The </w:delText>
          </w:r>
        </w:del>
      </w:ins>
      <w:ins w:id="6407" w:author="Rev 7 Allen Wirfs-Brock" w:date="2012-05-02T10:17:00Z">
        <w:del w:id="6408" w:author="Rev 8 Allen Wirfs-Brock" w:date="2012-06-13T16:17:00Z">
          <w:r w:rsidDel="008872E1">
            <w:delText>c</w:delText>
          </w:r>
        </w:del>
      </w:ins>
      <w:ins w:id="6409" w:author="Rev 7 Allen Wirfs-Brock" w:date="2012-05-02T10:09:00Z">
        <w:del w:id="6410" w:author="Rev 8 Allen Wirfs-Brock" w:date="2012-06-13T16:17:00Z">
          <w:r w:rsidDel="008872E1">
            <w:delText xml:space="preserve">ode evaluation state </w:delText>
          </w:r>
        </w:del>
      </w:ins>
      <w:ins w:id="6411" w:author="Rev 7 Allen Wirfs-Brock" w:date="2012-05-02T10:10:00Z">
        <w:del w:id="6412" w:author="Rev 8 Allen Wirfs-Brock" w:date="2012-06-13T16:17:00Z">
          <w:r w:rsidDel="008872E1">
            <w:delText xml:space="preserve">corresponds the implementation state needed to perform, suspend, and subsequently resume </w:delText>
          </w:r>
        </w:del>
        <w:del w:id="6413" w:author="Rev 8 Allen Wirfs-Brock" w:date="2012-06-13T16:15:00Z">
          <w:r w:rsidDel="008872E1">
            <w:delText>evaluation</w:delText>
          </w:r>
        </w:del>
        <w:del w:id="6414" w:author="Rev 8 Allen Wirfs-Brock" w:date="2012-06-13T16:17:00Z">
          <w:r w:rsidDel="008872E1">
            <w:delText xml:space="preserve"> of the </w:delText>
          </w:r>
        </w:del>
        <w:del w:id="6415" w:author="Rev 8 Allen Wirfs-Brock" w:date="2012-06-13T15:48:00Z">
          <w:r w:rsidDel="00CB5151">
            <w:delText xml:space="preserve">ECMAScript </w:delText>
          </w:r>
        </w:del>
        <w:del w:id="6416" w:author="Rev 8 Allen Wirfs-Brock" w:date="2012-06-13T16:17:00Z">
          <w:r w:rsidDel="008872E1">
            <w:delText xml:space="preserve">code associated with the </w:delText>
          </w:r>
        </w:del>
      </w:ins>
      <w:ins w:id="6417" w:author="Rev 7 Allen Wirfs-Brock" w:date="2012-05-02T10:16:00Z">
        <w:del w:id="6418" w:author="Rev 8 Allen Wirfs-Brock" w:date="2012-06-13T16:17:00Z">
          <w:r w:rsidDel="008872E1">
            <w:delText>e</w:delText>
          </w:r>
        </w:del>
      </w:ins>
      <w:ins w:id="6419" w:author="Rev 7 Allen Wirfs-Brock" w:date="2012-05-02T10:10:00Z">
        <w:del w:id="6420" w:author="Rev 8 Allen Wirfs-Brock" w:date="2012-06-13T16:17:00Z">
          <w:r w:rsidDel="008872E1">
            <w:delText xml:space="preserve">xecution </w:delText>
          </w:r>
        </w:del>
      </w:ins>
      <w:ins w:id="6421" w:author="Rev 7 Allen Wirfs-Brock" w:date="2012-05-02T10:16:00Z">
        <w:del w:id="6422" w:author="Rev 8 Allen Wirfs-Brock" w:date="2012-06-13T16:17:00Z">
          <w:r w:rsidDel="008872E1">
            <w:delText>c</w:delText>
          </w:r>
        </w:del>
      </w:ins>
      <w:ins w:id="6423" w:author="Rev 7 Allen Wirfs-Brock" w:date="2012-05-02T10:10:00Z">
        <w:del w:id="6424" w:author="Rev 8 Allen Wirfs-Brock" w:date="2012-06-13T16:17:00Z">
          <w:r w:rsidDel="008872E1">
            <w:delText>ontext</w:delText>
          </w:r>
        </w:del>
        <w:del w:id="6425" w:author="Rev 8 Allen Wirfs-Brock" w:date="2012-06-13T16:16:00Z">
          <w:r w:rsidDel="008872E1">
            <w:delText xml:space="preserve">. </w:delText>
          </w:r>
        </w:del>
      </w:ins>
      <w:ins w:id="6426" w:author="Rev 7 Allen Wirfs-Brock" w:date="2012-05-02T10:15:00Z">
        <w:del w:id="6427" w:author="Rev 8 Allen Wirfs-Brock" w:date="2012-06-13T16:16:00Z">
          <w:r w:rsidDel="008872E1">
            <w:delText>Only one</w:delText>
          </w:r>
        </w:del>
      </w:ins>
      <w:ins w:id="6428" w:author="Rev 7 Allen Wirfs-Brock" w:date="2012-05-02T10:13:00Z">
        <w:del w:id="6429" w:author="Rev 8 Allen Wirfs-Brock" w:date="2012-06-13T16:16:00Z">
          <w:r w:rsidDel="008872E1">
            <w:delText xml:space="preserve"> execution context </w:delText>
          </w:r>
        </w:del>
      </w:ins>
      <w:ins w:id="6430" w:author="Rev 7 Allen Wirfs-Brock" w:date="2012-05-02T10:15:00Z">
        <w:del w:id="6431" w:author="Rev 8 Allen Wirfs-Brock" w:date="2012-06-13T16:16:00Z">
          <w:r w:rsidDel="008872E1">
            <w:delText xml:space="preserve">may be actively evaluating ECMAScript code at any point in time.  </w:delText>
          </w:r>
        </w:del>
      </w:ins>
      <w:ins w:id="6432" w:author="Rev 7 Allen Wirfs-Brock" w:date="2012-05-02T10:16:00Z">
        <w:del w:id="6433" w:author="Rev 8 Allen Wirfs-Brock" w:date="2012-06-13T16:16:00Z">
          <w:r w:rsidDel="008872E1">
            <w:delText>The</w:delText>
          </w:r>
        </w:del>
      </w:ins>
      <w:ins w:id="6434" w:author="Rev 7 Allen Wirfs-Brock" w:date="2012-05-02T10:15:00Z">
        <w:del w:id="6435" w:author="Rev 8 Allen Wirfs-Brock" w:date="2012-06-13T16:16:00Z">
          <w:r w:rsidDel="008872E1">
            <w:delText xml:space="preserve"> execution</w:delText>
          </w:r>
        </w:del>
      </w:ins>
      <w:ins w:id="6436" w:author="Rev 7 Allen Wirfs-Brock" w:date="2012-05-02T10:16:00Z">
        <w:del w:id="6437" w:author="Rev 8 Allen Wirfs-Brock" w:date="2012-06-13T16:16:00Z">
          <w:r w:rsidDel="008872E1">
            <w:delText xml:space="preserve"> context is active is called the </w:delText>
          </w:r>
        </w:del>
        <w:del w:id="6438" w:author="Rev 8 Allen Wirfs-Brock" w:date="2012-06-13T15:57:00Z">
          <w:r w:rsidRPr="009B3DD4" w:rsidDel="00CB5151">
            <w:rPr>
              <w:i/>
            </w:rPr>
            <w:delText>curre</w:delText>
          </w:r>
        </w:del>
      </w:ins>
      <w:ins w:id="6439" w:author="Rev 7 Allen Wirfs-Brock" w:date="2012-05-02T10:17:00Z">
        <w:del w:id="6440" w:author="Rev 8 Allen Wirfs-Brock" w:date="2012-06-13T15:57:00Z">
          <w:r w:rsidRPr="009B3DD4" w:rsidDel="00CB5151">
            <w:rPr>
              <w:i/>
            </w:rPr>
            <w:delText>n</w:delText>
          </w:r>
        </w:del>
      </w:ins>
      <w:ins w:id="6441" w:author="Rev 7 Allen Wirfs-Brock" w:date="2012-05-02T10:16:00Z">
        <w:del w:id="6442" w:author="Rev 8 Allen Wirfs-Brock" w:date="2012-06-13T15:57:00Z">
          <w:r w:rsidRPr="009B3DD4" w:rsidDel="00CB5151">
            <w:rPr>
              <w:i/>
            </w:rPr>
            <w:delText>t</w:delText>
          </w:r>
        </w:del>
        <w:del w:id="6443" w:author="Rev 8 Allen Wirfs-Brock" w:date="2012-06-13T16:16:00Z">
          <w:r w:rsidRPr="009B3DD4" w:rsidDel="008872E1">
            <w:rPr>
              <w:i/>
            </w:rPr>
            <w:delText xml:space="preserve"> execution context</w:delText>
          </w:r>
          <w:r w:rsidDel="008872E1">
            <w:delText>.</w:delText>
          </w:r>
        </w:del>
      </w:ins>
    </w:p>
    <w:p w14:paraId="305B9C56" w14:textId="77777777" w:rsidR="009B3DD4" w:rsidRDefault="00B045E3" w:rsidP="004C02EF">
      <w:pPr>
        <w:rPr>
          <w:ins w:id="6444" w:author="Rev 7 Allen Wirfs-Brock" w:date="2012-05-02T10:10:00Z"/>
        </w:rPr>
      </w:pPr>
      <w:ins w:id="6445" w:author="Rev 7 Allen Wirfs-Brock" w:date="2012-05-02T10:17:00Z">
        <w:r>
          <w:t xml:space="preserve">Evaluation of code by the </w:t>
        </w:r>
        <w:del w:id="6446" w:author="Rev 8 Allen Wirfs-Brock" w:date="2012-06-13T15:57:00Z">
          <w:r w:rsidDel="00CB5151">
            <w:delText>current</w:delText>
          </w:r>
        </w:del>
      </w:ins>
      <w:ins w:id="6447" w:author="Rev 8 Allen Wirfs-Brock" w:date="2012-06-13T15:57:00Z">
        <w:r w:rsidR="00CB5151">
          <w:t>running</w:t>
        </w:r>
      </w:ins>
      <w:ins w:id="6448" w:author="Rev 7 Allen Wirfs-Brock" w:date="2012-05-02T10:17:00Z">
        <w:r>
          <w:t xml:space="preserve"> execution context may be suspended at various points defined within this </w:t>
        </w:r>
      </w:ins>
      <w:ins w:id="6449" w:author="Rev 7 Allen Wirfs-Brock" w:date="2012-05-02T10:19:00Z">
        <w:r>
          <w:t>specification</w:t>
        </w:r>
      </w:ins>
      <w:ins w:id="6450" w:author="Rev 7 Allen Wirfs-Brock" w:date="2012-05-02T10:17:00Z">
        <w:r>
          <w:t>.</w:t>
        </w:r>
      </w:ins>
      <w:ins w:id="6451" w:author="Rev 7 Allen Wirfs-Brock" w:date="2012-05-02T10:19:00Z">
        <w:r>
          <w:t xml:space="preserve"> Once  the </w:t>
        </w:r>
        <w:del w:id="6452" w:author="Rev 8 Allen Wirfs-Brock" w:date="2012-06-13T15:57:00Z">
          <w:r w:rsidDel="00CB5151">
            <w:delText>current</w:delText>
          </w:r>
        </w:del>
      </w:ins>
      <w:ins w:id="6453" w:author="Rev 8 Allen Wirfs-Brock" w:date="2012-06-13T15:57:00Z">
        <w:r w:rsidR="00CB5151">
          <w:t>running</w:t>
        </w:r>
      </w:ins>
      <w:ins w:id="6454" w:author="Rev 7 Allen Wirfs-Brock" w:date="2012-05-02T10:19:00Z">
        <w:r>
          <w:t xml:space="preserve"> execution context has been suspended a different execution context may become the </w:t>
        </w:r>
        <w:del w:id="6455" w:author="Rev 8 Allen Wirfs-Brock" w:date="2012-06-13T15:57:00Z">
          <w:r w:rsidDel="00CB5151">
            <w:delText>current</w:delText>
          </w:r>
        </w:del>
      </w:ins>
      <w:ins w:id="6456" w:author="Rev 8 Allen Wirfs-Brock" w:date="2012-06-13T15:57:00Z">
        <w:r w:rsidR="00CB5151">
          <w:t>running</w:t>
        </w:r>
      </w:ins>
      <w:ins w:id="6457" w:author="Rev 7 Allen Wirfs-Brock" w:date="2012-05-02T10:19:00Z">
        <w:r>
          <w:t xml:space="preserve"> execution context and </w:t>
        </w:r>
      </w:ins>
      <w:ins w:id="6458" w:author="Rev 7 Allen Wirfs-Brock" w:date="2012-05-02T10:22:00Z">
        <w:r>
          <w:t>commence evaluating</w:t>
        </w:r>
      </w:ins>
      <w:ins w:id="6459" w:author="Rev 7 Allen Wirfs-Brock" w:date="2012-05-02T10:19:00Z">
        <w:r>
          <w:t xml:space="preserve"> its </w:t>
        </w:r>
        <w:del w:id="6460" w:author="Rev 8 Allen Wirfs-Brock" w:date="2012-06-13T15:49:00Z">
          <w:r w:rsidDel="00CB5151">
            <w:delText xml:space="preserve">ECMAScript </w:delText>
          </w:r>
        </w:del>
        <w:r>
          <w:t>code. At some latter time</w:t>
        </w:r>
      </w:ins>
      <w:ins w:id="6461" w:author="Rev 7 Allen Wirfs-Brock" w:date="2012-05-02T10:22:00Z">
        <w:r>
          <w:t xml:space="preserve"> </w:t>
        </w:r>
      </w:ins>
      <w:ins w:id="6462" w:author="Rev 7 Allen Wirfs-Brock" w:date="2012-05-02T10:23:00Z">
        <w:r>
          <w:t>a</w:t>
        </w:r>
      </w:ins>
      <w:ins w:id="6463" w:author="Rev 7 Allen Wirfs-Brock" w:date="2012-05-02T10:22:00Z">
        <w:r>
          <w:t xml:space="preserve"> suspended </w:t>
        </w:r>
      </w:ins>
      <w:ins w:id="6464" w:author="Rev 7 Allen Wirfs-Brock" w:date="2012-05-02T10:23:00Z">
        <w:r>
          <w:t xml:space="preserve">execution context may again become the </w:t>
        </w:r>
        <w:del w:id="6465" w:author="Rev 8 Allen Wirfs-Brock" w:date="2012-06-13T15:58:00Z">
          <w:r w:rsidDel="00CB5151">
            <w:delText>current</w:delText>
          </w:r>
        </w:del>
      </w:ins>
      <w:ins w:id="6466" w:author="Rev 8 Allen Wirfs-Brock" w:date="2012-06-13T15:58:00Z">
        <w:r w:rsidR="00CB5151">
          <w:t>running</w:t>
        </w:r>
      </w:ins>
      <w:ins w:id="6467" w:author="Rev 7 Allen Wirfs-Brock" w:date="2012-05-02T10:23:00Z">
        <w:r>
          <w:t xml:space="preserve"> execution context and continue evaluating its </w:t>
        </w:r>
        <w:del w:id="6468" w:author="Rev 8 Allen Wirfs-Brock" w:date="2012-06-13T15:49:00Z">
          <w:r w:rsidDel="00CB5151">
            <w:delText xml:space="preserve">ECMAScript </w:delText>
          </w:r>
        </w:del>
        <w:r>
          <w:t xml:space="preserve">code </w:t>
        </w:r>
      </w:ins>
      <w:ins w:id="6469" w:author="Rev 7 Allen Wirfs-Brock" w:date="2012-05-02T10:25:00Z">
        <w:r>
          <w:t>at the point where it had previously been suspended.  Transition of</w:t>
        </w:r>
      </w:ins>
      <w:ins w:id="6470" w:author="Rev 8 Allen Wirfs-Brock" w:date="2012-06-14T14:51:00Z">
        <w:r w:rsidR="00D4543D">
          <w:t xml:space="preserve"> </w:t>
        </w:r>
      </w:ins>
      <w:ins w:id="6471" w:author="Rev 7 Allen Wirfs-Brock" w:date="2012-05-02T10:25:00Z">
        <w:del w:id="6472" w:author="Rev 8 Allen Wirfs-Brock" w:date="2012-06-14T14:50:00Z">
          <w:r w:rsidDel="00D4543D">
            <w:delText xml:space="preserve"> </w:delText>
          </w:r>
        </w:del>
        <w:del w:id="6473" w:author="Rev 8 Allen Wirfs-Brock" w:date="2012-06-14T14:44:00Z">
          <w:r w:rsidDel="00D4543D">
            <w:delText xml:space="preserve">of </w:delText>
          </w:r>
        </w:del>
        <w:r>
          <w:t xml:space="preserve">the </w:t>
        </w:r>
        <w:del w:id="6474" w:author="Rev 8 Allen Wirfs-Brock" w:date="2012-06-13T15:58:00Z">
          <w:r w:rsidDel="00CB5151">
            <w:delText>current</w:delText>
          </w:r>
        </w:del>
      </w:ins>
      <w:ins w:id="6475" w:author="Rev 8 Allen Wirfs-Brock" w:date="2012-06-13T15:58:00Z">
        <w:r w:rsidR="00CB5151">
          <w:t>running</w:t>
        </w:r>
      </w:ins>
      <w:ins w:id="6476" w:author="Rev 7 Allen Wirfs-Brock" w:date="2012-05-02T10:25:00Z">
        <w:r>
          <w:t xml:space="preserve"> execution context status among execution contexts usually occurs in </w:t>
        </w:r>
      </w:ins>
      <w:ins w:id="6477" w:author="Rev 8 Allen Wirfs-Brock" w:date="2012-06-13T16:18:00Z">
        <w:r w:rsidR="008872E1">
          <w:t>stack-like</w:t>
        </w:r>
      </w:ins>
      <w:ins w:id="6478" w:author="Rev 7 Allen Wirfs-Brock" w:date="2012-05-02T10:25:00Z">
        <w:r>
          <w:t xml:space="preserve"> last-in/first-out manner.  However, some </w:t>
        </w:r>
      </w:ins>
      <w:ins w:id="6479" w:author="Rev 7 Allen Wirfs-Brock" w:date="2012-05-02T10:27:00Z">
        <w:r>
          <w:t>ECMAScript features</w:t>
        </w:r>
      </w:ins>
      <w:ins w:id="6480" w:author="Rev 7 Allen Wirfs-Brock" w:date="2012-05-02T10:23:00Z">
        <w:r>
          <w:t xml:space="preserve"> </w:t>
        </w:r>
      </w:ins>
      <w:ins w:id="6481" w:author="Rev 7 Allen Wirfs-Brock" w:date="2012-05-02T10:28:00Z">
        <w:r>
          <w:t xml:space="preserve">require non-LIFO </w:t>
        </w:r>
        <w:del w:id="6482" w:author="Rev 8 Allen Wirfs-Brock" w:date="2012-06-13T16:18:00Z">
          <w:r w:rsidDel="008872E1">
            <w:delText>changes</w:delText>
          </w:r>
        </w:del>
      </w:ins>
      <w:ins w:id="6483" w:author="Rev 8 Allen Wirfs-Brock" w:date="2012-06-13T16:18:00Z">
        <w:r w:rsidR="008872E1">
          <w:t>transitions</w:t>
        </w:r>
      </w:ins>
      <w:ins w:id="6484" w:author="Rev 7 Allen Wirfs-Brock" w:date="2012-05-02T10:28:00Z">
        <w:r>
          <w:t xml:space="preserve"> </w:t>
        </w:r>
        <w:del w:id="6485" w:author="Rev 8 Allen Wirfs-Brock" w:date="2012-06-13T16:18:00Z">
          <w:r w:rsidDel="008872E1">
            <w:delText>to</w:delText>
          </w:r>
        </w:del>
      </w:ins>
      <w:ins w:id="6486" w:author="Rev 8 Allen Wirfs-Brock" w:date="2012-06-13T16:18:00Z">
        <w:r w:rsidR="008872E1">
          <w:t>of</w:t>
        </w:r>
      </w:ins>
      <w:ins w:id="6487" w:author="Rev 7 Allen Wirfs-Brock" w:date="2012-05-02T10:28:00Z">
        <w:r>
          <w:t xml:space="preserve"> the </w:t>
        </w:r>
        <w:del w:id="6488" w:author="Rev 8 Allen Wirfs-Brock" w:date="2012-06-13T15:58:00Z">
          <w:r w:rsidDel="00CB5151">
            <w:delText>current</w:delText>
          </w:r>
        </w:del>
      </w:ins>
      <w:ins w:id="6489" w:author="Rev 8 Allen Wirfs-Brock" w:date="2012-06-13T15:58:00Z">
        <w:r w:rsidR="00CB5151">
          <w:t>running</w:t>
        </w:r>
      </w:ins>
      <w:ins w:id="6490" w:author="Rev 7 Allen Wirfs-Brock" w:date="2012-05-02T10:28:00Z">
        <w:r>
          <w:t xml:space="preserve"> execution context.</w:t>
        </w:r>
      </w:ins>
    </w:p>
    <w:p w14:paraId="45895B38" w14:textId="77777777" w:rsidR="00EF2D49" w:rsidRDefault="00EF2D49" w:rsidP="00EF2D49">
      <w:pPr>
        <w:rPr>
          <w:ins w:id="6491" w:author="Rev 8 Allen Wirfs-Brock" w:date="2012-06-13T14:44:00Z"/>
        </w:rPr>
      </w:pPr>
      <w:ins w:id="6492" w:author="Rev 8 Allen Wirfs-Brock" w:date="2012-06-13T14:44:00Z">
        <w:r>
          <w:t xml:space="preserve">Execution contexts for ECMAScript code have the additional state components listed in </w:t>
        </w:r>
        <w:r>
          <w:fldChar w:fldCharType="begin"/>
        </w:r>
        <w:r>
          <w:instrText xml:space="preserve"> REF _Ref327353055 \h </w:instrText>
        </w:r>
      </w:ins>
      <w:ins w:id="6493" w:author="Rev 8 Allen Wirfs-Brock" w:date="2012-06-13T14:44:00Z">
        <w:r>
          <w:fldChar w:fldCharType="separate"/>
        </w:r>
      </w:ins>
      <w:ins w:id="6494" w:author="Rev 8 Allen Wirfs-Brock" w:date="2012-06-15T19:42:00Z">
        <w:r w:rsidR="00606E07">
          <w:t xml:space="preserve">Table </w:t>
        </w:r>
        <w:r w:rsidR="00606E07">
          <w:rPr>
            <w:noProof/>
          </w:rPr>
          <w:t>24</w:t>
        </w:r>
      </w:ins>
      <w:ins w:id="6495" w:author="Rev 8 Allen Wirfs-Brock" w:date="2012-06-13T14:44:00Z">
        <w:r>
          <w:fldChar w:fldCharType="end"/>
        </w:r>
        <w:r>
          <w:t>.</w:t>
        </w:r>
      </w:ins>
    </w:p>
    <w:p w14:paraId="417D543A" w14:textId="77777777" w:rsidR="00EF2D49" w:rsidRPr="00E77497" w:rsidRDefault="00EF2D49" w:rsidP="005D484B">
      <w:pPr>
        <w:pStyle w:val="Tabletitle"/>
        <w:rPr>
          <w:ins w:id="6496" w:author="Rev 8 Allen Wirfs-Brock" w:date="2012-06-13T14:44:00Z"/>
        </w:rPr>
      </w:pPr>
      <w:bookmarkStart w:id="6497" w:name="_Ref327353055"/>
      <w:ins w:id="6498" w:author="Rev 8 Allen Wirfs-Brock" w:date="2012-06-13T14:44:00Z">
        <w:r>
          <w:t xml:space="preserve">Table </w:t>
        </w:r>
        <w:r>
          <w:fldChar w:fldCharType="begin"/>
        </w:r>
        <w:r>
          <w:instrText xml:space="preserve"> SEQ Table \* ARABIC </w:instrText>
        </w:r>
        <w:r>
          <w:fldChar w:fldCharType="separate"/>
        </w:r>
      </w:ins>
      <w:ins w:id="6499" w:author="Rev 10 Allen Wirfs-Brock" w:date="2012-09-24T14:04:00Z">
        <w:r w:rsidR="002166A8">
          <w:rPr>
            <w:noProof/>
          </w:rPr>
          <w:t>24</w:t>
        </w:r>
      </w:ins>
      <w:ins w:id="6500" w:author="Rev 8 Allen Wirfs-Brock" w:date="2012-06-13T14:44:00Z">
        <w:r>
          <w:fldChar w:fldCharType="end"/>
        </w:r>
        <w:bookmarkEnd w:id="6497"/>
        <w:r w:rsidRPr="00E77497">
          <w:t xml:space="preserve"> —</w:t>
        </w:r>
        <w:r>
          <w:t xml:space="preserve">Additional </w:t>
        </w:r>
        <w:r w:rsidRPr="00E77497">
          <w:t>State Components</w:t>
        </w:r>
        <w:r>
          <w:t xml:space="preserve"> for ECMAScript Code Execution Contexts</w:t>
        </w:r>
      </w:ins>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90"/>
        <w:gridCol w:w="6566"/>
      </w:tblGrid>
      <w:tr w:rsidR="00EF2D49" w:rsidRPr="00ED2E78" w14:paraId="09AEE895" w14:textId="77777777" w:rsidTr="00B737DB">
        <w:trPr>
          <w:trHeight w:val="356"/>
          <w:jc w:val="center"/>
          <w:ins w:id="6501" w:author="Rev 8 Allen Wirfs-Brock" w:date="2012-06-13T14:44:00Z"/>
        </w:trPr>
        <w:tc>
          <w:tcPr>
            <w:tcW w:w="2290" w:type="dxa"/>
            <w:tcBorders>
              <w:top w:val="single" w:sz="12" w:space="0" w:color="000000"/>
              <w:left w:val="single" w:sz="6" w:space="0" w:color="000000"/>
              <w:bottom w:val="single" w:sz="6" w:space="0" w:color="000000"/>
              <w:right w:val="nil"/>
            </w:tcBorders>
            <w:shd w:val="solid" w:color="C0C0C0" w:fill="FFFFFF"/>
            <w:hideMark/>
          </w:tcPr>
          <w:p w14:paraId="00150998" w14:textId="77777777" w:rsidR="00EF2D49" w:rsidRPr="00E77497" w:rsidRDefault="00EF2D49" w:rsidP="00B737DB">
            <w:pPr>
              <w:keepNext/>
              <w:shd w:val="solid" w:color="C0C0C0" w:fill="FFFFFF"/>
              <w:spacing w:after="0"/>
              <w:rPr>
                <w:ins w:id="6502" w:author="Rev 8 Allen Wirfs-Brock" w:date="2012-06-13T14:44:00Z"/>
                <w:b/>
                <w:i/>
                <w:shd w:val="solid" w:color="C0C0C0" w:fill="FFFFFF"/>
              </w:rPr>
            </w:pPr>
            <w:ins w:id="6503" w:author="Rev 8 Allen Wirfs-Brock" w:date="2012-06-13T14:44:00Z">
              <w:r w:rsidRPr="00E77497">
                <w:rPr>
                  <w:b/>
                  <w:i/>
                  <w:shd w:val="solid" w:color="C0C0C0" w:fill="FFFFFF"/>
                </w:rPr>
                <w:t>Component</w:t>
              </w:r>
            </w:ins>
          </w:p>
        </w:tc>
        <w:tc>
          <w:tcPr>
            <w:tcW w:w="6566" w:type="dxa"/>
            <w:tcBorders>
              <w:top w:val="single" w:sz="12" w:space="0" w:color="000000"/>
              <w:left w:val="nil"/>
              <w:bottom w:val="single" w:sz="6" w:space="0" w:color="000000"/>
              <w:right w:val="single" w:sz="6" w:space="0" w:color="000000"/>
            </w:tcBorders>
            <w:shd w:val="solid" w:color="C0C0C0" w:fill="FFFFFF"/>
            <w:hideMark/>
          </w:tcPr>
          <w:p w14:paraId="421DBB80" w14:textId="77777777" w:rsidR="00EF2D49" w:rsidRPr="00E77497" w:rsidRDefault="00EF2D49" w:rsidP="00B737DB">
            <w:pPr>
              <w:keepNext/>
              <w:shd w:val="solid" w:color="C0C0C0" w:fill="FFFFFF"/>
              <w:spacing w:after="0"/>
              <w:rPr>
                <w:ins w:id="6504" w:author="Rev 8 Allen Wirfs-Brock" w:date="2012-06-13T14:44:00Z"/>
                <w:b/>
                <w:i/>
                <w:shd w:val="solid" w:color="C0C0C0" w:fill="FFFFFF"/>
              </w:rPr>
            </w:pPr>
            <w:ins w:id="6505" w:author="Rev 8 Allen Wirfs-Brock" w:date="2012-06-13T14:44:00Z">
              <w:r w:rsidRPr="00E77497">
                <w:rPr>
                  <w:b/>
                  <w:i/>
                  <w:shd w:val="solid" w:color="C0C0C0" w:fill="FFFFFF"/>
                </w:rPr>
                <w:t>Purpose</w:t>
              </w:r>
            </w:ins>
          </w:p>
        </w:tc>
      </w:tr>
      <w:tr w:rsidR="00EF2D49" w:rsidRPr="00ED2E78" w14:paraId="04DE9876" w14:textId="77777777" w:rsidTr="00B737DB">
        <w:trPr>
          <w:jc w:val="center"/>
          <w:ins w:id="6506" w:author="Rev 8 Allen Wirfs-Brock" w:date="2012-06-13T14:44:00Z"/>
        </w:trPr>
        <w:tc>
          <w:tcPr>
            <w:tcW w:w="2290" w:type="dxa"/>
            <w:tcBorders>
              <w:top w:val="nil"/>
              <w:left w:val="single" w:sz="6" w:space="0" w:color="auto"/>
              <w:bottom w:val="single" w:sz="6" w:space="0" w:color="auto"/>
              <w:right w:val="single" w:sz="6" w:space="0" w:color="auto"/>
            </w:tcBorders>
            <w:hideMark/>
          </w:tcPr>
          <w:p w14:paraId="161D5D65" w14:textId="77777777" w:rsidR="00EF2D49" w:rsidRPr="003B4312" w:rsidRDefault="00EF2D49" w:rsidP="00B737DB">
            <w:pPr>
              <w:keepNext/>
              <w:spacing w:after="60"/>
              <w:rPr>
                <w:ins w:id="6507" w:author="Rev 8 Allen Wirfs-Brock" w:date="2012-06-13T14:44:00Z"/>
              </w:rPr>
            </w:pPr>
            <w:r w:rsidRPr="004D1BD1">
              <w:t>LexicalEnvironment</w:t>
            </w:r>
          </w:p>
        </w:tc>
        <w:tc>
          <w:tcPr>
            <w:tcW w:w="6566" w:type="dxa"/>
            <w:tcBorders>
              <w:top w:val="nil"/>
              <w:left w:val="single" w:sz="6" w:space="0" w:color="auto"/>
              <w:bottom w:val="single" w:sz="6" w:space="0" w:color="auto"/>
              <w:right w:val="single" w:sz="6" w:space="0" w:color="auto"/>
            </w:tcBorders>
            <w:hideMark/>
          </w:tcPr>
          <w:p w14:paraId="7F94A72E" w14:textId="77777777" w:rsidR="00EF2D49" w:rsidRPr="00E65A34" w:rsidRDefault="00EF2D49" w:rsidP="00B737DB">
            <w:pPr>
              <w:keepNext/>
              <w:spacing w:after="60"/>
              <w:rPr>
                <w:ins w:id="6508" w:author="Rev 8 Allen Wirfs-Brock" w:date="2012-06-13T14:44:00Z"/>
              </w:rPr>
            </w:pPr>
            <w:r w:rsidRPr="00E65A34">
              <w:t>Identifies the Lexical Environment used to resolve identifier references made by code within this execution context.</w:t>
            </w:r>
          </w:p>
        </w:tc>
      </w:tr>
      <w:tr w:rsidR="00EF2D49" w:rsidRPr="00ED2E78" w14:paraId="4B14FC2D" w14:textId="77777777" w:rsidTr="00B737DB">
        <w:trPr>
          <w:jc w:val="center"/>
          <w:ins w:id="6509" w:author="Rev 8 Allen Wirfs-Brock" w:date="2012-06-13T14:44:00Z"/>
        </w:trPr>
        <w:tc>
          <w:tcPr>
            <w:tcW w:w="2290" w:type="dxa"/>
            <w:tcBorders>
              <w:top w:val="single" w:sz="6" w:space="0" w:color="auto"/>
              <w:left w:val="single" w:sz="6" w:space="0" w:color="auto"/>
              <w:bottom w:val="single" w:sz="6" w:space="0" w:color="auto"/>
              <w:right w:val="single" w:sz="6" w:space="0" w:color="auto"/>
            </w:tcBorders>
            <w:hideMark/>
          </w:tcPr>
          <w:p w14:paraId="6A8B8702" w14:textId="77777777" w:rsidR="00EF2D49" w:rsidRPr="003B4312" w:rsidRDefault="00EF2D49" w:rsidP="00B737DB">
            <w:pPr>
              <w:keepNext/>
              <w:spacing w:after="60"/>
              <w:rPr>
                <w:ins w:id="6510" w:author="Rev 8 Allen Wirfs-Brock" w:date="2012-06-13T14:44:00Z"/>
              </w:rPr>
            </w:pPr>
            <w:r w:rsidRPr="004D1BD1">
              <w:t>VariableEnvironment</w:t>
            </w:r>
          </w:p>
        </w:tc>
        <w:tc>
          <w:tcPr>
            <w:tcW w:w="6566" w:type="dxa"/>
            <w:tcBorders>
              <w:top w:val="single" w:sz="6" w:space="0" w:color="auto"/>
              <w:left w:val="single" w:sz="6" w:space="0" w:color="auto"/>
              <w:bottom w:val="single" w:sz="6" w:space="0" w:color="auto"/>
              <w:right w:val="single" w:sz="6" w:space="0" w:color="auto"/>
            </w:tcBorders>
            <w:hideMark/>
          </w:tcPr>
          <w:p w14:paraId="05C75503" w14:textId="77777777" w:rsidR="00EF2D49" w:rsidRPr="00E77497" w:rsidRDefault="00EF2D49" w:rsidP="00B737DB">
            <w:pPr>
              <w:keepNext/>
              <w:spacing w:after="60"/>
              <w:rPr>
                <w:ins w:id="6511" w:author="Rev 8 Allen Wirfs-Brock" w:date="2012-06-13T14:44:00Z"/>
              </w:rPr>
            </w:pPr>
            <w:r w:rsidRPr="00E65A34">
              <w:t>Identifies the Lexical Environment whose environment</w:t>
            </w:r>
            <w:r w:rsidRPr="009C202C">
              <w:t xml:space="preserve"> record holds bindings created by </w:t>
            </w:r>
            <w:r w:rsidRPr="009C202C">
              <w:rPr>
                <w:rStyle w:val="bnf"/>
              </w:rPr>
              <w:t>VariableStatements</w:t>
            </w:r>
            <w:r w:rsidRPr="009C202C">
              <w:t xml:space="preserve"> </w:t>
            </w:r>
            <w:r w:rsidRPr="00E77497">
              <w:t>within this execution context.</w:t>
            </w:r>
          </w:p>
        </w:tc>
      </w:tr>
    </w:tbl>
    <w:p w14:paraId="7F1B2B00" w14:textId="77777777" w:rsidR="00EF2D49" w:rsidRPr="004D1BD1" w:rsidRDefault="00EF2D49" w:rsidP="00EF2D49">
      <w:pPr>
        <w:rPr>
          <w:ins w:id="6512" w:author="Rev 8 Allen Wirfs-Brock" w:date="2012-06-13T14:44:00Z"/>
        </w:rPr>
      </w:pPr>
    </w:p>
    <w:p w14:paraId="504DAB57" w14:textId="77777777" w:rsidR="004C02EF" w:rsidRPr="009C202C" w:rsidRDefault="004C02EF" w:rsidP="004C02EF">
      <w:r w:rsidRPr="003B4312">
        <w:t xml:space="preserve">The LexicalEnvironment and VariableEnvironment components of an execution context are always Lexical </w:t>
      </w:r>
      <w:r w:rsidRPr="00E65A34">
        <w:t>Environments. When an execution context is created its LexicalEnvironment and VariableEnvironment components initially have the same value.  The value of the VariableEnvironment com</w:t>
      </w:r>
      <w:r w:rsidRPr="009C202C">
        <w:t>ponent never changes while the value of the LexicalEnvironment component may change during execution of code within an execution context.</w:t>
      </w:r>
    </w:p>
    <w:p w14:paraId="4EB30AB0" w14:textId="77777777" w:rsidR="004C02EF" w:rsidRPr="009C202C" w:rsidRDefault="004C02EF" w:rsidP="004C02EF">
      <w:r w:rsidRPr="009C202C">
        <w:t>In most situations only the running execution context (the top of the execution context stack) is directly manipulated by algorithms within this specification.  Hence when the terms “LexicalEnvironment”,</w:t>
      </w:r>
      <w:ins w:id="6513" w:author="Rev 7 Allen Wirfs-Brock" w:date="2012-05-01T18:12:00Z">
        <w:r w:rsidR="00606A1B">
          <w:t xml:space="preserve"> and</w:t>
        </w:r>
      </w:ins>
      <w:r w:rsidRPr="009C202C">
        <w:t xml:space="preserve"> “VariableEnvironment” </w:t>
      </w:r>
      <w:del w:id="6514" w:author="Rev 7 Allen Wirfs-Brock" w:date="2012-05-01T18:12:00Z">
        <w:r w:rsidRPr="009C202C" w:rsidDel="00606A1B">
          <w:delText xml:space="preserve">and “ThisBinding” </w:delText>
        </w:r>
      </w:del>
      <w:r w:rsidRPr="009C202C">
        <w:t>are used without qualification they are in reference to those components of the running execution context.</w:t>
      </w:r>
    </w:p>
    <w:p w14:paraId="45ADD2DC" w14:textId="77777777" w:rsidR="004C02EF" w:rsidRPr="00E77497" w:rsidRDefault="004C02EF" w:rsidP="004C02EF">
      <w:pPr>
        <w:rPr>
          <w:i/>
        </w:rPr>
      </w:pPr>
      <w:r w:rsidRPr="00675B74">
        <w:t>An execution context is</w:t>
      </w:r>
      <w:r w:rsidRPr="00E77497">
        <w:t xml:space="preserve"> purely a specification mechanism and need not correspond to any particular artefact of an ECMAScript implementation.  It is impossible for an ECMAScript program to </w:t>
      </w:r>
      <w:ins w:id="6515" w:author="Rev 8 Allen Wirfs-Brock" w:date="2012-06-13T16:19:00Z">
        <w:r w:rsidR="008872E1">
          <w:t xml:space="preserve">directly </w:t>
        </w:r>
      </w:ins>
      <w:r w:rsidRPr="00E77497">
        <w:t>access</w:t>
      </w:r>
      <w:ins w:id="6516" w:author="Rev 8 Allen Wirfs-Brock" w:date="2012-06-13T16:19:00Z">
        <w:r w:rsidR="008872E1">
          <w:t xml:space="preserve"> or observe</w:t>
        </w:r>
      </w:ins>
      <w:r w:rsidRPr="00E77497">
        <w:t xml:space="preserve"> an execution context. </w:t>
      </w:r>
    </w:p>
    <w:p w14:paraId="387F225B" w14:textId="77777777" w:rsidR="004C02EF" w:rsidRPr="00E77497" w:rsidRDefault="004C02EF" w:rsidP="00C623F2">
      <w:pPr>
        <w:pStyle w:val="30"/>
        <w:numPr>
          <w:ilvl w:val="0"/>
          <w:numId w:val="0"/>
        </w:numPr>
      </w:pPr>
      <w:bookmarkStart w:id="6517" w:name="_Toc235503380"/>
      <w:bookmarkStart w:id="6518" w:name="_Toc241509155"/>
      <w:bookmarkStart w:id="6519" w:name="_Toc244416642"/>
      <w:bookmarkStart w:id="6520" w:name="_Toc276631006"/>
      <w:bookmarkStart w:id="6521" w:name="_Toc336509488"/>
      <w:r w:rsidRPr="00E77497">
        <w:t>10.</w:t>
      </w:r>
      <w:del w:id="6522" w:author="Rev 7 Allen Wirfs-Brock" w:date="2012-05-02T14:57:00Z">
        <w:r w:rsidRPr="00E77497" w:rsidDel="002B1601">
          <w:delText>3</w:delText>
        </w:r>
      </w:del>
      <w:ins w:id="6523" w:author="Rev 7 Allen Wirfs-Brock" w:date="2012-05-02T14:57:00Z">
        <w:r w:rsidR="002B1601">
          <w:t>4</w:t>
        </w:r>
      </w:ins>
      <w:r w:rsidRPr="00E77497">
        <w:t>.1</w:t>
      </w:r>
      <w:r w:rsidRPr="00E77497">
        <w:tab/>
        <w:t>Identifier Resolution</w:t>
      </w:r>
      <w:bookmarkEnd w:id="6517"/>
      <w:bookmarkEnd w:id="6518"/>
      <w:bookmarkEnd w:id="6519"/>
      <w:bookmarkEnd w:id="6520"/>
      <w:bookmarkEnd w:id="6521"/>
    </w:p>
    <w:p w14:paraId="0055CE23" w14:textId="77777777" w:rsidR="004C02EF" w:rsidRPr="00E77497" w:rsidRDefault="004C02EF" w:rsidP="004C02EF">
      <w:r w:rsidRPr="00E77497">
        <w:t xml:space="preserve">Identifier resolution is the process of determining the binding of an </w:t>
      </w:r>
      <w:r w:rsidRPr="00E77497">
        <w:rPr>
          <w:rStyle w:val="bnf"/>
        </w:rPr>
        <w:t>Identifier</w:t>
      </w:r>
      <w:ins w:id="6524" w:author="Allen Wirfs-Brock rev2" w:date="2011-07-22T10:32:00Z">
        <w:r w:rsidR="0040565C" w:rsidRPr="00E77497">
          <w:rPr>
            <w:rStyle w:val="bnf"/>
          </w:rPr>
          <w:t>Name</w:t>
        </w:r>
      </w:ins>
      <w:r w:rsidRPr="00E77497">
        <w:t xml:space="preserve"> using the LexicalEnvironment of the running execution context. During execution of ECMAScript code, </w:t>
      </w:r>
      <w:del w:id="6525" w:author="Allen Wirfs-Brock" w:date="2011-07-12T09:09:00Z">
        <w:r w:rsidRPr="00E77497" w:rsidDel="009574CD">
          <w:delText xml:space="preserve">the syntactic production </w:delText>
        </w:r>
        <w:r w:rsidRPr="00E77497" w:rsidDel="009574CD">
          <w:rPr>
            <w:rStyle w:val="bnf"/>
          </w:rPr>
          <w:delText>PrimaryExpression</w:delText>
        </w:r>
        <w:r w:rsidRPr="00E77497" w:rsidDel="009574CD">
          <w:delText xml:space="preserve"> </w:delText>
        </w:r>
        <w:r w:rsidRPr="00E77497" w:rsidDel="009574CD">
          <w:rPr>
            <w:rStyle w:val="bnf"/>
            <w:b/>
            <w:i w:val="0"/>
          </w:rPr>
          <w:delText>:</w:delText>
        </w:r>
        <w:r w:rsidRPr="00E77497" w:rsidDel="009574CD">
          <w:delText xml:space="preserve"> </w:delText>
        </w:r>
        <w:r w:rsidRPr="00E77497" w:rsidDel="009574CD">
          <w:rPr>
            <w:rStyle w:val="bnf"/>
          </w:rPr>
          <w:delText>Identifier</w:delText>
        </w:r>
        <w:r w:rsidRPr="00E77497" w:rsidDel="009574CD">
          <w:delText xml:space="preserve"> is evaluated</w:delText>
        </w:r>
      </w:del>
      <w:ins w:id="6526" w:author="Allen Wirfs-Brock" w:date="2011-07-12T09:09:00Z">
        <w:r w:rsidR="009574CD" w:rsidRPr="00E77497">
          <w:t>Identifier Resolution is performed</w:t>
        </w:r>
      </w:ins>
      <w:r w:rsidRPr="00E77497">
        <w:t xml:space="preserve"> using the following algorithm:</w:t>
      </w:r>
    </w:p>
    <w:p w14:paraId="76D1B65B" w14:textId="77777777" w:rsidR="004C02EF" w:rsidRPr="00E77497" w:rsidRDefault="004C02EF" w:rsidP="009A20C6">
      <w:pPr>
        <w:pStyle w:val="Alg4"/>
        <w:numPr>
          <w:ilvl w:val="0"/>
          <w:numId w:val="373"/>
        </w:numPr>
      </w:pPr>
      <w:r w:rsidRPr="00E77497">
        <w:t xml:space="preserve">Let </w:t>
      </w:r>
      <w:r w:rsidRPr="00E77497">
        <w:rPr>
          <w:i/>
        </w:rPr>
        <w:t>env</w:t>
      </w:r>
      <w:r w:rsidRPr="00E77497">
        <w:t xml:space="preserve"> be the running execution context’s LexicalEnvironment.</w:t>
      </w:r>
    </w:p>
    <w:p w14:paraId="664DB040" w14:textId="77777777" w:rsidR="004C02EF" w:rsidRPr="00E77497" w:rsidRDefault="004C02EF" w:rsidP="009A20C6">
      <w:pPr>
        <w:pStyle w:val="Alg4"/>
        <w:numPr>
          <w:ilvl w:val="0"/>
          <w:numId w:val="373"/>
        </w:numPr>
      </w:pPr>
      <w:r w:rsidRPr="00E77497">
        <w:t xml:space="preserve">If the syntactic production that is being evaluated is contained in a strict mode code,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4D6F84C1" w14:textId="77777777" w:rsidR="004C02EF" w:rsidRPr="00E77497" w:rsidRDefault="004C02EF" w:rsidP="009A20C6">
      <w:pPr>
        <w:pStyle w:val="Alg4"/>
        <w:numPr>
          <w:ilvl w:val="0"/>
          <w:numId w:val="373"/>
        </w:numPr>
        <w:spacing w:after="120"/>
      </w:pPr>
      <w:r w:rsidRPr="00E77497">
        <w:t xml:space="preserve">Return the result of calling GetIdentifierReference </w:t>
      </w:r>
      <w:del w:id="6527" w:author="Rev 6 Allen Wirfs-Brock" w:date="2012-02-16T13:08:00Z">
        <w:r w:rsidRPr="00E77497" w:rsidDel="005E1B82">
          <w:delText xml:space="preserve">function </w:delText>
        </w:r>
      </w:del>
      <w:ins w:id="6528" w:author="Rev 6 Allen Wirfs-Brock" w:date="2012-02-16T13:08:00Z">
        <w:r w:rsidR="005E1B82">
          <w:t>abstract operation</w:t>
        </w:r>
        <w:r w:rsidR="005E1B82" w:rsidRPr="00E77497">
          <w:t xml:space="preserve"> </w:t>
        </w:r>
      </w:ins>
      <w:r w:rsidRPr="00E77497">
        <w:t xml:space="preserve">passing </w:t>
      </w:r>
      <w:r w:rsidRPr="00E77497">
        <w:rPr>
          <w:i/>
        </w:rPr>
        <w:t>env</w:t>
      </w:r>
      <w:r w:rsidRPr="00E77497">
        <w:t xml:space="preserve">, </w:t>
      </w:r>
      <w:ins w:id="6529" w:author="Allen Wirfs-Brock rev2" w:date="2011-07-22T10:35:00Z">
        <w:r w:rsidR="0040565C" w:rsidRPr="00E77497">
          <w:t>the String</w:t>
        </w:r>
        <w:del w:id="6530" w:author="Rev 9 Allen Wirfs-Brock" w:date="2012-07-07T16:30:00Z">
          <w:r w:rsidR="0040565C" w:rsidRPr="00E77497" w:rsidDel="00D11231">
            <w:delText xml:space="preserve"> </w:delText>
          </w:r>
        </w:del>
        <w:del w:id="6531" w:author="Rev 8 Allen Wirfs-Brock" w:date="2012-06-14T07:55:00Z">
          <w:r w:rsidR="0040565C" w:rsidRPr="00E77497" w:rsidDel="00295173">
            <w:delText>v</w:delText>
          </w:r>
        </w:del>
      </w:ins>
      <w:ins w:id="6532" w:author="Rev 8 Allen Wirfs-Brock" w:date="2012-06-14T07:55:00Z">
        <w:r w:rsidR="00295173">
          <w:t>V</w:t>
        </w:r>
      </w:ins>
      <w:ins w:id="6533" w:author="Allen Wirfs-Brock rev2" w:date="2011-07-22T10:35:00Z">
        <w:r w:rsidR="0040565C" w:rsidRPr="00E77497">
          <w:t xml:space="preserve">alue </w:t>
        </w:r>
        <w:del w:id="6534" w:author="Rev 8 Allen Wirfs-Brock" w:date="2012-06-14T07:56:00Z">
          <w:r w:rsidR="0040565C" w:rsidRPr="00E77497" w:rsidDel="00295173">
            <w:delText>containing the same sequence of characters as</w:delText>
          </w:r>
        </w:del>
      </w:ins>
      <w:ins w:id="6535" w:author="Rev 8 Allen Wirfs-Brock" w:date="2012-06-14T07:56:00Z">
        <w:r w:rsidR="00295173">
          <w:t>of</w:t>
        </w:r>
      </w:ins>
      <w:ins w:id="6536" w:author="Allen Wirfs-Brock rev2" w:date="2011-07-22T10:35:00Z">
        <w:r w:rsidR="0040565C" w:rsidRPr="00E77497">
          <w:t xml:space="preserve"> </w:t>
        </w:r>
        <w:r w:rsidR="0040565C" w:rsidRPr="00E77497">
          <w:rPr>
            <w:i/>
          </w:rPr>
          <w:t>IdentifierName</w:t>
        </w:r>
      </w:ins>
      <w:del w:id="6537" w:author="Allen Wirfs-Brock rev2" w:date="2011-07-22T10:35:00Z">
        <w:r w:rsidRPr="00E77497" w:rsidDel="0040565C">
          <w:rPr>
            <w:i/>
          </w:rPr>
          <w:delText>Identifier</w:delText>
        </w:r>
      </w:del>
      <w:r w:rsidRPr="00E77497">
        <w:t xml:space="preserve">, and </w:t>
      </w:r>
      <w:r w:rsidRPr="00E77497">
        <w:rPr>
          <w:i/>
        </w:rPr>
        <w:t>strict</w:t>
      </w:r>
      <w:r w:rsidRPr="00E77497">
        <w:t xml:space="preserve"> as arguments.</w:t>
      </w:r>
    </w:p>
    <w:p w14:paraId="4A44C378" w14:textId="77777777" w:rsidR="004C02EF" w:rsidRPr="00E77497" w:rsidRDefault="004C02EF" w:rsidP="004C02EF">
      <w:r w:rsidRPr="00E77497">
        <w:t xml:space="preserve">The result of evaluating an identifier is always a value of type Reference with its referenced name component equal to the </w:t>
      </w:r>
      <w:r w:rsidRPr="00E77497">
        <w:rPr>
          <w:rStyle w:val="bnf"/>
        </w:rPr>
        <w:t>Identifier</w:t>
      </w:r>
      <w:r w:rsidRPr="00E77497">
        <w:t xml:space="preserve"> String.</w:t>
      </w:r>
    </w:p>
    <w:p w14:paraId="4B0BA6E3" w14:textId="77777777" w:rsidR="00A45741" w:rsidRPr="00E77497" w:rsidRDefault="00A45741" w:rsidP="00A45741">
      <w:pPr>
        <w:pStyle w:val="30"/>
        <w:numPr>
          <w:ilvl w:val="0"/>
          <w:numId w:val="0"/>
        </w:numPr>
        <w:rPr>
          <w:ins w:id="6538" w:author="Rev 7 Allen Wirfs-Brock" w:date="2012-05-01T16:19:00Z"/>
        </w:rPr>
      </w:pPr>
      <w:bookmarkStart w:id="6539" w:name="_Toc235503381"/>
      <w:bookmarkStart w:id="6540" w:name="_Toc241509156"/>
      <w:bookmarkStart w:id="6541" w:name="_Toc244416643"/>
      <w:bookmarkStart w:id="6542" w:name="_Toc276631007"/>
      <w:bookmarkStart w:id="6543" w:name="_Toc336509489"/>
      <w:ins w:id="6544" w:author="Rev 7 Allen Wirfs-Brock" w:date="2012-05-01T16:19:00Z">
        <w:r w:rsidRPr="00E77497">
          <w:t>10.</w:t>
        </w:r>
      </w:ins>
      <w:ins w:id="6545" w:author="Rev 7 Allen Wirfs-Brock" w:date="2012-05-02T14:57:00Z">
        <w:r w:rsidR="002B1601">
          <w:t>4</w:t>
        </w:r>
      </w:ins>
      <w:ins w:id="6546" w:author="Rev 7 Allen Wirfs-Brock" w:date="2012-05-01T16:19:00Z">
        <w:r w:rsidRPr="00E77497">
          <w:t>.</w:t>
        </w:r>
        <w:del w:id="6547" w:author="Rev 10 Allen Wirfs-Brock" w:date="2012-08-13T18:48:00Z">
          <w:r w:rsidDel="00C700A2">
            <w:delText>3</w:delText>
          </w:r>
        </w:del>
      </w:ins>
      <w:ins w:id="6548" w:author="Rev 10 Allen Wirfs-Brock" w:date="2012-08-13T18:48:00Z">
        <w:r w:rsidR="00C700A2">
          <w:t>2</w:t>
        </w:r>
      </w:ins>
      <w:ins w:id="6549" w:author="Rev 7 Allen Wirfs-Brock" w:date="2012-05-01T16:19:00Z">
        <w:r w:rsidRPr="00E77497">
          <w:tab/>
        </w:r>
        <w:r>
          <w:t>GetThisEnvironment</w:t>
        </w:r>
        <w:bookmarkEnd w:id="6543"/>
      </w:ins>
    </w:p>
    <w:p w14:paraId="190E3992" w14:textId="77777777" w:rsidR="00A45741" w:rsidRPr="00E77497" w:rsidRDefault="00A45741" w:rsidP="00A45741">
      <w:pPr>
        <w:rPr>
          <w:ins w:id="6550" w:author="Rev 7 Allen Wirfs-Brock" w:date="2012-05-01T16:19:00Z"/>
        </w:rPr>
      </w:pPr>
      <w:ins w:id="6551" w:author="Rev 7 Allen Wirfs-Brock" w:date="2012-05-01T16:19:00Z">
        <w:r>
          <w:t xml:space="preserve">The abstract operation </w:t>
        </w:r>
      </w:ins>
      <w:ins w:id="6552" w:author="Rev 7 Allen Wirfs-Brock" w:date="2012-05-01T16:20:00Z">
        <w:r>
          <w:rPr>
            <w:rFonts w:ascii="Times New Roman" w:hAnsi="Times New Roman"/>
          </w:rPr>
          <w:t>GetThisEnviroment</w:t>
        </w:r>
      </w:ins>
      <w:ins w:id="6553" w:author="Rev 7 Allen Wirfs-Brock" w:date="2012-05-01T16:19:00Z">
        <w:r w:rsidRPr="00E77497">
          <w:t xml:space="preserve"> </w:t>
        </w:r>
      </w:ins>
      <w:ins w:id="6554" w:author="Rev 7 Allen Wirfs-Brock" w:date="2012-05-01T16:21:00Z">
        <w:r>
          <w:t>find</w:t>
        </w:r>
      </w:ins>
      <w:ins w:id="6555" w:author="Rev 8 Allen Wirfs-Brock" w:date="2012-06-13T17:35:00Z">
        <w:r w:rsidR="008C7DCE">
          <w:t>s</w:t>
        </w:r>
      </w:ins>
      <w:ins w:id="6556" w:author="Rev 7 Allen Wirfs-Brock" w:date="2012-05-01T16:21:00Z">
        <w:r>
          <w:t xml:space="preserve"> the lexi</w:t>
        </w:r>
      </w:ins>
      <w:ins w:id="6557" w:author="Rev 7 Allen Wirfs-Brock" w:date="2012-05-04T13:59:00Z">
        <w:r w:rsidR="00DE13A5">
          <w:t>c</w:t>
        </w:r>
      </w:ins>
      <w:ins w:id="6558" w:author="Rev 7 Allen Wirfs-Brock" w:date="2012-05-01T16:21:00Z">
        <w:r>
          <w:t>al environment that currently supplies the</w:t>
        </w:r>
      </w:ins>
      <w:ins w:id="6559" w:author="Rev 7 Allen Wirfs-Brock" w:date="2012-05-01T16:19:00Z">
        <w:r w:rsidRPr="00E77497">
          <w:t xml:space="preserve"> binding of </w:t>
        </w:r>
        <w:r>
          <w:t xml:space="preserve">the keyword </w:t>
        </w:r>
        <w:r w:rsidRPr="00DD7AA6">
          <w:rPr>
            <w:rFonts w:ascii="Courier New" w:hAnsi="Courier New" w:cs="Courier New"/>
            <w:b/>
          </w:rPr>
          <w:t>this</w:t>
        </w:r>
      </w:ins>
      <w:ins w:id="6560" w:author="Rev 7 Allen Wirfs-Brock" w:date="2012-05-01T16:22:00Z">
        <w:r w:rsidRPr="00A45741">
          <w:rPr>
            <w:rFonts w:cs="Arial"/>
          </w:rPr>
          <w:t>.</w:t>
        </w:r>
      </w:ins>
      <w:ins w:id="6561" w:author="Rev 7 Allen Wirfs-Brock" w:date="2012-05-01T16:19:00Z">
        <w:r w:rsidRPr="00E77497">
          <w:t xml:space="preserve"> </w:t>
        </w:r>
      </w:ins>
      <w:ins w:id="6562" w:author="Rev 7 Allen Wirfs-Brock" w:date="2012-05-01T16:22:00Z">
        <w:del w:id="6563" w:author="Rev 8 Allen Wirfs-Brock" w:date="2012-06-13T17:36:00Z">
          <w:r w:rsidDel="008C7DCE">
            <w:delText>It starts search with</w:delText>
          </w:r>
        </w:del>
      </w:ins>
      <w:ins w:id="6564" w:author="Rev 7 Allen Wirfs-Brock" w:date="2012-05-01T16:19:00Z">
        <w:del w:id="6565" w:author="Rev 8 Allen Wirfs-Brock" w:date="2012-06-13T17:36:00Z">
          <w:r w:rsidRPr="00E77497" w:rsidDel="008C7DCE">
            <w:delText xml:space="preserve"> the LexicalEnvironment of the </w:delText>
          </w:r>
        </w:del>
        <w:del w:id="6566" w:author="Rev 8 Allen Wirfs-Brock" w:date="2012-06-13T15:58:00Z">
          <w:r w:rsidDel="00CB5151">
            <w:delText>current</w:delText>
          </w:r>
        </w:del>
        <w:del w:id="6567" w:author="Rev 8 Allen Wirfs-Brock" w:date="2012-06-13T17:36:00Z">
          <w:r w:rsidRPr="00E77497" w:rsidDel="008C7DCE">
            <w:delText xml:space="preserve"> execution context. </w:delText>
          </w:r>
        </w:del>
      </w:ins>
      <w:ins w:id="6568" w:author="Rev 7 Allen Wirfs-Brock" w:date="2012-05-01T16:22:00Z">
        <w:r>
          <w:rPr>
            <w:rFonts w:ascii="Times New Roman" w:hAnsi="Times New Roman"/>
          </w:rPr>
          <w:t>GetThisEnviroment</w:t>
        </w:r>
        <w:r w:rsidRPr="00E77497">
          <w:t xml:space="preserve"> </w:t>
        </w:r>
      </w:ins>
      <w:ins w:id="6569" w:author="Rev 7 Allen Wirfs-Brock" w:date="2012-05-01T16:19:00Z">
        <w:r w:rsidRPr="00E77497">
          <w:t>perform</w:t>
        </w:r>
        <w:r>
          <w:t>s</w:t>
        </w:r>
        <w:r w:rsidRPr="00E77497">
          <w:t xml:space="preserve"> the following </w:t>
        </w:r>
        <w:r>
          <w:t>steps</w:t>
        </w:r>
        <w:r w:rsidRPr="00E77497">
          <w:t>:</w:t>
        </w:r>
      </w:ins>
    </w:p>
    <w:p w14:paraId="51C3471E" w14:textId="77777777" w:rsidR="00A45741" w:rsidRPr="00E77497" w:rsidRDefault="00A45741" w:rsidP="00A45741">
      <w:pPr>
        <w:pStyle w:val="Alg4"/>
        <w:numPr>
          <w:ilvl w:val="0"/>
          <w:numId w:val="782"/>
        </w:numPr>
        <w:rPr>
          <w:ins w:id="6570" w:author="Rev 7 Allen Wirfs-Brock" w:date="2012-05-01T16:19:00Z"/>
        </w:rPr>
      </w:pPr>
      <w:ins w:id="6571" w:author="Rev 7 Allen Wirfs-Brock" w:date="2012-05-01T16:19:00Z">
        <w:r w:rsidRPr="00E77497">
          <w:t xml:space="preserve">Let </w:t>
        </w:r>
        <w:r>
          <w:rPr>
            <w:i/>
          </w:rPr>
          <w:t>lex</w:t>
        </w:r>
        <w:r w:rsidRPr="00E77497">
          <w:t xml:space="preserve"> be the </w:t>
        </w:r>
        <w:del w:id="6572" w:author="Rev 8 Allen Wirfs-Brock" w:date="2012-06-13T15:58:00Z">
          <w:r w:rsidDel="00CB5151">
            <w:delText>current</w:delText>
          </w:r>
        </w:del>
      </w:ins>
      <w:ins w:id="6573" w:author="Rev 8 Allen Wirfs-Brock" w:date="2012-06-13T15:58:00Z">
        <w:r w:rsidR="00CB5151">
          <w:t>running</w:t>
        </w:r>
      </w:ins>
      <w:ins w:id="6574" w:author="Rev 7 Allen Wirfs-Brock" w:date="2012-05-01T16:19:00Z">
        <w:r w:rsidRPr="00E77497">
          <w:t xml:space="preserve"> execution context’s LexicalEnvironment.</w:t>
        </w:r>
      </w:ins>
    </w:p>
    <w:p w14:paraId="4B8C22C3" w14:textId="77777777" w:rsidR="00A45741" w:rsidRDefault="00A45741" w:rsidP="00A45741">
      <w:pPr>
        <w:pStyle w:val="Alg4"/>
        <w:numPr>
          <w:ilvl w:val="0"/>
          <w:numId w:val="782"/>
        </w:numPr>
        <w:rPr>
          <w:ins w:id="6575" w:author="Rev 7 Allen Wirfs-Brock" w:date="2012-05-01T16:19:00Z"/>
        </w:rPr>
      </w:pPr>
      <w:ins w:id="6576" w:author="Rev 7 Allen Wirfs-Brock" w:date="2012-05-01T16:19:00Z">
        <w:r>
          <w:t>Repeat</w:t>
        </w:r>
      </w:ins>
    </w:p>
    <w:p w14:paraId="5A1E7D03" w14:textId="77777777" w:rsidR="00A45741" w:rsidRPr="00E77497" w:rsidRDefault="00A45741" w:rsidP="00A45741">
      <w:pPr>
        <w:pStyle w:val="Alg4"/>
        <w:numPr>
          <w:ilvl w:val="1"/>
          <w:numId w:val="782"/>
        </w:numPr>
        <w:rPr>
          <w:ins w:id="6577" w:author="Rev 7 Allen Wirfs-Brock" w:date="2012-05-01T16:19:00Z"/>
        </w:rPr>
      </w:pPr>
      <w:ins w:id="6578" w:author="Rev 7 Allen Wirfs-Brock" w:date="2012-05-01T16:19:00Z">
        <w:r w:rsidRPr="00E77497">
          <w:t xml:space="preserve">Let </w:t>
        </w:r>
        <w:r w:rsidRPr="00E77497">
          <w:rPr>
            <w:i/>
          </w:rPr>
          <w:t>envRec</w:t>
        </w:r>
        <w:r w:rsidRPr="00E77497">
          <w:t xml:space="preserve"> be </w:t>
        </w:r>
        <w:r w:rsidRPr="00E77497">
          <w:rPr>
            <w:i/>
          </w:rPr>
          <w:t>lex</w:t>
        </w:r>
        <w:r w:rsidRPr="00E77497">
          <w:t>’s environment record.</w:t>
        </w:r>
      </w:ins>
    </w:p>
    <w:p w14:paraId="5EAEC4B0" w14:textId="77777777" w:rsidR="00A45741" w:rsidRPr="00E77497" w:rsidRDefault="00A45741" w:rsidP="00A45741">
      <w:pPr>
        <w:pStyle w:val="Alg4"/>
        <w:numPr>
          <w:ilvl w:val="1"/>
          <w:numId w:val="782"/>
        </w:numPr>
        <w:rPr>
          <w:ins w:id="6579" w:author="Rev 7 Allen Wirfs-Brock" w:date="2012-05-01T16:19:00Z"/>
        </w:rPr>
      </w:pPr>
      <w:ins w:id="6580" w:author="Rev 7 Allen Wirfs-Brock" w:date="2012-05-01T16:19:00Z">
        <w:r w:rsidRPr="00E77497">
          <w:t xml:space="preserve">Let </w:t>
        </w:r>
        <w:r w:rsidRPr="00E77497">
          <w:rPr>
            <w:i/>
          </w:rPr>
          <w:t xml:space="preserve">exists </w:t>
        </w:r>
        <w:r w:rsidRPr="00E77497">
          <w:t>be the result of calling the Has</w:t>
        </w:r>
        <w:r>
          <w:t>This</w:t>
        </w:r>
        <w:r w:rsidRPr="00E77497">
          <w:t>Binding</w:t>
        </w:r>
        <w:r>
          <w:t xml:space="preserve"> </w:t>
        </w:r>
        <w:r w:rsidRPr="00E77497">
          <w:t xml:space="preserve">concrete method of </w:t>
        </w:r>
        <w:r w:rsidRPr="00E77497">
          <w:rPr>
            <w:i/>
          </w:rPr>
          <w:t>envRec</w:t>
        </w:r>
        <w:r w:rsidRPr="00E77497">
          <w:t>.</w:t>
        </w:r>
      </w:ins>
    </w:p>
    <w:p w14:paraId="71BC83A7" w14:textId="77777777" w:rsidR="00A45741" w:rsidRPr="00E77497" w:rsidRDefault="00A45741" w:rsidP="00A45741">
      <w:pPr>
        <w:pStyle w:val="Alg4"/>
        <w:numPr>
          <w:ilvl w:val="1"/>
          <w:numId w:val="782"/>
        </w:numPr>
        <w:rPr>
          <w:ins w:id="6581" w:author="Rev 7 Allen Wirfs-Brock" w:date="2012-05-01T16:19:00Z"/>
        </w:rPr>
      </w:pPr>
      <w:ins w:id="6582" w:author="Rev 7 Allen Wirfs-Brock" w:date="2012-05-01T16:19:00Z">
        <w:r w:rsidRPr="00E77497">
          <w:t xml:space="preserve">If </w:t>
        </w:r>
        <w:r w:rsidRPr="00E77497">
          <w:rPr>
            <w:i/>
          </w:rPr>
          <w:t xml:space="preserve">exists </w:t>
        </w:r>
        <w:r w:rsidRPr="00E77497">
          <w:t xml:space="preserve">is </w:t>
        </w:r>
        <w:r w:rsidRPr="00E77497">
          <w:rPr>
            <w:rFonts w:ascii="Courier New" w:hAnsi="Courier New"/>
            <w:b/>
          </w:rPr>
          <w:t>true</w:t>
        </w:r>
        <w:r w:rsidRPr="00E77497">
          <w:t>, then</w:t>
        </w:r>
        <w:r>
          <w:t xml:space="preserve"> return </w:t>
        </w:r>
        <w:r w:rsidRPr="00E77497">
          <w:rPr>
            <w:i/>
          </w:rPr>
          <w:t>envRec</w:t>
        </w:r>
        <w:r w:rsidRPr="00E77497">
          <w:t>.</w:t>
        </w:r>
      </w:ins>
    </w:p>
    <w:p w14:paraId="68139733" w14:textId="77777777" w:rsidR="00A45741" w:rsidRPr="00E77497" w:rsidRDefault="00A45741" w:rsidP="00A45741">
      <w:pPr>
        <w:pStyle w:val="Alg4"/>
        <w:numPr>
          <w:ilvl w:val="1"/>
          <w:numId w:val="782"/>
        </w:numPr>
        <w:rPr>
          <w:ins w:id="6583" w:author="Rev 7 Allen Wirfs-Brock" w:date="2012-05-01T16:19:00Z"/>
        </w:rPr>
      </w:pPr>
      <w:ins w:id="6584" w:author="Rev 7 Allen Wirfs-Brock" w:date="2012-05-01T16:19:00Z">
        <w:r w:rsidRPr="00E77497">
          <w:t xml:space="preserve">Let </w:t>
        </w:r>
        <w:r w:rsidRPr="00E77497">
          <w:rPr>
            <w:i/>
          </w:rPr>
          <w:t xml:space="preserve">outer </w:t>
        </w:r>
        <w:r w:rsidRPr="00E77497">
          <w:t xml:space="preserve">be the value of </w:t>
        </w:r>
        <w:r w:rsidRPr="00E77497">
          <w:rPr>
            <w:i/>
          </w:rPr>
          <w:t>lex’s</w:t>
        </w:r>
        <w:r w:rsidRPr="00E77497">
          <w:t xml:space="preserve"> outer environment reference.</w:t>
        </w:r>
      </w:ins>
    </w:p>
    <w:p w14:paraId="529C7158" w14:textId="77777777" w:rsidR="00A45741" w:rsidRDefault="00A45741" w:rsidP="004C63CF">
      <w:pPr>
        <w:pStyle w:val="Alg4"/>
        <w:numPr>
          <w:ilvl w:val="1"/>
          <w:numId w:val="782"/>
        </w:numPr>
        <w:spacing w:after="120"/>
        <w:rPr>
          <w:ins w:id="6585" w:author="Rev 7 Allen Wirfs-Brock" w:date="2012-05-01T16:19:00Z"/>
        </w:rPr>
      </w:pPr>
      <w:ins w:id="6586" w:author="Rev 7 Allen Wirfs-Brock" w:date="2012-05-01T16:19:00Z">
        <w:r w:rsidRPr="00E77497">
          <w:t xml:space="preserve">Let </w:t>
        </w:r>
        <w:r>
          <w:rPr>
            <w:i/>
          </w:rPr>
          <w:t>lex</w:t>
        </w:r>
        <w:r w:rsidRPr="00E77497">
          <w:rPr>
            <w:i/>
          </w:rPr>
          <w:t xml:space="preserve"> </w:t>
        </w:r>
        <w:r w:rsidRPr="00E77497">
          <w:t xml:space="preserve">be </w:t>
        </w:r>
        <w:r w:rsidRPr="00DD7AA6">
          <w:rPr>
            <w:i/>
          </w:rPr>
          <w:t>outer</w:t>
        </w:r>
        <w:r w:rsidRPr="00E77497">
          <w:t>.</w:t>
        </w:r>
      </w:ins>
    </w:p>
    <w:p w14:paraId="56B5136F" w14:textId="77777777" w:rsidR="00825110" w:rsidRPr="00E77497" w:rsidRDefault="00825110" w:rsidP="00825110">
      <w:pPr>
        <w:pStyle w:val="30"/>
        <w:numPr>
          <w:ilvl w:val="0"/>
          <w:numId w:val="0"/>
        </w:numPr>
        <w:rPr>
          <w:ins w:id="6587" w:author="Rev 7 Allen Wirfs-Brock" w:date="2012-05-01T14:06:00Z"/>
        </w:rPr>
      </w:pPr>
      <w:bookmarkStart w:id="6588" w:name="_Toc336509490"/>
      <w:ins w:id="6589" w:author="Rev 7 Allen Wirfs-Brock" w:date="2012-05-01T14:06:00Z">
        <w:r w:rsidRPr="00E77497">
          <w:t>10.</w:t>
        </w:r>
      </w:ins>
      <w:ins w:id="6590" w:author="Rev 7 Allen Wirfs-Brock" w:date="2012-05-02T14:57:00Z">
        <w:r w:rsidR="002B1601">
          <w:t>4</w:t>
        </w:r>
      </w:ins>
      <w:ins w:id="6591" w:author="Rev 7 Allen Wirfs-Brock" w:date="2012-05-01T14:06:00Z">
        <w:r w:rsidRPr="00E77497">
          <w:t>.</w:t>
        </w:r>
      </w:ins>
      <w:ins w:id="6592" w:author="Rev 7 Allen Wirfs-Brock" w:date="2012-05-01T16:19:00Z">
        <w:del w:id="6593" w:author="Rev 8 Allen Wirfs-Brock" w:date="2012-06-13T17:38:00Z">
          <w:r w:rsidR="00A45741" w:rsidDel="008C7DCE">
            <w:delText>3</w:delText>
          </w:r>
        </w:del>
      </w:ins>
      <w:ins w:id="6594" w:author="Rev 8 Allen Wirfs-Brock" w:date="2012-06-13T17:38:00Z">
        <w:del w:id="6595" w:author="Rev 10 Allen Wirfs-Brock" w:date="2012-08-13T18:48:00Z">
          <w:r w:rsidR="008C7DCE" w:rsidDel="00C700A2">
            <w:delText>4</w:delText>
          </w:r>
        </w:del>
      </w:ins>
      <w:ins w:id="6596" w:author="Rev 10 Allen Wirfs-Brock" w:date="2012-08-13T18:48:00Z">
        <w:r w:rsidR="00C700A2">
          <w:t>3</w:t>
        </w:r>
      </w:ins>
      <w:ins w:id="6597" w:author="Rev 7 Allen Wirfs-Brock" w:date="2012-05-01T14:06:00Z">
        <w:r w:rsidRPr="00E77497">
          <w:tab/>
        </w:r>
      </w:ins>
      <w:ins w:id="6598" w:author="Rev 7 Allen Wirfs-Brock" w:date="2012-05-01T14:07:00Z">
        <w:r>
          <w:t>This</w:t>
        </w:r>
      </w:ins>
      <w:ins w:id="6599" w:author="Rev 7 Allen Wirfs-Brock" w:date="2012-05-01T14:06:00Z">
        <w:r w:rsidRPr="00E77497">
          <w:t xml:space="preserve"> Resolution</w:t>
        </w:r>
        <w:bookmarkEnd w:id="6588"/>
      </w:ins>
    </w:p>
    <w:p w14:paraId="7BB77AB0" w14:textId="77777777" w:rsidR="00825110" w:rsidRPr="00E77497" w:rsidRDefault="00DD7AA6" w:rsidP="00825110">
      <w:pPr>
        <w:rPr>
          <w:ins w:id="6600" w:author="Rev 7 Allen Wirfs-Brock" w:date="2012-05-01T14:06:00Z"/>
        </w:rPr>
      </w:pPr>
      <w:ins w:id="6601" w:author="Rev 7 Allen Wirfs-Brock" w:date="2012-05-01T14:31:00Z">
        <w:r>
          <w:t xml:space="preserve">The </w:t>
        </w:r>
      </w:ins>
      <w:ins w:id="6602" w:author="Rev 7 Allen Wirfs-Brock" w:date="2012-05-01T14:32:00Z">
        <w:r>
          <w:t>abstract</w:t>
        </w:r>
      </w:ins>
      <w:ins w:id="6603" w:author="Rev 7 Allen Wirfs-Brock" w:date="2012-05-01T14:31:00Z">
        <w:r>
          <w:t xml:space="preserve"> </w:t>
        </w:r>
      </w:ins>
      <w:ins w:id="6604" w:author="Rev 7 Allen Wirfs-Brock" w:date="2012-05-01T14:32:00Z">
        <w:r>
          <w:t xml:space="preserve">operation </w:t>
        </w:r>
      </w:ins>
      <w:ins w:id="6605" w:author="Rev 7 Allen Wirfs-Brock" w:date="2012-05-01T14:07:00Z">
        <w:r w:rsidR="00825110" w:rsidRPr="00DD7AA6">
          <w:rPr>
            <w:rFonts w:ascii="Times New Roman" w:hAnsi="Times New Roman"/>
          </w:rPr>
          <w:t>This</w:t>
        </w:r>
      </w:ins>
      <w:ins w:id="6606" w:author="Rev 7 Allen Wirfs-Brock" w:date="2012-05-01T14:32:00Z">
        <w:r w:rsidRPr="00DD7AA6">
          <w:rPr>
            <w:rFonts w:ascii="Times New Roman" w:hAnsi="Times New Roman"/>
          </w:rPr>
          <w:t>R</w:t>
        </w:r>
      </w:ins>
      <w:ins w:id="6607" w:author="Rev 7 Allen Wirfs-Brock" w:date="2012-05-01T14:06:00Z">
        <w:r w:rsidR="00825110" w:rsidRPr="00DD7AA6">
          <w:rPr>
            <w:rFonts w:ascii="Times New Roman" w:hAnsi="Times New Roman"/>
          </w:rPr>
          <w:t>esolution</w:t>
        </w:r>
        <w:r w:rsidR="00825110" w:rsidRPr="00E77497">
          <w:t xml:space="preserve"> is the process of determining the binding of </w:t>
        </w:r>
      </w:ins>
      <w:ins w:id="6608" w:author="Rev 7 Allen Wirfs-Brock" w:date="2012-05-01T14:07:00Z">
        <w:r w:rsidR="00825110">
          <w:t xml:space="preserve">the keyword </w:t>
        </w:r>
        <w:r w:rsidR="00825110" w:rsidRPr="00DD7AA6">
          <w:rPr>
            <w:rFonts w:ascii="Courier New" w:hAnsi="Courier New" w:cs="Courier New"/>
            <w:b/>
          </w:rPr>
          <w:t>this</w:t>
        </w:r>
      </w:ins>
      <w:ins w:id="6609" w:author="Rev 7 Allen Wirfs-Brock" w:date="2012-05-01T14:06:00Z">
        <w:r w:rsidR="00825110" w:rsidRPr="00E77497">
          <w:t xml:space="preserve"> using the LexicalEnvironment of the </w:t>
        </w:r>
      </w:ins>
      <w:ins w:id="6610" w:author="Rev 7 Allen Wirfs-Brock" w:date="2012-05-01T14:32:00Z">
        <w:del w:id="6611" w:author="Rev 8 Allen Wirfs-Brock" w:date="2012-06-13T15:59:00Z">
          <w:r w:rsidDel="00CB5151">
            <w:delText>current</w:delText>
          </w:r>
        </w:del>
      </w:ins>
      <w:ins w:id="6612" w:author="Rev 8 Allen Wirfs-Brock" w:date="2012-06-13T15:59:00Z">
        <w:r w:rsidR="00CB5151">
          <w:t>running</w:t>
        </w:r>
      </w:ins>
      <w:ins w:id="6613" w:author="Rev 7 Allen Wirfs-Brock" w:date="2012-05-01T14:06:00Z">
        <w:r w:rsidR="00825110" w:rsidRPr="00E77497">
          <w:t xml:space="preserve"> execution context. </w:t>
        </w:r>
      </w:ins>
      <w:ins w:id="6614" w:author="Rev 7 Allen Wirfs-Brock" w:date="2012-05-01T14:33:00Z">
        <w:r w:rsidRPr="00DD7AA6">
          <w:rPr>
            <w:rFonts w:ascii="Times New Roman" w:hAnsi="Times New Roman"/>
          </w:rPr>
          <w:t>ThisResolution</w:t>
        </w:r>
        <w:r>
          <w:t xml:space="preserve"> </w:t>
        </w:r>
      </w:ins>
      <w:ins w:id="6615" w:author="Rev 7 Allen Wirfs-Brock" w:date="2012-05-01T14:06:00Z">
        <w:r w:rsidR="00825110" w:rsidRPr="00E77497">
          <w:t>perform</w:t>
        </w:r>
      </w:ins>
      <w:ins w:id="6616" w:author="Rev 7 Allen Wirfs-Brock" w:date="2012-05-01T14:33:00Z">
        <w:r>
          <w:t>s</w:t>
        </w:r>
      </w:ins>
      <w:ins w:id="6617" w:author="Rev 7 Allen Wirfs-Brock" w:date="2012-05-01T14:06:00Z">
        <w:r w:rsidR="00825110" w:rsidRPr="00E77497">
          <w:t xml:space="preserve"> the following </w:t>
        </w:r>
      </w:ins>
      <w:ins w:id="6618" w:author="Rev 7 Allen Wirfs-Brock" w:date="2012-05-01T14:33:00Z">
        <w:r>
          <w:t>steps</w:t>
        </w:r>
      </w:ins>
      <w:ins w:id="6619" w:author="Rev 7 Allen Wirfs-Brock" w:date="2012-05-01T14:06:00Z">
        <w:r w:rsidR="00825110" w:rsidRPr="00E77497">
          <w:t>:</w:t>
        </w:r>
      </w:ins>
    </w:p>
    <w:p w14:paraId="48EAAB52" w14:textId="77777777" w:rsidR="00825110" w:rsidRPr="00E77497" w:rsidRDefault="00825110" w:rsidP="00141C64">
      <w:pPr>
        <w:pStyle w:val="Alg4"/>
        <w:numPr>
          <w:ilvl w:val="0"/>
          <w:numId w:val="786"/>
        </w:numPr>
        <w:rPr>
          <w:ins w:id="6620" w:author="Rev 7 Allen Wirfs-Brock" w:date="2012-05-01T14:06:00Z"/>
        </w:rPr>
      </w:pPr>
      <w:ins w:id="6621" w:author="Rev 7 Allen Wirfs-Brock" w:date="2012-05-01T14:06:00Z">
        <w:r w:rsidRPr="00E77497">
          <w:t xml:space="preserve">Let </w:t>
        </w:r>
      </w:ins>
      <w:ins w:id="6622" w:author="Rev 7 Allen Wirfs-Brock" w:date="2012-05-01T16:26:00Z">
        <w:r w:rsidR="00141C64">
          <w:rPr>
            <w:i/>
          </w:rPr>
          <w:t>env</w:t>
        </w:r>
      </w:ins>
      <w:ins w:id="6623" w:author="Rev 7 Allen Wirfs-Brock" w:date="2012-05-01T16:25:00Z">
        <w:r w:rsidR="00141C64">
          <w:t xml:space="preserve"> be the result of performing the GetThisEnvironment abstract operation</w:t>
        </w:r>
      </w:ins>
      <w:ins w:id="6624" w:author="Rev 7 Allen Wirfs-Brock" w:date="2012-05-01T14:06:00Z">
        <w:r w:rsidRPr="00E77497">
          <w:t>.</w:t>
        </w:r>
      </w:ins>
    </w:p>
    <w:p w14:paraId="6DBB4C84" w14:textId="77777777" w:rsidR="00825110" w:rsidRPr="00E77497" w:rsidRDefault="00141C64" w:rsidP="00141C64">
      <w:pPr>
        <w:pStyle w:val="Alg4"/>
        <w:numPr>
          <w:ilvl w:val="0"/>
          <w:numId w:val="786"/>
        </w:numPr>
        <w:spacing w:after="120"/>
        <w:rPr>
          <w:ins w:id="6625" w:author="Rev 7 Allen Wirfs-Brock" w:date="2012-05-01T14:06:00Z"/>
        </w:rPr>
      </w:pPr>
      <w:ins w:id="6626" w:author="Rev 7 Allen Wirfs-Brock" w:date="2012-05-01T16:25:00Z">
        <w:r>
          <w:t xml:space="preserve">Return the </w:t>
        </w:r>
        <w:r w:rsidRPr="00E77497">
          <w:t xml:space="preserve">result of calling the </w:t>
        </w:r>
        <w:r>
          <w:t>GetThis</w:t>
        </w:r>
        <w:r w:rsidRPr="00E77497">
          <w:t>Binding</w:t>
        </w:r>
        <w:r>
          <w:t xml:space="preserve"> </w:t>
        </w:r>
        <w:r w:rsidRPr="00E77497">
          <w:t xml:space="preserve">concrete method of </w:t>
        </w:r>
        <w:r w:rsidRPr="00E77497">
          <w:rPr>
            <w:i/>
          </w:rPr>
          <w:t>env</w:t>
        </w:r>
      </w:ins>
      <w:ins w:id="6627" w:author="Rev 7 Allen Wirfs-Brock" w:date="2012-05-01T14:37:00Z">
        <w:r w:rsidR="00DD7AA6" w:rsidRPr="00E77497">
          <w:t>.</w:t>
        </w:r>
      </w:ins>
    </w:p>
    <w:p w14:paraId="45735B17" w14:textId="77777777" w:rsidR="004C02EF" w:rsidRPr="00E77497" w:rsidDel="002B1601" w:rsidRDefault="004C02EF" w:rsidP="00F77917">
      <w:pPr>
        <w:pStyle w:val="20"/>
        <w:numPr>
          <w:ilvl w:val="0"/>
          <w:numId w:val="0"/>
        </w:numPr>
        <w:rPr>
          <w:del w:id="6628" w:author="Rev 7 Allen Wirfs-Brock" w:date="2012-05-02T14:57:00Z"/>
        </w:rPr>
      </w:pPr>
      <w:del w:id="6629" w:author="Rev 7 Allen Wirfs-Brock" w:date="2012-05-02T14:57:00Z">
        <w:r w:rsidRPr="00E77497" w:rsidDel="002B1601">
          <w:delText>10.4</w:delText>
        </w:r>
        <w:r w:rsidRPr="00E77497" w:rsidDel="002B1601">
          <w:tab/>
          <w:delText>Establishing an Execution Context</w:delText>
        </w:r>
        <w:bookmarkEnd w:id="6539"/>
        <w:bookmarkEnd w:id="6540"/>
        <w:bookmarkEnd w:id="6541"/>
        <w:bookmarkEnd w:id="6542"/>
      </w:del>
    </w:p>
    <w:p w14:paraId="757A5400" w14:textId="77777777" w:rsidR="004C02EF" w:rsidRPr="00E77497" w:rsidDel="002B1601" w:rsidRDefault="004C02EF">
      <w:pPr>
        <w:pStyle w:val="20"/>
        <w:numPr>
          <w:ilvl w:val="0"/>
          <w:numId w:val="0"/>
        </w:numPr>
        <w:rPr>
          <w:del w:id="6630" w:author="Rev 7 Allen Wirfs-Brock" w:date="2012-05-02T14:57:00Z"/>
        </w:rPr>
        <w:pPrChange w:id="6631" w:author="Rev 7 Allen Wirfs-Brock" w:date="2012-05-02T14:57:00Z">
          <w:pPr/>
        </w:pPrChange>
      </w:pPr>
      <w:del w:id="6632" w:author="Rev 7 Allen Wirfs-Brock" w:date="2012-05-02T14:57:00Z">
        <w:r w:rsidRPr="00E77497" w:rsidDel="002B1601">
          <w:delText>Evaluation of global code or code using the eval function (15.1.2.1) establishes and enters a new execution context. Every invocation of an ECMAScript code function (13.2.1) also establishes and enters a new execution context, even if a function is calling itself recursively. Every return exits an execution context. A thrown exception may also exit one or more execution contexts.</w:delText>
        </w:r>
      </w:del>
    </w:p>
    <w:p w14:paraId="70F56B40" w14:textId="77777777" w:rsidR="004C02EF" w:rsidRPr="00E77497" w:rsidDel="002B1601" w:rsidRDefault="004C02EF">
      <w:pPr>
        <w:pStyle w:val="20"/>
        <w:numPr>
          <w:ilvl w:val="0"/>
          <w:numId w:val="0"/>
        </w:numPr>
        <w:rPr>
          <w:del w:id="6633" w:author="Rev 7 Allen Wirfs-Brock" w:date="2012-05-02T14:57:00Z"/>
        </w:rPr>
        <w:pPrChange w:id="6634" w:author="Rev 7 Allen Wirfs-Brock" w:date="2012-05-02T14:57:00Z">
          <w:pPr/>
        </w:pPrChange>
      </w:pPr>
      <w:del w:id="6635" w:author="Rev 7 Allen Wirfs-Brock" w:date="2012-05-02T14:57:00Z">
        <w:r w:rsidRPr="00E77497" w:rsidDel="002B1601">
          <w:delText>When control enters an execution context, the execution context’s ThisBinding is set, its VariableEnvironment and initial LexicalEnvironment are defined, and declaration binding instantiation (10.5) is performed. The exact manner in which these actions occur depend on the type of code being entered.</w:delText>
        </w:r>
      </w:del>
    </w:p>
    <w:p w14:paraId="12205BC8" w14:textId="77777777" w:rsidR="004C02EF" w:rsidRPr="00E77497" w:rsidDel="00852E6B" w:rsidRDefault="004C02EF">
      <w:pPr>
        <w:pStyle w:val="20"/>
        <w:numPr>
          <w:ilvl w:val="0"/>
          <w:numId w:val="0"/>
        </w:numPr>
        <w:rPr>
          <w:del w:id="6636" w:author="Rev 7 Allen Wirfs-Brock" w:date="2012-05-02T11:31:00Z"/>
        </w:rPr>
        <w:pPrChange w:id="6637" w:author="Rev 7 Allen Wirfs-Brock" w:date="2012-05-02T14:57:00Z">
          <w:pPr>
            <w:pStyle w:val="30"/>
            <w:numPr>
              <w:ilvl w:val="0"/>
              <w:numId w:val="0"/>
            </w:numPr>
          </w:pPr>
        </w:pPrChange>
      </w:pPr>
      <w:bookmarkStart w:id="6638" w:name="_Toc235503382"/>
      <w:bookmarkStart w:id="6639" w:name="_Toc241509157"/>
      <w:bookmarkStart w:id="6640" w:name="_Toc244416644"/>
      <w:bookmarkStart w:id="6641" w:name="_Toc276631008"/>
      <w:del w:id="6642" w:author="Rev 7 Allen Wirfs-Brock" w:date="2012-05-02T11:31:00Z">
        <w:r w:rsidRPr="00E77497" w:rsidDel="00852E6B">
          <w:delText>10.4.1</w:delText>
        </w:r>
        <w:r w:rsidRPr="00E77497" w:rsidDel="00852E6B">
          <w:tab/>
          <w:delText>Entering Global Code</w:delText>
        </w:r>
        <w:bookmarkEnd w:id="6638"/>
        <w:bookmarkEnd w:id="6639"/>
        <w:bookmarkEnd w:id="6640"/>
        <w:bookmarkEnd w:id="6641"/>
      </w:del>
    </w:p>
    <w:p w14:paraId="7E6DBFED" w14:textId="77777777" w:rsidR="004C02EF" w:rsidRPr="00E77497" w:rsidDel="00852E6B" w:rsidRDefault="004C02EF">
      <w:pPr>
        <w:pStyle w:val="20"/>
        <w:numPr>
          <w:ilvl w:val="0"/>
          <w:numId w:val="0"/>
        </w:numPr>
        <w:rPr>
          <w:del w:id="6643" w:author="Rev 7 Allen Wirfs-Brock" w:date="2012-05-02T11:31:00Z"/>
        </w:rPr>
        <w:pPrChange w:id="6644" w:author="Rev 7 Allen Wirfs-Brock" w:date="2012-05-02T14:57:00Z">
          <w:pPr/>
        </w:pPrChange>
      </w:pPr>
      <w:del w:id="6645" w:author="Rev 7 Allen Wirfs-Brock" w:date="2012-05-02T11:31:00Z">
        <w:r w:rsidRPr="00E77497" w:rsidDel="00852E6B">
          <w:delText>The following steps are performed when control enters the execution context for global code:</w:delText>
        </w:r>
      </w:del>
    </w:p>
    <w:p w14:paraId="5368D0BF" w14:textId="77777777" w:rsidR="004C02EF" w:rsidRPr="00E77497" w:rsidDel="00852E6B" w:rsidRDefault="004C02EF">
      <w:pPr>
        <w:pStyle w:val="20"/>
        <w:numPr>
          <w:ilvl w:val="0"/>
          <w:numId w:val="0"/>
        </w:numPr>
        <w:rPr>
          <w:del w:id="6646" w:author="Rev 7 Allen Wirfs-Brock" w:date="2012-05-02T11:31:00Z"/>
        </w:rPr>
        <w:pPrChange w:id="6647" w:author="Rev 7 Allen Wirfs-Brock" w:date="2012-05-02T14:57:00Z">
          <w:pPr>
            <w:pStyle w:val="Alg4"/>
            <w:numPr>
              <w:numId w:val="374"/>
            </w:numPr>
            <w:tabs>
              <w:tab w:val="num" w:pos="360"/>
            </w:tabs>
            <w:ind w:left="360" w:hanging="360"/>
          </w:pPr>
        </w:pPrChange>
      </w:pPr>
      <w:del w:id="6648" w:author="Rev 7 Allen Wirfs-Brock" w:date="2012-05-02T11:31:00Z">
        <w:r w:rsidRPr="00E77497" w:rsidDel="00852E6B">
          <w:delText>Initialise the execution context using the global code as described in 10.4.1.1.</w:delText>
        </w:r>
      </w:del>
    </w:p>
    <w:p w14:paraId="771D0DB8" w14:textId="77777777" w:rsidR="004C02EF" w:rsidRPr="00E77497" w:rsidDel="00852E6B" w:rsidRDefault="004C02EF">
      <w:pPr>
        <w:pStyle w:val="20"/>
        <w:numPr>
          <w:ilvl w:val="0"/>
          <w:numId w:val="0"/>
        </w:numPr>
        <w:rPr>
          <w:del w:id="6649" w:author="Rev 7 Allen Wirfs-Brock" w:date="2012-05-02T11:31:00Z"/>
        </w:rPr>
        <w:pPrChange w:id="6650" w:author="Rev 7 Allen Wirfs-Brock" w:date="2012-05-02T14:57:00Z">
          <w:pPr>
            <w:pStyle w:val="Alg4"/>
            <w:numPr>
              <w:numId w:val="374"/>
            </w:numPr>
            <w:tabs>
              <w:tab w:val="num" w:pos="360"/>
            </w:tabs>
            <w:spacing w:after="120"/>
            <w:ind w:left="360" w:hanging="360"/>
          </w:pPr>
        </w:pPrChange>
      </w:pPr>
      <w:del w:id="6651" w:author="Rev 7 Allen Wirfs-Brock" w:date="2012-05-02T11:31:00Z">
        <w:r w:rsidRPr="00E77497" w:rsidDel="00852E6B">
          <w:delText>Perform Declaration Binding Instantiation as described in 10.5 using the global code.</w:delText>
        </w:r>
      </w:del>
    </w:p>
    <w:p w14:paraId="30A43FFC" w14:textId="77777777" w:rsidR="004C02EF" w:rsidRPr="00E77497" w:rsidDel="00852E6B" w:rsidRDefault="004C02EF">
      <w:pPr>
        <w:pStyle w:val="20"/>
        <w:numPr>
          <w:ilvl w:val="0"/>
          <w:numId w:val="0"/>
        </w:numPr>
        <w:rPr>
          <w:del w:id="6652" w:author="Rev 7 Allen Wirfs-Brock" w:date="2012-05-02T11:31:00Z"/>
        </w:rPr>
        <w:pPrChange w:id="6653" w:author="Rev 7 Allen Wirfs-Brock" w:date="2012-05-02T14:57:00Z">
          <w:pPr>
            <w:pStyle w:val="40"/>
            <w:numPr>
              <w:ilvl w:val="0"/>
              <w:numId w:val="0"/>
            </w:numPr>
            <w:tabs>
              <w:tab w:val="clear" w:pos="1080"/>
            </w:tabs>
          </w:pPr>
        </w:pPrChange>
      </w:pPr>
      <w:del w:id="6654" w:author="Rev 7 Allen Wirfs-Brock" w:date="2012-05-02T11:31:00Z">
        <w:r w:rsidRPr="00E77497" w:rsidDel="00852E6B">
          <w:delText>10.4.1.1</w:delText>
        </w:r>
        <w:r w:rsidRPr="00E77497" w:rsidDel="00852E6B">
          <w:tab/>
          <w:delText>Initial Global Execution Context</w:delText>
        </w:r>
      </w:del>
    </w:p>
    <w:p w14:paraId="28376F01" w14:textId="77777777" w:rsidR="004C02EF" w:rsidRPr="00E77497" w:rsidDel="00852E6B" w:rsidRDefault="004C02EF">
      <w:pPr>
        <w:pStyle w:val="20"/>
        <w:numPr>
          <w:ilvl w:val="0"/>
          <w:numId w:val="0"/>
        </w:numPr>
        <w:rPr>
          <w:del w:id="6655" w:author="Rev 7 Allen Wirfs-Brock" w:date="2012-05-02T11:31:00Z"/>
        </w:rPr>
        <w:pPrChange w:id="6656" w:author="Rev 7 Allen Wirfs-Brock" w:date="2012-05-02T14:57:00Z">
          <w:pPr/>
        </w:pPrChange>
      </w:pPr>
      <w:del w:id="6657" w:author="Rev 7 Allen Wirfs-Brock" w:date="2012-05-02T11:31:00Z">
        <w:r w:rsidRPr="00E77497" w:rsidDel="00852E6B">
          <w:delText xml:space="preserve">The following steps are performed to initialise a global execution context for ECMAScript code </w:delText>
        </w:r>
        <w:r w:rsidRPr="00E77497" w:rsidDel="00852E6B">
          <w:rPr>
            <w:rFonts w:ascii="Times New Roman" w:hAnsi="Times New Roman"/>
            <w:i/>
          </w:rPr>
          <w:delText>C</w:delText>
        </w:r>
        <w:r w:rsidRPr="00E77497" w:rsidDel="00852E6B">
          <w:delText>:</w:delText>
        </w:r>
      </w:del>
    </w:p>
    <w:p w14:paraId="71AA45A3" w14:textId="77777777" w:rsidR="004C02EF" w:rsidRPr="00E77497" w:rsidDel="00852E6B" w:rsidRDefault="004C02EF">
      <w:pPr>
        <w:pStyle w:val="20"/>
        <w:numPr>
          <w:ilvl w:val="0"/>
          <w:numId w:val="0"/>
        </w:numPr>
        <w:rPr>
          <w:del w:id="6658" w:author="Rev 7 Allen Wirfs-Brock" w:date="2012-05-02T11:31:00Z"/>
        </w:rPr>
        <w:pPrChange w:id="6659" w:author="Rev 7 Allen Wirfs-Brock" w:date="2012-05-02T14:57:00Z">
          <w:pPr>
            <w:pStyle w:val="Alg4"/>
            <w:numPr>
              <w:numId w:val="375"/>
            </w:numPr>
            <w:tabs>
              <w:tab w:val="num" w:pos="360"/>
              <w:tab w:val="left" w:pos="720"/>
            </w:tabs>
            <w:ind w:left="360" w:hanging="360"/>
          </w:pPr>
        </w:pPrChange>
      </w:pPr>
      <w:del w:id="6660" w:author="Rev 7 Allen Wirfs-Brock" w:date="2012-05-02T11:31:00Z">
        <w:r w:rsidRPr="00E77497" w:rsidDel="00852E6B">
          <w:delText>Set the VariableEnvironment to the Global Environment.</w:delText>
        </w:r>
      </w:del>
    </w:p>
    <w:p w14:paraId="2C3E7AF9" w14:textId="77777777" w:rsidR="004C02EF" w:rsidRPr="00E77497" w:rsidDel="00852E6B" w:rsidRDefault="004C02EF">
      <w:pPr>
        <w:pStyle w:val="20"/>
        <w:numPr>
          <w:ilvl w:val="0"/>
          <w:numId w:val="0"/>
        </w:numPr>
        <w:rPr>
          <w:del w:id="6661" w:author="Rev 7 Allen Wirfs-Brock" w:date="2012-05-02T11:31:00Z"/>
        </w:rPr>
        <w:pPrChange w:id="6662" w:author="Rev 7 Allen Wirfs-Brock" w:date="2012-05-02T14:57:00Z">
          <w:pPr>
            <w:pStyle w:val="Alg4"/>
            <w:numPr>
              <w:numId w:val="375"/>
            </w:numPr>
            <w:tabs>
              <w:tab w:val="num" w:pos="360"/>
              <w:tab w:val="left" w:pos="720"/>
            </w:tabs>
            <w:ind w:left="360" w:hanging="360"/>
          </w:pPr>
        </w:pPrChange>
      </w:pPr>
      <w:del w:id="6663" w:author="Rev 7 Allen Wirfs-Brock" w:date="2012-05-02T11:31:00Z">
        <w:r w:rsidRPr="00E77497" w:rsidDel="00852E6B">
          <w:delText>Set the LexicalEnvironment to the Global Environment.</w:delText>
        </w:r>
      </w:del>
    </w:p>
    <w:p w14:paraId="74006690" w14:textId="77777777" w:rsidR="004C02EF" w:rsidRPr="00E77497" w:rsidDel="00852E6B" w:rsidRDefault="004C02EF">
      <w:pPr>
        <w:pStyle w:val="20"/>
        <w:numPr>
          <w:ilvl w:val="0"/>
          <w:numId w:val="0"/>
        </w:numPr>
        <w:rPr>
          <w:del w:id="6664" w:author="Rev 7 Allen Wirfs-Brock" w:date="2012-05-02T11:31:00Z"/>
        </w:rPr>
        <w:pPrChange w:id="6665" w:author="Rev 7 Allen Wirfs-Brock" w:date="2012-05-02T14:57:00Z">
          <w:pPr>
            <w:pStyle w:val="Alg4"/>
            <w:numPr>
              <w:numId w:val="375"/>
            </w:numPr>
            <w:tabs>
              <w:tab w:val="num" w:pos="360"/>
              <w:tab w:val="left" w:pos="720"/>
            </w:tabs>
            <w:spacing w:after="120"/>
            <w:ind w:left="360" w:hanging="360"/>
          </w:pPr>
        </w:pPrChange>
      </w:pPr>
      <w:del w:id="6666" w:author="Rev 7 Allen Wirfs-Brock" w:date="2012-05-02T11:31:00Z">
        <w:r w:rsidRPr="00E77497" w:rsidDel="00852E6B">
          <w:delText>Set the ThisBinding to the global object.</w:delText>
        </w:r>
      </w:del>
    </w:p>
    <w:p w14:paraId="4E6BA6C9" w14:textId="77777777" w:rsidR="004C02EF" w:rsidRPr="00E77497" w:rsidDel="002B1601" w:rsidRDefault="004C02EF">
      <w:pPr>
        <w:pStyle w:val="20"/>
        <w:numPr>
          <w:ilvl w:val="0"/>
          <w:numId w:val="0"/>
        </w:numPr>
        <w:rPr>
          <w:del w:id="6667" w:author="Rev 7 Allen Wirfs-Brock" w:date="2012-05-02T14:57:00Z"/>
        </w:rPr>
        <w:pPrChange w:id="6668" w:author="Rev 7 Allen Wirfs-Brock" w:date="2012-05-02T14:57:00Z">
          <w:pPr>
            <w:pStyle w:val="30"/>
            <w:numPr>
              <w:ilvl w:val="0"/>
              <w:numId w:val="0"/>
            </w:numPr>
          </w:pPr>
        </w:pPrChange>
      </w:pPr>
      <w:bookmarkStart w:id="6669" w:name="_Toc235503383"/>
      <w:bookmarkStart w:id="6670" w:name="_Toc241509158"/>
      <w:bookmarkStart w:id="6671" w:name="_Toc244416645"/>
      <w:bookmarkStart w:id="6672" w:name="_Toc276631009"/>
      <w:del w:id="6673" w:author="Rev 7 Allen Wirfs-Brock" w:date="2012-05-02T14:57:00Z">
        <w:r w:rsidRPr="00E77497" w:rsidDel="002B1601">
          <w:delText>10.4.2</w:delText>
        </w:r>
        <w:r w:rsidRPr="00E77497" w:rsidDel="002B1601">
          <w:tab/>
          <w:delText>Entering Eval Code</w:delText>
        </w:r>
        <w:bookmarkEnd w:id="6669"/>
        <w:bookmarkEnd w:id="6670"/>
        <w:bookmarkEnd w:id="6671"/>
        <w:bookmarkEnd w:id="6672"/>
      </w:del>
    </w:p>
    <w:p w14:paraId="12EA4C42" w14:textId="77777777" w:rsidR="004C02EF" w:rsidRPr="00E77497" w:rsidDel="002B1601" w:rsidRDefault="004C02EF">
      <w:pPr>
        <w:pStyle w:val="20"/>
        <w:numPr>
          <w:ilvl w:val="0"/>
          <w:numId w:val="0"/>
        </w:numPr>
        <w:rPr>
          <w:del w:id="6674" w:author="Rev 7 Allen Wirfs-Brock" w:date="2012-05-02T14:57:00Z"/>
        </w:rPr>
        <w:pPrChange w:id="6675" w:author="Rev 7 Allen Wirfs-Brock" w:date="2012-05-02T14:57:00Z">
          <w:pPr/>
        </w:pPrChange>
      </w:pPr>
      <w:del w:id="6676" w:author="Rev 7 Allen Wirfs-Brock" w:date="2012-05-02T14:57:00Z">
        <w:r w:rsidRPr="00E77497" w:rsidDel="002B1601">
          <w:delText>The following steps are performed when control enters the execution context for eval code:</w:delText>
        </w:r>
      </w:del>
    </w:p>
    <w:p w14:paraId="417C2E48" w14:textId="77777777" w:rsidR="004C02EF" w:rsidRPr="00E77497" w:rsidDel="002B1601" w:rsidRDefault="004C02EF">
      <w:pPr>
        <w:pStyle w:val="20"/>
        <w:numPr>
          <w:ilvl w:val="0"/>
          <w:numId w:val="0"/>
        </w:numPr>
        <w:rPr>
          <w:del w:id="6677" w:author="Rev 7 Allen Wirfs-Brock" w:date="2012-05-02T14:57:00Z"/>
        </w:rPr>
        <w:pPrChange w:id="6678" w:author="Rev 7 Allen Wirfs-Brock" w:date="2012-05-02T14:57:00Z">
          <w:pPr>
            <w:pStyle w:val="Alg4"/>
            <w:numPr>
              <w:numId w:val="376"/>
            </w:numPr>
            <w:tabs>
              <w:tab w:val="num" w:pos="360"/>
            </w:tabs>
            <w:ind w:left="360" w:hanging="360"/>
          </w:pPr>
        </w:pPrChange>
      </w:pPr>
      <w:del w:id="6679" w:author="Rev 7 Allen Wirfs-Brock" w:date="2012-05-02T14:57:00Z">
        <w:r w:rsidRPr="00E77497" w:rsidDel="002B1601">
          <w:delText>If there is no calling context or if the eval code is not being evaluated by a direct call (15.1.2.1.1) to the eval function then,</w:delText>
        </w:r>
      </w:del>
    </w:p>
    <w:p w14:paraId="540863BC" w14:textId="77777777" w:rsidR="004C02EF" w:rsidRPr="00E77497" w:rsidDel="002B1601" w:rsidRDefault="004C02EF">
      <w:pPr>
        <w:pStyle w:val="20"/>
        <w:numPr>
          <w:ilvl w:val="0"/>
          <w:numId w:val="0"/>
        </w:numPr>
        <w:rPr>
          <w:del w:id="6680" w:author="Rev 7 Allen Wirfs-Brock" w:date="2012-05-02T14:57:00Z"/>
        </w:rPr>
        <w:pPrChange w:id="6681" w:author="Rev 7 Allen Wirfs-Brock" w:date="2012-05-02T14:57:00Z">
          <w:pPr>
            <w:pStyle w:val="Alg4"/>
            <w:numPr>
              <w:ilvl w:val="1"/>
              <w:numId w:val="376"/>
            </w:numPr>
            <w:tabs>
              <w:tab w:val="num" w:pos="1080"/>
            </w:tabs>
            <w:ind w:left="1080" w:hanging="360"/>
          </w:pPr>
        </w:pPrChange>
      </w:pPr>
      <w:del w:id="6682" w:author="Rev 7 Allen Wirfs-Brock" w:date="2012-05-02T14:57:00Z">
        <w:r w:rsidRPr="00E77497" w:rsidDel="002B1601">
          <w:delText xml:space="preserve">Initialise the execution context as if it was a global execution context using the eval code as </w:delText>
        </w:r>
        <w:r w:rsidRPr="00E77497" w:rsidDel="002B1601">
          <w:rPr>
            <w:i/>
          </w:rPr>
          <w:delText>C</w:delText>
        </w:r>
        <w:r w:rsidRPr="00E77497" w:rsidDel="002B1601">
          <w:delText xml:space="preserve"> as described in 10.4.1.1.</w:delText>
        </w:r>
      </w:del>
    </w:p>
    <w:p w14:paraId="60E70C7F" w14:textId="77777777" w:rsidR="004C02EF" w:rsidRPr="00E77497" w:rsidDel="002B1601" w:rsidRDefault="004C02EF">
      <w:pPr>
        <w:pStyle w:val="20"/>
        <w:numPr>
          <w:ilvl w:val="0"/>
          <w:numId w:val="0"/>
        </w:numPr>
        <w:rPr>
          <w:del w:id="6683" w:author="Rev 7 Allen Wirfs-Brock" w:date="2012-05-02T14:57:00Z"/>
        </w:rPr>
        <w:pPrChange w:id="6684" w:author="Rev 7 Allen Wirfs-Brock" w:date="2012-05-02T14:57:00Z">
          <w:pPr>
            <w:pStyle w:val="Alg4"/>
            <w:numPr>
              <w:numId w:val="376"/>
            </w:numPr>
            <w:tabs>
              <w:tab w:val="num" w:pos="360"/>
            </w:tabs>
            <w:ind w:left="360" w:hanging="360"/>
          </w:pPr>
        </w:pPrChange>
      </w:pPr>
      <w:del w:id="6685" w:author="Rev 7 Allen Wirfs-Brock" w:date="2012-05-02T14:57:00Z">
        <w:r w:rsidRPr="00E77497" w:rsidDel="002B1601">
          <w:delText>Else,</w:delText>
        </w:r>
      </w:del>
    </w:p>
    <w:p w14:paraId="1AD73EE1" w14:textId="77777777" w:rsidR="004C02EF" w:rsidRPr="00E77497" w:rsidDel="002B1601" w:rsidRDefault="004C02EF">
      <w:pPr>
        <w:pStyle w:val="20"/>
        <w:numPr>
          <w:ilvl w:val="0"/>
          <w:numId w:val="0"/>
        </w:numPr>
        <w:rPr>
          <w:del w:id="6686" w:author="Rev 7 Allen Wirfs-Brock" w:date="2012-05-02T14:57:00Z"/>
        </w:rPr>
        <w:pPrChange w:id="6687" w:author="Rev 7 Allen Wirfs-Brock" w:date="2012-05-02T14:57:00Z">
          <w:pPr>
            <w:pStyle w:val="Alg4"/>
            <w:numPr>
              <w:ilvl w:val="1"/>
              <w:numId w:val="376"/>
            </w:numPr>
            <w:tabs>
              <w:tab w:val="num" w:pos="1080"/>
            </w:tabs>
            <w:ind w:left="1080" w:hanging="360"/>
          </w:pPr>
        </w:pPrChange>
      </w:pPr>
      <w:del w:id="6688" w:author="Rev 7 Allen Wirfs-Brock" w:date="2012-05-02T14:57:00Z">
        <w:r w:rsidRPr="00E77497" w:rsidDel="002B1601">
          <w:delText>Set the ThisBinding to the same value as the ThisBinding of the calling execution context.</w:delText>
        </w:r>
      </w:del>
    </w:p>
    <w:p w14:paraId="4E93EFF1" w14:textId="77777777" w:rsidR="004C02EF" w:rsidRPr="00E77497" w:rsidDel="002B1601" w:rsidRDefault="004C02EF">
      <w:pPr>
        <w:pStyle w:val="20"/>
        <w:numPr>
          <w:ilvl w:val="0"/>
          <w:numId w:val="0"/>
        </w:numPr>
        <w:rPr>
          <w:del w:id="6689" w:author="Rev 7 Allen Wirfs-Brock" w:date="2012-05-02T14:57:00Z"/>
        </w:rPr>
        <w:pPrChange w:id="6690" w:author="Rev 7 Allen Wirfs-Brock" w:date="2012-05-02T14:57:00Z">
          <w:pPr>
            <w:pStyle w:val="Alg4"/>
            <w:numPr>
              <w:ilvl w:val="1"/>
              <w:numId w:val="376"/>
            </w:numPr>
            <w:tabs>
              <w:tab w:val="num" w:pos="1080"/>
            </w:tabs>
            <w:ind w:left="1080" w:hanging="360"/>
          </w:pPr>
        </w:pPrChange>
      </w:pPr>
      <w:del w:id="6691" w:author="Rev 7 Allen Wirfs-Brock" w:date="2012-05-02T14:57:00Z">
        <w:r w:rsidRPr="00E77497" w:rsidDel="002B1601">
          <w:delText>Set the LexicalEnvironment to the same value as the LexicalEnvironment of the calling execution context.</w:delText>
        </w:r>
      </w:del>
    </w:p>
    <w:p w14:paraId="1C68BEDA" w14:textId="77777777" w:rsidR="004C02EF" w:rsidRPr="00E77497" w:rsidDel="002B1601" w:rsidRDefault="004C02EF">
      <w:pPr>
        <w:pStyle w:val="20"/>
        <w:numPr>
          <w:ilvl w:val="0"/>
          <w:numId w:val="0"/>
        </w:numPr>
        <w:rPr>
          <w:del w:id="6692" w:author="Rev 7 Allen Wirfs-Brock" w:date="2012-05-02T14:57:00Z"/>
        </w:rPr>
        <w:pPrChange w:id="6693" w:author="Rev 7 Allen Wirfs-Brock" w:date="2012-05-02T14:57:00Z">
          <w:pPr>
            <w:pStyle w:val="Alg4"/>
            <w:numPr>
              <w:ilvl w:val="1"/>
              <w:numId w:val="376"/>
            </w:numPr>
            <w:tabs>
              <w:tab w:val="num" w:pos="1080"/>
            </w:tabs>
            <w:ind w:left="1080" w:hanging="360"/>
          </w:pPr>
        </w:pPrChange>
      </w:pPr>
      <w:del w:id="6694" w:author="Rev 7 Allen Wirfs-Brock" w:date="2012-05-02T14:57:00Z">
        <w:r w:rsidRPr="00E77497" w:rsidDel="002B1601">
          <w:delText>Set the VariableEnvironment to the same value as the VariableEnvironment of the calling execution context.</w:delText>
        </w:r>
      </w:del>
    </w:p>
    <w:p w14:paraId="796E83EA" w14:textId="77777777" w:rsidR="004C02EF" w:rsidRPr="00E77497" w:rsidDel="002B1601" w:rsidRDefault="004C02EF">
      <w:pPr>
        <w:pStyle w:val="20"/>
        <w:numPr>
          <w:ilvl w:val="0"/>
          <w:numId w:val="0"/>
        </w:numPr>
        <w:rPr>
          <w:del w:id="6695" w:author="Rev 7 Allen Wirfs-Brock" w:date="2012-05-02T14:57:00Z"/>
        </w:rPr>
        <w:pPrChange w:id="6696" w:author="Rev 7 Allen Wirfs-Brock" w:date="2012-05-02T14:57:00Z">
          <w:pPr>
            <w:pStyle w:val="Alg4"/>
            <w:numPr>
              <w:numId w:val="376"/>
            </w:numPr>
            <w:tabs>
              <w:tab w:val="num" w:pos="360"/>
            </w:tabs>
            <w:ind w:left="360" w:hanging="360"/>
          </w:pPr>
        </w:pPrChange>
      </w:pPr>
      <w:del w:id="6697" w:author="Rev 7 Allen Wirfs-Brock" w:date="2012-05-02T14:57:00Z">
        <w:r w:rsidRPr="00E77497" w:rsidDel="002B1601">
          <w:delText>If the eval code is strict code, then</w:delText>
        </w:r>
      </w:del>
    </w:p>
    <w:p w14:paraId="1FC7963B" w14:textId="77777777" w:rsidR="004C02EF" w:rsidRPr="00E77497" w:rsidDel="002B1601" w:rsidRDefault="004C02EF">
      <w:pPr>
        <w:pStyle w:val="20"/>
        <w:numPr>
          <w:ilvl w:val="0"/>
          <w:numId w:val="0"/>
        </w:numPr>
        <w:rPr>
          <w:del w:id="6698" w:author="Rev 7 Allen Wirfs-Brock" w:date="2012-05-02T14:57:00Z"/>
        </w:rPr>
        <w:pPrChange w:id="6699" w:author="Rev 7 Allen Wirfs-Brock" w:date="2012-05-02T14:57:00Z">
          <w:pPr>
            <w:pStyle w:val="Alg4"/>
            <w:numPr>
              <w:ilvl w:val="1"/>
              <w:numId w:val="376"/>
            </w:numPr>
            <w:tabs>
              <w:tab w:val="num" w:pos="1080"/>
            </w:tabs>
            <w:ind w:left="1080" w:hanging="360"/>
          </w:pPr>
        </w:pPrChange>
      </w:pPr>
      <w:del w:id="6700" w:author="Rev 7 Allen Wirfs-Brock" w:date="2012-05-02T14:57:00Z">
        <w:r w:rsidRPr="00E77497" w:rsidDel="002B1601">
          <w:delText xml:space="preserve">Let </w:delText>
        </w:r>
        <w:r w:rsidRPr="00E77497" w:rsidDel="002B1601">
          <w:rPr>
            <w:i/>
          </w:rPr>
          <w:delText>strictVarEnv</w:delText>
        </w:r>
        <w:r w:rsidRPr="00E77497" w:rsidDel="002B1601">
          <w:delText xml:space="preserve"> be the result of calling NewDeclarativeEnvironment  passing the LexicalEnvironment as the argument.</w:delText>
        </w:r>
      </w:del>
    </w:p>
    <w:p w14:paraId="46DB1067" w14:textId="77777777" w:rsidR="004C02EF" w:rsidRPr="00E77497" w:rsidDel="002B1601" w:rsidRDefault="004C02EF">
      <w:pPr>
        <w:pStyle w:val="20"/>
        <w:numPr>
          <w:ilvl w:val="0"/>
          <w:numId w:val="0"/>
        </w:numPr>
        <w:rPr>
          <w:del w:id="6701" w:author="Rev 7 Allen Wirfs-Brock" w:date="2012-05-02T14:57:00Z"/>
        </w:rPr>
        <w:pPrChange w:id="6702" w:author="Rev 7 Allen Wirfs-Brock" w:date="2012-05-02T14:57:00Z">
          <w:pPr>
            <w:pStyle w:val="Alg4"/>
            <w:numPr>
              <w:ilvl w:val="1"/>
              <w:numId w:val="376"/>
            </w:numPr>
            <w:tabs>
              <w:tab w:val="num" w:pos="1080"/>
            </w:tabs>
            <w:ind w:left="1080" w:hanging="360"/>
          </w:pPr>
        </w:pPrChange>
      </w:pPr>
      <w:del w:id="6703" w:author="Rev 7 Allen Wirfs-Brock" w:date="2012-05-02T14:57:00Z">
        <w:r w:rsidRPr="00E77497" w:rsidDel="002B1601">
          <w:delText xml:space="preserve">Set the LexicalEnvironment to </w:delText>
        </w:r>
        <w:r w:rsidRPr="00E77497" w:rsidDel="002B1601">
          <w:rPr>
            <w:i/>
          </w:rPr>
          <w:delText>strictVarEnv</w:delText>
        </w:r>
        <w:r w:rsidRPr="00E77497" w:rsidDel="002B1601">
          <w:delText>.</w:delText>
        </w:r>
      </w:del>
    </w:p>
    <w:p w14:paraId="5D111762" w14:textId="77777777" w:rsidR="004C02EF" w:rsidRPr="00E77497" w:rsidDel="002B1601" w:rsidRDefault="004C02EF">
      <w:pPr>
        <w:pStyle w:val="20"/>
        <w:numPr>
          <w:ilvl w:val="0"/>
          <w:numId w:val="0"/>
        </w:numPr>
        <w:rPr>
          <w:del w:id="6704" w:author="Rev 7 Allen Wirfs-Brock" w:date="2012-05-02T14:57:00Z"/>
        </w:rPr>
        <w:pPrChange w:id="6705" w:author="Rev 7 Allen Wirfs-Brock" w:date="2012-05-02T14:57:00Z">
          <w:pPr>
            <w:pStyle w:val="Alg4"/>
            <w:numPr>
              <w:ilvl w:val="1"/>
              <w:numId w:val="376"/>
            </w:numPr>
            <w:tabs>
              <w:tab w:val="num" w:pos="1080"/>
            </w:tabs>
            <w:ind w:left="1080" w:hanging="360"/>
          </w:pPr>
        </w:pPrChange>
      </w:pPr>
      <w:del w:id="6706" w:author="Rev 7 Allen Wirfs-Brock" w:date="2012-05-02T14:57:00Z">
        <w:r w:rsidRPr="00E77497" w:rsidDel="002B1601">
          <w:delText xml:space="preserve">Set the VariableEnvironment to </w:delText>
        </w:r>
        <w:r w:rsidRPr="00E77497" w:rsidDel="002B1601">
          <w:rPr>
            <w:i/>
          </w:rPr>
          <w:delText>strictVarEnv</w:delText>
        </w:r>
        <w:r w:rsidRPr="00E77497" w:rsidDel="002B1601">
          <w:delText>.</w:delText>
        </w:r>
      </w:del>
    </w:p>
    <w:p w14:paraId="73BAEDE1" w14:textId="77777777" w:rsidR="004C02EF" w:rsidRPr="00E77497" w:rsidDel="002B1601" w:rsidRDefault="004C02EF">
      <w:pPr>
        <w:pStyle w:val="20"/>
        <w:numPr>
          <w:ilvl w:val="0"/>
          <w:numId w:val="0"/>
        </w:numPr>
        <w:rPr>
          <w:del w:id="6707" w:author="Rev 7 Allen Wirfs-Brock" w:date="2012-05-02T14:57:00Z"/>
        </w:rPr>
        <w:pPrChange w:id="6708" w:author="Rev 7 Allen Wirfs-Brock" w:date="2012-05-02T14:57:00Z">
          <w:pPr>
            <w:pStyle w:val="Alg4"/>
            <w:numPr>
              <w:numId w:val="376"/>
            </w:numPr>
            <w:tabs>
              <w:tab w:val="num" w:pos="360"/>
            </w:tabs>
            <w:spacing w:after="240"/>
            <w:ind w:left="360" w:hanging="360"/>
          </w:pPr>
        </w:pPrChange>
      </w:pPr>
      <w:del w:id="6709" w:author="Rev 7 Allen Wirfs-Brock" w:date="2012-05-02T14:57:00Z">
        <w:r w:rsidRPr="00E77497" w:rsidDel="002B1601">
          <w:delText>Perform Declaration Binding Instantiation as described in 10.5 using the eval code.</w:delText>
        </w:r>
      </w:del>
    </w:p>
    <w:p w14:paraId="6544C46D" w14:textId="77777777" w:rsidR="004C02EF" w:rsidRPr="00E77497" w:rsidDel="002B1601" w:rsidRDefault="004C02EF">
      <w:pPr>
        <w:pStyle w:val="20"/>
        <w:numPr>
          <w:ilvl w:val="0"/>
          <w:numId w:val="0"/>
        </w:numPr>
        <w:rPr>
          <w:del w:id="6710" w:author="Rev 7 Allen Wirfs-Brock" w:date="2012-05-02T14:57:00Z"/>
        </w:rPr>
        <w:pPrChange w:id="6711" w:author="Rev 7 Allen Wirfs-Brock" w:date="2012-05-02T14:57:00Z">
          <w:pPr>
            <w:pStyle w:val="40"/>
            <w:numPr>
              <w:ilvl w:val="0"/>
              <w:numId w:val="0"/>
            </w:numPr>
            <w:tabs>
              <w:tab w:val="clear" w:pos="1080"/>
            </w:tabs>
          </w:pPr>
        </w:pPrChange>
      </w:pPr>
      <w:del w:id="6712" w:author="Rev 7 Allen Wirfs-Brock" w:date="2012-05-02T14:57:00Z">
        <w:r w:rsidRPr="00E77497" w:rsidDel="002B1601">
          <w:delText>10.4.2.1</w:delText>
        </w:r>
        <w:r w:rsidRPr="00E77497" w:rsidDel="002B1601">
          <w:tab/>
          <w:delText>Strict Mode Restrictions</w:delText>
        </w:r>
      </w:del>
    </w:p>
    <w:p w14:paraId="1A3074D3" w14:textId="77777777" w:rsidR="004C02EF" w:rsidRPr="00C91100" w:rsidDel="002B1601" w:rsidRDefault="00715E7A">
      <w:pPr>
        <w:pStyle w:val="20"/>
        <w:numPr>
          <w:ilvl w:val="0"/>
          <w:numId w:val="0"/>
        </w:numPr>
        <w:rPr>
          <w:del w:id="6713" w:author="Rev 7 Allen Wirfs-Brock" w:date="2012-05-02T14:57:00Z"/>
          <w:sz w:val="18"/>
        </w:rPr>
        <w:pPrChange w:id="6714" w:author="Rev 7 Allen Wirfs-Brock" w:date="2012-05-02T14:57:00Z">
          <w:pPr/>
        </w:pPrChange>
      </w:pPr>
      <w:ins w:id="6715" w:author="Allen" w:date="2011-11-04T08:42:00Z">
        <w:del w:id="6716" w:author="Rev 7 Allen Wirfs-Brock" w:date="2012-05-02T14:57:00Z">
          <w:r w:rsidRPr="00C91100" w:rsidDel="002B1601">
            <w:rPr>
              <w:sz w:val="18"/>
            </w:rPr>
            <w:delText>NOTE</w:delText>
          </w:r>
          <w:r w:rsidRPr="00C91100" w:rsidDel="002B1601">
            <w:rPr>
              <w:sz w:val="18"/>
            </w:rPr>
            <w:tab/>
          </w:r>
        </w:del>
      </w:ins>
      <w:del w:id="6717" w:author="Rev 7 Allen Wirfs-Brock" w:date="2012-05-02T14:57:00Z">
        <w:r w:rsidR="004C02EF" w:rsidRPr="00C91100" w:rsidDel="002B1601">
          <w:rPr>
            <w:sz w:val="18"/>
          </w:rPr>
          <w:delText>The eval code cannot instantiate variable or function bindings in the variable environment of the calling context that invoked the eval if either the code of the calling context or the eval code is strict code. Instead such bindings are instantiated in a new VariableEnvironment that is only accessible to the eval code.</w:delText>
        </w:r>
      </w:del>
    </w:p>
    <w:p w14:paraId="4FFE735B" w14:textId="77777777" w:rsidR="004C02EF" w:rsidRPr="004D1BD1" w:rsidDel="00E1359A" w:rsidRDefault="004C02EF" w:rsidP="00C623F2">
      <w:pPr>
        <w:pStyle w:val="30"/>
        <w:numPr>
          <w:ilvl w:val="0"/>
          <w:numId w:val="0"/>
        </w:numPr>
        <w:rPr>
          <w:del w:id="6718" w:author="Rev 7 Allen Wirfs-Brock" w:date="2012-05-01T08:28:00Z"/>
        </w:rPr>
      </w:pPr>
      <w:bookmarkStart w:id="6719" w:name="_Toc235503384"/>
      <w:bookmarkStart w:id="6720" w:name="_Toc241509159"/>
      <w:bookmarkStart w:id="6721" w:name="_Toc244416646"/>
      <w:bookmarkStart w:id="6722" w:name="_Toc276631010"/>
      <w:del w:id="6723" w:author="Rev 7 Allen Wirfs-Brock" w:date="2012-05-01T08:28:00Z">
        <w:r w:rsidRPr="004D1BD1" w:rsidDel="00E1359A">
          <w:delText>10.4.3</w:delText>
        </w:r>
        <w:r w:rsidRPr="004D1BD1" w:rsidDel="00E1359A">
          <w:tab/>
          <w:delText>Entering Function Code</w:delText>
        </w:r>
        <w:bookmarkEnd w:id="6719"/>
        <w:bookmarkEnd w:id="6720"/>
        <w:bookmarkEnd w:id="6721"/>
        <w:bookmarkEnd w:id="6722"/>
      </w:del>
    </w:p>
    <w:p w14:paraId="6F9C4671" w14:textId="77777777" w:rsidR="004C02EF" w:rsidRPr="00E77497" w:rsidDel="00E1359A" w:rsidRDefault="004C02EF" w:rsidP="004C02EF">
      <w:pPr>
        <w:rPr>
          <w:del w:id="6724" w:author="Rev 7 Allen Wirfs-Brock" w:date="2012-05-01T08:28:00Z"/>
        </w:rPr>
      </w:pPr>
      <w:del w:id="6725" w:author="Rev 7 Allen Wirfs-Brock" w:date="2012-05-01T08:28:00Z">
        <w:r w:rsidRPr="003B4312" w:rsidDel="00E1359A">
          <w:delText xml:space="preserve">The following steps are performed when control enters the execution context for function code contained in function object </w:delText>
        </w:r>
        <w:r w:rsidRPr="00E65A34" w:rsidDel="00E1359A">
          <w:rPr>
            <w:rFonts w:ascii="Times New Roman" w:hAnsi="Times New Roman"/>
            <w:i/>
          </w:rPr>
          <w:delText>F</w:delText>
        </w:r>
        <w:r w:rsidRPr="00546435" w:rsidDel="00E1359A">
          <w:delText xml:space="preserve">, </w:delText>
        </w:r>
      </w:del>
      <w:ins w:id="6726" w:author="Rev 4 Allen Wirfs-Brock" w:date="2011-10-06T15:38:00Z">
        <w:del w:id="6727" w:author="Rev 7 Allen Wirfs-Brock" w:date="2012-05-01T08:28:00Z">
          <w:r w:rsidR="00942C41" w:rsidRPr="00546435" w:rsidDel="00E1359A">
            <w:delText xml:space="preserve">a caller provided </w:delText>
          </w:r>
          <w:r w:rsidR="00942C41" w:rsidRPr="009C202C" w:rsidDel="00E1359A">
            <w:rPr>
              <w:rFonts w:ascii="Times New Roman" w:hAnsi="Times New Roman"/>
              <w:i/>
            </w:rPr>
            <w:delText>argumentsList</w:delText>
          </w:r>
          <w:r w:rsidR="00942C41" w:rsidRPr="009C202C" w:rsidDel="00E1359A">
            <w:delText xml:space="preserve"> </w:delText>
          </w:r>
        </w:del>
      </w:ins>
      <w:del w:id="6728" w:author="Rev 7 Allen Wirfs-Brock" w:date="2012-05-01T08:28:00Z">
        <w:r w:rsidRPr="009C202C" w:rsidDel="00E1359A">
          <w:delText xml:space="preserve">a caller provided </w:delText>
        </w:r>
        <w:r w:rsidRPr="00690A41" w:rsidDel="00E1359A">
          <w:rPr>
            <w:rFonts w:ascii="Times New Roman" w:hAnsi="Times New Roman"/>
            <w:i/>
          </w:rPr>
          <w:delText>thisArg</w:delText>
        </w:r>
        <w:r w:rsidRPr="00690A41" w:rsidDel="00E1359A">
          <w:delText xml:space="preserve">, and </w:delText>
        </w:r>
      </w:del>
      <w:ins w:id="6729" w:author="Rev 4 Allen Wirfs-Brock" w:date="2011-10-06T15:38:00Z">
        <w:del w:id="6730" w:author="Rev 7 Allen Wirfs-Brock" w:date="2012-05-01T08:28:00Z">
          <w:r w:rsidR="00942C41" w:rsidRPr="00690A41" w:rsidDel="00E1359A">
            <w:delText xml:space="preserve">a caller provided </w:delText>
          </w:r>
          <w:r w:rsidR="00942C41" w:rsidRPr="00690A41" w:rsidDel="00E1359A">
            <w:rPr>
              <w:rFonts w:ascii="Times New Roman" w:hAnsi="Times New Roman"/>
              <w:i/>
            </w:rPr>
            <w:delText>thisArg</w:delText>
          </w:r>
        </w:del>
      </w:ins>
      <w:del w:id="6731" w:author="Rev 7 Allen Wirfs-Brock" w:date="2012-05-01T08:28:00Z">
        <w:r w:rsidRPr="00675B74" w:rsidDel="00E1359A">
          <w:delText xml:space="preserve">a caller provided </w:delText>
        </w:r>
        <w:r w:rsidRPr="00E77497" w:rsidDel="00E1359A">
          <w:rPr>
            <w:rFonts w:ascii="Times New Roman" w:hAnsi="Times New Roman"/>
            <w:i/>
          </w:rPr>
          <w:delText>argumentsList</w:delText>
        </w:r>
        <w:r w:rsidRPr="00E77497" w:rsidDel="00E1359A">
          <w:delText>:</w:delText>
        </w:r>
      </w:del>
    </w:p>
    <w:p w14:paraId="59475BD4" w14:textId="77777777" w:rsidR="00FC4479" w:rsidRPr="003B4312" w:rsidDel="00E1359A" w:rsidRDefault="00FC4479" w:rsidP="009A20C6">
      <w:pPr>
        <w:pStyle w:val="Alg4"/>
        <w:numPr>
          <w:ilvl w:val="0"/>
          <w:numId w:val="377"/>
        </w:numPr>
        <w:tabs>
          <w:tab w:val="left" w:pos="720"/>
        </w:tabs>
        <w:rPr>
          <w:ins w:id="6732" w:author="Rev 4 Allen Wirfs-Brock" w:date="2011-10-20T18:28:00Z"/>
          <w:del w:id="6733" w:author="Rev 7 Allen Wirfs-Brock" w:date="2012-05-01T08:28:00Z"/>
        </w:rPr>
      </w:pPr>
      <w:ins w:id="6734" w:author="Rev 4 Allen Wirfs-Brock" w:date="2011-10-20T18:29:00Z">
        <w:del w:id="6735" w:author="Rev 7 Allen Wirfs-Brock" w:date="2012-05-01T08:28:00Z">
          <w:r w:rsidRPr="00E77497" w:rsidDel="00E1359A">
            <w:delText xml:space="preserve">Let </w:delText>
          </w:r>
          <w:r w:rsidRPr="00120381" w:rsidDel="00E1359A">
            <w:rPr>
              <w:i/>
            </w:rPr>
            <w:delText>strict</w:delText>
          </w:r>
          <w:r w:rsidRPr="004D1BD1" w:rsidDel="00E1359A">
            <w:delText xml:space="preserve"> be the value of </w:delText>
          </w:r>
          <w:r w:rsidRPr="003B4312" w:rsidDel="00E1359A">
            <w:rPr>
              <w:i/>
            </w:rPr>
            <w:delText>F</w:delText>
          </w:r>
          <w:r w:rsidRPr="003B4312" w:rsidDel="00E1359A">
            <w:delText>’s [[Strict]] internal property.</w:delText>
          </w:r>
        </w:del>
      </w:ins>
    </w:p>
    <w:p w14:paraId="219ABABF" w14:textId="77777777" w:rsidR="004C02EF" w:rsidRPr="003B4312" w:rsidDel="00E1359A" w:rsidRDefault="004C02EF" w:rsidP="009A20C6">
      <w:pPr>
        <w:pStyle w:val="Alg4"/>
        <w:numPr>
          <w:ilvl w:val="0"/>
          <w:numId w:val="377"/>
        </w:numPr>
        <w:tabs>
          <w:tab w:val="left" w:pos="720"/>
        </w:tabs>
        <w:rPr>
          <w:del w:id="6736" w:author="Rev 7 Allen Wirfs-Brock" w:date="2012-05-01T08:28:00Z"/>
        </w:rPr>
      </w:pPr>
      <w:del w:id="6737" w:author="Rev 7 Allen Wirfs-Brock" w:date="2012-05-01T08:28:00Z">
        <w:r w:rsidRPr="003B4312" w:rsidDel="00E1359A">
          <w:delText xml:space="preserve">If </w:delText>
        </w:r>
        <w:r w:rsidRPr="00120381" w:rsidDel="00E1359A">
          <w:rPr>
            <w:i/>
          </w:rPr>
          <w:delText xml:space="preserve">the function </w:delText>
        </w:r>
      </w:del>
      <w:ins w:id="6738" w:author="Rev 4 Allen Wirfs-Brock" w:date="2011-10-20T18:30:00Z">
        <w:del w:id="6739" w:author="Rev 7 Allen Wirfs-Brock" w:date="2012-05-01T08:28:00Z">
          <w:r w:rsidR="00FC4479" w:rsidRPr="004D1BD1" w:rsidDel="00E1359A">
            <w:rPr>
              <w:i/>
            </w:rPr>
            <w:delText>strict</w:delText>
          </w:r>
        </w:del>
      </w:ins>
      <w:ins w:id="6740" w:author="Rev 4 Allen Wirfs-Brock" w:date="2011-10-18T12:10:00Z">
        <w:del w:id="6741" w:author="Rev 7 Allen Wirfs-Brock" w:date="2012-05-01T08:28:00Z">
          <w:r w:rsidR="00D518E8" w:rsidRPr="003B4312" w:rsidDel="00E1359A">
            <w:delText xml:space="preserve"> is </w:delText>
          </w:r>
          <w:r w:rsidR="00D518E8" w:rsidRPr="00120381" w:rsidDel="00E1359A">
            <w:rPr>
              <w:b/>
            </w:rPr>
            <w:delText>true</w:delText>
          </w:r>
        </w:del>
      </w:ins>
      <w:del w:id="6742" w:author="Rev 7 Allen Wirfs-Brock" w:date="2012-05-01T08:28:00Z">
        <w:r w:rsidRPr="00120381" w:rsidDel="00E1359A">
          <w:rPr>
            <w:i/>
          </w:rPr>
          <w:delText>code</w:delText>
        </w:r>
        <w:r w:rsidRPr="004D1BD1" w:rsidDel="00E1359A">
          <w:delText xml:space="preserve"> is strict code</w:delText>
        </w:r>
        <w:r w:rsidRPr="003B4312" w:rsidDel="00E1359A">
          <w:delText xml:space="preserve">, set the ThisBinding to </w:delText>
        </w:r>
        <w:r w:rsidRPr="003B4312" w:rsidDel="00E1359A">
          <w:rPr>
            <w:i/>
          </w:rPr>
          <w:delText>thisArg</w:delText>
        </w:r>
        <w:r w:rsidRPr="003B4312" w:rsidDel="00E1359A">
          <w:delText>.</w:delText>
        </w:r>
      </w:del>
    </w:p>
    <w:p w14:paraId="47FAE5FC" w14:textId="77777777" w:rsidR="004C02EF" w:rsidRPr="008B7F6F" w:rsidDel="00E1359A" w:rsidRDefault="004C02EF" w:rsidP="009A20C6">
      <w:pPr>
        <w:pStyle w:val="Alg4"/>
        <w:numPr>
          <w:ilvl w:val="0"/>
          <w:numId w:val="377"/>
        </w:numPr>
        <w:tabs>
          <w:tab w:val="left" w:pos="720"/>
        </w:tabs>
        <w:rPr>
          <w:del w:id="6743" w:author="Rev 7 Allen Wirfs-Brock" w:date="2012-05-01T08:28:00Z"/>
        </w:rPr>
      </w:pPr>
      <w:del w:id="6744" w:author="Rev 7 Allen Wirfs-Brock" w:date="2012-05-01T08:28:00Z">
        <w:r w:rsidRPr="003B4312" w:rsidDel="00E1359A">
          <w:delText xml:space="preserve">Else if </w:delText>
        </w:r>
        <w:r w:rsidRPr="003B4312" w:rsidDel="00E1359A">
          <w:rPr>
            <w:i/>
          </w:rPr>
          <w:delText>thisArg</w:delText>
        </w:r>
        <w:r w:rsidRPr="008B7F6F" w:rsidDel="00E1359A">
          <w:delText xml:space="preserve"> is </w:delText>
        </w:r>
        <w:r w:rsidRPr="008B7F6F" w:rsidDel="00E1359A">
          <w:rPr>
            <w:b/>
          </w:rPr>
          <w:delText>null</w:delText>
        </w:r>
        <w:r w:rsidRPr="008B7F6F" w:rsidDel="00E1359A">
          <w:delText xml:space="preserve"> or </w:delText>
        </w:r>
        <w:r w:rsidRPr="008B7F6F" w:rsidDel="00E1359A">
          <w:rPr>
            <w:b/>
          </w:rPr>
          <w:delText>undefined</w:delText>
        </w:r>
        <w:r w:rsidRPr="008B7F6F" w:rsidDel="00E1359A">
          <w:delText>, set the ThisBinding to the global object.</w:delText>
        </w:r>
      </w:del>
    </w:p>
    <w:p w14:paraId="7F55E203" w14:textId="77777777" w:rsidR="004C02EF" w:rsidRPr="009C202C" w:rsidDel="00E1359A" w:rsidRDefault="004C02EF" w:rsidP="009A20C6">
      <w:pPr>
        <w:pStyle w:val="Alg4"/>
        <w:numPr>
          <w:ilvl w:val="0"/>
          <w:numId w:val="377"/>
        </w:numPr>
        <w:tabs>
          <w:tab w:val="left" w:pos="720"/>
        </w:tabs>
        <w:rPr>
          <w:del w:id="6745" w:author="Rev 7 Allen Wirfs-Brock" w:date="2012-05-01T08:28:00Z"/>
        </w:rPr>
      </w:pPr>
      <w:del w:id="6746" w:author="Rev 7 Allen Wirfs-Brock" w:date="2012-05-01T08:28:00Z">
        <w:r w:rsidRPr="00E65A34" w:rsidDel="00E1359A">
          <w:delText>Else if Type(</w:delText>
        </w:r>
        <w:r w:rsidRPr="00546435" w:rsidDel="00E1359A">
          <w:rPr>
            <w:i/>
          </w:rPr>
          <w:delText>thisArg</w:delText>
        </w:r>
        <w:r w:rsidRPr="00546435" w:rsidDel="00E1359A">
          <w:delText>) is not Object, set the ThisBinding to ToObject(</w:delText>
        </w:r>
        <w:r w:rsidRPr="009C202C" w:rsidDel="00E1359A">
          <w:rPr>
            <w:i/>
          </w:rPr>
          <w:delText>thisArg</w:delText>
        </w:r>
        <w:r w:rsidRPr="009C202C" w:rsidDel="00E1359A">
          <w:delText>).</w:delText>
        </w:r>
      </w:del>
    </w:p>
    <w:p w14:paraId="1CCC9BC1" w14:textId="77777777" w:rsidR="004C02EF" w:rsidRPr="00690A41" w:rsidDel="00E1359A" w:rsidRDefault="004C02EF" w:rsidP="009A20C6">
      <w:pPr>
        <w:pStyle w:val="Alg4"/>
        <w:numPr>
          <w:ilvl w:val="0"/>
          <w:numId w:val="377"/>
        </w:numPr>
        <w:tabs>
          <w:tab w:val="left" w:pos="720"/>
        </w:tabs>
        <w:rPr>
          <w:del w:id="6747" w:author="Rev 7 Allen Wirfs-Brock" w:date="2012-05-01T08:28:00Z"/>
        </w:rPr>
      </w:pPr>
      <w:del w:id="6748" w:author="Rev 7 Allen Wirfs-Brock" w:date="2012-05-01T08:28:00Z">
        <w:r w:rsidRPr="009C202C" w:rsidDel="00E1359A">
          <w:delText>Else set the ThisBinding t</w:delText>
        </w:r>
        <w:r w:rsidRPr="00690A41" w:rsidDel="00E1359A">
          <w:delText xml:space="preserve">o </w:delText>
        </w:r>
        <w:r w:rsidRPr="00690A41" w:rsidDel="00E1359A">
          <w:rPr>
            <w:i/>
          </w:rPr>
          <w:delText>thisArg</w:delText>
        </w:r>
        <w:r w:rsidRPr="00690A41" w:rsidDel="00E1359A">
          <w:delText>.</w:delText>
        </w:r>
      </w:del>
    </w:p>
    <w:p w14:paraId="70800EF5" w14:textId="77777777" w:rsidR="004C02EF" w:rsidRPr="00E77497" w:rsidDel="00E1359A" w:rsidRDefault="004C02EF" w:rsidP="009A20C6">
      <w:pPr>
        <w:pStyle w:val="Alg4"/>
        <w:numPr>
          <w:ilvl w:val="0"/>
          <w:numId w:val="377"/>
        </w:numPr>
        <w:tabs>
          <w:tab w:val="left" w:pos="720"/>
        </w:tabs>
        <w:rPr>
          <w:del w:id="6749" w:author="Rev 7 Allen Wirfs-Brock" w:date="2012-05-01T08:28:00Z"/>
        </w:rPr>
      </w:pPr>
      <w:del w:id="6750" w:author="Rev 7 Allen Wirfs-Brock" w:date="2012-05-01T08:28:00Z">
        <w:r w:rsidRPr="00675B74" w:rsidDel="00E1359A">
          <w:delText xml:space="preserve">Let </w:delText>
        </w:r>
        <w:r w:rsidRPr="00E77497" w:rsidDel="00E1359A">
          <w:rPr>
            <w:i/>
          </w:rPr>
          <w:delText>localEnv</w:delText>
        </w:r>
        <w:r w:rsidRPr="00E77497" w:rsidDel="00E1359A">
          <w:delText xml:space="preserve"> be the result of calling NewDeclarativeEnvironment  passing the value of the [[Scope]] internal property of </w:delText>
        </w:r>
        <w:r w:rsidRPr="00E77497" w:rsidDel="00E1359A">
          <w:rPr>
            <w:i/>
          </w:rPr>
          <w:delText>F</w:delText>
        </w:r>
        <w:r w:rsidRPr="00E77497" w:rsidDel="00E1359A">
          <w:delText xml:space="preserve"> as the argument.</w:delText>
        </w:r>
      </w:del>
    </w:p>
    <w:p w14:paraId="7BCAB0A8" w14:textId="77777777" w:rsidR="004C02EF" w:rsidRPr="00E77497" w:rsidDel="00E1359A" w:rsidRDefault="004C02EF" w:rsidP="009A20C6">
      <w:pPr>
        <w:pStyle w:val="Alg4"/>
        <w:numPr>
          <w:ilvl w:val="0"/>
          <w:numId w:val="377"/>
        </w:numPr>
        <w:tabs>
          <w:tab w:val="left" w:pos="720"/>
        </w:tabs>
        <w:rPr>
          <w:del w:id="6751" w:author="Rev 7 Allen Wirfs-Brock" w:date="2012-05-01T08:28:00Z"/>
        </w:rPr>
      </w:pPr>
      <w:del w:id="6752" w:author="Rev 7 Allen Wirfs-Brock" w:date="2012-05-01T08:28:00Z">
        <w:r w:rsidRPr="00E77497" w:rsidDel="00E1359A">
          <w:delText xml:space="preserve">Set the LexicalEnvironment to </w:delText>
        </w:r>
        <w:r w:rsidRPr="00E77497" w:rsidDel="00E1359A">
          <w:rPr>
            <w:i/>
          </w:rPr>
          <w:delText>localEnv</w:delText>
        </w:r>
        <w:r w:rsidRPr="00E77497" w:rsidDel="00E1359A">
          <w:delText>.</w:delText>
        </w:r>
      </w:del>
    </w:p>
    <w:p w14:paraId="29E80D5A" w14:textId="77777777" w:rsidR="004C02EF" w:rsidRPr="00E77497" w:rsidDel="00E1359A" w:rsidRDefault="004C02EF" w:rsidP="009A20C6">
      <w:pPr>
        <w:pStyle w:val="Alg4"/>
        <w:numPr>
          <w:ilvl w:val="0"/>
          <w:numId w:val="377"/>
        </w:numPr>
        <w:tabs>
          <w:tab w:val="left" w:pos="720"/>
        </w:tabs>
        <w:rPr>
          <w:del w:id="6753" w:author="Rev 7 Allen Wirfs-Brock" w:date="2012-05-01T08:28:00Z"/>
        </w:rPr>
      </w:pPr>
      <w:del w:id="6754" w:author="Rev 7 Allen Wirfs-Brock" w:date="2012-05-01T08:28:00Z">
        <w:r w:rsidRPr="00E77497" w:rsidDel="00E1359A">
          <w:delText xml:space="preserve">Set the VariableEnvironment to </w:delText>
        </w:r>
        <w:r w:rsidRPr="00E77497" w:rsidDel="00E1359A">
          <w:rPr>
            <w:i/>
          </w:rPr>
          <w:delText>localEnv</w:delText>
        </w:r>
        <w:r w:rsidRPr="00E77497" w:rsidDel="00E1359A">
          <w:delText>.</w:delText>
        </w:r>
      </w:del>
    </w:p>
    <w:p w14:paraId="4654F3F6" w14:textId="77777777" w:rsidR="004C02EF" w:rsidRPr="003B4312" w:rsidDel="00E1359A" w:rsidRDefault="009B3B81" w:rsidP="009A20C6">
      <w:pPr>
        <w:pStyle w:val="Alg4"/>
        <w:numPr>
          <w:ilvl w:val="0"/>
          <w:numId w:val="377"/>
        </w:numPr>
        <w:tabs>
          <w:tab w:val="left" w:pos="720"/>
        </w:tabs>
        <w:rPr>
          <w:del w:id="6755" w:author="Rev 7 Allen Wirfs-Brock" w:date="2012-05-01T08:28:00Z"/>
        </w:rPr>
      </w:pPr>
      <w:ins w:id="6756" w:author="Rev 6 Allen Wirfs-Brock" w:date="2012-02-26T10:00:00Z">
        <w:del w:id="6757" w:author="Rev 7 Allen Wirfs-Brock" w:date="2012-05-01T08:28:00Z">
          <w:r w:rsidDel="00E1359A">
            <w:delText>Return the</w:delText>
          </w:r>
        </w:del>
      </w:ins>
      <w:ins w:id="6758" w:author="Rev 6 Allen Wirfs-Brock" w:date="2012-02-26T09:59:00Z">
        <w:del w:id="6759" w:author="Rev 7 Allen Wirfs-Brock" w:date="2012-05-01T08:28:00Z">
          <w:r w:rsidDel="00E1359A">
            <w:delText xml:space="preserve"> result of performing </w:delText>
          </w:r>
        </w:del>
      </w:ins>
      <w:ins w:id="6760" w:author="Rev 4 Allen Wirfs-Brock" w:date="2011-10-20T15:00:00Z">
        <w:del w:id="6761" w:author="Rev 7 Allen Wirfs-Brock" w:date="2012-05-01T08:28:00Z">
          <w:r w:rsidR="0068771C" w:rsidRPr="00E77497" w:rsidDel="00E1359A">
            <w:delText xml:space="preserve">Let </w:delText>
          </w:r>
          <w:r w:rsidR="0068771C" w:rsidRPr="00120381" w:rsidDel="00E1359A">
            <w:rPr>
              <w:i/>
            </w:rPr>
            <w:delText>needsArgumentObject</w:delText>
          </w:r>
          <w:r w:rsidR="0068771C" w:rsidRPr="004D1BD1" w:rsidDel="00E1359A">
            <w:delText xml:space="preserve"> be the result of performing</w:delText>
          </w:r>
        </w:del>
      </w:ins>
      <w:ins w:id="6762" w:author="Rev 5 Allen Wirfs-Brock" w:date="2012-01-03T15:25:00Z">
        <w:del w:id="6763" w:author="Rev 7 Allen Wirfs-Brock" w:date="2012-05-01T08:28:00Z">
          <w:r w:rsidR="00BC7A6E" w:rsidDel="00E1359A">
            <w:delText>Perform</w:delText>
          </w:r>
        </w:del>
      </w:ins>
      <w:ins w:id="6764" w:author="Rev 4 Allen Wirfs-Brock" w:date="2011-10-20T15:00:00Z">
        <w:del w:id="6765" w:author="Rev 7 Allen Wirfs-Brock" w:date="2012-05-01T08:28:00Z">
          <w:r w:rsidR="0068771C" w:rsidRPr="004D1BD1" w:rsidDel="00E1359A">
            <w:delText xml:space="preserve"> </w:delText>
          </w:r>
        </w:del>
      </w:ins>
      <w:ins w:id="6766" w:author="Rev 4 Allen Wirfs-Brock" w:date="2011-10-21T18:30:00Z">
        <w:del w:id="6767" w:author="Rev 7 Allen Wirfs-Brock" w:date="2012-05-01T08:28:00Z">
          <w:r w:rsidR="005B5DF4" w:rsidRPr="003B4312" w:rsidDel="00E1359A">
            <w:delText xml:space="preserve">Function </w:delText>
          </w:r>
        </w:del>
      </w:ins>
      <w:del w:id="6768" w:author="Rev 7 Allen Wirfs-Brock" w:date="2012-05-01T08:28:00Z">
        <w:r w:rsidR="004C02EF" w:rsidRPr="003B4312" w:rsidDel="00E1359A">
          <w:delText xml:space="preserve">Let </w:delText>
        </w:r>
        <w:r w:rsidR="004C02EF" w:rsidRPr="003B4312" w:rsidDel="00E1359A">
          <w:rPr>
            <w:i/>
          </w:rPr>
          <w:delText>code</w:delText>
        </w:r>
        <w:r w:rsidR="004C02EF" w:rsidRPr="003B4312" w:rsidDel="00E1359A">
          <w:delText xml:space="preserve"> be the value of </w:delText>
        </w:r>
        <w:r w:rsidR="004C02EF" w:rsidRPr="003B4312" w:rsidDel="00E1359A">
          <w:rPr>
            <w:i/>
          </w:rPr>
          <w:delText>F</w:delText>
        </w:r>
        <w:r w:rsidR="004C02EF" w:rsidRPr="003B4312" w:rsidDel="00E1359A">
          <w:delText>’s [[Code]] internal property.</w:delText>
        </w:r>
      </w:del>
    </w:p>
    <w:p w14:paraId="441FFC09" w14:textId="77777777" w:rsidR="0068771C" w:rsidRPr="003B4312" w:rsidDel="00E1359A" w:rsidRDefault="004C02EF">
      <w:pPr>
        <w:pStyle w:val="Alg4"/>
        <w:numPr>
          <w:ilvl w:val="0"/>
          <w:numId w:val="377"/>
        </w:numPr>
        <w:tabs>
          <w:tab w:val="left" w:pos="720"/>
        </w:tabs>
        <w:spacing w:after="240"/>
        <w:rPr>
          <w:ins w:id="6769" w:author="Rev 4 Allen Wirfs-Brock" w:date="2011-10-20T14:59:00Z"/>
          <w:del w:id="6770" w:author="Rev 7 Allen Wirfs-Brock" w:date="2012-05-01T08:28:00Z"/>
        </w:rPr>
        <w:pPrChange w:id="6771" w:author="Rev 6 Allen Wirfs-Brock" w:date="2012-02-26T10:03:00Z">
          <w:pPr>
            <w:pStyle w:val="Alg4"/>
            <w:numPr>
              <w:numId w:val="377"/>
            </w:numPr>
            <w:tabs>
              <w:tab w:val="num" w:pos="360"/>
              <w:tab w:val="left" w:pos="720"/>
            </w:tabs>
            <w:ind w:left="360" w:hanging="360"/>
          </w:pPr>
        </w:pPrChange>
      </w:pPr>
      <w:del w:id="6772" w:author="Rev 7 Allen Wirfs-Brock" w:date="2012-05-01T08:28:00Z">
        <w:r w:rsidRPr="003B4312" w:rsidDel="00E1359A">
          <w:delText xml:space="preserve">Perform Declaration Binding Instantiation using the function code </w:delText>
        </w:r>
      </w:del>
      <w:ins w:id="6773" w:author="Rev 4 Allen Wirfs-Brock" w:date="2011-10-06T15:31:00Z">
        <w:del w:id="6774" w:author="Rev 7 Allen Wirfs-Brock" w:date="2012-05-01T08:28:00Z">
          <w:r w:rsidR="00063AE6" w:rsidRPr="008B7F6F" w:rsidDel="00E1359A">
            <w:rPr>
              <w:i/>
            </w:rPr>
            <w:delText>F</w:delText>
          </w:r>
          <w:r w:rsidR="00063AE6" w:rsidRPr="008B7F6F" w:rsidDel="00E1359A">
            <w:delText xml:space="preserve"> ,</w:delText>
          </w:r>
        </w:del>
      </w:ins>
      <w:ins w:id="6775" w:author="Rev 5 Allen Wirfs-Brock" w:date="2012-01-03T15:42:00Z">
        <w:del w:id="6776" w:author="Rev 7 Allen Wirfs-Brock" w:date="2012-05-01T08:28:00Z">
          <w:r w:rsidR="00377876" w:rsidRPr="00377876" w:rsidDel="00E1359A">
            <w:rPr>
              <w:i/>
            </w:rPr>
            <w:delText xml:space="preserve"> </w:delText>
          </w:r>
          <w:r w:rsidR="00377876" w:rsidRPr="009C202C" w:rsidDel="00E1359A">
            <w:rPr>
              <w:i/>
            </w:rPr>
            <w:delText>argumentsList</w:delText>
          </w:r>
          <w:r w:rsidR="00377876" w:rsidRPr="009C202C" w:rsidDel="00E1359A">
            <w:delText xml:space="preserve"> </w:delText>
          </w:r>
          <w:r w:rsidR="00377876" w:rsidRPr="00690A41" w:rsidDel="00E1359A">
            <w:delText>,</w:delText>
          </w:r>
        </w:del>
      </w:ins>
      <w:ins w:id="6777" w:author="Allen" w:date="2011-11-04T08:40:00Z">
        <w:del w:id="6778" w:author="Rev 7 Allen Wirfs-Brock" w:date="2012-05-01T08:28:00Z">
          <w:r w:rsidR="00715E7A" w:rsidRPr="008B7F6F" w:rsidDel="00E1359A">
            <w:delText xml:space="preserve"> </w:delText>
          </w:r>
        </w:del>
      </w:ins>
      <w:del w:id="6779" w:author="Rev 7 Allen Wirfs-Brock" w:date="2012-05-01T08:28:00Z">
        <w:r w:rsidRPr="008B7F6F" w:rsidDel="00E1359A">
          <w:rPr>
            <w:i/>
          </w:rPr>
          <w:delText>code</w:delText>
        </w:r>
        <w:r w:rsidRPr="008B7F6F" w:rsidDel="00E1359A">
          <w:delText xml:space="preserve"> and </w:delText>
        </w:r>
      </w:del>
      <w:ins w:id="6780" w:author="Rev 4 Allen Wirfs-Brock" w:date="2011-10-21T18:30:00Z">
        <w:del w:id="6781" w:author="Rev 7 Allen Wirfs-Brock" w:date="2012-05-01T08:28:00Z">
          <w:r w:rsidR="005B5DF4" w:rsidRPr="008B7F6F" w:rsidDel="00E1359A">
            <w:rPr>
              <w:i/>
            </w:rPr>
            <w:delText xml:space="preserve">localEnv </w:delText>
          </w:r>
        </w:del>
      </w:ins>
      <w:del w:id="6782" w:author="Rev 7 Allen Wirfs-Brock" w:date="2012-05-01T08:28:00Z">
        <w:r w:rsidRPr="008B7F6F" w:rsidDel="00E1359A">
          <w:rPr>
            <w:i/>
          </w:rPr>
          <w:delText>argumentsList</w:delText>
        </w:r>
        <w:r w:rsidRPr="008B7F6F" w:rsidDel="00E1359A">
          <w:delText xml:space="preserve"> as described in 10.5</w:delText>
        </w:r>
      </w:del>
      <w:ins w:id="6783" w:author="Rev 4 Allen Wirfs-Brock" w:date="2011-11-04T10:14:00Z">
        <w:del w:id="6784" w:author="Rev 7 Allen Wirfs-Brock" w:date="2012-05-01T08:28:00Z">
          <w:r w:rsidR="00446E53" w:rsidDel="00E1359A">
            <w:delText>.3</w:delText>
          </w:r>
        </w:del>
      </w:ins>
      <w:del w:id="6785" w:author="Rev 7 Allen Wirfs-Brock" w:date="2012-05-01T08:28:00Z">
        <w:r w:rsidRPr="004D1BD1" w:rsidDel="00E1359A">
          <w:delText>.</w:delText>
        </w:r>
      </w:del>
      <w:ins w:id="6786" w:author="Rev 4 Allen Wirfs-Brock" w:date="2011-10-20T14:59:00Z">
        <w:del w:id="6787" w:author="Rev 7 Allen Wirfs-Brock" w:date="2012-05-01T08:28:00Z">
          <w:r w:rsidR="00861D1D" w:rsidRPr="003B4312" w:rsidDel="00E1359A">
            <w:delText xml:space="preserve"> </w:delText>
          </w:r>
        </w:del>
      </w:ins>
    </w:p>
    <w:p w14:paraId="1A14ACAE" w14:textId="77777777" w:rsidR="002E62C8" w:rsidRPr="00BF37F2" w:rsidDel="00E1359A" w:rsidRDefault="002E62C8">
      <w:pPr>
        <w:pStyle w:val="Alg4"/>
        <w:numPr>
          <w:ilvl w:val="0"/>
          <w:numId w:val="377"/>
        </w:numPr>
        <w:tabs>
          <w:tab w:val="left" w:pos="720"/>
        </w:tabs>
        <w:spacing w:after="240"/>
        <w:rPr>
          <w:ins w:id="6788" w:author="Rev 4 Allen Wirfs-Brock" w:date="2011-11-04T11:39:00Z"/>
          <w:del w:id="6789" w:author="Rev 7 Allen Wirfs-Brock" w:date="2012-05-01T08:28:00Z"/>
        </w:rPr>
        <w:pPrChange w:id="6790" w:author="Rev 6 Allen Wirfs-Brock" w:date="2012-02-26T10:03:00Z">
          <w:pPr>
            <w:pStyle w:val="Alg4"/>
            <w:numPr>
              <w:numId w:val="377"/>
            </w:numPr>
            <w:tabs>
              <w:tab w:val="num" w:pos="360"/>
              <w:tab w:val="left" w:pos="720"/>
            </w:tabs>
            <w:ind w:left="360" w:hanging="360"/>
          </w:pPr>
        </w:pPrChange>
      </w:pPr>
      <w:ins w:id="6791" w:author="Rev 4 Allen Wirfs-Brock" w:date="2011-11-04T11:39:00Z">
        <w:del w:id="6792" w:author="Rev 7 Allen Wirfs-Brock" w:date="2012-05-01T08:28:00Z">
          <w:r w:rsidRPr="00BF37F2" w:rsidDel="00E1359A">
            <w:delText xml:space="preserve">Let </w:delText>
          </w:r>
          <w:r w:rsidRPr="009B3B81" w:rsidDel="00E1359A">
            <w:rPr>
              <w:i/>
            </w:rPr>
            <w:delText>formals</w:delText>
          </w:r>
          <w:r w:rsidRPr="00BF37F2" w:rsidDel="00E1359A">
            <w:delText xml:space="preserve"> be the value of  the  [[FormalParameters]] internal property of </w:delText>
          </w:r>
          <w:r w:rsidRPr="009B3B81" w:rsidDel="00E1359A">
            <w:rPr>
              <w:i/>
            </w:rPr>
            <w:delText>F</w:delText>
          </w:r>
          <w:r w:rsidRPr="00BF37F2" w:rsidDel="00E1359A">
            <w:delText>.</w:delText>
          </w:r>
        </w:del>
      </w:ins>
    </w:p>
    <w:p w14:paraId="263146A9" w14:textId="77777777" w:rsidR="00861D1D" w:rsidRPr="008B7F6F" w:rsidDel="00E1359A" w:rsidRDefault="00FC4479">
      <w:pPr>
        <w:pStyle w:val="Alg4"/>
        <w:numPr>
          <w:ilvl w:val="0"/>
          <w:numId w:val="377"/>
        </w:numPr>
        <w:tabs>
          <w:tab w:val="left" w:pos="720"/>
        </w:tabs>
        <w:spacing w:after="240"/>
        <w:rPr>
          <w:ins w:id="6793" w:author="Rev 4 Allen Wirfs-Brock" w:date="2011-10-20T14:59:00Z"/>
          <w:del w:id="6794" w:author="Rev 7 Allen Wirfs-Brock" w:date="2012-05-01T08:28:00Z"/>
        </w:rPr>
        <w:pPrChange w:id="6795" w:author="Rev 6 Allen Wirfs-Brock" w:date="2012-02-26T10:03:00Z">
          <w:pPr>
            <w:pStyle w:val="Alg4"/>
            <w:numPr>
              <w:numId w:val="377"/>
            </w:numPr>
            <w:tabs>
              <w:tab w:val="num" w:pos="360"/>
              <w:tab w:val="left" w:pos="720"/>
            </w:tabs>
            <w:ind w:left="360" w:hanging="360"/>
          </w:pPr>
        </w:pPrChange>
      </w:pPr>
      <w:ins w:id="6796" w:author="Rev 4 Allen Wirfs-Brock" w:date="2011-10-20T18:27:00Z">
        <w:del w:id="6797" w:author="Rev 7 Allen Wirfs-Brock" w:date="2012-05-01T08:28:00Z">
          <w:r w:rsidRPr="003B4312" w:rsidDel="00E1359A">
            <w:delText xml:space="preserve">If </w:delText>
          </w:r>
          <w:r w:rsidRPr="003B4312" w:rsidDel="00E1359A">
            <w:rPr>
              <w:i/>
            </w:rPr>
            <w:delText>strict</w:delText>
          </w:r>
          <w:r w:rsidRPr="003B4312" w:rsidDel="00E1359A">
            <w:delText xml:space="preserve"> is </w:delText>
          </w:r>
          <w:r w:rsidRPr="008B7F6F" w:rsidDel="00E1359A">
            <w:rPr>
              <w:b/>
            </w:rPr>
            <w:delText>true</w:delText>
          </w:r>
          <w:r w:rsidRPr="008B7F6F" w:rsidDel="00E1359A">
            <w:delText>, then</w:delText>
          </w:r>
        </w:del>
      </w:ins>
    </w:p>
    <w:p w14:paraId="4B7084C1" w14:textId="77777777" w:rsidR="008E65A6" w:rsidRPr="00E77497" w:rsidDel="00E1359A" w:rsidRDefault="00595D22">
      <w:pPr>
        <w:pStyle w:val="Alg4"/>
        <w:numPr>
          <w:ilvl w:val="1"/>
          <w:numId w:val="377"/>
        </w:numPr>
        <w:tabs>
          <w:tab w:val="left" w:pos="720"/>
        </w:tabs>
        <w:spacing w:after="240"/>
        <w:rPr>
          <w:del w:id="6798" w:author="Rev 7 Allen Wirfs-Brock" w:date="2012-05-01T08:28:00Z"/>
        </w:rPr>
        <w:pPrChange w:id="6799" w:author="Rev 6 Allen Wirfs-Brock" w:date="2012-02-26T10:03:00Z">
          <w:pPr>
            <w:pStyle w:val="Alg4"/>
            <w:numPr>
              <w:ilvl w:val="1"/>
              <w:numId w:val="377"/>
            </w:numPr>
            <w:tabs>
              <w:tab w:val="left" w:pos="720"/>
              <w:tab w:val="num" w:pos="1080"/>
            </w:tabs>
            <w:ind w:left="1080" w:hanging="360"/>
          </w:pPr>
        </w:pPrChange>
      </w:pPr>
      <w:ins w:id="6800" w:author="Rev 4 Allen Wirfs-Brock" w:date="2011-10-20T18:31:00Z">
        <w:del w:id="6801" w:author="Rev 7 Allen Wirfs-Brock" w:date="2012-05-01T08:28:00Z">
          <w:r w:rsidRPr="00E65A34" w:rsidDel="00E1359A">
            <w:delText xml:space="preserve">Let </w:delText>
          </w:r>
          <w:r w:rsidRPr="00546435" w:rsidDel="00E1359A">
            <w:rPr>
              <w:i/>
            </w:rPr>
            <w:delText>ao</w:delText>
          </w:r>
          <w:r w:rsidRPr="00546435" w:rsidDel="00E1359A">
            <w:delText xml:space="preserve"> be the result of </w:delText>
          </w:r>
        </w:del>
      </w:ins>
      <w:del w:id="6802" w:author="Rev 7 Allen Wirfs-Brock" w:date="2012-05-01T08:28:00Z">
        <w:r w:rsidR="008E65A6" w:rsidRPr="009C202C" w:rsidDel="00E1359A">
          <w:delText xml:space="preserve">performing the abstract operation </w:delText>
        </w:r>
      </w:del>
      <w:ins w:id="6803" w:author="Rev 4 Allen Wirfs-Brock" w:date="2011-10-21T15:13:00Z">
        <w:del w:id="6804" w:author="Rev 7 Allen Wirfs-Brock" w:date="2012-05-01T08:28:00Z">
          <w:r w:rsidR="008E65A6" w:rsidRPr="009C202C" w:rsidDel="00E1359A">
            <w:delText>CreateStrictArgumentsObject</w:delText>
          </w:r>
        </w:del>
      </w:ins>
      <w:del w:id="6805" w:author="Rev 7 Allen Wirfs-Brock" w:date="2012-05-01T08:28:00Z">
        <w:r w:rsidR="008E65A6" w:rsidRPr="009C202C" w:rsidDel="00E1359A">
          <w:delText xml:space="preserve"> with argument </w:delText>
        </w:r>
        <w:r w:rsidR="008E65A6" w:rsidRPr="00675B74" w:rsidDel="00E1359A">
          <w:rPr>
            <w:i/>
          </w:rPr>
          <w:delText>argumentsList</w:delText>
        </w:r>
        <w:r w:rsidR="008E65A6" w:rsidRPr="00E77497" w:rsidDel="00E1359A">
          <w:delText>.</w:delText>
        </w:r>
      </w:del>
      <w:ins w:id="6806" w:author="Rev 4 Allen Wirfs-Brock" w:date="2011-10-21T17:51:00Z">
        <w:del w:id="6807" w:author="Rev 7 Allen Wirfs-Brock" w:date="2012-05-01T08:28:00Z">
          <w:r w:rsidR="009E2A96" w:rsidRPr="00E77497" w:rsidDel="00E1359A">
            <w:delText xml:space="preserve"> with argument </w:delText>
          </w:r>
          <w:r w:rsidR="009E2A96" w:rsidRPr="00E77497" w:rsidDel="00E1359A">
            <w:rPr>
              <w:i/>
            </w:rPr>
            <w:delText>argumentsList.</w:delText>
          </w:r>
        </w:del>
      </w:ins>
      <w:del w:id="6808" w:author="Rev 7 Allen Wirfs-Brock" w:date="2012-05-01T08:28:00Z">
        <w:r w:rsidR="008E65A6" w:rsidRPr="00E77497" w:rsidDel="00E1359A">
          <w:delText xml:space="preserve"> </w:delText>
        </w:r>
      </w:del>
    </w:p>
    <w:p w14:paraId="36A1C544" w14:textId="77777777" w:rsidR="002E62C8" w:rsidRPr="003B4312" w:rsidDel="00E1359A" w:rsidRDefault="002E62C8">
      <w:pPr>
        <w:pStyle w:val="Alg4"/>
        <w:numPr>
          <w:ilvl w:val="1"/>
          <w:numId w:val="377"/>
        </w:numPr>
        <w:tabs>
          <w:tab w:val="left" w:pos="720"/>
        </w:tabs>
        <w:spacing w:after="240"/>
        <w:rPr>
          <w:ins w:id="6809" w:author="Rev 4 Allen Wirfs-Brock" w:date="2011-11-04T11:41:00Z"/>
          <w:del w:id="6810" w:author="Rev 7 Allen Wirfs-Brock" w:date="2012-05-01T08:28:00Z"/>
        </w:rPr>
        <w:pPrChange w:id="6811" w:author="Rev 6 Allen Wirfs-Brock" w:date="2012-02-26T10:03:00Z">
          <w:pPr>
            <w:pStyle w:val="Alg4"/>
            <w:numPr>
              <w:ilvl w:val="1"/>
              <w:numId w:val="377"/>
            </w:numPr>
            <w:tabs>
              <w:tab w:val="left" w:pos="720"/>
              <w:tab w:val="num" w:pos="1080"/>
            </w:tabs>
            <w:ind w:left="1080" w:hanging="360"/>
          </w:pPr>
        </w:pPrChange>
      </w:pPr>
      <w:ins w:id="6812" w:author="Rev 4 Allen Wirfs-Brock" w:date="2011-11-04T11:41:00Z">
        <w:del w:id="6813" w:author="Rev 7 Allen Wirfs-Brock" w:date="2012-05-01T08:28:00Z">
          <w:r w:rsidRPr="003B4312" w:rsidDel="00E1359A">
            <w:delText xml:space="preserve">If </w:delText>
          </w:r>
          <w:r w:rsidRPr="003B4312" w:rsidDel="00E1359A">
            <w:rPr>
              <w:i/>
            </w:rPr>
            <w:delText>needArgumentObject</w:delText>
          </w:r>
          <w:r w:rsidRPr="003B4312" w:rsidDel="00E1359A">
            <w:delText xml:space="preserve"> </w:delText>
          </w:r>
          <w:r w:rsidRPr="004D1BD1" w:rsidDel="00E1359A">
            <w:delText xml:space="preserve">is </w:delText>
          </w:r>
          <w:r w:rsidRPr="003B4312" w:rsidDel="00E1359A">
            <w:rPr>
              <w:b/>
            </w:rPr>
            <w:delText>true</w:delText>
          </w:r>
          <w:r w:rsidRPr="003B4312" w:rsidDel="00E1359A">
            <w:delText>, then</w:delText>
          </w:r>
        </w:del>
      </w:ins>
    </w:p>
    <w:p w14:paraId="7719A3C8" w14:textId="77777777" w:rsidR="00806568" w:rsidRPr="00E77497" w:rsidDel="00E1359A" w:rsidRDefault="00806568">
      <w:pPr>
        <w:pStyle w:val="Alg4"/>
        <w:numPr>
          <w:ilvl w:val="2"/>
          <w:numId w:val="377"/>
        </w:numPr>
        <w:spacing w:after="240"/>
        <w:rPr>
          <w:ins w:id="6814" w:author="Rev 4 Allen Wirfs-Brock" w:date="2011-10-21T18:36:00Z"/>
          <w:del w:id="6815" w:author="Rev 7 Allen Wirfs-Brock" w:date="2012-05-01T08:28:00Z"/>
        </w:rPr>
        <w:pPrChange w:id="6816" w:author="Rev 6 Allen Wirfs-Brock" w:date="2012-02-26T10:03:00Z">
          <w:pPr>
            <w:pStyle w:val="Alg4"/>
            <w:numPr>
              <w:ilvl w:val="2"/>
              <w:numId w:val="377"/>
            </w:numPr>
            <w:tabs>
              <w:tab w:val="num" w:pos="1800"/>
            </w:tabs>
            <w:ind w:left="1800" w:hanging="360"/>
          </w:pPr>
        </w:pPrChange>
      </w:pPr>
      <w:ins w:id="6817" w:author="Rev 4 Allen Wirfs-Brock" w:date="2011-10-21T18:36:00Z">
        <w:del w:id="6818" w:author="Rev 7 Allen Wirfs-Brock" w:date="2012-05-01T08:28:00Z">
          <w:r w:rsidRPr="00675B74" w:rsidDel="00E1359A">
            <w:delText xml:space="preserve">Call </w:delText>
          </w:r>
          <w:r w:rsidRPr="00E77497" w:rsidDel="00E1359A">
            <w:rPr>
              <w:i/>
            </w:rPr>
            <w:delText>env</w:delText>
          </w:r>
          <w:r w:rsidRPr="00E77497" w:rsidDel="00E1359A">
            <w:delText>’s CreateImmutableBinding concrete method passing the String "</w:delText>
          </w:r>
          <w:r w:rsidRPr="00E77497" w:rsidDel="00E1359A">
            <w:rPr>
              <w:rFonts w:ascii="Courier New" w:hAnsi="Courier New" w:cs="Courier New"/>
              <w:b/>
            </w:rPr>
            <w:delText>arguments</w:delText>
          </w:r>
          <w:r w:rsidRPr="00E77497" w:rsidDel="00E1359A">
            <w:delText>" as the argument.</w:delText>
          </w:r>
        </w:del>
      </w:ins>
    </w:p>
    <w:p w14:paraId="2DAD26F2" w14:textId="77777777" w:rsidR="002E62C8" w:rsidRPr="004418C4" w:rsidDel="00E1359A" w:rsidRDefault="002E62C8">
      <w:pPr>
        <w:pStyle w:val="Alg4"/>
        <w:numPr>
          <w:ilvl w:val="2"/>
          <w:numId w:val="377"/>
        </w:numPr>
        <w:spacing w:after="240"/>
        <w:rPr>
          <w:ins w:id="6819" w:author="Rev 4 Allen Wirfs-Brock" w:date="2011-11-04T11:44:00Z"/>
          <w:del w:id="6820" w:author="Rev 7 Allen Wirfs-Brock" w:date="2012-05-01T08:28:00Z"/>
          <w:sz w:val="24"/>
          <w:szCs w:val="24"/>
        </w:rPr>
        <w:pPrChange w:id="6821" w:author="Rev 6 Allen Wirfs-Brock" w:date="2012-02-26T10:03:00Z">
          <w:pPr>
            <w:pStyle w:val="Alg4"/>
            <w:numPr>
              <w:ilvl w:val="2"/>
              <w:numId w:val="377"/>
            </w:numPr>
            <w:tabs>
              <w:tab w:val="num" w:pos="1800"/>
            </w:tabs>
            <w:ind w:left="1800" w:hanging="360"/>
          </w:pPr>
        </w:pPrChange>
      </w:pPr>
      <w:ins w:id="6822" w:author="Rev 4 Allen Wirfs-Brock" w:date="2011-11-04T11:44:00Z">
        <w:del w:id="6823" w:author="Rev 7 Allen Wirfs-Brock" w:date="2012-05-01T08:28:00Z">
          <w:r w:rsidRPr="004418C4" w:rsidDel="00E1359A">
            <w:delText xml:space="preserve">Call </w:delText>
          </w:r>
          <w:r w:rsidRPr="004418C4" w:rsidDel="00E1359A">
            <w:rPr>
              <w:i/>
            </w:rPr>
            <w:delText>env</w:delText>
          </w:r>
          <w:r w:rsidRPr="004418C4" w:rsidDel="00E1359A">
            <w:delText>’s InitializeBinding concrete method passing "</w:delText>
          </w:r>
          <w:r w:rsidRPr="004418C4" w:rsidDel="00E1359A">
            <w:rPr>
              <w:rFonts w:ascii="Courier New" w:hAnsi="Courier New" w:cs="Courier New"/>
              <w:b/>
            </w:rPr>
            <w:delText>arguments</w:delText>
          </w:r>
          <w:r w:rsidRPr="004418C4" w:rsidDel="00E1359A">
            <w:delText xml:space="preserve">" and </w:delText>
          </w:r>
          <w:r w:rsidRPr="004418C4" w:rsidDel="00E1359A">
            <w:rPr>
              <w:i/>
            </w:rPr>
            <w:delText xml:space="preserve">ao </w:delText>
          </w:r>
          <w:r w:rsidRPr="004418C4" w:rsidDel="00E1359A">
            <w:delText>as arguments.</w:delText>
          </w:r>
        </w:del>
      </w:ins>
    </w:p>
    <w:p w14:paraId="66BBCBFB" w14:textId="77777777" w:rsidR="009E2A96" w:rsidRPr="00675B74" w:rsidDel="00E1359A" w:rsidRDefault="009E2A96">
      <w:pPr>
        <w:pStyle w:val="Alg4"/>
        <w:numPr>
          <w:ilvl w:val="0"/>
          <w:numId w:val="377"/>
        </w:numPr>
        <w:tabs>
          <w:tab w:val="left" w:pos="720"/>
        </w:tabs>
        <w:spacing w:after="240"/>
        <w:rPr>
          <w:ins w:id="6824" w:author="Rev 4 Allen Wirfs-Brock" w:date="2011-10-21T17:51:00Z"/>
          <w:del w:id="6825" w:author="Rev 7 Allen Wirfs-Brock" w:date="2012-05-01T08:28:00Z"/>
        </w:rPr>
        <w:pPrChange w:id="6826" w:author="Rev 6 Allen Wirfs-Brock" w:date="2012-02-26T10:03:00Z">
          <w:pPr>
            <w:pStyle w:val="Alg4"/>
            <w:numPr>
              <w:numId w:val="377"/>
            </w:numPr>
            <w:tabs>
              <w:tab w:val="num" w:pos="360"/>
              <w:tab w:val="left" w:pos="720"/>
            </w:tabs>
            <w:ind w:left="360" w:hanging="360"/>
          </w:pPr>
        </w:pPrChange>
      </w:pPr>
      <w:ins w:id="6827" w:author="Rev 4 Allen Wirfs-Brock" w:date="2011-10-21T17:51:00Z">
        <w:del w:id="6828" w:author="Rev 7 Allen Wirfs-Brock" w:date="2012-05-01T08:28:00Z">
          <w:r w:rsidRPr="00675B74" w:rsidDel="00E1359A">
            <w:delText xml:space="preserve">Else, </w:delText>
          </w:r>
        </w:del>
      </w:ins>
    </w:p>
    <w:p w14:paraId="4D8D539E" w14:textId="77777777" w:rsidR="00A925A6" w:rsidRPr="00E77497" w:rsidDel="00E1359A" w:rsidRDefault="00A925A6">
      <w:pPr>
        <w:pStyle w:val="Alg4"/>
        <w:numPr>
          <w:ilvl w:val="1"/>
          <w:numId w:val="377"/>
        </w:numPr>
        <w:tabs>
          <w:tab w:val="left" w:pos="720"/>
        </w:tabs>
        <w:spacing w:after="240"/>
        <w:rPr>
          <w:del w:id="6829" w:author="Rev 7 Allen Wirfs-Brock" w:date="2012-05-01T08:28:00Z"/>
        </w:rPr>
        <w:pPrChange w:id="6830" w:author="Rev 6 Allen Wirfs-Brock" w:date="2012-02-26T10:03:00Z">
          <w:pPr>
            <w:pStyle w:val="Alg4"/>
            <w:numPr>
              <w:ilvl w:val="1"/>
              <w:numId w:val="377"/>
            </w:numPr>
            <w:tabs>
              <w:tab w:val="left" w:pos="720"/>
              <w:tab w:val="num" w:pos="1080"/>
            </w:tabs>
            <w:ind w:left="1080" w:hanging="360"/>
          </w:pPr>
        </w:pPrChange>
      </w:pPr>
      <w:del w:id="6831" w:author="Rev 7 Allen Wirfs-Brock" w:date="2012-05-01T08:28:00Z">
        <w:r w:rsidRPr="00E77497" w:rsidDel="00E1359A">
          <w:delText>E</w:delText>
        </w:r>
        <w:r w:rsidR="008E65A6" w:rsidRPr="00E77497" w:rsidDel="00E1359A">
          <w:delText>lse</w:delText>
        </w:r>
        <w:r w:rsidRPr="00E77497" w:rsidDel="00E1359A">
          <w:delText xml:space="preserve">, </w:delText>
        </w:r>
      </w:del>
    </w:p>
    <w:p w14:paraId="41CDC2C5" w14:textId="77777777" w:rsidR="006E6D0C" w:rsidRPr="00E77497" w:rsidDel="00E1359A" w:rsidRDefault="006E6D0C">
      <w:pPr>
        <w:pStyle w:val="Alg4"/>
        <w:numPr>
          <w:ilvl w:val="1"/>
          <w:numId w:val="377"/>
        </w:numPr>
        <w:tabs>
          <w:tab w:val="left" w:pos="720"/>
        </w:tabs>
        <w:spacing w:after="240"/>
        <w:rPr>
          <w:del w:id="6832" w:author="Rev 7 Allen Wirfs-Brock" w:date="2012-05-01T08:28:00Z"/>
        </w:rPr>
        <w:pPrChange w:id="6833" w:author="Rev 6 Allen Wirfs-Brock" w:date="2012-02-26T10:03:00Z">
          <w:pPr>
            <w:pStyle w:val="Alg4"/>
            <w:numPr>
              <w:ilvl w:val="1"/>
              <w:numId w:val="377"/>
            </w:numPr>
            <w:tabs>
              <w:tab w:val="left" w:pos="720"/>
              <w:tab w:val="num" w:pos="1080"/>
            </w:tabs>
            <w:ind w:left="1080" w:hanging="360"/>
          </w:pPr>
        </w:pPrChange>
      </w:pPr>
      <w:del w:id="6834" w:author="Rev 7 Allen Wirfs-Brock" w:date="2012-05-01T08:28:00Z">
        <w:r w:rsidRPr="00E77497" w:rsidDel="00E1359A">
          <w:delText xml:space="preserve">Let </w:delText>
        </w:r>
        <w:r w:rsidRPr="00E77497" w:rsidDel="00E1359A">
          <w:rPr>
            <w:i/>
          </w:rPr>
          <w:delText>formals</w:delText>
        </w:r>
        <w:r w:rsidRPr="00E77497" w:rsidDel="00E1359A">
          <w:delText xml:space="preserve"> be the value of  the  [[FormalParameters]] internal property of </w:delText>
        </w:r>
        <w:r w:rsidR="009E0D61" w:rsidRPr="00E77497" w:rsidDel="00E1359A">
          <w:rPr>
            <w:i/>
          </w:rPr>
          <w:delText>F</w:delText>
        </w:r>
        <w:r w:rsidR="009E0D61" w:rsidRPr="00E77497" w:rsidDel="00E1359A">
          <w:delText>.</w:delText>
        </w:r>
      </w:del>
    </w:p>
    <w:p w14:paraId="0DB5C866" w14:textId="77777777" w:rsidR="009E0D61" w:rsidRPr="00E77497" w:rsidDel="00E1359A" w:rsidRDefault="009E0D61">
      <w:pPr>
        <w:pStyle w:val="Alg4"/>
        <w:numPr>
          <w:ilvl w:val="1"/>
          <w:numId w:val="377"/>
        </w:numPr>
        <w:tabs>
          <w:tab w:val="left" w:pos="720"/>
        </w:tabs>
        <w:spacing w:after="240"/>
        <w:rPr>
          <w:del w:id="6835" w:author="Rev 7 Allen Wirfs-Brock" w:date="2012-05-01T08:28:00Z"/>
        </w:rPr>
        <w:pPrChange w:id="6836" w:author="Rev 6 Allen Wirfs-Brock" w:date="2012-02-26T10:03:00Z">
          <w:pPr>
            <w:pStyle w:val="Alg4"/>
            <w:numPr>
              <w:ilvl w:val="1"/>
              <w:numId w:val="377"/>
            </w:numPr>
            <w:tabs>
              <w:tab w:val="left" w:pos="720"/>
              <w:tab w:val="num" w:pos="1080"/>
            </w:tabs>
            <w:ind w:left="1080" w:hanging="360"/>
          </w:pPr>
        </w:pPrChange>
      </w:pPr>
      <w:del w:id="6837" w:author="Rev 7 Allen Wirfs-Brock" w:date="2012-05-01T08:28:00Z">
        <w:r w:rsidRPr="00E77497" w:rsidDel="00E1359A">
          <w:delText>Let names be BoundNames of formals.</w:delText>
        </w:r>
      </w:del>
    </w:p>
    <w:p w14:paraId="11D5B9D0" w14:textId="77777777" w:rsidR="009E0D61" w:rsidRPr="00E77497" w:rsidDel="00E1359A" w:rsidRDefault="00A925A6">
      <w:pPr>
        <w:pStyle w:val="Alg4"/>
        <w:numPr>
          <w:ilvl w:val="1"/>
          <w:numId w:val="377"/>
        </w:numPr>
        <w:tabs>
          <w:tab w:val="left" w:pos="720"/>
        </w:tabs>
        <w:spacing w:after="240"/>
        <w:rPr>
          <w:ins w:id="6838" w:author="Rev 4 Allen Wirfs-Brock" w:date="2011-10-21T17:45:00Z"/>
          <w:del w:id="6839" w:author="Rev 7 Allen Wirfs-Brock" w:date="2012-05-01T08:28:00Z"/>
        </w:rPr>
        <w:pPrChange w:id="6840" w:author="Rev 6 Allen Wirfs-Brock" w:date="2012-02-26T10:03:00Z">
          <w:pPr>
            <w:pStyle w:val="Alg4"/>
            <w:numPr>
              <w:ilvl w:val="1"/>
              <w:numId w:val="377"/>
            </w:numPr>
            <w:tabs>
              <w:tab w:val="left" w:pos="720"/>
              <w:tab w:val="num" w:pos="1080"/>
            </w:tabs>
            <w:ind w:left="1080" w:hanging="360"/>
          </w:pPr>
        </w:pPrChange>
      </w:pPr>
      <w:del w:id="6841" w:author="Rev 7 Allen Wirfs-Brock" w:date="2012-05-01T08:28:00Z">
        <w:r w:rsidRPr="00E77497" w:rsidDel="00E1359A">
          <w:delText xml:space="preserve"> with arguments </w:delText>
        </w:r>
        <w:r w:rsidRPr="00E77497" w:rsidDel="00E1359A">
          <w:rPr>
            <w:i/>
          </w:rPr>
          <w:delText>argumentsList</w:delText>
        </w:r>
        <w:r w:rsidRPr="00E77497" w:rsidDel="00E1359A">
          <w:delText xml:space="preserve">. </w:delText>
        </w:r>
      </w:del>
      <w:ins w:id="6842" w:author="Rev 4 Allen Wirfs-Brock" w:date="2011-10-21T17:45:00Z">
        <w:del w:id="6843" w:author="Rev 7 Allen Wirfs-Brock" w:date="2012-05-01T08:28:00Z">
          <w:r w:rsidR="009E0D61" w:rsidRPr="00E77497" w:rsidDel="00E1359A">
            <w:delText xml:space="preserve">Let </w:delText>
          </w:r>
          <w:r w:rsidR="009E0D61" w:rsidRPr="00E77497" w:rsidDel="00E1359A">
            <w:rPr>
              <w:i/>
            </w:rPr>
            <w:delText>names</w:delText>
          </w:r>
          <w:r w:rsidR="009E0D61" w:rsidRPr="00E77497" w:rsidDel="00E1359A">
            <w:delText xml:space="preserve"> be BoundNames of </w:delText>
          </w:r>
          <w:r w:rsidR="009E0D61" w:rsidRPr="00E77497" w:rsidDel="00E1359A">
            <w:rPr>
              <w:i/>
            </w:rPr>
            <w:delText>formals</w:delText>
          </w:r>
          <w:r w:rsidR="009E0D61" w:rsidRPr="00E77497" w:rsidDel="00E1359A">
            <w:delText>.</w:delText>
          </w:r>
        </w:del>
      </w:ins>
    </w:p>
    <w:p w14:paraId="4F462259" w14:textId="77777777" w:rsidR="00A21A84" w:rsidRPr="00E77497" w:rsidDel="00E1359A" w:rsidRDefault="00A21A84">
      <w:pPr>
        <w:pStyle w:val="Alg4"/>
        <w:numPr>
          <w:ilvl w:val="1"/>
          <w:numId w:val="377"/>
        </w:numPr>
        <w:tabs>
          <w:tab w:val="left" w:pos="720"/>
        </w:tabs>
        <w:spacing w:after="240"/>
        <w:rPr>
          <w:ins w:id="6844" w:author="Rev 4 Allen Wirfs-Brock" w:date="2011-10-21T18:09:00Z"/>
          <w:del w:id="6845" w:author="Rev 7 Allen Wirfs-Brock" w:date="2012-05-01T08:28:00Z"/>
          <w:rFonts w:ascii="Arial" w:hAnsi="Arial" w:cs="Arial"/>
          <w:sz w:val="18"/>
        </w:rPr>
        <w:pPrChange w:id="6846" w:author="Rev 6 Allen Wirfs-Brock" w:date="2012-02-26T10:03:00Z">
          <w:pPr>
            <w:pStyle w:val="Alg4"/>
            <w:numPr>
              <w:ilvl w:val="1"/>
              <w:numId w:val="377"/>
            </w:numPr>
            <w:tabs>
              <w:tab w:val="left" w:pos="720"/>
              <w:tab w:val="num" w:pos="1080"/>
            </w:tabs>
            <w:ind w:left="1080" w:hanging="360"/>
          </w:pPr>
        </w:pPrChange>
      </w:pPr>
      <w:ins w:id="6847" w:author="Rev 4 Allen Wirfs-Brock" w:date="2011-10-21T18:09:00Z">
        <w:del w:id="6848" w:author="Rev 7 Allen Wirfs-Brock" w:date="2012-05-01T08:28:00Z">
          <w:r w:rsidRPr="00E77497" w:rsidDel="00E1359A">
            <w:rPr>
              <w:rFonts w:ascii="Arial" w:hAnsi="Arial" w:cs="Arial"/>
              <w:sz w:val="18"/>
            </w:rPr>
            <w:delText>NOTE</w:delText>
          </w:r>
        </w:del>
      </w:ins>
      <w:ins w:id="6849" w:author="Rev 4 Allen Wirfs-Brock" w:date="2011-10-21T18:10:00Z">
        <w:del w:id="6850" w:author="Rev 7 Allen Wirfs-Brock" w:date="2012-05-01T08:28:00Z">
          <w:r w:rsidRPr="00E77497" w:rsidDel="00E1359A">
            <w:rPr>
              <w:rFonts w:ascii="Arial" w:hAnsi="Arial" w:cs="Arial"/>
              <w:sz w:val="18"/>
            </w:rPr>
            <w:tab/>
          </w:r>
        </w:del>
      </w:ins>
      <w:ins w:id="6851" w:author="Rev 4 Allen Wirfs-Brock" w:date="2011-10-21T18:09:00Z">
        <w:del w:id="6852" w:author="Rev 7 Allen Wirfs-Brock" w:date="2012-05-01T08:28:00Z">
          <w:r w:rsidRPr="00E77497" w:rsidDel="00E1359A">
            <w:rPr>
              <w:rFonts w:ascii="Arial" w:hAnsi="Arial" w:cs="Arial"/>
              <w:sz w:val="18"/>
            </w:rPr>
            <w:delText>Because</w:delText>
          </w:r>
          <w:r w:rsidRPr="00E77497" w:rsidDel="00E1359A">
            <w:rPr>
              <w:sz w:val="18"/>
            </w:rPr>
            <w:delText xml:space="preserve"> </w:delText>
          </w:r>
          <w:r w:rsidRPr="00E77497" w:rsidDel="00E1359A">
            <w:rPr>
              <w:i/>
              <w:sz w:val="18"/>
            </w:rPr>
            <w:delText>F</w:delText>
          </w:r>
          <w:r w:rsidRPr="00E77497" w:rsidDel="00E1359A">
            <w:rPr>
              <w:sz w:val="18"/>
            </w:rPr>
            <w:delText xml:space="preserve"> </w:delText>
          </w:r>
          <w:r w:rsidRPr="00E77497" w:rsidDel="00E1359A">
            <w:rPr>
              <w:rFonts w:ascii="Arial" w:hAnsi="Arial" w:cs="Arial"/>
              <w:sz w:val="18"/>
            </w:rPr>
            <w:delText xml:space="preserve">is a none strict function it </w:delText>
          </w:r>
        </w:del>
      </w:ins>
      <w:ins w:id="6853" w:author="Rev 4 Allen Wirfs-Brock" w:date="2011-11-04T11:39:00Z">
        <w:del w:id="6854" w:author="Rev 7 Allen Wirfs-Brock" w:date="2012-05-01T08:28:00Z">
          <w:r w:rsidR="002E62C8" w:rsidDel="00E1359A">
            <w:rPr>
              <w:rFonts w:ascii="Arial" w:hAnsi="Arial" w:cs="Arial"/>
              <w:sz w:val="18"/>
            </w:rPr>
            <w:delText>is not</w:delText>
          </w:r>
        </w:del>
      </w:ins>
      <w:ins w:id="6855" w:author="Rev 4 Allen Wirfs-Brock" w:date="2011-10-21T18:09:00Z">
        <w:del w:id="6856" w:author="Rev 7 Allen Wirfs-Brock" w:date="2012-05-01T08:28:00Z">
          <w:r w:rsidRPr="00675B74" w:rsidDel="00E1359A">
            <w:rPr>
              <w:rFonts w:ascii="Arial" w:hAnsi="Arial" w:cs="Arial"/>
              <w:sz w:val="18"/>
            </w:rPr>
            <w:delText xml:space="preserve"> extended code.  Hence</w:delText>
          </w:r>
          <w:r w:rsidRPr="00E77497" w:rsidDel="00E1359A">
            <w:rPr>
              <w:sz w:val="18"/>
            </w:rPr>
            <w:delText xml:space="preserve"> </w:delText>
          </w:r>
          <w:r w:rsidRPr="00E77497" w:rsidDel="00E1359A">
            <w:rPr>
              <w:i/>
              <w:sz w:val="18"/>
            </w:rPr>
            <w:delText>formals</w:delText>
          </w:r>
          <w:r w:rsidRPr="00E77497" w:rsidDel="00E1359A">
            <w:rPr>
              <w:sz w:val="18"/>
            </w:rPr>
            <w:delText xml:space="preserve"> </w:delText>
          </w:r>
          <w:r w:rsidRPr="00E77497" w:rsidDel="00E1359A">
            <w:rPr>
              <w:rFonts w:ascii="Arial" w:hAnsi="Arial" w:cs="Arial"/>
              <w:sz w:val="18"/>
            </w:rPr>
            <w:delText>do</w:delText>
          </w:r>
          <w:r w:rsidR="00546435" w:rsidRPr="00E77497" w:rsidDel="00E1359A">
            <w:rPr>
              <w:rFonts w:ascii="Arial" w:hAnsi="Arial" w:cs="Arial"/>
              <w:sz w:val="18"/>
            </w:rPr>
            <w:delText>es not contain the names of any</w:delText>
          </w:r>
          <w:r w:rsidRPr="00E77497" w:rsidDel="00E1359A">
            <w:rPr>
              <w:rFonts w:ascii="Arial" w:hAnsi="Arial" w:cs="Arial"/>
              <w:sz w:val="18"/>
            </w:rPr>
            <w:delText xml:space="preserve"> destructuring</w:delText>
          </w:r>
          <w:r w:rsidRPr="00E77497" w:rsidDel="00E1359A">
            <w:rPr>
              <w:sz w:val="18"/>
            </w:rPr>
            <w:delText xml:space="preserve"> </w:delText>
          </w:r>
          <w:r w:rsidRPr="00E77497" w:rsidDel="00E1359A">
            <w:rPr>
              <w:i/>
              <w:sz w:val="18"/>
            </w:rPr>
            <w:delText>BindingProperties</w:delText>
          </w:r>
          <w:r w:rsidRPr="00E77497" w:rsidDel="00E1359A">
            <w:rPr>
              <w:rFonts w:ascii="Arial" w:hAnsi="Arial" w:cs="Arial"/>
              <w:sz w:val="18"/>
            </w:rPr>
            <w:delText>, rest parameters, or parameters with default value initialisers.</w:delText>
          </w:r>
        </w:del>
      </w:ins>
    </w:p>
    <w:p w14:paraId="50A09C9A" w14:textId="77777777" w:rsidR="009E0D61" w:rsidRPr="00E77497" w:rsidDel="00E1359A" w:rsidRDefault="009E0D61">
      <w:pPr>
        <w:pStyle w:val="Alg4"/>
        <w:numPr>
          <w:ilvl w:val="1"/>
          <w:numId w:val="377"/>
        </w:numPr>
        <w:tabs>
          <w:tab w:val="left" w:pos="720"/>
        </w:tabs>
        <w:spacing w:after="240"/>
        <w:rPr>
          <w:ins w:id="6857" w:author="Rev 4 Allen Wirfs-Brock" w:date="2011-10-21T17:45:00Z"/>
          <w:del w:id="6858" w:author="Rev 7 Allen Wirfs-Brock" w:date="2012-05-01T08:28:00Z"/>
        </w:rPr>
        <w:pPrChange w:id="6859" w:author="Rev 6 Allen Wirfs-Brock" w:date="2012-02-26T10:03:00Z">
          <w:pPr>
            <w:pStyle w:val="Alg4"/>
            <w:numPr>
              <w:ilvl w:val="1"/>
              <w:numId w:val="377"/>
            </w:numPr>
            <w:tabs>
              <w:tab w:val="left" w:pos="720"/>
              <w:tab w:val="num" w:pos="1080"/>
            </w:tabs>
            <w:ind w:left="1080" w:hanging="360"/>
          </w:pPr>
        </w:pPrChange>
      </w:pPr>
      <w:ins w:id="6860" w:author="Rev 4 Allen Wirfs-Brock" w:date="2011-10-21T17:45:00Z">
        <w:del w:id="6861" w:author="Rev 7 Allen Wirfs-Brock" w:date="2012-05-01T08:28:00Z">
          <w:r w:rsidRPr="00E77497" w:rsidDel="00E1359A">
            <w:delText xml:space="preserve">Let </w:delText>
          </w:r>
          <w:r w:rsidRPr="00E77497" w:rsidDel="00E1359A">
            <w:rPr>
              <w:i/>
            </w:rPr>
            <w:delText>ao</w:delText>
          </w:r>
          <w:r w:rsidRPr="00E77497" w:rsidDel="00E1359A">
            <w:delText xml:space="preserve"> be the result of performing the abstract operation CreateMappedArgumentsObject with arguments</w:delText>
          </w:r>
        </w:del>
      </w:ins>
      <w:ins w:id="6862" w:author="Rev 4 Allen Wirfs-Brock" w:date="2011-10-21T18:17:00Z">
        <w:del w:id="6863" w:author="Rev 7 Allen Wirfs-Brock" w:date="2012-05-01T08:28:00Z">
          <w:r w:rsidR="005F7F92" w:rsidRPr="00E77497" w:rsidDel="00E1359A">
            <w:delText xml:space="preserve"> </w:delText>
          </w:r>
          <w:r w:rsidR="005F7F92" w:rsidRPr="00E77497" w:rsidDel="00E1359A">
            <w:rPr>
              <w:i/>
            </w:rPr>
            <w:delText>names</w:delText>
          </w:r>
          <w:r w:rsidR="005F7F92" w:rsidRPr="00E77497" w:rsidDel="00E1359A">
            <w:delText xml:space="preserve">, </w:delText>
          </w:r>
          <w:r w:rsidR="005F7F92" w:rsidRPr="00E77497" w:rsidDel="00E1359A">
            <w:rPr>
              <w:i/>
            </w:rPr>
            <w:delText>env</w:delText>
          </w:r>
          <w:r w:rsidR="005F7F92" w:rsidRPr="00E77497" w:rsidDel="00E1359A">
            <w:delText>, and</w:delText>
          </w:r>
        </w:del>
      </w:ins>
      <w:ins w:id="6864" w:author="Rev 4 Allen Wirfs-Brock" w:date="2011-10-21T17:45:00Z">
        <w:del w:id="6865" w:author="Rev 7 Allen Wirfs-Brock" w:date="2012-05-01T08:28:00Z">
          <w:r w:rsidRPr="00E77497" w:rsidDel="00E1359A">
            <w:delText xml:space="preserve"> </w:delText>
          </w:r>
          <w:r w:rsidRPr="00E77497" w:rsidDel="00E1359A">
            <w:rPr>
              <w:i/>
            </w:rPr>
            <w:delText>argumentsList</w:delText>
          </w:r>
          <w:r w:rsidRPr="00E77497" w:rsidDel="00E1359A">
            <w:delText xml:space="preserve">. </w:delText>
          </w:r>
        </w:del>
      </w:ins>
    </w:p>
    <w:p w14:paraId="3CA4ABD8" w14:textId="77777777" w:rsidR="002E62C8" w:rsidRPr="003B4312" w:rsidDel="00E1359A" w:rsidRDefault="002E62C8">
      <w:pPr>
        <w:pStyle w:val="Alg4"/>
        <w:numPr>
          <w:ilvl w:val="1"/>
          <w:numId w:val="377"/>
        </w:numPr>
        <w:tabs>
          <w:tab w:val="left" w:pos="720"/>
        </w:tabs>
        <w:spacing w:after="240"/>
        <w:rPr>
          <w:ins w:id="6866" w:author="Rev 4 Allen Wirfs-Brock" w:date="2011-11-04T11:43:00Z"/>
          <w:del w:id="6867" w:author="Rev 7 Allen Wirfs-Brock" w:date="2012-05-01T08:28:00Z"/>
        </w:rPr>
        <w:pPrChange w:id="6868" w:author="Rev 6 Allen Wirfs-Brock" w:date="2012-02-26T10:03:00Z">
          <w:pPr>
            <w:pStyle w:val="Alg4"/>
            <w:numPr>
              <w:ilvl w:val="1"/>
              <w:numId w:val="377"/>
            </w:numPr>
            <w:tabs>
              <w:tab w:val="left" w:pos="720"/>
              <w:tab w:val="num" w:pos="1080"/>
            </w:tabs>
            <w:ind w:left="1080" w:hanging="360"/>
          </w:pPr>
        </w:pPrChange>
      </w:pPr>
      <w:ins w:id="6869" w:author="Rev 4 Allen Wirfs-Brock" w:date="2011-11-04T11:43:00Z">
        <w:del w:id="6870" w:author="Rev 7 Allen Wirfs-Brock" w:date="2012-05-01T08:28:00Z">
          <w:r w:rsidRPr="003B4312" w:rsidDel="00E1359A">
            <w:delText xml:space="preserve">If </w:delText>
          </w:r>
          <w:r w:rsidRPr="003B4312" w:rsidDel="00E1359A">
            <w:rPr>
              <w:i/>
            </w:rPr>
            <w:delText>needArgumentObject</w:delText>
          </w:r>
          <w:r w:rsidRPr="003B4312" w:rsidDel="00E1359A">
            <w:delText xml:space="preserve"> </w:delText>
          </w:r>
          <w:r w:rsidRPr="004D1BD1" w:rsidDel="00E1359A">
            <w:delText xml:space="preserve">is </w:delText>
          </w:r>
          <w:r w:rsidRPr="003B4312" w:rsidDel="00E1359A">
            <w:rPr>
              <w:b/>
            </w:rPr>
            <w:delText>true</w:delText>
          </w:r>
          <w:r w:rsidRPr="003B4312" w:rsidDel="00E1359A">
            <w:delText>, then</w:delText>
          </w:r>
        </w:del>
      </w:ins>
    </w:p>
    <w:p w14:paraId="14614687" w14:textId="77777777" w:rsidR="008424E2" w:rsidRPr="00E77497" w:rsidDel="00E1359A" w:rsidRDefault="008424E2">
      <w:pPr>
        <w:pStyle w:val="Alg4"/>
        <w:numPr>
          <w:ilvl w:val="2"/>
          <w:numId w:val="377"/>
        </w:numPr>
        <w:spacing w:after="240"/>
        <w:rPr>
          <w:ins w:id="6871" w:author="Rev 4 Allen Wirfs-Brock" w:date="2011-10-21T18:35:00Z"/>
          <w:del w:id="6872" w:author="Rev 7 Allen Wirfs-Brock" w:date="2012-05-01T08:28:00Z"/>
        </w:rPr>
        <w:pPrChange w:id="6873" w:author="Rev 6 Allen Wirfs-Brock" w:date="2012-02-26T10:03:00Z">
          <w:pPr>
            <w:pStyle w:val="Alg4"/>
            <w:numPr>
              <w:ilvl w:val="2"/>
              <w:numId w:val="377"/>
            </w:numPr>
            <w:tabs>
              <w:tab w:val="num" w:pos="1800"/>
            </w:tabs>
            <w:ind w:left="1800" w:hanging="360"/>
          </w:pPr>
        </w:pPrChange>
      </w:pPr>
      <w:ins w:id="6874" w:author="Rev 4 Allen Wirfs-Brock" w:date="2011-10-21T18:35:00Z">
        <w:del w:id="6875" w:author="Rev 7 Allen Wirfs-Brock" w:date="2012-05-01T08:28:00Z">
          <w:r w:rsidRPr="00675B74" w:rsidDel="00E1359A">
            <w:delText xml:space="preserve">Call </w:delText>
          </w:r>
          <w:r w:rsidRPr="00E77497" w:rsidDel="00E1359A">
            <w:rPr>
              <w:i/>
            </w:rPr>
            <w:delText>env</w:delText>
          </w:r>
          <w:r w:rsidRPr="00E77497" w:rsidDel="00E1359A">
            <w:delText>’s CreateMutableBinding concrete method passing the String "</w:delText>
          </w:r>
          <w:r w:rsidRPr="00E77497" w:rsidDel="00E1359A">
            <w:rPr>
              <w:rFonts w:ascii="Courier New" w:hAnsi="Courier New" w:cs="Courier New"/>
              <w:b/>
            </w:rPr>
            <w:delText>arguments</w:delText>
          </w:r>
          <w:r w:rsidRPr="00E77497" w:rsidDel="00E1359A">
            <w:delText>" as the argument.</w:delText>
          </w:r>
        </w:del>
      </w:ins>
    </w:p>
    <w:p w14:paraId="72DB6056" w14:textId="77777777" w:rsidR="00806568" w:rsidRPr="00120381" w:rsidDel="00E1359A" w:rsidRDefault="00806568">
      <w:pPr>
        <w:pStyle w:val="Alg4"/>
        <w:numPr>
          <w:ilvl w:val="2"/>
          <w:numId w:val="377"/>
        </w:numPr>
        <w:spacing w:after="240"/>
        <w:rPr>
          <w:ins w:id="6876" w:author="Rev 4 Allen Wirfs-Brock" w:date="2011-10-21T18:37:00Z"/>
          <w:del w:id="6877" w:author="Rev 7 Allen Wirfs-Brock" w:date="2012-05-01T08:28:00Z"/>
          <w:sz w:val="24"/>
          <w:szCs w:val="24"/>
        </w:rPr>
        <w:pPrChange w:id="6878" w:author="Rev 6 Allen Wirfs-Brock" w:date="2012-02-26T10:03:00Z">
          <w:pPr>
            <w:pStyle w:val="Alg4"/>
            <w:numPr>
              <w:ilvl w:val="2"/>
              <w:numId w:val="377"/>
            </w:numPr>
            <w:tabs>
              <w:tab w:val="num" w:pos="1800"/>
            </w:tabs>
            <w:ind w:left="1800" w:hanging="360"/>
          </w:pPr>
        </w:pPrChange>
      </w:pPr>
      <w:ins w:id="6879" w:author="Rev 4 Allen Wirfs-Brock" w:date="2011-10-21T18:37:00Z">
        <w:del w:id="6880" w:author="Rev 7 Allen Wirfs-Brock" w:date="2012-05-01T08:28:00Z">
          <w:r w:rsidRPr="00E77497" w:rsidDel="00E1359A">
            <w:delText xml:space="preserve">Call </w:delText>
          </w:r>
          <w:r w:rsidRPr="00E77497" w:rsidDel="00E1359A">
            <w:rPr>
              <w:i/>
            </w:rPr>
            <w:delText>env</w:delText>
          </w:r>
          <w:r w:rsidRPr="00E77497" w:rsidDel="00E1359A">
            <w:delText>’s InitializeBinding concrete method passing "</w:delText>
          </w:r>
          <w:r w:rsidRPr="00E77497" w:rsidDel="00E1359A">
            <w:rPr>
              <w:rFonts w:ascii="Courier New" w:hAnsi="Courier New" w:cs="Courier New"/>
              <w:b/>
            </w:rPr>
            <w:delText>arguments</w:delText>
          </w:r>
          <w:r w:rsidRPr="00E77497" w:rsidDel="00E1359A">
            <w:delText xml:space="preserve">" and </w:delText>
          </w:r>
          <w:r w:rsidRPr="00E77497" w:rsidDel="00E1359A">
            <w:rPr>
              <w:i/>
            </w:rPr>
            <w:delText xml:space="preserve">ao </w:delText>
          </w:r>
          <w:r w:rsidRPr="00E77497" w:rsidDel="00E1359A">
            <w:delText>as arguments.</w:delText>
          </w:r>
        </w:del>
      </w:ins>
    </w:p>
    <w:p w14:paraId="650BC564" w14:textId="77777777" w:rsidR="00690A41" w:rsidRPr="00B820AB" w:rsidDel="00E1359A" w:rsidRDefault="00632026">
      <w:pPr>
        <w:pStyle w:val="Alg4"/>
        <w:numPr>
          <w:ilvl w:val="0"/>
          <w:numId w:val="377"/>
        </w:numPr>
        <w:spacing w:after="240"/>
        <w:rPr>
          <w:ins w:id="6881" w:author="Rev 4 Allen Wirfs-Brock" w:date="2011-11-04T11:25:00Z"/>
          <w:del w:id="6882" w:author="Rev 7 Allen Wirfs-Brock" w:date="2012-05-01T08:28:00Z"/>
        </w:rPr>
        <w:pPrChange w:id="6883" w:author="Rev 6 Allen Wirfs-Brock" w:date="2012-02-26T10:03:00Z">
          <w:pPr>
            <w:pStyle w:val="Alg4"/>
            <w:numPr>
              <w:numId w:val="377"/>
            </w:numPr>
            <w:tabs>
              <w:tab w:val="num" w:pos="360"/>
            </w:tabs>
            <w:ind w:left="360" w:hanging="360"/>
          </w:pPr>
        </w:pPrChange>
      </w:pPr>
      <w:ins w:id="6884" w:author="Rev 4 Allen Wirfs-Brock" w:date="2011-11-04T11:45:00Z">
        <w:del w:id="6885" w:author="Rev 7 Allen Wirfs-Brock" w:date="2012-05-01T08:28:00Z">
          <w:r w:rsidRPr="004418C4" w:rsidDel="00E1359A">
            <w:rPr>
              <w:rFonts w:ascii="Arial" w:hAnsi="Arial" w:cs="Arial"/>
              <w:sz w:val="18"/>
            </w:rPr>
            <w:delText>NOTE</w:delText>
          </w:r>
          <w:r w:rsidRPr="004418C4" w:rsidDel="00E1359A">
            <w:rPr>
              <w:rFonts w:ascii="Arial" w:hAnsi="Arial" w:cs="Arial"/>
              <w:sz w:val="18"/>
            </w:rPr>
            <w:tab/>
          </w:r>
        </w:del>
      </w:ins>
      <w:ins w:id="6886" w:author="Rev 4 Allen Wirfs-Brock" w:date="2011-11-04T11:51:00Z">
        <w:del w:id="6887" w:author="Rev 7 Allen Wirfs-Brock" w:date="2012-05-01T08:28:00Z">
          <w:r w:rsidDel="00E1359A">
            <w:rPr>
              <w:rFonts w:ascii="Arial" w:hAnsi="Arial" w:cs="Arial"/>
              <w:sz w:val="18"/>
            </w:rPr>
            <w:delText>If</w:delText>
          </w:r>
        </w:del>
      </w:ins>
      <w:ins w:id="6888" w:author="Rev 4 Allen Wirfs-Brock" w:date="2011-11-04T11:45:00Z">
        <w:del w:id="6889" w:author="Rev 7 Allen Wirfs-Brock" w:date="2012-05-01T08:28:00Z">
          <w:r w:rsidRPr="004418C4" w:rsidDel="00E1359A">
            <w:rPr>
              <w:sz w:val="18"/>
            </w:rPr>
            <w:delText xml:space="preserve"> </w:delText>
          </w:r>
        </w:del>
      </w:ins>
      <w:ins w:id="6890" w:author="Rev 4 Allen Wirfs-Brock" w:date="2011-11-04T11:51:00Z">
        <w:del w:id="6891" w:author="Rev 7 Allen Wirfs-Brock" w:date="2012-05-01T08:28:00Z">
          <w:r w:rsidRPr="00632026" w:rsidDel="00E1359A">
            <w:rPr>
              <w:i/>
              <w:sz w:val="18"/>
            </w:rPr>
            <w:delText xml:space="preserve">needArgumentObject </w:delText>
          </w:r>
          <w:r w:rsidDel="00E1359A">
            <w:rPr>
              <w:rFonts w:ascii="Arial" w:hAnsi="Arial" w:cs="Arial"/>
              <w:sz w:val="18"/>
            </w:rPr>
            <w:delText>i</w:delText>
          </w:r>
        </w:del>
      </w:ins>
      <w:ins w:id="6892" w:author="Rev 4 Allen Wirfs-Brock" w:date="2011-11-04T11:58:00Z">
        <w:del w:id="6893" w:author="Rev 7 Allen Wirfs-Brock" w:date="2012-05-01T08:28:00Z">
          <w:r w:rsidDel="00E1359A">
            <w:rPr>
              <w:rFonts w:ascii="Arial" w:hAnsi="Arial" w:cs="Arial"/>
              <w:sz w:val="18"/>
            </w:rPr>
            <w:delText>s</w:delText>
          </w:r>
        </w:del>
      </w:ins>
      <w:ins w:id="6894" w:author="Rev 4 Allen Wirfs-Brock" w:date="2011-11-04T11:51:00Z">
        <w:del w:id="6895" w:author="Rev 7 Allen Wirfs-Brock" w:date="2012-05-01T08:28:00Z">
          <w:r w:rsidDel="00E1359A">
            <w:rPr>
              <w:rFonts w:ascii="Arial" w:hAnsi="Arial" w:cs="Arial"/>
              <w:sz w:val="18"/>
            </w:rPr>
            <w:delText xml:space="preserve"> </w:delText>
          </w:r>
        </w:del>
      </w:ins>
      <w:ins w:id="6896" w:author="Rev 4 Allen Wirfs-Brock" w:date="2011-11-04T11:52:00Z">
        <w:del w:id="6897" w:author="Rev 7 Allen Wirfs-Brock" w:date="2012-05-01T08:28:00Z">
          <w:r w:rsidRPr="00120381" w:rsidDel="00E1359A">
            <w:rPr>
              <w:b/>
              <w:sz w:val="18"/>
            </w:rPr>
            <w:delText>false</w:delText>
          </w:r>
        </w:del>
      </w:ins>
      <w:ins w:id="6898" w:author="Rev 4 Allen Wirfs-Brock" w:date="2011-11-04T11:45:00Z">
        <w:del w:id="6899" w:author="Rev 7 Allen Wirfs-Brock" w:date="2012-05-01T08:28:00Z">
          <w:r w:rsidRPr="004418C4" w:rsidDel="00E1359A">
            <w:rPr>
              <w:rFonts w:ascii="Arial" w:hAnsi="Arial" w:cs="Arial"/>
              <w:sz w:val="18"/>
            </w:rPr>
            <w:delText xml:space="preserve"> </w:delText>
          </w:r>
        </w:del>
      </w:ins>
      <w:ins w:id="6900" w:author="Rev 4 Allen Wirfs-Brock" w:date="2011-11-04T11:52:00Z">
        <w:del w:id="6901" w:author="Rev 7 Allen Wirfs-Brock" w:date="2012-05-01T08:28:00Z">
          <w:r w:rsidDel="00E1359A">
            <w:rPr>
              <w:rFonts w:ascii="Arial" w:hAnsi="Arial" w:cs="Arial"/>
              <w:sz w:val="18"/>
            </w:rPr>
            <w:delText xml:space="preserve">then the value of </w:delText>
          </w:r>
          <w:r w:rsidRPr="00120381" w:rsidDel="00E1359A">
            <w:rPr>
              <w:i/>
              <w:sz w:val="18"/>
            </w:rPr>
            <w:delText>ao</w:delText>
          </w:r>
          <w:r w:rsidDel="00E1359A">
            <w:rPr>
              <w:rFonts w:ascii="Arial" w:hAnsi="Arial" w:cs="Arial"/>
              <w:sz w:val="18"/>
            </w:rPr>
            <w:delText xml:space="preserve"> is not </w:delText>
          </w:r>
        </w:del>
      </w:ins>
      <w:ins w:id="6902" w:author="Rev 4 Allen Wirfs-Brock" w:date="2011-11-04T12:01:00Z">
        <w:del w:id="6903" w:author="Rev 7 Allen Wirfs-Brock" w:date="2012-05-01T08:28:00Z">
          <w:r w:rsidR="00DF114B" w:rsidDel="00E1359A">
            <w:rPr>
              <w:rFonts w:ascii="Arial" w:hAnsi="Arial" w:cs="Arial"/>
              <w:sz w:val="18"/>
            </w:rPr>
            <w:delText xml:space="preserve">directly </w:delText>
          </w:r>
        </w:del>
      </w:ins>
      <w:ins w:id="6904" w:author="Rev 4 Allen Wirfs-Brock" w:date="2011-11-04T11:52:00Z">
        <w:del w:id="6905" w:author="Rev 7 Allen Wirfs-Brock" w:date="2012-05-01T08:28:00Z">
          <w:r w:rsidDel="00E1359A">
            <w:rPr>
              <w:rFonts w:ascii="Arial" w:hAnsi="Arial" w:cs="Arial"/>
              <w:sz w:val="18"/>
            </w:rPr>
            <w:delText>observable to ECMAScript code</w:delText>
          </w:r>
        </w:del>
      </w:ins>
      <w:ins w:id="6906" w:author="Rev 4 Allen Wirfs-Brock" w:date="2011-11-04T12:00:00Z">
        <w:del w:id="6907" w:author="Rev 7 Allen Wirfs-Brock" w:date="2012-05-01T08:28:00Z">
          <w:r w:rsidR="00DF114B" w:rsidDel="00E1359A">
            <w:rPr>
              <w:rFonts w:ascii="Arial" w:hAnsi="Arial" w:cs="Arial"/>
              <w:sz w:val="18"/>
            </w:rPr>
            <w:delText xml:space="preserve"> and need not actually exist.</w:delText>
          </w:r>
        </w:del>
      </w:ins>
      <w:ins w:id="6908" w:author="Rev 4 Allen Wirfs-Brock" w:date="2011-11-04T11:59:00Z">
        <w:del w:id="6909" w:author="Rev 7 Allen Wirfs-Brock" w:date="2012-05-01T08:28:00Z">
          <w:r w:rsidR="00DF114B" w:rsidDel="00E1359A">
            <w:rPr>
              <w:rFonts w:ascii="Arial" w:hAnsi="Arial" w:cs="Arial"/>
              <w:sz w:val="18"/>
            </w:rPr>
            <w:delText xml:space="preserve"> It is used </w:delText>
          </w:r>
        </w:del>
      </w:ins>
      <w:ins w:id="6910" w:author="Rev 4 Allen Wirfs-Brock" w:date="2011-11-04T12:01:00Z">
        <w:del w:id="6911" w:author="Rev 7 Allen Wirfs-Brock" w:date="2012-05-01T08:28:00Z">
          <w:r w:rsidR="00DF114B" w:rsidDel="00E1359A">
            <w:rPr>
              <w:rFonts w:ascii="Arial" w:hAnsi="Arial" w:cs="Arial"/>
              <w:sz w:val="18"/>
            </w:rPr>
            <w:delText>in the following steps</w:delText>
          </w:r>
        </w:del>
      </w:ins>
      <w:ins w:id="6912" w:author="Rev 4 Allen Wirfs-Brock" w:date="2011-11-04T11:59:00Z">
        <w:del w:id="6913" w:author="Rev 7 Allen Wirfs-Brock" w:date="2012-05-01T08:28:00Z">
          <w:r w:rsidR="00DF114B" w:rsidDel="00E1359A">
            <w:rPr>
              <w:rFonts w:ascii="Arial" w:hAnsi="Arial" w:cs="Arial"/>
              <w:sz w:val="18"/>
            </w:rPr>
            <w:delText xml:space="preserve"> strictly as a device for specifying formal parameter initialization</w:delText>
          </w:r>
        </w:del>
      </w:ins>
      <w:ins w:id="6914" w:author="Rev 4 Allen Wirfs-Brock" w:date="2011-11-04T12:01:00Z">
        <w:del w:id="6915" w:author="Rev 7 Allen Wirfs-Brock" w:date="2012-05-01T08:28:00Z">
          <w:r w:rsidR="00DF114B" w:rsidDel="00E1359A">
            <w:rPr>
              <w:rFonts w:ascii="Arial" w:hAnsi="Arial" w:cs="Arial"/>
              <w:sz w:val="18"/>
            </w:rPr>
            <w:delText>.</w:delText>
          </w:r>
        </w:del>
      </w:ins>
      <w:ins w:id="6916" w:author="Rev 4 Allen Wirfs-Brock" w:date="2011-11-04T11:59:00Z">
        <w:del w:id="6917" w:author="Rev 7 Allen Wirfs-Brock" w:date="2012-05-01T08:28:00Z">
          <w:r w:rsidR="00DF114B" w:rsidDel="00E1359A">
            <w:rPr>
              <w:rFonts w:ascii="Arial" w:hAnsi="Arial" w:cs="Arial"/>
              <w:sz w:val="18"/>
            </w:rPr>
            <w:delText xml:space="preserve"> semantics</w:delText>
          </w:r>
        </w:del>
      </w:ins>
      <w:ins w:id="6918" w:author="Rev 4 Allen Wirfs-Brock" w:date="2011-11-04T12:01:00Z">
        <w:del w:id="6919" w:author="Rev 7 Allen Wirfs-Brock" w:date="2012-05-01T08:28:00Z">
          <w:r w:rsidR="00DF114B" w:rsidDel="00E1359A">
            <w:rPr>
              <w:rFonts w:ascii="Arial" w:hAnsi="Arial" w:cs="Arial"/>
              <w:sz w:val="18"/>
            </w:rPr>
            <w:delText>.</w:delText>
          </w:r>
        </w:del>
      </w:ins>
      <w:ins w:id="6920" w:author="Rev 4 Allen Wirfs-Brock" w:date="2011-11-04T11:59:00Z">
        <w:del w:id="6921" w:author="Rev 7 Allen Wirfs-Brock" w:date="2012-05-01T08:28:00Z">
          <w:r w:rsidR="00DF114B" w:rsidDel="00E1359A">
            <w:rPr>
              <w:rFonts w:ascii="Arial" w:hAnsi="Arial" w:cs="Arial"/>
              <w:sz w:val="18"/>
            </w:rPr>
            <w:delText xml:space="preserve"> </w:delText>
          </w:r>
        </w:del>
      </w:ins>
    </w:p>
    <w:p w14:paraId="0FA07ACD" w14:textId="77777777" w:rsidR="00C73BA7" w:rsidRPr="008B7F6F" w:rsidDel="00E1359A" w:rsidRDefault="00C73BA7">
      <w:pPr>
        <w:pStyle w:val="Alg4"/>
        <w:numPr>
          <w:ilvl w:val="0"/>
          <w:numId w:val="377"/>
        </w:numPr>
        <w:tabs>
          <w:tab w:val="left" w:pos="720"/>
        </w:tabs>
        <w:spacing w:after="240"/>
        <w:rPr>
          <w:ins w:id="6922" w:author="Rev 4 Allen Wirfs-Brock" w:date="2011-11-04T12:19:00Z"/>
          <w:del w:id="6923" w:author="Rev 7 Allen Wirfs-Brock" w:date="2012-05-01T08:28:00Z"/>
        </w:rPr>
        <w:pPrChange w:id="6924" w:author="Rev 6 Allen Wirfs-Brock" w:date="2012-02-26T10:03:00Z">
          <w:pPr>
            <w:pStyle w:val="Alg4"/>
            <w:numPr>
              <w:numId w:val="377"/>
            </w:numPr>
            <w:tabs>
              <w:tab w:val="num" w:pos="360"/>
              <w:tab w:val="left" w:pos="720"/>
            </w:tabs>
            <w:ind w:left="360" w:hanging="360"/>
          </w:pPr>
        </w:pPrChange>
      </w:pPr>
      <w:ins w:id="6925" w:author="Rev 4 Allen Wirfs-Brock" w:date="2011-11-04T12:19:00Z">
        <w:del w:id="6926" w:author="Rev 7 Allen Wirfs-Brock" w:date="2012-05-01T08:28:00Z">
          <w:r w:rsidRPr="003B4312" w:rsidDel="00E1359A">
            <w:delText xml:space="preserve">If </w:delText>
          </w:r>
          <w:r w:rsidRPr="003B4312" w:rsidDel="00E1359A">
            <w:rPr>
              <w:i/>
            </w:rPr>
            <w:delText>strict</w:delText>
          </w:r>
          <w:r w:rsidRPr="003B4312" w:rsidDel="00E1359A">
            <w:delText xml:space="preserve"> is </w:delText>
          </w:r>
          <w:r w:rsidRPr="008B7F6F" w:rsidDel="00E1359A">
            <w:rPr>
              <w:b/>
            </w:rPr>
            <w:delText>true</w:delText>
          </w:r>
          <w:r w:rsidRPr="008B7F6F" w:rsidDel="00E1359A">
            <w:delText>, then</w:delText>
          </w:r>
        </w:del>
      </w:ins>
    </w:p>
    <w:p w14:paraId="1A93CC6A" w14:textId="77777777" w:rsidR="00C969E3" w:rsidDel="00E1359A" w:rsidRDefault="00C969E3">
      <w:pPr>
        <w:pStyle w:val="Alg3"/>
        <w:numPr>
          <w:ilvl w:val="1"/>
          <w:numId w:val="377"/>
        </w:numPr>
        <w:spacing w:after="240"/>
        <w:rPr>
          <w:ins w:id="6927" w:author="Rev 4 Allen Wirfs-Brock" w:date="2011-11-04T12:12:00Z"/>
          <w:del w:id="6928" w:author="Rev 7 Allen Wirfs-Brock" w:date="2012-05-01T08:28:00Z"/>
        </w:rPr>
        <w:pPrChange w:id="6929" w:author="Rev 6 Allen Wirfs-Brock" w:date="2012-02-26T10:03:00Z">
          <w:pPr>
            <w:pStyle w:val="Alg3"/>
            <w:numPr>
              <w:ilvl w:val="1"/>
              <w:numId w:val="377"/>
            </w:numPr>
            <w:tabs>
              <w:tab w:val="clear" w:pos="360"/>
              <w:tab w:val="num" w:pos="1080"/>
            </w:tabs>
            <w:ind w:left="1080"/>
          </w:pPr>
        </w:pPrChange>
      </w:pPr>
      <w:ins w:id="6930" w:author="Rev 4 Allen Wirfs-Brock" w:date="2011-11-04T12:17:00Z">
        <w:del w:id="6931" w:author="Rev 7 Allen Wirfs-Brock" w:date="2012-05-01T08:28:00Z">
          <w:r w:rsidDel="00E1359A">
            <w:delText xml:space="preserve">Perform Binding Initialization for </w:delText>
          </w:r>
          <w:r w:rsidRPr="00120381" w:rsidDel="00E1359A">
            <w:rPr>
              <w:i/>
            </w:rPr>
            <w:delText>formals</w:delText>
          </w:r>
          <w:r w:rsidDel="00E1359A">
            <w:delText xml:space="preserve"> with </w:delText>
          </w:r>
          <w:r w:rsidRPr="00120381" w:rsidDel="00E1359A">
            <w:rPr>
              <w:i/>
            </w:rPr>
            <w:delText>ao</w:delText>
          </w:r>
          <w:r w:rsidDel="00E1359A">
            <w:delText xml:space="preserve"> and </w:delText>
          </w:r>
        </w:del>
      </w:ins>
      <w:ins w:id="6932" w:author="Rev 4 Allen Wirfs-Brock" w:date="2011-11-04T12:18:00Z">
        <w:del w:id="6933" w:author="Rev 7 Allen Wirfs-Brock" w:date="2012-05-01T08:28:00Z">
          <w:r w:rsidRPr="00120381" w:rsidDel="00E1359A">
            <w:rPr>
              <w:i/>
            </w:rPr>
            <w:delText>env</w:delText>
          </w:r>
          <w:r w:rsidDel="00E1359A">
            <w:delText xml:space="preserve"> as arguments</w:delText>
          </w:r>
        </w:del>
      </w:ins>
      <w:ins w:id="6934" w:author="Rev 4 Allen Wirfs-Brock" w:date="2011-11-04T12:12:00Z">
        <w:del w:id="6935" w:author="Rev 7 Allen Wirfs-Brock" w:date="2012-05-01T08:28:00Z">
          <w:r w:rsidRPr="004418C4" w:rsidDel="00E1359A">
            <w:delText>.</w:delText>
          </w:r>
        </w:del>
      </w:ins>
    </w:p>
    <w:p w14:paraId="3315ABFE" w14:textId="77777777" w:rsidR="00C969E3" w:rsidRPr="004418C4" w:rsidDel="00E1359A" w:rsidRDefault="00C73BA7">
      <w:pPr>
        <w:pStyle w:val="Alg3"/>
        <w:numPr>
          <w:ilvl w:val="0"/>
          <w:numId w:val="377"/>
        </w:numPr>
        <w:spacing w:after="240"/>
        <w:rPr>
          <w:ins w:id="6936" w:author="Rev 4 Allen Wirfs-Brock" w:date="2011-11-04T12:09:00Z"/>
          <w:del w:id="6937" w:author="Rev 7 Allen Wirfs-Brock" w:date="2012-05-01T08:28:00Z"/>
        </w:rPr>
        <w:pPrChange w:id="6938" w:author="Rev 6 Allen Wirfs-Brock" w:date="2012-02-26T10:03:00Z">
          <w:pPr>
            <w:pStyle w:val="Alg3"/>
            <w:numPr>
              <w:numId w:val="377"/>
            </w:numPr>
          </w:pPr>
        </w:pPrChange>
      </w:pPr>
      <w:ins w:id="6939" w:author="Rev 4 Allen Wirfs-Brock" w:date="2011-11-04T12:20:00Z">
        <w:del w:id="6940" w:author="Rev 7 Allen Wirfs-Brock" w:date="2012-05-01T08:28:00Z">
          <w:r w:rsidDel="00E1359A">
            <w:delText>Else,</w:delText>
          </w:r>
        </w:del>
      </w:ins>
    </w:p>
    <w:p w14:paraId="6173EC90" w14:textId="77777777" w:rsidR="00C73BA7" w:rsidDel="00E1359A" w:rsidRDefault="00C73BA7">
      <w:pPr>
        <w:pStyle w:val="Alg3"/>
        <w:numPr>
          <w:ilvl w:val="1"/>
          <w:numId w:val="377"/>
        </w:numPr>
        <w:spacing w:after="240"/>
        <w:rPr>
          <w:ins w:id="6941" w:author="Rev 4 Allen Wirfs-Brock" w:date="2011-11-04T12:20:00Z"/>
          <w:del w:id="6942" w:author="Rev 7 Allen Wirfs-Brock" w:date="2012-05-01T08:28:00Z"/>
        </w:rPr>
        <w:pPrChange w:id="6943" w:author="Rev 6 Allen Wirfs-Brock" w:date="2012-02-26T10:03:00Z">
          <w:pPr>
            <w:pStyle w:val="Alg3"/>
            <w:numPr>
              <w:ilvl w:val="1"/>
              <w:numId w:val="377"/>
            </w:numPr>
            <w:tabs>
              <w:tab w:val="clear" w:pos="360"/>
              <w:tab w:val="num" w:pos="1080"/>
            </w:tabs>
            <w:ind w:left="1080"/>
          </w:pPr>
        </w:pPrChange>
      </w:pPr>
      <w:ins w:id="6944" w:author="Rev 4 Allen Wirfs-Brock" w:date="2011-11-04T12:20:00Z">
        <w:del w:id="6945" w:author="Rev 7 Allen Wirfs-Brock" w:date="2012-05-01T08:28:00Z">
          <w:r w:rsidDel="00E1359A">
            <w:delText xml:space="preserve">Perform Binding Initialization for </w:delText>
          </w:r>
          <w:r w:rsidRPr="004418C4" w:rsidDel="00E1359A">
            <w:rPr>
              <w:i/>
            </w:rPr>
            <w:delText>formals</w:delText>
          </w:r>
          <w:r w:rsidDel="00E1359A">
            <w:delText xml:space="preserve"> with </w:delText>
          </w:r>
          <w:r w:rsidRPr="004418C4" w:rsidDel="00E1359A">
            <w:rPr>
              <w:i/>
            </w:rPr>
            <w:delText>ao</w:delText>
          </w:r>
          <w:r w:rsidDel="00E1359A">
            <w:delText xml:space="preserve"> and </w:delText>
          </w:r>
        </w:del>
      </w:ins>
      <w:ins w:id="6946" w:author="Rev 4 Allen Wirfs-Brock" w:date="2011-11-04T12:21:00Z">
        <w:del w:id="6947" w:author="Rev 7 Allen Wirfs-Brock" w:date="2012-05-01T08:28:00Z">
          <w:r w:rsidRPr="00120381" w:rsidDel="00E1359A">
            <w:rPr>
              <w:b/>
            </w:rPr>
            <w:delText>undefined</w:delText>
          </w:r>
        </w:del>
      </w:ins>
      <w:ins w:id="6948" w:author="Rev 4 Allen Wirfs-Brock" w:date="2011-11-04T12:20:00Z">
        <w:del w:id="6949" w:author="Rev 7 Allen Wirfs-Brock" w:date="2012-05-01T08:28:00Z">
          <w:r w:rsidDel="00E1359A">
            <w:delText xml:space="preserve"> as arguments</w:delText>
          </w:r>
          <w:r w:rsidRPr="004418C4" w:rsidDel="00E1359A">
            <w:delText>.</w:delText>
          </w:r>
        </w:del>
      </w:ins>
    </w:p>
    <w:p w14:paraId="3747407B" w14:textId="77777777" w:rsidR="002D0D50" w:rsidRPr="003B4312" w:rsidDel="00E1359A" w:rsidRDefault="002D0D50" w:rsidP="009B3B81">
      <w:pPr>
        <w:pStyle w:val="Alg4"/>
        <w:numPr>
          <w:ilvl w:val="0"/>
          <w:numId w:val="377"/>
        </w:numPr>
        <w:tabs>
          <w:tab w:val="left" w:pos="720"/>
        </w:tabs>
        <w:spacing w:after="240"/>
        <w:rPr>
          <w:ins w:id="6950" w:author="Rev 4 Allen Wirfs-Brock" w:date="2011-10-21T18:18:00Z"/>
          <w:del w:id="6951" w:author="Rev 7 Allen Wirfs-Brock" w:date="2012-05-01T08:28:00Z"/>
        </w:rPr>
      </w:pPr>
      <w:ins w:id="6952" w:author="Rev 4 Allen Wirfs-Brock" w:date="2011-10-21T18:18:00Z">
        <w:del w:id="6953" w:author="Rev 7 Allen Wirfs-Brock" w:date="2012-05-01T08:28:00Z">
          <w:r w:rsidRPr="003B4312" w:rsidDel="00E1359A">
            <w:delText>Return.</w:delText>
          </w:r>
        </w:del>
      </w:ins>
    </w:p>
    <w:p w14:paraId="4381854D" w14:textId="77777777" w:rsidR="004C02EF" w:rsidRPr="003B4312" w:rsidDel="00C91100" w:rsidRDefault="004C02EF" w:rsidP="00C623F2">
      <w:pPr>
        <w:pStyle w:val="20"/>
        <w:numPr>
          <w:ilvl w:val="0"/>
          <w:numId w:val="0"/>
        </w:numPr>
        <w:rPr>
          <w:del w:id="6954" w:author="Rev 10 Allen Wirfs-Brock" w:date="2012-09-27T11:27:00Z"/>
        </w:rPr>
      </w:pPr>
      <w:bookmarkStart w:id="6955" w:name="_Toc235503385"/>
      <w:bookmarkStart w:id="6956" w:name="_Toc241509160"/>
      <w:bookmarkStart w:id="6957" w:name="_Toc244416647"/>
      <w:bookmarkStart w:id="6958" w:name="_Toc276631011"/>
      <w:del w:id="6959" w:author="Rev 10 Allen Wirfs-Brock" w:date="2012-09-27T11:27:00Z">
        <w:r w:rsidRPr="003B4312" w:rsidDel="00C91100">
          <w:delText>10.5</w:delText>
        </w:r>
        <w:r w:rsidRPr="003B4312" w:rsidDel="00C91100">
          <w:tab/>
          <w:delText>Declaration Binding Instantiation</w:delText>
        </w:r>
        <w:bookmarkEnd w:id="6955"/>
        <w:bookmarkEnd w:id="6956"/>
        <w:bookmarkEnd w:id="6957"/>
        <w:bookmarkEnd w:id="6958"/>
      </w:del>
    </w:p>
    <w:p w14:paraId="5AE3B3E9" w14:textId="77777777" w:rsidR="00C91100" w:rsidRDefault="00C91100" w:rsidP="00C91100">
      <w:pPr>
        <w:pStyle w:val="20"/>
        <w:numPr>
          <w:ilvl w:val="0"/>
          <w:numId w:val="0"/>
        </w:numPr>
        <w:rPr>
          <w:ins w:id="6960" w:author="Rev 10 Allen Wirfs-Brock" w:date="2012-09-27T11:26:00Z"/>
        </w:rPr>
      </w:pPr>
      <w:bookmarkStart w:id="6961" w:name="_Toc336509491"/>
      <w:ins w:id="6962" w:author="Rev 10 Allen Wirfs-Brock" w:date="2012-09-27T11:26:00Z">
        <w:r w:rsidRPr="003B4312">
          <w:t>10.5</w:t>
        </w:r>
        <w:r w:rsidRPr="003B4312">
          <w:tab/>
          <w:t>Declaration Binding Instantiation</w:t>
        </w:r>
        <w:bookmarkEnd w:id="6961"/>
      </w:ins>
    </w:p>
    <w:p w14:paraId="6C79E2C9" w14:textId="77777777" w:rsidR="004C02EF" w:rsidRPr="003B4312" w:rsidDel="00C85441" w:rsidRDefault="004C02EF" w:rsidP="004C02EF">
      <w:pPr>
        <w:rPr>
          <w:del w:id="6963" w:author="Rev 4 Allen Wirfs-Brock" w:date="2011-11-07T09:09:00Z"/>
        </w:rPr>
      </w:pPr>
      <w:del w:id="6964" w:author="Rev 4 Allen Wirfs-Brock" w:date="2011-11-07T09:09:00Z">
        <w:r w:rsidRPr="003B4312" w:rsidDel="00C85441">
          <w:delText>Every execution context has an associated VariableEnvironment. Variables and functions declared in ECMAScript code evaluated in an execution context are added as bindings in that VariableEnvironment’s Environment Record. For function code, parameters are also added as bindings to that Environment Record.</w:delText>
        </w:r>
      </w:del>
    </w:p>
    <w:p w14:paraId="1AFE1D80" w14:textId="77777777" w:rsidR="008B7F6F" w:rsidRPr="004D1BD1" w:rsidRDefault="004C02EF" w:rsidP="008B7F6F">
      <w:pPr>
        <w:pStyle w:val="30"/>
        <w:numPr>
          <w:ilvl w:val="0"/>
          <w:numId w:val="0"/>
        </w:numPr>
        <w:rPr>
          <w:ins w:id="6965" w:author="Rev 4 Allen Wirfs-Brock" w:date="2011-11-04T09:10:00Z"/>
        </w:rPr>
      </w:pPr>
      <w:del w:id="6966" w:author="Rev 4 Allen Wirfs-Brock" w:date="2011-11-07T09:09:00Z">
        <w:r w:rsidRPr="00E65A34" w:rsidDel="00C85441">
          <w:delText>Which Environment Record is used to bind a declaration and its kind</w:delText>
        </w:r>
        <w:r w:rsidRPr="00546435" w:rsidDel="00C85441">
          <w:delText xml:space="preserve"> depends upon the type of ECMAScript code executed by the execution context, but the remainder of the behaviour is generic. On entering an execution context, bindings are created in the VariableEnvironment as follows using the caller provided </w:delText>
        </w:r>
        <w:r w:rsidRPr="009C202C" w:rsidDel="00C85441">
          <w:rPr>
            <w:rFonts w:ascii="Times New Roman" w:hAnsi="Times New Roman"/>
            <w:i/>
          </w:rPr>
          <w:delText xml:space="preserve">code </w:delText>
        </w:r>
        <w:r w:rsidRPr="009C202C" w:rsidDel="00C85441">
          <w:delText xml:space="preserve">and, if it is function code, argument List </w:delText>
        </w:r>
        <w:r w:rsidRPr="00690A41" w:rsidDel="00C85441">
          <w:rPr>
            <w:rFonts w:ascii="Times New Roman" w:hAnsi="Times New Roman"/>
            <w:i/>
          </w:rPr>
          <w:delText>args</w:delText>
        </w:r>
        <w:r w:rsidRPr="00690A41" w:rsidDel="00C85441">
          <w:delText>:</w:delText>
        </w:r>
      </w:del>
      <w:bookmarkStart w:id="6967" w:name="_Toc336509492"/>
      <w:commentRangeStart w:id="6968"/>
      <w:ins w:id="6969" w:author="Rev 4 Allen Wirfs-Brock" w:date="2011-11-04T09:10:00Z">
        <w:r w:rsidR="008B7F6F" w:rsidRPr="004D1BD1">
          <w:t>10.5.</w:t>
        </w:r>
        <w:r w:rsidR="008B7F6F">
          <w:t>1</w:t>
        </w:r>
        <w:r w:rsidR="008B7F6F" w:rsidRPr="004D1BD1">
          <w:tab/>
        </w:r>
        <w:del w:id="6970" w:author="Rev 6 Allen Wirfs-Brock" w:date="2012-01-26T11:04:00Z">
          <w:r w:rsidR="008B7F6F" w:rsidDel="00EB1E7F">
            <w:delText>Base</w:delText>
          </w:r>
        </w:del>
      </w:ins>
      <w:ins w:id="6971" w:author="Rev 4 Allen Wirfs-Brock" w:date="2011-11-04T09:55:00Z">
        <w:del w:id="6972" w:author="Rev 6 Allen Wirfs-Brock" w:date="2012-01-26T11:04:00Z">
          <w:r w:rsidR="006B6D0A" w:rsidDel="00EB1E7F">
            <w:delText xml:space="preserve"> Code</w:delText>
          </w:r>
        </w:del>
      </w:ins>
      <w:ins w:id="6973" w:author="Rev 4 Allen Wirfs-Brock" w:date="2011-11-04T09:10:00Z">
        <w:del w:id="6974" w:author="Rev 6 Allen Wirfs-Brock" w:date="2012-01-26T11:04:00Z">
          <w:r w:rsidR="008B7F6F" w:rsidDel="00EB1E7F">
            <w:delText xml:space="preserve"> </w:delText>
          </w:r>
        </w:del>
      </w:ins>
      <w:ins w:id="6975" w:author="Rev 4 Allen Wirfs-Brock" w:date="2011-11-04T09:18:00Z">
        <w:r w:rsidR="008B7F6F">
          <w:t>Top-Level</w:t>
        </w:r>
      </w:ins>
      <w:ins w:id="6976" w:author="Rev 4 Allen Wirfs-Brock" w:date="2011-11-04T09:10:00Z">
        <w:r w:rsidR="008B7F6F">
          <w:t xml:space="preserve"> Declaration Instantiation</w:t>
        </w:r>
      </w:ins>
      <w:commentRangeEnd w:id="6968"/>
      <w:ins w:id="6977" w:author="Rev 4 Allen Wirfs-Brock" w:date="2011-11-04T09:52:00Z">
        <w:r w:rsidR="006B6D0A">
          <w:rPr>
            <w:rStyle w:val="af3"/>
            <w:b w:val="0"/>
          </w:rPr>
          <w:commentReference w:id="6968"/>
        </w:r>
      </w:ins>
      <w:bookmarkEnd w:id="6967"/>
    </w:p>
    <w:p w14:paraId="21BE814E" w14:textId="77777777" w:rsidR="008B7F6F" w:rsidRPr="004418C4" w:rsidRDefault="008B7F6F" w:rsidP="008B7F6F">
      <w:pPr>
        <w:rPr>
          <w:ins w:id="6978" w:author="Rev 4 Allen Wirfs-Brock" w:date="2011-11-04T09:11:00Z"/>
          <w:sz w:val="18"/>
        </w:rPr>
      </w:pPr>
      <w:ins w:id="6979" w:author="Rev 4 Allen Wirfs-Brock" w:date="2011-11-04T09:11:00Z">
        <w:r w:rsidRPr="004418C4">
          <w:rPr>
            <w:sz w:val="18"/>
          </w:rPr>
          <w:t>NOTE</w:t>
        </w:r>
        <w:r w:rsidRPr="004418C4">
          <w:rPr>
            <w:sz w:val="18"/>
          </w:rPr>
          <w:tab/>
          <w:t>When a</w:t>
        </w:r>
        <w:r>
          <w:rPr>
            <w:sz w:val="18"/>
          </w:rPr>
          <w:t>n</w:t>
        </w:r>
        <w:r w:rsidRPr="004418C4">
          <w:rPr>
            <w:sz w:val="18"/>
          </w:rPr>
          <w:t xml:space="preserve"> execution context is established for evaluating </w:t>
        </w:r>
      </w:ins>
      <w:ins w:id="6980" w:author="Rev 4 Allen Wirfs-Brock" w:date="2011-11-04T09:19:00Z">
        <w:r>
          <w:rPr>
            <w:sz w:val="18"/>
          </w:rPr>
          <w:t xml:space="preserve">non-function </w:t>
        </w:r>
      </w:ins>
      <w:ins w:id="6981" w:author="Rev 4 Allen Wirfs-Brock" w:date="2011-11-04T09:11:00Z">
        <w:r w:rsidRPr="004418C4">
          <w:rPr>
            <w:sz w:val="18"/>
          </w:rPr>
          <w:t xml:space="preserve">code </w:t>
        </w:r>
        <w:del w:id="6982" w:author="Rev 6 Allen Wirfs-Brock" w:date="2012-01-26T11:05:00Z">
          <w:r w:rsidDel="00EB1E7F">
            <w:rPr>
              <w:sz w:val="18"/>
            </w:rPr>
            <w:delText xml:space="preserve">that is base code </w:delText>
          </w:r>
        </w:del>
      </w:ins>
      <w:ins w:id="6983" w:author="Rev 4 Allen Wirfs-Brock" w:date="2011-11-04T09:12:00Z">
        <w:r>
          <w:rPr>
            <w:sz w:val="18"/>
          </w:rPr>
          <w:t>declarations are instantiated in the</w:t>
        </w:r>
      </w:ins>
      <w:ins w:id="6984" w:author="Rev 4 Allen Wirfs-Brock" w:date="2011-11-04T09:21:00Z">
        <w:r w:rsidR="00AD1039">
          <w:rPr>
            <w:sz w:val="18"/>
          </w:rPr>
          <w:t xml:space="preserve"> current</w:t>
        </w:r>
      </w:ins>
      <w:ins w:id="6985" w:author="Rev 4 Allen Wirfs-Brock" w:date="2011-11-04T09:19:00Z">
        <w:r>
          <w:rPr>
            <w:sz w:val="18"/>
          </w:rPr>
          <w:t xml:space="preserve"> </w:t>
        </w:r>
      </w:ins>
      <w:ins w:id="6986" w:author="Rev 4 Allen Wirfs-Brock" w:date="2011-11-04T09:20:00Z">
        <w:r>
          <w:rPr>
            <w:rFonts w:ascii="Times New Roman" w:hAnsi="Times New Roman"/>
            <w:sz w:val="18"/>
          </w:rPr>
          <w:t>Variable</w:t>
        </w:r>
      </w:ins>
      <w:ins w:id="6987" w:author="Rev 4 Allen Wirfs-Brock" w:date="2011-11-04T09:12:00Z">
        <w:r w:rsidRPr="00120381">
          <w:rPr>
            <w:rFonts w:ascii="Times New Roman" w:hAnsi="Times New Roman"/>
            <w:sz w:val="18"/>
          </w:rPr>
          <w:t>Environment</w:t>
        </w:r>
        <w:r>
          <w:rPr>
            <w:sz w:val="18"/>
          </w:rPr>
          <w:t xml:space="preserve">. </w:t>
        </w:r>
      </w:ins>
      <w:ins w:id="6988" w:author="Rev 4 Allen Wirfs-Brock" w:date="2011-11-04T09:11:00Z">
        <w:r w:rsidRPr="004418C4">
          <w:rPr>
            <w:sz w:val="18"/>
          </w:rPr>
          <w:t xml:space="preserve"> </w:t>
        </w:r>
      </w:ins>
      <w:ins w:id="6989" w:author="Rev 4 Allen Wirfs-Brock" w:date="2011-11-04T09:13:00Z">
        <w:r>
          <w:rPr>
            <w:sz w:val="18"/>
          </w:rPr>
          <w:t>E</w:t>
        </w:r>
      </w:ins>
      <w:ins w:id="6990" w:author="Rev 4 Allen Wirfs-Brock" w:date="2011-11-04T09:11:00Z">
        <w:r>
          <w:rPr>
            <w:sz w:val="18"/>
          </w:rPr>
          <w:t xml:space="preserve">ach </w:t>
        </w:r>
      </w:ins>
      <w:ins w:id="6991" w:author="Rev 4 Allen Wirfs-Brock" w:date="2011-11-04T09:13:00Z">
        <w:r>
          <w:rPr>
            <w:sz w:val="18"/>
          </w:rPr>
          <w:t>top-level</w:t>
        </w:r>
      </w:ins>
      <w:ins w:id="6992" w:author="Rev 4 Allen Wirfs-Brock" w:date="2011-11-04T09:11:00Z">
        <w:r w:rsidRPr="004418C4">
          <w:rPr>
            <w:sz w:val="18"/>
          </w:rPr>
          <w:t xml:space="preserve"> level variable, constant, or function declarated in the </w:t>
        </w:r>
      </w:ins>
      <w:ins w:id="6993" w:author="Rev 4 Allen Wirfs-Brock" w:date="2011-11-04T09:14:00Z">
        <w:r>
          <w:rPr>
            <w:sz w:val="18"/>
          </w:rPr>
          <w:t>code</w:t>
        </w:r>
      </w:ins>
      <w:ins w:id="6994" w:author="Rev 4 Allen Wirfs-Brock" w:date="2011-11-04T09:11:00Z">
        <w:r w:rsidRPr="004418C4">
          <w:rPr>
            <w:sz w:val="18"/>
          </w:rPr>
          <w:t xml:space="preserve"> </w:t>
        </w:r>
      </w:ins>
      <w:ins w:id="6995" w:author="Rev 4 Allen Wirfs-Brock" w:date="2011-11-04T09:14:00Z">
        <w:r>
          <w:rPr>
            <w:sz w:val="18"/>
          </w:rPr>
          <w:t>is</w:t>
        </w:r>
      </w:ins>
      <w:ins w:id="6996" w:author="Rev 4 Allen Wirfs-Brock" w:date="2011-11-04T09:11:00Z">
        <w:r w:rsidRPr="004418C4">
          <w:rPr>
            <w:sz w:val="18"/>
          </w:rPr>
          <w:t xml:space="preserve"> instantiated. </w:t>
        </w:r>
      </w:ins>
    </w:p>
    <w:p w14:paraId="247363F4" w14:textId="77777777" w:rsidR="008B7F6F" w:rsidRPr="003B4312" w:rsidRDefault="00AD1039" w:rsidP="004C02EF">
      <w:ins w:id="6997" w:author="Rev 4 Allen Wirfs-Brock" w:date="2011-11-04T09:34:00Z">
        <w:r>
          <w:t>Top-level</w:t>
        </w:r>
      </w:ins>
      <w:ins w:id="6998" w:author="Rev 4 Allen Wirfs-Brock" w:date="2011-11-04T09:11:00Z">
        <w:r w:rsidR="008B7F6F" w:rsidRPr="004D1BD1">
          <w:t xml:space="preserve"> Declaration Instantiation </w:t>
        </w:r>
      </w:ins>
      <w:ins w:id="6999" w:author="Rev 4 Allen Wirfs-Brock" w:date="2011-11-04T09:15:00Z">
        <w:r w:rsidR="008B7F6F">
          <w:t xml:space="preserve">for base code </w:t>
        </w:r>
      </w:ins>
      <w:ins w:id="7000" w:author="Rev 4 Allen Wirfs-Brock" w:date="2011-11-04T09:11:00Z">
        <w:r w:rsidR="008B7F6F">
          <w:t xml:space="preserve">is performed as </w:t>
        </w:r>
        <w:commentRangeStart w:id="7001"/>
        <w:r w:rsidR="008B7F6F">
          <w:t>follows</w:t>
        </w:r>
      </w:ins>
      <w:commentRangeEnd w:id="7001"/>
      <w:ins w:id="7002" w:author="Rev 4 Allen Wirfs-Brock" w:date="2011-11-04T09:53:00Z">
        <w:r w:rsidR="006B6D0A">
          <w:rPr>
            <w:rStyle w:val="af3"/>
          </w:rPr>
          <w:commentReference w:id="7001"/>
        </w:r>
      </w:ins>
      <w:ins w:id="7003" w:author="Rev 4 Allen Wirfs-Brock" w:date="2011-11-04T09:16:00Z">
        <w:r w:rsidR="008B7F6F">
          <w:t>:</w:t>
        </w:r>
      </w:ins>
      <w:ins w:id="7004" w:author="Rev 4 Allen Wirfs-Brock" w:date="2011-11-04T09:11:00Z">
        <w:r w:rsidR="008B7F6F" w:rsidRPr="003B4312">
          <w:t xml:space="preserve"> </w:t>
        </w:r>
      </w:ins>
    </w:p>
    <w:p w14:paraId="79CE6094" w14:textId="77777777" w:rsidR="004C02EF" w:rsidRPr="008B7F6F" w:rsidRDefault="004C02EF" w:rsidP="009A20C6">
      <w:pPr>
        <w:pStyle w:val="Alg4"/>
        <w:numPr>
          <w:ilvl w:val="0"/>
          <w:numId w:val="398"/>
        </w:numPr>
      </w:pPr>
      <w:r w:rsidRPr="003B4312">
        <w:t xml:space="preserve">Let </w:t>
      </w:r>
      <w:r w:rsidRPr="003B4312">
        <w:rPr>
          <w:i/>
        </w:rPr>
        <w:t>env</w:t>
      </w:r>
      <w:r w:rsidRPr="003B4312">
        <w:t xml:space="preserve"> be the environment record </w:t>
      </w:r>
      <w:r w:rsidRPr="008B7F6F">
        <w:t xml:space="preserve">component of the </w:t>
      </w:r>
      <w:del w:id="7005" w:author="Rev 7 Allen Wirfs-Brock" w:date="2012-05-02T10:43:00Z">
        <w:r w:rsidRPr="008B7F6F" w:rsidDel="000D5AB9">
          <w:delText xml:space="preserve">running </w:delText>
        </w:r>
      </w:del>
      <w:ins w:id="7006" w:author="Rev 7 Allen Wirfs-Brock" w:date="2012-05-02T10:43:00Z">
        <w:del w:id="7007" w:author="Rev 8 Allen Wirfs-Brock" w:date="2012-06-13T15:59:00Z">
          <w:r w:rsidR="000D5AB9" w:rsidDel="00CB5151">
            <w:delText>current</w:delText>
          </w:r>
        </w:del>
      </w:ins>
      <w:ins w:id="7008" w:author="Rev 8 Allen Wirfs-Brock" w:date="2012-06-13T15:59:00Z">
        <w:r w:rsidR="00CB5151">
          <w:t>running</w:t>
        </w:r>
      </w:ins>
      <w:ins w:id="7009" w:author="Rev 7 Allen Wirfs-Brock" w:date="2012-05-02T10:43:00Z">
        <w:r w:rsidR="000D5AB9" w:rsidRPr="008B7F6F">
          <w:t xml:space="preserve"> </w:t>
        </w:r>
      </w:ins>
      <w:r w:rsidRPr="008B7F6F">
        <w:t>execution context’s VariableEnvironment.</w:t>
      </w:r>
    </w:p>
    <w:p w14:paraId="7D5BFEE7" w14:textId="77777777" w:rsidR="004C02EF" w:rsidRPr="006B6D0A" w:rsidRDefault="004C02EF" w:rsidP="009A20C6">
      <w:pPr>
        <w:pStyle w:val="Alg4"/>
        <w:numPr>
          <w:ilvl w:val="0"/>
          <w:numId w:val="398"/>
        </w:numPr>
      </w:pPr>
      <w:r w:rsidRPr="006B6D0A">
        <w:t xml:space="preserve">If </w:t>
      </w:r>
      <w:r w:rsidRPr="006B6D0A">
        <w:rPr>
          <w:i/>
        </w:rPr>
        <w:t>code</w:t>
      </w:r>
      <w:r w:rsidRPr="006B6D0A">
        <w:t xml:space="preserve"> is eval code, then let </w:t>
      </w:r>
      <w:r w:rsidRPr="006B6D0A">
        <w:rPr>
          <w:i/>
        </w:rPr>
        <w:t>configurableBindings</w:t>
      </w:r>
      <w:r w:rsidRPr="006B6D0A">
        <w:t xml:space="preserve"> be </w:t>
      </w:r>
      <w:r w:rsidRPr="006B6D0A">
        <w:rPr>
          <w:b/>
        </w:rPr>
        <w:t>true</w:t>
      </w:r>
      <w:r w:rsidRPr="006B6D0A">
        <w:t xml:space="preserve"> else let </w:t>
      </w:r>
      <w:r w:rsidRPr="006B6D0A">
        <w:rPr>
          <w:i/>
        </w:rPr>
        <w:t>configurableBindings</w:t>
      </w:r>
      <w:r w:rsidRPr="006B6D0A">
        <w:t xml:space="preserve"> be </w:t>
      </w:r>
      <w:r w:rsidRPr="006B6D0A">
        <w:rPr>
          <w:b/>
        </w:rPr>
        <w:t>false</w:t>
      </w:r>
      <w:r w:rsidRPr="006B6D0A">
        <w:t>.</w:t>
      </w:r>
    </w:p>
    <w:p w14:paraId="4D4EEEE9" w14:textId="77777777" w:rsidR="004C02EF" w:rsidRPr="006B6D0A" w:rsidRDefault="004C02EF" w:rsidP="009A20C6">
      <w:pPr>
        <w:pStyle w:val="Alg4"/>
        <w:numPr>
          <w:ilvl w:val="0"/>
          <w:numId w:val="398"/>
        </w:numPr>
      </w:pPr>
      <w:r w:rsidRPr="006B6D0A">
        <w:t xml:space="preserve">If </w:t>
      </w:r>
      <w:r w:rsidRPr="006B6D0A">
        <w:rPr>
          <w:i/>
        </w:rPr>
        <w:t xml:space="preserve">code </w:t>
      </w:r>
      <w:r w:rsidRPr="006B6D0A">
        <w:t xml:space="preserve">is strict </w:t>
      </w:r>
      <w:del w:id="7010" w:author="Allen Wirfs-Brock rev2" w:date="2011-07-23T17:40:00Z">
        <w:r w:rsidRPr="006B6D0A" w:rsidDel="001C6F19">
          <w:delText xml:space="preserve">mode </w:delText>
        </w:r>
      </w:del>
      <w:r w:rsidRPr="006B6D0A">
        <w:t xml:space="preserve">code, then let </w:t>
      </w:r>
      <w:r w:rsidRPr="006B6D0A">
        <w:rPr>
          <w:i/>
        </w:rPr>
        <w:t>strict</w:t>
      </w:r>
      <w:r w:rsidRPr="006B6D0A">
        <w:t xml:space="preserve"> be </w:t>
      </w:r>
      <w:r w:rsidRPr="006B6D0A">
        <w:rPr>
          <w:b/>
        </w:rPr>
        <w:t>true</w:t>
      </w:r>
      <w:r w:rsidRPr="006B6D0A">
        <w:t xml:space="preserve"> else let </w:t>
      </w:r>
      <w:r w:rsidRPr="006B6D0A">
        <w:rPr>
          <w:i/>
        </w:rPr>
        <w:t>strict</w:t>
      </w:r>
      <w:r w:rsidRPr="006B6D0A">
        <w:t xml:space="preserve"> be </w:t>
      </w:r>
      <w:r w:rsidRPr="006B6D0A">
        <w:rPr>
          <w:b/>
        </w:rPr>
        <w:t>false</w:t>
      </w:r>
      <w:r w:rsidRPr="006B6D0A">
        <w:t>.</w:t>
      </w:r>
    </w:p>
    <w:p w14:paraId="68303862" w14:textId="77777777" w:rsidR="004C02EF" w:rsidRPr="009C202C" w:rsidDel="00AD1039" w:rsidRDefault="004C02EF" w:rsidP="009A20C6">
      <w:pPr>
        <w:pStyle w:val="Alg4"/>
        <w:numPr>
          <w:ilvl w:val="0"/>
          <w:numId w:val="398"/>
        </w:numPr>
        <w:rPr>
          <w:del w:id="7011" w:author="Rev 4 Allen Wirfs-Brock" w:date="2011-11-04T09:22:00Z"/>
        </w:rPr>
      </w:pPr>
      <w:del w:id="7012" w:author="Rev 4 Allen Wirfs-Brock" w:date="2011-11-04T09:22:00Z">
        <w:r w:rsidRPr="00E65A34" w:rsidDel="00AD1039">
          <w:delText xml:space="preserve">If </w:delText>
        </w:r>
        <w:r w:rsidRPr="009C202C" w:rsidDel="00AD1039">
          <w:rPr>
            <w:i/>
          </w:rPr>
          <w:delText xml:space="preserve">code </w:delText>
        </w:r>
        <w:r w:rsidRPr="009C202C" w:rsidDel="00AD1039">
          <w:delText>is function code, then</w:delText>
        </w:r>
      </w:del>
    </w:p>
    <w:p w14:paraId="1CEFFC58" w14:textId="77777777" w:rsidR="004C02EF" w:rsidRPr="00E77497" w:rsidDel="00AD1039" w:rsidRDefault="004C02EF">
      <w:pPr>
        <w:pStyle w:val="Alg4"/>
        <w:numPr>
          <w:ilvl w:val="1"/>
          <w:numId w:val="398"/>
        </w:numPr>
        <w:rPr>
          <w:del w:id="7013" w:author="Rev 4 Allen Wirfs-Brock" w:date="2011-11-04T09:22:00Z"/>
        </w:rPr>
        <w:pPrChange w:id="7014" w:author="Rev 4 Allen Wirfs-Brock" w:date="2011-11-07T12:16:00Z">
          <w:pPr>
            <w:pStyle w:val="Alg4"/>
            <w:numPr>
              <w:ilvl w:val="1"/>
              <w:numId w:val="405"/>
            </w:numPr>
            <w:tabs>
              <w:tab w:val="num" w:pos="1080"/>
            </w:tabs>
            <w:ind w:left="1080" w:hanging="360"/>
          </w:pPr>
        </w:pPrChange>
      </w:pPr>
      <w:del w:id="7015" w:author="Rev 4 Allen Wirfs-Brock" w:date="2011-11-04T09:22:00Z">
        <w:r w:rsidRPr="009C202C" w:rsidDel="00AD1039">
          <w:delText xml:space="preserve">Let </w:delText>
        </w:r>
        <w:r w:rsidRPr="009C202C" w:rsidDel="00AD1039">
          <w:rPr>
            <w:i/>
          </w:rPr>
          <w:delText xml:space="preserve">func </w:delText>
        </w:r>
        <w:r w:rsidRPr="00690A41" w:rsidDel="00AD1039">
          <w:delText>be the function wh</w:delText>
        </w:r>
        <w:r w:rsidRPr="00675B74" w:rsidDel="00AD1039">
          <w:delText>ose [</w:delText>
        </w:r>
        <w:r w:rsidRPr="00E77497" w:rsidDel="00AD1039">
          <w:delText xml:space="preserve">[Call]] internal method initiated execution of </w:delText>
        </w:r>
        <w:r w:rsidRPr="00E77497" w:rsidDel="00AD1039">
          <w:rPr>
            <w:i/>
          </w:rPr>
          <w:delText>code</w:delText>
        </w:r>
        <w:r w:rsidRPr="00E77497" w:rsidDel="00AD1039">
          <w:delText xml:space="preserve">. Let </w:delText>
        </w:r>
        <w:r w:rsidRPr="00E77497" w:rsidDel="00AD1039">
          <w:rPr>
            <w:i/>
          </w:rPr>
          <w:delText>names</w:delText>
        </w:r>
        <w:r w:rsidRPr="00E77497" w:rsidDel="00AD1039">
          <w:delText xml:space="preserve"> be the value of </w:delText>
        </w:r>
        <w:r w:rsidRPr="00E77497" w:rsidDel="00AD1039">
          <w:rPr>
            <w:i/>
          </w:rPr>
          <w:delText>func</w:delText>
        </w:r>
        <w:r w:rsidRPr="00E77497" w:rsidDel="00AD1039">
          <w:delText xml:space="preserve">’s [[FormalParameters]] internal property.  </w:delText>
        </w:r>
      </w:del>
    </w:p>
    <w:p w14:paraId="3DB06F4C" w14:textId="77777777" w:rsidR="004C02EF" w:rsidRPr="00E77497" w:rsidDel="00AD1039" w:rsidRDefault="004C02EF">
      <w:pPr>
        <w:pStyle w:val="Alg4"/>
        <w:numPr>
          <w:ilvl w:val="1"/>
          <w:numId w:val="398"/>
        </w:numPr>
        <w:rPr>
          <w:del w:id="7016" w:author="Rev 4 Allen Wirfs-Brock" w:date="2011-11-04T09:22:00Z"/>
        </w:rPr>
        <w:pPrChange w:id="7017" w:author="Rev 4 Allen Wirfs-Brock" w:date="2011-11-07T12:16:00Z">
          <w:pPr>
            <w:pStyle w:val="Alg4"/>
            <w:numPr>
              <w:ilvl w:val="1"/>
              <w:numId w:val="405"/>
            </w:numPr>
            <w:tabs>
              <w:tab w:val="num" w:pos="1080"/>
            </w:tabs>
            <w:ind w:left="1080" w:hanging="360"/>
          </w:pPr>
        </w:pPrChange>
      </w:pPr>
      <w:del w:id="7018" w:author="Rev 4 Allen Wirfs-Brock" w:date="2011-11-04T09:22:00Z">
        <w:r w:rsidRPr="00E77497" w:rsidDel="00AD1039">
          <w:delText xml:space="preserve">Let </w:delText>
        </w:r>
        <w:r w:rsidRPr="00E77497" w:rsidDel="00AD1039">
          <w:rPr>
            <w:i/>
          </w:rPr>
          <w:delText>argCount</w:delText>
        </w:r>
        <w:r w:rsidRPr="00E77497" w:rsidDel="00AD1039">
          <w:delText xml:space="preserve"> be the number of elements in </w:delText>
        </w:r>
        <w:r w:rsidRPr="00E77497" w:rsidDel="00AD1039">
          <w:rPr>
            <w:i/>
          </w:rPr>
          <w:delText>args</w:delText>
        </w:r>
        <w:r w:rsidRPr="00E77497" w:rsidDel="00AD1039">
          <w:delText>.</w:delText>
        </w:r>
      </w:del>
    </w:p>
    <w:p w14:paraId="34AA7A58" w14:textId="77777777" w:rsidR="004C02EF" w:rsidRPr="00E77497" w:rsidDel="00AD1039" w:rsidRDefault="004C02EF">
      <w:pPr>
        <w:pStyle w:val="Alg4"/>
        <w:numPr>
          <w:ilvl w:val="1"/>
          <w:numId w:val="398"/>
        </w:numPr>
        <w:rPr>
          <w:del w:id="7019" w:author="Rev 4 Allen Wirfs-Brock" w:date="2011-11-04T09:22:00Z"/>
        </w:rPr>
        <w:pPrChange w:id="7020" w:author="Rev 4 Allen Wirfs-Brock" w:date="2011-11-07T12:16:00Z">
          <w:pPr>
            <w:pStyle w:val="Alg4"/>
            <w:numPr>
              <w:ilvl w:val="1"/>
              <w:numId w:val="405"/>
            </w:numPr>
            <w:tabs>
              <w:tab w:val="num" w:pos="1080"/>
            </w:tabs>
            <w:ind w:left="1080" w:hanging="360"/>
          </w:pPr>
        </w:pPrChange>
      </w:pPr>
      <w:del w:id="7021" w:author="Rev 4 Allen Wirfs-Brock" w:date="2011-11-04T09:22:00Z">
        <w:r w:rsidRPr="00E77497" w:rsidDel="00AD1039">
          <w:delText xml:space="preserve">Let </w:delText>
        </w:r>
        <w:r w:rsidRPr="00E77497" w:rsidDel="00AD1039">
          <w:rPr>
            <w:i/>
          </w:rPr>
          <w:delText>n</w:delText>
        </w:r>
        <w:r w:rsidRPr="00E77497" w:rsidDel="00AD1039">
          <w:delText xml:space="preserve"> be the number 0.</w:delText>
        </w:r>
      </w:del>
    </w:p>
    <w:p w14:paraId="0B24639B" w14:textId="77777777" w:rsidR="004C02EF" w:rsidRPr="00E77497" w:rsidDel="00AD1039" w:rsidRDefault="004C02EF">
      <w:pPr>
        <w:pStyle w:val="Alg4"/>
        <w:numPr>
          <w:ilvl w:val="1"/>
          <w:numId w:val="398"/>
        </w:numPr>
        <w:rPr>
          <w:del w:id="7022" w:author="Rev 4 Allen Wirfs-Brock" w:date="2011-11-04T09:22:00Z"/>
        </w:rPr>
        <w:pPrChange w:id="7023" w:author="Rev 4 Allen Wirfs-Brock" w:date="2011-11-07T12:16:00Z">
          <w:pPr>
            <w:pStyle w:val="Alg4"/>
            <w:numPr>
              <w:ilvl w:val="1"/>
              <w:numId w:val="405"/>
            </w:numPr>
            <w:tabs>
              <w:tab w:val="num" w:pos="1080"/>
            </w:tabs>
            <w:ind w:left="1080" w:hanging="360"/>
          </w:pPr>
        </w:pPrChange>
      </w:pPr>
      <w:del w:id="7024" w:author="Rev 4 Allen Wirfs-Brock" w:date="2011-11-04T09:22:00Z">
        <w:r w:rsidRPr="00E77497" w:rsidDel="00AD1039">
          <w:delText xml:space="preserve">For each String </w:delText>
        </w:r>
        <w:r w:rsidRPr="00E77497" w:rsidDel="00AD1039">
          <w:rPr>
            <w:i/>
          </w:rPr>
          <w:delText>argName</w:delText>
        </w:r>
        <w:r w:rsidRPr="00E77497" w:rsidDel="00AD1039">
          <w:delText xml:space="preserve"> in </w:delText>
        </w:r>
        <w:r w:rsidRPr="00E77497" w:rsidDel="00AD1039">
          <w:rPr>
            <w:i/>
          </w:rPr>
          <w:delText>names</w:delText>
        </w:r>
        <w:r w:rsidRPr="00E77497" w:rsidDel="00AD1039">
          <w:delText>, in list order do</w:delText>
        </w:r>
      </w:del>
    </w:p>
    <w:p w14:paraId="0E0DD86D" w14:textId="77777777" w:rsidR="004C02EF" w:rsidRPr="00E77497" w:rsidDel="00AD1039" w:rsidRDefault="004C02EF">
      <w:pPr>
        <w:pStyle w:val="Alg4"/>
        <w:numPr>
          <w:ilvl w:val="2"/>
          <w:numId w:val="398"/>
        </w:numPr>
        <w:rPr>
          <w:del w:id="7025" w:author="Rev 4 Allen Wirfs-Brock" w:date="2011-11-04T09:22:00Z"/>
        </w:rPr>
        <w:pPrChange w:id="7026" w:author="Rev 4 Allen Wirfs-Brock" w:date="2011-11-07T12:16:00Z">
          <w:pPr>
            <w:pStyle w:val="Alg4"/>
            <w:numPr>
              <w:ilvl w:val="2"/>
              <w:numId w:val="405"/>
            </w:numPr>
            <w:tabs>
              <w:tab w:val="num" w:pos="1800"/>
            </w:tabs>
            <w:ind w:left="1800" w:hanging="360"/>
          </w:pPr>
        </w:pPrChange>
      </w:pPr>
      <w:del w:id="7027" w:author="Rev 4 Allen Wirfs-Brock" w:date="2011-11-04T09:22:00Z">
        <w:r w:rsidRPr="00E77497" w:rsidDel="00AD1039">
          <w:delText xml:space="preserve">Let </w:delText>
        </w:r>
        <w:r w:rsidRPr="00E77497" w:rsidDel="00AD1039">
          <w:rPr>
            <w:i/>
          </w:rPr>
          <w:delText>n</w:delText>
        </w:r>
        <w:r w:rsidRPr="00E77497" w:rsidDel="00AD1039">
          <w:delText xml:space="preserve"> be the current value of </w:delText>
        </w:r>
        <w:r w:rsidRPr="00E77497" w:rsidDel="00AD1039">
          <w:rPr>
            <w:i/>
          </w:rPr>
          <w:delText>n</w:delText>
        </w:r>
        <w:r w:rsidRPr="00E77497" w:rsidDel="00AD1039">
          <w:delText xml:space="preserve"> plus 1.</w:delText>
        </w:r>
      </w:del>
    </w:p>
    <w:p w14:paraId="44347A08" w14:textId="77777777" w:rsidR="004C02EF" w:rsidRPr="00E77497" w:rsidDel="00AD1039" w:rsidRDefault="004C02EF">
      <w:pPr>
        <w:pStyle w:val="Alg4"/>
        <w:numPr>
          <w:ilvl w:val="2"/>
          <w:numId w:val="398"/>
        </w:numPr>
        <w:rPr>
          <w:del w:id="7028" w:author="Rev 4 Allen Wirfs-Brock" w:date="2011-11-04T09:22:00Z"/>
        </w:rPr>
        <w:pPrChange w:id="7029" w:author="Rev 4 Allen Wirfs-Brock" w:date="2011-11-07T12:16:00Z">
          <w:pPr>
            <w:pStyle w:val="Alg4"/>
            <w:numPr>
              <w:ilvl w:val="2"/>
              <w:numId w:val="405"/>
            </w:numPr>
            <w:tabs>
              <w:tab w:val="num" w:pos="1800"/>
            </w:tabs>
            <w:ind w:left="1800" w:hanging="360"/>
          </w:pPr>
        </w:pPrChange>
      </w:pPr>
      <w:del w:id="7030" w:author="Rev 4 Allen Wirfs-Brock" w:date="2011-11-04T09:22:00Z">
        <w:r w:rsidRPr="00E77497" w:rsidDel="00AD1039">
          <w:delText xml:space="preserve">If </w:delText>
        </w:r>
        <w:r w:rsidRPr="00E77497" w:rsidDel="00AD1039">
          <w:rPr>
            <w:i/>
          </w:rPr>
          <w:delText>n</w:delText>
        </w:r>
        <w:r w:rsidRPr="00E77497" w:rsidDel="00AD1039">
          <w:delText xml:space="preserve"> is greater than </w:delText>
        </w:r>
        <w:r w:rsidRPr="00E77497" w:rsidDel="00AD1039">
          <w:rPr>
            <w:i/>
          </w:rPr>
          <w:delText>argCount</w:delText>
        </w:r>
        <w:r w:rsidRPr="00E77497" w:rsidDel="00AD1039">
          <w:delText xml:space="preserve">, let </w:delText>
        </w:r>
        <w:r w:rsidRPr="00E77497" w:rsidDel="00AD1039">
          <w:rPr>
            <w:i/>
          </w:rPr>
          <w:delText>v</w:delText>
        </w:r>
        <w:r w:rsidRPr="00E77497" w:rsidDel="00AD1039">
          <w:delText xml:space="preserve"> be </w:delText>
        </w:r>
        <w:r w:rsidRPr="00E77497" w:rsidDel="00AD1039">
          <w:rPr>
            <w:b/>
          </w:rPr>
          <w:delText>undefined</w:delText>
        </w:r>
        <w:r w:rsidRPr="00E77497" w:rsidDel="00AD1039">
          <w:delText xml:space="preserve"> otherwise let </w:delText>
        </w:r>
        <w:r w:rsidRPr="00E77497" w:rsidDel="00AD1039">
          <w:rPr>
            <w:i/>
          </w:rPr>
          <w:delText>v</w:delText>
        </w:r>
        <w:r w:rsidRPr="00E77497" w:rsidDel="00AD1039">
          <w:delText xml:space="preserve"> be the value of the </w:delText>
        </w:r>
        <w:r w:rsidRPr="00E77497" w:rsidDel="00AD1039">
          <w:rPr>
            <w:i/>
          </w:rPr>
          <w:delText>n</w:delText>
        </w:r>
        <w:r w:rsidRPr="00E77497" w:rsidDel="00AD1039">
          <w:delText xml:space="preserve">’th element of </w:delText>
        </w:r>
        <w:r w:rsidRPr="00E77497" w:rsidDel="00AD1039">
          <w:rPr>
            <w:i/>
          </w:rPr>
          <w:delText>args</w:delText>
        </w:r>
        <w:r w:rsidRPr="00E77497" w:rsidDel="00AD1039">
          <w:delText>.</w:delText>
        </w:r>
      </w:del>
    </w:p>
    <w:p w14:paraId="2C3A53BB" w14:textId="77777777" w:rsidR="004C02EF" w:rsidRPr="00E77497" w:rsidDel="00AD1039" w:rsidRDefault="004C02EF">
      <w:pPr>
        <w:pStyle w:val="Alg4"/>
        <w:numPr>
          <w:ilvl w:val="2"/>
          <w:numId w:val="398"/>
        </w:numPr>
        <w:rPr>
          <w:del w:id="7031" w:author="Rev 4 Allen Wirfs-Brock" w:date="2011-11-04T09:22:00Z"/>
        </w:rPr>
        <w:pPrChange w:id="7032" w:author="Rev 4 Allen Wirfs-Brock" w:date="2011-11-07T12:16:00Z">
          <w:pPr>
            <w:pStyle w:val="Alg4"/>
            <w:numPr>
              <w:ilvl w:val="2"/>
              <w:numId w:val="405"/>
            </w:numPr>
            <w:tabs>
              <w:tab w:val="num" w:pos="1800"/>
            </w:tabs>
            <w:ind w:left="1800" w:hanging="360"/>
          </w:pPr>
        </w:pPrChange>
      </w:pPr>
      <w:del w:id="7033" w:author="Rev 4 Allen Wirfs-Brock" w:date="2011-11-04T09:22:00Z">
        <w:r w:rsidRPr="00E77497" w:rsidDel="00AD1039">
          <w:delText xml:space="preserve">Let </w:delText>
        </w:r>
        <w:r w:rsidRPr="00E77497" w:rsidDel="00AD1039">
          <w:rPr>
            <w:i/>
          </w:rPr>
          <w:delText xml:space="preserve">argAlreadyDeclared </w:delText>
        </w:r>
        <w:r w:rsidRPr="00E77497" w:rsidDel="00AD1039">
          <w:delText xml:space="preserve">be the result of calling </w:delText>
        </w:r>
        <w:r w:rsidRPr="00E77497" w:rsidDel="00AD1039">
          <w:rPr>
            <w:i/>
          </w:rPr>
          <w:delText>env’s</w:delText>
        </w:r>
        <w:r w:rsidRPr="00E77497" w:rsidDel="00AD1039">
          <w:delText xml:space="preserve"> HasBinding concrete method passing </w:delText>
        </w:r>
        <w:r w:rsidRPr="00E77497" w:rsidDel="00AD1039">
          <w:rPr>
            <w:i/>
          </w:rPr>
          <w:delText>argName</w:delText>
        </w:r>
        <w:r w:rsidRPr="00E77497" w:rsidDel="00AD1039">
          <w:delText xml:space="preserve"> as the argument.</w:delText>
        </w:r>
      </w:del>
    </w:p>
    <w:p w14:paraId="54AB0A12" w14:textId="77777777" w:rsidR="00BC546A" w:rsidRPr="00E77497" w:rsidDel="00AD1039" w:rsidRDefault="004C02EF">
      <w:pPr>
        <w:pStyle w:val="Alg4"/>
        <w:numPr>
          <w:ilvl w:val="2"/>
          <w:numId w:val="398"/>
        </w:numPr>
        <w:rPr>
          <w:ins w:id="7034" w:author="Rev 3 Allen Wirfs-Brock" w:date="2011-08-30T17:51:00Z"/>
          <w:del w:id="7035" w:author="Rev 4 Allen Wirfs-Brock" w:date="2011-11-04T09:22:00Z"/>
        </w:rPr>
        <w:pPrChange w:id="7036" w:author="Rev 4 Allen Wirfs-Brock" w:date="2011-11-07T12:16:00Z">
          <w:pPr>
            <w:pStyle w:val="Alg4"/>
            <w:numPr>
              <w:ilvl w:val="2"/>
              <w:numId w:val="405"/>
            </w:numPr>
            <w:tabs>
              <w:tab w:val="num" w:pos="1800"/>
            </w:tabs>
            <w:ind w:left="1800" w:hanging="360"/>
          </w:pPr>
        </w:pPrChange>
      </w:pPr>
      <w:del w:id="7037" w:author="Rev 4 Allen Wirfs-Brock" w:date="2011-11-04T09:22:00Z">
        <w:r w:rsidRPr="00E77497" w:rsidDel="00AD1039">
          <w:delText xml:space="preserve">If </w:delText>
        </w:r>
        <w:r w:rsidRPr="00E77497" w:rsidDel="00AD1039">
          <w:rPr>
            <w:i/>
          </w:rPr>
          <w:delText xml:space="preserve">argAlreadyDeclared </w:delText>
        </w:r>
        <w:r w:rsidRPr="00E77497" w:rsidDel="00AD1039">
          <w:delText xml:space="preserve">is </w:delText>
        </w:r>
        <w:r w:rsidRPr="00E77497" w:rsidDel="00AD1039">
          <w:rPr>
            <w:b/>
          </w:rPr>
          <w:delText>false</w:delText>
        </w:r>
        <w:r w:rsidRPr="00E77497" w:rsidDel="00AD1039">
          <w:delText xml:space="preserve">, </w:delText>
        </w:r>
      </w:del>
      <w:ins w:id="7038" w:author="Rev 3 Allen Wirfs-Brock" w:date="2011-08-30T17:51:00Z">
        <w:del w:id="7039" w:author="Rev 4 Allen Wirfs-Brock" w:date="2011-11-04T09:22:00Z">
          <w:r w:rsidR="00BC546A" w:rsidRPr="00E77497" w:rsidDel="00AD1039">
            <w:delText>then</w:delText>
          </w:r>
        </w:del>
      </w:ins>
    </w:p>
    <w:p w14:paraId="40AE25E9" w14:textId="77777777" w:rsidR="004C02EF" w:rsidRPr="00E77497" w:rsidDel="00AD1039" w:rsidRDefault="004C02EF">
      <w:pPr>
        <w:pStyle w:val="Alg4"/>
        <w:numPr>
          <w:ilvl w:val="3"/>
          <w:numId w:val="398"/>
        </w:numPr>
        <w:rPr>
          <w:del w:id="7040" w:author="Rev 4 Allen Wirfs-Brock" w:date="2011-11-04T09:22:00Z"/>
        </w:rPr>
        <w:pPrChange w:id="7041" w:author="Rev 4 Allen Wirfs-Brock" w:date="2011-11-07T12:16:00Z">
          <w:pPr>
            <w:pStyle w:val="Alg4"/>
            <w:numPr>
              <w:ilvl w:val="3"/>
              <w:numId w:val="405"/>
            </w:numPr>
            <w:tabs>
              <w:tab w:val="num" w:pos="2520"/>
            </w:tabs>
            <w:ind w:left="2520" w:hanging="360"/>
          </w:pPr>
        </w:pPrChange>
      </w:pPr>
      <w:del w:id="7042" w:author="Rev 4 Allen Wirfs-Brock" w:date="2011-11-04T09:22:00Z">
        <w:r w:rsidRPr="00E77497" w:rsidDel="00AD1039">
          <w:delText xml:space="preserve">call </w:delText>
        </w:r>
      </w:del>
      <w:ins w:id="7043" w:author="Rev 3 Allen Wirfs-Brock" w:date="2011-08-30T17:51:00Z">
        <w:del w:id="7044" w:author="Rev 4 Allen Wirfs-Brock" w:date="2011-11-04T09:22:00Z">
          <w:r w:rsidR="00BC546A" w:rsidRPr="00E77497" w:rsidDel="00AD1039">
            <w:delText xml:space="preserve">Call </w:delText>
          </w:r>
        </w:del>
      </w:ins>
      <w:del w:id="7045" w:author="Rev 4 Allen Wirfs-Brock" w:date="2011-11-04T09:22:00Z">
        <w:r w:rsidRPr="00E77497" w:rsidDel="00AD1039">
          <w:rPr>
            <w:i/>
          </w:rPr>
          <w:delText>env’s</w:delText>
        </w:r>
        <w:r w:rsidRPr="00E77497" w:rsidDel="00AD1039">
          <w:delText xml:space="preserve"> CreateMutableBinding concrete method passing </w:delText>
        </w:r>
        <w:r w:rsidRPr="00E77497" w:rsidDel="00AD1039">
          <w:rPr>
            <w:i/>
          </w:rPr>
          <w:delText>argName</w:delText>
        </w:r>
        <w:r w:rsidRPr="00E77497" w:rsidDel="00AD1039">
          <w:delText xml:space="preserve"> as the argument.</w:delText>
        </w:r>
      </w:del>
    </w:p>
    <w:p w14:paraId="73F13F85" w14:textId="77777777" w:rsidR="00BC546A" w:rsidRPr="00E77497" w:rsidDel="00AD1039" w:rsidRDefault="00BC546A">
      <w:pPr>
        <w:pStyle w:val="Alg4"/>
        <w:numPr>
          <w:ilvl w:val="3"/>
          <w:numId w:val="398"/>
        </w:numPr>
        <w:rPr>
          <w:ins w:id="7046" w:author="Rev 3 Allen Wirfs-Brock" w:date="2011-08-30T17:52:00Z"/>
          <w:del w:id="7047" w:author="Rev 4 Allen Wirfs-Brock" w:date="2011-11-04T09:22:00Z"/>
        </w:rPr>
        <w:pPrChange w:id="7048" w:author="Rev 4 Allen Wirfs-Brock" w:date="2011-11-07T12:16:00Z">
          <w:pPr>
            <w:pStyle w:val="Alg4"/>
            <w:numPr>
              <w:ilvl w:val="3"/>
              <w:numId w:val="405"/>
            </w:numPr>
            <w:tabs>
              <w:tab w:val="num" w:pos="2520"/>
            </w:tabs>
            <w:ind w:left="2520" w:hanging="360"/>
          </w:pPr>
        </w:pPrChange>
      </w:pPr>
      <w:ins w:id="7049" w:author="Rev 3 Allen Wirfs-Brock" w:date="2011-08-30T17:52:00Z">
        <w:del w:id="7050" w:author="Rev 4 Allen Wirfs-Brock" w:date="2011-11-04T09:22:00Z">
          <w:r w:rsidRPr="00E77497" w:rsidDel="00AD1039">
            <w:delText xml:space="preserve">Call </w:delText>
          </w:r>
          <w:r w:rsidRPr="00E77497" w:rsidDel="00AD1039">
            <w:rPr>
              <w:i/>
            </w:rPr>
            <w:delText>env</w:delText>
          </w:r>
          <w:r w:rsidRPr="00E77497" w:rsidDel="00AD1039">
            <w:delText>’s InitializeBinding concrete method passing</w:delText>
          </w:r>
        </w:del>
      </w:ins>
      <w:ins w:id="7051" w:author="Rev 3 Allen Wirfs-Brock" w:date="2011-08-30T17:53:00Z">
        <w:del w:id="7052" w:author="Rev 4 Allen Wirfs-Brock" w:date="2011-11-04T09:22:00Z">
          <w:r w:rsidRPr="00E77497" w:rsidDel="00AD1039">
            <w:delText xml:space="preserve"> </w:delText>
          </w:r>
          <w:r w:rsidRPr="00E77497" w:rsidDel="00AD1039">
            <w:rPr>
              <w:i/>
            </w:rPr>
            <w:delText>argName</w:delText>
          </w:r>
          <w:r w:rsidRPr="00E77497" w:rsidDel="00AD1039">
            <w:delText xml:space="preserve">, and </w:delText>
          </w:r>
          <w:r w:rsidRPr="00E77497" w:rsidDel="00AD1039">
            <w:rPr>
              <w:b/>
            </w:rPr>
            <w:delText>undefined</w:delText>
          </w:r>
          <w:r w:rsidRPr="00E77497" w:rsidDel="00AD1039">
            <w:delText xml:space="preserve"> as the arguments.</w:delText>
          </w:r>
        </w:del>
      </w:ins>
    </w:p>
    <w:p w14:paraId="091ED665" w14:textId="77777777" w:rsidR="004C02EF" w:rsidRPr="00E77497" w:rsidDel="00AD1039" w:rsidRDefault="004C02EF">
      <w:pPr>
        <w:pStyle w:val="Alg4"/>
        <w:numPr>
          <w:ilvl w:val="2"/>
          <w:numId w:val="398"/>
        </w:numPr>
        <w:rPr>
          <w:del w:id="7053" w:author="Rev 4 Allen Wirfs-Brock" w:date="2011-11-04T09:22:00Z"/>
        </w:rPr>
        <w:pPrChange w:id="7054" w:author="Rev 4 Allen Wirfs-Brock" w:date="2011-11-07T12:16:00Z">
          <w:pPr>
            <w:pStyle w:val="Alg4"/>
            <w:numPr>
              <w:ilvl w:val="2"/>
              <w:numId w:val="405"/>
            </w:numPr>
            <w:tabs>
              <w:tab w:val="num" w:pos="1800"/>
            </w:tabs>
            <w:ind w:left="1800" w:hanging="360"/>
          </w:pPr>
        </w:pPrChange>
      </w:pPr>
      <w:del w:id="7055" w:author="Rev 4 Allen Wirfs-Brock" w:date="2011-11-04T09:22:00Z">
        <w:r w:rsidRPr="00E77497" w:rsidDel="00AD1039">
          <w:delText xml:space="preserve">Call </w:delText>
        </w:r>
        <w:r w:rsidRPr="00E77497" w:rsidDel="00AD1039">
          <w:rPr>
            <w:i/>
          </w:rPr>
          <w:delText>env’s</w:delText>
        </w:r>
        <w:r w:rsidRPr="00E77497" w:rsidDel="00AD1039">
          <w:delText xml:space="preserve"> SetMutableBinding concrete method passing </w:delText>
        </w:r>
        <w:r w:rsidRPr="00E77497" w:rsidDel="00AD1039">
          <w:rPr>
            <w:i/>
          </w:rPr>
          <w:delText>argName</w:delText>
        </w:r>
        <w:r w:rsidRPr="00E77497" w:rsidDel="00AD1039">
          <w:delText xml:space="preserve">, </w:delText>
        </w:r>
        <w:r w:rsidRPr="00E77497" w:rsidDel="00AD1039">
          <w:rPr>
            <w:i/>
          </w:rPr>
          <w:delText>v</w:delText>
        </w:r>
        <w:r w:rsidRPr="00E77497" w:rsidDel="00AD1039">
          <w:delText xml:space="preserve">, and </w:delText>
        </w:r>
        <w:r w:rsidRPr="00E77497" w:rsidDel="00AD1039">
          <w:rPr>
            <w:i/>
          </w:rPr>
          <w:delText>strict</w:delText>
        </w:r>
        <w:r w:rsidRPr="00E77497" w:rsidDel="00AD1039">
          <w:delText xml:space="preserve"> as the arguments.</w:delText>
        </w:r>
      </w:del>
    </w:p>
    <w:p w14:paraId="7F138494" w14:textId="77777777" w:rsidR="004C02EF" w:rsidRPr="00E77497" w:rsidRDefault="004C02EF" w:rsidP="009A20C6">
      <w:pPr>
        <w:pStyle w:val="Alg4"/>
        <w:numPr>
          <w:ilvl w:val="0"/>
          <w:numId w:val="398"/>
        </w:numPr>
      </w:pPr>
      <w:r w:rsidRPr="00E77497">
        <w:t xml:space="preserve">For each </w:t>
      </w:r>
      <w:r w:rsidRPr="00E77497">
        <w:rPr>
          <w:i/>
        </w:rPr>
        <w:t>FunctionDeclaration</w:t>
      </w:r>
      <w:r w:rsidRPr="00E77497">
        <w:t xml:space="preserve"> </w:t>
      </w:r>
      <w:r w:rsidRPr="00E77497">
        <w:rPr>
          <w:i/>
        </w:rPr>
        <w:t>f</w:t>
      </w:r>
      <w:r w:rsidRPr="00E77497">
        <w:t xml:space="preserve"> in </w:t>
      </w:r>
      <w:r w:rsidRPr="00E77497">
        <w:rPr>
          <w:i/>
        </w:rPr>
        <w:t>code</w:t>
      </w:r>
      <w:r w:rsidRPr="00E77497">
        <w:t>, in source text order do</w:t>
      </w:r>
    </w:p>
    <w:p w14:paraId="2AD22232" w14:textId="77777777" w:rsidR="004C02EF" w:rsidRPr="00E77497" w:rsidRDefault="004C02EF" w:rsidP="009A20C6">
      <w:pPr>
        <w:pStyle w:val="Alg4"/>
        <w:numPr>
          <w:ilvl w:val="1"/>
          <w:numId w:val="398"/>
        </w:numPr>
        <w:rPr>
          <w:i/>
        </w:rPr>
      </w:pPr>
      <w:r w:rsidRPr="00E77497">
        <w:t xml:space="preserve">Let </w:t>
      </w:r>
      <w:r w:rsidRPr="00E77497">
        <w:rPr>
          <w:i/>
        </w:rPr>
        <w:t>fn</w:t>
      </w:r>
      <w:r w:rsidRPr="00E77497">
        <w:t xml:space="preserve"> be the </w:t>
      </w:r>
      <w:r w:rsidRPr="00E77497">
        <w:rPr>
          <w:i/>
        </w:rPr>
        <w:t>Identifier</w:t>
      </w:r>
      <w:r w:rsidRPr="00E77497">
        <w:t xml:space="preserve"> in </w:t>
      </w:r>
      <w:r w:rsidRPr="00E77497">
        <w:rPr>
          <w:i/>
        </w:rPr>
        <w:t>FunctionDeclaration</w:t>
      </w:r>
      <w:r w:rsidRPr="00E77497">
        <w:t xml:space="preserve"> </w:t>
      </w:r>
      <w:r w:rsidRPr="00E77497">
        <w:rPr>
          <w:i/>
        </w:rPr>
        <w:t>f.</w:t>
      </w:r>
    </w:p>
    <w:p w14:paraId="5A769887" w14:textId="77777777" w:rsidR="004C02EF" w:rsidRPr="00E77497" w:rsidRDefault="004C02EF" w:rsidP="009A20C6">
      <w:pPr>
        <w:pStyle w:val="Alg4"/>
        <w:numPr>
          <w:ilvl w:val="1"/>
          <w:numId w:val="398"/>
        </w:numPr>
      </w:pPr>
      <w:r w:rsidRPr="00E77497">
        <w:t xml:space="preserve">Let </w:t>
      </w:r>
      <w:r w:rsidRPr="00E77497">
        <w:rPr>
          <w:i/>
        </w:rPr>
        <w:t>fo</w:t>
      </w:r>
      <w:r w:rsidRPr="00E77497">
        <w:t xml:space="preserve"> be the result of </w:t>
      </w:r>
      <w:ins w:id="7056" w:author="Rev 7 Allen Wirfs-Brock" w:date="2012-04-27T16:54:00Z">
        <w:r w:rsidR="00CB4E96">
          <w:t>performing</w:t>
        </w:r>
        <w:r w:rsidR="00CB4E96" w:rsidRPr="00CB4E96">
          <w:rPr>
            <w:rFonts w:ascii="Helvetica" w:hAnsi="Helvetica"/>
            <w:b/>
          </w:rPr>
          <w:t xml:space="preserve"> </w:t>
        </w:r>
        <w:r w:rsidR="00CB4E96" w:rsidRPr="00250FC6">
          <w:t>Instantiate Function Declaration</w:t>
        </w:r>
        <w:r w:rsidR="00CB4E96" w:rsidRPr="006B6D0A">
          <w:t xml:space="preserve"> </w:t>
        </w:r>
        <w:r w:rsidR="00CB4E96">
          <w:t xml:space="preserve"> for</w:t>
        </w:r>
      </w:ins>
      <w:del w:id="7057" w:author="Rev 7 Allen Wirfs-Brock" w:date="2012-04-27T16:54:00Z">
        <w:r w:rsidRPr="00E77497" w:rsidDel="00CB4E96">
          <w:delText xml:space="preserve">instantiating </w:delText>
        </w:r>
        <w:r w:rsidRPr="00E77497" w:rsidDel="00CB4E96">
          <w:rPr>
            <w:i/>
          </w:rPr>
          <w:delText>FunctionDeclaration</w:delText>
        </w:r>
      </w:del>
      <w:r w:rsidRPr="00E77497">
        <w:rPr>
          <w:i/>
        </w:rPr>
        <w:t xml:space="preserve"> f</w:t>
      </w:r>
      <w:del w:id="7058" w:author="Rev 7 Allen Wirfs-Brock" w:date="2012-04-27T16:54:00Z">
        <w:r w:rsidRPr="00E77497" w:rsidDel="00CB4E96">
          <w:rPr>
            <w:i/>
          </w:rPr>
          <w:delText xml:space="preserve"> </w:delText>
        </w:r>
        <w:r w:rsidRPr="00E77497" w:rsidDel="00CB4E96">
          <w:delText>as described in Clause 13</w:delText>
        </w:r>
      </w:del>
      <w:r w:rsidRPr="00E77497">
        <w:t>.</w:t>
      </w:r>
    </w:p>
    <w:p w14:paraId="12C64E02" w14:textId="77777777" w:rsidR="004C02EF" w:rsidRPr="00E77497" w:rsidRDefault="004C02EF" w:rsidP="009A20C6">
      <w:pPr>
        <w:pStyle w:val="Alg4"/>
        <w:numPr>
          <w:ilvl w:val="1"/>
          <w:numId w:val="398"/>
        </w:numPr>
      </w:pPr>
      <w:r w:rsidRPr="00E77497">
        <w:t xml:space="preserve">Let </w:t>
      </w:r>
      <w:r w:rsidRPr="00E77497">
        <w:rPr>
          <w:i/>
        </w:rPr>
        <w:t xml:space="preserve">funcAlreadyDeclared </w:t>
      </w:r>
      <w:r w:rsidRPr="00E77497">
        <w:t xml:space="preserve">be the result of calling </w:t>
      </w:r>
      <w:r w:rsidRPr="00E77497">
        <w:rPr>
          <w:i/>
        </w:rPr>
        <w:t>env’s</w:t>
      </w:r>
      <w:r w:rsidRPr="00E77497">
        <w:t xml:space="preserve"> HasBinding concrete method passing </w:t>
      </w:r>
      <w:r w:rsidRPr="00E77497">
        <w:rPr>
          <w:i/>
        </w:rPr>
        <w:t>fn</w:t>
      </w:r>
      <w:r w:rsidRPr="00E77497">
        <w:t xml:space="preserve"> as the argument.</w:t>
      </w:r>
    </w:p>
    <w:p w14:paraId="5CAB69D5" w14:textId="77777777" w:rsidR="00250582" w:rsidRPr="00E77497" w:rsidRDefault="004C02EF" w:rsidP="009A20C6">
      <w:pPr>
        <w:pStyle w:val="Alg4"/>
        <w:numPr>
          <w:ilvl w:val="1"/>
          <w:numId w:val="398"/>
        </w:numPr>
        <w:rPr>
          <w:ins w:id="7059" w:author="Rev 3 Allen Wirfs-Brock" w:date="2011-08-30T17:58:00Z"/>
        </w:rPr>
      </w:pPr>
      <w:r w:rsidRPr="00E77497">
        <w:t xml:space="preserve">If </w:t>
      </w:r>
      <w:r w:rsidRPr="00E77497">
        <w:rPr>
          <w:i/>
        </w:rPr>
        <w:t xml:space="preserve">funcAlreadyDeclared </w:t>
      </w:r>
      <w:r w:rsidRPr="00E77497">
        <w:t xml:space="preserve">is </w:t>
      </w:r>
      <w:r w:rsidRPr="00E77497">
        <w:rPr>
          <w:b/>
        </w:rPr>
        <w:t>false</w:t>
      </w:r>
      <w:r w:rsidRPr="00E77497">
        <w:t xml:space="preserve">, </w:t>
      </w:r>
      <w:ins w:id="7060" w:author="Rev 3 Allen Wirfs-Brock" w:date="2011-08-30T17:58:00Z">
        <w:r w:rsidR="00250582" w:rsidRPr="00E77497">
          <w:t xml:space="preserve">then </w:t>
        </w:r>
      </w:ins>
    </w:p>
    <w:p w14:paraId="3707F8AE" w14:textId="77777777" w:rsidR="004C02EF" w:rsidRPr="00E77497" w:rsidRDefault="004C02EF" w:rsidP="009A20C6">
      <w:pPr>
        <w:pStyle w:val="Alg4"/>
        <w:numPr>
          <w:ilvl w:val="2"/>
          <w:numId w:val="398"/>
        </w:numPr>
      </w:pPr>
      <w:del w:id="7061" w:author="Rev 3 Allen Wirfs-Brock" w:date="2011-08-30T17:58:00Z">
        <w:r w:rsidRPr="00E77497" w:rsidDel="00250582">
          <w:delText xml:space="preserve">call </w:delText>
        </w:r>
      </w:del>
      <w:ins w:id="7062" w:author="Rev 3 Allen Wirfs-Brock" w:date="2011-08-30T17:58:00Z">
        <w:r w:rsidR="00250582" w:rsidRPr="00E77497">
          <w:t xml:space="preserve">Call </w:t>
        </w:r>
      </w:ins>
      <w:r w:rsidRPr="00E77497">
        <w:rPr>
          <w:i/>
        </w:rPr>
        <w:t>env’s</w:t>
      </w:r>
      <w:r w:rsidRPr="00E77497">
        <w:t xml:space="preserve"> Create</w:t>
      </w:r>
      <w:del w:id="7063" w:author="Rev 9 Allen Wirfs-Brock" w:date="2012-07-08T13:51:00Z">
        <w:r w:rsidRPr="00E77497" w:rsidDel="0039463E">
          <w:delText>Mutable</w:delText>
        </w:r>
      </w:del>
      <w:ins w:id="7064" w:author="Rev 7 Allen Wirfs-Brock" w:date="2012-05-02T16:21:00Z">
        <w:r w:rsidR="004C63CF">
          <w:t>Var</w:t>
        </w:r>
      </w:ins>
      <w:r w:rsidRPr="00E77497">
        <w:t xml:space="preserve">Binding concrete method passing </w:t>
      </w:r>
      <w:r w:rsidRPr="00E77497">
        <w:rPr>
          <w:i/>
        </w:rPr>
        <w:t>fn</w:t>
      </w:r>
      <w:r w:rsidRPr="00E77497">
        <w:t xml:space="preserve"> and </w:t>
      </w:r>
      <w:r w:rsidRPr="00E77497">
        <w:rPr>
          <w:i/>
        </w:rPr>
        <w:t>configurableBindings</w:t>
      </w:r>
      <w:r w:rsidRPr="00E77497">
        <w:t xml:space="preserve"> as the arguments.</w:t>
      </w:r>
    </w:p>
    <w:p w14:paraId="47DBFF0E" w14:textId="77777777" w:rsidR="00250582" w:rsidRPr="00E77497" w:rsidRDefault="00250582" w:rsidP="009A20C6">
      <w:pPr>
        <w:pStyle w:val="Alg4"/>
        <w:numPr>
          <w:ilvl w:val="2"/>
          <w:numId w:val="398"/>
        </w:numPr>
        <w:rPr>
          <w:ins w:id="7065" w:author="Rev 3 Allen Wirfs-Brock" w:date="2011-08-30T17:58:00Z"/>
        </w:rPr>
      </w:pPr>
      <w:ins w:id="7066" w:author="Rev 3 Allen Wirfs-Brock" w:date="2011-08-30T17:58:00Z">
        <w:r w:rsidRPr="00E77497">
          <w:t xml:space="preserve">Call </w:t>
        </w:r>
        <w:r w:rsidRPr="00E77497">
          <w:rPr>
            <w:i/>
          </w:rPr>
          <w:t>env</w:t>
        </w:r>
        <w:r w:rsidRPr="00E77497">
          <w:t xml:space="preserve">’s InitializeBinding concrete method passing </w:t>
        </w:r>
        <w:r w:rsidRPr="00E77497">
          <w:rPr>
            <w:i/>
          </w:rPr>
          <w:t>fn</w:t>
        </w:r>
        <w:r w:rsidRPr="00E77497">
          <w:t xml:space="preserve">, and </w:t>
        </w:r>
        <w:r w:rsidRPr="00E77497">
          <w:rPr>
            <w:b/>
          </w:rPr>
          <w:t>undefined</w:t>
        </w:r>
        <w:r w:rsidRPr="00E77497">
          <w:t xml:space="preserve"> as the arguments.</w:t>
        </w:r>
      </w:ins>
    </w:p>
    <w:p w14:paraId="5DD49FBD" w14:textId="77777777" w:rsidR="004C02EF" w:rsidRPr="00E77497" w:rsidRDefault="004C02EF" w:rsidP="009A20C6">
      <w:pPr>
        <w:pStyle w:val="Alg4"/>
        <w:numPr>
          <w:ilvl w:val="1"/>
          <w:numId w:val="398"/>
        </w:numPr>
      </w:pPr>
      <w:r w:rsidRPr="00E77497">
        <w:t xml:space="preserve">Else if </w:t>
      </w:r>
      <w:r w:rsidRPr="00E77497">
        <w:rPr>
          <w:i/>
          <w:iCs/>
        </w:rPr>
        <w:t>env</w:t>
      </w:r>
      <w:r w:rsidRPr="00E77497">
        <w:t xml:space="preserve"> is the environment record component of the global environment then</w:t>
      </w:r>
    </w:p>
    <w:p w14:paraId="410105D4" w14:textId="77777777" w:rsidR="004C02EF" w:rsidRPr="00E77497" w:rsidRDefault="004C02EF" w:rsidP="009A20C6">
      <w:pPr>
        <w:pStyle w:val="Alg4"/>
        <w:numPr>
          <w:ilvl w:val="2"/>
          <w:numId w:val="398"/>
        </w:numPr>
      </w:pPr>
      <w:r w:rsidRPr="00E77497">
        <w:t xml:space="preserve">Let </w:t>
      </w:r>
      <w:r w:rsidRPr="00E77497">
        <w:rPr>
          <w:i/>
        </w:rPr>
        <w:t>go</w:t>
      </w:r>
      <w:r w:rsidRPr="00E77497">
        <w:t xml:space="preserve"> be the global object.</w:t>
      </w:r>
    </w:p>
    <w:p w14:paraId="5F496CA2" w14:textId="77777777" w:rsidR="004C02EF" w:rsidRPr="00E77497" w:rsidRDefault="004C02EF" w:rsidP="009A20C6">
      <w:pPr>
        <w:pStyle w:val="Alg4"/>
        <w:numPr>
          <w:ilvl w:val="2"/>
          <w:numId w:val="398"/>
        </w:numPr>
      </w:pPr>
      <w:r w:rsidRPr="00E77497">
        <w:t xml:space="preserve">Let </w:t>
      </w:r>
      <w:r w:rsidRPr="00E77497">
        <w:rPr>
          <w:i/>
          <w:iCs/>
        </w:rPr>
        <w:t>existingProp</w:t>
      </w:r>
      <w:r w:rsidRPr="00E77497">
        <w:t xml:space="preserve"> be the result</w:t>
      </w:r>
      <w:del w:id="7067" w:author="Rev 3 Allen Wirfs-Brock" w:date="2011-08-30T11:32:00Z">
        <w:r w:rsidRPr="00E77497" w:rsidDel="00C31B53">
          <w:delText>ing</w:delText>
        </w:r>
      </w:del>
      <w:r w:rsidRPr="00E77497">
        <w:t xml:space="preserve"> of calling the [[Get</w:t>
      </w:r>
      <w:ins w:id="7068" w:author="Allen Wirfs-Brock rev2" w:date="2011-07-21T15:48:00Z">
        <w:r w:rsidR="002801CD" w:rsidRPr="00E77497">
          <w:t>Own</w:t>
        </w:r>
      </w:ins>
      <w:r w:rsidRPr="00E77497">
        <w:t xml:space="preserve">Property]] internal method of </w:t>
      </w:r>
      <w:r w:rsidRPr="00E77497">
        <w:rPr>
          <w:i/>
          <w:iCs/>
        </w:rPr>
        <w:t>go</w:t>
      </w:r>
      <w:r w:rsidRPr="00E77497">
        <w:t xml:space="preserve"> with argument </w:t>
      </w:r>
      <w:r w:rsidRPr="00E77497">
        <w:rPr>
          <w:i/>
          <w:iCs/>
        </w:rPr>
        <w:t>fn</w:t>
      </w:r>
      <w:r w:rsidRPr="00E77497">
        <w:t>.</w:t>
      </w:r>
    </w:p>
    <w:p w14:paraId="1ED95BCB" w14:textId="77777777" w:rsidR="004C02EF" w:rsidRPr="00E77497" w:rsidRDefault="004C02EF" w:rsidP="009A20C6">
      <w:pPr>
        <w:pStyle w:val="Alg4"/>
        <w:numPr>
          <w:ilvl w:val="2"/>
          <w:numId w:val="398"/>
        </w:numPr>
      </w:pPr>
      <w:r w:rsidRPr="00E77497">
        <w:t xml:space="preserve">If </w:t>
      </w:r>
      <w:ins w:id="7069" w:author="Allen Wirfs-Brock rev2" w:date="2011-07-21T15:49:00Z">
        <w:r w:rsidR="002801CD" w:rsidRPr="00E77497">
          <w:rPr>
            <w:i/>
            <w:iCs/>
          </w:rPr>
          <w:t>existingProp</w:t>
        </w:r>
        <w:r w:rsidR="002801CD" w:rsidRPr="00E77497">
          <w:t xml:space="preserve"> is </w:t>
        </w:r>
        <w:r w:rsidR="002801CD" w:rsidRPr="00E77497">
          <w:rPr>
            <w:b/>
          </w:rPr>
          <w:t>undefined</w:t>
        </w:r>
        <w:r w:rsidR="002801CD" w:rsidRPr="00E77497">
          <w:t xml:space="preserve"> or</w:t>
        </w:r>
        <w:r w:rsidR="002801CD" w:rsidRPr="00E77497">
          <w:rPr>
            <w:i/>
            <w:iCs/>
          </w:rPr>
          <w:t xml:space="preserve"> </w:t>
        </w:r>
      </w:ins>
      <w:r w:rsidRPr="00E77497">
        <w:rPr>
          <w:i/>
          <w:iCs/>
        </w:rPr>
        <w:t>existingProp</w:t>
      </w:r>
      <w:del w:id="7070" w:author="Allen Wirfs-Brock rev2" w:date="2011-07-21T15:50:00Z">
        <w:r w:rsidRPr="00E77497" w:rsidDel="002801CD">
          <w:delText xml:space="preserve"> </w:delText>
        </w:r>
      </w:del>
      <w:r w:rsidRPr="00E77497">
        <w:t xml:space="preserve">.[[Configurable]] is </w:t>
      </w:r>
      <w:r w:rsidRPr="00E77497">
        <w:rPr>
          <w:b/>
          <w:bCs/>
        </w:rPr>
        <w:t>true</w:t>
      </w:r>
      <w:r w:rsidRPr="00E77497">
        <w:t>, then</w:t>
      </w:r>
    </w:p>
    <w:p w14:paraId="13A34587" w14:textId="77777777" w:rsidR="004C02EF" w:rsidRPr="00E77497" w:rsidRDefault="004C02EF" w:rsidP="009A20C6">
      <w:pPr>
        <w:pStyle w:val="Alg4"/>
        <w:numPr>
          <w:ilvl w:val="3"/>
          <w:numId w:val="398"/>
        </w:numPr>
      </w:pPr>
      <w:r w:rsidRPr="00E77497">
        <w:t xml:space="preserve">Call the [[DefineOwnProperty]] internal method of </w:t>
      </w:r>
      <w:r w:rsidRPr="00E77497">
        <w:rPr>
          <w:i/>
          <w:iCs/>
        </w:rPr>
        <w:t>go</w:t>
      </w:r>
      <w:r w:rsidRPr="00E77497">
        <w:t xml:space="preserve">, passing </w:t>
      </w:r>
      <w:r w:rsidRPr="00E77497">
        <w:rPr>
          <w:i/>
          <w:iCs/>
        </w:rPr>
        <w:t>fn</w:t>
      </w:r>
      <w:r w:rsidRPr="00E77497">
        <w:t>, Property Descriptor {[[Value]]:</w:t>
      </w:r>
      <w:r w:rsidRPr="00E77497">
        <w:rPr>
          <w:i/>
          <w:iCs/>
        </w:rPr>
        <w:t xml:space="preserve"> </w:t>
      </w:r>
      <w:r w:rsidRPr="00E77497">
        <w:rPr>
          <w:b/>
          <w:iCs/>
        </w:rPr>
        <w:t>undefined</w:t>
      </w:r>
      <w:r w:rsidRPr="00E77497">
        <w:t xml:space="preserve">, [[Writable]]: </w:t>
      </w:r>
      <w:r w:rsidRPr="00E77497">
        <w:rPr>
          <w:b/>
          <w:bCs/>
        </w:rPr>
        <w:t>true</w:t>
      </w:r>
      <w:r w:rsidRPr="00E77497">
        <w:t xml:space="preserve">, [[Enumerable]]: </w:t>
      </w:r>
      <w:r w:rsidRPr="00E77497">
        <w:rPr>
          <w:b/>
          <w:bCs/>
        </w:rPr>
        <w:t>true</w:t>
      </w:r>
      <w:r w:rsidRPr="00E77497">
        <w:t xml:space="preserve"> , [[Configurable]]: </w:t>
      </w:r>
      <w:r w:rsidRPr="00E77497">
        <w:rPr>
          <w:i/>
          <w:iCs/>
        </w:rPr>
        <w:t>configurableBindings</w:t>
      </w:r>
      <w:r w:rsidRPr="00E77497">
        <w:t xml:space="preserve"> }, and </w:t>
      </w:r>
      <w:r w:rsidRPr="00E77497">
        <w:rPr>
          <w:b/>
          <w:bCs/>
        </w:rPr>
        <w:t>true</w:t>
      </w:r>
      <w:r w:rsidRPr="00E77497">
        <w:t xml:space="preserve"> as arguments.</w:t>
      </w:r>
    </w:p>
    <w:p w14:paraId="79AF0A28" w14:textId="77777777" w:rsidR="004C02EF" w:rsidRPr="00E77497" w:rsidRDefault="004C02EF" w:rsidP="009A20C6">
      <w:pPr>
        <w:pStyle w:val="Alg4"/>
        <w:numPr>
          <w:ilvl w:val="2"/>
          <w:numId w:val="398"/>
        </w:numPr>
      </w:pPr>
      <w:r w:rsidRPr="00E77497">
        <w:t>Else if IsAccessorDescr</w:t>
      </w:r>
      <w:r w:rsidR="00330F2A" w:rsidRPr="00E77497">
        <w:t>i</w:t>
      </w:r>
      <w:r w:rsidRPr="00E77497">
        <w:t>ptor(</w:t>
      </w:r>
      <w:r w:rsidRPr="00E77497">
        <w:rPr>
          <w:i/>
          <w:iCs/>
        </w:rPr>
        <w:t>existingProp</w:t>
      </w:r>
      <w:r w:rsidRPr="00E77497">
        <w:t xml:space="preserve">) or </w:t>
      </w:r>
      <w:r w:rsidRPr="00E77497">
        <w:rPr>
          <w:i/>
          <w:iCs/>
        </w:rPr>
        <w:t>existingProp</w:t>
      </w:r>
      <w:r w:rsidRPr="00E77497">
        <w:t xml:space="preserve"> does not have attribute values {[[Writable]]: </w:t>
      </w:r>
      <w:r w:rsidRPr="00E77497">
        <w:rPr>
          <w:b/>
          <w:bCs/>
        </w:rPr>
        <w:t>true</w:t>
      </w:r>
      <w:r w:rsidRPr="00E77497">
        <w:t xml:space="preserve">, [[Enumerable]]: </w:t>
      </w:r>
      <w:r w:rsidRPr="00E77497">
        <w:rPr>
          <w:b/>
          <w:bCs/>
        </w:rPr>
        <w:t>true</w:t>
      </w:r>
      <w:r w:rsidRPr="00E77497">
        <w:t>}, then</w:t>
      </w:r>
    </w:p>
    <w:p w14:paraId="4B2590A0" w14:textId="77777777" w:rsidR="004C02EF" w:rsidRPr="00E77497" w:rsidRDefault="004C02EF" w:rsidP="009A20C6">
      <w:pPr>
        <w:pStyle w:val="Alg4"/>
        <w:numPr>
          <w:ilvl w:val="3"/>
          <w:numId w:val="398"/>
        </w:numPr>
      </w:pPr>
      <w:r w:rsidRPr="00E77497">
        <w:t>Throw a TypeError exception.</w:t>
      </w:r>
    </w:p>
    <w:p w14:paraId="7B2A19C5" w14:textId="77777777" w:rsidR="004C02EF" w:rsidRPr="00E77497" w:rsidRDefault="0039463E" w:rsidP="009A20C6">
      <w:pPr>
        <w:pStyle w:val="Alg4"/>
        <w:numPr>
          <w:ilvl w:val="1"/>
          <w:numId w:val="398"/>
        </w:numPr>
      </w:pPr>
      <w:ins w:id="7071" w:author="Rev 9 Allen Wirfs-Brock" w:date="2012-07-08T13:59:00Z">
        <w:r>
          <w:t xml:space="preserve">Let </w:t>
        </w:r>
        <w:r w:rsidRPr="0039463E">
          <w:rPr>
            <w:i/>
          </w:rPr>
          <w:t>status</w:t>
        </w:r>
        <w:r>
          <w:t xml:space="preserve"> be the result of calling</w:t>
        </w:r>
        <w:r w:rsidRPr="00B820AB">
          <w:t xml:space="preserve"> </w:t>
        </w:r>
      </w:ins>
      <w:del w:id="7072" w:author="Rev 9 Allen Wirfs-Brock" w:date="2012-07-08T13:59:00Z">
        <w:r w:rsidR="004C02EF" w:rsidRPr="00E77497" w:rsidDel="0039463E">
          <w:delText xml:space="preserve">Call </w:delText>
        </w:r>
      </w:del>
      <w:r w:rsidR="004C02EF" w:rsidRPr="00E77497">
        <w:rPr>
          <w:i/>
        </w:rPr>
        <w:t>env’s</w:t>
      </w:r>
      <w:r w:rsidR="004C02EF" w:rsidRPr="00E77497">
        <w:t xml:space="preserve"> SetMutableBinding concrete method passing </w:t>
      </w:r>
      <w:r w:rsidR="004C02EF" w:rsidRPr="00E77497">
        <w:rPr>
          <w:i/>
        </w:rPr>
        <w:t>fn</w:t>
      </w:r>
      <w:r w:rsidR="004C02EF" w:rsidRPr="00E77497">
        <w:t xml:space="preserve">, </w:t>
      </w:r>
      <w:r w:rsidR="004C02EF" w:rsidRPr="00E77497">
        <w:rPr>
          <w:i/>
        </w:rPr>
        <w:t>fo</w:t>
      </w:r>
      <w:r w:rsidR="004C02EF" w:rsidRPr="00E77497">
        <w:t xml:space="preserve">, and </w:t>
      </w:r>
      <w:r w:rsidR="004C02EF" w:rsidRPr="00E77497">
        <w:rPr>
          <w:i/>
        </w:rPr>
        <w:t>strict</w:t>
      </w:r>
      <w:r w:rsidR="004C02EF" w:rsidRPr="00E77497">
        <w:t xml:space="preserve"> as the arguments.</w:t>
      </w:r>
    </w:p>
    <w:p w14:paraId="192B9DFE" w14:textId="77777777" w:rsidR="0039463E" w:rsidRDefault="0039463E" w:rsidP="0039463E">
      <w:pPr>
        <w:pStyle w:val="Alg4"/>
        <w:numPr>
          <w:ilvl w:val="1"/>
          <w:numId w:val="398"/>
        </w:numPr>
        <w:rPr>
          <w:ins w:id="7073" w:author="Rev 9 Allen Wirfs-Brock" w:date="2012-07-08T13:59:00Z"/>
        </w:rPr>
      </w:pPr>
      <w:ins w:id="7074" w:author="Rev 9 Allen Wirfs-Brock" w:date="2012-07-08T13:59:00Z">
        <w:r>
          <w:t>ReturnIfAbrupt(</w:t>
        </w:r>
        <w:r w:rsidRPr="0039463E">
          <w:t>status</w:t>
        </w:r>
        <w:r>
          <w:t>).</w:t>
        </w:r>
      </w:ins>
    </w:p>
    <w:p w14:paraId="3958E3D4" w14:textId="77777777" w:rsidR="004C02EF" w:rsidRPr="00E77497" w:rsidDel="006B6D0A" w:rsidRDefault="004C02EF" w:rsidP="009A20C6">
      <w:pPr>
        <w:pStyle w:val="Alg4"/>
        <w:numPr>
          <w:ilvl w:val="0"/>
          <w:numId w:val="398"/>
        </w:numPr>
        <w:rPr>
          <w:del w:id="7075" w:author="Rev 4 Allen Wirfs-Brock" w:date="2011-11-04T09:49:00Z"/>
        </w:rPr>
      </w:pPr>
      <w:del w:id="7076" w:author="Rev 4 Allen Wirfs-Brock" w:date="2011-11-04T09:49:00Z">
        <w:r w:rsidRPr="00E77497" w:rsidDel="006B6D0A">
          <w:delText xml:space="preserve">Let </w:delText>
        </w:r>
        <w:r w:rsidRPr="00E77497" w:rsidDel="006B6D0A">
          <w:rPr>
            <w:i/>
          </w:rPr>
          <w:delText xml:space="preserve">argumentsAlreadyDeclared </w:delText>
        </w:r>
        <w:r w:rsidRPr="00E77497" w:rsidDel="006B6D0A">
          <w:delText xml:space="preserve">be the result of calling </w:delText>
        </w:r>
        <w:r w:rsidRPr="00E77497" w:rsidDel="006B6D0A">
          <w:rPr>
            <w:i/>
          </w:rPr>
          <w:delText>env’s</w:delText>
        </w:r>
        <w:r w:rsidRPr="00E77497" w:rsidDel="006B6D0A">
          <w:delText xml:space="preserve"> HasBinding concrete method passing </w:delText>
        </w:r>
        <w:r w:rsidRPr="00E77497" w:rsidDel="006B6D0A">
          <w:rPr>
            <w:rFonts w:ascii="Courier New" w:hAnsi="Courier New" w:cs="Courier New"/>
            <w:b/>
          </w:rPr>
          <w:delText>"arguments"</w:delText>
        </w:r>
        <w:r w:rsidRPr="00E77497" w:rsidDel="006B6D0A">
          <w:rPr>
            <w:b/>
          </w:rPr>
          <w:delText xml:space="preserve"> </w:delText>
        </w:r>
        <w:r w:rsidRPr="00E77497" w:rsidDel="006B6D0A">
          <w:delText>as the argument.</w:delText>
        </w:r>
      </w:del>
    </w:p>
    <w:p w14:paraId="22290B97" w14:textId="77777777" w:rsidR="004C02EF" w:rsidRPr="00E77497" w:rsidDel="006B6D0A" w:rsidRDefault="004C02EF" w:rsidP="009A20C6">
      <w:pPr>
        <w:pStyle w:val="Alg4"/>
        <w:numPr>
          <w:ilvl w:val="0"/>
          <w:numId w:val="398"/>
        </w:numPr>
        <w:rPr>
          <w:del w:id="7077" w:author="Rev 4 Allen Wirfs-Brock" w:date="2011-11-04T09:49:00Z"/>
        </w:rPr>
      </w:pPr>
      <w:del w:id="7078" w:author="Rev 4 Allen Wirfs-Brock" w:date="2011-11-04T09:49:00Z">
        <w:r w:rsidRPr="00E77497" w:rsidDel="006B6D0A">
          <w:delText xml:space="preserve">If </w:delText>
        </w:r>
        <w:r w:rsidRPr="00E77497" w:rsidDel="006B6D0A">
          <w:rPr>
            <w:i/>
          </w:rPr>
          <w:delText>code</w:delText>
        </w:r>
        <w:r w:rsidRPr="00E77497" w:rsidDel="006B6D0A">
          <w:delText xml:space="preserve"> is function code and </w:delText>
        </w:r>
        <w:r w:rsidRPr="00E77497" w:rsidDel="006B6D0A">
          <w:rPr>
            <w:i/>
          </w:rPr>
          <w:delText xml:space="preserve">argumentsAlreadyDeclared </w:delText>
        </w:r>
        <w:r w:rsidRPr="00E77497" w:rsidDel="006B6D0A">
          <w:delText xml:space="preserve">is </w:delText>
        </w:r>
        <w:r w:rsidRPr="00E77497" w:rsidDel="006B6D0A">
          <w:rPr>
            <w:b/>
          </w:rPr>
          <w:delText>false</w:delText>
        </w:r>
        <w:r w:rsidRPr="00E77497" w:rsidDel="006B6D0A">
          <w:delText>, then</w:delText>
        </w:r>
      </w:del>
    </w:p>
    <w:p w14:paraId="1BAE75F3" w14:textId="77777777" w:rsidR="004C02EF" w:rsidRPr="00E77497" w:rsidDel="006B6D0A" w:rsidRDefault="004C02EF">
      <w:pPr>
        <w:pStyle w:val="Alg4"/>
        <w:numPr>
          <w:ilvl w:val="1"/>
          <w:numId w:val="398"/>
        </w:numPr>
        <w:rPr>
          <w:del w:id="7079" w:author="Rev 4 Allen Wirfs-Brock" w:date="2011-11-04T09:49:00Z"/>
        </w:rPr>
        <w:pPrChange w:id="7080" w:author="Rev 4 Allen Wirfs-Brock" w:date="2011-11-07T12:16:00Z">
          <w:pPr>
            <w:pStyle w:val="Alg4"/>
            <w:numPr>
              <w:ilvl w:val="1"/>
              <w:numId w:val="405"/>
            </w:numPr>
            <w:tabs>
              <w:tab w:val="num" w:pos="1080"/>
            </w:tabs>
            <w:ind w:left="1080" w:hanging="360"/>
          </w:pPr>
        </w:pPrChange>
      </w:pPr>
      <w:del w:id="7081" w:author="Rev 4 Allen Wirfs-Brock" w:date="2011-11-04T09:49:00Z">
        <w:r w:rsidRPr="00E77497" w:rsidDel="006B6D0A">
          <w:delText xml:space="preserve">Let </w:delText>
        </w:r>
        <w:r w:rsidRPr="00E77497" w:rsidDel="006B6D0A">
          <w:rPr>
            <w:i/>
          </w:rPr>
          <w:delText xml:space="preserve">argsObj </w:delText>
        </w:r>
        <w:r w:rsidRPr="00E77497" w:rsidDel="006B6D0A">
          <w:delText xml:space="preserve">be the result of calling the abstract operation CreateArgumentsObject (10.6) passing  </w:delText>
        </w:r>
        <w:r w:rsidRPr="00E77497" w:rsidDel="006B6D0A">
          <w:rPr>
            <w:i/>
          </w:rPr>
          <w:delText>func, names, args,</w:delText>
        </w:r>
        <w:r w:rsidRPr="00E77497" w:rsidDel="006B6D0A">
          <w:delText xml:space="preserve"> </w:delText>
        </w:r>
        <w:r w:rsidRPr="00E77497" w:rsidDel="006B6D0A">
          <w:rPr>
            <w:i/>
          </w:rPr>
          <w:delText xml:space="preserve">env </w:delText>
        </w:r>
        <w:r w:rsidRPr="00E77497" w:rsidDel="006B6D0A">
          <w:delText xml:space="preserve">and </w:delText>
        </w:r>
        <w:r w:rsidRPr="00E77497" w:rsidDel="006B6D0A">
          <w:rPr>
            <w:i/>
          </w:rPr>
          <w:delText>strict</w:delText>
        </w:r>
        <w:r w:rsidRPr="00E77497" w:rsidDel="006B6D0A">
          <w:delText xml:space="preserve"> as arguments.</w:delText>
        </w:r>
      </w:del>
    </w:p>
    <w:p w14:paraId="0EEFB9CE" w14:textId="77777777" w:rsidR="004C02EF" w:rsidRPr="00E77497" w:rsidDel="006B6D0A" w:rsidRDefault="004C02EF">
      <w:pPr>
        <w:pStyle w:val="Alg4"/>
        <w:numPr>
          <w:ilvl w:val="1"/>
          <w:numId w:val="398"/>
        </w:numPr>
        <w:rPr>
          <w:del w:id="7082" w:author="Rev 4 Allen Wirfs-Brock" w:date="2011-11-04T09:49:00Z"/>
        </w:rPr>
        <w:pPrChange w:id="7083" w:author="Rev 4 Allen Wirfs-Brock" w:date="2011-11-07T12:16:00Z">
          <w:pPr>
            <w:pStyle w:val="Alg4"/>
            <w:numPr>
              <w:ilvl w:val="1"/>
              <w:numId w:val="405"/>
            </w:numPr>
            <w:tabs>
              <w:tab w:val="num" w:pos="1080"/>
            </w:tabs>
            <w:ind w:left="1080" w:hanging="360"/>
          </w:pPr>
        </w:pPrChange>
      </w:pPr>
      <w:del w:id="7084" w:author="Rev 4 Allen Wirfs-Brock" w:date="2011-11-04T09:49:00Z">
        <w:r w:rsidRPr="00E77497" w:rsidDel="006B6D0A">
          <w:delText xml:space="preserve">If </w:delText>
        </w:r>
        <w:r w:rsidRPr="00E77497" w:rsidDel="006B6D0A">
          <w:rPr>
            <w:i/>
          </w:rPr>
          <w:delText>strict</w:delText>
        </w:r>
        <w:r w:rsidRPr="00E77497" w:rsidDel="006B6D0A">
          <w:delText xml:space="preserve"> is </w:delText>
        </w:r>
        <w:r w:rsidRPr="00E77497" w:rsidDel="006B6D0A">
          <w:rPr>
            <w:b/>
          </w:rPr>
          <w:delText>true</w:delText>
        </w:r>
        <w:r w:rsidRPr="00E77497" w:rsidDel="006B6D0A">
          <w:delText xml:space="preserve">, then </w:delText>
        </w:r>
      </w:del>
    </w:p>
    <w:p w14:paraId="1DB7D51A" w14:textId="77777777" w:rsidR="004C02EF" w:rsidRPr="00E77497" w:rsidDel="006B6D0A" w:rsidRDefault="004C02EF">
      <w:pPr>
        <w:pStyle w:val="Alg4"/>
        <w:numPr>
          <w:ilvl w:val="2"/>
          <w:numId w:val="398"/>
        </w:numPr>
        <w:rPr>
          <w:del w:id="7085" w:author="Rev 4 Allen Wirfs-Brock" w:date="2011-11-04T09:49:00Z"/>
        </w:rPr>
        <w:pPrChange w:id="7086" w:author="Rev 4 Allen Wirfs-Brock" w:date="2011-11-07T12:16:00Z">
          <w:pPr>
            <w:pStyle w:val="Alg4"/>
            <w:numPr>
              <w:ilvl w:val="2"/>
              <w:numId w:val="405"/>
            </w:numPr>
            <w:tabs>
              <w:tab w:val="num" w:pos="1800"/>
            </w:tabs>
            <w:ind w:left="1800" w:hanging="360"/>
          </w:pPr>
        </w:pPrChange>
      </w:pPr>
      <w:del w:id="7087" w:author="Rev 4 Allen Wirfs-Brock" w:date="2011-11-04T09:49:00Z">
        <w:r w:rsidRPr="00E77497" w:rsidDel="006B6D0A">
          <w:delText xml:space="preserve">Call </w:delText>
        </w:r>
        <w:r w:rsidRPr="00E77497" w:rsidDel="006B6D0A">
          <w:rPr>
            <w:i/>
          </w:rPr>
          <w:delText>env</w:delText>
        </w:r>
        <w:r w:rsidRPr="00E77497" w:rsidDel="006B6D0A">
          <w:delText>’s CreateImmutableBinding concrete method passing the String "</w:delText>
        </w:r>
        <w:r w:rsidRPr="00E77497" w:rsidDel="006B6D0A">
          <w:rPr>
            <w:rFonts w:ascii="Courier New" w:hAnsi="Courier New" w:cs="Courier New"/>
            <w:b/>
          </w:rPr>
          <w:delText>arguments</w:delText>
        </w:r>
        <w:r w:rsidRPr="00E77497" w:rsidDel="006B6D0A">
          <w:delText>" as the argument.</w:delText>
        </w:r>
      </w:del>
    </w:p>
    <w:p w14:paraId="307701F1" w14:textId="77777777" w:rsidR="004C02EF" w:rsidRPr="00E77497" w:rsidDel="006B6D0A" w:rsidRDefault="004C02EF">
      <w:pPr>
        <w:pStyle w:val="Alg4"/>
        <w:numPr>
          <w:ilvl w:val="2"/>
          <w:numId w:val="398"/>
        </w:numPr>
        <w:rPr>
          <w:del w:id="7088" w:author="Rev 4 Allen Wirfs-Brock" w:date="2011-11-04T09:49:00Z"/>
        </w:rPr>
        <w:pPrChange w:id="7089" w:author="Rev 4 Allen Wirfs-Brock" w:date="2011-11-07T12:16:00Z">
          <w:pPr>
            <w:pStyle w:val="Alg4"/>
            <w:numPr>
              <w:ilvl w:val="2"/>
              <w:numId w:val="405"/>
            </w:numPr>
            <w:tabs>
              <w:tab w:val="num" w:pos="1800"/>
            </w:tabs>
            <w:ind w:left="1800" w:hanging="360"/>
          </w:pPr>
        </w:pPrChange>
      </w:pPr>
      <w:del w:id="7090" w:author="Rev 4 Allen Wirfs-Brock" w:date="2011-11-04T09:49:00Z">
        <w:r w:rsidRPr="00E77497" w:rsidDel="006B6D0A">
          <w:delText xml:space="preserve">Call </w:delText>
        </w:r>
        <w:r w:rsidRPr="00E77497" w:rsidDel="006B6D0A">
          <w:rPr>
            <w:i/>
          </w:rPr>
          <w:delText>env</w:delText>
        </w:r>
        <w:r w:rsidRPr="00E77497" w:rsidDel="006B6D0A">
          <w:delText>’s InitializeImmutableBinding concrete method passing "</w:delText>
        </w:r>
        <w:r w:rsidRPr="00E77497" w:rsidDel="006B6D0A">
          <w:rPr>
            <w:rFonts w:ascii="Courier New" w:hAnsi="Courier New" w:cs="Courier New"/>
            <w:b/>
          </w:rPr>
          <w:delText>arguments</w:delText>
        </w:r>
        <w:r w:rsidRPr="00E77497" w:rsidDel="006B6D0A">
          <w:delText xml:space="preserve">" and </w:delText>
        </w:r>
        <w:r w:rsidRPr="00E77497" w:rsidDel="006B6D0A">
          <w:rPr>
            <w:i/>
          </w:rPr>
          <w:delText xml:space="preserve">argsObj </w:delText>
        </w:r>
        <w:r w:rsidRPr="00E77497" w:rsidDel="006B6D0A">
          <w:delText>as arguments.</w:delText>
        </w:r>
      </w:del>
    </w:p>
    <w:p w14:paraId="60923691" w14:textId="77777777" w:rsidR="004C02EF" w:rsidRPr="00E77497" w:rsidDel="006B6D0A" w:rsidRDefault="004C02EF">
      <w:pPr>
        <w:pStyle w:val="Alg4"/>
        <w:numPr>
          <w:ilvl w:val="1"/>
          <w:numId w:val="398"/>
        </w:numPr>
        <w:rPr>
          <w:del w:id="7091" w:author="Rev 4 Allen Wirfs-Brock" w:date="2011-11-04T09:49:00Z"/>
        </w:rPr>
        <w:pPrChange w:id="7092" w:author="Rev 4 Allen Wirfs-Brock" w:date="2011-11-07T12:16:00Z">
          <w:pPr>
            <w:pStyle w:val="Alg4"/>
            <w:numPr>
              <w:ilvl w:val="1"/>
              <w:numId w:val="405"/>
            </w:numPr>
            <w:tabs>
              <w:tab w:val="num" w:pos="1080"/>
            </w:tabs>
            <w:ind w:left="1080" w:hanging="360"/>
          </w:pPr>
        </w:pPrChange>
      </w:pPr>
      <w:del w:id="7093" w:author="Rev 4 Allen Wirfs-Brock" w:date="2011-11-04T09:49:00Z">
        <w:r w:rsidRPr="00E77497" w:rsidDel="006B6D0A">
          <w:delText>Else,</w:delText>
        </w:r>
      </w:del>
    </w:p>
    <w:p w14:paraId="64444578" w14:textId="77777777" w:rsidR="004C02EF" w:rsidRPr="00E77497" w:rsidDel="006B6D0A" w:rsidRDefault="004C02EF">
      <w:pPr>
        <w:pStyle w:val="Alg4"/>
        <w:numPr>
          <w:ilvl w:val="2"/>
          <w:numId w:val="398"/>
        </w:numPr>
        <w:rPr>
          <w:del w:id="7094" w:author="Rev 4 Allen Wirfs-Brock" w:date="2011-11-04T09:49:00Z"/>
        </w:rPr>
        <w:pPrChange w:id="7095" w:author="Rev 4 Allen Wirfs-Brock" w:date="2011-11-07T12:16:00Z">
          <w:pPr>
            <w:pStyle w:val="Alg4"/>
            <w:numPr>
              <w:ilvl w:val="2"/>
              <w:numId w:val="405"/>
            </w:numPr>
            <w:tabs>
              <w:tab w:val="num" w:pos="1800"/>
            </w:tabs>
            <w:ind w:left="1800" w:hanging="360"/>
          </w:pPr>
        </w:pPrChange>
      </w:pPr>
      <w:del w:id="7096" w:author="Rev 4 Allen Wirfs-Brock" w:date="2011-11-04T09:49:00Z">
        <w:r w:rsidRPr="00E77497" w:rsidDel="006B6D0A">
          <w:delText xml:space="preserve">Call </w:delText>
        </w:r>
        <w:r w:rsidRPr="00E77497" w:rsidDel="006B6D0A">
          <w:rPr>
            <w:i/>
          </w:rPr>
          <w:delText>env</w:delText>
        </w:r>
        <w:r w:rsidRPr="00E77497" w:rsidDel="006B6D0A">
          <w:delText>’s CreateMutableBinding concrete method passing the String "</w:delText>
        </w:r>
        <w:r w:rsidRPr="00E77497" w:rsidDel="006B6D0A">
          <w:rPr>
            <w:rFonts w:ascii="Courier New" w:hAnsi="Courier New" w:cs="Courier New"/>
            <w:b/>
          </w:rPr>
          <w:delText>arguments</w:delText>
        </w:r>
        <w:r w:rsidRPr="00E77497" w:rsidDel="006B6D0A">
          <w:delText>" as the argument.</w:delText>
        </w:r>
      </w:del>
    </w:p>
    <w:p w14:paraId="2A2A02E8" w14:textId="77777777" w:rsidR="004C02EF" w:rsidRPr="006B6D0A" w:rsidDel="006B6D0A" w:rsidRDefault="004C02EF">
      <w:pPr>
        <w:pStyle w:val="Alg4"/>
        <w:numPr>
          <w:ilvl w:val="1"/>
          <w:numId w:val="398"/>
        </w:numPr>
        <w:rPr>
          <w:del w:id="7097" w:author="Rev 4 Allen Wirfs-Brock" w:date="2011-11-04T09:49:00Z"/>
          <w:sz w:val="24"/>
          <w:szCs w:val="24"/>
        </w:rPr>
        <w:pPrChange w:id="7098" w:author="Rev 4 Allen Wirfs-Brock" w:date="2011-11-07T12:16:00Z">
          <w:pPr>
            <w:pStyle w:val="Alg4"/>
            <w:numPr>
              <w:ilvl w:val="1"/>
              <w:numId w:val="405"/>
            </w:numPr>
            <w:tabs>
              <w:tab w:val="num" w:pos="1080"/>
            </w:tabs>
            <w:ind w:left="1080" w:hanging="360"/>
          </w:pPr>
        </w:pPrChange>
      </w:pPr>
      <w:del w:id="7099" w:author="Rev 4 Allen Wirfs-Brock" w:date="2011-11-04T09:49:00Z">
        <w:r w:rsidRPr="00E77497" w:rsidDel="006B6D0A">
          <w:delText xml:space="preserve">Call </w:delText>
        </w:r>
        <w:r w:rsidRPr="00E77497" w:rsidDel="006B6D0A">
          <w:rPr>
            <w:i/>
          </w:rPr>
          <w:delText>env</w:delText>
        </w:r>
        <w:r w:rsidRPr="00E77497" w:rsidDel="006B6D0A">
          <w:delText xml:space="preserve">’s SetMutableBinding </w:delText>
        </w:r>
      </w:del>
      <w:ins w:id="7100" w:author="Rev 3 Allen Wirfs-Brock" w:date="2011-08-30T17:41:00Z">
        <w:del w:id="7101" w:author="Rev 4 Allen Wirfs-Brock" w:date="2011-11-04T09:49:00Z">
          <w:r w:rsidR="00404045" w:rsidRPr="00E77497" w:rsidDel="006B6D0A">
            <w:delText xml:space="preserve">InitializeBinding </w:delText>
          </w:r>
        </w:del>
      </w:ins>
      <w:del w:id="7102" w:author="Rev 4 Allen Wirfs-Brock" w:date="2011-11-04T09:49:00Z">
        <w:r w:rsidRPr="00E77497" w:rsidDel="006B6D0A">
          <w:delText>concrete method passing "</w:delText>
        </w:r>
        <w:r w:rsidRPr="00E77497" w:rsidDel="006B6D0A">
          <w:rPr>
            <w:rFonts w:ascii="Courier New" w:hAnsi="Courier New" w:cs="Courier New"/>
            <w:b/>
          </w:rPr>
          <w:delText>arguments</w:delText>
        </w:r>
        <w:r w:rsidRPr="00E77497" w:rsidDel="006B6D0A">
          <w:delText xml:space="preserve">", </w:delText>
        </w:r>
      </w:del>
      <w:ins w:id="7103" w:author="Rev 3 Allen Wirfs-Brock" w:date="2011-08-30T17:41:00Z">
        <w:del w:id="7104" w:author="Rev 4 Allen Wirfs-Brock" w:date="2011-11-04T09:49:00Z">
          <w:r w:rsidR="00404045" w:rsidRPr="00E77497" w:rsidDel="006B6D0A">
            <w:delText xml:space="preserve">" and </w:delText>
          </w:r>
        </w:del>
      </w:ins>
      <w:del w:id="7105" w:author="Rev 4 Allen Wirfs-Brock" w:date="2011-11-04T09:49:00Z">
        <w:r w:rsidRPr="00E77497" w:rsidDel="006B6D0A">
          <w:rPr>
            <w:i/>
          </w:rPr>
          <w:delText>argsObj</w:delText>
        </w:r>
        <w:r w:rsidRPr="00E77497" w:rsidDel="006B6D0A">
          <w:delText xml:space="preserve">, and </w:delText>
        </w:r>
        <w:r w:rsidRPr="00E77497" w:rsidDel="006B6D0A">
          <w:rPr>
            <w:b/>
          </w:rPr>
          <w:delText>false</w:delText>
        </w:r>
        <w:r w:rsidRPr="00E77497" w:rsidDel="006B6D0A">
          <w:rPr>
            <w:i/>
          </w:rPr>
          <w:delText xml:space="preserve"> </w:delText>
        </w:r>
        <w:r w:rsidRPr="00E77497" w:rsidDel="006B6D0A">
          <w:delText>as arguments.</w:delText>
        </w:r>
      </w:del>
    </w:p>
    <w:p w14:paraId="28BE50DB" w14:textId="77777777" w:rsidR="004C02EF" w:rsidRPr="003B4312" w:rsidRDefault="004C02EF" w:rsidP="009A20C6">
      <w:pPr>
        <w:pStyle w:val="Alg4"/>
        <w:numPr>
          <w:ilvl w:val="0"/>
          <w:numId w:val="398"/>
        </w:numPr>
      </w:pPr>
      <w:r w:rsidRPr="004D1BD1">
        <w:t xml:space="preserve">For each </w:t>
      </w:r>
      <w:r w:rsidRPr="004D1BD1">
        <w:rPr>
          <w:i/>
        </w:rPr>
        <w:t>VariableDeclaration</w:t>
      </w:r>
      <w:r w:rsidRPr="003B4312">
        <w:t xml:space="preserve"> and </w:t>
      </w:r>
      <w:r w:rsidRPr="003B4312">
        <w:rPr>
          <w:i/>
        </w:rPr>
        <w:t>VariableDeclarationNoIn</w:t>
      </w:r>
      <w:r w:rsidRPr="003B4312">
        <w:t xml:space="preserve"> </w:t>
      </w:r>
      <w:r w:rsidRPr="003B4312">
        <w:rPr>
          <w:i/>
        </w:rPr>
        <w:t xml:space="preserve">d </w:t>
      </w:r>
      <w:r w:rsidRPr="003B4312">
        <w:t xml:space="preserve">in </w:t>
      </w:r>
      <w:r w:rsidRPr="003B4312">
        <w:rPr>
          <w:i/>
        </w:rPr>
        <w:t>code</w:t>
      </w:r>
      <w:r w:rsidRPr="003B4312">
        <w:t>, in source text order do</w:t>
      </w:r>
    </w:p>
    <w:p w14:paraId="28309B7B" w14:textId="77777777" w:rsidR="004C02EF" w:rsidRPr="003B4312" w:rsidRDefault="004C02EF" w:rsidP="009A20C6">
      <w:pPr>
        <w:pStyle w:val="Alg4"/>
        <w:numPr>
          <w:ilvl w:val="1"/>
          <w:numId w:val="398"/>
        </w:numPr>
        <w:rPr>
          <w:i/>
        </w:rPr>
      </w:pPr>
      <w:r w:rsidRPr="003B4312">
        <w:t xml:space="preserve">Let </w:t>
      </w:r>
      <w:r w:rsidRPr="003B4312">
        <w:rPr>
          <w:i/>
        </w:rPr>
        <w:t>dn</w:t>
      </w:r>
      <w:r w:rsidRPr="003B4312">
        <w:t xml:space="preserve"> be the </w:t>
      </w:r>
      <w:r w:rsidRPr="003B4312">
        <w:rPr>
          <w:i/>
        </w:rPr>
        <w:t>Identifier</w:t>
      </w:r>
      <w:r w:rsidRPr="003B4312">
        <w:t xml:space="preserve"> in </w:t>
      </w:r>
      <w:r w:rsidRPr="003B4312">
        <w:rPr>
          <w:i/>
        </w:rPr>
        <w:t>d.</w:t>
      </w:r>
    </w:p>
    <w:p w14:paraId="6BC980D1" w14:textId="77777777" w:rsidR="004C02EF" w:rsidRPr="006B6D0A" w:rsidRDefault="004C02EF" w:rsidP="009A20C6">
      <w:pPr>
        <w:pStyle w:val="Alg4"/>
        <w:numPr>
          <w:ilvl w:val="1"/>
          <w:numId w:val="398"/>
        </w:numPr>
      </w:pPr>
      <w:r w:rsidRPr="003B4312">
        <w:t xml:space="preserve">Let </w:t>
      </w:r>
      <w:r w:rsidRPr="008B7F6F">
        <w:rPr>
          <w:i/>
        </w:rPr>
        <w:t xml:space="preserve">varAlreadyDeclared </w:t>
      </w:r>
      <w:r w:rsidRPr="008B7F6F">
        <w:t xml:space="preserve">be the result of calling </w:t>
      </w:r>
      <w:r w:rsidRPr="008B7F6F">
        <w:rPr>
          <w:i/>
        </w:rPr>
        <w:t>env’s</w:t>
      </w:r>
      <w:r w:rsidRPr="008B7F6F">
        <w:t xml:space="preserve"> HasBinding concrete method passing </w:t>
      </w:r>
      <w:r w:rsidRPr="008B7F6F">
        <w:rPr>
          <w:i/>
        </w:rPr>
        <w:t>dn</w:t>
      </w:r>
      <w:r w:rsidRPr="006B6D0A">
        <w:t xml:space="preserve"> as the argument.</w:t>
      </w:r>
    </w:p>
    <w:p w14:paraId="2C5FC88A" w14:textId="77777777" w:rsidR="004C02EF" w:rsidRPr="006B6D0A" w:rsidRDefault="004C02EF" w:rsidP="009A20C6">
      <w:pPr>
        <w:pStyle w:val="Alg4"/>
        <w:numPr>
          <w:ilvl w:val="1"/>
          <w:numId w:val="398"/>
        </w:numPr>
      </w:pPr>
      <w:r w:rsidRPr="006B6D0A">
        <w:t xml:space="preserve">If </w:t>
      </w:r>
      <w:r w:rsidRPr="006B6D0A">
        <w:rPr>
          <w:i/>
        </w:rPr>
        <w:t xml:space="preserve">varAlreadyDeclared </w:t>
      </w:r>
      <w:r w:rsidRPr="006B6D0A">
        <w:t xml:space="preserve">is </w:t>
      </w:r>
      <w:r w:rsidRPr="006B6D0A">
        <w:rPr>
          <w:b/>
        </w:rPr>
        <w:t>false</w:t>
      </w:r>
      <w:r w:rsidRPr="006B6D0A">
        <w:t>, then</w:t>
      </w:r>
    </w:p>
    <w:p w14:paraId="719D1E49" w14:textId="77777777" w:rsidR="004C02EF" w:rsidRPr="009C202C" w:rsidRDefault="00C24EEA" w:rsidP="009A20C6">
      <w:pPr>
        <w:pStyle w:val="Alg4"/>
        <w:numPr>
          <w:ilvl w:val="2"/>
          <w:numId w:val="398"/>
        </w:numPr>
      </w:pPr>
      <w:ins w:id="7106" w:author="Rev 9 Allen Wirfs-Brock" w:date="2012-07-08T14:09:00Z">
        <w:r>
          <w:t xml:space="preserve">Let </w:t>
        </w:r>
        <w:r w:rsidRPr="0039463E">
          <w:rPr>
            <w:i/>
          </w:rPr>
          <w:t>status</w:t>
        </w:r>
        <w:r>
          <w:t xml:space="preserve"> be the result of calling</w:t>
        </w:r>
        <w:r w:rsidRPr="00B820AB">
          <w:t xml:space="preserve"> </w:t>
        </w:r>
      </w:ins>
      <w:del w:id="7107" w:author="Rev 9 Allen Wirfs-Brock" w:date="2012-07-08T14:09:00Z">
        <w:r w:rsidR="004C02EF" w:rsidRPr="00E65A34" w:rsidDel="00C24EEA">
          <w:delText xml:space="preserve">Call </w:delText>
        </w:r>
      </w:del>
      <w:r w:rsidR="004C02EF" w:rsidRPr="009C202C">
        <w:rPr>
          <w:i/>
        </w:rPr>
        <w:t>env</w:t>
      </w:r>
      <w:r w:rsidR="004C02EF" w:rsidRPr="009C202C">
        <w:t xml:space="preserve">’s CreateMutableBinding concrete method passing </w:t>
      </w:r>
      <w:r w:rsidR="004C02EF" w:rsidRPr="009C202C">
        <w:rPr>
          <w:i/>
        </w:rPr>
        <w:t xml:space="preserve">dn </w:t>
      </w:r>
      <w:r w:rsidR="004C02EF" w:rsidRPr="009C202C">
        <w:t xml:space="preserve">and </w:t>
      </w:r>
      <w:r w:rsidR="004C02EF" w:rsidRPr="009C202C">
        <w:rPr>
          <w:i/>
        </w:rPr>
        <w:t>configurableBindings</w:t>
      </w:r>
      <w:r w:rsidR="004C02EF" w:rsidRPr="009C202C">
        <w:t xml:space="preserve"> as the arguments.</w:t>
      </w:r>
    </w:p>
    <w:p w14:paraId="339FD3A7" w14:textId="77777777" w:rsidR="00C24EEA" w:rsidRDefault="00C24EEA" w:rsidP="00C24EEA">
      <w:pPr>
        <w:pStyle w:val="Alg4"/>
        <w:numPr>
          <w:ilvl w:val="2"/>
          <w:numId w:val="398"/>
        </w:numPr>
        <w:spacing w:after="220"/>
        <w:contextualSpacing/>
        <w:rPr>
          <w:ins w:id="7108" w:author="Rev 9 Allen Wirfs-Brock" w:date="2012-07-08T14:08:00Z"/>
        </w:rPr>
      </w:pPr>
      <w:ins w:id="7109" w:author="Rev 9 Allen Wirfs-Brock" w:date="2012-07-08T14:08:00Z">
        <w:r>
          <w:t>ReturnIfAbrupt(</w:t>
        </w:r>
        <w:r w:rsidRPr="00C24EEA">
          <w:rPr>
            <w:i/>
          </w:rPr>
          <w:t>status</w:t>
        </w:r>
        <w:r>
          <w:t>).</w:t>
        </w:r>
      </w:ins>
    </w:p>
    <w:p w14:paraId="15876E56" w14:textId="77777777" w:rsidR="00250582" w:rsidRPr="00B820AB" w:rsidRDefault="00CD21C3" w:rsidP="009A20C6">
      <w:pPr>
        <w:pStyle w:val="Alg4"/>
        <w:numPr>
          <w:ilvl w:val="2"/>
          <w:numId w:val="398"/>
        </w:numPr>
        <w:spacing w:after="220"/>
        <w:contextualSpacing/>
        <w:rPr>
          <w:ins w:id="7110" w:author="Rev 3 Allen Wirfs-Brock" w:date="2011-08-30T18:05:00Z"/>
        </w:rPr>
      </w:pPr>
      <w:ins w:id="7111" w:author="Rev 3 Allen Wirfs-Brock" w:date="2011-08-30T18:05:00Z">
        <w:r w:rsidRPr="009C202C">
          <w:t xml:space="preserve">Call </w:t>
        </w:r>
        <w:r w:rsidRPr="009C202C">
          <w:rPr>
            <w:i/>
          </w:rPr>
          <w:t>env</w:t>
        </w:r>
        <w:r w:rsidRPr="009C202C">
          <w:t>’s InitializeBindi</w:t>
        </w:r>
        <w:r w:rsidRPr="00B820AB">
          <w:t xml:space="preserve">ng concrete method passing </w:t>
        </w:r>
      </w:ins>
      <w:ins w:id="7112" w:author="Rev 3 Allen Wirfs-Brock" w:date="2011-08-30T18:06:00Z">
        <w:r w:rsidRPr="00B820AB">
          <w:rPr>
            <w:i/>
          </w:rPr>
          <w:t>d</w:t>
        </w:r>
      </w:ins>
      <w:ins w:id="7113" w:author="Rev 3 Allen Wirfs-Brock" w:date="2011-08-30T18:05:00Z">
        <w:r w:rsidRPr="00B820AB">
          <w:rPr>
            <w:i/>
          </w:rPr>
          <w:t>n</w:t>
        </w:r>
        <w:r w:rsidRPr="00B820AB">
          <w:t xml:space="preserve">, and </w:t>
        </w:r>
        <w:r w:rsidRPr="00B820AB">
          <w:rPr>
            <w:b/>
          </w:rPr>
          <w:t>undefined</w:t>
        </w:r>
        <w:r w:rsidRPr="00B820AB">
          <w:t xml:space="preserve"> as the arguments.</w:t>
        </w:r>
      </w:ins>
    </w:p>
    <w:p w14:paraId="07A0835B" w14:textId="77777777" w:rsidR="004C02EF" w:rsidRPr="003B4312" w:rsidRDefault="004C02EF" w:rsidP="009A20C6">
      <w:pPr>
        <w:pStyle w:val="Alg4"/>
        <w:numPr>
          <w:ilvl w:val="2"/>
          <w:numId w:val="398"/>
        </w:numPr>
        <w:spacing w:after="220"/>
        <w:contextualSpacing/>
        <w:rPr>
          <w:ins w:id="7114" w:author="Allen Wirfs-Brock rev2" w:date="2011-07-21T15:56:00Z"/>
        </w:rPr>
      </w:pPr>
      <w:del w:id="7115" w:author="Rev 9 Allen Wirfs-Brock" w:date="2012-07-08T13:57:00Z">
        <w:r w:rsidRPr="00B820AB" w:rsidDel="0039463E">
          <w:delText xml:space="preserve">Call </w:delText>
        </w:r>
      </w:del>
      <w:ins w:id="7116" w:author="Rev 9 Allen Wirfs-Brock" w:date="2012-07-08T13:57:00Z">
        <w:r w:rsidR="0039463E">
          <w:t xml:space="preserve">Let </w:t>
        </w:r>
        <w:r w:rsidR="0039463E" w:rsidRPr="0039463E">
          <w:rPr>
            <w:i/>
          </w:rPr>
          <w:t>status</w:t>
        </w:r>
        <w:r w:rsidR="0039463E">
          <w:t xml:space="preserve"> be the result of calling</w:t>
        </w:r>
        <w:r w:rsidR="0039463E" w:rsidRPr="00B820AB">
          <w:t xml:space="preserve"> </w:t>
        </w:r>
      </w:ins>
      <w:r w:rsidRPr="00B820AB">
        <w:rPr>
          <w:i/>
        </w:rPr>
        <w:t>env</w:t>
      </w:r>
      <w:r w:rsidRPr="00B820AB">
        <w:t xml:space="preserve">’s </w:t>
      </w:r>
      <w:commentRangeStart w:id="7117"/>
      <w:r w:rsidRPr="00B820AB">
        <w:t xml:space="preserve">SetMutableBinding </w:t>
      </w:r>
      <w:ins w:id="7118" w:author="Rev 3 Allen Wirfs-Brock" w:date="2011-08-30T17:35:00Z">
        <w:r w:rsidR="00BC6B32" w:rsidRPr="00B820AB">
          <w:t xml:space="preserve"> </w:t>
        </w:r>
      </w:ins>
      <w:commentRangeEnd w:id="7117"/>
      <w:ins w:id="7119" w:author="Rev 3 Allen Wirfs-Brock" w:date="2011-08-30T18:08:00Z">
        <w:r w:rsidR="00CD21C3" w:rsidRPr="006B6D0A">
          <w:rPr>
            <w:rStyle w:val="af3"/>
            <w:rFonts w:ascii="Arial" w:eastAsia="MS Mincho" w:hAnsi="Arial"/>
            <w:spacing w:val="0"/>
            <w:lang w:val="en-GB" w:eastAsia="ja-JP"/>
          </w:rPr>
          <w:commentReference w:id="7117"/>
        </w:r>
      </w:ins>
      <w:r w:rsidRPr="004D1BD1">
        <w:t xml:space="preserve">concrete method passing </w:t>
      </w:r>
      <w:r w:rsidRPr="004D1BD1">
        <w:rPr>
          <w:i/>
        </w:rPr>
        <w:t>dn</w:t>
      </w:r>
      <w:r w:rsidRPr="003B4312">
        <w:t xml:space="preserve">, </w:t>
      </w:r>
      <w:r w:rsidRPr="003B4312">
        <w:rPr>
          <w:b/>
        </w:rPr>
        <w:t>undefined</w:t>
      </w:r>
      <w:r w:rsidRPr="003B4312">
        <w:t xml:space="preserve">, and </w:t>
      </w:r>
      <w:r w:rsidRPr="003B4312">
        <w:rPr>
          <w:i/>
        </w:rPr>
        <w:t>strict</w:t>
      </w:r>
      <w:ins w:id="7120" w:author="Rev 3 Allen Wirfs-Brock" w:date="2011-08-30T17:35:00Z">
        <w:r w:rsidR="00404045" w:rsidRPr="003B4312">
          <w:t xml:space="preserve"> </w:t>
        </w:r>
      </w:ins>
      <w:r w:rsidRPr="003B4312">
        <w:rPr>
          <w:i/>
        </w:rPr>
        <w:t xml:space="preserve"> </w:t>
      </w:r>
      <w:r w:rsidRPr="003B4312">
        <w:t>as the arguments.</w:t>
      </w:r>
    </w:p>
    <w:p w14:paraId="33DBF0AF" w14:textId="77777777" w:rsidR="0039463E" w:rsidRDefault="0039463E" w:rsidP="0039463E">
      <w:pPr>
        <w:pStyle w:val="Alg4"/>
        <w:numPr>
          <w:ilvl w:val="2"/>
          <w:numId w:val="398"/>
        </w:numPr>
        <w:spacing w:after="220"/>
        <w:contextualSpacing/>
        <w:rPr>
          <w:ins w:id="7121" w:author="Rev 9 Allen Wirfs-Brock" w:date="2012-07-08T13:58:00Z"/>
        </w:rPr>
      </w:pPr>
      <w:ins w:id="7122" w:author="Rev 9 Allen Wirfs-Brock" w:date="2012-07-08T13:58:00Z">
        <w:r>
          <w:t>ReturnIfAbrupt(</w:t>
        </w:r>
        <w:r w:rsidRPr="00C24EEA">
          <w:rPr>
            <w:i/>
          </w:rPr>
          <w:t>status</w:t>
        </w:r>
        <w:r>
          <w:t>).</w:t>
        </w:r>
      </w:ins>
    </w:p>
    <w:p w14:paraId="17AD2D03" w14:textId="77777777" w:rsidR="002C246B" w:rsidRPr="006B6D0A" w:rsidRDefault="002C246B" w:rsidP="009A20C6">
      <w:pPr>
        <w:pStyle w:val="Alg4"/>
        <w:numPr>
          <w:ilvl w:val="1"/>
          <w:numId w:val="398"/>
        </w:numPr>
        <w:spacing w:after="220"/>
        <w:contextualSpacing/>
        <w:rPr>
          <w:ins w:id="7123" w:author="Allen Wirfs-Brock rev2" w:date="2011-07-21T15:58:00Z"/>
        </w:rPr>
      </w:pPr>
      <w:ins w:id="7124" w:author="Allen Wirfs-Brock rev2" w:date="2011-07-21T15:58:00Z">
        <w:r w:rsidRPr="006B6D0A">
          <w:t xml:space="preserve">else if </w:t>
        </w:r>
        <w:r w:rsidRPr="006B6D0A">
          <w:rPr>
            <w:i/>
          </w:rPr>
          <w:t>env</w:t>
        </w:r>
        <w:r w:rsidRPr="006B6D0A">
          <w:t xml:space="preserve"> is the environment record component of the global environment then</w:t>
        </w:r>
      </w:ins>
    </w:p>
    <w:p w14:paraId="69A491D9" w14:textId="77777777" w:rsidR="002C246B" w:rsidRPr="006B6D0A" w:rsidRDefault="002C246B" w:rsidP="009A20C6">
      <w:pPr>
        <w:pStyle w:val="Alg4"/>
        <w:numPr>
          <w:ilvl w:val="2"/>
          <w:numId w:val="398"/>
        </w:numPr>
        <w:spacing w:after="220"/>
        <w:contextualSpacing/>
        <w:rPr>
          <w:ins w:id="7125" w:author="Allen Wirfs-Brock rev2" w:date="2011-07-21T15:59:00Z"/>
        </w:rPr>
      </w:pPr>
      <w:ins w:id="7126" w:author="Allen Wirfs-Brock rev2" w:date="2011-07-21T15:59:00Z">
        <w:r w:rsidRPr="006B6D0A">
          <w:t xml:space="preserve">Let </w:t>
        </w:r>
        <w:r w:rsidRPr="006B6D0A">
          <w:rPr>
            <w:i/>
          </w:rPr>
          <w:t>go</w:t>
        </w:r>
        <w:r w:rsidRPr="006B6D0A">
          <w:t xml:space="preserve"> be the global object.</w:t>
        </w:r>
      </w:ins>
    </w:p>
    <w:p w14:paraId="697C0FCA" w14:textId="77777777" w:rsidR="002C246B" w:rsidRPr="006B6D0A" w:rsidRDefault="002C246B" w:rsidP="009A20C6">
      <w:pPr>
        <w:pStyle w:val="Alg4"/>
        <w:numPr>
          <w:ilvl w:val="2"/>
          <w:numId w:val="398"/>
        </w:numPr>
        <w:spacing w:after="220"/>
        <w:contextualSpacing/>
        <w:rPr>
          <w:ins w:id="7127" w:author="Allen Wirfs-Brock rev2" w:date="2011-07-21T16:01:00Z"/>
        </w:rPr>
      </w:pPr>
      <w:ins w:id="7128" w:author="Allen Wirfs-Brock rev2" w:date="2011-07-21T16:01:00Z">
        <w:r w:rsidRPr="006B6D0A">
          <w:t xml:space="preserve">Let </w:t>
        </w:r>
        <w:r w:rsidRPr="006B6D0A">
          <w:rPr>
            <w:i/>
          </w:rPr>
          <w:t>existingProp</w:t>
        </w:r>
        <w:r w:rsidRPr="006B6D0A">
          <w:t xml:space="preserve"> be the result</w:t>
        </w:r>
        <w:del w:id="7129" w:author="Rev 3 Allen Wirfs-Brock" w:date="2011-08-30T11:33:00Z">
          <w:r w:rsidRPr="006B6D0A" w:rsidDel="00C31B53">
            <w:delText>ing</w:delText>
          </w:r>
        </w:del>
        <w:r w:rsidRPr="006B6D0A">
          <w:t xml:space="preserve"> of calling the [[GetOwnProperty]] internal method of </w:t>
        </w:r>
        <w:r w:rsidRPr="006B6D0A">
          <w:rPr>
            <w:i/>
          </w:rPr>
          <w:t>go</w:t>
        </w:r>
        <w:r w:rsidRPr="006B6D0A">
          <w:t xml:space="preserve"> with argument </w:t>
        </w:r>
        <w:del w:id="7130" w:author="Rev 6 Allen Wirfs-Brock" w:date="2012-02-27T15:30:00Z">
          <w:r w:rsidRPr="006B6D0A" w:rsidDel="00764766">
            <w:rPr>
              <w:i/>
            </w:rPr>
            <w:delText>f</w:delText>
          </w:r>
        </w:del>
      </w:ins>
      <w:ins w:id="7131" w:author="Rev 6 Allen Wirfs-Brock" w:date="2012-02-27T15:30:00Z">
        <w:r w:rsidR="00764766">
          <w:rPr>
            <w:i/>
          </w:rPr>
          <w:t>d</w:t>
        </w:r>
      </w:ins>
      <w:ins w:id="7132" w:author="Allen Wirfs-Brock rev2" w:date="2011-07-21T16:01:00Z">
        <w:r w:rsidRPr="006B6D0A">
          <w:rPr>
            <w:i/>
          </w:rPr>
          <w:t>n</w:t>
        </w:r>
        <w:r w:rsidRPr="006B6D0A">
          <w:t>.</w:t>
        </w:r>
      </w:ins>
    </w:p>
    <w:p w14:paraId="5776B00B" w14:textId="77777777" w:rsidR="002C246B" w:rsidRPr="006B6D0A" w:rsidRDefault="002C246B" w:rsidP="009A20C6">
      <w:pPr>
        <w:pStyle w:val="Alg4"/>
        <w:numPr>
          <w:ilvl w:val="2"/>
          <w:numId w:val="398"/>
        </w:numPr>
        <w:spacing w:after="220"/>
        <w:contextualSpacing/>
        <w:rPr>
          <w:ins w:id="7133" w:author="Allen Wirfs-Brock rev2" w:date="2011-07-21T16:00:00Z"/>
        </w:rPr>
      </w:pPr>
      <w:ins w:id="7134" w:author="Allen Wirfs-Brock rev2" w:date="2011-07-21T16:02:00Z">
        <w:r w:rsidRPr="006B6D0A">
          <w:t xml:space="preserve">If </w:t>
        </w:r>
        <w:r w:rsidRPr="006B6D0A">
          <w:rPr>
            <w:i/>
          </w:rPr>
          <w:t>existingProp</w:t>
        </w:r>
        <w:r w:rsidRPr="006B6D0A">
          <w:t xml:space="preserve"> is </w:t>
        </w:r>
        <w:r w:rsidRPr="006B6D0A">
          <w:rPr>
            <w:b/>
          </w:rPr>
          <w:t>undefined</w:t>
        </w:r>
        <w:r w:rsidRPr="006B6D0A">
          <w:t>, then</w:t>
        </w:r>
      </w:ins>
    </w:p>
    <w:p w14:paraId="7F4C72E7" w14:textId="77777777" w:rsidR="002C246B" w:rsidRPr="006B6D0A" w:rsidRDefault="002C246B" w:rsidP="009A20C6">
      <w:pPr>
        <w:pStyle w:val="Alg4"/>
        <w:numPr>
          <w:ilvl w:val="3"/>
          <w:numId w:val="398"/>
        </w:numPr>
        <w:spacing w:after="220"/>
      </w:pPr>
      <w:ins w:id="7135" w:author="Allen Wirfs-Brock rev2" w:date="2011-07-21T16:04:00Z">
        <w:r w:rsidRPr="006B6D0A">
          <w:t xml:space="preserve">Call the [[DefineOwnProperty]] internal method of </w:t>
        </w:r>
        <w:r w:rsidRPr="006B6D0A">
          <w:rPr>
            <w:i/>
          </w:rPr>
          <w:t>go</w:t>
        </w:r>
        <w:r w:rsidRPr="006B6D0A">
          <w:t xml:space="preserve">, passing </w:t>
        </w:r>
        <w:r w:rsidRPr="006B6D0A">
          <w:rPr>
            <w:i/>
          </w:rPr>
          <w:t>dn</w:t>
        </w:r>
        <w:r w:rsidRPr="006B6D0A">
          <w:t xml:space="preserve">,  Property Descriptor {[[Value]]: </w:t>
        </w:r>
        <w:r w:rsidRPr="006B6D0A">
          <w:rPr>
            <w:b/>
          </w:rPr>
          <w:t>undefined</w:t>
        </w:r>
        <w:r w:rsidRPr="006B6D0A">
          <w:t xml:space="preserve">, [[Writable]]: </w:t>
        </w:r>
        <w:r w:rsidRPr="006B6D0A">
          <w:rPr>
            <w:b/>
          </w:rPr>
          <w:t>true</w:t>
        </w:r>
        <w:r w:rsidRPr="006B6D0A">
          <w:t xml:space="preserve">, [[Enumerable]]: </w:t>
        </w:r>
        <w:r w:rsidRPr="006B6D0A">
          <w:rPr>
            <w:b/>
          </w:rPr>
          <w:t>true</w:t>
        </w:r>
        <w:r w:rsidRPr="006B6D0A">
          <w:t xml:space="preserve"> , [[Configurable]]: </w:t>
        </w:r>
        <w:r w:rsidRPr="006B6D0A">
          <w:rPr>
            <w:i/>
          </w:rPr>
          <w:t>configurableBindings</w:t>
        </w:r>
        <w:r w:rsidRPr="006B6D0A">
          <w:t xml:space="preserve"> }, and </w:t>
        </w:r>
        <w:r w:rsidRPr="006B6D0A">
          <w:rPr>
            <w:b/>
          </w:rPr>
          <w:t>true</w:t>
        </w:r>
        <w:r w:rsidRPr="006B6D0A">
          <w:t xml:space="preserve"> as arguments.</w:t>
        </w:r>
      </w:ins>
    </w:p>
    <w:p w14:paraId="32E1111D" w14:textId="77777777" w:rsidR="006B6D0A" w:rsidRPr="004D1BD1" w:rsidRDefault="006B6D0A" w:rsidP="006B6D0A">
      <w:pPr>
        <w:pStyle w:val="30"/>
        <w:numPr>
          <w:ilvl w:val="0"/>
          <w:numId w:val="0"/>
        </w:numPr>
        <w:tabs>
          <w:tab w:val="clear" w:pos="660"/>
          <w:tab w:val="left" w:pos="0"/>
        </w:tabs>
        <w:rPr>
          <w:ins w:id="7136" w:author="Rev 4 Allen Wirfs-Brock" w:date="2011-11-04T09:53:00Z"/>
        </w:rPr>
      </w:pPr>
      <w:bookmarkStart w:id="7137" w:name="_Toc235503386"/>
      <w:bookmarkStart w:id="7138" w:name="_Toc241509161"/>
      <w:bookmarkStart w:id="7139" w:name="_Toc244416648"/>
      <w:bookmarkStart w:id="7140" w:name="_Toc276631012"/>
      <w:bookmarkStart w:id="7141" w:name="_Toc336509493"/>
      <w:commentRangeStart w:id="7142"/>
      <w:ins w:id="7143" w:author="Rev 4 Allen Wirfs-Brock" w:date="2011-11-04T09:53:00Z">
        <w:r w:rsidRPr="004D1BD1">
          <w:t>10.5.</w:t>
        </w:r>
      </w:ins>
      <w:ins w:id="7144" w:author="Rev 4 Allen Wirfs-Brock" w:date="2011-11-04T09:54:00Z">
        <w:r>
          <w:t>2</w:t>
        </w:r>
      </w:ins>
      <w:ins w:id="7145" w:author="Rev 4 Allen Wirfs-Brock" w:date="2011-11-04T09:53:00Z">
        <w:r w:rsidRPr="004D1BD1">
          <w:tab/>
        </w:r>
      </w:ins>
      <w:ins w:id="7146" w:author="Rev 4 Allen Wirfs-Brock" w:date="2011-11-04T09:55:00Z">
        <w:del w:id="7147" w:author="Rev 6 Allen Wirfs-Brock" w:date="2012-01-26T11:06:00Z">
          <w:r w:rsidDel="00EB1E7F">
            <w:delText>Exrtended Code</w:delText>
          </w:r>
        </w:del>
      </w:ins>
      <w:ins w:id="7148" w:author="Rev 4 Allen Wirfs-Brock" w:date="2011-11-04T09:53:00Z">
        <w:del w:id="7149" w:author="Rev 6 Allen Wirfs-Brock" w:date="2012-01-26T11:06:00Z">
          <w:r w:rsidDel="00EB1E7F">
            <w:delText xml:space="preserve"> Top-Level </w:delText>
          </w:r>
        </w:del>
      </w:ins>
      <w:ins w:id="7150" w:author="Rev 6 Allen Wirfs-Brock" w:date="2012-01-26T11:06:00Z">
        <w:r w:rsidR="00EB1E7F">
          <w:t xml:space="preserve">Module </w:t>
        </w:r>
      </w:ins>
      <w:ins w:id="7151" w:author="Rev 4 Allen Wirfs-Brock" w:date="2011-11-04T09:53:00Z">
        <w:r>
          <w:t>Declaration Instantiation</w:t>
        </w:r>
        <w:commentRangeEnd w:id="7142"/>
        <w:r>
          <w:rPr>
            <w:rStyle w:val="af3"/>
            <w:b w:val="0"/>
          </w:rPr>
          <w:commentReference w:id="7142"/>
        </w:r>
        <w:bookmarkEnd w:id="7141"/>
      </w:ins>
    </w:p>
    <w:p w14:paraId="7F5A4F7C" w14:textId="77777777" w:rsidR="009B30BD" w:rsidRDefault="009B30BD" w:rsidP="009B30BD">
      <w:pPr>
        <w:pStyle w:val="30"/>
        <w:numPr>
          <w:ilvl w:val="0"/>
          <w:numId w:val="0"/>
        </w:numPr>
        <w:rPr>
          <w:ins w:id="7152" w:author="Rev 9 Allen Wirfs-Brock" w:date="2012-06-24T07:39:00Z"/>
        </w:rPr>
      </w:pPr>
      <w:bookmarkStart w:id="7153" w:name="_Toc336509494"/>
      <w:ins w:id="7154" w:author="Rev 4 Allen Wirfs-Brock" w:date="2011-10-04T16:34:00Z">
        <w:r w:rsidRPr="004D1BD1">
          <w:t>10.5.</w:t>
        </w:r>
      </w:ins>
      <w:ins w:id="7155" w:author="Rev 4 Allen Wirfs-Brock" w:date="2011-11-04T09:56:00Z">
        <w:r w:rsidR="006B6D0A">
          <w:t>3</w:t>
        </w:r>
      </w:ins>
      <w:ins w:id="7156" w:author="Rev 4 Allen Wirfs-Brock" w:date="2011-10-04T16:34:00Z">
        <w:r w:rsidRPr="004D1BD1">
          <w:tab/>
          <w:t>Function Declaration Instantiation</w:t>
        </w:r>
      </w:ins>
      <w:bookmarkEnd w:id="7153"/>
    </w:p>
    <w:p w14:paraId="46A852F7" w14:textId="77777777" w:rsidR="003237AF" w:rsidRDefault="003237AF" w:rsidP="008E7E56">
      <w:pPr>
        <w:rPr>
          <w:ins w:id="7157" w:author="Rev 9 Allen Wirfs-Brock" w:date="2012-06-24T07:39:00Z"/>
        </w:rPr>
      </w:pPr>
    </w:p>
    <w:p w14:paraId="42839E94" w14:textId="77777777" w:rsidR="003237AF" w:rsidRPr="003237AF" w:rsidRDefault="003237AF" w:rsidP="008E7E56">
      <w:pPr>
        <w:rPr>
          <w:ins w:id="7158" w:author="Rev 4 Allen Wirfs-Brock" w:date="2011-10-04T16:34:00Z"/>
        </w:rPr>
      </w:pPr>
    </w:p>
    <w:p w14:paraId="4E676D3B" w14:textId="77777777" w:rsidR="009B30BD" w:rsidRPr="008E7E56" w:rsidRDefault="00FE6502" w:rsidP="009B30BD">
      <w:pPr>
        <w:rPr>
          <w:ins w:id="7159" w:author="Rev 4 Allen Wirfs-Brock" w:date="2011-10-04T16:34:00Z"/>
          <w:sz w:val="18"/>
        </w:rPr>
      </w:pPr>
      <w:ins w:id="7160" w:author="Rev 4 Allen Wirfs-Brock" w:date="2011-10-20T12:42:00Z">
        <w:r w:rsidRPr="008E7E56">
          <w:rPr>
            <w:sz w:val="18"/>
          </w:rPr>
          <w:t>NOTE</w:t>
        </w:r>
        <w:r w:rsidRPr="008E7E56">
          <w:rPr>
            <w:sz w:val="18"/>
          </w:rPr>
          <w:tab/>
        </w:r>
      </w:ins>
      <w:ins w:id="7161" w:author="Rev 4 Allen Wirfs-Brock" w:date="2011-10-04T16:34:00Z">
        <w:r w:rsidR="009B30BD" w:rsidRPr="008E7E56">
          <w:rPr>
            <w:sz w:val="18"/>
          </w:rPr>
          <w:t>When a</w:t>
        </w:r>
      </w:ins>
      <w:ins w:id="7162" w:author="Rev 4 Allen Wirfs-Brock" w:date="2011-11-04T09:09:00Z">
        <w:r w:rsidR="003B4312">
          <w:rPr>
            <w:sz w:val="18"/>
          </w:rPr>
          <w:t>n</w:t>
        </w:r>
      </w:ins>
      <w:ins w:id="7163" w:author="Rev 4 Allen Wirfs-Brock" w:date="2011-10-04T16:34:00Z">
        <w:r w:rsidR="009B30BD" w:rsidRPr="008E7E56">
          <w:rPr>
            <w:sz w:val="18"/>
          </w:rPr>
          <w:t xml:space="preserve"> execution context is established for evaluating function code a new Declarative Environment Record is created and bindings for each formal parameter, and each function level variable, constant, or function declarated in the function are instantiated in the environment record. </w:t>
        </w:r>
      </w:ins>
      <w:ins w:id="7164" w:author="Rev 5 Allen Wirfs-Brock" w:date="2012-01-03T16:03:00Z">
        <w:r w:rsidR="00C20DB6">
          <w:rPr>
            <w:sz w:val="18"/>
          </w:rPr>
          <w:t xml:space="preserve">Formal parameters and functions are initialized as part of this process.  All other </w:t>
        </w:r>
      </w:ins>
      <w:ins w:id="7165" w:author="Rev 5 Allen Wirfs-Brock" w:date="2012-01-03T16:04:00Z">
        <w:r w:rsidR="00C20DB6">
          <w:rPr>
            <w:sz w:val="18"/>
          </w:rPr>
          <w:t>bindings are initialized during execution of the function code.</w:t>
        </w:r>
      </w:ins>
    </w:p>
    <w:p w14:paraId="70D645A0" w14:textId="77777777" w:rsidR="00FE6502" w:rsidRPr="006B6D0A" w:rsidRDefault="00612740" w:rsidP="00612740">
      <w:pPr>
        <w:rPr>
          <w:ins w:id="7166" w:author="Rev 4 Allen Wirfs-Brock" w:date="2011-10-06T15:40:00Z"/>
        </w:rPr>
      </w:pPr>
      <w:ins w:id="7167" w:author="Rev 4 Allen Wirfs-Brock" w:date="2011-10-06T15:40:00Z">
        <w:r w:rsidRPr="004D1BD1">
          <w:t xml:space="preserve">Function Declaration Instantiation is performed as follows using arguments </w:t>
        </w:r>
        <w:r w:rsidRPr="003B4312">
          <w:rPr>
            <w:rFonts w:ascii="Times New Roman" w:eastAsia="Times New Roman" w:hAnsi="Times New Roman"/>
            <w:i/>
            <w:spacing w:val="6"/>
            <w:lang w:eastAsia="en-US"/>
          </w:rPr>
          <w:t>func</w:t>
        </w:r>
      </w:ins>
      <w:ins w:id="7168" w:author="Rev 5 Allen Wirfs-Brock" w:date="2012-01-03T15:49:00Z">
        <w:r w:rsidR="00377876">
          <w:rPr>
            <w:rFonts w:ascii="Times New Roman" w:eastAsia="Times New Roman" w:hAnsi="Times New Roman"/>
            <w:i/>
            <w:spacing w:val="6"/>
            <w:lang w:eastAsia="en-US"/>
          </w:rPr>
          <w:t>,</w:t>
        </w:r>
      </w:ins>
      <w:ins w:id="7169" w:author="Rev 5 Allen Wirfs-Brock" w:date="2012-01-03T15:48:00Z">
        <w:r w:rsidR="00377876" w:rsidRPr="00377876">
          <w:rPr>
            <w:rFonts w:ascii="Times New Roman" w:hAnsi="Times New Roman"/>
            <w:i/>
          </w:rPr>
          <w:t xml:space="preserve"> </w:t>
        </w:r>
        <w:r w:rsidR="00377876" w:rsidRPr="009C202C">
          <w:rPr>
            <w:rFonts w:ascii="Times New Roman" w:hAnsi="Times New Roman"/>
            <w:i/>
          </w:rPr>
          <w:t>argumentsList</w:t>
        </w:r>
        <w:r w:rsidR="00377876" w:rsidRPr="00690A41">
          <w:t>,</w:t>
        </w:r>
      </w:ins>
      <w:ins w:id="7170" w:author="Rev 4 Allen Wirfs-Brock" w:date="2011-10-06T15:40:00Z">
        <w:r w:rsidRPr="003B4312">
          <w:rPr>
            <w:rFonts w:ascii="Times New Roman" w:eastAsia="Times New Roman" w:hAnsi="Times New Roman"/>
            <w:spacing w:val="6"/>
            <w:lang w:eastAsia="en-US"/>
          </w:rPr>
          <w:t xml:space="preserve"> </w:t>
        </w:r>
        <w:r w:rsidRPr="003B4312">
          <w:t xml:space="preserve">and </w:t>
        </w:r>
      </w:ins>
      <w:ins w:id="7171" w:author="Rev 4 Allen Wirfs-Brock" w:date="2011-10-21T18:24:00Z">
        <w:r w:rsidR="00315BAB" w:rsidRPr="003B4312">
          <w:rPr>
            <w:rFonts w:ascii="Times New Roman" w:eastAsia="Times New Roman" w:hAnsi="Times New Roman"/>
            <w:i/>
            <w:spacing w:val="6"/>
            <w:lang w:eastAsia="en-US"/>
          </w:rPr>
          <w:t>env</w:t>
        </w:r>
      </w:ins>
      <w:ins w:id="7172" w:author="Rev 4 Allen Wirfs-Brock" w:date="2011-10-06T15:40:00Z">
        <w:r w:rsidRPr="003B4312">
          <w:t xml:space="preserve">. </w:t>
        </w:r>
        <w:r w:rsidRPr="003B4312">
          <w:rPr>
            <w:rFonts w:ascii="Times New Roman" w:eastAsia="Times New Roman" w:hAnsi="Times New Roman"/>
            <w:i/>
            <w:spacing w:val="6"/>
            <w:lang w:eastAsia="en-US"/>
          </w:rPr>
          <w:t>func</w:t>
        </w:r>
        <w:r w:rsidRPr="003B4312">
          <w:t xml:space="preserve"> is the function object that for which the execution context is being established.  </w:t>
        </w:r>
        <w:r w:rsidRPr="003B4312">
          <w:rPr>
            <w:rFonts w:ascii="Times New Roman" w:eastAsia="Times New Roman" w:hAnsi="Times New Roman"/>
            <w:i/>
            <w:spacing w:val="6"/>
            <w:lang w:eastAsia="en-US"/>
          </w:rPr>
          <w:t>env</w:t>
        </w:r>
        <w:r w:rsidRPr="003B4312">
          <w:t xml:space="preserve"> is the declarative environment record in which bindings are to be created. </w:t>
        </w:r>
      </w:ins>
    </w:p>
    <w:p w14:paraId="6739F91E" w14:textId="77777777" w:rsidR="00612740" w:rsidRPr="006B6D0A" w:rsidRDefault="00612740" w:rsidP="009A20C6">
      <w:pPr>
        <w:pStyle w:val="Alg4"/>
        <w:numPr>
          <w:ilvl w:val="0"/>
          <w:numId w:val="570"/>
        </w:numPr>
        <w:rPr>
          <w:ins w:id="7173" w:author="Rev 4 Allen Wirfs-Brock" w:date="2011-10-06T15:41:00Z"/>
        </w:rPr>
      </w:pPr>
      <w:ins w:id="7174" w:author="Rev 4 Allen Wirfs-Brock" w:date="2011-10-06T15:41:00Z">
        <w:r w:rsidRPr="006B6D0A">
          <w:t xml:space="preserve">Let </w:t>
        </w:r>
        <w:r w:rsidRPr="006B6D0A">
          <w:rPr>
            <w:i/>
          </w:rPr>
          <w:t xml:space="preserve">code </w:t>
        </w:r>
        <w:r w:rsidRPr="006B6D0A">
          <w:t xml:space="preserve">be the value of the [[Code]] internal property of </w:t>
        </w:r>
        <w:r w:rsidRPr="006B6D0A">
          <w:rPr>
            <w:i/>
          </w:rPr>
          <w:t>func</w:t>
        </w:r>
        <w:r w:rsidRPr="006B6D0A">
          <w:t>.</w:t>
        </w:r>
      </w:ins>
    </w:p>
    <w:p w14:paraId="3616E69D" w14:textId="77777777" w:rsidR="002705D1" w:rsidRPr="009C202C" w:rsidRDefault="002705D1" w:rsidP="009A20C6">
      <w:pPr>
        <w:pStyle w:val="Alg4"/>
        <w:numPr>
          <w:ilvl w:val="0"/>
          <w:numId w:val="570"/>
        </w:numPr>
        <w:rPr>
          <w:ins w:id="7175" w:author="Rev 4 Allen Wirfs-Brock" w:date="2011-10-18T12:27:00Z"/>
        </w:rPr>
      </w:pPr>
      <w:ins w:id="7176" w:author="Rev 4 Allen Wirfs-Brock" w:date="2011-10-18T12:27:00Z">
        <w:r w:rsidRPr="00E65A34">
          <w:t xml:space="preserve">Let </w:t>
        </w:r>
        <w:r w:rsidRPr="009C202C">
          <w:rPr>
            <w:i/>
          </w:rPr>
          <w:t>strict</w:t>
        </w:r>
        <w:r w:rsidRPr="009C202C">
          <w:t xml:space="preserve"> be </w:t>
        </w:r>
        <w:del w:id="7177" w:author="Rev 8 Allen Wirfs-Brock" w:date="2012-06-14T14:51:00Z">
          <w:r w:rsidRPr="009C202C" w:rsidDel="00CA30A6">
            <w:delText xml:space="preserve">be </w:delText>
          </w:r>
        </w:del>
        <w:r w:rsidRPr="009C202C">
          <w:t xml:space="preserve">the value of the [[Strict]] internal property of </w:t>
        </w:r>
        <w:r w:rsidRPr="009C202C">
          <w:rPr>
            <w:i/>
          </w:rPr>
          <w:t>func</w:t>
        </w:r>
        <w:r w:rsidRPr="009C202C">
          <w:t>.</w:t>
        </w:r>
      </w:ins>
    </w:p>
    <w:p w14:paraId="2799F266" w14:textId="77777777" w:rsidR="00612740" w:rsidRPr="00B820AB" w:rsidRDefault="00612740" w:rsidP="009A20C6">
      <w:pPr>
        <w:pStyle w:val="Alg4"/>
        <w:numPr>
          <w:ilvl w:val="0"/>
          <w:numId w:val="570"/>
        </w:numPr>
        <w:rPr>
          <w:ins w:id="7178" w:author="Rev 4 Allen Wirfs-Brock" w:date="2011-10-06T15:41:00Z"/>
        </w:rPr>
      </w:pPr>
      <w:ins w:id="7179" w:author="Rev 4 Allen Wirfs-Brock" w:date="2011-10-06T15:41:00Z">
        <w:r w:rsidRPr="009C202C">
          <w:t xml:space="preserve">Let </w:t>
        </w:r>
        <w:del w:id="7180" w:author="Rev 5 Allen Wirfs-Brock" w:date="2012-01-03T15:27:00Z">
          <w:r w:rsidRPr="009C202C" w:rsidDel="00BC7A6E">
            <w:rPr>
              <w:i/>
            </w:rPr>
            <w:delText>FormalParameterList</w:delText>
          </w:r>
        </w:del>
      </w:ins>
      <w:ins w:id="7181" w:author="Rev 5 Allen Wirfs-Brock" w:date="2012-01-03T15:27:00Z">
        <w:r w:rsidR="00BC7A6E">
          <w:rPr>
            <w:i/>
          </w:rPr>
          <w:t>formals</w:t>
        </w:r>
      </w:ins>
      <w:ins w:id="7182" w:author="Rev 4 Allen Wirfs-Brock" w:date="2011-10-06T15:41:00Z">
        <w:r w:rsidRPr="009C202C">
          <w:t xml:space="preserve"> be the value of the [[FormalParameterList]] internal property of </w:t>
        </w:r>
        <w:r w:rsidRPr="00B820AB">
          <w:rPr>
            <w:i/>
          </w:rPr>
          <w:t>func</w:t>
        </w:r>
        <w:r w:rsidRPr="00B820AB">
          <w:t>.</w:t>
        </w:r>
      </w:ins>
    </w:p>
    <w:p w14:paraId="57F4F2F8" w14:textId="77777777" w:rsidR="00612740" w:rsidRPr="00E77497" w:rsidRDefault="00612740" w:rsidP="009A20C6">
      <w:pPr>
        <w:pStyle w:val="Alg4"/>
        <w:numPr>
          <w:ilvl w:val="0"/>
          <w:numId w:val="570"/>
        </w:numPr>
        <w:rPr>
          <w:ins w:id="7183" w:author="Rev 4 Allen Wirfs-Brock" w:date="2011-10-06T15:41:00Z"/>
        </w:rPr>
      </w:pPr>
      <w:ins w:id="7184" w:author="Rev 4 Allen Wirfs-Brock" w:date="2011-10-06T15:41:00Z">
        <w:r w:rsidRPr="00675B74">
          <w:t xml:space="preserve">Let </w:t>
        </w:r>
        <w:r w:rsidRPr="00E77497">
          <w:rPr>
            <w:i/>
          </w:rPr>
          <w:t>parameterNames</w:t>
        </w:r>
        <w:r w:rsidRPr="00E77497">
          <w:t xml:space="preserve"> be the BoundNames of </w:t>
        </w:r>
      </w:ins>
      <w:ins w:id="7185" w:author="Rev 7 Allen Wirfs-Brock" w:date="2012-04-28T19:39:00Z">
        <w:r w:rsidR="006575D9">
          <w:rPr>
            <w:i/>
          </w:rPr>
          <w:t>formals</w:t>
        </w:r>
      </w:ins>
      <w:ins w:id="7186" w:author="Rev 4 Allen Wirfs-Brock" w:date="2011-10-06T15:41:00Z">
        <w:del w:id="7187" w:author="Rev 7 Allen Wirfs-Brock" w:date="2012-04-28T19:39:00Z">
          <w:r w:rsidRPr="00E77497" w:rsidDel="006575D9">
            <w:rPr>
              <w:i/>
            </w:rPr>
            <w:delText>FormalParameterList</w:delText>
          </w:r>
        </w:del>
        <w:r w:rsidRPr="00E77497">
          <w:t>.</w:t>
        </w:r>
      </w:ins>
    </w:p>
    <w:p w14:paraId="6B19EB9C" w14:textId="77777777" w:rsidR="008F767D" w:rsidRPr="00E77497" w:rsidRDefault="008F767D" w:rsidP="009A20C6">
      <w:pPr>
        <w:pStyle w:val="Alg4"/>
        <w:numPr>
          <w:ilvl w:val="0"/>
          <w:numId w:val="570"/>
        </w:numPr>
        <w:rPr>
          <w:ins w:id="7188" w:author="Rev 4 Allen Wirfs-Brock" w:date="2011-10-06T15:56:00Z"/>
        </w:rPr>
      </w:pPr>
      <w:ins w:id="7189" w:author="Rev 4 Allen Wirfs-Brock" w:date="2011-10-06T15:56:00Z">
        <w:r w:rsidRPr="00E77497">
          <w:t xml:space="preserve">For each String </w:t>
        </w:r>
        <w:r w:rsidRPr="00E77497">
          <w:rPr>
            <w:i/>
          </w:rPr>
          <w:t>argName</w:t>
        </w:r>
        <w:r w:rsidRPr="00E77497">
          <w:t xml:space="preserve"> in </w:t>
        </w:r>
      </w:ins>
      <w:ins w:id="7190" w:author="Rev 4 Allen Wirfs-Brock" w:date="2011-10-18T12:28:00Z">
        <w:r w:rsidR="002705D1" w:rsidRPr="00E77497">
          <w:rPr>
            <w:i/>
          </w:rPr>
          <w:t>parameterNames</w:t>
        </w:r>
      </w:ins>
      <w:ins w:id="7191" w:author="Rev 4 Allen Wirfs-Brock" w:date="2011-10-06T15:56:00Z">
        <w:r w:rsidRPr="00E77497">
          <w:t>, in list order do</w:t>
        </w:r>
      </w:ins>
    </w:p>
    <w:p w14:paraId="5C709F81" w14:textId="77777777" w:rsidR="0022315B" w:rsidRPr="00E77497" w:rsidRDefault="0022315B" w:rsidP="009A20C6">
      <w:pPr>
        <w:pStyle w:val="Alg4"/>
        <w:numPr>
          <w:ilvl w:val="1"/>
          <w:numId w:val="570"/>
        </w:numPr>
        <w:rPr>
          <w:ins w:id="7192" w:author="Rev 4 Allen Wirfs-Brock" w:date="2011-10-20T13:10:00Z"/>
        </w:rPr>
      </w:pPr>
      <w:ins w:id="7193" w:author="Rev 4 Allen Wirfs-Brock" w:date="2011-10-20T13:10: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sidRPr="00E77497">
          <w:rPr>
            <w:i/>
          </w:rPr>
          <w:t>argName</w:t>
        </w:r>
        <w:r w:rsidRPr="00E77497">
          <w:t xml:space="preserve"> as the argument.</w:t>
        </w:r>
      </w:ins>
    </w:p>
    <w:p w14:paraId="67A3FDFD" w14:textId="77777777" w:rsidR="009C202C" w:rsidRPr="009C202C" w:rsidRDefault="009C202C" w:rsidP="009A20C6">
      <w:pPr>
        <w:pStyle w:val="Alg4"/>
        <w:numPr>
          <w:ilvl w:val="1"/>
          <w:numId w:val="570"/>
        </w:numPr>
        <w:rPr>
          <w:ins w:id="7194" w:author="Rev 4 Allen Wirfs-Brock" w:date="2011-11-04T10:47:00Z"/>
          <w:rFonts w:ascii="Arial" w:hAnsi="Arial" w:cs="Arial"/>
        </w:rPr>
      </w:pPr>
      <w:ins w:id="7195" w:author="Rev 4 Allen Wirfs-Brock" w:date="2011-11-04T10:48:00Z">
        <w:r w:rsidRPr="009C202C">
          <w:rPr>
            <w:rFonts w:ascii="Arial" w:hAnsi="Arial" w:cs="Arial"/>
            <w:sz w:val="18"/>
          </w:rPr>
          <w:t>NOTE</w:t>
        </w:r>
      </w:ins>
      <w:ins w:id="7196" w:author="Rev 5 Allen Wirfs-Brock" w:date="2011-12-30T11:28:00Z">
        <w:r w:rsidR="00021990">
          <w:rPr>
            <w:rFonts w:ascii="Arial" w:hAnsi="Arial" w:cs="Arial"/>
            <w:sz w:val="18"/>
          </w:rPr>
          <w:t xml:space="preserve">  </w:t>
        </w:r>
      </w:ins>
      <w:ins w:id="7197" w:author="Rev 4 Allen Wirfs-Brock" w:date="2011-11-04T10:47:00Z">
        <w:r w:rsidRPr="009C202C">
          <w:rPr>
            <w:rFonts w:ascii="Arial" w:hAnsi="Arial" w:cs="Arial"/>
            <w:sz w:val="18"/>
          </w:rPr>
          <w:t xml:space="preserve"> </w:t>
        </w:r>
      </w:ins>
      <w:ins w:id="7198" w:author="Rev 4 Allen Wirfs-Brock" w:date="2011-11-04T10:48:00Z">
        <w:r w:rsidRPr="009C202C">
          <w:rPr>
            <w:rFonts w:ascii="Arial" w:hAnsi="Arial" w:cs="Arial"/>
            <w:sz w:val="18"/>
          </w:rPr>
          <w:t>D</w:t>
        </w:r>
      </w:ins>
      <w:ins w:id="7199" w:author="Rev 4 Allen Wirfs-Brock" w:date="2011-11-04T10:47:00Z">
        <w:r w:rsidRPr="009C202C">
          <w:rPr>
            <w:rFonts w:ascii="Arial" w:hAnsi="Arial" w:cs="Arial"/>
            <w:sz w:val="18"/>
          </w:rPr>
          <w:t xml:space="preserve">uplicate parameter names can only occur in non-strict </w:t>
        </w:r>
      </w:ins>
      <w:ins w:id="7200" w:author="Rev 7 Allen Wirfs-Brock" w:date="2012-04-30T14:04:00Z">
        <w:r w:rsidR="00CC7685">
          <w:rPr>
            <w:rFonts w:ascii="Arial" w:hAnsi="Arial" w:cs="Arial"/>
            <w:sz w:val="18"/>
          </w:rPr>
          <w:t xml:space="preserve">Normal </w:t>
        </w:r>
      </w:ins>
      <w:ins w:id="7201" w:author="Rev 4 Allen Wirfs-Brock" w:date="2011-11-04T10:47:00Z">
        <w:del w:id="7202" w:author="Rev 7 Allen Wirfs-Brock" w:date="2012-04-30T14:04:00Z">
          <w:r w:rsidRPr="009C202C" w:rsidDel="00CC7685">
            <w:rPr>
              <w:rFonts w:ascii="Arial" w:hAnsi="Arial" w:cs="Arial"/>
              <w:sz w:val="18"/>
            </w:rPr>
            <w:delText>code</w:delText>
          </w:r>
        </w:del>
      </w:ins>
      <w:ins w:id="7203" w:author="Rev 7 Allen Wirfs-Brock" w:date="2012-04-30T14:04:00Z">
        <w:r w:rsidR="00CC7685">
          <w:rPr>
            <w:rFonts w:ascii="Arial" w:hAnsi="Arial" w:cs="Arial"/>
            <w:sz w:val="18"/>
          </w:rPr>
          <w:t>functions</w:t>
        </w:r>
      </w:ins>
      <w:ins w:id="7204" w:author="Rev 4 Allen Wirfs-Brock" w:date="2011-11-04T10:47:00Z">
        <w:r w:rsidRPr="009C202C">
          <w:rPr>
            <w:rFonts w:ascii="Arial" w:hAnsi="Arial" w:cs="Arial"/>
            <w:sz w:val="18"/>
          </w:rPr>
          <w:t>.</w:t>
        </w:r>
      </w:ins>
    </w:p>
    <w:p w14:paraId="1953C2DB" w14:textId="77777777" w:rsidR="0022315B" w:rsidRPr="009C202C" w:rsidRDefault="0022315B" w:rsidP="009A20C6">
      <w:pPr>
        <w:pStyle w:val="Alg4"/>
        <w:numPr>
          <w:ilvl w:val="1"/>
          <w:numId w:val="570"/>
        </w:numPr>
        <w:rPr>
          <w:ins w:id="7205" w:author="Rev 4 Allen Wirfs-Brock" w:date="2011-10-20T13:10:00Z"/>
        </w:rPr>
      </w:pPr>
      <w:ins w:id="7206" w:author="Rev 4 Allen Wirfs-Brock" w:date="2011-10-20T13:10:00Z">
        <w:r w:rsidRPr="009C202C">
          <w:t xml:space="preserve">If </w:t>
        </w:r>
        <w:r w:rsidRPr="009C202C">
          <w:rPr>
            <w:i/>
          </w:rPr>
          <w:t xml:space="preserve">alreadyDeclared </w:t>
        </w:r>
        <w:r w:rsidRPr="009C202C">
          <w:t xml:space="preserve">is </w:t>
        </w:r>
        <w:r w:rsidRPr="009C202C">
          <w:rPr>
            <w:b/>
          </w:rPr>
          <w:t>false</w:t>
        </w:r>
        <w:r w:rsidRPr="009C202C">
          <w:t xml:space="preserve">, then </w:t>
        </w:r>
      </w:ins>
    </w:p>
    <w:p w14:paraId="3D670D45" w14:textId="77777777" w:rsidR="008F767D" w:rsidRPr="00B820AB" w:rsidRDefault="00C24EEA" w:rsidP="009A20C6">
      <w:pPr>
        <w:pStyle w:val="Alg4"/>
        <w:numPr>
          <w:ilvl w:val="2"/>
          <w:numId w:val="570"/>
        </w:numPr>
        <w:rPr>
          <w:ins w:id="7207" w:author="Rev 4 Allen Wirfs-Brock" w:date="2011-10-06T15:56:00Z"/>
        </w:rPr>
      </w:pPr>
      <w:ins w:id="7208" w:author="Rev 9 Allen Wirfs-Brock" w:date="2012-07-08T14:09:00Z">
        <w:r>
          <w:t xml:space="preserve">Let </w:t>
        </w:r>
        <w:r w:rsidRPr="0039463E">
          <w:rPr>
            <w:i/>
          </w:rPr>
          <w:t>status</w:t>
        </w:r>
        <w:r>
          <w:t xml:space="preserve"> be the result of calling</w:t>
        </w:r>
        <w:r w:rsidRPr="00B820AB">
          <w:t xml:space="preserve"> </w:t>
        </w:r>
      </w:ins>
      <w:ins w:id="7209" w:author="Rev 4 Allen Wirfs-Brock" w:date="2011-10-06T15:56:00Z">
        <w:del w:id="7210" w:author="Rev 9 Allen Wirfs-Brock" w:date="2012-07-08T14:09:00Z">
          <w:r w:rsidR="008F767D" w:rsidRPr="009C202C" w:rsidDel="00C24EEA">
            <w:delText xml:space="preserve">Call </w:delText>
          </w:r>
        </w:del>
        <w:r w:rsidR="008F767D" w:rsidRPr="009C202C">
          <w:rPr>
            <w:i/>
          </w:rPr>
          <w:t>env’s</w:t>
        </w:r>
        <w:r w:rsidR="008F767D" w:rsidRPr="009C202C">
          <w:t xml:space="preserve"> C</w:t>
        </w:r>
        <w:r w:rsidR="008F767D" w:rsidRPr="00B820AB">
          <w:t xml:space="preserve">reateMutableBinding concrete method passing </w:t>
        </w:r>
        <w:r w:rsidR="008F767D" w:rsidRPr="00B820AB">
          <w:rPr>
            <w:i/>
          </w:rPr>
          <w:t>argName</w:t>
        </w:r>
        <w:r w:rsidR="008F767D" w:rsidRPr="00B820AB">
          <w:t xml:space="preserve"> as the argument.</w:t>
        </w:r>
      </w:ins>
    </w:p>
    <w:p w14:paraId="3574F55F" w14:textId="77777777" w:rsidR="00533E91" w:rsidRDefault="00533E91" w:rsidP="00533E91">
      <w:pPr>
        <w:pStyle w:val="Alg4"/>
        <w:numPr>
          <w:ilvl w:val="2"/>
          <w:numId w:val="570"/>
        </w:numPr>
        <w:rPr>
          <w:ins w:id="7211" w:author="Rev 9 Allen Wirfs-Brock" w:date="2012-07-08T14:10:00Z"/>
        </w:rPr>
      </w:pPr>
      <w:commentRangeStart w:id="7212"/>
      <w:ins w:id="7213" w:author="Rev 9 Allen Wirfs-Brock" w:date="2012-07-08T14:10:00Z">
        <w:r>
          <w:t>ReturnIfAbrupt(</w:t>
        </w:r>
        <w:r w:rsidRPr="00533E91">
          <w:rPr>
            <w:i/>
          </w:rPr>
          <w:t>status</w:t>
        </w:r>
        <w:r>
          <w:t>).</w:t>
        </w:r>
      </w:ins>
      <w:commentRangeEnd w:id="7212"/>
      <w:ins w:id="7214" w:author="Rev 9 Allen Wirfs-Brock" w:date="2012-07-08T14:11:00Z">
        <w:r>
          <w:rPr>
            <w:rStyle w:val="af3"/>
            <w:rFonts w:ascii="Arial" w:eastAsia="MS Mincho" w:hAnsi="Arial"/>
            <w:spacing w:val="0"/>
            <w:lang w:eastAsia="ja-JP"/>
          </w:rPr>
          <w:commentReference w:id="7212"/>
        </w:r>
      </w:ins>
    </w:p>
    <w:p w14:paraId="62F6072A" w14:textId="77777777" w:rsidR="00B820AB" w:rsidRPr="00B820AB" w:rsidRDefault="00B820AB" w:rsidP="00533E91">
      <w:pPr>
        <w:pStyle w:val="Alg4"/>
        <w:numPr>
          <w:ilvl w:val="2"/>
          <w:numId w:val="570"/>
        </w:numPr>
        <w:rPr>
          <w:ins w:id="7215" w:author="Rev 4 Allen Wirfs-Brock" w:date="2011-11-04T10:50:00Z"/>
        </w:rPr>
      </w:pPr>
      <w:ins w:id="7216" w:author="Rev 4 Allen Wirfs-Brock" w:date="2011-11-04T10:50:00Z">
        <w:r>
          <w:t>If</w:t>
        </w:r>
      </w:ins>
      <w:ins w:id="7217" w:author="Rev 4 Allen Wirfs-Brock" w:date="2011-11-04T10:51:00Z">
        <w:r>
          <w:t xml:space="preserve"> </w:t>
        </w:r>
        <w:r w:rsidRPr="00B820AB">
          <w:rPr>
            <w:i/>
          </w:rPr>
          <w:t>strict</w:t>
        </w:r>
        <w:r>
          <w:t xml:space="preserve"> is </w:t>
        </w:r>
        <w:r w:rsidRPr="00B820AB">
          <w:rPr>
            <w:b/>
          </w:rPr>
          <w:t>false</w:t>
        </w:r>
        <w:r>
          <w:t>, then</w:t>
        </w:r>
      </w:ins>
    </w:p>
    <w:p w14:paraId="137DC54E" w14:textId="77777777" w:rsidR="00B820AB" w:rsidRPr="004418C4" w:rsidRDefault="00B820AB" w:rsidP="00533E91">
      <w:pPr>
        <w:pStyle w:val="Alg4"/>
        <w:numPr>
          <w:ilvl w:val="3"/>
          <w:numId w:val="570"/>
        </w:numPr>
        <w:rPr>
          <w:ins w:id="7218" w:author="Rev 4 Allen Wirfs-Brock" w:date="2011-11-04T10:52:00Z"/>
        </w:rPr>
      </w:pPr>
      <w:ins w:id="7219" w:author="Rev 4 Allen Wirfs-Brock" w:date="2011-11-04T10:52:00Z">
        <w:r w:rsidRPr="004418C4">
          <w:t xml:space="preserve">Call </w:t>
        </w:r>
        <w:r w:rsidRPr="004418C4">
          <w:rPr>
            <w:i/>
          </w:rPr>
          <w:t>env</w:t>
        </w:r>
        <w:r w:rsidRPr="004418C4">
          <w:t xml:space="preserve">’s InitializeBinding concrete method passing </w:t>
        </w:r>
        <w:r w:rsidRPr="00B820AB">
          <w:rPr>
            <w:i/>
          </w:rPr>
          <w:t>argName</w:t>
        </w:r>
        <w:r w:rsidRPr="004418C4">
          <w:t xml:space="preserve">, and </w:t>
        </w:r>
        <w:r w:rsidRPr="004418C4">
          <w:rPr>
            <w:b/>
          </w:rPr>
          <w:t>undefined</w:t>
        </w:r>
        <w:r w:rsidRPr="004418C4">
          <w:t xml:space="preserve"> as the arguments.</w:t>
        </w:r>
      </w:ins>
    </w:p>
    <w:p w14:paraId="5B06FC27" w14:textId="77777777" w:rsidR="00225BCB" w:rsidRPr="00B820AB" w:rsidRDefault="00225BCB" w:rsidP="009A20C6">
      <w:pPr>
        <w:pStyle w:val="Alg4"/>
        <w:numPr>
          <w:ilvl w:val="0"/>
          <w:numId w:val="570"/>
        </w:numPr>
        <w:rPr>
          <w:ins w:id="7220" w:author="Rev 4 Allen Wirfs-Brock" w:date="2011-10-20T13:18:00Z"/>
        </w:rPr>
      </w:pPr>
      <w:ins w:id="7221" w:author="Rev 4 Allen Wirfs-Brock" w:date="2011-10-20T13:18:00Z">
        <w:r w:rsidRPr="00B820AB">
          <w:t xml:space="preserve">Let </w:t>
        </w:r>
        <w:commentRangeStart w:id="7222"/>
        <w:r w:rsidRPr="00B820AB">
          <w:rPr>
            <w:i/>
          </w:rPr>
          <w:t>declarations</w:t>
        </w:r>
        <w:r w:rsidRPr="00B820AB">
          <w:t xml:space="preserve"> </w:t>
        </w:r>
      </w:ins>
      <w:commentRangeEnd w:id="7222"/>
      <w:r w:rsidR="00021990">
        <w:rPr>
          <w:rStyle w:val="af3"/>
          <w:rFonts w:ascii="Arial" w:eastAsia="MS Mincho" w:hAnsi="Arial"/>
          <w:spacing w:val="0"/>
          <w:lang w:eastAsia="ja-JP"/>
        </w:rPr>
        <w:commentReference w:id="7222"/>
      </w:r>
      <w:ins w:id="7223" w:author="Rev 4 Allen Wirfs-Brock" w:date="2011-10-20T13:18:00Z">
        <w:r w:rsidRPr="00B820AB">
          <w:t xml:space="preserve">be the LexicalDeclarations of </w:t>
        </w:r>
        <w:r w:rsidRPr="00B820AB">
          <w:rPr>
            <w:i/>
          </w:rPr>
          <w:t>code</w:t>
        </w:r>
        <w:r w:rsidRPr="00B820AB">
          <w:t>.</w:t>
        </w:r>
      </w:ins>
    </w:p>
    <w:p w14:paraId="36045490" w14:textId="77777777" w:rsidR="00BC7A6E" w:rsidRPr="008B7F6F" w:rsidRDefault="00BC7A6E" w:rsidP="00BC7A6E">
      <w:pPr>
        <w:pStyle w:val="Alg4"/>
        <w:numPr>
          <w:ilvl w:val="0"/>
          <w:numId w:val="570"/>
        </w:numPr>
        <w:tabs>
          <w:tab w:val="left" w:pos="720"/>
        </w:tabs>
        <w:rPr>
          <w:ins w:id="7224" w:author="Rev 5 Allen Wirfs-Brock" w:date="2012-01-03T15:27:00Z"/>
        </w:rPr>
      </w:pPr>
      <w:ins w:id="7225" w:author="Rev 5 Allen Wirfs-Brock" w:date="2012-01-03T15:27:00Z">
        <w:r w:rsidRPr="003B4312">
          <w:t xml:space="preserve">If </w:t>
        </w:r>
        <w:r w:rsidRPr="003B4312">
          <w:rPr>
            <w:i/>
          </w:rPr>
          <w:t>strict</w:t>
        </w:r>
        <w:r w:rsidRPr="003B4312">
          <w:t xml:space="preserve"> is </w:t>
        </w:r>
        <w:r w:rsidRPr="008B7F6F">
          <w:rPr>
            <w:b/>
          </w:rPr>
          <w:t>true</w:t>
        </w:r>
        <w:r w:rsidRPr="008B7F6F">
          <w:t>, then</w:t>
        </w:r>
      </w:ins>
    </w:p>
    <w:p w14:paraId="5F2CDD78" w14:textId="77777777" w:rsidR="00BC7A6E" w:rsidRPr="00E77497" w:rsidRDefault="00BC7A6E" w:rsidP="00BC7A6E">
      <w:pPr>
        <w:pStyle w:val="Alg4"/>
        <w:numPr>
          <w:ilvl w:val="1"/>
          <w:numId w:val="570"/>
        </w:numPr>
        <w:tabs>
          <w:tab w:val="left" w:pos="720"/>
        </w:tabs>
        <w:rPr>
          <w:ins w:id="7226" w:author="Rev 5 Allen Wirfs-Brock" w:date="2012-01-03T15:27:00Z"/>
        </w:rPr>
      </w:pPr>
      <w:ins w:id="7227" w:author="Rev 5 Allen Wirfs-Brock" w:date="2012-01-03T15:27:00Z">
        <w:r w:rsidRPr="00E65A34">
          <w:t xml:space="preserve">Let </w:t>
        </w:r>
        <w:r w:rsidRPr="00546435">
          <w:rPr>
            <w:i/>
          </w:rPr>
          <w:t>ao</w:t>
        </w:r>
        <w:r w:rsidRPr="00546435">
          <w:t xml:space="preserve"> be the result of </w:t>
        </w:r>
        <w:r w:rsidRPr="009C202C">
          <w:t>CreateStrictArgumentsObject</w:t>
        </w:r>
        <w:del w:id="7228" w:author="Rev 10 Allen Wirfs-Brock" w:date="2012-08-13T15:32:00Z">
          <w:r w:rsidRPr="00E77497" w:rsidDel="0003414D">
            <w:delText>.</w:delText>
          </w:r>
        </w:del>
        <w:r w:rsidRPr="00E77497">
          <w:t xml:space="preserve"> with argument </w:t>
        </w:r>
        <w:r w:rsidRPr="00E77497">
          <w:rPr>
            <w:i/>
          </w:rPr>
          <w:t>argumentsList.</w:t>
        </w:r>
        <w:r w:rsidRPr="00E77497">
          <w:t xml:space="preserve"> </w:t>
        </w:r>
      </w:ins>
    </w:p>
    <w:p w14:paraId="57393788" w14:textId="77777777" w:rsidR="00BC7A6E" w:rsidRDefault="00E91EEE" w:rsidP="00BC7A6E">
      <w:pPr>
        <w:pStyle w:val="Alg3"/>
        <w:numPr>
          <w:ilvl w:val="1"/>
          <w:numId w:val="570"/>
        </w:numPr>
        <w:rPr>
          <w:ins w:id="7229" w:author="Rev 5 Allen Wirfs-Brock" w:date="2012-01-03T15:27:00Z"/>
        </w:rPr>
      </w:pPr>
      <w:ins w:id="7230" w:author="Rev 6 Allen Wirfs-Brock" w:date="2012-02-26T09:54:00Z">
        <w:r>
          <w:t xml:space="preserve">Let </w:t>
        </w:r>
        <w:r w:rsidRPr="00E91EEE">
          <w:rPr>
            <w:i/>
          </w:rPr>
          <w:t>formalStatus</w:t>
        </w:r>
        <w:r>
          <w:t xml:space="preserve"> be the result of </w:t>
        </w:r>
      </w:ins>
      <w:ins w:id="7231" w:author="Rev 5 Allen Wirfs-Brock" w:date="2012-01-03T15:27:00Z">
        <w:del w:id="7232" w:author="Rev 6 Allen Wirfs-Brock" w:date="2012-02-26T09:55:00Z">
          <w:r w:rsidR="00BC7A6E" w:rsidDel="00E91EEE">
            <w:delText>Perform</w:delText>
          </w:r>
        </w:del>
      </w:ins>
      <w:ins w:id="7233" w:author="Rev 6 Allen Wirfs-Brock" w:date="2012-02-26T09:55:00Z">
        <w:r>
          <w:t>performing</w:t>
        </w:r>
      </w:ins>
      <w:ins w:id="7234" w:author="Rev 5 Allen Wirfs-Brock" w:date="2012-01-03T15:27:00Z">
        <w:r w:rsidR="00BC7A6E">
          <w:t xml:space="preserve"> Binding </w:t>
        </w:r>
        <w:del w:id="7235" w:author="Rev 6 Allen Wirfs-Brock" w:date="2012-02-27T15:44:00Z">
          <w:r w:rsidR="00BC7A6E" w:rsidDel="00A113E2">
            <w:delText>Initialization</w:delText>
          </w:r>
        </w:del>
      </w:ins>
      <w:ins w:id="7236" w:author="Rev 6 Allen Wirfs-Brock" w:date="2012-02-27T15:44:00Z">
        <w:r w:rsidR="00A113E2">
          <w:t>Initialisation</w:t>
        </w:r>
      </w:ins>
      <w:ins w:id="7237" w:author="Rev 5 Allen Wirfs-Brock" w:date="2012-01-03T15:27:00Z">
        <w:r w:rsidR="00BC7A6E">
          <w:t xml:space="preserve"> for </w:t>
        </w:r>
        <w:r w:rsidR="00BC7A6E" w:rsidRPr="00120381">
          <w:rPr>
            <w:i/>
          </w:rPr>
          <w:t>formals</w:t>
        </w:r>
        <w:r w:rsidR="00BC7A6E">
          <w:t xml:space="preserve"> with </w:t>
        </w:r>
        <w:r w:rsidR="00BC7A6E" w:rsidRPr="00120381">
          <w:rPr>
            <w:i/>
          </w:rPr>
          <w:t>ao</w:t>
        </w:r>
        <w:r w:rsidR="00BC7A6E">
          <w:t xml:space="preserve"> and </w:t>
        </w:r>
      </w:ins>
      <w:ins w:id="7238" w:author="Rev 5 Allen Wirfs-Brock" w:date="2012-01-03T15:28:00Z">
        <w:r w:rsidR="00BC7A6E">
          <w:rPr>
            <w:i/>
          </w:rPr>
          <w:t>env</w:t>
        </w:r>
      </w:ins>
      <w:ins w:id="7239" w:author="Rev 5 Allen Wirfs-Brock" w:date="2012-01-03T15:27:00Z">
        <w:r w:rsidR="00BC7A6E" w:rsidRPr="00E77497">
          <w:t xml:space="preserve"> </w:t>
        </w:r>
        <w:r w:rsidR="00BC7A6E">
          <w:t>as arguments</w:t>
        </w:r>
        <w:r w:rsidR="00BC7A6E" w:rsidRPr="004418C4">
          <w:t>.</w:t>
        </w:r>
      </w:ins>
    </w:p>
    <w:p w14:paraId="49144EAC" w14:textId="77777777" w:rsidR="00BC7A6E" w:rsidRPr="004418C4" w:rsidRDefault="00BC7A6E" w:rsidP="00BC7A6E">
      <w:pPr>
        <w:pStyle w:val="Alg3"/>
        <w:numPr>
          <w:ilvl w:val="0"/>
          <w:numId w:val="570"/>
        </w:numPr>
        <w:rPr>
          <w:ins w:id="7240" w:author="Rev 5 Allen Wirfs-Brock" w:date="2012-01-03T15:27:00Z"/>
        </w:rPr>
      </w:pPr>
      <w:ins w:id="7241" w:author="Rev 5 Allen Wirfs-Brock" w:date="2012-01-03T15:27:00Z">
        <w:r>
          <w:t>Else,</w:t>
        </w:r>
      </w:ins>
    </w:p>
    <w:p w14:paraId="2B1AF666" w14:textId="77777777" w:rsidR="00BC7A6E" w:rsidRPr="00E77497" w:rsidRDefault="00BC7A6E" w:rsidP="00BC7A6E">
      <w:pPr>
        <w:pStyle w:val="Alg4"/>
        <w:numPr>
          <w:ilvl w:val="1"/>
          <w:numId w:val="570"/>
        </w:numPr>
        <w:tabs>
          <w:tab w:val="left" w:pos="720"/>
        </w:tabs>
        <w:rPr>
          <w:ins w:id="7242" w:author="Rev 5 Allen Wirfs-Brock" w:date="2012-01-03T15:27:00Z"/>
        </w:rPr>
      </w:pPr>
      <w:ins w:id="7243" w:author="Rev 5 Allen Wirfs-Brock" w:date="2012-01-03T15:27:00Z">
        <w:r w:rsidRPr="00E77497">
          <w:t xml:space="preserve">Let </w:t>
        </w:r>
        <w:r w:rsidRPr="00E77497">
          <w:rPr>
            <w:i/>
          </w:rPr>
          <w:t>names</w:t>
        </w:r>
        <w:r w:rsidRPr="00E77497">
          <w:t xml:space="preserve"> be BoundNames of </w:t>
        </w:r>
        <w:r w:rsidRPr="00E77497">
          <w:rPr>
            <w:i/>
          </w:rPr>
          <w:t>formals</w:t>
        </w:r>
        <w:r w:rsidRPr="00E77497">
          <w:t>.</w:t>
        </w:r>
      </w:ins>
    </w:p>
    <w:p w14:paraId="446B7FB2" w14:textId="77777777" w:rsidR="00BC7A6E" w:rsidRPr="00E77497" w:rsidRDefault="00BC7A6E" w:rsidP="00BC7A6E">
      <w:pPr>
        <w:pStyle w:val="Alg4"/>
        <w:numPr>
          <w:ilvl w:val="1"/>
          <w:numId w:val="570"/>
        </w:numPr>
        <w:tabs>
          <w:tab w:val="left" w:pos="720"/>
        </w:tabs>
        <w:rPr>
          <w:ins w:id="7244" w:author="Rev 5 Allen Wirfs-Brock" w:date="2012-01-03T15:27:00Z"/>
          <w:rFonts w:ascii="Arial" w:hAnsi="Arial" w:cs="Arial"/>
          <w:sz w:val="18"/>
        </w:rPr>
      </w:pPr>
      <w:commentRangeStart w:id="7245"/>
      <w:ins w:id="7246" w:author="Rev 5 Allen Wirfs-Brock" w:date="2012-01-03T15:27:00Z">
        <w:r w:rsidRPr="00E77497">
          <w:rPr>
            <w:rFonts w:ascii="Arial" w:hAnsi="Arial" w:cs="Arial"/>
            <w:sz w:val="18"/>
          </w:rPr>
          <w:t>NOTE</w:t>
        </w:r>
        <w:r w:rsidRPr="00E77497">
          <w:rPr>
            <w:rFonts w:ascii="Arial" w:hAnsi="Arial" w:cs="Arial"/>
            <w:sz w:val="18"/>
          </w:rPr>
          <w:tab/>
        </w:r>
      </w:ins>
      <w:ins w:id="7247" w:author="Rev 6 Allen Wirfs-Brock" w:date="2012-02-25T15:50:00Z">
        <w:r w:rsidR="00B33855">
          <w:rPr>
            <w:rFonts w:ascii="Arial" w:hAnsi="Arial" w:cs="Arial"/>
            <w:sz w:val="18"/>
          </w:rPr>
          <w:tab/>
        </w:r>
      </w:ins>
      <w:ins w:id="7248" w:author="Rev 5 Allen Wirfs-Brock" w:date="2012-01-03T15:27:00Z">
        <w:r w:rsidRPr="00E77497">
          <w:rPr>
            <w:rFonts w:ascii="Arial" w:hAnsi="Arial" w:cs="Arial"/>
            <w:sz w:val="18"/>
          </w:rPr>
          <w:t>Because</w:t>
        </w:r>
        <w:r w:rsidRPr="00E77497">
          <w:rPr>
            <w:sz w:val="18"/>
          </w:rPr>
          <w:t xml:space="preserve"> </w:t>
        </w:r>
        <w:r w:rsidRPr="00E77497">
          <w:rPr>
            <w:i/>
            <w:sz w:val="18"/>
          </w:rPr>
          <w:t>F</w:t>
        </w:r>
        <w:r w:rsidRPr="00E77497">
          <w:rPr>
            <w:sz w:val="18"/>
          </w:rPr>
          <w:t xml:space="preserve"> </w:t>
        </w:r>
        <w:r w:rsidRPr="00E77497">
          <w:rPr>
            <w:rFonts w:ascii="Arial" w:hAnsi="Arial" w:cs="Arial"/>
            <w:sz w:val="18"/>
          </w:rPr>
          <w:t xml:space="preserve">is a none strict function it </w:t>
        </w:r>
        <w:r>
          <w:rPr>
            <w:rFonts w:ascii="Arial" w:hAnsi="Arial" w:cs="Arial"/>
            <w:sz w:val="18"/>
          </w:rPr>
          <w:t>is not</w:t>
        </w:r>
        <w:r w:rsidRPr="00675B74">
          <w:rPr>
            <w:rFonts w:ascii="Arial" w:hAnsi="Arial" w:cs="Arial"/>
            <w:sz w:val="18"/>
          </w:rPr>
          <w:t xml:space="preserve"> extended code.  Hence</w:t>
        </w:r>
        <w:r w:rsidRPr="00E77497">
          <w:rPr>
            <w:sz w:val="18"/>
          </w:rPr>
          <w:t xml:space="preserve"> </w:t>
        </w:r>
        <w:r w:rsidRPr="00E77497">
          <w:rPr>
            <w:i/>
            <w:sz w:val="18"/>
          </w:rPr>
          <w:t>formals</w:t>
        </w:r>
        <w:r w:rsidRPr="00E77497">
          <w:rPr>
            <w:sz w:val="18"/>
          </w:rPr>
          <w:t xml:space="preserve"> </w:t>
        </w:r>
        <w:r w:rsidRPr="00E77497">
          <w:rPr>
            <w:rFonts w:ascii="Arial" w:hAnsi="Arial" w:cs="Arial"/>
            <w:sz w:val="18"/>
          </w:rPr>
          <w:t>does not contain the names of any destructuring</w:t>
        </w:r>
        <w:r w:rsidRPr="00E77497">
          <w:rPr>
            <w:sz w:val="18"/>
          </w:rPr>
          <w:t xml:space="preserve"> </w:t>
        </w:r>
        <w:r w:rsidRPr="00E77497">
          <w:rPr>
            <w:i/>
            <w:sz w:val="18"/>
          </w:rPr>
          <w:t>BindingProperties</w:t>
        </w:r>
        <w:r w:rsidRPr="00E77497">
          <w:rPr>
            <w:rFonts w:ascii="Arial" w:hAnsi="Arial" w:cs="Arial"/>
            <w:sz w:val="18"/>
          </w:rPr>
          <w:t>, rest parameters, or parameters with default value initialisers.</w:t>
        </w:r>
      </w:ins>
      <w:commentRangeEnd w:id="7245"/>
      <w:r w:rsidR="00E91EEE">
        <w:rPr>
          <w:rStyle w:val="af3"/>
          <w:rFonts w:ascii="Arial" w:eastAsia="MS Mincho" w:hAnsi="Arial"/>
          <w:spacing w:val="0"/>
          <w:lang w:eastAsia="ja-JP"/>
        </w:rPr>
        <w:commentReference w:id="7245"/>
      </w:r>
    </w:p>
    <w:p w14:paraId="6B0EA4EE" w14:textId="77777777" w:rsidR="00BC7A6E" w:rsidRPr="00E77497" w:rsidRDefault="00BC7A6E" w:rsidP="00BC7A6E">
      <w:pPr>
        <w:pStyle w:val="Alg4"/>
        <w:numPr>
          <w:ilvl w:val="1"/>
          <w:numId w:val="570"/>
        </w:numPr>
        <w:tabs>
          <w:tab w:val="left" w:pos="720"/>
        </w:tabs>
        <w:rPr>
          <w:ins w:id="7249" w:author="Rev 5 Allen Wirfs-Brock" w:date="2012-01-03T15:27:00Z"/>
        </w:rPr>
      </w:pPr>
      <w:ins w:id="7250" w:author="Rev 5 Allen Wirfs-Brock" w:date="2012-01-03T15:27:00Z">
        <w:r w:rsidRPr="00E77497">
          <w:t xml:space="preserve">Let </w:t>
        </w:r>
        <w:r w:rsidRPr="00E77497">
          <w:rPr>
            <w:i/>
          </w:rPr>
          <w:t>ao</w:t>
        </w:r>
        <w:r w:rsidRPr="00E77497">
          <w:t xml:space="preserve"> be the result of performing the abstract operation CreateMappedArgumentsObject with arguments </w:t>
        </w:r>
      </w:ins>
      <w:ins w:id="7251" w:author="Rev 10 Allen Wirfs-Brock" w:date="2012-08-14T15:40:00Z">
        <w:r w:rsidR="00EA1B5F" w:rsidRPr="00C91100">
          <w:rPr>
            <w:i/>
          </w:rPr>
          <w:t>func</w:t>
        </w:r>
        <w:r w:rsidR="00EA1B5F">
          <w:t xml:space="preserve">, </w:t>
        </w:r>
      </w:ins>
      <w:ins w:id="7252" w:author="Rev 5 Allen Wirfs-Brock" w:date="2012-01-03T15:27:00Z">
        <w:r w:rsidRPr="00E77497">
          <w:rPr>
            <w:i/>
          </w:rPr>
          <w:t>names</w:t>
        </w:r>
        <w:r w:rsidRPr="00E77497">
          <w:t xml:space="preserve">, </w:t>
        </w:r>
      </w:ins>
      <w:ins w:id="7253" w:author="Rev 5 Allen Wirfs-Brock" w:date="2012-01-03T15:29:00Z">
        <w:r>
          <w:rPr>
            <w:i/>
          </w:rPr>
          <w:t>env</w:t>
        </w:r>
      </w:ins>
      <w:ins w:id="7254" w:author="Rev 5 Allen Wirfs-Brock" w:date="2012-01-03T15:27:00Z">
        <w:r w:rsidRPr="00E77497">
          <w:t xml:space="preserve">, and </w:t>
        </w:r>
        <w:r w:rsidRPr="00E77497">
          <w:rPr>
            <w:i/>
          </w:rPr>
          <w:t>argumentsList</w:t>
        </w:r>
        <w:r w:rsidRPr="00E77497">
          <w:t xml:space="preserve">. </w:t>
        </w:r>
      </w:ins>
    </w:p>
    <w:p w14:paraId="2BDA336D" w14:textId="77777777" w:rsidR="00BC7A6E" w:rsidRDefault="00E91EEE" w:rsidP="00BC7A6E">
      <w:pPr>
        <w:pStyle w:val="Alg3"/>
        <w:numPr>
          <w:ilvl w:val="1"/>
          <w:numId w:val="570"/>
        </w:numPr>
        <w:rPr>
          <w:ins w:id="7255" w:author="Rev 5 Allen Wirfs-Brock" w:date="2012-01-03T15:27:00Z"/>
        </w:rPr>
      </w:pPr>
      <w:ins w:id="7256" w:author="Rev 6 Allen Wirfs-Brock" w:date="2012-02-26T09:56:00Z">
        <w:r>
          <w:t xml:space="preserve">Let </w:t>
        </w:r>
        <w:r w:rsidRPr="00E91EEE">
          <w:rPr>
            <w:i/>
          </w:rPr>
          <w:t>formalStatus</w:t>
        </w:r>
        <w:r>
          <w:t xml:space="preserve"> be the result of performing </w:t>
        </w:r>
      </w:ins>
      <w:ins w:id="7257" w:author="Rev 5 Allen Wirfs-Brock" w:date="2012-01-03T15:27:00Z">
        <w:del w:id="7258" w:author="Rev 6 Allen Wirfs-Brock" w:date="2012-02-26T09:56:00Z">
          <w:r w:rsidR="00BC7A6E" w:rsidDel="00E91EEE">
            <w:delText xml:space="preserve">Perform </w:delText>
          </w:r>
        </w:del>
        <w:r w:rsidR="00BC7A6E">
          <w:t xml:space="preserve">Binding </w:t>
        </w:r>
        <w:del w:id="7259" w:author="Rev 6 Allen Wirfs-Brock" w:date="2012-02-27T15:44:00Z">
          <w:r w:rsidR="00BC7A6E" w:rsidDel="00A113E2">
            <w:delText>Initialization</w:delText>
          </w:r>
        </w:del>
      </w:ins>
      <w:ins w:id="7260" w:author="Rev 6 Allen Wirfs-Brock" w:date="2012-02-27T15:44:00Z">
        <w:r w:rsidR="00A113E2">
          <w:t>Initialisation</w:t>
        </w:r>
      </w:ins>
      <w:ins w:id="7261" w:author="Rev 5 Allen Wirfs-Brock" w:date="2012-01-03T15:27:00Z">
        <w:r w:rsidR="00BC7A6E">
          <w:t xml:space="preserve"> for </w:t>
        </w:r>
        <w:r w:rsidR="00BC7A6E" w:rsidRPr="004418C4">
          <w:rPr>
            <w:i/>
          </w:rPr>
          <w:t>formals</w:t>
        </w:r>
        <w:r w:rsidR="00BC7A6E">
          <w:t xml:space="preserve"> with </w:t>
        </w:r>
        <w:r w:rsidR="00BC7A6E" w:rsidRPr="004418C4">
          <w:rPr>
            <w:i/>
          </w:rPr>
          <w:t>ao</w:t>
        </w:r>
        <w:r w:rsidR="00BC7A6E">
          <w:t xml:space="preserve"> and </w:t>
        </w:r>
        <w:r w:rsidR="00BC7A6E" w:rsidRPr="00120381">
          <w:rPr>
            <w:b/>
          </w:rPr>
          <w:t>undefined</w:t>
        </w:r>
        <w:r w:rsidR="00BC7A6E">
          <w:t xml:space="preserve"> as arguments</w:t>
        </w:r>
        <w:r w:rsidR="00BC7A6E" w:rsidRPr="004418C4">
          <w:t>.</w:t>
        </w:r>
      </w:ins>
    </w:p>
    <w:p w14:paraId="6CF3A4E7" w14:textId="77777777" w:rsidR="008A4279" w:rsidRPr="00B820AB" w:rsidRDefault="008A4279" w:rsidP="008A4279">
      <w:pPr>
        <w:pStyle w:val="Alg4"/>
        <w:numPr>
          <w:ilvl w:val="0"/>
          <w:numId w:val="570"/>
        </w:numPr>
        <w:rPr>
          <w:ins w:id="7262" w:author="Rev 5 Allen Wirfs-Brock" w:date="2012-01-03T15:53:00Z"/>
        </w:rPr>
      </w:pPr>
      <w:ins w:id="7263" w:author="Rev 5 Allen Wirfs-Brock" w:date="2012-01-03T15:53:00Z">
        <w:r w:rsidRPr="004418C4">
          <w:rPr>
            <w:rFonts w:ascii="Arial" w:hAnsi="Arial" w:cs="Arial"/>
            <w:sz w:val="18"/>
          </w:rPr>
          <w:t>NOTE</w:t>
        </w:r>
        <w:r w:rsidRPr="004418C4">
          <w:rPr>
            <w:rFonts w:ascii="Arial" w:hAnsi="Arial" w:cs="Arial"/>
            <w:sz w:val="18"/>
          </w:rPr>
          <w:tab/>
        </w:r>
        <w:r>
          <w:rPr>
            <w:rFonts w:ascii="Arial" w:hAnsi="Arial" w:cs="Arial"/>
            <w:sz w:val="18"/>
          </w:rPr>
          <w:t xml:space="preserve">Binding </w:t>
        </w:r>
        <w:del w:id="7264" w:author="Rev 6 Allen Wirfs-Brock" w:date="2012-02-27T15:44:00Z">
          <w:r w:rsidDel="00A113E2">
            <w:rPr>
              <w:rFonts w:ascii="Arial" w:hAnsi="Arial" w:cs="Arial"/>
              <w:sz w:val="18"/>
            </w:rPr>
            <w:delText>initialization</w:delText>
          </w:r>
        </w:del>
      </w:ins>
      <w:ins w:id="7265" w:author="Rev 6 Allen Wirfs-Brock" w:date="2012-02-27T15:44:00Z">
        <w:r w:rsidR="00A113E2">
          <w:rPr>
            <w:rFonts w:ascii="Arial" w:hAnsi="Arial" w:cs="Arial"/>
            <w:sz w:val="18"/>
          </w:rPr>
          <w:t>Initialisation</w:t>
        </w:r>
      </w:ins>
      <w:ins w:id="7266" w:author="Rev 5 Allen Wirfs-Brock" w:date="2012-01-03T15:53:00Z">
        <w:r>
          <w:rPr>
            <w:rFonts w:ascii="Arial" w:hAnsi="Arial" w:cs="Arial"/>
            <w:sz w:val="18"/>
          </w:rPr>
          <w:t xml:space="preserve"> for </w:t>
        </w:r>
        <w:r w:rsidRPr="008A4279">
          <w:rPr>
            <w:i/>
            <w:sz w:val="18"/>
          </w:rPr>
          <w:t>formals</w:t>
        </w:r>
        <w:r>
          <w:rPr>
            <w:rFonts w:ascii="Arial" w:hAnsi="Arial" w:cs="Arial"/>
            <w:sz w:val="18"/>
          </w:rPr>
          <w:t xml:space="preserve"> is perform</w:t>
        </w:r>
      </w:ins>
      <w:ins w:id="7267" w:author="Rev 7 Allen Wirfs-Brock" w:date="2012-05-04T14:27:00Z">
        <w:r w:rsidR="00105513">
          <w:rPr>
            <w:rFonts w:ascii="Arial" w:hAnsi="Arial" w:cs="Arial"/>
            <w:sz w:val="18"/>
          </w:rPr>
          <w:t>ed</w:t>
        </w:r>
      </w:ins>
      <w:ins w:id="7268" w:author="Rev 5 Allen Wirfs-Brock" w:date="2012-01-03T15:53:00Z">
        <w:r>
          <w:rPr>
            <w:rFonts w:ascii="Arial" w:hAnsi="Arial" w:cs="Arial"/>
            <w:sz w:val="18"/>
          </w:rPr>
          <w:t xml:space="preserve"> prior </w:t>
        </w:r>
        <w:del w:id="7269" w:author="Rev 8 Allen Wirfs-Brock" w:date="2012-05-27T21:47:00Z">
          <w:r w:rsidDel="00912B6B">
            <w:rPr>
              <w:rFonts w:ascii="Arial" w:hAnsi="Arial" w:cs="Arial"/>
              <w:sz w:val="18"/>
            </w:rPr>
            <w:delText xml:space="preserve">to </w:delText>
          </w:r>
        </w:del>
        <w:r>
          <w:rPr>
            <w:rFonts w:ascii="Arial" w:hAnsi="Arial" w:cs="Arial"/>
            <w:sz w:val="18"/>
          </w:rPr>
          <w:t xml:space="preserve">to instantiating any non-parameter declarations in order to ensure that any such local declarations are not visible to </w:t>
        </w:r>
      </w:ins>
      <w:ins w:id="7270" w:author="Rev 5 Allen Wirfs-Brock" w:date="2012-01-03T15:55:00Z">
        <w:r>
          <w:rPr>
            <w:rFonts w:ascii="Arial" w:hAnsi="Arial" w:cs="Arial"/>
            <w:sz w:val="18"/>
          </w:rPr>
          <w:t xml:space="preserve">any </w:t>
        </w:r>
      </w:ins>
      <w:ins w:id="7271" w:author="Rev 5 Allen Wirfs-Brock" w:date="2012-01-03T15:56:00Z">
        <w:r>
          <w:rPr>
            <w:rFonts w:ascii="Arial" w:hAnsi="Arial" w:cs="Arial"/>
            <w:sz w:val="18"/>
          </w:rPr>
          <w:t xml:space="preserve">parameter </w:t>
        </w:r>
      </w:ins>
      <w:ins w:id="7272" w:author="Rev 5 Allen Wirfs-Brock" w:date="2012-01-03T15:55:00Z">
        <w:del w:id="7273" w:author="Rev 6 Allen Wirfs-Brock" w:date="2012-02-27T15:44:00Z">
          <w:r w:rsidDel="00A113E2">
            <w:rPr>
              <w:rFonts w:ascii="Arial" w:hAnsi="Arial" w:cs="Arial"/>
              <w:sz w:val="18"/>
            </w:rPr>
            <w:delText>initialization</w:delText>
          </w:r>
        </w:del>
      </w:ins>
      <w:ins w:id="7274" w:author="Rev 6 Allen Wirfs-Brock" w:date="2012-02-27T15:44:00Z">
        <w:r w:rsidR="00A113E2">
          <w:rPr>
            <w:rFonts w:ascii="Arial" w:hAnsi="Arial" w:cs="Arial"/>
            <w:sz w:val="18"/>
          </w:rPr>
          <w:t>Initialisation</w:t>
        </w:r>
      </w:ins>
      <w:ins w:id="7275" w:author="Rev 5 Allen Wirfs-Brock" w:date="2012-01-03T15:55:00Z">
        <w:r>
          <w:rPr>
            <w:rFonts w:ascii="Arial" w:hAnsi="Arial" w:cs="Arial"/>
            <w:sz w:val="18"/>
          </w:rPr>
          <w:t xml:space="preserve"> code that may be evaluated</w:t>
        </w:r>
      </w:ins>
      <w:ins w:id="7276" w:author="Rev 5 Allen Wirfs-Brock" w:date="2012-01-03T15:53:00Z">
        <w:r>
          <w:rPr>
            <w:rFonts w:ascii="Arial" w:hAnsi="Arial" w:cs="Arial"/>
            <w:sz w:val="18"/>
          </w:rPr>
          <w:t xml:space="preserve">. </w:t>
        </w:r>
      </w:ins>
    </w:p>
    <w:p w14:paraId="5A0A169F" w14:textId="77777777" w:rsidR="00E91EEE" w:rsidRDefault="00E91EEE" w:rsidP="009A20C6">
      <w:pPr>
        <w:pStyle w:val="Alg4"/>
        <w:numPr>
          <w:ilvl w:val="0"/>
          <w:numId w:val="570"/>
        </w:numPr>
        <w:rPr>
          <w:ins w:id="7277" w:author="Rev 6 Allen Wirfs-Brock" w:date="2012-02-26T09:56:00Z"/>
        </w:rPr>
      </w:pPr>
      <w:ins w:id="7278" w:author="Rev 6 Allen Wirfs-Brock" w:date="2012-02-26T09:57:00Z">
        <w:r>
          <w:t>ReturnIfAbrupt(</w:t>
        </w:r>
      </w:ins>
      <w:ins w:id="7279" w:author="Rev 6 Allen Wirfs-Brock" w:date="2012-02-26T09:56:00Z">
        <w:r w:rsidRPr="00C91100">
          <w:rPr>
            <w:i/>
          </w:rPr>
          <w:t>formalStatus</w:t>
        </w:r>
      </w:ins>
      <w:ins w:id="7280" w:author="Rev 6 Allen Wirfs-Brock" w:date="2012-02-26T09:57:00Z">
        <w:r>
          <w:t>).</w:t>
        </w:r>
      </w:ins>
    </w:p>
    <w:p w14:paraId="5012B065" w14:textId="77777777" w:rsidR="00225BCB" w:rsidRPr="00E77497" w:rsidRDefault="00225BCB" w:rsidP="009A20C6">
      <w:pPr>
        <w:pStyle w:val="Alg4"/>
        <w:numPr>
          <w:ilvl w:val="0"/>
          <w:numId w:val="570"/>
        </w:numPr>
        <w:rPr>
          <w:ins w:id="7281" w:author="Rev 4 Allen Wirfs-Brock" w:date="2011-10-20T13:18:00Z"/>
        </w:rPr>
      </w:pPr>
      <w:ins w:id="7282" w:author="Rev 4 Allen Wirfs-Brock" w:date="2011-10-20T13:18:00Z">
        <w:r w:rsidRPr="00675B74">
          <w:t xml:space="preserve">For each element </w:t>
        </w:r>
        <w:r w:rsidRPr="00E77497">
          <w:rPr>
            <w:i/>
          </w:rPr>
          <w:t xml:space="preserve">d </w:t>
        </w:r>
        <w:r w:rsidRPr="00E77497">
          <w:t xml:space="preserve">in </w:t>
        </w:r>
        <w:r w:rsidRPr="00E77497">
          <w:rPr>
            <w:i/>
          </w:rPr>
          <w:t>declarations</w:t>
        </w:r>
        <w:r w:rsidRPr="00E77497">
          <w:t xml:space="preserve"> do</w:t>
        </w:r>
      </w:ins>
    </w:p>
    <w:p w14:paraId="7805FC56" w14:textId="77777777" w:rsidR="00225BCB" w:rsidRPr="00E77497" w:rsidRDefault="00225BCB" w:rsidP="009A20C6">
      <w:pPr>
        <w:pStyle w:val="Alg4"/>
        <w:numPr>
          <w:ilvl w:val="1"/>
          <w:numId w:val="570"/>
        </w:numPr>
        <w:rPr>
          <w:ins w:id="7283" w:author="Rev 4 Allen Wirfs-Brock" w:date="2011-10-20T13:18:00Z"/>
          <w:i/>
        </w:rPr>
      </w:pPr>
      <w:ins w:id="7284" w:author="Rev 4 Allen Wirfs-Brock" w:date="2011-10-20T13:18:00Z">
        <w:r w:rsidRPr="00E77497">
          <w:t xml:space="preserve">For each element </w:t>
        </w:r>
        <w:r w:rsidRPr="00E77497">
          <w:rPr>
            <w:i/>
          </w:rPr>
          <w:t>dn</w:t>
        </w:r>
        <w:r w:rsidRPr="00E77497">
          <w:t xml:space="preserve"> of the BoundNames of </w:t>
        </w:r>
        <w:r w:rsidRPr="00E77497">
          <w:rPr>
            <w:i/>
          </w:rPr>
          <w:t>d</w:t>
        </w:r>
        <w:r w:rsidRPr="00E77497">
          <w:t xml:space="preserve"> do</w:t>
        </w:r>
      </w:ins>
    </w:p>
    <w:p w14:paraId="18AE73CB" w14:textId="77777777" w:rsidR="00330C9A" w:rsidRPr="00E77497" w:rsidRDefault="00330C9A" w:rsidP="009A20C6">
      <w:pPr>
        <w:pStyle w:val="Alg4"/>
        <w:numPr>
          <w:ilvl w:val="2"/>
          <w:numId w:val="570"/>
        </w:numPr>
        <w:rPr>
          <w:ins w:id="7285" w:author="Rev 4 Allen Wirfs-Brock" w:date="2011-10-20T13:22:00Z"/>
        </w:rPr>
      </w:pPr>
      <w:ins w:id="7286" w:author="Rev 4 Allen Wirfs-Brock" w:date="2011-10-20T13:22: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ins>
      <w:ins w:id="7287" w:author="Rev 4 Allen Wirfs-Brock" w:date="2011-10-20T13:23:00Z">
        <w:r w:rsidRPr="00E77497">
          <w:rPr>
            <w:i/>
          </w:rPr>
          <w:t>dn</w:t>
        </w:r>
      </w:ins>
      <w:ins w:id="7288" w:author="Rev 4 Allen Wirfs-Brock" w:date="2011-10-20T13:22:00Z">
        <w:r w:rsidRPr="00E77497">
          <w:t xml:space="preserve"> as the argument.</w:t>
        </w:r>
      </w:ins>
    </w:p>
    <w:p w14:paraId="779CF2A8" w14:textId="77777777" w:rsidR="00330C9A" w:rsidRPr="00E77497" w:rsidRDefault="00330C9A" w:rsidP="009A20C6">
      <w:pPr>
        <w:pStyle w:val="Alg4"/>
        <w:numPr>
          <w:ilvl w:val="2"/>
          <w:numId w:val="570"/>
        </w:numPr>
        <w:rPr>
          <w:ins w:id="7289" w:author="Rev 4 Allen Wirfs-Brock" w:date="2011-10-20T13:23:00Z"/>
        </w:rPr>
      </w:pPr>
      <w:commentRangeStart w:id="7290"/>
      <w:ins w:id="7291" w:author="Rev 4 Allen Wirfs-Brock" w:date="2011-10-20T13:23:00Z">
        <w:r w:rsidRPr="00E77497">
          <w:t xml:space="preserve">If </w:t>
        </w:r>
        <w:r w:rsidRPr="00E77497">
          <w:rPr>
            <w:i/>
          </w:rPr>
          <w:t xml:space="preserve">alreadyDeclared </w:t>
        </w:r>
        <w:r w:rsidRPr="00E77497">
          <w:t xml:space="preserve">is </w:t>
        </w:r>
        <w:r w:rsidRPr="00E77497">
          <w:rPr>
            <w:b/>
          </w:rPr>
          <w:t>false</w:t>
        </w:r>
        <w:r w:rsidRPr="00E77497">
          <w:t xml:space="preserve">, then </w:t>
        </w:r>
      </w:ins>
      <w:commentRangeEnd w:id="7290"/>
      <w:r w:rsidR="00E007E2">
        <w:rPr>
          <w:rStyle w:val="af3"/>
          <w:rFonts w:ascii="Arial" w:eastAsia="MS Mincho" w:hAnsi="Arial"/>
          <w:spacing w:val="0"/>
          <w:lang w:eastAsia="ja-JP"/>
        </w:rPr>
        <w:commentReference w:id="7290"/>
      </w:r>
    </w:p>
    <w:p w14:paraId="5B1614E9" w14:textId="77777777" w:rsidR="00225BCB" w:rsidRPr="00E77497" w:rsidRDefault="00225BCB" w:rsidP="009A20C6">
      <w:pPr>
        <w:pStyle w:val="Alg4"/>
        <w:numPr>
          <w:ilvl w:val="3"/>
          <w:numId w:val="570"/>
        </w:numPr>
        <w:rPr>
          <w:ins w:id="7292" w:author="Rev 4 Allen Wirfs-Brock" w:date="2011-10-20T13:18:00Z"/>
        </w:rPr>
      </w:pPr>
      <w:ins w:id="7293" w:author="Rev 4 Allen Wirfs-Brock" w:date="2011-10-20T13:18:00Z">
        <w:r w:rsidRPr="00E77497">
          <w:t>If</w:t>
        </w:r>
      </w:ins>
      <w:ins w:id="7294" w:author="Rev 6 Allen Wirfs-Brock" w:date="2012-02-25T15:50:00Z">
        <w:r w:rsidR="00B33855">
          <w:t xml:space="preserve"> </w:t>
        </w:r>
      </w:ins>
      <w:ins w:id="7295" w:author="Rev 4 Allen Wirfs-Brock" w:date="2011-10-20T13:18:00Z">
        <w:r w:rsidRPr="00E77497">
          <w:t xml:space="preserve"> </w:t>
        </w:r>
      </w:ins>
      <w:ins w:id="7296" w:author="Rev 6 Allen Wirfs-Brock" w:date="2012-02-25T15:51:00Z">
        <w:r w:rsidR="00B33855">
          <w:t>IsConstantDeclaration of</w:t>
        </w:r>
        <w:r w:rsidR="00B33855" w:rsidRPr="00E77497">
          <w:t xml:space="preserve"> </w:t>
        </w:r>
      </w:ins>
      <w:ins w:id="7297" w:author="Rev 4 Allen Wirfs-Brock" w:date="2011-10-20T13:18:00Z">
        <w:r w:rsidRPr="00E77497">
          <w:rPr>
            <w:i/>
          </w:rPr>
          <w:t>d</w:t>
        </w:r>
        <w:r w:rsidRPr="00E77497">
          <w:t xml:space="preserve"> is </w:t>
        </w:r>
        <w:del w:id="7298" w:author="Rev 6 Allen Wirfs-Brock" w:date="2012-02-25T15:51:00Z">
          <w:r w:rsidRPr="00B33855" w:rsidDel="00B33855">
            <w:rPr>
              <w:b/>
            </w:rPr>
            <w:delText xml:space="preserve">a </w:delText>
          </w:r>
          <w:r w:rsidRPr="00B33855" w:rsidDel="00B33855">
            <w:rPr>
              <w:b/>
              <w:i/>
            </w:rPr>
            <w:delText>ConstDeclaration</w:delText>
          </w:r>
        </w:del>
      </w:ins>
      <w:ins w:id="7299" w:author="Rev 6 Allen Wirfs-Brock" w:date="2012-02-25T15:51:00Z">
        <w:r w:rsidR="00B33855" w:rsidRPr="00B33855">
          <w:rPr>
            <w:b/>
          </w:rPr>
          <w:t>true</w:t>
        </w:r>
      </w:ins>
      <w:ins w:id="7300" w:author="Rev 4 Allen Wirfs-Brock" w:date="2011-10-20T13:18:00Z">
        <w:r w:rsidRPr="00E77497">
          <w:t>, then</w:t>
        </w:r>
      </w:ins>
    </w:p>
    <w:p w14:paraId="792D0E7A" w14:textId="77777777" w:rsidR="00225BCB" w:rsidRPr="00E77497" w:rsidRDefault="00225BCB" w:rsidP="009A20C6">
      <w:pPr>
        <w:pStyle w:val="Alg4"/>
        <w:numPr>
          <w:ilvl w:val="4"/>
          <w:numId w:val="570"/>
        </w:numPr>
        <w:spacing w:after="220"/>
        <w:contextualSpacing/>
        <w:rPr>
          <w:ins w:id="7301" w:author="Rev 4 Allen Wirfs-Brock" w:date="2011-10-20T13:18:00Z"/>
        </w:rPr>
      </w:pPr>
      <w:ins w:id="7302" w:author="Rev 4 Allen Wirfs-Brock" w:date="2011-10-20T13:18:00Z">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ins>
    </w:p>
    <w:p w14:paraId="5091445F" w14:textId="77777777" w:rsidR="00225BCB" w:rsidRPr="00E77497" w:rsidRDefault="00225BCB" w:rsidP="009A20C6">
      <w:pPr>
        <w:pStyle w:val="Alg4"/>
        <w:numPr>
          <w:ilvl w:val="3"/>
          <w:numId w:val="570"/>
        </w:numPr>
        <w:spacing w:after="220"/>
        <w:contextualSpacing/>
        <w:rPr>
          <w:ins w:id="7303" w:author="Rev 4 Allen Wirfs-Brock" w:date="2011-10-20T13:18:00Z"/>
        </w:rPr>
      </w:pPr>
      <w:ins w:id="7304" w:author="Rev 4 Allen Wirfs-Brock" w:date="2011-10-20T13:18:00Z">
        <w:r w:rsidRPr="00E77497">
          <w:t>Else,</w:t>
        </w:r>
      </w:ins>
    </w:p>
    <w:p w14:paraId="6FF8D9A2" w14:textId="77777777" w:rsidR="00225BCB" w:rsidRPr="00E77497" w:rsidRDefault="00225BCB" w:rsidP="009A20C6">
      <w:pPr>
        <w:pStyle w:val="Alg4"/>
        <w:numPr>
          <w:ilvl w:val="4"/>
          <w:numId w:val="570"/>
        </w:numPr>
        <w:spacing w:after="220"/>
        <w:contextualSpacing/>
        <w:rPr>
          <w:ins w:id="7305" w:author="Rev 4 Allen Wirfs-Brock" w:date="2011-10-20T13:18:00Z"/>
        </w:rPr>
      </w:pPr>
      <w:ins w:id="7306" w:author="Rev 4 Allen Wirfs-Brock" w:date="2011-10-20T13:18:00Z">
        <w:r w:rsidRPr="00E77497">
          <w:t xml:space="preserve">Call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ins>
    </w:p>
    <w:p w14:paraId="38C215FC" w14:textId="77777777" w:rsidR="0076754F" w:rsidRPr="00E77497" w:rsidRDefault="0076754F" w:rsidP="009A20C6">
      <w:pPr>
        <w:pStyle w:val="Alg4"/>
        <w:numPr>
          <w:ilvl w:val="0"/>
          <w:numId w:val="570"/>
        </w:numPr>
        <w:rPr>
          <w:ins w:id="7307" w:author="Rev 4 Allen Wirfs-Brock" w:date="2011-10-20T13:33:00Z"/>
        </w:rPr>
      </w:pPr>
      <w:ins w:id="7308" w:author="Rev 4 Allen Wirfs-Brock" w:date="2011-10-20T13:33:00Z">
        <w:r w:rsidRPr="00E77497">
          <w:t xml:space="preserve">Let </w:t>
        </w:r>
        <w:r w:rsidRPr="00E77497">
          <w:rPr>
            <w:i/>
          </w:rPr>
          <w:t xml:space="preserve">argumentsAlreadyDeclared </w:t>
        </w:r>
        <w:r w:rsidRPr="00E77497">
          <w:t xml:space="preserve">be the result of calling </w:t>
        </w:r>
        <w:r w:rsidRPr="00E77497">
          <w:rPr>
            <w:i/>
          </w:rPr>
          <w:t>env’s</w:t>
        </w:r>
        <w:r w:rsidRPr="00E77497">
          <w:t xml:space="preserve"> HasBinding concrete method passing </w:t>
        </w:r>
        <w:r w:rsidRPr="00E77497">
          <w:rPr>
            <w:rFonts w:ascii="Courier New" w:hAnsi="Courier New" w:cs="Courier New"/>
            <w:b/>
          </w:rPr>
          <w:t>"arguments"</w:t>
        </w:r>
        <w:r w:rsidRPr="00E77497">
          <w:rPr>
            <w:b/>
          </w:rPr>
          <w:t xml:space="preserve"> </w:t>
        </w:r>
        <w:r w:rsidRPr="00E77497">
          <w:t>as the argument.</w:t>
        </w:r>
      </w:ins>
    </w:p>
    <w:p w14:paraId="08D24163" w14:textId="77777777" w:rsidR="00377876" w:rsidRPr="00B820AB" w:rsidRDefault="00377876" w:rsidP="00377876">
      <w:pPr>
        <w:pStyle w:val="Alg4"/>
        <w:numPr>
          <w:ilvl w:val="0"/>
          <w:numId w:val="570"/>
        </w:numPr>
        <w:rPr>
          <w:ins w:id="7309" w:author="Rev 5 Allen Wirfs-Brock" w:date="2012-01-03T15:36:00Z"/>
        </w:rPr>
      </w:pPr>
      <w:ins w:id="7310" w:author="Rev 5 Allen Wirfs-Brock" w:date="2012-01-03T15:36:00Z">
        <w:r w:rsidRPr="004418C4">
          <w:rPr>
            <w:rFonts w:ascii="Arial" w:hAnsi="Arial" w:cs="Arial"/>
            <w:sz w:val="18"/>
          </w:rPr>
          <w:t>NOTE</w:t>
        </w:r>
        <w:r w:rsidRPr="004418C4">
          <w:rPr>
            <w:rFonts w:ascii="Arial" w:hAnsi="Arial" w:cs="Arial"/>
            <w:sz w:val="18"/>
          </w:rPr>
          <w:tab/>
        </w:r>
        <w:r>
          <w:rPr>
            <w:rFonts w:ascii="Arial" w:hAnsi="Arial" w:cs="Arial"/>
            <w:sz w:val="18"/>
          </w:rPr>
          <w:t>If</w:t>
        </w:r>
        <w:r w:rsidRPr="004418C4">
          <w:rPr>
            <w:sz w:val="18"/>
          </w:rPr>
          <w:t xml:space="preserve"> </w:t>
        </w:r>
        <w:r>
          <w:rPr>
            <w:i/>
            <w:sz w:val="18"/>
          </w:rPr>
          <w:t>argumentsAlreadyDeclared</w:t>
        </w:r>
        <w:r w:rsidRPr="00632026">
          <w:rPr>
            <w:i/>
            <w:sz w:val="18"/>
          </w:rPr>
          <w:t xml:space="preserve"> </w:t>
        </w:r>
        <w:r>
          <w:rPr>
            <w:rFonts w:ascii="Arial" w:hAnsi="Arial" w:cs="Arial"/>
            <w:sz w:val="18"/>
          </w:rPr>
          <w:t xml:space="preserve">is </w:t>
        </w:r>
      </w:ins>
      <w:ins w:id="7311" w:author="Rev 5 Allen Wirfs-Brock" w:date="2012-01-03T15:37:00Z">
        <w:r>
          <w:rPr>
            <w:b/>
            <w:sz w:val="18"/>
          </w:rPr>
          <w:t>true</w:t>
        </w:r>
      </w:ins>
      <w:ins w:id="7312" w:author="Rev 5 Allen Wirfs-Brock" w:date="2012-01-03T15:36:00Z">
        <w:r w:rsidRPr="004418C4">
          <w:rPr>
            <w:rFonts w:ascii="Arial" w:hAnsi="Arial" w:cs="Arial"/>
            <w:sz w:val="18"/>
          </w:rPr>
          <w:t xml:space="preserve"> </w:t>
        </w:r>
        <w:r>
          <w:rPr>
            <w:rFonts w:ascii="Arial" w:hAnsi="Arial" w:cs="Arial"/>
            <w:sz w:val="18"/>
          </w:rPr>
          <w:t xml:space="preserve">then the value of </w:t>
        </w:r>
        <w:r w:rsidRPr="00120381">
          <w:rPr>
            <w:i/>
            <w:sz w:val="18"/>
          </w:rPr>
          <w:t>ao</w:t>
        </w:r>
        <w:r>
          <w:rPr>
            <w:rFonts w:ascii="Arial" w:hAnsi="Arial" w:cs="Arial"/>
            <w:sz w:val="18"/>
          </w:rPr>
          <w:t xml:space="preserve"> is not directly observable to ECMAScript code and need not actually exist. </w:t>
        </w:r>
      </w:ins>
      <w:ins w:id="7313" w:author="Rev 5 Allen Wirfs-Brock" w:date="2012-01-03T15:37:00Z">
        <w:r>
          <w:rPr>
            <w:rFonts w:ascii="Arial" w:hAnsi="Arial" w:cs="Arial"/>
            <w:sz w:val="18"/>
          </w:rPr>
          <w:t xml:space="preserve">In that case, </w:t>
        </w:r>
      </w:ins>
      <w:ins w:id="7314" w:author="Rev 5 Allen Wirfs-Brock" w:date="2012-01-03T15:36:00Z">
        <w:r>
          <w:rPr>
            <w:rFonts w:ascii="Arial" w:hAnsi="Arial" w:cs="Arial"/>
            <w:sz w:val="18"/>
          </w:rPr>
          <w:t xml:space="preserve"> </w:t>
        </w:r>
      </w:ins>
      <w:ins w:id="7315" w:author="Rev 5 Allen Wirfs-Brock" w:date="2012-01-03T15:37:00Z">
        <w:r>
          <w:rPr>
            <w:rFonts w:ascii="Arial" w:hAnsi="Arial" w:cs="Arial"/>
            <w:sz w:val="18"/>
          </w:rPr>
          <w:t>its</w:t>
        </w:r>
      </w:ins>
      <w:ins w:id="7316" w:author="Rev 5 Allen Wirfs-Brock" w:date="2012-01-03T15:36:00Z">
        <w:r>
          <w:rPr>
            <w:rFonts w:ascii="Arial" w:hAnsi="Arial" w:cs="Arial"/>
            <w:sz w:val="18"/>
          </w:rPr>
          <w:t xml:space="preserve"> use in the </w:t>
        </w:r>
      </w:ins>
      <w:ins w:id="7317" w:author="Rev 5 Allen Wirfs-Brock" w:date="2012-01-03T15:37:00Z">
        <w:r>
          <w:rPr>
            <w:rFonts w:ascii="Arial" w:hAnsi="Arial" w:cs="Arial"/>
            <w:sz w:val="18"/>
          </w:rPr>
          <w:t>above</w:t>
        </w:r>
      </w:ins>
      <w:ins w:id="7318" w:author="Rev 5 Allen Wirfs-Brock" w:date="2012-01-03T15:36:00Z">
        <w:r>
          <w:rPr>
            <w:rFonts w:ascii="Arial" w:hAnsi="Arial" w:cs="Arial"/>
            <w:sz w:val="18"/>
          </w:rPr>
          <w:t xml:space="preserve"> steps </w:t>
        </w:r>
      </w:ins>
      <w:ins w:id="7319" w:author="Rev 5 Allen Wirfs-Brock" w:date="2012-01-03T15:37:00Z">
        <w:r>
          <w:rPr>
            <w:rFonts w:ascii="Arial" w:hAnsi="Arial" w:cs="Arial"/>
            <w:sz w:val="18"/>
          </w:rPr>
          <w:t xml:space="preserve">is </w:t>
        </w:r>
      </w:ins>
      <w:ins w:id="7320" w:author="Rev 5 Allen Wirfs-Brock" w:date="2012-01-03T15:36:00Z">
        <w:r>
          <w:rPr>
            <w:rFonts w:ascii="Arial" w:hAnsi="Arial" w:cs="Arial"/>
            <w:sz w:val="18"/>
          </w:rPr>
          <w:t xml:space="preserve">strictly as a device for specifying formal parameter </w:t>
        </w:r>
        <w:del w:id="7321" w:author="Rev 6 Allen Wirfs-Brock" w:date="2012-02-27T15:48:00Z">
          <w:r w:rsidDel="00A113E2">
            <w:rPr>
              <w:rFonts w:ascii="Arial" w:hAnsi="Arial" w:cs="Arial"/>
              <w:sz w:val="18"/>
            </w:rPr>
            <w:delText>initialization</w:delText>
          </w:r>
        </w:del>
      </w:ins>
      <w:ins w:id="7322" w:author="Rev 6 Allen Wirfs-Brock" w:date="2012-02-27T15:48:00Z">
        <w:r w:rsidR="00A113E2">
          <w:rPr>
            <w:rFonts w:ascii="Arial" w:hAnsi="Arial" w:cs="Arial"/>
            <w:sz w:val="18"/>
          </w:rPr>
          <w:t>initialisation</w:t>
        </w:r>
      </w:ins>
      <w:ins w:id="7323" w:author="Rev 5 Allen Wirfs-Brock" w:date="2012-01-03T15:36:00Z">
        <w:r>
          <w:rPr>
            <w:rFonts w:ascii="Arial" w:hAnsi="Arial" w:cs="Arial"/>
            <w:sz w:val="18"/>
          </w:rPr>
          <w:t xml:space="preserve"> semantics. </w:t>
        </w:r>
      </w:ins>
    </w:p>
    <w:p w14:paraId="05232878" w14:textId="77777777" w:rsidR="00FF2C02" w:rsidRPr="00E77497" w:rsidDel="00BC7A6E" w:rsidRDefault="00FF2C02" w:rsidP="009A20C6">
      <w:pPr>
        <w:pStyle w:val="Alg4"/>
        <w:numPr>
          <w:ilvl w:val="0"/>
          <w:numId w:val="570"/>
        </w:numPr>
        <w:rPr>
          <w:ins w:id="7324" w:author="Rev 4 Allen Wirfs-Brock" w:date="2011-10-20T14:49:00Z"/>
          <w:del w:id="7325" w:author="Rev 5 Allen Wirfs-Brock" w:date="2012-01-03T15:31:00Z"/>
        </w:rPr>
      </w:pPr>
      <w:commentRangeStart w:id="7326"/>
      <w:ins w:id="7327" w:author="Rev 4 Allen Wirfs-Brock" w:date="2011-10-20T14:49:00Z">
        <w:del w:id="7328" w:author="Rev 5 Allen Wirfs-Brock" w:date="2012-01-03T15:31:00Z">
          <w:r w:rsidRPr="00E77497" w:rsidDel="00BC7A6E">
            <w:delText xml:space="preserve">Let </w:delText>
          </w:r>
        </w:del>
      </w:ins>
      <w:ins w:id="7329" w:author="Rev 4 Allen Wirfs-Brock" w:date="2011-10-20T14:50:00Z">
        <w:del w:id="7330" w:author="Rev 5 Allen Wirfs-Brock" w:date="2012-01-03T15:31:00Z">
          <w:r w:rsidRPr="00E77497" w:rsidDel="00BC7A6E">
            <w:rPr>
              <w:i/>
            </w:rPr>
            <w:delText>has</w:delText>
          </w:r>
        </w:del>
      </w:ins>
      <w:ins w:id="7331" w:author="Rev 4 Allen Wirfs-Brock" w:date="2011-10-20T14:49:00Z">
        <w:del w:id="7332" w:author="Rev 5 Allen Wirfs-Brock" w:date="2012-01-03T15:31:00Z">
          <w:r w:rsidRPr="00E77497" w:rsidDel="00BC7A6E">
            <w:rPr>
              <w:i/>
            </w:rPr>
            <w:delText>ArgumentsObject</w:delText>
          </w:r>
          <w:r w:rsidRPr="00E77497" w:rsidDel="00BC7A6E">
            <w:delText xml:space="preserve"> be the Boolean negation of </w:delText>
          </w:r>
        </w:del>
      </w:ins>
      <w:ins w:id="7333" w:author="Rev 4 Allen Wirfs-Brock" w:date="2011-10-20T14:50:00Z">
        <w:del w:id="7334" w:author="Rev 5 Allen Wirfs-Brock" w:date="2012-01-03T15:31:00Z">
          <w:r w:rsidRPr="00E77497" w:rsidDel="00BC7A6E">
            <w:rPr>
              <w:i/>
            </w:rPr>
            <w:delText>argumentsAlreadyDeclared</w:delText>
          </w:r>
        </w:del>
      </w:ins>
      <w:ins w:id="7335" w:author="Rev 4 Allen Wirfs-Brock" w:date="2011-10-20T14:49:00Z">
        <w:del w:id="7336" w:author="Rev 5 Allen Wirfs-Brock" w:date="2012-01-03T15:31:00Z">
          <w:r w:rsidRPr="00E77497" w:rsidDel="00BC7A6E">
            <w:delText>.</w:delText>
          </w:r>
        </w:del>
      </w:ins>
    </w:p>
    <w:p w14:paraId="30D42B3B" w14:textId="77777777" w:rsidR="0076754F" w:rsidRPr="00E77497" w:rsidRDefault="0076754F" w:rsidP="009A20C6">
      <w:pPr>
        <w:pStyle w:val="Alg4"/>
        <w:numPr>
          <w:ilvl w:val="0"/>
          <w:numId w:val="570"/>
        </w:numPr>
        <w:rPr>
          <w:ins w:id="7337" w:author="Rev 4 Allen Wirfs-Brock" w:date="2011-10-20T13:33:00Z"/>
        </w:rPr>
      </w:pPr>
      <w:ins w:id="7338" w:author="Rev 4 Allen Wirfs-Brock" w:date="2011-10-20T13:33:00Z">
        <w:r w:rsidRPr="00E77497">
          <w:t xml:space="preserve">If </w:t>
        </w:r>
        <w:r w:rsidRPr="00E77497">
          <w:rPr>
            <w:i/>
          </w:rPr>
          <w:t xml:space="preserve">argumentsAlreadyDeclared </w:t>
        </w:r>
        <w:r w:rsidRPr="00E77497">
          <w:t xml:space="preserve">is </w:t>
        </w:r>
        <w:r w:rsidRPr="00E77497">
          <w:rPr>
            <w:b/>
          </w:rPr>
          <w:t>false</w:t>
        </w:r>
        <w:r w:rsidRPr="00E77497">
          <w:t>, then</w:t>
        </w:r>
      </w:ins>
      <w:commentRangeEnd w:id="7326"/>
      <w:r w:rsidR="00CE6269">
        <w:rPr>
          <w:rStyle w:val="af3"/>
          <w:rFonts w:ascii="Arial" w:eastAsia="MS Mincho" w:hAnsi="Arial"/>
          <w:spacing w:val="0"/>
          <w:lang w:eastAsia="ja-JP"/>
        </w:rPr>
        <w:commentReference w:id="7326"/>
      </w:r>
    </w:p>
    <w:p w14:paraId="568B53A5" w14:textId="77777777" w:rsidR="0076754F" w:rsidRPr="00E77497" w:rsidRDefault="0076754F" w:rsidP="009A20C6">
      <w:pPr>
        <w:pStyle w:val="Alg4"/>
        <w:numPr>
          <w:ilvl w:val="1"/>
          <w:numId w:val="570"/>
        </w:numPr>
        <w:rPr>
          <w:ins w:id="7339" w:author="Rev 4 Allen Wirfs-Brock" w:date="2011-10-20T13:33:00Z"/>
        </w:rPr>
      </w:pPr>
      <w:ins w:id="7340" w:author="Rev 4 Allen Wirfs-Brock" w:date="2011-10-20T13:33:00Z">
        <w:r w:rsidRPr="00E77497">
          <w:t xml:space="preserve">If </w:t>
        </w:r>
        <w:r w:rsidRPr="00E77497">
          <w:rPr>
            <w:i/>
          </w:rPr>
          <w:t>strict</w:t>
        </w:r>
        <w:r w:rsidRPr="00E77497">
          <w:t xml:space="preserve"> is </w:t>
        </w:r>
        <w:r w:rsidRPr="00E77497">
          <w:rPr>
            <w:b/>
          </w:rPr>
          <w:t>true</w:t>
        </w:r>
        <w:r w:rsidRPr="00E77497">
          <w:t xml:space="preserve">, then </w:t>
        </w:r>
      </w:ins>
    </w:p>
    <w:p w14:paraId="3A14B948" w14:textId="77777777" w:rsidR="0076754F" w:rsidRPr="00E77497" w:rsidRDefault="0076754F" w:rsidP="009A20C6">
      <w:pPr>
        <w:pStyle w:val="Alg4"/>
        <w:numPr>
          <w:ilvl w:val="2"/>
          <w:numId w:val="570"/>
        </w:numPr>
        <w:rPr>
          <w:ins w:id="7341" w:author="Rev 4 Allen Wirfs-Brock" w:date="2011-10-20T13:33:00Z"/>
        </w:rPr>
      </w:pPr>
      <w:ins w:id="7342" w:author="Rev 4 Allen Wirfs-Brock" w:date="2011-10-20T13:33:00Z">
        <w:r w:rsidRPr="00E77497">
          <w:t xml:space="preserve">Call </w:t>
        </w:r>
        <w:r w:rsidRPr="00E77497">
          <w:rPr>
            <w:i/>
          </w:rPr>
          <w:t>env</w:t>
        </w:r>
        <w:r w:rsidRPr="00E77497">
          <w:t>’s CreateImmutableBinding concrete method passing the String "</w:t>
        </w:r>
        <w:r w:rsidRPr="00E77497">
          <w:rPr>
            <w:rFonts w:ascii="Courier New" w:hAnsi="Courier New" w:cs="Courier New"/>
            <w:b/>
          </w:rPr>
          <w:t>arguments</w:t>
        </w:r>
        <w:r w:rsidRPr="00E77497">
          <w:t>" as the argument.</w:t>
        </w:r>
      </w:ins>
    </w:p>
    <w:p w14:paraId="4814DEEA" w14:textId="77777777" w:rsidR="0076754F" w:rsidRPr="00E77497" w:rsidRDefault="0076754F" w:rsidP="009A20C6">
      <w:pPr>
        <w:pStyle w:val="Alg4"/>
        <w:numPr>
          <w:ilvl w:val="1"/>
          <w:numId w:val="570"/>
        </w:numPr>
        <w:rPr>
          <w:ins w:id="7343" w:author="Rev 4 Allen Wirfs-Brock" w:date="2011-10-20T13:33:00Z"/>
        </w:rPr>
      </w:pPr>
      <w:ins w:id="7344" w:author="Rev 4 Allen Wirfs-Brock" w:date="2011-10-20T13:33:00Z">
        <w:r w:rsidRPr="00E77497">
          <w:t>Else,</w:t>
        </w:r>
      </w:ins>
    </w:p>
    <w:p w14:paraId="63B89617" w14:textId="77777777" w:rsidR="0076754F" w:rsidRPr="00E77497" w:rsidRDefault="0076754F" w:rsidP="009A20C6">
      <w:pPr>
        <w:pStyle w:val="Alg4"/>
        <w:numPr>
          <w:ilvl w:val="2"/>
          <w:numId w:val="570"/>
        </w:numPr>
        <w:rPr>
          <w:ins w:id="7345" w:author="Rev 4 Allen Wirfs-Brock" w:date="2011-10-20T13:33:00Z"/>
        </w:rPr>
      </w:pPr>
      <w:ins w:id="7346" w:author="Rev 4 Allen Wirfs-Brock" w:date="2011-10-20T13:33:00Z">
        <w:r w:rsidRPr="00E77497">
          <w:t xml:space="preserve">Call </w:t>
        </w:r>
        <w:r w:rsidRPr="00E77497">
          <w:rPr>
            <w:i/>
          </w:rPr>
          <w:t>env</w:t>
        </w:r>
        <w:r w:rsidRPr="00E77497">
          <w:t>’s CreateMutableBinding concrete method passing the String "</w:t>
        </w:r>
        <w:r w:rsidRPr="00E77497">
          <w:rPr>
            <w:rFonts w:ascii="Courier New" w:hAnsi="Courier New" w:cs="Courier New"/>
            <w:b/>
          </w:rPr>
          <w:t>arguments</w:t>
        </w:r>
        <w:r w:rsidRPr="00E77497">
          <w:t>" as the argument.</w:t>
        </w:r>
      </w:ins>
    </w:p>
    <w:p w14:paraId="3B62DD74" w14:textId="77777777" w:rsidR="00BC7A6E" w:rsidRPr="00120381" w:rsidRDefault="00BC7A6E" w:rsidP="00BC7A6E">
      <w:pPr>
        <w:pStyle w:val="Alg4"/>
        <w:numPr>
          <w:ilvl w:val="1"/>
          <w:numId w:val="570"/>
        </w:numPr>
        <w:rPr>
          <w:ins w:id="7347" w:author="Rev 5 Allen Wirfs-Brock" w:date="2012-01-03T15:32:00Z"/>
          <w:sz w:val="24"/>
          <w:szCs w:val="24"/>
        </w:rPr>
      </w:pPr>
      <w:ins w:id="7348" w:author="Rev 5 Allen Wirfs-Brock" w:date="2012-01-03T15:32:00Z">
        <w:r w:rsidRPr="00E77497">
          <w:t xml:space="preserve">Call </w:t>
        </w:r>
        <w:r w:rsidRPr="00E77497">
          <w:rPr>
            <w:i/>
          </w:rPr>
          <w:t>env</w:t>
        </w:r>
        <w:r w:rsidRPr="00E77497">
          <w:t>’s InitializeBinding concrete method passing "</w:t>
        </w:r>
        <w:r w:rsidRPr="00E77497">
          <w:rPr>
            <w:rFonts w:ascii="Courier New" w:hAnsi="Courier New" w:cs="Courier New"/>
            <w:b/>
          </w:rPr>
          <w:t>arguments</w:t>
        </w:r>
        <w:r w:rsidRPr="00E77497">
          <w:t xml:space="preserve">" and </w:t>
        </w:r>
        <w:r w:rsidRPr="00E77497">
          <w:rPr>
            <w:i/>
          </w:rPr>
          <w:t xml:space="preserve">ao </w:t>
        </w:r>
        <w:r w:rsidRPr="00E77497">
          <w:t>as arguments.</w:t>
        </w:r>
      </w:ins>
    </w:p>
    <w:p w14:paraId="5AD67099" w14:textId="77777777" w:rsidR="0076754F" w:rsidRPr="00E77497" w:rsidRDefault="0076754F" w:rsidP="009A20C6">
      <w:pPr>
        <w:pStyle w:val="Alg4"/>
        <w:numPr>
          <w:ilvl w:val="0"/>
          <w:numId w:val="570"/>
        </w:numPr>
        <w:rPr>
          <w:ins w:id="7349" w:author="Rev 4 Allen Wirfs-Brock" w:date="2011-10-20T13:35:00Z"/>
        </w:rPr>
      </w:pPr>
      <w:ins w:id="7350" w:author="Rev 4 Allen Wirfs-Brock" w:date="2011-10-20T13:35:00Z">
        <w:r w:rsidRPr="00E77497">
          <w:t xml:space="preserve">Let </w:t>
        </w:r>
        <w:r w:rsidRPr="00E77497">
          <w:rPr>
            <w:i/>
          </w:rPr>
          <w:t>varNames</w:t>
        </w:r>
        <w:r w:rsidRPr="00E77497">
          <w:t xml:space="preserve"> be the VarDeclaredNames of </w:t>
        </w:r>
        <w:r w:rsidRPr="00E77497">
          <w:rPr>
            <w:i/>
          </w:rPr>
          <w:t>code</w:t>
        </w:r>
        <w:r w:rsidRPr="00E77497">
          <w:t>.</w:t>
        </w:r>
      </w:ins>
    </w:p>
    <w:p w14:paraId="6FAA8608" w14:textId="77777777" w:rsidR="00330C9A" w:rsidRPr="00E77497" w:rsidRDefault="00330C9A" w:rsidP="009A20C6">
      <w:pPr>
        <w:pStyle w:val="Alg4"/>
        <w:numPr>
          <w:ilvl w:val="0"/>
          <w:numId w:val="570"/>
        </w:numPr>
        <w:rPr>
          <w:ins w:id="7351" w:author="Rev 4 Allen Wirfs-Brock" w:date="2011-10-20T13:26:00Z"/>
        </w:rPr>
      </w:pPr>
      <w:ins w:id="7352" w:author="Rev 4 Allen Wirfs-Brock" w:date="2011-10-20T13:26:00Z">
        <w:r w:rsidRPr="00E77497">
          <w:t xml:space="preserve">For each String </w:t>
        </w:r>
      </w:ins>
      <w:ins w:id="7353" w:author="Rev 4 Allen Wirfs-Brock" w:date="2011-10-20T13:29:00Z">
        <w:r w:rsidR="0076754F" w:rsidRPr="00E77497">
          <w:rPr>
            <w:i/>
          </w:rPr>
          <w:t>var</w:t>
        </w:r>
      </w:ins>
      <w:ins w:id="7354" w:author="Rev 4 Allen Wirfs-Brock" w:date="2011-10-20T13:26:00Z">
        <w:r w:rsidRPr="00E77497">
          <w:rPr>
            <w:i/>
          </w:rPr>
          <w:t>Name</w:t>
        </w:r>
        <w:r w:rsidRPr="00E77497">
          <w:t xml:space="preserve"> in </w:t>
        </w:r>
      </w:ins>
      <w:ins w:id="7355" w:author="Rev 4 Allen Wirfs-Brock" w:date="2011-10-20T13:27:00Z">
        <w:r w:rsidR="0076754F" w:rsidRPr="00E77497">
          <w:rPr>
            <w:i/>
          </w:rPr>
          <w:t>var</w:t>
        </w:r>
      </w:ins>
      <w:ins w:id="7356" w:author="Rev 4 Allen Wirfs-Brock" w:date="2011-10-20T13:26:00Z">
        <w:r w:rsidRPr="00E77497">
          <w:rPr>
            <w:i/>
          </w:rPr>
          <w:t>Names</w:t>
        </w:r>
        <w:r w:rsidRPr="00E77497">
          <w:t>, in list order do</w:t>
        </w:r>
      </w:ins>
    </w:p>
    <w:p w14:paraId="7BE4C2AF" w14:textId="77777777" w:rsidR="00330C9A" w:rsidRPr="00E77497" w:rsidRDefault="00330C9A" w:rsidP="009A20C6">
      <w:pPr>
        <w:pStyle w:val="Alg4"/>
        <w:numPr>
          <w:ilvl w:val="1"/>
          <w:numId w:val="570"/>
        </w:numPr>
        <w:rPr>
          <w:ins w:id="7357" w:author="Rev 4 Allen Wirfs-Brock" w:date="2011-10-20T13:26:00Z"/>
        </w:rPr>
      </w:pPr>
      <w:ins w:id="7358" w:author="Rev 4 Allen Wirfs-Brock" w:date="2011-10-20T13:26:00Z">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ins>
      <w:ins w:id="7359" w:author="Rev 4 Allen Wirfs-Brock" w:date="2011-10-20T13:30:00Z">
        <w:r w:rsidR="0076754F" w:rsidRPr="00E77497">
          <w:rPr>
            <w:i/>
          </w:rPr>
          <w:t>var</w:t>
        </w:r>
      </w:ins>
      <w:ins w:id="7360" w:author="Rev 4 Allen Wirfs-Brock" w:date="2011-10-20T13:26:00Z">
        <w:r w:rsidRPr="00E77497">
          <w:rPr>
            <w:i/>
          </w:rPr>
          <w:t>Name</w:t>
        </w:r>
        <w:r w:rsidRPr="00E77497">
          <w:t xml:space="preserve"> as the argument.</w:t>
        </w:r>
      </w:ins>
    </w:p>
    <w:p w14:paraId="120DB56E" w14:textId="77777777" w:rsidR="001035BB" w:rsidRPr="00E77497" w:rsidRDefault="001035BB" w:rsidP="009A20C6">
      <w:pPr>
        <w:pStyle w:val="Alg4"/>
        <w:numPr>
          <w:ilvl w:val="1"/>
          <w:numId w:val="570"/>
        </w:numPr>
        <w:rPr>
          <w:ins w:id="7361" w:author="Rev 4 Allen Wirfs-Brock" w:date="2011-10-20T14:12:00Z"/>
          <w:i/>
          <w:sz w:val="18"/>
        </w:rPr>
      </w:pPr>
      <w:ins w:id="7362" w:author="Rev 4 Allen Wirfs-Brock" w:date="2011-10-20T14:12:00Z">
        <w:r w:rsidRPr="00E77497">
          <w:rPr>
            <w:rFonts w:ascii="Arial" w:hAnsi="Arial" w:cs="Arial"/>
            <w:sz w:val="18"/>
          </w:rPr>
          <w:t>NOTE</w:t>
        </w:r>
        <w:r w:rsidRPr="00E77497">
          <w:rPr>
            <w:rFonts w:ascii="Arial" w:hAnsi="Arial" w:cs="Arial"/>
            <w:sz w:val="18"/>
          </w:rPr>
          <w:tab/>
        </w:r>
      </w:ins>
      <w:ins w:id="7363" w:author="Rev 6 Allen Wirfs-Brock" w:date="2012-02-25T15:49:00Z">
        <w:r w:rsidR="00B33855">
          <w:rPr>
            <w:rFonts w:ascii="Arial" w:hAnsi="Arial" w:cs="Arial"/>
            <w:sz w:val="18"/>
          </w:rPr>
          <w:tab/>
        </w:r>
      </w:ins>
      <w:ins w:id="7364" w:author="Rev 4 Allen Wirfs-Brock" w:date="2011-10-20T14:14:00Z">
        <w:r w:rsidRPr="00E77497">
          <w:rPr>
            <w:rFonts w:ascii="Arial" w:hAnsi="Arial" w:cs="Arial"/>
            <w:sz w:val="18"/>
          </w:rPr>
          <w:t xml:space="preserve">A </w:t>
        </w:r>
      </w:ins>
      <w:ins w:id="7365" w:author="Rev 4 Allen Wirfs-Brock" w:date="2011-10-20T14:13:00Z">
        <w:r w:rsidRPr="00E77497">
          <w:rPr>
            <w:rFonts w:ascii="Arial" w:hAnsi="Arial" w:cs="Arial"/>
            <w:sz w:val="18"/>
          </w:rPr>
          <w:t>VarDeclaredNames</w:t>
        </w:r>
      </w:ins>
      <w:ins w:id="7366" w:author="Rev 4 Allen Wirfs-Brock" w:date="2011-10-20T14:12:00Z">
        <w:r w:rsidRPr="00E77497">
          <w:rPr>
            <w:sz w:val="18"/>
          </w:rPr>
          <w:t xml:space="preserve"> </w:t>
        </w:r>
      </w:ins>
      <w:ins w:id="7367" w:author="Rev 4 Allen Wirfs-Brock" w:date="2011-10-20T14:14:00Z">
        <w:r w:rsidRPr="00E77497">
          <w:rPr>
            <w:rFonts w:ascii="Arial" w:hAnsi="Arial" w:cs="Arial"/>
            <w:sz w:val="18"/>
          </w:rPr>
          <w:t xml:space="preserve">is only </w:t>
        </w:r>
      </w:ins>
      <w:ins w:id="7368" w:author="Rev 4 Allen Wirfs-Brock" w:date="2011-10-20T14:15:00Z">
        <w:r w:rsidRPr="00E77497">
          <w:rPr>
            <w:rFonts w:ascii="Arial" w:hAnsi="Arial" w:cs="Arial"/>
            <w:sz w:val="18"/>
          </w:rPr>
          <w:t>instantiated</w:t>
        </w:r>
      </w:ins>
      <w:ins w:id="7369" w:author="Rev 4 Allen Wirfs-Brock" w:date="2011-10-20T14:14:00Z">
        <w:r w:rsidRPr="00E77497">
          <w:rPr>
            <w:rFonts w:ascii="Arial" w:hAnsi="Arial" w:cs="Arial"/>
            <w:sz w:val="18"/>
          </w:rPr>
          <w:t xml:space="preserve"> and initialied here if it is not also the name of a formal parameter or a </w:t>
        </w:r>
      </w:ins>
      <w:ins w:id="7370" w:author="Rev 4 Allen Wirfs-Brock" w:date="2011-10-20T14:12:00Z">
        <w:r w:rsidRPr="00E77497">
          <w:rPr>
            <w:i/>
            <w:sz w:val="18"/>
          </w:rPr>
          <w:t>FunctionDeclarations</w:t>
        </w:r>
        <w:r w:rsidRPr="00E77497">
          <w:rPr>
            <w:rFonts w:ascii="Arial" w:hAnsi="Arial" w:cs="Arial"/>
            <w:sz w:val="18"/>
          </w:rPr>
          <w:t>.</w:t>
        </w:r>
      </w:ins>
      <w:ins w:id="7371" w:author="Rev 4 Allen Wirfs-Brock" w:date="2011-10-20T14:16:00Z">
        <w:r w:rsidRPr="00E77497">
          <w:rPr>
            <w:rFonts w:ascii="Arial" w:hAnsi="Arial" w:cs="Arial"/>
            <w:sz w:val="18"/>
          </w:rPr>
          <w:t xml:space="preserve"> Such duplicate declarations may only occur in non-extended code.</w:t>
        </w:r>
      </w:ins>
    </w:p>
    <w:p w14:paraId="32F5E832" w14:textId="77777777" w:rsidR="00330C9A" w:rsidRPr="00E77497" w:rsidRDefault="00330C9A" w:rsidP="009A20C6">
      <w:pPr>
        <w:pStyle w:val="Alg4"/>
        <w:numPr>
          <w:ilvl w:val="1"/>
          <w:numId w:val="570"/>
        </w:numPr>
        <w:rPr>
          <w:ins w:id="7372" w:author="Rev 4 Allen Wirfs-Brock" w:date="2011-10-20T13:26:00Z"/>
        </w:rPr>
      </w:pPr>
      <w:ins w:id="7373" w:author="Rev 4 Allen Wirfs-Brock" w:date="2011-10-20T13:26:00Z">
        <w:r w:rsidRPr="00E77497">
          <w:t xml:space="preserve">If </w:t>
        </w:r>
        <w:r w:rsidRPr="00E77497">
          <w:rPr>
            <w:i/>
          </w:rPr>
          <w:t xml:space="preserve">alreadyDeclared </w:t>
        </w:r>
        <w:r w:rsidRPr="00E77497">
          <w:t xml:space="preserve">is </w:t>
        </w:r>
        <w:r w:rsidRPr="00E77497">
          <w:rPr>
            <w:b/>
          </w:rPr>
          <w:t>false</w:t>
        </w:r>
        <w:r w:rsidRPr="00E77497">
          <w:t xml:space="preserve">, then </w:t>
        </w:r>
      </w:ins>
    </w:p>
    <w:p w14:paraId="1ED99896" w14:textId="77777777" w:rsidR="00330C9A" w:rsidRPr="00E77497" w:rsidRDefault="00330C9A" w:rsidP="009A20C6">
      <w:pPr>
        <w:pStyle w:val="Alg4"/>
        <w:numPr>
          <w:ilvl w:val="2"/>
          <w:numId w:val="570"/>
        </w:numPr>
        <w:rPr>
          <w:ins w:id="7374" w:author="Rev 4 Allen Wirfs-Brock" w:date="2011-10-20T13:26:00Z"/>
        </w:rPr>
      </w:pPr>
      <w:ins w:id="7375" w:author="Rev 4 Allen Wirfs-Brock" w:date="2011-10-20T13:26:00Z">
        <w:r w:rsidRPr="00E77497">
          <w:t xml:space="preserve">Call </w:t>
        </w:r>
        <w:r w:rsidRPr="00E77497">
          <w:rPr>
            <w:i/>
          </w:rPr>
          <w:t>env’s</w:t>
        </w:r>
        <w:r w:rsidRPr="00E77497">
          <w:t xml:space="preserve"> CreateMutableBinding concrete method passing </w:t>
        </w:r>
      </w:ins>
      <w:ins w:id="7376" w:author="Rev 4 Allen Wirfs-Brock" w:date="2011-10-20T13:30:00Z">
        <w:r w:rsidR="0076754F" w:rsidRPr="00E77497">
          <w:rPr>
            <w:i/>
          </w:rPr>
          <w:t>var</w:t>
        </w:r>
      </w:ins>
      <w:ins w:id="7377" w:author="Rev 4 Allen Wirfs-Brock" w:date="2011-10-20T13:26:00Z">
        <w:r w:rsidRPr="00E77497">
          <w:rPr>
            <w:i/>
          </w:rPr>
          <w:t>Name</w:t>
        </w:r>
        <w:r w:rsidRPr="00E77497">
          <w:t xml:space="preserve"> as the argument.</w:t>
        </w:r>
      </w:ins>
    </w:p>
    <w:p w14:paraId="1CBF84D7" w14:textId="77777777" w:rsidR="0076754F" w:rsidRPr="00E77497" w:rsidRDefault="0076754F" w:rsidP="009A20C6">
      <w:pPr>
        <w:pStyle w:val="Alg4"/>
        <w:numPr>
          <w:ilvl w:val="2"/>
          <w:numId w:val="570"/>
        </w:numPr>
        <w:rPr>
          <w:ins w:id="7378" w:author="Rev 4 Allen Wirfs-Brock" w:date="2011-10-20T13:29:00Z"/>
        </w:rPr>
      </w:pPr>
      <w:ins w:id="7379" w:author="Rev 4 Allen Wirfs-Brock" w:date="2011-10-20T13:29:00Z">
        <w:r w:rsidRPr="00E77497">
          <w:t xml:space="preserve">Call </w:t>
        </w:r>
        <w:r w:rsidRPr="00E77497">
          <w:rPr>
            <w:i/>
          </w:rPr>
          <w:t>env</w:t>
        </w:r>
        <w:r w:rsidRPr="00E77497">
          <w:t xml:space="preserve">’s InitializeBinding concrete method passing </w:t>
        </w:r>
      </w:ins>
      <w:ins w:id="7380" w:author="Rev 10 Allen Wirfs-Brock" w:date="2012-08-14T15:43:00Z">
        <w:r w:rsidR="00EA1B5F" w:rsidRPr="00E77497">
          <w:rPr>
            <w:i/>
          </w:rPr>
          <w:t>varName</w:t>
        </w:r>
      </w:ins>
      <w:ins w:id="7381" w:author="Rev 4 Allen Wirfs-Brock" w:date="2011-10-20T13:29:00Z">
        <w:del w:id="7382" w:author="Rev 10 Allen Wirfs-Brock" w:date="2012-08-14T15:43:00Z">
          <w:r w:rsidRPr="00E77497" w:rsidDel="00EA1B5F">
            <w:rPr>
              <w:i/>
            </w:rPr>
            <w:delText>fn</w:delText>
          </w:r>
        </w:del>
        <w:r w:rsidRPr="00E77497">
          <w:t xml:space="preserve">, and </w:t>
        </w:r>
        <w:r w:rsidRPr="00E77497">
          <w:rPr>
            <w:b/>
          </w:rPr>
          <w:t>undefined</w:t>
        </w:r>
        <w:r w:rsidRPr="00E77497">
          <w:t xml:space="preserve"> as the arguments.</w:t>
        </w:r>
      </w:ins>
    </w:p>
    <w:p w14:paraId="7A57F77B" w14:textId="77777777" w:rsidR="00130774" w:rsidRPr="00E77497" w:rsidRDefault="00130774" w:rsidP="009A20C6">
      <w:pPr>
        <w:pStyle w:val="Alg4"/>
        <w:numPr>
          <w:ilvl w:val="0"/>
          <w:numId w:val="570"/>
        </w:numPr>
        <w:rPr>
          <w:ins w:id="7383" w:author="Rev 4 Allen Wirfs-Brock" w:date="2011-10-20T13:56:00Z"/>
        </w:rPr>
      </w:pPr>
      <w:ins w:id="7384" w:author="Rev 4 Allen Wirfs-Brock" w:date="2011-10-20T13:56:00Z">
        <w:r w:rsidRPr="00E77497">
          <w:t xml:space="preserve">Let </w:t>
        </w:r>
        <w:r w:rsidRPr="00E77497">
          <w:rPr>
            <w:i/>
          </w:rPr>
          <w:t>initializedFunctions</w:t>
        </w:r>
        <w:r w:rsidRPr="00E77497">
          <w:t xml:space="preserve"> be an emptyList.</w:t>
        </w:r>
      </w:ins>
    </w:p>
    <w:p w14:paraId="1BBE1F8C" w14:textId="77777777" w:rsidR="009B30BD" w:rsidRPr="004D1BD1" w:rsidRDefault="009B30BD" w:rsidP="009A20C6">
      <w:pPr>
        <w:pStyle w:val="Alg4"/>
        <w:numPr>
          <w:ilvl w:val="0"/>
          <w:numId w:val="570"/>
        </w:numPr>
        <w:rPr>
          <w:ins w:id="7385" w:author="Rev 4 Allen Wirfs-Brock" w:date="2011-10-04T16:34:00Z"/>
        </w:rPr>
      </w:pPr>
      <w:ins w:id="7386" w:author="Rev 4 Allen Wirfs-Brock" w:date="2011-10-04T16:34:00Z">
        <w:r w:rsidRPr="00E77497">
          <w:t xml:space="preserve">For each </w:t>
        </w:r>
        <w:r w:rsidRPr="00E77497">
          <w:rPr>
            <w:i/>
          </w:rPr>
          <w:t>FunctionDeclaration</w:t>
        </w:r>
        <w:r w:rsidRPr="00E77497">
          <w:t xml:space="preserve"> </w:t>
        </w:r>
        <w:r w:rsidRPr="00E77497">
          <w:rPr>
            <w:i/>
          </w:rPr>
          <w:t>f</w:t>
        </w:r>
        <w:r w:rsidRPr="00E77497">
          <w:t xml:space="preserve"> in </w:t>
        </w:r>
      </w:ins>
      <w:ins w:id="7387" w:author="Rev 4 Allen Wirfs-Brock" w:date="2011-10-06T16:15:00Z">
        <w:r w:rsidR="00FE0D6D" w:rsidRPr="00E77497">
          <w:rPr>
            <w:i/>
          </w:rPr>
          <w:t>declarations</w:t>
        </w:r>
      </w:ins>
      <w:ins w:id="7388" w:author="Rev 4 Allen Wirfs-Brock" w:date="2011-10-04T16:34:00Z">
        <w:r w:rsidRPr="00E77497">
          <w:t xml:space="preserve">, in </w:t>
        </w:r>
      </w:ins>
      <w:ins w:id="7389" w:author="Rev 4 Allen Wirfs-Brock" w:date="2011-10-20T13:59:00Z">
        <w:r w:rsidR="009A0588" w:rsidRPr="00E77497">
          <w:t xml:space="preserve">reverse </w:t>
        </w:r>
      </w:ins>
      <w:ins w:id="7390" w:author="Rev 4 Allen Wirfs-Brock" w:date="2011-10-06T16:15:00Z">
        <w:r w:rsidR="00FE0D6D" w:rsidRPr="00E77497">
          <w:t>list</w:t>
        </w:r>
      </w:ins>
      <w:ins w:id="7391" w:author="Rev 4 Allen Wirfs-Brock" w:date="2011-10-04T16:34:00Z">
        <w:r w:rsidRPr="00E77497">
          <w:t xml:space="preserve"> order do</w:t>
        </w:r>
      </w:ins>
    </w:p>
    <w:p w14:paraId="67CD0D0E" w14:textId="77777777" w:rsidR="00BE2551" w:rsidRPr="006B6D0A" w:rsidRDefault="00BE2551" w:rsidP="009A20C6">
      <w:pPr>
        <w:pStyle w:val="Alg4"/>
        <w:numPr>
          <w:ilvl w:val="1"/>
          <w:numId w:val="570"/>
        </w:numPr>
        <w:rPr>
          <w:ins w:id="7392" w:author="Rev 4 Allen Wirfs-Brock" w:date="2011-10-20T14:06:00Z"/>
          <w:i/>
          <w:sz w:val="18"/>
        </w:rPr>
      </w:pPr>
      <w:ins w:id="7393" w:author="Rev 4 Allen Wirfs-Brock" w:date="2011-10-20T14:06:00Z">
        <w:r w:rsidRPr="003B4312">
          <w:rPr>
            <w:rFonts w:ascii="Arial" w:hAnsi="Arial" w:cs="Arial"/>
            <w:sz w:val="18"/>
          </w:rPr>
          <w:t>NOTE</w:t>
        </w:r>
      </w:ins>
      <w:ins w:id="7394" w:author="Rev 6 Allen Wirfs-Brock" w:date="2012-02-25T15:49:00Z">
        <w:r w:rsidR="00B33855">
          <w:rPr>
            <w:rFonts w:ascii="Arial" w:hAnsi="Arial" w:cs="Arial"/>
            <w:sz w:val="18"/>
          </w:rPr>
          <w:tab/>
        </w:r>
      </w:ins>
      <w:ins w:id="7395" w:author="Rev 4 Allen Wirfs-Brock" w:date="2011-10-20T14:06:00Z">
        <w:r w:rsidRPr="003B4312">
          <w:rPr>
            <w:rFonts w:ascii="Arial" w:hAnsi="Arial" w:cs="Arial"/>
            <w:sz w:val="18"/>
          </w:rPr>
          <w:tab/>
          <w:t>If there are multiple</w:t>
        </w:r>
        <w:r w:rsidRPr="003B4312">
          <w:rPr>
            <w:sz w:val="18"/>
          </w:rPr>
          <w:t xml:space="preserve"> </w:t>
        </w:r>
        <w:r w:rsidRPr="008B7F6F">
          <w:rPr>
            <w:i/>
            <w:sz w:val="18"/>
          </w:rPr>
          <w:t>FunctionDeclarations</w:t>
        </w:r>
        <w:r w:rsidRPr="008B7F6F">
          <w:rPr>
            <w:sz w:val="18"/>
          </w:rPr>
          <w:t xml:space="preserve"> </w:t>
        </w:r>
        <w:r w:rsidRPr="008B7F6F">
          <w:rPr>
            <w:rFonts w:ascii="Arial" w:hAnsi="Arial" w:cs="Arial"/>
            <w:sz w:val="18"/>
          </w:rPr>
          <w:t>for the same name, the last declaration is used. Multiple</w:t>
        </w:r>
      </w:ins>
      <w:ins w:id="7396" w:author="Rev 4 Allen Wirfs-Brock" w:date="2011-10-20T14:07:00Z">
        <w:r w:rsidRPr="008B7F6F">
          <w:rPr>
            <w:rFonts w:ascii="Arial" w:hAnsi="Arial" w:cs="Arial"/>
            <w:sz w:val="18"/>
          </w:rPr>
          <w:t xml:space="preserve"> </w:t>
        </w:r>
        <w:r w:rsidRPr="008B7F6F">
          <w:rPr>
            <w:i/>
            <w:sz w:val="18"/>
          </w:rPr>
          <w:t>FunctionDeclarations</w:t>
        </w:r>
        <w:r w:rsidR="00B54A8F" w:rsidRPr="006B6D0A">
          <w:rPr>
            <w:sz w:val="18"/>
          </w:rPr>
          <w:t xml:space="preserve"> </w:t>
        </w:r>
        <w:r w:rsidR="00B54A8F" w:rsidRPr="006B6D0A">
          <w:rPr>
            <w:rFonts w:ascii="Arial" w:hAnsi="Arial" w:cs="Arial"/>
            <w:sz w:val="18"/>
          </w:rPr>
          <w:t>for the same name is only valid in non-extended code.</w:t>
        </w:r>
      </w:ins>
    </w:p>
    <w:p w14:paraId="407AD210" w14:textId="77777777" w:rsidR="00D33339" w:rsidRPr="009C202C" w:rsidRDefault="00D33339" w:rsidP="009A20C6">
      <w:pPr>
        <w:pStyle w:val="Alg4"/>
        <w:numPr>
          <w:ilvl w:val="1"/>
          <w:numId w:val="570"/>
        </w:numPr>
        <w:rPr>
          <w:ins w:id="7397" w:author="Rev 4 Allen Wirfs-Brock" w:date="2011-10-20T13:38:00Z"/>
          <w:i/>
        </w:rPr>
      </w:pPr>
      <w:ins w:id="7398" w:author="Rev 4 Allen Wirfs-Brock" w:date="2011-10-20T13:38:00Z">
        <w:r w:rsidRPr="00E65A34">
          <w:t xml:space="preserve">Let </w:t>
        </w:r>
        <w:r w:rsidRPr="009C202C">
          <w:rPr>
            <w:i/>
          </w:rPr>
          <w:t>fn</w:t>
        </w:r>
        <w:r w:rsidRPr="009C202C">
          <w:t xml:space="preserve"> be the sole element of the BoundNames of </w:t>
        </w:r>
        <w:r w:rsidRPr="009C202C">
          <w:rPr>
            <w:i/>
          </w:rPr>
          <w:t>f.</w:t>
        </w:r>
      </w:ins>
    </w:p>
    <w:p w14:paraId="42D992F1" w14:textId="77777777" w:rsidR="009A0588" w:rsidRPr="004D1BD1" w:rsidRDefault="009A0588" w:rsidP="009A20C6">
      <w:pPr>
        <w:pStyle w:val="Alg4"/>
        <w:numPr>
          <w:ilvl w:val="1"/>
          <w:numId w:val="570"/>
        </w:numPr>
        <w:rPr>
          <w:ins w:id="7399" w:author="Rev 4 Allen Wirfs-Brock" w:date="2011-10-20T13:57:00Z"/>
        </w:rPr>
      </w:pPr>
      <w:ins w:id="7400" w:author="Rev 4 Allen Wirfs-Brock" w:date="2011-10-20T13:57:00Z">
        <w:r w:rsidRPr="009C202C">
          <w:t xml:space="preserve">If </w:t>
        </w:r>
        <w:r w:rsidRPr="009C202C">
          <w:rPr>
            <w:i/>
          </w:rPr>
          <w:t>fn</w:t>
        </w:r>
        <w:r w:rsidRPr="009C202C">
          <w:t xml:space="preserve"> is </w:t>
        </w:r>
      </w:ins>
      <w:ins w:id="7401" w:author="Rev 4 Allen Wirfs-Brock" w:date="2011-10-20T13:58:00Z">
        <w:r w:rsidRPr="00B820AB">
          <w:t xml:space="preserve">not </w:t>
        </w:r>
      </w:ins>
      <w:ins w:id="7402" w:author="Rev 4 Allen Wirfs-Brock" w:date="2011-10-20T13:57:00Z">
        <w:r w:rsidRPr="00B820AB">
          <w:t xml:space="preserve">an element of </w:t>
        </w:r>
      </w:ins>
      <w:ins w:id="7403" w:author="Rev 4 Allen Wirfs-Brock" w:date="2011-10-20T13:58:00Z">
        <w:r w:rsidRPr="00B820AB">
          <w:rPr>
            <w:i/>
          </w:rPr>
          <w:t xml:space="preserve">initializedFunctions, </w:t>
        </w:r>
        <w:r w:rsidRPr="004D1BD1">
          <w:t>then</w:t>
        </w:r>
      </w:ins>
    </w:p>
    <w:p w14:paraId="2FE70D4E" w14:textId="77777777" w:rsidR="009A0588" w:rsidRPr="006B6D0A" w:rsidRDefault="009A0588" w:rsidP="009A20C6">
      <w:pPr>
        <w:pStyle w:val="Alg4"/>
        <w:numPr>
          <w:ilvl w:val="2"/>
          <w:numId w:val="570"/>
        </w:numPr>
        <w:rPr>
          <w:ins w:id="7404" w:author="Rev 4 Allen Wirfs-Brock" w:date="2011-10-20T13:59:00Z"/>
        </w:rPr>
      </w:pPr>
      <w:ins w:id="7405" w:author="Rev 4 Allen Wirfs-Brock" w:date="2011-10-20T14:00:00Z">
        <w:r w:rsidRPr="003B4312">
          <w:t>Append</w:t>
        </w:r>
      </w:ins>
      <w:ins w:id="7406" w:author="Rev 4 Allen Wirfs-Brock" w:date="2011-10-20T13:59:00Z">
        <w:r w:rsidRPr="003B4312">
          <w:t xml:space="preserve"> </w:t>
        </w:r>
        <w:r w:rsidRPr="008B7F6F">
          <w:rPr>
            <w:i/>
          </w:rPr>
          <w:t>fn</w:t>
        </w:r>
        <w:r w:rsidRPr="008B7F6F">
          <w:t xml:space="preserve"> to </w:t>
        </w:r>
      </w:ins>
      <w:ins w:id="7407" w:author="Rev 4 Allen Wirfs-Brock" w:date="2011-10-20T14:00:00Z">
        <w:r w:rsidRPr="008B7F6F">
          <w:rPr>
            <w:i/>
          </w:rPr>
          <w:t>initializedFunctions</w:t>
        </w:r>
        <w:r w:rsidRPr="008B7F6F">
          <w:t>.</w:t>
        </w:r>
      </w:ins>
    </w:p>
    <w:p w14:paraId="4DF63670" w14:textId="77777777" w:rsidR="009B30BD" w:rsidRPr="006B6D0A" w:rsidRDefault="009B30BD" w:rsidP="009A20C6">
      <w:pPr>
        <w:pStyle w:val="Alg4"/>
        <w:numPr>
          <w:ilvl w:val="2"/>
          <w:numId w:val="570"/>
        </w:numPr>
        <w:rPr>
          <w:ins w:id="7408" w:author="Rev 4 Allen Wirfs-Brock" w:date="2011-10-04T16:34:00Z"/>
        </w:rPr>
      </w:pPr>
      <w:ins w:id="7409" w:author="Rev 4 Allen Wirfs-Brock" w:date="2011-10-04T16:34:00Z">
        <w:r w:rsidRPr="006B6D0A">
          <w:t xml:space="preserve">Let </w:t>
        </w:r>
        <w:r w:rsidRPr="006B6D0A">
          <w:rPr>
            <w:i/>
          </w:rPr>
          <w:t>fo</w:t>
        </w:r>
        <w:r w:rsidRPr="006B6D0A">
          <w:t xml:space="preserve"> be the result of</w:t>
        </w:r>
      </w:ins>
      <w:ins w:id="7410" w:author="Rev 7 Allen Wirfs-Brock" w:date="2012-04-27T16:53:00Z">
        <w:r w:rsidR="00CB4E96">
          <w:t xml:space="preserve"> performing</w:t>
        </w:r>
      </w:ins>
      <w:ins w:id="7411" w:author="Rev 4 Allen Wirfs-Brock" w:date="2011-10-04T16:34:00Z">
        <w:r w:rsidRPr="006B6D0A">
          <w:t xml:space="preserve"> </w:t>
        </w:r>
        <w:del w:id="7412" w:author="Rev 7 Allen Wirfs-Brock" w:date="2012-04-27T16:51:00Z">
          <w:r w:rsidRPr="006B6D0A" w:rsidDel="00CB4E96">
            <w:delText>instantiating</w:delText>
          </w:r>
        </w:del>
      </w:ins>
      <w:ins w:id="7413" w:author="Rev 7 Allen Wirfs-Brock" w:date="2012-04-27T16:51:00Z">
        <w:r w:rsidR="00CB4E96" w:rsidRPr="00CB4E96">
          <w:rPr>
            <w:rFonts w:ascii="Helvetica" w:hAnsi="Helvetica"/>
            <w:b/>
          </w:rPr>
          <w:t xml:space="preserve"> </w:t>
        </w:r>
        <w:r w:rsidR="00CB4E96" w:rsidRPr="004012E4">
          <w:t>Instantiate Function Declaration</w:t>
        </w:r>
      </w:ins>
      <w:ins w:id="7414" w:author="Rev 4 Allen Wirfs-Brock" w:date="2011-10-04T16:34:00Z">
        <w:r w:rsidRPr="006B6D0A">
          <w:t xml:space="preserve"> </w:t>
        </w:r>
      </w:ins>
      <w:ins w:id="7415" w:author="Rev 7 Allen Wirfs-Brock" w:date="2012-04-27T16:52:00Z">
        <w:r w:rsidR="00CB4E96">
          <w:t xml:space="preserve"> for </w:t>
        </w:r>
      </w:ins>
      <w:ins w:id="7416" w:author="Rev 4 Allen Wirfs-Brock" w:date="2011-10-04T16:34:00Z">
        <w:del w:id="7417" w:author="Rev 7 Allen Wirfs-Brock" w:date="2012-04-27T16:52:00Z">
          <w:r w:rsidRPr="006B6D0A" w:rsidDel="00CB4E96">
            <w:rPr>
              <w:i/>
            </w:rPr>
            <w:delText xml:space="preserve">FunctionDeclaration </w:delText>
          </w:r>
        </w:del>
        <w:r w:rsidRPr="006B6D0A">
          <w:rPr>
            <w:i/>
          </w:rPr>
          <w:t>f</w:t>
        </w:r>
        <w:del w:id="7418" w:author="Rev 7 Allen Wirfs-Brock" w:date="2012-04-27T16:53:00Z">
          <w:r w:rsidRPr="006B6D0A" w:rsidDel="00CB4E96">
            <w:rPr>
              <w:i/>
            </w:rPr>
            <w:delText xml:space="preserve"> </w:delText>
          </w:r>
          <w:r w:rsidRPr="006B6D0A" w:rsidDel="00CB4E96">
            <w:delText>as described in Clause 13</w:delText>
          </w:r>
        </w:del>
        <w:r w:rsidRPr="006B6D0A">
          <w:t>.</w:t>
        </w:r>
      </w:ins>
    </w:p>
    <w:p w14:paraId="79933D00" w14:textId="77777777" w:rsidR="009B30BD" w:rsidRPr="009C202C" w:rsidRDefault="00D33339" w:rsidP="009A20C6">
      <w:pPr>
        <w:pStyle w:val="Alg4"/>
        <w:numPr>
          <w:ilvl w:val="2"/>
          <w:numId w:val="570"/>
        </w:numPr>
        <w:rPr>
          <w:ins w:id="7419" w:author="Rev 4 Allen Wirfs-Brock" w:date="2011-10-04T16:34:00Z"/>
        </w:rPr>
      </w:pPr>
      <w:ins w:id="7420" w:author="Rev 4 Allen Wirfs-Brock" w:date="2011-10-20T13:43:00Z">
        <w:r w:rsidRPr="00E65A34">
          <w:t xml:space="preserve">Call </w:t>
        </w:r>
        <w:r w:rsidRPr="009C202C">
          <w:rPr>
            <w:i/>
          </w:rPr>
          <w:t>env</w:t>
        </w:r>
        <w:r w:rsidRPr="009C202C">
          <w:t xml:space="preserve">’s InitializeBinding concrete method passing </w:t>
        </w:r>
        <w:r w:rsidRPr="009C202C">
          <w:rPr>
            <w:i/>
          </w:rPr>
          <w:t>fn</w:t>
        </w:r>
        <w:r w:rsidRPr="009C202C">
          <w:t xml:space="preserve">, and </w:t>
        </w:r>
        <w:r w:rsidRPr="009C202C">
          <w:rPr>
            <w:i/>
          </w:rPr>
          <w:t>fo</w:t>
        </w:r>
        <w:r w:rsidRPr="009C202C">
          <w:t xml:space="preserve"> as the arguments</w:t>
        </w:r>
      </w:ins>
      <w:ins w:id="7421" w:author="Rev 4 Allen Wirfs-Brock" w:date="2011-10-04T16:34:00Z">
        <w:r w:rsidR="009B30BD" w:rsidRPr="009C202C">
          <w:t>.</w:t>
        </w:r>
      </w:ins>
    </w:p>
    <w:p w14:paraId="209832CC" w14:textId="77777777" w:rsidR="00FF2C02" w:rsidRPr="004D1BD1" w:rsidRDefault="00FF2C02" w:rsidP="009A20C6">
      <w:pPr>
        <w:pStyle w:val="Alg4"/>
        <w:numPr>
          <w:ilvl w:val="0"/>
          <w:numId w:val="570"/>
        </w:numPr>
        <w:spacing w:after="240"/>
        <w:rPr>
          <w:ins w:id="7422" w:author="Rev 4 Allen Wirfs-Brock" w:date="2011-10-20T14:51:00Z"/>
        </w:rPr>
      </w:pPr>
      <w:ins w:id="7423" w:author="Rev 4 Allen Wirfs-Brock" w:date="2011-10-20T14:51:00Z">
        <w:r w:rsidRPr="004D1BD1">
          <w:t>Return</w:t>
        </w:r>
      </w:ins>
      <w:ins w:id="7424" w:author="Rev 6 Allen Wirfs-Brock" w:date="2012-02-26T09:58:00Z">
        <w:r w:rsidR="009B3B81">
          <w:t xml:space="preserve"> NormalCompletion(</w:t>
        </w:r>
        <w:r w:rsidR="009B3B81" w:rsidRPr="009B3B81">
          <w:rPr>
            <w:rFonts w:ascii="Arial" w:hAnsi="Arial" w:cs="Arial"/>
          </w:rPr>
          <w:t>empty</w:t>
        </w:r>
        <w:r w:rsidR="009B3B81">
          <w:t>).</w:t>
        </w:r>
      </w:ins>
      <w:ins w:id="7425" w:author="Rev 4 Allen Wirfs-Brock" w:date="2011-10-20T14:51:00Z">
        <w:del w:id="7426" w:author="Rev 5 Allen Wirfs-Brock" w:date="2012-01-03T15:52:00Z">
          <w:r w:rsidRPr="004D1BD1" w:rsidDel="008A4279">
            <w:delText xml:space="preserve"> </w:delText>
          </w:r>
          <w:r w:rsidRPr="004D1BD1" w:rsidDel="008A4279">
            <w:rPr>
              <w:i/>
            </w:rPr>
            <w:delText>hasArgumentsObject</w:delText>
          </w:r>
        </w:del>
        <w:r w:rsidRPr="004D1BD1">
          <w:t>.</w:t>
        </w:r>
      </w:ins>
    </w:p>
    <w:p w14:paraId="09E17116" w14:textId="77777777" w:rsidR="00704747" w:rsidRPr="008B7F6F" w:rsidRDefault="00704747" w:rsidP="00862195">
      <w:pPr>
        <w:pStyle w:val="30"/>
        <w:numPr>
          <w:ilvl w:val="0"/>
          <w:numId w:val="0"/>
        </w:numPr>
        <w:rPr>
          <w:ins w:id="7427" w:author="Rev 3 Allen Wirfs-Brock" w:date="2011-09-10T11:11:00Z"/>
        </w:rPr>
      </w:pPr>
      <w:bookmarkStart w:id="7428" w:name="_Toc336509495"/>
      <w:ins w:id="7429" w:author="Rev 3 Allen Wirfs-Brock" w:date="2011-09-10T11:11:00Z">
        <w:r w:rsidRPr="003B4312">
          <w:t>10.5.</w:t>
        </w:r>
      </w:ins>
      <w:ins w:id="7430" w:author="Rev 4 Allen Wirfs-Brock" w:date="2011-11-04T09:56:00Z">
        <w:r w:rsidR="006B6D0A">
          <w:t>4</w:t>
        </w:r>
      </w:ins>
      <w:ins w:id="7431" w:author="Rev 3 Allen Wirfs-Brock" w:date="2011-09-10T11:11:00Z">
        <w:r w:rsidRPr="003B4312">
          <w:tab/>
        </w:r>
      </w:ins>
      <w:commentRangeStart w:id="7432"/>
      <w:ins w:id="7433" w:author="Rev 3 Allen Wirfs-Brock" w:date="2011-09-10T15:22:00Z">
        <w:r w:rsidR="004851C4" w:rsidRPr="003B4312">
          <w:t xml:space="preserve">Block Declaration </w:t>
        </w:r>
      </w:ins>
      <w:ins w:id="7434" w:author="Rev 3 Allen Wirfs-Brock" w:date="2011-09-10T11:11:00Z">
        <w:r w:rsidRPr="008B7F6F">
          <w:t>Instantiation</w:t>
        </w:r>
      </w:ins>
      <w:commentRangeEnd w:id="7432"/>
      <w:r w:rsidR="002B7DB5">
        <w:rPr>
          <w:rStyle w:val="af3"/>
          <w:b w:val="0"/>
        </w:rPr>
        <w:commentReference w:id="7432"/>
      </w:r>
      <w:bookmarkEnd w:id="7428"/>
    </w:p>
    <w:p w14:paraId="28BC1C94" w14:textId="77777777" w:rsidR="00704747" w:rsidRPr="004D1BD1" w:rsidRDefault="005C42E5" w:rsidP="00704747">
      <w:pPr>
        <w:rPr>
          <w:ins w:id="7435" w:author="Rev 3 Allen Wirfs-Brock" w:date="2011-09-10T11:11:00Z"/>
          <w:sz w:val="18"/>
          <w:rPrChange w:id="7436" w:author="Rev 4 Allen Wirfs-Brock" w:date="2011-11-04T08:51:00Z">
            <w:rPr>
              <w:ins w:id="7437" w:author="Rev 3 Allen Wirfs-Brock" w:date="2011-09-10T11:11:00Z"/>
            </w:rPr>
          </w:rPrChange>
        </w:rPr>
      </w:pPr>
      <w:ins w:id="7438" w:author="Rev 4 Allen Wirfs-Brock" w:date="2011-10-20T12:18:00Z">
        <w:r w:rsidRPr="004D1BD1">
          <w:rPr>
            <w:sz w:val="18"/>
            <w:rPrChange w:id="7439" w:author="Rev 4 Allen Wirfs-Brock" w:date="2011-11-04T08:51:00Z">
              <w:rPr/>
            </w:rPrChange>
          </w:rPr>
          <w:t>N</w:t>
        </w:r>
      </w:ins>
      <w:ins w:id="7440" w:author="Rev 4 Allen Wirfs-Brock" w:date="2011-10-20T12:21:00Z">
        <w:r w:rsidR="0038665D" w:rsidRPr="004D1BD1">
          <w:rPr>
            <w:sz w:val="18"/>
          </w:rPr>
          <w:t>OTE</w:t>
        </w:r>
      </w:ins>
      <w:ins w:id="7441" w:author="Rev 4 Allen Wirfs-Brock" w:date="2011-10-20T12:20:00Z">
        <w:r w:rsidR="0038665D" w:rsidRPr="004D1BD1">
          <w:rPr>
            <w:sz w:val="18"/>
          </w:rPr>
          <w:tab/>
        </w:r>
        <w:r w:rsidR="0038665D" w:rsidRPr="004D1BD1">
          <w:t xml:space="preserve"> </w:t>
        </w:r>
      </w:ins>
      <w:ins w:id="7442" w:author="Rev 3 Allen Wirfs-Brock" w:date="2011-09-10T11:12:00Z">
        <w:r w:rsidR="00F24C4D" w:rsidRPr="004D1BD1">
          <w:rPr>
            <w:sz w:val="18"/>
            <w:rPrChange w:id="7443" w:author="Rev 4 Allen Wirfs-Brock" w:date="2011-11-04T08:51:00Z">
              <w:rPr/>
            </w:rPrChange>
          </w:rPr>
          <w:t xml:space="preserve">When a </w:t>
        </w:r>
        <w:r w:rsidR="00F24C4D" w:rsidRPr="004D1BD1">
          <w:rPr>
            <w:rFonts w:ascii="Times New Roman" w:eastAsia="Times New Roman" w:hAnsi="Times New Roman"/>
            <w:i/>
            <w:spacing w:val="6"/>
            <w:sz w:val="18"/>
            <w:lang w:eastAsia="en-US"/>
            <w:rPrChange w:id="7444" w:author="Rev 4 Allen Wirfs-Brock" w:date="2011-11-04T08:51:00Z">
              <w:rPr>
                <w:rFonts w:ascii="Times New Roman" w:eastAsia="Times New Roman" w:hAnsi="Times New Roman"/>
                <w:i/>
                <w:spacing w:val="6"/>
                <w:lang w:eastAsia="en-US"/>
              </w:rPr>
            </w:rPrChange>
          </w:rPr>
          <w:t>Block</w:t>
        </w:r>
        <w:r w:rsidR="00F24C4D" w:rsidRPr="004D1BD1">
          <w:rPr>
            <w:sz w:val="18"/>
            <w:rPrChange w:id="7445" w:author="Rev 4 Allen Wirfs-Brock" w:date="2011-11-04T08:51:00Z">
              <w:rPr/>
            </w:rPrChange>
          </w:rPr>
          <w:t xml:space="preserve"> or </w:t>
        </w:r>
        <w:r w:rsidR="00F24C4D" w:rsidRPr="004D1BD1">
          <w:rPr>
            <w:rFonts w:ascii="Times New Roman" w:eastAsia="Times New Roman" w:hAnsi="Times New Roman"/>
            <w:i/>
            <w:spacing w:val="6"/>
            <w:sz w:val="18"/>
            <w:lang w:eastAsia="en-US"/>
            <w:rPrChange w:id="7446" w:author="Rev 4 Allen Wirfs-Brock" w:date="2011-11-04T08:51:00Z">
              <w:rPr>
                <w:rFonts w:ascii="Times New Roman" w:eastAsia="Times New Roman" w:hAnsi="Times New Roman"/>
                <w:i/>
                <w:spacing w:val="6"/>
                <w:lang w:eastAsia="en-US"/>
              </w:rPr>
            </w:rPrChange>
          </w:rPr>
          <w:t>CaseBlock</w:t>
        </w:r>
        <w:r w:rsidR="00F24C4D" w:rsidRPr="004D1BD1">
          <w:rPr>
            <w:sz w:val="18"/>
            <w:rPrChange w:id="7447" w:author="Rev 4 Allen Wirfs-Brock" w:date="2011-11-04T08:51:00Z">
              <w:rPr/>
            </w:rPrChange>
          </w:rPr>
          <w:t xml:space="preserve"> production</w:t>
        </w:r>
      </w:ins>
      <w:ins w:id="7448" w:author="Rev 4 Allen Wirfs-Brock" w:date="2011-10-20T12:18:00Z">
        <w:r w:rsidRPr="004D1BD1">
          <w:rPr>
            <w:sz w:val="18"/>
            <w:rPrChange w:id="7449" w:author="Rev 4 Allen Wirfs-Brock" w:date="2011-11-04T08:51:00Z">
              <w:rPr/>
            </w:rPrChange>
          </w:rPr>
          <w:t xml:space="preserve"> </w:t>
        </w:r>
        <w:del w:id="7450" w:author="Rev 6 Allen Wirfs-Brock" w:date="2012-01-26T11:08:00Z">
          <w:r w:rsidRPr="004D1BD1" w:rsidDel="00EB1E7F">
            <w:rPr>
              <w:sz w:val="18"/>
              <w:rPrChange w:id="7451" w:author="Rev 4 Allen Wirfs-Brock" w:date="2011-11-04T08:51:00Z">
                <w:rPr/>
              </w:rPrChange>
            </w:rPr>
            <w:delText>contained in extended code</w:delText>
          </w:r>
        </w:del>
      </w:ins>
      <w:ins w:id="7452" w:author="Rev 3 Allen Wirfs-Brock" w:date="2011-09-10T11:12:00Z">
        <w:del w:id="7453" w:author="Rev 6 Allen Wirfs-Brock" w:date="2012-01-26T11:08:00Z">
          <w:r w:rsidR="00F24C4D" w:rsidRPr="004D1BD1" w:rsidDel="00EB1E7F">
            <w:rPr>
              <w:sz w:val="18"/>
              <w:rPrChange w:id="7454" w:author="Rev 4 Allen Wirfs-Brock" w:date="2011-11-04T08:51:00Z">
                <w:rPr/>
              </w:rPrChange>
            </w:rPr>
            <w:delText xml:space="preserve"> </w:delText>
          </w:r>
        </w:del>
        <w:r w:rsidR="00F24C4D" w:rsidRPr="004D1BD1">
          <w:rPr>
            <w:sz w:val="18"/>
            <w:rPrChange w:id="7455" w:author="Rev 4 Allen Wirfs-Brock" w:date="2011-11-04T08:51:00Z">
              <w:rPr/>
            </w:rPrChange>
          </w:rPr>
          <w:t xml:space="preserve">is evaluated a new Declarative Environment Record is created and bindings for each block scoped variable, constant, or function declarated in the block are </w:t>
        </w:r>
      </w:ins>
      <w:ins w:id="7456" w:author="Rev 3 Allen Wirfs-Brock" w:date="2011-09-10T11:17:00Z">
        <w:r w:rsidR="00135C3C" w:rsidRPr="004D1BD1">
          <w:rPr>
            <w:sz w:val="18"/>
            <w:rPrChange w:id="7457" w:author="Rev 4 Allen Wirfs-Brock" w:date="2011-11-04T08:51:00Z">
              <w:rPr/>
            </w:rPrChange>
          </w:rPr>
          <w:t>instantiated</w:t>
        </w:r>
      </w:ins>
      <w:ins w:id="7458" w:author="Rev 3 Allen Wirfs-Brock" w:date="2011-09-10T11:12:00Z">
        <w:r w:rsidR="00F24C4D" w:rsidRPr="004D1BD1">
          <w:rPr>
            <w:sz w:val="18"/>
            <w:rPrChange w:id="7459" w:author="Rev 4 Allen Wirfs-Brock" w:date="2011-11-04T08:51:00Z">
              <w:rPr/>
            </w:rPrChange>
          </w:rPr>
          <w:t xml:space="preserve"> in the </w:t>
        </w:r>
      </w:ins>
      <w:ins w:id="7460" w:author="Rev 3 Allen Wirfs-Brock" w:date="2011-09-10T11:15:00Z">
        <w:r w:rsidR="00F24C4D" w:rsidRPr="004D1BD1">
          <w:rPr>
            <w:sz w:val="18"/>
            <w:rPrChange w:id="7461" w:author="Rev 4 Allen Wirfs-Brock" w:date="2011-11-04T08:51:00Z">
              <w:rPr/>
            </w:rPrChange>
          </w:rPr>
          <w:t>environment</w:t>
        </w:r>
      </w:ins>
      <w:ins w:id="7462" w:author="Rev 3 Allen Wirfs-Brock" w:date="2011-09-10T11:12:00Z">
        <w:r w:rsidR="00F24C4D" w:rsidRPr="004D1BD1">
          <w:rPr>
            <w:sz w:val="18"/>
            <w:rPrChange w:id="7463" w:author="Rev 4 Allen Wirfs-Brock" w:date="2011-11-04T08:51:00Z">
              <w:rPr/>
            </w:rPrChange>
          </w:rPr>
          <w:t xml:space="preserve"> </w:t>
        </w:r>
      </w:ins>
      <w:ins w:id="7464" w:author="Rev 3 Allen Wirfs-Brock" w:date="2011-09-10T11:15:00Z">
        <w:r w:rsidR="00F24C4D" w:rsidRPr="004D1BD1">
          <w:rPr>
            <w:sz w:val="18"/>
            <w:rPrChange w:id="7465" w:author="Rev 4 Allen Wirfs-Brock" w:date="2011-11-04T08:51:00Z">
              <w:rPr/>
            </w:rPrChange>
          </w:rPr>
          <w:t xml:space="preserve">record. </w:t>
        </w:r>
      </w:ins>
    </w:p>
    <w:p w14:paraId="53A12D76" w14:textId="77777777" w:rsidR="00704747" w:rsidRPr="006B6D0A" w:rsidRDefault="00135C3C" w:rsidP="00704747">
      <w:pPr>
        <w:rPr>
          <w:ins w:id="7466" w:author="Rev 3 Allen Wirfs-Brock" w:date="2011-09-10T11:11:00Z"/>
        </w:rPr>
      </w:pPr>
      <w:ins w:id="7467" w:author="Rev 3 Allen Wirfs-Brock" w:date="2011-09-10T11:18:00Z">
        <w:r w:rsidRPr="004D1BD1">
          <w:t xml:space="preserve">Block Declaration Instantiation is performed as follows </w:t>
        </w:r>
      </w:ins>
      <w:ins w:id="7468" w:author="Rev 3 Allen Wirfs-Brock" w:date="2011-09-10T14:29:00Z">
        <w:r w:rsidR="00862195" w:rsidRPr="004D1BD1">
          <w:t>using</w:t>
        </w:r>
      </w:ins>
      <w:ins w:id="7469" w:author="Rev 3 Allen Wirfs-Brock" w:date="2011-09-10T14:30:00Z">
        <w:r w:rsidR="00862195" w:rsidRPr="004D1BD1">
          <w:t xml:space="preserve"> arguments</w:t>
        </w:r>
      </w:ins>
      <w:ins w:id="7470" w:author="Rev 3 Allen Wirfs-Brock" w:date="2011-09-10T14:29:00Z">
        <w:r w:rsidR="00862195" w:rsidRPr="004D1BD1">
          <w:t xml:space="preserve"> </w:t>
        </w:r>
        <w:r w:rsidR="00862195" w:rsidRPr="004D1BD1">
          <w:rPr>
            <w:rFonts w:ascii="Times New Roman" w:eastAsia="Times New Roman" w:hAnsi="Times New Roman"/>
            <w:i/>
            <w:spacing w:val="6"/>
            <w:lang w:eastAsia="en-US"/>
          </w:rPr>
          <w:t>code</w:t>
        </w:r>
        <w:r w:rsidR="007C0676" w:rsidRPr="004D1BD1">
          <w:t xml:space="preserve"> and</w:t>
        </w:r>
        <w:r w:rsidR="00862195" w:rsidRPr="004D1BD1">
          <w:t xml:space="preserve"> </w:t>
        </w:r>
      </w:ins>
      <w:ins w:id="7471" w:author="Rev 3 Allen Wirfs-Brock" w:date="2011-09-10T14:31:00Z">
        <w:r w:rsidR="00862195" w:rsidRPr="004D1BD1">
          <w:rPr>
            <w:rFonts w:ascii="Times New Roman" w:eastAsia="Times New Roman" w:hAnsi="Times New Roman"/>
            <w:i/>
            <w:spacing w:val="6"/>
            <w:lang w:eastAsia="en-US"/>
          </w:rPr>
          <w:t>env</w:t>
        </w:r>
        <w:r w:rsidR="00862195" w:rsidRPr="004D1BD1">
          <w:t xml:space="preserve">. </w:t>
        </w:r>
      </w:ins>
      <w:ins w:id="7472" w:author="Rev 3 Allen Wirfs-Brock" w:date="2011-09-10T14:32:00Z">
        <w:r w:rsidR="00862195" w:rsidRPr="003B4312">
          <w:rPr>
            <w:rFonts w:ascii="Times New Roman" w:eastAsia="Times New Roman" w:hAnsi="Times New Roman"/>
            <w:i/>
            <w:spacing w:val="6"/>
            <w:lang w:eastAsia="en-US"/>
          </w:rPr>
          <w:t>code</w:t>
        </w:r>
        <w:r w:rsidR="00862195" w:rsidRPr="003B4312">
          <w:t xml:space="preserve"> is the grammar production </w:t>
        </w:r>
      </w:ins>
      <w:ins w:id="7473" w:author="Rev 3 Allen Wirfs-Brock" w:date="2011-09-10T14:37:00Z">
        <w:r w:rsidR="00862195" w:rsidRPr="003B4312">
          <w:t>corresponding</w:t>
        </w:r>
      </w:ins>
      <w:ins w:id="7474" w:author="Rev 3 Allen Wirfs-Brock" w:date="2011-09-10T14:32:00Z">
        <w:r w:rsidR="00862195" w:rsidRPr="003B4312">
          <w:t xml:space="preserve"> </w:t>
        </w:r>
      </w:ins>
      <w:ins w:id="7475" w:author="Rev 3 Allen Wirfs-Brock" w:date="2011-09-10T14:37:00Z">
        <w:r w:rsidR="00862195" w:rsidRPr="008B7F6F">
          <w:t>to the body of the block</w:t>
        </w:r>
      </w:ins>
      <w:ins w:id="7476" w:author="Rev 3 Allen Wirfs-Brock" w:date="2011-09-10T14:32:00Z">
        <w:r w:rsidR="00862195" w:rsidRPr="008B7F6F">
          <w:t xml:space="preserve">. </w:t>
        </w:r>
      </w:ins>
      <w:ins w:id="7477" w:author="Rev 3 Allen Wirfs-Brock" w:date="2011-09-10T11:18:00Z">
        <w:r w:rsidRPr="008B7F6F">
          <w:t xml:space="preserve"> </w:t>
        </w:r>
      </w:ins>
      <w:ins w:id="7478" w:author="Rev 3 Allen Wirfs-Brock" w:date="2011-09-10T14:32:00Z">
        <w:r w:rsidR="00862195" w:rsidRPr="008B7F6F">
          <w:rPr>
            <w:rFonts w:ascii="Times New Roman" w:eastAsia="Times New Roman" w:hAnsi="Times New Roman"/>
            <w:i/>
            <w:spacing w:val="6"/>
            <w:lang w:eastAsia="en-US"/>
          </w:rPr>
          <w:t>env</w:t>
        </w:r>
        <w:r w:rsidR="00862195" w:rsidRPr="008B7F6F">
          <w:t xml:space="preserve"> is </w:t>
        </w:r>
      </w:ins>
      <w:ins w:id="7479" w:author="Rev 3 Allen Wirfs-Brock" w:date="2011-09-10T14:33:00Z">
        <w:r w:rsidR="00862195" w:rsidRPr="006B6D0A">
          <w:t xml:space="preserve">the declarative </w:t>
        </w:r>
      </w:ins>
      <w:ins w:id="7480" w:author="Rev 3 Allen Wirfs-Brock" w:date="2011-09-10T11:18:00Z">
        <w:r w:rsidRPr="006B6D0A">
          <w:t>environment record in which bindings are</w:t>
        </w:r>
      </w:ins>
      <w:ins w:id="7481" w:author="Rev 3 Allen Wirfs-Brock" w:date="2011-09-10T14:33:00Z">
        <w:r w:rsidR="00862195" w:rsidRPr="006B6D0A">
          <w:t xml:space="preserve"> to be</w:t>
        </w:r>
      </w:ins>
      <w:ins w:id="7482" w:author="Rev 3 Allen Wirfs-Brock" w:date="2011-09-10T11:18:00Z">
        <w:r w:rsidRPr="006B6D0A">
          <w:t>.</w:t>
        </w:r>
      </w:ins>
      <w:ins w:id="7483" w:author="Rev 3 Allen Wirfs-Brock" w:date="2011-09-10T14:34:00Z">
        <w:r w:rsidR="00862195" w:rsidRPr="006B6D0A">
          <w:t xml:space="preserve"> </w:t>
        </w:r>
      </w:ins>
    </w:p>
    <w:p w14:paraId="6959DD95" w14:textId="77777777" w:rsidR="007B1D39" w:rsidRPr="009C202C" w:rsidDel="00BE3C7F" w:rsidRDefault="007B1D39" w:rsidP="009A20C6">
      <w:pPr>
        <w:pStyle w:val="Alg4"/>
        <w:numPr>
          <w:ilvl w:val="0"/>
          <w:numId w:val="525"/>
        </w:numPr>
        <w:rPr>
          <w:ins w:id="7484" w:author="Rev 3 Allen Wirfs-Brock" w:date="2011-09-10T11:28:00Z"/>
          <w:del w:id="7485" w:author="Rev 4 Allen Wirfs-Brock" w:date="2011-10-20T12:11:00Z"/>
        </w:rPr>
      </w:pPr>
      <w:ins w:id="7486" w:author="Rev 3 Allen Wirfs-Brock" w:date="2011-09-10T11:28:00Z">
        <w:del w:id="7487" w:author="Rev 4 Allen Wirfs-Brock" w:date="2011-10-20T12:11:00Z">
          <w:r w:rsidRPr="00E65A34" w:rsidDel="00BE3C7F">
            <w:delText xml:space="preserve">Assert: </w:delText>
          </w:r>
          <w:r w:rsidRPr="009C202C" w:rsidDel="00BE3C7F">
            <w:rPr>
              <w:i/>
            </w:rPr>
            <w:delText>parameterNames</w:delText>
          </w:r>
          <w:r w:rsidRPr="009C202C" w:rsidDel="00BE3C7F">
            <w:delText xml:space="preserve"> has no duplicate entries.</w:delText>
          </w:r>
        </w:del>
      </w:ins>
    </w:p>
    <w:p w14:paraId="3796958A" w14:textId="77777777" w:rsidR="00862195" w:rsidRPr="00B820AB" w:rsidRDefault="00862195" w:rsidP="009A20C6">
      <w:pPr>
        <w:pStyle w:val="Alg4"/>
        <w:numPr>
          <w:ilvl w:val="0"/>
          <w:numId w:val="525"/>
        </w:numPr>
        <w:rPr>
          <w:ins w:id="7488" w:author="Rev 3 Allen Wirfs-Brock" w:date="2011-09-10T14:36:00Z"/>
        </w:rPr>
      </w:pPr>
      <w:ins w:id="7489" w:author="Rev 3 Allen Wirfs-Brock" w:date="2011-09-10T14:36:00Z">
        <w:r w:rsidRPr="009C202C">
          <w:t xml:space="preserve">Let </w:t>
        </w:r>
        <w:r w:rsidRPr="009C202C">
          <w:rPr>
            <w:i/>
          </w:rPr>
          <w:t>declarations</w:t>
        </w:r>
        <w:r w:rsidRPr="009C202C">
          <w:t xml:space="preserve"> be the LexicalDeclarations of</w:t>
        </w:r>
      </w:ins>
      <w:ins w:id="7490" w:author="Rev 3 Allen Wirfs-Brock" w:date="2011-09-10T14:38:00Z">
        <w:r w:rsidRPr="00B820AB">
          <w:t xml:space="preserve"> </w:t>
        </w:r>
        <w:r w:rsidRPr="00B820AB">
          <w:rPr>
            <w:i/>
          </w:rPr>
          <w:t>code</w:t>
        </w:r>
        <w:r w:rsidRPr="00B820AB">
          <w:t>.</w:t>
        </w:r>
      </w:ins>
    </w:p>
    <w:p w14:paraId="26F3A501" w14:textId="77777777" w:rsidR="00F67909" w:rsidRPr="00E77497" w:rsidRDefault="00F67909" w:rsidP="009A20C6">
      <w:pPr>
        <w:pStyle w:val="Alg4"/>
        <w:numPr>
          <w:ilvl w:val="0"/>
          <w:numId w:val="525"/>
        </w:numPr>
        <w:rPr>
          <w:ins w:id="7491" w:author="Rev 4 Allen Wirfs-Brock" w:date="2011-10-20T12:15:00Z"/>
        </w:rPr>
      </w:pPr>
      <w:ins w:id="7492" w:author="Rev 4 Allen Wirfs-Brock" w:date="2011-10-20T12:15:00Z">
        <w:r w:rsidRPr="00675B74">
          <w:t xml:space="preserve">For each element </w:t>
        </w:r>
        <w:r w:rsidRPr="00E77497">
          <w:rPr>
            <w:i/>
          </w:rPr>
          <w:t xml:space="preserve">d </w:t>
        </w:r>
        <w:r w:rsidRPr="00E77497">
          <w:t xml:space="preserve">in </w:t>
        </w:r>
        <w:r w:rsidRPr="00E77497">
          <w:rPr>
            <w:i/>
          </w:rPr>
          <w:t>declarations</w:t>
        </w:r>
        <w:r w:rsidRPr="00E77497">
          <w:t xml:space="preserve"> do</w:t>
        </w:r>
      </w:ins>
    </w:p>
    <w:p w14:paraId="6C0DD0FB" w14:textId="77777777" w:rsidR="00F67909" w:rsidRPr="00E77497" w:rsidRDefault="00F67909" w:rsidP="009A20C6">
      <w:pPr>
        <w:pStyle w:val="Alg4"/>
        <w:numPr>
          <w:ilvl w:val="1"/>
          <w:numId w:val="525"/>
        </w:numPr>
        <w:tabs>
          <w:tab w:val="clear" w:pos="1080"/>
          <w:tab w:val="num" w:pos="720"/>
        </w:tabs>
        <w:ind w:hanging="720"/>
        <w:rPr>
          <w:ins w:id="7493" w:author="Rev 4 Allen Wirfs-Brock" w:date="2011-10-20T12:15:00Z"/>
          <w:i/>
        </w:rPr>
      </w:pPr>
      <w:ins w:id="7494" w:author="Rev 4 Allen Wirfs-Brock" w:date="2011-10-20T12:15:00Z">
        <w:r w:rsidRPr="00E77497">
          <w:t xml:space="preserve">For each element </w:t>
        </w:r>
        <w:r w:rsidRPr="00E77497">
          <w:rPr>
            <w:i/>
          </w:rPr>
          <w:t>dn</w:t>
        </w:r>
        <w:r w:rsidRPr="00E77497">
          <w:t xml:space="preserve"> of the BoundNames of </w:t>
        </w:r>
        <w:r w:rsidRPr="00E77497">
          <w:rPr>
            <w:i/>
          </w:rPr>
          <w:t>d</w:t>
        </w:r>
        <w:r w:rsidRPr="00E77497">
          <w:t xml:space="preserve"> do</w:t>
        </w:r>
      </w:ins>
    </w:p>
    <w:p w14:paraId="6917212C" w14:textId="77777777" w:rsidR="00F67909" w:rsidRPr="00E77497" w:rsidRDefault="00F67909" w:rsidP="009A20C6">
      <w:pPr>
        <w:pStyle w:val="Alg4"/>
        <w:numPr>
          <w:ilvl w:val="2"/>
          <w:numId w:val="525"/>
        </w:numPr>
        <w:tabs>
          <w:tab w:val="clear" w:pos="1800"/>
          <w:tab w:val="num" w:pos="990"/>
        </w:tabs>
        <w:ind w:left="990" w:hanging="270"/>
        <w:rPr>
          <w:ins w:id="7495" w:author="Rev 4 Allen Wirfs-Brock" w:date="2011-10-20T12:15:00Z"/>
        </w:rPr>
      </w:pPr>
      <w:ins w:id="7496" w:author="Rev 4 Allen Wirfs-Brock" w:date="2011-10-20T12:15:00Z">
        <w:r w:rsidRPr="00E77497">
          <w:t>If</w:t>
        </w:r>
      </w:ins>
      <w:ins w:id="7497" w:author="Rev 6 Allen Wirfs-Brock" w:date="2012-02-25T15:47:00Z">
        <w:r w:rsidR="006B3D6C">
          <w:t xml:space="preserve"> IsConstantDeclaration of</w:t>
        </w:r>
      </w:ins>
      <w:ins w:id="7498" w:author="Rev 4 Allen Wirfs-Brock" w:date="2011-10-20T12:15:00Z">
        <w:r w:rsidRPr="00E77497">
          <w:t xml:space="preserve"> </w:t>
        </w:r>
        <w:r w:rsidRPr="00E77497">
          <w:rPr>
            <w:i/>
          </w:rPr>
          <w:t>d</w:t>
        </w:r>
        <w:r w:rsidRPr="00E77497">
          <w:t xml:space="preserve"> is </w:t>
        </w:r>
        <w:del w:id="7499" w:author="Rev 6 Allen Wirfs-Brock" w:date="2012-02-25T15:47:00Z">
          <w:r w:rsidRPr="00C91100" w:rsidDel="006B3D6C">
            <w:rPr>
              <w:b/>
            </w:rPr>
            <w:delText xml:space="preserve">a </w:delText>
          </w:r>
          <w:r w:rsidRPr="00C91100" w:rsidDel="006B3D6C">
            <w:rPr>
              <w:b/>
              <w:i/>
            </w:rPr>
            <w:delText>ConstDeclaration</w:delText>
          </w:r>
        </w:del>
      </w:ins>
      <w:ins w:id="7500" w:author="Rev 6 Allen Wirfs-Brock" w:date="2012-02-25T15:47:00Z">
        <w:r w:rsidR="006B3D6C" w:rsidRPr="00C91100">
          <w:rPr>
            <w:b/>
          </w:rPr>
          <w:t>true</w:t>
        </w:r>
      </w:ins>
      <w:ins w:id="7501" w:author="Rev 4 Allen Wirfs-Brock" w:date="2011-10-20T12:15:00Z">
        <w:r w:rsidRPr="00E77497">
          <w:t>, then</w:t>
        </w:r>
      </w:ins>
    </w:p>
    <w:p w14:paraId="376075B8" w14:textId="77777777" w:rsidR="00F67909" w:rsidRPr="00E77497" w:rsidRDefault="00F67909" w:rsidP="009A20C6">
      <w:pPr>
        <w:pStyle w:val="Alg4"/>
        <w:numPr>
          <w:ilvl w:val="3"/>
          <w:numId w:val="525"/>
        </w:numPr>
        <w:tabs>
          <w:tab w:val="clear" w:pos="2520"/>
        </w:tabs>
        <w:spacing w:after="220"/>
        <w:ind w:hanging="1350"/>
        <w:contextualSpacing/>
        <w:rPr>
          <w:ins w:id="7502" w:author="Rev 4 Allen Wirfs-Brock" w:date="2011-10-20T12:15:00Z"/>
        </w:rPr>
      </w:pPr>
      <w:ins w:id="7503" w:author="Rev 4 Allen Wirfs-Brock" w:date="2011-10-20T12:15:00Z">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ins>
    </w:p>
    <w:p w14:paraId="0A90DA6E" w14:textId="77777777" w:rsidR="00F67909" w:rsidRPr="00E77497" w:rsidRDefault="00F67909" w:rsidP="009A20C6">
      <w:pPr>
        <w:pStyle w:val="Alg4"/>
        <w:numPr>
          <w:ilvl w:val="2"/>
          <w:numId w:val="525"/>
        </w:numPr>
        <w:tabs>
          <w:tab w:val="clear" w:pos="1800"/>
          <w:tab w:val="num" w:pos="990"/>
        </w:tabs>
        <w:spacing w:after="220"/>
        <w:ind w:hanging="1080"/>
        <w:contextualSpacing/>
        <w:rPr>
          <w:ins w:id="7504" w:author="Rev 4 Allen Wirfs-Brock" w:date="2011-10-20T12:15:00Z"/>
        </w:rPr>
      </w:pPr>
      <w:ins w:id="7505" w:author="Rev 4 Allen Wirfs-Brock" w:date="2011-10-20T12:15:00Z">
        <w:r w:rsidRPr="00E77497">
          <w:t>Else,</w:t>
        </w:r>
      </w:ins>
    </w:p>
    <w:p w14:paraId="7218657B" w14:textId="77777777" w:rsidR="00F67909" w:rsidRPr="00E77497" w:rsidRDefault="00F67909" w:rsidP="009A20C6">
      <w:pPr>
        <w:pStyle w:val="Alg4"/>
        <w:numPr>
          <w:ilvl w:val="3"/>
          <w:numId w:val="525"/>
        </w:numPr>
        <w:tabs>
          <w:tab w:val="clear" w:pos="2520"/>
          <w:tab w:val="num" w:pos="1620"/>
        </w:tabs>
        <w:spacing w:after="220"/>
        <w:ind w:hanging="1350"/>
        <w:contextualSpacing/>
        <w:rPr>
          <w:ins w:id="7506" w:author="Rev 4 Allen Wirfs-Brock" w:date="2011-10-20T12:15:00Z"/>
        </w:rPr>
      </w:pPr>
      <w:ins w:id="7507" w:author="Rev 4 Allen Wirfs-Brock" w:date="2011-10-20T12:15:00Z">
        <w:r w:rsidRPr="00E77497">
          <w:t xml:space="preserve">Call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ins>
    </w:p>
    <w:p w14:paraId="2CFA1061" w14:textId="77777777" w:rsidR="00704747" w:rsidRPr="00E77497" w:rsidRDefault="00704747" w:rsidP="009A20C6">
      <w:pPr>
        <w:pStyle w:val="Alg4"/>
        <w:numPr>
          <w:ilvl w:val="0"/>
          <w:numId w:val="525"/>
        </w:numPr>
        <w:rPr>
          <w:ins w:id="7508" w:author="Rev 3 Allen Wirfs-Brock" w:date="2011-09-10T11:11:00Z"/>
        </w:rPr>
      </w:pPr>
      <w:ins w:id="7509" w:author="Rev 3 Allen Wirfs-Brock" w:date="2011-09-10T11:11:00Z">
        <w:r w:rsidRPr="00E77497">
          <w:t xml:space="preserve">For each </w:t>
        </w:r>
        <w:r w:rsidRPr="00E77497">
          <w:rPr>
            <w:i/>
          </w:rPr>
          <w:t>FunctionDeclaration</w:t>
        </w:r>
        <w:r w:rsidRPr="00E77497">
          <w:t xml:space="preserve"> </w:t>
        </w:r>
        <w:r w:rsidRPr="00E77497">
          <w:rPr>
            <w:i/>
          </w:rPr>
          <w:t>f</w:t>
        </w:r>
        <w:r w:rsidRPr="00E77497">
          <w:t xml:space="preserve"> in </w:t>
        </w:r>
      </w:ins>
      <w:ins w:id="7510" w:author="Rev 3 Allen Wirfs-Brock" w:date="2011-09-10T14:39:00Z">
        <w:r w:rsidR="00120B52" w:rsidRPr="00E77497">
          <w:rPr>
            <w:i/>
          </w:rPr>
          <w:t>declarations</w:t>
        </w:r>
      </w:ins>
      <w:ins w:id="7511" w:author="Rev 3 Allen Wirfs-Brock" w:date="2011-09-10T11:11:00Z">
        <w:r w:rsidRPr="00E77497">
          <w:t xml:space="preserve">, </w:t>
        </w:r>
      </w:ins>
      <w:ins w:id="7512" w:author="Rev 3 Allen Wirfs-Brock" w:date="2011-09-10T14:39:00Z">
        <w:r w:rsidR="00120B52" w:rsidRPr="00E77497">
          <w:t xml:space="preserve">in list order </w:t>
        </w:r>
      </w:ins>
      <w:ins w:id="7513" w:author="Rev 3 Allen Wirfs-Brock" w:date="2011-09-10T11:11:00Z">
        <w:r w:rsidRPr="00E77497">
          <w:t>do</w:t>
        </w:r>
      </w:ins>
    </w:p>
    <w:p w14:paraId="105313E9" w14:textId="77777777" w:rsidR="00704747" w:rsidRPr="00E77497" w:rsidRDefault="00704747" w:rsidP="009A20C6">
      <w:pPr>
        <w:pStyle w:val="Alg4"/>
        <w:numPr>
          <w:ilvl w:val="1"/>
          <w:numId w:val="525"/>
        </w:numPr>
        <w:tabs>
          <w:tab w:val="clear" w:pos="1080"/>
          <w:tab w:val="num" w:pos="720"/>
        </w:tabs>
        <w:ind w:hanging="720"/>
        <w:rPr>
          <w:ins w:id="7514" w:author="Rev 3 Allen Wirfs-Brock" w:date="2011-09-10T11:11:00Z"/>
          <w:i/>
        </w:rPr>
      </w:pPr>
      <w:ins w:id="7515" w:author="Rev 3 Allen Wirfs-Brock" w:date="2011-09-10T11:11:00Z">
        <w:r w:rsidRPr="00E77497">
          <w:t xml:space="preserve">Let </w:t>
        </w:r>
        <w:r w:rsidRPr="00E77497">
          <w:rPr>
            <w:i/>
          </w:rPr>
          <w:t>fn</w:t>
        </w:r>
        <w:r w:rsidRPr="00E77497">
          <w:t xml:space="preserve"> be the</w:t>
        </w:r>
      </w:ins>
      <w:ins w:id="7516" w:author="Rev 4 Allen Wirfs-Brock" w:date="2011-10-20T12:34:00Z">
        <w:r w:rsidR="00C2360B" w:rsidRPr="00E77497">
          <w:t xml:space="preserve"> sole element of the BoundNames</w:t>
        </w:r>
      </w:ins>
      <w:ins w:id="7517" w:author="Rev 3 Allen Wirfs-Brock" w:date="2011-09-10T11:11:00Z">
        <w:r w:rsidRPr="00E77497">
          <w:t xml:space="preserve"> </w:t>
        </w:r>
      </w:ins>
      <w:ins w:id="7518" w:author="Rev 4 Allen Wirfs-Brock" w:date="2011-10-20T12:35:00Z">
        <w:r w:rsidR="00C2360B" w:rsidRPr="00E77497">
          <w:t>of</w:t>
        </w:r>
      </w:ins>
      <w:ins w:id="7519" w:author="Rev 3 Allen Wirfs-Brock" w:date="2011-09-10T11:11:00Z">
        <w:r w:rsidRPr="00E77497">
          <w:t xml:space="preserve"> </w:t>
        </w:r>
        <w:del w:id="7520" w:author="Rev 4 Allen Wirfs-Brock" w:date="2011-10-20T12:35:00Z">
          <w:r w:rsidRPr="00E77497" w:rsidDel="00C2360B">
            <w:rPr>
              <w:i/>
            </w:rPr>
            <w:delText>FunctionDeclaration</w:delText>
          </w:r>
          <w:r w:rsidRPr="00E77497" w:rsidDel="00C2360B">
            <w:delText xml:space="preserve"> </w:delText>
          </w:r>
        </w:del>
        <w:r w:rsidRPr="00E77497">
          <w:rPr>
            <w:i/>
          </w:rPr>
          <w:t>f.</w:t>
        </w:r>
      </w:ins>
    </w:p>
    <w:p w14:paraId="5E2F8DBC" w14:textId="77777777" w:rsidR="00704747" w:rsidRPr="00E77497" w:rsidRDefault="00704747" w:rsidP="009A20C6">
      <w:pPr>
        <w:pStyle w:val="Alg4"/>
        <w:numPr>
          <w:ilvl w:val="1"/>
          <w:numId w:val="525"/>
        </w:numPr>
        <w:tabs>
          <w:tab w:val="clear" w:pos="1080"/>
          <w:tab w:val="num" w:pos="720"/>
        </w:tabs>
        <w:ind w:hanging="720"/>
        <w:rPr>
          <w:ins w:id="7521" w:author="Rev 3 Allen Wirfs-Brock" w:date="2011-09-10T11:11:00Z"/>
        </w:rPr>
      </w:pPr>
      <w:ins w:id="7522" w:author="Rev 3 Allen Wirfs-Brock" w:date="2011-09-10T11:11:00Z">
        <w:r w:rsidRPr="00E77497">
          <w:t xml:space="preserve">Let </w:t>
        </w:r>
        <w:r w:rsidRPr="00E77497">
          <w:rPr>
            <w:i/>
          </w:rPr>
          <w:t>fo</w:t>
        </w:r>
        <w:r w:rsidRPr="00E77497">
          <w:t xml:space="preserve"> be the result of </w:t>
        </w:r>
      </w:ins>
      <w:ins w:id="7523" w:author="Rev 7 Allen Wirfs-Brock" w:date="2012-04-27T16:54:00Z">
        <w:r w:rsidR="00CB4E96">
          <w:t>performing</w:t>
        </w:r>
        <w:r w:rsidR="00CB4E96" w:rsidRPr="006B6D0A">
          <w:t xml:space="preserve"> </w:t>
        </w:r>
        <w:r w:rsidR="00CB4E96" w:rsidRPr="00CB4E96">
          <w:rPr>
            <w:rFonts w:ascii="Helvetica" w:hAnsi="Helvetica"/>
            <w:b/>
          </w:rPr>
          <w:t xml:space="preserve"> </w:t>
        </w:r>
        <w:r w:rsidR="00CB4E96" w:rsidRPr="00250FC6">
          <w:t>Instantiate Function Declaration</w:t>
        </w:r>
        <w:r w:rsidR="00CB4E96" w:rsidRPr="006B6D0A">
          <w:t xml:space="preserve"> </w:t>
        </w:r>
        <w:r w:rsidR="00CB4E96">
          <w:t xml:space="preserve"> for</w:t>
        </w:r>
        <w:r w:rsidR="00CB4E96" w:rsidRPr="00E77497" w:rsidDel="00CB4E96">
          <w:t xml:space="preserve"> </w:t>
        </w:r>
      </w:ins>
      <w:ins w:id="7524" w:author="Rev 3 Allen Wirfs-Brock" w:date="2011-09-10T11:11:00Z">
        <w:del w:id="7525" w:author="Rev 7 Allen Wirfs-Brock" w:date="2012-04-27T16:54:00Z">
          <w:r w:rsidRPr="00E77497" w:rsidDel="00CB4E96">
            <w:delText xml:space="preserve">instantiating </w:delText>
          </w:r>
          <w:r w:rsidRPr="00E77497" w:rsidDel="00CB4E96">
            <w:rPr>
              <w:i/>
            </w:rPr>
            <w:delText xml:space="preserve">FunctionDeclaration </w:delText>
          </w:r>
        </w:del>
        <w:r w:rsidRPr="00E77497">
          <w:rPr>
            <w:i/>
          </w:rPr>
          <w:t>f</w:t>
        </w:r>
        <w:del w:id="7526" w:author="Rev 7 Allen Wirfs-Brock" w:date="2012-04-27T16:54:00Z">
          <w:r w:rsidRPr="00E77497" w:rsidDel="00CB4E96">
            <w:rPr>
              <w:i/>
            </w:rPr>
            <w:delText xml:space="preserve"> </w:delText>
          </w:r>
          <w:r w:rsidRPr="00E77497" w:rsidDel="00CB4E96">
            <w:delText>as described in Clause 13</w:delText>
          </w:r>
        </w:del>
        <w:r w:rsidRPr="00E77497">
          <w:t>.</w:t>
        </w:r>
      </w:ins>
    </w:p>
    <w:p w14:paraId="615D590F" w14:textId="77777777" w:rsidR="00704747" w:rsidRPr="003B4312" w:rsidDel="00F67909" w:rsidRDefault="00704747" w:rsidP="009A20C6">
      <w:pPr>
        <w:pStyle w:val="Alg4"/>
        <w:numPr>
          <w:ilvl w:val="1"/>
          <w:numId w:val="525"/>
        </w:numPr>
        <w:tabs>
          <w:tab w:val="clear" w:pos="1080"/>
          <w:tab w:val="num" w:pos="720"/>
        </w:tabs>
        <w:ind w:hanging="720"/>
        <w:rPr>
          <w:ins w:id="7527" w:author="Rev 3 Allen Wirfs-Brock" w:date="2011-09-10T11:11:00Z"/>
          <w:del w:id="7528" w:author="Rev 4 Allen Wirfs-Brock" w:date="2011-10-20T12:17:00Z"/>
        </w:rPr>
      </w:pPr>
      <w:ins w:id="7529" w:author="Rev 3 Allen Wirfs-Brock" w:date="2011-09-10T11:11:00Z">
        <w:del w:id="7530" w:author="Rev 4 Allen Wirfs-Brock" w:date="2011-10-20T12:17:00Z">
          <w:r w:rsidRPr="00E77497" w:rsidDel="00F67909">
            <w:delText xml:space="preserve">Call </w:delText>
          </w:r>
          <w:r w:rsidRPr="00E77497" w:rsidDel="00F67909">
            <w:rPr>
              <w:i/>
            </w:rPr>
            <w:delText>env’s</w:delText>
          </w:r>
          <w:r w:rsidRPr="00E77497" w:rsidDel="00F67909">
            <w:delText xml:space="preserve"> </w:delText>
          </w:r>
          <w:commentRangeStart w:id="7531"/>
          <w:r w:rsidRPr="00E77497" w:rsidDel="00F67909">
            <w:delText xml:space="preserve">CreateMutableBinding </w:delText>
          </w:r>
        </w:del>
      </w:ins>
      <w:commentRangeEnd w:id="7531"/>
      <w:ins w:id="7532" w:author="Rev 3 Allen Wirfs-Brock" w:date="2011-09-10T11:35:00Z">
        <w:del w:id="7533" w:author="Rev 4 Allen Wirfs-Brock" w:date="2011-10-20T12:17:00Z">
          <w:r w:rsidR="00571FEC" w:rsidRPr="006B6D0A" w:rsidDel="00F67909">
            <w:rPr>
              <w:rStyle w:val="af3"/>
              <w:rFonts w:ascii="Arial" w:eastAsia="MS Mincho" w:hAnsi="Arial"/>
              <w:spacing w:val="0"/>
              <w:lang w:val="en-GB" w:eastAsia="ja-JP"/>
            </w:rPr>
            <w:commentReference w:id="7531"/>
          </w:r>
        </w:del>
      </w:ins>
      <w:ins w:id="7534" w:author="Rev 3 Allen Wirfs-Brock" w:date="2011-09-10T11:11:00Z">
        <w:del w:id="7535" w:author="Rev 4 Allen Wirfs-Brock" w:date="2011-10-20T12:17:00Z">
          <w:r w:rsidRPr="004D1BD1" w:rsidDel="00F67909">
            <w:delText xml:space="preserve">concrete method passing </w:delText>
          </w:r>
          <w:r w:rsidRPr="004D1BD1" w:rsidDel="00F67909">
            <w:rPr>
              <w:i/>
            </w:rPr>
            <w:delText>fn</w:delText>
          </w:r>
          <w:r w:rsidRPr="004D1BD1" w:rsidDel="00F67909">
            <w:delText xml:space="preserve"> </w:delText>
          </w:r>
        </w:del>
        <w:del w:id="7536" w:author="Rev 4 Allen Wirfs-Brock" w:date="2011-10-06T16:01:00Z">
          <w:r w:rsidRPr="004D1BD1" w:rsidDel="003B7584">
            <w:delText xml:space="preserve">and </w:delText>
          </w:r>
          <w:r w:rsidRPr="004D1BD1" w:rsidDel="003B7584">
            <w:rPr>
              <w:i/>
            </w:rPr>
            <w:delText>configurableBindings</w:delText>
          </w:r>
          <w:r w:rsidRPr="004D1BD1" w:rsidDel="003B7584">
            <w:delText xml:space="preserve"> </w:delText>
          </w:r>
        </w:del>
        <w:del w:id="7537" w:author="Rev 4 Allen Wirfs-Brock" w:date="2011-10-20T12:17:00Z">
          <w:r w:rsidRPr="003B4312" w:rsidDel="00F67909">
            <w:delText>as the argument</w:delText>
          </w:r>
        </w:del>
        <w:del w:id="7538" w:author="Rev 4 Allen Wirfs-Brock" w:date="2011-10-06T16:01:00Z">
          <w:r w:rsidRPr="003B4312" w:rsidDel="003B7584">
            <w:delText>s</w:delText>
          </w:r>
        </w:del>
        <w:del w:id="7539" w:author="Rev 4 Allen Wirfs-Brock" w:date="2011-10-20T12:17:00Z">
          <w:r w:rsidRPr="003B4312" w:rsidDel="00F67909">
            <w:delText>.</w:delText>
          </w:r>
        </w:del>
      </w:ins>
    </w:p>
    <w:p w14:paraId="552E86A4" w14:textId="77777777" w:rsidR="00704747" w:rsidRPr="006B6D0A" w:rsidRDefault="00704747" w:rsidP="009A20C6">
      <w:pPr>
        <w:pStyle w:val="Alg4"/>
        <w:numPr>
          <w:ilvl w:val="1"/>
          <w:numId w:val="525"/>
        </w:numPr>
        <w:tabs>
          <w:tab w:val="clear" w:pos="1080"/>
          <w:tab w:val="num" w:pos="720"/>
        </w:tabs>
        <w:spacing w:after="240"/>
        <w:ind w:hanging="720"/>
        <w:rPr>
          <w:ins w:id="7540" w:author="Rev 3 Allen Wirfs-Brock" w:date="2011-09-10T11:11:00Z"/>
        </w:rPr>
      </w:pPr>
      <w:ins w:id="7541" w:author="Rev 3 Allen Wirfs-Brock" w:date="2011-09-10T11:11:00Z">
        <w:r w:rsidRPr="003B4312">
          <w:t xml:space="preserve">Call </w:t>
        </w:r>
        <w:r w:rsidRPr="003B4312">
          <w:rPr>
            <w:i/>
          </w:rPr>
          <w:t>env</w:t>
        </w:r>
        <w:r w:rsidRPr="008B7F6F">
          <w:t xml:space="preserve">’s InitializeBinding concrete method passing </w:t>
        </w:r>
        <w:r w:rsidRPr="008B7F6F">
          <w:rPr>
            <w:i/>
          </w:rPr>
          <w:t>fn</w:t>
        </w:r>
        <w:r w:rsidRPr="008B7F6F">
          <w:t xml:space="preserve">, and </w:t>
        </w:r>
      </w:ins>
      <w:ins w:id="7542" w:author="Rev 3 Allen Wirfs-Brock" w:date="2011-09-10T11:38:00Z">
        <w:r w:rsidR="00D27042" w:rsidRPr="008B7F6F">
          <w:rPr>
            <w:i/>
          </w:rPr>
          <w:t>fo</w:t>
        </w:r>
        <w:r w:rsidR="00D27042" w:rsidRPr="008B7F6F">
          <w:t xml:space="preserve"> </w:t>
        </w:r>
      </w:ins>
      <w:ins w:id="7543" w:author="Rev 3 Allen Wirfs-Brock" w:date="2011-09-10T11:11:00Z">
        <w:r w:rsidRPr="006B6D0A">
          <w:t>as the arguments.</w:t>
        </w:r>
      </w:ins>
    </w:p>
    <w:p w14:paraId="74F01485" w14:textId="77777777" w:rsidR="00704747" w:rsidRPr="009C202C" w:rsidDel="00F67909" w:rsidRDefault="00704747">
      <w:pPr>
        <w:pStyle w:val="Alg4"/>
        <w:numPr>
          <w:ilvl w:val="0"/>
          <w:numId w:val="525"/>
        </w:numPr>
        <w:rPr>
          <w:ins w:id="7544" w:author="Rev 3 Allen Wirfs-Brock" w:date="2011-09-10T11:11:00Z"/>
          <w:del w:id="7545" w:author="Rev 4 Allen Wirfs-Brock" w:date="2011-10-20T12:15:00Z"/>
        </w:rPr>
        <w:pPrChange w:id="7546" w:author="Rev 4 Allen Wirfs-Brock" w:date="2011-11-07T12:16:00Z">
          <w:pPr>
            <w:pStyle w:val="Alg4"/>
            <w:numPr>
              <w:numId w:val="557"/>
            </w:numPr>
            <w:tabs>
              <w:tab w:val="num" w:pos="360"/>
            </w:tabs>
            <w:ind w:left="360" w:hanging="360"/>
          </w:pPr>
        </w:pPrChange>
      </w:pPr>
      <w:ins w:id="7547" w:author="Rev 3 Allen Wirfs-Brock" w:date="2011-09-10T11:11:00Z">
        <w:del w:id="7548" w:author="Rev 4 Allen Wirfs-Brock" w:date="2011-10-20T12:15:00Z">
          <w:r w:rsidRPr="006B6D0A" w:rsidDel="00F67909">
            <w:delText xml:space="preserve">For each </w:delText>
          </w:r>
        </w:del>
      </w:ins>
      <w:ins w:id="7549" w:author="Rev 3 Allen Wirfs-Brock" w:date="2011-09-10T11:49:00Z">
        <w:del w:id="7550" w:author="Rev 4 Allen Wirfs-Brock" w:date="2011-10-20T12:14:00Z">
          <w:r w:rsidR="00C0788E" w:rsidRPr="006B6D0A" w:rsidDel="00BE3C7F">
            <w:rPr>
              <w:i/>
            </w:rPr>
            <w:delText>LetDeclaration</w:delText>
          </w:r>
        </w:del>
      </w:ins>
      <w:ins w:id="7551" w:author="Rev 3 Allen Wirfs-Brock" w:date="2011-09-10T11:11:00Z">
        <w:del w:id="7552" w:author="Rev 4 Allen Wirfs-Brock" w:date="2011-10-20T12:14:00Z">
          <w:r w:rsidRPr="006B6D0A" w:rsidDel="00BE3C7F">
            <w:delText xml:space="preserve"> and </w:delText>
          </w:r>
        </w:del>
      </w:ins>
      <w:ins w:id="7553" w:author="Rev 3 Allen Wirfs-Brock" w:date="2011-09-10T11:49:00Z">
        <w:del w:id="7554" w:author="Rev 4 Allen Wirfs-Brock" w:date="2011-10-20T12:14:00Z">
          <w:r w:rsidR="00C0788E" w:rsidRPr="006B6D0A" w:rsidDel="00BE3C7F">
            <w:rPr>
              <w:i/>
            </w:rPr>
            <w:delText>ConstDeclaration</w:delText>
          </w:r>
        </w:del>
      </w:ins>
      <w:ins w:id="7555" w:author="Rev 3 Allen Wirfs-Brock" w:date="2011-09-10T11:11:00Z">
        <w:del w:id="7556" w:author="Rev 4 Allen Wirfs-Brock" w:date="2011-10-20T12:15:00Z">
          <w:r w:rsidRPr="006B6D0A" w:rsidDel="00F67909">
            <w:delText xml:space="preserve"> </w:delText>
          </w:r>
          <w:r w:rsidRPr="006B6D0A" w:rsidDel="00F67909">
            <w:rPr>
              <w:i/>
            </w:rPr>
            <w:delText xml:space="preserve">d </w:delText>
          </w:r>
          <w:r w:rsidRPr="00446E53" w:rsidDel="00F67909">
            <w:delText xml:space="preserve">in </w:delText>
          </w:r>
        </w:del>
        <w:del w:id="7557" w:author="Rev 4 Allen Wirfs-Brock" w:date="2011-10-20T12:14:00Z">
          <w:r w:rsidRPr="00E65A34" w:rsidDel="00BE3C7F">
            <w:rPr>
              <w:i/>
            </w:rPr>
            <w:delText>code</w:delText>
          </w:r>
          <w:r w:rsidRPr="009C202C" w:rsidDel="00BE3C7F">
            <w:delText xml:space="preserve"> </w:delText>
          </w:r>
        </w:del>
        <w:del w:id="7558" w:author="Rev 4 Allen Wirfs-Brock" w:date="2011-10-20T12:15:00Z">
          <w:r w:rsidRPr="009C202C" w:rsidDel="00F67909">
            <w:delText>do</w:delText>
          </w:r>
        </w:del>
      </w:ins>
    </w:p>
    <w:p w14:paraId="39503571" w14:textId="77777777" w:rsidR="00704747" w:rsidRPr="00675B74" w:rsidDel="00F67909" w:rsidRDefault="00CD10EA">
      <w:pPr>
        <w:pStyle w:val="Alg4"/>
        <w:numPr>
          <w:ilvl w:val="1"/>
          <w:numId w:val="525"/>
        </w:numPr>
        <w:rPr>
          <w:ins w:id="7559" w:author="Rev 3 Allen Wirfs-Brock" w:date="2011-09-10T11:11:00Z"/>
          <w:del w:id="7560" w:author="Rev 4 Allen Wirfs-Brock" w:date="2011-10-20T12:15:00Z"/>
          <w:i/>
        </w:rPr>
        <w:pPrChange w:id="7561" w:author="Rev 4 Allen Wirfs-Brock" w:date="2011-11-07T12:16:00Z">
          <w:pPr>
            <w:pStyle w:val="Alg4"/>
            <w:numPr>
              <w:ilvl w:val="1"/>
              <w:numId w:val="557"/>
            </w:numPr>
            <w:tabs>
              <w:tab w:val="num" w:pos="1080"/>
            </w:tabs>
            <w:ind w:left="1080" w:hanging="360"/>
          </w:pPr>
        </w:pPrChange>
      </w:pPr>
      <w:ins w:id="7562" w:author="Rev 3 Allen Wirfs-Brock" w:date="2011-09-10T11:50:00Z">
        <w:del w:id="7563" w:author="Rev 4 Allen Wirfs-Brock" w:date="2011-10-20T12:15:00Z">
          <w:r w:rsidRPr="009C202C" w:rsidDel="00F67909">
            <w:delText>For each element</w:delText>
          </w:r>
        </w:del>
      </w:ins>
      <w:ins w:id="7564" w:author="Rev 3 Allen Wirfs-Brock" w:date="2011-09-10T11:51:00Z">
        <w:del w:id="7565" w:author="Rev 4 Allen Wirfs-Brock" w:date="2011-10-20T12:15:00Z">
          <w:r w:rsidRPr="009C202C" w:rsidDel="00F67909">
            <w:delText xml:space="preserve"> </w:delText>
          </w:r>
          <w:r w:rsidRPr="009C202C" w:rsidDel="00F67909">
            <w:rPr>
              <w:i/>
            </w:rPr>
            <w:delText>dn</w:delText>
          </w:r>
        </w:del>
      </w:ins>
      <w:ins w:id="7566" w:author="Rev 3 Allen Wirfs-Brock" w:date="2011-09-10T11:50:00Z">
        <w:del w:id="7567" w:author="Rev 4 Allen Wirfs-Brock" w:date="2011-10-20T12:15:00Z">
          <w:r w:rsidRPr="00B820AB" w:rsidDel="00F67909">
            <w:delText xml:space="preserve"> of </w:delText>
          </w:r>
        </w:del>
      </w:ins>
      <w:ins w:id="7568" w:author="Rev 3 Allen Wirfs-Brock" w:date="2011-09-10T11:51:00Z">
        <w:del w:id="7569" w:author="Rev 4 Allen Wirfs-Brock" w:date="2011-10-20T12:15:00Z">
          <w:r w:rsidRPr="00B820AB" w:rsidDel="00F67909">
            <w:delText xml:space="preserve">the </w:delText>
          </w:r>
        </w:del>
      </w:ins>
      <w:ins w:id="7570" w:author="Rev 3 Allen Wirfs-Brock" w:date="2011-09-10T11:50:00Z">
        <w:del w:id="7571" w:author="Rev 4 Allen Wirfs-Brock" w:date="2011-10-20T12:15:00Z">
          <w:r w:rsidRPr="00B820AB" w:rsidDel="00F67909">
            <w:delText>BoundNames</w:delText>
          </w:r>
        </w:del>
      </w:ins>
      <w:ins w:id="7572" w:author="Rev 3 Allen Wirfs-Brock" w:date="2011-09-10T11:51:00Z">
        <w:del w:id="7573" w:author="Rev 4 Allen Wirfs-Brock" w:date="2011-10-20T12:15:00Z">
          <w:r w:rsidRPr="00B820AB" w:rsidDel="00F67909">
            <w:delText xml:space="preserve"> of</w:delText>
          </w:r>
        </w:del>
      </w:ins>
      <w:ins w:id="7574" w:author="Rev 3 Allen Wirfs-Brock" w:date="2011-09-10T11:11:00Z">
        <w:del w:id="7575" w:author="Rev 4 Allen Wirfs-Brock" w:date="2011-10-20T12:15:00Z">
          <w:r w:rsidR="00704747" w:rsidRPr="00B820AB" w:rsidDel="00F67909">
            <w:delText xml:space="preserve"> </w:delText>
          </w:r>
          <w:r w:rsidR="00704747" w:rsidRPr="00B820AB" w:rsidDel="00F67909">
            <w:rPr>
              <w:i/>
            </w:rPr>
            <w:delText>d</w:delText>
          </w:r>
          <w:r w:rsidR="00704747" w:rsidRPr="00B820AB" w:rsidDel="00F67909">
            <w:delText xml:space="preserve"> </w:delText>
          </w:r>
        </w:del>
      </w:ins>
      <w:ins w:id="7576" w:author="Rev 3 Allen Wirfs-Brock" w:date="2011-09-10T11:52:00Z">
        <w:del w:id="7577" w:author="Rev 4 Allen Wirfs-Brock" w:date="2011-10-20T12:15:00Z">
          <w:r w:rsidRPr="00690A41" w:rsidDel="00F67909">
            <w:delText>do</w:delText>
          </w:r>
        </w:del>
      </w:ins>
    </w:p>
    <w:p w14:paraId="551F0518" w14:textId="77777777" w:rsidR="007400BC" w:rsidRPr="00E77497" w:rsidDel="00F67909" w:rsidRDefault="007400BC">
      <w:pPr>
        <w:pStyle w:val="Alg4"/>
        <w:numPr>
          <w:ilvl w:val="2"/>
          <w:numId w:val="525"/>
        </w:numPr>
        <w:rPr>
          <w:ins w:id="7578" w:author="Rev 3 Allen Wirfs-Brock" w:date="2011-09-10T11:54:00Z"/>
          <w:del w:id="7579" w:author="Rev 4 Allen Wirfs-Brock" w:date="2011-10-20T12:15:00Z"/>
        </w:rPr>
        <w:pPrChange w:id="7580" w:author="Rev 4 Allen Wirfs-Brock" w:date="2011-11-07T12:16:00Z">
          <w:pPr>
            <w:pStyle w:val="Alg4"/>
            <w:numPr>
              <w:ilvl w:val="2"/>
              <w:numId w:val="557"/>
            </w:numPr>
            <w:tabs>
              <w:tab w:val="num" w:pos="1800"/>
            </w:tabs>
            <w:ind w:left="1800" w:hanging="360"/>
          </w:pPr>
        </w:pPrChange>
      </w:pPr>
      <w:ins w:id="7581" w:author="Rev 3 Allen Wirfs-Brock" w:date="2011-09-10T11:54:00Z">
        <w:del w:id="7582" w:author="Rev 4 Allen Wirfs-Brock" w:date="2011-10-20T12:15:00Z">
          <w:r w:rsidRPr="00E77497" w:rsidDel="00F67909">
            <w:delText xml:space="preserve">If </w:delText>
          </w:r>
          <w:r w:rsidRPr="00E77497" w:rsidDel="00F67909">
            <w:rPr>
              <w:i/>
            </w:rPr>
            <w:delText>d</w:delText>
          </w:r>
          <w:r w:rsidRPr="00E77497" w:rsidDel="00F67909">
            <w:delText xml:space="preserve"> is a </w:delText>
          </w:r>
        </w:del>
        <w:del w:id="7583" w:author="Rev 4 Allen Wirfs-Brock" w:date="2011-10-20T12:13:00Z">
          <w:r w:rsidRPr="00E77497" w:rsidDel="00BE3C7F">
            <w:rPr>
              <w:i/>
            </w:rPr>
            <w:delText>Let</w:delText>
          </w:r>
        </w:del>
        <w:del w:id="7584" w:author="Rev 4 Allen Wirfs-Brock" w:date="2011-10-20T12:15:00Z">
          <w:r w:rsidRPr="00E77497" w:rsidDel="00F67909">
            <w:rPr>
              <w:i/>
            </w:rPr>
            <w:delText>Declaration</w:delText>
          </w:r>
          <w:r w:rsidRPr="00E77497" w:rsidDel="00F67909">
            <w:delText>, then</w:delText>
          </w:r>
        </w:del>
      </w:ins>
    </w:p>
    <w:p w14:paraId="221349C7" w14:textId="77777777" w:rsidR="00704747" w:rsidRPr="00E77497" w:rsidDel="00F67909" w:rsidRDefault="00704747">
      <w:pPr>
        <w:pStyle w:val="Alg4"/>
        <w:numPr>
          <w:ilvl w:val="3"/>
          <w:numId w:val="525"/>
        </w:numPr>
        <w:spacing w:after="220"/>
        <w:rPr>
          <w:ins w:id="7585" w:author="Rev 3 Allen Wirfs-Brock" w:date="2011-09-10T11:11:00Z"/>
          <w:del w:id="7586" w:author="Rev 4 Allen Wirfs-Brock" w:date="2011-10-20T12:15:00Z"/>
        </w:rPr>
        <w:pPrChange w:id="7587" w:author="Rev 4 Allen Wirfs-Brock" w:date="2011-11-07T12:16:00Z">
          <w:pPr>
            <w:pStyle w:val="Alg4"/>
            <w:numPr>
              <w:ilvl w:val="3"/>
              <w:numId w:val="557"/>
            </w:numPr>
            <w:tabs>
              <w:tab w:val="num" w:pos="2520"/>
            </w:tabs>
            <w:spacing w:after="220"/>
            <w:ind w:left="2520" w:hanging="360"/>
          </w:pPr>
        </w:pPrChange>
      </w:pPr>
      <w:ins w:id="7588" w:author="Rev 3 Allen Wirfs-Brock" w:date="2011-09-10T11:11:00Z">
        <w:del w:id="7589" w:author="Rev 4 Allen Wirfs-Brock" w:date="2011-10-20T12:15:00Z">
          <w:r w:rsidRPr="00E77497" w:rsidDel="00F67909">
            <w:delText xml:space="preserve">Call </w:delText>
          </w:r>
          <w:r w:rsidRPr="00E77497" w:rsidDel="00F67909">
            <w:rPr>
              <w:i/>
            </w:rPr>
            <w:delText>env</w:delText>
          </w:r>
          <w:r w:rsidRPr="00E77497" w:rsidDel="00F67909">
            <w:delText xml:space="preserve">’s CreateMutableBinding concrete method passing </w:delText>
          </w:r>
          <w:r w:rsidRPr="00E77497" w:rsidDel="00F67909">
            <w:rPr>
              <w:i/>
            </w:rPr>
            <w:delText xml:space="preserve">dn </w:delText>
          </w:r>
          <w:r w:rsidRPr="00E77497" w:rsidDel="00F67909">
            <w:delText xml:space="preserve">and </w:delText>
          </w:r>
        </w:del>
      </w:ins>
      <w:ins w:id="7590" w:author="Rev 3 Allen Wirfs-Brock" w:date="2011-09-10T11:55:00Z">
        <w:del w:id="7591" w:author="Rev 4 Allen Wirfs-Brock" w:date="2011-10-20T12:15:00Z">
          <w:r w:rsidR="007400BC" w:rsidRPr="00E77497" w:rsidDel="00F67909">
            <w:rPr>
              <w:b/>
            </w:rPr>
            <w:delText>false</w:delText>
          </w:r>
        </w:del>
      </w:ins>
      <w:ins w:id="7592" w:author="Rev 3 Allen Wirfs-Brock" w:date="2011-09-10T11:11:00Z">
        <w:del w:id="7593" w:author="Rev 4 Allen Wirfs-Brock" w:date="2011-10-20T12:15:00Z">
          <w:r w:rsidRPr="00E77497" w:rsidDel="00F67909">
            <w:delText xml:space="preserve"> as the arguments.</w:delText>
          </w:r>
        </w:del>
      </w:ins>
    </w:p>
    <w:p w14:paraId="59022BE3" w14:textId="77777777" w:rsidR="007400BC" w:rsidRPr="00E77497" w:rsidDel="00BE3C7F" w:rsidRDefault="007400BC">
      <w:pPr>
        <w:pStyle w:val="Alg4"/>
        <w:numPr>
          <w:ilvl w:val="2"/>
          <w:numId w:val="525"/>
        </w:numPr>
        <w:spacing w:after="220"/>
        <w:contextualSpacing/>
        <w:rPr>
          <w:ins w:id="7594" w:author="Rev 3 Allen Wirfs-Brock" w:date="2011-09-10T11:56:00Z"/>
          <w:del w:id="7595" w:author="Rev 4 Allen Wirfs-Brock" w:date="2011-10-20T12:13:00Z"/>
        </w:rPr>
        <w:pPrChange w:id="7596" w:author="Rev 4 Allen Wirfs-Brock" w:date="2011-11-07T12:16:00Z">
          <w:pPr>
            <w:pStyle w:val="Alg4"/>
            <w:numPr>
              <w:ilvl w:val="2"/>
              <w:numId w:val="557"/>
            </w:numPr>
            <w:tabs>
              <w:tab w:val="num" w:pos="1800"/>
            </w:tabs>
            <w:spacing w:after="220"/>
            <w:ind w:left="1800" w:hanging="360"/>
            <w:contextualSpacing/>
          </w:pPr>
        </w:pPrChange>
      </w:pPr>
      <w:ins w:id="7597" w:author="Rev 3 Allen Wirfs-Brock" w:date="2011-09-10T11:56:00Z">
        <w:del w:id="7598" w:author="Rev 4 Allen Wirfs-Brock" w:date="2011-10-20T12:13:00Z">
          <w:r w:rsidRPr="00E77497" w:rsidDel="00BE3C7F">
            <w:delText>Else,</w:delText>
          </w:r>
        </w:del>
      </w:ins>
    </w:p>
    <w:p w14:paraId="435A8014" w14:textId="77777777" w:rsidR="007400BC" w:rsidRPr="00E77497" w:rsidDel="00BE3C7F" w:rsidRDefault="007400BC">
      <w:pPr>
        <w:pStyle w:val="Alg4"/>
        <w:numPr>
          <w:ilvl w:val="3"/>
          <w:numId w:val="525"/>
        </w:numPr>
        <w:spacing w:after="220"/>
        <w:rPr>
          <w:ins w:id="7599" w:author="Rev 3 Allen Wirfs-Brock" w:date="2011-09-10T11:57:00Z"/>
          <w:del w:id="7600" w:author="Rev 4 Allen Wirfs-Brock" w:date="2011-10-20T12:13:00Z"/>
        </w:rPr>
        <w:pPrChange w:id="7601" w:author="Rev 4 Allen Wirfs-Brock" w:date="2011-11-07T12:16:00Z">
          <w:pPr>
            <w:pStyle w:val="Alg4"/>
            <w:numPr>
              <w:ilvl w:val="3"/>
              <w:numId w:val="557"/>
            </w:numPr>
            <w:tabs>
              <w:tab w:val="num" w:pos="2520"/>
            </w:tabs>
            <w:spacing w:after="220"/>
            <w:ind w:left="2520" w:hanging="360"/>
          </w:pPr>
        </w:pPrChange>
      </w:pPr>
      <w:ins w:id="7602" w:author="Rev 3 Allen Wirfs-Brock" w:date="2011-09-10T11:57:00Z">
        <w:del w:id="7603" w:author="Rev 4 Allen Wirfs-Brock" w:date="2011-10-20T12:13:00Z">
          <w:r w:rsidRPr="00E77497" w:rsidDel="00BE3C7F">
            <w:delText xml:space="preserve">Call </w:delText>
          </w:r>
          <w:r w:rsidRPr="00E77497" w:rsidDel="00BE3C7F">
            <w:rPr>
              <w:i/>
            </w:rPr>
            <w:delText>env</w:delText>
          </w:r>
          <w:r w:rsidRPr="00E77497" w:rsidDel="00BE3C7F">
            <w:delText xml:space="preserve">’s CreateImmutableBinding concrete method passing </w:delText>
          </w:r>
          <w:r w:rsidR="00872636" w:rsidRPr="00E77497" w:rsidDel="00BE3C7F">
            <w:rPr>
              <w:i/>
            </w:rPr>
            <w:delText xml:space="preserve">dn </w:delText>
          </w:r>
          <w:r w:rsidRPr="00E77497" w:rsidDel="00BE3C7F">
            <w:delText>as the argument.</w:delText>
          </w:r>
        </w:del>
      </w:ins>
    </w:p>
    <w:p w14:paraId="01F0463A" w14:textId="77777777" w:rsidR="004C02EF" w:rsidRPr="00E77497" w:rsidRDefault="004C02EF" w:rsidP="00C623F2">
      <w:pPr>
        <w:pStyle w:val="20"/>
        <w:numPr>
          <w:ilvl w:val="0"/>
          <w:numId w:val="0"/>
        </w:numPr>
      </w:pPr>
      <w:bookmarkStart w:id="7604" w:name="_Toc336509496"/>
      <w:r w:rsidRPr="00E77497">
        <w:t>10.6</w:t>
      </w:r>
      <w:r w:rsidRPr="00E77497">
        <w:tab/>
        <w:t>Arguments Object</w:t>
      </w:r>
      <w:bookmarkEnd w:id="7137"/>
      <w:bookmarkEnd w:id="7138"/>
      <w:bookmarkEnd w:id="7139"/>
      <w:bookmarkEnd w:id="7140"/>
      <w:bookmarkEnd w:id="7604"/>
    </w:p>
    <w:p w14:paraId="79C2D311" w14:textId="77777777" w:rsidR="004C02EF" w:rsidRPr="006B6D0A" w:rsidRDefault="004C02EF" w:rsidP="004C02EF">
      <w:commentRangeStart w:id="7605"/>
      <w:r w:rsidRPr="00E77497">
        <w:t xml:space="preserve">When </w:t>
      </w:r>
      <w:del w:id="7606" w:author="Rev 7 Allen Wirfs-Brock" w:date="2012-05-02T10:44:00Z">
        <w:r w:rsidRPr="00E77497" w:rsidDel="000D5AB9">
          <w:delText xml:space="preserve">control enters an execution context for </w:delText>
        </w:r>
      </w:del>
      <w:r w:rsidRPr="00E77497">
        <w:t>function code</w:t>
      </w:r>
      <w:ins w:id="7607" w:author="Rev 7 Allen Wirfs-Brock" w:date="2012-05-02T10:44:00Z">
        <w:r w:rsidR="000D5AB9">
          <w:t xml:space="preserve"> is evaluated</w:t>
        </w:r>
      </w:ins>
      <w:r w:rsidRPr="00E77497">
        <w:t xml:space="preserve">, an arguments object is created unless (as specified in 10.5) the identifier </w:t>
      </w:r>
      <w:r w:rsidRPr="00E77497">
        <w:rPr>
          <w:rFonts w:ascii="Courier New" w:hAnsi="Courier New" w:cs="Courier New"/>
          <w:b/>
        </w:rPr>
        <w:t>arguments</w:t>
      </w:r>
      <w:r w:rsidRPr="00E77497">
        <w:t xml:space="preserve"> occurs as an </w:t>
      </w:r>
      <w:r w:rsidRPr="00E77497">
        <w:rPr>
          <w:rStyle w:val="bnf"/>
        </w:rPr>
        <w:t>Identifier</w:t>
      </w:r>
      <w:r w:rsidRPr="00E77497">
        <w:t xml:space="preserve"> in the function’s </w:t>
      </w:r>
      <w:r w:rsidRPr="00E77497">
        <w:rPr>
          <w:rStyle w:val="bnf"/>
        </w:rPr>
        <w:t>FormalParameterList</w:t>
      </w:r>
      <w:r w:rsidRPr="00E77497">
        <w:t xml:space="preserve"> or occurs as the </w:t>
      </w:r>
      <w:ins w:id="7608" w:author="Rev 4 Allen Wirfs-Brock" w:date="2011-10-20T18:25:00Z">
        <w:r w:rsidR="00C63BDD" w:rsidRPr="00120381">
          <w:rPr>
            <w:rStyle w:val="bnf"/>
          </w:rPr>
          <w:t>Binding</w:t>
        </w:r>
      </w:ins>
      <w:r w:rsidRPr="004D1BD1">
        <w:rPr>
          <w:rStyle w:val="bnf"/>
        </w:rPr>
        <w:t>Identifier</w:t>
      </w:r>
      <w:r w:rsidRPr="003B4312">
        <w:t xml:space="preserve"> of a </w:t>
      </w:r>
      <w:del w:id="7609" w:author="Allen Wirfs-Brock rev2" w:date="2011-07-20T14:17:00Z">
        <w:r w:rsidRPr="003B4312" w:rsidDel="00FD005B">
          <w:rPr>
            <w:rStyle w:val="bnf"/>
          </w:rPr>
          <w:delText>VariableDeclaration</w:delText>
        </w:r>
        <w:r w:rsidRPr="003B4312" w:rsidDel="00FD005B">
          <w:delText xml:space="preserve"> or </w:delText>
        </w:r>
      </w:del>
      <w:del w:id="7610" w:author="Rev 4 Allen Wirfs-Brock" w:date="2011-10-20T18:25:00Z">
        <w:r w:rsidRPr="008B7F6F" w:rsidDel="00C63BDD">
          <w:rPr>
            <w:rStyle w:val="bnf"/>
          </w:rPr>
          <w:delText>Function</w:delText>
        </w:r>
      </w:del>
      <w:r w:rsidRPr="008B7F6F">
        <w:rPr>
          <w:rStyle w:val="bnf"/>
        </w:rPr>
        <w:t>Declaration</w:t>
      </w:r>
      <w:r w:rsidRPr="008B7F6F">
        <w:t xml:space="preserve"> contained in the function code.</w:t>
      </w:r>
      <w:commentRangeEnd w:id="7605"/>
      <w:r w:rsidR="00FD005B" w:rsidRPr="006B6D0A">
        <w:rPr>
          <w:rStyle w:val="af3"/>
          <w:lang w:val="en-GB"/>
        </w:rPr>
        <w:commentReference w:id="7605"/>
      </w:r>
    </w:p>
    <w:p w14:paraId="422835A1" w14:textId="77777777" w:rsidR="00AA78BC" w:rsidRPr="009C202C" w:rsidRDefault="00AA78BC" w:rsidP="00AA78BC">
      <w:pPr>
        <w:rPr>
          <w:ins w:id="7611" w:author="Rev 4 Allen Wirfs-Brock" w:date="2011-10-21T15:13:00Z"/>
        </w:rPr>
      </w:pPr>
      <w:ins w:id="7612" w:author="Rev 4 Allen Wirfs-Brock" w:date="2011-10-21T15:13:00Z">
        <w:r w:rsidRPr="006B6D0A">
          <w:t xml:space="preserve">The abstract operation </w:t>
        </w:r>
        <w:r w:rsidRPr="000358AB">
          <w:rPr>
            <w:rFonts w:ascii="Times New Roman" w:hAnsi="Times New Roman"/>
          </w:rPr>
          <w:t>CreateStrictArgumentsObject</w:t>
        </w:r>
        <w:r w:rsidRPr="009C202C">
          <w:t xml:space="preserve"> called with argument list </w:t>
        </w:r>
        <w:r w:rsidRPr="009C202C">
          <w:rPr>
            <w:rFonts w:ascii="Times New Roman" w:hAnsi="Times New Roman"/>
            <w:i/>
          </w:rPr>
          <w:t>args</w:t>
        </w:r>
        <w:r w:rsidRPr="009C202C">
          <w:t xml:space="preserve"> performs the following steps:</w:t>
        </w:r>
      </w:ins>
    </w:p>
    <w:p w14:paraId="1B9E3509" w14:textId="77777777" w:rsidR="00AA78BC" w:rsidRPr="00E77497" w:rsidRDefault="00AA78BC" w:rsidP="009A20C6">
      <w:pPr>
        <w:pStyle w:val="Alg4"/>
        <w:numPr>
          <w:ilvl w:val="0"/>
          <w:numId w:val="605"/>
        </w:numPr>
        <w:rPr>
          <w:ins w:id="7613" w:author="Rev 4 Allen Wirfs-Brock" w:date="2011-10-21T15:13:00Z"/>
        </w:rPr>
      </w:pPr>
      <w:ins w:id="7614" w:author="Rev 4 Allen Wirfs-Brock" w:date="2011-10-21T15:13:00Z">
        <w:r w:rsidRPr="00675B74">
          <w:t xml:space="preserve">Let </w:t>
        </w:r>
        <w:r w:rsidRPr="00E77497">
          <w:rPr>
            <w:i/>
          </w:rPr>
          <w:t>len</w:t>
        </w:r>
        <w:r w:rsidRPr="00E77497">
          <w:t xml:space="preserve"> be the number of elements in </w:t>
        </w:r>
        <w:r w:rsidRPr="00E77497">
          <w:rPr>
            <w:i/>
          </w:rPr>
          <w:t>args</w:t>
        </w:r>
        <w:r w:rsidRPr="00E77497">
          <w:t>.</w:t>
        </w:r>
      </w:ins>
    </w:p>
    <w:p w14:paraId="1F65620E" w14:textId="77777777" w:rsidR="00AA78BC" w:rsidRPr="00E77497" w:rsidRDefault="00AA78BC" w:rsidP="009A20C6">
      <w:pPr>
        <w:pStyle w:val="Alg4"/>
        <w:numPr>
          <w:ilvl w:val="0"/>
          <w:numId w:val="605"/>
        </w:numPr>
        <w:rPr>
          <w:ins w:id="7615" w:author="Rev 4 Allen Wirfs-Brock" w:date="2011-10-21T15:13:00Z"/>
        </w:rPr>
      </w:pPr>
      <w:ins w:id="7616" w:author="Rev 4 Allen Wirfs-Brock" w:date="2011-10-21T15:13:00Z">
        <w:r w:rsidRPr="00E77497">
          <w:t xml:space="preserve">Let </w:t>
        </w:r>
        <w:r w:rsidRPr="00E77497">
          <w:rPr>
            <w:i/>
          </w:rPr>
          <w:t>obj</w:t>
        </w:r>
        <w:r w:rsidRPr="00E77497">
          <w:t xml:space="preserve"> be the result of the abstract</w:t>
        </w:r>
        <w:del w:id="7617" w:author="Rev 8 Allen Wirfs-Brock" w:date="2012-06-14T14:37:00Z">
          <w:r w:rsidRPr="00E77497" w:rsidDel="00D4543D">
            <w:delText>ion</w:delText>
          </w:r>
        </w:del>
        <w:r w:rsidRPr="00E77497">
          <w:t xml:space="preserve"> operation </w:t>
        </w:r>
        <w:r w:rsidRPr="000358AB">
          <w:t>InstantiateArgumentsObject</w:t>
        </w:r>
      </w:ins>
      <w:r w:rsidRPr="00E77497">
        <w:rPr>
          <w:i/>
        </w:rPr>
        <w:t xml:space="preserve"> </w:t>
      </w:r>
      <w:ins w:id="7618" w:author="Rev 4 Allen Wirfs-Brock" w:date="2011-10-21T15:13:00Z">
        <w:r w:rsidRPr="00E77497">
          <w:t>with argument</w:t>
        </w:r>
      </w:ins>
      <w:r w:rsidRPr="00E77497">
        <w:t xml:space="preserve"> </w:t>
      </w:r>
      <w:ins w:id="7619" w:author="Rev 4 Allen Wirfs-Brock" w:date="2011-10-21T15:13:00Z">
        <w:r w:rsidRPr="00E77497">
          <w:rPr>
            <w:i/>
          </w:rPr>
          <w:t>len</w:t>
        </w:r>
        <w:r w:rsidRPr="00E77497">
          <w:t>.</w:t>
        </w:r>
      </w:ins>
    </w:p>
    <w:p w14:paraId="0F6F6704" w14:textId="77777777" w:rsidR="00AA78BC" w:rsidRPr="00E77497" w:rsidRDefault="00AA78BC" w:rsidP="009A20C6">
      <w:pPr>
        <w:pStyle w:val="Alg4"/>
        <w:numPr>
          <w:ilvl w:val="0"/>
          <w:numId w:val="605"/>
        </w:numPr>
        <w:rPr>
          <w:ins w:id="7620" w:author="Rev 4 Allen Wirfs-Brock" w:date="2011-10-21T15:13:00Z"/>
        </w:rPr>
      </w:pPr>
      <w:ins w:id="7621" w:author="Rev 4 Allen Wirfs-Brock" w:date="2011-10-21T15:13:00Z">
        <w:r w:rsidRPr="00E77497">
          <w:t xml:space="preserve">Let </w:t>
        </w:r>
        <w:r w:rsidRPr="00E77497">
          <w:rPr>
            <w:i/>
          </w:rPr>
          <w:t>indx</w:t>
        </w:r>
        <w:r w:rsidRPr="00E77497">
          <w:t xml:space="preserve"> = </w:t>
        </w:r>
        <w:r w:rsidRPr="00E77497">
          <w:rPr>
            <w:i/>
          </w:rPr>
          <w:t>len</w:t>
        </w:r>
        <w:r w:rsidRPr="00E77497">
          <w:t xml:space="preserve">  - 1.</w:t>
        </w:r>
      </w:ins>
    </w:p>
    <w:p w14:paraId="3FCFB335" w14:textId="77777777" w:rsidR="00AA78BC" w:rsidRPr="00E77497" w:rsidRDefault="00AA78BC" w:rsidP="009A20C6">
      <w:pPr>
        <w:pStyle w:val="Alg4"/>
        <w:numPr>
          <w:ilvl w:val="0"/>
          <w:numId w:val="605"/>
        </w:numPr>
        <w:rPr>
          <w:ins w:id="7622" w:author="Rev 4 Allen Wirfs-Brock" w:date="2011-10-21T15:13:00Z"/>
        </w:rPr>
      </w:pPr>
      <w:ins w:id="7623" w:author="Rev 4 Allen Wirfs-Brock" w:date="2011-10-21T15:13:00Z">
        <w:r w:rsidRPr="00E77497">
          <w:t xml:space="preserve">Repeat while </w:t>
        </w:r>
        <w:r w:rsidRPr="00E77497">
          <w:rPr>
            <w:i/>
          </w:rPr>
          <w:t>indx</w:t>
        </w:r>
        <w:r w:rsidRPr="00E77497">
          <w:t xml:space="preserve"> &gt;= 0, </w:t>
        </w:r>
      </w:ins>
    </w:p>
    <w:p w14:paraId="1E1ADF48" w14:textId="77777777" w:rsidR="00AA78BC" w:rsidRPr="00E77497" w:rsidRDefault="00AA78BC" w:rsidP="009A20C6">
      <w:pPr>
        <w:pStyle w:val="Alg4"/>
        <w:numPr>
          <w:ilvl w:val="1"/>
          <w:numId w:val="605"/>
        </w:numPr>
        <w:tabs>
          <w:tab w:val="clear" w:pos="1080"/>
          <w:tab w:val="num" w:pos="720"/>
        </w:tabs>
        <w:ind w:left="720"/>
        <w:rPr>
          <w:ins w:id="7624" w:author="Rev 4 Allen Wirfs-Brock" w:date="2011-10-21T15:13:00Z"/>
        </w:rPr>
      </w:pPr>
      <w:ins w:id="7625" w:author="Rev 4 Allen Wirfs-Brock" w:date="2011-10-21T15:13:00Z">
        <w:r w:rsidRPr="00E77497">
          <w:t xml:space="preserve">Let </w:t>
        </w:r>
        <w:r w:rsidRPr="00E77497">
          <w:rPr>
            <w:i/>
          </w:rPr>
          <w:t>val</w:t>
        </w:r>
        <w:r w:rsidRPr="00E77497">
          <w:t xml:space="preserve"> be the element of </w:t>
        </w:r>
        <w:r w:rsidRPr="00E77497">
          <w:rPr>
            <w:i/>
          </w:rPr>
          <w:t>args</w:t>
        </w:r>
        <w:r w:rsidRPr="00E77497">
          <w:t xml:space="preserve"> at 0-origined list position </w:t>
        </w:r>
        <w:r w:rsidRPr="00E77497">
          <w:rPr>
            <w:i/>
          </w:rPr>
          <w:t>indx</w:t>
        </w:r>
        <w:r w:rsidRPr="00E77497">
          <w:t>.</w:t>
        </w:r>
      </w:ins>
    </w:p>
    <w:p w14:paraId="07F49DA2" w14:textId="77777777" w:rsidR="00AA78BC" w:rsidRPr="00E77497" w:rsidRDefault="00AA78BC" w:rsidP="009A20C6">
      <w:pPr>
        <w:pStyle w:val="Alg4"/>
        <w:numPr>
          <w:ilvl w:val="1"/>
          <w:numId w:val="605"/>
        </w:numPr>
        <w:tabs>
          <w:tab w:val="clear" w:pos="1080"/>
          <w:tab w:val="num" w:pos="720"/>
        </w:tabs>
        <w:ind w:left="720"/>
        <w:rPr>
          <w:ins w:id="7626" w:author="Rev 4 Allen Wirfs-Brock" w:date="2011-10-21T15:13:00Z"/>
        </w:rPr>
      </w:pPr>
      <w:ins w:id="7627" w:author="Rev 4 Allen Wirfs-Brock" w:date="2011-10-21T15:13:00Z">
        <w:r w:rsidRPr="00E77497">
          <w:t xml:space="preserve">Call the [[DefineOwnProperty]] internal method on </w:t>
        </w:r>
        <w:r w:rsidRPr="00E77497">
          <w:rPr>
            <w:i/>
          </w:rPr>
          <w:t>obj</w:t>
        </w:r>
        <w:r w:rsidRPr="00E77497">
          <w:t xml:space="preserve"> passing ToString(</w:t>
        </w:r>
        <w:r w:rsidRPr="00E77497">
          <w:rPr>
            <w:i/>
          </w:rPr>
          <w:t>indx</w:t>
        </w:r>
        <w:r w:rsidRPr="00E77497">
          <w:t xml:space="preserve">), the </w:t>
        </w:r>
        <w:del w:id="7628" w:author="Rev 10 Allen Wirfs-Brock" w:date="2012-08-13T16:35:00Z">
          <w:r w:rsidRPr="00E77497" w:rsidDel="0003414D">
            <w:delText>p</w:delText>
          </w:r>
        </w:del>
      </w:ins>
      <w:ins w:id="7629" w:author="Rev 10 Allen Wirfs-Brock" w:date="2012-08-13T16:35:00Z">
        <w:r w:rsidR="0003414D">
          <w:t>P</w:t>
        </w:r>
      </w:ins>
      <w:ins w:id="7630" w:author="Rev 4 Allen Wirfs-Brock" w:date="2011-10-21T15:13:00Z">
        <w:r w:rsidRPr="00E77497">
          <w:t xml:space="preserve">roperty </w:t>
        </w:r>
        <w:del w:id="7631" w:author="Rev 10 Allen Wirfs-Brock" w:date="2012-08-13T16:35:00Z">
          <w:r w:rsidRPr="00E77497" w:rsidDel="0003414D">
            <w:delText>d</w:delText>
          </w:r>
        </w:del>
      </w:ins>
      <w:ins w:id="7632" w:author="Rev 10 Allen Wirfs-Brock" w:date="2012-08-13T16:35:00Z">
        <w:r w:rsidR="0003414D">
          <w:t>D</w:t>
        </w:r>
      </w:ins>
      <w:ins w:id="7633" w:author="Rev 4 Allen Wirfs-Brock" w:date="2011-10-21T15:13:00Z">
        <w:r w:rsidRPr="00E77497">
          <w:t xml:space="preserve">escriptor {[[Value]]: </w:t>
        </w:r>
        <w:r w:rsidRPr="00E77497">
          <w:rPr>
            <w:i/>
          </w:rPr>
          <w:t>val</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 xml:space="preserve"> as arguments.</w:t>
        </w:r>
      </w:ins>
    </w:p>
    <w:p w14:paraId="4E500679" w14:textId="77777777" w:rsidR="00AA78BC" w:rsidRPr="00E77497" w:rsidRDefault="00AA78BC" w:rsidP="009A20C6">
      <w:pPr>
        <w:pStyle w:val="Alg4"/>
        <w:numPr>
          <w:ilvl w:val="1"/>
          <w:numId w:val="605"/>
        </w:numPr>
        <w:tabs>
          <w:tab w:val="clear" w:pos="1080"/>
          <w:tab w:val="num" w:pos="720"/>
        </w:tabs>
        <w:ind w:left="720"/>
        <w:rPr>
          <w:ins w:id="7634" w:author="Rev 4 Allen Wirfs-Brock" w:date="2011-10-21T15:13:00Z"/>
        </w:rPr>
      </w:pPr>
      <w:ins w:id="7635" w:author="Rev 4 Allen Wirfs-Brock" w:date="2011-10-21T15:13:00Z">
        <w:r w:rsidRPr="00E77497">
          <w:t xml:space="preserve">Let </w:t>
        </w:r>
        <w:r w:rsidRPr="00E77497">
          <w:rPr>
            <w:i/>
          </w:rPr>
          <w:t>indx</w:t>
        </w:r>
        <w:r w:rsidRPr="00E77497">
          <w:t xml:space="preserve"> = </w:t>
        </w:r>
        <w:r w:rsidRPr="00E77497">
          <w:rPr>
            <w:i/>
          </w:rPr>
          <w:t>indx</w:t>
        </w:r>
        <w:r w:rsidRPr="00E77497">
          <w:t xml:space="preserve"> - 1</w:t>
        </w:r>
      </w:ins>
    </w:p>
    <w:p w14:paraId="6F1539C1" w14:textId="77777777" w:rsidR="00AA78BC" w:rsidRPr="00E77497" w:rsidRDefault="00AA78BC" w:rsidP="009A20C6">
      <w:pPr>
        <w:pStyle w:val="Alg4"/>
        <w:numPr>
          <w:ilvl w:val="0"/>
          <w:numId w:val="605"/>
        </w:numPr>
        <w:rPr>
          <w:ins w:id="7636" w:author="Rev 4 Allen Wirfs-Brock" w:date="2011-10-21T15:13:00Z"/>
        </w:rPr>
      </w:pPr>
      <w:ins w:id="7637" w:author="Rev 4 Allen Wirfs-Brock" w:date="2011-10-21T15:13:00Z">
        <w:r w:rsidRPr="00E77497">
          <w:t xml:space="preserve">Let </w:t>
        </w:r>
        <w:r w:rsidRPr="00E77497">
          <w:rPr>
            <w:i/>
          </w:rPr>
          <w:t>thrower</w:t>
        </w:r>
        <w:r w:rsidRPr="00E77497">
          <w:t xml:space="preserve"> be the [[ThrowTypeError]] function Object (13.</w:t>
        </w:r>
        <w:del w:id="7638" w:author="Rev 10 Allen Wirfs-Brock" w:date="2012-08-14T16:50:00Z">
          <w:r w:rsidRPr="00E77497" w:rsidDel="0053000C">
            <w:delText>2</w:delText>
          </w:r>
        </w:del>
      </w:ins>
      <w:ins w:id="7639" w:author="Rev 10 Allen Wirfs-Brock" w:date="2012-08-14T16:50:00Z">
        <w:r w:rsidR="0053000C">
          <w:t>6</w:t>
        </w:r>
      </w:ins>
      <w:ins w:id="7640" w:author="Rev 4 Allen Wirfs-Brock" w:date="2011-10-21T15:13:00Z">
        <w:r w:rsidRPr="00E77497">
          <w:t>.3).</w:t>
        </w:r>
      </w:ins>
    </w:p>
    <w:p w14:paraId="1C558D3D" w14:textId="77777777" w:rsidR="00AA78BC" w:rsidRPr="00E77497" w:rsidRDefault="00AA78BC" w:rsidP="009A20C6">
      <w:pPr>
        <w:pStyle w:val="Alg4"/>
        <w:numPr>
          <w:ilvl w:val="0"/>
          <w:numId w:val="605"/>
        </w:numPr>
        <w:rPr>
          <w:ins w:id="7641" w:author="Rev 4 Allen Wirfs-Brock" w:date="2011-10-21T15:13:00Z"/>
        </w:rPr>
      </w:pPr>
      <w:ins w:id="7642" w:author="Rev 4 Allen Wirfs-Brock" w:date="2011-10-21T15:13:00Z">
        <w:r w:rsidRPr="00E77497">
          <w:t xml:space="preserve">Call the [[DefineOwnProperty]] internal method of </w:t>
        </w:r>
        <w:r w:rsidRPr="00E77497">
          <w:rPr>
            <w:i/>
          </w:rPr>
          <w:t>obj</w:t>
        </w:r>
        <w:r w:rsidRPr="00E77497">
          <w:t xml:space="preserve"> with arguments </w:t>
        </w:r>
        <w:r w:rsidRPr="00E77497">
          <w:rPr>
            <w:rFonts w:ascii="Courier New" w:hAnsi="Courier New" w:cs="Courier New"/>
            <w:b/>
          </w:rPr>
          <w:t>"caller"</w:t>
        </w:r>
        <w:r w:rsidRPr="00E77497">
          <w:t xml:space="preserve">, PropertyDescriptor {[[Get]]: </w:t>
        </w:r>
        <w:r w:rsidRPr="00E77497">
          <w:rPr>
            <w:i/>
          </w:rPr>
          <w:t>thrower</w:t>
        </w:r>
        <w:r w:rsidRPr="00E77497">
          <w:t xml:space="preserve">, [[Set]]: </w:t>
        </w:r>
        <w:r w:rsidRPr="00E77497">
          <w:rPr>
            <w:i/>
          </w:rPr>
          <w:t>thrower</w:t>
        </w:r>
        <w:r w:rsidRPr="00E77497">
          <w:t xml:space="preserve">, [[Enumerable]]: </w:t>
        </w:r>
        <w:r w:rsidRPr="00E77497">
          <w:rPr>
            <w:b/>
          </w:rPr>
          <w:t>false</w:t>
        </w:r>
        <w:r w:rsidRPr="00E77497">
          <w:t xml:space="preserve">, [[Configurable]]: </w:t>
        </w:r>
        <w:r w:rsidRPr="00E77497">
          <w:rPr>
            <w:b/>
          </w:rPr>
          <w:t>false</w:t>
        </w:r>
        <w:r w:rsidRPr="00E77497">
          <w:t xml:space="preserve">}, and </w:t>
        </w:r>
        <w:r w:rsidRPr="00E77497">
          <w:rPr>
            <w:b/>
          </w:rPr>
          <w:t>false</w:t>
        </w:r>
        <w:r w:rsidRPr="00E77497">
          <w:t>.</w:t>
        </w:r>
      </w:ins>
    </w:p>
    <w:p w14:paraId="191814D6" w14:textId="77777777" w:rsidR="00AA78BC" w:rsidRPr="00E77497" w:rsidRDefault="00AA78BC" w:rsidP="009A20C6">
      <w:pPr>
        <w:pStyle w:val="Alg4"/>
        <w:numPr>
          <w:ilvl w:val="0"/>
          <w:numId w:val="605"/>
        </w:numPr>
        <w:rPr>
          <w:ins w:id="7643" w:author="Rev 4 Allen Wirfs-Brock" w:date="2011-10-21T15:13:00Z"/>
        </w:rPr>
      </w:pPr>
      <w:ins w:id="7644" w:author="Rev 4 Allen Wirfs-Brock" w:date="2011-10-21T15:13:00Z">
        <w:r w:rsidRPr="00E77497">
          <w:t xml:space="preserve">Call the [[DefineOwnProperty]] internal method of </w:t>
        </w:r>
        <w:r w:rsidRPr="00E77497">
          <w:rPr>
            <w:i/>
          </w:rPr>
          <w:t>obj</w:t>
        </w:r>
        <w:r w:rsidRPr="00E77497">
          <w:t xml:space="preserve"> with arguments </w:t>
        </w:r>
        <w:r w:rsidRPr="00E77497">
          <w:rPr>
            <w:rFonts w:ascii="Courier New" w:hAnsi="Courier New" w:cs="Courier New"/>
            <w:b/>
          </w:rPr>
          <w:t>"callee"</w:t>
        </w:r>
        <w:r w:rsidRPr="00E77497">
          <w:t xml:space="preserve">, PropertyDescriptor {[[Get]]: </w:t>
        </w:r>
        <w:r w:rsidRPr="00E77497">
          <w:rPr>
            <w:i/>
          </w:rPr>
          <w:t>thrower</w:t>
        </w:r>
        <w:r w:rsidRPr="00E77497">
          <w:t xml:space="preserve">, [[Set]]: </w:t>
        </w:r>
        <w:r w:rsidRPr="00E77497">
          <w:rPr>
            <w:i/>
          </w:rPr>
          <w:t>thrower</w:t>
        </w:r>
        <w:r w:rsidRPr="00E77497">
          <w:t xml:space="preserve">, [[Enumerable]]: </w:t>
        </w:r>
        <w:r w:rsidRPr="00E77497">
          <w:rPr>
            <w:b/>
          </w:rPr>
          <w:t>false</w:t>
        </w:r>
        <w:r w:rsidRPr="00E77497">
          <w:t xml:space="preserve">, [[Configurable]]: </w:t>
        </w:r>
        <w:r w:rsidRPr="00E77497">
          <w:rPr>
            <w:b/>
          </w:rPr>
          <w:t>false</w:t>
        </w:r>
        <w:r w:rsidRPr="00E77497">
          <w:t xml:space="preserve">}, and </w:t>
        </w:r>
        <w:r w:rsidRPr="00E77497">
          <w:rPr>
            <w:b/>
          </w:rPr>
          <w:t>false</w:t>
        </w:r>
        <w:r w:rsidRPr="00E77497">
          <w:t>.</w:t>
        </w:r>
      </w:ins>
    </w:p>
    <w:p w14:paraId="4BE407A5" w14:textId="77777777" w:rsidR="00AA78BC" w:rsidRPr="00E77497" w:rsidRDefault="00AA78BC" w:rsidP="009A20C6">
      <w:pPr>
        <w:pStyle w:val="Alg4"/>
        <w:numPr>
          <w:ilvl w:val="0"/>
          <w:numId w:val="605"/>
        </w:numPr>
        <w:spacing w:after="120"/>
        <w:rPr>
          <w:ins w:id="7645" w:author="Rev 4 Allen Wirfs-Brock" w:date="2011-10-21T15:13:00Z"/>
        </w:rPr>
      </w:pPr>
      <w:ins w:id="7646" w:author="Rev 4 Allen Wirfs-Brock" w:date="2011-10-21T15:13:00Z">
        <w:r w:rsidRPr="00E77497">
          <w:t xml:space="preserve">Return </w:t>
        </w:r>
        <w:r w:rsidRPr="00E77497">
          <w:rPr>
            <w:i/>
          </w:rPr>
          <w:t>obj</w:t>
        </w:r>
      </w:ins>
    </w:p>
    <w:p w14:paraId="06061DBC" w14:textId="77777777" w:rsidR="00AA78BC" w:rsidRPr="00E77497" w:rsidRDefault="00AA78BC" w:rsidP="00AA78BC">
      <w:pPr>
        <w:rPr>
          <w:ins w:id="7647" w:author="Rev 4 Allen Wirfs-Brock" w:date="2011-10-21T15:13:00Z"/>
        </w:rPr>
      </w:pPr>
      <w:ins w:id="7648" w:author="Rev 4 Allen Wirfs-Brock" w:date="2011-10-21T15:13:00Z">
        <w:r w:rsidRPr="00E77497">
          <w:t xml:space="preserve">The abstract operation </w:t>
        </w:r>
        <w:r w:rsidRPr="000358AB">
          <w:rPr>
            <w:rFonts w:ascii="Times New Roman" w:hAnsi="Times New Roman"/>
          </w:rPr>
          <w:t>CreateMappedArgumentsObject</w:t>
        </w:r>
        <w:r w:rsidRPr="00E77497">
          <w:t xml:space="preserve"> called with</w:t>
        </w:r>
      </w:ins>
      <w:ins w:id="7649" w:author="Rev 10 Allen Wirfs-Brock" w:date="2012-08-14T15:38:00Z">
        <w:r w:rsidR="00EA1B5F">
          <w:t xml:space="preserve"> object </w:t>
        </w:r>
        <w:r w:rsidR="00EA1B5F" w:rsidRPr="004012E4">
          <w:rPr>
            <w:rFonts w:ascii="Times New Roman" w:hAnsi="Times New Roman"/>
            <w:i/>
          </w:rPr>
          <w:t>func</w:t>
        </w:r>
        <w:r w:rsidR="00EA1B5F">
          <w:t xml:space="preserve">, </w:t>
        </w:r>
      </w:ins>
      <w:ins w:id="7650" w:author="Rev 4 Allen Wirfs-Brock" w:date="2011-10-21T15:13:00Z">
        <w:r w:rsidRPr="00E77497">
          <w:t xml:space="preserve"> List </w:t>
        </w:r>
        <w:r w:rsidRPr="00E77497">
          <w:rPr>
            <w:rFonts w:ascii="Times New Roman" w:hAnsi="Times New Roman"/>
            <w:i/>
          </w:rPr>
          <w:t>names</w:t>
        </w:r>
        <w:r w:rsidRPr="00E77497">
          <w:t xml:space="preserve">, environment record </w:t>
        </w:r>
        <w:r w:rsidRPr="00E77497">
          <w:rPr>
            <w:rFonts w:ascii="Times New Roman" w:hAnsi="Times New Roman"/>
            <w:i/>
          </w:rPr>
          <w:t>env</w:t>
        </w:r>
        <w:r w:rsidRPr="00E77497">
          <w:t xml:space="preserve">, and argument list </w:t>
        </w:r>
        <w:r w:rsidRPr="00E77497">
          <w:rPr>
            <w:rFonts w:ascii="Times New Roman" w:hAnsi="Times New Roman"/>
            <w:i/>
          </w:rPr>
          <w:t>args</w:t>
        </w:r>
        <w:r w:rsidRPr="00E77497">
          <w:t xml:space="preserve"> performs the following steps:</w:t>
        </w:r>
      </w:ins>
    </w:p>
    <w:p w14:paraId="33AF7224" w14:textId="77777777" w:rsidR="00AA78BC" w:rsidRPr="00E77497" w:rsidRDefault="00AA78BC" w:rsidP="009A20C6">
      <w:pPr>
        <w:pStyle w:val="Alg4"/>
        <w:numPr>
          <w:ilvl w:val="0"/>
          <w:numId w:val="606"/>
        </w:numPr>
        <w:rPr>
          <w:ins w:id="7651" w:author="Rev 4 Allen Wirfs-Brock" w:date="2011-10-21T15:13:00Z"/>
        </w:rPr>
      </w:pPr>
      <w:ins w:id="7652" w:author="Rev 4 Allen Wirfs-Brock" w:date="2011-10-21T15:13:00Z">
        <w:r w:rsidRPr="00E77497">
          <w:t xml:space="preserve">Let </w:t>
        </w:r>
        <w:r w:rsidRPr="00E77497">
          <w:rPr>
            <w:i/>
          </w:rPr>
          <w:t>len</w:t>
        </w:r>
        <w:r w:rsidRPr="00E77497">
          <w:t xml:space="preserve"> be the number of elements in </w:t>
        </w:r>
        <w:r w:rsidRPr="00E77497">
          <w:rPr>
            <w:i/>
          </w:rPr>
          <w:t>args</w:t>
        </w:r>
        <w:r w:rsidRPr="00E77497">
          <w:t>.</w:t>
        </w:r>
      </w:ins>
    </w:p>
    <w:p w14:paraId="6CBA956F" w14:textId="77777777" w:rsidR="00AA78BC" w:rsidRPr="00E77497" w:rsidRDefault="00AA78BC" w:rsidP="009A20C6">
      <w:pPr>
        <w:pStyle w:val="Alg4"/>
        <w:numPr>
          <w:ilvl w:val="0"/>
          <w:numId w:val="606"/>
        </w:numPr>
        <w:rPr>
          <w:ins w:id="7653" w:author="Rev 4 Allen Wirfs-Brock" w:date="2011-10-21T15:13:00Z"/>
        </w:rPr>
      </w:pPr>
      <w:ins w:id="7654" w:author="Rev 4 Allen Wirfs-Brock" w:date="2011-10-21T15:13:00Z">
        <w:r w:rsidRPr="00E77497">
          <w:t xml:space="preserve">Let </w:t>
        </w:r>
        <w:r w:rsidRPr="00E77497">
          <w:rPr>
            <w:i/>
          </w:rPr>
          <w:t>obj</w:t>
        </w:r>
        <w:r w:rsidRPr="00E77497">
          <w:t xml:space="preserve"> be the result of the abstract</w:t>
        </w:r>
        <w:del w:id="7655" w:author="Rev 8 Allen Wirfs-Brock" w:date="2012-06-14T14:38:00Z">
          <w:r w:rsidRPr="00E77497" w:rsidDel="00D4543D">
            <w:delText>ion</w:delText>
          </w:r>
        </w:del>
        <w:r w:rsidRPr="00E77497">
          <w:t xml:space="preserve"> operation </w:t>
        </w:r>
        <w:r w:rsidRPr="000358AB">
          <w:t>InstantiateArgumentsObject</w:t>
        </w:r>
      </w:ins>
      <w:r w:rsidRPr="00E77497">
        <w:rPr>
          <w:i/>
        </w:rPr>
        <w:t xml:space="preserve"> </w:t>
      </w:r>
      <w:ins w:id="7656" w:author="Rev 4 Allen Wirfs-Brock" w:date="2011-10-21T15:13:00Z">
        <w:r w:rsidRPr="00E77497">
          <w:t>with argument</w:t>
        </w:r>
      </w:ins>
      <w:r w:rsidRPr="00E77497">
        <w:t xml:space="preserve"> </w:t>
      </w:r>
      <w:ins w:id="7657" w:author="Rev 4 Allen Wirfs-Brock" w:date="2011-10-21T15:13:00Z">
        <w:r w:rsidRPr="00E77497">
          <w:rPr>
            <w:i/>
          </w:rPr>
          <w:t>len</w:t>
        </w:r>
        <w:r w:rsidRPr="00E77497">
          <w:t>.</w:t>
        </w:r>
      </w:ins>
    </w:p>
    <w:p w14:paraId="4D03B2AB" w14:textId="77777777" w:rsidR="00AA78BC" w:rsidRPr="00E77497" w:rsidRDefault="00AA78BC" w:rsidP="009A20C6">
      <w:pPr>
        <w:pStyle w:val="Alg4"/>
        <w:numPr>
          <w:ilvl w:val="0"/>
          <w:numId w:val="606"/>
        </w:numPr>
        <w:rPr>
          <w:ins w:id="7658" w:author="Rev 4 Allen Wirfs-Brock" w:date="2011-10-21T15:13:00Z"/>
        </w:rPr>
      </w:pPr>
      <w:ins w:id="7659" w:author="Rev 4 Allen Wirfs-Brock" w:date="2011-10-21T15:13:00Z">
        <w:r w:rsidRPr="00E77497">
          <w:t xml:space="preserve">Let </w:t>
        </w:r>
        <w:r w:rsidRPr="00E77497">
          <w:rPr>
            <w:i/>
          </w:rPr>
          <w:t>map</w:t>
        </w:r>
        <w:r w:rsidRPr="00E77497">
          <w:t xml:space="preserve"> be the result of creating a new ECMAScript object.</w:t>
        </w:r>
      </w:ins>
    </w:p>
    <w:p w14:paraId="21EA20F7" w14:textId="77777777" w:rsidR="00AA78BC" w:rsidRPr="00E77497" w:rsidRDefault="00AA78BC" w:rsidP="009A20C6">
      <w:pPr>
        <w:pStyle w:val="Alg4"/>
        <w:numPr>
          <w:ilvl w:val="0"/>
          <w:numId w:val="606"/>
        </w:numPr>
        <w:rPr>
          <w:ins w:id="7660" w:author="Rev 4 Allen Wirfs-Brock" w:date="2011-10-21T15:13:00Z"/>
        </w:rPr>
      </w:pPr>
      <w:ins w:id="7661" w:author="Rev 4 Allen Wirfs-Brock" w:date="2011-10-21T15:13:00Z">
        <w:r w:rsidRPr="00E77497">
          <w:t xml:space="preserve">Set all the internal methods of </w:t>
        </w:r>
        <w:r w:rsidRPr="00E77497">
          <w:rPr>
            <w:i/>
          </w:rPr>
          <w:t>map</w:t>
        </w:r>
        <w:r w:rsidRPr="00E77497">
          <w:t xml:space="preserve"> as specified in 8.12.</w:t>
        </w:r>
      </w:ins>
    </w:p>
    <w:p w14:paraId="2DFF6B37" w14:textId="77777777" w:rsidR="00AA78BC" w:rsidRPr="00E77497" w:rsidRDefault="00AA78BC" w:rsidP="009A20C6">
      <w:pPr>
        <w:pStyle w:val="Alg4"/>
        <w:numPr>
          <w:ilvl w:val="0"/>
          <w:numId w:val="606"/>
        </w:numPr>
        <w:rPr>
          <w:ins w:id="7662" w:author="Rev 4 Allen Wirfs-Brock" w:date="2011-10-21T15:13:00Z"/>
        </w:rPr>
      </w:pPr>
      <w:ins w:id="7663" w:author="Rev 4 Allen Wirfs-Brock" w:date="2011-10-21T15:13:00Z">
        <w:r w:rsidRPr="00E77497">
          <w:t xml:space="preserve">Let </w:t>
        </w:r>
        <w:r w:rsidRPr="00E77497">
          <w:rPr>
            <w:i/>
          </w:rPr>
          <w:t>mappedNames</w:t>
        </w:r>
        <w:r w:rsidRPr="00E77497">
          <w:t xml:space="preserve"> be an empty List.</w:t>
        </w:r>
      </w:ins>
    </w:p>
    <w:p w14:paraId="3AC0DB65" w14:textId="77777777" w:rsidR="00AA78BC" w:rsidRPr="00E77497" w:rsidRDefault="00AA78BC" w:rsidP="009A20C6">
      <w:pPr>
        <w:pStyle w:val="Alg4"/>
        <w:numPr>
          <w:ilvl w:val="0"/>
          <w:numId w:val="606"/>
        </w:numPr>
        <w:rPr>
          <w:ins w:id="7664" w:author="Rev 4 Allen Wirfs-Brock" w:date="2011-10-21T15:13:00Z"/>
        </w:rPr>
      </w:pPr>
      <w:ins w:id="7665" w:author="Rev 4 Allen Wirfs-Brock" w:date="2011-10-21T15:13:00Z">
        <w:r w:rsidRPr="00E77497">
          <w:t xml:space="preserve">Let </w:t>
        </w:r>
        <w:r w:rsidRPr="00E77497">
          <w:rPr>
            <w:i/>
          </w:rPr>
          <w:t>indx</w:t>
        </w:r>
        <w:r w:rsidRPr="00E77497">
          <w:t xml:space="preserve"> = </w:t>
        </w:r>
        <w:r w:rsidRPr="00E77497">
          <w:rPr>
            <w:i/>
          </w:rPr>
          <w:t>len</w:t>
        </w:r>
        <w:r w:rsidRPr="00E77497">
          <w:t xml:space="preserve">  - 1.</w:t>
        </w:r>
      </w:ins>
    </w:p>
    <w:p w14:paraId="13AD974C" w14:textId="77777777" w:rsidR="00AA78BC" w:rsidRPr="00E77497" w:rsidRDefault="00AA78BC" w:rsidP="009A20C6">
      <w:pPr>
        <w:pStyle w:val="Alg4"/>
        <w:numPr>
          <w:ilvl w:val="0"/>
          <w:numId w:val="606"/>
        </w:numPr>
        <w:rPr>
          <w:ins w:id="7666" w:author="Rev 4 Allen Wirfs-Brock" w:date="2011-10-21T15:13:00Z"/>
        </w:rPr>
      </w:pPr>
      <w:ins w:id="7667" w:author="Rev 4 Allen Wirfs-Brock" w:date="2011-10-21T15:13:00Z">
        <w:r w:rsidRPr="00E77497">
          <w:t xml:space="preserve">Repeat while </w:t>
        </w:r>
        <w:r w:rsidRPr="00E77497">
          <w:rPr>
            <w:i/>
          </w:rPr>
          <w:t>indx</w:t>
        </w:r>
        <w:r w:rsidRPr="00E77497">
          <w:t xml:space="preserve"> &gt;= 0, </w:t>
        </w:r>
      </w:ins>
    </w:p>
    <w:p w14:paraId="0591FDC7" w14:textId="77777777" w:rsidR="00AA78BC" w:rsidRPr="00E77497" w:rsidRDefault="00AA78BC" w:rsidP="009A20C6">
      <w:pPr>
        <w:pStyle w:val="Alg4"/>
        <w:numPr>
          <w:ilvl w:val="1"/>
          <w:numId w:val="606"/>
        </w:numPr>
        <w:rPr>
          <w:ins w:id="7668" w:author="Rev 4 Allen Wirfs-Brock" w:date="2011-10-21T15:13:00Z"/>
        </w:rPr>
      </w:pPr>
      <w:ins w:id="7669" w:author="Rev 4 Allen Wirfs-Brock" w:date="2011-10-21T15:13:00Z">
        <w:r w:rsidRPr="00E77497">
          <w:t xml:space="preserve">Let </w:t>
        </w:r>
        <w:r w:rsidRPr="00E77497">
          <w:rPr>
            <w:i/>
          </w:rPr>
          <w:t>val</w:t>
        </w:r>
        <w:r w:rsidRPr="00E77497">
          <w:t xml:space="preserve"> be the element of </w:t>
        </w:r>
        <w:r w:rsidRPr="00E77497">
          <w:rPr>
            <w:i/>
          </w:rPr>
          <w:t>args</w:t>
        </w:r>
        <w:r w:rsidRPr="00E77497">
          <w:t xml:space="preserve"> at 0-origined list position </w:t>
        </w:r>
        <w:r w:rsidRPr="00E77497">
          <w:rPr>
            <w:i/>
          </w:rPr>
          <w:t>indx</w:t>
        </w:r>
        <w:r w:rsidRPr="00E77497">
          <w:t>.</w:t>
        </w:r>
      </w:ins>
    </w:p>
    <w:p w14:paraId="4CC1737D" w14:textId="77777777" w:rsidR="00AA78BC" w:rsidRPr="00E77497" w:rsidRDefault="00AA78BC" w:rsidP="009A20C6">
      <w:pPr>
        <w:pStyle w:val="Alg4"/>
        <w:numPr>
          <w:ilvl w:val="1"/>
          <w:numId w:val="606"/>
        </w:numPr>
        <w:rPr>
          <w:ins w:id="7670" w:author="Rev 4 Allen Wirfs-Brock" w:date="2011-10-21T15:13:00Z"/>
        </w:rPr>
      </w:pPr>
      <w:ins w:id="7671" w:author="Rev 4 Allen Wirfs-Brock" w:date="2011-10-21T15:13:00Z">
        <w:r w:rsidRPr="00E77497">
          <w:t xml:space="preserve">Call the [[DefineOwnProperty]] internal method on </w:t>
        </w:r>
        <w:r w:rsidRPr="00E77497">
          <w:rPr>
            <w:i/>
          </w:rPr>
          <w:t>obj</w:t>
        </w:r>
        <w:r w:rsidRPr="00E77497">
          <w:t xml:space="preserve"> passing ToString(</w:t>
        </w:r>
        <w:r w:rsidRPr="00E77497">
          <w:rPr>
            <w:i/>
          </w:rPr>
          <w:t>indx</w:t>
        </w:r>
        <w:r w:rsidRPr="00E77497">
          <w:t xml:space="preserve">), the </w:t>
        </w:r>
        <w:del w:id="7672" w:author="Rev 10 Allen Wirfs-Brock" w:date="2012-08-13T16:35:00Z">
          <w:r w:rsidRPr="00E77497" w:rsidDel="0003414D">
            <w:delText>p</w:delText>
          </w:r>
        </w:del>
      </w:ins>
      <w:ins w:id="7673" w:author="Rev 10 Allen Wirfs-Brock" w:date="2012-08-13T16:35:00Z">
        <w:r w:rsidR="0003414D">
          <w:t>P</w:t>
        </w:r>
      </w:ins>
      <w:ins w:id="7674" w:author="Rev 4 Allen Wirfs-Brock" w:date="2011-10-21T15:13:00Z">
        <w:r w:rsidRPr="00E77497">
          <w:t xml:space="preserve">roperty </w:t>
        </w:r>
        <w:del w:id="7675" w:author="Rev 10 Allen Wirfs-Brock" w:date="2012-08-13T16:35:00Z">
          <w:r w:rsidRPr="00E77497" w:rsidDel="0003414D">
            <w:delText>d</w:delText>
          </w:r>
        </w:del>
      </w:ins>
      <w:ins w:id="7676" w:author="Rev 10 Allen Wirfs-Brock" w:date="2012-08-13T16:35:00Z">
        <w:r w:rsidR="0003414D">
          <w:t>D</w:t>
        </w:r>
      </w:ins>
      <w:ins w:id="7677" w:author="Rev 4 Allen Wirfs-Brock" w:date="2011-10-21T15:13:00Z">
        <w:r w:rsidRPr="00E77497">
          <w:t xml:space="preserve">escriptor {[[Value]]: </w:t>
        </w:r>
        <w:r w:rsidRPr="00E77497">
          <w:rPr>
            <w:i/>
          </w:rPr>
          <w:t>val</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 xml:space="preserve"> as arguments.</w:t>
        </w:r>
      </w:ins>
    </w:p>
    <w:p w14:paraId="34786517" w14:textId="77777777" w:rsidR="00AA78BC" w:rsidRPr="00E77497" w:rsidRDefault="00AA78BC" w:rsidP="009A20C6">
      <w:pPr>
        <w:pStyle w:val="Alg4"/>
        <w:numPr>
          <w:ilvl w:val="1"/>
          <w:numId w:val="606"/>
        </w:numPr>
        <w:rPr>
          <w:ins w:id="7678" w:author="Rev 4 Allen Wirfs-Brock" w:date="2011-10-21T15:13:00Z"/>
        </w:rPr>
      </w:pPr>
      <w:ins w:id="7679" w:author="Rev 4 Allen Wirfs-Brock" w:date="2011-10-21T15:13:00Z">
        <w:r w:rsidRPr="00E77497">
          <w:t xml:space="preserve">If </w:t>
        </w:r>
        <w:r w:rsidRPr="00E77497">
          <w:rPr>
            <w:i/>
          </w:rPr>
          <w:t>indx</w:t>
        </w:r>
        <w:r w:rsidRPr="00E77497">
          <w:t xml:space="preserve"> is less than the number of elements in </w:t>
        </w:r>
        <w:r w:rsidRPr="00E77497">
          <w:rPr>
            <w:i/>
          </w:rPr>
          <w:t>names</w:t>
        </w:r>
        <w:r w:rsidRPr="00E77497">
          <w:t>, then</w:t>
        </w:r>
      </w:ins>
    </w:p>
    <w:p w14:paraId="09CB05AA" w14:textId="77777777" w:rsidR="00AA78BC" w:rsidRPr="00E77497" w:rsidRDefault="00AA78BC" w:rsidP="009A20C6">
      <w:pPr>
        <w:pStyle w:val="Alg4"/>
        <w:numPr>
          <w:ilvl w:val="2"/>
          <w:numId w:val="606"/>
        </w:numPr>
        <w:rPr>
          <w:ins w:id="7680" w:author="Rev 4 Allen Wirfs-Brock" w:date="2011-10-21T15:13:00Z"/>
        </w:rPr>
      </w:pPr>
      <w:ins w:id="7681" w:author="Rev 4 Allen Wirfs-Brock" w:date="2011-10-21T15:13:00Z">
        <w:r w:rsidRPr="00E77497">
          <w:t xml:space="preserve">Let </w:t>
        </w:r>
        <w:r w:rsidRPr="00E77497">
          <w:rPr>
            <w:i/>
          </w:rPr>
          <w:t>name</w:t>
        </w:r>
        <w:r w:rsidRPr="00E77497">
          <w:t xml:space="preserve"> be the element of </w:t>
        </w:r>
        <w:r w:rsidRPr="00E77497">
          <w:rPr>
            <w:i/>
          </w:rPr>
          <w:t>names</w:t>
        </w:r>
        <w:r w:rsidRPr="00E77497">
          <w:t xml:space="preserve"> at 0-origined list position </w:t>
        </w:r>
        <w:r w:rsidRPr="00E77497">
          <w:rPr>
            <w:i/>
          </w:rPr>
          <w:t>indx</w:t>
        </w:r>
        <w:r w:rsidRPr="00E77497">
          <w:t>.</w:t>
        </w:r>
      </w:ins>
    </w:p>
    <w:p w14:paraId="4CA50A39" w14:textId="77777777" w:rsidR="00AA78BC" w:rsidRPr="00E77497" w:rsidRDefault="00AA78BC" w:rsidP="009A20C6">
      <w:pPr>
        <w:pStyle w:val="Alg4"/>
        <w:numPr>
          <w:ilvl w:val="2"/>
          <w:numId w:val="606"/>
        </w:numPr>
        <w:rPr>
          <w:ins w:id="7682" w:author="Rev 4 Allen Wirfs-Brock" w:date="2011-10-21T15:13:00Z"/>
        </w:rPr>
      </w:pPr>
      <w:ins w:id="7683" w:author="Rev 4 Allen Wirfs-Brock" w:date="2011-10-21T15:13:00Z">
        <w:r w:rsidRPr="00E77497">
          <w:t xml:space="preserve">If </w:t>
        </w:r>
        <w:r w:rsidRPr="00E77497">
          <w:rPr>
            <w:i/>
          </w:rPr>
          <w:t>name</w:t>
        </w:r>
        <w:r w:rsidRPr="00E77497">
          <w:t xml:space="preserve"> is not an element of  </w:t>
        </w:r>
        <w:r w:rsidRPr="00E77497">
          <w:rPr>
            <w:i/>
          </w:rPr>
          <w:t>mappedNames</w:t>
        </w:r>
        <w:r w:rsidRPr="00E77497">
          <w:t>, then</w:t>
        </w:r>
      </w:ins>
    </w:p>
    <w:p w14:paraId="728600C6" w14:textId="77777777" w:rsidR="00AA78BC" w:rsidRPr="00E77497" w:rsidRDefault="00AA78BC" w:rsidP="009A20C6">
      <w:pPr>
        <w:pStyle w:val="Alg4"/>
        <w:numPr>
          <w:ilvl w:val="3"/>
          <w:numId w:val="606"/>
        </w:numPr>
        <w:rPr>
          <w:ins w:id="7684" w:author="Rev 4 Allen Wirfs-Brock" w:date="2011-10-21T15:13:00Z"/>
        </w:rPr>
      </w:pPr>
      <w:ins w:id="7685" w:author="Rev 4 Allen Wirfs-Brock" w:date="2011-10-21T15:13:00Z">
        <w:r w:rsidRPr="00E77497">
          <w:t xml:space="preserve">Add </w:t>
        </w:r>
        <w:r w:rsidRPr="00E77497">
          <w:rPr>
            <w:i/>
          </w:rPr>
          <w:t>name</w:t>
        </w:r>
        <w:r w:rsidRPr="00E77497">
          <w:t xml:space="preserve"> as an element of the list </w:t>
        </w:r>
        <w:r w:rsidRPr="00E77497">
          <w:rPr>
            <w:i/>
          </w:rPr>
          <w:t>mappedNames</w:t>
        </w:r>
        <w:r w:rsidRPr="00E77497">
          <w:t>.</w:t>
        </w:r>
      </w:ins>
    </w:p>
    <w:p w14:paraId="19D8A47E" w14:textId="77777777" w:rsidR="00AA78BC" w:rsidRPr="00E77497" w:rsidRDefault="00AA78BC" w:rsidP="009A20C6">
      <w:pPr>
        <w:pStyle w:val="Alg4"/>
        <w:numPr>
          <w:ilvl w:val="3"/>
          <w:numId w:val="606"/>
        </w:numPr>
        <w:rPr>
          <w:ins w:id="7686" w:author="Rev 4 Allen Wirfs-Brock" w:date="2011-10-21T15:13:00Z"/>
        </w:rPr>
      </w:pPr>
      <w:ins w:id="7687" w:author="Rev 4 Allen Wirfs-Brock" w:date="2011-10-21T15:13:00Z">
        <w:r w:rsidRPr="00E77497">
          <w:t xml:space="preserve">Let </w:t>
        </w:r>
        <w:r w:rsidRPr="00E77497">
          <w:rPr>
            <w:i/>
          </w:rPr>
          <w:t>g</w:t>
        </w:r>
        <w:r w:rsidRPr="00E77497">
          <w:t xml:space="preserve"> be the result of calling the </w:t>
        </w:r>
        <w:r w:rsidRPr="000358AB">
          <w:t>MakeArgGetter</w:t>
        </w:r>
        <w:r w:rsidRPr="00E77497">
          <w:t xml:space="preserve"> abstract operation with arguments </w:t>
        </w:r>
        <w:r w:rsidRPr="00E77497">
          <w:rPr>
            <w:i/>
          </w:rPr>
          <w:t>name</w:t>
        </w:r>
        <w:r w:rsidRPr="00E77497">
          <w:t xml:space="preserve"> and </w:t>
        </w:r>
        <w:r w:rsidRPr="00E77497">
          <w:rPr>
            <w:i/>
          </w:rPr>
          <w:t>env</w:t>
        </w:r>
        <w:r w:rsidRPr="00E77497">
          <w:t>.</w:t>
        </w:r>
      </w:ins>
    </w:p>
    <w:p w14:paraId="272B334B" w14:textId="77777777" w:rsidR="00AA78BC" w:rsidRPr="00E77497" w:rsidRDefault="00AA78BC" w:rsidP="009A20C6">
      <w:pPr>
        <w:pStyle w:val="Alg4"/>
        <w:numPr>
          <w:ilvl w:val="3"/>
          <w:numId w:val="606"/>
        </w:numPr>
        <w:rPr>
          <w:ins w:id="7688" w:author="Rev 4 Allen Wirfs-Brock" w:date="2011-10-21T15:13:00Z"/>
        </w:rPr>
      </w:pPr>
      <w:ins w:id="7689" w:author="Rev 4 Allen Wirfs-Brock" w:date="2011-10-21T15:13:00Z">
        <w:r w:rsidRPr="00E77497">
          <w:t xml:space="preserve">Let </w:t>
        </w:r>
        <w:r w:rsidRPr="00E77497">
          <w:rPr>
            <w:i/>
          </w:rPr>
          <w:t>p</w:t>
        </w:r>
        <w:r w:rsidRPr="00E77497">
          <w:t xml:space="preserve"> be the result of calling the </w:t>
        </w:r>
        <w:r w:rsidRPr="000358AB">
          <w:t>MakeArgSetter</w:t>
        </w:r>
        <w:r w:rsidRPr="00E77497">
          <w:t xml:space="preserve"> abstract operation with arguments </w:t>
        </w:r>
        <w:r w:rsidRPr="00E77497">
          <w:rPr>
            <w:i/>
          </w:rPr>
          <w:t>name</w:t>
        </w:r>
        <w:r w:rsidRPr="00E77497">
          <w:t xml:space="preserve"> and </w:t>
        </w:r>
        <w:r w:rsidRPr="00E77497">
          <w:rPr>
            <w:i/>
          </w:rPr>
          <w:t>env</w:t>
        </w:r>
        <w:r w:rsidRPr="00E77497">
          <w:t>.</w:t>
        </w:r>
      </w:ins>
    </w:p>
    <w:p w14:paraId="3F5B7C98" w14:textId="77777777" w:rsidR="00AA78BC" w:rsidRPr="00E77497" w:rsidRDefault="00AA78BC" w:rsidP="009A20C6">
      <w:pPr>
        <w:pStyle w:val="Alg4"/>
        <w:numPr>
          <w:ilvl w:val="3"/>
          <w:numId w:val="606"/>
        </w:numPr>
        <w:rPr>
          <w:ins w:id="7690" w:author="Rev 4 Allen Wirfs-Brock" w:date="2011-10-21T15:13:00Z"/>
        </w:rPr>
      </w:pPr>
      <w:ins w:id="7691" w:author="Rev 4 Allen Wirfs-Brock" w:date="2011-10-21T15:13:00Z">
        <w:r w:rsidRPr="00E77497">
          <w:t xml:space="preserve">Call the [[DefineOwnProperty]] internal method of </w:t>
        </w:r>
        <w:r w:rsidRPr="00E77497">
          <w:rPr>
            <w:i/>
          </w:rPr>
          <w:t>map</w:t>
        </w:r>
        <w:r w:rsidRPr="00E77497">
          <w:t xml:space="preserve"> passing ToString(</w:t>
        </w:r>
        <w:r w:rsidRPr="00E77497">
          <w:rPr>
            <w:i/>
          </w:rPr>
          <w:t>indx</w:t>
        </w:r>
        <w:r w:rsidRPr="00E77497">
          <w:t xml:space="preserve">), the Property Descriptor {[[Set]]: </w:t>
        </w:r>
        <w:r w:rsidRPr="00E77497">
          <w:rPr>
            <w:i/>
          </w:rPr>
          <w:t>p</w:t>
        </w:r>
        <w:r w:rsidRPr="00E77497">
          <w:t xml:space="preserve">, [[Get]]: </w:t>
        </w:r>
        <w:r w:rsidRPr="00E77497">
          <w:rPr>
            <w:i/>
          </w:rPr>
          <w:t>g,</w:t>
        </w:r>
        <w:r w:rsidRPr="00E77497">
          <w:t xml:space="preserve"> [[Configurable]]: </w:t>
        </w:r>
        <w:r w:rsidRPr="00E77497">
          <w:rPr>
            <w:b/>
          </w:rPr>
          <w:t>true</w:t>
        </w:r>
        <w:r w:rsidRPr="00E77497">
          <w:t xml:space="preserve">}, and </w:t>
        </w:r>
        <w:r w:rsidRPr="00E77497">
          <w:rPr>
            <w:b/>
          </w:rPr>
          <w:t>false</w:t>
        </w:r>
        <w:r w:rsidRPr="00E77497">
          <w:t xml:space="preserve"> as arguments.</w:t>
        </w:r>
      </w:ins>
    </w:p>
    <w:p w14:paraId="33C79D79" w14:textId="77777777" w:rsidR="00AA78BC" w:rsidRPr="00E77497" w:rsidRDefault="00AA78BC" w:rsidP="009A20C6">
      <w:pPr>
        <w:pStyle w:val="Alg4"/>
        <w:numPr>
          <w:ilvl w:val="1"/>
          <w:numId w:val="606"/>
        </w:numPr>
        <w:rPr>
          <w:ins w:id="7692" w:author="Rev 4 Allen Wirfs-Brock" w:date="2011-10-21T15:13:00Z"/>
        </w:rPr>
      </w:pPr>
      <w:ins w:id="7693" w:author="Rev 4 Allen Wirfs-Brock" w:date="2011-10-21T15:13:00Z">
        <w:r w:rsidRPr="00E77497">
          <w:t xml:space="preserve">Let </w:t>
        </w:r>
        <w:r w:rsidRPr="00E77497">
          <w:rPr>
            <w:i/>
          </w:rPr>
          <w:t>indx</w:t>
        </w:r>
        <w:r w:rsidRPr="00E77497">
          <w:t xml:space="preserve"> = </w:t>
        </w:r>
        <w:r w:rsidRPr="00E77497">
          <w:rPr>
            <w:i/>
          </w:rPr>
          <w:t>indx</w:t>
        </w:r>
        <w:r w:rsidRPr="00E77497">
          <w:t xml:space="preserve"> - 1</w:t>
        </w:r>
      </w:ins>
    </w:p>
    <w:p w14:paraId="0BF10506" w14:textId="77777777" w:rsidR="00AA78BC" w:rsidRPr="00E77497" w:rsidRDefault="00AA78BC" w:rsidP="009A20C6">
      <w:pPr>
        <w:pStyle w:val="Alg4"/>
        <w:numPr>
          <w:ilvl w:val="0"/>
          <w:numId w:val="606"/>
        </w:numPr>
        <w:rPr>
          <w:ins w:id="7694" w:author="Rev 4 Allen Wirfs-Brock" w:date="2011-10-21T15:13:00Z"/>
        </w:rPr>
      </w:pPr>
      <w:ins w:id="7695" w:author="Rev 4 Allen Wirfs-Brock" w:date="2011-10-21T15:13:00Z">
        <w:r w:rsidRPr="00E77497">
          <w:t xml:space="preserve">If </w:t>
        </w:r>
        <w:r w:rsidRPr="00E77497">
          <w:rPr>
            <w:i/>
          </w:rPr>
          <w:t>mappedNames</w:t>
        </w:r>
        <w:r w:rsidRPr="00E77497">
          <w:t xml:space="preserve"> is not empty, then</w:t>
        </w:r>
      </w:ins>
    </w:p>
    <w:p w14:paraId="385A7765" w14:textId="77777777" w:rsidR="00AA78BC" w:rsidRPr="00E77497" w:rsidRDefault="00AA78BC" w:rsidP="009A20C6">
      <w:pPr>
        <w:pStyle w:val="Alg4"/>
        <w:numPr>
          <w:ilvl w:val="1"/>
          <w:numId w:val="606"/>
        </w:numPr>
        <w:rPr>
          <w:ins w:id="7696" w:author="Rev 4 Allen Wirfs-Brock" w:date="2011-10-21T15:13:00Z"/>
        </w:rPr>
      </w:pPr>
      <w:ins w:id="7697" w:author="Rev 4 Allen Wirfs-Brock" w:date="2011-10-21T15:13:00Z">
        <w:r w:rsidRPr="00E77497">
          <w:t xml:space="preserve">Set the [[ParameterMap]] internal property of </w:t>
        </w:r>
        <w:r w:rsidRPr="00E77497">
          <w:rPr>
            <w:i/>
          </w:rPr>
          <w:t>obj</w:t>
        </w:r>
        <w:r w:rsidRPr="00E77497">
          <w:t xml:space="preserve"> to </w:t>
        </w:r>
        <w:r w:rsidRPr="00E77497">
          <w:rPr>
            <w:i/>
          </w:rPr>
          <w:t>map</w:t>
        </w:r>
        <w:r w:rsidRPr="00E77497">
          <w:t>.</w:t>
        </w:r>
      </w:ins>
    </w:p>
    <w:p w14:paraId="01A32AB9" w14:textId="77777777" w:rsidR="00AA78BC" w:rsidRPr="00E77497" w:rsidRDefault="00AA78BC" w:rsidP="009A20C6">
      <w:pPr>
        <w:pStyle w:val="Alg4"/>
        <w:numPr>
          <w:ilvl w:val="1"/>
          <w:numId w:val="606"/>
        </w:numPr>
        <w:rPr>
          <w:ins w:id="7698" w:author="Rev 4 Allen Wirfs-Brock" w:date="2011-10-21T15:13:00Z"/>
        </w:rPr>
      </w:pPr>
      <w:ins w:id="7699" w:author="Rev 4 Allen Wirfs-Brock" w:date="2011-10-21T15:13:00Z">
        <w:r w:rsidRPr="00E77497">
          <w:t xml:space="preserve">Set the [[Get]], [[GetOwnProperty]], [[DefineOwnProperty]], and [[Delete]] internal methods of </w:t>
        </w:r>
        <w:r w:rsidRPr="00E77497">
          <w:rPr>
            <w:i/>
          </w:rPr>
          <w:t>obj</w:t>
        </w:r>
        <w:r w:rsidRPr="00E77497">
          <w:t xml:space="preserve"> to the definitions provided below.</w:t>
        </w:r>
      </w:ins>
    </w:p>
    <w:p w14:paraId="6BAAA431" w14:textId="77777777" w:rsidR="00AA78BC" w:rsidRPr="00E77497" w:rsidRDefault="00AA78BC" w:rsidP="009A20C6">
      <w:pPr>
        <w:pStyle w:val="Alg4"/>
        <w:numPr>
          <w:ilvl w:val="0"/>
          <w:numId w:val="606"/>
        </w:numPr>
        <w:rPr>
          <w:ins w:id="7700" w:author="Rev 4 Allen Wirfs-Brock" w:date="2011-10-21T15:13:00Z"/>
        </w:rPr>
      </w:pPr>
      <w:ins w:id="7701" w:author="Rev 4 Allen Wirfs-Brock" w:date="2011-10-21T15:13:00Z">
        <w:r w:rsidRPr="00E77497">
          <w:t xml:space="preserve">Call the [[DefineOwnProperty]] internal method on </w:t>
        </w:r>
        <w:r w:rsidRPr="00E77497">
          <w:rPr>
            <w:i/>
          </w:rPr>
          <w:t>obj</w:t>
        </w:r>
        <w:r w:rsidRPr="00E77497">
          <w:t xml:space="preserve"> passing "</w:t>
        </w:r>
        <w:r w:rsidRPr="00E77497">
          <w:rPr>
            <w:rFonts w:ascii="Courier New" w:hAnsi="Courier New" w:cs="Courier New"/>
            <w:b/>
          </w:rPr>
          <w:t>callee</w:t>
        </w:r>
        <w:r w:rsidRPr="00E77497">
          <w:t xml:space="preserve">", the </w:t>
        </w:r>
        <w:del w:id="7702" w:author="Rev 10 Allen Wirfs-Brock" w:date="2012-08-13T16:35:00Z">
          <w:r w:rsidRPr="00E77497" w:rsidDel="0003414D">
            <w:delText>p</w:delText>
          </w:r>
        </w:del>
      </w:ins>
      <w:ins w:id="7703" w:author="Rev 10 Allen Wirfs-Brock" w:date="2012-08-13T16:35:00Z">
        <w:r w:rsidR="0003414D">
          <w:t>P</w:t>
        </w:r>
      </w:ins>
      <w:ins w:id="7704" w:author="Rev 4 Allen Wirfs-Brock" w:date="2011-10-21T15:13:00Z">
        <w:r w:rsidRPr="00E77497">
          <w:t xml:space="preserve">roperty </w:t>
        </w:r>
        <w:del w:id="7705" w:author="Rev 10 Allen Wirfs-Brock" w:date="2012-08-13T16:35:00Z">
          <w:r w:rsidRPr="00E77497" w:rsidDel="0003414D">
            <w:delText>d</w:delText>
          </w:r>
        </w:del>
      </w:ins>
      <w:ins w:id="7706" w:author="Rev 10 Allen Wirfs-Brock" w:date="2012-08-13T16:35:00Z">
        <w:r w:rsidR="0003414D">
          <w:t>D</w:t>
        </w:r>
      </w:ins>
      <w:ins w:id="7707" w:author="Rev 4 Allen Wirfs-Brock" w:date="2011-10-21T15:13:00Z">
        <w:r w:rsidRPr="00E77497">
          <w:t xml:space="preserve">escriptor {[[Value]]: </w:t>
        </w:r>
        <w:r w:rsidRPr="00E77497">
          <w:rPr>
            <w:i/>
          </w:rPr>
          <w:t>func</w:t>
        </w:r>
        <w:r w:rsidRPr="00E77497">
          <w:t xml:space="preserve">,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xml:space="preserve">}, and </w:t>
        </w:r>
        <w:r w:rsidRPr="00E77497">
          <w:rPr>
            <w:b/>
          </w:rPr>
          <w:t>false</w:t>
        </w:r>
        <w:r w:rsidRPr="00E77497">
          <w:t xml:space="preserve"> as arguments.</w:t>
        </w:r>
      </w:ins>
    </w:p>
    <w:p w14:paraId="0C69D35B" w14:textId="77777777" w:rsidR="00AA78BC" w:rsidRPr="00E77497" w:rsidRDefault="00AA78BC" w:rsidP="009A20C6">
      <w:pPr>
        <w:pStyle w:val="Alg4"/>
        <w:numPr>
          <w:ilvl w:val="0"/>
          <w:numId w:val="606"/>
        </w:numPr>
        <w:spacing w:after="120"/>
        <w:rPr>
          <w:ins w:id="7708" w:author="Rev 4 Allen Wirfs-Brock" w:date="2011-10-21T15:13:00Z"/>
        </w:rPr>
      </w:pPr>
      <w:ins w:id="7709" w:author="Rev 4 Allen Wirfs-Brock" w:date="2011-10-21T15:13:00Z">
        <w:r w:rsidRPr="00E77497">
          <w:t xml:space="preserve">Return </w:t>
        </w:r>
        <w:r w:rsidRPr="00E77497">
          <w:rPr>
            <w:i/>
          </w:rPr>
          <w:t>obj</w:t>
        </w:r>
      </w:ins>
    </w:p>
    <w:p w14:paraId="52DE0A1F" w14:textId="77777777" w:rsidR="00AA78BC" w:rsidRPr="00E77497" w:rsidRDefault="00AA78BC" w:rsidP="00AA78BC">
      <w:pPr>
        <w:rPr>
          <w:ins w:id="7710" w:author="Rev 4 Allen Wirfs-Brock" w:date="2011-10-21T15:16:00Z"/>
        </w:rPr>
      </w:pPr>
      <w:ins w:id="7711" w:author="Rev 4 Allen Wirfs-Brock" w:date="2011-10-21T15:16:00Z">
        <w:r w:rsidRPr="00E77497">
          <w:t xml:space="preserve">The abstract operation </w:t>
        </w:r>
      </w:ins>
      <w:ins w:id="7712" w:author="Rev 4 Allen Wirfs-Brock" w:date="2011-10-21T15:13:00Z">
        <w:r w:rsidRPr="000358AB">
          <w:rPr>
            <w:rFonts w:ascii="Times New Roman" w:hAnsi="Times New Roman"/>
          </w:rPr>
          <w:t>InstantiateArgumentsObject</w:t>
        </w:r>
      </w:ins>
      <w:r w:rsidRPr="00E77497">
        <w:t xml:space="preserve"> </w:t>
      </w:r>
      <w:ins w:id="7713" w:author="Rev 4 Allen Wirfs-Brock" w:date="2011-10-21T15:16:00Z">
        <w:r w:rsidRPr="00E77497">
          <w:t>called with an argument</w:t>
        </w:r>
      </w:ins>
      <w:ins w:id="7714" w:author="Rev 4 Allen Wirfs-Brock" w:date="2011-10-21T15:17:00Z">
        <w:r w:rsidRPr="00E77497">
          <w:t xml:space="preserve"> </w:t>
        </w:r>
        <w:r w:rsidRPr="00E77497">
          <w:rPr>
            <w:rFonts w:ascii="Times New Roman" w:hAnsi="Times New Roman"/>
            <w:i/>
          </w:rPr>
          <w:t>len</w:t>
        </w:r>
      </w:ins>
      <w:ins w:id="7715" w:author="Rev 4 Allen Wirfs-Brock" w:date="2011-10-21T15:16:00Z">
        <w:r w:rsidRPr="00E77497">
          <w:t xml:space="preserve"> performs the following steps:</w:t>
        </w:r>
      </w:ins>
    </w:p>
    <w:p w14:paraId="2B372CB7" w14:textId="77777777" w:rsidR="004C02EF" w:rsidRPr="00E77497" w:rsidRDefault="004C02EF" w:rsidP="009A20C6">
      <w:pPr>
        <w:pStyle w:val="Alg4"/>
        <w:numPr>
          <w:ilvl w:val="0"/>
          <w:numId w:val="378"/>
        </w:numPr>
      </w:pPr>
      <w:r w:rsidRPr="00E77497">
        <w:t xml:space="preserve">Let </w:t>
      </w:r>
      <w:r w:rsidRPr="00E77497">
        <w:rPr>
          <w:i/>
        </w:rPr>
        <w:t xml:space="preserve">obj </w:t>
      </w:r>
      <w:r w:rsidRPr="00E77497">
        <w:t>be the result of creating a new ECMAScript object.</w:t>
      </w:r>
    </w:p>
    <w:p w14:paraId="7EBB4011" w14:textId="77777777" w:rsidR="004C02EF" w:rsidRPr="00E77497" w:rsidRDefault="004C02EF" w:rsidP="009A20C6">
      <w:pPr>
        <w:pStyle w:val="Alg4"/>
        <w:numPr>
          <w:ilvl w:val="0"/>
          <w:numId w:val="378"/>
        </w:numPr>
      </w:pPr>
      <w:r w:rsidRPr="00E77497">
        <w:t xml:space="preserve">Set all the internal methods of </w:t>
      </w:r>
      <w:r w:rsidRPr="00E77497">
        <w:rPr>
          <w:i/>
        </w:rPr>
        <w:t>obj</w:t>
      </w:r>
      <w:r w:rsidRPr="00E77497">
        <w:t xml:space="preserve"> as specified in 8.12.</w:t>
      </w:r>
    </w:p>
    <w:p w14:paraId="7095D957" w14:textId="77777777" w:rsidR="004C02EF" w:rsidRPr="00E77497" w:rsidRDefault="004C02EF" w:rsidP="009A20C6">
      <w:pPr>
        <w:pStyle w:val="Alg4"/>
        <w:numPr>
          <w:ilvl w:val="0"/>
          <w:numId w:val="378"/>
        </w:numPr>
      </w:pPr>
      <w:del w:id="7716" w:author="Allen Wirfs-Brock" w:date="2011-07-02T13:17:00Z">
        <w:r w:rsidRPr="00E77497" w:rsidDel="000011A1">
          <w:delText xml:space="preserve">Set </w:delText>
        </w:r>
      </w:del>
      <w:ins w:id="7717" w:author="Allen Wirfs-Brock" w:date="2011-07-02T13:17:00Z">
        <w:r w:rsidR="000011A1" w:rsidRPr="00E77497">
          <w:t xml:space="preserve">Add </w:t>
        </w:r>
      </w:ins>
      <w:r w:rsidRPr="00E77497">
        <w:t>the [[</w:t>
      </w:r>
      <w:del w:id="7718" w:author="Allen Wirfs-Brock" w:date="2011-07-02T13:18:00Z">
        <w:r w:rsidRPr="00E77497" w:rsidDel="000011A1">
          <w:delText>Class</w:delText>
        </w:r>
      </w:del>
      <w:ins w:id="7719" w:author="Allen Wirfs-Brock" w:date="2011-07-02T13:18:00Z">
        <w:del w:id="7720" w:author="Rev 3 Allen Wirfs-Brock" w:date="2011-09-08T15:04:00Z">
          <w:r w:rsidR="000011A1" w:rsidRPr="00E77497" w:rsidDel="00883E25">
            <w:delText>IsArguments</w:delText>
          </w:r>
        </w:del>
      </w:ins>
      <w:ins w:id="7721" w:author="Rev 3 Allen Wirfs-Brock" w:date="2011-09-08T15:04:00Z">
        <w:r w:rsidR="00883E25" w:rsidRPr="00E77497">
          <w:t>NativeBrand</w:t>
        </w:r>
      </w:ins>
      <w:r w:rsidRPr="00E77497">
        <w:t xml:space="preserve">]] internal property </w:t>
      </w:r>
      <w:del w:id="7722" w:author="Allen Wirfs-Brock" w:date="2011-07-02T13:18:00Z">
        <w:r w:rsidRPr="00E77497" w:rsidDel="000011A1">
          <w:delText xml:space="preserve">of </w:delText>
        </w:r>
      </w:del>
      <w:ins w:id="7723" w:author="Allen Wirfs-Brock" w:date="2011-07-02T13:18:00Z">
        <w:r w:rsidR="000011A1" w:rsidRPr="00E77497">
          <w:t xml:space="preserve">to </w:t>
        </w:r>
      </w:ins>
      <w:r w:rsidRPr="00E77497">
        <w:rPr>
          <w:i/>
        </w:rPr>
        <w:t>obj</w:t>
      </w:r>
      <w:ins w:id="7724" w:author="Rev 3 Allen Wirfs-Brock" w:date="2011-09-08T15:05:00Z">
        <w:r w:rsidR="00883E25" w:rsidRPr="00E77497">
          <w:rPr>
            <w:i/>
          </w:rPr>
          <w:t xml:space="preserve"> </w:t>
        </w:r>
        <w:r w:rsidR="00883E25" w:rsidRPr="00E77497">
          <w:t>with value NativeArguments</w:t>
        </w:r>
      </w:ins>
      <w:del w:id="7725" w:author="Allen Wirfs-Brock" w:date="2011-07-02T13:18:00Z">
        <w:r w:rsidRPr="00E77497" w:rsidDel="000011A1">
          <w:delText xml:space="preserve"> to </w:delText>
        </w:r>
        <w:r w:rsidRPr="00E77497" w:rsidDel="000011A1">
          <w:rPr>
            <w:b/>
          </w:rPr>
          <w:delText>"</w:delText>
        </w:r>
        <w:r w:rsidRPr="00E77497" w:rsidDel="000011A1">
          <w:rPr>
            <w:rFonts w:ascii="Courier New" w:hAnsi="Courier New" w:cs="Courier New"/>
            <w:b/>
          </w:rPr>
          <w:delText>Arguments</w:delText>
        </w:r>
        <w:r w:rsidRPr="00E77497" w:rsidDel="000011A1">
          <w:delText>"</w:delText>
        </w:r>
      </w:del>
      <w:r w:rsidRPr="00E77497">
        <w:t>.</w:t>
      </w:r>
    </w:p>
    <w:p w14:paraId="3FBFC089" w14:textId="77777777" w:rsidR="004C02EF" w:rsidRPr="00E77497" w:rsidDel="000933F5" w:rsidRDefault="004C02EF" w:rsidP="009A20C6">
      <w:pPr>
        <w:pStyle w:val="Alg4"/>
        <w:numPr>
          <w:ilvl w:val="0"/>
          <w:numId w:val="378"/>
        </w:numPr>
        <w:rPr>
          <w:del w:id="7726" w:author="Allen Wirfs-Brock rev2" w:date="2011-07-20T16:13:00Z"/>
        </w:rPr>
      </w:pPr>
      <w:del w:id="7727" w:author="Allen Wirfs-Brock rev2" w:date="2011-07-20T16:13:00Z">
        <w:r w:rsidRPr="00E77497" w:rsidDel="000933F5">
          <w:delText xml:space="preserve">Let </w:delText>
        </w:r>
        <w:r w:rsidRPr="00E77497" w:rsidDel="000933F5">
          <w:rPr>
            <w:i/>
          </w:rPr>
          <w:delText>Object</w:delText>
        </w:r>
        <w:r w:rsidRPr="00E77497" w:rsidDel="000933F5">
          <w:delText xml:space="preserve"> be the standard built-in Object constructor (15.2.2).</w:delText>
        </w:r>
      </w:del>
    </w:p>
    <w:p w14:paraId="3A4A3132" w14:textId="77777777" w:rsidR="004C02EF" w:rsidRPr="00E77497" w:rsidRDefault="004C02EF" w:rsidP="009A20C6">
      <w:pPr>
        <w:pStyle w:val="Alg4"/>
        <w:numPr>
          <w:ilvl w:val="0"/>
          <w:numId w:val="378"/>
        </w:numPr>
      </w:pPr>
      <w:r w:rsidRPr="00E77497">
        <w:t xml:space="preserve">Set the [[Prototype]] internal property of </w:t>
      </w:r>
      <w:r w:rsidRPr="00E77497">
        <w:rPr>
          <w:i/>
        </w:rPr>
        <w:t>obj</w:t>
      </w:r>
      <w:r w:rsidRPr="00E77497">
        <w:t xml:space="preserve"> to the standard built-in Object prototype object (15.2.4).</w:t>
      </w:r>
    </w:p>
    <w:p w14:paraId="4B4E1472" w14:textId="77777777" w:rsidR="004C02EF" w:rsidRPr="00E77497" w:rsidRDefault="004C02EF" w:rsidP="009A20C6">
      <w:pPr>
        <w:pStyle w:val="Alg4"/>
        <w:numPr>
          <w:ilvl w:val="0"/>
          <w:numId w:val="378"/>
        </w:numPr>
      </w:pPr>
      <w:r w:rsidRPr="00E77497">
        <w:t xml:space="preserve">Call the [[DefineOwnProperty]] internal method on </w:t>
      </w:r>
      <w:r w:rsidRPr="00E77497">
        <w:rPr>
          <w:i/>
        </w:rPr>
        <w:t>obj</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the Property Descriptor {[[Value]]: </w:t>
      </w:r>
      <w:r w:rsidRPr="00E77497">
        <w:rPr>
          <w:i/>
        </w:rPr>
        <w:t>len</w:t>
      </w:r>
      <w:r w:rsidRPr="00E77497">
        <w:t xml:space="preserve">,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xml:space="preserve">}, and </w:t>
      </w:r>
      <w:r w:rsidRPr="00E77497">
        <w:rPr>
          <w:b/>
        </w:rPr>
        <w:t>false</w:t>
      </w:r>
      <w:r w:rsidRPr="00E77497">
        <w:t xml:space="preserve"> as arguments.</w:t>
      </w:r>
    </w:p>
    <w:p w14:paraId="0D73259F" w14:textId="77777777" w:rsidR="004C02EF" w:rsidRPr="00E77497" w:rsidDel="00B161A7" w:rsidRDefault="004C02EF" w:rsidP="009A20C6">
      <w:pPr>
        <w:pStyle w:val="Alg4"/>
        <w:numPr>
          <w:ilvl w:val="0"/>
          <w:numId w:val="378"/>
        </w:numPr>
        <w:rPr>
          <w:del w:id="7728" w:author="Rev 4 Allen Wirfs-Brock" w:date="2011-10-20T18:16:00Z"/>
        </w:rPr>
      </w:pPr>
      <w:del w:id="7729" w:author="Rev 4 Allen Wirfs-Brock" w:date="2011-10-20T18:16:00Z">
        <w:r w:rsidRPr="00E77497" w:rsidDel="00B161A7">
          <w:delText xml:space="preserve">Let </w:delText>
        </w:r>
        <w:r w:rsidRPr="00E77497" w:rsidDel="00B161A7">
          <w:rPr>
            <w:i/>
          </w:rPr>
          <w:delText>indx</w:delText>
        </w:r>
        <w:r w:rsidRPr="00E77497" w:rsidDel="00B161A7">
          <w:delText xml:space="preserve"> = </w:delText>
        </w:r>
        <w:r w:rsidRPr="00E77497" w:rsidDel="00B161A7">
          <w:rPr>
            <w:i/>
          </w:rPr>
          <w:delText>len</w:delText>
        </w:r>
        <w:r w:rsidRPr="00E77497" w:rsidDel="00B161A7">
          <w:delText xml:space="preserve">  - 1.</w:delText>
        </w:r>
      </w:del>
    </w:p>
    <w:p w14:paraId="1576EDD3" w14:textId="77777777" w:rsidR="004C02EF" w:rsidRPr="00E77497" w:rsidDel="00B161A7" w:rsidRDefault="004C02EF" w:rsidP="009A20C6">
      <w:pPr>
        <w:pStyle w:val="Alg4"/>
        <w:numPr>
          <w:ilvl w:val="0"/>
          <w:numId w:val="378"/>
        </w:numPr>
        <w:rPr>
          <w:del w:id="7730" w:author="Rev 4 Allen Wirfs-Brock" w:date="2011-10-20T18:16:00Z"/>
        </w:rPr>
      </w:pPr>
      <w:del w:id="7731" w:author="Rev 4 Allen Wirfs-Brock" w:date="2011-10-20T18:16:00Z">
        <w:r w:rsidRPr="00E77497" w:rsidDel="00B161A7">
          <w:delText xml:space="preserve">Repeat while </w:delText>
        </w:r>
        <w:r w:rsidRPr="00E77497" w:rsidDel="00B161A7">
          <w:rPr>
            <w:i/>
          </w:rPr>
          <w:delText>indx</w:delText>
        </w:r>
        <w:r w:rsidRPr="00E77497" w:rsidDel="00B161A7">
          <w:delText xml:space="preserve"> &gt;= 0, </w:delText>
        </w:r>
      </w:del>
    </w:p>
    <w:p w14:paraId="0E8E7FD0" w14:textId="77777777" w:rsidR="004C02EF" w:rsidRPr="00E77497" w:rsidDel="00B161A7" w:rsidRDefault="004C02EF">
      <w:pPr>
        <w:pStyle w:val="Alg4"/>
        <w:numPr>
          <w:ilvl w:val="1"/>
          <w:numId w:val="378"/>
        </w:numPr>
        <w:rPr>
          <w:del w:id="7732" w:author="Rev 4 Allen Wirfs-Brock" w:date="2011-10-20T18:16:00Z"/>
        </w:rPr>
        <w:pPrChange w:id="7733" w:author="Rev 4 Allen Wirfs-Brock" w:date="2011-11-07T12:16:00Z">
          <w:pPr>
            <w:pStyle w:val="Alg4"/>
            <w:numPr>
              <w:ilvl w:val="1"/>
              <w:numId w:val="385"/>
            </w:numPr>
            <w:tabs>
              <w:tab w:val="num" w:pos="1080"/>
            </w:tabs>
            <w:ind w:left="1080" w:hanging="360"/>
          </w:pPr>
        </w:pPrChange>
      </w:pPr>
      <w:del w:id="7734" w:author="Rev 4 Allen Wirfs-Brock" w:date="2011-10-20T18:16:00Z">
        <w:r w:rsidRPr="00E77497" w:rsidDel="00B161A7">
          <w:delText xml:space="preserve">Let </w:delText>
        </w:r>
        <w:r w:rsidRPr="00E77497" w:rsidDel="00B161A7">
          <w:rPr>
            <w:i/>
          </w:rPr>
          <w:delText>val</w:delText>
        </w:r>
        <w:r w:rsidRPr="00E77497" w:rsidDel="00B161A7">
          <w:delText xml:space="preserve"> be the element of </w:delText>
        </w:r>
        <w:r w:rsidRPr="00E77497" w:rsidDel="00B161A7">
          <w:rPr>
            <w:i/>
          </w:rPr>
          <w:delText>args</w:delText>
        </w:r>
        <w:r w:rsidRPr="00E77497" w:rsidDel="00B161A7">
          <w:delText xml:space="preserve"> at 0-origined list position </w:delText>
        </w:r>
        <w:r w:rsidRPr="00E77497" w:rsidDel="00B161A7">
          <w:rPr>
            <w:i/>
          </w:rPr>
          <w:delText>indx</w:delText>
        </w:r>
        <w:r w:rsidRPr="00E77497" w:rsidDel="00B161A7">
          <w:delText>.</w:delText>
        </w:r>
      </w:del>
    </w:p>
    <w:p w14:paraId="0BC9FEF8" w14:textId="77777777" w:rsidR="004C02EF" w:rsidRPr="00E77497" w:rsidDel="00B161A7" w:rsidRDefault="004C02EF">
      <w:pPr>
        <w:pStyle w:val="Alg4"/>
        <w:numPr>
          <w:ilvl w:val="1"/>
          <w:numId w:val="378"/>
        </w:numPr>
        <w:rPr>
          <w:del w:id="7735" w:author="Rev 4 Allen Wirfs-Brock" w:date="2011-10-20T18:16:00Z"/>
        </w:rPr>
        <w:pPrChange w:id="7736" w:author="Rev 4 Allen Wirfs-Brock" w:date="2011-11-07T12:16:00Z">
          <w:pPr>
            <w:pStyle w:val="Alg4"/>
            <w:numPr>
              <w:ilvl w:val="1"/>
              <w:numId w:val="385"/>
            </w:numPr>
            <w:tabs>
              <w:tab w:val="num" w:pos="1080"/>
            </w:tabs>
            <w:ind w:left="1080" w:hanging="360"/>
          </w:pPr>
        </w:pPrChange>
      </w:pPr>
      <w:del w:id="7737" w:author="Rev 4 Allen Wirfs-Brock" w:date="2011-10-20T18:16:00Z">
        <w:r w:rsidRPr="00E77497" w:rsidDel="00B161A7">
          <w:delText xml:space="preserve">Call the [[DefineOwnProperty]] internal method on </w:delText>
        </w:r>
        <w:r w:rsidRPr="00E77497" w:rsidDel="00B161A7">
          <w:rPr>
            <w:i/>
          </w:rPr>
          <w:delText>obj</w:delText>
        </w:r>
        <w:r w:rsidRPr="00E77497" w:rsidDel="00B161A7">
          <w:delText xml:space="preserve"> passing ToString(</w:delText>
        </w:r>
        <w:r w:rsidRPr="00E77497" w:rsidDel="00B161A7">
          <w:rPr>
            <w:i/>
          </w:rPr>
          <w:delText>indx</w:delText>
        </w:r>
        <w:r w:rsidRPr="00E77497" w:rsidDel="00B161A7">
          <w:delText xml:space="preserve">), the property descriptor {[[Value]]: </w:delText>
        </w:r>
        <w:r w:rsidRPr="00E77497" w:rsidDel="00B161A7">
          <w:rPr>
            <w:i/>
          </w:rPr>
          <w:delText>val</w:delText>
        </w:r>
        <w:r w:rsidRPr="00E77497" w:rsidDel="00B161A7">
          <w:delText xml:space="preserve">, [[Writable]]: </w:delText>
        </w:r>
        <w:r w:rsidRPr="00E77497" w:rsidDel="00B161A7">
          <w:rPr>
            <w:b/>
          </w:rPr>
          <w:delText>true</w:delText>
        </w:r>
        <w:r w:rsidRPr="00E77497" w:rsidDel="00B161A7">
          <w:delText xml:space="preserve">, [[Enumerable]]: </w:delText>
        </w:r>
        <w:r w:rsidRPr="00E77497" w:rsidDel="00B161A7">
          <w:rPr>
            <w:b/>
          </w:rPr>
          <w:delText>true</w:delText>
        </w:r>
        <w:r w:rsidRPr="00E77497" w:rsidDel="00B161A7">
          <w:delText xml:space="preserve">, [[Configurable]]: </w:delText>
        </w:r>
        <w:r w:rsidRPr="00E77497" w:rsidDel="00B161A7">
          <w:rPr>
            <w:b/>
          </w:rPr>
          <w:delText>true</w:delText>
        </w:r>
        <w:r w:rsidRPr="00E77497" w:rsidDel="00B161A7">
          <w:delText xml:space="preserve">}, and </w:delText>
        </w:r>
        <w:r w:rsidRPr="00E77497" w:rsidDel="00B161A7">
          <w:rPr>
            <w:b/>
          </w:rPr>
          <w:delText>false</w:delText>
        </w:r>
        <w:r w:rsidRPr="00E77497" w:rsidDel="00B161A7">
          <w:delText xml:space="preserve"> as arguments.</w:delText>
        </w:r>
      </w:del>
    </w:p>
    <w:p w14:paraId="5F47309B" w14:textId="77777777" w:rsidR="004C02EF" w:rsidRPr="00E77497" w:rsidDel="00B161A7" w:rsidRDefault="004C02EF">
      <w:pPr>
        <w:pStyle w:val="Alg4"/>
        <w:numPr>
          <w:ilvl w:val="1"/>
          <w:numId w:val="378"/>
        </w:numPr>
        <w:rPr>
          <w:del w:id="7738" w:author="Rev 4 Allen Wirfs-Brock" w:date="2011-10-20T18:16:00Z"/>
        </w:rPr>
        <w:pPrChange w:id="7739" w:author="Rev 4 Allen Wirfs-Brock" w:date="2011-11-07T12:16:00Z">
          <w:pPr>
            <w:pStyle w:val="Alg4"/>
            <w:numPr>
              <w:ilvl w:val="1"/>
              <w:numId w:val="385"/>
            </w:numPr>
            <w:tabs>
              <w:tab w:val="num" w:pos="1080"/>
            </w:tabs>
            <w:ind w:left="1080" w:hanging="360"/>
          </w:pPr>
        </w:pPrChange>
      </w:pPr>
      <w:del w:id="7740" w:author="Rev 4 Allen Wirfs-Brock" w:date="2011-10-20T18:16:00Z">
        <w:r w:rsidRPr="00E77497" w:rsidDel="00B161A7">
          <w:delText xml:space="preserve">If </w:delText>
        </w:r>
        <w:r w:rsidRPr="00E77497" w:rsidDel="00B161A7">
          <w:rPr>
            <w:i/>
          </w:rPr>
          <w:delText>indx</w:delText>
        </w:r>
        <w:r w:rsidRPr="00E77497" w:rsidDel="00B161A7">
          <w:delText xml:space="preserve"> is less than the number of elements in </w:delText>
        </w:r>
        <w:r w:rsidRPr="00E77497" w:rsidDel="00B161A7">
          <w:rPr>
            <w:i/>
          </w:rPr>
          <w:delText>names</w:delText>
        </w:r>
        <w:r w:rsidRPr="00E77497" w:rsidDel="00B161A7">
          <w:delText>, then</w:delText>
        </w:r>
      </w:del>
    </w:p>
    <w:p w14:paraId="49209335" w14:textId="77777777" w:rsidR="004C02EF" w:rsidRPr="00E77497" w:rsidDel="00B161A7" w:rsidRDefault="004C02EF">
      <w:pPr>
        <w:pStyle w:val="Alg4"/>
        <w:numPr>
          <w:ilvl w:val="2"/>
          <w:numId w:val="378"/>
        </w:numPr>
        <w:rPr>
          <w:del w:id="7741" w:author="Rev 4 Allen Wirfs-Brock" w:date="2011-10-20T18:16:00Z"/>
        </w:rPr>
        <w:pPrChange w:id="7742" w:author="Rev 4 Allen Wirfs-Brock" w:date="2011-11-07T12:16:00Z">
          <w:pPr>
            <w:pStyle w:val="Alg4"/>
            <w:numPr>
              <w:ilvl w:val="2"/>
              <w:numId w:val="385"/>
            </w:numPr>
            <w:tabs>
              <w:tab w:val="num" w:pos="1800"/>
            </w:tabs>
            <w:ind w:left="1800" w:hanging="360"/>
          </w:pPr>
        </w:pPrChange>
      </w:pPr>
      <w:del w:id="7743" w:author="Rev 4 Allen Wirfs-Brock" w:date="2011-10-20T18:16:00Z">
        <w:r w:rsidRPr="00E77497" w:rsidDel="00B161A7">
          <w:delText xml:space="preserve">Let </w:delText>
        </w:r>
        <w:r w:rsidRPr="00E77497" w:rsidDel="00B161A7">
          <w:rPr>
            <w:i/>
          </w:rPr>
          <w:delText>name</w:delText>
        </w:r>
        <w:r w:rsidRPr="00E77497" w:rsidDel="00B161A7">
          <w:delText xml:space="preserve"> be the element of </w:delText>
        </w:r>
        <w:r w:rsidRPr="00E77497" w:rsidDel="00B161A7">
          <w:rPr>
            <w:i/>
          </w:rPr>
          <w:delText>names</w:delText>
        </w:r>
        <w:r w:rsidRPr="00E77497" w:rsidDel="00B161A7">
          <w:delText xml:space="preserve"> at 0-origined list position </w:delText>
        </w:r>
        <w:r w:rsidRPr="00E77497" w:rsidDel="00B161A7">
          <w:rPr>
            <w:i/>
          </w:rPr>
          <w:delText>indx</w:delText>
        </w:r>
        <w:r w:rsidRPr="00E77497" w:rsidDel="00B161A7">
          <w:delText>.</w:delText>
        </w:r>
      </w:del>
    </w:p>
    <w:p w14:paraId="01BC3D7C" w14:textId="77777777" w:rsidR="004C02EF" w:rsidRPr="00E77497" w:rsidDel="00B161A7" w:rsidRDefault="004C02EF">
      <w:pPr>
        <w:pStyle w:val="Alg4"/>
        <w:numPr>
          <w:ilvl w:val="2"/>
          <w:numId w:val="378"/>
        </w:numPr>
        <w:rPr>
          <w:del w:id="7744" w:author="Rev 4 Allen Wirfs-Brock" w:date="2011-10-20T18:16:00Z"/>
        </w:rPr>
        <w:pPrChange w:id="7745" w:author="Rev 4 Allen Wirfs-Brock" w:date="2011-11-07T12:16:00Z">
          <w:pPr>
            <w:pStyle w:val="Alg4"/>
            <w:numPr>
              <w:ilvl w:val="2"/>
              <w:numId w:val="385"/>
            </w:numPr>
            <w:tabs>
              <w:tab w:val="num" w:pos="1800"/>
            </w:tabs>
            <w:ind w:left="1800" w:hanging="360"/>
          </w:pPr>
        </w:pPrChange>
      </w:pPr>
      <w:del w:id="7746" w:author="Rev 4 Allen Wirfs-Brock" w:date="2011-10-20T18:16:00Z">
        <w:r w:rsidRPr="00E77497" w:rsidDel="00B161A7">
          <w:delText xml:space="preserve">If </w:delText>
        </w:r>
        <w:r w:rsidRPr="00E77497" w:rsidDel="00B161A7">
          <w:rPr>
            <w:i/>
          </w:rPr>
          <w:delText>strict</w:delText>
        </w:r>
        <w:r w:rsidRPr="00E77497" w:rsidDel="00B161A7">
          <w:delText xml:space="preserve"> is </w:delText>
        </w:r>
        <w:r w:rsidRPr="00E77497" w:rsidDel="00B161A7">
          <w:rPr>
            <w:b/>
          </w:rPr>
          <w:delText>false</w:delText>
        </w:r>
        <w:r w:rsidRPr="00E77497" w:rsidDel="00B161A7">
          <w:delText xml:space="preserve"> and </w:delText>
        </w:r>
        <w:r w:rsidRPr="00E77497" w:rsidDel="00B161A7">
          <w:rPr>
            <w:i/>
          </w:rPr>
          <w:delText>name</w:delText>
        </w:r>
        <w:r w:rsidRPr="00E77497" w:rsidDel="00B161A7">
          <w:delText xml:space="preserve"> is not an element of  </w:delText>
        </w:r>
        <w:r w:rsidRPr="00E77497" w:rsidDel="00B161A7">
          <w:rPr>
            <w:i/>
          </w:rPr>
          <w:delText>mappedNames</w:delText>
        </w:r>
        <w:r w:rsidRPr="00E77497" w:rsidDel="00B161A7">
          <w:delText>, then</w:delText>
        </w:r>
      </w:del>
    </w:p>
    <w:p w14:paraId="2D8F80BC" w14:textId="77777777" w:rsidR="004C02EF" w:rsidRPr="00E77497" w:rsidDel="00B161A7" w:rsidRDefault="004C02EF">
      <w:pPr>
        <w:pStyle w:val="Alg4"/>
        <w:numPr>
          <w:ilvl w:val="3"/>
          <w:numId w:val="378"/>
        </w:numPr>
        <w:rPr>
          <w:del w:id="7747" w:author="Rev 4 Allen Wirfs-Brock" w:date="2011-10-20T18:16:00Z"/>
        </w:rPr>
        <w:pPrChange w:id="7748" w:author="Rev 4 Allen Wirfs-Brock" w:date="2011-11-07T12:16:00Z">
          <w:pPr>
            <w:pStyle w:val="Alg4"/>
            <w:numPr>
              <w:ilvl w:val="3"/>
              <w:numId w:val="385"/>
            </w:numPr>
            <w:tabs>
              <w:tab w:val="num" w:pos="2520"/>
            </w:tabs>
            <w:ind w:left="2520" w:hanging="360"/>
          </w:pPr>
        </w:pPrChange>
      </w:pPr>
      <w:del w:id="7749" w:author="Rev 4 Allen Wirfs-Brock" w:date="2011-10-20T18:16:00Z">
        <w:r w:rsidRPr="00E77497" w:rsidDel="00B161A7">
          <w:delText xml:space="preserve">Add </w:delText>
        </w:r>
        <w:r w:rsidRPr="00E77497" w:rsidDel="00B161A7">
          <w:rPr>
            <w:i/>
          </w:rPr>
          <w:delText>name</w:delText>
        </w:r>
        <w:r w:rsidRPr="00E77497" w:rsidDel="00B161A7">
          <w:delText xml:space="preserve"> as an element of the list </w:delText>
        </w:r>
        <w:r w:rsidRPr="00E77497" w:rsidDel="00B161A7">
          <w:rPr>
            <w:i/>
          </w:rPr>
          <w:delText>mappedNames</w:delText>
        </w:r>
        <w:r w:rsidRPr="00E77497" w:rsidDel="00B161A7">
          <w:delText>.</w:delText>
        </w:r>
      </w:del>
    </w:p>
    <w:p w14:paraId="754A7919" w14:textId="77777777" w:rsidR="004C02EF" w:rsidRPr="00E77497" w:rsidDel="00B161A7" w:rsidRDefault="004C02EF">
      <w:pPr>
        <w:pStyle w:val="Alg4"/>
        <w:numPr>
          <w:ilvl w:val="3"/>
          <w:numId w:val="378"/>
        </w:numPr>
        <w:rPr>
          <w:del w:id="7750" w:author="Rev 4 Allen Wirfs-Brock" w:date="2011-10-20T18:16:00Z"/>
        </w:rPr>
        <w:pPrChange w:id="7751" w:author="Rev 4 Allen Wirfs-Brock" w:date="2011-11-07T12:16:00Z">
          <w:pPr>
            <w:pStyle w:val="Alg4"/>
            <w:numPr>
              <w:ilvl w:val="3"/>
              <w:numId w:val="385"/>
            </w:numPr>
            <w:tabs>
              <w:tab w:val="num" w:pos="2520"/>
            </w:tabs>
            <w:ind w:left="2520" w:hanging="360"/>
          </w:pPr>
        </w:pPrChange>
      </w:pPr>
      <w:del w:id="7752" w:author="Rev 4 Allen Wirfs-Brock" w:date="2011-10-20T18:16:00Z">
        <w:r w:rsidRPr="00E77497" w:rsidDel="00B161A7">
          <w:delText xml:space="preserve">Let </w:delText>
        </w:r>
        <w:r w:rsidRPr="00E77497" w:rsidDel="00B161A7">
          <w:rPr>
            <w:i/>
          </w:rPr>
          <w:delText>g</w:delText>
        </w:r>
        <w:r w:rsidRPr="00E77497" w:rsidDel="00B161A7">
          <w:delText xml:space="preserve"> be the result of calling the </w:delText>
        </w:r>
        <w:r w:rsidRPr="00E77497" w:rsidDel="00B161A7">
          <w:rPr>
            <w:i/>
          </w:rPr>
          <w:delText>MakeArgGetter</w:delText>
        </w:r>
        <w:r w:rsidRPr="00E77497" w:rsidDel="00B161A7">
          <w:delText xml:space="preserve"> abstract operation with arguments </w:delText>
        </w:r>
        <w:r w:rsidRPr="00E77497" w:rsidDel="00B161A7">
          <w:rPr>
            <w:i/>
          </w:rPr>
          <w:delText>name</w:delText>
        </w:r>
        <w:r w:rsidRPr="00E77497" w:rsidDel="00B161A7">
          <w:delText xml:space="preserve"> and </w:delText>
        </w:r>
        <w:r w:rsidRPr="00E77497" w:rsidDel="00B161A7">
          <w:rPr>
            <w:i/>
          </w:rPr>
          <w:delText>env</w:delText>
        </w:r>
        <w:r w:rsidRPr="00E77497" w:rsidDel="00B161A7">
          <w:delText>.</w:delText>
        </w:r>
      </w:del>
    </w:p>
    <w:p w14:paraId="4514ABE4" w14:textId="77777777" w:rsidR="004C02EF" w:rsidRPr="00E77497" w:rsidDel="00B161A7" w:rsidRDefault="004C02EF">
      <w:pPr>
        <w:pStyle w:val="Alg4"/>
        <w:numPr>
          <w:ilvl w:val="3"/>
          <w:numId w:val="378"/>
        </w:numPr>
        <w:rPr>
          <w:del w:id="7753" w:author="Rev 4 Allen Wirfs-Brock" w:date="2011-10-20T18:16:00Z"/>
        </w:rPr>
        <w:pPrChange w:id="7754" w:author="Rev 4 Allen Wirfs-Brock" w:date="2011-11-07T12:16:00Z">
          <w:pPr>
            <w:pStyle w:val="Alg4"/>
            <w:numPr>
              <w:ilvl w:val="3"/>
              <w:numId w:val="385"/>
            </w:numPr>
            <w:tabs>
              <w:tab w:val="num" w:pos="2520"/>
            </w:tabs>
            <w:ind w:left="2520" w:hanging="360"/>
          </w:pPr>
        </w:pPrChange>
      </w:pPr>
      <w:del w:id="7755" w:author="Rev 4 Allen Wirfs-Brock" w:date="2011-10-20T18:16:00Z">
        <w:r w:rsidRPr="00E77497" w:rsidDel="00B161A7">
          <w:delText xml:space="preserve">Let </w:delText>
        </w:r>
        <w:r w:rsidRPr="00E77497" w:rsidDel="00B161A7">
          <w:rPr>
            <w:i/>
          </w:rPr>
          <w:delText>p</w:delText>
        </w:r>
        <w:r w:rsidRPr="00E77497" w:rsidDel="00B161A7">
          <w:delText xml:space="preserve"> be the result of calling the </w:delText>
        </w:r>
        <w:r w:rsidRPr="00E77497" w:rsidDel="00B161A7">
          <w:rPr>
            <w:i/>
          </w:rPr>
          <w:delText>MakeArgSetter</w:delText>
        </w:r>
        <w:r w:rsidRPr="00E77497" w:rsidDel="00B161A7">
          <w:delText xml:space="preserve"> abstract operation with arguments </w:delText>
        </w:r>
        <w:r w:rsidRPr="00E77497" w:rsidDel="00B161A7">
          <w:rPr>
            <w:i/>
          </w:rPr>
          <w:delText>name</w:delText>
        </w:r>
        <w:r w:rsidRPr="00E77497" w:rsidDel="00B161A7">
          <w:delText xml:space="preserve"> and </w:delText>
        </w:r>
        <w:r w:rsidRPr="00E77497" w:rsidDel="00B161A7">
          <w:rPr>
            <w:i/>
          </w:rPr>
          <w:delText>env</w:delText>
        </w:r>
        <w:r w:rsidRPr="00E77497" w:rsidDel="00B161A7">
          <w:delText>.</w:delText>
        </w:r>
      </w:del>
    </w:p>
    <w:p w14:paraId="451334C0" w14:textId="77777777" w:rsidR="004C02EF" w:rsidRPr="00E77497" w:rsidDel="00B161A7" w:rsidRDefault="004C02EF">
      <w:pPr>
        <w:pStyle w:val="Alg4"/>
        <w:numPr>
          <w:ilvl w:val="3"/>
          <w:numId w:val="378"/>
        </w:numPr>
        <w:rPr>
          <w:del w:id="7756" w:author="Rev 4 Allen Wirfs-Brock" w:date="2011-10-20T18:16:00Z"/>
        </w:rPr>
        <w:pPrChange w:id="7757" w:author="Rev 4 Allen Wirfs-Brock" w:date="2011-11-07T12:16:00Z">
          <w:pPr>
            <w:pStyle w:val="Alg4"/>
            <w:numPr>
              <w:ilvl w:val="3"/>
              <w:numId w:val="385"/>
            </w:numPr>
            <w:tabs>
              <w:tab w:val="num" w:pos="2520"/>
            </w:tabs>
            <w:ind w:left="2520" w:hanging="360"/>
          </w:pPr>
        </w:pPrChange>
      </w:pPr>
      <w:del w:id="7758" w:author="Rev 4 Allen Wirfs-Brock" w:date="2011-10-20T18:16:00Z">
        <w:r w:rsidRPr="00E77497" w:rsidDel="00B161A7">
          <w:delText xml:space="preserve">Call the [[DefineOwnProperty]] internal method of </w:delText>
        </w:r>
        <w:r w:rsidRPr="00E77497" w:rsidDel="00B161A7">
          <w:rPr>
            <w:i/>
          </w:rPr>
          <w:delText>map</w:delText>
        </w:r>
        <w:r w:rsidRPr="00E77497" w:rsidDel="00B161A7">
          <w:delText xml:space="preserve"> passing ToString(</w:delText>
        </w:r>
        <w:r w:rsidRPr="00E77497" w:rsidDel="00B161A7">
          <w:rPr>
            <w:i/>
          </w:rPr>
          <w:delText>indx</w:delText>
        </w:r>
        <w:r w:rsidRPr="00E77497" w:rsidDel="00B161A7">
          <w:delText xml:space="preserve">), the Property Descriptor {[[Set]]: </w:delText>
        </w:r>
        <w:r w:rsidRPr="00E77497" w:rsidDel="00B161A7">
          <w:rPr>
            <w:i/>
          </w:rPr>
          <w:delText>p</w:delText>
        </w:r>
        <w:r w:rsidRPr="00E77497" w:rsidDel="00B161A7">
          <w:delText xml:space="preserve">, [[Get]]: </w:delText>
        </w:r>
        <w:r w:rsidRPr="00E77497" w:rsidDel="00B161A7">
          <w:rPr>
            <w:i/>
          </w:rPr>
          <w:delText>g,</w:delText>
        </w:r>
        <w:r w:rsidRPr="00E77497" w:rsidDel="00B161A7">
          <w:delText xml:space="preserve"> [[Configurable]]: </w:delText>
        </w:r>
        <w:r w:rsidRPr="00E77497" w:rsidDel="00B161A7">
          <w:rPr>
            <w:b/>
          </w:rPr>
          <w:delText>true</w:delText>
        </w:r>
        <w:r w:rsidRPr="00E77497" w:rsidDel="00B161A7">
          <w:delText xml:space="preserve">}, and </w:delText>
        </w:r>
        <w:r w:rsidRPr="00E77497" w:rsidDel="00B161A7">
          <w:rPr>
            <w:b/>
          </w:rPr>
          <w:delText>false</w:delText>
        </w:r>
        <w:r w:rsidRPr="00E77497" w:rsidDel="00B161A7">
          <w:delText xml:space="preserve"> as arguments.</w:delText>
        </w:r>
      </w:del>
    </w:p>
    <w:p w14:paraId="0CDB8B4F" w14:textId="77777777" w:rsidR="004C02EF" w:rsidRPr="00E77497" w:rsidDel="00B161A7" w:rsidRDefault="004C02EF">
      <w:pPr>
        <w:pStyle w:val="Alg4"/>
        <w:numPr>
          <w:ilvl w:val="1"/>
          <w:numId w:val="378"/>
        </w:numPr>
        <w:rPr>
          <w:del w:id="7759" w:author="Rev 4 Allen Wirfs-Brock" w:date="2011-10-20T18:16:00Z"/>
        </w:rPr>
        <w:pPrChange w:id="7760" w:author="Rev 4 Allen Wirfs-Brock" w:date="2011-11-07T12:16:00Z">
          <w:pPr>
            <w:pStyle w:val="Alg4"/>
            <w:numPr>
              <w:ilvl w:val="1"/>
              <w:numId w:val="385"/>
            </w:numPr>
            <w:tabs>
              <w:tab w:val="num" w:pos="1080"/>
            </w:tabs>
            <w:ind w:left="1080" w:hanging="360"/>
          </w:pPr>
        </w:pPrChange>
      </w:pPr>
      <w:del w:id="7761" w:author="Rev 4 Allen Wirfs-Brock" w:date="2011-10-20T18:16:00Z">
        <w:r w:rsidRPr="00E77497" w:rsidDel="00B161A7">
          <w:delText xml:space="preserve">Let </w:delText>
        </w:r>
        <w:r w:rsidRPr="00E77497" w:rsidDel="00B161A7">
          <w:rPr>
            <w:i/>
          </w:rPr>
          <w:delText>indx</w:delText>
        </w:r>
        <w:r w:rsidRPr="00E77497" w:rsidDel="00B161A7">
          <w:delText xml:space="preserve"> = </w:delText>
        </w:r>
        <w:r w:rsidRPr="00E77497" w:rsidDel="00B161A7">
          <w:rPr>
            <w:i/>
          </w:rPr>
          <w:delText>indx</w:delText>
        </w:r>
        <w:r w:rsidRPr="00E77497" w:rsidDel="00B161A7">
          <w:delText xml:space="preserve"> - 1</w:delText>
        </w:r>
      </w:del>
    </w:p>
    <w:p w14:paraId="5D7C1C35" w14:textId="77777777" w:rsidR="004C02EF" w:rsidRPr="00E77497" w:rsidDel="00B161A7" w:rsidRDefault="004C02EF" w:rsidP="009A20C6">
      <w:pPr>
        <w:pStyle w:val="Alg4"/>
        <w:numPr>
          <w:ilvl w:val="0"/>
          <w:numId w:val="378"/>
        </w:numPr>
        <w:rPr>
          <w:del w:id="7762" w:author="Rev 4 Allen Wirfs-Brock" w:date="2011-10-20T18:16:00Z"/>
        </w:rPr>
      </w:pPr>
      <w:del w:id="7763" w:author="Rev 4 Allen Wirfs-Brock" w:date="2011-10-20T18:16:00Z">
        <w:r w:rsidRPr="00E77497" w:rsidDel="00B161A7">
          <w:delText xml:space="preserve">If </w:delText>
        </w:r>
        <w:r w:rsidRPr="00E77497" w:rsidDel="00B161A7">
          <w:rPr>
            <w:i/>
          </w:rPr>
          <w:delText>mappedNames</w:delText>
        </w:r>
        <w:r w:rsidRPr="00E77497" w:rsidDel="00B161A7">
          <w:delText xml:space="preserve"> is not empty, then</w:delText>
        </w:r>
      </w:del>
    </w:p>
    <w:p w14:paraId="7D52F42B" w14:textId="77777777" w:rsidR="004C02EF" w:rsidRPr="00E77497" w:rsidDel="00B161A7" w:rsidRDefault="004C02EF">
      <w:pPr>
        <w:pStyle w:val="Alg4"/>
        <w:numPr>
          <w:ilvl w:val="1"/>
          <w:numId w:val="378"/>
        </w:numPr>
        <w:rPr>
          <w:del w:id="7764" w:author="Rev 4 Allen Wirfs-Brock" w:date="2011-10-20T18:16:00Z"/>
        </w:rPr>
        <w:pPrChange w:id="7765" w:author="Rev 4 Allen Wirfs-Brock" w:date="2011-11-07T12:16:00Z">
          <w:pPr>
            <w:pStyle w:val="Alg4"/>
            <w:numPr>
              <w:ilvl w:val="1"/>
              <w:numId w:val="385"/>
            </w:numPr>
            <w:tabs>
              <w:tab w:val="num" w:pos="1080"/>
            </w:tabs>
            <w:ind w:left="1080" w:hanging="360"/>
          </w:pPr>
        </w:pPrChange>
      </w:pPr>
      <w:del w:id="7766" w:author="Rev 4 Allen Wirfs-Brock" w:date="2011-10-20T18:16:00Z">
        <w:r w:rsidRPr="00E77497" w:rsidDel="00B161A7">
          <w:delText xml:space="preserve">Set the [[ParameterMap]] internal property of </w:delText>
        </w:r>
        <w:r w:rsidRPr="00E77497" w:rsidDel="00B161A7">
          <w:rPr>
            <w:i/>
          </w:rPr>
          <w:delText>obj</w:delText>
        </w:r>
        <w:r w:rsidRPr="00E77497" w:rsidDel="00B161A7">
          <w:delText xml:space="preserve"> to </w:delText>
        </w:r>
        <w:r w:rsidRPr="00E77497" w:rsidDel="00B161A7">
          <w:rPr>
            <w:i/>
          </w:rPr>
          <w:delText>map</w:delText>
        </w:r>
        <w:r w:rsidRPr="00E77497" w:rsidDel="00B161A7">
          <w:delText>.</w:delText>
        </w:r>
      </w:del>
    </w:p>
    <w:p w14:paraId="726E0A6E" w14:textId="77777777" w:rsidR="004C02EF" w:rsidRPr="00E77497" w:rsidDel="00B161A7" w:rsidRDefault="004C02EF">
      <w:pPr>
        <w:pStyle w:val="Alg4"/>
        <w:numPr>
          <w:ilvl w:val="1"/>
          <w:numId w:val="378"/>
        </w:numPr>
        <w:rPr>
          <w:del w:id="7767" w:author="Rev 4 Allen Wirfs-Brock" w:date="2011-10-20T18:16:00Z"/>
        </w:rPr>
        <w:pPrChange w:id="7768" w:author="Rev 4 Allen Wirfs-Brock" w:date="2011-11-07T12:16:00Z">
          <w:pPr>
            <w:pStyle w:val="Alg4"/>
            <w:numPr>
              <w:ilvl w:val="1"/>
              <w:numId w:val="385"/>
            </w:numPr>
            <w:tabs>
              <w:tab w:val="num" w:pos="1080"/>
            </w:tabs>
            <w:ind w:left="1080" w:hanging="360"/>
          </w:pPr>
        </w:pPrChange>
      </w:pPr>
      <w:del w:id="7769" w:author="Rev 4 Allen Wirfs-Brock" w:date="2011-10-20T18:16:00Z">
        <w:r w:rsidRPr="00E77497" w:rsidDel="00B161A7">
          <w:delText xml:space="preserve">Set the [[Get]], [[GetOwnProperty]], [[DefineOwnProperty]], and [[Delete]] internal methods of </w:delText>
        </w:r>
        <w:r w:rsidRPr="00E77497" w:rsidDel="00B161A7">
          <w:rPr>
            <w:i/>
          </w:rPr>
          <w:delText>obj</w:delText>
        </w:r>
        <w:r w:rsidRPr="00E77497" w:rsidDel="00B161A7">
          <w:delText xml:space="preserve"> to the definitions provided below.</w:delText>
        </w:r>
      </w:del>
    </w:p>
    <w:p w14:paraId="02932510" w14:textId="77777777" w:rsidR="004C02EF" w:rsidRPr="00E77497" w:rsidDel="00B161A7" w:rsidRDefault="004C02EF" w:rsidP="009A20C6">
      <w:pPr>
        <w:pStyle w:val="Alg4"/>
        <w:numPr>
          <w:ilvl w:val="0"/>
          <w:numId w:val="378"/>
        </w:numPr>
        <w:rPr>
          <w:del w:id="7770" w:author="Rev 4 Allen Wirfs-Brock" w:date="2011-10-20T18:16:00Z"/>
        </w:rPr>
      </w:pPr>
      <w:del w:id="7771" w:author="Rev 4 Allen Wirfs-Brock" w:date="2011-10-20T18:16:00Z">
        <w:r w:rsidRPr="00E77497" w:rsidDel="00B161A7">
          <w:delText xml:space="preserve">If </w:delText>
        </w:r>
        <w:r w:rsidRPr="00E77497" w:rsidDel="00B161A7">
          <w:rPr>
            <w:i/>
          </w:rPr>
          <w:delText>strict</w:delText>
        </w:r>
        <w:r w:rsidRPr="00E77497" w:rsidDel="00B161A7">
          <w:delText xml:space="preserve"> is </w:delText>
        </w:r>
        <w:r w:rsidRPr="00E77497" w:rsidDel="00B161A7">
          <w:rPr>
            <w:b/>
          </w:rPr>
          <w:delText>false</w:delText>
        </w:r>
        <w:r w:rsidRPr="00E77497" w:rsidDel="00B161A7">
          <w:delText>, then</w:delText>
        </w:r>
      </w:del>
    </w:p>
    <w:p w14:paraId="6201771B" w14:textId="77777777" w:rsidR="004C02EF" w:rsidRPr="00E77497" w:rsidDel="00B161A7" w:rsidRDefault="004C02EF">
      <w:pPr>
        <w:pStyle w:val="Alg4"/>
        <w:numPr>
          <w:ilvl w:val="1"/>
          <w:numId w:val="378"/>
        </w:numPr>
        <w:rPr>
          <w:del w:id="7772" w:author="Rev 4 Allen Wirfs-Brock" w:date="2011-10-20T18:16:00Z"/>
        </w:rPr>
        <w:pPrChange w:id="7773" w:author="Rev 4 Allen Wirfs-Brock" w:date="2011-11-07T12:16:00Z">
          <w:pPr>
            <w:pStyle w:val="Alg4"/>
            <w:numPr>
              <w:ilvl w:val="1"/>
              <w:numId w:val="385"/>
            </w:numPr>
            <w:tabs>
              <w:tab w:val="num" w:pos="1080"/>
            </w:tabs>
            <w:ind w:left="1080" w:hanging="360"/>
          </w:pPr>
        </w:pPrChange>
      </w:pPr>
      <w:del w:id="7774" w:author="Rev 4 Allen Wirfs-Brock" w:date="2011-10-20T18:16:00Z">
        <w:r w:rsidRPr="00E77497" w:rsidDel="00B161A7">
          <w:delText xml:space="preserve">Call the [[DefineOwnProperty]] internal method on </w:delText>
        </w:r>
        <w:r w:rsidRPr="00E77497" w:rsidDel="00B161A7">
          <w:rPr>
            <w:i/>
          </w:rPr>
          <w:delText>obj</w:delText>
        </w:r>
        <w:r w:rsidRPr="00E77497" w:rsidDel="00B161A7">
          <w:delText xml:space="preserve"> passing "</w:delText>
        </w:r>
        <w:r w:rsidRPr="00E77497" w:rsidDel="00B161A7">
          <w:rPr>
            <w:rFonts w:ascii="Courier New" w:hAnsi="Courier New" w:cs="Courier New"/>
            <w:b/>
          </w:rPr>
          <w:delText>callee</w:delText>
        </w:r>
        <w:r w:rsidRPr="00E77497" w:rsidDel="00B161A7">
          <w:delText xml:space="preserve">", the property descriptor {[[Value]]: </w:delText>
        </w:r>
        <w:r w:rsidRPr="00E77497" w:rsidDel="00B161A7">
          <w:rPr>
            <w:i/>
          </w:rPr>
          <w:delText>func</w:delText>
        </w:r>
        <w:r w:rsidRPr="00E77497" w:rsidDel="00B161A7">
          <w:delText xml:space="preserve">, [[Writable]]: </w:delText>
        </w:r>
        <w:r w:rsidRPr="00E77497" w:rsidDel="00B161A7">
          <w:rPr>
            <w:b/>
          </w:rPr>
          <w:delText>true</w:delText>
        </w:r>
        <w:r w:rsidRPr="00E77497" w:rsidDel="00B161A7">
          <w:delText xml:space="preserve">, [[Enumerable]]: </w:delText>
        </w:r>
        <w:r w:rsidRPr="00E77497" w:rsidDel="00B161A7">
          <w:rPr>
            <w:b/>
          </w:rPr>
          <w:delText>false</w:delText>
        </w:r>
        <w:r w:rsidRPr="00E77497" w:rsidDel="00B161A7">
          <w:delText xml:space="preserve">, [[Configurable]]: </w:delText>
        </w:r>
        <w:r w:rsidRPr="00E77497" w:rsidDel="00B161A7">
          <w:rPr>
            <w:b/>
          </w:rPr>
          <w:delText>true</w:delText>
        </w:r>
        <w:r w:rsidRPr="00E77497" w:rsidDel="00B161A7">
          <w:delText xml:space="preserve">}, and </w:delText>
        </w:r>
        <w:r w:rsidRPr="00E77497" w:rsidDel="00B161A7">
          <w:rPr>
            <w:b/>
          </w:rPr>
          <w:delText>false</w:delText>
        </w:r>
        <w:r w:rsidRPr="00E77497" w:rsidDel="00B161A7">
          <w:delText xml:space="preserve"> as arguments.</w:delText>
        </w:r>
      </w:del>
    </w:p>
    <w:p w14:paraId="6D432BA9" w14:textId="77777777" w:rsidR="004C02EF" w:rsidRPr="00E77497" w:rsidDel="00B161A7" w:rsidRDefault="004C02EF" w:rsidP="009A20C6">
      <w:pPr>
        <w:pStyle w:val="Alg4"/>
        <w:numPr>
          <w:ilvl w:val="0"/>
          <w:numId w:val="378"/>
        </w:numPr>
        <w:rPr>
          <w:del w:id="7775" w:author="Rev 4 Allen Wirfs-Brock" w:date="2011-10-20T18:16:00Z"/>
        </w:rPr>
      </w:pPr>
      <w:del w:id="7776" w:author="Rev 4 Allen Wirfs-Brock" w:date="2011-10-20T18:16:00Z">
        <w:r w:rsidRPr="00E77497" w:rsidDel="00B161A7">
          <w:delText xml:space="preserve">Else, </w:delText>
        </w:r>
        <w:r w:rsidRPr="00E77497" w:rsidDel="00B161A7">
          <w:rPr>
            <w:i/>
          </w:rPr>
          <w:delText>strict</w:delText>
        </w:r>
        <w:r w:rsidRPr="00E77497" w:rsidDel="00B161A7">
          <w:delText xml:space="preserve"> is </w:delText>
        </w:r>
        <w:r w:rsidRPr="00E77497" w:rsidDel="00B161A7">
          <w:rPr>
            <w:b/>
          </w:rPr>
          <w:delText xml:space="preserve">true </w:delText>
        </w:r>
        <w:r w:rsidRPr="00E77497" w:rsidDel="00B161A7">
          <w:delText>so</w:delText>
        </w:r>
      </w:del>
    </w:p>
    <w:p w14:paraId="44EEF5F8" w14:textId="77777777" w:rsidR="004C02EF" w:rsidRPr="00E77497" w:rsidDel="00B161A7" w:rsidRDefault="004C02EF">
      <w:pPr>
        <w:pStyle w:val="Alg4"/>
        <w:numPr>
          <w:ilvl w:val="1"/>
          <w:numId w:val="378"/>
        </w:numPr>
        <w:rPr>
          <w:del w:id="7777" w:author="Rev 4 Allen Wirfs-Brock" w:date="2011-10-20T18:16:00Z"/>
        </w:rPr>
        <w:pPrChange w:id="7778" w:author="Rev 4 Allen Wirfs-Brock" w:date="2011-11-07T12:16:00Z">
          <w:pPr>
            <w:pStyle w:val="Alg4"/>
            <w:numPr>
              <w:ilvl w:val="1"/>
              <w:numId w:val="385"/>
            </w:numPr>
            <w:tabs>
              <w:tab w:val="num" w:pos="1080"/>
            </w:tabs>
            <w:ind w:left="1080" w:hanging="360"/>
          </w:pPr>
        </w:pPrChange>
      </w:pPr>
      <w:del w:id="7779" w:author="Rev 4 Allen Wirfs-Brock" w:date="2011-10-20T18:16:00Z">
        <w:r w:rsidRPr="00E77497" w:rsidDel="00B161A7">
          <w:delText xml:space="preserve">Let </w:delText>
        </w:r>
        <w:r w:rsidRPr="00E77497" w:rsidDel="00B161A7">
          <w:rPr>
            <w:i/>
          </w:rPr>
          <w:delText>thrower</w:delText>
        </w:r>
        <w:r w:rsidRPr="00E77497" w:rsidDel="00B161A7">
          <w:delText xml:space="preserve"> be the [[ThrowTypeError]] function Object (13.2.3).</w:delText>
        </w:r>
      </w:del>
    </w:p>
    <w:p w14:paraId="1E5F0370" w14:textId="77777777" w:rsidR="004C02EF" w:rsidRPr="00E77497" w:rsidDel="00B161A7" w:rsidRDefault="004C02EF">
      <w:pPr>
        <w:pStyle w:val="Alg4"/>
        <w:numPr>
          <w:ilvl w:val="1"/>
          <w:numId w:val="378"/>
        </w:numPr>
        <w:rPr>
          <w:del w:id="7780" w:author="Rev 4 Allen Wirfs-Brock" w:date="2011-10-20T18:16:00Z"/>
        </w:rPr>
        <w:pPrChange w:id="7781" w:author="Rev 4 Allen Wirfs-Brock" w:date="2011-11-07T12:16:00Z">
          <w:pPr>
            <w:pStyle w:val="Alg4"/>
            <w:numPr>
              <w:ilvl w:val="1"/>
              <w:numId w:val="385"/>
            </w:numPr>
            <w:tabs>
              <w:tab w:val="num" w:pos="1080"/>
            </w:tabs>
            <w:ind w:left="1080" w:hanging="360"/>
          </w:pPr>
        </w:pPrChange>
      </w:pPr>
      <w:del w:id="7782" w:author="Rev 4 Allen Wirfs-Brock" w:date="2011-10-20T18:16:00Z">
        <w:r w:rsidRPr="00E77497" w:rsidDel="00B161A7">
          <w:delText xml:space="preserve">Call the [[DefineOwnProperty]] internal method of </w:delText>
        </w:r>
        <w:r w:rsidRPr="00E77497" w:rsidDel="00B161A7">
          <w:rPr>
            <w:i/>
          </w:rPr>
          <w:delText>obj</w:delText>
        </w:r>
        <w:r w:rsidRPr="00E77497" w:rsidDel="00B161A7">
          <w:delText xml:space="preserve"> with arguments </w:delText>
        </w:r>
        <w:r w:rsidRPr="00E77497" w:rsidDel="00B161A7">
          <w:rPr>
            <w:rFonts w:ascii="Courier New" w:hAnsi="Courier New" w:cs="Courier New"/>
            <w:b/>
          </w:rPr>
          <w:delText>"caller"</w:delText>
        </w:r>
        <w:r w:rsidRPr="00E77497" w:rsidDel="00B161A7">
          <w:delText xml:space="preserve">, PropertyDescriptor {[[Get]]: </w:delText>
        </w:r>
        <w:r w:rsidRPr="00E77497" w:rsidDel="00B161A7">
          <w:rPr>
            <w:i/>
          </w:rPr>
          <w:delText>thrower</w:delText>
        </w:r>
        <w:r w:rsidRPr="00E77497" w:rsidDel="00B161A7">
          <w:delText xml:space="preserve">, [[Set]]: </w:delText>
        </w:r>
        <w:r w:rsidRPr="00E77497" w:rsidDel="00B161A7">
          <w:rPr>
            <w:i/>
          </w:rPr>
          <w:delText>thrower</w:delText>
        </w:r>
        <w:r w:rsidRPr="00E77497" w:rsidDel="00B161A7">
          <w:delText xml:space="preserve">, [[Enumerable]]: </w:delText>
        </w:r>
        <w:r w:rsidRPr="00E77497" w:rsidDel="00B161A7">
          <w:rPr>
            <w:b/>
          </w:rPr>
          <w:delText>false</w:delText>
        </w:r>
        <w:r w:rsidRPr="00E77497" w:rsidDel="00B161A7">
          <w:delText xml:space="preserve">, [[Configurable]]: </w:delText>
        </w:r>
        <w:r w:rsidRPr="00E77497" w:rsidDel="00B161A7">
          <w:rPr>
            <w:b/>
          </w:rPr>
          <w:delText>false</w:delText>
        </w:r>
        <w:r w:rsidRPr="00E77497" w:rsidDel="00B161A7">
          <w:delText xml:space="preserve">}, and </w:delText>
        </w:r>
        <w:r w:rsidRPr="00E77497" w:rsidDel="00B161A7">
          <w:rPr>
            <w:b/>
          </w:rPr>
          <w:delText>false</w:delText>
        </w:r>
        <w:r w:rsidRPr="00E77497" w:rsidDel="00B161A7">
          <w:delText>.</w:delText>
        </w:r>
      </w:del>
    </w:p>
    <w:p w14:paraId="3E139915" w14:textId="77777777" w:rsidR="004C02EF" w:rsidRPr="00E77497" w:rsidDel="00B161A7" w:rsidRDefault="004C02EF">
      <w:pPr>
        <w:pStyle w:val="Alg4"/>
        <w:numPr>
          <w:ilvl w:val="1"/>
          <w:numId w:val="378"/>
        </w:numPr>
        <w:rPr>
          <w:del w:id="7783" w:author="Rev 4 Allen Wirfs-Brock" w:date="2011-10-20T18:16:00Z"/>
        </w:rPr>
        <w:pPrChange w:id="7784" w:author="Rev 4 Allen Wirfs-Brock" w:date="2011-11-07T12:16:00Z">
          <w:pPr>
            <w:pStyle w:val="Alg4"/>
            <w:numPr>
              <w:ilvl w:val="1"/>
              <w:numId w:val="385"/>
            </w:numPr>
            <w:tabs>
              <w:tab w:val="num" w:pos="1080"/>
            </w:tabs>
            <w:ind w:left="1080" w:hanging="360"/>
          </w:pPr>
        </w:pPrChange>
      </w:pPr>
      <w:del w:id="7785" w:author="Rev 4 Allen Wirfs-Brock" w:date="2011-10-20T18:16:00Z">
        <w:r w:rsidRPr="00E77497" w:rsidDel="00B161A7">
          <w:delText xml:space="preserve">Call the [[DefineOwnProperty]] internal method of </w:delText>
        </w:r>
        <w:r w:rsidRPr="00E77497" w:rsidDel="00B161A7">
          <w:rPr>
            <w:i/>
          </w:rPr>
          <w:delText>obj</w:delText>
        </w:r>
        <w:r w:rsidRPr="00E77497" w:rsidDel="00B161A7">
          <w:delText xml:space="preserve"> with arguments </w:delText>
        </w:r>
        <w:r w:rsidRPr="00E77497" w:rsidDel="00B161A7">
          <w:rPr>
            <w:rFonts w:ascii="Courier New" w:hAnsi="Courier New" w:cs="Courier New"/>
            <w:b/>
          </w:rPr>
          <w:delText>"callee"</w:delText>
        </w:r>
        <w:r w:rsidRPr="00E77497" w:rsidDel="00B161A7">
          <w:delText xml:space="preserve">, PropertyDescriptor {[[Get]]: </w:delText>
        </w:r>
        <w:r w:rsidRPr="00E77497" w:rsidDel="00B161A7">
          <w:rPr>
            <w:i/>
          </w:rPr>
          <w:delText>thrower</w:delText>
        </w:r>
        <w:r w:rsidRPr="00E77497" w:rsidDel="00B161A7">
          <w:delText xml:space="preserve">, [[Set]]: </w:delText>
        </w:r>
        <w:r w:rsidRPr="00E77497" w:rsidDel="00B161A7">
          <w:rPr>
            <w:i/>
          </w:rPr>
          <w:delText>thrower</w:delText>
        </w:r>
        <w:r w:rsidRPr="00E77497" w:rsidDel="00B161A7">
          <w:delText xml:space="preserve">, [[Enumerable]]: </w:delText>
        </w:r>
        <w:r w:rsidRPr="00E77497" w:rsidDel="00B161A7">
          <w:rPr>
            <w:b/>
          </w:rPr>
          <w:delText>false</w:delText>
        </w:r>
        <w:r w:rsidRPr="00E77497" w:rsidDel="00B161A7">
          <w:delText xml:space="preserve">, [[Configurable]]: </w:delText>
        </w:r>
        <w:r w:rsidRPr="00E77497" w:rsidDel="00B161A7">
          <w:rPr>
            <w:b/>
          </w:rPr>
          <w:delText>false</w:delText>
        </w:r>
        <w:r w:rsidRPr="00E77497" w:rsidDel="00B161A7">
          <w:delText xml:space="preserve">}, and </w:delText>
        </w:r>
        <w:r w:rsidRPr="00E77497" w:rsidDel="00B161A7">
          <w:rPr>
            <w:b/>
          </w:rPr>
          <w:delText>false</w:delText>
        </w:r>
        <w:r w:rsidRPr="00E77497" w:rsidDel="00B161A7">
          <w:delText>.</w:delText>
        </w:r>
      </w:del>
    </w:p>
    <w:p w14:paraId="10E499B7" w14:textId="77777777" w:rsidR="004C02EF" w:rsidRPr="00E77497" w:rsidRDefault="004C02EF" w:rsidP="009A20C6">
      <w:pPr>
        <w:pStyle w:val="Alg4"/>
        <w:numPr>
          <w:ilvl w:val="0"/>
          <w:numId w:val="378"/>
        </w:numPr>
        <w:spacing w:after="120"/>
      </w:pPr>
      <w:r w:rsidRPr="00E77497">
        <w:t xml:space="preserve">Return </w:t>
      </w:r>
      <w:r w:rsidRPr="00E77497">
        <w:rPr>
          <w:i/>
        </w:rPr>
        <w:t>obj</w:t>
      </w:r>
    </w:p>
    <w:p w14:paraId="2CE9C837" w14:textId="77777777" w:rsidR="004C02EF" w:rsidRPr="00E77497" w:rsidRDefault="004C02EF" w:rsidP="004C02EF">
      <w:r w:rsidRPr="00E77497">
        <w:t xml:space="preserve">The abstract operation </w:t>
      </w:r>
      <w:r w:rsidRPr="000358AB">
        <w:rPr>
          <w:rFonts w:ascii="Times New Roman" w:hAnsi="Times New Roman"/>
        </w:rPr>
        <w:t>MakeArgGetter</w:t>
      </w:r>
      <w:r w:rsidRPr="00E77497">
        <w:t xml:space="preserve"> called with String </w:t>
      </w:r>
      <w:r w:rsidRPr="00E77497">
        <w:rPr>
          <w:rFonts w:ascii="Times New Roman" w:hAnsi="Times New Roman"/>
          <w:i/>
        </w:rPr>
        <w:t>name</w:t>
      </w:r>
      <w:r w:rsidRPr="00E77497">
        <w:t xml:space="preserve"> and environment record </w:t>
      </w:r>
      <w:r w:rsidRPr="00E77497">
        <w:rPr>
          <w:rFonts w:ascii="Times New Roman" w:hAnsi="Times New Roman"/>
          <w:i/>
        </w:rPr>
        <w:t>env</w:t>
      </w:r>
      <w:r w:rsidRPr="00E77497">
        <w:t xml:space="preserve"> creates a function object that when executed returns the value bound for </w:t>
      </w:r>
      <w:r w:rsidRPr="00E77497">
        <w:rPr>
          <w:rFonts w:ascii="Times New Roman" w:hAnsi="Times New Roman"/>
          <w:i/>
        </w:rPr>
        <w:t>name</w:t>
      </w:r>
      <w:r w:rsidRPr="00E77497">
        <w:t xml:space="preserve"> in </w:t>
      </w:r>
      <w:r w:rsidRPr="00E77497">
        <w:rPr>
          <w:rFonts w:ascii="Times New Roman" w:hAnsi="Times New Roman"/>
          <w:i/>
        </w:rPr>
        <w:t>env</w:t>
      </w:r>
      <w:r w:rsidRPr="00E77497">
        <w:t>.  It performs the following steps:</w:t>
      </w:r>
    </w:p>
    <w:p w14:paraId="1FB2AB71" w14:textId="77777777" w:rsidR="004C02EF" w:rsidRPr="00E77497" w:rsidRDefault="004C02EF" w:rsidP="009A20C6">
      <w:pPr>
        <w:pStyle w:val="Alg4"/>
        <w:numPr>
          <w:ilvl w:val="0"/>
          <w:numId w:val="379"/>
        </w:numPr>
      </w:pPr>
      <w:r w:rsidRPr="00E77497">
        <w:t xml:space="preserve">Let </w:t>
      </w:r>
      <w:r w:rsidRPr="00E77497">
        <w:rPr>
          <w:i/>
        </w:rPr>
        <w:t>body</w:t>
      </w:r>
      <w:ins w:id="7786" w:author="Rev 4 Allen Wirfs-Brock" w:date="2011-10-18T11:15:00Z">
        <w:r w:rsidR="00002005" w:rsidRPr="00E77497">
          <w:rPr>
            <w:i/>
          </w:rPr>
          <w:t>Text</w:t>
        </w:r>
      </w:ins>
      <w:r w:rsidRPr="00E77497">
        <w:t xml:space="preserve"> be the result of concatenating the Strings "</w:t>
      </w:r>
      <w:r w:rsidRPr="00E77497">
        <w:rPr>
          <w:rFonts w:ascii="Courier New" w:hAnsi="Courier New" w:cs="Courier New"/>
          <w:b/>
        </w:rPr>
        <w:t>return</w:t>
      </w:r>
      <w:r w:rsidRPr="00E77497">
        <w:rPr>
          <w:b/>
        </w:rPr>
        <w:t xml:space="preserve"> </w:t>
      </w:r>
      <w:r w:rsidRPr="00E77497">
        <w:t xml:space="preserve">", </w:t>
      </w:r>
      <w:r w:rsidRPr="00E77497">
        <w:rPr>
          <w:i/>
        </w:rPr>
        <w:t>name</w:t>
      </w:r>
      <w:r w:rsidRPr="00E77497">
        <w:t>, and "</w:t>
      </w:r>
      <w:r w:rsidRPr="00E77497">
        <w:rPr>
          <w:rFonts w:ascii="Courier New" w:hAnsi="Courier New" w:cs="Courier New"/>
          <w:b/>
        </w:rPr>
        <w:t>;</w:t>
      </w:r>
      <w:r w:rsidRPr="00E77497">
        <w:t>".</w:t>
      </w:r>
    </w:p>
    <w:p w14:paraId="2467D024" w14:textId="77777777" w:rsidR="00002005" w:rsidRPr="00E77497" w:rsidRDefault="00002005" w:rsidP="009A20C6">
      <w:pPr>
        <w:pStyle w:val="Alg4"/>
        <w:numPr>
          <w:ilvl w:val="0"/>
          <w:numId w:val="379"/>
        </w:numPr>
        <w:rPr>
          <w:ins w:id="7787" w:author="Rev 4 Allen Wirfs-Brock" w:date="2011-10-18T11:15:00Z"/>
        </w:rPr>
      </w:pPr>
      <w:ins w:id="7788" w:author="Rev 4 Allen Wirfs-Brock" w:date="2011-10-18T11:15:00Z">
        <w:r w:rsidRPr="00E77497">
          <w:t xml:space="preserve">Let </w:t>
        </w:r>
        <w:r w:rsidRPr="00E77497">
          <w:rPr>
            <w:i/>
          </w:rPr>
          <w:t>body</w:t>
        </w:r>
        <w:r w:rsidRPr="00E77497">
          <w:t xml:space="preserve"> be the result of parsing </w:t>
        </w:r>
        <w:r w:rsidRPr="00E77497">
          <w:rPr>
            <w:i/>
          </w:rPr>
          <w:t>bodyText</w:t>
        </w:r>
        <w:r w:rsidRPr="00E77497">
          <w:t xml:space="preserve"> using </w:t>
        </w:r>
        <w:r w:rsidRPr="00E77497">
          <w:rPr>
            <w:i/>
          </w:rPr>
          <w:t>FunctionBody</w:t>
        </w:r>
        <w:r w:rsidRPr="00E77497">
          <w:t xml:space="preserve"> as the goal symbol.</w:t>
        </w:r>
      </w:ins>
    </w:p>
    <w:p w14:paraId="3DA8B07F" w14:textId="77777777" w:rsidR="005D359A" w:rsidRPr="00E77497" w:rsidRDefault="005D359A" w:rsidP="009A20C6">
      <w:pPr>
        <w:pStyle w:val="Alg4"/>
        <w:numPr>
          <w:ilvl w:val="0"/>
          <w:numId w:val="379"/>
        </w:numPr>
        <w:rPr>
          <w:ins w:id="7789" w:author="Rev 4 Allen Wirfs-Brock" w:date="2011-10-18T11:03:00Z"/>
        </w:rPr>
      </w:pPr>
      <w:ins w:id="7790" w:author="Rev 4 Allen Wirfs-Brock" w:date="2011-10-18T11:03:00Z">
        <w:r w:rsidRPr="00E77497">
          <w:t xml:space="preserve">Let </w:t>
        </w:r>
        <w:r w:rsidRPr="00E77497">
          <w:rPr>
            <w:i/>
          </w:rPr>
          <w:t>parameters</w:t>
        </w:r>
        <w:r w:rsidRPr="00E77497">
          <w:t xml:space="preserve"> be a </w:t>
        </w:r>
        <w:r w:rsidRPr="00E77497">
          <w:rPr>
            <w:rStyle w:val="bnf"/>
          </w:rPr>
          <w:t>FormalParameterList</w:t>
        </w:r>
        <w:r w:rsidRPr="00E77497">
          <w:t xml:space="preserve"> </w:t>
        </w:r>
        <w:r w:rsidRPr="00E77497">
          <w:rPr>
            <w:b/>
          </w:rPr>
          <w:t>:</w:t>
        </w:r>
        <w:r w:rsidRPr="00E77497">
          <w:rPr>
            <w:sz w:val="16"/>
          </w:rPr>
          <w:t xml:space="preserve"> [empty]</w:t>
        </w:r>
        <w:r w:rsidRPr="00E77497">
          <w:t xml:space="preserve"> production.</w:t>
        </w:r>
      </w:ins>
    </w:p>
    <w:p w14:paraId="0B87D38E" w14:textId="77777777" w:rsidR="004C02EF" w:rsidRPr="00E77497" w:rsidRDefault="004C02EF" w:rsidP="009A20C6">
      <w:pPr>
        <w:pStyle w:val="Alg4"/>
        <w:numPr>
          <w:ilvl w:val="0"/>
          <w:numId w:val="379"/>
        </w:numPr>
        <w:spacing w:after="120"/>
      </w:pPr>
      <w:r w:rsidRPr="00E77497">
        <w:t>Return the result of creating a function object as described in 13.</w:t>
      </w:r>
      <w:del w:id="7791" w:author="Rev 10 Allen Wirfs-Brock" w:date="2012-08-14T16:50:00Z">
        <w:r w:rsidRPr="00E77497" w:rsidDel="0053000C">
          <w:delText xml:space="preserve">2 </w:delText>
        </w:r>
      </w:del>
      <w:ins w:id="7792" w:author="Rev 10 Allen Wirfs-Brock" w:date="2012-08-14T16:50:00Z">
        <w:r w:rsidR="0053000C">
          <w:t>6</w:t>
        </w:r>
        <w:r w:rsidR="0053000C" w:rsidRPr="00E77497">
          <w:t xml:space="preserve"> </w:t>
        </w:r>
      </w:ins>
      <w:r w:rsidRPr="00E77497">
        <w:t>using</w:t>
      </w:r>
      <w:ins w:id="7793" w:author="Rev 4 Allen Wirfs-Brock" w:date="2011-10-18T11:04:00Z">
        <w:r w:rsidR="005D359A" w:rsidRPr="00E77497">
          <w:rPr>
            <w:i/>
          </w:rPr>
          <w:t xml:space="preserve"> parameters</w:t>
        </w:r>
      </w:ins>
      <w:ins w:id="7794" w:author="Rev 4 Allen Wirfs-Brock" w:date="2011-10-18T11:19:00Z">
        <w:r w:rsidR="0047367C" w:rsidRPr="00E77497">
          <w:t xml:space="preserve"> as </w:t>
        </w:r>
        <w:r w:rsidR="0047367C" w:rsidRPr="00E77497">
          <w:rPr>
            <w:i/>
          </w:rPr>
          <w:t>FormalParameterList</w:t>
        </w:r>
      </w:ins>
      <w:del w:id="7795" w:author="Rev 4 Allen Wirfs-Brock" w:date="2011-10-18T11:04:00Z">
        <w:r w:rsidRPr="00E77497" w:rsidDel="005D359A">
          <w:delText xml:space="preserve"> no </w:delText>
        </w:r>
        <w:r w:rsidRPr="00E77497" w:rsidDel="005D359A">
          <w:rPr>
            <w:i/>
          </w:rPr>
          <w:delText>FormalParameterList</w:delText>
        </w:r>
      </w:del>
      <w:r w:rsidRPr="00E77497">
        <w:t xml:space="preserve">, </w:t>
      </w:r>
      <w:r w:rsidRPr="00E77497">
        <w:rPr>
          <w:i/>
        </w:rPr>
        <w:t>body</w:t>
      </w:r>
      <w:r w:rsidRPr="00E77497">
        <w:t xml:space="preserve"> for </w:t>
      </w:r>
      <w:r w:rsidRPr="00E77497">
        <w:rPr>
          <w:i/>
        </w:rPr>
        <w:t>FunctionBody</w:t>
      </w:r>
      <w:r w:rsidRPr="00E77497">
        <w:t xml:space="preserve">, </w:t>
      </w:r>
      <w:r w:rsidRPr="00E77497">
        <w:rPr>
          <w:i/>
        </w:rPr>
        <w:t>env</w:t>
      </w:r>
      <w:r w:rsidRPr="00E77497">
        <w:t xml:space="preserve"> as </w:t>
      </w:r>
      <w:r w:rsidRPr="00E77497">
        <w:rPr>
          <w:i/>
        </w:rPr>
        <w:t>Scope</w:t>
      </w:r>
      <w:r w:rsidRPr="00E77497">
        <w:t xml:space="preserve">, and </w:t>
      </w:r>
      <w:r w:rsidRPr="00E77497">
        <w:rPr>
          <w:b/>
        </w:rPr>
        <w:t>true</w:t>
      </w:r>
      <w:r w:rsidRPr="00E77497">
        <w:t xml:space="preserve"> for </w:t>
      </w:r>
      <w:r w:rsidRPr="00E77497">
        <w:rPr>
          <w:i/>
        </w:rPr>
        <w:t>Strict</w:t>
      </w:r>
      <w:r w:rsidRPr="00E77497">
        <w:t>.</w:t>
      </w:r>
    </w:p>
    <w:p w14:paraId="74CB92C6" w14:textId="77777777" w:rsidR="004C02EF" w:rsidRPr="00E77497" w:rsidRDefault="004C02EF" w:rsidP="004C02EF">
      <w:r w:rsidRPr="00E77497">
        <w:t xml:space="preserve">The abstract operation </w:t>
      </w:r>
      <w:r w:rsidRPr="000358AB">
        <w:rPr>
          <w:rFonts w:ascii="Times New Roman" w:hAnsi="Times New Roman"/>
        </w:rPr>
        <w:t>MakeArgSetter</w:t>
      </w:r>
      <w:r w:rsidRPr="00E77497">
        <w:t xml:space="preserve"> called with String </w:t>
      </w:r>
      <w:r w:rsidRPr="00E77497">
        <w:rPr>
          <w:rFonts w:ascii="Times New Roman" w:hAnsi="Times New Roman"/>
          <w:i/>
        </w:rPr>
        <w:t>name</w:t>
      </w:r>
      <w:r w:rsidRPr="00E77497">
        <w:t xml:space="preserve"> and environment record </w:t>
      </w:r>
      <w:r w:rsidRPr="00E77497">
        <w:rPr>
          <w:rFonts w:ascii="Times New Roman" w:hAnsi="Times New Roman"/>
          <w:i/>
        </w:rPr>
        <w:t>env</w:t>
      </w:r>
      <w:r w:rsidRPr="00E77497">
        <w:t xml:space="preserve"> creates a function object that when executed sets the value bound for </w:t>
      </w:r>
      <w:r w:rsidRPr="00E77497">
        <w:rPr>
          <w:rFonts w:ascii="Times New Roman" w:hAnsi="Times New Roman"/>
          <w:i/>
        </w:rPr>
        <w:t>name</w:t>
      </w:r>
      <w:r w:rsidRPr="00E77497">
        <w:t xml:space="preserve"> in </w:t>
      </w:r>
      <w:r w:rsidRPr="00E77497">
        <w:rPr>
          <w:rFonts w:ascii="Times New Roman" w:hAnsi="Times New Roman"/>
          <w:i/>
        </w:rPr>
        <w:t>env</w:t>
      </w:r>
      <w:r w:rsidRPr="00E77497">
        <w:t>.  It performs the following steps:</w:t>
      </w:r>
    </w:p>
    <w:p w14:paraId="40CAABDE" w14:textId="77777777" w:rsidR="004C02EF" w:rsidRPr="00E77497" w:rsidRDefault="004C02EF" w:rsidP="009A20C6">
      <w:pPr>
        <w:pStyle w:val="Alg4"/>
        <w:numPr>
          <w:ilvl w:val="0"/>
          <w:numId w:val="380"/>
        </w:numPr>
      </w:pPr>
      <w:r w:rsidRPr="00E77497">
        <w:t xml:space="preserve">Let </w:t>
      </w:r>
      <w:r w:rsidRPr="00E77497">
        <w:rPr>
          <w:i/>
        </w:rPr>
        <w:t>param</w:t>
      </w:r>
      <w:ins w:id="7796" w:author="Rev 4 Allen Wirfs-Brock" w:date="2011-10-18T11:09:00Z">
        <w:r w:rsidR="00E4508B" w:rsidRPr="00E77497">
          <w:rPr>
            <w:i/>
          </w:rPr>
          <w:t>Text</w:t>
        </w:r>
      </w:ins>
      <w:r w:rsidRPr="00E77497">
        <w:t xml:space="preserve"> be the String </w:t>
      </w:r>
      <w:r w:rsidRPr="00E77497">
        <w:rPr>
          <w:i/>
        </w:rPr>
        <w:t xml:space="preserve">name </w:t>
      </w:r>
      <w:r w:rsidRPr="00E77497">
        <w:t>concatenated with the String  "</w:t>
      </w:r>
      <w:r w:rsidRPr="00E77497">
        <w:rPr>
          <w:rFonts w:ascii="Courier New" w:hAnsi="Courier New" w:cs="Courier New"/>
        </w:rPr>
        <w:t>_arg</w:t>
      </w:r>
      <w:r w:rsidRPr="00E77497">
        <w:t>".</w:t>
      </w:r>
    </w:p>
    <w:p w14:paraId="3A3039E4" w14:textId="77777777" w:rsidR="00E4508B" w:rsidRPr="00E77497" w:rsidRDefault="00E4508B" w:rsidP="009A20C6">
      <w:pPr>
        <w:pStyle w:val="Alg4"/>
        <w:numPr>
          <w:ilvl w:val="0"/>
          <w:numId w:val="380"/>
        </w:numPr>
        <w:rPr>
          <w:ins w:id="7797" w:author="Rev 4 Allen Wirfs-Brock" w:date="2011-10-18T11:09:00Z"/>
        </w:rPr>
      </w:pPr>
      <w:ins w:id="7798" w:author="Rev 4 Allen Wirfs-Brock" w:date="2011-10-18T11:09:00Z">
        <w:r w:rsidRPr="00E77497">
          <w:t xml:space="preserve">Let </w:t>
        </w:r>
      </w:ins>
      <w:ins w:id="7799" w:author="Rev 4 Allen Wirfs-Brock" w:date="2011-10-18T11:20:00Z">
        <w:r w:rsidR="0047367C" w:rsidRPr="00E77497">
          <w:rPr>
            <w:i/>
          </w:rPr>
          <w:t>parameters</w:t>
        </w:r>
        <w:r w:rsidR="0047367C" w:rsidRPr="00E77497">
          <w:t xml:space="preserve"> </w:t>
        </w:r>
      </w:ins>
      <w:ins w:id="7800" w:author="Rev 4 Allen Wirfs-Brock" w:date="2011-10-18T11:09:00Z">
        <w:r w:rsidRPr="00E77497">
          <w:t xml:space="preserve">be the result of parsing </w:t>
        </w:r>
        <w:r w:rsidRPr="00E77497">
          <w:rPr>
            <w:i/>
          </w:rPr>
          <w:t>paramText</w:t>
        </w:r>
        <w:r w:rsidRPr="00E77497">
          <w:t xml:space="preserve"> using </w:t>
        </w:r>
        <w:r w:rsidRPr="00E77497">
          <w:rPr>
            <w:i/>
          </w:rPr>
          <w:t>FormalParameterList</w:t>
        </w:r>
        <w:r w:rsidRPr="00E77497">
          <w:t xml:space="preserve"> as the goal symbol.</w:t>
        </w:r>
      </w:ins>
    </w:p>
    <w:p w14:paraId="6729BC4A" w14:textId="77777777" w:rsidR="004C02EF" w:rsidRPr="00E77497" w:rsidRDefault="004C02EF" w:rsidP="009A20C6">
      <w:pPr>
        <w:pStyle w:val="Alg4"/>
        <w:numPr>
          <w:ilvl w:val="0"/>
          <w:numId w:val="380"/>
        </w:numPr>
      </w:pPr>
      <w:r w:rsidRPr="00E77497">
        <w:t xml:space="preserve">Let </w:t>
      </w:r>
      <w:r w:rsidRPr="00E77497">
        <w:rPr>
          <w:i/>
        </w:rPr>
        <w:t>body</w:t>
      </w:r>
      <w:ins w:id="7801" w:author="Rev 4 Allen Wirfs-Brock" w:date="2011-10-18T11:14:00Z">
        <w:r w:rsidR="00002005" w:rsidRPr="00E77497">
          <w:rPr>
            <w:i/>
          </w:rPr>
          <w:t>Text</w:t>
        </w:r>
      </w:ins>
      <w:r w:rsidRPr="00E77497">
        <w:t xml:space="preserve"> be the String </w:t>
      </w:r>
      <w:r w:rsidRPr="00E77497">
        <w:rPr>
          <w:b/>
        </w:rPr>
        <w:t xml:space="preserve">"&lt;name&gt; </w:t>
      </w:r>
      <w:r w:rsidRPr="00E77497">
        <w:rPr>
          <w:rFonts w:ascii="Courier New" w:hAnsi="Courier New" w:cs="Courier New"/>
          <w:b/>
        </w:rPr>
        <w:t>=</w:t>
      </w:r>
      <w:r w:rsidRPr="00E77497">
        <w:rPr>
          <w:b/>
        </w:rPr>
        <w:t xml:space="preserve"> &lt;param&gt;</w:t>
      </w:r>
      <w:r w:rsidRPr="00E77497">
        <w:rPr>
          <w:rFonts w:ascii="Courier New" w:hAnsi="Courier New" w:cs="Courier New"/>
          <w:b/>
        </w:rPr>
        <w:t>;</w:t>
      </w:r>
      <w:r w:rsidRPr="00E77497">
        <w:rPr>
          <w:b/>
        </w:rPr>
        <w:t>"</w:t>
      </w:r>
      <w:r w:rsidRPr="00E77497">
        <w:t xml:space="preserve"> with </w:t>
      </w:r>
      <w:r w:rsidRPr="00E77497">
        <w:rPr>
          <w:b/>
        </w:rPr>
        <w:t>&lt;name&gt;</w:t>
      </w:r>
      <w:r w:rsidRPr="00E77497">
        <w:t xml:space="preserve"> replaced by the value of </w:t>
      </w:r>
      <w:r w:rsidRPr="00E77497">
        <w:rPr>
          <w:i/>
        </w:rPr>
        <w:t xml:space="preserve">name </w:t>
      </w:r>
      <w:r w:rsidRPr="00E77497">
        <w:t xml:space="preserve">and </w:t>
      </w:r>
      <w:r w:rsidRPr="00E77497">
        <w:rPr>
          <w:b/>
        </w:rPr>
        <w:t xml:space="preserve">&lt;param&gt; </w:t>
      </w:r>
      <w:r w:rsidRPr="00E77497">
        <w:t xml:space="preserve">replaced by the value of </w:t>
      </w:r>
      <w:r w:rsidRPr="00E77497">
        <w:rPr>
          <w:i/>
        </w:rPr>
        <w:t>param</w:t>
      </w:r>
      <w:ins w:id="7802" w:author="Rev 4 Allen Wirfs-Brock" w:date="2011-10-18T11:20:00Z">
        <w:r w:rsidR="0047367C" w:rsidRPr="00E77497">
          <w:rPr>
            <w:i/>
          </w:rPr>
          <w:t>Text</w:t>
        </w:r>
      </w:ins>
      <w:r w:rsidRPr="00E77497">
        <w:t>.</w:t>
      </w:r>
    </w:p>
    <w:p w14:paraId="47294244" w14:textId="77777777" w:rsidR="00002005" w:rsidRPr="00E77497" w:rsidRDefault="00002005" w:rsidP="009A20C6">
      <w:pPr>
        <w:pStyle w:val="Alg4"/>
        <w:numPr>
          <w:ilvl w:val="0"/>
          <w:numId w:val="380"/>
        </w:numPr>
        <w:rPr>
          <w:ins w:id="7803" w:author="Rev 4 Allen Wirfs-Brock" w:date="2011-10-18T11:14:00Z"/>
        </w:rPr>
      </w:pPr>
      <w:ins w:id="7804" w:author="Rev 4 Allen Wirfs-Brock" w:date="2011-10-18T11:14:00Z">
        <w:r w:rsidRPr="00E77497">
          <w:t xml:space="preserve">Let </w:t>
        </w:r>
        <w:r w:rsidRPr="00E77497">
          <w:rPr>
            <w:i/>
          </w:rPr>
          <w:t>body</w:t>
        </w:r>
        <w:r w:rsidRPr="00E77497">
          <w:t xml:space="preserve"> be the result of parsing </w:t>
        </w:r>
        <w:r w:rsidRPr="00E77497">
          <w:rPr>
            <w:i/>
          </w:rPr>
          <w:t>bodyText</w:t>
        </w:r>
        <w:r w:rsidRPr="00E77497">
          <w:t xml:space="preserve"> using </w:t>
        </w:r>
      </w:ins>
      <w:ins w:id="7805" w:author="Rev 4 Allen Wirfs-Brock" w:date="2011-10-18T11:15:00Z">
        <w:r w:rsidRPr="00E77497">
          <w:rPr>
            <w:i/>
          </w:rPr>
          <w:t>FunctionBody</w:t>
        </w:r>
      </w:ins>
      <w:ins w:id="7806" w:author="Rev 4 Allen Wirfs-Brock" w:date="2011-10-18T11:14:00Z">
        <w:r w:rsidRPr="00E77497">
          <w:t xml:space="preserve"> as the goal symbol.</w:t>
        </w:r>
      </w:ins>
    </w:p>
    <w:p w14:paraId="14E00D50" w14:textId="77777777" w:rsidR="004C02EF" w:rsidRPr="00E77497" w:rsidRDefault="004C02EF" w:rsidP="009A20C6">
      <w:pPr>
        <w:pStyle w:val="Alg4"/>
        <w:numPr>
          <w:ilvl w:val="0"/>
          <w:numId w:val="380"/>
        </w:numPr>
        <w:spacing w:after="220"/>
      </w:pPr>
      <w:r w:rsidRPr="00E77497">
        <w:t>Return the result of creating a function object as described in 13.</w:t>
      </w:r>
      <w:del w:id="7807" w:author="Rev 10 Allen Wirfs-Brock" w:date="2012-08-14T16:50:00Z">
        <w:r w:rsidRPr="00E77497" w:rsidDel="0053000C">
          <w:delText xml:space="preserve">2 </w:delText>
        </w:r>
      </w:del>
      <w:ins w:id="7808" w:author="Rev 10 Allen Wirfs-Brock" w:date="2012-08-14T16:50:00Z">
        <w:r w:rsidR="0053000C">
          <w:t>6</w:t>
        </w:r>
        <w:r w:rsidR="0053000C" w:rsidRPr="00E77497">
          <w:t xml:space="preserve"> </w:t>
        </w:r>
      </w:ins>
      <w:r w:rsidRPr="00E77497">
        <w:t xml:space="preserve">using </w:t>
      </w:r>
      <w:del w:id="7809" w:author="Rev 4 Allen Wirfs-Brock" w:date="2011-10-18T11:19:00Z">
        <w:r w:rsidRPr="00E77497" w:rsidDel="0047367C">
          <w:delText xml:space="preserve">a List containing the single String </w:delText>
        </w:r>
      </w:del>
      <w:ins w:id="7810" w:author="Rev 4 Allen Wirfs-Brock" w:date="2011-10-18T11:21:00Z">
        <w:r w:rsidR="0047367C" w:rsidRPr="00E77497">
          <w:rPr>
            <w:i/>
          </w:rPr>
          <w:t>parameters</w:t>
        </w:r>
        <w:r w:rsidR="0047367C" w:rsidRPr="00E77497">
          <w:t xml:space="preserve"> </w:t>
        </w:r>
      </w:ins>
      <w:del w:id="7811" w:author="Rev 4 Allen Wirfs-Brock" w:date="2011-10-18T11:21:00Z">
        <w:r w:rsidRPr="00E77497" w:rsidDel="0047367C">
          <w:rPr>
            <w:i/>
          </w:rPr>
          <w:delText xml:space="preserve">param </w:delText>
        </w:r>
      </w:del>
      <w:r w:rsidRPr="00E77497">
        <w:t xml:space="preserve">as </w:t>
      </w:r>
      <w:r w:rsidRPr="00E77497">
        <w:rPr>
          <w:i/>
        </w:rPr>
        <w:t>FormalParameterList</w:t>
      </w:r>
      <w:r w:rsidRPr="00E77497">
        <w:t xml:space="preserve">, </w:t>
      </w:r>
      <w:r w:rsidRPr="00E77497">
        <w:rPr>
          <w:i/>
        </w:rPr>
        <w:t>body</w:t>
      </w:r>
      <w:r w:rsidRPr="00E77497">
        <w:t xml:space="preserve"> for </w:t>
      </w:r>
      <w:r w:rsidRPr="00E77497">
        <w:rPr>
          <w:i/>
        </w:rPr>
        <w:t>FunctionBody</w:t>
      </w:r>
      <w:r w:rsidRPr="00E77497">
        <w:t xml:space="preserve">, </w:t>
      </w:r>
      <w:r w:rsidRPr="00E77497">
        <w:rPr>
          <w:i/>
        </w:rPr>
        <w:t>env</w:t>
      </w:r>
      <w:r w:rsidRPr="00E77497">
        <w:t xml:space="preserve"> as </w:t>
      </w:r>
      <w:r w:rsidRPr="00E77497">
        <w:rPr>
          <w:i/>
        </w:rPr>
        <w:t>Scope</w:t>
      </w:r>
      <w:r w:rsidRPr="00E77497">
        <w:t xml:space="preserve">, and </w:t>
      </w:r>
      <w:r w:rsidRPr="00E77497">
        <w:rPr>
          <w:b/>
        </w:rPr>
        <w:t>true</w:t>
      </w:r>
      <w:r w:rsidRPr="00E77497">
        <w:t xml:space="preserve"> for </w:t>
      </w:r>
      <w:r w:rsidRPr="00E77497">
        <w:rPr>
          <w:i/>
        </w:rPr>
        <w:t>Strict</w:t>
      </w:r>
      <w:r w:rsidRPr="00E77497">
        <w:t>.</w:t>
      </w:r>
    </w:p>
    <w:p w14:paraId="726B6B09" w14:textId="77777777" w:rsidR="004C02EF" w:rsidRPr="00E77497" w:rsidRDefault="004C02EF" w:rsidP="004C02EF">
      <w:r w:rsidRPr="00E77497">
        <w:t xml:space="preserve">The [[Get]] internal method of an arguments object for a non-strict mode function with formal parameters when called with a property name </w:t>
      </w:r>
      <w:r w:rsidRPr="00E77497">
        <w:rPr>
          <w:rFonts w:ascii="Times New Roman" w:hAnsi="Times New Roman"/>
          <w:i/>
        </w:rPr>
        <w:t>P</w:t>
      </w:r>
      <w:r w:rsidRPr="00E77497">
        <w:t xml:space="preserve"> performs the following steps:</w:t>
      </w:r>
    </w:p>
    <w:p w14:paraId="1DF62238" w14:textId="77777777" w:rsidR="004C02EF" w:rsidRPr="00E77497" w:rsidRDefault="004C02EF" w:rsidP="009A20C6">
      <w:pPr>
        <w:pStyle w:val="Alg4"/>
        <w:numPr>
          <w:ilvl w:val="0"/>
          <w:numId w:val="381"/>
        </w:numPr>
      </w:pPr>
      <w:r w:rsidRPr="00E77497">
        <w:t xml:space="preserve">Let </w:t>
      </w:r>
      <w:r w:rsidRPr="00E77497">
        <w:rPr>
          <w:i/>
        </w:rPr>
        <w:t>map</w:t>
      </w:r>
      <w:r w:rsidRPr="00E77497">
        <w:t xml:space="preserve"> be the value of the  [[ParameterMap]] internal property of the arguments object.</w:t>
      </w:r>
    </w:p>
    <w:p w14:paraId="068B9231" w14:textId="77777777" w:rsidR="004C02EF" w:rsidRPr="00E77497" w:rsidRDefault="004C02EF" w:rsidP="009A20C6">
      <w:pPr>
        <w:pStyle w:val="Alg4"/>
        <w:numPr>
          <w:ilvl w:val="0"/>
          <w:numId w:val="381"/>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14:paraId="33741F18" w14:textId="77777777" w:rsidR="004C02EF" w:rsidRPr="00E77497" w:rsidRDefault="004C02EF" w:rsidP="009A20C6">
      <w:pPr>
        <w:pStyle w:val="Alg4"/>
        <w:numPr>
          <w:ilvl w:val="0"/>
          <w:numId w:val="381"/>
        </w:numPr>
      </w:pPr>
      <w:r w:rsidRPr="00E77497">
        <w:t xml:space="preserve">If the value of </w:t>
      </w:r>
      <w:r w:rsidRPr="00E77497">
        <w:rPr>
          <w:i/>
        </w:rPr>
        <w:t>isMapped</w:t>
      </w:r>
      <w:r w:rsidRPr="00E77497">
        <w:t xml:space="preserve"> is </w:t>
      </w:r>
      <w:r w:rsidRPr="00E77497">
        <w:rPr>
          <w:b/>
        </w:rPr>
        <w:t>undefined</w:t>
      </w:r>
      <w:r w:rsidRPr="00E77497">
        <w:t>, then</w:t>
      </w:r>
    </w:p>
    <w:p w14:paraId="08D9A587" w14:textId="77777777" w:rsidR="004C02EF" w:rsidRPr="00E77497" w:rsidRDefault="004C02EF" w:rsidP="009A20C6">
      <w:pPr>
        <w:pStyle w:val="Alg4"/>
        <w:numPr>
          <w:ilvl w:val="1"/>
          <w:numId w:val="381"/>
        </w:numPr>
      </w:pPr>
      <w:r w:rsidRPr="00E77497">
        <w:t xml:space="preserve">Let </w:t>
      </w:r>
      <w:r w:rsidRPr="00E77497">
        <w:rPr>
          <w:i/>
        </w:rPr>
        <w:t>v</w:t>
      </w:r>
      <w:r w:rsidRPr="00E77497">
        <w:t xml:space="preserve"> be the result of calling the default [[Get]] internal method (8.12.3) on the arguments object  passing </w:t>
      </w:r>
      <w:r w:rsidRPr="00E77497">
        <w:rPr>
          <w:i/>
        </w:rPr>
        <w:t>P</w:t>
      </w:r>
      <w:r w:rsidRPr="00E77497">
        <w:t xml:space="preserve"> as the argument.</w:t>
      </w:r>
    </w:p>
    <w:p w14:paraId="20AFDC4D" w14:textId="77777777" w:rsidR="004C02EF" w:rsidRPr="00E77497" w:rsidRDefault="004C02EF" w:rsidP="009A20C6">
      <w:pPr>
        <w:pStyle w:val="Alg4"/>
        <w:numPr>
          <w:ilvl w:val="1"/>
          <w:numId w:val="381"/>
        </w:numPr>
      </w:pPr>
      <w:r w:rsidRPr="00E77497">
        <w:t xml:space="preserve"> If </w:t>
      </w:r>
      <w:r w:rsidRPr="00E77497">
        <w:rPr>
          <w:i/>
        </w:rPr>
        <w:t>P</w:t>
      </w:r>
      <w:r w:rsidRPr="00E77497">
        <w:t xml:space="preserve"> is </w:t>
      </w:r>
      <w:r w:rsidRPr="00E77497">
        <w:rPr>
          <w:rFonts w:ascii="Courier New" w:hAnsi="Courier New"/>
          <w:b/>
        </w:rPr>
        <w:t xml:space="preserve">"caller" </w:t>
      </w:r>
      <w:r w:rsidRPr="00E77497">
        <w:t xml:space="preserve">and </w:t>
      </w:r>
      <w:r w:rsidRPr="00E77497">
        <w:rPr>
          <w:i/>
        </w:rPr>
        <w:t>v</w:t>
      </w:r>
      <w:r w:rsidRPr="00E77497">
        <w:t xml:space="preserve"> is a strict mode Function object, throw a </w:t>
      </w:r>
      <w:r w:rsidRPr="00E77497">
        <w:rPr>
          <w:b/>
        </w:rPr>
        <w:t>TypeError</w:t>
      </w:r>
      <w:r w:rsidRPr="00E77497">
        <w:t xml:space="preserve"> exception.</w:t>
      </w:r>
    </w:p>
    <w:p w14:paraId="15A3288D" w14:textId="77777777" w:rsidR="004C02EF" w:rsidRPr="00E77497" w:rsidRDefault="004C02EF" w:rsidP="009A20C6">
      <w:pPr>
        <w:pStyle w:val="Alg4"/>
        <w:numPr>
          <w:ilvl w:val="1"/>
          <w:numId w:val="381"/>
        </w:numPr>
      </w:pPr>
      <w:r w:rsidRPr="00E77497">
        <w:t xml:space="preserve">Return </w:t>
      </w:r>
      <w:r w:rsidRPr="00E77497">
        <w:rPr>
          <w:i/>
        </w:rPr>
        <w:t>v</w:t>
      </w:r>
      <w:r w:rsidRPr="00E77497">
        <w:t>.</w:t>
      </w:r>
    </w:p>
    <w:p w14:paraId="2F577401" w14:textId="77777777" w:rsidR="004C02EF" w:rsidRPr="00E77497" w:rsidRDefault="004C02EF" w:rsidP="009A20C6">
      <w:pPr>
        <w:pStyle w:val="Alg4"/>
        <w:numPr>
          <w:ilvl w:val="0"/>
          <w:numId w:val="381"/>
        </w:numPr>
      </w:pPr>
      <w:r w:rsidRPr="00E77497">
        <w:t xml:space="preserve">Else, </w:t>
      </w:r>
      <w:r w:rsidRPr="00E77497">
        <w:rPr>
          <w:i/>
        </w:rPr>
        <w:t>map</w:t>
      </w:r>
      <w:r w:rsidRPr="00E77497">
        <w:t xml:space="preserve"> contains a formal parameter mapping for </w:t>
      </w:r>
      <w:r w:rsidRPr="00E77497">
        <w:rPr>
          <w:i/>
        </w:rPr>
        <w:t>P</w:t>
      </w:r>
      <w:r w:rsidRPr="00E77497">
        <w:t xml:space="preserve"> so, </w:t>
      </w:r>
    </w:p>
    <w:p w14:paraId="490A087B" w14:textId="77777777" w:rsidR="004C02EF" w:rsidRPr="00E77497" w:rsidRDefault="004C02EF" w:rsidP="009A20C6">
      <w:pPr>
        <w:pStyle w:val="Alg4"/>
        <w:numPr>
          <w:ilvl w:val="1"/>
          <w:numId w:val="381"/>
        </w:numPr>
        <w:spacing w:after="120"/>
      </w:pPr>
      <w:r w:rsidRPr="00E77497">
        <w:t xml:space="preserve">Return the result of calling the [[Get]] internal method of </w:t>
      </w:r>
      <w:r w:rsidRPr="00E77497">
        <w:rPr>
          <w:i/>
        </w:rPr>
        <w:t>map</w:t>
      </w:r>
      <w:r w:rsidRPr="00E77497">
        <w:t xml:space="preserve"> passing </w:t>
      </w:r>
      <w:r w:rsidRPr="00E77497">
        <w:rPr>
          <w:i/>
        </w:rPr>
        <w:t>P</w:t>
      </w:r>
      <w:r w:rsidRPr="00E77497">
        <w:t xml:space="preserve"> as the argument.</w:t>
      </w:r>
    </w:p>
    <w:p w14:paraId="20F4206A" w14:textId="77777777" w:rsidR="004C02EF" w:rsidRPr="00E77497" w:rsidRDefault="004C02EF" w:rsidP="004C02EF">
      <w:r w:rsidRPr="00E77497">
        <w:t xml:space="preserve">The [[GetOwnProperty]] internal method of an arguments object for a non-strict mode function with formal parameters when called with a property name </w:t>
      </w:r>
      <w:r w:rsidRPr="00E77497">
        <w:rPr>
          <w:rFonts w:ascii="Times New Roman" w:hAnsi="Times New Roman"/>
          <w:i/>
        </w:rPr>
        <w:t>P</w:t>
      </w:r>
      <w:r w:rsidRPr="00E77497">
        <w:t xml:space="preserve"> performs the following steps:</w:t>
      </w:r>
    </w:p>
    <w:p w14:paraId="508C5228" w14:textId="77777777" w:rsidR="004C02EF" w:rsidRPr="00E77497" w:rsidRDefault="004C02EF" w:rsidP="009A20C6">
      <w:pPr>
        <w:pStyle w:val="Alg4"/>
        <w:numPr>
          <w:ilvl w:val="0"/>
          <w:numId w:val="382"/>
        </w:numPr>
      </w:pPr>
      <w:r w:rsidRPr="00E77497">
        <w:t xml:space="preserve">Let </w:t>
      </w:r>
      <w:r w:rsidRPr="00E77497">
        <w:rPr>
          <w:i/>
        </w:rPr>
        <w:t>desc</w:t>
      </w:r>
      <w:r w:rsidRPr="00E77497">
        <w:t xml:space="preserve"> be the result of calling the default [[GetOwnProperty]] internal method (8.12.1) on the arguments object passing </w:t>
      </w:r>
      <w:r w:rsidRPr="00E77497">
        <w:rPr>
          <w:i/>
        </w:rPr>
        <w:t>P</w:t>
      </w:r>
      <w:r w:rsidRPr="00E77497">
        <w:t xml:space="preserve"> as the argument.</w:t>
      </w:r>
    </w:p>
    <w:p w14:paraId="3238A598" w14:textId="77777777" w:rsidR="004C02EF" w:rsidRPr="00E77497" w:rsidRDefault="004C02EF" w:rsidP="009A20C6">
      <w:pPr>
        <w:pStyle w:val="Alg4"/>
        <w:numPr>
          <w:ilvl w:val="0"/>
          <w:numId w:val="382"/>
        </w:numPr>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i/>
        </w:rPr>
        <w:t>desc</w:t>
      </w:r>
      <w:r w:rsidRPr="00E77497">
        <w:t>.</w:t>
      </w:r>
    </w:p>
    <w:p w14:paraId="4235829F" w14:textId="77777777" w:rsidR="004C02EF" w:rsidRPr="00E77497" w:rsidRDefault="004C02EF" w:rsidP="009A20C6">
      <w:pPr>
        <w:pStyle w:val="Alg4"/>
        <w:numPr>
          <w:ilvl w:val="0"/>
          <w:numId w:val="382"/>
        </w:numPr>
      </w:pPr>
      <w:r w:rsidRPr="00E77497">
        <w:t xml:space="preserve">Let </w:t>
      </w:r>
      <w:r w:rsidRPr="00E77497">
        <w:rPr>
          <w:i/>
        </w:rPr>
        <w:t>map</w:t>
      </w:r>
      <w:r w:rsidRPr="00E77497">
        <w:t xml:space="preserve"> be the value of the  [[ParameterMap]] internal property of the arguments object.</w:t>
      </w:r>
    </w:p>
    <w:p w14:paraId="19E0F5C4" w14:textId="77777777" w:rsidR="004C02EF" w:rsidRPr="00E77497" w:rsidRDefault="004C02EF" w:rsidP="009A20C6">
      <w:pPr>
        <w:pStyle w:val="Alg4"/>
        <w:numPr>
          <w:ilvl w:val="0"/>
          <w:numId w:val="382"/>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14:paraId="6641182C" w14:textId="77777777" w:rsidR="004C02EF" w:rsidRPr="00E77497" w:rsidRDefault="004C02EF" w:rsidP="009A20C6">
      <w:pPr>
        <w:pStyle w:val="Alg4"/>
        <w:numPr>
          <w:ilvl w:val="0"/>
          <w:numId w:val="382"/>
        </w:numPr>
      </w:pPr>
      <w:r w:rsidRPr="00E77497">
        <w:t xml:space="preserve">If the value of </w:t>
      </w:r>
      <w:r w:rsidRPr="00E77497">
        <w:rPr>
          <w:i/>
        </w:rPr>
        <w:t>isMapped</w:t>
      </w:r>
      <w:r w:rsidRPr="00E77497">
        <w:t xml:space="preserve"> is not </w:t>
      </w:r>
      <w:r w:rsidRPr="00E77497">
        <w:rPr>
          <w:b/>
        </w:rPr>
        <w:t>undefined</w:t>
      </w:r>
      <w:r w:rsidRPr="00E77497">
        <w:t>, then</w:t>
      </w:r>
    </w:p>
    <w:p w14:paraId="6A49441F" w14:textId="77777777" w:rsidR="004C02EF" w:rsidRPr="00E77497" w:rsidRDefault="004C02EF" w:rsidP="009A20C6">
      <w:pPr>
        <w:pStyle w:val="Alg4"/>
        <w:numPr>
          <w:ilvl w:val="1"/>
          <w:numId w:val="382"/>
        </w:numPr>
      </w:pPr>
      <w:r w:rsidRPr="00E77497">
        <w:t xml:space="preserve">Set </w:t>
      </w:r>
      <w:r w:rsidRPr="00E77497">
        <w:rPr>
          <w:i/>
        </w:rPr>
        <w:t>desc</w:t>
      </w:r>
      <w:r w:rsidRPr="00E77497">
        <w:t xml:space="preserve">.[[Value]] to the result of calling the [[Get]] internal method of </w:t>
      </w:r>
      <w:r w:rsidRPr="00E77497">
        <w:rPr>
          <w:i/>
        </w:rPr>
        <w:t>map</w:t>
      </w:r>
      <w:r w:rsidRPr="00E77497">
        <w:t xml:space="preserve"> passing </w:t>
      </w:r>
      <w:r w:rsidRPr="00E77497">
        <w:rPr>
          <w:i/>
        </w:rPr>
        <w:t>P</w:t>
      </w:r>
      <w:r w:rsidRPr="00E77497">
        <w:t xml:space="preserve"> as the argument.</w:t>
      </w:r>
    </w:p>
    <w:p w14:paraId="17C747EF" w14:textId="77777777" w:rsidR="004C02EF" w:rsidRPr="00E77497" w:rsidRDefault="004C02EF" w:rsidP="009A20C6">
      <w:pPr>
        <w:pStyle w:val="Alg4"/>
        <w:numPr>
          <w:ilvl w:val="0"/>
          <w:numId w:val="382"/>
        </w:numPr>
        <w:spacing w:after="120"/>
      </w:pPr>
      <w:r w:rsidRPr="00E77497">
        <w:t xml:space="preserve">Return </w:t>
      </w:r>
      <w:r w:rsidRPr="00E77497">
        <w:rPr>
          <w:i/>
        </w:rPr>
        <w:t>desc</w:t>
      </w:r>
      <w:r w:rsidRPr="00E77497">
        <w:t xml:space="preserve">. </w:t>
      </w:r>
    </w:p>
    <w:p w14:paraId="531F5A2A" w14:textId="77777777" w:rsidR="004C02EF" w:rsidRPr="00E77497" w:rsidRDefault="004C02EF" w:rsidP="004C02EF">
      <w:r w:rsidRPr="00E77497">
        <w:t xml:space="preserve">The [[DefineOwnProperty]] internal method of an arguments object  for a non-strict mode function with formal parameters when called with a property name </w:t>
      </w:r>
      <w:r w:rsidRPr="00E77497">
        <w:rPr>
          <w:rFonts w:ascii="Times New Roman" w:hAnsi="Times New Roman"/>
          <w:i/>
        </w:rPr>
        <w:t>P</w:t>
      </w:r>
      <w:r w:rsidRPr="00E77497">
        <w:t xml:space="preserve">, Property Descriptor </w:t>
      </w:r>
      <w:r w:rsidRPr="00E77497">
        <w:rPr>
          <w:rFonts w:ascii="Times New Roman" w:hAnsi="Times New Roman"/>
          <w:i/>
        </w:rPr>
        <w:t>Desc</w:t>
      </w:r>
      <w:r w:rsidRPr="00E77497">
        <w:t xml:space="preserve">, and Boolean flag </w:t>
      </w:r>
      <w:r w:rsidRPr="00E77497">
        <w:rPr>
          <w:rFonts w:ascii="Times New Roman" w:hAnsi="Times New Roman"/>
          <w:i/>
        </w:rPr>
        <w:t>Throw</w:t>
      </w:r>
      <w:r w:rsidRPr="00E77497">
        <w:t xml:space="preserve"> performs the following steps:</w:t>
      </w:r>
    </w:p>
    <w:p w14:paraId="74D2DBE4" w14:textId="77777777" w:rsidR="004C02EF" w:rsidRPr="00E77497" w:rsidRDefault="004C02EF" w:rsidP="009A20C6">
      <w:pPr>
        <w:pStyle w:val="Alg4"/>
        <w:numPr>
          <w:ilvl w:val="0"/>
          <w:numId w:val="383"/>
        </w:numPr>
      </w:pPr>
      <w:r w:rsidRPr="00E77497">
        <w:t xml:space="preserve">Let </w:t>
      </w:r>
      <w:r w:rsidRPr="00E77497">
        <w:rPr>
          <w:i/>
        </w:rPr>
        <w:t xml:space="preserve">map </w:t>
      </w:r>
      <w:r w:rsidRPr="00E77497">
        <w:t>be the value of the  [[ParameterMap]] internal property of the arguments object.</w:t>
      </w:r>
    </w:p>
    <w:p w14:paraId="584AA37A" w14:textId="77777777" w:rsidR="004C02EF" w:rsidRPr="00E77497" w:rsidRDefault="004C02EF" w:rsidP="009A20C6">
      <w:pPr>
        <w:pStyle w:val="Alg4"/>
        <w:numPr>
          <w:ilvl w:val="0"/>
          <w:numId w:val="383"/>
        </w:numPr>
      </w:pPr>
      <w:r w:rsidRPr="00E77497">
        <w:t xml:space="preserve">Let </w:t>
      </w:r>
      <w:r w:rsidRPr="00E77497">
        <w:rPr>
          <w:i/>
        </w:rPr>
        <w:t xml:space="preserve">isMapped </w:t>
      </w:r>
      <w:r w:rsidRPr="00E77497">
        <w:t xml:space="preserve">be the result of calling the [[GetOwnProperty]] internal method of </w:t>
      </w:r>
      <w:r w:rsidRPr="00E77497">
        <w:rPr>
          <w:i/>
        </w:rPr>
        <w:t>map</w:t>
      </w:r>
      <w:r w:rsidRPr="00E77497">
        <w:t xml:space="preserve"> passing </w:t>
      </w:r>
      <w:r w:rsidRPr="00E77497">
        <w:rPr>
          <w:i/>
        </w:rPr>
        <w:t xml:space="preserve">P </w:t>
      </w:r>
      <w:r w:rsidRPr="00E77497">
        <w:t>as the argument.</w:t>
      </w:r>
    </w:p>
    <w:p w14:paraId="426E5DA8" w14:textId="77777777" w:rsidR="004C02EF" w:rsidRPr="00E77497" w:rsidRDefault="004C02EF" w:rsidP="009A20C6">
      <w:pPr>
        <w:pStyle w:val="Alg4"/>
        <w:numPr>
          <w:ilvl w:val="0"/>
          <w:numId w:val="383"/>
        </w:numPr>
      </w:pPr>
      <w:r w:rsidRPr="00E77497">
        <w:t xml:space="preserve">Let </w:t>
      </w:r>
      <w:r w:rsidRPr="00E77497">
        <w:rPr>
          <w:i/>
        </w:rPr>
        <w:t xml:space="preserve">allowed </w:t>
      </w:r>
      <w:r w:rsidRPr="00E77497">
        <w:t xml:space="preserve">be the result of calling the default [[DefineOwnProperty]] internal method (8.12.9) on the arguments object passing </w:t>
      </w:r>
      <w:r w:rsidRPr="00E77497">
        <w:rPr>
          <w:i/>
        </w:rPr>
        <w:t>P</w:t>
      </w:r>
      <w:r w:rsidRPr="00E77497">
        <w:t xml:space="preserve">, </w:t>
      </w:r>
      <w:r w:rsidRPr="00E77497">
        <w:rPr>
          <w:i/>
        </w:rPr>
        <w:t>Desc</w:t>
      </w:r>
      <w:r w:rsidRPr="00E77497">
        <w:t xml:space="preserve">, and </w:t>
      </w:r>
      <w:r w:rsidRPr="00E77497">
        <w:rPr>
          <w:b/>
        </w:rPr>
        <w:t xml:space="preserve">false </w:t>
      </w:r>
      <w:r w:rsidRPr="00E77497">
        <w:t>as the arguments.</w:t>
      </w:r>
    </w:p>
    <w:p w14:paraId="1F0BC3CF" w14:textId="77777777" w:rsidR="004C02EF" w:rsidRPr="00E77497" w:rsidRDefault="004C02EF" w:rsidP="009A20C6">
      <w:pPr>
        <w:pStyle w:val="Alg4"/>
        <w:numPr>
          <w:ilvl w:val="0"/>
          <w:numId w:val="383"/>
        </w:numPr>
      </w:pPr>
      <w:r w:rsidRPr="00E77497">
        <w:t xml:space="preserve">If </w:t>
      </w:r>
      <w:r w:rsidRPr="00E77497">
        <w:rPr>
          <w:i/>
        </w:rPr>
        <w:t>allowed</w:t>
      </w:r>
      <w:r w:rsidRPr="00E77497">
        <w:t xml:space="preserve"> is </w:t>
      </w:r>
      <w:r w:rsidRPr="00E77497">
        <w:rPr>
          <w:b/>
        </w:rPr>
        <w:t>false</w:t>
      </w:r>
      <w:r w:rsidRPr="00E77497">
        <w:t>, then</w:t>
      </w:r>
    </w:p>
    <w:p w14:paraId="2163A482" w14:textId="77777777" w:rsidR="004C02EF" w:rsidRPr="00E77497" w:rsidRDefault="004C02EF" w:rsidP="009A20C6">
      <w:pPr>
        <w:pStyle w:val="Alg4"/>
        <w:numPr>
          <w:ilvl w:val="1"/>
          <w:numId w:val="383"/>
        </w:numPr>
      </w:pPr>
      <w:r w:rsidRPr="00E77497">
        <w:t xml:space="preserve">If </w:t>
      </w:r>
      <w:r w:rsidRPr="00E77497">
        <w:rPr>
          <w:i/>
        </w:rPr>
        <w:t xml:space="preserve">Throw </w:t>
      </w:r>
      <w:r w:rsidRPr="00E77497">
        <w:t xml:space="preserve">is </w:t>
      </w:r>
      <w:r w:rsidRPr="00E77497">
        <w:rPr>
          <w:b/>
        </w:rPr>
        <w:t xml:space="preserve">true </w:t>
      </w:r>
      <w:r w:rsidRPr="00E77497">
        <w:t xml:space="preserve">then throw a </w:t>
      </w:r>
      <w:r w:rsidRPr="00E77497">
        <w:rPr>
          <w:b/>
        </w:rPr>
        <w:t xml:space="preserve">TypeError </w:t>
      </w:r>
      <w:r w:rsidRPr="00E77497">
        <w:t xml:space="preserve">exception, otherwise return </w:t>
      </w:r>
      <w:r w:rsidRPr="00E77497">
        <w:rPr>
          <w:b/>
        </w:rPr>
        <w:t>false</w:t>
      </w:r>
      <w:r w:rsidRPr="00E77497">
        <w:t>.</w:t>
      </w:r>
    </w:p>
    <w:p w14:paraId="06AACD92" w14:textId="77777777" w:rsidR="004C02EF" w:rsidRPr="00E77497" w:rsidRDefault="004C02EF" w:rsidP="009A20C6">
      <w:pPr>
        <w:pStyle w:val="Alg4"/>
        <w:numPr>
          <w:ilvl w:val="0"/>
          <w:numId w:val="383"/>
        </w:numPr>
      </w:pPr>
      <w:r w:rsidRPr="00E77497">
        <w:t xml:space="preserve">If the value of </w:t>
      </w:r>
      <w:r w:rsidRPr="00E77497">
        <w:rPr>
          <w:i/>
        </w:rPr>
        <w:t xml:space="preserve">isMapped </w:t>
      </w:r>
      <w:r w:rsidRPr="00E77497">
        <w:t xml:space="preserve">is not </w:t>
      </w:r>
      <w:r w:rsidRPr="00E77497">
        <w:rPr>
          <w:b/>
        </w:rPr>
        <w:t>undefined</w:t>
      </w:r>
      <w:r w:rsidRPr="00E77497">
        <w:t>, then</w:t>
      </w:r>
    </w:p>
    <w:p w14:paraId="619D124F" w14:textId="77777777" w:rsidR="004C02EF" w:rsidRPr="00E77497" w:rsidRDefault="004C02EF" w:rsidP="009A20C6">
      <w:pPr>
        <w:pStyle w:val="Alg4"/>
        <w:numPr>
          <w:ilvl w:val="1"/>
          <w:numId w:val="383"/>
        </w:numPr>
      </w:pPr>
      <w:r w:rsidRPr="00E77497">
        <w:t>If IsAccessorDescriptor(</w:t>
      </w:r>
      <w:r w:rsidRPr="00E77497">
        <w:rPr>
          <w:i/>
        </w:rPr>
        <w:t>Desc</w:t>
      </w:r>
      <w:r w:rsidRPr="00E77497">
        <w:t xml:space="preserve">) is </w:t>
      </w:r>
      <w:r w:rsidRPr="00E77497">
        <w:rPr>
          <w:b/>
        </w:rPr>
        <w:t>true</w:t>
      </w:r>
      <w:r w:rsidRPr="00E77497">
        <w:t>, then</w:t>
      </w:r>
    </w:p>
    <w:p w14:paraId="61D44A59" w14:textId="77777777" w:rsidR="004C02EF" w:rsidRPr="00E77497" w:rsidRDefault="004C02EF" w:rsidP="009A20C6">
      <w:pPr>
        <w:pStyle w:val="Alg4"/>
        <w:numPr>
          <w:ilvl w:val="2"/>
          <w:numId w:val="383"/>
        </w:numPr>
      </w:pPr>
      <w:r w:rsidRPr="00E77497">
        <w:t xml:space="preserve">Call the [[Delete]] internal method of </w:t>
      </w:r>
      <w:r w:rsidRPr="00E77497">
        <w:rPr>
          <w:i/>
        </w:rPr>
        <w:t xml:space="preserve">map </w:t>
      </w:r>
      <w:r w:rsidRPr="00E77497">
        <w:t xml:space="preserve">passing </w:t>
      </w:r>
      <w:r w:rsidRPr="00E77497">
        <w:rPr>
          <w:i/>
        </w:rPr>
        <w:t>P</w:t>
      </w:r>
      <w:r w:rsidRPr="00E77497">
        <w:t xml:space="preserve">, and </w:t>
      </w:r>
      <w:r w:rsidRPr="00E77497">
        <w:rPr>
          <w:b/>
        </w:rPr>
        <w:t xml:space="preserve">false </w:t>
      </w:r>
      <w:r w:rsidRPr="00E77497">
        <w:t>as the arguments.</w:t>
      </w:r>
    </w:p>
    <w:p w14:paraId="28351685" w14:textId="77777777" w:rsidR="004C02EF" w:rsidRPr="00E77497" w:rsidRDefault="004C02EF" w:rsidP="009A20C6">
      <w:pPr>
        <w:pStyle w:val="Alg4"/>
        <w:numPr>
          <w:ilvl w:val="1"/>
          <w:numId w:val="383"/>
        </w:numPr>
      </w:pPr>
      <w:r w:rsidRPr="00E77497">
        <w:t>Else</w:t>
      </w:r>
    </w:p>
    <w:p w14:paraId="17ADAC28" w14:textId="77777777" w:rsidR="004C02EF" w:rsidRPr="00E77497" w:rsidRDefault="004C02EF" w:rsidP="009A20C6">
      <w:pPr>
        <w:pStyle w:val="Alg4"/>
        <w:numPr>
          <w:ilvl w:val="2"/>
          <w:numId w:val="383"/>
        </w:numPr>
      </w:pPr>
      <w:r w:rsidRPr="00E77497">
        <w:t xml:space="preserve">If </w:t>
      </w:r>
      <w:r w:rsidRPr="00E77497">
        <w:rPr>
          <w:i/>
        </w:rPr>
        <w:t>Desc</w:t>
      </w:r>
      <w:r w:rsidRPr="00E77497">
        <w:t>.[[Value]] is present, then</w:t>
      </w:r>
    </w:p>
    <w:p w14:paraId="7CB24B13" w14:textId="77777777" w:rsidR="004C02EF" w:rsidRPr="00E77497" w:rsidRDefault="004C02EF" w:rsidP="009A20C6">
      <w:pPr>
        <w:pStyle w:val="Alg4"/>
        <w:numPr>
          <w:ilvl w:val="3"/>
          <w:numId w:val="383"/>
        </w:numPr>
      </w:pPr>
      <w:r w:rsidRPr="00E77497">
        <w:t xml:space="preserve">Call the [[Put]] internal method of </w:t>
      </w:r>
      <w:r w:rsidRPr="00E77497">
        <w:rPr>
          <w:i/>
        </w:rPr>
        <w:t xml:space="preserve">map </w:t>
      </w:r>
      <w:r w:rsidRPr="00E77497">
        <w:t xml:space="preserve">passing </w:t>
      </w:r>
      <w:r w:rsidRPr="00E77497">
        <w:rPr>
          <w:i/>
        </w:rPr>
        <w:t>P</w:t>
      </w:r>
      <w:r w:rsidRPr="00E77497">
        <w:t xml:space="preserve">, </w:t>
      </w:r>
      <w:r w:rsidRPr="00E77497">
        <w:rPr>
          <w:i/>
        </w:rPr>
        <w:t>Desc</w:t>
      </w:r>
      <w:r w:rsidRPr="00E77497">
        <w:t xml:space="preserve">.[[Value]], and </w:t>
      </w:r>
      <w:r w:rsidRPr="00E77497">
        <w:rPr>
          <w:i/>
        </w:rPr>
        <w:t xml:space="preserve">Throw </w:t>
      </w:r>
      <w:r w:rsidRPr="00E77497">
        <w:t>as the arguments.</w:t>
      </w:r>
    </w:p>
    <w:p w14:paraId="5EF72238" w14:textId="77777777" w:rsidR="004C02EF" w:rsidRPr="00E77497" w:rsidRDefault="004C02EF" w:rsidP="009A20C6">
      <w:pPr>
        <w:pStyle w:val="Alg4"/>
        <w:numPr>
          <w:ilvl w:val="2"/>
          <w:numId w:val="383"/>
        </w:numPr>
      </w:pPr>
      <w:r w:rsidRPr="00E77497">
        <w:t xml:space="preserve">If </w:t>
      </w:r>
      <w:r w:rsidRPr="00E77497">
        <w:rPr>
          <w:i/>
        </w:rPr>
        <w:t>Desc</w:t>
      </w:r>
      <w:r w:rsidRPr="00E77497">
        <w:t xml:space="preserve">.[[Writable]] is present and its value is </w:t>
      </w:r>
      <w:r w:rsidRPr="00E77497">
        <w:rPr>
          <w:b/>
        </w:rPr>
        <w:t>false</w:t>
      </w:r>
      <w:r w:rsidRPr="00E77497">
        <w:t>, then</w:t>
      </w:r>
    </w:p>
    <w:p w14:paraId="49E8A42C" w14:textId="77777777" w:rsidR="004C02EF" w:rsidRPr="00E77497" w:rsidRDefault="004C02EF" w:rsidP="009A20C6">
      <w:pPr>
        <w:pStyle w:val="Alg4"/>
        <w:numPr>
          <w:ilvl w:val="3"/>
          <w:numId w:val="383"/>
        </w:numPr>
      </w:pPr>
      <w:r w:rsidRPr="00E77497">
        <w:t xml:space="preserve">Call the [[Delete]] internal method of </w:t>
      </w:r>
      <w:r w:rsidRPr="00E77497">
        <w:rPr>
          <w:i/>
        </w:rPr>
        <w:t xml:space="preserve">map </w:t>
      </w:r>
      <w:r w:rsidRPr="00E77497">
        <w:t xml:space="preserve">passing </w:t>
      </w:r>
      <w:r w:rsidRPr="00E77497">
        <w:rPr>
          <w:i/>
        </w:rPr>
        <w:t xml:space="preserve">P </w:t>
      </w:r>
      <w:r w:rsidRPr="00E77497">
        <w:t xml:space="preserve">and </w:t>
      </w:r>
      <w:r w:rsidRPr="00E77497">
        <w:rPr>
          <w:b/>
        </w:rPr>
        <w:t xml:space="preserve">false </w:t>
      </w:r>
      <w:r w:rsidRPr="00E77497">
        <w:t>as arguments.</w:t>
      </w:r>
    </w:p>
    <w:p w14:paraId="7CEF000D" w14:textId="77777777" w:rsidR="004C02EF" w:rsidRPr="00E77497" w:rsidRDefault="004C02EF" w:rsidP="009E3FF6">
      <w:pPr>
        <w:pStyle w:val="Alg4"/>
        <w:numPr>
          <w:ilvl w:val="0"/>
          <w:numId w:val="383"/>
        </w:numPr>
        <w:spacing w:after="120"/>
      </w:pPr>
      <w:r w:rsidRPr="00E77497">
        <w:t xml:space="preserve">Return </w:t>
      </w:r>
      <w:r w:rsidRPr="00E77497">
        <w:rPr>
          <w:b/>
        </w:rPr>
        <w:t>true</w:t>
      </w:r>
      <w:r w:rsidRPr="00E77497">
        <w:t>.</w:t>
      </w:r>
    </w:p>
    <w:p w14:paraId="77E1EB47" w14:textId="77777777" w:rsidR="004C02EF" w:rsidRPr="00E77497" w:rsidRDefault="004C02EF" w:rsidP="004C02EF">
      <w:r w:rsidRPr="00E77497">
        <w:t xml:space="preserve">The [[Delete]] internal method of an arguments object for a non-strict mode function with formal parameters when called with a property name </w:t>
      </w:r>
      <w:r w:rsidRPr="00E77497">
        <w:rPr>
          <w:rFonts w:ascii="Times New Roman" w:hAnsi="Times New Roman"/>
          <w:i/>
        </w:rPr>
        <w:t>P</w:t>
      </w:r>
      <w:r w:rsidRPr="00E77497">
        <w:t xml:space="preserve"> and Boolean flag </w:t>
      </w:r>
      <w:r w:rsidRPr="00E77497">
        <w:rPr>
          <w:rFonts w:ascii="Times New Roman" w:hAnsi="Times New Roman"/>
          <w:i/>
        </w:rPr>
        <w:t>Throw</w:t>
      </w:r>
      <w:r w:rsidRPr="00E77497">
        <w:t xml:space="preserve"> performs the following steps:</w:t>
      </w:r>
    </w:p>
    <w:p w14:paraId="310C0D09" w14:textId="77777777" w:rsidR="004C02EF" w:rsidRPr="00E77497" w:rsidRDefault="004C02EF" w:rsidP="009E3FF6">
      <w:pPr>
        <w:pStyle w:val="Alg4"/>
        <w:numPr>
          <w:ilvl w:val="0"/>
          <w:numId w:val="384"/>
        </w:numPr>
      </w:pPr>
      <w:r w:rsidRPr="00E77497">
        <w:t xml:space="preserve">Let </w:t>
      </w:r>
      <w:r w:rsidRPr="00E77497">
        <w:rPr>
          <w:i/>
        </w:rPr>
        <w:t>map</w:t>
      </w:r>
      <w:r w:rsidRPr="00E77497">
        <w:t xml:space="preserve"> be the value of the  [[ParameterMap]] internal property of the arguments object.</w:t>
      </w:r>
    </w:p>
    <w:p w14:paraId="365CF10E" w14:textId="77777777" w:rsidR="004C02EF" w:rsidRPr="00E77497" w:rsidRDefault="004C02EF" w:rsidP="009E3FF6">
      <w:pPr>
        <w:pStyle w:val="Alg4"/>
        <w:numPr>
          <w:ilvl w:val="0"/>
          <w:numId w:val="384"/>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14:paraId="2698774F" w14:textId="77777777" w:rsidR="004C02EF" w:rsidRPr="00E77497" w:rsidRDefault="004C02EF" w:rsidP="009E3FF6">
      <w:pPr>
        <w:pStyle w:val="Alg4"/>
        <w:numPr>
          <w:ilvl w:val="0"/>
          <w:numId w:val="384"/>
        </w:numPr>
      </w:pPr>
      <w:r w:rsidRPr="00E77497">
        <w:t xml:space="preserve">Let </w:t>
      </w:r>
      <w:r w:rsidRPr="00E77497">
        <w:rPr>
          <w:i/>
        </w:rPr>
        <w:t>result</w:t>
      </w:r>
      <w:r w:rsidRPr="00E77497">
        <w:t xml:space="preserve"> be the result of calling the default [[Delete]] internal method (8.12.7) on the arguments object passing </w:t>
      </w:r>
      <w:r w:rsidRPr="00E77497">
        <w:rPr>
          <w:i/>
        </w:rPr>
        <w:t xml:space="preserve">P </w:t>
      </w:r>
      <w:r w:rsidRPr="00E77497">
        <w:t xml:space="preserve">and </w:t>
      </w:r>
      <w:r w:rsidRPr="00E77497">
        <w:rPr>
          <w:i/>
        </w:rPr>
        <w:t>Throw</w:t>
      </w:r>
      <w:r w:rsidRPr="00E77497">
        <w:t xml:space="preserve"> as the arguments.</w:t>
      </w:r>
    </w:p>
    <w:p w14:paraId="4225E7A4" w14:textId="77777777" w:rsidR="004C02EF" w:rsidRPr="00E77497" w:rsidRDefault="004C02EF" w:rsidP="009E3FF6">
      <w:pPr>
        <w:pStyle w:val="Alg4"/>
        <w:numPr>
          <w:ilvl w:val="0"/>
          <w:numId w:val="384"/>
        </w:numPr>
      </w:pPr>
      <w:r w:rsidRPr="00E77497">
        <w:t xml:space="preserve">If </w:t>
      </w:r>
      <w:r w:rsidRPr="00E77497">
        <w:rPr>
          <w:i/>
        </w:rPr>
        <w:t>result</w:t>
      </w:r>
      <w:r w:rsidRPr="00E77497">
        <w:t xml:space="preserve"> is  </w:t>
      </w:r>
      <w:r w:rsidRPr="00E77497">
        <w:rPr>
          <w:b/>
        </w:rPr>
        <w:t>true</w:t>
      </w:r>
      <w:r w:rsidRPr="00E77497">
        <w:t xml:space="preserve"> and the value of </w:t>
      </w:r>
      <w:r w:rsidRPr="00E77497">
        <w:rPr>
          <w:i/>
        </w:rPr>
        <w:t>isMapped</w:t>
      </w:r>
      <w:r w:rsidRPr="00E77497">
        <w:t xml:space="preserve"> is not </w:t>
      </w:r>
      <w:r w:rsidRPr="00E77497">
        <w:rPr>
          <w:b/>
        </w:rPr>
        <w:t>undefined</w:t>
      </w:r>
      <w:r w:rsidRPr="00E77497">
        <w:t>, then</w:t>
      </w:r>
    </w:p>
    <w:p w14:paraId="43346588" w14:textId="77777777" w:rsidR="004C02EF" w:rsidRPr="00E77497" w:rsidRDefault="004C02EF" w:rsidP="009E3FF6">
      <w:pPr>
        <w:pStyle w:val="Alg4"/>
        <w:numPr>
          <w:ilvl w:val="1"/>
          <w:numId w:val="384"/>
        </w:numPr>
      </w:pPr>
      <w:r w:rsidRPr="00E77497">
        <w:t xml:space="preserve">Call the [[Delete]] internal method of </w:t>
      </w:r>
      <w:r w:rsidRPr="00E77497">
        <w:rPr>
          <w:i/>
        </w:rPr>
        <w:t>map</w:t>
      </w:r>
      <w:r w:rsidRPr="00E77497">
        <w:t xml:space="preserve"> passing </w:t>
      </w:r>
      <w:r w:rsidRPr="00E77497">
        <w:rPr>
          <w:i/>
        </w:rPr>
        <w:t>P</w:t>
      </w:r>
      <w:r w:rsidRPr="00E77497">
        <w:t xml:space="preserve">, and </w:t>
      </w:r>
      <w:r w:rsidRPr="00E77497">
        <w:rPr>
          <w:b/>
        </w:rPr>
        <w:t>false</w:t>
      </w:r>
      <w:r w:rsidRPr="00E77497">
        <w:t xml:space="preserve"> as the arguments.</w:t>
      </w:r>
    </w:p>
    <w:p w14:paraId="4C27DBE9" w14:textId="77777777" w:rsidR="004C02EF" w:rsidRPr="00E77497" w:rsidRDefault="004C02EF" w:rsidP="009E3FF6">
      <w:pPr>
        <w:pStyle w:val="Alg4"/>
        <w:numPr>
          <w:ilvl w:val="0"/>
          <w:numId w:val="384"/>
        </w:numPr>
        <w:spacing w:after="120"/>
      </w:pPr>
      <w:r w:rsidRPr="00E77497">
        <w:t xml:space="preserve">Return </w:t>
      </w:r>
      <w:r w:rsidRPr="00E77497">
        <w:rPr>
          <w:i/>
        </w:rPr>
        <w:t>result</w:t>
      </w:r>
      <w:r w:rsidRPr="00E77497">
        <w:t>.</w:t>
      </w:r>
    </w:p>
    <w:p w14:paraId="302C5AC1" w14:textId="77777777" w:rsidR="004C02EF" w:rsidRPr="00E77497" w:rsidRDefault="004C02EF" w:rsidP="004C02EF">
      <w:pPr>
        <w:pStyle w:val="Note"/>
      </w:pPr>
      <w:r w:rsidRPr="00E77497">
        <w:t>NOTE 1</w:t>
      </w:r>
      <w:r w:rsidRPr="00E77497">
        <w:tab/>
        <w:t>For non-strict mode functions the array index (defined in 15.4) named data properties of an arguments object whose numeric name values are less than the number of formal parameters of the corresponding function object initially share their values with the corresponding argument bindings in the function’s execution context. This means that changing the property changes the corresponding value of the argument binding and vice-versa. This correspondence is broken if such a property is deleted and then redefined or if the property is changed into an accessor property. For strict mode functions, the values of the arguments object’s properties are simply a copy of the arguments passed to the function and there is no dynamic linkage between the property values and the formal parameter values.</w:t>
      </w:r>
    </w:p>
    <w:p w14:paraId="30A2612D" w14:textId="77777777" w:rsidR="004C02EF" w:rsidRPr="00E77497" w:rsidRDefault="004C02EF" w:rsidP="004C02EF">
      <w:pPr>
        <w:pStyle w:val="Note"/>
      </w:pPr>
      <w:r w:rsidRPr="00E77497">
        <w:t>NOTE 2</w:t>
      </w:r>
      <w:r w:rsidRPr="00E77497">
        <w:tab/>
        <w:t>The ParameterMap object and its property values are used as a device for specifying the arguments object correspondence to argument bindings. The ParameterMap object and the objects that are the values of its properties are not directly accessible from ECMAScript code. An ECMAScript implementation does not need to actually create or use such objects to implement the specified semantics.</w:t>
      </w:r>
    </w:p>
    <w:p w14:paraId="6076C4A0" w14:textId="77777777" w:rsidR="004C02EF" w:rsidRPr="00E77497" w:rsidRDefault="004C02EF" w:rsidP="004C02EF">
      <w:pPr>
        <w:pStyle w:val="Note"/>
      </w:pPr>
      <w:r w:rsidRPr="00E77497">
        <w:t>NOTE 3</w:t>
      </w:r>
      <w:r w:rsidRPr="00E77497">
        <w:tab/>
        <w:t>Arguments objects for strict mode functions define non-configurable accessor properties named "</w:t>
      </w:r>
      <w:r w:rsidRPr="00E77497">
        <w:rPr>
          <w:rFonts w:ascii="Courier New" w:hAnsi="Courier New" w:cs="Courier New"/>
          <w:b/>
        </w:rPr>
        <w:t>caller</w:t>
      </w:r>
      <w:r w:rsidRPr="00E77497">
        <w:t>" and "</w:t>
      </w:r>
      <w:r w:rsidRPr="00E77497">
        <w:rPr>
          <w:rFonts w:ascii="Courier New" w:hAnsi="Courier New" w:cs="Courier New"/>
          <w:b/>
        </w:rPr>
        <w:t>callee</w:t>
      </w:r>
      <w:r w:rsidRPr="00E77497">
        <w:t xml:space="preserve">" which throw a </w:t>
      </w:r>
      <w:r w:rsidRPr="00E77497">
        <w:rPr>
          <w:b/>
        </w:rPr>
        <w:t>TypeError</w:t>
      </w:r>
      <w:r w:rsidRPr="00E77497">
        <w:t xml:space="preserve"> exception on access. The "</w:t>
      </w:r>
      <w:r w:rsidRPr="00E77497">
        <w:rPr>
          <w:rFonts w:ascii="Courier New" w:hAnsi="Courier New" w:cs="Courier New"/>
          <w:b/>
        </w:rPr>
        <w:t>callee</w:t>
      </w:r>
      <w:r w:rsidRPr="00E77497">
        <w:t>" property has a more specific meaning for non-strict mode functions and a "</w:t>
      </w:r>
      <w:r w:rsidRPr="00E77497">
        <w:rPr>
          <w:rFonts w:ascii="Courier New" w:hAnsi="Courier New" w:cs="Courier New"/>
          <w:b/>
        </w:rPr>
        <w:t>caller</w:t>
      </w:r>
      <w:r w:rsidRPr="00E77497">
        <w:t>" property has historically been provided as an implementation-defined extension by some ECMAScript implementations. The strict mode definition of these properties exists to ensure that neither of them is defined in any other manner by conforming ECMAScript implementations.</w:t>
      </w:r>
    </w:p>
    <w:p w14:paraId="476220B1" w14:textId="77777777" w:rsidR="004C02EF" w:rsidRPr="00E77497" w:rsidRDefault="004C02EF" w:rsidP="004C02EF">
      <w:pPr>
        <w:pStyle w:val="1"/>
        <w:numPr>
          <w:ilvl w:val="0"/>
          <w:numId w:val="0"/>
        </w:numPr>
      </w:pPr>
      <w:bookmarkStart w:id="7812" w:name="_Toc381513675"/>
      <w:bookmarkStart w:id="7813" w:name="_Toc382202818"/>
      <w:bookmarkStart w:id="7814" w:name="_Toc382203038"/>
      <w:bookmarkStart w:id="7815" w:name="_Toc382212197"/>
      <w:bookmarkStart w:id="7816" w:name="_Toc382212436"/>
      <w:bookmarkStart w:id="7817" w:name="_Toc382291542"/>
      <w:bookmarkStart w:id="7818" w:name="_Toc385672181"/>
      <w:bookmarkStart w:id="7819" w:name="_Ref386878637"/>
      <w:bookmarkStart w:id="7820" w:name="_Toc393690276"/>
      <w:bookmarkStart w:id="7821" w:name="_Ref424532486"/>
      <w:bookmarkStart w:id="7822" w:name="_Ref457744587"/>
      <w:bookmarkStart w:id="7823" w:name="_Toc472818813"/>
      <w:bookmarkStart w:id="7824" w:name="_Toc235503387"/>
      <w:bookmarkStart w:id="7825" w:name="_Toc241509162"/>
      <w:bookmarkStart w:id="7826" w:name="_Toc244416649"/>
      <w:bookmarkStart w:id="7827" w:name="_Toc276631013"/>
      <w:bookmarkStart w:id="7828" w:name="_Toc375031161"/>
      <w:bookmarkStart w:id="7829" w:name="_Toc336509497"/>
      <w:bookmarkEnd w:id="6300"/>
      <w:bookmarkEnd w:id="6301"/>
      <w:bookmarkEnd w:id="6302"/>
      <w:bookmarkEnd w:id="6303"/>
      <w:bookmarkEnd w:id="6304"/>
      <w:bookmarkEnd w:id="6305"/>
      <w:bookmarkEnd w:id="6306"/>
      <w:bookmarkEnd w:id="6307"/>
      <w:r w:rsidRPr="00E77497">
        <w:t>11</w:t>
      </w:r>
      <w:r w:rsidRPr="00E77497">
        <w:tab/>
        <w:t>Expression</w:t>
      </w:r>
      <w:bookmarkEnd w:id="7812"/>
      <w:bookmarkEnd w:id="7813"/>
      <w:bookmarkEnd w:id="7814"/>
      <w:bookmarkEnd w:id="7815"/>
      <w:bookmarkEnd w:id="7816"/>
      <w:bookmarkEnd w:id="7817"/>
      <w:bookmarkEnd w:id="7818"/>
      <w:bookmarkEnd w:id="7819"/>
      <w:bookmarkEnd w:id="7820"/>
      <w:r w:rsidRPr="00E77497">
        <w:t>s</w:t>
      </w:r>
      <w:bookmarkStart w:id="7830" w:name="_Toc381513676"/>
      <w:bookmarkStart w:id="7831" w:name="_Toc382202819"/>
      <w:bookmarkStart w:id="7832" w:name="_Toc382203039"/>
      <w:bookmarkStart w:id="7833" w:name="_Toc382212198"/>
      <w:bookmarkStart w:id="7834" w:name="_Toc382212437"/>
      <w:bookmarkStart w:id="7835" w:name="_Toc382291543"/>
      <w:bookmarkStart w:id="7836" w:name="_Toc385672182"/>
      <w:bookmarkStart w:id="7837" w:name="_Toc393690277"/>
      <w:bookmarkEnd w:id="7821"/>
      <w:bookmarkEnd w:id="7822"/>
      <w:bookmarkEnd w:id="7823"/>
      <w:bookmarkEnd w:id="7824"/>
      <w:bookmarkEnd w:id="7825"/>
      <w:bookmarkEnd w:id="7826"/>
      <w:bookmarkEnd w:id="7827"/>
      <w:bookmarkEnd w:id="7829"/>
    </w:p>
    <w:p w14:paraId="1A8CF5BA" w14:textId="77777777" w:rsidR="004C02EF" w:rsidRPr="00E77497" w:rsidRDefault="004C02EF" w:rsidP="00C623F2">
      <w:pPr>
        <w:pStyle w:val="20"/>
        <w:numPr>
          <w:ilvl w:val="0"/>
          <w:numId w:val="0"/>
        </w:numPr>
      </w:pPr>
      <w:bookmarkStart w:id="7838" w:name="_Ref456010676"/>
      <w:bookmarkStart w:id="7839" w:name="_Toc472818814"/>
      <w:bookmarkStart w:id="7840" w:name="_Toc235503388"/>
      <w:bookmarkStart w:id="7841" w:name="_Toc241509163"/>
      <w:bookmarkStart w:id="7842" w:name="_Toc244416650"/>
      <w:bookmarkStart w:id="7843" w:name="_Toc276631014"/>
      <w:bookmarkStart w:id="7844" w:name="_Toc336509498"/>
      <w:r w:rsidRPr="00E77497">
        <w:t>11.1</w:t>
      </w:r>
      <w:r w:rsidRPr="00E77497">
        <w:tab/>
        <w:t>Primary Expression</w:t>
      </w:r>
      <w:bookmarkStart w:id="7845" w:name="_Toc382202820"/>
      <w:bookmarkStart w:id="7846" w:name="_Toc382203040"/>
      <w:bookmarkEnd w:id="7828"/>
      <w:bookmarkEnd w:id="7830"/>
      <w:bookmarkEnd w:id="7831"/>
      <w:bookmarkEnd w:id="7832"/>
      <w:bookmarkEnd w:id="7833"/>
      <w:bookmarkEnd w:id="7834"/>
      <w:bookmarkEnd w:id="7835"/>
      <w:bookmarkEnd w:id="7836"/>
      <w:bookmarkEnd w:id="7837"/>
      <w:bookmarkEnd w:id="7845"/>
      <w:bookmarkEnd w:id="7846"/>
      <w:r w:rsidRPr="00E77497">
        <w:t>s</w:t>
      </w:r>
      <w:bookmarkEnd w:id="7838"/>
      <w:bookmarkEnd w:id="7839"/>
      <w:bookmarkEnd w:id="7840"/>
      <w:bookmarkEnd w:id="7841"/>
      <w:bookmarkEnd w:id="7842"/>
      <w:bookmarkEnd w:id="7843"/>
      <w:bookmarkEnd w:id="7844"/>
    </w:p>
    <w:p w14:paraId="2CBBA8BA" w14:textId="77777777" w:rsidR="004C02EF" w:rsidRPr="00E77497" w:rsidRDefault="004C02EF" w:rsidP="004C02EF">
      <w:pPr>
        <w:pStyle w:val="Syntax"/>
      </w:pPr>
      <w:r w:rsidRPr="00E77497">
        <w:t xml:space="preserve">Syntax </w:t>
      </w:r>
    </w:p>
    <w:p w14:paraId="3644BE57" w14:textId="77777777" w:rsidR="004C02EF" w:rsidRPr="00E77497" w:rsidRDefault="004C02EF" w:rsidP="004C02EF">
      <w:pPr>
        <w:pStyle w:val="SyntaxRule"/>
      </w:pPr>
      <w:r w:rsidRPr="00E77497">
        <w:t xml:space="preserve">PrimaryExpression </w:t>
      </w:r>
      <w:r w:rsidRPr="00E77497">
        <w:rPr>
          <w:rFonts w:ascii="Arial" w:hAnsi="Arial" w:cs="Arial"/>
          <w:b/>
          <w:i w:val="0"/>
        </w:rPr>
        <w:t>:</w:t>
      </w:r>
    </w:p>
    <w:p w14:paraId="0646D01F" w14:textId="77777777" w:rsidR="004C02EF" w:rsidRPr="00E77497" w:rsidRDefault="003A3B8E" w:rsidP="003A3B8E">
      <w:pPr>
        <w:pStyle w:val="SyntaxDefinition"/>
        <w:rPr>
          <w:rFonts w:ascii="Courier New" w:hAnsi="Courier New"/>
          <w:b/>
          <w:i w:val="0"/>
        </w:rPr>
      </w:pPr>
      <w:r w:rsidRPr="00E77497">
        <w:rPr>
          <w:rFonts w:ascii="Courier New" w:hAnsi="Courier New"/>
          <w:b/>
          <w:i w:val="0"/>
        </w:rPr>
        <w:t>this</w:t>
      </w:r>
      <w:r w:rsidR="004C02EF" w:rsidRPr="00E77497">
        <w:br/>
        <w:t>Identifier</w:t>
      </w:r>
      <w:r w:rsidR="004C02EF" w:rsidRPr="00E77497">
        <w:br/>
        <w:t>Literal</w:t>
      </w:r>
      <w:r w:rsidR="004C02EF" w:rsidRPr="00E77497">
        <w:br/>
      </w:r>
      <w:del w:id="7847" w:author="Rev 10 Allen Wirfs-Brock" w:date="2012-08-30T13:00:00Z">
        <w:r w:rsidR="004C02EF" w:rsidRPr="00E77497" w:rsidDel="000D6CD4">
          <w:delText>ArrayLiteral</w:delText>
        </w:r>
      </w:del>
      <w:ins w:id="7848" w:author="Rev 10 Allen Wirfs-Brock" w:date="2012-08-30T13:00:00Z">
        <w:r w:rsidR="000D6CD4" w:rsidRPr="00E77497">
          <w:t>Array</w:t>
        </w:r>
        <w:r w:rsidR="000D6CD4">
          <w:t>Initialiser</w:t>
        </w:r>
      </w:ins>
      <w:r w:rsidR="004C02EF" w:rsidRPr="00E77497">
        <w:br/>
        <w:t>ObjectLiteral</w:t>
      </w:r>
      <w:r w:rsidR="004C02EF" w:rsidRPr="00E77497">
        <w:br/>
      </w:r>
      <w:ins w:id="7849" w:author="Rev 4 Allen Wirfs-Brock" w:date="2011-11-07T09:11:00Z">
        <w:r w:rsidR="00C85441" w:rsidRPr="00E77497">
          <w:t>FunctionExpression</w:t>
        </w:r>
      </w:ins>
      <w:ins w:id="7850" w:author="Rev 8 Allen Wirfs-Brock" w:date="2012-05-28T17:25:00Z">
        <w:r w:rsidR="00901D23">
          <w:br/>
        </w:r>
      </w:ins>
      <w:commentRangeStart w:id="7851"/>
      <w:ins w:id="7852" w:author="Rev 8 Allen Wirfs-Brock" w:date="2012-05-28T17:26:00Z">
        <w:r w:rsidR="00901D23">
          <w:t>ClassExpression</w:t>
        </w:r>
      </w:ins>
      <w:commentRangeEnd w:id="7851"/>
      <w:ins w:id="7853" w:author="Rev 8 Allen Wirfs-Brock" w:date="2012-05-28T17:27:00Z">
        <w:r w:rsidR="00901D23">
          <w:rPr>
            <w:rStyle w:val="af3"/>
            <w:rFonts w:ascii="Arial" w:eastAsia="MS Mincho" w:hAnsi="Arial"/>
            <w:i w:val="0"/>
            <w:lang w:eastAsia="ja-JP"/>
          </w:rPr>
          <w:commentReference w:id="7851"/>
        </w:r>
      </w:ins>
      <w:ins w:id="7854" w:author="Rev 6 Allen Wirfs-Brock" w:date="2012-02-27T09:31:00Z">
        <w:r w:rsidR="006F38BE">
          <w:br/>
        </w:r>
      </w:ins>
      <w:ins w:id="7855" w:author="Rev 6 Allen Wirfs-Brock" w:date="2012-02-27T09:32:00Z">
        <w:r w:rsidR="006F38BE">
          <w:t>GeneratorExpression</w:t>
        </w:r>
      </w:ins>
      <w:ins w:id="7856" w:author="Rev 6 Allen Wirfs-Brock" w:date="2012-02-27T10:14:00Z">
        <w:r w:rsidR="00271D5B">
          <w:br/>
          <w:t>GeneratorComprehension</w:t>
        </w:r>
      </w:ins>
      <w:ins w:id="7857" w:author="Rev 4 Allen Wirfs-Brock" w:date="2011-11-07T09:11:00Z">
        <w:r w:rsidR="00C85441" w:rsidRPr="00E77497">
          <w:br/>
        </w:r>
      </w:ins>
      <w:ins w:id="7858" w:author="Rev 9 Allen Wirfs-Brock" w:date="2012-06-26T16:23:00Z">
        <w:del w:id="7859" w:author="Rev 10 Allen Wirfs-Brock" w:date="2012-08-30T10:57:00Z">
          <w:r w:rsidR="00EA1B0A" w:rsidRPr="00E77497" w:rsidDel="008728E0">
            <w:rPr>
              <w:rFonts w:ascii="Arial" w:hAnsi="Arial" w:cs="Arial"/>
              <w:i w:val="0"/>
              <w:sz w:val="16"/>
            </w:rPr>
            <w:delText>[</w:delText>
          </w:r>
          <w:r w:rsidR="00EA1B0A" w:rsidDel="008728E0">
            <w:rPr>
              <w:rFonts w:ascii="Arial" w:hAnsi="Arial" w:cs="Arial"/>
              <w:i w:val="0"/>
              <w:sz w:val="16"/>
            </w:rPr>
            <w:delText>Lexical goal</w:delText>
          </w:r>
          <w:r w:rsidR="00EA1B0A" w:rsidRPr="00E77497" w:rsidDel="008728E0">
            <w:rPr>
              <w:rFonts w:ascii="Arial" w:hAnsi="Arial" w:cs="Arial"/>
              <w:i w:val="0"/>
              <w:sz w:val="16"/>
            </w:rPr>
            <w:delText xml:space="preserve"> </w:delText>
          </w:r>
          <w:r w:rsidR="00EA1B0A" w:rsidDel="008728E0">
            <w:rPr>
              <w:sz w:val="16"/>
            </w:rPr>
            <w:delText>I</w:delText>
          </w:r>
        </w:del>
      </w:ins>
      <w:ins w:id="7860" w:author="Rev 9 Allen Wirfs-Brock" w:date="2012-06-26T16:56:00Z">
        <w:del w:id="7861" w:author="Rev 10 Allen Wirfs-Brock" w:date="2012-08-30T10:57:00Z">
          <w:r w:rsidR="001D13E3" w:rsidDel="008728E0">
            <w:rPr>
              <w:sz w:val="16"/>
            </w:rPr>
            <w:delText>n</w:delText>
          </w:r>
        </w:del>
      </w:ins>
      <w:ins w:id="7862" w:author="Rev 9 Allen Wirfs-Brock" w:date="2012-06-26T16:23:00Z">
        <w:del w:id="7863" w:author="Rev 10 Allen Wirfs-Brock" w:date="2012-08-30T10:57:00Z">
          <w:r w:rsidR="00EA1B0A" w:rsidDel="008728E0">
            <w:rPr>
              <w:sz w:val="16"/>
            </w:rPr>
            <w:delText>putElementRegExp</w:delText>
          </w:r>
          <w:r w:rsidR="00EA1B0A" w:rsidRPr="00E77497" w:rsidDel="008728E0">
            <w:rPr>
              <w:rFonts w:ascii="Arial" w:hAnsi="Arial" w:cs="Arial"/>
              <w:i w:val="0"/>
              <w:sz w:val="16"/>
            </w:rPr>
            <w:delText>]</w:delText>
          </w:r>
        </w:del>
      </w:ins>
      <w:ins w:id="7864" w:author="Rev 9 Allen Wirfs-Brock" w:date="2012-06-26T16:24:00Z">
        <w:del w:id="7865" w:author="Rev 10 Allen Wirfs-Brock" w:date="2012-08-30T10:57:00Z">
          <w:r w:rsidR="00EA1B0A" w:rsidDel="008728E0">
            <w:rPr>
              <w:rFonts w:ascii="Arial" w:hAnsi="Arial" w:cs="Arial"/>
              <w:i w:val="0"/>
              <w:sz w:val="16"/>
            </w:rPr>
            <w:delText xml:space="preserve"> </w:delText>
          </w:r>
        </w:del>
      </w:ins>
      <w:ins w:id="7866" w:author="Rev 9 Allen Wirfs-Brock" w:date="2012-06-23T16:59:00Z">
        <w:r w:rsidR="002953AE" w:rsidRPr="00E77497">
          <w:t>RegularExpressionLiteral</w:t>
        </w:r>
        <w:r w:rsidR="002953AE">
          <w:br/>
        </w:r>
      </w:ins>
      <w:ins w:id="7867" w:author="Rev 9 Allen Wirfs-Brock" w:date="2012-06-23T16:53:00Z">
        <w:del w:id="7868" w:author="Rev 10 Allen Wirfs-Brock" w:date="2012-07-29T11:32:00Z">
          <w:r w:rsidR="002953AE" w:rsidDel="00387B31">
            <w:delText>Quasi</w:delText>
          </w:r>
        </w:del>
      </w:ins>
      <w:ins w:id="7869" w:author="Rev 10 Allen Wirfs-Brock" w:date="2012-07-29T11:32:00Z">
        <w:r w:rsidR="00387B31">
          <w:t>Template</w:t>
        </w:r>
      </w:ins>
      <w:ins w:id="7870" w:author="Rev 9 Allen Wirfs-Brock" w:date="2012-06-26T17:04:00Z">
        <w:r w:rsidR="00D6188C">
          <w:t>Literal</w:t>
        </w:r>
      </w:ins>
      <w:ins w:id="7871" w:author="Rev 9 Allen Wirfs-Brock" w:date="2012-06-23T16:53:00Z">
        <w:r w:rsidR="002953AE">
          <w:br/>
        </w:r>
      </w:ins>
      <w:ins w:id="7872" w:author="Rev 10 Allen Wirfs-Brock" w:date="2012-09-26T10:21:00Z">
        <w:r w:rsidR="00E650A6">
          <w:t>CoverParenthesizedExpressionAndArrowParameters</w:t>
        </w:r>
      </w:ins>
      <w:del w:id="7873" w:author="Rev 10 Allen Wirfs-Brock" w:date="2012-09-26T10:21:00Z">
        <w:r w:rsidR="004C02EF" w:rsidRPr="00E77497" w:rsidDel="00E650A6">
          <w:rPr>
            <w:rFonts w:ascii="Courier New" w:hAnsi="Courier New"/>
            <w:b/>
            <w:i w:val="0"/>
          </w:rPr>
          <w:delText>(</w:delText>
        </w:r>
        <w:r w:rsidR="004C02EF" w:rsidRPr="00E77497" w:rsidDel="00E650A6">
          <w:delText xml:space="preserve"> Expression </w:delText>
        </w:r>
        <w:r w:rsidR="004C02EF" w:rsidRPr="00E77497" w:rsidDel="00E650A6">
          <w:rPr>
            <w:rFonts w:ascii="Courier New" w:hAnsi="Courier New"/>
            <w:b/>
            <w:i w:val="0"/>
          </w:rPr>
          <w:delText>)</w:delText>
        </w:r>
      </w:del>
      <w:bookmarkStart w:id="7874" w:name="_Toc375031162"/>
      <w:bookmarkStart w:id="7875" w:name="_Toc381513677"/>
      <w:bookmarkStart w:id="7876" w:name="_Toc382202821"/>
      <w:bookmarkStart w:id="7877" w:name="_Toc382203041"/>
      <w:bookmarkStart w:id="7878" w:name="_Toc382212199"/>
      <w:bookmarkStart w:id="7879" w:name="_Toc382212438"/>
      <w:bookmarkStart w:id="7880" w:name="_Toc382291544"/>
      <w:bookmarkStart w:id="7881" w:name="_Toc385672183"/>
      <w:bookmarkStart w:id="7882" w:name="_Toc393690278"/>
    </w:p>
    <w:p w14:paraId="65AAF7CC" w14:textId="77777777" w:rsidR="002F6111" w:rsidRPr="00E77497" w:rsidRDefault="002F6111" w:rsidP="002F6111">
      <w:pPr>
        <w:pStyle w:val="SyntaxRule"/>
        <w:rPr>
          <w:ins w:id="7883" w:author="Rev 10 Allen Wirfs-Brock" w:date="2012-09-26T10:10:00Z"/>
        </w:rPr>
      </w:pPr>
      <w:bookmarkStart w:id="7884" w:name="_Toc472818815"/>
      <w:bookmarkStart w:id="7885" w:name="_Toc235503389"/>
      <w:bookmarkStart w:id="7886" w:name="_Toc241509164"/>
      <w:bookmarkStart w:id="7887" w:name="_Toc244416651"/>
      <w:bookmarkStart w:id="7888" w:name="_Toc276631015"/>
      <w:ins w:id="7889" w:author="Rev 10 Allen Wirfs-Brock" w:date="2012-09-26T10:10:00Z">
        <w:r>
          <w:t>Cover</w:t>
        </w:r>
      </w:ins>
      <w:ins w:id="7890" w:author="Rev 10 Allen Wirfs-Brock" w:date="2012-09-26T10:12:00Z">
        <w:r>
          <w:t>ParenthesizedExpressionAndArrow</w:t>
        </w:r>
      </w:ins>
      <w:ins w:id="7891" w:author="Rev 10 Allen Wirfs-Brock" w:date="2012-09-26T10:20:00Z">
        <w:r w:rsidR="00E650A6">
          <w:t>Parameters</w:t>
        </w:r>
      </w:ins>
      <w:ins w:id="7892" w:author="Rev 10 Allen Wirfs-Brock" w:date="2012-09-26T10:10:00Z">
        <w:r w:rsidRPr="00E77497">
          <w:rPr>
            <w:rFonts w:ascii="Arial" w:hAnsi="Arial" w:cs="Arial"/>
            <w:b/>
            <w:i w:val="0"/>
          </w:rPr>
          <w:t>:</w:t>
        </w:r>
      </w:ins>
    </w:p>
    <w:p w14:paraId="6AF13256" w14:textId="77777777" w:rsidR="002F6111" w:rsidRPr="00E650A6" w:rsidRDefault="002F6111" w:rsidP="00E650A6">
      <w:pPr>
        <w:pStyle w:val="SyntaxDefinition"/>
        <w:rPr>
          <w:ins w:id="7893" w:author="Rev 10 Allen Wirfs-Brock" w:date="2012-09-26T10:10:00Z"/>
        </w:rPr>
      </w:pPr>
      <w:ins w:id="7894" w:author="Rev 10 Allen Wirfs-Brock" w:date="2012-09-26T10:13:00Z">
        <w:r w:rsidRPr="00E77497">
          <w:rPr>
            <w:rFonts w:ascii="Courier New" w:hAnsi="Courier New"/>
            <w:b/>
            <w:i w:val="0"/>
          </w:rPr>
          <w:t>(</w:t>
        </w:r>
        <w:r w:rsidRPr="00E77497">
          <w:t xml:space="preserve"> Expression </w:t>
        </w:r>
        <w:r w:rsidRPr="00E77497">
          <w:rPr>
            <w:rFonts w:ascii="Courier New" w:hAnsi="Courier New"/>
            <w:b/>
            <w:i w:val="0"/>
          </w:rPr>
          <w:t>)</w:t>
        </w:r>
      </w:ins>
      <w:ins w:id="7895" w:author="Rev 10 Allen Wirfs-Brock" w:date="2012-09-26T10:10:00Z">
        <w:r w:rsidRPr="00E77497">
          <w:br/>
        </w:r>
      </w:ins>
      <w:ins w:id="7896" w:author="Rev 10 Allen Wirfs-Brock" w:date="2012-09-26T10:17:00Z">
        <w:r w:rsidR="00E650A6" w:rsidRPr="00E77497">
          <w:rPr>
            <w:rFonts w:ascii="Courier New" w:hAnsi="Courier New"/>
            <w:b/>
            <w:i w:val="0"/>
          </w:rPr>
          <w:t>(</w:t>
        </w:r>
        <w:r w:rsidR="00E650A6" w:rsidRPr="00E77497">
          <w:t xml:space="preserve"> </w:t>
        </w:r>
        <w:r w:rsidR="00E650A6">
          <w:t xml:space="preserve"> </w:t>
        </w:r>
        <w:r w:rsidR="00E650A6" w:rsidRPr="00E77497">
          <w:t xml:space="preserve"> </w:t>
        </w:r>
        <w:r w:rsidR="00E650A6" w:rsidRPr="00E77497">
          <w:rPr>
            <w:rFonts w:ascii="Courier New" w:hAnsi="Courier New"/>
            <w:b/>
            <w:i w:val="0"/>
          </w:rPr>
          <w:t>)</w:t>
        </w:r>
      </w:ins>
      <w:ins w:id="7897" w:author="Rev 10 Allen Wirfs-Brock" w:date="2012-09-26T10:10:00Z">
        <w:r w:rsidRPr="00E77497">
          <w:br/>
        </w:r>
      </w:ins>
      <w:ins w:id="7898" w:author="Rev 10 Allen Wirfs-Brock" w:date="2012-09-26T10:18:00Z">
        <w:r w:rsidR="00E650A6" w:rsidRPr="00E77497">
          <w:rPr>
            <w:rFonts w:ascii="Courier New" w:hAnsi="Courier New"/>
            <w:b/>
            <w:i w:val="0"/>
          </w:rPr>
          <w:t>(</w:t>
        </w:r>
        <w:r w:rsidR="00E650A6">
          <w:rPr>
            <w:rFonts w:ascii="Courier New" w:hAnsi="Courier New"/>
            <w:b/>
            <w:i w:val="0"/>
          </w:rPr>
          <w:t xml:space="preserve"> </w:t>
        </w:r>
      </w:ins>
      <w:ins w:id="7899" w:author="Rev 10 Allen Wirfs-Brock" w:date="2012-09-26T10:20:00Z">
        <w:r w:rsidR="00E650A6">
          <w:rPr>
            <w:rFonts w:ascii="Courier New" w:hAnsi="Courier New"/>
            <w:b/>
            <w:i w:val="0"/>
          </w:rPr>
          <w:t>...</w:t>
        </w:r>
      </w:ins>
      <w:ins w:id="7900" w:author="Rev 10 Allen Wirfs-Brock" w:date="2012-09-26T10:19:00Z">
        <w:r w:rsidR="00E650A6">
          <w:rPr>
            <w:rFonts w:ascii="Courier New" w:hAnsi="Courier New"/>
            <w:b/>
            <w:i w:val="0"/>
          </w:rPr>
          <w:t xml:space="preserve"> </w:t>
        </w:r>
      </w:ins>
      <w:ins w:id="7901" w:author="Rev 10 Allen Wirfs-Brock" w:date="2012-09-26T10:20:00Z">
        <w:r w:rsidR="00E650A6">
          <w:t>Identifier</w:t>
        </w:r>
      </w:ins>
      <w:ins w:id="7902" w:author="Rev 10 Allen Wirfs-Brock" w:date="2012-09-26T10:18:00Z">
        <w:r w:rsidR="00E650A6">
          <w:t xml:space="preserve"> </w:t>
        </w:r>
        <w:r w:rsidR="00E650A6" w:rsidRPr="00E77497">
          <w:rPr>
            <w:rFonts w:ascii="Courier New" w:hAnsi="Courier New"/>
            <w:b/>
            <w:i w:val="0"/>
          </w:rPr>
          <w:t>)</w:t>
        </w:r>
      </w:ins>
      <w:ins w:id="7903" w:author="Rev 10 Allen Wirfs-Brock" w:date="2012-09-26T10:17:00Z">
        <w:r w:rsidR="00E650A6" w:rsidRPr="006B6D0A">
          <w:br/>
        </w:r>
      </w:ins>
      <w:ins w:id="7904" w:author="Rev 10 Allen Wirfs-Brock" w:date="2012-09-26T10:19:00Z">
        <w:r w:rsidR="00E650A6" w:rsidRPr="00E77497">
          <w:rPr>
            <w:rFonts w:ascii="Courier New" w:hAnsi="Courier New"/>
            <w:b/>
            <w:i w:val="0"/>
          </w:rPr>
          <w:t>(</w:t>
        </w:r>
        <w:r w:rsidR="00E650A6" w:rsidRPr="00E77497">
          <w:t xml:space="preserve"> Expression</w:t>
        </w:r>
      </w:ins>
      <w:ins w:id="7905" w:author="Rev 10 Allen Wirfs-Brock" w:date="2012-09-26T10:17:00Z">
        <w:r w:rsidR="00E650A6">
          <w:t xml:space="preserve"> </w:t>
        </w:r>
        <w:r w:rsidR="00E650A6" w:rsidRPr="009C202C">
          <w:rPr>
            <w:rFonts w:ascii="Courier New" w:hAnsi="Courier New"/>
            <w:b/>
            <w:i w:val="0"/>
          </w:rPr>
          <w:t>,</w:t>
        </w:r>
        <w:r w:rsidR="00E650A6" w:rsidRPr="00B820AB">
          <w:rPr>
            <w:rFonts w:ascii="Courier New" w:hAnsi="Courier New"/>
            <w:b/>
            <w:i w:val="0"/>
          </w:rPr>
          <w:t xml:space="preserve"> </w:t>
        </w:r>
      </w:ins>
      <w:ins w:id="7906" w:author="Rev 10 Allen Wirfs-Brock" w:date="2012-09-26T10:20:00Z">
        <w:r w:rsidR="00E650A6">
          <w:rPr>
            <w:rFonts w:ascii="Courier New" w:hAnsi="Courier New"/>
            <w:b/>
            <w:i w:val="0"/>
          </w:rPr>
          <w:t xml:space="preserve">... </w:t>
        </w:r>
        <w:r w:rsidR="00E650A6">
          <w:t>Identifier</w:t>
        </w:r>
      </w:ins>
      <w:ins w:id="7907" w:author="Rev 10 Allen Wirfs-Brock" w:date="2012-09-26T10:19:00Z">
        <w:r w:rsidR="00E650A6" w:rsidRPr="00E77497">
          <w:rPr>
            <w:rFonts w:ascii="Courier New" w:hAnsi="Courier New"/>
            <w:b/>
            <w:i w:val="0"/>
          </w:rPr>
          <w:t>)</w:t>
        </w:r>
      </w:ins>
    </w:p>
    <w:p w14:paraId="4224F64B" w14:textId="77777777" w:rsidR="009C0ACA" w:rsidRPr="00E77497" w:rsidRDefault="009C0ACA" w:rsidP="009C0ACA">
      <w:pPr>
        <w:pStyle w:val="Syntax"/>
        <w:rPr>
          <w:ins w:id="7908" w:author="Rev 10 Allen Wirfs-Brock" w:date="2012-09-26T14:29:00Z"/>
        </w:rPr>
      </w:pPr>
      <w:ins w:id="7909" w:author="Rev 10 Allen Wirfs-Brock" w:date="2012-09-26T14:29:00Z">
        <w:r w:rsidRPr="00E77497">
          <w:t>Supplemental Syntax</w:t>
        </w:r>
      </w:ins>
    </w:p>
    <w:p w14:paraId="1F096833" w14:textId="77777777" w:rsidR="009C0ACA" w:rsidRPr="00E77497" w:rsidRDefault="009C0ACA" w:rsidP="009C0ACA">
      <w:pPr>
        <w:rPr>
          <w:ins w:id="7910" w:author="Rev 10 Allen Wirfs-Brock" w:date="2012-09-26T14:29:00Z"/>
        </w:rPr>
      </w:pPr>
      <w:ins w:id="7911" w:author="Rev 10 Allen Wirfs-Brock" w:date="2012-09-26T14:29:00Z">
        <w:r>
          <w:t>W</w:t>
        </w:r>
        <w:r w:rsidRPr="00E77497">
          <w:t xml:space="preserve">hen processing the production </w:t>
        </w:r>
      </w:ins>
      <w:ins w:id="7912" w:author="Rev 10 Allen Wirfs-Brock" w:date="2012-09-26T14:32:00Z">
        <w:r>
          <w:rPr>
            <w:rStyle w:val="bnf"/>
          </w:rPr>
          <w:t>PrimaryExpression</w:t>
        </w:r>
      </w:ins>
      <w:ins w:id="7913" w:author="Rev 10 Allen Wirfs-Brock" w:date="2012-09-26T14:29:00Z">
        <w:r w:rsidRPr="00E77497">
          <w:t xml:space="preserve"> </w:t>
        </w:r>
        <w:r w:rsidRPr="00E77497">
          <w:rPr>
            <w:b/>
          </w:rPr>
          <w:t>:</w:t>
        </w:r>
        <w:r w:rsidRPr="00E77497">
          <w:t xml:space="preserve"> </w:t>
        </w:r>
      </w:ins>
      <w:ins w:id="7914" w:author="Rev 10 Allen Wirfs-Brock" w:date="2012-09-26T14:33:00Z">
        <w:r w:rsidRPr="00307B89">
          <w:rPr>
            <w:rFonts w:ascii="Times New Roman" w:hAnsi="Times New Roman"/>
            <w:i/>
          </w:rPr>
          <w:t>CoverParenthesizedExpressionAndArrowParameters</w:t>
        </w:r>
        <w:r w:rsidRPr="00967C9E">
          <w:rPr>
            <w:rStyle w:val="bnf"/>
          </w:rPr>
          <w:t xml:space="preserve"> </w:t>
        </w:r>
      </w:ins>
      <w:ins w:id="7915" w:author="Rev 10 Allen Wirfs-Brock" w:date="2012-09-26T14:29:00Z">
        <w:r w:rsidRPr="00E77497">
          <w:t xml:space="preserve">the following grammar is used to refine the interpretation of  </w:t>
        </w:r>
      </w:ins>
      <w:ins w:id="7916" w:author="Rev 10 Allen Wirfs-Brock" w:date="2012-09-26T14:33:00Z">
        <w:r w:rsidR="009F4A37" w:rsidRPr="00253B6F">
          <w:rPr>
            <w:rFonts w:ascii="Times New Roman" w:hAnsi="Times New Roman"/>
            <w:i/>
          </w:rPr>
          <w:t>CoverParenthesizedExpressionAndArrowParameters</w:t>
        </w:r>
      </w:ins>
      <w:ins w:id="7917" w:author="Rev 10 Allen Wirfs-Brock" w:date="2012-09-26T14:29:00Z">
        <w:r w:rsidRPr="00E77497">
          <w:t>.</w:t>
        </w:r>
      </w:ins>
    </w:p>
    <w:p w14:paraId="46EF34E8" w14:textId="77777777" w:rsidR="009C0ACA" w:rsidRPr="00E77497" w:rsidRDefault="009F4A37" w:rsidP="009C0ACA">
      <w:pPr>
        <w:pStyle w:val="SyntaxRule"/>
        <w:rPr>
          <w:ins w:id="7918" w:author="Rev 10 Allen Wirfs-Brock" w:date="2012-09-26T14:29:00Z"/>
        </w:rPr>
      </w:pPr>
      <w:ins w:id="7919" w:author="Rev 10 Allen Wirfs-Brock" w:date="2012-09-26T14:34:00Z">
        <w:r>
          <w:t>ParenthesizedExpression</w:t>
        </w:r>
      </w:ins>
      <w:ins w:id="7920" w:author="Rev 10 Allen Wirfs-Brock" w:date="2012-09-26T14:29:00Z">
        <w:r w:rsidR="009C0ACA" w:rsidRPr="00E77497">
          <w:t xml:space="preserve"> </w:t>
        </w:r>
        <w:r w:rsidR="009C0ACA" w:rsidRPr="00E77497">
          <w:rPr>
            <w:rFonts w:ascii="Arial" w:hAnsi="Arial"/>
            <w:b/>
            <w:i w:val="0"/>
          </w:rPr>
          <w:t>:</w:t>
        </w:r>
      </w:ins>
    </w:p>
    <w:p w14:paraId="61CD93F4" w14:textId="77777777" w:rsidR="009C0ACA" w:rsidRPr="00E77497" w:rsidRDefault="009C0ACA" w:rsidP="009C0ACA">
      <w:pPr>
        <w:pStyle w:val="SyntaxDefinition"/>
        <w:rPr>
          <w:ins w:id="7921" w:author="Rev 10 Allen Wirfs-Brock" w:date="2012-09-26T14:29:00Z"/>
        </w:rPr>
      </w:pPr>
      <w:ins w:id="7922" w:author="Rev 10 Allen Wirfs-Brock" w:date="2012-09-26T14:29:00Z">
        <w:r>
          <w:rPr>
            <w:rFonts w:ascii="Courier New" w:hAnsi="Courier New"/>
            <w:b/>
            <w:i w:val="0"/>
          </w:rPr>
          <w:t xml:space="preserve"> ( </w:t>
        </w:r>
        <w:r w:rsidRPr="00E65A34">
          <w:t>Formal</w:t>
        </w:r>
        <w:r>
          <w:t>Parameter</w:t>
        </w:r>
        <w:r w:rsidRPr="00E65A34">
          <w:t>List</w:t>
        </w:r>
        <w:r>
          <w:rPr>
            <w:rFonts w:ascii="Courier New" w:hAnsi="Courier New"/>
            <w:b/>
            <w:i w:val="0"/>
          </w:rPr>
          <w:t xml:space="preserve"> )</w:t>
        </w:r>
      </w:ins>
    </w:p>
    <w:p w14:paraId="26B1D228" w14:textId="77777777" w:rsidR="00865652" w:rsidRPr="001A49B2" w:rsidRDefault="00865652" w:rsidP="00865652">
      <w:pPr>
        <w:rPr>
          <w:ins w:id="7923" w:author="Rev 10 Allen Wirfs-Brock" w:date="2012-09-07T09:08:00Z"/>
          <w:rFonts w:ascii="Helvetica" w:hAnsi="Helvetica"/>
          <w:b/>
        </w:rPr>
      </w:pPr>
      <w:ins w:id="7924" w:author="Rev 10 Allen Wirfs-Brock" w:date="2012-09-07T09:08:00Z">
        <w:r w:rsidRPr="001A49B2">
          <w:rPr>
            <w:rFonts w:ascii="Helvetica" w:hAnsi="Helvetica"/>
            <w:b/>
          </w:rPr>
          <w:t>Static Semantics</w:t>
        </w:r>
      </w:ins>
    </w:p>
    <w:p w14:paraId="0ED80C32" w14:textId="77777777" w:rsidR="009F4A37" w:rsidRPr="00E77497" w:rsidRDefault="009F4A37" w:rsidP="009F4A37">
      <w:pPr>
        <w:rPr>
          <w:ins w:id="7925" w:author="Rev 10 Allen Wirfs-Brock" w:date="2012-09-26T14:35:00Z"/>
          <w:rFonts w:ascii="Helvetica" w:hAnsi="Helvetica"/>
          <w:b/>
        </w:rPr>
      </w:pPr>
      <w:ins w:id="7926" w:author="Rev 10 Allen Wirfs-Brock" w:date="2012-09-26T14:35:00Z">
        <w:r w:rsidRPr="00E77497">
          <w:rPr>
            <w:rFonts w:ascii="Helvetica" w:hAnsi="Helvetica"/>
            <w:b/>
          </w:rPr>
          <w:t>Static Semantics:  Early Errors</w:t>
        </w:r>
      </w:ins>
    </w:p>
    <w:p w14:paraId="11588E78" w14:textId="77777777" w:rsidR="009F4A37" w:rsidRPr="00E77497" w:rsidRDefault="009F4A37" w:rsidP="009F4A37">
      <w:pPr>
        <w:jc w:val="left"/>
        <w:rPr>
          <w:ins w:id="7927" w:author="Rev 10 Allen Wirfs-Brock" w:date="2012-09-26T14:36:00Z"/>
        </w:rPr>
      </w:pPr>
      <w:ins w:id="7928" w:author="Rev 10 Allen Wirfs-Brock" w:date="2012-09-26T14:36:00Z">
        <w:r>
          <w:rPr>
            <w:rStyle w:val="bnf"/>
          </w:rPr>
          <w:t>PrimaryExpression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6E6733">
          <w:rPr>
            <w:rFonts w:ascii="Times New Roman" w:hAnsi="Times New Roman"/>
            <w:i/>
          </w:rPr>
          <w:t>CoverParenthesizedExpressionAndArrowParameterList</w:t>
        </w:r>
        <w:r w:rsidRPr="00E77497">
          <w:rPr>
            <w:rFonts w:ascii="Times New Roman" w:hAnsi="Times New Roman"/>
            <w:i/>
          </w:rPr>
          <w:t xml:space="preserve"> </w:t>
        </w:r>
      </w:ins>
    </w:p>
    <w:p w14:paraId="0D5E3CD5" w14:textId="77777777" w:rsidR="009F4A37" w:rsidRDefault="009F4A37" w:rsidP="009F4A37">
      <w:pPr>
        <w:numPr>
          <w:ilvl w:val="0"/>
          <w:numId w:val="403"/>
        </w:numPr>
        <w:spacing w:after="0"/>
        <w:jc w:val="left"/>
        <w:rPr>
          <w:ins w:id="7929" w:author="Rev 10 Allen Wirfs-Brock" w:date="2012-09-26T14:36:00Z"/>
        </w:rPr>
      </w:pPr>
      <w:ins w:id="7930" w:author="Rev 10 Allen Wirfs-Brock" w:date="2012-09-26T14:36:00Z">
        <w:r w:rsidRPr="003B4312">
          <w:t xml:space="preserve">It is a Syntax Error if </w:t>
        </w:r>
        <w:r w:rsidRPr="00675B74">
          <w:t xml:space="preserve">the </w:t>
        </w:r>
        <w:r>
          <w:t>lexical token sequence</w:t>
        </w:r>
        <w:r w:rsidRPr="00675B74">
          <w:t xml:space="preserve"> </w:t>
        </w:r>
        <w:r>
          <w:t>matched by</w:t>
        </w:r>
        <w:r w:rsidRPr="00675B74">
          <w:t xml:space="preserve"> </w:t>
        </w:r>
        <w:r w:rsidRPr="006E6733">
          <w:rPr>
            <w:rFonts w:ascii="Times New Roman" w:hAnsi="Times New Roman"/>
            <w:i/>
          </w:rPr>
          <w:t>CoverParenthesizedExpressionAndArrowParameterList</w:t>
        </w:r>
        <w:r w:rsidRPr="00E77497">
          <w:rPr>
            <w:rFonts w:ascii="Times New Roman" w:hAnsi="Times New Roman"/>
            <w:i/>
          </w:rPr>
          <w:t xml:space="preserve"> </w:t>
        </w:r>
        <w:r w:rsidRPr="00E77497">
          <w:t>cannot be parsed</w:t>
        </w:r>
        <w:r w:rsidRPr="001C316E">
          <w:t xml:space="preserve"> </w:t>
        </w:r>
        <w:r>
          <w:t>with no tokens left over</w:t>
        </w:r>
        <w:r w:rsidRPr="00E77497">
          <w:t xml:space="preserve"> using </w:t>
        </w:r>
      </w:ins>
      <w:ins w:id="7931" w:author="Rev 10 Allen Wirfs-Brock" w:date="2012-09-26T14:37:00Z">
        <w:r w:rsidRPr="009F4A37">
          <w:rPr>
            <w:rFonts w:ascii="Times New Roman" w:hAnsi="Times New Roman"/>
            <w:i/>
          </w:rPr>
          <w:t xml:space="preserve">ParenthesizedExpression </w:t>
        </w:r>
      </w:ins>
      <w:ins w:id="7932" w:author="Rev 10 Allen Wirfs-Brock" w:date="2012-09-26T14:36:00Z">
        <w:r w:rsidRPr="00E77497">
          <w:t>as the goal symbol.</w:t>
        </w:r>
      </w:ins>
    </w:p>
    <w:p w14:paraId="7350636F" w14:textId="77777777" w:rsidR="009F4A37" w:rsidRPr="00E77497" w:rsidRDefault="009F4A37" w:rsidP="009F4A37">
      <w:pPr>
        <w:numPr>
          <w:ilvl w:val="0"/>
          <w:numId w:val="403"/>
        </w:numPr>
        <w:spacing w:after="0"/>
        <w:jc w:val="left"/>
        <w:rPr>
          <w:ins w:id="7933" w:author="Rev 10 Allen Wirfs-Brock" w:date="2012-09-26T14:36:00Z"/>
        </w:rPr>
      </w:pPr>
      <w:ins w:id="7934" w:author="Rev 10 Allen Wirfs-Brock" w:date="2012-09-26T14:36:00Z">
        <w:r>
          <w:t xml:space="preserve">All Early Errors rules for </w:t>
        </w:r>
      </w:ins>
      <w:ins w:id="7935" w:author="Rev 10 Allen Wirfs-Brock" w:date="2012-09-26T14:37:00Z">
        <w:r w:rsidRPr="009F4A37">
          <w:rPr>
            <w:rFonts w:ascii="Times New Roman" w:hAnsi="Times New Roman"/>
            <w:i/>
          </w:rPr>
          <w:t xml:space="preserve">ParenthesizedExpression </w:t>
        </w:r>
      </w:ins>
      <w:ins w:id="7936" w:author="Rev 10 Allen Wirfs-Brock" w:date="2012-09-26T14:39:00Z">
        <w:r w:rsidRPr="009F4A37">
          <w:t>and its derived productions</w:t>
        </w:r>
        <w:r>
          <w:rPr>
            <w:rFonts w:ascii="Times New Roman" w:hAnsi="Times New Roman"/>
          </w:rPr>
          <w:t xml:space="preserve"> </w:t>
        </w:r>
      </w:ins>
      <w:ins w:id="7937" w:author="Rev 10 Allen Wirfs-Brock" w:date="2012-09-26T14:36:00Z">
        <w:r>
          <w:t xml:space="preserve">also apply to the </w:t>
        </w:r>
        <w:r w:rsidRPr="007B0127">
          <w:rPr>
            <w:rFonts w:ascii="Times New Roman" w:hAnsi="Times New Roman"/>
          </w:rPr>
          <w:t>Covered</w:t>
        </w:r>
      </w:ins>
      <w:ins w:id="7938" w:author="Rev 10 Allen Wirfs-Brock" w:date="2012-09-26T14:38:00Z">
        <w:r w:rsidRPr="009F4A37">
          <w:rPr>
            <w:rFonts w:ascii="Times New Roman" w:hAnsi="Times New Roman"/>
          </w:rPr>
          <w:t>ParenthesizedExpression</w:t>
        </w:r>
      </w:ins>
      <w:ins w:id="7939" w:author="Rev 10 Allen Wirfs-Brock" w:date="2012-09-26T14:36:00Z">
        <w:r>
          <w:t xml:space="preserve"> of</w:t>
        </w:r>
        <w:r w:rsidRPr="006F0F34">
          <w:rPr>
            <w:rStyle w:val="bnf"/>
          </w:rPr>
          <w:t xml:space="preserve"> </w:t>
        </w:r>
        <w:r w:rsidRPr="006E6733">
          <w:rPr>
            <w:rFonts w:ascii="Times New Roman" w:hAnsi="Times New Roman"/>
            <w:i/>
          </w:rPr>
          <w:t>CoverParenthesizedExpressionAndArrowParameterList</w:t>
        </w:r>
        <w:r>
          <w:t>.</w:t>
        </w:r>
      </w:ins>
    </w:p>
    <w:p w14:paraId="6E039208" w14:textId="77777777" w:rsidR="009F4A37" w:rsidRPr="00E77497" w:rsidRDefault="009F4A37" w:rsidP="009F4A37">
      <w:pPr>
        <w:spacing w:after="220"/>
        <w:ind w:left="720"/>
        <w:rPr>
          <w:ins w:id="7940" w:author="Rev 10 Allen Wirfs-Brock" w:date="2012-09-26T14:36:00Z"/>
        </w:rPr>
      </w:pPr>
    </w:p>
    <w:p w14:paraId="1A062EBA" w14:textId="77777777" w:rsidR="009F4A37" w:rsidRPr="00E77497" w:rsidRDefault="009F4A37" w:rsidP="009F4A37">
      <w:pPr>
        <w:rPr>
          <w:ins w:id="7941" w:author="Rev 10 Allen Wirfs-Brock" w:date="2012-09-26T14:40:00Z"/>
          <w:rFonts w:ascii="Helvetica" w:hAnsi="Helvetica"/>
          <w:b/>
        </w:rPr>
      </w:pPr>
      <w:ins w:id="7942" w:author="Rev 10 Allen Wirfs-Brock" w:date="2012-09-26T14:40:00Z">
        <w:r w:rsidRPr="00E77497">
          <w:rPr>
            <w:rFonts w:ascii="Helvetica" w:hAnsi="Helvetica"/>
            <w:b/>
          </w:rPr>
          <w:t xml:space="preserve">Static Semantics:  </w:t>
        </w:r>
        <w:r>
          <w:rPr>
            <w:rFonts w:ascii="Helvetica" w:hAnsi="Helvetica"/>
            <w:b/>
            <w:lang w:eastAsia="en-US"/>
          </w:rPr>
          <w:t>Covered</w:t>
        </w:r>
        <w:r w:rsidRPr="009F4A37">
          <w:rPr>
            <w:rFonts w:ascii="Helvetica" w:hAnsi="Helvetica"/>
            <w:b/>
            <w:lang w:eastAsia="en-US"/>
          </w:rPr>
          <w:t>ParenthesizedExpression</w:t>
        </w:r>
      </w:ins>
    </w:p>
    <w:p w14:paraId="7A3B45BF" w14:textId="77777777" w:rsidR="009F4A37" w:rsidRPr="00E77497" w:rsidRDefault="009F4A37" w:rsidP="002B49A4">
      <w:pPr>
        <w:pStyle w:val="SyntaxRule"/>
        <w:spacing w:after="240"/>
        <w:rPr>
          <w:ins w:id="7943" w:author="Rev 10 Allen Wirfs-Brock" w:date="2012-09-26T14:40:00Z"/>
        </w:rPr>
      </w:pPr>
      <w:ins w:id="7944" w:author="Rev 10 Allen Wirfs-Brock" w:date="2012-09-26T14:40:00Z">
        <w:r>
          <w:t>CoverParenthesizedExpressionAndArrowParameters</w:t>
        </w:r>
      </w:ins>
      <w:ins w:id="7945" w:author="Rev 10 Allen Wirfs-Brock" w:date="2012-09-26T14:42:00Z">
        <w:r>
          <w:rPr>
            <w:i w:val="0"/>
          </w:rPr>
          <w:t xml:space="preserve"> </w:t>
        </w:r>
      </w:ins>
      <w:ins w:id="7946" w:author="Rev 10 Allen Wirfs-Brock" w:date="2012-09-26T14:40:00Z">
        <w:r w:rsidRPr="00E77497">
          <w:rPr>
            <w:rFonts w:ascii="Arial" w:hAnsi="Arial" w:cs="Arial"/>
            <w:b/>
            <w:i w:val="0"/>
          </w:rPr>
          <w:t>:</w:t>
        </w:r>
      </w:ins>
      <w:ins w:id="7947" w:author="Rev 10 Allen Wirfs-Brock" w:date="2012-09-26T14:42:00Z">
        <w:r>
          <w:rPr>
            <w:rFonts w:ascii="Arial" w:hAnsi="Arial" w:cs="Arial"/>
            <w:b/>
            <w:i w:val="0"/>
          </w:rPr>
          <w:t xml:space="preserve"> </w:t>
        </w:r>
        <w:r w:rsidRPr="00E77497">
          <w:rPr>
            <w:rFonts w:ascii="Courier New" w:hAnsi="Courier New"/>
            <w:b/>
            <w:i w:val="0"/>
          </w:rPr>
          <w:t>(</w:t>
        </w:r>
        <w:r w:rsidRPr="00253B6F">
          <w:rPr>
            <w:rFonts w:ascii="Courier New" w:hAnsi="Courier New" w:cs="Courier New"/>
          </w:rPr>
          <w:t xml:space="preserve"> </w:t>
        </w:r>
        <w:r w:rsidRPr="00E77497">
          <w:t>Expression</w:t>
        </w:r>
        <w:r>
          <w:rPr>
            <w:rFonts w:ascii="Courier New" w:hAnsi="Courier New"/>
            <w:b/>
            <w:i w:val="0"/>
          </w:rPr>
          <w:t xml:space="preserve"> </w:t>
        </w:r>
        <w:r w:rsidRPr="00E77497">
          <w:rPr>
            <w:rFonts w:ascii="Courier New" w:hAnsi="Courier New"/>
            <w:b/>
            <w:i w:val="0"/>
          </w:rPr>
          <w:t>)</w:t>
        </w:r>
      </w:ins>
    </w:p>
    <w:p w14:paraId="4EEFA8B9" w14:textId="77777777" w:rsidR="009F4A37" w:rsidRPr="002B49A4" w:rsidRDefault="009F4A37" w:rsidP="002B49A4">
      <w:pPr>
        <w:pStyle w:val="Alg4"/>
        <w:numPr>
          <w:ilvl w:val="0"/>
          <w:numId w:val="956"/>
        </w:numPr>
        <w:spacing w:after="220"/>
        <w:contextualSpacing/>
        <w:rPr>
          <w:ins w:id="7948" w:author="Rev 10 Allen Wirfs-Brock" w:date="2012-09-26T14:43:00Z"/>
        </w:rPr>
      </w:pPr>
      <w:ins w:id="7949" w:author="Rev 10 Allen Wirfs-Brock" w:date="2012-09-26T14:40:00Z">
        <w:r w:rsidRPr="00A81EF0">
          <w:t xml:space="preserve">Return the result of parsing </w:t>
        </w:r>
        <w:r w:rsidRPr="002B49A4">
          <w:t xml:space="preserve">the lexical token stream matched by  </w:t>
        </w:r>
        <w:r w:rsidRPr="002B49A4">
          <w:rPr>
            <w:i/>
          </w:rPr>
          <w:t>CoverParenthesizedExpressionAndArrowParameters</w:t>
        </w:r>
      </w:ins>
      <w:ins w:id="7950" w:author="Rev 10 Allen Wirfs-Brock" w:date="2012-09-26T14:43:00Z">
        <w:r w:rsidR="00A81EF0" w:rsidRPr="00A81EF0">
          <w:t xml:space="preserve"> using </w:t>
        </w:r>
      </w:ins>
      <w:ins w:id="7951" w:author="Rev 10 Allen Wirfs-Brock" w:date="2012-09-26T14:44:00Z">
        <w:r w:rsidR="00A81EF0" w:rsidRPr="00A81EF0">
          <w:rPr>
            <w:i/>
          </w:rPr>
          <w:t>ParenthesizedExpression</w:t>
        </w:r>
        <w:r w:rsidR="00A81EF0" w:rsidRPr="002B49A4">
          <w:t xml:space="preserve"> </w:t>
        </w:r>
      </w:ins>
      <w:ins w:id="7952" w:author="Rev 10 Allen Wirfs-Brock" w:date="2012-09-26T14:43:00Z">
        <w:r w:rsidR="00A81EF0" w:rsidRPr="00A81EF0">
          <w:t>as the goal symbol.</w:t>
        </w:r>
      </w:ins>
    </w:p>
    <w:p w14:paraId="5B289041" w14:textId="77777777" w:rsidR="00865652" w:rsidRPr="002B49A4" w:rsidRDefault="00865652" w:rsidP="002B49A4">
      <w:pPr>
        <w:keepNext/>
        <w:jc w:val="left"/>
        <w:rPr>
          <w:ins w:id="7953" w:author="Rev 10 Allen Wirfs-Brock" w:date="2012-09-07T09:06:00Z"/>
          <w:i/>
        </w:rPr>
      </w:pPr>
      <w:ins w:id="7954" w:author="Rev 10 Allen Wirfs-Brock" w:date="2012-09-07T09:06:00Z">
        <w:r w:rsidRPr="00E77497">
          <w:rPr>
            <w:rFonts w:ascii="Helvetica" w:hAnsi="Helvetica"/>
            <w:b/>
          </w:rPr>
          <w:t xml:space="preserve">Static Semantics:  </w:t>
        </w:r>
        <w:r w:rsidRPr="00BD6E56">
          <w:rPr>
            <w:rFonts w:ascii="Helvetica" w:hAnsi="Helvetica"/>
            <w:b/>
            <w:lang w:eastAsia="en-US"/>
          </w:rPr>
          <w:t>IsValidSimpleAssignmentTarget</w:t>
        </w:r>
      </w:ins>
    </w:p>
    <w:p w14:paraId="3E32FFA8" w14:textId="77777777" w:rsidR="00865652" w:rsidRPr="00E77497" w:rsidRDefault="00865652" w:rsidP="00865652">
      <w:pPr>
        <w:pStyle w:val="SyntaxRule"/>
        <w:rPr>
          <w:ins w:id="7955" w:author="Rev 10 Allen Wirfs-Brock" w:date="2012-09-07T09:07:00Z"/>
        </w:rPr>
      </w:pPr>
      <w:ins w:id="7956" w:author="Rev 10 Allen Wirfs-Brock" w:date="2012-09-07T09:07:00Z">
        <w:r w:rsidRPr="00E77497">
          <w:t xml:space="preserve">PrimaryExpression </w:t>
        </w:r>
        <w:r w:rsidRPr="00E77497">
          <w:rPr>
            <w:rFonts w:ascii="Arial" w:hAnsi="Arial" w:cs="Arial"/>
            <w:b/>
            <w:i w:val="0"/>
          </w:rPr>
          <w:t>:</w:t>
        </w:r>
      </w:ins>
    </w:p>
    <w:p w14:paraId="4586950A" w14:textId="77777777" w:rsidR="00865652" w:rsidRPr="00E77497" w:rsidRDefault="00865652" w:rsidP="00865652">
      <w:pPr>
        <w:pStyle w:val="SyntaxDefinition"/>
        <w:rPr>
          <w:ins w:id="7957" w:author="Rev 10 Allen Wirfs-Brock" w:date="2012-09-07T09:07:00Z"/>
          <w:rFonts w:ascii="Courier New" w:hAnsi="Courier New"/>
          <w:b/>
          <w:i w:val="0"/>
        </w:rPr>
      </w:pPr>
      <w:ins w:id="7958" w:author="Rev 10 Allen Wirfs-Brock" w:date="2012-09-07T09:07:00Z">
        <w:r w:rsidRPr="00E77497">
          <w:rPr>
            <w:rFonts w:ascii="Courier New" w:hAnsi="Courier New"/>
            <w:b/>
            <w:i w:val="0"/>
          </w:rPr>
          <w:t>this</w:t>
        </w:r>
        <w:r w:rsidRPr="00E77497">
          <w:br/>
          <w:t>Literal</w:t>
        </w:r>
        <w:r w:rsidRPr="00E77497">
          <w:br/>
          <w:t>Array</w:t>
        </w:r>
        <w:r>
          <w:t>Initialiser</w:t>
        </w:r>
        <w:r w:rsidRPr="00E77497">
          <w:br/>
          <w:t>ObjectLiteral</w:t>
        </w:r>
        <w:r w:rsidRPr="00E77497">
          <w:br/>
          <w:t>FunctionExpression</w:t>
        </w:r>
        <w:r>
          <w:br/>
          <w:t>ClassExpression</w:t>
        </w:r>
        <w:r>
          <w:br/>
          <w:t>GeneratorExpression</w:t>
        </w:r>
        <w:r>
          <w:br/>
          <w:t>GeneratorComprehension</w:t>
        </w:r>
        <w:r w:rsidRPr="00E77497">
          <w:br/>
          <w:t>RegularExpressionLiteral</w:t>
        </w:r>
        <w:r>
          <w:br/>
          <w:t>TemplateLiteral</w:t>
        </w:r>
      </w:ins>
    </w:p>
    <w:p w14:paraId="571085A3" w14:textId="77777777" w:rsidR="00865652" w:rsidRPr="00E77497" w:rsidRDefault="00865652" w:rsidP="00865652">
      <w:pPr>
        <w:pStyle w:val="Alg4"/>
        <w:numPr>
          <w:ilvl w:val="0"/>
          <w:numId w:val="733"/>
        </w:numPr>
        <w:spacing w:after="220"/>
        <w:contextualSpacing/>
        <w:rPr>
          <w:ins w:id="7959" w:author="Rev 10 Allen Wirfs-Brock" w:date="2012-09-07T09:06:00Z"/>
        </w:rPr>
      </w:pPr>
      <w:ins w:id="7960" w:author="Rev 10 Allen Wirfs-Brock" w:date="2012-09-07T09:06:00Z">
        <w:r w:rsidRPr="00E77497">
          <w:t xml:space="preserve">Return </w:t>
        </w:r>
        <w:r w:rsidRPr="00BD6E56">
          <w:rPr>
            <w:b/>
          </w:rPr>
          <w:t>false</w:t>
        </w:r>
        <w:r w:rsidRPr="00E77497">
          <w:t>.</w:t>
        </w:r>
      </w:ins>
    </w:p>
    <w:p w14:paraId="2FE3925C" w14:textId="77777777" w:rsidR="00865652" w:rsidRPr="00E77497" w:rsidRDefault="00865652" w:rsidP="00865652">
      <w:pPr>
        <w:jc w:val="left"/>
        <w:rPr>
          <w:ins w:id="7961" w:author="Rev 10 Allen Wirfs-Brock" w:date="2012-09-07T09:09:00Z"/>
        </w:rPr>
      </w:pPr>
      <w:ins w:id="7962" w:author="Rev 10 Allen Wirfs-Brock" w:date="2012-09-07T09:09:00Z">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r w:rsidRPr="00344428">
          <w:rPr>
            <w:rFonts w:ascii="Times New Roman" w:hAnsi="Times New Roman"/>
            <w:i/>
          </w:rPr>
          <w:t>Identifier</w:t>
        </w:r>
      </w:ins>
    </w:p>
    <w:p w14:paraId="4872AC96" w14:textId="77777777" w:rsidR="00865652" w:rsidRDefault="00865652" w:rsidP="00865652">
      <w:pPr>
        <w:pStyle w:val="Alg4"/>
        <w:numPr>
          <w:ilvl w:val="0"/>
          <w:numId w:val="956"/>
        </w:numPr>
        <w:spacing w:after="220"/>
        <w:contextualSpacing/>
        <w:rPr>
          <w:ins w:id="7963" w:author="Rev 10 Allen Wirfs-Brock" w:date="2012-09-07T09:09:00Z"/>
        </w:rPr>
      </w:pPr>
      <w:ins w:id="7964" w:author="Rev 10 Allen Wirfs-Brock" w:date="2012-09-07T09:09:00Z">
        <w:r>
          <w:t>I</w:t>
        </w:r>
        <w:r w:rsidRPr="00344428">
          <w:t>f th</w:t>
        </w:r>
        <w:r>
          <w:t>is</w:t>
        </w:r>
        <w:r w:rsidRPr="00344428">
          <w:t xml:space="preserve"> </w:t>
        </w:r>
        <w:r w:rsidRPr="00344428">
          <w:rPr>
            <w:i/>
          </w:rPr>
          <w:t xml:space="preserve">PrimaryExpression </w:t>
        </w:r>
        <w:r w:rsidRPr="00344428">
          <w:t>is contained in strict code</w:t>
        </w:r>
        <w:r>
          <w:t>and StringValue of</w:t>
        </w:r>
        <w:r w:rsidRPr="00344428">
          <w:t xml:space="preserve"> </w:t>
        </w:r>
        <w:r w:rsidRPr="00344428">
          <w:rPr>
            <w:i/>
          </w:rPr>
          <w:t>Identifier</w:t>
        </w:r>
        <w:r w:rsidRPr="00344428">
          <w:t xml:space="preserve"> </w:t>
        </w:r>
        <w:r>
          <w:t>is</w:t>
        </w:r>
        <w:r w:rsidRPr="00344428">
          <w:t xml:space="preserve"> </w:t>
        </w:r>
        <w:r w:rsidRPr="00344428">
          <w:rPr>
            <w:rFonts w:ascii="Courier New" w:hAnsi="Courier New" w:cs="Courier New"/>
            <w:b/>
          </w:rPr>
          <w:t>"eval"</w:t>
        </w:r>
        <w:r w:rsidRPr="00344428">
          <w:t xml:space="preserve"> or </w:t>
        </w:r>
        <w:r w:rsidRPr="00344428">
          <w:rPr>
            <w:rFonts w:ascii="Courier New" w:hAnsi="Courier New" w:cs="Courier New"/>
            <w:b/>
          </w:rPr>
          <w:t>"arguments"</w:t>
        </w:r>
        <w:r>
          <w:t xml:space="preserve">, then return </w:t>
        </w:r>
        <w:r w:rsidRPr="00344428">
          <w:rPr>
            <w:b/>
          </w:rPr>
          <w:t>false</w:t>
        </w:r>
        <w:r>
          <w:t>.</w:t>
        </w:r>
      </w:ins>
    </w:p>
    <w:p w14:paraId="7253D62C" w14:textId="77777777" w:rsidR="00865652" w:rsidRPr="00E77497" w:rsidRDefault="00865652" w:rsidP="00865652">
      <w:pPr>
        <w:pStyle w:val="Alg4"/>
        <w:numPr>
          <w:ilvl w:val="0"/>
          <w:numId w:val="956"/>
        </w:numPr>
        <w:spacing w:after="220"/>
        <w:contextualSpacing/>
        <w:rPr>
          <w:ins w:id="7965" w:author="Rev 10 Allen Wirfs-Brock" w:date="2012-09-07T09:09:00Z"/>
        </w:rPr>
      </w:pPr>
      <w:ins w:id="7966" w:author="Rev 10 Allen Wirfs-Brock" w:date="2012-09-07T09:09:00Z">
        <w:r w:rsidRPr="00E77497">
          <w:t xml:space="preserve">Return </w:t>
        </w:r>
        <w:r>
          <w:rPr>
            <w:b/>
          </w:rPr>
          <w:t>true</w:t>
        </w:r>
        <w:r w:rsidRPr="00E77497">
          <w:t>.</w:t>
        </w:r>
      </w:ins>
    </w:p>
    <w:p w14:paraId="154C5477" w14:textId="77777777" w:rsidR="00865652" w:rsidRPr="00E77497" w:rsidRDefault="00865652" w:rsidP="00865652">
      <w:pPr>
        <w:jc w:val="left"/>
        <w:rPr>
          <w:ins w:id="7967" w:author="Rev 10 Allen Wirfs-Brock" w:date="2012-09-07T09:11:00Z"/>
        </w:rPr>
      </w:pPr>
      <w:ins w:id="7968" w:author="Rev 10 Allen Wirfs-Brock" w:date="2012-09-07T09:11:00Z">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ins>
      <w:ins w:id="7969" w:author="Rev 10 Allen Wirfs-Brock" w:date="2012-09-26T14:52:00Z">
        <w:r w:rsidR="00A81EF0" w:rsidRPr="006E6733">
          <w:rPr>
            <w:rFonts w:ascii="Times New Roman" w:hAnsi="Times New Roman"/>
            <w:i/>
          </w:rPr>
          <w:t>CoverParenthesizedExpressionAndArrowParameterList</w:t>
        </w:r>
      </w:ins>
    </w:p>
    <w:p w14:paraId="2C512416" w14:textId="77777777" w:rsidR="00A81EF0" w:rsidRDefault="00A81EF0" w:rsidP="00A81EF0">
      <w:pPr>
        <w:pStyle w:val="Alg4"/>
        <w:numPr>
          <w:ilvl w:val="0"/>
          <w:numId w:val="960"/>
        </w:numPr>
        <w:spacing w:after="220"/>
        <w:contextualSpacing/>
        <w:rPr>
          <w:ins w:id="7970" w:author="Rev 10 Allen Wirfs-Brock" w:date="2012-09-26T14:50:00Z"/>
        </w:rPr>
      </w:pPr>
      <w:ins w:id="7971" w:author="Rev 10 Allen Wirfs-Brock" w:date="2012-09-26T14:50:00Z">
        <w:r>
          <w:t xml:space="preserve">Let </w:t>
        </w:r>
        <w:r>
          <w:rPr>
            <w:i/>
          </w:rPr>
          <w:t>expr</w:t>
        </w:r>
        <w:r>
          <w:t xml:space="preserve"> be </w:t>
        </w:r>
      </w:ins>
      <w:ins w:id="7972" w:author="Rev 10 Allen Wirfs-Brock" w:date="2012-09-26T14:51:00Z">
        <w:r w:rsidRPr="002B49A4">
          <w:t>Cover</w:t>
        </w:r>
      </w:ins>
      <w:ins w:id="7973" w:author="Rev 10 Allen Wirfs-Brock" w:date="2012-09-26T14:52:00Z">
        <w:r>
          <w:t>ed</w:t>
        </w:r>
      </w:ins>
      <w:ins w:id="7974" w:author="Rev 10 Allen Wirfs-Brock" w:date="2012-09-26T14:51:00Z">
        <w:r w:rsidRPr="002B49A4">
          <w:t>ParenthesizedExpression</w:t>
        </w:r>
        <w:r>
          <w:rPr>
            <w:i/>
          </w:rPr>
          <w:t xml:space="preserve"> </w:t>
        </w:r>
      </w:ins>
      <w:ins w:id="7975" w:author="Rev 10 Allen Wirfs-Brock" w:date="2012-09-26T14:50:00Z">
        <w:r>
          <w:t>of</w:t>
        </w:r>
        <w:r w:rsidRPr="00E77497">
          <w:t xml:space="preserve"> </w:t>
        </w:r>
        <w:r w:rsidRPr="006E6733">
          <w:rPr>
            <w:i/>
          </w:rPr>
          <w:t>CoverParenthesizedExpressionAndArrowParameterList</w:t>
        </w:r>
        <w:r>
          <w:t>.</w:t>
        </w:r>
      </w:ins>
    </w:p>
    <w:p w14:paraId="3FE22514" w14:textId="77777777" w:rsidR="00865652" w:rsidRPr="00E77497" w:rsidRDefault="00865652" w:rsidP="00865652">
      <w:pPr>
        <w:pStyle w:val="Alg4"/>
        <w:numPr>
          <w:ilvl w:val="0"/>
          <w:numId w:val="960"/>
        </w:numPr>
        <w:spacing w:after="220"/>
        <w:contextualSpacing/>
        <w:rPr>
          <w:ins w:id="7976" w:author="Rev 10 Allen Wirfs-Brock" w:date="2012-09-07T09:11:00Z"/>
        </w:rPr>
      </w:pPr>
      <w:ins w:id="7977" w:author="Rev 10 Allen Wirfs-Brock" w:date="2012-09-07T09:11:00Z">
        <w:r w:rsidRPr="00E77497">
          <w:t>Return</w:t>
        </w:r>
      </w:ins>
      <w:ins w:id="7978" w:author="Rev 10 Allen Wirfs-Brock" w:date="2012-09-07T09:13:00Z">
        <w:r>
          <w:t xml:space="preserve"> IsValidSimpleAssignmentTarge of </w:t>
        </w:r>
      </w:ins>
      <w:ins w:id="7979" w:author="Rev 10 Allen Wirfs-Brock" w:date="2012-09-26T14:52:00Z">
        <w:r w:rsidR="00A81EF0">
          <w:rPr>
            <w:i/>
          </w:rPr>
          <w:t>expr</w:t>
        </w:r>
      </w:ins>
      <w:ins w:id="7980" w:author="Rev 10 Allen Wirfs-Brock" w:date="2012-09-07T09:11:00Z">
        <w:r w:rsidRPr="00E77497">
          <w:t>.</w:t>
        </w:r>
      </w:ins>
    </w:p>
    <w:p w14:paraId="61B535DF" w14:textId="77777777" w:rsidR="004C02EF" w:rsidRPr="00E77497" w:rsidRDefault="004C02EF" w:rsidP="00C623F2">
      <w:pPr>
        <w:pStyle w:val="30"/>
        <w:numPr>
          <w:ilvl w:val="0"/>
          <w:numId w:val="0"/>
        </w:numPr>
      </w:pPr>
      <w:bookmarkStart w:id="7981" w:name="_Toc336509499"/>
      <w:r w:rsidRPr="00E77497">
        <w:t>11.1.1</w:t>
      </w:r>
      <w:r w:rsidRPr="00E77497">
        <w:tab/>
        <w:t xml:space="preserve">The </w:t>
      </w:r>
      <w:r w:rsidRPr="00E77497">
        <w:rPr>
          <w:rFonts w:ascii="Courier New" w:hAnsi="Courier New"/>
        </w:rPr>
        <w:t>this</w:t>
      </w:r>
      <w:r w:rsidRPr="00E77497">
        <w:t xml:space="preserve"> Keywor</w:t>
      </w:r>
      <w:bookmarkEnd w:id="7874"/>
      <w:bookmarkEnd w:id="7875"/>
      <w:bookmarkEnd w:id="7876"/>
      <w:bookmarkEnd w:id="7877"/>
      <w:bookmarkEnd w:id="7878"/>
      <w:bookmarkEnd w:id="7879"/>
      <w:bookmarkEnd w:id="7880"/>
      <w:bookmarkEnd w:id="7881"/>
      <w:bookmarkEnd w:id="7882"/>
      <w:r w:rsidRPr="00E77497">
        <w:t>d</w:t>
      </w:r>
      <w:bookmarkEnd w:id="7884"/>
      <w:bookmarkEnd w:id="7885"/>
      <w:bookmarkEnd w:id="7886"/>
      <w:bookmarkEnd w:id="7887"/>
      <w:bookmarkEnd w:id="7888"/>
      <w:bookmarkEnd w:id="7981"/>
    </w:p>
    <w:p w14:paraId="7FE0A265" w14:textId="77777777" w:rsidR="00191CB8" w:rsidRPr="00E77497" w:rsidRDefault="00191CB8" w:rsidP="00191CB8">
      <w:pPr>
        <w:keepNext/>
        <w:rPr>
          <w:ins w:id="7982" w:author="Rev 4 Allen Wirfs-Brock" w:date="2011-10-15T09:24:00Z"/>
          <w:rFonts w:ascii="Helvetica" w:hAnsi="Helvetica"/>
          <w:b/>
        </w:rPr>
      </w:pPr>
      <w:ins w:id="7983" w:author="Rev 4 Allen Wirfs-Brock" w:date="2011-10-15T09:24:00Z">
        <w:r w:rsidRPr="00E77497">
          <w:rPr>
            <w:rFonts w:ascii="Helvetica" w:hAnsi="Helvetica"/>
            <w:b/>
          </w:rPr>
          <w:t xml:space="preserve">Runtime Semantics: </w:t>
        </w:r>
        <w:r w:rsidRPr="00E77497">
          <w:rPr>
            <w:rFonts w:ascii="Helvetica" w:hAnsi="Helvetica"/>
            <w:b/>
            <w:spacing w:val="6"/>
          </w:rPr>
          <w:t>Evaluation</w:t>
        </w:r>
      </w:ins>
    </w:p>
    <w:p w14:paraId="67C2FC98" w14:textId="77777777" w:rsidR="003A3B8E" w:rsidRPr="004D1BD1" w:rsidRDefault="003A3B8E" w:rsidP="00120381">
      <w:pPr>
        <w:pStyle w:val="SyntaxRule"/>
        <w:spacing w:after="240"/>
        <w:rPr>
          <w:ins w:id="7984" w:author="Rev 4 Allen Wirfs-Brock" w:date="2011-10-18T16:11:00Z"/>
        </w:rPr>
      </w:pPr>
      <w:ins w:id="7985" w:author="Rev 4 Allen Wirfs-Brock" w:date="2011-10-18T16:11:00Z">
        <w:r w:rsidRPr="00E77497">
          <w:t xml:space="preserve">PrimaryExpression </w:t>
        </w:r>
        <w:r w:rsidRPr="00120381">
          <w:rPr>
            <w:rFonts w:ascii="Arial" w:hAnsi="Arial" w:cs="Arial"/>
            <w:b/>
            <w:i w:val="0"/>
          </w:rPr>
          <w:t>:</w:t>
        </w:r>
      </w:ins>
      <w:ins w:id="7986" w:author="Rev 4 Allen Wirfs-Brock" w:date="2011-10-18T17:13:00Z">
        <w:r w:rsidR="001A7CB6" w:rsidRPr="00120381">
          <w:rPr>
            <w:rFonts w:ascii="Arial" w:hAnsi="Arial" w:cs="Arial"/>
            <w:b/>
            <w:i w:val="0"/>
          </w:rPr>
          <w:t xml:space="preserve">  </w:t>
        </w:r>
      </w:ins>
      <w:ins w:id="7987" w:author="Rev 4 Allen Wirfs-Brock" w:date="2011-10-18T16:11:00Z">
        <w:r w:rsidRPr="00120381">
          <w:rPr>
            <w:rFonts w:ascii="Courier New" w:hAnsi="Courier New"/>
            <w:b/>
            <w:i w:val="0"/>
          </w:rPr>
          <w:t>this</w:t>
        </w:r>
        <w:r w:rsidRPr="004D1BD1">
          <w:t xml:space="preserve"> </w:t>
        </w:r>
      </w:ins>
    </w:p>
    <w:p w14:paraId="3E612F75" w14:textId="77777777" w:rsidR="00141C64" w:rsidRPr="00E77497" w:rsidRDefault="00141C64" w:rsidP="00141C64">
      <w:pPr>
        <w:pStyle w:val="Alg4"/>
        <w:numPr>
          <w:ilvl w:val="0"/>
          <w:numId w:val="787"/>
        </w:numPr>
        <w:rPr>
          <w:ins w:id="7988" w:author="Rev 7 Allen Wirfs-Brock" w:date="2012-05-01T16:27:00Z"/>
        </w:rPr>
      </w:pPr>
      <w:ins w:id="7989" w:author="Rev 7 Allen Wirfs-Brock" w:date="2012-05-01T16:27:00Z">
        <w:r w:rsidRPr="00E77497">
          <w:t xml:space="preserve">Let </w:t>
        </w:r>
        <w:r>
          <w:rPr>
            <w:i/>
          </w:rPr>
          <w:t>env</w:t>
        </w:r>
        <w:r>
          <w:t xml:space="preserve"> be the result of performing the GetThisEnvironment abstract operation</w:t>
        </w:r>
        <w:r w:rsidRPr="00E77497">
          <w:t>.</w:t>
        </w:r>
      </w:ins>
    </w:p>
    <w:p w14:paraId="316665FC" w14:textId="77777777" w:rsidR="00141C64" w:rsidRPr="00E77497" w:rsidRDefault="00141C64" w:rsidP="00141C64">
      <w:pPr>
        <w:pStyle w:val="Alg4"/>
        <w:numPr>
          <w:ilvl w:val="0"/>
          <w:numId w:val="787"/>
        </w:numPr>
        <w:spacing w:after="120"/>
        <w:rPr>
          <w:ins w:id="7990" w:author="Rev 7 Allen Wirfs-Brock" w:date="2012-05-01T16:27:00Z"/>
        </w:rPr>
      </w:pPr>
      <w:ins w:id="7991" w:author="Rev 7 Allen Wirfs-Brock" w:date="2012-05-01T16:27:00Z">
        <w:r>
          <w:t xml:space="preserve">Return the </w:t>
        </w:r>
        <w:r w:rsidRPr="00E77497">
          <w:t xml:space="preserve">result of calling the </w:t>
        </w:r>
        <w:r>
          <w:t>GetThis</w:t>
        </w:r>
        <w:r w:rsidRPr="00E77497">
          <w:t>Binding</w:t>
        </w:r>
        <w:r>
          <w:t xml:space="preserve"> </w:t>
        </w:r>
        <w:r w:rsidRPr="00E77497">
          <w:t xml:space="preserve">concrete method of </w:t>
        </w:r>
        <w:r w:rsidRPr="00E77497">
          <w:rPr>
            <w:i/>
          </w:rPr>
          <w:t>env</w:t>
        </w:r>
        <w:r w:rsidRPr="00E77497">
          <w:t>.</w:t>
        </w:r>
      </w:ins>
    </w:p>
    <w:p w14:paraId="40633D27" w14:textId="77777777" w:rsidR="004C02EF" w:rsidRPr="00A9238D" w:rsidDel="00141C64" w:rsidRDefault="004C02EF" w:rsidP="009E3FF6">
      <w:pPr>
        <w:numPr>
          <w:ilvl w:val="0"/>
          <w:numId w:val="593"/>
        </w:numPr>
        <w:rPr>
          <w:del w:id="7992" w:author="Rev 7 Allen Wirfs-Brock" w:date="2012-05-01T16:27:00Z"/>
          <w:rFonts w:ascii="Times New Roman" w:hAnsi="Times New Roman"/>
        </w:rPr>
      </w:pPr>
      <w:del w:id="7993" w:author="Rev 7 Allen Wirfs-Brock" w:date="2012-05-01T16:27:00Z">
        <w:r w:rsidRPr="00A9238D" w:rsidDel="00141C64">
          <w:rPr>
            <w:rFonts w:ascii="Times New Roman" w:hAnsi="Times New Roman"/>
          </w:rPr>
          <w:delText xml:space="preserve">The </w:delText>
        </w:r>
        <w:r w:rsidRPr="00A9238D" w:rsidDel="00141C64">
          <w:rPr>
            <w:rFonts w:ascii="Times New Roman" w:hAnsi="Times New Roman"/>
            <w:b/>
          </w:rPr>
          <w:delText>this</w:delText>
        </w:r>
        <w:r w:rsidRPr="00A9238D" w:rsidDel="00141C64">
          <w:rPr>
            <w:rFonts w:ascii="Times New Roman" w:hAnsi="Times New Roman"/>
          </w:rPr>
          <w:delText xml:space="preserve"> keyword evaluates to </w:delText>
        </w:r>
      </w:del>
      <w:ins w:id="7994" w:author="Rev 4 Allen Wirfs-Brock" w:date="2011-10-18T17:03:00Z">
        <w:del w:id="7995" w:author="Rev 7 Allen Wirfs-Brock" w:date="2012-05-01T16:27:00Z">
          <w:r w:rsidR="0017582A" w:rsidRPr="00A9238D" w:rsidDel="00141C64">
            <w:rPr>
              <w:rFonts w:ascii="Times New Roman" w:hAnsi="Times New Roman"/>
            </w:rPr>
            <w:delText xml:space="preserve">Return </w:delText>
          </w:r>
        </w:del>
      </w:ins>
      <w:del w:id="7996" w:author="Rev 7 Allen Wirfs-Brock" w:date="2012-05-01T16:27:00Z">
        <w:r w:rsidRPr="00A9238D" w:rsidDel="00141C64">
          <w:rPr>
            <w:rFonts w:ascii="Times New Roman" w:hAnsi="Times New Roman"/>
          </w:rPr>
          <w:delText xml:space="preserve">the value of the </w:delText>
        </w:r>
      </w:del>
      <w:del w:id="7997" w:author="Rev 7 Allen Wirfs-Brock" w:date="2012-05-01T14:39:00Z">
        <w:r w:rsidRPr="00A9238D" w:rsidDel="00E33D56">
          <w:rPr>
            <w:rFonts w:ascii="Times New Roman" w:hAnsi="Times New Roman"/>
          </w:rPr>
          <w:delText xml:space="preserve">ThisBinding </w:delText>
        </w:r>
      </w:del>
      <w:del w:id="7998" w:author="Rev 7 Allen Wirfs-Brock" w:date="2012-05-01T14:31:00Z">
        <w:r w:rsidRPr="00A9238D" w:rsidDel="00DD7AA6">
          <w:rPr>
            <w:rFonts w:ascii="Times New Roman" w:hAnsi="Times New Roman"/>
          </w:rPr>
          <w:delText>of the current execution context</w:delText>
        </w:r>
      </w:del>
      <w:del w:id="7999" w:author="Rev 7 Allen Wirfs-Brock" w:date="2012-05-01T16:27:00Z">
        <w:r w:rsidRPr="00A9238D" w:rsidDel="00141C64">
          <w:rPr>
            <w:rFonts w:ascii="Times New Roman" w:hAnsi="Times New Roman"/>
          </w:rPr>
          <w:delText>.</w:delText>
        </w:r>
        <w:bookmarkStart w:id="8000" w:name="_Toc375031164"/>
        <w:bookmarkStart w:id="8001" w:name="_Toc381513678"/>
        <w:bookmarkStart w:id="8002" w:name="_Toc382202822"/>
        <w:bookmarkStart w:id="8003" w:name="_Toc382203042"/>
        <w:bookmarkStart w:id="8004" w:name="_Toc382212200"/>
        <w:bookmarkStart w:id="8005" w:name="_Toc382212439"/>
        <w:bookmarkStart w:id="8006" w:name="_Toc382291545"/>
        <w:bookmarkStart w:id="8007" w:name="_Toc385672184"/>
        <w:bookmarkStart w:id="8008" w:name="_Toc393690279"/>
        <w:bookmarkStart w:id="8009" w:name="_Ref405883026"/>
        <w:bookmarkStart w:id="8010" w:name="_Ref421417488"/>
      </w:del>
    </w:p>
    <w:p w14:paraId="3A2DDB62" w14:textId="77777777" w:rsidR="004C02EF" w:rsidRPr="006B6D0A" w:rsidRDefault="004C02EF" w:rsidP="00C623F2">
      <w:pPr>
        <w:pStyle w:val="30"/>
        <w:numPr>
          <w:ilvl w:val="0"/>
          <w:numId w:val="0"/>
        </w:numPr>
      </w:pPr>
      <w:bookmarkStart w:id="8011" w:name="_Ref424531495"/>
      <w:bookmarkStart w:id="8012" w:name="_Ref424535502"/>
      <w:bookmarkStart w:id="8013" w:name="_Toc472818816"/>
      <w:bookmarkStart w:id="8014" w:name="_Toc235503390"/>
      <w:bookmarkStart w:id="8015" w:name="_Toc241509165"/>
      <w:bookmarkStart w:id="8016" w:name="_Toc244416652"/>
      <w:bookmarkStart w:id="8017" w:name="_Toc276631016"/>
      <w:bookmarkStart w:id="8018" w:name="_Toc336509500"/>
      <w:r w:rsidRPr="006B6D0A">
        <w:t>11.1.2</w:t>
      </w:r>
      <w:r w:rsidRPr="006B6D0A">
        <w:tab/>
        <w:t>Identifier Referenc</w:t>
      </w:r>
      <w:bookmarkStart w:id="8019" w:name="_Toc382202823"/>
      <w:bookmarkStart w:id="8020" w:name="_Toc382203043"/>
      <w:bookmarkEnd w:id="8000"/>
      <w:bookmarkEnd w:id="8001"/>
      <w:bookmarkEnd w:id="8002"/>
      <w:bookmarkEnd w:id="8003"/>
      <w:bookmarkEnd w:id="8004"/>
      <w:bookmarkEnd w:id="8005"/>
      <w:bookmarkEnd w:id="8006"/>
      <w:bookmarkEnd w:id="8007"/>
      <w:bookmarkEnd w:id="8008"/>
      <w:bookmarkEnd w:id="8009"/>
      <w:bookmarkEnd w:id="8010"/>
      <w:bookmarkEnd w:id="8019"/>
      <w:bookmarkEnd w:id="8020"/>
      <w:r w:rsidRPr="006B6D0A">
        <w:t>e</w:t>
      </w:r>
      <w:bookmarkEnd w:id="8011"/>
      <w:bookmarkEnd w:id="8012"/>
      <w:bookmarkEnd w:id="8013"/>
      <w:bookmarkEnd w:id="8014"/>
      <w:bookmarkEnd w:id="8015"/>
      <w:bookmarkEnd w:id="8016"/>
      <w:bookmarkEnd w:id="8017"/>
      <w:bookmarkEnd w:id="8018"/>
    </w:p>
    <w:p w14:paraId="0C460CC1" w14:textId="77777777" w:rsidR="004B1323" w:rsidRPr="00E77497" w:rsidRDefault="004B1323" w:rsidP="004B1323">
      <w:pPr>
        <w:keepNext/>
        <w:rPr>
          <w:ins w:id="8021" w:author="Rev 8 Allen Wirfs-Brock" w:date="2012-05-10T18:13:00Z"/>
          <w:rFonts w:ascii="Helvetica" w:hAnsi="Helvetica"/>
          <w:b/>
        </w:rPr>
      </w:pPr>
      <w:commentRangeStart w:id="8022"/>
      <w:ins w:id="8023" w:author="Rev 8 Allen Wirfs-Brock" w:date="2012-05-10T18:13:00Z">
        <w:r w:rsidRPr="00E77497">
          <w:rPr>
            <w:rFonts w:ascii="Helvetica" w:hAnsi="Helvetica"/>
            <w:b/>
          </w:rPr>
          <w:t xml:space="preserve">Runtime Semantics: </w:t>
        </w:r>
        <w:r w:rsidRPr="00E77497">
          <w:rPr>
            <w:rFonts w:ascii="Helvetica" w:hAnsi="Helvetica"/>
            <w:b/>
            <w:spacing w:val="6"/>
          </w:rPr>
          <w:t>Evaluation</w:t>
        </w:r>
      </w:ins>
      <w:commentRangeEnd w:id="8022"/>
      <w:ins w:id="8024" w:author="Rev 8 Allen Wirfs-Brock" w:date="2012-06-15T18:36:00Z">
        <w:r w:rsidR="005D484B">
          <w:rPr>
            <w:rStyle w:val="af3"/>
          </w:rPr>
          <w:commentReference w:id="8022"/>
        </w:r>
      </w:ins>
    </w:p>
    <w:p w14:paraId="76640CE5" w14:textId="77777777" w:rsidR="004B1323" w:rsidRPr="004D1BD1" w:rsidRDefault="004B1323" w:rsidP="004B1323">
      <w:pPr>
        <w:pStyle w:val="SyntaxRule"/>
        <w:spacing w:after="240"/>
        <w:rPr>
          <w:ins w:id="8025" w:author="Rev 8 Allen Wirfs-Brock" w:date="2012-05-10T18:13:00Z"/>
        </w:rPr>
      </w:pPr>
      <w:ins w:id="8026" w:author="Rev 8 Allen Wirfs-Brock" w:date="2012-05-10T18:13:00Z">
        <w:r w:rsidRPr="00E77497">
          <w:t xml:space="preserve">PrimaryExpression </w:t>
        </w:r>
        <w:r w:rsidRPr="00120381">
          <w:rPr>
            <w:rFonts w:ascii="Arial" w:hAnsi="Arial" w:cs="Arial"/>
            <w:b/>
            <w:i w:val="0"/>
          </w:rPr>
          <w:t xml:space="preserve">:  </w:t>
        </w:r>
      </w:ins>
      <w:ins w:id="8027" w:author="Rev 8 Allen Wirfs-Brock" w:date="2012-05-10T18:14:00Z">
        <w:r w:rsidRPr="004B1323">
          <w:t>Identifier</w:t>
        </w:r>
      </w:ins>
      <w:ins w:id="8028" w:author="Rev 8 Allen Wirfs-Brock" w:date="2012-05-10T18:13:00Z">
        <w:r w:rsidRPr="004D1BD1">
          <w:t xml:space="preserve"> </w:t>
        </w:r>
      </w:ins>
    </w:p>
    <w:p w14:paraId="774FA3A6" w14:textId="77777777" w:rsidR="00A9238D" w:rsidRPr="00E77497" w:rsidRDefault="00A9238D" w:rsidP="00A9238D">
      <w:pPr>
        <w:pStyle w:val="Alg4"/>
        <w:numPr>
          <w:ilvl w:val="0"/>
          <w:numId w:val="47"/>
        </w:numPr>
        <w:spacing w:after="220"/>
        <w:contextualSpacing/>
        <w:rPr>
          <w:ins w:id="8029" w:author="Rev 6 Allen Wirfs-Brock" w:date="2012-02-16T13:00:00Z"/>
        </w:rPr>
      </w:pPr>
      <w:ins w:id="8030" w:author="Rev 6 Allen Wirfs-Brock" w:date="2012-02-16T13:00:00Z">
        <w:r w:rsidRPr="00E77497">
          <w:t xml:space="preserve">Let </w:t>
        </w:r>
      </w:ins>
      <w:ins w:id="8031" w:author="Rev 6 Allen Wirfs-Brock" w:date="2012-02-16T13:01:00Z">
        <w:r>
          <w:rPr>
            <w:i/>
          </w:rPr>
          <w:t>ref</w:t>
        </w:r>
      </w:ins>
      <w:ins w:id="8032" w:author="Rev 6 Allen Wirfs-Brock" w:date="2012-02-16T13:00:00Z">
        <w:r w:rsidRPr="00E77497">
          <w:t xml:space="preserve"> be the </w:t>
        </w:r>
      </w:ins>
      <w:ins w:id="8033" w:author="Rev 6 Allen Wirfs-Brock" w:date="2012-02-16T13:02:00Z">
        <w:r>
          <w:t xml:space="preserve">result of </w:t>
        </w:r>
        <w:r w:rsidRPr="00A9238D">
          <w:t xml:space="preserve">performing Identifier Resolution as specified in 10.3.1 using the </w:t>
        </w:r>
        <w:r w:rsidRPr="00A9238D">
          <w:rPr>
            <w:i/>
          </w:rPr>
          <w:t>IdentifierName</w:t>
        </w:r>
        <w:r w:rsidRPr="00A9238D">
          <w:t xml:space="preserve"> corresponding to </w:t>
        </w:r>
        <w:r w:rsidRPr="00A9238D">
          <w:rPr>
            <w:i/>
          </w:rPr>
          <w:t>Identifier</w:t>
        </w:r>
      </w:ins>
      <w:ins w:id="8034" w:author="Rev 6 Allen Wirfs-Brock" w:date="2012-02-16T13:00:00Z">
        <w:r w:rsidRPr="00E77497">
          <w:t>.</w:t>
        </w:r>
      </w:ins>
    </w:p>
    <w:p w14:paraId="45461E40" w14:textId="77777777" w:rsidR="00A9238D" w:rsidRPr="00E77497" w:rsidRDefault="00A9238D" w:rsidP="00A9238D">
      <w:pPr>
        <w:pStyle w:val="Alg4"/>
        <w:numPr>
          <w:ilvl w:val="0"/>
          <w:numId w:val="47"/>
        </w:numPr>
        <w:spacing w:after="220"/>
        <w:contextualSpacing/>
        <w:rPr>
          <w:ins w:id="8035" w:author="Rev 6 Allen Wirfs-Brock" w:date="2012-02-16T13:00:00Z"/>
        </w:rPr>
      </w:pPr>
      <w:ins w:id="8036" w:author="Rev 6 Allen Wirfs-Brock" w:date="2012-02-16T13:00:00Z">
        <w:r w:rsidRPr="00E77497">
          <w:t xml:space="preserve">Return </w:t>
        </w:r>
      </w:ins>
      <w:ins w:id="8037" w:author="Rev 6 Allen Wirfs-Brock" w:date="2012-02-16T13:03:00Z">
        <w:r>
          <w:rPr>
            <w:i/>
          </w:rPr>
          <w:t>ref</w:t>
        </w:r>
      </w:ins>
      <w:ins w:id="8038" w:author="Rev 6 Allen Wirfs-Brock" w:date="2012-02-16T13:00:00Z">
        <w:r w:rsidRPr="00E77497">
          <w:t>.</w:t>
        </w:r>
      </w:ins>
    </w:p>
    <w:p w14:paraId="2E035C56" w14:textId="77777777" w:rsidR="004C02EF" w:rsidRPr="00A9238D" w:rsidRDefault="00A9238D" w:rsidP="004C02EF">
      <w:pPr>
        <w:rPr>
          <w:sz w:val="18"/>
          <w:szCs w:val="18"/>
          <w:rPrChange w:id="8039" w:author="Rev 6 Allen Wirfs-Brock" w:date="2012-02-16T13:04:00Z">
            <w:rPr/>
          </w:rPrChange>
        </w:rPr>
      </w:pPr>
      <w:ins w:id="8040" w:author="Rev 6 Allen Wirfs-Brock" w:date="2012-02-16T13:04:00Z">
        <w:r w:rsidRPr="00A9238D">
          <w:rPr>
            <w:sz w:val="18"/>
            <w:szCs w:val="18"/>
            <w:rPrChange w:id="8041" w:author="Rev 6 Allen Wirfs-Brock" w:date="2012-02-16T13:04:00Z">
              <w:rPr/>
            </w:rPrChange>
          </w:rPr>
          <w:t>NOTE:</w:t>
        </w:r>
        <w:r w:rsidRPr="00A9238D">
          <w:rPr>
            <w:sz w:val="18"/>
            <w:szCs w:val="18"/>
            <w:rPrChange w:id="8042" w:author="Rev 6 Allen Wirfs-Brock" w:date="2012-02-16T13:04:00Z">
              <w:rPr/>
            </w:rPrChange>
          </w:rPr>
          <w:tab/>
        </w:r>
      </w:ins>
      <w:del w:id="8043" w:author="Rev 6 Allen Wirfs-Brock" w:date="2012-02-16T13:03:00Z">
        <w:r w:rsidR="004C02EF" w:rsidRPr="00A9238D" w:rsidDel="00A9238D">
          <w:rPr>
            <w:sz w:val="18"/>
            <w:szCs w:val="18"/>
            <w:rPrChange w:id="8044" w:author="Rev 6 Allen Wirfs-Brock" w:date="2012-02-16T13:04:00Z">
              <w:rPr/>
            </w:rPrChange>
          </w:rPr>
          <w:delText xml:space="preserve">An </w:delText>
        </w:r>
        <w:r w:rsidR="004C02EF" w:rsidRPr="00A9238D" w:rsidDel="00A9238D">
          <w:rPr>
            <w:rStyle w:val="bnf"/>
            <w:sz w:val="18"/>
            <w:szCs w:val="18"/>
            <w:rPrChange w:id="8045" w:author="Rev 6 Allen Wirfs-Brock" w:date="2012-02-16T13:04:00Z">
              <w:rPr>
                <w:rStyle w:val="bnf"/>
              </w:rPr>
            </w:rPrChange>
          </w:rPr>
          <w:delText>Identifier</w:delText>
        </w:r>
        <w:r w:rsidR="004C02EF" w:rsidRPr="00A9238D" w:rsidDel="00A9238D">
          <w:rPr>
            <w:sz w:val="18"/>
            <w:szCs w:val="18"/>
            <w:rPrChange w:id="8046" w:author="Rev 6 Allen Wirfs-Brock" w:date="2012-02-16T13:04:00Z">
              <w:rPr/>
            </w:rPrChange>
          </w:rPr>
          <w:delText xml:space="preserve"> is evaluated by performing Identifier Resolution as specified in 10.3.1</w:delText>
        </w:r>
      </w:del>
      <w:ins w:id="8047" w:author="Allen Wirfs-Brock rev2" w:date="2011-07-22T10:36:00Z">
        <w:del w:id="8048" w:author="Rev 6 Allen Wirfs-Brock" w:date="2012-02-16T13:03:00Z">
          <w:r w:rsidR="00D91572" w:rsidRPr="00A9238D" w:rsidDel="00A9238D">
            <w:rPr>
              <w:sz w:val="18"/>
              <w:szCs w:val="18"/>
              <w:rPrChange w:id="8049" w:author="Rev 6 Allen Wirfs-Brock" w:date="2012-02-16T13:04:00Z">
                <w:rPr/>
              </w:rPrChange>
            </w:rPr>
            <w:delText xml:space="preserve"> using the </w:delText>
          </w:r>
        </w:del>
      </w:ins>
      <w:ins w:id="8050" w:author="Allen Wirfs-Brock rev2" w:date="2011-07-22T10:37:00Z">
        <w:del w:id="8051" w:author="Rev 6 Allen Wirfs-Brock" w:date="2012-02-16T13:03:00Z">
          <w:r w:rsidR="00D91572" w:rsidRPr="00A9238D" w:rsidDel="00A9238D">
            <w:rPr>
              <w:rStyle w:val="bnf"/>
              <w:sz w:val="18"/>
              <w:szCs w:val="18"/>
              <w:rPrChange w:id="8052" w:author="Rev 6 Allen Wirfs-Brock" w:date="2012-02-16T13:04:00Z">
                <w:rPr>
                  <w:rStyle w:val="bnf"/>
                </w:rPr>
              </w:rPrChange>
            </w:rPr>
            <w:delText>IdentifierName</w:delText>
          </w:r>
          <w:r w:rsidR="00D91572" w:rsidRPr="00A9238D" w:rsidDel="00A9238D">
            <w:rPr>
              <w:sz w:val="18"/>
              <w:szCs w:val="18"/>
              <w:rPrChange w:id="8053" w:author="Rev 6 Allen Wirfs-Brock" w:date="2012-02-16T13:04:00Z">
                <w:rPr/>
              </w:rPrChange>
            </w:rPr>
            <w:delText xml:space="preserve"> </w:delText>
          </w:r>
        </w:del>
      </w:ins>
      <w:ins w:id="8054" w:author="Allen Wirfs-Brock rev2" w:date="2011-07-22T10:36:00Z">
        <w:del w:id="8055" w:author="Rev 6 Allen Wirfs-Brock" w:date="2012-02-16T13:03:00Z">
          <w:r w:rsidR="00D91572" w:rsidRPr="00A9238D" w:rsidDel="00A9238D">
            <w:rPr>
              <w:sz w:val="18"/>
              <w:szCs w:val="18"/>
              <w:rPrChange w:id="8056" w:author="Rev 6 Allen Wirfs-Brock" w:date="2012-02-16T13:04:00Z">
                <w:rPr/>
              </w:rPrChange>
            </w:rPr>
            <w:delText xml:space="preserve">corresponding to </w:delText>
          </w:r>
        </w:del>
      </w:ins>
      <w:ins w:id="8057" w:author="Allen Wirfs-Brock rev2" w:date="2011-07-22T10:37:00Z">
        <w:del w:id="8058" w:author="Rev 6 Allen Wirfs-Brock" w:date="2012-02-16T13:03:00Z">
          <w:r w:rsidR="00D91572" w:rsidRPr="00A9238D" w:rsidDel="00A9238D">
            <w:rPr>
              <w:rStyle w:val="bnf"/>
              <w:sz w:val="18"/>
              <w:szCs w:val="18"/>
              <w:rPrChange w:id="8059" w:author="Rev 6 Allen Wirfs-Brock" w:date="2012-02-16T13:04:00Z">
                <w:rPr>
                  <w:rStyle w:val="bnf"/>
                </w:rPr>
              </w:rPrChange>
            </w:rPr>
            <w:delText>Identifier</w:delText>
          </w:r>
        </w:del>
      </w:ins>
      <w:del w:id="8060" w:author="Rev 6 Allen Wirfs-Brock" w:date="2012-02-16T13:03:00Z">
        <w:r w:rsidR="004C02EF" w:rsidRPr="00A9238D" w:rsidDel="00A9238D">
          <w:rPr>
            <w:sz w:val="18"/>
            <w:szCs w:val="18"/>
            <w:rPrChange w:id="8061" w:author="Rev 6 Allen Wirfs-Brock" w:date="2012-02-16T13:04:00Z">
              <w:rPr/>
            </w:rPrChange>
          </w:rPr>
          <w:delText xml:space="preserve">. </w:delText>
        </w:r>
      </w:del>
      <w:r w:rsidR="004C02EF" w:rsidRPr="00A9238D">
        <w:rPr>
          <w:sz w:val="18"/>
          <w:szCs w:val="18"/>
          <w:rPrChange w:id="8062" w:author="Rev 6 Allen Wirfs-Brock" w:date="2012-02-16T13:04:00Z">
            <w:rPr/>
          </w:rPrChange>
        </w:rPr>
        <w:t xml:space="preserve">The result of evaluating an </w:t>
      </w:r>
      <w:r w:rsidR="004C02EF" w:rsidRPr="00A9238D">
        <w:rPr>
          <w:rStyle w:val="bnf"/>
          <w:sz w:val="18"/>
          <w:szCs w:val="18"/>
          <w:rPrChange w:id="8063" w:author="Rev 6 Allen Wirfs-Brock" w:date="2012-02-16T13:04:00Z">
            <w:rPr>
              <w:rStyle w:val="bnf"/>
            </w:rPr>
          </w:rPrChange>
        </w:rPr>
        <w:t>Identifier</w:t>
      </w:r>
      <w:r w:rsidR="004C02EF" w:rsidRPr="00A9238D">
        <w:rPr>
          <w:sz w:val="18"/>
          <w:szCs w:val="18"/>
          <w:rPrChange w:id="8064" w:author="Rev 6 Allen Wirfs-Brock" w:date="2012-02-16T13:04:00Z">
            <w:rPr/>
          </w:rPrChange>
        </w:rPr>
        <w:t xml:space="preserve"> is always a value of type Reference.</w:t>
      </w:r>
      <w:bookmarkStart w:id="8065" w:name="_Toc375031165"/>
      <w:bookmarkStart w:id="8066" w:name="_Toc381513679"/>
      <w:bookmarkStart w:id="8067" w:name="_Toc382202824"/>
      <w:bookmarkStart w:id="8068" w:name="_Toc382203044"/>
      <w:bookmarkStart w:id="8069" w:name="_Toc382212201"/>
      <w:bookmarkStart w:id="8070" w:name="_Toc382212440"/>
      <w:bookmarkStart w:id="8071" w:name="_Toc382291546"/>
      <w:bookmarkStart w:id="8072" w:name="_Toc385672185"/>
      <w:bookmarkStart w:id="8073" w:name="_Toc393690280"/>
    </w:p>
    <w:p w14:paraId="51FA15F9" w14:textId="77777777" w:rsidR="004C02EF" w:rsidRPr="00E77497" w:rsidRDefault="004C02EF" w:rsidP="00C623F2">
      <w:pPr>
        <w:pStyle w:val="30"/>
        <w:numPr>
          <w:ilvl w:val="0"/>
          <w:numId w:val="0"/>
        </w:numPr>
      </w:pPr>
      <w:bookmarkStart w:id="8074" w:name="_Toc472818817"/>
      <w:bookmarkStart w:id="8075" w:name="_Toc235503391"/>
      <w:bookmarkStart w:id="8076" w:name="_Toc241509166"/>
      <w:bookmarkStart w:id="8077" w:name="_Toc244416653"/>
      <w:bookmarkStart w:id="8078" w:name="_Toc276631017"/>
      <w:bookmarkStart w:id="8079" w:name="_Toc336509501"/>
      <w:r w:rsidRPr="00E77497">
        <w:t>11.1.3</w:t>
      </w:r>
      <w:r w:rsidRPr="00E77497">
        <w:tab/>
        <w:t>Literal</w:t>
      </w:r>
      <w:ins w:id="8080" w:author="Rev 8 Allen Wirfs-Brock" w:date="2012-05-10T18:37:00Z">
        <w:r w:rsidR="00305A10">
          <w:t>s</w:t>
        </w:r>
      </w:ins>
      <w:bookmarkEnd w:id="8079"/>
      <w:r w:rsidRPr="00E77497">
        <w:t xml:space="preserve"> </w:t>
      </w:r>
      <w:del w:id="8081" w:author="Rev 8 Allen Wirfs-Brock" w:date="2012-05-10T18:37:00Z">
        <w:r w:rsidRPr="00E77497" w:rsidDel="00305A10">
          <w:delText>Referenc</w:delText>
        </w:r>
        <w:bookmarkEnd w:id="8065"/>
        <w:bookmarkEnd w:id="8066"/>
        <w:bookmarkEnd w:id="8067"/>
        <w:bookmarkEnd w:id="8068"/>
        <w:bookmarkEnd w:id="8069"/>
        <w:bookmarkEnd w:id="8070"/>
        <w:bookmarkEnd w:id="8071"/>
        <w:bookmarkEnd w:id="8072"/>
        <w:bookmarkEnd w:id="8073"/>
        <w:r w:rsidRPr="00E77497" w:rsidDel="00305A10">
          <w:delText>e</w:delText>
        </w:r>
      </w:del>
      <w:bookmarkEnd w:id="8074"/>
      <w:bookmarkEnd w:id="8075"/>
      <w:bookmarkEnd w:id="8076"/>
      <w:bookmarkEnd w:id="8077"/>
      <w:bookmarkEnd w:id="8078"/>
    </w:p>
    <w:p w14:paraId="0229DD48" w14:textId="77777777" w:rsidR="004B1323" w:rsidRPr="003B4312" w:rsidRDefault="004B1323" w:rsidP="004B1323">
      <w:pPr>
        <w:pStyle w:val="Syntax"/>
        <w:rPr>
          <w:ins w:id="8082" w:author="Rev 8 Allen Wirfs-Brock" w:date="2012-05-10T18:11:00Z"/>
        </w:rPr>
      </w:pPr>
      <w:ins w:id="8083" w:author="Rev 8 Allen Wirfs-Brock" w:date="2012-05-10T18:11:00Z">
        <w:r w:rsidRPr="004D1BD1">
          <w:t>Syntax</w:t>
        </w:r>
      </w:ins>
    </w:p>
    <w:p w14:paraId="1B1AD53F" w14:textId="77777777" w:rsidR="004B1323" w:rsidRPr="00E77497" w:rsidRDefault="004B1323" w:rsidP="004B1323">
      <w:pPr>
        <w:pStyle w:val="SyntaxRule"/>
        <w:rPr>
          <w:ins w:id="8084" w:author="Rev 8 Allen Wirfs-Brock" w:date="2012-05-10T18:10:00Z"/>
        </w:rPr>
      </w:pPr>
      <w:ins w:id="8085" w:author="Rev 8 Allen Wirfs-Brock" w:date="2012-05-10T18:10:00Z">
        <w:r w:rsidRPr="00E77497">
          <w:t xml:space="preserve">Literal </w:t>
        </w:r>
        <w:r w:rsidRPr="00E77497">
          <w:rPr>
            <w:rFonts w:ascii="Arial" w:hAnsi="Arial" w:cs="Arial"/>
            <w:b/>
            <w:i w:val="0"/>
          </w:rPr>
          <w:t>:</w:t>
        </w:r>
      </w:ins>
    </w:p>
    <w:p w14:paraId="6F738D4E" w14:textId="77777777" w:rsidR="004B1323" w:rsidRPr="00E77497" w:rsidRDefault="004B1323" w:rsidP="004B1323">
      <w:pPr>
        <w:pStyle w:val="SyntaxDefinition"/>
        <w:rPr>
          <w:ins w:id="8086" w:author="Rev 8 Allen Wirfs-Brock" w:date="2012-05-10T18:10:00Z"/>
        </w:rPr>
      </w:pPr>
      <w:ins w:id="8087" w:author="Rev 8 Allen Wirfs-Brock" w:date="2012-05-10T18:10:00Z">
        <w:r w:rsidRPr="00E77497">
          <w:t>NullLiteral</w:t>
        </w:r>
        <w:r w:rsidRPr="00E77497">
          <w:br/>
          <w:t>ValueLiteral</w:t>
        </w:r>
      </w:ins>
    </w:p>
    <w:p w14:paraId="3F00DBC0" w14:textId="77777777" w:rsidR="004B1323" w:rsidRPr="00E77497" w:rsidRDefault="004B1323" w:rsidP="004B1323">
      <w:pPr>
        <w:pStyle w:val="SyntaxRule"/>
        <w:rPr>
          <w:ins w:id="8088" w:author="Rev 8 Allen Wirfs-Brock" w:date="2012-05-10T18:10:00Z"/>
        </w:rPr>
      </w:pPr>
      <w:ins w:id="8089" w:author="Rev 8 Allen Wirfs-Brock" w:date="2012-05-10T18:10:00Z">
        <w:r w:rsidRPr="00E77497">
          <w:t xml:space="preserve">ValueLiteral </w:t>
        </w:r>
        <w:r w:rsidRPr="00E77497">
          <w:rPr>
            <w:rFonts w:ascii="Arial" w:hAnsi="Arial" w:cs="Arial"/>
            <w:b/>
            <w:i w:val="0"/>
          </w:rPr>
          <w:t>:</w:t>
        </w:r>
      </w:ins>
    </w:p>
    <w:p w14:paraId="1EFB3CAE" w14:textId="77777777" w:rsidR="004B1323" w:rsidRPr="00E77497" w:rsidRDefault="004B1323" w:rsidP="004B1323">
      <w:pPr>
        <w:pStyle w:val="SyntaxDefinition"/>
        <w:rPr>
          <w:ins w:id="8090" w:author="Rev 8 Allen Wirfs-Brock" w:date="2012-05-10T18:10:00Z"/>
        </w:rPr>
      </w:pPr>
      <w:ins w:id="8091" w:author="Rev 8 Allen Wirfs-Brock" w:date="2012-05-10T18:10:00Z">
        <w:r w:rsidRPr="00E77497">
          <w:t>BooleanLiteral</w:t>
        </w:r>
        <w:r w:rsidRPr="00E77497">
          <w:br/>
          <w:t>NumericLiteral</w:t>
        </w:r>
        <w:r w:rsidRPr="00E77497">
          <w:br/>
          <w:t xml:space="preserve">StringLiteral </w:t>
        </w:r>
        <w:del w:id="8092" w:author="Rev 9 Allen Wirfs-Brock" w:date="2012-06-23T17:12:00Z">
          <w:r w:rsidRPr="00E77497" w:rsidDel="00607728">
            <w:br/>
            <w:delText>RegularExpressionLiteral</w:delText>
          </w:r>
        </w:del>
      </w:ins>
    </w:p>
    <w:p w14:paraId="27539037" w14:textId="77777777" w:rsidR="004B1323" w:rsidRPr="001A49B2" w:rsidRDefault="004B1323" w:rsidP="004B1323">
      <w:pPr>
        <w:rPr>
          <w:ins w:id="8093" w:author="Rev 8 Allen Wirfs-Brock" w:date="2012-05-10T18:12:00Z"/>
          <w:rFonts w:ascii="Helvetica" w:hAnsi="Helvetica"/>
          <w:b/>
        </w:rPr>
      </w:pPr>
      <w:ins w:id="8094" w:author="Rev 8 Allen Wirfs-Brock" w:date="2012-05-10T18:12:00Z">
        <w:r w:rsidRPr="001A49B2">
          <w:rPr>
            <w:rFonts w:ascii="Helvetica" w:hAnsi="Helvetica"/>
            <w:b/>
          </w:rPr>
          <w:t>Runtime Semantics</w:t>
        </w:r>
      </w:ins>
    </w:p>
    <w:p w14:paraId="4BD05FE0" w14:textId="77777777" w:rsidR="004B1323" w:rsidRPr="00E77497" w:rsidRDefault="004B1323" w:rsidP="004B1323">
      <w:pPr>
        <w:keepNext/>
        <w:rPr>
          <w:ins w:id="8095" w:author="Rev 8 Allen Wirfs-Brock" w:date="2012-05-10T18:12:00Z"/>
          <w:rFonts w:ascii="Helvetica" w:hAnsi="Helvetica"/>
          <w:b/>
        </w:rPr>
      </w:pPr>
      <w:ins w:id="8096" w:author="Rev 8 Allen Wirfs-Brock" w:date="2012-05-10T18:12:00Z">
        <w:r w:rsidRPr="00E77497">
          <w:rPr>
            <w:rFonts w:ascii="Helvetica" w:hAnsi="Helvetica"/>
            <w:b/>
          </w:rPr>
          <w:t xml:space="preserve">Runtime Semantics: </w:t>
        </w:r>
        <w:r w:rsidRPr="00E77497">
          <w:rPr>
            <w:rFonts w:ascii="Helvetica" w:hAnsi="Helvetica"/>
            <w:b/>
            <w:spacing w:val="6"/>
          </w:rPr>
          <w:t>Evaluation</w:t>
        </w:r>
      </w:ins>
    </w:p>
    <w:p w14:paraId="13FB02AC" w14:textId="77777777" w:rsidR="004B1323" w:rsidRPr="004D1BD1" w:rsidRDefault="004B1323" w:rsidP="004B1323">
      <w:pPr>
        <w:pStyle w:val="SyntaxRule"/>
        <w:spacing w:after="240"/>
        <w:rPr>
          <w:ins w:id="8097" w:author="Rev 8 Allen Wirfs-Brock" w:date="2012-05-10T18:17:00Z"/>
        </w:rPr>
      </w:pPr>
      <w:ins w:id="8098" w:author="Rev 8 Allen Wirfs-Brock" w:date="2012-05-10T18:17:00Z">
        <w:r>
          <w:t xml:space="preserve">Literal </w:t>
        </w:r>
      </w:ins>
      <w:ins w:id="8099" w:author="Rev 8 Allen Wirfs-Brock" w:date="2012-05-10T18:30:00Z">
        <w:r w:rsidR="00D6560A">
          <w:t xml:space="preserve"> </w:t>
        </w:r>
      </w:ins>
      <w:ins w:id="8100" w:author="Rev 8 Allen Wirfs-Brock" w:date="2012-05-10T18:17:00Z">
        <w:r w:rsidRPr="00120381">
          <w:rPr>
            <w:rFonts w:ascii="Arial" w:hAnsi="Arial" w:cs="Arial"/>
            <w:b/>
            <w:i w:val="0"/>
          </w:rPr>
          <w:t xml:space="preserve">:  </w:t>
        </w:r>
        <w:r>
          <w:t>NullLiteral</w:t>
        </w:r>
        <w:r w:rsidRPr="004D1BD1">
          <w:t xml:space="preserve"> </w:t>
        </w:r>
      </w:ins>
    </w:p>
    <w:p w14:paraId="1FA24259" w14:textId="77777777" w:rsidR="004B1323" w:rsidRPr="00E77497" w:rsidRDefault="004B1323" w:rsidP="004B1323">
      <w:pPr>
        <w:pStyle w:val="Alg4"/>
        <w:numPr>
          <w:ilvl w:val="0"/>
          <w:numId w:val="818"/>
        </w:numPr>
        <w:spacing w:after="220"/>
        <w:contextualSpacing/>
        <w:rPr>
          <w:ins w:id="8101" w:author="Rev 8 Allen Wirfs-Brock" w:date="2012-05-10T18:17:00Z"/>
        </w:rPr>
      </w:pPr>
      <w:ins w:id="8102" w:author="Rev 8 Allen Wirfs-Brock" w:date="2012-05-10T18:17:00Z">
        <w:r w:rsidRPr="00E77497">
          <w:t xml:space="preserve">Return </w:t>
        </w:r>
      </w:ins>
      <w:ins w:id="8103" w:author="Rev 8 Allen Wirfs-Brock" w:date="2012-05-10T18:18:00Z">
        <w:r w:rsidRPr="004B1323">
          <w:rPr>
            <w:b/>
          </w:rPr>
          <w:t>null</w:t>
        </w:r>
      </w:ins>
      <w:ins w:id="8104" w:author="Rev 8 Allen Wirfs-Brock" w:date="2012-05-10T18:17:00Z">
        <w:r w:rsidRPr="00E77497">
          <w:t>.</w:t>
        </w:r>
      </w:ins>
    </w:p>
    <w:p w14:paraId="2ED81D36" w14:textId="77777777" w:rsidR="00D6560A" w:rsidRPr="004D1BD1" w:rsidRDefault="00D6560A" w:rsidP="00D6560A">
      <w:pPr>
        <w:pStyle w:val="SyntaxRule"/>
        <w:spacing w:after="240"/>
        <w:rPr>
          <w:ins w:id="8105" w:author="Rev 8 Allen Wirfs-Brock" w:date="2012-05-10T18:21:00Z"/>
        </w:rPr>
      </w:pPr>
      <w:ins w:id="8106" w:author="Rev 8 Allen Wirfs-Brock" w:date="2012-05-10T18:21:00Z">
        <w:r>
          <w:t xml:space="preserve">ValueLiteral </w:t>
        </w:r>
      </w:ins>
      <w:ins w:id="8107" w:author="Rev 8 Allen Wirfs-Brock" w:date="2012-05-10T18:30:00Z">
        <w:r>
          <w:t xml:space="preserve"> </w:t>
        </w:r>
      </w:ins>
      <w:ins w:id="8108" w:author="Rev 8 Allen Wirfs-Brock" w:date="2012-05-10T18:21:00Z">
        <w:r w:rsidRPr="00120381">
          <w:rPr>
            <w:rFonts w:ascii="Arial" w:hAnsi="Arial" w:cs="Arial"/>
            <w:b/>
            <w:i w:val="0"/>
          </w:rPr>
          <w:t xml:space="preserve">:  </w:t>
        </w:r>
        <w:r>
          <w:t>BooleanLiteral</w:t>
        </w:r>
        <w:r w:rsidRPr="004D1BD1">
          <w:t xml:space="preserve"> </w:t>
        </w:r>
      </w:ins>
    </w:p>
    <w:p w14:paraId="33E56208" w14:textId="77777777" w:rsidR="00D6560A" w:rsidRDefault="00D6560A" w:rsidP="00926405">
      <w:pPr>
        <w:pStyle w:val="Alg4"/>
        <w:numPr>
          <w:ilvl w:val="0"/>
          <w:numId w:val="914"/>
        </w:numPr>
        <w:spacing w:after="220"/>
        <w:contextualSpacing/>
        <w:rPr>
          <w:ins w:id="8109" w:author="Rev 8 Allen Wirfs-Brock" w:date="2012-05-10T18:25:00Z"/>
        </w:rPr>
      </w:pPr>
      <w:ins w:id="8110" w:author="Rev 8 Allen Wirfs-Brock" w:date="2012-05-10T18:25:00Z">
        <w:r>
          <w:t xml:space="preserve">Return </w:t>
        </w:r>
        <w:r>
          <w:rPr>
            <w:b/>
          </w:rPr>
          <w:t>false</w:t>
        </w:r>
        <w:r>
          <w:t xml:space="preserve"> if </w:t>
        </w:r>
        <w:r>
          <w:rPr>
            <w:i/>
          </w:rPr>
          <w:t>BooleanLiteral</w:t>
        </w:r>
        <w:r>
          <w:t xml:space="preserve"> is the token </w:t>
        </w:r>
        <w:r>
          <w:rPr>
            <w:i/>
          </w:rPr>
          <w:t>BooleanLiteral</w:t>
        </w:r>
        <w:r>
          <w:t xml:space="preserve"> </w:t>
        </w:r>
        <w:r w:rsidRPr="00D6560A">
          <w:rPr>
            <w:rFonts w:ascii="Arial" w:hAnsi="Arial" w:cs="Arial"/>
            <w:b/>
          </w:rPr>
          <w:t>::</w:t>
        </w:r>
        <w:r w:rsidRPr="00D6560A">
          <w:rPr>
            <w:rFonts w:ascii="Courier New" w:hAnsi="Courier New" w:cs="Courier New"/>
            <w:b/>
          </w:rPr>
          <w:t xml:space="preserve"> </w:t>
        </w:r>
        <w:r>
          <w:rPr>
            <w:rFonts w:ascii="Courier New" w:hAnsi="Courier New" w:cs="Courier New"/>
            <w:b/>
          </w:rPr>
          <w:t>false</w:t>
        </w:r>
      </w:ins>
    </w:p>
    <w:p w14:paraId="01EE9657" w14:textId="77777777" w:rsidR="00D6560A" w:rsidRPr="00D6560A" w:rsidRDefault="00D6560A" w:rsidP="00926405">
      <w:pPr>
        <w:pStyle w:val="Alg4"/>
        <w:numPr>
          <w:ilvl w:val="0"/>
          <w:numId w:val="914"/>
        </w:numPr>
        <w:spacing w:after="220"/>
        <w:contextualSpacing/>
        <w:rPr>
          <w:ins w:id="8111" w:author="Rev 8 Allen Wirfs-Brock" w:date="2012-05-10T18:21:00Z"/>
        </w:rPr>
      </w:pPr>
      <w:ins w:id="8112" w:author="Rev 8 Allen Wirfs-Brock" w:date="2012-05-10T18:24:00Z">
        <w:r>
          <w:t xml:space="preserve">Return </w:t>
        </w:r>
        <w:r w:rsidRPr="00D6560A">
          <w:rPr>
            <w:b/>
          </w:rPr>
          <w:t>true</w:t>
        </w:r>
        <w:r>
          <w:t xml:space="preserve"> i</w:t>
        </w:r>
      </w:ins>
      <w:ins w:id="8113" w:author="Rev 8 Allen Wirfs-Brock" w:date="2012-05-10T18:23:00Z">
        <w:r>
          <w:t>f</w:t>
        </w:r>
      </w:ins>
      <w:ins w:id="8114" w:author="Rev 8 Allen Wirfs-Brock" w:date="2012-05-10T18:21:00Z">
        <w:r>
          <w:t xml:space="preserve"> </w:t>
        </w:r>
      </w:ins>
      <w:ins w:id="8115" w:author="Rev 8 Allen Wirfs-Brock" w:date="2012-05-10T18:23:00Z">
        <w:r>
          <w:rPr>
            <w:i/>
          </w:rPr>
          <w:t>Boolean</w:t>
        </w:r>
      </w:ins>
      <w:ins w:id="8116" w:author="Rev 8 Allen Wirfs-Brock" w:date="2012-05-10T18:21:00Z">
        <w:r>
          <w:rPr>
            <w:i/>
          </w:rPr>
          <w:t>Literal</w:t>
        </w:r>
      </w:ins>
      <w:ins w:id="8117" w:author="Rev 8 Allen Wirfs-Brock" w:date="2012-05-10T18:23:00Z">
        <w:r>
          <w:t xml:space="preserve"> is the token </w:t>
        </w:r>
        <w:r>
          <w:rPr>
            <w:i/>
          </w:rPr>
          <w:t>BooleanLiteral</w:t>
        </w:r>
        <w:r>
          <w:t xml:space="preserve"> </w:t>
        </w:r>
        <w:r w:rsidRPr="00D6560A">
          <w:rPr>
            <w:rFonts w:ascii="Arial" w:hAnsi="Arial" w:cs="Arial"/>
            <w:b/>
          </w:rPr>
          <w:t>::</w:t>
        </w:r>
        <w:r w:rsidRPr="00D6560A">
          <w:rPr>
            <w:rFonts w:ascii="Courier New" w:hAnsi="Courier New" w:cs="Courier New"/>
            <w:b/>
          </w:rPr>
          <w:t xml:space="preserve"> true</w:t>
        </w:r>
      </w:ins>
    </w:p>
    <w:p w14:paraId="390A3B62" w14:textId="77777777" w:rsidR="00D6560A" w:rsidRPr="004D1BD1" w:rsidRDefault="00D6560A" w:rsidP="00D6560A">
      <w:pPr>
        <w:pStyle w:val="SyntaxRule"/>
        <w:spacing w:after="240"/>
        <w:rPr>
          <w:ins w:id="8118" w:author="Rev 8 Allen Wirfs-Brock" w:date="2012-05-10T18:26:00Z"/>
        </w:rPr>
      </w:pPr>
      <w:ins w:id="8119" w:author="Rev 8 Allen Wirfs-Brock" w:date="2012-05-10T18:26:00Z">
        <w:r>
          <w:t>ValueLiteral</w:t>
        </w:r>
      </w:ins>
      <w:ins w:id="8120" w:author="Rev 8 Allen Wirfs-Brock" w:date="2012-05-10T18:29:00Z">
        <w:r>
          <w:t xml:space="preserve"> </w:t>
        </w:r>
      </w:ins>
      <w:ins w:id="8121" w:author="Rev 8 Allen Wirfs-Brock" w:date="2012-05-10T18:30:00Z">
        <w:r>
          <w:t xml:space="preserve"> </w:t>
        </w:r>
      </w:ins>
      <w:ins w:id="8122" w:author="Rev 8 Allen Wirfs-Brock" w:date="2012-05-10T18:26:00Z">
        <w:r w:rsidRPr="00120381">
          <w:rPr>
            <w:rFonts w:ascii="Arial" w:hAnsi="Arial" w:cs="Arial"/>
            <w:b/>
            <w:i w:val="0"/>
          </w:rPr>
          <w:t xml:space="preserve">: </w:t>
        </w:r>
      </w:ins>
      <w:ins w:id="8123" w:author="Rev 8 Allen Wirfs-Brock" w:date="2012-05-10T18:27:00Z">
        <w:r>
          <w:t>Numeric</w:t>
        </w:r>
      </w:ins>
      <w:ins w:id="8124" w:author="Rev 8 Allen Wirfs-Brock" w:date="2012-05-10T18:26:00Z">
        <w:r>
          <w:t>Literal</w:t>
        </w:r>
        <w:r w:rsidRPr="004D1BD1">
          <w:t xml:space="preserve"> </w:t>
        </w:r>
      </w:ins>
    </w:p>
    <w:p w14:paraId="5894E5C9" w14:textId="77777777" w:rsidR="00D6560A" w:rsidRPr="00E77497" w:rsidRDefault="00D6560A" w:rsidP="00D6560A">
      <w:pPr>
        <w:pStyle w:val="Alg4"/>
        <w:numPr>
          <w:ilvl w:val="0"/>
          <w:numId w:val="821"/>
        </w:numPr>
        <w:spacing w:after="220"/>
        <w:contextualSpacing/>
        <w:rPr>
          <w:ins w:id="8125" w:author="Rev 8 Allen Wirfs-Brock" w:date="2012-05-10T18:27:00Z"/>
        </w:rPr>
      </w:pPr>
      <w:ins w:id="8126" w:author="Rev 8 Allen Wirfs-Brock" w:date="2012-05-10T18:27:00Z">
        <w:r w:rsidRPr="00E77497">
          <w:t xml:space="preserve">Return </w:t>
        </w:r>
        <w:r>
          <w:t>the</w:t>
        </w:r>
      </w:ins>
      <w:ins w:id="8127" w:author="Rev 8 Allen Wirfs-Brock" w:date="2012-05-10T18:37:00Z">
        <w:r w:rsidR="00305A10">
          <w:t xml:space="preserve"> number whose value is </w:t>
        </w:r>
      </w:ins>
      <w:ins w:id="8128" w:author="Rev 8 Allen Wirfs-Brock" w:date="2012-05-10T18:27:00Z">
        <w:r>
          <w:t xml:space="preserve"> MV of </w:t>
        </w:r>
        <w:r>
          <w:rPr>
            <w:i/>
          </w:rPr>
          <w:t>Numeric</w:t>
        </w:r>
        <w:r w:rsidRPr="004B1323">
          <w:rPr>
            <w:i/>
          </w:rPr>
          <w:t>Literal</w:t>
        </w:r>
        <w:r>
          <w:t xml:space="preserve"> as defined in 7.8.3</w:t>
        </w:r>
        <w:r w:rsidRPr="00E77497">
          <w:t>.</w:t>
        </w:r>
      </w:ins>
    </w:p>
    <w:p w14:paraId="63402FED" w14:textId="77777777" w:rsidR="00D6560A" w:rsidRPr="004D1BD1" w:rsidRDefault="00D6560A" w:rsidP="00D6560A">
      <w:pPr>
        <w:pStyle w:val="SyntaxRule"/>
        <w:spacing w:after="240"/>
        <w:rPr>
          <w:ins w:id="8129" w:author="Rev 8 Allen Wirfs-Brock" w:date="2012-05-10T18:28:00Z"/>
        </w:rPr>
      </w:pPr>
      <w:ins w:id="8130" w:author="Rev 8 Allen Wirfs-Brock" w:date="2012-05-10T18:28:00Z">
        <w:r>
          <w:t xml:space="preserve">ValueLiteral </w:t>
        </w:r>
      </w:ins>
      <w:ins w:id="8131" w:author="Rev 8 Allen Wirfs-Brock" w:date="2012-05-10T18:29:00Z">
        <w:r>
          <w:t xml:space="preserve"> </w:t>
        </w:r>
      </w:ins>
      <w:ins w:id="8132" w:author="Rev 8 Allen Wirfs-Brock" w:date="2012-05-10T18:28:00Z">
        <w:r w:rsidRPr="00120381">
          <w:rPr>
            <w:rFonts w:ascii="Arial" w:hAnsi="Arial" w:cs="Arial"/>
            <w:b/>
            <w:i w:val="0"/>
          </w:rPr>
          <w:t xml:space="preserve">:  </w:t>
        </w:r>
        <w:r>
          <w:t>StringLiteral</w:t>
        </w:r>
        <w:r w:rsidRPr="004D1BD1">
          <w:t xml:space="preserve"> </w:t>
        </w:r>
      </w:ins>
    </w:p>
    <w:p w14:paraId="307B841F" w14:textId="77777777" w:rsidR="00D6560A" w:rsidRPr="00E77497" w:rsidRDefault="00D6560A" w:rsidP="00D6560A">
      <w:pPr>
        <w:pStyle w:val="Alg4"/>
        <w:numPr>
          <w:ilvl w:val="0"/>
          <w:numId w:val="822"/>
        </w:numPr>
        <w:spacing w:after="220"/>
        <w:contextualSpacing/>
        <w:rPr>
          <w:ins w:id="8133" w:author="Rev 8 Allen Wirfs-Brock" w:date="2012-05-10T18:28:00Z"/>
        </w:rPr>
      </w:pPr>
      <w:ins w:id="8134" w:author="Rev 8 Allen Wirfs-Brock" w:date="2012-05-10T18:28:00Z">
        <w:r w:rsidRPr="00E77497">
          <w:t xml:space="preserve">Return </w:t>
        </w:r>
      </w:ins>
      <w:ins w:id="8135" w:author="Rev 8 Allen Wirfs-Brock" w:date="2012-05-10T18:38:00Z">
        <w:r w:rsidR="00305A10">
          <w:t xml:space="preserve">the string whose </w:t>
        </w:r>
        <w:del w:id="8136" w:author="Rev 10 Allen Wirfs-Brock" w:date="2012-08-13T16:04:00Z">
          <w:r w:rsidR="00305A10" w:rsidDel="0003414D">
            <w:delText>character</w:delText>
          </w:r>
        </w:del>
      </w:ins>
      <w:ins w:id="8137" w:author="Rev 10 Allen Wirfs-Brock" w:date="2012-08-13T16:04:00Z">
        <w:r w:rsidR="0003414D">
          <w:t>elements</w:t>
        </w:r>
      </w:ins>
      <w:ins w:id="8138" w:author="Rev 8 Allen Wirfs-Brock" w:date="2012-05-10T18:38:00Z">
        <w:r w:rsidR="00305A10">
          <w:t xml:space="preserve"> are the</w:t>
        </w:r>
      </w:ins>
      <w:ins w:id="8139" w:author="Rev 8 Allen Wirfs-Brock" w:date="2012-05-10T18:28:00Z">
        <w:r>
          <w:t xml:space="preserve"> SV of </w:t>
        </w:r>
        <w:r>
          <w:rPr>
            <w:i/>
          </w:rPr>
          <w:t>String</w:t>
        </w:r>
        <w:r w:rsidRPr="004B1323">
          <w:rPr>
            <w:i/>
          </w:rPr>
          <w:t>Literal</w:t>
        </w:r>
        <w:r>
          <w:t xml:space="preserve"> as defined in 7.8.4</w:t>
        </w:r>
        <w:r w:rsidRPr="00E77497">
          <w:t>.</w:t>
        </w:r>
      </w:ins>
    </w:p>
    <w:p w14:paraId="0D8857C1" w14:textId="77777777" w:rsidR="004C02EF" w:rsidRPr="00E77497" w:rsidRDefault="004C02EF" w:rsidP="004C02EF">
      <w:del w:id="8140" w:author="Rev 8 Allen Wirfs-Brock" w:date="2012-05-10T18:10:00Z">
        <w:r w:rsidRPr="00E77497" w:rsidDel="004B1323">
          <w:delText xml:space="preserve">A </w:delText>
        </w:r>
        <w:r w:rsidRPr="00E77497" w:rsidDel="004B1323">
          <w:rPr>
            <w:rStyle w:val="bnf"/>
          </w:rPr>
          <w:delText>Literal</w:delText>
        </w:r>
        <w:r w:rsidRPr="00E77497" w:rsidDel="004B1323">
          <w:delText xml:space="preserve"> is evaluated as described in 7.8.</w:delText>
        </w:r>
      </w:del>
      <w:bookmarkStart w:id="8141" w:name="_Toc375031166"/>
      <w:bookmarkStart w:id="8142" w:name="_Ref378388036"/>
      <w:bookmarkStart w:id="8143" w:name="_Ref381182904"/>
      <w:bookmarkStart w:id="8144" w:name="_Toc381513680"/>
      <w:bookmarkStart w:id="8145" w:name="_Toc382202825"/>
      <w:bookmarkStart w:id="8146" w:name="_Toc382203045"/>
      <w:bookmarkStart w:id="8147" w:name="_Toc382212202"/>
      <w:bookmarkStart w:id="8148" w:name="_Toc382212441"/>
      <w:bookmarkStart w:id="8149" w:name="_Toc382291547"/>
      <w:bookmarkStart w:id="8150" w:name="_Toc385672186"/>
      <w:bookmarkStart w:id="8151" w:name="_Toc393690281"/>
    </w:p>
    <w:p w14:paraId="429B4D52" w14:textId="77777777" w:rsidR="004C02EF" w:rsidRPr="00E77497" w:rsidRDefault="004C02EF" w:rsidP="00C623F2">
      <w:pPr>
        <w:pStyle w:val="30"/>
        <w:numPr>
          <w:ilvl w:val="0"/>
          <w:numId w:val="0"/>
        </w:numPr>
      </w:pPr>
      <w:bookmarkStart w:id="8152" w:name="_Toc401117214"/>
      <w:bookmarkStart w:id="8153" w:name="_Toc403317107"/>
      <w:bookmarkStart w:id="8154" w:name="_Toc403362662"/>
      <w:bookmarkStart w:id="8155" w:name="_Ref409270748"/>
      <w:bookmarkStart w:id="8156" w:name="_Ref409320045"/>
      <w:bookmarkStart w:id="8157" w:name="_Toc417706160"/>
      <w:bookmarkStart w:id="8158" w:name="_Toc432237535"/>
      <w:bookmarkStart w:id="8159" w:name="_Toc432984744"/>
      <w:bookmarkStart w:id="8160" w:name="_Ref456010683"/>
      <w:bookmarkStart w:id="8161" w:name="_Ref457437563"/>
      <w:bookmarkStart w:id="8162" w:name="_Ref457437564"/>
      <w:bookmarkStart w:id="8163" w:name="_Ref457437570"/>
      <w:bookmarkStart w:id="8164" w:name="_Ref457707569"/>
      <w:bookmarkStart w:id="8165" w:name="_Ref457792682"/>
      <w:bookmarkStart w:id="8166" w:name="_Ref458333136"/>
      <w:bookmarkStart w:id="8167" w:name="_Toc472818818"/>
      <w:bookmarkStart w:id="8168" w:name="_Toc235503392"/>
      <w:bookmarkStart w:id="8169" w:name="_Toc241509167"/>
      <w:bookmarkStart w:id="8170" w:name="_Toc244416654"/>
      <w:bookmarkStart w:id="8171" w:name="_Toc276631018"/>
      <w:bookmarkStart w:id="8172" w:name="_Toc336509502"/>
      <w:r w:rsidRPr="00E77497">
        <w:t>11.1.4</w:t>
      </w:r>
      <w:r w:rsidRPr="00E77497">
        <w:tab/>
        <w:t xml:space="preserve">Array </w:t>
      </w:r>
      <w:bookmarkEnd w:id="8152"/>
      <w:bookmarkEnd w:id="8153"/>
      <w:bookmarkEnd w:id="8154"/>
      <w:bookmarkEnd w:id="8155"/>
      <w:bookmarkEnd w:id="8156"/>
      <w:r w:rsidRPr="00E77497">
        <w:t>Initialiser</w:t>
      </w:r>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p>
    <w:p w14:paraId="5AF22432" w14:textId="77777777" w:rsidR="00216FAD" w:rsidRPr="003B4312" w:rsidRDefault="00216FAD" w:rsidP="00216FAD">
      <w:pPr>
        <w:pStyle w:val="Syntax"/>
        <w:rPr>
          <w:ins w:id="8173" w:author="Rev 6 Allen Wirfs-Brock" w:date="2012-02-27T09:10:00Z"/>
        </w:rPr>
      </w:pPr>
      <w:ins w:id="8174" w:author="Rev 6 Allen Wirfs-Brock" w:date="2012-02-27T09:10:00Z">
        <w:r w:rsidRPr="004D1BD1">
          <w:t>Syntax</w:t>
        </w:r>
      </w:ins>
    </w:p>
    <w:p w14:paraId="1663711A" w14:textId="77777777" w:rsidR="00216FAD" w:rsidRPr="008B7F6F" w:rsidDel="00D969B2" w:rsidRDefault="00216FAD" w:rsidP="00216FAD">
      <w:pPr>
        <w:pStyle w:val="SyntaxRule"/>
        <w:rPr>
          <w:ins w:id="8175" w:author="Rev 6 Allen Wirfs-Brock" w:date="2012-02-27T09:10:00Z"/>
          <w:del w:id="8176" w:author="Rev 8 Allen Wirfs-Brock" w:date="2012-05-24T18:42:00Z"/>
        </w:rPr>
      </w:pPr>
      <w:ins w:id="8177" w:author="Rev 6 Allen Wirfs-Brock" w:date="2012-02-27T09:10:00Z">
        <w:del w:id="8178" w:author="Rev 8 Allen Wirfs-Brock" w:date="2012-05-24T18:42:00Z">
          <w:r w:rsidRPr="003B4312" w:rsidDel="00D969B2">
            <w:delText>SealedArray</w:delText>
          </w:r>
          <w:r w:rsidDel="00D969B2">
            <w:delText>Initialiser</w:delText>
          </w:r>
          <w:r w:rsidRPr="003B4312" w:rsidDel="00D969B2">
            <w:delText xml:space="preserve"> </w:delText>
          </w:r>
          <w:r w:rsidRPr="003B4312" w:rsidDel="00D969B2">
            <w:rPr>
              <w:rFonts w:ascii="Arial" w:hAnsi="Arial" w:cs="Arial"/>
              <w:b/>
              <w:i w:val="0"/>
            </w:rPr>
            <w:delText>:</w:delText>
          </w:r>
        </w:del>
      </w:ins>
    </w:p>
    <w:p w14:paraId="7FF6AB3D" w14:textId="77777777" w:rsidR="00216FAD" w:rsidRPr="009C202C" w:rsidDel="00D969B2" w:rsidRDefault="00216FAD" w:rsidP="00216FAD">
      <w:pPr>
        <w:pStyle w:val="SyntaxDefinition"/>
        <w:rPr>
          <w:ins w:id="8179" w:author="Rev 6 Allen Wirfs-Brock" w:date="2012-02-27T09:10:00Z"/>
          <w:del w:id="8180" w:author="Rev 8 Allen Wirfs-Brock" w:date="2012-05-24T18:42:00Z"/>
        </w:rPr>
      </w:pPr>
      <w:ins w:id="8181" w:author="Rev 6 Allen Wirfs-Brock" w:date="2012-02-27T09:10:00Z">
        <w:del w:id="8182" w:author="Rev 8 Allen Wirfs-Brock" w:date="2012-05-24T18:42:00Z">
          <w:r w:rsidRPr="006B6D0A" w:rsidDel="00D969B2">
            <w:delText>Array</w:delText>
          </w:r>
          <w:r w:rsidDel="00D969B2">
            <w:delText>Initialiser</w:delText>
          </w:r>
          <w:r w:rsidRPr="006B6D0A" w:rsidDel="00D969B2">
            <w:rPr>
              <w:rFonts w:ascii="Courier New" w:hAnsi="Courier New"/>
              <w:b/>
              <w:i w:val="0"/>
            </w:rPr>
            <w:br/>
            <w:delText>#</w:delText>
          </w:r>
          <w:r w:rsidRPr="00E65A34" w:rsidDel="00D969B2">
            <w:rPr>
              <w:rFonts w:ascii="Courier New" w:hAnsi="Courier New"/>
              <w:b/>
              <w:i w:val="0"/>
            </w:rPr>
            <w:delText xml:space="preserve"> </w:delText>
          </w:r>
        </w:del>
      </w:ins>
      <w:ins w:id="8183" w:author="Rev 6 Allen Wirfs-Brock" w:date="2012-02-27T09:11:00Z">
        <w:del w:id="8184" w:author="Rev 8 Allen Wirfs-Brock" w:date="2012-05-24T18:42:00Z">
          <w:r w:rsidR="00384924" w:rsidRPr="006B6D0A" w:rsidDel="00D969B2">
            <w:delText>Array</w:delText>
          </w:r>
          <w:r w:rsidR="00384924" w:rsidDel="00D969B2">
            <w:delText>Initialiser</w:delText>
          </w:r>
        </w:del>
      </w:ins>
    </w:p>
    <w:p w14:paraId="3514373A" w14:textId="77777777" w:rsidR="00384924" w:rsidRPr="008B7F6F" w:rsidRDefault="00384924" w:rsidP="00384924">
      <w:pPr>
        <w:pStyle w:val="SyntaxRule"/>
        <w:rPr>
          <w:ins w:id="8185" w:author="Rev 6 Allen Wirfs-Brock" w:date="2012-02-27T09:11:00Z"/>
        </w:rPr>
      </w:pPr>
      <w:ins w:id="8186" w:author="Rev 6 Allen Wirfs-Brock" w:date="2012-02-27T09:11:00Z">
        <w:r w:rsidRPr="003B4312">
          <w:t>Array</w:t>
        </w:r>
        <w:r>
          <w:t>Initialiser</w:t>
        </w:r>
        <w:r w:rsidRPr="003B4312">
          <w:t xml:space="preserve"> </w:t>
        </w:r>
        <w:r w:rsidRPr="003B4312">
          <w:rPr>
            <w:rFonts w:ascii="Arial" w:hAnsi="Arial" w:cs="Arial"/>
            <w:b/>
            <w:i w:val="0"/>
          </w:rPr>
          <w:t>:</w:t>
        </w:r>
      </w:ins>
    </w:p>
    <w:p w14:paraId="63976D7B" w14:textId="77777777" w:rsidR="00384924" w:rsidRPr="009C202C" w:rsidRDefault="00384924" w:rsidP="00384924">
      <w:pPr>
        <w:pStyle w:val="SyntaxDefinition"/>
        <w:rPr>
          <w:ins w:id="8187" w:author="Rev 6 Allen Wirfs-Brock" w:date="2012-02-27T09:11:00Z"/>
        </w:rPr>
      </w:pPr>
      <w:ins w:id="8188" w:author="Rev 6 Allen Wirfs-Brock" w:date="2012-02-27T09:11:00Z">
        <w:r w:rsidRPr="006B6D0A">
          <w:t>Array</w:t>
        </w:r>
      </w:ins>
      <w:ins w:id="8189" w:author="Rev 6 Allen Wirfs-Brock" w:date="2012-02-27T09:12:00Z">
        <w:r>
          <w:t>Literal</w:t>
        </w:r>
      </w:ins>
      <w:ins w:id="8190" w:author="Rev 6 Allen Wirfs-Brock" w:date="2012-02-27T09:11:00Z">
        <w:r w:rsidRPr="006B6D0A">
          <w:rPr>
            <w:rFonts w:ascii="Courier New" w:hAnsi="Courier New"/>
            <w:b/>
            <w:i w:val="0"/>
          </w:rPr>
          <w:br/>
        </w:r>
        <w:r w:rsidRPr="006B6D0A">
          <w:t>Array</w:t>
        </w:r>
      </w:ins>
      <w:ins w:id="8191" w:author="Rev 6 Allen Wirfs-Brock" w:date="2012-02-27T09:12:00Z">
        <w:r>
          <w:t>Comprehension</w:t>
        </w:r>
      </w:ins>
    </w:p>
    <w:p w14:paraId="434FF77A" w14:textId="77777777" w:rsidR="00415961" w:rsidRPr="00E77497" w:rsidRDefault="00415961" w:rsidP="004012E4">
      <w:pPr>
        <w:pStyle w:val="40"/>
        <w:numPr>
          <w:ilvl w:val="0"/>
          <w:numId w:val="0"/>
        </w:numPr>
        <w:rPr>
          <w:ins w:id="8192" w:author="Rev 6 Allen Wirfs-Brock" w:date="2012-02-27T08:59:00Z"/>
        </w:rPr>
      </w:pPr>
      <w:ins w:id="8193" w:author="Rev 6 Allen Wirfs-Brock" w:date="2012-02-27T08:59:00Z">
        <w:r w:rsidRPr="00E77497">
          <w:t>11.1.4</w:t>
        </w:r>
      </w:ins>
      <w:ins w:id="8194" w:author="Rev 6 Allen Wirfs-Brock" w:date="2012-02-27T09:00:00Z">
        <w:r>
          <w:t>.1</w:t>
        </w:r>
      </w:ins>
      <w:ins w:id="8195" w:author="Rev 6 Allen Wirfs-Brock" w:date="2012-02-27T08:59:00Z">
        <w:r w:rsidRPr="00E77497">
          <w:tab/>
          <w:t xml:space="preserve">Array </w:t>
        </w:r>
        <w:r>
          <w:t>Literal</w:t>
        </w:r>
      </w:ins>
    </w:p>
    <w:p w14:paraId="6DD5DD75" w14:textId="77777777" w:rsidR="004C02EF" w:rsidRPr="00216FAD" w:rsidRDefault="000260C8" w:rsidP="004C02EF">
      <w:pPr>
        <w:rPr>
          <w:sz w:val="18"/>
        </w:rPr>
      </w:pPr>
      <w:ins w:id="8196" w:author="Rev 4 Allen Wirfs-Brock" w:date="2011-10-15T09:21:00Z">
        <w:r w:rsidRPr="00216FAD">
          <w:rPr>
            <w:sz w:val="18"/>
          </w:rPr>
          <w:t>NOTE</w:t>
        </w:r>
        <w:r w:rsidRPr="00216FAD">
          <w:rPr>
            <w:sz w:val="18"/>
          </w:rPr>
          <w:tab/>
        </w:r>
        <w:r w:rsidRPr="004D1BD1">
          <w:t xml:space="preserve"> </w:t>
        </w:r>
      </w:ins>
      <w:r w:rsidR="004C02EF" w:rsidRPr="00216FAD">
        <w:rPr>
          <w:sz w:val="18"/>
        </w:rPr>
        <w:t xml:space="preserve">An </w:t>
      </w:r>
      <w:del w:id="8197" w:author="Rev 6 Allen Wirfs-Brock" w:date="2012-02-27T09:00:00Z">
        <w:r w:rsidR="004C02EF" w:rsidRPr="00216FAD" w:rsidDel="00415961">
          <w:rPr>
            <w:rFonts w:ascii="Times New Roman" w:hAnsi="Times New Roman"/>
            <w:i/>
            <w:sz w:val="18"/>
          </w:rPr>
          <w:delText>array initialiser</w:delText>
        </w:r>
      </w:del>
      <w:ins w:id="8198" w:author="Rev 6 Allen Wirfs-Brock" w:date="2012-02-27T09:00:00Z">
        <w:r w:rsidR="00415961" w:rsidRPr="00216FAD">
          <w:rPr>
            <w:rFonts w:ascii="Times New Roman" w:hAnsi="Times New Roman"/>
            <w:i/>
            <w:sz w:val="18"/>
          </w:rPr>
          <w:t>ArrayLiteral</w:t>
        </w:r>
      </w:ins>
      <w:r w:rsidR="004C02EF" w:rsidRPr="00216FAD">
        <w:rPr>
          <w:sz w:val="18"/>
        </w:rPr>
        <w:t xml:space="preserve"> is an expression describing the initialisation of an Array object, </w:t>
      </w:r>
      <w:del w:id="8199" w:author="Rev 6 Allen Wirfs-Brock" w:date="2012-02-27T09:08:00Z">
        <w:r w:rsidR="004C02EF" w:rsidRPr="00216FAD" w:rsidDel="00216FAD">
          <w:rPr>
            <w:sz w:val="18"/>
          </w:rPr>
          <w:delText>written in a form of a literal. It is</w:delText>
        </w:r>
      </w:del>
      <w:ins w:id="8200" w:author="Rev 6 Allen Wirfs-Brock" w:date="2012-02-27T09:08:00Z">
        <w:r w:rsidR="00216FAD">
          <w:rPr>
            <w:sz w:val="18"/>
          </w:rPr>
          <w:t>using</w:t>
        </w:r>
      </w:ins>
      <w:r w:rsidR="004C02EF" w:rsidRPr="00216FAD">
        <w:rPr>
          <w:sz w:val="18"/>
        </w:rPr>
        <w:t xml:space="preserve"> a list</w:t>
      </w:r>
      <w:ins w:id="8201" w:author="Rev 6 Allen Wirfs-Brock" w:date="2012-02-27T09:08:00Z">
        <w:r w:rsidR="00216FAD">
          <w:rPr>
            <w:sz w:val="18"/>
          </w:rPr>
          <w:t>,</w:t>
        </w:r>
      </w:ins>
      <w:r w:rsidR="004C02EF" w:rsidRPr="00216FAD">
        <w:rPr>
          <w:sz w:val="18"/>
        </w:rPr>
        <w:t xml:space="preserve"> of zero or more expressions</w:t>
      </w:r>
      <w:del w:id="8202" w:author="Rev 6 Allen Wirfs-Brock" w:date="2012-02-27T09:08:00Z">
        <w:r w:rsidR="004C02EF" w:rsidRPr="00216FAD" w:rsidDel="00216FAD">
          <w:rPr>
            <w:sz w:val="18"/>
          </w:rPr>
          <w:delText>,</w:delText>
        </w:r>
      </w:del>
      <w:r w:rsidR="004C02EF" w:rsidRPr="00216FAD">
        <w:rPr>
          <w:sz w:val="18"/>
        </w:rPr>
        <w:t xml:space="preserve"> each of which represents an array element, enclosed in square brackets. The elements need not be literals; they are evaluated each time the array initialiser is evaluated.</w:t>
      </w:r>
    </w:p>
    <w:p w14:paraId="409DBF0D" w14:textId="77777777" w:rsidR="004C02EF" w:rsidRPr="00216FAD" w:rsidRDefault="004C02EF" w:rsidP="004C02EF">
      <w:pPr>
        <w:rPr>
          <w:sz w:val="18"/>
        </w:rPr>
      </w:pPr>
      <w:r w:rsidRPr="00216FAD">
        <w:rPr>
          <w:sz w:val="18"/>
        </w:rPr>
        <w:t xml:space="preserve">Array elements may be elided at the beginning, middle or end of the element list. Whenever a comma in the element list is not preceded by an </w:t>
      </w:r>
      <w:r w:rsidRPr="00216FAD">
        <w:rPr>
          <w:rStyle w:val="bnf"/>
          <w:sz w:val="18"/>
        </w:rPr>
        <w:t>AssignmentExpression</w:t>
      </w:r>
      <w:r w:rsidRPr="00216FAD">
        <w:rPr>
          <w:sz w:val="18"/>
        </w:rPr>
        <w:t xml:space="preserve"> (i.e., a comma at the beginning or after another comma), the missing array element contributes to the length of the Array and increases the index of subsequent elements. Elided array elements are not defined. If an element is elided at the end of an array, that element does not contribute to the length of the Array.</w:t>
      </w:r>
    </w:p>
    <w:p w14:paraId="7EB71EC6" w14:textId="77777777" w:rsidR="004C02EF" w:rsidRPr="003B4312" w:rsidRDefault="004C02EF" w:rsidP="004C02EF">
      <w:pPr>
        <w:pStyle w:val="Syntax"/>
      </w:pPr>
      <w:r w:rsidRPr="004D1BD1">
        <w:t>Syntax</w:t>
      </w:r>
    </w:p>
    <w:p w14:paraId="522495F4" w14:textId="77777777" w:rsidR="004C02EF" w:rsidRPr="00E77497" w:rsidRDefault="004C02EF" w:rsidP="004C02EF">
      <w:pPr>
        <w:pStyle w:val="SyntaxRule"/>
      </w:pPr>
      <w:r w:rsidRPr="00675B74">
        <w:t xml:space="preserve">ArrayLiteral </w:t>
      </w:r>
      <w:r w:rsidRPr="00E77497">
        <w:rPr>
          <w:rFonts w:ascii="Arial" w:hAnsi="Arial" w:cs="Arial"/>
          <w:b/>
          <w:i w:val="0"/>
        </w:rPr>
        <w:t>:</w:t>
      </w:r>
    </w:p>
    <w:p w14:paraId="60998D93" w14:textId="77777777" w:rsidR="002A07A7" w:rsidRPr="00E77497" w:rsidRDefault="004C02EF" w:rsidP="002A07A7">
      <w:pPr>
        <w:pStyle w:val="SyntaxDefinition"/>
      </w:pPr>
      <w:r w:rsidRPr="00E77497">
        <w:rPr>
          <w:rFonts w:ascii="Courier New" w:hAnsi="Courier New"/>
          <w:b/>
          <w:i w:val="0"/>
        </w:rPr>
        <w:t xml:space="preserve">[ </w:t>
      </w:r>
      <w:r w:rsidRPr="00E77497">
        <w:t>Elision</w:t>
      </w:r>
      <w:r w:rsidRPr="00E77497">
        <w:rPr>
          <w:rFonts w:ascii="Arial" w:hAnsi="Arial" w:cs="Arial"/>
          <w:i w:val="0"/>
          <w:vertAlign w:val="subscript"/>
        </w:rPr>
        <w:t>opt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 xml:space="preserve">ElementList </w:t>
      </w:r>
      <w:r w:rsidRPr="00E77497">
        <w:rPr>
          <w:rFonts w:ascii="Courier New" w:hAnsi="Courier New" w:cs="Courier New"/>
          <w:b/>
          <w:i w:val="0"/>
        </w:rPr>
        <w:t>,</w:t>
      </w:r>
      <w:r w:rsidRPr="00E77497">
        <w:rPr>
          <w:rFonts w:ascii="Courier New" w:hAnsi="Courier New" w:cs="Courier New"/>
          <w:i w:val="0"/>
        </w:rPr>
        <w:t xml:space="preserve"> </w:t>
      </w:r>
      <w:r w:rsidRPr="00E77497">
        <w:t>Elision</w:t>
      </w:r>
      <w:r w:rsidRPr="00E77497">
        <w:rPr>
          <w:rFonts w:ascii="Arial" w:hAnsi="Arial" w:cs="Arial"/>
          <w:i w:val="0"/>
          <w:vertAlign w:val="subscript"/>
        </w:rPr>
        <w:t>opt</w:t>
      </w:r>
      <w:r w:rsidRPr="00E77497">
        <w:rPr>
          <w:rFonts w:ascii="Courier New" w:hAnsi="Courier New"/>
          <w:i w:val="0"/>
        </w:rPr>
        <w:t xml:space="preserve"> </w:t>
      </w:r>
      <w:r w:rsidRPr="00E77497">
        <w:rPr>
          <w:rFonts w:ascii="Courier New" w:hAnsi="Courier New"/>
          <w:b/>
          <w:i w:val="0"/>
        </w:rPr>
        <w:t>]</w:t>
      </w:r>
    </w:p>
    <w:p w14:paraId="7DD93BBB" w14:textId="77777777" w:rsidR="004C02EF" w:rsidRPr="00E77497" w:rsidRDefault="004C02EF" w:rsidP="004C02EF">
      <w:pPr>
        <w:pStyle w:val="SyntaxRule"/>
      </w:pPr>
      <w:r w:rsidRPr="00E77497">
        <w:t xml:space="preserve">ElementList </w:t>
      </w:r>
      <w:r w:rsidRPr="00E77497">
        <w:rPr>
          <w:rFonts w:ascii="Arial" w:hAnsi="Arial" w:cs="Arial"/>
          <w:b/>
          <w:i w:val="0"/>
        </w:rPr>
        <w:t>:</w:t>
      </w:r>
    </w:p>
    <w:p w14:paraId="11D57464" w14:textId="77777777" w:rsidR="004C02EF" w:rsidRPr="00E77497" w:rsidRDefault="004C02EF" w:rsidP="004C02EF">
      <w:pPr>
        <w:pStyle w:val="SyntaxDefinition"/>
        <w:rPr>
          <w:ins w:id="8203" w:author="Allen Wirfs-Brock" w:date="2011-07-04T19:54:00Z"/>
        </w:rPr>
      </w:pPr>
      <w:r w:rsidRPr="00E77497">
        <w:t>Elision</w:t>
      </w:r>
      <w:r w:rsidRPr="00E77497">
        <w:rPr>
          <w:rFonts w:ascii="Arial" w:hAnsi="Arial" w:cs="Arial"/>
          <w:i w:val="0"/>
          <w:vertAlign w:val="subscript"/>
        </w:rPr>
        <w:t>opt</w:t>
      </w:r>
      <w:r w:rsidRPr="00E77497">
        <w:rPr>
          <w:rFonts w:ascii="Courier New" w:hAnsi="Courier New"/>
          <w:i w:val="0"/>
          <w:vertAlign w:val="subscript"/>
        </w:rPr>
        <w:t xml:space="preserve"> </w:t>
      </w:r>
      <w:r w:rsidRPr="00E77497">
        <w:t>AssignmentExpression</w:t>
      </w:r>
      <w:ins w:id="8204" w:author="Allen Wirfs-Brock" w:date="2011-07-04T20:12:00Z">
        <w:r w:rsidR="00981263" w:rsidRPr="00E77497">
          <w:br/>
        </w:r>
      </w:ins>
      <w:ins w:id="8205" w:author="Allen Wirfs-Brock" w:date="2011-07-04T20:13:00Z">
        <w:r w:rsidR="00981263" w:rsidRPr="00E77497">
          <w:t>Elision</w:t>
        </w:r>
        <w:r w:rsidR="00981263" w:rsidRPr="00E77497">
          <w:rPr>
            <w:rFonts w:ascii="Arial" w:hAnsi="Arial" w:cs="Arial"/>
            <w:i w:val="0"/>
            <w:vertAlign w:val="subscript"/>
          </w:rPr>
          <w:t>opt</w:t>
        </w:r>
        <w:r w:rsidR="00981263" w:rsidRPr="00E77497">
          <w:rPr>
            <w:rFonts w:ascii="Courier New" w:hAnsi="Courier New"/>
            <w:i w:val="0"/>
            <w:vertAlign w:val="subscript"/>
          </w:rPr>
          <w:t xml:space="preserve"> </w:t>
        </w:r>
      </w:ins>
      <w:ins w:id="8206" w:author="Rev 10 Allen Wirfs-Brock" w:date="2012-09-04T10:30:00Z">
        <w:r w:rsidR="0094655B">
          <w:t>SpreadElement</w:t>
        </w:r>
      </w:ins>
      <w:ins w:id="8207" w:author="Allen Wirfs-Brock" w:date="2011-07-04T20:13:00Z">
        <w:del w:id="8208" w:author="Rev 10 Allen Wirfs-Brock" w:date="2012-09-04T10:30:00Z">
          <w:r w:rsidR="00981263" w:rsidRPr="00E77497" w:rsidDel="0094655B">
            <w:rPr>
              <w:rFonts w:ascii="Courier New" w:hAnsi="Courier New" w:cs="Courier New"/>
              <w:b/>
              <w:i w:val="0"/>
            </w:rPr>
            <w:delText xml:space="preserve">… </w:delText>
          </w:r>
          <w:r w:rsidR="00981263" w:rsidRPr="00E77497" w:rsidDel="0094655B">
            <w:delText>AssignmentExpression</w:delText>
          </w:r>
        </w:del>
      </w:ins>
      <w:r w:rsidRPr="00E77497">
        <w:br/>
        <w:t xml:space="preserve">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opt</w:t>
      </w:r>
      <w:r w:rsidRPr="00E77497">
        <w:rPr>
          <w:rFonts w:ascii="Courier New" w:hAnsi="Courier New"/>
          <w:i w:val="0"/>
          <w:vertAlign w:val="subscript"/>
        </w:rPr>
        <w:t xml:space="preserve"> </w:t>
      </w:r>
      <w:r w:rsidRPr="00E77497">
        <w:t>AssignmentExpression</w:t>
      </w:r>
      <w:ins w:id="8209" w:author="Allen Wirfs-Brock" w:date="2011-07-04T20:13:00Z">
        <w:r w:rsidR="00981263" w:rsidRPr="00E77497">
          <w:br/>
          <w:t xml:space="preserve">ElementList </w:t>
        </w:r>
        <w:r w:rsidR="00981263" w:rsidRPr="00E77497">
          <w:rPr>
            <w:rFonts w:ascii="Courier New" w:hAnsi="Courier New" w:cs="Courier New"/>
            <w:b/>
            <w:i w:val="0"/>
          </w:rPr>
          <w:t>,</w:t>
        </w:r>
        <w:r w:rsidR="00981263" w:rsidRPr="00E77497">
          <w:t xml:space="preserve"> Elision</w:t>
        </w:r>
        <w:r w:rsidR="00981263" w:rsidRPr="00E77497">
          <w:rPr>
            <w:rFonts w:ascii="Arial" w:hAnsi="Arial" w:cs="Arial"/>
            <w:i w:val="0"/>
            <w:vertAlign w:val="subscript"/>
          </w:rPr>
          <w:t>opt</w:t>
        </w:r>
        <w:r w:rsidR="00981263" w:rsidRPr="00E77497">
          <w:rPr>
            <w:rFonts w:ascii="Courier New" w:hAnsi="Courier New"/>
            <w:i w:val="0"/>
            <w:vertAlign w:val="subscript"/>
          </w:rPr>
          <w:t xml:space="preserve"> </w:t>
        </w:r>
      </w:ins>
      <w:ins w:id="8210" w:author="Rev 5 Allen Wirfs-Brock" w:date="2012-01-04T12:34:00Z">
        <w:r w:rsidR="00A80BCD">
          <w:t>SpreadElement</w:t>
        </w:r>
      </w:ins>
      <w:ins w:id="8211" w:author="Allen Wirfs-Brock" w:date="2011-07-04T20:13:00Z">
        <w:del w:id="8212" w:author="Rev 5 Allen Wirfs-Brock" w:date="2012-01-04T12:34:00Z">
          <w:r w:rsidR="00981263" w:rsidRPr="00E77497" w:rsidDel="00A80BCD">
            <w:rPr>
              <w:rFonts w:ascii="Courier New" w:hAnsi="Courier New" w:cs="Courier New"/>
              <w:b/>
              <w:i w:val="0"/>
            </w:rPr>
            <w:delText xml:space="preserve">… </w:delText>
          </w:r>
          <w:r w:rsidR="00981263" w:rsidRPr="00E77497" w:rsidDel="00A80BCD">
            <w:delText>AssignmentExpression</w:delText>
          </w:r>
        </w:del>
      </w:ins>
    </w:p>
    <w:p w14:paraId="44DED2C1" w14:textId="77777777" w:rsidR="004C02EF" w:rsidRPr="00E77497" w:rsidRDefault="004C02EF" w:rsidP="004C02EF">
      <w:pPr>
        <w:pStyle w:val="SyntaxRule"/>
      </w:pPr>
      <w:r w:rsidRPr="00E77497">
        <w:t>Elision</w:t>
      </w:r>
      <w:r w:rsidRPr="00E77497">
        <w:rPr>
          <w:rFonts w:ascii="Arial" w:hAnsi="Arial" w:cs="Arial"/>
          <w:b/>
          <w:i w:val="0"/>
        </w:rPr>
        <w:t xml:space="preserve"> :</w:t>
      </w:r>
    </w:p>
    <w:p w14:paraId="33481952" w14:textId="77777777" w:rsidR="004C02EF" w:rsidRPr="00E77497" w:rsidRDefault="004C02EF" w:rsidP="004C02EF">
      <w:pPr>
        <w:pStyle w:val="SyntaxDefinition"/>
      </w:pPr>
      <w:r w:rsidRPr="00E77497">
        <w:rPr>
          <w:rFonts w:ascii="Courier New" w:hAnsi="Courier New" w:cs="Courier New"/>
          <w:b/>
          <w:i w:val="0"/>
        </w:rPr>
        <w:t>,</w:t>
      </w:r>
      <w:r w:rsidRPr="00E77497">
        <w:br/>
        <w:t xml:space="preserve">Elision </w:t>
      </w:r>
      <w:r w:rsidRPr="00E77497">
        <w:rPr>
          <w:rFonts w:ascii="Courier New" w:hAnsi="Courier New" w:cs="Courier New"/>
          <w:b/>
          <w:i w:val="0"/>
        </w:rPr>
        <w:t>,</w:t>
      </w:r>
    </w:p>
    <w:p w14:paraId="70002525" w14:textId="77777777" w:rsidR="00E350EC" w:rsidRPr="00E77497" w:rsidRDefault="00E350EC" w:rsidP="00E350EC">
      <w:pPr>
        <w:pStyle w:val="SyntaxRule"/>
        <w:rPr>
          <w:ins w:id="8213" w:author="Rev 5 Allen Wirfs-Brock" w:date="2012-01-04T12:33:00Z"/>
        </w:rPr>
      </w:pPr>
      <w:ins w:id="8214" w:author="Rev 5 Allen Wirfs-Brock" w:date="2012-01-04T12:33:00Z">
        <w:r>
          <w:t>SpreadElement</w:t>
        </w:r>
        <w:r w:rsidRPr="00E77497">
          <w:t xml:space="preserve"> </w:t>
        </w:r>
        <w:r w:rsidRPr="00E77497">
          <w:rPr>
            <w:rFonts w:ascii="Arial" w:hAnsi="Arial" w:cs="Arial"/>
            <w:b/>
            <w:i w:val="0"/>
          </w:rPr>
          <w:t>:</w:t>
        </w:r>
      </w:ins>
    </w:p>
    <w:p w14:paraId="509DEBC9" w14:textId="77777777" w:rsidR="00E350EC" w:rsidRPr="00E77497" w:rsidRDefault="00E350EC" w:rsidP="00E350EC">
      <w:pPr>
        <w:pStyle w:val="SyntaxDefinition"/>
        <w:rPr>
          <w:ins w:id="8215" w:author="Rev 5 Allen Wirfs-Brock" w:date="2012-01-04T12:33:00Z"/>
        </w:rPr>
      </w:pPr>
      <w:ins w:id="8216" w:author="Rev 5 Allen Wirfs-Brock" w:date="2012-01-04T12:33:00Z">
        <w:r w:rsidRPr="00E77497">
          <w:rPr>
            <w:rFonts w:ascii="Courier New" w:hAnsi="Courier New" w:cs="Courier New"/>
            <w:b/>
            <w:i w:val="0"/>
          </w:rPr>
          <w:t xml:space="preserve">… </w:t>
        </w:r>
        <w:r w:rsidRPr="00E77497">
          <w:t>AssignmentExpression</w:t>
        </w:r>
      </w:ins>
    </w:p>
    <w:p w14:paraId="556B54DC" w14:textId="77777777" w:rsidR="00622186" w:rsidRPr="008B7F6F" w:rsidDel="00AE5554" w:rsidRDefault="00622186" w:rsidP="00622186">
      <w:pPr>
        <w:pStyle w:val="SyntaxRule"/>
        <w:rPr>
          <w:ins w:id="8217" w:author="Rev 6 Allen Wirfs-Brock" w:date="2012-02-26T17:31:00Z"/>
          <w:del w:id="8218" w:author="Rev 7 Allen Wirfs-Brock" w:date="2012-04-12T17:34:00Z"/>
        </w:rPr>
      </w:pPr>
      <w:ins w:id="8219" w:author="Rev 6 Allen Wirfs-Brock" w:date="2012-02-26T17:31:00Z">
        <w:del w:id="8220" w:author="Rev 7 Allen Wirfs-Brock" w:date="2012-04-12T17:34:00Z">
          <w:r w:rsidDel="00AE5554">
            <w:delText>ArrayComprehension</w:delText>
          </w:r>
          <w:r w:rsidRPr="003B4312" w:rsidDel="00AE5554">
            <w:delText xml:space="preserve"> </w:delText>
          </w:r>
          <w:r w:rsidRPr="003B4312" w:rsidDel="00AE5554">
            <w:rPr>
              <w:rFonts w:ascii="Arial" w:hAnsi="Arial" w:cs="Arial"/>
              <w:b/>
              <w:i w:val="0"/>
            </w:rPr>
            <w:delText>:</w:delText>
          </w:r>
        </w:del>
      </w:ins>
    </w:p>
    <w:p w14:paraId="11A369C5" w14:textId="77777777" w:rsidR="00622186" w:rsidRPr="009C202C" w:rsidDel="00AE5554" w:rsidRDefault="00622186" w:rsidP="00622186">
      <w:pPr>
        <w:pStyle w:val="SyntaxDefinition"/>
        <w:rPr>
          <w:ins w:id="8221" w:author="Rev 6 Allen Wirfs-Brock" w:date="2012-02-26T17:31:00Z"/>
          <w:del w:id="8222" w:author="Rev 7 Allen Wirfs-Brock" w:date="2012-04-12T17:34:00Z"/>
        </w:rPr>
      </w:pPr>
      <w:ins w:id="8223" w:author="Rev 6 Allen Wirfs-Brock" w:date="2012-02-26T17:35:00Z">
        <w:del w:id="8224" w:author="Rev 7 Allen Wirfs-Brock" w:date="2012-04-12T17:34:00Z">
          <w:r w:rsidDel="00AE5554">
            <w:delText>Expression</w:delText>
          </w:r>
          <w:r w:rsidRPr="00AC3AEA" w:rsidDel="00AE5554">
            <w:rPr>
              <w:rFonts w:ascii="Courier New" w:hAnsi="Courier New" w:cs="Courier New"/>
            </w:rPr>
            <w:delText xml:space="preserve"> </w:delText>
          </w:r>
        </w:del>
      </w:ins>
      <w:ins w:id="8225" w:author="Rev 6 Allen Wirfs-Brock" w:date="2012-02-26T17:34:00Z">
        <w:del w:id="8226" w:author="Rev 7 Allen Wirfs-Brock" w:date="2012-04-12T17:34:00Z">
          <w:r w:rsidDel="00AE5554">
            <w:delText>Comprehension</w:delText>
          </w:r>
        </w:del>
      </w:ins>
      <w:ins w:id="8227" w:author="Rev 6 Allen Wirfs-Brock" w:date="2012-02-26T17:35:00Z">
        <w:del w:id="8228" w:author="Rev 7 Allen Wirfs-Brock" w:date="2012-04-12T17:34:00Z">
          <w:r w:rsidDel="00AE5554">
            <w:delText>ForList</w:delText>
          </w:r>
        </w:del>
      </w:ins>
      <w:ins w:id="8229" w:author="Rev 6 Allen Wirfs-Brock" w:date="2012-02-26T17:31:00Z">
        <w:del w:id="8230" w:author="Rev 7 Allen Wirfs-Brock" w:date="2012-04-12T17:34:00Z">
          <w:r w:rsidRPr="006B6D0A" w:rsidDel="00AE5554">
            <w:rPr>
              <w:rFonts w:ascii="Courier New" w:hAnsi="Courier New"/>
              <w:b/>
              <w:i w:val="0"/>
            </w:rPr>
            <w:br/>
          </w:r>
        </w:del>
      </w:ins>
      <w:ins w:id="8231" w:author="Rev 6 Allen Wirfs-Brock" w:date="2012-02-26T17:36:00Z">
        <w:del w:id="8232" w:author="Rev 7 Allen Wirfs-Brock" w:date="2012-04-12T17:34:00Z">
          <w:r w:rsidDel="00AE5554">
            <w:delText>Expression</w:delText>
          </w:r>
          <w:r w:rsidRPr="00AC3AEA" w:rsidDel="00AE5554">
            <w:rPr>
              <w:rFonts w:ascii="Courier New" w:hAnsi="Courier New" w:cs="Courier New"/>
              <w:i w:val="0"/>
            </w:rPr>
            <w:delText xml:space="preserve"> </w:delText>
          </w:r>
          <w:r w:rsidDel="00AE5554">
            <w:delText>ComprehensionForList</w:delText>
          </w:r>
        </w:del>
      </w:ins>
      <w:ins w:id="8233" w:author="Rev 6 Allen Wirfs-Brock" w:date="2012-02-26T17:38:00Z">
        <w:del w:id="8234" w:author="Rev 7 Allen Wirfs-Brock" w:date="2012-04-12T17:34:00Z">
          <w:r w:rsidR="00AC3AEA" w:rsidDel="00AE5554">
            <w:delText xml:space="preserve"> </w:delText>
          </w:r>
        </w:del>
      </w:ins>
      <w:ins w:id="8235" w:author="Rev 6 Allen Wirfs-Brock" w:date="2012-02-26T17:36:00Z">
        <w:del w:id="8236" w:author="Rev 7 Allen Wirfs-Brock" w:date="2012-04-12T17:34:00Z">
          <w:r w:rsidRPr="00AC3AEA" w:rsidDel="00AE5554">
            <w:rPr>
              <w:rFonts w:ascii="Courier New" w:hAnsi="Courier New" w:cs="Courier New"/>
              <w:i w:val="0"/>
            </w:rPr>
            <w:delText xml:space="preserve"> </w:delText>
          </w:r>
          <w:r w:rsidRPr="00AC3AEA" w:rsidDel="00AE5554">
            <w:rPr>
              <w:rFonts w:ascii="Courier New" w:hAnsi="Courier New" w:cs="Courier New"/>
              <w:b/>
              <w:i w:val="0"/>
            </w:rPr>
            <w:delText>if (</w:delText>
          </w:r>
          <w:r w:rsidDel="00AE5554">
            <w:delText xml:space="preserve"> Expression </w:delText>
          </w:r>
          <w:r w:rsidRPr="00AC3AEA" w:rsidDel="00AE5554">
            <w:rPr>
              <w:rFonts w:ascii="Courier New" w:hAnsi="Courier New" w:cs="Courier New"/>
              <w:b/>
              <w:i w:val="0"/>
            </w:rPr>
            <w:delText>)</w:delText>
          </w:r>
        </w:del>
      </w:ins>
    </w:p>
    <w:p w14:paraId="451D68FB" w14:textId="77777777" w:rsidR="00AC3AEA" w:rsidRPr="008B7F6F" w:rsidDel="00AE5554" w:rsidRDefault="00AC3AEA" w:rsidP="00AC3AEA">
      <w:pPr>
        <w:pStyle w:val="SyntaxRule"/>
        <w:rPr>
          <w:ins w:id="8237" w:author="Rev 6 Allen Wirfs-Brock" w:date="2012-02-26T17:39:00Z"/>
          <w:del w:id="8238" w:author="Rev 7 Allen Wirfs-Brock" w:date="2012-04-12T17:34:00Z"/>
        </w:rPr>
      </w:pPr>
      <w:ins w:id="8239" w:author="Rev 6 Allen Wirfs-Brock" w:date="2012-02-26T17:39:00Z">
        <w:del w:id="8240" w:author="Rev 7 Allen Wirfs-Brock" w:date="2012-04-12T17:34:00Z">
          <w:r w:rsidDel="00AE5554">
            <w:delText>ComprehensionForList</w:delText>
          </w:r>
          <w:r w:rsidRPr="003B4312" w:rsidDel="00AE5554">
            <w:delText xml:space="preserve"> </w:delText>
          </w:r>
          <w:r w:rsidRPr="003B4312" w:rsidDel="00AE5554">
            <w:rPr>
              <w:rFonts w:ascii="Arial" w:hAnsi="Arial" w:cs="Arial"/>
              <w:b/>
              <w:i w:val="0"/>
            </w:rPr>
            <w:delText>:</w:delText>
          </w:r>
        </w:del>
      </w:ins>
    </w:p>
    <w:p w14:paraId="14514ACA" w14:textId="77777777" w:rsidR="00AC3AEA" w:rsidRPr="009C202C" w:rsidDel="00AE5554" w:rsidRDefault="00AC3AEA" w:rsidP="00AC3AEA">
      <w:pPr>
        <w:pStyle w:val="SyntaxDefinition"/>
        <w:rPr>
          <w:ins w:id="8241" w:author="Rev 6 Allen Wirfs-Brock" w:date="2012-02-26T17:39:00Z"/>
          <w:del w:id="8242" w:author="Rev 7 Allen Wirfs-Brock" w:date="2012-04-12T17:34:00Z"/>
        </w:rPr>
      </w:pPr>
      <w:ins w:id="8243" w:author="Rev 6 Allen Wirfs-Brock" w:date="2012-02-26T17:39:00Z">
        <w:del w:id="8244" w:author="Rev 7 Allen Wirfs-Brock" w:date="2012-04-12T17:34:00Z">
          <w:r w:rsidDel="00AE5554">
            <w:delText>ComprehensionFor</w:delText>
          </w:r>
          <w:r w:rsidRPr="006B6D0A" w:rsidDel="00AE5554">
            <w:rPr>
              <w:rFonts w:ascii="Courier New" w:hAnsi="Courier New"/>
              <w:b/>
              <w:i w:val="0"/>
            </w:rPr>
            <w:br/>
          </w:r>
          <w:r w:rsidDel="00AE5554">
            <w:delText xml:space="preserve">ComprehensionForList </w:delText>
          </w:r>
          <w:r w:rsidRPr="00AC3AEA" w:rsidDel="00AE5554">
            <w:rPr>
              <w:rFonts w:ascii="Courier New" w:hAnsi="Courier New" w:cs="Courier New"/>
              <w:i w:val="0"/>
            </w:rPr>
            <w:delText xml:space="preserve"> </w:delText>
          </w:r>
        </w:del>
      </w:ins>
      <w:ins w:id="8245" w:author="Rev 6 Allen Wirfs-Brock" w:date="2012-02-26T17:42:00Z">
        <w:del w:id="8246" w:author="Rev 7 Allen Wirfs-Brock" w:date="2012-04-12T17:34:00Z">
          <w:r w:rsidDel="00AE5554">
            <w:delText>ComprehensionFor</w:delText>
          </w:r>
        </w:del>
      </w:ins>
    </w:p>
    <w:p w14:paraId="0DAEE68D" w14:textId="77777777" w:rsidR="00AC3AEA" w:rsidRPr="008B7F6F" w:rsidDel="00AE5554" w:rsidRDefault="00AC3AEA" w:rsidP="00AC3AEA">
      <w:pPr>
        <w:pStyle w:val="SyntaxRule"/>
        <w:rPr>
          <w:ins w:id="8247" w:author="Rev 6 Allen Wirfs-Brock" w:date="2012-02-26T17:42:00Z"/>
          <w:del w:id="8248" w:author="Rev 7 Allen Wirfs-Brock" w:date="2012-04-12T17:34:00Z"/>
        </w:rPr>
      </w:pPr>
      <w:ins w:id="8249" w:author="Rev 6 Allen Wirfs-Brock" w:date="2012-02-26T17:42:00Z">
        <w:del w:id="8250" w:author="Rev 7 Allen Wirfs-Brock" w:date="2012-04-12T17:34:00Z">
          <w:r w:rsidDel="00AE5554">
            <w:delText>ComprehensionFor</w:delText>
          </w:r>
          <w:r w:rsidRPr="003B4312" w:rsidDel="00AE5554">
            <w:delText xml:space="preserve"> </w:delText>
          </w:r>
          <w:r w:rsidRPr="003B4312" w:rsidDel="00AE5554">
            <w:rPr>
              <w:rFonts w:ascii="Arial" w:hAnsi="Arial" w:cs="Arial"/>
              <w:b/>
              <w:i w:val="0"/>
            </w:rPr>
            <w:delText>:</w:delText>
          </w:r>
        </w:del>
      </w:ins>
    </w:p>
    <w:p w14:paraId="09CF676C" w14:textId="77777777" w:rsidR="00AC3AEA" w:rsidRPr="009C202C" w:rsidDel="00AE5554" w:rsidRDefault="00AC3AEA" w:rsidP="00AC3AEA">
      <w:pPr>
        <w:pStyle w:val="SyntaxDefinition"/>
        <w:rPr>
          <w:ins w:id="8251" w:author="Rev 6 Allen Wirfs-Brock" w:date="2012-02-26T17:42:00Z"/>
          <w:del w:id="8252" w:author="Rev 7 Allen Wirfs-Brock" w:date="2012-04-12T17:34:00Z"/>
        </w:rPr>
      </w:pPr>
      <w:ins w:id="8253" w:author="Rev 6 Allen Wirfs-Brock" w:date="2012-02-26T17:43:00Z">
        <w:del w:id="8254" w:author="Rev 7 Allen Wirfs-Brock" w:date="2012-04-12T17:34:00Z">
          <w:r w:rsidDel="00AE5554">
            <w:rPr>
              <w:rFonts w:ascii="Courier New" w:hAnsi="Courier New" w:cs="Courier New"/>
              <w:b/>
              <w:i w:val="0"/>
            </w:rPr>
            <w:delText>for</w:delText>
          </w:r>
          <w:r w:rsidRPr="00AC3AEA" w:rsidDel="00AE5554">
            <w:rPr>
              <w:rFonts w:ascii="Courier New" w:hAnsi="Courier New" w:cs="Courier New"/>
              <w:b/>
              <w:i w:val="0"/>
            </w:rPr>
            <w:delText xml:space="preserve"> (</w:delText>
          </w:r>
          <w:r w:rsidDel="00AE5554">
            <w:delText xml:space="preserve"> </w:delText>
          </w:r>
        </w:del>
      </w:ins>
      <w:ins w:id="8255" w:author="Rev 6 Allen Wirfs-Brock" w:date="2012-02-26T17:45:00Z">
        <w:del w:id="8256" w:author="Rev 7 Allen Wirfs-Brock" w:date="2012-04-12T17:34:00Z">
          <w:r w:rsidDel="00AE5554">
            <w:delText>LeftHandSideExpression</w:delText>
          </w:r>
        </w:del>
      </w:ins>
      <w:ins w:id="8257" w:author="Rev 6 Allen Wirfs-Brock" w:date="2012-02-26T17:42:00Z">
        <w:del w:id="8258" w:author="Rev 7 Allen Wirfs-Brock" w:date="2012-04-12T17:34:00Z">
          <w:r w:rsidRPr="00451D9D" w:rsidDel="00AE5554">
            <w:rPr>
              <w:rFonts w:ascii="Courier New" w:hAnsi="Courier New" w:cs="Courier New"/>
              <w:i w:val="0"/>
            </w:rPr>
            <w:delText xml:space="preserve"> </w:delText>
          </w:r>
        </w:del>
      </w:ins>
      <w:ins w:id="8259" w:author="Rev 6 Allen Wirfs-Brock" w:date="2012-02-26T17:45:00Z">
        <w:del w:id="8260" w:author="Rev 7 Allen Wirfs-Brock" w:date="2012-04-12T17:34:00Z">
          <w:r w:rsidDel="00AE5554">
            <w:rPr>
              <w:rFonts w:ascii="Courier New" w:hAnsi="Courier New" w:cs="Courier New"/>
              <w:b/>
              <w:i w:val="0"/>
            </w:rPr>
            <w:delText>of</w:delText>
          </w:r>
          <w:r w:rsidRPr="00AC3AEA" w:rsidDel="00AE5554">
            <w:rPr>
              <w:rFonts w:ascii="Courier New" w:hAnsi="Courier New" w:cs="Courier New"/>
              <w:b/>
              <w:i w:val="0"/>
            </w:rPr>
            <w:delText xml:space="preserve"> </w:delText>
          </w:r>
          <w:r w:rsidDel="00AE5554">
            <w:delText>Expression</w:delText>
          </w:r>
        </w:del>
      </w:ins>
      <w:ins w:id="8261" w:author="Rev 6 Allen Wirfs-Brock" w:date="2012-02-26T17:42:00Z">
        <w:del w:id="8262" w:author="Rev 7 Allen Wirfs-Brock" w:date="2012-04-12T17:34:00Z">
          <w:r w:rsidRPr="00AC3AEA" w:rsidDel="00AE5554">
            <w:rPr>
              <w:rFonts w:ascii="Courier New" w:hAnsi="Courier New" w:cs="Courier New"/>
              <w:i w:val="0"/>
            </w:rPr>
            <w:delText xml:space="preserve"> </w:delText>
          </w:r>
          <w:r w:rsidRPr="00AC3AEA" w:rsidDel="00AE5554">
            <w:rPr>
              <w:rFonts w:ascii="Courier New" w:hAnsi="Courier New" w:cs="Courier New"/>
              <w:b/>
              <w:i w:val="0"/>
            </w:rPr>
            <w:delText>)</w:delText>
          </w:r>
        </w:del>
      </w:ins>
    </w:p>
    <w:p w14:paraId="74BF568C" w14:textId="77777777" w:rsidR="008753AB" w:rsidRPr="001A49B2" w:rsidRDefault="008753AB" w:rsidP="001A49B2">
      <w:pPr>
        <w:rPr>
          <w:ins w:id="8263" w:author="Rev 4 Allen Wirfs-Brock" w:date="2011-10-15T09:07:00Z"/>
          <w:rFonts w:ascii="Helvetica" w:hAnsi="Helvetica"/>
          <w:b/>
        </w:rPr>
      </w:pPr>
      <w:ins w:id="8264" w:author="Rev 4 Allen Wirfs-Brock" w:date="2011-10-15T09:07:00Z">
        <w:del w:id="8265" w:author="Rev 6 Allen Wirfs-Brock" w:date="2012-02-27T09:19:00Z">
          <w:r w:rsidRPr="001A49B2" w:rsidDel="00384924">
            <w:rPr>
              <w:rFonts w:ascii="Helvetica" w:hAnsi="Helvetica"/>
              <w:b/>
            </w:rPr>
            <w:delText>11.1.</w:delText>
          </w:r>
        </w:del>
      </w:ins>
      <w:ins w:id="8266" w:author="Rev 4 Allen Wirfs-Brock" w:date="2011-10-15T09:13:00Z">
        <w:del w:id="8267" w:author="Rev 6 Allen Wirfs-Brock" w:date="2012-02-27T09:19:00Z">
          <w:r w:rsidRPr="001A49B2" w:rsidDel="00384924">
            <w:rPr>
              <w:rFonts w:ascii="Helvetica" w:hAnsi="Helvetica"/>
              <w:b/>
            </w:rPr>
            <w:delText>4</w:delText>
          </w:r>
        </w:del>
      </w:ins>
      <w:ins w:id="8268" w:author="Rev 4 Allen Wirfs-Brock" w:date="2011-10-15T09:07:00Z">
        <w:del w:id="8269" w:author="Rev 6 Allen Wirfs-Brock" w:date="2012-02-27T09:19:00Z">
          <w:r w:rsidRPr="001A49B2" w:rsidDel="00384924">
            <w:rPr>
              <w:rFonts w:ascii="Helvetica" w:hAnsi="Helvetica"/>
              <w:b/>
            </w:rPr>
            <w:delText xml:space="preserve">.1 </w:delText>
          </w:r>
        </w:del>
        <w:r w:rsidRPr="001A49B2">
          <w:rPr>
            <w:rFonts w:ascii="Helvetica" w:hAnsi="Helvetica"/>
            <w:b/>
          </w:rPr>
          <w:t xml:space="preserve">Static </w:t>
        </w:r>
      </w:ins>
      <w:r w:rsidRPr="001A49B2">
        <w:rPr>
          <w:rFonts w:ascii="Helvetica" w:hAnsi="Helvetica"/>
          <w:b/>
        </w:rPr>
        <w:t>Semantics</w:t>
      </w:r>
    </w:p>
    <w:p w14:paraId="6B684187" w14:textId="77777777" w:rsidR="000D108B" w:rsidRPr="00E77497" w:rsidDel="00EB1E7F" w:rsidRDefault="000D108B" w:rsidP="000D108B">
      <w:pPr>
        <w:rPr>
          <w:ins w:id="8270" w:author="Rev 5 Allen Wirfs-Brock" w:date="2012-01-04T12:10:00Z"/>
          <w:del w:id="8271" w:author="Rev 6 Allen Wirfs-Brock" w:date="2012-01-26T11:09:00Z"/>
          <w:rFonts w:ascii="Helvetica" w:hAnsi="Helvetica"/>
          <w:b/>
        </w:rPr>
      </w:pPr>
      <w:ins w:id="8272" w:author="Rev 5 Allen Wirfs-Brock" w:date="2012-01-04T12:10:00Z">
        <w:del w:id="8273" w:author="Rev 6 Allen Wirfs-Brock" w:date="2012-01-26T11:09:00Z">
          <w:r w:rsidRPr="00E77497" w:rsidDel="00EB1E7F">
            <w:rPr>
              <w:rFonts w:ascii="Helvetica" w:hAnsi="Helvetica"/>
              <w:b/>
            </w:rPr>
            <w:delText>Static Semantics:  Early Errors</w:delText>
          </w:r>
        </w:del>
      </w:ins>
    </w:p>
    <w:p w14:paraId="19A6BDE0" w14:textId="77777777" w:rsidR="008753AB" w:rsidRPr="00415961" w:rsidDel="00EB1E7F" w:rsidRDefault="008753AB" w:rsidP="008753AB">
      <w:pPr>
        <w:rPr>
          <w:ins w:id="8274" w:author="Rev 4 Allen Wirfs-Brock" w:date="2011-10-15T09:07:00Z"/>
          <w:del w:id="8275" w:author="Rev 6 Allen Wirfs-Brock" w:date="2012-01-26T11:09:00Z"/>
          <w:rStyle w:val="bnf"/>
        </w:rPr>
      </w:pPr>
      <w:ins w:id="8276" w:author="Rev 4 Allen Wirfs-Brock" w:date="2011-10-15T09:07:00Z">
        <w:del w:id="8277" w:author="Rev 6 Allen Wirfs-Brock" w:date="2012-01-26T11:09:00Z">
          <w:r w:rsidRPr="00415961" w:rsidDel="00EB1E7F">
            <w:rPr>
              <w:rStyle w:val="bnf"/>
            </w:rPr>
            <w:delText>Early Errors</w:delText>
          </w:r>
        </w:del>
      </w:ins>
    </w:p>
    <w:p w14:paraId="2CCEE828" w14:textId="77777777" w:rsidR="005B4EF9" w:rsidRPr="00E77497" w:rsidDel="00EB1E7F" w:rsidRDefault="005B4EF9" w:rsidP="005B4EF9">
      <w:pPr>
        <w:rPr>
          <w:ins w:id="8278" w:author="Allen Wirfs-Brock" w:date="2011-07-05T08:51:00Z"/>
          <w:del w:id="8279" w:author="Rev 6 Allen Wirfs-Brock" w:date="2012-01-26T11:09:00Z"/>
        </w:rPr>
      </w:pPr>
      <w:ins w:id="8280" w:author="Allen Wirfs-Brock" w:date="2011-07-05T08:51:00Z">
        <w:del w:id="8281" w:author="Rev 6 Allen Wirfs-Brock" w:date="2012-01-26T11:09:00Z">
          <w:r w:rsidRPr="00415961" w:rsidDel="00EB1E7F">
            <w:rPr>
              <w:rStyle w:val="bnf"/>
            </w:rPr>
            <w:delText xml:space="preserve">The static semantics of the production </w:delText>
          </w:r>
        </w:del>
      </w:ins>
      <w:ins w:id="8282" w:author="Rev 5 Allen Wirfs-Brock" w:date="2012-01-04T12:35:00Z">
        <w:del w:id="8283" w:author="Rev 6 Allen Wirfs-Brock" w:date="2012-01-26T11:09:00Z">
          <w:r w:rsidR="00A80BCD" w:rsidRPr="00415961" w:rsidDel="00EB1E7F">
            <w:rPr>
              <w:rStyle w:val="bnf"/>
            </w:rPr>
            <w:delText>SpreadElement</w:delText>
          </w:r>
        </w:del>
      </w:ins>
      <w:ins w:id="8284" w:author="Allen Wirfs-Brock" w:date="2011-07-05T08:52:00Z">
        <w:del w:id="8285" w:author="Rev 6 Allen Wirfs-Brock" w:date="2012-01-26T11:09:00Z">
          <w:r w:rsidR="002C6802" w:rsidRPr="00A80BCD" w:rsidDel="00EB1E7F">
            <w:rPr>
              <w:rStyle w:val="bnf"/>
            </w:rPr>
            <w:delText>ElementList</w:delText>
          </w:r>
          <w:r w:rsidR="002C6802" w:rsidRPr="00E77497" w:rsidDel="00EB1E7F">
            <w:delText xml:space="preserve"> </w:delText>
          </w:r>
          <w:r w:rsidR="002C6802" w:rsidRPr="00E77497" w:rsidDel="00EB1E7F">
            <w:rPr>
              <w:b/>
            </w:rPr>
            <w:delText>:</w:delText>
          </w:r>
          <w:r w:rsidR="002C6802" w:rsidRPr="00E77497" w:rsidDel="00EB1E7F">
            <w:delText xml:space="preserve">  </w:delText>
          </w:r>
          <w:r w:rsidR="002C6802" w:rsidRPr="00E77497" w:rsidDel="00EB1E7F">
            <w:rPr>
              <w:rStyle w:val="bnf"/>
            </w:rPr>
            <w:delText>Elision</w:delText>
          </w:r>
          <w:r w:rsidR="002C6802" w:rsidRPr="00E77497" w:rsidDel="00EB1E7F">
            <w:rPr>
              <w:rStyle w:val="bnf"/>
              <w:rFonts w:cs="Arial"/>
              <w:i w:val="0"/>
              <w:vertAlign w:val="subscript"/>
            </w:rPr>
            <w:delText>opt</w:delText>
          </w:r>
          <w:r w:rsidR="002C6802" w:rsidRPr="00E77497" w:rsidDel="00EB1E7F">
            <w:rPr>
              <w:rFonts w:ascii="Courier New" w:hAnsi="Courier New"/>
            </w:rPr>
            <w:delText xml:space="preserve"> </w:delText>
          </w:r>
          <w:r w:rsidR="002C6802" w:rsidRPr="00E77497" w:rsidDel="00EB1E7F">
            <w:rPr>
              <w:rFonts w:ascii="Courier New" w:hAnsi="Courier New" w:cs="Courier New"/>
              <w:b/>
              <w:i/>
            </w:rPr>
            <w:delText xml:space="preserve">… </w:delText>
          </w:r>
          <w:r w:rsidR="002C6802" w:rsidRPr="00E77497" w:rsidDel="00EB1E7F">
            <w:rPr>
              <w:rStyle w:val="bnf"/>
            </w:rPr>
            <w:delText>AssignmentExpression</w:delText>
          </w:r>
        </w:del>
      </w:ins>
      <w:ins w:id="8286" w:author="Allen Wirfs-Brock" w:date="2011-07-05T08:51:00Z">
        <w:del w:id="8287" w:author="Rev 6 Allen Wirfs-Brock" w:date="2012-01-26T11:09:00Z">
          <w:r w:rsidRPr="00E77497" w:rsidDel="00EB1E7F">
            <w:delText xml:space="preserve"> are:</w:delText>
          </w:r>
        </w:del>
      </w:ins>
    </w:p>
    <w:p w14:paraId="18AD1FB3" w14:textId="77777777" w:rsidR="005B4EF9" w:rsidRPr="00E77497" w:rsidDel="00EB1E7F" w:rsidRDefault="005B4EF9" w:rsidP="009E3FF6">
      <w:pPr>
        <w:numPr>
          <w:ilvl w:val="0"/>
          <w:numId w:val="403"/>
        </w:numPr>
        <w:spacing w:after="220"/>
        <w:rPr>
          <w:ins w:id="8288" w:author="Allen Wirfs-Brock" w:date="2011-07-05T08:51:00Z"/>
          <w:del w:id="8289" w:author="Rev 6 Allen Wirfs-Brock" w:date="2012-01-26T11:09:00Z"/>
        </w:rPr>
      </w:pPr>
      <w:ins w:id="8290" w:author="Allen Wirfs-Brock" w:date="2011-07-05T08:51:00Z">
        <w:del w:id="8291" w:author="Rev 6 Allen Wirfs-Brock" w:date="2012-01-26T11:09:00Z">
          <w:r w:rsidRPr="00E77497" w:rsidDel="00EB1E7F">
            <w:delText xml:space="preserve">It is a Syntax Error </w:delText>
          </w:r>
        </w:del>
      </w:ins>
      <w:ins w:id="8292" w:author="Allen Wirfs-Brock" w:date="2011-07-05T08:52:00Z">
        <w:del w:id="8293" w:author="Rev 6 Allen Wirfs-Brock" w:date="2012-01-26T11:09:00Z">
          <w:r w:rsidR="002C6802" w:rsidRPr="00E77497" w:rsidDel="00EB1E7F">
            <w:delText xml:space="preserve">if the </w:delText>
          </w:r>
        </w:del>
      </w:ins>
      <w:ins w:id="8294" w:author="Allen Wirfs-Brock" w:date="2011-07-05T08:54:00Z">
        <w:del w:id="8295" w:author="Rev 6 Allen Wirfs-Brock" w:date="2012-01-26T11:09:00Z">
          <w:r w:rsidR="002C6802" w:rsidRPr="00E77497" w:rsidDel="00EB1E7F">
            <w:delText>s</w:delText>
          </w:r>
        </w:del>
      </w:ins>
      <w:ins w:id="8296" w:author="Allen Wirfs-Brock" w:date="2011-07-05T08:52:00Z">
        <w:del w:id="8297" w:author="Rev 6 Allen Wirfs-Brock" w:date="2012-01-26T11:09:00Z">
          <w:r w:rsidR="002C6802" w:rsidRPr="00E77497" w:rsidDel="00EB1E7F">
            <w:delText>cource</w:delText>
          </w:r>
        </w:del>
      </w:ins>
      <w:ins w:id="8298" w:author="Rev 3 Allen Wirfs-Brock" w:date="2011-08-30T11:39:00Z">
        <w:del w:id="8299" w:author="Rev 6 Allen Wirfs-Brock" w:date="2012-01-26T11:09:00Z">
          <w:r w:rsidR="00F937DA" w:rsidRPr="00E77497" w:rsidDel="00EB1E7F">
            <w:delText>source</w:delText>
          </w:r>
        </w:del>
      </w:ins>
      <w:ins w:id="8300" w:author="Allen Wirfs-Brock" w:date="2011-07-05T08:52:00Z">
        <w:del w:id="8301" w:author="Rev 6 Allen Wirfs-Brock" w:date="2012-01-26T11:09:00Z">
          <w:r w:rsidR="002C6802" w:rsidRPr="00E77497" w:rsidDel="00EB1E7F">
            <w:delText xml:space="preserve"> code </w:delText>
          </w:r>
        </w:del>
      </w:ins>
      <w:ins w:id="8302" w:author="Allen Wirfs-Brock" w:date="2011-07-05T08:54:00Z">
        <w:del w:id="8303" w:author="Rev 6 Allen Wirfs-Brock" w:date="2012-01-26T11:09:00Z">
          <w:r w:rsidR="002C6802" w:rsidRPr="00E77497" w:rsidDel="00EB1E7F">
            <w:delText xml:space="preserve">parsed with this production </w:delText>
          </w:r>
        </w:del>
      </w:ins>
      <w:ins w:id="8304" w:author="Allen Wirfs-Brock" w:date="2011-07-05T08:52:00Z">
        <w:del w:id="8305" w:author="Rev 6 Allen Wirfs-Brock" w:date="2012-01-26T11:09:00Z">
          <w:r w:rsidR="002C6802" w:rsidRPr="00E77497" w:rsidDel="00EB1E7F">
            <w:delText>is not extended code</w:delText>
          </w:r>
        </w:del>
      </w:ins>
      <w:ins w:id="8306" w:author="Allen Wirfs-Brock" w:date="2011-07-05T08:51:00Z">
        <w:del w:id="8307" w:author="Rev 6 Allen Wirfs-Brock" w:date="2012-01-26T11:09:00Z">
          <w:r w:rsidRPr="00E77497" w:rsidDel="00EB1E7F">
            <w:delText>.</w:delText>
          </w:r>
        </w:del>
      </w:ins>
    </w:p>
    <w:p w14:paraId="44A5CF59" w14:textId="77777777" w:rsidR="008753AB" w:rsidRPr="00E77497" w:rsidDel="00A80BCD" w:rsidRDefault="008753AB" w:rsidP="008753AB">
      <w:pPr>
        <w:rPr>
          <w:ins w:id="8308" w:author="Rev 4 Allen Wirfs-Brock" w:date="2011-10-15T09:14:00Z"/>
          <w:del w:id="8309" w:author="Rev 5 Allen Wirfs-Brock" w:date="2012-01-04T12:36:00Z"/>
        </w:rPr>
      </w:pPr>
      <w:ins w:id="8310" w:author="Rev 4 Allen Wirfs-Brock" w:date="2011-10-15T09:14:00Z">
        <w:del w:id="8311" w:author="Rev 5 Allen Wirfs-Brock" w:date="2012-01-04T12:36:00Z">
          <w:r w:rsidRPr="00E77497" w:rsidDel="00A80BCD">
            <w:rPr>
              <w:rStyle w:val="bnf"/>
            </w:rPr>
            <w:delText>ElementList</w:delText>
          </w:r>
          <w:r w:rsidRPr="00E77497" w:rsidDel="00A80BCD">
            <w:delText xml:space="preserve"> </w:delText>
          </w:r>
          <w:r w:rsidRPr="00E77497" w:rsidDel="00A80BCD">
            <w:rPr>
              <w:b/>
            </w:rPr>
            <w:delText>:</w:delText>
          </w:r>
          <w:r w:rsidRPr="00E77497" w:rsidDel="00A80BCD">
            <w:delText xml:space="preserve">  </w:delText>
          </w:r>
          <w:r w:rsidRPr="00E77497" w:rsidDel="00A80BCD">
            <w:rPr>
              <w:rStyle w:val="bnf"/>
            </w:rPr>
            <w:delText>ElementList</w:delText>
          </w:r>
          <w:r w:rsidRPr="00E77497" w:rsidDel="00A80BCD">
            <w:delText xml:space="preserve"> </w:delText>
          </w:r>
          <w:r w:rsidRPr="00E77497" w:rsidDel="00A80BCD">
            <w:rPr>
              <w:b/>
            </w:rPr>
            <w:delText>,</w:delText>
          </w:r>
          <w:r w:rsidRPr="00E77497" w:rsidDel="00A80BCD">
            <w:delText xml:space="preserve"> </w:delText>
          </w:r>
          <w:r w:rsidRPr="00E77497" w:rsidDel="00A80BCD">
            <w:rPr>
              <w:rStyle w:val="bnf"/>
            </w:rPr>
            <w:delText>Elision</w:delText>
          </w:r>
          <w:r w:rsidRPr="00E77497" w:rsidDel="00A80BCD">
            <w:rPr>
              <w:rStyle w:val="bnf"/>
              <w:rFonts w:cs="Arial"/>
              <w:i w:val="0"/>
              <w:vertAlign w:val="subscript"/>
            </w:rPr>
            <w:delText>opt</w:delText>
          </w:r>
          <w:r w:rsidRPr="00E77497" w:rsidDel="00A80BCD">
            <w:rPr>
              <w:rFonts w:ascii="Courier New" w:hAnsi="Courier New"/>
            </w:rPr>
            <w:delText xml:space="preserve"> </w:delText>
          </w:r>
          <w:r w:rsidRPr="00E77497" w:rsidDel="00A80BCD">
            <w:rPr>
              <w:rFonts w:ascii="Courier New" w:hAnsi="Courier New" w:cs="Courier New"/>
              <w:b/>
              <w:i/>
            </w:rPr>
            <w:delText xml:space="preserve">… </w:delText>
          </w:r>
          <w:r w:rsidRPr="00E77497" w:rsidDel="00A80BCD">
            <w:rPr>
              <w:rStyle w:val="bnf"/>
            </w:rPr>
            <w:delText>AssignmentExpression</w:delText>
          </w:r>
          <w:r w:rsidRPr="00E77497" w:rsidDel="00A80BCD">
            <w:delText xml:space="preserve"> </w:delText>
          </w:r>
        </w:del>
      </w:ins>
    </w:p>
    <w:p w14:paraId="28106173" w14:textId="77777777" w:rsidR="008753AB" w:rsidRPr="00E77497" w:rsidDel="00A80BCD" w:rsidRDefault="008753AB" w:rsidP="009E3FF6">
      <w:pPr>
        <w:numPr>
          <w:ilvl w:val="0"/>
          <w:numId w:val="403"/>
        </w:numPr>
        <w:spacing w:after="220"/>
        <w:rPr>
          <w:ins w:id="8312" w:author="Rev 4 Allen Wirfs-Brock" w:date="2011-10-15T09:14:00Z"/>
          <w:del w:id="8313" w:author="Rev 5 Allen Wirfs-Brock" w:date="2012-01-04T12:36:00Z"/>
        </w:rPr>
      </w:pPr>
      <w:ins w:id="8314" w:author="Rev 4 Allen Wirfs-Brock" w:date="2011-10-15T09:14:00Z">
        <w:del w:id="8315" w:author="Rev 5 Allen Wirfs-Brock" w:date="2012-01-04T12:36:00Z">
          <w:r w:rsidRPr="00E77497" w:rsidDel="00A80BCD">
            <w:delText>It is a Syntax Error if the source code parsed with this production is not extended code.</w:delText>
          </w:r>
        </w:del>
      </w:ins>
    </w:p>
    <w:p w14:paraId="177743A2" w14:textId="77777777" w:rsidR="000D108B" w:rsidRPr="00E77497" w:rsidRDefault="000D108B" w:rsidP="000D108B">
      <w:pPr>
        <w:rPr>
          <w:ins w:id="8316" w:author="Rev 5 Allen Wirfs-Brock" w:date="2012-01-04T12:12:00Z"/>
          <w:rFonts w:ascii="Helvetica" w:hAnsi="Helvetica"/>
          <w:b/>
        </w:rPr>
      </w:pPr>
      <w:ins w:id="8317" w:author="Rev 5 Allen Wirfs-Brock" w:date="2012-01-04T12:12:00Z">
        <w:r w:rsidRPr="00E77497">
          <w:rPr>
            <w:rFonts w:ascii="Helvetica" w:hAnsi="Helvetica"/>
            <w:b/>
          </w:rPr>
          <w:t xml:space="preserve">Static Semantics:  </w:t>
        </w:r>
        <w:r w:rsidR="00365BF7">
          <w:rPr>
            <w:rFonts w:ascii="Helvetica" w:hAnsi="Helvetica"/>
            <w:b/>
            <w:lang w:eastAsia="en-US"/>
          </w:rPr>
          <w:t>Elis</w:t>
        </w:r>
      </w:ins>
      <w:ins w:id="8318" w:author="Rev 5 Allen Wirfs-Brock" w:date="2012-01-04T12:30:00Z">
        <w:r w:rsidR="00E350EC">
          <w:rPr>
            <w:rFonts w:ascii="Helvetica" w:hAnsi="Helvetica"/>
            <w:b/>
            <w:lang w:eastAsia="en-US"/>
          </w:rPr>
          <w:t>i</w:t>
        </w:r>
      </w:ins>
      <w:ins w:id="8319" w:author="Rev 5 Allen Wirfs-Brock" w:date="2012-01-04T12:12:00Z">
        <w:r w:rsidR="00365BF7">
          <w:rPr>
            <w:rFonts w:ascii="Helvetica" w:hAnsi="Helvetica"/>
            <w:b/>
            <w:lang w:eastAsia="en-US"/>
          </w:rPr>
          <w:t>on</w:t>
        </w:r>
      </w:ins>
      <w:ins w:id="8320" w:author="Rev 5 Allen Wirfs-Brock" w:date="2012-01-04T12:31:00Z">
        <w:r w:rsidR="00E350EC">
          <w:rPr>
            <w:rFonts w:ascii="Helvetica" w:hAnsi="Helvetica"/>
            <w:b/>
            <w:lang w:eastAsia="en-US"/>
          </w:rPr>
          <w:t xml:space="preserve"> </w:t>
        </w:r>
      </w:ins>
      <w:ins w:id="8321" w:author="Rev 5 Allen Wirfs-Brock" w:date="2012-01-04T12:12:00Z">
        <w:r w:rsidR="00365BF7">
          <w:rPr>
            <w:rFonts w:ascii="Helvetica" w:hAnsi="Helvetica"/>
            <w:b/>
            <w:lang w:eastAsia="en-US"/>
          </w:rPr>
          <w:t>Width</w:t>
        </w:r>
      </w:ins>
    </w:p>
    <w:p w14:paraId="556A62EF" w14:textId="77777777" w:rsidR="00365BF7" w:rsidRPr="00E77497" w:rsidDel="00597D1C" w:rsidRDefault="00365BF7" w:rsidP="00365BF7">
      <w:pPr>
        <w:rPr>
          <w:ins w:id="8322" w:author="Rev 5 Allen Wirfs-Brock" w:date="2012-01-04T12:20:00Z"/>
          <w:del w:id="8323" w:author="Rev 10 Allen Wirfs-Brock" w:date="2012-09-04T10:51:00Z"/>
        </w:rPr>
      </w:pPr>
      <w:ins w:id="8324" w:author="Rev 5 Allen Wirfs-Brock" w:date="2012-01-04T12:20:00Z">
        <w:del w:id="8325" w:author="Rev 10 Allen Wirfs-Brock" w:date="2012-09-04T10:51:00Z">
          <w:r w:rsidRPr="00E77497" w:rsidDel="00597D1C">
            <w:rPr>
              <w:rStyle w:val="bnf"/>
            </w:rPr>
            <w:delText>Elision</w:delText>
          </w:r>
          <w:r w:rsidRPr="00E77497" w:rsidDel="00597D1C">
            <w:delText xml:space="preserve"> </w:delText>
          </w:r>
          <w:r w:rsidRPr="00E77497" w:rsidDel="00597D1C">
            <w:rPr>
              <w:b/>
            </w:rPr>
            <w:delText>:</w:delText>
          </w:r>
          <w:r w:rsidRPr="00E77497" w:rsidDel="00597D1C">
            <w:delText xml:space="preserve">  </w:delText>
          </w:r>
        </w:del>
      </w:ins>
      <w:ins w:id="8326" w:author="Rev 5 Allen Wirfs-Brock" w:date="2012-01-04T12:21:00Z">
        <w:del w:id="8327" w:author="Rev 10 Allen Wirfs-Brock" w:date="2012-09-04T10:51:00Z">
          <w:r w:rsidRPr="00E77497" w:rsidDel="00597D1C">
            <w:rPr>
              <w:sz w:val="16"/>
            </w:rPr>
            <w:delText>[empty]</w:delText>
          </w:r>
        </w:del>
      </w:ins>
      <w:ins w:id="8328" w:author="Rev 5 Allen Wirfs-Brock" w:date="2012-01-04T12:20:00Z">
        <w:del w:id="8329" w:author="Rev 10 Allen Wirfs-Brock" w:date="2012-09-04T10:51:00Z">
          <w:r w:rsidRPr="00E77497" w:rsidDel="00597D1C">
            <w:delText xml:space="preserve">  </w:delText>
          </w:r>
        </w:del>
      </w:ins>
    </w:p>
    <w:p w14:paraId="6D6256CB" w14:textId="77777777" w:rsidR="00365BF7" w:rsidRPr="00E77497" w:rsidDel="00597D1C" w:rsidRDefault="00365BF7" w:rsidP="00365BF7">
      <w:pPr>
        <w:pStyle w:val="Alg4"/>
        <w:numPr>
          <w:ilvl w:val="0"/>
          <w:numId w:val="46"/>
        </w:numPr>
        <w:spacing w:after="220"/>
        <w:contextualSpacing/>
        <w:rPr>
          <w:ins w:id="8330" w:author="Rev 5 Allen Wirfs-Brock" w:date="2012-01-04T12:20:00Z"/>
          <w:del w:id="8331" w:author="Rev 10 Allen Wirfs-Brock" w:date="2012-09-04T10:51:00Z"/>
        </w:rPr>
      </w:pPr>
      <w:ins w:id="8332" w:author="Rev 5 Allen Wirfs-Brock" w:date="2012-01-04T12:20:00Z">
        <w:del w:id="8333" w:author="Rev 10 Allen Wirfs-Brock" w:date="2012-09-04T10:51:00Z">
          <w:r w:rsidRPr="00E77497" w:rsidDel="00597D1C">
            <w:delText xml:space="preserve">Return the numeric value </w:delText>
          </w:r>
          <w:r w:rsidDel="00597D1C">
            <w:delText>0</w:delText>
          </w:r>
          <w:r w:rsidRPr="00E77497" w:rsidDel="00597D1C">
            <w:delText>.</w:delText>
          </w:r>
        </w:del>
      </w:ins>
    </w:p>
    <w:p w14:paraId="70A8A021" w14:textId="77777777" w:rsidR="00365BF7" w:rsidRPr="00E77497" w:rsidRDefault="00365BF7" w:rsidP="00365BF7">
      <w:pPr>
        <w:rPr>
          <w:ins w:id="8334" w:author="Rev 5 Allen Wirfs-Brock" w:date="2012-01-04T12:14:00Z"/>
        </w:rPr>
      </w:pPr>
      <w:ins w:id="8335" w:author="Rev 5 Allen Wirfs-Brock" w:date="2012-01-04T12:14:00Z">
        <w:r w:rsidRPr="00E77497">
          <w:rPr>
            <w:rStyle w:val="bnf"/>
          </w:rPr>
          <w:t>Elision</w:t>
        </w:r>
        <w:r w:rsidRPr="00E77497">
          <w:t xml:space="preserve"> </w:t>
        </w:r>
        <w:r w:rsidRPr="00E77497">
          <w:rPr>
            <w:b/>
          </w:rPr>
          <w:t>:</w:t>
        </w:r>
        <w:r w:rsidRPr="00E77497">
          <w:t xml:space="preserve">  </w:t>
        </w:r>
        <w:r w:rsidRPr="00E77497">
          <w:rPr>
            <w:b/>
          </w:rPr>
          <w:t>,</w:t>
        </w:r>
        <w:r w:rsidRPr="00E77497">
          <w:t xml:space="preserve">  </w:t>
        </w:r>
      </w:ins>
    </w:p>
    <w:p w14:paraId="101411E5" w14:textId="77777777" w:rsidR="00365BF7" w:rsidRPr="00E77497" w:rsidRDefault="00365BF7" w:rsidP="00365BF7">
      <w:pPr>
        <w:pStyle w:val="Alg4"/>
        <w:numPr>
          <w:ilvl w:val="0"/>
          <w:numId w:val="46"/>
        </w:numPr>
        <w:spacing w:after="220"/>
        <w:contextualSpacing/>
        <w:rPr>
          <w:ins w:id="8336" w:author="Rev 5 Allen Wirfs-Brock" w:date="2012-01-04T12:14:00Z"/>
        </w:rPr>
      </w:pPr>
      <w:ins w:id="8337" w:author="Rev 5 Allen Wirfs-Brock" w:date="2012-01-04T12:14:00Z">
        <w:r w:rsidRPr="00E77497">
          <w:t>Return the numeric value 1.</w:t>
        </w:r>
      </w:ins>
    </w:p>
    <w:p w14:paraId="6CFF3410" w14:textId="77777777" w:rsidR="00365BF7" w:rsidRPr="00E77497" w:rsidRDefault="00365BF7" w:rsidP="00365BF7">
      <w:pPr>
        <w:rPr>
          <w:ins w:id="8338" w:author="Rev 5 Allen Wirfs-Brock" w:date="2012-01-04T12:14:00Z"/>
        </w:rPr>
      </w:pPr>
      <w:ins w:id="8339" w:author="Rev 5 Allen Wirfs-Brock" w:date="2012-01-04T12:14:00Z">
        <w:r w:rsidRPr="00E77497">
          <w:rPr>
            <w:rStyle w:val="bnf"/>
          </w:rPr>
          <w:t>Elision</w:t>
        </w:r>
        <w:r w:rsidRPr="00E77497">
          <w:t xml:space="preserve"> </w:t>
        </w:r>
        <w:r w:rsidRPr="00E77497">
          <w:rPr>
            <w:b/>
          </w:rPr>
          <w:t>:</w:t>
        </w:r>
        <w:r w:rsidRPr="00E77497">
          <w:t xml:space="preserve">  </w:t>
        </w:r>
        <w:r w:rsidRPr="00E77497">
          <w:rPr>
            <w:rStyle w:val="bnf"/>
          </w:rPr>
          <w:t>Elision</w:t>
        </w:r>
        <w:r w:rsidRPr="00E77497">
          <w:t xml:space="preserve"> </w:t>
        </w:r>
        <w:r w:rsidRPr="00E77497">
          <w:rPr>
            <w:b/>
          </w:rPr>
          <w:t>,</w:t>
        </w:r>
        <w:r w:rsidRPr="00E77497">
          <w:t xml:space="preserve">  </w:t>
        </w:r>
      </w:ins>
    </w:p>
    <w:p w14:paraId="157D3AA8" w14:textId="77777777" w:rsidR="00365BF7" w:rsidRPr="00E77497" w:rsidRDefault="00365BF7" w:rsidP="00597D1C">
      <w:pPr>
        <w:pStyle w:val="Alg4"/>
        <w:numPr>
          <w:ilvl w:val="0"/>
          <w:numId w:val="922"/>
        </w:numPr>
        <w:spacing w:after="220"/>
        <w:contextualSpacing/>
        <w:rPr>
          <w:ins w:id="8340" w:author="Rev 5 Allen Wirfs-Brock" w:date="2012-01-04T12:14:00Z"/>
        </w:rPr>
      </w:pPr>
      <w:ins w:id="8341" w:author="Rev 5 Allen Wirfs-Brock" w:date="2012-01-04T12:14:00Z">
        <w:r w:rsidRPr="00E77497">
          <w:t xml:space="preserve">Let </w:t>
        </w:r>
        <w:r w:rsidRPr="00E77497">
          <w:rPr>
            <w:i/>
          </w:rPr>
          <w:t>preceding</w:t>
        </w:r>
        <w:r w:rsidRPr="00E77497">
          <w:t xml:space="preserve"> be the </w:t>
        </w:r>
        <w:r>
          <w:t>Elis</w:t>
        </w:r>
      </w:ins>
      <w:ins w:id="8342" w:author="Rev 5 Allen Wirfs-Brock" w:date="2012-01-04T12:36:00Z">
        <w:r w:rsidR="00A80BCD">
          <w:t>i</w:t>
        </w:r>
      </w:ins>
      <w:ins w:id="8343" w:author="Rev 5 Allen Wirfs-Brock" w:date="2012-01-04T12:14:00Z">
        <w:r>
          <w:t>on</w:t>
        </w:r>
      </w:ins>
      <w:ins w:id="8344" w:author="Rev 5 Allen Wirfs-Brock" w:date="2012-01-04T12:36:00Z">
        <w:r w:rsidR="00A80BCD">
          <w:t xml:space="preserve"> </w:t>
        </w:r>
      </w:ins>
      <w:ins w:id="8345" w:author="Rev 5 Allen Wirfs-Brock" w:date="2012-01-04T12:14:00Z">
        <w:r>
          <w:t>Width of</w:t>
        </w:r>
        <w:r w:rsidRPr="00E77497">
          <w:t xml:space="preserve"> </w:t>
        </w:r>
        <w:r w:rsidRPr="00E77497">
          <w:rPr>
            <w:i/>
          </w:rPr>
          <w:t>Elision</w:t>
        </w:r>
        <w:r w:rsidRPr="00E77497">
          <w:t>.</w:t>
        </w:r>
      </w:ins>
    </w:p>
    <w:p w14:paraId="004007CA" w14:textId="77777777" w:rsidR="00365BF7" w:rsidRPr="00E77497" w:rsidRDefault="00365BF7" w:rsidP="00597D1C">
      <w:pPr>
        <w:pStyle w:val="Alg4"/>
        <w:numPr>
          <w:ilvl w:val="0"/>
          <w:numId w:val="922"/>
        </w:numPr>
        <w:spacing w:after="220"/>
        <w:contextualSpacing/>
        <w:rPr>
          <w:ins w:id="8346" w:author="Rev 5 Allen Wirfs-Brock" w:date="2012-01-04T12:14:00Z"/>
        </w:rPr>
      </w:pPr>
      <w:ins w:id="8347" w:author="Rev 5 Allen Wirfs-Brock" w:date="2012-01-04T12:14:00Z">
        <w:r w:rsidRPr="00E77497">
          <w:t xml:space="preserve">Return </w:t>
        </w:r>
        <w:r w:rsidRPr="00E77497">
          <w:rPr>
            <w:i/>
          </w:rPr>
          <w:t>preceding</w:t>
        </w:r>
        <w:r w:rsidRPr="00E77497">
          <w:t>+1.</w:t>
        </w:r>
      </w:ins>
    </w:p>
    <w:p w14:paraId="3377922C" w14:textId="77777777" w:rsidR="008753AB" w:rsidRPr="001A49B2" w:rsidRDefault="008753AB" w:rsidP="001A49B2">
      <w:pPr>
        <w:rPr>
          <w:ins w:id="8348" w:author="Rev 4 Allen Wirfs-Brock" w:date="2011-10-15T09:13:00Z"/>
          <w:rFonts w:ascii="Helvetica" w:hAnsi="Helvetica"/>
          <w:b/>
        </w:rPr>
      </w:pPr>
      <w:ins w:id="8349" w:author="Rev 4 Allen Wirfs-Brock" w:date="2011-10-15T09:13:00Z">
        <w:del w:id="8350" w:author="Rev 6 Allen Wirfs-Brock" w:date="2012-02-27T09:22:00Z">
          <w:r w:rsidRPr="001A49B2" w:rsidDel="001A49B2">
            <w:rPr>
              <w:rFonts w:ascii="Helvetica" w:hAnsi="Helvetica"/>
              <w:b/>
            </w:rPr>
            <w:delText xml:space="preserve">11.1.4.2 </w:delText>
          </w:r>
        </w:del>
        <w:r w:rsidRPr="001A49B2">
          <w:rPr>
            <w:rFonts w:ascii="Helvetica" w:hAnsi="Helvetica"/>
            <w:b/>
          </w:rPr>
          <w:t>Runtime Semantics</w:t>
        </w:r>
      </w:ins>
    </w:p>
    <w:p w14:paraId="0D2F67E6" w14:textId="77777777" w:rsidR="00980C14" w:rsidRDefault="00980C14" w:rsidP="00980C14">
      <w:pPr>
        <w:keepNext/>
        <w:rPr>
          <w:ins w:id="8351" w:author="Rev 5 Allen Wirfs-Brock" w:date="2012-01-04T15:39:00Z"/>
          <w:rFonts w:ascii="Helvetica" w:hAnsi="Helvetica"/>
          <w:b/>
          <w:spacing w:val="6"/>
        </w:rPr>
      </w:pPr>
      <w:ins w:id="8352" w:author="Rev 5 Allen Wirfs-Brock" w:date="2012-01-04T15:39:00Z">
        <w:r w:rsidRPr="00E77497">
          <w:rPr>
            <w:rFonts w:ascii="Helvetica" w:hAnsi="Helvetica"/>
            <w:b/>
          </w:rPr>
          <w:t xml:space="preserve">Runtime Semantics: </w:t>
        </w:r>
        <w:r>
          <w:rPr>
            <w:rFonts w:ascii="Helvetica" w:hAnsi="Helvetica"/>
            <w:b/>
            <w:spacing w:val="6"/>
          </w:rPr>
          <w:t>Array Accumulation</w:t>
        </w:r>
      </w:ins>
    </w:p>
    <w:p w14:paraId="6EB1901C" w14:textId="77777777" w:rsidR="00E6393B" w:rsidRPr="004418C4" w:rsidRDefault="00E6393B" w:rsidP="00E6393B">
      <w:pPr>
        <w:ind w:left="360"/>
        <w:rPr>
          <w:ins w:id="8353" w:author="Rev 5 Allen Wirfs-Brock" w:date="2012-01-04T15:45:00Z"/>
        </w:rPr>
      </w:pPr>
      <w:ins w:id="8354" w:author="Rev 5 Allen Wirfs-Brock" w:date="2012-01-04T15:45:00Z">
        <w:r>
          <w:t>W</w:t>
        </w:r>
        <w:r w:rsidRPr="004418C4">
          <w:t xml:space="preserve">ith </w:t>
        </w:r>
        <w:r>
          <w:t>parameters</w:t>
        </w:r>
        <w:r w:rsidRPr="004418C4">
          <w:t xml:space="preserve"> </w:t>
        </w:r>
        <w:r>
          <w:rPr>
            <w:rFonts w:ascii="Times New Roman" w:hAnsi="Times New Roman"/>
            <w:i/>
          </w:rPr>
          <w:t>array</w:t>
        </w:r>
        <w:r w:rsidRPr="004418C4">
          <w:t xml:space="preserve"> and </w:t>
        </w:r>
        <w:r>
          <w:rPr>
            <w:rFonts w:ascii="Times New Roman" w:hAnsi="Times New Roman"/>
            <w:i/>
          </w:rPr>
          <w:t>nextIndex</w:t>
        </w:r>
        <w:r>
          <w:t>.</w:t>
        </w:r>
      </w:ins>
    </w:p>
    <w:p w14:paraId="2CF26CCC" w14:textId="77777777" w:rsidR="00E70C3C" w:rsidRPr="00E77497" w:rsidRDefault="00E70C3C" w:rsidP="00E70C3C">
      <w:pPr>
        <w:rPr>
          <w:ins w:id="8355" w:author="Rev 5 Allen Wirfs-Brock" w:date="2012-01-04T15:59:00Z"/>
        </w:rPr>
      </w:pPr>
      <w:ins w:id="8356" w:author="Rev 5 Allen Wirfs-Brock" w:date="2012-01-04T15:59:00Z">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Style w:val="bnf"/>
          </w:rPr>
          <w:t>AssignmentExpression</w:t>
        </w:r>
        <w:r w:rsidRPr="00E77497">
          <w:t xml:space="preserve">  </w:t>
        </w:r>
      </w:ins>
    </w:p>
    <w:p w14:paraId="6B4493DE" w14:textId="77777777" w:rsidR="00E70C3C" w:rsidRPr="00E77497" w:rsidRDefault="00E70C3C" w:rsidP="00E70C3C">
      <w:pPr>
        <w:pStyle w:val="Alg4"/>
        <w:numPr>
          <w:ilvl w:val="0"/>
          <w:numId w:val="44"/>
        </w:numPr>
        <w:spacing w:after="220"/>
        <w:contextualSpacing/>
        <w:rPr>
          <w:ins w:id="8357" w:author="Rev 5 Allen Wirfs-Brock" w:date="2012-01-04T15:59:00Z"/>
        </w:rPr>
      </w:pPr>
      <w:ins w:id="8358" w:author="Rev 5 Allen Wirfs-Brock" w:date="2012-01-04T15:59:00Z">
        <w:r w:rsidRPr="00E77497">
          <w:t xml:space="preserve">Let </w:t>
        </w:r>
      </w:ins>
      <w:ins w:id="8359" w:author="Rev 5 Allen Wirfs-Brock" w:date="2012-01-04T16:01:00Z">
        <w:r>
          <w:rPr>
            <w:i/>
          </w:rPr>
          <w:t>padding</w:t>
        </w:r>
      </w:ins>
      <w:ins w:id="8360" w:author="Rev 5 Allen Wirfs-Brock" w:date="2012-01-04T15:59:00Z">
        <w:r w:rsidRPr="00E77497">
          <w:rPr>
            <w:i/>
          </w:rPr>
          <w:t xml:space="preserve"> </w:t>
        </w:r>
        <w:r w:rsidRPr="00E77497">
          <w:t xml:space="preserve">be the </w:t>
        </w:r>
        <w:r>
          <w:t>Elis</w:t>
        </w:r>
      </w:ins>
      <w:ins w:id="8361" w:author="Rev 5 Allen Wirfs-Brock" w:date="2012-01-04T16:13:00Z">
        <w:r w:rsidR="00B32143">
          <w:t>i</w:t>
        </w:r>
      </w:ins>
      <w:ins w:id="8362" w:author="Rev 5 Allen Wirfs-Brock" w:date="2012-01-04T15:59:00Z">
        <w:r>
          <w:t>on Width of</w:t>
        </w:r>
        <w:r w:rsidRPr="00E77497">
          <w:t xml:space="preserve"> </w:t>
        </w:r>
        <w:r w:rsidRPr="00E77497">
          <w:rPr>
            <w:i/>
          </w:rPr>
          <w:t>Elision</w:t>
        </w:r>
        <w:del w:id="8363" w:author="Rev 10 Allen Wirfs-Brock" w:date="2012-09-04T10:50:00Z">
          <w:r w:rsidRPr="00E77497" w:rsidDel="00597D1C">
            <w:rPr>
              <w:rStyle w:val="bnf"/>
              <w:rFonts w:cs="Arial"/>
              <w:i w:val="0"/>
              <w:vertAlign w:val="subscript"/>
            </w:rPr>
            <w:delText>opt</w:delText>
          </w:r>
        </w:del>
      </w:ins>
      <w:ins w:id="8364" w:author="Rev 10 Allen Wirfs-Brock" w:date="2012-09-04T10:50:00Z">
        <w:r w:rsidR="00597D1C" w:rsidRPr="00E77497">
          <w:t xml:space="preserve">; if </w:t>
        </w:r>
        <w:r w:rsidR="00597D1C" w:rsidRPr="00597D1C">
          <w:rPr>
            <w:i/>
          </w:rPr>
          <w:t>Elision</w:t>
        </w:r>
      </w:ins>
      <w:ins w:id="8365" w:author="Rev 10 Allen Wirfs-Brock" w:date="2012-09-04T10:51:00Z">
        <w:r w:rsidR="00597D1C">
          <w:t xml:space="preserve"> is </w:t>
        </w:r>
      </w:ins>
      <w:ins w:id="8366" w:author="Rev 10 Allen Wirfs-Brock" w:date="2012-09-04T10:50:00Z">
        <w:r w:rsidR="00597D1C" w:rsidRPr="00597D1C">
          <w:t>not</w:t>
        </w:r>
        <w:r w:rsidR="00597D1C" w:rsidRPr="00E77497">
          <w:t xml:space="preserve"> present, use the numeric value zero</w:t>
        </w:r>
      </w:ins>
      <w:ins w:id="8367" w:author="Rev 5 Allen Wirfs-Brock" w:date="2012-01-04T15:59:00Z">
        <w:r w:rsidRPr="00E77497">
          <w:t>.</w:t>
        </w:r>
      </w:ins>
    </w:p>
    <w:p w14:paraId="40E9899C" w14:textId="77777777" w:rsidR="00E70C3C" w:rsidRPr="00E77497" w:rsidRDefault="00E70C3C" w:rsidP="00E70C3C">
      <w:pPr>
        <w:pStyle w:val="Alg4"/>
        <w:numPr>
          <w:ilvl w:val="0"/>
          <w:numId w:val="44"/>
        </w:numPr>
        <w:spacing w:after="220"/>
        <w:contextualSpacing/>
        <w:rPr>
          <w:ins w:id="8368" w:author="Rev 5 Allen Wirfs-Brock" w:date="2012-01-04T15:59:00Z"/>
        </w:rPr>
      </w:pPr>
      <w:ins w:id="8369" w:author="Rev 5 Allen Wirfs-Brock" w:date="2012-01-04T15:59:00Z">
        <w:r w:rsidRPr="00E77497">
          <w:t xml:space="preserve">Let </w:t>
        </w:r>
        <w:r w:rsidRPr="00E77497">
          <w:rPr>
            <w:i/>
          </w:rPr>
          <w:t xml:space="preserve">initResult </w:t>
        </w:r>
        <w:r w:rsidRPr="00E77497">
          <w:t xml:space="preserve">be the result of evaluating </w:t>
        </w:r>
        <w:r w:rsidRPr="00E77497">
          <w:rPr>
            <w:i/>
          </w:rPr>
          <w:t>AssignmentExpression</w:t>
        </w:r>
        <w:r w:rsidRPr="00E77497">
          <w:t>.</w:t>
        </w:r>
      </w:ins>
    </w:p>
    <w:p w14:paraId="5A50F71E" w14:textId="77777777" w:rsidR="00E70C3C" w:rsidRPr="00E77497" w:rsidRDefault="00E70C3C" w:rsidP="00E70C3C">
      <w:pPr>
        <w:pStyle w:val="Alg4"/>
        <w:numPr>
          <w:ilvl w:val="0"/>
          <w:numId w:val="44"/>
        </w:numPr>
        <w:spacing w:after="220"/>
        <w:contextualSpacing/>
        <w:rPr>
          <w:ins w:id="8370" w:author="Rev 5 Allen Wirfs-Brock" w:date="2012-01-04T15:59:00Z"/>
        </w:rPr>
      </w:pPr>
      <w:ins w:id="8371" w:author="Rev 5 Allen Wirfs-Brock" w:date="2012-01-04T15:59:00Z">
        <w:r w:rsidRPr="00E77497">
          <w:t xml:space="preserve">Let </w:t>
        </w:r>
        <w:r w:rsidRPr="00E77497">
          <w:rPr>
            <w:i/>
          </w:rPr>
          <w:t xml:space="preserve">initValue </w:t>
        </w:r>
        <w:r w:rsidRPr="00E77497">
          <w:t>be GetValue(</w:t>
        </w:r>
        <w:r w:rsidRPr="00E77497">
          <w:rPr>
            <w:i/>
          </w:rPr>
          <w:t>initResult</w:t>
        </w:r>
        <w:r w:rsidRPr="00E77497">
          <w:t>).</w:t>
        </w:r>
      </w:ins>
    </w:p>
    <w:p w14:paraId="6F2524BE" w14:textId="77777777" w:rsidR="005E1B82" w:rsidRDefault="006552DF" w:rsidP="005E1B82">
      <w:pPr>
        <w:pStyle w:val="Alg4"/>
        <w:numPr>
          <w:ilvl w:val="0"/>
          <w:numId w:val="44"/>
        </w:numPr>
        <w:spacing w:after="220"/>
        <w:contextualSpacing/>
        <w:rPr>
          <w:ins w:id="8372" w:author="Rev 6 Allen Wirfs-Brock" w:date="2012-02-16T13:12:00Z"/>
        </w:rPr>
      </w:pPr>
      <w:ins w:id="8373" w:author="Rev 10 Allen Wirfs-Brock" w:date="2012-08-14T14:37:00Z">
        <w:r>
          <w:t>ReturnIfAbrupt(</w:t>
        </w:r>
      </w:ins>
      <w:ins w:id="8374" w:author="Rev 10 Allen Wirfs-Brock" w:date="2012-08-14T14:38:00Z">
        <w:r>
          <w:rPr>
            <w:i/>
          </w:rPr>
          <w:t>initV</w:t>
        </w:r>
      </w:ins>
      <w:ins w:id="8375" w:author="Rev 10 Allen Wirfs-Brock" w:date="2012-08-14T14:37:00Z">
        <w:r w:rsidRPr="006552DF">
          <w:rPr>
            <w:i/>
          </w:rPr>
          <w:t>alue</w:t>
        </w:r>
        <w:r>
          <w:t>)</w:t>
        </w:r>
      </w:ins>
      <w:ins w:id="8376" w:author="Rev 6 Allen Wirfs-Brock" w:date="2012-02-16T13:12:00Z">
        <w:del w:id="8377" w:author="Rev 10 Allen Wirfs-Brock" w:date="2012-08-14T14:37:00Z">
          <w:r w:rsidR="005E1B82" w:rsidDel="006552DF">
            <w:delText xml:space="preserve">If </w:delText>
          </w:r>
        </w:del>
      </w:ins>
      <w:ins w:id="8378" w:author="Rev 6 Allen Wirfs-Brock" w:date="2012-02-16T13:13:00Z">
        <w:del w:id="8379" w:author="Rev 10 Allen Wirfs-Brock" w:date="2012-08-14T14:37:00Z">
          <w:r w:rsidR="005E1B82" w:rsidRPr="00E77497" w:rsidDel="006552DF">
            <w:rPr>
              <w:i/>
            </w:rPr>
            <w:delText xml:space="preserve">initValue </w:delText>
          </w:r>
        </w:del>
      </w:ins>
      <w:ins w:id="8380" w:author="Rev 6 Allen Wirfs-Brock" w:date="2012-02-16T13:12:00Z">
        <w:del w:id="8381" w:author="Rev 10 Allen Wirfs-Brock" w:date="2012-08-14T14:37:00Z">
          <w:r w:rsidR="005E1B82" w:rsidDel="006552DF">
            <w:delText xml:space="preserve">is an abrupt completion, return </w:delText>
          </w:r>
        </w:del>
      </w:ins>
      <w:ins w:id="8382" w:author="Rev 6 Allen Wirfs-Brock" w:date="2012-02-16T13:13:00Z">
        <w:del w:id="8383" w:author="Rev 10 Allen Wirfs-Brock" w:date="2012-08-14T14:37:00Z">
          <w:r w:rsidR="005E1B82" w:rsidRPr="00E77497" w:rsidDel="006552DF">
            <w:rPr>
              <w:i/>
            </w:rPr>
            <w:delText>initValu</w:delText>
          </w:r>
        </w:del>
        <w:del w:id="8384" w:author="Rev 10 Allen Wirfs-Brock" w:date="2012-08-14T14:38:00Z">
          <w:r w:rsidR="005E1B82" w:rsidRPr="00E77497" w:rsidDel="006552DF">
            <w:rPr>
              <w:i/>
            </w:rPr>
            <w:delText>e</w:delText>
          </w:r>
        </w:del>
      </w:ins>
      <w:ins w:id="8385" w:author="Rev 6 Allen Wirfs-Brock" w:date="2012-02-16T13:12:00Z">
        <w:r w:rsidR="005E1B82">
          <w:t>.</w:t>
        </w:r>
      </w:ins>
    </w:p>
    <w:p w14:paraId="7EFF8DF9" w14:textId="77777777" w:rsidR="00E70C3C" w:rsidRPr="00E77497" w:rsidRDefault="00E70C3C" w:rsidP="00E70C3C">
      <w:pPr>
        <w:pStyle w:val="Alg4"/>
        <w:numPr>
          <w:ilvl w:val="0"/>
          <w:numId w:val="44"/>
        </w:numPr>
        <w:spacing w:after="220"/>
        <w:contextualSpacing/>
        <w:rPr>
          <w:ins w:id="8386" w:author="Rev 5 Allen Wirfs-Brock" w:date="2012-01-04T15:59:00Z"/>
        </w:rPr>
      </w:pPr>
      <w:ins w:id="8387" w:author="Rev 5 Allen Wirfs-Brock" w:date="2012-01-04T15:59:00Z">
        <w:r w:rsidRPr="00E77497">
          <w:t xml:space="preserve">Call the [[DefineOwnProperty]] internal method of </w:t>
        </w:r>
        <w:r w:rsidRPr="00E77497">
          <w:rPr>
            <w:i/>
          </w:rPr>
          <w:t xml:space="preserve">array </w:t>
        </w:r>
        <w:r w:rsidRPr="00E77497">
          <w:t>with arguments ToString(</w:t>
        </w:r>
      </w:ins>
      <w:ins w:id="8388" w:author="Rev 5 Allen Wirfs-Brock" w:date="2012-01-04T16:15:00Z">
        <w:r w:rsidR="00B32143" w:rsidRPr="00E77497">
          <w:t>ToUint32(</w:t>
        </w:r>
      </w:ins>
      <w:ins w:id="8389" w:author="Rev 5 Allen Wirfs-Brock" w:date="2012-01-04T16:02:00Z">
        <w:r>
          <w:rPr>
            <w:i/>
          </w:rPr>
          <w:t>next</w:t>
        </w:r>
      </w:ins>
      <w:ins w:id="8390" w:author="Rev 5 Allen Wirfs-Brock" w:date="2012-01-04T15:59:00Z">
        <w:r w:rsidRPr="00E77497">
          <w:rPr>
            <w:i/>
          </w:rPr>
          <w:t>Index</w:t>
        </w:r>
      </w:ins>
      <w:ins w:id="8391" w:author="Rev 5 Allen Wirfs-Brock" w:date="2012-01-04T16:02:00Z">
        <w:r>
          <w:rPr>
            <w:i/>
          </w:rPr>
          <w:t>+padding</w:t>
        </w:r>
      </w:ins>
      <w:ins w:id="8392" w:author="Rev 5 Allen Wirfs-Brock" w:date="2012-01-04T15:59:00Z">
        <w:r w:rsidRPr="00B32143">
          <w:t>)</w:t>
        </w:r>
      </w:ins>
      <w:ins w:id="8393" w:author="Rev 5 Allen Wirfs-Brock" w:date="2012-01-04T16:15:00Z">
        <w:r w:rsidR="00B32143">
          <w:t>)</w:t>
        </w:r>
      </w:ins>
      <w:ins w:id="8394" w:author="Rev 5 Allen Wirfs-Brock" w:date="2012-01-04T15:59:00Z">
        <w:r w:rsidRPr="00E77497">
          <w:t xml:space="preserve">, the Property Descriptor { [[Value]]: </w:t>
        </w:r>
        <w:r w:rsidRPr="00E77497">
          <w:rPr>
            <w:i/>
          </w:rPr>
          <w:t>initValue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ins>
    </w:p>
    <w:p w14:paraId="2CF67A86" w14:textId="77777777" w:rsidR="00E70C3C" w:rsidRPr="00E77497" w:rsidRDefault="00E70C3C" w:rsidP="00E70C3C">
      <w:pPr>
        <w:pStyle w:val="Alg4"/>
        <w:numPr>
          <w:ilvl w:val="0"/>
          <w:numId w:val="44"/>
        </w:numPr>
        <w:spacing w:after="220"/>
        <w:contextualSpacing/>
        <w:rPr>
          <w:ins w:id="8395" w:author="Rev 5 Allen Wirfs-Brock" w:date="2012-01-04T15:59:00Z"/>
        </w:rPr>
      </w:pPr>
      <w:ins w:id="8396" w:author="Rev 5 Allen Wirfs-Brock" w:date="2012-01-04T15:59:00Z">
        <w:r w:rsidRPr="00E77497">
          <w:t xml:space="preserve">Return </w:t>
        </w:r>
      </w:ins>
      <w:ins w:id="8397" w:author="Rev 5 Allen Wirfs-Brock" w:date="2012-01-04T16:03:00Z">
        <w:r>
          <w:rPr>
            <w:i/>
          </w:rPr>
          <w:t>next</w:t>
        </w:r>
        <w:r w:rsidRPr="00E77497">
          <w:rPr>
            <w:i/>
          </w:rPr>
          <w:t>Index</w:t>
        </w:r>
        <w:r>
          <w:rPr>
            <w:i/>
          </w:rPr>
          <w:t>+padding+</w:t>
        </w:r>
        <w:r w:rsidRPr="00E70C3C">
          <w:t>1</w:t>
        </w:r>
      </w:ins>
      <w:ins w:id="8398" w:author="Rev 5 Allen Wirfs-Brock" w:date="2012-01-04T15:59:00Z">
        <w:r w:rsidRPr="00E77497">
          <w:t>.</w:t>
        </w:r>
      </w:ins>
    </w:p>
    <w:p w14:paraId="06C74445" w14:textId="77777777" w:rsidR="00E70C3C" w:rsidRPr="00E77497" w:rsidRDefault="00E70C3C" w:rsidP="00E70C3C">
      <w:pPr>
        <w:rPr>
          <w:ins w:id="8399" w:author="Rev 5 Allen Wirfs-Brock" w:date="2012-01-04T15:59:00Z"/>
        </w:rPr>
      </w:pPr>
      <w:ins w:id="8400" w:author="Rev 5 Allen Wirfs-Brock" w:date="2012-01-04T15:59:00Z">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A80BCD">
          <w:t xml:space="preserve"> </w:t>
        </w:r>
        <w:r w:rsidRPr="007211F8">
          <w:rPr>
            <w:rStyle w:val="bnf"/>
          </w:rPr>
          <w:t>SpreadElement</w:t>
        </w:r>
      </w:ins>
    </w:p>
    <w:p w14:paraId="2592B986" w14:textId="77777777" w:rsidR="006A2DB4" w:rsidRPr="00E77497" w:rsidRDefault="006A2DB4" w:rsidP="006A2DB4">
      <w:pPr>
        <w:pStyle w:val="Alg4"/>
        <w:numPr>
          <w:ilvl w:val="0"/>
          <w:numId w:val="417"/>
        </w:numPr>
        <w:spacing w:after="220"/>
        <w:contextualSpacing/>
        <w:rPr>
          <w:ins w:id="8401" w:author="Rev 5 Allen Wirfs-Brock" w:date="2012-01-04T16:05:00Z"/>
        </w:rPr>
      </w:pPr>
      <w:ins w:id="8402" w:author="Rev 5 Allen Wirfs-Brock" w:date="2012-01-04T16:05:00Z">
        <w:r w:rsidRPr="00E77497">
          <w:t xml:space="preserve">Let </w:t>
        </w:r>
        <w:r>
          <w:rPr>
            <w:i/>
          </w:rPr>
          <w:t>padding</w:t>
        </w:r>
        <w:r w:rsidRPr="00E77497">
          <w:rPr>
            <w:i/>
          </w:rPr>
          <w:t xml:space="preserve"> </w:t>
        </w:r>
        <w:r w:rsidRPr="00E77497">
          <w:t xml:space="preserve">be the </w:t>
        </w:r>
        <w:r>
          <w:t>Elis</w:t>
        </w:r>
      </w:ins>
      <w:ins w:id="8403" w:author="Rev 5 Allen Wirfs-Brock" w:date="2012-01-04T16:13:00Z">
        <w:r w:rsidR="00B32143">
          <w:t>i</w:t>
        </w:r>
      </w:ins>
      <w:ins w:id="8404" w:author="Rev 5 Allen Wirfs-Brock" w:date="2012-01-04T16:05:00Z">
        <w:r>
          <w:t>on Width of</w:t>
        </w:r>
        <w:r w:rsidRPr="00E77497">
          <w:t xml:space="preserve"> </w:t>
        </w:r>
        <w:r w:rsidRPr="00E77497">
          <w:rPr>
            <w:i/>
          </w:rPr>
          <w:t>Elision</w:t>
        </w:r>
      </w:ins>
      <w:ins w:id="8405" w:author="Rev 10 Allen Wirfs-Brock" w:date="2012-09-04T10:52:00Z">
        <w:r w:rsidR="00597D1C" w:rsidRPr="00E77497">
          <w:t xml:space="preserve">; if </w:t>
        </w:r>
        <w:r w:rsidR="00597D1C" w:rsidRPr="00597D1C">
          <w:rPr>
            <w:i/>
          </w:rPr>
          <w:t>Elision</w:t>
        </w:r>
        <w:r w:rsidR="00597D1C">
          <w:t xml:space="preserve"> is </w:t>
        </w:r>
        <w:r w:rsidR="00597D1C" w:rsidRPr="00597D1C">
          <w:t>not</w:t>
        </w:r>
        <w:r w:rsidR="00597D1C" w:rsidRPr="00E77497">
          <w:t xml:space="preserve"> present, use the numeric value zero</w:t>
        </w:r>
      </w:ins>
      <w:ins w:id="8406" w:author="Rev 5 Allen Wirfs-Brock" w:date="2012-01-04T16:05:00Z">
        <w:del w:id="8407" w:author="Rev 10 Allen Wirfs-Brock" w:date="2012-09-04T10:52:00Z">
          <w:r w:rsidRPr="00E77497" w:rsidDel="00597D1C">
            <w:rPr>
              <w:rStyle w:val="bnf"/>
              <w:rFonts w:cs="Arial"/>
              <w:i w:val="0"/>
              <w:vertAlign w:val="subscript"/>
            </w:rPr>
            <w:delText>opt</w:delText>
          </w:r>
        </w:del>
        <w:r w:rsidRPr="00E77497">
          <w:t>.</w:t>
        </w:r>
      </w:ins>
    </w:p>
    <w:p w14:paraId="08E414D6" w14:textId="77777777" w:rsidR="006A2DB4" w:rsidRPr="00E77497" w:rsidRDefault="006A2DB4" w:rsidP="006A2DB4">
      <w:pPr>
        <w:pStyle w:val="Alg4"/>
        <w:numPr>
          <w:ilvl w:val="0"/>
          <w:numId w:val="417"/>
        </w:numPr>
        <w:spacing w:after="220"/>
        <w:contextualSpacing/>
        <w:rPr>
          <w:ins w:id="8408" w:author="Rev 5 Allen Wirfs-Brock" w:date="2012-01-04T16:06:00Z"/>
        </w:rPr>
      </w:pPr>
      <w:ins w:id="8409" w:author="Rev 5 Allen Wirfs-Brock" w:date="2012-01-04T16:08:00Z">
        <w:r>
          <w:t>Return the</w:t>
        </w:r>
      </w:ins>
      <w:ins w:id="8410" w:author="Rev 5 Allen Wirfs-Brock" w:date="2012-01-04T16:06:00Z">
        <w:r w:rsidRPr="00E77497">
          <w:t xml:space="preserve"> result of </w:t>
        </w:r>
        <w:r>
          <w:t>performing Array Accumulation for</w:t>
        </w:r>
        <w:r w:rsidRPr="00E77497">
          <w:t xml:space="preserve"> </w:t>
        </w:r>
        <w:r>
          <w:rPr>
            <w:i/>
          </w:rPr>
          <w:t>SpreadElement</w:t>
        </w:r>
        <w:r>
          <w:t xml:space="preserve"> with arguments </w:t>
        </w:r>
        <w:r w:rsidRPr="00E6393B">
          <w:rPr>
            <w:i/>
          </w:rPr>
          <w:t>array</w:t>
        </w:r>
        <w:r>
          <w:t xml:space="preserve"> and </w:t>
        </w:r>
      </w:ins>
      <w:ins w:id="8411" w:author="Rev 5 Allen Wirfs-Brock" w:date="2012-01-04T16:09:00Z">
        <w:r w:rsidRPr="006A2DB4">
          <w:rPr>
            <w:i/>
          </w:rPr>
          <w:t>nextIndex</w:t>
        </w:r>
        <w:r>
          <w:t>+</w:t>
        </w:r>
      </w:ins>
      <w:ins w:id="8412" w:author="Rev 5 Allen Wirfs-Brock" w:date="2012-01-04T16:07:00Z">
        <w:r w:rsidRPr="006A2DB4">
          <w:rPr>
            <w:i/>
          </w:rPr>
          <w:t>padding</w:t>
        </w:r>
      </w:ins>
      <w:ins w:id="8413" w:author="Rev 5 Allen Wirfs-Brock" w:date="2012-01-04T16:06:00Z">
        <w:r w:rsidRPr="00E77497">
          <w:t>.</w:t>
        </w:r>
      </w:ins>
    </w:p>
    <w:p w14:paraId="31001056" w14:textId="77777777" w:rsidR="00E70C3C" w:rsidRPr="00E77497" w:rsidRDefault="00E70C3C" w:rsidP="00E70C3C">
      <w:pPr>
        <w:rPr>
          <w:ins w:id="8414" w:author="Rev 5 Allen Wirfs-Brock" w:date="2012-01-04T15:59:00Z"/>
        </w:rPr>
      </w:pPr>
      <w:ins w:id="8415" w:author="Rev 5 Allen Wirfs-Brock" w:date="2012-01-04T15:59:00Z">
        <w:r w:rsidRPr="00E77497">
          <w:rPr>
            <w:rStyle w:val="bnf"/>
          </w:rPr>
          <w:t>ElementList</w:t>
        </w:r>
        <w:r w:rsidRPr="00E77497">
          <w:t xml:space="preserve"> </w:t>
        </w:r>
        <w:r w:rsidRPr="00E77497">
          <w:rPr>
            <w:b/>
          </w:rPr>
          <w:t>:</w:t>
        </w:r>
        <w:r w:rsidRPr="00E77497">
          <w:t xml:space="preserve">  </w:t>
        </w:r>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Style w:val="bnf"/>
          </w:rPr>
          <w:t>AssignmentExpression</w:t>
        </w:r>
        <w:r w:rsidRPr="00E77497">
          <w:t xml:space="preserve">  </w:t>
        </w:r>
      </w:ins>
    </w:p>
    <w:p w14:paraId="6A7F8EBA" w14:textId="77777777" w:rsidR="00E70C3C" w:rsidRPr="00E77497" w:rsidRDefault="00E70C3C" w:rsidP="00E70C3C">
      <w:pPr>
        <w:pStyle w:val="Alg4"/>
        <w:numPr>
          <w:ilvl w:val="0"/>
          <w:numId w:val="45"/>
        </w:numPr>
        <w:spacing w:after="220"/>
        <w:contextualSpacing/>
        <w:rPr>
          <w:ins w:id="8416" w:author="Rev 5 Allen Wirfs-Brock" w:date="2012-01-04T15:59:00Z"/>
        </w:rPr>
      </w:pPr>
      <w:ins w:id="8417" w:author="Rev 5 Allen Wirfs-Brock" w:date="2012-01-04T15:59:00Z">
        <w:r w:rsidRPr="00E77497">
          <w:t xml:space="preserve">Let </w:t>
        </w:r>
      </w:ins>
      <w:ins w:id="8418" w:author="Rev 5 Allen Wirfs-Brock" w:date="2012-01-04T16:11:00Z">
        <w:r w:rsidR="006A2DB4">
          <w:rPr>
            <w:i/>
          </w:rPr>
          <w:t>post</w:t>
        </w:r>
      </w:ins>
      <w:ins w:id="8419" w:author="Rev 5 Allen Wirfs-Brock" w:date="2012-01-04T16:13:00Z">
        <w:r w:rsidR="006A2DB4">
          <w:rPr>
            <w:i/>
          </w:rPr>
          <w:t>Index</w:t>
        </w:r>
      </w:ins>
      <w:ins w:id="8420" w:author="Rev 5 Allen Wirfs-Brock" w:date="2012-01-04T16:11:00Z">
        <w:r w:rsidR="006A2DB4">
          <w:rPr>
            <w:i/>
          </w:rPr>
          <w:t xml:space="preserve"> </w:t>
        </w:r>
      </w:ins>
      <w:ins w:id="8421" w:author="Rev 5 Allen Wirfs-Brock" w:date="2012-01-04T15:59:00Z">
        <w:r w:rsidRPr="00E77497">
          <w:rPr>
            <w:i/>
          </w:rPr>
          <w:t xml:space="preserve"> </w:t>
        </w:r>
        <w:r w:rsidRPr="00E77497">
          <w:t xml:space="preserve">be the result of </w:t>
        </w:r>
      </w:ins>
      <w:ins w:id="8422" w:author="Rev 5 Allen Wirfs-Brock" w:date="2012-01-04T16:12:00Z">
        <w:r w:rsidR="006A2DB4">
          <w:t>performing Array Accumulation for</w:t>
        </w:r>
        <w:r w:rsidR="006A2DB4" w:rsidRPr="00E77497">
          <w:t xml:space="preserve"> </w:t>
        </w:r>
        <w:r w:rsidR="006A2DB4" w:rsidRPr="00E77497">
          <w:rPr>
            <w:i/>
          </w:rPr>
          <w:t>ElementList</w:t>
        </w:r>
        <w:r w:rsidR="006A2DB4">
          <w:t xml:space="preserve"> with arguments </w:t>
        </w:r>
        <w:r w:rsidR="006A2DB4" w:rsidRPr="00E6393B">
          <w:rPr>
            <w:i/>
          </w:rPr>
          <w:t>array</w:t>
        </w:r>
        <w:r w:rsidR="006A2DB4">
          <w:t xml:space="preserve"> and </w:t>
        </w:r>
        <w:r w:rsidR="006A2DB4" w:rsidRPr="006A2DB4">
          <w:rPr>
            <w:i/>
          </w:rPr>
          <w:t>nextIndex</w:t>
        </w:r>
      </w:ins>
      <w:ins w:id="8423" w:author="Rev 5 Allen Wirfs-Brock" w:date="2012-01-04T15:59:00Z">
        <w:r w:rsidRPr="00E77497">
          <w:t>.</w:t>
        </w:r>
      </w:ins>
    </w:p>
    <w:p w14:paraId="3A936D75" w14:textId="77777777" w:rsidR="005E1B82" w:rsidRDefault="006552DF" w:rsidP="005E1B82">
      <w:pPr>
        <w:pStyle w:val="Alg4"/>
        <w:numPr>
          <w:ilvl w:val="0"/>
          <w:numId w:val="45"/>
        </w:numPr>
        <w:spacing w:after="220"/>
        <w:contextualSpacing/>
        <w:rPr>
          <w:ins w:id="8424" w:author="Rev 6 Allen Wirfs-Brock" w:date="2012-02-16T13:16:00Z"/>
        </w:rPr>
      </w:pPr>
      <w:ins w:id="8425" w:author="Rev 10 Allen Wirfs-Brock" w:date="2012-08-14T14:38:00Z">
        <w:r>
          <w:t>ReturnIfAbrupt(</w:t>
        </w:r>
        <w:r>
          <w:rPr>
            <w:i/>
          </w:rPr>
          <w:t>postIndex</w:t>
        </w:r>
        <w:r>
          <w:t>)</w:t>
        </w:r>
      </w:ins>
      <w:ins w:id="8426" w:author="Rev 6 Allen Wirfs-Brock" w:date="2012-02-16T13:16:00Z">
        <w:del w:id="8427" w:author="Rev 10 Allen Wirfs-Brock" w:date="2012-08-14T14:38:00Z">
          <w:r w:rsidR="005E1B82" w:rsidDel="006552DF">
            <w:delText xml:space="preserve">If </w:delText>
          </w:r>
        </w:del>
      </w:ins>
      <w:ins w:id="8428" w:author="Rev 6 Allen Wirfs-Brock" w:date="2012-02-16T13:17:00Z">
        <w:del w:id="8429" w:author="Rev 10 Allen Wirfs-Brock" w:date="2012-08-14T14:38:00Z">
          <w:r w:rsidR="005E1B82" w:rsidDel="006552DF">
            <w:rPr>
              <w:i/>
            </w:rPr>
            <w:delText xml:space="preserve">postIndex </w:delText>
          </w:r>
          <w:r w:rsidR="005E1B82" w:rsidRPr="00E77497" w:rsidDel="006552DF">
            <w:rPr>
              <w:i/>
            </w:rPr>
            <w:delText xml:space="preserve"> </w:delText>
          </w:r>
        </w:del>
      </w:ins>
      <w:ins w:id="8430" w:author="Rev 6 Allen Wirfs-Brock" w:date="2012-02-16T13:16:00Z">
        <w:del w:id="8431" w:author="Rev 10 Allen Wirfs-Brock" w:date="2012-08-14T14:38:00Z">
          <w:r w:rsidR="005E1B82" w:rsidDel="006552DF">
            <w:delText xml:space="preserve">is an abrupt completion, return </w:delText>
          </w:r>
        </w:del>
      </w:ins>
      <w:ins w:id="8432" w:author="Rev 6 Allen Wirfs-Brock" w:date="2012-02-16T13:18:00Z">
        <w:del w:id="8433" w:author="Rev 10 Allen Wirfs-Brock" w:date="2012-08-14T14:38:00Z">
          <w:r w:rsidR="00CE3355" w:rsidDel="006552DF">
            <w:rPr>
              <w:i/>
            </w:rPr>
            <w:delText>postInde</w:delText>
          </w:r>
        </w:del>
      </w:ins>
      <w:ins w:id="8434" w:author="Rev 6 Allen Wirfs-Brock" w:date="2012-02-16T13:20:00Z">
        <w:del w:id="8435" w:author="Rev 10 Allen Wirfs-Brock" w:date="2012-08-14T14:38:00Z">
          <w:r w:rsidR="00CE3355" w:rsidDel="006552DF">
            <w:rPr>
              <w:i/>
            </w:rPr>
            <w:delText>x</w:delText>
          </w:r>
        </w:del>
      </w:ins>
      <w:ins w:id="8436" w:author="Rev 6 Allen Wirfs-Brock" w:date="2012-02-16T13:16:00Z">
        <w:r w:rsidR="005E1B82">
          <w:t>.</w:t>
        </w:r>
      </w:ins>
    </w:p>
    <w:p w14:paraId="44DAECF5" w14:textId="77777777" w:rsidR="00E70C3C" w:rsidRPr="00E77497" w:rsidRDefault="006A2DB4" w:rsidP="00E70C3C">
      <w:pPr>
        <w:pStyle w:val="Alg4"/>
        <w:numPr>
          <w:ilvl w:val="0"/>
          <w:numId w:val="45"/>
        </w:numPr>
        <w:spacing w:after="220"/>
        <w:contextualSpacing/>
        <w:rPr>
          <w:ins w:id="8437" w:author="Rev 5 Allen Wirfs-Brock" w:date="2012-01-04T15:59:00Z"/>
        </w:rPr>
      </w:pPr>
      <w:ins w:id="8438" w:author="Rev 5 Allen Wirfs-Brock" w:date="2012-01-04T16:13:00Z">
        <w:r w:rsidRPr="00E77497">
          <w:t xml:space="preserve">Let </w:t>
        </w:r>
        <w:r>
          <w:rPr>
            <w:i/>
          </w:rPr>
          <w:t>padding</w:t>
        </w:r>
        <w:r w:rsidRPr="00E77497">
          <w:rPr>
            <w:i/>
          </w:rPr>
          <w:t xml:space="preserve"> </w:t>
        </w:r>
        <w:r w:rsidRPr="00E77497">
          <w:t xml:space="preserve">be the </w:t>
        </w:r>
        <w:r>
          <w:t>Elis</w:t>
        </w:r>
      </w:ins>
      <w:ins w:id="8439" w:author="Rev 5 Allen Wirfs-Brock" w:date="2012-01-04T16:14:00Z">
        <w:r w:rsidR="00B32143">
          <w:t>i</w:t>
        </w:r>
      </w:ins>
      <w:ins w:id="8440" w:author="Rev 5 Allen Wirfs-Brock" w:date="2012-01-04T16:13:00Z">
        <w:r>
          <w:t>on Width of</w:t>
        </w:r>
        <w:r w:rsidRPr="00E77497">
          <w:t xml:space="preserve"> </w:t>
        </w:r>
        <w:r w:rsidRPr="00E77497">
          <w:rPr>
            <w:i/>
          </w:rPr>
          <w:t>Elision</w:t>
        </w:r>
      </w:ins>
      <w:ins w:id="8441" w:author="Rev 10 Allen Wirfs-Brock" w:date="2012-09-04T10:52:00Z">
        <w:r w:rsidR="00597D1C" w:rsidRPr="00E77497">
          <w:t xml:space="preserve">; if </w:t>
        </w:r>
        <w:r w:rsidR="00597D1C" w:rsidRPr="00597D1C">
          <w:rPr>
            <w:i/>
          </w:rPr>
          <w:t>Elision</w:t>
        </w:r>
        <w:r w:rsidR="00597D1C">
          <w:t xml:space="preserve"> is </w:t>
        </w:r>
        <w:r w:rsidR="00597D1C" w:rsidRPr="00597D1C">
          <w:t>not</w:t>
        </w:r>
        <w:r w:rsidR="00597D1C" w:rsidRPr="00E77497">
          <w:t xml:space="preserve"> present, use the numeric value zero</w:t>
        </w:r>
      </w:ins>
      <w:ins w:id="8442" w:author="Rev 5 Allen Wirfs-Brock" w:date="2012-01-04T16:13:00Z">
        <w:del w:id="8443" w:author="Rev 10 Allen Wirfs-Brock" w:date="2012-09-04T10:52:00Z">
          <w:r w:rsidRPr="00E77497" w:rsidDel="00597D1C">
            <w:rPr>
              <w:rStyle w:val="bnf"/>
              <w:rFonts w:cs="Arial"/>
              <w:i w:val="0"/>
              <w:vertAlign w:val="subscript"/>
            </w:rPr>
            <w:delText>opt</w:delText>
          </w:r>
        </w:del>
        <w:r w:rsidRPr="00E77497">
          <w:t>.</w:t>
        </w:r>
      </w:ins>
    </w:p>
    <w:p w14:paraId="1DC14979" w14:textId="77777777" w:rsidR="00E70C3C" w:rsidRPr="00E77497" w:rsidRDefault="00E70C3C" w:rsidP="00E70C3C">
      <w:pPr>
        <w:pStyle w:val="Alg4"/>
        <w:numPr>
          <w:ilvl w:val="0"/>
          <w:numId w:val="45"/>
        </w:numPr>
        <w:spacing w:after="220"/>
        <w:contextualSpacing/>
        <w:rPr>
          <w:ins w:id="8444" w:author="Rev 5 Allen Wirfs-Brock" w:date="2012-01-04T15:59:00Z"/>
        </w:rPr>
      </w:pPr>
      <w:ins w:id="8445" w:author="Rev 5 Allen Wirfs-Brock" w:date="2012-01-04T15:59:00Z">
        <w:r w:rsidRPr="00E77497">
          <w:t xml:space="preserve">Let </w:t>
        </w:r>
        <w:r w:rsidRPr="00E77497">
          <w:rPr>
            <w:i/>
          </w:rPr>
          <w:t xml:space="preserve">initResult </w:t>
        </w:r>
        <w:r w:rsidRPr="00E77497">
          <w:t xml:space="preserve">be the result of evaluating </w:t>
        </w:r>
        <w:r w:rsidRPr="00E77497">
          <w:rPr>
            <w:i/>
          </w:rPr>
          <w:t>AssignmentExpression</w:t>
        </w:r>
        <w:r w:rsidRPr="00E77497">
          <w:t>.</w:t>
        </w:r>
      </w:ins>
    </w:p>
    <w:p w14:paraId="1B2C71F6" w14:textId="77777777" w:rsidR="00E70C3C" w:rsidRPr="00E77497" w:rsidRDefault="00E70C3C" w:rsidP="00E70C3C">
      <w:pPr>
        <w:pStyle w:val="Alg4"/>
        <w:numPr>
          <w:ilvl w:val="0"/>
          <w:numId w:val="45"/>
        </w:numPr>
        <w:spacing w:after="220"/>
        <w:contextualSpacing/>
        <w:rPr>
          <w:ins w:id="8446" w:author="Rev 5 Allen Wirfs-Brock" w:date="2012-01-04T15:59:00Z"/>
        </w:rPr>
      </w:pPr>
      <w:ins w:id="8447" w:author="Rev 5 Allen Wirfs-Brock" w:date="2012-01-04T15:59:00Z">
        <w:r w:rsidRPr="00E77497">
          <w:t xml:space="preserve">Let </w:t>
        </w:r>
        <w:r w:rsidRPr="00E77497">
          <w:rPr>
            <w:i/>
          </w:rPr>
          <w:t xml:space="preserve">initValue </w:t>
        </w:r>
        <w:r w:rsidRPr="00E77497">
          <w:t>be GetValue(</w:t>
        </w:r>
        <w:r w:rsidRPr="00E77497">
          <w:rPr>
            <w:i/>
          </w:rPr>
          <w:t>initResult</w:t>
        </w:r>
        <w:r w:rsidRPr="00E77497">
          <w:t>).</w:t>
        </w:r>
      </w:ins>
    </w:p>
    <w:p w14:paraId="131CBD64" w14:textId="77777777" w:rsidR="005E1B82" w:rsidRDefault="006552DF" w:rsidP="005E1B82">
      <w:pPr>
        <w:pStyle w:val="Alg4"/>
        <w:numPr>
          <w:ilvl w:val="0"/>
          <w:numId w:val="45"/>
        </w:numPr>
        <w:spacing w:after="220"/>
        <w:contextualSpacing/>
        <w:rPr>
          <w:ins w:id="8448" w:author="Rev 6 Allen Wirfs-Brock" w:date="2012-02-16T13:18:00Z"/>
        </w:rPr>
      </w:pPr>
      <w:ins w:id="8449" w:author="Rev 10 Allen Wirfs-Brock" w:date="2012-08-14T14:39:00Z">
        <w:r>
          <w:t>ReturnIfAbrupt(</w:t>
        </w:r>
        <w:r w:rsidRPr="00E77497">
          <w:rPr>
            <w:i/>
          </w:rPr>
          <w:t>initValue</w:t>
        </w:r>
        <w:r>
          <w:t>)</w:t>
        </w:r>
      </w:ins>
      <w:ins w:id="8450" w:author="Rev 6 Allen Wirfs-Brock" w:date="2012-02-16T13:18:00Z">
        <w:del w:id="8451" w:author="Rev 10 Allen Wirfs-Brock" w:date="2012-08-14T14:39:00Z">
          <w:r w:rsidR="005E1B82" w:rsidDel="006552DF">
            <w:delText xml:space="preserve">If </w:delText>
          </w:r>
          <w:r w:rsidR="005E1B82" w:rsidRPr="00E77497" w:rsidDel="006552DF">
            <w:rPr>
              <w:i/>
            </w:rPr>
            <w:delText xml:space="preserve">initValue </w:delText>
          </w:r>
          <w:r w:rsidR="005E1B82" w:rsidDel="006552DF">
            <w:delText xml:space="preserve">is an abrupt completion, return </w:delText>
          </w:r>
          <w:r w:rsidR="005E1B82" w:rsidRPr="00E77497" w:rsidDel="006552DF">
            <w:rPr>
              <w:i/>
            </w:rPr>
            <w:delText>initValue</w:delText>
          </w:r>
        </w:del>
        <w:r w:rsidR="005E1B82">
          <w:t>.</w:t>
        </w:r>
      </w:ins>
    </w:p>
    <w:p w14:paraId="509A62B2" w14:textId="77777777" w:rsidR="00E70C3C" w:rsidRPr="00E77497" w:rsidRDefault="00E70C3C" w:rsidP="00E70C3C">
      <w:pPr>
        <w:pStyle w:val="Alg4"/>
        <w:numPr>
          <w:ilvl w:val="0"/>
          <w:numId w:val="45"/>
        </w:numPr>
        <w:spacing w:after="220"/>
        <w:contextualSpacing/>
        <w:rPr>
          <w:ins w:id="8452" w:author="Rev 5 Allen Wirfs-Brock" w:date="2012-01-04T15:59:00Z"/>
        </w:rPr>
      </w:pPr>
      <w:ins w:id="8453" w:author="Rev 5 Allen Wirfs-Brock" w:date="2012-01-04T15:59:00Z">
        <w:r w:rsidRPr="00E77497">
          <w:t xml:space="preserve">Call the [[DefineOwnProperty]] internal method of </w:t>
        </w:r>
        <w:r w:rsidRPr="00E77497">
          <w:rPr>
            <w:i/>
          </w:rPr>
          <w:t xml:space="preserve">array </w:t>
        </w:r>
        <w:r w:rsidRPr="00E77497">
          <w:t>with arguments ToString(ToUint32((</w:t>
        </w:r>
      </w:ins>
      <w:ins w:id="8454" w:author="Rev 5 Allen Wirfs-Brock" w:date="2012-01-04T16:16:00Z">
        <w:r w:rsidR="00B32143">
          <w:rPr>
            <w:i/>
          </w:rPr>
          <w:t>postIndex</w:t>
        </w:r>
      </w:ins>
      <w:ins w:id="8455" w:author="Rev 5 Allen Wirfs-Brock" w:date="2012-01-04T15:59:00Z">
        <w:r w:rsidRPr="00E77497">
          <w:t>+</w:t>
        </w:r>
      </w:ins>
      <w:ins w:id="8456" w:author="Rev 5 Allen Wirfs-Brock" w:date="2012-01-04T16:16:00Z">
        <w:r w:rsidR="00B32143">
          <w:rPr>
            <w:i/>
          </w:rPr>
          <w:t>padding</w:t>
        </w:r>
      </w:ins>
      <w:ins w:id="8457" w:author="Rev 5 Allen Wirfs-Brock" w:date="2012-01-04T15:59:00Z">
        <w:r w:rsidRPr="00E77497">
          <w:t xml:space="preserve">)) and the Property Descriptor { [[Value]]: </w:t>
        </w:r>
        <w:r w:rsidRPr="00E77497">
          <w:rPr>
            <w:i/>
          </w:rPr>
          <w:t>initValue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ins>
    </w:p>
    <w:p w14:paraId="4DC91770" w14:textId="77777777" w:rsidR="00E70C3C" w:rsidRPr="00E77497" w:rsidRDefault="00E70C3C" w:rsidP="00E70C3C">
      <w:pPr>
        <w:pStyle w:val="Alg4"/>
        <w:numPr>
          <w:ilvl w:val="0"/>
          <w:numId w:val="45"/>
        </w:numPr>
        <w:spacing w:after="220"/>
        <w:contextualSpacing/>
        <w:rPr>
          <w:ins w:id="8458" w:author="Rev 5 Allen Wirfs-Brock" w:date="2012-01-04T15:59:00Z"/>
        </w:rPr>
      </w:pPr>
      <w:ins w:id="8459" w:author="Rev 5 Allen Wirfs-Brock" w:date="2012-01-04T15:59:00Z">
        <w:r w:rsidRPr="00E77497">
          <w:t xml:space="preserve">Return </w:t>
        </w:r>
      </w:ins>
      <w:ins w:id="8460" w:author="Rev 5 Allen Wirfs-Brock" w:date="2012-01-04T16:16:00Z">
        <w:r w:rsidR="00B32143">
          <w:rPr>
            <w:i/>
          </w:rPr>
          <w:t>postIndex</w:t>
        </w:r>
        <w:r w:rsidR="00B32143" w:rsidRPr="00E77497">
          <w:t>+</w:t>
        </w:r>
        <w:r w:rsidR="00B32143">
          <w:rPr>
            <w:i/>
          </w:rPr>
          <w:t>padding+</w:t>
        </w:r>
        <w:r w:rsidR="00B32143" w:rsidRPr="00E70C3C">
          <w:t>1</w:t>
        </w:r>
      </w:ins>
      <w:ins w:id="8461" w:author="Rev 5 Allen Wirfs-Brock" w:date="2012-01-04T15:59:00Z">
        <w:r w:rsidRPr="00E77497">
          <w:t>.</w:t>
        </w:r>
      </w:ins>
    </w:p>
    <w:p w14:paraId="3694F62F" w14:textId="77777777" w:rsidR="00E70C3C" w:rsidRPr="00E77497" w:rsidRDefault="00E70C3C" w:rsidP="00E70C3C">
      <w:pPr>
        <w:rPr>
          <w:ins w:id="8462" w:author="Rev 5 Allen Wirfs-Brock" w:date="2012-01-04T15:59:00Z"/>
        </w:rPr>
      </w:pPr>
      <w:ins w:id="8463" w:author="Rev 5 Allen Wirfs-Brock" w:date="2012-01-04T15:59:00Z">
        <w:r w:rsidRPr="00E77497">
          <w:rPr>
            <w:rStyle w:val="bnf"/>
          </w:rPr>
          <w:t>ElementList</w:t>
        </w:r>
        <w:r w:rsidRPr="00E77497">
          <w:t xml:space="preserve"> </w:t>
        </w:r>
        <w:r w:rsidRPr="00E77497">
          <w:rPr>
            <w:b/>
          </w:rPr>
          <w:t>:</w:t>
        </w:r>
        <w:r w:rsidRPr="00E77497">
          <w:t xml:space="preserve">  </w:t>
        </w:r>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7870CC">
          <w:rPr>
            <w:rStyle w:val="bnf"/>
          </w:rPr>
          <w:t>SpreadElement</w:t>
        </w:r>
        <w:r w:rsidRPr="00E77497">
          <w:t xml:space="preserve">  </w:t>
        </w:r>
      </w:ins>
    </w:p>
    <w:p w14:paraId="0BB54264" w14:textId="77777777" w:rsidR="00EF30EA" w:rsidRPr="00E77497" w:rsidRDefault="00EF30EA" w:rsidP="00EF30EA">
      <w:pPr>
        <w:pStyle w:val="Alg4"/>
        <w:numPr>
          <w:ilvl w:val="0"/>
          <w:numId w:val="418"/>
        </w:numPr>
        <w:spacing w:after="220"/>
        <w:contextualSpacing/>
        <w:rPr>
          <w:ins w:id="8464" w:author="Rev 5 Allen Wirfs-Brock" w:date="2012-01-04T16:24:00Z"/>
        </w:rPr>
      </w:pPr>
      <w:ins w:id="8465" w:author="Rev 5 Allen Wirfs-Brock" w:date="2012-01-04T16:24:00Z">
        <w:r w:rsidRPr="00E77497">
          <w:t xml:space="preserve">Let </w:t>
        </w:r>
        <w:r>
          <w:rPr>
            <w:i/>
          </w:rPr>
          <w:t xml:space="preserve">postIndex </w:t>
        </w:r>
        <w:r w:rsidRPr="00E77497">
          <w:rPr>
            <w:i/>
          </w:rPr>
          <w:t xml:space="preserve"> </w:t>
        </w:r>
        <w:r w:rsidRPr="00E77497">
          <w:t xml:space="preserve">be the result of </w:t>
        </w:r>
        <w:r>
          <w:t>performing Array Accumulation for</w:t>
        </w:r>
        <w:r w:rsidRPr="00E77497">
          <w:t xml:space="preserve"> </w:t>
        </w:r>
        <w:r w:rsidRPr="00E77497">
          <w:rPr>
            <w:i/>
          </w:rPr>
          <w:t>ElementList</w:t>
        </w:r>
        <w:r>
          <w:t xml:space="preserve"> with arguments </w:t>
        </w:r>
        <w:r w:rsidRPr="00E6393B">
          <w:rPr>
            <w:i/>
          </w:rPr>
          <w:t>array</w:t>
        </w:r>
        <w:r>
          <w:t xml:space="preserve"> and </w:t>
        </w:r>
        <w:r w:rsidRPr="006A2DB4">
          <w:rPr>
            <w:i/>
          </w:rPr>
          <w:t>nextIndex</w:t>
        </w:r>
        <w:r w:rsidRPr="00E77497">
          <w:t>.</w:t>
        </w:r>
      </w:ins>
    </w:p>
    <w:p w14:paraId="43C0BD96" w14:textId="77777777" w:rsidR="00CE3355" w:rsidRDefault="006552DF" w:rsidP="00CE3355">
      <w:pPr>
        <w:pStyle w:val="Alg4"/>
        <w:numPr>
          <w:ilvl w:val="0"/>
          <w:numId w:val="418"/>
        </w:numPr>
        <w:spacing w:after="220"/>
        <w:contextualSpacing/>
        <w:rPr>
          <w:ins w:id="8466" w:author="Rev 6 Allen Wirfs-Brock" w:date="2012-02-16T13:18:00Z"/>
        </w:rPr>
      </w:pPr>
      <w:ins w:id="8467" w:author="Rev 10 Allen Wirfs-Brock" w:date="2012-08-14T14:39:00Z">
        <w:r>
          <w:t>ReturnIfAbrupt(</w:t>
        </w:r>
        <w:r>
          <w:rPr>
            <w:i/>
          </w:rPr>
          <w:t>postIndex</w:t>
        </w:r>
        <w:r>
          <w:t>)</w:t>
        </w:r>
      </w:ins>
      <w:ins w:id="8468" w:author="Rev 6 Allen Wirfs-Brock" w:date="2012-02-16T13:18:00Z">
        <w:del w:id="8469" w:author="Rev 10 Allen Wirfs-Brock" w:date="2012-08-14T14:39:00Z">
          <w:r w:rsidR="00CE3355" w:rsidDel="006552DF">
            <w:delText xml:space="preserve">If </w:delText>
          </w:r>
          <w:r w:rsidR="00CE3355" w:rsidDel="006552DF">
            <w:rPr>
              <w:i/>
            </w:rPr>
            <w:delText xml:space="preserve">postIndex </w:delText>
          </w:r>
          <w:r w:rsidR="00CE3355" w:rsidRPr="00E77497" w:rsidDel="006552DF">
            <w:rPr>
              <w:i/>
            </w:rPr>
            <w:delText xml:space="preserve"> </w:delText>
          </w:r>
          <w:r w:rsidR="00CE3355" w:rsidDel="006552DF">
            <w:delText xml:space="preserve">is an abrupt completion, return </w:delText>
          </w:r>
          <w:r w:rsidR="00CE3355" w:rsidDel="006552DF">
            <w:rPr>
              <w:i/>
            </w:rPr>
            <w:delText xml:space="preserve">postIndex </w:delText>
          </w:r>
          <w:r w:rsidR="00CE3355" w:rsidRPr="00E77497" w:rsidDel="006552DF">
            <w:rPr>
              <w:i/>
            </w:rPr>
            <w:delText xml:space="preserve"> </w:delText>
          </w:r>
        </w:del>
        <w:r w:rsidR="00CE3355">
          <w:t>.</w:t>
        </w:r>
      </w:ins>
    </w:p>
    <w:p w14:paraId="5435F35D" w14:textId="77777777" w:rsidR="00E70C3C" w:rsidRPr="00E77497" w:rsidRDefault="00597D1C" w:rsidP="00E70C3C">
      <w:pPr>
        <w:pStyle w:val="Alg4"/>
        <w:numPr>
          <w:ilvl w:val="0"/>
          <w:numId w:val="418"/>
        </w:numPr>
        <w:spacing w:after="220"/>
        <w:contextualSpacing/>
        <w:rPr>
          <w:ins w:id="8470" w:author="Rev 5 Allen Wirfs-Brock" w:date="2012-01-04T15:59:00Z"/>
        </w:rPr>
      </w:pPr>
      <w:ins w:id="8471" w:author="Rev 10 Allen Wirfs-Brock" w:date="2012-09-04T10:57:00Z">
        <w:r w:rsidRPr="00E77497">
          <w:t xml:space="preserve">Let </w:t>
        </w:r>
        <w:r>
          <w:rPr>
            <w:i/>
          </w:rPr>
          <w:t>padding</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ins>
      <w:ins w:id="8472" w:author="Rev 5 Allen Wirfs-Brock" w:date="2012-01-04T15:59:00Z">
        <w:del w:id="8473" w:author="Rev 10 Allen Wirfs-Brock" w:date="2012-09-04T10:57:00Z">
          <w:r w:rsidR="00E70C3C" w:rsidRPr="00E77497" w:rsidDel="00597D1C">
            <w:delText xml:space="preserve">Let </w:delText>
          </w:r>
        </w:del>
        <w:del w:id="8474" w:author="Rev 10 Allen Wirfs-Brock" w:date="2012-08-14T15:32:00Z">
          <w:r w:rsidR="00E70C3C" w:rsidRPr="00E77497" w:rsidDel="00EA1B5F">
            <w:rPr>
              <w:i/>
            </w:rPr>
            <w:delText xml:space="preserve">pad </w:delText>
          </w:r>
        </w:del>
        <w:del w:id="8475" w:author="Rev 10 Allen Wirfs-Brock" w:date="2012-09-04T10:57:00Z">
          <w:r w:rsidR="00E70C3C" w:rsidRPr="00E77497" w:rsidDel="00597D1C">
            <w:delText xml:space="preserve">be the result of evaluating </w:delText>
          </w:r>
          <w:r w:rsidR="00E70C3C" w:rsidRPr="00E77497" w:rsidDel="00597D1C">
            <w:rPr>
              <w:i/>
            </w:rPr>
            <w:delText>Elision</w:delText>
          </w:r>
          <w:r w:rsidR="00E70C3C" w:rsidRPr="00E77497" w:rsidDel="00597D1C">
            <w:rPr>
              <w:rStyle w:val="bnf"/>
              <w:rFonts w:cs="Arial"/>
              <w:i w:val="0"/>
              <w:vertAlign w:val="subscript"/>
            </w:rPr>
            <w:delText>opt</w:delText>
          </w:r>
          <w:r w:rsidR="00E70C3C" w:rsidRPr="00E77497" w:rsidDel="00597D1C">
            <w:delText>; if not present, use the numeric value zero.</w:delText>
          </w:r>
        </w:del>
      </w:ins>
    </w:p>
    <w:p w14:paraId="34C628C1" w14:textId="77777777" w:rsidR="00EF30EA" w:rsidRPr="00E77497" w:rsidRDefault="00EF30EA" w:rsidP="00EF30EA">
      <w:pPr>
        <w:pStyle w:val="Alg4"/>
        <w:numPr>
          <w:ilvl w:val="0"/>
          <w:numId w:val="418"/>
        </w:numPr>
        <w:spacing w:after="220"/>
        <w:contextualSpacing/>
        <w:rPr>
          <w:ins w:id="8476" w:author="Rev 5 Allen Wirfs-Brock" w:date="2012-01-04T16:25:00Z"/>
        </w:rPr>
      </w:pPr>
      <w:ins w:id="8477" w:author="Rev 5 Allen Wirfs-Brock" w:date="2012-01-04T16:25:00Z">
        <w:r>
          <w:t>Return the</w:t>
        </w:r>
        <w:r w:rsidRPr="00E77497">
          <w:t xml:space="preserve"> result of </w:t>
        </w:r>
        <w:r>
          <w:t>performing Array Accumulation for</w:t>
        </w:r>
        <w:r w:rsidRPr="00E77497">
          <w:t xml:space="preserve"> </w:t>
        </w:r>
        <w:r>
          <w:rPr>
            <w:i/>
          </w:rPr>
          <w:t>SpreadElement</w:t>
        </w:r>
        <w:r>
          <w:t xml:space="preserve"> with arguments </w:t>
        </w:r>
        <w:r w:rsidRPr="00E6393B">
          <w:rPr>
            <w:i/>
          </w:rPr>
          <w:t>array</w:t>
        </w:r>
        <w:r>
          <w:t xml:space="preserve"> and </w:t>
        </w:r>
        <w:r>
          <w:rPr>
            <w:i/>
          </w:rPr>
          <w:t>post</w:t>
        </w:r>
        <w:r w:rsidRPr="006A2DB4">
          <w:rPr>
            <w:i/>
          </w:rPr>
          <w:t>Index</w:t>
        </w:r>
        <w:r>
          <w:t>+</w:t>
        </w:r>
        <w:r w:rsidRPr="006A2DB4">
          <w:rPr>
            <w:i/>
          </w:rPr>
          <w:t>padding</w:t>
        </w:r>
        <w:r w:rsidRPr="00E77497">
          <w:t>.</w:t>
        </w:r>
      </w:ins>
    </w:p>
    <w:p w14:paraId="31163228" w14:textId="77777777" w:rsidR="006A2DB4" w:rsidRPr="00E77497" w:rsidRDefault="006A2DB4" w:rsidP="006A2DB4">
      <w:pPr>
        <w:rPr>
          <w:ins w:id="8478" w:author="Rev 5 Allen Wirfs-Brock" w:date="2012-01-04T16:05:00Z"/>
        </w:rPr>
      </w:pPr>
      <w:ins w:id="8479" w:author="Rev 5 Allen Wirfs-Brock" w:date="2012-01-04T16:05:00Z">
        <w:r w:rsidRPr="007211F8">
          <w:rPr>
            <w:rStyle w:val="bnf"/>
          </w:rPr>
          <w:t>SpreadElement</w:t>
        </w:r>
      </w:ins>
      <w:ins w:id="8480" w:author="Rev 5 Allen Wirfs-Brock" w:date="2012-01-04T16:27:00Z">
        <w:r w:rsidR="00EF30EA">
          <w:rPr>
            <w:rStyle w:val="bnf"/>
          </w:rPr>
          <w:t xml:space="preserve"> </w:t>
        </w:r>
      </w:ins>
      <w:ins w:id="8481" w:author="Rev 5 Allen Wirfs-Brock" w:date="2012-01-04T16:05:00Z">
        <w:r w:rsidRPr="00E77497">
          <w:rPr>
            <w:b/>
          </w:rPr>
          <w:t>:</w:t>
        </w:r>
        <w:r w:rsidRPr="00E77497">
          <w:t xml:space="preserve">  </w:t>
        </w:r>
      </w:ins>
      <w:ins w:id="8482" w:author="Rev 5 Allen Wirfs-Brock" w:date="2012-01-04T16:27:00Z">
        <w:r w:rsidR="00EF30EA" w:rsidRPr="00EF30EA">
          <w:rPr>
            <w:rFonts w:ascii="Courier New" w:hAnsi="Courier New" w:cs="Courier New"/>
            <w:b/>
          </w:rPr>
          <w:t>…</w:t>
        </w:r>
        <w:r w:rsidR="00EF30EA" w:rsidRPr="00E77497">
          <w:rPr>
            <w:rFonts w:ascii="Courier New" w:hAnsi="Courier New" w:cs="Courier New"/>
            <w:b/>
            <w:i/>
          </w:rPr>
          <w:t xml:space="preserve"> </w:t>
        </w:r>
        <w:r w:rsidR="00EF30EA" w:rsidRPr="00EF30EA">
          <w:rPr>
            <w:rStyle w:val="bnf"/>
          </w:rPr>
          <w:t>AssignmentExpression</w:t>
        </w:r>
      </w:ins>
    </w:p>
    <w:p w14:paraId="3B8EEB4B" w14:textId="77777777" w:rsidR="006A2DB4" w:rsidRPr="00E77497" w:rsidRDefault="006A2DB4" w:rsidP="006A2DB4">
      <w:pPr>
        <w:pStyle w:val="Alg4"/>
        <w:numPr>
          <w:ilvl w:val="0"/>
          <w:numId w:val="628"/>
        </w:numPr>
        <w:spacing w:after="220"/>
        <w:contextualSpacing/>
        <w:rPr>
          <w:ins w:id="8483" w:author="Rev 5 Allen Wirfs-Brock" w:date="2012-01-04T16:05:00Z"/>
        </w:rPr>
      </w:pPr>
      <w:ins w:id="8484" w:author="Rev 5 Allen Wirfs-Brock" w:date="2012-01-04T16:05:00Z">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ins>
    </w:p>
    <w:p w14:paraId="74E57003" w14:textId="77777777" w:rsidR="006A2DB4" w:rsidRPr="00E77497" w:rsidRDefault="006A2DB4" w:rsidP="006A2DB4">
      <w:pPr>
        <w:pStyle w:val="Alg4"/>
        <w:numPr>
          <w:ilvl w:val="0"/>
          <w:numId w:val="628"/>
        </w:numPr>
        <w:spacing w:after="220"/>
        <w:contextualSpacing/>
        <w:rPr>
          <w:ins w:id="8485" w:author="Rev 5 Allen Wirfs-Brock" w:date="2012-01-04T16:05:00Z"/>
        </w:rPr>
      </w:pPr>
      <w:ins w:id="8486" w:author="Rev 5 Allen Wirfs-Brock" w:date="2012-01-04T16:05:00Z">
        <w:r w:rsidRPr="00E77497">
          <w:t xml:space="preserve">Let </w:t>
        </w:r>
        <w:r w:rsidRPr="00E77497">
          <w:rPr>
            <w:i/>
          </w:rPr>
          <w:t xml:space="preserve">spreadValue </w:t>
        </w:r>
        <w:r w:rsidRPr="00E77497">
          <w:t>be GetValue(</w:t>
        </w:r>
        <w:r w:rsidRPr="00E77497">
          <w:rPr>
            <w:i/>
          </w:rPr>
          <w:t>spreadRef</w:t>
        </w:r>
        <w:r w:rsidRPr="00E77497">
          <w:t>).</w:t>
        </w:r>
      </w:ins>
    </w:p>
    <w:p w14:paraId="21072624" w14:textId="77777777" w:rsidR="006A2DB4" w:rsidRPr="00B820AB" w:rsidRDefault="006A2DB4" w:rsidP="006A2DB4">
      <w:pPr>
        <w:pStyle w:val="Alg4"/>
        <w:numPr>
          <w:ilvl w:val="0"/>
          <w:numId w:val="628"/>
        </w:numPr>
        <w:contextualSpacing/>
        <w:rPr>
          <w:ins w:id="8487" w:author="Rev 5 Allen Wirfs-Brock" w:date="2012-01-04T16:05:00Z"/>
        </w:rPr>
      </w:pPr>
      <w:commentRangeStart w:id="8488"/>
      <w:ins w:id="8489" w:author="Rev 5 Allen Wirfs-Brock" w:date="2012-01-04T16:05:00Z">
        <w:r w:rsidRPr="00E77497">
          <w:t xml:space="preserve">Let </w:t>
        </w:r>
        <w:r w:rsidRPr="00E77497">
          <w:rPr>
            <w:i/>
          </w:rPr>
          <w:t>spreadObj</w:t>
        </w:r>
        <w:r w:rsidRPr="00E77497">
          <w:t xml:space="preserve"> be ToObject(</w:t>
        </w:r>
        <w:r w:rsidRPr="00E77497">
          <w:rPr>
            <w:i/>
          </w:rPr>
          <w:t>spreadValue</w:t>
        </w:r>
        <w:r w:rsidRPr="00E77497">
          <w:t>).</w:t>
        </w:r>
        <w:commentRangeEnd w:id="8488"/>
        <w:r w:rsidRPr="00E77497">
          <w:rPr>
            <w:rStyle w:val="af3"/>
            <w:rFonts w:ascii="Arial" w:eastAsia="MS Mincho" w:hAnsi="Arial"/>
            <w:spacing w:val="0"/>
            <w:lang w:val="en-GB" w:eastAsia="ja-JP"/>
          </w:rPr>
          <w:commentReference w:id="8488"/>
        </w:r>
      </w:ins>
    </w:p>
    <w:p w14:paraId="2A4F0115" w14:textId="77777777" w:rsidR="00CE3355" w:rsidRDefault="006552DF" w:rsidP="00415961">
      <w:pPr>
        <w:pStyle w:val="Alg4"/>
        <w:numPr>
          <w:ilvl w:val="0"/>
          <w:numId w:val="628"/>
        </w:numPr>
        <w:contextualSpacing/>
        <w:rPr>
          <w:ins w:id="8490" w:author="Rev 6 Allen Wirfs-Brock" w:date="2012-02-16T13:22:00Z"/>
        </w:rPr>
      </w:pPr>
      <w:ins w:id="8491" w:author="Rev 10 Allen Wirfs-Brock" w:date="2012-08-14T14:40:00Z">
        <w:r>
          <w:t>ReturnIfAbrupt(</w:t>
        </w:r>
        <w:r w:rsidRPr="00E77497">
          <w:rPr>
            <w:i/>
          </w:rPr>
          <w:t>spreadObj</w:t>
        </w:r>
        <w:r>
          <w:t>)</w:t>
        </w:r>
      </w:ins>
      <w:ins w:id="8492" w:author="Rev 6 Allen Wirfs-Brock" w:date="2012-02-16T13:22:00Z">
        <w:del w:id="8493" w:author="Rev 10 Allen Wirfs-Brock" w:date="2012-08-14T14:41:00Z">
          <w:r w:rsidR="00CE3355" w:rsidDel="006552DF">
            <w:delText xml:space="preserve">If </w:delText>
          </w:r>
        </w:del>
      </w:ins>
      <w:ins w:id="8494" w:author="Rev 6 Allen Wirfs-Brock" w:date="2012-02-16T13:23:00Z">
        <w:del w:id="8495" w:author="Rev 10 Allen Wirfs-Brock" w:date="2012-08-14T14:41:00Z">
          <w:r w:rsidR="00CE3355" w:rsidRPr="00E77497" w:rsidDel="006552DF">
            <w:rPr>
              <w:i/>
            </w:rPr>
            <w:delText>spreadObj</w:delText>
          </w:r>
          <w:r w:rsidR="00CE3355" w:rsidRPr="00E77497" w:rsidDel="006552DF">
            <w:delText xml:space="preserve"> </w:delText>
          </w:r>
        </w:del>
      </w:ins>
      <w:ins w:id="8496" w:author="Rev 6 Allen Wirfs-Brock" w:date="2012-02-16T13:22:00Z">
        <w:del w:id="8497" w:author="Rev 10 Allen Wirfs-Brock" w:date="2012-08-14T14:41:00Z">
          <w:r w:rsidR="00CE3355" w:rsidDel="006552DF">
            <w:delText xml:space="preserve">is an abrupt completion, return </w:delText>
          </w:r>
        </w:del>
      </w:ins>
      <w:ins w:id="8498" w:author="Rev 6 Allen Wirfs-Brock" w:date="2012-02-16T13:23:00Z">
        <w:del w:id="8499" w:author="Rev 10 Allen Wirfs-Brock" w:date="2012-08-14T14:41:00Z">
          <w:r w:rsidR="00CE3355" w:rsidRPr="00E77497" w:rsidDel="006552DF">
            <w:rPr>
              <w:i/>
            </w:rPr>
            <w:delText>spreadObj</w:delText>
          </w:r>
        </w:del>
      </w:ins>
      <w:ins w:id="8500" w:author="Rev 6 Allen Wirfs-Brock" w:date="2012-02-16T13:22:00Z">
        <w:r w:rsidR="00CE3355">
          <w:t>.</w:t>
        </w:r>
      </w:ins>
    </w:p>
    <w:p w14:paraId="33E9397A" w14:textId="77777777" w:rsidR="006A2DB4" w:rsidRPr="00E77497" w:rsidRDefault="006A2DB4" w:rsidP="006A2DB4">
      <w:pPr>
        <w:pStyle w:val="Alg3"/>
        <w:numPr>
          <w:ilvl w:val="0"/>
          <w:numId w:val="628"/>
        </w:numPr>
        <w:rPr>
          <w:ins w:id="8501" w:author="Rev 5 Allen Wirfs-Brock" w:date="2012-01-04T16:05:00Z"/>
        </w:rPr>
      </w:pPr>
      <w:ins w:id="8502" w:author="Rev 5 Allen Wirfs-Brock" w:date="2012-01-04T16:05:00Z">
        <w:r w:rsidRPr="00675B74">
          <w:t xml:space="preserve">Let </w:t>
        </w:r>
        <w:r w:rsidRPr="00E77497">
          <w:rPr>
            <w:i/>
          </w:rPr>
          <w:t>lenVal</w:t>
        </w:r>
        <w:r w:rsidRPr="00E77497">
          <w:t xml:space="preserve"> be the result of calling the [[Get]] internal method of </w:t>
        </w:r>
        <w:r w:rsidRPr="00E77497">
          <w:rPr>
            <w:i/>
          </w:rPr>
          <w:t>spreadObj</w:t>
        </w:r>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154ED5AA" w14:textId="77777777" w:rsidR="006A2DB4" w:rsidRPr="00E77497" w:rsidRDefault="006A2DB4" w:rsidP="006A2DB4">
      <w:pPr>
        <w:pStyle w:val="Alg3"/>
        <w:numPr>
          <w:ilvl w:val="0"/>
          <w:numId w:val="628"/>
        </w:numPr>
        <w:rPr>
          <w:ins w:id="8503" w:author="Rev 5 Allen Wirfs-Brock" w:date="2012-01-04T16:05:00Z"/>
        </w:rPr>
      </w:pPr>
      <w:ins w:id="8504" w:author="Rev 5 Allen Wirfs-Brock" w:date="2012-01-04T16:05:00Z">
        <w:r w:rsidRPr="00E77497">
          <w:t xml:space="preserve">Let </w:t>
        </w:r>
        <w:r w:rsidRPr="00E77497">
          <w:rPr>
            <w:i/>
          </w:rPr>
          <w:t>spreadLen</w:t>
        </w:r>
        <w:r w:rsidRPr="00E77497">
          <w:t xml:space="preserve"> be ToUint32(</w:t>
        </w:r>
        <w:r w:rsidRPr="00E77497">
          <w:rPr>
            <w:i/>
          </w:rPr>
          <w:t>lenVal</w:t>
        </w:r>
        <w:r w:rsidRPr="00E77497">
          <w:t>).</w:t>
        </w:r>
      </w:ins>
    </w:p>
    <w:p w14:paraId="0C679428" w14:textId="77777777" w:rsidR="0080491B" w:rsidRDefault="0080491B" w:rsidP="006A2DB4">
      <w:pPr>
        <w:pStyle w:val="Alg3"/>
        <w:numPr>
          <w:ilvl w:val="0"/>
          <w:numId w:val="628"/>
        </w:numPr>
        <w:rPr>
          <w:ins w:id="8505" w:author="Rev 7 Allen Wirfs-Brock" w:date="2012-04-09T16:54:00Z"/>
        </w:rPr>
      </w:pPr>
      <w:ins w:id="8506" w:author="Rev 7 Allen Wirfs-Brock" w:date="2012-04-09T16:54:00Z">
        <w:r>
          <w:t>ReturnIfAbrupt(</w:t>
        </w:r>
        <w:r w:rsidRPr="0080491B">
          <w:rPr>
            <w:i/>
          </w:rPr>
          <w:t>spreadLen</w:t>
        </w:r>
        <w:r>
          <w:t>).</w:t>
        </w:r>
      </w:ins>
    </w:p>
    <w:p w14:paraId="7CAB7B40" w14:textId="77777777" w:rsidR="006A2DB4" w:rsidRPr="00E77497" w:rsidRDefault="006A2DB4" w:rsidP="006A2DB4">
      <w:pPr>
        <w:pStyle w:val="Alg3"/>
        <w:numPr>
          <w:ilvl w:val="0"/>
          <w:numId w:val="628"/>
        </w:numPr>
        <w:rPr>
          <w:ins w:id="8507" w:author="Rev 5 Allen Wirfs-Brock" w:date="2012-01-04T16:05:00Z"/>
        </w:rPr>
      </w:pPr>
      <w:ins w:id="8508" w:author="Rev 5 Allen Wirfs-Brock" w:date="2012-01-04T16:05:00Z">
        <w:r w:rsidRPr="00E77497">
          <w:t xml:space="preserve">Let </w:t>
        </w:r>
        <w:r w:rsidRPr="00E77497">
          <w:rPr>
            <w:i/>
          </w:rPr>
          <w:t>n</w:t>
        </w:r>
        <w:r w:rsidRPr="00E77497">
          <w:t>=0;</w:t>
        </w:r>
      </w:ins>
    </w:p>
    <w:p w14:paraId="59A43358" w14:textId="77777777" w:rsidR="006A2DB4" w:rsidRPr="00E77497" w:rsidRDefault="006A2DB4" w:rsidP="006A2DB4">
      <w:pPr>
        <w:pStyle w:val="Alg3"/>
        <w:numPr>
          <w:ilvl w:val="0"/>
          <w:numId w:val="628"/>
        </w:numPr>
        <w:rPr>
          <w:ins w:id="8509" w:author="Rev 5 Allen Wirfs-Brock" w:date="2012-01-04T16:05:00Z"/>
        </w:rPr>
      </w:pPr>
      <w:ins w:id="8510" w:author="Rev 5 Allen Wirfs-Brock" w:date="2012-01-04T16:05:00Z">
        <w:r w:rsidRPr="00E77497">
          <w:t xml:space="preserve">Repeat, while </w:t>
        </w:r>
        <w:r w:rsidRPr="00E77497">
          <w:rPr>
            <w:i/>
          </w:rPr>
          <w:t>n</w:t>
        </w:r>
        <w:r w:rsidRPr="00E77497">
          <w:t xml:space="preserve"> &lt; </w:t>
        </w:r>
        <w:r w:rsidRPr="00E77497">
          <w:rPr>
            <w:i/>
          </w:rPr>
          <w:t>spreadLen</w:t>
        </w:r>
      </w:ins>
    </w:p>
    <w:p w14:paraId="0B52A2CB" w14:textId="77777777" w:rsidR="006A2DB4" w:rsidRPr="00E77497" w:rsidRDefault="006A2DB4" w:rsidP="006A2DB4">
      <w:pPr>
        <w:pStyle w:val="Alg3"/>
        <w:numPr>
          <w:ilvl w:val="1"/>
          <w:numId w:val="628"/>
        </w:numPr>
        <w:tabs>
          <w:tab w:val="left" w:pos="720"/>
        </w:tabs>
        <w:ind w:left="720"/>
        <w:rPr>
          <w:ins w:id="8511" w:author="Rev 5 Allen Wirfs-Brock" w:date="2012-01-04T16:05:00Z"/>
        </w:rPr>
      </w:pPr>
      <w:ins w:id="8512" w:author="Rev 5 Allen Wirfs-Brock" w:date="2012-01-04T16:05:00Z">
        <w:r w:rsidRPr="00E77497">
          <w:t xml:space="preserve">Let </w:t>
        </w:r>
        <w:r w:rsidRPr="00E77497">
          <w:rPr>
            <w:i/>
          </w:rPr>
          <w:t>exists</w:t>
        </w:r>
        <w:r w:rsidRPr="00E77497">
          <w:t xml:space="preserve"> be the result of calling the [[HasProperty]] internal method of </w:t>
        </w:r>
        <w:r w:rsidRPr="00E77497">
          <w:rPr>
            <w:i/>
          </w:rPr>
          <w:t>spreadObj</w:t>
        </w:r>
        <w:r w:rsidRPr="00E77497">
          <w:t xml:space="preserve"> with ToString(</w:t>
        </w:r>
        <w:r w:rsidRPr="00E77497">
          <w:rPr>
            <w:i/>
          </w:rPr>
          <w:t>n</w:t>
        </w:r>
        <w:r w:rsidRPr="00E77497">
          <w:t>).</w:t>
        </w:r>
      </w:ins>
    </w:p>
    <w:p w14:paraId="7C3C07D4" w14:textId="77777777" w:rsidR="006A2DB4" w:rsidRPr="00E77497" w:rsidRDefault="006A2DB4" w:rsidP="006A2DB4">
      <w:pPr>
        <w:pStyle w:val="Alg3"/>
        <w:numPr>
          <w:ilvl w:val="1"/>
          <w:numId w:val="628"/>
        </w:numPr>
        <w:tabs>
          <w:tab w:val="left" w:pos="720"/>
        </w:tabs>
        <w:ind w:left="720"/>
        <w:rPr>
          <w:ins w:id="8513" w:author="Rev 5 Allen Wirfs-Brock" w:date="2012-01-04T16:05:00Z"/>
        </w:rPr>
      </w:pPr>
      <w:ins w:id="8514" w:author="Rev 5 Allen Wirfs-Brock" w:date="2012-01-04T16:05:00Z">
        <w:r w:rsidRPr="00E77497">
          <w:t xml:space="preserve">If </w:t>
        </w:r>
        <w:r w:rsidRPr="00E77497">
          <w:rPr>
            <w:i/>
          </w:rPr>
          <w:t>exists</w:t>
        </w:r>
        <w:r w:rsidRPr="00E77497">
          <w:t xml:space="preserve"> is </w:t>
        </w:r>
        <w:r w:rsidRPr="00E77497">
          <w:rPr>
            <w:b/>
          </w:rPr>
          <w:t>true</w:t>
        </w:r>
        <w:r w:rsidRPr="00E77497">
          <w:t xml:space="preserve"> then,</w:t>
        </w:r>
      </w:ins>
    </w:p>
    <w:p w14:paraId="2605582A" w14:textId="77777777" w:rsidR="006A2DB4" w:rsidRPr="00E77497" w:rsidRDefault="006A2DB4" w:rsidP="00EF30EA">
      <w:pPr>
        <w:pStyle w:val="Alg3"/>
        <w:numPr>
          <w:ilvl w:val="2"/>
          <w:numId w:val="628"/>
        </w:numPr>
        <w:tabs>
          <w:tab w:val="clear" w:pos="2160"/>
          <w:tab w:val="left" w:pos="720"/>
          <w:tab w:val="num" w:pos="1170"/>
        </w:tabs>
        <w:ind w:left="1170" w:hanging="270"/>
        <w:rPr>
          <w:ins w:id="8515" w:author="Rev 5 Allen Wirfs-Brock" w:date="2012-01-04T16:05:00Z"/>
        </w:rPr>
      </w:pPr>
      <w:ins w:id="8516" w:author="Rev 5 Allen Wirfs-Brock" w:date="2012-01-04T16:05:00Z">
        <w:r w:rsidRPr="00E77497">
          <w:t xml:space="preserve">Let </w:t>
        </w:r>
        <w:r w:rsidRPr="00E77497">
          <w:rPr>
            <w:i/>
          </w:rPr>
          <w:t>v</w:t>
        </w:r>
        <w:r w:rsidRPr="00E77497">
          <w:t xml:space="preserve"> be the result of calling the [[Get]] internal method of </w:t>
        </w:r>
        <w:r w:rsidRPr="00E77497">
          <w:rPr>
            <w:i/>
          </w:rPr>
          <w:t>spreadObj</w:t>
        </w:r>
        <w:r w:rsidRPr="00E77497">
          <w:t xml:space="preserve"> passing ToString(</w:t>
        </w:r>
        <w:r w:rsidRPr="00E77497">
          <w:rPr>
            <w:i/>
          </w:rPr>
          <w:t>n</w:t>
        </w:r>
        <w:r w:rsidRPr="00E77497">
          <w:t>) as the argument.</w:t>
        </w:r>
      </w:ins>
    </w:p>
    <w:p w14:paraId="3613F862" w14:textId="77777777" w:rsidR="00201F6A" w:rsidRDefault="00201F6A" w:rsidP="00EF30EA">
      <w:pPr>
        <w:pStyle w:val="Alg3"/>
        <w:numPr>
          <w:ilvl w:val="2"/>
          <w:numId w:val="628"/>
        </w:numPr>
        <w:tabs>
          <w:tab w:val="clear" w:pos="2160"/>
          <w:tab w:val="left" w:pos="720"/>
        </w:tabs>
        <w:ind w:left="1170" w:hanging="270"/>
        <w:rPr>
          <w:ins w:id="8517" w:author="Rev 7 Allen Wirfs-Brock" w:date="2012-04-09T16:56:00Z"/>
        </w:rPr>
      </w:pPr>
      <w:ins w:id="8518" w:author="Rev 7 Allen Wirfs-Brock" w:date="2012-04-09T16:56:00Z">
        <w:r>
          <w:t>ReturnIfAbrupt(</w:t>
        </w:r>
        <w:r w:rsidRPr="00201F6A">
          <w:rPr>
            <w:i/>
          </w:rPr>
          <w:t>v</w:t>
        </w:r>
        <w:r>
          <w:t>).</w:t>
        </w:r>
      </w:ins>
    </w:p>
    <w:p w14:paraId="372C9920" w14:textId="77777777" w:rsidR="006A2DB4" w:rsidRPr="00E77497" w:rsidRDefault="006A2DB4" w:rsidP="00EF30EA">
      <w:pPr>
        <w:pStyle w:val="Alg3"/>
        <w:numPr>
          <w:ilvl w:val="2"/>
          <w:numId w:val="628"/>
        </w:numPr>
        <w:tabs>
          <w:tab w:val="clear" w:pos="2160"/>
          <w:tab w:val="left" w:pos="720"/>
        </w:tabs>
        <w:ind w:left="1170" w:hanging="270"/>
        <w:rPr>
          <w:ins w:id="8519" w:author="Rev 5 Allen Wirfs-Brock" w:date="2012-01-04T16:05:00Z"/>
        </w:rPr>
      </w:pPr>
      <w:ins w:id="8520" w:author="Rev 5 Allen Wirfs-Brock" w:date="2012-01-04T16:05:00Z">
        <w:r w:rsidRPr="00E77497">
          <w:t xml:space="preserve">Call the [[DefineOwnProperty]] internal method of </w:t>
        </w:r>
        <w:r w:rsidRPr="00E77497">
          <w:rPr>
            <w:i/>
          </w:rPr>
          <w:t>array</w:t>
        </w:r>
        <w:r w:rsidRPr="00E77497">
          <w:t xml:space="preserve"> with arguments </w:t>
        </w:r>
        <w:commentRangeStart w:id="8521"/>
        <w:r w:rsidRPr="00E77497">
          <w:t>ToString(ToUint32(</w:t>
        </w:r>
      </w:ins>
      <w:ins w:id="8522" w:author="Rev 5 Allen Wirfs-Brock" w:date="2012-01-04T16:31:00Z">
        <w:r w:rsidR="00EF30EA">
          <w:rPr>
            <w:i/>
          </w:rPr>
          <w:t>nextI</w:t>
        </w:r>
      </w:ins>
      <w:ins w:id="8523" w:author="Rev 5 Allen Wirfs-Brock" w:date="2012-01-04T16:05:00Z">
        <w:r w:rsidRPr="00E77497">
          <w:rPr>
            <w:i/>
          </w:rPr>
          <w:t>ndex)</w:t>
        </w:r>
        <w:r w:rsidRPr="00E77497">
          <w:t>)</w:t>
        </w:r>
        <w:commentRangeEnd w:id="8521"/>
        <w:r w:rsidRPr="00E77497">
          <w:rPr>
            <w:rStyle w:val="af3"/>
            <w:rFonts w:ascii="Arial" w:eastAsia="MS Mincho" w:hAnsi="Arial"/>
            <w:spacing w:val="0"/>
            <w:lang w:val="en-GB" w:eastAsia="ja-JP"/>
          </w:rPr>
          <w:commentReference w:id="8521"/>
        </w:r>
        <w:r w:rsidRPr="00E77497">
          <w:t xml:space="preserve">, Property Descriptor {[[Value]]: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ins>
    </w:p>
    <w:p w14:paraId="44FB2C14" w14:textId="77777777" w:rsidR="006A2DB4" w:rsidRPr="00E77497" w:rsidRDefault="006A2DB4" w:rsidP="006A2DB4">
      <w:pPr>
        <w:pStyle w:val="Alg3"/>
        <w:numPr>
          <w:ilvl w:val="1"/>
          <w:numId w:val="628"/>
        </w:numPr>
        <w:tabs>
          <w:tab w:val="left" w:pos="720"/>
        </w:tabs>
        <w:ind w:left="720"/>
        <w:rPr>
          <w:ins w:id="8524" w:author="Rev 5 Allen Wirfs-Brock" w:date="2012-01-04T16:05:00Z"/>
        </w:rPr>
      </w:pPr>
      <w:ins w:id="8525" w:author="Rev 5 Allen Wirfs-Brock" w:date="2012-01-04T16:05:00Z">
        <w:r w:rsidRPr="00E77497">
          <w:t xml:space="preserve">Let </w:t>
        </w:r>
        <w:r w:rsidRPr="00E77497">
          <w:rPr>
            <w:i/>
          </w:rPr>
          <w:t>n</w:t>
        </w:r>
        <w:r w:rsidRPr="00E77497">
          <w:t xml:space="preserve"> = </w:t>
        </w:r>
        <w:r w:rsidRPr="00E77497">
          <w:rPr>
            <w:i/>
          </w:rPr>
          <w:t>n</w:t>
        </w:r>
        <w:r w:rsidRPr="00E77497">
          <w:t>+1.</w:t>
        </w:r>
      </w:ins>
    </w:p>
    <w:p w14:paraId="72D6D1BB" w14:textId="77777777" w:rsidR="006A2DB4" w:rsidRPr="00E77497" w:rsidRDefault="006A2DB4" w:rsidP="006A2DB4">
      <w:pPr>
        <w:pStyle w:val="Alg3"/>
        <w:numPr>
          <w:ilvl w:val="1"/>
          <w:numId w:val="628"/>
        </w:numPr>
        <w:tabs>
          <w:tab w:val="left" w:pos="720"/>
        </w:tabs>
        <w:ind w:left="720"/>
        <w:rPr>
          <w:ins w:id="8526" w:author="Rev 5 Allen Wirfs-Brock" w:date="2012-01-04T16:05:00Z"/>
        </w:rPr>
      </w:pPr>
      <w:ins w:id="8527" w:author="Rev 5 Allen Wirfs-Brock" w:date="2012-01-04T16:05:00Z">
        <w:r w:rsidRPr="00E77497">
          <w:t xml:space="preserve">Let </w:t>
        </w:r>
      </w:ins>
      <w:ins w:id="8528" w:author="Rev 5 Allen Wirfs-Brock" w:date="2012-01-04T16:32:00Z">
        <w:r w:rsidR="00EF30EA">
          <w:rPr>
            <w:i/>
          </w:rPr>
          <w:t>nextI</w:t>
        </w:r>
      </w:ins>
      <w:ins w:id="8529" w:author="Rev 5 Allen Wirfs-Brock" w:date="2012-01-04T16:05:00Z">
        <w:r w:rsidRPr="00E77497">
          <w:rPr>
            <w:i/>
          </w:rPr>
          <w:t>ndex</w:t>
        </w:r>
        <w:r w:rsidRPr="00E77497">
          <w:t xml:space="preserve"> = </w:t>
        </w:r>
      </w:ins>
      <w:ins w:id="8530" w:author="Rev 5 Allen Wirfs-Brock" w:date="2012-01-04T16:32:00Z">
        <w:r w:rsidR="00EF30EA">
          <w:rPr>
            <w:i/>
          </w:rPr>
          <w:t>nextI</w:t>
        </w:r>
      </w:ins>
      <w:ins w:id="8531" w:author="Rev 5 Allen Wirfs-Brock" w:date="2012-01-04T16:05:00Z">
        <w:r w:rsidRPr="00E77497">
          <w:rPr>
            <w:i/>
          </w:rPr>
          <w:t>ndex</w:t>
        </w:r>
        <w:r w:rsidRPr="00E77497">
          <w:t xml:space="preserve"> +1.</w:t>
        </w:r>
      </w:ins>
    </w:p>
    <w:p w14:paraId="3638E44D" w14:textId="77777777" w:rsidR="006A2DB4" w:rsidRPr="00E77497" w:rsidRDefault="006A2DB4" w:rsidP="006A2DB4">
      <w:pPr>
        <w:pStyle w:val="Alg4"/>
        <w:numPr>
          <w:ilvl w:val="0"/>
          <w:numId w:val="628"/>
        </w:numPr>
        <w:spacing w:after="220"/>
        <w:contextualSpacing/>
        <w:rPr>
          <w:ins w:id="8532" w:author="Rev 5 Allen Wirfs-Brock" w:date="2012-01-04T16:05:00Z"/>
        </w:rPr>
      </w:pPr>
      <w:ins w:id="8533" w:author="Rev 5 Allen Wirfs-Brock" w:date="2012-01-04T16:05:00Z">
        <w:r w:rsidRPr="00E77497">
          <w:t xml:space="preserve">Return </w:t>
        </w:r>
      </w:ins>
      <w:ins w:id="8534" w:author="Rev 5 Allen Wirfs-Brock" w:date="2012-01-04T16:32:00Z">
        <w:r w:rsidR="00EF30EA">
          <w:rPr>
            <w:i/>
          </w:rPr>
          <w:t>nextIndex</w:t>
        </w:r>
      </w:ins>
      <w:ins w:id="8535" w:author="Rev 5 Allen Wirfs-Brock" w:date="2012-01-04T16:05:00Z">
        <w:r w:rsidRPr="00E77497">
          <w:t>.</w:t>
        </w:r>
      </w:ins>
    </w:p>
    <w:p w14:paraId="3F9B3112" w14:textId="77777777" w:rsidR="00980C14" w:rsidRPr="000D4E55" w:rsidRDefault="00E70C3C" w:rsidP="000D4E55">
      <w:pPr>
        <w:pStyle w:val="Note"/>
        <w:rPr>
          <w:ins w:id="8536" w:author="Rev 5 Allen Wirfs-Brock" w:date="2012-01-04T15:39:00Z"/>
        </w:rPr>
      </w:pPr>
      <w:ins w:id="8537" w:author="Rev 5 Allen Wirfs-Brock" w:date="2012-01-04T15:59:00Z">
        <w:r w:rsidRPr="00E77497">
          <w:t>NOTE</w:t>
        </w:r>
        <w:r w:rsidRPr="00E77497">
          <w:tab/>
          <w:t xml:space="preserve"> [[DefineOwnProperty]] is used to ensure that own properties are defined for the array even if the standard built-in Array prototype object has been modified in a manner that would preclude the creation of ne</w:t>
        </w:r>
        <w:r w:rsidR="000D4E55">
          <w:t>w own properties using [[Put]].</w:t>
        </w:r>
      </w:ins>
    </w:p>
    <w:p w14:paraId="3FB643E0" w14:textId="77777777" w:rsidR="008753AB" w:rsidRPr="00E77497" w:rsidRDefault="008753AB" w:rsidP="008753AB">
      <w:pPr>
        <w:keepNext/>
        <w:rPr>
          <w:ins w:id="8538" w:author="Rev 4 Allen Wirfs-Brock" w:date="2011-10-15T09:13:00Z"/>
          <w:rFonts w:ascii="Helvetica" w:hAnsi="Helvetica"/>
          <w:b/>
        </w:rPr>
      </w:pPr>
      <w:ins w:id="8539" w:author="Rev 4 Allen Wirfs-Brock" w:date="2011-10-15T09:13:00Z">
        <w:r w:rsidRPr="00E77497">
          <w:rPr>
            <w:rFonts w:ascii="Helvetica" w:hAnsi="Helvetica"/>
            <w:b/>
          </w:rPr>
          <w:t xml:space="preserve">Runtime Semantics: </w:t>
        </w:r>
        <w:r w:rsidRPr="00E77497">
          <w:rPr>
            <w:rFonts w:ascii="Helvetica" w:hAnsi="Helvetica"/>
            <w:b/>
            <w:spacing w:val="6"/>
          </w:rPr>
          <w:t>Evaluation</w:t>
        </w:r>
      </w:ins>
    </w:p>
    <w:p w14:paraId="4E56B507" w14:textId="77777777" w:rsidR="008753AB" w:rsidRPr="00E77497" w:rsidRDefault="008753AB" w:rsidP="008753AB">
      <w:del w:id="8540" w:author="Rev 4 Allen Wirfs-Brock" w:date="2011-10-15T09:17:00Z">
        <w:r w:rsidRPr="00E77497" w:rsidDel="000260C8">
          <w:delText xml:space="preserve">The production  </w:delText>
        </w:r>
      </w:del>
      <w:r w:rsidRPr="00E77497">
        <w:rPr>
          <w:rStyle w:val="bnf"/>
        </w:rPr>
        <w:t>ArrayLiteral</w:t>
      </w:r>
      <w:r w:rsidRPr="00E77497">
        <w:t xml:space="preserve"> </w:t>
      </w:r>
      <w:r w:rsidRPr="00E77497">
        <w:rPr>
          <w:b/>
        </w:rPr>
        <w:t>:</w:t>
      </w:r>
      <w:r w:rsidRPr="00E77497">
        <w:t xml:space="preserve">  </w:t>
      </w:r>
      <w:r w:rsidRPr="00E77497">
        <w:rPr>
          <w:rFonts w:ascii="Courier New" w:hAnsi="Courier New"/>
          <w:b/>
        </w:rPr>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Fonts w:ascii="Courier New" w:hAnsi="Courier New"/>
          <w:b/>
        </w:rPr>
        <w:t>]</w:t>
      </w:r>
      <w:r w:rsidRPr="00E77497">
        <w:t xml:space="preserve">  </w:t>
      </w:r>
      <w:del w:id="8541" w:author="Rev 4 Allen Wirfs-Brock" w:date="2011-10-15T09:17:00Z">
        <w:r w:rsidRPr="00E77497" w:rsidDel="000260C8">
          <w:delText>is evaluated as follows:</w:delText>
        </w:r>
      </w:del>
    </w:p>
    <w:p w14:paraId="6F6BA069" w14:textId="77777777" w:rsidR="008753AB" w:rsidRPr="00E77497" w:rsidRDefault="008753AB" w:rsidP="008753AB">
      <w:pPr>
        <w:pStyle w:val="Alg4"/>
        <w:numPr>
          <w:ilvl w:val="0"/>
          <w:numId w:val="42"/>
        </w:numPr>
      </w:pPr>
      <w:r w:rsidRPr="00E77497">
        <w:t xml:space="preserve">Let </w:t>
      </w:r>
      <w:r w:rsidRPr="00E77497">
        <w:rPr>
          <w:i/>
        </w:rPr>
        <w:t xml:space="preserve">array </w:t>
      </w:r>
      <w:r w:rsidRPr="00E77497">
        <w:t xml:space="preserve">be </w:t>
      </w:r>
      <w:ins w:id="8542" w:author="Rev 7 Allen Wirfs-Brock" w:date="2012-04-11T16:19:00Z">
        <w:r w:rsidR="00F44A1F">
          <w:t>the result of the abstract</w:t>
        </w:r>
        <w:del w:id="8543" w:author="Rev 8 Allen Wirfs-Brock" w:date="2012-06-14T14:38:00Z">
          <w:r w:rsidR="00F44A1F" w:rsidDel="00D4543D">
            <w:delText>ion</w:delText>
          </w:r>
        </w:del>
        <w:r w:rsidR="00F44A1F">
          <w:t xml:space="preserve"> operation ArrayCreate (15.4) with argument 0</w:t>
        </w:r>
      </w:ins>
      <w:del w:id="8544" w:author="Rev 7 Allen Wirfs-Brock" w:date="2012-04-11T16:19:00Z">
        <w:r w:rsidRPr="00E77497" w:rsidDel="00F44A1F">
          <w:delText xml:space="preserve">the result of creating a new object as if by the expression </w:delText>
        </w:r>
        <w:r w:rsidRPr="00E77497" w:rsidDel="00F44A1F">
          <w:rPr>
            <w:rFonts w:ascii="Courier New" w:hAnsi="Courier New"/>
            <w:b/>
          </w:rPr>
          <w:delText xml:space="preserve">new Array() </w:delText>
        </w:r>
        <w:r w:rsidRPr="00E77497" w:rsidDel="00F44A1F">
          <w:delText>where</w:delText>
        </w:r>
        <w:r w:rsidRPr="00E77497" w:rsidDel="00F44A1F">
          <w:rPr>
            <w:rFonts w:ascii="Courier New" w:hAnsi="Courier New"/>
            <w:b/>
          </w:rPr>
          <w:delText xml:space="preserve"> Array </w:delText>
        </w:r>
        <w:r w:rsidRPr="00E77497" w:rsidDel="00F44A1F">
          <w:delText>is the standard built-in constructor with that name</w:delText>
        </w:r>
      </w:del>
      <w:r w:rsidRPr="00E77497">
        <w:t>.</w:t>
      </w:r>
    </w:p>
    <w:p w14:paraId="0EF5D84E" w14:textId="77777777" w:rsidR="008753AB" w:rsidRPr="00E77497" w:rsidRDefault="008753AB" w:rsidP="008753AB">
      <w:pPr>
        <w:pStyle w:val="Alg4"/>
        <w:numPr>
          <w:ilvl w:val="0"/>
          <w:numId w:val="42"/>
        </w:numPr>
      </w:pPr>
      <w:r w:rsidRPr="00E77497">
        <w:t xml:space="preserve">Let </w:t>
      </w:r>
      <w:r w:rsidRPr="00E77497">
        <w:rPr>
          <w:i/>
        </w:rPr>
        <w:t xml:space="preserve">pad </w:t>
      </w:r>
      <w:r w:rsidRPr="00E77497">
        <w:t xml:space="preserve">be the </w:t>
      </w:r>
      <w:ins w:id="8545" w:author="Rev 5 Allen Wirfs-Brock" w:date="2012-01-04T12:15:00Z">
        <w:r w:rsidR="00365BF7">
          <w:t>Elis</w:t>
        </w:r>
      </w:ins>
      <w:ins w:id="8546" w:author="Rev 5 Allen Wirfs-Brock" w:date="2012-01-04T12:36:00Z">
        <w:r w:rsidR="00A80BCD">
          <w:t>i</w:t>
        </w:r>
      </w:ins>
      <w:ins w:id="8547" w:author="Rev 5 Allen Wirfs-Brock" w:date="2012-01-04T12:15:00Z">
        <w:r w:rsidR="00365BF7">
          <w:t>on</w:t>
        </w:r>
      </w:ins>
      <w:ins w:id="8548" w:author="Rev 5 Allen Wirfs-Brock" w:date="2012-01-04T12:37:00Z">
        <w:r w:rsidR="00A80BCD">
          <w:t xml:space="preserve"> </w:t>
        </w:r>
      </w:ins>
      <w:ins w:id="8549" w:author="Rev 5 Allen Wirfs-Brock" w:date="2012-01-04T12:15:00Z">
        <w:r w:rsidR="00365BF7">
          <w:t>Width of</w:t>
        </w:r>
        <w:r w:rsidR="00365BF7" w:rsidRPr="00E77497">
          <w:t xml:space="preserve"> </w:t>
        </w:r>
      </w:ins>
      <w:del w:id="8550" w:author="Rev 5 Allen Wirfs-Brock" w:date="2012-01-04T12:15:00Z">
        <w:r w:rsidRPr="00E77497" w:rsidDel="00365BF7">
          <w:delText xml:space="preserve">result of evaluating </w:delText>
        </w:r>
      </w:del>
      <w:r w:rsidRPr="00E77497">
        <w:rPr>
          <w:i/>
        </w:rPr>
        <w:t>Elision</w:t>
      </w:r>
      <w:ins w:id="8551" w:author="Rev 10 Allen Wirfs-Brock" w:date="2012-09-04T10:53:00Z">
        <w:r w:rsidR="00597D1C" w:rsidRPr="00E77497">
          <w:t xml:space="preserve">; if </w:t>
        </w:r>
        <w:r w:rsidR="00597D1C" w:rsidRPr="00597D1C">
          <w:rPr>
            <w:i/>
          </w:rPr>
          <w:t>Elision</w:t>
        </w:r>
        <w:r w:rsidR="00597D1C">
          <w:t xml:space="preserve"> is </w:t>
        </w:r>
        <w:r w:rsidR="00597D1C" w:rsidRPr="00597D1C">
          <w:t>not</w:t>
        </w:r>
        <w:r w:rsidR="00597D1C" w:rsidRPr="00E77497">
          <w:t xml:space="preserve"> present, use the numeric value zero</w:t>
        </w:r>
      </w:ins>
      <w:ins w:id="8552" w:author="Rev 5 Allen Wirfs-Brock" w:date="2012-01-04T12:16:00Z">
        <w:del w:id="8553" w:author="Rev 10 Allen Wirfs-Brock" w:date="2012-09-04T10:53:00Z">
          <w:r w:rsidR="00365BF7" w:rsidRPr="00E77497" w:rsidDel="00597D1C">
            <w:rPr>
              <w:rStyle w:val="bnf"/>
              <w:rFonts w:cs="Arial"/>
              <w:i w:val="0"/>
              <w:vertAlign w:val="subscript"/>
            </w:rPr>
            <w:delText>opt</w:delText>
          </w:r>
        </w:del>
      </w:ins>
      <w:del w:id="8554" w:author="Rev 5 Allen Wirfs-Brock" w:date="2012-01-04T12:21:00Z">
        <w:r w:rsidRPr="00E77497" w:rsidDel="00365BF7">
          <w:delText>; if not present, use the numeric value zero</w:delText>
        </w:r>
      </w:del>
      <w:r w:rsidRPr="00E77497">
        <w:t>.</w:t>
      </w:r>
    </w:p>
    <w:p w14:paraId="0877DB11" w14:textId="77777777" w:rsidR="008753AB" w:rsidRPr="00E77497" w:rsidRDefault="008753AB" w:rsidP="008753AB">
      <w:pPr>
        <w:pStyle w:val="Alg4"/>
        <w:numPr>
          <w:ilvl w:val="0"/>
          <w:numId w:val="42"/>
        </w:numPr>
      </w:pPr>
      <w:r w:rsidRPr="00E77497">
        <w:t xml:space="preserve">Call the [[Put]] internal method of </w:t>
      </w:r>
      <w:r w:rsidRPr="00E77497">
        <w:rPr>
          <w:i/>
        </w:rPr>
        <w:t xml:space="preserve">array </w:t>
      </w:r>
      <w:r w:rsidRPr="00E77497">
        <w:t xml:space="preserve">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r w:rsidRPr="00E77497">
        <w:rPr>
          <w:i/>
        </w:rPr>
        <w:t>pad</w:t>
      </w:r>
      <w:r w:rsidRPr="00E77497">
        <w:t xml:space="preserve">, and </w:t>
      </w:r>
      <w:r w:rsidRPr="00E77497">
        <w:rPr>
          <w:b/>
        </w:rPr>
        <w:t>false</w:t>
      </w:r>
      <w:r w:rsidRPr="00E77497">
        <w:t>.</w:t>
      </w:r>
    </w:p>
    <w:p w14:paraId="791BCD86" w14:textId="77777777" w:rsidR="008753AB" w:rsidRPr="00E77497" w:rsidRDefault="008753AB" w:rsidP="008753AB">
      <w:pPr>
        <w:pStyle w:val="Alg4"/>
        <w:numPr>
          <w:ilvl w:val="0"/>
          <w:numId w:val="42"/>
        </w:numPr>
        <w:spacing w:after="220"/>
        <w:contextualSpacing/>
      </w:pPr>
      <w:r w:rsidRPr="00E77497">
        <w:t xml:space="preserve">Return </w:t>
      </w:r>
      <w:r w:rsidRPr="00E77497">
        <w:rPr>
          <w:i/>
        </w:rPr>
        <w:t>array</w:t>
      </w:r>
      <w:r w:rsidRPr="00E77497">
        <w:t>.</w:t>
      </w:r>
    </w:p>
    <w:p w14:paraId="3AA89048" w14:textId="77777777" w:rsidR="008753AB" w:rsidRPr="00E77497" w:rsidRDefault="008753AB" w:rsidP="008753AB">
      <w:del w:id="8555" w:author="Rev 4 Allen Wirfs-Brock" w:date="2011-10-15T09:17:00Z">
        <w:r w:rsidRPr="00E77497" w:rsidDel="000260C8">
          <w:delText xml:space="preserve">The production  </w:delText>
        </w:r>
      </w:del>
      <w:r w:rsidRPr="00E77497">
        <w:rPr>
          <w:rStyle w:val="bnf"/>
        </w:rPr>
        <w:t>ArrayLiteral</w:t>
      </w:r>
      <w:r w:rsidRPr="00E77497">
        <w:t xml:space="preserve"> </w:t>
      </w:r>
      <w:r w:rsidRPr="00E77497">
        <w:rPr>
          <w:b/>
        </w:rPr>
        <w:t>:</w:t>
      </w:r>
      <w:r w:rsidRPr="00E77497">
        <w:t xml:space="preserve"> </w:t>
      </w:r>
      <w:r w:rsidRPr="00E77497">
        <w:rPr>
          <w:rFonts w:ascii="Courier New" w:hAnsi="Courier New"/>
          <w:b/>
        </w:rPr>
        <w:t xml:space="preserve">[ </w:t>
      </w:r>
      <w:r w:rsidRPr="00E77497">
        <w:rPr>
          <w:rStyle w:val="bnf"/>
        </w:rPr>
        <w:t>ElementList</w:t>
      </w:r>
      <w:r w:rsidRPr="00E77497">
        <w:rPr>
          <w:rFonts w:ascii="Courier New" w:hAnsi="Courier New"/>
        </w:rPr>
        <w:t xml:space="preserve"> </w:t>
      </w:r>
      <w:r w:rsidRPr="00E77497">
        <w:rPr>
          <w:rFonts w:ascii="Courier New" w:hAnsi="Courier New"/>
          <w:b/>
        </w:rPr>
        <w:t>]</w:t>
      </w:r>
      <w:r w:rsidRPr="00E77497">
        <w:t xml:space="preserve">  </w:t>
      </w:r>
      <w:del w:id="8556" w:author="Rev 4 Allen Wirfs-Brock" w:date="2011-10-15T09:17:00Z">
        <w:r w:rsidRPr="00E77497" w:rsidDel="000260C8">
          <w:delText>is evaluated as follows:</w:delText>
        </w:r>
      </w:del>
    </w:p>
    <w:p w14:paraId="6FB3E4B5" w14:textId="77777777" w:rsidR="0040783C" w:rsidRPr="00E77497" w:rsidRDefault="0040783C" w:rsidP="0040783C">
      <w:pPr>
        <w:pStyle w:val="Alg4"/>
        <w:numPr>
          <w:ilvl w:val="0"/>
          <w:numId w:val="43"/>
        </w:numPr>
        <w:spacing w:after="220"/>
        <w:contextualSpacing/>
        <w:rPr>
          <w:ins w:id="8557" w:author="Rev 5 Allen Wirfs-Brock" w:date="2012-01-04T15:31:00Z"/>
        </w:rPr>
      </w:pPr>
      <w:ins w:id="8558" w:author="Rev 5 Allen Wirfs-Brock" w:date="2012-01-04T15:31:00Z">
        <w:r w:rsidRPr="00E77497">
          <w:t xml:space="preserve">Let </w:t>
        </w:r>
        <w:r w:rsidRPr="00E77497">
          <w:rPr>
            <w:i/>
          </w:rPr>
          <w:t xml:space="preserve">array </w:t>
        </w:r>
        <w:r w:rsidRPr="00E77497">
          <w:t xml:space="preserve">be </w:t>
        </w:r>
      </w:ins>
      <w:ins w:id="8559" w:author="Rev 7 Allen Wirfs-Brock" w:date="2012-04-11T16:20:00Z">
        <w:r w:rsidR="00F44A1F">
          <w:t>the result of the abstract</w:t>
        </w:r>
        <w:del w:id="8560" w:author="Rev 8 Allen Wirfs-Brock" w:date="2012-06-14T14:38:00Z">
          <w:r w:rsidR="00F44A1F" w:rsidDel="00D4543D">
            <w:delText>ion</w:delText>
          </w:r>
        </w:del>
        <w:r w:rsidR="00F44A1F">
          <w:t xml:space="preserve"> operation ArrayCreate (15.4) with argument 0</w:t>
        </w:r>
      </w:ins>
      <w:ins w:id="8561" w:author="Rev 5 Allen Wirfs-Brock" w:date="2012-01-04T15:31:00Z">
        <w:del w:id="8562" w:author="Rev 7 Allen Wirfs-Brock" w:date="2012-04-11T16:20:00Z">
          <w:r w:rsidRPr="00E77497" w:rsidDel="00F44A1F">
            <w:delText xml:space="preserve">the result of creating a new object as if by the expression </w:delText>
          </w:r>
          <w:r w:rsidRPr="00E77497" w:rsidDel="00F44A1F">
            <w:rPr>
              <w:rFonts w:ascii="Courier New" w:hAnsi="Courier New"/>
              <w:b/>
            </w:rPr>
            <w:delText xml:space="preserve">new Array() </w:delText>
          </w:r>
          <w:r w:rsidRPr="00E77497" w:rsidDel="00F44A1F">
            <w:delText>where</w:delText>
          </w:r>
          <w:r w:rsidRPr="00E77497" w:rsidDel="00F44A1F">
            <w:rPr>
              <w:rFonts w:ascii="Courier New" w:hAnsi="Courier New"/>
              <w:b/>
            </w:rPr>
            <w:delText xml:space="preserve"> Array </w:delText>
          </w:r>
          <w:r w:rsidRPr="00E77497" w:rsidDel="00F44A1F">
            <w:delText>is the standard built-in constructor with that name</w:delText>
          </w:r>
        </w:del>
        <w:r w:rsidRPr="00E77497">
          <w:t>.</w:t>
        </w:r>
      </w:ins>
    </w:p>
    <w:p w14:paraId="6359E9B0" w14:textId="77777777" w:rsidR="008753AB" w:rsidRPr="00E77497" w:rsidRDefault="008753AB" w:rsidP="008753AB">
      <w:pPr>
        <w:pStyle w:val="Alg4"/>
        <w:numPr>
          <w:ilvl w:val="0"/>
          <w:numId w:val="43"/>
        </w:numPr>
        <w:spacing w:after="220"/>
        <w:contextualSpacing/>
      </w:pPr>
      <w:del w:id="8563" w:author="Rev 5 Allen Wirfs-Brock" w:date="2012-01-04T15:51:00Z">
        <w:r w:rsidRPr="00E77497" w:rsidDel="00E6393B">
          <w:delText>Return the</w:delText>
        </w:r>
      </w:del>
      <w:ins w:id="8564" w:author="Rev 5 Allen Wirfs-Brock" w:date="2012-01-04T15:51:00Z">
        <w:r w:rsidR="00E6393B">
          <w:t xml:space="preserve">Let </w:t>
        </w:r>
        <w:r w:rsidR="00E6393B" w:rsidRPr="00C91100">
          <w:t>len</w:t>
        </w:r>
        <w:r w:rsidR="00E6393B">
          <w:t xml:space="preserve"> be</w:t>
        </w:r>
      </w:ins>
      <w:r w:rsidRPr="00E77497">
        <w:t xml:space="preserve"> result of </w:t>
      </w:r>
      <w:del w:id="8565" w:author="Rev 5 Allen Wirfs-Brock" w:date="2012-01-04T15:46:00Z">
        <w:r w:rsidRPr="00E77497" w:rsidDel="00E6393B">
          <w:delText xml:space="preserve">evaluating </w:delText>
        </w:r>
      </w:del>
      <w:ins w:id="8566" w:author="Rev 5 Allen Wirfs-Brock" w:date="2012-01-04T15:46:00Z">
        <w:r w:rsidR="00E6393B">
          <w:t>performing Array Accumulation for</w:t>
        </w:r>
        <w:r w:rsidR="00E6393B" w:rsidRPr="00E77497">
          <w:t xml:space="preserve"> </w:t>
        </w:r>
      </w:ins>
      <w:r w:rsidRPr="00E77497">
        <w:rPr>
          <w:i/>
        </w:rPr>
        <w:t>ElementList</w:t>
      </w:r>
      <w:ins w:id="8567" w:author="Rev 5 Allen Wirfs-Brock" w:date="2012-01-04T15:47:00Z">
        <w:r w:rsidR="00E6393B">
          <w:t xml:space="preserve"> with arguments </w:t>
        </w:r>
        <w:r w:rsidR="00E6393B" w:rsidRPr="00E6393B">
          <w:rPr>
            <w:i/>
          </w:rPr>
          <w:t>array</w:t>
        </w:r>
        <w:r w:rsidR="00E6393B">
          <w:t xml:space="preserve"> and 0</w:t>
        </w:r>
      </w:ins>
      <w:r w:rsidRPr="00E77497">
        <w:t>.</w:t>
      </w:r>
    </w:p>
    <w:p w14:paraId="0B67018C" w14:textId="77777777" w:rsidR="00CE3355" w:rsidRDefault="006552DF" w:rsidP="00CE3355">
      <w:pPr>
        <w:pStyle w:val="Alg4"/>
        <w:numPr>
          <w:ilvl w:val="0"/>
          <w:numId w:val="43"/>
        </w:numPr>
        <w:contextualSpacing/>
        <w:rPr>
          <w:ins w:id="8568" w:author="Rev 6 Allen Wirfs-Brock" w:date="2012-02-16T13:26:00Z"/>
        </w:rPr>
      </w:pPr>
      <w:ins w:id="8569" w:author="Rev 10 Allen Wirfs-Brock" w:date="2012-08-14T14:41:00Z">
        <w:r>
          <w:t>ReturnIfAbrupt(</w:t>
        </w:r>
        <w:r>
          <w:rPr>
            <w:i/>
          </w:rPr>
          <w:t>len</w:t>
        </w:r>
        <w:r>
          <w:t>)</w:t>
        </w:r>
      </w:ins>
      <w:ins w:id="8570" w:author="Rev 6 Allen Wirfs-Brock" w:date="2012-02-16T13:26:00Z">
        <w:del w:id="8571" w:author="Rev 10 Allen Wirfs-Brock" w:date="2012-08-14T14:41:00Z">
          <w:r w:rsidR="00CE3355" w:rsidDel="006552DF">
            <w:delText xml:space="preserve">If </w:delText>
          </w:r>
          <w:r w:rsidR="00CE3355" w:rsidRPr="006A5E27" w:rsidDel="006552DF">
            <w:rPr>
              <w:i/>
            </w:rPr>
            <w:delText>len</w:delText>
          </w:r>
          <w:r w:rsidR="00CE3355" w:rsidDel="006552DF">
            <w:delText xml:space="preserve"> is an abrupt completion, return </w:delText>
          </w:r>
        </w:del>
      </w:ins>
      <w:ins w:id="8572" w:author="Rev 6 Allen Wirfs-Brock" w:date="2012-02-16T13:27:00Z">
        <w:del w:id="8573" w:author="Rev 10 Allen Wirfs-Brock" w:date="2012-08-14T14:41:00Z">
          <w:r w:rsidR="00CE3355" w:rsidRPr="006A5E27" w:rsidDel="006552DF">
            <w:rPr>
              <w:i/>
            </w:rPr>
            <w:delText>len</w:delText>
          </w:r>
        </w:del>
      </w:ins>
      <w:ins w:id="8574" w:author="Rev 6 Allen Wirfs-Brock" w:date="2012-02-16T13:26:00Z">
        <w:r w:rsidR="00CE3355">
          <w:t>.</w:t>
        </w:r>
      </w:ins>
    </w:p>
    <w:p w14:paraId="09B30DF6" w14:textId="77777777" w:rsidR="00E6393B" w:rsidRPr="00E77497" w:rsidRDefault="00E6393B" w:rsidP="00E6393B">
      <w:pPr>
        <w:pStyle w:val="Alg4"/>
        <w:numPr>
          <w:ilvl w:val="0"/>
          <w:numId w:val="43"/>
        </w:numPr>
        <w:rPr>
          <w:ins w:id="8575" w:author="Rev 5 Allen Wirfs-Brock" w:date="2012-01-04T15:51:00Z"/>
        </w:rPr>
      </w:pPr>
      <w:ins w:id="8576" w:author="Rev 5 Allen Wirfs-Brock" w:date="2012-01-04T15:51:00Z">
        <w:r w:rsidRPr="00E77497">
          <w:t xml:space="preserve">Call the [[Put]] internal method of </w:t>
        </w:r>
        <w:r w:rsidRPr="00E77497">
          <w:rPr>
            <w:i/>
          </w:rPr>
          <w:t xml:space="preserve">array </w:t>
        </w:r>
        <w:r w:rsidRPr="00E77497">
          <w:t xml:space="preserve">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ins>
      <w:ins w:id="8577" w:author="Rev 5 Allen Wirfs-Brock" w:date="2012-01-04T15:52:00Z">
        <w:r>
          <w:rPr>
            <w:i/>
          </w:rPr>
          <w:t>len</w:t>
        </w:r>
      </w:ins>
      <w:ins w:id="8578" w:author="Rev 5 Allen Wirfs-Brock" w:date="2012-01-04T15:51:00Z">
        <w:r w:rsidRPr="00E77497">
          <w:t xml:space="preserve">, and </w:t>
        </w:r>
        <w:r w:rsidRPr="00E77497">
          <w:rPr>
            <w:b/>
          </w:rPr>
          <w:t>false</w:t>
        </w:r>
        <w:r w:rsidRPr="00E77497">
          <w:t>.</w:t>
        </w:r>
      </w:ins>
    </w:p>
    <w:p w14:paraId="352B4F63" w14:textId="77777777" w:rsidR="00E6393B" w:rsidRPr="00E77497" w:rsidRDefault="00E6393B" w:rsidP="00E6393B">
      <w:pPr>
        <w:pStyle w:val="Alg4"/>
        <w:numPr>
          <w:ilvl w:val="0"/>
          <w:numId w:val="43"/>
        </w:numPr>
        <w:spacing w:after="220"/>
        <w:contextualSpacing/>
        <w:rPr>
          <w:ins w:id="8579" w:author="Rev 5 Allen Wirfs-Brock" w:date="2012-01-04T15:51:00Z"/>
        </w:rPr>
      </w:pPr>
      <w:ins w:id="8580" w:author="Rev 5 Allen Wirfs-Brock" w:date="2012-01-04T15:51:00Z">
        <w:r w:rsidRPr="00E77497">
          <w:t xml:space="preserve">Return </w:t>
        </w:r>
        <w:r w:rsidRPr="00E77497">
          <w:rPr>
            <w:i/>
          </w:rPr>
          <w:t>array</w:t>
        </w:r>
        <w:r w:rsidRPr="00E77497">
          <w:t>.</w:t>
        </w:r>
      </w:ins>
    </w:p>
    <w:p w14:paraId="59916B92" w14:textId="77777777" w:rsidR="008753AB" w:rsidRPr="00E77497" w:rsidRDefault="008753AB" w:rsidP="008753AB">
      <w:del w:id="8581" w:author="Rev 4 Allen Wirfs-Brock" w:date="2011-10-15T09:17:00Z">
        <w:r w:rsidRPr="00E77497" w:rsidDel="000260C8">
          <w:delText xml:space="preserve">The production  </w:delText>
        </w:r>
      </w:del>
      <w:r w:rsidRPr="00E77497">
        <w:rPr>
          <w:rStyle w:val="bnf"/>
        </w:rPr>
        <w:t>ArrayLiteral</w:t>
      </w:r>
      <w:r w:rsidRPr="00E77497">
        <w:t xml:space="preserve"> </w:t>
      </w:r>
      <w:r w:rsidRPr="00E77497">
        <w:rPr>
          <w:b/>
        </w:rPr>
        <w:t xml:space="preserve">: </w:t>
      </w:r>
      <w:r w:rsidRPr="00E77497">
        <w:rPr>
          <w:rFonts w:ascii="Courier New" w:hAnsi="Courier New"/>
          <w:b/>
        </w:rPr>
        <w:t xml:space="preserve">[ </w:t>
      </w:r>
      <w:r w:rsidRPr="00E77497">
        <w:rPr>
          <w:rStyle w:val="bnf"/>
        </w:rPr>
        <w:t>ElementList</w:t>
      </w:r>
      <w:r w:rsidRPr="00E77497">
        <w:t xml:space="preserve"> </w:t>
      </w:r>
      <w:r w:rsidRPr="00E77497">
        <w:rPr>
          <w:rFonts w:ascii="Courier New" w:hAnsi="Courier New" w:cs="Courier New"/>
          <w:b/>
        </w:rPr>
        <w:t>,</w:t>
      </w:r>
      <w:r w:rsidRPr="00E77497">
        <w:rPr>
          <w:i/>
        </w:rPr>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Fonts w:ascii="Courier New" w:hAnsi="Courier New"/>
          <w:b/>
        </w:rPr>
        <w:t>]</w:t>
      </w:r>
      <w:r w:rsidRPr="00E77497">
        <w:t xml:space="preserve">  </w:t>
      </w:r>
      <w:del w:id="8582" w:author="Rev 4 Allen Wirfs-Brock" w:date="2011-10-15T09:17:00Z">
        <w:r w:rsidRPr="00E77497" w:rsidDel="000260C8">
          <w:delText>is evaluated as follows:</w:delText>
        </w:r>
      </w:del>
    </w:p>
    <w:p w14:paraId="3AD89B61" w14:textId="77777777" w:rsidR="00E6393B" w:rsidRPr="00E77497" w:rsidRDefault="00E6393B" w:rsidP="00E6393B">
      <w:pPr>
        <w:pStyle w:val="Alg4"/>
        <w:numPr>
          <w:ilvl w:val="0"/>
          <w:numId w:val="394"/>
        </w:numPr>
        <w:spacing w:after="220"/>
        <w:contextualSpacing/>
        <w:rPr>
          <w:ins w:id="8583" w:author="Rev 5 Allen Wirfs-Brock" w:date="2012-01-04T15:53:00Z"/>
        </w:rPr>
      </w:pPr>
      <w:ins w:id="8584" w:author="Rev 5 Allen Wirfs-Brock" w:date="2012-01-04T15:53:00Z">
        <w:r w:rsidRPr="00E77497">
          <w:t xml:space="preserve">Let </w:t>
        </w:r>
        <w:r w:rsidRPr="00E77497">
          <w:rPr>
            <w:i/>
          </w:rPr>
          <w:t xml:space="preserve">array </w:t>
        </w:r>
        <w:r w:rsidRPr="00E77497">
          <w:t xml:space="preserve">be </w:t>
        </w:r>
      </w:ins>
      <w:ins w:id="8585" w:author="Rev 7 Allen Wirfs-Brock" w:date="2012-04-11T16:19:00Z">
        <w:r w:rsidR="00F44A1F">
          <w:t>the result of the abstract</w:t>
        </w:r>
        <w:del w:id="8586" w:author="Rev 8 Allen Wirfs-Brock" w:date="2012-06-14T14:38:00Z">
          <w:r w:rsidR="00F44A1F" w:rsidDel="00D4543D">
            <w:delText>ion</w:delText>
          </w:r>
        </w:del>
        <w:r w:rsidR="00F44A1F">
          <w:t xml:space="preserve"> operation ArrayCreate (15.4) with argument 0</w:t>
        </w:r>
      </w:ins>
      <w:ins w:id="8587" w:author="Rev 5 Allen Wirfs-Brock" w:date="2012-01-04T15:53:00Z">
        <w:del w:id="8588" w:author="Rev 7 Allen Wirfs-Brock" w:date="2012-04-11T16:19:00Z">
          <w:r w:rsidRPr="00E77497" w:rsidDel="00F44A1F">
            <w:delText xml:space="preserve">the result of creating a new object as if by the expression </w:delText>
          </w:r>
          <w:r w:rsidRPr="00E77497" w:rsidDel="00F44A1F">
            <w:rPr>
              <w:rFonts w:ascii="Courier New" w:hAnsi="Courier New"/>
              <w:b/>
            </w:rPr>
            <w:delText xml:space="preserve">new Array() </w:delText>
          </w:r>
          <w:r w:rsidRPr="00E77497" w:rsidDel="00F44A1F">
            <w:delText>where</w:delText>
          </w:r>
          <w:r w:rsidRPr="00E77497" w:rsidDel="00F44A1F">
            <w:rPr>
              <w:rFonts w:ascii="Courier New" w:hAnsi="Courier New"/>
              <w:b/>
            </w:rPr>
            <w:delText xml:space="preserve"> Array </w:delText>
          </w:r>
          <w:r w:rsidRPr="00E77497" w:rsidDel="00F44A1F">
            <w:delText>is the standard built-in constructor with that name</w:delText>
          </w:r>
        </w:del>
        <w:r w:rsidRPr="00E77497">
          <w:t>.</w:t>
        </w:r>
      </w:ins>
    </w:p>
    <w:p w14:paraId="22CD9BD3" w14:textId="77777777" w:rsidR="008753AB" w:rsidRPr="00E77497" w:rsidDel="00E70C3C" w:rsidRDefault="008753AB" w:rsidP="009E3FF6">
      <w:pPr>
        <w:pStyle w:val="Alg4"/>
        <w:numPr>
          <w:ilvl w:val="0"/>
          <w:numId w:val="394"/>
        </w:numPr>
        <w:spacing w:after="220"/>
        <w:contextualSpacing/>
        <w:rPr>
          <w:del w:id="8589" w:author="Rev 5 Allen Wirfs-Brock" w:date="2012-01-04T15:56:00Z"/>
        </w:rPr>
      </w:pPr>
      <w:del w:id="8590" w:author="Rev 5 Allen Wirfs-Brock" w:date="2012-01-04T15:56:00Z">
        <w:r w:rsidRPr="00E77497" w:rsidDel="00E70C3C">
          <w:delText xml:space="preserve">Let </w:delText>
        </w:r>
        <w:r w:rsidRPr="00E77497" w:rsidDel="00E70C3C">
          <w:rPr>
            <w:i/>
          </w:rPr>
          <w:delText xml:space="preserve">array </w:delText>
        </w:r>
        <w:r w:rsidRPr="00E77497" w:rsidDel="00E70C3C">
          <w:delText xml:space="preserve">be the result of </w:delText>
        </w:r>
      </w:del>
      <w:del w:id="8591" w:author="Rev 5 Allen Wirfs-Brock" w:date="2012-01-04T15:53:00Z">
        <w:r w:rsidRPr="00E77497" w:rsidDel="00E6393B">
          <w:delText xml:space="preserve">evaluating </w:delText>
        </w:r>
      </w:del>
      <w:del w:id="8592" w:author="Rev 5 Allen Wirfs-Brock" w:date="2012-01-04T15:56:00Z">
        <w:r w:rsidRPr="00E77497" w:rsidDel="00E70C3C">
          <w:rPr>
            <w:i/>
          </w:rPr>
          <w:delText>ElementList</w:delText>
        </w:r>
        <w:r w:rsidRPr="00E77497" w:rsidDel="00E70C3C">
          <w:delText>.</w:delText>
        </w:r>
      </w:del>
    </w:p>
    <w:p w14:paraId="44DFC159" w14:textId="77777777" w:rsidR="00E6393B" w:rsidRPr="00E77497" w:rsidRDefault="00E6393B" w:rsidP="00E6393B">
      <w:pPr>
        <w:pStyle w:val="Alg4"/>
        <w:numPr>
          <w:ilvl w:val="0"/>
          <w:numId w:val="394"/>
        </w:numPr>
        <w:spacing w:after="220"/>
        <w:contextualSpacing/>
        <w:rPr>
          <w:ins w:id="8593" w:author="Rev 5 Allen Wirfs-Brock" w:date="2012-01-04T15:53:00Z"/>
        </w:rPr>
      </w:pPr>
      <w:ins w:id="8594" w:author="Rev 5 Allen Wirfs-Brock" w:date="2012-01-04T15:53:00Z">
        <w:r>
          <w:t xml:space="preserve">Let </w:t>
        </w:r>
        <w:r w:rsidRPr="007870CC">
          <w:rPr>
            <w:i/>
          </w:rPr>
          <w:t>len</w:t>
        </w:r>
        <w:r>
          <w:t xml:space="preserve"> be</w:t>
        </w:r>
        <w:r w:rsidRPr="00E77497">
          <w:t xml:space="preserve"> result of </w:t>
        </w:r>
        <w:r>
          <w:t>performing Array Accumulation for</w:t>
        </w:r>
        <w:r w:rsidRPr="00E77497">
          <w:t xml:space="preserve"> </w:t>
        </w:r>
        <w:r w:rsidRPr="00E77497">
          <w:rPr>
            <w:i/>
          </w:rPr>
          <w:t>ElementList</w:t>
        </w:r>
        <w:r>
          <w:t xml:space="preserve"> with arguments </w:t>
        </w:r>
        <w:r w:rsidRPr="00E6393B">
          <w:rPr>
            <w:i/>
          </w:rPr>
          <w:t>array</w:t>
        </w:r>
        <w:r>
          <w:t xml:space="preserve"> and 0</w:t>
        </w:r>
        <w:r w:rsidRPr="00E77497">
          <w:t>.</w:t>
        </w:r>
      </w:ins>
    </w:p>
    <w:p w14:paraId="5709490D" w14:textId="77777777" w:rsidR="00CE3355" w:rsidRDefault="006552DF" w:rsidP="00CE3355">
      <w:pPr>
        <w:pStyle w:val="Alg4"/>
        <w:numPr>
          <w:ilvl w:val="0"/>
          <w:numId w:val="394"/>
        </w:numPr>
        <w:contextualSpacing/>
        <w:rPr>
          <w:ins w:id="8595" w:author="Rev 6 Allen Wirfs-Brock" w:date="2012-02-16T13:27:00Z"/>
        </w:rPr>
      </w:pPr>
      <w:ins w:id="8596" w:author="Rev 10 Allen Wirfs-Brock" w:date="2012-08-14T14:41:00Z">
        <w:r>
          <w:t>ReturnIfAbrupt(</w:t>
        </w:r>
        <w:r>
          <w:rPr>
            <w:i/>
          </w:rPr>
          <w:t>len</w:t>
        </w:r>
        <w:r>
          <w:t>)</w:t>
        </w:r>
      </w:ins>
      <w:ins w:id="8597" w:author="Rev 6 Allen Wirfs-Brock" w:date="2012-02-16T13:27:00Z">
        <w:del w:id="8598" w:author="Rev 10 Allen Wirfs-Brock" w:date="2012-08-14T14:41:00Z">
          <w:r w:rsidR="00CE3355" w:rsidDel="006552DF">
            <w:delText xml:space="preserve">If </w:delText>
          </w:r>
          <w:r w:rsidR="00CE3355" w:rsidRPr="006A5E27" w:rsidDel="006552DF">
            <w:rPr>
              <w:i/>
            </w:rPr>
            <w:delText>len</w:delText>
          </w:r>
          <w:r w:rsidR="00CE3355" w:rsidDel="006552DF">
            <w:delText xml:space="preserve"> is an abrupt completion, return </w:delText>
          </w:r>
          <w:r w:rsidR="00CE3355" w:rsidRPr="006A5E27" w:rsidDel="006552DF">
            <w:rPr>
              <w:i/>
            </w:rPr>
            <w:delText>len</w:delText>
          </w:r>
        </w:del>
        <w:r w:rsidR="00CE3355">
          <w:t>.</w:t>
        </w:r>
      </w:ins>
    </w:p>
    <w:p w14:paraId="1A4449C6" w14:textId="77777777" w:rsidR="008753AB" w:rsidRPr="00E77497" w:rsidRDefault="00597D1C" w:rsidP="009E3FF6">
      <w:pPr>
        <w:pStyle w:val="Alg4"/>
        <w:numPr>
          <w:ilvl w:val="0"/>
          <w:numId w:val="394"/>
        </w:numPr>
        <w:spacing w:after="220"/>
        <w:contextualSpacing/>
      </w:pPr>
      <w:ins w:id="8599" w:author="Rev 10 Allen Wirfs-Brock" w:date="2012-09-04T10:57:00Z">
        <w:r w:rsidRPr="00E77497">
          <w:t xml:space="preserve">Let </w:t>
        </w:r>
        <w:r>
          <w:rPr>
            <w:i/>
          </w:rPr>
          <w:t>padding</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ins>
      <w:del w:id="8600" w:author="Rev 10 Allen Wirfs-Brock" w:date="2012-09-04T10:57:00Z">
        <w:r w:rsidR="008753AB" w:rsidRPr="00E77497" w:rsidDel="00597D1C">
          <w:delText xml:space="preserve">Let </w:delText>
        </w:r>
        <w:r w:rsidR="008753AB" w:rsidRPr="00E77497" w:rsidDel="00597D1C">
          <w:rPr>
            <w:i/>
          </w:rPr>
          <w:delText xml:space="preserve">pad </w:delText>
        </w:r>
        <w:r w:rsidR="008753AB" w:rsidRPr="00E77497" w:rsidDel="00597D1C">
          <w:delText xml:space="preserve">be the </w:delText>
        </w:r>
      </w:del>
      <w:ins w:id="8601" w:author="Rev 5 Allen Wirfs-Brock" w:date="2012-01-04T12:16:00Z">
        <w:del w:id="8602" w:author="Rev 10 Allen Wirfs-Brock" w:date="2012-09-04T10:57:00Z">
          <w:r w:rsidR="00365BF7" w:rsidDel="00597D1C">
            <w:delText>Elis</w:delText>
          </w:r>
        </w:del>
      </w:ins>
      <w:ins w:id="8603" w:author="Rev 5 Allen Wirfs-Brock" w:date="2012-01-04T12:37:00Z">
        <w:del w:id="8604" w:author="Rev 10 Allen Wirfs-Brock" w:date="2012-09-04T10:57:00Z">
          <w:r w:rsidR="00A80BCD" w:rsidDel="00597D1C">
            <w:delText>i</w:delText>
          </w:r>
        </w:del>
      </w:ins>
      <w:ins w:id="8605" w:author="Rev 5 Allen Wirfs-Brock" w:date="2012-01-04T12:16:00Z">
        <w:del w:id="8606" w:author="Rev 10 Allen Wirfs-Brock" w:date="2012-09-04T10:57:00Z">
          <w:r w:rsidR="00365BF7" w:rsidDel="00597D1C">
            <w:delText>on</w:delText>
          </w:r>
        </w:del>
      </w:ins>
      <w:ins w:id="8607" w:author="Rev 5 Allen Wirfs-Brock" w:date="2012-01-04T12:37:00Z">
        <w:del w:id="8608" w:author="Rev 10 Allen Wirfs-Brock" w:date="2012-09-04T10:57:00Z">
          <w:r w:rsidR="00A80BCD" w:rsidDel="00597D1C">
            <w:delText xml:space="preserve"> </w:delText>
          </w:r>
        </w:del>
      </w:ins>
      <w:ins w:id="8609" w:author="Rev 5 Allen Wirfs-Brock" w:date="2012-01-04T12:16:00Z">
        <w:del w:id="8610" w:author="Rev 10 Allen Wirfs-Brock" w:date="2012-09-04T10:57:00Z">
          <w:r w:rsidR="00365BF7" w:rsidDel="00597D1C">
            <w:delText>Width of</w:delText>
          </w:r>
          <w:r w:rsidR="00365BF7" w:rsidRPr="00E77497" w:rsidDel="00597D1C">
            <w:delText xml:space="preserve"> </w:delText>
          </w:r>
        </w:del>
      </w:ins>
      <w:del w:id="8611" w:author="Rev 10 Allen Wirfs-Brock" w:date="2012-09-04T10:57:00Z">
        <w:r w:rsidR="008753AB" w:rsidRPr="00E77497" w:rsidDel="00597D1C">
          <w:delText xml:space="preserve">result of evaluating </w:delText>
        </w:r>
        <w:r w:rsidR="008753AB" w:rsidRPr="00E77497" w:rsidDel="00597D1C">
          <w:rPr>
            <w:i/>
          </w:rPr>
          <w:delText>Elision</w:delText>
        </w:r>
      </w:del>
      <w:ins w:id="8612" w:author="Rev 5 Allen Wirfs-Brock" w:date="2012-01-04T12:16:00Z">
        <w:del w:id="8613" w:author="Rev 10 Allen Wirfs-Brock" w:date="2012-09-04T10:53:00Z">
          <w:r w:rsidR="00365BF7" w:rsidRPr="00E77497" w:rsidDel="00597D1C">
            <w:rPr>
              <w:rStyle w:val="bnf"/>
              <w:rFonts w:cs="Arial"/>
              <w:i w:val="0"/>
              <w:vertAlign w:val="subscript"/>
            </w:rPr>
            <w:delText>opt</w:delText>
          </w:r>
        </w:del>
      </w:ins>
      <w:del w:id="8614" w:author="Rev 10 Allen Wirfs-Brock" w:date="2012-09-04T10:57:00Z">
        <w:r w:rsidR="008753AB" w:rsidRPr="00E77497" w:rsidDel="00597D1C">
          <w:delText>; if not present, use the numeric value zero.</w:delText>
        </w:r>
      </w:del>
    </w:p>
    <w:p w14:paraId="48CEE06F" w14:textId="77777777" w:rsidR="008753AB" w:rsidRPr="00E77497" w:rsidDel="00E70C3C" w:rsidRDefault="008753AB" w:rsidP="009E3FF6">
      <w:pPr>
        <w:pStyle w:val="Alg4"/>
        <w:numPr>
          <w:ilvl w:val="0"/>
          <w:numId w:val="394"/>
        </w:numPr>
        <w:spacing w:after="220"/>
        <w:contextualSpacing/>
        <w:rPr>
          <w:del w:id="8615" w:author="Rev 5 Allen Wirfs-Brock" w:date="2012-01-04T15:53:00Z"/>
        </w:rPr>
      </w:pPr>
      <w:del w:id="8616" w:author="Rev 5 Allen Wirfs-Brock" w:date="2012-01-04T15:53:00Z">
        <w:r w:rsidRPr="00E77497" w:rsidDel="00E70C3C">
          <w:delText xml:space="preserve">Let </w:delText>
        </w:r>
        <w:r w:rsidRPr="00E77497" w:rsidDel="00E70C3C">
          <w:rPr>
            <w:i/>
          </w:rPr>
          <w:delText xml:space="preserve">len </w:delText>
        </w:r>
        <w:r w:rsidRPr="00E77497" w:rsidDel="00E70C3C">
          <w:delText xml:space="preserve">be the result of calling the [[Get]] internal method of </w:delText>
        </w:r>
        <w:r w:rsidRPr="00E77497" w:rsidDel="00E70C3C">
          <w:rPr>
            <w:i/>
          </w:rPr>
          <w:delText xml:space="preserve">array </w:delText>
        </w:r>
        <w:r w:rsidRPr="00E77497" w:rsidDel="00E70C3C">
          <w:delText xml:space="preserve">with argument </w:delText>
        </w:r>
        <w:r w:rsidRPr="00E77497" w:rsidDel="00E70C3C">
          <w:rPr>
            <w:rFonts w:ascii="Courier New" w:hAnsi="Courier New"/>
            <w:sz w:val="18"/>
          </w:rPr>
          <w:delText>"</w:delText>
        </w:r>
        <w:r w:rsidRPr="00E77497" w:rsidDel="00E70C3C">
          <w:rPr>
            <w:rFonts w:ascii="Courier New" w:hAnsi="Courier New"/>
            <w:b/>
          </w:rPr>
          <w:delText>length</w:delText>
        </w:r>
        <w:r w:rsidRPr="00E77497" w:rsidDel="00E70C3C">
          <w:rPr>
            <w:rFonts w:ascii="Courier New" w:hAnsi="Courier New"/>
            <w:sz w:val="18"/>
          </w:rPr>
          <w:delText>"</w:delText>
        </w:r>
        <w:r w:rsidRPr="00E77497" w:rsidDel="00E70C3C">
          <w:delText>.</w:delText>
        </w:r>
      </w:del>
    </w:p>
    <w:p w14:paraId="4384E24F" w14:textId="77777777" w:rsidR="008753AB" w:rsidRPr="00E77497" w:rsidRDefault="008753AB" w:rsidP="009E3FF6">
      <w:pPr>
        <w:pStyle w:val="Alg4"/>
        <w:numPr>
          <w:ilvl w:val="0"/>
          <w:numId w:val="394"/>
        </w:numPr>
        <w:spacing w:after="220"/>
        <w:contextualSpacing/>
      </w:pPr>
      <w:r w:rsidRPr="00E77497">
        <w:t xml:space="preserve">Call the [[Put]] internal method of </w:t>
      </w:r>
      <w:r w:rsidRPr="00E77497">
        <w:rPr>
          <w:i/>
        </w:rPr>
        <w:t xml:space="preserve">array </w:t>
      </w:r>
      <w:r w:rsidRPr="00E77497">
        <w:t xml:space="preserve">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ToUint32(</w:t>
      </w:r>
      <w:r w:rsidRPr="00E77497">
        <w:rPr>
          <w:i/>
        </w:rPr>
        <w:t>pad</w:t>
      </w:r>
      <w:ins w:id="8617" w:author="Rev 10 Allen Wirfs-Brock" w:date="2012-09-04T10:57:00Z">
        <w:r w:rsidR="00597D1C">
          <w:rPr>
            <w:i/>
          </w:rPr>
          <w:t>ding</w:t>
        </w:r>
      </w:ins>
      <w:r w:rsidRPr="00E77497">
        <w:t>+</w:t>
      </w:r>
      <w:r w:rsidRPr="00E77497">
        <w:rPr>
          <w:i/>
        </w:rPr>
        <w:t>len</w:t>
      </w:r>
      <w:r w:rsidRPr="00E77497">
        <w:t xml:space="preserve">), and </w:t>
      </w:r>
      <w:r w:rsidRPr="00E77497">
        <w:rPr>
          <w:b/>
        </w:rPr>
        <w:t>false</w:t>
      </w:r>
      <w:r w:rsidRPr="00E77497">
        <w:t>.</w:t>
      </w:r>
    </w:p>
    <w:p w14:paraId="5BEABE53" w14:textId="77777777" w:rsidR="008753AB" w:rsidRPr="00E77497" w:rsidRDefault="008753AB" w:rsidP="009E3FF6">
      <w:pPr>
        <w:pStyle w:val="Alg4"/>
        <w:numPr>
          <w:ilvl w:val="0"/>
          <w:numId w:val="394"/>
        </w:numPr>
        <w:spacing w:after="220"/>
        <w:contextualSpacing/>
      </w:pPr>
      <w:r w:rsidRPr="00E77497">
        <w:t xml:space="preserve">Return </w:t>
      </w:r>
      <w:r w:rsidRPr="00E77497">
        <w:rPr>
          <w:i/>
        </w:rPr>
        <w:t>array</w:t>
      </w:r>
      <w:r w:rsidRPr="00E77497">
        <w:t>.</w:t>
      </w:r>
    </w:p>
    <w:p w14:paraId="579456E2" w14:textId="77777777" w:rsidR="001A49B2" w:rsidRPr="00E77497" w:rsidRDefault="001A49B2" w:rsidP="001A49B2">
      <w:pPr>
        <w:pStyle w:val="40"/>
        <w:numPr>
          <w:ilvl w:val="0"/>
          <w:numId w:val="0"/>
        </w:numPr>
        <w:rPr>
          <w:ins w:id="8618" w:author="Rev 6 Allen Wirfs-Brock" w:date="2012-02-27T09:24:00Z"/>
        </w:rPr>
      </w:pPr>
      <w:ins w:id="8619" w:author="Rev 6 Allen Wirfs-Brock" w:date="2012-02-27T09:24:00Z">
        <w:r w:rsidRPr="00E77497">
          <w:t>11.1.4</w:t>
        </w:r>
        <w:r>
          <w:t>.2</w:t>
        </w:r>
        <w:r w:rsidRPr="00E77497">
          <w:tab/>
          <w:t xml:space="preserve">Array </w:t>
        </w:r>
        <w:r>
          <w:t>Comprehension</w:t>
        </w:r>
      </w:ins>
    </w:p>
    <w:p w14:paraId="70D6090B" w14:textId="77777777" w:rsidR="001A49B2" w:rsidRPr="003B4312" w:rsidRDefault="001A49B2" w:rsidP="001A49B2">
      <w:pPr>
        <w:pStyle w:val="Syntax"/>
        <w:rPr>
          <w:ins w:id="8620" w:author="Rev 6 Allen Wirfs-Brock" w:date="2012-02-27T09:25:00Z"/>
        </w:rPr>
      </w:pPr>
      <w:ins w:id="8621" w:author="Rev 6 Allen Wirfs-Brock" w:date="2012-02-27T09:25:00Z">
        <w:r w:rsidRPr="004D1BD1">
          <w:t>Syntax</w:t>
        </w:r>
      </w:ins>
    </w:p>
    <w:p w14:paraId="5E25EF3E" w14:textId="77777777" w:rsidR="001A49B2" w:rsidRPr="008B7F6F" w:rsidRDefault="001A49B2" w:rsidP="001A49B2">
      <w:pPr>
        <w:pStyle w:val="SyntaxRule"/>
        <w:rPr>
          <w:ins w:id="8622" w:author="Rev 6 Allen Wirfs-Brock" w:date="2012-02-27T09:26:00Z"/>
        </w:rPr>
      </w:pPr>
      <w:ins w:id="8623" w:author="Rev 6 Allen Wirfs-Brock" w:date="2012-02-27T09:26:00Z">
        <w:r>
          <w:t>ArrayComprehension</w:t>
        </w:r>
        <w:r w:rsidRPr="003B4312">
          <w:t xml:space="preserve"> </w:t>
        </w:r>
        <w:r w:rsidRPr="003B4312">
          <w:rPr>
            <w:rFonts w:ascii="Arial" w:hAnsi="Arial" w:cs="Arial"/>
            <w:b/>
            <w:i w:val="0"/>
          </w:rPr>
          <w:t>:</w:t>
        </w:r>
      </w:ins>
    </w:p>
    <w:p w14:paraId="70580E4A" w14:textId="77777777" w:rsidR="001A49B2" w:rsidRPr="009C202C" w:rsidRDefault="001A49B2" w:rsidP="001A49B2">
      <w:pPr>
        <w:pStyle w:val="SyntaxDefinition"/>
        <w:rPr>
          <w:ins w:id="8624" w:author="Rev 6 Allen Wirfs-Brock" w:date="2012-02-27T09:26:00Z"/>
        </w:rPr>
      </w:pPr>
      <w:ins w:id="8625" w:author="Rev 6 Allen Wirfs-Brock" w:date="2012-02-27T09:27:00Z">
        <w:r w:rsidRPr="00E77497">
          <w:rPr>
            <w:rFonts w:ascii="Courier New" w:hAnsi="Courier New"/>
            <w:b/>
            <w:i w:val="0"/>
          </w:rPr>
          <w:t xml:space="preserve">[ </w:t>
        </w:r>
      </w:ins>
      <w:ins w:id="8626" w:author="Rev 8 Allen Wirfs-Brock" w:date="2012-06-08T17:36:00Z">
        <w:r w:rsidR="00124144" w:rsidRPr="005D484B">
          <w:t>Assignment</w:t>
        </w:r>
      </w:ins>
      <w:ins w:id="8627" w:author="Rev 6 Allen Wirfs-Brock" w:date="2012-02-27T09:26:00Z">
        <w:r>
          <w:t>Expression</w:t>
        </w:r>
        <w:r w:rsidRPr="00AC3AEA">
          <w:rPr>
            <w:rFonts w:ascii="Courier New" w:hAnsi="Courier New" w:cs="Courier New"/>
          </w:rPr>
          <w:t xml:space="preserve"> </w:t>
        </w:r>
        <w:r>
          <w:t>ComprehensionForList</w:t>
        </w:r>
      </w:ins>
      <w:ins w:id="8628" w:author="Rev 6 Allen Wirfs-Brock" w:date="2012-02-27T09:27:00Z">
        <w:r w:rsidRPr="00E77497">
          <w:rPr>
            <w:rFonts w:ascii="Courier New" w:hAnsi="Courier New"/>
            <w:i w:val="0"/>
          </w:rPr>
          <w:t xml:space="preserve"> </w:t>
        </w:r>
        <w:r w:rsidRPr="00E77497">
          <w:rPr>
            <w:rFonts w:ascii="Courier New" w:hAnsi="Courier New"/>
            <w:b/>
            <w:i w:val="0"/>
          </w:rPr>
          <w:t>]</w:t>
        </w:r>
      </w:ins>
      <w:ins w:id="8629" w:author="Rev 6 Allen Wirfs-Brock" w:date="2012-02-27T09:26:00Z">
        <w:r w:rsidRPr="006B6D0A">
          <w:rPr>
            <w:rFonts w:ascii="Courier New" w:hAnsi="Courier New"/>
            <w:b/>
            <w:i w:val="0"/>
          </w:rPr>
          <w:br/>
        </w:r>
      </w:ins>
      <w:ins w:id="8630" w:author="Rev 6 Allen Wirfs-Brock" w:date="2012-02-27T09:27:00Z">
        <w:r w:rsidRPr="00E77497">
          <w:rPr>
            <w:rFonts w:ascii="Courier New" w:hAnsi="Courier New"/>
            <w:b/>
            <w:i w:val="0"/>
          </w:rPr>
          <w:t>[</w:t>
        </w:r>
      </w:ins>
      <w:ins w:id="8631" w:author="Rev 8 Allen Wirfs-Brock" w:date="2012-06-08T17:36:00Z">
        <w:r w:rsidR="00124144">
          <w:rPr>
            <w:rFonts w:ascii="Courier New" w:hAnsi="Courier New"/>
            <w:b/>
            <w:i w:val="0"/>
          </w:rPr>
          <w:t xml:space="preserve"> </w:t>
        </w:r>
        <w:r w:rsidR="00124144" w:rsidRPr="00ED2E78">
          <w:t>Assignment</w:t>
        </w:r>
      </w:ins>
      <w:ins w:id="8632" w:author="Rev 6 Allen Wirfs-Brock" w:date="2012-02-27T09:27:00Z">
        <w:del w:id="8633" w:author="Rev 8 Allen Wirfs-Brock" w:date="2012-06-08T17:36:00Z">
          <w:r w:rsidRPr="00E77497" w:rsidDel="00124144">
            <w:rPr>
              <w:rFonts w:ascii="Courier New" w:hAnsi="Courier New"/>
              <w:b/>
              <w:i w:val="0"/>
            </w:rPr>
            <w:delText xml:space="preserve"> </w:delText>
          </w:r>
        </w:del>
      </w:ins>
      <w:ins w:id="8634" w:author="Rev 6 Allen Wirfs-Brock" w:date="2012-02-27T09:26:00Z">
        <w:r>
          <w:t>Expression</w:t>
        </w:r>
        <w:r w:rsidRPr="00AC3AEA">
          <w:rPr>
            <w:rFonts w:ascii="Courier New" w:hAnsi="Courier New" w:cs="Courier New"/>
            <w:i w:val="0"/>
          </w:rPr>
          <w:t xml:space="preserve"> </w:t>
        </w:r>
        <w:r>
          <w:t xml:space="preserve">ComprehensionForList </w:t>
        </w:r>
        <w:r w:rsidRPr="00AC3AEA">
          <w:rPr>
            <w:rFonts w:ascii="Courier New" w:hAnsi="Courier New" w:cs="Courier New"/>
            <w:i w:val="0"/>
          </w:rPr>
          <w:t xml:space="preserve"> </w:t>
        </w:r>
        <w:r w:rsidRPr="00AC3AEA">
          <w:rPr>
            <w:rFonts w:ascii="Courier New" w:hAnsi="Courier New" w:cs="Courier New"/>
            <w:b/>
            <w:i w:val="0"/>
          </w:rPr>
          <w:t xml:space="preserve">if </w:t>
        </w:r>
        <w:del w:id="8635" w:author="Rev 7 Allen Wirfs-Brock" w:date="2012-04-12T17:36:00Z">
          <w:r w:rsidRPr="00AC3AEA" w:rsidDel="00AE5554">
            <w:rPr>
              <w:rFonts w:ascii="Courier New" w:hAnsi="Courier New" w:cs="Courier New"/>
              <w:b/>
              <w:i w:val="0"/>
            </w:rPr>
            <w:delText>(</w:delText>
          </w:r>
        </w:del>
        <w:r>
          <w:t xml:space="preserve"> </w:t>
        </w:r>
        <w:commentRangeStart w:id="8636"/>
        <w:r>
          <w:t xml:space="preserve">Expression </w:t>
        </w:r>
        <w:del w:id="8637" w:author="Rev 7 Allen Wirfs-Brock" w:date="2012-04-12T17:36:00Z">
          <w:r w:rsidRPr="00AC3AEA" w:rsidDel="00AE5554">
            <w:rPr>
              <w:rFonts w:ascii="Courier New" w:hAnsi="Courier New" w:cs="Courier New"/>
              <w:b/>
              <w:i w:val="0"/>
            </w:rPr>
            <w:delText>)</w:delText>
          </w:r>
        </w:del>
      </w:ins>
      <w:ins w:id="8638" w:author="Rev 6 Allen Wirfs-Brock" w:date="2012-02-27T09:27:00Z">
        <w:r w:rsidRPr="00E77497">
          <w:rPr>
            <w:rFonts w:ascii="Courier New" w:hAnsi="Courier New"/>
            <w:i w:val="0"/>
          </w:rPr>
          <w:t xml:space="preserve"> </w:t>
        </w:r>
      </w:ins>
      <w:commentRangeEnd w:id="8636"/>
      <w:r w:rsidR="002D6D38">
        <w:rPr>
          <w:rStyle w:val="af3"/>
          <w:rFonts w:ascii="Arial" w:eastAsia="MS Mincho" w:hAnsi="Arial"/>
          <w:i w:val="0"/>
          <w:lang w:eastAsia="ja-JP"/>
        </w:rPr>
        <w:commentReference w:id="8636"/>
      </w:r>
      <w:ins w:id="8639" w:author="Rev 6 Allen Wirfs-Brock" w:date="2012-02-27T09:27:00Z">
        <w:r w:rsidRPr="00E77497">
          <w:rPr>
            <w:rFonts w:ascii="Courier New" w:hAnsi="Courier New"/>
            <w:b/>
            <w:i w:val="0"/>
          </w:rPr>
          <w:t>]</w:t>
        </w:r>
      </w:ins>
    </w:p>
    <w:p w14:paraId="7D2914E1" w14:textId="77777777" w:rsidR="001A49B2" w:rsidRPr="008B7F6F" w:rsidRDefault="001A49B2" w:rsidP="001A49B2">
      <w:pPr>
        <w:pStyle w:val="SyntaxRule"/>
        <w:rPr>
          <w:ins w:id="8640" w:author="Rev 6 Allen Wirfs-Brock" w:date="2012-02-27T09:26:00Z"/>
        </w:rPr>
      </w:pPr>
      <w:ins w:id="8641" w:author="Rev 6 Allen Wirfs-Brock" w:date="2012-02-27T09:26:00Z">
        <w:r>
          <w:t>ComprehensionForList</w:t>
        </w:r>
        <w:r w:rsidRPr="003B4312">
          <w:t xml:space="preserve"> </w:t>
        </w:r>
        <w:r w:rsidRPr="003B4312">
          <w:rPr>
            <w:rFonts w:ascii="Arial" w:hAnsi="Arial" w:cs="Arial"/>
            <w:b/>
            <w:i w:val="0"/>
          </w:rPr>
          <w:t>:</w:t>
        </w:r>
      </w:ins>
    </w:p>
    <w:p w14:paraId="2C130070" w14:textId="77777777" w:rsidR="001A49B2" w:rsidRPr="009C202C" w:rsidRDefault="001A49B2" w:rsidP="001A49B2">
      <w:pPr>
        <w:pStyle w:val="SyntaxDefinition"/>
        <w:rPr>
          <w:ins w:id="8642" w:author="Rev 6 Allen Wirfs-Brock" w:date="2012-02-27T09:26:00Z"/>
        </w:rPr>
      </w:pPr>
      <w:ins w:id="8643" w:author="Rev 6 Allen Wirfs-Brock" w:date="2012-02-27T09:26:00Z">
        <w:r>
          <w:t>ComprehensionFor</w:t>
        </w:r>
        <w:r w:rsidRPr="006B6D0A">
          <w:rPr>
            <w:rFonts w:ascii="Courier New" w:hAnsi="Courier New"/>
            <w:b/>
            <w:i w:val="0"/>
          </w:rPr>
          <w:br/>
        </w:r>
        <w:r>
          <w:t xml:space="preserve">ComprehensionForList </w:t>
        </w:r>
        <w:r w:rsidRPr="00AC3AEA">
          <w:rPr>
            <w:rFonts w:ascii="Courier New" w:hAnsi="Courier New" w:cs="Courier New"/>
            <w:i w:val="0"/>
          </w:rPr>
          <w:t xml:space="preserve"> </w:t>
        </w:r>
        <w:r>
          <w:t>ComprehensionFor</w:t>
        </w:r>
      </w:ins>
    </w:p>
    <w:p w14:paraId="70049689" w14:textId="77777777" w:rsidR="001A49B2" w:rsidRPr="008B7F6F" w:rsidRDefault="001A49B2" w:rsidP="001A49B2">
      <w:pPr>
        <w:pStyle w:val="SyntaxRule"/>
        <w:rPr>
          <w:ins w:id="8644" w:author="Rev 6 Allen Wirfs-Brock" w:date="2012-02-27T09:26:00Z"/>
        </w:rPr>
      </w:pPr>
      <w:ins w:id="8645" w:author="Rev 6 Allen Wirfs-Brock" w:date="2012-02-27T09:26:00Z">
        <w:r>
          <w:t>ComprehensionFor</w:t>
        </w:r>
        <w:r w:rsidRPr="003B4312">
          <w:t xml:space="preserve"> </w:t>
        </w:r>
        <w:r w:rsidRPr="003B4312">
          <w:rPr>
            <w:rFonts w:ascii="Arial" w:hAnsi="Arial" w:cs="Arial"/>
            <w:b/>
            <w:i w:val="0"/>
          </w:rPr>
          <w:t>:</w:t>
        </w:r>
      </w:ins>
    </w:p>
    <w:p w14:paraId="7B0FFB67" w14:textId="77777777" w:rsidR="00837D11" w:rsidRDefault="001A49B2" w:rsidP="001A49B2">
      <w:pPr>
        <w:pStyle w:val="SyntaxDefinition"/>
        <w:rPr>
          <w:ins w:id="8646" w:author="Rev 7 Allen Wirfs-Brock" w:date="2012-04-12T17:44:00Z"/>
          <w:rFonts w:ascii="Courier New" w:hAnsi="Courier New" w:cs="Courier New"/>
          <w:i w:val="0"/>
        </w:rPr>
      </w:pPr>
      <w:ins w:id="8647" w:author="Rev 6 Allen Wirfs-Brock" w:date="2012-02-27T09:26:00Z">
        <w:r>
          <w:rPr>
            <w:rFonts w:ascii="Courier New" w:hAnsi="Courier New" w:cs="Courier New"/>
            <w:b/>
            <w:i w:val="0"/>
          </w:rPr>
          <w:t>for</w:t>
        </w:r>
        <w:r w:rsidRPr="00AC3AEA">
          <w:rPr>
            <w:rFonts w:ascii="Courier New" w:hAnsi="Courier New" w:cs="Courier New"/>
            <w:b/>
            <w:i w:val="0"/>
          </w:rPr>
          <w:t xml:space="preserve"> </w:t>
        </w:r>
        <w:del w:id="8648" w:author="Rev 7 Allen Wirfs-Brock" w:date="2012-04-12T17:37:00Z">
          <w:r w:rsidRPr="00AC3AEA" w:rsidDel="00AE5554">
            <w:rPr>
              <w:rFonts w:ascii="Courier New" w:hAnsi="Courier New" w:cs="Courier New"/>
              <w:b/>
              <w:i w:val="0"/>
            </w:rPr>
            <w:delText>(</w:delText>
          </w:r>
        </w:del>
        <w:r>
          <w:t xml:space="preserve"> </w:t>
        </w:r>
        <w:del w:id="8649" w:author="Rev 7 Allen Wirfs-Brock" w:date="2012-04-12T17:37:00Z">
          <w:r w:rsidDel="00AE5554">
            <w:delText>LeftHandSideExpression</w:delText>
          </w:r>
        </w:del>
      </w:ins>
      <w:ins w:id="8650" w:author="Rev 7 Allen Wirfs-Brock" w:date="2012-04-12T17:37:00Z">
        <w:r w:rsidR="00AE5554">
          <w:t>ForBinding</w:t>
        </w:r>
      </w:ins>
      <w:ins w:id="8651" w:author="Rev 6 Allen Wirfs-Brock" w:date="2012-02-27T09:26:00Z">
        <w:r w:rsidRPr="00451D9D">
          <w:rPr>
            <w:rFonts w:ascii="Courier New" w:hAnsi="Courier New" w:cs="Courier New"/>
            <w:i w:val="0"/>
          </w:rPr>
          <w:t xml:space="preserve"> </w:t>
        </w:r>
        <w:r>
          <w:rPr>
            <w:rFonts w:ascii="Courier New" w:hAnsi="Courier New" w:cs="Courier New"/>
            <w:b/>
            <w:i w:val="0"/>
          </w:rPr>
          <w:t>of</w:t>
        </w:r>
        <w:r w:rsidRPr="00AC3AEA">
          <w:rPr>
            <w:rFonts w:ascii="Courier New" w:hAnsi="Courier New" w:cs="Courier New"/>
            <w:b/>
            <w:i w:val="0"/>
          </w:rPr>
          <w:t xml:space="preserve"> </w:t>
        </w:r>
        <w:commentRangeStart w:id="8652"/>
        <w:r>
          <w:t>Expression</w:t>
        </w:r>
        <w:r w:rsidRPr="00AC3AEA">
          <w:rPr>
            <w:rFonts w:ascii="Courier New" w:hAnsi="Courier New" w:cs="Courier New"/>
            <w:i w:val="0"/>
          </w:rPr>
          <w:t xml:space="preserve"> </w:t>
        </w:r>
      </w:ins>
      <w:commentRangeEnd w:id="8652"/>
      <w:r w:rsidR="002D6D38">
        <w:rPr>
          <w:rStyle w:val="af3"/>
          <w:rFonts w:ascii="Arial" w:eastAsia="MS Mincho" w:hAnsi="Arial"/>
          <w:i w:val="0"/>
          <w:lang w:eastAsia="ja-JP"/>
        </w:rPr>
        <w:commentReference w:id="8652"/>
      </w:r>
    </w:p>
    <w:p w14:paraId="2F2CA584" w14:textId="77777777" w:rsidR="00837D11" w:rsidRPr="00E77497" w:rsidRDefault="00837D11" w:rsidP="00837D11">
      <w:pPr>
        <w:pStyle w:val="SyntaxRule"/>
        <w:rPr>
          <w:ins w:id="8653" w:author="Rev 7 Allen Wirfs-Brock" w:date="2012-04-12T17:44:00Z"/>
        </w:rPr>
      </w:pPr>
      <w:ins w:id="8654" w:author="Rev 7 Allen Wirfs-Brock" w:date="2012-04-12T17:44:00Z">
        <w:r>
          <w:t>ForBinding</w:t>
        </w:r>
        <w:r w:rsidRPr="00E77497">
          <w:t xml:space="preserve"> </w:t>
        </w:r>
        <w:r w:rsidRPr="00E77497">
          <w:rPr>
            <w:rFonts w:ascii="Arial" w:hAnsi="Arial"/>
            <w:b/>
            <w:i w:val="0"/>
          </w:rPr>
          <w:t>:</w:t>
        </w:r>
      </w:ins>
    </w:p>
    <w:p w14:paraId="5ED67F9C" w14:textId="77777777" w:rsidR="001A49B2" w:rsidRPr="009C202C" w:rsidRDefault="00837D11" w:rsidP="00837D11">
      <w:pPr>
        <w:pStyle w:val="SyntaxDefinition"/>
        <w:rPr>
          <w:ins w:id="8655" w:author="Rev 6 Allen Wirfs-Brock" w:date="2012-02-27T09:26:00Z"/>
        </w:rPr>
      </w:pPr>
      <w:ins w:id="8656" w:author="Rev 7 Allen Wirfs-Brock" w:date="2012-04-12T17:44:00Z">
        <w:r w:rsidRPr="00E77497">
          <w:t>BindingIdentifier</w:t>
        </w:r>
        <w:r>
          <w:rPr>
            <w:rFonts w:ascii="Courier New" w:hAnsi="Courier New"/>
            <w:b/>
            <w:i w:val="0"/>
          </w:rPr>
          <w:br/>
        </w:r>
        <w:r w:rsidRPr="00E77497">
          <w:t xml:space="preserve">BindingPattern  </w:t>
        </w:r>
      </w:ins>
      <w:ins w:id="8657" w:author="Rev 6 Allen Wirfs-Brock" w:date="2012-02-27T09:26:00Z">
        <w:del w:id="8658" w:author="Rev 7 Allen Wirfs-Brock" w:date="2012-04-12T17:37:00Z">
          <w:r w:rsidR="001A49B2" w:rsidRPr="00AC3AEA" w:rsidDel="00AE5554">
            <w:rPr>
              <w:rFonts w:ascii="Courier New" w:hAnsi="Courier New" w:cs="Courier New"/>
              <w:b/>
              <w:i w:val="0"/>
            </w:rPr>
            <w:delText>)</w:delText>
          </w:r>
        </w:del>
      </w:ins>
    </w:p>
    <w:p w14:paraId="65EA6886" w14:textId="77777777" w:rsidR="00837D11" w:rsidRPr="001A49B2" w:rsidDel="00AD18E3" w:rsidRDefault="00837D11" w:rsidP="00837D11">
      <w:pPr>
        <w:rPr>
          <w:ins w:id="8659" w:author="Rev 7 Allen Wirfs-Brock" w:date="2012-04-12T17:45:00Z"/>
          <w:del w:id="8660" w:author="Rev 8 Allen Wirfs-Brock" w:date="2012-06-01T08:28:00Z"/>
          <w:rFonts w:ascii="Helvetica" w:hAnsi="Helvetica"/>
          <w:b/>
        </w:rPr>
      </w:pPr>
      <w:ins w:id="8661" w:author="Rev 7 Allen Wirfs-Brock" w:date="2012-04-12T17:45:00Z">
        <w:del w:id="8662" w:author="Rev 8 Allen Wirfs-Brock" w:date="2012-06-01T08:28:00Z">
          <w:r w:rsidRPr="001A49B2" w:rsidDel="00AD18E3">
            <w:rPr>
              <w:rFonts w:ascii="Helvetica" w:hAnsi="Helvetica"/>
              <w:b/>
            </w:rPr>
            <w:delText>Static Semantics</w:delText>
          </w:r>
        </w:del>
      </w:ins>
    </w:p>
    <w:p w14:paraId="6CB8C940" w14:textId="77777777" w:rsidR="00297E3D" w:rsidRPr="00E77497" w:rsidDel="00AD18E3" w:rsidRDefault="00297E3D" w:rsidP="00297E3D">
      <w:pPr>
        <w:rPr>
          <w:ins w:id="8663" w:author="Rev 7 Allen Wirfs-Brock" w:date="2012-04-12T17:49:00Z"/>
          <w:del w:id="8664" w:author="Rev 8 Allen Wirfs-Brock" w:date="2012-06-01T08:28:00Z"/>
          <w:rFonts w:ascii="Helvetica" w:hAnsi="Helvetica"/>
          <w:b/>
        </w:rPr>
      </w:pPr>
      <w:ins w:id="8665" w:author="Rev 7 Allen Wirfs-Brock" w:date="2012-04-12T17:49:00Z">
        <w:del w:id="8666" w:author="Rev 8 Allen Wirfs-Brock" w:date="2012-06-01T08:28:00Z">
          <w:r w:rsidRPr="00E77497" w:rsidDel="00AD18E3">
            <w:rPr>
              <w:rFonts w:ascii="Helvetica" w:hAnsi="Helvetica"/>
              <w:b/>
            </w:rPr>
            <w:delText xml:space="preserve">Static Semantics:  </w:delText>
          </w:r>
          <w:r w:rsidRPr="00E77497" w:rsidDel="00AD18E3">
            <w:rPr>
              <w:rFonts w:ascii="Helvetica" w:hAnsi="Helvetica"/>
              <w:b/>
              <w:lang w:eastAsia="en-US"/>
            </w:rPr>
            <w:delText>Bound</w:delText>
          </w:r>
          <w:r w:rsidDel="00AD18E3">
            <w:rPr>
              <w:rFonts w:ascii="Helvetica" w:hAnsi="Helvetica"/>
              <w:b/>
              <w:lang w:eastAsia="en-US"/>
            </w:rPr>
            <w:delText xml:space="preserve"> </w:delText>
          </w:r>
          <w:r w:rsidRPr="00E77497" w:rsidDel="00AD18E3">
            <w:rPr>
              <w:rFonts w:ascii="Helvetica" w:hAnsi="Helvetica"/>
              <w:b/>
              <w:lang w:eastAsia="en-US"/>
            </w:rPr>
            <w:delText>Names</w:delText>
          </w:r>
        </w:del>
      </w:ins>
    </w:p>
    <w:p w14:paraId="080D7DA9" w14:textId="77777777" w:rsidR="00297E3D" w:rsidRPr="00E77497" w:rsidDel="00AD18E3" w:rsidRDefault="00297E3D" w:rsidP="00297E3D">
      <w:pPr>
        <w:rPr>
          <w:ins w:id="8667" w:author="Rev 7 Allen Wirfs-Brock" w:date="2012-04-12T17:49:00Z"/>
          <w:del w:id="8668" w:author="Rev 8 Allen Wirfs-Brock" w:date="2012-06-01T08:28:00Z"/>
        </w:rPr>
      </w:pPr>
      <w:ins w:id="8669" w:author="Rev 7 Allen Wirfs-Brock" w:date="2012-04-12T17:49:00Z">
        <w:del w:id="8670" w:author="Rev 8 Allen Wirfs-Brock" w:date="2012-06-01T08:28:00Z">
          <w:r w:rsidRPr="001A6405" w:rsidDel="00AD18E3">
            <w:rPr>
              <w:rFonts w:ascii="Times New Roman" w:hAnsi="Times New Roman"/>
              <w:i/>
            </w:rPr>
            <w:delText>For</w:delText>
          </w:r>
          <w:r w:rsidDel="00AD18E3">
            <w:rPr>
              <w:rFonts w:ascii="Times New Roman" w:hAnsi="Times New Roman"/>
              <w:i/>
            </w:rPr>
            <w:delText>Binding</w:delText>
          </w:r>
          <w:r w:rsidRPr="00E77497" w:rsidDel="00AD18E3">
            <w:rPr>
              <w:rFonts w:ascii="Times New Roman" w:hAnsi="Times New Roman"/>
              <w:i/>
            </w:rPr>
            <w:delText xml:space="preserve"> </w:delText>
          </w:r>
          <w:r w:rsidRPr="00E77497" w:rsidDel="00AD18E3">
            <w:rPr>
              <w:b/>
            </w:rPr>
            <w:delText>:</w:delText>
          </w:r>
          <w:r w:rsidRPr="00E77497" w:rsidDel="00AD18E3">
            <w:rPr>
              <w:rFonts w:ascii="Times New Roman" w:hAnsi="Times New Roman"/>
              <w:i/>
            </w:rPr>
            <w:delText xml:space="preserve"> Binding</w:delText>
          </w:r>
          <w:r w:rsidDel="00AD18E3">
            <w:rPr>
              <w:rFonts w:ascii="Times New Roman" w:hAnsi="Times New Roman"/>
              <w:i/>
            </w:rPr>
            <w:delText>Identifier</w:delText>
          </w:r>
          <w:r w:rsidRPr="00E77497" w:rsidDel="00AD18E3">
            <w:rPr>
              <w:rFonts w:ascii="Times New Roman" w:hAnsi="Times New Roman"/>
              <w:i/>
            </w:rPr>
            <w:delText xml:space="preserve"> </w:delText>
          </w:r>
        </w:del>
      </w:ins>
    </w:p>
    <w:p w14:paraId="089A74F8" w14:textId="77777777" w:rsidR="00297E3D" w:rsidRPr="00E77497" w:rsidDel="00AD18E3" w:rsidRDefault="00297E3D" w:rsidP="00297E3D">
      <w:pPr>
        <w:pStyle w:val="Alg4"/>
        <w:numPr>
          <w:ilvl w:val="0"/>
          <w:numId w:val="639"/>
        </w:numPr>
        <w:spacing w:after="220"/>
        <w:contextualSpacing/>
        <w:rPr>
          <w:ins w:id="8671" w:author="Rev 7 Allen Wirfs-Brock" w:date="2012-04-12T17:49:00Z"/>
          <w:del w:id="8672" w:author="Rev 8 Allen Wirfs-Brock" w:date="2012-06-01T08:28:00Z"/>
        </w:rPr>
      </w:pPr>
      <w:ins w:id="8673" w:author="Rev 7 Allen Wirfs-Brock" w:date="2012-04-12T17:49:00Z">
        <w:del w:id="8674" w:author="Rev 8 Allen Wirfs-Brock" w:date="2012-06-01T08:28:00Z">
          <w:r w:rsidRPr="00E77497" w:rsidDel="00AD18E3">
            <w:delText xml:space="preserve">Return </w:delText>
          </w:r>
          <w:r w:rsidDel="00AD18E3">
            <w:delText xml:space="preserve">the </w:delText>
          </w:r>
          <w:r w:rsidRPr="00E77497" w:rsidDel="00AD18E3">
            <w:delText>Bound</w:delText>
          </w:r>
          <w:r w:rsidDel="00AD18E3">
            <w:delText xml:space="preserve"> </w:delText>
          </w:r>
          <w:r w:rsidRPr="00E77497" w:rsidDel="00AD18E3">
            <w:delText xml:space="preserve">Names of </w:delText>
          </w:r>
          <w:r w:rsidRPr="004A3CB8" w:rsidDel="00AD18E3">
            <w:rPr>
              <w:i/>
            </w:rPr>
            <w:delText>BindingIdentifier</w:delText>
          </w:r>
          <w:r w:rsidRPr="00E77497" w:rsidDel="00AD18E3">
            <w:delText>.</w:delText>
          </w:r>
        </w:del>
      </w:ins>
    </w:p>
    <w:p w14:paraId="288606E4" w14:textId="77777777" w:rsidR="00297E3D" w:rsidRPr="00E77497" w:rsidDel="00AD18E3" w:rsidRDefault="00297E3D" w:rsidP="00297E3D">
      <w:pPr>
        <w:rPr>
          <w:ins w:id="8675" w:author="Rev 7 Allen Wirfs-Brock" w:date="2012-04-12T17:49:00Z"/>
          <w:del w:id="8676" w:author="Rev 8 Allen Wirfs-Brock" w:date="2012-06-01T08:28:00Z"/>
        </w:rPr>
      </w:pPr>
      <w:ins w:id="8677" w:author="Rev 7 Allen Wirfs-Brock" w:date="2012-04-12T17:49:00Z">
        <w:del w:id="8678" w:author="Rev 8 Allen Wirfs-Brock" w:date="2012-06-01T08:28:00Z">
          <w:r w:rsidRPr="001A6405" w:rsidDel="00AD18E3">
            <w:rPr>
              <w:rFonts w:ascii="Times New Roman" w:hAnsi="Times New Roman"/>
              <w:i/>
            </w:rPr>
            <w:delText>For</w:delText>
          </w:r>
          <w:r w:rsidDel="00AD18E3">
            <w:rPr>
              <w:rFonts w:ascii="Times New Roman" w:hAnsi="Times New Roman"/>
              <w:i/>
            </w:rPr>
            <w:delText>Binding</w:delText>
          </w:r>
          <w:r w:rsidRPr="00E77497" w:rsidDel="00AD18E3">
            <w:rPr>
              <w:rFonts w:ascii="Times New Roman" w:hAnsi="Times New Roman"/>
              <w:i/>
            </w:rPr>
            <w:delText xml:space="preserve"> </w:delText>
          </w:r>
          <w:r w:rsidRPr="00E77497" w:rsidDel="00AD18E3">
            <w:rPr>
              <w:b/>
            </w:rPr>
            <w:delText>:</w:delText>
          </w:r>
          <w:r w:rsidRPr="00E77497" w:rsidDel="00AD18E3">
            <w:rPr>
              <w:rFonts w:ascii="Times New Roman" w:hAnsi="Times New Roman"/>
              <w:i/>
            </w:rPr>
            <w:delText xml:space="preserve"> Binding</w:delText>
          </w:r>
          <w:r w:rsidDel="00AD18E3">
            <w:rPr>
              <w:rFonts w:ascii="Times New Roman" w:hAnsi="Times New Roman"/>
              <w:i/>
            </w:rPr>
            <w:delText>Pattern</w:delText>
          </w:r>
        </w:del>
      </w:ins>
    </w:p>
    <w:p w14:paraId="38C32688" w14:textId="77777777" w:rsidR="00297E3D" w:rsidRPr="00E77497" w:rsidDel="00AD18E3" w:rsidRDefault="00297E3D" w:rsidP="00297E3D">
      <w:pPr>
        <w:pStyle w:val="Alg4"/>
        <w:numPr>
          <w:ilvl w:val="0"/>
          <w:numId w:val="640"/>
        </w:numPr>
        <w:spacing w:after="220"/>
        <w:contextualSpacing/>
        <w:rPr>
          <w:ins w:id="8679" w:author="Rev 7 Allen Wirfs-Brock" w:date="2012-04-12T17:49:00Z"/>
          <w:del w:id="8680" w:author="Rev 8 Allen Wirfs-Brock" w:date="2012-06-01T08:28:00Z"/>
        </w:rPr>
      </w:pPr>
      <w:ins w:id="8681" w:author="Rev 7 Allen Wirfs-Brock" w:date="2012-04-12T17:49:00Z">
        <w:del w:id="8682" w:author="Rev 8 Allen Wirfs-Brock" w:date="2012-06-01T08:28:00Z">
          <w:r w:rsidRPr="00E77497" w:rsidDel="00AD18E3">
            <w:delText xml:space="preserve">Return </w:delText>
          </w:r>
          <w:r w:rsidDel="00AD18E3">
            <w:delText xml:space="preserve">the </w:delText>
          </w:r>
          <w:r w:rsidRPr="00E77497" w:rsidDel="00AD18E3">
            <w:delText>Bound</w:delText>
          </w:r>
          <w:r w:rsidDel="00AD18E3">
            <w:delText xml:space="preserve"> </w:delText>
          </w:r>
          <w:r w:rsidRPr="00E77497" w:rsidDel="00AD18E3">
            <w:delText xml:space="preserve">Names of </w:delText>
          </w:r>
          <w:r w:rsidRPr="009E12F1" w:rsidDel="00AD18E3">
            <w:rPr>
              <w:i/>
            </w:rPr>
            <w:delText>Binding</w:delText>
          </w:r>
          <w:r w:rsidDel="00AD18E3">
            <w:rPr>
              <w:i/>
            </w:rPr>
            <w:delText>Pattern</w:delText>
          </w:r>
          <w:r w:rsidRPr="00E77497" w:rsidDel="00AD18E3">
            <w:delText>.</w:delText>
          </w:r>
        </w:del>
      </w:ins>
    </w:p>
    <w:p w14:paraId="31A9F0BF" w14:textId="77777777" w:rsidR="00297E3D" w:rsidRPr="001A49B2" w:rsidRDefault="00297E3D" w:rsidP="00297E3D">
      <w:pPr>
        <w:rPr>
          <w:ins w:id="8683" w:author="Rev 7 Allen Wirfs-Brock" w:date="2012-04-12T17:52:00Z"/>
          <w:rFonts w:ascii="Helvetica" w:hAnsi="Helvetica"/>
          <w:b/>
        </w:rPr>
      </w:pPr>
      <w:ins w:id="8684" w:author="Rev 7 Allen Wirfs-Brock" w:date="2012-04-12T17:52:00Z">
        <w:r w:rsidRPr="001A49B2">
          <w:rPr>
            <w:rFonts w:ascii="Helvetica" w:hAnsi="Helvetica"/>
            <w:b/>
          </w:rPr>
          <w:t>Runtime Semantics</w:t>
        </w:r>
      </w:ins>
    </w:p>
    <w:p w14:paraId="5F8591D9" w14:textId="77777777" w:rsidR="00ED63AB" w:rsidRDefault="00ED63AB" w:rsidP="00ED63AB">
      <w:pPr>
        <w:keepNext/>
        <w:rPr>
          <w:ins w:id="8685" w:author="Rev 10 Allen Wirfs-Brock" w:date="2012-08-07T17:25:00Z"/>
          <w:rFonts w:ascii="Helvetica" w:hAnsi="Helvetica"/>
          <w:b/>
          <w:spacing w:val="6"/>
        </w:rPr>
      </w:pPr>
      <w:ins w:id="8686" w:author="Rev 10 Allen Wirfs-Brock" w:date="2012-08-07T17:25:00Z">
        <w:r w:rsidRPr="00E77497">
          <w:rPr>
            <w:rFonts w:ascii="Helvetica" w:hAnsi="Helvetica"/>
            <w:b/>
          </w:rPr>
          <w:t xml:space="preserve">Runtime Semantics: </w:t>
        </w:r>
        <w:r w:rsidRPr="00E77497">
          <w:rPr>
            <w:rFonts w:ascii="Helvetica" w:hAnsi="Helvetica"/>
            <w:b/>
            <w:spacing w:val="6"/>
          </w:rPr>
          <w:t xml:space="preserve">Binding </w:t>
        </w:r>
        <w:r>
          <w:rPr>
            <w:rFonts w:ascii="Helvetica" w:hAnsi="Helvetica"/>
            <w:b/>
            <w:spacing w:val="6"/>
          </w:rPr>
          <w:t>Initialisation</w:t>
        </w:r>
      </w:ins>
    </w:p>
    <w:p w14:paraId="22391018" w14:textId="77777777" w:rsidR="00ED63AB" w:rsidRPr="004418C4" w:rsidRDefault="00ED63AB" w:rsidP="00ED63AB">
      <w:pPr>
        <w:ind w:left="360"/>
        <w:rPr>
          <w:ins w:id="8687" w:author="Rev 10 Allen Wirfs-Brock" w:date="2012-08-07T17:25:00Z"/>
        </w:rPr>
      </w:pPr>
      <w:ins w:id="8688" w:author="Rev 10 Allen Wirfs-Brock" w:date="2012-08-07T17:25:00Z">
        <w:r>
          <w:t>W</w:t>
        </w:r>
        <w:r w:rsidRPr="004418C4">
          <w:t xml:space="preserve">ith arguments </w:t>
        </w:r>
        <w:r w:rsidRPr="004418C4">
          <w:rPr>
            <w:rFonts w:ascii="Times New Roman" w:hAnsi="Times New Roman"/>
            <w:i/>
          </w:rPr>
          <w:t>value</w:t>
        </w:r>
        <w:r w:rsidRPr="004418C4">
          <w:t xml:space="preserve"> and </w:t>
        </w:r>
        <w:r>
          <w:rPr>
            <w:rFonts w:ascii="Times New Roman" w:hAnsi="Times New Roman"/>
            <w:i/>
          </w:rPr>
          <w:t>environment</w:t>
        </w:r>
        <w:r>
          <w:t>.</w:t>
        </w:r>
      </w:ins>
    </w:p>
    <w:p w14:paraId="022B2F88" w14:textId="77777777" w:rsidR="00ED63AB" w:rsidRPr="008E00F6" w:rsidRDefault="00ED63AB" w:rsidP="00ED63AB">
      <w:pPr>
        <w:rPr>
          <w:ins w:id="8689" w:author="Rev 10 Allen Wirfs-Brock" w:date="2012-08-07T17:25:00Z"/>
          <w:sz w:val="18"/>
        </w:rPr>
      </w:pPr>
      <w:ins w:id="8690" w:author="Rev 10 Allen Wirfs-Brock" w:date="2012-08-07T17:25:00Z">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r>
          <w:rPr>
            <w:sz w:val="18"/>
          </w:rPr>
          <w:t>initialisation</w:t>
        </w:r>
        <w:r w:rsidRPr="008E00F6">
          <w:rPr>
            <w:sz w:val="18"/>
          </w:rPr>
          <w:t xml:space="preserve"> value.  This is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preinitialized prior to evaluation of its initializer. </w:t>
        </w:r>
      </w:ins>
    </w:p>
    <w:p w14:paraId="4DCB1A78" w14:textId="77777777" w:rsidR="00ED63AB" w:rsidRPr="00E77497" w:rsidRDefault="00ED63AB" w:rsidP="00ED63AB">
      <w:pPr>
        <w:contextualSpacing/>
        <w:rPr>
          <w:ins w:id="8691" w:author="Rev 10 Allen Wirfs-Brock" w:date="2012-08-07T17:25:00Z"/>
        </w:rPr>
      </w:pPr>
      <w:ins w:id="8692" w:author="Rev 10 Allen Wirfs-Brock" w:date="2012-08-07T17:25:00Z">
        <w:r>
          <w:rPr>
            <w:rFonts w:ascii="Times New Roman" w:hAnsi="Times New Roman"/>
            <w:i/>
          </w:rPr>
          <w:t xml:space="preserve">ForBinding </w:t>
        </w:r>
        <w:r w:rsidRPr="00E77497">
          <w:rPr>
            <w:rFonts w:ascii="Courier New" w:hAnsi="Courier New" w:cs="Courier New"/>
            <w:b/>
          </w:rPr>
          <w:t>:</w:t>
        </w:r>
        <w:r w:rsidRPr="00E77497">
          <w:t xml:space="preserve"> </w:t>
        </w:r>
        <w:r w:rsidRPr="00E77497">
          <w:rPr>
            <w:rFonts w:ascii="Times New Roman" w:hAnsi="Times New Roman"/>
            <w:i/>
          </w:rPr>
          <w:t>Binding</w:t>
        </w:r>
        <w:r>
          <w:rPr>
            <w:rStyle w:val="bnf"/>
          </w:rPr>
          <w:t>Pattern</w:t>
        </w:r>
      </w:ins>
    </w:p>
    <w:p w14:paraId="03C351EE" w14:textId="77777777" w:rsidR="00ED63AB" w:rsidRPr="00E77497" w:rsidRDefault="00ED63AB" w:rsidP="00ED63AB">
      <w:pPr>
        <w:pStyle w:val="Alg3"/>
        <w:numPr>
          <w:ilvl w:val="0"/>
          <w:numId w:val="622"/>
        </w:numPr>
        <w:rPr>
          <w:ins w:id="8693" w:author="Rev 10 Allen Wirfs-Brock" w:date="2012-08-07T17:25:00Z"/>
        </w:rPr>
      </w:pPr>
      <w:ins w:id="8694" w:author="Rev 10 Allen Wirfs-Brock" w:date="2012-08-07T17:25:00Z">
        <w:r w:rsidRPr="00E77497">
          <w:t xml:space="preserve">Let </w:t>
        </w:r>
      </w:ins>
      <w:ins w:id="8695" w:author="Rev 10 Allen Wirfs-Brock" w:date="2012-08-07T17:26:00Z">
        <w:r>
          <w:rPr>
            <w:i/>
          </w:rPr>
          <w:t xml:space="preserve">obj </w:t>
        </w:r>
      </w:ins>
      <w:ins w:id="8696" w:author="Rev 10 Allen Wirfs-Brock" w:date="2012-08-07T17:25:00Z">
        <w:r w:rsidRPr="00E77497">
          <w:t xml:space="preserve"> be ToObject(</w:t>
        </w:r>
        <w:r>
          <w:rPr>
            <w:i/>
          </w:rPr>
          <w:t>value</w:t>
        </w:r>
        <w:r w:rsidRPr="00E77497">
          <w:t>).</w:t>
        </w:r>
      </w:ins>
    </w:p>
    <w:p w14:paraId="772AC3E4" w14:textId="77777777" w:rsidR="00ED63AB" w:rsidRDefault="00ED63AB" w:rsidP="00ED63AB">
      <w:pPr>
        <w:pStyle w:val="Alg2"/>
        <w:numPr>
          <w:ilvl w:val="0"/>
          <w:numId w:val="622"/>
        </w:numPr>
        <w:spacing w:after="220"/>
        <w:contextualSpacing/>
        <w:rPr>
          <w:ins w:id="8697" w:author="Rev 10 Allen Wirfs-Brock" w:date="2012-08-07T17:25:00Z"/>
        </w:rPr>
      </w:pPr>
      <w:ins w:id="8698" w:author="Rev 10 Allen Wirfs-Brock" w:date="2012-08-07T17:25:00Z">
        <w:r>
          <w:t>ReturnIfAbrupt(</w:t>
        </w:r>
      </w:ins>
      <w:ins w:id="8699" w:author="Rev 10 Allen Wirfs-Brock" w:date="2012-08-07T17:27:00Z">
        <w:r>
          <w:rPr>
            <w:i/>
          </w:rPr>
          <w:t>obj</w:t>
        </w:r>
      </w:ins>
      <w:ins w:id="8700" w:author="Rev 10 Allen Wirfs-Brock" w:date="2012-08-07T17:25:00Z">
        <w:r>
          <w:t>).</w:t>
        </w:r>
      </w:ins>
    </w:p>
    <w:p w14:paraId="3EA9F704" w14:textId="77777777" w:rsidR="00ED63AB" w:rsidRPr="004418C4" w:rsidRDefault="00ED63AB" w:rsidP="00ED63AB">
      <w:pPr>
        <w:pStyle w:val="Alg2"/>
        <w:numPr>
          <w:ilvl w:val="0"/>
          <w:numId w:val="622"/>
        </w:numPr>
        <w:spacing w:after="220"/>
        <w:rPr>
          <w:ins w:id="8701" w:author="Rev 10 Allen Wirfs-Brock" w:date="2012-08-07T17:25:00Z"/>
        </w:rPr>
      </w:pPr>
      <w:ins w:id="8702" w:author="Rev 10 Allen Wirfs-Brock" w:date="2012-08-07T17:25:00Z">
        <w:r>
          <w:t>Return the result of performing</w:t>
        </w:r>
        <w:r w:rsidRPr="004418C4">
          <w:t xml:space="preserve"> Binding </w:t>
        </w:r>
        <w:r>
          <w:t>Initialisation</w:t>
        </w:r>
        <w:r w:rsidRPr="004418C4">
          <w:t xml:space="preserve"> for </w:t>
        </w:r>
        <w:r w:rsidRPr="00E77497">
          <w:rPr>
            <w:i/>
          </w:rPr>
          <w:t>Binding</w:t>
        </w:r>
        <w:r>
          <w:rPr>
            <w:rStyle w:val="bnf"/>
          </w:rPr>
          <w:t>Pattern</w:t>
        </w:r>
        <w:r w:rsidRPr="004418C4">
          <w:t xml:space="preserve"> passing</w:t>
        </w:r>
        <w:r w:rsidRPr="004418C4">
          <w:rPr>
            <w:i/>
          </w:rPr>
          <w:t xml:space="preserve"> </w:t>
        </w:r>
      </w:ins>
      <w:ins w:id="8703" w:author="Rev 10 Allen Wirfs-Brock" w:date="2012-08-07T17:27:00Z">
        <w:r>
          <w:rPr>
            <w:i/>
          </w:rPr>
          <w:t>obj</w:t>
        </w:r>
      </w:ins>
      <w:ins w:id="8704" w:author="Rev 10 Allen Wirfs-Brock" w:date="2012-08-07T17:25:00Z">
        <w:r w:rsidRPr="00E77497">
          <w:t xml:space="preserve"> </w:t>
        </w:r>
        <w:r w:rsidRPr="004418C4">
          <w:t xml:space="preserve">and </w:t>
        </w:r>
        <w:r>
          <w:rPr>
            <w:i/>
          </w:rPr>
          <w:t>environment</w:t>
        </w:r>
        <w:r w:rsidRPr="004418C4">
          <w:t xml:space="preserve"> as the arguments.</w:t>
        </w:r>
      </w:ins>
    </w:p>
    <w:p w14:paraId="19763197" w14:textId="77777777" w:rsidR="00297E3D" w:rsidDel="00AD18E3" w:rsidRDefault="00297E3D" w:rsidP="00297E3D">
      <w:pPr>
        <w:keepNext/>
        <w:rPr>
          <w:ins w:id="8705" w:author="Rev 7 Allen Wirfs-Brock" w:date="2012-04-12T17:52:00Z"/>
          <w:del w:id="8706" w:author="Rev 8 Allen Wirfs-Brock" w:date="2012-06-01T08:29:00Z"/>
          <w:rFonts w:ascii="Helvetica" w:hAnsi="Helvetica"/>
          <w:b/>
          <w:spacing w:val="6"/>
        </w:rPr>
      </w:pPr>
      <w:ins w:id="8707" w:author="Rev 7 Allen Wirfs-Brock" w:date="2012-04-12T17:52:00Z">
        <w:del w:id="8708" w:author="Rev 8 Allen Wirfs-Brock" w:date="2012-06-01T08:29:00Z">
          <w:r w:rsidRPr="00E77497" w:rsidDel="00AD18E3">
            <w:rPr>
              <w:rFonts w:ascii="Helvetica" w:hAnsi="Helvetica"/>
              <w:b/>
            </w:rPr>
            <w:delText xml:space="preserve">Runtime Semantics: </w:delText>
          </w:r>
          <w:r w:rsidRPr="00E77497" w:rsidDel="00AD18E3">
            <w:rPr>
              <w:rFonts w:ascii="Helvetica" w:hAnsi="Helvetica"/>
              <w:b/>
              <w:spacing w:val="6"/>
            </w:rPr>
            <w:delText xml:space="preserve">Binding </w:delText>
          </w:r>
          <w:r w:rsidDel="00AD18E3">
            <w:rPr>
              <w:rFonts w:ascii="Helvetica" w:hAnsi="Helvetica"/>
              <w:b/>
              <w:spacing w:val="6"/>
            </w:rPr>
            <w:delText>Initialisation</w:delText>
          </w:r>
        </w:del>
      </w:ins>
    </w:p>
    <w:p w14:paraId="66593F3A" w14:textId="77777777" w:rsidR="00297E3D" w:rsidRPr="00FA3203" w:rsidDel="00AD18E3" w:rsidRDefault="00297E3D" w:rsidP="00297E3D">
      <w:pPr>
        <w:ind w:left="360"/>
        <w:rPr>
          <w:ins w:id="8709" w:author="Rev 7 Allen Wirfs-Brock" w:date="2012-04-12T17:52:00Z"/>
          <w:del w:id="8710" w:author="Rev 8 Allen Wirfs-Brock" w:date="2012-06-01T08:29:00Z"/>
        </w:rPr>
      </w:pPr>
      <w:ins w:id="8711" w:author="Rev 7 Allen Wirfs-Brock" w:date="2012-04-12T17:52:00Z">
        <w:del w:id="8712" w:author="Rev 8 Allen Wirfs-Brock" w:date="2012-06-01T08:29:00Z">
          <w:r w:rsidDel="00AD18E3">
            <w:delText>W</w:delText>
          </w:r>
          <w:r w:rsidRPr="004418C4" w:rsidDel="00AD18E3">
            <w:delText xml:space="preserve">ith arguments </w:delText>
          </w:r>
          <w:r w:rsidRPr="004418C4" w:rsidDel="00AD18E3">
            <w:rPr>
              <w:rFonts w:ascii="Times New Roman" w:hAnsi="Times New Roman"/>
              <w:i/>
            </w:rPr>
            <w:delText>value</w:delText>
          </w:r>
          <w:r w:rsidRPr="004418C4" w:rsidDel="00AD18E3">
            <w:delText xml:space="preserve"> and </w:delText>
          </w:r>
          <w:r w:rsidDel="00AD18E3">
            <w:rPr>
              <w:rFonts w:ascii="Times New Roman" w:hAnsi="Times New Roman"/>
              <w:i/>
            </w:rPr>
            <w:delText>environment</w:delText>
          </w:r>
          <w:r w:rsidDel="00AD18E3">
            <w:delText>.</w:delText>
          </w:r>
        </w:del>
      </w:ins>
    </w:p>
    <w:p w14:paraId="08DB77F4" w14:textId="77777777" w:rsidR="00297E3D" w:rsidRPr="008E00F6" w:rsidDel="00AD18E3" w:rsidRDefault="00297E3D" w:rsidP="00297E3D">
      <w:pPr>
        <w:rPr>
          <w:ins w:id="8713" w:author="Rev 7 Allen Wirfs-Brock" w:date="2012-04-12T17:52:00Z"/>
          <w:del w:id="8714" w:author="Rev 8 Allen Wirfs-Brock" w:date="2012-06-01T08:29:00Z"/>
          <w:sz w:val="18"/>
        </w:rPr>
      </w:pPr>
      <w:ins w:id="8715" w:author="Rev 7 Allen Wirfs-Brock" w:date="2012-04-12T17:52:00Z">
        <w:del w:id="8716" w:author="Rev 8 Allen Wirfs-Brock" w:date="2012-06-01T08:29:00Z">
          <w:r w:rsidRPr="008E00F6" w:rsidDel="00AD18E3">
            <w:rPr>
              <w:sz w:val="18"/>
            </w:rPr>
            <w:delText>NOTE</w:delText>
          </w:r>
          <w:r w:rsidRPr="008E00F6" w:rsidDel="00AD18E3">
            <w:rPr>
              <w:sz w:val="18"/>
            </w:rPr>
            <w:tab/>
          </w:r>
          <w:r w:rsidRPr="008E00F6" w:rsidDel="00AD18E3">
            <w:rPr>
              <w:b/>
              <w:sz w:val="18"/>
            </w:rPr>
            <w:delText>undefined</w:delText>
          </w:r>
          <w:r w:rsidRPr="008E00F6" w:rsidDel="00AD18E3">
            <w:rPr>
              <w:sz w:val="18"/>
            </w:rPr>
            <w:delText xml:space="preserve"> is passed for </w:delText>
          </w:r>
          <w:r w:rsidRPr="008E00F6" w:rsidDel="00AD18E3">
            <w:rPr>
              <w:rFonts w:ascii="Times New Roman" w:hAnsi="Times New Roman"/>
              <w:i/>
              <w:sz w:val="18"/>
            </w:rPr>
            <w:delText>environment</w:delText>
          </w:r>
          <w:r w:rsidRPr="008E00F6" w:rsidDel="00AD18E3">
            <w:rPr>
              <w:sz w:val="18"/>
            </w:rPr>
            <w:delText xml:space="preserve"> to indicate that a PutValue operation should be used to assign the </w:delText>
          </w:r>
          <w:r w:rsidDel="00AD18E3">
            <w:rPr>
              <w:sz w:val="18"/>
            </w:rPr>
            <w:delText>initialisation</w:delText>
          </w:r>
          <w:r w:rsidRPr="008E00F6" w:rsidDel="00AD18E3">
            <w:rPr>
              <w:sz w:val="18"/>
            </w:rPr>
            <w:delText xml:space="preserve"> value.  This is the case for </w:delText>
          </w:r>
          <w:r w:rsidRPr="008E00F6" w:rsidDel="00AD18E3">
            <w:rPr>
              <w:rFonts w:ascii="Courier New" w:hAnsi="Courier New"/>
              <w:b/>
              <w:sz w:val="18"/>
            </w:rPr>
            <w:delText>var</w:delText>
          </w:r>
          <w:r w:rsidRPr="008E00F6" w:rsidDel="00AD18E3">
            <w:rPr>
              <w:sz w:val="18"/>
            </w:rPr>
            <w:delText xml:space="preserve"> statements </w:delText>
          </w:r>
          <w:r w:rsidDel="00AD18E3">
            <w:rPr>
              <w:sz w:val="18"/>
            </w:rPr>
            <w:delText>formal parameter lists of non-strict functions.</w:delText>
          </w:r>
          <w:r w:rsidRPr="008E00F6" w:rsidDel="00AD18E3">
            <w:rPr>
              <w:sz w:val="18"/>
            </w:rPr>
            <w:delText xml:space="preserve"> </w:delText>
          </w:r>
          <w:r w:rsidDel="00AD18E3">
            <w:rPr>
              <w:sz w:val="18"/>
            </w:rPr>
            <w:delText>In those cases</w:delText>
          </w:r>
          <w:r w:rsidRPr="008E00F6" w:rsidDel="00AD18E3">
            <w:rPr>
              <w:sz w:val="18"/>
            </w:rPr>
            <w:delText xml:space="preserve"> a lexical binding is hosted and preinitialized prior to evaluation of its initializer. </w:delText>
          </w:r>
        </w:del>
      </w:ins>
    </w:p>
    <w:p w14:paraId="669583FC" w14:textId="77777777" w:rsidR="00297E3D" w:rsidRPr="00E77497" w:rsidDel="00AD18E3" w:rsidRDefault="00297E3D" w:rsidP="00297E3D">
      <w:pPr>
        <w:rPr>
          <w:ins w:id="8717" w:author="Rev 7 Allen Wirfs-Brock" w:date="2012-04-12T17:52:00Z"/>
          <w:del w:id="8718" w:author="Rev 8 Allen Wirfs-Brock" w:date="2012-06-01T08:29:00Z"/>
        </w:rPr>
      </w:pPr>
      <w:ins w:id="8719" w:author="Rev 7 Allen Wirfs-Brock" w:date="2012-04-12T17:52:00Z">
        <w:del w:id="8720" w:author="Rev 8 Allen Wirfs-Brock" w:date="2012-06-01T08:29:00Z">
          <w:r w:rsidRPr="001A6405" w:rsidDel="00AD18E3">
            <w:rPr>
              <w:rFonts w:ascii="Times New Roman" w:hAnsi="Times New Roman"/>
              <w:i/>
            </w:rPr>
            <w:delText>For</w:delText>
          </w:r>
          <w:r w:rsidDel="00AD18E3">
            <w:rPr>
              <w:rFonts w:ascii="Times New Roman" w:hAnsi="Times New Roman"/>
              <w:i/>
            </w:rPr>
            <w:delText xml:space="preserve">Binding </w:delText>
          </w:r>
          <w:r w:rsidRPr="00E77497" w:rsidDel="00AD18E3">
            <w:rPr>
              <w:b/>
            </w:rPr>
            <w:delText>:</w:delText>
          </w:r>
          <w:r w:rsidRPr="00E77497" w:rsidDel="00AD18E3">
            <w:rPr>
              <w:rFonts w:ascii="Times New Roman" w:hAnsi="Times New Roman"/>
              <w:i/>
            </w:rPr>
            <w:delText xml:space="preserve"> </w:delText>
          </w:r>
          <w:r w:rsidDel="00AD18E3">
            <w:rPr>
              <w:rFonts w:ascii="Times New Roman" w:hAnsi="Times New Roman"/>
              <w:i/>
            </w:rPr>
            <w:delText>BindingIdentifier</w:delText>
          </w:r>
          <w:r w:rsidRPr="00E77497" w:rsidDel="00AD18E3">
            <w:rPr>
              <w:rFonts w:ascii="Times New Roman" w:hAnsi="Times New Roman"/>
              <w:i/>
            </w:rPr>
            <w:delText xml:space="preserve"> </w:delText>
          </w:r>
        </w:del>
      </w:ins>
    </w:p>
    <w:p w14:paraId="10F54B2B" w14:textId="77777777" w:rsidR="00297E3D" w:rsidRPr="00E77497" w:rsidDel="00AD18E3" w:rsidRDefault="00297E3D" w:rsidP="00297E3D">
      <w:pPr>
        <w:pStyle w:val="Alg4"/>
        <w:numPr>
          <w:ilvl w:val="0"/>
          <w:numId w:val="652"/>
        </w:numPr>
        <w:spacing w:after="220"/>
        <w:contextualSpacing/>
        <w:rPr>
          <w:ins w:id="8721" w:author="Rev 7 Allen Wirfs-Brock" w:date="2012-04-12T17:52:00Z"/>
          <w:del w:id="8722" w:author="Rev 8 Allen Wirfs-Brock" w:date="2012-06-01T08:29:00Z"/>
        </w:rPr>
      </w:pPr>
      <w:ins w:id="8723" w:author="Rev 7 Allen Wirfs-Brock" w:date="2012-04-12T17:52:00Z">
        <w:del w:id="8724" w:author="Rev 8 Allen Wirfs-Brock" w:date="2012-06-01T08:29:00Z">
          <w:r w:rsidRPr="004418C4" w:rsidDel="00AD18E3">
            <w:delText xml:space="preserve">Perform Binding </w:delText>
          </w:r>
          <w:r w:rsidDel="00AD18E3">
            <w:delText>Initialisation</w:delText>
          </w:r>
          <w:r w:rsidRPr="004418C4" w:rsidDel="00AD18E3">
            <w:delText xml:space="preserve"> for </w:delText>
          </w:r>
          <w:r w:rsidDel="00AD18E3">
            <w:rPr>
              <w:i/>
            </w:rPr>
            <w:delText xml:space="preserve">BindingIdentifier </w:delText>
          </w:r>
          <w:r w:rsidRPr="004418C4" w:rsidDel="00AD18E3">
            <w:delText xml:space="preserve"> passing</w:delText>
          </w:r>
          <w:r w:rsidRPr="004418C4" w:rsidDel="00AD18E3">
            <w:rPr>
              <w:i/>
            </w:rPr>
            <w:delText xml:space="preserve"> </w:delText>
          </w:r>
          <w:r w:rsidDel="00AD18E3">
            <w:rPr>
              <w:i/>
            </w:rPr>
            <w:delText>value</w:delText>
          </w:r>
          <w:r w:rsidDel="00AD18E3">
            <w:delText xml:space="preserve"> </w:delText>
          </w:r>
          <w:r w:rsidRPr="004418C4" w:rsidDel="00AD18E3">
            <w:delText xml:space="preserve">and </w:delText>
          </w:r>
          <w:r w:rsidRPr="004418C4" w:rsidDel="00AD18E3">
            <w:rPr>
              <w:i/>
            </w:rPr>
            <w:delText>env</w:delText>
          </w:r>
          <w:r w:rsidRPr="004418C4" w:rsidDel="00AD18E3">
            <w:delText xml:space="preserve"> as the arguments.</w:delText>
          </w:r>
        </w:del>
      </w:ins>
    </w:p>
    <w:p w14:paraId="2D516453" w14:textId="77777777" w:rsidR="00297E3D" w:rsidRPr="00E77497" w:rsidDel="00AD18E3" w:rsidRDefault="00297E3D" w:rsidP="00297E3D">
      <w:pPr>
        <w:rPr>
          <w:ins w:id="8725" w:author="Rev 7 Allen Wirfs-Brock" w:date="2012-04-12T17:52:00Z"/>
          <w:del w:id="8726" w:author="Rev 8 Allen Wirfs-Brock" w:date="2012-06-01T08:29:00Z"/>
        </w:rPr>
      </w:pPr>
      <w:ins w:id="8727" w:author="Rev 7 Allen Wirfs-Brock" w:date="2012-04-12T17:52:00Z">
        <w:del w:id="8728" w:author="Rev 8 Allen Wirfs-Brock" w:date="2012-06-01T08:29:00Z">
          <w:r w:rsidRPr="001A6405" w:rsidDel="00AD18E3">
            <w:rPr>
              <w:rFonts w:ascii="Times New Roman" w:hAnsi="Times New Roman"/>
              <w:i/>
            </w:rPr>
            <w:delText>For</w:delText>
          </w:r>
          <w:r w:rsidDel="00AD18E3">
            <w:rPr>
              <w:rFonts w:ascii="Times New Roman" w:hAnsi="Times New Roman"/>
              <w:i/>
            </w:rPr>
            <w:delText>Binding</w:delText>
          </w:r>
          <w:r w:rsidRPr="00E77497" w:rsidDel="00AD18E3">
            <w:rPr>
              <w:b/>
            </w:rPr>
            <w:delText>:</w:delText>
          </w:r>
          <w:r w:rsidRPr="00E77497" w:rsidDel="00AD18E3">
            <w:rPr>
              <w:rFonts w:ascii="Times New Roman" w:hAnsi="Times New Roman"/>
              <w:i/>
            </w:rPr>
            <w:delText xml:space="preserve"> </w:delText>
          </w:r>
          <w:r w:rsidDel="00AD18E3">
            <w:rPr>
              <w:rFonts w:ascii="Times New Roman" w:hAnsi="Times New Roman"/>
              <w:i/>
            </w:rPr>
            <w:delText>BindingPattern</w:delText>
          </w:r>
        </w:del>
      </w:ins>
    </w:p>
    <w:p w14:paraId="2682845E" w14:textId="77777777" w:rsidR="00297E3D" w:rsidRPr="00E77497" w:rsidDel="00AD18E3" w:rsidRDefault="00297E3D" w:rsidP="00297E3D">
      <w:pPr>
        <w:pStyle w:val="Alg4"/>
        <w:numPr>
          <w:ilvl w:val="0"/>
          <w:numId w:val="653"/>
        </w:numPr>
        <w:spacing w:after="220"/>
        <w:contextualSpacing/>
        <w:rPr>
          <w:ins w:id="8729" w:author="Rev 7 Allen Wirfs-Brock" w:date="2012-04-12T17:52:00Z"/>
          <w:del w:id="8730" w:author="Rev 8 Allen Wirfs-Brock" w:date="2012-06-01T08:29:00Z"/>
        </w:rPr>
      </w:pPr>
      <w:ins w:id="8731" w:author="Rev 7 Allen Wirfs-Brock" w:date="2012-04-12T17:52:00Z">
        <w:del w:id="8732" w:author="Rev 8 Allen Wirfs-Brock" w:date="2012-06-01T08:29:00Z">
          <w:r w:rsidRPr="004418C4" w:rsidDel="00AD18E3">
            <w:delText xml:space="preserve">Perform Binding </w:delText>
          </w:r>
          <w:r w:rsidDel="00AD18E3">
            <w:delText>Initialisation</w:delText>
          </w:r>
          <w:r w:rsidRPr="004418C4" w:rsidDel="00AD18E3">
            <w:delText xml:space="preserve"> for </w:delText>
          </w:r>
          <w:r w:rsidDel="00AD18E3">
            <w:rPr>
              <w:i/>
            </w:rPr>
            <w:delText>BindingPattern</w:delText>
          </w:r>
          <w:r w:rsidRPr="004418C4" w:rsidDel="00AD18E3">
            <w:delText xml:space="preserve"> passing</w:delText>
          </w:r>
          <w:r w:rsidRPr="004418C4" w:rsidDel="00AD18E3">
            <w:rPr>
              <w:i/>
            </w:rPr>
            <w:delText xml:space="preserve"> </w:delText>
          </w:r>
          <w:r w:rsidDel="00AD18E3">
            <w:rPr>
              <w:i/>
            </w:rPr>
            <w:delText>value</w:delText>
          </w:r>
          <w:r w:rsidDel="00AD18E3">
            <w:delText xml:space="preserve"> </w:delText>
          </w:r>
          <w:r w:rsidRPr="004418C4" w:rsidDel="00AD18E3">
            <w:delText xml:space="preserve">and </w:delText>
          </w:r>
          <w:r w:rsidRPr="004418C4" w:rsidDel="00AD18E3">
            <w:rPr>
              <w:i/>
            </w:rPr>
            <w:delText>env</w:delText>
          </w:r>
          <w:r w:rsidRPr="004418C4" w:rsidDel="00AD18E3">
            <w:delText xml:space="preserve"> as the arguments.</w:delText>
          </w:r>
        </w:del>
      </w:ins>
    </w:p>
    <w:p w14:paraId="781CD72C" w14:textId="77777777" w:rsidR="008603C3" w:rsidRPr="00E77497" w:rsidRDefault="008603C3" w:rsidP="008603C3">
      <w:pPr>
        <w:keepNext/>
        <w:rPr>
          <w:ins w:id="8733" w:author="Rev 7 Allen Wirfs-Brock" w:date="2012-04-30T15:17:00Z"/>
          <w:rFonts w:ascii="Helvetica" w:hAnsi="Helvetica"/>
          <w:b/>
        </w:rPr>
      </w:pPr>
      <w:ins w:id="8734" w:author="Rev 7 Allen Wirfs-Brock" w:date="2012-04-30T15:17:00Z">
        <w:r w:rsidRPr="00E77497">
          <w:rPr>
            <w:rFonts w:ascii="Helvetica" w:hAnsi="Helvetica"/>
            <w:b/>
          </w:rPr>
          <w:t xml:space="preserve">Runtime Semantics: </w:t>
        </w:r>
        <w:r w:rsidRPr="00E77497">
          <w:rPr>
            <w:rFonts w:ascii="Helvetica" w:hAnsi="Helvetica"/>
            <w:b/>
            <w:spacing w:val="6"/>
          </w:rPr>
          <w:t>Evaluation</w:t>
        </w:r>
      </w:ins>
    </w:p>
    <w:p w14:paraId="0577A8B3" w14:textId="77777777" w:rsidR="008603C3" w:rsidRPr="00E77497" w:rsidRDefault="008603C3" w:rsidP="008603C3">
      <w:pPr>
        <w:rPr>
          <w:ins w:id="8735" w:author="Rev 7 Allen Wirfs-Brock" w:date="2012-04-30T15:17:00Z"/>
        </w:rPr>
      </w:pPr>
      <w:ins w:id="8736" w:author="Rev 7 Allen Wirfs-Brock" w:date="2012-04-30T15:17:00Z">
        <w:r w:rsidRPr="00E77497">
          <w:rPr>
            <w:rStyle w:val="bnf"/>
          </w:rPr>
          <w:t>Array</w:t>
        </w:r>
      </w:ins>
      <w:ins w:id="8737" w:author="Rev 10 Allen Wirfs-Brock" w:date="2012-09-22T08:15:00Z">
        <w:r w:rsidR="00467427" w:rsidRPr="00467427">
          <w:rPr>
            <w:rStyle w:val="bnf"/>
          </w:rPr>
          <w:t>Comprehension</w:t>
        </w:r>
      </w:ins>
      <w:ins w:id="8738" w:author="Rev 7 Allen Wirfs-Brock" w:date="2012-04-30T15:17:00Z">
        <w:del w:id="8739" w:author="Rev 10 Allen Wirfs-Brock" w:date="2012-09-22T08:15:00Z">
          <w:r w:rsidRPr="00E77497" w:rsidDel="00467427">
            <w:rPr>
              <w:rStyle w:val="bnf"/>
            </w:rPr>
            <w:delText>Literal</w:delText>
          </w:r>
        </w:del>
        <w:r w:rsidRPr="00E77497">
          <w:t xml:space="preserve"> </w:t>
        </w:r>
        <w:r w:rsidRPr="00E77497">
          <w:rPr>
            <w:b/>
          </w:rPr>
          <w:t>:</w:t>
        </w:r>
        <w:r w:rsidRPr="00E77497">
          <w:t xml:space="preserve"> </w:t>
        </w:r>
        <w:r w:rsidRPr="00E77497">
          <w:rPr>
            <w:rFonts w:ascii="Courier New" w:hAnsi="Courier New"/>
            <w:b/>
          </w:rPr>
          <w:t xml:space="preserve">[ </w:t>
        </w:r>
        <w:r w:rsidRPr="00E77497">
          <w:rPr>
            <w:rStyle w:val="bnf"/>
          </w:rPr>
          <w:t>ElementList</w:t>
        </w:r>
        <w:r w:rsidRPr="00E77497">
          <w:rPr>
            <w:rFonts w:ascii="Courier New" w:hAnsi="Courier New"/>
          </w:rPr>
          <w:t xml:space="preserve"> </w:t>
        </w:r>
        <w:r w:rsidRPr="00E77497">
          <w:rPr>
            <w:rFonts w:ascii="Courier New" w:hAnsi="Courier New"/>
            <w:b/>
          </w:rPr>
          <w:t>]</w:t>
        </w:r>
        <w:r w:rsidRPr="00E77497">
          <w:t xml:space="preserve">  </w:t>
        </w:r>
      </w:ins>
    </w:p>
    <w:p w14:paraId="5A8F9C4A" w14:textId="77777777" w:rsidR="008603C3" w:rsidRPr="00E77497" w:rsidRDefault="008603C3" w:rsidP="008603C3">
      <w:pPr>
        <w:pStyle w:val="Alg4"/>
        <w:numPr>
          <w:ilvl w:val="0"/>
          <w:numId w:val="774"/>
        </w:numPr>
        <w:spacing w:after="220"/>
        <w:contextualSpacing/>
        <w:rPr>
          <w:ins w:id="8740" w:author="Rev 7 Allen Wirfs-Brock" w:date="2012-04-30T15:17:00Z"/>
        </w:rPr>
      </w:pPr>
      <w:ins w:id="8741" w:author="Rev 7 Allen Wirfs-Brock" w:date="2012-04-30T15:17:00Z">
        <w:r w:rsidRPr="00E77497">
          <w:t xml:space="preserve">Let </w:t>
        </w:r>
        <w:r w:rsidRPr="00E77497">
          <w:rPr>
            <w:i/>
          </w:rPr>
          <w:t xml:space="preserve">array </w:t>
        </w:r>
        <w:r w:rsidRPr="00E77497">
          <w:t xml:space="preserve">be </w:t>
        </w:r>
        <w:r>
          <w:t>the result of the abstract</w:t>
        </w:r>
        <w:del w:id="8742" w:author="Rev 8 Allen Wirfs-Brock" w:date="2012-06-14T14:38:00Z">
          <w:r w:rsidDel="00D4543D">
            <w:delText>ion</w:delText>
          </w:r>
        </w:del>
        <w:r>
          <w:t xml:space="preserve"> operation ArrayCreate (15.4) with argument 0</w:t>
        </w:r>
        <w:r w:rsidRPr="00E77497">
          <w:t>.</w:t>
        </w:r>
      </w:ins>
    </w:p>
    <w:p w14:paraId="526BA4BD" w14:textId="77777777" w:rsidR="008603C3" w:rsidRPr="00E77497" w:rsidRDefault="008603C3" w:rsidP="008603C3">
      <w:pPr>
        <w:pStyle w:val="Alg4"/>
        <w:numPr>
          <w:ilvl w:val="0"/>
          <w:numId w:val="774"/>
        </w:numPr>
        <w:spacing w:after="220"/>
        <w:contextualSpacing/>
        <w:rPr>
          <w:ins w:id="8743" w:author="Rev 7 Allen Wirfs-Brock" w:date="2012-04-30T15:17:00Z"/>
        </w:rPr>
      </w:pPr>
      <w:ins w:id="8744" w:author="Rev 7 Allen Wirfs-Brock" w:date="2012-04-30T15:17:00Z">
        <w:r>
          <w:t xml:space="preserve">Let </w:t>
        </w:r>
        <w:r w:rsidRPr="00250FC6">
          <w:rPr>
            <w:i/>
          </w:rPr>
          <w:t>len</w:t>
        </w:r>
        <w:r>
          <w:t xml:space="preserve"> be</w:t>
        </w:r>
        <w:r w:rsidRPr="00E77497">
          <w:t xml:space="preserve"> result of </w:t>
        </w:r>
        <w:r>
          <w:t>performing Array Accumulation for</w:t>
        </w:r>
        <w:r w:rsidRPr="00E77497">
          <w:t xml:space="preserve"> </w:t>
        </w:r>
        <w:r w:rsidRPr="00E77497">
          <w:rPr>
            <w:i/>
          </w:rPr>
          <w:t>ElementList</w:t>
        </w:r>
        <w:r>
          <w:t xml:space="preserve"> with arguments </w:t>
        </w:r>
        <w:r w:rsidRPr="00E6393B">
          <w:rPr>
            <w:i/>
          </w:rPr>
          <w:t>array</w:t>
        </w:r>
        <w:r>
          <w:t xml:space="preserve"> and 0</w:t>
        </w:r>
        <w:r w:rsidRPr="00E77497">
          <w:t>.</w:t>
        </w:r>
      </w:ins>
    </w:p>
    <w:p w14:paraId="069BC90B" w14:textId="77777777" w:rsidR="008603C3" w:rsidRDefault="006552DF" w:rsidP="008603C3">
      <w:pPr>
        <w:pStyle w:val="Alg4"/>
        <w:numPr>
          <w:ilvl w:val="0"/>
          <w:numId w:val="774"/>
        </w:numPr>
        <w:contextualSpacing/>
        <w:rPr>
          <w:ins w:id="8745" w:author="Rev 7 Allen Wirfs-Brock" w:date="2012-04-30T15:17:00Z"/>
        </w:rPr>
      </w:pPr>
      <w:ins w:id="8746" w:author="Rev 10 Allen Wirfs-Brock" w:date="2012-08-14T14:42:00Z">
        <w:r>
          <w:t>ReturnIfAbrupt(</w:t>
        </w:r>
        <w:r>
          <w:rPr>
            <w:i/>
          </w:rPr>
          <w:t>len</w:t>
        </w:r>
        <w:r>
          <w:t>)</w:t>
        </w:r>
      </w:ins>
      <w:ins w:id="8747" w:author="Rev 7 Allen Wirfs-Brock" w:date="2012-04-30T15:17:00Z">
        <w:del w:id="8748" w:author="Rev 10 Allen Wirfs-Brock" w:date="2012-08-14T14:42:00Z">
          <w:r w:rsidR="008603C3" w:rsidDel="006552DF">
            <w:delText xml:space="preserve">If </w:delText>
          </w:r>
          <w:r w:rsidR="008603C3" w:rsidRPr="006A5E27" w:rsidDel="006552DF">
            <w:rPr>
              <w:i/>
            </w:rPr>
            <w:delText>len</w:delText>
          </w:r>
          <w:r w:rsidR="008603C3" w:rsidDel="006552DF">
            <w:delText xml:space="preserve"> is an abrupt completion, return </w:delText>
          </w:r>
          <w:r w:rsidR="008603C3" w:rsidRPr="006A5E27" w:rsidDel="006552DF">
            <w:rPr>
              <w:i/>
            </w:rPr>
            <w:delText>len</w:delText>
          </w:r>
        </w:del>
        <w:r w:rsidR="008603C3">
          <w:t>.</w:t>
        </w:r>
      </w:ins>
    </w:p>
    <w:p w14:paraId="217C716E" w14:textId="77777777" w:rsidR="008603C3" w:rsidRPr="00E77497" w:rsidRDefault="008603C3" w:rsidP="008603C3">
      <w:pPr>
        <w:pStyle w:val="Alg4"/>
        <w:numPr>
          <w:ilvl w:val="0"/>
          <w:numId w:val="774"/>
        </w:numPr>
        <w:rPr>
          <w:ins w:id="8749" w:author="Rev 7 Allen Wirfs-Brock" w:date="2012-04-30T15:17:00Z"/>
        </w:rPr>
      </w:pPr>
      <w:ins w:id="8750" w:author="Rev 7 Allen Wirfs-Brock" w:date="2012-04-30T15:17:00Z">
        <w:r w:rsidRPr="00E77497">
          <w:t xml:space="preserve">Call the [[Put]] internal method of </w:t>
        </w:r>
        <w:r w:rsidRPr="00E77497">
          <w:rPr>
            <w:i/>
          </w:rPr>
          <w:t xml:space="preserve">array </w:t>
        </w:r>
        <w:r w:rsidRPr="00E77497">
          <w:t xml:space="preserve">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r>
          <w:rPr>
            <w:i/>
          </w:rPr>
          <w:t>len</w:t>
        </w:r>
        <w:r w:rsidRPr="00E77497">
          <w:t xml:space="preserve">, and </w:t>
        </w:r>
        <w:r w:rsidRPr="00E77497">
          <w:rPr>
            <w:b/>
          </w:rPr>
          <w:t>false</w:t>
        </w:r>
        <w:r w:rsidRPr="00E77497">
          <w:t>.</w:t>
        </w:r>
      </w:ins>
    </w:p>
    <w:p w14:paraId="3E1858E9" w14:textId="77777777" w:rsidR="008603C3" w:rsidRPr="00E77497" w:rsidRDefault="008603C3" w:rsidP="008603C3">
      <w:pPr>
        <w:pStyle w:val="Alg4"/>
        <w:numPr>
          <w:ilvl w:val="0"/>
          <w:numId w:val="774"/>
        </w:numPr>
        <w:spacing w:after="220"/>
        <w:contextualSpacing/>
        <w:rPr>
          <w:ins w:id="8751" w:author="Rev 7 Allen Wirfs-Brock" w:date="2012-04-30T15:17:00Z"/>
        </w:rPr>
      </w:pPr>
      <w:ins w:id="8752" w:author="Rev 7 Allen Wirfs-Brock" w:date="2012-04-30T15:17:00Z">
        <w:r w:rsidRPr="00E77497">
          <w:t xml:space="preserve">Return </w:t>
        </w:r>
        <w:r w:rsidRPr="00E77497">
          <w:rPr>
            <w:i/>
          </w:rPr>
          <w:t>array</w:t>
        </w:r>
        <w:r w:rsidRPr="00E77497">
          <w:t>.</w:t>
        </w:r>
      </w:ins>
    </w:p>
    <w:p w14:paraId="4717B537" w14:textId="77777777" w:rsidR="008753AB" w:rsidRPr="00E77497" w:rsidDel="00E70C3C" w:rsidRDefault="008753AB" w:rsidP="008753AB">
      <w:pPr>
        <w:rPr>
          <w:del w:id="8753" w:author="Rev 5 Allen Wirfs-Brock" w:date="2012-01-04T15:59:00Z"/>
        </w:rPr>
      </w:pPr>
      <w:del w:id="8754" w:author="Rev 5 Allen Wirfs-Brock" w:date="2012-01-04T15:59:00Z">
        <w:r w:rsidRPr="00E77497" w:rsidDel="00E70C3C">
          <w:delText xml:space="preserve">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r w:rsidRPr="00E77497" w:rsidDel="00E70C3C">
          <w:rPr>
            <w:rStyle w:val="bnf"/>
          </w:rPr>
          <w:delText>AssignmentExpression</w:delText>
        </w:r>
        <w:r w:rsidRPr="00E77497" w:rsidDel="00E70C3C">
          <w:delText xml:space="preserve">  is evaluated as follows:</w:delText>
        </w:r>
      </w:del>
    </w:p>
    <w:p w14:paraId="738FDF43" w14:textId="77777777" w:rsidR="008753AB" w:rsidRPr="00E77497" w:rsidDel="00E70C3C" w:rsidRDefault="008753AB" w:rsidP="008753AB">
      <w:pPr>
        <w:pStyle w:val="Alg4"/>
        <w:numPr>
          <w:ilvl w:val="0"/>
          <w:numId w:val="44"/>
        </w:numPr>
        <w:spacing w:after="220"/>
        <w:contextualSpacing/>
        <w:rPr>
          <w:del w:id="8755" w:author="Rev 5 Allen Wirfs-Brock" w:date="2012-01-04T15:59:00Z"/>
        </w:rPr>
      </w:pPr>
      <w:del w:id="8756" w:author="Rev 5 Allen Wirfs-Brock" w:date="2012-01-04T15:59:00Z">
        <w:r w:rsidRPr="00E77497" w:rsidDel="00E70C3C">
          <w:delText xml:space="preserve">Let </w:delText>
        </w:r>
        <w:r w:rsidRPr="00E77497" w:rsidDel="00E70C3C">
          <w:rPr>
            <w:i/>
          </w:rPr>
          <w:delText xml:space="preserve">array </w:delText>
        </w:r>
        <w:r w:rsidRPr="00E77497" w:rsidDel="00E70C3C">
          <w:delText xml:space="preserve">be the result of creating a new object as if by the expression </w:delText>
        </w:r>
        <w:r w:rsidRPr="00E77497" w:rsidDel="00E70C3C">
          <w:rPr>
            <w:rFonts w:ascii="Courier New" w:hAnsi="Courier New"/>
            <w:b/>
          </w:rPr>
          <w:delText xml:space="preserve">new Array() </w:delText>
        </w:r>
        <w:r w:rsidRPr="00E77497" w:rsidDel="00E70C3C">
          <w:delText>where</w:delText>
        </w:r>
        <w:r w:rsidRPr="00E77497" w:rsidDel="00E70C3C">
          <w:rPr>
            <w:rFonts w:ascii="Courier New" w:hAnsi="Courier New"/>
            <w:b/>
          </w:rPr>
          <w:delText xml:space="preserve"> Array </w:delText>
        </w:r>
        <w:r w:rsidRPr="00E77497" w:rsidDel="00E70C3C">
          <w:delText>is the standard built-in constructor with that name.</w:delText>
        </w:r>
      </w:del>
    </w:p>
    <w:p w14:paraId="7174F6D6" w14:textId="77777777" w:rsidR="008753AB" w:rsidRPr="00E77497" w:rsidDel="00E70C3C" w:rsidRDefault="008753AB" w:rsidP="008753AB">
      <w:pPr>
        <w:pStyle w:val="Alg4"/>
        <w:numPr>
          <w:ilvl w:val="0"/>
          <w:numId w:val="44"/>
        </w:numPr>
        <w:spacing w:after="220"/>
        <w:contextualSpacing/>
        <w:rPr>
          <w:del w:id="8757" w:author="Rev 5 Allen Wirfs-Brock" w:date="2012-01-04T15:59:00Z"/>
        </w:rPr>
      </w:pPr>
      <w:del w:id="8758" w:author="Rev 5 Allen Wirfs-Brock" w:date="2012-01-04T15:59:00Z">
        <w:r w:rsidRPr="00E77497" w:rsidDel="00E70C3C">
          <w:delText xml:space="preserve">Let </w:delText>
        </w:r>
        <w:r w:rsidRPr="00E77497" w:rsidDel="00E70C3C">
          <w:rPr>
            <w:i/>
          </w:rPr>
          <w:delText xml:space="preserve">firstIndex </w:delText>
        </w:r>
        <w:r w:rsidRPr="00E77497" w:rsidDel="00E70C3C">
          <w:delText xml:space="preserve">be the </w:delText>
        </w:r>
      </w:del>
      <w:del w:id="8759" w:author="Rev 5 Allen Wirfs-Brock" w:date="2012-01-04T12:22:00Z">
        <w:r w:rsidRPr="00E77497" w:rsidDel="00E350EC">
          <w:delText xml:space="preserve">result of evaluating </w:delText>
        </w:r>
      </w:del>
      <w:del w:id="8760" w:author="Rev 5 Allen Wirfs-Brock" w:date="2012-01-04T15:59:00Z">
        <w:r w:rsidRPr="00E77497" w:rsidDel="00E70C3C">
          <w:rPr>
            <w:i/>
          </w:rPr>
          <w:delText>Elision</w:delText>
        </w:r>
      </w:del>
      <w:del w:id="8761" w:author="Rev 5 Allen Wirfs-Brock" w:date="2012-01-04T12:22:00Z">
        <w:r w:rsidRPr="00E77497" w:rsidDel="00E350EC">
          <w:delText>; if not present, use the numeric value zero</w:delText>
        </w:r>
      </w:del>
      <w:del w:id="8762" w:author="Rev 5 Allen Wirfs-Brock" w:date="2012-01-04T15:59:00Z">
        <w:r w:rsidRPr="00E77497" w:rsidDel="00E70C3C">
          <w:delText>.</w:delText>
        </w:r>
      </w:del>
    </w:p>
    <w:p w14:paraId="2F2E665B" w14:textId="77777777" w:rsidR="008753AB" w:rsidRPr="00E77497" w:rsidDel="00E70C3C" w:rsidRDefault="008753AB" w:rsidP="008753AB">
      <w:pPr>
        <w:pStyle w:val="Alg4"/>
        <w:numPr>
          <w:ilvl w:val="0"/>
          <w:numId w:val="44"/>
        </w:numPr>
        <w:spacing w:after="220"/>
        <w:contextualSpacing/>
        <w:rPr>
          <w:del w:id="8763" w:author="Rev 5 Allen Wirfs-Brock" w:date="2012-01-04T15:59:00Z"/>
        </w:rPr>
      </w:pPr>
      <w:del w:id="8764" w:author="Rev 5 Allen Wirfs-Brock" w:date="2012-01-04T15:59:00Z">
        <w:r w:rsidRPr="00E77497" w:rsidDel="00E70C3C">
          <w:delText xml:space="preserve">Let </w:delText>
        </w:r>
        <w:r w:rsidRPr="00E77497" w:rsidDel="00E70C3C">
          <w:rPr>
            <w:i/>
          </w:rPr>
          <w:delText xml:space="preserve">initResult </w:delText>
        </w:r>
        <w:r w:rsidRPr="00E77497" w:rsidDel="00E70C3C">
          <w:delText xml:space="preserve">be the result of evaluating </w:delText>
        </w:r>
        <w:r w:rsidRPr="00E77497" w:rsidDel="00E70C3C">
          <w:rPr>
            <w:i/>
          </w:rPr>
          <w:delText>AssignmentExpression</w:delText>
        </w:r>
        <w:r w:rsidRPr="00E77497" w:rsidDel="00E70C3C">
          <w:delText>.</w:delText>
        </w:r>
      </w:del>
    </w:p>
    <w:p w14:paraId="22197937" w14:textId="77777777" w:rsidR="008753AB" w:rsidRPr="00E77497" w:rsidDel="00E70C3C" w:rsidRDefault="008753AB" w:rsidP="008753AB">
      <w:pPr>
        <w:pStyle w:val="Alg4"/>
        <w:numPr>
          <w:ilvl w:val="0"/>
          <w:numId w:val="44"/>
        </w:numPr>
        <w:spacing w:after="220"/>
        <w:contextualSpacing/>
        <w:rPr>
          <w:del w:id="8765" w:author="Rev 5 Allen Wirfs-Brock" w:date="2012-01-04T15:59:00Z"/>
        </w:rPr>
      </w:pPr>
      <w:del w:id="8766" w:author="Rev 5 Allen Wirfs-Brock" w:date="2012-01-04T15:59:00Z">
        <w:r w:rsidRPr="00E77497" w:rsidDel="00E70C3C">
          <w:delText xml:space="preserve">Let </w:delText>
        </w:r>
        <w:r w:rsidRPr="00E77497" w:rsidDel="00E70C3C">
          <w:rPr>
            <w:i/>
          </w:rPr>
          <w:delText xml:space="preserve">initValue </w:delText>
        </w:r>
        <w:r w:rsidRPr="00E77497" w:rsidDel="00E70C3C">
          <w:delText>be GetValue(</w:delText>
        </w:r>
        <w:r w:rsidRPr="00E77497" w:rsidDel="00E70C3C">
          <w:rPr>
            <w:i/>
          </w:rPr>
          <w:delText>initResult</w:delText>
        </w:r>
        <w:r w:rsidRPr="00E77497" w:rsidDel="00E70C3C">
          <w:delText>).</w:delText>
        </w:r>
      </w:del>
    </w:p>
    <w:p w14:paraId="464C09BF" w14:textId="77777777" w:rsidR="008753AB" w:rsidRPr="00E77497" w:rsidDel="00E70C3C" w:rsidRDefault="008753AB" w:rsidP="008753AB">
      <w:pPr>
        <w:pStyle w:val="Alg4"/>
        <w:numPr>
          <w:ilvl w:val="0"/>
          <w:numId w:val="44"/>
        </w:numPr>
        <w:spacing w:after="220"/>
        <w:contextualSpacing/>
        <w:rPr>
          <w:del w:id="8767" w:author="Rev 5 Allen Wirfs-Brock" w:date="2012-01-04T15:59:00Z"/>
        </w:rPr>
      </w:pPr>
      <w:del w:id="8768" w:author="Rev 5 Allen Wirfs-Brock" w:date="2012-01-04T15:59:00Z">
        <w:r w:rsidRPr="00E77497" w:rsidDel="00E70C3C">
          <w:delText xml:space="preserve">Call the [[DefineOwnProperty]] internal method of </w:delText>
        </w:r>
        <w:r w:rsidRPr="00E77497" w:rsidDel="00E70C3C">
          <w:rPr>
            <w:i/>
          </w:rPr>
          <w:delText xml:space="preserve">array </w:delText>
        </w:r>
        <w:r w:rsidRPr="00E77497" w:rsidDel="00E70C3C">
          <w:delText>with arguments ToString(</w:delText>
        </w:r>
        <w:r w:rsidRPr="00E77497" w:rsidDel="00E70C3C">
          <w:rPr>
            <w:i/>
          </w:rPr>
          <w:delText>firstIndex)</w:delText>
        </w:r>
        <w:r w:rsidRPr="00E77497" w:rsidDel="00E70C3C">
          <w:delText xml:space="preserve">, the Property Descriptor { [[Value]]: </w:delText>
        </w:r>
        <w:r w:rsidRPr="00E77497" w:rsidDel="00E70C3C">
          <w:rPr>
            <w:i/>
          </w:rPr>
          <w:delText>initValue</w:delText>
        </w:r>
        <w:r w:rsidRPr="00E77497" w:rsidDel="00E70C3C">
          <w:delText xml:space="preserve">, [[Writable]]: </w:delText>
        </w:r>
        <w:r w:rsidRPr="00E77497" w:rsidDel="00E70C3C">
          <w:rPr>
            <w:b/>
          </w:rPr>
          <w:delText>true</w:delText>
        </w:r>
        <w:r w:rsidRPr="00E77497" w:rsidDel="00E70C3C">
          <w:delText xml:space="preserve">, [[Enumerable]]: </w:delText>
        </w:r>
        <w:r w:rsidRPr="00E77497" w:rsidDel="00E70C3C">
          <w:rPr>
            <w:b/>
          </w:rPr>
          <w:delText>true</w:delText>
        </w:r>
        <w:r w:rsidRPr="00E77497" w:rsidDel="00E70C3C">
          <w:delText xml:space="preserve">, [[Configurable]]: </w:delText>
        </w:r>
        <w:r w:rsidRPr="00E77497" w:rsidDel="00E70C3C">
          <w:rPr>
            <w:b/>
          </w:rPr>
          <w:delText>true</w:delText>
        </w:r>
        <w:r w:rsidRPr="00E77497" w:rsidDel="00E70C3C">
          <w:delText xml:space="preserve">}, and </w:delText>
        </w:r>
        <w:r w:rsidRPr="00E77497" w:rsidDel="00E70C3C">
          <w:rPr>
            <w:b/>
          </w:rPr>
          <w:delText>false</w:delText>
        </w:r>
        <w:r w:rsidRPr="00E77497" w:rsidDel="00E70C3C">
          <w:delText>.</w:delText>
        </w:r>
      </w:del>
    </w:p>
    <w:p w14:paraId="6E1ECB43" w14:textId="77777777" w:rsidR="008753AB" w:rsidRPr="00E77497" w:rsidDel="00E70C3C" w:rsidRDefault="008753AB" w:rsidP="008753AB">
      <w:pPr>
        <w:pStyle w:val="Alg4"/>
        <w:numPr>
          <w:ilvl w:val="0"/>
          <w:numId w:val="44"/>
        </w:numPr>
        <w:spacing w:after="220"/>
        <w:contextualSpacing/>
        <w:rPr>
          <w:del w:id="8769" w:author="Rev 5 Allen Wirfs-Brock" w:date="2012-01-04T15:59:00Z"/>
        </w:rPr>
      </w:pPr>
      <w:del w:id="8770" w:author="Rev 5 Allen Wirfs-Brock" w:date="2012-01-04T15:59:00Z">
        <w:r w:rsidRPr="00E77497" w:rsidDel="00E70C3C">
          <w:delText xml:space="preserve">Return </w:delText>
        </w:r>
        <w:r w:rsidRPr="00E77497" w:rsidDel="00E70C3C">
          <w:rPr>
            <w:i/>
          </w:rPr>
          <w:delText>array</w:delText>
        </w:r>
        <w:r w:rsidRPr="00E77497" w:rsidDel="00E70C3C">
          <w:delText>.</w:delText>
        </w:r>
      </w:del>
    </w:p>
    <w:p w14:paraId="2E68B23E" w14:textId="77777777" w:rsidR="00173402" w:rsidRPr="00E77497" w:rsidDel="00E350EC" w:rsidRDefault="00173402" w:rsidP="00F77917">
      <w:pPr>
        <w:rPr>
          <w:ins w:id="8771" w:author="Allen Wirfs-Brock" w:date="2011-07-04T20:14:00Z"/>
          <w:del w:id="8772" w:author="Rev 5 Allen Wirfs-Brock" w:date="2012-01-04T12:24:00Z"/>
        </w:rPr>
      </w:pPr>
      <w:ins w:id="8773" w:author="Allen Wirfs-Brock" w:date="2011-07-04T20:14:00Z">
        <w:del w:id="8774" w:author="Rev 5 Allen Wirfs-Brock" w:date="2012-01-04T15:59:00Z">
          <w:r w:rsidRPr="00E77497" w:rsidDel="00E70C3C">
            <w:delText xml:space="preserve">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del>
      </w:ins>
      <w:ins w:id="8775" w:author="Allen Wirfs-Brock" w:date="2011-07-04T20:15:00Z">
        <w:del w:id="8776" w:author="Rev 5 Allen Wirfs-Brock" w:date="2012-01-04T12:38:00Z">
          <w:r w:rsidRPr="00E77497" w:rsidDel="00A80BCD">
            <w:rPr>
              <w:rFonts w:ascii="Courier New" w:hAnsi="Courier New" w:cs="Courier New"/>
              <w:b/>
              <w:i/>
            </w:rPr>
            <w:delText>…</w:delText>
          </w:r>
        </w:del>
        <w:del w:id="8777" w:author="Rev 5 Allen Wirfs-Brock" w:date="2012-01-04T12:24:00Z">
          <w:r w:rsidRPr="00E77497" w:rsidDel="00E350EC">
            <w:rPr>
              <w:rFonts w:ascii="Courier New" w:hAnsi="Courier New" w:cs="Courier New"/>
              <w:b/>
              <w:i/>
            </w:rPr>
            <w:delText xml:space="preserve"> </w:delText>
          </w:r>
        </w:del>
      </w:ins>
      <w:ins w:id="8778" w:author="Allen Wirfs-Brock" w:date="2011-07-04T20:14:00Z">
        <w:del w:id="8779" w:author="Rev 5 Allen Wirfs-Brock" w:date="2012-01-04T12:24:00Z">
          <w:r w:rsidRPr="00E77497" w:rsidDel="00E350EC">
            <w:rPr>
              <w:rStyle w:val="bnf"/>
            </w:rPr>
            <w:delText>AssignmentExpression</w:delText>
          </w:r>
          <w:r w:rsidRPr="00E77497" w:rsidDel="00E350EC">
            <w:delText xml:space="preserve">  is evaluated as follows:</w:delText>
          </w:r>
        </w:del>
      </w:ins>
    </w:p>
    <w:p w14:paraId="018AB364" w14:textId="77777777" w:rsidR="00173402" w:rsidRPr="00E77497" w:rsidDel="00E350EC" w:rsidRDefault="00173402">
      <w:pPr>
        <w:rPr>
          <w:ins w:id="8780" w:author="Allen Wirfs-Brock" w:date="2011-07-04T20:14:00Z"/>
          <w:del w:id="8781" w:author="Rev 5 Allen Wirfs-Brock" w:date="2012-01-04T12:24:00Z"/>
        </w:rPr>
        <w:pPrChange w:id="8782" w:author="Rev 5 Allen Wirfs-Brock" w:date="2012-01-04T12:38:00Z">
          <w:pPr>
            <w:pStyle w:val="Alg4"/>
            <w:numPr>
              <w:numId w:val="417"/>
            </w:numPr>
            <w:tabs>
              <w:tab w:val="num" w:pos="360"/>
            </w:tabs>
            <w:spacing w:after="220"/>
            <w:ind w:left="360" w:hanging="360"/>
            <w:contextualSpacing/>
          </w:pPr>
        </w:pPrChange>
      </w:pPr>
      <w:ins w:id="8783" w:author="Allen Wirfs-Brock" w:date="2011-07-04T20:14:00Z">
        <w:del w:id="8784" w:author="Rev 5 Allen Wirfs-Brock" w:date="2012-01-04T12:24:00Z">
          <w:r w:rsidRPr="00E77497" w:rsidDel="00E350EC">
            <w:delText xml:space="preserve">Let </w:delText>
          </w:r>
          <w:r w:rsidRPr="00E77497" w:rsidDel="00E350EC">
            <w:rPr>
              <w:i/>
            </w:rPr>
            <w:delText xml:space="preserve">array </w:delText>
          </w:r>
          <w:r w:rsidRPr="00E77497" w:rsidDel="00E350EC">
            <w:delText xml:space="preserve">be the result of creating a new object as if by the expression </w:delText>
          </w:r>
          <w:r w:rsidRPr="00E77497" w:rsidDel="00E350EC">
            <w:rPr>
              <w:rFonts w:ascii="Courier New" w:hAnsi="Courier New"/>
              <w:b/>
            </w:rPr>
            <w:delText xml:space="preserve">new Array() </w:delText>
          </w:r>
          <w:r w:rsidRPr="00E77497" w:rsidDel="00E350EC">
            <w:delText>where</w:delText>
          </w:r>
          <w:r w:rsidRPr="00E77497" w:rsidDel="00E350EC">
            <w:rPr>
              <w:rFonts w:ascii="Courier New" w:hAnsi="Courier New"/>
              <w:b/>
            </w:rPr>
            <w:delText xml:space="preserve"> Array </w:delText>
          </w:r>
          <w:r w:rsidRPr="00E77497" w:rsidDel="00E350EC">
            <w:delText>is the standard built-in constructor with that name.</w:delText>
          </w:r>
        </w:del>
      </w:ins>
    </w:p>
    <w:p w14:paraId="4110C604" w14:textId="77777777" w:rsidR="00173402" w:rsidRPr="00E77497" w:rsidDel="00E70C3C" w:rsidRDefault="00173402">
      <w:pPr>
        <w:rPr>
          <w:ins w:id="8785" w:author="Allen Wirfs-Brock" w:date="2011-07-04T20:14:00Z"/>
          <w:del w:id="8786" w:author="Rev 5 Allen Wirfs-Brock" w:date="2012-01-04T15:59:00Z"/>
        </w:rPr>
        <w:pPrChange w:id="8787" w:author="Rev 5 Allen Wirfs-Brock" w:date="2012-01-04T12:38:00Z">
          <w:pPr>
            <w:pStyle w:val="Alg4"/>
            <w:numPr>
              <w:numId w:val="417"/>
            </w:numPr>
            <w:tabs>
              <w:tab w:val="num" w:pos="360"/>
            </w:tabs>
            <w:spacing w:after="220"/>
            <w:ind w:left="360" w:hanging="360"/>
            <w:contextualSpacing/>
          </w:pPr>
        </w:pPrChange>
      </w:pPr>
      <w:ins w:id="8788" w:author="Allen Wirfs-Brock" w:date="2011-07-04T20:14:00Z">
        <w:del w:id="8789" w:author="Rev 5 Allen Wirfs-Brock" w:date="2012-01-04T12:24:00Z">
          <w:r w:rsidRPr="00E77497" w:rsidDel="00E350EC">
            <w:delText xml:space="preserve">Let </w:delText>
          </w:r>
        </w:del>
      </w:ins>
      <w:ins w:id="8790" w:author="Allen Wirfs-Brock" w:date="2011-07-04T20:30:00Z">
        <w:del w:id="8791" w:author="Rev 5 Allen Wirfs-Brock" w:date="2012-01-04T12:24:00Z">
          <w:r w:rsidRPr="00E77497" w:rsidDel="00E350EC">
            <w:rPr>
              <w:i/>
            </w:rPr>
            <w:delText>index</w:delText>
          </w:r>
        </w:del>
      </w:ins>
      <w:ins w:id="8792" w:author="Allen Wirfs-Brock" w:date="2011-07-04T20:14:00Z">
        <w:del w:id="8793" w:author="Rev 5 Allen Wirfs-Brock" w:date="2012-01-04T12:24:00Z">
          <w:r w:rsidRPr="00E77497" w:rsidDel="00E350EC">
            <w:rPr>
              <w:i/>
            </w:rPr>
            <w:delText xml:space="preserve"> </w:delText>
          </w:r>
          <w:r w:rsidRPr="00E77497" w:rsidDel="00E350EC">
            <w:delText xml:space="preserve">be the result of evaluating </w:delText>
          </w:r>
          <w:r w:rsidRPr="00E77497" w:rsidDel="00E350EC">
            <w:rPr>
              <w:i/>
            </w:rPr>
            <w:delText>Elision</w:delText>
          </w:r>
          <w:r w:rsidRPr="00E77497" w:rsidDel="00E350EC">
            <w:delText>; if not present, use the numeric value zero</w:delText>
          </w:r>
        </w:del>
        <w:del w:id="8794" w:author="Rev 5 Allen Wirfs-Brock" w:date="2012-01-04T12:38:00Z">
          <w:r w:rsidRPr="00E77497" w:rsidDel="00A80BCD">
            <w:delText>.</w:delText>
          </w:r>
        </w:del>
      </w:ins>
    </w:p>
    <w:p w14:paraId="3B895442" w14:textId="77777777" w:rsidR="00173402" w:rsidRPr="00E77497" w:rsidDel="00E70C3C" w:rsidRDefault="00173402" w:rsidP="009E3FF6">
      <w:pPr>
        <w:pStyle w:val="Alg4"/>
        <w:numPr>
          <w:ilvl w:val="0"/>
          <w:numId w:val="417"/>
        </w:numPr>
        <w:spacing w:after="220"/>
        <w:contextualSpacing/>
        <w:rPr>
          <w:ins w:id="8795" w:author="Allen Wirfs-Brock" w:date="2011-07-04T20:14:00Z"/>
          <w:del w:id="8796" w:author="Rev 5 Allen Wirfs-Brock" w:date="2012-01-04T15:59:00Z"/>
        </w:rPr>
      </w:pPr>
      <w:ins w:id="8797" w:author="Allen Wirfs-Brock" w:date="2011-07-04T20:14:00Z">
        <w:del w:id="8798" w:author="Rev 5 Allen Wirfs-Brock" w:date="2012-01-04T15:59:00Z">
          <w:r w:rsidRPr="00E77497" w:rsidDel="00E70C3C">
            <w:delText xml:space="preserve">Let </w:delText>
          </w:r>
        </w:del>
      </w:ins>
      <w:ins w:id="8799" w:author="Allen Wirfs-Brock" w:date="2011-07-05T09:12:00Z">
        <w:del w:id="8800" w:author="Rev 5 Allen Wirfs-Brock" w:date="2012-01-04T15:59:00Z">
          <w:r w:rsidR="00711C66" w:rsidRPr="00E77497" w:rsidDel="00E70C3C">
            <w:rPr>
              <w:i/>
            </w:rPr>
            <w:delText>spread</w:delText>
          </w:r>
        </w:del>
      </w:ins>
      <w:ins w:id="8801" w:author="Allen Wirfs-Brock" w:date="2011-07-04T20:14:00Z">
        <w:del w:id="8802" w:author="Rev 5 Allen Wirfs-Brock" w:date="2012-01-04T15:59:00Z">
          <w:r w:rsidRPr="00E77497" w:rsidDel="00E70C3C">
            <w:rPr>
              <w:i/>
            </w:rPr>
            <w:delText>Re</w:delText>
          </w:r>
        </w:del>
      </w:ins>
      <w:ins w:id="8803" w:author="Allen Wirfs-Brock" w:date="2011-07-05T09:12:00Z">
        <w:del w:id="8804" w:author="Rev 5 Allen Wirfs-Brock" w:date="2012-01-04T15:59:00Z">
          <w:r w:rsidR="00711C66" w:rsidRPr="00E77497" w:rsidDel="00E70C3C">
            <w:rPr>
              <w:i/>
            </w:rPr>
            <w:delText>f</w:delText>
          </w:r>
        </w:del>
      </w:ins>
      <w:ins w:id="8805" w:author="Allen Wirfs-Brock" w:date="2011-07-04T20:14:00Z">
        <w:del w:id="8806" w:author="Rev 5 Allen Wirfs-Brock" w:date="2012-01-04T15:59:00Z">
          <w:r w:rsidRPr="00E77497" w:rsidDel="00E70C3C">
            <w:rPr>
              <w:i/>
            </w:rPr>
            <w:delText xml:space="preserve"> </w:delText>
          </w:r>
          <w:r w:rsidRPr="00E77497" w:rsidDel="00E70C3C">
            <w:delText xml:space="preserve">be the result of evaluating </w:delText>
          </w:r>
          <w:r w:rsidRPr="00E77497" w:rsidDel="00E70C3C">
            <w:rPr>
              <w:i/>
            </w:rPr>
            <w:delText>AssignmentExpression</w:delText>
          </w:r>
          <w:r w:rsidRPr="00E77497" w:rsidDel="00E70C3C">
            <w:delText>.</w:delText>
          </w:r>
        </w:del>
      </w:ins>
    </w:p>
    <w:p w14:paraId="1E722DE3" w14:textId="77777777" w:rsidR="00173402" w:rsidRPr="00E77497" w:rsidDel="00E70C3C" w:rsidRDefault="00173402" w:rsidP="009E3FF6">
      <w:pPr>
        <w:pStyle w:val="Alg4"/>
        <w:numPr>
          <w:ilvl w:val="0"/>
          <w:numId w:val="417"/>
        </w:numPr>
        <w:spacing w:after="220"/>
        <w:contextualSpacing/>
        <w:rPr>
          <w:ins w:id="8807" w:author="Allen Wirfs-Brock" w:date="2011-07-04T20:14:00Z"/>
          <w:del w:id="8808" w:author="Rev 5 Allen Wirfs-Brock" w:date="2012-01-04T15:59:00Z"/>
        </w:rPr>
      </w:pPr>
      <w:ins w:id="8809" w:author="Allen Wirfs-Brock" w:date="2011-07-04T20:14:00Z">
        <w:del w:id="8810" w:author="Rev 5 Allen Wirfs-Brock" w:date="2012-01-04T15:59:00Z">
          <w:r w:rsidRPr="00E77497" w:rsidDel="00E70C3C">
            <w:delText xml:space="preserve">Let </w:delText>
          </w:r>
        </w:del>
      </w:ins>
      <w:ins w:id="8811" w:author="Allen Wirfs-Brock" w:date="2011-07-05T09:12:00Z">
        <w:del w:id="8812" w:author="Rev 5 Allen Wirfs-Brock" w:date="2012-01-04T15:59:00Z">
          <w:r w:rsidR="00EB07D2" w:rsidRPr="00E77497" w:rsidDel="00E70C3C">
            <w:rPr>
              <w:i/>
            </w:rPr>
            <w:delText>spread</w:delText>
          </w:r>
        </w:del>
      </w:ins>
      <w:ins w:id="8813" w:author="Allen Wirfs-Brock" w:date="2011-07-04T20:14:00Z">
        <w:del w:id="8814" w:author="Rev 5 Allen Wirfs-Brock" w:date="2012-01-04T15:59:00Z">
          <w:r w:rsidRPr="00E77497" w:rsidDel="00E70C3C">
            <w:rPr>
              <w:i/>
            </w:rPr>
            <w:delText xml:space="preserve">Value </w:delText>
          </w:r>
          <w:r w:rsidRPr="00E77497" w:rsidDel="00E70C3C">
            <w:delText>be GetValue(</w:delText>
          </w:r>
        </w:del>
      </w:ins>
      <w:ins w:id="8815" w:author="Allen Wirfs-Brock" w:date="2011-07-05T09:12:00Z">
        <w:del w:id="8816" w:author="Rev 5 Allen Wirfs-Brock" w:date="2012-01-04T15:59:00Z">
          <w:r w:rsidR="00711C66" w:rsidRPr="00E77497" w:rsidDel="00E70C3C">
            <w:rPr>
              <w:i/>
            </w:rPr>
            <w:delText>spreadRef</w:delText>
          </w:r>
        </w:del>
      </w:ins>
      <w:ins w:id="8817" w:author="Allen Wirfs-Brock" w:date="2011-07-04T20:14:00Z">
        <w:del w:id="8818" w:author="Rev 5 Allen Wirfs-Brock" w:date="2012-01-04T15:59:00Z">
          <w:r w:rsidRPr="00E77497" w:rsidDel="00E70C3C">
            <w:delText>).</w:delText>
          </w:r>
        </w:del>
      </w:ins>
    </w:p>
    <w:p w14:paraId="1D572300" w14:textId="77777777" w:rsidR="00173402" w:rsidRPr="00B820AB" w:rsidDel="00E70C3C" w:rsidRDefault="00173402" w:rsidP="009E3FF6">
      <w:pPr>
        <w:pStyle w:val="Alg4"/>
        <w:numPr>
          <w:ilvl w:val="0"/>
          <w:numId w:val="417"/>
        </w:numPr>
        <w:contextualSpacing/>
        <w:rPr>
          <w:ins w:id="8819" w:author="Allen Wirfs-Brock" w:date="2011-07-04T20:19:00Z"/>
          <w:del w:id="8820" w:author="Rev 5 Allen Wirfs-Brock" w:date="2012-01-04T15:59:00Z"/>
        </w:rPr>
      </w:pPr>
      <w:ins w:id="8821" w:author="Allen Wirfs-Brock" w:date="2011-07-04T20:19:00Z">
        <w:del w:id="8822" w:author="Rev 5 Allen Wirfs-Brock" w:date="2012-01-04T15:59:00Z">
          <w:r w:rsidRPr="00E77497" w:rsidDel="00E70C3C">
            <w:delText xml:space="preserve">Let </w:delText>
          </w:r>
        </w:del>
      </w:ins>
      <w:ins w:id="8823" w:author="Allen Wirfs-Brock" w:date="2011-07-05T09:13:00Z">
        <w:del w:id="8824" w:author="Rev 5 Allen Wirfs-Brock" w:date="2012-01-04T15:59:00Z">
          <w:r w:rsidR="00EB07D2" w:rsidRPr="00E77497" w:rsidDel="00E70C3C">
            <w:rPr>
              <w:i/>
            </w:rPr>
            <w:delText>spread</w:delText>
          </w:r>
        </w:del>
      </w:ins>
      <w:ins w:id="8825" w:author="Allen Wirfs-Brock" w:date="2011-07-04T20:19:00Z">
        <w:del w:id="8826" w:author="Rev 5 Allen Wirfs-Brock" w:date="2012-01-04T15:59:00Z">
          <w:r w:rsidRPr="00E77497" w:rsidDel="00E70C3C">
            <w:rPr>
              <w:i/>
            </w:rPr>
            <w:delText>Obj</w:delText>
          </w:r>
          <w:r w:rsidRPr="00E77497" w:rsidDel="00E70C3C">
            <w:delText xml:space="preserve"> be ToObject(</w:delText>
          </w:r>
        </w:del>
      </w:ins>
      <w:ins w:id="8827" w:author="Allen Wirfs-Brock" w:date="2011-07-05T09:12:00Z">
        <w:del w:id="8828" w:author="Rev 5 Allen Wirfs-Brock" w:date="2012-01-04T15:59:00Z">
          <w:r w:rsidR="00EB07D2" w:rsidRPr="00E77497" w:rsidDel="00E70C3C">
            <w:rPr>
              <w:i/>
            </w:rPr>
            <w:delText>spreadValue</w:delText>
          </w:r>
        </w:del>
      </w:ins>
      <w:ins w:id="8829" w:author="Allen Wirfs-Brock" w:date="2011-07-04T20:19:00Z">
        <w:del w:id="8830" w:author="Rev 5 Allen Wirfs-Brock" w:date="2012-01-04T15:59:00Z">
          <w:r w:rsidRPr="00E77497" w:rsidDel="00E70C3C">
            <w:delText>).</w:delText>
          </w:r>
        </w:del>
      </w:ins>
    </w:p>
    <w:p w14:paraId="32E6800E" w14:textId="77777777" w:rsidR="00173402" w:rsidRPr="00E77497" w:rsidDel="00E70C3C" w:rsidRDefault="00173402" w:rsidP="009E3FF6">
      <w:pPr>
        <w:pStyle w:val="Alg3"/>
        <w:numPr>
          <w:ilvl w:val="0"/>
          <w:numId w:val="417"/>
        </w:numPr>
        <w:rPr>
          <w:ins w:id="8831" w:author="Allen Wirfs-Brock" w:date="2011-07-04T20:17:00Z"/>
          <w:del w:id="8832" w:author="Rev 5 Allen Wirfs-Brock" w:date="2012-01-04T15:59:00Z"/>
        </w:rPr>
      </w:pPr>
      <w:ins w:id="8833" w:author="Allen Wirfs-Brock" w:date="2011-07-04T20:17:00Z">
        <w:del w:id="8834" w:author="Rev 5 Allen Wirfs-Brock" w:date="2012-01-04T15:59:00Z">
          <w:r w:rsidRPr="00675B74" w:rsidDel="00E70C3C">
            <w:delText xml:space="preserve">Let </w:delText>
          </w:r>
          <w:r w:rsidRPr="00E77497" w:rsidDel="00E70C3C">
            <w:rPr>
              <w:i/>
            </w:rPr>
            <w:delText>lenVal</w:delText>
          </w:r>
          <w:r w:rsidRPr="00E77497" w:rsidDel="00E70C3C">
            <w:delText xml:space="preserve"> be the result of calling the [[Get]] internal method of </w:delText>
          </w:r>
        </w:del>
      </w:ins>
      <w:ins w:id="8835" w:author="Allen Wirfs-Brock" w:date="2011-07-05T09:13:00Z">
        <w:del w:id="8836" w:author="Rev 5 Allen Wirfs-Brock" w:date="2012-01-04T15:59:00Z">
          <w:r w:rsidR="00EB07D2" w:rsidRPr="00E77497" w:rsidDel="00E70C3C">
            <w:rPr>
              <w:i/>
            </w:rPr>
            <w:delText>spreadObj</w:delText>
          </w:r>
          <w:r w:rsidR="00EB07D2" w:rsidRPr="00E77497" w:rsidDel="00E70C3C">
            <w:delText xml:space="preserve"> </w:delText>
          </w:r>
        </w:del>
      </w:ins>
      <w:ins w:id="8837" w:author="Allen Wirfs-Brock" w:date="2011-07-04T20:17:00Z">
        <w:del w:id="8838" w:author="Rev 5 Allen Wirfs-Brock" w:date="2012-01-04T15:59:00Z">
          <w:r w:rsidRPr="00E77497" w:rsidDel="00E70C3C">
            <w:delText xml:space="preserve">with argument </w:delText>
          </w:r>
          <w:r w:rsidRPr="00E77497" w:rsidDel="00E70C3C">
            <w:rPr>
              <w:rFonts w:ascii="Courier New" w:hAnsi="Courier New" w:cs="Courier New"/>
            </w:rPr>
            <w:delText>“</w:delText>
          </w:r>
          <w:r w:rsidRPr="00E77497" w:rsidDel="00E70C3C">
            <w:rPr>
              <w:rFonts w:ascii="Courier New" w:hAnsi="Courier New" w:cs="Courier New"/>
              <w:b/>
            </w:rPr>
            <w:delText>length</w:delText>
          </w:r>
          <w:r w:rsidRPr="00E77497" w:rsidDel="00E70C3C">
            <w:rPr>
              <w:rFonts w:ascii="Courier New" w:hAnsi="Courier New" w:cs="Courier New"/>
            </w:rPr>
            <w:delText>”.</w:delText>
          </w:r>
        </w:del>
      </w:ins>
    </w:p>
    <w:p w14:paraId="4FCB76BF" w14:textId="77777777" w:rsidR="00173402" w:rsidRPr="00E77497" w:rsidDel="00E70C3C" w:rsidRDefault="00173402" w:rsidP="009E3FF6">
      <w:pPr>
        <w:pStyle w:val="Alg3"/>
        <w:numPr>
          <w:ilvl w:val="0"/>
          <w:numId w:val="417"/>
        </w:numPr>
        <w:rPr>
          <w:ins w:id="8839" w:author="Allen Wirfs-Brock" w:date="2011-07-04T20:17:00Z"/>
          <w:del w:id="8840" w:author="Rev 5 Allen Wirfs-Brock" w:date="2012-01-04T15:59:00Z"/>
        </w:rPr>
      </w:pPr>
      <w:ins w:id="8841" w:author="Allen Wirfs-Brock" w:date="2011-07-04T20:17:00Z">
        <w:del w:id="8842" w:author="Rev 5 Allen Wirfs-Brock" w:date="2012-01-04T15:59:00Z">
          <w:r w:rsidRPr="00E77497" w:rsidDel="00E70C3C">
            <w:delText xml:space="preserve">Let </w:delText>
          </w:r>
        </w:del>
      </w:ins>
      <w:ins w:id="8843" w:author="Allen Wirfs-Brock" w:date="2011-07-05T09:16:00Z">
        <w:del w:id="8844" w:author="Rev 5 Allen Wirfs-Brock" w:date="2012-01-04T15:59:00Z">
          <w:r w:rsidR="00EB07D2" w:rsidRPr="00E77497" w:rsidDel="00E70C3C">
            <w:rPr>
              <w:i/>
            </w:rPr>
            <w:delText>spreadLen</w:delText>
          </w:r>
          <w:r w:rsidR="00EB07D2" w:rsidRPr="00E77497" w:rsidDel="00E70C3C">
            <w:delText xml:space="preserve"> </w:delText>
          </w:r>
        </w:del>
      </w:ins>
      <w:ins w:id="8845" w:author="Allen Wirfs-Brock" w:date="2011-07-04T20:17:00Z">
        <w:del w:id="8846" w:author="Rev 5 Allen Wirfs-Brock" w:date="2012-01-04T15:59:00Z">
          <w:r w:rsidRPr="00E77497" w:rsidDel="00E70C3C">
            <w:delText xml:space="preserve">be </w:delText>
          </w:r>
        </w:del>
      </w:ins>
      <w:ins w:id="8847" w:author="Allen Wirfs-Brock" w:date="2011-07-05T09:05:00Z">
        <w:del w:id="8848" w:author="Rev 5 Allen Wirfs-Brock" w:date="2012-01-04T15:59:00Z">
          <w:r w:rsidR="00711C66" w:rsidRPr="00E77497" w:rsidDel="00E70C3C">
            <w:delText>T</w:delText>
          </w:r>
        </w:del>
      </w:ins>
      <w:ins w:id="8849" w:author="Allen Wirfs-Brock" w:date="2011-07-04T20:17:00Z">
        <w:del w:id="8850" w:author="Rev 5 Allen Wirfs-Brock" w:date="2012-01-04T15:59:00Z">
          <w:r w:rsidRPr="00E77497" w:rsidDel="00E70C3C">
            <w:delText>oUint32(</w:delText>
          </w:r>
          <w:r w:rsidRPr="00E77497" w:rsidDel="00E70C3C">
            <w:rPr>
              <w:i/>
            </w:rPr>
            <w:delText>lenVal</w:delText>
          </w:r>
          <w:r w:rsidRPr="00E77497" w:rsidDel="00E70C3C">
            <w:delText>).</w:delText>
          </w:r>
        </w:del>
      </w:ins>
    </w:p>
    <w:p w14:paraId="4B97592C" w14:textId="77777777" w:rsidR="00173402" w:rsidRPr="00E77497" w:rsidDel="00E70C3C" w:rsidRDefault="00173402" w:rsidP="009E3FF6">
      <w:pPr>
        <w:pStyle w:val="Alg3"/>
        <w:numPr>
          <w:ilvl w:val="0"/>
          <w:numId w:val="417"/>
        </w:numPr>
        <w:rPr>
          <w:ins w:id="8851" w:author="Allen Wirfs-Brock" w:date="2011-07-04T20:17:00Z"/>
          <w:del w:id="8852" w:author="Rev 5 Allen Wirfs-Brock" w:date="2012-01-04T15:59:00Z"/>
        </w:rPr>
      </w:pPr>
      <w:ins w:id="8853" w:author="Allen Wirfs-Brock" w:date="2011-07-04T20:17:00Z">
        <w:del w:id="8854" w:author="Rev 5 Allen Wirfs-Brock" w:date="2012-01-04T15:59:00Z">
          <w:r w:rsidRPr="00E77497" w:rsidDel="00E70C3C">
            <w:delText xml:space="preserve">Let </w:delText>
          </w:r>
        </w:del>
      </w:ins>
      <w:ins w:id="8855" w:author="Allen Wirfs-Brock" w:date="2011-07-04T20:22:00Z">
        <w:del w:id="8856" w:author="Rev 5 Allen Wirfs-Brock" w:date="2012-01-04T15:59:00Z">
          <w:r w:rsidRPr="00E77497" w:rsidDel="00E70C3C">
            <w:rPr>
              <w:i/>
            </w:rPr>
            <w:delText>n</w:delText>
          </w:r>
        </w:del>
      </w:ins>
      <w:ins w:id="8857" w:author="Allen Wirfs-Brock" w:date="2011-07-04T20:17:00Z">
        <w:del w:id="8858" w:author="Rev 5 Allen Wirfs-Brock" w:date="2012-01-04T15:59:00Z">
          <w:r w:rsidRPr="00E77497" w:rsidDel="00E70C3C">
            <w:delText>=0;</w:delText>
          </w:r>
        </w:del>
      </w:ins>
    </w:p>
    <w:p w14:paraId="0844DA62" w14:textId="77777777" w:rsidR="00173402" w:rsidRPr="00E77497" w:rsidDel="00E70C3C" w:rsidRDefault="00173402" w:rsidP="009E3FF6">
      <w:pPr>
        <w:pStyle w:val="Alg3"/>
        <w:numPr>
          <w:ilvl w:val="0"/>
          <w:numId w:val="417"/>
        </w:numPr>
        <w:rPr>
          <w:ins w:id="8859" w:author="Allen Wirfs-Brock" w:date="2011-07-04T20:17:00Z"/>
          <w:del w:id="8860" w:author="Rev 5 Allen Wirfs-Brock" w:date="2012-01-04T15:59:00Z"/>
        </w:rPr>
      </w:pPr>
      <w:ins w:id="8861" w:author="Allen Wirfs-Brock" w:date="2011-07-04T20:17:00Z">
        <w:del w:id="8862" w:author="Rev 5 Allen Wirfs-Brock" w:date="2012-01-04T15:59:00Z">
          <w:r w:rsidRPr="00E77497" w:rsidDel="00E70C3C">
            <w:delText xml:space="preserve">Repeat, while </w:delText>
          </w:r>
        </w:del>
      </w:ins>
      <w:ins w:id="8863" w:author="Allen Wirfs-Brock" w:date="2011-07-04T20:26:00Z">
        <w:del w:id="8864" w:author="Rev 5 Allen Wirfs-Brock" w:date="2012-01-04T15:59:00Z">
          <w:r w:rsidRPr="00E77497" w:rsidDel="00E70C3C">
            <w:rPr>
              <w:i/>
            </w:rPr>
            <w:delText>n</w:delText>
          </w:r>
        </w:del>
      </w:ins>
      <w:ins w:id="8865" w:author="Allen Wirfs-Brock" w:date="2011-07-04T20:17:00Z">
        <w:del w:id="8866" w:author="Rev 5 Allen Wirfs-Brock" w:date="2012-01-04T15:59:00Z">
          <w:r w:rsidRPr="00E77497" w:rsidDel="00E70C3C">
            <w:delText xml:space="preserve"> &lt; </w:delText>
          </w:r>
        </w:del>
      </w:ins>
      <w:ins w:id="8867" w:author="Allen Wirfs-Brock" w:date="2011-07-05T09:16:00Z">
        <w:del w:id="8868" w:author="Rev 5 Allen Wirfs-Brock" w:date="2012-01-04T15:59:00Z">
          <w:r w:rsidR="00EB07D2" w:rsidRPr="00E77497" w:rsidDel="00E70C3C">
            <w:rPr>
              <w:i/>
            </w:rPr>
            <w:delText>spreadLen</w:delText>
          </w:r>
        </w:del>
      </w:ins>
    </w:p>
    <w:p w14:paraId="547A9C92" w14:textId="77777777" w:rsidR="005B4EF9" w:rsidRPr="00E77497" w:rsidDel="00E70C3C" w:rsidRDefault="005B4EF9" w:rsidP="009E3FF6">
      <w:pPr>
        <w:pStyle w:val="Alg3"/>
        <w:numPr>
          <w:ilvl w:val="1"/>
          <w:numId w:val="417"/>
        </w:numPr>
        <w:tabs>
          <w:tab w:val="clear" w:pos="1440"/>
          <w:tab w:val="left" w:pos="720"/>
        </w:tabs>
        <w:ind w:left="720"/>
        <w:rPr>
          <w:ins w:id="8869" w:author="Allen Wirfs-Brock" w:date="2011-07-05T08:44:00Z"/>
          <w:del w:id="8870" w:author="Rev 5 Allen Wirfs-Brock" w:date="2012-01-04T15:59:00Z"/>
        </w:rPr>
      </w:pPr>
      <w:ins w:id="8871" w:author="Allen Wirfs-Brock" w:date="2011-07-05T08:44:00Z">
        <w:del w:id="8872" w:author="Rev 5 Allen Wirfs-Brock" w:date="2012-01-04T15:59:00Z">
          <w:r w:rsidRPr="00E77497" w:rsidDel="00E70C3C">
            <w:delText xml:space="preserve">Let </w:delText>
          </w:r>
          <w:r w:rsidRPr="00E77497" w:rsidDel="00E70C3C">
            <w:rPr>
              <w:i/>
            </w:rPr>
            <w:delText>exists</w:delText>
          </w:r>
          <w:r w:rsidRPr="00E77497" w:rsidDel="00E70C3C">
            <w:delText xml:space="preserve"> be the result of calling the [[HasProperty]] internal method of </w:delText>
          </w:r>
        </w:del>
      </w:ins>
      <w:ins w:id="8873" w:author="Allen Wirfs-Brock" w:date="2011-07-05T09:13:00Z">
        <w:del w:id="8874" w:author="Rev 5 Allen Wirfs-Brock" w:date="2012-01-04T15:59:00Z">
          <w:r w:rsidR="00EB07D2" w:rsidRPr="00E77497" w:rsidDel="00E70C3C">
            <w:rPr>
              <w:i/>
            </w:rPr>
            <w:delText>spreadObj</w:delText>
          </w:r>
          <w:r w:rsidR="00EB07D2" w:rsidRPr="00E77497" w:rsidDel="00E70C3C">
            <w:delText xml:space="preserve"> </w:delText>
          </w:r>
        </w:del>
      </w:ins>
      <w:ins w:id="8875" w:author="Allen Wirfs-Brock" w:date="2011-07-05T08:44:00Z">
        <w:del w:id="8876" w:author="Rev 5 Allen Wirfs-Brock" w:date="2012-01-04T15:59:00Z">
          <w:r w:rsidRPr="00E77497" w:rsidDel="00E70C3C">
            <w:delText xml:space="preserve">with </w:delText>
          </w:r>
        </w:del>
      </w:ins>
      <w:ins w:id="8877" w:author="Allen Wirfs-Brock" w:date="2011-07-05T08:46:00Z">
        <w:del w:id="8878" w:author="Rev 5 Allen Wirfs-Brock" w:date="2012-01-04T15:59:00Z">
          <w:r w:rsidRPr="00E77497" w:rsidDel="00E70C3C">
            <w:delText>ToString(</w:delText>
          </w:r>
          <w:r w:rsidRPr="00E77497" w:rsidDel="00E70C3C">
            <w:rPr>
              <w:i/>
            </w:rPr>
            <w:delText>n</w:delText>
          </w:r>
          <w:r w:rsidRPr="00E77497" w:rsidDel="00E70C3C">
            <w:delText>)</w:delText>
          </w:r>
        </w:del>
      </w:ins>
      <w:ins w:id="8879" w:author="Allen Wirfs-Brock" w:date="2011-07-05T08:44:00Z">
        <w:del w:id="8880" w:author="Rev 5 Allen Wirfs-Brock" w:date="2012-01-04T15:59:00Z">
          <w:r w:rsidRPr="00E77497" w:rsidDel="00E70C3C">
            <w:delText>.</w:delText>
          </w:r>
        </w:del>
      </w:ins>
    </w:p>
    <w:p w14:paraId="7ED56500" w14:textId="77777777" w:rsidR="005B4EF9" w:rsidRPr="00E77497" w:rsidDel="00E70C3C" w:rsidRDefault="005B4EF9" w:rsidP="009E3FF6">
      <w:pPr>
        <w:pStyle w:val="Alg3"/>
        <w:numPr>
          <w:ilvl w:val="1"/>
          <w:numId w:val="417"/>
        </w:numPr>
        <w:tabs>
          <w:tab w:val="clear" w:pos="1440"/>
          <w:tab w:val="left" w:pos="720"/>
        </w:tabs>
        <w:ind w:left="720"/>
        <w:rPr>
          <w:ins w:id="8881" w:author="Allen Wirfs-Brock" w:date="2011-07-05T08:46:00Z"/>
          <w:del w:id="8882" w:author="Rev 5 Allen Wirfs-Brock" w:date="2012-01-04T15:59:00Z"/>
        </w:rPr>
      </w:pPr>
      <w:ins w:id="8883" w:author="Allen Wirfs-Brock" w:date="2011-07-05T08:46:00Z">
        <w:del w:id="8884" w:author="Rev 5 Allen Wirfs-Brock" w:date="2012-01-04T15:59:00Z">
          <w:r w:rsidRPr="00E77497" w:rsidDel="00E70C3C">
            <w:delText xml:space="preserve">If </w:delText>
          </w:r>
          <w:r w:rsidRPr="00E77497" w:rsidDel="00E70C3C">
            <w:rPr>
              <w:i/>
            </w:rPr>
            <w:delText>exists</w:delText>
          </w:r>
          <w:r w:rsidRPr="00E77497" w:rsidDel="00E70C3C">
            <w:delText xml:space="preserve"> </w:delText>
          </w:r>
        </w:del>
      </w:ins>
      <w:ins w:id="8885" w:author="Allen Wirfs-Brock rev2" w:date="2011-07-20T13:30:00Z">
        <w:del w:id="8886" w:author="Rev 5 Allen Wirfs-Brock" w:date="2012-01-04T15:59:00Z">
          <w:r w:rsidR="00CD7A72" w:rsidRPr="00E77497" w:rsidDel="00E70C3C">
            <w:delText xml:space="preserve">is </w:delText>
          </w:r>
          <w:r w:rsidR="00CD7A72" w:rsidRPr="00E77497" w:rsidDel="00E70C3C">
            <w:rPr>
              <w:b/>
            </w:rPr>
            <w:delText>true</w:delText>
          </w:r>
          <w:r w:rsidR="00CD7A72" w:rsidRPr="00E77497" w:rsidDel="00E70C3C">
            <w:delText xml:space="preserve"> </w:delText>
          </w:r>
        </w:del>
      </w:ins>
      <w:ins w:id="8887" w:author="Allen Wirfs-Brock" w:date="2011-07-05T08:46:00Z">
        <w:del w:id="8888" w:author="Rev 5 Allen Wirfs-Brock" w:date="2012-01-04T15:59:00Z">
          <w:r w:rsidRPr="00E77497" w:rsidDel="00E70C3C">
            <w:delText>then,</w:delText>
          </w:r>
        </w:del>
      </w:ins>
    </w:p>
    <w:p w14:paraId="5B90BAA4" w14:textId="77777777" w:rsidR="00173402" w:rsidRPr="00E77497" w:rsidDel="00E70C3C" w:rsidRDefault="00173402" w:rsidP="009E3FF6">
      <w:pPr>
        <w:pStyle w:val="Alg3"/>
        <w:numPr>
          <w:ilvl w:val="2"/>
          <w:numId w:val="417"/>
        </w:numPr>
        <w:tabs>
          <w:tab w:val="clear" w:pos="2160"/>
          <w:tab w:val="left" w:pos="720"/>
          <w:tab w:val="num" w:pos="1170"/>
        </w:tabs>
        <w:ind w:left="1170" w:hanging="270"/>
        <w:rPr>
          <w:ins w:id="8889" w:author="Allen Wirfs-Brock" w:date="2011-07-04T20:17:00Z"/>
          <w:del w:id="8890" w:author="Rev 5 Allen Wirfs-Brock" w:date="2012-01-04T15:59:00Z"/>
        </w:rPr>
      </w:pPr>
      <w:ins w:id="8891" w:author="Allen Wirfs-Brock" w:date="2011-07-04T20:17:00Z">
        <w:del w:id="8892" w:author="Rev 5 Allen Wirfs-Brock" w:date="2012-01-04T15:59:00Z">
          <w:r w:rsidRPr="00E77497" w:rsidDel="00E70C3C">
            <w:delText xml:space="preserve">Let </w:delText>
          </w:r>
          <w:r w:rsidRPr="00E77497" w:rsidDel="00E70C3C">
            <w:rPr>
              <w:i/>
            </w:rPr>
            <w:delText>v</w:delText>
          </w:r>
          <w:r w:rsidRPr="00E77497" w:rsidDel="00E70C3C">
            <w:delText xml:space="preserve"> be the result of calling the [[Get]] internal method of </w:delText>
          </w:r>
        </w:del>
      </w:ins>
      <w:ins w:id="8893" w:author="Allen Wirfs-Brock" w:date="2011-07-05T09:14:00Z">
        <w:del w:id="8894" w:author="Rev 5 Allen Wirfs-Brock" w:date="2012-01-04T15:59:00Z">
          <w:r w:rsidR="00EB07D2" w:rsidRPr="00E77497" w:rsidDel="00E70C3C">
            <w:rPr>
              <w:i/>
            </w:rPr>
            <w:delText>spreadObj</w:delText>
          </w:r>
          <w:r w:rsidR="00EB07D2" w:rsidRPr="00E77497" w:rsidDel="00E70C3C">
            <w:delText xml:space="preserve"> </w:delText>
          </w:r>
        </w:del>
      </w:ins>
      <w:ins w:id="8895" w:author="Allen Wirfs-Brock" w:date="2011-07-04T20:17:00Z">
        <w:del w:id="8896" w:author="Rev 5 Allen Wirfs-Brock" w:date="2012-01-04T15:59:00Z">
          <w:r w:rsidRPr="00E77497" w:rsidDel="00E70C3C">
            <w:delText>passing ToString(</w:delText>
          </w:r>
        </w:del>
      </w:ins>
      <w:ins w:id="8897" w:author="Allen Wirfs-Brock" w:date="2011-07-04T20:23:00Z">
        <w:del w:id="8898" w:author="Rev 5 Allen Wirfs-Brock" w:date="2012-01-04T15:59:00Z">
          <w:r w:rsidRPr="00E77497" w:rsidDel="00E70C3C">
            <w:rPr>
              <w:i/>
            </w:rPr>
            <w:delText>n</w:delText>
          </w:r>
        </w:del>
      </w:ins>
      <w:ins w:id="8899" w:author="Allen Wirfs-Brock" w:date="2011-07-04T20:17:00Z">
        <w:del w:id="8900" w:author="Rev 5 Allen Wirfs-Brock" w:date="2012-01-04T15:59:00Z">
          <w:r w:rsidRPr="00E77497" w:rsidDel="00E70C3C">
            <w:delText>)</w:delText>
          </w:r>
        </w:del>
      </w:ins>
      <w:ins w:id="8901" w:author="Allen Wirfs-Brock" w:date="2011-07-04T20:23:00Z">
        <w:del w:id="8902" w:author="Rev 5 Allen Wirfs-Brock" w:date="2012-01-04T15:59:00Z">
          <w:r w:rsidRPr="00E77497" w:rsidDel="00E70C3C">
            <w:delText xml:space="preserve"> </w:delText>
          </w:r>
        </w:del>
      </w:ins>
      <w:ins w:id="8903" w:author="Allen Wirfs-Brock" w:date="2011-07-04T20:17:00Z">
        <w:del w:id="8904" w:author="Rev 5 Allen Wirfs-Brock" w:date="2012-01-04T15:59:00Z">
          <w:r w:rsidRPr="00E77497" w:rsidDel="00E70C3C">
            <w:delText>as the argument.</w:delText>
          </w:r>
        </w:del>
      </w:ins>
    </w:p>
    <w:p w14:paraId="5A551957" w14:textId="77777777" w:rsidR="00173402" w:rsidRPr="00E77497" w:rsidDel="00E70C3C" w:rsidRDefault="00173402" w:rsidP="009E3FF6">
      <w:pPr>
        <w:pStyle w:val="Alg3"/>
        <w:numPr>
          <w:ilvl w:val="2"/>
          <w:numId w:val="417"/>
        </w:numPr>
        <w:tabs>
          <w:tab w:val="clear" w:pos="2160"/>
          <w:tab w:val="left" w:pos="720"/>
          <w:tab w:val="num" w:pos="1170"/>
        </w:tabs>
        <w:ind w:left="1170" w:hanging="270"/>
        <w:rPr>
          <w:ins w:id="8905" w:author="Allen Wirfs-Brock" w:date="2011-07-04T20:17:00Z"/>
          <w:del w:id="8906" w:author="Rev 5 Allen Wirfs-Brock" w:date="2012-01-04T15:59:00Z"/>
        </w:rPr>
      </w:pPr>
      <w:ins w:id="8907" w:author="Allen Wirfs-Brock" w:date="2011-07-04T20:17:00Z">
        <w:del w:id="8908" w:author="Rev 5 Allen Wirfs-Brock" w:date="2012-01-04T15:59:00Z">
          <w:r w:rsidRPr="00E77497" w:rsidDel="00E70C3C">
            <w:delText xml:space="preserve">Call the [[DefineOwnProperty]] internal method of </w:delText>
          </w:r>
        </w:del>
      </w:ins>
      <w:ins w:id="8909" w:author="Allen Wirfs-Brock" w:date="2011-07-04T20:23:00Z">
        <w:del w:id="8910" w:author="Rev 5 Allen Wirfs-Brock" w:date="2012-01-04T15:59:00Z">
          <w:r w:rsidRPr="00E77497" w:rsidDel="00E70C3C">
            <w:rPr>
              <w:i/>
            </w:rPr>
            <w:delText>array</w:delText>
          </w:r>
        </w:del>
      </w:ins>
      <w:ins w:id="8911" w:author="Allen Wirfs-Brock" w:date="2011-07-04T20:17:00Z">
        <w:del w:id="8912" w:author="Rev 5 Allen Wirfs-Brock" w:date="2012-01-04T15:59:00Z">
          <w:r w:rsidRPr="00E77497" w:rsidDel="00E70C3C">
            <w:delText xml:space="preserve"> with arguments ToString(</w:delText>
          </w:r>
        </w:del>
      </w:ins>
      <w:ins w:id="8913" w:author="Allen Wirfs-Brock" w:date="2011-07-05T09:22:00Z">
        <w:del w:id="8914" w:author="Rev 5 Allen Wirfs-Brock" w:date="2012-01-04T15:59:00Z">
          <w:r w:rsidR="009356F9" w:rsidRPr="00E77497" w:rsidDel="00E70C3C">
            <w:delText>ToUint32(</w:delText>
          </w:r>
        </w:del>
      </w:ins>
      <w:ins w:id="8915" w:author="Allen Wirfs-Brock" w:date="2011-07-04T20:30:00Z">
        <w:del w:id="8916" w:author="Rev 5 Allen Wirfs-Brock" w:date="2012-01-04T15:59:00Z">
          <w:r w:rsidRPr="00E77497" w:rsidDel="00E70C3C">
            <w:rPr>
              <w:i/>
            </w:rPr>
            <w:delText>index</w:delText>
          </w:r>
        </w:del>
      </w:ins>
      <w:ins w:id="8917" w:author="Allen Wirfs-Brock" w:date="2011-07-05T09:22:00Z">
        <w:del w:id="8918" w:author="Rev 5 Allen Wirfs-Brock" w:date="2012-01-04T15:59:00Z">
          <w:r w:rsidR="009356F9" w:rsidRPr="00E77497" w:rsidDel="00E70C3C">
            <w:rPr>
              <w:i/>
            </w:rPr>
            <w:delText>)</w:delText>
          </w:r>
        </w:del>
      </w:ins>
      <w:ins w:id="8919" w:author="Allen Wirfs-Brock" w:date="2011-07-04T20:17:00Z">
        <w:del w:id="8920" w:author="Rev 5 Allen Wirfs-Brock" w:date="2012-01-04T15:59:00Z">
          <w:r w:rsidRPr="00E77497" w:rsidDel="00E70C3C">
            <w:delText xml:space="preserve">), Property Descriptor {[[Value]]: </w:delText>
          </w:r>
          <w:r w:rsidRPr="00E77497" w:rsidDel="00E70C3C">
            <w:rPr>
              <w:i/>
            </w:rPr>
            <w:delText>v</w:delText>
          </w:r>
          <w:r w:rsidRPr="00E77497" w:rsidDel="00E70C3C">
            <w:delText xml:space="preserve">, [[Writable]]: </w:delText>
          </w:r>
          <w:r w:rsidRPr="00E77497" w:rsidDel="00E70C3C">
            <w:rPr>
              <w:b/>
            </w:rPr>
            <w:delText>true</w:delText>
          </w:r>
          <w:r w:rsidRPr="00E77497" w:rsidDel="00E70C3C">
            <w:delText xml:space="preserve">, [[Enumerable]]: </w:delText>
          </w:r>
          <w:r w:rsidRPr="00E77497" w:rsidDel="00E70C3C">
            <w:rPr>
              <w:b/>
            </w:rPr>
            <w:delText>true</w:delText>
          </w:r>
          <w:r w:rsidRPr="00E77497" w:rsidDel="00E70C3C">
            <w:delText xml:space="preserve">, [[Configurable]]: </w:delText>
          </w:r>
          <w:r w:rsidRPr="00E77497" w:rsidDel="00E70C3C">
            <w:rPr>
              <w:b/>
            </w:rPr>
            <w:delText>true</w:delText>
          </w:r>
          <w:r w:rsidRPr="00E77497" w:rsidDel="00E70C3C">
            <w:delText xml:space="preserve">}, and </w:delText>
          </w:r>
          <w:r w:rsidRPr="00E77497" w:rsidDel="00E70C3C">
            <w:rPr>
              <w:b/>
            </w:rPr>
            <w:delText>false</w:delText>
          </w:r>
          <w:r w:rsidRPr="00E77497" w:rsidDel="00E70C3C">
            <w:delText>.</w:delText>
          </w:r>
        </w:del>
      </w:ins>
    </w:p>
    <w:p w14:paraId="0DBA10CD" w14:textId="77777777" w:rsidR="00173402" w:rsidRPr="00E77497" w:rsidDel="00E70C3C" w:rsidRDefault="00173402" w:rsidP="009E3FF6">
      <w:pPr>
        <w:pStyle w:val="Alg3"/>
        <w:numPr>
          <w:ilvl w:val="1"/>
          <w:numId w:val="417"/>
        </w:numPr>
        <w:tabs>
          <w:tab w:val="clear" w:pos="1440"/>
          <w:tab w:val="left" w:pos="720"/>
        </w:tabs>
        <w:ind w:left="720"/>
        <w:rPr>
          <w:ins w:id="8921" w:author="Allen Wirfs-Brock" w:date="2011-07-04T20:17:00Z"/>
          <w:del w:id="8922" w:author="Rev 5 Allen Wirfs-Brock" w:date="2012-01-04T15:59:00Z"/>
        </w:rPr>
      </w:pPr>
      <w:ins w:id="8923" w:author="Allen Wirfs-Brock" w:date="2011-07-04T20:17:00Z">
        <w:del w:id="8924" w:author="Rev 5 Allen Wirfs-Brock" w:date="2012-01-04T15:59:00Z">
          <w:r w:rsidRPr="00E77497" w:rsidDel="00E70C3C">
            <w:delText xml:space="preserve">Let </w:delText>
          </w:r>
          <w:r w:rsidRPr="00E77497" w:rsidDel="00E70C3C">
            <w:rPr>
              <w:i/>
            </w:rPr>
            <w:delText>n</w:delText>
          </w:r>
          <w:r w:rsidRPr="00E77497" w:rsidDel="00E70C3C">
            <w:delText xml:space="preserve"> = </w:delText>
          </w:r>
          <w:r w:rsidRPr="00E77497" w:rsidDel="00E70C3C">
            <w:rPr>
              <w:i/>
            </w:rPr>
            <w:delText>n</w:delText>
          </w:r>
          <w:r w:rsidRPr="00E77497" w:rsidDel="00E70C3C">
            <w:delText>+1.</w:delText>
          </w:r>
        </w:del>
      </w:ins>
    </w:p>
    <w:p w14:paraId="3623350E" w14:textId="77777777" w:rsidR="00173402" w:rsidRPr="00E77497" w:rsidDel="00E70C3C" w:rsidRDefault="00173402" w:rsidP="009E3FF6">
      <w:pPr>
        <w:pStyle w:val="Alg3"/>
        <w:numPr>
          <w:ilvl w:val="1"/>
          <w:numId w:val="417"/>
        </w:numPr>
        <w:tabs>
          <w:tab w:val="clear" w:pos="1440"/>
          <w:tab w:val="left" w:pos="720"/>
        </w:tabs>
        <w:ind w:left="720"/>
        <w:rPr>
          <w:ins w:id="8925" w:author="Allen Wirfs-Brock" w:date="2011-07-04T20:17:00Z"/>
          <w:del w:id="8926" w:author="Rev 5 Allen Wirfs-Brock" w:date="2012-01-04T15:59:00Z"/>
        </w:rPr>
      </w:pPr>
      <w:ins w:id="8927" w:author="Allen Wirfs-Brock" w:date="2011-07-04T20:17:00Z">
        <w:del w:id="8928" w:author="Rev 5 Allen Wirfs-Brock" w:date="2012-01-04T15:59:00Z">
          <w:r w:rsidRPr="00E77497" w:rsidDel="00E70C3C">
            <w:delText xml:space="preserve">Let </w:delText>
          </w:r>
        </w:del>
      </w:ins>
      <w:ins w:id="8929" w:author="Allen Wirfs-Brock" w:date="2011-07-04T20:30:00Z">
        <w:del w:id="8930" w:author="Rev 5 Allen Wirfs-Brock" w:date="2012-01-04T15:59:00Z">
          <w:r w:rsidRPr="00E77497" w:rsidDel="00E70C3C">
            <w:rPr>
              <w:i/>
            </w:rPr>
            <w:delText>index</w:delText>
          </w:r>
        </w:del>
      </w:ins>
      <w:ins w:id="8931" w:author="Allen Wirfs-Brock" w:date="2011-07-04T20:27:00Z">
        <w:del w:id="8932" w:author="Rev 5 Allen Wirfs-Brock" w:date="2012-01-04T15:59:00Z">
          <w:r w:rsidRPr="00E77497" w:rsidDel="00E70C3C">
            <w:delText xml:space="preserve"> </w:delText>
          </w:r>
        </w:del>
      </w:ins>
      <w:ins w:id="8933" w:author="Allen Wirfs-Brock" w:date="2011-07-04T20:17:00Z">
        <w:del w:id="8934" w:author="Rev 5 Allen Wirfs-Brock" w:date="2012-01-04T15:59:00Z">
          <w:r w:rsidRPr="00E77497" w:rsidDel="00E70C3C">
            <w:delText xml:space="preserve">= </w:delText>
          </w:r>
        </w:del>
      </w:ins>
      <w:ins w:id="8935" w:author="Allen Wirfs-Brock" w:date="2011-07-04T20:30:00Z">
        <w:del w:id="8936" w:author="Rev 5 Allen Wirfs-Brock" w:date="2012-01-04T15:59:00Z">
          <w:r w:rsidRPr="00E77497" w:rsidDel="00E70C3C">
            <w:rPr>
              <w:i/>
            </w:rPr>
            <w:delText>index</w:delText>
          </w:r>
        </w:del>
      </w:ins>
      <w:ins w:id="8937" w:author="Allen Wirfs-Brock" w:date="2011-07-04T20:27:00Z">
        <w:del w:id="8938" w:author="Rev 5 Allen Wirfs-Brock" w:date="2012-01-04T15:59:00Z">
          <w:r w:rsidRPr="00E77497" w:rsidDel="00E70C3C">
            <w:delText xml:space="preserve"> </w:delText>
          </w:r>
        </w:del>
      </w:ins>
      <w:ins w:id="8939" w:author="Allen Wirfs-Brock" w:date="2011-07-04T20:17:00Z">
        <w:del w:id="8940" w:author="Rev 5 Allen Wirfs-Brock" w:date="2012-01-04T15:59:00Z">
          <w:r w:rsidRPr="00E77497" w:rsidDel="00E70C3C">
            <w:delText>+1.</w:delText>
          </w:r>
        </w:del>
      </w:ins>
    </w:p>
    <w:p w14:paraId="7FB736D8" w14:textId="77777777" w:rsidR="00173402" w:rsidRPr="00E77497" w:rsidDel="00E70C3C" w:rsidRDefault="00173402" w:rsidP="009E3FF6">
      <w:pPr>
        <w:pStyle w:val="Alg4"/>
        <w:numPr>
          <w:ilvl w:val="0"/>
          <w:numId w:val="417"/>
        </w:numPr>
        <w:spacing w:after="220"/>
        <w:contextualSpacing/>
        <w:rPr>
          <w:ins w:id="8941" w:author="Allen Wirfs-Brock" w:date="2011-07-04T20:14:00Z"/>
          <w:del w:id="8942" w:author="Rev 5 Allen Wirfs-Brock" w:date="2012-01-04T15:59:00Z"/>
        </w:rPr>
      </w:pPr>
      <w:ins w:id="8943" w:author="Allen Wirfs-Brock" w:date="2011-07-04T20:14:00Z">
        <w:del w:id="8944" w:author="Rev 5 Allen Wirfs-Brock" w:date="2012-01-04T15:59:00Z">
          <w:r w:rsidRPr="00E77497" w:rsidDel="00E70C3C">
            <w:delText xml:space="preserve">Return </w:delText>
          </w:r>
          <w:r w:rsidRPr="00E77497" w:rsidDel="00E70C3C">
            <w:rPr>
              <w:i/>
            </w:rPr>
            <w:delText>array</w:delText>
          </w:r>
          <w:r w:rsidRPr="00E77497" w:rsidDel="00E70C3C">
            <w:delText>.</w:delText>
          </w:r>
        </w:del>
      </w:ins>
    </w:p>
    <w:p w14:paraId="32BFF7BA" w14:textId="77777777" w:rsidR="004C02EF" w:rsidRPr="00E77497" w:rsidDel="00E70C3C" w:rsidRDefault="004C02EF" w:rsidP="004C02EF">
      <w:pPr>
        <w:rPr>
          <w:del w:id="8945" w:author="Rev 5 Allen Wirfs-Brock" w:date="2012-01-04T15:59:00Z"/>
        </w:rPr>
      </w:pPr>
      <w:del w:id="8946" w:author="Rev 5 Allen Wirfs-Brock" w:date="2012-01-04T15:59:00Z">
        <w:r w:rsidRPr="00E77497" w:rsidDel="00E70C3C">
          <w:delText xml:space="preserve">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r w:rsidRPr="00E77497" w:rsidDel="00E70C3C">
          <w:rPr>
            <w:rStyle w:val="bnf"/>
          </w:rPr>
          <w:delText>AssignmentExpression</w:delText>
        </w:r>
        <w:r w:rsidRPr="00E77497" w:rsidDel="00E70C3C">
          <w:delText xml:space="preserve">  is evaluated as follows:</w:delText>
        </w:r>
      </w:del>
    </w:p>
    <w:p w14:paraId="098F6CC5" w14:textId="77777777" w:rsidR="004C02EF" w:rsidRPr="00E77497" w:rsidDel="00E70C3C" w:rsidRDefault="004C02EF" w:rsidP="004C02EF">
      <w:pPr>
        <w:pStyle w:val="Alg4"/>
        <w:numPr>
          <w:ilvl w:val="0"/>
          <w:numId w:val="45"/>
        </w:numPr>
        <w:spacing w:after="220"/>
        <w:contextualSpacing/>
        <w:rPr>
          <w:del w:id="8947" w:author="Rev 5 Allen Wirfs-Brock" w:date="2012-01-04T15:59:00Z"/>
        </w:rPr>
      </w:pPr>
      <w:del w:id="8948" w:author="Rev 5 Allen Wirfs-Brock" w:date="2012-01-04T15:59:00Z">
        <w:r w:rsidRPr="00E77497" w:rsidDel="00E70C3C">
          <w:delText xml:space="preserve">Let </w:delText>
        </w:r>
        <w:r w:rsidRPr="00E77497" w:rsidDel="00E70C3C">
          <w:rPr>
            <w:i/>
          </w:rPr>
          <w:delText xml:space="preserve">array </w:delText>
        </w:r>
        <w:r w:rsidRPr="00E77497" w:rsidDel="00E70C3C">
          <w:delText xml:space="preserve">be the result of evaluating </w:delText>
        </w:r>
        <w:r w:rsidRPr="00E77497" w:rsidDel="00E70C3C">
          <w:rPr>
            <w:i/>
          </w:rPr>
          <w:delText>ElementList</w:delText>
        </w:r>
        <w:r w:rsidRPr="00E77497" w:rsidDel="00E70C3C">
          <w:delText>.</w:delText>
        </w:r>
      </w:del>
    </w:p>
    <w:p w14:paraId="5E4C7F02" w14:textId="77777777" w:rsidR="004C02EF" w:rsidRPr="00E77497" w:rsidDel="00E70C3C" w:rsidRDefault="004C02EF" w:rsidP="004C02EF">
      <w:pPr>
        <w:pStyle w:val="Alg4"/>
        <w:numPr>
          <w:ilvl w:val="0"/>
          <w:numId w:val="45"/>
        </w:numPr>
        <w:spacing w:after="220"/>
        <w:contextualSpacing/>
        <w:rPr>
          <w:del w:id="8949" w:author="Rev 5 Allen Wirfs-Brock" w:date="2012-01-04T15:59:00Z"/>
        </w:rPr>
      </w:pPr>
      <w:del w:id="8950" w:author="Rev 5 Allen Wirfs-Brock" w:date="2012-01-04T15:59:00Z">
        <w:r w:rsidRPr="00E77497" w:rsidDel="00E70C3C">
          <w:delText xml:space="preserve">Let </w:delText>
        </w:r>
        <w:r w:rsidRPr="00E77497" w:rsidDel="00E70C3C">
          <w:rPr>
            <w:i/>
          </w:rPr>
          <w:delText xml:space="preserve">pad </w:delText>
        </w:r>
        <w:r w:rsidRPr="00E77497" w:rsidDel="00E70C3C">
          <w:delText xml:space="preserve">be the result of evaluating </w:delText>
        </w:r>
        <w:r w:rsidRPr="00E77497" w:rsidDel="00E70C3C">
          <w:rPr>
            <w:i/>
          </w:rPr>
          <w:delText>Elision</w:delText>
        </w:r>
        <w:r w:rsidRPr="00E77497" w:rsidDel="00E70C3C">
          <w:delText>; if not present, use the numeric value zero.</w:delText>
        </w:r>
      </w:del>
    </w:p>
    <w:p w14:paraId="37B14778" w14:textId="77777777" w:rsidR="004C02EF" w:rsidRPr="00E77497" w:rsidDel="00E70C3C" w:rsidRDefault="004C02EF" w:rsidP="004C02EF">
      <w:pPr>
        <w:pStyle w:val="Alg4"/>
        <w:numPr>
          <w:ilvl w:val="0"/>
          <w:numId w:val="45"/>
        </w:numPr>
        <w:spacing w:after="220"/>
        <w:contextualSpacing/>
        <w:rPr>
          <w:del w:id="8951" w:author="Rev 5 Allen Wirfs-Brock" w:date="2012-01-04T15:59:00Z"/>
        </w:rPr>
      </w:pPr>
      <w:del w:id="8952" w:author="Rev 5 Allen Wirfs-Brock" w:date="2012-01-04T15:59:00Z">
        <w:r w:rsidRPr="00E77497" w:rsidDel="00E70C3C">
          <w:delText xml:space="preserve">Let </w:delText>
        </w:r>
        <w:r w:rsidRPr="00E77497" w:rsidDel="00E70C3C">
          <w:rPr>
            <w:i/>
          </w:rPr>
          <w:delText xml:space="preserve">initResult </w:delText>
        </w:r>
        <w:r w:rsidRPr="00E77497" w:rsidDel="00E70C3C">
          <w:delText xml:space="preserve">be the result of evaluating </w:delText>
        </w:r>
        <w:r w:rsidRPr="00E77497" w:rsidDel="00E70C3C">
          <w:rPr>
            <w:i/>
          </w:rPr>
          <w:delText>AssignmentExpression</w:delText>
        </w:r>
        <w:r w:rsidRPr="00E77497" w:rsidDel="00E70C3C">
          <w:delText>.</w:delText>
        </w:r>
      </w:del>
    </w:p>
    <w:p w14:paraId="270F94F8" w14:textId="77777777" w:rsidR="004C02EF" w:rsidRPr="00E77497" w:rsidDel="00E70C3C" w:rsidRDefault="004C02EF" w:rsidP="004C02EF">
      <w:pPr>
        <w:pStyle w:val="Alg4"/>
        <w:numPr>
          <w:ilvl w:val="0"/>
          <w:numId w:val="45"/>
        </w:numPr>
        <w:spacing w:after="220"/>
        <w:contextualSpacing/>
        <w:rPr>
          <w:del w:id="8953" w:author="Rev 5 Allen Wirfs-Brock" w:date="2012-01-04T15:59:00Z"/>
        </w:rPr>
      </w:pPr>
      <w:del w:id="8954" w:author="Rev 5 Allen Wirfs-Brock" w:date="2012-01-04T15:59:00Z">
        <w:r w:rsidRPr="00E77497" w:rsidDel="00E70C3C">
          <w:delText xml:space="preserve">Let </w:delText>
        </w:r>
        <w:r w:rsidRPr="00E77497" w:rsidDel="00E70C3C">
          <w:rPr>
            <w:i/>
          </w:rPr>
          <w:delText xml:space="preserve">initValue </w:delText>
        </w:r>
        <w:r w:rsidRPr="00E77497" w:rsidDel="00E70C3C">
          <w:delText>be GetValue(</w:delText>
        </w:r>
        <w:r w:rsidRPr="00E77497" w:rsidDel="00E70C3C">
          <w:rPr>
            <w:i/>
          </w:rPr>
          <w:delText>initResult</w:delText>
        </w:r>
        <w:r w:rsidRPr="00E77497" w:rsidDel="00E70C3C">
          <w:delText>).</w:delText>
        </w:r>
      </w:del>
    </w:p>
    <w:p w14:paraId="1BD2C7C9" w14:textId="77777777" w:rsidR="004C02EF" w:rsidRPr="00E77497" w:rsidDel="00E70C3C" w:rsidRDefault="004C02EF" w:rsidP="004C02EF">
      <w:pPr>
        <w:pStyle w:val="Alg4"/>
        <w:numPr>
          <w:ilvl w:val="0"/>
          <w:numId w:val="45"/>
        </w:numPr>
        <w:spacing w:after="220"/>
        <w:contextualSpacing/>
        <w:rPr>
          <w:del w:id="8955" w:author="Rev 5 Allen Wirfs-Brock" w:date="2012-01-04T15:59:00Z"/>
        </w:rPr>
      </w:pPr>
      <w:del w:id="8956" w:author="Rev 5 Allen Wirfs-Brock" w:date="2012-01-04T15:59:00Z">
        <w:r w:rsidRPr="00E77497" w:rsidDel="00E70C3C">
          <w:delText xml:space="preserve">Let </w:delText>
        </w:r>
        <w:r w:rsidRPr="00E77497" w:rsidDel="00E70C3C">
          <w:rPr>
            <w:i/>
          </w:rPr>
          <w:delText xml:space="preserve">len </w:delText>
        </w:r>
        <w:r w:rsidRPr="00E77497" w:rsidDel="00E70C3C">
          <w:delText xml:space="preserve">be the result of calling the [[Get]] internal method of </w:delText>
        </w:r>
        <w:r w:rsidRPr="00E77497" w:rsidDel="00E70C3C">
          <w:rPr>
            <w:i/>
          </w:rPr>
          <w:delText xml:space="preserve">array </w:delText>
        </w:r>
        <w:r w:rsidRPr="00E77497" w:rsidDel="00E70C3C">
          <w:delText xml:space="preserve">with argument </w:delText>
        </w:r>
        <w:r w:rsidRPr="00E77497" w:rsidDel="00E70C3C">
          <w:rPr>
            <w:rFonts w:ascii="Courier New" w:hAnsi="Courier New"/>
            <w:sz w:val="18"/>
          </w:rPr>
          <w:delText>"</w:delText>
        </w:r>
        <w:r w:rsidRPr="00E77497" w:rsidDel="00E70C3C">
          <w:rPr>
            <w:rFonts w:ascii="Courier New" w:hAnsi="Courier New"/>
            <w:b/>
          </w:rPr>
          <w:delText>length</w:delText>
        </w:r>
        <w:r w:rsidRPr="00E77497" w:rsidDel="00E70C3C">
          <w:rPr>
            <w:rFonts w:ascii="Courier New" w:hAnsi="Courier New"/>
            <w:sz w:val="18"/>
          </w:rPr>
          <w:delText>"</w:delText>
        </w:r>
        <w:r w:rsidRPr="00E77497" w:rsidDel="00E70C3C">
          <w:delText>.</w:delText>
        </w:r>
      </w:del>
    </w:p>
    <w:p w14:paraId="00472DC2" w14:textId="77777777" w:rsidR="004C02EF" w:rsidRPr="00E77497" w:rsidDel="00E70C3C" w:rsidRDefault="004C02EF" w:rsidP="004C02EF">
      <w:pPr>
        <w:pStyle w:val="Alg4"/>
        <w:numPr>
          <w:ilvl w:val="0"/>
          <w:numId w:val="45"/>
        </w:numPr>
        <w:spacing w:after="220"/>
        <w:contextualSpacing/>
        <w:rPr>
          <w:del w:id="8957" w:author="Rev 5 Allen Wirfs-Brock" w:date="2012-01-04T15:59:00Z"/>
        </w:rPr>
      </w:pPr>
      <w:del w:id="8958" w:author="Rev 5 Allen Wirfs-Brock" w:date="2012-01-04T15:59:00Z">
        <w:r w:rsidRPr="00E77497" w:rsidDel="00E70C3C">
          <w:delText xml:space="preserve">Call the [[DefineOwnProperty]] internal method of </w:delText>
        </w:r>
        <w:r w:rsidRPr="00E77497" w:rsidDel="00E70C3C">
          <w:rPr>
            <w:i/>
          </w:rPr>
          <w:delText xml:space="preserve">array </w:delText>
        </w:r>
        <w:r w:rsidRPr="00E77497" w:rsidDel="00E70C3C">
          <w:delText>with arguments ToString(ToUint32((</w:delText>
        </w:r>
        <w:r w:rsidRPr="00E77497" w:rsidDel="00E70C3C">
          <w:rPr>
            <w:i/>
          </w:rPr>
          <w:delText>pad</w:delText>
        </w:r>
        <w:r w:rsidRPr="00E77497" w:rsidDel="00E70C3C">
          <w:delText>+</w:delText>
        </w:r>
        <w:r w:rsidRPr="00E77497" w:rsidDel="00E70C3C">
          <w:rPr>
            <w:i/>
          </w:rPr>
          <w:delText>len</w:delText>
        </w:r>
        <w:r w:rsidRPr="00E77497" w:rsidDel="00E70C3C">
          <w:delText xml:space="preserve">)) and the Property Descriptor { [[Value]]: </w:delText>
        </w:r>
        <w:r w:rsidRPr="00E77497" w:rsidDel="00E70C3C">
          <w:rPr>
            <w:i/>
          </w:rPr>
          <w:delText>initValue</w:delText>
        </w:r>
        <w:r w:rsidRPr="00E77497" w:rsidDel="00E70C3C">
          <w:delText xml:space="preserve">, [[Writable]]: </w:delText>
        </w:r>
        <w:r w:rsidRPr="00E77497" w:rsidDel="00E70C3C">
          <w:rPr>
            <w:b/>
          </w:rPr>
          <w:delText>true</w:delText>
        </w:r>
        <w:r w:rsidRPr="00E77497" w:rsidDel="00E70C3C">
          <w:delText xml:space="preserve">, [[Enumerable]]: </w:delText>
        </w:r>
        <w:r w:rsidRPr="00E77497" w:rsidDel="00E70C3C">
          <w:rPr>
            <w:b/>
          </w:rPr>
          <w:delText>true</w:delText>
        </w:r>
        <w:r w:rsidRPr="00E77497" w:rsidDel="00E70C3C">
          <w:delText xml:space="preserve">, [[Configurable]]: </w:delText>
        </w:r>
        <w:r w:rsidRPr="00E77497" w:rsidDel="00E70C3C">
          <w:rPr>
            <w:b/>
          </w:rPr>
          <w:delText>true</w:delText>
        </w:r>
        <w:r w:rsidRPr="00E77497" w:rsidDel="00E70C3C">
          <w:delText xml:space="preserve">}, and </w:delText>
        </w:r>
        <w:r w:rsidRPr="00E77497" w:rsidDel="00E70C3C">
          <w:rPr>
            <w:b/>
          </w:rPr>
          <w:delText>false</w:delText>
        </w:r>
        <w:r w:rsidRPr="00E77497" w:rsidDel="00E70C3C">
          <w:delText>.</w:delText>
        </w:r>
      </w:del>
    </w:p>
    <w:p w14:paraId="45B326BF" w14:textId="77777777" w:rsidR="004C02EF" w:rsidRPr="00E77497" w:rsidDel="00E70C3C" w:rsidRDefault="004C02EF" w:rsidP="004C02EF">
      <w:pPr>
        <w:pStyle w:val="Alg4"/>
        <w:numPr>
          <w:ilvl w:val="0"/>
          <w:numId w:val="45"/>
        </w:numPr>
        <w:spacing w:after="220"/>
        <w:contextualSpacing/>
        <w:rPr>
          <w:del w:id="8959" w:author="Rev 5 Allen Wirfs-Brock" w:date="2012-01-04T15:59:00Z"/>
        </w:rPr>
      </w:pPr>
      <w:del w:id="8960" w:author="Rev 5 Allen Wirfs-Brock" w:date="2012-01-04T15:59:00Z">
        <w:r w:rsidRPr="00E77497" w:rsidDel="00E70C3C">
          <w:delText xml:space="preserve">Return </w:delText>
        </w:r>
        <w:r w:rsidRPr="00E77497" w:rsidDel="00E70C3C">
          <w:rPr>
            <w:i/>
          </w:rPr>
          <w:delText>array</w:delText>
        </w:r>
        <w:r w:rsidRPr="00E77497" w:rsidDel="00E70C3C">
          <w:delText>.</w:delText>
        </w:r>
      </w:del>
    </w:p>
    <w:p w14:paraId="04E23ADE" w14:textId="77777777" w:rsidR="002C6802" w:rsidRPr="00E77497" w:rsidDel="00E70C3C" w:rsidRDefault="002C6802" w:rsidP="002C6802">
      <w:pPr>
        <w:rPr>
          <w:ins w:id="8961" w:author="Allen Wirfs-Brock" w:date="2011-07-05T08:56:00Z"/>
          <w:del w:id="8962" w:author="Rev 5 Allen Wirfs-Brock" w:date="2012-01-04T15:59:00Z"/>
        </w:rPr>
      </w:pPr>
      <w:ins w:id="8963" w:author="Allen Wirfs-Brock" w:date="2011-07-05T08:56:00Z">
        <w:del w:id="8964" w:author="Rev 5 Allen Wirfs-Brock" w:date="2012-01-04T15:59:00Z">
          <w:r w:rsidRPr="00E77497" w:rsidDel="00E70C3C">
            <w:delText xml:space="preserve">The static semantics of 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r w:rsidRPr="00E77497" w:rsidDel="00E70C3C">
            <w:rPr>
              <w:rFonts w:ascii="Courier New" w:hAnsi="Courier New" w:cs="Courier New"/>
              <w:b/>
              <w:i/>
            </w:rPr>
            <w:delText xml:space="preserve">… </w:delText>
          </w:r>
          <w:r w:rsidRPr="00E77497" w:rsidDel="00E70C3C">
            <w:rPr>
              <w:rStyle w:val="bnf"/>
            </w:rPr>
            <w:delText>AssignmentExpression</w:delText>
          </w:r>
          <w:r w:rsidRPr="00E77497" w:rsidDel="00E70C3C">
            <w:delText xml:space="preserve"> are:</w:delText>
          </w:r>
        </w:del>
      </w:ins>
    </w:p>
    <w:p w14:paraId="75F91177" w14:textId="77777777" w:rsidR="002C6802" w:rsidRPr="00E77497" w:rsidDel="00E70C3C" w:rsidRDefault="002C6802">
      <w:pPr>
        <w:numPr>
          <w:ilvl w:val="0"/>
          <w:numId w:val="403"/>
        </w:numPr>
        <w:spacing w:after="220"/>
        <w:rPr>
          <w:ins w:id="8965" w:author="Allen Wirfs-Brock" w:date="2011-07-05T08:56:00Z"/>
          <w:del w:id="8966" w:author="Rev 5 Allen Wirfs-Brock" w:date="2012-01-04T15:59:00Z"/>
        </w:rPr>
        <w:pPrChange w:id="8967" w:author="Rev 4 Allen Wirfs-Brock" w:date="2011-11-07T12:16:00Z">
          <w:pPr>
            <w:numPr>
              <w:numId w:val="411"/>
            </w:numPr>
            <w:tabs>
              <w:tab w:val="num" w:pos="360"/>
            </w:tabs>
            <w:spacing w:after="220"/>
            <w:ind w:left="360" w:hanging="360"/>
          </w:pPr>
        </w:pPrChange>
      </w:pPr>
      <w:ins w:id="8968" w:author="Allen Wirfs-Brock" w:date="2011-07-05T08:56:00Z">
        <w:del w:id="8969" w:author="Rev 5 Allen Wirfs-Brock" w:date="2012-01-04T15:59:00Z">
          <w:r w:rsidRPr="00E77497" w:rsidDel="00E70C3C">
            <w:delText>It is a Syntax Error if the scource</w:delText>
          </w:r>
        </w:del>
      </w:ins>
      <w:ins w:id="8970" w:author="Rev 3 Allen Wirfs-Brock" w:date="2011-08-30T11:39:00Z">
        <w:del w:id="8971" w:author="Rev 5 Allen Wirfs-Brock" w:date="2012-01-04T15:59:00Z">
          <w:r w:rsidR="00F937DA" w:rsidRPr="00E77497" w:rsidDel="00E70C3C">
            <w:delText>source</w:delText>
          </w:r>
        </w:del>
      </w:ins>
      <w:ins w:id="8972" w:author="Allen Wirfs-Brock" w:date="2011-07-05T08:56:00Z">
        <w:del w:id="8973" w:author="Rev 5 Allen Wirfs-Brock" w:date="2012-01-04T15:59:00Z">
          <w:r w:rsidRPr="00E77497" w:rsidDel="00E70C3C">
            <w:delText xml:space="preserve"> code parsed with this production is not extended code.</w:delText>
          </w:r>
        </w:del>
      </w:ins>
    </w:p>
    <w:p w14:paraId="6F1FF29F" w14:textId="77777777" w:rsidR="002C6802" w:rsidRPr="00E77497" w:rsidDel="00E70C3C" w:rsidRDefault="002C6802" w:rsidP="002C6802">
      <w:pPr>
        <w:rPr>
          <w:ins w:id="8974" w:author="Allen Wirfs-Brock" w:date="2011-07-05T08:57:00Z"/>
          <w:del w:id="8975" w:author="Rev 5 Allen Wirfs-Brock" w:date="2012-01-04T15:59:00Z"/>
        </w:rPr>
      </w:pPr>
      <w:ins w:id="8976" w:author="Allen Wirfs-Brock" w:date="2011-07-05T08:57:00Z">
        <w:del w:id="8977" w:author="Rev 5 Allen Wirfs-Brock" w:date="2012-01-04T15:59:00Z">
          <w:r w:rsidRPr="00E77497" w:rsidDel="00E70C3C">
            <w:delText xml:space="preserve">The production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ElementList</w:delText>
          </w:r>
          <w:r w:rsidRPr="00E77497" w:rsidDel="00E70C3C">
            <w:delText xml:space="preserve"> </w:delText>
          </w:r>
          <w:r w:rsidRPr="00E77497" w:rsidDel="00E70C3C">
            <w:rPr>
              <w:b/>
            </w:rPr>
            <w:delText>,</w:delText>
          </w:r>
          <w:r w:rsidRPr="00E77497" w:rsidDel="00E70C3C">
            <w:delText xml:space="preserve"> </w:delText>
          </w:r>
          <w:r w:rsidRPr="00E77497" w:rsidDel="00E70C3C">
            <w:rPr>
              <w:rStyle w:val="bnf"/>
            </w:rPr>
            <w:delText>Elision</w:delText>
          </w:r>
          <w:r w:rsidRPr="00E77497" w:rsidDel="00E70C3C">
            <w:rPr>
              <w:rStyle w:val="bnf"/>
              <w:rFonts w:cs="Arial"/>
              <w:i w:val="0"/>
              <w:vertAlign w:val="subscript"/>
            </w:rPr>
            <w:delText>opt</w:delText>
          </w:r>
          <w:r w:rsidRPr="00E77497" w:rsidDel="00E70C3C">
            <w:rPr>
              <w:rFonts w:ascii="Courier New" w:hAnsi="Courier New"/>
            </w:rPr>
            <w:delText xml:space="preserve"> </w:delText>
          </w:r>
        </w:del>
        <w:del w:id="8978" w:author="Rev 5 Allen Wirfs-Brock" w:date="2012-01-04T12:38:00Z">
          <w:r w:rsidRPr="00E77497" w:rsidDel="00A80BCD">
            <w:rPr>
              <w:rFonts w:ascii="Courier New" w:hAnsi="Courier New" w:cs="Courier New"/>
              <w:b/>
              <w:i/>
            </w:rPr>
            <w:delText xml:space="preserve">… </w:delText>
          </w:r>
          <w:r w:rsidRPr="00E77497" w:rsidDel="00A80BCD">
            <w:rPr>
              <w:rStyle w:val="bnf"/>
            </w:rPr>
            <w:delText>AssignmentExpression</w:delText>
          </w:r>
        </w:del>
        <w:del w:id="8979" w:author="Rev 5 Allen Wirfs-Brock" w:date="2012-01-04T15:59:00Z">
          <w:r w:rsidRPr="00E77497" w:rsidDel="00E70C3C">
            <w:delText xml:space="preserve">  is evaluated as follows:</w:delText>
          </w:r>
        </w:del>
      </w:ins>
    </w:p>
    <w:p w14:paraId="37ABA949" w14:textId="77777777" w:rsidR="002C6802" w:rsidRPr="00E77497" w:rsidDel="00E70C3C" w:rsidRDefault="002C6802" w:rsidP="009E3FF6">
      <w:pPr>
        <w:pStyle w:val="Alg4"/>
        <w:numPr>
          <w:ilvl w:val="0"/>
          <w:numId w:val="418"/>
        </w:numPr>
        <w:spacing w:after="220"/>
        <w:contextualSpacing/>
        <w:rPr>
          <w:ins w:id="8980" w:author="Allen Wirfs-Brock" w:date="2011-07-05T08:57:00Z"/>
          <w:del w:id="8981" w:author="Rev 5 Allen Wirfs-Brock" w:date="2012-01-04T15:59:00Z"/>
        </w:rPr>
      </w:pPr>
      <w:ins w:id="8982" w:author="Allen Wirfs-Brock" w:date="2011-07-05T08:57:00Z">
        <w:del w:id="8983" w:author="Rev 5 Allen Wirfs-Brock" w:date="2012-01-04T15:59:00Z">
          <w:r w:rsidRPr="00E77497" w:rsidDel="00E70C3C">
            <w:delText xml:space="preserve">Let </w:delText>
          </w:r>
          <w:r w:rsidRPr="00E77497" w:rsidDel="00E70C3C">
            <w:rPr>
              <w:i/>
            </w:rPr>
            <w:delText xml:space="preserve">array </w:delText>
          </w:r>
          <w:r w:rsidRPr="00E77497" w:rsidDel="00E70C3C">
            <w:delText xml:space="preserve">be the result of evaluating </w:delText>
          </w:r>
          <w:r w:rsidRPr="00E77497" w:rsidDel="00E70C3C">
            <w:rPr>
              <w:i/>
            </w:rPr>
            <w:delText>ElementList</w:delText>
          </w:r>
          <w:r w:rsidRPr="00E77497" w:rsidDel="00E70C3C">
            <w:delText>.</w:delText>
          </w:r>
        </w:del>
      </w:ins>
    </w:p>
    <w:p w14:paraId="4F8A222C" w14:textId="77777777" w:rsidR="002C6802" w:rsidRPr="00E77497" w:rsidDel="00E70C3C" w:rsidRDefault="002C6802" w:rsidP="009E3FF6">
      <w:pPr>
        <w:pStyle w:val="Alg4"/>
        <w:numPr>
          <w:ilvl w:val="0"/>
          <w:numId w:val="418"/>
        </w:numPr>
        <w:spacing w:after="220"/>
        <w:contextualSpacing/>
        <w:rPr>
          <w:ins w:id="8984" w:author="Allen Wirfs-Brock" w:date="2011-07-05T08:57:00Z"/>
          <w:del w:id="8985" w:author="Rev 5 Allen Wirfs-Brock" w:date="2012-01-04T15:59:00Z"/>
        </w:rPr>
      </w:pPr>
      <w:ins w:id="8986" w:author="Allen Wirfs-Brock" w:date="2011-07-05T08:57:00Z">
        <w:del w:id="8987" w:author="Rev 5 Allen Wirfs-Brock" w:date="2012-01-04T15:59:00Z">
          <w:r w:rsidRPr="00E77497" w:rsidDel="00E70C3C">
            <w:delText xml:space="preserve">Let </w:delText>
          </w:r>
          <w:r w:rsidRPr="00E77497" w:rsidDel="00E70C3C">
            <w:rPr>
              <w:i/>
            </w:rPr>
            <w:delText xml:space="preserve">pad </w:delText>
          </w:r>
          <w:r w:rsidRPr="00E77497" w:rsidDel="00E70C3C">
            <w:delText xml:space="preserve">be the result of evaluating </w:delText>
          </w:r>
          <w:r w:rsidRPr="00E77497" w:rsidDel="00E70C3C">
            <w:rPr>
              <w:i/>
            </w:rPr>
            <w:delText>Elision</w:delText>
          </w:r>
          <w:r w:rsidRPr="00E77497" w:rsidDel="00E70C3C">
            <w:delText>; if not present, use the numeric value zero.</w:delText>
          </w:r>
        </w:del>
      </w:ins>
    </w:p>
    <w:p w14:paraId="014DC4DC" w14:textId="77777777" w:rsidR="002C6802" w:rsidRPr="00E77497" w:rsidDel="00E70C3C" w:rsidRDefault="002C6802" w:rsidP="009E3FF6">
      <w:pPr>
        <w:pStyle w:val="Alg4"/>
        <w:numPr>
          <w:ilvl w:val="0"/>
          <w:numId w:val="418"/>
        </w:numPr>
        <w:spacing w:after="220"/>
        <w:contextualSpacing/>
        <w:rPr>
          <w:ins w:id="8988" w:author="Allen Wirfs-Brock" w:date="2011-07-05T08:57:00Z"/>
          <w:del w:id="8989" w:author="Rev 5 Allen Wirfs-Brock" w:date="2012-01-04T15:59:00Z"/>
        </w:rPr>
      </w:pPr>
      <w:ins w:id="8990" w:author="Allen Wirfs-Brock" w:date="2011-07-05T08:57:00Z">
        <w:del w:id="8991" w:author="Rev 5 Allen Wirfs-Brock" w:date="2012-01-04T15:59:00Z">
          <w:r w:rsidRPr="00E77497" w:rsidDel="00E70C3C">
            <w:delText xml:space="preserve">Let </w:delText>
          </w:r>
        </w:del>
      </w:ins>
      <w:ins w:id="8992" w:author="Allen Wirfs-Brock" w:date="2011-07-05T09:12:00Z">
        <w:del w:id="8993" w:author="Rev 5 Allen Wirfs-Brock" w:date="2012-01-04T15:59:00Z">
          <w:r w:rsidR="00711C66" w:rsidRPr="00E77497" w:rsidDel="00E70C3C">
            <w:rPr>
              <w:i/>
            </w:rPr>
            <w:delText xml:space="preserve">spreadRef </w:delText>
          </w:r>
        </w:del>
      </w:ins>
      <w:ins w:id="8994" w:author="Allen Wirfs-Brock" w:date="2011-07-05T08:57:00Z">
        <w:del w:id="8995" w:author="Rev 5 Allen Wirfs-Brock" w:date="2012-01-04T15:59:00Z">
          <w:r w:rsidRPr="00E77497" w:rsidDel="00E70C3C">
            <w:delText xml:space="preserve">be the result of evaluating </w:delText>
          </w:r>
          <w:r w:rsidRPr="00E77497" w:rsidDel="00E70C3C">
            <w:rPr>
              <w:i/>
            </w:rPr>
            <w:delText>AssignmentExpression</w:delText>
          </w:r>
          <w:r w:rsidRPr="00E77497" w:rsidDel="00E70C3C">
            <w:delText>.</w:delText>
          </w:r>
        </w:del>
      </w:ins>
    </w:p>
    <w:p w14:paraId="1F85DB5B" w14:textId="77777777" w:rsidR="002C6802" w:rsidRPr="00E77497" w:rsidDel="00E70C3C" w:rsidRDefault="002C6802" w:rsidP="009E3FF6">
      <w:pPr>
        <w:pStyle w:val="Alg4"/>
        <w:numPr>
          <w:ilvl w:val="0"/>
          <w:numId w:val="418"/>
        </w:numPr>
        <w:spacing w:after="220"/>
        <w:contextualSpacing/>
        <w:rPr>
          <w:ins w:id="8996" w:author="Allen Wirfs-Brock" w:date="2011-07-05T08:57:00Z"/>
          <w:del w:id="8997" w:author="Rev 5 Allen Wirfs-Brock" w:date="2012-01-04T15:59:00Z"/>
        </w:rPr>
      </w:pPr>
      <w:ins w:id="8998" w:author="Allen Wirfs-Brock" w:date="2011-07-05T08:57:00Z">
        <w:del w:id="8999" w:author="Rev 5 Allen Wirfs-Brock" w:date="2012-01-04T15:59:00Z">
          <w:r w:rsidRPr="00E77497" w:rsidDel="00E70C3C">
            <w:delText xml:space="preserve">Let </w:delText>
          </w:r>
        </w:del>
      </w:ins>
      <w:ins w:id="9000" w:author="Allen Wirfs-Brock" w:date="2011-07-05T09:13:00Z">
        <w:del w:id="9001" w:author="Rev 5 Allen Wirfs-Brock" w:date="2012-01-04T15:59:00Z">
          <w:r w:rsidR="00EB07D2" w:rsidRPr="00E77497" w:rsidDel="00E70C3C">
            <w:rPr>
              <w:i/>
            </w:rPr>
            <w:delText xml:space="preserve">spreadValue </w:delText>
          </w:r>
        </w:del>
      </w:ins>
      <w:ins w:id="9002" w:author="Allen Wirfs-Brock" w:date="2011-07-05T08:57:00Z">
        <w:del w:id="9003" w:author="Rev 5 Allen Wirfs-Brock" w:date="2012-01-04T15:59:00Z">
          <w:r w:rsidRPr="00E77497" w:rsidDel="00E70C3C">
            <w:delText>be GetValue(</w:delText>
          </w:r>
        </w:del>
      </w:ins>
      <w:ins w:id="9004" w:author="Allen Wirfs-Brock" w:date="2011-07-05T09:12:00Z">
        <w:del w:id="9005" w:author="Rev 5 Allen Wirfs-Brock" w:date="2012-01-04T15:59:00Z">
          <w:r w:rsidR="00711C66" w:rsidRPr="00E77497" w:rsidDel="00E70C3C">
            <w:rPr>
              <w:i/>
            </w:rPr>
            <w:delText>spreadRef</w:delText>
          </w:r>
        </w:del>
      </w:ins>
      <w:ins w:id="9006" w:author="Allen Wirfs-Brock" w:date="2011-07-05T08:57:00Z">
        <w:del w:id="9007" w:author="Rev 5 Allen Wirfs-Brock" w:date="2012-01-04T15:59:00Z">
          <w:r w:rsidRPr="00E77497" w:rsidDel="00E70C3C">
            <w:delText>).</w:delText>
          </w:r>
        </w:del>
      </w:ins>
    </w:p>
    <w:p w14:paraId="6D3CE4B5" w14:textId="77777777" w:rsidR="00711C66" w:rsidRPr="00E65A34" w:rsidDel="00E70C3C" w:rsidRDefault="00711C66" w:rsidP="009E3FF6">
      <w:pPr>
        <w:pStyle w:val="Alg4"/>
        <w:numPr>
          <w:ilvl w:val="0"/>
          <w:numId w:val="418"/>
        </w:numPr>
        <w:contextualSpacing/>
        <w:rPr>
          <w:ins w:id="9008" w:author="Allen Wirfs-Brock" w:date="2011-07-05T09:03:00Z"/>
          <w:del w:id="9009" w:author="Rev 5 Allen Wirfs-Brock" w:date="2012-01-04T15:59:00Z"/>
        </w:rPr>
      </w:pPr>
      <w:ins w:id="9010" w:author="Allen Wirfs-Brock" w:date="2011-07-05T09:03:00Z">
        <w:del w:id="9011" w:author="Rev 5 Allen Wirfs-Brock" w:date="2012-01-04T15:59:00Z">
          <w:r w:rsidRPr="00E77497" w:rsidDel="00E70C3C">
            <w:delText xml:space="preserve">Let </w:delText>
          </w:r>
        </w:del>
      </w:ins>
      <w:ins w:id="9012" w:author="Allen Wirfs-Brock" w:date="2011-07-05T10:42:00Z">
        <w:del w:id="9013" w:author="Rev 5 Allen Wirfs-Brock" w:date="2012-01-04T15:59:00Z">
          <w:r w:rsidR="001C6F64" w:rsidRPr="00E77497" w:rsidDel="00E70C3C">
            <w:rPr>
              <w:i/>
            </w:rPr>
            <w:delText>spreadObj</w:delText>
          </w:r>
          <w:r w:rsidR="001C6F64" w:rsidRPr="00E77497" w:rsidDel="00E70C3C">
            <w:delText xml:space="preserve"> </w:delText>
          </w:r>
        </w:del>
      </w:ins>
      <w:ins w:id="9014" w:author="Allen Wirfs-Brock" w:date="2011-07-05T09:03:00Z">
        <w:del w:id="9015" w:author="Rev 5 Allen Wirfs-Brock" w:date="2012-01-04T15:59:00Z">
          <w:r w:rsidRPr="00E77497" w:rsidDel="00E70C3C">
            <w:delText>be ToObject(</w:delText>
          </w:r>
        </w:del>
      </w:ins>
      <w:ins w:id="9016" w:author="Allen Wirfs-Brock" w:date="2011-07-05T09:13:00Z">
        <w:del w:id="9017" w:author="Rev 5 Allen Wirfs-Brock" w:date="2012-01-04T15:59:00Z">
          <w:r w:rsidR="00EB07D2" w:rsidRPr="00E77497" w:rsidDel="00E70C3C">
            <w:rPr>
              <w:i/>
            </w:rPr>
            <w:delText>spreadValue</w:delText>
          </w:r>
        </w:del>
      </w:ins>
      <w:ins w:id="9018" w:author="Allen Wirfs-Brock" w:date="2011-07-05T09:03:00Z">
        <w:del w:id="9019" w:author="Rev 5 Allen Wirfs-Brock" w:date="2012-01-04T15:59:00Z">
          <w:r w:rsidRPr="00E77497" w:rsidDel="00E70C3C">
            <w:delText>).</w:delText>
          </w:r>
        </w:del>
      </w:ins>
    </w:p>
    <w:p w14:paraId="541EF75D" w14:textId="77777777" w:rsidR="002C6802" w:rsidRPr="00E77497" w:rsidDel="00E70C3C" w:rsidRDefault="002C6802" w:rsidP="009E3FF6">
      <w:pPr>
        <w:pStyle w:val="Alg4"/>
        <w:numPr>
          <w:ilvl w:val="0"/>
          <w:numId w:val="418"/>
        </w:numPr>
        <w:contextualSpacing/>
        <w:rPr>
          <w:ins w:id="9020" w:author="Allen Wirfs-Brock" w:date="2011-07-05T08:57:00Z"/>
          <w:del w:id="9021" w:author="Rev 5 Allen Wirfs-Brock" w:date="2012-01-04T15:59:00Z"/>
        </w:rPr>
      </w:pPr>
      <w:ins w:id="9022" w:author="Allen Wirfs-Brock" w:date="2011-07-05T08:57:00Z">
        <w:del w:id="9023" w:author="Rev 5 Allen Wirfs-Brock" w:date="2012-01-04T15:59:00Z">
          <w:r w:rsidRPr="009C202C" w:rsidDel="00E70C3C">
            <w:delText xml:space="preserve">Let </w:delText>
          </w:r>
        </w:del>
      </w:ins>
      <w:ins w:id="9024" w:author="Allen Wirfs-Brock" w:date="2011-07-05T09:03:00Z">
        <w:del w:id="9025" w:author="Rev 5 Allen Wirfs-Brock" w:date="2012-01-04T15:59:00Z">
          <w:r w:rsidR="00711C66" w:rsidRPr="009C202C" w:rsidDel="00E70C3C">
            <w:rPr>
              <w:i/>
            </w:rPr>
            <w:delText>index</w:delText>
          </w:r>
        </w:del>
      </w:ins>
      <w:ins w:id="9026" w:author="Allen Wirfs-Brock" w:date="2011-07-05T08:57:00Z">
        <w:del w:id="9027" w:author="Rev 5 Allen Wirfs-Brock" w:date="2012-01-04T15:59:00Z">
          <w:r w:rsidRPr="00B820AB" w:rsidDel="00E70C3C">
            <w:rPr>
              <w:i/>
            </w:rPr>
            <w:delText xml:space="preserve"> </w:delText>
          </w:r>
          <w:r w:rsidRPr="00B820AB" w:rsidDel="00E70C3C">
            <w:delText xml:space="preserve">be the result of calling the [[Get]] internal method of </w:delText>
          </w:r>
          <w:r w:rsidRPr="00B820AB" w:rsidDel="00E70C3C">
            <w:rPr>
              <w:i/>
            </w:rPr>
            <w:delText xml:space="preserve">array </w:delText>
          </w:r>
          <w:r w:rsidRPr="00675B74" w:rsidDel="00E70C3C">
            <w:delText xml:space="preserve">with argument </w:delText>
          </w:r>
          <w:r w:rsidRPr="00E77497" w:rsidDel="00E70C3C">
            <w:rPr>
              <w:rFonts w:ascii="Courier New" w:hAnsi="Courier New"/>
              <w:sz w:val="18"/>
            </w:rPr>
            <w:delText>"</w:delText>
          </w:r>
          <w:r w:rsidRPr="00E77497" w:rsidDel="00E70C3C">
            <w:rPr>
              <w:rFonts w:ascii="Courier New" w:hAnsi="Courier New"/>
              <w:b/>
            </w:rPr>
            <w:delText>length</w:delText>
          </w:r>
          <w:r w:rsidRPr="00E77497" w:rsidDel="00E70C3C">
            <w:rPr>
              <w:rFonts w:ascii="Courier New" w:hAnsi="Courier New"/>
              <w:sz w:val="18"/>
            </w:rPr>
            <w:delText>"</w:delText>
          </w:r>
          <w:r w:rsidRPr="00E77497" w:rsidDel="00E70C3C">
            <w:delText>.</w:delText>
          </w:r>
        </w:del>
      </w:ins>
    </w:p>
    <w:p w14:paraId="430499E7" w14:textId="77777777" w:rsidR="00711C66" w:rsidRPr="00E77497" w:rsidDel="00E70C3C" w:rsidRDefault="00711C66" w:rsidP="009E3FF6">
      <w:pPr>
        <w:pStyle w:val="Alg3"/>
        <w:numPr>
          <w:ilvl w:val="0"/>
          <w:numId w:val="418"/>
        </w:numPr>
        <w:rPr>
          <w:ins w:id="9028" w:author="Allen Wirfs-Brock" w:date="2011-07-05T09:04:00Z"/>
          <w:del w:id="9029" w:author="Rev 5 Allen Wirfs-Brock" w:date="2012-01-04T15:59:00Z"/>
        </w:rPr>
      </w:pPr>
      <w:ins w:id="9030" w:author="Allen Wirfs-Brock" w:date="2011-07-05T09:04:00Z">
        <w:del w:id="9031" w:author="Rev 5 Allen Wirfs-Brock" w:date="2012-01-04T15:59:00Z">
          <w:r w:rsidRPr="00E77497" w:rsidDel="00E70C3C">
            <w:delText xml:space="preserve">Let </w:delText>
          </w:r>
          <w:r w:rsidRPr="00E77497" w:rsidDel="00E70C3C">
            <w:rPr>
              <w:i/>
            </w:rPr>
            <w:delText>lenVal</w:delText>
          </w:r>
          <w:r w:rsidRPr="00E77497" w:rsidDel="00E70C3C">
            <w:delText xml:space="preserve"> be the result of calling the [[Get]] internal method of </w:delText>
          </w:r>
        </w:del>
      </w:ins>
      <w:ins w:id="9032" w:author="Allen Wirfs-Brock" w:date="2011-07-05T09:14:00Z">
        <w:del w:id="9033" w:author="Rev 5 Allen Wirfs-Brock" w:date="2012-01-04T15:59:00Z">
          <w:r w:rsidR="00EB07D2" w:rsidRPr="00E77497" w:rsidDel="00E70C3C">
            <w:rPr>
              <w:i/>
            </w:rPr>
            <w:delText>spreadObj</w:delText>
          </w:r>
          <w:r w:rsidR="00EB07D2" w:rsidRPr="00E77497" w:rsidDel="00E70C3C">
            <w:delText xml:space="preserve"> </w:delText>
          </w:r>
        </w:del>
      </w:ins>
      <w:ins w:id="9034" w:author="Allen Wirfs-Brock" w:date="2011-07-05T09:04:00Z">
        <w:del w:id="9035" w:author="Rev 5 Allen Wirfs-Brock" w:date="2012-01-04T15:59:00Z">
          <w:r w:rsidRPr="00E77497" w:rsidDel="00E70C3C">
            <w:delText xml:space="preserve">with argument </w:delText>
          </w:r>
          <w:r w:rsidRPr="00E77497" w:rsidDel="00E70C3C">
            <w:rPr>
              <w:rFonts w:ascii="Courier New" w:hAnsi="Courier New" w:cs="Courier New"/>
            </w:rPr>
            <w:delText>“</w:delText>
          </w:r>
          <w:r w:rsidRPr="00E77497" w:rsidDel="00E70C3C">
            <w:rPr>
              <w:rFonts w:ascii="Courier New" w:hAnsi="Courier New" w:cs="Courier New"/>
              <w:b/>
            </w:rPr>
            <w:delText>length</w:delText>
          </w:r>
          <w:r w:rsidRPr="00E77497" w:rsidDel="00E70C3C">
            <w:rPr>
              <w:rFonts w:ascii="Courier New" w:hAnsi="Courier New" w:cs="Courier New"/>
            </w:rPr>
            <w:delText>”.</w:delText>
          </w:r>
        </w:del>
      </w:ins>
    </w:p>
    <w:p w14:paraId="22911B12" w14:textId="77777777" w:rsidR="00711C66" w:rsidRPr="00E77497" w:rsidDel="00E70C3C" w:rsidRDefault="00711C66" w:rsidP="009E3FF6">
      <w:pPr>
        <w:pStyle w:val="Alg3"/>
        <w:numPr>
          <w:ilvl w:val="0"/>
          <w:numId w:val="418"/>
        </w:numPr>
        <w:rPr>
          <w:ins w:id="9036" w:author="Allen Wirfs-Brock" w:date="2011-07-05T09:04:00Z"/>
          <w:del w:id="9037" w:author="Rev 5 Allen Wirfs-Brock" w:date="2012-01-04T15:59:00Z"/>
        </w:rPr>
      </w:pPr>
      <w:ins w:id="9038" w:author="Allen Wirfs-Brock" w:date="2011-07-05T09:04:00Z">
        <w:del w:id="9039" w:author="Rev 5 Allen Wirfs-Brock" w:date="2012-01-04T15:59:00Z">
          <w:r w:rsidRPr="00E77497" w:rsidDel="00E70C3C">
            <w:delText xml:space="preserve">Let </w:delText>
          </w:r>
        </w:del>
      </w:ins>
      <w:ins w:id="9040" w:author="Allen Wirfs-Brock" w:date="2011-07-05T09:15:00Z">
        <w:del w:id="9041" w:author="Rev 5 Allen Wirfs-Brock" w:date="2012-01-04T15:59:00Z">
          <w:r w:rsidR="00EB07D2" w:rsidRPr="00E77497" w:rsidDel="00E70C3C">
            <w:rPr>
              <w:i/>
            </w:rPr>
            <w:delText>spreadLen</w:delText>
          </w:r>
        </w:del>
      </w:ins>
      <w:ins w:id="9042" w:author="Allen Wirfs-Brock" w:date="2011-07-05T09:04:00Z">
        <w:del w:id="9043" w:author="Rev 5 Allen Wirfs-Brock" w:date="2012-01-04T15:59:00Z">
          <w:r w:rsidRPr="00E77497" w:rsidDel="00E70C3C">
            <w:delText xml:space="preserve"> be </w:delText>
          </w:r>
        </w:del>
      </w:ins>
      <w:ins w:id="9044" w:author="Allen Wirfs-Brock" w:date="2011-07-05T09:05:00Z">
        <w:del w:id="9045" w:author="Rev 5 Allen Wirfs-Brock" w:date="2012-01-04T15:59:00Z">
          <w:r w:rsidRPr="00E77497" w:rsidDel="00E70C3C">
            <w:delText>T</w:delText>
          </w:r>
        </w:del>
      </w:ins>
      <w:ins w:id="9046" w:author="Allen Wirfs-Brock" w:date="2011-07-05T09:04:00Z">
        <w:del w:id="9047" w:author="Rev 5 Allen Wirfs-Brock" w:date="2012-01-04T15:59:00Z">
          <w:r w:rsidRPr="00E77497" w:rsidDel="00E70C3C">
            <w:delText>oUint32(</w:delText>
          </w:r>
          <w:r w:rsidRPr="00E77497" w:rsidDel="00E70C3C">
            <w:rPr>
              <w:i/>
            </w:rPr>
            <w:delText>lenVal</w:delText>
          </w:r>
          <w:r w:rsidRPr="00E77497" w:rsidDel="00E70C3C">
            <w:delText>).</w:delText>
          </w:r>
        </w:del>
      </w:ins>
    </w:p>
    <w:p w14:paraId="33C84773" w14:textId="77777777" w:rsidR="00711C66" w:rsidRPr="00E77497" w:rsidDel="00E70C3C" w:rsidRDefault="00711C66" w:rsidP="009E3FF6">
      <w:pPr>
        <w:pStyle w:val="Alg3"/>
        <w:numPr>
          <w:ilvl w:val="0"/>
          <w:numId w:val="418"/>
        </w:numPr>
        <w:rPr>
          <w:ins w:id="9048" w:author="Allen Wirfs-Brock" w:date="2011-07-05T09:04:00Z"/>
          <w:del w:id="9049" w:author="Rev 5 Allen Wirfs-Brock" w:date="2012-01-04T15:59:00Z"/>
        </w:rPr>
      </w:pPr>
      <w:ins w:id="9050" w:author="Allen Wirfs-Brock" w:date="2011-07-05T09:04:00Z">
        <w:del w:id="9051" w:author="Rev 5 Allen Wirfs-Brock" w:date="2012-01-04T15:59:00Z">
          <w:r w:rsidRPr="00E77497" w:rsidDel="00E70C3C">
            <w:delText xml:space="preserve">Let </w:delText>
          </w:r>
          <w:r w:rsidRPr="00E77497" w:rsidDel="00E70C3C">
            <w:rPr>
              <w:i/>
            </w:rPr>
            <w:delText>n</w:delText>
          </w:r>
          <w:r w:rsidRPr="00E77497" w:rsidDel="00E70C3C">
            <w:delText>=0;</w:delText>
          </w:r>
        </w:del>
      </w:ins>
    </w:p>
    <w:p w14:paraId="2569CC50" w14:textId="77777777" w:rsidR="00711C66" w:rsidRPr="00E77497" w:rsidDel="00E70C3C" w:rsidRDefault="00711C66" w:rsidP="009E3FF6">
      <w:pPr>
        <w:pStyle w:val="Alg3"/>
        <w:numPr>
          <w:ilvl w:val="0"/>
          <w:numId w:val="418"/>
        </w:numPr>
        <w:rPr>
          <w:ins w:id="9052" w:author="Allen Wirfs-Brock" w:date="2011-07-05T09:04:00Z"/>
          <w:del w:id="9053" w:author="Rev 5 Allen Wirfs-Brock" w:date="2012-01-04T15:59:00Z"/>
        </w:rPr>
      </w:pPr>
      <w:ins w:id="9054" w:author="Allen Wirfs-Brock" w:date="2011-07-05T09:04:00Z">
        <w:del w:id="9055" w:author="Rev 5 Allen Wirfs-Brock" w:date="2012-01-04T15:59:00Z">
          <w:r w:rsidRPr="00E77497" w:rsidDel="00E70C3C">
            <w:delText xml:space="preserve">Repeat, while </w:delText>
          </w:r>
          <w:r w:rsidRPr="00E77497" w:rsidDel="00E70C3C">
            <w:rPr>
              <w:i/>
            </w:rPr>
            <w:delText>n</w:delText>
          </w:r>
          <w:r w:rsidRPr="00E77497" w:rsidDel="00E70C3C">
            <w:delText xml:space="preserve"> &lt; </w:delText>
          </w:r>
        </w:del>
      </w:ins>
      <w:ins w:id="9056" w:author="Allen Wirfs-Brock" w:date="2011-07-05T09:16:00Z">
        <w:del w:id="9057" w:author="Rev 5 Allen Wirfs-Brock" w:date="2012-01-04T15:59:00Z">
          <w:r w:rsidR="00EB07D2" w:rsidRPr="00E77497" w:rsidDel="00E70C3C">
            <w:rPr>
              <w:i/>
            </w:rPr>
            <w:delText>spreadLen</w:delText>
          </w:r>
        </w:del>
      </w:ins>
    </w:p>
    <w:p w14:paraId="66CFE21E" w14:textId="77777777" w:rsidR="00711C66" w:rsidRPr="00E77497" w:rsidDel="00E70C3C" w:rsidRDefault="00711C66" w:rsidP="009E3FF6">
      <w:pPr>
        <w:pStyle w:val="Alg3"/>
        <w:numPr>
          <w:ilvl w:val="1"/>
          <w:numId w:val="417"/>
        </w:numPr>
        <w:tabs>
          <w:tab w:val="clear" w:pos="1440"/>
          <w:tab w:val="left" w:pos="720"/>
        </w:tabs>
        <w:ind w:left="720"/>
        <w:rPr>
          <w:ins w:id="9058" w:author="Allen Wirfs-Brock" w:date="2011-07-05T09:04:00Z"/>
          <w:del w:id="9059" w:author="Rev 5 Allen Wirfs-Brock" w:date="2012-01-04T15:59:00Z"/>
        </w:rPr>
      </w:pPr>
      <w:ins w:id="9060" w:author="Allen Wirfs-Brock" w:date="2011-07-05T09:04:00Z">
        <w:del w:id="9061" w:author="Rev 5 Allen Wirfs-Brock" w:date="2012-01-04T15:59:00Z">
          <w:r w:rsidRPr="00E77497" w:rsidDel="00E70C3C">
            <w:delText xml:space="preserve">Let </w:delText>
          </w:r>
          <w:r w:rsidRPr="00E77497" w:rsidDel="00E70C3C">
            <w:rPr>
              <w:i/>
            </w:rPr>
            <w:delText>exists</w:delText>
          </w:r>
          <w:r w:rsidRPr="00E77497" w:rsidDel="00E70C3C">
            <w:delText xml:space="preserve"> be the result of calling the [[HasProperty]] internal method of </w:delText>
          </w:r>
        </w:del>
      </w:ins>
      <w:ins w:id="9062" w:author="Allen Wirfs-Brock" w:date="2011-07-05T09:14:00Z">
        <w:del w:id="9063" w:author="Rev 5 Allen Wirfs-Brock" w:date="2012-01-04T15:59:00Z">
          <w:r w:rsidR="00EB07D2" w:rsidRPr="00E77497" w:rsidDel="00E70C3C">
            <w:rPr>
              <w:i/>
            </w:rPr>
            <w:delText>spreadObj</w:delText>
          </w:r>
          <w:r w:rsidR="00EB07D2" w:rsidRPr="00E77497" w:rsidDel="00E70C3C">
            <w:delText xml:space="preserve"> </w:delText>
          </w:r>
        </w:del>
      </w:ins>
      <w:ins w:id="9064" w:author="Allen Wirfs-Brock" w:date="2011-07-05T09:04:00Z">
        <w:del w:id="9065" w:author="Rev 5 Allen Wirfs-Brock" w:date="2012-01-04T15:59:00Z">
          <w:r w:rsidRPr="00E77497" w:rsidDel="00E70C3C">
            <w:delText>with ToString(</w:delText>
          </w:r>
          <w:r w:rsidRPr="00E77497" w:rsidDel="00E70C3C">
            <w:rPr>
              <w:i/>
            </w:rPr>
            <w:delText>n</w:delText>
          </w:r>
          <w:r w:rsidRPr="00E77497" w:rsidDel="00E70C3C">
            <w:delText>).</w:delText>
          </w:r>
        </w:del>
      </w:ins>
    </w:p>
    <w:p w14:paraId="5022768F" w14:textId="77777777" w:rsidR="00711C66" w:rsidRPr="00E77497" w:rsidDel="00E70C3C" w:rsidRDefault="00711C66" w:rsidP="009E3FF6">
      <w:pPr>
        <w:pStyle w:val="Alg3"/>
        <w:numPr>
          <w:ilvl w:val="1"/>
          <w:numId w:val="417"/>
        </w:numPr>
        <w:tabs>
          <w:tab w:val="clear" w:pos="1440"/>
          <w:tab w:val="left" w:pos="720"/>
        </w:tabs>
        <w:ind w:left="720"/>
        <w:rPr>
          <w:ins w:id="9066" w:author="Allen Wirfs-Brock" w:date="2011-07-05T09:04:00Z"/>
          <w:del w:id="9067" w:author="Rev 5 Allen Wirfs-Brock" w:date="2012-01-04T15:59:00Z"/>
        </w:rPr>
      </w:pPr>
      <w:ins w:id="9068" w:author="Allen Wirfs-Brock" w:date="2011-07-05T09:04:00Z">
        <w:del w:id="9069" w:author="Rev 5 Allen Wirfs-Brock" w:date="2012-01-04T15:59:00Z">
          <w:r w:rsidRPr="00E77497" w:rsidDel="00E70C3C">
            <w:delText xml:space="preserve">If </w:delText>
          </w:r>
          <w:r w:rsidRPr="00E77497" w:rsidDel="00E70C3C">
            <w:rPr>
              <w:i/>
            </w:rPr>
            <w:delText>exists</w:delText>
          </w:r>
          <w:r w:rsidRPr="00E77497" w:rsidDel="00E70C3C">
            <w:delText xml:space="preserve"> </w:delText>
          </w:r>
        </w:del>
      </w:ins>
      <w:ins w:id="9070" w:author="Allen Wirfs-Brock rev2" w:date="2011-07-20T13:31:00Z">
        <w:del w:id="9071" w:author="Rev 5 Allen Wirfs-Brock" w:date="2012-01-04T15:59:00Z">
          <w:r w:rsidR="00CD7A72" w:rsidRPr="00E77497" w:rsidDel="00E70C3C">
            <w:delText xml:space="preserve">is </w:delText>
          </w:r>
          <w:r w:rsidR="00CD7A72" w:rsidRPr="00E77497" w:rsidDel="00E70C3C">
            <w:rPr>
              <w:b/>
            </w:rPr>
            <w:delText>true</w:delText>
          </w:r>
          <w:r w:rsidR="00CD7A72" w:rsidRPr="00E77497" w:rsidDel="00E70C3C">
            <w:delText xml:space="preserve"> </w:delText>
          </w:r>
        </w:del>
      </w:ins>
      <w:ins w:id="9072" w:author="Allen Wirfs-Brock" w:date="2011-07-05T09:04:00Z">
        <w:del w:id="9073" w:author="Rev 5 Allen Wirfs-Brock" w:date="2012-01-04T15:59:00Z">
          <w:r w:rsidRPr="00E77497" w:rsidDel="00E70C3C">
            <w:delText>then,</w:delText>
          </w:r>
        </w:del>
      </w:ins>
    </w:p>
    <w:p w14:paraId="552B27BC" w14:textId="77777777" w:rsidR="00711C66" w:rsidRPr="00E77497" w:rsidDel="00E70C3C" w:rsidRDefault="00711C66" w:rsidP="009E3FF6">
      <w:pPr>
        <w:pStyle w:val="Alg3"/>
        <w:numPr>
          <w:ilvl w:val="2"/>
          <w:numId w:val="417"/>
        </w:numPr>
        <w:tabs>
          <w:tab w:val="clear" w:pos="2160"/>
          <w:tab w:val="left" w:pos="720"/>
          <w:tab w:val="num" w:pos="1170"/>
        </w:tabs>
        <w:ind w:left="1170" w:hanging="270"/>
        <w:rPr>
          <w:ins w:id="9074" w:author="Allen Wirfs-Brock" w:date="2011-07-05T09:04:00Z"/>
          <w:del w:id="9075" w:author="Rev 5 Allen Wirfs-Brock" w:date="2012-01-04T15:59:00Z"/>
        </w:rPr>
      </w:pPr>
      <w:ins w:id="9076" w:author="Allen Wirfs-Brock" w:date="2011-07-05T09:04:00Z">
        <w:del w:id="9077" w:author="Rev 5 Allen Wirfs-Brock" w:date="2012-01-04T15:59:00Z">
          <w:r w:rsidRPr="00E77497" w:rsidDel="00E70C3C">
            <w:delText xml:space="preserve">Let </w:delText>
          </w:r>
          <w:r w:rsidRPr="00E77497" w:rsidDel="00E70C3C">
            <w:rPr>
              <w:i/>
            </w:rPr>
            <w:delText>v</w:delText>
          </w:r>
          <w:r w:rsidRPr="00E77497" w:rsidDel="00E70C3C">
            <w:delText xml:space="preserve"> be the result of calling the [[Get]] internal method of </w:delText>
          </w:r>
        </w:del>
      </w:ins>
      <w:ins w:id="9078" w:author="Allen Wirfs-Brock" w:date="2011-07-05T09:14:00Z">
        <w:del w:id="9079" w:author="Rev 5 Allen Wirfs-Brock" w:date="2012-01-04T15:59:00Z">
          <w:r w:rsidR="00EB07D2" w:rsidRPr="00E77497" w:rsidDel="00E70C3C">
            <w:rPr>
              <w:i/>
            </w:rPr>
            <w:delText>spreadObj</w:delText>
          </w:r>
          <w:r w:rsidR="00EB07D2" w:rsidRPr="00E77497" w:rsidDel="00E70C3C">
            <w:delText xml:space="preserve"> </w:delText>
          </w:r>
        </w:del>
      </w:ins>
      <w:ins w:id="9080" w:author="Allen Wirfs-Brock" w:date="2011-07-05T09:04:00Z">
        <w:del w:id="9081" w:author="Rev 5 Allen Wirfs-Brock" w:date="2012-01-04T15:59:00Z">
          <w:r w:rsidRPr="00E77497" w:rsidDel="00E70C3C">
            <w:delText>passing ToString(</w:delText>
          </w:r>
          <w:r w:rsidRPr="00E77497" w:rsidDel="00E70C3C">
            <w:rPr>
              <w:i/>
            </w:rPr>
            <w:delText>n</w:delText>
          </w:r>
          <w:r w:rsidRPr="00E77497" w:rsidDel="00E70C3C">
            <w:delText>) as the argument.</w:delText>
          </w:r>
        </w:del>
      </w:ins>
    </w:p>
    <w:p w14:paraId="73A044B0" w14:textId="77777777" w:rsidR="00711C66" w:rsidRPr="00E77497" w:rsidDel="00E70C3C" w:rsidRDefault="00711C66" w:rsidP="009E3FF6">
      <w:pPr>
        <w:pStyle w:val="Alg3"/>
        <w:numPr>
          <w:ilvl w:val="2"/>
          <w:numId w:val="417"/>
        </w:numPr>
        <w:tabs>
          <w:tab w:val="clear" w:pos="2160"/>
          <w:tab w:val="left" w:pos="720"/>
          <w:tab w:val="num" w:pos="1170"/>
        </w:tabs>
        <w:ind w:left="1170" w:hanging="270"/>
        <w:rPr>
          <w:ins w:id="9082" w:author="Allen Wirfs-Brock" w:date="2011-07-05T09:04:00Z"/>
          <w:del w:id="9083" w:author="Rev 5 Allen Wirfs-Brock" w:date="2012-01-04T15:59:00Z"/>
        </w:rPr>
      </w:pPr>
      <w:ins w:id="9084" w:author="Allen Wirfs-Brock" w:date="2011-07-05T09:07:00Z">
        <w:del w:id="9085" w:author="Rev 5 Allen Wirfs-Brock" w:date="2012-01-04T15:59:00Z">
          <w:r w:rsidRPr="00E77497" w:rsidDel="00E70C3C">
            <w:delText xml:space="preserve">Call the [[DefineOwnProperty]] internal method of </w:delText>
          </w:r>
          <w:r w:rsidRPr="00E77497" w:rsidDel="00E70C3C">
            <w:rPr>
              <w:i/>
            </w:rPr>
            <w:delText xml:space="preserve">array </w:delText>
          </w:r>
          <w:r w:rsidRPr="00E77497" w:rsidDel="00E70C3C">
            <w:delText>with arguments ToString(ToUint32((</w:delText>
          </w:r>
          <w:r w:rsidRPr="00E77497" w:rsidDel="00E70C3C">
            <w:rPr>
              <w:i/>
            </w:rPr>
            <w:delText>pad</w:delText>
          </w:r>
          <w:r w:rsidRPr="00E77497" w:rsidDel="00E70C3C">
            <w:delText>+</w:delText>
          </w:r>
          <w:r w:rsidRPr="00E77497" w:rsidDel="00E70C3C">
            <w:rPr>
              <w:i/>
            </w:rPr>
            <w:delText>index</w:delText>
          </w:r>
          <w:r w:rsidRPr="00E77497" w:rsidDel="00E70C3C">
            <w:delText xml:space="preserve">)) and the Property Descriptor { [[Value]]: </w:delText>
          </w:r>
          <w:r w:rsidRPr="00E77497" w:rsidDel="00E70C3C">
            <w:rPr>
              <w:i/>
            </w:rPr>
            <w:delText>v</w:delText>
          </w:r>
          <w:r w:rsidRPr="00E77497" w:rsidDel="00E70C3C">
            <w:delText xml:space="preserve">, [[Writable]]: </w:delText>
          </w:r>
          <w:r w:rsidRPr="00E77497" w:rsidDel="00E70C3C">
            <w:rPr>
              <w:b/>
            </w:rPr>
            <w:delText>true</w:delText>
          </w:r>
          <w:r w:rsidRPr="00E77497" w:rsidDel="00E70C3C">
            <w:delText xml:space="preserve">, [[Enumerable]]: </w:delText>
          </w:r>
          <w:r w:rsidRPr="00E77497" w:rsidDel="00E70C3C">
            <w:rPr>
              <w:b/>
            </w:rPr>
            <w:delText>true</w:delText>
          </w:r>
          <w:r w:rsidRPr="00E77497" w:rsidDel="00E70C3C">
            <w:delText xml:space="preserve">, [[Configurable]]: </w:delText>
          </w:r>
          <w:r w:rsidRPr="00E77497" w:rsidDel="00E70C3C">
            <w:rPr>
              <w:b/>
            </w:rPr>
            <w:delText>true</w:delText>
          </w:r>
          <w:r w:rsidRPr="00E77497" w:rsidDel="00E70C3C">
            <w:delText xml:space="preserve">}, and </w:delText>
          </w:r>
          <w:r w:rsidRPr="00E77497" w:rsidDel="00E70C3C">
            <w:rPr>
              <w:b/>
            </w:rPr>
            <w:delText>false</w:delText>
          </w:r>
          <w:r w:rsidRPr="00E77497" w:rsidDel="00E70C3C">
            <w:delText>.</w:delText>
          </w:r>
        </w:del>
      </w:ins>
    </w:p>
    <w:p w14:paraId="66781BA1" w14:textId="77777777" w:rsidR="00711C66" w:rsidRPr="00E77497" w:rsidDel="00E70C3C" w:rsidRDefault="00711C66" w:rsidP="009E3FF6">
      <w:pPr>
        <w:pStyle w:val="Alg3"/>
        <w:numPr>
          <w:ilvl w:val="1"/>
          <w:numId w:val="417"/>
        </w:numPr>
        <w:tabs>
          <w:tab w:val="clear" w:pos="1440"/>
          <w:tab w:val="left" w:pos="720"/>
        </w:tabs>
        <w:ind w:left="720"/>
        <w:rPr>
          <w:ins w:id="9086" w:author="Allen Wirfs-Brock" w:date="2011-07-05T09:04:00Z"/>
          <w:del w:id="9087" w:author="Rev 5 Allen Wirfs-Brock" w:date="2012-01-04T15:59:00Z"/>
        </w:rPr>
      </w:pPr>
      <w:ins w:id="9088" w:author="Allen Wirfs-Brock" w:date="2011-07-05T09:04:00Z">
        <w:del w:id="9089" w:author="Rev 5 Allen Wirfs-Brock" w:date="2012-01-04T15:59:00Z">
          <w:r w:rsidRPr="00E77497" w:rsidDel="00E70C3C">
            <w:delText xml:space="preserve">Let </w:delText>
          </w:r>
          <w:r w:rsidRPr="00E77497" w:rsidDel="00E70C3C">
            <w:rPr>
              <w:i/>
            </w:rPr>
            <w:delText>n</w:delText>
          </w:r>
          <w:r w:rsidRPr="00E77497" w:rsidDel="00E70C3C">
            <w:delText xml:space="preserve"> = </w:delText>
          </w:r>
          <w:r w:rsidRPr="00E77497" w:rsidDel="00E70C3C">
            <w:rPr>
              <w:i/>
            </w:rPr>
            <w:delText>n</w:delText>
          </w:r>
          <w:r w:rsidRPr="00E77497" w:rsidDel="00E70C3C">
            <w:delText>+1.</w:delText>
          </w:r>
        </w:del>
      </w:ins>
    </w:p>
    <w:p w14:paraId="28C8EDE5" w14:textId="77777777" w:rsidR="00711C66" w:rsidRPr="00E77497" w:rsidDel="00E70C3C" w:rsidRDefault="00711C66" w:rsidP="009E3FF6">
      <w:pPr>
        <w:pStyle w:val="Alg3"/>
        <w:numPr>
          <w:ilvl w:val="1"/>
          <w:numId w:val="417"/>
        </w:numPr>
        <w:tabs>
          <w:tab w:val="clear" w:pos="1440"/>
          <w:tab w:val="left" w:pos="720"/>
        </w:tabs>
        <w:ind w:left="720"/>
        <w:rPr>
          <w:ins w:id="9090" w:author="Allen Wirfs-Brock" w:date="2011-07-05T09:04:00Z"/>
          <w:del w:id="9091" w:author="Rev 5 Allen Wirfs-Brock" w:date="2012-01-04T15:59:00Z"/>
        </w:rPr>
      </w:pPr>
      <w:ins w:id="9092" w:author="Allen Wirfs-Brock" w:date="2011-07-05T09:04:00Z">
        <w:del w:id="9093" w:author="Rev 5 Allen Wirfs-Brock" w:date="2012-01-04T15:59:00Z">
          <w:r w:rsidRPr="00E77497" w:rsidDel="00E70C3C">
            <w:delText xml:space="preserve">Let </w:delText>
          </w:r>
          <w:r w:rsidRPr="00E77497" w:rsidDel="00E70C3C">
            <w:rPr>
              <w:i/>
            </w:rPr>
            <w:delText>index</w:delText>
          </w:r>
          <w:r w:rsidRPr="00E77497" w:rsidDel="00E70C3C">
            <w:delText xml:space="preserve"> = </w:delText>
          </w:r>
          <w:r w:rsidRPr="00E77497" w:rsidDel="00E70C3C">
            <w:rPr>
              <w:i/>
            </w:rPr>
            <w:delText>index</w:delText>
          </w:r>
          <w:r w:rsidRPr="00E77497" w:rsidDel="00E70C3C">
            <w:delText xml:space="preserve"> +1.</w:delText>
          </w:r>
        </w:del>
      </w:ins>
    </w:p>
    <w:p w14:paraId="3F5B2E14" w14:textId="77777777" w:rsidR="002C6802" w:rsidRPr="00E77497" w:rsidDel="00E70C3C" w:rsidRDefault="002C6802" w:rsidP="009E3FF6">
      <w:pPr>
        <w:pStyle w:val="Alg4"/>
        <w:numPr>
          <w:ilvl w:val="0"/>
          <w:numId w:val="418"/>
        </w:numPr>
        <w:spacing w:after="220"/>
        <w:contextualSpacing/>
        <w:rPr>
          <w:ins w:id="9094" w:author="Allen Wirfs-Brock" w:date="2011-07-05T08:57:00Z"/>
          <w:del w:id="9095" w:author="Rev 5 Allen Wirfs-Brock" w:date="2012-01-04T15:59:00Z"/>
        </w:rPr>
      </w:pPr>
      <w:ins w:id="9096" w:author="Allen Wirfs-Brock" w:date="2011-07-05T08:57:00Z">
        <w:del w:id="9097" w:author="Rev 5 Allen Wirfs-Brock" w:date="2012-01-04T15:59:00Z">
          <w:r w:rsidRPr="00E77497" w:rsidDel="00E70C3C">
            <w:delText xml:space="preserve">Return </w:delText>
          </w:r>
          <w:r w:rsidRPr="00E77497" w:rsidDel="00E70C3C">
            <w:rPr>
              <w:i/>
            </w:rPr>
            <w:delText>array</w:delText>
          </w:r>
          <w:r w:rsidRPr="00E77497" w:rsidDel="00E70C3C">
            <w:delText>.</w:delText>
          </w:r>
        </w:del>
      </w:ins>
    </w:p>
    <w:p w14:paraId="28037E79" w14:textId="77777777" w:rsidR="004C02EF" w:rsidRPr="00E77497" w:rsidDel="00365BF7" w:rsidRDefault="004C02EF" w:rsidP="004C02EF">
      <w:pPr>
        <w:rPr>
          <w:del w:id="9098" w:author="Rev 5 Allen Wirfs-Brock" w:date="2012-01-04T12:13:00Z"/>
        </w:rPr>
      </w:pPr>
      <w:del w:id="9099" w:author="Rev 5 Allen Wirfs-Brock" w:date="2012-01-04T12:13:00Z">
        <w:r w:rsidRPr="00E77497" w:rsidDel="00365BF7">
          <w:delText xml:space="preserve">The production  </w:delText>
        </w:r>
        <w:r w:rsidRPr="00E77497" w:rsidDel="00365BF7">
          <w:rPr>
            <w:rStyle w:val="bnf"/>
          </w:rPr>
          <w:delText>Elision</w:delText>
        </w:r>
        <w:r w:rsidRPr="00E77497" w:rsidDel="00365BF7">
          <w:delText xml:space="preserve"> </w:delText>
        </w:r>
        <w:r w:rsidRPr="00E77497" w:rsidDel="00365BF7">
          <w:rPr>
            <w:b/>
          </w:rPr>
          <w:delText>:</w:delText>
        </w:r>
        <w:r w:rsidRPr="00E77497" w:rsidDel="00365BF7">
          <w:delText xml:space="preserve">  </w:delText>
        </w:r>
        <w:r w:rsidRPr="00E77497" w:rsidDel="00365BF7">
          <w:rPr>
            <w:b/>
          </w:rPr>
          <w:delText>,</w:delText>
        </w:r>
        <w:r w:rsidRPr="00E77497" w:rsidDel="00365BF7">
          <w:delText xml:space="preserve">  is evaluated as follows:</w:delText>
        </w:r>
      </w:del>
    </w:p>
    <w:p w14:paraId="2917AD31" w14:textId="77777777" w:rsidR="004C02EF" w:rsidRPr="00E77497" w:rsidDel="00365BF7" w:rsidRDefault="004C02EF" w:rsidP="004C02EF">
      <w:pPr>
        <w:pStyle w:val="Alg4"/>
        <w:numPr>
          <w:ilvl w:val="0"/>
          <w:numId w:val="46"/>
        </w:numPr>
        <w:spacing w:after="220"/>
        <w:contextualSpacing/>
        <w:rPr>
          <w:del w:id="9100" w:author="Rev 5 Allen Wirfs-Brock" w:date="2012-01-04T12:13:00Z"/>
        </w:rPr>
      </w:pPr>
      <w:del w:id="9101" w:author="Rev 5 Allen Wirfs-Brock" w:date="2012-01-04T12:13:00Z">
        <w:r w:rsidRPr="00E77497" w:rsidDel="00365BF7">
          <w:delText>Return the numeric value 1.</w:delText>
        </w:r>
      </w:del>
    </w:p>
    <w:p w14:paraId="0C5C0459" w14:textId="77777777" w:rsidR="004C02EF" w:rsidRPr="00E77497" w:rsidDel="00365BF7" w:rsidRDefault="004C02EF" w:rsidP="004C02EF">
      <w:pPr>
        <w:rPr>
          <w:del w:id="9102" w:author="Rev 5 Allen Wirfs-Brock" w:date="2012-01-04T12:13:00Z"/>
        </w:rPr>
      </w:pPr>
      <w:del w:id="9103" w:author="Rev 5 Allen Wirfs-Brock" w:date="2012-01-04T12:13:00Z">
        <w:r w:rsidRPr="00E77497" w:rsidDel="00365BF7">
          <w:delText xml:space="preserve">The production  </w:delText>
        </w:r>
        <w:r w:rsidRPr="00E77497" w:rsidDel="00365BF7">
          <w:rPr>
            <w:rStyle w:val="bnf"/>
          </w:rPr>
          <w:delText>Elision</w:delText>
        </w:r>
        <w:r w:rsidRPr="00E77497" w:rsidDel="00365BF7">
          <w:delText xml:space="preserve"> </w:delText>
        </w:r>
        <w:r w:rsidRPr="00E77497" w:rsidDel="00365BF7">
          <w:rPr>
            <w:b/>
          </w:rPr>
          <w:delText>:</w:delText>
        </w:r>
        <w:r w:rsidRPr="00E77497" w:rsidDel="00365BF7">
          <w:delText xml:space="preserve">  </w:delText>
        </w:r>
        <w:r w:rsidRPr="00E77497" w:rsidDel="00365BF7">
          <w:rPr>
            <w:rStyle w:val="bnf"/>
          </w:rPr>
          <w:delText>Elision</w:delText>
        </w:r>
        <w:r w:rsidRPr="00E77497" w:rsidDel="00365BF7">
          <w:delText xml:space="preserve"> </w:delText>
        </w:r>
        <w:r w:rsidRPr="00E77497" w:rsidDel="00365BF7">
          <w:rPr>
            <w:b/>
          </w:rPr>
          <w:delText>,</w:delText>
        </w:r>
        <w:r w:rsidRPr="00E77497" w:rsidDel="00365BF7">
          <w:delText xml:space="preserve">  is evaluated as follows:</w:delText>
        </w:r>
      </w:del>
    </w:p>
    <w:p w14:paraId="411F921D" w14:textId="77777777" w:rsidR="004C02EF" w:rsidRPr="00E77497" w:rsidDel="00365BF7" w:rsidRDefault="004C02EF" w:rsidP="004C02EF">
      <w:pPr>
        <w:pStyle w:val="Alg4"/>
        <w:numPr>
          <w:ilvl w:val="0"/>
          <w:numId w:val="47"/>
        </w:numPr>
        <w:spacing w:after="220"/>
        <w:contextualSpacing/>
        <w:rPr>
          <w:del w:id="9104" w:author="Rev 5 Allen Wirfs-Brock" w:date="2012-01-04T12:13:00Z"/>
        </w:rPr>
      </w:pPr>
      <w:del w:id="9105" w:author="Rev 5 Allen Wirfs-Brock" w:date="2012-01-04T12:13:00Z">
        <w:r w:rsidRPr="00E77497" w:rsidDel="00365BF7">
          <w:delText xml:space="preserve">Let </w:delText>
        </w:r>
        <w:r w:rsidRPr="00E77497" w:rsidDel="00365BF7">
          <w:rPr>
            <w:i/>
          </w:rPr>
          <w:delText>preceding</w:delText>
        </w:r>
        <w:r w:rsidRPr="00E77497" w:rsidDel="00365BF7">
          <w:delText xml:space="preserve"> be the result of evaluating </w:delText>
        </w:r>
        <w:r w:rsidRPr="00E77497" w:rsidDel="00365BF7">
          <w:rPr>
            <w:i/>
          </w:rPr>
          <w:delText>Elision</w:delText>
        </w:r>
        <w:r w:rsidRPr="00E77497" w:rsidDel="00365BF7">
          <w:delText>.</w:delText>
        </w:r>
      </w:del>
    </w:p>
    <w:p w14:paraId="73353CD2" w14:textId="77777777" w:rsidR="004C02EF" w:rsidRPr="00E77497" w:rsidDel="00365BF7" w:rsidRDefault="004C02EF" w:rsidP="004C02EF">
      <w:pPr>
        <w:pStyle w:val="Alg4"/>
        <w:numPr>
          <w:ilvl w:val="0"/>
          <w:numId w:val="47"/>
        </w:numPr>
        <w:spacing w:after="220"/>
        <w:contextualSpacing/>
        <w:rPr>
          <w:del w:id="9106" w:author="Rev 5 Allen Wirfs-Brock" w:date="2012-01-04T12:13:00Z"/>
        </w:rPr>
      </w:pPr>
      <w:del w:id="9107" w:author="Rev 5 Allen Wirfs-Brock" w:date="2012-01-04T12:13:00Z">
        <w:r w:rsidRPr="00E77497" w:rsidDel="00365BF7">
          <w:delText xml:space="preserve">Return </w:delText>
        </w:r>
        <w:r w:rsidRPr="00E77497" w:rsidDel="00365BF7">
          <w:rPr>
            <w:i/>
          </w:rPr>
          <w:delText>preceding</w:delText>
        </w:r>
        <w:r w:rsidRPr="00E77497" w:rsidDel="00365BF7">
          <w:delText>+1.</w:delText>
        </w:r>
      </w:del>
    </w:p>
    <w:p w14:paraId="5C6B3FC5" w14:textId="77777777" w:rsidR="004C02EF" w:rsidRPr="00E77497" w:rsidDel="00E70C3C" w:rsidRDefault="004C02EF" w:rsidP="002924DE">
      <w:pPr>
        <w:pStyle w:val="Note"/>
        <w:rPr>
          <w:del w:id="9108" w:author="Rev 5 Allen Wirfs-Brock" w:date="2012-01-04T15:59:00Z"/>
        </w:rPr>
      </w:pPr>
      <w:bookmarkStart w:id="9109" w:name="_Ref456010689"/>
      <w:bookmarkStart w:id="9110" w:name="_Toc472818819"/>
      <w:del w:id="9111" w:author="Rev 5 Allen Wirfs-Brock" w:date="2012-01-04T15:59:00Z">
        <w:r w:rsidRPr="00E77497" w:rsidDel="00E70C3C">
          <w:delText>NOTE</w:delText>
        </w:r>
        <w:r w:rsidRPr="00E77497" w:rsidDel="00E70C3C">
          <w:tab/>
          <w:delText xml:space="preserve"> [[DefineOwnProperty]] is used to ensure that own properties are defined for the array even if the standard built-in Array prototype object has been modified in a manner that would preclude the creation of new own properties using [[Put]].</w:delText>
        </w:r>
      </w:del>
    </w:p>
    <w:p w14:paraId="197A4F98" w14:textId="77777777" w:rsidR="004C02EF" w:rsidRPr="00E77497" w:rsidRDefault="004C02EF" w:rsidP="003A4B22">
      <w:pPr>
        <w:pStyle w:val="30"/>
        <w:numPr>
          <w:ilvl w:val="0"/>
          <w:numId w:val="0"/>
        </w:numPr>
      </w:pPr>
      <w:bookmarkStart w:id="9112" w:name="_Toc235503393"/>
      <w:bookmarkStart w:id="9113" w:name="_Toc241509168"/>
      <w:bookmarkStart w:id="9114" w:name="_Toc244416655"/>
      <w:bookmarkStart w:id="9115" w:name="_Toc276631019"/>
      <w:bookmarkStart w:id="9116" w:name="_Toc336509503"/>
      <w:r w:rsidRPr="00E77497">
        <w:t>11.1.5</w:t>
      </w:r>
      <w:r w:rsidRPr="00E77497">
        <w:tab/>
        <w:t>Object Initialiser</w:t>
      </w:r>
      <w:bookmarkEnd w:id="9109"/>
      <w:bookmarkEnd w:id="9110"/>
      <w:bookmarkEnd w:id="9112"/>
      <w:bookmarkEnd w:id="9113"/>
      <w:bookmarkEnd w:id="9114"/>
      <w:bookmarkEnd w:id="9115"/>
      <w:bookmarkEnd w:id="9116"/>
    </w:p>
    <w:p w14:paraId="044C4AB2" w14:textId="77777777" w:rsidR="004C02EF" w:rsidRPr="00F73D3C" w:rsidRDefault="002924DE" w:rsidP="002924DE">
      <w:pPr>
        <w:tabs>
          <w:tab w:val="left" w:pos="990"/>
        </w:tabs>
        <w:rPr>
          <w:sz w:val="18"/>
        </w:rPr>
      </w:pPr>
      <w:ins w:id="9117" w:author="Rev 4 Allen Wirfs-Brock" w:date="2011-10-11T09:31:00Z">
        <w:r w:rsidRPr="00E77497">
          <w:rPr>
            <w:sz w:val="18"/>
          </w:rPr>
          <w:t>NOTE</w:t>
        </w:r>
        <w:r w:rsidRPr="00E77497">
          <w:rPr>
            <w:sz w:val="18"/>
          </w:rPr>
          <w:tab/>
        </w:r>
      </w:ins>
      <w:r w:rsidR="004C02EF" w:rsidRPr="00F73D3C">
        <w:rPr>
          <w:sz w:val="18"/>
        </w:rPr>
        <w:t>An object initialiser is an expression describing the initialisation of an Object, written in a form resembling a literal. It is a list of zero or more pairs of property names and associated values, enclosed in curly braces. The values need not be literals; they are evaluated each time the object initialiser is evaluated.</w:t>
      </w:r>
    </w:p>
    <w:p w14:paraId="7DDA4549" w14:textId="77777777" w:rsidR="004C02EF" w:rsidRPr="003B4312" w:rsidRDefault="004C02EF" w:rsidP="004C02EF">
      <w:pPr>
        <w:pStyle w:val="Syntax"/>
      </w:pPr>
      <w:r w:rsidRPr="004D1BD1">
        <w:t>Syntax</w:t>
      </w:r>
    </w:p>
    <w:p w14:paraId="39A0EB52" w14:textId="77777777" w:rsidR="004C02EF" w:rsidRPr="00B820AB" w:rsidRDefault="004C02EF" w:rsidP="004C02EF">
      <w:pPr>
        <w:pStyle w:val="SyntaxRule"/>
      </w:pPr>
      <w:r w:rsidRPr="009C202C">
        <w:t xml:space="preserve">ObjectLiteral </w:t>
      </w:r>
      <w:r w:rsidRPr="00B820AB">
        <w:rPr>
          <w:rFonts w:ascii="Arial" w:hAnsi="Arial" w:cs="Arial"/>
          <w:b/>
          <w:i w:val="0"/>
        </w:rPr>
        <w:t>:</w:t>
      </w:r>
    </w:p>
    <w:p w14:paraId="6D706E8B" w14:textId="77777777" w:rsidR="004C02EF" w:rsidRPr="00E77497" w:rsidRDefault="004C02EF" w:rsidP="004C02EF">
      <w:pPr>
        <w:pStyle w:val="SyntaxDefinition"/>
      </w:pPr>
      <w:r w:rsidRPr="00675B74">
        <w:rPr>
          <w:rFonts w:ascii="Courier New" w:hAnsi="Courier New"/>
          <w:b/>
          <w:i w:val="0"/>
        </w:rPr>
        <w:t>{ }</w:t>
      </w:r>
      <w:r w:rsidRPr="00E77497">
        <w:br/>
      </w:r>
      <w:r w:rsidRPr="00E77497">
        <w:rPr>
          <w:rFonts w:ascii="Courier New" w:hAnsi="Courier New"/>
          <w:b/>
          <w:i w:val="0"/>
        </w:rPr>
        <w:t xml:space="preserve">{ </w:t>
      </w:r>
      <w:del w:id="9118" w:author="Rev 7 Allen Wirfs-Brock" w:date="2012-04-20T09:47:00Z">
        <w:r w:rsidRPr="00E77497" w:rsidDel="002D5AF2">
          <w:delText>PropertyNameAndValueList</w:delText>
        </w:r>
      </w:del>
      <w:ins w:id="9119" w:author="Rev 7 Allen Wirfs-Brock" w:date="2012-04-20T09:47:00Z">
        <w:r w:rsidR="002D5AF2">
          <w:t>PropertyDefinitionList</w:t>
        </w:r>
      </w:ins>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del w:id="9120" w:author="Rev 7 Allen Wirfs-Brock" w:date="2012-04-20T09:47:00Z">
        <w:r w:rsidRPr="00E77497" w:rsidDel="002D5AF2">
          <w:delText>PropertyNameAndValueList</w:delText>
        </w:r>
      </w:del>
      <w:ins w:id="9121" w:author="Rev 7 Allen Wirfs-Brock" w:date="2012-04-20T09:47:00Z">
        <w:r w:rsidR="002D5AF2">
          <w:t>PropertyDefinitionList</w:t>
        </w:r>
      </w:ins>
      <w:r w:rsidRPr="00E77497">
        <w:rPr>
          <w:rFonts w:ascii="Courier New" w:hAnsi="Courier New"/>
          <w:i w:val="0"/>
        </w:rPr>
        <w:t xml:space="preserve"> , </w:t>
      </w:r>
      <w:r w:rsidRPr="00E77497">
        <w:rPr>
          <w:rFonts w:ascii="Courier New" w:hAnsi="Courier New"/>
          <w:b/>
          <w:i w:val="0"/>
        </w:rPr>
        <w:t>}</w:t>
      </w:r>
    </w:p>
    <w:p w14:paraId="0D4DCED3" w14:textId="77777777" w:rsidR="004C02EF" w:rsidRPr="00E77497" w:rsidRDefault="004C02EF" w:rsidP="004C02EF">
      <w:pPr>
        <w:pStyle w:val="SyntaxRule"/>
      </w:pPr>
      <w:del w:id="9122" w:author="Rev 7 Allen Wirfs-Brock" w:date="2012-04-20T09:47:00Z">
        <w:r w:rsidRPr="00E77497" w:rsidDel="002D5AF2">
          <w:delText>PropertyNameAndValueList</w:delText>
        </w:r>
      </w:del>
      <w:ins w:id="9123" w:author="Rev 7 Allen Wirfs-Brock" w:date="2012-04-20T09:47:00Z">
        <w:r w:rsidR="002D5AF2">
          <w:t>PropertyDefinitionList</w:t>
        </w:r>
      </w:ins>
      <w:r w:rsidRPr="00E77497">
        <w:t xml:space="preserve"> </w:t>
      </w:r>
      <w:r w:rsidRPr="00E77497">
        <w:rPr>
          <w:rFonts w:ascii="Arial" w:hAnsi="Arial" w:cs="Arial"/>
          <w:b/>
          <w:i w:val="0"/>
        </w:rPr>
        <w:t>:</w:t>
      </w:r>
    </w:p>
    <w:p w14:paraId="7D041FBC" w14:textId="77777777" w:rsidR="004C02EF" w:rsidRPr="00E77497" w:rsidRDefault="004C02EF" w:rsidP="004C02EF">
      <w:pPr>
        <w:pStyle w:val="SyntaxDefinition"/>
      </w:pPr>
      <w:del w:id="9124" w:author="Rev 7 Allen Wirfs-Brock" w:date="2012-04-20T09:35:00Z">
        <w:r w:rsidRPr="00E77497" w:rsidDel="001A6289">
          <w:delText>PropertyAssignment</w:delText>
        </w:r>
      </w:del>
      <w:ins w:id="9125" w:author="Rev 7 Allen Wirfs-Brock" w:date="2012-04-20T09:35:00Z">
        <w:r w:rsidR="001A6289">
          <w:t>PropertyDefinition</w:t>
        </w:r>
      </w:ins>
      <w:r w:rsidRPr="00E77497">
        <w:br/>
      </w:r>
      <w:del w:id="9126" w:author="Rev 7 Allen Wirfs-Brock" w:date="2012-04-20T09:47:00Z">
        <w:r w:rsidRPr="00E77497" w:rsidDel="002D5AF2">
          <w:delText>PropertyNameAndValueList</w:delText>
        </w:r>
      </w:del>
      <w:ins w:id="9127" w:author="Rev 7 Allen Wirfs-Brock" w:date="2012-04-20T09:47:00Z">
        <w:r w:rsidR="002D5AF2">
          <w:t>PropertyDefinitionList</w:t>
        </w:r>
      </w:ins>
      <w:r w:rsidRPr="00E77497">
        <w:rPr>
          <w:rFonts w:ascii="Courier New" w:hAnsi="Courier New"/>
          <w:i w:val="0"/>
        </w:rPr>
        <w:t xml:space="preserve"> </w:t>
      </w:r>
      <w:r w:rsidRPr="00E77497">
        <w:rPr>
          <w:rFonts w:ascii="Courier New" w:hAnsi="Courier New"/>
          <w:b/>
          <w:i w:val="0"/>
        </w:rPr>
        <w:t>,</w:t>
      </w:r>
      <w:r w:rsidRPr="00E77497">
        <w:rPr>
          <w:rFonts w:ascii="Courier New" w:hAnsi="Courier New"/>
          <w:i w:val="0"/>
        </w:rPr>
        <w:t xml:space="preserve"> </w:t>
      </w:r>
      <w:del w:id="9128" w:author="Rev 7 Allen Wirfs-Brock" w:date="2012-04-20T09:35:00Z">
        <w:r w:rsidRPr="00E77497" w:rsidDel="001A6289">
          <w:delText>PropertyAssignment</w:delText>
        </w:r>
      </w:del>
      <w:ins w:id="9129" w:author="Rev 7 Allen Wirfs-Brock" w:date="2012-04-20T09:35:00Z">
        <w:r w:rsidR="001A6289">
          <w:t>PropertyDefinition</w:t>
        </w:r>
      </w:ins>
    </w:p>
    <w:p w14:paraId="22425A26" w14:textId="77777777" w:rsidR="004C02EF" w:rsidRPr="00E77497" w:rsidRDefault="004C02EF" w:rsidP="004C02EF">
      <w:pPr>
        <w:pStyle w:val="SyntaxRule"/>
        <w:rPr>
          <w:b/>
        </w:rPr>
      </w:pPr>
      <w:del w:id="9130" w:author="Rev 7 Allen Wirfs-Brock" w:date="2012-04-20T09:35:00Z">
        <w:r w:rsidRPr="00E77497" w:rsidDel="001A6289">
          <w:delText>PropertyAssignment</w:delText>
        </w:r>
      </w:del>
      <w:ins w:id="9131" w:author="Rev 7 Allen Wirfs-Brock" w:date="2012-04-20T09:35:00Z">
        <w:r w:rsidR="001A6289">
          <w:t>PropertyDefinition</w:t>
        </w:r>
      </w:ins>
      <w:r w:rsidRPr="00E77497">
        <w:rPr>
          <w:rFonts w:ascii="Arial" w:hAnsi="Arial" w:cs="Arial"/>
          <w:b/>
        </w:rPr>
        <w:t xml:space="preserve"> </w:t>
      </w:r>
      <w:r w:rsidRPr="00E77497">
        <w:rPr>
          <w:rFonts w:ascii="Arial" w:hAnsi="Arial" w:cs="Arial"/>
          <w:b/>
          <w:i w:val="0"/>
        </w:rPr>
        <w:t>:</w:t>
      </w:r>
    </w:p>
    <w:p w14:paraId="6689182D" w14:textId="77777777" w:rsidR="004F6B1B" w:rsidRDefault="009574CD" w:rsidP="004321EC">
      <w:pPr>
        <w:pStyle w:val="SyntaxDefinition"/>
        <w:spacing w:after="0"/>
        <w:contextualSpacing/>
        <w:rPr>
          <w:ins w:id="9132" w:author="Rev 7 Allen Wirfs-Brock" w:date="2012-04-24T16:11:00Z"/>
        </w:rPr>
      </w:pPr>
      <w:ins w:id="9133" w:author="Allen Wirfs-Brock" w:date="2011-07-12T09:03:00Z">
        <w:r w:rsidRPr="00E77497">
          <w:t>IdentifierName</w:t>
        </w:r>
      </w:ins>
      <w:ins w:id="9134" w:author="Allen Wirfs-Brock" w:date="2011-07-12T08:57:00Z">
        <w:r w:rsidR="00A83EF2" w:rsidRPr="00E77497">
          <w:br/>
        </w:r>
      </w:ins>
      <w:ins w:id="9135" w:author="Rev 10 Allen Wirfs-Brock" w:date="2012-09-25T10:50:00Z">
        <w:r w:rsidR="00160587">
          <w:t>CoverInitiali</w:t>
        </w:r>
      </w:ins>
      <w:ins w:id="9136" w:author="Rev 10 Allen Wirfs-Brock" w:date="2012-09-25T10:53:00Z">
        <w:r w:rsidR="00160587">
          <w:t>s</w:t>
        </w:r>
      </w:ins>
      <w:ins w:id="9137" w:author="Rev 10 Allen Wirfs-Brock" w:date="2012-09-25T10:50:00Z">
        <w:r w:rsidR="00160587">
          <w:t>edName</w:t>
        </w:r>
        <w:r w:rsidR="00160587">
          <w:br/>
        </w:r>
      </w:ins>
      <w:r w:rsidR="004C02EF" w:rsidRPr="00E77497">
        <w:t xml:space="preserve">PropertyName </w:t>
      </w:r>
      <w:r w:rsidR="004C02EF" w:rsidRPr="00E77497">
        <w:rPr>
          <w:rFonts w:ascii="Courier New" w:hAnsi="Courier New" w:cs="Courier New"/>
          <w:b/>
          <w:i w:val="0"/>
        </w:rPr>
        <w:t>:</w:t>
      </w:r>
      <w:r w:rsidR="004C02EF" w:rsidRPr="00E77497">
        <w:t xml:space="preserve"> AssignmentExpression</w:t>
      </w:r>
      <w:ins w:id="9138" w:author="Rev 7 Allen Wirfs-Brock" w:date="2012-04-24T16:11:00Z">
        <w:r w:rsidR="004F6B1B">
          <w:br/>
          <w:t>Method</w:t>
        </w:r>
      </w:ins>
      <w:ins w:id="9139" w:author="Rev 7 Allen Wirfs-Brock" w:date="2012-04-24T16:13:00Z">
        <w:r w:rsidR="004F6B1B">
          <w:t>Definition</w:t>
        </w:r>
      </w:ins>
    </w:p>
    <w:p w14:paraId="34717547" w14:textId="77777777" w:rsidR="004C02EF" w:rsidRPr="00E77497" w:rsidRDefault="006A1380" w:rsidP="00F73D3C">
      <w:pPr>
        <w:pStyle w:val="SyntaxRule"/>
      </w:pPr>
      <w:ins w:id="9140" w:author="Rev 4 Allen Wirfs-Brock" w:date="2011-09-28T12:02:00Z">
        <w:del w:id="9141" w:author="Rev 7 Allen Wirfs-Brock" w:date="2012-04-26T10:58:00Z">
          <w:r w:rsidRPr="00E77497" w:rsidDel="00BF5CDF">
            <w:br/>
          </w:r>
        </w:del>
      </w:ins>
      <w:ins w:id="9142" w:author="Rev 4 Allen Wirfs-Brock" w:date="2011-09-28T12:03:00Z">
        <w:del w:id="9143" w:author="Rev 7 Allen Wirfs-Brock" w:date="2012-04-26T10:58:00Z">
          <w:r w:rsidRPr="00E77497" w:rsidDel="00BF5CDF">
            <w:delText>PropertyName</w:delText>
          </w:r>
          <w:r w:rsidRPr="00E77497" w:rsidDel="00BF5CDF">
            <w:rPr>
              <w:rFonts w:ascii="Courier New" w:hAnsi="Courier New" w:cs="Courier New"/>
              <w:i w:val="0"/>
            </w:rPr>
            <w:delText xml:space="preserve"> </w:delText>
          </w:r>
        </w:del>
      </w:ins>
      <w:ins w:id="9144" w:author="Rev 4 Allen Wirfs-Brock" w:date="2011-09-28T12:06:00Z">
        <w:del w:id="9145" w:author="Rev 7 Allen Wirfs-Brock" w:date="2012-04-26T10:58:00Z">
          <w:r w:rsidRPr="00E77497" w:rsidDel="00BF5CDF">
            <w:rPr>
              <w:rFonts w:ascii="Courier New" w:hAnsi="Courier New"/>
              <w:b/>
              <w:i w:val="0"/>
            </w:rPr>
            <w:delText>(</w:delText>
          </w:r>
          <w:r w:rsidRPr="00E77497" w:rsidDel="00BF5CDF">
            <w:delText xml:space="preserve"> FormalParameterList </w:delText>
          </w:r>
          <w:r w:rsidRPr="00E77497" w:rsidDel="00BF5CDF">
            <w:rPr>
              <w:rFonts w:ascii="Courier New" w:hAnsi="Courier New"/>
              <w:b/>
              <w:i w:val="0"/>
            </w:rPr>
            <w:delText>)</w:delText>
          </w:r>
          <w:r w:rsidRPr="00E77497" w:rsidDel="00BF5CDF">
            <w:delText xml:space="preserve"> </w:delText>
          </w:r>
          <w:r w:rsidRPr="00E77497" w:rsidDel="00BF5CDF">
            <w:rPr>
              <w:rFonts w:ascii="Courier New" w:hAnsi="Courier New"/>
              <w:b/>
              <w:i w:val="0"/>
            </w:rPr>
            <w:delText>{</w:delText>
          </w:r>
          <w:r w:rsidRPr="00E77497" w:rsidDel="00BF5CDF">
            <w:delText xml:space="preserve"> FunctionBody </w:delText>
          </w:r>
          <w:r w:rsidRPr="00E77497" w:rsidDel="00BF5CDF">
            <w:rPr>
              <w:rFonts w:ascii="Courier New" w:hAnsi="Courier New"/>
              <w:b/>
              <w:i w:val="0"/>
            </w:rPr>
            <w:delText>}</w:delText>
          </w:r>
        </w:del>
      </w:ins>
      <w:ins w:id="9146" w:author="Rev 6 Allen Wirfs-Brock" w:date="2012-02-27T10:27:00Z">
        <w:del w:id="9147" w:author="Rev 7 Allen Wirfs-Brock" w:date="2012-04-26T10:58:00Z">
          <w:r w:rsidR="00F75C52" w:rsidRPr="00F75C52" w:rsidDel="00BF5CDF">
            <w:delText xml:space="preserve"> </w:delText>
          </w:r>
          <w:r w:rsidR="00F75C52" w:rsidRPr="00E77497" w:rsidDel="00BF5CDF">
            <w:br/>
          </w:r>
        </w:del>
      </w:ins>
      <w:ins w:id="9148" w:author="Rev 6 Allen Wirfs-Brock" w:date="2012-02-27T10:28:00Z">
        <w:del w:id="9149" w:author="Rev 7 Allen Wirfs-Brock" w:date="2012-04-26T10:58:00Z">
          <w:r w:rsidR="00F75C52" w:rsidDel="00BF5CDF">
            <w:rPr>
              <w:rFonts w:ascii="Courier New" w:hAnsi="Courier New"/>
              <w:b/>
              <w:i w:val="0"/>
            </w:rPr>
            <w:delText>*</w:delText>
          </w:r>
          <w:r w:rsidR="00F75C52" w:rsidRPr="00E77497" w:rsidDel="00BF5CDF">
            <w:delText xml:space="preserve"> </w:delText>
          </w:r>
        </w:del>
      </w:ins>
      <w:ins w:id="9150" w:author="Rev 6 Allen Wirfs-Brock" w:date="2012-02-27T10:27:00Z">
        <w:del w:id="9151" w:author="Rev 7 Allen Wirfs-Brock" w:date="2012-04-26T10:58:00Z">
          <w:r w:rsidR="00F75C52" w:rsidRPr="00E77497" w:rsidDel="00BF5CDF">
            <w:delText>PropertyName</w:delText>
          </w:r>
          <w:r w:rsidR="00F75C52" w:rsidRPr="00E77497" w:rsidDel="00BF5CDF">
            <w:rPr>
              <w:rFonts w:ascii="Courier New" w:hAnsi="Courier New" w:cs="Courier New"/>
              <w:i w:val="0"/>
            </w:rPr>
            <w:delText xml:space="preserve"> </w:delText>
          </w:r>
          <w:r w:rsidR="00F75C52" w:rsidRPr="00E77497" w:rsidDel="00BF5CDF">
            <w:rPr>
              <w:rFonts w:ascii="Courier New" w:hAnsi="Courier New"/>
              <w:b/>
              <w:i w:val="0"/>
            </w:rPr>
            <w:delText>(</w:delText>
          </w:r>
          <w:r w:rsidR="00F75C52" w:rsidRPr="00E77497" w:rsidDel="00BF5CDF">
            <w:delText xml:space="preserve"> FormalParameterList </w:delText>
          </w:r>
          <w:r w:rsidR="00F75C52" w:rsidRPr="00E77497" w:rsidDel="00BF5CDF">
            <w:rPr>
              <w:rFonts w:ascii="Courier New" w:hAnsi="Courier New"/>
              <w:b/>
              <w:i w:val="0"/>
            </w:rPr>
            <w:delText>)</w:delText>
          </w:r>
          <w:r w:rsidR="00F75C52" w:rsidRPr="00E77497" w:rsidDel="00BF5CDF">
            <w:delText xml:space="preserve"> </w:delText>
          </w:r>
          <w:r w:rsidR="00F75C52" w:rsidRPr="00E77497" w:rsidDel="00BF5CDF">
            <w:rPr>
              <w:rFonts w:ascii="Courier New" w:hAnsi="Courier New"/>
              <w:b/>
              <w:i w:val="0"/>
            </w:rPr>
            <w:delText>{</w:delText>
          </w:r>
          <w:r w:rsidR="00F75C52" w:rsidRPr="00E77497" w:rsidDel="00BF5CDF">
            <w:delText xml:space="preserve"> FunctionBody </w:delText>
          </w:r>
          <w:r w:rsidR="00F75C52" w:rsidRPr="00E77497" w:rsidDel="00BF5CDF">
            <w:rPr>
              <w:rFonts w:ascii="Courier New" w:hAnsi="Courier New"/>
              <w:b/>
              <w:i w:val="0"/>
            </w:rPr>
            <w:delText>}</w:delText>
          </w:r>
        </w:del>
      </w:ins>
      <w:del w:id="9152" w:author="Rev 7 Allen Wirfs-Brock" w:date="2012-04-26T10:58:00Z">
        <w:r w:rsidR="004C02EF" w:rsidRPr="00E77497" w:rsidDel="00BF5CDF">
          <w:br/>
        </w:r>
        <w:r w:rsidR="004C02EF" w:rsidRPr="00E77497" w:rsidDel="00BF5CDF">
          <w:rPr>
            <w:rFonts w:ascii="Courier New" w:hAnsi="Courier New" w:cs="Courier New"/>
            <w:b/>
            <w:i w:val="0"/>
          </w:rPr>
          <w:delText xml:space="preserve">get </w:delText>
        </w:r>
        <w:r w:rsidR="004C02EF" w:rsidRPr="00E77497" w:rsidDel="00BF5CDF">
          <w:delText>PropertyName</w:delText>
        </w:r>
        <w:r w:rsidR="004C02EF" w:rsidRPr="00E77497" w:rsidDel="00BF5CDF">
          <w:rPr>
            <w:rFonts w:ascii="Courier New" w:hAnsi="Courier New" w:cs="Courier New"/>
            <w:i w:val="0"/>
          </w:rPr>
          <w:delText xml:space="preserve"> </w:delText>
        </w:r>
        <w:r w:rsidR="004C02EF" w:rsidRPr="00E77497" w:rsidDel="00BF5CDF">
          <w:rPr>
            <w:rFonts w:ascii="Courier New" w:hAnsi="Courier New" w:cs="Courier New"/>
            <w:b/>
            <w:i w:val="0"/>
          </w:rPr>
          <w:delText>( )</w:delText>
        </w:r>
        <w:r w:rsidR="004C02EF" w:rsidRPr="00E77497" w:rsidDel="00BF5CDF">
          <w:rPr>
            <w:rFonts w:ascii="Courier New" w:hAnsi="Courier New" w:cs="Courier New"/>
          </w:rPr>
          <w:delText xml:space="preserve"> </w:delText>
        </w:r>
        <w:r w:rsidR="004C02EF" w:rsidRPr="00E77497" w:rsidDel="00BF5CDF">
          <w:rPr>
            <w:rFonts w:ascii="Courier New" w:hAnsi="Courier New" w:cs="Courier New"/>
            <w:b/>
            <w:i w:val="0"/>
          </w:rPr>
          <w:delText>{</w:delText>
        </w:r>
        <w:r w:rsidR="004C02EF" w:rsidRPr="00E77497" w:rsidDel="00BF5CDF">
          <w:rPr>
            <w:rFonts w:ascii="Courier New" w:hAnsi="Courier New" w:cs="Courier New"/>
            <w:i w:val="0"/>
          </w:rPr>
          <w:delText xml:space="preserve"> </w:delText>
        </w:r>
        <w:r w:rsidR="004C02EF" w:rsidRPr="00E77497" w:rsidDel="00BF5CDF">
          <w:delText>FunctionBody</w:delText>
        </w:r>
        <w:r w:rsidR="004C02EF" w:rsidRPr="00E77497" w:rsidDel="00BF5CDF">
          <w:rPr>
            <w:rFonts w:ascii="Courier New" w:hAnsi="Courier New" w:cs="Courier New"/>
            <w:i w:val="0"/>
          </w:rPr>
          <w:delText xml:space="preserve"> </w:delText>
        </w:r>
        <w:r w:rsidR="004C02EF" w:rsidRPr="00E77497" w:rsidDel="00BF5CDF">
          <w:rPr>
            <w:rFonts w:ascii="Courier New" w:hAnsi="Courier New" w:cs="Courier New"/>
            <w:b/>
            <w:i w:val="0"/>
          </w:rPr>
          <w:delText>}</w:delText>
        </w:r>
        <w:r w:rsidR="004C02EF" w:rsidRPr="00E77497" w:rsidDel="00BF5CDF">
          <w:rPr>
            <w:b/>
          </w:rPr>
          <w:br/>
        </w:r>
        <w:r w:rsidR="004C02EF" w:rsidRPr="00E77497" w:rsidDel="00BF5CDF">
          <w:rPr>
            <w:rFonts w:ascii="Courier New" w:hAnsi="Courier New" w:cs="Courier New"/>
            <w:b/>
            <w:i w:val="0"/>
          </w:rPr>
          <w:delText xml:space="preserve">set </w:delText>
        </w:r>
        <w:r w:rsidR="004C02EF" w:rsidRPr="00E77497" w:rsidDel="00BF5CDF">
          <w:delText>PropertyName</w:delText>
        </w:r>
        <w:r w:rsidR="004C02EF" w:rsidRPr="00E77497" w:rsidDel="00BF5CDF">
          <w:rPr>
            <w:rFonts w:ascii="Courier New" w:hAnsi="Courier New" w:cs="Courier New"/>
            <w:i w:val="0"/>
          </w:rPr>
          <w:delText xml:space="preserve"> </w:delText>
        </w:r>
        <w:r w:rsidR="004C02EF" w:rsidRPr="00E77497" w:rsidDel="00BF5CDF">
          <w:rPr>
            <w:rFonts w:ascii="Courier New" w:hAnsi="Courier New" w:cs="Courier New"/>
            <w:b/>
            <w:i w:val="0"/>
          </w:rPr>
          <w:delText xml:space="preserve">( </w:delText>
        </w:r>
        <w:r w:rsidR="004C02EF" w:rsidRPr="00E77497" w:rsidDel="00BF5CDF">
          <w:delText>PropertySetParameterList</w:delText>
        </w:r>
        <w:r w:rsidR="004C02EF" w:rsidRPr="00E77497" w:rsidDel="00BF5CDF">
          <w:rPr>
            <w:rFonts w:ascii="Courier New" w:hAnsi="Courier New" w:cs="Courier New"/>
            <w:b/>
            <w:i w:val="0"/>
          </w:rPr>
          <w:delText xml:space="preserve"> ) { </w:delText>
        </w:r>
        <w:r w:rsidR="004C02EF" w:rsidRPr="00E77497" w:rsidDel="00BF5CDF">
          <w:delText>FunctionBody</w:delText>
        </w:r>
        <w:r w:rsidR="004C02EF" w:rsidRPr="00E77497" w:rsidDel="00BF5CDF">
          <w:rPr>
            <w:rFonts w:ascii="Courier New" w:hAnsi="Courier New" w:cs="Courier New"/>
            <w:i w:val="0"/>
          </w:rPr>
          <w:delText xml:space="preserve"> </w:delText>
        </w:r>
        <w:r w:rsidR="004C02EF" w:rsidRPr="00E77497" w:rsidDel="00BF5CDF">
          <w:rPr>
            <w:rFonts w:ascii="Courier New" w:hAnsi="Courier New" w:cs="Courier New"/>
            <w:b/>
            <w:i w:val="0"/>
          </w:rPr>
          <w:delText>}</w:delText>
        </w:r>
      </w:del>
    </w:p>
    <w:p w14:paraId="7FACF317" w14:textId="77777777" w:rsidR="004C02EF" w:rsidRPr="00E77497" w:rsidRDefault="004C02EF" w:rsidP="004C02EF">
      <w:pPr>
        <w:pStyle w:val="SyntaxRule"/>
      </w:pPr>
      <w:r w:rsidRPr="00E77497">
        <w:t xml:space="preserve">PropertyName </w:t>
      </w:r>
      <w:r w:rsidRPr="00E77497">
        <w:rPr>
          <w:rFonts w:ascii="Arial" w:hAnsi="Arial" w:cs="Arial"/>
          <w:b/>
          <w:i w:val="0"/>
        </w:rPr>
        <w:t>:</w:t>
      </w:r>
    </w:p>
    <w:p w14:paraId="28F6B271" w14:textId="77777777" w:rsidR="004C02EF" w:rsidRPr="00E77497" w:rsidRDefault="004C02EF" w:rsidP="004C02EF">
      <w:pPr>
        <w:pStyle w:val="SyntaxDefinition"/>
      </w:pPr>
      <w:r w:rsidRPr="00E77497">
        <w:t>IdentifierName</w:t>
      </w:r>
      <w:r w:rsidRPr="00E77497">
        <w:br/>
        <w:t>StringLiteral</w:t>
      </w:r>
      <w:r w:rsidRPr="00E77497">
        <w:br/>
        <w:t>NumericLiteral</w:t>
      </w:r>
    </w:p>
    <w:p w14:paraId="1B2860E9" w14:textId="77777777" w:rsidR="00160587" w:rsidRPr="00E77497" w:rsidRDefault="00160587" w:rsidP="00160587">
      <w:pPr>
        <w:pStyle w:val="SyntaxRule"/>
        <w:rPr>
          <w:ins w:id="9153" w:author="Rev 10 Allen Wirfs-Brock" w:date="2012-09-25T10:51:00Z"/>
        </w:rPr>
      </w:pPr>
      <w:ins w:id="9154" w:author="Rev 10 Allen Wirfs-Brock" w:date="2012-09-25T10:51:00Z">
        <w:r>
          <w:t>CoverInitiali</w:t>
        </w:r>
      </w:ins>
      <w:ins w:id="9155" w:author="Rev 10 Allen Wirfs-Brock" w:date="2012-09-25T10:53:00Z">
        <w:r>
          <w:t>s</w:t>
        </w:r>
      </w:ins>
      <w:ins w:id="9156" w:author="Rev 10 Allen Wirfs-Brock" w:date="2012-09-25T10:51:00Z">
        <w:r>
          <w:t>edName</w:t>
        </w:r>
        <w:r w:rsidRPr="00E77497">
          <w:t xml:space="preserve"> </w:t>
        </w:r>
        <w:r w:rsidRPr="00E77497">
          <w:rPr>
            <w:rFonts w:ascii="Arial" w:hAnsi="Arial"/>
            <w:b/>
            <w:i w:val="0"/>
          </w:rPr>
          <w:t>:</w:t>
        </w:r>
      </w:ins>
    </w:p>
    <w:p w14:paraId="771A8589" w14:textId="77777777" w:rsidR="00160587" w:rsidRPr="00E77497" w:rsidRDefault="00160587" w:rsidP="00160587">
      <w:pPr>
        <w:pStyle w:val="SyntaxDefinition"/>
        <w:rPr>
          <w:ins w:id="9157" w:author="Rev 10 Allen Wirfs-Brock" w:date="2012-09-25T10:51:00Z"/>
        </w:rPr>
      </w:pPr>
      <w:ins w:id="9158" w:author="Rev 10 Allen Wirfs-Brock" w:date="2012-09-25T10:52:00Z">
        <w:r w:rsidRPr="00E77497">
          <w:t>IdentifierName</w:t>
        </w:r>
        <w:r>
          <w:rPr>
            <w:i w:val="0"/>
          </w:rPr>
          <w:t xml:space="preserve"> </w:t>
        </w:r>
        <w:r w:rsidRPr="00E77497">
          <w:t>Initialiser</w:t>
        </w:r>
      </w:ins>
    </w:p>
    <w:p w14:paraId="4F81D021" w14:textId="77777777" w:rsidR="00860116" w:rsidRPr="00E77497" w:rsidRDefault="00860116" w:rsidP="00860116">
      <w:pPr>
        <w:pStyle w:val="SyntaxRule"/>
        <w:rPr>
          <w:ins w:id="9159" w:author="Rev 10 Allen Wirfs-Brock" w:date="2012-09-25T10:42:00Z"/>
        </w:rPr>
      </w:pPr>
      <w:ins w:id="9160" w:author="Rev 10 Allen Wirfs-Brock" w:date="2012-09-25T10:42:00Z">
        <w:r w:rsidRPr="00E77497">
          <w:t xml:space="preserve">Initialiser </w:t>
        </w:r>
        <w:r w:rsidRPr="00E77497">
          <w:rPr>
            <w:rFonts w:ascii="Arial" w:hAnsi="Arial"/>
            <w:b/>
            <w:i w:val="0"/>
          </w:rPr>
          <w:t>:</w:t>
        </w:r>
      </w:ins>
    </w:p>
    <w:p w14:paraId="421A6977" w14:textId="77777777" w:rsidR="00860116" w:rsidRPr="00E77497" w:rsidRDefault="00860116" w:rsidP="00860116">
      <w:pPr>
        <w:pStyle w:val="SyntaxDefinition"/>
        <w:rPr>
          <w:ins w:id="9161" w:author="Rev 10 Allen Wirfs-Brock" w:date="2012-09-25T10:42:00Z"/>
        </w:rPr>
      </w:pPr>
      <w:ins w:id="9162" w:author="Rev 10 Allen Wirfs-Brock" w:date="2012-09-25T10:42:00Z">
        <w:r w:rsidRPr="00E77497">
          <w:rPr>
            <w:rFonts w:ascii="Courier New" w:hAnsi="Courier New"/>
            <w:b/>
            <w:i w:val="0"/>
          </w:rPr>
          <w:t>=</w:t>
        </w:r>
        <w:r w:rsidRPr="00E77497">
          <w:t xml:space="preserve"> AssignmentExpression</w:t>
        </w:r>
      </w:ins>
    </w:p>
    <w:p w14:paraId="0A4CCE27" w14:textId="77777777" w:rsidR="00BF5CDF" w:rsidRDefault="00BF5CDF" w:rsidP="00BF5CDF">
      <w:pPr>
        <w:pStyle w:val="Note"/>
        <w:rPr>
          <w:ins w:id="9163" w:author="Rev 10 Allen Wirfs-Brock" w:date="2012-09-25T10:44:00Z"/>
        </w:rPr>
      </w:pPr>
      <w:ins w:id="9164" w:author="Rev 7 Allen Wirfs-Brock" w:date="2012-04-26T10:58:00Z">
        <w:r>
          <w:t>NOTE</w:t>
        </w:r>
      </w:ins>
      <w:ins w:id="9165" w:author="Rev 10 Allen Wirfs-Brock" w:date="2012-09-25T10:44:00Z">
        <w:r w:rsidR="00860116">
          <w:t xml:space="preserve"> 1</w:t>
        </w:r>
      </w:ins>
      <w:ins w:id="9166" w:author="Rev 7 Allen Wirfs-Brock" w:date="2012-04-26T10:58:00Z">
        <w:r>
          <w:tab/>
        </w:r>
      </w:ins>
      <w:ins w:id="9167" w:author="Rev 7 Allen Wirfs-Brock" w:date="2012-04-26T10:59:00Z">
        <w:r>
          <w:rPr>
            <w:rFonts w:ascii="Times New Roman" w:hAnsi="Times New Roman"/>
            <w:i/>
          </w:rPr>
          <w:t>MethodDefinition</w:t>
        </w:r>
      </w:ins>
      <w:ins w:id="9168" w:author="Rev 7 Allen Wirfs-Brock" w:date="2012-04-26T10:58:00Z">
        <w:r>
          <w:t xml:space="preserve"> is defined in </w:t>
        </w:r>
      </w:ins>
      <w:ins w:id="9169" w:author="Rev 7 Allen Wirfs-Brock" w:date="2012-04-26T10:59:00Z">
        <w:r>
          <w:t>13.3</w:t>
        </w:r>
      </w:ins>
      <w:ins w:id="9170" w:author="Rev 7 Allen Wirfs-Brock" w:date="2012-04-26T10:58:00Z">
        <w:r>
          <w:t>.</w:t>
        </w:r>
      </w:ins>
    </w:p>
    <w:p w14:paraId="3F8D726E" w14:textId="77777777" w:rsidR="00860116" w:rsidRPr="00860116" w:rsidRDefault="00860116" w:rsidP="00860116">
      <w:pPr>
        <w:pStyle w:val="Note"/>
        <w:rPr>
          <w:ins w:id="9171" w:author="Rev 7 Allen Wirfs-Brock" w:date="2012-04-26T10:58:00Z"/>
        </w:rPr>
      </w:pPr>
      <w:ins w:id="9172" w:author="Rev 10 Allen Wirfs-Brock" w:date="2012-09-25T10:44:00Z">
        <w:r>
          <w:t>NOTE 2</w:t>
        </w:r>
        <w:r>
          <w:tab/>
        </w:r>
      </w:ins>
      <w:ins w:id="9173" w:author="Rev 10 Allen Wirfs-Brock" w:date="2012-09-25T10:47:00Z">
        <w:r w:rsidR="00160587">
          <w:t xml:space="preserve">In certain contexts, </w:t>
        </w:r>
        <w:r w:rsidR="00160587" w:rsidRPr="004012E4">
          <w:rPr>
            <w:rFonts w:ascii="Times New Roman" w:hAnsi="Times New Roman"/>
            <w:i/>
          </w:rPr>
          <w:t>ObjectLiteral</w:t>
        </w:r>
        <w:r w:rsidR="00160587">
          <w:t xml:space="preserve"> is used as a cover grammar for a more restricted </w:t>
        </w:r>
      </w:ins>
      <w:ins w:id="9174" w:author="Rev 10 Allen Wirfs-Brock" w:date="2012-09-25T10:53:00Z">
        <w:r w:rsidR="00160587">
          <w:t xml:space="preserve">secondary </w:t>
        </w:r>
      </w:ins>
      <w:ins w:id="9175" w:author="Rev 10 Allen Wirfs-Brock" w:date="2012-09-25T10:47:00Z">
        <w:r w:rsidR="00160587">
          <w:t xml:space="preserve">grammar. </w:t>
        </w:r>
      </w:ins>
      <w:ins w:id="9176" w:author="Rev 10 Allen Wirfs-Brock" w:date="2012-09-25T10:53:00Z">
        <w:r w:rsidR="00160587">
          <w:t xml:space="preserve">The </w:t>
        </w:r>
        <w:r w:rsidR="00160587" w:rsidRPr="004012E4">
          <w:rPr>
            <w:rFonts w:ascii="Times New Roman" w:hAnsi="Times New Roman"/>
            <w:i/>
          </w:rPr>
          <w:t>CoverInitialisedName</w:t>
        </w:r>
        <w:r w:rsidR="00160587">
          <w:t xml:space="preserve"> production is necessary to fully cover </w:t>
        </w:r>
      </w:ins>
      <w:ins w:id="9177" w:author="Rev 10 Allen Wirfs-Brock" w:date="2012-09-25T10:54:00Z">
        <w:r w:rsidR="00160587">
          <w:t xml:space="preserve">these secondary grammars.  However, use of this production results in an early Syntax Error in </w:t>
        </w:r>
      </w:ins>
      <w:ins w:id="9178" w:author="Rev 10 Allen Wirfs-Brock" w:date="2012-09-25T10:58:00Z">
        <w:r w:rsidR="000C487B">
          <w:t xml:space="preserve">normal contexts where an actual </w:t>
        </w:r>
        <w:r w:rsidR="000C487B" w:rsidRPr="00253B6F">
          <w:rPr>
            <w:rFonts w:ascii="Times New Roman" w:hAnsi="Times New Roman"/>
            <w:i/>
          </w:rPr>
          <w:t>ObjectLiteral</w:t>
        </w:r>
        <w:r w:rsidR="000C487B">
          <w:t xml:space="preserve"> is expected. </w:t>
        </w:r>
      </w:ins>
    </w:p>
    <w:p w14:paraId="306BABA5" w14:textId="77777777" w:rsidR="004C02EF" w:rsidRPr="00E77497" w:rsidDel="00BF5CDF" w:rsidRDefault="004C02EF" w:rsidP="004C02EF">
      <w:pPr>
        <w:pStyle w:val="SyntaxRule"/>
        <w:rPr>
          <w:del w:id="9179" w:author="Rev 7 Allen Wirfs-Brock" w:date="2012-04-26T10:58:00Z"/>
          <w:b/>
        </w:rPr>
      </w:pPr>
      <w:del w:id="9180" w:author="Rev 7 Allen Wirfs-Brock" w:date="2012-04-26T10:58:00Z">
        <w:r w:rsidRPr="00E77497" w:rsidDel="00BF5CDF">
          <w:delText>PropertySetParameterList</w:delText>
        </w:r>
        <w:r w:rsidRPr="00E77497" w:rsidDel="00BF5CDF">
          <w:rPr>
            <w:rFonts w:ascii="Arial" w:hAnsi="Arial" w:cs="Arial"/>
            <w:b/>
          </w:rPr>
          <w:delText xml:space="preserve"> </w:delText>
        </w:r>
        <w:r w:rsidRPr="00E77497" w:rsidDel="00BF5CDF">
          <w:rPr>
            <w:rFonts w:ascii="Arial" w:hAnsi="Arial" w:cs="Arial"/>
            <w:b/>
            <w:i w:val="0"/>
          </w:rPr>
          <w:delText>:</w:delText>
        </w:r>
      </w:del>
    </w:p>
    <w:p w14:paraId="2DA4AFEF" w14:textId="77777777" w:rsidR="0066693C" w:rsidRPr="00E77497" w:rsidDel="00BF5CDF" w:rsidRDefault="0066693C" w:rsidP="0066693C">
      <w:pPr>
        <w:pStyle w:val="SyntaxDefinition"/>
        <w:rPr>
          <w:ins w:id="9181" w:author="Rev 4 Allen Wirfs-Brock" w:date="2011-10-08T14:32:00Z"/>
          <w:del w:id="9182" w:author="Rev 7 Allen Wirfs-Brock" w:date="2012-04-26T10:58:00Z"/>
        </w:rPr>
      </w:pPr>
      <w:ins w:id="9183" w:author="Rev 4 Allen Wirfs-Brock" w:date="2011-10-08T14:32:00Z">
        <w:del w:id="9184" w:author="Rev 7 Allen Wirfs-Brock" w:date="2012-04-26T10:58:00Z">
          <w:r w:rsidRPr="00E77497" w:rsidDel="00BF5CDF">
            <w:delText xml:space="preserve">BindingIdentifier </w:delText>
          </w:r>
          <w:r w:rsidRPr="00E77497" w:rsidDel="00BF5CDF">
            <w:br/>
            <w:delText xml:space="preserve">BindingPattern </w:delText>
          </w:r>
        </w:del>
      </w:ins>
    </w:p>
    <w:p w14:paraId="21FE393F" w14:textId="77777777" w:rsidR="004C02EF" w:rsidRPr="00E77497" w:rsidDel="0066693C" w:rsidRDefault="004C02EF" w:rsidP="004C02EF">
      <w:pPr>
        <w:pStyle w:val="SyntaxDefinition"/>
        <w:rPr>
          <w:del w:id="9185" w:author="Rev 4 Allen Wirfs-Brock" w:date="2011-10-08T14:32:00Z"/>
        </w:rPr>
      </w:pPr>
      <w:del w:id="9186" w:author="Rev 4 Allen Wirfs-Brock" w:date="2011-09-28T11:50:00Z">
        <w:r w:rsidRPr="00E77497" w:rsidDel="00494C99">
          <w:delText>Identifier</w:delText>
        </w:r>
      </w:del>
    </w:p>
    <w:p w14:paraId="30E6DC10" w14:textId="77777777" w:rsidR="004C02EF" w:rsidRPr="00E77497" w:rsidDel="00833F54" w:rsidRDefault="004C02EF" w:rsidP="004C02EF">
      <w:pPr>
        <w:pStyle w:val="Syntax"/>
        <w:rPr>
          <w:del w:id="9187" w:author="Rev 4 Allen Wirfs-Brock" w:date="2011-10-15T08:41:00Z"/>
        </w:rPr>
      </w:pPr>
      <w:del w:id="9188" w:author="Rev 4 Allen Wirfs-Brock" w:date="2011-10-15T08:41:00Z">
        <w:r w:rsidRPr="00E77497" w:rsidDel="00833F54">
          <w:delText>Semantics</w:delText>
        </w:r>
      </w:del>
    </w:p>
    <w:p w14:paraId="239511CE" w14:textId="77777777" w:rsidR="00833F54" w:rsidRPr="00E77497" w:rsidRDefault="00833F54" w:rsidP="00833F54">
      <w:pPr>
        <w:pStyle w:val="40"/>
        <w:numPr>
          <w:ilvl w:val="0"/>
          <w:numId w:val="0"/>
        </w:numPr>
        <w:rPr>
          <w:ins w:id="9189" w:author="Rev 4 Allen Wirfs-Brock" w:date="2011-10-15T08:41:00Z"/>
        </w:rPr>
      </w:pPr>
      <w:ins w:id="9190" w:author="Rev 4 Allen Wirfs-Brock" w:date="2011-10-15T08:41:00Z">
        <w:del w:id="9191" w:author="Rev 8 Allen Wirfs-Brock" w:date="2012-06-13T17:56:00Z">
          <w:r w:rsidRPr="00E77497" w:rsidDel="00CA2AEA">
            <w:delText xml:space="preserve">11.1.5.1 </w:delText>
          </w:r>
        </w:del>
        <w:r w:rsidRPr="00E77497">
          <w:t>Static Semantics</w:t>
        </w:r>
      </w:ins>
    </w:p>
    <w:p w14:paraId="28D8C3F5" w14:textId="77777777" w:rsidR="00833F54" w:rsidRDefault="00607728" w:rsidP="00833F54">
      <w:pPr>
        <w:rPr>
          <w:ins w:id="9192" w:author="Rev 10 Allen Wirfs-Brock" w:date="2012-09-26T16:07:00Z"/>
          <w:rFonts w:ascii="Helvetica" w:hAnsi="Helvetica"/>
          <w:b/>
        </w:rPr>
      </w:pPr>
      <w:ins w:id="9193" w:author="Rev 9 Allen Wirfs-Brock" w:date="2012-06-23T17:16:00Z">
        <w:r w:rsidRPr="00E77497">
          <w:rPr>
            <w:rFonts w:ascii="Helvetica" w:hAnsi="Helvetica"/>
            <w:b/>
          </w:rPr>
          <w:t xml:space="preserve">Static Semantics:  </w:t>
        </w:r>
      </w:ins>
      <w:ins w:id="9194" w:author="Rev 4 Allen Wirfs-Brock" w:date="2011-10-15T08:41:00Z">
        <w:r w:rsidR="00833F54" w:rsidRPr="00E77497">
          <w:rPr>
            <w:rFonts w:ascii="Helvetica" w:hAnsi="Helvetica"/>
            <w:b/>
          </w:rPr>
          <w:t>Early Errors</w:t>
        </w:r>
      </w:ins>
    </w:p>
    <w:p w14:paraId="1EE269B8" w14:textId="77777777" w:rsidR="002832C9" w:rsidRPr="004012E4" w:rsidRDefault="001E6756" w:rsidP="00833F54">
      <w:pPr>
        <w:rPr>
          <w:ins w:id="9195" w:author="Rev 4 Allen Wirfs-Brock" w:date="2011-10-15T08:41:00Z"/>
          <w:rFonts w:ascii="Helvetica" w:hAnsi="Helvetica"/>
        </w:rPr>
      </w:pPr>
      <w:ins w:id="9196" w:author="Rev 10 Allen Wirfs-Brock" w:date="2012-09-26T16:07:00Z">
        <w:r w:rsidRPr="004012E4">
          <w:rPr>
            <w:rFonts w:ascii="Helvetica" w:hAnsi="Helvetica"/>
          </w:rPr>
          <w:t xml:space="preserve">In addition to describe an actual object initialiser the </w:t>
        </w:r>
        <w:r w:rsidRPr="004012E4">
          <w:rPr>
            <w:rFonts w:ascii="Times New Roman" w:hAnsi="Times New Roman"/>
            <w:i/>
          </w:rPr>
          <w:t>ObjectLiteral</w:t>
        </w:r>
        <w:r w:rsidRPr="004012E4">
          <w:rPr>
            <w:rFonts w:ascii="Helvetica" w:hAnsi="Helvetica"/>
          </w:rPr>
          <w:t xml:space="preserve"> productions are used as a cover </w:t>
        </w:r>
      </w:ins>
      <w:ins w:id="9197" w:author="Rev 10 Allen Wirfs-Brock" w:date="2012-09-26T16:08:00Z">
        <w:r>
          <w:rPr>
            <w:rFonts w:ascii="Helvetica" w:hAnsi="Helvetica"/>
          </w:rPr>
          <w:t xml:space="preserve">grammar for </w:t>
        </w:r>
        <w:r w:rsidRPr="004012E4">
          <w:rPr>
            <w:rFonts w:ascii="Times New Roman" w:hAnsi="Times New Roman"/>
            <w:i/>
          </w:rPr>
          <w:t>Object</w:t>
        </w:r>
      </w:ins>
      <w:ins w:id="9198" w:author="Rev 10 Allen Wirfs-Brock" w:date="2012-09-26T16:09:00Z">
        <w:r w:rsidRPr="004012E4">
          <w:rPr>
            <w:rFonts w:ascii="Times New Roman" w:hAnsi="Times New Roman"/>
            <w:i/>
          </w:rPr>
          <w:t>AssignmentPattern</w:t>
        </w:r>
        <w:r>
          <w:rPr>
            <w:rFonts w:ascii="Helvetica" w:hAnsi="Helvetica"/>
          </w:rPr>
          <w:t xml:space="preserve"> (11.13.1).  When </w:t>
        </w:r>
        <w:r w:rsidRPr="004012E4">
          <w:rPr>
            <w:rFonts w:ascii="Times New Roman" w:hAnsi="Times New Roman"/>
            <w:i/>
          </w:rPr>
          <w:t>ObjectLiteral</w:t>
        </w:r>
        <w:r>
          <w:rPr>
            <w:rFonts w:ascii="Helvetica" w:hAnsi="Helvetica"/>
          </w:rPr>
          <w:t xml:space="preserve"> appears in a context where </w:t>
        </w:r>
        <w:r w:rsidRPr="004012E4">
          <w:rPr>
            <w:rFonts w:ascii="Times New Roman" w:hAnsi="Times New Roman"/>
            <w:i/>
          </w:rPr>
          <w:t>ObjectAssignmentPattern</w:t>
        </w:r>
        <w:r>
          <w:rPr>
            <w:rFonts w:ascii="Helvetica" w:hAnsi="Helvetica"/>
          </w:rPr>
          <w:t xml:space="preserve"> is required, the following Early Error rules are </w:t>
        </w:r>
        <w:r w:rsidRPr="004012E4">
          <w:rPr>
            <w:rFonts w:ascii="Helvetica" w:hAnsi="Helvetica"/>
            <w:b/>
          </w:rPr>
          <w:t>not</w:t>
        </w:r>
        <w:r>
          <w:rPr>
            <w:rFonts w:ascii="Helvetica" w:hAnsi="Helvetica"/>
          </w:rPr>
          <w:t xml:space="preserve"> applied.</w:t>
        </w:r>
      </w:ins>
    </w:p>
    <w:p w14:paraId="6EFE77E8" w14:textId="77777777" w:rsidR="00480216" w:rsidRDefault="00480216" w:rsidP="00480216">
      <w:pPr>
        <w:spacing w:after="0"/>
        <w:rPr>
          <w:ins w:id="9199" w:author="Rev 7 Allen Wirfs-Brock" w:date="2012-04-25T14:56:00Z"/>
          <w:rFonts w:ascii="Courier New" w:hAnsi="Courier New" w:cs="Courier New"/>
          <w:b/>
          <w:iCs/>
        </w:rPr>
      </w:pPr>
      <w:ins w:id="9200" w:author="Rev 7 Allen Wirfs-Brock" w:date="2012-04-25T14:56:00Z">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Pr>
            <w:rFonts w:ascii="Courier New" w:hAnsi="Courier New"/>
            <w:b/>
          </w:rPr>
          <w:t xml:space="preserve"> </w:t>
        </w:r>
        <w:r>
          <w:rPr>
            <w:rStyle w:val="bnf"/>
          </w:rPr>
          <w:t>PropertyDefinitionList</w:t>
        </w:r>
        <w:r w:rsidRPr="00E77497">
          <w:rPr>
            <w:rStyle w:val="bnf"/>
          </w:rPr>
          <w:t xml:space="preserve"> </w:t>
        </w:r>
        <w:r w:rsidRPr="00E77497">
          <w:rPr>
            <w:rFonts w:ascii="Courier New" w:hAnsi="Courier New"/>
          </w:rPr>
          <w:t xml:space="preserve"> </w:t>
        </w:r>
        <w:r w:rsidRPr="00E77497">
          <w:rPr>
            <w:rFonts w:ascii="Courier New" w:hAnsi="Courier New"/>
            <w:b/>
          </w:rPr>
          <w:t>}</w:t>
        </w:r>
        <w:r w:rsidRPr="008B7F6F">
          <w:rPr>
            <w:rFonts w:ascii="Courier New" w:hAnsi="Courier New" w:cs="Courier New"/>
            <w:b/>
            <w:iCs/>
          </w:rPr>
          <w:t xml:space="preserve"> </w:t>
        </w:r>
      </w:ins>
    </w:p>
    <w:p w14:paraId="334AE4BC" w14:textId="77777777" w:rsidR="00480216" w:rsidRPr="00557892" w:rsidRDefault="00480216" w:rsidP="00480216">
      <w:pPr>
        <w:spacing w:before="60" w:after="60"/>
        <w:rPr>
          <w:ins w:id="9201" w:author="Rev 7 Allen Wirfs-Brock" w:date="2012-04-25T14:56:00Z"/>
          <w:rFonts w:cs="Arial"/>
          <w:iCs/>
        </w:rPr>
      </w:pPr>
      <w:ins w:id="9202" w:author="Rev 7 Allen Wirfs-Brock" w:date="2012-04-25T14:56:00Z">
        <w:r>
          <w:rPr>
            <w:rFonts w:cs="Arial"/>
            <w:iCs/>
          </w:rPr>
          <w:t>a</w:t>
        </w:r>
        <w:r w:rsidRPr="00557892">
          <w:rPr>
            <w:rFonts w:cs="Arial"/>
            <w:iCs/>
          </w:rPr>
          <w:t>nd</w:t>
        </w:r>
      </w:ins>
    </w:p>
    <w:p w14:paraId="5B35D809" w14:textId="77777777" w:rsidR="00480216" w:rsidRDefault="00480216" w:rsidP="00480216">
      <w:pPr>
        <w:rPr>
          <w:ins w:id="9203" w:author="Rev 7 Allen Wirfs-Brock" w:date="2012-04-25T14:56:00Z"/>
          <w:rFonts w:ascii="Courier New" w:hAnsi="Courier New" w:cs="Courier New"/>
          <w:b/>
          <w:iCs/>
        </w:rPr>
      </w:pPr>
      <w:ins w:id="9204" w:author="Rev 7 Allen Wirfs-Brock" w:date="2012-04-25T14:56:00Z">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Pr>
            <w:rFonts w:ascii="Courier New" w:hAnsi="Courier New"/>
            <w:b/>
          </w:rPr>
          <w:t xml:space="preserve"> </w:t>
        </w:r>
        <w:r>
          <w:rPr>
            <w:rStyle w:val="bnf"/>
          </w:rPr>
          <w:t>PropertyDefinitionList</w:t>
        </w:r>
        <w:r w:rsidRPr="00E77497">
          <w:rPr>
            <w:rStyle w:val="bnf"/>
          </w:rPr>
          <w:t xml:space="preserve"> </w:t>
        </w:r>
        <w:r>
          <w:rPr>
            <w:rFonts w:ascii="Courier New" w:hAnsi="Courier New"/>
            <w:b/>
          </w:rPr>
          <w:t>,</w:t>
        </w:r>
        <w:r w:rsidRPr="00E77497">
          <w:rPr>
            <w:rFonts w:ascii="Courier New" w:hAnsi="Courier New"/>
          </w:rPr>
          <w:t xml:space="preserve"> </w:t>
        </w:r>
        <w:r w:rsidRPr="008B7F6F">
          <w:rPr>
            <w:rFonts w:ascii="Courier New" w:hAnsi="Courier New" w:cs="Courier New"/>
            <w:b/>
            <w:iCs/>
          </w:rPr>
          <w:t xml:space="preserve">} </w:t>
        </w:r>
      </w:ins>
    </w:p>
    <w:p w14:paraId="3BADC602" w14:textId="77777777" w:rsidR="00833F54" w:rsidRPr="00E77497" w:rsidDel="004321EC" w:rsidRDefault="00833F54" w:rsidP="00833F54">
      <w:pPr>
        <w:rPr>
          <w:ins w:id="9205" w:author="Rev 4 Allen Wirfs-Brock" w:date="2011-10-15T08:41:00Z"/>
          <w:del w:id="9206" w:author="Rev 7 Allen Wirfs-Brock" w:date="2012-04-25T15:40:00Z"/>
        </w:rPr>
      </w:pPr>
      <w:ins w:id="9207" w:author="Rev 4 Allen Wirfs-Brock" w:date="2011-10-15T08:41:00Z">
        <w:del w:id="9208" w:author="Rev 7 Allen Wirfs-Brock" w:date="2012-04-20T09:47:00Z">
          <w:r w:rsidRPr="00E77497" w:rsidDel="002D5AF2">
            <w:rPr>
              <w:rStyle w:val="bnf"/>
            </w:rPr>
            <w:delText>PropertyNameAndValueList</w:delText>
          </w:r>
        </w:del>
        <w:del w:id="9209" w:author="Rev 7 Allen Wirfs-Brock" w:date="2012-04-25T15:40:00Z">
          <w:r w:rsidRPr="00E77497" w:rsidDel="004321EC">
            <w:delText xml:space="preserve"> </w:delText>
          </w:r>
          <w:r w:rsidRPr="00E77497" w:rsidDel="004321EC">
            <w:rPr>
              <w:b/>
            </w:rPr>
            <w:delText>:</w:delText>
          </w:r>
          <w:r w:rsidRPr="00E77497" w:rsidDel="004321EC">
            <w:delText xml:space="preserve">  </w:delText>
          </w:r>
        </w:del>
        <w:del w:id="9210" w:author="Rev 7 Allen Wirfs-Brock" w:date="2012-04-20T09:47:00Z">
          <w:r w:rsidRPr="00E77497" w:rsidDel="002D5AF2">
            <w:rPr>
              <w:rStyle w:val="bnf"/>
            </w:rPr>
            <w:delText>PropertyNameAndValueList</w:delText>
          </w:r>
        </w:del>
        <w:del w:id="9211" w:author="Rev 7 Allen Wirfs-Brock" w:date="2012-04-25T15:40:00Z">
          <w:r w:rsidRPr="00E77497" w:rsidDel="004321EC">
            <w:delText xml:space="preserve"> </w:delText>
          </w:r>
          <w:r w:rsidRPr="00E77497" w:rsidDel="004321EC">
            <w:rPr>
              <w:rFonts w:ascii="Courier New" w:hAnsi="Courier New" w:cs="Courier New"/>
              <w:b/>
            </w:rPr>
            <w:delText>,</w:delText>
          </w:r>
          <w:r w:rsidRPr="00E77497" w:rsidDel="004321EC">
            <w:delText xml:space="preserve"> </w:delText>
          </w:r>
        </w:del>
        <w:del w:id="9212" w:author="Rev 7 Allen Wirfs-Brock" w:date="2012-04-20T09:35:00Z">
          <w:r w:rsidRPr="00E77497" w:rsidDel="001A6289">
            <w:rPr>
              <w:rStyle w:val="bnf"/>
            </w:rPr>
            <w:delText>PropertyAssignment</w:delText>
          </w:r>
        </w:del>
        <w:del w:id="9213" w:author="Rev 7 Allen Wirfs-Brock" w:date="2012-04-25T15:40:00Z">
          <w:r w:rsidRPr="004321EC" w:rsidDel="004321EC">
            <w:delText xml:space="preserve"> </w:delText>
          </w:r>
        </w:del>
      </w:ins>
    </w:p>
    <w:p w14:paraId="1492146B" w14:textId="77777777" w:rsidR="006E5DBE" w:rsidRDefault="006E5DBE" w:rsidP="009E3FF6">
      <w:pPr>
        <w:numPr>
          <w:ilvl w:val="0"/>
          <w:numId w:val="403"/>
        </w:numPr>
        <w:spacing w:after="220"/>
        <w:contextualSpacing/>
        <w:rPr>
          <w:ins w:id="9214" w:author="Rev 7 Allen Wirfs-Brock" w:date="2012-04-25T14:57:00Z"/>
        </w:rPr>
      </w:pPr>
      <w:ins w:id="9215" w:author="Rev 7 Allen Wirfs-Brock" w:date="2012-04-24T16:57:00Z">
        <w:r w:rsidRPr="00E77497">
          <w:t xml:space="preserve">It is a Syntax Error if </w:t>
        </w:r>
      </w:ins>
      <w:ins w:id="9216" w:author="Rev 7 Allen Wirfs-Brock" w:date="2012-04-25T14:42:00Z">
        <w:r w:rsidR="00293A14" w:rsidRPr="004321EC">
          <w:rPr>
            <w:rFonts w:ascii="Times New Roman" w:hAnsi="Times New Roman"/>
          </w:rPr>
          <w:t>PropertyNameList</w:t>
        </w:r>
      </w:ins>
      <w:ins w:id="9217" w:author="Rev 7 Allen Wirfs-Brock" w:date="2012-04-24T16:58:00Z">
        <w:r>
          <w:t xml:space="preserve"> of </w:t>
        </w:r>
      </w:ins>
      <w:ins w:id="9218" w:author="Rev 7 Allen Wirfs-Brock" w:date="2012-04-24T16:57:00Z">
        <w:r w:rsidRPr="004321EC">
          <w:rPr>
            <w:rFonts w:ascii="Times New Roman" w:hAnsi="Times New Roman"/>
            <w:i/>
          </w:rPr>
          <w:t>PropertyDefinition</w:t>
        </w:r>
      </w:ins>
      <w:ins w:id="9219" w:author="Rev 7 Allen Wirfs-Brock" w:date="2012-04-25T14:56:00Z">
        <w:r w:rsidR="00480216" w:rsidRPr="004321EC">
          <w:rPr>
            <w:rFonts w:ascii="Times New Roman" w:hAnsi="Times New Roman"/>
            <w:i/>
          </w:rPr>
          <w:t>List</w:t>
        </w:r>
      </w:ins>
      <w:ins w:id="9220" w:author="Rev 7 Allen Wirfs-Brock" w:date="2012-04-25T14:57:00Z">
        <w:r w:rsidR="00480216">
          <w:rPr>
            <w:rStyle w:val="bnf"/>
            <w:i w:val="0"/>
          </w:rPr>
          <w:t xml:space="preserve"> </w:t>
        </w:r>
        <w:r w:rsidR="00480216" w:rsidRPr="004321EC">
          <w:rPr>
            <w:rStyle w:val="bnf"/>
            <w:rFonts w:ascii="Arial" w:hAnsi="Arial" w:cs="Arial"/>
            <w:i w:val="0"/>
          </w:rPr>
          <w:t>contains any duplicate ent</w:t>
        </w:r>
      </w:ins>
      <w:ins w:id="9221" w:author="Rev 10 Allen Wirfs-Brock" w:date="2012-08-13T16:42:00Z">
        <w:r w:rsidR="0003414D">
          <w:rPr>
            <w:rStyle w:val="bnf"/>
            <w:rFonts w:ascii="Arial" w:hAnsi="Arial" w:cs="Arial"/>
            <w:i w:val="0"/>
          </w:rPr>
          <w:t>r</w:t>
        </w:r>
      </w:ins>
      <w:ins w:id="9222" w:author="Rev 7 Allen Wirfs-Brock" w:date="2012-04-25T14:57:00Z">
        <w:r w:rsidR="00480216" w:rsidRPr="004321EC">
          <w:rPr>
            <w:rStyle w:val="bnf"/>
            <w:rFonts w:ascii="Arial" w:hAnsi="Arial" w:cs="Arial"/>
            <w:i w:val="0"/>
          </w:rPr>
          <w:t>ies, unless on</w:t>
        </w:r>
      </w:ins>
      <w:ins w:id="9223" w:author="Rev 7 Allen Wirfs-Brock" w:date="2012-04-25T15:00:00Z">
        <w:r w:rsidR="00480216" w:rsidRPr="004321EC">
          <w:rPr>
            <w:rStyle w:val="bnf"/>
            <w:rFonts w:ascii="Arial" w:hAnsi="Arial" w:cs="Arial"/>
            <w:i w:val="0"/>
          </w:rPr>
          <w:t>e</w:t>
        </w:r>
      </w:ins>
      <w:ins w:id="9224" w:author="Rev 7 Allen Wirfs-Brock" w:date="2012-04-25T14:57:00Z">
        <w:r w:rsidR="00480216" w:rsidRPr="004321EC">
          <w:rPr>
            <w:rStyle w:val="bnf"/>
            <w:rFonts w:ascii="Arial" w:hAnsi="Arial" w:cs="Arial"/>
            <w:i w:val="0"/>
          </w:rPr>
          <w:t xml:space="preserve"> of </w:t>
        </w:r>
      </w:ins>
      <w:ins w:id="9225" w:author="Rev 7 Allen Wirfs-Brock" w:date="2012-04-25T15:35:00Z">
        <w:r w:rsidR="00532AB5" w:rsidRPr="004321EC">
          <w:rPr>
            <w:rStyle w:val="bnf"/>
            <w:rFonts w:ascii="Arial" w:hAnsi="Arial" w:cs="Arial"/>
            <w:i w:val="0"/>
          </w:rPr>
          <w:t>the following</w:t>
        </w:r>
      </w:ins>
      <w:ins w:id="9226" w:author="Rev 7 Allen Wirfs-Brock" w:date="2012-04-25T14:57:00Z">
        <w:r w:rsidR="00480216" w:rsidRPr="004321EC">
          <w:rPr>
            <w:rStyle w:val="bnf"/>
            <w:rFonts w:ascii="Arial" w:hAnsi="Arial" w:cs="Arial"/>
            <w:i w:val="0"/>
          </w:rPr>
          <w:t xml:space="preserve"> conditions are true</w:t>
        </w:r>
      </w:ins>
      <w:ins w:id="9227" w:author="Rev 7 Allen Wirfs-Brock" w:date="2012-04-25T15:25:00Z">
        <w:r w:rsidR="00423688" w:rsidRPr="004321EC">
          <w:rPr>
            <w:rStyle w:val="bnf"/>
            <w:rFonts w:ascii="Arial" w:hAnsi="Arial" w:cs="Arial"/>
            <w:i w:val="0"/>
          </w:rPr>
          <w:t xml:space="preserve"> for each duplicate</w:t>
        </w:r>
      </w:ins>
      <w:ins w:id="9228" w:author="Rev 7 Allen Wirfs-Brock" w:date="2012-04-25T15:26:00Z">
        <w:r w:rsidR="00423688" w:rsidRPr="004321EC">
          <w:rPr>
            <w:rStyle w:val="bnf"/>
            <w:rFonts w:ascii="Arial" w:hAnsi="Arial" w:cs="Arial"/>
            <w:i w:val="0"/>
          </w:rPr>
          <w:t xml:space="preserve"> entry</w:t>
        </w:r>
      </w:ins>
      <w:ins w:id="9229" w:author="Rev 7 Allen Wirfs-Brock" w:date="2012-04-25T14:57:00Z">
        <w:r w:rsidR="00480216" w:rsidRPr="004321EC">
          <w:rPr>
            <w:rStyle w:val="bnf"/>
            <w:rFonts w:ascii="Arial" w:hAnsi="Arial" w:cs="Arial"/>
            <w:i w:val="0"/>
          </w:rPr>
          <w:t>:</w:t>
        </w:r>
      </w:ins>
      <w:ins w:id="9230" w:author="Rev 7 Allen Wirfs-Brock" w:date="2012-04-24T16:57:00Z">
        <w:r w:rsidRPr="00E77497">
          <w:rPr>
            <w:rFonts w:ascii="Courier New" w:hAnsi="Courier New" w:cs="Courier New"/>
            <w:b/>
            <w:iCs/>
          </w:rPr>
          <w:t xml:space="preserve"> </w:t>
        </w:r>
      </w:ins>
    </w:p>
    <w:p w14:paraId="4326109B" w14:textId="77777777" w:rsidR="00480216" w:rsidRDefault="00480216" w:rsidP="004321EC">
      <w:pPr>
        <w:numPr>
          <w:ilvl w:val="1"/>
          <w:numId w:val="737"/>
        </w:numPr>
        <w:spacing w:after="220"/>
        <w:contextualSpacing/>
        <w:rPr>
          <w:ins w:id="9231" w:author="Rev 7 Allen Wirfs-Brock" w:date="2012-04-25T15:30:00Z"/>
        </w:rPr>
      </w:pPr>
      <w:ins w:id="9232" w:author="Rev 7 Allen Wirfs-Brock" w:date="2012-04-25T14:58:00Z">
        <w:r>
          <w:t xml:space="preserve">The source code </w:t>
        </w:r>
      </w:ins>
      <w:ins w:id="9233" w:author="Rev 7 Allen Wirfs-Brock" w:date="2012-04-25T14:59:00Z">
        <w:r>
          <w:t>corresponding to</w:t>
        </w:r>
      </w:ins>
      <w:ins w:id="9234" w:author="Rev 7 Allen Wirfs-Brock" w:date="2012-04-25T14:58:00Z">
        <w:r>
          <w:t xml:space="preserve"> </w:t>
        </w:r>
      </w:ins>
      <w:ins w:id="9235" w:author="Rev 7 Allen Wirfs-Brock" w:date="2012-04-25T14:59:00Z">
        <w:r>
          <w:rPr>
            <w:rStyle w:val="bnf"/>
          </w:rPr>
          <w:t>PropertyDefinitionList</w:t>
        </w:r>
      </w:ins>
      <w:ins w:id="9236" w:author="Rev 7 Allen Wirfs-Brock" w:date="2012-04-25T14:58:00Z">
        <w:r>
          <w:t xml:space="preserve"> is not strict code</w:t>
        </w:r>
      </w:ins>
      <w:ins w:id="9237" w:author="Rev 7 Allen Wirfs-Brock" w:date="2012-04-25T15:00:00Z">
        <w:r>
          <w:t xml:space="preserve"> and </w:t>
        </w:r>
      </w:ins>
      <w:ins w:id="9238" w:author="Rev 7 Allen Wirfs-Brock" w:date="2012-04-25T15:27:00Z">
        <w:r w:rsidR="00532AB5">
          <w:t>all occur</w:t>
        </w:r>
      </w:ins>
      <w:ins w:id="9239" w:author="Rev 10 Allen Wirfs-Brock" w:date="2012-07-09T18:10:00Z">
        <w:r w:rsidR="007728C0">
          <w:t>r</w:t>
        </w:r>
      </w:ins>
      <w:ins w:id="9240" w:author="Rev 7 Allen Wirfs-Brock" w:date="2012-04-25T15:27:00Z">
        <w:del w:id="9241" w:author="Rev 10 Allen Wirfs-Brock" w:date="2012-07-09T15:16:00Z">
          <w:r w:rsidR="00532AB5" w:rsidDel="00E40EE0">
            <w:delText>a</w:delText>
          </w:r>
        </w:del>
      </w:ins>
      <w:ins w:id="9242" w:author="Rev 10 Allen Wirfs-Brock" w:date="2012-07-09T15:16:00Z">
        <w:r w:rsidR="00E40EE0">
          <w:t>e</w:t>
        </w:r>
      </w:ins>
      <w:ins w:id="9243" w:author="Rev 7 Allen Wirfs-Brock" w:date="2012-04-25T15:27:00Z">
        <w:r w:rsidR="00532AB5">
          <w:t xml:space="preserve">nces </w:t>
        </w:r>
      </w:ins>
      <w:ins w:id="9244" w:author="Rev 7 Allen Wirfs-Brock" w:date="2012-04-25T15:28:00Z">
        <w:r w:rsidR="00532AB5">
          <w:t xml:space="preserve">in the list </w:t>
        </w:r>
      </w:ins>
      <w:ins w:id="9245" w:author="Rev 7 Allen Wirfs-Brock" w:date="2012-04-25T15:27:00Z">
        <w:r w:rsidR="00532AB5">
          <w:t>of the</w:t>
        </w:r>
      </w:ins>
      <w:ins w:id="9246" w:author="Rev 7 Allen Wirfs-Brock" w:date="2012-04-25T15:02:00Z">
        <w:r>
          <w:t xml:space="preserve"> </w:t>
        </w:r>
      </w:ins>
      <w:ins w:id="9247" w:author="Rev 7 Allen Wirfs-Brock" w:date="2012-04-25T15:08:00Z">
        <w:r w:rsidR="00F52DA8">
          <w:t>duplicate</w:t>
        </w:r>
      </w:ins>
      <w:ins w:id="9248" w:author="Rev 7 Allen Wirfs-Brock" w:date="2012-04-25T15:17:00Z">
        <w:r w:rsidR="00423688">
          <w:t>d entry</w:t>
        </w:r>
      </w:ins>
      <w:ins w:id="9249" w:author="Rev 7 Allen Wirfs-Brock" w:date="2012-04-25T15:08:00Z">
        <w:r w:rsidR="00F52DA8">
          <w:t xml:space="preserve"> </w:t>
        </w:r>
      </w:ins>
      <w:ins w:id="9250" w:author="Rev 7 Allen Wirfs-Brock" w:date="2012-04-25T15:27:00Z">
        <w:r w:rsidR="00532AB5">
          <w:t>were</w:t>
        </w:r>
      </w:ins>
      <w:ins w:id="9251" w:author="Rev 7 Allen Wirfs-Brock" w:date="2012-04-25T15:15:00Z">
        <w:r w:rsidR="00423688">
          <w:t xml:space="preserve"> </w:t>
        </w:r>
      </w:ins>
      <w:ins w:id="9252" w:author="Rev 7 Allen Wirfs-Brock" w:date="2012-04-25T15:09:00Z">
        <w:r w:rsidR="00F52DA8">
          <w:t>obtained from</w:t>
        </w:r>
      </w:ins>
      <w:ins w:id="9253" w:author="Rev 7 Allen Wirfs-Brock" w:date="2012-04-25T15:28:00Z">
        <w:r w:rsidR="00532AB5">
          <w:t xml:space="preserve"> productions of the form</w:t>
        </w:r>
      </w:ins>
      <w:ins w:id="9254" w:author="Rev 7 Allen Wirfs-Brock" w:date="2012-04-25T15:09:00Z">
        <w:r w:rsidR="00F52DA8">
          <w:t xml:space="preserve"> </w:t>
        </w:r>
      </w:ins>
      <w:ins w:id="9255" w:author="Rev 7 Allen Wirfs-Brock" w:date="2012-04-25T15:06:00Z">
        <w:r w:rsidR="00F52DA8">
          <w:t xml:space="preserve"> </w:t>
        </w:r>
      </w:ins>
      <w:ins w:id="9256" w:author="Rev 7 Allen Wirfs-Brock" w:date="2012-04-25T15:09:00Z">
        <w:r w:rsidR="00F52DA8">
          <w:rPr>
            <w:rStyle w:val="bnf"/>
          </w:rPr>
          <w:t>PropertyDefinition</w:t>
        </w:r>
        <w:r w:rsidR="00F52DA8" w:rsidRPr="00E77497">
          <w:t xml:space="preserve"> </w:t>
        </w:r>
        <w:r w:rsidR="00F52DA8" w:rsidRPr="00E77497">
          <w:rPr>
            <w:b/>
          </w:rPr>
          <w:t>:</w:t>
        </w:r>
        <w:r w:rsidR="00F52DA8" w:rsidRPr="00E77497">
          <w:t xml:space="preserve"> </w:t>
        </w:r>
        <w:r w:rsidR="00F52DA8" w:rsidRPr="00E77497">
          <w:rPr>
            <w:rStyle w:val="bnf"/>
          </w:rPr>
          <w:t>PropertyName</w:t>
        </w:r>
        <w:r w:rsidR="00F52DA8" w:rsidRPr="00E77497">
          <w:t xml:space="preserve"> </w:t>
        </w:r>
        <w:r w:rsidR="00F52DA8" w:rsidRPr="00E77497">
          <w:rPr>
            <w:rFonts w:ascii="Courier New" w:hAnsi="Courier New" w:cs="Courier New"/>
            <w:b/>
          </w:rPr>
          <w:t>:</w:t>
        </w:r>
        <w:r w:rsidR="00F52DA8" w:rsidRPr="00E77497">
          <w:t xml:space="preserve"> </w:t>
        </w:r>
        <w:r w:rsidR="00F52DA8" w:rsidRPr="00E77497">
          <w:rPr>
            <w:rStyle w:val="bnf"/>
          </w:rPr>
          <w:t>AssignmentExpression</w:t>
        </w:r>
      </w:ins>
      <w:ins w:id="9257" w:author="Rev 7 Allen Wirfs-Brock" w:date="2012-04-25T15:10:00Z">
        <w:r w:rsidR="00F52DA8">
          <w:t>.</w:t>
        </w:r>
      </w:ins>
    </w:p>
    <w:p w14:paraId="2657EBF1" w14:textId="77777777" w:rsidR="00532AB5" w:rsidRDefault="00532AB5" w:rsidP="004321EC">
      <w:pPr>
        <w:numPr>
          <w:ilvl w:val="1"/>
          <w:numId w:val="737"/>
        </w:numPr>
        <w:spacing w:after="220"/>
        <w:rPr>
          <w:ins w:id="9258" w:author="Rev 7 Allen Wirfs-Brock" w:date="2012-04-24T16:57:00Z"/>
        </w:rPr>
      </w:pPr>
      <w:ins w:id="9259" w:author="Rev 7 Allen Wirfs-Brock" w:date="2012-04-25T15:30:00Z">
        <w:r>
          <w:t xml:space="preserve">The duplicated entry occurs exactly twice in the list and one </w:t>
        </w:r>
      </w:ins>
      <w:ins w:id="9260" w:author="Rev 7 Allen Wirfs-Brock" w:date="2012-04-25T15:31:00Z">
        <w:r>
          <w:t>occurrence</w:t>
        </w:r>
      </w:ins>
      <w:ins w:id="9261" w:author="Rev 7 Allen Wirfs-Brock" w:date="2012-04-25T15:30:00Z">
        <w:r>
          <w:t xml:space="preserve"> </w:t>
        </w:r>
      </w:ins>
      <w:ins w:id="9262" w:author="Rev 7 Allen Wirfs-Brock" w:date="2012-04-25T15:37:00Z">
        <w:r w:rsidR="004321EC">
          <w:t>was</w:t>
        </w:r>
      </w:ins>
      <w:ins w:id="9263" w:author="Rev 7 Allen Wirfs-Brock" w:date="2012-04-25T15:31:00Z">
        <w:r>
          <w:t xml:space="preserve"> obtained from a </w:t>
        </w:r>
      </w:ins>
      <w:ins w:id="9264" w:author="Rev 7 Allen Wirfs-Brock" w:date="2012-04-25T15:36:00Z">
        <w:r w:rsidR="004321EC" w:rsidRPr="004321EC">
          <w:rPr>
            <w:rFonts w:ascii="Courier New" w:hAnsi="Courier New" w:cs="Courier New"/>
            <w:b/>
          </w:rPr>
          <w:t>get</w:t>
        </w:r>
        <w:r w:rsidR="004321EC">
          <w:t xml:space="preserve"> accessor </w:t>
        </w:r>
        <w:del w:id="9265" w:author="Rev 8 Allen Wirfs-Brock" w:date="2012-06-07T16:14:00Z">
          <w:r w:rsidR="004321EC" w:rsidRPr="007F2AF2" w:rsidDel="00305E2B">
            <w:rPr>
              <w:rFonts w:ascii="Times New Roman" w:hAnsi="Times New Roman"/>
              <w:i/>
            </w:rPr>
            <w:delText>property definition</w:delText>
          </w:r>
        </w:del>
      </w:ins>
      <w:ins w:id="9266" w:author="Rev 8 Allen Wirfs-Brock" w:date="2012-06-07T16:14:00Z">
        <w:r w:rsidR="00305E2B" w:rsidRPr="007F2AF2">
          <w:rPr>
            <w:rFonts w:ascii="Times New Roman" w:hAnsi="Times New Roman"/>
            <w:i/>
          </w:rPr>
          <w:t>MethodDefinition</w:t>
        </w:r>
      </w:ins>
      <w:ins w:id="9267" w:author="Rev 7 Allen Wirfs-Brock" w:date="2012-04-25T15:36:00Z">
        <w:r w:rsidR="004321EC">
          <w:t xml:space="preserve"> and the</w:t>
        </w:r>
      </w:ins>
      <w:ins w:id="9268" w:author="Rev 7 Allen Wirfs-Brock" w:date="2012-04-25T15:37:00Z">
        <w:r w:rsidR="004321EC">
          <w:t xml:space="preserve"> other occurrence was obtained from a </w:t>
        </w:r>
        <w:r w:rsidR="004321EC" w:rsidRPr="004321EC">
          <w:rPr>
            <w:rFonts w:ascii="Courier New" w:hAnsi="Courier New" w:cs="Courier New"/>
            <w:b/>
          </w:rPr>
          <w:t>set</w:t>
        </w:r>
        <w:r w:rsidR="004321EC">
          <w:t xml:space="preserve"> accessor </w:t>
        </w:r>
      </w:ins>
      <w:ins w:id="9269" w:author="Rev 8 Allen Wirfs-Brock" w:date="2012-06-07T16:15:00Z">
        <w:r w:rsidR="00305E2B" w:rsidRPr="007F2AF2">
          <w:rPr>
            <w:rFonts w:ascii="Times New Roman" w:hAnsi="Times New Roman"/>
            <w:i/>
          </w:rPr>
          <w:t>MethodDefinition</w:t>
        </w:r>
      </w:ins>
      <w:ins w:id="9270" w:author="Rev 7 Allen Wirfs-Brock" w:date="2012-04-25T15:37:00Z">
        <w:del w:id="9271" w:author="Rev 8 Allen Wirfs-Brock" w:date="2012-06-07T16:15:00Z">
          <w:r w:rsidR="004321EC" w:rsidDel="00305E2B">
            <w:delText>property definition</w:delText>
          </w:r>
        </w:del>
        <w:r w:rsidR="004321EC">
          <w:t>.</w:t>
        </w:r>
      </w:ins>
    </w:p>
    <w:p w14:paraId="16034A08" w14:textId="77777777" w:rsidR="002C3667" w:rsidRDefault="002C3667" w:rsidP="002C3667">
      <w:pPr>
        <w:rPr>
          <w:ins w:id="9272" w:author="Rev 8 Allen Wirfs-Brock" w:date="2012-06-11T15:21:00Z"/>
          <w:rFonts w:ascii="Courier New" w:hAnsi="Courier New" w:cs="Courier New"/>
          <w:b/>
          <w:iCs/>
        </w:rPr>
      </w:pPr>
      <w:ins w:id="9273" w:author="Rev 8 Allen Wirfs-Brock" w:date="2012-06-11T15:21:00Z">
        <w:r>
          <w:rPr>
            <w:rStyle w:val="bnf"/>
          </w:rPr>
          <w:t>PropertyDefinitio</w:t>
        </w:r>
        <w:del w:id="9274" w:author="Rev 9 Allen Wirfs-Brock" w:date="2012-06-16T09:27:00Z">
          <w:r w:rsidDel="00362D15">
            <w:rPr>
              <w:rStyle w:val="bnf"/>
            </w:rPr>
            <w:delText>i</w:delText>
          </w:r>
        </w:del>
        <w:r>
          <w:rPr>
            <w:rStyle w:val="bnf"/>
          </w:rPr>
          <w:t>n</w:t>
        </w:r>
        <w:r w:rsidRPr="00E77497">
          <w:t xml:space="preserve"> </w:t>
        </w:r>
        <w:r w:rsidRPr="00E77497">
          <w:rPr>
            <w:b/>
          </w:rPr>
          <w:t>:</w:t>
        </w:r>
        <w:r w:rsidRPr="00E77497">
          <w:t xml:space="preserve"> </w:t>
        </w:r>
      </w:ins>
      <w:ins w:id="9275" w:author="Rev 8 Allen Wirfs-Brock" w:date="2012-06-11T16:02:00Z">
        <w:r w:rsidR="00F73D3C" w:rsidRPr="007F2AF2">
          <w:rPr>
            <w:rFonts w:ascii="Times New Roman" w:hAnsi="Times New Roman"/>
            <w:i/>
          </w:rPr>
          <w:t>MethodDefinition</w:t>
        </w:r>
      </w:ins>
    </w:p>
    <w:p w14:paraId="173BC157" w14:textId="77777777" w:rsidR="002C3667" w:rsidRDefault="00F73D3C" w:rsidP="002C3667">
      <w:pPr>
        <w:numPr>
          <w:ilvl w:val="0"/>
          <w:numId w:val="403"/>
        </w:numPr>
        <w:spacing w:after="220"/>
        <w:rPr>
          <w:ins w:id="9276" w:author="Rev 8 Allen Wirfs-Brock" w:date="2012-06-11T15:22:00Z"/>
        </w:rPr>
      </w:pPr>
      <w:ins w:id="9277" w:author="Rev 8 Allen Wirfs-Brock" w:date="2012-06-11T15:22:00Z">
        <w:r>
          <w:t xml:space="preserve">It is </w:t>
        </w:r>
        <w:commentRangeStart w:id="9278"/>
        <w:r>
          <w:t xml:space="preserve">a Syntax Error if </w:t>
        </w:r>
      </w:ins>
      <w:ins w:id="9279" w:author="Rev 8 Allen Wirfs-Brock" w:date="2012-06-11T16:03:00Z">
        <w:r>
          <w:rPr>
            <w:rFonts w:ascii="Times New Roman" w:hAnsi="Times New Roman"/>
          </w:rPr>
          <w:t>ReferencesSuper</w:t>
        </w:r>
        <w:r>
          <w:t xml:space="preserve"> </w:t>
        </w:r>
      </w:ins>
      <w:commentRangeEnd w:id="9278"/>
      <w:ins w:id="9280" w:author="Rev 8 Allen Wirfs-Brock" w:date="2012-06-11T16:05:00Z">
        <w:r>
          <w:rPr>
            <w:rStyle w:val="af3"/>
          </w:rPr>
          <w:commentReference w:id="9278"/>
        </w:r>
      </w:ins>
      <w:ins w:id="9281" w:author="Rev 9 Allen Wirfs-Brock" w:date="2012-07-08T14:55:00Z">
        <w:r w:rsidR="00D11622">
          <w:t xml:space="preserve">of </w:t>
        </w:r>
      </w:ins>
      <w:ins w:id="9282" w:author="Rev 8 Allen Wirfs-Brock" w:date="2012-06-11T16:04:00Z">
        <w:r w:rsidRPr="007F2AF2">
          <w:rPr>
            <w:rFonts w:ascii="Times New Roman" w:hAnsi="Times New Roman"/>
            <w:i/>
          </w:rPr>
          <w:t>MethodDefinition</w:t>
        </w:r>
        <w:r>
          <w:t xml:space="preserve"> </w:t>
        </w:r>
      </w:ins>
      <w:ins w:id="9283" w:author="Rev 8 Allen Wirfs-Brock" w:date="2012-06-11T15:23:00Z">
        <w:r w:rsidR="002C3667">
          <w:t xml:space="preserve">is </w:t>
        </w:r>
      </w:ins>
      <w:ins w:id="9284" w:author="Rev 8 Allen Wirfs-Brock" w:date="2012-06-11T16:04:00Z">
        <w:r w:rsidRPr="00F73D3C">
          <w:rPr>
            <w:rFonts w:ascii="Times New Roman" w:hAnsi="Times New Roman"/>
            <w:b/>
          </w:rPr>
          <w:t>true</w:t>
        </w:r>
      </w:ins>
      <w:ins w:id="9285" w:author="Rev 8 Allen Wirfs-Brock" w:date="2012-06-11T15:23:00Z">
        <w:r w:rsidR="002C3667">
          <w:rPr>
            <w:rStyle w:val="bnf"/>
            <w:rFonts w:ascii="Arial" w:hAnsi="Arial" w:cs="Arial"/>
            <w:i w:val="0"/>
          </w:rPr>
          <w:t>.</w:t>
        </w:r>
      </w:ins>
      <w:ins w:id="9286" w:author="Rev 8 Allen Wirfs-Brock" w:date="2012-06-11T15:22:00Z">
        <w:r w:rsidR="002C3667" w:rsidRPr="00E77497">
          <w:rPr>
            <w:rFonts w:ascii="Courier New" w:hAnsi="Courier New" w:cs="Courier New"/>
            <w:b/>
            <w:iCs/>
          </w:rPr>
          <w:t xml:space="preserve"> </w:t>
        </w:r>
      </w:ins>
    </w:p>
    <w:p w14:paraId="6A74F56E" w14:textId="77777777" w:rsidR="00F73D3C" w:rsidRDefault="00F73D3C" w:rsidP="00F73D3C">
      <w:pPr>
        <w:rPr>
          <w:ins w:id="9287" w:author="Rev 8 Allen Wirfs-Brock" w:date="2012-06-11T16:02:00Z"/>
          <w:rFonts w:ascii="Courier New" w:hAnsi="Courier New" w:cs="Courier New"/>
          <w:b/>
          <w:iCs/>
        </w:rPr>
      </w:pPr>
      <w:ins w:id="9288" w:author="Rev 8 Allen Wirfs-Brock" w:date="2012-06-11T16:02:00Z">
        <w:r>
          <w:rPr>
            <w:rStyle w:val="bnf"/>
          </w:rPr>
          <w:t>PropertyDefinitio</w:t>
        </w:r>
        <w:del w:id="9289" w:author="Rev 9 Allen Wirfs-Brock" w:date="2012-06-16T09:28:00Z">
          <w:r w:rsidDel="00362D15">
            <w:rPr>
              <w:rStyle w:val="bnf"/>
            </w:rPr>
            <w:delText>i</w:delText>
          </w:r>
        </w:del>
        <w:r>
          <w:rPr>
            <w:rStyle w:val="bnf"/>
          </w:rPr>
          <w:t>n</w:t>
        </w:r>
        <w:r w:rsidRPr="00E77497">
          <w:t xml:space="preserve"> </w:t>
        </w:r>
        <w:r w:rsidRPr="00E77497">
          <w:rPr>
            <w:b/>
          </w:rPr>
          <w:t>:</w:t>
        </w:r>
        <w:r w:rsidRPr="00E77497">
          <w:t xml:space="preserve"> </w:t>
        </w:r>
        <w:r w:rsidRPr="00E77497">
          <w:rPr>
            <w:rStyle w:val="bnf"/>
          </w:rPr>
          <w:t>IdentifierName</w:t>
        </w:r>
        <w:r w:rsidRPr="006B6D0A">
          <w:t xml:space="preserve"> </w:t>
        </w:r>
      </w:ins>
    </w:p>
    <w:p w14:paraId="23F85A19" w14:textId="77777777" w:rsidR="00F73D3C" w:rsidRDefault="00F73D3C" w:rsidP="00F73D3C">
      <w:pPr>
        <w:numPr>
          <w:ilvl w:val="0"/>
          <w:numId w:val="403"/>
        </w:numPr>
        <w:spacing w:after="220"/>
        <w:rPr>
          <w:ins w:id="9290" w:author="Rev 8 Allen Wirfs-Brock" w:date="2012-06-11T16:02:00Z"/>
        </w:rPr>
      </w:pPr>
      <w:ins w:id="9291" w:author="Rev 8 Allen Wirfs-Brock" w:date="2012-06-11T16:02:00Z">
        <w:r w:rsidRPr="00E77497">
          <w:t xml:space="preserve">It is a Syntax Error if </w:t>
        </w:r>
        <w:r w:rsidRPr="002C3667">
          <w:rPr>
            <w:rFonts w:ascii="Times New Roman" w:hAnsi="Times New Roman"/>
            <w:i/>
          </w:rPr>
          <w:t>IdentifierName</w:t>
        </w:r>
        <w:r>
          <w:t xml:space="preserve"> is a </w:t>
        </w:r>
        <w:r>
          <w:rPr>
            <w:rFonts w:ascii="Times New Roman" w:hAnsi="Times New Roman"/>
            <w:i/>
          </w:rPr>
          <w:t>ReservedWord</w:t>
        </w:r>
        <w:r>
          <w:rPr>
            <w:rStyle w:val="bnf"/>
            <w:rFonts w:ascii="Arial" w:hAnsi="Arial" w:cs="Arial"/>
            <w:i w:val="0"/>
          </w:rPr>
          <w:t>.</w:t>
        </w:r>
        <w:r w:rsidRPr="00E77497">
          <w:rPr>
            <w:rFonts w:ascii="Courier New" w:hAnsi="Courier New" w:cs="Courier New"/>
            <w:b/>
            <w:iCs/>
          </w:rPr>
          <w:t xml:space="preserve"> </w:t>
        </w:r>
      </w:ins>
    </w:p>
    <w:p w14:paraId="09A54275" w14:textId="77777777" w:rsidR="002832C9" w:rsidRDefault="002832C9" w:rsidP="002832C9">
      <w:pPr>
        <w:rPr>
          <w:ins w:id="9292" w:author="Rev 10 Allen Wirfs-Brock" w:date="2012-09-26T16:00:00Z"/>
          <w:rFonts w:ascii="Courier New" w:hAnsi="Courier New" w:cs="Courier New"/>
          <w:b/>
          <w:iCs/>
        </w:rPr>
      </w:pPr>
      <w:ins w:id="9293" w:author="Rev 10 Allen Wirfs-Brock" w:date="2012-09-26T16:00:00Z">
        <w:r>
          <w:rPr>
            <w:rStyle w:val="bnf"/>
          </w:rPr>
          <w:t>PropertyDefinition</w:t>
        </w:r>
        <w:r w:rsidRPr="00E77497">
          <w:t xml:space="preserve"> </w:t>
        </w:r>
        <w:r w:rsidRPr="00E77497">
          <w:rPr>
            <w:b/>
          </w:rPr>
          <w:t>:</w:t>
        </w:r>
        <w:r w:rsidRPr="00E77497">
          <w:t xml:space="preserve"> </w:t>
        </w:r>
        <w:r w:rsidRPr="002832C9">
          <w:rPr>
            <w:rStyle w:val="bnf"/>
          </w:rPr>
          <w:t>CoverInitialisedName</w:t>
        </w:r>
      </w:ins>
    </w:p>
    <w:p w14:paraId="23F34006" w14:textId="77777777" w:rsidR="002832C9" w:rsidRPr="002832C9" w:rsidRDefault="002832C9" w:rsidP="002832C9">
      <w:pPr>
        <w:numPr>
          <w:ilvl w:val="0"/>
          <w:numId w:val="403"/>
        </w:numPr>
        <w:spacing w:after="220"/>
        <w:rPr>
          <w:ins w:id="9294" w:author="Rev 10 Allen Wirfs-Brock" w:date="2012-09-26T16:01:00Z"/>
        </w:rPr>
      </w:pPr>
      <w:ins w:id="9295" w:author="Rev 10 Allen Wirfs-Brock" w:date="2012-09-26T16:01:00Z">
        <w:r>
          <w:t>Always throw a</w:t>
        </w:r>
      </w:ins>
      <w:ins w:id="9296" w:author="Rev 10 Allen Wirfs-Brock" w:date="2012-09-26T16:00:00Z">
        <w:r w:rsidRPr="00E77497">
          <w:t xml:space="preserve"> Syntax Error if </w:t>
        </w:r>
      </w:ins>
      <w:ins w:id="9297" w:author="Rev 10 Allen Wirfs-Brock" w:date="2012-09-26T16:01:00Z">
        <w:r>
          <w:rPr>
            <w:rFonts w:ascii="Times New Roman" w:hAnsi="Times New Roman"/>
          </w:rPr>
          <w:t>this production is present</w:t>
        </w:r>
      </w:ins>
    </w:p>
    <w:p w14:paraId="45EBDE87" w14:textId="77777777" w:rsidR="002832C9" w:rsidRDefault="002832C9" w:rsidP="002832C9">
      <w:pPr>
        <w:pStyle w:val="Note"/>
        <w:rPr>
          <w:ins w:id="9298" w:author="Rev 10 Allen Wirfs-Brock" w:date="2012-09-26T16:02:00Z"/>
        </w:rPr>
      </w:pPr>
      <w:ins w:id="9299" w:author="Rev 10 Allen Wirfs-Brock" w:date="2012-09-26T16:02:00Z">
        <w:r>
          <w:t>NOTE</w:t>
        </w:r>
        <w:r>
          <w:tab/>
          <w:t xml:space="preserve">This production exists so that </w:t>
        </w:r>
        <w:r w:rsidRPr="002832C9">
          <w:rPr>
            <w:rFonts w:ascii="Times New Roman" w:hAnsi="Times New Roman"/>
            <w:i/>
          </w:rPr>
          <w:t>Object</w:t>
        </w:r>
      </w:ins>
      <w:ins w:id="9300" w:author="Rev 10 Allen Wirfs-Brock" w:date="2012-09-26T16:03:00Z">
        <w:r w:rsidRPr="002832C9">
          <w:rPr>
            <w:rFonts w:ascii="Times New Roman" w:hAnsi="Times New Roman"/>
            <w:i/>
          </w:rPr>
          <w:t>Literal</w:t>
        </w:r>
        <w:r>
          <w:t xml:space="preserve"> can serve as a cover grammar for </w:t>
        </w:r>
      </w:ins>
      <w:ins w:id="9301" w:author="Rev 10 Allen Wirfs-Brock" w:date="2012-09-26T16:05:00Z">
        <w:r w:rsidRPr="002832C9">
          <w:rPr>
            <w:rFonts w:ascii="Times New Roman" w:hAnsi="Times New Roman"/>
            <w:i/>
          </w:rPr>
          <w:t>ObjectAssignmentPattern</w:t>
        </w:r>
        <w:r>
          <w:t xml:space="preserve"> (11.13.1). It can not occur in an actual object </w:t>
        </w:r>
      </w:ins>
      <w:ins w:id="9302" w:author="Rev 10 Allen Wirfs-Brock" w:date="2012-09-26T16:06:00Z">
        <w:r>
          <w:t>initialiser.</w:t>
        </w:r>
      </w:ins>
    </w:p>
    <w:p w14:paraId="04C4AB4D" w14:textId="77777777" w:rsidR="00833F54" w:rsidRPr="00E77497" w:rsidDel="004321EC" w:rsidRDefault="00833F54">
      <w:pPr>
        <w:numPr>
          <w:ilvl w:val="0"/>
          <w:numId w:val="737"/>
        </w:numPr>
        <w:spacing w:after="220"/>
        <w:contextualSpacing/>
        <w:rPr>
          <w:ins w:id="9303" w:author="Rev 4 Allen Wirfs-Brock" w:date="2011-10-15T08:41:00Z"/>
          <w:del w:id="9304" w:author="Rev 7 Allen Wirfs-Brock" w:date="2012-04-25T15:40:00Z"/>
        </w:rPr>
        <w:pPrChange w:id="9305" w:author="Rev 7 Allen Wirfs-Brock" w:date="2012-04-25T15:29:00Z">
          <w:pPr>
            <w:numPr>
              <w:numId w:val="403"/>
            </w:numPr>
            <w:spacing w:after="220"/>
            <w:ind w:left="720" w:hanging="360"/>
            <w:contextualSpacing/>
          </w:pPr>
        </w:pPrChange>
      </w:pPr>
      <w:ins w:id="9306" w:author="Rev 4 Allen Wirfs-Brock" w:date="2011-10-15T08:41:00Z">
        <w:del w:id="9307" w:author="Rev 7 Allen Wirfs-Brock" w:date="2012-04-25T15:40:00Z">
          <w:r w:rsidRPr="00E77497" w:rsidDel="004321EC">
            <w:delText xml:space="preserve">It is a Syntax Error if this production is contained in strict code,  </w:delText>
          </w:r>
        </w:del>
        <w:del w:id="9308" w:author="Rev 7 Allen Wirfs-Brock" w:date="2012-04-20T09:35:00Z">
          <w:r w:rsidRPr="00E77497" w:rsidDel="001A6289">
            <w:rPr>
              <w:rStyle w:val="bnf"/>
            </w:rPr>
            <w:delText>PropertyAssignment</w:delText>
          </w:r>
        </w:del>
        <w:del w:id="9309" w:author="Rev 7 Allen Wirfs-Brock" w:date="2012-04-25T15:40:00Z">
          <w:r w:rsidRPr="00E77497" w:rsidDel="004321EC">
            <w:rPr>
              <w:rFonts w:ascii="Courier New" w:hAnsi="Courier New" w:cs="Courier New"/>
              <w:b/>
              <w:iCs/>
            </w:rPr>
            <w:delText xml:space="preserve"> </w:delText>
          </w:r>
          <w:r w:rsidRPr="00E77497" w:rsidDel="004321EC">
            <w:delText xml:space="preserve">is the production </w:delText>
          </w:r>
        </w:del>
        <w:del w:id="9310" w:author="Rev 7 Allen Wirfs-Brock" w:date="2012-04-20T09:35:00Z">
          <w:r w:rsidRPr="00E77497" w:rsidDel="001A6289">
            <w:rPr>
              <w:rStyle w:val="bnf"/>
            </w:rPr>
            <w:delText>PropertyAssignment</w:delText>
          </w:r>
        </w:del>
        <w:del w:id="9311" w:author="Rev 7 Allen Wirfs-Brock" w:date="2012-04-25T15:40:00Z">
          <w:r w:rsidRPr="00E77497" w:rsidDel="004321EC">
            <w:delText xml:space="preserve"> </w:delText>
          </w:r>
          <w:r w:rsidRPr="00E77497" w:rsidDel="004321EC">
            <w:rPr>
              <w:b/>
            </w:rPr>
            <w:delText>:</w:delText>
          </w:r>
          <w:r w:rsidRPr="00E77497" w:rsidDel="004321EC">
            <w:delText xml:space="preserve"> </w:delText>
          </w:r>
          <w:r w:rsidRPr="00E77497" w:rsidDel="004321EC">
            <w:rPr>
              <w:rStyle w:val="bnf"/>
            </w:rPr>
            <w:delText>PropertyName</w:delText>
          </w:r>
          <w:r w:rsidRPr="00E77497" w:rsidDel="004321EC">
            <w:delText xml:space="preserve"> </w:delText>
          </w:r>
          <w:r w:rsidRPr="00E77497" w:rsidDel="004321EC">
            <w:rPr>
              <w:rFonts w:ascii="Courier New" w:hAnsi="Courier New" w:cs="Courier New"/>
              <w:b/>
            </w:rPr>
            <w:delText>:</w:delText>
          </w:r>
          <w:r w:rsidRPr="00E77497" w:rsidDel="004321EC">
            <w:delText xml:space="preserve"> </w:delText>
          </w:r>
          <w:r w:rsidRPr="00E77497" w:rsidDel="004321EC">
            <w:rPr>
              <w:rStyle w:val="bnf"/>
            </w:rPr>
            <w:delText>AssignmentExpression</w:delText>
          </w:r>
          <w:r w:rsidRPr="00E77497" w:rsidDel="004321EC">
            <w:rPr>
              <w:rStyle w:val="bnf"/>
              <w:rFonts w:ascii="Arial" w:hAnsi="Arial" w:cs="Arial"/>
              <w:i w:val="0"/>
            </w:rPr>
            <w:delText>,</w:delText>
          </w:r>
          <w:r w:rsidRPr="00E77497" w:rsidDel="004321EC">
            <w:delText xml:space="preserve"> and </w:delText>
          </w:r>
          <w:r w:rsidRPr="00E77497" w:rsidDel="004321EC">
            <w:rPr>
              <w:rFonts w:ascii="Times New Roman" w:eastAsia="Times New Roman" w:hAnsi="Times New Roman"/>
              <w:spacing w:val="6"/>
              <w:lang w:eastAsia="en-US"/>
            </w:rPr>
            <w:delText>PropertyDefinitionList</w:delText>
          </w:r>
          <w:r w:rsidRPr="00E77497" w:rsidDel="004321EC">
            <w:delText>(</w:delText>
          </w:r>
          <w:r w:rsidRPr="00E77497" w:rsidDel="004321EC">
            <w:rPr>
              <w:rFonts w:ascii="Times New Roman" w:eastAsia="Times New Roman" w:hAnsi="Times New Roman"/>
              <w:spacing w:val="6"/>
              <w:lang w:eastAsia="en-US"/>
            </w:rPr>
            <w:delText>PropName</w:delText>
          </w:r>
          <w:r w:rsidRPr="00E77497" w:rsidDel="004321EC">
            <w:delText xml:space="preserve"> of </w:delText>
          </w:r>
        </w:del>
        <w:del w:id="9312" w:author="Rev 7 Allen Wirfs-Brock" w:date="2012-04-20T09:35:00Z">
          <w:r w:rsidRPr="00E77497" w:rsidDel="001A6289">
            <w:rPr>
              <w:rStyle w:val="bnf"/>
            </w:rPr>
            <w:delText>PropertyAssignment</w:delText>
          </w:r>
        </w:del>
        <w:del w:id="9313" w:author="Rev 7 Allen Wirfs-Brock" w:date="2012-04-25T15:40:00Z">
          <w:r w:rsidRPr="00E77497" w:rsidDel="004321EC">
            <w:delText xml:space="preserve">) of </w:delText>
          </w:r>
        </w:del>
        <w:del w:id="9314" w:author="Rev 7 Allen Wirfs-Brock" w:date="2012-04-20T09:47:00Z">
          <w:r w:rsidRPr="00E77497" w:rsidDel="002D5AF2">
            <w:rPr>
              <w:rStyle w:val="bnf"/>
            </w:rPr>
            <w:delText>PropertyNameAndValueList</w:delText>
          </w:r>
        </w:del>
        <w:del w:id="9315" w:author="Rev 7 Allen Wirfs-Brock" w:date="2012-04-25T15:40:00Z">
          <w:r w:rsidRPr="00E77497" w:rsidDel="004321EC">
            <w:delText xml:space="preserve"> is not the empty List.</w:delText>
          </w:r>
        </w:del>
      </w:ins>
    </w:p>
    <w:p w14:paraId="07EC5CAD" w14:textId="77777777" w:rsidR="00765136" w:rsidRPr="00E77497" w:rsidDel="004321EC" w:rsidRDefault="00765136">
      <w:pPr>
        <w:numPr>
          <w:ilvl w:val="0"/>
          <w:numId w:val="737"/>
        </w:numPr>
        <w:spacing w:after="220"/>
        <w:contextualSpacing/>
        <w:rPr>
          <w:ins w:id="9316" w:author="Rev 6 Allen Wirfs-Brock" w:date="2012-02-27T10:48:00Z"/>
          <w:del w:id="9317" w:author="Rev 7 Allen Wirfs-Brock" w:date="2012-04-25T15:41:00Z"/>
        </w:rPr>
        <w:pPrChange w:id="9318" w:author="Rev 7 Allen Wirfs-Brock" w:date="2012-04-25T15:29:00Z">
          <w:pPr>
            <w:numPr>
              <w:numId w:val="403"/>
            </w:numPr>
            <w:spacing w:after="220"/>
            <w:ind w:left="720" w:hanging="360"/>
            <w:contextualSpacing/>
          </w:pPr>
        </w:pPrChange>
      </w:pPr>
      <w:ins w:id="9319" w:author="Rev 6 Allen Wirfs-Brock" w:date="2012-02-27T10:48:00Z">
        <w:del w:id="9320" w:author="Rev 7 Allen Wirfs-Brock" w:date="2012-04-25T15:41:00Z">
          <w:r w:rsidRPr="00E77497" w:rsidDel="004321EC">
            <w:delText xml:space="preserve">It is a Syntax Error if </w:delText>
          </w:r>
        </w:del>
        <w:del w:id="9321" w:author="Rev 7 Allen Wirfs-Brock" w:date="2012-04-20T09:35:00Z">
          <w:r w:rsidRPr="00E77497" w:rsidDel="001A6289">
            <w:rPr>
              <w:rStyle w:val="bnf"/>
            </w:rPr>
            <w:delText>PropertyAssignment</w:delText>
          </w:r>
        </w:del>
        <w:del w:id="9322" w:author="Rev 7 Allen Wirfs-Brock" w:date="2012-04-25T15:41:00Z">
          <w:r w:rsidRPr="00E77497" w:rsidDel="004321EC">
            <w:rPr>
              <w:rFonts w:ascii="Courier New" w:hAnsi="Courier New" w:cs="Courier New"/>
              <w:b/>
              <w:iCs/>
            </w:rPr>
            <w:delText xml:space="preserve"> </w:delText>
          </w:r>
          <w:r w:rsidRPr="00E77497" w:rsidDel="004321EC">
            <w:delText xml:space="preserve">is the production </w:delText>
          </w:r>
        </w:del>
        <w:del w:id="9323" w:author="Rev 7 Allen Wirfs-Brock" w:date="2012-04-20T09:35:00Z">
          <w:r w:rsidRPr="00E77497" w:rsidDel="001A6289">
            <w:rPr>
              <w:rStyle w:val="bnf"/>
            </w:rPr>
            <w:delText>PropertyAssignment</w:delText>
          </w:r>
        </w:del>
        <w:del w:id="9324" w:author="Rev 7 Allen Wirfs-Brock" w:date="2012-04-25T15:41:00Z">
          <w:r w:rsidRPr="00E77497" w:rsidDel="004321EC">
            <w:delText xml:space="preserve"> </w:delText>
          </w:r>
          <w:r w:rsidRPr="00E77497" w:rsidDel="004321EC">
            <w:rPr>
              <w:b/>
            </w:rPr>
            <w:delText>:</w:delText>
          </w:r>
          <w:r w:rsidRPr="00E77497" w:rsidDel="004321EC">
            <w:delText xml:space="preserve"> </w:delText>
          </w:r>
        </w:del>
      </w:ins>
      <w:ins w:id="9325" w:author="Rev 6 Allen Wirfs-Brock" w:date="2012-02-27T10:49:00Z">
        <w:del w:id="9326" w:author="Rev 7 Allen Wirfs-Brock" w:date="2012-04-25T15:41:00Z">
          <w:r w:rsidDel="004321EC">
            <w:rPr>
              <w:rStyle w:val="bnf"/>
            </w:rPr>
            <w:delText>Identifier</w:delText>
          </w:r>
        </w:del>
      </w:ins>
      <w:ins w:id="9327" w:author="Rev 6 Allen Wirfs-Brock" w:date="2012-02-27T10:48:00Z">
        <w:del w:id="9328" w:author="Rev 7 Allen Wirfs-Brock" w:date="2012-04-25T15:41:00Z">
          <w:r w:rsidRPr="00E77497" w:rsidDel="004321EC">
            <w:rPr>
              <w:rStyle w:val="bnf"/>
            </w:rPr>
            <w:delText>Name</w:delText>
          </w:r>
          <w:r w:rsidRPr="00E77497" w:rsidDel="004321EC">
            <w:delText xml:space="preserve"> and </w:delText>
          </w:r>
          <w:r w:rsidRPr="00E77497" w:rsidDel="004321EC">
            <w:rPr>
              <w:rFonts w:ascii="Times New Roman" w:eastAsia="Times New Roman" w:hAnsi="Times New Roman"/>
              <w:spacing w:val="6"/>
              <w:lang w:eastAsia="en-US"/>
            </w:rPr>
            <w:delText>PropertyDefinitionList</w:delText>
          </w:r>
          <w:r w:rsidRPr="00E77497" w:rsidDel="004321EC">
            <w:delText>(</w:delText>
          </w:r>
          <w:r w:rsidRPr="00E77497" w:rsidDel="004321EC">
            <w:rPr>
              <w:rFonts w:ascii="Times New Roman" w:eastAsia="Times New Roman" w:hAnsi="Times New Roman"/>
              <w:spacing w:val="6"/>
              <w:lang w:eastAsia="en-US"/>
            </w:rPr>
            <w:delText>PropName</w:delText>
          </w:r>
          <w:r w:rsidRPr="00E77497" w:rsidDel="004321EC">
            <w:delText xml:space="preserve"> of </w:delText>
          </w:r>
        </w:del>
        <w:del w:id="9329" w:author="Rev 7 Allen Wirfs-Brock" w:date="2012-04-20T09:35:00Z">
          <w:r w:rsidRPr="00E77497" w:rsidDel="001A6289">
            <w:rPr>
              <w:rStyle w:val="bnf"/>
            </w:rPr>
            <w:delText>PropertyAssignment</w:delText>
          </w:r>
        </w:del>
        <w:del w:id="9330" w:author="Rev 7 Allen Wirfs-Brock" w:date="2012-04-25T15:41:00Z">
          <w:r w:rsidRPr="00E77497" w:rsidDel="004321EC">
            <w:delText xml:space="preserve">) of </w:delText>
          </w:r>
        </w:del>
        <w:del w:id="9331" w:author="Rev 7 Allen Wirfs-Brock" w:date="2012-04-20T09:47:00Z">
          <w:r w:rsidRPr="00E77497" w:rsidDel="002D5AF2">
            <w:rPr>
              <w:rStyle w:val="bnf"/>
            </w:rPr>
            <w:delText>PropertyNameAndValueList</w:delText>
          </w:r>
        </w:del>
        <w:del w:id="9332" w:author="Rev 7 Allen Wirfs-Brock" w:date="2012-04-25T15:41:00Z">
          <w:r w:rsidRPr="00E77497" w:rsidDel="004321EC">
            <w:delText xml:space="preserve"> is not the empty List.</w:delText>
          </w:r>
        </w:del>
      </w:ins>
    </w:p>
    <w:p w14:paraId="11AC1910" w14:textId="77777777" w:rsidR="00765136" w:rsidRPr="00E77497" w:rsidDel="004321EC" w:rsidRDefault="00765136">
      <w:pPr>
        <w:numPr>
          <w:ilvl w:val="0"/>
          <w:numId w:val="737"/>
        </w:numPr>
        <w:spacing w:after="220"/>
        <w:contextualSpacing/>
        <w:rPr>
          <w:ins w:id="9333" w:author="Rev 6 Allen Wirfs-Brock" w:date="2012-02-27T10:51:00Z"/>
          <w:del w:id="9334" w:author="Rev 7 Allen Wirfs-Brock" w:date="2012-04-25T15:41:00Z"/>
        </w:rPr>
        <w:pPrChange w:id="9335" w:author="Rev 7 Allen Wirfs-Brock" w:date="2012-04-25T15:29:00Z">
          <w:pPr>
            <w:numPr>
              <w:numId w:val="403"/>
            </w:numPr>
            <w:spacing w:after="220"/>
            <w:ind w:left="720" w:hanging="360"/>
            <w:contextualSpacing/>
          </w:pPr>
        </w:pPrChange>
      </w:pPr>
      <w:ins w:id="9336" w:author="Rev 6 Allen Wirfs-Brock" w:date="2012-02-27T10:51:00Z">
        <w:del w:id="9337" w:author="Rev 7 Allen Wirfs-Brock" w:date="2012-04-25T15:41:00Z">
          <w:r w:rsidRPr="00E77497" w:rsidDel="004321EC">
            <w:delText xml:space="preserve">It is a Syntax Error if </w:delText>
          </w:r>
        </w:del>
        <w:del w:id="9338" w:author="Rev 7 Allen Wirfs-Brock" w:date="2012-04-20T09:35:00Z">
          <w:r w:rsidRPr="00E77497" w:rsidDel="001A6289">
            <w:rPr>
              <w:rStyle w:val="bnf"/>
            </w:rPr>
            <w:delText>PropertyAssignment</w:delText>
          </w:r>
        </w:del>
        <w:del w:id="9339" w:author="Rev 7 Allen Wirfs-Brock" w:date="2012-04-25T15:41:00Z">
          <w:r w:rsidRPr="00E77497" w:rsidDel="004321EC">
            <w:rPr>
              <w:rFonts w:ascii="Courier New" w:hAnsi="Courier New" w:cs="Courier New"/>
              <w:b/>
              <w:iCs/>
            </w:rPr>
            <w:delText xml:space="preserve"> </w:delText>
          </w:r>
          <w:r w:rsidRPr="00E77497" w:rsidDel="004321EC">
            <w:delText xml:space="preserve">is the production </w:delText>
          </w:r>
        </w:del>
      </w:ins>
      <w:ins w:id="9340" w:author="Rev 6 Allen Wirfs-Brock" w:date="2012-02-27T10:52:00Z">
        <w:del w:id="9341" w:author="Rev 7 Allen Wirfs-Brock" w:date="2012-04-20T09:35:00Z">
          <w:r w:rsidRPr="00E77497" w:rsidDel="001A6289">
            <w:rPr>
              <w:rStyle w:val="bnf"/>
            </w:rPr>
            <w:delText>PropertyAssignment</w:delText>
          </w:r>
        </w:del>
        <w:del w:id="9342" w:author="Rev 7 Allen Wirfs-Brock" w:date="2012-04-25T15:41:00Z">
          <w:r w:rsidRPr="00E77497" w:rsidDel="004321EC">
            <w:delText xml:space="preserve"> </w:delText>
          </w:r>
          <w:r w:rsidRPr="00E77497" w:rsidDel="004321EC">
            <w:rPr>
              <w:b/>
            </w:rPr>
            <w:delText>:</w:delText>
          </w:r>
          <w:r w:rsidRPr="00E77497" w:rsidDel="004321EC">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w:delText>
          </w:r>
          <w:r w:rsidDel="004321EC">
            <w:rPr>
              <w:rFonts w:ascii="Courier New" w:hAnsi="Courier New" w:cs="Courier New"/>
              <w:b/>
              <w:iCs/>
            </w:rPr>
            <w:delText xml:space="preserve"> </w:delText>
          </w:r>
          <w:r w:rsidRPr="007870CC" w:rsidDel="004321EC">
            <w:rPr>
              <w:rFonts w:ascii="Times New Roman" w:hAnsi="Times New Roman"/>
              <w:i/>
            </w:rPr>
            <w:delText>FormalParameterList</w:delText>
          </w:r>
          <w:r w:rsidRPr="00E77497" w:rsidDel="004321EC">
            <w:rPr>
              <w:rFonts w:ascii="Courier New" w:hAnsi="Courier New" w:cs="Courier New"/>
              <w:b/>
              <w:iCs/>
            </w:rPr>
            <w:delText xml:space="preserve"> ) {</w:delText>
          </w:r>
          <w:r w:rsidRPr="00E77497" w:rsidDel="004321EC">
            <w:rPr>
              <w:iCs/>
            </w:rPr>
            <w:delText xml:space="preserve"> </w:delText>
          </w:r>
          <w:r w:rsidRPr="00E77497" w:rsidDel="004321EC">
            <w:rPr>
              <w:rStyle w:val="bnf"/>
            </w:rPr>
            <w:delText>FunctionBody</w:delText>
          </w:r>
          <w:r w:rsidRPr="00E77497" w:rsidDel="004321EC">
            <w:rPr>
              <w:rFonts w:ascii="Courier New" w:hAnsi="Courier New" w:cs="Courier New"/>
              <w:iCs/>
            </w:rPr>
            <w:delText xml:space="preserve"> </w:delText>
          </w:r>
          <w:r w:rsidRPr="00E77497" w:rsidDel="004321EC">
            <w:rPr>
              <w:rFonts w:ascii="Courier New" w:hAnsi="Courier New" w:cs="Courier New"/>
              <w:b/>
              <w:iCs/>
            </w:rPr>
            <w:delText>}</w:delText>
          </w:r>
        </w:del>
      </w:ins>
      <w:ins w:id="9343" w:author="Rev 6 Allen Wirfs-Brock" w:date="2012-02-27T10:51:00Z">
        <w:del w:id="9344" w:author="Rev 7 Allen Wirfs-Brock" w:date="2012-04-25T15:41:00Z">
          <w:r w:rsidRPr="00E77497" w:rsidDel="004321EC">
            <w:delText xml:space="preserve"> and </w:delText>
          </w:r>
          <w:r w:rsidRPr="00E77497" w:rsidDel="004321EC">
            <w:rPr>
              <w:rFonts w:ascii="Times New Roman" w:eastAsia="Times New Roman" w:hAnsi="Times New Roman"/>
              <w:spacing w:val="6"/>
              <w:lang w:eastAsia="en-US"/>
            </w:rPr>
            <w:delText>PropertyDefinitionList</w:delText>
          </w:r>
          <w:r w:rsidRPr="00E77497" w:rsidDel="004321EC">
            <w:delText>(</w:delText>
          </w:r>
          <w:r w:rsidRPr="00E77497" w:rsidDel="004321EC">
            <w:rPr>
              <w:rFonts w:ascii="Times New Roman" w:eastAsia="Times New Roman" w:hAnsi="Times New Roman"/>
              <w:spacing w:val="6"/>
              <w:lang w:eastAsia="en-US"/>
            </w:rPr>
            <w:delText>PropName</w:delText>
          </w:r>
          <w:r w:rsidRPr="00E77497" w:rsidDel="004321EC">
            <w:delText xml:space="preserve"> of </w:delText>
          </w:r>
        </w:del>
        <w:del w:id="9345" w:author="Rev 7 Allen Wirfs-Brock" w:date="2012-04-20T09:35:00Z">
          <w:r w:rsidRPr="00E77497" w:rsidDel="001A6289">
            <w:rPr>
              <w:rStyle w:val="bnf"/>
            </w:rPr>
            <w:delText>PropertyAssignment</w:delText>
          </w:r>
        </w:del>
        <w:del w:id="9346" w:author="Rev 7 Allen Wirfs-Brock" w:date="2012-04-25T15:41:00Z">
          <w:r w:rsidRPr="00E77497" w:rsidDel="004321EC">
            <w:delText xml:space="preserve">) of </w:delText>
          </w:r>
        </w:del>
        <w:del w:id="9347" w:author="Rev 7 Allen Wirfs-Brock" w:date="2012-04-20T09:47:00Z">
          <w:r w:rsidRPr="00E77497" w:rsidDel="002D5AF2">
            <w:rPr>
              <w:rStyle w:val="bnf"/>
            </w:rPr>
            <w:delText>PropertyNameAndValueList</w:delText>
          </w:r>
        </w:del>
        <w:del w:id="9348" w:author="Rev 7 Allen Wirfs-Brock" w:date="2012-04-25T15:41:00Z">
          <w:r w:rsidRPr="00E77497" w:rsidDel="004321EC">
            <w:delText xml:space="preserve"> is not the empty List.</w:delText>
          </w:r>
        </w:del>
      </w:ins>
    </w:p>
    <w:p w14:paraId="124A47D8" w14:textId="77777777" w:rsidR="00765136" w:rsidRPr="00E77497" w:rsidDel="004321EC" w:rsidRDefault="00765136">
      <w:pPr>
        <w:numPr>
          <w:ilvl w:val="0"/>
          <w:numId w:val="737"/>
        </w:numPr>
        <w:spacing w:after="220"/>
        <w:contextualSpacing/>
        <w:rPr>
          <w:ins w:id="9349" w:author="Rev 6 Allen Wirfs-Brock" w:date="2012-02-27T10:53:00Z"/>
          <w:del w:id="9350" w:author="Rev 7 Allen Wirfs-Brock" w:date="2012-04-25T15:41:00Z"/>
        </w:rPr>
        <w:pPrChange w:id="9351" w:author="Rev 7 Allen Wirfs-Brock" w:date="2012-04-25T15:29:00Z">
          <w:pPr>
            <w:numPr>
              <w:numId w:val="403"/>
            </w:numPr>
            <w:spacing w:after="220"/>
            <w:ind w:left="720" w:hanging="360"/>
            <w:contextualSpacing/>
          </w:pPr>
        </w:pPrChange>
      </w:pPr>
      <w:ins w:id="9352" w:author="Rev 6 Allen Wirfs-Brock" w:date="2012-02-27T10:53:00Z">
        <w:del w:id="9353" w:author="Rev 7 Allen Wirfs-Brock" w:date="2012-04-25T15:41:00Z">
          <w:r w:rsidRPr="00E77497" w:rsidDel="004321EC">
            <w:delText xml:space="preserve">It is a Syntax Error if </w:delText>
          </w:r>
        </w:del>
        <w:del w:id="9354" w:author="Rev 7 Allen Wirfs-Brock" w:date="2012-04-20T09:35:00Z">
          <w:r w:rsidRPr="00E77497" w:rsidDel="001A6289">
            <w:rPr>
              <w:rStyle w:val="bnf"/>
            </w:rPr>
            <w:delText>PropertyAssignment</w:delText>
          </w:r>
        </w:del>
        <w:del w:id="9355" w:author="Rev 7 Allen Wirfs-Brock" w:date="2012-04-25T15:41:00Z">
          <w:r w:rsidRPr="00E77497" w:rsidDel="004321EC">
            <w:rPr>
              <w:rFonts w:ascii="Courier New" w:hAnsi="Courier New" w:cs="Courier New"/>
              <w:b/>
              <w:iCs/>
            </w:rPr>
            <w:delText xml:space="preserve"> </w:delText>
          </w:r>
          <w:r w:rsidRPr="00E77497" w:rsidDel="004321EC">
            <w:delText xml:space="preserve">is the production </w:delText>
          </w:r>
        </w:del>
        <w:del w:id="9356" w:author="Rev 7 Allen Wirfs-Brock" w:date="2012-04-20T09:35:00Z">
          <w:r w:rsidRPr="00E77497" w:rsidDel="001A6289">
            <w:rPr>
              <w:rStyle w:val="bnf"/>
            </w:rPr>
            <w:delText>PropertyAssignment</w:delText>
          </w:r>
        </w:del>
        <w:del w:id="9357" w:author="Rev 7 Allen Wirfs-Brock" w:date="2012-04-25T15:41:00Z">
          <w:r w:rsidRPr="00E77497" w:rsidDel="004321EC">
            <w:delText xml:space="preserve"> </w:delText>
          </w:r>
          <w:r w:rsidRPr="00E77497" w:rsidDel="004321EC">
            <w:rPr>
              <w:b/>
            </w:rPr>
            <w:delText>:</w:delText>
          </w:r>
          <w:r w:rsidRPr="00E77497" w:rsidDel="004321EC">
            <w:delText xml:space="preserve"> </w:delText>
          </w:r>
          <w:r w:rsidDel="004321EC">
            <w:rPr>
              <w:rFonts w:ascii="Courier New" w:hAnsi="Courier New" w:cs="Courier New"/>
              <w:b/>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w:delText>
          </w:r>
          <w:r w:rsidDel="004321EC">
            <w:rPr>
              <w:rFonts w:ascii="Courier New" w:hAnsi="Courier New" w:cs="Courier New"/>
              <w:b/>
              <w:iCs/>
            </w:rPr>
            <w:delText xml:space="preserve"> </w:delText>
          </w:r>
          <w:r w:rsidRPr="007870CC" w:rsidDel="004321EC">
            <w:rPr>
              <w:rFonts w:ascii="Times New Roman" w:hAnsi="Times New Roman"/>
              <w:i/>
            </w:rPr>
            <w:delText>FormalParameterList</w:delText>
          </w:r>
          <w:r w:rsidRPr="00E77497" w:rsidDel="004321EC">
            <w:rPr>
              <w:rFonts w:ascii="Courier New" w:hAnsi="Courier New" w:cs="Courier New"/>
              <w:b/>
              <w:iCs/>
            </w:rPr>
            <w:delText xml:space="preserve"> ) {</w:delText>
          </w:r>
          <w:r w:rsidRPr="00E77497" w:rsidDel="004321EC">
            <w:rPr>
              <w:iCs/>
            </w:rPr>
            <w:delText xml:space="preserve"> </w:delText>
          </w:r>
          <w:r w:rsidRPr="00E77497" w:rsidDel="004321EC">
            <w:rPr>
              <w:rStyle w:val="bnf"/>
            </w:rPr>
            <w:delText>FunctionBody</w:delText>
          </w:r>
          <w:r w:rsidRPr="00E77497" w:rsidDel="004321EC">
            <w:rPr>
              <w:rFonts w:ascii="Courier New" w:hAnsi="Courier New" w:cs="Courier New"/>
              <w:iCs/>
            </w:rPr>
            <w:delText xml:space="preserve"> </w:delText>
          </w:r>
          <w:r w:rsidRPr="00E77497" w:rsidDel="004321EC">
            <w:rPr>
              <w:rFonts w:ascii="Courier New" w:hAnsi="Courier New" w:cs="Courier New"/>
              <w:b/>
              <w:iCs/>
            </w:rPr>
            <w:delText>}</w:delText>
          </w:r>
          <w:r w:rsidRPr="00E77497" w:rsidDel="004321EC">
            <w:delText xml:space="preserve"> and </w:delText>
          </w:r>
          <w:r w:rsidRPr="00E77497" w:rsidDel="004321EC">
            <w:rPr>
              <w:rFonts w:ascii="Times New Roman" w:eastAsia="Times New Roman" w:hAnsi="Times New Roman"/>
              <w:spacing w:val="6"/>
              <w:lang w:eastAsia="en-US"/>
            </w:rPr>
            <w:delText>PropertyDefinitionList</w:delText>
          </w:r>
          <w:r w:rsidRPr="00E77497" w:rsidDel="004321EC">
            <w:delText>(</w:delText>
          </w:r>
          <w:r w:rsidRPr="00E77497" w:rsidDel="004321EC">
            <w:rPr>
              <w:rFonts w:ascii="Times New Roman" w:eastAsia="Times New Roman" w:hAnsi="Times New Roman"/>
              <w:spacing w:val="6"/>
              <w:lang w:eastAsia="en-US"/>
            </w:rPr>
            <w:delText>PropName</w:delText>
          </w:r>
          <w:r w:rsidRPr="00E77497" w:rsidDel="004321EC">
            <w:delText xml:space="preserve"> of </w:delText>
          </w:r>
        </w:del>
        <w:del w:id="9358" w:author="Rev 7 Allen Wirfs-Brock" w:date="2012-04-20T09:35:00Z">
          <w:r w:rsidRPr="00E77497" w:rsidDel="001A6289">
            <w:rPr>
              <w:rStyle w:val="bnf"/>
            </w:rPr>
            <w:delText>PropertyAssignment</w:delText>
          </w:r>
        </w:del>
        <w:del w:id="9359" w:author="Rev 7 Allen Wirfs-Brock" w:date="2012-04-25T15:41:00Z">
          <w:r w:rsidRPr="00E77497" w:rsidDel="004321EC">
            <w:delText xml:space="preserve">) of </w:delText>
          </w:r>
        </w:del>
        <w:del w:id="9360" w:author="Rev 7 Allen Wirfs-Brock" w:date="2012-04-20T09:47:00Z">
          <w:r w:rsidRPr="00E77497" w:rsidDel="002D5AF2">
            <w:rPr>
              <w:rStyle w:val="bnf"/>
            </w:rPr>
            <w:delText>PropertyNameAndValueList</w:delText>
          </w:r>
        </w:del>
        <w:del w:id="9361" w:author="Rev 7 Allen Wirfs-Brock" w:date="2012-04-25T15:41:00Z">
          <w:r w:rsidRPr="00E77497" w:rsidDel="004321EC">
            <w:delText xml:space="preserve"> is not the empty List.</w:delText>
          </w:r>
        </w:del>
      </w:ins>
    </w:p>
    <w:p w14:paraId="46B2D274" w14:textId="77777777" w:rsidR="00833F54" w:rsidRPr="00E77497" w:rsidDel="004321EC" w:rsidRDefault="00833F54">
      <w:pPr>
        <w:numPr>
          <w:ilvl w:val="0"/>
          <w:numId w:val="737"/>
        </w:numPr>
        <w:spacing w:after="220"/>
        <w:contextualSpacing/>
        <w:jc w:val="left"/>
        <w:rPr>
          <w:ins w:id="9362" w:author="Rev 4 Allen Wirfs-Brock" w:date="2011-10-15T08:41:00Z"/>
          <w:del w:id="9363" w:author="Rev 7 Allen Wirfs-Brock" w:date="2012-04-25T15:41:00Z"/>
        </w:rPr>
        <w:pPrChange w:id="9364" w:author="Rev 7 Allen Wirfs-Brock" w:date="2012-04-25T15:29:00Z">
          <w:pPr>
            <w:numPr>
              <w:numId w:val="403"/>
            </w:numPr>
            <w:spacing w:after="220"/>
            <w:ind w:left="720" w:hanging="360"/>
            <w:contextualSpacing/>
            <w:jc w:val="left"/>
          </w:pPr>
        </w:pPrChange>
      </w:pPr>
      <w:ins w:id="9365" w:author="Rev 4 Allen Wirfs-Brock" w:date="2011-10-15T08:41:00Z">
        <w:del w:id="9366" w:author="Rev 7 Allen Wirfs-Brock" w:date="2012-04-25T15:41:00Z">
          <w:r w:rsidRPr="00E77497" w:rsidDel="004321EC">
            <w:delText xml:space="preserve">It is a Syntax Error if </w:delText>
          </w:r>
        </w:del>
        <w:del w:id="9367" w:author="Rev 7 Allen Wirfs-Brock" w:date="2012-04-20T09:35:00Z">
          <w:r w:rsidRPr="00E77497" w:rsidDel="001A6289">
            <w:rPr>
              <w:rStyle w:val="bnf"/>
            </w:rPr>
            <w:delText>PropertyAssignment</w:delText>
          </w:r>
        </w:del>
        <w:del w:id="9368" w:author="Rev 7 Allen Wirfs-Brock" w:date="2012-04-25T15:41:00Z">
          <w:r w:rsidRPr="00E77497" w:rsidDel="004321EC">
            <w:rPr>
              <w:rFonts w:ascii="Courier New" w:hAnsi="Courier New" w:cs="Courier New"/>
              <w:b/>
              <w:iCs/>
            </w:rPr>
            <w:delText xml:space="preserve"> </w:delText>
          </w:r>
          <w:r w:rsidRPr="00E77497" w:rsidDel="004321EC">
            <w:delText>is the production</w:delText>
          </w:r>
          <w:r w:rsidRPr="00E77497" w:rsidDel="004321EC">
            <w:br/>
            <w:delText xml:space="preserve">   </w:delText>
          </w:r>
        </w:del>
        <w:del w:id="9369" w:author="Rev 7 Allen Wirfs-Brock" w:date="2012-04-20T09:35:00Z">
          <w:r w:rsidRPr="00E77497" w:rsidDel="001A6289">
            <w:rPr>
              <w:rStyle w:val="bnf"/>
            </w:rPr>
            <w:delText>PropertyAssignment</w:delText>
          </w:r>
        </w:del>
        <w:del w:id="9370" w:author="Rev 7 Allen Wirfs-Brock" w:date="2012-04-25T15:41:00Z">
          <w:r w:rsidRPr="00E77497" w:rsidDel="004321EC">
            <w:delText xml:space="preserve"> </w:delText>
          </w:r>
          <w:r w:rsidRPr="00E77497" w:rsidDel="004321EC">
            <w:rPr>
              <w:b/>
            </w:rPr>
            <w:delText>:</w:delText>
          </w:r>
          <w:r w:rsidRPr="00E77497" w:rsidDel="004321EC">
            <w:delText xml:space="preserve"> </w:delText>
          </w:r>
          <w:r w:rsidRPr="00E77497" w:rsidDel="004321EC">
            <w:rPr>
              <w:rFonts w:ascii="Courier New" w:hAnsi="Courier New" w:cs="Courier New"/>
              <w:b/>
              <w:iCs/>
            </w:rPr>
            <w:delText>get</w:delText>
          </w:r>
          <w:r w:rsidRPr="00E77497" w:rsidDel="004321EC">
            <w:rPr>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 ) {</w:delText>
          </w:r>
          <w:r w:rsidRPr="00E77497" w:rsidDel="004321EC">
            <w:rPr>
              <w:iCs/>
            </w:rPr>
            <w:delText xml:space="preserve"> </w:delText>
          </w:r>
          <w:r w:rsidRPr="00E77497" w:rsidDel="004321EC">
            <w:rPr>
              <w:rStyle w:val="bnf"/>
            </w:rPr>
            <w:delText>FunctionBody</w:delText>
          </w:r>
          <w:r w:rsidRPr="00E77497" w:rsidDel="004321EC">
            <w:rPr>
              <w:rFonts w:ascii="Courier New" w:hAnsi="Courier New" w:cs="Courier New"/>
              <w:iCs/>
            </w:rPr>
            <w:delText xml:space="preserve"> </w:delText>
          </w:r>
          <w:r w:rsidRPr="00E77497" w:rsidDel="004321EC">
            <w:rPr>
              <w:rFonts w:ascii="Courier New" w:hAnsi="Courier New" w:cs="Courier New"/>
              <w:b/>
              <w:iCs/>
            </w:rPr>
            <w:delText>}</w:delText>
          </w:r>
          <w:r w:rsidRPr="00E77497" w:rsidDel="004321EC">
            <w:rPr>
              <w:rStyle w:val="bnf"/>
              <w:rFonts w:ascii="Arial" w:hAnsi="Arial" w:cs="Arial"/>
              <w:i w:val="0"/>
            </w:rPr>
            <w:br/>
          </w:r>
          <w:r w:rsidRPr="00E77497" w:rsidDel="004321EC">
            <w:delText xml:space="preserve">and </w:delText>
          </w:r>
          <w:r w:rsidRPr="00E77497" w:rsidDel="004321EC">
            <w:rPr>
              <w:rFonts w:ascii="Times New Roman" w:eastAsia="Times New Roman" w:hAnsi="Times New Roman"/>
              <w:spacing w:val="6"/>
              <w:lang w:eastAsia="en-US"/>
            </w:rPr>
            <w:delText>PropertyDefinitionList</w:delText>
          </w:r>
          <w:r w:rsidRPr="00E77497" w:rsidDel="004321EC">
            <w:delText xml:space="preserve"> (</w:delText>
          </w:r>
          <w:r w:rsidRPr="00E77497" w:rsidDel="004321EC">
            <w:rPr>
              <w:rFonts w:ascii="Times New Roman" w:eastAsia="Times New Roman" w:hAnsi="Times New Roman"/>
              <w:spacing w:val="6"/>
              <w:lang w:eastAsia="en-US"/>
            </w:rPr>
            <w:delText>PropName</w:delText>
          </w:r>
          <w:r w:rsidRPr="00E77497" w:rsidDel="004321EC">
            <w:delText xml:space="preserve"> of </w:delText>
          </w:r>
        </w:del>
        <w:del w:id="9371" w:author="Rev 7 Allen Wirfs-Brock" w:date="2012-04-20T09:35:00Z">
          <w:r w:rsidRPr="00E77497" w:rsidDel="001A6289">
            <w:rPr>
              <w:rStyle w:val="bnf"/>
            </w:rPr>
            <w:delText>PropertyAssignment</w:delText>
          </w:r>
        </w:del>
        <w:del w:id="9372" w:author="Rev 7 Allen Wirfs-Brock" w:date="2012-04-25T15:41:00Z">
          <w:r w:rsidRPr="00E77497" w:rsidDel="004321EC">
            <w:delText xml:space="preserve">) of </w:delText>
          </w:r>
        </w:del>
        <w:del w:id="9373" w:author="Rev 7 Allen Wirfs-Brock" w:date="2012-04-20T09:47:00Z">
          <w:r w:rsidRPr="00E77497" w:rsidDel="002D5AF2">
            <w:rPr>
              <w:rStyle w:val="bnf"/>
            </w:rPr>
            <w:delText>PropertyNameAndValueList</w:delText>
          </w:r>
        </w:del>
        <w:del w:id="9374" w:author="Rev 7 Allen Wirfs-Brock" w:date="2012-04-25T15:41:00Z">
          <w:r w:rsidRPr="00E77497" w:rsidDel="004321EC">
            <w:delText xml:space="preserve"> includes a production of the form </w:delText>
          </w:r>
        </w:del>
        <w:del w:id="9375" w:author="Rev 7 Allen Wirfs-Brock" w:date="2012-04-20T09:35:00Z">
          <w:r w:rsidRPr="00E77497" w:rsidDel="001A6289">
            <w:rPr>
              <w:rStyle w:val="bnf"/>
            </w:rPr>
            <w:delText>PropertyAssignment</w:delText>
          </w:r>
        </w:del>
        <w:del w:id="9376" w:author="Rev 7 Allen Wirfs-Brock" w:date="2012-04-25T15:41:00Z">
          <w:r w:rsidRPr="00E77497" w:rsidDel="004321EC">
            <w:delText xml:space="preserve"> </w:delText>
          </w:r>
          <w:r w:rsidRPr="00E77497" w:rsidDel="004321EC">
            <w:rPr>
              <w:b/>
            </w:rPr>
            <w:delText>:</w:delText>
          </w:r>
          <w:r w:rsidRPr="00E77497" w:rsidDel="004321EC">
            <w:delText xml:space="preserve"> </w:delText>
          </w:r>
          <w:r w:rsidRPr="00E77497" w:rsidDel="004321EC">
            <w:rPr>
              <w:rStyle w:val="bnf"/>
            </w:rPr>
            <w:delText>PropertyName</w:delText>
          </w:r>
          <w:r w:rsidRPr="00E77497" w:rsidDel="004321EC">
            <w:delText xml:space="preserve"> </w:delText>
          </w:r>
          <w:r w:rsidRPr="00E77497" w:rsidDel="004321EC">
            <w:rPr>
              <w:rFonts w:ascii="Courier New" w:hAnsi="Courier New" w:cs="Courier New"/>
              <w:b/>
            </w:rPr>
            <w:delText>:</w:delText>
          </w:r>
          <w:r w:rsidRPr="00E77497" w:rsidDel="004321EC">
            <w:delText xml:space="preserve"> </w:delText>
          </w:r>
          <w:r w:rsidRPr="00E77497" w:rsidDel="004321EC">
            <w:rPr>
              <w:rStyle w:val="bnf"/>
            </w:rPr>
            <w:delText>AssignmentExpression</w:delText>
          </w:r>
          <w:r w:rsidRPr="00E77497" w:rsidDel="004321EC">
            <w:delText>.</w:delText>
          </w:r>
        </w:del>
      </w:ins>
    </w:p>
    <w:p w14:paraId="554093B1" w14:textId="77777777" w:rsidR="00833F54" w:rsidRPr="00E77497" w:rsidDel="004321EC" w:rsidRDefault="00833F54">
      <w:pPr>
        <w:numPr>
          <w:ilvl w:val="0"/>
          <w:numId w:val="737"/>
        </w:numPr>
        <w:contextualSpacing/>
        <w:jc w:val="left"/>
        <w:rPr>
          <w:ins w:id="9377" w:author="Rev 4 Allen Wirfs-Brock" w:date="2011-10-15T08:41:00Z"/>
          <w:del w:id="9378" w:author="Rev 7 Allen Wirfs-Brock" w:date="2012-04-25T15:42:00Z"/>
        </w:rPr>
        <w:pPrChange w:id="9379" w:author="Rev 7 Allen Wirfs-Brock" w:date="2012-04-25T15:29:00Z">
          <w:pPr>
            <w:numPr>
              <w:numId w:val="403"/>
            </w:numPr>
            <w:ind w:left="720" w:hanging="360"/>
            <w:contextualSpacing/>
            <w:jc w:val="left"/>
          </w:pPr>
        </w:pPrChange>
      </w:pPr>
      <w:ins w:id="9380" w:author="Rev 4 Allen Wirfs-Brock" w:date="2011-10-15T08:41:00Z">
        <w:del w:id="9381" w:author="Rev 7 Allen Wirfs-Brock" w:date="2012-04-25T15:41:00Z">
          <w:r w:rsidRPr="00E77497" w:rsidDel="004321EC">
            <w:delText xml:space="preserve">It is a Syntax Error if </w:delText>
          </w:r>
        </w:del>
        <w:del w:id="9382" w:author="Rev 7 Allen Wirfs-Brock" w:date="2012-04-20T09:35:00Z">
          <w:r w:rsidRPr="00E77497" w:rsidDel="001A6289">
            <w:rPr>
              <w:rStyle w:val="bnf"/>
            </w:rPr>
            <w:delText>PropertyAssignment</w:delText>
          </w:r>
        </w:del>
        <w:del w:id="9383" w:author="Rev 7 Allen Wirfs-Brock" w:date="2012-04-25T15:41:00Z">
          <w:r w:rsidRPr="00E77497" w:rsidDel="004321EC">
            <w:rPr>
              <w:rFonts w:ascii="Courier New" w:hAnsi="Courier New" w:cs="Courier New"/>
              <w:b/>
              <w:iCs/>
            </w:rPr>
            <w:delText xml:space="preserve"> </w:delText>
          </w:r>
          <w:r w:rsidRPr="00E77497" w:rsidDel="004321EC">
            <w:delText>is the production</w:delText>
          </w:r>
          <w:r w:rsidRPr="00E77497" w:rsidDel="004321EC">
            <w:br/>
          </w:r>
        </w:del>
        <w:del w:id="9384" w:author="Rev 7 Allen Wirfs-Brock" w:date="2012-04-25T15:42:00Z">
          <w:r w:rsidRPr="00E77497" w:rsidDel="004321EC">
            <w:delText xml:space="preserve">   </w:delText>
          </w:r>
        </w:del>
        <w:del w:id="9385" w:author="Rev 7 Allen Wirfs-Brock" w:date="2012-04-20T09:35:00Z">
          <w:r w:rsidRPr="00E77497" w:rsidDel="001A6289">
            <w:rPr>
              <w:rStyle w:val="bnf"/>
            </w:rPr>
            <w:delText>PropertyAssignment</w:delText>
          </w:r>
        </w:del>
        <w:del w:id="9386" w:author="Rev 7 Allen Wirfs-Brock" w:date="2012-04-25T15:42:00Z">
          <w:r w:rsidRPr="00E77497" w:rsidDel="004321EC">
            <w:delText xml:space="preserve"> </w:delText>
          </w:r>
          <w:r w:rsidRPr="00E77497" w:rsidDel="004321EC">
            <w:rPr>
              <w:b/>
            </w:rPr>
            <w:delText>:</w:delText>
          </w:r>
          <w:r w:rsidRPr="00E77497" w:rsidDel="004321EC">
            <w:delText xml:space="preserve"> </w:delText>
          </w:r>
          <w:r w:rsidRPr="00E77497" w:rsidDel="004321EC">
            <w:rPr>
              <w:rFonts w:ascii="Courier New" w:hAnsi="Courier New" w:cs="Courier New"/>
              <w:b/>
              <w:iCs/>
            </w:rPr>
            <w:delText>set</w:delText>
          </w:r>
          <w:r w:rsidRPr="00E77497" w:rsidDel="004321EC">
            <w:rPr>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 xml:space="preserve">( </w:delText>
          </w:r>
          <w:r w:rsidRPr="00E77497" w:rsidDel="004321EC">
            <w:rPr>
              <w:rStyle w:val="bnf"/>
            </w:rPr>
            <w:delText>PropertySetParameterList</w:delText>
          </w:r>
          <w:r w:rsidRPr="00120381" w:rsidDel="004321EC">
            <w:rPr>
              <w:rFonts w:ascii="Courier New" w:hAnsi="Courier New" w:cs="Courier New"/>
              <w:b/>
              <w:iCs/>
            </w:rPr>
            <w:delText xml:space="preserve"> )</w:delText>
          </w:r>
          <w:r w:rsidRPr="004D1BD1" w:rsidDel="004321EC">
            <w:rPr>
              <w:rFonts w:ascii="Courier New" w:hAnsi="Courier New" w:cs="Courier New"/>
              <w:iCs/>
            </w:rPr>
            <w:delText xml:space="preserve"> </w:delText>
          </w:r>
          <w:r w:rsidRPr="003B4312" w:rsidDel="004321EC">
            <w:rPr>
              <w:rFonts w:ascii="Courier New" w:hAnsi="Courier New" w:cs="Courier New"/>
              <w:b/>
              <w:iCs/>
            </w:rPr>
            <w:delText>{</w:delText>
          </w:r>
          <w:r w:rsidRPr="003B4312" w:rsidDel="004321EC">
            <w:rPr>
              <w:rFonts w:ascii="Courier New" w:hAnsi="Courier New" w:cs="Courier New"/>
              <w:iCs/>
            </w:rPr>
            <w:delText xml:space="preserve"> </w:delText>
          </w:r>
          <w:r w:rsidRPr="003B4312" w:rsidDel="004321EC">
            <w:rPr>
              <w:rStyle w:val="bnf"/>
            </w:rPr>
            <w:delText>FunctionBody</w:delText>
          </w:r>
          <w:r w:rsidRPr="003B4312" w:rsidDel="004321EC">
            <w:rPr>
              <w:iCs/>
            </w:rPr>
            <w:delText xml:space="preserve"> </w:delText>
          </w:r>
          <w:r w:rsidRPr="008B7F6F" w:rsidDel="004321EC">
            <w:rPr>
              <w:rFonts w:ascii="Courier New" w:hAnsi="Courier New" w:cs="Courier New"/>
              <w:b/>
              <w:iCs/>
            </w:rPr>
            <w:delText>}</w:delText>
          </w:r>
          <w:r w:rsidRPr="008B7F6F" w:rsidDel="004321EC">
            <w:rPr>
              <w:rStyle w:val="bnf"/>
              <w:rFonts w:ascii="Arial" w:hAnsi="Arial" w:cs="Arial"/>
              <w:i w:val="0"/>
            </w:rPr>
            <w:br/>
          </w:r>
          <w:r w:rsidRPr="006B6D0A" w:rsidDel="004321EC">
            <w:delText xml:space="preserve">and </w:delText>
          </w:r>
          <w:r w:rsidRPr="006B6D0A" w:rsidDel="004321EC">
            <w:rPr>
              <w:rFonts w:ascii="Times New Roman" w:eastAsia="Times New Roman" w:hAnsi="Times New Roman"/>
              <w:spacing w:val="6"/>
              <w:lang w:eastAsia="en-US"/>
            </w:rPr>
            <w:delText>PropertyDefinitionList</w:delText>
          </w:r>
          <w:r w:rsidRPr="006B6D0A" w:rsidDel="004321EC">
            <w:delText xml:space="preserve"> (</w:delText>
          </w:r>
          <w:r w:rsidRPr="00E65A34" w:rsidDel="004321EC">
            <w:rPr>
              <w:rFonts w:ascii="Times New Roman" w:eastAsia="Times New Roman" w:hAnsi="Times New Roman"/>
              <w:spacing w:val="6"/>
              <w:lang w:eastAsia="en-US"/>
            </w:rPr>
            <w:delText>PropName</w:delText>
          </w:r>
          <w:r w:rsidRPr="009C202C" w:rsidDel="004321EC">
            <w:delText xml:space="preserve"> of </w:delText>
          </w:r>
        </w:del>
        <w:del w:id="9387" w:author="Rev 7 Allen Wirfs-Brock" w:date="2012-04-20T09:35:00Z">
          <w:r w:rsidRPr="009C202C" w:rsidDel="001A6289">
            <w:rPr>
              <w:rStyle w:val="bnf"/>
            </w:rPr>
            <w:delText>PropertyAssignment</w:delText>
          </w:r>
        </w:del>
        <w:del w:id="9388" w:author="Rev 7 Allen Wirfs-Brock" w:date="2012-04-25T15:42:00Z">
          <w:r w:rsidRPr="00B820AB" w:rsidDel="004321EC">
            <w:delText xml:space="preserve">) of </w:delText>
          </w:r>
        </w:del>
        <w:del w:id="9389" w:author="Rev 7 Allen Wirfs-Brock" w:date="2012-04-20T09:47:00Z">
          <w:r w:rsidRPr="00B820AB" w:rsidDel="002D5AF2">
            <w:rPr>
              <w:rStyle w:val="bnf"/>
            </w:rPr>
            <w:delText>PropertyNameAndValueList</w:delText>
          </w:r>
        </w:del>
        <w:del w:id="9390" w:author="Rev 7 Allen Wirfs-Brock" w:date="2012-04-25T15:42:00Z">
          <w:r w:rsidRPr="00B820AB" w:rsidDel="004321EC">
            <w:delText xml:space="preserve"> includes a production of the form </w:delText>
          </w:r>
        </w:del>
        <w:del w:id="9391" w:author="Rev 7 Allen Wirfs-Brock" w:date="2012-04-20T09:35:00Z">
          <w:r w:rsidRPr="00675B74" w:rsidDel="001A6289">
            <w:rPr>
              <w:rStyle w:val="bnf"/>
            </w:rPr>
            <w:delText>PropertyAssignment</w:delText>
          </w:r>
        </w:del>
        <w:del w:id="9392" w:author="Rev 7 Allen Wirfs-Brock" w:date="2012-04-25T15:42:00Z">
          <w:r w:rsidRPr="00E77497" w:rsidDel="004321EC">
            <w:delText xml:space="preserve"> </w:delText>
          </w:r>
          <w:r w:rsidRPr="00E77497" w:rsidDel="004321EC">
            <w:rPr>
              <w:b/>
            </w:rPr>
            <w:delText>:</w:delText>
          </w:r>
          <w:r w:rsidRPr="00E77497" w:rsidDel="004321EC">
            <w:delText xml:space="preserve"> </w:delText>
          </w:r>
          <w:r w:rsidRPr="00E77497" w:rsidDel="004321EC">
            <w:rPr>
              <w:rStyle w:val="bnf"/>
            </w:rPr>
            <w:delText>PropertyName</w:delText>
          </w:r>
          <w:r w:rsidRPr="00E77497" w:rsidDel="004321EC">
            <w:delText xml:space="preserve"> </w:delText>
          </w:r>
          <w:r w:rsidRPr="00E77497" w:rsidDel="004321EC">
            <w:rPr>
              <w:rFonts w:ascii="Courier New" w:hAnsi="Courier New" w:cs="Courier New"/>
              <w:b/>
            </w:rPr>
            <w:delText>:</w:delText>
          </w:r>
          <w:r w:rsidRPr="00E77497" w:rsidDel="004321EC">
            <w:delText xml:space="preserve"> </w:delText>
          </w:r>
          <w:r w:rsidRPr="00E77497" w:rsidDel="004321EC">
            <w:rPr>
              <w:rStyle w:val="bnf"/>
            </w:rPr>
            <w:delText>AssignmentExpression</w:delText>
          </w:r>
          <w:r w:rsidRPr="00E77497" w:rsidDel="004321EC">
            <w:delText>.</w:delText>
          </w:r>
        </w:del>
      </w:ins>
    </w:p>
    <w:p w14:paraId="296EC831" w14:textId="77777777" w:rsidR="00833F54" w:rsidRPr="00E77497" w:rsidDel="004321EC" w:rsidRDefault="00833F54">
      <w:pPr>
        <w:numPr>
          <w:ilvl w:val="0"/>
          <w:numId w:val="737"/>
        </w:numPr>
        <w:spacing w:after="220"/>
        <w:contextualSpacing/>
        <w:jc w:val="left"/>
        <w:rPr>
          <w:ins w:id="9393" w:author="Rev 4 Allen Wirfs-Brock" w:date="2011-10-15T08:41:00Z"/>
          <w:del w:id="9394" w:author="Rev 7 Allen Wirfs-Brock" w:date="2012-04-25T15:42:00Z"/>
        </w:rPr>
        <w:pPrChange w:id="9395" w:author="Rev 7 Allen Wirfs-Brock" w:date="2012-04-25T15:29:00Z">
          <w:pPr>
            <w:numPr>
              <w:numId w:val="403"/>
            </w:numPr>
            <w:spacing w:after="220"/>
            <w:ind w:left="720" w:hanging="360"/>
            <w:contextualSpacing/>
            <w:jc w:val="left"/>
          </w:pPr>
        </w:pPrChange>
      </w:pPr>
      <w:ins w:id="9396" w:author="Rev 4 Allen Wirfs-Brock" w:date="2011-10-15T08:41:00Z">
        <w:del w:id="9397" w:author="Rev 7 Allen Wirfs-Brock" w:date="2012-04-25T15:42:00Z">
          <w:r w:rsidRPr="00E77497" w:rsidDel="004321EC">
            <w:delText xml:space="preserve">It is a Syntax Error if </w:delText>
          </w:r>
        </w:del>
        <w:del w:id="9398" w:author="Rev 7 Allen Wirfs-Brock" w:date="2012-04-20T09:35:00Z">
          <w:r w:rsidRPr="00E77497" w:rsidDel="001A6289">
            <w:rPr>
              <w:rStyle w:val="bnf"/>
            </w:rPr>
            <w:delText>PropertyAssignment</w:delText>
          </w:r>
        </w:del>
        <w:del w:id="9399" w:author="Rev 7 Allen Wirfs-Brock" w:date="2012-04-25T15:42:00Z">
          <w:r w:rsidRPr="00E77497" w:rsidDel="004321EC">
            <w:rPr>
              <w:rFonts w:ascii="Courier New" w:hAnsi="Courier New" w:cs="Courier New"/>
              <w:b/>
              <w:iCs/>
            </w:rPr>
            <w:delText xml:space="preserve"> </w:delText>
          </w:r>
          <w:r w:rsidRPr="00E77497" w:rsidDel="004321EC">
            <w:delText>is the production</w:delText>
          </w:r>
          <w:r w:rsidRPr="00E77497" w:rsidDel="004321EC">
            <w:br/>
            <w:delText xml:space="preserve">   </w:delText>
          </w:r>
        </w:del>
        <w:del w:id="9400" w:author="Rev 7 Allen Wirfs-Brock" w:date="2012-04-20T09:35:00Z">
          <w:r w:rsidRPr="00E77497" w:rsidDel="001A6289">
            <w:rPr>
              <w:rStyle w:val="bnf"/>
            </w:rPr>
            <w:delText>PropertyAssignment</w:delText>
          </w:r>
        </w:del>
        <w:del w:id="9401" w:author="Rev 7 Allen Wirfs-Brock" w:date="2012-04-25T15:42:00Z">
          <w:r w:rsidRPr="00E77497" w:rsidDel="004321EC">
            <w:delText xml:space="preserve"> </w:delText>
          </w:r>
          <w:r w:rsidRPr="00E77497" w:rsidDel="004321EC">
            <w:rPr>
              <w:b/>
            </w:rPr>
            <w:delText>:</w:delText>
          </w:r>
          <w:r w:rsidRPr="00E77497" w:rsidDel="004321EC">
            <w:delText xml:space="preserve"> </w:delText>
          </w:r>
          <w:r w:rsidRPr="00E77497" w:rsidDel="004321EC">
            <w:rPr>
              <w:rFonts w:ascii="Courier New" w:hAnsi="Courier New" w:cs="Courier New"/>
              <w:b/>
              <w:iCs/>
            </w:rPr>
            <w:delText>get</w:delText>
          </w:r>
          <w:r w:rsidRPr="00E77497" w:rsidDel="004321EC">
            <w:rPr>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 ) {</w:delText>
          </w:r>
          <w:r w:rsidRPr="00E77497" w:rsidDel="004321EC">
            <w:rPr>
              <w:iCs/>
            </w:rPr>
            <w:delText xml:space="preserve"> </w:delText>
          </w:r>
          <w:r w:rsidRPr="00E77497" w:rsidDel="004321EC">
            <w:rPr>
              <w:rStyle w:val="bnf"/>
            </w:rPr>
            <w:delText>FunctionBody</w:delText>
          </w:r>
          <w:r w:rsidRPr="00E77497" w:rsidDel="004321EC">
            <w:rPr>
              <w:rFonts w:ascii="Courier New" w:hAnsi="Courier New" w:cs="Courier New"/>
              <w:iCs/>
            </w:rPr>
            <w:delText xml:space="preserve"> </w:delText>
          </w:r>
          <w:r w:rsidRPr="00E77497" w:rsidDel="004321EC">
            <w:rPr>
              <w:rFonts w:ascii="Courier New" w:hAnsi="Courier New" w:cs="Courier New"/>
              <w:b/>
              <w:iCs/>
            </w:rPr>
            <w:delText>}</w:delText>
          </w:r>
          <w:r w:rsidRPr="00E77497" w:rsidDel="004321EC">
            <w:br/>
            <w:delText xml:space="preserve">and </w:delText>
          </w:r>
          <w:r w:rsidRPr="00E77497" w:rsidDel="004321EC">
            <w:rPr>
              <w:rFonts w:ascii="Times New Roman" w:eastAsia="Times New Roman" w:hAnsi="Times New Roman"/>
              <w:spacing w:val="6"/>
              <w:lang w:eastAsia="en-US"/>
            </w:rPr>
            <w:delText>PropertyDefinitionList</w:delText>
          </w:r>
          <w:r w:rsidRPr="00E77497" w:rsidDel="004321EC">
            <w:delText xml:space="preserve"> (</w:delText>
          </w:r>
          <w:r w:rsidRPr="00E77497" w:rsidDel="004321EC">
            <w:rPr>
              <w:rFonts w:ascii="Times New Roman" w:eastAsia="Times New Roman" w:hAnsi="Times New Roman"/>
              <w:spacing w:val="6"/>
              <w:lang w:eastAsia="en-US"/>
            </w:rPr>
            <w:delText>PropName</w:delText>
          </w:r>
          <w:r w:rsidRPr="00E77497" w:rsidDel="004321EC">
            <w:delText xml:space="preserve"> of </w:delText>
          </w:r>
        </w:del>
        <w:del w:id="9402" w:author="Rev 7 Allen Wirfs-Brock" w:date="2012-04-20T09:35:00Z">
          <w:r w:rsidRPr="00E77497" w:rsidDel="001A6289">
            <w:rPr>
              <w:rStyle w:val="bnf"/>
            </w:rPr>
            <w:delText>PropertyAssignment</w:delText>
          </w:r>
        </w:del>
        <w:del w:id="9403" w:author="Rev 7 Allen Wirfs-Brock" w:date="2012-04-25T15:42:00Z">
          <w:r w:rsidRPr="00E77497" w:rsidDel="004321EC">
            <w:delText xml:space="preserve">) of </w:delText>
          </w:r>
        </w:del>
        <w:del w:id="9404" w:author="Rev 7 Allen Wirfs-Brock" w:date="2012-04-20T09:47:00Z">
          <w:r w:rsidRPr="00E77497" w:rsidDel="002D5AF2">
            <w:rPr>
              <w:rStyle w:val="bnf"/>
            </w:rPr>
            <w:delText>PropertyNameAndValueList</w:delText>
          </w:r>
        </w:del>
        <w:del w:id="9405" w:author="Rev 7 Allen Wirfs-Brock" w:date="2012-04-25T15:42:00Z">
          <w:r w:rsidRPr="00E77497" w:rsidDel="004321EC">
            <w:delText xml:space="preserve"> includes a production of the form </w:delText>
          </w:r>
        </w:del>
        <w:del w:id="9406" w:author="Rev 7 Allen Wirfs-Brock" w:date="2012-04-20T09:35:00Z">
          <w:r w:rsidRPr="00E77497" w:rsidDel="001A6289">
            <w:rPr>
              <w:rStyle w:val="bnf"/>
            </w:rPr>
            <w:delText>PropertyAssignment</w:delText>
          </w:r>
        </w:del>
        <w:del w:id="9407" w:author="Rev 7 Allen Wirfs-Brock" w:date="2012-04-25T15:42:00Z">
          <w:r w:rsidRPr="00E77497" w:rsidDel="004321EC">
            <w:delText xml:space="preserve"> </w:delText>
          </w:r>
          <w:r w:rsidRPr="00E77497" w:rsidDel="004321EC">
            <w:rPr>
              <w:b/>
            </w:rPr>
            <w:delText>:</w:delText>
          </w:r>
          <w:r w:rsidRPr="00E77497" w:rsidDel="004321EC">
            <w:delText xml:space="preserve"> </w:delText>
          </w:r>
          <w:r w:rsidRPr="00E77497" w:rsidDel="004321EC">
            <w:rPr>
              <w:rFonts w:ascii="Courier New" w:hAnsi="Courier New" w:cs="Courier New"/>
              <w:b/>
              <w:iCs/>
            </w:rPr>
            <w:delText>get</w:delText>
          </w:r>
          <w:r w:rsidRPr="00E77497" w:rsidDel="004321EC">
            <w:rPr>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 ) {</w:delText>
          </w:r>
          <w:r w:rsidRPr="00E77497" w:rsidDel="004321EC">
            <w:rPr>
              <w:iCs/>
            </w:rPr>
            <w:delText xml:space="preserve"> </w:delText>
          </w:r>
          <w:r w:rsidRPr="00E77497" w:rsidDel="004321EC">
            <w:rPr>
              <w:rStyle w:val="bnf"/>
            </w:rPr>
            <w:delText>FunctionBody</w:delText>
          </w:r>
          <w:r w:rsidRPr="00E77497" w:rsidDel="004321EC">
            <w:rPr>
              <w:rFonts w:ascii="Courier New" w:hAnsi="Courier New" w:cs="Courier New"/>
              <w:iCs/>
            </w:rPr>
            <w:delText xml:space="preserve"> </w:delText>
          </w:r>
          <w:r w:rsidRPr="00E77497" w:rsidDel="004321EC">
            <w:rPr>
              <w:rFonts w:ascii="Courier New" w:hAnsi="Courier New" w:cs="Courier New"/>
              <w:b/>
              <w:iCs/>
            </w:rPr>
            <w:delText>}</w:delText>
          </w:r>
          <w:r w:rsidRPr="00E77497" w:rsidDel="004321EC">
            <w:delText>.</w:delText>
          </w:r>
        </w:del>
      </w:ins>
    </w:p>
    <w:p w14:paraId="1A02BFF1" w14:textId="77777777" w:rsidR="00833F54" w:rsidRPr="008B7F6F" w:rsidDel="004321EC" w:rsidRDefault="00833F54">
      <w:pPr>
        <w:numPr>
          <w:ilvl w:val="0"/>
          <w:numId w:val="737"/>
        </w:numPr>
        <w:jc w:val="left"/>
        <w:rPr>
          <w:ins w:id="9408" w:author="Rev 4 Allen Wirfs-Brock" w:date="2011-10-15T08:41:00Z"/>
          <w:del w:id="9409" w:author="Rev 7 Allen Wirfs-Brock" w:date="2012-04-25T15:42:00Z"/>
        </w:rPr>
        <w:pPrChange w:id="9410" w:author="Rev 7 Allen Wirfs-Brock" w:date="2012-04-25T15:29:00Z">
          <w:pPr>
            <w:numPr>
              <w:numId w:val="403"/>
            </w:numPr>
            <w:ind w:left="720" w:hanging="360"/>
            <w:jc w:val="left"/>
          </w:pPr>
        </w:pPrChange>
      </w:pPr>
      <w:ins w:id="9411" w:author="Rev 4 Allen Wirfs-Brock" w:date="2011-10-15T08:41:00Z">
        <w:del w:id="9412" w:author="Rev 7 Allen Wirfs-Brock" w:date="2012-04-25T15:42:00Z">
          <w:r w:rsidRPr="00E77497" w:rsidDel="004321EC">
            <w:delText xml:space="preserve">It is a Syntax Error if </w:delText>
          </w:r>
        </w:del>
        <w:del w:id="9413" w:author="Rev 7 Allen Wirfs-Brock" w:date="2012-04-20T09:35:00Z">
          <w:r w:rsidRPr="00E77497" w:rsidDel="001A6289">
            <w:rPr>
              <w:rStyle w:val="bnf"/>
            </w:rPr>
            <w:delText>PropertyAssignment</w:delText>
          </w:r>
        </w:del>
        <w:del w:id="9414" w:author="Rev 7 Allen Wirfs-Brock" w:date="2012-04-25T15:42:00Z">
          <w:r w:rsidRPr="00E77497" w:rsidDel="004321EC">
            <w:rPr>
              <w:rFonts w:ascii="Courier New" w:hAnsi="Courier New" w:cs="Courier New"/>
              <w:b/>
              <w:iCs/>
            </w:rPr>
            <w:delText xml:space="preserve"> </w:delText>
          </w:r>
          <w:r w:rsidRPr="00E77497" w:rsidDel="004321EC">
            <w:delText>is the production</w:delText>
          </w:r>
          <w:r w:rsidRPr="00E77497" w:rsidDel="004321EC">
            <w:br/>
            <w:delText xml:space="preserve">   </w:delText>
          </w:r>
        </w:del>
        <w:del w:id="9415" w:author="Rev 7 Allen Wirfs-Brock" w:date="2012-04-20T09:35:00Z">
          <w:r w:rsidRPr="00E77497" w:rsidDel="001A6289">
            <w:rPr>
              <w:rStyle w:val="bnf"/>
            </w:rPr>
            <w:delText>PropertyAssignment</w:delText>
          </w:r>
        </w:del>
        <w:del w:id="9416" w:author="Rev 7 Allen Wirfs-Brock" w:date="2012-04-25T15:42:00Z">
          <w:r w:rsidRPr="00E77497" w:rsidDel="004321EC">
            <w:delText xml:space="preserve"> </w:delText>
          </w:r>
          <w:r w:rsidRPr="00E77497" w:rsidDel="004321EC">
            <w:rPr>
              <w:b/>
            </w:rPr>
            <w:delText>:</w:delText>
          </w:r>
          <w:r w:rsidRPr="00E77497" w:rsidDel="004321EC">
            <w:delText xml:space="preserve"> </w:delText>
          </w:r>
          <w:r w:rsidRPr="00E77497" w:rsidDel="004321EC">
            <w:rPr>
              <w:rFonts w:ascii="Courier New" w:hAnsi="Courier New" w:cs="Courier New"/>
              <w:b/>
              <w:iCs/>
            </w:rPr>
            <w:delText>set</w:delText>
          </w:r>
          <w:r w:rsidRPr="00E77497" w:rsidDel="004321EC">
            <w:rPr>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 xml:space="preserve">( </w:delText>
          </w:r>
          <w:r w:rsidRPr="00E77497" w:rsidDel="004321EC">
            <w:rPr>
              <w:rStyle w:val="bnf"/>
            </w:rPr>
            <w:delText>PropertySetParameterList</w:delText>
          </w:r>
          <w:r w:rsidRPr="00120381" w:rsidDel="004321EC">
            <w:rPr>
              <w:rFonts w:ascii="Courier New" w:hAnsi="Courier New" w:cs="Courier New"/>
              <w:b/>
              <w:iCs/>
            </w:rPr>
            <w:delText xml:space="preserve"> )</w:delText>
          </w:r>
          <w:r w:rsidRPr="004D1BD1" w:rsidDel="004321EC">
            <w:rPr>
              <w:rFonts w:ascii="Courier New" w:hAnsi="Courier New" w:cs="Courier New"/>
              <w:iCs/>
            </w:rPr>
            <w:delText xml:space="preserve"> </w:delText>
          </w:r>
          <w:r w:rsidRPr="003B4312" w:rsidDel="004321EC">
            <w:rPr>
              <w:rFonts w:ascii="Courier New" w:hAnsi="Courier New" w:cs="Courier New"/>
              <w:b/>
              <w:iCs/>
            </w:rPr>
            <w:delText>{</w:delText>
          </w:r>
          <w:r w:rsidRPr="003B4312" w:rsidDel="004321EC">
            <w:rPr>
              <w:rFonts w:ascii="Courier New" w:hAnsi="Courier New" w:cs="Courier New"/>
              <w:iCs/>
            </w:rPr>
            <w:delText xml:space="preserve"> </w:delText>
          </w:r>
          <w:r w:rsidRPr="003B4312" w:rsidDel="004321EC">
            <w:rPr>
              <w:rStyle w:val="bnf"/>
            </w:rPr>
            <w:delText>FunctionBody</w:delText>
          </w:r>
          <w:r w:rsidRPr="003B4312" w:rsidDel="004321EC">
            <w:rPr>
              <w:iCs/>
            </w:rPr>
            <w:delText xml:space="preserve"> </w:delText>
          </w:r>
          <w:r w:rsidRPr="008B7F6F" w:rsidDel="004321EC">
            <w:rPr>
              <w:rFonts w:ascii="Courier New" w:hAnsi="Courier New" w:cs="Courier New"/>
              <w:b/>
              <w:iCs/>
            </w:rPr>
            <w:delText>}</w:delText>
          </w:r>
          <w:r w:rsidRPr="008B7F6F" w:rsidDel="004321EC">
            <w:rPr>
              <w:rStyle w:val="bnf"/>
              <w:rFonts w:ascii="Arial" w:hAnsi="Arial" w:cs="Arial"/>
              <w:i w:val="0"/>
            </w:rPr>
            <w:br/>
          </w:r>
          <w:r w:rsidRPr="006B6D0A" w:rsidDel="004321EC">
            <w:delText xml:space="preserve">and </w:delText>
          </w:r>
          <w:r w:rsidRPr="006B6D0A" w:rsidDel="004321EC">
            <w:rPr>
              <w:rFonts w:ascii="Times New Roman" w:eastAsia="Times New Roman" w:hAnsi="Times New Roman"/>
              <w:spacing w:val="6"/>
              <w:lang w:eastAsia="en-US"/>
            </w:rPr>
            <w:delText>PropertyDefinitionList</w:delText>
          </w:r>
          <w:r w:rsidRPr="006B6D0A" w:rsidDel="004321EC">
            <w:delText xml:space="preserve"> (</w:delText>
          </w:r>
          <w:r w:rsidRPr="00E65A34" w:rsidDel="004321EC">
            <w:rPr>
              <w:rFonts w:ascii="Times New Roman" w:eastAsia="Times New Roman" w:hAnsi="Times New Roman"/>
              <w:spacing w:val="6"/>
              <w:lang w:eastAsia="en-US"/>
            </w:rPr>
            <w:delText>PropName</w:delText>
          </w:r>
          <w:r w:rsidRPr="009C202C" w:rsidDel="004321EC">
            <w:delText xml:space="preserve"> of </w:delText>
          </w:r>
        </w:del>
        <w:del w:id="9417" w:author="Rev 7 Allen Wirfs-Brock" w:date="2012-04-20T09:35:00Z">
          <w:r w:rsidRPr="009C202C" w:rsidDel="001A6289">
            <w:rPr>
              <w:rStyle w:val="bnf"/>
            </w:rPr>
            <w:delText>PropertyAssignment</w:delText>
          </w:r>
        </w:del>
        <w:del w:id="9418" w:author="Rev 7 Allen Wirfs-Brock" w:date="2012-04-25T15:42:00Z">
          <w:r w:rsidRPr="00B820AB" w:rsidDel="004321EC">
            <w:delText xml:space="preserve">) of </w:delText>
          </w:r>
        </w:del>
        <w:del w:id="9419" w:author="Rev 7 Allen Wirfs-Brock" w:date="2012-04-20T09:47:00Z">
          <w:r w:rsidRPr="00B820AB" w:rsidDel="002D5AF2">
            <w:rPr>
              <w:rStyle w:val="bnf"/>
            </w:rPr>
            <w:delText>PropertyNameAndValueList</w:delText>
          </w:r>
        </w:del>
        <w:del w:id="9420" w:author="Rev 7 Allen Wirfs-Brock" w:date="2012-04-25T15:42:00Z">
          <w:r w:rsidRPr="00B820AB" w:rsidDel="004321EC">
            <w:delText xml:space="preserve"> includes a production of the form</w:delText>
          </w:r>
          <w:r w:rsidRPr="00B820AB" w:rsidDel="004321EC">
            <w:br/>
            <w:delText xml:space="preserve">   </w:delText>
          </w:r>
        </w:del>
        <w:del w:id="9421" w:author="Rev 7 Allen Wirfs-Brock" w:date="2012-04-20T09:35:00Z">
          <w:r w:rsidRPr="00675B74" w:rsidDel="001A6289">
            <w:rPr>
              <w:rStyle w:val="bnf"/>
            </w:rPr>
            <w:delText>PropertyAssignment</w:delText>
          </w:r>
        </w:del>
        <w:del w:id="9422" w:author="Rev 7 Allen Wirfs-Brock" w:date="2012-04-25T15:42:00Z">
          <w:r w:rsidRPr="00E77497" w:rsidDel="004321EC">
            <w:delText xml:space="preserve"> </w:delText>
          </w:r>
          <w:r w:rsidRPr="00E77497" w:rsidDel="004321EC">
            <w:rPr>
              <w:b/>
            </w:rPr>
            <w:delText>:</w:delText>
          </w:r>
          <w:r w:rsidRPr="00E77497" w:rsidDel="004321EC">
            <w:delText xml:space="preserve"> </w:delText>
          </w:r>
          <w:r w:rsidRPr="00E77497" w:rsidDel="004321EC">
            <w:rPr>
              <w:rFonts w:ascii="Courier New" w:hAnsi="Courier New" w:cs="Courier New"/>
              <w:b/>
              <w:iCs/>
            </w:rPr>
            <w:delText>set</w:delText>
          </w:r>
          <w:r w:rsidRPr="00E77497" w:rsidDel="004321EC">
            <w:rPr>
              <w:iCs/>
            </w:rPr>
            <w:delText xml:space="preserve"> </w:delText>
          </w:r>
          <w:r w:rsidRPr="00E77497" w:rsidDel="004321EC">
            <w:rPr>
              <w:rStyle w:val="bnf"/>
            </w:rPr>
            <w:delText>PropertyName</w:delText>
          </w:r>
          <w:r w:rsidRPr="00E77497" w:rsidDel="004321EC">
            <w:rPr>
              <w:iCs/>
            </w:rPr>
            <w:delText xml:space="preserve"> </w:delText>
          </w:r>
          <w:r w:rsidRPr="00E77497" w:rsidDel="004321EC">
            <w:rPr>
              <w:rFonts w:ascii="Courier New" w:hAnsi="Courier New" w:cs="Courier New"/>
              <w:b/>
              <w:iCs/>
            </w:rPr>
            <w:delText xml:space="preserve">( </w:delText>
          </w:r>
          <w:r w:rsidRPr="00E77497" w:rsidDel="004321EC">
            <w:rPr>
              <w:rStyle w:val="bnf"/>
            </w:rPr>
            <w:delText>PropertySetParameterList</w:delText>
          </w:r>
          <w:r w:rsidRPr="00120381" w:rsidDel="004321EC">
            <w:rPr>
              <w:rFonts w:ascii="Courier New" w:hAnsi="Courier New" w:cs="Courier New"/>
              <w:b/>
              <w:iCs/>
            </w:rPr>
            <w:delText xml:space="preserve"> )</w:delText>
          </w:r>
          <w:r w:rsidRPr="004D1BD1" w:rsidDel="004321EC">
            <w:rPr>
              <w:rFonts w:ascii="Courier New" w:hAnsi="Courier New" w:cs="Courier New"/>
              <w:iCs/>
            </w:rPr>
            <w:delText xml:space="preserve"> </w:delText>
          </w:r>
          <w:r w:rsidRPr="003B4312" w:rsidDel="004321EC">
            <w:rPr>
              <w:rFonts w:ascii="Courier New" w:hAnsi="Courier New" w:cs="Courier New"/>
              <w:b/>
              <w:iCs/>
            </w:rPr>
            <w:delText>{</w:delText>
          </w:r>
          <w:r w:rsidRPr="003B4312" w:rsidDel="004321EC">
            <w:rPr>
              <w:rFonts w:ascii="Courier New" w:hAnsi="Courier New" w:cs="Courier New"/>
              <w:iCs/>
            </w:rPr>
            <w:delText xml:space="preserve"> </w:delText>
          </w:r>
          <w:r w:rsidRPr="003B4312" w:rsidDel="004321EC">
            <w:rPr>
              <w:rStyle w:val="bnf"/>
            </w:rPr>
            <w:delText>FunctionBody</w:delText>
          </w:r>
          <w:r w:rsidRPr="008B7F6F" w:rsidDel="004321EC">
            <w:rPr>
              <w:iCs/>
            </w:rPr>
            <w:delText xml:space="preserve"> </w:delText>
          </w:r>
          <w:r w:rsidRPr="008B7F6F" w:rsidDel="004321EC">
            <w:rPr>
              <w:rFonts w:ascii="Courier New" w:hAnsi="Courier New" w:cs="Courier New"/>
              <w:b/>
              <w:iCs/>
            </w:rPr>
            <w:delText>}</w:delText>
          </w:r>
          <w:r w:rsidRPr="008B7F6F" w:rsidDel="004321EC">
            <w:delText>.</w:delText>
          </w:r>
        </w:del>
      </w:ins>
    </w:p>
    <w:p w14:paraId="768A469B" w14:textId="77777777" w:rsidR="00DB5B9F" w:rsidDel="004A7791" w:rsidRDefault="00DB5B9F">
      <w:pPr>
        <w:spacing w:after="0"/>
        <w:rPr>
          <w:ins w:id="9423" w:author="Rev 6 Allen Wirfs-Brock" w:date="2012-02-27T10:32:00Z"/>
          <w:del w:id="9424" w:author="Rev 7 Allen Wirfs-Brock" w:date="2012-04-26T11:10:00Z"/>
          <w:rFonts w:ascii="Courier New" w:hAnsi="Courier New" w:cs="Courier New"/>
          <w:b/>
          <w:iCs/>
        </w:rPr>
        <w:pPrChange w:id="9425" w:author="Rev 6 Allen Wirfs-Brock" w:date="2012-02-27T10:32:00Z">
          <w:pPr/>
        </w:pPrChange>
      </w:pPr>
      <w:ins w:id="9426" w:author="Rev 5 Allen Wirfs-Brock" w:date="2012-01-16T17:15:00Z">
        <w:del w:id="9427" w:author="Rev 7 Allen Wirfs-Brock" w:date="2012-04-20T09:35:00Z">
          <w:r w:rsidRPr="006B6D0A" w:rsidDel="001A6289">
            <w:rPr>
              <w:rStyle w:val="bnf"/>
            </w:rPr>
            <w:delText>PropertyAssignment</w:delText>
          </w:r>
        </w:del>
        <w:del w:id="9428" w:author="Rev 7 Allen Wirfs-Brock" w:date="2012-04-26T11:10:00Z">
          <w:r w:rsidRPr="006B6D0A" w:rsidDel="004A7791">
            <w:delText xml:space="preserve"> </w:delText>
          </w:r>
          <w:r w:rsidRPr="006B6D0A" w:rsidDel="004A7791">
            <w:rPr>
              <w:b/>
            </w:rPr>
            <w:delText>:</w:delText>
          </w:r>
          <w:r w:rsidRPr="00E65A34" w:rsidDel="004A7791">
            <w:delText xml:space="preserve"> </w:delText>
          </w:r>
          <w:r w:rsidRPr="00B820AB" w:rsidDel="004A7791">
            <w:rPr>
              <w:rStyle w:val="bnf"/>
            </w:rPr>
            <w:delText>PropertyName</w:delText>
          </w:r>
          <w:r w:rsidRPr="00B820AB" w:rsidDel="004A7791">
            <w:rPr>
              <w:iCs/>
            </w:rPr>
            <w:delText xml:space="preserve"> </w:delText>
          </w:r>
          <w:r w:rsidRPr="00B820AB" w:rsidDel="004A7791">
            <w:rPr>
              <w:rFonts w:ascii="Courier New" w:hAnsi="Courier New" w:cs="Courier New"/>
              <w:b/>
              <w:iCs/>
            </w:rPr>
            <w:delText xml:space="preserve">( </w:delText>
          </w:r>
        </w:del>
      </w:ins>
      <w:ins w:id="9429" w:author="Rev 5 Allen Wirfs-Brock" w:date="2012-01-16T17:16:00Z">
        <w:del w:id="9430" w:author="Rev 7 Allen Wirfs-Brock" w:date="2012-04-26T11:10:00Z">
          <w:r w:rsidDel="004A7791">
            <w:rPr>
              <w:rStyle w:val="bnf"/>
            </w:rPr>
            <w:delText>FormalParameterList</w:delText>
          </w:r>
        </w:del>
      </w:ins>
      <w:ins w:id="9431" w:author="Rev 5 Allen Wirfs-Brock" w:date="2012-01-16T17:15:00Z">
        <w:del w:id="9432" w:author="Rev 7 Allen Wirfs-Brock" w:date="2012-04-26T11:10:00Z">
          <w:r w:rsidRPr="00120381" w:rsidDel="004A7791">
            <w:rPr>
              <w:rFonts w:ascii="Courier New" w:hAnsi="Courier New" w:cs="Courier New"/>
              <w:b/>
              <w:iCs/>
            </w:rPr>
            <w:delText xml:space="preserve"> )</w:delText>
          </w:r>
          <w:r w:rsidRPr="004D1BD1" w:rsidDel="004A7791">
            <w:rPr>
              <w:rFonts w:ascii="Courier New" w:hAnsi="Courier New" w:cs="Courier New"/>
              <w:iCs/>
            </w:rPr>
            <w:delText xml:space="preserve"> </w:delText>
          </w:r>
          <w:r w:rsidRPr="003B4312" w:rsidDel="004A7791">
            <w:rPr>
              <w:rFonts w:ascii="Courier New" w:hAnsi="Courier New" w:cs="Courier New"/>
              <w:b/>
              <w:iCs/>
            </w:rPr>
            <w:delText>{</w:delText>
          </w:r>
          <w:r w:rsidRPr="003B4312" w:rsidDel="004A7791">
            <w:rPr>
              <w:rFonts w:ascii="Courier New" w:hAnsi="Courier New" w:cs="Courier New"/>
              <w:iCs/>
            </w:rPr>
            <w:delText xml:space="preserve"> </w:delText>
          </w:r>
          <w:r w:rsidRPr="003B4312" w:rsidDel="004A7791">
            <w:rPr>
              <w:rStyle w:val="bnf"/>
            </w:rPr>
            <w:delText>FunctionBody</w:delText>
          </w:r>
          <w:r w:rsidRPr="003B4312" w:rsidDel="004A7791">
            <w:rPr>
              <w:iCs/>
            </w:rPr>
            <w:delText xml:space="preserve"> </w:delText>
          </w:r>
          <w:r w:rsidRPr="008B7F6F" w:rsidDel="004A7791">
            <w:rPr>
              <w:rFonts w:ascii="Courier New" w:hAnsi="Courier New" w:cs="Courier New"/>
              <w:b/>
              <w:iCs/>
            </w:rPr>
            <w:delText xml:space="preserve">} </w:delText>
          </w:r>
        </w:del>
      </w:ins>
    </w:p>
    <w:p w14:paraId="31C3A225" w14:textId="77777777" w:rsidR="00F75C52" w:rsidRPr="007F2AF2" w:rsidDel="004A7791" w:rsidRDefault="00F75C52">
      <w:pPr>
        <w:spacing w:before="60" w:after="60"/>
        <w:rPr>
          <w:ins w:id="9433" w:author="Rev 6 Allen Wirfs-Brock" w:date="2012-02-27T10:32:00Z"/>
          <w:del w:id="9434" w:author="Rev 7 Allen Wirfs-Brock" w:date="2012-04-26T11:10:00Z"/>
          <w:rFonts w:cs="Arial"/>
          <w:iCs/>
        </w:rPr>
        <w:pPrChange w:id="9435" w:author="Rev 6 Allen Wirfs-Brock" w:date="2012-02-27T10:33:00Z">
          <w:pPr/>
        </w:pPrChange>
      </w:pPr>
      <w:ins w:id="9436" w:author="Rev 6 Allen Wirfs-Brock" w:date="2012-02-27T10:32:00Z">
        <w:del w:id="9437" w:author="Rev 7 Allen Wirfs-Brock" w:date="2012-04-26T11:10:00Z">
          <w:r w:rsidDel="004A7791">
            <w:rPr>
              <w:rFonts w:cs="Arial"/>
              <w:iCs/>
            </w:rPr>
            <w:delText>a</w:delText>
          </w:r>
          <w:r w:rsidRPr="007F2AF2" w:rsidDel="004A7791">
            <w:rPr>
              <w:rFonts w:cs="Arial"/>
              <w:iCs/>
            </w:rPr>
            <w:delText>nd</w:delText>
          </w:r>
        </w:del>
      </w:ins>
    </w:p>
    <w:p w14:paraId="39302668" w14:textId="77777777" w:rsidR="00F75C52" w:rsidDel="004A7791" w:rsidRDefault="00F75C52">
      <w:pPr>
        <w:rPr>
          <w:ins w:id="9438" w:author="Rev 6 Allen Wirfs-Brock" w:date="2012-02-27T10:33:00Z"/>
          <w:del w:id="9439" w:author="Rev 7 Allen Wirfs-Brock" w:date="2012-04-26T11:10:00Z"/>
          <w:rFonts w:ascii="Courier New" w:hAnsi="Courier New" w:cs="Courier New"/>
          <w:b/>
          <w:iCs/>
        </w:rPr>
        <w:pPrChange w:id="9440" w:author="Rev 6 Allen Wirfs-Brock" w:date="2012-02-27T10:34:00Z">
          <w:pPr>
            <w:spacing w:after="0"/>
          </w:pPr>
        </w:pPrChange>
      </w:pPr>
      <w:ins w:id="9441" w:author="Rev 6 Allen Wirfs-Brock" w:date="2012-02-27T10:34:00Z">
        <w:del w:id="9442" w:author="Rev 7 Allen Wirfs-Brock" w:date="2012-04-23T15:17:00Z">
          <w:r w:rsidDel="00046F7A">
            <w:rPr>
              <w:rFonts w:ascii="Courier New" w:hAnsi="Courier New" w:cs="Courier New"/>
              <w:b/>
              <w:iCs/>
            </w:rPr>
            <w:delText>*</w:delText>
          </w:r>
          <w:r w:rsidRPr="004D1BD1" w:rsidDel="00046F7A">
            <w:rPr>
              <w:rFonts w:ascii="Courier New" w:hAnsi="Courier New" w:cs="Courier New"/>
              <w:iCs/>
            </w:rPr>
            <w:delText xml:space="preserve"> </w:delText>
          </w:r>
        </w:del>
      </w:ins>
      <w:ins w:id="9443" w:author="Rev 6 Allen Wirfs-Brock" w:date="2012-02-27T10:33:00Z">
        <w:del w:id="9444" w:author="Rev 7 Allen Wirfs-Brock" w:date="2012-04-20T09:35:00Z">
          <w:r w:rsidRPr="006B6D0A" w:rsidDel="001A6289">
            <w:rPr>
              <w:rStyle w:val="bnf"/>
            </w:rPr>
            <w:delText>PropertyAssignment</w:delText>
          </w:r>
        </w:del>
        <w:del w:id="9445" w:author="Rev 7 Allen Wirfs-Brock" w:date="2012-04-26T11:10:00Z">
          <w:r w:rsidRPr="006B6D0A" w:rsidDel="004A7791">
            <w:delText xml:space="preserve"> </w:delText>
          </w:r>
          <w:r w:rsidRPr="006B6D0A" w:rsidDel="004A7791">
            <w:rPr>
              <w:b/>
            </w:rPr>
            <w:delText>:</w:delText>
          </w:r>
          <w:r w:rsidRPr="00E65A34" w:rsidDel="004A7791">
            <w:delText xml:space="preserve"> </w:delText>
          </w:r>
          <w:r w:rsidRPr="00B820AB" w:rsidDel="004A7791">
            <w:rPr>
              <w:rStyle w:val="bnf"/>
            </w:rPr>
            <w:delText>PropertyName</w:delText>
          </w:r>
          <w:r w:rsidRPr="00B820AB" w:rsidDel="004A7791">
            <w:rPr>
              <w:iCs/>
            </w:rPr>
            <w:delText xml:space="preserve"> </w:delText>
          </w:r>
          <w:r w:rsidRPr="00B820AB" w:rsidDel="004A7791">
            <w:rPr>
              <w:rFonts w:ascii="Courier New" w:hAnsi="Courier New" w:cs="Courier New"/>
              <w:b/>
              <w:iCs/>
            </w:rPr>
            <w:delText xml:space="preserve">( </w:delText>
          </w:r>
          <w:r w:rsidDel="004A7791">
            <w:rPr>
              <w:rStyle w:val="bnf"/>
            </w:rPr>
            <w:delText>FormalParameterList</w:delText>
          </w:r>
          <w:r w:rsidRPr="00120381" w:rsidDel="004A7791">
            <w:rPr>
              <w:rFonts w:ascii="Courier New" w:hAnsi="Courier New" w:cs="Courier New"/>
              <w:b/>
              <w:iCs/>
            </w:rPr>
            <w:delText xml:space="preserve"> )</w:delText>
          </w:r>
          <w:r w:rsidRPr="004D1BD1" w:rsidDel="004A7791">
            <w:rPr>
              <w:rFonts w:ascii="Courier New" w:hAnsi="Courier New" w:cs="Courier New"/>
              <w:iCs/>
            </w:rPr>
            <w:delText xml:space="preserve"> </w:delText>
          </w:r>
          <w:r w:rsidRPr="003B4312" w:rsidDel="004A7791">
            <w:rPr>
              <w:rFonts w:ascii="Courier New" w:hAnsi="Courier New" w:cs="Courier New"/>
              <w:b/>
              <w:iCs/>
            </w:rPr>
            <w:delText>{</w:delText>
          </w:r>
          <w:r w:rsidRPr="003B4312" w:rsidDel="004A7791">
            <w:rPr>
              <w:rFonts w:ascii="Courier New" w:hAnsi="Courier New" w:cs="Courier New"/>
              <w:iCs/>
            </w:rPr>
            <w:delText xml:space="preserve"> </w:delText>
          </w:r>
          <w:r w:rsidRPr="003B4312" w:rsidDel="004A7791">
            <w:rPr>
              <w:rStyle w:val="bnf"/>
            </w:rPr>
            <w:delText>FunctionBody</w:delText>
          </w:r>
          <w:r w:rsidRPr="003B4312" w:rsidDel="004A7791">
            <w:rPr>
              <w:iCs/>
            </w:rPr>
            <w:delText xml:space="preserve"> </w:delText>
          </w:r>
          <w:r w:rsidRPr="008B7F6F" w:rsidDel="004A7791">
            <w:rPr>
              <w:rFonts w:ascii="Courier New" w:hAnsi="Courier New" w:cs="Courier New"/>
              <w:b/>
              <w:iCs/>
            </w:rPr>
            <w:delText xml:space="preserve">} </w:delText>
          </w:r>
        </w:del>
      </w:ins>
    </w:p>
    <w:p w14:paraId="073E29C5" w14:textId="77777777" w:rsidR="00F75C52" w:rsidRPr="008B7F6F" w:rsidDel="004A7791" w:rsidRDefault="00F75C52">
      <w:pPr>
        <w:numPr>
          <w:ilvl w:val="0"/>
          <w:numId w:val="737"/>
        </w:numPr>
        <w:rPr>
          <w:ins w:id="9446" w:author="Rev 5 Allen Wirfs-Brock" w:date="2012-01-16T17:15:00Z"/>
          <w:del w:id="9447" w:author="Rev 7 Allen Wirfs-Brock" w:date="2012-04-26T11:10:00Z"/>
        </w:rPr>
        <w:pPrChange w:id="9448" w:author="Rev 7 Allen Wirfs-Brock" w:date="2012-04-25T15:29:00Z">
          <w:pPr/>
        </w:pPrChange>
      </w:pPr>
    </w:p>
    <w:p w14:paraId="76D510B4" w14:textId="77777777" w:rsidR="00DB5B9F" w:rsidRPr="006B6D0A" w:rsidDel="004A7791" w:rsidRDefault="00DB5B9F">
      <w:pPr>
        <w:numPr>
          <w:ilvl w:val="0"/>
          <w:numId w:val="737"/>
        </w:numPr>
        <w:spacing w:after="220"/>
        <w:contextualSpacing/>
        <w:rPr>
          <w:ins w:id="9449" w:author="Rev 5 Allen Wirfs-Brock" w:date="2012-01-16T17:16:00Z"/>
          <w:del w:id="9450" w:author="Rev 7 Allen Wirfs-Brock" w:date="2012-04-26T11:10:00Z"/>
        </w:rPr>
        <w:pPrChange w:id="9451" w:author="Rev 7 Allen Wirfs-Brock" w:date="2012-04-25T15:29:00Z">
          <w:pPr>
            <w:numPr>
              <w:numId w:val="403"/>
            </w:numPr>
            <w:spacing w:after="220"/>
            <w:ind w:left="720" w:hanging="360"/>
            <w:contextualSpacing/>
          </w:pPr>
        </w:pPrChange>
      </w:pPr>
      <w:ins w:id="9452" w:author="Rev 5 Allen Wirfs-Brock" w:date="2012-01-16T17:16:00Z">
        <w:del w:id="9453" w:author="Rev 7 Allen Wirfs-Brock" w:date="2012-04-26T11:10:00Z">
          <w:r w:rsidRPr="006B6D0A" w:rsidDel="004A7791">
            <w:delText>It is a Syntax Error if the source code parsed with this production is not extended code.</w:delText>
          </w:r>
        </w:del>
      </w:ins>
    </w:p>
    <w:p w14:paraId="66EEB4B0" w14:textId="77777777" w:rsidR="00DB5B9F" w:rsidRPr="00B820AB" w:rsidDel="004A7791" w:rsidRDefault="00DB5B9F">
      <w:pPr>
        <w:numPr>
          <w:ilvl w:val="0"/>
          <w:numId w:val="737"/>
        </w:numPr>
        <w:spacing w:after="220"/>
        <w:contextualSpacing/>
        <w:rPr>
          <w:ins w:id="9454" w:author="Rev 5 Allen Wirfs-Brock" w:date="2012-01-16T17:15:00Z"/>
          <w:del w:id="9455" w:author="Rev 7 Allen Wirfs-Brock" w:date="2012-04-26T11:10:00Z"/>
        </w:rPr>
        <w:pPrChange w:id="9456" w:author="Rev 7 Allen Wirfs-Brock" w:date="2012-04-25T15:29:00Z">
          <w:pPr>
            <w:numPr>
              <w:numId w:val="403"/>
            </w:numPr>
            <w:spacing w:after="220"/>
            <w:ind w:left="720" w:hanging="360"/>
            <w:contextualSpacing/>
          </w:pPr>
        </w:pPrChange>
      </w:pPr>
      <w:ins w:id="9457" w:author="Rev 5 Allen Wirfs-Brock" w:date="2012-01-16T17:15:00Z">
        <w:del w:id="9458" w:author="Rev 7 Allen Wirfs-Brock" w:date="2012-04-26T11:10:00Z">
          <w:r w:rsidRPr="006B6D0A" w:rsidDel="004A7791">
            <w:delText xml:space="preserve">It is a Syntax Error if the PropName of </w:delText>
          </w:r>
          <w:r w:rsidRPr="00E65A34" w:rsidDel="004A7791">
            <w:rPr>
              <w:rStyle w:val="bnf"/>
            </w:rPr>
            <w:delText>PropertyName</w:delText>
          </w:r>
          <w:r w:rsidRPr="009C202C" w:rsidDel="004A7791">
            <w:rPr>
              <w:iCs/>
            </w:rPr>
            <w:delText xml:space="preserve"> </w:delText>
          </w:r>
          <w:r w:rsidRPr="009C202C" w:rsidDel="004A7791">
            <w:delText xml:space="preserve">also occurs in the VarDeclaredNames of </w:delText>
          </w:r>
          <w:r w:rsidRPr="00B820AB" w:rsidDel="004A7791">
            <w:rPr>
              <w:rFonts w:ascii="Times New Roman" w:hAnsi="Times New Roman"/>
              <w:i/>
            </w:rPr>
            <w:delText>FunctionBody</w:delText>
          </w:r>
          <w:r w:rsidRPr="00B820AB" w:rsidDel="004A7791">
            <w:delText>.</w:delText>
          </w:r>
        </w:del>
      </w:ins>
    </w:p>
    <w:p w14:paraId="6E96A1F8" w14:textId="77777777" w:rsidR="00DB5B9F" w:rsidRPr="00E77497" w:rsidDel="004A7791" w:rsidRDefault="00DB5B9F">
      <w:pPr>
        <w:numPr>
          <w:ilvl w:val="0"/>
          <w:numId w:val="737"/>
        </w:numPr>
        <w:spacing w:after="220"/>
        <w:contextualSpacing/>
        <w:rPr>
          <w:ins w:id="9459" w:author="Rev 5 Allen Wirfs-Brock" w:date="2012-01-16T17:15:00Z"/>
          <w:del w:id="9460" w:author="Rev 7 Allen Wirfs-Brock" w:date="2012-04-26T11:10:00Z"/>
        </w:rPr>
        <w:pPrChange w:id="9461" w:author="Rev 7 Allen Wirfs-Brock" w:date="2012-04-25T15:29:00Z">
          <w:pPr>
            <w:numPr>
              <w:numId w:val="403"/>
            </w:numPr>
            <w:spacing w:after="220"/>
            <w:ind w:left="720" w:hanging="360"/>
            <w:contextualSpacing/>
          </w:pPr>
        </w:pPrChange>
      </w:pPr>
      <w:ins w:id="9462" w:author="Rev 5 Allen Wirfs-Brock" w:date="2012-01-16T17:15:00Z">
        <w:del w:id="9463" w:author="Rev 7 Allen Wirfs-Brock" w:date="2012-04-26T11:10:00Z">
          <w:r w:rsidRPr="00675B74" w:rsidDel="004A7791">
            <w:delText xml:space="preserve">It is a Syntax Error if </w:delText>
          </w:r>
          <w:r w:rsidRPr="00E77497" w:rsidDel="004A7791">
            <w:delText xml:space="preserve">the PropName of </w:delText>
          </w:r>
          <w:r w:rsidRPr="00E77497" w:rsidDel="004A7791">
            <w:rPr>
              <w:rStyle w:val="bnf"/>
            </w:rPr>
            <w:delText>PropertyName</w:delText>
          </w:r>
          <w:r w:rsidRPr="00E77497" w:rsidDel="004A7791">
            <w:rPr>
              <w:iCs/>
            </w:rPr>
            <w:delText xml:space="preserve"> </w:delText>
          </w:r>
          <w:r w:rsidRPr="00E77497" w:rsidDel="004A7791">
            <w:delText xml:space="preserve">also occurs in the LexicallyDeclaredNames of </w:delText>
          </w:r>
          <w:r w:rsidRPr="00E77497" w:rsidDel="004A7791">
            <w:rPr>
              <w:rFonts w:ascii="Times New Roman" w:hAnsi="Times New Roman"/>
              <w:i/>
            </w:rPr>
            <w:delText>FunctionBody</w:delText>
          </w:r>
          <w:r w:rsidRPr="00E77497" w:rsidDel="004A7791">
            <w:delText>.</w:delText>
          </w:r>
        </w:del>
      </w:ins>
    </w:p>
    <w:p w14:paraId="23D0A5BA" w14:textId="77777777" w:rsidR="00DB5B9F" w:rsidRPr="003B4312" w:rsidDel="004A7791" w:rsidRDefault="00DB5B9F">
      <w:pPr>
        <w:numPr>
          <w:ilvl w:val="0"/>
          <w:numId w:val="737"/>
        </w:numPr>
        <w:spacing w:after="220"/>
        <w:contextualSpacing/>
        <w:rPr>
          <w:ins w:id="9464" w:author="Rev 5 Allen Wirfs-Brock" w:date="2012-01-16T17:15:00Z"/>
          <w:del w:id="9465" w:author="Rev 7 Allen Wirfs-Brock" w:date="2012-04-26T11:10:00Z"/>
        </w:rPr>
        <w:pPrChange w:id="9466" w:author="Rev 7 Allen Wirfs-Brock" w:date="2012-04-25T15:29:00Z">
          <w:pPr>
            <w:numPr>
              <w:numId w:val="403"/>
            </w:numPr>
            <w:spacing w:after="220"/>
            <w:ind w:left="720" w:hanging="360"/>
            <w:contextualSpacing/>
          </w:pPr>
        </w:pPrChange>
      </w:pPr>
      <w:ins w:id="9467" w:author="Rev 5 Allen Wirfs-Brock" w:date="2012-01-16T17:15:00Z">
        <w:del w:id="9468" w:author="Rev 7 Allen Wirfs-Brock" w:date="2012-04-26T11:10:00Z">
          <w:r w:rsidRPr="00E77497" w:rsidDel="004A7791">
            <w:delText xml:space="preserve">It is a Syntax Error if any element of the LexicallyDeclaredNames of </w:delText>
          </w:r>
        </w:del>
      </w:ins>
      <w:ins w:id="9469" w:author="Rev 5 Allen Wirfs-Brock" w:date="2012-01-16T17:19:00Z">
        <w:del w:id="9470" w:author="Rev 7 Allen Wirfs-Brock" w:date="2012-04-26T11:10:00Z">
          <w:r w:rsidRPr="00E77497" w:rsidDel="004A7791">
            <w:rPr>
              <w:rFonts w:ascii="Times New Roman" w:hAnsi="Times New Roman"/>
              <w:i/>
            </w:rPr>
            <w:delText>FormalParameterList</w:delText>
          </w:r>
          <w:r w:rsidRPr="00E77497" w:rsidDel="004A7791">
            <w:delText xml:space="preserve"> </w:delText>
          </w:r>
        </w:del>
      </w:ins>
      <w:ins w:id="9471" w:author="Rev 5 Allen Wirfs-Brock" w:date="2012-01-16T17:15:00Z">
        <w:del w:id="9472" w:author="Rev 7 Allen Wirfs-Brock" w:date="2012-04-26T11:10:00Z">
          <w:r w:rsidRPr="004D1BD1" w:rsidDel="004A7791">
            <w:delText xml:space="preserve">also occurs in the VarDeclaredNames of </w:delText>
          </w:r>
          <w:r w:rsidRPr="003B4312" w:rsidDel="004A7791">
            <w:rPr>
              <w:rFonts w:ascii="Times New Roman" w:hAnsi="Times New Roman"/>
              <w:i/>
            </w:rPr>
            <w:delText>FunctionBody</w:delText>
          </w:r>
          <w:r w:rsidRPr="003B4312" w:rsidDel="004A7791">
            <w:delText>.</w:delText>
          </w:r>
        </w:del>
      </w:ins>
    </w:p>
    <w:p w14:paraId="16728326" w14:textId="77777777" w:rsidR="00DB5B9F" w:rsidRPr="003B4312" w:rsidDel="004A7791" w:rsidRDefault="00DB5B9F">
      <w:pPr>
        <w:numPr>
          <w:ilvl w:val="0"/>
          <w:numId w:val="737"/>
        </w:numPr>
        <w:spacing w:after="220"/>
        <w:rPr>
          <w:ins w:id="9473" w:author="Rev 5 Allen Wirfs-Brock" w:date="2012-01-16T17:15:00Z"/>
          <w:del w:id="9474" w:author="Rev 7 Allen Wirfs-Brock" w:date="2012-04-26T11:10:00Z"/>
        </w:rPr>
        <w:pPrChange w:id="9475" w:author="Rev 7 Allen Wirfs-Brock" w:date="2012-04-25T15:29:00Z">
          <w:pPr>
            <w:numPr>
              <w:numId w:val="403"/>
            </w:numPr>
            <w:spacing w:after="220"/>
            <w:ind w:left="720" w:hanging="360"/>
          </w:pPr>
        </w:pPrChange>
      </w:pPr>
      <w:ins w:id="9476" w:author="Rev 5 Allen Wirfs-Brock" w:date="2012-01-16T17:15:00Z">
        <w:del w:id="9477" w:author="Rev 7 Allen Wirfs-Brock" w:date="2012-04-26T11:10:00Z">
          <w:r w:rsidRPr="003B4312" w:rsidDel="004A7791">
            <w:delText>It is a Syntax Error if any element of the BoundNames of</w:delText>
          </w:r>
          <w:r w:rsidRPr="008B7F6F" w:rsidDel="004A7791">
            <w:delText xml:space="preserve"> </w:delText>
          </w:r>
        </w:del>
      </w:ins>
      <w:ins w:id="9478" w:author="Rev 5 Allen Wirfs-Brock" w:date="2012-01-16T17:19:00Z">
        <w:del w:id="9479" w:author="Rev 7 Allen Wirfs-Brock" w:date="2012-04-26T11:10:00Z">
          <w:r w:rsidRPr="00E77497" w:rsidDel="004A7791">
            <w:rPr>
              <w:rFonts w:ascii="Times New Roman" w:hAnsi="Times New Roman"/>
              <w:i/>
            </w:rPr>
            <w:delText>FormalParameterList</w:delText>
          </w:r>
          <w:r w:rsidRPr="00E77497" w:rsidDel="004A7791">
            <w:delText xml:space="preserve"> </w:delText>
          </w:r>
        </w:del>
      </w:ins>
      <w:ins w:id="9480" w:author="Rev 5 Allen Wirfs-Brock" w:date="2012-01-16T17:15:00Z">
        <w:del w:id="9481" w:author="Rev 7 Allen Wirfs-Brock" w:date="2012-04-26T11:10:00Z">
          <w:r w:rsidRPr="004D1BD1" w:rsidDel="004A7791">
            <w:delText xml:space="preserve">also occurs in the LexicallyDeclaredNames of </w:delText>
          </w:r>
          <w:r w:rsidRPr="003B4312" w:rsidDel="004A7791">
            <w:rPr>
              <w:rFonts w:ascii="Times New Roman" w:hAnsi="Times New Roman"/>
              <w:i/>
            </w:rPr>
            <w:delText>FunctionBody</w:delText>
          </w:r>
          <w:r w:rsidRPr="003B4312" w:rsidDel="004A7791">
            <w:delText>.</w:delText>
          </w:r>
        </w:del>
      </w:ins>
    </w:p>
    <w:p w14:paraId="421E1395" w14:textId="77777777" w:rsidR="00DB5B9F" w:rsidRPr="008B7F6F" w:rsidDel="004A7791" w:rsidRDefault="00DB5B9F" w:rsidP="00DB5B9F">
      <w:pPr>
        <w:rPr>
          <w:ins w:id="9482" w:author="Rev 5 Allen Wirfs-Brock" w:date="2012-01-16T17:13:00Z"/>
          <w:del w:id="9483" w:author="Rev 7 Allen Wirfs-Brock" w:date="2012-04-26T11:10:00Z"/>
        </w:rPr>
      </w:pPr>
      <w:ins w:id="9484" w:author="Rev 5 Allen Wirfs-Brock" w:date="2012-01-16T17:13:00Z">
        <w:del w:id="9485" w:author="Rev 7 Allen Wirfs-Brock" w:date="2012-04-26T11:10:00Z">
          <w:r w:rsidRPr="006B6D0A" w:rsidDel="004A7791">
            <w:rPr>
              <w:rStyle w:val="bnf"/>
            </w:rPr>
            <w:delText>PropertyAssignment</w:delText>
          </w:r>
          <w:r w:rsidRPr="006B6D0A" w:rsidDel="004A7791">
            <w:delText xml:space="preserve"> </w:delText>
          </w:r>
          <w:r w:rsidRPr="006B6D0A" w:rsidDel="004A7791">
            <w:rPr>
              <w:b/>
            </w:rPr>
            <w:delText>:</w:delText>
          </w:r>
          <w:r w:rsidRPr="00E65A34" w:rsidDel="004A7791">
            <w:delText xml:space="preserve"> </w:delText>
          </w:r>
          <w:r w:rsidDel="004A7791">
            <w:rPr>
              <w:rFonts w:ascii="Courier New" w:hAnsi="Courier New" w:cs="Courier New"/>
              <w:b/>
              <w:iCs/>
            </w:rPr>
            <w:delText>g</w:delText>
          </w:r>
          <w:r w:rsidRPr="009C202C" w:rsidDel="004A7791">
            <w:rPr>
              <w:rFonts w:ascii="Courier New" w:hAnsi="Courier New" w:cs="Courier New"/>
              <w:b/>
              <w:iCs/>
            </w:rPr>
            <w:delText>et</w:delText>
          </w:r>
          <w:r w:rsidRPr="009C202C" w:rsidDel="004A7791">
            <w:rPr>
              <w:iCs/>
            </w:rPr>
            <w:delText xml:space="preserve"> </w:delText>
          </w:r>
          <w:r w:rsidRPr="00B820AB" w:rsidDel="004A7791">
            <w:rPr>
              <w:rStyle w:val="bnf"/>
            </w:rPr>
            <w:delText>PropertyName</w:delText>
          </w:r>
          <w:r w:rsidRPr="00B820AB" w:rsidDel="004A7791">
            <w:rPr>
              <w:iCs/>
            </w:rPr>
            <w:delText xml:space="preserve"> </w:delText>
          </w:r>
          <w:r w:rsidRPr="00B820AB" w:rsidDel="004A7791">
            <w:rPr>
              <w:rFonts w:ascii="Courier New" w:hAnsi="Courier New" w:cs="Courier New"/>
              <w:b/>
              <w:iCs/>
            </w:rPr>
            <w:delText>(</w:delText>
          </w:r>
          <w:r w:rsidRPr="00120381" w:rsidDel="004A7791">
            <w:rPr>
              <w:rFonts w:ascii="Courier New" w:hAnsi="Courier New" w:cs="Courier New"/>
              <w:b/>
              <w:iCs/>
            </w:rPr>
            <w:delText>)</w:delText>
          </w:r>
          <w:r w:rsidRPr="004D1BD1" w:rsidDel="004A7791">
            <w:rPr>
              <w:rFonts w:ascii="Courier New" w:hAnsi="Courier New" w:cs="Courier New"/>
              <w:iCs/>
            </w:rPr>
            <w:delText xml:space="preserve"> </w:delText>
          </w:r>
          <w:r w:rsidRPr="003B4312" w:rsidDel="004A7791">
            <w:rPr>
              <w:rFonts w:ascii="Courier New" w:hAnsi="Courier New" w:cs="Courier New"/>
              <w:b/>
              <w:iCs/>
            </w:rPr>
            <w:delText>{</w:delText>
          </w:r>
          <w:r w:rsidRPr="003B4312" w:rsidDel="004A7791">
            <w:rPr>
              <w:rFonts w:ascii="Courier New" w:hAnsi="Courier New" w:cs="Courier New"/>
              <w:iCs/>
            </w:rPr>
            <w:delText xml:space="preserve"> </w:delText>
          </w:r>
          <w:r w:rsidRPr="003B4312" w:rsidDel="004A7791">
            <w:rPr>
              <w:rStyle w:val="bnf"/>
            </w:rPr>
            <w:delText>FunctionBody</w:delText>
          </w:r>
          <w:r w:rsidRPr="003B4312" w:rsidDel="004A7791">
            <w:rPr>
              <w:iCs/>
            </w:rPr>
            <w:delText xml:space="preserve"> </w:delText>
          </w:r>
          <w:r w:rsidRPr="008B7F6F" w:rsidDel="004A7791">
            <w:rPr>
              <w:rFonts w:ascii="Courier New" w:hAnsi="Courier New" w:cs="Courier New"/>
              <w:b/>
              <w:iCs/>
            </w:rPr>
            <w:delText xml:space="preserve">} </w:delText>
          </w:r>
        </w:del>
      </w:ins>
    </w:p>
    <w:p w14:paraId="16E21F9C" w14:textId="77777777" w:rsidR="00DB5B9F" w:rsidRPr="00B820AB" w:rsidDel="004A7791" w:rsidRDefault="00DB5B9F" w:rsidP="00DB5B9F">
      <w:pPr>
        <w:numPr>
          <w:ilvl w:val="0"/>
          <w:numId w:val="403"/>
        </w:numPr>
        <w:spacing w:after="220"/>
        <w:contextualSpacing/>
        <w:rPr>
          <w:ins w:id="9486" w:author="Rev 5 Allen Wirfs-Brock" w:date="2012-01-16T17:13:00Z"/>
          <w:del w:id="9487" w:author="Rev 7 Allen Wirfs-Brock" w:date="2012-04-26T11:10:00Z"/>
        </w:rPr>
      </w:pPr>
      <w:ins w:id="9488" w:author="Rev 5 Allen Wirfs-Brock" w:date="2012-01-16T17:13:00Z">
        <w:del w:id="9489" w:author="Rev 7 Allen Wirfs-Brock" w:date="2012-04-26T11:10:00Z">
          <w:r w:rsidRPr="006B6D0A" w:rsidDel="004A7791">
            <w:delText>It is a Syntax Error if the source code matching this production is extended code and</w:delText>
          </w:r>
          <w:r w:rsidRPr="006B6D0A" w:rsidDel="004A7791">
            <w:rPr>
              <w:rFonts w:ascii="Times New Roman" w:eastAsia="Times New Roman" w:hAnsi="Times New Roman"/>
              <w:spacing w:val="6"/>
              <w:lang w:eastAsia="en-US"/>
            </w:rPr>
            <w:delText xml:space="preserve"> </w:delText>
          </w:r>
          <w:r w:rsidRPr="006B6D0A" w:rsidDel="004A7791">
            <w:delText xml:space="preserve">the PropName of </w:delText>
          </w:r>
          <w:r w:rsidRPr="00E65A34" w:rsidDel="004A7791">
            <w:rPr>
              <w:rStyle w:val="bnf"/>
            </w:rPr>
            <w:delText>PropertyName</w:delText>
          </w:r>
          <w:r w:rsidRPr="009C202C" w:rsidDel="004A7791">
            <w:rPr>
              <w:iCs/>
            </w:rPr>
            <w:delText xml:space="preserve"> </w:delText>
          </w:r>
          <w:r w:rsidRPr="009C202C" w:rsidDel="004A7791">
            <w:delText xml:space="preserve">also occurs in the VarDeclaredNames of </w:delText>
          </w:r>
          <w:r w:rsidRPr="00B820AB" w:rsidDel="004A7791">
            <w:rPr>
              <w:rFonts w:ascii="Times New Roman" w:hAnsi="Times New Roman"/>
              <w:i/>
            </w:rPr>
            <w:delText>FunctionBody</w:delText>
          </w:r>
          <w:r w:rsidRPr="00B820AB" w:rsidDel="004A7791">
            <w:delText>.</w:delText>
          </w:r>
        </w:del>
      </w:ins>
    </w:p>
    <w:p w14:paraId="7BE36D66" w14:textId="77777777" w:rsidR="00DB5B9F" w:rsidRPr="00E77497" w:rsidDel="004A7791" w:rsidRDefault="00DB5B9F">
      <w:pPr>
        <w:numPr>
          <w:ilvl w:val="0"/>
          <w:numId w:val="403"/>
        </w:numPr>
        <w:spacing w:after="220"/>
        <w:rPr>
          <w:ins w:id="9490" w:author="Rev 5 Allen Wirfs-Brock" w:date="2012-01-16T17:13:00Z"/>
          <w:del w:id="9491" w:author="Rev 7 Allen Wirfs-Brock" w:date="2012-04-26T11:10:00Z"/>
        </w:rPr>
        <w:pPrChange w:id="9492" w:author="Rev 5 Allen Wirfs-Brock" w:date="2012-01-16T17:14:00Z">
          <w:pPr>
            <w:numPr>
              <w:numId w:val="403"/>
            </w:numPr>
            <w:spacing w:after="220"/>
            <w:ind w:left="720" w:hanging="360"/>
            <w:contextualSpacing/>
          </w:pPr>
        </w:pPrChange>
      </w:pPr>
      <w:ins w:id="9493" w:author="Rev 5 Allen Wirfs-Brock" w:date="2012-01-16T17:13:00Z">
        <w:del w:id="9494" w:author="Rev 7 Allen Wirfs-Brock" w:date="2012-04-26T11:10:00Z">
          <w:r w:rsidRPr="00675B74" w:rsidDel="004A7791">
            <w:delText>It is a Syntax Error if the source code matching this production is extended code and</w:delText>
          </w:r>
          <w:r w:rsidRPr="00E77497" w:rsidDel="004A7791">
            <w:rPr>
              <w:rFonts w:ascii="Times New Roman" w:eastAsia="Times New Roman" w:hAnsi="Times New Roman"/>
              <w:spacing w:val="6"/>
              <w:lang w:eastAsia="en-US"/>
            </w:rPr>
            <w:delText xml:space="preserve"> </w:delText>
          </w:r>
          <w:r w:rsidRPr="00E77497" w:rsidDel="004A7791">
            <w:delText xml:space="preserve">the PropName of </w:delText>
          </w:r>
          <w:r w:rsidRPr="00E77497" w:rsidDel="004A7791">
            <w:rPr>
              <w:rStyle w:val="bnf"/>
            </w:rPr>
            <w:delText>PropertyName</w:delText>
          </w:r>
          <w:r w:rsidRPr="00E77497" w:rsidDel="004A7791">
            <w:rPr>
              <w:iCs/>
            </w:rPr>
            <w:delText xml:space="preserve"> </w:delText>
          </w:r>
          <w:r w:rsidRPr="00E77497" w:rsidDel="004A7791">
            <w:delText xml:space="preserve">also occurs in the LexicallyDeclaredNames of </w:delText>
          </w:r>
          <w:r w:rsidRPr="00E77497" w:rsidDel="004A7791">
            <w:rPr>
              <w:rFonts w:ascii="Times New Roman" w:hAnsi="Times New Roman"/>
              <w:i/>
            </w:rPr>
            <w:delText>FunctionBody</w:delText>
          </w:r>
          <w:r w:rsidRPr="00E77497" w:rsidDel="004A7791">
            <w:delText>.</w:delText>
          </w:r>
        </w:del>
      </w:ins>
    </w:p>
    <w:p w14:paraId="5EE8D811" w14:textId="77777777" w:rsidR="00833F54" w:rsidRPr="008B7F6F" w:rsidDel="004A7791" w:rsidRDefault="00833F54" w:rsidP="00833F54">
      <w:pPr>
        <w:rPr>
          <w:ins w:id="9495" w:author="Rev 4 Allen Wirfs-Brock" w:date="2011-10-15T08:41:00Z"/>
          <w:del w:id="9496" w:author="Rev 7 Allen Wirfs-Brock" w:date="2012-04-26T11:10:00Z"/>
        </w:rPr>
      </w:pPr>
      <w:ins w:id="9497" w:author="Rev 4 Allen Wirfs-Brock" w:date="2011-10-15T08:41:00Z">
        <w:del w:id="9498" w:author="Rev 7 Allen Wirfs-Brock" w:date="2012-04-20T09:35:00Z">
          <w:r w:rsidRPr="006B6D0A" w:rsidDel="001A6289">
            <w:rPr>
              <w:rStyle w:val="bnf"/>
            </w:rPr>
            <w:delText>PropertyAssignment</w:delText>
          </w:r>
        </w:del>
        <w:del w:id="9499" w:author="Rev 7 Allen Wirfs-Brock" w:date="2012-04-26T11:10:00Z">
          <w:r w:rsidRPr="006B6D0A" w:rsidDel="004A7791">
            <w:delText xml:space="preserve"> </w:delText>
          </w:r>
          <w:r w:rsidRPr="006B6D0A" w:rsidDel="004A7791">
            <w:rPr>
              <w:b/>
            </w:rPr>
            <w:delText>:</w:delText>
          </w:r>
          <w:r w:rsidRPr="00E65A34" w:rsidDel="004A7791">
            <w:delText xml:space="preserve"> </w:delText>
          </w:r>
          <w:r w:rsidRPr="009C202C" w:rsidDel="004A7791">
            <w:rPr>
              <w:rFonts w:ascii="Courier New" w:hAnsi="Courier New" w:cs="Courier New"/>
              <w:b/>
              <w:iCs/>
            </w:rPr>
            <w:delText>set</w:delText>
          </w:r>
          <w:r w:rsidRPr="009C202C" w:rsidDel="004A7791">
            <w:rPr>
              <w:iCs/>
            </w:rPr>
            <w:delText xml:space="preserve"> </w:delText>
          </w:r>
          <w:r w:rsidRPr="00B820AB" w:rsidDel="004A7791">
            <w:rPr>
              <w:rStyle w:val="bnf"/>
            </w:rPr>
            <w:delText>PropertyName</w:delText>
          </w:r>
          <w:r w:rsidRPr="00B820AB" w:rsidDel="004A7791">
            <w:rPr>
              <w:iCs/>
            </w:rPr>
            <w:delText xml:space="preserve"> </w:delText>
          </w:r>
          <w:r w:rsidRPr="00B820AB" w:rsidDel="004A7791">
            <w:rPr>
              <w:rFonts w:ascii="Courier New" w:hAnsi="Courier New" w:cs="Courier New"/>
              <w:b/>
              <w:iCs/>
            </w:rPr>
            <w:delText xml:space="preserve">( </w:delText>
          </w:r>
          <w:r w:rsidRPr="00675B74" w:rsidDel="004A7791">
            <w:rPr>
              <w:rStyle w:val="bnf"/>
            </w:rPr>
            <w:delText>PropertySetParameterList</w:delText>
          </w:r>
          <w:r w:rsidRPr="00120381" w:rsidDel="004A7791">
            <w:rPr>
              <w:rFonts w:ascii="Courier New" w:hAnsi="Courier New" w:cs="Courier New"/>
              <w:b/>
              <w:iCs/>
            </w:rPr>
            <w:delText xml:space="preserve"> )</w:delText>
          </w:r>
          <w:r w:rsidRPr="004D1BD1" w:rsidDel="004A7791">
            <w:rPr>
              <w:rFonts w:ascii="Courier New" w:hAnsi="Courier New" w:cs="Courier New"/>
              <w:iCs/>
            </w:rPr>
            <w:delText xml:space="preserve"> </w:delText>
          </w:r>
          <w:r w:rsidRPr="003B4312" w:rsidDel="004A7791">
            <w:rPr>
              <w:rFonts w:ascii="Courier New" w:hAnsi="Courier New" w:cs="Courier New"/>
              <w:b/>
              <w:iCs/>
            </w:rPr>
            <w:delText>{</w:delText>
          </w:r>
          <w:r w:rsidRPr="003B4312" w:rsidDel="004A7791">
            <w:rPr>
              <w:rFonts w:ascii="Courier New" w:hAnsi="Courier New" w:cs="Courier New"/>
              <w:iCs/>
            </w:rPr>
            <w:delText xml:space="preserve"> </w:delText>
          </w:r>
          <w:r w:rsidRPr="003B4312" w:rsidDel="004A7791">
            <w:rPr>
              <w:rStyle w:val="bnf"/>
            </w:rPr>
            <w:delText>FunctionBody</w:delText>
          </w:r>
          <w:r w:rsidRPr="003B4312" w:rsidDel="004A7791">
            <w:rPr>
              <w:iCs/>
            </w:rPr>
            <w:delText xml:space="preserve"> </w:delText>
          </w:r>
          <w:r w:rsidRPr="008B7F6F" w:rsidDel="004A7791">
            <w:rPr>
              <w:rFonts w:ascii="Courier New" w:hAnsi="Courier New" w:cs="Courier New"/>
              <w:b/>
              <w:iCs/>
            </w:rPr>
            <w:delText xml:space="preserve">} </w:delText>
          </w:r>
        </w:del>
      </w:ins>
    </w:p>
    <w:p w14:paraId="25B5E150" w14:textId="77777777" w:rsidR="00833F54" w:rsidRPr="00B820AB" w:rsidDel="004A7791" w:rsidRDefault="00833F54">
      <w:pPr>
        <w:numPr>
          <w:ilvl w:val="0"/>
          <w:numId w:val="737"/>
        </w:numPr>
        <w:spacing w:after="220"/>
        <w:contextualSpacing/>
        <w:rPr>
          <w:ins w:id="9500" w:author="Rev 4 Allen Wirfs-Brock" w:date="2011-10-15T08:41:00Z"/>
          <w:del w:id="9501" w:author="Rev 7 Allen Wirfs-Brock" w:date="2012-04-26T11:10:00Z"/>
        </w:rPr>
        <w:pPrChange w:id="9502" w:author="Rev 7 Allen Wirfs-Brock" w:date="2012-04-25T15:29:00Z">
          <w:pPr>
            <w:numPr>
              <w:numId w:val="403"/>
            </w:numPr>
            <w:spacing w:after="220"/>
            <w:ind w:left="720" w:hanging="360"/>
            <w:contextualSpacing/>
          </w:pPr>
        </w:pPrChange>
      </w:pPr>
      <w:ins w:id="9503" w:author="Rev 4 Allen Wirfs-Brock" w:date="2011-10-15T08:41:00Z">
        <w:del w:id="9504" w:author="Rev 7 Allen Wirfs-Brock" w:date="2012-04-26T11:10:00Z">
          <w:r w:rsidRPr="006B6D0A" w:rsidDel="004A7791">
            <w:delText>It is a Syntax Error if the source code matching this production is extended code and</w:delText>
          </w:r>
          <w:r w:rsidRPr="006B6D0A" w:rsidDel="004A7791">
            <w:rPr>
              <w:rFonts w:ascii="Times New Roman" w:eastAsia="Times New Roman" w:hAnsi="Times New Roman"/>
              <w:spacing w:val="6"/>
              <w:lang w:eastAsia="en-US"/>
            </w:rPr>
            <w:delText xml:space="preserve"> </w:delText>
          </w:r>
          <w:r w:rsidRPr="006B6D0A" w:rsidDel="004A7791">
            <w:delText xml:space="preserve">the PropName of </w:delText>
          </w:r>
          <w:r w:rsidRPr="00E65A34" w:rsidDel="004A7791">
            <w:rPr>
              <w:rStyle w:val="bnf"/>
            </w:rPr>
            <w:delText>PropertyName</w:delText>
          </w:r>
          <w:r w:rsidRPr="009C202C" w:rsidDel="004A7791">
            <w:rPr>
              <w:iCs/>
            </w:rPr>
            <w:delText xml:space="preserve"> </w:delText>
          </w:r>
          <w:r w:rsidRPr="009C202C" w:rsidDel="004A7791">
            <w:delText xml:space="preserve">also occurs in the VarDeclaredNames of </w:delText>
          </w:r>
          <w:r w:rsidRPr="00B820AB" w:rsidDel="004A7791">
            <w:rPr>
              <w:rFonts w:ascii="Times New Roman" w:hAnsi="Times New Roman"/>
              <w:i/>
            </w:rPr>
            <w:delText>FunctionBody</w:delText>
          </w:r>
          <w:r w:rsidRPr="00B820AB" w:rsidDel="004A7791">
            <w:delText>.</w:delText>
          </w:r>
        </w:del>
      </w:ins>
    </w:p>
    <w:p w14:paraId="4D918B6F" w14:textId="77777777" w:rsidR="00833F54" w:rsidRPr="00E77497" w:rsidDel="004A7791" w:rsidRDefault="00833F54">
      <w:pPr>
        <w:numPr>
          <w:ilvl w:val="0"/>
          <w:numId w:val="737"/>
        </w:numPr>
        <w:spacing w:after="220"/>
        <w:contextualSpacing/>
        <w:rPr>
          <w:ins w:id="9505" w:author="Rev 4 Allen Wirfs-Brock" w:date="2011-10-15T08:41:00Z"/>
          <w:del w:id="9506" w:author="Rev 7 Allen Wirfs-Brock" w:date="2012-04-26T11:10:00Z"/>
        </w:rPr>
        <w:pPrChange w:id="9507" w:author="Rev 7 Allen Wirfs-Brock" w:date="2012-04-25T15:29:00Z">
          <w:pPr>
            <w:numPr>
              <w:numId w:val="403"/>
            </w:numPr>
            <w:spacing w:after="220"/>
            <w:ind w:left="720" w:hanging="360"/>
            <w:contextualSpacing/>
          </w:pPr>
        </w:pPrChange>
      </w:pPr>
      <w:ins w:id="9508" w:author="Rev 4 Allen Wirfs-Brock" w:date="2011-10-15T08:41:00Z">
        <w:del w:id="9509" w:author="Rev 7 Allen Wirfs-Brock" w:date="2012-04-26T11:10:00Z">
          <w:r w:rsidRPr="00675B74" w:rsidDel="004A7791">
            <w:delText>It is a Syntax Error if the source code matching this production is extended code and</w:delText>
          </w:r>
          <w:r w:rsidRPr="00E77497" w:rsidDel="004A7791">
            <w:rPr>
              <w:rFonts w:ascii="Times New Roman" w:eastAsia="Times New Roman" w:hAnsi="Times New Roman"/>
              <w:spacing w:val="6"/>
              <w:lang w:eastAsia="en-US"/>
            </w:rPr>
            <w:delText xml:space="preserve"> </w:delText>
          </w:r>
          <w:r w:rsidRPr="00E77497" w:rsidDel="004A7791">
            <w:delText xml:space="preserve">the PropName of </w:delText>
          </w:r>
          <w:r w:rsidRPr="00E77497" w:rsidDel="004A7791">
            <w:rPr>
              <w:rStyle w:val="bnf"/>
            </w:rPr>
            <w:delText>PropertyName</w:delText>
          </w:r>
          <w:r w:rsidRPr="00E77497" w:rsidDel="004A7791">
            <w:rPr>
              <w:iCs/>
            </w:rPr>
            <w:delText xml:space="preserve"> </w:delText>
          </w:r>
          <w:r w:rsidRPr="00E77497" w:rsidDel="004A7791">
            <w:delText xml:space="preserve">also occurs in the LexicallyDeclaredNames of </w:delText>
          </w:r>
          <w:r w:rsidRPr="00E77497" w:rsidDel="004A7791">
            <w:rPr>
              <w:rFonts w:ascii="Times New Roman" w:hAnsi="Times New Roman"/>
              <w:i/>
            </w:rPr>
            <w:delText>FunctionBody</w:delText>
          </w:r>
          <w:r w:rsidRPr="00E77497" w:rsidDel="004A7791">
            <w:delText>.</w:delText>
          </w:r>
        </w:del>
      </w:ins>
    </w:p>
    <w:p w14:paraId="639F0534" w14:textId="77777777" w:rsidR="00833F54" w:rsidRPr="003B4312" w:rsidDel="004A7791" w:rsidRDefault="00833F54">
      <w:pPr>
        <w:numPr>
          <w:ilvl w:val="0"/>
          <w:numId w:val="737"/>
        </w:numPr>
        <w:spacing w:after="220"/>
        <w:contextualSpacing/>
        <w:rPr>
          <w:ins w:id="9510" w:author="Rev 4 Allen Wirfs-Brock" w:date="2011-10-15T08:41:00Z"/>
          <w:del w:id="9511" w:author="Rev 7 Allen Wirfs-Brock" w:date="2012-04-26T11:10:00Z"/>
        </w:rPr>
        <w:pPrChange w:id="9512" w:author="Rev 7 Allen Wirfs-Brock" w:date="2012-04-25T15:29:00Z">
          <w:pPr>
            <w:numPr>
              <w:numId w:val="403"/>
            </w:numPr>
            <w:spacing w:after="220"/>
            <w:ind w:left="720" w:hanging="360"/>
            <w:contextualSpacing/>
          </w:pPr>
        </w:pPrChange>
      </w:pPr>
      <w:ins w:id="9513" w:author="Rev 4 Allen Wirfs-Brock" w:date="2011-10-15T08:41:00Z">
        <w:del w:id="9514" w:author="Rev 7 Allen Wirfs-Brock" w:date="2012-04-26T11:10:00Z">
          <w:r w:rsidRPr="00E77497" w:rsidDel="004A7791">
            <w:delText>It is a Syntax Error if the source code matching this production is extended code and</w:delText>
          </w:r>
          <w:r w:rsidRPr="00E77497" w:rsidDel="004A7791">
            <w:rPr>
              <w:rFonts w:ascii="Times New Roman" w:eastAsia="Times New Roman" w:hAnsi="Times New Roman"/>
              <w:spacing w:val="6"/>
              <w:lang w:eastAsia="en-US"/>
            </w:rPr>
            <w:delText xml:space="preserve"> </w:delText>
          </w:r>
          <w:r w:rsidRPr="00E77497" w:rsidDel="004A7791">
            <w:delText xml:space="preserve">any element of the LexicallyDeclaredNames of </w:delText>
          </w:r>
          <w:r w:rsidRPr="00E77497" w:rsidDel="004A7791">
            <w:rPr>
              <w:rStyle w:val="bnf"/>
            </w:rPr>
            <w:delText>PropertySetParameterList</w:delText>
          </w:r>
          <w:r w:rsidRPr="00120381" w:rsidDel="004A7791">
            <w:rPr>
              <w:rFonts w:ascii="Courier New" w:hAnsi="Courier New" w:cs="Courier New"/>
              <w:b/>
              <w:iCs/>
            </w:rPr>
            <w:delText xml:space="preserve"> </w:delText>
          </w:r>
          <w:r w:rsidRPr="004D1BD1" w:rsidDel="004A7791">
            <w:delText xml:space="preserve">also occurs in the VarDeclaredNames of </w:delText>
          </w:r>
          <w:r w:rsidRPr="003B4312" w:rsidDel="004A7791">
            <w:rPr>
              <w:rFonts w:ascii="Times New Roman" w:hAnsi="Times New Roman"/>
              <w:i/>
            </w:rPr>
            <w:delText>FunctionBody</w:delText>
          </w:r>
          <w:r w:rsidRPr="003B4312" w:rsidDel="004A7791">
            <w:delText>.</w:delText>
          </w:r>
        </w:del>
      </w:ins>
    </w:p>
    <w:p w14:paraId="66977A99" w14:textId="77777777" w:rsidR="00833F54" w:rsidRPr="003B4312" w:rsidDel="004A7791" w:rsidRDefault="00833F54">
      <w:pPr>
        <w:numPr>
          <w:ilvl w:val="0"/>
          <w:numId w:val="737"/>
        </w:numPr>
        <w:spacing w:after="220"/>
        <w:rPr>
          <w:ins w:id="9515" w:author="Rev 4 Allen Wirfs-Brock" w:date="2011-10-15T08:41:00Z"/>
          <w:del w:id="9516" w:author="Rev 7 Allen Wirfs-Brock" w:date="2012-04-26T11:10:00Z"/>
        </w:rPr>
        <w:pPrChange w:id="9517" w:author="Rev 7 Allen Wirfs-Brock" w:date="2012-04-25T15:29:00Z">
          <w:pPr>
            <w:numPr>
              <w:numId w:val="403"/>
            </w:numPr>
            <w:spacing w:after="220"/>
            <w:ind w:left="720" w:hanging="360"/>
          </w:pPr>
        </w:pPrChange>
      </w:pPr>
      <w:ins w:id="9518" w:author="Rev 4 Allen Wirfs-Brock" w:date="2011-10-15T08:41:00Z">
        <w:del w:id="9519" w:author="Rev 7 Allen Wirfs-Brock" w:date="2012-04-26T11:10:00Z">
          <w:r w:rsidRPr="003B4312" w:rsidDel="004A7791">
            <w:delText>It is a Syntax Error if the source code matching this production is extended code and</w:delText>
          </w:r>
          <w:r w:rsidRPr="003B4312" w:rsidDel="004A7791">
            <w:rPr>
              <w:rFonts w:ascii="Times New Roman" w:eastAsia="Times New Roman" w:hAnsi="Times New Roman"/>
              <w:spacing w:val="6"/>
              <w:lang w:eastAsia="en-US"/>
            </w:rPr>
            <w:delText xml:space="preserve"> </w:delText>
          </w:r>
          <w:r w:rsidRPr="003B4312" w:rsidDel="004A7791">
            <w:delText>any element of the BoundNames of</w:delText>
          </w:r>
          <w:r w:rsidRPr="008B7F6F" w:rsidDel="004A7791">
            <w:delText xml:space="preserve"> </w:delText>
          </w:r>
          <w:r w:rsidRPr="008B7F6F" w:rsidDel="004A7791">
            <w:rPr>
              <w:rStyle w:val="bnf"/>
            </w:rPr>
            <w:delText>PropertySetParameterList</w:delText>
          </w:r>
          <w:r w:rsidRPr="00120381" w:rsidDel="004A7791">
            <w:rPr>
              <w:rFonts w:ascii="Courier New" w:hAnsi="Courier New" w:cs="Courier New"/>
              <w:b/>
              <w:iCs/>
            </w:rPr>
            <w:delText xml:space="preserve"> </w:delText>
          </w:r>
          <w:r w:rsidRPr="004D1BD1" w:rsidDel="004A7791">
            <w:delText xml:space="preserve">also occurs in the LexicallyDeclaredNames of </w:delText>
          </w:r>
          <w:r w:rsidRPr="003B4312" w:rsidDel="004A7791">
            <w:rPr>
              <w:rFonts w:ascii="Times New Roman" w:hAnsi="Times New Roman"/>
              <w:i/>
            </w:rPr>
            <w:delText>FunctionBody</w:delText>
          </w:r>
          <w:r w:rsidRPr="003B4312" w:rsidDel="004A7791">
            <w:delText>.</w:delText>
          </w:r>
        </w:del>
      </w:ins>
    </w:p>
    <w:p w14:paraId="5C473033" w14:textId="77777777" w:rsidR="00833F54" w:rsidRPr="008B7F6F" w:rsidDel="004A7791" w:rsidRDefault="00833F54" w:rsidP="00833F54">
      <w:pPr>
        <w:rPr>
          <w:ins w:id="9520" w:author="Rev 4 Allen Wirfs-Brock" w:date="2011-10-15T08:41:00Z"/>
          <w:del w:id="9521" w:author="Rev 7 Allen Wirfs-Brock" w:date="2012-04-26T11:10:00Z"/>
        </w:rPr>
      </w:pPr>
      <w:ins w:id="9522" w:author="Rev 4 Allen Wirfs-Brock" w:date="2011-10-15T08:41:00Z">
        <w:del w:id="9523" w:author="Rev 7 Allen Wirfs-Brock" w:date="2012-04-26T11:10:00Z">
          <w:r w:rsidRPr="003B4312" w:rsidDel="004A7791">
            <w:rPr>
              <w:rStyle w:val="bnf"/>
            </w:rPr>
            <w:delText xml:space="preserve">PropertySetParameterList </w:delText>
          </w:r>
          <w:r w:rsidRPr="003B4312" w:rsidDel="004A7791">
            <w:rPr>
              <w:b/>
            </w:rPr>
            <w:delText>:</w:delText>
          </w:r>
          <w:r w:rsidRPr="008B7F6F" w:rsidDel="004A7791">
            <w:delText xml:space="preserve"> </w:delText>
          </w:r>
          <w:r w:rsidRPr="008B7F6F" w:rsidDel="004A7791">
            <w:rPr>
              <w:rStyle w:val="bnf"/>
            </w:rPr>
            <w:delText xml:space="preserve">BindingPattern </w:delText>
          </w:r>
          <w:r w:rsidRPr="008B7F6F" w:rsidDel="004A7791">
            <w:delText xml:space="preserve"> </w:delText>
          </w:r>
        </w:del>
      </w:ins>
    </w:p>
    <w:p w14:paraId="3210EE98" w14:textId="77777777" w:rsidR="00833F54" w:rsidRPr="006B6D0A" w:rsidDel="004A7791" w:rsidRDefault="00833F54">
      <w:pPr>
        <w:numPr>
          <w:ilvl w:val="0"/>
          <w:numId w:val="737"/>
        </w:numPr>
        <w:spacing w:after="220"/>
        <w:contextualSpacing/>
        <w:rPr>
          <w:ins w:id="9524" w:author="Rev 4 Allen Wirfs-Brock" w:date="2011-10-15T08:41:00Z"/>
          <w:del w:id="9525" w:author="Rev 7 Allen Wirfs-Brock" w:date="2012-04-26T11:10:00Z"/>
        </w:rPr>
        <w:pPrChange w:id="9526" w:author="Rev 7 Allen Wirfs-Brock" w:date="2012-04-25T15:29:00Z">
          <w:pPr>
            <w:numPr>
              <w:numId w:val="403"/>
            </w:numPr>
            <w:spacing w:after="220"/>
            <w:ind w:left="720" w:hanging="360"/>
            <w:contextualSpacing/>
          </w:pPr>
        </w:pPrChange>
      </w:pPr>
      <w:ins w:id="9527" w:author="Rev 4 Allen Wirfs-Brock" w:date="2011-10-15T08:41:00Z">
        <w:del w:id="9528" w:author="Rev 7 Allen Wirfs-Brock" w:date="2012-04-26T11:10:00Z">
          <w:r w:rsidRPr="006B6D0A" w:rsidDel="004A7791">
            <w:delText>It is a Syntax Error if the source code parsed with this production is not extended code.</w:delText>
          </w:r>
        </w:del>
      </w:ins>
    </w:p>
    <w:p w14:paraId="4E9DFD6F" w14:textId="77777777" w:rsidR="00833F54" w:rsidRPr="009C202C" w:rsidDel="004A7791" w:rsidRDefault="00833F54">
      <w:pPr>
        <w:numPr>
          <w:ilvl w:val="0"/>
          <w:numId w:val="737"/>
        </w:numPr>
        <w:spacing w:after="220"/>
        <w:rPr>
          <w:ins w:id="9529" w:author="Rev 4 Allen Wirfs-Brock" w:date="2011-10-15T08:41:00Z"/>
          <w:del w:id="9530" w:author="Rev 7 Allen Wirfs-Brock" w:date="2012-04-26T11:10:00Z"/>
        </w:rPr>
        <w:pPrChange w:id="9531" w:author="Rev 7 Allen Wirfs-Brock" w:date="2012-04-25T15:29:00Z">
          <w:pPr>
            <w:numPr>
              <w:numId w:val="403"/>
            </w:numPr>
            <w:spacing w:after="220"/>
            <w:ind w:left="720" w:hanging="360"/>
          </w:pPr>
        </w:pPrChange>
      </w:pPr>
      <w:ins w:id="9532" w:author="Rev 4 Allen Wirfs-Brock" w:date="2011-10-15T08:41:00Z">
        <w:del w:id="9533" w:author="Rev 7 Allen Wirfs-Brock" w:date="2012-04-26T11:10:00Z">
          <w:r w:rsidRPr="006B6D0A" w:rsidDel="004A7791">
            <w:delText xml:space="preserve">It is a Syntax Error if </w:delText>
          </w:r>
          <w:r w:rsidRPr="006B6D0A" w:rsidDel="004A7791">
            <w:rPr>
              <w:rFonts w:ascii="Times New Roman" w:eastAsia="Times New Roman" w:hAnsi="Times New Roman"/>
              <w:spacing w:val="6"/>
              <w:lang w:eastAsia="en-US"/>
            </w:rPr>
            <w:delText>BoundNames</w:delText>
          </w:r>
          <w:r w:rsidRPr="00E65A34" w:rsidDel="004A7791">
            <w:delText xml:space="preserve"> of </w:delText>
          </w:r>
          <w:r w:rsidRPr="009C202C" w:rsidDel="004A7791">
            <w:rPr>
              <w:rStyle w:val="bnf"/>
            </w:rPr>
            <w:delText xml:space="preserve">BindingPattern  </w:delText>
          </w:r>
          <w:r w:rsidRPr="009C202C" w:rsidDel="004A7791">
            <w:delText>contains any duplicate elements.</w:delText>
          </w:r>
        </w:del>
      </w:ins>
    </w:p>
    <w:p w14:paraId="1E10585A" w14:textId="77777777" w:rsidR="002444D7" w:rsidRPr="00E77497" w:rsidDel="004A7791" w:rsidRDefault="002444D7" w:rsidP="002444D7">
      <w:pPr>
        <w:rPr>
          <w:ins w:id="9534" w:author="Rev 4 Allen Wirfs-Brock" w:date="2011-10-20T13:05:00Z"/>
          <w:del w:id="9535" w:author="Rev 7 Allen Wirfs-Brock" w:date="2012-04-26T11:10:00Z"/>
          <w:rFonts w:ascii="Helvetica" w:hAnsi="Helvetica"/>
          <w:b/>
        </w:rPr>
      </w:pPr>
      <w:ins w:id="9536" w:author="Rev 4 Allen Wirfs-Brock" w:date="2011-10-20T13:05:00Z">
        <w:del w:id="9537" w:author="Rev 7 Allen Wirfs-Brock" w:date="2012-04-26T11:10:00Z">
          <w:r w:rsidRPr="00675B74" w:rsidDel="004A7791">
            <w:rPr>
              <w:rFonts w:ascii="Helvetica" w:hAnsi="Helvetica"/>
              <w:b/>
            </w:rPr>
            <w:delText xml:space="preserve">Static Semantics:  </w:delText>
          </w:r>
          <w:r w:rsidRPr="00E77497" w:rsidDel="004A7791">
            <w:rPr>
              <w:rFonts w:ascii="Helvetica" w:eastAsia="Times New Roman" w:hAnsi="Helvetica"/>
              <w:b/>
              <w:spacing w:val="6"/>
              <w:lang w:eastAsia="en-US"/>
            </w:rPr>
            <w:delText>BoundNames</w:delText>
          </w:r>
        </w:del>
      </w:ins>
    </w:p>
    <w:p w14:paraId="741A440B" w14:textId="77777777" w:rsidR="002444D7" w:rsidRPr="00E77497" w:rsidDel="004A7791" w:rsidRDefault="002444D7" w:rsidP="002444D7">
      <w:pPr>
        <w:rPr>
          <w:ins w:id="9538" w:author="Rev 4 Allen Wirfs-Brock" w:date="2011-10-20T13:05:00Z"/>
          <w:del w:id="9539" w:author="Rev 7 Allen Wirfs-Brock" w:date="2012-04-26T11:10:00Z"/>
        </w:rPr>
      </w:pPr>
      <w:ins w:id="9540" w:author="Rev 4 Allen Wirfs-Brock" w:date="2011-10-20T13:05:00Z">
        <w:del w:id="9541" w:author="Rev 7 Allen Wirfs-Brock" w:date="2012-04-26T11:10:00Z">
          <w:r w:rsidRPr="00E77497" w:rsidDel="004A7791">
            <w:rPr>
              <w:rStyle w:val="bnf"/>
            </w:rPr>
            <w:delText xml:space="preserve">PropertySetParameterList </w:delText>
          </w:r>
          <w:r w:rsidRPr="00E77497" w:rsidDel="004A7791">
            <w:rPr>
              <w:b/>
            </w:rPr>
            <w:delText>:</w:delText>
          </w:r>
          <w:r w:rsidRPr="00E77497" w:rsidDel="004A7791">
            <w:delText xml:space="preserve"> </w:delText>
          </w:r>
          <w:r w:rsidRPr="00E77497" w:rsidDel="004A7791">
            <w:rPr>
              <w:rFonts w:ascii="Times New Roman" w:hAnsi="Times New Roman"/>
              <w:i/>
            </w:rPr>
            <w:delText>Binding</w:delText>
          </w:r>
          <w:r w:rsidRPr="00E77497" w:rsidDel="004A7791">
            <w:rPr>
              <w:rStyle w:val="bnf"/>
            </w:rPr>
            <w:delText xml:space="preserve">Identifier </w:delText>
          </w:r>
        </w:del>
      </w:ins>
    </w:p>
    <w:p w14:paraId="2EB1418C" w14:textId="77777777" w:rsidR="002444D7" w:rsidRPr="00E77497" w:rsidDel="004A7791" w:rsidRDefault="002444D7" w:rsidP="009E3FF6">
      <w:pPr>
        <w:pStyle w:val="Alg4"/>
        <w:numPr>
          <w:ilvl w:val="0"/>
          <w:numId w:val="589"/>
        </w:numPr>
        <w:spacing w:after="220"/>
        <w:contextualSpacing/>
        <w:rPr>
          <w:ins w:id="9542" w:author="Rev 4 Allen Wirfs-Brock" w:date="2011-10-20T13:05:00Z"/>
          <w:del w:id="9543" w:author="Rev 7 Allen Wirfs-Brock" w:date="2012-04-26T11:10:00Z"/>
        </w:rPr>
      </w:pPr>
      <w:ins w:id="9544" w:author="Rev 4 Allen Wirfs-Brock" w:date="2011-10-20T13:05:00Z">
        <w:del w:id="9545" w:author="Rev 7 Allen Wirfs-Brock" w:date="2012-04-26T11:10:00Z">
          <w:r w:rsidRPr="00E77497" w:rsidDel="004A7791">
            <w:delText xml:space="preserve">Return BoundNames of </w:delText>
          </w:r>
          <w:r w:rsidRPr="00E77497" w:rsidDel="004A7791">
            <w:rPr>
              <w:i/>
            </w:rPr>
            <w:delText>Binding</w:delText>
          </w:r>
          <w:r w:rsidRPr="00E77497" w:rsidDel="004A7791">
            <w:rPr>
              <w:rStyle w:val="bnf"/>
            </w:rPr>
            <w:delText>Identifier</w:delText>
          </w:r>
          <w:r w:rsidRPr="00E77497" w:rsidDel="004A7791">
            <w:delText>.</w:delText>
          </w:r>
        </w:del>
      </w:ins>
    </w:p>
    <w:p w14:paraId="612C72E5" w14:textId="77777777" w:rsidR="002444D7" w:rsidRPr="00E77497" w:rsidDel="004A7791" w:rsidRDefault="002444D7" w:rsidP="002444D7">
      <w:pPr>
        <w:rPr>
          <w:ins w:id="9546" w:author="Rev 4 Allen Wirfs-Brock" w:date="2011-10-20T13:05:00Z"/>
          <w:del w:id="9547" w:author="Rev 7 Allen Wirfs-Brock" w:date="2012-04-26T11:10:00Z"/>
        </w:rPr>
      </w:pPr>
      <w:ins w:id="9548" w:author="Rev 4 Allen Wirfs-Brock" w:date="2011-10-20T13:05:00Z">
        <w:del w:id="9549" w:author="Rev 7 Allen Wirfs-Brock" w:date="2012-04-26T11:10:00Z">
          <w:r w:rsidRPr="00E77497" w:rsidDel="004A7791">
            <w:rPr>
              <w:rStyle w:val="bnf"/>
            </w:rPr>
            <w:delText>PropertySetParameterList</w:delText>
          </w:r>
          <w:r w:rsidRPr="00E77497" w:rsidDel="004A7791">
            <w:rPr>
              <w:b/>
            </w:rPr>
            <w:delText>:</w:delText>
          </w:r>
          <w:r w:rsidRPr="00E77497" w:rsidDel="004A7791">
            <w:delText xml:space="preserve"> </w:delText>
          </w:r>
          <w:r w:rsidRPr="00E77497" w:rsidDel="004A7791">
            <w:rPr>
              <w:rStyle w:val="bnf"/>
            </w:rPr>
            <w:delText xml:space="preserve">BindingPattern </w:delText>
          </w:r>
        </w:del>
      </w:ins>
    </w:p>
    <w:p w14:paraId="0140AFA2" w14:textId="77777777" w:rsidR="002444D7" w:rsidRPr="00E77497" w:rsidDel="004A7791" w:rsidRDefault="002444D7" w:rsidP="009E3FF6">
      <w:pPr>
        <w:pStyle w:val="Alg4"/>
        <w:numPr>
          <w:ilvl w:val="0"/>
          <w:numId w:val="590"/>
        </w:numPr>
        <w:spacing w:after="220"/>
        <w:contextualSpacing/>
        <w:rPr>
          <w:ins w:id="9550" w:author="Rev 4 Allen Wirfs-Brock" w:date="2011-10-20T13:05:00Z"/>
          <w:del w:id="9551" w:author="Rev 7 Allen Wirfs-Brock" w:date="2012-04-26T11:10:00Z"/>
        </w:rPr>
      </w:pPr>
      <w:ins w:id="9552" w:author="Rev 4 Allen Wirfs-Brock" w:date="2011-10-20T13:05:00Z">
        <w:del w:id="9553" w:author="Rev 7 Allen Wirfs-Brock" w:date="2012-04-26T11:10:00Z">
          <w:r w:rsidRPr="00E77497" w:rsidDel="004A7791">
            <w:delText xml:space="preserve">Return BoundNames of </w:delText>
          </w:r>
          <w:r w:rsidRPr="00E77497" w:rsidDel="004A7791">
            <w:rPr>
              <w:rStyle w:val="bnf"/>
            </w:rPr>
            <w:delText>BindingPattern</w:delText>
          </w:r>
          <w:r w:rsidRPr="00E77497" w:rsidDel="004A7791">
            <w:delText>.</w:delText>
          </w:r>
        </w:del>
      </w:ins>
    </w:p>
    <w:p w14:paraId="299E97AB" w14:textId="77777777" w:rsidR="00046F7A" w:rsidRPr="00E77497" w:rsidRDefault="00046F7A" w:rsidP="00046F7A">
      <w:pPr>
        <w:rPr>
          <w:ins w:id="9554" w:author="Rev 7 Allen Wirfs-Brock" w:date="2012-04-23T15:16:00Z"/>
          <w:rFonts w:ascii="Helvetica" w:hAnsi="Helvetica"/>
          <w:b/>
        </w:rPr>
      </w:pPr>
      <w:ins w:id="9555" w:author="Rev 7 Allen Wirfs-Brock" w:date="2012-04-23T15:16:00Z">
        <w:r w:rsidRPr="00E77497">
          <w:rPr>
            <w:rFonts w:ascii="Helvetica" w:hAnsi="Helvetica"/>
            <w:b/>
          </w:rPr>
          <w:t xml:space="preserve">Static Semantics:  </w:t>
        </w:r>
        <w:r>
          <w:rPr>
            <w:rFonts w:ascii="Helvetica" w:hAnsi="Helvetica"/>
            <w:b/>
            <w:lang w:eastAsia="en-US"/>
          </w:rPr>
          <w:t>Contains</w:t>
        </w:r>
      </w:ins>
    </w:p>
    <w:p w14:paraId="442D4F57" w14:textId="77777777" w:rsidR="00046F7A" w:rsidRPr="004418C4" w:rsidRDefault="00046F7A" w:rsidP="00046F7A">
      <w:pPr>
        <w:ind w:left="360"/>
        <w:rPr>
          <w:ins w:id="9556" w:author="Rev 7 Allen Wirfs-Brock" w:date="2012-04-23T15:16:00Z"/>
        </w:rPr>
      </w:pPr>
      <w:ins w:id="9557" w:author="Rev 7 Allen Wirfs-Brock" w:date="2012-04-23T15:16:00Z">
        <w:r>
          <w:t>W</w:t>
        </w:r>
        <w:r w:rsidRPr="004418C4">
          <w:t xml:space="preserve">ith </w:t>
        </w:r>
        <w:r>
          <w:t>parameter</w:t>
        </w:r>
        <w:r w:rsidRPr="004418C4">
          <w:t xml:space="preserve"> </w:t>
        </w:r>
        <w:r>
          <w:rPr>
            <w:rFonts w:ascii="Times New Roman" w:hAnsi="Times New Roman"/>
            <w:i/>
          </w:rPr>
          <w:t>symbol</w:t>
        </w:r>
        <w:r>
          <w:t>.</w:t>
        </w:r>
      </w:ins>
    </w:p>
    <w:p w14:paraId="1949A83E" w14:textId="77777777" w:rsidR="00046F7A" w:rsidDel="002C3667" w:rsidRDefault="00EA310A" w:rsidP="00046F7A">
      <w:pPr>
        <w:rPr>
          <w:ins w:id="9558" w:author="Rev 7 Allen Wirfs-Brock" w:date="2012-04-23T15:18:00Z"/>
          <w:del w:id="9559" w:author="Rev 8 Allen Wirfs-Brock" w:date="2012-06-11T15:20:00Z"/>
          <w:rFonts w:ascii="Courier New" w:hAnsi="Courier New" w:cs="Courier New"/>
          <w:b/>
          <w:iCs/>
        </w:rPr>
      </w:pPr>
      <w:ins w:id="9560" w:author="Rev 7 Allen Wirfs-Brock" w:date="2012-04-25T15:50:00Z">
        <w:del w:id="9561" w:author="Rev 8 Allen Wirfs-Brock" w:date="2012-06-11T14:13:00Z">
          <w:r w:rsidDel="00D75BC2">
            <w:rPr>
              <w:rStyle w:val="bnf"/>
            </w:rPr>
            <w:delText xml:space="preserve">PropertyDefinition  </w:delText>
          </w:r>
        </w:del>
      </w:ins>
      <w:ins w:id="9562" w:author="Rev 7 Allen Wirfs-Brock" w:date="2012-04-23T15:18:00Z">
        <w:del w:id="9563" w:author="Rev 8 Allen Wirfs-Brock" w:date="2012-06-11T14:13:00Z">
          <w:r w:rsidR="00046F7A" w:rsidRPr="006B6D0A" w:rsidDel="00D75BC2">
            <w:rPr>
              <w:b/>
            </w:rPr>
            <w:delText>:</w:delText>
          </w:r>
          <w:r w:rsidR="00046F7A" w:rsidRPr="00E65A34" w:rsidDel="00D75BC2">
            <w:delText xml:space="preserve"> </w:delText>
          </w:r>
          <w:r w:rsidR="00046F7A" w:rsidRPr="004D1BD1" w:rsidDel="00D75BC2">
            <w:rPr>
              <w:rFonts w:ascii="Courier New" w:hAnsi="Courier New" w:cs="Courier New"/>
              <w:iCs/>
            </w:rPr>
            <w:delText xml:space="preserve"> </w:delText>
          </w:r>
        </w:del>
      </w:ins>
      <w:ins w:id="9564" w:author="Rev 7 Allen Wirfs-Brock" w:date="2012-04-25T15:50:00Z">
        <w:del w:id="9565" w:author="Rev 8 Allen Wirfs-Brock" w:date="2012-06-11T14:13:00Z">
          <w:r w:rsidDel="00D75BC2">
            <w:rPr>
              <w:rStyle w:val="bnf"/>
            </w:rPr>
            <w:delText>MethodDefinition</w:delText>
          </w:r>
        </w:del>
        <w:del w:id="9566" w:author="Rev 8 Allen Wirfs-Brock" w:date="2012-06-11T15:20:00Z">
          <w:r w:rsidRPr="006B6D0A" w:rsidDel="002C3667">
            <w:delText xml:space="preserve"> </w:delText>
          </w:r>
        </w:del>
      </w:ins>
    </w:p>
    <w:p w14:paraId="39C81669" w14:textId="77777777" w:rsidR="002C3667" w:rsidRDefault="002C3667" w:rsidP="002C3667">
      <w:pPr>
        <w:rPr>
          <w:ins w:id="9567" w:author="Rev 8 Allen Wirfs-Brock" w:date="2012-06-11T15:17:00Z"/>
          <w:rFonts w:ascii="Courier New" w:hAnsi="Courier New" w:cs="Courier New"/>
          <w:b/>
          <w:iCs/>
        </w:rPr>
      </w:pPr>
      <w:ins w:id="9568" w:author="Rev 8 Allen Wirfs-Brock" w:date="2012-06-11T15:17:00Z">
        <w:r>
          <w:rPr>
            <w:rStyle w:val="bnf"/>
          </w:rPr>
          <w:t>PropertyDefinition</w:t>
        </w:r>
        <w:r w:rsidRPr="00E77497">
          <w:t xml:space="preserve"> </w:t>
        </w:r>
        <w:r w:rsidRPr="00E77497">
          <w:rPr>
            <w:b/>
          </w:rPr>
          <w:t>:</w:t>
        </w:r>
        <w:r w:rsidRPr="00E77497">
          <w:t xml:space="preserve"> </w:t>
        </w:r>
        <w:r>
          <w:rPr>
            <w:rStyle w:val="bnf"/>
          </w:rPr>
          <w:t>MethodDefinition</w:t>
        </w:r>
        <w:r w:rsidRPr="006B6D0A">
          <w:t xml:space="preserve"> </w:t>
        </w:r>
      </w:ins>
    </w:p>
    <w:p w14:paraId="4C108359" w14:textId="77777777" w:rsidR="002C3667" w:rsidRDefault="002C3667" w:rsidP="00556CD4">
      <w:pPr>
        <w:pStyle w:val="Alg4"/>
        <w:numPr>
          <w:ilvl w:val="0"/>
          <w:numId w:val="724"/>
        </w:numPr>
        <w:spacing w:after="220"/>
        <w:contextualSpacing/>
        <w:rPr>
          <w:ins w:id="9569" w:author="Rev 8 Allen Wirfs-Brock" w:date="2012-06-11T15:17:00Z"/>
        </w:rPr>
      </w:pPr>
      <w:ins w:id="9570" w:author="Rev 8 Allen Wirfs-Brock" w:date="2012-06-11T15:18:00Z">
        <w:r>
          <w:t xml:space="preserve">If </w:t>
        </w:r>
        <w:r w:rsidRPr="00126ECD">
          <w:rPr>
            <w:i/>
          </w:rPr>
          <w:t>symbol</w:t>
        </w:r>
        <w:r>
          <w:t xml:space="preserve"> is MethodDefinition, return </w:t>
        </w:r>
        <w:r w:rsidRPr="002C3667">
          <w:rPr>
            <w:b/>
          </w:rPr>
          <w:t>true</w:t>
        </w:r>
        <w:r>
          <w:t>.</w:t>
        </w:r>
      </w:ins>
    </w:p>
    <w:p w14:paraId="308BD8EE" w14:textId="77777777" w:rsidR="00556CD4" w:rsidRPr="00E77497" w:rsidRDefault="00556CD4" w:rsidP="00556CD4">
      <w:pPr>
        <w:pStyle w:val="Alg4"/>
        <w:numPr>
          <w:ilvl w:val="0"/>
          <w:numId w:val="724"/>
        </w:numPr>
        <w:spacing w:after="220"/>
        <w:contextualSpacing/>
        <w:rPr>
          <w:ins w:id="9571" w:author="Rev 8 Allen Wirfs-Brock" w:date="2012-06-11T15:16:00Z"/>
        </w:rPr>
      </w:pPr>
      <w:ins w:id="9572" w:author="Rev 8 Allen Wirfs-Brock" w:date="2012-06-11T15:16:00Z">
        <w:r w:rsidRPr="00E77497">
          <w:t xml:space="preserve">Return </w:t>
        </w:r>
        <w:r w:rsidRPr="00AA7F77">
          <w:rPr>
            <w:b/>
          </w:rPr>
          <w:t>false</w:t>
        </w:r>
        <w:r>
          <w:t>.</w:t>
        </w:r>
      </w:ins>
    </w:p>
    <w:p w14:paraId="000DF603" w14:textId="77777777" w:rsidR="00556CD4" w:rsidRDefault="00556CD4" w:rsidP="00556CD4">
      <w:pPr>
        <w:pStyle w:val="Note"/>
        <w:rPr>
          <w:ins w:id="9573" w:author="Rev 8 Allen Wirfs-Brock" w:date="2012-06-11T15:16:00Z"/>
        </w:rPr>
      </w:pPr>
      <w:ins w:id="9574" w:author="Rev 8 Allen Wirfs-Brock" w:date="2012-06-11T15:16:00Z">
        <w:r>
          <w:t>NOTE</w:t>
        </w:r>
        <w:r>
          <w:tab/>
          <w:t>Static semantic rules that depend upon substructure generally do not look into function definitions.</w:t>
        </w:r>
      </w:ins>
    </w:p>
    <w:p w14:paraId="32A37282" w14:textId="77777777" w:rsidR="002C3667" w:rsidRDefault="002C3667" w:rsidP="002C3667">
      <w:pPr>
        <w:rPr>
          <w:ins w:id="9575" w:author="Rev 8 Allen Wirfs-Brock" w:date="2012-06-11T15:20:00Z"/>
          <w:rFonts w:ascii="Courier New" w:hAnsi="Courier New" w:cs="Courier New"/>
          <w:b/>
          <w:iCs/>
        </w:rPr>
      </w:pPr>
      <w:ins w:id="9576" w:author="Rev 8 Allen Wirfs-Brock" w:date="2012-06-11T15:20:00Z">
        <w:r>
          <w:rPr>
            <w:rStyle w:val="bnf"/>
          </w:rPr>
          <w:t>PropertyName</w:t>
        </w:r>
        <w:r w:rsidRPr="00E77497">
          <w:t xml:space="preserve"> </w:t>
        </w:r>
        <w:r w:rsidRPr="00E77497">
          <w:rPr>
            <w:b/>
          </w:rPr>
          <w:t>:</w:t>
        </w:r>
        <w:r w:rsidRPr="00E77497">
          <w:t xml:space="preserve"> </w:t>
        </w:r>
        <w:r w:rsidRPr="00E77497">
          <w:rPr>
            <w:rStyle w:val="bnf"/>
          </w:rPr>
          <w:t>IdentifierName</w:t>
        </w:r>
        <w:r w:rsidRPr="006B6D0A">
          <w:t xml:space="preserve"> </w:t>
        </w:r>
      </w:ins>
    </w:p>
    <w:p w14:paraId="436CBF84" w14:textId="77777777" w:rsidR="002C3667" w:rsidRDefault="002C3667" w:rsidP="002C3667">
      <w:pPr>
        <w:pStyle w:val="Alg4"/>
        <w:numPr>
          <w:ilvl w:val="0"/>
          <w:numId w:val="578"/>
        </w:numPr>
        <w:spacing w:after="220"/>
        <w:contextualSpacing/>
        <w:rPr>
          <w:ins w:id="9577" w:author="Rev 8 Allen Wirfs-Brock" w:date="2012-06-11T15:20:00Z"/>
        </w:rPr>
      </w:pPr>
      <w:ins w:id="9578" w:author="Rev 8 Allen Wirfs-Brock" w:date="2012-06-11T15:20:00Z">
        <w:r>
          <w:t xml:space="preserve">If </w:t>
        </w:r>
        <w:r w:rsidRPr="007F2AF2">
          <w:rPr>
            <w:i/>
          </w:rPr>
          <w:t>symbol</w:t>
        </w:r>
        <w:r>
          <w:t xml:space="preserve"> is a </w:t>
        </w:r>
        <w:r>
          <w:rPr>
            <w:i/>
          </w:rPr>
          <w:t>ReservedWord</w:t>
        </w:r>
        <w:r>
          <w:t xml:space="preserve">, return </w:t>
        </w:r>
        <w:r w:rsidRPr="007F2AF2">
          <w:rPr>
            <w:b/>
          </w:rPr>
          <w:t>false</w:t>
        </w:r>
        <w:r>
          <w:t>.</w:t>
        </w:r>
      </w:ins>
    </w:p>
    <w:p w14:paraId="3DFC0DB6" w14:textId="77777777" w:rsidR="002C3667" w:rsidRDefault="002C3667" w:rsidP="002C3667">
      <w:pPr>
        <w:pStyle w:val="Alg4"/>
        <w:numPr>
          <w:ilvl w:val="0"/>
          <w:numId w:val="578"/>
        </w:numPr>
        <w:spacing w:after="220"/>
        <w:contextualSpacing/>
        <w:rPr>
          <w:ins w:id="9579" w:author="Rev 8 Allen Wirfs-Brock" w:date="2012-06-11T15:20:00Z"/>
        </w:rPr>
      </w:pPr>
      <w:ins w:id="9580" w:author="Rev 8 Allen Wirfs-Brock" w:date="2012-06-11T15:20:00Z">
        <w:r>
          <w:t xml:space="preserve">If </w:t>
        </w:r>
        <w:r w:rsidRPr="007F2AF2">
          <w:rPr>
            <w:i/>
          </w:rPr>
          <w:t>symbol</w:t>
        </w:r>
        <w:r>
          <w:t xml:space="preserve"> is an </w:t>
        </w:r>
        <w:r w:rsidRPr="007F2AF2">
          <w:rPr>
            <w:i/>
          </w:rPr>
          <w:t>Identifier</w:t>
        </w:r>
        <w:r>
          <w:t xml:space="preserve"> and String</w:t>
        </w:r>
        <w:del w:id="9581" w:author="Rev 9 Allen Wirfs-Brock" w:date="2012-07-07T16:30:00Z">
          <w:r w:rsidDel="00D11231">
            <w:delText xml:space="preserve"> </w:delText>
          </w:r>
        </w:del>
        <w:r>
          <w:t xml:space="preserve">Value of </w:t>
        </w:r>
        <w:r w:rsidRPr="007F2AF2">
          <w:rPr>
            <w:i/>
          </w:rPr>
          <w:t>symbol</w:t>
        </w:r>
        <w:r>
          <w:t xml:space="preserve"> is the same value as the String</w:t>
        </w:r>
        <w:del w:id="9582" w:author="Rev 9 Allen Wirfs-Brock" w:date="2012-07-07T16:30:00Z">
          <w:r w:rsidDel="00D11231">
            <w:delText xml:space="preserve"> </w:delText>
          </w:r>
        </w:del>
        <w:r>
          <w:t xml:space="preserve">Value of </w:t>
        </w:r>
        <w:r w:rsidRPr="007F2AF2">
          <w:rPr>
            <w:i/>
          </w:rPr>
          <w:t>IdentifierName</w:t>
        </w:r>
        <w:r>
          <w:t xml:space="preserve">, return </w:t>
        </w:r>
        <w:r w:rsidRPr="007F2AF2">
          <w:rPr>
            <w:b/>
          </w:rPr>
          <w:t>true</w:t>
        </w:r>
        <w:r>
          <w:t>;</w:t>
        </w:r>
      </w:ins>
    </w:p>
    <w:p w14:paraId="09A6C208" w14:textId="77777777" w:rsidR="002C3667" w:rsidRPr="00E77497" w:rsidRDefault="002C3667" w:rsidP="002C3667">
      <w:pPr>
        <w:pStyle w:val="Alg4"/>
        <w:numPr>
          <w:ilvl w:val="0"/>
          <w:numId w:val="578"/>
        </w:numPr>
        <w:spacing w:after="220"/>
        <w:contextualSpacing/>
        <w:rPr>
          <w:ins w:id="9583" w:author="Rev 8 Allen Wirfs-Brock" w:date="2012-06-11T15:20:00Z"/>
        </w:rPr>
      </w:pPr>
      <w:ins w:id="9584" w:author="Rev 8 Allen Wirfs-Brock" w:date="2012-06-11T15:20:00Z">
        <w:r w:rsidRPr="00E77497">
          <w:t xml:space="preserve">Return </w:t>
        </w:r>
        <w:r w:rsidRPr="007F2AF2">
          <w:rPr>
            <w:b/>
          </w:rPr>
          <w:t>false</w:t>
        </w:r>
        <w:r w:rsidRPr="00E77497">
          <w:t>.</w:t>
        </w:r>
      </w:ins>
    </w:p>
    <w:p w14:paraId="5D6E683F" w14:textId="77777777" w:rsidR="00344428" w:rsidRPr="00E77497" w:rsidRDefault="00344428" w:rsidP="00344428">
      <w:pPr>
        <w:rPr>
          <w:ins w:id="9585" w:author="Rev 10 Allen Wirfs-Brock" w:date="2012-09-07T09:05:00Z"/>
          <w:rFonts w:ascii="Helvetica" w:hAnsi="Helvetica"/>
          <w:b/>
        </w:rPr>
      </w:pPr>
      <w:ins w:id="9586" w:author="Rev 10 Allen Wirfs-Brock" w:date="2012-09-07T09:05:00Z">
        <w:r w:rsidRPr="00E77497">
          <w:rPr>
            <w:rFonts w:ascii="Helvetica" w:hAnsi="Helvetica"/>
            <w:b/>
          </w:rPr>
          <w:t xml:space="preserve">Static Semantics:  </w:t>
        </w:r>
        <w:r w:rsidRPr="00BD6E56">
          <w:rPr>
            <w:rFonts w:ascii="Helvetica" w:hAnsi="Helvetica"/>
            <w:b/>
            <w:lang w:eastAsia="en-US"/>
          </w:rPr>
          <w:t>IsValidSimpleAssignmentTarget</w:t>
        </w:r>
      </w:ins>
    </w:p>
    <w:p w14:paraId="6FA233B1" w14:textId="77777777" w:rsidR="00344428" w:rsidRPr="00E77497" w:rsidRDefault="00344428" w:rsidP="00344428">
      <w:pPr>
        <w:jc w:val="left"/>
        <w:rPr>
          <w:ins w:id="9587" w:author="Rev 10 Allen Wirfs-Brock" w:date="2012-09-07T09:05:00Z"/>
        </w:rPr>
      </w:pPr>
      <w:ins w:id="9588" w:author="Rev 10 Allen Wirfs-Brock" w:date="2012-09-07T09:05:00Z">
        <w:r w:rsidRPr="00344428">
          <w:rPr>
            <w:rFonts w:ascii="Times New Roman" w:hAnsi="Times New Roman"/>
            <w:i/>
          </w:rPr>
          <w:t xml:space="preserve">PrimaryExpression </w:t>
        </w:r>
        <w:r w:rsidRPr="00344428">
          <w:rPr>
            <w:rFonts w:ascii="Times New Roman" w:hAnsi="Times New Roman"/>
            <w:b/>
            <w:i/>
          </w:rPr>
          <w:t xml:space="preserve">:  </w:t>
        </w:r>
        <w:r>
          <w:rPr>
            <w:rFonts w:ascii="Times New Roman" w:hAnsi="Times New Roman"/>
            <w:i/>
          </w:rPr>
          <w:t>Literal</w:t>
        </w:r>
      </w:ins>
    </w:p>
    <w:p w14:paraId="3CA60257" w14:textId="77777777" w:rsidR="00344428" w:rsidRPr="00E77497" w:rsidRDefault="00344428" w:rsidP="00344428">
      <w:pPr>
        <w:pStyle w:val="Alg4"/>
        <w:numPr>
          <w:ilvl w:val="0"/>
          <w:numId w:val="959"/>
        </w:numPr>
        <w:spacing w:after="220"/>
        <w:contextualSpacing/>
        <w:rPr>
          <w:ins w:id="9589" w:author="Rev 10 Allen Wirfs-Brock" w:date="2012-09-07T09:05:00Z"/>
        </w:rPr>
      </w:pPr>
      <w:ins w:id="9590" w:author="Rev 10 Allen Wirfs-Brock" w:date="2012-09-07T09:05:00Z">
        <w:r w:rsidRPr="00E77497">
          <w:t xml:space="preserve">Return </w:t>
        </w:r>
        <w:r>
          <w:rPr>
            <w:b/>
          </w:rPr>
          <w:t>false</w:t>
        </w:r>
        <w:r w:rsidRPr="00E77497">
          <w:t>.</w:t>
        </w:r>
      </w:ins>
    </w:p>
    <w:p w14:paraId="47B492F4" w14:textId="77777777" w:rsidR="00046F7A" w:rsidDel="00D75BC2" w:rsidRDefault="00046F7A" w:rsidP="00046F7A">
      <w:pPr>
        <w:pStyle w:val="Note"/>
        <w:rPr>
          <w:ins w:id="9591" w:author="Rev 7 Allen Wirfs-Brock" w:date="2012-04-23T15:16:00Z"/>
          <w:del w:id="9592" w:author="Rev 8 Allen Wirfs-Brock" w:date="2012-06-11T14:14:00Z"/>
        </w:rPr>
      </w:pPr>
      <w:ins w:id="9593" w:author="Rev 7 Allen Wirfs-Brock" w:date="2012-04-23T15:16:00Z">
        <w:del w:id="9594" w:author="Rev 8 Allen Wirfs-Brock" w:date="2012-06-11T14:14:00Z">
          <w:r w:rsidDel="00D75BC2">
            <w:delText>NOTE</w:delText>
          </w:r>
          <w:r w:rsidDel="00D75BC2">
            <w:tab/>
            <w:delText>Static semantic rules that depend upon substructure generally do not look into function definitions.</w:delText>
          </w:r>
        </w:del>
      </w:ins>
    </w:p>
    <w:p w14:paraId="75768230" w14:textId="77777777" w:rsidR="0074281D" w:rsidRPr="00E77497" w:rsidDel="004A7791" w:rsidRDefault="0074281D" w:rsidP="0074281D">
      <w:pPr>
        <w:rPr>
          <w:ins w:id="9595" w:author="Rev 4 Allen Wirfs-Brock" w:date="2011-10-20T13:06:00Z"/>
          <w:del w:id="9596" w:author="Rev 7 Allen Wirfs-Brock" w:date="2012-04-26T11:11:00Z"/>
          <w:rFonts w:ascii="Helvetica" w:hAnsi="Helvetica"/>
          <w:b/>
        </w:rPr>
      </w:pPr>
      <w:ins w:id="9597" w:author="Rev 4 Allen Wirfs-Brock" w:date="2011-10-20T13:06:00Z">
        <w:del w:id="9598" w:author="Rev 7 Allen Wirfs-Brock" w:date="2012-04-26T11:11:00Z">
          <w:r w:rsidRPr="00E77497" w:rsidDel="004A7791">
            <w:rPr>
              <w:rFonts w:ascii="Helvetica" w:hAnsi="Helvetica"/>
              <w:b/>
            </w:rPr>
            <w:delText xml:space="preserve">Static Semantics:  </w:delText>
          </w:r>
          <w:r w:rsidRPr="00E77497" w:rsidDel="004A7791">
            <w:rPr>
              <w:rFonts w:ascii="Helvetica" w:hAnsi="Helvetica"/>
              <w:b/>
              <w:lang w:eastAsia="en-US"/>
            </w:rPr>
            <w:delText>ExpectedArgumentCount</w:delText>
          </w:r>
        </w:del>
      </w:ins>
    </w:p>
    <w:p w14:paraId="5E6D6CB0" w14:textId="77777777" w:rsidR="0074281D" w:rsidRPr="00E77497" w:rsidDel="004A7791" w:rsidRDefault="0074281D" w:rsidP="0074281D">
      <w:pPr>
        <w:rPr>
          <w:ins w:id="9599" w:author="Rev 4 Allen Wirfs-Brock" w:date="2011-10-20T13:06:00Z"/>
          <w:del w:id="9600" w:author="Rev 7 Allen Wirfs-Brock" w:date="2012-04-26T11:11:00Z"/>
        </w:rPr>
      </w:pPr>
      <w:ins w:id="9601" w:author="Rev 4 Allen Wirfs-Brock" w:date="2011-10-20T13:06:00Z">
        <w:del w:id="9602" w:author="Rev 7 Allen Wirfs-Brock" w:date="2012-04-26T11:11:00Z">
          <w:r w:rsidRPr="00E77497" w:rsidDel="004A7791">
            <w:rPr>
              <w:rStyle w:val="bnf"/>
            </w:rPr>
            <w:delText xml:space="preserve">PropertySetParameterList </w:delText>
          </w:r>
          <w:r w:rsidRPr="00E77497" w:rsidDel="004A7791">
            <w:rPr>
              <w:b/>
            </w:rPr>
            <w:delText>:</w:delText>
          </w:r>
          <w:r w:rsidRPr="00E77497" w:rsidDel="004A7791">
            <w:delText xml:space="preserve"> </w:delText>
          </w:r>
          <w:r w:rsidRPr="00E77497" w:rsidDel="004A7791">
            <w:rPr>
              <w:rFonts w:ascii="Times New Roman" w:hAnsi="Times New Roman"/>
              <w:i/>
            </w:rPr>
            <w:delText xml:space="preserve">BindingIdentifier </w:delText>
          </w:r>
        </w:del>
      </w:ins>
    </w:p>
    <w:p w14:paraId="26EF8284" w14:textId="77777777" w:rsidR="0074281D" w:rsidRPr="00E77497" w:rsidDel="004A7791" w:rsidRDefault="0074281D" w:rsidP="009E3FF6">
      <w:pPr>
        <w:pStyle w:val="Alg4"/>
        <w:numPr>
          <w:ilvl w:val="0"/>
          <w:numId w:val="585"/>
        </w:numPr>
        <w:spacing w:after="220"/>
        <w:contextualSpacing/>
        <w:rPr>
          <w:ins w:id="9603" w:author="Rev 4 Allen Wirfs-Brock" w:date="2011-10-20T13:06:00Z"/>
          <w:del w:id="9604" w:author="Rev 7 Allen Wirfs-Brock" w:date="2012-04-26T11:11:00Z"/>
        </w:rPr>
      </w:pPr>
      <w:ins w:id="9605" w:author="Rev 4 Allen Wirfs-Brock" w:date="2011-10-20T13:06:00Z">
        <w:del w:id="9606" w:author="Rev 7 Allen Wirfs-Brock" w:date="2012-04-26T11:11:00Z">
          <w:r w:rsidRPr="00E77497" w:rsidDel="004A7791">
            <w:delText>Return 1.</w:delText>
          </w:r>
        </w:del>
      </w:ins>
    </w:p>
    <w:p w14:paraId="4D6ECEFB" w14:textId="77777777" w:rsidR="0074281D" w:rsidRPr="00E77497" w:rsidDel="004A7791" w:rsidRDefault="0074281D" w:rsidP="0074281D">
      <w:pPr>
        <w:rPr>
          <w:ins w:id="9607" w:author="Rev 4 Allen Wirfs-Brock" w:date="2011-10-20T13:06:00Z"/>
          <w:del w:id="9608" w:author="Rev 7 Allen Wirfs-Brock" w:date="2012-04-26T11:11:00Z"/>
        </w:rPr>
      </w:pPr>
      <w:ins w:id="9609" w:author="Rev 4 Allen Wirfs-Brock" w:date="2011-10-20T13:06:00Z">
        <w:del w:id="9610" w:author="Rev 7 Allen Wirfs-Brock" w:date="2012-04-26T11:11:00Z">
          <w:r w:rsidRPr="00E77497" w:rsidDel="004A7791">
            <w:rPr>
              <w:rStyle w:val="bnf"/>
            </w:rPr>
            <w:delText xml:space="preserve">PropertySetParameterList </w:delText>
          </w:r>
          <w:r w:rsidRPr="00E77497" w:rsidDel="004A7791">
            <w:rPr>
              <w:b/>
            </w:rPr>
            <w:delText>:</w:delText>
          </w:r>
          <w:r w:rsidRPr="00E77497" w:rsidDel="004A7791">
            <w:delText xml:space="preserve"> </w:delText>
          </w:r>
          <w:r w:rsidRPr="00E77497" w:rsidDel="004A7791">
            <w:rPr>
              <w:rStyle w:val="bnf"/>
            </w:rPr>
            <w:delText xml:space="preserve">BindingPattern </w:delText>
          </w:r>
        </w:del>
      </w:ins>
    </w:p>
    <w:p w14:paraId="2F074289" w14:textId="77777777" w:rsidR="0074281D" w:rsidRPr="00E77497" w:rsidDel="004A7791" w:rsidRDefault="0074281D" w:rsidP="009E3FF6">
      <w:pPr>
        <w:pStyle w:val="Alg4"/>
        <w:numPr>
          <w:ilvl w:val="0"/>
          <w:numId w:val="586"/>
        </w:numPr>
        <w:spacing w:after="220"/>
        <w:contextualSpacing/>
        <w:rPr>
          <w:ins w:id="9611" w:author="Rev 4 Allen Wirfs-Brock" w:date="2011-10-20T13:06:00Z"/>
          <w:del w:id="9612" w:author="Rev 7 Allen Wirfs-Brock" w:date="2012-04-26T11:11:00Z"/>
        </w:rPr>
      </w:pPr>
      <w:ins w:id="9613" w:author="Rev 4 Allen Wirfs-Brock" w:date="2011-10-20T13:06:00Z">
        <w:del w:id="9614" w:author="Rev 7 Allen Wirfs-Brock" w:date="2012-04-26T11:11:00Z">
          <w:r w:rsidRPr="00E77497" w:rsidDel="004A7791">
            <w:delText>Return 1.</w:delText>
          </w:r>
        </w:del>
      </w:ins>
    </w:p>
    <w:p w14:paraId="449042F5" w14:textId="77777777" w:rsidR="0074281D" w:rsidRPr="00E77497" w:rsidDel="004A7791" w:rsidRDefault="0074281D" w:rsidP="0074281D">
      <w:pPr>
        <w:rPr>
          <w:ins w:id="9615" w:author="Rev 4 Allen Wirfs-Brock" w:date="2011-10-20T13:06:00Z"/>
          <w:del w:id="9616" w:author="Rev 7 Allen Wirfs-Brock" w:date="2012-04-26T11:11:00Z"/>
          <w:rFonts w:ascii="Helvetica" w:hAnsi="Helvetica"/>
          <w:b/>
        </w:rPr>
      </w:pPr>
      <w:ins w:id="9617" w:author="Rev 4 Allen Wirfs-Brock" w:date="2011-10-20T13:06:00Z">
        <w:del w:id="9618" w:author="Rev 7 Allen Wirfs-Brock" w:date="2012-04-26T11:11:00Z">
          <w:r w:rsidRPr="00E77497" w:rsidDel="004A7791">
            <w:rPr>
              <w:rFonts w:ascii="Helvetica" w:hAnsi="Helvetica"/>
              <w:b/>
            </w:rPr>
            <w:delText xml:space="preserve">Static Semantics:  </w:delText>
          </w:r>
          <w:r w:rsidRPr="00E77497" w:rsidDel="004A7791">
            <w:rPr>
              <w:rFonts w:ascii="Helvetica" w:eastAsia="Times New Roman" w:hAnsi="Helvetica"/>
              <w:b/>
              <w:spacing w:val="6"/>
              <w:lang w:eastAsia="en-US"/>
            </w:rPr>
            <w:delText>HasInitialiser</w:delText>
          </w:r>
        </w:del>
      </w:ins>
    </w:p>
    <w:p w14:paraId="6D658BE4" w14:textId="77777777" w:rsidR="0074281D" w:rsidRPr="00E77497" w:rsidDel="004A7791" w:rsidRDefault="0074281D" w:rsidP="0074281D">
      <w:pPr>
        <w:rPr>
          <w:ins w:id="9619" w:author="Rev 4 Allen Wirfs-Brock" w:date="2011-10-20T13:06:00Z"/>
          <w:del w:id="9620" w:author="Rev 7 Allen Wirfs-Brock" w:date="2012-04-26T11:11:00Z"/>
        </w:rPr>
      </w:pPr>
      <w:ins w:id="9621" w:author="Rev 4 Allen Wirfs-Brock" w:date="2011-10-20T13:06:00Z">
        <w:del w:id="9622" w:author="Rev 7 Allen Wirfs-Brock" w:date="2012-04-26T11:11:00Z">
          <w:r w:rsidRPr="00E77497" w:rsidDel="004A7791">
            <w:rPr>
              <w:rStyle w:val="bnf"/>
            </w:rPr>
            <w:delText xml:space="preserve">PropertySetParameterList </w:delText>
          </w:r>
          <w:r w:rsidRPr="00E77497" w:rsidDel="004A7791">
            <w:rPr>
              <w:b/>
            </w:rPr>
            <w:delText>:</w:delText>
          </w:r>
          <w:r w:rsidRPr="00E77497" w:rsidDel="004A7791">
            <w:delText xml:space="preserve"> </w:delText>
          </w:r>
          <w:r w:rsidRPr="00E77497" w:rsidDel="004A7791">
            <w:rPr>
              <w:rFonts w:ascii="Times New Roman" w:hAnsi="Times New Roman"/>
              <w:i/>
            </w:rPr>
            <w:delText xml:space="preserve">BindingIdentifier </w:delText>
          </w:r>
        </w:del>
      </w:ins>
    </w:p>
    <w:p w14:paraId="6BB49054" w14:textId="77777777" w:rsidR="0074281D" w:rsidRPr="00E77497" w:rsidDel="004A7791" w:rsidRDefault="0074281D" w:rsidP="009E3FF6">
      <w:pPr>
        <w:pStyle w:val="Alg4"/>
        <w:numPr>
          <w:ilvl w:val="0"/>
          <w:numId w:val="587"/>
        </w:numPr>
        <w:spacing w:after="220"/>
        <w:contextualSpacing/>
        <w:rPr>
          <w:ins w:id="9623" w:author="Rev 4 Allen Wirfs-Brock" w:date="2011-10-20T13:06:00Z"/>
          <w:del w:id="9624" w:author="Rev 7 Allen Wirfs-Brock" w:date="2012-04-26T11:11:00Z"/>
        </w:rPr>
      </w:pPr>
      <w:ins w:id="9625" w:author="Rev 4 Allen Wirfs-Brock" w:date="2011-10-20T13:06:00Z">
        <w:del w:id="9626" w:author="Rev 7 Allen Wirfs-Brock" w:date="2012-04-26T11:11:00Z">
          <w:r w:rsidRPr="00E77497" w:rsidDel="004A7791">
            <w:delText xml:space="preserve">Return </w:delText>
          </w:r>
          <w:r w:rsidRPr="00E77497" w:rsidDel="004A7791">
            <w:rPr>
              <w:b/>
            </w:rPr>
            <w:delText>false</w:delText>
          </w:r>
          <w:r w:rsidRPr="00E77497" w:rsidDel="004A7791">
            <w:delText>.</w:delText>
          </w:r>
        </w:del>
      </w:ins>
    </w:p>
    <w:p w14:paraId="0911D2F1" w14:textId="77777777" w:rsidR="0074281D" w:rsidRPr="00E77497" w:rsidDel="004A7791" w:rsidRDefault="0074281D" w:rsidP="0074281D">
      <w:pPr>
        <w:rPr>
          <w:ins w:id="9627" w:author="Rev 4 Allen Wirfs-Brock" w:date="2011-10-20T13:06:00Z"/>
          <w:del w:id="9628" w:author="Rev 7 Allen Wirfs-Brock" w:date="2012-04-26T11:11:00Z"/>
        </w:rPr>
      </w:pPr>
      <w:ins w:id="9629" w:author="Rev 4 Allen Wirfs-Brock" w:date="2011-10-20T13:06:00Z">
        <w:del w:id="9630" w:author="Rev 7 Allen Wirfs-Brock" w:date="2012-04-26T11:11:00Z">
          <w:r w:rsidRPr="00E77497" w:rsidDel="004A7791">
            <w:rPr>
              <w:rStyle w:val="bnf"/>
            </w:rPr>
            <w:delText xml:space="preserve">PropertySetParameterList </w:delText>
          </w:r>
          <w:r w:rsidRPr="00E77497" w:rsidDel="004A7791">
            <w:rPr>
              <w:b/>
            </w:rPr>
            <w:delText>:</w:delText>
          </w:r>
          <w:r w:rsidRPr="00E77497" w:rsidDel="004A7791">
            <w:delText xml:space="preserve"> </w:delText>
          </w:r>
          <w:r w:rsidRPr="00E77497" w:rsidDel="004A7791">
            <w:rPr>
              <w:rStyle w:val="bnf"/>
            </w:rPr>
            <w:delText xml:space="preserve">BindingPattern </w:delText>
          </w:r>
        </w:del>
      </w:ins>
    </w:p>
    <w:p w14:paraId="0BD614BC" w14:textId="77777777" w:rsidR="0074281D" w:rsidRPr="00E77497" w:rsidDel="004A7791" w:rsidRDefault="0074281D" w:rsidP="009E3FF6">
      <w:pPr>
        <w:pStyle w:val="Alg4"/>
        <w:numPr>
          <w:ilvl w:val="0"/>
          <w:numId w:val="588"/>
        </w:numPr>
        <w:spacing w:after="220"/>
        <w:contextualSpacing/>
        <w:rPr>
          <w:ins w:id="9631" w:author="Rev 4 Allen Wirfs-Brock" w:date="2011-10-20T13:06:00Z"/>
          <w:del w:id="9632" w:author="Rev 7 Allen Wirfs-Brock" w:date="2012-04-26T11:11:00Z"/>
        </w:rPr>
      </w:pPr>
      <w:ins w:id="9633" w:author="Rev 4 Allen Wirfs-Brock" w:date="2011-10-20T13:06:00Z">
        <w:del w:id="9634" w:author="Rev 7 Allen Wirfs-Brock" w:date="2012-04-26T11:11:00Z">
          <w:r w:rsidRPr="00E77497" w:rsidDel="004A7791">
            <w:delText xml:space="preserve">Return </w:delText>
          </w:r>
          <w:r w:rsidRPr="00E77497" w:rsidDel="004A7791">
            <w:rPr>
              <w:b/>
            </w:rPr>
            <w:delText>false</w:delText>
          </w:r>
          <w:r w:rsidRPr="00E77497" w:rsidDel="004A7791">
            <w:delText>.</w:delText>
          </w:r>
        </w:del>
      </w:ins>
    </w:p>
    <w:p w14:paraId="2EE63814" w14:textId="77777777" w:rsidR="00833F54" w:rsidRPr="00E77497" w:rsidDel="00EA310A" w:rsidRDefault="00833F54" w:rsidP="00833F54">
      <w:pPr>
        <w:rPr>
          <w:ins w:id="9635" w:author="Rev 4 Allen Wirfs-Brock" w:date="2011-10-15T08:41:00Z"/>
          <w:del w:id="9636" w:author="Rev 7 Allen Wirfs-Brock" w:date="2012-04-25T15:48:00Z"/>
          <w:rFonts w:ascii="Helvetica" w:hAnsi="Helvetica"/>
          <w:b/>
        </w:rPr>
      </w:pPr>
      <w:ins w:id="9637" w:author="Rev 4 Allen Wirfs-Brock" w:date="2011-10-15T08:41:00Z">
        <w:del w:id="9638" w:author="Rev 7 Allen Wirfs-Brock" w:date="2012-04-25T15:48:00Z">
          <w:r w:rsidRPr="00E77497" w:rsidDel="00EA310A">
            <w:rPr>
              <w:rFonts w:ascii="Helvetica" w:hAnsi="Helvetica"/>
              <w:b/>
            </w:rPr>
            <w:delText xml:space="preserve">Static Semantics:  </w:delText>
          </w:r>
          <w:r w:rsidRPr="00E77497" w:rsidDel="00EA310A">
            <w:rPr>
              <w:rFonts w:ascii="Helvetica" w:hAnsi="Helvetica"/>
              <w:b/>
              <w:lang w:eastAsia="en-US"/>
            </w:rPr>
            <w:delText>PropertyDefinitionList(name)</w:delText>
          </w:r>
        </w:del>
      </w:ins>
    </w:p>
    <w:p w14:paraId="5102318E" w14:textId="77777777" w:rsidR="00833F54" w:rsidRPr="00E77497" w:rsidDel="00EA310A" w:rsidRDefault="004A5000" w:rsidP="00833F54">
      <w:pPr>
        <w:jc w:val="left"/>
        <w:rPr>
          <w:ins w:id="9639" w:author="Rev 4 Allen Wirfs-Brock" w:date="2011-10-15T08:41:00Z"/>
          <w:del w:id="9640" w:author="Rev 7 Allen Wirfs-Brock" w:date="2012-04-25T15:48:00Z"/>
        </w:rPr>
      </w:pPr>
      <w:ins w:id="9641" w:author="Rev 6 Allen Wirfs-Brock" w:date="2012-02-27T10:59:00Z">
        <w:del w:id="9642" w:author="Rev 7 Allen Wirfs-Brock" w:date="2012-04-20T09:47:00Z">
          <w:r w:rsidRPr="00E77497" w:rsidDel="002D5AF2">
            <w:rPr>
              <w:rStyle w:val="bnf"/>
            </w:rPr>
            <w:delText>PropertyNameAndValueList</w:delText>
          </w:r>
        </w:del>
        <w:del w:id="9643" w:author="Rev 7 Allen Wirfs-Brock" w:date="2012-04-25T15:48:00Z">
          <w:r w:rsidRPr="00E77497" w:rsidDel="00EA310A">
            <w:delText xml:space="preserve"> </w:delText>
          </w:r>
          <w:r w:rsidRPr="00E77497" w:rsidDel="00EA310A">
            <w:rPr>
              <w:b/>
            </w:rPr>
            <w:delText>:</w:delText>
          </w:r>
          <w:r w:rsidRPr="00E77497" w:rsidDel="00EA310A">
            <w:delText xml:space="preserve">  </w:delText>
          </w:r>
        </w:del>
      </w:ins>
      <w:ins w:id="9644" w:author="Rev 4 Allen Wirfs-Brock" w:date="2011-10-15T08:41:00Z">
        <w:del w:id="9645" w:author="Rev 7 Allen Wirfs-Brock" w:date="2012-04-20T09:35:00Z">
          <w:r w:rsidR="00833F54" w:rsidRPr="00E77497" w:rsidDel="001A6289">
            <w:rPr>
              <w:rStyle w:val="bnf"/>
            </w:rPr>
            <w:delText>PropertyAssignment</w:delText>
          </w:r>
        </w:del>
        <w:del w:id="9646" w:author="Rev 7 Allen Wirfs-Brock" w:date="2012-04-25T15:48:00Z">
          <w:r w:rsidR="00833F54" w:rsidRPr="00E77497" w:rsidDel="00EA310A">
            <w:delText xml:space="preserve"> </w:delText>
          </w:r>
          <w:r w:rsidR="00833F54" w:rsidRPr="00E77497" w:rsidDel="00EA310A">
            <w:rPr>
              <w:b/>
            </w:rPr>
            <w:delText>:</w:delText>
          </w:r>
          <w:r w:rsidR="00833F54" w:rsidRPr="00E77497" w:rsidDel="00EA310A">
            <w:delText xml:space="preserve"> </w:delText>
          </w:r>
          <w:r w:rsidR="00833F54" w:rsidRPr="00E77497" w:rsidDel="00EA310A">
            <w:rPr>
              <w:rStyle w:val="bnf"/>
            </w:rPr>
            <w:delText>PropertyName</w:delText>
          </w:r>
          <w:r w:rsidR="00833F54" w:rsidRPr="00E77497" w:rsidDel="00EA310A">
            <w:delText xml:space="preserve"> </w:delText>
          </w:r>
          <w:r w:rsidR="00833F54" w:rsidRPr="00E77497" w:rsidDel="00EA310A">
            <w:rPr>
              <w:rFonts w:ascii="Courier New" w:hAnsi="Courier New" w:cs="Courier New"/>
              <w:b/>
            </w:rPr>
            <w:delText>:</w:delText>
          </w:r>
          <w:r w:rsidR="00833F54" w:rsidRPr="00E77497" w:rsidDel="00EA310A">
            <w:delText xml:space="preserve"> </w:delText>
          </w:r>
          <w:r w:rsidR="00833F54" w:rsidRPr="00E77497" w:rsidDel="00EA310A">
            <w:rPr>
              <w:rStyle w:val="bnf"/>
            </w:rPr>
            <w:delText>AssignmentExpression</w:delText>
          </w:r>
        </w:del>
      </w:ins>
    </w:p>
    <w:p w14:paraId="5C33E9B4" w14:textId="77777777" w:rsidR="00833F54" w:rsidRPr="00E77497" w:rsidDel="00EA310A" w:rsidRDefault="00833F54" w:rsidP="009E3FF6">
      <w:pPr>
        <w:pStyle w:val="Alg4"/>
        <w:numPr>
          <w:ilvl w:val="0"/>
          <w:numId w:val="576"/>
        </w:numPr>
        <w:spacing w:after="220"/>
        <w:contextualSpacing/>
        <w:rPr>
          <w:ins w:id="9647" w:author="Rev 4 Allen Wirfs-Brock" w:date="2011-10-15T08:41:00Z"/>
          <w:del w:id="9648" w:author="Rev 7 Allen Wirfs-Brock" w:date="2012-04-25T15:48:00Z"/>
        </w:rPr>
      </w:pPr>
      <w:ins w:id="9649" w:author="Rev 4 Allen Wirfs-Brock" w:date="2011-10-15T08:41:00Z">
        <w:del w:id="9650" w:author="Rev 7 Allen Wirfs-Brock" w:date="2012-04-25T15:48:00Z">
          <w:r w:rsidRPr="00E77497" w:rsidDel="00EA310A">
            <w:delText xml:space="preserve">If PropName of </w:delText>
          </w:r>
        </w:del>
        <w:del w:id="9651" w:author="Rev 7 Allen Wirfs-Brock" w:date="2012-04-20T09:35:00Z">
          <w:r w:rsidRPr="00E77497" w:rsidDel="001A6289">
            <w:rPr>
              <w:rStyle w:val="bnf"/>
            </w:rPr>
            <w:delText>PropertyAssignment</w:delText>
          </w:r>
        </w:del>
        <w:del w:id="9652" w:author="Rev 7 Allen Wirfs-Brock" w:date="2012-04-25T15:48:00Z">
          <w:r w:rsidRPr="00E77497" w:rsidDel="00EA310A">
            <w:delText xml:space="preserve"> is not </w:delText>
          </w:r>
          <w:r w:rsidRPr="00E77497" w:rsidDel="00EA310A">
            <w:rPr>
              <w:i/>
            </w:rPr>
            <w:delText>name</w:delText>
          </w:r>
          <w:r w:rsidRPr="00E77497" w:rsidDel="00EA310A">
            <w:delText xml:space="preserve"> return the empty List.</w:delText>
          </w:r>
        </w:del>
      </w:ins>
    </w:p>
    <w:p w14:paraId="4E99856B" w14:textId="77777777" w:rsidR="00833F54" w:rsidRPr="00E77497" w:rsidDel="00EA310A" w:rsidRDefault="00833F54" w:rsidP="009E3FF6">
      <w:pPr>
        <w:pStyle w:val="Alg4"/>
        <w:numPr>
          <w:ilvl w:val="0"/>
          <w:numId w:val="576"/>
        </w:numPr>
        <w:spacing w:after="220"/>
        <w:contextualSpacing/>
        <w:rPr>
          <w:ins w:id="9653" w:author="Rev 4 Allen Wirfs-Brock" w:date="2011-10-15T08:41:00Z"/>
          <w:del w:id="9654" w:author="Rev 7 Allen Wirfs-Brock" w:date="2012-04-25T15:48:00Z"/>
        </w:rPr>
      </w:pPr>
      <w:ins w:id="9655" w:author="Rev 4 Allen Wirfs-Brock" w:date="2011-10-15T08:41:00Z">
        <w:del w:id="9656" w:author="Rev 7 Allen Wirfs-Brock" w:date="2012-04-25T15:48:00Z">
          <w:r w:rsidRPr="00E77497" w:rsidDel="00EA310A">
            <w:delText xml:space="preserve">Return a List containing </w:delText>
          </w:r>
        </w:del>
        <w:del w:id="9657" w:author="Rev 7 Allen Wirfs-Brock" w:date="2012-04-20T09:35:00Z">
          <w:r w:rsidRPr="00E77497" w:rsidDel="001A6289">
            <w:rPr>
              <w:rStyle w:val="bnf"/>
            </w:rPr>
            <w:delText>PropertyAssignment</w:delText>
          </w:r>
        </w:del>
        <w:del w:id="9658" w:author="Rev 7 Allen Wirfs-Brock" w:date="2012-04-25T15:48:00Z">
          <w:r w:rsidRPr="00E77497" w:rsidDel="00EA310A">
            <w:delText>.</w:delText>
          </w:r>
        </w:del>
      </w:ins>
    </w:p>
    <w:p w14:paraId="72A02A57" w14:textId="77777777" w:rsidR="00833F54" w:rsidRPr="00E77497" w:rsidDel="00EA310A" w:rsidRDefault="00833F54" w:rsidP="00833F54">
      <w:pPr>
        <w:jc w:val="left"/>
        <w:rPr>
          <w:ins w:id="9659" w:author="Rev 4 Allen Wirfs-Brock" w:date="2011-10-15T08:41:00Z"/>
          <w:del w:id="9660" w:author="Rev 7 Allen Wirfs-Brock" w:date="2012-04-25T15:48:00Z"/>
        </w:rPr>
      </w:pPr>
      <w:ins w:id="9661" w:author="Rev 4 Allen Wirfs-Brock" w:date="2011-10-15T08:41:00Z">
        <w:del w:id="9662" w:author="Rev 7 Allen Wirfs-Brock" w:date="2012-04-20T09:47:00Z">
          <w:r w:rsidRPr="00E77497" w:rsidDel="002D5AF2">
            <w:rPr>
              <w:rStyle w:val="bnf"/>
            </w:rPr>
            <w:delText>PropertyNameAndValueList</w:delText>
          </w:r>
        </w:del>
        <w:del w:id="9663" w:author="Rev 7 Allen Wirfs-Brock" w:date="2012-04-25T15:48:00Z">
          <w:r w:rsidRPr="00E77497" w:rsidDel="00EA310A">
            <w:delText xml:space="preserve"> </w:delText>
          </w:r>
          <w:r w:rsidRPr="00E77497" w:rsidDel="00EA310A">
            <w:rPr>
              <w:b/>
            </w:rPr>
            <w:delText>:</w:delText>
          </w:r>
          <w:r w:rsidRPr="00E77497" w:rsidDel="00EA310A">
            <w:delText xml:space="preserve">  </w:delText>
          </w:r>
        </w:del>
        <w:del w:id="9664" w:author="Rev 7 Allen Wirfs-Brock" w:date="2012-04-20T09:47:00Z">
          <w:r w:rsidRPr="00E77497" w:rsidDel="002D5AF2">
            <w:rPr>
              <w:rStyle w:val="bnf"/>
            </w:rPr>
            <w:delText>PropertyNameAndValueList</w:delText>
          </w:r>
        </w:del>
        <w:del w:id="9665" w:author="Rev 7 Allen Wirfs-Brock" w:date="2012-04-25T15:48:00Z">
          <w:r w:rsidRPr="00E77497" w:rsidDel="00EA310A">
            <w:delText xml:space="preserve"> </w:delText>
          </w:r>
          <w:r w:rsidRPr="00E77497" w:rsidDel="00EA310A">
            <w:rPr>
              <w:rFonts w:ascii="Courier New" w:hAnsi="Courier New" w:cs="Courier New"/>
              <w:b/>
            </w:rPr>
            <w:delText>,</w:delText>
          </w:r>
          <w:r w:rsidRPr="00E77497" w:rsidDel="00EA310A">
            <w:delText xml:space="preserve"> </w:delText>
          </w:r>
        </w:del>
        <w:del w:id="9666" w:author="Rev 7 Allen Wirfs-Brock" w:date="2012-04-20T09:35:00Z">
          <w:r w:rsidRPr="00E77497" w:rsidDel="001A6289">
            <w:rPr>
              <w:rStyle w:val="bnf"/>
            </w:rPr>
            <w:delText>PropertyAssignment</w:delText>
          </w:r>
        </w:del>
      </w:ins>
    </w:p>
    <w:p w14:paraId="05854EF5" w14:textId="77777777" w:rsidR="00833F54" w:rsidRPr="00E77497" w:rsidDel="00EA310A" w:rsidRDefault="00833F54" w:rsidP="009E3FF6">
      <w:pPr>
        <w:pStyle w:val="Alg4"/>
        <w:numPr>
          <w:ilvl w:val="0"/>
          <w:numId w:val="577"/>
        </w:numPr>
        <w:spacing w:after="220"/>
        <w:contextualSpacing/>
        <w:rPr>
          <w:ins w:id="9667" w:author="Rev 4 Allen Wirfs-Brock" w:date="2011-10-15T08:41:00Z"/>
          <w:del w:id="9668" w:author="Rev 7 Allen Wirfs-Brock" w:date="2012-04-25T15:48:00Z"/>
        </w:rPr>
      </w:pPr>
      <w:ins w:id="9669" w:author="Rev 4 Allen Wirfs-Brock" w:date="2011-10-15T08:41:00Z">
        <w:del w:id="9670" w:author="Rev 7 Allen Wirfs-Brock" w:date="2012-04-25T15:48:00Z">
          <w:r w:rsidRPr="00E77497" w:rsidDel="00EA310A">
            <w:delText xml:space="preserve">Let </w:delText>
          </w:r>
          <w:r w:rsidRPr="00E77497" w:rsidDel="00EA310A">
            <w:rPr>
              <w:i/>
            </w:rPr>
            <w:delText>previous</w:delText>
          </w:r>
          <w:r w:rsidRPr="00E77497" w:rsidDel="00EA310A">
            <w:delText xml:space="preserve"> be PropertyDefinitionList(</w:delText>
          </w:r>
          <w:r w:rsidRPr="00E77497" w:rsidDel="00EA310A">
            <w:rPr>
              <w:i/>
            </w:rPr>
            <w:delText>name</w:delText>
          </w:r>
          <w:r w:rsidRPr="00E77497" w:rsidDel="00EA310A">
            <w:delText xml:space="preserve">) of </w:delText>
          </w:r>
        </w:del>
        <w:del w:id="9671" w:author="Rev 7 Allen Wirfs-Brock" w:date="2012-04-20T09:47:00Z">
          <w:r w:rsidRPr="00E77497" w:rsidDel="002D5AF2">
            <w:rPr>
              <w:rStyle w:val="bnf"/>
            </w:rPr>
            <w:delText>PropertyNameAndValueList</w:delText>
          </w:r>
        </w:del>
        <w:del w:id="9672" w:author="Rev 7 Allen Wirfs-Brock" w:date="2012-04-25T15:48:00Z">
          <w:r w:rsidRPr="00E77497" w:rsidDel="00EA310A">
            <w:rPr>
              <w:rStyle w:val="bnf"/>
              <w:i w:val="0"/>
            </w:rPr>
            <w:delText>.</w:delText>
          </w:r>
        </w:del>
      </w:ins>
    </w:p>
    <w:p w14:paraId="6632D083" w14:textId="77777777" w:rsidR="00833F54" w:rsidRPr="00E77497" w:rsidDel="00EA310A" w:rsidRDefault="00833F54" w:rsidP="009E3FF6">
      <w:pPr>
        <w:pStyle w:val="Alg4"/>
        <w:numPr>
          <w:ilvl w:val="0"/>
          <w:numId w:val="577"/>
        </w:numPr>
        <w:contextualSpacing/>
        <w:rPr>
          <w:ins w:id="9673" w:author="Rev 4 Allen Wirfs-Brock" w:date="2011-10-15T08:41:00Z"/>
          <w:del w:id="9674" w:author="Rev 7 Allen Wirfs-Brock" w:date="2012-04-25T15:48:00Z"/>
        </w:rPr>
      </w:pPr>
      <w:ins w:id="9675" w:author="Rev 4 Allen Wirfs-Brock" w:date="2011-10-15T08:41:00Z">
        <w:del w:id="9676" w:author="Rev 7 Allen Wirfs-Brock" w:date="2012-04-25T15:48:00Z">
          <w:r w:rsidRPr="00E77497" w:rsidDel="00EA310A">
            <w:delText xml:space="preserve">If PropName of </w:delText>
          </w:r>
        </w:del>
        <w:del w:id="9677" w:author="Rev 7 Allen Wirfs-Brock" w:date="2012-04-20T09:35:00Z">
          <w:r w:rsidRPr="00E77497" w:rsidDel="001A6289">
            <w:rPr>
              <w:rStyle w:val="bnf"/>
            </w:rPr>
            <w:delText>PropertyAssignment</w:delText>
          </w:r>
        </w:del>
        <w:del w:id="9678" w:author="Rev 7 Allen Wirfs-Brock" w:date="2012-04-25T15:48:00Z">
          <w:r w:rsidRPr="00E77497" w:rsidDel="00EA310A">
            <w:delText xml:space="preserve"> is </w:delText>
          </w:r>
          <w:r w:rsidRPr="00E77497" w:rsidDel="00EA310A">
            <w:rPr>
              <w:i/>
            </w:rPr>
            <w:delText>name</w:delText>
          </w:r>
          <w:r w:rsidRPr="00E77497" w:rsidDel="00EA310A">
            <w:delText xml:space="preserve"> then,</w:delText>
          </w:r>
        </w:del>
      </w:ins>
    </w:p>
    <w:p w14:paraId="467624AE" w14:textId="77777777" w:rsidR="00833F54" w:rsidRPr="00E77497" w:rsidDel="00EA310A" w:rsidRDefault="00833F54" w:rsidP="009E3FF6">
      <w:pPr>
        <w:pStyle w:val="Alg3"/>
        <w:numPr>
          <w:ilvl w:val="1"/>
          <w:numId w:val="575"/>
        </w:numPr>
        <w:tabs>
          <w:tab w:val="clear" w:pos="1440"/>
          <w:tab w:val="left" w:pos="360"/>
        </w:tabs>
        <w:ind w:hanging="1080"/>
        <w:rPr>
          <w:ins w:id="9679" w:author="Rev 4 Allen Wirfs-Brock" w:date="2011-10-15T08:41:00Z"/>
          <w:del w:id="9680" w:author="Rev 7 Allen Wirfs-Brock" w:date="2012-04-25T15:48:00Z"/>
        </w:rPr>
      </w:pPr>
      <w:ins w:id="9681" w:author="Rev 4 Allen Wirfs-Brock" w:date="2011-10-15T08:41:00Z">
        <w:del w:id="9682" w:author="Rev 7 Allen Wirfs-Brock" w:date="2012-04-25T15:48:00Z">
          <w:r w:rsidRPr="00E77497" w:rsidDel="00EA310A">
            <w:delText xml:space="preserve">Append  </w:delText>
          </w:r>
        </w:del>
        <w:del w:id="9683" w:author="Rev 7 Allen Wirfs-Brock" w:date="2012-04-20T09:35:00Z">
          <w:r w:rsidRPr="00E77497" w:rsidDel="001A6289">
            <w:rPr>
              <w:rStyle w:val="bnf"/>
            </w:rPr>
            <w:delText>PropertyAssignment</w:delText>
          </w:r>
        </w:del>
        <w:del w:id="9684" w:author="Rev 7 Allen Wirfs-Brock" w:date="2012-04-25T15:48:00Z">
          <w:r w:rsidRPr="00E77497" w:rsidDel="00EA310A">
            <w:delText xml:space="preserve"> to the end of </w:delText>
          </w:r>
          <w:r w:rsidRPr="00E77497" w:rsidDel="00EA310A">
            <w:rPr>
              <w:i/>
            </w:rPr>
            <w:delText>previous</w:delText>
          </w:r>
          <w:r w:rsidRPr="00E77497" w:rsidDel="00EA310A">
            <w:delText>.</w:delText>
          </w:r>
        </w:del>
      </w:ins>
    </w:p>
    <w:p w14:paraId="3D6A010D" w14:textId="77777777" w:rsidR="00833F54" w:rsidRPr="00E77497" w:rsidDel="00EA310A" w:rsidRDefault="00833F54" w:rsidP="009E3FF6">
      <w:pPr>
        <w:pStyle w:val="Alg4"/>
        <w:numPr>
          <w:ilvl w:val="0"/>
          <w:numId w:val="577"/>
        </w:numPr>
        <w:spacing w:after="220"/>
        <w:contextualSpacing/>
        <w:rPr>
          <w:ins w:id="9685" w:author="Rev 4 Allen Wirfs-Brock" w:date="2011-10-15T08:41:00Z"/>
          <w:del w:id="9686" w:author="Rev 7 Allen Wirfs-Brock" w:date="2012-04-25T15:48:00Z"/>
        </w:rPr>
      </w:pPr>
      <w:ins w:id="9687" w:author="Rev 4 Allen Wirfs-Brock" w:date="2011-10-15T08:41:00Z">
        <w:del w:id="9688" w:author="Rev 7 Allen Wirfs-Brock" w:date="2012-04-25T15:48:00Z">
          <w:r w:rsidRPr="00E77497" w:rsidDel="00EA310A">
            <w:delText xml:space="preserve">Return </w:delText>
          </w:r>
          <w:r w:rsidRPr="00E77497" w:rsidDel="00EA310A">
            <w:rPr>
              <w:i/>
            </w:rPr>
            <w:delText>previous</w:delText>
          </w:r>
          <w:r w:rsidRPr="00E77497" w:rsidDel="00EA310A">
            <w:delText>.</w:delText>
          </w:r>
        </w:del>
      </w:ins>
    </w:p>
    <w:p w14:paraId="26B72165" w14:textId="77777777" w:rsidR="00833F54" w:rsidRPr="00E77497" w:rsidRDefault="00833F54" w:rsidP="00833F54">
      <w:pPr>
        <w:rPr>
          <w:ins w:id="9689" w:author="Rev 4 Allen Wirfs-Brock" w:date="2011-10-15T08:41:00Z"/>
          <w:rFonts w:ascii="Helvetica" w:hAnsi="Helvetica"/>
          <w:b/>
        </w:rPr>
      </w:pPr>
      <w:ins w:id="9690" w:author="Rev 4 Allen Wirfs-Brock" w:date="2011-10-15T08:41:00Z">
        <w:r w:rsidRPr="00E77497">
          <w:rPr>
            <w:rFonts w:ascii="Helvetica" w:hAnsi="Helvetica"/>
            <w:b/>
          </w:rPr>
          <w:t xml:space="preserve">Static Semantics:  </w:t>
        </w:r>
        <w:r w:rsidRPr="00E77497">
          <w:rPr>
            <w:rStyle w:val="bnf"/>
            <w:rFonts w:ascii="Helvetica" w:hAnsi="Helvetica"/>
            <w:b/>
            <w:i w:val="0"/>
          </w:rPr>
          <w:t>PropName</w:t>
        </w:r>
      </w:ins>
    </w:p>
    <w:p w14:paraId="5A88F914" w14:textId="77777777" w:rsidR="00833F54" w:rsidRPr="00E77497" w:rsidRDefault="00833F54" w:rsidP="00833F54">
      <w:pPr>
        <w:rPr>
          <w:ins w:id="9691" w:author="Rev 4 Allen Wirfs-Brock" w:date="2011-10-15T08:41:00Z"/>
        </w:rPr>
      </w:pPr>
      <w:ins w:id="9692" w:author="Rev 4 Allen Wirfs-Brock" w:date="2011-10-15T08:41:00Z">
        <w:del w:id="9693" w:author="Rev 7 Allen Wirfs-Brock" w:date="2012-04-20T09:35:00Z">
          <w:r w:rsidRPr="00E77497" w:rsidDel="001A6289">
            <w:rPr>
              <w:rStyle w:val="bnf"/>
            </w:rPr>
            <w:delText>PropertyAssignment</w:delText>
          </w:r>
        </w:del>
      </w:ins>
      <w:ins w:id="9694" w:author="Rev 7 Allen Wirfs-Brock" w:date="2012-04-20T09:35:00Z">
        <w:r w:rsidR="001A6289">
          <w:rPr>
            <w:rStyle w:val="bnf"/>
          </w:rPr>
          <w:t>PropertyDefinition</w:t>
        </w:r>
      </w:ins>
      <w:ins w:id="9695" w:author="Rev 4 Allen Wirfs-Brock" w:date="2011-10-15T08:41:00Z">
        <w:r w:rsidRPr="00E77497">
          <w:t xml:space="preserve"> </w:t>
        </w:r>
        <w:r w:rsidRPr="00E77497">
          <w:rPr>
            <w:b/>
          </w:rPr>
          <w:t>:</w:t>
        </w:r>
        <w:r w:rsidRPr="00E77497">
          <w:t xml:space="preserve"> </w:t>
        </w:r>
        <w:r w:rsidRPr="00E77497">
          <w:rPr>
            <w:rStyle w:val="bnf"/>
          </w:rPr>
          <w:t>IdentifierName</w:t>
        </w:r>
        <w:r w:rsidRPr="00E77497">
          <w:t xml:space="preserve"> </w:t>
        </w:r>
      </w:ins>
    </w:p>
    <w:p w14:paraId="53C868DA" w14:textId="77777777" w:rsidR="00833F54" w:rsidRPr="00E77497" w:rsidRDefault="00833F54" w:rsidP="004012E4">
      <w:pPr>
        <w:pStyle w:val="Alg4"/>
        <w:numPr>
          <w:ilvl w:val="0"/>
          <w:numId w:val="915"/>
        </w:numPr>
        <w:spacing w:after="220"/>
        <w:contextualSpacing/>
        <w:rPr>
          <w:ins w:id="9696" w:author="Rev 4 Allen Wirfs-Brock" w:date="2011-10-15T08:41:00Z"/>
        </w:rPr>
      </w:pPr>
      <w:ins w:id="9697" w:author="Rev 4 Allen Wirfs-Brock" w:date="2011-10-15T08:41:00Z">
        <w:r w:rsidRPr="00E77497">
          <w:t xml:space="preserve">Return </w:t>
        </w:r>
      </w:ins>
      <w:ins w:id="9698" w:author="Rev 4 Allen Wirfs-Brock" w:date="2011-10-19T12:05:00Z">
        <w:r w:rsidR="0014059F" w:rsidRPr="00E77497">
          <w:t>String</w:t>
        </w:r>
        <w:del w:id="9699" w:author="Rev 9 Allen Wirfs-Brock" w:date="2012-07-07T16:30:00Z">
          <w:r w:rsidR="0014059F" w:rsidRPr="00E77497" w:rsidDel="00D11231">
            <w:delText xml:space="preserve"> </w:delText>
          </w:r>
        </w:del>
        <w:r w:rsidR="0014059F" w:rsidRPr="00E77497">
          <w:t xml:space="preserve">Value of </w:t>
        </w:r>
      </w:ins>
      <w:ins w:id="9700" w:author="Rev 4 Allen Wirfs-Brock" w:date="2011-10-15T08:41:00Z">
        <w:r w:rsidRPr="00E77497">
          <w:rPr>
            <w:rStyle w:val="bnf"/>
          </w:rPr>
          <w:t>IdentifierName</w:t>
        </w:r>
        <w:r w:rsidRPr="00E77497">
          <w:t>.</w:t>
        </w:r>
      </w:ins>
    </w:p>
    <w:p w14:paraId="4A6B6550" w14:textId="77777777" w:rsidR="00833F54" w:rsidRPr="00E77497" w:rsidRDefault="00833F54" w:rsidP="00833F54">
      <w:pPr>
        <w:rPr>
          <w:ins w:id="9701" w:author="Rev 4 Allen Wirfs-Brock" w:date="2011-10-15T08:41:00Z"/>
        </w:rPr>
      </w:pPr>
      <w:ins w:id="9702" w:author="Rev 4 Allen Wirfs-Brock" w:date="2011-10-15T08:41:00Z">
        <w:del w:id="9703" w:author="Rev 7 Allen Wirfs-Brock" w:date="2012-04-20T09:35:00Z">
          <w:r w:rsidRPr="00E77497" w:rsidDel="001A6289">
            <w:rPr>
              <w:rStyle w:val="bnf"/>
            </w:rPr>
            <w:delText>PropertyAssignment</w:delText>
          </w:r>
        </w:del>
      </w:ins>
      <w:ins w:id="9704" w:author="Rev 7 Allen Wirfs-Brock" w:date="2012-04-20T09:35:00Z">
        <w:r w:rsidR="001A6289">
          <w:rPr>
            <w:rStyle w:val="bnf"/>
          </w:rPr>
          <w:t>PropertyDefinition</w:t>
        </w:r>
      </w:ins>
      <w:ins w:id="9705" w:author="Rev 4 Allen Wirfs-Brock" w:date="2011-10-15T08:41:00Z">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 xml:space="preserve"> </w:t>
        </w:r>
      </w:ins>
    </w:p>
    <w:p w14:paraId="151A7A0B" w14:textId="77777777" w:rsidR="00833F54" w:rsidRPr="00E77497" w:rsidRDefault="00833F54" w:rsidP="009E3FF6">
      <w:pPr>
        <w:pStyle w:val="Alg4"/>
        <w:numPr>
          <w:ilvl w:val="0"/>
          <w:numId w:val="579"/>
        </w:numPr>
        <w:spacing w:after="220"/>
        <w:contextualSpacing/>
        <w:rPr>
          <w:ins w:id="9706" w:author="Rev 4 Allen Wirfs-Brock" w:date="2011-10-15T08:41:00Z"/>
        </w:rPr>
      </w:pPr>
      <w:ins w:id="9707" w:author="Rev 4 Allen Wirfs-Brock" w:date="2011-10-15T08:41:00Z">
        <w:r w:rsidRPr="00E77497">
          <w:t>Return PropName</w:t>
        </w:r>
      </w:ins>
      <w:ins w:id="9708" w:author="Rev 4 Allen Wirfs-Brock" w:date="2011-10-19T12:05:00Z">
        <w:r w:rsidR="0014059F" w:rsidRPr="00E77497">
          <w:t xml:space="preserve"> of </w:t>
        </w:r>
      </w:ins>
      <w:ins w:id="9709" w:author="Rev 4 Allen Wirfs-Brock" w:date="2011-10-15T08:41:00Z">
        <w:r w:rsidRPr="00E77497">
          <w:rPr>
            <w:i/>
          </w:rPr>
          <w:t>PropertyName</w:t>
        </w:r>
        <w:r w:rsidRPr="00E77497">
          <w:t>.</w:t>
        </w:r>
      </w:ins>
    </w:p>
    <w:p w14:paraId="33C8B284" w14:textId="77777777" w:rsidR="00EA310A" w:rsidRPr="00E77497" w:rsidDel="00AD18E3" w:rsidRDefault="00EA310A" w:rsidP="00EA310A">
      <w:pPr>
        <w:rPr>
          <w:ins w:id="9710" w:author="Rev 7 Allen Wirfs-Brock" w:date="2012-04-25T15:53:00Z"/>
          <w:del w:id="9711" w:author="Rev 8 Allen Wirfs-Brock" w:date="2012-06-01T08:31:00Z"/>
        </w:rPr>
      </w:pPr>
      <w:ins w:id="9712" w:author="Rev 7 Allen Wirfs-Brock" w:date="2012-04-25T15:53:00Z">
        <w:del w:id="9713" w:author="Rev 8 Allen Wirfs-Brock" w:date="2012-06-01T08:31:00Z">
          <w:r w:rsidDel="00AD18E3">
            <w:rPr>
              <w:rStyle w:val="bnf"/>
            </w:rPr>
            <w:delText>PropertyDefinition</w:delText>
          </w:r>
          <w:r w:rsidRPr="00E77497" w:rsidDel="00AD18E3">
            <w:delText xml:space="preserve"> </w:delText>
          </w:r>
          <w:r w:rsidRPr="00E77497" w:rsidDel="00AD18E3">
            <w:rPr>
              <w:b/>
            </w:rPr>
            <w:delText>:</w:delText>
          </w:r>
          <w:r w:rsidRPr="00E77497" w:rsidDel="00AD18E3">
            <w:delText xml:space="preserve"> </w:delText>
          </w:r>
        </w:del>
      </w:ins>
      <w:ins w:id="9714" w:author="Rev 7 Allen Wirfs-Brock" w:date="2012-04-25T15:54:00Z">
        <w:del w:id="9715" w:author="Rev 8 Allen Wirfs-Brock" w:date="2012-06-01T08:31:00Z">
          <w:r w:rsidDel="00AD18E3">
            <w:rPr>
              <w:rStyle w:val="bnf"/>
            </w:rPr>
            <w:delText>MethodDefinition</w:delText>
          </w:r>
        </w:del>
      </w:ins>
      <w:ins w:id="9716" w:author="Rev 7 Allen Wirfs-Brock" w:date="2012-04-25T15:53:00Z">
        <w:del w:id="9717" w:author="Rev 8 Allen Wirfs-Brock" w:date="2012-06-01T08:31:00Z">
          <w:r w:rsidRPr="00E77497" w:rsidDel="00AD18E3">
            <w:delText xml:space="preserve"> </w:delText>
          </w:r>
        </w:del>
      </w:ins>
    </w:p>
    <w:p w14:paraId="35754679" w14:textId="77777777" w:rsidR="00EA310A" w:rsidRPr="00E77497" w:rsidDel="00AD18E3" w:rsidRDefault="00EA310A" w:rsidP="00EA310A">
      <w:pPr>
        <w:pStyle w:val="Alg4"/>
        <w:numPr>
          <w:ilvl w:val="0"/>
          <w:numId w:val="738"/>
        </w:numPr>
        <w:spacing w:after="220"/>
        <w:contextualSpacing/>
        <w:rPr>
          <w:ins w:id="9718" w:author="Rev 7 Allen Wirfs-Brock" w:date="2012-04-25T15:53:00Z"/>
          <w:del w:id="9719" w:author="Rev 8 Allen Wirfs-Brock" w:date="2012-06-01T08:31:00Z"/>
        </w:rPr>
      </w:pPr>
      <w:ins w:id="9720" w:author="Rev 7 Allen Wirfs-Brock" w:date="2012-04-25T15:53:00Z">
        <w:del w:id="9721" w:author="Rev 8 Allen Wirfs-Brock" w:date="2012-06-01T08:31:00Z">
          <w:r w:rsidRPr="00E77497" w:rsidDel="00AD18E3">
            <w:delText xml:space="preserve">Return </w:delText>
          </w:r>
        </w:del>
      </w:ins>
      <w:ins w:id="9722" w:author="Rev 7 Allen Wirfs-Brock" w:date="2012-04-25T15:54:00Z">
        <w:del w:id="9723" w:author="Rev 8 Allen Wirfs-Brock" w:date="2012-06-01T08:31:00Z">
          <w:r w:rsidDel="00AD18E3">
            <w:delText>PropName</w:delText>
          </w:r>
        </w:del>
      </w:ins>
      <w:ins w:id="9724" w:author="Rev 7 Allen Wirfs-Brock" w:date="2012-04-25T15:53:00Z">
        <w:del w:id="9725" w:author="Rev 8 Allen Wirfs-Brock" w:date="2012-06-01T08:31:00Z">
          <w:r w:rsidRPr="00E77497" w:rsidDel="00AD18E3">
            <w:delText xml:space="preserve"> of </w:delText>
          </w:r>
        </w:del>
      </w:ins>
      <w:ins w:id="9726" w:author="Rev 7 Allen Wirfs-Brock" w:date="2012-04-25T15:54:00Z">
        <w:del w:id="9727" w:author="Rev 8 Allen Wirfs-Brock" w:date="2012-06-01T08:31:00Z">
          <w:r w:rsidDel="00AD18E3">
            <w:rPr>
              <w:rStyle w:val="bnf"/>
            </w:rPr>
            <w:delText>MethodDefinition</w:delText>
          </w:r>
        </w:del>
      </w:ins>
      <w:ins w:id="9728" w:author="Rev 7 Allen Wirfs-Brock" w:date="2012-04-25T15:53:00Z">
        <w:del w:id="9729" w:author="Rev 8 Allen Wirfs-Brock" w:date="2012-06-01T08:31:00Z">
          <w:r w:rsidRPr="00E77497" w:rsidDel="00AD18E3">
            <w:delText>.</w:delText>
          </w:r>
        </w:del>
      </w:ins>
    </w:p>
    <w:p w14:paraId="6F1D6599" w14:textId="77777777" w:rsidR="008D6EE3" w:rsidRPr="00E77497" w:rsidDel="004A7791" w:rsidRDefault="008D6EE3" w:rsidP="008D6EE3">
      <w:pPr>
        <w:rPr>
          <w:ins w:id="9730" w:author="Rev 5 Allen Wirfs-Brock" w:date="2012-01-06T15:41:00Z"/>
          <w:del w:id="9731" w:author="Rev 7 Allen Wirfs-Brock" w:date="2012-04-26T11:11:00Z"/>
        </w:rPr>
      </w:pPr>
      <w:ins w:id="9732" w:author="Rev 5 Allen Wirfs-Brock" w:date="2012-01-06T15:41:00Z">
        <w:del w:id="9733" w:author="Rev 7 Allen Wirfs-Brock" w:date="2012-04-20T09:35:00Z">
          <w:r w:rsidRPr="00E77497" w:rsidDel="001A6289">
            <w:rPr>
              <w:rStyle w:val="bnf"/>
            </w:rPr>
            <w:delText>PropertyAssignment</w:delText>
          </w:r>
        </w:del>
        <w:del w:id="9734" w:author="Rev 7 Allen Wirfs-Brock" w:date="2012-04-26T11:11:00Z">
          <w:r w:rsidRPr="00E77497" w:rsidDel="004A7791">
            <w:delText xml:space="preserve"> </w:delText>
          </w:r>
          <w:r w:rsidRPr="00E77497" w:rsidDel="004A7791">
            <w:rPr>
              <w:b/>
            </w:rPr>
            <w:delText>:</w:delText>
          </w:r>
          <w:r w:rsidRPr="00E77497" w:rsidDel="004A7791">
            <w:delText xml:space="preserve"> </w:delText>
          </w:r>
          <w:r w:rsidRPr="00E77497" w:rsidDel="004A7791">
            <w:rPr>
              <w:rStyle w:val="bnf"/>
            </w:rPr>
            <w:delText>PropertyName</w:delText>
          </w:r>
          <w:r w:rsidRPr="00E77497" w:rsidDel="004A7791">
            <w:rPr>
              <w:iCs/>
            </w:rPr>
            <w:delText xml:space="preserve"> </w:delText>
          </w:r>
          <w:r w:rsidRPr="00E77497" w:rsidDel="004A7791">
            <w:rPr>
              <w:rFonts w:ascii="Courier New" w:hAnsi="Courier New" w:cs="Courier New"/>
              <w:b/>
              <w:iCs/>
            </w:rPr>
            <w:delText>(</w:delText>
          </w:r>
          <w:r w:rsidDel="004A7791">
            <w:rPr>
              <w:rFonts w:ascii="Courier New" w:hAnsi="Courier New" w:cs="Courier New"/>
              <w:b/>
              <w:iCs/>
            </w:rPr>
            <w:delText xml:space="preserve"> </w:delText>
          </w:r>
          <w:r w:rsidRPr="007870CC" w:rsidDel="004A7791">
            <w:rPr>
              <w:rFonts w:ascii="Times New Roman" w:hAnsi="Times New Roman"/>
              <w:i/>
            </w:rPr>
            <w:delText>FormalParameterList</w:delText>
          </w:r>
          <w:r w:rsidRPr="00E77497" w:rsidDel="004A7791">
            <w:rPr>
              <w:rFonts w:ascii="Courier New" w:hAnsi="Courier New" w:cs="Courier New"/>
              <w:b/>
              <w:iCs/>
            </w:rPr>
            <w:delText xml:space="preserve"> ) {</w:delText>
          </w:r>
          <w:r w:rsidRPr="00E77497" w:rsidDel="004A7791">
            <w:rPr>
              <w:iCs/>
            </w:rPr>
            <w:delText xml:space="preserve"> </w:delText>
          </w:r>
          <w:r w:rsidRPr="00E77497" w:rsidDel="004A7791">
            <w:rPr>
              <w:rStyle w:val="bnf"/>
            </w:rPr>
            <w:delText>FunctionBody</w:delText>
          </w:r>
          <w:r w:rsidRPr="00E77497" w:rsidDel="004A7791">
            <w:rPr>
              <w:rFonts w:ascii="Courier New" w:hAnsi="Courier New" w:cs="Courier New"/>
              <w:iCs/>
            </w:rPr>
            <w:delText xml:space="preserve"> </w:delText>
          </w:r>
          <w:r w:rsidRPr="00E77497" w:rsidDel="004A7791">
            <w:rPr>
              <w:rFonts w:ascii="Courier New" w:hAnsi="Courier New" w:cs="Courier New"/>
              <w:b/>
              <w:iCs/>
            </w:rPr>
            <w:delText>}</w:delText>
          </w:r>
          <w:r w:rsidRPr="00E77497" w:rsidDel="004A7791">
            <w:delText xml:space="preserve"> </w:delText>
          </w:r>
        </w:del>
      </w:ins>
    </w:p>
    <w:p w14:paraId="55CF9006" w14:textId="77777777" w:rsidR="008D6EE3" w:rsidRPr="00E77497" w:rsidDel="004A7791" w:rsidRDefault="008D6EE3" w:rsidP="008D6EE3">
      <w:pPr>
        <w:pStyle w:val="Alg4"/>
        <w:numPr>
          <w:ilvl w:val="0"/>
          <w:numId w:val="580"/>
        </w:numPr>
        <w:spacing w:after="220"/>
        <w:contextualSpacing/>
        <w:rPr>
          <w:ins w:id="9735" w:author="Rev 5 Allen Wirfs-Brock" w:date="2012-01-06T15:41:00Z"/>
          <w:del w:id="9736" w:author="Rev 7 Allen Wirfs-Brock" w:date="2012-04-26T11:11:00Z"/>
        </w:rPr>
      </w:pPr>
      <w:ins w:id="9737" w:author="Rev 5 Allen Wirfs-Brock" w:date="2012-01-06T15:41:00Z">
        <w:del w:id="9738" w:author="Rev 7 Allen Wirfs-Brock" w:date="2012-04-26T11:11:00Z">
          <w:r w:rsidRPr="00E77497" w:rsidDel="004A7791">
            <w:delText>Return PropName</w:delText>
          </w:r>
        </w:del>
      </w:ins>
      <w:ins w:id="9739" w:author="Rev 5 Allen Wirfs-Brock" w:date="2012-01-06T15:43:00Z">
        <w:del w:id="9740" w:author="Rev 7 Allen Wirfs-Brock" w:date="2012-04-26T11:11:00Z">
          <w:r w:rsidRPr="008D6EE3" w:rsidDel="004A7791">
            <w:delText xml:space="preserve"> </w:delText>
          </w:r>
          <w:r w:rsidRPr="00E77497" w:rsidDel="004A7791">
            <w:delText xml:space="preserve">of </w:delText>
          </w:r>
          <w:r w:rsidRPr="00E77497" w:rsidDel="004A7791">
            <w:rPr>
              <w:i/>
            </w:rPr>
            <w:delText>PropertyName</w:delText>
          </w:r>
        </w:del>
      </w:ins>
      <w:ins w:id="9741" w:author="Rev 5 Allen Wirfs-Brock" w:date="2012-01-06T15:41:00Z">
        <w:del w:id="9742" w:author="Rev 7 Allen Wirfs-Brock" w:date="2012-04-26T11:11:00Z">
          <w:r w:rsidRPr="00E77497" w:rsidDel="004A7791">
            <w:delText>.</w:delText>
          </w:r>
        </w:del>
      </w:ins>
    </w:p>
    <w:p w14:paraId="16D51052" w14:textId="77777777" w:rsidR="00F75C52" w:rsidRPr="00E77497" w:rsidDel="004A7791" w:rsidRDefault="00F75C52" w:rsidP="00F75C52">
      <w:pPr>
        <w:rPr>
          <w:ins w:id="9743" w:author="Rev 6 Allen Wirfs-Brock" w:date="2012-02-27T10:29:00Z"/>
          <w:del w:id="9744" w:author="Rev 7 Allen Wirfs-Brock" w:date="2012-04-26T11:11:00Z"/>
        </w:rPr>
      </w:pPr>
      <w:ins w:id="9745" w:author="Rev 6 Allen Wirfs-Brock" w:date="2012-02-27T10:29:00Z">
        <w:del w:id="9746" w:author="Rev 7 Allen Wirfs-Brock" w:date="2012-04-20T09:35:00Z">
          <w:r w:rsidRPr="00E77497" w:rsidDel="001A6289">
            <w:rPr>
              <w:rStyle w:val="bnf"/>
            </w:rPr>
            <w:delText>PropertyAssignment</w:delText>
          </w:r>
        </w:del>
        <w:del w:id="9747" w:author="Rev 7 Allen Wirfs-Brock" w:date="2012-04-26T11:11:00Z">
          <w:r w:rsidRPr="00E77497" w:rsidDel="004A7791">
            <w:delText xml:space="preserve"> </w:delText>
          </w:r>
          <w:r w:rsidRPr="00E77497" w:rsidDel="004A7791">
            <w:rPr>
              <w:b/>
            </w:rPr>
            <w:delText>:</w:delText>
          </w:r>
          <w:r w:rsidRPr="00E77497" w:rsidDel="004A7791">
            <w:delText xml:space="preserve"> </w:delText>
          </w:r>
          <w:r w:rsidDel="004A7791">
            <w:rPr>
              <w:rFonts w:ascii="Courier New" w:hAnsi="Courier New" w:cs="Courier New"/>
              <w:b/>
              <w:iCs/>
            </w:rPr>
            <w:delText xml:space="preserve">* </w:delText>
          </w:r>
          <w:r w:rsidRPr="00E77497" w:rsidDel="004A7791">
            <w:rPr>
              <w:rStyle w:val="bnf"/>
            </w:rPr>
            <w:delText>PropertyName</w:delText>
          </w:r>
          <w:r w:rsidRPr="00E77497" w:rsidDel="004A7791">
            <w:rPr>
              <w:iCs/>
            </w:rPr>
            <w:delText xml:space="preserve"> </w:delText>
          </w:r>
          <w:r w:rsidRPr="00E77497" w:rsidDel="004A7791">
            <w:rPr>
              <w:rFonts w:ascii="Courier New" w:hAnsi="Courier New" w:cs="Courier New"/>
              <w:b/>
              <w:iCs/>
            </w:rPr>
            <w:delText>(</w:delText>
          </w:r>
          <w:r w:rsidDel="004A7791">
            <w:rPr>
              <w:rFonts w:ascii="Courier New" w:hAnsi="Courier New" w:cs="Courier New"/>
              <w:b/>
              <w:iCs/>
            </w:rPr>
            <w:delText xml:space="preserve"> </w:delText>
          </w:r>
          <w:r w:rsidRPr="007870CC" w:rsidDel="004A7791">
            <w:rPr>
              <w:rFonts w:ascii="Times New Roman" w:hAnsi="Times New Roman"/>
              <w:i/>
            </w:rPr>
            <w:delText>FormalParameterList</w:delText>
          </w:r>
          <w:r w:rsidRPr="00E77497" w:rsidDel="004A7791">
            <w:rPr>
              <w:rFonts w:ascii="Courier New" w:hAnsi="Courier New" w:cs="Courier New"/>
              <w:b/>
              <w:iCs/>
            </w:rPr>
            <w:delText xml:space="preserve"> ) {</w:delText>
          </w:r>
          <w:r w:rsidRPr="00E77497" w:rsidDel="004A7791">
            <w:rPr>
              <w:iCs/>
            </w:rPr>
            <w:delText xml:space="preserve"> </w:delText>
          </w:r>
          <w:r w:rsidRPr="00E77497" w:rsidDel="004A7791">
            <w:rPr>
              <w:rStyle w:val="bnf"/>
            </w:rPr>
            <w:delText>FunctionBody</w:delText>
          </w:r>
          <w:r w:rsidRPr="00E77497" w:rsidDel="004A7791">
            <w:rPr>
              <w:rFonts w:ascii="Courier New" w:hAnsi="Courier New" w:cs="Courier New"/>
              <w:iCs/>
            </w:rPr>
            <w:delText xml:space="preserve"> </w:delText>
          </w:r>
          <w:r w:rsidRPr="00E77497" w:rsidDel="004A7791">
            <w:rPr>
              <w:rFonts w:ascii="Courier New" w:hAnsi="Courier New" w:cs="Courier New"/>
              <w:b/>
              <w:iCs/>
            </w:rPr>
            <w:delText>}</w:delText>
          </w:r>
          <w:r w:rsidRPr="00E77497" w:rsidDel="004A7791">
            <w:delText xml:space="preserve"> </w:delText>
          </w:r>
        </w:del>
      </w:ins>
    </w:p>
    <w:p w14:paraId="06DFE0FA" w14:textId="77777777" w:rsidR="00F75C52" w:rsidRPr="00E77497" w:rsidDel="004A7791" w:rsidRDefault="00F75C52">
      <w:pPr>
        <w:pStyle w:val="Alg4"/>
        <w:numPr>
          <w:ilvl w:val="0"/>
          <w:numId w:val="699"/>
        </w:numPr>
        <w:spacing w:after="220"/>
        <w:contextualSpacing/>
        <w:rPr>
          <w:ins w:id="9748" w:author="Rev 6 Allen Wirfs-Brock" w:date="2012-02-27T10:29:00Z"/>
          <w:del w:id="9749" w:author="Rev 7 Allen Wirfs-Brock" w:date="2012-04-26T11:11:00Z"/>
        </w:rPr>
        <w:pPrChange w:id="9750" w:author="Rev 6 Allen Wirfs-Brock" w:date="2012-02-27T10:29:00Z">
          <w:pPr>
            <w:pStyle w:val="Alg4"/>
            <w:numPr>
              <w:numId w:val="580"/>
            </w:numPr>
            <w:tabs>
              <w:tab w:val="num" w:pos="360"/>
            </w:tabs>
            <w:spacing w:after="220"/>
            <w:ind w:left="360" w:hanging="360"/>
            <w:contextualSpacing/>
          </w:pPr>
        </w:pPrChange>
      </w:pPr>
      <w:ins w:id="9751" w:author="Rev 6 Allen Wirfs-Brock" w:date="2012-02-27T10:29:00Z">
        <w:del w:id="9752" w:author="Rev 7 Allen Wirfs-Brock" w:date="2012-04-26T11:11:00Z">
          <w:r w:rsidRPr="00E77497" w:rsidDel="004A7791">
            <w:delText>Return PropName</w:delText>
          </w:r>
          <w:r w:rsidRPr="008D6EE3" w:rsidDel="004A7791">
            <w:delText xml:space="preserve"> </w:delText>
          </w:r>
          <w:r w:rsidRPr="00E77497" w:rsidDel="004A7791">
            <w:delText xml:space="preserve">of </w:delText>
          </w:r>
          <w:r w:rsidRPr="00E77497" w:rsidDel="004A7791">
            <w:rPr>
              <w:i/>
            </w:rPr>
            <w:delText>PropertyName</w:delText>
          </w:r>
          <w:r w:rsidRPr="00E77497" w:rsidDel="004A7791">
            <w:delText>.</w:delText>
          </w:r>
        </w:del>
      </w:ins>
    </w:p>
    <w:p w14:paraId="55C6795C" w14:textId="77777777" w:rsidR="00833F54" w:rsidRPr="00E77497" w:rsidDel="004A7791" w:rsidRDefault="00833F54" w:rsidP="00833F54">
      <w:pPr>
        <w:keepNext/>
        <w:rPr>
          <w:ins w:id="9753" w:author="Rev 4 Allen Wirfs-Brock" w:date="2011-10-15T08:41:00Z"/>
          <w:del w:id="9754" w:author="Rev 7 Allen Wirfs-Brock" w:date="2012-04-26T11:11:00Z"/>
        </w:rPr>
      </w:pPr>
      <w:ins w:id="9755" w:author="Rev 4 Allen Wirfs-Brock" w:date="2011-10-15T08:41:00Z">
        <w:del w:id="9756" w:author="Rev 7 Allen Wirfs-Brock" w:date="2012-04-20T09:35:00Z">
          <w:r w:rsidRPr="00E77497" w:rsidDel="001A6289">
            <w:rPr>
              <w:rStyle w:val="bnf"/>
            </w:rPr>
            <w:delText>PropertyAssignment</w:delText>
          </w:r>
        </w:del>
        <w:del w:id="9757" w:author="Rev 7 Allen Wirfs-Brock" w:date="2012-04-26T11:11:00Z">
          <w:r w:rsidRPr="00E77497" w:rsidDel="004A7791">
            <w:delText xml:space="preserve"> </w:delText>
          </w:r>
          <w:r w:rsidRPr="00E77497" w:rsidDel="004A7791">
            <w:rPr>
              <w:b/>
            </w:rPr>
            <w:delText>:</w:delText>
          </w:r>
          <w:r w:rsidRPr="00E77497" w:rsidDel="004A7791">
            <w:delText xml:space="preserve"> </w:delText>
          </w:r>
          <w:r w:rsidRPr="00E77497" w:rsidDel="004A7791">
            <w:rPr>
              <w:rFonts w:ascii="Courier New" w:hAnsi="Courier New" w:cs="Courier New"/>
              <w:b/>
              <w:iCs/>
            </w:rPr>
            <w:delText>get</w:delText>
          </w:r>
          <w:r w:rsidRPr="00E77497" w:rsidDel="004A7791">
            <w:rPr>
              <w:iCs/>
            </w:rPr>
            <w:delText xml:space="preserve"> </w:delText>
          </w:r>
          <w:r w:rsidRPr="00E77497" w:rsidDel="004A7791">
            <w:rPr>
              <w:rStyle w:val="bnf"/>
            </w:rPr>
            <w:delText>PropertyName</w:delText>
          </w:r>
          <w:r w:rsidRPr="00E77497" w:rsidDel="004A7791">
            <w:rPr>
              <w:iCs/>
            </w:rPr>
            <w:delText xml:space="preserve"> </w:delText>
          </w:r>
          <w:r w:rsidRPr="00E77497" w:rsidDel="004A7791">
            <w:rPr>
              <w:rFonts w:ascii="Courier New" w:hAnsi="Courier New" w:cs="Courier New"/>
              <w:b/>
              <w:iCs/>
            </w:rPr>
            <w:delText>( ) {</w:delText>
          </w:r>
          <w:r w:rsidRPr="00E77497" w:rsidDel="004A7791">
            <w:rPr>
              <w:iCs/>
            </w:rPr>
            <w:delText xml:space="preserve"> </w:delText>
          </w:r>
          <w:r w:rsidRPr="00E77497" w:rsidDel="004A7791">
            <w:rPr>
              <w:rStyle w:val="bnf"/>
            </w:rPr>
            <w:delText>FunctionBody</w:delText>
          </w:r>
          <w:r w:rsidRPr="00E77497" w:rsidDel="004A7791">
            <w:rPr>
              <w:rFonts w:ascii="Courier New" w:hAnsi="Courier New" w:cs="Courier New"/>
              <w:iCs/>
            </w:rPr>
            <w:delText xml:space="preserve"> </w:delText>
          </w:r>
          <w:r w:rsidRPr="00E77497" w:rsidDel="004A7791">
            <w:rPr>
              <w:rFonts w:ascii="Courier New" w:hAnsi="Courier New" w:cs="Courier New"/>
              <w:b/>
              <w:iCs/>
            </w:rPr>
            <w:delText>}</w:delText>
          </w:r>
        </w:del>
      </w:ins>
    </w:p>
    <w:p w14:paraId="3A2AB482" w14:textId="77777777" w:rsidR="00833F54" w:rsidRPr="00E77497" w:rsidDel="004A7791" w:rsidRDefault="00833F54" w:rsidP="00415961">
      <w:pPr>
        <w:pStyle w:val="Alg4"/>
        <w:numPr>
          <w:ilvl w:val="0"/>
          <w:numId w:val="631"/>
        </w:numPr>
        <w:spacing w:after="220"/>
        <w:contextualSpacing/>
        <w:rPr>
          <w:ins w:id="9758" w:author="Rev 4 Allen Wirfs-Brock" w:date="2011-10-15T08:41:00Z"/>
          <w:del w:id="9759" w:author="Rev 7 Allen Wirfs-Brock" w:date="2012-04-26T11:11:00Z"/>
        </w:rPr>
      </w:pPr>
      <w:ins w:id="9760" w:author="Rev 4 Allen Wirfs-Brock" w:date="2011-10-15T08:41:00Z">
        <w:del w:id="9761" w:author="Rev 7 Allen Wirfs-Brock" w:date="2012-04-26T11:11:00Z">
          <w:r w:rsidRPr="00E77497" w:rsidDel="004A7791">
            <w:delText>Return PropName</w:delText>
          </w:r>
        </w:del>
      </w:ins>
      <w:ins w:id="9762" w:author="Rev 5 Allen Wirfs-Brock" w:date="2012-01-06T15:43:00Z">
        <w:del w:id="9763" w:author="Rev 7 Allen Wirfs-Brock" w:date="2012-04-26T11:11:00Z">
          <w:r w:rsidR="0099011E" w:rsidRPr="0099011E" w:rsidDel="004A7791">
            <w:delText xml:space="preserve"> </w:delText>
          </w:r>
          <w:r w:rsidR="0099011E" w:rsidRPr="00E77497" w:rsidDel="004A7791">
            <w:delText xml:space="preserve">of </w:delText>
          </w:r>
          <w:r w:rsidR="0099011E" w:rsidRPr="00E77497" w:rsidDel="004A7791">
            <w:rPr>
              <w:i/>
            </w:rPr>
            <w:delText>PropertyName</w:delText>
          </w:r>
        </w:del>
      </w:ins>
      <w:ins w:id="9764" w:author="Rev 4 Allen Wirfs-Brock" w:date="2011-10-15T08:41:00Z">
        <w:del w:id="9765" w:author="Rev 7 Allen Wirfs-Brock" w:date="2012-04-26T11:11:00Z">
          <w:r w:rsidRPr="00E77497" w:rsidDel="004A7791">
            <w:delText>(</w:delText>
          </w:r>
          <w:r w:rsidRPr="00E77497" w:rsidDel="004A7791">
            <w:rPr>
              <w:i/>
            </w:rPr>
            <w:delText>PropertyName</w:delText>
          </w:r>
          <w:r w:rsidRPr="00E77497" w:rsidDel="004A7791">
            <w:delText>).</w:delText>
          </w:r>
        </w:del>
      </w:ins>
    </w:p>
    <w:p w14:paraId="135BC342" w14:textId="77777777" w:rsidR="00833F54" w:rsidRPr="008B7F6F" w:rsidDel="004A7791" w:rsidRDefault="00833F54" w:rsidP="00833F54">
      <w:pPr>
        <w:rPr>
          <w:ins w:id="9766" w:author="Rev 4 Allen Wirfs-Brock" w:date="2011-10-15T08:41:00Z"/>
          <w:del w:id="9767" w:author="Rev 7 Allen Wirfs-Brock" w:date="2012-04-26T11:11:00Z"/>
        </w:rPr>
      </w:pPr>
      <w:ins w:id="9768" w:author="Rev 4 Allen Wirfs-Brock" w:date="2011-10-15T08:41:00Z">
        <w:del w:id="9769" w:author="Rev 7 Allen Wirfs-Brock" w:date="2012-04-20T09:35:00Z">
          <w:r w:rsidRPr="00E77497" w:rsidDel="001A6289">
            <w:rPr>
              <w:rStyle w:val="bnf"/>
            </w:rPr>
            <w:delText>PropertyAssignment</w:delText>
          </w:r>
        </w:del>
        <w:del w:id="9770" w:author="Rev 7 Allen Wirfs-Brock" w:date="2012-04-26T11:11:00Z">
          <w:r w:rsidRPr="00E77497" w:rsidDel="004A7791">
            <w:delText xml:space="preserve"> </w:delText>
          </w:r>
          <w:r w:rsidRPr="00E77497" w:rsidDel="004A7791">
            <w:rPr>
              <w:b/>
            </w:rPr>
            <w:delText>:</w:delText>
          </w:r>
          <w:r w:rsidRPr="00E77497" w:rsidDel="004A7791">
            <w:delText xml:space="preserve"> </w:delText>
          </w:r>
          <w:r w:rsidRPr="00E77497" w:rsidDel="004A7791">
            <w:rPr>
              <w:rFonts w:ascii="Courier New" w:hAnsi="Courier New" w:cs="Courier New"/>
              <w:b/>
              <w:iCs/>
            </w:rPr>
            <w:delText>set</w:delText>
          </w:r>
          <w:r w:rsidRPr="00E77497" w:rsidDel="004A7791">
            <w:rPr>
              <w:iCs/>
            </w:rPr>
            <w:delText xml:space="preserve"> </w:delText>
          </w:r>
          <w:r w:rsidRPr="00E77497" w:rsidDel="004A7791">
            <w:rPr>
              <w:rStyle w:val="bnf"/>
            </w:rPr>
            <w:delText>PropertyName</w:delText>
          </w:r>
          <w:r w:rsidRPr="00E77497" w:rsidDel="004A7791">
            <w:rPr>
              <w:iCs/>
            </w:rPr>
            <w:delText xml:space="preserve"> </w:delText>
          </w:r>
          <w:r w:rsidRPr="00E77497" w:rsidDel="004A7791">
            <w:rPr>
              <w:rFonts w:ascii="Courier New" w:hAnsi="Courier New" w:cs="Courier New"/>
              <w:b/>
              <w:iCs/>
            </w:rPr>
            <w:delText xml:space="preserve">( </w:delText>
          </w:r>
          <w:r w:rsidRPr="00E77497" w:rsidDel="004A7791">
            <w:rPr>
              <w:rStyle w:val="bnf"/>
            </w:rPr>
            <w:delText>PropertySetParameterList</w:delText>
          </w:r>
          <w:r w:rsidRPr="00120381" w:rsidDel="004A7791">
            <w:rPr>
              <w:rFonts w:ascii="Courier New" w:hAnsi="Courier New" w:cs="Courier New"/>
              <w:b/>
              <w:iCs/>
            </w:rPr>
            <w:delText xml:space="preserve"> )</w:delText>
          </w:r>
          <w:r w:rsidRPr="004D1BD1" w:rsidDel="004A7791">
            <w:rPr>
              <w:rFonts w:ascii="Courier New" w:hAnsi="Courier New" w:cs="Courier New"/>
              <w:b/>
              <w:iCs/>
            </w:rPr>
            <w:delText xml:space="preserve"> {</w:delText>
          </w:r>
          <w:r w:rsidRPr="003B4312" w:rsidDel="004A7791">
            <w:rPr>
              <w:iCs/>
            </w:rPr>
            <w:delText xml:space="preserve"> </w:delText>
          </w:r>
          <w:r w:rsidRPr="003B4312" w:rsidDel="004A7791">
            <w:rPr>
              <w:rStyle w:val="bnf"/>
            </w:rPr>
            <w:delText>FunctionBody</w:delText>
          </w:r>
          <w:r w:rsidRPr="003B4312" w:rsidDel="004A7791">
            <w:rPr>
              <w:rFonts w:ascii="Courier New" w:hAnsi="Courier New" w:cs="Courier New"/>
              <w:iCs/>
            </w:rPr>
            <w:delText xml:space="preserve"> </w:delText>
          </w:r>
          <w:r w:rsidRPr="003B4312" w:rsidDel="004A7791">
            <w:rPr>
              <w:rFonts w:ascii="Courier New" w:hAnsi="Courier New" w:cs="Courier New"/>
              <w:b/>
              <w:iCs/>
            </w:rPr>
            <w:delText>}</w:delText>
          </w:r>
          <w:r w:rsidRPr="008B7F6F" w:rsidDel="004A7791">
            <w:delText xml:space="preserve"> </w:delText>
          </w:r>
        </w:del>
      </w:ins>
    </w:p>
    <w:p w14:paraId="425E8142" w14:textId="77777777" w:rsidR="00833F54" w:rsidRPr="006B6D0A" w:rsidDel="004A7791" w:rsidRDefault="00833F54" w:rsidP="009E3FF6">
      <w:pPr>
        <w:pStyle w:val="Alg4"/>
        <w:numPr>
          <w:ilvl w:val="0"/>
          <w:numId w:val="581"/>
        </w:numPr>
        <w:spacing w:after="220"/>
        <w:contextualSpacing/>
        <w:rPr>
          <w:ins w:id="9771" w:author="Rev 4 Allen Wirfs-Brock" w:date="2011-10-15T08:41:00Z"/>
          <w:del w:id="9772" w:author="Rev 7 Allen Wirfs-Brock" w:date="2012-04-26T11:11:00Z"/>
        </w:rPr>
      </w:pPr>
      <w:ins w:id="9773" w:author="Rev 4 Allen Wirfs-Brock" w:date="2011-10-15T08:41:00Z">
        <w:del w:id="9774" w:author="Rev 7 Allen Wirfs-Brock" w:date="2012-04-26T11:11:00Z">
          <w:r w:rsidRPr="006B6D0A" w:rsidDel="004A7791">
            <w:delText>Return PropName</w:delText>
          </w:r>
        </w:del>
      </w:ins>
      <w:ins w:id="9775" w:author="Rev 5 Allen Wirfs-Brock" w:date="2012-01-06T15:43:00Z">
        <w:del w:id="9776" w:author="Rev 7 Allen Wirfs-Brock" w:date="2012-04-26T11:11:00Z">
          <w:r w:rsidR="0099011E" w:rsidRPr="0099011E" w:rsidDel="004A7791">
            <w:delText xml:space="preserve"> </w:delText>
          </w:r>
          <w:r w:rsidR="0099011E" w:rsidRPr="00E77497" w:rsidDel="004A7791">
            <w:delText xml:space="preserve">of </w:delText>
          </w:r>
          <w:r w:rsidR="0099011E" w:rsidRPr="00E77497" w:rsidDel="004A7791">
            <w:rPr>
              <w:i/>
            </w:rPr>
            <w:delText>PropertyName</w:delText>
          </w:r>
        </w:del>
      </w:ins>
      <w:ins w:id="9777" w:author="Rev 4 Allen Wirfs-Brock" w:date="2011-10-15T08:41:00Z">
        <w:del w:id="9778" w:author="Rev 7 Allen Wirfs-Brock" w:date="2012-04-26T11:11:00Z">
          <w:r w:rsidRPr="006B6D0A" w:rsidDel="004A7791">
            <w:delText>(</w:delText>
          </w:r>
          <w:r w:rsidRPr="006B6D0A" w:rsidDel="004A7791">
            <w:rPr>
              <w:i/>
            </w:rPr>
            <w:delText>PropertyName</w:delText>
          </w:r>
          <w:r w:rsidRPr="006B6D0A" w:rsidDel="004A7791">
            <w:delText>).</w:delText>
          </w:r>
        </w:del>
      </w:ins>
    </w:p>
    <w:p w14:paraId="3E91A95A" w14:textId="77777777" w:rsidR="00833F54" w:rsidRPr="00B820AB" w:rsidDel="00AD18E3" w:rsidRDefault="00833F54" w:rsidP="00833F54">
      <w:pPr>
        <w:rPr>
          <w:ins w:id="9779" w:author="Rev 4 Allen Wirfs-Brock" w:date="2011-10-15T08:41:00Z"/>
          <w:del w:id="9780" w:author="Rev 8 Allen Wirfs-Brock" w:date="2012-06-01T08:31:00Z"/>
        </w:rPr>
      </w:pPr>
      <w:ins w:id="9781" w:author="Rev 4 Allen Wirfs-Brock" w:date="2011-10-15T08:41:00Z">
        <w:del w:id="9782" w:author="Rev 8 Allen Wirfs-Brock" w:date="2012-06-01T08:31:00Z">
          <w:r w:rsidRPr="00E65A34" w:rsidDel="00AD18E3">
            <w:rPr>
              <w:rStyle w:val="bnf"/>
            </w:rPr>
            <w:delText>PropertyName</w:delText>
          </w:r>
          <w:r w:rsidRPr="009C202C" w:rsidDel="00AD18E3">
            <w:delText xml:space="preserve"> </w:delText>
          </w:r>
          <w:r w:rsidRPr="00B820AB" w:rsidDel="00AD18E3">
            <w:rPr>
              <w:b/>
            </w:rPr>
            <w:delText xml:space="preserve">: </w:delText>
          </w:r>
          <w:r w:rsidRPr="00B820AB" w:rsidDel="00AD18E3">
            <w:delText xml:space="preserve"> </w:delText>
          </w:r>
          <w:r w:rsidRPr="00B820AB" w:rsidDel="00AD18E3">
            <w:rPr>
              <w:rStyle w:val="bnf"/>
            </w:rPr>
            <w:delText>IdentifierName</w:delText>
          </w:r>
          <w:r w:rsidRPr="00B820AB" w:rsidDel="00AD18E3">
            <w:delText xml:space="preserve">  </w:delText>
          </w:r>
        </w:del>
      </w:ins>
    </w:p>
    <w:p w14:paraId="751ABC81" w14:textId="77777777" w:rsidR="00833F54" w:rsidRPr="00E77497" w:rsidDel="00AD18E3" w:rsidRDefault="00833F54" w:rsidP="009E3FF6">
      <w:pPr>
        <w:pStyle w:val="Alg4"/>
        <w:numPr>
          <w:ilvl w:val="0"/>
          <w:numId w:val="582"/>
        </w:numPr>
        <w:spacing w:after="220"/>
        <w:contextualSpacing/>
        <w:rPr>
          <w:ins w:id="9783" w:author="Rev 4 Allen Wirfs-Brock" w:date="2011-10-15T08:41:00Z"/>
          <w:del w:id="9784" w:author="Rev 8 Allen Wirfs-Brock" w:date="2012-06-01T08:31:00Z"/>
        </w:rPr>
      </w:pPr>
      <w:ins w:id="9785" w:author="Rev 4 Allen Wirfs-Brock" w:date="2011-10-15T08:41:00Z">
        <w:del w:id="9786" w:author="Rev 8 Allen Wirfs-Brock" w:date="2012-06-01T08:31:00Z">
          <w:r w:rsidRPr="00675B74" w:rsidDel="00AD18E3">
            <w:delText>Return PropName(</w:delText>
          </w:r>
        </w:del>
      </w:ins>
      <w:ins w:id="9787" w:author="Rev 5 Allen Wirfs-Brock" w:date="2012-01-06T15:43:00Z">
        <w:del w:id="9788" w:author="Rev 8 Allen Wirfs-Brock" w:date="2012-06-01T08:31:00Z">
          <w:r w:rsidR="0099011E" w:rsidDel="00AD18E3">
            <w:delText xml:space="preserve"> of </w:delText>
          </w:r>
        </w:del>
      </w:ins>
      <w:ins w:id="9789" w:author="Rev 4 Allen Wirfs-Brock" w:date="2011-10-15T08:41:00Z">
        <w:del w:id="9790" w:author="Rev 8 Allen Wirfs-Brock" w:date="2012-06-01T08:31:00Z">
          <w:r w:rsidRPr="00E77497" w:rsidDel="00AD18E3">
            <w:rPr>
              <w:i/>
            </w:rPr>
            <w:delText>IdentifierName</w:delText>
          </w:r>
          <w:r w:rsidRPr="00E77497" w:rsidDel="00AD18E3">
            <w:delText>).</w:delText>
          </w:r>
        </w:del>
      </w:ins>
    </w:p>
    <w:p w14:paraId="1DBEA6C3" w14:textId="77777777" w:rsidR="00833F54" w:rsidRPr="00E77497" w:rsidRDefault="00833F54" w:rsidP="00833F54">
      <w:pPr>
        <w:rPr>
          <w:ins w:id="9791" w:author="Rev 4 Allen Wirfs-Brock" w:date="2011-10-15T08:41:00Z"/>
        </w:rPr>
      </w:pPr>
      <w:ins w:id="9792" w:author="Rev 4 Allen Wirfs-Brock" w:date="2011-10-15T08:41:00Z">
        <w:r w:rsidRPr="00E77497">
          <w:rPr>
            <w:rStyle w:val="bnf"/>
          </w:rPr>
          <w:t>PropertyName</w:t>
        </w:r>
        <w:r w:rsidRPr="00E77497">
          <w:t xml:space="preserve"> </w:t>
        </w:r>
        <w:r w:rsidRPr="00E77497">
          <w:rPr>
            <w:b/>
          </w:rPr>
          <w:t xml:space="preserve">: </w:t>
        </w:r>
        <w:r w:rsidRPr="00E77497">
          <w:t xml:space="preserve"> </w:t>
        </w:r>
        <w:r w:rsidRPr="00E77497">
          <w:rPr>
            <w:rStyle w:val="bnf"/>
          </w:rPr>
          <w:t>StringLiteral</w:t>
        </w:r>
        <w:r w:rsidRPr="00E77497">
          <w:t xml:space="preserve">  </w:t>
        </w:r>
      </w:ins>
    </w:p>
    <w:p w14:paraId="36105118" w14:textId="77777777" w:rsidR="00833F54" w:rsidRPr="00E77497" w:rsidRDefault="00833F54" w:rsidP="009E3FF6">
      <w:pPr>
        <w:pStyle w:val="Alg4"/>
        <w:numPr>
          <w:ilvl w:val="0"/>
          <w:numId w:val="583"/>
        </w:numPr>
        <w:spacing w:after="220"/>
        <w:contextualSpacing/>
        <w:rPr>
          <w:ins w:id="9793" w:author="Rev 4 Allen Wirfs-Brock" w:date="2011-10-15T08:41:00Z"/>
        </w:rPr>
      </w:pPr>
      <w:ins w:id="9794" w:author="Rev 4 Allen Wirfs-Brock" w:date="2011-10-15T08:41:00Z">
        <w:r w:rsidRPr="00E77497">
          <w:t xml:space="preserve">Return </w:t>
        </w:r>
        <w:del w:id="9795" w:author="Rev 10 Allen Wirfs-Brock" w:date="2012-07-09T14:41:00Z">
          <w:r w:rsidRPr="00E77497" w:rsidDel="001417BA">
            <w:delText>the</w:delText>
          </w:r>
        </w:del>
      </w:ins>
      <w:ins w:id="9796" w:author="Rev 10 Allen Wirfs-Brock" w:date="2012-07-09T14:41:00Z">
        <w:r w:rsidR="001417BA">
          <w:t>a String values whose characters are the</w:t>
        </w:r>
      </w:ins>
      <w:ins w:id="9797" w:author="Rev 4 Allen Wirfs-Brock" w:date="2011-10-15T08:41:00Z">
        <w:r w:rsidRPr="00E77497">
          <w:t xml:space="preserve"> SV of the </w:t>
        </w:r>
        <w:r w:rsidRPr="00E77497">
          <w:rPr>
            <w:i/>
          </w:rPr>
          <w:t>StringLiteral</w:t>
        </w:r>
        <w:r w:rsidRPr="00E77497">
          <w:t>.</w:t>
        </w:r>
      </w:ins>
    </w:p>
    <w:p w14:paraId="2B03DFC9" w14:textId="77777777" w:rsidR="00833F54" w:rsidRPr="00E77497" w:rsidRDefault="00833F54" w:rsidP="00833F54">
      <w:pPr>
        <w:rPr>
          <w:ins w:id="9798" w:author="Rev 4 Allen Wirfs-Brock" w:date="2011-10-15T08:41:00Z"/>
        </w:rPr>
      </w:pPr>
      <w:ins w:id="9799" w:author="Rev 4 Allen Wirfs-Brock" w:date="2011-10-15T08:41:00Z">
        <w:r w:rsidRPr="00E77497">
          <w:rPr>
            <w:rStyle w:val="bnf"/>
          </w:rPr>
          <w:t>PropertyName</w:t>
        </w:r>
        <w:r w:rsidRPr="00E77497">
          <w:t xml:space="preserve"> </w:t>
        </w:r>
        <w:r w:rsidRPr="00E77497">
          <w:rPr>
            <w:b/>
          </w:rPr>
          <w:t>:</w:t>
        </w:r>
        <w:r w:rsidRPr="00E77497">
          <w:t xml:space="preserve"> </w:t>
        </w:r>
        <w:r w:rsidRPr="00E77497">
          <w:rPr>
            <w:rStyle w:val="bnf"/>
          </w:rPr>
          <w:t>NumericLiteral</w:t>
        </w:r>
        <w:r w:rsidRPr="00E77497">
          <w:t xml:space="preserve">  </w:t>
        </w:r>
      </w:ins>
    </w:p>
    <w:p w14:paraId="4EACE23C" w14:textId="77777777" w:rsidR="00833F54" w:rsidRPr="00E77497" w:rsidRDefault="00833F54" w:rsidP="009E3FF6">
      <w:pPr>
        <w:pStyle w:val="Alg4"/>
        <w:numPr>
          <w:ilvl w:val="0"/>
          <w:numId w:val="584"/>
        </w:numPr>
        <w:spacing w:after="220"/>
        <w:contextualSpacing/>
        <w:rPr>
          <w:ins w:id="9800" w:author="Rev 4 Allen Wirfs-Brock" w:date="2011-10-15T08:41:00Z"/>
        </w:rPr>
      </w:pPr>
      <w:ins w:id="9801" w:author="Rev 4 Allen Wirfs-Brock" w:date="2011-10-15T08:41:00Z">
        <w:r w:rsidRPr="00E77497">
          <w:t xml:space="preserve">Let </w:t>
        </w:r>
        <w:r w:rsidRPr="00E77497">
          <w:rPr>
            <w:i/>
          </w:rPr>
          <w:t xml:space="preserve">nbr </w:t>
        </w:r>
        <w:r w:rsidRPr="00E77497">
          <w:t xml:space="preserve">be the result of forming the value of the </w:t>
        </w:r>
        <w:r w:rsidRPr="00E77497">
          <w:rPr>
            <w:i/>
          </w:rPr>
          <w:t>NumericLiteral</w:t>
        </w:r>
        <w:r w:rsidRPr="00E77497">
          <w:t>.</w:t>
        </w:r>
      </w:ins>
    </w:p>
    <w:p w14:paraId="596FE4D2" w14:textId="77777777" w:rsidR="00833F54" w:rsidRPr="00E77497" w:rsidRDefault="00833F54" w:rsidP="009E3FF6">
      <w:pPr>
        <w:pStyle w:val="Alg4"/>
        <w:numPr>
          <w:ilvl w:val="0"/>
          <w:numId w:val="584"/>
        </w:numPr>
        <w:spacing w:after="220"/>
        <w:contextualSpacing/>
        <w:rPr>
          <w:ins w:id="9802" w:author="Rev 4 Allen Wirfs-Brock" w:date="2011-10-15T08:41:00Z"/>
        </w:rPr>
      </w:pPr>
      <w:ins w:id="9803" w:author="Rev 4 Allen Wirfs-Brock" w:date="2011-10-15T08:41:00Z">
        <w:r w:rsidRPr="00E77497">
          <w:t xml:space="preserve">Return </w:t>
        </w:r>
        <w:commentRangeStart w:id="9804"/>
        <w:r w:rsidRPr="00E77497">
          <w:t>ToString</w:t>
        </w:r>
      </w:ins>
      <w:commentRangeEnd w:id="9804"/>
      <w:r w:rsidR="001417BA">
        <w:rPr>
          <w:rStyle w:val="af3"/>
          <w:rFonts w:ascii="Arial" w:eastAsia="MS Mincho" w:hAnsi="Arial"/>
          <w:spacing w:val="0"/>
          <w:lang w:eastAsia="ja-JP"/>
        </w:rPr>
        <w:commentReference w:id="9804"/>
      </w:r>
      <w:ins w:id="9805" w:author="Rev 4 Allen Wirfs-Brock" w:date="2011-10-15T08:41:00Z">
        <w:r w:rsidRPr="00E77497">
          <w:t>(</w:t>
        </w:r>
        <w:r w:rsidRPr="00E77497">
          <w:rPr>
            <w:i/>
          </w:rPr>
          <w:t>nbr</w:t>
        </w:r>
        <w:r w:rsidRPr="00E77497">
          <w:t>).</w:t>
        </w:r>
      </w:ins>
    </w:p>
    <w:p w14:paraId="34AA4201" w14:textId="77777777" w:rsidR="00894A80" w:rsidRPr="00E77497" w:rsidRDefault="00894A80" w:rsidP="00894A80">
      <w:pPr>
        <w:rPr>
          <w:ins w:id="9806" w:author="Rev 7 Allen Wirfs-Brock" w:date="2012-04-25T13:48:00Z"/>
          <w:rFonts w:ascii="Helvetica" w:hAnsi="Helvetica"/>
          <w:b/>
        </w:rPr>
      </w:pPr>
      <w:ins w:id="9807" w:author="Rev 7 Allen Wirfs-Brock" w:date="2012-04-25T13:48:00Z">
        <w:r w:rsidRPr="00E77497">
          <w:rPr>
            <w:rFonts w:ascii="Helvetica" w:hAnsi="Helvetica"/>
            <w:b/>
          </w:rPr>
          <w:t xml:space="preserve">Static Semantics:  </w:t>
        </w:r>
        <w:r w:rsidRPr="00E77497">
          <w:rPr>
            <w:rFonts w:ascii="Helvetica" w:hAnsi="Helvetica"/>
            <w:b/>
            <w:lang w:eastAsia="en-US"/>
          </w:rPr>
          <w:t>Property</w:t>
        </w:r>
        <w:r>
          <w:rPr>
            <w:rFonts w:ascii="Helvetica" w:hAnsi="Helvetica"/>
            <w:b/>
            <w:lang w:eastAsia="en-US"/>
          </w:rPr>
          <w:t>Name</w:t>
        </w:r>
        <w:r w:rsidRPr="00E77497">
          <w:rPr>
            <w:rFonts w:ascii="Helvetica" w:hAnsi="Helvetica"/>
            <w:b/>
            <w:lang w:eastAsia="en-US"/>
          </w:rPr>
          <w:t>List</w:t>
        </w:r>
      </w:ins>
    </w:p>
    <w:p w14:paraId="02B2E18E" w14:textId="77777777" w:rsidR="00894A80" w:rsidRPr="00E77497" w:rsidRDefault="00894A80" w:rsidP="00894A80">
      <w:pPr>
        <w:jc w:val="left"/>
        <w:rPr>
          <w:ins w:id="9808" w:author="Rev 7 Allen Wirfs-Brock" w:date="2012-04-25T13:48:00Z"/>
        </w:rPr>
      </w:pPr>
      <w:ins w:id="9809" w:author="Rev 7 Allen Wirfs-Brock" w:date="2012-04-25T13:48:00Z">
        <w:r>
          <w:rPr>
            <w:rStyle w:val="bnf"/>
          </w:rPr>
          <w:t>PropertyDefinitionList</w:t>
        </w:r>
        <w:r w:rsidRPr="00E77497">
          <w:t xml:space="preserve"> </w:t>
        </w:r>
        <w:r w:rsidRPr="00E77497">
          <w:rPr>
            <w:b/>
          </w:rPr>
          <w:t>:</w:t>
        </w:r>
        <w:r w:rsidRPr="00E77497">
          <w:t xml:space="preserve">  </w:t>
        </w:r>
        <w:r>
          <w:rPr>
            <w:rStyle w:val="bnf"/>
          </w:rPr>
          <w:t>PropertyDefinition</w:t>
        </w:r>
        <w:r w:rsidRPr="00E77497">
          <w:t xml:space="preserve"> </w:t>
        </w:r>
      </w:ins>
    </w:p>
    <w:p w14:paraId="2383B91D" w14:textId="77777777" w:rsidR="00894A80" w:rsidRPr="00E77497" w:rsidRDefault="00894A80" w:rsidP="00293A14">
      <w:pPr>
        <w:pStyle w:val="Alg4"/>
        <w:numPr>
          <w:ilvl w:val="0"/>
          <w:numId w:val="732"/>
        </w:numPr>
        <w:spacing w:after="220"/>
        <w:contextualSpacing/>
        <w:rPr>
          <w:ins w:id="9810" w:author="Rev 7 Allen Wirfs-Brock" w:date="2012-04-25T13:48:00Z"/>
        </w:rPr>
      </w:pPr>
      <w:ins w:id="9811" w:author="Rev 7 Allen Wirfs-Brock" w:date="2012-04-25T13:48:00Z">
        <w:r w:rsidRPr="00E77497">
          <w:t xml:space="preserve">Return a </w:t>
        </w:r>
      </w:ins>
      <w:ins w:id="9812" w:author="Rev 7 Allen Wirfs-Brock" w:date="2012-04-25T14:35:00Z">
        <w:r w:rsidR="00293A14">
          <w:t xml:space="preserve">new </w:t>
        </w:r>
      </w:ins>
      <w:ins w:id="9813" w:author="Rev 7 Allen Wirfs-Brock" w:date="2012-04-25T13:48:00Z">
        <w:r w:rsidRPr="00E77497">
          <w:t xml:space="preserve">List containing </w:t>
        </w:r>
      </w:ins>
      <w:ins w:id="9814" w:author="Rev 7 Allen Wirfs-Brock" w:date="2012-04-25T14:35:00Z">
        <w:r w:rsidR="00293A14" w:rsidRPr="00E77497">
          <w:t xml:space="preserve">PropName of </w:t>
        </w:r>
      </w:ins>
      <w:ins w:id="9815" w:author="Rev 7 Allen Wirfs-Brock" w:date="2012-04-25T13:48:00Z">
        <w:r>
          <w:rPr>
            <w:rStyle w:val="bnf"/>
          </w:rPr>
          <w:t>PropertyDefinition</w:t>
        </w:r>
        <w:r w:rsidRPr="00E77497">
          <w:t>.</w:t>
        </w:r>
      </w:ins>
    </w:p>
    <w:p w14:paraId="0F614DAE" w14:textId="77777777" w:rsidR="00894A80" w:rsidRPr="00E77497" w:rsidRDefault="00894A80" w:rsidP="00894A80">
      <w:pPr>
        <w:jc w:val="left"/>
        <w:rPr>
          <w:ins w:id="9816" w:author="Rev 7 Allen Wirfs-Brock" w:date="2012-04-25T13:48:00Z"/>
        </w:rPr>
      </w:pPr>
      <w:ins w:id="9817" w:author="Rev 7 Allen Wirfs-Brock" w:date="2012-04-25T13:48:00Z">
        <w:r>
          <w:rPr>
            <w:rStyle w:val="bnf"/>
          </w:rPr>
          <w:t>PropertyDefinitionList</w:t>
        </w:r>
        <w:r w:rsidRPr="00E77497">
          <w:t xml:space="preserve"> </w:t>
        </w:r>
        <w:r w:rsidRPr="00E77497">
          <w:rPr>
            <w:b/>
          </w:rPr>
          <w:t>:</w:t>
        </w:r>
        <w:r w:rsidRPr="00E77497">
          <w:t xml:space="preserve">  </w:t>
        </w:r>
        <w:r>
          <w:rPr>
            <w:rStyle w:val="bnf"/>
          </w:rPr>
          <w:t>PropertyDefinitionList</w:t>
        </w:r>
        <w:r w:rsidRPr="00E77497">
          <w:t xml:space="preserve"> </w:t>
        </w:r>
        <w:r w:rsidRPr="00E77497">
          <w:rPr>
            <w:rFonts w:ascii="Courier New" w:hAnsi="Courier New" w:cs="Courier New"/>
            <w:b/>
          </w:rPr>
          <w:t>,</w:t>
        </w:r>
        <w:r w:rsidRPr="00E77497">
          <w:t xml:space="preserve"> </w:t>
        </w:r>
        <w:r>
          <w:rPr>
            <w:rStyle w:val="bnf"/>
          </w:rPr>
          <w:t>PropertyDefinition</w:t>
        </w:r>
      </w:ins>
    </w:p>
    <w:p w14:paraId="22EDC2E9" w14:textId="77777777" w:rsidR="001417BA" w:rsidRPr="00E77497" w:rsidRDefault="001417BA" w:rsidP="004A1109">
      <w:pPr>
        <w:pStyle w:val="Alg4"/>
        <w:numPr>
          <w:ilvl w:val="0"/>
          <w:numId w:val="1006"/>
        </w:numPr>
        <w:spacing w:after="220"/>
        <w:contextualSpacing/>
        <w:rPr>
          <w:ins w:id="9818" w:author="Rev 10 Allen Wirfs-Brock" w:date="2012-07-09T14:42:00Z"/>
        </w:rPr>
      </w:pPr>
      <w:ins w:id="9819" w:author="Rev 10 Allen Wirfs-Brock" w:date="2012-07-09T14:43:00Z">
        <w:r w:rsidRPr="00E77497">
          <w:t xml:space="preserve">Let </w:t>
        </w:r>
        <w:r>
          <w:rPr>
            <w:i/>
          </w:rPr>
          <w:t>list</w:t>
        </w:r>
        <w:r w:rsidRPr="00E77497">
          <w:t xml:space="preserve"> be Property</w:t>
        </w:r>
        <w:r>
          <w:t>Name</w:t>
        </w:r>
        <w:r w:rsidRPr="00E77497">
          <w:t xml:space="preserve">List of </w:t>
        </w:r>
        <w:r>
          <w:rPr>
            <w:rStyle w:val="bnf"/>
          </w:rPr>
          <w:t>PropertyDefinitionList</w:t>
        </w:r>
        <w:r w:rsidRPr="00E77497">
          <w:rPr>
            <w:rStyle w:val="bnf"/>
            <w:i w:val="0"/>
          </w:rPr>
          <w:t>.</w:t>
        </w:r>
      </w:ins>
    </w:p>
    <w:p w14:paraId="165B2F0D" w14:textId="77777777" w:rsidR="001417BA" w:rsidRDefault="001417BA" w:rsidP="004A1109">
      <w:pPr>
        <w:pStyle w:val="Alg4"/>
        <w:numPr>
          <w:ilvl w:val="0"/>
          <w:numId w:val="1006"/>
        </w:numPr>
        <w:contextualSpacing/>
        <w:rPr>
          <w:ins w:id="9820" w:author="Rev 10 Allen Wirfs-Brock" w:date="2012-07-09T14:42:00Z"/>
        </w:rPr>
      </w:pPr>
      <w:ins w:id="9821" w:author="Rev 10 Allen Wirfs-Brock" w:date="2012-07-09T14:43:00Z">
        <w:r w:rsidRPr="00E77497">
          <w:t xml:space="preserve">Append  PropName of </w:t>
        </w:r>
        <w:r>
          <w:rPr>
            <w:rStyle w:val="bnf"/>
          </w:rPr>
          <w:t>PropertyDefinition</w:t>
        </w:r>
        <w:r w:rsidRPr="00E77497">
          <w:t xml:space="preserve"> to the end of </w:t>
        </w:r>
        <w:r>
          <w:rPr>
            <w:i/>
          </w:rPr>
          <w:t>list</w:t>
        </w:r>
        <w:r w:rsidRPr="00E77497">
          <w:t>.</w:t>
        </w:r>
      </w:ins>
    </w:p>
    <w:p w14:paraId="4328C75C" w14:textId="77777777" w:rsidR="001417BA" w:rsidRPr="00E77497" w:rsidRDefault="001417BA" w:rsidP="004A1109">
      <w:pPr>
        <w:pStyle w:val="Alg4"/>
        <w:numPr>
          <w:ilvl w:val="0"/>
          <w:numId w:val="1006"/>
        </w:numPr>
        <w:spacing w:after="220"/>
        <w:contextualSpacing/>
        <w:rPr>
          <w:ins w:id="9822" w:author="Rev 10 Allen Wirfs-Brock" w:date="2012-07-09T14:42:00Z"/>
        </w:rPr>
      </w:pPr>
      <w:ins w:id="9823" w:author="Rev 10 Allen Wirfs-Brock" w:date="2012-07-09T14:43:00Z">
        <w:r w:rsidRPr="00E77497">
          <w:t xml:space="preserve">Return </w:t>
        </w:r>
        <w:r>
          <w:rPr>
            <w:i/>
          </w:rPr>
          <w:t>list</w:t>
        </w:r>
        <w:r w:rsidRPr="00E77497">
          <w:t>.</w:t>
        </w:r>
      </w:ins>
    </w:p>
    <w:p w14:paraId="0E74F2C3" w14:textId="77777777" w:rsidR="00833F54" w:rsidRPr="00E77497" w:rsidRDefault="00833F54" w:rsidP="00833F54">
      <w:pPr>
        <w:pStyle w:val="40"/>
        <w:numPr>
          <w:ilvl w:val="0"/>
          <w:numId w:val="0"/>
        </w:numPr>
        <w:rPr>
          <w:ins w:id="9824" w:author="Rev 4 Allen Wirfs-Brock" w:date="2011-10-15T08:41:00Z"/>
        </w:rPr>
      </w:pPr>
      <w:ins w:id="9825" w:author="Rev 4 Allen Wirfs-Brock" w:date="2011-10-15T08:41:00Z">
        <w:del w:id="9826" w:author="Rev 8 Allen Wirfs-Brock" w:date="2012-06-13T17:56:00Z">
          <w:r w:rsidRPr="00E77497" w:rsidDel="00CA2AEA">
            <w:delText>11.1.5.</w:delText>
          </w:r>
        </w:del>
      </w:ins>
      <w:ins w:id="9827" w:author="Rev 4 Allen Wirfs-Brock" w:date="2011-10-15T09:06:00Z">
        <w:del w:id="9828" w:author="Rev 8 Allen Wirfs-Brock" w:date="2012-06-13T17:56:00Z">
          <w:r w:rsidR="00734075" w:rsidRPr="00E77497" w:rsidDel="00CA2AEA">
            <w:delText>2</w:delText>
          </w:r>
        </w:del>
      </w:ins>
      <w:ins w:id="9829" w:author="Rev 4 Allen Wirfs-Brock" w:date="2011-10-15T08:41:00Z">
        <w:del w:id="9830" w:author="Rev 8 Allen Wirfs-Brock" w:date="2012-06-13T17:56:00Z">
          <w:r w:rsidRPr="00E77497" w:rsidDel="00CA2AEA">
            <w:delText xml:space="preserve"> </w:delText>
          </w:r>
        </w:del>
        <w:r w:rsidRPr="00E77497">
          <w:t>Runtime Semantics</w:t>
        </w:r>
      </w:ins>
    </w:p>
    <w:p w14:paraId="3791CA41" w14:textId="77777777" w:rsidR="00833F54" w:rsidRPr="00E77497" w:rsidRDefault="00833F54" w:rsidP="00833F54">
      <w:pPr>
        <w:keepNext/>
        <w:rPr>
          <w:ins w:id="9831" w:author="Rev 4 Allen Wirfs-Brock" w:date="2011-10-15T08:41:00Z"/>
          <w:rFonts w:ascii="Helvetica" w:hAnsi="Helvetica"/>
          <w:b/>
        </w:rPr>
      </w:pPr>
      <w:ins w:id="9832" w:author="Rev 4 Allen Wirfs-Brock" w:date="2011-10-15T08:41:00Z">
        <w:r w:rsidRPr="00E77497">
          <w:rPr>
            <w:rFonts w:ascii="Helvetica" w:hAnsi="Helvetica"/>
            <w:b/>
          </w:rPr>
          <w:t xml:space="preserve">Runtime Semantics: </w:t>
        </w:r>
        <w:r w:rsidRPr="00E77497">
          <w:rPr>
            <w:rFonts w:ascii="Helvetica" w:hAnsi="Helvetica"/>
            <w:b/>
            <w:spacing w:val="6"/>
          </w:rPr>
          <w:t>Evaluation</w:t>
        </w:r>
      </w:ins>
    </w:p>
    <w:p w14:paraId="6F08E7EB" w14:textId="77777777" w:rsidR="004C02EF" w:rsidRPr="00E77497" w:rsidRDefault="004C02EF" w:rsidP="004C02EF">
      <w:del w:id="9833" w:author="Rev 4 Allen Wirfs-Brock" w:date="2011-10-15T08:49:00Z">
        <w:r w:rsidRPr="00E77497" w:rsidDel="00D708B2">
          <w:delText xml:space="preserve">The production  </w:delText>
        </w:r>
      </w:del>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sidRPr="00E77497">
        <w:rPr>
          <w:rFonts w:ascii="Courier New" w:hAnsi="Courier New"/>
        </w:rPr>
        <w:t xml:space="preserve"> </w:t>
      </w:r>
      <w:r w:rsidRPr="00E77497">
        <w:rPr>
          <w:rFonts w:ascii="Courier New" w:hAnsi="Courier New"/>
          <w:b/>
        </w:rPr>
        <w:t>}</w:t>
      </w:r>
      <w:r w:rsidRPr="00E77497">
        <w:t xml:space="preserve">  </w:t>
      </w:r>
      <w:del w:id="9834" w:author="Rev 4 Allen Wirfs-Brock" w:date="2011-10-15T08:49:00Z">
        <w:r w:rsidRPr="00E77497" w:rsidDel="00D708B2">
          <w:delText>is evaluated as follows:</w:delText>
        </w:r>
      </w:del>
    </w:p>
    <w:p w14:paraId="43B60713" w14:textId="77777777" w:rsidR="004C02EF" w:rsidRPr="00E77497" w:rsidRDefault="004C02EF" w:rsidP="004C02EF">
      <w:pPr>
        <w:pStyle w:val="Alg4"/>
        <w:numPr>
          <w:ilvl w:val="0"/>
          <w:numId w:val="48"/>
        </w:numPr>
        <w:spacing w:after="220"/>
        <w:contextualSpacing/>
      </w:pPr>
      <w:r w:rsidRPr="00E77497">
        <w:t xml:space="preserve">Return a new object created as if by the expression </w:t>
      </w:r>
      <w:r w:rsidRPr="00E77497">
        <w:rPr>
          <w:rFonts w:ascii="Courier New" w:hAnsi="Courier New"/>
          <w:b/>
        </w:rPr>
        <w:t xml:space="preserve">new Object() </w:t>
      </w:r>
      <w:r w:rsidRPr="00E77497">
        <w:t xml:space="preserve">where </w:t>
      </w:r>
      <w:r w:rsidRPr="00E77497">
        <w:rPr>
          <w:rFonts w:ascii="Courier New" w:hAnsi="Courier New" w:cs="Courier New"/>
          <w:b/>
        </w:rPr>
        <w:t>Object</w:t>
      </w:r>
      <w:r w:rsidRPr="00E77497">
        <w:t xml:space="preserve"> is the standard built-in constructor with that name.</w:t>
      </w:r>
    </w:p>
    <w:p w14:paraId="393A428A" w14:textId="77777777" w:rsidR="00D708B2" w:rsidRPr="00E77497" w:rsidRDefault="00D708B2" w:rsidP="00D708B2">
      <w:pPr>
        <w:pStyle w:val="SyntaxRule"/>
        <w:rPr>
          <w:ins w:id="9835" w:author="Rev 4 Allen Wirfs-Brock" w:date="2011-10-15T08:51:00Z"/>
        </w:rPr>
      </w:pPr>
      <w:r w:rsidRPr="00E77497">
        <w:t xml:space="preserve">ObjectLiteral </w:t>
      </w:r>
      <w:r w:rsidRPr="00E77497">
        <w:rPr>
          <w:rFonts w:ascii="Arial" w:hAnsi="Arial" w:cs="Arial"/>
          <w:b/>
          <w:i w:val="0"/>
        </w:rPr>
        <w:t>:</w:t>
      </w:r>
    </w:p>
    <w:p w14:paraId="0B176B6C" w14:textId="77777777" w:rsidR="004C02EF" w:rsidRPr="00E77497" w:rsidRDefault="00D708B2" w:rsidP="00D708B2">
      <w:pPr>
        <w:ind w:left="540"/>
        <w:jc w:val="left"/>
        <w:rPr>
          <w:rStyle w:val="bnf"/>
        </w:rPr>
      </w:pPr>
      <w:r w:rsidRPr="00E77497">
        <w:rPr>
          <w:rFonts w:ascii="Courier New" w:hAnsi="Courier New"/>
          <w:b/>
        </w:rPr>
        <w:t>{</w:t>
      </w:r>
      <w:r w:rsidRPr="00E77497">
        <w:rPr>
          <w:rStyle w:val="bnf"/>
        </w:rPr>
        <w:t xml:space="preserve"> </w:t>
      </w:r>
      <w:del w:id="9836" w:author="Rev 7 Allen Wirfs-Brock" w:date="2012-04-20T09:47:00Z">
        <w:r w:rsidRPr="00E77497" w:rsidDel="002D5AF2">
          <w:rPr>
            <w:rStyle w:val="bnf"/>
          </w:rPr>
          <w:delText>PropertyNameAndValueList</w:delText>
        </w:r>
      </w:del>
      <w:ins w:id="9837" w:author="Rev 7 Allen Wirfs-Brock" w:date="2012-04-20T09:47:00Z">
        <w:r w:rsidR="002D5AF2">
          <w:rPr>
            <w:rStyle w:val="bnf"/>
          </w:rPr>
          <w:t>PropertyDefinitionList</w:t>
        </w:r>
      </w:ins>
      <w:r w:rsidRPr="00E77497">
        <w:rPr>
          <w:rStyle w:val="bnf"/>
        </w:rPr>
        <w:t xml:space="preserve"> </w:t>
      </w:r>
      <w:r w:rsidRPr="00E77497">
        <w:rPr>
          <w:rFonts w:ascii="Courier New" w:hAnsi="Courier New"/>
          <w:b/>
        </w:rPr>
        <w:t>}</w:t>
      </w:r>
      <w:ins w:id="9838" w:author="Rev 4 Allen Wirfs-Brock" w:date="2011-10-15T08:51:00Z">
        <w:r w:rsidRPr="00E77497">
          <w:rPr>
            <w:rStyle w:val="bnf"/>
          </w:rPr>
          <w:br/>
        </w:r>
      </w:ins>
      <w:r w:rsidRPr="00E77497">
        <w:rPr>
          <w:rFonts w:ascii="Courier New" w:hAnsi="Courier New"/>
          <w:b/>
        </w:rPr>
        <w:t>{</w:t>
      </w:r>
      <w:r w:rsidRPr="00E77497">
        <w:rPr>
          <w:rStyle w:val="bnf"/>
        </w:rPr>
        <w:t xml:space="preserve"> </w:t>
      </w:r>
      <w:del w:id="9839" w:author="Rev 7 Allen Wirfs-Brock" w:date="2012-04-20T09:47:00Z">
        <w:r w:rsidRPr="00E77497" w:rsidDel="002D5AF2">
          <w:rPr>
            <w:rStyle w:val="bnf"/>
          </w:rPr>
          <w:delText>PropertyNameAndValueList</w:delText>
        </w:r>
      </w:del>
      <w:ins w:id="9840" w:author="Rev 7 Allen Wirfs-Brock" w:date="2012-04-20T09:47:00Z">
        <w:r w:rsidR="002D5AF2">
          <w:rPr>
            <w:rStyle w:val="bnf"/>
          </w:rPr>
          <w:t>PropertyDefinitionList</w:t>
        </w:r>
      </w:ins>
      <w:r w:rsidRPr="00E77497">
        <w:rPr>
          <w:rStyle w:val="bnf"/>
        </w:rPr>
        <w:t xml:space="preserve"> </w:t>
      </w:r>
      <w:r w:rsidRPr="00E77497">
        <w:rPr>
          <w:rFonts w:ascii="Courier New" w:hAnsi="Courier New"/>
          <w:b/>
        </w:rPr>
        <w:t>, }</w:t>
      </w:r>
      <w:del w:id="9841" w:author="Rev 4 Allen Wirfs-Brock" w:date="2011-10-15T08:51:00Z">
        <w:r w:rsidR="004C02EF" w:rsidRPr="00E77497" w:rsidDel="00D708B2">
          <w:rPr>
            <w:rStyle w:val="bnf"/>
          </w:rPr>
          <w:delText xml:space="preserve">ObjectLiteral : { PropertyNameAndValueList } </w:delText>
        </w:r>
      </w:del>
      <w:del w:id="9842" w:author="Rev 4 Allen Wirfs-Brock" w:date="2011-10-15T08:49:00Z">
        <w:r w:rsidR="004C02EF" w:rsidRPr="00E77497" w:rsidDel="00D708B2">
          <w:rPr>
            <w:rStyle w:val="bnf"/>
          </w:rPr>
          <w:delText>and</w:delText>
        </w:r>
      </w:del>
      <w:del w:id="9843" w:author="Rev 4 Allen Wirfs-Brock" w:date="2011-10-15T08:51:00Z">
        <w:r w:rsidR="004C02EF" w:rsidRPr="00E77497" w:rsidDel="00D708B2">
          <w:rPr>
            <w:rStyle w:val="bnf"/>
          </w:rPr>
          <w:br/>
          <w:delText xml:space="preserve">ObjectLiteral : { PropertyNameAndValueList ,} </w:delText>
        </w:r>
      </w:del>
      <w:del w:id="9844" w:author="Rev 4 Allen Wirfs-Brock" w:date="2011-10-15T08:49:00Z">
        <w:r w:rsidR="004C02EF" w:rsidRPr="00E77497" w:rsidDel="00D708B2">
          <w:rPr>
            <w:rStyle w:val="bnf"/>
          </w:rPr>
          <w:delText>are evaluated as follows:</w:delText>
        </w:r>
      </w:del>
    </w:p>
    <w:p w14:paraId="1C80C60F" w14:textId="77777777" w:rsidR="00F64ED7" w:rsidRPr="00E77497" w:rsidRDefault="00F64ED7" w:rsidP="00F64ED7">
      <w:pPr>
        <w:pStyle w:val="Alg4"/>
        <w:numPr>
          <w:ilvl w:val="0"/>
          <w:numId w:val="49"/>
        </w:numPr>
        <w:spacing w:after="220"/>
        <w:contextualSpacing/>
        <w:rPr>
          <w:ins w:id="9845" w:author="Rev 5 Allen Wirfs-Brock" w:date="2012-01-10T14:45:00Z"/>
        </w:rPr>
      </w:pPr>
      <w:ins w:id="9846" w:author="Rev 5 Allen Wirfs-Brock" w:date="2012-01-10T14:45:00Z">
        <w:r w:rsidRPr="00E77497">
          <w:t xml:space="preserve">Let </w:t>
        </w:r>
        <w:r w:rsidRPr="00E77497">
          <w:rPr>
            <w:i/>
          </w:rPr>
          <w:t xml:space="preserve">obj </w:t>
        </w:r>
        <w:r w:rsidRPr="00E77497">
          <w:t xml:space="preserve">be the result of </w:t>
        </w:r>
      </w:ins>
      <w:ins w:id="9847" w:author="Rev 7 Allen Wirfs-Brock" w:date="2012-04-25T15:58:00Z">
        <w:r w:rsidR="005D0080" w:rsidRPr="005F7AD6">
          <w:t>the abstract</w:t>
        </w:r>
        <w:del w:id="9848" w:author="Rev 8 Allen Wirfs-Brock" w:date="2012-06-14T14:38:00Z">
          <w:r w:rsidR="005D0080" w:rsidRPr="005F7AD6" w:rsidDel="00D4543D">
            <w:delText>ion</w:delText>
          </w:r>
        </w:del>
        <w:r w:rsidR="005D0080" w:rsidRPr="005F7AD6">
          <w:t xml:space="preserve"> operation ObjectCreate</w:t>
        </w:r>
        <w:r w:rsidR="005D0080">
          <w:t xml:space="preserve"> (15.2)</w:t>
        </w:r>
      </w:ins>
      <w:ins w:id="9849" w:author="Rev 5 Allen Wirfs-Brock" w:date="2012-01-10T14:45:00Z">
        <w:del w:id="9850" w:author="Rev 7 Allen Wirfs-Brock" w:date="2012-04-25T15:58:00Z">
          <w:r w:rsidRPr="00E77497" w:rsidDel="005D0080">
            <w:delText xml:space="preserve">creating a new object as if by the expression </w:delText>
          </w:r>
          <w:r w:rsidRPr="00E77497" w:rsidDel="005D0080">
            <w:rPr>
              <w:rFonts w:ascii="Courier New" w:hAnsi="Courier New"/>
              <w:b/>
            </w:rPr>
            <w:delText xml:space="preserve">new Object() </w:delText>
          </w:r>
          <w:r w:rsidRPr="00E77497" w:rsidDel="005D0080">
            <w:delText xml:space="preserve">where </w:delText>
          </w:r>
          <w:r w:rsidRPr="00E77497" w:rsidDel="005D0080">
            <w:rPr>
              <w:rFonts w:ascii="Courier New" w:hAnsi="Courier New" w:cs="Courier New"/>
              <w:b/>
            </w:rPr>
            <w:delText>Object</w:delText>
          </w:r>
          <w:r w:rsidRPr="00E77497" w:rsidDel="005D0080">
            <w:delText xml:space="preserve"> is the standard built-in constructor with that name</w:delText>
          </w:r>
        </w:del>
        <w:r w:rsidRPr="00E77497">
          <w:t>.</w:t>
        </w:r>
      </w:ins>
    </w:p>
    <w:p w14:paraId="133AED4B" w14:textId="77777777" w:rsidR="00ED240D" w:rsidRDefault="00ED240D" w:rsidP="004C02EF">
      <w:pPr>
        <w:pStyle w:val="Alg4"/>
        <w:numPr>
          <w:ilvl w:val="0"/>
          <w:numId w:val="49"/>
        </w:numPr>
        <w:spacing w:after="220"/>
        <w:contextualSpacing/>
        <w:rPr>
          <w:ins w:id="9851" w:author="Rev 5 Allen Wirfs-Brock" w:date="2012-01-10T15:18:00Z"/>
        </w:rPr>
      </w:pPr>
      <w:ins w:id="9852" w:author="Rev 5 Allen Wirfs-Brock" w:date="2012-01-10T15:18:00Z">
        <w:del w:id="9853" w:author="Rev 6 Allen Wirfs-Brock" w:date="2012-02-16T13:43:00Z">
          <w:r w:rsidDel="002D4B97">
            <w:delText>P</w:delText>
          </w:r>
        </w:del>
      </w:ins>
      <w:ins w:id="9854" w:author="Rev 6 Allen Wirfs-Brock" w:date="2012-02-16T13:43:00Z">
        <w:r w:rsidR="002D4B97">
          <w:t xml:space="preserve">Let </w:t>
        </w:r>
        <w:del w:id="9855" w:author="Rev 8 Allen Wirfs-Brock" w:date="2012-06-11T17:01:00Z">
          <w:r w:rsidR="002D4B97" w:rsidRPr="00B70D37" w:rsidDel="00B70D37">
            <w:rPr>
              <w:i/>
            </w:rPr>
            <w:delText>success</w:delText>
          </w:r>
        </w:del>
      </w:ins>
      <w:ins w:id="9856" w:author="Rev 8 Allen Wirfs-Brock" w:date="2012-06-11T17:01:00Z">
        <w:r w:rsidR="00B70D37">
          <w:rPr>
            <w:i/>
          </w:rPr>
          <w:t>status</w:t>
        </w:r>
      </w:ins>
      <w:ins w:id="9857" w:author="Rev 6 Allen Wirfs-Brock" w:date="2012-02-16T13:43:00Z">
        <w:r w:rsidR="002D4B97">
          <w:t xml:space="preserve"> be the result of p</w:t>
        </w:r>
      </w:ins>
      <w:ins w:id="9858" w:author="Rev 5 Allen Wirfs-Brock" w:date="2012-01-10T15:18:00Z">
        <w:r>
          <w:t>erform</w:t>
        </w:r>
      </w:ins>
      <w:ins w:id="9859" w:author="Rev 6 Allen Wirfs-Brock" w:date="2012-02-16T13:43:00Z">
        <w:r w:rsidR="002D4B97">
          <w:t>ing</w:t>
        </w:r>
      </w:ins>
      <w:ins w:id="9860" w:author="Rev 5 Allen Wirfs-Brock" w:date="2012-01-10T15:18:00Z">
        <w:r>
          <w:t xml:space="preserve"> Property Definition </w:t>
        </w:r>
        <w:del w:id="9861" w:author="Rev 6 Allen Wirfs-Brock" w:date="2012-02-16T13:37:00Z">
          <w:r w:rsidDel="008C11D4">
            <w:delText>D</w:delText>
          </w:r>
        </w:del>
      </w:ins>
      <w:ins w:id="9862" w:author="Rev 6 Allen Wirfs-Brock" w:date="2012-02-16T13:37:00Z">
        <w:r w:rsidR="008C11D4">
          <w:t>E</w:t>
        </w:r>
      </w:ins>
      <w:ins w:id="9863" w:author="Rev 5 Allen Wirfs-Brock" w:date="2012-01-10T15:18:00Z">
        <w:r>
          <w:t xml:space="preserve">valuation of </w:t>
        </w:r>
        <w:r w:rsidRPr="00E77497">
          <w:t xml:space="preserve"> </w:t>
        </w:r>
        <w:del w:id="9864" w:author="Rev 7 Allen Wirfs-Brock" w:date="2012-04-20T09:48:00Z">
          <w:r w:rsidRPr="00E77497" w:rsidDel="002D5AF2">
            <w:rPr>
              <w:i/>
            </w:rPr>
            <w:delText>PropertyNameAndValueList</w:delText>
          </w:r>
        </w:del>
      </w:ins>
      <w:ins w:id="9865" w:author="Rev 7 Allen Wirfs-Brock" w:date="2012-04-20T09:48:00Z">
        <w:r w:rsidR="002D5AF2">
          <w:rPr>
            <w:i/>
          </w:rPr>
          <w:t>PropertyDefinitionList</w:t>
        </w:r>
      </w:ins>
      <w:ins w:id="9866" w:author="Rev 5 Allen Wirfs-Brock" w:date="2012-01-10T15:18:00Z">
        <w:r>
          <w:rPr>
            <w:i/>
          </w:rPr>
          <w:t xml:space="preserve"> </w:t>
        </w:r>
        <w:r>
          <w:t xml:space="preserve">with argument </w:t>
        </w:r>
        <w:r w:rsidRPr="007870CC">
          <w:rPr>
            <w:i/>
          </w:rPr>
          <w:t>obj</w:t>
        </w:r>
        <w:r w:rsidRPr="00E77497">
          <w:t>.</w:t>
        </w:r>
      </w:ins>
    </w:p>
    <w:p w14:paraId="56AE006E" w14:textId="77777777" w:rsidR="002D4B97" w:rsidRDefault="006552DF" w:rsidP="002D4B97">
      <w:pPr>
        <w:pStyle w:val="Alg4"/>
        <w:numPr>
          <w:ilvl w:val="0"/>
          <w:numId w:val="49"/>
        </w:numPr>
        <w:contextualSpacing/>
        <w:rPr>
          <w:ins w:id="9867" w:author="Rev 6 Allen Wirfs-Brock" w:date="2012-02-16T13:41:00Z"/>
        </w:rPr>
      </w:pPr>
      <w:ins w:id="9868" w:author="Rev 10 Allen Wirfs-Brock" w:date="2012-08-14T14:51:00Z">
        <w:r>
          <w:t>ReturnIfAbrupt(</w:t>
        </w:r>
        <w:r>
          <w:rPr>
            <w:i/>
          </w:rPr>
          <w:t>status</w:t>
        </w:r>
        <w:r>
          <w:t>)</w:t>
        </w:r>
      </w:ins>
      <w:ins w:id="9869" w:author="Rev 6 Allen Wirfs-Brock" w:date="2012-02-16T13:41:00Z">
        <w:del w:id="9870" w:author="Rev 10 Allen Wirfs-Brock" w:date="2012-08-14T14:51:00Z">
          <w:r w:rsidR="002D4B97" w:rsidDel="006552DF">
            <w:delText xml:space="preserve">If </w:delText>
          </w:r>
        </w:del>
      </w:ins>
      <w:ins w:id="9871" w:author="Rev 6 Allen Wirfs-Brock" w:date="2012-02-16T13:43:00Z">
        <w:del w:id="9872" w:author="Rev 10 Allen Wirfs-Brock" w:date="2012-08-14T14:51:00Z">
          <w:r w:rsidR="002D4B97" w:rsidRPr="006A5E27" w:rsidDel="006552DF">
            <w:rPr>
              <w:i/>
            </w:rPr>
            <w:delText>success</w:delText>
          </w:r>
        </w:del>
      </w:ins>
      <w:ins w:id="9873" w:author="Rev 8 Allen Wirfs-Brock" w:date="2012-06-11T17:01:00Z">
        <w:del w:id="9874" w:author="Rev 10 Allen Wirfs-Brock" w:date="2012-08-14T14:51:00Z">
          <w:r w:rsidR="00B70D37" w:rsidDel="006552DF">
            <w:rPr>
              <w:i/>
            </w:rPr>
            <w:delText>status</w:delText>
          </w:r>
        </w:del>
      </w:ins>
      <w:ins w:id="9875" w:author="Rev 6 Allen Wirfs-Brock" w:date="2012-02-16T13:43:00Z">
        <w:del w:id="9876" w:author="Rev 10 Allen Wirfs-Brock" w:date="2012-08-14T14:51:00Z">
          <w:r w:rsidR="002D4B97" w:rsidDel="006552DF">
            <w:delText xml:space="preserve"> </w:delText>
          </w:r>
        </w:del>
      </w:ins>
      <w:ins w:id="9877" w:author="Rev 6 Allen Wirfs-Brock" w:date="2012-02-16T13:41:00Z">
        <w:del w:id="9878" w:author="Rev 10 Allen Wirfs-Brock" w:date="2012-08-14T14:51:00Z">
          <w:r w:rsidR="002D4B97" w:rsidDel="006552DF">
            <w:delText xml:space="preserve">is an abrupt completion, return </w:delText>
          </w:r>
        </w:del>
      </w:ins>
      <w:ins w:id="9879" w:author="Rev 6 Allen Wirfs-Brock" w:date="2012-02-16T13:43:00Z">
        <w:del w:id="9880" w:author="Rev 10 Allen Wirfs-Brock" w:date="2012-08-14T14:51:00Z">
          <w:r w:rsidR="002D4B97" w:rsidRPr="006A5E27" w:rsidDel="006552DF">
            <w:rPr>
              <w:i/>
            </w:rPr>
            <w:delText>success</w:delText>
          </w:r>
        </w:del>
      </w:ins>
      <w:ins w:id="9881" w:author="Rev 8 Allen Wirfs-Brock" w:date="2012-06-11T17:01:00Z">
        <w:del w:id="9882" w:author="Rev 10 Allen Wirfs-Brock" w:date="2012-08-14T14:51:00Z">
          <w:r w:rsidR="00B70D37" w:rsidDel="006552DF">
            <w:rPr>
              <w:i/>
            </w:rPr>
            <w:delText>status</w:delText>
          </w:r>
        </w:del>
      </w:ins>
      <w:ins w:id="9883" w:author="Rev 6 Allen Wirfs-Brock" w:date="2012-02-16T13:41:00Z">
        <w:r w:rsidR="002D4B97">
          <w:t>.</w:t>
        </w:r>
      </w:ins>
    </w:p>
    <w:p w14:paraId="6C535FEA" w14:textId="77777777" w:rsidR="004C02EF" w:rsidRPr="00E77497" w:rsidRDefault="004C02EF" w:rsidP="004C02EF">
      <w:pPr>
        <w:pStyle w:val="Alg4"/>
        <w:numPr>
          <w:ilvl w:val="0"/>
          <w:numId w:val="49"/>
        </w:numPr>
        <w:spacing w:after="220"/>
        <w:contextualSpacing/>
      </w:pPr>
      <w:r w:rsidRPr="00E77497">
        <w:t xml:space="preserve">Return </w:t>
      </w:r>
      <w:del w:id="9884" w:author="Rev 5 Allen Wirfs-Brock" w:date="2012-01-10T15:18:00Z">
        <w:r w:rsidRPr="00E77497" w:rsidDel="00ED240D">
          <w:delText xml:space="preserve">the result of </w:delText>
        </w:r>
      </w:del>
      <w:del w:id="9885" w:author="Rev 5 Allen Wirfs-Brock" w:date="2012-01-10T14:45:00Z">
        <w:r w:rsidRPr="00E77497" w:rsidDel="00F64ED7">
          <w:delText xml:space="preserve">evaluating </w:delText>
        </w:r>
      </w:del>
      <w:del w:id="9886" w:author="Rev 5 Allen Wirfs-Brock" w:date="2012-01-10T15:18:00Z">
        <w:r w:rsidRPr="00E77497" w:rsidDel="00ED240D">
          <w:rPr>
            <w:i/>
          </w:rPr>
          <w:delText>PropertyNameAndValueList</w:delText>
        </w:r>
      </w:del>
      <w:ins w:id="9887" w:author="Rev 5 Allen Wirfs-Brock" w:date="2012-01-10T14:46:00Z">
        <w:r w:rsidR="00F64ED7" w:rsidRPr="004A5000">
          <w:rPr>
            <w:i/>
          </w:rPr>
          <w:t>obj</w:t>
        </w:r>
      </w:ins>
      <w:r w:rsidRPr="00E77497">
        <w:t>.</w:t>
      </w:r>
    </w:p>
    <w:p w14:paraId="559379AF" w14:textId="77777777" w:rsidR="00F64ED7" w:rsidRPr="00E77497" w:rsidRDefault="00F64ED7" w:rsidP="00F64ED7">
      <w:pPr>
        <w:keepNext/>
        <w:rPr>
          <w:ins w:id="9888" w:author="Rev 5 Allen Wirfs-Brock" w:date="2012-01-10T14:44:00Z"/>
          <w:rFonts w:ascii="Helvetica" w:hAnsi="Helvetica"/>
          <w:b/>
        </w:rPr>
      </w:pPr>
      <w:ins w:id="9889" w:author="Rev 5 Allen Wirfs-Brock" w:date="2012-01-10T14:44:00Z">
        <w:r w:rsidRPr="00E77497">
          <w:rPr>
            <w:rFonts w:ascii="Helvetica" w:hAnsi="Helvetica"/>
            <w:b/>
          </w:rPr>
          <w:t xml:space="preserve">Runtime Semantics: </w:t>
        </w:r>
        <w:r>
          <w:rPr>
            <w:rFonts w:ascii="Helvetica" w:hAnsi="Helvetica"/>
            <w:b/>
          </w:rPr>
          <w:t xml:space="preserve">Property Definition </w:t>
        </w:r>
        <w:r w:rsidRPr="00E77497">
          <w:rPr>
            <w:rFonts w:ascii="Helvetica" w:hAnsi="Helvetica"/>
            <w:b/>
            <w:spacing w:val="6"/>
          </w:rPr>
          <w:t>Evaluation</w:t>
        </w:r>
      </w:ins>
    </w:p>
    <w:p w14:paraId="15B01B26" w14:textId="77777777" w:rsidR="00F64ED7" w:rsidRPr="004418C4" w:rsidRDefault="00F64ED7" w:rsidP="00F64ED7">
      <w:pPr>
        <w:ind w:left="360"/>
        <w:rPr>
          <w:ins w:id="9890" w:author="Rev 5 Allen Wirfs-Brock" w:date="2012-01-10T14:44:00Z"/>
        </w:rPr>
      </w:pPr>
      <w:ins w:id="9891" w:author="Rev 5 Allen Wirfs-Brock" w:date="2012-01-10T14:44:00Z">
        <w:r>
          <w:t>W</w:t>
        </w:r>
        <w:r w:rsidRPr="004418C4">
          <w:t xml:space="preserve">ith </w:t>
        </w:r>
        <w:r>
          <w:t>parameter</w:t>
        </w:r>
        <w:r w:rsidRPr="004418C4">
          <w:t xml:space="preserve"> </w:t>
        </w:r>
        <w:r>
          <w:rPr>
            <w:rFonts w:ascii="Times New Roman" w:hAnsi="Times New Roman"/>
            <w:i/>
          </w:rPr>
          <w:t>object</w:t>
        </w:r>
        <w:r>
          <w:t>.</w:t>
        </w:r>
      </w:ins>
    </w:p>
    <w:p w14:paraId="200E3BDA" w14:textId="77777777" w:rsidR="004C02EF" w:rsidRPr="00E77497" w:rsidDel="00AD18E3" w:rsidRDefault="004C02EF" w:rsidP="004C02EF">
      <w:pPr>
        <w:jc w:val="left"/>
        <w:rPr>
          <w:del w:id="9892" w:author="Rev 8 Allen Wirfs-Brock" w:date="2012-06-01T08:32:00Z"/>
        </w:rPr>
      </w:pPr>
      <w:del w:id="9893" w:author="Rev 8 Allen Wirfs-Brock" w:date="2012-06-01T08:32:00Z">
        <w:r w:rsidRPr="00E77497" w:rsidDel="00AD18E3">
          <w:delText xml:space="preserve">The production  </w:delText>
        </w:r>
        <w:r w:rsidRPr="00E77497" w:rsidDel="00AD18E3">
          <w:rPr>
            <w:rStyle w:val="bnf"/>
          </w:rPr>
          <w:delText>PropertyNameAndValueList</w:delText>
        </w:r>
      </w:del>
      <w:ins w:id="9894" w:author="Rev 7 Allen Wirfs-Brock" w:date="2012-04-20T09:48:00Z">
        <w:del w:id="9895" w:author="Rev 8 Allen Wirfs-Brock" w:date="2012-06-01T08:32:00Z">
          <w:r w:rsidR="002D5AF2" w:rsidDel="00AD18E3">
            <w:rPr>
              <w:rStyle w:val="bnf"/>
            </w:rPr>
            <w:delText>PropertyDefinitionList</w:delText>
          </w:r>
        </w:del>
      </w:ins>
      <w:del w:id="9896" w:author="Rev 8 Allen Wirfs-Brock" w:date="2012-06-01T08:32:00Z">
        <w:r w:rsidRPr="00E77497" w:rsidDel="00AD18E3">
          <w:delText xml:space="preserve"> </w:delText>
        </w:r>
        <w:r w:rsidRPr="00E77497" w:rsidDel="00AD18E3">
          <w:rPr>
            <w:b/>
          </w:rPr>
          <w:delText>:</w:delText>
        </w:r>
        <w:r w:rsidRPr="00E77497" w:rsidDel="00AD18E3">
          <w:delText xml:space="preserve">  </w:delText>
        </w:r>
        <w:r w:rsidRPr="00E77497" w:rsidDel="00AD18E3">
          <w:rPr>
            <w:rStyle w:val="bnf"/>
          </w:rPr>
          <w:delText>PropertyAssignment</w:delText>
        </w:r>
      </w:del>
      <w:ins w:id="9897" w:author="Rev 7 Allen Wirfs-Brock" w:date="2012-04-20T09:35:00Z">
        <w:del w:id="9898" w:author="Rev 8 Allen Wirfs-Brock" w:date="2012-06-01T08:32:00Z">
          <w:r w:rsidR="001A6289" w:rsidDel="00AD18E3">
            <w:rPr>
              <w:rStyle w:val="bnf"/>
            </w:rPr>
            <w:delText>PropertyDefinition</w:delText>
          </w:r>
        </w:del>
      </w:ins>
      <w:del w:id="9899" w:author="Rev 8 Allen Wirfs-Brock" w:date="2012-06-01T08:32:00Z">
        <w:r w:rsidRPr="00E77497" w:rsidDel="00AD18E3">
          <w:delText xml:space="preserve"> is evaluated as follows:</w:delText>
        </w:r>
      </w:del>
    </w:p>
    <w:p w14:paraId="5D1AD2C4" w14:textId="77777777" w:rsidR="004C02EF" w:rsidRPr="00E77497" w:rsidDel="00AD18E3" w:rsidRDefault="002D4B97" w:rsidP="004C02EF">
      <w:pPr>
        <w:pStyle w:val="Alg4"/>
        <w:numPr>
          <w:ilvl w:val="0"/>
          <w:numId w:val="50"/>
        </w:numPr>
        <w:spacing w:after="220"/>
        <w:contextualSpacing/>
        <w:rPr>
          <w:del w:id="9900" w:author="Rev 8 Allen Wirfs-Brock" w:date="2012-06-01T08:32:00Z"/>
        </w:rPr>
      </w:pPr>
      <w:ins w:id="9901" w:author="Rev 6 Allen Wirfs-Brock" w:date="2012-02-16T13:40:00Z">
        <w:del w:id="9902" w:author="Rev 8 Allen Wirfs-Brock" w:date="2012-06-01T08:32:00Z">
          <w:r w:rsidDel="00AD18E3">
            <w:delText xml:space="preserve">Return the result of </w:delText>
          </w:r>
        </w:del>
      </w:ins>
      <w:del w:id="9903" w:author="Rev 8 Allen Wirfs-Brock" w:date="2012-06-01T08:32:00Z">
        <w:r w:rsidR="004C02EF" w:rsidRPr="00E77497" w:rsidDel="00AD18E3">
          <w:delText xml:space="preserve">Let </w:delText>
        </w:r>
        <w:r w:rsidR="004C02EF" w:rsidRPr="00E77497" w:rsidDel="00AD18E3">
          <w:rPr>
            <w:i/>
          </w:rPr>
          <w:delText xml:space="preserve">obj </w:delText>
        </w:r>
        <w:r w:rsidR="004C02EF" w:rsidRPr="00E77497" w:rsidDel="00AD18E3">
          <w:delText xml:space="preserve">be the result of creating a new object as if by the expression </w:delText>
        </w:r>
        <w:r w:rsidR="004C02EF" w:rsidRPr="00E77497" w:rsidDel="00AD18E3">
          <w:rPr>
            <w:rFonts w:ascii="Courier New" w:hAnsi="Courier New"/>
            <w:b/>
          </w:rPr>
          <w:delText xml:space="preserve">new Object() </w:delText>
        </w:r>
        <w:r w:rsidR="004C02EF" w:rsidRPr="00E77497" w:rsidDel="00AD18E3">
          <w:delText xml:space="preserve">where </w:delText>
        </w:r>
        <w:r w:rsidR="004C02EF" w:rsidRPr="00E77497" w:rsidDel="00AD18E3">
          <w:rPr>
            <w:rFonts w:ascii="Courier New" w:hAnsi="Courier New" w:cs="Courier New"/>
            <w:b/>
          </w:rPr>
          <w:delText>Object</w:delText>
        </w:r>
        <w:r w:rsidR="004C02EF" w:rsidRPr="00E77497" w:rsidDel="00AD18E3">
          <w:delText xml:space="preserve"> is the standard built-in constructor with that name.</w:delText>
        </w:r>
      </w:del>
    </w:p>
    <w:p w14:paraId="6914885C" w14:textId="77777777" w:rsidR="004C02EF" w:rsidRPr="00E77497" w:rsidDel="00AD18E3" w:rsidRDefault="004C02EF" w:rsidP="004C02EF">
      <w:pPr>
        <w:pStyle w:val="Alg4"/>
        <w:numPr>
          <w:ilvl w:val="0"/>
          <w:numId w:val="50"/>
        </w:numPr>
        <w:spacing w:after="220"/>
        <w:contextualSpacing/>
        <w:rPr>
          <w:del w:id="9904" w:author="Rev 8 Allen Wirfs-Brock" w:date="2012-06-01T08:32:00Z"/>
        </w:rPr>
      </w:pPr>
      <w:del w:id="9905" w:author="Rev 8 Allen Wirfs-Brock" w:date="2012-06-01T08:32:00Z">
        <w:r w:rsidRPr="00E77497" w:rsidDel="00AD18E3">
          <w:delText xml:space="preserve">Let </w:delText>
        </w:r>
        <w:r w:rsidRPr="00E77497" w:rsidDel="00AD18E3">
          <w:rPr>
            <w:i/>
          </w:rPr>
          <w:delText xml:space="preserve">propId </w:delText>
        </w:r>
        <w:r w:rsidRPr="00E77497" w:rsidDel="00AD18E3">
          <w:delText xml:space="preserve">be the result of evaluating </w:delText>
        </w:r>
        <w:r w:rsidRPr="00E77497" w:rsidDel="00AD18E3">
          <w:rPr>
            <w:i/>
          </w:rPr>
          <w:delText>PropertyAssignment</w:delText>
        </w:r>
        <w:r w:rsidRPr="00E77497" w:rsidDel="00AD18E3">
          <w:delText>.</w:delText>
        </w:r>
      </w:del>
    </w:p>
    <w:p w14:paraId="53C0257C" w14:textId="77777777" w:rsidR="004C02EF" w:rsidRPr="00E77497" w:rsidDel="00AD18E3" w:rsidRDefault="004C02EF" w:rsidP="004C02EF">
      <w:pPr>
        <w:pStyle w:val="Alg4"/>
        <w:numPr>
          <w:ilvl w:val="0"/>
          <w:numId w:val="50"/>
        </w:numPr>
        <w:spacing w:after="220"/>
        <w:contextualSpacing/>
        <w:rPr>
          <w:del w:id="9906" w:author="Rev 8 Allen Wirfs-Brock" w:date="2012-06-01T08:32:00Z"/>
        </w:rPr>
      </w:pPr>
      <w:del w:id="9907" w:author="Rev 8 Allen Wirfs-Brock" w:date="2012-06-01T08:32:00Z">
        <w:r w:rsidRPr="00E77497" w:rsidDel="00AD18E3">
          <w:delText xml:space="preserve">Call the [[DefineOwnProperty]] internal method of </w:delText>
        </w:r>
        <w:r w:rsidRPr="00E77497" w:rsidDel="00AD18E3">
          <w:rPr>
            <w:i/>
          </w:rPr>
          <w:delText>obj</w:delText>
        </w:r>
        <w:r w:rsidRPr="00E77497" w:rsidDel="00AD18E3">
          <w:delText xml:space="preserve"> with arguments </w:delText>
        </w:r>
        <w:r w:rsidRPr="00E77497" w:rsidDel="00AD18E3">
          <w:rPr>
            <w:i/>
          </w:rPr>
          <w:delText>propId</w:delText>
        </w:r>
        <w:r w:rsidRPr="00E77497" w:rsidDel="00AD18E3">
          <w:delText xml:space="preserve">.name, </w:delText>
        </w:r>
        <w:r w:rsidRPr="00E77497" w:rsidDel="00AD18E3">
          <w:rPr>
            <w:i/>
          </w:rPr>
          <w:delText>propId</w:delText>
        </w:r>
        <w:r w:rsidRPr="00E77497" w:rsidDel="00AD18E3">
          <w:delText xml:space="preserve">.descriptor, and </w:delText>
        </w:r>
        <w:r w:rsidRPr="00E77497" w:rsidDel="00AD18E3">
          <w:rPr>
            <w:b/>
          </w:rPr>
          <w:delText>false</w:delText>
        </w:r>
        <w:r w:rsidRPr="00E77497" w:rsidDel="00AD18E3">
          <w:delText>.</w:delText>
        </w:r>
      </w:del>
    </w:p>
    <w:p w14:paraId="0D6AEDC0" w14:textId="77777777" w:rsidR="004C02EF" w:rsidRPr="00E77497" w:rsidDel="00AD18E3" w:rsidRDefault="00F64ED7" w:rsidP="004C02EF">
      <w:pPr>
        <w:pStyle w:val="Alg4"/>
        <w:numPr>
          <w:ilvl w:val="0"/>
          <w:numId w:val="50"/>
        </w:numPr>
        <w:spacing w:after="220"/>
        <w:contextualSpacing/>
        <w:rPr>
          <w:del w:id="9908" w:author="Rev 8 Allen Wirfs-Brock" w:date="2012-06-01T08:32:00Z"/>
        </w:rPr>
      </w:pPr>
      <w:ins w:id="9909" w:author="Rev 5 Allen Wirfs-Brock" w:date="2012-01-10T14:47:00Z">
        <w:del w:id="9910" w:author="Rev 8 Allen Wirfs-Brock" w:date="2012-06-01T08:32:00Z">
          <w:r w:rsidDel="00AD18E3">
            <w:delText>Perform</w:delText>
          </w:r>
        </w:del>
      </w:ins>
      <w:ins w:id="9911" w:author="Rev 7 Allen Wirfs-Brock" w:date="2012-05-04T14:27:00Z">
        <w:del w:id="9912" w:author="Rev 8 Allen Wirfs-Brock" w:date="2012-06-01T08:32:00Z">
          <w:r w:rsidR="00105513" w:rsidDel="00AD18E3">
            <w:delText>ing</w:delText>
          </w:r>
        </w:del>
      </w:ins>
      <w:ins w:id="9913" w:author="Rev 5 Allen Wirfs-Brock" w:date="2012-01-10T14:47:00Z">
        <w:del w:id="9914" w:author="Rev 8 Allen Wirfs-Brock" w:date="2012-06-01T08:32:00Z">
          <w:r w:rsidDel="00AD18E3">
            <w:delText xml:space="preserve"> Pr</w:delText>
          </w:r>
          <w:r w:rsidR="00906D0C" w:rsidDel="00AD18E3">
            <w:delText xml:space="preserve">operty Definition </w:delText>
          </w:r>
        </w:del>
      </w:ins>
      <w:ins w:id="9915" w:author="Rev 6 Allen Wirfs-Brock" w:date="2012-02-16T13:38:00Z">
        <w:del w:id="9916" w:author="Rev 8 Allen Wirfs-Brock" w:date="2012-06-01T08:32:00Z">
          <w:r w:rsidR="008C11D4" w:rsidDel="00AD18E3">
            <w:delText xml:space="preserve">Evaluation </w:delText>
          </w:r>
        </w:del>
      </w:ins>
      <w:ins w:id="9917" w:author="Rev 5 Allen Wirfs-Brock" w:date="2012-01-10T14:47:00Z">
        <w:del w:id="9918" w:author="Rev 8 Allen Wirfs-Brock" w:date="2012-06-01T08:32:00Z">
          <w:r w:rsidR="00906D0C" w:rsidDel="00AD18E3">
            <w:delText>Dvaluation of</w:delText>
          </w:r>
          <w:r w:rsidRPr="00E77497" w:rsidDel="00AD18E3">
            <w:delText xml:space="preserve"> </w:delText>
          </w:r>
          <w:r w:rsidRPr="00E77497" w:rsidDel="00AD18E3">
            <w:rPr>
              <w:i/>
            </w:rPr>
            <w:delText>Property</w:delText>
          </w:r>
          <w:r w:rsidDel="00AD18E3">
            <w:rPr>
              <w:i/>
            </w:rPr>
            <w:delText>Assignment</w:delText>
          </w:r>
        </w:del>
      </w:ins>
      <w:ins w:id="9919" w:author="Rev 7 Allen Wirfs-Brock" w:date="2012-04-20T09:35:00Z">
        <w:del w:id="9920" w:author="Rev 8 Allen Wirfs-Brock" w:date="2012-06-01T08:32:00Z">
          <w:r w:rsidR="001A6289" w:rsidDel="00AD18E3">
            <w:rPr>
              <w:i/>
            </w:rPr>
            <w:delText>PropertyDefinition</w:delText>
          </w:r>
        </w:del>
      </w:ins>
      <w:ins w:id="9921" w:author="Rev 5 Allen Wirfs-Brock" w:date="2012-01-10T14:47:00Z">
        <w:del w:id="9922" w:author="Rev 8 Allen Wirfs-Brock" w:date="2012-06-01T08:32:00Z">
          <w:r w:rsidDel="00AD18E3">
            <w:rPr>
              <w:i/>
            </w:rPr>
            <w:delText xml:space="preserve"> </w:delText>
          </w:r>
          <w:r w:rsidDel="00AD18E3">
            <w:delText xml:space="preserve">with argument </w:delText>
          </w:r>
          <w:r w:rsidRPr="007870CC" w:rsidDel="00AD18E3">
            <w:rPr>
              <w:i/>
            </w:rPr>
            <w:delText>ob</w:delText>
          </w:r>
        </w:del>
      </w:ins>
      <w:ins w:id="9923" w:author="Rev 5 Allen Wirfs-Brock" w:date="2012-01-10T14:48:00Z">
        <w:del w:id="9924" w:author="Rev 8 Allen Wirfs-Brock" w:date="2012-06-01T08:32:00Z">
          <w:r w:rsidDel="00AD18E3">
            <w:rPr>
              <w:i/>
            </w:rPr>
            <w:delText>ject</w:delText>
          </w:r>
        </w:del>
      </w:ins>
      <w:ins w:id="9925" w:author="Rev 5 Allen Wirfs-Brock" w:date="2012-01-10T14:47:00Z">
        <w:del w:id="9926" w:author="Rev 8 Allen Wirfs-Brock" w:date="2012-06-01T08:32:00Z">
          <w:r w:rsidRPr="00E77497" w:rsidDel="00AD18E3">
            <w:delText>.</w:delText>
          </w:r>
        </w:del>
      </w:ins>
      <w:del w:id="9927" w:author="Rev 8 Allen Wirfs-Brock" w:date="2012-06-01T08:32:00Z">
        <w:r w:rsidR="004C02EF" w:rsidRPr="00E77497" w:rsidDel="00AD18E3">
          <w:delText xml:space="preserve">Return </w:delText>
        </w:r>
        <w:r w:rsidR="004C02EF" w:rsidRPr="00E77497" w:rsidDel="00AD18E3">
          <w:rPr>
            <w:i/>
          </w:rPr>
          <w:delText>obj</w:delText>
        </w:r>
        <w:r w:rsidR="004C02EF" w:rsidRPr="00E77497" w:rsidDel="00AD18E3">
          <w:delText>.</w:delText>
        </w:r>
      </w:del>
    </w:p>
    <w:p w14:paraId="5A2FA136" w14:textId="77777777" w:rsidR="004C02EF" w:rsidRPr="00E77497" w:rsidRDefault="004C02EF" w:rsidP="004C02EF">
      <w:pPr>
        <w:jc w:val="left"/>
      </w:pPr>
      <w:del w:id="9928" w:author="Rev 4 Allen Wirfs-Brock" w:date="2011-10-15T08:58:00Z">
        <w:r w:rsidRPr="00E77497" w:rsidDel="00C95629">
          <w:delText>The production</w:delText>
        </w:r>
        <w:r w:rsidRPr="00E77497" w:rsidDel="00C95629">
          <w:br/>
          <w:delText xml:space="preserve">     </w:delText>
        </w:r>
      </w:del>
      <w:del w:id="9929" w:author="Rev 7 Allen Wirfs-Brock" w:date="2012-04-20T09:48:00Z">
        <w:r w:rsidRPr="00E77497" w:rsidDel="002D5AF2">
          <w:rPr>
            <w:rStyle w:val="bnf"/>
          </w:rPr>
          <w:delText>PropertyNameAndValueList</w:delText>
        </w:r>
      </w:del>
      <w:ins w:id="9930" w:author="Rev 7 Allen Wirfs-Brock" w:date="2012-04-20T09:48:00Z">
        <w:r w:rsidR="002D5AF2">
          <w:rPr>
            <w:rStyle w:val="bnf"/>
          </w:rPr>
          <w:t>PropertyDefinitionList</w:t>
        </w:r>
      </w:ins>
      <w:r w:rsidRPr="00E77497">
        <w:t xml:space="preserve"> </w:t>
      </w:r>
      <w:r w:rsidRPr="00E77497">
        <w:rPr>
          <w:b/>
        </w:rPr>
        <w:t>:</w:t>
      </w:r>
      <w:r w:rsidRPr="00E77497">
        <w:t xml:space="preserve">  </w:t>
      </w:r>
      <w:del w:id="9931" w:author="Rev 7 Allen Wirfs-Brock" w:date="2012-04-20T09:48:00Z">
        <w:r w:rsidRPr="00E77497" w:rsidDel="002D5AF2">
          <w:rPr>
            <w:rStyle w:val="bnf"/>
          </w:rPr>
          <w:delText>PropertyNameAndValueList</w:delText>
        </w:r>
      </w:del>
      <w:ins w:id="9932" w:author="Rev 7 Allen Wirfs-Brock" w:date="2012-04-20T09:48:00Z">
        <w:r w:rsidR="002D5AF2">
          <w:rPr>
            <w:rStyle w:val="bnf"/>
          </w:rPr>
          <w:t>PropertyDefinitionList</w:t>
        </w:r>
      </w:ins>
      <w:r w:rsidRPr="00E77497">
        <w:t xml:space="preserve"> </w:t>
      </w:r>
      <w:r w:rsidRPr="00E77497">
        <w:rPr>
          <w:rFonts w:ascii="Courier New" w:hAnsi="Courier New" w:cs="Courier New"/>
          <w:b/>
        </w:rPr>
        <w:t>,</w:t>
      </w:r>
      <w:r w:rsidRPr="00E77497">
        <w:t xml:space="preserve"> </w:t>
      </w:r>
      <w:del w:id="9933" w:author="Rev 7 Allen Wirfs-Brock" w:date="2012-04-20T09:35:00Z">
        <w:r w:rsidRPr="00E77497" w:rsidDel="001A6289">
          <w:rPr>
            <w:rStyle w:val="bnf"/>
          </w:rPr>
          <w:delText>PropertyAssignment</w:delText>
        </w:r>
      </w:del>
      <w:ins w:id="9934" w:author="Rev 7 Allen Wirfs-Brock" w:date="2012-04-20T09:35:00Z">
        <w:r w:rsidR="001A6289">
          <w:rPr>
            <w:rStyle w:val="bnf"/>
          </w:rPr>
          <w:t>PropertyDefinition</w:t>
        </w:r>
      </w:ins>
      <w:del w:id="9935" w:author="Rev 4 Allen Wirfs-Brock" w:date="2011-10-15T08:58:00Z">
        <w:r w:rsidRPr="00E77497" w:rsidDel="00C95629">
          <w:br/>
          <w:delText>is evaluated as follows:</w:delText>
        </w:r>
      </w:del>
    </w:p>
    <w:p w14:paraId="704872E0" w14:textId="77777777" w:rsidR="004C02EF" w:rsidRPr="00E77497" w:rsidDel="00906D0C" w:rsidRDefault="004C02EF" w:rsidP="009E3FF6">
      <w:pPr>
        <w:pStyle w:val="Alg4"/>
        <w:numPr>
          <w:ilvl w:val="0"/>
          <w:numId w:val="421"/>
        </w:numPr>
        <w:spacing w:after="220"/>
        <w:contextualSpacing/>
        <w:rPr>
          <w:del w:id="9936" w:author="Rev 5 Allen Wirfs-Brock" w:date="2012-01-10T14:50:00Z"/>
        </w:rPr>
      </w:pPr>
      <w:del w:id="9937" w:author="Rev 5 Allen Wirfs-Brock" w:date="2012-01-10T14:50:00Z">
        <w:r w:rsidRPr="00E77497" w:rsidDel="00906D0C">
          <w:delText xml:space="preserve">Let </w:delText>
        </w:r>
        <w:r w:rsidRPr="00E77497" w:rsidDel="00906D0C">
          <w:rPr>
            <w:i/>
          </w:rPr>
          <w:delText>obj</w:delText>
        </w:r>
        <w:r w:rsidRPr="00E77497" w:rsidDel="00906D0C">
          <w:delText xml:space="preserve"> be the result of evaluating </w:delText>
        </w:r>
        <w:r w:rsidRPr="00E77497" w:rsidDel="00906D0C">
          <w:rPr>
            <w:i/>
          </w:rPr>
          <w:delText>PropertyNameAndValueList</w:delText>
        </w:r>
        <w:r w:rsidRPr="00E77497" w:rsidDel="00906D0C">
          <w:delText>.</w:delText>
        </w:r>
      </w:del>
    </w:p>
    <w:p w14:paraId="266BE88C" w14:textId="77777777" w:rsidR="004C02EF" w:rsidRPr="00E77497" w:rsidDel="00906D0C" w:rsidRDefault="004C02EF" w:rsidP="009E3FF6">
      <w:pPr>
        <w:pStyle w:val="Alg4"/>
        <w:numPr>
          <w:ilvl w:val="0"/>
          <w:numId w:val="421"/>
        </w:numPr>
        <w:spacing w:after="220"/>
        <w:contextualSpacing/>
        <w:rPr>
          <w:del w:id="9938" w:author="Rev 5 Allen Wirfs-Brock" w:date="2012-01-10T14:50:00Z"/>
        </w:rPr>
      </w:pPr>
      <w:del w:id="9939" w:author="Rev 5 Allen Wirfs-Brock" w:date="2012-01-10T14:50:00Z">
        <w:r w:rsidRPr="00E77497" w:rsidDel="00906D0C">
          <w:delText xml:space="preserve">Let </w:delText>
        </w:r>
        <w:r w:rsidRPr="00E77497" w:rsidDel="00906D0C">
          <w:rPr>
            <w:i/>
          </w:rPr>
          <w:delText>propId</w:delText>
        </w:r>
        <w:r w:rsidRPr="00E77497" w:rsidDel="00906D0C">
          <w:delText xml:space="preserve"> be the result of evaluating </w:delText>
        </w:r>
        <w:r w:rsidRPr="00E77497" w:rsidDel="00906D0C">
          <w:rPr>
            <w:i/>
          </w:rPr>
          <w:delText>PropertyAssignment</w:delText>
        </w:r>
        <w:r w:rsidRPr="00E77497" w:rsidDel="00906D0C">
          <w:delText>.</w:delText>
        </w:r>
      </w:del>
    </w:p>
    <w:p w14:paraId="14C50F5D" w14:textId="77777777" w:rsidR="004C02EF" w:rsidRPr="00E77497" w:rsidDel="008A3C30" w:rsidRDefault="004C02EF" w:rsidP="008A3C30">
      <w:pPr>
        <w:pStyle w:val="Alg4"/>
        <w:numPr>
          <w:ilvl w:val="0"/>
          <w:numId w:val="51"/>
        </w:numPr>
        <w:spacing w:after="220"/>
        <w:contextualSpacing/>
        <w:rPr>
          <w:del w:id="9940" w:author="Allen Wirfs-Brock" w:date="2011-07-07T13:23:00Z"/>
        </w:rPr>
      </w:pPr>
      <w:del w:id="9941" w:author="Allen Wirfs-Brock" w:date="2011-07-07T13:23:00Z">
        <w:r w:rsidRPr="00E77497" w:rsidDel="008A3C30">
          <w:delText xml:space="preserve">Let </w:delText>
        </w:r>
        <w:r w:rsidRPr="00E77497" w:rsidDel="008A3C30">
          <w:rPr>
            <w:i/>
          </w:rPr>
          <w:delText>previous</w:delText>
        </w:r>
        <w:r w:rsidRPr="00E77497" w:rsidDel="008A3C30">
          <w:delText xml:space="preserve"> be the result of calling the [[GetOwnProperty]] internal method of </w:delText>
        </w:r>
        <w:r w:rsidRPr="00E77497" w:rsidDel="008A3C30">
          <w:rPr>
            <w:i/>
          </w:rPr>
          <w:delText>obj</w:delText>
        </w:r>
        <w:r w:rsidRPr="00E77497" w:rsidDel="008A3C30">
          <w:delText xml:space="preserve"> with argument </w:delText>
        </w:r>
        <w:r w:rsidRPr="00E77497" w:rsidDel="008A3C30">
          <w:rPr>
            <w:i/>
          </w:rPr>
          <w:delText>propId</w:delText>
        </w:r>
        <w:r w:rsidRPr="00E77497" w:rsidDel="008A3C30">
          <w:delText>.name.</w:delText>
        </w:r>
      </w:del>
    </w:p>
    <w:p w14:paraId="66EB27B8" w14:textId="77777777" w:rsidR="004C02EF" w:rsidRPr="00E77497" w:rsidDel="008A3C30" w:rsidRDefault="004C02EF" w:rsidP="004C02EF">
      <w:pPr>
        <w:pStyle w:val="Alg4"/>
        <w:numPr>
          <w:ilvl w:val="0"/>
          <w:numId w:val="51"/>
        </w:numPr>
        <w:spacing w:after="220"/>
        <w:contextualSpacing/>
        <w:rPr>
          <w:del w:id="9942" w:author="Allen Wirfs-Brock" w:date="2011-07-07T13:23:00Z"/>
        </w:rPr>
      </w:pPr>
      <w:del w:id="9943" w:author="Allen Wirfs-Brock" w:date="2011-07-07T13:23:00Z">
        <w:r w:rsidRPr="00E77497" w:rsidDel="008A3C30">
          <w:delText xml:space="preserve">If </w:delText>
        </w:r>
        <w:r w:rsidRPr="00E77497" w:rsidDel="008A3C30">
          <w:rPr>
            <w:i/>
          </w:rPr>
          <w:delText>previous</w:delText>
        </w:r>
        <w:r w:rsidRPr="00E77497" w:rsidDel="008A3C30">
          <w:delText xml:space="preserve"> is not </w:delText>
        </w:r>
        <w:r w:rsidRPr="00E77497" w:rsidDel="008A3C30">
          <w:rPr>
            <w:b/>
          </w:rPr>
          <w:delText>undefined</w:delText>
        </w:r>
        <w:r w:rsidRPr="00E77497" w:rsidDel="008A3C30">
          <w:delText xml:space="preserve"> then throw a </w:delText>
        </w:r>
        <w:r w:rsidRPr="00E77497" w:rsidDel="008A3C30">
          <w:rPr>
            <w:b/>
          </w:rPr>
          <w:delText>SyntaxError</w:delText>
        </w:r>
        <w:r w:rsidRPr="00E77497" w:rsidDel="008A3C30">
          <w:delText xml:space="preserve"> exception if any of the following conditions are true</w:delText>
        </w:r>
      </w:del>
    </w:p>
    <w:p w14:paraId="665F9BE0" w14:textId="77777777" w:rsidR="004C02EF" w:rsidRPr="00E77497" w:rsidDel="008A3C30" w:rsidRDefault="004C02EF" w:rsidP="004C02EF">
      <w:pPr>
        <w:pStyle w:val="Alg4"/>
        <w:numPr>
          <w:ilvl w:val="1"/>
          <w:numId w:val="51"/>
        </w:numPr>
        <w:spacing w:after="220"/>
        <w:contextualSpacing/>
        <w:rPr>
          <w:del w:id="9944" w:author="Allen Wirfs-Brock" w:date="2011-07-07T13:23:00Z"/>
        </w:rPr>
      </w:pPr>
      <w:del w:id="9945" w:author="Allen Wirfs-Brock" w:date="2011-07-07T13:23:00Z">
        <w:r w:rsidRPr="00E77497" w:rsidDel="008A3C30">
          <w:delText>This production is contained in strict code and IsDataDescriptor(</w:delText>
        </w:r>
        <w:r w:rsidRPr="00E77497" w:rsidDel="008A3C30">
          <w:rPr>
            <w:i/>
          </w:rPr>
          <w:delText>previous</w:delText>
        </w:r>
        <w:r w:rsidRPr="00E77497" w:rsidDel="008A3C30">
          <w:delText xml:space="preserve">) is </w:delText>
        </w:r>
        <w:r w:rsidRPr="00E77497" w:rsidDel="008A3C30">
          <w:rPr>
            <w:b/>
          </w:rPr>
          <w:delText>true</w:delText>
        </w:r>
        <w:r w:rsidRPr="00E77497" w:rsidDel="008A3C30">
          <w:delText xml:space="preserve"> and IsDataDescriptor(</w:delText>
        </w:r>
        <w:r w:rsidRPr="00E77497" w:rsidDel="008A3C30">
          <w:rPr>
            <w:i/>
          </w:rPr>
          <w:delText>propId</w:delText>
        </w:r>
        <w:r w:rsidRPr="00E77497" w:rsidDel="008A3C30">
          <w:delText xml:space="preserve">.descriptor) is </w:delText>
        </w:r>
        <w:r w:rsidRPr="00E77497" w:rsidDel="008A3C30">
          <w:rPr>
            <w:b/>
          </w:rPr>
          <w:delText>true</w:delText>
        </w:r>
        <w:r w:rsidRPr="00E77497" w:rsidDel="008A3C30">
          <w:delText>.</w:delText>
        </w:r>
      </w:del>
    </w:p>
    <w:p w14:paraId="7CEBDF00" w14:textId="77777777" w:rsidR="004C02EF" w:rsidRPr="00E77497" w:rsidDel="008A3C30" w:rsidRDefault="004C02EF" w:rsidP="004C02EF">
      <w:pPr>
        <w:pStyle w:val="Alg4"/>
        <w:numPr>
          <w:ilvl w:val="1"/>
          <w:numId w:val="51"/>
        </w:numPr>
        <w:spacing w:after="220"/>
        <w:contextualSpacing/>
        <w:rPr>
          <w:del w:id="9946" w:author="Allen Wirfs-Brock" w:date="2011-07-07T13:23:00Z"/>
        </w:rPr>
      </w:pPr>
      <w:del w:id="9947" w:author="Allen Wirfs-Brock" w:date="2011-07-07T13:23:00Z">
        <w:r w:rsidRPr="00E77497" w:rsidDel="008A3C30">
          <w:delText>IsDataDescriptor(</w:delText>
        </w:r>
        <w:r w:rsidRPr="00E77497" w:rsidDel="008A3C30">
          <w:rPr>
            <w:i/>
          </w:rPr>
          <w:delText>previous</w:delText>
        </w:r>
        <w:r w:rsidRPr="00E77497" w:rsidDel="008A3C30">
          <w:delText xml:space="preserve">) is </w:delText>
        </w:r>
        <w:r w:rsidRPr="00E77497" w:rsidDel="008A3C30">
          <w:rPr>
            <w:b/>
          </w:rPr>
          <w:delText>true</w:delText>
        </w:r>
        <w:r w:rsidRPr="00E77497" w:rsidDel="008A3C30">
          <w:delText xml:space="preserve"> and IsAccessorDescriptor(</w:delText>
        </w:r>
        <w:r w:rsidRPr="00E77497" w:rsidDel="008A3C30">
          <w:rPr>
            <w:i/>
          </w:rPr>
          <w:delText>propId</w:delText>
        </w:r>
        <w:r w:rsidRPr="00E77497" w:rsidDel="008A3C30">
          <w:delText xml:space="preserve">.descriptor) is </w:delText>
        </w:r>
        <w:r w:rsidRPr="00E77497" w:rsidDel="008A3C30">
          <w:rPr>
            <w:b/>
          </w:rPr>
          <w:delText>true.</w:delText>
        </w:r>
      </w:del>
    </w:p>
    <w:p w14:paraId="7FD70226" w14:textId="77777777" w:rsidR="004C02EF" w:rsidRPr="00E77497" w:rsidDel="008A3C30" w:rsidRDefault="004C02EF" w:rsidP="004C02EF">
      <w:pPr>
        <w:pStyle w:val="Alg4"/>
        <w:numPr>
          <w:ilvl w:val="1"/>
          <w:numId w:val="51"/>
        </w:numPr>
        <w:spacing w:after="220"/>
        <w:contextualSpacing/>
        <w:rPr>
          <w:del w:id="9948" w:author="Allen Wirfs-Brock" w:date="2011-07-07T13:23:00Z"/>
        </w:rPr>
      </w:pPr>
      <w:del w:id="9949" w:author="Allen Wirfs-Brock" w:date="2011-07-07T13:23:00Z">
        <w:r w:rsidRPr="00E77497" w:rsidDel="008A3C30">
          <w:delText>IsAccessorDescriptor(</w:delText>
        </w:r>
        <w:r w:rsidRPr="00E77497" w:rsidDel="008A3C30">
          <w:rPr>
            <w:i/>
          </w:rPr>
          <w:delText>previous</w:delText>
        </w:r>
        <w:r w:rsidRPr="00E77497" w:rsidDel="008A3C30">
          <w:delText xml:space="preserve">) is </w:delText>
        </w:r>
        <w:r w:rsidRPr="00E77497" w:rsidDel="008A3C30">
          <w:rPr>
            <w:b/>
          </w:rPr>
          <w:delText>true</w:delText>
        </w:r>
        <w:r w:rsidRPr="00E77497" w:rsidDel="008A3C30">
          <w:delText xml:space="preserve"> and IsDataDescriptor(</w:delText>
        </w:r>
        <w:r w:rsidRPr="00E77497" w:rsidDel="008A3C30">
          <w:rPr>
            <w:i/>
          </w:rPr>
          <w:delText>propId</w:delText>
        </w:r>
        <w:r w:rsidRPr="00E77497" w:rsidDel="008A3C30">
          <w:delText xml:space="preserve">.descriptor) is </w:delText>
        </w:r>
        <w:r w:rsidRPr="00E77497" w:rsidDel="008A3C30">
          <w:rPr>
            <w:b/>
          </w:rPr>
          <w:delText>true</w:delText>
        </w:r>
        <w:r w:rsidRPr="00E77497" w:rsidDel="008A3C30">
          <w:delText>.</w:delText>
        </w:r>
      </w:del>
    </w:p>
    <w:p w14:paraId="767A7572" w14:textId="77777777" w:rsidR="004C02EF" w:rsidRPr="00E77497" w:rsidDel="008A3C30" w:rsidRDefault="004C02EF" w:rsidP="004C02EF">
      <w:pPr>
        <w:pStyle w:val="Alg4"/>
        <w:numPr>
          <w:ilvl w:val="1"/>
          <w:numId w:val="51"/>
        </w:numPr>
        <w:spacing w:after="220"/>
        <w:contextualSpacing/>
        <w:rPr>
          <w:del w:id="9950" w:author="Allen Wirfs-Brock" w:date="2011-07-07T13:23:00Z"/>
        </w:rPr>
      </w:pPr>
      <w:del w:id="9951" w:author="Allen Wirfs-Brock" w:date="2011-07-07T13:23:00Z">
        <w:r w:rsidRPr="00E77497" w:rsidDel="008A3C30">
          <w:delText>IsAccessorDescriptor(</w:delText>
        </w:r>
        <w:r w:rsidRPr="00E77497" w:rsidDel="008A3C30">
          <w:rPr>
            <w:i/>
          </w:rPr>
          <w:delText>previous</w:delText>
        </w:r>
        <w:r w:rsidRPr="00E77497" w:rsidDel="008A3C30">
          <w:delText xml:space="preserve">) is </w:delText>
        </w:r>
        <w:r w:rsidRPr="00E77497" w:rsidDel="008A3C30">
          <w:rPr>
            <w:b/>
          </w:rPr>
          <w:delText xml:space="preserve">true </w:delText>
        </w:r>
        <w:r w:rsidRPr="00E77497" w:rsidDel="008A3C30">
          <w:delText>and IsAccessorDescriptor(</w:delText>
        </w:r>
        <w:r w:rsidRPr="00E77497" w:rsidDel="008A3C30">
          <w:rPr>
            <w:i/>
          </w:rPr>
          <w:delText>propId</w:delText>
        </w:r>
        <w:r w:rsidRPr="00E77497" w:rsidDel="008A3C30">
          <w:delText xml:space="preserve">.descriptor) is </w:delText>
        </w:r>
        <w:r w:rsidRPr="00E77497" w:rsidDel="008A3C30">
          <w:rPr>
            <w:b/>
          </w:rPr>
          <w:delText xml:space="preserve">true </w:delText>
        </w:r>
        <w:r w:rsidRPr="00E77497" w:rsidDel="008A3C30">
          <w:delText>and</w:delText>
        </w:r>
        <w:r w:rsidRPr="00E77497" w:rsidDel="008A3C30">
          <w:rPr>
            <w:b/>
          </w:rPr>
          <w:delText xml:space="preserve"> </w:delText>
        </w:r>
        <w:r w:rsidRPr="00E77497" w:rsidDel="008A3C30">
          <w:delText xml:space="preserve">either both </w:delText>
        </w:r>
        <w:r w:rsidRPr="00E77497" w:rsidDel="008A3C30">
          <w:rPr>
            <w:i/>
          </w:rPr>
          <w:delText>previous</w:delText>
        </w:r>
        <w:r w:rsidRPr="00E77497" w:rsidDel="008A3C30">
          <w:delText xml:space="preserve"> and </w:delText>
        </w:r>
        <w:r w:rsidRPr="00E77497" w:rsidDel="008A3C30">
          <w:rPr>
            <w:i/>
          </w:rPr>
          <w:delText>propId</w:delText>
        </w:r>
        <w:r w:rsidRPr="00E77497" w:rsidDel="008A3C30">
          <w:delText xml:space="preserve">.descriptor have [[Get]] fields or both </w:delText>
        </w:r>
        <w:r w:rsidRPr="00E77497" w:rsidDel="008A3C30">
          <w:rPr>
            <w:i/>
          </w:rPr>
          <w:delText>previous</w:delText>
        </w:r>
        <w:r w:rsidRPr="00E77497" w:rsidDel="008A3C30">
          <w:delText xml:space="preserve"> and </w:delText>
        </w:r>
        <w:r w:rsidRPr="00E77497" w:rsidDel="008A3C30">
          <w:rPr>
            <w:i/>
          </w:rPr>
          <w:delText>propId</w:delText>
        </w:r>
        <w:r w:rsidRPr="00E77497" w:rsidDel="008A3C30">
          <w:delText>.descriptor have [[Set]] fields</w:delText>
        </w:r>
      </w:del>
    </w:p>
    <w:p w14:paraId="52F88A2D" w14:textId="77777777" w:rsidR="004C02EF" w:rsidRPr="00E77497" w:rsidRDefault="002D4B97" w:rsidP="009E3FF6">
      <w:pPr>
        <w:pStyle w:val="Alg4"/>
        <w:numPr>
          <w:ilvl w:val="0"/>
          <w:numId w:val="421"/>
        </w:numPr>
        <w:spacing w:after="220"/>
        <w:contextualSpacing/>
      </w:pPr>
      <w:ins w:id="9952" w:author="Rev 6 Allen Wirfs-Brock" w:date="2012-02-16T13:44:00Z">
        <w:r>
          <w:t xml:space="preserve">Let </w:t>
        </w:r>
        <w:del w:id="9953" w:author="Rev 8 Allen Wirfs-Brock" w:date="2012-06-11T16:58:00Z">
          <w:r w:rsidRPr="006A5E27" w:rsidDel="00B70D37">
            <w:rPr>
              <w:i/>
            </w:rPr>
            <w:delText>success</w:delText>
          </w:r>
        </w:del>
      </w:ins>
      <w:ins w:id="9954" w:author="Rev 8 Allen Wirfs-Brock" w:date="2012-06-11T16:58:00Z">
        <w:r w:rsidR="00B70D37">
          <w:rPr>
            <w:i/>
          </w:rPr>
          <w:t>status</w:t>
        </w:r>
      </w:ins>
      <w:ins w:id="9955" w:author="Rev 6 Allen Wirfs-Brock" w:date="2012-02-16T13:44:00Z">
        <w:r>
          <w:t xml:space="preserve"> be the result of p</w:t>
        </w:r>
      </w:ins>
      <w:ins w:id="9956" w:author="Rev 5 Allen Wirfs-Brock" w:date="2012-01-10T14:50:00Z">
        <w:del w:id="9957" w:author="Rev 6 Allen Wirfs-Brock" w:date="2012-02-16T13:44:00Z">
          <w:r w:rsidR="00906D0C" w:rsidDel="002D4B97">
            <w:delText>P</w:delText>
          </w:r>
        </w:del>
        <w:r w:rsidR="00906D0C">
          <w:t>erform</w:t>
        </w:r>
      </w:ins>
      <w:ins w:id="9958" w:author="Rev 6 Allen Wirfs-Brock" w:date="2012-02-16T13:44:00Z">
        <w:r>
          <w:t>ing</w:t>
        </w:r>
      </w:ins>
      <w:ins w:id="9959" w:author="Rev 5 Allen Wirfs-Brock" w:date="2012-01-10T14:50:00Z">
        <w:r w:rsidR="00906D0C">
          <w:t xml:space="preserve"> Property Definition </w:t>
        </w:r>
      </w:ins>
      <w:ins w:id="9960" w:author="Rev 6 Allen Wirfs-Brock" w:date="2012-02-16T13:38:00Z">
        <w:r w:rsidR="008C11D4">
          <w:t xml:space="preserve">Evaluation </w:t>
        </w:r>
      </w:ins>
      <w:ins w:id="9961" w:author="Rev 5 Allen Wirfs-Brock" w:date="2012-01-10T14:50:00Z">
        <w:del w:id="9962" w:author="Rev 6 Allen Wirfs-Brock" w:date="2012-02-16T13:38:00Z">
          <w:r w:rsidR="00906D0C" w:rsidDel="008C11D4">
            <w:delText xml:space="preserve">Dvaluation </w:delText>
          </w:r>
        </w:del>
        <w:r w:rsidR="00906D0C">
          <w:t xml:space="preserve">of </w:t>
        </w:r>
        <w:r w:rsidR="00906D0C" w:rsidRPr="00E77497">
          <w:t xml:space="preserve"> </w:t>
        </w:r>
        <w:del w:id="9963" w:author="Rev 7 Allen Wirfs-Brock" w:date="2012-04-20T09:48:00Z">
          <w:r w:rsidR="00906D0C" w:rsidRPr="00E77497" w:rsidDel="002D5AF2">
            <w:rPr>
              <w:i/>
            </w:rPr>
            <w:delText>PropertyNameAndValueList</w:delText>
          </w:r>
        </w:del>
      </w:ins>
      <w:ins w:id="9964" w:author="Rev 7 Allen Wirfs-Brock" w:date="2012-04-20T09:48:00Z">
        <w:r w:rsidR="002D5AF2">
          <w:rPr>
            <w:i/>
          </w:rPr>
          <w:t>PropertyDefinitionList</w:t>
        </w:r>
      </w:ins>
      <w:ins w:id="9965" w:author="Rev 5 Allen Wirfs-Brock" w:date="2012-01-10T14:50:00Z">
        <w:r w:rsidR="00906D0C">
          <w:t xml:space="preserve"> with argument </w:t>
        </w:r>
        <w:r w:rsidR="00906D0C" w:rsidRPr="007870CC">
          <w:rPr>
            <w:i/>
          </w:rPr>
          <w:t>ob</w:t>
        </w:r>
        <w:r w:rsidR="00906D0C">
          <w:rPr>
            <w:i/>
          </w:rPr>
          <w:t>ject</w:t>
        </w:r>
        <w:r w:rsidR="00906D0C" w:rsidRPr="00E77497">
          <w:t>.</w:t>
        </w:r>
      </w:ins>
      <w:del w:id="9966" w:author="Rev 5 Allen Wirfs-Brock" w:date="2012-01-10T14:50:00Z">
        <w:r w:rsidR="004C02EF" w:rsidRPr="00E77497" w:rsidDel="00906D0C">
          <w:delText xml:space="preserve">Call the [[DefineOwnProperty]] internal method of </w:delText>
        </w:r>
        <w:r w:rsidR="004C02EF" w:rsidRPr="00E77497" w:rsidDel="00906D0C">
          <w:rPr>
            <w:i/>
          </w:rPr>
          <w:delText>obj</w:delText>
        </w:r>
        <w:r w:rsidR="004C02EF" w:rsidRPr="00E77497" w:rsidDel="00906D0C">
          <w:delText xml:space="preserve"> with arguments </w:delText>
        </w:r>
        <w:r w:rsidR="004C02EF" w:rsidRPr="00E77497" w:rsidDel="00906D0C">
          <w:rPr>
            <w:i/>
          </w:rPr>
          <w:delText>propId</w:delText>
        </w:r>
        <w:r w:rsidR="004C02EF" w:rsidRPr="00E77497" w:rsidDel="00906D0C">
          <w:delText xml:space="preserve">.name, </w:delText>
        </w:r>
        <w:r w:rsidR="004C02EF" w:rsidRPr="00E77497" w:rsidDel="00906D0C">
          <w:rPr>
            <w:i/>
          </w:rPr>
          <w:delText>propId</w:delText>
        </w:r>
        <w:r w:rsidR="004C02EF" w:rsidRPr="00E77497" w:rsidDel="00906D0C">
          <w:delText xml:space="preserve">.descriptor, and </w:delText>
        </w:r>
        <w:r w:rsidR="004C02EF" w:rsidRPr="00E77497" w:rsidDel="00906D0C">
          <w:rPr>
            <w:b/>
          </w:rPr>
          <w:delText>false</w:delText>
        </w:r>
        <w:r w:rsidR="004C02EF" w:rsidRPr="00E77497" w:rsidDel="00906D0C">
          <w:delText>.</w:delText>
        </w:r>
      </w:del>
    </w:p>
    <w:p w14:paraId="23D9D29E" w14:textId="77777777" w:rsidR="002D4B97" w:rsidRDefault="006552DF" w:rsidP="002D4B97">
      <w:pPr>
        <w:pStyle w:val="Alg4"/>
        <w:numPr>
          <w:ilvl w:val="0"/>
          <w:numId w:val="421"/>
        </w:numPr>
        <w:contextualSpacing/>
        <w:rPr>
          <w:ins w:id="9967" w:author="Rev 6 Allen Wirfs-Brock" w:date="2012-02-16T13:44:00Z"/>
        </w:rPr>
      </w:pPr>
      <w:ins w:id="9968" w:author="Rev 10 Allen Wirfs-Brock" w:date="2012-08-14T14:42:00Z">
        <w:r>
          <w:t>ReturnIfAbrupt(</w:t>
        </w:r>
        <w:r>
          <w:rPr>
            <w:i/>
          </w:rPr>
          <w:t>status</w:t>
        </w:r>
        <w:r>
          <w:t>)</w:t>
        </w:r>
      </w:ins>
      <w:ins w:id="9969" w:author="Rev 6 Allen Wirfs-Brock" w:date="2012-02-16T13:44:00Z">
        <w:del w:id="9970" w:author="Rev 10 Allen Wirfs-Brock" w:date="2012-08-14T14:42:00Z">
          <w:r w:rsidR="002D4B97" w:rsidDel="006552DF">
            <w:delText xml:space="preserve">If </w:delText>
          </w:r>
          <w:r w:rsidR="002D4B97" w:rsidRPr="006A5E27" w:rsidDel="006552DF">
            <w:rPr>
              <w:i/>
            </w:rPr>
            <w:delText>success</w:delText>
          </w:r>
        </w:del>
      </w:ins>
      <w:ins w:id="9971" w:author="Rev 8 Allen Wirfs-Brock" w:date="2012-06-11T16:58:00Z">
        <w:del w:id="9972" w:author="Rev 10 Allen Wirfs-Brock" w:date="2012-08-14T14:42:00Z">
          <w:r w:rsidR="00B70D37" w:rsidDel="006552DF">
            <w:rPr>
              <w:i/>
            </w:rPr>
            <w:delText>status</w:delText>
          </w:r>
        </w:del>
      </w:ins>
      <w:ins w:id="9973" w:author="Rev 6 Allen Wirfs-Brock" w:date="2012-02-16T13:44:00Z">
        <w:del w:id="9974" w:author="Rev 10 Allen Wirfs-Brock" w:date="2012-08-14T14:42:00Z">
          <w:r w:rsidR="002D4B97" w:rsidDel="006552DF">
            <w:delText xml:space="preserve"> is an abrupt completion, return </w:delText>
          </w:r>
          <w:r w:rsidR="002D4B97" w:rsidRPr="006A5E27" w:rsidDel="006552DF">
            <w:rPr>
              <w:i/>
            </w:rPr>
            <w:delText>success</w:delText>
          </w:r>
        </w:del>
      </w:ins>
      <w:ins w:id="9975" w:author="Rev 8 Allen Wirfs-Brock" w:date="2012-06-11T16:58:00Z">
        <w:del w:id="9976" w:author="Rev 10 Allen Wirfs-Brock" w:date="2012-08-14T14:42:00Z">
          <w:r w:rsidR="00B70D37" w:rsidDel="006552DF">
            <w:rPr>
              <w:i/>
            </w:rPr>
            <w:delText>status</w:delText>
          </w:r>
        </w:del>
      </w:ins>
      <w:ins w:id="9977" w:author="Rev 6 Allen Wirfs-Brock" w:date="2012-02-16T13:44:00Z">
        <w:r w:rsidR="002D4B97">
          <w:t>.</w:t>
        </w:r>
      </w:ins>
    </w:p>
    <w:p w14:paraId="7671AAF2" w14:textId="77777777" w:rsidR="004C02EF" w:rsidRPr="00E77497" w:rsidDel="005D3773" w:rsidRDefault="002D4B97" w:rsidP="009E3FF6">
      <w:pPr>
        <w:pStyle w:val="Alg4"/>
        <w:numPr>
          <w:ilvl w:val="0"/>
          <w:numId w:val="421"/>
        </w:numPr>
        <w:spacing w:after="220"/>
        <w:contextualSpacing/>
        <w:rPr>
          <w:del w:id="9978" w:author="Rev 4 Allen Wirfs-Brock" w:date="2011-10-15T09:04:00Z"/>
        </w:rPr>
      </w:pPr>
      <w:ins w:id="9979" w:author="Rev 6 Allen Wirfs-Brock" w:date="2012-02-16T13:40:00Z">
        <w:r>
          <w:t xml:space="preserve">Return the result of </w:t>
        </w:r>
      </w:ins>
      <w:ins w:id="9980" w:author="Rev 5 Allen Wirfs-Brock" w:date="2012-01-10T14:49:00Z">
        <w:del w:id="9981" w:author="Rev 6 Allen Wirfs-Brock" w:date="2012-02-16T13:45:00Z">
          <w:r w:rsidR="00906D0C" w:rsidDel="002D4B97">
            <w:delText>P</w:delText>
          </w:r>
        </w:del>
      </w:ins>
      <w:ins w:id="9982" w:author="Rev 6 Allen Wirfs-Brock" w:date="2012-02-16T13:45:00Z">
        <w:r>
          <w:t>p</w:t>
        </w:r>
      </w:ins>
      <w:ins w:id="9983" w:author="Rev 5 Allen Wirfs-Brock" w:date="2012-01-10T14:49:00Z">
        <w:r w:rsidR="00906D0C">
          <w:t>erform</w:t>
        </w:r>
      </w:ins>
      <w:ins w:id="9984" w:author="Rev 6 Allen Wirfs-Brock" w:date="2012-02-16T13:45:00Z">
        <w:r>
          <w:t>ing</w:t>
        </w:r>
      </w:ins>
      <w:ins w:id="9985" w:author="Rev 5 Allen Wirfs-Brock" w:date="2012-01-10T14:49:00Z">
        <w:r w:rsidR="00906D0C">
          <w:t xml:space="preserve"> Property Definition </w:t>
        </w:r>
      </w:ins>
      <w:ins w:id="9986" w:author="Rev 6 Allen Wirfs-Brock" w:date="2012-02-16T13:38:00Z">
        <w:r w:rsidR="008C11D4">
          <w:t xml:space="preserve">Evaluation </w:t>
        </w:r>
      </w:ins>
      <w:ins w:id="9987" w:author="Rev 5 Allen Wirfs-Brock" w:date="2012-01-10T14:49:00Z">
        <w:del w:id="9988" w:author="Rev 6 Allen Wirfs-Brock" w:date="2012-02-16T13:38:00Z">
          <w:r w:rsidR="00906D0C" w:rsidDel="008C11D4">
            <w:delText xml:space="preserve">Dvaluation </w:delText>
          </w:r>
        </w:del>
        <w:r w:rsidR="00906D0C">
          <w:t>of</w:t>
        </w:r>
        <w:r w:rsidR="00906D0C" w:rsidRPr="00E77497">
          <w:t xml:space="preserve"> </w:t>
        </w:r>
        <w:del w:id="9989" w:author="Rev 7 Allen Wirfs-Brock" w:date="2012-04-20T09:35:00Z">
          <w:r w:rsidR="00906D0C" w:rsidRPr="00E77497" w:rsidDel="001A6289">
            <w:rPr>
              <w:i/>
            </w:rPr>
            <w:delText>Property</w:delText>
          </w:r>
          <w:r w:rsidR="00906D0C" w:rsidDel="001A6289">
            <w:rPr>
              <w:i/>
            </w:rPr>
            <w:delText>Assignment</w:delText>
          </w:r>
        </w:del>
      </w:ins>
      <w:ins w:id="9990" w:author="Rev 7 Allen Wirfs-Brock" w:date="2012-04-20T09:35:00Z">
        <w:r w:rsidR="001A6289">
          <w:rPr>
            <w:i/>
          </w:rPr>
          <w:t>PropertyDefinition</w:t>
        </w:r>
      </w:ins>
      <w:ins w:id="9991" w:author="Rev 5 Allen Wirfs-Brock" w:date="2012-01-10T14:49:00Z">
        <w:r w:rsidR="00906D0C">
          <w:rPr>
            <w:i/>
          </w:rPr>
          <w:t xml:space="preserve"> </w:t>
        </w:r>
        <w:r w:rsidR="00906D0C">
          <w:t xml:space="preserve">with argument </w:t>
        </w:r>
        <w:r w:rsidR="00906D0C" w:rsidRPr="007870CC">
          <w:rPr>
            <w:i/>
          </w:rPr>
          <w:t>ob</w:t>
        </w:r>
        <w:r w:rsidR="00906D0C">
          <w:rPr>
            <w:i/>
          </w:rPr>
          <w:t>ject</w:t>
        </w:r>
        <w:r w:rsidR="00906D0C" w:rsidRPr="00E77497">
          <w:t>.</w:t>
        </w:r>
      </w:ins>
      <w:del w:id="9992" w:author="Rev 5 Allen Wirfs-Brock" w:date="2012-01-10T14:49:00Z">
        <w:r w:rsidR="004C02EF" w:rsidRPr="00E77497" w:rsidDel="00906D0C">
          <w:delText xml:space="preserve">Return </w:delText>
        </w:r>
        <w:r w:rsidR="004C02EF" w:rsidRPr="00E77497" w:rsidDel="00906D0C">
          <w:rPr>
            <w:i/>
          </w:rPr>
          <w:delText>obj</w:delText>
        </w:r>
        <w:r w:rsidR="004C02EF" w:rsidRPr="00E77497" w:rsidDel="00906D0C">
          <w:delText>.</w:delText>
        </w:r>
      </w:del>
    </w:p>
    <w:p w14:paraId="01B804EC" w14:textId="77777777" w:rsidR="006D7E13" w:rsidRPr="00E77497" w:rsidRDefault="004C02EF" w:rsidP="009E3FF6">
      <w:pPr>
        <w:pStyle w:val="Alg4"/>
        <w:numPr>
          <w:ilvl w:val="0"/>
          <w:numId w:val="421"/>
        </w:numPr>
        <w:spacing w:after="220"/>
        <w:contextualSpacing/>
      </w:pPr>
      <w:del w:id="9993" w:author="Rev 4 Allen Wirfs-Brock" w:date="2011-10-11T09:00:00Z">
        <w:r w:rsidRPr="00E77497" w:rsidDel="00D73CC3">
          <w:delText xml:space="preserve">If the above steps would throw a </w:delText>
        </w:r>
        <w:r w:rsidRPr="00E77497" w:rsidDel="00D73CC3">
          <w:rPr>
            <w:b/>
          </w:rPr>
          <w:delText>SyntaxError</w:delText>
        </w:r>
        <w:r w:rsidRPr="00E77497" w:rsidDel="00D73CC3">
          <w:delText xml:space="preserve"> then an implementation must treat the error as an early error (Clause 16).</w:delText>
        </w:r>
      </w:del>
      <w:ins w:id="9994" w:author="Allen Wirfs-Brock" w:date="2011-07-07T12:28:00Z">
        <w:del w:id="9995" w:author="Rev 4 Allen Wirfs-Brock" w:date="2011-10-15T09:04:00Z">
          <w:r w:rsidR="006D7E13" w:rsidRPr="00E77497" w:rsidDel="005D3773">
            <w:delText>.</w:delText>
          </w:r>
        </w:del>
      </w:ins>
    </w:p>
    <w:p w14:paraId="0BA180B8" w14:textId="77777777" w:rsidR="00A83EF2" w:rsidRPr="00E77497" w:rsidRDefault="00A83EF2" w:rsidP="00A83EF2">
      <w:pPr>
        <w:rPr>
          <w:ins w:id="9996" w:author="Allen Wirfs-Brock" w:date="2011-07-12T09:01:00Z"/>
        </w:rPr>
      </w:pPr>
      <w:ins w:id="9997" w:author="Allen Wirfs-Brock" w:date="2011-07-12T09:01:00Z">
        <w:del w:id="9998" w:author="Rev 4 Allen Wirfs-Brock" w:date="2011-10-15T08:59:00Z">
          <w:r w:rsidRPr="00E77497" w:rsidDel="00C95629">
            <w:delText xml:space="preserve">The production  </w:delText>
          </w:r>
        </w:del>
        <w:del w:id="9999" w:author="Rev 7 Allen Wirfs-Brock" w:date="2012-04-20T09:35:00Z">
          <w:r w:rsidRPr="00E77497" w:rsidDel="001A6289">
            <w:rPr>
              <w:rStyle w:val="bnf"/>
            </w:rPr>
            <w:delText>PropertyAssignment</w:delText>
          </w:r>
        </w:del>
      </w:ins>
      <w:ins w:id="10000" w:author="Rev 7 Allen Wirfs-Brock" w:date="2012-04-20T09:35:00Z">
        <w:r w:rsidR="001A6289">
          <w:rPr>
            <w:rStyle w:val="bnf"/>
          </w:rPr>
          <w:t>PropertyDefinition</w:t>
        </w:r>
      </w:ins>
      <w:ins w:id="10001" w:author="Allen Wirfs-Brock" w:date="2011-07-12T09:01:00Z">
        <w:r w:rsidRPr="00E77497">
          <w:t xml:space="preserve"> </w:t>
        </w:r>
        <w:r w:rsidRPr="00E77497">
          <w:rPr>
            <w:b/>
          </w:rPr>
          <w:t>:</w:t>
        </w:r>
        <w:r w:rsidRPr="00E77497">
          <w:t xml:space="preserve"> </w:t>
        </w:r>
      </w:ins>
      <w:ins w:id="10002" w:author="Allen Wirfs-Brock rev2" w:date="2011-07-22T09:49:00Z">
        <w:r w:rsidR="00986654" w:rsidRPr="00E77497">
          <w:rPr>
            <w:rStyle w:val="bnf"/>
          </w:rPr>
          <w:t>IdentifierName</w:t>
        </w:r>
        <w:r w:rsidR="00986654" w:rsidRPr="00E77497">
          <w:t xml:space="preserve"> </w:t>
        </w:r>
      </w:ins>
      <w:ins w:id="10003" w:author="Allen Wirfs-Brock" w:date="2011-07-12T09:01:00Z">
        <w:del w:id="10004" w:author="Rev 4 Allen Wirfs-Brock" w:date="2011-10-15T08:59:00Z">
          <w:r w:rsidRPr="00E77497" w:rsidDel="00C95629">
            <w:delText>is evaluated as follows:</w:delText>
          </w:r>
        </w:del>
      </w:ins>
    </w:p>
    <w:p w14:paraId="4DD3C20D" w14:textId="77777777" w:rsidR="00A83EF2" w:rsidRPr="00E77497" w:rsidRDefault="00A83EF2" w:rsidP="009E3FF6">
      <w:pPr>
        <w:pStyle w:val="Alg4"/>
        <w:numPr>
          <w:ilvl w:val="0"/>
          <w:numId w:val="422"/>
        </w:numPr>
        <w:spacing w:after="220"/>
        <w:contextualSpacing/>
        <w:rPr>
          <w:ins w:id="10005" w:author="Allen Wirfs-Brock" w:date="2011-07-12T09:01:00Z"/>
        </w:rPr>
      </w:pPr>
      <w:ins w:id="10006" w:author="Allen Wirfs-Brock" w:date="2011-07-12T09:01:00Z">
        <w:r w:rsidRPr="00E77497">
          <w:t xml:space="preserve">Let </w:t>
        </w:r>
        <w:r w:rsidRPr="00E77497">
          <w:rPr>
            <w:i/>
          </w:rPr>
          <w:t xml:space="preserve">propName </w:t>
        </w:r>
        <w:r w:rsidRPr="00E77497">
          <w:t>be PropName</w:t>
        </w:r>
        <w:del w:id="10007" w:author="Rev 9 Allen Wirfs-Brock" w:date="2012-07-07T16:48:00Z">
          <w:r w:rsidRPr="00E77497" w:rsidDel="00625115">
            <w:delText>(</w:delText>
          </w:r>
        </w:del>
      </w:ins>
      <w:ins w:id="10008" w:author="Rev 9 Allen Wirfs-Brock" w:date="2012-07-07T16:48:00Z">
        <w:r w:rsidR="00625115">
          <w:t xml:space="preserve"> of </w:t>
        </w:r>
      </w:ins>
      <w:ins w:id="10009" w:author="Allen Wirfs-Brock rev2" w:date="2011-07-22T09:50:00Z">
        <w:r w:rsidR="00986654" w:rsidRPr="00E77497">
          <w:rPr>
            <w:rStyle w:val="bnf"/>
          </w:rPr>
          <w:t>IdentifierName</w:t>
        </w:r>
      </w:ins>
      <w:ins w:id="10010" w:author="Allen Wirfs-Brock" w:date="2011-07-12T09:01:00Z">
        <w:del w:id="10011" w:author="Rev 9 Allen Wirfs-Brock" w:date="2012-07-07T16:48:00Z">
          <w:r w:rsidRPr="00E77497" w:rsidDel="00625115">
            <w:delText>)</w:delText>
          </w:r>
        </w:del>
        <w:r w:rsidRPr="00E77497">
          <w:t>.</w:t>
        </w:r>
      </w:ins>
    </w:p>
    <w:p w14:paraId="4FC847D3" w14:textId="77777777" w:rsidR="00A83EF2" w:rsidRPr="00E77497" w:rsidRDefault="00A83EF2" w:rsidP="009E3FF6">
      <w:pPr>
        <w:pStyle w:val="Alg4"/>
        <w:numPr>
          <w:ilvl w:val="0"/>
          <w:numId w:val="422"/>
        </w:numPr>
        <w:spacing w:after="220"/>
        <w:contextualSpacing/>
        <w:rPr>
          <w:ins w:id="10012" w:author="Allen Wirfs-Brock" w:date="2011-07-12T09:01:00Z"/>
        </w:rPr>
      </w:pPr>
      <w:ins w:id="10013" w:author="Allen Wirfs-Brock" w:date="2011-07-12T09:01:00Z">
        <w:r w:rsidRPr="00E77497">
          <w:t xml:space="preserve">Let </w:t>
        </w:r>
        <w:r w:rsidRPr="00E77497">
          <w:rPr>
            <w:i/>
          </w:rPr>
          <w:t xml:space="preserve">exprValue </w:t>
        </w:r>
        <w:r w:rsidRPr="00E77497">
          <w:t xml:space="preserve">be the result of </w:t>
        </w:r>
      </w:ins>
      <w:ins w:id="10014" w:author="Allen Wirfs-Brock" w:date="2011-07-12T09:06:00Z">
        <w:r w:rsidR="009574CD" w:rsidRPr="00E77497">
          <w:t xml:space="preserve">performing Identifier Resolution as specified in 10.3.1 using </w:t>
        </w:r>
      </w:ins>
      <w:ins w:id="10015" w:author="Allen Wirfs-Brock rev2" w:date="2011-07-22T10:24:00Z">
        <w:r w:rsidR="0004618C" w:rsidRPr="00E77497">
          <w:rPr>
            <w:i/>
          </w:rPr>
          <w:t>Identifier</w:t>
        </w:r>
      </w:ins>
      <w:ins w:id="10016" w:author="Allen Wirfs-Brock" w:date="2011-07-12T09:07:00Z">
        <w:r w:rsidR="009574CD" w:rsidRPr="00E77497">
          <w:rPr>
            <w:i/>
          </w:rPr>
          <w:t>Name</w:t>
        </w:r>
      </w:ins>
      <w:ins w:id="10017" w:author="Allen Wirfs-Brock" w:date="2011-07-12T09:06:00Z">
        <w:del w:id="10018" w:author="Allen Wirfs-Brock rev2" w:date="2011-07-22T10:41:00Z">
          <w:r w:rsidR="009574CD" w:rsidRPr="00E77497" w:rsidDel="00D91572">
            <w:delText xml:space="preserve"> as the </w:delText>
          </w:r>
          <w:r w:rsidR="009574CD" w:rsidRPr="00E77497" w:rsidDel="00D91572">
            <w:rPr>
              <w:i/>
            </w:rPr>
            <w:delText>Identifier</w:delText>
          </w:r>
        </w:del>
      </w:ins>
      <w:ins w:id="10019" w:author="Allen Wirfs-Brock" w:date="2011-07-12T09:01:00Z">
        <w:r w:rsidRPr="00E77497">
          <w:t>.</w:t>
        </w:r>
      </w:ins>
    </w:p>
    <w:p w14:paraId="517855C6" w14:textId="77777777" w:rsidR="00A83EF2" w:rsidRPr="00E77497" w:rsidRDefault="00A83EF2" w:rsidP="009E3FF6">
      <w:pPr>
        <w:pStyle w:val="Alg4"/>
        <w:numPr>
          <w:ilvl w:val="0"/>
          <w:numId w:val="422"/>
        </w:numPr>
        <w:spacing w:after="220"/>
        <w:contextualSpacing/>
        <w:rPr>
          <w:ins w:id="10020" w:author="Allen Wirfs-Brock" w:date="2011-07-12T09:01:00Z"/>
        </w:rPr>
      </w:pPr>
      <w:ins w:id="10021" w:author="Allen Wirfs-Brock" w:date="2011-07-12T09:01:00Z">
        <w:r w:rsidRPr="00E77497">
          <w:t xml:space="preserve">Let </w:t>
        </w:r>
        <w:r w:rsidRPr="00E77497">
          <w:rPr>
            <w:i/>
          </w:rPr>
          <w:t xml:space="preserve">propValue </w:t>
        </w:r>
        <w:r w:rsidRPr="00E77497">
          <w:t>be GetValue(</w:t>
        </w:r>
        <w:r w:rsidRPr="00E77497">
          <w:rPr>
            <w:i/>
          </w:rPr>
          <w:t>exprValue</w:t>
        </w:r>
        <w:r w:rsidRPr="00E77497">
          <w:t>).</w:t>
        </w:r>
      </w:ins>
    </w:p>
    <w:p w14:paraId="107F6AE5" w14:textId="77777777" w:rsidR="002D4B97" w:rsidRDefault="006552DF" w:rsidP="002D4B97">
      <w:pPr>
        <w:pStyle w:val="Alg4"/>
        <w:numPr>
          <w:ilvl w:val="0"/>
          <w:numId w:val="422"/>
        </w:numPr>
        <w:contextualSpacing/>
        <w:rPr>
          <w:ins w:id="10022" w:author="Rev 6 Allen Wirfs-Brock" w:date="2012-02-16T13:47:00Z"/>
        </w:rPr>
      </w:pPr>
      <w:ins w:id="10023" w:author="Rev 10 Allen Wirfs-Brock" w:date="2012-08-14T14:43:00Z">
        <w:r>
          <w:t>ReturnIfAbrupt(</w:t>
        </w:r>
        <w:r w:rsidRPr="00E77497">
          <w:rPr>
            <w:i/>
          </w:rPr>
          <w:t>propValue</w:t>
        </w:r>
        <w:r>
          <w:t>)</w:t>
        </w:r>
      </w:ins>
      <w:ins w:id="10024" w:author="Rev 6 Allen Wirfs-Brock" w:date="2012-02-16T13:47:00Z">
        <w:del w:id="10025" w:author="Rev 10 Allen Wirfs-Brock" w:date="2012-08-14T14:43:00Z">
          <w:r w:rsidR="002D4B97" w:rsidDel="006552DF">
            <w:delText xml:space="preserve">If </w:delText>
          </w:r>
          <w:r w:rsidR="002D4B97" w:rsidRPr="00E77497" w:rsidDel="006552DF">
            <w:rPr>
              <w:i/>
            </w:rPr>
            <w:delText xml:space="preserve">propValue </w:delText>
          </w:r>
          <w:r w:rsidR="002D4B97" w:rsidDel="006552DF">
            <w:delText xml:space="preserve">is an abrupt completion, return </w:delText>
          </w:r>
          <w:r w:rsidR="002D4B97" w:rsidRPr="00E77497" w:rsidDel="006552DF">
            <w:rPr>
              <w:i/>
            </w:rPr>
            <w:delText>propValue</w:delText>
          </w:r>
        </w:del>
        <w:r w:rsidR="002D4B97">
          <w:t>.</w:t>
        </w:r>
      </w:ins>
    </w:p>
    <w:p w14:paraId="03347E21" w14:textId="77777777" w:rsidR="00A83EF2" w:rsidRPr="00E77497" w:rsidRDefault="00A83EF2" w:rsidP="009E3FF6">
      <w:pPr>
        <w:pStyle w:val="Alg4"/>
        <w:numPr>
          <w:ilvl w:val="0"/>
          <w:numId w:val="422"/>
        </w:numPr>
        <w:spacing w:after="220"/>
        <w:contextualSpacing/>
        <w:rPr>
          <w:ins w:id="10026" w:author="Allen Wirfs-Brock" w:date="2011-07-12T09:01:00Z"/>
        </w:rPr>
      </w:pPr>
      <w:ins w:id="10027" w:author="Allen Wirfs-Brock" w:date="2011-07-12T09:01:00Z">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ins>
    </w:p>
    <w:p w14:paraId="0FD76E8A" w14:textId="77777777" w:rsidR="00F64ED7" w:rsidRPr="00E77497" w:rsidRDefault="00F64ED7" w:rsidP="00F64ED7">
      <w:pPr>
        <w:pStyle w:val="Alg4"/>
        <w:numPr>
          <w:ilvl w:val="0"/>
          <w:numId w:val="422"/>
        </w:numPr>
        <w:spacing w:after="220"/>
        <w:contextualSpacing/>
        <w:rPr>
          <w:ins w:id="10028" w:author="Rev 5 Allen Wirfs-Brock" w:date="2012-01-10T14:40:00Z"/>
        </w:rPr>
      </w:pPr>
      <w:ins w:id="10029" w:author="Rev 5 Allen Wirfs-Brock" w:date="2012-01-10T14:40:00Z">
        <w:del w:id="10030" w:author="Rev 6 Allen Wirfs-Brock" w:date="2012-02-16T13:48:00Z">
          <w:r w:rsidRPr="00E77497" w:rsidDel="002D4B97">
            <w:delText>Call</w:delText>
          </w:r>
        </w:del>
      </w:ins>
      <w:ins w:id="10031" w:author="Rev 6 Allen Wirfs-Brock" w:date="2012-02-16T13:48:00Z">
        <w:r w:rsidR="002D4B97">
          <w:t>Return the result of calling</w:t>
        </w:r>
      </w:ins>
      <w:ins w:id="10032" w:author="Rev 5 Allen Wirfs-Brock" w:date="2012-01-10T14:40:00Z">
        <w:r w:rsidRPr="00E77497">
          <w:t xml:space="preserve"> the [[DefineOwnProperty]] internal method of </w:t>
        </w:r>
        <w:r w:rsidRPr="00E77497">
          <w:rPr>
            <w:i/>
          </w:rPr>
          <w:t>obj</w:t>
        </w:r>
        <w:r>
          <w:rPr>
            <w:i/>
          </w:rPr>
          <w:t>ect</w:t>
        </w:r>
        <w:r w:rsidRPr="00E77497">
          <w:t xml:space="preserve"> with arguments </w:t>
        </w:r>
      </w:ins>
      <w:ins w:id="10033" w:author="Rev 5 Allen Wirfs-Brock" w:date="2012-01-10T14:41:00Z">
        <w:r w:rsidRPr="00E77497">
          <w:rPr>
            <w:i/>
          </w:rPr>
          <w:t>propName</w:t>
        </w:r>
      </w:ins>
      <w:ins w:id="10034" w:author="Rev 5 Allen Wirfs-Brock" w:date="2012-01-10T14:40:00Z">
        <w:r w:rsidRPr="00E77497">
          <w:t xml:space="preserve">, </w:t>
        </w:r>
      </w:ins>
      <w:ins w:id="10035" w:author="Rev 5 Allen Wirfs-Brock" w:date="2012-01-10T14:41:00Z">
        <w:r w:rsidRPr="00E77497">
          <w:rPr>
            <w:i/>
          </w:rPr>
          <w:t>desc</w:t>
        </w:r>
      </w:ins>
      <w:ins w:id="10036" w:author="Rev 5 Allen Wirfs-Brock" w:date="2012-01-10T14:40:00Z">
        <w:r w:rsidRPr="00E77497">
          <w:t xml:space="preserve">, and </w:t>
        </w:r>
        <w:r w:rsidRPr="00E77497">
          <w:rPr>
            <w:b/>
          </w:rPr>
          <w:t>false</w:t>
        </w:r>
        <w:r w:rsidRPr="00E77497">
          <w:t>.</w:t>
        </w:r>
      </w:ins>
    </w:p>
    <w:p w14:paraId="56B8609A" w14:textId="77777777" w:rsidR="00A83EF2" w:rsidRPr="00E77497" w:rsidDel="00F64ED7" w:rsidRDefault="00A83EF2" w:rsidP="009E3FF6">
      <w:pPr>
        <w:pStyle w:val="Alg4"/>
        <w:numPr>
          <w:ilvl w:val="0"/>
          <w:numId w:val="422"/>
        </w:numPr>
        <w:spacing w:after="220"/>
        <w:contextualSpacing/>
        <w:rPr>
          <w:ins w:id="10037" w:author="Allen Wirfs-Brock" w:date="2011-07-12T09:01:00Z"/>
          <w:del w:id="10038" w:author="Rev 5 Allen Wirfs-Brock" w:date="2012-01-10T14:42:00Z"/>
        </w:rPr>
      </w:pPr>
      <w:ins w:id="10039" w:author="Allen Wirfs-Brock" w:date="2011-07-12T09:01:00Z">
        <w:del w:id="10040" w:author="Rev 5 Allen Wirfs-Brock" w:date="2012-01-10T14:42:00Z">
          <w:r w:rsidRPr="00E77497" w:rsidDel="00F64ED7">
            <w:delText>Return Property Identifier (</w:delText>
          </w:r>
          <w:r w:rsidRPr="00E77497" w:rsidDel="00F64ED7">
            <w:rPr>
              <w:i/>
            </w:rPr>
            <w:delText>propName</w:delText>
          </w:r>
          <w:r w:rsidRPr="00E77497" w:rsidDel="00F64ED7">
            <w:delText xml:space="preserve">, </w:delText>
          </w:r>
          <w:r w:rsidRPr="00E77497" w:rsidDel="00F64ED7">
            <w:rPr>
              <w:i/>
            </w:rPr>
            <w:delText>desc</w:delText>
          </w:r>
          <w:r w:rsidRPr="00E77497" w:rsidDel="00F64ED7">
            <w:delText>).</w:delText>
          </w:r>
        </w:del>
      </w:ins>
    </w:p>
    <w:p w14:paraId="7A5ED4D3" w14:textId="77777777" w:rsidR="004C02EF" w:rsidRPr="00E77497" w:rsidRDefault="004C02EF" w:rsidP="004C02EF">
      <w:del w:id="10041" w:author="Rev 4 Allen Wirfs-Brock" w:date="2011-10-15T08:59:00Z">
        <w:r w:rsidRPr="00E77497" w:rsidDel="00C95629">
          <w:delText xml:space="preserve">The production  </w:delText>
        </w:r>
      </w:del>
      <w:del w:id="10042" w:author="Rev 7 Allen Wirfs-Brock" w:date="2012-04-20T09:35:00Z">
        <w:r w:rsidRPr="00E77497" w:rsidDel="001A6289">
          <w:rPr>
            <w:rStyle w:val="bnf"/>
          </w:rPr>
          <w:delText>PropertyAssignment</w:delText>
        </w:r>
      </w:del>
      <w:ins w:id="10043" w:author="Rev 7 Allen Wirfs-Brock" w:date="2012-04-20T09:35:00Z">
        <w:r w:rsidR="001A6289">
          <w:rPr>
            <w:rStyle w:val="bnf"/>
          </w:rPr>
          <w:t>PropertyDefinition</w:t>
        </w:r>
      </w:ins>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 xml:space="preserve"> </w:t>
      </w:r>
      <w:del w:id="10044" w:author="Rev 4 Allen Wirfs-Brock" w:date="2011-10-15T09:00:00Z">
        <w:r w:rsidRPr="00E77497" w:rsidDel="00C95629">
          <w:delText>is evaluated as follows:</w:delText>
        </w:r>
      </w:del>
    </w:p>
    <w:p w14:paraId="23179D89" w14:textId="77777777" w:rsidR="004C02EF" w:rsidRPr="00E77497" w:rsidRDefault="004C02EF" w:rsidP="009E3FF6">
      <w:pPr>
        <w:pStyle w:val="Alg4"/>
        <w:numPr>
          <w:ilvl w:val="0"/>
          <w:numId w:val="443"/>
        </w:numPr>
        <w:spacing w:after="220"/>
        <w:contextualSpacing/>
      </w:pPr>
      <w:r w:rsidRPr="00E77497">
        <w:t xml:space="preserve">Let </w:t>
      </w:r>
      <w:r w:rsidRPr="00E77497">
        <w:rPr>
          <w:i/>
        </w:rPr>
        <w:t xml:space="preserve">propName </w:t>
      </w:r>
      <w:r w:rsidRPr="00E77497">
        <w:t xml:space="preserve">be </w:t>
      </w:r>
      <w:del w:id="10045" w:author="Allen Wirfs-Brock" w:date="2011-07-07T12:29:00Z">
        <w:r w:rsidRPr="00E77497" w:rsidDel="006D7E13">
          <w:delText xml:space="preserve">the result of evaluating </w:delText>
        </w:r>
      </w:del>
      <w:ins w:id="10046" w:author="Allen Wirfs-Brock" w:date="2011-07-07T12:29:00Z">
        <w:r w:rsidR="006D7E13" w:rsidRPr="00E77497">
          <w:t>PropName</w:t>
        </w:r>
        <w:del w:id="10047" w:author="Rev 9 Allen Wirfs-Brock" w:date="2012-07-07T16:48:00Z">
          <w:r w:rsidR="006D7E13" w:rsidRPr="00E77497" w:rsidDel="00625115">
            <w:delText>(</w:delText>
          </w:r>
        </w:del>
      </w:ins>
      <w:ins w:id="10048" w:author="Rev 9 Allen Wirfs-Brock" w:date="2012-07-07T16:48:00Z">
        <w:r w:rsidR="00625115">
          <w:t xml:space="preserve"> of </w:t>
        </w:r>
      </w:ins>
      <w:r w:rsidRPr="00E77497">
        <w:rPr>
          <w:i/>
        </w:rPr>
        <w:t>PropertyName</w:t>
      </w:r>
      <w:ins w:id="10049" w:author="Allen Wirfs-Brock" w:date="2011-07-07T12:29:00Z">
        <w:del w:id="10050" w:author="Rev 9 Allen Wirfs-Brock" w:date="2012-07-07T16:49:00Z">
          <w:r w:rsidR="006D7E13" w:rsidRPr="00E77497" w:rsidDel="00625115">
            <w:delText>)</w:delText>
          </w:r>
        </w:del>
      </w:ins>
      <w:r w:rsidRPr="00E77497">
        <w:t>.</w:t>
      </w:r>
    </w:p>
    <w:p w14:paraId="5C036669" w14:textId="77777777" w:rsidR="004C02EF" w:rsidRPr="00E77497" w:rsidRDefault="004C02EF" w:rsidP="009E3FF6">
      <w:pPr>
        <w:pStyle w:val="Alg4"/>
        <w:numPr>
          <w:ilvl w:val="0"/>
          <w:numId w:val="443"/>
        </w:numPr>
        <w:spacing w:after="220"/>
        <w:contextualSpacing/>
      </w:pPr>
      <w:r w:rsidRPr="00E77497">
        <w:t xml:space="preserve">Let </w:t>
      </w:r>
      <w:r w:rsidRPr="00E77497">
        <w:rPr>
          <w:i/>
        </w:rPr>
        <w:t xml:space="preserve">exprValue </w:t>
      </w:r>
      <w:r w:rsidRPr="00E77497">
        <w:t xml:space="preserve">be the result of evaluating </w:t>
      </w:r>
      <w:r w:rsidRPr="00E77497">
        <w:rPr>
          <w:i/>
        </w:rPr>
        <w:t>AssignmentExpression</w:t>
      </w:r>
      <w:r w:rsidRPr="00E77497">
        <w:t>.</w:t>
      </w:r>
    </w:p>
    <w:p w14:paraId="097CBB97" w14:textId="77777777" w:rsidR="004C02EF" w:rsidRPr="00E77497" w:rsidRDefault="004C02EF" w:rsidP="009E3FF6">
      <w:pPr>
        <w:pStyle w:val="Alg4"/>
        <w:numPr>
          <w:ilvl w:val="0"/>
          <w:numId w:val="443"/>
        </w:numPr>
        <w:spacing w:after="220"/>
        <w:contextualSpacing/>
      </w:pPr>
      <w:r w:rsidRPr="00E77497">
        <w:t xml:space="preserve">Let </w:t>
      </w:r>
      <w:r w:rsidRPr="00E77497">
        <w:rPr>
          <w:i/>
        </w:rPr>
        <w:t xml:space="preserve">propValue </w:t>
      </w:r>
      <w:r w:rsidRPr="00E77497">
        <w:t>be GetValue(</w:t>
      </w:r>
      <w:r w:rsidRPr="00E77497">
        <w:rPr>
          <w:i/>
        </w:rPr>
        <w:t>exprValue</w:t>
      </w:r>
      <w:r w:rsidRPr="00E77497">
        <w:t>).</w:t>
      </w:r>
    </w:p>
    <w:p w14:paraId="1135437C" w14:textId="77777777" w:rsidR="00FA0122" w:rsidRDefault="006552DF" w:rsidP="00FA0122">
      <w:pPr>
        <w:pStyle w:val="Alg4"/>
        <w:numPr>
          <w:ilvl w:val="0"/>
          <w:numId w:val="443"/>
        </w:numPr>
        <w:contextualSpacing/>
        <w:rPr>
          <w:ins w:id="10051" w:author="Rev 6 Allen Wirfs-Brock" w:date="2012-02-16T13:48:00Z"/>
        </w:rPr>
      </w:pPr>
      <w:ins w:id="10052" w:author="Rev 10 Allen Wirfs-Brock" w:date="2012-08-14T14:43:00Z">
        <w:r>
          <w:t>ReturnIfAbrupt(</w:t>
        </w:r>
        <w:r w:rsidRPr="00E77497">
          <w:rPr>
            <w:i/>
          </w:rPr>
          <w:t>propValue</w:t>
        </w:r>
        <w:r>
          <w:t>)</w:t>
        </w:r>
      </w:ins>
      <w:ins w:id="10053" w:author="Rev 6 Allen Wirfs-Brock" w:date="2012-02-16T13:48:00Z">
        <w:del w:id="10054" w:author="Rev 10 Allen Wirfs-Brock" w:date="2012-08-14T14:43:00Z">
          <w:r w:rsidR="00FA0122" w:rsidDel="006552DF">
            <w:delText xml:space="preserve">If </w:delText>
          </w:r>
          <w:r w:rsidR="00FA0122" w:rsidRPr="00E77497" w:rsidDel="006552DF">
            <w:rPr>
              <w:i/>
            </w:rPr>
            <w:delText xml:space="preserve">propValue </w:delText>
          </w:r>
          <w:r w:rsidR="00FA0122" w:rsidDel="006552DF">
            <w:delText xml:space="preserve">is an abrupt completion, return </w:delText>
          </w:r>
          <w:r w:rsidR="00FA0122" w:rsidRPr="00E77497" w:rsidDel="006552DF">
            <w:rPr>
              <w:i/>
            </w:rPr>
            <w:delText>propValue</w:delText>
          </w:r>
        </w:del>
        <w:r w:rsidR="00FA0122">
          <w:t>.</w:t>
        </w:r>
      </w:ins>
    </w:p>
    <w:p w14:paraId="436AA54B" w14:textId="77777777" w:rsidR="004C02EF" w:rsidRPr="00E77497" w:rsidRDefault="004C02EF" w:rsidP="009E3FF6">
      <w:pPr>
        <w:pStyle w:val="Alg4"/>
        <w:numPr>
          <w:ilvl w:val="0"/>
          <w:numId w:val="443"/>
        </w:numPr>
        <w:spacing w:after="220"/>
        <w:contextualSpacing/>
      </w:pPr>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14:paraId="6D53FF64" w14:textId="77777777" w:rsidR="004C02EF" w:rsidRPr="00E77497" w:rsidRDefault="00FA0122" w:rsidP="009E3FF6">
      <w:pPr>
        <w:pStyle w:val="Alg4"/>
        <w:numPr>
          <w:ilvl w:val="0"/>
          <w:numId w:val="443"/>
        </w:numPr>
        <w:spacing w:after="220"/>
        <w:contextualSpacing/>
      </w:pPr>
      <w:ins w:id="10055" w:author="Rev 6 Allen Wirfs-Brock" w:date="2012-02-16T13:48:00Z">
        <w:r>
          <w:t>Return the result of calling</w:t>
        </w:r>
        <w:r w:rsidRPr="00E77497">
          <w:t xml:space="preserve"> </w:t>
        </w:r>
      </w:ins>
      <w:ins w:id="10056" w:author="Rev 5 Allen Wirfs-Brock" w:date="2012-01-10T14:52:00Z">
        <w:del w:id="10057" w:author="Rev 6 Allen Wirfs-Brock" w:date="2012-02-16T13:48:00Z">
          <w:r w:rsidR="00906D0C" w:rsidRPr="00E77497" w:rsidDel="00FA0122">
            <w:delText xml:space="preserve">Call </w:delText>
          </w:r>
        </w:del>
        <w:r w:rsidR="00906D0C" w:rsidRPr="00E77497">
          <w:t xml:space="preserve">the [[DefineOwnProperty]] internal method of </w:t>
        </w:r>
        <w:r w:rsidR="00906D0C" w:rsidRPr="00E77497">
          <w:rPr>
            <w:i/>
          </w:rPr>
          <w:t>obj</w:t>
        </w:r>
        <w:r w:rsidR="00906D0C">
          <w:rPr>
            <w:i/>
          </w:rPr>
          <w:t>ect</w:t>
        </w:r>
        <w:r w:rsidR="00906D0C" w:rsidRPr="00E77497">
          <w:t xml:space="preserve"> with arguments </w:t>
        </w:r>
        <w:r w:rsidR="00906D0C" w:rsidRPr="00E77497">
          <w:rPr>
            <w:i/>
          </w:rPr>
          <w:t>propName</w:t>
        </w:r>
        <w:r w:rsidR="00906D0C" w:rsidRPr="00E77497">
          <w:t xml:space="preserve">, </w:t>
        </w:r>
        <w:r w:rsidR="00906D0C" w:rsidRPr="00E77497">
          <w:rPr>
            <w:i/>
          </w:rPr>
          <w:t>desc</w:t>
        </w:r>
        <w:r w:rsidR="00906D0C" w:rsidRPr="00E77497">
          <w:t xml:space="preserve">, and </w:t>
        </w:r>
        <w:r w:rsidR="00906D0C" w:rsidRPr="00E77497">
          <w:rPr>
            <w:b/>
          </w:rPr>
          <w:t>false</w:t>
        </w:r>
        <w:r w:rsidR="00906D0C" w:rsidRPr="00E77497">
          <w:t>.</w:t>
        </w:r>
      </w:ins>
      <w:del w:id="10058" w:author="Rev 5 Allen Wirfs-Brock" w:date="2012-01-10T14:52:00Z">
        <w:r w:rsidR="004C02EF" w:rsidRPr="00E77497" w:rsidDel="00906D0C">
          <w:delText>Return Property Identifier (</w:delText>
        </w:r>
        <w:r w:rsidR="004C02EF" w:rsidRPr="00E77497" w:rsidDel="00906D0C">
          <w:rPr>
            <w:i/>
          </w:rPr>
          <w:delText>propName</w:delText>
        </w:r>
        <w:r w:rsidR="004C02EF" w:rsidRPr="00E77497" w:rsidDel="00906D0C">
          <w:delText xml:space="preserve">, </w:delText>
        </w:r>
        <w:r w:rsidR="004C02EF" w:rsidRPr="00E77497" w:rsidDel="00906D0C">
          <w:rPr>
            <w:i/>
          </w:rPr>
          <w:delText>desc</w:delText>
        </w:r>
        <w:r w:rsidR="004C02EF" w:rsidRPr="00E77497" w:rsidDel="00906D0C">
          <w:delText>).</w:delText>
        </w:r>
      </w:del>
    </w:p>
    <w:p w14:paraId="4A7994AA" w14:textId="77777777" w:rsidR="005D0080" w:rsidRPr="00E77497" w:rsidDel="009508C6" w:rsidRDefault="005D0080" w:rsidP="005D0080">
      <w:pPr>
        <w:jc w:val="left"/>
        <w:rPr>
          <w:ins w:id="10059" w:author="Rev 7 Allen Wirfs-Brock" w:date="2012-04-25T16:01:00Z"/>
          <w:del w:id="10060" w:author="Rev 8 Allen Wirfs-Brock" w:date="2012-06-01T08:32:00Z"/>
        </w:rPr>
      </w:pPr>
      <w:ins w:id="10061" w:author="Rev 7 Allen Wirfs-Brock" w:date="2012-04-25T16:01:00Z">
        <w:del w:id="10062" w:author="Rev 8 Allen Wirfs-Brock" w:date="2012-06-01T08:32:00Z">
          <w:r w:rsidDel="009508C6">
            <w:rPr>
              <w:rStyle w:val="bnf"/>
            </w:rPr>
            <w:delText>PropertyDefinition</w:delText>
          </w:r>
          <w:r w:rsidRPr="00E77497" w:rsidDel="009508C6">
            <w:delText xml:space="preserve"> </w:delText>
          </w:r>
          <w:r w:rsidRPr="00E77497" w:rsidDel="009508C6">
            <w:rPr>
              <w:b/>
            </w:rPr>
            <w:delText>:</w:delText>
          </w:r>
          <w:r w:rsidRPr="00E77497" w:rsidDel="009508C6">
            <w:delText xml:space="preserve">  </w:delText>
          </w:r>
          <w:r w:rsidDel="009508C6">
            <w:rPr>
              <w:rStyle w:val="bnf"/>
            </w:rPr>
            <w:delText>MethodDefinition</w:delText>
          </w:r>
          <w:r w:rsidRPr="00E77497" w:rsidDel="009508C6">
            <w:delText xml:space="preserve"> </w:delText>
          </w:r>
        </w:del>
      </w:ins>
    </w:p>
    <w:p w14:paraId="354928FB" w14:textId="77777777" w:rsidR="005D0080" w:rsidRPr="00E77497" w:rsidDel="009508C6" w:rsidRDefault="005D0080" w:rsidP="005D0080">
      <w:pPr>
        <w:pStyle w:val="Alg4"/>
        <w:numPr>
          <w:ilvl w:val="0"/>
          <w:numId w:val="739"/>
        </w:numPr>
        <w:spacing w:after="220"/>
        <w:contextualSpacing/>
        <w:rPr>
          <w:ins w:id="10063" w:author="Rev 7 Allen Wirfs-Brock" w:date="2012-04-25T16:01:00Z"/>
          <w:del w:id="10064" w:author="Rev 8 Allen Wirfs-Brock" w:date="2012-06-01T08:32:00Z"/>
        </w:rPr>
      </w:pPr>
      <w:ins w:id="10065" w:author="Rev 7 Allen Wirfs-Brock" w:date="2012-04-25T16:01:00Z">
        <w:del w:id="10066" w:author="Rev 8 Allen Wirfs-Brock" w:date="2012-06-01T08:32:00Z">
          <w:r w:rsidDel="009508C6">
            <w:delText>Return the result of Property Definition Evaluation of</w:delText>
          </w:r>
          <w:r w:rsidRPr="00E77497" w:rsidDel="009508C6">
            <w:delText xml:space="preserve"> </w:delText>
          </w:r>
          <w:r w:rsidDel="009508C6">
            <w:rPr>
              <w:i/>
            </w:rPr>
            <w:delText xml:space="preserve">MethodDefinition </w:delText>
          </w:r>
          <w:r w:rsidDel="009508C6">
            <w:delText xml:space="preserve">with argument </w:delText>
          </w:r>
          <w:r w:rsidRPr="007870CC" w:rsidDel="009508C6">
            <w:rPr>
              <w:i/>
            </w:rPr>
            <w:delText>ob</w:delText>
          </w:r>
          <w:r w:rsidDel="009508C6">
            <w:rPr>
              <w:i/>
            </w:rPr>
            <w:delText>ject</w:delText>
          </w:r>
          <w:r w:rsidRPr="00E77497" w:rsidDel="009508C6">
            <w:delText>.</w:delText>
          </w:r>
        </w:del>
      </w:ins>
    </w:p>
    <w:p w14:paraId="52B5FC40" w14:textId="77777777" w:rsidR="008D6EE3" w:rsidRPr="00E77497" w:rsidDel="00F5321D" w:rsidRDefault="008D6EE3" w:rsidP="008D6EE3">
      <w:pPr>
        <w:rPr>
          <w:ins w:id="10067" w:author="Rev 5 Allen Wirfs-Brock" w:date="2012-01-06T15:33:00Z"/>
          <w:del w:id="10068" w:author="Rev 7 Allen Wirfs-Brock" w:date="2012-04-26T11:21:00Z"/>
        </w:rPr>
      </w:pPr>
      <w:ins w:id="10069" w:author="Rev 5 Allen Wirfs-Brock" w:date="2012-01-06T15:33:00Z">
        <w:del w:id="10070" w:author="Rev 7 Allen Wirfs-Brock" w:date="2012-04-20T09:35:00Z">
          <w:r w:rsidRPr="00E77497" w:rsidDel="001A6289">
            <w:rPr>
              <w:rStyle w:val="bnf"/>
            </w:rPr>
            <w:delText>PropertyAssignment</w:delText>
          </w:r>
        </w:del>
        <w:del w:id="10071" w:author="Rev 7 Allen Wirfs-Brock" w:date="2012-04-26T11:21:00Z">
          <w:r w:rsidRPr="00E77497" w:rsidDel="00F5321D">
            <w:delText xml:space="preserve"> </w:delText>
          </w:r>
          <w:r w:rsidRPr="00E77497" w:rsidDel="00F5321D">
            <w:rPr>
              <w:b/>
            </w:rPr>
            <w:delText>:</w:delText>
          </w:r>
          <w:r w:rsidRPr="00E77497" w:rsidDel="00F5321D">
            <w:delText xml:space="preserve"> </w:delText>
          </w:r>
          <w:r w:rsidRPr="00E77497" w:rsidDel="00F5321D">
            <w:rPr>
              <w:rStyle w:val="bnf"/>
            </w:rPr>
            <w:delText>PropertyName</w:delText>
          </w:r>
          <w:r w:rsidRPr="00E77497" w:rsidDel="00F5321D">
            <w:rPr>
              <w:iCs/>
            </w:rPr>
            <w:delText xml:space="preserve"> </w:delText>
          </w:r>
          <w:r w:rsidRPr="00E77497" w:rsidDel="00F5321D">
            <w:rPr>
              <w:rFonts w:ascii="Courier New" w:hAnsi="Courier New" w:cs="Courier New"/>
              <w:b/>
              <w:iCs/>
            </w:rPr>
            <w:delText>(</w:delText>
          </w:r>
        </w:del>
      </w:ins>
      <w:ins w:id="10072" w:author="Rev 5 Allen Wirfs-Brock" w:date="2012-01-06T15:35:00Z">
        <w:del w:id="10073" w:author="Rev 7 Allen Wirfs-Brock" w:date="2012-04-26T11:21:00Z">
          <w:r w:rsidDel="00F5321D">
            <w:rPr>
              <w:rFonts w:ascii="Courier New" w:hAnsi="Courier New" w:cs="Courier New"/>
              <w:b/>
              <w:iCs/>
            </w:rPr>
            <w:delText xml:space="preserve"> </w:delText>
          </w:r>
          <w:r w:rsidRPr="004A5000" w:rsidDel="00F5321D">
            <w:rPr>
              <w:rFonts w:ascii="Times New Roman" w:hAnsi="Times New Roman"/>
              <w:i/>
            </w:rPr>
            <w:delText>FormalParameterList</w:delText>
          </w:r>
        </w:del>
      </w:ins>
      <w:ins w:id="10074" w:author="Rev 5 Allen Wirfs-Brock" w:date="2012-01-06T15:33:00Z">
        <w:del w:id="10075" w:author="Rev 7 Allen Wirfs-Brock" w:date="2012-04-26T11:21:00Z">
          <w:r w:rsidRPr="00E77497" w:rsidDel="00F5321D">
            <w:rPr>
              <w:rFonts w:ascii="Courier New" w:hAnsi="Courier New" w:cs="Courier New"/>
              <w:b/>
              <w:iCs/>
            </w:rPr>
            <w:delText xml:space="preserve"> ) {</w:delText>
          </w:r>
          <w:r w:rsidRPr="00E77497" w:rsidDel="00F5321D">
            <w:rPr>
              <w:iCs/>
            </w:rPr>
            <w:delText xml:space="preserve"> </w:delText>
          </w:r>
          <w:r w:rsidRPr="00E77497" w:rsidDel="00F5321D">
            <w:rPr>
              <w:rStyle w:val="bnf"/>
            </w:rPr>
            <w:delText>FunctionBody</w:delText>
          </w:r>
          <w:r w:rsidRPr="00E77497" w:rsidDel="00F5321D">
            <w:rPr>
              <w:rFonts w:ascii="Courier New" w:hAnsi="Courier New" w:cs="Courier New"/>
              <w:iCs/>
            </w:rPr>
            <w:delText xml:space="preserve"> </w:delText>
          </w:r>
          <w:r w:rsidRPr="00E77497" w:rsidDel="00F5321D">
            <w:rPr>
              <w:rFonts w:ascii="Courier New" w:hAnsi="Courier New" w:cs="Courier New"/>
              <w:b/>
              <w:iCs/>
            </w:rPr>
            <w:delText>}</w:delText>
          </w:r>
          <w:r w:rsidRPr="00E77497" w:rsidDel="00F5321D">
            <w:delText xml:space="preserve"> </w:delText>
          </w:r>
        </w:del>
      </w:ins>
    </w:p>
    <w:p w14:paraId="2A9AFFA3" w14:textId="77777777" w:rsidR="008D6EE3" w:rsidRPr="00E77497" w:rsidDel="00F5321D" w:rsidRDefault="008D6EE3" w:rsidP="008D6EE3">
      <w:pPr>
        <w:pStyle w:val="Alg4"/>
        <w:numPr>
          <w:ilvl w:val="0"/>
          <w:numId w:val="53"/>
        </w:numPr>
        <w:spacing w:after="220"/>
        <w:contextualSpacing/>
        <w:rPr>
          <w:ins w:id="10076" w:author="Rev 5 Allen Wirfs-Brock" w:date="2012-01-06T15:33:00Z"/>
          <w:del w:id="10077" w:author="Rev 7 Allen Wirfs-Brock" w:date="2012-04-26T11:21:00Z"/>
        </w:rPr>
      </w:pPr>
      <w:ins w:id="10078" w:author="Rev 5 Allen Wirfs-Brock" w:date="2012-01-06T15:33:00Z">
        <w:del w:id="10079" w:author="Rev 7 Allen Wirfs-Brock" w:date="2012-04-26T11:21:00Z">
          <w:r w:rsidRPr="00E77497" w:rsidDel="00F5321D">
            <w:delText xml:space="preserve">Let </w:delText>
          </w:r>
          <w:r w:rsidRPr="00E77497" w:rsidDel="00F5321D">
            <w:rPr>
              <w:i/>
            </w:rPr>
            <w:delText xml:space="preserve">propName </w:delText>
          </w:r>
          <w:r w:rsidRPr="00E77497" w:rsidDel="00F5321D">
            <w:delText>be PropName</w:delText>
          </w:r>
        </w:del>
      </w:ins>
      <w:ins w:id="10080" w:author="Rev 5 Allen Wirfs-Brock" w:date="2012-01-06T15:47:00Z">
        <w:del w:id="10081" w:author="Rev 7 Allen Wirfs-Brock" w:date="2012-04-26T11:21:00Z">
          <w:r w:rsidR="0099011E" w:rsidDel="00F5321D">
            <w:delText xml:space="preserve"> of </w:delText>
          </w:r>
        </w:del>
      </w:ins>
      <w:ins w:id="10082" w:author="Rev 5 Allen Wirfs-Brock" w:date="2012-01-06T15:33:00Z">
        <w:del w:id="10083" w:author="Rev 7 Allen Wirfs-Brock" w:date="2012-04-26T11:21:00Z">
          <w:r w:rsidRPr="00E77497" w:rsidDel="00F5321D">
            <w:rPr>
              <w:i/>
            </w:rPr>
            <w:delText>PropertyName</w:delText>
          </w:r>
          <w:r w:rsidRPr="00E77497" w:rsidDel="00F5321D">
            <w:delText>.</w:delText>
          </w:r>
        </w:del>
      </w:ins>
    </w:p>
    <w:p w14:paraId="174DE8A2" w14:textId="77777777" w:rsidR="008D6EE3" w:rsidRPr="00E77497" w:rsidDel="00F5321D" w:rsidRDefault="008D6EE3" w:rsidP="008D6EE3">
      <w:pPr>
        <w:pStyle w:val="Alg4"/>
        <w:numPr>
          <w:ilvl w:val="0"/>
          <w:numId w:val="53"/>
        </w:numPr>
        <w:spacing w:after="220"/>
        <w:contextualSpacing/>
        <w:rPr>
          <w:ins w:id="10084" w:author="Rev 5 Allen Wirfs-Brock" w:date="2012-01-06T15:33:00Z"/>
          <w:del w:id="10085" w:author="Rev 7 Allen Wirfs-Brock" w:date="2012-04-26T11:21:00Z"/>
        </w:rPr>
      </w:pPr>
      <w:ins w:id="10086" w:author="Rev 5 Allen Wirfs-Brock" w:date="2012-01-06T15:33:00Z">
        <w:del w:id="10087" w:author="Rev 7 Allen Wirfs-Brock" w:date="2012-04-26T11:21:00Z">
          <w:r w:rsidRPr="00E77497" w:rsidDel="00F5321D">
            <w:delText xml:space="preserve">Let </w:delText>
          </w:r>
          <w:r w:rsidRPr="00E77497" w:rsidDel="00F5321D">
            <w:rPr>
              <w:i/>
            </w:rPr>
            <w:delText xml:space="preserve">closure </w:delText>
          </w:r>
          <w:r w:rsidRPr="00E77497" w:rsidDel="00F5321D">
            <w:delText>be the result of creating a new Function object as specified in 13</w:delText>
          </w:r>
        </w:del>
      </w:ins>
      <w:ins w:id="10088" w:author="Rev 6 Allen Wirfs-Brock" w:date="2012-02-27T11:02:00Z">
        <w:del w:id="10089" w:author="Rev 7 Allen Wirfs-Brock" w:date="2012-04-26T11:21:00Z">
          <w:r w:rsidR="004A5000" w:rsidDel="00F5321D">
            <w:delText>.1</w:delText>
          </w:r>
        </w:del>
      </w:ins>
      <w:ins w:id="10090" w:author="Rev 5 Allen Wirfs-Brock" w:date="2012-01-06T15:33:00Z">
        <w:del w:id="10091" w:author="Rev 7 Allen Wirfs-Brock" w:date="2012-04-26T11:21:00Z">
          <w:r w:rsidRPr="00E77497" w:rsidDel="00F5321D">
            <w:delText>.2</w:delText>
          </w:r>
        </w:del>
      </w:ins>
      <w:ins w:id="10092" w:author="Rev 6 Allen Wirfs-Brock" w:date="2012-02-27T11:02:00Z">
        <w:del w:id="10093" w:author="Rev 7 Allen Wirfs-Brock" w:date="2012-04-26T11:21:00Z">
          <w:r w:rsidR="004A5000" w:rsidDel="00F5321D">
            <w:delText>1</w:delText>
          </w:r>
        </w:del>
      </w:ins>
      <w:ins w:id="10094" w:author="Rev 5 Allen Wirfs-Brock" w:date="2012-01-06T15:33:00Z">
        <w:del w:id="10095" w:author="Rev 7 Allen Wirfs-Brock" w:date="2012-04-26T11:21:00Z">
          <w:r w:rsidRPr="00E77497" w:rsidDel="00F5321D">
            <w:delText xml:space="preserve"> using a </w:delText>
          </w:r>
          <w:r w:rsidRPr="00E77497" w:rsidDel="00F5321D">
            <w:rPr>
              <w:rStyle w:val="bnf"/>
            </w:rPr>
            <w:delText>FormalParameterList</w:delText>
          </w:r>
          <w:r w:rsidRPr="00E77497" w:rsidDel="00F5321D">
            <w:delText xml:space="preserve"> </w:delText>
          </w:r>
          <w:r w:rsidRPr="00E77497" w:rsidDel="00F5321D">
            <w:rPr>
              <w:b/>
            </w:rPr>
            <w:delText>:</w:delText>
          </w:r>
          <w:r w:rsidRPr="00E77497" w:rsidDel="00F5321D">
            <w:rPr>
              <w:sz w:val="16"/>
            </w:rPr>
            <w:delText xml:space="preserve"> [empty]</w:delText>
          </w:r>
          <w:r w:rsidRPr="00E77497" w:rsidDel="00F5321D">
            <w:delText xml:space="preserve"> production as the parameter list and body specified by </w:delText>
          </w:r>
          <w:r w:rsidRPr="00E77497" w:rsidDel="00F5321D">
            <w:rPr>
              <w:i/>
            </w:rPr>
            <w:delText>FunctionBody</w:delText>
          </w:r>
          <w:r w:rsidRPr="00E77497" w:rsidDel="00F5321D">
            <w:delText xml:space="preserve">. Pass in the LexicalEnvironment of the running execution context as the </w:delText>
          </w:r>
          <w:r w:rsidRPr="00E77497" w:rsidDel="00F5321D">
            <w:rPr>
              <w:i/>
            </w:rPr>
            <w:delText>Scope</w:delText>
          </w:r>
          <w:r w:rsidRPr="00E77497" w:rsidDel="00F5321D">
            <w:delText xml:space="preserve">. Pass in </w:delText>
          </w:r>
          <w:r w:rsidRPr="00E77497" w:rsidDel="00F5321D">
            <w:rPr>
              <w:b/>
            </w:rPr>
            <w:delText>true</w:delText>
          </w:r>
          <w:r w:rsidRPr="00E77497" w:rsidDel="00F5321D">
            <w:delText xml:space="preserve"> as the </w:delText>
          </w:r>
          <w:r w:rsidRPr="00E77497" w:rsidDel="00F5321D">
            <w:rPr>
              <w:i/>
            </w:rPr>
            <w:delText>Strict</w:delText>
          </w:r>
          <w:r w:rsidRPr="00E77497" w:rsidDel="00F5321D">
            <w:delText xml:space="preserve"> flag.</w:delText>
          </w:r>
        </w:del>
      </w:ins>
      <w:ins w:id="10096" w:author="Rev 5 Allen Wirfs-Brock" w:date="2012-01-10T15:22:00Z">
        <w:del w:id="10097" w:author="Rev 7 Allen Wirfs-Brock" w:date="2012-04-26T11:21:00Z">
          <w:r w:rsidR="00ED240D" w:rsidDel="00F5321D">
            <w:delText xml:space="preserve"> Pass object as the optional </w:delText>
          </w:r>
        </w:del>
      </w:ins>
      <w:ins w:id="10098" w:author="Rev 5 Allen Wirfs-Brock" w:date="2012-01-10T15:23:00Z">
        <w:del w:id="10099" w:author="Rev 7 Allen Wirfs-Brock" w:date="2012-04-26T11:21:00Z">
          <w:r w:rsidR="00ED240D" w:rsidRPr="00ED240D" w:rsidDel="00F5321D">
            <w:rPr>
              <w:i/>
            </w:rPr>
            <w:delText>h</w:delText>
          </w:r>
        </w:del>
      </w:ins>
      <w:ins w:id="10100" w:author="Rev 5 Allen Wirfs-Brock" w:date="2012-01-10T15:22:00Z">
        <w:del w:id="10101" w:author="Rev 7 Allen Wirfs-Brock" w:date="2012-04-26T11:21:00Z">
          <w:r w:rsidR="00ED240D" w:rsidRPr="00ED240D" w:rsidDel="00F5321D">
            <w:rPr>
              <w:i/>
            </w:rPr>
            <w:delText>omeObject</w:delText>
          </w:r>
          <w:r w:rsidR="00ED240D" w:rsidDel="00F5321D">
            <w:delText xml:space="preserve"> argument and propName as the optional </w:delText>
          </w:r>
          <w:r w:rsidR="00ED240D" w:rsidRPr="00ED240D" w:rsidDel="00F5321D">
            <w:rPr>
              <w:i/>
            </w:rPr>
            <w:delText>methodName</w:delText>
          </w:r>
          <w:r w:rsidR="00ED240D" w:rsidDel="00F5321D">
            <w:delText xml:space="preserve"> argument.</w:delText>
          </w:r>
        </w:del>
      </w:ins>
    </w:p>
    <w:p w14:paraId="22E24F38" w14:textId="77777777" w:rsidR="008D6EE3" w:rsidRPr="00E77497" w:rsidDel="00F5321D" w:rsidRDefault="008D6EE3" w:rsidP="008D6EE3">
      <w:pPr>
        <w:pStyle w:val="Alg4"/>
        <w:numPr>
          <w:ilvl w:val="0"/>
          <w:numId w:val="53"/>
        </w:numPr>
        <w:spacing w:after="220"/>
        <w:contextualSpacing/>
        <w:rPr>
          <w:ins w:id="10102" w:author="Rev 5 Allen Wirfs-Brock" w:date="2012-01-06T15:33:00Z"/>
          <w:del w:id="10103" w:author="Rev 7 Allen Wirfs-Brock" w:date="2012-04-26T11:21:00Z"/>
        </w:rPr>
      </w:pPr>
      <w:ins w:id="10104" w:author="Rev 5 Allen Wirfs-Brock" w:date="2012-01-06T15:33:00Z">
        <w:del w:id="10105" w:author="Rev 7 Allen Wirfs-Brock" w:date="2012-04-26T11:21:00Z">
          <w:r w:rsidRPr="00E77497" w:rsidDel="00F5321D">
            <w:delText xml:space="preserve">Let </w:delText>
          </w:r>
          <w:r w:rsidRPr="00E77497" w:rsidDel="00F5321D">
            <w:rPr>
              <w:i/>
            </w:rPr>
            <w:delText>desc</w:delText>
          </w:r>
          <w:r w:rsidRPr="00E77497" w:rsidDel="00F5321D">
            <w:delText xml:space="preserve"> be the Property Descriptor{[[Get]]: </w:delText>
          </w:r>
          <w:r w:rsidRPr="00E77497" w:rsidDel="00F5321D">
            <w:rPr>
              <w:i/>
            </w:rPr>
            <w:delText>closure</w:delText>
          </w:r>
          <w:r w:rsidRPr="00E77497" w:rsidDel="00F5321D">
            <w:delText xml:space="preserve">, [[Enumerable]]: </w:delText>
          </w:r>
          <w:r w:rsidRPr="00E77497" w:rsidDel="00F5321D">
            <w:rPr>
              <w:b/>
            </w:rPr>
            <w:delText>true</w:delText>
          </w:r>
          <w:r w:rsidRPr="00E77497" w:rsidDel="00F5321D">
            <w:delText xml:space="preserve">, [[Configurable]]: </w:delText>
          </w:r>
          <w:r w:rsidRPr="00E77497" w:rsidDel="00F5321D">
            <w:rPr>
              <w:b/>
            </w:rPr>
            <w:delText>true</w:delText>
          </w:r>
          <w:r w:rsidRPr="00E77497" w:rsidDel="00F5321D">
            <w:delText>}</w:delText>
          </w:r>
        </w:del>
      </w:ins>
    </w:p>
    <w:p w14:paraId="5F05CBF1" w14:textId="77777777" w:rsidR="008D6EE3" w:rsidRPr="00E77497" w:rsidDel="00F5321D" w:rsidRDefault="00FA0122" w:rsidP="008D6EE3">
      <w:pPr>
        <w:pStyle w:val="Alg4"/>
        <w:numPr>
          <w:ilvl w:val="0"/>
          <w:numId w:val="53"/>
        </w:numPr>
        <w:spacing w:after="220"/>
        <w:contextualSpacing/>
        <w:rPr>
          <w:ins w:id="10106" w:author="Rev 5 Allen Wirfs-Brock" w:date="2012-01-06T15:33:00Z"/>
          <w:del w:id="10107" w:author="Rev 7 Allen Wirfs-Brock" w:date="2012-04-26T11:21:00Z"/>
        </w:rPr>
      </w:pPr>
      <w:ins w:id="10108" w:author="Rev 6 Allen Wirfs-Brock" w:date="2012-02-16T13:49:00Z">
        <w:del w:id="10109" w:author="Rev 7 Allen Wirfs-Brock" w:date="2012-04-26T11:21:00Z">
          <w:r w:rsidDel="00F5321D">
            <w:delText>Return the result of calling</w:delText>
          </w:r>
          <w:r w:rsidRPr="00E77497" w:rsidDel="00F5321D">
            <w:delText xml:space="preserve"> </w:delText>
          </w:r>
        </w:del>
      </w:ins>
      <w:ins w:id="10110" w:author="Rev 5 Allen Wirfs-Brock" w:date="2012-01-10T14:53:00Z">
        <w:del w:id="10111" w:author="Rev 7 Allen Wirfs-Brock" w:date="2012-04-26T11:21:00Z">
          <w:r w:rsidR="00906D0C" w:rsidRPr="00E77497" w:rsidDel="00F5321D">
            <w:delText xml:space="preserve">Call the [[DefineOwnProperty]] internal method of </w:delText>
          </w:r>
          <w:r w:rsidR="00906D0C" w:rsidRPr="00E77497" w:rsidDel="00F5321D">
            <w:rPr>
              <w:i/>
            </w:rPr>
            <w:delText>obj</w:delText>
          </w:r>
          <w:r w:rsidR="00906D0C" w:rsidDel="00F5321D">
            <w:rPr>
              <w:i/>
            </w:rPr>
            <w:delText>ect</w:delText>
          </w:r>
          <w:r w:rsidR="00906D0C" w:rsidRPr="00E77497" w:rsidDel="00F5321D">
            <w:delText xml:space="preserve"> with arguments </w:delText>
          </w:r>
          <w:r w:rsidR="00906D0C" w:rsidRPr="00E77497" w:rsidDel="00F5321D">
            <w:rPr>
              <w:i/>
            </w:rPr>
            <w:delText>propName</w:delText>
          </w:r>
          <w:r w:rsidR="00906D0C" w:rsidRPr="00E77497" w:rsidDel="00F5321D">
            <w:delText xml:space="preserve">, </w:delText>
          </w:r>
          <w:r w:rsidR="00906D0C" w:rsidRPr="00E77497" w:rsidDel="00F5321D">
            <w:rPr>
              <w:i/>
            </w:rPr>
            <w:delText>desc</w:delText>
          </w:r>
          <w:r w:rsidR="00906D0C" w:rsidRPr="00E77497" w:rsidDel="00F5321D">
            <w:delText xml:space="preserve">, and </w:delText>
          </w:r>
          <w:r w:rsidR="00906D0C" w:rsidRPr="00E77497" w:rsidDel="00F5321D">
            <w:rPr>
              <w:b/>
            </w:rPr>
            <w:delText>false</w:delText>
          </w:r>
          <w:r w:rsidR="00906D0C" w:rsidRPr="00E77497" w:rsidDel="00F5321D">
            <w:delText>.</w:delText>
          </w:r>
        </w:del>
      </w:ins>
    </w:p>
    <w:p w14:paraId="7C6DCA05" w14:textId="77777777" w:rsidR="004A5000" w:rsidRPr="00E77497" w:rsidDel="00F5321D" w:rsidRDefault="004A5000" w:rsidP="004A5000">
      <w:pPr>
        <w:rPr>
          <w:ins w:id="10112" w:author="Rev 6 Allen Wirfs-Brock" w:date="2012-02-27T11:01:00Z"/>
          <w:del w:id="10113" w:author="Rev 7 Allen Wirfs-Brock" w:date="2012-04-26T11:21:00Z"/>
        </w:rPr>
      </w:pPr>
      <w:ins w:id="10114" w:author="Rev 6 Allen Wirfs-Brock" w:date="2012-02-27T11:01:00Z">
        <w:del w:id="10115" w:author="Rev 7 Allen Wirfs-Brock" w:date="2012-04-20T09:35:00Z">
          <w:r w:rsidRPr="00E77497" w:rsidDel="001A6289">
            <w:rPr>
              <w:rStyle w:val="bnf"/>
            </w:rPr>
            <w:delText>PropertyAssignment</w:delText>
          </w:r>
        </w:del>
        <w:del w:id="10116" w:author="Rev 7 Allen Wirfs-Brock" w:date="2012-04-26T11:21:00Z">
          <w:r w:rsidRPr="00E77497" w:rsidDel="00F5321D">
            <w:delText xml:space="preserve"> </w:delText>
          </w:r>
          <w:r w:rsidRPr="00E77497" w:rsidDel="00F5321D">
            <w:rPr>
              <w:b/>
            </w:rPr>
            <w:delText>:</w:delText>
          </w:r>
          <w:r w:rsidRPr="00E77497" w:rsidDel="00F5321D">
            <w:delText xml:space="preserve"> </w:delText>
          </w:r>
          <w:r w:rsidDel="00F5321D">
            <w:rPr>
              <w:rFonts w:ascii="Courier New" w:hAnsi="Courier New" w:cs="Courier New"/>
              <w:b/>
              <w:iCs/>
            </w:rPr>
            <w:delText xml:space="preserve">* </w:delText>
          </w:r>
          <w:r w:rsidRPr="00E77497" w:rsidDel="00F5321D">
            <w:rPr>
              <w:rStyle w:val="bnf"/>
            </w:rPr>
            <w:delText>PropertyName</w:delText>
          </w:r>
          <w:r w:rsidRPr="00E77497" w:rsidDel="00F5321D">
            <w:rPr>
              <w:iCs/>
            </w:rPr>
            <w:delText xml:space="preserve"> </w:delText>
          </w:r>
          <w:r w:rsidRPr="00E77497" w:rsidDel="00F5321D">
            <w:rPr>
              <w:rFonts w:ascii="Courier New" w:hAnsi="Courier New" w:cs="Courier New"/>
              <w:b/>
              <w:iCs/>
            </w:rPr>
            <w:delText>(</w:delText>
          </w:r>
          <w:r w:rsidDel="00F5321D">
            <w:rPr>
              <w:rFonts w:ascii="Courier New" w:hAnsi="Courier New" w:cs="Courier New"/>
              <w:b/>
              <w:iCs/>
            </w:rPr>
            <w:delText xml:space="preserve"> </w:delText>
          </w:r>
          <w:r w:rsidRPr="00451D9D" w:rsidDel="00F5321D">
            <w:rPr>
              <w:rFonts w:ascii="Times New Roman" w:hAnsi="Times New Roman"/>
              <w:i/>
            </w:rPr>
            <w:delText>FormalParameterList</w:delText>
          </w:r>
          <w:r w:rsidRPr="00E77497" w:rsidDel="00F5321D">
            <w:rPr>
              <w:rFonts w:ascii="Courier New" w:hAnsi="Courier New" w:cs="Courier New"/>
              <w:b/>
              <w:iCs/>
            </w:rPr>
            <w:delText xml:space="preserve"> ) {</w:delText>
          </w:r>
          <w:r w:rsidRPr="00E77497" w:rsidDel="00F5321D">
            <w:rPr>
              <w:iCs/>
            </w:rPr>
            <w:delText xml:space="preserve"> </w:delText>
          </w:r>
          <w:r w:rsidRPr="00E77497" w:rsidDel="00F5321D">
            <w:rPr>
              <w:rStyle w:val="bnf"/>
            </w:rPr>
            <w:delText>FunctionBody</w:delText>
          </w:r>
          <w:r w:rsidRPr="00E77497" w:rsidDel="00F5321D">
            <w:rPr>
              <w:rFonts w:ascii="Courier New" w:hAnsi="Courier New" w:cs="Courier New"/>
              <w:iCs/>
            </w:rPr>
            <w:delText xml:space="preserve"> </w:delText>
          </w:r>
          <w:r w:rsidRPr="00E77497" w:rsidDel="00F5321D">
            <w:rPr>
              <w:rFonts w:ascii="Courier New" w:hAnsi="Courier New" w:cs="Courier New"/>
              <w:b/>
              <w:iCs/>
            </w:rPr>
            <w:delText>}</w:delText>
          </w:r>
          <w:r w:rsidRPr="00E77497" w:rsidDel="00F5321D">
            <w:delText xml:space="preserve"> </w:delText>
          </w:r>
        </w:del>
      </w:ins>
    </w:p>
    <w:p w14:paraId="1AEC0A1F" w14:textId="77777777" w:rsidR="004A5000" w:rsidRPr="00E77497" w:rsidDel="00F5321D" w:rsidRDefault="004A5000" w:rsidP="004A5000">
      <w:pPr>
        <w:pStyle w:val="Alg4"/>
        <w:numPr>
          <w:ilvl w:val="0"/>
          <w:numId w:val="700"/>
        </w:numPr>
        <w:spacing w:after="220"/>
        <w:contextualSpacing/>
        <w:rPr>
          <w:ins w:id="10117" w:author="Rev 6 Allen Wirfs-Brock" w:date="2012-02-27T11:01:00Z"/>
          <w:del w:id="10118" w:author="Rev 7 Allen Wirfs-Brock" w:date="2012-04-26T11:21:00Z"/>
        </w:rPr>
      </w:pPr>
      <w:ins w:id="10119" w:author="Rev 6 Allen Wirfs-Brock" w:date="2012-02-27T11:01:00Z">
        <w:del w:id="10120" w:author="Rev 7 Allen Wirfs-Brock" w:date="2012-04-26T11:21:00Z">
          <w:r w:rsidRPr="00E77497" w:rsidDel="00F5321D">
            <w:delText xml:space="preserve">Let </w:delText>
          </w:r>
          <w:r w:rsidRPr="00E77497" w:rsidDel="00F5321D">
            <w:rPr>
              <w:i/>
            </w:rPr>
            <w:delText xml:space="preserve">propName </w:delText>
          </w:r>
          <w:r w:rsidRPr="00E77497" w:rsidDel="00F5321D">
            <w:delText>be PropName</w:delText>
          </w:r>
          <w:r w:rsidDel="00F5321D">
            <w:delText xml:space="preserve"> of </w:delText>
          </w:r>
          <w:r w:rsidRPr="00E77497" w:rsidDel="00F5321D">
            <w:rPr>
              <w:i/>
            </w:rPr>
            <w:delText>PropertyName</w:delText>
          </w:r>
          <w:r w:rsidRPr="00E77497" w:rsidDel="00F5321D">
            <w:delText>.</w:delText>
          </w:r>
        </w:del>
      </w:ins>
    </w:p>
    <w:p w14:paraId="6C4CF4BE" w14:textId="77777777" w:rsidR="004A5000" w:rsidRPr="00E77497" w:rsidDel="00F5321D" w:rsidRDefault="004A5000" w:rsidP="004A5000">
      <w:pPr>
        <w:pStyle w:val="Alg4"/>
        <w:numPr>
          <w:ilvl w:val="0"/>
          <w:numId w:val="700"/>
        </w:numPr>
        <w:spacing w:after="220"/>
        <w:contextualSpacing/>
        <w:rPr>
          <w:ins w:id="10121" w:author="Rev 6 Allen Wirfs-Brock" w:date="2012-02-27T11:01:00Z"/>
          <w:del w:id="10122" w:author="Rev 7 Allen Wirfs-Brock" w:date="2012-04-26T11:21:00Z"/>
        </w:rPr>
      </w:pPr>
      <w:ins w:id="10123" w:author="Rev 6 Allen Wirfs-Brock" w:date="2012-02-27T11:01:00Z">
        <w:del w:id="10124" w:author="Rev 7 Allen Wirfs-Brock" w:date="2012-04-26T11:21:00Z">
          <w:r w:rsidRPr="00E77497" w:rsidDel="00F5321D">
            <w:delText xml:space="preserve">Let </w:delText>
          </w:r>
          <w:r w:rsidRPr="00E77497" w:rsidDel="00F5321D">
            <w:rPr>
              <w:i/>
            </w:rPr>
            <w:delText xml:space="preserve">closure </w:delText>
          </w:r>
          <w:r w:rsidRPr="00E77497" w:rsidDel="00F5321D">
            <w:delText xml:space="preserve">be the result of creating a new </w:delText>
          </w:r>
          <w:r w:rsidDel="00F5321D">
            <w:delText>Generator</w:delText>
          </w:r>
          <w:r w:rsidRPr="00E77497" w:rsidDel="00F5321D">
            <w:delText xml:space="preserve"> object as specified in </w:delText>
          </w:r>
          <w:commentRangeStart w:id="10125"/>
          <w:r w:rsidRPr="00E77497" w:rsidDel="00F5321D">
            <w:delText>13.2</w:delText>
          </w:r>
        </w:del>
      </w:ins>
      <w:ins w:id="10126" w:author="Rev 6 Allen Wirfs-Brock" w:date="2012-02-27T11:02:00Z">
        <w:del w:id="10127" w:author="Rev 7 Allen Wirfs-Brock" w:date="2012-04-26T11:21:00Z">
          <w:r w:rsidDel="00F5321D">
            <w:delText>.xxx</w:delText>
          </w:r>
        </w:del>
      </w:ins>
      <w:commentRangeEnd w:id="10125"/>
      <w:ins w:id="10128" w:author="Rev 6 Allen Wirfs-Brock" w:date="2012-02-27T11:03:00Z">
        <w:del w:id="10129" w:author="Rev 7 Allen Wirfs-Brock" w:date="2012-04-26T11:21:00Z">
          <w:r w:rsidDel="00F5321D">
            <w:rPr>
              <w:rStyle w:val="af3"/>
              <w:rFonts w:ascii="Arial" w:eastAsia="MS Mincho" w:hAnsi="Arial"/>
              <w:spacing w:val="0"/>
              <w:lang w:eastAsia="ja-JP"/>
            </w:rPr>
            <w:commentReference w:id="10125"/>
          </w:r>
        </w:del>
      </w:ins>
      <w:ins w:id="10130" w:author="Rev 6 Allen Wirfs-Brock" w:date="2012-02-27T11:02:00Z">
        <w:del w:id="10131" w:author="Rev 7 Allen Wirfs-Brock" w:date="2012-04-26T11:21:00Z">
          <w:r w:rsidDel="00F5321D">
            <w:delText xml:space="preserve"> </w:delText>
          </w:r>
        </w:del>
      </w:ins>
      <w:ins w:id="10132" w:author="Rev 6 Allen Wirfs-Brock" w:date="2012-02-27T11:01:00Z">
        <w:del w:id="10133" w:author="Rev 7 Allen Wirfs-Brock" w:date="2012-04-26T11:21:00Z">
          <w:r w:rsidRPr="00E77497" w:rsidDel="00F5321D">
            <w:delText xml:space="preserve"> using a </w:delText>
          </w:r>
          <w:r w:rsidRPr="00E77497" w:rsidDel="00F5321D">
            <w:rPr>
              <w:rStyle w:val="bnf"/>
            </w:rPr>
            <w:delText>FormalParameterList</w:delText>
          </w:r>
          <w:r w:rsidRPr="00E77497" w:rsidDel="00F5321D">
            <w:delText xml:space="preserve"> </w:delText>
          </w:r>
          <w:r w:rsidRPr="00E77497" w:rsidDel="00F5321D">
            <w:rPr>
              <w:b/>
            </w:rPr>
            <w:delText>:</w:delText>
          </w:r>
          <w:r w:rsidRPr="00E77497" w:rsidDel="00F5321D">
            <w:rPr>
              <w:sz w:val="16"/>
            </w:rPr>
            <w:delText xml:space="preserve"> [empty]</w:delText>
          </w:r>
          <w:r w:rsidRPr="00E77497" w:rsidDel="00F5321D">
            <w:delText xml:space="preserve"> production as the parameter list and body specified by </w:delText>
          </w:r>
          <w:r w:rsidRPr="00E77497" w:rsidDel="00F5321D">
            <w:rPr>
              <w:i/>
            </w:rPr>
            <w:delText>FunctionBody</w:delText>
          </w:r>
          <w:r w:rsidRPr="00E77497" w:rsidDel="00F5321D">
            <w:delText xml:space="preserve">. Pass in the LexicalEnvironment of the running execution context as the </w:delText>
          </w:r>
          <w:r w:rsidRPr="00E77497" w:rsidDel="00F5321D">
            <w:rPr>
              <w:i/>
            </w:rPr>
            <w:delText>Scope</w:delText>
          </w:r>
          <w:r w:rsidRPr="00E77497" w:rsidDel="00F5321D">
            <w:delText xml:space="preserve">. Pass in </w:delText>
          </w:r>
          <w:r w:rsidRPr="00E77497" w:rsidDel="00F5321D">
            <w:rPr>
              <w:b/>
            </w:rPr>
            <w:delText>true</w:delText>
          </w:r>
          <w:r w:rsidRPr="00E77497" w:rsidDel="00F5321D">
            <w:delText xml:space="preserve"> as the </w:delText>
          </w:r>
          <w:r w:rsidRPr="00E77497" w:rsidDel="00F5321D">
            <w:rPr>
              <w:i/>
            </w:rPr>
            <w:delText>Strict</w:delText>
          </w:r>
          <w:r w:rsidRPr="00E77497" w:rsidDel="00F5321D">
            <w:delText xml:space="preserve"> flag.</w:delText>
          </w:r>
          <w:r w:rsidDel="00F5321D">
            <w:delText xml:space="preserve"> Pass object as the optional </w:delText>
          </w:r>
          <w:r w:rsidRPr="00ED240D" w:rsidDel="00F5321D">
            <w:rPr>
              <w:i/>
            </w:rPr>
            <w:delText>homeObject</w:delText>
          </w:r>
          <w:r w:rsidDel="00F5321D">
            <w:delText xml:space="preserve"> argument and propName as the optional </w:delText>
          </w:r>
          <w:r w:rsidRPr="00ED240D" w:rsidDel="00F5321D">
            <w:rPr>
              <w:i/>
            </w:rPr>
            <w:delText>methodName</w:delText>
          </w:r>
          <w:r w:rsidDel="00F5321D">
            <w:delText xml:space="preserve"> argument.</w:delText>
          </w:r>
        </w:del>
      </w:ins>
    </w:p>
    <w:p w14:paraId="5F5600AD" w14:textId="77777777" w:rsidR="004A5000" w:rsidRPr="00E77497" w:rsidDel="00F5321D" w:rsidRDefault="004A5000" w:rsidP="004A5000">
      <w:pPr>
        <w:pStyle w:val="Alg4"/>
        <w:numPr>
          <w:ilvl w:val="0"/>
          <w:numId w:val="700"/>
        </w:numPr>
        <w:spacing w:after="220"/>
        <w:contextualSpacing/>
        <w:rPr>
          <w:ins w:id="10134" w:author="Rev 6 Allen Wirfs-Brock" w:date="2012-02-27T11:01:00Z"/>
          <w:del w:id="10135" w:author="Rev 7 Allen Wirfs-Brock" w:date="2012-04-26T11:21:00Z"/>
        </w:rPr>
      </w:pPr>
      <w:ins w:id="10136" w:author="Rev 6 Allen Wirfs-Brock" w:date="2012-02-27T11:01:00Z">
        <w:del w:id="10137" w:author="Rev 7 Allen Wirfs-Brock" w:date="2012-04-26T11:21:00Z">
          <w:r w:rsidRPr="00E77497" w:rsidDel="00F5321D">
            <w:delText xml:space="preserve">Let </w:delText>
          </w:r>
          <w:r w:rsidRPr="00E77497" w:rsidDel="00F5321D">
            <w:rPr>
              <w:i/>
            </w:rPr>
            <w:delText>desc</w:delText>
          </w:r>
          <w:r w:rsidRPr="00E77497" w:rsidDel="00F5321D">
            <w:delText xml:space="preserve"> be the Property Descriptor{[[Get]]: </w:delText>
          </w:r>
          <w:r w:rsidRPr="00E77497" w:rsidDel="00F5321D">
            <w:rPr>
              <w:i/>
            </w:rPr>
            <w:delText>closure</w:delText>
          </w:r>
          <w:r w:rsidRPr="00E77497" w:rsidDel="00F5321D">
            <w:delText xml:space="preserve">, [[Enumerable]]: </w:delText>
          </w:r>
          <w:r w:rsidRPr="00E77497" w:rsidDel="00F5321D">
            <w:rPr>
              <w:b/>
            </w:rPr>
            <w:delText>true</w:delText>
          </w:r>
          <w:r w:rsidRPr="00E77497" w:rsidDel="00F5321D">
            <w:delText xml:space="preserve">, [[Configurable]]: </w:delText>
          </w:r>
          <w:r w:rsidRPr="00E77497" w:rsidDel="00F5321D">
            <w:rPr>
              <w:b/>
            </w:rPr>
            <w:delText>true</w:delText>
          </w:r>
          <w:r w:rsidRPr="00E77497" w:rsidDel="00F5321D">
            <w:delText>}</w:delText>
          </w:r>
        </w:del>
      </w:ins>
    </w:p>
    <w:p w14:paraId="0164DD2B" w14:textId="77777777" w:rsidR="004A5000" w:rsidRPr="00E77497" w:rsidDel="00F5321D" w:rsidRDefault="004A5000" w:rsidP="004A5000">
      <w:pPr>
        <w:pStyle w:val="Alg4"/>
        <w:numPr>
          <w:ilvl w:val="0"/>
          <w:numId w:val="700"/>
        </w:numPr>
        <w:spacing w:after="220"/>
        <w:contextualSpacing/>
        <w:rPr>
          <w:ins w:id="10138" w:author="Rev 6 Allen Wirfs-Brock" w:date="2012-02-27T11:01:00Z"/>
          <w:del w:id="10139" w:author="Rev 7 Allen Wirfs-Brock" w:date="2012-04-26T11:21:00Z"/>
        </w:rPr>
      </w:pPr>
      <w:ins w:id="10140" w:author="Rev 6 Allen Wirfs-Brock" w:date="2012-02-27T11:01:00Z">
        <w:del w:id="10141" w:author="Rev 7 Allen Wirfs-Brock" w:date="2012-04-26T11:21:00Z">
          <w:r w:rsidDel="00F5321D">
            <w:delText>Return the result of calling</w:delText>
          </w:r>
          <w:r w:rsidRPr="00E77497" w:rsidDel="00F5321D">
            <w:delText xml:space="preserve"> the [[DefineOwnProperty]] internal method of </w:delText>
          </w:r>
          <w:r w:rsidRPr="00E77497" w:rsidDel="00F5321D">
            <w:rPr>
              <w:i/>
            </w:rPr>
            <w:delText>obj</w:delText>
          </w:r>
          <w:r w:rsidDel="00F5321D">
            <w:rPr>
              <w:i/>
            </w:rPr>
            <w:delText>ect</w:delText>
          </w:r>
          <w:r w:rsidRPr="00E77497" w:rsidDel="00F5321D">
            <w:delText xml:space="preserve"> with arguments </w:delText>
          </w:r>
          <w:r w:rsidRPr="00E77497" w:rsidDel="00F5321D">
            <w:rPr>
              <w:i/>
            </w:rPr>
            <w:delText>propName</w:delText>
          </w:r>
          <w:r w:rsidRPr="00E77497" w:rsidDel="00F5321D">
            <w:delText xml:space="preserve">, </w:delText>
          </w:r>
          <w:r w:rsidRPr="00E77497" w:rsidDel="00F5321D">
            <w:rPr>
              <w:i/>
            </w:rPr>
            <w:delText>desc</w:delText>
          </w:r>
          <w:r w:rsidRPr="00E77497" w:rsidDel="00F5321D">
            <w:delText xml:space="preserve">, and </w:delText>
          </w:r>
          <w:r w:rsidRPr="00E77497" w:rsidDel="00F5321D">
            <w:rPr>
              <w:b/>
            </w:rPr>
            <w:delText>false</w:delText>
          </w:r>
          <w:r w:rsidRPr="00E77497" w:rsidDel="00F5321D">
            <w:delText>.</w:delText>
          </w:r>
        </w:del>
      </w:ins>
    </w:p>
    <w:p w14:paraId="158578D1" w14:textId="77777777" w:rsidR="004C02EF" w:rsidRPr="00E77497" w:rsidDel="00F5321D" w:rsidRDefault="004C02EF" w:rsidP="004C02EF">
      <w:pPr>
        <w:rPr>
          <w:del w:id="10142" w:author="Rev 7 Allen Wirfs-Brock" w:date="2012-04-26T11:21:00Z"/>
        </w:rPr>
      </w:pPr>
      <w:del w:id="10143" w:author="Rev 7 Allen Wirfs-Brock" w:date="2012-04-26T11:21:00Z">
        <w:r w:rsidRPr="00E77497" w:rsidDel="00F5321D">
          <w:delText xml:space="preserve">The production  </w:delText>
        </w:r>
      </w:del>
      <w:del w:id="10144" w:author="Rev 7 Allen Wirfs-Brock" w:date="2012-04-20T09:35:00Z">
        <w:r w:rsidRPr="00E77497" w:rsidDel="001A6289">
          <w:rPr>
            <w:rStyle w:val="bnf"/>
          </w:rPr>
          <w:delText>PropertyAssignment</w:delText>
        </w:r>
      </w:del>
      <w:del w:id="10145" w:author="Rev 7 Allen Wirfs-Brock" w:date="2012-04-26T11:21:00Z">
        <w:r w:rsidRPr="00E77497" w:rsidDel="00F5321D">
          <w:delText xml:space="preserve"> </w:delText>
        </w:r>
        <w:r w:rsidRPr="00E77497" w:rsidDel="00F5321D">
          <w:rPr>
            <w:b/>
          </w:rPr>
          <w:delText>:</w:delText>
        </w:r>
        <w:r w:rsidRPr="00E77497" w:rsidDel="00F5321D">
          <w:delText xml:space="preserve"> </w:delText>
        </w:r>
        <w:r w:rsidRPr="00E77497" w:rsidDel="00F5321D">
          <w:rPr>
            <w:rFonts w:ascii="Courier New" w:hAnsi="Courier New" w:cs="Courier New"/>
            <w:b/>
            <w:iCs/>
          </w:rPr>
          <w:delText>get</w:delText>
        </w:r>
        <w:r w:rsidRPr="00E77497" w:rsidDel="00F5321D">
          <w:rPr>
            <w:iCs/>
          </w:rPr>
          <w:delText xml:space="preserve"> </w:delText>
        </w:r>
        <w:r w:rsidRPr="00E77497" w:rsidDel="00F5321D">
          <w:rPr>
            <w:rStyle w:val="bnf"/>
          </w:rPr>
          <w:delText>PropertyName</w:delText>
        </w:r>
        <w:r w:rsidRPr="00E77497" w:rsidDel="00F5321D">
          <w:rPr>
            <w:iCs/>
          </w:rPr>
          <w:delText xml:space="preserve"> </w:delText>
        </w:r>
        <w:r w:rsidRPr="00E77497" w:rsidDel="00F5321D">
          <w:rPr>
            <w:rFonts w:ascii="Courier New" w:hAnsi="Courier New" w:cs="Courier New"/>
            <w:b/>
            <w:iCs/>
          </w:rPr>
          <w:delText>( ) {</w:delText>
        </w:r>
        <w:r w:rsidRPr="00E77497" w:rsidDel="00F5321D">
          <w:rPr>
            <w:iCs/>
          </w:rPr>
          <w:delText xml:space="preserve"> </w:delText>
        </w:r>
        <w:r w:rsidRPr="00E77497" w:rsidDel="00F5321D">
          <w:rPr>
            <w:rStyle w:val="bnf"/>
          </w:rPr>
          <w:delText>FunctionBody</w:delText>
        </w:r>
        <w:r w:rsidRPr="00E77497" w:rsidDel="00F5321D">
          <w:rPr>
            <w:rFonts w:ascii="Courier New" w:hAnsi="Courier New" w:cs="Courier New"/>
            <w:iCs/>
          </w:rPr>
          <w:delText xml:space="preserve"> </w:delText>
        </w:r>
        <w:r w:rsidRPr="00E77497" w:rsidDel="00F5321D">
          <w:rPr>
            <w:rFonts w:ascii="Courier New" w:hAnsi="Courier New" w:cs="Courier New"/>
            <w:b/>
            <w:iCs/>
          </w:rPr>
          <w:delText>}</w:delText>
        </w:r>
        <w:r w:rsidRPr="00E77497" w:rsidDel="00F5321D">
          <w:delText xml:space="preserve"> is evaluated as follows:</w:delText>
        </w:r>
      </w:del>
    </w:p>
    <w:p w14:paraId="3C789443" w14:textId="77777777" w:rsidR="004C02EF" w:rsidRPr="00E77497" w:rsidDel="00F5321D" w:rsidRDefault="004C02EF">
      <w:pPr>
        <w:pStyle w:val="Alg4"/>
        <w:numPr>
          <w:ilvl w:val="0"/>
          <w:numId w:val="740"/>
        </w:numPr>
        <w:spacing w:after="220"/>
        <w:contextualSpacing/>
        <w:rPr>
          <w:del w:id="10146" w:author="Rev 7 Allen Wirfs-Brock" w:date="2012-04-26T11:21:00Z"/>
        </w:rPr>
        <w:pPrChange w:id="10147" w:author="Rev 7 Allen Wirfs-Brock" w:date="2012-04-25T16:03:00Z">
          <w:pPr>
            <w:pStyle w:val="Alg4"/>
            <w:numPr>
              <w:numId w:val="53"/>
            </w:numPr>
            <w:tabs>
              <w:tab w:val="num" w:pos="360"/>
            </w:tabs>
            <w:spacing w:after="220"/>
            <w:ind w:left="360" w:hanging="360"/>
            <w:contextualSpacing/>
          </w:pPr>
        </w:pPrChange>
      </w:pPr>
      <w:del w:id="10148" w:author="Rev 7 Allen Wirfs-Brock" w:date="2012-04-26T11:21:00Z">
        <w:r w:rsidRPr="00E77497" w:rsidDel="00F5321D">
          <w:delText xml:space="preserve">Let </w:delText>
        </w:r>
        <w:r w:rsidRPr="00E77497" w:rsidDel="00F5321D">
          <w:rPr>
            <w:i/>
          </w:rPr>
          <w:delText xml:space="preserve">propName </w:delText>
        </w:r>
        <w:r w:rsidRPr="00E77497" w:rsidDel="00F5321D">
          <w:delText xml:space="preserve">be </w:delText>
        </w:r>
      </w:del>
      <w:ins w:id="10149" w:author="Allen Wirfs-Brock" w:date="2011-07-07T12:40:00Z">
        <w:del w:id="10150" w:author="Rev 7 Allen Wirfs-Brock" w:date="2012-04-26T11:21:00Z">
          <w:r w:rsidR="00B53AD1" w:rsidRPr="00E77497" w:rsidDel="00F5321D">
            <w:delText>PropName(</w:delText>
          </w:r>
        </w:del>
      </w:ins>
      <w:del w:id="10151" w:author="Rev 7 Allen Wirfs-Brock" w:date="2012-04-26T11:21:00Z">
        <w:r w:rsidRPr="00E77497" w:rsidDel="00F5321D">
          <w:delText xml:space="preserve">the result of evaluating </w:delText>
        </w:r>
        <w:r w:rsidRPr="00E77497" w:rsidDel="00F5321D">
          <w:rPr>
            <w:i/>
          </w:rPr>
          <w:delText>PropertyName</w:delText>
        </w:r>
      </w:del>
      <w:ins w:id="10152" w:author="Allen Wirfs-Brock" w:date="2011-07-07T12:40:00Z">
        <w:del w:id="10153" w:author="Rev 7 Allen Wirfs-Brock" w:date="2012-04-26T11:21:00Z">
          <w:r w:rsidR="00B53AD1" w:rsidRPr="00E77497" w:rsidDel="00F5321D">
            <w:delText>)</w:delText>
          </w:r>
        </w:del>
      </w:ins>
      <w:del w:id="10154" w:author="Rev 7 Allen Wirfs-Brock" w:date="2012-04-26T11:21:00Z">
        <w:r w:rsidRPr="00E77497" w:rsidDel="00F5321D">
          <w:delText>.</w:delText>
        </w:r>
      </w:del>
    </w:p>
    <w:p w14:paraId="78DCA55E" w14:textId="77777777" w:rsidR="004C02EF" w:rsidRPr="00E77497" w:rsidDel="00F5321D" w:rsidRDefault="004C02EF">
      <w:pPr>
        <w:pStyle w:val="Alg4"/>
        <w:numPr>
          <w:ilvl w:val="0"/>
          <w:numId w:val="740"/>
        </w:numPr>
        <w:spacing w:after="220"/>
        <w:contextualSpacing/>
        <w:rPr>
          <w:del w:id="10155" w:author="Rev 7 Allen Wirfs-Brock" w:date="2012-04-26T11:21:00Z"/>
        </w:rPr>
        <w:pPrChange w:id="10156" w:author="Rev 7 Allen Wirfs-Brock" w:date="2012-04-25T16:03:00Z">
          <w:pPr>
            <w:pStyle w:val="Alg4"/>
            <w:numPr>
              <w:numId w:val="53"/>
            </w:numPr>
            <w:tabs>
              <w:tab w:val="num" w:pos="360"/>
            </w:tabs>
            <w:spacing w:after="220"/>
            <w:ind w:left="360" w:hanging="360"/>
            <w:contextualSpacing/>
          </w:pPr>
        </w:pPrChange>
      </w:pPr>
      <w:del w:id="10157" w:author="Rev 7 Allen Wirfs-Brock" w:date="2012-04-26T11:21:00Z">
        <w:r w:rsidRPr="00E77497" w:rsidDel="00F5321D">
          <w:delText xml:space="preserve">Let </w:delText>
        </w:r>
        <w:r w:rsidRPr="00E77497" w:rsidDel="00F5321D">
          <w:rPr>
            <w:i/>
          </w:rPr>
          <w:delText xml:space="preserve">closure </w:delText>
        </w:r>
        <w:r w:rsidRPr="00E77497" w:rsidDel="00F5321D">
          <w:delText xml:space="preserve">be the result of creating a new Function object as specified in 13.2 with </w:delText>
        </w:r>
      </w:del>
      <w:ins w:id="10158" w:author="Rev 4 Allen Wirfs-Brock" w:date="2011-10-18T10:58:00Z">
        <w:del w:id="10159" w:author="Rev 7 Allen Wirfs-Brock" w:date="2012-04-26T11:21:00Z">
          <w:r w:rsidR="005F6E26" w:rsidRPr="00E77497" w:rsidDel="00F5321D">
            <w:delText xml:space="preserve">using a </w:delText>
          </w:r>
          <w:r w:rsidR="005F6E26" w:rsidRPr="00E77497" w:rsidDel="00F5321D">
            <w:rPr>
              <w:rStyle w:val="bnf"/>
            </w:rPr>
            <w:delText>FormalParameterList</w:delText>
          </w:r>
          <w:r w:rsidR="005F6E26" w:rsidRPr="00E77497" w:rsidDel="00F5321D">
            <w:delText xml:space="preserve"> </w:delText>
          </w:r>
          <w:r w:rsidR="005F6E26" w:rsidRPr="00E77497" w:rsidDel="00F5321D">
            <w:rPr>
              <w:b/>
            </w:rPr>
            <w:delText>:</w:delText>
          </w:r>
          <w:r w:rsidR="005F6E26" w:rsidRPr="00E77497" w:rsidDel="00F5321D">
            <w:rPr>
              <w:sz w:val="16"/>
            </w:rPr>
            <w:delText xml:space="preserve"> [empty]</w:delText>
          </w:r>
          <w:r w:rsidR="005F6E26" w:rsidRPr="00E77497" w:rsidDel="00F5321D">
            <w:delText xml:space="preserve"> production </w:delText>
          </w:r>
        </w:del>
      </w:ins>
      <w:del w:id="10160" w:author="Rev 7 Allen Wirfs-Brock" w:date="2012-04-26T11:21:00Z">
        <w:r w:rsidRPr="00E77497" w:rsidDel="00F5321D">
          <w:delText>an empty</w:delText>
        </w:r>
      </w:del>
      <w:ins w:id="10161" w:author="Rev 4 Allen Wirfs-Brock" w:date="2011-10-18T10:58:00Z">
        <w:del w:id="10162" w:author="Rev 7 Allen Wirfs-Brock" w:date="2012-04-26T11:21:00Z">
          <w:r w:rsidR="005F6E26" w:rsidRPr="00E77497" w:rsidDel="00F5321D">
            <w:delText>as the</w:delText>
          </w:r>
        </w:del>
      </w:ins>
      <w:del w:id="10163" w:author="Rev 7 Allen Wirfs-Brock" w:date="2012-04-26T11:21:00Z">
        <w:r w:rsidRPr="00E77497" w:rsidDel="00F5321D">
          <w:delText xml:space="preserve"> </w:delText>
        </w:r>
      </w:del>
      <w:ins w:id="10164" w:author="Rev 5 Allen Wirfs-Brock" w:date="2012-01-10T15:21:00Z">
        <w:del w:id="10165" w:author="Rev 7 Allen Wirfs-Brock" w:date="2012-04-26T11:21:00Z">
          <w:r w:rsidR="00ED240D" w:rsidDel="00F5321D">
            <w:delText xml:space="preserve">formal </w:delText>
          </w:r>
        </w:del>
      </w:ins>
      <w:del w:id="10166" w:author="Rev 7 Allen Wirfs-Brock" w:date="2012-04-26T11:21:00Z">
        <w:r w:rsidRPr="00E77497" w:rsidDel="00F5321D">
          <w:delText xml:space="preserve">parameter list and body specified by </w:delText>
        </w:r>
        <w:r w:rsidRPr="00E77497" w:rsidDel="00F5321D">
          <w:rPr>
            <w:i/>
          </w:rPr>
          <w:delText>FunctionBody</w:delText>
        </w:r>
        <w:r w:rsidRPr="00E77497" w:rsidDel="00F5321D">
          <w:delText xml:space="preserve">. Pass in the LexicalEnvironment of the running execution context as the </w:delText>
        </w:r>
        <w:r w:rsidRPr="00E77497" w:rsidDel="00F5321D">
          <w:rPr>
            <w:i/>
          </w:rPr>
          <w:delText>Scope</w:delText>
        </w:r>
        <w:r w:rsidRPr="00E77497" w:rsidDel="00F5321D">
          <w:delText xml:space="preserve">. Pass in </w:delText>
        </w:r>
        <w:r w:rsidRPr="00E77497" w:rsidDel="00F5321D">
          <w:rPr>
            <w:b/>
          </w:rPr>
          <w:delText>true</w:delText>
        </w:r>
        <w:r w:rsidRPr="00E77497" w:rsidDel="00F5321D">
          <w:delText xml:space="preserve"> as the </w:delText>
        </w:r>
        <w:r w:rsidRPr="00E77497" w:rsidDel="00F5321D">
          <w:rPr>
            <w:i/>
          </w:rPr>
          <w:delText>Strict</w:delText>
        </w:r>
        <w:r w:rsidRPr="00E77497" w:rsidDel="00F5321D">
          <w:delText xml:space="preserve"> flag if the </w:delText>
        </w:r>
      </w:del>
      <w:del w:id="10167" w:author="Rev 7 Allen Wirfs-Brock" w:date="2012-04-20T09:35:00Z">
        <w:r w:rsidRPr="00E77497" w:rsidDel="001A6289">
          <w:rPr>
            <w:rStyle w:val="bnf"/>
          </w:rPr>
          <w:delText>PropertyAssignment</w:delText>
        </w:r>
      </w:del>
      <w:del w:id="10168" w:author="Rev 7 Allen Wirfs-Brock" w:date="2012-04-26T11:21:00Z">
        <w:r w:rsidRPr="00E77497" w:rsidDel="00F5321D">
          <w:delText xml:space="preserve"> is contained in strict code or if its </w:delText>
        </w:r>
        <w:r w:rsidRPr="00E77497" w:rsidDel="00F5321D">
          <w:rPr>
            <w:i/>
          </w:rPr>
          <w:delText>FunctionBody</w:delText>
        </w:r>
        <w:r w:rsidRPr="00E77497" w:rsidDel="00F5321D">
          <w:delText xml:space="preserve"> is strict code.</w:delText>
        </w:r>
      </w:del>
      <w:ins w:id="10169" w:author="Rev 5 Allen Wirfs-Brock" w:date="2012-01-10T15:26:00Z">
        <w:del w:id="10170" w:author="Rev 7 Allen Wirfs-Brock" w:date="2012-04-26T11:21:00Z">
          <w:r w:rsidR="00C5717D" w:rsidRPr="00C5717D" w:rsidDel="00F5321D">
            <w:delText xml:space="preserve"> </w:delText>
          </w:r>
          <w:r w:rsidR="00C5717D" w:rsidDel="00F5321D">
            <w:delText xml:space="preserve">Pass object as the optional </w:delText>
          </w:r>
          <w:r w:rsidR="00C5717D" w:rsidRPr="00ED240D" w:rsidDel="00F5321D">
            <w:rPr>
              <w:i/>
            </w:rPr>
            <w:delText>homeObject</w:delText>
          </w:r>
          <w:r w:rsidR="00C5717D" w:rsidDel="00F5321D">
            <w:delText xml:space="preserve"> argument and propName as the optional </w:delText>
          </w:r>
          <w:r w:rsidR="00C5717D" w:rsidRPr="00ED240D" w:rsidDel="00F5321D">
            <w:rPr>
              <w:i/>
            </w:rPr>
            <w:delText>methodName</w:delText>
          </w:r>
          <w:r w:rsidR="00C5717D" w:rsidDel="00F5321D">
            <w:delText xml:space="preserve"> argument. </w:delText>
          </w:r>
        </w:del>
      </w:ins>
    </w:p>
    <w:p w14:paraId="43C0F332" w14:textId="77777777" w:rsidR="004C02EF" w:rsidRPr="00E77497" w:rsidDel="00F5321D" w:rsidRDefault="004C02EF">
      <w:pPr>
        <w:pStyle w:val="Alg4"/>
        <w:numPr>
          <w:ilvl w:val="0"/>
          <w:numId w:val="740"/>
        </w:numPr>
        <w:spacing w:after="220"/>
        <w:contextualSpacing/>
        <w:rPr>
          <w:del w:id="10171" w:author="Rev 7 Allen Wirfs-Brock" w:date="2012-04-26T11:21:00Z"/>
        </w:rPr>
        <w:pPrChange w:id="10172" w:author="Rev 7 Allen Wirfs-Brock" w:date="2012-04-25T16:03:00Z">
          <w:pPr>
            <w:pStyle w:val="Alg4"/>
            <w:numPr>
              <w:numId w:val="53"/>
            </w:numPr>
            <w:tabs>
              <w:tab w:val="num" w:pos="360"/>
            </w:tabs>
            <w:spacing w:after="220"/>
            <w:ind w:left="360" w:hanging="360"/>
            <w:contextualSpacing/>
          </w:pPr>
        </w:pPrChange>
      </w:pPr>
      <w:del w:id="10173" w:author="Rev 7 Allen Wirfs-Brock" w:date="2012-04-26T11:21:00Z">
        <w:r w:rsidRPr="00E77497" w:rsidDel="00F5321D">
          <w:delText xml:space="preserve">Let </w:delText>
        </w:r>
        <w:r w:rsidRPr="00E77497" w:rsidDel="00F5321D">
          <w:rPr>
            <w:i/>
          </w:rPr>
          <w:delText>desc</w:delText>
        </w:r>
        <w:r w:rsidRPr="00E77497" w:rsidDel="00F5321D">
          <w:delText xml:space="preserve"> be the Property Descriptor{[[Get]]: </w:delText>
        </w:r>
        <w:r w:rsidRPr="00E77497" w:rsidDel="00F5321D">
          <w:rPr>
            <w:i/>
          </w:rPr>
          <w:delText>closure</w:delText>
        </w:r>
        <w:r w:rsidRPr="00E77497" w:rsidDel="00F5321D">
          <w:delText xml:space="preserve">, [[Enumerable]]: </w:delText>
        </w:r>
        <w:r w:rsidRPr="00E77497" w:rsidDel="00F5321D">
          <w:rPr>
            <w:b/>
          </w:rPr>
          <w:delText>true</w:delText>
        </w:r>
        <w:r w:rsidRPr="00E77497" w:rsidDel="00F5321D">
          <w:delText xml:space="preserve">, [[Configurable]]: </w:delText>
        </w:r>
        <w:r w:rsidRPr="00E77497" w:rsidDel="00F5321D">
          <w:rPr>
            <w:b/>
          </w:rPr>
          <w:delText>true</w:delText>
        </w:r>
        <w:r w:rsidRPr="00E77497" w:rsidDel="00F5321D">
          <w:delText>}</w:delText>
        </w:r>
      </w:del>
    </w:p>
    <w:p w14:paraId="5C3E9C4E" w14:textId="77777777" w:rsidR="004C02EF" w:rsidRPr="00E77497" w:rsidDel="00F5321D" w:rsidRDefault="00FA0122">
      <w:pPr>
        <w:pStyle w:val="Alg4"/>
        <w:numPr>
          <w:ilvl w:val="0"/>
          <w:numId w:val="740"/>
        </w:numPr>
        <w:spacing w:after="220"/>
        <w:contextualSpacing/>
        <w:rPr>
          <w:del w:id="10174" w:author="Rev 7 Allen Wirfs-Brock" w:date="2012-04-26T11:21:00Z"/>
        </w:rPr>
        <w:pPrChange w:id="10175" w:author="Rev 7 Allen Wirfs-Brock" w:date="2012-04-25T16:03:00Z">
          <w:pPr>
            <w:pStyle w:val="Alg4"/>
            <w:numPr>
              <w:numId w:val="53"/>
            </w:numPr>
            <w:tabs>
              <w:tab w:val="num" w:pos="360"/>
            </w:tabs>
            <w:spacing w:after="220"/>
            <w:ind w:left="360" w:hanging="360"/>
            <w:contextualSpacing/>
          </w:pPr>
        </w:pPrChange>
      </w:pPr>
      <w:ins w:id="10176" w:author="Rev 6 Allen Wirfs-Brock" w:date="2012-02-16T13:49:00Z">
        <w:del w:id="10177" w:author="Rev 7 Allen Wirfs-Brock" w:date="2012-04-26T11:21:00Z">
          <w:r w:rsidDel="00F5321D">
            <w:delText>Return the result of calling</w:delText>
          </w:r>
          <w:r w:rsidRPr="00E77497" w:rsidDel="00F5321D">
            <w:delText xml:space="preserve"> </w:delText>
          </w:r>
        </w:del>
      </w:ins>
      <w:ins w:id="10178" w:author="Rev 5 Allen Wirfs-Brock" w:date="2012-01-10T14:53:00Z">
        <w:del w:id="10179" w:author="Rev 7 Allen Wirfs-Brock" w:date="2012-04-26T11:21:00Z">
          <w:r w:rsidR="00906D0C" w:rsidRPr="00E77497" w:rsidDel="00F5321D">
            <w:delText xml:space="preserve">Call the [[DefineOwnProperty]] internal method of </w:delText>
          </w:r>
          <w:r w:rsidR="00906D0C" w:rsidRPr="00E77497" w:rsidDel="00F5321D">
            <w:rPr>
              <w:i/>
            </w:rPr>
            <w:delText>obj</w:delText>
          </w:r>
          <w:r w:rsidR="00906D0C" w:rsidDel="00F5321D">
            <w:rPr>
              <w:i/>
            </w:rPr>
            <w:delText>ect</w:delText>
          </w:r>
          <w:r w:rsidR="00906D0C" w:rsidRPr="00E77497" w:rsidDel="00F5321D">
            <w:delText xml:space="preserve"> with arguments </w:delText>
          </w:r>
          <w:r w:rsidR="00906D0C" w:rsidRPr="00E77497" w:rsidDel="00F5321D">
            <w:rPr>
              <w:i/>
            </w:rPr>
            <w:delText>propName</w:delText>
          </w:r>
          <w:r w:rsidR="00906D0C" w:rsidRPr="00E77497" w:rsidDel="00F5321D">
            <w:delText xml:space="preserve">, </w:delText>
          </w:r>
          <w:r w:rsidR="00906D0C" w:rsidRPr="00E77497" w:rsidDel="00F5321D">
            <w:rPr>
              <w:i/>
            </w:rPr>
            <w:delText>desc</w:delText>
          </w:r>
          <w:r w:rsidR="00906D0C" w:rsidRPr="00E77497" w:rsidDel="00F5321D">
            <w:delText xml:space="preserve">, and </w:delText>
          </w:r>
          <w:r w:rsidR="00906D0C" w:rsidRPr="00E77497" w:rsidDel="00F5321D">
            <w:rPr>
              <w:b/>
            </w:rPr>
            <w:delText>false</w:delText>
          </w:r>
          <w:r w:rsidR="00906D0C" w:rsidRPr="00E77497" w:rsidDel="00F5321D">
            <w:delText>.</w:delText>
          </w:r>
        </w:del>
      </w:ins>
      <w:del w:id="10180" w:author="Rev 7 Allen Wirfs-Brock" w:date="2012-04-26T11:21:00Z">
        <w:r w:rsidR="004C02EF" w:rsidRPr="00E77497" w:rsidDel="00F5321D">
          <w:delText>Return Property Identifier (</w:delText>
        </w:r>
        <w:r w:rsidR="004C02EF" w:rsidRPr="00E77497" w:rsidDel="00F5321D">
          <w:rPr>
            <w:i/>
          </w:rPr>
          <w:delText>propName</w:delText>
        </w:r>
        <w:r w:rsidR="004C02EF" w:rsidRPr="00E77497" w:rsidDel="00F5321D">
          <w:delText xml:space="preserve">, </w:delText>
        </w:r>
        <w:r w:rsidR="004C02EF" w:rsidRPr="00E77497" w:rsidDel="00F5321D">
          <w:rPr>
            <w:i/>
          </w:rPr>
          <w:delText>desc</w:delText>
        </w:r>
        <w:r w:rsidR="004C02EF" w:rsidRPr="00E77497" w:rsidDel="00F5321D">
          <w:delText>).</w:delText>
        </w:r>
      </w:del>
    </w:p>
    <w:p w14:paraId="68FF3FB0" w14:textId="77777777" w:rsidR="004C02EF" w:rsidRPr="006B6D0A" w:rsidDel="00F5321D" w:rsidRDefault="004C02EF" w:rsidP="004C02EF">
      <w:pPr>
        <w:rPr>
          <w:del w:id="10181" w:author="Rev 7 Allen Wirfs-Brock" w:date="2012-04-26T11:17:00Z"/>
        </w:rPr>
      </w:pPr>
      <w:del w:id="10182" w:author="Rev 7 Allen Wirfs-Brock" w:date="2012-04-26T11:17:00Z">
        <w:r w:rsidRPr="00E77497" w:rsidDel="00F5321D">
          <w:delText xml:space="preserve">The production  </w:delText>
        </w:r>
      </w:del>
      <w:del w:id="10183" w:author="Rev 7 Allen Wirfs-Brock" w:date="2012-04-20T09:35:00Z">
        <w:r w:rsidRPr="00E77497" w:rsidDel="001A6289">
          <w:rPr>
            <w:rStyle w:val="bnf"/>
          </w:rPr>
          <w:delText>PropertyAssignment</w:delText>
        </w:r>
      </w:del>
      <w:del w:id="10184" w:author="Rev 7 Allen Wirfs-Brock" w:date="2012-04-26T11:17:00Z">
        <w:r w:rsidRPr="00E77497" w:rsidDel="00F5321D">
          <w:delText xml:space="preserve"> </w:delText>
        </w:r>
        <w:r w:rsidRPr="00E77497" w:rsidDel="00F5321D">
          <w:rPr>
            <w:b/>
          </w:rPr>
          <w:delText>:</w:delText>
        </w:r>
        <w:r w:rsidRPr="00E77497" w:rsidDel="00F5321D">
          <w:delText xml:space="preserve"> </w:delText>
        </w:r>
        <w:r w:rsidRPr="00E77497" w:rsidDel="00F5321D">
          <w:rPr>
            <w:rFonts w:ascii="Courier New" w:hAnsi="Courier New" w:cs="Courier New"/>
            <w:b/>
            <w:iCs/>
          </w:rPr>
          <w:delText>set</w:delText>
        </w:r>
        <w:r w:rsidRPr="00E77497" w:rsidDel="00F5321D">
          <w:rPr>
            <w:iCs/>
          </w:rPr>
          <w:delText xml:space="preserve"> </w:delText>
        </w:r>
        <w:r w:rsidRPr="00E77497" w:rsidDel="00F5321D">
          <w:rPr>
            <w:rStyle w:val="bnf"/>
          </w:rPr>
          <w:delText>PropertyName</w:delText>
        </w:r>
        <w:r w:rsidRPr="00E77497" w:rsidDel="00F5321D">
          <w:rPr>
            <w:iCs/>
          </w:rPr>
          <w:delText xml:space="preserve"> </w:delText>
        </w:r>
        <w:r w:rsidRPr="00E77497" w:rsidDel="00F5321D">
          <w:rPr>
            <w:rFonts w:ascii="Courier New" w:hAnsi="Courier New" w:cs="Courier New"/>
            <w:b/>
            <w:iCs/>
          </w:rPr>
          <w:delText xml:space="preserve">( </w:delText>
        </w:r>
        <w:r w:rsidRPr="00E77497" w:rsidDel="00F5321D">
          <w:rPr>
            <w:rStyle w:val="bnf"/>
          </w:rPr>
          <w:delText>PropertySetParameterList</w:delText>
        </w:r>
        <w:r w:rsidRPr="00120381" w:rsidDel="00F5321D">
          <w:rPr>
            <w:rFonts w:ascii="Courier New" w:hAnsi="Courier New" w:cs="Courier New"/>
            <w:b/>
            <w:iCs/>
          </w:rPr>
          <w:delText xml:space="preserve"> )</w:delText>
        </w:r>
        <w:r w:rsidRPr="004D1BD1" w:rsidDel="00F5321D">
          <w:rPr>
            <w:rFonts w:ascii="Courier New" w:hAnsi="Courier New" w:cs="Courier New"/>
            <w:iCs/>
          </w:rPr>
          <w:delText xml:space="preserve"> </w:delText>
        </w:r>
        <w:r w:rsidRPr="003B4312" w:rsidDel="00F5321D">
          <w:rPr>
            <w:rFonts w:ascii="Courier New" w:hAnsi="Courier New" w:cs="Courier New"/>
            <w:b/>
            <w:iCs/>
          </w:rPr>
          <w:delText>{</w:delText>
        </w:r>
        <w:r w:rsidRPr="003B4312" w:rsidDel="00F5321D">
          <w:rPr>
            <w:rFonts w:ascii="Courier New" w:hAnsi="Courier New" w:cs="Courier New"/>
            <w:iCs/>
          </w:rPr>
          <w:delText xml:space="preserve"> </w:delText>
        </w:r>
        <w:r w:rsidRPr="003B4312" w:rsidDel="00F5321D">
          <w:rPr>
            <w:rStyle w:val="bnf"/>
          </w:rPr>
          <w:delText>FunctionBody</w:delText>
        </w:r>
        <w:r w:rsidRPr="003B4312" w:rsidDel="00F5321D">
          <w:rPr>
            <w:iCs/>
          </w:rPr>
          <w:delText xml:space="preserve"> </w:delText>
        </w:r>
        <w:r w:rsidRPr="008B7F6F" w:rsidDel="00F5321D">
          <w:rPr>
            <w:rFonts w:ascii="Courier New" w:hAnsi="Courier New" w:cs="Courier New"/>
            <w:b/>
            <w:iCs/>
          </w:rPr>
          <w:delText>}</w:delText>
        </w:r>
        <w:r w:rsidRPr="008B7F6F" w:rsidDel="00F5321D">
          <w:delText xml:space="preserve"> is evaluated as follows:</w:delText>
        </w:r>
      </w:del>
    </w:p>
    <w:p w14:paraId="233B3D99" w14:textId="77777777" w:rsidR="004C02EF" w:rsidRPr="00B820AB" w:rsidDel="00F5321D" w:rsidRDefault="004C02EF" w:rsidP="009E3FF6">
      <w:pPr>
        <w:pStyle w:val="Alg4"/>
        <w:numPr>
          <w:ilvl w:val="0"/>
          <w:numId w:val="54"/>
        </w:numPr>
        <w:spacing w:after="220"/>
        <w:contextualSpacing/>
        <w:rPr>
          <w:del w:id="10185" w:author="Rev 7 Allen Wirfs-Brock" w:date="2012-04-26T11:17:00Z"/>
        </w:rPr>
      </w:pPr>
      <w:del w:id="10186" w:author="Rev 7 Allen Wirfs-Brock" w:date="2012-04-26T11:17:00Z">
        <w:r w:rsidRPr="006B6D0A" w:rsidDel="00F5321D">
          <w:delText xml:space="preserve">Let </w:delText>
        </w:r>
        <w:r w:rsidRPr="006B6D0A" w:rsidDel="00F5321D">
          <w:rPr>
            <w:i/>
          </w:rPr>
          <w:delText xml:space="preserve">propName </w:delText>
        </w:r>
        <w:r w:rsidRPr="00E65A34" w:rsidDel="00F5321D">
          <w:delText xml:space="preserve">be </w:delText>
        </w:r>
      </w:del>
      <w:ins w:id="10187" w:author="Allen Wirfs-Brock" w:date="2011-07-07T12:41:00Z">
        <w:del w:id="10188" w:author="Rev 7 Allen Wirfs-Brock" w:date="2012-04-26T11:17:00Z">
          <w:r w:rsidR="00B53AD1" w:rsidRPr="009C202C" w:rsidDel="00F5321D">
            <w:delText>PropName(</w:delText>
          </w:r>
        </w:del>
      </w:ins>
      <w:del w:id="10189" w:author="Rev 7 Allen Wirfs-Brock" w:date="2012-04-26T11:17:00Z">
        <w:r w:rsidRPr="00B820AB" w:rsidDel="00F5321D">
          <w:delText xml:space="preserve">the result of evaluating </w:delText>
        </w:r>
        <w:r w:rsidRPr="00B820AB" w:rsidDel="00F5321D">
          <w:rPr>
            <w:i/>
          </w:rPr>
          <w:delText>PropertyName</w:delText>
        </w:r>
      </w:del>
      <w:ins w:id="10190" w:author="Allen Wirfs-Brock" w:date="2011-07-07T12:41:00Z">
        <w:del w:id="10191" w:author="Rev 7 Allen Wirfs-Brock" w:date="2012-04-26T11:17:00Z">
          <w:r w:rsidR="00B53AD1" w:rsidRPr="00B820AB" w:rsidDel="00F5321D">
            <w:delText>)</w:delText>
          </w:r>
        </w:del>
      </w:ins>
      <w:del w:id="10192" w:author="Rev 7 Allen Wirfs-Brock" w:date="2012-04-26T11:17:00Z">
        <w:r w:rsidRPr="00B820AB" w:rsidDel="00F5321D">
          <w:delText>.</w:delText>
        </w:r>
      </w:del>
    </w:p>
    <w:p w14:paraId="32B6D752" w14:textId="77777777" w:rsidR="004C02EF" w:rsidRPr="00E77497" w:rsidDel="00F5321D" w:rsidRDefault="004C02EF" w:rsidP="009E3FF6">
      <w:pPr>
        <w:pStyle w:val="Alg4"/>
        <w:numPr>
          <w:ilvl w:val="0"/>
          <w:numId w:val="54"/>
        </w:numPr>
        <w:spacing w:after="220"/>
        <w:contextualSpacing/>
        <w:rPr>
          <w:del w:id="10193" w:author="Rev 7 Allen Wirfs-Brock" w:date="2012-04-26T11:17:00Z"/>
        </w:rPr>
      </w:pPr>
      <w:del w:id="10194" w:author="Rev 7 Allen Wirfs-Brock" w:date="2012-04-26T11:17:00Z">
        <w:r w:rsidRPr="00675B74" w:rsidDel="00F5321D">
          <w:delText xml:space="preserve">Let </w:delText>
        </w:r>
        <w:r w:rsidRPr="00E77497" w:rsidDel="00F5321D">
          <w:rPr>
            <w:i/>
          </w:rPr>
          <w:delText>closure</w:delText>
        </w:r>
        <w:r w:rsidRPr="00E77497" w:rsidDel="00F5321D">
          <w:delText xml:space="preserve"> be the result of creating a new Function object as specified in 13.2 with parameters specified by </w:delText>
        </w:r>
        <w:r w:rsidRPr="00E77497" w:rsidDel="00F5321D">
          <w:rPr>
            <w:i/>
          </w:rPr>
          <w:delText xml:space="preserve">PropertySetParameterList </w:delText>
        </w:r>
        <w:r w:rsidRPr="00E77497" w:rsidDel="00F5321D">
          <w:delText xml:space="preserve">and body specified by </w:delText>
        </w:r>
        <w:r w:rsidRPr="00E77497" w:rsidDel="00F5321D">
          <w:rPr>
            <w:i/>
          </w:rPr>
          <w:delText>FunctionBody</w:delText>
        </w:r>
        <w:r w:rsidRPr="00E77497" w:rsidDel="00F5321D">
          <w:delText xml:space="preserve">. Pass in the LexicalEnvironment of the running execution context as the </w:delText>
        </w:r>
        <w:r w:rsidRPr="00E77497" w:rsidDel="00F5321D">
          <w:rPr>
            <w:i/>
          </w:rPr>
          <w:delText>Scope</w:delText>
        </w:r>
        <w:r w:rsidRPr="00E77497" w:rsidDel="00F5321D">
          <w:delText xml:space="preserve">. Pass in </w:delText>
        </w:r>
        <w:r w:rsidRPr="00E77497" w:rsidDel="00F5321D">
          <w:rPr>
            <w:b/>
          </w:rPr>
          <w:delText>true</w:delText>
        </w:r>
        <w:r w:rsidRPr="00E77497" w:rsidDel="00F5321D">
          <w:delText xml:space="preserve"> as the </w:delText>
        </w:r>
        <w:r w:rsidRPr="00E77497" w:rsidDel="00F5321D">
          <w:rPr>
            <w:i/>
          </w:rPr>
          <w:delText>Strict</w:delText>
        </w:r>
        <w:r w:rsidRPr="00E77497" w:rsidDel="00F5321D">
          <w:delText xml:space="preserve"> flag if the </w:delText>
        </w:r>
      </w:del>
      <w:del w:id="10195" w:author="Rev 7 Allen Wirfs-Brock" w:date="2012-04-20T09:35:00Z">
        <w:r w:rsidRPr="00E77497" w:rsidDel="001A6289">
          <w:rPr>
            <w:rStyle w:val="bnf"/>
          </w:rPr>
          <w:delText>PropertyAssignment</w:delText>
        </w:r>
      </w:del>
      <w:del w:id="10196" w:author="Rev 7 Allen Wirfs-Brock" w:date="2012-04-26T11:17:00Z">
        <w:r w:rsidRPr="00E77497" w:rsidDel="00F5321D">
          <w:delText xml:space="preserve"> is contained in strict code or if its </w:delText>
        </w:r>
        <w:r w:rsidRPr="00E77497" w:rsidDel="00F5321D">
          <w:rPr>
            <w:i/>
          </w:rPr>
          <w:delText>FunctionBody</w:delText>
        </w:r>
        <w:r w:rsidRPr="00E77497" w:rsidDel="00F5321D">
          <w:delText xml:space="preserve"> is strict code.</w:delText>
        </w:r>
      </w:del>
      <w:ins w:id="10197" w:author="Rev 5 Allen Wirfs-Brock" w:date="2012-01-10T15:26:00Z">
        <w:del w:id="10198" w:author="Rev 7 Allen Wirfs-Brock" w:date="2012-04-26T11:17:00Z">
          <w:r w:rsidR="00C5717D" w:rsidRPr="00C5717D" w:rsidDel="00F5321D">
            <w:delText xml:space="preserve"> </w:delText>
          </w:r>
          <w:r w:rsidR="00C5717D" w:rsidDel="00F5321D">
            <w:delText xml:space="preserve">Pass object as the optional </w:delText>
          </w:r>
          <w:r w:rsidR="00C5717D" w:rsidRPr="00ED240D" w:rsidDel="00F5321D">
            <w:rPr>
              <w:i/>
            </w:rPr>
            <w:delText>homeObject</w:delText>
          </w:r>
          <w:r w:rsidR="00C5717D" w:rsidDel="00F5321D">
            <w:delText xml:space="preserve"> argument and propName as the optional </w:delText>
          </w:r>
          <w:r w:rsidR="00C5717D" w:rsidRPr="00ED240D" w:rsidDel="00F5321D">
            <w:rPr>
              <w:i/>
            </w:rPr>
            <w:delText>methodName</w:delText>
          </w:r>
          <w:r w:rsidR="00C5717D" w:rsidDel="00F5321D">
            <w:delText xml:space="preserve"> argument.</w:delText>
          </w:r>
        </w:del>
      </w:ins>
    </w:p>
    <w:p w14:paraId="2B6F3C3B" w14:textId="77777777" w:rsidR="004C02EF" w:rsidRPr="00E77497" w:rsidDel="00F5321D" w:rsidRDefault="004C02EF" w:rsidP="009E3FF6">
      <w:pPr>
        <w:pStyle w:val="Alg4"/>
        <w:numPr>
          <w:ilvl w:val="0"/>
          <w:numId w:val="54"/>
        </w:numPr>
        <w:spacing w:after="220"/>
        <w:contextualSpacing/>
        <w:rPr>
          <w:del w:id="10199" w:author="Rev 7 Allen Wirfs-Brock" w:date="2012-04-26T11:17:00Z"/>
        </w:rPr>
      </w:pPr>
      <w:del w:id="10200" w:author="Rev 7 Allen Wirfs-Brock" w:date="2012-04-26T11:17:00Z">
        <w:r w:rsidRPr="00E77497" w:rsidDel="00F5321D">
          <w:delText xml:space="preserve">Let </w:delText>
        </w:r>
        <w:r w:rsidRPr="00E77497" w:rsidDel="00F5321D">
          <w:rPr>
            <w:i/>
          </w:rPr>
          <w:delText>desc</w:delText>
        </w:r>
        <w:r w:rsidRPr="00E77497" w:rsidDel="00F5321D">
          <w:delText xml:space="preserve"> be the Property Descriptor{[[Set]]: </w:delText>
        </w:r>
        <w:r w:rsidRPr="00E77497" w:rsidDel="00F5321D">
          <w:rPr>
            <w:i/>
          </w:rPr>
          <w:delText>closure</w:delText>
        </w:r>
        <w:r w:rsidRPr="00E77497" w:rsidDel="00F5321D">
          <w:delText xml:space="preserve">, [[Enumerable]]: </w:delText>
        </w:r>
        <w:r w:rsidRPr="00E77497" w:rsidDel="00F5321D">
          <w:rPr>
            <w:b/>
          </w:rPr>
          <w:delText>true</w:delText>
        </w:r>
        <w:r w:rsidRPr="00E77497" w:rsidDel="00F5321D">
          <w:delText xml:space="preserve">, [[Configurable]]: </w:delText>
        </w:r>
        <w:r w:rsidRPr="00E77497" w:rsidDel="00F5321D">
          <w:rPr>
            <w:b/>
          </w:rPr>
          <w:delText>true</w:delText>
        </w:r>
        <w:r w:rsidRPr="00E77497" w:rsidDel="00F5321D">
          <w:delText>}</w:delText>
        </w:r>
      </w:del>
    </w:p>
    <w:p w14:paraId="65667C4C" w14:textId="77777777" w:rsidR="004C02EF" w:rsidRPr="00E77497" w:rsidDel="00F5321D" w:rsidRDefault="00FA0122" w:rsidP="009E3FF6">
      <w:pPr>
        <w:pStyle w:val="Alg4"/>
        <w:numPr>
          <w:ilvl w:val="0"/>
          <w:numId w:val="54"/>
        </w:numPr>
        <w:spacing w:after="220"/>
        <w:contextualSpacing/>
        <w:rPr>
          <w:del w:id="10201" w:author="Rev 7 Allen Wirfs-Brock" w:date="2012-04-26T11:17:00Z"/>
        </w:rPr>
      </w:pPr>
      <w:ins w:id="10202" w:author="Rev 6 Allen Wirfs-Brock" w:date="2012-02-16T13:49:00Z">
        <w:del w:id="10203" w:author="Rev 7 Allen Wirfs-Brock" w:date="2012-04-26T11:17:00Z">
          <w:r w:rsidDel="00F5321D">
            <w:delText>Return the result of calling</w:delText>
          </w:r>
          <w:r w:rsidRPr="00E77497" w:rsidDel="00F5321D">
            <w:delText xml:space="preserve"> </w:delText>
          </w:r>
        </w:del>
      </w:ins>
      <w:ins w:id="10204" w:author="Rev 5 Allen Wirfs-Brock" w:date="2012-01-10T14:53:00Z">
        <w:del w:id="10205" w:author="Rev 7 Allen Wirfs-Brock" w:date="2012-04-26T11:17:00Z">
          <w:r w:rsidR="00906D0C" w:rsidRPr="00E77497" w:rsidDel="00F5321D">
            <w:delText xml:space="preserve">Call the [[DefineOwnProperty]] internal method of </w:delText>
          </w:r>
          <w:r w:rsidR="00906D0C" w:rsidRPr="00E77497" w:rsidDel="00F5321D">
            <w:rPr>
              <w:i/>
            </w:rPr>
            <w:delText>obj</w:delText>
          </w:r>
          <w:r w:rsidR="00906D0C" w:rsidDel="00F5321D">
            <w:rPr>
              <w:i/>
            </w:rPr>
            <w:delText>ect</w:delText>
          </w:r>
          <w:r w:rsidR="00906D0C" w:rsidRPr="00E77497" w:rsidDel="00F5321D">
            <w:delText xml:space="preserve"> with arguments </w:delText>
          </w:r>
          <w:r w:rsidR="00906D0C" w:rsidRPr="00E77497" w:rsidDel="00F5321D">
            <w:rPr>
              <w:i/>
            </w:rPr>
            <w:delText>propName</w:delText>
          </w:r>
          <w:r w:rsidR="00906D0C" w:rsidRPr="00E77497" w:rsidDel="00F5321D">
            <w:delText xml:space="preserve">, </w:delText>
          </w:r>
          <w:r w:rsidR="00906D0C" w:rsidRPr="00E77497" w:rsidDel="00F5321D">
            <w:rPr>
              <w:i/>
            </w:rPr>
            <w:delText>desc</w:delText>
          </w:r>
          <w:r w:rsidR="00906D0C" w:rsidRPr="00E77497" w:rsidDel="00F5321D">
            <w:delText xml:space="preserve">, and </w:delText>
          </w:r>
          <w:r w:rsidR="00906D0C" w:rsidRPr="00E77497" w:rsidDel="00F5321D">
            <w:rPr>
              <w:b/>
            </w:rPr>
            <w:delText>false</w:delText>
          </w:r>
          <w:r w:rsidR="00906D0C" w:rsidRPr="00E77497" w:rsidDel="00F5321D">
            <w:delText>.</w:delText>
          </w:r>
        </w:del>
      </w:ins>
      <w:del w:id="10206" w:author="Rev 7 Allen Wirfs-Brock" w:date="2012-04-26T11:17:00Z">
        <w:r w:rsidR="004C02EF" w:rsidRPr="00E77497" w:rsidDel="00F5321D">
          <w:delText>Return Property Identifier (</w:delText>
        </w:r>
        <w:r w:rsidR="004C02EF" w:rsidRPr="00E77497" w:rsidDel="00F5321D">
          <w:rPr>
            <w:i/>
          </w:rPr>
          <w:delText>propName</w:delText>
        </w:r>
        <w:r w:rsidR="004C02EF" w:rsidRPr="00E77497" w:rsidDel="00F5321D">
          <w:delText xml:space="preserve">, </w:delText>
        </w:r>
        <w:r w:rsidR="004C02EF" w:rsidRPr="00E77497" w:rsidDel="00F5321D">
          <w:rPr>
            <w:i/>
          </w:rPr>
          <w:delText>desc</w:delText>
        </w:r>
        <w:r w:rsidR="004C02EF" w:rsidRPr="00E77497" w:rsidDel="00F5321D">
          <w:delText>).</w:delText>
        </w:r>
      </w:del>
    </w:p>
    <w:p w14:paraId="27BB59C9" w14:textId="77777777" w:rsidR="00531196" w:rsidRPr="00E77497" w:rsidDel="00F5321D" w:rsidRDefault="00531196" w:rsidP="009E3FF6">
      <w:pPr>
        <w:pStyle w:val="Alg4"/>
        <w:numPr>
          <w:ilvl w:val="0"/>
          <w:numId w:val="54"/>
        </w:numPr>
        <w:spacing w:after="220"/>
        <w:contextualSpacing/>
        <w:rPr>
          <w:del w:id="10207" w:author="Rev 7 Allen Wirfs-Brock" w:date="2012-04-26T11:17:00Z"/>
        </w:rPr>
      </w:pPr>
    </w:p>
    <w:p w14:paraId="59703641" w14:textId="77777777" w:rsidR="00C85441" w:rsidRPr="00E77497" w:rsidRDefault="00C85441" w:rsidP="00C85441">
      <w:pPr>
        <w:pStyle w:val="30"/>
        <w:numPr>
          <w:ilvl w:val="0"/>
          <w:numId w:val="0"/>
        </w:numPr>
        <w:rPr>
          <w:ins w:id="10208" w:author="Rev 4 Allen Wirfs-Brock" w:date="2011-11-07T09:14:00Z"/>
        </w:rPr>
      </w:pPr>
      <w:bookmarkStart w:id="10209" w:name="_Toc336509504"/>
      <w:ins w:id="10210" w:author="Rev 4 Allen Wirfs-Brock" w:date="2011-11-07T09:14:00Z">
        <w:r w:rsidRPr="00E77497">
          <w:t>11.</w:t>
        </w:r>
        <w:r>
          <w:t>1</w:t>
        </w:r>
        <w:r w:rsidRPr="00E77497">
          <w:t>.</w:t>
        </w:r>
        <w:r>
          <w:t>6</w:t>
        </w:r>
        <w:r w:rsidRPr="00E77497">
          <w:tab/>
          <w:t>Function</w:t>
        </w:r>
      </w:ins>
      <w:ins w:id="10211" w:author="Rev 9 Allen Wirfs-Brock" w:date="2012-06-23T17:04:00Z">
        <w:r w:rsidR="002F6BBA">
          <w:t xml:space="preserve"> Defining</w:t>
        </w:r>
      </w:ins>
      <w:ins w:id="10212" w:author="Rev 4 Allen Wirfs-Brock" w:date="2011-11-07T09:14:00Z">
        <w:r w:rsidRPr="00E77497">
          <w:t xml:space="preserve"> Expressions</w:t>
        </w:r>
        <w:bookmarkEnd w:id="10209"/>
      </w:ins>
    </w:p>
    <w:p w14:paraId="40DE4B55" w14:textId="77777777" w:rsidR="002F6BBA" w:rsidRDefault="009508C6" w:rsidP="00B70D37">
      <w:pPr>
        <w:rPr>
          <w:ins w:id="10213" w:author="Rev 9 Allen Wirfs-Brock" w:date="2012-06-23T17:05:00Z"/>
        </w:rPr>
      </w:pPr>
      <w:ins w:id="10214" w:author="Rev 8 Allen Wirfs-Brock" w:date="2012-06-01T08:35:00Z">
        <w:r>
          <w:t>See 13.1</w:t>
        </w:r>
      </w:ins>
      <w:ins w:id="10215" w:author="Rev 9 Allen Wirfs-Brock" w:date="2012-06-23T17:04:00Z">
        <w:r w:rsidR="002F6BBA">
          <w:t xml:space="preserve"> for </w:t>
        </w:r>
      </w:ins>
      <w:ins w:id="10216" w:author="Rev 9 Allen Wirfs-Brock" w:date="2012-06-23T17:08:00Z">
        <w:r w:rsidR="002F6BBA" w:rsidRPr="00570297">
          <w:rPr>
            <w:rFonts w:ascii="Times New Roman" w:hAnsi="Times New Roman"/>
            <w:i/>
          </w:rPr>
          <w:t>PrimaryExpression</w:t>
        </w:r>
        <w:r w:rsidR="002F6BBA" w:rsidRPr="002F6BBA">
          <w:t xml:space="preserve"> </w:t>
        </w:r>
        <w:r w:rsidR="002F6BBA" w:rsidRPr="00570297">
          <w:rPr>
            <w:b/>
          </w:rPr>
          <w:t>:</w:t>
        </w:r>
        <w:r w:rsidR="002F6BBA" w:rsidRPr="002F6BBA">
          <w:t xml:space="preserve"> </w:t>
        </w:r>
      </w:ins>
      <w:ins w:id="10217" w:author="Rev 9 Allen Wirfs-Brock" w:date="2012-06-23T17:04:00Z">
        <w:r w:rsidR="002F6BBA" w:rsidRPr="002F6BBA">
          <w:rPr>
            <w:rFonts w:ascii="Times New Roman" w:hAnsi="Times New Roman"/>
            <w:i/>
          </w:rPr>
          <w:t>FunctionExpression</w:t>
        </w:r>
      </w:ins>
      <w:ins w:id="10218" w:author="Rev 9 Allen Wirfs-Brock" w:date="2012-06-23T17:05:00Z">
        <w:r w:rsidR="002F6BBA">
          <w:t>.</w:t>
        </w:r>
      </w:ins>
    </w:p>
    <w:p w14:paraId="2AFCCF0D" w14:textId="77777777" w:rsidR="002F6BBA" w:rsidRDefault="002F6BBA" w:rsidP="002F6BBA">
      <w:pPr>
        <w:rPr>
          <w:ins w:id="10219" w:author="Rev 9 Allen Wirfs-Brock" w:date="2012-06-23T17:05:00Z"/>
        </w:rPr>
      </w:pPr>
      <w:ins w:id="10220" w:author="Rev 9 Allen Wirfs-Brock" w:date="2012-06-23T17:05:00Z">
        <w:r>
          <w:t>See 13.</w:t>
        </w:r>
      </w:ins>
      <w:ins w:id="10221" w:author="Rev 9 Allen Wirfs-Brock" w:date="2012-06-23T17:06:00Z">
        <w:r>
          <w:t>4</w:t>
        </w:r>
      </w:ins>
      <w:ins w:id="10222" w:author="Rev 9 Allen Wirfs-Brock" w:date="2012-06-23T17:05:00Z">
        <w:r>
          <w:t xml:space="preserve"> for</w:t>
        </w:r>
      </w:ins>
      <w:ins w:id="10223" w:author="Rev 9 Allen Wirfs-Brock" w:date="2012-06-23T17:09:00Z">
        <w:r w:rsidRPr="002F6BBA">
          <w:rPr>
            <w:rFonts w:ascii="Times New Roman" w:hAnsi="Times New Roman"/>
            <w:i/>
          </w:rPr>
          <w:t xml:space="preserve"> </w:t>
        </w:r>
        <w:r w:rsidRPr="001E1EC2">
          <w:rPr>
            <w:rFonts w:ascii="Times New Roman" w:hAnsi="Times New Roman"/>
            <w:i/>
          </w:rPr>
          <w:t>PrimaryExpression</w:t>
        </w:r>
        <w:r w:rsidRPr="002F6BBA">
          <w:t xml:space="preserve"> </w:t>
        </w:r>
        <w:r w:rsidRPr="001E1EC2">
          <w:rPr>
            <w:b/>
          </w:rPr>
          <w:t>:</w:t>
        </w:r>
        <w:r w:rsidRPr="002F6BBA">
          <w:t xml:space="preserve"> </w:t>
        </w:r>
      </w:ins>
      <w:ins w:id="10224" w:author="Rev 9 Allen Wirfs-Brock" w:date="2012-06-23T17:05:00Z">
        <w:r>
          <w:rPr>
            <w:rFonts w:ascii="Times New Roman" w:hAnsi="Times New Roman"/>
            <w:i/>
          </w:rPr>
          <w:t>Generator</w:t>
        </w:r>
        <w:r w:rsidRPr="001E1EC2">
          <w:rPr>
            <w:rFonts w:ascii="Times New Roman" w:hAnsi="Times New Roman"/>
            <w:i/>
          </w:rPr>
          <w:t>Expression</w:t>
        </w:r>
      </w:ins>
      <w:ins w:id="10225" w:author="Rev 9 Allen Wirfs-Brock" w:date="2012-06-23T17:06:00Z">
        <w:r>
          <w:t>.</w:t>
        </w:r>
      </w:ins>
    </w:p>
    <w:p w14:paraId="3F9FF107" w14:textId="77777777" w:rsidR="009508C6" w:rsidRDefault="002F6BBA" w:rsidP="00B70D37">
      <w:pPr>
        <w:rPr>
          <w:ins w:id="10226" w:author="Rev 8 Allen Wirfs-Brock" w:date="2012-06-01T08:35:00Z"/>
        </w:rPr>
      </w:pPr>
      <w:ins w:id="10227" w:author="Rev 9 Allen Wirfs-Brock" w:date="2012-06-23T17:06:00Z">
        <w:r>
          <w:t>See 13.5 for</w:t>
        </w:r>
      </w:ins>
      <w:ins w:id="10228" w:author="Rev 9 Allen Wirfs-Brock" w:date="2012-06-23T17:09:00Z">
        <w:r w:rsidRPr="002F6BBA">
          <w:rPr>
            <w:rFonts w:ascii="Times New Roman" w:hAnsi="Times New Roman"/>
            <w:i/>
          </w:rPr>
          <w:t xml:space="preserve"> </w:t>
        </w:r>
        <w:r w:rsidRPr="001E1EC2">
          <w:rPr>
            <w:rFonts w:ascii="Times New Roman" w:hAnsi="Times New Roman"/>
            <w:i/>
          </w:rPr>
          <w:t>PrimaryExpression</w:t>
        </w:r>
        <w:r w:rsidRPr="002F6BBA">
          <w:t xml:space="preserve"> </w:t>
        </w:r>
        <w:r w:rsidRPr="001E1EC2">
          <w:rPr>
            <w:b/>
          </w:rPr>
          <w:t>:</w:t>
        </w:r>
        <w:r w:rsidRPr="002F6BBA">
          <w:t xml:space="preserve"> </w:t>
        </w:r>
      </w:ins>
      <w:ins w:id="10229" w:author="Rev 9 Allen Wirfs-Brock" w:date="2012-06-23T17:06:00Z">
        <w:r>
          <w:rPr>
            <w:rFonts w:ascii="Times New Roman" w:hAnsi="Times New Roman"/>
            <w:i/>
          </w:rPr>
          <w:t>Class</w:t>
        </w:r>
        <w:r w:rsidRPr="001E1EC2">
          <w:rPr>
            <w:rFonts w:ascii="Times New Roman" w:hAnsi="Times New Roman"/>
            <w:i/>
          </w:rPr>
          <w:t>Expression</w:t>
        </w:r>
        <w:r>
          <w:t>.</w:t>
        </w:r>
      </w:ins>
    </w:p>
    <w:p w14:paraId="75EE6212" w14:textId="77777777" w:rsidR="00C85441" w:rsidRPr="00E77497" w:rsidDel="009508C6" w:rsidRDefault="00C85441" w:rsidP="00C85441">
      <w:pPr>
        <w:keepNext/>
        <w:rPr>
          <w:ins w:id="10230" w:author="Rev 4 Allen Wirfs-Brock" w:date="2011-11-07T09:14:00Z"/>
          <w:del w:id="10231" w:author="Rev 8 Allen Wirfs-Brock" w:date="2012-06-01T08:34:00Z"/>
          <w:rFonts w:ascii="Helvetica" w:hAnsi="Helvetica"/>
          <w:b/>
        </w:rPr>
      </w:pPr>
      <w:ins w:id="10232" w:author="Rev 4 Allen Wirfs-Brock" w:date="2011-11-07T09:14:00Z">
        <w:del w:id="10233" w:author="Rev 8 Allen Wirfs-Brock" w:date="2012-06-01T08:34:00Z">
          <w:r w:rsidRPr="00E77497" w:rsidDel="009508C6">
            <w:rPr>
              <w:rFonts w:ascii="Helvetica" w:hAnsi="Helvetica"/>
              <w:b/>
            </w:rPr>
            <w:delText xml:space="preserve">Runtime Semantics: </w:delText>
          </w:r>
          <w:r w:rsidRPr="00E77497" w:rsidDel="009508C6">
            <w:rPr>
              <w:rFonts w:ascii="Helvetica" w:hAnsi="Helvetica"/>
              <w:b/>
              <w:spacing w:val="6"/>
            </w:rPr>
            <w:delText>Evaluation</w:delText>
          </w:r>
        </w:del>
      </w:ins>
    </w:p>
    <w:p w14:paraId="55354626" w14:textId="77777777" w:rsidR="00C85441" w:rsidRPr="00E77497" w:rsidDel="009508C6" w:rsidRDefault="00C85441" w:rsidP="00C85441">
      <w:pPr>
        <w:rPr>
          <w:ins w:id="10234" w:author="Rev 4 Allen Wirfs-Brock" w:date="2011-11-07T09:14:00Z"/>
          <w:del w:id="10235" w:author="Rev 8 Allen Wirfs-Brock" w:date="2012-06-01T08:34:00Z"/>
        </w:rPr>
      </w:pPr>
      <w:ins w:id="10236" w:author="Rev 4 Allen Wirfs-Brock" w:date="2011-11-07T09:15:00Z">
        <w:del w:id="10237" w:author="Rev 8 Allen Wirfs-Brock" w:date="2012-06-01T08:34:00Z">
          <w:r w:rsidRPr="00E77497" w:rsidDel="009508C6">
            <w:rPr>
              <w:rStyle w:val="bnf"/>
            </w:rPr>
            <w:delText>PrimaryExpression</w:delText>
          </w:r>
          <w:r w:rsidDel="009508C6">
            <w:rPr>
              <w:rStyle w:val="bnf"/>
            </w:rPr>
            <w:delText xml:space="preserve"> </w:delText>
          </w:r>
        </w:del>
      </w:ins>
      <w:ins w:id="10238" w:author="Rev 4 Allen Wirfs-Brock" w:date="2011-11-07T09:14:00Z">
        <w:del w:id="10239" w:author="Rev 8 Allen Wirfs-Brock" w:date="2012-06-01T08:34:00Z">
          <w:r w:rsidRPr="00E77497" w:rsidDel="009508C6">
            <w:rPr>
              <w:b/>
            </w:rPr>
            <w:delText>:</w:delText>
          </w:r>
          <w:r w:rsidRPr="00E77497" w:rsidDel="009508C6">
            <w:delText xml:space="preserve"> </w:delText>
          </w:r>
          <w:r w:rsidRPr="00E77497" w:rsidDel="009508C6">
            <w:rPr>
              <w:rStyle w:val="bnf"/>
            </w:rPr>
            <w:delText>FunctionExpression</w:delText>
          </w:r>
          <w:r w:rsidRPr="00E77497" w:rsidDel="009508C6">
            <w:delText xml:space="preserve"> </w:delText>
          </w:r>
        </w:del>
      </w:ins>
    </w:p>
    <w:p w14:paraId="77D0F226" w14:textId="77777777" w:rsidR="00C85441" w:rsidRPr="00E77497" w:rsidDel="009508C6" w:rsidRDefault="00C85441" w:rsidP="009E3FF6">
      <w:pPr>
        <w:pStyle w:val="Alg3"/>
        <w:numPr>
          <w:ilvl w:val="0"/>
          <w:numId w:val="67"/>
        </w:numPr>
        <w:spacing w:after="220"/>
        <w:contextualSpacing/>
        <w:rPr>
          <w:ins w:id="10240" w:author="Rev 4 Allen Wirfs-Brock" w:date="2011-11-07T09:14:00Z"/>
          <w:del w:id="10241" w:author="Rev 8 Allen Wirfs-Brock" w:date="2012-06-01T08:34:00Z"/>
        </w:rPr>
      </w:pPr>
      <w:ins w:id="10242" w:author="Rev 4 Allen Wirfs-Brock" w:date="2011-11-07T09:14:00Z">
        <w:del w:id="10243" w:author="Rev 8 Allen Wirfs-Brock" w:date="2012-06-01T08:34:00Z">
          <w:r w:rsidRPr="00E77497" w:rsidDel="009508C6">
            <w:delText xml:space="preserve">Return the result of evaluating </w:delText>
          </w:r>
          <w:r w:rsidRPr="00E77497" w:rsidDel="009508C6">
            <w:rPr>
              <w:i/>
            </w:rPr>
            <w:delText>FunctionExpression</w:delText>
          </w:r>
          <w:r w:rsidRPr="00E77497" w:rsidDel="009508C6">
            <w:delText>.</w:delText>
          </w:r>
        </w:del>
      </w:ins>
    </w:p>
    <w:p w14:paraId="25E68D8C" w14:textId="77777777" w:rsidR="006F38BE" w:rsidRPr="00E77497" w:rsidRDefault="006F38BE" w:rsidP="006F38BE">
      <w:pPr>
        <w:pStyle w:val="30"/>
        <w:numPr>
          <w:ilvl w:val="0"/>
          <w:numId w:val="0"/>
        </w:numPr>
        <w:rPr>
          <w:ins w:id="10244" w:author="Rev 6 Allen Wirfs-Brock" w:date="2012-02-27T09:33:00Z"/>
        </w:rPr>
      </w:pPr>
      <w:bookmarkStart w:id="10245" w:name="_Toc336509505"/>
      <w:ins w:id="10246" w:author="Rev 6 Allen Wirfs-Brock" w:date="2012-02-27T09:33:00Z">
        <w:r w:rsidRPr="00E77497">
          <w:t>11.1.</w:t>
        </w:r>
        <w:r>
          <w:t>7</w:t>
        </w:r>
        <w:r w:rsidRPr="00E77497">
          <w:tab/>
        </w:r>
        <w:r>
          <w:t xml:space="preserve">Generator </w:t>
        </w:r>
      </w:ins>
      <w:ins w:id="10247" w:author="Rev 6 Allen Wirfs-Brock" w:date="2012-02-27T10:13:00Z">
        <w:r w:rsidR="00DA3106">
          <w:t>Comprehensions</w:t>
        </w:r>
      </w:ins>
      <w:bookmarkEnd w:id="10245"/>
    </w:p>
    <w:p w14:paraId="18D10383" w14:textId="77777777" w:rsidR="006F38BE" w:rsidRPr="003B4312" w:rsidRDefault="006F38BE" w:rsidP="006F38BE">
      <w:pPr>
        <w:pStyle w:val="Syntax"/>
        <w:rPr>
          <w:ins w:id="10248" w:author="Rev 6 Allen Wirfs-Brock" w:date="2012-02-27T09:34:00Z"/>
        </w:rPr>
      </w:pPr>
      <w:ins w:id="10249" w:author="Rev 6 Allen Wirfs-Brock" w:date="2012-02-27T09:34:00Z">
        <w:r w:rsidRPr="004D1BD1">
          <w:t>Syntax</w:t>
        </w:r>
      </w:ins>
    </w:p>
    <w:p w14:paraId="25806F4A" w14:textId="77777777" w:rsidR="006F38BE" w:rsidRPr="008B7F6F" w:rsidRDefault="006F38BE" w:rsidP="006F38BE">
      <w:pPr>
        <w:pStyle w:val="SyntaxRule"/>
        <w:rPr>
          <w:ins w:id="10250" w:author="Rev 6 Allen Wirfs-Brock" w:date="2012-02-27T09:34:00Z"/>
        </w:rPr>
      </w:pPr>
      <w:ins w:id="10251" w:author="Rev 6 Allen Wirfs-Brock" w:date="2012-02-27T09:35:00Z">
        <w:r>
          <w:t>Generator</w:t>
        </w:r>
      </w:ins>
      <w:ins w:id="10252" w:author="Rev 6 Allen Wirfs-Brock" w:date="2012-02-27T10:13:00Z">
        <w:r w:rsidR="00DA3106">
          <w:t>Comprehension</w:t>
        </w:r>
      </w:ins>
      <w:ins w:id="10253" w:author="Rev 6 Allen Wirfs-Brock" w:date="2012-02-27T09:34:00Z">
        <w:r w:rsidRPr="003B4312">
          <w:t xml:space="preserve"> </w:t>
        </w:r>
        <w:r w:rsidRPr="003B4312">
          <w:rPr>
            <w:rFonts w:ascii="Arial" w:hAnsi="Arial" w:cs="Arial"/>
            <w:b/>
            <w:i w:val="0"/>
          </w:rPr>
          <w:t>:</w:t>
        </w:r>
      </w:ins>
    </w:p>
    <w:p w14:paraId="4B3A3449" w14:textId="77777777" w:rsidR="006F38BE" w:rsidRPr="009C202C" w:rsidRDefault="006F38BE" w:rsidP="006F38BE">
      <w:pPr>
        <w:pStyle w:val="SyntaxDefinition"/>
        <w:rPr>
          <w:ins w:id="10254" w:author="Rev 6 Allen Wirfs-Brock" w:date="2012-02-27T09:34:00Z"/>
        </w:rPr>
      </w:pPr>
      <w:ins w:id="10255" w:author="Rev 6 Allen Wirfs-Brock" w:date="2012-02-27T09:35:00Z">
        <w:r>
          <w:rPr>
            <w:rFonts w:ascii="Courier New" w:hAnsi="Courier New"/>
            <w:b/>
            <w:i w:val="0"/>
          </w:rPr>
          <w:t>(</w:t>
        </w:r>
      </w:ins>
      <w:ins w:id="10256" w:author="Rev 6 Allen Wirfs-Brock" w:date="2012-02-27T09:34:00Z">
        <w:r w:rsidRPr="00E77497">
          <w:rPr>
            <w:rFonts w:ascii="Courier New" w:hAnsi="Courier New"/>
            <w:b/>
            <w:i w:val="0"/>
          </w:rPr>
          <w:t xml:space="preserve"> </w:t>
        </w:r>
        <w:r>
          <w:t>Expression</w:t>
        </w:r>
        <w:r w:rsidRPr="00AC3AEA">
          <w:rPr>
            <w:rFonts w:ascii="Courier New" w:hAnsi="Courier New" w:cs="Courier New"/>
          </w:rPr>
          <w:t xml:space="preserve"> </w:t>
        </w:r>
        <w:r>
          <w:t>ComprehensionForList</w:t>
        </w:r>
        <w:r w:rsidRPr="00E77497">
          <w:rPr>
            <w:rFonts w:ascii="Courier New" w:hAnsi="Courier New"/>
            <w:i w:val="0"/>
          </w:rPr>
          <w:t xml:space="preserve"> </w:t>
        </w:r>
      </w:ins>
      <w:ins w:id="10257" w:author="Rev 6 Allen Wirfs-Brock" w:date="2012-02-27T09:35:00Z">
        <w:r>
          <w:rPr>
            <w:rFonts w:ascii="Courier New" w:hAnsi="Courier New"/>
            <w:b/>
            <w:i w:val="0"/>
          </w:rPr>
          <w:t>)</w:t>
        </w:r>
      </w:ins>
      <w:ins w:id="10258" w:author="Rev 6 Allen Wirfs-Brock" w:date="2012-02-27T09:34:00Z">
        <w:r w:rsidRPr="006B6D0A">
          <w:rPr>
            <w:rFonts w:ascii="Courier New" w:hAnsi="Courier New"/>
            <w:b/>
            <w:i w:val="0"/>
          </w:rPr>
          <w:br/>
        </w:r>
      </w:ins>
      <w:ins w:id="10259" w:author="Rev 6 Allen Wirfs-Brock" w:date="2012-02-27T09:39:00Z">
        <w:r>
          <w:rPr>
            <w:rFonts w:ascii="Courier New" w:hAnsi="Courier New"/>
            <w:b/>
            <w:i w:val="0"/>
          </w:rPr>
          <w:t>(</w:t>
        </w:r>
      </w:ins>
      <w:ins w:id="10260" w:author="Rev 6 Allen Wirfs-Brock" w:date="2012-02-27T09:34:00Z">
        <w:r w:rsidRPr="00E77497">
          <w:rPr>
            <w:rFonts w:ascii="Courier New" w:hAnsi="Courier New"/>
            <w:b/>
            <w:i w:val="0"/>
          </w:rPr>
          <w:t xml:space="preserve"> </w:t>
        </w:r>
        <w:r>
          <w:t>Expression</w:t>
        </w:r>
        <w:r w:rsidRPr="00AC3AEA">
          <w:rPr>
            <w:rFonts w:ascii="Courier New" w:hAnsi="Courier New" w:cs="Courier New"/>
            <w:i w:val="0"/>
          </w:rPr>
          <w:t xml:space="preserve"> </w:t>
        </w:r>
        <w:r>
          <w:t xml:space="preserve">ComprehensionForList </w:t>
        </w:r>
        <w:r w:rsidRPr="00AC3AEA">
          <w:rPr>
            <w:rFonts w:ascii="Courier New" w:hAnsi="Courier New" w:cs="Courier New"/>
            <w:i w:val="0"/>
          </w:rPr>
          <w:t xml:space="preserve"> </w:t>
        </w:r>
        <w:r w:rsidRPr="00AC3AEA">
          <w:rPr>
            <w:rFonts w:ascii="Courier New" w:hAnsi="Courier New" w:cs="Courier New"/>
            <w:b/>
            <w:i w:val="0"/>
          </w:rPr>
          <w:t xml:space="preserve">if </w:t>
        </w:r>
        <w:del w:id="10261" w:author="Rev 8 Allen Wirfs-Brock" w:date="2012-06-15T08:45:00Z">
          <w:r w:rsidRPr="00AC3AEA" w:rsidDel="00EB4245">
            <w:rPr>
              <w:rFonts w:ascii="Courier New" w:hAnsi="Courier New" w:cs="Courier New"/>
              <w:b/>
              <w:i w:val="0"/>
            </w:rPr>
            <w:delText>(</w:delText>
          </w:r>
        </w:del>
        <w:r>
          <w:t xml:space="preserve"> Expression </w:t>
        </w:r>
        <w:del w:id="10262" w:author="Rev 8 Allen Wirfs-Brock" w:date="2012-06-15T08:45:00Z">
          <w:r w:rsidRPr="00AC3AEA" w:rsidDel="00EB4245">
            <w:rPr>
              <w:rFonts w:ascii="Courier New" w:hAnsi="Courier New" w:cs="Courier New"/>
              <w:b/>
              <w:i w:val="0"/>
            </w:rPr>
            <w:delText>)</w:delText>
          </w:r>
        </w:del>
        <w:r w:rsidRPr="00E77497">
          <w:rPr>
            <w:rFonts w:ascii="Courier New" w:hAnsi="Courier New"/>
            <w:i w:val="0"/>
          </w:rPr>
          <w:t xml:space="preserve"> </w:t>
        </w:r>
      </w:ins>
      <w:ins w:id="10263" w:author="Rev 6 Allen Wirfs-Brock" w:date="2012-02-27T09:40:00Z">
        <w:r>
          <w:rPr>
            <w:rFonts w:ascii="Courier New" w:hAnsi="Courier New"/>
            <w:b/>
            <w:i w:val="0"/>
          </w:rPr>
          <w:t>)</w:t>
        </w:r>
      </w:ins>
    </w:p>
    <w:p w14:paraId="12F4BC86" w14:textId="77777777" w:rsidR="00607728" w:rsidRPr="00607728" w:rsidRDefault="00607728" w:rsidP="00607728">
      <w:pPr>
        <w:pStyle w:val="30"/>
        <w:numPr>
          <w:ilvl w:val="0"/>
          <w:numId w:val="0"/>
        </w:numPr>
        <w:rPr>
          <w:ins w:id="10264" w:author="Rev 9 Allen Wirfs-Brock" w:date="2012-06-23T17:11:00Z"/>
        </w:rPr>
      </w:pPr>
      <w:bookmarkStart w:id="10265" w:name="_Toc336509506"/>
      <w:ins w:id="10266" w:author="Rev 9 Allen Wirfs-Brock" w:date="2012-06-23T17:11:00Z">
        <w:r w:rsidRPr="00E77497">
          <w:t>11.1.</w:t>
        </w:r>
        <w:r>
          <w:t>8</w:t>
        </w:r>
        <w:r w:rsidRPr="00E77497">
          <w:tab/>
        </w:r>
        <w:r>
          <w:t>Regular</w:t>
        </w:r>
      </w:ins>
      <w:ins w:id="10267" w:author="Rev 9 Allen Wirfs-Brock" w:date="2012-06-23T17:12:00Z">
        <w:r>
          <w:t xml:space="preserve"> Expression Literal</w:t>
        </w:r>
      </w:ins>
      <w:ins w:id="10268" w:author="Rev 9 Allen Wirfs-Brock" w:date="2012-06-23T17:37:00Z">
        <w:r w:rsidR="00570297">
          <w:t>s</w:t>
        </w:r>
      </w:ins>
      <w:bookmarkEnd w:id="10265"/>
    </w:p>
    <w:p w14:paraId="51F118A6" w14:textId="77777777" w:rsidR="006430BD" w:rsidRDefault="006430BD" w:rsidP="006430BD">
      <w:pPr>
        <w:pStyle w:val="Syntax"/>
        <w:rPr>
          <w:ins w:id="10269" w:author="Rev 9 Allen Wirfs-Brock" w:date="2012-06-26T16:08:00Z"/>
        </w:rPr>
      </w:pPr>
      <w:ins w:id="10270" w:author="Rev 9 Allen Wirfs-Brock" w:date="2012-06-26T16:08:00Z">
        <w:r w:rsidRPr="00E77497">
          <w:t>Syntax</w:t>
        </w:r>
      </w:ins>
    </w:p>
    <w:p w14:paraId="294B8C72" w14:textId="77777777" w:rsidR="006430BD" w:rsidRPr="00116059" w:rsidRDefault="006430BD" w:rsidP="004012E4">
      <w:pPr>
        <w:rPr>
          <w:ins w:id="10271" w:author="Rev 9 Allen Wirfs-Brock" w:date="2012-06-26T16:08:00Z"/>
        </w:rPr>
      </w:pPr>
      <w:ins w:id="10272" w:author="Rev 9 Allen Wirfs-Brock" w:date="2012-06-26T16:08:00Z">
        <w:r>
          <w:rPr>
            <w:lang w:eastAsia="en-US"/>
          </w:rPr>
          <w:t xml:space="preserve">See 7.8.5. </w:t>
        </w:r>
      </w:ins>
    </w:p>
    <w:p w14:paraId="5257B9B8" w14:textId="77777777" w:rsidR="00607728" w:rsidRDefault="00607728" w:rsidP="00607728">
      <w:pPr>
        <w:rPr>
          <w:ins w:id="10273" w:author="Rev 9 Allen Wirfs-Brock" w:date="2012-06-23T17:19:00Z"/>
          <w:rFonts w:ascii="Helvetica" w:hAnsi="Helvetica"/>
          <w:b/>
        </w:rPr>
      </w:pPr>
      <w:ins w:id="10274" w:author="Rev 9 Allen Wirfs-Brock" w:date="2012-06-23T17:19:00Z">
        <w:r>
          <w:rPr>
            <w:rFonts w:ascii="Helvetica" w:hAnsi="Helvetica"/>
            <w:b/>
          </w:rPr>
          <w:t>Static Semantics</w:t>
        </w:r>
      </w:ins>
    </w:p>
    <w:p w14:paraId="0A7CAC8D" w14:textId="77777777" w:rsidR="00607728" w:rsidRPr="00E77497" w:rsidRDefault="00607728" w:rsidP="00607728">
      <w:pPr>
        <w:rPr>
          <w:ins w:id="10275" w:author="Rev 9 Allen Wirfs-Brock" w:date="2012-06-23T17:16:00Z"/>
          <w:rFonts w:ascii="Helvetica" w:hAnsi="Helvetica"/>
          <w:b/>
        </w:rPr>
      </w:pPr>
      <w:ins w:id="10276" w:author="Rev 9 Allen Wirfs-Brock" w:date="2012-06-23T17:16:00Z">
        <w:r w:rsidRPr="00E77497">
          <w:rPr>
            <w:rFonts w:ascii="Helvetica" w:hAnsi="Helvetica"/>
            <w:b/>
          </w:rPr>
          <w:t>Static Semantics:  Early Errors</w:t>
        </w:r>
      </w:ins>
    </w:p>
    <w:p w14:paraId="6BF4557E" w14:textId="77777777" w:rsidR="00607728" w:rsidRPr="004D1BD1" w:rsidRDefault="00607728" w:rsidP="00607728">
      <w:pPr>
        <w:pStyle w:val="SyntaxRule"/>
        <w:spacing w:after="240"/>
        <w:rPr>
          <w:ins w:id="10277" w:author="Rev 9 Allen Wirfs-Brock" w:date="2012-06-23T17:18:00Z"/>
        </w:rPr>
      </w:pPr>
      <w:ins w:id="10278" w:author="Rev 9 Allen Wirfs-Brock" w:date="2012-06-23T17:18:00Z">
        <w:r w:rsidRPr="00607728">
          <w:rPr>
            <w:rStyle w:val="bnf"/>
            <w:i/>
          </w:rPr>
          <w:t>PrimaryExpression</w:t>
        </w:r>
        <w:r>
          <w:rPr>
            <w:rStyle w:val="bnf"/>
          </w:rPr>
          <w:t xml:space="preserve"> </w:t>
        </w:r>
        <w:r w:rsidRPr="00120381">
          <w:rPr>
            <w:rFonts w:ascii="Arial" w:hAnsi="Arial" w:cs="Arial"/>
            <w:b/>
            <w:i w:val="0"/>
          </w:rPr>
          <w:t xml:space="preserve">:  </w:t>
        </w:r>
        <w:r>
          <w:t>RegularExpressionLiteral</w:t>
        </w:r>
        <w:r w:rsidRPr="004D1BD1">
          <w:t xml:space="preserve"> </w:t>
        </w:r>
      </w:ins>
    </w:p>
    <w:p w14:paraId="1780AC6D" w14:textId="77777777" w:rsidR="00607728" w:rsidRPr="00570297" w:rsidRDefault="00607728" w:rsidP="00570297">
      <w:pPr>
        <w:numPr>
          <w:ilvl w:val="0"/>
          <w:numId w:val="403"/>
        </w:numPr>
        <w:spacing w:after="220"/>
        <w:contextualSpacing/>
        <w:rPr>
          <w:ins w:id="10279" w:author="Rev 9 Allen Wirfs-Brock" w:date="2012-06-23T17:29:00Z"/>
        </w:rPr>
      </w:pPr>
      <w:ins w:id="10280" w:author="Rev 9 Allen Wirfs-Brock" w:date="2012-06-23T17:18:00Z">
        <w:r>
          <w:t xml:space="preserve">It is a Syntax Error if </w:t>
        </w:r>
      </w:ins>
      <w:ins w:id="10281" w:author="Rev 9 Allen Wirfs-Brock" w:date="2012-06-23T17:24:00Z">
        <w:r w:rsidR="00524290">
          <w:rPr>
            <w:rFonts w:ascii="Times New Roman" w:hAnsi="Times New Roman"/>
          </w:rPr>
          <w:t xml:space="preserve">BodyText </w:t>
        </w:r>
        <w:r w:rsidR="00524290" w:rsidRPr="00570297">
          <w:t>of</w:t>
        </w:r>
        <w:r w:rsidR="00524290">
          <w:rPr>
            <w:rFonts w:ascii="Times New Roman" w:hAnsi="Times New Roman"/>
          </w:rPr>
          <w:t xml:space="preserve"> </w:t>
        </w:r>
        <w:r w:rsidR="00524290">
          <w:rPr>
            <w:rFonts w:ascii="Times New Roman" w:hAnsi="Times New Roman"/>
            <w:i/>
          </w:rPr>
          <w:t>RegularExpressionLiteral</w:t>
        </w:r>
      </w:ins>
      <w:ins w:id="10282" w:author="Rev 9 Allen Wirfs-Brock" w:date="2012-06-23T17:18:00Z">
        <w:r>
          <w:t xml:space="preserve"> </w:t>
        </w:r>
      </w:ins>
      <w:ins w:id="10283" w:author="Rev 9 Allen Wirfs-Brock" w:date="2012-06-23T17:27:00Z">
        <w:r w:rsidR="00524290">
          <w:t xml:space="preserve">can not be recognized using the goal symbol </w:t>
        </w:r>
        <w:r w:rsidR="00524290" w:rsidRPr="00524290">
          <w:rPr>
            <w:rFonts w:ascii="Times New Roman" w:hAnsi="Times New Roman"/>
            <w:i/>
          </w:rPr>
          <w:t>Pattern</w:t>
        </w:r>
        <w:r w:rsidR="00524290">
          <w:t xml:space="preserve"> of the ECMAScript RegExp grammar </w:t>
        </w:r>
      </w:ins>
      <w:ins w:id="10284" w:author="Rev 9 Allen Wirfs-Brock" w:date="2012-06-23T17:29:00Z">
        <w:r w:rsidR="00524290">
          <w:t>specified</w:t>
        </w:r>
      </w:ins>
      <w:ins w:id="10285" w:author="Rev 9 Allen Wirfs-Brock" w:date="2012-06-23T17:27:00Z">
        <w:r w:rsidR="00570297">
          <w:t xml:space="preserve"> in 15.10</w:t>
        </w:r>
      </w:ins>
      <w:ins w:id="10286" w:author="Rev 9 Allen Wirfs-Brock" w:date="2012-06-23T17:18:00Z">
        <w:r>
          <w:rPr>
            <w:rStyle w:val="bnf"/>
            <w:rFonts w:ascii="Arial" w:hAnsi="Arial" w:cs="Arial"/>
            <w:i w:val="0"/>
          </w:rPr>
          <w:t>.</w:t>
        </w:r>
        <w:r w:rsidRPr="00E77497">
          <w:rPr>
            <w:rFonts w:ascii="Courier New" w:hAnsi="Courier New" w:cs="Courier New"/>
            <w:b/>
            <w:iCs/>
          </w:rPr>
          <w:t xml:space="preserve"> </w:t>
        </w:r>
      </w:ins>
    </w:p>
    <w:p w14:paraId="3E638992" w14:textId="77777777" w:rsidR="00570297" w:rsidRDefault="00570297" w:rsidP="00607728">
      <w:pPr>
        <w:numPr>
          <w:ilvl w:val="0"/>
          <w:numId w:val="403"/>
        </w:numPr>
        <w:spacing w:after="220"/>
        <w:rPr>
          <w:ins w:id="10287" w:author="Rev 9 Allen Wirfs-Brock" w:date="2012-06-23T17:18:00Z"/>
        </w:rPr>
      </w:pPr>
      <w:ins w:id="10288" w:author="Rev 9 Allen Wirfs-Brock" w:date="2012-06-23T17:29:00Z">
        <w:r>
          <w:t xml:space="preserve">It is a Syntax Error if </w:t>
        </w:r>
        <w:r w:rsidRPr="00570297">
          <w:rPr>
            <w:rFonts w:ascii="Times New Roman" w:hAnsi="Times New Roman"/>
          </w:rPr>
          <w:t>FlagText</w:t>
        </w:r>
        <w:r>
          <w:t xml:space="preserve"> </w:t>
        </w:r>
      </w:ins>
      <w:ins w:id="10289" w:author="Rev 9 Allen Wirfs-Brock" w:date="2012-06-23T17:30:00Z">
        <w:r w:rsidRPr="001E1EC2">
          <w:t>of</w:t>
        </w:r>
        <w:r>
          <w:rPr>
            <w:rFonts w:ascii="Times New Roman" w:hAnsi="Times New Roman"/>
          </w:rPr>
          <w:t xml:space="preserve"> </w:t>
        </w:r>
        <w:r>
          <w:rPr>
            <w:rFonts w:ascii="Times New Roman" w:hAnsi="Times New Roman"/>
            <w:i/>
          </w:rPr>
          <w:t>RegularExpressionLiteral</w:t>
        </w:r>
      </w:ins>
      <w:ins w:id="10290" w:author="Rev 9 Allen Wirfs-Brock" w:date="2012-06-23T17:33:00Z">
        <w:r w:rsidRPr="00570297">
          <w:t xml:space="preserve"> </w:t>
        </w:r>
        <w:r w:rsidRPr="00C7794D">
          <w:t xml:space="preserve">contains any character other than </w:t>
        </w:r>
        <w:r w:rsidRPr="00C7794D">
          <w:rPr>
            <w:rFonts w:ascii="Courier New" w:hAnsi="Courier New" w:cs="Courier New"/>
            <w:b/>
          </w:rPr>
          <w:t>"g"</w:t>
        </w:r>
        <w:r w:rsidRPr="00C7794D">
          <w:t xml:space="preserve">, </w:t>
        </w:r>
        <w:r w:rsidRPr="00C7794D">
          <w:rPr>
            <w:rFonts w:ascii="Courier New" w:hAnsi="Courier New" w:cs="Courier New"/>
            <w:b/>
          </w:rPr>
          <w:t>"i"</w:t>
        </w:r>
        <w:r w:rsidRPr="00C7794D">
          <w:t xml:space="preserve">, </w:t>
        </w:r>
        <w:r w:rsidRPr="00C7794D">
          <w:rPr>
            <w:rFonts w:ascii="Courier New" w:hAnsi="Courier New" w:cs="Courier New"/>
            <w:b/>
          </w:rPr>
          <w:t>"m"</w:t>
        </w:r>
      </w:ins>
      <w:ins w:id="10291" w:author="Rev 9 Allen Wirfs-Brock" w:date="2012-06-23T17:34:00Z">
        <w:r w:rsidRPr="00C7794D">
          <w:t xml:space="preserve">, </w:t>
        </w:r>
        <w:r w:rsidRPr="00C7794D">
          <w:rPr>
            <w:rFonts w:ascii="Courier New" w:hAnsi="Courier New" w:cs="Courier New"/>
            <w:b/>
          </w:rPr>
          <w:t>"</w:t>
        </w:r>
        <w:r>
          <w:rPr>
            <w:rFonts w:ascii="Courier New" w:hAnsi="Courier New" w:cs="Courier New"/>
            <w:b/>
          </w:rPr>
          <w:t>u</w:t>
        </w:r>
        <w:r w:rsidRPr="00C7794D">
          <w:rPr>
            <w:rFonts w:ascii="Courier New" w:hAnsi="Courier New" w:cs="Courier New"/>
            <w:b/>
          </w:rPr>
          <w:t>"</w:t>
        </w:r>
        <w:r w:rsidRPr="00C7794D">
          <w:t>,</w:t>
        </w:r>
      </w:ins>
      <w:ins w:id="10292" w:author="Rev 9 Allen Wirfs-Brock" w:date="2012-06-23T17:35:00Z">
        <w:r w:rsidRPr="00570297">
          <w:t xml:space="preserve"> </w:t>
        </w:r>
        <w:r w:rsidRPr="00C7794D">
          <w:t xml:space="preserve">or </w:t>
        </w:r>
        <w:r w:rsidRPr="00C7794D">
          <w:rPr>
            <w:rFonts w:ascii="Courier New" w:hAnsi="Courier New" w:cs="Courier New"/>
            <w:b/>
          </w:rPr>
          <w:t>"</w:t>
        </w:r>
        <w:r>
          <w:rPr>
            <w:rFonts w:ascii="Courier New" w:hAnsi="Courier New" w:cs="Courier New"/>
            <w:b/>
          </w:rPr>
          <w:t>y</w:t>
        </w:r>
        <w:r w:rsidRPr="00C7794D">
          <w:rPr>
            <w:rFonts w:ascii="Courier New" w:hAnsi="Courier New" w:cs="Courier New"/>
            <w:b/>
          </w:rPr>
          <w:t>"</w:t>
        </w:r>
      </w:ins>
      <w:ins w:id="10293" w:author="Rev 9 Allen Wirfs-Brock" w:date="2012-06-23T17:33:00Z">
        <w:r w:rsidRPr="00C7794D">
          <w:t>, or if it contains the same character more than once.</w:t>
        </w:r>
      </w:ins>
    </w:p>
    <w:p w14:paraId="0BA173D1" w14:textId="77777777" w:rsidR="00570297" w:rsidRDefault="00570297" w:rsidP="00570297">
      <w:pPr>
        <w:rPr>
          <w:ins w:id="10294" w:author="Rev 9 Allen Wirfs-Brock" w:date="2012-06-23T17:36:00Z"/>
          <w:rFonts w:ascii="Helvetica" w:hAnsi="Helvetica"/>
          <w:b/>
        </w:rPr>
      </w:pPr>
      <w:ins w:id="10295" w:author="Rev 9 Allen Wirfs-Brock" w:date="2012-06-23T17:36:00Z">
        <w:r>
          <w:rPr>
            <w:rFonts w:ascii="Helvetica" w:hAnsi="Helvetica"/>
            <w:b/>
          </w:rPr>
          <w:t>Runtime Semantics</w:t>
        </w:r>
      </w:ins>
    </w:p>
    <w:p w14:paraId="4BE4E13B" w14:textId="77777777" w:rsidR="00607728" w:rsidRPr="00E77497" w:rsidRDefault="00607728" w:rsidP="00607728">
      <w:pPr>
        <w:keepNext/>
        <w:rPr>
          <w:ins w:id="10296" w:author="Rev 9 Allen Wirfs-Brock" w:date="2012-06-23T17:11:00Z"/>
          <w:rFonts w:ascii="Helvetica" w:hAnsi="Helvetica"/>
          <w:b/>
        </w:rPr>
      </w:pPr>
      <w:ins w:id="10297" w:author="Rev 9 Allen Wirfs-Brock" w:date="2012-06-23T17:11:00Z">
        <w:r w:rsidRPr="00E77497">
          <w:rPr>
            <w:rFonts w:ascii="Helvetica" w:hAnsi="Helvetica"/>
            <w:b/>
          </w:rPr>
          <w:t xml:space="preserve">Runtime Semantics: </w:t>
        </w:r>
        <w:r w:rsidRPr="00E77497">
          <w:rPr>
            <w:rFonts w:ascii="Helvetica" w:hAnsi="Helvetica"/>
            <w:b/>
            <w:spacing w:val="6"/>
          </w:rPr>
          <w:t>Evaluation</w:t>
        </w:r>
      </w:ins>
    </w:p>
    <w:p w14:paraId="26A17924" w14:textId="77777777" w:rsidR="00607728" w:rsidRPr="004D1BD1" w:rsidRDefault="00607728" w:rsidP="00607728">
      <w:pPr>
        <w:pStyle w:val="SyntaxRule"/>
        <w:spacing w:after="240"/>
        <w:rPr>
          <w:ins w:id="10298" w:author="Rev 9 Allen Wirfs-Brock" w:date="2012-06-23T17:14:00Z"/>
        </w:rPr>
      </w:pPr>
      <w:ins w:id="10299" w:author="Rev 9 Allen Wirfs-Brock" w:date="2012-06-23T17:14:00Z">
        <w:r w:rsidRPr="00607728">
          <w:rPr>
            <w:rStyle w:val="bnf"/>
            <w:i/>
          </w:rPr>
          <w:t>PrimaryExpression</w:t>
        </w:r>
        <w:r>
          <w:rPr>
            <w:rStyle w:val="bnf"/>
          </w:rPr>
          <w:t xml:space="preserve"> </w:t>
        </w:r>
        <w:r w:rsidRPr="00120381">
          <w:rPr>
            <w:rFonts w:ascii="Arial" w:hAnsi="Arial" w:cs="Arial"/>
            <w:b/>
            <w:i w:val="0"/>
          </w:rPr>
          <w:t xml:space="preserve">:  </w:t>
        </w:r>
        <w:r>
          <w:t>RegularExpressionLiteral</w:t>
        </w:r>
        <w:r w:rsidRPr="004D1BD1">
          <w:t xml:space="preserve"> </w:t>
        </w:r>
      </w:ins>
    </w:p>
    <w:p w14:paraId="1BB1125A" w14:textId="77777777" w:rsidR="00607728" w:rsidRPr="00E77497" w:rsidRDefault="00607728" w:rsidP="00607728">
      <w:pPr>
        <w:numPr>
          <w:ilvl w:val="0"/>
          <w:numId w:val="890"/>
        </w:numPr>
        <w:rPr>
          <w:ins w:id="10300" w:author="Rev 9 Allen Wirfs-Brock" w:date="2012-06-23T17:14:00Z"/>
        </w:rPr>
      </w:pPr>
      <w:commentRangeStart w:id="10301"/>
      <w:ins w:id="10302" w:author="Rev 9 Allen Wirfs-Brock" w:date="2012-06-23T17:14:00Z">
        <w:r w:rsidRPr="00E77497">
          <w:t xml:space="preserve">A regular expression literal evaluates to a value of the Object type that is an instance of the standard built-in constructor RegExp. This value is determined in two steps: first, the characters comprising the regular expression's </w:t>
        </w:r>
        <w:r w:rsidRPr="00E77497">
          <w:rPr>
            <w:rFonts w:ascii="Times New Roman" w:hAnsi="Times New Roman"/>
            <w:i/>
          </w:rPr>
          <w:t>RegularExpressionBody</w:t>
        </w:r>
        <w:r w:rsidRPr="00E77497">
          <w:t xml:space="preserve"> and </w:t>
        </w:r>
        <w:r w:rsidRPr="00E77497">
          <w:rPr>
            <w:rFonts w:ascii="Times New Roman" w:hAnsi="Times New Roman"/>
            <w:i/>
          </w:rPr>
          <w:t>RegularExpressionFlags</w:t>
        </w:r>
        <w:r w:rsidRPr="00E77497">
          <w:t xml:space="preserve"> production expansions are collected uninterpreted into two Strings Pattern and Flags, respectively. Then each time the literal is evaluated, a new object is created as if by the expression </w:t>
        </w:r>
        <w:r w:rsidRPr="00E77497">
          <w:rPr>
            <w:rFonts w:ascii="Courier New" w:hAnsi="Courier New"/>
            <w:b/>
          </w:rPr>
          <w:t>new RegExp(</w:t>
        </w:r>
        <w:r w:rsidRPr="00E77497">
          <w:rPr>
            <w:rFonts w:ascii="Courier New" w:hAnsi="Courier New"/>
          </w:rPr>
          <w:t>Pattern, Flags</w:t>
        </w:r>
        <w:r w:rsidRPr="00E77497">
          <w:rPr>
            <w:rFonts w:ascii="Courier New" w:hAnsi="Courier New"/>
            <w:b/>
          </w:rPr>
          <w:t>)</w:t>
        </w:r>
        <w:r w:rsidRPr="00E77497">
          <w:t xml:space="preserve"> where RegExp is the standard built-in constructor with that name. The newly constructed object becomes the value of the </w:t>
        </w:r>
        <w:r w:rsidRPr="00E77497">
          <w:rPr>
            <w:rFonts w:ascii="Times New Roman" w:hAnsi="Times New Roman"/>
            <w:i/>
          </w:rPr>
          <w:t>RegularExpressionLiteral</w:t>
        </w:r>
        <w:r w:rsidRPr="00E77497">
          <w:t>.</w:t>
        </w:r>
        <w:commentRangeEnd w:id="10301"/>
        <w:r>
          <w:rPr>
            <w:rStyle w:val="af3"/>
          </w:rPr>
          <w:commentReference w:id="10301"/>
        </w:r>
      </w:ins>
    </w:p>
    <w:p w14:paraId="7319C9FA" w14:textId="77777777" w:rsidR="00570297" w:rsidRPr="00E77497" w:rsidRDefault="00570297" w:rsidP="00570297">
      <w:pPr>
        <w:pStyle w:val="30"/>
        <w:numPr>
          <w:ilvl w:val="0"/>
          <w:numId w:val="0"/>
        </w:numPr>
        <w:rPr>
          <w:ins w:id="10303" w:author="Rev 9 Allen Wirfs-Brock" w:date="2012-06-23T17:37:00Z"/>
        </w:rPr>
      </w:pPr>
      <w:bookmarkStart w:id="10304" w:name="_Toc336509507"/>
      <w:ins w:id="10305" w:author="Rev 9 Allen Wirfs-Brock" w:date="2012-06-23T17:37:00Z">
        <w:r w:rsidRPr="00E77497">
          <w:t>11.1.</w:t>
        </w:r>
        <w:r>
          <w:t>9</w:t>
        </w:r>
        <w:r w:rsidRPr="00E77497">
          <w:tab/>
        </w:r>
      </w:ins>
      <w:ins w:id="10306" w:author="Rev 9 Allen Wirfs-Brock" w:date="2012-06-23T17:38:00Z">
        <w:del w:id="10307" w:author="Rev 10 Allen Wirfs-Brock" w:date="2012-07-29T11:33:00Z">
          <w:r w:rsidDel="00387B31">
            <w:delText>Quasi</w:delText>
          </w:r>
        </w:del>
      </w:ins>
      <w:ins w:id="10308" w:author="Rev 10 Allen Wirfs-Brock" w:date="2012-07-29T11:33:00Z">
        <w:r w:rsidR="00387B31">
          <w:t>Template</w:t>
        </w:r>
      </w:ins>
      <w:ins w:id="10309" w:author="Rev 9 Allen Wirfs-Brock" w:date="2012-06-26T17:03:00Z">
        <w:r w:rsidR="00D6188C">
          <w:t xml:space="preserve"> Literals</w:t>
        </w:r>
      </w:ins>
      <w:bookmarkEnd w:id="10304"/>
      <w:ins w:id="10310" w:author="Rev 9 Allen Wirfs-Brock" w:date="2012-06-23T17:38:00Z">
        <w:r>
          <w:t xml:space="preserve"> </w:t>
        </w:r>
      </w:ins>
    </w:p>
    <w:p w14:paraId="3F66805E" w14:textId="77777777" w:rsidR="00656F14" w:rsidRDefault="00656F14" w:rsidP="00656F14">
      <w:pPr>
        <w:pStyle w:val="Syntax"/>
        <w:rPr>
          <w:ins w:id="10311" w:author="Rev 9 Allen Wirfs-Brock" w:date="2012-06-26T16:40:00Z"/>
        </w:rPr>
      </w:pPr>
      <w:ins w:id="10312" w:author="Rev 9 Allen Wirfs-Brock" w:date="2012-06-26T16:40:00Z">
        <w:r w:rsidRPr="00E77497">
          <w:t>Syntax</w:t>
        </w:r>
      </w:ins>
    </w:p>
    <w:p w14:paraId="5A577C6D" w14:textId="77777777" w:rsidR="00656F14" w:rsidRPr="00B820AB" w:rsidRDefault="00656F14" w:rsidP="00656F14">
      <w:pPr>
        <w:pStyle w:val="SyntaxRule"/>
        <w:rPr>
          <w:ins w:id="10313" w:author="Rev 9 Allen Wirfs-Brock" w:date="2012-06-26T16:41:00Z"/>
        </w:rPr>
      </w:pPr>
      <w:ins w:id="10314" w:author="Rev 9 Allen Wirfs-Brock" w:date="2012-06-26T16:41:00Z">
        <w:del w:id="10315" w:author="Rev 10 Allen Wirfs-Brock" w:date="2012-07-29T11:33:00Z">
          <w:r w:rsidDel="00387B31">
            <w:delText>Quasi</w:delText>
          </w:r>
        </w:del>
      </w:ins>
      <w:ins w:id="10316" w:author="Rev 10 Allen Wirfs-Brock" w:date="2012-07-29T11:33:00Z">
        <w:r w:rsidR="00387B31">
          <w:t>Template</w:t>
        </w:r>
      </w:ins>
      <w:ins w:id="10317" w:author="Rev 9 Allen Wirfs-Brock" w:date="2012-06-26T17:03:00Z">
        <w:r w:rsidR="00D6188C">
          <w:t>Literal</w:t>
        </w:r>
      </w:ins>
      <w:ins w:id="10318" w:author="Rev 9 Allen Wirfs-Brock" w:date="2012-06-26T16:41:00Z">
        <w:r w:rsidRPr="009C202C">
          <w:t xml:space="preserve"> </w:t>
        </w:r>
        <w:r w:rsidRPr="00B820AB">
          <w:rPr>
            <w:rFonts w:ascii="Arial" w:hAnsi="Arial" w:cs="Arial"/>
            <w:b/>
            <w:i w:val="0"/>
          </w:rPr>
          <w:t>:</w:t>
        </w:r>
      </w:ins>
    </w:p>
    <w:p w14:paraId="694D391D" w14:textId="77777777" w:rsidR="00656F14" w:rsidRPr="00E77497" w:rsidRDefault="00656F14" w:rsidP="00656F14">
      <w:pPr>
        <w:pStyle w:val="SyntaxDefinition"/>
        <w:rPr>
          <w:ins w:id="10319" w:author="Rev 9 Allen Wirfs-Brock" w:date="2012-06-26T16:41:00Z"/>
        </w:rPr>
      </w:pPr>
      <w:ins w:id="10320" w:author="Rev 9 Allen Wirfs-Brock" w:date="2012-06-26T16:41:00Z">
        <w:del w:id="10321" w:author="Rev 10 Allen Wirfs-Brock" w:date="2012-07-29T11:40:00Z">
          <w:r w:rsidDel="00387B31">
            <w:delText>FullQuasi</w:delText>
          </w:r>
        </w:del>
      </w:ins>
      <w:ins w:id="10322" w:author="Rev 10 Allen Wirfs-Brock" w:date="2012-07-29T11:40:00Z">
        <w:r w:rsidR="00387B31">
          <w:t>NoSubstitutionTemplate</w:t>
        </w:r>
      </w:ins>
      <w:ins w:id="10323" w:author="Rev 9 Allen Wirfs-Brock" w:date="2012-06-26T16:41:00Z">
        <w:r w:rsidRPr="00E77497">
          <w:rPr>
            <w:b/>
          </w:rPr>
          <w:t xml:space="preserve"> </w:t>
        </w:r>
        <w:r w:rsidRPr="00E77497">
          <w:br/>
        </w:r>
      </w:ins>
      <w:ins w:id="10324" w:author="Rev 9 Allen Wirfs-Brock" w:date="2012-06-26T16:42:00Z">
        <w:del w:id="10325" w:author="Rev 10 Allen Wirfs-Brock" w:date="2012-07-29T11:33:00Z">
          <w:r w:rsidRPr="00B43B49" w:rsidDel="00387B31">
            <w:delText>Quasi</w:delText>
          </w:r>
        </w:del>
      </w:ins>
      <w:ins w:id="10326" w:author="Rev 10 Allen Wirfs-Brock" w:date="2012-07-29T11:33:00Z">
        <w:r w:rsidR="00387B31">
          <w:t>Template</w:t>
        </w:r>
      </w:ins>
      <w:ins w:id="10327" w:author="Rev 9 Allen Wirfs-Brock" w:date="2012-06-26T16:42:00Z">
        <w:r>
          <w:t>Head</w:t>
        </w:r>
      </w:ins>
      <w:ins w:id="10328" w:author="Rev 9 Allen Wirfs-Brock" w:date="2012-06-26T16:41:00Z">
        <w:r w:rsidRPr="00E77497">
          <w:rPr>
            <w:rFonts w:ascii="Courier New" w:hAnsi="Courier New"/>
            <w:b/>
            <w:i w:val="0"/>
          </w:rPr>
          <w:t xml:space="preserve"> </w:t>
        </w:r>
      </w:ins>
      <w:ins w:id="10329" w:author="Rev 9 Allen Wirfs-Brock" w:date="2012-06-26T16:55:00Z">
        <w:r w:rsidR="001D13E3" w:rsidRPr="001D13E3">
          <w:rPr>
            <w:rStyle w:val="bnf"/>
            <w:i/>
          </w:rPr>
          <w:t>Expression</w:t>
        </w:r>
      </w:ins>
      <w:ins w:id="10330" w:author="Rev 10 Allen Wirfs-Brock" w:date="2012-08-30T11:01:00Z">
        <w:r w:rsidR="008728E0">
          <w:rPr>
            <w:rStyle w:val="bnf"/>
            <w:i/>
          </w:rPr>
          <w:t xml:space="preserve"> </w:t>
        </w:r>
        <w:r w:rsidR="008728E0" w:rsidRPr="00E77497">
          <w:rPr>
            <w:rFonts w:ascii="Arial" w:hAnsi="Arial" w:cs="Arial"/>
            <w:i w:val="0"/>
            <w:sz w:val="16"/>
          </w:rPr>
          <w:t>[</w:t>
        </w:r>
        <w:r w:rsidR="008728E0">
          <w:rPr>
            <w:rFonts w:ascii="Arial" w:hAnsi="Arial" w:cs="Arial"/>
            <w:i w:val="0"/>
            <w:sz w:val="16"/>
          </w:rPr>
          <w:t>Lexical goal</w:t>
        </w:r>
        <w:r w:rsidR="008728E0" w:rsidRPr="00E77497">
          <w:rPr>
            <w:rFonts w:ascii="Arial" w:hAnsi="Arial" w:cs="Arial"/>
            <w:i w:val="0"/>
            <w:sz w:val="16"/>
          </w:rPr>
          <w:t xml:space="preserve"> </w:t>
        </w:r>
        <w:r w:rsidR="008728E0">
          <w:rPr>
            <w:sz w:val="16"/>
          </w:rPr>
          <w:t>InputElementTemplateTail</w:t>
        </w:r>
        <w:r w:rsidR="008728E0" w:rsidRPr="00E77497">
          <w:rPr>
            <w:rFonts w:ascii="Arial" w:hAnsi="Arial" w:cs="Arial"/>
            <w:i w:val="0"/>
            <w:sz w:val="16"/>
          </w:rPr>
          <w:t>]</w:t>
        </w:r>
        <w:r w:rsidR="008728E0">
          <w:rPr>
            <w:rFonts w:ascii="Arial" w:hAnsi="Arial" w:cs="Arial"/>
            <w:i w:val="0"/>
            <w:sz w:val="16"/>
          </w:rPr>
          <w:t xml:space="preserve"> </w:t>
        </w:r>
      </w:ins>
      <w:ins w:id="10331" w:author="Rev 9 Allen Wirfs-Brock" w:date="2012-06-26T16:55:00Z">
        <w:r w:rsidR="001D13E3" w:rsidRPr="00E77497">
          <w:t xml:space="preserve"> </w:t>
        </w:r>
      </w:ins>
      <w:ins w:id="10332" w:author="Rev 9 Allen Wirfs-Brock" w:date="2012-06-26T16:43:00Z">
        <w:del w:id="10333" w:author="Rev 10 Allen Wirfs-Brock" w:date="2012-07-29T11:33:00Z">
          <w:r w:rsidDel="00387B31">
            <w:delText>Qua</w:delText>
          </w:r>
        </w:del>
      </w:ins>
      <w:ins w:id="10334" w:author="Rev 9 Allen Wirfs-Brock" w:date="2012-06-26T16:44:00Z">
        <w:del w:id="10335" w:author="Rev 10 Allen Wirfs-Brock" w:date="2012-07-29T11:33:00Z">
          <w:r w:rsidDel="00387B31">
            <w:delText>s</w:delText>
          </w:r>
        </w:del>
      </w:ins>
      <w:ins w:id="10336" w:author="Rev 9 Allen Wirfs-Brock" w:date="2012-06-26T16:43:00Z">
        <w:del w:id="10337" w:author="Rev 10 Allen Wirfs-Brock" w:date="2012-07-29T11:33:00Z">
          <w:r w:rsidDel="00387B31">
            <w:delText>i</w:delText>
          </w:r>
        </w:del>
        <w:del w:id="10338" w:author="Rev 10 Allen Wirfs-Brock" w:date="2012-08-30T11:22:00Z">
          <w:r w:rsidDel="00A61386">
            <w:delText>Middle</w:delText>
          </w:r>
        </w:del>
      </w:ins>
      <w:ins w:id="10339" w:author="Rev 9 Allen Wirfs-Brock" w:date="2012-06-26T16:41:00Z">
        <w:del w:id="10340" w:author="Rev 10 Allen Wirfs-Brock" w:date="2012-08-30T11:22:00Z">
          <w:r w:rsidDel="00A61386">
            <w:delText>List</w:delText>
          </w:r>
        </w:del>
      </w:ins>
      <w:ins w:id="10341" w:author="Rev 9 Allen Wirfs-Brock" w:date="2012-06-26T16:44:00Z">
        <w:del w:id="10342" w:author="Rev 10 Allen Wirfs-Brock" w:date="2012-08-30T11:22:00Z">
          <w:r w:rsidRPr="00E77497" w:rsidDel="00A61386">
            <w:rPr>
              <w:rFonts w:ascii="Arial" w:hAnsi="Arial"/>
              <w:i w:val="0"/>
              <w:vertAlign w:val="subscript"/>
            </w:rPr>
            <w:delText>opt</w:delText>
          </w:r>
        </w:del>
      </w:ins>
      <w:ins w:id="10343" w:author="Rev 9 Allen Wirfs-Brock" w:date="2012-06-26T16:43:00Z">
        <w:del w:id="10344" w:author="Rev 10 Allen Wirfs-Brock" w:date="2012-08-30T11:22:00Z">
          <w:r w:rsidRPr="00656F14" w:rsidDel="00A61386">
            <w:delText xml:space="preserve"> </w:delText>
          </w:r>
        </w:del>
      </w:ins>
      <w:ins w:id="10345" w:author="Rev 9 Allen Wirfs-Brock" w:date="2012-06-26T16:49:00Z">
        <w:del w:id="10346" w:author="Rev 10 Allen Wirfs-Brock" w:date="2012-08-30T11:22:00Z">
          <w:r w:rsidR="001D13E3" w:rsidRPr="00E77497" w:rsidDel="00A61386">
            <w:rPr>
              <w:rFonts w:ascii="Arial" w:hAnsi="Arial" w:cs="Arial"/>
              <w:i w:val="0"/>
              <w:sz w:val="16"/>
            </w:rPr>
            <w:delText>[</w:delText>
          </w:r>
          <w:r w:rsidR="001D13E3" w:rsidDel="00A61386">
            <w:rPr>
              <w:rFonts w:ascii="Arial" w:hAnsi="Arial" w:cs="Arial"/>
              <w:i w:val="0"/>
              <w:sz w:val="16"/>
            </w:rPr>
            <w:delText>Lexical goal</w:delText>
          </w:r>
          <w:r w:rsidR="001D13E3" w:rsidRPr="00E77497" w:rsidDel="00A61386">
            <w:rPr>
              <w:rFonts w:ascii="Arial" w:hAnsi="Arial" w:cs="Arial"/>
              <w:i w:val="0"/>
              <w:sz w:val="16"/>
            </w:rPr>
            <w:delText xml:space="preserve"> </w:delText>
          </w:r>
          <w:r w:rsidR="001D13E3" w:rsidDel="00A61386">
            <w:rPr>
              <w:sz w:val="16"/>
            </w:rPr>
            <w:delText>I</w:delText>
          </w:r>
        </w:del>
      </w:ins>
      <w:ins w:id="10347" w:author="Rev 9 Allen Wirfs-Brock" w:date="2012-06-26T16:55:00Z">
        <w:del w:id="10348" w:author="Rev 10 Allen Wirfs-Brock" w:date="2012-08-30T11:22:00Z">
          <w:r w:rsidR="001D13E3" w:rsidDel="00A61386">
            <w:rPr>
              <w:sz w:val="16"/>
            </w:rPr>
            <w:delText>n</w:delText>
          </w:r>
        </w:del>
      </w:ins>
      <w:ins w:id="10349" w:author="Rev 9 Allen Wirfs-Brock" w:date="2012-06-26T16:49:00Z">
        <w:del w:id="10350" w:author="Rev 10 Allen Wirfs-Brock" w:date="2012-08-30T11:22:00Z">
          <w:r w:rsidR="001D13E3" w:rsidDel="00A61386">
            <w:rPr>
              <w:sz w:val="16"/>
            </w:rPr>
            <w:delText>putElement</w:delText>
          </w:r>
        </w:del>
        <w:del w:id="10351" w:author="Rev 10 Allen Wirfs-Brock" w:date="2012-07-29T11:33:00Z">
          <w:r w:rsidR="001D13E3" w:rsidDel="00387B31">
            <w:rPr>
              <w:sz w:val="16"/>
            </w:rPr>
            <w:delText>Quasi</w:delText>
          </w:r>
        </w:del>
        <w:del w:id="10352" w:author="Rev 10 Allen Wirfs-Brock" w:date="2012-08-30T11:22:00Z">
          <w:r w:rsidR="001D13E3" w:rsidDel="00A61386">
            <w:rPr>
              <w:sz w:val="16"/>
            </w:rPr>
            <w:delText>Tail</w:delText>
          </w:r>
          <w:r w:rsidR="001D13E3" w:rsidRPr="00E77497" w:rsidDel="00A61386">
            <w:rPr>
              <w:rFonts w:ascii="Arial" w:hAnsi="Arial" w:cs="Arial"/>
              <w:i w:val="0"/>
              <w:sz w:val="16"/>
            </w:rPr>
            <w:delText>]</w:delText>
          </w:r>
        </w:del>
        <w:r w:rsidR="001D13E3">
          <w:rPr>
            <w:rFonts w:ascii="Arial" w:hAnsi="Arial" w:cs="Arial"/>
            <w:i w:val="0"/>
            <w:sz w:val="16"/>
          </w:rPr>
          <w:t xml:space="preserve"> </w:t>
        </w:r>
      </w:ins>
      <w:ins w:id="10353" w:author="Rev 9 Allen Wirfs-Brock" w:date="2012-06-26T16:43:00Z">
        <w:del w:id="10354" w:author="Rev 10 Allen Wirfs-Brock" w:date="2012-07-29T11:33:00Z">
          <w:r w:rsidDel="00387B31">
            <w:delText>Quasi</w:delText>
          </w:r>
        </w:del>
      </w:ins>
      <w:ins w:id="10355" w:author="Rev 10 Allen Wirfs-Brock" w:date="2012-07-29T11:33:00Z">
        <w:r w:rsidR="00387B31">
          <w:t>Template</w:t>
        </w:r>
      </w:ins>
      <w:ins w:id="10356" w:author="Rev 9 Allen Wirfs-Brock" w:date="2012-06-26T16:43:00Z">
        <w:del w:id="10357" w:author="Rev 10 Allen Wirfs-Brock" w:date="2012-08-30T11:22:00Z">
          <w:r w:rsidDel="00A61386">
            <w:delText>Tail</w:delText>
          </w:r>
        </w:del>
      </w:ins>
      <w:ins w:id="10358" w:author="Rev 10 Allen Wirfs-Brock" w:date="2012-08-30T11:22:00Z">
        <w:r w:rsidR="00A61386">
          <w:t>Spans</w:t>
        </w:r>
      </w:ins>
    </w:p>
    <w:p w14:paraId="5294ED5E" w14:textId="77777777" w:rsidR="00AD3DB5" w:rsidRPr="00E77497" w:rsidRDefault="00AD3DB5" w:rsidP="00AD3DB5">
      <w:pPr>
        <w:pStyle w:val="SyntaxRule"/>
        <w:rPr>
          <w:ins w:id="10359" w:author="Rev 10 Allen Wirfs-Brock" w:date="2012-08-30T11:08:00Z"/>
        </w:rPr>
      </w:pPr>
      <w:ins w:id="10360" w:author="Rev 10 Allen Wirfs-Brock" w:date="2012-08-30T11:08:00Z">
        <w:r>
          <w:t>TemplateSpans</w:t>
        </w:r>
        <w:r w:rsidRPr="00E77497">
          <w:rPr>
            <w:rFonts w:ascii="Arial" w:hAnsi="Arial" w:cs="Arial"/>
            <w:b/>
            <w:i w:val="0"/>
          </w:rPr>
          <w:t>:</w:t>
        </w:r>
      </w:ins>
    </w:p>
    <w:p w14:paraId="36631534" w14:textId="77777777" w:rsidR="00AD3DB5" w:rsidRPr="00E77497" w:rsidRDefault="00AD3DB5" w:rsidP="00AD3DB5">
      <w:pPr>
        <w:pStyle w:val="SyntaxDefinition"/>
        <w:rPr>
          <w:ins w:id="10361" w:author="Rev 10 Allen Wirfs-Brock" w:date="2012-08-30T11:08:00Z"/>
        </w:rPr>
      </w:pPr>
      <w:ins w:id="10362" w:author="Rev 10 Allen Wirfs-Brock" w:date="2012-08-30T11:08:00Z">
        <w:r>
          <w:t>Template</w:t>
        </w:r>
      </w:ins>
      <w:ins w:id="10363" w:author="Rev 10 Allen Wirfs-Brock" w:date="2012-08-30T11:10:00Z">
        <w:r>
          <w:t>Tail</w:t>
        </w:r>
      </w:ins>
      <w:ins w:id="10364" w:author="Rev 10 Allen Wirfs-Brock" w:date="2012-08-30T11:08:00Z">
        <w:r w:rsidRPr="00E77497">
          <w:br/>
        </w:r>
        <w:r>
          <w:t>TemplateMiddleList</w:t>
        </w:r>
        <w:r w:rsidRPr="00E77497">
          <w:rPr>
            <w:rFonts w:ascii="Courier New" w:hAnsi="Courier New"/>
            <w:i w:val="0"/>
          </w:rPr>
          <w:t xml:space="preserve"> </w:t>
        </w:r>
        <w:r w:rsidRPr="00E77497">
          <w:rPr>
            <w:rFonts w:ascii="Arial" w:hAnsi="Arial" w:cs="Arial"/>
            <w:i w:val="0"/>
            <w:sz w:val="16"/>
          </w:rPr>
          <w:t>[</w:t>
        </w:r>
        <w:r>
          <w:rPr>
            <w:rFonts w:ascii="Arial" w:hAnsi="Arial" w:cs="Arial"/>
            <w:i w:val="0"/>
            <w:sz w:val="16"/>
          </w:rPr>
          <w:t>Lexical goal</w:t>
        </w:r>
        <w:r w:rsidRPr="00E77497">
          <w:rPr>
            <w:rFonts w:ascii="Arial" w:hAnsi="Arial" w:cs="Arial"/>
            <w:i w:val="0"/>
            <w:sz w:val="16"/>
          </w:rPr>
          <w:t xml:space="preserve"> </w:t>
        </w:r>
        <w:r>
          <w:rPr>
            <w:sz w:val="16"/>
          </w:rPr>
          <w:t>InputElementTemplateTail</w:t>
        </w:r>
        <w:r w:rsidRPr="00E77497">
          <w:rPr>
            <w:rFonts w:ascii="Arial" w:hAnsi="Arial" w:cs="Arial"/>
            <w:i w:val="0"/>
            <w:sz w:val="16"/>
          </w:rPr>
          <w:t>]</w:t>
        </w:r>
        <w:r>
          <w:rPr>
            <w:rFonts w:ascii="Arial" w:hAnsi="Arial" w:cs="Arial"/>
            <w:i w:val="0"/>
            <w:sz w:val="16"/>
          </w:rPr>
          <w:t xml:space="preserve"> </w:t>
        </w:r>
        <w:r>
          <w:t>Template</w:t>
        </w:r>
      </w:ins>
      <w:ins w:id="10365" w:author="Rev 10 Allen Wirfs-Brock" w:date="2012-08-30T11:19:00Z">
        <w:r w:rsidR="00A61386">
          <w:t>Tail</w:t>
        </w:r>
      </w:ins>
    </w:p>
    <w:p w14:paraId="12312E81" w14:textId="77777777" w:rsidR="00656F14" w:rsidRPr="00E77497" w:rsidRDefault="00656F14" w:rsidP="00656F14">
      <w:pPr>
        <w:pStyle w:val="SyntaxRule"/>
        <w:rPr>
          <w:ins w:id="10366" w:author="Rev 9 Allen Wirfs-Brock" w:date="2012-06-26T16:41:00Z"/>
        </w:rPr>
      </w:pPr>
      <w:ins w:id="10367" w:author="Rev 9 Allen Wirfs-Brock" w:date="2012-06-26T16:47:00Z">
        <w:del w:id="10368" w:author="Rev 10 Allen Wirfs-Brock" w:date="2012-07-29T11:33:00Z">
          <w:r w:rsidDel="00387B31">
            <w:delText>Quasi</w:delText>
          </w:r>
        </w:del>
      </w:ins>
      <w:ins w:id="10369" w:author="Rev 10 Allen Wirfs-Brock" w:date="2012-07-29T11:33:00Z">
        <w:r w:rsidR="00387B31">
          <w:t>Template</w:t>
        </w:r>
      </w:ins>
      <w:ins w:id="10370" w:author="Rev 9 Allen Wirfs-Brock" w:date="2012-06-26T16:47:00Z">
        <w:r>
          <w:t>MiddleList</w:t>
        </w:r>
      </w:ins>
      <w:ins w:id="10371" w:author="Rev 9 Allen Wirfs-Brock" w:date="2012-06-26T16:41:00Z">
        <w:r w:rsidRPr="00E77497">
          <w:rPr>
            <w:rFonts w:ascii="Arial" w:hAnsi="Arial" w:cs="Arial"/>
            <w:b/>
            <w:i w:val="0"/>
          </w:rPr>
          <w:t>:</w:t>
        </w:r>
      </w:ins>
    </w:p>
    <w:p w14:paraId="03D1D0B3" w14:textId="77777777" w:rsidR="00656F14" w:rsidRPr="00E77497" w:rsidRDefault="00656F14" w:rsidP="00656F14">
      <w:pPr>
        <w:pStyle w:val="SyntaxDefinition"/>
        <w:rPr>
          <w:ins w:id="10372" w:author="Rev 9 Allen Wirfs-Brock" w:date="2012-06-26T16:41:00Z"/>
        </w:rPr>
      </w:pPr>
      <w:ins w:id="10373" w:author="Rev 9 Allen Wirfs-Brock" w:date="2012-06-26T16:48:00Z">
        <w:del w:id="10374" w:author="Rev 10 Allen Wirfs-Brock" w:date="2012-08-30T11:20:00Z">
          <w:r w:rsidRPr="00E77497" w:rsidDel="00A61386">
            <w:rPr>
              <w:rFonts w:ascii="Arial" w:hAnsi="Arial" w:cs="Arial"/>
              <w:i w:val="0"/>
              <w:sz w:val="16"/>
            </w:rPr>
            <w:delText>[</w:delText>
          </w:r>
          <w:r w:rsidDel="00A61386">
            <w:rPr>
              <w:rFonts w:ascii="Arial" w:hAnsi="Arial" w:cs="Arial"/>
              <w:i w:val="0"/>
              <w:sz w:val="16"/>
            </w:rPr>
            <w:delText>Lexical goal</w:delText>
          </w:r>
          <w:r w:rsidRPr="00E77497" w:rsidDel="00A61386">
            <w:rPr>
              <w:rFonts w:ascii="Arial" w:hAnsi="Arial" w:cs="Arial"/>
              <w:i w:val="0"/>
              <w:sz w:val="16"/>
            </w:rPr>
            <w:delText xml:space="preserve"> </w:delText>
          </w:r>
          <w:r w:rsidDel="00A61386">
            <w:rPr>
              <w:sz w:val="16"/>
            </w:rPr>
            <w:delText>I</w:delText>
          </w:r>
        </w:del>
      </w:ins>
      <w:ins w:id="10375" w:author="Rev 9 Allen Wirfs-Brock" w:date="2012-06-26T16:56:00Z">
        <w:del w:id="10376" w:author="Rev 10 Allen Wirfs-Brock" w:date="2012-08-30T11:20:00Z">
          <w:r w:rsidR="001D13E3" w:rsidDel="00A61386">
            <w:rPr>
              <w:sz w:val="16"/>
            </w:rPr>
            <w:delText>n</w:delText>
          </w:r>
        </w:del>
      </w:ins>
      <w:ins w:id="10377" w:author="Rev 9 Allen Wirfs-Brock" w:date="2012-06-26T16:48:00Z">
        <w:del w:id="10378" w:author="Rev 10 Allen Wirfs-Brock" w:date="2012-08-30T11:20:00Z">
          <w:r w:rsidDel="00A61386">
            <w:rPr>
              <w:sz w:val="16"/>
            </w:rPr>
            <w:delText>putElement</w:delText>
          </w:r>
        </w:del>
      </w:ins>
      <w:ins w:id="10379" w:author="Rev 9 Allen Wirfs-Brock" w:date="2012-06-26T16:49:00Z">
        <w:del w:id="10380" w:author="Rev 10 Allen Wirfs-Brock" w:date="2012-07-29T11:33:00Z">
          <w:r w:rsidR="001D13E3" w:rsidDel="00387B31">
            <w:rPr>
              <w:sz w:val="16"/>
            </w:rPr>
            <w:delText>Quasi</w:delText>
          </w:r>
        </w:del>
        <w:del w:id="10381" w:author="Rev 10 Allen Wirfs-Brock" w:date="2012-08-30T11:20:00Z">
          <w:r w:rsidR="001D13E3" w:rsidDel="00A61386">
            <w:rPr>
              <w:sz w:val="16"/>
            </w:rPr>
            <w:delText>Tail</w:delText>
          </w:r>
        </w:del>
      </w:ins>
      <w:ins w:id="10382" w:author="Rev 9 Allen Wirfs-Brock" w:date="2012-06-26T16:48:00Z">
        <w:del w:id="10383" w:author="Rev 10 Allen Wirfs-Brock" w:date="2012-08-30T11:20:00Z">
          <w:r w:rsidRPr="00E77497" w:rsidDel="00A61386">
            <w:rPr>
              <w:rFonts w:ascii="Arial" w:hAnsi="Arial" w:cs="Arial"/>
              <w:i w:val="0"/>
              <w:sz w:val="16"/>
            </w:rPr>
            <w:delText>]</w:delText>
          </w:r>
          <w:r w:rsidDel="00A61386">
            <w:rPr>
              <w:rFonts w:ascii="Arial" w:hAnsi="Arial" w:cs="Arial"/>
              <w:i w:val="0"/>
              <w:sz w:val="16"/>
            </w:rPr>
            <w:delText xml:space="preserve"> </w:delText>
          </w:r>
        </w:del>
      </w:ins>
      <w:ins w:id="10384" w:author="Rev 9 Allen Wirfs-Brock" w:date="2012-06-26T16:50:00Z">
        <w:del w:id="10385" w:author="Rev 10 Allen Wirfs-Brock" w:date="2012-07-29T11:33:00Z">
          <w:r w:rsidR="001D13E3" w:rsidDel="00387B31">
            <w:delText>Quasi</w:delText>
          </w:r>
        </w:del>
      </w:ins>
      <w:ins w:id="10386" w:author="Rev 10 Allen Wirfs-Brock" w:date="2012-07-29T11:33:00Z">
        <w:r w:rsidR="00387B31">
          <w:t>Template</w:t>
        </w:r>
      </w:ins>
      <w:ins w:id="10387" w:author="Rev 9 Allen Wirfs-Brock" w:date="2012-06-26T16:50:00Z">
        <w:r w:rsidR="001D13E3">
          <w:t>Middle</w:t>
        </w:r>
      </w:ins>
      <w:ins w:id="10388" w:author="Rev 9 Allen Wirfs-Brock" w:date="2012-06-26T16:57:00Z">
        <w:r w:rsidR="001D13E3">
          <w:t xml:space="preserve"> </w:t>
        </w:r>
        <w:r w:rsidR="001D13E3" w:rsidRPr="001D13E3">
          <w:rPr>
            <w:rStyle w:val="bnf"/>
            <w:i/>
          </w:rPr>
          <w:t>Expression</w:t>
        </w:r>
      </w:ins>
      <w:ins w:id="10389" w:author="Rev 9 Allen Wirfs-Brock" w:date="2012-06-26T16:41:00Z">
        <w:r w:rsidRPr="00E77497">
          <w:br/>
        </w:r>
      </w:ins>
      <w:ins w:id="10390" w:author="Rev 9 Allen Wirfs-Brock" w:date="2012-06-26T16:51:00Z">
        <w:del w:id="10391" w:author="Rev 10 Allen Wirfs-Brock" w:date="2012-07-29T11:33:00Z">
          <w:r w:rsidR="001D13E3" w:rsidDel="00387B31">
            <w:delText>Quasi</w:delText>
          </w:r>
        </w:del>
      </w:ins>
      <w:ins w:id="10392" w:author="Rev 10 Allen Wirfs-Brock" w:date="2012-07-29T11:33:00Z">
        <w:r w:rsidR="00387B31">
          <w:t>Template</w:t>
        </w:r>
      </w:ins>
      <w:ins w:id="10393" w:author="Rev 9 Allen Wirfs-Brock" w:date="2012-06-26T16:51:00Z">
        <w:r w:rsidR="001D13E3">
          <w:t>MiddleList</w:t>
        </w:r>
      </w:ins>
      <w:ins w:id="10394" w:author="Rev 9 Allen Wirfs-Brock" w:date="2012-06-26T16:41:00Z">
        <w:r w:rsidRPr="00E77497">
          <w:rPr>
            <w:rFonts w:ascii="Courier New" w:hAnsi="Courier New"/>
            <w:i w:val="0"/>
          </w:rPr>
          <w:t xml:space="preserve"> </w:t>
        </w:r>
      </w:ins>
      <w:ins w:id="10395" w:author="Rev 9 Allen Wirfs-Brock" w:date="2012-06-26T16:52:00Z">
        <w:r w:rsidR="001D13E3" w:rsidRPr="00E77497">
          <w:rPr>
            <w:rFonts w:ascii="Arial" w:hAnsi="Arial" w:cs="Arial"/>
            <w:i w:val="0"/>
            <w:sz w:val="16"/>
          </w:rPr>
          <w:t>[</w:t>
        </w:r>
        <w:r w:rsidR="001D13E3">
          <w:rPr>
            <w:rFonts w:ascii="Arial" w:hAnsi="Arial" w:cs="Arial"/>
            <w:i w:val="0"/>
            <w:sz w:val="16"/>
          </w:rPr>
          <w:t>Lexical goal</w:t>
        </w:r>
        <w:r w:rsidR="001D13E3" w:rsidRPr="00E77497">
          <w:rPr>
            <w:rFonts w:ascii="Arial" w:hAnsi="Arial" w:cs="Arial"/>
            <w:i w:val="0"/>
            <w:sz w:val="16"/>
          </w:rPr>
          <w:t xml:space="preserve"> </w:t>
        </w:r>
        <w:r w:rsidR="001D13E3">
          <w:rPr>
            <w:sz w:val="16"/>
          </w:rPr>
          <w:t>I</w:t>
        </w:r>
      </w:ins>
      <w:ins w:id="10396" w:author="Rev 9 Allen Wirfs-Brock" w:date="2012-06-26T16:56:00Z">
        <w:r w:rsidR="001D13E3">
          <w:rPr>
            <w:sz w:val="16"/>
          </w:rPr>
          <w:t>n</w:t>
        </w:r>
      </w:ins>
      <w:ins w:id="10397" w:author="Rev 9 Allen Wirfs-Brock" w:date="2012-06-26T16:52:00Z">
        <w:r w:rsidR="001D13E3">
          <w:rPr>
            <w:sz w:val="16"/>
          </w:rPr>
          <w:t>putElement</w:t>
        </w:r>
        <w:del w:id="10398" w:author="Rev 10 Allen Wirfs-Brock" w:date="2012-07-29T11:33:00Z">
          <w:r w:rsidR="001D13E3" w:rsidDel="00387B31">
            <w:rPr>
              <w:sz w:val="16"/>
            </w:rPr>
            <w:delText>Quasi</w:delText>
          </w:r>
        </w:del>
      </w:ins>
      <w:ins w:id="10399" w:author="Rev 10 Allen Wirfs-Brock" w:date="2012-07-29T11:33:00Z">
        <w:r w:rsidR="00387B31">
          <w:rPr>
            <w:sz w:val="16"/>
          </w:rPr>
          <w:t>Template</w:t>
        </w:r>
      </w:ins>
      <w:ins w:id="10400" w:author="Rev 9 Allen Wirfs-Brock" w:date="2012-06-26T16:52:00Z">
        <w:r w:rsidR="001D13E3">
          <w:rPr>
            <w:sz w:val="16"/>
          </w:rPr>
          <w:t>Tail</w:t>
        </w:r>
        <w:r w:rsidR="001D13E3" w:rsidRPr="00E77497">
          <w:rPr>
            <w:rFonts w:ascii="Arial" w:hAnsi="Arial" w:cs="Arial"/>
            <w:i w:val="0"/>
            <w:sz w:val="16"/>
          </w:rPr>
          <w:t>]</w:t>
        </w:r>
        <w:r w:rsidR="001D13E3">
          <w:rPr>
            <w:rFonts w:ascii="Arial" w:hAnsi="Arial" w:cs="Arial"/>
            <w:i w:val="0"/>
            <w:sz w:val="16"/>
          </w:rPr>
          <w:t xml:space="preserve"> </w:t>
        </w:r>
      </w:ins>
      <w:ins w:id="10401" w:author="Rev 9 Allen Wirfs-Brock" w:date="2012-06-26T16:51:00Z">
        <w:del w:id="10402" w:author="Rev 10 Allen Wirfs-Brock" w:date="2012-07-29T11:33:00Z">
          <w:r w:rsidR="001D13E3" w:rsidDel="00387B31">
            <w:delText>Quasi</w:delText>
          </w:r>
        </w:del>
      </w:ins>
      <w:ins w:id="10403" w:author="Rev 10 Allen Wirfs-Brock" w:date="2012-07-29T11:33:00Z">
        <w:r w:rsidR="00387B31">
          <w:t>Template</w:t>
        </w:r>
      </w:ins>
      <w:ins w:id="10404" w:author="Rev 9 Allen Wirfs-Brock" w:date="2012-06-26T16:51:00Z">
        <w:r w:rsidR="001D13E3">
          <w:t>Middle</w:t>
        </w:r>
      </w:ins>
      <w:ins w:id="10405" w:author="Rev 9 Allen Wirfs-Brock" w:date="2012-06-26T16:58:00Z">
        <w:r w:rsidR="001D13E3">
          <w:t xml:space="preserve">  </w:t>
        </w:r>
        <w:r w:rsidR="001D13E3" w:rsidRPr="001D13E3">
          <w:rPr>
            <w:rStyle w:val="bnf"/>
            <w:i/>
          </w:rPr>
          <w:t>Expression</w:t>
        </w:r>
      </w:ins>
    </w:p>
    <w:p w14:paraId="23402198" w14:textId="77777777" w:rsidR="00495E27" w:rsidRPr="00BF5AD1" w:rsidRDefault="00495E27" w:rsidP="00495E27">
      <w:pPr>
        <w:rPr>
          <w:ins w:id="10406" w:author="Rev 9 Allen Wirfs-Brock" w:date="2012-07-05T09:20:00Z"/>
          <w:b/>
        </w:rPr>
      </w:pPr>
      <w:ins w:id="10407" w:author="Rev 9 Allen Wirfs-Brock" w:date="2012-07-05T09:20:00Z">
        <w:r w:rsidRPr="00BF5AD1">
          <w:rPr>
            <w:b/>
          </w:rPr>
          <w:t>Static Semantics</w:t>
        </w:r>
      </w:ins>
    </w:p>
    <w:p w14:paraId="6E559164" w14:textId="77777777" w:rsidR="00495E27" w:rsidRPr="00E77497" w:rsidRDefault="00495E27" w:rsidP="00495E27">
      <w:pPr>
        <w:rPr>
          <w:ins w:id="10408" w:author="Rev 9 Allen Wirfs-Brock" w:date="2012-07-05T09:20:00Z"/>
          <w:rFonts w:ascii="Helvetica" w:hAnsi="Helvetica"/>
          <w:b/>
        </w:rPr>
      </w:pPr>
      <w:ins w:id="10409" w:author="Rev 9 Allen Wirfs-Brock" w:date="2012-07-05T09:20:00Z">
        <w:r w:rsidRPr="00E77497">
          <w:rPr>
            <w:rFonts w:ascii="Helvetica" w:hAnsi="Helvetica"/>
            <w:b/>
          </w:rPr>
          <w:t xml:space="preserve">Static Semantics:  </w:t>
        </w:r>
      </w:ins>
      <w:ins w:id="10410" w:author="Rev 9 Allen Wirfs-Brock" w:date="2012-07-05T09:21:00Z">
        <w:del w:id="10411" w:author="Rev 10 Allen Wirfs-Brock" w:date="2012-07-29T11:43:00Z">
          <w:r w:rsidDel="000B1F1B">
            <w:rPr>
              <w:rFonts w:ascii="Helvetica" w:hAnsi="Helvetica"/>
              <w:b/>
              <w:lang w:eastAsia="en-US"/>
            </w:rPr>
            <w:delText>QuasiStrings</w:delText>
          </w:r>
        </w:del>
      </w:ins>
      <w:ins w:id="10412" w:author="Rev 10 Allen Wirfs-Brock" w:date="2012-07-29T11:43:00Z">
        <w:r w:rsidR="000B1F1B">
          <w:rPr>
            <w:rFonts w:ascii="Helvetica" w:hAnsi="Helvetica"/>
            <w:b/>
            <w:lang w:eastAsia="en-US"/>
          </w:rPr>
          <w:t>TemplateStrings</w:t>
        </w:r>
      </w:ins>
    </w:p>
    <w:p w14:paraId="63B7ACFA" w14:textId="77777777" w:rsidR="00495E27" w:rsidRPr="004418C4" w:rsidRDefault="00495E27" w:rsidP="00495E27">
      <w:pPr>
        <w:ind w:left="360"/>
        <w:rPr>
          <w:ins w:id="10413" w:author="Rev 9 Allen Wirfs-Brock" w:date="2012-07-05T09:22:00Z"/>
        </w:rPr>
      </w:pPr>
      <w:ins w:id="10414" w:author="Rev 9 Allen Wirfs-Brock" w:date="2012-07-05T09:22:00Z">
        <w:r>
          <w:t>W</w:t>
        </w:r>
        <w:r w:rsidRPr="004418C4">
          <w:t xml:space="preserve">ith </w:t>
        </w:r>
        <w:r>
          <w:t>parameter</w:t>
        </w:r>
        <w:r w:rsidRPr="004418C4">
          <w:t xml:space="preserve"> </w:t>
        </w:r>
        <w:r>
          <w:rPr>
            <w:rFonts w:ascii="Times New Roman" w:hAnsi="Times New Roman"/>
            <w:i/>
          </w:rPr>
          <w:t>raw</w:t>
        </w:r>
        <w:r>
          <w:t>.</w:t>
        </w:r>
      </w:ins>
    </w:p>
    <w:p w14:paraId="1873D235" w14:textId="77777777" w:rsidR="00495E27" w:rsidRPr="00E77497" w:rsidRDefault="00495E27" w:rsidP="00495E27">
      <w:pPr>
        <w:rPr>
          <w:ins w:id="10415" w:author="Rev 9 Allen Wirfs-Brock" w:date="2012-07-05T09:23:00Z"/>
        </w:rPr>
      </w:pPr>
      <w:ins w:id="10416" w:author="Rev 9 Allen Wirfs-Brock" w:date="2012-07-05T09:23:00Z">
        <w:del w:id="10417" w:author="Rev 10 Allen Wirfs-Brock" w:date="2012-07-29T11:34:00Z">
          <w:r w:rsidDel="00387B31">
            <w:rPr>
              <w:rStyle w:val="bnf"/>
            </w:rPr>
            <w:delText>Quasi</w:delText>
          </w:r>
        </w:del>
      </w:ins>
      <w:ins w:id="10418" w:author="Rev 10 Allen Wirfs-Brock" w:date="2012-07-29T11:34:00Z">
        <w:r w:rsidR="00387B31">
          <w:rPr>
            <w:rStyle w:val="bnf"/>
          </w:rPr>
          <w:t>Template</w:t>
        </w:r>
      </w:ins>
      <w:ins w:id="10419" w:author="Rev 9 Allen Wirfs-Brock" w:date="2012-07-05T09:23:00Z">
        <w:r>
          <w:rPr>
            <w:rStyle w:val="bnf"/>
          </w:rPr>
          <w:t>Literal</w:t>
        </w:r>
        <w:r w:rsidRPr="00E77497">
          <w:t xml:space="preserve"> </w:t>
        </w:r>
        <w:r w:rsidRPr="00E77497">
          <w:rPr>
            <w:b/>
          </w:rPr>
          <w:t>:</w:t>
        </w:r>
        <w:r w:rsidRPr="00E77497">
          <w:rPr>
            <w:i/>
          </w:rPr>
          <w:t xml:space="preserve"> </w:t>
        </w:r>
        <w:del w:id="10420" w:author="Rev 10 Allen Wirfs-Brock" w:date="2012-07-29T11:40:00Z">
          <w:r w:rsidDel="00387B31">
            <w:rPr>
              <w:rStyle w:val="bnf"/>
            </w:rPr>
            <w:delText>FullQuasi</w:delText>
          </w:r>
        </w:del>
      </w:ins>
      <w:ins w:id="10421" w:author="Rev 10 Allen Wirfs-Brock" w:date="2012-07-29T11:40:00Z">
        <w:r w:rsidR="00387B31">
          <w:rPr>
            <w:rStyle w:val="bnf"/>
          </w:rPr>
          <w:t>NoSubstitutionTemplate</w:t>
        </w:r>
      </w:ins>
      <w:ins w:id="10422" w:author="Rev 9 Allen Wirfs-Brock" w:date="2012-07-05T09:23:00Z">
        <w:r w:rsidRPr="00E77497">
          <w:t xml:space="preserve"> </w:t>
        </w:r>
      </w:ins>
    </w:p>
    <w:p w14:paraId="2E53F77F" w14:textId="77777777" w:rsidR="00495E27" w:rsidRPr="00495E27" w:rsidRDefault="00495E27" w:rsidP="00495E27">
      <w:pPr>
        <w:pStyle w:val="Alg4"/>
        <w:numPr>
          <w:ilvl w:val="0"/>
          <w:numId w:val="899"/>
        </w:numPr>
        <w:spacing w:after="220"/>
        <w:contextualSpacing/>
        <w:rPr>
          <w:ins w:id="10423" w:author="Rev 9 Allen Wirfs-Brock" w:date="2012-07-05T09:23:00Z"/>
        </w:rPr>
      </w:pPr>
      <w:ins w:id="10424" w:author="Rev 9 Allen Wirfs-Brock" w:date="2012-07-05T09:23:00Z">
        <w:r>
          <w:t xml:space="preserve">If </w:t>
        </w:r>
        <w:r w:rsidRPr="00BE7BFD">
          <w:rPr>
            <w:i/>
          </w:rPr>
          <w:t>raw</w:t>
        </w:r>
        <w:r>
          <w:t xml:space="preserve"> is false, then</w:t>
        </w:r>
      </w:ins>
    </w:p>
    <w:p w14:paraId="664A9E79" w14:textId="77777777" w:rsidR="00495E27" w:rsidRDefault="00495E27" w:rsidP="00495E27">
      <w:pPr>
        <w:pStyle w:val="Alg4"/>
        <w:numPr>
          <w:ilvl w:val="1"/>
          <w:numId w:val="899"/>
        </w:numPr>
        <w:spacing w:after="220"/>
        <w:contextualSpacing/>
        <w:rPr>
          <w:ins w:id="10425" w:author="Rev 9 Allen Wirfs-Brock" w:date="2012-07-05T09:24:00Z"/>
        </w:rPr>
      </w:pPr>
      <w:ins w:id="10426" w:author="Rev 9 Allen Wirfs-Brock" w:date="2012-07-05T09:24:00Z">
        <w:r>
          <w:t xml:space="preserve">Let </w:t>
        </w:r>
        <w:r w:rsidRPr="00495E27">
          <w:rPr>
            <w:i/>
          </w:rPr>
          <w:t>string</w:t>
        </w:r>
        <w:r>
          <w:t xml:space="preserve"> be the </w:t>
        </w:r>
        <w:del w:id="10427" w:author="Rev 10 Allen Wirfs-Brock" w:date="2012-07-29T11:26:00Z">
          <w:r w:rsidDel="00387B31">
            <w:delText>QV</w:delText>
          </w:r>
        </w:del>
      </w:ins>
      <w:ins w:id="10428" w:author="Rev 10 Allen Wirfs-Brock" w:date="2012-07-29T11:26:00Z">
        <w:r w:rsidR="00387B31">
          <w:t>TV</w:t>
        </w:r>
      </w:ins>
      <w:ins w:id="10429" w:author="Rev 9 Allen Wirfs-Brock" w:date="2012-07-05T09:24:00Z">
        <w:r>
          <w:t xml:space="preserve"> of </w:t>
        </w:r>
        <w:del w:id="10430" w:author="Rev 10 Allen Wirfs-Brock" w:date="2012-07-29T11:40:00Z">
          <w:r w:rsidDel="00387B31">
            <w:rPr>
              <w:i/>
            </w:rPr>
            <w:delText>FullQuasi</w:delText>
          </w:r>
        </w:del>
      </w:ins>
      <w:ins w:id="10431" w:author="Rev 10 Allen Wirfs-Brock" w:date="2012-07-29T11:40:00Z">
        <w:r w:rsidR="00387B31">
          <w:rPr>
            <w:i/>
          </w:rPr>
          <w:t>NoSubstitutionTemplate</w:t>
        </w:r>
      </w:ins>
      <w:ins w:id="10432" w:author="Rev 9 Allen Wirfs-Brock" w:date="2012-07-05T09:25:00Z">
        <w:r w:rsidRPr="00E77497">
          <w:t>.</w:t>
        </w:r>
      </w:ins>
    </w:p>
    <w:p w14:paraId="57AE71E8" w14:textId="77777777" w:rsidR="00495E27" w:rsidRDefault="00495E27" w:rsidP="00495E27">
      <w:pPr>
        <w:pStyle w:val="Alg4"/>
        <w:numPr>
          <w:ilvl w:val="0"/>
          <w:numId w:val="899"/>
        </w:numPr>
        <w:spacing w:after="220"/>
        <w:contextualSpacing/>
        <w:rPr>
          <w:ins w:id="10433" w:author="Rev 9 Allen Wirfs-Brock" w:date="2012-07-05T09:25:00Z"/>
        </w:rPr>
      </w:pPr>
      <w:ins w:id="10434" w:author="Rev 9 Allen Wirfs-Brock" w:date="2012-07-05T09:25:00Z">
        <w:r>
          <w:t xml:space="preserve">Else, Let </w:t>
        </w:r>
        <w:r w:rsidRPr="00495E27">
          <w:rPr>
            <w:i/>
          </w:rPr>
          <w:t>string</w:t>
        </w:r>
        <w:r>
          <w:t xml:space="preserve"> be the </w:t>
        </w:r>
        <w:del w:id="10435" w:author="Rev 10 Allen Wirfs-Brock" w:date="2012-07-29T11:27:00Z">
          <w:r w:rsidDel="00387B31">
            <w:delText>QRV</w:delText>
          </w:r>
        </w:del>
      </w:ins>
      <w:ins w:id="10436" w:author="Rev 10 Allen Wirfs-Brock" w:date="2012-07-29T11:27:00Z">
        <w:r w:rsidR="00387B31">
          <w:t>TRV</w:t>
        </w:r>
      </w:ins>
      <w:ins w:id="10437" w:author="Rev 9 Allen Wirfs-Brock" w:date="2012-07-05T09:25:00Z">
        <w:r>
          <w:t xml:space="preserve"> of </w:t>
        </w:r>
        <w:del w:id="10438" w:author="Rev 10 Allen Wirfs-Brock" w:date="2012-07-29T11:40:00Z">
          <w:r w:rsidDel="00387B31">
            <w:rPr>
              <w:i/>
            </w:rPr>
            <w:delText>FullQuasi</w:delText>
          </w:r>
        </w:del>
      </w:ins>
      <w:ins w:id="10439" w:author="Rev 10 Allen Wirfs-Brock" w:date="2012-07-29T11:40:00Z">
        <w:r w:rsidR="00387B31">
          <w:rPr>
            <w:i/>
          </w:rPr>
          <w:t>NoSubstitutionTemplate</w:t>
        </w:r>
      </w:ins>
      <w:ins w:id="10440" w:author="Rev 9 Allen Wirfs-Brock" w:date="2012-07-05T09:25:00Z">
        <w:r w:rsidRPr="00E77497">
          <w:t>.</w:t>
        </w:r>
      </w:ins>
    </w:p>
    <w:p w14:paraId="5A54A4FA" w14:textId="77777777" w:rsidR="00495E27" w:rsidRPr="00E77497" w:rsidRDefault="00495E27" w:rsidP="00495E27">
      <w:pPr>
        <w:pStyle w:val="Alg4"/>
        <w:numPr>
          <w:ilvl w:val="0"/>
          <w:numId w:val="899"/>
        </w:numPr>
        <w:spacing w:after="220"/>
        <w:contextualSpacing/>
        <w:rPr>
          <w:ins w:id="10441" w:author="Rev 9 Allen Wirfs-Brock" w:date="2012-07-05T09:23:00Z"/>
        </w:rPr>
      </w:pPr>
      <w:ins w:id="10442" w:author="Rev 9 Allen Wirfs-Brock" w:date="2012-07-05T09:23:00Z">
        <w:r w:rsidRPr="00E77497">
          <w:t xml:space="preserve">Return </w:t>
        </w:r>
      </w:ins>
      <w:ins w:id="10443" w:author="Rev 9 Allen Wirfs-Brock" w:date="2012-07-05T09:26:00Z">
        <w:r>
          <w:t xml:space="preserve">a List containing the single element, </w:t>
        </w:r>
        <w:r w:rsidRPr="00495E27">
          <w:rPr>
            <w:i/>
          </w:rPr>
          <w:t>string</w:t>
        </w:r>
      </w:ins>
      <w:ins w:id="10444" w:author="Rev 9 Allen Wirfs-Brock" w:date="2012-07-05T09:23:00Z">
        <w:r w:rsidRPr="00E77497">
          <w:t>.</w:t>
        </w:r>
      </w:ins>
    </w:p>
    <w:p w14:paraId="7C49E089" w14:textId="77777777" w:rsidR="00495E27" w:rsidRPr="00BA286E" w:rsidRDefault="00495E27" w:rsidP="00495E27">
      <w:pPr>
        <w:rPr>
          <w:ins w:id="10445" w:author="Rev 9 Allen Wirfs-Brock" w:date="2012-07-05T09:23:00Z"/>
          <w:rFonts w:ascii="Times New Roman" w:hAnsi="Times New Roman"/>
        </w:rPr>
      </w:pPr>
      <w:ins w:id="10446" w:author="Rev 9 Allen Wirfs-Brock" w:date="2012-07-05T09:23:00Z">
        <w:del w:id="10447" w:author="Rev 10 Allen Wirfs-Brock" w:date="2012-07-29T11:34:00Z">
          <w:r w:rsidDel="00387B31">
            <w:rPr>
              <w:rStyle w:val="bnf"/>
            </w:rPr>
            <w:delText>Quasi</w:delText>
          </w:r>
        </w:del>
      </w:ins>
      <w:ins w:id="10448" w:author="Rev 10 Allen Wirfs-Brock" w:date="2012-07-29T11:34:00Z">
        <w:r w:rsidR="00387B31">
          <w:rPr>
            <w:rStyle w:val="bnf"/>
          </w:rPr>
          <w:t>Template</w:t>
        </w:r>
      </w:ins>
      <w:ins w:id="10449" w:author="Rev 9 Allen Wirfs-Brock" w:date="2012-07-05T09:23:00Z">
        <w:r>
          <w:rPr>
            <w:rStyle w:val="bnf"/>
          </w:rPr>
          <w:t>Literal</w:t>
        </w:r>
        <w:r w:rsidRPr="00E77497">
          <w:t xml:space="preserve"> </w:t>
        </w:r>
        <w:r w:rsidRPr="00E77497">
          <w:rPr>
            <w:b/>
          </w:rPr>
          <w:t>:</w:t>
        </w:r>
        <w:r w:rsidRPr="00E77497">
          <w:rPr>
            <w:i/>
          </w:rPr>
          <w:t xml:space="preserve"> </w:t>
        </w:r>
        <w:del w:id="10450" w:author="Rev 10 Allen Wirfs-Brock" w:date="2012-07-29T11:34:00Z">
          <w:r w:rsidRPr="00BA286E" w:rsidDel="00387B31">
            <w:rPr>
              <w:rFonts w:ascii="Times New Roman" w:hAnsi="Times New Roman"/>
              <w:i/>
            </w:rPr>
            <w:delText>Quasi</w:delText>
          </w:r>
        </w:del>
      </w:ins>
      <w:ins w:id="10451" w:author="Rev 10 Allen Wirfs-Brock" w:date="2012-07-29T11:34:00Z">
        <w:r w:rsidR="00387B31">
          <w:rPr>
            <w:rFonts w:ascii="Times New Roman" w:hAnsi="Times New Roman"/>
            <w:i/>
          </w:rPr>
          <w:t>Template</w:t>
        </w:r>
      </w:ins>
      <w:ins w:id="10452" w:author="Rev 9 Allen Wirfs-Brock" w:date="2012-07-05T09:23:00Z">
        <w:r w:rsidRPr="00BA286E">
          <w:rPr>
            <w:rFonts w:ascii="Times New Roman" w:hAnsi="Times New Roman"/>
            <w:i/>
          </w:rPr>
          <w:t>Head</w:t>
        </w:r>
        <w:r>
          <w:rPr>
            <w:rFonts w:ascii="Times New Roman" w:hAnsi="Times New Roman"/>
            <w:i/>
          </w:rPr>
          <w:t xml:space="preserve"> Expression</w:t>
        </w:r>
        <w:r>
          <w:rPr>
            <w:rFonts w:ascii="Times New Roman" w:hAnsi="Times New Roman"/>
          </w:rPr>
          <w:t xml:space="preserve">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w:t>
        </w:r>
        <w:del w:id="10453" w:author="Rev 10 Allen Wirfs-Brock" w:date="2012-07-29T11:34:00Z">
          <w:r w:rsidRPr="00BA286E" w:rsidDel="00387B31">
            <w:rPr>
              <w:rFonts w:ascii="Times New Roman" w:hAnsi="Times New Roman"/>
              <w:i/>
              <w:sz w:val="16"/>
            </w:rPr>
            <w:delText>Quasi</w:delText>
          </w:r>
        </w:del>
      </w:ins>
      <w:ins w:id="10454" w:author="Rev 10 Allen Wirfs-Brock" w:date="2012-07-29T11:34:00Z">
        <w:r w:rsidR="00387B31">
          <w:rPr>
            <w:rFonts w:ascii="Times New Roman" w:hAnsi="Times New Roman"/>
            <w:i/>
            <w:sz w:val="16"/>
          </w:rPr>
          <w:t>Template</w:t>
        </w:r>
      </w:ins>
      <w:ins w:id="10455" w:author="Rev 9 Allen Wirfs-Brock" w:date="2012-07-05T09:23:00Z">
        <w:r w:rsidRPr="00BA286E">
          <w:rPr>
            <w:rFonts w:ascii="Times New Roman" w:hAnsi="Times New Roman"/>
            <w:i/>
            <w:sz w:val="16"/>
          </w:rPr>
          <w:t>Tail</w:t>
        </w:r>
        <w:r w:rsidRPr="00BA286E">
          <w:rPr>
            <w:rFonts w:cs="Arial"/>
            <w:sz w:val="16"/>
          </w:rPr>
          <w:t>]</w:t>
        </w:r>
        <w:r>
          <w:rPr>
            <w:rFonts w:cs="Arial"/>
            <w:sz w:val="16"/>
          </w:rPr>
          <w:t xml:space="preserve"> </w:t>
        </w:r>
        <w:del w:id="10456" w:author="Rev 10 Allen Wirfs-Brock" w:date="2012-07-29T11:34:00Z">
          <w:r w:rsidRPr="00D639BE" w:rsidDel="00387B31">
            <w:rPr>
              <w:rFonts w:ascii="Times New Roman" w:hAnsi="Times New Roman"/>
              <w:i/>
            </w:rPr>
            <w:delText>Quasi</w:delText>
          </w:r>
        </w:del>
      </w:ins>
      <w:ins w:id="10457" w:author="Rev 10 Allen Wirfs-Brock" w:date="2012-07-29T11:34:00Z">
        <w:r w:rsidR="00387B31">
          <w:rPr>
            <w:rFonts w:ascii="Times New Roman" w:hAnsi="Times New Roman"/>
            <w:i/>
          </w:rPr>
          <w:t>Template</w:t>
        </w:r>
      </w:ins>
      <w:ins w:id="10458" w:author="Rev 9 Allen Wirfs-Brock" w:date="2012-07-05T09:23:00Z">
        <w:del w:id="10459" w:author="Rev 10 Allen Wirfs-Brock" w:date="2012-08-30T11:24:00Z">
          <w:r w:rsidDel="00A61386">
            <w:rPr>
              <w:rFonts w:ascii="Times New Roman" w:hAnsi="Times New Roman"/>
              <w:i/>
            </w:rPr>
            <w:delText>Tail</w:delText>
          </w:r>
        </w:del>
      </w:ins>
      <w:ins w:id="10460" w:author="Rev 10 Allen Wirfs-Brock" w:date="2012-08-30T11:24:00Z">
        <w:r w:rsidR="00A61386">
          <w:rPr>
            <w:rFonts w:ascii="Times New Roman" w:hAnsi="Times New Roman"/>
            <w:i/>
          </w:rPr>
          <w:t>Spans</w:t>
        </w:r>
      </w:ins>
    </w:p>
    <w:p w14:paraId="3937E02E" w14:textId="77777777" w:rsidR="00BA54D9" w:rsidRPr="00495E27" w:rsidRDefault="00BA54D9" w:rsidP="00BA54D9">
      <w:pPr>
        <w:pStyle w:val="Alg4"/>
        <w:numPr>
          <w:ilvl w:val="0"/>
          <w:numId w:val="900"/>
        </w:numPr>
        <w:spacing w:after="220"/>
        <w:contextualSpacing/>
        <w:rPr>
          <w:ins w:id="10461" w:author="Rev 9 Allen Wirfs-Brock" w:date="2012-07-05T09:52:00Z"/>
        </w:rPr>
      </w:pPr>
      <w:ins w:id="10462" w:author="Rev 9 Allen Wirfs-Brock" w:date="2012-07-05T09:52:00Z">
        <w:r>
          <w:t xml:space="preserve">If </w:t>
        </w:r>
        <w:r w:rsidRPr="00BE7BFD">
          <w:rPr>
            <w:i/>
          </w:rPr>
          <w:t>raw</w:t>
        </w:r>
        <w:r>
          <w:t xml:space="preserve"> is false, then</w:t>
        </w:r>
      </w:ins>
    </w:p>
    <w:p w14:paraId="2FA01AA8" w14:textId="77777777" w:rsidR="00BA54D9" w:rsidRDefault="00BA54D9" w:rsidP="00BA54D9">
      <w:pPr>
        <w:pStyle w:val="Alg4"/>
        <w:numPr>
          <w:ilvl w:val="1"/>
          <w:numId w:val="900"/>
        </w:numPr>
        <w:spacing w:after="220"/>
        <w:contextualSpacing/>
        <w:rPr>
          <w:ins w:id="10463" w:author="Rev 9 Allen Wirfs-Brock" w:date="2012-07-05T09:52:00Z"/>
        </w:rPr>
      </w:pPr>
      <w:ins w:id="10464" w:author="Rev 9 Allen Wirfs-Brock" w:date="2012-07-05T09:52:00Z">
        <w:r>
          <w:t xml:space="preserve">Let </w:t>
        </w:r>
        <w:r>
          <w:rPr>
            <w:i/>
          </w:rPr>
          <w:t>head</w:t>
        </w:r>
        <w:r>
          <w:t xml:space="preserve"> be the </w:t>
        </w:r>
        <w:del w:id="10465" w:author="Rev 10 Allen Wirfs-Brock" w:date="2012-07-29T11:26:00Z">
          <w:r w:rsidDel="00387B31">
            <w:delText>QV</w:delText>
          </w:r>
        </w:del>
      </w:ins>
      <w:ins w:id="10466" w:author="Rev 10 Allen Wirfs-Brock" w:date="2012-07-29T11:26:00Z">
        <w:r w:rsidR="00387B31">
          <w:t>TV</w:t>
        </w:r>
      </w:ins>
      <w:ins w:id="10467" w:author="Rev 9 Allen Wirfs-Brock" w:date="2012-07-05T09:52:00Z">
        <w:r>
          <w:t xml:space="preserve"> of </w:t>
        </w:r>
        <w:del w:id="10468" w:author="Rev 10 Allen Wirfs-Brock" w:date="2012-07-29T11:34:00Z">
          <w:r w:rsidDel="00387B31">
            <w:rPr>
              <w:i/>
            </w:rPr>
            <w:delText>Quasi</w:delText>
          </w:r>
        </w:del>
      </w:ins>
      <w:ins w:id="10469" w:author="Rev 10 Allen Wirfs-Brock" w:date="2012-07-29T11:34:00Z">
        <w:r w:rsidR="00387B31">
          <w:rPr>
            <w:i/>
          </w:rPr>
          <w:t>Template</w:t>
        </w:r>
      </w:ins>
      <w:ins w:id="10470" w:author="Rev 9 Allen Wirfs-Brock" w:date="2012-07-05T09:52:00Z">
        <w:r>
          <w:rPr>
            <w:i/>
          </w:rPr>
          <w:t>Head</w:t>
        </w:r>
        <w:r w:rsidRPr="00E77497">
          <w:t>.</w:t>
        </w:r>
      </w:ins>
    </w:p>
    <w:p w14:paraId="2C2B5F9F" w14:textId="77777777" w:rsidR="00BA54D9" w:rsidDel="00952839" w:rsidRDefault="00BA54D9" w:rsidP="00BE7BFD">
      <w:pPr>
        <w:pStyle w:val="Alg4"/>
        <w:numPr>
          <w:ilvl w:val="1"/>
          <w:numId w:val="900"/>
        </w:numPr>
        <w:spacing w:after="220"/>
        <w:contextualSpacing/>
        <w:rPr>
          <w:ins w:id="10471" w:author="Rev 9 Allen Wirfs-Brock" w:date="2012-07-05T09:54:00Z"/>
          <w:del w:id="10472" w:author="Rev 10 Allen Wirfs-Brock" w:date="2012-08-30T11:32:00Z"/>
        </w:rPr>
      </w:pPr>
      <w:ins w:id="10473" w:author="Rev 9 Allen Wirfs-Brock" w:date="2012-07-05T09:54:00Z">
        <w:del w:id="10474" w:author="Rev 10 Allen Wirfs-Brock" w:date="2012-08-30T11:32:00Z">
          <w:r w:rsidDel="00952839">
            <w:delText xml:space="preserve">Let </w:delText>
          </w:r>
          <w:r w:rsidDel="00952839">
            <w:rPr>
              <w:i/>
            </w:rPr>
            <w:delText>tail</w:delText>
          </w:r>
          <w:r w:rsidDel="00952839">
            <w:delText xml:space="preserve"> be </w:delText>
          </w:r>
        </w:del>
        <w:del w:id="10475" w:author="Rev 10 Allen Wirfs-Brock" w:date="2012-08-30T11:26:00Z">
          <w:r w:rsidDel="00952839">
            <w:delText xml:space="preserve">the </w:delText>
          </w:r>
        </w:del>
        <w:del w:id="10476" w:author="Rev 10 Allen Wirfs-Brock" w:date="2012-07-29T11:26:00Z">
          <w:r w:rsidDel="00387B31">
            <w:delText>QV</w:delText>
          </w:r>
        </w:del>
        <w:del w:id="10477" w:author="Rev 10 Allen Wirfs-Brock" w:date="2012-08-30T11:26:00Z">
          <w:r w:rsidDel="00952839">
            <w:delText xml:space="preserve"> </w:delText>
          </w:r>
        </w:del>
        <w:del w:id="10478" w:author="Rev 10 Allen Wirfs-Brock" w:date="2012-08-30T11:32:00Z">
          <w:r w:rsidDel="00952839">
            <w:delText xml:space="preserve">of </w:delText>
          </w:r>
        </w:del>
        <w:del w:id="10479" w:author="Rev 10 Allen Wirfs-Brock" w:date="2012-07-29T11:34:00Z">
          <w:r w:rsidDel="00387B31">
            <w:rPr>
              <w:i/>
            </w:rPr>
            <w:delText>Quasi</w:delText>
          </w:r>
        </w:del>
        <w:del w:id="10480" w:author="Rev 10 Allen Wirfs-Brock" w:date="2012-08-30T11:24:00Z">
          <w:r w:rsidDel="00A61386">
            <w:rPr>
              <w:i/>
            </w:rPr>
            <w:delText>Tail</w:delText>
          </w:r>
        </w:del>
        <w:del w:id="10481" w:author="Rev 10 Allen Wirfs-Brock" w:date="2012-08-30T11:32:00Z">
          <w:r w:rsidRPr="00E77497" w:rsidDel="00952839">
            <w:delText>.</w:delText>
          </w:r>
        </w:del>
      </w:ins>
    </w:p>
    <w:p w14:paraId="17002045" w14:textId="77777777" w:rsidR="00BA54D9" w:rsidRDefault="00BA54D9" w:rsidP="00BA54D9">
      <w:pPr>
        <w:pStyle w:val="Alg4"/>
        <w:numPr>
          <w:ilvl w:val="0"/>
          <w:numId w:val="900"/>
        </w:numPr>
        <w:spacing w:after="220"/>
        <w:contextualSpacing/>
        <w:rPr>
          <w:ins w:id="10482" w:author="Rev 9 Allen Wirfs-Brock" w:date="2012-07-05T09:55:00Z"/>
        </w:rPr>
      </w:pPr>
      <w:ins w:id="10483" w:author="Rev 9 Allen Wirfs-Brock" w:date="2012-07-05T09:52:00Z">
        <w:r>
          <w:t>Else,</w:t>
        </w:r>
      </w:ins>
    </w:p>
    <w:p w14:paraId="7AE2B1CF" w14:textId="77777777" w:rsidR="00BA54D9" w:rsidRDefault="00BA54D9" w:rsidP="00BE7BFD">
      <w:pPr>
        <w:pStyle w:val="Alg4"/>
        <w:numPr>
          <w:ilvl w:val="1"/>
          <w:numId w:val="900"/>
        </w:numPr>
        <w:spacing w:after="220"/>
        <w:contextualSpacing/>
        <w:rPr>
          <w:ins w:id="10484" w:author="Rev 9 Allen Wirfs-Brock" w:date="2012-07-05T09:52:00Z"/>
        </w:rPr>
      </w:pPr>
      <w:ins w:id="10485" w:author="Rev 9 Allen Wirfs-Brock" w:date="2012-07-05T09:52:00Z">
        <w:r>
          <w:t xml:space="preserve">Let </w:t>
        </w:r>
        <w:r>
          <w:rPr>
            <w:i/>
          </w:rPr>
          <w:t>head</w:t>
        </w:r>
        <w:r>
          <w:t xml:space="preserve"> be the </w:t>
        </w:r>
        <w:del w:id="10486" w:author="Rev 10 Allen Wirfs-Brock" w:date="2012-07-29T11:27:00Z">
          <w:r w:rsidDel="00387B31">
            <w:delText>QRV</w:delText>
          </w:r>
        </w:del>
      </w:ins>
      <w:ins w:id="10487" w:author="Rev 10 Allen Wirfs-Brock" w:date="2012-07-29T11:27:00Z">
        <w:r w:rsidR="00387B31">
          <w:t>TRV</w:t>
        </w:r>
      </w:ins>
      <w:ins w:id="10488" w:author="Rev 9 Allen Wirfs-Brock" w:date="2012-07-05T09:52:00Z">
        <w:r>
          <w:t xml:space="preserve"> of </w:t>
        </w:r>
        <w:del w:id="10489" w:author="Rev 10 Allen Wirfs-Brock" w:date="2012-07-29T11:34:00Z">
          <w:r w:rsidDel="00387B31">
            <w:rPr>
              <w:i/>
            </w:rPr>
            <w:delText>Quasi</w:delText>
          </w:r>
        </w:del>
      </w:ins>
      <w:ins w:id="10490" w:author="Rev 10 Allen Wirfs-Brock" w:date="2012-07-29T11:34:00Z">
        <w:r w:rsidR="00387B31">
          <w:rPr>
            <w:i/>
          </w:rPr>
          <w:t>Template</w:t>
        </w:r>
      </w:ins>
      <w:ins w:id="10491" w:author="Rev 9 Allen Wirfs-Brock" w:date="2012-07-05T09:52:00Z">
        <w:r>
          <w:rPr>
            <w:i/>
          </w:rPr>
          <w:t>Head</w:t>
        </w:r>
        <w:r w:rsidRPr="00E77497">
          <w:t>.</w:t>
        </w:r>
      </w:ins>
    </w:p>
    <w:p w14:paraId="65CC3B9F" w14:textId="77777777" w:rsidR="00BA54D9" w:rsidRDefault="00BA54D9" w:rsidP="004012E4">
      <w:pPr>
        <w:pStyle w:val="Alg4"/>
        <w:numPr>
          <w:ilvl w:val="0"/>
          <w:numId w:val="900"/>
        </w:numPr>
        <w:spacing w:after="220"/>
        <w:contextualSpacing/>
        <w:rPr>
          <w:ins w:id="10492" w:author="Rev 9 Allen Wirfs-Brock" w:date="2012-07-05T09:55:00Z"/>
        </w:rPr>
      </w:pPr>
      <w:ins w:id="10493" w:author="Rev 9 Allen Wirfs-Brock" w:date="2012-07-05T09:55:00Z">
        <w:r>
          <w:t xml:space="preserve">Let </w:t>
        </w:r>
        <w:r>
          <w:rPr>
            <w:i/>
          </w:rPr>
          <w:t>tail</w:t>
        </w:r>
        <w:r>
          <w:t xml:space="preserve"> be </w:t>
        </w:r>
      </w:ins>
      <w:ins w:id="10494" w:author="Rev 10 Allen Wirfs-Brock" w:date="2012-08-30T11:26:00Z">
        <w:r w:rsidR="00952839">
          <w:t xml:space="preserve">TemplateStrings </w:t>
        </w:r>
      </w:ins>
      <w:ins w:id="10495" w:author="Rev 9 Allen Wirfs-Brock" w:date="2012-07-05T09:55:00Z">
        <w:del w:id="10496" w:author="Rev 10 Allen Wirfs-Brock" w:date="2012-08-30T11:26:00Z">
          <w:r w:rsidDel="00952839">
            <w:delText xml:space="preserve">the </w:delText>
          </w:r>
        </w:del>
        <w:del w:id="10497" w:author="Rev 10 Allen Wirfs-Brock" w:date="2012-07-29T11:27:00Z">
          <w:r w:rsidDel="00387B31">
            <w:delText>QRV</w:delText>
          </w:r>
        </w:del>
        <w:del w:id="10498" w:author="Rev 10 Allen Wirfs-Brock" w:date="2012-08-30T11:26:00Z">
          <w:r w:rsidDel="00952839">
            <w:delText xml:space="preserve"> </w:delText>
          </w:r>
        </w:del>
        <w:r>
          <w:t xml:space="preserve">of </w:t>
        </w:r>
        <w:del w:id="10499" w:author="Rev 10 Allen Wirfs-Brock" w:date="2012-07-29T11:34:00Z">
          <w:r w:rsidDel="00387B31">
            <w:rPr>
              <w:i/>
            </w:rPr>
            <w:delText>Quasi</w:delText>
          </w:r>
        </w:del>
      </w:ins>
      <w:ins w:id="10500" w:author="Rev 10 Allen Wirfs-Brock" w:date="2012-07-29T11:34:00Z">
        <w:r w:rsidR="00387B31">
          <w:rPr>
            <w:i/>
          </w:rPr>
          <w:t>Template</w:t>
        </w:r>
      </w:ins>
      <w:ins w:id="10501" w:author="Rev 9 Allen Wirfs-Brock" w:date="2012-07-05T09:55:00Z">
        <w:del w:id="10502" w:author="Rev 10 Allen Wirfs-Brock" w:date="2012-08-30T11:25:00Z">
          <w:r w:rsidDel="00A61386">
            <w:rPr>
              <w:i/>
            </w:rPr>
            <w:delText>Tail</w:delText>
          </w:r>
        </w:del>
      </w:ins>
      <w:ins w:id="10503" w:author="Rev 10 Allen Wirfs-Brock" w:date="2012-08-30T11:25:00Z">
        <w:r w:rsidR="00A61386">
          <w:rPr>
            <w:i/>
          </w:rPr>
          <w:t>Spans</w:t>
        </w:r>
      </w:ins>
      <w:ins w:id="10504" w:author="Rev 10 Allen Wirfs-Brock" w:date="2012-08-30T11:30:00Z">
        <w:r w:rsidR="00952839" w:rsidRPr="00952839">
          <w:t xml:space="preserve"> </w:t>
        </w:r>
        <w:r w:rsidR="00952839">
          <w:t xml:space="preserve">with argument </w:t>
        </w:r>
        <w:r w:rsidR="00952839" w:rsidRPr="00BA54D9">
          <w:rPr>
            <w:i/>
          </w:rPr>
          <w:t>raw</w:t>
        </w:r>
      </w:ins>
      <w:ins w:id="10505" w:author="Rev 9 Allen Wirfs-Brock" w:date="2012-07-05T09:55:00Z">
        <w:r w:rsidRPr="00E77497">
          <w:t>.</w:t>
        </w:r>
      </w:ins>
    </w:p>
    <w:p w14:paraId="6718327A" w14:textId="77777777" w:rsidR="00495E27" w:rsidRPr="00E77497" w:rsidRDefault="00BA54D9" w:rsidP="00495E27">
      <w:pPr>
        <w:pStyle w:val="Alg4"/>
        <w:numPr>
          <w:ilvl w:val="0"/>
          <w:numId w:val="900"/>
        </w:numPr>
        <w:spacing w:after="220"/>
        <w:contextualSpacing/>
        <w:rPr>
          <w:ins w:id="10506" w:author="Rev 9 Allen Wirfs-Brock" w:date="2012-07-05T09:23:00Z"/>
        </w:rPr>
      </w:pPr>
      <w:ins w:id="10507" w:author="Rev 9 Allen Wirfs-Brock" w:date="2012-07-05T09:55:00Z">
        <w:r w:rsidRPr="00E77497">
          <w:t xml:space="preserve">Return </w:t>
        </w:r>
        <w:r>
          <w:t xml:space="preserve">a List containing </w:t>
        </w:r>
      </w:ins>
      <w:ins w:id="10508" w:author="Rev 9 Allen Wirfs-Brock" w:date="2012-07-05T09:56:00Z">
        <w:r>
          <w:rPr>
            <w:i/>
          </w:rPr>
          <w:t>head</w:t>
        </w:r>
        <w:r>
          <w:t xml:space="preserve"> followed by</w:t>
        </w:r>
      </w:ins>
      <w:ins w:id="10509" w:author="Rev 10 Allen Wirfs-Brock" w:date="2012-08-30T11:27:00Z">
        <w:r w:rsidR="00952839" w:rsidRPr="00952839">
          <w:t xml:space="preserve"> </w:t>
        </w:r>
        <w:r w:rsidR="00952839">
          <w:t>the element, in order of</w:t>
        </w:r>
      </w:ins>
      <w:ins w:id="10510" w:author="Rev 9 Allen Wirfs-Brock" w:date="2012-07-05T09:55:00Z">
        <w:r>
          <w:t xml:space="preserve"> </w:t>
        </w:r>
      </w:ins>
      <w:ins w:id="10511" w:author="Rev 9 Allen Wirfs-Brock" w:date="2012-07-05T09:56:00Z">
        <w:r>
          <w:rPr>
            <w:i/>
          </w:rPr>
          <w:t>tail</w:t>
        </w:r>
      </w:ins>
      <w:ins w:id="10512" w:author="Rev 9 Allen Wirfs-Brock" w:date="2012-07-05T09:55:00Z">
        <w:r w:rsidRPr="00E77497">
          <w:t>.</w:t>
        </w:r>
      </w:ins>
    </w:p>
    <w:p w14:paraId="26556BDB" w14:textId="77777777" w:rsidR="00952839" w:rsidRPr="00BA286E" w:rsidRDefault="00952839" w:rsidP="00952839">
      <w:pPr>
        <w:rPr>
          <w:ins w:id="10513" w:author="Rev 10 Allen Wirfs-Brock" w:date="2012-08-30T11:36:00Z"/>
          <w:rFonts w:ascii="Times New Roman" w:hAnsi="Times New Roman"/>
        </w:rPr>
      </w:pPr>
      <w:ins w:id="10514" w:author="Rev 10 Allen Wirfs-Brock" w:date="2012-08-30T11:36:00Z">
        <w:r>
          <w:rPr>
            <w:rStyle w:val="bnf"/>
          </w:rPr>
          <w:t>TemplateSpans</w:t>
        </w:r>
        <w:r w:rsidRPr="00E77497">
          <w:t xml:space="preserve"> </w:t>
        </w:r>
        <w:r w:rsidRPr="00E77497">
          <w:rPr>
            <w:b/>
          </w:rPr>
          <w:t>:</w:t>
        </w:r>
        <w:r w:rsidRPr="00E77497">
          <w:rPr>
            <w:i/>
          </w:rPr>
          <w:t xml:space="preserve"> </w:t>
        </w:r>
        <w:r>
          <w:rPr>
            <w:rFonts w:ascii="Times New Roman" w:hAnsi="Times New Roman"/>
            <w:i/>
          </w:rPr>
          <w:t xml:space="preserve"> TemplateTail</w:t>
        </w:r>
      </w:ins>
    </w:p>
    <w:p w14:paraId="36177BDD" w14:textId="77777777" w:rsidR="00952839" w:rsidRPr="00495E27" w:rsidRDefault="00952839" w:rsidP="00952839">
      <w:pPr>
        <w:pStyle w:val="Alg4"/>
        <w:numPr>
          <w:ilvl w:val="0"/>
          <w:numId w:val="895"/>
        </w:numPr>
        <w:spacing w:after="220"/>
        <w:contextualSpacing/>
        <w:rPr>
          <w:ins w:id="10515" w:author="Rev 10 Allen Wirfs-Brock" w:date="2012-08-30T11:36:00Z"/>
        </w:rPr>
      </w:pPr>
      <w:ins w:id="10516" w:author="Rev 10 Allen Wirfs-Brock" w:date="2012-08-30T11:36:00Z">
        <w:r>
          <w:t xml:space="preserve">If </w:t>
        </w:r>
        <w:r w:rsidRPr="00BE7BFD">
          <w:rPr>
            <w:i/>
          </w:rPr>
          <w:t>raw</w:t>
        </w:r>
        <w:r>
          <w:t xml:space="preserve"> is false, then</w:t>
        </w:r>
      </w:ins>
    </w:p>
    <w:p w14:paraId="3DF795D1" w14:textId="77777777" w:rsidR="00952839" w:rsidRDefault="00952839" w:rsidP="00952839">
      <w:pPr>
        <w:pStyle w:val="Alg4"/>
        <w:numPr>
          <w:ilvl w:val="1"/>
          <w:numId w:val="895"/>
        </w:numPr>
        <w:spacing w:after="220"/>
        <w:contextualSpacing/>
        <w:rPr>
          <w:ins w:id="10517" w:author="Rev 10 Allen Wirfs-Brock" w:date="2012-08-30T11:36:00Z"/>
        </w:rPr>
      </w:pPr>
      <w:ins w:id="10518" w:author="Rev 10 Allen Wirfs-Brock" w:date="2012-08-30T11:36:00Z">
        <w:r>
          <w:t xml:space="preserve">Let </w:t>
        </w:r>
        <w:r>
          <w:rPr>
            <w:i/>
          </w:rPr>
          <w:t>tail</w:t>
        </w:r>
        <w:r>
          <w:t xml:space="preserve"> be the TV of </w:t>
        </w:r>
        <w:r>
          <w:rPr>
            <w:i/>
          </w:rPr>
          <w:t>TemplateTail</w:t>
        </w:r>
        <w:r w:rsidRPr="00E77497">
          <w:t>.</w:t>
        </w:r>
      </w:ins>
    </w:p>
    <w:p w14:paraId="5E3B462B" w14:textId="77777777" w:rsidR="00952839" w:rsidRDefault="00952839" w:rsidP="00952839">
      <w:pPr>
        <w:pStyle w:val="Alg4"/>
        <w:numPr>
          <w:ilvl w:val="0"/>
          <w:numId w:val="895"/>
        </w:numPr>
        <w:spacing w:after="220"/>
        <w:contextualSpacing/>
        <w:rPr>
          <w:ins w:id="10519" w:author="Rev 10 Allen Wirfs-Brock" w:date="2012-08-30T11:36:00Z"/>
        </w:rPr>
      </w:pPr>
      <w:ins w:id="10520" w:author="Rev 10 Allen Wirfs-Brock" w:date="2012-08-30T11:36:00Z">
        <w:r>
          <w:t>Else,</w:t>
        </w:r>
      </w:ins>
    </w:p>
    <w:p w14:paraId="22FFD842" w14:textId="77777777" w:rsidR="00952839" w:rsidRDefault="00952839" w:rsidP="00952839">
      <w:pPr>
        <w:pStyle w:val="Alg4"/>
        <w:numPr>
          <w:ilvl w:val="1"/>
          <w:numId w:val="895"/>
        </w:numPr>
        <w:spacing w:after="220"/>
        <w:contextualSpacing/>
        <w:rPr>
          <w:ins w:id="10521" w:author="Rev 10 Allen Wirfs-Brock" w:date="2012-08-30T11:36:00Z"/>
        </w:rPr>
      </w:pPr>
      <w:ins w:id="10522" w:author="Rev 10 Allen Wirfs-Brock" w:date="2012-08-30T11:36:00Z">
        <w:r>
          <w:t xml:space="preserve">Let </w:t>
        </w:r>
        <w:r>
          <w:rPr>
            <w:i/>
          </w:rPr>
          <w:t>tail</w:t>
        </w:r>
        <w:r>
          <w:t xml:space="preserve"> be the TRV of </w:t>
        </w:r>
        <w:r>
          <w:rPr>
            <w:i/>
          </w:rPr>
          <w:t>TemplateTail</w:t>
        </w:r>
        <w:r w:rsidRPr="00E77497">
          <w:t>.</w:t>
        </w:r>
      </w:ins>
    </w:p>
    <w:p w14:paraId="4C182063" w14:textId="77777777" w:rsidR="00952839" w:rsidRPr="00E77497" w:rsidRDefault="00952839" w:rsidP="00952839">
      <w:pPr>
        <w:pStyle w:val="Alg4"/>
        <w:numPr>
          <w:ilvl w:val="0"/>
          <w:numId w:val="895"/>
        </w:numPr>
        <w:spacing w:after="220"/>
        <w:contextualSpacing/>
        <w:rPr>
          <w:ins w:id="10523" w:author="Rev 10 Allen Wirfs-Brock" w:date="2012-08-30T11:36:00Z"/>
        </w:rPr>
      </w:pPr>
      <w:ins w:id="10524" w:author="Rev 10 Allen Wirfs-Brock" w:date="2012-08-30T11:36:00Z">
        <w:r w:rsidRPr="00E77497">
          <w:t xml:space="preserve">Return </w:t>
        </w:r>
        <w:r>
          <w:t xml:space="preserve">a List containing the </w:t>
        </w:r>
        <w:r w:rsidR="00B215F8">
          <w:t>single element</w:t>
        </w:r>
        <w:r>
          <w:t xml:space="preserve">, </w:t>
        </w:r>
        <w:r w:rsidRPr="00BA286E">
          <w:rPr>
            <w:i/>
          </w:rPr>
          <w:t>tail</w:t>
        </w:r>
        <w:r w:rsidRPr="00E77497">
          <w:t>.</w:t>
        </w:r>
      </w:ins>
    </w:p>
    <w:p w14:paraId="549F4995" w14:textId="77777777" w:rsidR="00495E27" w:rsidRPr="00BA286E" w:rsidRDefault="00495E27" w:rsidP="00495E27">
      <w:pPr>
        <w:rPr>
          <w:ins w:id="10525" w:author="Rev 9 Allen Wirfs-Brock" w:date="2012-07-05T09:23:00Z"/>
          <w:rFonts w:ascii="Times New Roman" w:hAnsi="Times New Roman"/>
        </w:rPr>
      </w:pPr>
      <w:ins w:id="10526" w:author="Rev 9 Allen Wirfs-Brock" w:date="2012-07-05T09:23:00Z">
        <w:del w:id="10527" w:author="Rev 10 Allen Wirfs-Brock" w:date="2012-07-29T11:34:00Z">
          <w:r w:rsidDel="00387B31">
            <w:rPr>
              <w:rStyle w:val="bnf"/>
            </w:rPr>
            <w:delText>Quasi</w:delText>
          </w:r>
        </w:del>
      </w:ins>
      <w:ins w:id="10528" w:author="Rev 10 Allen Wirfs-Brock" w:date="2012-07-29T11:34:00Z">
        <w:r w:rsidR="00387B31">
          <w:rPr>
            <w:rStyle w:val="bnf"/>
          </w:rPr>
          <w:t>Template</w:t>
        </w:r>
      </w:ins>
      <w:ins w:id="10529" w:author="Rev 9 Allen Wirfs-Brock" w:date="2012-07-05T09:23:00Z">
        <w:del w:id="10530" w:author="Rev 10 Allen Wirfs-Brock" w:date="2012-08-30T11:28:00Z">
          <w:r w:rsidDel="00952839">
            <w:rPr>
              <w:rStyle w:val="bnf"/>
            </w:rPr>
            <w:delText>Literal</w:delText>
          </w:r>
        </w:del>
      </w:ins>
      <w:ins w:id="10531" w:author="Rev 10 Allen Wirfs-Brock" w:date="2012-08-30T11:28:00Z">
        <w:r w:rsidR="00952839">
          <w:rPr>
            <w:rStyle w:val="bnf"/>
          </w:rPr>
          <w:t>Spans</w:t>
        </w:r>
      </w:ins>
      <w:ins w:id="10532" w:author="Rev 9 Allen Wirfs-Brock" w:date="2012-07-05T09:23:00Z">
        <w:r w:rsidRPr="00E77497">
          <w:t xml:space="preserve"> </w:t>
        </w:r>
        <w:r w:rsidRPr="00E77497">
          <w:rPr>
            <w:b/>
          </w:rPr>
          <w:t>:</w:t>
        </w:r>
        <w:r w:rsidRPr="00E77497">
          <w:rPr>
            <w:i/>
          </w:rPr>
          <w:t xml:space="preserve"> </w:t>
        </w:r>
        <w:del w:id="10533" w:author="Rev 10 Allen Wirfs-Brock" w:date="2012-07-29T11:34:00Z">
          <w:r w:rsidRPr="00BA286E" w:rsidDel="00387B31">
            <w:rPr>
              <w:rFonts w:ascii="Times New Roman" w:hAnsi="Times New Roman"/>
              <w:i/>
            </w:rPr>
            <w:delText>Quasi</w:delText>
          </w:r>
        </w:del>
        <w:del w:id="10534" w:author="Rev 10 Allen Wirfs-Brock" w:date="2012-08-30T11:29:00Z">
          <w:r w:rsidRPr="00BA286E" w:rsidDel="00952839">
            <w:rPr>
              <w:rFonts w:ascii="Times New Roman" w:hAnsi="Times New Roman"/>
              <w:i/>
            </w:rPr>
            <w:delText>Head</w:delText>
          </w:r>
          <w:r w:rsidDel="00952839">
            <w:rPr>
              <w:rFonts w:ascii="Times New Roman" w:hAnsi="Times New Roman"/>
              <w:i/>
            </w:rPr>
            <w:delText xml:space="preserve"> Expression</w:delText>
          </w:r>
        </w:del>
        <w:r>
          <w:rPr>
            <w:rFonts w:ascii="Times New Roman" w:hAnsi="Times New Roman"/>
            <w:i/>
          </w:rPr>
          <w:t xml:space="preserve"> </w:t>
        </w:r>
        <w:del w:id="10535" w:author="Rev 10 Allen Wirfs-Brock" w:date="2012-07-29T11:34:00Z">
          <w:r w:rsidDel="00387B31">
            <w:rPr>
              <w:rFonts w:ascii="Times New Roman" w:hAnsi="Times New Roman"/>
              <w:i/>
            </w:rPr>
            <w:delText>Quasi</w:delText>
          </w:r>
        </w:del>
      </w:ins>
      <w:ins w:id="10536" w:author="Rev 10 Allen Wirfs-Brock" w:date="2012-07-29T11:34:00Z">
        <w:r w:rsidR="00387B31">
          <w:rPr>
            <w:rFonts w:ascii="Times New Roman" w:hAnsi="Times New Roman"/>
            <w:i/>
          </w:rPr>
          <w:t>Template</w:t>
        </w:r>
      </w:ins>
      <w:ins w:id="10537" w:author="Rev 9 Allen Wirfs-Brock" w:date="2012-07-05T09:23:00Z">
        <w:r>
          <w:rPr>
            <w:rFonts w:ascii="Times New Roman" w:hAnsi="Times New Roman"/>
            <w:i/>
          </w:rPr>
          <w:t xml:space="preserve">MiddleList </w:t>
        </w:r>
        <w:r>
          <w:rPr>
            <w:rFonts w:ascii="Times New Roman" w:hAnsi="Times New Roman"/>
          </w:rPr>
          <w:t xml:space="preserve">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w:t>
        </w:r>
        <w:del w:id="10538" w:author="Rev 10 Allen Wirfs-Brock" w:date="2012-07-29T11:34:00Z">
          <w:r w:rsidRPr="00BA286E" w:rsidDel="00387B31">
            <w:rPr>
              <w:rFonts w:ascii="Times New Roman" w:hAnsi="Times New Roman"/>
              <w:i/>
              <w:sz w:val="16"/>
            </w:rPr>
            <w:delText>Quasi</w:delText>
          </w:r>
        </w:del>
      </w:ins>
      <w:ins w:id="10539" w:author="Rev 10 Allen Wirfs-Brock" w:date="2012-07-29T11:34:00Z">
        <w:r w:rsidR="00387B31">
          <w:rPr>
            <w:rFonts w:ascii="Times New Roman" w:hAnsi="Times New Roman"/>
            <w:i/>
            <w:sz w:val="16"/>
          </w:rPr>
          <w:t>Template</w:t>
        </w:r>
      </w:ins>
      <w:ins w:id="10540" w:author="Rev 9 Allen Wirfs-Brock" w:date="2012-07-05T09:23:00Z">
        <w:r w:rsidRPr="00BA286E">
          <w:rPr>
            <w:rFonts w:ascii="Times New Roman" w:hAnsi="Times New Roman"/>
            <w:i/>
            <w:sz w:val="16"/>
          </w:rPr>
          <w:t>Tail</w:t>
        </w:r>
        <w:r w:rsidRPr="00BA286E">
          <w:rPr>
            <w:rFonts w:cs="Arial"/>
            <w:sz w:val="16"/>
          </w:rPr>
          <w:t>]</w:t>
        </w:r>
        <w:r>
          <w:rPr>
            <w:rFonts w:cs="Arial"/>
            <w:sz w:val="16"/>
          </w:rPr>
          <w:t xml:space="preserve"> </w:t>
        </w:r>
        <w:del w:id="10541" w:author="Rev 10 Allen Wirfs-Brock" w:date="2012-07-29T11:34:00Z">
          <w:r w:rsidRPr="00D639BE" w:rsidDel="00387B31">
            <w:rPr>
              <w:rFonts w:ascii="Times New Roman" w:hAnsi="Times New Roman"/>
              <w:i/>
            </w:rPr>
            <w:delText>Quasi</w:delText>
          </w:r>
        </w:del>
      </w:ins>
      <w:ins w:id="10542" w:author="Rev 10 Allen Wirfs-Brock" w:date="2012-07-29T11:34:00Z">
        <w:r w:rsidR="00387B31">
          <w:rPr>
            <w:rFonts w:ascii="Times New Roman" w:hAnsi="Times New Roman"/>
            <w:i/>
          </w:rPr>
          <w:t>Template</w:t>
        </w:r>
      </w:ins>
      <w:ins w:id="10543" w:author="Rev 9 Allen Wirfs-Brock" w:date="2012-07-05T09:23:00Z">
        <w:r>
          <w:rPr>
            <w:rFonts w:ascii="Times New Roman" w:hAnsi="Times New Roman"/>
            <w:i/>
          </w:rPr>
          <w:t>Tail</w:t>
        </w:r>
      </w:ins>
    </w:p>
    <w:p w14:paraId="7DD6CE3D" w14:textId="77777777" w:rsidR="00952839" w:rsidRDefault="00952839" w:rsidP="00C06040">
      <w:pPr>
        <w:pStyle w:val="Alg4"/>
        <w:numPr>
          <w:ilvl w:val="0"/>
          <w:numId w:val="966"/>
        </w:numPr>
        <w:spacing w:after="220"/>
        <w:contextualSpacing/>
        <w:rPr>
          <w:ins w:id="10544" w:author="Rev 10 Allen Wirfs-Brock" w:date="2012-08-30T11:33:00Z"/>
        </w:rPr>
      </w:pPr>
      <w:ins w:id="10545" w:author="Rev 10 Allen Wirfs-Brock" w:date="2012-08-30T11:33:00Z">
        <w:r>
          <w:t xml:space="preserve">Let </w:t>
        </w:r>
        <w:r>
          <w:rPr>
            <w:i/>
          </w:rPr>
          <w:t>middle</w:t>
        </w:r>
        <w:r>
          <w:t xml:space="preserve"> be TemplateStrings of </w:t>
        </w:r>
        <w:r>
          <w:rPr>
            <w:i/>
          </w:rPr>
          <w:t xml:space="preserve">TemplateMiddleList </w:t>
        </w:r>
        <w:r>
          <w:t xml:space="preserve">with argument </w:t>
        </w:r>
        <w:r w:rsidRPr="00BA54D9">
          <w:rPr>
            <w:i/>
          </w:rPr>
          <w:t>raw</w:t>
        </w:r>
        <w:r>
          <w:t>.</w:t>
        </w:r>
      </w:ins>
    </w:p>
    <w:p w14:paraId="34B2F6B1" w14:textId="77777777" w:rsidR="00BA54D9" w:rsidRPr="00495E27" w:rsidRDefault="00BA54D9" w:rsidP="00C06040">
      <w:pPr>
        <w:pStyle w:val="Alg4"/>
        <w:numPr>
          <w:ilvl w:val="0"/>
          <w:numId w:val="966"/>
        </w:numPr>
        <w:spacing w:after="220"/>
        <w:contextualSpacing/>
        <w:rPr>
          <w:ins w:id="10546" w:author="Rev 9 Allen Wirfs-Brock" w:date="2012-07-05T09:57:00Z"/>
        </w:rPr>
      </w:pPr>
      <w:ins w:id="10547" w:author="Rev 9 Allen Wirfs-Brock" w:date="2012-07-05T09:57:00Z">
        <w:r>
          <w:t xml:space="preserve">If </w:t>
        </w:r>
        <w:r w:rsidRPr="00BE7BFD">
          <w:rPr>
            <w:i/>
          </w:rPr>
          <w:t>raw</w:t>
        </w:r>
        <w:r>
          <w:t xml:space="preserve"> is false, then</w:t>
        </w:r>
      </w:ins>
    </w:p>
    <w:p w14:paraId="50AEB9F1" w14:textId="77777777" w:rsidR="00BA54D9" w:rsidDel="00952839" w:rsidRDefault="00BA54D9" w:rsidP="00C06040">
      <w:pPr>
        <w:pStyle w:val="Alg4"/>
        <w:numPr>
          <w:ilvl w:val="0"/>
          <w:numId w:val="966"/>
        </w:numPr>
        <w:spacing w:after="220"/>
        <w:contextualSpacing/>
        <w:rPr>
          <w:ins w:id="10548" w:author="Rev 9 Allen Wirfs-Brock" w:date="2012-07-05T09:57:00Z"/>
          <w:del w:id="10549" w:author="Rev 10 Allen Wirfs-Brock" w:date="2012-08-30T11:32:00Z"/>
        </w:rPr>
        <w:pPrChange w:id="10550" w:author="Rev 10 Allen Wirfs-Brock" w:date="2012-09-07T09:18:00Z">
          <w:pPr>
            <w:pStyle w:val="Alg4"/>
            <w:numPr>
              <w:ilvl w:val="1"/>
              <w:numId w:val="895"/>
            </w:numPr>
            <w:tabs>
              <w:tab w:val="num" w:pos="1080"/>
            </w:tabs>
            <w:spacing w:after="220"/>
            <w:ind w:left="1080" w:hanging="360"/>
            <w:contextualSpacing/>
          </w:pPr>
        </w:pPrChange>
      </w:pPr>
      <w:ins w:id="10551" w:author="Rev 9 Allen Wirfs-Brock" w:date="2012-07-05T09:57:00Z">
        <w:del w:id="10552" w:author="Rev 10 Allen Wirfs-Brock" w:date="2012-08-30T11:32:00Z">
          <w:r w:rsidDel="00952839">
            <w:delText xml:space="preserve">Let </w:delText>
          </w:r>
          <w:r w:rsidDel="00952839">
            <w:rPr>
              <w:i/>
            </w:rPr>
            <w:delText>head</w:delText>
          </w:r>
          <w:r w:rsidDel="00952839">
            <w:delText xml:space="preserve"> be </w:delText>
          </w:r>
        </w:del>
        <w:del w:id="10553" w:author="Rev 10 Allen Wirfs-Brock" w:date="2012-08-30T11:31:00Z">
          <w:r w:rsidDel="00952839">
            <w:delText xml:space="preserve">the </w:delText>
          </w:r>
        </w:del>
        <w:del w:id="10554" w:author="Rev 10 Allen Wirfs-Brock" w:date="2012-07-29T11:26:00Z">
          <w:r w:rsidDel="00387B31">
            <w:delText>QV</w:delText>
          </w:r>
        </w:del>
        <w:del w:id="10555" w:author="Rev 10 Allen Wirfs-Brock" w:date="2012-08-30T11:31:00Z">
          <w:r w:rsidDel="00952839">
            <w:delText xml:space="preserve"> </w:delText>
          </w:r>
        </w:del>
        <w:del w:id="10556" w:author="Rev 10 Allen Wirfs-Brock" w:date="2012-08-30T11:32:00Z">
          <w:r w:rsidDel="00952839">
            <w:delText xml:space="preserve">of </w:delText>
          </w:r>
        </w:del>
        <w:del w:id="10557" w:author="Rev 10 Allen Wirfs-Brock" w:date="2012-07-29T11:34:00Z">
          <w:r w:rsidDel="00387B31">
            <w:rPr>
              <w:i/>
            </w:rPr>
            <w:delText>Quasi</w:delText>
          </w:r>
        </w:del>
        <w:del w:id="10558" w:author="Rev 10 Allen Wirfs-Brock" w:date="2012-08-30T11:31:00Z">
          <w:r w:rsidDel="00952839">
            <w:rPr>
              <w:i/>
            </w:rPr>
            <w:delText>Head</w:delText>
          </w:r>
          <w:r w:rsidRPr="00E77497" w:rsidDel="00952839">
            <w:delText>.</w:delText>
          </w:r>
        </w:del>
      </w:ins>
    </w:p>
    <w:p w14:paraId="5A2043FE" w14:textId="77777777" w:rsidR="00BA54D9" w:rsidRDefault="00BA54D9" w:rsidP="00C06040">
      <w:pPr>
        <w:pStyle w:val="Alg4"/>
        <w:numPr>
          <w:ilvl w:val="1"/>
          <w:numId w:val="966"/>
        </w:numPr>
        <w:spacing w:after="220"/>
        <w:contextualSpacing/>
        <w:rPr>
          <w:ins w:id="10559" w:author="Rev 9 Allen Wirfs-Brock" w:date="2012-07-05T09:57:00Z"/>
        </w:rPr>
      </w:pPr>
      <w:ins w:id="10560" w:author="Rev 9 Allen Wirfs-Brock" w:date="2012-07-05T09:57:00Z">
        <w:r>
          <w:t xml:space="preserve">Let </w:t>
        </w:r>
        <w:r>
          <w:rPr>
            <w:i/>
          </w:rPr>
          <w:t>tail</w:t>
        </w:r>
        <w:r>
          <w:t xml:space="preserve"> be the </w:t>
        </w:r>
        <w:del w:id="10561" w:author="Rev 10 Allen Wirfs-Brock" w:date="2012-07-29T11:26:00Z">
          <w:r w:rsidDel="00387B31">
            <w:delText>QV</w:delText>
          </w:r>
        </w:del>
      </w:ins>
      <w:ins w:id="10562" w:author="Rev 10 Allen Wirfs-Brock" w:date="2012-07-29T11:26:00Z">
        <w:r w:rsidR="00387B31">
          <w:t>TV</w:t>
        </w:r>
      </w:ins>
      <w:ins w:id="10563" w:author="Rev 9 Allen Wirfs-Brock" w:date="2012-07-05T09:57:00Z">
        <w:r>
          <w:t xml:space="preserve"> of </w:t>
        </w:r>
        <w:del w:id="10564" w:author="Rev 10 Allen Wirfs-Brock" w:date="2012-07-29T11:34:00Z">
          <w:r w:rsidDel="00387B31">
            <w:rPr>
              <w:i/>
            </w:rPr>
            <w:delText>Quasi</w:delText>
          </w:r>
        </w:del>
      </w:ins>
      <w:ins w:id="10565" w:author="Rev 10 Allen Wirfs-Brock" w:date="2012-07-29T11:34:00Z">
        <w:r w:rsidR="00387B31">
          <w:rPr>
            <w:i/>
          </w:rPr>
          <w:t>Template</w:t>
        </w:r>
      </w:ins>
      <w:ins w:id="10566" w:author="Rev 9 Allen Wirfs-Brock" w:date="2012-07-05T09:57:00Z">
        <w:r>
          <w:rPr>
            <w:i/>
          </w:rPr>
          <w:t>Tail</w:t>
        </w:r>
        <w:r w:rsidRPr="00E77497">
          <w:t>.</w:t>
        </w:r>
      </w:ins>
    </w:p>
    <w:p w14:paraId="22DD4144" w14:textId="77777777" w:rsidR="00BA54D9" w:rsidRDefault="00BA54D9" w:rsidP="00C06040">
      <w:pPr>
        <w:pStyle w:val="Alg4"/>
        <w:numPr>
          <w:ilvl w:val="0"/>
          <w:numId w:val="966"/>
        </w:numPr>
        <w:spacing w:after="220"/>
        <w:contextualSpacing/>
        <w:rPr>
          <w:ins w:id="10567" w:author="Rev 9 Allen Wirfs-Brock" w:date="2012-07-05T09:57:00Z"/>
        </w:rPr>
      </w:pPr>
      <w:ins w:id="10568" w:author="Rev 9 Allen Wirfs-Brock" w:date="2012-07-05T09:57:00Z">
        <w:r>
          <w:t>Else,</w:t>
        </w:r>
      </w:ins>
    </w:p>
    <w:p w14:paraId="1D1D86F3" w14:textId="77777777" w:rsidR="00BA54D9" w:rsidDel="00952839" w:rsidRDefault="00BA54D9" w:rsidP="00C06040">
      <w:pPr>
        <w:pStyle w:val="Alg4"/>
        <w:numPr>
          <w:ilvl w:val="1"/>
          <w:numId w:val="966"/>
        </w:numPr>
        <w:spacing w:after="220"/>
        <w:contextualSpacing/>
        <w:rPr>
          <w:ins w:id="10569" w:author="Rev 9 Allen Wirfs-Brock" w:date="2012-07-05T09:57:00Z"/>
          <w:del w:id="10570" w:author="Rev 10 Allen Wirfs-Brock" w:date="2012-08-30T11:32:00Z"/>
        </w:rPr>
      </w:pPr>
      <w:ins w:id="10571" w:author="Rev 9 Allen Wirfs-Brock" w:date="2012-07-05T09:57:00Z">
        <w:del w:id="10572" w:author="Rev 10 Allen Wirfs-Brock" w:date="2012-08-30T11:32:00Z">
          <w:r w:rsidDel="00952839">
            <w:delText xml:space="preserve">Let </w:delText>
          </w:r>
          <w:r w:rsidDel="00952839">
            <w:rPr>
              <w:i/>
            </w:rPr>
            <w:delText>head</w:delText>
          </w:r>
          <w:r w:rsidDel="00952839">
            <w:delText xml:space="preserve"> be the </w:delText>
          </w:r>
        </w:del>
        <w:del w:id="10573" w:author="Rev 10 Allen Wirfs-Brock" w:date="2012-07-29T11:27:00Z">
          <w:r w:rsidDel="00387B31">
            <w:delText>QRV</w:delText>
          </w:r>
        </w:del>
        <w:del w:id="10574" w:author="Rev 10 Allen Wirfs-Brock" w:date="2012-08-30T11:32:00Z">
          <w:r w:rsidDel="00952839">
            <w:delText xml:space="preserve"> of </w:delText>
          </w:r>
        </w:del>
        <w:del w:id="10575" w:author="Rev 10 Allen Wirfs-Brock" w:date="2012-07-29T11:34:00Z">
          <w:r w:rsidDel="00387B31">
            <w:rPr>
              <w:i/>
            </w:rPr>
            <w:delText>Quasi</w:delText>
          </w:r>
        </w:del>
        <w:del w:id="10576" w:author="Rev 10 Allen Wirfs-Brock" w:date="2012-08-30T11:32:00Z">
          <w:r w:rsidDel="00952839">
            <w:rPr>
              <w:i/>
            </w:rPr>
            <w:delText>Head</w:delText>
          </w:r>
          <w:r w:rsidRPr="00E77497" w:rsidDel="00952839">
            <w:delText>.</w:delText>
          </w:r>
        </w:del>
      </w:ins>
    </w:p>
    <w:p w14:paraId="10CEE96E" w14:textId="77777777" w:rsidR="00BA54D9" w:rsidRDefault="00BA54D9" w:rsidP="00C06040">
      <w:pPr>
        <w:pStyle w:val="Alg4"/>
        <w:numPr>
          <w:ilvl w:val="1"/>
          <w:numId w:val="966"/>
        </w:numPr>
        <w:spacing w:after="220"/>
        <w:contextualSpacing/>
        <w:rPr>
          <w:ins w:id="10577" w:author="Rev 9 Allen Wirfs-Brock" w:date="2012-07-05T09:57:00Z"/>
        </w:rPr>
      </w:pPr>
      <w:ins w:id="10578" w:author="Rev 9 Allen Wirfs-Brock" w:date="2012-07-05T09:57:00Z">
        <w:r>
          <w:t xml:space="preserve">Let </w:t>
        </w:r>
        <w:r>
          <w:rPr>
            <w:i/>
          </w:rPr>
          <w:t>tail</w:t>
        </w:r>
        <w:r>
          <w:t xml:space="preserve"> be the </w:t>
        </w:r>
        <w:del w:id="10579" w:author="Rev 10 Allen Wirfs-Brock" w:date="2012-07-29T11:27:00Z">
          <w:r w:rsidDel="00387B31">
            <w:delText>QRV</w:delText>
          </w:r>
        </w:del>
      </w:ins>
      <w:ins w:id="10580" w:author="Rev 10 Allen Wirfs-Brock" w:date="2012-07-29T11:27:00Z">
        <w:r w:rsidR="00387B31">
          <w:t>TRV</w:t>
        </w:r>
      </w:ins>
      <w:ins w:id="10581" w:author="Rev 9 Allen Wirfs-Brock" w:date="2012-07-05T09:57:00Z">
        <w:r>
          <w:t xml:space="preserve"> of </w:t>
        </w:r>
        <w:del w:id="10582" w:author="Rev 10 Allen Wirfs-Brock" w:date="2012-07-29T11:34:00Z">
          <w:r w:rsidDel="00387B31">
            <w:rPr>
              <w:i/>
            </w:rPr>
            <w:delText>Quasi</w:delText>
          </w:r>
        </w:del>
      </w:ins>
      <w:ins w:id="10583" w:author="Rev 10 Allen Wirfs-Brock" w:date="2012-07-29T11:34:00Z">
        <w:r w:rsidR="00387B31">
          <w:rPr>
            <w:i/>
          </w:rPr>
          <w:t>Template</w:t>
        </w:r>
      </w:ins>
      <w:ins w:id="10584" w:author="Rev 9 Allen Wirfs-Brock" w:date="2012-07-05T09:57:00Z">
        <w:r>
          <w:rPr>
            <w:i/>
          </w:rPr>
          <w:t>Tail</w:t>
        </w:r>
        <w:r w:rsidRPr="00E77497">
          <w:t>.</w:t>
        </w:r>
      </w:ins>
    </w:p>
    <w:p w14:paraId="6CDDC992" w14:textId="77777777" w:rsidR="00495E27" w:rsidDel="00952839" w:rsidRDefault="00495E27" w:rsidP="00C06040">
      <w:pPr>
        <w:pStyle w:val="Alg4"/>
        <w:numPr>
          <w:ilvl w:val="0"/>
          <w:numId w:val="966"/>
        </w:numPr>
        <w:spacing w:after="220"/>
        <w:contextualSpacing/>
        <w:rPr>
          <w:ins w:id="10585" w:author="Rev 9 Allen Wirfs-Brock" w:date="2012-07-05T09:23:00Z"/>
          <w:del w:id="10586" w:author="Rev 10 Allen Wirfs-Brock" w:date="2012-08-30T11:33:00Z"/>
        </w:rPr>
      </w:pPr>
      <w:ins w:id="10587" w:author="Rev 9 Allen Wirfs-Brock" w:date="2012-07-05T09:23:00Z">
        <w:del w:id="10588" w:author="Rev 10 Allen Wirfs-Brock" w:date="2012-08-30T11:33:00Z">
          <w:r w:rsidDel="00952839">
            <w:delText xml:space="preserve">Let </w:delText>
          </w:r>
        </w:del>
      </w:ins>
      <w:ins w:id="10589" w:author="Rev 9 Allen Wirfs-Brock" w:date="2012-07-05T09:58:00Z">
        <w:del w:id="10590" w:author="Rev 10 Allen Wirfs-Brock" w:date="2012-08-30T11:33:00Z">
          <w:r w:rsidR="00BA54D9" w:rsidDel="00952839">
            <w:rPr>
              <w:i/>
            </w:rPr>
            <w:delText>middle</w:delText>
          </w:r>
        </w:del>
      </w:ins>
      <w:ins w:id="10591" w:author="Rev 9 Allen Wirfs-Brock" w:date="2012-07-05T09:23:00Z">
        <w:del w:id="10592" w:author="Rev 10 Allen Wirfs-Brock" w:date="2012-08-30T11:33:00Z">
          <w:r w:rsidDel="00952839">
            <w:delText xml:space="preserve"> be </w:delText>
          </w:r>
        </w:del>
      </w:ins>
      <w:ins w:id="10593" w:author="Rev 9 Allen Wirfs-Brock" w:date="2012-07-05T09:58:00Z">
        <w:del w:id="10594" w:author="Rev 10 Allen Wirfs-Brock" w:date="2012-07-29T11:43:00Z">
          <w:r w:rsidR="00BA54D9" w:rsidDel="000B1F1B">
            <w:delText>QuasiStrings</w:delText>
          </w:r>
        </w:del>
      </w:ins>
      <w:ins w:id="10595" w:author="Rev 9 Allen Wirfs-Brock" w:date="2012-07-05T09:23:00Z">
        <w:del w:id="10596" w:author="Rev 10 Allen Wirfs-Brock" w:date="2012-08-30T11:33:00Z">
          <w:r w:rsidDel="00952839">
            <w:delText xml:space="preserve"> of </w:delText>
          </w:r>
        </w:del>
      </w:ins>
      <w:ins w:id="10597" w:author="Rev 9 Allen Wirfs-Brock" w:date="2012-07-05T09:58:00Z">
        <w:del w:id="10598" w:author="Rev 10 Allen Wirfs-Brock" w:date="2012-07-29T11:34:00Z">
          <w:r w:rsidR="00BA54D9" w:rsidDel="00387B31">
            <w:rPr>
              <w:i/>
            </w:rPr>
            <w:delText>Quasi</w:delText>
          </w:r>
        </w:del>
        <w:del w:id="10599" w:author="Rev 10 Allen Wirfs-Brock" w:date="2012-08-30T11:33:00Z">
          <w:r w:rsidR="00BA54D9" w:rsidDel="00952839">
            <w:rPr>
              <w:i/>
            </w:rPr>
            <w:delText xml:space="preserve">MiddleList </w:delText>
          </w:r>
          <w:r w:rsidR="00BA54D9" w:rsidDel="00952839">
            <w:delText xml:space="preserve">with argument </w:delText>
          </w:r>
          <w:r w:rsidR="00BA54D9" w:rsidRPr="00BA54D9" w:rsidDel="00952839">
            <w:rPr>
              <w:i/>
            </w:rPr>
            <w:delText>raw</w:delText>
          </w:r>
        </w:del>
      </w:ins>
      <w:ins w:id="10600" w:author="Rev 9 Allen Wirfs-Brock" w:date="2012-07-05T09:23:00Z">
        <w:del w:id="10601" w:author="Rev 10 Allen Wirfs-Brock" w:date="2012-08-30T11:33:00Z">
          <w:r w:rsidDel="00952839">
            <w:delText>.</w:delText>
          </w:r>
        </w:del>
      </w:ins>
    </w:p>
    <w:p w14:paraId="138AD11D" w14:textId="77777777" w:rsidR="00495E27" w:rsidRPr="00E77497" w:rsidRDefault="00495E27" w:rsidP="00C06040">
      <w:pPr>
        <w:pStyle w:val="Alg4"/>
        <w:numPr>
          <w:ilvl w:val="0"/>
          <w:numId w:val="966"/>
        </w:numPr>
        <w:spacing w:after="220"/>
        <w:contextualSpacing/>
        <w:rPr>
          <w:ins w:id="10602" w:author="Rev 9 Allen Wirfs-Brock" w:date="2012-07-05T09:23:00Z"/>
        </w:rPr>
      </w:pPr>
      <w:ins w:id="10603" w:author="Rev 9 Allen Wirfs-Brock" w:date="2012-07-05T09:23:00Z">
        <w:r w:rsidRPr="00E77497">
          <w:t xml:space="preserve">Return </w:t>
        </w:r>
      </w:ins>
      <w:ins w:id="10604" w:author="Rev 9 Allen Wirfs-Brock" w:date="2012-07-05T09:59:00Z">
        <w:r w:rsidR="00BA54D9">
          <w:t>a List</w:t>
        </w:r>
      </w:ins>
      <w:ins w:id="10605" w:author="Rev 9 Allen Wirfs-Brock" w:date="2012-07-05T09:23:00Z">
        <w:r>
          <w:t xml:space="preserve"> </w:t>
        </w:r>
      </w:ins>
      <w:ins w:id="10606" w:author="Rev 9 Allen Wirfs-Brock" w:date="2012-07-05T09:59:00Z">
        <w:r w:rsidR="00BA54D9">
          <w:t xml:space="preserve">containing </w:t>
        </w:r>
        <w:del w:id="10607" w:author="Rev 10 Allen Wirfs-Brock" w:date="2012-08-30T11:34:00Z">
          <w:r w:rsidR="00BA54D9" w:rsidRPr="00BE7BFD" w:rsidDel="00952839">
            <w:rPr>
              <w:i/>
            </w:rPr>
            <w:delText>head</w:delText>
          </w:r>
          <w:r w:rsidR="00BA54D9" w:rsidDel="00952839">
            <w:delText xml:space="preserve"> followed by </w:delText>
          </w:r>
        </w:del>
        <w:r w:rsidR="00BA54D9">
          <w:t>the</w:t>
        </w:r>
      </w:ins>
      <w:ins w:id="10608" w:author="Rev 9 Allen Wirfs-Brock" w:date="2012-07-05T09:23:00Z">
        <w:r>
          <w:t xml:space="preserve"> element</w:t>
        </w:r>
      </w:ins>
      <w:ins w:id="10609" w:author="Rev 10 Allen Wirfs-Brock" w:date="2012-08-30T11:34:00Z">
        <w:r w:rsidR="00952839">
          <w:t>s</w:t>
        </w:r>
      </w:ins>
      <w:ins w:id="10610" w:author="Rev 9 Allen Wirfs-Brock" w:date="2012-07-05T10:00:00Z">
        <w:r w:rsidR="00BA54D9">
          <w:t xml:space="preserve">, in order, of </w:t>
        </w:r>
        <w:r w:rsidR="00BA54D9">
          <w:rPr>
            <w:i/>
          </w:rPr>
          <w:t>middle</w:t>
        </w:r>
      </w:ins>
      <w:ins w:id="10611" w:author="Rev 9 Allen Wirfs-Brock" w:date="2012-07-05T09:23:00Z">
        <w:r>
          <w:t xml:space="preserve"> followed </w:t>
        </w:r>
      </w:ins>
      <w:ins w:id="10612" w:author="Rev 9 Allen Wirfs-Brock" w:date="2012-07-05T10:00:00Z">
        <w:r w:rsidR="00BA54D9">
          <w:t xml:space="preserve">by </w:t>
        </w:r>
      </w:ins>
      <w:ins w:id="10613" w:author="Rev 9 Allen Wirfs-Brock" w:date="2012-07-05T09:23:00Z">
        <w:r w:rsidRPr="00BA286E">
          <w:rPr>
            <w:i/>
          </w:rPr>
          <w:t>tail</w:t>
        </w:r>
        <w:r w:rsidRPr="00E77497">
          <w:t>.</w:t>
        </w:r>
      </w:ins>
    </w:p>
    <w:p w14:paraId="4F850EBD" w14:textId="77777777" w:rsidR="00495E27" w:rsidRPr="00BA286E" w:rsidRDefault="00495E27" w:rsidP="00495E27">
      <w:pPr>
        <w:rPr>
          <w:ins w:id="10614" w:author="Rev 9 Allen Wirfs-Brock" w:date="2012-07-05T09:23:00Z"/>
          <w:rFonts w:ascii="Times New Roman" w:hAnsi="Times New Roman"/>
        </w:rPr>
      </w:pPr>
      <w:ins w:id="10615" w:author="Rev 9 Allen Wirfs-Brock" w:date="2012-07-05T09:23:00Z">
        <w:del w:id="10616" w:author="Rev 10 Allen Wirfs-Brock" w:date="2012-07-29T11:34:00Z">
          <w:r w:rsidDel="00387B31">
            <w:rPr>
              <w:rStyle w:val="bnf"/>
            </w:rPr>
            <w:delText>Quasi</w:delText>
          </w:r>
        </w:del>
      </w:ins>
      <w:ins w:id="10617" w:author="Rev 10 Allen Wirfs-Brock" w:date="2012-07-29T11:34:00Z">
        <w:r w:rsidR="00387B31">
          <w:rPr>
            <w:rStyle w:val="bnf"/>
          </w:rPr>
          <w:t>Template</w:t>
        </w:r>
      </w:ins>
      <w:ins w:id="10618" w:author="Rev 9 Allen Wirfs-Brock" w:date="2012-07-05T09:23:00Z">
        <w:r>
          <w:rPr>
            <w:rStyle w:val="bnf"/>
          </w:rPr>
          <w:t>MiddleList</w:t>
        </w:r>
        <w:r w:rsidRPr="00E77497">
          <w:t xml:space="preserve"> </w:t>
        </w:r>
        <w:r w:rsidRPr="00E77497">
          <w:rPr>
            <w:b/>
          </w:rPr>
          <w:t>:</w:t>
        </w:r>
        <w:r w:rsidRPr="00E77497">
          <w:rPr>
            <w:i/>
          </w:rPr>
          <w:t xml:space="preserve"> </w:t>
        </w:r>
        <w:del w:id="10619" w:author="Rev 10 Allen Wirfs-Brock" w:date="2012-08-30T11:37:00Z">
          <w:r w:rsidRPr="00BA286E" w:rsidDel="00B215F8">
            <w:rPr>
              <w:rFonts w:cs="Arial"/>
              <w:sz w:val="16"/>
            </w:rPr>
            <w:delText>[Lexical goal</w:delText>
          </w:r>
          <w:r w:rsidRPr="00E77497" w:rsidDel="00B215F8">
            <w:rPr>
              <w:rFonts w:cs="Arial"/>
              <w:i/>
              <w:sz w:val="16"/>
            </w:rPr>
            <w:delText xml:space="preserve"> </w:delText>
          </w:r>
          <w:r w:rsidRPr="00BA286E" w:rsidDel="00B215F8">
            <w:rPr>
              <w:rFonts w:ascii="Times New Roman" w:hAnsi="Times New Roman"/>
              <w:i/>
              <w:sz w:val="16"/>
            </w:rPr>
            <w:delText>InputElement</w:delText>
          </w:r>
        </w:del>
        <w:del w:id="10620" w:author="Rev 10 Allen Wirfs-Brock" w:date="2012-07-29T11:34:00Z">
          <w:r w:rsidRPr="00BA286E" w:rsidDel="00387B31">
            <w:rPr>
              <w:rFonts w:ascii="Times New Roman" w:hAnsi="Times New Roman"/>
              <w:i/>
              <w:sz w:val="16"/>
            </w:rPr>
            <w:delText>Quasi</w:delText>
          </w:r>
        </w:del>
        <w:del w:id="10621" w:author="Rev 10 Allen Wirfs-Brock" w:date="2012-08-30T11:37:00Z">
          <w:r w:rsidRPr="00BA286E" w:rsidDel="00B215F8">
            <w:rPr>
              <w:rFonts w:ascii="Times New Roman" w:hAnsi="Times New Roman"/>
              <w:i/>
              <w:sz w:val="16"/>
            </w:rPr>
            <w:delText>Tail</w:delText>
          </w:r>
          <w:r w:rsidRPr="00BA286E" w:rsidDel="00B215F8">
            <w:rPr>
              <w:rFonts w:cs="Arial"/>
              <w:sz w:val="16"/>
            </w:rPr>
            <w:delText>]</w:delText>
          </w:r>
          <w:r w:rsidDel="00B215F8">
            <w:rPr>
              <w:rFonts w:cs="Arial"/>
              <w:sz w:val="16"/>
            </w:rPr>
            <w:delText xml:space="preserve"> </w:delText>
          </w:r>
        </w:del>
        <w:del w:id="10622" w:author="Rev 10 Allen Wirfs-Brock" w:date="2012-07-29T11:34:00Z">
          <w:r w:rsidRPr="00BA286E" w:rsidDel="00387B31">
            <w:rPr>
              <w:rFonts w:ascii="Times New Roman" w:hAnsi="Times New Roman"/>
              <w:i/>
            </w:rPr>
            <w:delText>Quasi</w:delText>
          </w:r>
        </w:del>
      </w:ins>
      <w:ins w:id="10623" w:author="Rev 10 Allen Wirfs-Brock" w:date="2012-07-29T11:34:00Z">
        <w:r w:rsidR="00387B31">
          <w:rPr>
            <w:rFonts w:ascii="Times New Roman" w:hAnsi="Times New Roman"/>
            <w:i/>
          </w:rPr>
          <w:t>Template</w:t>
        </w:r>
      </w:ins>
      <w:ins w:id="10624" w:author="Rev 9 Allen Wirfs-Brock" w:date="2012-07-05T09:23:00Z">
        <w:r>
          <w:rPr>
            <w:rFonts w:ascii="Times New Roman" w:hAnsi="Times New Roman"/>
            <w:i/>
          </w:rPr>
          <w:t>Middle Expression</w:t>
        </w:r>
        <w:r>
          <w:rPr>
            <w:rFonts w:ascii="Times New Roman" w:hAnsi="Times New Roman"/>
          </w:rPr>
          <w:t xml:space="preserve"> </w:t>
        </w:r>
      </w:ins>
    </w:p>
    <w:p w14:paraId="3E935442" w14:textId="77777777" w:rsidR="00BA54D9" w:rsidRPr="00495E27" w:rsidRDefault="00BA54D9" w:rsidP="00BA54D9">
      <w:pPr>
        <w:pStyle w:val="Alg4"/>
        <w:numPr>
          <w:ilvl w:val="0"/>
          <w:numId w:val="896"/>
        </w:numPr>
        <w:spacing w:after="220"/>
        <w:contextualSpacing/>
        <w:rPr>
          <w:ins w:id="10625" w:author="Rev 9 Allen Wirfs-Brock" w:date="2012-07-05T10:01:00Z"/>
        </w:rPr>
      </w:pPr>
      <w:ins w:id="10626" w:author="Rev 9 Allen Wirfs-Brock" w:date="2012-07-05T10:01:00Z">
        <w:r>
          <w:t xml:space="preserve">If </w:t>
        </w:r>
        <w:r w:rsidRPr="00BE7BFD">
          <w:rPr>
            <w:i/>
          </w:rPr>
          <w:t>raw</w:t>
        </w:r>
        <w:r>
          <w:t xml:space="preserve"> is false, then</w:t>
        </w:r>
      </w:ins>
    </w:p>
    <w:p w14:paraId="35143B86" w14:textId="77777777" w:rsidR="00BA54D9" w:rsidRDefault="00BA54D9" w:rsidP="00BA54D9">
      <w:pPr>
        <w:pStyle w:val="Alg4"/>
        <w:numPr>
          <w:ilvl w:val="1"/>
          <w:numId w:val="896"/>
        </w:numPr>
        <w:spacing w:after="220"/>
        <w:contextualSpacing/>
        <w:rPr>
          <w:ins w:id="10627" w:author="Rev 9 Allen Wirfs-Brock" w:date="2012-07-05T10:01:00Z"/>
        </w:rPr>
      </w:pPr>
      <w:ins w:id="10628" w:author="Rev 9 Allen Wirfs-Brock" w:date="2012-07-05T10:01:00Z">
        <w:r>
          <w:t xml:space="preserve">Let </w:t>
        </w:r>
      </w:ins>
      <w:ins w:id="10629" w:author="Rev 9 Allen Wirfs-Brock" w:date="2012-07-05T10:03:00Z">
        <w:r>
          <w:rPr>
            <w:i/>
          </w:rPr>
          <w:t>string</w:t>
        </w:r>
      </w:ins>
      <w:ins w:id="10630" w:author="Rev 9 Allen Wirfs-Brock" w:date="2012-07-05T10:01:00Z">
        <w:r>
          <w:t xml:space="preserve"> be the </w:t>
        </w:r>
        <w:del w:id="10631" w:author="Rev 10 Allen Wirfs-Brock" w:date="2012-07-29T11:26:00Z">
          <w:r w:rsidDel="00387B31">
            <w:delText>QV</w:delText>
          </w:r>
        </w:del>
      </w:ins>
      <w:ins w:id="10632" w:author="Rev 10 Allen Wirfs-Brock" w:date="2012-07-29T11:26:00Z">
        <w:r w:rsidR="00387B31">
          <w:t>TV</w:t>
        </w:r>
      </w:ins>
      <w:ins w:id="10633" w:author="Rev 9 Allen Wirfs-Brock" w:date="2012-07-05T10:01:00Z">
        <w:r>
          <w:t xml:space="preserve"> of </w:t>
        </w:r>
        <w:del w:id="10634" w:author="Rev 10 Allen Wirfs-Brock" w:date="2012-07-29T11:35:00Z">
          <w:r w:rsidDel="00387B31">
            <w:rPr>
              <w:i/>
            </w:rPr>
            <w:delText>Quasi</w:delText>
          </w:r>
        </w:del>
      </w:ins>
      <w:ins w:id="10635" w:author="Rev 10 Allen Wirfs-Brock" w:date="2012-07-29T11:35:00Z">
        <w:r w:rsidR="00387B31">
          <w:rPr>
            <w:i/>
          </w:rPr>
          <w:t>Template</w:t>
        </w:r>
      </w:ins>
      <w:ins w:id="10636" w:author="Rev 9 Allen Wirfs-Brock" w:date="2012-07-05T10:02:00Z">
        <w:r>
          <w:rPr>
            <w:i/>
          </w:rPr>
          <w:t>Middle</w:t>
        </w:r>
      </w:ins>
      <w:ins w:id="10637" w:author="Rev 9 Allen Wirfs-Brock" w:date="2012-07-05T10:01:00Z">
        <w:r w:rsidRPr="00E77497">
          <w:t>.</w:t>
        </w:r>
      </w:ins>
    </w:p>
    <w:p w14:paraId="643C4B76" w14:textId="77777777" w:rsidR="00BA54D9" w:rsidRDefault="00BA54D9" w:rsidP="00BA54D9">
      <w:pPr>
        <w:pStyle w:val="Alg4"/>
        <w:numPr>
          <w:ilvl w:val="0"/>
          <w:numId w:val="896"/>
        </w:numPr>
        <w:spacing w:after="220"/>
        <w:contextualSpacing/>
        <w:rPr>
          <w:ins w:id="10638" w:author="Rev 9 Allen Wirfs-Brock" w:date="2012-07-05T10:01:00Z"/>
        </w:rPr>
      </w:pPr>
      <w:ins w:id="10639" w:author="Rev 9 Allen Wirfs-Brock" w:date="2012-07-05T10:01:00Z">
        <w:r>
          <w:t>Else,</w:t>
        </w:r>
      </w:ins>
    </w:p>
    <w:p w14:paraId="7827C827" w14:textId="77777777" w:rsidR="00BA54D9" w:rsidRDefault="00BA54D9" w:rsidP="00BA54D9">
      <w:pPr>
        <w:pStyle w:val="Alg4"/>
        <w:numPr>
          <w:ilvl w:val="1"/>
          <w:numId w:val="896"/>
        </w:numPr>
        <w:spacing w:after="220"/>
        <w:contextualSpacing/>
        <w:rPr>
          <w:ins w:id="10640" w:author="Rev 9 Allen Wirfs-Brock" w:date="2012-07-05T10:01:00Z"/>
        </w:rPr>
      </w:pPr>
      <w:ins w:id="10641" w:author="Rev 9 Allen Wirfs-Brock" w:date="2012-07-05T10:01:00Z">
        <w:r>
          <w:t xml:space="preserve">Let </w:t>
        </w:r>
      </w:ins>
      <w:ins w:id="10642" w:author="Rev 9 Allen Wirfs-Brock" w:date="2012-07-05T10:03:00Z">
        <w:r>
          <w:rPr>
            <w:i/>
          </w:rPr>
          <w:t>string</w:t>
        </w:r>
      </w:ins>
      <w:ins w:id="10643" w:author="Rev 9 Allen Wirfs-Brock" w:date="2012-07-05T10:02:00Z">
        <w:r>
          <w:t xml:space="preserve"> </w:t>
        </w:r>
      </w:ins>
      <w:ins w:id="10644" w:author="Rev 9 Allen Wirfs-Brock" w:date="2012-07-05T10:01:00Z">
        <w:r>
          <w:t xml:space="preserve">be the </w:t>
        </w:r>
        <w:del w:id="10645" w:author="Rev 10 Allen Wirfs-Brock" w:date="2012-07-29T11:27:00Z">
          <w:r w:rsidDel="00387B31">
            <w:delText>QRV</w:delText>
          </w:r>
        </w:del>
      </w:ins>
      <w:ins w:id="10646" w:author="Rev 10 Allen Wirfs-Brock" w:date="2012-07-29T11:27:00Z">
        <w:r w:rsidR="00387B31">
          <w:t>TRV</w:t>
        </w:r>
      </w:ins>
      <w:ins w:id="10647" w:author="Rev 9 Allen Wirfs-Brock" w:date="2012-07-05T10:01:00Z">
        <w:r>
          <w:t xml:space="preserve"> of </w:t>
        </w:r>
      </w:ins>
      <w:ins w:id="10648" w:author="Rev 9 Allen Wirfs-Brock" w:date="2012-07-05T10:02:00Z">
        <w:del w:id="10649" w:author="Rev 10 Allen Wirfs-Brock" w:date="2012-07-29T11:35:00Z">
          <w:r w:rsidDel="00387B31">
            <w:rPr>
              <w:i/>
            </w:rPr>
            <w:delText>Quasi</w:delText>
          </w:r>
        </w:del>
      </w:ins>
      <w:ins w:id="10650" w:author="Rev 10 Allen Wirfs-Brock" w:date="2012-07-29T11:35:00Z">
        <w:r w:rsidR="00387B31">
          <w:rPr>
            <w:i/>
          </w:rPr>
          <w:t>Template</w:t>
        </w:r>
      </w:ins>
      <w:ins w:id="10651" w:author="Rev 9 Allen Wirfs-Brock" w:date="2012-07-05T10:02:00Z">
        <w:r>
          <w:rPr>
            <w:i/>
          </w:rPr>
          <w:t>Middle</w:t>
        </w:r>
      </w:ins>
      <w:ins w:id="10652" w:author="Rev 9 Allen Wirfs-Brock" w:date="2012-07-05T10:01:00Z">
        <w:r w:rsidRPr="00E77497">
          <w:t>.</w:t>
        </w:r>
      </w:ins>
    </w:p>
    <w:p w14:paraId="29367BA7" w14:textId="77777777" w:rsidR="00495E27" w:rsidRPr="00E77497" w:rsidRDefault="00BA54D9" w:rsidP="00495E27">
      <w:pPr>
        <w:pStyle w:val="Alg4"/>
        <w:numPr>
          <w:ilvl w:val="0"/>
          <w:numId w:val="896"/>
        </w:numPr>
        <w:spacing w:after="220"/>
        <w:contextualSpacing/>
        <w:rPr>
          <w:ins w:id="10653" w:author="Rev 9 Allen Wirfs-Brock" w:date="2012-07-05T09:23:00Z"/>
        </w:rPr>
      </w:pPr>
      <w:ins w:id="10654" w:author="Rev 9 Allen Wirfs-Brock" w:date="2012-07-05T10:02:00Z">
        <w:r w:rsidRPr="00E77497">
          <w:t xml:space="preserve">Return </w:t>
        </w:r>
        <w:r>
          <w:t xml:space="preserve">a List containing the single element, </w:t>
        </w:r>
        <w:r w:rsidRPr="00495E27">
          <w:rPr>
            <w:i/>
          </w:rPr>
          <w:t>string</w:t>
        </w:r>
        <w:r w:rsidRPr="00E77497">
          <w:t>.</w:t>
        </w:r>
      </w:ins>
    </w:p>
    <w:p w14:paraId="2A327655" w14:textId="77777777" w:rsidR="00495E27" w:rsidRPr="00BA286E" w:rsidRDefault="00495E27" w:rsidP="00495E27">
      <w:pPr>
        <w:rPr>
          <w:ins w:id="10655" w:author="Rev 9 Allen Wirfs-Brock" w:date="2012-07-05T09:23:00Z"/>
          <w:rFonts w:ascii="Times New Roman" w:hAnsi="Times New Roman"/>
        </w:rPr>
      </w:pPr>
      <w:ins w:id="10656" w:author="Rev 9 Allen Wirfs-Brock" w:date="2012-07-05T09:23:00Z">
        <w:del w:id="10657" w:author="Rev 10 Allen Wirfs-Brock" w:date="2012-07-29T11:35:00Z">
          <w:r w:rsidDel="00387B31">
            <w:rPr>
              <w:rStyle w:val="bnf"/>
            </w:rPr>
            <w:delText>Quasi</w:delText>
          </w:r>
        </w:del>
      </w:ins>
      <w:ins w:id="10658" w:author="Rev 10 Allen Wirfs-Brock" w:date="2012-07-29T11:35:00Z">
        <w:r w:rsidR="00387B31">
          <w:rPr>
            <w:rStyle w:val="bnf"/>
          </w:rPr>
          <w:t>Template</w:t>
        </w:r>
      </w:ins>
      <w:ins w:id="10659" w:author="Rev 9 Allen Wirfs-Brock" w:date="2012-07-05T09:23:00Z">
        <w:r>
          <w:rPr>
            <w:rStyle w:val="bnf"/>
          </w:rPr>
          <w:t>MiddleList</w:t>
        </w:r>
        <w:r w:rsidRPr="00E77497">
          <w:t xml:space="preserve"> </w:t>
        </w:r>
        <w:r w:rsidRPr="00E77497">
          <w:rPr>
            <w:b/>
          </w:rPr>
          <w:t>:</w:t>
        </w:r>
        <w:r>
          <w:rPr>
            <w:b/>
          </w:rPr>
          <w:t xml:space="preserve"> </w:t>
        </w:r>
        <w:del w:id="10660" w:author="Rev 10 Allen Wirfs-Brock" w:date="2012-07-29T11:35:00Z">
          <w:r w:rsidDel="00387B31">
            <w:rPr>
              <w:rStyle w:val="bnf"/>
            </w:rPr>
            <w:delText>Quasi</w:delText>
          </w:r>
        </w:del>
      </w:ins>
      <w:ins w:id="10661" w:author="Rev 10 Allen Wirfs-Brock" w:date="2012-07-29T11:35:00Z">
        <w:r w:rsidR="00387B31">
          <w:rPr>
            <w:rStyle w:val="bnf"/>
          </w:rPr>
          <w:t>Template</w:t>
        </w:r>
      </w:ins>
      <w:ins w:id="10662" w:author="Rev 9 Allen Wirfs-Brock" w:date="2012-07-05T09:23:00Z">
        <w:r>
          <w:rPr>
            <w:rStyle w:val="bnf"/>
          </w:rPr>
          <w:t>MiddleList</w:t>
        </w:r>
        <w:r w:rsidRPr="00E77497">
          <w:rPr>
            <w:i/>
          </w:rPr>
          <w:t xml:space="preserve">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w:t>
        </w:r>
        <w:del w:id="10663" w:author="Rev 10 Allen Wirfs-Brock" w:date="2012-07-29T11:35:00Z">
          <w:r w:rsidRPr="00BA286E" w:rsidDel="00387B31">
            <w:rPr>
              <w:rFonts w:ascii="Times New Roman" w:hAnsi="Times New Roman"/>
              <w:i/>
              <w:sz w:val="16"/>
            </w:rPr>
            <w:delText>Quasi</w:delText>
          </w:r>
        </w:del>
      </w:ins>
      <w:ins w:id="10664" w:author="Rev 10 Allen Wirfs-Brock" w:date="2012-07-29T11:35:00Z">
        <w:r w:rsidR="00387B31">
          <w:rPr>
            <w:rFonts w:ascii="Times New Roman" w:hAnsi="Times New Roman"/>
            <w:i/>
            <w:sz w:val="16"/>
          </w:rPr>
          <w:t>Template</w:t>
        </w:r>
      </w:ins>
      <w:ins w:id="10665" w:author="Rev 9 Allen Wirfs-Brock" w:date="2012-07-05T09:23:00Z">
        <w:r w:rsidRPr="00BA286E">
          <w:rPr>
            <w:rFonts w:ascii="Times New Roman" w:hAnsi="Times New Roman"/>
            <w:i/>
            <w:sz w:val="16"/>
          </w:rPr>
          <w:t>Tail</w:t>
        </w:r>
        <w:r w:rsidRPr="00BA286E">
          <w:rPr>
            <w:rFonts w:cs="Arial"/>
            <w:sz w:val="16"/>
          </w:rPr>
          <w:t>]</w:t>
        </w:r>
        <w:r>
          <w:rPr>
            <w:rFonts w:cs="Arial"/>
            <w:sz w:val="16"/>
          </w:rPr>
          <w:t xml:space="preserve"> </w:t>
        </w:r>
        <w:del w:id="10666" w:author="Rev 10 Allen Wirfs-Brock" w:date="2012-07-29T11:35:00Z">
          <w:r w:rsidRPr="00BA286E" w:rsidDel="00387B31">
            <w:rPr>
              <w:rFonts w:ascii="Times New Roman" w:hAnsi="Times New Roman"/>
              <w:i/>
            </w:rPr>
            <w:delText>Quasi</w:delText>
          </w:r>
        </w:del>
      </w:ins>
      <w:ins w:id="10667" w:author="Rev 10 Allen Wirfs-Brock" w:date="2012-07-29T11:35:00Z">
        <w:r w:rsidR="00387B31">
          <w:rPr>
            <w:rFonts w:ascii="Times New Roman" w:hAnsi="Times New Roman"/>
            <w:i/>
          </w:rPr>
          <w:t>Template</w:t>
        </w:r>
      </w:ins>
      <w:ins w:id="10668" w:author="Rev 9 Allen Wirfs-Brock" w:date="2012-07-05T09:23:00Z">
        <w:r>
          <w:rPr>
            <w:rFonts w:ascii="Times New Roman" w:hAnsi="Times New Roman"/>
            <w:i/>
          </w:rPr>
          <w:t>Middle Expression</w:t>
        </w:r>
        <w:r>
          <w:rPr>
            <w:rFonts w:ascii="Times New Roman" w:hAnsi="Times New Roman"/>
          </w:rPr>
          <w:t xml:space="preserve"> </w:t>
        </w:r>
      </w:ins>
    </w:p>
    <w:p w14:paraId="6CF26B59" w14:textId="77777777" w:rsidR="00BE7BFD" w:rsidRDefault="00BE7BFD" w:rsidP="00BE7BFD">
      <w:pPr>
        <w:pStyle w:val="Alg4"/>
        <w:numPr>
          <w:ilvl w:val="0"/>
          <w:numId w:val="897"/>
        </w:numPr>
        <w:spacing w:after="220"/>
        <w:contextualSpacing/>
        <w:rPr>
          <w:ins w:id="10669" w:author="Rev 9 Allen Wirfs-Brock" w:date="2012-07-05T10:03:00Z"/>
        </w:rPr>
      </w:pPr>
      <w:ins w:id="10670" w:author="Rev 9 Allen Wirfs-Brock" w:date="2012-07-05T10:03:00Z">
        <w:r>
          <w:t xml:space="preserve">Let </w:t>
        </w:r>
      </w:ins>
      <w:ins w:id="10671" w:author="Rev 9 Allen Wirfs-Brock" w:date="2012-07-05T10:04:00Z">
        <w:r>
          <w:rPr>
            <w:i/>
          </w:rPr>
          <w:t>front</w:t>
        </w:r>
      </w:ins>
      <w:ins w:id="10672" w:author="Rev 9 Allen Wirfs-Brock" w:date="2012-07-05T10:03:00Z">
        <w:r>
          <w:t xml:space="preserve"> be </w:t>
        </w:r>
        <w:del w:id="10673" w:author="Rev 10 Allen Wirfs-Brock" w:date="2012-07-29T11:43:00Z">
          <w:r w:rsidDel="000B1F1B">
            <w:delText>QuasiStrings</w:delText>
          </w:r>
        </w:del>
      </w:ins>
      <w:ins w:id="10674" w:author="Rev 10 Allen Wirfs-Brock" w:date="2012-07-29T11:43:00Z">
        <w:r w:rsidR="000B1F1B">
          <w:t>TemplateStrings</w:t>
        </w:r>
      </w:ins>
      <w:ins w:id="10675" w:author="Rev 9 Allen Wirfs-Brock" w:date="2012-07-05T10:03:00Z">
        <w:r>
          <w:t xml:space="preserve"> of </w:t>
        </w:r>
        <w:del w:id="10676" w:author="Rev 10 Allen Wirfs-Brock" w:date="2012-07-29T11:35:00Z">
          <w:r w:rsidDel="00387B31">
            <w:rPr>
              <w:i/>
            </w:rPr>
            <w:delText>Quasi</w:delText>
          </w:r>
        </w:del>
      </w:ins>
      <w:ins w:id="10677" w:author="Rev 10 Allen Wirfs-Brock" w:date="2012-07-29T11:35:00Z">
        <w:r w:rsidR="00387B31">
          <w:rPr>
            <w:i/>
          </w:rPr>
          <w:t>Template</w:t>
        </w:r>
      </w:ins>
      <w:ins w:id="10678" w:author="Rev 9 Allen Wirfs-Brock" w:date="2012-07-05T10:03:00Z">
        <w:r>
          <w:rPr>
            <w:i/>
          </w:rPr>
          <w:t xml:space="preserve">MiddleList </w:t>
        </w:r>
        <w:r>
          <w:t xml:space="preserve">with argument </w:t>
        </w:r>
        <w:r w:rsidRPr="00BA54D9">
          <w:rPr>
            <w:i/>
          </w:rPr>
          <w:t>raw</w:t>
        </w:r>
        <w:r>
          <w:t>.</w:t>
        </w:r>
      </w:ins>
    </w:p>
    <w:p w14:paraId="2B0D38AF" w14:textId="77777777" w:rsidR="00BE7BFD" w:rsidRPr="00495E27" w:rsidRDefault="00BE7BFD" w:rsidP="00BE7BFD">
      <w:pPr>
        <w:pStyle w:val="Alg4"/>
        <w:numPr>
          <w:ilvl w:val="0"/>
          <w:numId w:val="897"/>
        </w:numPr>
        <w:spacing w:after="220"/>
        <w:contextualSpacing/>
        <w:rPr>
          <w:ins w:id="10679" w:author="Rev 9 Allen Wirfs-Brock" w:date="2012-07-05T10:04:00Z"/>
        </w:rPr>
      </w:pPr>
      <w:ins w:id="10680" w:author="Rev 9 Allen Wirfs-Brock" w:date="2012-07-05T10:04:00Z">
        <w:r>
          <w:t xml:space="preserve">If </w:t>
        </w:r>
        <w:r w:rsidRPr="00BE7BFD">
          <w:rPr>
            <w:i/>
          </w:rPr>
          <w:t>raw</w:t>
        </w:r>
        <w:r>
          <w:t xml:space="preserve"> is false, then</w:t>
        </w:r>
      </w:ins>
    </w:p>
    <w:p w14:paraId="35445516" w14:textId="77777777" w:rsidR="00BE7BFD" w:rsidRDefault="00BE7BFD" w:rsidP="00BE7BFD">
      <w:pPr>
        <w:pStyle w:val="Alg4"/>
        <w:numPr>
          <w:ilvl w:val="1"/>
          <w:numId w:val="897"/>
        </w:numPr>
        <w:spacing w:after="220"/>
        <w:contextualSpacing/>
        <w:rPr>
          <w:ins w:id="10681" w:author="Rev 9 Allen Wirfs-Brock" w:date="2012-07-05T10:04:00Z"/>
        </w:rPr>
      </w:pPr>
      <w:ins w:id="10682" w:author="Rev 9 Allen Wirfs-Brock" w:date="2012-07-05T10:04:00Z">
        <w:r>
          <w:t xml:space="preserve">Let </w:t>
        </w:r>
        <w:r>
          <w:rPr>
            <w:i/>
          </w:rPr>
          <w:t>last</w:t>
        </w:r>
        <w:r>
          <w:t xml:space="preserve"> be the </w:t>
        </w:r>
        <w:del w:id="10683" w:author="Rev 10 Allen Wirfs-Brock" w:date="2012-07-29T11:26:00Z">
          <w:r w:rsidDel="00387B31">
            <w:delText>QV</w:delText>
          </w:r>
        </w:del>
      </w:ins>
      <w:ins w:id="10684" w:author="Rev 10 Allen Wirfs-Brock" w:date="2012-07-29T11:26:00Z">
        <w:r w:rsidR="00387B31">
          <w:t>TV</w:t>
        </w:r>
      </w:ins>
      <w:ins w:id="10685" w:author="Rev 9 Allen Wirfs-Brock" w:date="2012-07-05T10:04:00Z">
        <w:r>
          <w:t xml:space="preserve"> of </w:t>
        </w:r>
        <w:del w:id="10686" w:author="Rev 10 Allen Wirfs-Brock" w:date="2012-07-29T11:35:00Z">
          <w:r w:rsidDel="00387B31">
            <w:rPr>
              <w:i/>
            </w:rPr>
            <w:delText>Quasi</w:delText>
          </w:r>
        </w:del>
      </w:ins>
      <w:ins w:id="10687" w:author="Rev 10 Allen Wirfs-Brock" w:date="2012-07-29T11:35:00Z">
        <w:r w:rsidR="00387B31">
          <w:rPr>
            <w:i/>
          </w:rPr>
          <w:t>Template</w:t>
        </w:r>
      </w:ins>
      <w:ins w:id="10688" w:author="Rev 9 Allen Wirfs-Brock" w:date="2012-07-05T10:04:00Z">
        <w:r>
          <w:rPr>
            <w:i/>
          </w:rPr>
          <w:t>Middle</w:t>
        </w:r>
        <w:r w:rsidRPr="00E77497">
          <w:t>.</w:t>
        </w:r>
      </w:ins>
    </w:p>
    <w:p w14:paraId="1980F9B9" w14:textId="77777777" w:rsidR="00BE7BFD" w:rsidRDefault="00BE7BFD" w:rsidP="00BE7BFD">
      <w:pPr>
        <w:pStyle w:val="Alg4"/>
        <w:numPr>
          <w:ilvl w:val="0"/>
          <w:numId w:val="897"/>
        </w:numPr>
        <w:spacing w:after="220"/>
        <w:contextualSpacing/>
        <w:rPr>
          <w:ins w:id="10689" w:author="Rev 9 Allen Wirfs-Brock" w:date="2012-07-05T10:04:00Z"/>
        </w:rPr>
      </w:pPr>
      <w:ins w:id="10690" w:author="Rev 9 Allen Wirfs-Brock" w:date="2012-07-05T10:04:00Z">
        <w:r>
          <w:t>Else,</w:t>
        </w:r>
      </w:ins>
    </w:p>
    <w:p w14:paraId="03F8E1B0" w14:textId="77777777" w:rsidR="00BE7BFD" w:rsidRDefault="00BE7BFD" w:rsidP="00BE7BFD">
      <w:pPr>
        <w:pStyle w:val="Alg4"/>
        <w:numPr>
          <w:ilvl w:val="1"/>
          <w:numId w:val="897"/>
        </w:numPr>
        <w:spacing w:after="220"/>
        <w:contextualSpacing/>
        <w:rPr>
          <w:ins w:id="10691" w:author="Rev 9 Allen Wirfs-Brock" w:date="2012-07-05T10:04:00Z"/>
        </w:rPr>
      </w:pPr>
      <w:ins w:id="10692" w:author="Rev 9 Allen Wirfs-Brock" w:date="2012-07-05T10:04:00Z">
        <w:r>
          <w:t xml:space="preserve">Let </w:t>
        </w:r>
        <w:r>
          <w:rPr>
            <w:i/>
          </w:rPr>
          <w:t>last</w:t>
        </w:r>
        <w:r>
          <w:t xml:space="preserve"> be the </w:t>
        </w:r>
        <w:del w:id="10693" w:author="Rev 10 Allen Wirfs-Brock" w:date="2012-07-29T11:27:00Z">
          <w:r w:rsidDel="00387B31">
            <w:delText>QRV</w:delText>
          </w:r>
        </w:del>
      </w:ins>
      <w:ins w:id="10694" w:author="Rev 10 Allen Wirfs-Brock" w:date="2012-07-29T11:27:00Z">
        <w:r w:rsidR="00387B31">
          <w:t>TRV</w:t>
        </w:r>
      </w:ins>
      <w:ins w:id="10695" w:author="Rev 9 Allen Wirfs-Brock" w:date="2012-07-05T10:04:00Z">
        <w:r>
          <w:t xml:space="preserve"> of </w:t>
        </w:r>
        <w:del w:id="10696" w:author="Rev 10 Allen Wirfs-Brock" w:date="2012-07-29T11:35:00Z">
          <w:r w:rsidDel="00387B31">
            <w:rPr>
              <w:i/>
            </w:rPr>
            <w:delText>Quasi</w:delText>
          </w:r>
        </w:del>
      </w:ins>
      <w:ins w:id="10697" w:author="Rev 10 Allen Wirfs-Brock" w:date="2012-07-29T11:35:00Z">
        <w:r w:rsidR="00387B31">
          <w:rPr>
            <w:i/>
          </w:rPr>
          <w:t>Template</w:t>
        </w:r>
      </w:ins>
      <w:ins w:id="10698" w:author="Rev 9 Allen Wirfs-Brock" w:date="2012-07-05T10:04:00Z">
        <w:r>
          <w:rPr>
            <w:i/>
          </w:rPr>
          <w:t>Middle</w:t>
        </w:r>
        <w:r w:rsidRPr="00E77497">
          <w:t>.</w:t>
        </w:r>
      </w:ins>
    </w:p>
    <w:p w14:paraId="7DF6C83E" w14:textId="77777777" w:rsidR="00BE7BFD" w:rsidRDefault="00BE7BFD" w:rsidP="00495E27">
      <w:pPr>
        <w:pStyle w:val="Alg4"/>
        <w:numPr>
          <w:ilvl w:val="0"/>
          <w:numId w:val="897"/>
        </w:numPr>
        <w:spacing w:after="220"/>
        <w:contextualSpacing/>
        <w:rPr>
          <w:ins w:id="10699" w:author="Rev 9 Allen Wirfs-Brock" w:date="2012-07-05T10:06:00Z"/>
        </w:rPr>
      </w:pPr>
      <w:ins w:id="10700" w:author="Rev 9 Allen Wirfs-Brock" w:date="2012-07-05T10:06:00Z">
        <w:r>
          <w:t xml:space="preserve">Append </w:t>
        </w:r>
        <w:r w:rsidRPr="002A7322">
          <w:rPr>
            <w:i/>
          </w:rPr>
          <w:t>last</w:t>
        </w:r>
        <w:r>
          <w:t xml:space="preserve"> as the last elemnt of the List </w:t>
        </w:r>
        <w:r w:rsidRPr="002A7322">
          <w:rPr>
            <w:i/>
          </w:rPr>
          <w:t>front</w:t>
        </w:r>
        <w:r>
          <w:t>.</w:t>
        </w:r>
      </w:ins>
    </w:p>
    <w:p w14:paraId="7F6CF246" w14:textId="77777777" w:rsidR="00495E27" w:rsidRPr="00E77497" w:rsidRDefault="00495E27" w:rsidP="00495E27">
      <w:pPr>
        <w:pStyle w:val="Alg4"/>
        <w:numPr>
          <w:ilvl w:val="0"/>
          <w:numId w:val="897"/>
        </w:numPr>
        <w:spacing w:after="220"/>
        <w:contextualSpacing/>
        <w:rPr>
          <w:ins w:id="10701" w:author="Rev 9 Allen Wirfs-Brock" w:date="2012-07-05T09:23:00Z"/>
        </w:rPr>
      </w:pPr>
      <w:ins w:id="10702" w:author="Rev 9 Allen Wirfs-Brock" w:date="2012-07-05T09:23:00Z">
        <w:r w:rsidRPr="00E77497">
          <w:t xml:space="preserve">Return </w:t>
        </w:r>
      </w:ins>
      <w:ins w:id="10703" w:author="Rev 9 Allen Wirfs-Brock" w:date="2012-07-05T10:31:00Z">
        <w:r w:rsidR="002A7322">
          <w:rPr>
            <w:i/>
          </w:rPr>
          <w:t>front</w:t>
        </w:r>
      </w:ins>
      <w:ins w:id="10704" w:author="Rev 9 Allen Wirfs-Brock" w:date="2012-07-05T09:23:00Z">
        <w:r w:rsidRPr="00E77497">
          <w:t>.</w:t>
        </w:r>
      </w:ins>
    </w:p>
    <w:p w14:paraId="11975C19" w14:textId="77777777" w:rsidR="00495E27" w:rsidRPr="00BF5AD1" w:rsidRDefault="00495E27" w:rsidP="00495E27">
      <w:pPr>
        <w:rPr>
          <w:ins w:id="10705" w:author="Rev 9 Allen Wirfs-Brock" w:date="2012-07-05T09:22:00Z"/>
          <w:b/>
        </w:rPr>
      </w:pPr>
      <w:ins w:id="10706" w:author="Rev 9 Allen Wirfs-Brock" w:date="2012-07-05T09:22:00Z">
        <w:r>
          <w:rPr>
            <w:b/>
          </w:rPr>
          <w:t>Runtime</w:t>
        </w:r>
        <w:r w:rsidRPr="00BF5AD1">
          <w:rPr>
            <w:b/>
          </w:rPr>
          <w:t xml:space="preserve"> Semantics</w:t>
        </w:r>
      </w:ins>
    </w:p>
    <w:p w14:paraId="76B4D783" w14:textId="77777777" w:rsidR="00CA6975" w:rsidRPr="00E77497" w:rsidRDefault="00CA6975" w:rsidP="00CA6975">
      <w:pPr>
        <w:keepNext/>
        <w:rPr>
          <w:ins w:id="10707" w:author="Rev 9 Allen Wirfs-Brock" w:date="2012-07-04T16:44:00Z"/>
          <w:rFonts w:ascii="Helvetica" w:hAnsi="Helvetica"/>
          <w:b/>
        </w:rPr>
      </w:pPr>
      <w:ins w:id="10708" w:author="Rev 9 Allen Wirfs-Brock" w:date="2012-07-04T16:44:00Z">
        <w:r w:rsidRPr="00E77497">
          <w:rPr>
            <w:rFonts w:ascii="Helvetica" w:hAnsi="Helvetica"/>
            <w:b/>
          </w:rPr>
          <w:t xml:space="preserve">Runtime Semantics: </w:t>
        </w:r>
        <w:r w:rsidRPr="004C2A25">
          <w:rPr>
            <w:b/>
          </w:rPr>
          <w:t>ArgumentListEvaluation</w:t>
        </w:r>
      </w:ins>
    </w:p>
    <w:p w14:paraId="12BCB1C8" w14:textId="77777777" w:rsidR="00BD589D" w:rsidRPr="00E77497" w:rsidRDefault="00BD589D" w:rsidP="00BD589D">
      <w:pPr>
        <w:rPr>
          <w:ins w:id="10709" w:author="Rev 9 Allen Wirfs-Brock" w:date="2012-07-04T17:14:00Z"/>
        </w:rPr>
      </w:pPr>
      <w:ins w:id="10710" w:author="Rev 9 Allen Wirfs-Brock" w:date="2012-07-04T17:14:00Z">
        <w:del w:id="10711" w:author="Rev 10 Allen Wirfs-Brock" w:date="2012-07-29T11:35:00Z">
          <w:r w:rsidDel="00387B31">
            <w:rPr>
              <w:rStyle w:val="bnf"/>
            </w:rPr>
            <w:delText>Quasi</w:delText>
          </w:r>
        </w:del>
      </w:ins>
      <w:ins w:id="10712" w:author="Rev 10 Allen Wirfs-Brock" w:date="2012-07-29T11:35:00Z">
        <w:r w:rsidR="00387B31">
          <w:rPr>
            <w:rStyle w:val="bnf"/>
          </w:rPr>
          <w:t>Template</w:t>
        </w:r>
      </w:ins>
      <w:ins w:id="10713" w:author="Rev 9 Allen Wirfs-Brock" w:date="2012-07-04T17:14:00Z">
        <w:r>
          <w:rPr>
            <w:rStyle w:val="bnf"/>
          </w:rPr>
          <w:t>Literal</w:t>
        </w:r>
        <w:r w:rsidRPr="00E77497">
          <w:t xml:space="preserve"> </w:t>
        </w:r>
        <w:r w:rsidRPr="00E77497">
          <w:rPr>
            <w:b/>
          </w:rPr>
          <w:t>:</w:t>
        </w:r>
        <w:r w:rsidRPr="00E77497">
          <w:rPr>
            <w:i/>
          </w:rPr>
          <w:t xml:space="preserve"> </w:t>
        </w:r>
        <w:del w:id="10714" w:author="Rev 10 Allen Wirfs-Brock" w:date="2012-07-29T11:40:00Z">
          <w:r w:rsidDel="00387B31">
            <w:rPr>
              <w:rStyle w:val="bnf"/>
            </w:rPr>
            <w:delText>FullQuasi</w:delText>
          </w:r>
        </w:del>
      </w:ins>
      <w:ins w:id="10715" w:author="Rev 10 Allen Wirfs-Brock" w:date="2012-07-29T11:40:00Z">
        <w:r w:rsidR="00387B31">
          <w:rPr>
            <w:rStyle w:val="bnf"/>
          </w:rPr>
          <w:t>NoSubstitutionTemplate</w:t>
        </w:r>
      </w:ins>
      <w:ins w:id="10716" w:author="Rev 9 Allen Wirfs-Brock" w:date="2012-07-04T17:14:00Z">
        <w:r w:rsidRPr="00E77497">
          <w:t xml:space="preserve"> </w:t>
        </w:r>
      </w:ins>
    </w:p>
    <w:p w14:paraId="6BFCFC6D" w14:textId="77777777" w:rsidR="00BD589D" w:rsidRDefault="00A0196C" w:rsidP="00BD589D">
      <w:pPr>
        <w:pStyle w:val="Alg4"/>
        <w:numPr>
          <w:ilvl w:val="0"/>
          <w:numId w:val="58"/>
        </w:numPr>
        <w:spacing w:after="220"/>
        <w:contextualSpacing/>
        <w:rPr>
          <w:ins w:id="10717" w:author="Rev 9 Allen Wirfs-Brock" w:date="2012-07-04T17:22:00Z"/>
        </w:rPr>
      </w:pPr>
      <w:ins w:id="10718" w:author="Rev 9 Allen Wirfs-Brock" w:date="2012-07-05T11:54:00Z">
        <w:r>
          <w:t xml:space="preserve">Let </w:t>
        </w:r>
        <w:r w:rsidRPr="002A7322">
          <w:rPr>
            <w:i/>
          </w:rPr>
          <w:t>siteObj</w:t>
        </w:r>
        <w:r>
          <w:t xml:space="preserve"> be the </w:t>
        </w:r>
        <w:del w:id="10719" w:author="Rev 10 Allen Wirfs-Brock" w:date="2012-08-13T15:46:00Z">
          <w:r w:rsidDel="0003414D">
            <w:delText xml:space="preserve">the </w:delText>
          </w:r>
        </w:del>
        <w:r>
          <w:t>result of the abstraction operation Get</w:t>
        </w:r>
        <w:del w:id="10720" w:author="Rev 10 Allen Wirfs-Brock" w:date="2012-07-29T11:35:00Z">
          <w:r w:rsidDel="00387B31">
            <w:delText>Quasi</w:delText>
          </w:r>
        </w:del>
      </w:ins>
      <w:ins w:id="10721" w:author="Rev 10 Allen Wirfs-Brock" w:date="2012-07-29T11:35:00Z">
        <w:r w:rsidR="00387B31">
          <w:t>Template</w:t>
        </w:r>
      </w:ins>
      <w:ins w:id="10722" w:author="Rev 9 Allen Wirfs-Brock" w:date="2012-07-05T11:54:00Z">
        <w:r>
          <w:t xml:space="preserve">CallSite passing this </w:t>
        </w:r>
        <w:del w:id="10723" w:author="Rev 10 Allen Wirfs-Brock" w:date="2012-07-29T11:35:00Z">
          <w:r w:rsidRPr="002A7322" w:rsidDel="00387B31">
            <w:rPr>
              <w:i/>
            </w:rPr>
            <w:delText>Quasi</w:delText>
          </w:r>
        </w:del>
      </w:ins>
      <w:ins w:id="10724" w:author="Rev 10 Allen Wirfs-Brock" w:date="2012-07-29T11:35:00Z">
        <w:r w:rsidR="00387B31">
          <w:rPr>
            <w:i/>
          </w:rPr>
          <w:t>Template</w:t>
        </w:r>
      </w:ins>
      <w:ins w:id="10725" w:author="Rev 9 Allen Wirfs-Brock" w:date="2012-07-05T11:54:00Z">
        <w:r w:rsidRPr="002A7322">
          <w:rPr>
            <w:i/>
          </w:rPr>
          <w:t>Literal</w:t>
        </w:r>
        <w:r>
          <w:t xml:space="preserve"> production as the argument.</w:t>
        </w:r>
      </w:ins>
    </w:p>
    <w:p w14:paraId="636CD955" w14:textId="77777777" w:rsidR="00BD589D" w:rsidRPr="00E77497" w:rsidRDefault="00BD589D" w:rsidP="00BD589D">
      <w:pPr>
        <w:pStyle w:val="Alg4"/>
        <w:numPr>
          <w:ilvl w:val="0"/>
          <w:numId w:val="58"/>
        </w:numPr>
        <w:spacing w:after="220"/>
        <w:contextualSpacing/>
        <w:rPr>
          <w:ins w:id="10726" w:author="Rev 9 Allen Wirfs-Brock" w:date="2012-07-04T17:14:00Z"/>
        </w:rPr>
      </w:pPr>
      <w:ins w:id="10727" w:author="Rev 9 Allen Wirfs-Brock" w:date="2012-07-04T17:14:00Z">
        <w:r w:rsidRPr="00E77497">
          <w:t xml:space="preserve">Return </w:t>
        </w:r>
        <w:r>
          <w:t xml:space="preserve">a List containing the </w:t>
        </w:r>
      </w:ins>
      <w:ins w:id="10728" w:author="Rev 9 Allen Wirfs-Brock" w:date="2012-07-04T17:25:00Z">
        <w:r w:rsidR="003D07DC">
          <w:t>one</w:t>
        </w:r>
      </w:ins>
      <w:ins w:id="10729" w:author="Rev 9 Allen Wirfs-Brock" w:date="2012-07-04T17:24:00Z">
        <w:r w:rsidR="003D07DC">
          <w:t xml:space="preserve"> element</w:t>
        </w:r>
      </w:ins>
      <w:ins w:id="10730" w:author="Rev 9 Allen Wirfs-Brock" w:date="2012-07-04T17:25:00Z">
        <w:r w:rsidR="003D07DC">
          <w:t xml:space="preserve"> which is</w:t>
        </w:r>
      </w:ins>
      <w:ins w:id="10731" w:author="Rev 9 Allen Wirfs-Brock" w:date="2012-07-04T17:24:00Z">
        <w:r w:rsidR="003D07DC">
          <w:t xml:space="preserve"> </w:t>
        </w:r>
        <w:r w:rsidR="003D07DC" w:rsidRPr="004C2A25">
          <w:rPr>
            <w:i/>
          </w:rPr>
          <w:t>siteObj</w:t>
        </w:r>
      </w:ins>
      <w:ins w:id="10732" w:author="Rev 9 Allen Wirfs-Brock" w:date="2012-07-04T17:14:00Z">
        <w:r w:rsidRPr="00E77497">
          <w:t>.</w:t>
        </w:r>
      </w:ins>
    </w:p>
    <w:p w14:paraId="61DA75E8" w14:textId="77777777" w:rsidR="00BD589D" w:rsidRPr="00BA286E" w:rsidDel="0074434A" w:rsidRDefault="00BD589D" w:rsidP="00BD589D">
      <w:pPr>
        <w:rPr>
          <w:ins w:id="10733" w:author="Rev 9 Allen Wirfs-Brock" w:date="2012-07-04T17:17:00Z"/>
          <w:del w:id="10734" w:author="Rev 10 Allen Wirfs-Brock" w:date="2012-08-30T11:47:00Z"/>
          <w:rFonts w:ascii="Times New Roman" w:hAnsi="Times New Roman"/>
        </w:rPr>
      </w:pPr>
      <w:ins w:id="10735" w:author="Rev 9 Allen Wirfs-Brock" w:date="2012-07-04T17:17:00Z">
        <w:del w:id="10736" w:author="Rev 10 Allen Wirfs-Brock" w:date="2012-07-29T11:35:00Z">
          <w:r w:rsidDel="00387B31">
            <w:rPr>
              <w:rStyle w:val="bnf"/>
            </w:rPr>
            <w:delText>Quasi</w:delText>
          </w:r>
        </w:del>
        <w:del w:id="10737" w:author="Rev 10 Allen Wirfs-Brock" w:date="2012-08-30T11:47:00Z">
          <w:r w:rsidDel="0074434A">
            <w:rPr>
              <w:rStyle w:val="bnf"/>
            </w:rPr>
            <w:delText>Literal</w:delText>
          </w:r>
          <w:r w:rsidRPr="00E77497" w:rsidDel="0074434A">
            <w:delText xml:space="preserve"> </w:delText>
          </w:r>
          <w:r w:rsidRPr="00E77497" w:rsidDel="0074434A">
            <w:rPr>
              <w:b/>
            </w:rPr>
            <w:delText>:</w:delText>
          </w:r>
          <w:r w:rsidRPr="00E77497" w:rsidDel="0074434A">
            <w:rPr>
              <w:i/>
            </w:rPr>
            <w:delText xml:space="preserve"> </w:delText>
          </w:r>
        </w:del>
        <w:del w:id="10738" w:author="Rev 10 Allen Wirfs-Brock" w:date="2012-07-29T11:35:00Z">
          <w:r w:rsidRPr="00BA286E" w:rsidDel="00387B31">
            <w:rPr>
              <w:rFonts w:ascii="Times New Roman" w:hAnsi="Times New Roman"/>
              <w:i/>
            </w:rPr>
            <w:delText>Quasi</w:delText>
          </w:r>
        </w:del>
        <w:del w:id="10739" w:author="Rev 10 Allen Wirfs-Brock" w:date="2012-08-30T11:47:00Z">
          <w:r w:rsidRPr="00BA286E" w:rsidDel="0074434A">
            <w:rPr>
              <w:rFonts w:ascii="Times New Roman" w:hAnsi="Times New Roman"/>
              <w:i/>
            </w:rPr>
            <w:delText>Head</w:delText>
          </w:r>
          <w:r w:rsidDel="0074434A">
            <w:rPr>
              <w:rFonts w:ascii="Times New Roman" w:hAnsi="Times New Roman"/>
              <w:i/>
            </w:rPr>
            <w:delText xml:space="preserve"> Expression</w:delText>
          </w:r>
          <w:r w:rsidDel="0074434A">
            <w:rPr>
              <w:rFonts w:ascii="Times New Roman" w:hAnsi="Times New Roman"/>
            </w:rPr>
            <w:delText xml:space="preserve"> </w:delText>
          </w:r>
          <w:r w:rsidRPr="00BA286E" w:rsidDel="0074434A">
            <w:rPr>
              <w:rFonts w:cs="Arial"/>
              <w:sz w:val="16"/>
            </w:rPr>
            <w:delText>[Lexical goal</w:delText>
          </w:r>
          <w:r w:rsidRPr="00E77497" w:rsidDel="0074434A">
            <w:rPr>
              <w:rFonts w:cs="Arial"/>
              <w:i/>
              <w:sz w:val="16"/>
            </w:rPr>
            <w:delText xml:space="preserve"> </w:delText>
          </w:r>
          <w:r w:rsidRPr="00BA286E" w:rsidDel="0074434A">
            <w:rPr>
              <w:rFonts w:ascii="Times New Roman" w:hAnsi="Times New Roman"/>
              <w:i/>
              <w:sz w:val="16"/>
            </w:rPr>
            <w:delText>InputElement</w:delText>
          </w:r>
        </w:del>
        <w:del w:id="10740" w:author="Rev 10 Allen Wirfs-Brock" w:date="2012-07-29T11:35:00Z">
          <w:r w:rsidRPr="00BA286E" w:rsidDel="00387B31">
            <w:rPr>
              <w:rFonts w:ascii="Times New Roman" w:hAnsi="Times New Roman"/>
              <w:i/>
              <w:sz w:val="16"/>
            </w:rPr>
            <w:delText>Quasi</w:delText>
          </w:r>
        </w:del>
        <w:del w:id="10741" w:author="Rev 10 Allen Wirfs-Brock" w:date="2012-08-30T11:47:00Z">
          <w:r w:rsidRPr="00BA286E" w:rsidDel="0074434A">
            <w:rPr>
              <w:rFonts w:ascii="Times New Roman" w:hAnsi="Times New Roman"/>
              <w:i/>
              <w:sz w:val="16"/>
            </w:rPr>
            <w:delText>Tail</w:delText>
          </w:r>
          <w:r w:rsidRPr="00BA286E" w:rsidDel="0074434A">
            <w:rPr>
              <w:rFonts w:cs="Arial"/>
              <w:sz w:val="16"/>
            </w:rPr>
            <w:delText>]</w:delText>
          </w:r>
          <w:r w:rsidDel="0074434A">
            <w:rPr>
              <w:rFonts w:cs="Arial"/>
              <w:sz w:val="16"/>
            </w:rPr>
            <w:delText xml:space="preserve"> </w:delText>
          </w:r>
        </w:del>
        <w:del w:id="10742" w:author="Rev 10 Allen Wirfs-Brock" w:date="2012-07-29T11:35:00Z">
          <w:r w:rsidRPr="00D639BE" w:rsidDel="00387B31">
            <w:rPr>
              <w:rFonts w:ascii="Times New Roman" w:hAnsi="Times New Roman"/>
              <w:i/>
            </w:rPr>
            <w:delText>Quasi</w:delText>
          </w:r>
        </w:del>
        <w:del w:id="10743" w:author="Rev 10 Allen Wirfs-Brock" w:date="2012-08-30T11:41:00Z">
          <w:r w:rsidDel="00B215F8">
            <w:rPr>
              <w:rFonts w:ascii="Times New Roman" w:hAnsi="Times New Roman"/>
              <w:i/>
            </w:rPr>
            <w:delText>Tail</w:delText>
          </w:r>
        </w:del>
      </w:ins>
    </w:p>
    <w:p w14:paraId="14EA31EE" w14:textId="77777777" w:rsidR="00C96B28" w:rsidDel="0074434A" w:rsidRDefault="00A0196C" w:rsidP="00C96B28">
      <w:pPr>
        <w:pStyle w:val="Alg4"/>
        <w:numPr>
          <w:ilvl w:val="0"/>
          <w:numId w:val="894"/>
        </w:numPr>
        <w:spacing w:after="220"/>
        <w:contextualSpacing/>
        <w:rPr>
          <w:ins w:id="10744" w:author="Rev 9 Allen Wirfs-Brock" w:date="2012-07-04T18:04:00Z"/>
          <w:del w:id="10745" w:author="Rev 10 Allen Wirfs-Brock" w:date="2012-08-30T11:47:00Z"/>
        </w:rPr>
      </w:pPr>
      <w:ins w:id="10746" w:author="Rev 9 Allen Wirfs-Brock" w:date="2012-07-05T11:54:00Z">
        <w:del w:id="10747" w:author="Rev 10 Allen Wirfs-Brock" w:date="2012-08-30T11:47:00Z">
          <w:r w:rsidDel="0074434A">
            <w:delText xml:space="preserve">Let </w:delText>
          </w:r>
          <w:r w:rsidRPr="002A7322" w:rsidDel="0074434A">
            <w:rPr>
              <w:i/>
            </w:rPr>
            <w:delText>siteObj</w:delText>
          </w:r>
          <w:r w:rsidDel="0074434A">
            <w:delText xml:space="preserve"> be the </w:delText>
          </w:r>
        </w:del>
        <w:del w:id="10748" w:author="Rev 10 Allen Wirfs-Brock" w:date="2012-08-13T15:46:00Z">
          <w:r w:rsidDel="0003414D">
            <w:delText xml:space="preserve">the </w:delText>
          </w:r>
        </w:del>
        <w:del w:id="10749" w:author="Rev 10 Allen Wirfs-Brock" w:date="2012-08-30T11:47:00Z">
          <w:r w:rsidDel="0074434A">
            <w:delText>result of the abstraction operation Get</w:delText>
          </w:r>
        </w:del>
        <w:del w:id="10750" w:author="Rev 10 Allen Wirfs-Brock" w:date="2012-07-29T11:35:00Z">
          <w:r w:rsidDel="00387B31">
            <w:delText>Quasi</w:delText>
          </w:r>
        </w:del>
        <w:del w:id="10751" w:author="Rev 10 Allen Wirfs-Brock" w:date="2012-08-30T11:47:00Z">
          <w:r w:rsidDel="0074434A">
            <w:delText xml:space="preserve">CallSite passing this </w:delText>
          </w:r>
        </w:del>
        <w:del w:id="10752" w:author="Rev 10 Allen Wirfs-Brock" w:date="2012-07-29T11:35:00Z">
          <w:r w:rsidRPr="002A7322" w:rsidDel="00387B31">
            <w:rPr>
              <w:i/>
            </w:rPr>
            <w:delText>Quasi</w:delText>
          </w:r>
        </w:del>
        <w:del w:id="10753" w:author="Rev 10 Allen Wirfs-Brock" w:date="2012-08-30T11:47:00Z">
          <w:r w:rsidRPr="002A7322" w:rsidDel="0074434A">
            <w:rPr>
              <w:i/>
            </w:rPr>
            <w:delText>Literal</w:delText>
          </w:r>
          <w:r w:rsidDel="0074434A">
            <w:delText xml:space="preserve"> production as the argument.</w:delText>
          </w:r>
        </w:del>
      </w:ins>
    </w:p>
    <w:p w14:paraId="778A3978" w14:textId="77777777" w:rsidR="00C96B28" w:rsidDel="0074434A" w:rsidRDefault="009B3535" w:rsidP="00C96B28">
      <w:pPr>
        <w:pStyle w:val="Alg4"/>
        <w:numPr>
          <w:ilvl w:val="0"/>
          <w:numId w:val="894"/>
        </w:numPr>
        <w:spacing w:after="220"/>
        <w:contextualSpacing/>
        <w:rPr>
          <w:ins w:id="10754" w:author="Rev 9 Allen Wirfs-Brock" w:date="2012-07-04T18:09:00Z"/>
          <w:del w:id="10755" w:author="Rev 10 Allen Wirfs-Brock" w:date="2012-08-30T11:47:00Z"/>
        </w:rPr>
      </w:pPr>
      <w:ins w:id="10756" w:author="Rev 9 Allen Wirfs-Brock" w:date="2012-07-04T18:09:00Z">
        <w:del w:id="10757" w:author="Rev 10 Allen Wirfs-Brock" w:date="2012-08-30T11:47:00Z">
          <w:r w:rsidDel="0074434A">
            <w:delText xml:space="preserve">Let </w:delText>
          </w:r>
          <w:r w:rsidRPr="009B3535" w:rsidDel="0074434A">
            <w:rPr>
              <w:i/>
            </w:rPr>
            <w:delText>firstSub</w:delText>
          </w:r>
          <w:r w:rsidDel="0074434A">
            <w:delText xml:space="preserve"> be the</w:delText>
          </w:r>
          <w:r w:rsidR="00C96B28" w:rsidDel="0074434A">
            <w:delText xml:space="preserve"> result of  </w:delText>
          </w:r>
        </w:del>
      </w:ins>
      <w:ins w:id="10758" w:author="Rev 9 Allen Wirfs-Brock" w:date="2012-07-04T18:14:00Z">
        <w:del w:id="10759" w:author="Rev 10 Allen Wirfs-Brock" w:date="2012-08-30T11:47:00Z">
          <w:r w:rsidDel="0074434A">
            <w:delText>evaluating</w:delText>
          </w:r>
        </w:del>
      </w:ins>
      <w:ins w:id="10760" w:author="Rev 9 Allen Wirfs-Brock" w:date="2012-07-04T18:09:00Z">
        <w:del w:id="10761" w:author="Rev 10 Allen Wirfs-Brock" w:date="2012-08-30T11:47:00Z">
          <w:r w:rsidR="00C96B28" w:rsidDel="0074434A">
            <w:delText xml:space="preserve"> </w:delText>
          </w:r>
        </w:del>
      </w:ins>
      <w:ins w:id="10762" w:author="Rev 9 Allen Wirfs-Brock" w:date="2012-07-04T18:14:00Z">
        <w:del w:id="10763" w:author="Rev 10 Allen Wirfs-Brock" w:date="2012-08-30T11:47:00Z">
          <w:r w:rsidRPr="009B3535" w:rsidDel="0074434A">
            <w:rPr>
              <w:i/>
            </w:rPr>
            <w:delText>Expression</w:delText>
          </w:r>
          <w:r w:rsidDel="0074434A">
            <w:delText>.</w:delText>
          </w:r>
        </w:del>
      </w:ins>
      <w:ins w:id="10764" w:author="Rev 9 Allen Wirfs-Brock" w:date="2012-07-04T18:10:00Z">
        <w:del w:id="10765" w:author="Rev 10 Allen Wirfs-Brock" w:date="2012-08-30T11:47:00Z">
          <w:r w:rsidR="00C96B28" w:rsidDel="0074434A">
            <w:delText xml:space="preserve"> </w:delText>
          </w:r>
        </w:del>
      </w:ins>
    </w:p>
    <w:p w14:paraId="0CCBB1C6" w14:textId="77777777" w:rsidR="00C96B28" w:rsidDel="0074434A" w:rsidRDefault="00C96B28" w:rsidP="00C96B28">
      <w:pPr>
        <w:pStyle w:val="Alg4"/>
        <w:numPr>
          <w:ilvl w:val="0"/>
          <w:numId w:val="894"/>
        </w:numPr>
        <w:spacing w:after="220"/>
        <w:contextualSpacing/>
        <w:rPr>
          <w:ins w:id="10766" w:author="Rev 9 Allen Wirfs-Brock" w:date="2012-07-04T18:09:00Z"/>
          <w:del w:id="10767" w:author="Rev 10 Allen Wirfs-Brock" w:date="2012-08-30T11:47:00Z"/>
        </w:rPr>
      </w:pPr>
      <w:ins w:id="10768" w:author="Rev 9 Allen Wirfs-Brock" w:date="2012-07-04T18:09:00Z">
        <w:del w:id="10769" w:author="Rev 10 Allen Wirfs-Brock" w:date="2012-08-30T11:47:00Z">
          <w:r w:rsidDel="0074434A">
            <w:delText>ReturnIfAbrupt(</w:delText>
          </w:r>
        </w:del>
      </w:ins>
      <w:ins w:id="10770" w:author="Rev 9 Allen Wirfs-Brock" w:date="2012-07-05T18:38:00Z">
        <w:del w:id="10771" w:author="Rev 10 Allen Wirfs-Brock" w:date="2012-08-14T15:28:00Z">
          <w:r w:rsidR="00E66894" w:rsidDel="00EA1B5F">
            <w:rPr>
              <w:i/>
            </w:rPr>
            <w:delText>s</w:delText>
          </w:r>
        </w:del>
      </w:ins>
      <w:ins w:id="10772" w:author="Rev 9 Allen Wirfs-Brock" w:date="2012-07-04T18:15:00Z">
        <w:del w:id="10773" w:author="Rev 10 Allen Wirfs-Brock" w:date="2012-08-14T15:28:00Z">
          <w:r w:rsidR="009B3535" w:rsidRPr="00CD1FDB" w:rsidDel="00EA1B5F">
            <w:rPr>
              <w:i/>
            </w:rPr>
            <w:delText>ub</w:delText>
          </w:r>
        </w:del>
      </w:ins>
      <w:ins w:id="10774" w:author="Rev 9 Allen Wirfs-Brock" w:date="2012-07-04T18:09:00Z">
        <w:del w:id="10775" w:author="Rev 10 Allen Wirfs-Brock" w:date="2012-08-30T11:47:00Z">
          <w:r w:rsidDel="0074434A">
            <w:delText>).</w:delText>
          </w:r>
        </w:del>
      </w:ins>
    </w:p>
    <w:p w14:paraId="7D6FB219" w14:textId="77777777" w:rsidR="00C96B28" w:rsidRPr="00E77497" w:rsidDel="0074434A" w:rsidRDefault="00C96B28" w:rsidP="008E7E56">
      <w:pPr>
        <w:pStyle w:val="Alg4"/>
        <w:numPr>
          <w:ilvl w:val="0"/>
          <w:numId w:val="894"/>
        </w:numPr>
        <w:spacing w:after="220"/>
        <w:rPr>
          <w:ins w:id="10776" w:author="Rev 9 Allen Wirfs-Brock" w:date="2012-07-04T18:04:00Z"/>
          <w:del w:id="10777" w:author="Rev 10 Allen Wirfs-Brock" w:date="2012-08-30T11:47:00Z"/>
        </w:rPr>
      </w:pPr>
      <w:ins w:id="10778" w:author="Rev 9 Allen Wirfs-Brock" w:date="2012-07-04T18:04:00Z">
        <w:del w:id="10779" w:author="Rev 10 Allen Wirfs-Brock" w:date="2012-08-30T11:47:00Z">
          <w:r w:rsidRPr="00E77497" w:rsidDel="0074434A">
            <w:delText xml:space="preserve">Return </w:delText>
          </w:r>
          <w:r w:rsidDel="0074434A">
            <w:delText xml:space="preserve">a List </w:delText>
          </w:r>
        </w:del>
      </w:ins>
      <w:ins w:id="10780" w:author="Rev 9 Allen Wirfs-Brock" w:date="2012-07-04T18:17:00Z">
        <w:del w:id="10781" w:author="Rev 10 Allen Wirfs-Brock" w:date="2012-08-30T11:47:00Z">
          <w:r w:rsidR="009B3535" w:rsidDel="0074434A">
            <w:delText>whose first element is</w:delText>
          </w:r>
        </w:del>
      </w:ins>
      <w:ins w:id="10782" w:author="Rev 9 Allen Wirfs-Brock" w:date="2012-07-04T18:04:00Z">
        <w:del w:id="10783" w:author="Rev 10 Allen Wirfs-Brock" w:date="2012-08-30T11:47:00Z">
          <w:r w:rsidDel="0074434A">
            <w:delText xml:space="preserve"> </w:delText>
          </w:r>
          <w:r w:rsidRPr="00CD1FDB" w:rsidDel="0074434A">
            <w:rPr>
              <w:i/>
            </w:rPr>
            <w:delText>siteObj</w:delText>
          </w:r>
        </w:del>
      </w:ins>
      <w:ins w:id="10784" w:author="Rev 9 Allen Wirfs-Brock" w:date="2012-07-04T18:17:00Z">
        <w:del w:id="10785" w:author="Rev 10 Allen Wirfs-Brock" w:date="2012-08-14T15:29:00Z">
          <w:r w:rsidR="009B3535" w:rsidDel="00EA1B5F">
            <w:delText>,</w:delText>
          </w:r>
        </w:del>
        <w:del w:id="10786" w:author="Rev 10 Allen Wirfs-Brock" w:date="2012-08-30T11:47:00Z">
          <w:r w:rsidR="009B3535" w:rsidDel="0074434A">
            <w:delText xml:space="preserve"> whose second elements </w:delText>
          </w:r>
        </w:del>
      </w:ins>
      <w:ins w:id="10787" w:author="Rev 9 Allen Wirfs-Brock" w:date="2012-07-05T18:39:00Z">
        <w:del w:id="10788" w:author="Rev 10 Allen Wirfs-Brock" w:date="2012-08-30T11:47:00Z">
          <w:r w:rsidR="00E66894" w:rsidRPr="00EA1B5F" w:rsidDel="0074434A">
            <w:rPr>
              <w:i/>
            </w:rPr>
            <w:delText>s</w:delText>
          </w:r>
        </w:del>
      </w:ins>
      <w:ins w:id="10789" w:author="Rev 9 Allen Wirfs-Brock" w:date="2012-07-04T18:17:00Z">
        <w:del w:id="10790" w:author="Rev 10 Allen Wirfs-Brock" w:date="2012-08-30T11:47:00Z">
          <w:r w:rsidR="009B3535" w:rsidRPr="00EA1B5F" w:rsidDel="0074434A">
            <w:rPr>
              <w:i/>
            </w:rPr>
            <w:delText>u</w:delText>
          </w:r>
          <w:r w:rsidR="009B3535" w:rsidRPr="009B3535" w:rsidDel="0074434A">
            <w:rPr>
              <w:i/>
            </w:rPr>
            <w:delText>b</w:delText>
          </w:r>
        </w:del>
      </w:ins>
      <w:ins w:id="10791" w:author="Rev 9 Allen Wirfs-Brock" w:date="2012-07-04T18:18:00Z">
        <w:del w:id="10792" w:author="Rev 10 Allen Wirfs-Brock" w:date="2012-08-30T11:47:00Z">
          <w:r w:rsidR="009B3535" w:rsidDel="0074434A">
            <w:delText xml:space="preserve">. </w:delText>
          </w:r>
        </w:del>
      </w:ins>
      <w:ins w:id="10793" w:author="Rev 9 Allen Wirfs-Brock" w:date="2012-07-04T18:17:00Z">
        <w:del w:id="10794" w:author="Rev 10 Allen Wirfs-Brock" w:date="2012-08-30T11:47:00Z">
          <w:r w:rsidR="009B3535" w:rsidDel="0074434A">
            <w:delText xml:space="preserve"> </w:delText>
          </w:r>
        </w:del>
      </w:ins>
    </w:p>
    <w:p w14:paraId="411059A0" w14:textId="77777777" w:rsidR="00E66894" w:rsidRPr="00BA286E" w:rsidRDefault="00E66894" w:rsidP="00E66894">
      <w:pPr>
        <w:rPr>
          <w:ins w:id="10795" w:author="Rev 9 Allen Wirfs-Brock" w:date="2012-07-05T18:40:00Z"/>
          <w:rFonts w:ascii="Times New Roman" w:hAnsi="Times New Roman"/>
        </w:rPr>
      </w:pPr>
      <w:ins w:id="10796" w:author="Rev 9 Allen Wirfs-Brock" w:date="2012-07-05T18:40:00Z">
        <w:del w:id="10797" w:author="Rev 10 Allen Wirfs-Brock" w:date="2012-07-29T11:35:00Z">
          <w:r w:rsidDel="00387B31">
            <w:rPr>
              <w:rStyle w:val="bnf"/>
            </w:rPr>
            <w:delText>Quasi</w:delText>
          </w:r>
        </w:del>
      </w:ins>
      <w:ins w:id="10798" w:author="Rev 10 Allen Wirfs-Brock" w:date="2012-07-29T11:35:00Z">
        <w:r w:rsidR="00387B31">
          <w:rPr>
            <w:rStyle w:val="bnf"/>
          </w:rPr>
          <w:t>Template</w:t>
        </w:r>
      </w:ins>
      <w:ins w:id="10799" w:author="Rev 9 Allen Wirfs-Brock" w:date="2012-07-05T18:40:00Z">
        <w:r>
          <w:rPr>
            <w:rStyle w:val="bnf"/>
          </w:rPr>
          <w:t>Literal</w:t>
        </w:r>
        <w:r w:rsidRPr="00E77497">
          <w:t xml:space="preserve"> </w:t>
        </w:r>
        <w:r w:rsidRPr="00E77497">
          <w:rPr>
            <w:b/>
          </w:rPr>
          <w:t>:</w:t>
        </w:r>
        <w:r w:rsidRPr="00E77497">
          <w:rPr>
            <w:i/>
          </w:rPr>
          <w:t xml:space="preserve"> </w:t>
        </w:r>
        <w:del w:id="10800" w:author="Rev 10 Allen Wirfs-Brock" w:date="2012-07-29T11:35:00Z">
          <w:r w:rsidRPr="00BA286E" w:rsidDel="00387B31">
            <w:rPr>
              <w:rFonts w:ascii="Times New Roman" w:hAnsi="Times New Roman"/>
              <w:i/>
            </w:rPr>
            <w:delText>Quasi</w:delText>
          </w:r>
        </w:del>
      </w:ins>
      <w:ins w:id="10801" w:author="Rev 10 Allen Wirfs-Brock" w:date="2012-07-29T11:35:00Z">
        <w:r w:rsidR="00387B31">
          <w:rPr>
            <w:rFonts w:ascii="Times New Roman" w:hAnsi="Times New Roman"/>
            <w:i/>
          </w:rPr>
          <w:t>Template</w:t>
        </w:r>
      </w:ins>
      <w:ins w:id="10802" w:author="Rev 9 Allen Wirfs-Brock" w:date="2012-07-05T18:40:00Z">
        <w:r w:rsidRPr="00BA286E">
          <w:rPr>
            <w:rFonts w:ascii="Times New Roman" w:hAnsi="Times New Roman"/>
            <w:i/>
          </w:rPr>
          <w:t>Head</w:t>
        </w:r>
        <w:r>
          <w:rPr>
            <w:rFonts w:ascii="Times New Roman" w:hAnsi="Times New Roman"/>
            <w:i/>
          </w:rPr>
          <w:t xml:space="preserve"> Expression </w:t>
        </w:r>
        <w:del w:id="10803" w:author="Rev 10 Allen Wirfs-Brock" w:date="2012-07-29T11:35:00Z">
          <w:r w:rsidDel="00387B31">
            <w:rPr>
              <w:rFonts w:ascii="Times New Roman" w:hAnsi="Times New Roman"/>
              <w:i/>
            </w:rPr>
            <w:delText>Quasi</w:delText>
          </w:r>
        </w:del>
        <w:del w:id="10804" w:author="Rev 10 Allen Wirfs-Brock" w:date="2012-08-30T11:46:00Z">
          <w:r w:rsidDel="0074434A">
            <w:rPr>
              <w:rFonts w:ascii="Times New Roman" w:hAnsi="Times New Roman"/>
              <w:i/>
            </w:rPr>
            <w:delText xml:space="preserve">MiddleList </w:delText>
          </w:r>
        </w:del>
        <w:r>
          <w:rPr>
            <w:rFonts w:ascii="Times New Roman" w:hAnsi="Times New Roman"/>
          </w:rPr>
          <w:t xml:space="preserve">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w:t>
        </w:r>
        <w:del w:id="10805" w:author="Rev 10 Allen Wirfs-Brock" w:date="2012-07-29T11:35:00Z">
          <w:r w:rsidRPr="00BA286E" w:rsidDel="00387B31">
            <w:rPr>
              <w:rFonts w:ascii="Times New Roman" w:hAnsi="Times New Roman"/>
              <w:i/>
              <w:sz w:val="16"/>
            </w:rPr>
            <w:delText>Quasi</w:delText>
          </w:r>
        </w:del>
      </w:ins>
      <w:ins w:id="10806" w:author="Rev 10 Allen Wirfs-Brock" w:date="2012-07-29T11:35:00Z">
        <w:r w:rsidR="00387B31">
          <w:rPr>
            <w:rFonts w:ascii="Times New Roman" w:hAnsi="Times New Roman"/>
            <w:i/>
            <w:sz w:val="16"/>
          </w:rPr>
          <w:t>Template</w:t>
        </w:r>
      </w:ins>
      <w:ins w:id="10807" w:author="Rev 9 Allen Wirfs-Brock" w:date="2012-07-05T18:40:00Z">
        <w:r w:rsidRPr="00BA286E">
          <w:rPr>
            <w:rFonts w:ascii="Times New Roman" w:hAnsi="Times New Roman"/>
            <w:i/>
            <w:sz w:val="16"/>
          </w:rPr>
          <w:t>Tail</w:t>
        </w:r>
        <w:r w:rsidRPr="00BA286E">
          <w:rPr>
            <w:rFonts w:cs="Arial"/>
            <w:sz w:val="16"/>
          </w:rPr>
          <w:t>]</w:t>
        </w:r>
        <w:r>
          <w:rPr>
            <w:rFonts w:cs="Arial"/>
            <w:sz w:val="16"/>
          </w:rPr>
          <w:t xml:space="preserve"> </w:t>
        </w:r>
        <w:del w:id="10808" w:author="Rev 10 Allen Wirfs-Brock" w:date="2012-07-29T11:35:00Z">
          <w:r w:rsidRPr="00D639BE" w:rsidDel="00387B31">
            <w:rPr>
              <w:rFonts w:ascii="Times New Roman" w:hAnsi="Times New Roman"/>
              <w:i/>
            </w:rPr>
            <w:delText>Quasi</w:delText>
          </w:r>
        </w:del>
      </w:ins>
      <w:ins w:id="10809" w:author="Rev 10 Allen Wirfs-Brock" w:date="2012-07-29T11:35:00Z">
        <w:r w:rsidR="00387B31">
          <w:rPr>
            <w:rFonts w:ascii="Times New Roman" w:hAnsi="Times New Roman"/>
            <w:i/>
          </w:rPr>
          <w:t>Template</w:t>
        </w:r>
      </w:ins>
      <w:ins w:id="10810" w:author="Rev 9 Allen Wirfs-Brock" w:date="2012-07-05T18:40:00Z">
        <w:del w:id="10811" w:author="Rev 10 Allen Wirfs-Brock" w:date="2012-08-30T11:45:00Z">
          <w:r w:rsidDel="00B215F8">
            <w:rPr>
              <w:rFonts w:ascii="Times New Roman" w:hAnsi="Times New Roman"/>
              <w:i/>
            </w:rPr>
            <w:delText>Tail</w:delText>
          </w:r>
        </w:del>
      </w:ins>
      <w:ins w:id="10812" w:author="Rev 10 Allen Wirfs-Brock" w:date="2012-08-30T11:45:00Z">
        <w:r w:rsidR="00B215F8">
          <w:rPr>
            <w:rFonts w:ascii="Times New Roman" w:hAnsi="Times New Roman"/>
            <w:i/>
          </w:rPr>
          <w:t>Spans</w:t>
        </w:r>
      </w:ins>
    </w:p>
    <w:p w14:paraId="2B4B225F" w14:textId="77777777" w:rsidR="00E66894" w:rsidRDefault="00E66894" w:rsidP="00E66894">
      <w:pPr>
        <w:pStyle w:val="Alg4"/>
        <w:numPr>
          <w:ilvl w:val="0"/>
          <w:numId w:val="905"/>
        </w:numPr>
        <w:spacing w:after="220"/>
        <w:contextualSpacing/>
        <w:rPr>
          <w:ins w:id="10813" w:author="Rev 9 Allen Wirfs-Brock" w:date="2012-07-05T18:38:00Z"/>
        </w:rPr>
      </w:pPr>
      <w:ins w:id="10814" w:author="Rev 9 Allen Wirfs-Brock" w:date="2012-07-05T18:38:00Z">
        <w:r>
          <w:t xml:space="preserve">Let </w:t>
        </w:r>
        <w:r w:rsidRPr="002A7322">
          <w:rPr>
            <w:i/>
          </w:rPr>
          <w:t>siteObj</w:t>
        </w:r>
        <w:r>
          <w:t xml:space="preserve"> be the </w:t>
        </w:r>
        <w:del w:id="10815" w:author="Rev 10 Allen Wirfs-Brock" w:date="2012-08-13T15:47:00Z">
          <w:r w:rsidDel="0003414D">
            <w:delText xml:space="preserve">the </w:delText>
          </w:r>
        </w:del>
        <w:r>
          <w:t>result of the abstraction operation Get</w:t>
        </w:r>
        <w:del w:id="10816" w:author="Rev 10 Allen Wirfs-Brock" w:date="2012-07-29T11:35:00Z">
          <w:r w:rsidDel="00387B31">
            <w:delText>Quasi</w:delText>
          </w:r>
        </w:del>
      </w:ins>
      <w:ins w:id="10817" w:author="Rev 10 Allen Wirfs-Brock" w:date="2012-07-29T11:35:00Z">
        <w:r w:rsidR="00387B31">
          <w:t>Template</w:t>
        </w:r>
      </w:ins>
      <w:ins w:id="10818" w:author="Rev 9 Allen Wirfs-Brock" w:date="2012-07-05T18:38:00Z">
        <w:r>
          <w:t xml:space="preserve">CallSite passing this </w:t>
        </w:r>
        <w:del w:id="10819" w:author="Rev 10 Allen Wirfs-Brock" w:date="2012-07-29T11:35:00Z">
          <w:r w:rsidRPr="002A7322" w:rsidDel="00387B31">
            <w:rPr>
              <w:i/>
            </w:rPr>
            <w:delText>Quasi</w:delText>
          </w:r>
        </w:del>
      </w:ins>
      <w:ins w:id="10820" w:author="Rev 10 Allen Wirfs-Brock" w:date="2012-07-29T11:35:00Z">
        <w:r w:rsidR="00387B31">
          <w:rPr>
            <w:i/>
          </w:rPr>
          <w:t>Template</w:t>
        </w:r>
      </w:ins>
      <w:ins w:id="10821" w:author="Rev 9 Allen Wirfs-Brock" w:date="2012-07-05T18:38:00Z">
        <w:r w:rsidRPr="002A7322">
          <w:rPr>
            <w:i/>
          </w:rPr>
          <w:t>Literal</w:t>
        </w:r>
        <w:r>
          <w:t xml:space="preserve"> production as the argument.</w:t>
        </w:r>
      </w:ins>
    </w:p>
    <w:p w14:paraId="7C7268C8" w14:textId="77777777" w:rsidR="00E66894" w:rsidRDefault="00E66894" w:rsidP="00E66894">
      <w:pPr>
        <w:pStyle w:val="Alg4"/>
        <w:numPr>
          <w:ilvl w:val="0"/>
          <w:numId w:val="905"/>
        </w:numPr>
        <w:spacing w:after="220"/>
        <w:contextualSpacing/>
        <w:rPr>
          <w:ins w:id="10822" w:author="Rev 9 Allen Wirfs-Brock" w:date="2012-07-05T18:38:00Z"/>
        </w:rPr>
      </w:pPr>
      <w:ins w:id="10823" w:author="Rev 9 Allen Wirfs-Brock" w:date="2012-07-05T18:38:00Z">
        <w:r>
          <w:t xml:space="preserve">Let </w:t>
        </w:r>
        <w:r w:rsidRPr="009B3535">
          <w:rPr>
            <w:i/>
          </w:rPr>
          <w:t>firstSub</w:t>
        </w:r>
        <w:r>
          <w:t xml:space="preserve"> be the result of  evaluating </w:t>
        </w:r>
        <w:r w:rsidRPr="009B3535">
          <w:rPr>
            <w:i/>
          </w:rPr>
          <w:t>Expression</w:t>
        </w:r>
        <w:r>
          <w:t xml:space="preserve">. </w:t>
        </w:r>
      </w:ins>
    </w:p>
    <w:p w14:paraId="4C2AAB6E" w14:textId="77777777" w:rsidR="00E66894" w:rsidRDefault="00E66894" w:rsidP="00E66894">
      <w:pPr>
        <w:pStyle w:val="Alg4"/>
        <w:numPr>
          <w:ilvl w:val="0"/>
          <w:numId w:val="905"/>
        </w:numPr>
        <w:spacing w:after="220"/>
        <w:contextualSpacing/>
        <w:rPr>
          <w:ins w:id="10824" w:author="Rev 9 Allen Wirfs-Brock" w:date="2012-07-05T18:38:00Z"/>
        </w:rPr>
      </w:pPr>
      <w:ins w:id="10825" w:author="Rev 9 Allen Wirfs-Brock" w:date="2012-07-05T18:38:00Z">
        <w:r>
          <w:t>ReturnIfAbrupt(</w:t>
        </w:r>
        <w:r w:rsidRPr="00CD1FDB">
          <w:rPr>
            <w:i/>
          </w:rPr>
          <w:t>firstSub</w:t>
        </w:r>
        <w:r>
          <w:t>).</w:t>
        </w:r>
      </w:ins>
    </w:p>
    <w:p w14:paraId="1BFF6EA9" w14:textId="77777777" w:rsidR="00E66894" w:rsidRDefault="00E66894" w:rsidP="00E66894">
      <w:pPr>
        <w:pStyle w:val="Alg4"/>
        <w:numPr>
          <w:ilvl w:val="0"/>
          <w:numId w:val="905"/>
        </w:numPr>
        <w:spacing w:after="220"/>
        <w:contextualSpacing/>
        <w:rPr>
          <w:ins w:id="10826" w:author="Rev 9 Allen Wirfs-Brock" w:date="2012-07-05T18:38:00Z"/>
        </w:rPr>
      </w:pPr>
      <w:ins w:id="10827" w:author="Rev 9 Allen Wirfs-Brock" w:date="2012-07-05T18:38:00Z">
        <w:r>
          <w:t xml:space="preserve">Let </w:t>
        </w:r>
        <w:r w:rsidRPr="009B3535">
          <w:rPr>
            <w:i/>
          </w:rPr>
          <w:t>restSub</w:t>
        </w:r>
        <w:r>
          <w:t xml:space="preserve"> be SubstitutionEvaluation of </w:t>
        </w:r>
        <w:del w:id="10828" w:author="Rev 10 Allen Wirfs-Brock" w:date="2012-07-29T11:35:00Z">
          <w:r w:rsidRPr="009B3535" w:rsidDel="00387B31">
            <w:rPr>
              <w:i/>
            </w:rPr>
            <w:delText>Quasi</w:delText>
          </w:r>
        </w:del>
      </w:ins>
      <w:ins w:id="10829" w:author="Rev 10 Allen Wirfs-Brock" w:date="2012-07-29T11:35:00Z">
        <w:r w:rsidR="00387B31">
          <w:rPr>
            <w:i/>
          </w:rPr>
          <w:t>Template</w:t>
        </w:r>
      </w:ins>
      <w:ins w:id="10830" w:author="Rev 9 Allen Wirfs-Brock" w:date="2012-07-05T18:41:00Z">
        <w:del w:id="10831" w:author="Rev 10 Allen Wirfs-Brock" w:date="2012-08-30T11:45:00Z">
          <w:r w:rsidDel="00B215F8">
            <w:rPr>
              <w:i/>
            </w:rPr>
            <w:delText>MiddleList</w:delText>
          </w:r>
        </w:del>
      </w:ins>
      <w:ins w:id="10832" w:author="Rev 10 Allen Wirfs-Brock" w:date="2012-08-30T11:45:00Z">
        <w:r w:rsidR="00B215F8">
          <w:rPr>
            <w:i/>
          </w:rPr>
          <w:t>Spans</w:t>
        </w:r>
      </w:ins>
      <w:ins w:id="10833" w:author="Rev 9 Allen Wirfs-Brock" w:date="2012-07-05T18:38:00Z">
        <w:r>
          <w:t>.</w:t>
        </w:r>
      </w:ins>
    </w:p>
    <w:p w14:paraId="3144F8C0" w14:textId="77777777" w:rsidR="00E66894" w:rsidRDefault="00E66894" w:rsidP="00E66894">
      <w:pPr>
        <w:pStyle w:val="Alg4"/>
        <w:numPr>
          <w:ilvl w:val="0"/>
          <w:numId w:val="905"/>
        </w:numPr>
        <w:spacing w:after="220"/>
        <w:contextualSpacing/>
        <w:rPr>
          <w:ins w:id="10834" w:author="Rev 9 Allen Wirfs-Brock" w:date="2012-07-05T18:38:00Z"/>
        </w:rPr>
      </w:pPr>
      <w:ins w:id="10835" w:author="Rev 9 Allen Wirfs-Brock" w:date="2012-07-05T18:38:00Z">
        <w:r>
          <w:t>ReturnIfAbrupt(</w:t>
        </w:r>
        <w:r w:rsidRPr="00CD1FDB">
          <w:rPr>
            <w:i/>
          </w:rPr>
          <w:t>restSub</w:t>
        </w:r>
        <w:r>
          <w:t>).</w:t>
        </w:r>
      </w:ins>
    </w:p>
    <w:p w14:paraId="3E07AFCC" w14:textId="77777777" w:rsidR="00E66894" w:rsidRDefault="00E66894" w:rsidP="00E66894">
      <w:pPr>
        <w:pStyle w:val="Alg4"/>
        <w:numPr>
          <w:ilvl w:val="0"/>
          <w:numId w:val="905"/>
        </w:numPr>
        <w:spacing w:after="220"/>
        <w:contextualSpacing/>
        <w:rPr>
          <w:ins w:id="10836" w:author="Rev 9 Allen Wirfs-Brock" w:date="2012-07-05T18:38:00Z"/>
        </w:rPr>
      </w:pPr>
      <w:ins w:id="10837" w:author="Rev 9 Allen Wirfs-Brock" w:date="2012-07-05T18:38:00Z">
        <w:r>
          <w:t xml:space="preserve">Assert, </w:t>
        </w:r>
        <w:r w:rsidRPr="009B3535">
          <w:rPr>
            <w:i/>
          </w:rPr>
          <w:t>restSub</w:t>
        </w:r>
        <w:r>
          <w:t xml:space="preserve"> is a List.</w:t>
        </w:r>
      </w:ins>
    </w:p>
    <w:p w14:paraId="47EFFAFA" w14:textId="77777777" w:rsidR="00E66894" w:rsidRPr="00E77497" w:rsidRDefault="00E66894" w:rsidP="00E66894">
      <w:pPr>
        <w:pStyle w:val="Alg4"/>
        <w:numPr>
          <w:ilvl w:val="0"/>
          <w:numId w:val="905"/>
        </w:numPr>
        <w:spacing w:after="220"/>
        <w:contextualSpacing/>
        <w:rPr>
          <w:ins w:id="10838" w:author="Rev 9 Allen Wirfs-Brock" w:date="2012-07-05T18:38:00Z"/>
        </w:rPr>
      </w:pPr>
      <w:ins w:id="10839" w:author="Rev 9 Allen Wirfs-Brock" w:date="2012-07-05T18:38:00Z">
        <w:r w:rsidRPr="00E77497">
          <w:t xml:space="preserve">Return </w:t>
        </w:r>
        <w:r>
          <w:t xml:space="preserve">a List whose first element is </w:t>
        </w:r>
        <w:r w:rsidRPr="00CD1FDB">
          <w:rPr>
            <w:i/>
          </w:rPr>
          <w:t>siteObj</w:t>
        </w:r>
        <w:r>
          <w:t xml:space="preserve">, whose second elements is </w:t>
        </w:r>
        <w:r w:rsidRPr="009B3535">
          <w:rPr>
            <w:i/>
          </w:rPr>
          <w:t>firstSub</w:t>
        </w:r>
        <w:r>
          <w:t xml:space="preserve">, and whose subsequent elements are the elements of </w:t>
        </w:r>
        <w:r w:rsidRPr="009B3535">
          <w:rPr>
            <w:i/>
          </w:rPr>
          <w:t>restSub</w:t>
        </w:r>
        <w:r>
          <w:t xml:space="preserve">, in order. </w:t>
        </w:r>
        <w:r w:rsidRPr="009B3535">
          <w:rPr>
            <w:i/>
          </w:rPr>
          <w:t>restSub</w:t>
        </w:r>
        <w:r>
          <w:t xml:space="preserve"> may contain no elements.  </w:t>
        </w:r>
      </w:ins>
    </w:p>
    <w:p w14:paraId="5C7C28CD" w14:textId="77777777" w:rsidR="007B578E" w:rsidRDefault="007B578E" w:rsidP="007B578E">
      <w:pPr>
        <w:rPr>
          <w:ins w:id="10840" w:author="Rev 9 Allen Wirfs-Brock" w:date="2012-07-05T10:46:00Z"/>
        </w:rPr>
      </w:pPr>
      <w:ins w:id="10841" w:author="Rev 9 Allen Wirfs-Brock" w:date="2012-07-05T10:41:00Z">
        <w:r>
          <w:t>The abstract o</w:t>
        </w:r>
      </w:ins>
      <w:ins w:id="10842" w:author="Rev 9 Allen Wirfs-Brock" w:date="2012-07-05T10:43:00Z">
        <w:r>
          <w:t xml:space="preserve">peration </w:t>
        </w:r>
      </w:ins>
      <w:ins w:id="10843" w:author="Rev 9 Allen Wirfs-Brock" w:date="2012-07-05T11:53:00Z">
        <w:r w:rsidR="00A0196C" w:rsidRPr="00A0196C">
          <w:rPr>
            <w:rFonts w:ascii="Times New Roman" w:hAnsi="Times New Roman"/>
          </w:rPr>
          <w:t>Get</w:t>
        </w:r>
        <w:del w:id="10844" w:author="Rev 10 Allen Wirfs-Brock" w:date="2012-07-29T11:35:00Z">
          <w:r w:rsidR="00A0196C" w:rsidRPr="00A0196C" w:rsidDel="00387B31">
            <w:rPr>
              <w:rFonts w:ascii="Times New Roman" w:hAnsi="Times New Roman"/>
            </w:rPr>
            <w:delText>Quasi</w:delText>
          </w:r>
        </w:del>
      </w:ins>
      <w:ins w:id="10845" w:author="Rev 10 Allen Wirfs-Brock" w:date="2012-07-29T11:35:00Z">
        <w:r w:rsidR="00387B31">
          <w:rPr>
            <w:rFonts w:ascii="Times New Roman" w:hAnsi="Times New Roman"/>
          </w:rPr>
          <w:t>Template</w:t>
        </w:r>
      </w:ins>
      <w:ins w:id="10846" w:author="Rev 9 Allen Wirfs-Brock" w:date="2012-07-05T11:53:00Z">
        <w:r w:rsidR="00A0196C" w:rsidRPr="00A0196C">
          <w:rPr>
            <w:rFonts w:ascii="Times New Roman" w:hAnsi="Times New Roman"/>
          </w:rPr>
          <w:t xml:space="preserve">CallSite </w:t>
        </w:r>
      </w:ins>
      <w:ins w:id="10847" w:author="Rev 9 Allen Wirfs-Brock" w:date="2012-07-05T10:45:00Z">
        <w:r w:rsidR="00286A19">
          <w:t>is called with a</w:t>
        </w:r>
      </w:ins>
      <w:ins w:id="10848" w:author="Rev 9 Allen Wirfs-Brock" w:date="2012-07-05T10:44:00Z">
        <w:r>
          <w:t xml:space="preserve"> </w:t>
        </w:r>
      </w:ins>
      <w:ins w:id="10849" w:author="Rev 9 Allen Wirfs-Brock" w:date="2012-07-05T10:46:00Z">
        <w:r>
          <w:t xml:space="preserve">grammar production, </w:t>
        </w:r>
      </w:ins>
      <w:ins w:id="10850" w:author="Rev 9 Allen Wirfs-Brock" w:date="2012-07-05T10:45:00Z">
        <w:del w:id="10851" w:author="Rev 10 Allen Wirfs-Brock" w:date="2012-07-29T11:44:00Z">
          <w:r w:rsidRPr="007B578E" w:rsidDel="000B1F1B">
            <w:rPr>
              <w:rFonts w:ascii="Times New Roman" w:hAnsi="Times New Roman"/>
              <w:i/>
            </w:rPr>
            <w:delText>quasi</w:delText>
          </w:r>
        </w:del>
      </w:ins>
      <w:ins w:id="10852" w:author="Rev 10 Allen Wirfs-Brock" w:date="2012-07-29T11:44:00Z">
        <w:r w:rsidR="000B1F1B">
          <w:rPr>
            <w:rFonts w:ascii="Times New Roman" w:hAnsi="Times New Roman"/>
            <w:i/>
          </w:rPr>
          <w:t>template</w:t>
        </w:r>
      </w:ins>
      <w:ins w:id="10853" w:author="Rev 9 Allen Wirfs-Brock" w:date="2012-07-05T10:45:00Z">
        <w:r w:rsidRPr="007B578E">
          <w:rPr>
            <w:rFonts w:ascii="Times New Roman" w:hAnsi="Times New Roman"/>
            <w:i/>
          </w:rPr>
          <w:t>Literal</w:t>
        </w:r>
      </w:ins>
      <w:ins w:id="10854" w:author="Rev 9 Allen Wirfs-Brock" w:date="2012-07-05T10:46:00Z">
        <w:r>
          <w:t>,</w:t>
        </w:r>
      </w:ins>
      <w:ins w:id="10855" w:author="Rev 9 Allen Wirfs-Brock" w:date="2012-07-05T10:45:00Z">
        <w:r>
          <w:t xml:space="preserve"> </w:t>
        </w:r>
      </w:ins>
      <w:ins w:id="10856" w:author="Rev 9 Allen Wirfs-Brock" w:date="2012-07-05T10:46:00Z">
        <w:r>
          <w:t>as an argument. It performs the following steps:</w:t>
        </w:r>
      </w:ins>
    </w:p>
    <w:p w14:paraId="22363477" w14:textId="77777777" w:rsidR="00D3135B" w:rsidRDefault="00D3135B" w:rsidP="00961F07">
      <w:pPr>
        <w:pStyle w:val="Alg4"/>
        <w:numPr>
          <w:ilvl w:val="0"/>
          <w:numId w:val="901"/>
        </w:numPr>
        <w:spacing w:after="220"/>
        <w:contextualSpacing/>
        <w:rPr>
          <w:ins w:id="10857" w:author="Rev 9 Allen Wirfs-Brock" w:date="2012-07-05T11:31:00Z"/>
        </w:rPr>
      </w:pPr>
      <w:ins w:id="10858" w:author="Rev 9 Allen Wirfs-Brock" w:date="2012-07-05T11:31:00Z">
        <w:r>
          <w:t>If a call site object for the source code</w:t>
        </w:r>
      </w:ins>
      <w:ins w:id="10859" w:author="Rev 9 Allen Wirfs-Brock" w:date="2012-07-05T11:32:00Z">
        <w:r>
          <w:t xml:space="preserve"> corresponding to </w:t>
        </w:r>
        <w:del w:id="10860" w:author="Rev 10 Allen Wirfs-Brock" w:date="2012-07-29T11:44:00Z">
          <w:r w:rsidRPr="00961F07" w:rsidDel="000B1F1B">
            <w:rPr>
              <w:i/>
            </w:rPr>
            <w:delText>quasi</w:delText>
          </w:r>
        </w:del>
      </w:ins>
      <w:ins w:id="10861" w:author="Rev 10 Allen Wirfs-Brock" w:date="2012-07-29T11:44:00Z">
        <w:r w:rsidR="000B1F1B">
          <w:rPr>
            <w:i/>
          </w:rPr>
          <w:t>template</w:t>
        </w:r>
      </w:ins>
      <w:ins w:id="10862" w:author="Rev 9 Allen Wirfs-Brock" w:date="2012-07-05T11:32:00Z">
        <w:r w:rsidRPr="00961F07">
          <w:rPr>
            <w:i/>
          </w:rPr>
          <w:t>Literal</w:t>
        </w:r>
        <w:r>
          <w:t xml:space="preserve"> has already been created by a previous call to this abstract operation, then return that call site object.</w:t>
        </w:r>
      </w:ins>
    </w:p>
    <w:p w14:paraId="1487739A" w14:textId="77777777" w:rsidR="007B578E" w:rsidRDefault="007B578E" w:rsidP="00961F07">
      <w:pPr>
        <w:pStyle w:val="Alg4"/>
        <w:numPr>
          <w:ilvl w:val="0"/>
          <w:numId w:val="901"/>
        </w:numPr>
        <w:spacing w:after="220"/>
        <w:contextualSpacing/>
        <w:rPr>
          <w:ins w:id="10863" w:author="Rev 9 Allen Wirfs-Brock" w:date="2012-07-05T10:48:00Z"/>
        </w:rPr>
      </w:pPr>
      <w:ins w:id="10864" w:author="Rev 9 Allen Wirfs-Brock" w:date="2012-07-05T10:48:00Z">
        <w:r>
          <w:t xml:space="preserve">Let </w:t>
        </w:r>
        <w:r w:rsidRPr="00961F07">
          <w:rPr>
            <w:i/>
          </w:rPr>
          <w:t>cookedStrings</w:t>
        </w:r>
        <w:r>
          <w:t xml:space="preserve"> be </w:t>
        </w:r>
        <w:del w:id="10865" w:author="Rev 10 Allen Wirfs-Brock" w:date="2012-07-29T11:43:00Z">
          <w:r w:rsidDel="000B1F1B">
            <w:delText>QuasiStrings</w:delText>
          </w:r>
        </w:del>
      </w:ins>
      <w:ins w:id="10866" w:author="Rev 10 Allen Wirfs-Brock" w:date="2012-07-29T11:43:00Z">
        <w:r w:rsidR="000B1F1B">
          <w:t>TemplateStrings</w:t>
        </w:r>
      </w:ins>
      <w:ins w:id="10867" w:author="Rev 9 Allen Wirfs-Brock" w:date="2012-07-05T10:48:00Z">
        <w:r>
          <w:t xml:space="preserve"> of </w:t>
        </w:r>
        <w:del w:id="10868" w:author="Rev 10 Allen Wirfs-Brock" w:date="2012-07-29T11:44:00Z">
          <w:r w:rsidRPr="00961F07" w:rsidDel="000B1F1B">
            <w:rPr>
              <w:i/>
            </w:rPr>
            <w:delText>quasi</w:delText>
          </w:r>
        </w:del>
      </w:ins>
      <w:ins w:id="10869" w:author="Rev 10 Allen Wirfs-Brock" w:date="2012-07-29T11:44:00Z">
        <w:r w:rsidR="000B1F1B">
          <w:rPr>
            <w:i/>
          </w:rPr>
          <w:t>template</w:t>
        </w:r>
      </w:ins>
      <w:ins w:id="10870" w:author="Rev 9 Allen Wirfs-Brock" w:date="2012-07-05T10:48:00Z">
        <w:r w:rsidRPr="00961F07">
          <w:rPr>
            <w:i/>
          </w:rPr>
          <w:t>Literal</w:t>
        </w:r>
        <w:r>
          <w:t xml:space="preserve"> with argument </w:t>
        </w:r>
        <w:r w:rsidRPr="00961F07">
          <w:rPr>
            <w:b/>
          </w:rPr>
          <w:t>false</w:t>
        </w:r>
        <w:r>
          <w:t xml:space="preserve">. </w:t>
        </w:r>
      </w:ins>
    </w:p>
    <w:p w14:paraId="2B6AA188" w14:textId="77777777" w:rsidR="007B578E" w:rsidRDefault="007B578E" w:rsidP="00961F07">
      <w:pPr>
        <w:pStyle w:val="Alg4"/>
        <w:numPr>
          <w:ilvl w:val="0"/>
          <w:numId w:val="901"/>
        </w:numPr>
        <w:spacing w:after="220"/>
        <w:contextualSpacing/>
        <w:rPr>
          <w:ins w:id="10871" w:author="Rev 9 Allen Wirfs-Brock" w:date="2012-07-05T10:49:00Z"/>
        </w:rPr>
      </w:pPr>
      <w:ins w:id="10872" w:author="Rev 9 Allen Wirfs-Brock" w:date="2012-07-05T10:49:00Z">
        <w:r>
          <w:t xml:space="preserve">Let </w:t>
        </w:r>
        <w:r>
          <w:rPr>
            <w:i/>
          </w:rPr>
          <w:t>raw</w:t>
        </w:r>
        <w:r w:rsidRPr="00887FC2">
          <w:rPr>
            <w:i/>
          </w:rPr>
          <w:t>Strings</w:t>
        </w:r>
        <w:r>
          <w:t xml:space="preserve"> be </w:t>
        </w:r>
        <w:del w:id="10873" w:author="Rev 10 Allen Wirfs-Brock" w:date="2012-07-29T11:43:00Z">
          <w:r w:rsidDel="000B1F1B">
            <w:delText>QuasiStrings</w:delText>
          </w:r>
        </w:del>
      </w:ins>
      <w:ins w:id="10874" w:author="Rev 10 Allen Wirfs-Brock" w:date="2012-07-29T11:43:00Z">
        <w:r w:rsidR="000B1F1B">
          <w:t>TemplateStrings</w:t>
        </w:r>
      </w:ins>
      <w:ins w:id="10875" w:author="Rev 9 Allen Wirfs-Brock" w:date="2012-07-05T10:49:00Z">
        <w:r>
          <w:t xml:space="preserve"> of </w:t>
        </w:r>
        <w:del w:id="10876" w:author="Rev 10 Allen Wirfs-Brock" w:date="2012-07-29T11:44:00Z">
          <w:r w:rsidRPr="00887FC2" w:rsidDel="000B1F1B">
            <w:rPr>
              <w:i/>
            </w:rPr>
            <w:delText>quasi</w:delText>
          </w:r>
        </w:del>
      </w:ins>
      <w:ins w:id="10877" w:author="Rev 10 Allen Wirfs-Brock" w:date="2012-07-29T11:44:00Z">
        <w:r w:rsidR="000B1F1B">
          <w:rPr>
            <w:i/>
          </w:rPr>
          <w:t>template</w:t>
        </w:r>
      </w:ins>
      <w:ins w:id="10878" w:author="Rev 9 Allen Wirfs-Brock" w:date="2012-07-05T10:49:00Z">
        <w:r w:rsidRPr="00887FC2">
          <w:rPr>
            <w:i/>
          </w:rPr>
          <w:t>Literal</w:t>
        </w:r>
        <w:r>
          <w:t xml:space="preserve"> with argument </w:t>
        </w:r>
        <w:r>
          <w:rPr>
            <w:b/>
          </w:rPr>
          <w:t>true</w:t>
        </w:r>
        <w:r>
          <w:t>.</w:t>
        </w:r>
      </w:ins>
    </w:p>
    <w:p w14:paraId="34C395EE" w14:textId="77777777" w:rsidR="007B578E" w:rsidRDefault="007B578E" w:rsidP="00961F07">
      <w:pPr>
        <w:pStyle w:val="Alg4"/>
        <w:numPr>
          <w:ilvl w:val="0"/>
          <w:numId w:val="901"/>
        </w:numPr>
        <w:spacing w:after="220"/>
        <w:contextualSpacing/>
        <w:rPr>
          <w:ins w:id="10879" w:author="Rev 9 Allen Wirfs-Brock" w:date="2012-07-05T10:49:00Z"/>
        </w:rPr>
      </w:pPr>
      <w:ins w:id="10880" w:author="Rev 9 Allen Wirfs-Brock" w:date="2012-07-05T10:50:00Z">
        <w:r>
          <w:t xml:space="preserve">Let </w:t>
        </w:r>
        <w:r w:rsidRPr="00961F07">
          <w:rPr>
            <w:i/>
          </w:rPr>
          <w:t>count</w:t>
        </w:r>
        <w:r>
          <w:t xml:space="preserve"> be the number of elements in the List </w:t>
        </w:r>
        <w:r w:rsidRPr="00961F07">
          <w:rPr>
            <w:i/>
          </w:rPr>
          <w:t>cookedStrings</w:t>
        </w:r>
        <w:r>
          <w:t>.</w:t>
        </w:r>
      </w:ins>
    </w:p>
    <w:p w14:paraId="4E5B95CA" w14:textId="77777777" w:rsidR="007B578E" w:rsidRDefault="007B578E" w:rsidP="00961F07">
      <w:pPr>
        <w:pStyle w:val="Alg4"/>
        <w:numPr>
          <w:ilvl w:val="0"/>
          <w:numId w:val="901"/>
        </w:numPr>
        <w:spacing w:after="220"/>
        <w:contextualSpacing/>
        <w:rPr>
          <w:ins w:id="10881" w:author="Rev 9 Allen Wirfs-Brock" w:date="2012-07-05T10:47:00Z"/>
        </w:rPr>
      </w:pPr>
      <w:ins w:id="10882" w:author="Rev 9 Allen Wirfs-Brock" w:date="2012-07-05T10:47:00Z">
        <w:r>
          <w:t xml:space="preserve">Let </w:t>
        </w:r>
        <w:r w:rsidRPr="00CD1FDB">
          <w:rPr>
            <w:i/>
          </w:rPr>
          <w:t>siteObj</w:t>
        </w:r>
        <w:r>
          <w:t xml:space="preserve"> be the result of the abstraction operation ArrayCreate with argument </w:t>
        </w:r>
      </w:ins>
      <w:ins w:id="10883" w:author="Rev 9 Allen Wirfs-Brock" w:date="2012-07-05T10:50:00Z">
        <w:r w:rsidRPr="00961F07">
          <w:rPr>
            <w:i/>
          </w:rPr>
          <w:t>count</w:t>
        </w:r>
      </w:ins>
      <w:ins w:id="10884" w:author="Rev 9 Allen Wirfs-Brock" w:date="2012-07-05T10:47:00Z">
        <w:r>
          <w:t>.</w:t>
        </w:r>
      </w:ins>
    </w:p>
    <w:p w14:paraId="2A8E476B" w14:textId="77777777" w:rsidR="007B578E" w:rsidRDefault="007B578E" w:rsidP="00961F07">
      <w:pPr>
        <w:pStyle w:val="Alg4"/>
        <w:numPr>
          <w:ilvl w:val="0"/>
          <w:numId w:val="901"/>
        </w:numPr>
        <w:spacing w:after="220"/>
        <w:contextualSpacing/>
        <w:rPr>
          <w:ins w:id="10885" w:author="Rev 9 Allen Wirfs-Brock" w:date="2012-07-05T10:47:00Z"/>
        </w:rPr>
      </w:pPr>
      <w:ins w:id="10886" w:author="Rev 9 Allen Wirfs-Brock" w:date="2012-07-05T10:47:00Z">
        <w:r>
          <w:t xml:space="preserve">Let </w:t>
        </w:r>
        <w:r>
          <w:rPr>
            <w:i/>
          </w:rPr>
          <w:t>raw</w:t>
        </w:r>
        <w:r w:rsidRPr="00CD1FDB">
          <w:rPr>
            <w:i/>
          </w:rPr>
          <w:t>Obj</w:t>
        </w:r>
        <w:r>
          <w:t xml:space="preserve"> be the result of the abstraction operation ArrayCreate with argument </w:t>
        </w:r>
      </w:ins>
      <w:ins w:id="10887" w:author="Rev 9 Allen Wirfs-Brock" w:date="2012-07-05T10:51:00Z">
        <w:r w:rsidR="00C02D3F" w:rsidRPr="00887FC2">
          <w:rPr>
            <w:i/>
          </w:rPr>
          <w:t>count</w:t>
        </w:r>
      </w:ins>
      <w:ins w:id="10888" w:author="Rev 9 Allen Wirfs-Brock" w:date="2012-07-05T10:47:00Z">
        <w:r>
          <w:t>.</w:t>
        </w:r>
      </w:ins>
    </w:p>
    <w:p w14:paraId="2F568FF7" w14:textId="77777777" w:rsidR="00C02D3F" w:rsidRDefault="00C02D3F" w:rsidP="00961F07">
      <w:pPr>
        <w:pStyle w:val="Alg4"/>
        <w:numPr>
          <w:ilvl w:val="0"/>
          <w:numId w:val="901"/>
        </w:numPr>
        <w:spacing w:after="220"/>
        <w:contextualSpacing/>
        <w:rPr>
          <w:ins w:id="10889" w:author="Rev 9 Allen Wirfs-Brock" w:date="2012-07-05T10:51:00Z"/>
        </w:rPr>
      </w:pPr>
      <w:ins w:id="10890" w:author="Rev 9 Allen Wirfs-Brock" w:date="2012-07-05T10:51:00Z">
        <w:r>
          <w:t xml:space="preserve">Let </w:t>
        </w:r>
        <w:r w:rsidRPr="0053000C">
          <w:rPr>
            <w:i/>
          </w:rPr>
          <w:t>index</w:t>
        </w:r>
        <w:r>
          <w:t xml:space="preserve"> be 0.</w:t>
        </w:r>
      </w:ins>
    </w:p>
    <w:p w14:paraId="26DDC422" w14:textId="77777777" w:rsidR="00C02D3F" w:rsidRDefault="00C02D3F" w:rsidP="00961F07">
      <w:pPr>
        <w:pStyle w:val="Alg4"/>
        <w:numPr>
          <w:ilvl w:val="0"/>
          <w:numId w:val="901"/>
        </w:numPr>
        <w:spacing w:after="220"/>
        <w:contextualSpacing/>
        <w:rPr>
          <w:ins w:id="10891" w:author="Rev 9 Allen Wirfs-Brock" w:date="2012-07-05T10:52:00Z"/>
        </w:rPr>
      </w:pPr>
      <w:ins w:id="10892" w:author="Rev 9 Allen Wirfs-Brock" w:date="2012-07-05T10:52:00Z">
        <w:r>
          <w:t xml:space="preserve">Repeat while </w:t>
        </w:r>
        <w:r w:rsidRPr="00961F07">
          <w:rPr>
            <w:i/>
          </w:rPr>
          <w:t>index</w:t>
        </w:r>
        <w:r>
          <w:t xml:space="preserve"> &lt; </w:t>
        </w:r>
        <w:r w:rsidRPr="00961F07">
          <w:rPr>
            <w:i/>
          </w:rPr>
          <w:t>count</w:t>
        </w:r>
      </w:ins>
    </w:p>
    <w:p w14:paraId="24BA182E" w14:textId="77777777" w:rsidR="00C02D3F" w:rsidRDefault="00C02D3F" w:rsidP="00C02D3F">
      <w:pPr>
        <w:pStyle w:val="Alg4"/>
        <w:numPr>
          <w:ilvl w:val="1"/>
          <w:numId w:val="901"/>
        </w:numPr>
        <w:spacing w:after="220"/>
        <w:contextualSpacing/>
        <w:rPr>
          <w:ins w:id="10893" w:author="Rev 9 Allen Wirfs-Brock" w:date="2012-07-05T10:54:00Z"/>
        </w:rPr>
      </w:pPr>
      <w:ins w:id="10894" w:author="Rev 9 Allen Wirfs-Brock" w:date="2012-07-05T10:55:00Z">
        <w:r>
          <w:t xml:space="preserve">Let </w:t>
        </w:r>
        <w:r w:rsidRPr="00961F07">
          <w:rPr>
            <w:i/>
          </w:rPr>
          <w:t>prop</w:t>
        </w:r>
        <w:r>
          <w:t xml:space="preserve"> be ToString(</w:t>
        </w:r>
        <w:r w:rsidRPr="00961F07">
          <w:rPr>
            <w:i/>
          </w:rPr>
          <w:t>index</w:t>
        </w:r>
        <w:r>
          <w:t>).</w:t>
        </w:r>
      </w:ins>
    </w:p>
    <w:p w14:paraId="123E6FA9" w14:textId="77777777" w:rsidR="00C02D3F" w:rsidRDefault="00C02D3F" w:rsidP="00C02D3F">
      <w:pPr>
        <w:pStyle w:val="Alg4"/>
        <w:numPr>
          <w:ilvl w:val="1"/>
          <w:numId w:val="901"/>
        </w:numPr>
        <w:spacing w:after="220"/>
        <w:contextualSpacing/>
        <w:rPr>
          <w:ins w:id="10895" w:author="Rev 9 Allen Wirfs-Brock" w:date="2012-07-05T10:55:00Z"/>
        </w:rPr>
      </w:pPr>
      <w:ins w:id="10896" w:author="Rev 9 Allen Wirfs-Brock" w:date="2012-07-05T10:55:00Z">
        <w:r>
          <w:t xml:space="preserve">Let </w:t>
        </w:r>
        <w:r w:rsidRPr="00961F07">
          <w:rPr>
            <w:i/>
          </w:rPr>
          <w:t>cookedValue</w:t>
        </w:r>
        <w:r>
          <w:t xml:space="preserve"> be the </w:t>
        </w:r>
      </w:ins>
      <w:ins w:id="10897" w:author="Rev 9 Allen Wirfs-Brock" w:date="2012-07-05T10:58:00Z">
        <w:r>
          <w:t>s</w:t>
        </w:r>
      </w:ins>
      <w:ins w:id="10898" w:author="Rev 9 Allen Wirfs-Brock" w:date="2012-07-05T10:55:00Z">
        <w:r>
          <w:t>tring</w:t>
        </w:r>
      </w:ins>
      <w:ins w:id="10899" w:author="Rev 9 Allen Wirfs-Brock" w:date="2012-07-05T10:58:00Z">
        <w:r>
          <w:t xml:space="preserve"> value</w:t>
        </w:r>
      </w:ins>
      <w:ins w:id="10900" w:author="Rev 9 Allen Wirfs-Brock" w:date="2012-07-05T10:55:00Z">
        <w:r>
          <w:t xml:space="preserve"> at 0-based position </w:t>
        </w:r>
      </w:ins>
      <w:ins w:id="10901" w:author="Rev 9 Allen Wirfs-Brock" w:date="2012-07-05T10:57:00Z">
        <w:r w:rsidRPr="00961F07">
          <w:rPr>
            <w:i/>
          </w:rPr>
          <w:t>index</w:t>
        </w:r>
        <w:r>
          <w:t xml:space="preserve"> </w:t>
        </w:r>
      </w:ins>
      <w:ins w:id="10902" w:author="Rev 9 Allen Wirfs-Brock" w:date="2012-07-05T10:55:00Z">
        <w:r>
          <w:t>of</w:t>
        </w:r>
      </w:ins>
      <w:ins w:id="10903" w:author="Rev 9 Allen Wirfs-Brock" w:date="2012-07-05T10:57:00Z">
        <w:r>
          <w:t xml:space="preserve"> the</w:t>
        </w:r>
      </w:ins>
      <w:ins w:id="10904" w:author="Rev 9 Allen Wirfs-Brock" w:date="2012-07-05T10:55:00Z">
        <w:r>
          <w:t xml:space="preserve"> List </w:t>
        </w:r>
        <w:r w:rsidRPr="00961F07">
          <w:rPr>
            <w:i/>
          </w:rPr>
          <w:t>cookedStrings</w:t>
        </w:r>
        <w:r>
          <w:t>.</w:t>
        </w:r>
      </w:ins>
    </w:p>
    <w:p w14:paraId="004E5CCC" w14:textId="77777777" w:rsidR="007B578E" w:rsidRDefault="00BA40A0" w:rsidP="00C02D3F">
      <w:pPr>
        <w:pStyle w:val="Alg4"/>
        <w:numPr>
          <w:ilvl w:val="1"/>
          <w:numId w:val="901"/>
        </w:numPr>
        <w:spacing w:after="220"/>
        <w:contextualSpacing/>
        <w:rPr>
          <w:ins w:id="10905" w:author="Rev 9 Allen Wirfs-Brock" w:date="2012-07-05T10:47:00Z"/>
        </w:rPr>
      </w:pPr>
      <w:ins w:id="10906" w:author="Rev 9 Allen Wirfs-Brock" w:date="2012-07-05T12:15:00Z">
        <w:r>
          <w:t>Call</w:t>
        </w:r>
      </w:ins>
      <w:ins w:id="10907" w:author="Rev 9 Allen Wirfs-Brock" w:date="2012-07-05T10:47:00Z">
        <w:r w:rsidR="007B578E">
          <w:t xml:space="preserve"> the [[DefineOwnProperty]] internal method of </w:t>
        </w:r>
        <w:r w:rsidR="007B578E" w:rsidRPr="00CD1FDB">
          <w:rPr>
            <w:i/>
          </w:rPr>
          <w:t>siteObj</w:t>
        </w:r>
        <w:r w:rsidR="007B578E">
          <w:t xml:space="preserve"> with arguments</w:t>
        </w:r>
      </w:ins>
      <w:ins w:id="10908" w:author="Rev 9 Allen Wirfs-Brock" w:date="2012-07-05T10:57:00Z">
        <w:r w:rsidR="00C02D3F" w:rsidRPr="00C02D3F">
          <w:rPr>
            <w:i/>
          </w:rPr>
          <w:t xml:space="preserve"> </w:t>
        </w:r>
        <w:r w:rsidR="00C02D3F" w:rsidRPr="00887FC2">
          <w:rPr>
            <w:i/>
          </w:rPr>
          <w:t>prop</w:t>
        </w:r>
      </w:ins>
      <w:ins w:id="10909" w:author="Rev 9 Allen Wirfs-Brock" w:date="2012-07-05T10:47:00Z">
        <w:r w:rsidR="007B578E">
          <w:rPr>
            <w:b/>
          </w:rPr>
          <w:t xml:space="preserve">, </w:t>
        </w:r>
      </w:ins>
      <w:ins w:id="10910" w:author="Rev 10 Allen Wirfs-Brock" w:date="2012-08-13T16:32:00Z">
        <w:r w:rsidR="0003414D">
          <w:rPr>
            <w:b/>
          </w:rPr>
          <w:t xml:space="preserve">Property Descriptor </w:t>
        </w:r>
      </w:ins>
      <w:ins w:id="10911" w:author="Rev 9 Allen Wirfs-Brock" w:date="2012-07-05T10:47:00Z">
        <w:r w:rsidR="007B578E">
          <w:t xml:space="preserve">{[[Value]]: </w:t>
        </w:r>
        <w:r w:rsidR="007B578E">
          <w:rPr>
            <w:i/>
          </w:rPr>
          <w:t>cookedValue</w:t>
        </w:r>
        <w:r w:rsidR="007B578E">
          <w:t xml:space="preserve">, [[Writable]]: </w:t>
        </w:r>
        <w:r w:rsidR="007B578E">
          <w:rPr>
            <w:b/>
          </w:rPr>
          <w:t>false</w:t>
        </w:r>
        <w:r w:rsidR="007B578E">
          <w:t xml:space="preserve">, [[Configurable]]: </w:t>
        </w:r>
        <w:r w:rsidR="007B578E" w:rsidRPr="00FA34E7">
          <w:rPr>
            <w:b/>
          </w:rPr>
          <w:t>false</w:t>
        </w:r>
        <w:r w:rsidR="007B578E">
          <w:t>}</w:t>
        </w:r>
        <w:del w:id="10912" w:author="Rev 10 Allen Wirfs-Brock" w:date="2012-08-13T16:31:00Z">
          <w:r w:rsidR="007B578E" w:rsidDel="0003414D">
            <w:delText>}</w:delText>
          </w:r>
        </w:del>
        <w:r w:rsidR="007B578E" w:rsidRPr="00E77497">
          <w:t xml:space="preserve">, and </w:t>
        </w:r>
      </w:ins>
      <w:ins w:id="10913" w:author="Rev 9 Allen Wirfs-Brock" w:date="2012-07-05T12:15:00Z">
        <w:r>
          <w:rPr>
            <w:b/>
          </w:rPr>
          <w:t>false</w:t>
        </w:r>
      </w:ins>
      <w:ins w:id="10914" w:author="Rev 9 Allen Wirfs-Brock" w:date="2012-07-05T10:47:00Z">
        <w:r w:rsidR="007B578E">
          <w:rPr>
            <w:i/>
          </w:rPr>
          <w:t>.</w:t>
        </w:r>
      </w:ins>
    </w:p>
    <w:p w14:paraId="594AACA3" w14:textId="77777777" w:rsidR="007B578E" w:rsidRDefault="007B578E" w:rsidP="00C02D3F">
      <w:pPr>
        <w:pStyle w:val="Alg4"/>
        <w:numPr>
          <w:ilvl w:val="1"/>
          <w:numId w:val="901"/>
        </w:numPr>
        <w:spacing w:after="220"/>
        <w:contextualSpacing/>
        <w:rPr>
          <w:ins w:id="10915" w:author="Rev 9 Allen Wirfs-Brock" w:date="2012-07-05T10:47:00Z"/>
        </w:rPr>
      </w:pPr>
      <w:ins w:id="10916" w:author="Rev 9 Allen Wirfs-Brock" w:date="2012-07-05T10:47:00Z">
        <w:r>
          <w:t xml:space="preserve">Let </w:t>
        </w:r>
        <w:r>
          <w:rPr>
            <w:i/>
          </w:rPr>
          <w:t>raw</w:t>
        </w:r>
        <w:r w:rsidRPr="00CD1FDB">
          <w:rPr>
            <w:i/>
          </w:rPr>
          <w:t>Value</w:t>
        </w:r>
        <w:r>
          <w:t xml:space="preserve"> be the string value </w:t>
        </w:r>
      </w:ins>
      <w:ins w:id="10917" w:author="Rev 9 Allen Wirfs-Brock" w:date="2012-07-05T10:58:00Z">
        <w:del w:id="10918" w:author="Rev 10 Allen Wirfs-Brock" w:date="2012-08-13T16:06:00Z">
          <w:r w:rsidR="00C02D3F" w:rsidDel="0003414D">
            <w:delText xml:space="preserve">value </w:delText>
          </w:r>
        </w:del>
        <w:r w:rsidR="00C02D3F">
          <w:t xml:space="preserve">at 0-based position </w:t>
        </w:r>
        <w:r w:rsidR="00C02D3F" w:rsidRPr="00887FC2">
          <w:rPr>
            <w:i/>
          </w:rPr>
          <w:t>index</w:t>
        </w:r>
        <w:r w:rsidR="00C02D3F">
          <w:t xml:space="preserve"> of the List </w:t>
        </w:r>
        <w:r w:rsidR="00C02D3F">
          <w:rPr>
            <w:i/>
          </w:rPr>
          <w:t>raw</w:t>
        </w:r>
        <w:r w:rsidR="00C02D3F" w:rsidRPr="00887FC2">
          <w:rPr>
            <w:i/>
          </w:rPr>
          <w:t>Strings</w:t>
        </w:r>
      </w:ins>
      <w:ins w:id="10919" w:author="Rev 9 Allen Wirfs-Brock" w:date="2012-07-05T10:47:00Z">
        <w:r w:rsidRPr="00E77497">
          <w:t>.</w:t>
        </w:r>
      </w:ins>
    </w:p>
    <w:p w14:paraId="20CDE1B4" w14:textId="77777777" w:rsidR="007B578E" w:rsidRDefault="00BA40A0" w:rsidP="00C02D3F">
      <w:pPr>
        <w:pStyle w:val="Alg4"/>
        <w:numPr>
          <w:ilvl w:val="1"/>
          <w:numId w:val="901"/>
        </w:numPr>
        <w:spacing w:after="220"/>
        <w:contextualSpacing/>
        <w:rPr>
          <w:ins w:id="10920" w:author="Rev 9 Allen Wirfs-Brock" w:date="2012-07-05T10:47:00Z"/>
        </w:rPr>
      </w:pPr>
      <w:ins w:id="10921" w:author="Rev 9 Allen Wirfs-Brock" w:date="2012-07-05T12:15:00Z">
        <w:r>
          <w:t>Call</w:t>
        </w:r>
      </w:ins>
      <w:ins w:id="10922" w:author="Rev 9 Allen Wirfs-Brock" w:date="2012-07-05T10:47:00Z">
        <w:r w:rsidR="007B578E">
          <w:t xml:space="preserve"> the [[DefineOwnProperty]] internal method of </w:t>
        </w:r>
        <w:r w:rsidR="007B578E" w:rsidRPr="00CD1FDB">
          <w:rPr>
            <w:i/>
          </w:rPr>
          <w:t>rawObj</w:t>
        </w:r>
        <w:r w:rsidR="007B578E">
          <w:t xml:space="preserve"> with arguments</w:t>
        </w:r>
      </w:ins>
      <w:ins w:id="10923" w:author="Rev 9 Allen Wirfs-Brock" w:date="2012-07-05T10:59:00Z">
        <w:r w:rsidR="00C02D3F" w:rsidRPr="00C02D3F">
          <w:rPr>
            <w:i/>
          </w:rPr>
          <w:t xml:space="preserve"> </w:t>
        </w:r>
        <w:r w:rsidR="00C02D3F" w:rsidRPr="00887FC2">
          <w:rPr>
            <w:i/>
          </w:rPr>
          <w:t>prop</w:t>
        </w:r>
      </w:ins>
      <w:ins w:id="10924" w:author="Rev 9 Allen Wirfs-Brock" w:date="2012-07-05T10:47:00Z">
        <w:r w:rsidR="007B578E">
          <w:rPr>
            <w:b/>
          </w:rPr>
          <w:t xml:space="preserve">, </w:t>
        </w:r>
      </w:ins>
      <w:ins w:id="10925" w:author="Rev 10 Allen Wirfs-Brock" w:date="2012-08-13T16:32:00Z">
        <w:r w:rsidR="0003414D">
          <w:rPr>
            <w:b/>
          </w:rPr>
          <w:t xml:space="preserve">Property Descriptor </w:t>
        </w:r>
      </w:ins>
      <w:ins w:id="10926" w:author="Rev 9 Allen Wirfs-Brock" w:date="2012-07-05T10:47:00Z">
        <w:r w:rsidR="007B578E">
          <w:t xml:space="preserve">{[[Value]]: </w:t>
        </w:r>
        <w:r w:rsidR="007B578E">
          <w:rPr>
            <w:i/>
          </w:rPr>
          <w:t>rawValue</w:t>
        </w:r>
        <w:r w:rsidR="007B578E">
          <w:t xml:space="preserve">, [[Writable]]: </w:t>
        </w:r>
        <w:r w:rsidR="007B578E">
          <w:rPr>
            <w:b/>
          </w:rPr>
          <w:t>false</w:t>
        </w:r>
        <w:r w:rsidR="007B578E">
          <w:t xml:space="preserve">, [[Configurable]]: </w:t>
        </w:r>
        <w:r w:rsidR="007B578E" w:rsidRPr="00FA34E7">
          <w:rPr>
            <w:b/>
          </w:rPr>
          <w:t>false</w:t>
        </w:r>
        <w:r w:rsidR="007B578E">
          <w:t>}</w:t>
        </w:r>
        <w:del w:id="10927" w:author="Rev 10 Allen Wirfs-Brock" w:date="2012-08-13T16:32:00Z">
          <w:r w:rsidR="007B578E" w:rsidDel="0003414D">
            <w:delText>}</w:delText>
          </w:r>
        </w:del>
        <w:r w:rsidR="007B578E" w:rsidRPr="00E77497">
          <w:t xml:space="preserve">, and </w:t>
        </w:r>
        <w:r w:rsidR="007B578E" w:rsidRPr="00FA34E7">
          <w:rPr>
            <w:b/>
          </w:rPr>
          <w:t>false</w:t>
        </w:r>
        <w:r w:rsidR="007B578E">
          <w:rPr>
            <w:i/>
          </w:rPr>
          <w:t>.</w:t>
        </w:r>
      </w:ins>
    </w:p>
    <w:p w14:paraId="15587B41" w14:textId="77777777" w:rsidR="00C02D3F" w:rsidRDefault="00C02D3F" w:rsidP="00C02D3F">
      <w:pPr>
        <w:pStyle w:val="Alg4"/>
        <w:numPr>
          <w:ilvl w:val="1"/>
          <w:numId w:val="901"/>
        </w:numPr>
        <w:spacing w:after="220"/>
        <w:contextualSpacing/>
        <w:rPr>
          <w:ins w:id="10928" w:author="Rev 9 Allen Wirfs-Brock" w:date="2012-07-05T10:59:00Z"/>
        </w:rPr>
      </w:pPr>
      <w:ins w:id="10929" w:author="Rev 9 Allen Wirfs-Brock" w:date="2012-07-05T10:59:00Z">
        <w:r>
          <w:t xml:space="preserve">Let </w:t>
        </w:r>
        <w:r w:rsidRPr="006C7A65">
          <w:rPr>
            <w:i/>
          </w:rPr>
          <w:t>index</w:t>
        </w:r>
        <w:r>
          <w:t xml:space="preserve"> be </w:t>
        </w:r>
        <w:r w:rsidRPr="006C7A65">
          <w:rPr>
            <w:i/>
          </w:rPr>
          <w:t>index</w:t>
        </w:r>
        <w:r>
          <w:t>+1.</w:t>
        </w:r>
      </w:ins>
    </w:p>
    <w:p w14:paraId="7E7D1D50" w14:textId="77777777" w:rsidR="007B578E" w:rsidRDefault="007B578E" w:rsidP="00961F07">
      <w:pPr>
        <w:pStyle w:val="Alg4"/>
        <w:numPr>
          <w:ilvl w:val="0"/>
          <w:numId w:val="901"/>
        </w:numPr>
        <w:spacing w:after="220"/>
        <w:contextualSpacing/>
        <w:rPr>
          <w:ins w:id="10930" w:author="Rev 9 Allen Wirfs-Brock" w:date="2012-07-05T10:47:00Z"/>
        </w:rPr>
      </w:pPr>
      <w:ins w:id="10931" w:author="Rev 9 Allen Wirfs-Brock" w:date="2012-07-05T10:47:00Z">
        <w:r>
          <w:t xml:space="preserve">Call the </w:t>
        </w:r>
        <w:commentRangeStart w:id="10932"/>
        <w:r>
          <w:t xml:space="preserve">FreezeObject </w:t>
        </w:r>
      </w:ins>
      <w:commentRangeEnd w:id="10932"/>
      <w:ins w:id="10933" w:author="Rev 9 Allen Wirfs-Brock" w:date="2012-07-05T12:15:00Z">
        <w:r w:rsidR="00BA40A0">
          <w:rPr>
            <w:rStyle w:val="af3"/>
            <w:rFonts w:ascii="Arial" w:eastAsia="MS Mincho" w:hAnsi="Arial"/>
            <w:spacing w:val="0"/>
            <w:lang w:eastAsia="ja-JP"/>
          </w:rPr>
          <w:commentReference w:id="10932"/>
        </w:r>
      </w:ins>
      <w:ins w:id="10934" w:author="Rev 9 Allen Wirfs-Brock" w:date="2012-07-05T10:47:00Z">
        <w:r>
          <w:t xml:space="preserve">abstract operation with argument </w:t>
        </w:r>
        <w:r w:rsidRPr="00CD1FDB">
          <w:rPr>
            <w:i/>
          </w:rPr>
          <w:t>rawObj</w:t>
        </w:r>
        <w:r>
          <w:t>.</w:t>
        </w:r>
      </w:ins>
    </w:p>
    <w:p w14:paraId="20DA88D1" w14:textId="77777777" w:rsidR="007B578E" w:rsidRDefault="00BA40A0" w:rsidP="00961F07">
      <w:pPr>
        <w:pStyle w:val="Alg4"/>
        <w:numPr>
          <w:ilvl w:val="0"/>
          <w:numId w:val="901"/>
        </w:numPr>
        <w:spacing w:after="120"/>
        <w:contextualSpacing/>
        <w:rPr>
          <w:ins w:id="10935" w:author="Rev 9 Allen Wirfs-Brock" w:date="2012-07-05T10:47:00Z"/>
        </w:rPr>
      </w:pPr>
      <w:ins w:id="10936" w:author="Rev 9 Allen Wirfs-Brock" w:date="2012-07-05T12:15:00Z">
        <w:r>
          <w:t>Call</w:t>
        </w:r>
      </w:ins>
      <w:ins w:id="10937" w:author="Rev 9 Allen Wirfs-Brock" w:date="2012-07-05T10:47:00Z">
        <w:r w:rsidR="007B578E">
          <w:t xml:space="preserve"> the [[DefineOwnProperty]] internal method of </w:t>
        </w:r>
        <w:r w:rsidR="007B578E" w:rsidRPr="00CD1FDB">
          <w:rPr>
            <w:i/>
          </w:rPr>
          <w:t>siteObj</w:t>
        </w:r>
        <w:r w:rsidR="007B578E">
          <w:t xml:space="preserve"> with arguments </w:t>
        </w:r>
        <w:r w:rsidR="007B578E" w:rsidRPr="00E77497">
          <w:rPr>
            <w:b/>
          </w:rPr>
          <w:t>"</w:t>
        </w:r>
        <w:r w:rsidR="007B578E">
          <w:rPr>
            <w:rFonts w:ascii="Courier New" w:hAnsi="Courier New" w:cs="Courier New"/>
            <w:b/>
          </w:rPr>
          <w:t>raw</w:t>
        </w:r>
        <w:r w:rsidR="007B578E" w:rsidRPr="00E77497">
          <w:rPr>
            <w:b/>
          </w:rPr>
          <w:t>"</w:t>
        </w:r>
        <w:r w:rsidR="007B578E" w:rsidRPr="00E77497">
          <w:t xml:space="preserve">, </w:t>
        </w:r>
        <w:r w:rsidR="007B578E">
          <w:t>Property Desc</w:t>
        </w:r>
      </w:ins>
      <w:ins w:id="10938" w:author="Rev 9 Allen Wirfs-Brock" w:date="2012-07-07T16:23:00Z">
        <w:r w:rsidR="00201325">
          <w:t>r</w:t>
        </w:r>
      </w:ins>
      <w:ins w:id="10939" w:author="Rev 9 Allen Wirfs-Brock" w:date="2012-07-05T10:47:00Z">
        <w:r w:rsidR="007B578E">
          <w:t xml:space="preserve">iptor {[[Value]]: </w:t>
        </w:r>
        <w:r w:rsidR="007B578E">
          <w:rPr>
            <w:i/>
          </w:rPr>
          <w:t>rawObj</w:t>
        </w:r>
        <w:r w:rsidR="007B578E">
          <w:t xml:space="preserve">, [[Writable]]: </w:t>
        </w:r>
        <w:r w:rsidR="007B578E">
          <w:rPr>
            <w:b/>
          </w:rPr>
          <w:t>false</w:t>
        </w:r>
        <w:r w:rsidR="007B578E">
          <w:t xml:space="preserve">, [[Enumerable]]: </w:t>
        </w:r>
        <w:r w:rsidR="007B578E" w:rsidRPr="00FA34E7">
          <w:rPr>
            <w:b/>
          </w:rPr>
          <w:t>false</w:t>
        </w:r>
        <w:r w:rsidR="007B578E">
          <w:t xml:space="preserve">, [[Configurable]]: </w:t>
        </w:r>
        <w:r w:rsidR="007B578E" w:rsidRPr="00FA34E7">
          <w:rPr>
            <w:b/>
          </w:rPr>
          <w:t>false</w:t>
        </w:r>
        <w:r w:rsidR="007B578E">
          <w:t>}</w:t>
        </w:r>
        <w:r w:rsidR="007B578E" w:rsidRPr="00E77497">
          <w:t xml:space="preserve">, and </w:t>
        </w:r>
        <w:r w:rsidR="007B578E" w:rsidRPr="00FA34E7">
          <w:rPr>
            <w:b/>
          </w:rPr>
          <w:t>false</w:t>
        </w:r>
        <w:r w:rsidR="007B578E">
          <w:rPr>
            <w:i/>
          </w:rPr>
          <w:t>.</w:t>
        </w:r>
      </w:ins>
    </w:p>
    <w:p w14:paraId="7ABF6C0D" w14:textId="77777777" w:rsidR="007B578E" w:rsidRDefault="007B578E" w:rsidP="00961F07">
      <w:pPr>
        <w:pStyle w:val="Alg4"/>
        <w:numPr>
          <w:ilvl w:val="0"/>
          <w:numId w:val="901"/>
        </w:numPr>
        <w:spacing w:after="220"/>
        <w:contextualSpacing/>
        <w:rPr>
          <w:ins w:id="10940" w:author="Rev 9 Allen Wirfs-Brock" w:date="2012-07-05T10:47:00Z"/>
        </w:rPr>
      </w:pPr>
      <w:ins w:id="10941" w:author="Rev 9 Allen Wirfs-Brock" w:date="2012-07-05T10:47:00Z">
        <w:r>
          <w:t xml:space="preserve">Call the FreezeObject abstract operation with argument </w:t>
        </w:r>
        <w:r>
          <w:rPr>
            <w:i/>
          </w:rPr>
          <w:t>site</w:t>
        </w:r>
        <w:r w:rsidRPr="00CD1FDB">
          <w:rPr>
            <w:i/>
          </w:rPr>
          <w:t>Obj</w:t>
        </w:r>
        <w:r>
          <w:t>.</w:t>
        </w:r>
      </w:ins>
    </w:p>
    <w:p w14:paraId="1CA11C6C" w14:textId="77777777" w:rsidR="00D3135B" w:rsidRDefault="00D3135B" w:rsidP="00961F07">
      <w:pPr>
        <w:pStyle w:val="Alg4"/>
        <w:numPr>
          <w:ilvl w:val="0"/>
          <w:numId w:val="901"/>
        </w:numPr>
        <w:spacing w:after="220"/>
        <w:contextualSpacing/>
        <w:rPr>
          <w:ins w:id="10942" w:author="Rev 9 Allen Wirfs-Brock" w:date="2012-07-05T11:33:00Z"/>
        </w:rPr>
      </w:pPr>
      <w:ins w:id="10943" w:author="Rev 9 Allen Wirfs-Brock" w:date="2012-07-05T11:34:00Z">
        <w:r>
          <w:t xml:space="preserve">Remember an association between the source code corresponding to </w:t>
        </w:r>
        <w:del w:id="10944" w:author="Rev 10 Allen Wirfs-Brock" w:date="2012-07-29T11:44:00Z">
          <w:r w:rsidRPr="00887FC2" w:rsidDel="000B1F1B">
            <w:rPr>
              <w:i/>
            </w:rPr>
            <w:delText>quasi</w:delText>
          </w:r>
        </w:del>
      </w:ins>
      <w:ins w:id="10945" w:author="Rev 10 Allen Wirfs-Brock" w:date="2012-07-29T11:44:00Z">
        <w:r w:rsidR="000B1F1B">
          <w:rPr>
            <w:i/>
          </w:rPr>
          <w:t>template</w:t>
        </w:r>
      </w:ins>
      <w:ins w:id="10946" w:author="Rev 9 Allen Wirfs-Brock" w:date="2012-07-05T11:34:00Z">
        <w:r w:rsidRPr="00887FC2">
          <w:rPr>
            <w:i/>
          </w:rPr>
          <w:t>Literal</w:t>
        </w:r>
        <w:r>
          <w:t xml:space="preserve"> and </w:t>
        </w:r>
        <w:r w:rsidRPr="00961F07">
          <w:t>siteObj</w:t>
        </w:r>
        <w:r>
          <w:t xml:space="preserve"> such that </w:t>
        </w:r>
        <w:r w:rsidRPr="00961F07">
          <w:rPr>
            <w:i/>
          </w:rPr>
          <w:t>siteObj</w:t>
        </w:r>
        <w:r>
          <w:t xml:space="preserve"> can be retrieve in subsequent calls to this abstract operation.</w:t>
        </w:r>
      </w:ins>
    </w:p>
    <w:p w14:paraId="6BCC0BB6" w14:textId="77777777" w:rsidR="007B578E" w:rsidRDefault="00E46CB3" w:rsidP="00961F07">
      <w:pPr>
        <w:pStyle w:val="Alg4"/>
        <w:numPr>
          <w:ilvl w:val="0"/>
          <w:numId w:val="901"/>
        </w:numPr>
        <w:spacing w:after="220"/>
        <w:contextualSpacing/>
        <w:rPr>
          <w:ins w:id="10947" w:author="Rev 9 Allen Wirfs-Brock" w:date="2012-07-05T10:47:00Z"/>
        </w:rPr>
      </w:pPr>
      <w:ins w:id="10948" w:author="Rev 9 Allen Wirfs-Brock" w:date="2012-07-05T11:04:00Z">
        <w:r>
          <w:t>Return</w:t>
        </w:r>
      </w:ins>
      <w:ins w:id="10949" w:author="Rev 9 Allen Wirfs-Brock" w:date="2012-07-05T10:47:00Z">
        <w:r w:rsidR="007B578E">
          <w:t xml:space="preserve"> </w:t>
        </w:r>
        <w:r w:rsidR="007B578E" w:rsidRPr="00CD1FDB">
          <w:rPr>
            <w:i/>
          </w:rPr>
          <w:t>siteObj</w:t>
        </w:r>
        <w:r w:rsidR="007B578E">
          <w:t>.</w:t>
        </w:r>
      </w:ins>
    </w:p>
    <w:p w14:paraId="0DEA32F7" w14:textId="77777777" w:rsidR="00BA40A0" w:rsidRDefault="00BA40A0" w:rsidP="00961F07">
      <w:pPr>
        <w:pStyle w:val="Note"/>
        <w:rPr>
          <w:ins w:id="10950" w:author="Rev 9 Allen Wirfs-Brock" w:date="2012-07-05T12:16:00Z"/>
        </w:rPr>
      </w:pPr>
      <w:ins w:id="10951" w:author="Rev 9 Allen Wirfs-Brock" w:date="2012-07-05T12:16:00Z">
        <w:r>
          <w:t>NOTE 1</w:t>
        </w:r>
        <w:r>
          <w:tab/>
          <w:t>The creation of a call site object can not result in an abrupt completion.</w:t>
        </w:r>
      </w:ins>
    </w:p>
    <w:p w14:paraId="6CB1EC4B" w14:textId="77777777" w:rsidR="007B578E" w:rsidRDefault="00D3135B" w:rsidP="00961F07">
      <w:pPr>
        <w:pStyle w:val="Note"/>
        <w:rPr>
          <w:ins w:id="10952" w:author="Rev 9 Allen Wirfs-Brock" w:date="2012-07-05T10:47:00Z"/>
        </w:rPr>
      </w:pPr>
      <w:ins w:id="10953" w:author="Rev 9 Allen Wirfs-Brock" w:date="2012-07-05T11:35:00Z">
        <w:r>
          <w:t>NOTE</w:t>
        </w:r>
      </w:ins>
      <w:ins w:id="10954" w:author="Rev 9 Allen Wirfs-Brock" w:date="2012-07-05T12:16:00Z">
        <w:r w:rsidR="00BA40A0">
          <w:t xml:space="preserve"> 2</w:t>
        </w:r>
      </w:ins>
      <w:ins w:id="10955" w:author="Rev 9 Allen Wirfs-Brock" w:date="2012-07-05T11:35:00Z">
        <w:r>
          <w:tab/>
          <w:t xml:space="preserve">Each </w:t>
        </w:r>
        <w:del w:id="10956" w:author="Rev 10 Allen Wirfs-Brock" w:date="2012-07-29T11:36:00Z">
          <w:r w:rsidRPr="00961F07" w:rsidDel="00387B31">
            <w:rPr>
              <w:rFonts w:ascii="Times New Roman" w:hAnsi="Times New Roman"/>
              <w:i/>
            </w:rPr>
            <w:delText>Quasi</w:delText>
          </w:r>
        </w:del>
      </w:ins>
      <w:ins w:id="10957" w:author="Rev 10 Allen Wirfs-Brock" w:date="2012-07-29T11:36:00Z">
        <w:r w:rsidR="00387B31">
          <w:rPr>
            <w:rFonts w:ascii="Times New Roman" w:hAnsi="Times New Roman"/>
            <w:i/>
          </w:rPr>
          <w:t>Template</w:t>
        </w:r>
      </w:ins>
      <w:ins w:id="10958" w:author="Rev 9 Allen Wirfs-Brock" w:date="2012-07-05T11:37:00Z">
        <w:r w:rsidRPr="00961F07">
          <w:rPr>
            <w:rFonts w:ascii="Times New Roman" w:hAnsi="Times New Roman"/>
            <w:i/>
          </w:rPr>
          <w:t>Literal</w:t>
        </w:r>
        <w:r>
          <w:t xml:space="preserve"> in the program code is associated with a unique </w:t>
        </w:r>
        <w:del w:id="10959" w:author="Rev 10 Allen Wirfs-Brock" w:date="2012-07-29T11:36:00Z">
          <w:r w:rsidDel="00387B31">
            <w:delText>Quasi</w:delText>
          </w:r>
        </w:del>
      </w:ins>
      <w:ins w:id="10960" w:author="Rev 10 Allen Wirfs-Brock" w:date="2012-07-29T11:36:00Z">
        <w:r w:rsidR="00387B31">
          <w:t>Template</w:t>
        </w:r>
      </w:ins>
      <w:ins w:id="10961" w:author="Rev 9 Allen Wirfs-Brock" w:date="2012-07-05T11:37:00Z">
        <w:r>
          <w:t xml:space="preserve"> call site object</w:t>
        </w:r>
      </w:ins>
      <w:ins w:id="10962" w:author="Rev 9 Allen Wirfs-Brock" w:date="2012-07-05T11:38:00Z">
        <w:r>
          <w:t xml:space="preserve"> that is used in the evaluation of </w:t>
        </w:r>
      </w:ins>
      <w:ins w:id="10963" w:author="Rev 9 Allen Wirfs-Brock" w:date="2012-07-05T11:40:00Z">
        <w:r>
          <w:t xml:space="preserve">tagged </w:t>
        </w:r>
        <w:del w:id="10964" w:author="Rev 10 Allen Wirfs-Brock" w:date="2012-07-29T11:36:00Z">
          <w:r w:rsidDel="00387B31">
            <w:delText>Quasi</w:delText>
          </w:r>
        </w:del>
      </w:ins>
      <w:ins w:id="10965" w:author="Rev 10 Allen Wirfs-Brock" w:date="2012-07-29T11:36:00Z">
        <w:r w:rsidR="00387B31">
          <w:t>Template</w:t>
        </w:r>
      </w:ins>
      <w:ins w:id="10966" w:author="Rev 9 Allen Wirfs-Brock" w:date="2012-07-05T11:40:00Z">
        <w:r>
          <w:t xml:space="preserve">s (11.2.6). </w:t>
        </w:r>
      </w:ins>
      <w:ins w:id="10967" w:author="Rev 9 Allen Wirfs-Brock" w:date="2012-07-05T11:41:00Z">
        <w:r w:rsidR="00961F07">
          <w:t xml:space="preserve">The same call site object is used each time a specific tagged </w:t>
        </w:r>
        <w:del w:id="10968" w:author="Rev 10 Allen Wirfs-Brock" w:date="2012-07-29T11:37:00Z">
          <w:r w:rsidR="00961F07" w:rsidDel="00387B31">
            <w:delText>Quasi</w:delText>
          </w:r>
        </w:del>
      </w:ins>
      <w:ins w:id="10969" w:author="Rev 10 Allen Wirfs-Brock" w:date="2012-07-29T11:37:00Z">
        <w:r w:rsidR="00387B31">
          <w:t>Template</w:t>
        </w:r>
      </w:ins>
      <w:ins w:id="10970" w:author="Rev 9 Allen Wirfs-Brock" w:date="2012-07-05T11:41:00Z">
        <w:r w:rsidR="00961F07">
          <w:t xml:space="preserve"> is evaluated.  Whether call site objects are created </w:t>
        </w:r>
      </w:ins>
      <w:ins w:id="10971" w:author="Rev 9 Allen Wirfs-Brock" w:date="2012-07-05T11:42:00Z">
        <w:r w:rsidR="00961F07">
          <w:t xml:space="preserve">lazily </w:t>
        </w:r>
      </w:ins>
      <w:ins w:id="10972" w:author="Rev 9 Allen Wirfs-Brock" w:date="2012-07-05T11:41:00Z">
        <w:r w:rsidR="00961F07">
          <w:t>upon first evaluation</w:t>
        </w:r>
      </w:ins>
      <w:ins w:id="10973" w:author="Rev 9 Allen Wirfs-Brock" w:date="2012-07-05T11:45:00Z">
        <w:r w:rsidR="00961F07">
          <w:t xml:space="preserve"> of the </w:t>
        </w:r>
        <w:del w:id="10974" w:author="Rev 10 Allen Wirfs-Brock" w:date="2012-07-29T11:37:00Z">
          <w:r w:rsidR="00961F07" w:rsidRPr="00887FC2" w:rsidDel="00387B31">
            <w:rPr>
              <w:rFonts w:ascii="Times New Roman" w:hAnsi="Times New Roman"/>
              <w:i/>
            </w:rPr>
            <w:delText>Quasi</w:delText>
          </w:r>
        </w:del>
      </w:ins>
      <w:ins w:id="10975" w:author="Rev 10 Allen Wirfs-Brock" w:date="2012-07-29T11:37:00Z">
        <w:r w:rsidR="00387B31">
          <w:rPr>
            <w:rFonts w:ascii="Times New Roman" w:hAnsi="Times New Roman"/>
            <w:i/>
          </w:rPr>
          <w:t>Template</w:t>
        </w:r>
      </w:ins>
      <w:ins w:id="10976" w:author="Rev 9 Allen Wirfs-Brock" w:date="2012-07-05T11:45:00Z">
        <w:r w:rsidR="00961F07" w:rsidRPr="00887FC2">
          <w:rPr>
            <w:rFonts w:ascii="Times New Roman" w:hAnsi="Times New Roman"/>
            <w:i/>
          </w:rPr>
          <w:t>Literal</w:t>
        </w:r>
      </w:ins>
      <w:ins w:id="10977" w:author="Rev 9 Allen Wirfs-Brock" w:date="2012-07-05T11:41:00Z">
        <w:r w:rsidR="00961F07">
          <w:t xml:space="preserve"> or </w:t>
        </w:r>
      </w:ins>
      <w:ins w:id="10978" w:author="Rev 9 Allen Wirfs-Brock" w:date="2012-07-05T11:44:00Z">
        <w:r w:rsidR="00961F07">
          <w:t>eagerly</w:t>
        </w:r>
      </w:ins>
      <w:ins w:id="10979" w:author="Rev 9 Allen Wirfs-Brock" w:date="2012-07-05T11:41:00Z">
        <w:r w:rsidR="00961F07">
          <w:t xml:space="preserve"> </w:t>
        </w:r>
      </w:ins>
      <w:ins w:id="10980" w:author="Rev 9 Allen Wirfs-Brock" w:date="2012-07-05T11:43:00Z">
        <w:r w:rsidR="00961F07">
          <w:t>prior to first evaluation is an implementation choice that is not observable to ECMAScript code.</w:t>
        </w:r>
      </w:ins>
    </w:p>
    <w:p w14:paraId="00C2ECCA" w14:textId="77777777" w:rsidR="00E66894" w:rsidRPr="00E77497" w:rsidRDefault="007B578E" w:rsidP="00E66894">
      <w:pPr>
        <w:keepNext/>
        <w:rPr>
          <w:ins w:id="10981" w:author="Rev 9 Allen Wirfs-Brock" w:date="2012-07-05T18:42:00Z"/>
          <w:rFonts w:ascii="Helvetica" w:hAnsi="Helvetica"/>
          <w:b/>
        </w:rPr>
      </w:pPr>
      <w:ins w:id="10982" w:author="Rev 9 Allen Wirfs-Brock" w:date="2012-07-05T10:45:00Z">
        <w:r>
          <w:t xml:space="preserve"> </w:t>
        </w:r>
      </w:ins>
      <w:ins w:id="10983" w:author="Rev 9 Allen Wirfs-Brock" w:date="2012-07-05T18:42:00Z">
        <w:r w:rsidR="00E66894" w:rsidRPr="00E77497">
          <w:rPr>
            <w:rFonts w:ascii="Helvetica" w:hAnsi="Helvetica"/>
            <w:b/>
          </w:rPr>
          <w:t xml:space="preserve">Runtime Semantics: </w:t>
        </w:r>
      </w:ins>
      <w:ins w:id="10984" w:author="Rev 9 Allen Wirfs-Brock" w:date="2012-07-05T18:43:00Z">
        <w:r w:rsidR="00E66894">
          <w:rPr>
            <w:rFonts w:ascii="Helvetica" w:hAnsi="Helvetica"/>
            <w:b/>
            <w:spacing w:val="6"/>
          </w:rPr>
          <w:t>SubstitutionEvaluation</w:t>
        </w:r>
      </w:ins>
    </w:p>
    <w:p w14:paraId="5102B874" w14:textId="77777777" w:rsidR="0074434A" w:rsidRPr="00BA286E" w:rsidRDefault="0074434A" w:rsidP="0074434A">
      <w:pPr>
        <w:rPr>
          <w:ins w:id="10985" w:author="Rev 10 Allen Wirfs-Brock" w:date="2012-08-30T11:54:00Z"/>
          <w:rFonts w:ascii="Times New Roman" w:hAnsi="Times New Roman"/>
        </w:rPr>
      </w:pPr>
      <w:ins w:id="10986" w:author="Rev 10 Allen Wirfs-Brock" w:date="2012-08-30T11:54:00Z">
        <w:r>
          <w:rPr>
            <w:rStyle w:val="bnf"/>
          </w:rPr>
          <w:t>TemplateSpans</w:t>
        </w:r>
        <w:r w:rsidRPr="00E77497">
          <w:t xml:space="preserve"> </w:t>
        </w:r>
        <w:r w:rsidRPr="00E77497">
          <w:rPr>
            <w:b/>
          </w:rPr>
          <w:t>:</w:t>
        </w:r>
        <w:r w:rsidRPr="00E77497">
          <w:rPr>
            <w:i/>
          </w:rPr>
          <w:t xml:space="preserve"> </w:t>
        </w:r>
        <w:r>
          <w:rPr>
            <w:rFonts w:ascii="Times New Roman" w:hAnsi="Times New Roman"/>
            <w:i/>
          </w:rPr>
          <w:t>TemplateTail</w:t>
        </w:r>
      </w:ins>
    </w:p>
    <w:p w14:paraId="706B2762" w14:textId="77777777" w:rsidR="0074434A" w:rsidRPr="00E77497" w:rsidRDefault="0074434A" w:rsidP="0074434A">
      <w:pPr>
        <w:pStyle w:val="Alg4"/>
        <w:numPr>
          <w:ilvl w:val="0"/>
          <w:numId w:val="894"/>
        </w:numPr>
        <w:spacing w:after="220"/>
        <w:rPr>
          <w:ins w:id="10987" w:author="Rev 10 Allen Wirfs-Brock" w:date="2012-08-30T11:54:00Z"/>
        </w:rPr>
      </w:pPr>
      <w:ins w:id="10988" w:author="Rev 10 Allen Wirfs-Brock" w:date="2012-08-30T11:54:00Z">
        <w:r>
          <w:t xml:space="preserve">Return an empty List.  </w:t>
        </w:r>
      </w:ins>
    </w:p>
    <w:p w14:paraId="59D2DFD3" w14:textId="77777777" w:rsidR="0074434A" w:rsidRPr="00BA286E" w:rsidRDefault="0074434A" w:rsidP="0074434A">
      <w:pPr>
        <w:rPr>
          <w:ins w:id="10989" w:author="Rev 10 Allen Wirfs-Brock" w:date="2012-08-30T11:48:00Z"/>
          <w:rFonts w:ascii="Times New Roman" w:hAnsi="Times New Roman"/>
        </w:rPr>
      </w:pPr>
      <w:ins w:id="10990" w:author="Rev 10 Allen Wirfs-Brock" w:date="2012-08-30T11:48:00Z">
        <w:r>
          <w:rPr>
            <w:rStyle w:val="bnf"/>
          </w:rPr>
          <w:t>TemplateS</w:t>
        </w:r>
      </w:ins>
      <w:ins w:id="10991" w:author="Rev 10 Allen Wirfs-Brock" w:date="2012-08-30T11:52:00Z">
        <w:r>
          <w:rPr>
            <w:rStyle w:val="bnf"/>
          </w:rPr>
          <w:t>p</w:t>
        </w:r>
      </w:ins>
      <w:ins w:id="10992" w:author="Rev 10 Allen Wirfs-Brock" w:date="2012-08-30T11:48:00Z">
        <w:r>
          <w:rPr>
            <w:rStyle w:val="bnf"/>
          </w:rPr>
          <w:t>ans</w:t>
        </w:r>
        <w:r w:rsidRPr="00E77497">
          <w:t xml:space="preserve"> </w:t>
        </w:r>
        <w:r w:rsidRPr="00E77497">
          <w:rPr>
            <w:b/>
          </w:rPr>
          <w:t>:</w:t>
        </w:r>
        <w:r w:rsidRPr="00E77497">
          <w:rPr>
            <w:i/>
          </w:rPr>
          <w:t xml:space="preserve"> </w:t>
        </w:r>
        <w:r>
          <w:rPr>
            <w:rFonts w:ascii="Times New Roman" w:hAnsi="Times New Roman"/>
            <w:i/>
          </w:rPr>
          <w:t>Template</w:t>
        </w:r>
      </w:ins>
      <w:ins w:id="10993" w:author="Rev 10 Allen Wirfs-Brock" w:date="2012-08-30T11:50:00Z">
        <w:r>
          <w:rPr>
            <w:rFonts w:ascii="Times New Roman" w:hAnsi="Times New Roman"/>
            <w:i/>
          </w:rPr>
          <w:t xml:space="preserve">MiddleList </w:t>
        </w:r>
      </w:ins>
      <w:ins w:id="10994" w:author="Rev 10 Allen Wirfs-Brock" w:date="2012-08-30T11:48:00Z">
        <w:r w:rsidRPr="00BA286E">
          <w:rPr>
            <w:rFonts w:cs="Arial"/>
            <w:sz w:val="16"/>
          </w:rPr>
          <w:t>[Lexical goal</w:t>
        </w:r>
        <w:r w:rsidRPr="00E77497">
          <w:rPr>
            <w:rFonts w:cs="Arial"/>
            <w:i/>
            <w:sz w:val="16"/>
          </w:rPr>
          <w:t xml:space="preserve"> </w:t>
        </w:r>
        <w:r w:rsidRPr="00BA286E">
          <w:rPr>
            <w:rFonts w:ascii="Times New Roman" w:hAnsi="Times New Roman"/>
            <w:i/>
            <w:sz w:val="16"/>
          </w:rPr>
          <w:t>InputElement</w:t>
        </w:r>
        <w:r>
          <w:rPr>
            <w:rFonts w:ascii="Times New Roman" w:hAnsi="Times New Roman"/>
            <w:i/>
            <w:sz w:val="16"/>
          </w:rPr>
          <w:t>Template</w:t>
        </w:r>
        <w:r w:rsidRPr="00BA286E">
          <w:rPr>
            <w:rFonts w:ascii="Times New Roman" w:hAnsi="Times New Roman"/>
            <w:i/>
            <w:sz w:val="16"/>
          </w:rPr>
          <w:t>Tail</w:t>
        </w:r>
        <w:r w:rsidRPr="00BA286E">
          <w:rPr>
            <w:rFonts w:cs="Arial"/>
            <w:sz w:val="16"/>
          </w:rPr>
          <w:t>]</w:t>
        </w:r>
        <w:r>
          <w:rPr>
            <w:rFonts w:cs="Arial"/>
            <w:sz w:val="16"/>
          </w:rPr>
          <w:t xml:space="preserve"> </w:t>
        </w:r>
        <w:r>
          <w:rPr>
            <w:rFonts w:ascii="Times New Roman" w:hAnsi="Times New Roman"/>
            <w:i/>
          </w:rPr>
          <w:t>Template</w:t>
        </w:r>
      </w:ins>
      <w:ins w:id="10995" w:author="Rev 10 Allen Wirfs-Brock" w:date="2012-08-30T11:51:00Z">
        <w:r>
          <w:rPr>
            <w:rFonts w:ascii="Times New Roman" w:hAnsi="Times New Roman"/>
            <w:i/>
          </w:rPr>
          <w:t>Tail</w:t>
        </w:r>
      </w:ins>
    </w:p>
    <w:p w14:paraId="09E179FF" w14:textId="77777777" w:rsidR="0074434A" w:rsidRPr="00E77497" w:rsidRDefault="0074434A" w:rsidP="00C06040">
      <w:pPr>
        <w:pStyle w:val="Alg4"/>
        <w:numPr>
          <w:ilvl w:val="0"/>
          <w:numId w:val="965"/>
        </w:numPr>
        <w:spacing w:after="220"/>
        <w:rPr>
          <w:ins w:id="10996" w:author="Rev 10 Allen Wirfs-Brock" w:date="2012-08-30T11:48:00Z"/>
        </w:rPr>
      </w:pPr>
      <w:ins w:id="10997" w:author="Rev 10 Allen Wirfs-Brock" w:date="2012-08-30T11:54:00Z">
        <w:r>
          <w:t xml:space="preserve">Return the result of SubstitutionEvaluation of </w:t>
        </w:r>
        <w:r>
          <w:rPr>
            <w:i/>
          </w:rPr>
          <w:t>TemplateMiddleList</w:t>
        </w:r>
        <w:r>
          <w:t>.</w:t>
        </w:r>
      </w:ins>
      <w:ins w:id="10998" w:author="Rev 10 Allen Wirfs-Brock" w:date="2012-08-30T11:48:00Z">
        <w:r>
          <w:t xml:space="preserve">  </w:t>
        </w:r>
      </w:ins>
    </w:p>
    <w:p w14:paraId="2A11E509" w14:textId="77777777" w:rsidR="00E66894" w:rsidRPr="00BA286E" w:rsidRDefault="00E66894" w:rsidP="00E66894">
      <w:pPr>
        <w:rPr>
          <w:ins w:id="10999" w:author="Rev 9 Allen Wirfs-Brock" w:date="2012-07-05T18:44:00Z"/>
          <w:rFonts w:ascii="Times New Roman" w:hAnsi="Times New Roman"/>
        </w:rPr>
      </w:pPr>
      <w:ins w:id="11000" w:author="Rev 9 Allen Wirfs-Brock" w:date="2012-07-05T18:44:00Z">
        <w:del w:id="11001" w:author="Rev 10 Allen Wirfs-Brock" w:date="2012-07-29T11:37:00Z">
          <w:r w:rsidDel="00387B31">
            <w:rPr>
              <w:rStyle w:val="bnf"/>
            </w:rPr>
            <w:delText>Quasi</w:delText>
          </w:r>
        </w:del>
      </w:ins>
      <w:ins w:id="11002" w:author="Rev 10 Allen Wirfs-Brock" w:date="2012-07-29T11:37:00Z">
        <w:r w:rsidR="00387B31">
          <w:rPr>
            <w:rStyle w:val="bnf"/>
          </w:rPr>
          <w:t>Template</w:t>
        </w:r>
      </w:ins>
      <w:ins w:id="11003" w:author="Rev 9 Allen Wirfs-Brock" w:date="2012-07-05T18:44:00Z">
        <w:r>
          <w:rPr>
            <w:rStyle w:val="bnf"/>
          </w:rPr>
          <w:t>MiddleList</w:t>
        </w:r>
        <w:r w:rsidRPr="00E77497">
          <w:t xml:space="preserve"> </w:t>
        </w:r>
        <w:r w:rsidRPr="00E77497">
          <w:rPr>
            <w:b/>
          </w:rPr>
          <w:t>:</w:t>
        </w:r>
        <w:r w:rsidRPr="00E77497">
          <w:rPr>
            <w:i/>
          </w:rPr>
          <w:t xml:space="preserve"> </w:t>
        </w:r>
        <w:del w:id="11004" w:author="Rev 10 Allen Wirfs-Brock" w:date="2012-08-30T11:48:00Z">
          <w:r w:rsidRPr="00BA286E" w:rsidDel="0074434A">
            <w:rPr>
              <w:rFonts w:cs="Arial"/>
              <w:sz w:val="16"/>
            </w:rPr>
            <w:delText>[Lexical goal</w:delText>
          </w:r>
          <w:r w:rsidRPr="00E77497" w:rsidDel="0074434A">
            <w:rPr>
              <w:rFonts w:cs="Arial"/>
              <w:i/>
              <w:sz w:val="16"/>
            </w:rPr>
            <w:delText xml:space="preserve"> </w:delText>
          </w:r>
          <w:r w:rsidRPr="00BA286E" w:rsidDel="0074434A">
            <w:rPr>
              <w:rFonts w:ascii="Times New Roman" w:hAnsi="Times New Roman"/>
              <w:i/>
              <w:sz w:val="16"/>
            </w:rPr>
            <w:delText>InputElement</w:delText>
          </w:r>
        </w:del>
        <w:del w:id="11005" w:author="Rev 10 Allen Wirfs-Brock" w:date="2012-07-29T11:37:00Z">
          <w:r w:rsidRPr="00BA286E" w:rsidDel="00387B31">
            <w:rPr>
              <w:rFonts w:ascii="Times New Roman" w:hAnsi="Times New Roman"/>
              <w:i/>
              <w:sz w:val="16"/>
            </w:rPr>
            <w:delText>Quasi</w:delText>
          </w:r>
        </w:del>
        <w:del w:id="11006" w:author="Rev 10 Allen Wirfs-Brock" w:date="2012-08-30T11:48:00Z">
          <w:r w:rsidRPr="00BA286E" w:rsidDel="0074434A">
            <w:rPr>
              <w:rFonts w:ascii="Times New Roman" w:hAnsi="Times New Roman"/>
              <w:i/>
              <w:sz w:val="16"/>
            </w:rPr>
            <w:delText>Tail</w:delText>
          </w:r>
          <w:r w:rsidRPr="00BA286E" w:rsidDel="0074434A">
            <w:rPr>
              <w:rFonts w:cs="Arial"/>
              <w:sz w:val="16"/>
            </w:rPr>
            <w:delText>]</w:delText>
          </w:r>
          <w:r w:rsidDel="0074434A">
            <w:rPr>
              <w:rFonts w:cs="Arial"/>
              <w:sz w:val="16"/>
            </w:rPr>
            <w:delText xml:space="preserve"> </w:delText>
          </w:r>
        </w:del>
        <w:del w:id="11007" w:author="Rev 10 Allen Wirfs-Brock" w:date="2012-07-29T11:37:00Z">
          <w:r w:rsidRPr="00BA286E" w:rsidDel="00387B31">
            <w:rPr>
              <w:rFonts w:ascii="Times New Roman" w:hAnsi="Times New Roman"/>
              <w:i/>
            </w:rPr>
            <w:delText>Quasi</w:delText>
          </w:r>
        </w:del>
      </w:ins>
      <w:ins w:id="11008" w:author="Rev 10 Allen Wirfs-Brock" w:date="2012-07-29T11:37:00Z">
        <w:r w:rsidR="00387B31">
          <w:rPr>
            <w:rFonts w:ascii="Times New Roman" w:hAnsi="Times New Roman"/>
            <w:i/>
          </w:rPr>
          <w:t>Template</w:t>
        </w:r>
      </w:ins>
      <w:ins w:id="11009" w:author="Rev 9 Allen Wirfs-Brock" w:date="2012-07-05T18:44:00Z">
        <w:r>
          <w:rPr>
            <w:rFonts w:ascii="Times New Roman" w:hAnsi="Times New Roman"/>
            <w:i/>
          </w:rPr>
          <w:t>Middle Expression</w:t>
        </w:r>
        <w:r>
          <w:rPr>
            <w:rFonts w:ascii="Times New Roman" w:hAnsi="Times New Roman"/>
          </w:rPr>
          <w:t xml:space="preserve"> </w:t>
        </w:r>
      </w:ins>
    </w:p>
    <w:p w14:paraId="0B8C42FE" w14:textId="77777777" w:rsidR="00E66894" w:rsidRDefault="00E66894" w:rsidP="00E66894">
      <w:pPr>
        <w:pStyle w:val="Alg4"/>
        <w:numPr>
          <w:ilvl w:val="0"/>
          <w:numId w:val="906"/>
        </w:numPr>
        <w:spacing w:after="220"/>
        <w:contextualSpacing/>
        <w:rPr>
          <w:ins w:id="11010" w:author="Rev 9 Allen Wirfs-Brock" w:date="2012-07-05T18:44:00Z"/>
        </w:rPr>
      </w:pPr>
      <w:ins w:id="11011" w:author="Rev 9 Allen Wirfs-Brock" w:date="2012-07-05T18:44:00Z">
        <w:r>
          <w:t xml:space="preserve">Let </w:t>
        </w:r>
        <w:r w:rsidRPr="003C08F9">
          <w:rPr>
            <w:i/>
          </w:rPr>
          <w:t>sub</w:t>
        </w:r>
        <w:r>
          <w:t xml:space="preserve"> be the result of evaluating </w:t>
        </w:r>
        <w:r w:rsidRPr="003C08F9">
          <w:rPr>
            <w:i/>
          </w:rPr>
          <w:t>Expression</w:t>
        </w:r>
        <w:r>
          <w:t>.</w:t>
        </w:r>
      </w:ins>
    </w:p>
    <w:p w14:paraId="1EF2D102" w14:textId="77777777" w:rsidR="00E66894" w:rsidRDefault="00E66894" w:rsidP="00E66894">
      <w:pPr>
        <w:pStyle w:val="Alg4"/>
        <w:numPr>
          <w:ilvl w:val="0"/>
          <w:numId w:val="906"/>
        </w:numPr>
        <w:spacing w:after="220"/>
        <w:contextualSpacing/>
        <w:rPr>
          <w:ins w:id="11012" w:author="Rev 9 Allen Wirfs-Brock" w:date="2012-07-05T18:44:00Z"/>
        </w:rPr>
      </w:pPr>
      <w:ins w:id="11013" w:author="Rev 9 Allen Wirfs-Brock" w:date="2012-07-05T18:44:00Z">
        <w:r>
          <w:t>ReturnIfAbrupt(</w:t>
        </w:r>
      </w:ins>
      <w:ins w:id="11014" w:author="Rev 10 Allen Wirfs-Brock" w:date="2012-08-14T15:26:00Z">
        <w:r w:rsidR="00EA1B5F" w:rsidRPr="003C08F9">
          <w:rPr>
            <w:i/>
          </w:rPr>
          <w:t>sub</w:t>
        </w:r>
      </w:ins>
      <w:ins w:id="11015" w:author="Rev 9 Allen Wirfs-Brock" w:date="2012-07-05T18:44:00Z">
        <w:del w:id="11016" w:author="Rev 10 Allen Wirfs-Brock" w:date="2012-08-14T15:26:00Z">
          <w:r w:rsidDel="00EA1B5F">
            <w:rPr>
              <w:i/>
            </w:rPr>
            <w:delText>middle</w:delText>
          </w:r>
        </w:del>
        <w:r>
          <w:t>).</w:t>
        </w:r>
      </w:ins>
    </w:p>
    <w:p w14:paraId="6448FF2F" w14:textId="77777777" w:rsidR="00E66894" w:rsidRPr="00E77497" w:rsidRDefault="00E66894" w:rsidP="00E66894">
      <w:pPr>
        <w:pStyle w:val="Alg4"/>
        <w:numPr>
          <w:ilvl w:val="0"/>
          <w:numId w:val="906"/>
        </w:numPr>
        <w:spacing w:after="220"/>
        <w:contextualSpacing/>
        <w:rPr>
          <w:ins w:id="11017" w:author="Rev 9 Allen Wirfs-Brock" w:date="2012-07-05T18:44:00Z"/>
        </w:rPr>
      </w:pPr>
      <w:ins w:id="11018" w:author="Rev 9 Allen Wirfs-Brock" w:date="2012-07-05T18:44:00Z">
        <w:r w:rsidRPr="00E77497">
          <w:t xml:space="preserve">Return </w:t>
        </w:r>
      </w:ins>
      <w:ins w:id="11019" w:author="Rev 9 Allen Wirfs-Brock" w:date="2012-07-05T18:46:00Z">
        <w:r>
          <w:t xml:space="preserve">a List containing only </w:t>
        </w:r>
        <w:r w:rsidRPr="00E66894">
          <w:rPr>
            <w:i/>
          </w:rPr>
          <w:t>sub</w:t>
        </w:r>
      </w:ins>
      <w:ins w:id="11020" w:author="Rev 9 Allen Wirfs-Brock" w:date="2012-07-05T18:44:00Z">
        <w:r w:rsidRPr="00E77497">
          <w:t>.</w:t>
        </w:r>
      </w:ins>
    </w:p>
    <w:p w14:paraId="5F729686" w14:textId="77777777" w:rsidR="00E66894" w:rsidRPr="00BA286E" w:rsidRDefault="00E66894" w:rsidP="00E66894">
      <w:pPr>
        <w:rPr>
          <w:ins w:id="11021" w:author="Rev 9 Allen Wirfs-Brock" w:date="2012-07-05T18:44:00Z"/>
          <w:rFonts w:ascii="Times New Roman" w:hAnsi="Times New Roman"/>
        </w:rPr>
      </w:pPr>
      <w:ins w:id="11022" w:author="Rev 9 Allen Wirfs-Brock" w:date="2012-07-05T18:44:00Z">
        <w:del w:id="11023" w:author="Rev 10 Allen Wirfs-Brock" w:date="2012-07-29T11:37:00Z">
          <w:r w:rsidDel="00387B31">
            <w:rPr>
              <w:rStyle w:val="bnf"/>
            </w:rPr>
            <w:delText>Quasi</w:delText>
          </w:r>
        </w:del>
      </w:ins>
      <w:ins w:id="11024" w:author="Rev 10 Allen Wirfs-Brock" w:date="2012-07-29T11:37:00Z">
        <w:r w:rsidR="00387B31">
          <w:rPr>
            <w:rStyle w:val="bnf"/>
          </w:rPr>
          <w:t>Template</w:t>
        </w:r>
      </w:ins>
      <w:ins w:id="11025" w:author="Rev 9 Allen Wirfs-Brock" w:date="2012-07-05T18:44:00Z">
        <w:r>
          <w:rPr>
            <w:rStyle w:val="bnf"/>
          </w:rPr>
          <w:t>MiddleList</w:t>
        </w:r>
        <w:r w:rsidRPr="00E77497">
          <w:t xml:space="preserve"> </w:t>
        </w:r>
        <w:r w:rsidRPr="00E77497">
          <w:rPr>
            <w:b/>
          </w:rPr>
          <w:t>:</w:t>
        </w:r>
        <w:r>
          <w:rPr>
            <w:b/>
          </w:rPr>
          <w:t xml:space="preserve"> </w:t>
        </w:r>
        <w:del w:id="11026" w:author="Rev 10 Allen Wirfs-Brock" w:date="2012-07-29T11:37:00Z">
          <w:r w:rsidDel="00387B31">
            <w:rPr>
              <w:rStyle w:val="bnf"/>
            </w:rPr>
            <w:delText>Quasi</w:delText>
          </w:r>
        </w:del>
      </w:ins>
      <w:ins w:id="11027" w:author="Rev 10 Allen Wirfs-Brock" w:date="2012-07-29T11:37:00Z">
        <w:r w:rsidR="00387B31">
          <w:rPr>
            <w:rStyle w:val="bnf"/>
          </w:rPr>
          <w:t>Template</w:t>
        </w:r>
      </w:ins>
      <w:ins w:id="11028" w:author="Rev 9 Allen Wirfs-Brock" w:date="2012-07-05T18:44:00Z">
        <w:r>
          <w:rPr>
            <w:rStyle w:val="bnf"/>
          </w:rPr>
          <w:t>MiddleList</w:t>
        </w:r>
        <w:r w:rsidRPr="00E77497">
          <w:rPr>
            <w:i/>
          </w:rPr>
          <w:t xml:space="preserve">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w:t>
        </w:r>
        <w:del w:id="11029" w:author="Rev 10 Allen Wirfs-Brock" w:date="2012-07-29T11:37:00Z">
          <w:r w:rsidRPr="00BA286E" w:rsidDel="00387B31">
            <w:rPr>
              <w:rFonts w:ascii="Times New Roman" w:hAnsi="Times New Roman"/>
              <w:i/>
              <w:sz w:val="16"/>
            </w:rPr>
            <w:delText>Quasi</w:delText>
          </w:r>
        </w:del>
      </w:ins>
      <w:ins w:id="11030" w:author="Rev 10 Allen Wirfs-Brock" w:date="2012-07-29T11:37:00Z">
        <w:r w:rsidR="00387B31">
          <w:rPr>
            <w:rFonts w:ascii="Times New Roman" w:hAnsi="Times New Roman"/>
            <w:i/>
            <w:sz w:val="16"/>
          </w:rPr>
          <w:t>Template</w:t>
        </w:r>
      </w:ins>
      <w:ins w:id="11031" w:author="Rev 9 Allen Wirfs-Brock" w:date="2012-07-05T18:44:00Z">
        <w:r w:rsidRPr="00BA286E">
          <w:rPr>
            <w:rFonts w:ascii="Times New Roman" w:hAnsi="Times New Roman"/>
            <w:i/>
            <w:sz w:val="16"/>
          </w:rPr>
          <w:t>Tail</w:t>
        </w:r>
        <w:r w:rsidRPr="00BA286E">
          <w:rPr>
            <w:rFonts w:cs="Arial"/>
            <w:sz w:val="16"/>
          </w:rPr>
          <w:t>]</w:t>
        </w:r>
        <w:r>
          <w:rPr>
            <w:rFonts w:cs="Arial"/>
            <w:sz w:val="16"/>
          </w:rPr>
          <w:t xml:space="preserve"> </w:t>
        </w:r>
        <w:del w:id="11032" w:author="Rev 10 Allen Wirfs-Brock" w:date="2012-07-29T11:37:00Z">
          <w:r w:rsidRPr="00BA286E" w:rsidDel="00387B31">
            <w:rPr>
              <w:rFonts w:ascii="Times New Roman" w:hAnsi="Times New Roman"/>
              <w:i/>
            </w:rPr>
            <w:delText>Quasi</w:delText>
          </w:r>
        </w:del>
      </w:ins>
      <w:ins w:id="11033" w:author="Rev 10 Allen Wirfs-Brock" w:date="2012-07-29T11:37:00Z">
        <w:r w:rsidR="00387B31">
          <w:rPr>
            <w:rFonts w:ascii="Times New Roman" w:hAnsi="Times New Roman"/>
            <w:i/>
          </w:rPr>
          <w:t>Template</w:t>
        </w:r>
      </w:ins>
      <w:ins w:id="11034" w:author="Rev 9 Allen Wirfs-Brock" w:date="2012-07-05T18:44:00Z">
        <w:r>
          <w:rPr>
            <w:rFonts w:ascii="Times New Roman" w:hAnsi="Times New Roman"/>
            <w:i/>
          </w:rPr>
          <w:t>Middle Expression</w:t>
        </w:r>
        <w:r>
          <w:rPr>
            <w:rFonts w:ascii="Times New Roman" w:hAnsi="Times New Roman"/>
          </w:rPr>
          <w:t xml:space="preserve"> </w:t>
        </w:r>
      </w:ins>
    </w:p>
    <w:p w14:paraId="4A057476" w14:textId="77777777" w:rsidR="00E66894" w:rsidRDefault="00E66894" w:rsidP="00E66894">
      <w:pPr>
        <w:pStyle w:val="Alg4"/>
        <w:numPr>
          <w:ilvl w:val="0"/>
          <w:numId w:val="907"/>
        </w:numPr>
        <w:spacing w:after="220"/>
        <w:contextualSpacing/>
        <w:rPr>
          <w:ins w:id="11035" w:author="Rev 9 Allen Wirfs-Brock" w:date="2012-07-05T18:44:00Z"/>
        </w:rPr>
      </w:pPr>
      <w:ins w:id="11036" w:author="Rev 9 Allen Wirfs-Brock" w:date="2012-07-05T18:44:00Z">
        <w:r>
          <w:t xml:space="preserve">Let </w:t>
        </w:r>
      </w:ins>
      <w:ins w:id="11037" w:author="Rev 9 Allen Wirfs-Brock" w:date="2012-07-05T18:48:00Z">
        <w:r w:rsidR="008C100A">
          <w:rPr>
            <w:i/>
          </w:rPr>
          <w:t>preceeding</w:t>
        </w:r>
      </w:ins>
      <w:ins w:id="11038" w:author="Rev 9 Allen Wirfs-Brock" w:date="2012-07-05T18:44:00Z">
        <w:r>
          <w:t xml:space="preserve"> be the result of </w:t>
        </w:r>
      </w:ins>
      <w:ins w:id="11039" w:author="Rev 9 Allen Wirfs-Brock" w:date="2012-07-05T18:47:00Z">
        <w:r>
          <w:t>SubstitutionEvaluation of</w:t>
        </w:r>
      </w:ins>
      <w:ins w:id="11040" w:author="Rev 9 Allen Wirfs-Brock" w:date="2012-07-05T18:44:00Z">
        <w:r>
          <w:t xml:space="preserve"> </w:t>
        </w:r>
        <w:del w:id="11041" w:author="Rev 10 Allen Wirfs-Brock" w:date="2012-07-29T11:37:00Z">
          <w:r w:rsidDel="00387B31">
            <w:rPr>
              <w:i/>
            </w:rPr>
            <w:delText>Quasi</w:delText>
          </w:r>
        </w:del>
      </w:ins>
      <w:ins w:id="11042" w:author="Rev 10 Allen Wirfs-Brock" w:date="2012-07-29T11:37:00Z">
        <w:r w:rsidR="00387B31">
          <w:rPr>
            <w:i/>
          </w:rPr>
          <w:t>Template</w:t>
        </w:r>
      </w:ins>
      <w:ins w:id="11043" w:author="Rev 9 Allen Wirfs-Brock" w:date="2012-07-05T18:44:00Z">
        <w:r>
          <w:rPr>
            <w:i/>
          </w:rPr>
          <w:t xml:space="preserve">MiddleList </w:t>
        </w:r>
        <w:r>
          <w:t>.</w:t>
        </w:r>
      </w:ins>
    </w:p>
    <w:p w14:paraId="4E51AE47" w14:textId="77777777" w:rsidR="00E66894" w:rsidRDefault="00E66894" w:rsidP="00E66894">
      <w:pPr>
        <w:pStyle w:val="Alg4"/>
        <w:numPr>
          <w:ilvl w:val="0"/>
          <w:numId w:val="907"/>
        </w:numPr>
        <w:spacing w:after="220"/>
        <w:contextualSpacing/>
        <w:rPr>
          <w:ins w:id="11044" w:author="Rev 9 Allen Wirfs-Brock" w:date="2012-07-05T18:44:00Z"/>
        </w:rPr>
      </w:pPr>
      <w:ins w:id="11045" w:author="Rev 9 Allen Wirfs-Brock" w:date="2012-07-05T18:44:00Z">
        <w:r>
          <w:t>ReturnIfAbrupt(</w:t>
        </w:r>
      </w:ins>
      <w:ins w:id="11046" w:author="Rev 9 Allen Wirfs-Brock" w:date="2012-07-05T18:48:00Z">
        <w:r w:rsidR="008C100A">
          <w:rPr>
            <w:i/>
          </w:rPr>
          <w:t>preceeding</w:t>
        </w:r>
      </w:ins>
      <w:ins w:id="11047" w:author="Rev 9 Allen Wirfs-Brock" w:date="2012-07-05T18:44:00Z">
        <w:r>
          <w:t>).</w:t>
        </w:r>
      </w:ins>
    </w:p>
    <w:p w14:paraId="2E97CAB6" w14:textId="77777777" w:rsidR="00E66894" w:rsidRDefault="00E66894" w:rsidP="00E66894">
      <w:pPr>
        <w:pStyle w:val="Alg4"/>
        <w:numPr>
          <w:ilvl w:val="0"/>
          <w:numId w:val="907"/>
        </w:numPr>
        <w:spacing w:after="220"/>
        <w:contextualSpacing/>
        <w:rPr>
          <w:ins w:id="11048" w:author="Rev 9 Allen Wirfs-Brock" w:date="2012-07-05T18:44:00Z"/>
        </w:rPr>
      </w:pPr>
      <w:ins w:id="11049" w:author="Rev 9 Allen Wirfs-Brock" w:date="2012-07-05T18:44:00Z">
        <w:r>
          <w:t xml:space="preserve">Let </w:t>
        </w:r>
      </w:ins>
      <w:ins w:id="11050" w:author="Rev 9 Allen Wirfs-Brock" w:date="2012-07-05T18:47:00Z">
        <w:r>
          <w:rPr>
            <w:i/>
          </w:rPr>
          <w:t>next</w:t>
        </w:r>
      </w:ins>
      <w:ins w:id="11051" w:author="Rev 9 Allen Wirfs-Brock" w:date="2012-07-05T18:44:00Z">
        <w:r>
          <w:rPr>
            <w:i/>
          </w:rPr>
          <w:t xml:space="preserve"> </w:t>
        </w:r>
        <w:r>
          <w:t xml:space="preserve"> </w:t>
        </w:r>
      </w:ins>
      <w:ins w:id="11052" w:author="Rev 9 Allen Wirfs-Brock" w:date="2012-07-05T18:47:00Z">
        <w:r>
          <w:t xml:space="preserve">be the result of evaluating </w:t>
        </w:r>
        <w:r w:rsidRPr="003C08F9">
          <w:rPr>
            <w:i/>
          </w:rPr>
          <w:t>Expression</w:t>
        </w:r>
      </w:ins>
      <w:ins w:id="11053" w:author="Rev 9 Allen Wirfs-Brock" w:date="2012-07-05T18:44:00Z">
        <w:r>
          <w:t>.</w:t>
        </w:r>
      </w:ins>
    </w:p>
    <w:p w14:paraId="104877B2" w14:textId="77777777" w:rsidR="00E66894" w:rsidRDefault="00E66894" w:rsidP="00E66894">
      <w:pPr>
        <w:pStyle w:val="Alg4"/>
        <w:numPr>
          <w:ilvl w:val="0"/>
          <w:numId w:val="907"/>
        </w:numPr>
        <w:spacing w:after="220"/>
        <w:contextualSpacing/>
        <w:rPr>
          <w:ins w:id="11054" w:author="Rev 9 Allen Wirfs-Brock" w:date="2012-07-05T18:44:00Z"/>
        </w:rPr>
      </w:pPr>
      <w:ins w:id="11055" w:author="Rev 9 Allen Wirfs-Brock" w:date="2012-07-05T18:44:00Z">
        <w:r>
          <w:t>ReturnIfAbrupt(</w:t>
        </w:r>
      </w:ins>
      <w:ins w:id="11056" w:author="Rev 9 Allen Wirfs-Brock" w:date="2012-07-05T18:48:00Z">
        <w:r w:rsidR="008C100A">
          <w:rPr>
            <w:i/>
          </w:rPr>
          <w:t>next</w:t>
        </w:r>
      </w:ins>
      <w:ins w:id="11057" w:author="Rev 9 Allen Wirfs-Brock" w:date="2012-07-05T18:44:00Z">
        <w:r>
          <w:t>).</w:t>
        </w:r>
      </w:ins>
    </w:p>
    <w:p w14:paraId="47249765" w14:textId="77777777" w:rsidR="008C100A" w:rsidRDefault="008C100A" w:rsidP="00E66894">
      <w:pPr>
        <w:pStyle w:val="Alg4"/>
        <w:numPr>
          <w:ilvl w:val="0"/>
          <w:numId w:val="907"/>
        </w:numPr>
        <w:spacing w:after="220"/>
        <w:contextualSpacing/>
        <w:rPr>
          <w:ins w:id="11058" w:author="Rev 9 Allen Wirfs-Brock" w:date="2012-07-05T18:48:00Z"/>
        </w:rPr>
      </w:pPr>
      <w:ins w:id="11059" w:author="Rev 9 Allen Wirfs-Brock" w:date="2012-07-05T18:48:00Z">
        <w:r>
          <w:t xml:space="preserve">Append </w:t>
        </w:r>
        <w:r w:rsidRPr="008C100A">
          <w:rPr>
            <w:i/>
          </w:rPr>
          <w:t>next</w:t>
        </w:r>
        <w:r>
          <w:t xml:space="preserve"> as the list element of the List </w:t>
        </w:r>
        <w:r w:rsidRPr="008C100A">
          <w:rPr>
            <w:i/>
          </w:rPr>
          <w:t>preceeding</w:t>
        </w:r>
        <w:r>
          <w:t>.</w:t>
        </w:r>
      </w:ins>
    </w:p>
    <w:p w14:paraId="61D0CC37" w14:textId="77777777" w:rsidR="00E66894" w:rsidRPr="00E77497" w:rsidRDefault="00E66894" w:rsidP="00E66894">
      <w:pPr>
        <w:pStyle w:val="Alg4"/>
        <w:numPr>
          <w:ilvl w:val="0"/>
          <w:numId w:val="907"/>
        </w:numPr>
        <w:spacing w:after="220"/>
        <w:contextualSpacing/>
        <w:rPr>
          <w:ins w:id="11060" w:author="Rev 9 Allen Wirfs-Brock" w:date="2012-07-05T18:44:00Z"/>
        </w:rPr>
      </w:pPr>
      <w:ins w:id="11061" w:author="Rev 9 Allen Wirfs-Brock" w:date="2012-07-05T18:44:00Z">
        <w:r w:rsidRPr="00E77497">
          <w:t xml:space="preserve">Return </w:t>
        </w:r>
      </w:ins>
      <w:ins w:id="11062" w:author="Rev 9 Allen Wirfs-Brock" w:date="2012-07-05T18:49:00Z">
        <w:r w:rsidR="008C100A" w:rsidRPr="008C100A">
          <w:rPr>
            <w:i/>
          </w:rPr>
          <w:t>preceeding</w:t>
        </w:r>
      </w:ins>
      <w:ins w:id="11063" w:author="Rev 9 Allen Wirfs-Brock" w:date="2012-07-05T18:44:00Z">
        <w:r w:rsidRPr="00E77497">
          <w:t>.</w:t>
        </w:r>
      </w:ins>
    </w:p>
    <w:p w14:paraId="2237419C" w14:textId="77777777" w:rsidR="00E706EA" w:rsidRPr="00E77497" w:rsidRDefault="00E706EA" w:rsidP="00E706EA">
      <w:pPr>
        <w:keepNext/>
        <w:rPr>
          <w:ins w:id="11064" w:author="Rev 9 Allen Wirfs-Brock" w:date="2012-06-30T08:50:00Z"/>
          <w:rFonts w:ascii="Helvetica" w:hAnsi="Helvetica"/>
          <w:b/>
        </w:rPr>
      </w:pPr>
      <w:ins w:id="11065" w:author="Rev 9 Allen Wirfs-Brock" w:date="2012-06-30T08:50:00Z">
        <w:r w:rsidRPr="00E77497">
          <w:rPr>
            <w:rFonts w:ascii="Helvetica" w:hAnsi="Helvetica"/>
            <w:b/>
          </w:rPr>
          <w:t xml:space="preserve">Runtime Semantics: </w:t>
        </w:r>
        <w:r w:rsidRPr="00E77497">
          <w:rPr>
            <w:rFonts w:ascii="Helvetica" w:hAnsi="Helvetica"/>
            <w:b/>
            <w:spacing w:val="6"/>
          </w:rPr>
          <w:t>Evaluation</w:t>
        </w:r>
      </w:ins>
    </w:p>
    <w:p w14:paraId="3CDCB92A" w14:textId="77777777" w:rsidR="00E706EA" w:rsidRPr="00E77497" w:rsidRDefault="00E706EA" w:rsidP="00E706EA">
      <w:pPr>
        <w:rPr>
          <w:ins w:id="11066" w:author="Rev 9 Allen Wirfs-Brock" w:date="2012-06-30T08:50:00Z"/>
        </w:rPr>
      </w:pPr>
      <w:ins w:id="11067" w:author="Rev 9 Allen Wirfs-Brock" w:date="2012-06-30T08:50:00Z">
        <w:del w:id="11068" w:author="Rev 10 Allen Wirfs-Brock" w:date="2012-07-29T11:37:00Z">
          <w:r w:rsidDel="00387B31">
            <w:rPr>
              <w:rStyle w:val="bnf"/>
            </w:rPr>
            <w:delText>Quasi</w:delText>
          </w:r>
        </w:del>
      </w:ins>
      <w:ins w:id="11069" w:author="Rev 10 Allen Wirfs-Brock" w:date="2012-07-29T11:37:00Z">
        <w:r w:rsidR="00387B31">
          <w:rPr>
            <w:rStyle w:val="bnf"/>
          </w:rPr>
          <w:t>Template</w:t>
        </w:r>
      </w:ins>
      <w:ins w:id="11070" w:author="Rev 9 Allen Wirfs-Brock" w:date="2012-06-30T08:50:00Z">
        <w:r>
          <w:rPr>
            <w:rStyle w:val="bnf"/>
          </w:rPr>
          <w:t>Literal</w:t>
        </w:r>
        <w:r w:rsidRPr="00E77497">
          <w:t xml:space="preserve"> </w:t>
        </w:r>
        <w:r w:rsidRPr="00E77497">
          <w:rPr>
            <w:b/>
          </w:rPr>
          <w:t>:</w:t>
        </w:r>
        <w:r w:rsidRPr="00E77497">
          <w:rPr>
            <w:i/>
          </w:rPr>
          <w:t xml:space="preserve"> </w:t>
        </w:r>
      </w:ins>
      <w:ins w:id="11071" w:author="Rev 9 Allen Wirfs-Brock" w:date="2012-06-30T08:51:00Z">
        <w:del w:id="11072" w:author="Rev 10 Allen Wirfs-Brock" w:date="2012-07-29T11:40:00Z">
          <w:r w:rsidDel="00387B31">
            <w:rPr>
              <w:rStyle w:val="bnf"/>
            </w:rPr>
            <w:delText>FullQuasi</w:delText>
          </w:r>
        </w:del>
      </w:ins>
      <w:ins w:id="11073" w:author="Rev 10 Allen Wirfs-Brock" w:date="2012-07-29T11:40:00Z">
        <w:r w:rsidR="00387B31">
          <w:rPr>
            <w:rStyle w:val="bnf"/>
          </w:rPr>
          <w:t>NoSubstitutionTemplate</w:t>
        </w:r>
      </w:ins>
      <w:ins w:id="11074" w:author="Rev 9 Allen Wirfs-Brock" w:date="2012-06-30T08:50:00Z">
        <w:r w:rsidRPr="00E77497">
          <w:t xml:space="preserve"> </w:t>
        </w:r>
      </w:ins>
    </w:p>
    <w:p w14:paraId="7AB862A3" w14:textId="77777777" w:rsidR="00E706EA" w:rsidRPr="00E77497" w:rsidRDefault="00E706EA" w:rsidP="00A0196C">
      <w:pPr>
        <w:pStyle w:val="Alg4"/>
        <w:numPr>
          <w:ilvl w:val="0"/>
          <w:numId w:val="902"/>
        </w:numPr>
        <w:spacing w:after="220"/>
        <w:contextualSpacing/>
        <w:rPr>
          <w:ins w:id="11075" w:author="Rev 9 Allen Wirfs-Brock" w:date="2012-06-30T08:52:00Z"/>
        </w:rPr>
      </w:pPr>
      <w:ins w:id="11076" w:author="Rev 9 Allen Wirfs-Brock" w:date="2012-06-30T08:52:00Z">
        <w:r w:rsidRPr="00E77497">
          <w:t xml:space="preserve">Return </w:t>
        </w:r>
        <w:r>
          <w:t>the string</w:t>
        </w:r>
      </w:ins>
      <w:ins w:id="11077" w:author="Rev 9 Allen Wirfs-Brock" w:date="2012-07-02T17:16:00Z">
        <w:r w:rsidR="000A05D1">
          <w:t xml:space="preserve"> value</w:t>
        </w:r>
      </w:ins>
      <w:ins w:id="11078" w:author="Rev 9 Allen Wirfs-Brock" w:date="2012-06-30T08:52:00Z">
        <w:r>
          <w:t xml:space="preserve"> whose </w:t>
        </w:r>
      </w:ins>
      <w:ins w:id="11079" w:author="Rev 9 Allen Wirfs-Brock" w:date="2012-07-02T17:15:00Z">
        <w:r w:rsidR="000A05D1">
          <w:t>elements</w:t>
        </w:r>
      </w:ins>
      <w:ins w:id="11080" w:author="Rev 9 Allen Wirfs-Brock" w:date="2012-06-30T08:52:00Z">
        <w:r>
          <w:t xml:space="preserve"> are the </w:t>
        </w:r>
        <w:del w:id="11081" w:author="Rev 10 Allen Wirfs-Brock" w:date="2012-07-29T11:26:00Z">
          <w:r w:rsidDel="00387B31">
            <w:delText>QV</w:delText>
          </w:r>
        </w:del>
      </w:ins>
      <w:ins w:id="11082" w:author="Rev 10 Allen Wirfs-Brock" w:date="2012-07-29T11:26:00Z">
        <w:r w:rsidR="00387B31">
          <w:t>TV</w:t>
        </w:r>
      </w:ins>
      <w:ins w:id="11083" w:author="Rev 9 Allen Wirfs-Brock" w:date="2012-06-30T08:52:00Z">
        <w:r>
          <w:t xml:space="preserve"> of </w:t>
        </w:r>
      </w:ins>
      <w:ins w:id="11084" w:author="Rev 9 Allen Wirfs-Brock" w:date="2012-06-30T08:53:00Z">
        <w:del w:id="11085" w:author="Rev 10 Allen Wirfs-Brock" w:date="2012-07-29T11:40:00Z">
          <w:r w:rsidDel="00387B31">
            <w:rPr>
              <w:i/>
            </w:rPr>
            <w:delText>FullQuasi</w:delText>
          </w:r>
        </w:del>
      </w:ins>
      <w:ins w:id="11086" w:author="Rev 10 Allen Wirfs-Brock" w:date="2012-07-29T11:40:00Z">
        <w:r w:rsidR="00387B31">
          <w:rPr>
            <w:i/>
          </w:rPr>
          <w:t>NoSubstitutionTemplate</w:t>
        </w:r>
      </w:ins>
      <w:ins w:id="11087" w:author="Rev 9 Allen Wirfs-Brock" w:date="2012-06-30T08:52:00Z">
        <w:r>
          <w:t xml:space="preserve"> as defined in 7.8.</w:t>
        </w:r>
      </w:ins>
      <w:ins w:id="11088" w:author="Rev 9 Allen Wirfs-Brock" w:date="2012-06-30T08:53:00Z">
        <w:r>
          <w:t>6</w:t>
        </w:r>
      </w:ins>
      <w:ins w:id="11089" w:author="Rev 9 Allen Wirfs-Brock" w:date="2012-06-30T08:52:00Z">
        <w:r w:rsidRPr="00E77497">
          <w:t>.</w:t>
        </w:r>
      </w:ins>
    </w:p>
    <w:p w14:paraId="0EACF404" w14:textId="77777777" w:rsidR="00E706EA" w:rsidRPr="00BA286E" w:rsidRDefault="00E706EA" w:rsidP="00E706EA">
      <w:pPr>
        <w:rPr>
          <w:ins w:id="11090" w:author="Rev 9 Allen Wirfs-Brock" w:date="2012-06-30T08:54:00Z"/>
          <w:rFonts w:ascii="Times New Roman" w:hAnsi="Times New Roman"/>
        </w:rPr>
      </w:pPr>
      <w:ins w:id="11091" w:author="Rev 9 Allen Wirfs-Brock" w:date="2012-06-30T08:54:00Z">
        <w:del w:id="11092" w:author="Rev 10 Allen Wirfs-Brock" w:date="2012-07-29T11:37:00Z">
          <w:r w:rsidDel="00387B31">
            <w:rPr>
              <w:rStyle w:val="bnf"/>
            </w:rPr>
            <w:delText>Quasi</w:delText>
          </w:r>
        </w:del>
      </w:ins>
      <w:ins w:id="11093" w:author="Rev 10 Allen Wirfs-Brock" w:date="2012-07-29T11:37:00Z">
        <w:r w:rsidR="00387B31">
          <w:rPr>
            <w:rStyle w:val="bnf"/>
          </w:rPr>
          <w:t>Template</w:t>
        </w:r>
      </w:ins>
      <w:ins w:id="11094" w:author="Rev 9 Allen Wirfs-Brock" w:date="2012-06-30T08:54:00Z">
        <w:r>
          <w:rPr>
            <w:rStyle w:val="bnf"/>
          </w:rPr>
          <w:t>Literal</w:t>
        </w:r>
        <w:r w:rsidRPr="00E77497">
          <w:t xml:space="preserve"> </w:t>
        </w:r>
        <w:r w:rsidRPr="00E77497">
          <w:rPr>
            <w:b/>
          </w:rPr>
          <w:t>:</w:t>
        </w:r>
        <w:r w:rsidRPr="00E77497">
          <w:rPr>
            <w:i/>
          </w:rPr>
          <w:t xml:space="preserve"> </w:t>
        </w:r>
      </w:ins>
      <w:ins w:id="11095" w:author="Rev 9 Allen Wirfs-Brock" w:date="2012-06-30T08:56:00Z">
        <w:del w:id="11096" w:author="Rev 10 Allen Wirfs-Brock" w:date="2012-07-29T11:37:00Z">
          <w:r w:rsidRPr="00BA286E" w:rsidDel="00387B31">
            <w:rPr>
              <w:rFonts w:ascii="Times New Roman" w:hAnsi="Times New Roman"/>
              <w:i/>
            </w:rPr>
            <w:delText>Quasi</w:delText>
          </w:r>
        </w:del>
      </w:ins>
      <w:ins w:id="11097" w:author="Rev 10 Allen Wirfs-Brock" w:date="2012-07-29T11:37:00Z">
        <w:r w:rsidR="00387B31">
          <w:rPr>
            <w:rFonts w:ascii="Times New Roman" w:hAnsi="Times New Roman"/>
            <w:i/>
          </w:rPr>
          <w:t>Template</w:t>
        </w:r>
      </w:ins>
      <w:ins w:id="11098" w:author="Rev 9 Allen Wirfs-Brock" w:date="2012-06-30T08:56:00Z">
        <w:r w:rsidRPr="00BA286E">
          <w:rPr>
            <w:rFonts w:ascii="Times New Roman" w:hAnsi="Times New Roman"/>
            <w:i/>
          </w:rPr>
          <w:t>Head</w:t>
        </w:r>
      </w:ins>
      <w:ins w:id="11099" w:author="Rev 9 Allen Wirfs-Brock" w:date="2012-06-30T09:10:00Z">
        <w:r w:rsidR="003C08F9">
          <w:rPr>
            <w:rFonts w:ascii="Times New Roman" w:hAnsi="Times New Roman"/>
            <w:i/>
          </w:rPr>
          <w:t xml:space="preserve"> Expression</w:t>
        </w:r>
      </w:ins>
      <w:ins w:id="11100" w:author="Rev 9 Allen Wirfs-Brock" w:date="2012-06-30T08:59:00Z">
        <w:r>
          <w:rPr>
            <w:rFonts w:ascii="Times New Roman" w:hAnsi="Times New Roman"/>
          </w:rPr>
          <w:t xml:space="preserve">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w:t>
        </w:r>
        <w:del w:id="11101" w:author="Rev 10 Allen Wirfs-Brock" w:date="2012-07-29T11:37:00Z">
          <w:r w:rsidRPr="00BA286E" w:rsidDel="00387B31">
            <w:rPr>
              <w:rFonts w:ascii="Times New Roman" w:hAnsi="Times New Roman"/>
              <w:i/>
              <w:sz w:val="16"/>
            </w:rPr>
            <w:delText>Quasi</w:delText>
          </w:r>
        </w:del>
      </w:ins>
      <w:ins w:id="11102" w:author="Rev 10 Allen Wirfs-Brock" w:date="2012-07-29T11:37:00Z">
        <w:r w:rsidR="00387B31">
          <w:rPr>
            <w:rFonts w:ascii="Times New Roman" w:hAnsi="Times New Roman"/>
            <w:i/>
            <w:sz w:val="16"/>
          </w:rPr>
          <w:t>Template</w:t>
        </w:r>
      </w:ins>
      <w:ins w:id="11103" w:author="Rev 9 Allen Wirfs-Brock" w:date="2012-06-30T08:59:00Z">
        <w:r w:rsidRPr="00BA286E">
          <w:rPr>
            <w:rFonts w:ascii="Times New Roman" w:hAnsi="Times New Roman"/>
            <w:i/>
            <w:sz w:val="16"/>
          </w:rPr>
          <w:t>Tail</w:t>
        </w:r>
        <w:r w:rsidRPr="00BA286E">
          <w:rPr>
            <w:rFonts w:cs="Arial"/>
            <w:sz w:val="16"/>
          </w:rPr>
          <w:t>]</w:t>
        </w:r>
      </w:ins>
      <w:ins w:id="11104" w:author="Rev 9 Allen Wirfs-Brock" w:date="2012-06-30T09:00:00Z">
        <w:r>
          <w:rPr>
            <w:rFonts w:cs="Arial"/>
            <w:sz w:val="16"/>
          </w:rPr>
          <w:t xml:space="preserve"> </w:t>
        </w:r>
        <w:del w:id="11105" w:author="Rev 10 Allen Wirfs-Brock" w:date="2012-07-29T11:37:00Z">
          <w:r w:rsidRPr="00D639BE" w:rsidDel="00387B31">
            <w:rPr>
              <w:rFonts w:ascii="Times New Roman" w:hAnsi="Times New Roman"/>
              <w:i/>
            </w:rPr>
            <w:delText>Quasi</w:delText>
          </w:r>
        </w:del>
      </w:ins>
      <w:ins w:id="11106" w:author="Rev 10 Allen Wirfs-Brock" w:date="2012-07-29T11:37:00Z">
        <w:r w:rsidR="00387B31">
          <w:rPr>
            <w:rFonts w:ascii="Times New Roman" w:hAnsi="Times New Roman"/>
            <w:i/>
          </w:rPr>
          <w:t>Template</w:t>
        </w:r>
      </w:ins>
      <w:ins w:id="11107" w:author="Rev 9 Allen Wirfs-Brock" w:date="2012-06-30T09:00:00Z">
        <w:del w:id="11108" w:author="Rev 10 Allen Wirfs-Brock" w:date="2012-08-30T12:03:00Z">
          <w:r w:rsidDel="00B37EBC">
            <w:rPr>
              <w:rFonts w:ascii="Times New Roman" w:hAnsi="Times New Roman"/>
              <w:i/>
            </w:rPr>
            <w:delText>Tail</w:delText>
          </w:r>
        </w:del>
      </w:ins>
      <w:ins w:id="11109" w:author="Rev 10 Allen Wirfs-Brock" w:date="2012-08-30T12:03:00Z">
        <w:r w:rsidR="00B37EBC">
          <w:rPr>
            <w:rFonts w:ascii="Times New Roman" w:hAnsi="Times New Roman"/>
            <w:i/>
          </w:rPr>
          <w:t>Spans</w:t>
        </w:r>
      </w:ins>
    </w:p>
    <w:p w14:paraId="1C19E70A" w14:textId="77777777" w:rsidR="00BA286E" w:rsidRDefault="00BA286E" w:rsidP="00A0196C">
      <w:pPr>
        <w:pStyle w:val="Alg4"/>
        <w:numPr>
          <w:ilvl w:val="0"/>
          <w:numId w:val="903"/>
        </w:numPr>
        <w:spacing w:after="220"/>
        <w:contextualSpacing/>
        <w:rPr>
          <w:ins w:id="11110" w:author="Rev 9 Allen Wirfs-Brock" w:date="2012-06-30T09:01:00Z"/>
        </w:rPr>
      </w:pPr>
      <w:ins w:id="11111" w:author="Rev 9 Allen Wirfs-Brock" w:date="2012-06-30T09:01:00Z">
        <w:r>
          <w:t xml:space="preserve">Let </w:t>
        </w:r>
      </w:ins>
      <w:ins w:id="11112" w:author="Rev 9 Allen Wirfs-Brock" w:date="2012-06-30T09:02:00Z">
        <w:r w:rsidRPr="00BA286E">
          <w:rPr>
            <w:i/>
          </w:rPr>
          <w:t>head</w:t>
        </w:r>
      </w:ins>
      <w:ins w:id="11113" w:author="Rev 9 Allen Wirfs-Brock" w:date="2012-06-30T09:01:00Z">
        <w:r>
          <w:t xml:space="preserve"> be </w:t>
        </w:r>
      </w:ins>
      <w:ins w:id="11114" w:author="Rev 9 Allen Wirfs-Brock" w:date="2012-06-30T09:11:00Z">
        <w:r w:rsidR="003C08F9">
          <w:t xml:space="preserve">the </w:t>
        </w:r>
        <w:del w:id="11115" w:author="Rev 10 Allen Wirfs-Brock" w:date="2012-07-29T11:26:00Z">
          <w:r w:rsidR="003C08F9" w:rsidDel="00387B31">
            <w:delText>QV</w:delText>
          </w:r>
        </w:del>
      </w:ins>
      <w:ins w:id="11116" w:author="Rev 10 Allen Wirfs-Brock" w:date="2012-07-29T11:26:00Z">
        <w:r w:rsidR="00387B31">
          <w:t>TV</w:t>
        </w:r>
      </w:ins>
      <w:ins w:id="11117" w:author="Rev 9 Allen Wirfs-Brock" w:date="2012-06-30T09:11:00Z">
        <w:r w:rsidR="003C08F9">
          <w:t xml:space="preserve"> of </w:t>
        </w:r>
      </w:ins>
      <w:ins w:id="11118" w:author="Rev 9 Allen Wirfs-Brock" w:date="2012-06-30T09:12:00Z">
        <w:del w:id="11119" w:author="Rev 10 Allen Wirfs-Brock" w:date="2012-07-29T11:37:00Z">
          <w:r w:rsidR="003C08F9" w:rsidDel="00387B31">
            <w:rPr>
              <w:i/>
            </w:rPr>
            <w:delText>Quasi</w:delText>
          </w:r>
        </w:del>
      </w:ins>
      <w:ins w:id="11120" w:author="Rev 10 Allen Wirfs-Brock" w:date="2012-07-29T11:37:00Z">
        <w:r w:rsidR="00387B31">
          <w:rPr>
            <w:i/>
          </w:rPr>
          <w:t>Template</w:t>
        </w:r>
      </w:ins>
      <w:ins w:id="11121" w:author="Rev 9 Allen Wirfs-Brock" w:date="2012-06-30T09:11:00Z">
        <w:r w:rsidR="003C08F9">
          <w:rPr>
            <w:i/>
          </w:rPr>
          <w:t>Head</w:t>
        </w:r>
        <w:r w:rsidR="003C08F9">
          <w:t xml:space="preserve"> as defined in 7.8.6</w:t>
        </w:r>
      </w:ins>
      <w:ins w:id="11122" w:author="Rev 9 Allen Wirfs-Brock" w:date="2012-06-30T09:01:00Z">
        <w:r>
          <w:t>.</w:t>
        </w:r>
      </w:ins>
    </w:p>
    <w:p w14:paraId="28C13D35" w14:textId="77777777" w:rsidR="003C08F9" w:rsidRDefault="003C08F9" w:rsidP="00A0196C">
      <w:pPr>
        <w:pStyle w:val="Alg4"/>
        <w:numPr>
          <w:ilvl w:val="0"/>
          <w:numId w:val="903"/>
        </w:numPr>
        <w:spacing w:after="220"/>
        <w:contextualSpacing/>
        <w:rPr>
          <w:ins w:id="11123" w:author="Rev 9 Allen Wirfs-Brock" w:date="2012-06-30T09:12:00Z"/>
        </w:rPr>
      </w:pPr>
      <w:ins w:id="11124" w:author="Rev 9 Allen Wirfs-Brock" w:date="2012-06-30T09:13:00Z">
        <w:r>
          <w:t xml:space="preserve">Let </w:t>
        </w:r>
        <w:r w:rsidRPr="003C08F9">
          <w:rPr>
            <w:i/>
          </w:rPr>
          <w:t>sub</w:t>
        </w:r>
        <w:r>
          <w:t xml:space="preserve"> be the result of evaluating </w:t>
        </w:r>
        <w:r w:rsidRPr="003C08F9">
          <w:rPr>
            <w:i/>
          </w:rPr>
          <w:t>Expression</w:t>
        </w:r>
        <w:r>
          <w:t>.</w:t>
        </w:r>
      </w:ins>
    </w:p>
    <w:p w14:paraId="1855D42D" w14:textId="77777777" w:rsidR="003C08F9" w:rsidRDefault="003C08F9" w:rsidP="00A0196C">
      <w:pPr>
        <w:pStyle w:val="Alg4"/>
        <w:numPr>
          <w:ilvl w:val="0"/>
          <w:numId w:val="903"/>
        </w:numPr>
        <w:spacing w:after="220"/>
        <w:contextualSpacing/>
        <w:rPr>
          <w:ins w:id="11125" w:author="Rev 9 Allen Wirfs-Brock" w:date="2012-06-30T09:17:00Z"/>
        </w:rPr>
      </w:pPr>
      <w:ins w:id="11126" w:author="Rev 9 Allen Wirfs-Brock" w:date="2012-06-30T09:17:00Z">
        <w:r>
          <w:t xml:space="preserve">Let </w:t>
        </w:r>
        <w:r w:rsidRPr="003C08F9">
          <w:rPr>
            <w:i/>
          </w:rPr>
          <w:t>middle</w:t>
        </w:r>
        <w:r>
          <w:t xml:space="preserve"> be </w:t>
        </w:r>
        <w:commentRangeStart w:id="11127"/>
        <w:r>
          <w:t>ToString(</w:t>
        </w:r>
        <w:r w:rsidRPr="003C08F9">
          <w:rPr>
            <w:i/>
          </w:rPr>
          <w:t>sub</w:t>
        </w:r>
        <w:r>
          <w:t>).</w:t>
        </w:r>
      </w:ins>
      <w:commentRangeEnd w:id="11127"/>
      <w:ins w:id="11128" w:author="Rev 9 Allen Wirfs-Brock" w:date="2012-06-30T09:21:00Z">
        <w:r w:rsidR="00F37DF5">
          <w:rPr>
            <w:rStyle w:val="af3"/>
            <w:rFonts w:ascii="Arial" w:eastAsia="MS Mincho" w:hAnsi="Arial"/>
            <w:spacing w:val="0"/>
            <w:lang w:eastAsia="ja-JP"/>
          </w:rPr>
          <w:commentReference w:id="11127"/>
        </w:r>
      </w:ins>
    </w:p>
    <w:p w14:paraId="2FB9857C" w14:textId="77777777" w:rsidR="00BA286E" w:rsidRDefault="00BA286E" w:rsidP="00A0196C">
      <w:pPr>
        <w:pStyle w:val="Alg4"/>
        <w:numPr>
          <w:ilvl w:val="0"/>
          <w:numId w:val="903"/>
        </w:numPr>
        <w:spacing w:after="220"/>
        <w:contextualSpacing/>
        <w:rPr>
          <w:ins w:id="11129" w:author="Rev 9 Allen Wirfs-Brock" w:date="2012-06-30T09:04:00Z"/>
        </w:rPr>
      </w:pPr>
      <w:ins w:id="11130" w:author="Rev 9 Allen Wirfs-Brock" w:date="2012-06-30T09:04:00Z">
        <w:r>
          <w:t>ReturnIfAbrupt(</w:t>
        </w:r>
      </w:ins>
      <w:ins w:id="11131" w:author="Rev 9 Allen Wirfs-Brock" w:date="2012-06-30T09:22:00Z">
        <w:r w:rsidR="00F37DF5">
          <w:rPr>
            <w:i/>
          </w:rPr>
          <w:t>middle</w:t>
        </w:r>
      </w:ins>
      <w:ins w:id="11132" w:author="Rev 9 Allen Wirfs-Brock" w:date="2012-06-30T09:04:00Z">
        <w:r>
          <w:t>).</w:t>
        </w:r>
      </w:ins>
    </w:p>
    <w:p w14:paraId="7B42B64B" w14:textId="77777777" w:rsidR="00B37EBC" w:rsidRDefault="00B37EBC" w:rsidP="00B37EBC">
      <w:pPr>
        <w:pStyle w:val="Alg4"/>
        <w:numPr>
          <w:ilvl w:val="0"/>
          <w:numId w:val="903"/>
        </w:numPr>
        <w:spacing w:after="220"/>
        <w:contextualSpacing/>
        <w:rPr>
          <w:ins w:id="11133" w:author="Rev 10 Allen Wirfs-Brock" w:date="2012-08-30T12:04:00Z"/>
        </w:rPr>
      </w:pPr>
      <w:ins w:id="11134" w:author="Rev 10 Allen Wirfs-Brock" w:date="2012-08-30T12:04:00Z">
        <w:r>
          <w:t xml:space="preserve">Let </w:t>
        </w:r>
        <w:r>
          <w:rPr>
            <w:i/>
          </w:rPr>
          <w:t>tail</w:t>
        </w:r>
        <w:r>
          <w:t xml:space="preserve"> be the result of evaluating </w:t>
        </w:r>
        <w:r>
          <w:rPr>
            <w:i/>
          </w:rPr>
          <w:t xml:space="preserve">TemplateSpans </w:t>
        </w:r>
        <w:r>
          <w:t>.</w:t>
        </w:r>
      </w:ins>
    </w:p>
    <w:p w14:paraId="495849B1" w14:textId="77777777" w:rsidR="00B37EBC" w:rsidRDefault="00B37EBC" w:rsidP="00B37EBC">
      <w:pPr>
        <w:pStyle w:val="Alg4"/>
        <w:numPr>
          <w:ilvl w:val="0"/>
          <w:numId w:val="903"/>
        </w:numPr>
        <w:spacing w:after="220"/>
        <w:contextualSpacing/>
        <w:rPr>
          <w:ins w:id="11135" w:author="Rev 10 Allen Wirfs-Brock" w:date="2012-08-30T12:04:00Z"/>
        </w:rPr>
      </w:pPr>
      <w:ins w:id="11136" w:author="Rev 10 Allen Wirfs-Brock" w:date="2012-08-30T12:04:00Z">
        <w:r>
          <w:t>ReturnIfAbrupt(</w:t>
        </w:r>
        <w:r>
          <w:rPr>
            <w:i/>
          </w:rPr>
          <w:t>tail</w:t>
        </w:r>
        <w:r>
          <w:t>).</w:t>
        </w:r>
      </w:ins>
    </w:p>
    <w:p w14:paraId="5B0FDB3F" w14:textId="77777777" w:rsidR="00BA286E" w:rsidDel="00B37EBC" w:rsidRDefault="00BA286E" w:rsidP="00A0196C">
      <w:pPr>
        <w:pStyle w:val="Alg4"/>
        <w:numPr>
          <w:ilvl w:val="0"/>
          <w:numId w:val="903"/>
        </w:numPr>
        <w:spacing w:after="220"/>
        <w:contextualSpacing/>
        <w:rPr>
          <w:ins w:id="11137" w:author="Rev 9 Allen Wirfs-Brock" w:date="2012-06-30T09:05:00Z"/>
          <w:del w:id="11138" w:author="Rev 10 Allen Wirfs-Brock" w:date="2012-08-30T12:04:00Z"/>
        </w:rPr>
      </w:pPr>
      <w:ins w:id="11139" w:author="Rev 9 Allen Wirfs-Brock" w:date="2012-06-30T09:05:00Z">
        <w:del w:id="11140" w:author="Rev 10 Allen Wirfs-Brock" w:date="2012-08-30T12:04:00Z">
          <w:r w:rsidDel="00B37EBC">
            <w:delText xml:space="preserve">Let </w:delText>
          </w:r>
          <w:r w:rsidRPr="00BA286E" w:rsidDel="00B37EBC">
            <w:rPr>
              <w:i/>
            </w:rPr>
            <w:delText>tail</w:delText>
          </w:r>
          <w:r w:rsidDel="00B37EBC">
            <w:delText xml:space="preserve"> be the </w:delText>
          </w:r>
        </w:del>
      </w:ins>
      <w:ins w:id="11141" w:author="Rev 9 Allen Wirfs-Brock" w:date="2012-06-30T09:22:00Z">
        <w:del w:id="11142" w:author="Rev 10 Allen Wirfs-Brock" w:date="2012-07-29T11:26:00Z">
          <w:r w:rsidR="00F37DF5" w:rsidDel="00387B31">
            <w:delText>QV</w:delText>
          </w:r>
        </w:del>
        <w:del w:id="11143" w:author="Rev 10 Allen Wirfs-Brock" w:date="2012-08-30T12:04:00Z">
          <w:r w:rsidR="00F37DF5" w:rsidDel="00B37EBC">
            <w:delText xml:space="preserve"> of </w:delText>
          </w:r>
        </w:del>
        <w:del w:id="11144" w:author="Rev 10 Allen Wirfs-Brock" w:date="2012-07-29T11:37:00Z">
          <w:r w:rsidR="00F37DF5" w:rsidDel="00387B31">
            <w:rPr>
              <w:i/>
            </w:rPr>
            <w:delText>Quasi</w:delText>
          </w:r>
        </w:del>
      </w:ins>
      <w:ins w:id="11145" w:author="Rev 9 Allen Wirfs-Brock" w:date="2012-06-30T09:23:00Z">
        <w:del w:id="11146" w:author="Rev 10 Allen Wirfs-Brock" w:date="2012-08-30T12:04:00Z">
          <w:r w:rsidR="00F37DF5" w:rsidDel="00B37EBC">
            <w:rPr>
              <w:i/>
            </w:rPr>
            <w:delText xml:space="preserve">Tail </w:delText>
          </w:r>
        </w:del>
      </w:ins>
      <w:ins w:id="11147" w:author="Rev 9 Allen Wirfs-Brock" w:date="2012-06-30T09:22:00Z">
        <w:del w:id="11148" w:author="Rev 10 Allen Wirfs-Brock" w:date="2012-08-30T12:04:00Z">
          <w:r w:rsidR="00F37DF5" w:rsidDel="00B37EBC">
            <w:delText>as defined in 7.8.6</w:delText>
          </w:r>
        </w:del>
      </w:ins>
      <w:ins w:id="11149" w:author="Rev 9 Allen Wirfs-Brock" w:date="2012-06-30T09:05:00Z">
        <w:del w:id="11150" w:author="Rev 10 Allen Wirfs-Brock" w:date="2012-08-30T12:04:00Z">
          <w:r w:rsidDel="00B37EBC">
            <w:delText>.</w:delText>
          </w:r>
        </w:del>
      </w:ins>
    </w:p>
    <w:p w14:paraId="0A5AF8D3" w14:textId="77777777" w:rsidR="00E706EA" w:rsidRPr="00E77497" w:rsidRDefault="00E706EA" w:rsidP="00A0196C">
      <w:pPr>
        <w:pStyle w:val="Alg4"/>
        <w:numPr>
          <w:ilvl w:val="0"/>
          <w:numId w:val="903"/>
        </w:numPr>
        <w:spacing w:after="220"/>
        <w:contextualSpacing/>
        <w:rPr>
          <w:ins w:id="11151" w:author="Rev 9 Allen Wirfs-Brock" w:date="2012-06-30T08:54:00Z"/>
        </w:rPr>
      </w:pPr>
      <w:ins w:id="11152" w:author="Rev 9 Allen Wirfs-Brock" w:date="2012-06-30T08:54:00Z">
        <w:r w:rsidRPr="00E77497">
          <w:t xml:space="preserve">Return </w:t>
        </w:r>
        <w:r>
          <w:t xml:space="preserve">the string </w:t>
        </w:r>
      </w:ins>
      <w:ins w:id="11153" w:author="Rev 10 Allen Wirfs-Brock" w:date="2012-08-30T12:05:00Z">
        <w:r w:rsidR="00B37EBC">
          <w:t xml:space="preserve">value </w:t>
        </w:r>
      </w:ins>
      <w:ins w:id="11154" w:author="Rev 9 Allen Wirfs-Brock" w:date="2012-06-30T08:54:00Z">
        <w:r>
          <w:t xml:space="preserve">whose </w:t>
        </w:r>
      </w:ins>
      <w:ins w:id="11155" w:author="Rev 9 Allen Wirfs-Brock" w:date="2012-07-02T17:31:00Z">
        <w:r w:rsidR="00A0691D">
          <w:t>elements</w:t>
        </w:r>
      </w:ins>
      <w:ins w:id="11156" w:author="Rev 9 Allen Wirfs-Brock" w:date="2012-06-30T08:54:00Z">
        <w:r>
          <w:t xml:space="preserve"> </w:t>
        </w:r>
      </w:ins>
      <w:ins w:id="11157" w:author="Rev 9 Allen Wirfs-Brock" w:date="2012-06-30T09:06:00Z">
        <w:r w:rsidR="00BA286E">
          <w:t xml:space="preserve">are the </w:t>
        </w:r>
      </w:ins>
      <w:ins w:id="11158" w:author="Rev 9 Allen Wirfs-Brock" w:date="2012-07-02T17:31:00Z">
        <w:r w:rsidR="00A0691D">
          <w:t xml:space="preserve">code units </w:t>
        </w:r>
      </w:ins>
      <w:ins w:id="11159" w:author="Rev 9 Allen Wirfs-Brock" w:date="2012-06-30T09:06:00Z">
        <w:r w:rsidR="00BA286E">
          <w:t xml:space="preserve"> of </w:t>
        </w:r>
        <w:r w:rsidR="00BA286E" w:rsidRPr="00BA286E">
          <w:rPr>
            <w:i/>
          </w:rPr>
          <w:t>head</w:t>
        </w:r>
        <w:r w:rsidR="00BA286E">
          <w:t xml:space="preserve"> </w:t>
        </w:r>
      </w:ins>
      <w:ins w:id="11160" w:author="Rev 9 Allen Wirfs-Brock" w:date="2012-06-30T09:23:00Z">
        <w:del w:id="11161" w:author="Rev 10 Allen Wirfs-Brock" w:date="2012-08-30T12:05:00Z">
          <w:r w:rsidR="00F37DF5" w:rsidDel="00B37EBC">
            <w:delText xml:space="preserve">followed by the </w:delText>
          </w:r>
        </w:del>
      </w:ins>
      <w:ins w:id="11162" w:author="Rev 9 Allen Wirfs-Brock" w:date="2012-07-02T17:32:00Z">
        <w:del w:id="11163" w:author="Rev 10 Allen Wirfs-Brock" w:date="2012-08-30T12:05:00Z">
          <w:r w:rsidR="00A0691D" w:rsidDel="00B37EBC">
            <w:delText>elements</w:delText>
          </w:r>
        </w:del>
      </w:ins>
      <w:ins w:id="11164" w:author="Rev 9 Allen Wirfs-Brock" w:date="2012-06-30T09:23:00Z">
        <w:del w:id="11165" w:author="Rev 10 Allen Wirfs-Brock" w:date="2012-08-30T12:05:00Z">
          <w:r w:rsidR="00F37DF5" w:rsidDel="00B37EBC">
            <w:delText xml:space="preserve"> of </w:delText>
          </w:r>
          <w:r w:rsidR="00F37DF5" w:rsidRPr="00F37DF5" w:rsidDel="00B37EBC">
            <w:rPr>
              <w:i/>
            </w:rPr>
            <w:delText>middle</w:delText>
          </w:r>
          <w:r w:rsidR="00F37DF5" w:rsidDel="00B37EBC">
            <w:delText xml:space="preserve"> </w:delText>
          </w:r>
        </w:del>
      </w:ins>
      <w:ins w:id="11166" w:author="Rev 9 Allen Wirfs-Brock" w:date="2012-06-30T09:06:00Z">
        <w:r w:rsidR="00BA286E">
          <w:t xml:space="preserve">followed by the </w:t>
        </w:r>
      </w:ins>
      <w:ins w:id="11167" w:author="Rev 9 Allen Wirfs-Brock" w:date="2012-07-02T17:32:00Z">
        <w:r w:rsidR="00A0691D">
          <w:t>code units</w:t>
        </w:r>
      </w:ins>
      <w:ins w:id="11168" w:author="Rev 9 Allen Wirfs-Brock" w:date="2012-06-30T09:06:00Z">
        <w:r w:rsidR="00BA286E">
          <w:t xml:space="preserve"> of </w:t>
        </w:r>
        <w:r w:rsidR="00BA286E" w:rsidRPr="00BA286E">
          <w:rPr>
            <w:i/>
          </w:rPr>
          <w:t>tail</w:t>
        </w:r>
      </w:ins>
      <w:ins w:id="11169" w:author="Rev 9 Allen Wirfs-Brock" w:date="2012-06-30T08:54:00Z">
        <w:r w:rsidRPr="00E77497">
          <w:t>.</w:t>
        </w:r>
      </w:ins>
    </w:p>
    <w:p w14:paraId="5F087092" w14:textId="77777777" w:rsidR="00D212BF" w:rsidRPr="00BA286E" w:rsidRDefault="00D212BF" w:rsidP="00D212BF">
      <w:pPr>
        <w:rPr>
          <w:ins w:id="11170" w:author="Rev 10 Allen Wirfs-Brock" w:date="2012-08-30T12:10:00Z"/>
          <w:rFonts w:ascii="Times New Roman" w:hAnsi="Times New Roman"/>
        </w:rPr>
      </w:pPr>
      <w:ins w:id="11171" w:author="Rev 10 Allen Wirfs-Brock" w:date="2012-08-30T12:10:00Z">
        <w:r>
          <w:rPr>
            <w:rStyle w:val="bnf"/>
          </w:rPr>
          <w:t>TemplateSpan</w:t>
        </w:r>
        <w:r w:rsidRPr="00E77497">
          <w:t xml:space="preserve"> </w:t>
        </w:r>
        <w:r w:rsidRPr="00E77497">
          <w:rPr>
            <w:b/>
          </w:rPr>
          <w:t>:</w:t>
        </w:r>
        <w:r w:rsidRPr="00E77497">
          <w:rPr>
            <w:i/>
          </w:rPr>
          <w:t xml:space="preserve"> </w:t>
        </w:r>
        <w:r>
          <w:rPr>
            <w:rFonts w:ascii="Times New Roman" w:hAnsi="Times New Roman"/>
            <w:i/>
          </w:rPr>
          <w:t xml:space="preserve"> TemplateTail</w:t>
        </w:r>
      </w:ins>
    </w:p>
    <w:p w14:paraId="61D37A89" w14:textId="77777777" w:rsidR="00D212BF" w:rsidRDefault="00D212BF" w:rsidP="00D212BF">
      <w:pPr>
        <w:pStyle w:val="Alg4"/>
        <w:numPr>
          <w:ilvl w:val="0"/>
          <w:numId w:val="904"/>
        </w:numPr>
        <w:spacing w:after="220"/>
        <w:contextualSpacing/>
        <w:rPr>
          <w:ins w:id="11172" w:author="Rev 10 Allen Wirfs-Brock" w:date="2012-08-30T12:10:00Z"/>
        </w:rPr>
      </w:pPr>
      <w:ins w:id="11173" w:author="Rev 10 Allen Wirfs-Brock" w:date="2012-08-30T12:10:00Z">
        <w:r>
          <w:t xml:space="preserve">Let </w:t>
        </w:r>
        <w:r w:rsidRPr="00BA286E">
          <w:rPr>
            <w:i/>
          </w:rPr>
          <w:t>tail</w:t>
        </w:r>
        <w:r>
          <w:t xml:space="preserve"> be the TV of </w:t>
        </w:r>
        <w:r>
          <w:rPr>
            <w:i/>
          </w:rPr>
          <w:t xml:space="preserve">TemplateTail </w:t>
        </w:r>
        <w:r>
          <w:t>as defined in 7.8.6.</w:t>
        </w:r>
      </w:ins>
    </w:p>
    <w:p w14:paraId="0910D062" w14:textId="77777777" w:rsidR="00D212BF" w:rsidRPr="00E77497" w:rsidRDefault="00D212BF" w:rsidP="00D212BF">
      <w:pPr>
        <w:pStyle w:val="Alg4"/>
        <w:numPr>
          <w:ilvl w:val="0"/>
          <w:numId w:val="904"/>
        </w:numPr>
        <w:spacing w:after="220"/>
        <w:contextualSpacing/>
        <w:rPr>
          <w:ins w:id="11174" w:author="Rev 10 Allen Wirfs-Brock" w:date="2012-08-30T12:10:00Z"/>
        </w:rPr>
      </w:pPr>
      <w:ins w:id="11175" w:author="Rev 10 Allen Wirfs-Brock" w:date="2012-08-30T12:10:00Z">
        <w:r w:rsidRPr="00E77497">
          <w:t xml:space="preserve">Return </w:t>
        </w:r>
        <w:r>
          <w:t xml:space="preserve">the string whose elements are the code units of </w:t>
        </w:r>
        <w:r w:rsidRPr="00BA286E">
          <w:rPr>
            <w:i/>
          </w:rPr>
          <w:t>tail</w:t>
        </w:r>
        <w:r w:rsidRPr="00E77497">
          <w:t>.</w:t>
        </w:r>
      </w:ins>
    </w:p>
    <w:p w14:paraId="651707AE" w14:textId="77777777" w:rsidR="00F37DF5" w:rsidRPr="00BA286E" w:rsidRDefault="00F37DF5" w:rsidP="00F37DF5">
      <w:pPr>
        <w:rPr>
          <w:ins w:id="11176" w:author="Rev 9 Allen Wirfs-Brock" w:date="2012-06-30T09:25:00Z"/>
          <w:rFonts w:ascii="Times New Roman" w:hAnsi="Times New Roman"/>
        </w:rPr>
      </w:pPr>
      <w:ins w:id="11177" w:author="Rev 9 Allen Wirfs-Brock" w:date="2012-06-30T09:25:00Z">
        <w:del w:id="11178" w:author="Rev 10 Allen Wirfs-Brock" w:date="2012-07-29T11:37:00Z">
          <w:r w:rsidDel="00387B31">
            <w:rPr>
              <w:rStyle w:val="bnf"/>
            </w:rPr>
            <w:delText>Quasi</w:delText>
          </w:r>
        </w:del>
      </w:ins>
      <w:ins w:id="11179" w:author="Rev 10 Allen Wirfs-Brock" w:date="2012-07-29T11:37:00Z">
        <w:r w:rsidR="00387B31">
          <w:rPr>
            <w:rStyle w:val="bnf"/>
          </w:rPr>
          <w:t>Template</w:t>
        </w:r>
      </w:ins>
      <w:ins w:id="11180" w:author="Rev 9 Allen Wirfs-Brock" w:date="2012-06-30T09:25:00Z">
        <w:del w:id="11181" w:author="Rev 10 Allen Wirfs-Brock" w:date="2012-08-30T12:05:00Z">
          <w:r w:rsidDel="00B37EBC">
            <w:rPr>
              <w:rStyle w:val="bnf"/>
            </w:rPr>
            <w:delText>Literal</w:delText>
          </w:r>
        </w:del>
      </w:ins>
      <w:ins w:id="11182" w:author="Rev 10 Allen Wirfs-Brock" w:date="2012-08-30T12:05:00Z">
        <w:r w:rsidR="00B37EBC">
          <w:rPr>
            <w:rStyle w:val="bnf"/>
          </w:rPr>
          <w:t>Span</w:t>
        </w:r>
      </w:ins>
      <w:ins w:id="11183" w:author="Rev 9 Allen Wirfs-Brock" w:date="2012-06-30T09:25:00Z">
        <w:r w:rsidRPr="00E77497">
          <w:t xml:space="preserve"> </w:t>
        </w:r>
        <w:r w:rsidRPr="00E77497">
          <w:rPr>
            <w:b/>
          </w:rPr>
          <w:t>:</w:t>
        </w:r>
        <w:r w:rsidRPr="00E77497">
          <w:rPr>
            <w:i/>
          </w:rPr>
          <w:t xml:space="preserve"> </w:t>
        </w:r>
        <w:del w:id="11184" w:author="Rev 10 Allen Wirfs-Brock" w:date="2012-07-29T11:37:00Z">
          <w:r w:rsidRPr="00BA286E" w:rsidDel="00387B31">
            <w:rPr>
              <w:rFonts w:ascii="Times New Roman" w:hAnsi="Times New Roman"/>
              <w:i/>
            </w:rPr>
            <w:delText>Quasi</w:delText>
          </w:r>
        </w:del>
        <w:del w:id="11185" w:author="Rev 10 Allen Wirfs-Brock" w:date="2012-08-30T12:06:00Z">
          <w:r w:rsidRPr="00BA286E" w:rsidDel="00B37EBC">
            <w:rPr>
              <w:rFonts w:ascii="Times New Roman" w:hAnsi="Times New Roman"/>
              <w:i/>
            </w:rPr>
            <w:delText>Head</w:delText>
          </w:r>
          <w:r w:rsidDel="00B37EBC">
            <w:rPr>
              <w:rFonts w:ascii="Times New Roman" w:hAnsi="Times New Roman"/>
              <w:i/>
            </w:rPr>
            <w:delText xml:space="preserve"> Expression</w:delText>
          </w:r>
        </w:del>
      </w:ins>
      <w:ins w:id="11186" w:author="Rev 9 Allen Wirfs-Brock" w:date="2012-06-30T09:26:00Z">
        <w:r>
          <w:rPr>
            <w:rFonts w:ascii="Times New Roman" w:hAnsi="Times New Roman"/>
            <w:i/>
          </w:rPr>
          <w:t xml:space="preserve"> </w:t>
        </w:r>
        <w:del w:id="11187" w:author="Rev 10 Allen Wirfs-Brock" w:date="2012-07-29T11:37:00Z">
          <w:r w:rsidDel="00387B31">
            <w:rPr>
              <w:rFonts w:ascii="Times New Roman" w:hAnsi="Times New Roman"/>
              <w:i/>
            </w:rPr>
            <w:delText>Quasi</w:delText>
          </w:r>
        </w:del>
      </w:ins>
      <w:ins w:id="11188" w:author="Rev 10 Allen Wirfs-Brock" w:date="2012-07-29T11:37:00Z">
        <w:r w:rsidR="00387B31">
          <w:rPr>
            <w:rFonts w:ascii="Times New Roman" w:hAnsi="Times New Roman"/>
            <w:i/>
          </w:rPr>
          <w:t>Template</w:t>
        </w:r>
      </w:ins>
      <w:ins w:id="11189" w:author="Rev 9 Allen Wirfs-Brock" w:date="2012-06-30T09:26:00Z">
        <w:r>
          <w:rPr>
            <w:rFonts w:ascii="Times New Roman" w:hAnsi="Times New Roman"/>
            <w:i/>
          </w:rPr>
          <w:t xml:space="preserve">MiddleList </w:t>
        </w:r>
      </w:ins>
      <w:ins w:id="11190" w:author="Rev 9 Allen Wirfs-Brock" w:date="2012-06-30T09:25:00Z">
        <w:r>
          <w:rPr>
            <w:rFonts w:ascii="Times New Roman" w:hAnsi="Times New Roman"/>
          </w:rPr>
          <w:t xml:space="preserve">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w:t>
        </w:r>
        <w:del w:id="11191" w:author="Rev 10 Allen Wirfs-Brock" w:date="2012-07-29T11:37:00Z">
          <w:r w:rsidRPr="00BA286E" w:rsidDel="00387B31">
            <w:rPr>
              <w:rFonts w:ascii="Times New Roman" w:hAnsi="Times New Roman"/>
              <w:i/>
              <w:sz w:val="16"/>
            </w:rPr>
            <w:delText>Quasi</w:delText>
          </w:r>
        </w:del>
      </w:ins>
      <w:ins w:id="11192" w:author="Rev 10 Allen Wirfs-Brock" w:date="2012-07-29T11:37:00Z">
        <w:r w:rsidR="00387B31">
          <w:rPr>
            <w:rFonts w:ascii="Times New Roman" w:hAnsi="Times New Roman"/>
            <w:i/>
            <w:sz w:val="16"/>
          </w:rPr>
          <w:t>Template</w:t>
        </w:r>
      </w:ins>
      <w:ins w:id="11193" w:author="Rev 9 Allen Wirfs-Brock" w:date="2012-06-30T09:25:00Z">
        <w:r w:rsidRPr="00BA286E">
          <w:rPr>
            <w:rFonts w:ascii="Times New Roman" w:hAnsi="Times New Roman"/>
            <w:i/>
            <w:sz w:val="16"/>
          </w:rPr>
          <w:t>Tail</w:t>
        </w:r>
        <w:r w:rsidRPr="00BA286E">
          <w:rPr>
            <w:rFonts w:cs="Arial"/>
            <w:sz w:val="16"/>
          </w:rPr>
          <w:t>]</w:t>
        </w:r>
        <w:r>
          <w:rPr>
            <w:rFonts w:cs="Arial"/>
            <w:sz w:val="16"/>
          </w:rPr>
          <w:t xml:space="preserve"> </w:t>
        </w:r>
        <w:del w:id="11194" w:author="Rev 10 Allen Wirfs-Brock" w:date="2012-07-29T11:37:00Z">
          <w:r w:rsidRPr="00D639BE" w:rsidDel="00387B31">
            <w:rPr>
              <w:rFonts w:ascii="Times New Roman" w:hAnsi="Times New Roman"/>
              <w:i/>
            </w:rPr>
            <w:delText>Quasi</w:delText>
          </w:r>
        </w:del>
      </w:ins>
      <w:ins w:id="11195" w:author="Rev 10 Allen Wirfs-Brock" w:date="2012-07-29T11:37:00Z">
        <w:r w:rsidR="00387B31">
          <w:rPr>
            <w:rFonts w:ascii="Times New Roman" w:hAnsi="Times New Roman"/>
            <w:i/>
          </w:rPr>
          <w:t>Template</w:t>
        </w:r>
      </w:ins>
      <w:ins w:id="11196" w:author="Rev 9 Allen Wirfs-Brock" w:date="2012-06-30T09:25:00Z">
        <w:r>
          <w:rPr>
            <w:rFonts w:ascii="Times New Roman" w:hAnsi="Times New Roman"/>
            <w:i/>
          </w:rPr>
          <w:t>Tail</w:t>
        </w:r>
      </w:ins>
    </w:p>
    <w:p w14:paraId="3F8E9460" w14:textId="77777777" w:rsidR="00F37DF5" w:rsidDel="00D212BF" w:rsidRDefault="00F37DF5" w:rsidP="00A0196C">
      <w:pPr>
        <w:pStyle w:val="Alg4"/>
        <w:numPr>
          <w:ilvl w:val="0"/>
          <w:numId w:val="904"/>
        </w:numPr>
        <w:spacing w:after="220"/>
        <w:contextualSpacing/>
        <w:rPr>
          <w:ins w:id="11197" w:author="Rev 9 Allen Wirfs-Brock" w:date="2012-06-30T09:25:00Z"/>
          <w:del w:id="11198" w:author="Rev 10 Allen Wirfs-Brock" w:date="2012-08-30T12:07:00Z"/>
        </w:rPr>
      </w:pPr>
      <w:ins w:id="11199" w:author="Rev 9 Allen Wirfs-Brock" w:date="2012-06-30T09:25:00Z">
        <w:del w:id="11200" w:author="Rev 10 Allen Wirfs-Brock" w:date="2012-08-30T12:07:00Z">
          <w:r w:rsidDel="00D212BF">
            <w:delText xml:space="preserve">Let </w:delText>
          </w:r>
          <w:r w:rsidRPr="00C06040" w:rsidDel="00D212BF">
            <w:rPr>
              <w:i/>
            </w:rPr>
            <w:delText>head</w:delText>
          </w:r>
          <w:r w:rsidDel="00D212BF">
            <w:delText xml:space="preserve"> be the </w:delText>
          </w:r>
        </w:del>
        <w:del w:id="11201" w:author="Rev 10 Allen Wirfs-Brock" w:date="2012-07-29T11:26:00Z">
          <w:r w:rsidDel="00387B31">
            <w:delText>QV</w:delText>
          </w:r>
        </w:del>
        <w:del w:id="11202" w:author="Rev 10 Allen Wirfs-Brock" w:date="2012-08-30T12:07:00Z">
          <w:r w:rsidDel="00D212BF">
            <w:delText xml:space="preserve"> of </w:delText>
          </w:r>
        </w:del>
        <w:del w:id="11203" w:author="Rev 10 Allen Wirfs-Brock" w:date="2012-07-29T11:37:00Z">
          <w:r w:rsidRPr="00C06040" w:rsidDel="00387B31">
            <w:rPr>
              <w:i/>
            </w:rPr>
            <w:delText>Quasi</w:delText>
          </w:r>
        </w:del>
        <w:del w:id="11204" w:author="Rev 10 Allen Wirfs-Brock" w:date="2012-08-30T12:07:00Z">
          <w:r w:rsidRPr="00C06040" w:rsidDel="00D212BF">
            <w:rPr>
              <w:i/>
            </w:rPr>
            <w:delText>Head</w:delText>
          </w:r>
          <w:r w:rsidDel="00D212BF">
            <w:delText xml:space="preserve"> as defined in 7.8.6.</w:delText>
          </w:r>
        </w:del>
      </w:ins>
    </w:p>
    <w:p w14:paraId="5BDEEB82" w14:textId="77777777" w:rsidR="00F37DF5" w:rsidDel="00D212BF" w:rsidRDefault="00F37DF5" w:rsidP="00A0196C">
      <w:pPr>
        <w:pStyle w:val="Alg4"/>
        <w:numPr>
          <w:ilvl w:val="0"/>
          <w:numId w:val="904"/>
        </w:numPr>
        <w:spacing w:after="220"/>
        <w:contextualSpacing/>
        <w:rPr>
          <w:ins w:id="11205" w:author="Rev 9 Allen Wirfs-Brock" w:date="2012-06-30T09:25:00Z"/>
          <w:del w:id="11206" w:author="Rev 10 Allen Wirfs-Brock" w:date="2012-08-30T12:07:00Z"/>
        </w:rPr>
      </w:pPr>
      <w:ins w:id="11207" w:author="Rev 9 Allen Wirfs-Brock" w:date="2012-06-30T09:25:00Z">
        <w:del w:id="11208" w:author="Rev 10 Allen Wirfs-Brock" w:date="2012-08-30T12:07:00Z">
          <w:r w:rsidDel="00D212BF">
            <w:delText xml:space="preserve">Let </w:delText>
          </w:r>
          <w:r w:rsidRPr="00C06040" w:rsidDel="00D212BF">
            <w:rPr>
              <w:i/>
            </w:rPr>
            <w:delText>sub</w:delText>
          </w:r>
          <w:r w:rsidDel="00D212BF">
            <w:delText xml:space="preserve"> be the result of evaluating </w:delText>
          </w:r>
          <w:r w:rsidRPr="00C06040" w:rsidDel="00D212BF">
            <w:rPr>
              <w:i/>
            </w:rPr>
            <w:delText>Expression</w:delText>
          </w:r>
          <w:r w:rsidDel="00D212BF">
            <w:delText>.</w:delText>
          </w:r>
        </w:del>
      </w:ins>
    </w:p>
    <w:p w14:paraId="11FDC2C1" w14:textId="77777777" w:rsidR="00F37DF5" w:rsidDel="00D212BF" w:rsidRDefault="00F37DF5" w:rsidP="00A0196C">
      <w:pPr>
        <w:pStyle w:val="Alg4"/>
        <w:numPr>
          <w:ilvl w:val="0"/>
          <w:numId w:val="904"/>
        </w:numPr>
        <w:spacing w:after="220"/>
        <w:contextualSpacing/>
        <w:rPr>
          <w:ins w:id="11209" w:author="Rev 9 Allen Wirfs-Brock" w:date="2012-06-30T09:25:00Z"/>
          <w:del w:id="11210" w:author="Rev 10 Allen Wirfs-Brock" w:date="2012-08-30T12:07:00Z"/>
        </w:rPr>
      </w:pPr>
      <w:ins w:id="11211" w:author="Rev 9 Allen Wirfs-Brock" w:date="2012-06-30T09:25:00Z">
        <w:del w:id="11212" w:author="Rev 10 Allen Wirfs-Brock" w:date="2012-08-30T12:07:00Z">
          <w:r w:rsidDel="00D212BF">
            <w:delText xml:space="preserve">Let </w:delText>
          </w:r>
        </w:del>
      </w:ins>
      <w:ins w:id="11213" w:author="Rev 9 Allen Wirfs-Brock" w:date="2012-06-30T09:27:00Z">
        <w:del w:id="11214" w:author="Rev 10 Allen Wirfs-Brock" w:date="2012-08-30T12:07:00Z">
          <w:r w:rsidRPr="00C06040" w:rsidDel="00D212BF">
            <w:rPr>
              <w:i/>
            </w:rPr>
            <w:delText>first</w:delText>
          </w:r>
        </w:del>
      </w:ins>
      <w:ins w:id="11215" w:author="Rev 9 Allen Wirfs-Brock" w:date="2012-06-30T09:25:00Z">
        <w:del w:id="11216" w:author="Rev 10 Allen Wirfs-Brock" w:date="2012-08-30T12:07:00Z">
          <w:r w:rsidDel="00D212BF">
            <w:delText xml:space="preserve"> be </w:delText>
          </w:r>
          <w:commentRangeStart w:id="11217"/>
          <w:r w:rsidDel="00D212BF">
            <w:delText>ToString(</w:delText>
          </w:r>
          <w:r w:rsidRPr="00C06040" w:rsidDel="00D212BF">
            <w:rPr>
              <w:i/>
            </w:rPr>
            <w:delText>sub</w:delText>
          </w:r>
          <w:r w:rsidDel="00D212BF">
            <w:delText>).</w:delText>
          </w:r>
          <w:commentRangeEnd w:id="11217"/>
          <w:r w:rsidRPr="00C06040" w:rsidDel="00D212BF">
            <w:rPr>
              <w:rStyle w:val="af3"/>
              <w:rFonts w:ascii="Arial" w:eastAsia="MS Mincho" w:hAnsi="Arial"/>
              <w:spacing w:val="0"/>
              <w:lang w:eastAsia="ja-JP"/>
            </w:rPr>
            <w:commentReference w:id="11217"/>
          </w:r>
        </w:del>
      </w:ins>
    </w:p>
    <w:p w14:paraId="4F252880" w14:textId="77777777" w:rsidR="00F37DF5" w:rsidDel="00D212BF" w:rsidRDefault="00F37DF5" w:rsidP="00A0196C">
      <w:pPr>
        <w:pStyle w:val="Alg4"/>
        <w:numPr>
          <w:ilvl w:val="0"/>
          <w:numId w:val="904"/>
        </w:numPr>
        <w:spacing w:after="220"/>
        <w:contextualSpacing/>
        <w:rPr>
          <w:ins w:id="11218" w:author="Rev 9 Allen Wirfs-Brock" w:date="2012-06-30T09:25:00Z"/>
          <w:del w:id="11219" w:author="Rev 10 Allen Wirfs-Brock" w:date="2012-08-30T12:07:00Z"/>
        </w:rPr>
      </w:pPr>
      <w:ins w:id="11220" w:author="Rev 9 Allen Wirfs-Brock" w:date="2012-06-30T09:25:00Z">
        <w:del w:id="11221" w:author="Rev 10 Allen Wirfs-Brock" w:date="2012-08-30T12:07:00Z">
          <w:r w:rsidDel="00D212BF">
            <w:delText>ReturnIfAbrupt(</w:delText>
          </w:r>
        </w:del>
      </w:ins>
      <w:ins w:id="11222" w:author="Rev 9 Allen Wirfs-Brock" w:date="2012-06-30T09:28:00Z">
        <w:del w:id="11223" w:author="Rev 10 Allen Wirfs-Brock" w:date="2012-08-30T12:07:00Z">
          <w:r w:rsidRPr="00C06040" w:rsidDel="00D212BF">
            <w:delText>first</w:delText>
          </w:r>
        </w:del>
      </w:ins>
      <w:ins w:id="11224" w:author="Rev 9 Allen Wirfs-Brock" w:date="2012-06-30T09:25:00Z">
        <w:del w:id="11225" w:author="Rev 10 Allen Wirfs-Brock" w:date="2012-08-30T12:07:00Z">
          <w:r w:rsidDel="00D212BF">
            <w:delText>).</w:delText>
          </w:r>
        </w:del>
      </w:ins>
    </w:p>
    <w:p w14:paraId="5F8F8DCA" w14:textId="77777777" w:rsidR="00F37DF5" w:rsidDel="00C06040" w:rsidRDefault="00F37DF5" w:rsidP="00A0196C">
      <w:pPr>
        <w:pStyle w:val="Alg4"/>
        <w:numPr>
          <w:ilvl w:val="0"/>
          <w:numId w:val="904"/>
        </w:numPr>
        <w:spacing w:after="220"/>
        <w:contextualSpacing/>
        <w:rPr>
          <w:ins w:id="11226" w:author="Rev 9 Allen Wirfs-Brock" w:date="2012-06-30T09:28:00Z"/>
          <w:del w:id="11227" w:author="Rev 10 Allen Wirfs-Brock" w:date="2012-09-07T09:18:00Z"/>
        </w:rPr>
      </w:pPr>
      <w:ins w:id="11228" w:author="Rev 9 Allen Wirfs-Brock" w:date="2012-06-30T09:28:00Z">
        <w:del w:id="11229" w:author="Rev 10 Allen Wirfs-Brock" w:date="2012-09-07T09:18:00Z">
          <w:r w:rsidDel="00C06040">
            <w:delText xml:space="preserve">Let </w:delText>
          </w:r>
        </w:del>
        <w:del w:id="11230" w:author="Rev 10 Allen Wirfs-Brock" w:date="2012-08-30T12:08:00Z">
          <w:r w:rsidRPr="00C06040" w:rsidDel="00D212BF">
            <w:rPr>
              <w:i/>
            </w:rPr>
            <w:delText>rest</w:delText>
          </w:r>
        </w:del>
        <w:del w:id="11231" w:author="Rev 10 Allen Wirfs-Brock" w:date="2012-09-07T09:18:00Z">
          <w:r w:rsidDel="00C06040">
            <w:delText xml:space="preserve"> be the result of evaluating </w:delText>
          </w:r>
        </w:del>
      </w:ins>
      <w:ins w:id="11232" w:author="Rev 9 Allen Wirfs-Brock" w:date="2012-06-30T09:29:00Z">
        <w:del w:id="11233" w:author="Rev 10 Allen Wirfs-Brock" w:date="2012-07-29T11:37:00Z">
          <w:r w:rsidRPr="00C06040" w:rsidDel="00387B31">
            <w:rPr>
              <w:i/>
            </w:rPr>
            <w:delText>Quasi</w:delText>
          </w:r>
        </w:del>
        <w:del w:id="11234" w:author="Rev 10 Allen Wirfs-Brock" w:date="2012-09-07T09:18:00Z">
          <w:r w:rsidRPr="00C06040" w:rsidDel="00C06040">
            <w:rPr>
              <w:i/>
            </w:rPr>
            <w:delText xml:space="preserve">MiddleList </w:delText>
          </w:r>
        </w:del>
      </w:ins>
      <w:ins w:id="11235" w:author="Rev 9 Allen Wirfs-Brock" w:date="2012-06-30T09:28:00Z">
        <w:del w:id="11236" w:author="Rev 10 Allen Wirfs-Brock" w:date="2012-09-07T09:18:00Z">
          <w:r w:rsidDel="00C06040">
            <w:delText>.</w:delText>
          </w:r>
        </w:del>
      </w:ins>
    </w:p>
    <w:p w14:paraId="213F6FAD" w14:textId="77777777" w:rsidR="00C06040" w:rsidRDefault="00C06040" w:rsidP="00C06040">
      <w:pPr>
        <w:pStyle w:val="Alg4"/>
        <w:numPr>
          <w:ilvl w:val="0"/>
          <w:numId w:val="964"/>
        </w:numPr>
        <w:spacing w:after="220"/>
        <w:contextualSpacing/>
        <w:rPr>
          <w:ins w:id="11237" w:author="Rev 10 Allen Wirfs-Brock" w:date="2012-09-07T09:17:00Z"/>
        </w:rPr>
      </w:pPr>
      <w:ins w:id="11238" w:author="Rev 10 Allen Wirfs-Brock" w:date="2012-09-07T09:17:00Z">
        <w:r>
          <w:t xml:space="preserve">Let </w:t>
        </w:r>
        <w:r w:rsidRPr="00C06040">
          <w:rPr>
            <w:i/>
          </w:rPr>
          <w:t>head</w:t>
        </w:r>
        <w:r>
          <w:t xml:space="preserve"> be the result of evaluating </w:t>
        </w:r>
        <w:r w:rsidRPr="00C06040">
          <w:rPr>
            <w:i/>
          </w:rPr>
          <w:t>Template</w:t>
        </w:r>
        <w:r>
          <w:rPr>
            <w:i/>
          </w:rPr>
          <w:t>MiddleList</w:t>
        </w:r>
        <w:r>
          <w:t>.</w:t>
        </w:r>
      </w:ins>
    </w:p>
    <w:p w14:paraId="19AC0BE7" w14:textId="77777777" w:rsidR="00F37DF5" w:rsidRDefault="00F37DF5" w:rsidP="00C06040">
      <w:pPr>
        <w:pStyle w:val="Alg4"/>
        <w:numPr>
          <w:ilvl w:val="0"/>
          <w:numId w:val="964"/>
        </w:numPr>
        <w:spacing w:after="220"/>
        <w:contextualSpacing/>
        <w:rPr>
          <w:ins w:id="11239" w:author="Rev 9 Allen Wirfs-Brock" w:date="2012-06-30T09:30:00Z"/>
        </w:rPr>
      </w:pPr>
      <w:ins w:id="11240" w:author="Rev 9 Allen Wirfs-Brock" w:date="2012-06-30T09:30:00Z">
        <w:r>
          <w:t>ReturnIfAbrupt(</w:t>
        </w:r>
        <w:del w:id="11241" w:author="Rev 10 Allen Wirfs-Brock" w:date="2012-08-30T12:08:00Z">
          <w:r w:rsidDel="00D212BF">
            <w:rPr>
              <w:i/>
            </w:rPr>
            <w:delText>rest</w:delText>
          </w:r>
        </w:del>
      </w:ins>
      <w:ins w:id="11242" w:author="Rev 10 Allen Wirfs-Brock" w:date="2012-08-30T12:08:00Z">
        <w:r w:rsidR="00D212BF">
          <w:rPr>
            <w:i/>
          </w:rPr>
          <w:t>head</w:t>
        </w:r>
      </w:ins>
      <w:ins w:id="11243" w:author="Rev 9 Allen Wirfs-Brock" w:date="2012-06-30T09:30:00Z">
        <w:r>
          <w:t>).</w:t>
        </w:r>
      </w:ins>
    </w:p>
    <w:p w14:paraId="78515E67" w14:textId="77777777" w:rsidR="00F37DF5" w:rsidRDefault="00F37DF5" w:rsidP="00C06040">
      <w:pPr>
        <w:pStyle w:val="Alg4"/>
        <w:numPr>
          <w:ilvl w:val="0"/>
          <w:numId w:val="964"/>
        </w:numPr>
        <w:spacing w:after="220"/>
        <w:contextualSpacing/>
        <w:rPr>
          <w:ins w:id="11244" w:author="Rev 9 Allen Wirfs-Brock" w:date="2012-06-30T09:25:00Z"/>
        </w:rPr>
      </w:pPr>
      <w:ins w:id="11245" w:author="Rev 9 Allen Wirfs-Brock" w:date="2012-06-30T09:25:00Z">
        <w:r>
          <w:t xml:space="preserve">Let </w:t>
        </w:r>
        <w:r w:rsidRPr="00BA286E">
          <w:rPr>
            <w:i/>
          </w:rPr>
          <w:t>tail</w:t>
        </w:r>
        <w:r>
          <w:t xml:space="preserve"> be the </w:t>
        </w:r>
        <w:del w:id="11246" w:author="Rev 10 Allen Wirfs-Brock" w:date="2012-07-29T11:26:00Z">
          <w:r w:rsidDel="00387B31">
            <w:delText>QV</w:delText>
          </w:r>
        </w:del>
      </w:ins>
      <w:ins w:id="11247" w:author="Rev 10 Allen Wirfs-Brock" w:date="2012-07-29T11:26:00Z">
        <w:r w:rsidR="00387B31">
          <w:t>TV</w:t>
        </w:r>
      </w:ins>
      <w:ins w:id="11248" w:author="Rev 9 Allen Wirfs-Brock" w:date="2012-06-30T09:25:00Z">
        <w:r>
          <w:t xml:space="preserve"> of </w:t>
        </w:r>
        <w:del w:id="11249" w:author="Rev 10 Allen Wirfs-Brock" w:date="2012-07-29T11:37:00Z">
          <w:r w:rsidDel="00387B31">
            <w:rPr>
              <w:i/>
            </w:rPr>
            <w:delText>Quasi</w:delText>
          </w:r>
        </w:del>
      </w:ins>
      <w:ins w:id="11250" w:author="Rev 10 Allen Wirfs-Brock" w:date="2012-07-29T11:37:00Z">
        <w:r w:rsidR="00387B31">
          <w:rPr>
            <w:i/>
          </w:rPr>
          <w:t>Template</w:t>
        </w:r>
      </w:ins>
      <w:ins w:id="11251" w:author="Rev 9 Allen Wirfs-Brock" w:date="2012-06-30T09:25:00Z">
        <w:r>
          <w:rPr>
            <w:i/>
          </w:rPr>
          <w:t xml:space="preserve">Tail </w:t>
        </w:r>
        <w:r>
          <w:t>as defined in 7.8.6.</w:t>
        </w:r>
      </w:ins>
    </w:p>
    <w:p w14:paraId="649F8C2D" w14:textId="77777777" w:rsidR="00F37DF5" w:rsidRPr="00E77497" w:rsidRDefault="00F37DF5" w:rsidP="00C06040">
      <w:pPr>
        <w:pStyle w:val="Alg4"/>
        <w:numPr>
          <w:ilvl w:val="0"/>
          <w:numId w:val="964"/>
        </w:numPr>
        <w:spacing w:after="220"/>
        <w:contextualSpacing/>
        <w:rPr>
          <w:ins w:id="11252" w:author="Rev 9 Allen Wirfs-Brock" w:date="2012-06-30T09:25:00Z"/>
        </w:rPr>
      </w:pPr>
      <w:ins w:id="11253" w:author="Rev 9 Allen Wirfs-Brock" w:date="2012-06-30T09:25:00Z">
        <w:r w:rsidRPr="00E77497">
          <w:t xml:space="preserve">Return </w:t>
        </w:r>
        <w:r>
          <w:t xml:space="preserve">the string whose </w:t>
        </w:r>
      </w:ins>
      <w:ins w:id="11254" w:author="Rev 9 Allen Wirfs-Brock" w:date="2012-07-02T17:33:00Z">
        <w:r w:rsidR="00A0691D">
          <w:t>elements</w:t>
        </w:r>
      </w:ins>
      <w:ins w:id="11255" w:author="Rev 9 Allen Wirfs-Brock" w:date="2012-06-30T09:25:00Z">
        <w:r>
          <w:t xml:space="preserve"> are the </w:t>
        </w:r>
      </w:ins>
      <w:ins w:id="11256" w:author="Rev 9 Allen Wirfs-Brock" w:date="2012-07-02T17:33:00Z">
        <w:r w:rsidR="00A0691D">
          <w:t>code units</w:t>
        </w:r>
      </w:ins>
      <w:ins w:id="11257" w:author="Rev 9 Allen Wirfs-Brock" w:date="2012-06-30T09:25:00Z">
        <w:r>
          <w:t xml:space="preserve"> </w:t>
        </w:r>
      </w:ins>
      <w:ins w:id="11258" w:author="Rev 10 Allen Wirfs-Brock" w:date="2012-08-30T12:10:00Z">
        <w:r w:rsidR="00D212BF">
          <w:t xml:space="preserve">elements </w:t>
        </w:r>
      </w:ins>
      <w:ins w:id="11259" w:author="Rev 9 Allen Wirfs-Brock" w:date="2012-06-30T09:25:00Z">
        <w:r>
          <w:t xml:space="preserve">of </w:t>
        </w:r>
        <w:r w:rsidRPr="00BA286E">
          <w:rPr>
            <w:i/>
          </w:rPr>
          <w:t>head</w:t>
        </w:r>
        <w:r>
          <w:t xml:space="preserve"> </w:t>
        </w:r>
        <w:del w:id="11260" w:author="Rev 10 Allen Wirfs-Brock" w:date="2012-08-30T12:08:00Z">
          <w:r w:rsidDel="00D212BF">
            <w:delText xml:space="preserve">followed by the </w:delText>
          </w:r>
        </w:del>
      </w:ins>
      <w:ins w:id="11261" w:author="Rev 9 Allen Wirfs-Brock" w:date="2012-07-02T17:33:00Z">
        <w:del w:id="11262" w:author="Rev 10 Allen Wirfs-Brock" w:date="2012-08-30T12:08:00Z">
          <w:r w:rsidR="00A0691D" w:rsidDel="00D212BF">
            <w:delText>elements</w:delText>
          </w:r>
        </w:del>
      </w:ins>
      <w:ins w:id="11263" w:author="Rev 9 Allen Wirfs-Brock" w:date="2012-06-30T09:25:00Z">
        <w:del w:id="11264" w:author="Rev 10 Allen Wirfs-Brock" w:date="2012-08-30T12:08:00Z">
          <w:r w:rsidDel="00D212BF">
            <w:delText xml:space="preserve"> of </w:delText>
          </w:r>
        </w:del>
      </w:ins>
      <w:ins w:id="11265" w:author="Rev 9 Allen Wirfs-Brock" w:date="2012-06-30T09:31:00Z">
        <w:del w:id="11266" w:author="Rev 10 Allen Wirfs-Brock" w:date="2012-08-30T12:08:00Z">
          <w:r w:rsidR="00810454" w:rsidDel="00D212BF">
            <w:rPr>
              <w:i/>
            </w:rPr>
            <w:delText xml:space="preserve">first </w:delText>
          </w:r>
        </w:del>
      </w:ins>
      <w:ins w:id="11267" w:author="Rev 9 Allen Wirfs-Brock" w:date="2012-06-30T09:25:00Z">
        <w:del w:id="11268" w:author="Rev 10 Allen Wirfs-Brock" w:date="2012-08-30T12:08:00Z">
          <w:r w:rsidDel="00D212BF">
            <w:delText xml:space="preserve"> </w:delText>
          </w:r>
        </w:del>
      </w:ins>
      <w:ins w:id="11269" w:author="Rev 9 Allen Wirfs-Brock" w:date="2012-06-30T09:31:00Z">
        <w:del w:id="11270" w:author="Rev 10 Allen Wirfs-Brock" w:date="2012-08-30T12:09:00Z">
          <w:r w:rsidR="00810454" w:rsidDel="00D212BF">
            <w:delText xml:space="preserve">followed by the </w:delText>
          </w:r>
        </w:del>
      </w:ins>
      <w:ins w:id="11271" w:author="Rev 9 Allen Wirfs-Brock" w:date="2012-07-02T17:33:00Z">
        <w:del w:id="11272" w:author="Rev 10 Allen Wirfs-Brock" w:date="2012-08-30T12:09:00Z">
          <w:r w:rsidR="00A0691D" w:rsidDel="00D212BF">
            <w:delText>code units</w:delText>
          </w:r>
        </w:del>
      </w:ins>
      <w:ins w:id="11273" w:author="Rev 9 Allen Wirfs-Brock" w:date="2012-06-30T09:31:00Z">
        <w:del w:id="11274" w:author="Rev 10 Allen Wirfs-Brock" w:date="2012-08-30T12:09:00Z">
          <w:r w:rsidR="00810454" w:rsidDel="00D212BF">
            <w:delText xml:space="preserve"> of </w:delText>
          </w:r>
        </w:del>
      </w:ins>
      <w:ins w:id="11275" w:author="Rev 9 Allen Wirfs-Brock" w:date="2012-07-02T17:34:00Z">
        <w:del w:id="11276" w:author="Rev 10 Allen Wirfs-Brock" w:date="2012-08-30T12:09:00Z">
          <w:r w:rsidR="00A0691D" w:rsidDel="00D212BF">
            <w:rPr>
              <w:i/>
            </w:rPr>
            <w:delText>rest</w:delText>
          </w:r>
        </w:del>
      </w:ins>
      <w:ins w:id="11277" w:author="Rev 9 Allen Wirfs-Brock" w:date="2012-06-30T09:31:00Z">
        <w:del w:id="11278" w:author="Rev 10 Allen Wirfs-Brock" w:date="2012-08-30T12:09:00Z">
          <w:r w:rsidR="00810454" w:rsidDel="00D212BF">
            <w:delText xml:space="preserve"> </w:delText>
          </w:r>
        </w:del>
      </w:ins>
      <w:ins w:id="11279" w:author="Rev 9 Allen Wirfs-Brock" w:date="2012-06-30T09:25:00Z">
        <w:r>
          <w:t xml:space="preserve">followed by the </w:t>
        </w:r>
      </w:ins>
      <w:ins w:id="11280" w:author="Rev 9 Allen Wirfs-Brock" w:date="2012-07-02T17:34:00Z">
        <w:r w:rsidR="00A0691D">
          <w:t>code units</w:t>
        </w:r>
      </w:ins>
      <w:ins w:id="11281" w:author="Rev 9 Allen Wirfs-Brock" w:date="2012-06-30T09:25:00Z">
        <w:r>
          <w:t xml:space="preserve"> of </w:t>
        </w:r>
        <w:r w:rsidRPr="00BA286E">
          <w:rPr>
            <w:i/>
          </w:rPr>
          <w:t>tail</w:t>
        </w:r>
        <w:r w:rsidRPr="00E77497">
          <w:t>.</w:t>
        </w:r>
      </w:ins>
    </w:p>
    <w:p w14:paraId="57D196CD" w14:textId="77777777" w:rsidR="00810454" w:rsidRPr="00BA286E" w:rsidRDefault="00810454" w:rsidP="00810454">
      <w:pPr>
        <w:rPr>
          <w:ins w:id="11282" w:author="Rev 9 Allen Wirfs-Brock" w:date="2012-06-30T09:34:00Z"/>
          <w:rFonts w:ascii="Times New Roman" w:hAnsi="Times New Roman"/>
        </w:rPr>
      </w:pPr>
      <w:ins w:id="11283" w:author="Rev 9 Allen Wirfs-Brock" w:date="2012-06-30T09:34:00Z">
        <w:del w:id="11284" w:author="Rev 10 Allen Wirfs-Brock" w:date="2012-07-29T11:37:00Z">
          <w:r w:rsidDel="00387B31">
            <w:rPr>
              <w:rStyle w:val="bnf"/>
            </w:rPr>
            <w:delText>Quasi</w:delText>
          </w:r>
        </w:del>
      </w:ins>
      <w:ins w:id="11285" w:author="Rev 10 Allen Wirfs-Brock" w:date="2012-07-29T11:37:00Z">
        <w:r w:rsidR="00387B31">
          <w:rPr>
            <w:rStyle w:val="bnf"/>
          </w:rPr>
          <w:t>Template</w:t>
        </w:r>
      </w:ins>
      <w:ins w:id="11286" w:author="Rev 9 Allen Wirfs-Brock" w:date="2012-06-30T09:34:00Z">
        <w:r>
          <w:rPr>
            <w:rStyle w:val="bnf"/>
          </w:rPr>
          <w:t>MiddleList</w:t>
        </w:r>
        <w:r w:rsidRPr="00E77497">
          <w:t xml:space="preserve"> </w:t>
        </w:r>
        <w:r w:rsidRPr="00E77497">
          <w:rPr>
            <w:b/>
          </w:rPr>
          <w:t>:</w:t>
        </w:r>
        <w:r w:rsidRPr="00E77497">
          <w:rPr>
            <w:i/>
          </w:rPr>
          <w:t xml:space="preserve"> </w:t>
        </w:r>
        <w:del w:id="11287" w:author="Rev 10 Allen Wirfs-Brock" w:date="2012-08-30T11:58:00Z">
          <w:r w:rsidRPr="00BA286E" w:rsidDel="00B37EBC">
            <w:rPr>
              <w:rFonts w:cs="Arial"/>
              <w:sz w:val="16"/>
            </w:rPr>
            <w:delText>[Lexical goal</w:delText>
          </w:r>
          <w:r w:rsidRPr="00E77497" w:rsidDel="00B37EBC">
            <w:rPr>
              <w:rFonts w:cs="Arial"/>
              <w:i/>
              <w:sz w:val="16"/>
            </w:rPr>
            <w:delText xml:space="preserve"> </w:delText>
          </w:r>
          <w:r w:rsidRPr="00BA286E" w:rsidDel="00B37EBC">
            <w:rPr>
              <w:rFonts w:ascii="Times New Roman" w:hAnsi="Times New Roman"/>
              <w:i/>
              <w:sz w:val="16"/>
            </w:rPr>
            <w:delText>InputElement</w:delText>
          </w:r>
        </w:del>
        <w:del w:id="11288" w:author="Rev 10 Allen Wirfs-Brock" w:date="2012-07-29T11:37:00Z">
          <w:r w:rsidRPr="00BA286E" w:rsidDel="00387B31">
            <w:rPr>
              <w:rFonts w:ascii="Times New Roman" w:hAnsi="Times New Roman"/>
              <w:i/>
              <w:sz w:val="16"/>
            </w:rPr>
            <w:delText>Quasi</w:delText>
          </w:r>
        </w:del>
        <w:del w:id="11289" w:author="Rev 10 Allen Wirfs-Brock" w:date="2012-08-30T11:58:00Z">
          <w:r w:rsidRPr="00BA286E" w:rsidDel="00B37EBC">
            <w:rPr>
              <w:rFonts w:ascii="Times New Roman" w:hAnsi="Times New Roman"/>
              <w:i/>
              <w:sz w:val="16"/>
            </w:rPr>
            <w:delText>Tail</w:delText>
          </w:r>
          <w:r w:rsidRPr="00BA286E" w:rsidDel="00B37EBC">
            <w:rPr>
              <w:rFonts w:cs="Arial"/>
              <w:sz w:val="16"/>
            </w:rPr>
            <w:delText>]</w:delText>
          </w:r>
          <w:r w:rsidDel="00B37EBC">
            <w:rPr>
              <w:rFonts w:cs="Arial"/>
              <w:sz w:val="16"/>
            </w:rPr>
            <w:delText xml:space="preserve"> </w:delText>
          </w:r>
        </w:del>
      </w:ins>
      <w:ins w:id="11290" w:author="Rev 9 Allen Wirfs-Brock" w:date="2012-06-30T09:35:00Z">
        <w:del w:id="11291" w:author="Rev 10 Allen Wirfs-Brock" w:date="2012-07-29T11:37:00Z">
          <w:r w:rsidRPr="00BA286E" w:rsidDel="00387B31">
            <w:rPr>
              <w:rFonts w:ascii="Times New Roman" w:hAnsi="Times New Roman"/>
              <w:i/>
            </w:rPr>
            <w:delText>Quasi</w:delText>
          </w:r>
        </w:del>
      </w:ins>
      <w:ins w:id="11292" w:author="Rev 10 Allen Wirfs-Brock" w:date="2012-07-29T11:37:00Z">
        <w:r w:rsidR="00387B31">
          <w:rPr>
            <w:rFonts w:ascii="Times New Roman" w:hAnsi="Times New Roman"/>
            <w:i/>
          </w:rPr>
          <w:t>Template</w:t>
        </w:r>
      </w:ins>
      <w:ins w:id="11293" w:author="Rev 9 Allen Wirfs-Brock" w:date="2012-06-30T09:35:00Z">
        <w:r>
          <w:rPr>
            <w:rFonts w:ascii="Times New Roman" w:hAnsi="Times New Roman"/>
            <w:i/>
          </w:rPr>
          <w:t>Middle Expression</w:t>
        </w:r>
        <w:r>
          <w:rPr>
            <w:rFonts w:ascii="Times New Roman" w:hAnsi="Times New Roman"/>
          </w:rPr>
          <w:t xml:space="preserve"> </w:t>
        </w:r>
      </w:ins>
    </w:p>
    <w:p w14:paraId="1E932B5D" w14:textId="77777777" w:rsidR="00810454" w:rsidRDefault="00810454" w:rsidP="00865652">
      <w:pPr>
        <w:pStyle w:val="Alg4"/>
        <w:numPr>
          <w:ilvl w:val="0"/>
          <w:numId w:val="963"/>
        </w:numPr>
        <w:spacing w:after="220"/>
        <w:contextualSpacing/>
        <w:rPr>
          <w:ins w:id="11294" w:author="Rev 9 Allen Wirfs-Brock" w:date="2012-06-30T09:34:00Z"/>
        </w:rPr>
      </w:pPr>
      <w:ins w:id="11295" w:author="Rev 9 Allen Wirfs-Brock" w:date="2012-06-30T09:34:00Z">
        <w:r>
          <w:t xml:space="preserve">Let </w:t>
        </w:r>
        <w:r w:rsidRPr="00BA286E">
          <w:rPr>
            <w:i/>
          </w:rPr>
          <w:t>head</w:t>
        </w:r>
        <w:r>
          <w:t xml:space="preserve"> be the </w:t>
        </w:r>
        <w:del w:id="11296" w:author="Rev 10 Allen Wirfs-Brock" w:date="2012-07-29T11:26:00Z">
          <w:r w:rsidDel="00387B31">
            <w:delText>QV</w:delText>
          </w:r>
        </w:del>
      </w:ins>
      <w:ins w:id="11297" w:author="Rev 10 Allen Wirfs-Brock" w:date="2012-07-29T11:26:00Z">
        <w:r w:rsidR="00387B31">
          <w:t>TV</w:t>
        </w:r>
      </w:ins>
      <w:ins w:id="11298" w:author="Rev 9 Allen Wirfs-Brock" w:date="2012-06-30T09:34:00Z">
        <w:r>
          <w:t xml:space="preserve"> of </w:t>
        </w:r>
        <w:del w:id="11299" w:author="Rev 10 Allen Wirfs-Brock" w:date="2012-07-29T11:37:00Z">
          <w:r w:rsidDel="00387B31">
            <w:rPr>
              <w:i/>
            </w:rPr>
            <w:delText>Quasi</w:delText>
          </w:r>
        </w:del>
      </w:ins>
      <w:ins w:id="11300" w:author="Rev 10 Allen Wirfs-Brock" w:date="2012-07-29T11:37:00Z">
        <w:r w:rsidR="00387B31">
          <w:rPr>
            <w:i/>
          </w:rPr>
          <w:t>Template</w:t>
        </w:r>
      </w:ins>
      <w:ins w:id="11301" w:author="Rev 9 Allen Wirfs-Brock" w:date="2012-06-30T09:35:00Z">
        <w:r>
          <w:rPr>
            <w:i/>
          </w:rPr>
          <w:t>Middle</w:t>
        </w:r>
      </w:ins>
      <w:ins w:id="11302" w:author="Rev 9 Allen Wirfs-Brock" w:date="2012-06-30T09:34:00Z">
        <w:r>
          <w:t xml:space="preserve"> as defined in 7.8.6.</w:t>
        </w:r>
      </w:ins>
    </w:p>
    <w:p w14:paraId="0EF3500D" w14:textId="77777777" w:rsidR="00810454" w:rsidRDefault="00810454" w:rsidP="00865652">
      <w:pPr>
        <w:pStyle w:val="Alg4"/>
        <w:numPr>
          <w:ilvl w:val="0"/>
          <w:numId w:val="963"/>
        </w:numPr>
        <w:spacing w:after="220"/>
        <w:contextualSpacing/>
        <w:rPr>
          <w:ins w:id="11303" w:author="Rev 9 Allen Wirfs-Brock" w:date="2012-06-30T09:34:00Z"/>
        </w:rPr>
      </w:pPr>
      <w:ins w:id="11304" w:author="Rev 9 Allen Wirfs-Brock" w:date="2012-06-30T09:34:00Z">
        <w:r>
          <w:t xml:space="preserve">Let </w:t>
        </w:r>
        <w:r w:rsidRPr="003C08F9">
          <w:rPr>
            <w:i/>
          </w:rPr>
          <w:t>sub</w:t>
        </w:r>
        <w:r>
          <w:t xml:space="preserve"> be the result of evaluating </w:t>
        </w:r>
        <w:r w:rsidRPr="003C08F9">
          <w:rPr>
            <w:i/>
          </w:rPr>
          <w:t>Expression</w:t>
        </w:r>
        <w:r>
          <w:t>.</w:t>
        </w:r>
      </w:ins>
    </w:p>
    <w:p w14:paraId="2752BE38" w14:textId="77777777" w:rsidR="00810454" w:rsidRDefault="00810454" w:rsidP="00865652">
      <w:pPr>
        <w:pStyle w:val="Alg4"/>
        <w:numPr>
          <w:ilvl w:val="0"/>
          <w:numId w:val="963"/>
        </w:numPr>
        <w:spacing w:after="220"/>
        <w:contextualSpacing/>
        <w:rPr>
          <w:ins w:id="11305" w:author="Rev 9 Allen Wirfs-Brock" w:date="2012-06-30T09:34:00Z"/>
        </w:rPr>
      </w:pPr>
      <w:ins w:id="11306" w:author="Rev 9 Allen Wirfs-Brock" w:date="2012-06-30T09:34:00Z">
        <w:r>
          <w:t xml:space="preserve">Let </w:t>
        </w:r>
        <w:r w:rsidRPr="003C08F9">
          <w:rPr>
            <w:i/>
          </w:rPr>
          <w:t>middle</w:t>
        </w:r>
        <w:r>
          <w:t xml:space="preserve"> be </w:t>
        </w:r>
        <w:commentRangeStart w:id="11307"/>
        <w:r>
          <w:t>ToString(</w:t>
        </w:r>
        <w:r w:rsidRPr="003C08F9">
          <w:rPr>
            <w:i/>
          </w:rPr>
          <w:t>sub</w:t>
        </w:r>
        <w:r>
          <w:t>).</w:t>
        </w:r>
        <w:commentRangeEnd w:id="11307"/>
        <w:r>
          <w:rPr>
            <w:rStyle w:val="af3"/>
            <w:rFonts w:ascii="Arial" w:eastAsia="MS Mincho" w:hAnsi="Arial"/>
            <w:spacing w:val="0"/>
            <w:lang w:eastAsia="ja-JP"/>
          </w:rPr>
          <w:commentReference w:id="11307"/>
        </w:r>
      </w:ins>
    </w:p>
    <w:p w14:paraId="2C58265D" w14:textId="77777777" w:rsidR="00810454" w:rsidRDefault="00810454" w:rsidP="00865652">
      <w:pPr>
        <w:pStyle w:val="Alg4"/>
        <w:numPr>
          <w:ilvl w:val="0"/>
          <w:numId w:val="963"/>
        </w:numPr>
        <w:spacing w:after="220"/>
        <w:contextualSpacing/>
        <w:rPr>
          <w:ins w:id="11308" w:author="Rev 9 Allen Wirfs-Brock" w:date="2012-06-30T09:34:00Z"/>
        </w:rPr>
      </w:pPr>
      <w:ins w:id="11309" w:author="Rev 9 Allen Wirfs-Brock" w:date="2012-06-30T09:34:00Z">
        <w:r>
          <w:t>ReturnIfAbrupt(</w:t>
        </w:r>
        <w:r>
          <w:rPr>
            <w:i/>
          </w:rPr>
          <w:t>middle</w:t>
        </w:r>
        <w:r>
          <w:t>).</w:t>
        </w:r>
      </w:ins>
    </w:p>
    <w:p w14:paraId="4CC48438" w14:textId="77777777" w:rsidR="00810454" w:rsidRPr="00E77497" w:rsidRDefault="00810454" w:rsidP="00865652">
      <w:pPr>
        <w:pStyle w:val="Alg4"/>
        <w:numPr>
          <w:ilvl w:val="0"/>
          <w:numId w:val="963"/>
        </w:numPr>
        <w:spacing w:after="220"/>
        <w:contextualSpacing/>
        <w:rPr>
          <w:ins w:id="11310" w:author="Rev 9 Allen Wirfs-Brock" w:date="2012-06-30T09:34:00Z"/>
        </w:rPr>
      </w:pPr>
      <w:ins w:id="11311" w:author="Rev 9 Allen Wirfs-Brock" w:date="2012-06-30T09:34:00Z">
        <w:r w:rsidRPr="00E77497">
          <w:t xml:space="preserve">Return </w:t>
        </w:r>
        <w:r>
          <w:t xml:space="preserve">the </w:t>
        </w:r>
      </w:ins>
      <w:ins w:id="11312" w:author="Rev 9 Allen Wirfs-Brock" w:date="2012-06-30T09:37:00Z">
        <w:r>
          <w:t>sequence of characters consisting of</w:t>
        </w:r>
      </w:ins>
      <w:ins w:id="11313" w:author="Rev 9 Allen Wirfs-Brock" w:date="2012-06-30T09:34:00Z">
        <w:r>
          <w:t xml:space="preserve"> the </w:t>
        </w:r>
      </w:ins>
      <w:ins w:id="11314" w:author="Rev 9 Allen Wirfs-Brock" w:date="2012-07-02T17:34:00Z">
        <w:r w:rsidR="00A0691D">
          <w:t>code units</w:t>
        </w:r>
      </w:ins>
      <w:ins w:id="11315" w:author="Rev 9 Allen Wirfs-Brock" w:date="2012-06-30T09:34:00Z">
        <w:r>
          <w:t xml:space="preserve"> of </w:t>
        </w:r>
        <w:r w:rsidRPr="00BA286E">
          <w:rPr>
            <w:i/>
          </w:rPr>
          <w:t>head</w:t>
        </w:r>
        <w:r>
          <w:t xml:space="preserve"> followed by the </w:t>
        </w:r>
      </w:ins>
      <w:ins w:id="11316" w:author="Rev 9 Allen Wirfs-Brock" w:date="2012-07-02T17:35:00Z">
        <w:r w:rsidR="00A0691D">
          <w:t>elements</w:t>
        </w:r>
      </w:ins>
      <w:ins w:id="11317" w:author="Rev 9 Allen Wirfs-Brock" w:date="2012-06-30T09:34:00Z">
        <w:r>
          <w:t xml:space="preserve"> of </w:t>
        </w:r>
        <w:r w:rsidRPr="00F37DF5">
          <w:rPr>
            <w:i/>
          </w:rPr>
          <w:t>middle</w:t>
        </w:r>
        <w:r w:rsidRPr="00E77497">
          <w:t>.</w:t>
        </w:r>
      </w:ins>
    </w:p>
    <w:p w14:paraId="2A11284B" w14:textId="77777777" w:rsidR="00810454" w:rsidRPr="00BA286E" w:rsidRDefault="00810454" w:rsidP="00810454">
      <w:pPr>
        <w:rPr>
          <w:ins w:id="11318" w:author="Rev 9 Allen Wirfs-Brock" w:date="2012-06-30T09:38:00Z"/>
          <w:rFonts w:ascii="Times New Roman" w:hAnsi="Times New Roman"/>
        </w:rPr>
      </w:pPr>
      <w:ins w:id="11319" w:author="Rev 9 Allen Wirfs-Brock" w:date="2012-06-30T09:38:00Z">
        <w:del w:id="11320" w:author="Rev 10 Allen Wirfs-Brock" w:date="2012-07-29T11:37:00Z">
          <w:r w:rsidDel="00387B31">
            <w:rPr>
              <w:rStyle w:val="bnf"/>
            </w:rPr>
            <w:delText>Quasi</w:delText>
          </w:r>
        </w:del>
      </w:ins>
      <w:ins w:id="11321" w:author="Rev 10 Allen Wirfs-Brock" w:date="2012-07-29T11:37:00Z">
        <w:r w:rsidR="00387B31">
          <w:rPr>
            <w:rStyle w:val="bnf"/>
          </w:rPr>
          <w:t>Template</w:t>
        </w:r>
      </w:ins>
      <w:ins w:id="11322" w:author="Rev 9 Allen Wirfs-Brock" w:date="2012-06-30T09:38:00Z">
        <w:r>
          <w:rPr>
            <w:rStyle w:val="bnf"/>
          </w:rPr>
          <w:t>MiddleList</w:t>
        </w:r>
        <w:r w:rsidRPr="00E77497">
          <w:t xml:space="preserve"> </w:t>
        </w:r>
        <w:r w:rsidRPr="00E77497">
          <w:rPr>
            <w:b/>
          </w:rPr>
          <w:t>:</w:t>
        </w:r>
      </w:ins>
      <w:ins w:id="11323" w:author="Rev 9 Allen Wirfs-Brock" w:date="2012-06-30T09:39:00Z">
        <w:r>
          <w:rPr>
            <w:b/>
          </w:rPr>
          <w:t xml:space="preserve"> </w:t>
        </w:r>
        <w:del w:id="11324" w:author="Rev 10 Allen Wirfs-Brock" w:date="2012-07-29T11:37:00Z">
          <w:r w:rsidDel="00387B31">
            <w:rPr>
              <w:rStyle w:val="bnf"/>
            </w:rPr>
            <w:delText>Quasi</w:delText>
          </w:r>
        </w:del>
      </w:ins>
      <w:ins w:id="11325" w:author="Rev 10 Allen Wirfs-Brock" w:date="2012-07-29T11:37:00Z">
        <w:r w:rsidR="00387B31">
          <w:rPr>
            <w:rStyle w:val="bnf"/>
          </w:rPr>
          <w:t>Template</w:t>
        </w:r>
      </w:ins>
      <w:ins w:id="11326" w:author="Rev 9 Allen Wirfs-Brock" w:date="2012-06-30T09:39:00Z">
        <w:r>
          <w:rPr>
            <w:rStyle w:val="bnf"/>
          </w:rPr>
          <w:t>MiddleList</w:t>
        </w:r>
      </w:ins>
      <w:ins w:id="11327" w:author="Rev 9 Allen Wirfs-Brock" w:date="2012-06-30T09:38:00Z">
        <w:r w:rsidRPr="00E77497">
          <w:rPr>
            <w:i/>
          </w:rPr>
          <w:t xml:space="preserve">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w:t>
        </w:r>
        <w:del w:id="11328" w:author="Rev 10 Allen Wirfs-Brock" w:date="2012-07-29T11:37:00Z">
          <w:r w:rsidRPr="00BA286E" w:rsidDel="00387B31">
            <w:rPr>
              <w:rFonts w:ascii="Times New Roman" w:hAnsi="Times New Roman"/>
              <w:i/>
              <w:sz w:val="16"/>
            </w:rPr>
            <w:delText>Quasi</w:delText>
          </w:r>
        </w:del>
      </w:ins>
      <w:ins w:id="11329" w:author="Rev 10 Allen Wirfs-Brock" w:date="2012-07-29T11:37:00Z">
        <w:r w:rsidR="00387B31">
          <w:rPr>
            <w:rFonts w:ascii="Times New Roman" w:hAnsi="Times New Roman"/>
            <w:i/>
            <w:sz w:val="16"/>
          </w:rPr>
          <w:t>Template</w:t>
        </w:r>
      </w:ins>
      <w:ins w:id="11330" w:author="Rev 9 Allen Wirfs-Brock" w:date="2012-06-30T09:38:00Z">
        <w:r w:rsidRPr="00BA286E">
          <w:rPr>
            <w:rFonts w:ascii="Times New Roman" w:hAnsi="Times New Roman"/>
            <w:i/>
            <w:sz w:val="16"/>
          </w:rPr>
          <w:t>Tail</w:t>
        </w:r>
        <w:r w:rsidRPr="00BA286E">
          <w:rPr>
            <w:rFonts w:cs="Arial"/>
            <w:sz w:val="16"/>
          </w:rPr>
          <w:t>]</w:t>
        </w:r>
        <w:r>
          <w:rPr>
            <w:rFonts w:cs="Arial"/>
            <w:sz w:val="16"/>
          </w:rPr>
          <w:t xml:space="preserve"> </w:t>
        </w:r>
        <w:del w:id="11331" w:author="Rev 10 Allen Wirfs-Brock" w:date="2012-07-29T11:37:00Z">
          <w:r w:rsidRPr="00BA286E" w:rsidDel="00387B31">
            <w:rPr>
              <w:rFonts w:ascii="Times New Roman" w:hAnsi="Times New Roman"/>
              <w:i/>
            </w:rPr>
            <w:delText>Quasi</w:delText>
          </w:r>
        </w:del>
      </w:ins>
      <w:ins w:id="11332" w:author="Rev 10 Allen Wirfs-Brock" w:date="2012-07-29T11:37:00Z">
        <w:r w:rsidR="00387B31">
          <w:rPr>
            <w:rFonts w:ascii="Times New Roman" w:hAnsi="Times New Roman"/>
            <w:i/>
          </w:rPr>
          <w:t>Template</w:t>
        </w:r>
      </w:ins>
      <w:ins w:id="11333" w:author="Rev 9 Allen Wirfs-Brock" w:date="2012-06-30T09:38:00Z">
        <w:r>
          <w:rPr>
            <w:rFonts w:ascii="Times New Roman" w:hAnsi="Times New Roman"/>
            <w:i/>
          </w:rPr>
          <w:t>Middle Expression</w:t>
        </w:r>
        <w:r>
          <w:rPr>
            <w:rFonts w:ascii="Times New Roman" w:hAnsi="Times New Roman"/>
          </w:rPr>
          <w:t xml:space="preserve"> </w:t>
        </w:r>
      </w:ins>
    </w:p>
    <w:p w14:paraId="6F4397D1" w14:textId="77777777" w:rsidR="00810454" w:rsidRDefault="00810454" w:rsidP="00865652">
      <w:pPr>
        <w:pStyle w:val="Alg4"/>
        <w:numPr>
          <w:ilvl w:val="0"/>
          <w:numId w:val="962"/>
        </w:numPr>
        <w:spacing w:after="220"/>
        <w:contextualSpacing/>
        <w:rPr>
          <w:ins w:id="11334" w:author="Rev 9 Allen Wirfs-Brock" w:date="2012-06-30T09:39:00Z"/>
        </w:rPr>
      </w:pPr>
      <w:ins w:id="11335" w:author="Rev 9 Allen Wirfs-Brock" w:date="2012-06-30T09:39:00Z">
        <w:r>
          <w:t xml:space="preserve">Let </w:t>
        </w:r>
      </w:ins>
      <w:ins w:id="11336" w:author="Rev 9 Allen Wirfs-Brock" w:date="2012-06-30T09:43:00Z">
        <w:r w:rsidR="00BD4828">
          <w:rPr>
            <w:i/>
          </w:rPr>
          <w:t>rest</w:t>
        </w:r>
      </w:ins>
      <w:ins w:id="11337" w:author="Rev 9 Allen Wirfs-Brock" w:date="2012-06-30T09:39:00Z">
        <w:r>
          <w:t xml:space="preserve"> be the result of evaluating </w:t>
        </w:r>
        <w:del w:id="11338" w:author="Rev 10 Allen Wirfs-Brock" w:date="2012-07-29T11:37:00Z">
          <w:r w:rsidDel="00387B31">
            <w:rPr>
              <w:i/>
            </w:rPr>
            <w:delText>Quasi</w:delText>
          </w:r>
        </w:del>
      </w:ins>
      <w:ins w:id="11339" w:author="Rev 10 Allen Wirfs-Brock" w:date="2012-07-29T11:37:00Z">
        <w:r w:rsidR="00387B31">
          <w:rPr>
            <w:i/>
          </w:rPr>
          <w:t>Template</w:t>
        </w:r>
      </w:ins>
      <w:ins w:id="11340" w:author="Rev 9 Allen Wirfs-Brock" w:date="2012-06-30T09:39:00Z">
        <w:r>
          <w:rPr>
            <w:i/>
          </w:rPr>
          <w:t xml:space="preserve">MiddleList </w:t>
        </w:r>
        <w:r>
          <w:t>.</w:t>
        </w:r>
      </w:ins>
    </w:p>
    <w:p w14:paraId="0F240D36" w14:textId="77777777" w:rsidR="00810454" w:rsidRDefault="00810454" w:rsidP="00865652">
      <w:pPr>
        <w:pStyle w:val="Alg4"/>
        <w:numPr>
          <w:ilvl w:val="0"/>
          <w:numId w:val="962"/>
        </w:numPr>
        <w:spacing w:after="220"/>
        <w:contextualSpacing/>
        <w:rPr>
          <w:ins w:id="11341" w:author="Rev 9 Allen Wirfs-Brock" w:date="2012-06-30T09:40:00Z"/>
        </w:rPr>
      </w:pPr>
      <w:ins w:id="11342" w:author="Rev 9 Allen Wirfs-Brock" w:date="2012-06-30T09:40:00Z">
        <w:r>
          <w:t>ReturnIfAbrupt(</w:t>
        </w:r>
      </w:ins>
      <w:ins w:id="11343" w:author="Rev 9 Allen Wirfs-Brock" w:date="2012-06-30T09:43:00Z">
        <w:r w:rsidR="00BD4828">
          <w:rPr>
            <w:i/>
          </w:rPr>
          <w:t>rest</w:t>
        </w:r>
      </w:ins>
      <w:ins w:id="11344" w:author="Rev 9 Allen Wirfs-Brock" w:date="2012-06-30T09:40:00Z">
        <w:r>
          <w:t>).</w:t>
        </w:r>
      </w:ins>
    </w:p>
    <w:p w14:paraId="751B93D3" w14:textId="77777777" w:rsidR="00810454" w:rsidRDefault="00810454" w:rsidP="00865652">
      <w:pPr>
        <w:pStyle w:val="Alg4"/>
        <w:numPr>
          <w:ilvl w:val="0"/>
          <w:numId w:val="962"/>
        </w:numPr>
        <w:spacing w:after="220"/>
        <w:contextualSpacing/>
        <w:rPr>
          <w:ins w:id="11345" w:author="Rev 9 Allen Wirfs-Brock" w:date="2012-06-30T09:38:00Z"/>
        </w:rPr>
      </w:pPr>
      <w:ins w:id="11346" w:author="Rev 9 Allen Wirfs-Brock" w:date="2012-06-30T09:38:00Z">
        <w:r>
          <w:t xml:space="preserve">Let </w:t>
        </w:r>
      </w:ins>
      <w:ins w:id="11347" w:author="Rev 9 Allen Wirfs-Brock" w:date="2012-06-30T09:44:00Z">
        <w:r w:rsidR="00BD4828">
          <w:rPr>
            <w:i/>
          </w:rPr>
          <w:t>middle</w:t>
        </w:r>
      </w:ins>
      <w:ins w:id="11348" w:author="Rev 9 Allen Wirfs-Brock" w:date="2012-06-30T09:41:00Z">
        <w:r w:rsidR="00BD4828">
          <w:rPr>
            <w:i/>
          </w:rPr>
          <w:t xml:space="preserve"> </w:t>
        </w:r>
      </w:ins>
      <w:ins w:id="11349" w:author="Rev 9 Allen Wirfs-Brock" w:date="2012-06-30T09:38:00Z">
        <w:r>
          <w:t xml:space="preserve"> be the </w:t>
        </w:r>
        <w:del w:id="11350" w:author="Rev 10 Allen Wirfs-Brock" w:date="2012-07-29T11:26:00Z">
          <w:r w:rsidDel="00387B31">
            <w:delText>QV</w:delText>
          </w:r>
        </w:del>
      </w:ins>
      <w:ins w:id="11351" w:author="Rev 10 Allen Wirfs-Brock" w:date="2012-07-29T11:26:00Z">
        <w:r w:rsidR="00387B31">
          <w:t>TV</w:t>
        </w:r>
      </w:ins>
      <w:ins w:id="11352" w:author="Rev 9 Allen Wirfs-Brock" w:date="2012-06-30T09:38:00Z">
        <w:r>
          <w:t xml:space="preserve"> of </w:t>
        </w:r>
        <w:del w:id="11353" w:author="Rev 10 Allen Wirfs-Brock" w:date="2012-07-29T11:37:00Z">
          <w:r w:rsidDel="00387B31">
            <w:rPr>
              <w:i/>
            </w:rPr>
            <w:delText>Quasi</w:delText>
          </w:r>
        </w:del>
      </w:ins>
      <w:ins w:id="11354" w:author="Rev 10 Allen Wirfs-Brock" w:date="2012-07-29T11:37:00Z">
        <w:r w:rsidR="00387B31">
          <w:rPr>
            <w:i/>
          </w:rPr>
          <w:t>Template</w:t>
        </w:r>
      </w:ins>
      <w:ins w:id="11355" w:author="Rev 9 Allen Wirfs-Brock" w:date="2012-06-30T09:38:00Z">
        <w:r>
          <w:rPr>
            <w:i/>
          </w:rPr>
          <w:t>Middle</w:t>
        </w:r>
        <w:r>
          <w:t xml:space="preserve"> as defined in 7.8.6.</w:t>
        </w:r>
      </w:ins>
    </w:p>
    <w:p w14:paraId="3E03033C" w14:textId="77777777" w:rsidR="00810454" w:rsidRDefault="00810454" w:rsidP="00865652">
      <w:pPr>
        <w:pStyle w:val="Alg4"/>
        <w:numPr>
          <w:ilvl w:val="0"/>
          <w:numId w:val="962"/>
        </w:numPr>
        <w:spacing w:after="220"/>
        <w:contextualSpacing/>
        <w:rPr>
          <w:ins w:id="11356" w:author="Rev 9 Allen Wirfs-Brock" w:date="2012-06-30T09:38:00Z"/>
        </w:rPr>
      </w:pPr>
      <w:ins w:id="11357" w:author="Rev 9 Allen Wirfs-Brock" w:date="2012-06-30T09:38:00Z">
        <w:r>
          <w:t xml:space="preserve">Let </w:t>
        </w:r>
        <w:r w:rsidRPr="003C08F9">
          <w:rPr>
            <w:i/>
          </w:rPr>
          <w:t>sub</w:t>
        </w:r>
        <w:r>
          <w:t xml:space="preserve"> be the result of evaluating </w:t>
        </w:r>
        <w:r w:rsidRPr="003C08F9">
          <w:rPr>
            <w:i/>
          </w:rPr>
          <w:t>Expression</w:t>
        </w:r>
        <w:r>
          <w:t>.</w:t>
        </w:r>
      </w:ins>
    </w:p>
    <w:p w14:paraId="149FD8C3" w14:textId="77777777" w:rsidR="00810454" w:rsidRDefault="00810454" w:rsidP="00865652">
      <w:pPr>
        <w:pStyle w:val="Alg4"/>
        <w:numPr>
          <w:ilvl w:val="0"/>
          <w:numId w:val="962"/>
        </w:numPr>
        <w:spacing w:after="220"/>
        <w:contextualSpacing/>
        <w:rPr>
          <w:ins w:id="11358" w:author="Rev 9 Allen Wirfs-Brock" w:date="2012-06-30T09:38:00Z"/>
        </w:rPr>
      </w:pPr>
      <w:ins w:id="11359" w:author="Rev 9 Allen Wirfs-Brock" w:date="2012-06-30T09:38:00Z">
        <w:r>
          <w:t xml:space="preserve">Let </w:t>
        </w:r>
      </w:ins>
      <w:ins w:id="11360" w:author="Rev 9 Allen Wirfs-Brock" w:date="2012-06-30T09:43:00Z">
        <w:r w:rsidR="00BD4828">
          <w:rPr>
            <w:i/>
          </w:rPr>
          <w:t>last</w:t>
        </w:r>
      </w:ins>
      <w:ins w:id="11361" w:author="Rev 9 Allen Wirfs-Brock" w:date="2012-06-30T09:38:00Z">
        <w:r>
          <w:t xml:space="preserve"> be </w:t>
        </w:r>
        <w:commentRangeStart w:id="11362"/>
        <w:r>
          <w:t>ToString(</w:t>
        </w:r>
        <w:r w:rsidRPr="003C08F9">
          <w:rPr>
            <w:i/>
          </w:rPr>
          <w:t>sub</w:t>
        </w:r>
        <w:r>
          <w:t>).</w:t>
        </w:r>
        <w:commentRangeEnd w:id="11362"/>
        <w:r>
          <w:rPr>
            <w:rStyle w:val="af3"/>
            <w:rFonts w:ascii="Arial" w:eastAsia="MS Mincho" w:hAnsi="Arial"/>
            <w:spacing w:val="0"/>
            <w:lang w:eastAsia="ja-JP"/>
          </w:rPr>
          <w:commentReference w:id="11362"/>
        </w:r>
      </w:ins>
    </w:p>
    <w:p w14:paraId="534B5AA6" w14:textId="77777777" w:rsidR="00810454" w:rsidRDefault="00810454" w:rsidP="00865652">
      <w:pPr>
        <w:pStyle w:val="Alg4"/>
        <w:numPr>
          <w:ilvl w:val="0"/>
          <w:numId w:val="962"/>
        </w:numPr>
        <w:spacing w:after="220"/>
        <w:contextualSpacing/>
        <w:rPr>
          <w:ins w:id="11363" w:author="Rev 9 Allen Wirfs-Brock" w:date="2012-06-30T09:38:00Z"/>
        </w:rPr>
      </w:pPr>
      <w:ins w:id="11364" w:author="Rev 9 Allen Wirfs-Brock" w:date="2012-06-30T09:38:00Z">
        <w:r>
          <w:t>ReturnIfAbrupt(</w:t>
        </w:r>
      </w:ins>
      <w:ins w:id="11365" w:author="Rev 9 Allen Wirfs-Brock" w:date="2012-06-30T09:43:00Z">
        <w:r w:rsidR="00BD4828">
          <w:rPr>
            <w:i/>
          </w:rPr>
          <w:t>last</w:t>
        </w:r>
      </w:ins>
      <w:ins w:id="11366" w:author="Rev 9 Allen Wirfs-Brock" w:date="2012-06-30T09:38:00Z">
        <w:r>
          <w:t>).</w:t>
        </w:r>
      </w:ins>
    </w:p>
    <w:p w14:paraId="0CE179C9" w14:textId="77777777" w:rsidR="00810454" w:rsidRPr="00E77497" w:rsidRDefault="00810454" w:rsidP="00865652">
      <w:pPr>
        <w:pStyle w:val="Alg4"/>
        <w:numPr>
          <w:ilvl w:val="0"/>
          <w:numId w:val="962"/>
        </w:numPr>
        <w:spacing w:after="220"/>
        <w:contextualSpacing/>
        <w:rPr>
          <w:ins w:id="11367" w:author="Rev 9 Allen Wirfs-Brock" w:date="2012-06-30T09:38:00Z"/>
        </w:rPr>
      </w:pPr>
      <w:ins w:id="11368" w:author="Rev 9 Allen Wirfs-Brock" w:date="2012-06-30T09:38:00Z">
        <w:r w:rsidRPr="00E77497">
          <w:t xml:space="preserve">Return </w:t>
        </w:r>
        <w:r>
          <w:t xml:space="preserve">the sequence of characters consisting of the </w:t>
        </w:r>
      </w:ins>
      <w:ins w:id="11369" w:author="Rev 9 Allen Wirfs-Brock" w:date="2012-07-02T17:35:00Z">
        <w:r w:rsidR="00A0691D">
          <w:t>elements</w:t>
        </w:r>
      </w:ins>
      <w:ins w:id="11370" w:author="Rev 9 Allen Wirfs-Brock" w:date="2012-06-30T09:38:00Z">
        <w:r>
          <w:t xml:space="preserve"> of </w:t>
        </w:r>
      </w:ins>
      <w:ins w:id="11371" w:author="Rev 9 Allen Wirfs-Brock" w:date="2012-06-30T09:43:00Z">
        <w:r w:rsidR="00BD4828">
          <w:rPr>
            <w:i/>
          </w:rPr>
          <w:t>rest</w:t>
        </w:r>
      </w:ins>
      <w:ins w:id="11372" w:author="Rev 9 Allen Wirfs-Brock" w:date="2012-06-30T09:38:00Z">
        <w:r>
          <w:t xml:space="preserve"> </w:t>
        </w:r>
      </w:ins>
      <w:ins w:id="11373" w:author="Rev 9 Allen Wirfs-Brock" w:date="2012-06-30T09:42:00Z">
        <w:r w:rsidR="00BD4828">
          <w:t xml:space="preserve">followed by the </w:t>
        </w:r>
      </w:ins>
      <w:ins w:id="11374" w:author="Rev 9 Allen Wirfs-Brock" w:date="2012-07-02T17:35:00Z">
        <w:r w:rsidR="00A0691D">
          <w:t>code units</w:t>
        </w:r>
      </w:ins>
      <w:ins w:id="11375" w:author="Rev 9 Allen Wirfs-Brock" w:date="2012-06-30T09:42:00Z">
        <w:r w:rsidR="00BD4828">
          <w:t xml:space="preserve"> of </w:t>
        </w:r>
      </w:ins>
      <w:ins w:id="11376" w:author="Rev 9 Allen Wirfs-Brock" w:date="2012-06-30T09:44:00Z">
        <w:r w:rsidR="00BD4828">
          <w:rPr>
            <w:i/>
          </w:rPr>
          <w:t>middle</w:t>
        </w:r>
      </w:ins>
      <w:ins w:id="11377" w:author="Rev 9 Allen Wirfs-Brock" w:date="2012-06-30T09:42:00Z">
        <w:r w:rsidR="00BD4828">
          <w:t xml:space="preserve"> </w:t>
        </w:r>
      </w:ins>
      <w:ins w:id="11378" w:author="Rev 9 Allen Wirfs-Brock" w:date="2012-06-30T09:38:00Z">
        <w:r>
          <w:t xml:space="preserve">followed by the </w:t>
        </w:r>
      </w:ins>
      <w:ins w:id="11379" w:author="Rev 9 Allen Wirfs-Brock" w:date="2012-07-02T17:35:00Z">
        <w:r w:rsidR="00A0691D">
          <w:t>elements</w:t>
        </w:r>
      </w:ins>
      <w:ins w:id="11380" w:author="Rev 9 Allen Wirfs-Brock" w:date="2012-06-30T09:38:00Z">
        <w:r>
          <w:t xml:space="preserve"> of </w:t>
        </w:r>
      </w:ins>
      <w:ins w:id="11381" w:author="Rev 9 Allen Wirfs-Brock" w:date="2012-06-30T09:44:00Z">
        <w:r w:rsidR="00BD4828">
          <w:rPr>
            <w:i/>
          </w:rPr>
          <w:t>last</w:t>
        </w:r>
      </w:ins>
      <w:ins w:id="11382" w:author="Rev 9 Allen Wirfs-Brock" w:date="2012-06-30T09:38:00Z">
        <w:r w:rsidRPr="00E77497">
          <w:t>.</w:t>
        </w:r>
      </w:ins>
    </w:p>
    <w:p w14:paraId="4109C194" w14:textId="77777777" w:rsidR="006F38BE" w:rsidRPr="008B7F6F" w:rsidDel="00EB4245" w:rsidRDefault="006F38BE" w:rsidP="006F38BE">
      <w:pPr>
        <w:pStyle w:val="SyntaxRule"/>
        <w:rPr>
          <w:ins w:id="11383" w:author="Rev 6 Allen Wirfs-Brock" w:date="2012-02-27T09:34:00Z"/>
          <w:del w:id="11384" w:author="Rev 8 Allen Wirfs-Brock" w:date="2012-06-15T08:44:00Z"/>
        </w:rPr>
      </w:pPr>
      <w:ins w:id="11385" w:author="Rev 6 Allen Wirfs-Brock" w:date="2012-02-27T09:34:00Z">
        <w:del w:id="11386" w:author="Rev 8 Allen Wirfs-Brock" w:date="2012-06-15T08:44:00Z">
          <w:r w:rsidDel="00EB4245">
            <w:delText>ComprehensionForList</w:delText>
          </w:r>
          <w:r w:rsidRPr="003B4312" w:rsidDel="00EB4245">
            <w:delText xml:space="preserve"> </w:delText>
          </w:r>
          <w:r w:rsidRPr="003B4312" w:rsidDel="00EB4245">
            <w:rPr>
              <w:rFonts w:ascii="Arial" w:hAnsi="Arial" w:cs="Arial"/>
              <w:b/>
              <w:i w:val="0"/>
            </w:rPr>
            <w:delText>:</w:delText>
          </w:r>
        </w:del>
      </w:ins>
    </w:p>
    <w:p w14:paraId="2E540F07" w14:textId="77777777" w:rsidR="006F38BE" w:rsidRPr="009C202C" w:rsidDel="00EB4245" w:rsidRDefault="006F38BE" w:rsidP="006F38BE">
      <w:pPr>
        <w:pStyle w:val="SyntaxDefinition"/>
        <w:rPr>
          <w:ins w:id="11387" w:author="Rev 6 Allen Wirfs-Brock" w:date="2012-02-27T09:34:00Z"/>
          <w:del w:id="11388" w:author="Rev 8 Allen Wirfs-Brock" w:date="2012-06-15T08:44:00Z"/>
        </w:rPr>
      </w:pPr>
      <w:ins w:id="11389" w:author="Rev 6 Allen Wirfs-Brock" w:date="2012-02-27T09:34:00Z">
        <w:del w:id="11390" w:author="Rev 8 Allen Wirfs-Brock" w:date="2012-06-15T08:44:00Z">
          <w:r w:rsidDel="00EB4245">
            <w:delText>ComprehensionFor</w:delText>
          </w:r>
          <w:r w:rsidRPr="006B6D0A" w:rsidDel="00EB4245">
            <w:rPr>
              <w:rFonts w:ascii="Courier New" w:hAnsi="Courier New"/>
              <w:b/>
              <w:i w:val="0"/>
            </w:rPr>
            <w:br/>
          </w:r>
          <w:r w:rsidDel="00EB4245">
            <w:delText xml:space="preserve">ComprehensionForList </w:delText>
          </w:r>
          <w:r w:rsidRPr="00AC3AEA" w:rsidDel="00EB4245">
            <w:rPr>
              <w:rFonts w:ascii="Courier New" w:hAnsi="Courier New" w:cs="Courier New"/>
              <w:i w:val="0"/>
            </w:rPr>
            <w:delText xml:space="preserve"> </w:delText>
          </w:r>
          <w:r w:rsidDel="00EB4245">
            <w:delText>ComprehensionFor</w:delText>
          </w:r>
        </w:del>
      </w:ins>
    </w:p>
    <w:p w14:paraId="69D14539" w14:textId="77777777" w:rsidR="006F38BE" w:rsidRPr="008B7F6F" w:rsidDel="00EB4245" w:rsidRDefault="006F38BE" w:rsidP="006F38BE">
      <w:pPr>
        <w:pStyle w:val="SyntaxRule"/>
        <w:rPr>
          <w:ins w:id="11391" w:author="Rev 6 Allen Wirfs-Brock" w:date="2012-02-27T09:34:00Z"/>
          <w:del w:id="11392" w:author="Rev 8 Allen Wirfs-Brock" w:date="2012-06-15T08:44:00Z"/>
        </w:rPr>
      </w:pPr>
      <w:ins w:id="11393" w:author="Rev 6 Allen Wirfs-Brock" w:date="2012-02-27T09:34:00Z">
        <w:del w:id="11394" w:author="Rev 8 Allen Wirfs-Brock" w:date="2012-06-15T08:44:00Z">
          <w:r w:rsidDel="00EB4245">
            <w:delText>ComprehensionFor</w:delText>
          </w:r>
          <w:r w:rsidRPr="003B4312" w:rsidDel="00EB4245">
            <w:delText xml:space="preserve"> </w:delText>
          </w:r>
          <w:r w:rsidRPr="003B4312" w:rsidDel="00EB4245">
            <w:rPr>
              <w:rFonts w:ascii="Arial" w:hAnsi="Arial" w:cs="Arial"/>
              <w:b/>
              <w:i w:val="0"/>
            </w:rPr>
            <w:delText>:</w:delText>
          </w:r>
        </w:del>
      </w:ins>
    </w:p>
    <w:p w14:paraId="1C599911" w14:textId="77777777" w:rsidR="006F38BE" w:rsidRPr="009C202C" w:rsidDel="00EB4245" w:rsidRDefault="006F38BE" w:rsidP="006F38BE">
      <w:pPr>
        <w:pStyle w:val="SyntaxDefinition"/>
        <w:rPr>
          <w:ins w:id="11395" w:author="Rev 6 Allen Wirfs-Brock" w:date="2012-02-27T09:34:00Z"/>
          <w:del w:id="11396" w:author="Rev 8 Allen Wirfs-Brock" w:date="2012-06-15T08:44:00Z"/>
        </w:rPr>
      </w:pPr>
      <w:ins w:id="11397" w:author="Rev 6 Allen Wirfs-Brock" w:date="2012-02-27T09:34:00Z">
        <w:del w:id="11398" w:author="Rev 8 Allen Wirfs-Brock" w:date="2012-06-15T08:44:00Z">
          <w:r w:rsidDel="00EB4245">
            <w:rPr>
              <w:rFonts w:ascii="Courier New" w:hAnsi="Courier New" w:cs="Courier New"/>
              <w:b/>
              <w:i w:val="0"/>
            </w:rPr>
            <w:delText>for</w:delText>
          </w:r>
          <w:r w:rsidRPr="00AC3AEA" w:rsidDel="00EB4245">
            <w:rPr>
              <w:rFonts w:ascii="Courier New" w:hAnsi="Courier New" w:cs="Courier New"/>
              <w:b/>
              <w:i w:val="0"/>
            </w:rPr>
            <w:delText xml:space="preserve"> (</w:delText>
          </w:r>
          <w:r w:rsidDel="00EB4245">
            <w:delText xml:space="preserve"> LeftHandSideExpression</w:delText>
          </w:r>
          <w:r w:rsidRPr="00451D9D" w:rsidDel="00EB4245">
            <w:rPr>
              <w:rFonts w:ascii="Courier New" w:hAnsi="Courier New" w:cs="Courier New"/>
              <w:i w:val="0"/>
            </w:rPr>
            <w:delText xml:space="preserve"> </w:delText>
          </w:r>
          <w:r w:rsidDel="00EB4245">
            <w:rPr>
              <w:rFonts w:ascii="Courier New" w:hAnsi="Courier New" w:cs="Courier New"/>
              <w:b/>
              <w:i w:val="0"/>
            </w:rPr>
            <w:delText>of</w:delText>
          </w:r>
          <w:r w:rsidRPr="00AC3AEA" w:rsidDel="00EB4245">
            <w:rPr>
              <w:rFonts w:ascii="Courier New" w:hAnsi="Courier New" w:cs="Courier New"/>
              <w:b/>
              <w:i w:val="0"/>
            </w:rPr>
            <w:delText xml:space="preserve"> </w:delText>
          </w:r>
          <w:r w:rsidDel="00EB4245">
            <w:delText>Expression</w:delText>
          </w:r>
          <w:r w:rsidRPr="00AC3AEA" w:rsidDel="00EB4245">
            <w:rPr>
              <w:rFonts w:ascii="Courier New" w:hAnsi="Courier New" w:cs="Courier New"/>
              <w:i w:val="0"/>
            </w:rPr>
            <w:delText xml:space="preserve"> </w:delText>
          </w:r>
          <w:r w:rsidRPr="00AC3AEA" w:rsidDel="00EB4245">
            <w:rPr>
              <w:rFonts w:ascii="Courier New" w:hAnsi="Courier New" w:cs="Courier New"/>
              <w:b/>
              <w:i w:val="0"/>
            </w:rPr>
            <w:delText>)</w:delText>
          </w:r>
        </w:del>
      </w:ins>
    </w:p>
    <w:p w14:paraId="3451D03B" w14:textId="77777777" w:rsidR="004C02EF" w:rsidRPr="00E77497" w:rsidDel="00C95629" w:rsidRDefault="004C02EF" w:rsidP="004C02EF">
      <w:pPr>
        <w:rPr>
          <w:del w:id="11399" w:author="Rev 4 Allen Wirfs-Brock" w:date="2011-10-15T09:03:00Z"/>
        </w:rPr>
      </w:pPr>
      <w:del w:id="11400" w:author="Rev 4 Allen Wirfs-Brock" w:date="2011-10-15T09:03:00Z">
        <w:r w:rsidRPr="00E77497" w:rsidDel="00C95629">
          <w:delText xml:space="preserve">The production  </w:delText>
        </w:r>
        <w:r w:rsidRPr="00E77497" w:rsidDel="00C95629">
          <w:rPr>
            <w:rStyle w:val="bnf"/>
          </w:rPr>
          <w:delText>PropertyName</w:delText>
        </w:r>
        <w:r w:rsidRPr="00E77497" w:rsidDel="00C95629">
          <w:delText xml:space="preserve"> </w:delText>
        </w:r>
        <w:r w:rsidRPr="00E77497" w:rsidDel="00C95629">
          <w:rPr>
            <w:b/>
          </w:rPr>
          <w:delText xml:space="preserve">: </w:delText>
        </w:r>
        <w:r w:rsidRPr="00E77497" w:rsidDel="00C95629">
          <w:delText xml:space="preserve"> </w:delText>
        </w:r>
        <w:r w:rsidRPr="00E77497" w:rsidDel="00C95629">
          <w:rPr>
            <w:rStyle w:val="bnf"/>
          </w:rPr>
          <w:delText>IdentifierName</w:delText>
        </w:r>
        <w:r w:rsidRPr="00E77497" w:rsidDel="00C95629">
          <w:delText xml:space="preserve">  is evaluated as follows:</w:delText>
        </w:r>
      </w:del>
    </w:p>
    <w:p w14:paraId="41AE43F8" w14:textId="77777777" w:rsidR="004C02EF" w:rsidRPr="00E77497" w:rsidDel="00C95629" w:rsidRDefault="004C02EF">
      <w:pPr>
        <w:pStyle w:val="Alg4"/>
        <w:numPr>
          <w:ilvl w:val="0"/>
          <w:numId w:val="55"/>
        </w:numPr>
        <w:spacing w:after="220"/>
        <w:contextualSpacing/>
        <w:rPr>
          <w:del w:id="11401" w:author="Rev 4 Allen Wirfs-Brock" w:date="2011-10-15T09:03:00Z"/>
        </w:rPr>
        <w:pPrChange w:id="11402" w:author="Rev 4 Allen Wirfs-Brock" w:date="2011-11-07T12:16:00Z">
          <w:pPr>
            <w:pStyle w:val="Alg4"/>
            <w:numPr>
              <w:numId w:val="57"/>
            </w:numPr>
            <w:tabs>
              <w:tab w:val="num" w:pos="360"/>
            </w:tabs>
            <w:spacing w:after="220"/>
            <w:ind w:left="360" w:hanging="360"/>
            <w:contextualSpacing/>
          </w:pPr>
        </w:pPrChange>
      </w:pPr>
      <w:del w:id="11403" w:author="Rev 4 Allen Wirfs-Brock" w:date="2011-10-15T09:03:00Z">
        <w:r w:rsidRPr="00E77497" w:rsidDel="00C95629">
          <w:delText xml:space="preserve">Return the String value containing the same sequence of characters as the </w:delText>
        </w:r>
        <w:r w:rsidRPr="00E77497" w:rsidDel="00C95629">
          <w:rPr>
            <w:i/>
          </w:rPr>
          <w:delText>IdentifierName</w:delText>
        </w:r>
      </w:del>
      <w:ins w:id="11404" w:author="Allen Wirfs-Brock rev2" w:date="2011-07-22T10:17:00Z">
        <w:del w:id="11405" w:author="Rev 4 Allen Wirfs-Brock" w:date="2011-10-15T09:03:00Z">
          <w:r w:rsidR="0004618C" w:rsidRPr="00E77497" w:rsidDel="00C95629">
            <w:delText>)</w:delText>
          </w:r>
        </w:del>
      </w:ins>
      <w:del w:id="11406" w:author="Rev 4 Allen Wirfs-Brock" w:date="2011-10-15T09:03:00Z">
        <w:r w:rsidRPr="00E77497" w:rsidDel="00C95629">
          <w:delText>.</w:delText>
        </w:r>
      </w:del>
    </w:p>
    <w:p w14:paraId="55726772" w14:textId="77777777" w:rsidR="004C02EF" w:rsidRPr="00E77497" w:rsidDel="00C95629" w:rsidRDefault="004C02EF" w:rsidP="004C02EF">
      <w:pPr>
        <w:rPr>
          <w:del w:id="11407" w:author="Rev 4 Allen Wirfs-Brock" w:date="2011-10-15T09:03:00Z"/>
        </w:rPr>
      </w:pPr>
      <w:del w:id="11408" w:author="Rev 4 Allen Wirfs-Brock" w:date="2011-10-15T09:03:00Z">
        <w:r w:rsidRPr="00E77497" w:rsidDel="00C95629">
          <w:delText xml:space="preserve">The production  </w:delText>
        </w:r>
        <w:r w:rsidRPr="00E77497" w:rsidDel="00C95629">
          <w:rPr>
            <w:rStyle w:val="bnf"/>
          </w:rPr>
          <w:delText>PropertyName</w:delText>
        </w:r>
        <w:r w:rsidRPr="00E77497" w:rsidDel="00C95629">
          <w:delText xml:space="preserve"> </w:delText>
        </w:r>
        <w:r w:rsidRPr="00E77497" w:rsidDel="00C95629">
          <w:rPr>
            <w:b/>
          </w:rPr>
          <w:delText xml:space="preserve">: </w:delText>
        </w:r>
        <w:r w:rsidRPr="00E77497" w:rsidDel="00C95629">
          <w:delText xml:space="preserve"> </w:delText>
        </w:r>
        <w:r w:rsidRPr="00E77497" w:rsidDel="00C95629">
          <w:rPr>
            <w:rStyle w:val="bnf"/>
          </w:rPr>
          <w:delText>StringLiteral</w:delText>
        </w:r>
        <w:r w:rsidRPr="00E77497" w:rsidDel="00C95629">
          <w:delText xml:space="preserve">  is evaluated as follows:</w:delText>
        </w:r>
      </w:del>
    </w:p>
    <w:p w14:paraId="20F75EE7" w14:textId="77777777" w:rsidR="004C02EF" w:rsidRPr="00E77497" w:rsidDel="00C95629" w:rsidRDefault="004C02EF">
      <w:pPr>
        <w:pStyle w:val="Alg4"/>
        <w:numPr>
          <w:ilvl w:val="0"/>
          <w:numId w:val="56"/>
        </w:numPr>
        <w:spacing w:after="220"/>
        <w:contextualSpacing/>
        <w:rPr>
          <w:del w:id="11409" w:author="Rev 4 Allen Wirfs-Brock" w:date="2011-10-15T09:03:00Z"/>
        </w:rPr>
        <w:pPrChange w:id="11410" w:author="Rev 4 Allen Wirfs-Brock" w:date="2011-11-07T12:16:00Z">
          <w:pPr>
            <w:pStyle w:val="Alg4"/>
            <w:numPr>
              <w:numId w:val="58"/>
            </w:numPr>
            <w:tabs>
              <w:tab w:val="num" w:pos="360"/>
            </w:tabs>
            <w:spacing w:after="220"/>
            <w:ind w:left="360" w:hanging="360"/>
            <w:contextualSpacing/>
          </w:pPr>
        </w:pPrChange>
      </w:pPr>
      <w:del w:id="11411" w:author="Rev 4 Allen Wirfs-Brock" w:date="2011-10-15T09:03:00Z">
        <w:r w:rsidRPr="00E77497" w:rsidDel="00C95629">
          <w:delText xml:space="preserve">Return the SV of the </w:delText>
        </w:r>
        <w:r w:rsidRPr="00E77497" w:rsidDel="00C95629">
          <w:rPr>
            <w:i/>
          </w:rPr>
          <w:delText>StringLiteral</w:delText>
        </w:r>
        <w:r w:rsidRPr="00E77497" w:rsidDel="00C95629">
          <w:delText>.</w:delText>
        </w:r>
      </w:del>
    </w:p>
    <w:p w14:paraId="4D007944" w14:textId="77777777" w:rsidR="004C02EF" w:rsidRPr="00E77497" w:rsidDel="00C95629" w:rsidRDefault="004C02EF" w:rsidP="004C02EF">
      <w:pPr>
        <w:rPr>
          <w:del w:id="11412" w:author="Rev 4 Allen Wirfs-Brock" w:date="2011-10-15T09:03:00Z"/>
        </w:rPr>
      </w:pPr>
      <w:del w:id="11413" w:author="Rev 4 Allen Wirfs-Brock" w:date="2011-10-15T09:03:00Z">
        <w:r w:rsidRPr="00E77497" w:rsidDel="00C95629">
          <w:delText xml:space="preserve">The production  </w:delText>
        </w:r>
        <w:r w:rsidRPr="00E77497" w:rsidDel="00C95629">
          <w:rPr>
            <w:rStyle w:val="bnf"/>
          </w:rPr>
          <w:delText>PropertyName</w:delText>
        </w:r>
        <w:r w:rsidRPr="00E77497" w:rsidDel="00C95629">
          <w:delText xml:space="preserve"> </w:delText>
        </w:r>
        <w:r w:rsidRPr="00E77497" w:rsidDel="00C95629">
          <w:rPr>
            <w:b/>
          </w:rPr>
          <w:delText>:</w:delText>
        </w:r>
        <w:r w:rsidRPr="00E77497" w:rsidDel="00C95629">
          <w:delText xml:space="preserve"> </w:delText>
        </w:r>
        <w:r w:rsidRPr="00E77497" w:rsidDel="00C95629">
          <w:rPr>
            <w:rStyle w:val="bnf"/>
          </w:rPr>
          <w:delText>NumericLiteral</w:delText>
        </w:r>
        <w:r w:rsidRPr="00E77497" w:rsidDel="00C95629">
          <w:delText xml:space="preserve">  is evaluated as follows:</w:delText>
        </w:r>
      </w:del>
    </w:p>
    <w:p w14:paraId="26390C22" w14:textId="77777777" w:rsidR="004C02EF" w:rsidRPr="00E77497" w:rsidDel="00C95629" w:rsidRDefault="004C02EF">
      <w:pPr>
        <w:pStyle w:val="Alg4"/>
        <w:numPr>
          <w:ilvl w:val="0"/>
          <w:numId w:val="57"/>
        </w:numPr>
        <w:spacing w:after="220"/>
        <w:contextualSpacing/>
        <w:rPr>
          <w:del w:id="11414" w:author="Rev 4 Allen Wirfs-Brock" w:date="2011-10-15T09:03:00Z"/>
        </w:rPr>
        <w:pPrChange w:id="11415" w:author="Rev 4 Allen Wirfs-Brock" w:date="2011-11-07T12:16:00Z">
          <w:pPr>
            <w:pStyle w:val="Alg4"/>
            <w:numPr>
              <w:numId w:val="59"/>
            </w:numPr>
            <w:tabs>
              <w:tab w:val="num" w:pos="360"/>
            </w:tabs>
            <w:spacing w:after="220"/>
            <w:ind w:left="360" w:hanging="360"/>
            <w:contextualSpacing/>
          </w:pPr>
        </w:pPrChange>
      </w:pPr>
      <w:del w:id="11416" w:author="Rev 4 Allen Wirfs-Brock" w:date="2011-10-15T09:03:00Z">
        <w:r w:rsidRPr="00E77497" w:rsidDel="00C95629">
          <w:delText xml:space="preserve">Let </w:delText>
        </w:r>
        <w:r w:rsidRPr="00E77497" w:rsidDel="00C95629">
          <w:rPr>
            <w:i/>
          </w:rPr>
          <w:delText xml:space="preserve">nbr </w:delText>
        </w:r>
        <w:r w:rsidRPr="00E77497" w:rsidDel="00C95629">
          <w:delText xml:space="preserve">be the result of forming the value of the </w:delText>
        </w:r>
        <w:r w:rsidRPr="00E77497" w:rsidDel="00C95629">
          <w:rPr>
            <w:i/>
          </w:rPr>
          <w:delText>NumericLiteral</w:delText>
        </w:r>
        <w:r w:rsidRPr="00E77497" w:rsidDel="00C95629">
          <w:delText>.</w:delText>
        </w:r>
      </w:del>
    </w:p>
    <w:p w14:paraId="75933370" w14:textId="77777777" w:rsidR="004C02EF" w:rsidRPr="00E77497" w:rsidDel="00C95629" w:rsidRDefault="004C02EF">
      <w:pPr>
        <w:pStyle w:val="Alg4"/>
        <w:numPr>
          <w:ilvl w:val="0"/>
          <w:numId w:val="57"/>
        </w:numPr>
        <w:spacing w:after="220"/>
        <w:contextualSpacing/>
        <w:rPr>
          <w:del w:id="11417" w:author="Rev 4 Allen Wirfs-Brock" w:date="2011-10-15T09:03:00Z"/>
        </w:rPr>
        <w:pPrChange w:id="11418" w:author="Rev 4 Allen Wirfs-Brock" w:date="2011-11-07T12:16:00Z">
          <w:pPr>
            <w:pStyle w:val="Alg4"/>
            <w:numPr>
              <w:numId w:val="59"/>
            </w:numPr>
            <w:tabs>
              <w:tab w:val="num" w:pos="360"/>
            </w:tabs>
            <w:spacing w:after="220"/>
            <w:ind w:left="360" w:hanging="360"/>
            <w:contextualSpacing/>
          </w:pPr>
        </w:pPrChange>
      </w:pPr>
      <w:del w:id="11419" w:author="Rev 4 Allen Wirfs-Brock" w:date="2011-10-15T09:03:00Z">
        <w:r w:rsidRPr="00E77497" w:rsidDel="00C95629">
          <w:delText>Return ToString(</w:delText>
        </w:r>
        <w:r w:rsidRPr="00E77497" w:rsidDel="00C95629">
          <w:rPr>
            <w:i/>
          </w:rPr>
          <w:delText>nbr</w:delText>
        </w:r>
        <w:r w:rsidRPr="00E77497" w:rsidDel="00C95629">
          <w:delText>).</w:delText>
        </w:r>
      </w:del>
    </w:p>
    <w:p w14:paraId="2B294DA5" w14:textId="77777777" w:rsidR="004C02EF" w:rsidRPr="00E77497" w:rsidRDefault="004C02EF" w:rsidP="003A4B22">
      <w:pPr>
        <w:pStyle w:val="30"/>
        <w:numPr>
          <w:ilvl w:val="0"/>
          <w:numId w:val="0"/>
        </w:numPr>
      </w:pPr>
      <w:bookmarkStart w:id="11420" w:name="_Toc472818820"/>
      <w:bookmarkStart w:id="11421" w:name="_Toc235503394"/>
      <w:bookmarkStart w:id="11422" w:name="_Toc241509169"/>
      <w:bookmarkStart w:id="11423" w:name="_Toc244416656"/>
      <w:bookmarkStart w:id="11424" w:name="_Toc276631020"/>
      <w:bookmarkStart w:id="11425" w:name="_Toc336509508"/>
      <w:r w:rsidRPr="00E77497">
        <w:t>11.1.</w:t>
      </w:r>
      <w:del w:id="11426" w:author="Rev 4 Allen Wirfs-Brock" w:date="2011-11-07T09:14:00Z">
        <w:r w:rsidRPr="00E77497" w:rsidDel="00C85441">
          <w:delText>6</w:delText>
        </w:r>
      </w:del>
      <w:ins w:id="11427" w:author="Rev 4 Allen Wirfs-Brock" w:date="2011-11-07T09:14:00Z">
        <w:del w:id="11428" w:author="Rev 6 Allen Wirfs-Brock" w:date="2012-02-27T09:33:00Z">
          <w:r w:rsidR="00C85441" w:rsidDel="006F38BE">
            <w:delText>7</w:delText>
          </w:r>
        </w:del>
      </w:ins>
      <w:ins w:id="11429" w:author="Rev 6 Allen Wirfs-Brock" w:date="2012-02-27T09:33:00Z">
        <w:del w:id="11430" w:author="Rev 9 Allen Wirfs-Brock" w:date="2012-06-23T17:37:00Z">
          <w:r w:rsidR="006F38BE" w:rsidDel="00570297">
            <w:delText>8</w:delText>
          </w:r>
        </w:del>
      </w:ins>
      <w:ins w:id="11431" w:author="Rev 9 Allen Wirfs-Brock" w:date="2012-06-23T17:37:00Z">
        <w:r w:rsidR="00570297">
          <w:t>10</w:t>
        </w:r>
      </w:ins>
      <w:r w:rsidRPr="00E77497">
        <w:tab/>
        <w:t>The Grouping Operato</w:t>
      </w:r>
      <w:bookmarkStart w:id="11432" w:name="_Toc382202826"/>
      <w:bookmarkStart w:id="11433" w:name="_Toc382203046"/>
      <w:bookmarkEnd w:id="8141"/>
      <w:bookmarkEnd w:id="8142"/>
      <w:bookmarkEnd w:id="8143"/>
      <w:bookmarkEnd w:id="8144"/>
      <w:bookmarkEnd w:id="8145"/>
      <w:bookmarkEnd w:id="8146"/>
      <w:bookmarkEnd w:id="8147"/>
      <w:bookmarkEnd w:id="8148"/>
      <w:bookmarkEnd w:id="8149"/>
      <w:bookmarkEnd w:id="8150"/>
      <w:bookmarkEnd w:id="8151"/>
      <w:bookmarkEnd w:id="11432"/>
      <w:bookmarkEnd w:id="11433"/>
      <w:r w:rsidRPr="00E77497">
        <w:t>r</w:t>
      </w:r>
      <w:bookmarkEnd w:id="11420"/>
      <w:bookmarkEnd w:id="11421"/>
      <w:bookmarkEnd w:id="11422"/>
      <w:bookmarkEnd w:id="11423"/>
      <w:bookmarkEnd w:id="11424"/>
      <w:bookmarkEnd w:id="11425"/>
    </w:p>
    <w:p w14:paraId="6A947374" w14:textId="77777777" w:rsidR="00A81EF0" w:rsidRPr="00253B6F" w:rsidRDefault="00A81EF0" w:rsidP="00A81EF0">
      <w:pPr>
        <w:jc w:val="left"/>
        <w:rPr>
          <w:ins w:id="11434" w:author="Rev 10 Allen Wirfs-Brock" w:date="2012-09-26T14:47:00Z"/>
          <w:i/>
        </w:rPr>
      </w:pPr>
      <w:ins w:id="11435" w:author="Rev 10 Allen Wirfs-Brock" w:date="2012-09-26T14:47:00Z">
        <w:r w:rsidRPr="00E77497">
          <w:rPr>
            <w:rFonts w:ascii="Helvetica" w:hAnsi="Helvetica"/>
            <w:b/>
          </w:rPr>
          <w:t xml:space="preserve">Static Semantics:  </w:t>
        </w:r>
        <w:r w:rsidRPr="00BD6E56">
          <w:rPr>
            <w:rFonts w:ascii="Helvetica" w:hAnsi="Helvetica"/>
            <w:b/>
            <w:lang w:eastAsia="en-US"/>
          </w:rPr>
          <w:t>IsValidSimpleAssignmentTarget</w:t>
        </w:r>
      </w:ins>
    </w:p>
    <w:p w14:paraId="5C1E120A" w14:textId="77777777" w:rsidR="002B49A4" w:rsidRPr="00E77497" w:rsidRDefault="002B49A4" w:rsidP="002B49A4">
      <w:pPr>
        <w:jc w:val="left"/>
        <w:rPr>
          <w:ins w:id="11436" w:author="Rev 10 Allen Wirfs-Brock" w:date="2012-09-26T14:54:00Z"/>
        </w:rPr>
      </w:pPr>
      <w:ins w:id="11437" w:author="Rev 10 Allen Wirfs-Brock" w:date="2012-09-26T14:54:00Z">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r w:rsidRPr="006E6733">
          <w:rPr>
            <w:rFonts w:ascii="Times New Roman" w:hAnsi="Times New Roman"/>
            <w:i/>
          </w:rPr>
          <w:t>CoverParenthesizedExpressionAndArrowParameterList</w:t>
        </w:r>
      </w:ins>
    </w:p>
    <w:p w14:paraId="08A6EEDD" w14:textId="77777777" w:rsidR="002B49A4" w:rsidRDefault="002B49A4" w:rsidP="002B49A4">
      <w:pPr>
        <w:pStyle w:val="Alg4"/>
        <w:numPr>
          <w:ilvl w:val="0"/>
          <w:numId w:val="1012"/>
        </w:numPr>
        <w:spacing w:after="220"/>
        <w:contextualSpacing/>
        <w:rPr>
          <w:ins w:id="11438" w:author="Rev 10 Allen Wirfs-Brock" w:date="2012-09-26T14:56:00Z"/>
        </w:rPr>
      </w:pPr>
      <w:ins w:id="11439" w:author="Rev 10 Allen Wirfs-Brock" w:date="2012-09-26T14:56:00Z">
        <w:r>
          <w:t xml:space="preserve">Let </w:t>
        </w:r>
        <w:r>
          <w:rPr>
            <w:i/>
          </w:rPr>
          <w:t>expr</w:t>
        </w:r>
        <w:r>
          <w:t xml:space="preserve"> be </w:t>
        </w:r>
        <w:r w:rsidRPr="002B49A4">
          <w:t>Cover</w:t>
        </w:r>
        <w:r>
          <w:t>ed</w:t>
        </w:r>
        <w:r w:rsidRPr="002B49A4">
          <w:t>ParenthesizedExpression</w:t>
        </w:r>
        <w:r>
          <w:rPr>
            <w:i/>
          </w:rPr>
          <w:t xml:space="preserve"> </w:t>
        </w:r>
        <w:r>
          <w:t>of</w:t>
        </w:r>
        <w:r w:rsidRPr="00E77497">
          <w:t xml:space="preserve"> </w:t>
        </w:r>
        <w:r w:rsidRPr="006E6733">
          <w:rPr>
            <w:i/>
          </w:rPr>
          <w:t>CoverParenthesizedExpressionAndArrowParameterList</w:t>
        </w:r>
        <w:r>
          <w:t>.</w:t>
        </w:r>
      </w:ins>
    </w:p>
    <w:p w14:paraId="072656FA" w14:textId="77777777" w:rsidR="002B49A4" w:rsidRPr="00E77497" w:rsidRDefault="002B49A4" w:rsidP="002B49A4">
      <w:pPr>
        <w:pStyle w:val="Alg4"/>
        <w:numPr>
          <w:ilvl w:val="0"/>
          <w:numId w:val="1012"/>
        </w:numPr>
        <w:spacing w:after="220"/>
        <w:contextualSpacing/>
        <w:rPr>
          <w:ins w:id="11440" w:author="Rev 10 Allen Wirfs-Brock" w:date="2012-09-26T14:56:00Z"/>
        </w:rPr>
      </w:pPr>
      <w:ins w:id="11441" w:author="Rev 10 Allen Wirfs-Brock" w:date="2012-09-26T14:56:00Z">
        <w:r w:rsidRPr="00E77497">
          <w:t>Return</w:t>
        </w:r>
        <w:r>
          <w:t xml:space="preserve"> IsValidSimpleAssignmentTarge of </w:t>
        </w:r>
        <w:r>
          <w:rPr>
            <w:i/>
          </w:rPr>
          <w:t>expr</w:t>
        </w:r>
        <w:r w:rsidRPr="00E77497">
          <w:t>.</w:t>
        </w:r>
      </w:ins>
    </w:p>
    <w:p w14:paraId="64E35B42" w14:textId="77777777" w:rsidR="00A81EF0" w:rsidRPr="00E77497" w:rsidRDefault="002B49A4" w:rsidP="00A81EF0">
      <w:pPr>
        <w:jc w:val="left"/>
        <w:rPr>
          <w:ins w:id="11442" w:author="Rev 10 Allen Wirfs-Brock" w:date="2012-09-26T14:47:00Z"/>
        </w:rPr>
      </w:pPr>
      <w:ins w:id="11443" w:author="Rev 10 Allen Wirfs-Brock" w:date="2012-09-26T14:58:00Z">
        <w:r w:rsidRPr="002B49A4">
          <w:rPr>
            <w:rFonts w:ascii="Times New Roman" w:hAnsi="Times New Roman"/>
            <w:i/>
          </w:rPr>
          <w:t>ParenthesizedExpression</w:t>
        </w:r>
        <w:r>
          <w:rPr>
            <w:rFonts w:ascii="Times New Roman" w:hAnsi="Times New Roman"/>
          </w:rPr>
          <w:t xml:space="preserve">  </w:t>
        </w:r>
      </w:ins>
      <w:ins w:id="11444" w:author="Rev 10 Allen Wirfs-Brock" w:date="2012-09-26T14:47:00Z">
        <w:r w:rsidR="00A81EF0" w:rsidRPr="00865652">
          <w:rPr>
            <w:rFonts w:cs="Arial"/>
            <w:b/>
          </w:rPr>
          <w:t>:</w:t>
        </w:r>
        <w:r w:rsidR="00A81EF0" w:rsidRPr="00344428">
          <w:rPr>
            <w:rFonts w:ascii="Times New Roman" w:hAnsi="Times New Roman"/>
            <w:b/>
            <w:i/>
          </w:rPr>
          <w:t xml:space="preserve">  </w:t>
        </w:r>
        <w:r w:rsidR="00A81EF0" w:rsidRPr="00865652">
          <w:rPr>
            <w:rFonts w:ascii="Courier New" w:hAnsi="Courier New"/>
            <w:b/>
          </w:rPr>
          <w:t>(</w:t>
        </w:r>
        <w:r w:rsidR="00A81EF0" w:rsidRPr="00E77497">
          <w:t xml:space="preserve"> </w:t>
        </w:r>
        <w:r w:rsidR="00A81EF0" w:rsidRPr="00865652">
          <w:rPr>
            <w:rFonts w:ascii="Times New Roman" w:hAnsi="Times New Roman"/>
            <w:i/>
          </w:rPr>
          <w:t>Expression</w:t>
        </w:r>
        <w:r w:rsidR="00A81EF0" w:rsidRPr="00E77497">
          <w:t xml:space="preserve"> </w:t>
        </w:r>
        <w:r w:rsidR="00A81EF0" w:rsidRPr="00865652">
          <w:rPr>
            <w:rFonts w:ascii="Courier New" w:hAnsi="Courier New"/>
            <w:b/>
          </w:rPr>
          <w:t>)</w:t>
        </w:r>
      </w:ins>
    </w:p>
    <w:p w14:paraId="0130D3CA" w14:textId="77777777" w:rsidR="00A81EF0" w:rsidRPr="00E77497" w:rsidRDefault="00A81EF0" w:rsidP="00A81EF0">
      <w:pPr>
        <w:pStyle w:val="Alg4"/>
        <w:numPr>
          <w:ilvl w:val="0"/>
          <w:numId w:val="1011"/>
        </w:numPr>
        <w:spacing w:after="220"/>
        <w:contextualSpacing/>
        <w:rPr>
          <w:ins w:id="11445" w:author="Rev 10 Allen Wirfs-Brock" w:date="2012-09-26T14:47:00Z"/>
        </w:rPr>
      </w:pPr>
      <w:ins w:id="11446" w:author="Rev 10 Allen Wirfs-Brock" w:date="2012-09-26T14:47:00Z">
        <w:r w:rsidRPr="00E77497">
          <w:t>Return</w:t>
        </w:r>
        <w:r>
          <w:t xml:space="preserve"> IsValidSimpleAssignmentTarge of </w:t>
        </w:r>
        <w:r w:rsidRPr="00865652">
          <w:rPr>
            <w:i/>
          </w:rPr>
          <w:t>Expression</w:t>
        </w:r>
        <w:r w:rsidRPr="00E77497">
          <w:t>.</w:t>
        </w:r>
      </w:ins>
    </w:p>
    <w:p w14:paraId="49399392" w14:textId="77777777" w:rsidR="00191CB8" w:rsidRPr="00E77497" w:rsidRDefault="00191CB8" w:rsidP="00191CB8">
      <w:pPr>
        <w:keepNext/>
        <w:rPr>
          <w:ins w:id="11447" w:author="Rev 4 Allen Wirfs-Brock" w:date="2011-10-15T09:25:00Z"/>
          <w:rFonts w:ascii="Helvetica" w:hAnsi="Helvetica"/>
          <w:b/>
        </w:rPr>
      </w:pPr>
      <w:ins w:id="11448" w:author="Rev 4 Allen Wirfs-Brock" w:date="2011-10-15T09:25:00Z">
        <w:r w:rsidRPr="00E77497">
          <w:rPr>
            <w:rFonts w:ascii="Helvetica" w:hAnsi="Helvetica"/>
            <w:b/>
          </w:rPr>
          <w:t xml:space="preserve">Runtime Semantics: </w:t>
        </w:r>
        <w:r w:rsidRPr="00E77497">
          <w:rPr>
            <w:rFonts w:ascii="Helvetica" w:hAnsi="Helvetica"/>
            <w:b/>
            <w:spacing w:val="6"/>
          </w:rPr>
          <w:t>Evaluation</w:t>
        </w:r>
      </w:ins>
    </w:p>
    <w:p w14:paraId="40DF21CE" w14:textId="77777777" w:rsidR="002B49A4" w:rsidRPr="00E77497" w:rsidRDefault="002B49A4" w:rsidP="002B49A4">
      <w:pPr>
        <w:jc w:val="left"/>
        <w:rPr>
          <w:ins w:id="11449" w:author="Rev 10 Allen Wirfs-Brock" w:date="2012-09-26T14:57:00Z"/>
        </w:rPr>
      </w:pPr>
      <w:ins w:id="11450" w:author="Rev 10 Allen Wirfs-Brock" w:date="2012-09-26T14:57:00Z">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r w:rsidRPr="006E6733">
          <w:rPr>
            <w:rFonts w:ascii="Times New Roman" w:hAnsi="Times New Roman"/>
            <w:i/>
          </w:rPr>
          <w:t>CoverParenthesizedExpressionAndArrowParameterList</w:t>
        </w:r>
      </w:ins>
    </w:p>
    <w:p w14:paraId="4B20B201" w14:textId="77777777" w:rsidR="002B49A4" w:rsidRDefault="002B49A4" w:rsidP="004012E4">
      <w:pPr>
        <w:pStyle w:val="Alg4"/>
        <w:numPr>
          <w:ilvl w:val="0"/>
          <w:numId w:val="1015"/>
        </w:numPr>
        <w:spacing w:after="220"/>
        <w:contextualSpacing/>
        <w:rPr>
          <w:ins w:id="11451" w:author="Rev 10 Allen Wirfs-Brock" w:date="2012-09-26T14:57:00Z"/>
        </w:rPr>
      </w:pPr>
      <w:ins w:id="11452" w:author="Rev 10 Allen Wirfs-Brock" w:date="2012-09-26T14:57:00Z">
        <w:r>
          <w:t xml:space="preserve">Let </w:t>
        </w:r>
        <w:r>
          <w:rPr>
            <w:i/>
          </w:rPr>
          <w:t>expr</w:t>
        </w:r>
        <w:r>
          <w:t xml:space="preserve"> be </w:t>
        </w:r>
        <w:r w:rsidRPr="002B49A4">
          <w:t>Cover</w:t>
        </w:r>
        <w:r>
          <w:t>ed</w:t>
        </w:r>
        <w:r w:rsidRPr="002B49A4">
          <w:t>ParenthesizedExpression</w:t>
        </w:r>
        <w:r>
          <w:rPr>
            <w:i/>
          </w:rPr>
          <w:t xml:space="preserve"> </w:t>
        </w:r>
        <w:r>
          <w:t>of</w:t>
        </w:r>
        <w:r w:rsidRPr="00E77497">
          <w:t xml:space="preserve"> </w:t>
        </w:r>
        <w:r w:rsidRPr="006E6733">
          <w:rPr>
            <w:i/>
          </w:rPr>
          <w:t>CoverParenthesizedExpressionAndArrowParameterList</w:t>
        </w:r>
        <w:r>
          <w:t>.</w:t>
        </w:r>
      </w:ins>
    </w:p>
    <w:p w14:paraId="4059A5DB" w14:textId="77777777" w:rsidR="002B49A4" w:rsidRPr="00E77497" w:rsidRDefault="002B49A4" w:rsidP="004012E4">
      <w:pPr>
        <w:pStyle w:val="Alg4"/>
        <w:numPr>
          <w:ilvl w:val="0"/>
          <w:numId w:val="1015"/>
        </w:numPr>
        <w:spacing w:after="220"/>
        <w:contextualSpacing/>
        <w:rPr>
          <w:ins w:id="11453" w:author="Rev 10 Allen Wirfs-Brock" w:date="2012-09-26T14:57:00Z"/>
        </w:rPr>
      </w:pPr>
      <w:ins w:id="11454" w:author="Rev 10 Allen Wirfs-Brock" w:date="2012-09-26T14:57:00Z">
        <w:r w:rsidRPr="00E77497">
          <w:t>Return</w:t>
        </w:r>
        <w:r>
          <w:t xml:space="preserve"> the result of evaluating </w:t>
        </w:r>
        <w:r>
          <w:rPr>
            <w:i/>
          </w:rPr>
          <w:t>expr</w:t>
        </w:r>
        <w:r w:rsidRPr="00E77497">
          <w:t>.</w:t>
        </w:r>
      </w:ins>
    </w:p>
    <w:p w14:paraId="4A3CA610" w14:textId="77777777" w:rsidR="004C02EF" w:rsidRPr="00E77497" w:rsidRDefault="004C02EF" w:rsidP="004C02EF">
      <w:del w:id="11455" w:author="Rev 4 Allen Wirfs-Brock" w:date="2011-10-15T09:25:00Z">
        <w:r w:rsidRPr="00E77497" w:rsidDel="00191CB8">
          <w:delText xml:space="preserve">The production </w:delText>
        </w:r>
      </w:del>
      <w:ins w:id="11456" w:author="Rev 10 Allen Wirfs-Brock" w:date="2012-09-26T14:58:00Z">
        <w:r w:rsidR="002B49A4" w:rsidRPr="002B49A4">
          <w:rPr>
            <w:rFonts w:ascii="Times New Roman" w:hAnsi="Times New Roman"/>
            <w:i/>
          </w:rPr>
          <w:t>ParenthesizedExpression</w:t>
        </w:r>
        <w:r w:rsidR="002B49A4">
          <w:rPr>
            <w:rFonts w:ascii="Times New Roman" w:hAnsi="Times New Roman"/>
          </w:rPr>
          <w:t xml:space="preserve">  </w:t>
        </w:r>
      </w:ins>
      <w:del w:id="11457" w:author="Rev 10 Allen Wirfs-Brock" w:date="2012-09-26T14:58:00Z">
        <w:r w:rsidRPr="00E77497" w:rsidDel="002B49A4">
          <w:rPr>
            <w:rStyle w:val="bnf"/>
          </w:rPr>
          <w:delText>PrimaryExpression</w:delText>
        </w:r>
        <w:r w:rsidRPr="00E77497" w:rsidDel="002B49A4">
          <w:delText xml:space="preserve"> </w:delText>
        </w:r>
      </w:del>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del w:id="11458" w:author="Rev 4 Allen Wirfs-Brock" w:date="2011-10-15T09:25:00Z">
        <w:r w:rsidRPr="00E77497" w:rsidDel="00191CB8">
          <w:delText>is evaluated as follows:</w:delText>
        </w:r>
      </w:del>
      <w:bookmarkStart w:id="11459" w:name="_Toc382212442"/>
    </w:p>
    <w:p w14:paraId="13BB960C" w14:textId="77777777" w:rsidR="004C02EF" w:rsidRPr="00E77497" w:rsidRDefault="004C02EF" w:rsidP="00865652">
      <w:pPr>
        <w:pStyle w:val="Alg4"/>
        <w:numPr>
          <w:ilvl w:val="0"/>
          <w:numId w:val="961"/>
        </w:numPr>
        <w:spacing w:after="220"/>
        <w:contextualSpacing/>
      </w:pPr>
      <w:r w:rsidRPr="00E77497">
        <w:t xml:space="preserve">Return the result of evaluating </w:t>
      </w:r>
      <w:r w:rsidRPr="00E77497">
        <w:rPr>
          <w:i/>
        </w:rPr>
        <w:t>Expression</w:t>
      </w:r>
      <w:r w:rsidRPr="00E77497">
        <w:t>. This may be of type Reference</w:t>
      </w:r>
      <w:bookmarkEnd w:id="11459"/>
      <w:r w:rsidRPr="00E77497">
        <w:t>.</w:t>
      </w:r>
      <w:bookmarkStart w:id="11460" w:name="_Toc382212443"/>
    </w:p>
    <w:p w14:paraId="1E7802DC" w14:textId="77777777" w:rsidR="004C02EF" w:rsidRPr="00E77497" w:rsidRDefault="004C02EF" w:rsidP="004C02EF">
      <w:pPr>
        <w:pStyle w:val="Note"/>
      </w:pPr>
      <w:bookmarkStart w:id="11461" w:name="_Toc375031167"/>
      <w:bookmarkStart w:id="11462" w:name="_Ref381507044"/>
      <w:bookmarkStart w:id="11463" w:name="_Toc381513681"/>
      <w:bookmarkStart w:id="11464" w:name="_Toc382202827"/>
      <w:bookmarkStart w:id="11465" w:name="_Toc382203047"/>
      <w:bookmarkStart w:id="11466" w:name="_Toc382212203"/>
      <w:bookmarkStart w:id="11467" w:name="_Toc382212444"/>
      <w:bookmarkStart w:id="11468" w:name="_Toc382291548"/>
      <w:bookmarkStart w:id="11469" w:name="_Ref382714615"/>
      <w:bookmarkStart w:id="11470" w:name="_Toc385672187"/>
      <w:bookmarkEnd w:id="11460"/>
      <w:r w:rsidRPr="00E77497">
        <w:t>NOTE</w:t>
      </w:r>
      <w:r w:rsidRPr="00E77497">
        <w:tab/>
        <w:t xml:space="preserve">This algorithm does not apply GetValue to the result of evaluating Expression. The principal motivation for this is so that operators such as </w:t>
      </w:r>
      <w:r w:rsidRPr="00E77497">
        <w:rPr>
          <w:rFonts w:ascii="Courier New" w:hAnsi="Courier New"/>
          <w:b/>
        </w:rPr>
        <w:t>delete</w:t>
      </w:r>
      <w:r w:rsidRPr="00E77497">
        <w:t xml:space="preserve"> and </w:t>
      </w:r>
      <w:r w:rsidRPr="00E77497">
        <w:rPr>
          <w:rFonts w:ascii="Courier New" w:hAnsi="Courier New"/>
          <w:b/>
        </w:rPr>
        <w:t>typeof</w:t>
      </w:r>
      <w:r w:rsidRPr="00E77497">
        <w:t xml:space="preserve"> may be applied to parenthesised expressions.</w:t>
      </w:r>
      <w:bookmarkStart w:id="11471" w:name="_Toc393690282"/>
    </w:p>
    <w:p w14:paraId="7D1263BF" w14:textId="77777777" w:rsidR="004C02EF" w:rsidRPr="00E77497" w:rsidRDefault="004C02EF" w:rsidP="003A4B22">
      <w:pPr>
        <w:pStyle w:val="20"/>
        <w:numPr>
          <w:ilvl w:val="0"/>
          <w:numId w:val="0"/>
        </w:numPr>
      </w:pPr>
      <w:bookmarkStart w:id="11472" w:name="_Ref449966579"/>
      <w:bookmarkStart w:id="11473" w:name="_Toc472818821"/>
      <w:bookmarkStart w:id="11474" w:name="_Toc235503395"/>
      <w:bookmarkStart w:id="11475" w:name="_Toc241509170"/>
      <w:bookmarkStart w:id="11476" w:name="_Toc244416657"/>
      <w:bookmarkStart w:id="11477" w:name="_Toc276631021"/>
      <w:bookmarkStart w:id="11478" w:name="_Toc336509509"/>
      <w:r w:rsidRPr="00E77497">
        <w:t>11.2</w:t>
      </w:r>
      <w:r w:rsidRPr="00E77497">
        <w:tab/>
        <w:t>Left-Hand-Side Expression</w:t>
      </w:r>
      <w:bookmarkStart w:id="11479" w:name="_Toc382202828"/>
      <w:bookmarkStart w:id="11480" w:name="_Toc382203048"/>
      <w:bookmarkEnd w:id="11461"/>
      <w:bookmarkEnd w:id="11462"/>
      <w:bookmarkEnd w:id="11463"/>
      <w:bookmarkEnd w:id="11464"/>
      <w:bookmarkEnd w:id="11465"/>
      <w:bookmarkEnd w:id="11466"/>
      <w:bookmarkEnd w:id="11467"/>
      <w:bookmarkEnd w:id="11468"/>
      <w:bookmarkEnd w:id="11469"/>
      <w:bookmarkEnd w:id="11470"/>
      <w:bookmarkEnd w:id="11471"/>
      <w:bookmarkEnd w:id="11479"/>
      <w:bookmarkEnd w:id="11480"/>
      <w:r w:rsidRPr="00E77497">
        <w:t>s</w:t>
      </w:r>
      <w:bookmarkEnd w:id="11472"/>
      <w:bookmarkEnd w:id="11473"/>
      <w:bookmarkEnd w:id="11474"/>
      <w:bookmarkEnd w:id="11475"/>
      <w:bookmarkEnd w:id="11476"/>
      <w:bookmarkEnd w:id="11477"/>
      <w:bookmarkEnd w:id="11478"/>
    </w:p>
    <w:p w14:paraId="45898E92" w14:textId="77777777" w:rsidR="004C02EF" w:rsidRPr="00E77497" w:rsidRDefault="004C02EF" w:rsidP="004C02EF">
      <w:pPr>
        <w:pStyle w:val="Syntax"/>
      </w:pPr>
      <w:r w:rsidRPr="00E77497">
        <w:t>Syntax</w:t>
      </w:r>
    </w:p>
    <w:p w14:paraId="492F5E5D" w14:textId="77777777" w:rsidR="004C02EF" w:rsidRPr="00E77497" w:rsidRDefault="004C02EF" w:rsidP="004C02EF">
      <w:pPr>
        <w:pStyle w:val="SyntaxRule"/>
      </w:pPr>
      <w:r w:rsidRPr="00E77497">
        <w:t xml:space="preserve">MemberExpression </w:t>
      </w:r>
      <w:r w:rsidRPr="00E77497">
        <w:rPr>
          <w:rFonts w:ascii="Arial" w:hAnsi="Arial" w:cs="Arial"/>
          <w:b/>
          <w:i w:val="0"/>
        </w:rPr>
        <w:t>:</w:t>
      </w:r>
    </w:p>
    <w:p w14:paraId="39440222" w14:textId="77777777" w:rsidR="004C02EF" w:rsidRPr="00E77497" w:rsidRDefault="008728E0" w:rsidP="004C02EF">
      <w:pPr>
        <w:pStyle w:val="SyntaxDefinition"/>
      </w:pPr>
      <w:ins w:id="11481" w:author="Rev 10 Allen Wirfs-Brock" w:date="2012-08-30T10:56:00Z">
        <w:r w:rsidRPr="00E77497">
          <w:rPr>
            <w:rFonts w:ascii="Arial" w:hAnsi="Arial" w:cs="Arial"/>
            <w:i w:val="0"/>
            <w:sz w:val="16"/>
          </w:rPr>
          <w:t>[</w:t>
        </w:r>
        <w:r>
          <w:rPr>
            <w:rFonts w:ascii="Arial" w:hAnsi="Arial" w:cs="Arial"/>
            <w:i w:val="0"/>
            <w:sz w:val="16"/>
          </w:rPr>
          <w:t>Lexical goal</w:t>
        </w:r>
        <w:r w:rsidRPr="00E77497">
          <w:rPr>
            <w:rFonts w:ascii="Arial" w:hAnsi="Arial" w:cs="Arial"/>
            <w:i w:val="0"/>
            <w:sz w:val="16"/>
          </w:rPr>
          <w:t xml:space="preserve"> </w:t>
        </w:r>
        <w:r>
          <w:rPr>
            <w:sz w:val="16"/>
          </w:rPr>
          <w:t>InputElementRegExp</w:t>
        </w:r>
        <w:r w:rsidRPr="00E77497">
          <w:rPr>
            <w:rFonts w:ascii="Arial" w:hAnsi="Arial" w:cs="Arial"/>
            <w:i w:val="0"/>
            <w:sz w:val="16"/>
          </w:rPr>
          <w:t>]</w:t>
        </w:r>
        <w:r>
          <w:rPr>
            <w:rFonts w:ascii="Arial" w:hAnsi="Arial" w:cs="Arial"/>
            <w:i w:val="0"/>
            <w:sz w:val="16"/>
          </w:rPr>
          <w:t xml:space="preserve"> </w:t>
        </w:r>
      </w:ins>
      <w:r w:rsidR="004C02EF" w:rsidRPr="00E77497">
        <w:t>PrimaryExpression</w:t>
      </w:r>
      <w:r w:rsidR="004C02EF" w:rsidRPr="00E77497">
        <w:br/>
      </w:r>
      <w:del w:id="11482" w:author="Rev 4 Allen Wirfs-Brock" w:date="2011-11-07T09:11:00Z">
        <w:r w:rsidR="004C02EF" w:rsidRPr="00E77497" w:rsidDel="00C85441">
          <w:delText>FunctionExpression</w:delText>
        </w:r>
        <w:r w:rsidR="004C02EF" w:rsidRPr="00E77497" w:rsidDel="00C85441">
          <w:br/>
        </w:r>
      </w:del>
      <w:r w:rsidR="004C02EF" w:rsidRPr="00E77497">
        <w:t xml:space="preserve">MemberExpression </w:t>
      </w:r>
      <w:r w:rsidR="004C02EF" w:rsidRPr="00E77497">
        <w:rPr>
          <w:rFonts w:ascii="Courier New" w:hAnsi="Courier New"/>
          <w:b/>
          <w:i w:val="0"/>
        </w:rPr>
        <w:t>[</w:t>
      </w:r>
      <w:r w:rsidR="004C02EF" w:rsidRPr="00E77497">
        <w:t xml:space="preserve"> Expression </w:t>
      </w:r>
      <w:r w:rsidR="004C02EF" w:rsidRPr="00E77497">
        <w:rPr>
          <w:rFonts w:ascii="Courier New" w:hAnsi="Courier New"/>
          <w:b/>
          <w:i w:val="0"/>
        </w:rPr>
        <w:t>]</w:t>
      </w:r>
      <w:r w:rsidR="004C02EF" w:rsidRPr="00E77497">
        <w:rPr>
          <w:rFonts w:ascii="Courier New" w:hAnsi="Courier New"/>
          <w:b/>
          <w:i w:val="0"/>
        </w:rPr>
        <w:br/>
      </w:r>
      <w:r w:rsidR="004C02EF" w:rsidRPr="00E77497">
        <w:t xml:space="preserve">MemberExpression </w:t>
      </w:r>
      <w:r w:rsidR="004C02EF" w:rsidRPr="00E77497">
        <w:rPr>
          <w:rFonts w:ascii="Courier New" w:hAnsi="Courier New"/>
          <w:b/>
          <w:i w:val="0"/>
        </w:rPr>
        <w:t>.</w:t>
      </w:r>
      <w:r w:rsidR="004C02EF" w:rsidRPr="00E77497">
        <w:t xml:space="preserve"> IdentifierName</w:t>
      </w:r>
      <w:ins w:id="11483" w:author="Rev 9 Allen Wirfs-Brock" w:date="2012-06-26T17:40:00Z">
        <w:r w:rsidR="00306BB2">
          <w:br/>
          <w:t xml:space="preserve">MemberExpression </w:t>
        </w:r>
      </w:ins>
      <w:ins w:id="11484" w:author="Rev 9 Allen Wirfs-Brock" w:date="2012-06-26T17:47:00Z">
        <w:r w:rsidR="00306BB2">
          <w:t xml:space="preserve"> </w:t>
        </w:r>
      </w:ins>
      <w:ins w:id="11485" w:author="Rev 9 Allen Wirfs-Brock" w:date="2012-06-26T17:40:00Z">
        <w:del w:id="11486" w:author="Rev 10 Allen Wirfs-Brock" w:date="2012-07-29T11:38:00Z">
          <w:r w:rsidR="00306BB2" w:rsidDel="00387B31">
            <w:delText>Quasi</w:delText>
          </w:r>
        </w:del>
      </w:ins>
      <w:ins w:id="11487" w:author="Rev 10 Allen Wirfs-Brock" w:date="2012-07-29T11:38:00Z">
        <w:r w:rsidR="00387B31">
          <w:t>Template</w:t>
        </w:r>
      </w:ins>
      <w:ins w:id="11488" w:author="Rev 9 Allen Wirfs-Brock" w:date="2012-06-26T17:40:00Z">
        <w:r w:rsidR="00306BB2">
          <w:t>Literal</w:t>
        </w:r>
      </w:ins>
      <w:ins w:id="11489" w:author="Rev 4 Allen Wirfs-Brock" w:date="2011-10-18T17:10:00Z">
        <w:r w:rsidR="00AF6B71" w:rsidRPr="00E77497">
          <w:br/>
        </w:r>
      </w:ins>
      <w:ins w:id="11490" w:author="Rev 5 Allen Wirfs-Brock" w:date="2012-01-05T16:05:00Z">
        <w:del w:id="11491" w:author="Rev 8 Allen Wirfs-Brock" w:date="2012-06-11T14:41:00Z">
          <w:r w:rsidR="00871E9A" w:rsidRPr="00E77497" w:rsidDel="00690D1B">
            <w:delText>MemberExpression</w:delText>
          </w:r>
          <w:r w:rsidR="00871E9A" w:rsidRPr="007870CC" w:rsidDel="00690D1B">
            <w:rPr>
              <w:rFonts w:ascii="Courier New" w:hAnsi="Courier New" w:cs="Courier New"/>
            </w:rPr>
            <w:delText xml:space="preserve"> </w:delText>
          </w:r>
          <w:r w:rsidR="00871E9A" w:rsidRPr="00E77497" w:rsidDel="00690D1B">
            <w:rPr>
              <w:rFonts w:ascii="Courier New" w:hAnsi="Courier New"/>
              <w:b/>
              <w:i w:val="0"/>
            </w:rPr>
            <w:delText>&lt;|</w:delText>
          </w:r>
          <w:r w:rsidR="00871E9A" w:rsidRPr="007870CC" w:rsidDel="00690D1B">
            <w:rPr>
              <w:rFonts w:ascii="Courier New" w:hAnsi="Courier New" w:cs="Courier New"/>
              <w:i w:val="0"/>
            </w:rPr>
            <w:delText xml:space="preserve"> </w:delText>
          </w:r>
          <w:r w:rsidR="00871E9A" w:rsidDel="00690D1B">
            <w:delText>TriangleLiteral</w:delText>
          </w:r>
          <w:r w:rsidR="00871E9A" w:rsidRPr="00E77497" w:rsidDel="00690D1B">
            <w:br/>
          </w:r>
        </w:del>
      </w:ins>
      <w:ins w:id="11492" w:author="Rev 4 Allen Wirfs-Brock" w:date="2011-10-18T17:10:00Z">
        <w:r w:rsidR="00AF6B71" w:rsidRPr="00E77497">
          <w:rPr>
            <w:rFonts w:ascii="Courier New" w:hAnsi="Courier New"/>
            <w:b/>
            <w:i w:val="0"/>
          </w:rPr>
          <w:t>super</w:t>
        </w:r>
      </w:ins>
      <w:ins w:id="11493" w:author="Rev 4 Allen Wirfs-Brock" w:date="2011-10-18T17:32:00Z">
        <w:r w:rsidR="009B104F" w:rsidRPr="00E77497">
          <w:rPr>
            <w:rFonts w:ascii="Courier New" w:hAnsi="Courier New"/>
            <w:b/>
            <w:i w:val="0"/>
          </w:rPr>
          <w:t xml:space="preserve"> </w:t>
        </w:r>
      </w:ins>
      <w:ins w:id="11494" w:author="Rev 4 Allen Wirfs-Brock" w:date="2011-10-18T17:11:00Z">
        <w:r w:rsidR="00AF6B71" w:rsidRPr="00E77497">
          <w:rPr>
            <w:rFonts w:ascii="Courier New" w:hAnsi="Courier New"/>
            <w:b/>
            <w:i w:val="0"/>
          </w:rPr>
          <w:t>[</w:t>
        </w:r>
        <w:r w:rsidR="00AF6B71" w:rsidRPr="00E77497">
          <w:t xml:space="preserve"> Expression </w:t>
        </w:r>
        <w:r w:rsidR="00AF6B71" w:rsidRPr="00E77497">
          <w:rPr>
            <w:rFonts w:ascii="Courier New" w:hAnsi="Courier New"/>
            <w:b/>
            <w:i w:val="0"/>
          </w:rPr>
          <w:t>]</w:t>
        </w:r>
      </w:ins>
      <w:r w:rsidR="004C02EF" w:rsidRPr="00E77497">
        <w:br/>
      </w:r>
      <w:ins w:id="11495" w:author="Rev 4 Allen Wirfs-Brock" w:date="2011-10-18T17:11:00Z">
        <w:r w:rsidR="00623563" w:rsidRPr="00E77497">
          <w:rPr>
            <w:rFonts w:ascii="Courier New" w:hAnsi="Courier New"/>
            <w:b/>
            <w:i w:val="0"/>
          </w:rPr>
          <w:t>super</w:t>
        </w:r>
      </w:ins>
      <w:ins w:id="11496" w:author="Rev 4 Allen Wirfs-Brock" w:date="2011-10-18T17:32:00Z">
        <w:r w:rsidR="009B104F" w:rsidRPr="00E77497">
          <w:rPr>
            <w:rFonts w:ascii="Courier New" w:hAnsi="Courier New"/>
            <w:b/>
            <w:i w:val="0"/>
          </w:rPr>
          <w:t xml:space="preserve"> </w:t>
        </w:r>
      </w:ins>
      <w:ins w:id="11497" w:author="Rev 4 Allen Wirfs-Brock" w:date="2011-10-18T17:11:00Z">
        <w:r w:rsidR="00623563" w:rsidRPr="00E77497">
          <w:rPr>
            <w:rFonts w:ascii="Courier New" w:hAnsi="Courier New"/>
            <w:b/>
            <w:i w:val="0"/>
          </w:rPr>
          <w:t>.</w:t>
        </w:r>
      </w:ins>
      <w:ins w:id="11498" w:author="Rev 4 Allen Wirfs-Brock" w:date="2011-10-18T17:32:00Z">
        <w:r w:rsidR="009B104F" w:rsidRPr="00E77497">
          <w:t xml:space="preserve"> </w:t>
        </w:r>
      </w:ins>
      <w:ins w:id="11499" w:author="Rev 4 Allen Wirfs-Brock" w:date="2011-10-18T17:11:00Z">
        <w:r w:rsidR="00623563" w:rsidRPr="00E77497">
          <w:t>IdentifierName</w:t>
        </w:r>
        <w:r w:rsidR="00623563" w:rsidRPr="00E77497">
          <w:br/>
        </w:r>
      </w:ins>
      <w:commentRangeStart w:id="11500"/>
      <w:ins w:id="11501" w:author="Rev 4 Allen Wirfs-Brock" w:date="2011-10-18T17:33:00Z">
        <w:del w:id="11502" w:author="Rev 5 Allen Wirfs-Brock" w:date="2012-01-05T16:05:00Z">
          <w:r w:rsidR="009B104F" w:rsidRPr="00E77497" w:rsidDel="00871E9A">
            <w:delText>MemberExpression</w:delText>
          </w:r>
          <w:r w:rsidR="009B104F" w:rsidRPr="00871E9A" w:rsidDel="00871E9A">
            <w:rPr>
              <w:rFonts w:ascii="Courier New" w:hAnsi="Courier New" w:cs="Courier New"/>
            </w:rPr>
            <w:delText xml:space="preserve"> </w:delText>
          </w:r>
          <w:r w:rsidR="009B104F" w:rsidRPr="00E77497" w:rsidDel="00871E9A">
            <w:rPr>
              <w:rFonts w:ascii="Courier New" w:hAnsi="Courier New"/>
              <w:b/>
              <w:i w:val="0"/>
            </w:rPr>
            <w:delText>&lt;|</w:delText>
          </w:r>
          <w:r w:rsidR="009B104F" w:rsidRPr="00871E9A" w:rsidDel="00871E9A">
            <w:rPr>
              <w:rFonts w:ascii="Courier New" w:hAnsi="Courier New" w:cs="Courier New"/>
              <w:i w:val="0"/>
            </w:rPr>
            <w:delText xml:space="preserve"> </w:delText>
          </w:r>
        </w:del>
      </w:ins>
      <w:ins w:id="11503" w:author="Rev 4 Allen Wirfs-Brock" w:date="2011-10-18T17:45:00Z">
        <w:del w:id="11504" w:author="Rev 5 Allen Wirfs-Brock" w:date="2012-01-05T16:00:00Z">
          <w:r w:rsidR="00C21799" w:rsidRPr="00E77497" w:rsidDel="00EB368B">
            <w:delText>SealedArrayLiteral</w:delText>
          </w:r>
        </w:del>
      </w:ins>
      <w:ins w:id="11505" w:author="Rev 4 Allen Wirfs-Brock" w:date="2011-10-18T17:33:00Z">
        <w:del w:id="11506" w:author="Rev 5 Allen Wirfs-Brock" w:date="2012-01-05T16:05:00Z">
          <w:r w:rsidR="009B104F" w:rsidRPr="00E77497" w:rsidDel="00871E9A">
            <w:br/>
          </w:r>
        </w:del>
      </w:ins>
      <w:ins w:id="11507" w:author="Rev 4 Allen Wirfs-Brock" w:date="2011-10-18T17:45:00Z">
        <w:del w:id="11508" w:author="Rev 5 Allen Wirfs-Brock" w:date="2012-01-05T16:00:00Z">
          <w:r w:rsidR="00C21799" w:rsidRPr="00E77497" w:rsidDel="00EB368B">
            <w:delText xml:space="preserve">MemberExpression </w:delText>
          </w:r>
          <w:r w:rsidR="00C21799" w:rsidRPr="00E77497" w:rsidDel="00EB368B">
            <w:rPr>
              <w:rFonts w:ascii="Courier New" w:hAnsi="Courier New"/>
              <w:b/>
              <w:i w:val="0"/>
            </w:rPr>
            <w:delText>&lt;|</w:delText>
          </w:r>
          <w:r w:rsidR="00C21799" w:rsidRPr="00E77497" w:rsidDel="00EB368B">
            <w:delText xml:space="preserve"> SealedObjectLiteral</w:delText>
          </w:r>
          <w:r w:rsidR="00C21799" w:rsidRPr="00E77497" w:rsidDel="00EB368B">
            <w:br/>
          </w:r>
        </w:del>
      </w:ins>
      <w:ins w:id="11509" w:author="Rev 4 Allen Wirfs-Brock" w:date="2011-10-18T17:47:00Z">
        <w:del w:id="11510" w:author="Rev 5 Allen Wirfs-Brock" w:date="2012-01-05T16:00:00Z">
          <w:r w:rsidR="00C21799" w:rsidRPr="00E77497" w:rsidDel="00EB368B">
            <w:delText xml:space="preserve">MemberExpression </w:delText>
          </w:r>
          <w:r w:rsidR="00C21799" w:rsidRPr="00E77497" w:rsidDel="00EB368B">
            <w:rPr>
              <w:rFonts w:ascii="Courier New" w:hAnsi="Courier New"/>
              <w:b/>
              <w:i w:val="0"/>
            </w:rPr>
            <w:delText>&lt;|</w:delText>
          </w:r>
          <w:r w:rsidR="00C21799" w:rsidRPr="00E77497" w:rsidDel="00EB368B">
            <w:delText xml:space="preserve"> FunctionExpression</w:delText>
          </w:r>
          <w:r w:rsidR="00C21799" w:rsidRPr="00E77497" w:rsidDel="00EB368B">
            <w:br/>
          </w:r>
        </w:del>
      </w:ins>
      <w:ins w:id="11511" w:author="Rev 4 Allen Wirfs-Brock" w:date="2011-10-18T17:54:00Z">
        <w:del w:id="11512" w:author="Rev 5 Allen Wirfs-Brock" w:date="2012-01-05T16:00:00Z">
          <w:r w:rsidR="00A76263" w:rsidRPr="00E77497" w:rsidDel="00EB368B">
            <w:delText xml:space="preserve">MemberExpression </w:delText>
          </w:r>
          <w:r w:rsidR="00A76263" w:rsidRPr="00E77497" w:rsidDel="00EB368B">
            <w:rPr>
              <w:rFonts w:ascii="Courier New" w:hAnsi="Courier New"/>
              <w:b/>
              <w:i w:val="0"/>
            </w:rPr>
            <w:delText>&lt;|</w:delText>
          </w:r>
          <w:r w:rsidR="00A76263" w:rsidRPr="00E77497" w:rsidDel="00EB368B">
            <w:delText xml:space="preserve"> ValueLiteral</w:delText>
          </w:r>
          <w:r w:rsidR="00A76263" w:rsidRPr="00E77497" w:rsidDel="00EB368B">
            <w:br/>
          </w:r>
        </w:del>
      </w:ins>
      <w:r w:rsidR="004C02EF" w:rsidRPr="00E77497">
        <w:rPr>
          <w:rFonts w:ascii="Courier New" w:hAnsi="Courier New"/>
          <w:b/>
          <w:i w:val="0"/>
        </w:rPr>
        <w:t>new</w:t>
      </w:r>
      <w:r w:rsidR="004C02EF" w:rsidRPr="00E77497">
        <w:t xml:space="preserve"> MemberExpression</w:t>
      </w:r>
      <w:r w:rsidR="004C02EF" w:rsidRPr="00E77497">
        <w:rPr>
          <w:rFonts w:ascii="Courier New" w:hAnsi="Courier New"/>
          <w:b/>
          <w:i w:val="0"/>
        </w:rPr>
        <w:t xml:space="preserve"> </w:t>
      </w:r>
      <w:r w:rsidR="004C02EF" w:rsidRPr="00E77497">
        <w:t>Arguments</w:t>
      </w:r>
      <w:commentRangeEnd w:id="11500"/>
      <w:r w:rsidR="00302EE9">
        <w:rPr>
          <w:rStyle w:val="af3"/>
          <w:rFonts w:ascii="Arial" w:eastAsia="MS Mincho" w:hAnsi="Arial"/>
          <w:i w:val="0"/>
          <w:lang w:eastAsia="ja-JP"/>
        </w:rPr>
        <w:commentReference w:id="11500"/>
      </w:r>
    </w:p>
    <w:p w14:paraId="01129EDC" w14:textId="77777777" w:rsidR="004C02EF" w:rsidRPr="00E77497" w:rsidRDefault="004C02EF" w:rsidP="004C02EF">
      <w:pPr>
        <w:pStyle w:val="SyntaxRule"/>
      </w:pPr>
      <w:r w:rsidRPr="00E77497">
        <w:t xml:space="preserve">NewExpression </w:t>
      </w:r>
      <w:r w:rsidRPr="00E77497">
        <w:rPr>
          <w:rFonts w:ascii="Arial" w:hAnsi="Arial"/>
          <w:b/>
          <w:i w:val="0"/>
        </w:rPr>
        <w:t>:</w:t>
      </w:r>
    </w:p>
    <w:p w14:paraId="4264FC7E" w14:textId="77777777" w:rsidR="004C02EF" w:rsidRPr="00E77497" w:rsidRDefault="004C02EF" w:rsidP="004C02EF">
      <w:pPr>
        <w:pStyle w:val="SyntaxDefinition"/>
      </w:pPr>
      <w:r w:rsidRPr="00E77497">
        <w:t>MemberExpression</w:t>
      </w:r>
      <w:r w:rsidRPr="00E77497">
        <w:rPr>
          <w:rFonts w:ascii="Courier New" w:hAnsi="Courier New"/>
          <w:b/>
          <w:i w:val="0"/>
        </w:rPr>
        <w:br/>
        <w:t>new</w:t>
      </w:r>
      <w:r w:rsidRPr="00E77497">
        <w:t xml:space="preserve"> NewExpression</w:t>
      </w:r>
    </w:p>
    <w:p w14:paraId="37374BCF" w14:textId="77777777" w:rsidR="004C02EF" w:rsidRPr="00E77497" w:rsidRDefault="004C02EF" w:rsidP="004C02EF">
      <w:pPr>
        <w:pStyle w:val="SyntaxRule"/>
      </w:pPr>
      <w:r w:rsidRPr="00E77497">
        <w:t xml:space="preserve">CallExpression </w:t>
      </w:r>
      <w:r w:rsidRPr="00E77497">
        <w:rPr>
          <w:rFonts w:ascii="Arial" w:hAnsi="Arial"/>
          <w:b/>
          <w:i w:val="0"/>
        </w:rPr>
        <w:t>:</w:t>
      </w:r>
    </w:p>
    <w:p w14:paraId="5F6427ED" w14:textId="77777777" w:rsidR="004C02EF" w:rsidRPr="00E77497" w:rsidRDefault="004C02EF" w:rsidP="004C02EF">
      <w:pPr>
        <w:pStyle w:val="SyntaxDefinition"/>
      </w:pPr>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r>
      <w:ins w:id="11513" w:author="Rev 5 Allen Wirfs-Brock" w:date="2012-01-05T14:39:00Z">
        <w:r w:rsidR="00EE2761" w:rsidRPr="00E77497">
          <w:rPr>
            <w:rFonts w:ascii="Courier New" w:hAnsi="Courier New"/>
            <w:b/>
            <w:i w:val="0"/>
          </w:rPr>
          <w:t xml:space="preserve">super </w:t>
        </w:r>
        <w:r w:rsidR="00EE2761" w:rsidRPr="00E77497">
          <w:t>Arguments</w:t>
        </w:r>
        <w:r w:rsidR="00EE2761" w:rsidRPr="00E77497">
          <w:rPr>
            <w:rFonts w:ascii="Courier New" w:hAnsi="Courier New"/>
            <w:b/>
            <w:i w:val="0"/>
          </w:rPr>
          <w:br/>
        </w:r>
      </w:ins>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ins w:id="11514" w:author="Rev 9 Allen Wirfs-Brock" w:date="2012-06-26T17:45:00Z">
        <w:r w:rsidR="00306BB2">
          <w:br/>
          <w:t xml:space="preserve">CallExpression </w:t>
        </w:r>
      </w:ins>
      <w:ins w:id="11515" w:author="Rev 9 Allen Wirfs-Brock" w:date="2012-06-26T17:46:00Z">
        <w:r w:rsidR="00306BB2">
          <w:t xml:space="preserve"> </w:t>
        </w:r>
      </w:ins>
      <w:ins w:id="11516" w:author="Rev 9 Allen Wirfs-Brock" w:date="2012-06-26T17:45:00Z">
        <w:del w:id="11517" w:author="Rev 10 Allen Wirfs-Brock" w:date="2012-07-29T11:38:00Z">
          <w:r w:rsidR="00306BB2" w:rsidDel="00387B31">
            <w:delText>Quasi</w:delText>
          </w:r>
        </w:del>
      </w:ins>
      <w:ins w:id="11518" w:author="Rev 10 Allen Wirfs-Brock" w:date="2012-07-29T11:38:00Z">
        <w:r w:rsidR="00387B31">
          <w:t>Template</w:t>
        </w:r>
      </w:ins>
      <w:ins w:id="11519" w:author="Rev 9 Allen Wirfs-Brock" w:date="2012-06-26T17:45:00Z">
        <w:r w:rsidR="00306BB2">
          <w:t>Literal</w:t>
        </w:r>
      </w:ins>
      <w:ins w:id="11520" w:author="Rev 5 Allen Wirfs-Brock" w:date="2012-01-05T15:56:00Z">
        <w:r w:rsidR="00EB368B" w:rsidRPr="00EB368B">
          <w:rPr>
            <w:rFonts w:ascii="Courier New" w:hAnsi="Courier New"/>
            <w:b/>
            <w:i w:val="0"/>
          </w:rPr>
          <w:t xml:space="preserve"> </w:t>
        </w:r>
        <w:del w:id="11521" w:author="Rev 8 Allen Wirfs-Brock" w:date="2012-06-11T14:46:00Z">
          <w:r w:rsidR="00EB368B" w:rsidRPr="00E77497" w:rsidDel="00315550">
            <w:rPr>
              <w:rFonts w:ascii="Courier New" w:hAnsi="Courier New"/>
              <w:b/>
              <w:i w:val="0"/>
            </w:rPr>
            <w:br/>
          </w:r>
          <w:r w:rsidR="00EB368B" w:rsidDel="00315550">
            <w:delText>CallExpression</w:delText>
          </w:r>
        </w:del>
      </w:ins>
      <w:ins w:id="11522" w:author="Rev 5 Allen Wirfs-Brock" w:date="2012-01-05T15:57:00Z">
        <w:del w:id="11523" w:author="Rev 8 Allen Wirfs-Brock" w:date="2012-06-11T14:46:00Z">
          <w:r w:rsidR="00EB368B" w:rsidRPr="00871E9A" w:rsidDel="00315550">
            <w:rPr>
              <w:rFonts w:ascii="Courier New" w:hAnsi="Courier New" w:cs="Courier New"/>
            </w:rPr>
            <w:delText xml:space="preserve"> </w:delText>
          </w:r>
          <w:r w:rsidR="00EB368B" w:rsidRPr="00E77497" w:rsidDel="00315550">
            <w:rPr>
              <w:rFonts w:ascii="Courier New" w:hAnsi="Courier New"/>
              <w:b/>
              <w:i w:val="0"/>
            </w:rPr>
            <w:delText>&lt;|</w:delText>
          </w:r>
        </w:del>
      </w:ins>
      <w:ins w:id="11524" w:author="Rev 5 Allen Wirfs-Brock" w:date="2012-01-05T15:56:00Z">
        <w:del w:id="11525" w:author="Rev 8 Allen Wirfs-Brock" w:date="2012-06-11T14:46:00Z">
          <w:r w:rsidR="00EB368B" w:rsidRPr="00871E9A" w:rsidDel="00315550">
            <w:rPr>
              <w:rFonts w:ascii="Courier New" w:hAnsi="Courier New" w:cs="Courier New"/>
            </w:rPr>
            <w:delText xml:space="preserve"> </w:delText>
          </w:r>
        </w:del>
      </w:ins>
      <w:ins w:id="11526" w:author="Rev 5 Allen Wirfs-Brock" w:date="2012-01-05T15:58:00Z">
        <w:del w:id="11527" w:author="Rev 8 Allen Wirfs-Brock" w:date="2012-06-11T14:46:00Z">
          <w:r w:rsidR="00EB368B" w:rsidDel="00315550">
            <w:delText>TriangleLiteral</w:delText>
          </w:r>
        </w:del>
      </w:ins>
    </w:p>
    <w:p w14:paraId="205CA63C" w14:textId="77777777" w:rsidR="004C02EF" w:rsidRPr="00E77497" w:rsidRDefault="004C02EF" w:rsidP="004C02EF">
      <w:pPr>
        <w:pStyle w:val="SyntaxRule"/>
      </w:pPr>
      <w:r w:rsidRPr="00E77497">
        <w:t xml:space="preserve">Arguments </w:t>
      </w:r>
      <w:r w:rsidRPr="00E77497">
        <w:rPr>
          <w:rFonts w:ascii="Arial" w:hAnsi="Arial"/>
          <w:b/>
          <w:i w:val="0"/>
        </w:rPr>
        <w:t>:</w:t>
      </w:r>
    </w:p>
    <w:p w14:paraId="1D621E4C" w14:textId="77777777" w:rsidR="004C02EF" w:rsidRPr="00E77497" w:rsidRDefault="004C02EF" w:rsidP="004C02EF">
      <w:pPr>
        <w:pStyle w:val="SyntaxDefinition"/>
      </w:pPr>
      <w:r w:rsidRPr="00E77497">
        <w:rPr>
          <w:rFonts w:ascii="Courier New" w:hAnsi="Courier New"/>
          <w:b/>
          <w:i w:val="0"/>
        </w:rPr>
        <w:t>(</w:t>
      </w:r>
      <w:r w:rsidRPr="00E77497">
        <w:t xml:space="preserve"> </w:t>
      </w:r>
      <w:r w:rsidRPr="00E77497">
        <w:rPr>
          <w:rFonts w:ascii="Courier New" w:hAnsi="Courier New"/>
          <w:b/>
          <w:i w:val="0"/>
        </w:rPr>
        <w:t>)</w:t>
      </w:r>
      <w:r w:rsidRPr="00E77497">
        <w:rPr>
          <w:rFonts w:ascii="Courier New" w:hAnsi="Courier New"/>
          <w:b/>
          <w:i w:val="0"/>
        </w:rPr>
        <w:br/>
        <w:t>(</w:t>
      </w:r>
      <w:r w:rsidRPr="00E77497">
        <w:t xml:space="preserve"> ArgumentList  </w:t>
      </w:r>
      <w:r w:rsidRPr="00E77497">
        <w:rPr>
          <w:rFonts w:ascii="Courier New" w:hAnsi="Courier New"/>
          <w:b/>
          <w:i w:val="0"/>
        </w:rPr>
        <w:t>)</w:t>
      </w:r>
    </w:p>
    <w:p w14:paraId="5830FC8F" w14:textId="77777777" w:rsidR="004C02EF" w:rsidRPr="00E77497" w:rsidRDefault="004C02EF" w:rsidP="004C02EF">
      <w:pPr>
        <w:pStyle w:val="SyntaxRule"/>
      </w:pPr>
      <w:r w:rsidRPr="00E77497">
        <w:t xml:space="preserve">ArgumentList </w:t>
      </w:r>
      <w:r w:rsidRPr="00E77497">
        <w:rPr>
          <w:rFonts w:ascii="Arial" w:hAnsi="Arial"/>
          <w:b/>
          <w:i w:val="0"/>
        </w:rPr>
        <w:t>:</w:t>
      </w:r>
    </w:p>
    <w:p w14:paraId="6A55E791" w14:textId="77777777" w:rsidR="004C02EF" w:rsidRPr="00E77497" w:rsidRDefault="004C02EF" w:rsidP="004C02EF">
      <w:pPr>
        <w:pStyle w:val="SyntaxDefinition"/>
      </w:pPr>
      <w:r w:rsidRPr="00E77497">
        <w:t>AssignmentExpression</w:t>
      </w:r>
      <w:ins w:id="11528" w:author="Allen Wirfs-Brock" w:date="2011-07-05T10:44:00Z">
        <w:r w:rsidR="001C6F64" w:rsidRPr="00E77497">
          <w:br/>
        </w:r>
        <w:r w:rsidR="001C6F64" w:rsidRPr="00E77497">
          <w:rPr>
            <w:rFonts w:ascii="Courier New" w:hAnsi="Courier New"/>
            <w:b/>
            <w:i w:val="0"/>
          </w:rPr>
          <w:t xml:space="preserve">... </w:t>
        </w:r>
        <w:r w:rsidR="001C6F64" w:rsidRPr="00E77497">
          <w:t>AssignmentExpression</w:t>
        </w:r>
        <w:r w:rsidR="001C6F64" w:rsidRPr="00E77497">
          <w:br/>
        </w:r>
      </w:ins>
      <w:r w:rsidR="001C6F64" w:rsidRPr="00E77497">
        <w:t xml:space="preserve">ArgumentList </w:t>
      </w:r>
      <w:r w:rsidR="001C6F64" w:rsidRPr="00E77497">
        <w:rPr>
          <w:rFonts w:ascii="Courier New" w:hAnsi="Courier New"/>
          <w:b/>
          <w:i w:val="0"/>
        </w:rPr>
        <w:t>,</w:t>
      </w:r>
      <w:r w:rsidR="001C6F64" w:rsidRPr="00E77497">
        <w:t xml:space="preserve"> AssignmentExpression</w:t>
      </w:r>
      <w:r w:rsidRPr="00E77497">
        <w:br/>
        <w:t xml:space="preserve">ArgumentList </w:t>
      </w:r>
      <w:r w:rsidRPr="00E77497">
        <w:rPr>
          <w:rFonts w:ascii="Courier New" w:hAnsi="Courier New"/>
          <w:b/>
          <w:i w:val="0"/>
        </w:rPr>
        <w:t>,</w:t>
      </w:r>
      <w:r w:rsidRPr="00E77497">
        <w:t xml:space="preserve"> </w:t>
      </w:r>
      <w:ins w:id="11529" w:author="Allen Wirfs-Brock" w:date="2011-07-05T10:45:00Z">
        <w:r w:rsidR="001C6F64" w:rsidRPr="00E77497">
          <w:rPr>
            <w:rFonts w:ascii="Courier New" w:hAnsi="Courier New"/>
            <w:b/>
            <w:i w:val="0"/>
          </w:rPr>
          <w:t xml:space="preserve">... </w:t>
        </w:r>
      </w:ins>
      <w:r w:rsidRPr="00E77497">
        <w:t>AssignmentExpression</w:t>
      </w:r>
    </w:p>
    <w:p w14:paraId="7CA19BE9" w14:textId="77777777" w:rsidR="00EB368B" w:rsidRPr="00E77497" w:rsidDel="00690D1B" w:rsidRDefault="00EB368B" w:rsidP="00EB368B">
      <w:pPr>
        <w:pStyle w:val="SyntaxRule"/>
        <w:rPr>
          <w:ins w:id="11530" w:author="Rev 5 Allen Wirfs-Brock" w:date="2012-01-05T15:59:00Z"/>
          <w:del w:id="11531" w:author="Rev 8 Allen Wirfs-Brock" w:date="2012-06-11T14:45:00Z"/>
        </w:rPr>
      </w:pPr>
      <w:ins w:id="11532" w:author="Rev 5 Allen Wirfs-Brock" w:date="2012-01-05T15:59:00Z">
        <w:del w:id="11533" w:author="Rev 8 Allen Wirfs-Brock" w:date="2012-06-11T14:45:00Z">
          <w:r w:rsidDel="00690D1B">
            <w:delText xml:space="preserve">TriangleLiteral </w:delText>
          </w:r>
          <w:r w:rsidRPr="00E77497" w:rsidDel="00690D1B">
            <w:rPr>
              <w:rFonts w:ascii="Arial" w:hAnsi="Arial"/>
              <w:b/>
              <w:i w:val="0"/>
            </w:rPr>
            <w:delText>:</w:delText>
          </w:r>
        </w:del>
      </w:ins>
    </w:p>
    <w:p w14:paraId="5EE72B9C" w14:textId="77777777" w:rsidR="00EB368B" w:rsidRPr="00E77497" w:rsidDel="00690D1B" w:rsidRDefault="00EB368B" w:rsidP="00EB368B">
      <w:pPr>
        <w:pStyle w:val="SyntaxDefinition"/>
        <w:rPr>
          <w:ins w:id="11534" w:author="Rev 5 Allen Wirfs-Brock" w:date="2012-01-05T15:59:00Z"/>
          <w:del w:id="11535" w:author="Rev 8 Allen Wirfs-Brock" w:date="2012-06-11T14:45:00Z"/>
        </w:rPr>
      </w:pPr>
      <w:ins w:id="11536" w:author="Rev 5 Allen Wirfs-Brock" w:date="2012-01-05T15:59:00Z">
        <w:del w:id="11537" w:author="Rev 8 Allen Wirfs-Brock" w:date="2012-06-11T14:45:00Z">
          <w:r w:rsidRPr="00E77497" w:rsidDel="00690D1B">
            <w:delText>SealedArrayLiteral</w:delText>
          </w:r>
          <w:r w:rsidRPr="00E77497" w:rsidDel="00690D1B">
            <w:br/>
            <w:delText>SealedObjectLiteral</w:delText>
          </w:r>
          <w:r w:rsidRPr="00E77497" w:rsidDel="00690D1B">
            <w:br/>
            <w:delText>FunctionExpression</w:delText>
          </w:r>
        </w:del>
      </w:ins>
      <w:ins w:id="11538" w:author="Rev 7 Allen Wirfs-Brock" w:date="2012-04-19T13:40:00Z">
        <w:del w:id="11539" w:author="Rev 8 Allen Wirfs-Brock" w:date="2012-06-11T14:45:00Z">
          <w:r w:rsidR="00700C62" w:rsidDel="00690D1B">
            <w:br/>
            <w:delText>ArrowFunction</w:delText>
          </w:r>
        </w:del>
      </w:ins>
      <w:ins w:id="11540" w:author="Rev 5 Allen Wirfs-Brock" w:date="2012-01-05T15:59:00Z">
        <w:del w:id="11541" w:author="Rev 8 Allen Wirfs-Brock" w:date="2012-06-11T14:45:00Z">
          <w:r w:rsidRPr="00E77497" w:rsidDel="00690D1B">
            <w:br/>
            <w:delText>ValueLiteral</w:delText>
          </w:r>
        </w:del>
      </w:ins>
    </w:p>
    <w:p w14:paraId="6580E426" w14:textId="77777777" w:rsidR="004C02EF" w:rsidRPr="00E77497" w:rsidRDefault="004C02EF" w:rsidP="004C02EF">
      <w:pPr>
        <w:pStyle w:val="SyntaxRule"/>
      </w:pPr>
      <w:r w:rsidRPr="00E77497">
        <w:t xml:space="preserve">LeftHandSideExpression </w:t>
      </w:r>
      <w:r w:rsidRPr="00E77497">
        <w:rPr>
          <w:rFonts w:ascii="Arial" w:hAnsi="Arial"/>
          <w:b/>
          <w:i w:val="0"/>
        </w:rPr>
        <w:t>:</w:t>
      </w:r>
    </w:p>
    <w:p w14:paraId="1CBD75E6" w14:textId="77777777" w:rsidR="004C02EF" w:rsidRPr="00E77497" w:rsidRDefault="004C02EF" w:rsidP="004C02EF">
      <w:pPr>
        <w:pStyle w:val="SyntaxDefinition"/>
      </w:pPr>
      <w:r w:rsidRPr="00E77497">
        <w:t>NewExpression</w:t>
      </w:r>
      <w:r w:rsidRPr="00E77497">
        <w:br/>
        <w:t>CallExpression</w:t>
      </w:r>
      <w:bookmarkStart w:id="11542" w:name="_Toc375031168"/>
      <w:bookmarkStart w:id="11543" w:name="_Toc381513682"/>
      <w:bookmarkStart w:id="11544" w:name="_Toc382202829"/>
      <w:bookmarkStart w:id="11545" w:name="_Toc382203049"/>
      <w:bookmarkStart w:id="11546" w:name="_Toc382212204"/>
      <w:bookmarkStart w:id="11547" w:name="_Toc382212445"/>
      <w:bookmarkStart w:id="11548" w:name="_Toc382291549"/>
      <w:bookmarkStart w:id="11549" w:name="_Toc385672188"/>
      <w:bookmarkStart w:id="11550" w:name="_Toc393690283"/>
    </w:p>
    <w:p w14:paraId="2B60C834" w14:textId="77777777" w:rsidR="00EA4F82" w:rsidRPr="00BF5AD1" w:rsidRDefault="00EA4F82" w:rsidP="00BF5AD1">
      <w:pPr>
        <w:rPr>
          <w:ins w:id="11551" w:author="Rev 7 Allen Wirfs-Brock" w:date="2012-04-25T08:29:00Z"/>
          <w:b/>
        </w:rPr>
      </w:pPr>
      <w:bookmarkStart w:id="11552" w:name="_Ref457437585"/>
      <w:bookmarkStart w:id="11553" w:name="_Ref457437586"/>
      <w:bookmarkStart w:id="11554" w:name="_Ref457437587"/>
      <w:bookmarkStart w:id="11555" w:name="_Ref457437588"/>
      <w:bookmarkStart w:id="11556" w:name="_Ref457437589"/>
      <w:bookmarkStart w:id="11557" w:name="_Ref457437593"/>
      <w:bookmarkStart w:id="11558" w:name="_Toc472818822"/>
      <w:bookmarkStart w:id="11559" w:name="_Toc235503396"/>
      <w:bookmarkStart w:id="11560" w:name="_Toc241509171"/>
      <w:bookmarkStart w:id="11561" w:name="_Toc244416658"/>
      <w:bookmarkStart w:id="11562" w:name="_Toc276631022"/>
      <w:ins w:id="11563" w:author="Rev 7 Allen Wirfs-Brock" w:date="2012-04-25T08:29:00Z">
        <w:r w:rsidRPr="00BF5AD1">
          <w:rPr>
            <w:b/>
          </w:rPr>
          <w:t>Static Semantics</w:t>
        </w:r>
      </w:ins>
    </w:p>
    <w:p w14:paraId="3AED4FF4" w14:textId="77777777" w:rsidR="00BF5AD1" w:rsidRPr="00E77497" w:rsidRDefault="00BF5AD1" w:rsidP="00BF5AD1">
      <w:pPr>
        <w:rPr>
          <w:ins w:id="11564" w:author="Rev 8 Allen Wirfs-Brock" w:date="2012-06-11T14:34:00Z"/>
          <w:rFonts w:ascii="Helvetica" w:hAnsi="Helvetica"/>
          <w:b/>
        </w:rPr>
      </w:pPr>
      <w:ins w:id="11565" w:author="Rev 8 Allen Wirfs-Brock" w:date="2012-06-11T14:34:00Z">
        <w:r w:rsidRPr="00E77497">
          <w:rPr>
            <w:rFonts w:ascii="Helvetica" w:hAnsi="Helvetica"/>
            <w:b/>
          </w:rPr>
          <w:t xml:space="preserve">Static Semantics:  </w:t>
        </w:r>
        <w:r>
          <w:rPr>
            <w:rFonts w:ascii="Helvetica" w:hAnsi="Helvetica"/>
            <w:b/>
            <w:lang w:eastAsia="en-US"/>
          </w:rPr>
          <w:t>Contains</w:t>
        </w:r>
      </w:ins>
    </w:p>
    <w:p w14:paraId="3D210E0B" w14:textId="77777777" w:rsidR="00BF5AD1" w:rsidRPr="004418C4" w:rsidRDefault="00BF5AD1" w:rsidP="00BF5AD1">
      <w:pPr>
        <w:ind w:left="360"/>
        <w:rPr>
          <w:ins w:id="11566" w:author="Rev 8 Allen Wirfs-Brock" w:date="2012-06-11T14:34:00Z"/>
        </w:rPr>
      </w:pPr>
      <w:ins w:id="11567" w:author="Rev 8 Allen Wirfs-Brock" w:date="2012-06-11T14:34:00Z">
        <w:r>
          <w:t>W</w:t>
        </w:r>
        <w:r w:rsidRPr="004418C4">
          <w:t xml:space="preserve">ith </w:t>
        </w:r>
        <w:r>
          <w:t>parameter</w:t>
        </w:r>
        <w:r w:rsidRPr="004418C4">
          <w:t xml:space="preserve"> </w:t>
        </w:r>
        <w:r>
          <w:rPr>
            <w:rFonts w:ascii="Times New Roman" w:hAnsi="Times New Roman"/>
            <w:i/>
          </w:rPr>
          <w:t>symbol</w:t>
        </w:r>
        <w:r>
          <w:t>.</w:t>
        </w:r>
      </w:ins>
    </w:p>
    <w:p w14:paraId="3824A3FF" w14:textId="77777777" w:rsidR="00315550" w:rsidRDefault="00315550" w:rsidP="00315550">
      <w:pPr>
        <w:rPr>
          <w:ins w:id="11568" w:author="Rev 8 Allen Wirfs-Brock" w:date="2012-06-11T14:54:00Z"/>
          <w:rFonts w:ascii="Courier New" w:hAnsi="Courier New" w:cs="Courier New"/>
          <w:b/>
          <w:iCs/>
        </w:rPr>
      </w:pPr>
      <w:ins w:id="11569" w:author="Rev 8 Allen Wirfs-Brock" w:date="2012-06-11T14:54:00Z">
        <w:r>
          <w:rPr>
            <w:rStyle w:val="bnf"/>
          </w:rPr>
          <w:t>MemberExpression</w:t>
        </w:r>
        <w:r w:rsidRPr="00E77497">
          <w:t xml:space="preserve"> </w:t>
        </w:r>
        <w:r w:rsidRPr="00E77497">
          <w:rPr>
            <w:b/>
          </w:rPr>
          <w:t>:</w:t>
        </w:r>
        <w:r w:rsidRPr="00E77497">
          <w:t xml:space="preserve"> </w:t>
        </w:r>
        <w:r>
          <w:rPr>
            <w:rStyle w:val="bnf"/>
          </w:rPr>
          <w:t>MemberExpression</w:t>
        </w:r>
        <w:r w:rsidRPr="00315550">
          <w:rPr>
            <w:rStyle w:val="bnf"/>
            <w:i w:val="0"/>
          </w:rPr>
          <w:t xml:space="preserve"> </w:t>
        </w:r>
        <w:r w:rsidRPr="00315550">
          <w:rPr>
            <w:rStyle w:val="bnf"/>
            <w:rFonts w:ascii="Courier New" w:hAnsi="Courier New" w:cs="Courier New"/>
            <w:b/>
            <w:i w:val="0"/>
          </w:rPr>
          <w:t>.</w:t>
        </w:r>
        <w:r>
          <w:rPr>
            <w:rStyle w:val="bnf"/>
            <w:i w:val="0"/>
          </w:rPr>
          <w:t xml:space="preserve"> </w:t>
        </w:r>
        <w:r w:rsidRPr="00315550">
          <w:rPr>
            <w:rStyle w:val="bnf"/>
            <w:i w:val="0"/>
          </w:rPr>
          <w:t xml:space="preserve"> </w:t>
        </w:r>
        <w:r w:rsidRPr="00E77497">
          <w:rPr>
            <w:rStyle w:val="bnf"/>
          </w:rPr>
          <w:t>IdentifierName</w:t>
        </w:r>
        <w:r w:rsidRPr="006B6D0A">
          <w:t xml:space="preserve"> </w:t>
        </w:r>
      </w:ins>
    </w:p>
    <w:p w14:paraId="70B44BF8" w14:textId="77777777" w:rsidR="00315550" w:rsidRDefault="00315550" w:rsidP="00315550">
      <w:pPr>
        <w:pStyle w:val="Alg4"/>
        <w:numPr>
          <w:ilvl w:val="0"/>
          <w:numId w:val="869"/>
        </w:numPr>
        <w:spacing w:after="220"/>
        <w:contextualSpacing/>
        <w:rPr>
          <w:ins w:id="11570" w:author="Rev 8 Allen Wirfs-Brock" w:date="2012-06-11T14:54:00Z"/>
        </w:rPr>
      </w:pPr>
      <w:ins w:id="11571" w:author="Rev 8 Allen Wirfs-Brock" w:date="2012-06-11T14:54:00Z">
        <w:r>
          <w:t xml:space="preserve">If  </w:t>
        </w:r>
        <w:r>
          <w:rPr>
            <w:rStyle w:val="bnf"/>
          </w:rPr>
          <w:t>MemberExpression</w:t>
        </w:r>
        <w:r w:rsidRPr="00ED2E78">
          <w:rPr>
            <w:rStyle w:val="bnf"/>
            <w:i w:val="0"/>
          </w:rPr>
          <w:t xml:space="preserve"> </w:t>
        </w:r>
        <w:r>
          <w:t xml:space="preserve">contains </w:t>
        </w:r>
        <w:r>
          <w:rPr>
            <w:i/>
          </w:rPr>
          <w:t>symbol</w:t>
        </w:r>
        <w:r>
          <w:t xml:space="preserve"> is </w:t>
        </w:r>
        <w:r w:rsidRPr="00315550">
          <w:rPr>
            <w:b/>
          </w:rPr>
          <w:t>true</w:t>
        </w:r>
        <w:r>
          <w:t xml:space="preserve">, return </w:t>
        </w:r>
        <w:r w:rsidRPr="00315550">
          <w:rPr>
            <w:b/>
          </w:rPr>
          <w:t>true</w:t>
        </w:r>
        <w:r>
          <w:t>.</w:t>
        </w:r>
      </w:ins>
    </w:p>
    <w:p w14:paraId="4FD35D3B" w14:textId="77777777" w:rsidR="00315550" w:rsidRDefault="00315550" w:rsidP="00315550">
      <w:pPr>
        <w:pStyle w:val="Alg4"/>
        <w:numPr>
          <w:ilvl w:val="0"/>
          <w:numId w:val="869"/>
        </w:numPr>
        <w:spacing w:after="220"/>
        <w:contextualSpacing/>
        <w:rPr>
          <w:ins w:id="11572" w:author="Rev 8 Allen Wirfs-Brock" w:date="2012-06-11T14:54:00Z"/>
        </w:rPr>
      </w:pPr>
      <w:ins w:id="11573" w:author="Rev 8 Allen Wirfs-Brock" w:date="2012-06-11T14:54:00Z">
        <w:r>
          <w:t xml:space="preserve">If </w:t>
        </w:r>
        <w:r w:rsidRPr="007F2AF2">
          <w:rPr>
            <w:i/>
          </w:rPr>
          <w:t>symbol</w:t>
        </w:r>
        <w:r>
          <w:t xml:space="preserve"> is a </w:t>
        </w:r>
        <w:r>
          <w:rPr>
            <w:i/>
          </w:rPr>
          <w:t>ReservedWord</w:t>
        </w:r>
        <w:r>
          <w:t xml:space="preserve">, return </w:t>
        </w:r>
        <w:r w:rsidRPr="007F2AF2">
          <w:rPr>
            <w:b/>
          </w:rPr>
          <w:t>false</w:t>
        </w:r>
        <w:r>
          <w:t>.</w:t>
        </w:r>
      </w:ins>
    </w:p>
    <w:p w14:paraId="7AAC8F40" w14:textId="77777777" w:rsidR="00315550" w:rsidRDefault="00315550" w:rsidP="00315550">
      <w:pPr>
        <w:pStyle w:val="Alg4"/>
        <w:numPr>
          <w:ilvl w:val="0"/>
          <w:numId w:val="869"/>
        </w:numPr>
        <w:spacing w:after="220"/>
        <w:contextualSpacing/>
        <w:rPr>
          <w:ins w:id="11574" w:author="Rev 8 Allen Wirfs-Brock" w:date="2012-06-11T14:54:00Z"/>
        </w:rPr>
      </w:pPr>
      <w:ins w:id="11575" w:author="Rev 8 Allen Wirfs-Brock" w:date="2012-06-11T14:54:00Z">
        <w:r>
          <w:t xml:space="preserve">If </w:t>
        </w:r>
        <w:r w:rsidRPr="007F2AF2">
          <w:rPr>
            <w:i/>
          </w:rPr>
          <w:t>symbol</w:t>
        </w:r>
        <w:r>
          <w:t xml:space="preserve"> is an </w:t>
        </w:r>
        <w:r w:rsidRPr="007F2AF2">
          <w:rPr>
            <w:i/>
          </w:rPr>
          <w:t>Identifier</w:t>
        </w:r>
        <w:r>
          <w:t xml:space="preserve"> and String</w:t>
        </w:r>
        <w:del w:id="11576" w:author="Rev 9 Allen Wirfs-Brock" w:date="2012-07-07T16:30:00Z">
          <w:r w:rsidDel="00D11231">
            <w:delText xml:space="preserve"> </w:delText>
          </w:r>
        </w:del>
        <w:r>
          <w:t xml:space="preserve">Value of </w:t>
        </w:r>
        <w:r w:rsidRPr="007F2AF2">
          <w:rPr>
            <w:i/>
          </w:rPr>
          <w:t>symbol</w:t>
        </w:r>
        <w:r>
          <w:t xml:space="preserve"> is the same value as the String</w:t>
        </w:r>
        <w:del w:id="11577" w:author="Rev 9 Allen Wirfs-Brock" w:date="2012-07-07T16:30:00Z">
          <w:r w:rsidDel="00D11231">
            <w:delText xml:space="preserve"> </w:delText>
          </w:r>
        </w:del>
        <w:r>
          <w:t xml:space="preserve">Value of </w:t>
        </w:r>
        <w:r w:rsidRPr="007F2AF2">
          <w:rPr>
            <w:i/>
          </w:rPr>
          <w:t>IdentifierName</w:t>
        </w:r>
        <w:r>
          <w:t xml:space="preserve">, return </w:t>
        </w:r>
        <w:r w:rsidRPr="007F2AF2">
          <w:rPr>
            <w:b/>
          </w:rPr>
          <w:t>true</w:t>
        </w:r>
        <w:r>
          <w:t>;</w:t>
        </w:r>
      </w:ins>
    </w:p>
    <w:p w14:paraId="49007CE4" w14:textId="77777777" w:rsidR="00315550" w:rsidRPr="00E77497" w:rsidRDefault="00315550" w:rsidP="00315550">
      <w:pPr>
        <w:pStyle w:val="Alg4"/>
        <w:numPr>
          <w:ilvl w:val="0"/>
          <w:numId w:val="869"/>
        </w:numPr>
        <w:spacing w:after="220"/>
        <w:contextualSpacing/>
        <w:rPr>
          <w:ins w:id="11578" w:author="Rev 8 Allen Wirfs-Brock" w:date="2012-06-11T14:54:00Z"/>
        </w:rPr>
      </w:pPr>
      <w:ins w:id="11579" w:author="Rev 8 Allen Wirfs-Brock" w:date="2012-06-11T14:54:00Z">
        <w:r w:rsidRPr="00E77497">
          <w:t xml:space="preserve">Return </w:t>
        </w:r>
        <w:r w:rsidRPr="007F2AF2">
          <w:rPr>
            <w:b/>
          </w:rPr>
          <w:t>false</w:t>
        </w:r>
        <w:r w:rsidRPr="00E77497">
          <w:t>.</w:t>
        </w:r>
      </w:ins>
    </w:p>
    <w:p w14:paraId="32C40D5F" w14:textId="77777777" w:rsidR="00302EE9" w:rsidRDefault="00302EE9" w:rsidP="00302EE9">
      <w:pPr>
        <w:rPr>
          <w:ins w:id="11580" w:author="Rev 8 Allen Wirfs-Brock" w:date="2012-06-11T14:58:00Z"/>
          <w:rFonts w:ascii="Courier New" w:hAnsi="Courier New" w:cs="Courier New"/>
          <w:b/>
          <w:iCs/>
        </w:rPr>
      </w:pPr>
      <w:ins w:id="11581" w:author="Rev 8 Allen Wirfs-Brock" w:date="2012-06-11T14:58:00Z">
        <w:r>
          <w:rPr>
            <w:rStyle w:val="bnf"/>
          </w:rPr>
          <w:t>MemberExpression</w:t>
        </w:r>
        <w:r w:rsidRPr="00E77497">
          <w:t xml:space="preserve"> </w:t>
        </w:r>
        <w:r w:rsidRPr="00E77497">
          <w:rPr>
            <w:b/>
          </w:rPr>
          <w:t>:</w:t>
        </w:r>
        <w:r w:rsidRPr="00E77497">
          <w:t xml:space="preserve"> </w:t>
        </w:r>
        <w:r w:rsidRPr="00ED2E78">
          <w:rPr>
            <w:rFonts w:ascii="Courier New" w:hAnsi="Courier New" w:cs="Courier New"/>
            <w:b/>
          </w:rPr>
          <w:t>super</w:t>
        </w:r>
        <w:r w:rsidRPr="00315550">
          <w:rPr>
            <w:rFonts w:ascii="Times New Roman" w:hAnsi="Times New Roman"/>
            <w:b/>
            <w:i/>
          </w:rPr>
          <w:t xml:space="preserve"> </w:t>
        </w:r>
        <w:r w:rsidRPr="00315550">
          <w:rPr>
            <w:rStyle w:val="bnf"/>
            <w:rFonts w:ascii="Courier New" w:hAnsi="Courier New" w:cs="Courier New"/>
            <w:b/>
            <w:i w:val="0"/>
          </w:rPr>
          <w:t>.</w:t>
        </w:r>
        <w:r>
          <w:rPr>
            <w:rStyle w:val="bnf"/>
            <w:i w:val="0"/>
          </w:rPr>
          <w:t xml:space="preserve"> </w:t>
        </w:r>
        <w:r w:rsidRPr="00315550">
          <w:rPr>
            <w:rStyle w:val="bnf"/>
            <w:i w:val="0"/>
          </w:rPr>
          <w:t xml:space="preserve"> </w:t>
        </w:r>
        <w:r w:rsidRPr="00E77497">
          <w:rPr>
            <w:rStyle w:val="bnf"/>
          </w:rPr>
          <w:t>IdentifierName</w:t>
        </w:r>
        <w:r w:rsidRPr="006B6D0A">
          <w:t xml:space="preserve"> </w:t>
        </w:r>
      </w:ins>
    </w:p>
    <w:p w14:paraId="2641C77C" w14:textId="77777777" w:rsidR="00302EE9" w:rsidRDefault="00302EE9" w:rsidP="00302EE9">
      <w:pPr>
        <w:pStyle w:val="Alg4"/>
        <w:numPr>
          <w:ilvl w:val="0"/>
          <w:numId w:val="868"/>
        </w:numPr>
        <w:spacing w:after="220"/>
        <w:contextualSpacing/>
        <w:rPr>
          <w:ins w:id="11582" w:author="Rev 8 Allen Wirfs-Brock" w:date="2012-06-11T14:58:00Z"/>
        </w:rPr>
      </w:pPr>
      <w:ins w:id="11583" w:author="Rev 8 Allen Wirfs-Brock" w:date="2012-06-11T14:58:00Z">
        <w:r>
          <w:t xml:space="preserve">If  </w:t>
        </w:r>
        <w:r w:rsidRPr="007F2AF2">
          <w:rPr>
            <w:i/>
          </w:rPr>
          <w:t>symbol</w:t>
        </w:r>
        <w:r>
          <w:t xml:space="preserve"> is the </w:t>
        </w:r>
        <w:r>
          <w:rPr>
            <w:i/>
          </w:rPr>
          <w:t>ReservedWord</w:t>
        </w:r>
        <w:r>
          <w:t xml:space="preserve"> </w:t>
        </w:r>
        <w:r w:rsidRPr="00ED2E78">
          <w:rPr>
            <w:rFonts w:ascii="Courier New" w:hAnsi="Courier New" w:cs="Courier New"/>
            <w:b/>
          </w:rPr>
          <w:t>super</w:t>
        </w:r>
        <w:r>
          <w:t xml:space="preserve">, return </w:t>
        </w:r>
        <w:r w:rsidRPr="00315550">
          <w:rPr>
            <w:b/>
          </w:rPr>
          <w:t>true</w:t>
        </w:r>
        <w:r>
          <w:t>.</w:t>
        </w:r>
      </w:ins>
    </w:p>
    <w:p w14:paraId="448EAEF2" w14:textId="77777777" w:rsidR="00302EE9" w:rsidRDefault="00302EE9" w:rsidP="00302EE9">
      <w:pPr>
        <w:pStyle w:val="Alg4"/>
        <w:numPr>
          <w:ilvl w:val="0"/>
          <w:numId w:val="868"/>
        </w:numPr>
        <w:spacing w:after="220"/>
        <w:contextualSpacing/>
        <w:rPr>
          <w:ins w:id="11584" w:author="Rev 8 Allen Wirfs-Brock" w:date="2012-06-11T14:58:00Z"/>
        </w:rPr>
      </w:pPr>
      <w:ins w:id="11585" w:author="Rev 8 Allen Wirfs-Brock" w:date="2012-06-11T14:58:00Z">
        <w:r>
          <w:t xml:space="preserve">If </w:t>
        </w:r>
        <w:r w:rsidRPr="007F2AF2">
          <w:rPr>
            <w:i/>
          </w:rPr>
          <w:t>symbol</w:t>
        </w:r>
        <w:r>
          <w:t xml:space="preserve"> is a </w:t>
        </w:r>
        <w:r>
          <w:rPr>
            <w:i/>
          </w:rPr>
          <w:t>ReservedWord</w:t>
        </w:r>
        <w:r>
          <w:t xml:space="preserve">, return </w:t>
        </w:r>
        <w:r w:rsidRPr="007F2AF2">
          <w:rPr>
            <w:b/>
          </w:rPr>
          <w:t>false</w:t>
        </w:r>
        <w:r>
          <w:t>.</w:t>
        </w:r>
      </w:ins>
    </w:p>
    <w:p w14:paraId="30DA5E05" w14:textId="77777777" w:rsidR="00302EE9" w:rsidRDefault="00302EE9" w:rsidP="00302EE9">
      <w:pPr>
        <w:pStyle w:val="Alg4"/>
        <w:numPr>
          <w:ilvl w:val="0"/>
          <w:numId w:val="868"/>
        </w:numPr>
        <w:spacing w:after="220"/>
        <w:contextualSpacing/>
        <w:rPr>
          <w:ins w:id="11586" w:author="Rev 8 Allen Wirfs-Brock" w:date="2012-06-11T14:58:00Z"/>
        </w:rPr>
      </w:pPr>
      <w:ins w:id="11587" w:author="Rev 8 Allen Wirfs-Brock" w:date="2012-06-11T14:58:00Z">
        <w:r>
          <w:t xml:space="preserve">If </w:t>
        </w:r>
        <w:r w:rsidRPr="007F2AF2">
          <w:rPr>
            <w:i/>
          </w:rPr>
          <w:t>symbol</w:t>
        </w:r>
        <w:r>
          <w:t xml:space="preserve"> is an </w:t>
        </w:r>
        <w:r w:rsidRPr="007F2AF2">
          <w:rPr>
            <w:i/>
          </w:rPr>
          <w:t>Identifier</w:t>
        </w:r>
        <w:r>
          <w:t xml:space="preserve"> and String</w:t>
        </w:r>
        <w:del w:id="11588" w:author="Rev 9 Allen Wirfs-Brock" w:date="2012-07-07T16:30:00Z">
          <w:r w:rsidDel="00D11231">
            <w:delText xml:space="preserve"> </w:delText>
          </w:r>
        </w:del>
        <w:r>
          <w:t xml:space="preserve">Value of </w:t>
        </w:r>
        <w:r w:rsidRPr="007F2AF2">
          <w:rPr>
            <w:i/>
          </w:rPr>
          <w:t>symbol</w:t>
        </w:r>
        <w:r>
          <w:t xml:space="preserve"> is the same value as the String</w:t>
        </w:r>
        <w:del w:id="11589" w:author="Rev 9 Allen Wirfs-Brock" w:date="2012-07-07T16:30:00Z">
          <w:r w:rsidDel="00D11231">
            <w:delText xml:space="preserve"> </w:delText>
          </w:r>
        </w:del>
        <w:r>
          <w:t xml:space="preserve">Value of </w:t>
        </w:r>
        <w:r w:rsidRPr="007F2AF2">
          <w:rPr>
            <w:i/>
          </w:rPr>
          <w:t>IdentifierName</w:t>
        </w:r>
        <w:r>
          <w:t xml:space="preserve">, return </w:t>
        </w:r>
        <w:r w:rsidRPr="007F2AF2">
          <w:rPr>
            <w:b/>
          </w:rPr>
          <w:t>true</w:t>
        </w:r>
        <w:r>
          <w:t>;</w:t>
        </w:r>
      </w:ins>
    </w:p>
    <w:p w14:paraId="4455B311" w14:textId="77777777" w:rsidR="00302EE9" w:rsidRPr="00E77497" w:rsidRDefault="00302EE9" w:rsidP="00302EE9">
      <w:pPr>
        <w:pStyle w:val="Alg4"/>
        <w:numPr>
          <w:ilvl w:val="0"/>
          <w:numId w:val="868"/>
        </w:numPr>
        <w:spacing w:after="220"/>
        <w:contextualSpacing/>
        <w:rPr>
          <w:ins w:id="11590" w:author="Rev 8 Allen Wirfs-Brock" w:date="2012-06-11T14:58:00Z"/>
        </w:rPr>
      </w:pPr>
      <w:ins w:id="11591" w:author="Rev 8 Allen Wirfs-Brock" w:date="2012-06-11T14:58:00Z">
        <w:r w:rsidRPr="00E77497">
          <w:t xml:space="preserve">Return </w:t>
        </w:r>
        <w:r w:rsidRPr="007F2AF2">
          <w:rPr>
            <w:b/>
          </w:rPr>
          <w:t>false</w:t>
        </w:r>
        <w:r w:rsidRPr="00E77497">
          <w:t>.</w:t>
        </w:r>
      </w:ins>
    </w:p>
    <w:p w14:paraId="26C3776F" w14:textId="77777777" w:rsidR="00302EE9" w:rsidRDefault="00302EE9" w:rsidP="00302EE9">
      <w:pPr>
        <w:rPr>
          <w:ins w:id="11592" w:author="Rev 8 Allen Wirfs-Brock" w:date="2012-06-11T14:58:00Z"/>
          <w:rFonts w:ascii="Courier New" w:hAnsi="Courier New" w:cs="Courier New"/>
          <w:b/>
          <w:iCs/>
        </w:rPr>
      </w:pPr>
      <w:ins w:id="11593" w:author="Rev 8 Allen Wirfs-Brock" w:date="2012-06-11T14:58:00Z">
        <w:r>
          <w:rPr>
            <w:rStyle w:val="bnf"/>
          </w:rPr>
          <w:t>CallExpression</w:t>
        </w:r>
        <w:r w:rsidRPr="00E77497">
          <w:t xml:space="preserve"> </w:t>
        </w:r>
        <w:r w:rsidRPr="00E77497">
          <w:rPr>
            <w:b/>
          </w:rPr>
          <w:t>:</w:t>
        </w:r>
        <w:r w:rsidRPr="00E77497">
          <w:t xml:space="preserve"> </w:t>
        </w:r>
      </w:ins>
      <w:ins w:id="11594" w:author="Rev 8 Allen Wirfs-Brock" w:date="2012-06-11T14:59:00Z">
        <w:r>
          <w:rPr>
            <w:rStyle w:val="bnf"/>
          </w:rPr>
          <w:t>Call</w:t>
        </w:r>
      </w:ins>
      <w:ins w:id="11595" w:author="Rev 8 Allen Wirfs-Brock" w:date="2012-06-11T14:58:00Z">
        <w:r>
          <w:rPr>
            <w:rStyle w:val="bnf"/>
          </w:rPr>
          <w:t>Expression</w:t>
        </w:r>
        <w:r w:rsidRPr="00315550">
          <w:rPr>
            <w:rStyle w:val="bnf"/>
            <w:i w:val="0"/>
          </w:rPr>
          <w:t xml:space="preserve"> </w:t>
        </w:r>
        <w:r w:rsidRPr="00315550">
          <w:rPr>
            <w:rStyle w:val="bnf"/>
            <w:rFonts w:ascii="Courier New" w:hAnsi="Courier New" w:cs="Courier New"/>
            <w:b/>
            <w:i w:val="0"/>
          </w:rPr>
          <w:t>.</w:t>
        </w:r>
        <w:r>
          <w:rPr>
            <w:rStyle w:val="bnf"/>
            <w:i w:val="0"/>
          </w:rPr>
          <w:t xml:space="preserve"> </w:t>
        </w:r>
        <w:r w:rsidRPr="00315550">
          <w:rPr>
            <w:rStyle w:val="bnf"/>
            <w:i w:val="0"/>
          </w:rPr>
          <w:t xml:space="preserve"> </w:t>
        </w:r>
        <w:r w:rsidRPr="00E77497">
          <w:rPr>
            <w:rStyle w:val="bnf"/>
          </w:rPr>
          <w:t>IdentifierName</w:t>
        </w:r>
        <w:r w:rsidRPr="006B6D0A">
          <w:t xml:space="preserve"> </w:t>
        </w:r>
      </w:ins>
    </w:p>
    <w:p w14:paraId="33C99226" w14:textId="77777777" w:rsidR="00302EE9" w:rsidRDefault="00302EE9" w:rsidP="00302EE9">
      <w:pPr>
        <w:pStyle w:val="Alg4"/>
        <w:numPr>
          <w:ilvl w:val="0"/>
          <w:numId w:val="870"/>
        </w:numPr>
        <w:spacing w:after="220"/>
        <w:contextualSpacing/>
        <w:rPr>
          <w:ins w:id="11596" w:author="Rev 8 Allen Wirfs-Brock" w:date="2012-06-11T14:58:00Z"/>
        </w:rPr>
      </w:pPr>
      <w:ins w:id="11597" w:author="Rev 8 Allen Wirfs-Brock" w:date="2012-06-11T14:58:00Z">
        <w:r>
          <w:t xml:space="preserve">If  </w:t>
        </w:r>
      </w:ins>
      <w:ins w:id="11598" w:author="Rev 8 Allen Wirfs-Brock" w:date="2012-06-11T14:59:00Z">
        <w:r>
          <w:rPr>
            <w:rStyle w:val="bnf"/>
          </w:rPr>
          <w:t>Call</w:t>
        </w:r>
      </w:ins>
      <w:ins w:id="11599" w:author="Rev 8 Allen Wirfs-Brock" w:date="2012-06-11T14:58:00Z">
        <w:r>
          <w:rPr>
            <w:rStyle w:val="bnf"/>
          </w:rPr>
          <w:t>Expression</w:t>
        </w:r>
        <w:r w:rsidRPr="00ED2E78">
          <w:rPr>
            <w:rStyle w:val="bnf"/>
            <w:i w:val="0"/>
          </w:rPr>
          <w:t xml:space="preserve"> </w:t>
        </w:r>
        <w:r>
          <w:t xml:space="preserve">contains </w:t>
        </w:r>
        <w:r>
          <w:rPr>
            <w:i/>
          </w:rPr>
          <w:t>symbol</w:t>
        </w:r>
        <w:r>
          <w:t xml:space="preserve"> is </w:t>
        </w:r>
        <w:r w:rsidRPr="00315550">
          <w:rPr>
            <w:b/>
          </w:rPr>
          <w:t>true</w:t>
        </w:r>
        <w:r>
          <w:t xml:space="preserve">, return </w:t>
        </w:r>
        <w:r w:rsidRPr="00315550">
          <w:rPr>
            <w:b/>
          </w:rPr>
          <w:t>true</w:t>
        </w:r>
        <w:r>
          <w:t>.</w:t>
        </w:r>
      </w:ins>
    </w:p>
    <w:p w14:paraId="56F897D1" w14:textId="77777777" w:rsidR="00302EE9" w:rsidRDefault="00302EE9" w:rsidP="00302EE9">
      <w:pPr>
        <w:pStyle w:val="Alg4"/>
        <w:numPr>
          <w:ilvl w:val="0"/>
          <w:numId w:val="870"/>
        </w:numPr>
        <w:spacing w:after="220"/>
        <w:contextualSpacing/>
        <w:rPr>
          <w:ins w:id="11600" w:author="Rev 8 Allen Wirfs-Brock" w:date="2012-06-11T14:58:00Z"/>
        </w:rPr>
      </w:pPr>
      <w:ins w:id="11601" w:author="Rev 8 Allen Wirfs-Brock" w:date="2012-06-11T14:58:00Z">
        <w:r>
          <w:t xml:space="preserve">If </w:t>
        </w:r>
        <w:r w:rsidRPr="007F2AF2">
          <w:rPr>
            <w:i/>
          </w:rPr>
          <w:t>symbol</w:t>
        </w:r>
        <w:r>
          <w:t xml:space="preserve"> is a </w:t>
        </w:r>
        <w:r>
          <w:rPr>
            <w:i/>
          </w:rPr>
          <w:t>ReservedWord</w:t>
        </w:r>
        <w:r>
          <w:t xml:space="preserve">, return </w:t>
        </w:r>
        <w:r w:rsidRPr="007F2AF2">
          <w:rPr>
            <w:b/>
          </w:rPr>
          <w:t>false</w:t>
        </w:r>
        <w:r>
          <w:t>.</w:t>
        </w:r>
      </w:ins>
    </w:p>
    <w:p w14:paraId="19E508DE" w14:textId="77777777" w:rsidR="00302EE9" w:rsidRDefault="00302EE9" w:rsidP="00302EE9">
      <w:pPr>
        <w:pStyle w:val="Alg4"/>
        <w:numPr>
          <w:ilvl w:val="0"/>
          <w:numId w:val="870"/>
        </w:numPr>
        <w:spacing w:after="220"/>
        <w:contextualSpacing/>
        <w:rPr>
          <w:ins w:id="11602" w:author="Rev 8 Allen Wirfs-Brock" w:date="2012-06-11T14:58:00Z"/>
        </w:rPr>
      </w:pPr>
      <w:ins w:id="11603" w:author="Rev 8 Allen Wirfs-Brock" w:date="2012-06-11T14:58:00Z">
        <w:r>
          <w:t xml:space="preserve">If </w:t>
        </w:r>
        <w:r w:rsidRPr="007F2AF2">
          <w:rPr>
            <w:i/>
          </w:rPr>
          <w:t>symbol</w:t>
        </w:r>
        <w:r>
          <w:t xml:space="preserve"> is an </w:t>
        </w:r>
        <w:r w:rsidRPr="007F2AF2">
          <w:rPr>
            <w:i/>
          </w:rPr>
          <w:t>Identifier</w:t>
        </w:r>
        <w:r>
          <w:t xml:space="preserve"> and String</w:t>
        </w:r>
        <w:del w:id="11604" w:author="Rev 9 Allen Wirfs-Brock" w:date="2012-07-07T16:30:00Z">
          <w:r w:rsidDel="00D11231">
            <w:delText xml:space="preserve"> </w:delText>
          </w:r>
        </w:del>
        <w:r>
          <w:t xml:space="preserve">Value of </w:t>
        </w:r>
        <w:r w:rsidRPr="007F2AF2">
          <w:rPr>
            <w:i/>
          </w:rPr>
          <w:t>symbol</w:t>
        </w:r>
        <w:r>
          <w:t xml:space="preserve"> is the same value as the String</w:t>
        </w:r>
        <w:del w:id="11605" w:author="Rev 9 Allen Wirfs-Brock" w:date="2012-07-07T16:30:00Z">
          <w:r w:rsidDel="00D11231">
            <w:delText xml:space="preserve"> </w:delText>
          </w:r>
        </w:del>
        <w:r>
          <w:t xml:space="preserve">Value of </w:t>
        </w:r>
        <w:r w:rsidRPr="007F2AF2">
          <w:rPr>
            <w:i/>
          </w:rPr>
          <w:t>IdentifierName</w:t>
        </w:r>
        <w:r>
          <w:t xml:space="preserve">, return </w:t>
        </w:r>
        <w:r w:rsidRPr="007F2AF2">
          <w:rPr>
            <w:b/>
          </w:rPr>
          <w:t>true</w:t>
        </w:r>
        <w:r>
          <w:t>;</w:t>
        </w:r>
      </w:ins>
    </w:p>
    <w:p w14:paraId="0291DB42" w14:textId="77777777" w:rsidR="00302EE9" w:rsidRPr="00E77497" w:rsidRDefault="00302EE9" w:rsidP="00302EE9">
      <w:pPr>
        <w:pStyle w:val="Alg4"/>
        <w:numPr>
          <w:ilvl w:val="0"/>
          <w:numId w:val="870"/>
        </w:numPr>
        <w:spacing w:after="220"/>
        <w:contextualSpacing/>
        <w:rPr>
          <w:ins w:id="11606" w:author="Rev 8 Allen Wirfs-Brock" w:date="2012-06-11T14:58:00Z"/>
        </w:rPr>
      </w:pPr>
      <w:ins w:id="11607" w:author="Rev 8 Allen Wirfs-Brock" w:date="2012-06-11T14:58:00Z">
        <w:r w:rsidRPr="00E77497">
          <w:t xml:space="preserve">Return </w:t>
        </w:r>
        <w:r w:rsidRPr="007F2AF2">
          <w:rPr>
            <w:b/>
          </w:rPr>
          <w:t>false</w:t>
        </w:r>
        <w:r w:rsidRPr="00E77497">
          <w:t>.</w:t>
        </w:r>
      </w:ins>
    </w:p>
    <w:p w14:paraId="309525B4" w14:textId="77777777" w:rsidR="00EA4F82" w:rsidRPr="006B6D0A" w:rsidDel="00F46CA1" w:rsidRDefault="00EA4F82" w:rsidP="00BF5AD1">
      <w:pPr>
        <w:tabs>
          <w:tab w:val="left" w:pos="270"/>
        </w:tabs>
        <w:rPr>
          <w:ins w:id="11608" w:author="Rev 7 Allen Wirfs-Brock" w:date="2012-04-25T08:29:00Z"/>
          <w:del w:id="11609" w:author="Rev 10 Allen Wirfs-Brock" w:date="2012-09-26T16:29:00Z"/>
          <w:rFonts w:ascii="Helvetica" w:hAnsi="Helvetica"/>
          <w:b/>
        </w:rPr>
      </w:pPr>
      <w:ins w:id="11610" w:author="Rev 7 Allen Wirfs-Brock" w:date="2012-04-25T08:29:00Z">
        <w:del w:id="11611" w:author="Rev 10 Allen Wirfs-Brock" w:date="2012-09-26T16:29:00Z">
          <w:r w:rsidRPr="003B4312" w:rsidDel="00F46CA1">
            <w:rPr>
              <w:rFonts w:ascii="Helvetica" w:hAnsi="Helvetica"/>
              <w:b/>
            </w:rPr>
            <w:delText xml:space="preserve">Static Semantics:  </w:delText>
          </w:r>
          <w:r w:rsidDel="00F46CA1">
            <w:rPr>
              <w:rFonts w:ascii="Helvetica" w:hAnsi="Helvetica"/>
              <w:b/>
              <w:lang w:eastAsia="en-US"/>
            </w:rPr>
            <w:delText>Is</w:delText>
          </w:r>
        </w:del>
      </w:ins>
      <w:ins w:id="11612" w:author="Rev 7 Allen Wirfs-Brock" w:date="2012-04-25T08:36:00Z">
        <w:del w:id="11613" w:author="Rev 10 Allen Wirfs-Brock" w:date="2012-09-07T09:36:00Z">
          <w:r w:rsidDel="000F5540">
            <w:rPr>
              <w:rFonts w:ascii="Helvetica" w:hAnsi="Helvetica"/>
              <w:b/>
              <w:lang w:eastAsia="en-US"/>
            </w:rPr>
            <w:delText>Inv</w:delText>
          </w:r>
        </w:del>
        <w:del w:id="11614" w:author="Rev 10 Allen Wirfs-Brock" w:date="2012-09-26T16:29:00Z">
          <w:r w:rsidDel="00F46CA1">
            <w:rPr>
              <w:rFonts w:ascii="Helvetica" w:hAnsi="Helvetica"/>
              <w:b/>
              <w:lang w:eastAsia="en-US"/>
            </w:rPr>
            <w:delText>alid</w:delText>
          </w:r>
        </w:del>
      </w:ins>
      <w:ins w:id="11615" w:author="Rev 7 Allen Wirfs-Brock" w:date="2012-04-25T08:57:00Z">
        <w:del w:id="11616" w:author="Rev 10 Allen Wirfs-Brock" w:date="2012-09-26T16:29:00Z">
          <w:r w:rsidR="001B055A" w:rsidDel="00F46CA1">
            <w:rPr>
              <w:rFonts w:ascii="Helvetica" w:hAnsi="Helvetica"/>
              <w:b/>
              <w:lang w:eastAsia="en-US"/>
            </w:rPr>
            <w:delText>Assignment</w:delText>
          </w:r>
        </w:del>
      </w:ins>
      <w:ins w:id="11617" w:author="Rev 7 Allen Wirfs-Brock" w:date="2012-04-25T08:36:00Z">
        <w:del w:id="11618" w:author="Rev 10 Allen Wirfs-Brock" w:date="2012-09-26T16:29:00Z">
          <w:r w:rsidDel="00F46CA1">
            <w:rPr>
              <w:rFonts w:ascii="Helvetica" w:hAnsi="Helvetica"/>
              <w:b/>
              <w:lang w:eastAsia="en-US"/>
            </w:rPr>
            <w:delText>Pattern</w:delText>
          </w:r>
        </w:del>
      </w:ins>
    </w:p>
    <w:p w14:paraId="64D4431B" w14:textId="77777777" w:rsidR="00EA4F82" w:rsidRPr="00675B74" w:rsidDel="00F46CA1" w:rsidRDefault="00EA4F82" w:rsidP="00EA4F82">
      <w:pPr>
        <w:rPr>
          <w:ins w:id="11619" w:author="Rev 7 Allen Wirfs-Brock" w:date="2012-04-25T08:29:00Z"/>
          <w:del w:id="11620" w:author="Rev 10 Allen Wirfs-Brock" w:date="2012-09-26T16:29:00Z"/>
        </w:rPr>
      </w:pPr>
      <w:ins w:id="11621" w:author="Rev 7 Allen Wirfs-Brock" w:date="2012-04-25T08:29:00Z">
        <w:del w:id="11622" w:author="Rev 10 Allen Wirfs-Brock" w:date="2012-09-26T16:29:00Z">
          <w:r w:rsidDel="00F46CA1">
            <w:rPr>
              <w:rStyle w:val="bnf"/>
            </w:rPr>
            <w:delText>LeftHandSic</w:delText>
          </w:r>
        </w:del>
      </w:ins>
      <w:ins w:id="11623" w:author="Rev 8 Allen Wirfs-Brock" w:date="2012-05-10T17:49:00Z">
        <w:del w:id="11624" w:author="Rev 10 Allen Wirfs-Brock" w:date="2012-09-26T16:29:00Z">
          <w:r w:rsidR="007110FE" w:rsidDel="00F46CA1">
            <w:rPr>
              <w:rStyle w:val="bnf"/>
            </w:rPr>
            <w:delText>d</w:delText>
          </w:r>
        </w:del>
      </w:ins>
      <w:ins w:id="11625" w:author="Rev 7 Allen Wirfs-Brock" w:date="2012-04-25T08:29:00Z">
        <w:del w:id="11626" w:author="Rev 10 Allen Wirfs-Brock" w:date="2012-09-26T16:29:00Z">
          <w:r w:rsidDel="00F46CA1">
            <w:rPr>
              <w:rStyle w:val="bnf"/>
            </w:rPr>
            <w:delText>eExpress</w:delText>
          </w:r>
        </w:del>
      </w:ins>
      <w:ins w:id="11627" w:author="Rev 7 Allen Wirfs-Brock" w:date="2012-04-25T08:55:00Z">
        <w:del w:id="11628" w:author="Rev 10 Allen Wirfs-Brock" w:date="2012-09-26T16:29:00Z">
          <w:r w:rsidR="001B055A" w:rsidDel="00F46CA1">
            <w:rPr>
              <w:rStyle w:val="bnf"/>
            </w:rPr>
            <w:delText>ion</w:delText>
          </w:r>
        </w:del>
      </w:ins>
      <w:ins w:id="11629" w:author="Rev 7 Allen Wirfs-Brock" w:date="2012-04-25T08:29:00Z">
        <w:del w:id="11630" w:author="Rev 10 Allen Wirfs-Brock" w:date="2012-09-26T16:29:00Z">
          <w:r w:rsidRPr="009C202C" w:rsidDel="00F46CA1">
            <w:rPr>
              <w:rStyle w:val="bnf"/>
            </w:rPr>
            <w:delText xml:space="preserve"> </w:delText>
          </w:r>
        </w:del>
      </w:ins>
      <w:ins w:id="11631" w:author="Rev 7 Allen Wirfs-Brock" w:date="2012-04-25T08:30:00Z">
        <w:del w:id="11632" w:author="Rev 10 Allen Wirfs-Brock" w:date="2012-09-26T16:29:00Z">
          <w:r w:rsidDel="00F46CA1">
            <w:delText xml:space="preserve">: </w:delText>
          </w:r>
          <w:r w:rsidRPr="00EA4F82" w:rsidDel="00F46CA1">
            <w:rPr>
              <w:rStyle w:val="bnf"/>
            </w:rPr>
            <w:delText>NewExpression</w:delText>
          </w:r>
        </w:del>
      </w:ins>
    </w:p>
    <w:p w14:paraId="3E1F560C" w14:textId="77777777" w:rsidR="001B055A" w:rsidDel="00D90D13" w:rsidRDefault="00EA4F82" w:rsidP="00EA4F82">
      <w:pPr>
        <w:pStyle w:val="Alg4"/>
        <w:numPr>
          <w:ilvl w:val="0"/>
          <w:numId w:val="469"/>
        </w:numPr>
        <w:spacing w:after="220"/>
        <w:contextualSpacing/>
        <w:rPr>
          <w:ins w:id="11633" w:author="Rev 7 Allen Wirfs-Brock" w:date="2012-04-25T08:50:00Z"/>
          <w:del w:id="11634" w:author="Rev 10 Allen Wirfs-Brock" w:date="2012-09-07T09:39:00Z"/>
        </w:rPr>
      </w:pPr>
      <w:ins w:id="11635" w:author="Rev 7 Allen Wirfs-Brock" w:date="2012-04-25T08:45:00Z">
        <w:del w:id="11636" w:author="Rev 10 Allen Wirfs-Brock" w:date="2012-09-07T09:39:00Z">
          <w:r w:rsidDel="00D90D13">
            <w:delText xml:space="preserve">If the source code corresponding to </w:delText>
          </w:r>
        </w:del>
      </w:ins>
      <w:ins w:id="11637" w:author="Rev 7 Allen Wirfs-Brock" w:date="2012-04-25T08:32:00Z">
        <w:del w:id="11638" w:author="Rev 10 Allen Wirfs-Brock" w:date="2012-09-07T09:39:00Z">
          <w:r w:rsidRPr="00557892" w:rsidDel="00D90D13">
            <w:rPr>
              <w:rStyle w:val="bnf"/>
            </w:rPr>
            <w:delText>NewExpression</w:delText>
          </w:r>
          <w:r w:rsidDel="00D90D13">
            <w:delText xml:space="preserve"> </w:delText>
          </w:r>
        </w:del>
      </w:ins>
      <w:ins w:id="11639" w:author="Rev 7 Allen Wirfs-Brock" w:date="2012-04-25T08:46:00Z">
        <w:del w:id="11640" w:author="Rev 10 Allen Wirfs-Brock" w:date="2012-09-07T09:39:00Z">
          <w:r w:rsidR="001B055A" w:rsidDel="00D90D13">
            <w:delText>can</w:delText>
          </w:r>
        </w:del>
        <w:del w:id="11641" w:author="Rev 10 Allen Wirfs-Brock" w:date="2012-09-07T09:37:00Z">
          <w:r w:rsidDel="000F5540">
            <w:delText>not</w:delText>
          </w:r>
        </w:del>
        <w:del w:id="11642" w:author="Rev 10 Allen Wirfs-Brock" w:date="2012-09-07T09:39:00Z">
          <w:r w:rsidDel="00D90D13">
            <w:delText xml:space="preserve"> be parsed</w:delText>
          </w:r>
        </w:del>
      </w:ins>
      <w:ins w:id="11643" w:author="Rev 7 Allen Wirfs-Brock" w:date="2012-04-25T08:50:00Z">
        <w:del w:id="11644" w:author="Rev 10 Allen Wirfs-Brock" w:date="2012-09-07T09:39:00Z">
          <w:r w:rsidR="001B055A" w:rsidDel="00D90D13">
            <w:delText xml:space="preserve"> as</w:delText>
          </w:r>
        </w:del>
      </w:ins>
      <w:ins w:id="11645" w:author="Rev 7 Allen Wirfs-Brock" w:date="2012-04-25T08:32:00Z">
        <w:del w:id="11646" w:author="Rev 10 Allen Wirfs-Brock" w:date="2012-09-07T09:39:00Z">
          <w:r w:rsidDel="00D90D13">
            <w:delText xml:space="preserve"> </w:delText>
          </w:r>
        </w:del>
      </w:ins>
      <w:ins w:id="11647" w:author="Rev 7 Allen Wirfs-Brock" w:date="2012-04-25T08:50:00Z">
        <w:del w:id="11648" w:author="Rev 10 Allen Wirfs-Brock" w:date="2012-09-07T09:39:00Z">
          <w:r w:rsidR="001B055A" w:rsidDel="00D90D13">
            <w:rPr>
              <w:i/>
            </w:rPr>
            <w:delText>ArrayLiteral</w:delText>
          </w:r>
        </w:del>
      </w:ins>
      <w:ins w:id="11649" w:author="Rev 7 Allen Wirfs-Brock" w:date="2012-04-25T08:32:00Z">
        <w:del w:id="11650" w:author="Rev 10 Allen Wirfs-Brock" w:date="2012-09-07T09:39:00Z">
          <w:r w:rsidDel="00D90D13">
            <w:delText xml:space="preserve">, </w:delText>
          </w:r>
        </w:del>
      </w:ins>
      <w:ins w:id="11651" w:author="Rev 7 Allen Wirfs-Brock" w:date="2012-04-25T08:50:00Z">
        <w:del w:id="11652" w:author="Rev 10 Allen Wirfs-Brock" w:date="2012-09-07T09:39:00Z">
          <w:r w:rsidR="001B055A" w:rsidDel="00D90D13">
            <w:delText>then</w:delText>
          </w:r>
        </w:del>
      </w:ins>
    </w:p>
    <w:p w14:paraId="5334F222" w14:textId="77777777" w:rsidR="00EA4F82" w:rsidDel="00D90D13" w:rsidRDefault="001B055A" w:rsidP="001B055A">
      <w:pPr>
        <w:pStyle w:val="Alg4"/>
        <w:numPr>
          <w:ilvl w:val="1"/>
          <w:numId w:val="469"/>
        </w:numPr>
        <w:spacing w:after="220"/>
        <w:contextualSpacing/>
        <w:rPr>
          <w:ins w:id="11653" w:author="Rev 7 Allen Wirfs-Brock" w:date="2012-04-25T08:32:00Z"/>
          <w:del w:id="11654" w:author="Rev 10 Allen Wirfs-Brock" w:date="2012-09-07T09:39:00Z"/>
        </w:rPr>
      </w:pPr>
      <w:ins w:id="11655" w:author="Rev 7 Allen Wirfs-Brock" w:date="2012-04-25T08:51:00Z">
        <w:del w:id="11656" w:author="Rev 10 Allen Wirfs-Brock" w:date="2012-09-07T09:39:00Z">
          <w:r w:rsidDel="00D90D13">
            <w:delText xml:space="preserve">If the source code corresponding to </w:delText>
          </w:r>
          <w:r w:rsidRPr="00557892" w:rsidDel="00D90D13">
            <w:rPr>
              <w:rStyle w:val="bnf"/>
            </w:rPr>
            <w:delText>NewExpression</w:delText>
          </w:r>
          <w:r w:rsidDel="00D90D13">
            <w:delText xml:space="preserve"> cannot be parsed as  </w:delText>
          </w:r>
          <w:r w:rsidDel="00D90D13">
            <w:rPr>
              <w:i/>
            </w:rPr>
            <w:delText>ObjectLiteral</w:delText>
          </w:r>
          <w:r w:rsidDel="00D90D13">
            <w:delText xml:space="preserve">, then </w:delText>
          </w:r>
        </w:del>
      </w:ins>
      <w:ins w:id="11657" w:author="Rev 7 Allen Wirfs-Brock" w:date="2012-04-25T08:33:00Z">
        <w:del w:id="11658" w:author="Rev 10 Allen Wirfs-Brock" w:date="2012-09-07T09:39:00Z">
          <w:r w:rsidR="00EA4F82" w:rsidDel="00D90D13">
            <w:delText>r</w:delText>
          </w:r>
        </w:del>
      </w:ins>
      <w:ins w:id="11659" w:author="Rev 7 Allen Wirfs-Brock" w:date="2012-04-25T08:32:00Z">
        <w:del w:id="11660" w:author="Rev 10 Allen Wirfs-Brock" w:date="2012-09-07T09:39:00Z">
          <w:r w:rsidR="00EA4F82" w:rsidRPr="00E77497" w:rsidDel="00D90D13">
            <w:delText>eturn</w:delText>
          </w:r>
        </w:del>
      </w:ins>
      <w:ins w:id="11661" w:author="Rev 7 Allen Wirfs-Brock" w:date="2012-04-25T08:33:00Z">
        <w:del w:id="11662" w:author="Rev 10 Allen Wirfs-Brock" w:date="2012-09-07T09:39:00Z">
          <w:r w:rsidR="00EA4F82" w:rsidDel="00D90D13">
            <w:delText xml:space="preserve"> </w:delText>
          </w:r>
        </w:del>
      </w:ins>
      <w:ins w:id="11663" w:author="Rev 7 Allen Wirfs-Brock" w:date="2012-04-25T08:51:00Z">
        <w:del w:id="11664" w:author="Rev 10 Allen Wirfs-Brock" w:date="2012-09-07T09:39:00Z">
          <w:r w:rsidRPr="001B055A" w:rsidDel="00D90D13">
            <w:rPr>
              <w:b/>
            </w:rPr>
            <w:delText>false</w:delText>
          </w:r>
        </w:del>
      </w:ins>
      <w:ins w:id="11665" w:author="Rev 7 Allen Wirfs-Brock" w:date="2012-04-25T08:33:00Z">
        <w:del w:id="11666" w:author="Rev 10 Allen Wirfs-Brock" w:date="2012-09-07T09:39:00Z">
          <w:r w:rsidR="00EA4F82" w:rsidDel="00D90D13">
            <w:delText>.</w:delText>
          </w:r>
        </w:del>
      </w:ins>
    </w:p>
    <w:p w14:paraId="3139F225" w14:textId="77777777" w:rsidR="001B055A" w:rsidDel="00F46CA1" w:rsidRDefault="001B055A" w:rsidP="00EA4F82">
      <w:pPr>
        <w:pStyle w:val="Alg4"/>
        <w:numPr>
          <w:ilvl w:val="0"/>
          <w:numId w:val="469"/>
        </w:numPr>
        <w:spacing w:after="220"/>
        <w:contextualSpacing/>
        <w:rPr>
          <w:ins w:id="11667" w:author="Rev 7 Allen Wirfs-Brock" w:date="2012-04-25T08:49:00Z"/>
          <w:del w:id="11668" w:author="Rev 10 Allen Wirfs-Brock" w:date="2012-09-26T16:29:00Z"/>
        </w:rPr>
      </w:pPr>
      <w:ins w:id="11669" w:author="Rev 7 Allen Wirfs-Brock" w:date="2012-04-25T08:52:00Z">
        <w:del w:id="11670" w:author="Rev 10 Allen Wirfs-Brock" w:date="2012-09-26T16:29:00Z">
          <w:r w:rsidDel="00F46CA1">
            <w:delText xml:space="preserve">If the source code corresponding to </w:delText>
          </w:r>
          <w:r w:rsidRPr="00557892" w:rsidDel="00F46CA1">
            <w:rPr>
              <w:rStyle w:val="bnf"/>
            </w:rPr>
            <w:delText>NewExpression</w:delText>
          </w:r>
          <w:r w:rsidDel="00F46CA1">
            <w:delText xml:space="preserve"> </w:delText>
          </w:r>
        </w:del>
      </w:ins>
      <w:ins w:id="11671" w:author="Rev 7 Allen Wirfs-Brock" w:date="2012-04-25T08:49:00Z">
        <w:del w:id="11672" w:author="Rev 10 Allen Wirfs-Brock" w:date="2012-09-26T16:29:00Z">
          <w:r w:rsidRPr="00E77497" w:rsidDel="00F46CA1">
            <w:delText>can</w:delText>
          </w:r>
        </w:del>
        <w:del w:id="11673" w:author="Rev 10 Allen Wirfs-Brock" w:date="2012-09-07T09:39:00Z">
          <w:r w:rsidRPr="00E77497" w:rsidDel="00D90D13">
            <w:delText>not</w:delText>
          </w:r>
        </w:del>
        <w:del w:id="11674" w:author="Rev 10 Allen Wirfs-Brock" w:date="2012-09-26T16:29:00Z">
          <w:r w:rsidRPr="00E77497" w:rsidDel="00F46CA1">
            <w:delText xml:space="preserve"> be parsed using </w:delText>
          </w:r>
          <w:r w:rsidRPr="00E77497" w:rsidDel="00F46CA1">
            <w:rPr>
              <w:rStyle w:val="bnf"/>
            </w:rPr>
            <w:delText>AssignmentPattern</w:delText>
          </w:r>
          <w:r w:rsidRPr="00E77497" w:rsidDel="00F46CA1">
            <w:delText xml:space="preserve"> </w:delText>
          </w:r>
        </w:del>
      </w:ins>
      <w:ins w:id="11675" w:author="Rev 7 Allen Wirfs-Brock" w:date="2012-04-25T08:54:00Z">
        <w:del w:id="11676" w:author="Rev 10 Allen Wirfs-Brock" w:date="2012-09-26T16:29:00Z">
          <w:r w:rsidDel="00F46CA1">
            <w:delText xml:space="preserve">(11.13.1) </w:delText>
          </w:r>
        </w:del>
      </w:ins>
      <w:ins w:id="11677" w:author="Rev 7 Allen Wirfs-Brock" w:date="2012-04-25T08:49:00Z">
        <w:del w:id="11678" w:author="Rev 10 Allen Wirfs-Brock" w:date="2012-09-26T16:29:00Z">
          <w:r w:rsidRPr="00E77497" w:rsidDel="00F46CA1">
            <w:delText>as the goal symbol</w:delText>
          </w:r>
        </w:del>
      </w:ins>
      <w:ins w:id="11679" w:author="Rev 7 Allen Wirfs-Brock" w:date="2012-04-25T08:52:00Z">
        <w:del w:id="11680" w:author="Rev 10 Allen Wirfs-Brock" w:date="2012-09-26T16:29:00Z">
          <w:r w:rsidDel="00F46CA1">
            <w:delText xml:space="preserve">, return </w:delText>
          </w:r>
          <w:r w:rsidRPr="001B055A" w:rsidDel="00F46CA1">
            <w:rPr>
              <w:b/>
            </w:rPr>
            <w:delText>true</w:delText>
          </w:r>
          <w:r w:rsidDel="00F46CA1">
            <w:delText>.</w:delText>
          </w:r>
        </w:del>
      </w:ins>
    </w:p>
    <w:p w14:paraId="170B4F95" w14:textId="77777777" w:rsidR="00EA4F82" w:rsidRPr="00E77497" w:rsidDel="00F46CA1" w:rsidRDefault="00EA4F82" w:rsidP="00EA4F82">
      <w:pPr>
        <w:pStyle w:val="Alg4"/>
        <w:numPr>
          <w:ilvl w:val="0"/>
          <w:numId w:val="469"/>
        </w:numPr>
        <w:spacing w:after="220"/>
        <w:contextualSpacing/>
        <w:rPr>
          <w:ins w:id="11681" w:author="Rev 7 Allen Wirfs-Brock" w:date="2012-04-25T08:29:00Z"/>
          <w:del w:id="11682" w:author="Rev 10 Allen Wirfs-Brock" w:date="2012-09-26T16:29:00Z"/>
        </w:rPr>
      </w:pPr>
      <w:ins w:id="11683" w:author="Rev 7 Allen Wirfs-Brock" w:date="2012-04-25T08:33:00Z">
        <w:del w:id="11684" w:author="Rev 10 Allen Wirfs-Brock" w:date="2012-09-26T16:29:00Z">
          <w:r w:rsidDel="00F46CA1">
            <w:delText xml:space="preserve">Return </w:delText>
          </w:r>
          <w:r w:rsidRPr="001B055A" w:rsidDel="00F46CA1">
            <w:rPr>
              <w:b/>
            </w:rPr>
            <w:delText>false</w:delText>
          </w:r>
        </w:del>
      </w:ins>
      <w:ins w:id="11685" w:author="Rev 7 Allen Wirfs-Brock" w:date="2012-04-25T08:29:00Z">
        <w:del w:id="11686" w:author="Rev 10 Allen Wirfs-Brock" w:date="2012-09-26T16:29:00Z">
          <w:r w:rsidRPr="00E77497" w:rsidDel="00F46CA1">
            <w:delText>.</w:delText>
          </w:r>
        </w:del>
      </w:ins>
    </w:p>
    <w:p w14:paraId="27F8CE50" w14:textId="77777777" w:rsidR="001B055A" w:rsidRPr="00675B74" w:rsidDel="00F46CA1" w:rsidRDefault="001B055A" w:rsidP="001B055A">
      <w:pPr>
        <w:rPr>
          <w:ins w:id="11687" w:author="Rev 7 Allen Wirfs-Brock" w:date="2012-04-25T08:56:00Z"/>
          <w:del w:id="11688" w:author="Rev 10 Allen Wirfs-Brock" w:date="2012-09-26T16:29:00Z"/>
        </w:rPr>
      </w:pPr>
      <w:ins w:id="11689" w:author="Rev 7 Allen Wirfs-Brock" w:date="2012-04-25T08:56:00Z">
        <w:del w:id="11690" w:author="Rev 10 Allen Wirfs-Brock" w:date="2012-09-26T16:29:00Z">
          <w:r w:rsidDel="00F46CA1">
            <w:rPr>
              <w:rStyle w:val="bnf"/>
            </w:rPr>
            <w:delText>LeftHandSic</w:delText>
          </w:r>
        </w:del>
      </w:ins>
      <w:ins w:id="11691" w:author="Rev 8 Allen Wirfs-Brock" w:date="2012-05-10T17:49:00Z">
        <w:del w:id="11692" w:author="Rev 10 Allen Wirfs-Brock" w:date="2012-09-26T16:29:00Z">
          <w:r w:rsidR="007110FE" w:rsidDel="00F46CA1">
            <w:rPr>
              <w:rStyle w:val="bnf"/>
            </w:rPr>
            <w:delText>d</w:delText>
          </w:r>
        </w:del>
      </w:ins>
      <w:ins w:id="11693" w:author="Rev 7 Allen Wirfs-Brock" w:date="2012-04-25T08:56:00Z">
        <w:del w:id="11694" w:author="Rev 10 Allen Wirfs-Brock" w:date="2012-09-26T16:29:00Z">
          <w:r w:rsidDel="00F46CA1">
            <w:rPr>
              <w:rStyle w:val="bnf"/>
            </w:rPr>
            <w:delText>eExpression</w:delText>
          </w:r>
          <w:r w:rsidRPr="009C202C" w:rsidDel="00F46CA1">
            <w:rPr>
              <w:rStyle w:val="bnf"/>
            </w:rPr>
            <w:delText xml:space="preserve"> </w:delText>
          </w:r>
          <w:r w:rsidDel="00F46CA1">
            <w:delText xml:space="preserve">: </w:delText>
          </w:r>
          <w:r w:rsidDel="00F46CA1">
            <w:rPr>
              <w:rStyle w:val="bnf"/>
            </w:rPr>
            <w:delText>Call</w:delText>
          </w:r>
          <w:r w:rsidRPr="00EA4F82" w:rsidDel="00F46CA1">
            <w:rPr>
              <w:rStyle w:val="bnf"/>
            </w:rPr>
            <w:delText>Expression</w:delText>
          </w:r>
        </w:del>
      </w:ins>
    </w:p>
    <w:p w14:paraId="0F0F9BF9" w14:textId="77777777" w:rsidR="001B055A" w:rsidRPr="00E77497" w:rsidDel="00F46CA1" w:rsidRDefault="001B055A" w:rsidP="001B055A">
      <w:pPr>
        <w:pStyle w:val="Alg4"/>
        <w:numPr>
          <w:ilvl w:val="0"/>
          <w:numId w:val="731"/>
        </w:numPr>
        <w:spacing w:after="220"/>
        <w:contextualSpacing/>
        <w:rPr>
          <w:ins w:id="11695" w:author="Rev 7 Allen Wirfs-Brock" w:date="2012-04-25T08:56:00Z"/>
          <w:del w:id="11696" w:author="Rev 10 Allen Wirfs-Brock" w:date="2012-09-26T16:29:00Z"/>
        </w:rPr>
      </w:pPr>
      <w:ins w:id="11697" w:author="Rev 7 Allen Wirfs-Brock" w:date="2012-04-25T08:56:00Z">
        <w:del w:id="11698" w:author="Rev 10 Allen Wirfs-Brock" w:date="2012-09-26T16:29:00Z">
          <w:r w:rsidDel="00F46CA1">
            <w:delText xml:space="preserve">Return </w:delText>
          </w:r>
          <w:r w:rsidRPr="001B055A" w:rsidDel="00F46CA1">
            <w:rPr>
              <w:b/>
            </w:rPr>
            <w:delText>false</w:delText>
          </w:r>
          <w:r w:rsidRPr="00E77497" w:rsidDel="00F46CA1">
            <w:delText>.</w:delText>
          </w:r>
        </w:del>
      </w:ins>
    </w:p>
    <w:p w14:paraId="64DF48D1" w14:textId="77777777" w:rsidR="00C06040" w:rsidRPr="00E77497" w:rsidRDefault="00C06040" w:rsidP="00C06040">
      <w:pPr>
        <w:rPr>
          <w:ins w:id="11699" w:author="Rev 10 Allen Wirfs-Brock" w:date="2012-09-07T09:21:00Z"/>
          <w:rFonts w:ascii="Helvetica" w:hAnsi="Helvetica"/>
          <w:b/>
        </w:rPr>
      </w:pPr>
      <w:ins w:id="11700" w:author="Rev 10 Allen Wirfs-Brock" w:date="2012-09-07T09:21:00Z">
        <w:r w:rsidRPr="00E77497">
          <w:rPr>
            <w:rFonts w:ascii="Helvetica" w:hAnsi="Helvetica"/>
            <w:b/>
          </w:rPr>
          <w:t xml:space="preserve">Static Semantics:  </w:t>
        </w:r>
        <w:r w:rsidRPr="00BD6E56">
          <w:rPr>
            <w:rFonts w:ascii="Helvetica" w:hAnsi="Helvetica"/>
            <w:b/>
            <w:lang w:eastAsia="en-US"/>
          </w:rPr>
          <w:t>IsValidSimpleAssignmentTarget</w:t>
        </w:r>
      </w:ins>
    </w:p>
    <w:p w14:paraId="64F95DF4" w14:textId="77777777" w:rsidR="00C06040" w:rsidRPr="00E77497" w:rsidRDefault="00C06040" w:rsidP="00C06040">
      <w:pPr>
        <w:pStyle w:val="SyntaxRule"/>
        <w:rPr>
          <w:ins w:id="11701" w:author="Rev 10 Allen Wirfs-Brock" w:date="2012-09-07T09:23:00Z"/>
        </w:rPr>
      </w:pPr>
      <w:ins w:id="11702" w:author="Rev 10 Allen Wirfs-Brock" w:date="2012-09-07T09:23:00Z">
        <w:r w:rsidRPr="00E77497">
          <w:t xml:space="preserve">CallExpression </w:t>
        </w:r>
        <w:r w:rsidRPr="00E77497">
          <w:rPr>
            <w:rFonts w:ascii="Arial" w:hAnsi="Arial"/>
            <w:b/>
            <w:i w:val="0"/>
          </w:rPr>
          <w:t>:</w:t>
        </w:r>
      </w:ins>
    </w:p>
    <w:p w14:paraId="4D964649" w14:textId="77777777" w:rsidR="00C06040" w:rsidRPr="00E77497" w:rsidRDefault="00C06040" w:rsidP="00C06040">
      <w:pPr>
        <w:pStyle w:val="SyntaxDefinition"/>
        <w:rPr>
          <w:ins w:id="11703" w:author="Rev 10 Allen Wirfs-Brock" w:date="2012-09-07T09:23:00Z"/>
        </w:rPr>
      </w:pPr>
      <w:commentRangeStart w:id="11704"/>
      <w:ins w:id="11705" w:author="Rev 10 Allen Wirfs-Brock" w:date="2012-09-07T09:23:00Z">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t xml:space="preserve">super </w:t>
        </w:r>
        <w:r w:rsidRPr="00E77497">
          <w:t>Arguments</w:t>
        </w:r>
        <w:r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ins>
      <w:commentRangeEnd w:id="11704"/>
      <w:ins w:id="11706" w:author="Rev 10 Allen Wirfs-Brock" w:date="2012-09-07T09:26:00Z">
        <w:r>
          <w:rPr>
            <w:rStyle w:val="af3"/>
            <w:rFonts w:ascii="Arial" w:eastAsia="MS Mincho" w:hAnsi="Arial"/>
            <w:i w:val="0"/>
            <w:lang w:eastAsia="ja-JP"/>
          </w:rPr>
          <w:commentReference w:id="11704"/>
        </w:r>
      </w:ins>
      <w:ins w:id="11707" w:author="Rev 10 Allen Wirfs-Brock" w:date="2012-09-07T09:23:00Z">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r w:rsidRPr="00EB368B">
          <w:rPr>
            <w:rFonts w:ascii="Courier New" w:hAnsi="Courier New"/>
            <w:b/>
            <w:i w:val="0"/>
          </w:rPr>
          <w:t xml:space="preserve"> </w:t>
        </w:r>
      </w:ins>
    </w:p>
    <w:p w14:paraId="191346E6" w14:textId="77777777" w:rsidR="000F5540" w:rsidRPr="00E77497" w:rsidRDefault="000F5540" w:rsidP="000F5540">
      <w:pPr>
        <w:pStyle w:val="SyntaxRule"/>
        <w:rPr>
          <w:ins w:id="11708" w:author="Rev 10 Allen Wirfs-Brock" w:date="2012-09-07T09:30:00Z"/>
        </w:rPr>
      </w:pPr>
      <w:ins w:id="11709" w:author="Rev 10 Allen Wirfs-Brock" w:date="2012-09-07T09:30:00Z">
        <w:r w:rsidRPr="00E77497">
          <w:t xml:space="preserve">MemberExpression </w:t>
        </w:r>
        <w:r w:rsidRPr="00E77497">
          <w:rPr>
            <w:rFonts w:ascii="Arial" w:hAnsi="Arial" w:cs="Arial"/>
            <w:b/>
            <w:i w:val="0"/>
          </w:rPr>
          <w:t>:</w:t>
        </w:r>
      </w:ins>
    </w:p>
    <w:p w14:paraId="13939A02" w14:textId="77777777" w:rsidR="000F5540" w:rsidRPr="00E77497" w:rsidRDefault="000F5540" w:rsidP="000F5540">
      <w:pPr>
        <w:pStyle w:val="SyntaxDefinition"/>
        <w:rPr>
          <w:ins w:id="11710" w:author="Rev 10 Allen Wirfs-Brock" w:date="2012-09-07T09:30:00Z"/>
        </w:rPr>
      </w:pPr>
      <w:ins w:id="11711" w:author="Rev 10 Allen Wirfs-Brock" w:date="2012-09-07T09:30:00Z">
        <w:r w:rsidRPr="00E77497">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r>
          <w:br/>
        </w:r>
        <w:r w:rsidRPr="00E77497">
          <w:rPr>
            <w:rFonts w:ascii="Courier New" w:hAnsi="Courier New"/>
            <w:b/>
            <w:i w:val="0"/>
          </w:rPr>
          <w:t>super [</w:t>
        </w:r>
        <w:r w:rsidRPr="00E77497">
          <w:t xml:space="preserve"> Expression </w:t>
        </w:r>
        <w:r w:rsidRPr="00E77497">
          <w:rPr>
            <w:rFonts w:ascii="Courier New" w:hAnsi="Courier New"/>
            <w:b/>
            <w:i w:val="0"/>
          </w:rPr>
          <w:t>]</w:t>
        </w:r>
        <w:r w:rsidRPr="00E77497">
          <w:br/>
        </w:r>
        <w:r w:rsidRPr="00E77497">
          <w:rPr>
            <w:rFonts w:ascii="Courier New" w:hAnsi="Courier New"/>
            <w:b/>
            <w:i w:val="0"/>
          </w:rPr>
          <w:t>super .</w:t>
        </w:r>
        <w:r w:rsidRPr="00E77497">
          <w:t xml:space="preserve"> IdentifierName</w:t>
        </w:r>
      </w:ins>
    </w:p>
    <w:p w14:paraId="2087F7E6" w14:textId="77777777" w:rsidR="00C06040" w:rsidRPr="00E77497" w:rsidRDefault="00C06040" w:rsidP="00C06040">
      <w:pPr>
        <w:pStyle w:val="Alg4"/>
        <w:numPr>
          <w:ilvl w:val="0"/>
          <w:numId w:val="967"/>
        </w:numPr>
        <w:spacing w:after="220"/>
        <w:contextualSpacing/>
        <w:rPr>
          <w:ins w:id="11712" w:author="Rev 10 Allen Wirfs-Brock" w:date="2012-09-07T09:21:00Z"/>
        </w:rPr>
      </w:pPr>
      <w:ins w:id="11713" w:author="Rev 10 Allen Wirfs-Brock" w:date="2012-09-07T09:21:00Z">
        <w:r w:rsidRPr="00E77497">
          <w:t xml:space="preserve">Return </w:t>
        </w:r>
      </w:ins>
      <w:ins w:id="11714" w:author="Rev 10 Allen Wirfs-Brock" w:date="2012-09-07T09:24:00Z">
        <w:r>
          <w:rPr>
            <w:b/>
          </w:rPr>
          <w:t>true</w:t>
        </w:r>
      </w:ins>
      <w:ins w:id="11715" w:author="Rev 10 Allen Wirfs-Brock" w:date="2012-09-07T09:21:00Z">
        <w:r w:rsidRPr="00E77497">
          <w:t>.</w:t>
        </w:r>
      </w:ins>
    </w:p>
    <w:p w14:paraId="1B3DFCBC" w14:textId="77777777" w:rsidR="00C06040" w:rsidRPr="00E77497" w:rsidRDefault="00C06040" w:rsidP="000F5540">
      <w:pPr>
        <w:pStyle w:val="SyntaxRule"/>
        <w:spacing w:after="240"/>
        <w:contextualSpacing/>
        <w:rPr>
          <w:ins w:id="11716" w:author="Rev 10 Allen Wirfs-Brock" w:date="2012-09-07T09:24:00Z"/>
        </w:rPr>
      </w:pPr>
      <w:ins w:id="11717" w:author="Rev 10 Allen Wirfs-Brock" w:date="2012-09-07T09:24:00Z">
        <w:r w:rsidRPr="00E77497">
          <w:t xml:space="preserve">CallExpression </w:t>
        </w:r>
        <w:r w:rsidRPr="00E77497">
          <w:rPr>
            <w:rFonts w:ascii="Arial" w:hAnsi="Arial"/>
            <w:b/>
            <w:i w:val="0"/>
          </w:rPr>
          <w:t>:</w:t>
        </w:r>
      </w:ins>
      <w:ins w:id="11718" w:author="Rev 10 Allen Wirfs-Brock" w:date="2012-09-07T09:28:00Z">
        <w:r>
          <w:rPr>
            <w:rFonts w:ascii="Arial" w:hAnsi="Arial"/>
            <w:b/>
            <w:i w:val="0"/>
          </w:rPr>
          <w:t xml:space="preserve"> </w:t>
        </w:r>
      </w:ins>
      <w:ins w:id="11719" w:author="Rev 10 Allen Wirfs-Brock" w:date="2012-09-07T09:24:00Z">
        <w:r>
          <w:t>CallExpression  TemplateLiteral</w:t>
        </w:r>
        <w:r w:rsidRPr="00EB368B">
          <w:rPr>
            <w:rFonts w:ascii="Courier New" w:hAnsi="Courier New"/>
            <w:b/>
            <w:i w:val="0"/>
          </w:rPr>
          <w:t xml:space="preserve"> </w:t>
        </w:r>
      </w:ins>
    </w:p>
    <w:p w14:paraId="34158B65" w14:textId="77777777" w:rsidR="00C06040" w:rsidRPr="00E77497" w:rsidRDefault="00C06040" w:rsidP="000F5540">
      <w:pPr>
        <w:pStyle w:val="SyntaxRule"/>
        <w:spacing w:after="240"/>
        <w:contextualSpacing/>
        <w:rPr>
          <w:ins w:id="11720" w:author="Rev 10 Allen Wirfs-Brock" w:date="2012-09-07T09:28:00Z"/>
        </w:rPr>
      </w:pPr>
      <w:ins w:id="11721" w:author="Rev 10 Allen Wirfs-Brock" w:date="2012-09-07T09:28:00Z">
        <w:r w:rsidRPr="00E77497">
          <w:t xml:space="preserve">NewExpression </w:t>
        </w:r>
        <w:r w:rsidRPr="00E77497">
          <w:rPr>
            <w:rFonts w:ascii="Arial" w:hAnsi="Arial"/>
            <w:b/>
            <w:i w:val="0"/>
          </w:rPr>
          <w:t>:</w:t>
        </w:r>
        <w:r>
          <w:t xml:space="preserve"> </w:t>
        </w:r>
        <w:r w:rsidRPr="00E77497">
          <w:rPr>
            <w:rFonts w:ascii="Courier New" w:hAnsi="Courier New"/>
            <w:b/>
            <w:i w:val="0"/>
          </w:rPr>
          <w:t>new</w:t>
        </w:r>
        <w:r w:rsidRPr="00E77497">
          <w:t xml:space="preserve"> NewExpression</w:t>
        </w:r>
      </w:ins>
    </w:p>
    <w:p w14:paraId="39916607" w14:textId="77777777" w:rsidR="000F5540" w:rsidRPr="00E77497" w:rsidRDefault="000F5540" w:rsidP="000F5540">
      <w:pPr>
        <w:pStyle w:val="SyntaxRule"/>
        <w:spacing w:after="240"/>
        <w:rPr>
          <w:ins w:id="11722" w:author="Rev 10 Allen Wirfs-Brock" w:date="2012-09-07T09:32:00Z"/>
        </w:rPr>
      </w:pPr>
      <w:ins w:id="11723" w:author="Rev 10 Allen Wirfs-Brock" w:date="2012-09-07T09:32:00Z">
        <w:r w:rsidRPr="00E77497">
          <w:t xml:space="preserve">MemberExpression </w:t>
        </w:r>
        <w:r w:rsidRPr="00E77497">
          <w:rPr>
            <w:rFonts w:ascii="Arial" w:hAnsi="Arial" w:cs="Arial"/>
            <w:b/>
            <w:i w:val="0"/>
          </w:rPr>
          <w:t>:</w:t>
        </w:r>
      </w:ins>
      <w:ins w:id="11724" w:author="Rev 10 Allen Wirfs-Brock" w:date="2012-09-07T09:34:00Z">
        <w:r>
          <w:rPr>
            <w:rFonts w:ascii="Arial" w:hAnsi="Arial" w:cs="Arial"/>
            <w:b/>
            <w:i w:val="0"/>
          </w:rPr>
          <w:t xml:space="preserve"> </w:t>
        </w:r>
      </w:ins>
      <w:ins w:id="11725" w:author="Rev 10 Allen Wirfs-Brock" w:date="2012-09-07T09:32:00Z">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t>Arguments</w:t>
        </w:r>
      </w:ins>
    </w:p>
    <w:p w14:paraId="1A03E732" w14:textId="77777777" w:rsidR="00C06040" w:rsidRPr="00E77497" w:rsidRDefault="00C06040" w:rsidP="00C06040">
      <w:pPr>
        <w:pStyle w:val="Alg4"/>
        <w:numPr>
          <w:ilvl w:val="0"/>
          <w:numId w:val="968"/>
        </w:numPr>
        <w:spacing w:after="220"/>
        <w:contextualSpacing/>
        <w:rPr>
          <w:ins w:id="11726" w:author="Rev 10 Allen Wirfs-Brock" w:date="2012-09-07T09:24:00Z"/>
        </w:rPr>
      </w:pPr>
      <w:ins w:id="11727" w:author="Rev 10 Allen Wirfs-Brock" w:date="2012-09-07T09:24:00Z">
        <w:r w:rsidRPr="00E77497">
          <w:t xml:space="preserve">Return </w:t>
        </w:r>
        <w:r w:rsidRPr="00BD6E56">
          <w:rPr>
            <w:b/>
          </w:rPr>
          <w:t>false</w:t>
        </w:r>
        <w:r w:rsidRPr="00E77497">
          <w:t>.</w:t>
        </w:r>
      </w:ins>
    </w:p>
    <w:p w14:paraId="22C93C09" w14:textId="77777777" w:rsidR="004C02EF" w:rsidRPr="00E77497" w:rsidRDefault="004C02EF" w:rsidP="003A4B22">
      <w:pPr>
        <w:pStyle w:val="30"/>
        <w:numPr>
          <w:ilvl w:val="0"/>
          <w:numId w:val="0"/>
        </w:numPr>
      </w:pPr>
      <w:bookmarkStart w:id="11728" w:name="_Toc336509510"/>
      <w:r w:rsidRPr="00E77497">
        <w:t>11.2.1</w:t>
      </w:r>
      <w:r w:rsidRPr="00E77497">
        <w:tab/>
        <w:t>Property Accessor</w:t>
      </w:r>
      <w:bookmarkStart w:id="11729" w:name="_Toc382202830"/>
      <w:bookmarkStart w:id="11730" w:name="_Toc382203050"/>
      <w:bookmarkEnd w:id="11542"/>
      <w:bookmarkEnd w:id="11543"/>
      <w:bookmarkEnd w:id="11544"/>
      <w:bookmarkEnd w:id="11545"/>
      <w:bookmarkEnd w:id="11546"/>
      <w:bookmarkEnd w:id="11547"/>
      <w:bookmarkEnd w:id="11548"/>
      <w:bookmarkEnd w:id="11549"/>
      <w:bookmarkEnd w:id="11550"/>
      <w:bookmarkEnd w:id="11729"/>
      <w:bookmarkEnd w:id="11730"/>
      <w:r w:rsidRPr="00E77497">
        <w:t>s</w:t>
      </w:r>
      <w:bookmarkEnd w:id="11552"/>
      <w:bookmarkEnd w:id="11553"/>
      <w:bookmarkEnd w:id="11554"/>
      <w:bookmarkEnd w:id="11555"/>
      <w:bookmarkEnd w:id="11556"/>
      <w:bookmarkEnd w:id="11557"/>
      <w:bookmarkEnd w:id="11558"/>
      <w:bookmarkEnd w:id="11559"/>
      <w:bookmarkEnd w:id="11560"/>
      <w:bookmarkEnd w:id="11561"/>
      <w:bookmarkEnd w:id="11562"/>
      <w:bookmarkEnd w:id="11728"/>
    </w:p>
    <w:p w14:paraId="1D10FB11" w14:textId="77777777" w:rsidR="004C02EF" w:rsidRPr="00E77497" w:rsidRDefault="004C02EF" w:rsidP="004C02EF">
      <w:r w:rsidRPr="00E77497">
        <w:t>Properties are accessed by name, using either the dot notation:</w:t>
      </w:r>
    </w:p>
    <w:p w14:paraId="2F7C6DD4" w14:textId="77777777" w:rsidR="004C02EF" w:rsidRPr="00120381" w:rsidRDefault="004C02EF" w:rsidP="004C02EF">
      <w:pPr>
        <w:pStyle w:val="SyntaxRule2"/>
        <w:spacing w:after="120"/>
        <w:jc w:val="left"/>
      </w:pPr>
      <w:r w:rsidRPr="00120381">
        <w:t xml:space="preserve">MemberExpression </w:t>
      </w:r>
      <w:r w:rsidRPr="00120381">
        <w:rPr>
          <w:rFonts w:ascii="Courier New" w:hAnsi="Courier New"/>
          <w:b/>
          <w:i w:val="0"/>
        </w:rPr>
        <w:t>.</w:t>
      </w:r>
      <w:r w:rsidRPr="00120381">
        <w:t xml:space="preserve"> IdentifierName</w:t>
      </w:r>
      <w:r w:rsidRPr="00120381">
        <w:br/>
        <w:t xml:space="preserve">CallExpression </w:t>
      </w:r>
      <w:r w:rsidRPr="00120381">
        <w:rPr>
          <w:rFonts w:ascii="Courier New" w:hAnsi="Courier New"/>
          <w:b/>
          <w:i w:val="0"/>
        </w:rPr>
        <w:t>.</w:t>
      </w:r>
      <w:r w:rsidRPr="00120381">
        <w:t xml:space="preserve"> IdentifierName</w:t>
      </w:r>
    </w:p>
    <w:p w14:paraId="538E2FC3" w14:textId="77777777" w:rsidR="004C02EF" w:rsidRPr="004D1BD1" w:rsidRDefault="004C02EF" w:rsidP="004C02EF">
      <w:pPr>
        <w:spacing w:after="120"/>
      </w:pPr>
      <w:r w:rsidRPr="004D1BD1">
        <w:t>or the bracket notation:</w:t>
      </w:r>
    </w:p>
    <w:p w14:paraId="10CB2C33" w14:textId="77777777" w:rsidR="004C02EF" w:rsidRPr="00E65A34" w:rsidRDefault="004C02EF" w:rsidP="004C02EF">
      <w:pPr>
        <w:pStyle w:val="SyntaxRule2"/>
        <w:spacing w:after="120"/>
        <w:jc w:val="left"/>
      </w:pPr>
      <w:r w:rsidRPr="003B4312">
        <w:t xml:space="preserve">MemberExpression </w:t>
      </w:r>
      <w:r w:rsidRPr="003B4312">
        <w:rPr>
          <w:rFonts w:ascii="Courier New" w:hAnsi="Courier New"/>
          <w:b/>
          <w:i w:val="0"/>
        </w:rPr>
        <w:t>[</w:t>
      </w:r>
      <w:r w:rsidRPr="008B7F6F">
        <w:t xml:space="preserve"> Expression </w:t>
      </w:r>
      <w:r w:rsidRPr="008B7F6F">
        <w:rPr>
          <w:rFonts w:ascii="Courier New" w:hAnsi="Courier New"/>
          <w:b/>
          <w:i w:val="0"/>
        </w:rPr>
        <w:t>]</w:t>
      </w:r>
      <w:r w:rsidRPr="008B7F6F">
        <w:br/>
        <w:t xml:space="preserve">CallExpression </w:t>
      </w:r>
      <w:r w:rsidRPr="006B6D0A">
        <w:rPr>
          <w:rFonts w:ascii="Courier New" w:hAnsi="Courier New"/>
          <w:b/>
          <w:i w:val="0"/>
        </w:rPr>
        <w:t>[</w:t>
      </w:r>
      <w:r w:rsidRPr="006B6D0A">
        <w:t xml:space="preserve"> Expression </w:t>
      </w:r>
      <w:r w:rsidRPr="006B6D0A">
        <w:rPr>
          <w:rFonts w:ascii="Courier New" w:hAnsi="Courier New"/>
          <w:b/>
          <w:i w:val="0"/>
        </w:rPr>
        <w:t>]</w:t>
      </w:r>
    </w:p>
    <w:p w14:paraId="5D6B6AA1" w14:textId="77777777" w:rsidR="004C02EF" w:rsidRPr="00B820AB" w:rsidRDefault="004C02EF" w:rsidP="004C02EF">
      <w:pPr>
        <w:spacing w:after="120"/>
      </w:pPr>
      <w:r w:rsidRPr="009C202C">
        <w:t>The dot notation is explained by the following</w:t>
      </w:r>
      <w:r w:rsidRPr="00B820AB">
        <w:t xml:space="preserve"> syntactic conversion:</w:t>
      </w:r>
    </w:p>
    <w:p w14:paraId="7CE694FA" w14:textId="77777777" w:rsidR="004C02EF" w:rsidRPr="00E77497" w:rsidRDefault="004C02EF" w:rsidP="004C02EF">
      <w:pPr>
        <w:pStyle w:val="SyntaxRule2"/>
        <w:spacing w:after="120"/>
      </w:pPr>
      <w:r w:rsidRPr="00675B74">
        <w:t xml:space="preserve">MemberExpression </w:t>
      </w:r>
      <w:r w:rsidRPr="00E77497">
        <w:rPr>
          <w:rFonts w:ascii="Courier New" w:hAnsi="Courier New"/>
          <w:b/>
          <w:i w:val="0"/>
        </w:rPr>
        <w:t>.</w:t>
      </w:r>
      <w:r w:rsidRPr="00E77497">
        <w:t xml:space="preserve"> IdentifierName</w:t>
      </w:r>
    </w:p>
    <w:p w14:paraId="34EE29A4" w14:textId="77777777" w:rsidR="004C02EF" w:rsidRPr="00E77497" w:rsidRDefault="004C02EF" w:rsidP="004C02EF">
      <w:pPr>
        <w:spacing w:after="120"/>
      </w:pPr>
      <w:r w:rsidRPr="00E77497">
        <w:t>is identical in its behaviour to</w:t>
      </w:r>
    </w:p>
    <w:p w14:paraId="2FC044EE" w14:textId="77777777" w:rsidR="004C02EF" w:rsidRPr="00E77497" w:rsidRDefault="004C02EF" w:rsidP="004C02EF">
      <w:pPr>
        <w:pStyle w:val="SyntaxRule2"/>
        <w:spacing w:after="120"/>
        <w:rPr>
          <w:rFonts w:ascii="Courier New" w:hAnsi="Courier New"/>
          <w:b/>
          <w:i w:val="0"/>
        </w:rPr>
      </w:pPr>
      <w:r w:rsidRPr="00E77497">
        <w:t xml:space="preserve">MemberExpression </w:t>
      </w:r>
      <w:r w:rsidRPr="00E77497">
        <w:rPr>
          <w:rFonts w:ascii="Courier New" w:hAnsi="Courier New"/>
          <w:b/>
          <w:i w:val="0"/>
        </w:rPr>
        <w:t>[</w:t>
      </w:r>
      <w:r w:rsidRPr="00E77497">
        <w:t xml:space="preserve"> &lt;identifier-name-string&gt; </w:t>
      </w:r>
      <w:r w:rsidRPr="00E77497">
        <w:rPr>
          <w:rFonts w:ascii="Courier New" w:hAnsi="Courier New"/>
          <w:b/>
          <w:i w:val="0"/>
        </w:rPr>
        <w:t>]</w:t>
      </w:r>
    </w:p>
    <w:p w14:paraId="7E213BD1" w14:textId="77777777" w:rsidR="004C02EF" w:rsidRPr="00E77497" w:rsidRDefault="004C02EF" w:rsidP="004C02EF">
      <w:pPr>
        <w:spacing w:after="120"/>
      </w:pPr>
      <w:r w:rsidRPr="00E77497">
        <w:t>and similarly</w:t>
      </w:r>
    </w:p>
    <w:p w14:paraId="5C00CD91" w14:textId="77777777" w:rsidR="004C02EF" w:rsidRPr="00E77497" w:rsidRDefault="004C02EF" w:rsidP="004C02EF">
      <w:pPr>
        <w:pStyle w:val="SyntaxRule2"/>
        <w:keepNext w:val="0"/>
        <w:spacing w:after="120"/>
      </w:pPr>
      <w:r w:rsidRPr="00E77497">
        <w:t xml:space="preserve">CallExpression </w:t>
      </w:r>
      <w:r w:rsidRPr="00E77497">
        <w:rPr>
          <w:rFonts w:ascii="Courier New" w:hAnsi="Courier New"/>
          <w:b/>
          <w:i w:val="0"/>
        </w:rPr>
        <w:t>.</w:t>
      </w:r>
      <w:r w:rsidRPr="00E77497">
        <w:t xml:space="preserve"> IdentifierName</w:t>
      </w:r>
    </w:p>
    <w:p w14:paraId="25DB0B45" w14:textId="77777777" w:rsidR="004C02EF" w:rsidRPr="00E77497" w:rsidRDefault="004C02EF" w:rsidP="004C02EF">
      <w:pPr>
        <w:keepNext/>
        <w:spacing w:after="120"/>
      </w:pPr>
      <w:r w:rsidRPr="00E77497">
        <w:t>is identical in its behaviour to</w:t>
      </w:r>
    </w:p>
    <w:p w14:paraId="5F4C1681" w14:textId="77777777" w:rsidR="004C02EF" w:rsidRPr="00E77497" w:rsidRDefault="004C02EF" w:rsidP="004C02EF">
      <w:pPr>
        <w:pStyle w:val="SyntaxRule2"/>
        <w:spacing w:after="120"/>
        <w:rPr>
          <w:rFonts w:ascii="Courier New" w:hAnsi="Courier New"/>
          <w:b/>
          <w:i w:val="0"/>
        </w:rPr>
      </w:pPr>
      <w:r w:rsidRPr="00E77497">
        <w:t xml:space="preserve">CallExpression </w:t>
      </w:r>
      <w:r w:rsidRPr="00E77497">
        <w:rPr>
          <w:rFonts w:ascii="Courier New" w:hAnsi="Courier New"/>
          <w:b/>
          <w:i w:val="0"/>
        </w:rPr>
        <w:t>[</w:t>
      </w:r>
      <w:r w:rsidRPr="00E77497">
        <w:t xml:space="preserve"> &lt;identifier-name-string&gt; </w:t>
      </w:r>
      <w:r w:rsidRPr="00E77497">
        <w:rPr>
          <w:rFonts w:ascii="Courier New" w:hAnsi="Courier New"/>
          <w:b/>
          <w:i w:val="0"/>
        </w:rPr>
        <w:t>]</w:t>
      </w:r>
    </w:p>
    <w:p w14:paraId="050834CC" w14:textId="77777777" w:rsidR="004C02EF" w:rsidRPr="00E77497" w:rsidRDefault="004C02EF" w:rsidP="004C02EF">
      <w:r w:rsidRPr="00E77497">
        <w:t xml:space="preserve">where </w:t>
      </w:r>
      <w:r w:rsidRPr="00E77497">
        <w:rPr>
          <w:rStyle w:val="bnf"/>
        </w:rPr>
        <w:t>&lt;identifier-name-string&gt;</w:t>
      </w:r>
      <w:r w:rsidRPr="00E77497">
        <w:t xml:space="preserve"> is a string literal containing the same sequence of characters after processing of Unicode escape sequences as the </w:t>
      </w:r>
      <w:r w:rsidRPr="00E77497">
        <w:rPr>
          <w:rStyle w:val="bnf"/>
        </w:rPr>
        <w:t>IdentifierName</w:t>
      </w:r>
      <w:r w:rsidRPr="00E77497">
        <w:t>.</w:t>
      </w:r>
    </w:p>
    <w:p w14:paraId="26DE3919" w14:textId="77777777" w:rsidR="00D35EDC" w:rsidRPr="00E77497" w:rsidRDefault="00D35EDC" w:rsidP="00D35EDC">
      <w:pPr>
        <w:keepNext/>
        <w:rPr>
          <w:ins w:id="11731" w:author="Rev 4 Allen Wirfs-Brock" w:date="2011-10-15T09:27:00Z"/>
          <w:rFonts w:ascii="Helvetica" w:hAnsi="Helvetica"/>
          <w:b/>
        </w:rPr>
      </w:pPr>
      <w:ins w:id="11732" w:author="Rev 4 Allen Wirfs-Brock" w:date="2011-10-15T09:27:00Z">
        <w:r w:rsidRPr="00E77497">
          <w:rPr>
            <w:rFonts w:ascii="Helvetica" w:hAnsi="Helvetica"/>
            <w:b/>
          </w:rPr>
          <w:t xml:space="preserve">Runtime Semantics: </w:t>
        </w:r>
        <w:r w:rsidRPr="00E77497">
          <w:rPr>
            <w:rFonts w:ascii="Helvetica" w:hAnsi="Helvetica"/>
            <w:b/>
            <w:spacing w:val="6"/>
          </w:rPr>
          <w:t>Evaluation</w:t>
        </w:r>
      </w:ins>
    </w:p>
    <w:p w14:paraId="36413665" w14:textId="77777777" w:rsidR="004C02EF" w:rsidRPr="00E77497" w:rsidRDefault="004C02EF" w:rsidP="004C02EF">
      <w:del w:id="11733" w:author="Rev 4 Allen Wirfs-Brock" w:date="2011-10-15T09:27:00Z">
        <w:r w:rsidRPr="00E77497" w:rsidDel="00D35EDC">
          <w:delText xml:space="preserve">The production </w:delText>
        </w:r>
      </w:del>
      <w:r w:rsidRPr="00E77497">
        <w:rPr>
          <w:rStyle w:val="bnf"/>
        </w:rPr>
        <w:t>MemberExpression</w:t>
      </w:r>
      <w:r w:rsidRPr="00E77497">
        <w:t xml:space="preserve"> </w:t>
      </w:r>
      <w:r w:rsidRPr="00E77497">
        <w:rPr>
          <w:b/>
        </w:rPr>
        <w:t>:</w:t>
      </w:r>
      <w:r w:rsidRPr="00E77497">
        <w:t xml:space="preserve"> </w:t>
      </w:r>
      <w:r w:rsidRPr="00E77497">
        <w:rPr>
          <w:rStyle w:val="bnf"/>
        </w:rPr>
        <w:t>MemberExpression</w:t>
      </w:r>
      <w:r w:rsidRPr="00E77497">
        <w:t xml:space="preserve"> </w:t>
      </w:r>
      <w:r w:rsidRPr="00E77497">
        <w:rPr>
          <w:rFonts w:ascii="Courier New" w:hAnsi="Courier New"/>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del w:id="11734" w:author="Rev 4 Allen Wirfs-Brock" w:date="2011-10-15T09:27:00Z">
        <w:r w:rsidRPr="00E77497" w:rsidDel="00D35EDC">
          <w:delText>is evaluated as follows:</w:delText>
        </w:r>
      </w:del>
      <w:bookmarkStart w:id="11735" w:name="_Toc382212446"/>
    </w:p>
    <w:p w14:paraId="7ED09103" w14:textId="77777777" w:rsidR="004C02EF" w:rsidRPr="00E77497" w:rsidRDefault="004C02EF" w:rsidP="009E3FF6">
      <w:pPr>
        <w:pStyle w:val="Alg3"/>
        <w:numPr>
          <w:ilvl w:val="0"/>
          <w:numId w:val="59"/>
        </w:numPr>
      </w:pPr>
      <w:r w:rsidRPr="00E77497">
        <w:t xml:space="preserve">Let </w:t>
      </w:r>
      <w:r w:rsidRPr="00E77497">
        <w:rPr>
          <w:i/>
        </w:rPr>
        <w:t>baseReference</w:t>
      </w:r>
      <w:r w:rsidRPr="00E77497">
        <w:t xml:space="preserve"> be the result of evaluating </w:t>
      </w:r>
      <w:r w:rsidRPr="00E77497">
        <w:rPr>
          <w:i/>
        </w:rPr>
        <w:t>MemberExpression</w:t>
      </w:r>
      <w:bookmarkEnd w:id="11735"/>
      <w:r w:rsidRPr="00E77497">
        <w:t>.</w:t>
      </w:r>
      <w:bookmarkStart w:id="11736" w:name="_Toc382212447"/>
    </w:p>
    <w:p w14:paraId="22581581" w14:textId="77777777" w:rsidR="004C02EF" w:rsidRPr="00E77497" w:rsidRDefault="004C02EF" w:rsidP="009E3FF6">
      <w:pPr>
        <w:pStyle w:val="Alg3"/>
        <w:numPr>
          <w:ilvl w:val="0"/>
          <w:numId w:val="59"/>
        </w:numPr>
      </w:pPr>
      <w:r w:rsidRPr="00E77497">
        <w:t xml:space="preserve">Let </w:t>
      </w:r>
      <w:r w:rsidRPr="00E77497">
        <w:rPr>
          <w:i/>
        </w:rPr>
        <w:t>baseValue</w:t>
      </w:r>
      <w:r w:rsidRPr="00E77497">
        <w:t xml:space="preserve"> be GetValue(</w:t>
      </w:r>
      <w:r w:rsidRPr="00E77497">
        <w:rPr>
          <w:i/>
        </w:rPr>
        <w:t>baseReference</w:t>
      </w:r>
      <w:r w:rsidRPr="00E77497">
        <w:t>)</w:t>
      </w:r>
      <w:bookmarkEnd w:id="11736"/>
      <w:r w:rsidRPr="00E77497">
        <w:t>.</w:t>
      </w:r>
      <w:bookmarkStart w:id="11737" w:name="_Toc382212448"/>
    </w:p>
    <w:p w14:paraId="283DC19E" w14:textId="77777777" w:rsidR="00FA0122" w:rsidRDefault="006552DF" w:rsidP="00FA0122">
      <w:pPr>
        <w:pStyle w:val="Alg4"/>
        <w:numPr>
          <w:ilvl w:val="0"/>
          <w:numId w:val="59"/>
        </w:numPr>
        <w:contextualSpacing/>
        <w:rPr>
          <w:ins w:id="11738" w:author="Rev 6 Allen Wirfs-Brock" w:date="2012-02-16T13:51:00Z"/>
        </w:rPr>
      </w:pPr>
      <w:ins w:id="11739" w:author="Rev 10 Allen Wirfs-Brock" w:date="2012-08-14T14:44:00Z">
        <w:r>
          <w:t>ReturnIfAbrupt(</w:t>
        </w:r>
        <w:r w:rsidRPr="00E77497">
          <w:rPr>
            <w:i/>
          </w:rPr>
          <w:t>baseValue</w:t>
        </w:r>
        <w:r>
          <w:t>)</w:t>
        </w:r>
      </w:ins>
      <w:ins w:id="11740" w:author="Rev 6 Allen Wirfs-Brock" w:date="2012-02-16T13:51:00Z">
        <w:del w:id="11741" w:author="Rev 10 Allen Wirfs-Brock" w:date="2012-08-14T14:44:00Z">
          <w:r w:rsidR="00FA0122" w:rsidDel="006552DF">
            <w:delText xml:space="preserve">If </w:delText>
          </w:r>
          <w:r w:rsidR="00FA0122" w:rsidRPr="00E77497" w:rsidDel="006552DF">
            <w:rPr>
              <w:i/>
            </w:rPr>
            <w:delText>baseValue</w:delText>
          </w:r>
          <w:r w:rsidR="00FA0122" w:rsidRPr="00E77497" w:rsidDel="006552DF">
            <w:delText xml:space="preserve"> </w:delText>
          </w:r>
          <w:r w:rsidR="00FA0122" w:rsidDel="006552DF">
            <w:delText xml:space="preserve">is an abrupt completion, return </w:delText>
          </w:r>
          <w:r w:rsidR="00FA0122" w:rsidRPr="00E77497" w:rsidDel="006552DF">
            <w:rPr>
              <w:i/>
            </w:rPr>
            <w:delText>baseValue</w:delText>
          </w:r>
        </w:del>
        <w:r w:rsidR="00FA0122">
          <w:t>.</w:t>
        </w:r>
      </w:ins>
    </w:p>
    <w:p w14:paraId="64399660" w14:textId="77777777" w:rsidR="004C02EF" w:rsidRPr="00E77497" w:rsidRDefault="004C02EF" w:rsidP="009E3FF6">
      <w:pPr>
        <w:pStyle w:val="Alg3"/>
        <w:numPr>
          <w:ilvl w:val="0"/>
          <w:numId w:val="59"/>
        </w:numPr>
      </w:pPr>
      <w:r w:rsidRPr="00E77497">
        <w:t xml:space="preserve">Let </w:t>
      </w:r>
      <w:r w:rsidRPr="00E77497">
        <w:rPr>
          <w:i/>
        </w:rPr>
        <w:t>propertyNameReference</w:t>
      </w:r>
      <w:r w:rsidRPr="00E77497">
        <w:t xml:space="preserve"> be the result of evaluating </w:t>
      </w:r>
      <w:r w:rsidRPr="00E77497">
        <w:rPr>
          <w:i/>
        </w:rPr>
        <w:t>Expression</w:t>
      </w:r>
      <w:bookmarkEnd w:id="11737"/>
      <w:r w:rsidRPr="00E77497">
        <w:t>.</w:t>
      </w:r>
      <w:bookmarkStart w:id="11742" w:name="_Toc382212449"/>
    </w:p>
    <w:p w14:paraId="104AC1C3" w14:textId="77777777" w:rsidR="004C02EF" w:rsidRPr="00E77497" w:rsidRDefault="004C02EF" w:rsidP="009E3FF6">
      <w:pPr>
        <w:pStyle w:val="Alg3"/>
        <w:numPr>
          <w:ilvl w:val="0"/>
          <w:numId w:val="59"/>
        </w:numPr>
      </w:pPr>
      <w:r w:rsidRPr="00E77497">
        <w:t xml:space="preserve">Let </w:t>
      </w:r>
      <w:r w:rsidRPr="00E77497">
        <w:rPr>
          <w:i/>
        </w:rPr>
        <w:t>propertyNameValue</w:t>
      </w:r>
      <w:r w:rsidRPr="00E77497">
        <w:t xml:space="preserve"> be GetValue(</w:t>
      </w:r>
      <w:r w:rsidRPr="00E77497">
        <w:rPr>
          <w:i/>
        </w:rPr>
        <w:t>propertyNameReference</w:t>
      </w:r>
      <w:r w:rsidRPr="00E77497">
        <w:t>)</w:t>
      </w:r>
      <w:bookmarkEnd w:id="11742"/>
      <w:r w:rsidRPr="00E77497">
        <w:t>.</w:t>
      </w:r>
      <w:bookmarkStart w:id="11743" w:name="_Toc382212450"/>
    </w:p>
    <w:p w14:paraId="1EF803FF" w14:textId="77777777" w:rsidR="00FA0122" w:rsidRDefault="006552DF" w:rsidP="00FA0122">
      <w:pPr>
        <w:pStyle w:val="Alg4"/>
        <w:numPr>
          <w:ilvl w:val="0"/>
          <w:numId w:val="59"/>
        </w:numPr>
        <w:contextualSpacing/>
        <w:rPr>
          <w:ins w:id="11744" w:author="Rev 6 Allen Wirfs-Brock" w:date="2012-02-16T13:52:00Z"/>
        </w:rPr>
      </w:pPr>
      <w:ins w:id="11745" w:author="Rev 10 Allen Wirfs-Brock" w:date="2012-08-14T14:45:00Z">
        <w:r>
          <w:t>ReturnIfAbrupt(</w:t>
        </w:r>
        <w:r w:rsidRPr="00E77497">
          <w:rPr>
            <w:i/>
          </w:rPr>
          <w:t>propertyNameValue</w:t>
        </w:r>
        <w:r>
          <w:t>)</w:t>
        </w:r>
      </w:ins>
      <w:ins w:id="11746" w:author="Rev 6 Allen Wirfs-Brock" w:date="2012-02-16T13:52:00Z">
        <w:del w:id="11747" w:author="Rev 10 Allen Wirfs-Brock" w:date="2012-08-14T14:45:00Z">
          <w:r w:rsidR="00FA0122" w:rsidDel="006552DF">
            <w:delText xml:space="preserve">If </w:delText>
          </w:r>
          <w:r w:rsidR="00FA0122" w:rsidRPr="00E77497" w:rsidDel="006552DF">
            <w:rPr>
              <w:i/>
            </w:rPr>
            <w:delText>propertyNameValue</w:delText>
          </w:r>
          <w:r w:rsidR="00FA0122" w:rsidRPr="00E77497" w:rsidDel="006552DF">
            <w:delText xml:space="preserve"> </w:delText>
          </w:r>
          <w:r w:rsidR="00FA0122" w:rsidDel="006552DF">
            <w:delText xml:space="preserve">is an abrupt completion, return </w:delText>
          </w:r>
        </w:del>
      </w:ins>
      <w:ins w:id="11748" w:author="Rev 6 Allen Wirfs-Brock" w:date="2012-02-16T13:53:00Z">
        <w:del w:id="11749" w:author="Rev 10 Allen Wirfs-Brock" w:date="2012-08-14T14:45:00Z">
          <w:r w:rsidR="00FA0122" w:rsidRPr="00E77497" w:rsidDel="006552DF">
            <w:rPr>
              <w:i/>
            </w:rPr>
            <w:delText>propertyNameValue</w:delText>
          </w:r>
        </w:del>
      </w:ins>
      <w:ins w:id="11750" w:author="Rev 6 Allen Wirfs-Brock" w:date="2012-02-16T13:52:00Z">
        <w:r w:rsidR="00FA0122">
          <w:t>.</w:t>
        </w:r>
      </w:ins>
    </w:p>
    <w:p w14:paraId="2BBE2348" w14:textId="77777777" w:rsidR="004C02EF" w:rsidRPr="00E77497" w:rsidRDefault="004C02EF" w:rsidP="009E3FF6">
      <w:pPr>
        <w:pStyle w:val="Alg3"/>
        <w:numPr>
          <w:ilvl w:val="0"/>
          <w:numId w:val="59"/>
        </w:numPr>
      </w:pPr>
      <w:del w:id="11751" w:author="Rev 6 Allen Wirfs-Brock" w:date="2012-02-16T13:53:00Z">
        <w:r w:rsidRPr="00E77497" w:rsidDel="00FA0122">
          <w:delText xml:space="preserve">Call </w:delText>
        </w:r>
      </w:del>
      <w:ins w:id="11752" w:author="Rev 6 Allen Wirfs-Brock" w:date="2012-02-16T13:53:00Z">
        <w:del w:id="11753" w:author="Rev 7 Allen Wirfs-Brock" w:date="2012-04-10T12:10:00Z">
          <w:r w:rsidR="00FA0122" w:rsidDel="00134DAD">
            <w:delText>If the result of</w:delText>
          </w:r>
        </w:del>
      </w:ins>
      <w:ins w:id="11754" w:author="Rev 7 Allen Wirfs-Brock" w:date="2012-04-10T12:10:00Z">
        <w:r w:rsidR="00134DAD">
          <w:t>ReturnIfAbrupt(</w:t>
        </w:r>
      </w:ins>
      <w:ins w:id="11755" w:author="Rev 6 Allen Wirfs-Brock" w:date="2012-02-16T13:53:00Z">
        <w:del w:id="11756" w:author="Rev 7 Allen Wirfs-Brock" w:date="2012-04-10T12:10:00Z">
          <w:r w:rsidR="00FA0122" w:rsidRPr="00E77497" w:rsidDel="00134DAD">
            <w:delText xml:space="preserve"> </w:delText>
          </w:r>
        </w:del>
      </w:ins>
      <w:r w:rsidRPr="00E77497">
        <w:t>CheckObjectCoercible(</w:t>
      </w:r>
      <w:r w:rsidRPr="00E77497">
        <w:rPr>
          <w:i/>
        </w:rPr>
        <w:t>baseValue</w:t>
      </w:r>
      <w:r w:rsidRPr="00E77497">
        <w:t>)</w:t>
      </w:r>
      <w:bookmarkEnd w:id="11743"/>
      <w:ins w:id="11757" w:author="Rev 6 Allen Wirfs-Brock" w:date="2012-02-16T13:53:00Z">
        <w:del w:id="11758" w:author="Rev 7 Allen Wirfs-Brock" w:date="2012-04-10T12:10:00Z">
          <w:r w:rsidR="00FA0122" w:rsidRPr="00FA0122" w:rsidDel="00134DAD">
            <w:delText xml:space="preserve"> </w:delText>
          </w:r>
          <w:r w:rsidR="00FA0122" w:rsidDel="00134DAD">
            <w:delText xml:space="preserve">is an abrupt completion, return </w:delText>
          </w:r>
        </w:del>
      </w:ins>
      <w:ins w:id="11759" w:author="Rev 6 Allen Wirfs-Brock" w:date="2012-02-16T13:54:00Z">
        <w:del w:id="11760" w:author="Rev 7 Allen Wirfs-Brock" w:date="2012-04-10T12:10:00Z">
          <w:r w:rsidR="00FA0122" w:rsidDel="00134DAD">
            <w:delText>that result</w:delText>
          </w:r>
        </w:del>
      </w:ins>
      <w:ins w:id="11761" w:author="Rev 7 Allen Wirfs-Brock" w:date="2012-04-10T12:10:00Z">
        <w:r w:rsidR="00134DAD">
          <w:t>)</w:t>
        </w:r>
      </w:ins>
      <w:r w:rsidRPr="00E77497">
        <w:t>.</w:t>
      </w:r>
      <w:bookmarkStart w:id="11762" w:name="_Toc382212451"/>
    </w:p>
    <w:p w14:paraId="385C4C3C" w14:textId="77777777" w:rsidR="004C02EF" w:rsidRPr="00E77497" w:rsidRDefault="004C02EF" w:rsidP="009E3FF6">
      <w:pPr>
        <w:pStyle w:val="Alg3"/>
        <w:numPr>
          <w:ilvl w:val="0"/>
          <w:numId w:val="59"/>
        </w:numPr>
      </w:pPr>
      <w:r w:rsidRPr="00E77497">
        <w:t xml:space="preserve">Let </w:t>
      </w:r>
      <w:r w:rsidRPr="00E77497">
        <w:rPr>
          <w:i/>
        </w:rPr>
        <w:t>propertyNameString</w:t>
      </w:r>
      <w:r w:rsidRPr="00E77497">
        <w:t xml:space="preserve"> be ToString(</w:t>
      </w:r>
      <w:r w:rsidRPr="00E77497">
        <w:rPr>
          <w:i/>
        </w:rPr>
        <w:t>propertyNameValue</w:t>
      </w:r>
      <w:r w:rsidRPr="00E77497">
        <w:t>)</w:t>
      </w:r>
      <w:bookmarkEnd w:id="11762"/>
      <w:r w:rsidRPr="00E77497">
        <w:t>.</w:t>
      </w:r>
      <w:bookmarkStart w:id="11763" w:name="_Toc382212452"/>
    </w:p>
    <w:p w14:paraId="47E573C9" w14:textId="77777777" w:rsidR="004C02EF" w:rsidRPr="00E77497" w:rsidRDefault="004C02EF" w:rsidP="009E3FF6">
      <w:pPr>
        <w:pStyle w:val="Alg3"/>
        <w:numPr>
          <w:ilvl w:val="0"/>
          <w:numId w:val="59"/>
        </w:numPr>
      </w:pPr>
      <w:r w:rsidRPr="00E77497">
        <w:t>If the</w:t>
      </w:r>
      <w:ins w:id="11764" w:author="Rev 5 Allen Wirfs-Brock" w:date="2012-01-11T14:19:00Z">
        <w:r w:rsidR="000847C5">
          <w:t xml:space="preserve"> code matched by the</w:t>
        </w:r>
      </w:ins>
      <w:r w:rsidRPr="00E77497">
        <w:t xml:space="preserve"> syntactic production that is being evaluated is </w:t>
      </w:r>
      <w:del w:id="11765" w:author="Rev 5 Allen Wirfs-Brock" w:date="2012-01-11T14:19:00Z">
        <w:r w:rsidRPr="00E77497" w:rsidDel="000847C5">
          <w:delText xml:space="preserve">contained in </w:delText>
        </w:r>
      </w:del>
      <w:r w:rsidRPr="00E77497">
        <w:t xml:space="preserve">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4897C5A1" w14:textId="77777777" w:rsidR="004C02EF" w:rsidRPr="00E77497" w:rsidRDefault="004C02EF" w:rsidP="009E3FF6">
      <w:pPr>
        <w:pStyle w:val="Alg3"/>
        <w:numPr>
          <w:ilvl w:val="0"/>
          <w:numId w:val="59"/>
        </w:numPr>
        <w:spacing w:after="220"/>
      </w:pPr>
      <w:r w:rsidRPr="00E77497">
        <w:t xml:space="preserve">Return a value of type Reference whose base value is </w:t>
      </w:r>
      <w:r w:rsidRPr="00E77497">
        <w:rPr>
          <w:i/>
        </w:rPr>
        <w:t>baseValue</w:t>
      </w:r>
      <w:r w:rsidRPr="00E77497">
        <w:t xml:space="preserve"> and whose referenced name is </w:t>
      </w:r>
      <w:bookmarkEnd w:id="11763"/>
      <w:r w:rsidRPr="00E77497">
        <w:rPr>
          <w:i/>
        </w:rPr>
        <w:t>propertyNameString</w:t>
      </w:r>
      <w:r w:rsidRPr="00E77497">
        <w:t xml:space="preserve">, and whose strict mode flag is </w:t>
      </w:r>
      <w:r w:rsidRPr="00E77497">
        <w:rPr>
          <w:i/>
        </w:rPr>
        <w:t>strict</w:t>
      </w:r>
      <w:r w:rsidRPr="00E77497">
        <w:t>.</w:t>
      </w:r>
      <w:bookmarkStart w:id="11766" w:name="_Toc375031170"/>
      <w:bookmarkStart w:id="11767" w:name="_Toc381513684"/>
      <w:bookmarkStart w:id="11768" w:name="_Ref381525416"/>
      <w:bookmarkStart w:id="11769" w:name="_Toc382202834"/>
      <w:bookmarkStart w:id="11770" w:name="_Toc382212206"/>
      <w:bookmarkStart w:id="11771" w:name="_Toc382212460"/>
      <w:bookmarkStart w:id="11772" w:name="_Toc382291551"/>
    </w:p>
    <w:p w14:paraId="018582A4" w14:textId="77777777" w:rsidR="00D35EDC" w:rsidRPr="00E77497" w:rsidRDefault="004C02EF" w:rsidP="004C02EF">
      <w:pPr>
        <w:rPr>
          <w:ins w:id="11773" w:author="Rev 4 Allen Wirfs-Brock" w:date="2011-10-15T09:28:00Z"/>
        </w:rPr>
      </w:pPr>
      <w:del w:id="11774" w:author="Rev 4 Allen Wirfs-Brock" w:date="2011-10-15T09:27:00Z">
        <w:r w:rsidRPr="00E77497" w:rsidDel="00D35EDC">
          <w:delText xml:space="preserve">The production </w:delText>
        </w:r>
      </w:del>
      <w:r w:rsidRPr="00E77497">
        <w:rPr>
          <w:rStyle w:val="bnf"/>
        </w:rPr>
        <w:t>CallExpression</w:t>
      </w:r>
      <w:r w:rsidRPr="00E77497">
        <w:t xml:space="preserve"> </w:t>
      </w:r>
      <w:r w:rsidRPr="00E77497">
        <w:rPr>
          <w:b/>
        </w:rPr>
        <w:t>:</w:t>
      </w:r>
      <w:r w:rsidRPr="00E77497">
        <w:rPr>
          <w:i/>
        </w:rPr>
        <w:t xml:space="preserve"> </w:t>
      </w:r>
      <w:r w:rsidRPr="00E77497">
        <w:rPr>
          <w:rStyle w:val="bnf"/>
        </w:rPr>
        <w:t>CallExpression</w:t>
      </w:r>
      <w:r w:rsidRPr="00E77497">
        <w:rPr>
          <w:i/>
        </w:rPr>
        <w:t xml:space="preserve"> </w:t>
      </w:r>
      <w:r w:rsidRPr="00E77497">
        <w:rPr>
          <w:rFonts w:ascii="Courier New" w:hAnsi="Courier New"/>
          <w:b/>
        </w:rPr>
        <w:t>[</w:t>
      </w:r>
      <w:r w:rsidRPr="00E77497">
        <w:rPr>
          <w:i/>
        </w:rPr>
        <w:t xml:space="preserve"> </w:t>
      </w:r>
      <w:r w:rsidRPr="00E77497">
        <w:rPr>
          <w:rStyle w:val="bnf"/>
        </w:rPr>
        <w:t>Expression</w:t>
      </w:r>
      <w:r w:rsidRPr="00E77497">
        <w:rPr>
          <w:i/>
        </w:rPr>
        <w:t xml:space="preserve"> </w:t>
      </w:r>
      <w:r w:rsidRPr="00E77497">
        <w:rPr>
          <w:rFonts w:ascii="Courier New" w:hAnsi="Courier New"/>
          <w:b/>
        </w:rPr>
        <w:t>]</w:t>
      </w:r>
      <w:r w:rsidRPr="00E77497">
        <w:t xml:space="preserve"> </w:t>
      </w:r>
    </w:p>
    <w:p w14:paraId="79F17630" w14:textId="77777777" w:rsidR="004C02EF" w:rsidRPr="00E77497" w:rsidRDefault="004C02EF" w:rsidP="004C02EF">
      <w:del w:id="11775" w:author="Rev 4 Allen Wirfs-Brock" w:date="2011-10-15T09:28:00Z">
        <w:r w:rsidRPr="00E77497" w:rsidDel="00D35EDC">
          <w:delText xml:space="preserve">is </w:delText>
        </w:r>
      </w:del>
      <w:ins w:id="11776" w:author="Rev 4 Allen Wirfs-Brock" w:date="2011-10-15T09:28:00Z">
        <w:r w:rsidR="00D35EDC" w:rsidRPr="00E77497">
          <w:t xml:space="preserve">Is </w:t>
        </w:r>
      </w:ins>
      <w:r w:rsidRPr="00E77497">
        <w:t>evaluated in exactly the same manner</w:t>
      </w:r>
      <w:ins w:id="11777" w:author="Rev 4 Allen Wirfs-Brock" w:date="2011-10-15T09:28:00Z">
        <w:r w:rsidR="00D35EDC" w:rsidRPr="00E77497">
          <w:t xml:space="preserve"> as</w:t>
        </w:r>
        <w:r w:rsidR="00D35EDC" w:rsidRPr="00E77497">
          <w:rPr>
            <w:rStyle w:val="bnf"/>
          </w:rPr>
          <w:t xml:space="preserve"> MemberExpression</w:t>
        </w:r>
        <w:r w:rsidR="00D35EDC" w:rsidRPr="00E77497">
          <w:t xml:space="preserve"> </w:t>
        </w:r>
        <w:r w:rsidR="00D35EDC" w:rsidRPr="00E77497">
          <w:rPr>
            <w:b/>
          </w:rPr>
          <w:t>:</w:t>
        </w:r>
        <w:r w:rsidR="00D35EDC" w:rsidRPr="00E77497">
          <w:t xml:space="preserve"> </w:t>
        </w:r>
        <w:r w:rsidR="00D35EDC" w:rsidRPr="00E77497">
          <w:rPr>
            <w:rStyle w:val="bnf"/>
          </w:rPr>
          <w:t>MemberExpression</w:t>
        </w:r>
        <w:r w:rsidR="00D35EDC" w:rsidRPr="00E77497">
          <w:t xml:space="preserve"> </w:t>
        </w:r>
        <w:r w:rsidR="00D35EDC" w:rsidRPr="00E77497">
          <w:rPr>
            <w:rFonts w:ascii="Courier New" w:hAnsi="Courier New"/>
            <w:b/>
          </w:rPr>
          <w:t>[</w:t>
        </w:r>
        <w:r w:rsidR="00D35EDC" w:rsidRPr="00E77497">
          <w:t xml:space="preserve"> </w:t>
        </w:r>
        <w:r w:rsidR="00D35EDC" w:rsidRPr="00E77497">
          <w:rPr>
            <w:rStyle w:val="bnf"/>
          </w:rPr>
          <w:t>Expression</w:t>
        </w:r>
        <w:r w:rsidR="00D35EDC" w:rsidRPr="00E77497">
          <w:t xml:space="preserve"> </w:t>
        </w:r>
        <w:r w:rsidR="00D35EDC" w:rsidRPr="00E77497">
          <w:rPr>
            <w:rFonts w:ascii="Courier New" w:hAnsi="Courier New"/>
            <w:b/>
          </w:rPr>
          <w:t>]</w:t>
        </w:r>
      </w:ins>
      <w:del w:id="11778" w:author="Rev 4 Allen Wirfs-Brock" w:date="2011-10-15T09:28:00Z">
        <w:r w:rsidRPr="00E77497" w:rsidDel="00D35EDC">
          <w:delText>,</w:delText>
        </w:r>
      </w:del>
      <w:r w:rsidRPr="00E77497">
        <w:t xml:space="preserve"> except that the contained </w:t>
      </w:r>
      <w:r w:rsidRPr="00E77497">
        <w:rPr>
          <w:rStyle w:val="bnf"/>
        </w:rPr>
        <w:t>CallExpression</w:t>
      </w:r>
      <w:r w:rsidRPr="00E77497">
        <w:t xml:space="preserve"> is evaluated in step 1.</w:t>
      </w:r>
      <w:bookmarkStart w:id="11779" w:name="_Toc385672189"/>
      <w:bookmarkStart w:id="11780" w:name="_Toc393690284"/>
    </w:p>
    <w:p w14:paraId="3F4FFA83" w14:textId="77777777" w:rsidR="004C02EF" w:rsidRPr="00E77497" w:rsidRDefault="004C02EF" w:rsidP="003A4B22">
      <w:pPr>
        <w:pStyle w:val="30"/>
        <w:numPr>
          <w:ilvl w:val="0"/>
          <w:numId w:val="0"/>
        </w:numPr>
      </w:pPr>
      <w:bookmarkStart w:id="11781" w:name="_Ref455972170"/>
      <w:bookmarkStart w:id="11782" w:name="_Ref456011197"/>
      <w:bookmarkStart w:id="11783" w:name="_Toc472818823"/>
      <w:bookmarkStart w:id="11784" w:name="_Toc235503397"/>
      <w:bookmarkStart w:id="11785" w:name="_Toc241509172"/>
      <w:bookmarkStart w:id="11786" w:name="_Toc244416659"/>
      <w:bookmarkStart w:id="11787" w:name="_Toc276631023"/>
      <w:bookmarkStart w:id="11788" w:name="_Toc336509511"/>
      <w:r w:rsidRPr="00E77497">
        <w:t>11.2.2</w:t>
      </w:r>
      <w:r w:rsidRPr="00E77497">
        <w:tab/>
        <w:t xml:space="preserve">The </w:t>
      </w:r>
      <w:r w:rsidRPr="00E77497">
        <w:rPr>
          <w:rFonts w:ascii="Courier New" w:hAnsi="Courier New"/>
          <w:sz w:val="22"/>
        </w:rPr>
        <w:t>new</w:t>
      </w:r>
      <w:r w:rsidRPr="00E77497">
        <w:rPr>
          <w:sz w:val="22"/>
        </w:rPr>
        <w:t xml:space="preserve"> </w:t>
      </w:r>
      <w:r w:rsidRPr="00E77497">
        <w:t>Operato</w:t>
      </w:r>
      <w:bookmarkEnd w:id="11766"/>
      <w:bookmarkEnd w:id="11767"/>
      <w:bookmarkEnd w:id="11768"/>
      <w:bookmarkEnd w:id="11769"/>
      <w:bookmarkEnd w:id="11770"/>
      <w:bookmarkEnd w:id="11771"/>
      <w:bookmarkEnd w:id="11772"/>
      <w:bookmarkEnd w:id="11779"/>
      <w:bookmarkEnd w:id="11780"/>
      <w:r w:rsidRPr="00E77497">
        <w:t>r</w:t>
      </w:r>
      <w:bookmarkEnd w:id="11781"/>
      <w:bookmarkEnd w:id="11782"/>
      <w:bookmarkEnd w:id="11783"/>
      <w:bookmarkEnd w:id="11784"/>
      <w:bookmarkEnd w:id="11785"/>
      <w:bookmarkEnd w:id="11786"/>
      <w:bookmarkEnd w:id="11787"/>
      <w:bookmarkEnd w:id="11788"/>
    </w:p>
    <w:p w14:paraId="7A4A4855" w14:textId="77777777" w:rsidR="00D35EDC" w:rsidRPr="00E77497" w:rsidRDefault="00D35EDC" w:rsidP="00D35EDC">
      <w:pPr>
        <w:keepNext/>
        <w:rPr>
          <w:ins w:id="11789" w:author="Rev 4 Allen Wirfs-Brock" w:date="2011-10-15T09:29:00Z"/>
          <w:rFonts w:ascii="Helvetica" w:hAnsi="Helvetica"/>
          <w:b/>
        </w:rPr>
      </w:pPr>
      <w:ins w:id="11790" w:author="Rev 4 Allen Wirfs-Brock" w:date="2011-10-15T09:29:00Z">
        <w:r w:rsidRPr="00E77497">
          <w:rPr>
            <w:rFonts w:ascii="Helvetica" w:hAnsi="Helvetica"/>
            <w:b/>
          </w:rPr>
          <w:t xml:space="preserve">Runtime Semantics: </w:t>
        </w:r>
        <w:r w:rsidRPr="00E77497">
          <w:rPr>
            <w:rFonts w:ascii="Helvetica" w:hAnsi="Helvetica"/>
            <w:b/>
            <w:spacing w:val="6"/>
          </w:rPr>
          <w:t>Evaluation</w:t>
        </w:r>
      </w:ins>
    </w:p>
    <w:p w14:paraId="0EC5CF6E" w14:textId="77777777" w:rsidR="004C02EF" w:rsidRPr="00E77497" w:rsidRDefault="004C02EF" w:rsidP="004C02EF">
      <w:del w:id="11791" w:author="Rev 6 Allen Wirfs-Brock" w:date="2012-02-27T15:57:00Z">
        <w:r w:rsidRPr="00E77497" w:rsidDel="003471DC">
          <w:delText xml:space="preserve">The production </w:delText>
        </w:r>
      </w:del>
      <w:r w:rsidRPr="00E77497">
        <w:rPr>
          <w:rStyle w:val="bnf"/>
        </w:rPr>
        <w:t>NewExpression</w:t>
      </w:r>
      <w:r w:rsidRPr="00E77497">
        <w:rPr>
          <w:i/>
        </w:rPr>
        <w:t xml:space="preserve"> </w:t>
      </w:r>
      <w:r w:rsidRPr="00E77497">
        <w:rPr>
          <w:b/>
        </w:rPr>
        <w:t>:</w:t>
      </w:r>
      <w:r w:rsidRPr="00E77497">
        <w:rPr>
          <w:i/>
        </w:rPr>
        <w:t xml:space="preserve"> </w:t>
      </w:r>
      <w:r w:rsidRPr="00E77497">
        <w:rPr>
          <w:rFonts w:ascii="Courier New" w:hAnsi="Courier New"/>
          <w:b/>
        </w:rPr>
        <w:t>new</w:t>
      </w:r>
      <w:r w:rsidRPr="00E77497">
        <w:rPr>
          <w:i/>
        </w:rPr>
        <w:t xml:space="preserve"> </w:t>
      </w:r>
      <w:r w:rsidRPr="00E77497">
        <w:rPr>
          <w:rStyle w:val="bnf"/>
        </w:rPr>
        <w:t>NewExpression</w:t>
      </w:r>
      <w:r w:rsidRPr="00E77497">
        <w:rPr>
          <w:i/>
        </w:rPr>
        <w:t xml:space="preserve"> </w:t>
      </w:r>
      <w:del w:id="11792" w:author="Rev 4 Allen Wirfs-Brock" w:date="2011-10-15T09:29:00Z">
        <w:r w:rsidRPr="00E77497" w:rsidDel="00D35EDC">
          <w:delText>is evaluated as follows:</w:delText>
        </w:r>
      </w:del>
      <w:bookmarkStart w:id="11793" w:name="_Toc382212461"/>
    </w:p>
    <w:p w14:paraId="55B36DD3" w14:textId="77777777" w:rsidR="004C02EF" w:rsidRPr="00E77497" w:rsidRDefault="004C02EF" w:rsidP="009E3FF6">
      <w:pPr>
        <w:pStyle w:val="Alg3"/>
        <w:numPr>
          <w:ilvl w:val="0"/>
          <w:numId w:val="60"/>
        </w:numPr>
      </w:pPr>
      <w:r w:rsidRPr="00E77497">
        <w:t xml:space="preserve">Let </w:t>
      </w:r>
      <w:r w:rsidRPr="00E77497">
        <w:rPr>
          <w:i/>
        </w:rPr>
        <w:t>ref</w:t>
      </w:r>
      <w:r w:rsidRPr="00E77497">
        <w:t xml:space="preserve"> be the result of evaluating </w:t>
      </w:r>
      <w:r w:rsidRPr="00E77497">
        <w:rPr>
          <w:i/>
        </w:rPr>
        <w:t>NewExpression</w:t>
      </w:r>
      <w:bookmarkEnd w:id="11793"/>
      <w:r w:rsidRPr="00E77497">
        <w:t>.</w:t>
      </w:r>
      <w:bookmarkStart w:id="11794" w:name="_Toc382212462"/>
    </w:p>
    <w:p w14:paraId="5F8920B3" w14:textId="77777777" w:rsidR="004C02EF" w:rsidRPr="00E77497" w:rsidRDefault="004C02EF" w:rsidP="009E3FF6">
      <w:pPr>
        <w:pStyle w:val="Alg3"/>
        <w:numPr>
          <w:ilvl w:val="0"/>
          <w:numId w:val="60"/>
        </w:numPr>
      </w:pPr>
      <w:r w:rsidRPr="00E77497">
        <w:t xml:space="preserve">Let </w:t>
      </w:r>
      <w:r w:rsidRPr="00E77497">
        <w:rPr>
          <w:i/>
        </w:rPr>
        <w:t>constructor</w:t>
      </w:r>
      <w:r w:rsidRPr="00E77497">
        <w:t xml:space="preserve"> be GetValue(</w:t>
      </w:r>
      <w:r w:rsidRPr="00E77497">
        <w:rPr>
          <w:i/>
        </w:rPr>
        <w:t>ref</w:t>
      </w:r>
      <w:r w:rsidRPr="00E77497">
        <w:t>)</w:t>
      </w:r>
      <w:bookmarkEnd w:id="11794"/>
      <w:r w:rsidRPr="00E77497">
        <w:t>.</w:t>
      </w:r>
      <w:bookmarkStart w:id="11795" w:name="_Toc382212463"/>
    </w:p>
    <w:p w14:paraId="2AB86632" w14:textId="77777777" w:rsidR="00FA0122" w:rsidRDefault="006552DF" w:rsidP="00FA0122">
      <w:pPr>
        <w:pStyle w:val="Alg4"/>
        <w:numPr>
          <w:ilvl w:val="0"/>
          <w:numId w:val="60"/>
        </w:numPr>
        <w:contextualSpacing/>
        <w:rPr>
          <w:ins w:id="11796" w:author="Rev 6 Allen Wirfs-Brock" w:date="2012-02-16T13:55:00Z"/>
        </w:rPr>
      </w:pPr>
      <w:ins w:id="11797" w:author="Rev 10 Allen Wirfs-Brock" w:date="2012-08-14T14:45:00Z">
        <w:r>
          <w:t>ReturnIfAbrupt(</w:t>
        </w:r>
        <w:r w:rsidRPr="00E77497">
          <w:rPr>
            <w:i/>
          </w:rPr>
          <w:t>constructor</w:t>
        </w:r>
        <w:r>
          <w:t>)</w:t>
        </w:r>
      </w:ins>
      <w:ins w:id="11798" w:author="Rev 6 Allen Wirfs-Brock" w:date="2012-02-16T13:55:00Z">
        <w:del w:id="11799" w:author="Rev 10 Allen Wirfs-Brock" w:date="2012-08-14T14:45:00Z">
          <w:r w:rsidR="00FA0122" w:rsidDel="006552DF">
            <w:delText xml:space="preserve">If </w:delText>
          </w:r>
          <w:r w:rsidR="00FA0122" w:rsidRPr="00E77497" w:rsidDel="006552DF">
            <w:rPr>
              <w:i/>
            </w:rPr>
            <w:delText>constructor</w:delText>
          </w:r>
          <w:r w:rsidR="00FA0122" w:rsidRPr="00E77497" w:rsidDel="006552DF">
            <w:delText xml:space="preserve"> </w:delText>
          </w:r>
          <w:r w:rsidR="00FA0122" w:rsidDel="006552DF">
            <w:delText xml:space="preserve">is an abrupt completion, return </w:delText>
          </w:r>
        </w:del>
      </w:ins>
      <w:ins w:id="11800" w:author="Rev 6 Allen Wirfs-Brock" w:date="2012-02-16T13:56:00Z">
        <w:del w:id="11801" w:author="Rev 10 Allen Wirfs-Brock" w:date="2012-08-14T14:45:00Z">
          <w:r w:rsidR="00FA0122" w:rsidRPr="00E77497" w:rsidDel="006552DF">
            <w:rPr>
              <w:i/>
            </w:rPr>
            <w:delText>constructor</w:delText>
          </w:r>
        </w:del>
      </w:ins>
      <w:ins w:id="11802" w:author="Rev 6 Allen Wirfs-Brock" w:date="2012-02-16T13:55:00Z">
        <w:r w:rsidR="00FA0122">
          <w:t>.</w:t>
        </w:r>
      </w:ins>
    </w:p>
    <w:p w14:paraId="7F35469B" w14:textId="77777777" w:rsidR="004C02EF" w:rsidRPr="00E77497" w:rsidRDefault="004C02EF" w:rsidP="009E3FF6">
      <w:pPr>
        <w:pStyle w:val="Alg3"/>
        <w:numPr>
          <w:ilvl w:val="0"/>
          <w:numId w:val="60"/>
        </w:numPr>
      </w:pPr>
      <w:r w:rsidRPr="00E77497">
        <w:t>If Type(</w:t>
      </w:r>
      <w:r w:rsidRPr="00E77497">
        <w:rPr>
          <w:i/>
        </w:rPr>
        <w:t>constructor</w:t>
      </w:r>
      <w:r w:rsidRPr="00E77497">
        <w:t xml:space="preserve">) is not Object, </w:t>
      </w:r>
      <w:bookmarkStart w:id="11803" w:name="_Toc382212464"/>
      <w:bookmarkEnd w:id="11795"/>
      <w:r w:rsidRPr="00E77497">
        <w:t xml:space="preserve">throw a </w:t>
      </w:r>
      <w:r w:rsidRPr="00E77497">
        <w:rPr>
          <w:b/>
        </w:rPr>
        <w:t>TypeError</w:t>
      </w:r>
      <w:r w:rsidRPr="00E77497">
        <w:t xml:space="preserve"> exception.</w:t>
      </w:r>
    </w:p>
    <w:p w14:paraId="39E29C39" w14:textId="77777777" w:rsidR="004C02EF" w:rsidRPr="00E77497" w:rsidRDefault="004C02EF" w:rsidP="009E3FF6">
      <w:pPr>
        <w:pStyle w:val="Alg3"/>
        <w:numPr>
          <w:ilvl w:val="0"/>
          <w:numId w:val="60"/>
        </w:numPr>
      </w:pPr>
      <w:r w:rsidRPr="00E77497">
        <w:t xml:space="preserve">If </w:t>
      </w:r>
      <w:r w:rsidRPr="00E77497">
        <w:rPr>
          <w:i/>
        </w:rPr>
        <w:t>constructor</w:t>
      </w:r>
      <w:r w:rsidRPr="00E77497">
        <w:t xml:space="preserve"> does not implement the [[Construct]] internal method, </w:t>
      </w:r>
      <w:bookmarkEnd w:id="11803"/>
      <w:r w:rsidRPr="00E77497">
        <w:t xml:space="preserve">throw a </w:t>
      </w:r>
      <w:r w:rsidRPr="00E77497">
        <w:rPr>
          <w:b/>
        </w:rPr>
        <w:t>TypeError</w:t>
      </w:r>
      <w:r w:rsidRPr="00E77497">
        <w:t xml:space="preserve"> exception.</w:t>
      </w:r>
      <w:bookmarkStart w:id="11804" w:name="_Toc382212465"/>
    </w:p>
    <w:p w14:paraId="4590108C" w14:textId="77777777" w:rsidR="004C02EF" w:rsidRPr="00E77497" w:rsidRDefault="004C02EF" w:rsidP="009E3FF6">
      <w:pPr>
        <w:pStyle w:val="Alg3"/>
        <w:numPr>
          <w:ilvl w:val="0"/>
          <w:numId w:val="60"/>
        </w:numPr>
        <w:spacing w:after="220"/>
      </w:pPr>
      <w:commentRangeStart w:id="11805"/>
      <w:r w:rsidRPr="00E77497">
        <w:t xml:space="preserve">Return the result of calling the [[Construct]] internal method on </w:t>
      </w:r>
      <w:r w:rsidRPr="00E77497">
        <w:rPr>
          <w:i/>
        </w:rPr>
        <w:t>constructor</w:t>
      </w:r>
      <w:del w:id="11806" w:author="Rev 10 Allen Wirfs-Brock" w:date="2012-08-13T17:21:00Z">
        <w:r w:rsidRPr="00E77497" w:rsidDel="0003414D">
          <w:delText xml:space="preserve">, providing no arguments (that is, </w:delText>
        </w:r>
      </w:del>
      <w:ins w:id="11807" w:author="Rev 10 Allen Wirfs-Brock" w:date="2012-08-13T17:21:00Z">
        <w:r w:rsidR="0003414D">
          <w:t xml:space="preserve"> with </w:t>
        </w:r>
      </w:ins>
      <w:r w:rsidRPr="00E77497">
        <w:t xml:space="preserve">an empty </w:t>
      </w:r>
      <w:del w:id="11808" w:author="Rev 10 Allen Wirfs-Brock" w:date="2012-08-13T17:21:00Z">
        <w:r w:rsidRPr="00E77497" w:rsidDel="0003414D">
          <w:delText xml:space="preserve">list </w:delText>
        </w:r>
      </w:del>
      <w:ins w:id="11809" w:author="Rev 10 Allen Wirfs-Brock" w:date="2012-08-13T17:21:00Z">
        <w:r w:rsidR="0003414D">
          <w:t>L</w:t>
        </w:r>
        <w:r w:rsidR="0003414D" w:rsidRPr="00E77497">
          <w:t xml:space="preserve">ist </w:t>
        </w:r>
      </w:ins>
      <w:del w:id="11810" w:author="Rev 10 Allen Wirfs-Brock" w:date="2012-08-13T17:22:00Z">
        <w:r w:rsidRPr="00E77497" w:rsidDel="0003414D">
          <w:delText xml:space="preserve">of </w:delText>
        </w:r>
      </w:del>
      <w:ins w:id="11811" w:author="Rev 10 Allen Wirfs-Brock" w:date="2012-08-13T17:22:00Z">
        <w:r w:rsidR="0003414D">
          <w:t>as the argument</w:t>
        </w:r>
      </w:ins>
      <w:del w:id="11812" w:author="Rev 10 Allen Wirfs-Brock" w:date="2012-08-13T17:22:00Z">
        <w:r w:rsidRPr="00E77497" w:rsidDel="0003414D">
          <w:delText>arguments)</w:delText>
        </w:r>
      </w:del>
      <w:bookmarkEnd w:id="11804"/>
      <w:r w:rsidRPr="00E77497">
        <w:t>.</w:t>
      </w:r>
      <w:commentRangeEnd w:id="11805"/>
      <w:r w:rsidR="00272A6D">
        <w:rPr>
          <w:rStyle w:val="af3"/>
          <w:rFonts w:ascii="Arial" w:eastAsia="MS Mincho" w:hAnsi="Arial"/>
          <w:spacing w:val="0"/>
          <w:lang w:eastAsia="ja-JP"/>
        </w:rPr>
        <w:commentReference w:id="11805"/>
      </w:r>
    </w:p>
    <w:p w14:paraId="42D79C88" w14:textId="77777777" w:rsidR="004C02EF" w:rsidRPr="00E77497" w:rsidRDefault="004C02EF" w:rsidP="004C02EF">
      <w:del w:id="11813" w:author="Rev 4 Allen Wirfs-Brock" w:date="2011-10-15T09:29:00Z">
        <w:r w:rsidRPr="00E77497" w:rsidDel="00D35EDC">
          <w:delText xml:space="preserve">The production </w:delText>
        </w:r>
      </w:del>
      <w:r w:rsidRPr="00E77497">
        <w:rPr>
          <w:rStyle w:val="bnf"/>
        </w:rPr>
        <w:t>MemberExpression</w:t>
      </w:r>
      <w:r w:rsidRPr="00E77497">
        <w:t xml:space="preserve"> </w:t>
      </w:r>
      <w:r w:rsidRPr="00E77497">
        <w:rPr>
          <w:b/>
        </w:rPr>
        <w:t>:</w:t>
      </w:r>
      <w:r w:rsidRPr="00E77497">
        <w:t xml:space="preserve"> </w:t>
      </w:r>
      <w:r w:rsidRPr="00E77497">
        <w:rPr>
          <w:rFonts w:ascii="Courier New" w:hAnsi="Courier New"/>
          <w:b/>
        </w:rPr>
        <w:t>new</w:t>
      </w:r>
      <w:r w:rsidRPr="00E77497">
        <w:t xml:space="preserve"> </w:t>
      </w:r>
      <w:r w:rsidRPr="00E77497">
        <w:rPr>
          <w:rStyle w:val="bnf"/>
        </w:rPr>
        <w:t>MemberExpression</w:t>
      </w:r>
      <w:r w:rsidRPr="00E77497">
        <w:t xml:space="preserve"> </w:t>
      </w:r>
      <w:r w:rsidRPr="00E77497">
        <w:rPr>
          <w:rStyle w:val="bnf"/>
        </w:rPr>
        <w:t>Arguments</w:t>
      </w:r>
      <w:r w:rsidRPr="00E77497">
        <w:t xml:space="preserve"> </w:t>
      </w:r>
      <w:del w:id="11814" w:author="Rev 4 Allen Wirfs-Brock" w:date="2011-10-15T09:29:00Z">
        <w:r w:rsidRPr="00E77497" w:rsidDel="00D35EDC">
          <w:delText>is evaluated as follows:</w:delText>
        </w:r>
      </w:del>
      <w:bookmarkStart w:id="11815" w:name="_Toc382212467"/>
    </w:p>
    <w:p w14:paraId="649CE6CB" w14:textId="77777777" w:rsidR="004C02EF" w:rsidRPr="00E77497" w:rsidRDefault="004C02EF" w:rsidP="009E3FF6">
      <w:pPr>
        <w:pStyle w:val="Alg3"/>
        <w:numPr>
          <w:ilvl w:val="0"/>
          <w:numId w:val="61"/>
        </w:numPr>
      </w:pPr>
      <w:r w:rsidRPr="00E77497">
        <w:t xml:space="preserve">Let </w:t>
      </w:r>
      <w:r w:rsidRPr="00E77497">
        <w:rPr>
          <w:i/>
        </w:rPr>
        <w:t>ref</w:t>
      </w:r>
      <w:r w:rsidRPr="00E77497">
        <w:t xml:space="preserve"> be the result of evaluating </w:t>
      </w:r>
      <w:r w:rsidRPr="00E77497">
        <w:rPr>
          <w:i/>
        </w:rPr>
        <w:t>MemberExpression</w:t>
      </w:r>
      <w:bookmarkEnd w:id="11815"/>
      <w:r w:rsidRPr="00E77497">
        <w:t>.</w:t>
      </w:r>
      <w:bookmarkStart w:id="11816" w:name="_Toc382212468"/>
    </w:p>
    <w:p w14:paraId="724EEE55" w14:textId="77777777" w:rsidR="004C02EF" w:rsidRPr="00E77497" w:rsidRDefault="004C02EF" w:rsidP="00FA0122">
      <w:pPr>
        <w:pStyle w:val="Alg3"/>
        <w:numPr>
          <w:ilvl w:val="0"/>
          <w:numId w:val="61"/>
        </w:numPr>
        <w:contextualSpacing/>
      </w:pPr>
      <w:r w:rsidRPr="00E77497">
        <w:t xml:space="preserve">Let </w:t>
      </w:r>
      <w:r w:rsidRPr="00E77497">
        <w:rPr>
          <w:i/>
        </w:rPr>
        <w:t>constructor</w:t>
      </w:r>
      <w:r w:rsidRPr="00E77497">
        <w:t xml:space="preserve"> be GetValue(</w:t>
      </w:r>
      <w:r w:rsidRPr="00E77497">
        <w:rPr>
          <w:i/>
        </w:rPr>
        <w:t>ref</w:t>
      </w:r>
      <w:r w:rsidRPr="00E77497">
        <w:t>)</w:t>
      </w:r>
      <w:bookmarkEnd w:id="11816"/>
      <w:r w:rsidRPr="00E77497">
        <w:t>.</w:t>
      </w:r>
      <w:bookmarkStart w:id="11817" w:name="_Toc382212469"/>
    </w:p>
    <w:p w14:paraId="591A24FE" w14:textId="77777777" w:rsidR="00FA0122" w:rsidRDefault="006552DF" w:rsidP="00FA0122">
      <w:pPr>
        <w:pStyle w:val="Alg4"/>
        <w:numPr>
          <w:ilvl w:val="0"/>
          <w:numId w:val="61"/>
        </w:numPr>
        <w:contextualSpacing/>
        <w:rPr>
          <w:ins w:id="11818" w:author="Rev 6 Allen Wirfs-Brock" w:date="2012-02-16T13:56:00Z"/>
        </w:rPr>
      </w:pPr>
      <w:ins w:id="11819" w:author="Rev 10 Allen Wirfs-Brock" w:date="2012-08-14T14:45:00Z">
        <w:r>
          <w:t>ReturnIfAbrupt(</w:t>
        </w:r>
        <w:r w:rsidRPr="00E77497">
          <w:rPr>
            <w:i/>
          </w:rPr>
          <w:t>constructor</w:t>
        </w:r>
        <w:r>
          <w:t>)</w:t>
        </w:r>
      </w:ins>
      <w:ins w:id="11820" w:author="Rev 6 Allen Wirfs-Brock" w:date="2012-02-16T13:56:00Z">
        <w:del w:id="11821" w:author="Rev 10 Allen Wirfs-Brock" w:date="2012-08-14T14:46:00Z">
          <w:r w:rsidR="00FA0122" w:rsidDel="006552DF">
            <w:delText xml:space="preserve">If </w:delText>
          </w:r>
          <w:r w:rsidR="00FA0122" w:rsidRPr="00E77497" w:rsidDel="006552DF">
            <w:rPr>
              <w:i/>
            </w:rPr>
            <w:delText>constructor</w:delText>
          </w:r>
          <w:r w:rsidR="00FA0122" w:rsidRPr="00E77497" w:rsidDel="006552DF">
            <w:delText xml:space="preserve"> </w:delText>
          </w:r>
          <w:r w:rsidR="00FA0122" w:rsidDel="006552DF">
            <w:delText xml:space="preserve">is an abrupt completion, return </w:delText>
          </w:r>
          <w:r w:rsidR="00FA0122" w:rsidRPr="00E77497" w:rsidDel="006552DF">
            <w:rPr>
              <w:i/>
            </w:rPr>
            <w:delText>constructor</w:delText>
          </w:r>
        </w:del>
        <w:r w:rsidR="00FA0122">
          <w:t>.</w:t>
        </w:r>
      </w:ins>
    </w:p>
    <w:p w14:paraId="5B0A16B0" w14:textId="77777777" w:rsidR="004C02EF" w:rsidRPr="00E77497" w:rsidRDefault="004C02EF" w:rsidP="009E3FF6">
      <w:pPr>
        <w:pStyle w:val="Alg3"/>
        <w:numPr>
          <w:ilvl w:val="0"/>
          <w:numId w:val="61"/>
        </w:numPr>
      </w:pPr>
      <w:r w:rsidRPr="00E77497">
        <w:t xml:space="preserve">Let </w:t>
      </w:r>
      <w:r w:rsidRPr="00E77497">
        <w:rPr>
          <w:i/>
        </w:rPr>
        <w:t>argList</w:t>
      </w:r>
      <w:r w:rsidRPr="00E77497">
        <w:t xml:space="preserve"> be the result of evaluating </w:t>
      </w:r>
      <w:r w:rsidRPr="00E77497">
        <w:rPr>
          <w:i/>
        </w:rPr>
        <w:t>Arguments</w:t>
      </w:r>
      <w:r w:rsidRPr="00E77497">
        <w:t xml:space="preserve">, producing an internal </w:t>
      </w:r>
      <w:del w:id="11822" w:author="Rev 10 Allen Wirfs-Brock" w:date="2012-08-13T17:22:00Z">
        <w:r w:rsidRPr="00E77497" w:rsidDel="0003414D">
          <w:delText xml:space="preserve">list </w:delText>
        </w:r>
      </w:del>
      <w:ins w:id="11823" w:author="Rev 10 Allen Wirfs-Brock" w:date="2012-08-13T17:22:00Z">
        <w:r w:rsidR="0003414D">
          <w:t>L</w:t>
        </w:r>
        <w:r w:rsidR="0003414D" w:rsidRPr="00E77497">
          <w:t xml:space="preserve">ist </w:t>
        </w:r>
      </w:ins>
      <w:r w:rsidRPr="00E77497">
        <w:t>of argument values (11.2.4)</w:t>
      </w:r>
      <w:bookmarkEnd w:id="11817"/>
      <w:r w:rsidRPr="00E77497">
        <w:t>.</w:t>
      </w:r>
      <w:bookmarkStart w:id="11824" w:name="_Toc382212470"/>
    </w:p>
    <w:p w14:paraId="2D1545CA" w14:textId="77777777" w:rsidR="00FA0122" w:rsidRDefault="006552DF" w:rsidP="00FA0122">
      <w:pPr>
        <w:pStyle w:val="Alg4"/>
        <w:numPr>
          <w:ilvl w:val="0"/>
          <w:numId w:val="61"/>
        </w:numPr>
        <w:contextualSpacing/>
        <w:rPr>
          <w:ins w:id="11825" w:author="Rev 6 Allen Wirfs-Brock" w:date="2012-02-16T13:58:00Z"/>
        </w:rPr>
      </w:pPr>
      <w:ins w:id="11826" w:author="Rev 10 Allen Wirfs-Brock" w:date="2012-08-14T14:46:00Z">
        <w:r>
          <w:t>ReturnIfAbrupt(</w:t>
        </w:r>
        <w:r w:rsidRPr="00E77497">
          <w:rPr>
            <w:i/>
          </w:rPr>
          <w:t>argList</w:t>
        </w:r>
        <w:r>
          <w:t>)</w:t>
        </w:r>
      </w:ins>
      <w:ins w:id="11827" w:author="Rev 6 Allen Wirfs-Brock" w:date="2012-02-16T13:58:00Z">
        <w:del w:id="11828" w:author="Rev 10 Allen Wirfs-Brock" w:date="2012-08-14T14:46:00Z">
          <w:r w:rsidR="00FA0122" w:rsidDel="006552DF">
            <w:delText xml:space="preserve">If </w:delText>
          </w:r>
          <w:r w:rsidR="00FA0122" w:rsidRPr="00E77497" w:rsidDel="006552DF">
            <w:rPr>
              <w:i/>
            </w:rPr>
            <w:delText>argList</w:delText>
          </w:r>
          <w:r w:rsidR="00FA0122" w:rsidRPr="00E77497" w:rsidDel="006552DF">
            <w:delText xml:space="preserve"> </w:delText>
          </w:r>
          <w:r w:rsidR="00FA0122" w:rsidDel="006552DF">
            <w:delText xml:space="preserve">is an abrupt completion, return </w:delText>
          </w:r>
          <w:r w:rsidR="00FA0122" w:rsidRPr="00E77497" w:rsidDel="006552DF">
            <w:rPr>
              <w:i/>
            </w:rPr>
            <w:delText>argList</w:delText>
          </w:r>
        </w:del>
        <w:r w:rsidR="00FA0122">
          <w:t>.</w:t>
        </w:r>
      </w:ins>
    </w:p>
    <w:p w14:paraId="242326C8" w14:textId="77777777" w:rsidR="004C02EF" w:rsidRPr="00E77497" w:rsidRDefault="004C02EF" w:rsidP="009E3FF6">
      <w:pPr>
        <w:pStyle w:val="Alg3"/>
        <w:numPr>
          <w:ilvl w:val="0"/>
          <w:numId w:val="61"/>
        </w:numPr>
      </w:pPr>
      <w:r w:rsidRPr="00E77497">
        <w:t>If Type(</w:t>
      </w:r>
      <w:r w:rsidRPr="00E77497">
        <w:rPr>
          <w:i/>
        </w:rPr>
        <w:t>constructor</w:t>
      </w:r>
      <w:r w:rsidRPr="00E77497">
        <w:t xml:space="preserve">) is not Object, </w:t>
      </w:r>
      <w:bookmarkEnd w:id="11824"/>
      <w:r w:rsidRPr="00E77497">
        <w:t xml:space="preserve">throw a </w:t>
      </w:r>
      <w:r w:rsidRPr="00E77497">
        <w:rPr>
          <w:b/>
        </w:rPr>
        <w:t>TypeError</w:t>
      </w:r>
      <w:r w:rsidRPr="00E77497">
        <w:t xml:space="preserve"> exception.</w:t>
      </w:r>
      <w:bookmarkStart w:id="11829" w:name="_Toc382212471"/>
    </w:p>
    <w:p w14:paraId="73939CAC" w14:textId="77777777" w:rsidR="004C02EF" w:rsidRPr="00E77497" w:rsidRDefault="004C02EF" w:rsidP="009E3FF6">
      <w:pPr>
        <w:pStyle w:val="Alg3"/>
        <w:numPr>
          <w:ilvl w:val="0"/>
          <w:numId w:val="61"/>
        </w:numPr>
      </w:pPr>
      <w:r w:rsidRPr="00E77497">
        <w:t xml:space="preserve">If </w:t>
      </w:r>
      <w:r w:rsidRPr="00E77497">
        <w:rPr>
          <w:i/>
        </w:rPr>
        <w:t>constructor</w:t>
      </w:r>
      <w:r w:rsidRPr="00E77497">
        <w:t xml:space="preserve"> does not implement the [[Construct]] internal method, </w:t>
      </w:r>
      <w:bookmarkEnd w:id="11829"/>
      <w:r w:rsidRPr="00E77497">
        <w:t xml:space="preserve">throw a </w:t>
      </w:r>
      <w:r w:rsidRPr="00E77497">
        <w:rPr>
          <w:b/>
        </w:rPr>
        <w:t>TypeError</w:t>
      </w:r>
      <w:r w:rsidRPr="00E77497">
        <w:t xml:space="preserve"> exception.</w:t>
      </w:r>
      <w:bookmarkStart w:id="11830" w:name="_Toc382212472"/>
    </w:p>
    <w:p w14:paraId="00EE6069" w14:textId="77777777" w:rsidR="004C02EF" w:rsidRPr="00E77497" w:rsidRDefault="004C02EF" w:rsidP="009E3FF6">
      <w:pPr>
        <w:pStyle w:val="Alg3"/>
        <w:numPr>
          <w:ilvl w:val="0"/>
          <w:numId w:val="61"/>
        </w:numPr>
        <w:spacing w:after="220"/>
      </w:pPr>
      <w:r w:rsidRPr="00E77497">
        <w:t xml:space="preserve">Return the result of calling the [[Construct]] internal method on </w:t>
      </w:r>
      <w:r w:rsidRPr="00E77497">
        <w:rPr>
          <w:i/>
        </w:rPr>
        <w:t>constructor</w:t>
      </w:r>
      <w:r w:rsidRPr="00E77497">
        <w:t xml:space="preserve">, </w:t>
      </w:r>
      <w:del w:id="11831" w:author="Rev 10 Allen Wirfs-Brock" w:date="2012-08-13T17:23:00Z">
        <w:r w:rsidRPr="00E77497" w:rsidDel="0003414D">
          <w:delText xml:space="preserve">providing the </w:delText>
        </w:r>
      </w:del>
      <w:del w:id="11832" w:author="Rev 10 Allen Wirfs-Brock" w:date="2012-08-13T17:22:00Z">
        <w:r w:rsidRPr="00E77497" w:rsidDel="0003414D">
          <w:delText xml:space="preserve">list </w:delText>
        </w:r>
      </w:del>
      <w:ins w:id="11833" w:author="Rev 10 Allen Wirfs-Brock" w:date="2012-08-13T17:23:00Z">
        <w:r w:rsidR="0003414D">
          <w:t xml:space="preserve">passing </w:t>
        </w:r>
      </w:ins>
      <w:ins w:id="11834" w:author="Rev 10 Allen Wirfs-Brock" w:date="2012-08-13T17:22:00Z">
        <w:r w:rsidR="0003414D" w:rsidRPr="00E77497">
          <w:t xml:space="preserve"> </w:t>
        </w:r>
      </w:ins>
      <w:r w:rsidRPr="00E77497">
        <w:rPr>
          <w:i/>
        </w:rPr>
        <w:t>argList</w:t>
      </w:r>
      <w:r w:rsidRPr="00E77497">
        <w:t xml:space="preserve"> as the argument</w:t>
      </w:r>
      <w:del w:id="11835" w:author="Rev 10 Allen Wirfs-Brock" w:date="2012-08-13T17:23:00Z">
        <w:r w:rsidRPr="00E77497" w:rsidDel="0003414D">
          <w:delText xml:space="preserve"> values</w:delText>
        </w:r>
      </w:del>
      <w:bookmarkEnd w:id="11830"/>
      <w:r w:rsidRPr="00E77497">
        <w:t>.</w:t>
      </w:r>
      <w:bookmarkStart w:id="11836" w:name="_Toc382212473"/>
    </w:p>
    <w:p w14:paraId="53F53B3D" w14:textId="77777777" w:rsidR="004C02EF" w:rsidRPr="00E77497" w:rsidRDefault="004C02EF" w:rsidP="003A4B22">
      <w:pPr>
        <w:pStyle w:val="30"/>
        <w:numPr>
          <w:ilvl w:val="0"/>
          <w:numId w:val="0"/>
        </w:numPr>
      </w:pPr>
      <w:bookmarkStart w:id="11837" w:name="_Toc375031171"/>
      <w:bookmarkStart w:id="11838" w:name="_Ref381180778"/>
      <w:bookmarkStart w:id="11839" w:name="_Toc381513685"/>
      <w:bookmarkStart w:id="11840" w:name="_Toc382202835"/>
      <w:bookmarkStart w:id="11841" w:name="_Toc382212207"/>
      <w:bookmarkStart w:id="11842" w:name="_Toc382212475"/>
      <w:bookmarkStart w:id="11843" w:name="_Toc382291552"/>
      <w:bookmarkStart w:id="11844" w:name="_Toc385672190"/>
      <w:bookmarkStart w:id="11845" w:name="_Toc393690285"/>
      <w:bookmarkStart w:id="11846" w:name="_Ref455972172"/>
      <w:bookmarkStart w:id="11847" w:name="_Ref456011203"/>
      <w:bookmarkStart w:id="11848" w:name="_Toc472818824"/>
      <w:bookmarkStart w:id="11849" w:name="_Toc235503398"/>
      <w:bookmarkStart w:id="11850" w:name="_Toc241509173"/>
      <w:bookmarkStart w:id="11851" w:name="_Toc244416660"/>
      <w:bookmarkStart w:id="11852" w:name="_Toc276631024"/>
      <w:bookmarkStart w:id="11853" w:name="_Toc336509512"/>
      <w:bookmarkEnd w:id="11836"/>
      <w:r w:rsidRPr="00E77497">
        <w:t>11.2.3</w:t>
      </w:r>
      <w:r w:rsidRPr="00E77497">
        <w:tab/>
      </w:r>
      <w:commentRangeStart w:id="11854"/>
      <w:r w:rsidRPr="00E77497">
        <w:t>Function Call</w:t>
      </w:r>
      <w:bookmarkEnd w:id="11837"/>
      <w:bookmarkEnd w:id="11838"/>
      <w:bookmarkEnd w:id="11839"/>
      <w:bookmarkEnd w:id="11840"/>
      <w:bookmarkEnd w:id="11841"/>
      <w:bookmarkEnd w:id="11842"/>
      <w:bookmarkEnd w:id="11843"/>
      <w:bookmarkEnd w:id="11844"/>
      <w:bookmarkEnd w:id="11845"/>
      <w:r w:rsidRPr="00E77497">
        <w:t>s</w:t>
      </w:r>
      <w:bookmarkEnd w:id="11846"/>
      <w:bookmarkEnd w:id="11847"/>
      <w:bookmarkEnd w:id="11848"/>
      <w:bookmarkEnd w:id="11849"/>
      <w:bookmarkEnd w:id="11850"/>
      <w:bookmarkEnd w:id="11851"/>
      <w:bookmarkEnd w:id="11852"/>
      <w:commentRangeEnd w:id="11854"/>
      <w:r w:rsidR="002B7DB5">
        <w:rPr>
          <w:rStyle w:val="af3"/>
          <w:b w:val="0"/>
        </w:rPr>
        <w:commentReference w:id="11854"/>
      </w:r>
      <w:bookmarkEnd w:id="11853"/>
    </w:p>
    <w:p w14:paraId="01EE7B9E" w14:textId="77777777" w:rsidR="00D35EDC" w:rsidRPr="00E77497" w:rsidRDefault="00D35EDC" w:rsidP="00D35EDC">
      <w:pPr>
        <w:keepNext/>
        <w:rPr>
          <w:ins w:id="11855" w:author="Rev 4 Allen Wirfs-Brock" w:date="2011-10-15T09:29:00Z"/>
          <w:rFonts w:ascii="Helvetica" w:hAnsi="Helvetica"/>
          <w:b/>
        </w:rPr>
      </w:pPr>
      <w:ins w:id="11856" w:author="Rev 4 Allen Wirfs-Brock" w:date="2011-10-15T09:29:00Z">
        <w:r w:rsidRPr="00E77497">
          <w:rPr>
            <w:rFonts w:ascii="Helvetica" w:hAnsi="Helvetica"/>
            <w:b/>
          </w:rPr>
          <w:t xml:space="preserve">Runtime Semantics: </w:t>
        </w:r>
        <w:r w:rsidRPr="00E77497">
          <w:rPr>
            <w:rFonts w:ascii="Helvetica" w:hAnsi="Helvetica"/>
            <w:b/>
            <w:spacing w:val="6"/>
          </w:rPr>
          <w:t>Evaluation</w:t>
        </w:r>
      </w:ins>
    </w:p>
    <w:p w14:paraId="3508FCEB" w14:textId="77777777" w:rsidR="004C02EF" w:rsidRPr="00E77497" w:rsidRDefault="004C02EF" w:rsidP="004C02EF">
      <w:del w:id="11857" w:author="Rev 4 Allen Wirfs-Brock" w:date="2011-10-15T09:29:00Z">
        <w:r w:rsidRPr="00E77497" w:rsidDel="00D35EDC">
          <w:delText xml:space="preserve">The production </w:delText>
        </w:r>
      </w:del>
      <w:r w:rsidRPr="00E77497">
        <w:rPr>
          <w:rStyle w:val="bnf"/>
        </w:rPr>
        <w:t>CallExpression</w:t>
      </w:r>
      <w:r w:rsidRPr="00E77497">
        <w:t xml:space="preserve"> </w:t>
      </w:r>
      <w:r w:rsidRPr="00E77497">
        <w:rPr>
          <w:b/>
        </w:rPr>
        <w:t>:</w:t>
      </w:r>
      <w:r w:rsidRPr="00E77497">
        <w:t xml:space="preserve"> </w:t>
      </w:r>
      <w:r w:rsidRPr="00E77497">
        <w:rPr>
          <w:rStyle w:val="bnf"/>
        </w:rPr>
        <w:t>MemberExpression</w:t>
      </w:r>
      <w:r w:rsidRPr="00E77497">
        <w:t xml:space="preserve"> </w:t>
      </w:r>
      <w:r w:rsidRPr="00E77497">
        <w:rPr>
          <w:rStyle w:val="bnf"/>
        </w:rPr>
        <w:t>Arguments</w:t>
      </w:r>
      <w:r w:rsidRPr="00E77497">
        <w:t xml:space="preserve"> </w:t>
      </w:r>
      <w:del w:id="11858" w:author="Rev 4 Allen Wirfs-Brock" w:date="2011-10-15T09:30:00Z">
        <w:r w:rsidRPr="00E77497" w:rsidDel="00D35EDC">
          <w:delText>is evaluated as follows:</w:delText>
        </w:r>
      </w:del>
      <w:bookmarkStart w:id="11859" w:name="_Toc382212476"/>
    </w:p>
    <w:p w14:paraId="34DB96C5" w14:textId="77777777" w:rsidR="0077365B" w:rsidRPr="00E77497" w:rsidRDefault="0077365B" w:rsidP="0077365B">
      <w:pPr>
        <w:pStyle w:val="Alg3"/>
        <w:numPr>
          <w:ilvl w:val="0"/>
          <w:numId w:val="62"/>
        </w:numPr>
        <w:spacing w:after="220"/>
        <w:contextualSpacing/>
        <w:rPr>
          <w:ins w:id="11860" w:author="Rev 7 Allen Wirfs-Brock" w:date="2012-05-01T17:52:00Z"/>
        </w:rPr>
      </w:pPr>
      <w:ins w:id="11861" w:author="Rev 7 Allen Wirfs-Brock" w:date="2012-05-01T17:52:00Z">
        <w:r w:rsidRPr="00E77497">
          <w:t xml:space="preserve">Let </w:t>
        </w:r>
        <w:r w:rsidRPr="00E77497">
          <w:rPr>
            <w:i/>
          </w:rPr>
          <w:t>ref</w:t>
        </w:r>
        <w:r w:rsidRPr="00E77497">
          <w:t xml:space="preserve"> be the result of evaluating </w:t>
        </w:r>
        <w:r w:rsidRPr="00E77497">
          <w:rPr>
            <w:i/>
          </w:rPr>
          <w:t>MemberExpression</w:t>
        </w:r>
        <w:r w:rsidRPr="00E77497">
          <w:t>.</w:t>
        </w:r>
      </w:ins>
    </w:p>
    <w:p w14:paraId="6733D469" w14:textId="77777777" w:rsidR="002A42B6" w:rsidRDefault="002A42B6" w:rsidP="00C814BD">
      <w:pPr>
        <w:pStyle w:val="Alg3"/>
        <w:numPr>
          <w:ilvl w:val="0"/>
          <w:numId w:val="62"/>
        </w:numPr>
        <w:spacing w:after="240"/>
        <w:contextualSpacing/>
        <w:rPr>
          <w:ins w:id="11862" w:author="Rev 9 Allen Wirfs-Brock" w:date="2012-06-29T12:28:00Z"/>
        </w:rPr>
      </w:pPr>
      <w:ins w:id="11863" w:author="Rev 9 Allen Wirfs-Brock" w:date="2012-06-29T12:29:00Z">
        <w:r>
          <w:t xml:space="preserve">If this </w:t>
        </w:r>
        <w:r w:rsidRPr="00C814BD">
          <w:rPr>
            <w:i/>
          </w:rPr>
          <w:t>CallExpression</w:t>
        </w:r>
        <w:r>
          <w:t xml:space="preserve"> is in</w:t>
        </w:r>
      </w:ins>
      <w:ins w:id="11864" w:author="Rev 9 Allen Wirfs-Brock" w:date="2012-06-29T12:42:00Z">
        <w:r>
          <w:t xml:space="preserve"> a</w:t>
        </w:r>
      </w:ins>
      <w:ins w:id="11865" w:author="Rev 9 Allen Wirfs-Brock" w:date="2012-06-29T12:29:00Z">
        <w:r>
          <w:t xml:space="preserve"> tail position</w:t>
        </w:r>
      </w:ins>
      <w:ins w:id="11866" w:author="Rev 9 Allen Wirfs-Brock" w:date="2012-06-29T12:42:00Z">
        <w:r>
          <w:t xml:space="preserve"> (</w:t>
        </w:r>
      </w:ins>
      <w:ins w:id="11867" w:author="Rev 9 Allen Wirfs-Brock" w:date="2012-06-29T12:43:00Z">
        <w:r w:rsidR="00C814BD">
          <w:t xml:space="preserve">13.7) then let </w:t>
        </w:r>
        <w:r w:rsidR="00C814BD" w:rsidRPr="00C814BD">
          <w:rPr>
            <w:i/>
          </w:rPr>
          <w:t>tailCall</w:t>
        </w:r>
        <w:r w:rsidR="00C814BD">
          <w:t xml:space="preserve"> be </w:t>
        </w:r>
        <w:r w:rsidR="00C814BD" w:rsidRPr="00C814BD">
          <w:rPr>
            <w:b/>
          </w:rPr>
          <w:t>true</w:t>
        </w:r>
        <w:r w:rsidR="00C814BD">
          <w:t xml:space="preserve">, otherwise let </w:t>
        </w:r>
        <w:r w:rsidR="00C814BD" w:rsidRPr="00C814BD">
          <w:rPr>
            <w:i/>
          </w:rPr>
          <w:t>tailCall</w:t>
        </w:r>
        <w:r w:rsidR="00C814BD">
          <w:t xml:space="preserve"> be </w:t>
        </w:r>
        <w:r w:rsidR="00C814BD" w:rsidRPr="00C814BD">
          <w:rPr>
            <w:b/>
          </w:rPr>
          <w:t>false</w:t>
        </w:r>
        <w:r w:rsidR="00C814BD">
          <w:t>.</w:t>
        </w:r>
      </w:ins>
    </w:p>
    <w:p w14:paraId="4A68BFF9" w14:textId="77777777" w:rsidR="0077365B" w:rsidRPr="00E77497" w:rsidRDefault="0077365B" w:rsidP="0077365B">
      <w:pPr>
        <w:pStyle w:val="Alg3"/>
        <w:numPr>
          <w:ilvl w:val="0"/>
          <w:numId w:val="62"/>
        </w:numPr>
        <w:spacing w:after="240"/>
        <w:rPr>
          <w:ins w:id="11868" w:author="Rev 7 Allen Wirfs-Brock" w:date="2012-05-01T17:52:00Z"/>
        </w:rPr>
      </w:pPr>
      <w:ins w:id="11869" w:author="Rev 7 Allen Wirfs-Brock" w:date="2012-05-01T17:52:00Z">
        <w:r>
          <w:t>Return the result of</w:t>
        </w:r>
      </w:ins>
      <w:ins w:id="11870" w:author="Rev 7 Allen Wirfs-Brock" w:date="2012-05-01T17:53:00Z">
        <w:r>
          <w:t xml:space="preserve"> the abstract operation</w:t>
        </w:r>
      </w:ins>
      <w:ins w:id="11871" w:author="Rev 7 Allen Wirfs-Brock" w:date="2012-05-01T17:52:00Z">
        <w:r>
          <w:t xml:space="preserve"> Evalu</w:t>
        </w:r>
      </w:ins>
      <w:ins w:id="11872" w:author="Rev 9 Allen Wirfs-Brock" w:date="2012-07-04T16:37:00Z">
        <w:r w:rsidR="00256B2E">
          <w:t>a</w:t>
        </w:r>
      </w:ins>
      <w:ins w:id="11873" w:author="Rev 7 Allen Wirfs-Brock" w:date="2012-05-01T17:52:00Z">
        <w:r>
          <w:t>te</w:t>
        </w:r>
        <w:del w:id="11874" w:author="Rev 9 Allen Wirfs-Brock" w:date="2012-07-04T16:37:00Z">
          <w:r w:rsidDel="00256B2E">
            <w:delText xml:space="preserve"> </w:delText>
          </w:r>
        </w:del>
        <w:r>
          <w:t>Call</w:t>
        </w:r>
      </w:ins>
      <w:ins w:id="11875" w:author="Rev 7 Allen Wirfs-Brock" w:date="2012-05-01T17:53:00Z">
        <w:r>
          <w:t xml:space="preserve"> with arguments </w:t>
        </w:r>
        <w:r w:rsidRPr="0077365B">
          <w:rPr>
            <w:i/>
          </w:rPr>
          <w:t>ref</w:t>
        </w:r>
        <w:del w:id="11876" w:author="Rev 9 Allen Wirfs-Brock" w:date="2012-06-29T12:44:00Z">
          <w:r w:rsidDel="00C814BD">
            <w:delText xml:space="preserve"> and</w:delText>
          </w:r>
        </w:del>
      </w:ins>
      <w:ins w:id="11877" w:author="Rev 9 Allen Wirfs-Brock" w:date="2012-06-29T12:44:00Z">
        <w:r w:rsidR="00C814BD">
          <w:t>,</w:t>
        </w:r>
      </w:ins>
      <w:ins w:id="11878" w:author="Rev 7 Allen Wirfs-Brock" w:date="2012-05-01T17:53:00Z">
        <w:r>
          <w:t xml:space="preserve"> </w:t>
        </w:r>
        <w:r w:rsidRPr="0077365B">
          <w:rPr>
            <w:i/>
          </w:rPr>
          <w:t>Arguments</w:t>
        </w:r>
      </w:ins>
      <w:ins w:id="11879" w:author="Rev 9 Allen Wirfs-Brock" w:date="2012-06-29T12:44:00Z">
        <w:r w:rsidR="00C814BD">
          <w:t>,</w:t>
        </w:r>
        <w:r w:rsidR="00C814BD" w:rsidRPr="00C814BD">
          <w:t xml:space="preserve"> </w:t>
        </w:r>
        <w:r w:rsidR="00C814BD">
          <w:t>and</w:t>
        </w:r>
      </w:ins>
      <w:ins w:id="11880" w:author="Rev 9 Allen Wirfs-Brock" w:date="2012-06-29T12:45:00Z">
        <w:r w:rsidR="00C814BD">
          <w:t xml:space="preserve"> </w:t>
        </w:r>
        <w:r w:rsidR="00C814BD" w:rsidRPr="00C814BD">
          <w:rPr>
            <w:i/>
          </w:rPr>
          <w:t>tailCall</w:t>
        </w:r>
      </w:ins>
      <w:ins w:id="11881" w:author="Rev 7 Allen Wirfs-Brock" w:date="2012-05-01T17:52:00Z">
        <w:r w:rsidRPr="00E77497">
          <w:t>.</w:t>
        </w:r>
      </w:ins>
    </w:p>
    <w:p w14:paraId="2F9988A7" w14:textId="77777777" w:rsidR="0077365B" w:rsidRPr="00E77497" w:rsidRDefault="0077365B" w:rsidP="0077365B">
      <w:pPr>
        <w:rPr>
          <w:ins w:id="11882" w:author="Rev 7 Allen Wirfs-Brock" w:date="2012-05-01T17:54:00Z"/>
        </w:rPr>
      </w:pPr>
      <w:ins w:id="11883" w:author="Rev 7 Allen Wirfs-Brock" w:date="2012-05-01T17:54:00Z">
        <w:r w:rsidRPr="00E77497">
          <w:rPr>
            <w:rStyle w:val="bnf"/>
          </w:rPr>
          <w:t>CallExpression</w:t>
        </w:r>
        <w:r w:rsidRPr="00E77497">
          <w:t xml:space="preserve"> </w:t>
        </w:r>
        <w:r w:rsidRPr="00E77497">
          <w:rPr>
            <w:b/>
          </w:rPr>
          <w:t>:</w:t>
        </w:r>
        <w:r w:rsidRPr="00E77497">
          <w:t xml:space="preserve"> </w:t>
        </w:r>
        <w:r w:rsidRPr="00E77497">
          <w:rPr>
            <w:rStyle w:val="bnf"/>
          </w:rPr>
          <w:t>CallExpression</w:t>
        </w:r>
        <w:r w:rsidRPr="00E77497">
          <w:t xml:space="preserve"> </w:t>
        </w:r>
        <w:r w:rsidRPr="00E77497">
          <w:rPr>
            <w:rStyle w:val="bnf"/>
          </w:rPr>
          <w:t>Arguments</w:t>
        </w:r>
        <w:r w:rsidRPr="00E77497">
          <w:t xml:space="preserve"> </w:t>
        </w:r>
      </w:ins>
    </w:p>
    <w:p w14:paraId="301C364D" w14:textId="77777777" w:rsidR="0077365B" w:rsidRPr="00E77497" w:rsidRDefault="0077365B" w:rsidP="0077365B">
      <w:pPr>
        <w:pStyle w:val="Alg3"/>
        <w:numPr>
          <w:ilvl w:val="0"/>
          <w:numId w:val="791"/>
        </w:numPr>
        <w:spacing w:after="220"/>
        <w:contextualSpacing/>
        <w:rPr>
          <w:ins w:id="11884" w:author="Rev 7 Allen Wirfs-Brock" w:date="2012-05-01T17:54:00Z"/>
        </w:rPr>
      </w:pPr>
      <w:ins w:id="11885" w:author="Rev 7 Allen Wirfs-Brock" w:date="2012-05-01T17:54:00Z">
        <w:r w:rsidRPr="00E77497">
          <w:t xml:space="preserve">Let </w:t>
        </w:r>
        <w:r w:rsidRPr="00E77497">
          <w:rPr>
            <w:i/>
          </w:rPr>
          <w:t>ref</w:t>
        </w:r>
        <w:r w:rsidRPr="00E77497">
          <w:t xml:space="preserve"> be the result of evaluating </w:t>
        </w:r>
        <w:r>
          <w:rPr>
            <w:i/>
          </w:rPr>
          <w:t>Call</w:t>
        </w:r>
        <w:r w:rsidRPr="00E77497">
          <w:rPr>
            <w:i/>
          </w:rPr>
          <w:t>Expression</w:t>
        </w:r>
        <w:r w:rsidRPr="00E77497">
          <w:t>.</w:t>
        </w:r>
      </w:ins>
    </w:p>
    <w:p w14:paraId="455BF453" w14:textId="77777777" w:rsidR="00C814BD" w:rsidRDefault="00C814BD" w:rsidP="00C814BD">
      <w:pPr>
        <w:pStyle w:val="Alg3"/>
        <w:numPr>
          <w:ilvl w:val="0"/>
          <w:numId w:val="791"/>
        </w:numPr>
        <w:spacing w:after="240"/>
        <w:contextualSpacing/>
        <w:rPr>
          <w:ins w:id="11886" w:author="Rev 9 Allen Wirfs-Brock" w:date="2012-06-29T12:45:00Z"/>
        </w:rPr>
      </w:pPr>
      <w:ins w:id="11887" w:author="Rev 9 Allen Wirfs-Brock" w:date="2012-06-29T12:45:00Z">
        <w:r>
          <w:t xml:space="preserve">If this </w:t>
        </w:r>
        <w:r w:rsidRPr="00C814BD">
          <w:rPr>
            <w:i/>
          </w:rPr>
          <w:t>CallExpression</w:t>
        </w:r>
        <w:r>
          <w:t xml:space="preserve"> is in a tail position (13.7)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ins>
    </w:p>
    <w:p w14:paraId="73B8F183" w14:textId="77777777" w:rsidR="0077365B" w:rsidRPr="00E77497" w:rsidRDefault="0077365B" w:rsidP="0077365B">
      <w:pPr>
        <w:pStyle w:val="Alg3"/>
        <w:numPr>
          <w:ilvl w:val="0"/>
          <w:numId w:val="791"/>
        </w:numPr>
        <w:spacing w:after="240"/>
        <w:rPr>
          <w:ins w:id="11888" w:author="Rev 7 Allen Wirfs-Brock" w:date="2012-05-01T17:54:00Z"/>
        </w:rPr>
      </w:pPr>
      <w:ins w:id="11889" w:author="Rev 7 Allen Wirfs-Brock" w:date="2012-05-01T17:54:00Z">
        <w:r>
          <w:t>Return the result of the abstract operation Evalu</w:t>
        </w:r>
      </w:ins>
      <w:ins w:id="11890" w:author="Rev 9 Allen Wirfs-Brock" w:date="2012-07-04T16:37:00Z">
        <w:r w:rsidR="00256B2E">
          <w:t>a</w:t>
        </w:r>
      </w:ins>
      <w:ins w:id="11891" w:author="Rev 7 Allen Wirfs-Brock" w:date="2012-05-01T17:54:00Z">
        <w:r>
          <w:t>te</w:t>
        </w:r>
        <w:del w:id="11892" w:author="Rev 9 Allen Wirfs-Brock" w:date="2012-07-04T16:37:00Z">
          <w:r w:rsidDel="00256B2E">
            <w:delText xml:space="preserve"> </w:delText>
          </w:r>
        </w:del>
        <w:r>
          <w:t xml:space="preserve">Call with arguments </w:t>
        </w:r>
        <w:r w:rsidRPr="0077365B">
          <w:rPr>
            <w:i/>
          </w:rPr>
          <w:t>ref</w:t>
        </w:r>
        <w:del w:id="11893" w:author="Rev 9 Allen Wirfs-Brock" w:date="2012-06-29T12:45:00Z">
          <w:r w:rsidDel="00C814BD">
            <w:delText xml:space="preserve"> and</w:delText>
          </w:r>
        </w:del>
      </w:ins>
      <w:ins w:id="11894" w:author="Rev 9 Allen Wirfs-Brock" w:date="2012-06-29T12:45:00Z">
        <w:r w:rsidR="00C814BD">
          <w:t>,</w:t>
        </w:r>
      </w:ins>
      <w:ins w:id="11895" w:author="Rev 7 Allen Wirfs-Brock" w:date="2012-05-01T17:54:00Z">
        <w:r>
          <w:t xml:space="preserve"> </w:t>
        </w:r>
        <w:r w:rsidRPr="0077365B">
          <w:rPr>
            <w:i/>
          </w:rPr>
          <w:t>Arguments</w:t>
        </w:r>
      </w:ins>
      <w:ins w:id="11896" w:author="Rev 9 Allen Wirfs-Brock" w:date="2012-06-29T12:45:00Z">
        <w:r w:rsidR="00C814BD">
          <w:t>,</w:t>
        </w:r>
        <w:r w:rsidR="00C814BD" w:rsidRPr="00C814BD">
          <w:t xml:space="preserve"> </w:t>
        </w:r>
        <w:r w:rsidR="00C814BD">
          <w:t xml:space="preserve">and </w:t>
        </w:r>
        <w:r w:rsidR="00C814BD" w:rsidRPr="00C814BD">
          <w:rPr>
            <w:i/>
          </w:rPr>
          <w:t>tailCall</w:t>
        </w:r>
      </w:ins>
      <w:ins w:id="11897" w:author="Rev 7 Allen Wirfs-Brock" w:date="2012-05-01T17:54:00Z">
        <w:r w:rsidRPr="00E77497">
          <w:t>.</w:t>
        </w:r>
      </w:ins>
    </w:p>
    <w:p w14:paraId="191614DF" w14:textId="77777777" w:rsidR="0077365B" w:rsidRDefault="0077365B" w:rsidP="0077365B">
      <w:pPr>
        <w:pStyle w:val="Alg3"/>
        <w:tabs>
          <w:tab w:val="clear" w:pos="360"/>
        </w:tabs>
        <w:spacing w:after="220"/>
        <w:ind w:left="0" w:firstLine="0"/>
        <w:rPr>
          <w:ins w:id="11898" w:author="Rev 7 Allen Wirfs-Brock" w:date="2012-05-01T17:48:00Z"/>
        </w:rPr>
      </w:pPr>
      <w:ins w:id="11899" w:author="Rev 7 Allen Wirfs-Brock" w:date="2012-05-01T17:48:00Z">
        <w:r>
          <w:t>The abstract operation Evalu</w:t>
        </w:r>
      </w:ins>
      <w:ins w:id="11900" w:author="Rev 9 Allen Wirfs-Brock" w:date="2012-07-04T16:36:00Z">
        <w:r w:rsidR="00256B2E">
          <w:t>a</w:t>
        </w:r>
      </w:ins>
      <w:ins w:id="11901" w:author="Rev 7 Allen Wirfs-Brock" w:date="2012-05-01T17:48:00Z">
        <w:r>
          <w:t>te</w:t>
        </w:r>
        <w:del w:id="11902" w:author="Rev 9 Allen Wirfs-Brock" w:date="2012-07-04T16:36:00Z">
          <w:r w:rsidDel="00256B2E">
            <w:delText xml:space="preserve"> </w:delText>
          </w:r>
        </w:del>
        <w:r>
          <w:t>Call takes</w:t>
        </w:r>
      </w:ins>
      <w:ins w:id="11903" w:author="Rev 7 Allen Wirfs-Brock" w:date="2012-05-01T17:50:00Z">
        <w:r>
          <w:t xml:space="preserve"> as arguments</w:t>
        </w:r>
      </w:ins>
      <w:ins w:id="11904" w:author="Rev 7 Allen Wirfs-Brock" w:date="2012-05-01T17:48:00Z">
        <w:r>
          <w:t xml:space="preserve"> a </w:t>
        </w:r>
        <w:del w:id="11905" w:author="Rev 9 Allen Wirfs-Brock" w:date="2012-07-04T16:54:00Z">
          <w:r w:rsidDel="004F49B5">
            <w:delText>Reference</w:delText>
          </w:r>
        </w:del>
      </w:ins>
      <w:ins w:id="11906" w:author="Rev 7 Allen Wirfs-Brock" w:date="2012-05-01T17:50:00Z">
        <w:del w:id="11907" w:author="Rev 9 Allen Wirfs-Brock" w:date="2012-06-29T11:07:00Z">
          <w:r w:rsidDel="0087023E">
            <w:delText>,</w:delText>
          </w:r>
        </w:del>
      </w:ins>
      <w:ins w:id="11908" w:author="Rev 9 Allen Wirfs-Brock" w:date="2012-07-04T16:54:00Z">
        <w:r w:rsidR="004F49B5">
          <w:t>value</w:t>
        </w:r>
      </w:ins>
      <w:ins w:id="11909" w:author="Rev 7 Allen Wirfs-Brock" w:date="2012-05-01T17:50:00Z">
        <w:r>
          <w:t xml:space="preserve"> </w:t>
        </w:r>
        <w:r w:rsidRPr="0077365B">
          <w:rPr>
            <w:i/>
          </w:rPr>
          <w:t>ref</w:t>
        </w:r>
        <w:r>
          <w:t xml:space="preserve">, </w:t>
        </w:r>
      </w:ins>
      <w:ins w:id="11910" w:author="Rev 7 Allen Wirfs-Brock" w:date="2012-05-01T17:48:00Z">
        <w:r>
          <w:t xml:space="preserve"> and a </w:t>
        </w:r>
      </w:ins>
      <w:ins w:id="11911" w:author="Rev 7 Allen Wirfs-Brock" w:date="2012-05-01T17:51:00Z">
        <w:r>
          <w:t xml:space="preserve">syntactic </w:t>
        </w:r>
      </w:ins>
      <w:ins w:id="11912" w:author="Rev 7 Allen Wirfs-Brock" w:date="2012-05-01T17:48:00Z">
        <w:r>
          <w:t xml:space="preserve">grammar production </w:t>
        </w:r>
      </w:ins>
      <w:ins w:id="11913" w:author="Rev 7 Allen Wirfs-Brock" w:date="2012-05-01T17:50:00Z">
        <w:r w:rsidRPr="0077365B">
          <w:rPr>
            <w:i/>
          </w:rPr>
          <w:t>arguments</w:t>
        </w:r>
      </w:ins>
      <w:ins w:id="11914" w:author="Rev 9 Allen Wirfs-Brock" w:date="2012-06-29T11:25:00Z">
        <w:r w:rsidR="00B8353C">
          <w:t xml:space="preserve">,  and a Boolean argument </w:t>
        </w:r>
        <w:r w:rsidR="00B8353C" w:rsidRPr="00B8353C">
          <w:rPr>
            <w:i/>
          </w:rPr>
          <w:t>tailPosition</w:t>
        </w:r>
      </w:ins>
      <w:ins w:id="11915" w:author="Rev 7 Allen Wirfs-Brock" w:date="2012-05-01T17:50:00Z">
        <w:r>
          <w:t>.  It performs the following steps:</w:t>
        </w:r>
      </w:ins>
    </w:p>
    <w:p w14:paraId="7F2B603C" w14:textId="77777777" w:rsidR="004C02EF" w:rsidRPr="00E77497" w:rsidDel="0087023E" w:rsidRDefault="004C02EF" w:rsidP="0087023E">
      <w:pPr>
        <w:pStyle w:val="Alg3"/>
        <w:numPr>
          <w:ilvl w:val="0"/>
          <w:numId w:val="893"/>
        </w:numPr>
        <w:spacing w:after="220"/>
        <w:contextualSpacing/>
        <w:rPr>
          <w:del w:id="11916" w:author="Rev 9 Allen Wirfs-Brock" w:date="2012-06-29T11:08:00Z"/>
        </w:rPr>
      </w:pPr>
      <w:del w:id="11917" w:author="Rev 9 Allen Wirfs-Brock" w:date="2012-06-29T11:08:00Z">
        <w:r w:rsidRPr="00E77497" w:rsidDel="0087023E">
          <w:delText xml:space="preserve">Let </w:delText>
        </w:r>
        <w:r w:rsidRPr="00E77497" w:rsidDel="0087023E">
          <w:rPr>
            <w:i/>
          </w:rPr>
          <w:delText>ref</w:delText>
        </w:r>
        <w:r w:rsidRPr="00E77497" w:rsidDel="0087023E">
          <w:delText xml:space="preserve"> be the result of evaluating </w:delText>
        </w:r>
        <w:r w:rsidRPr="00E77497" w:rsidDel="0087023E">
          <w:rPr>
            <w:i/>
          </w:rPr>
          <w:delText>MemberExpression</w:delText>
        </w:r>
        <w:bookmarkEnd w:id="11859"/>
        <w:r w:rsidRPr="00E77497" w:rsidDel="0087023E">
          <w:delText>.</w:delText>
        </w:r>
        <w:bookmarkStart w:id="11918" w:name="_Toc382212477"/>
      </w:del>
    </w:p>
    <w:p w14:paraId="3E17EAF6" w14:textId="77777777" w:rsidR="004C02EF" w:rsidRPr="00E77497" w:rsidRDefault="004C02EF" w:rsidP="0087023E">
      <w:pPr>
        <w:pStyle w:val="Alg3"/>
        <w:numPr>
          <w:ilvl w:val="0"/>
          <w:numId w:val="893"/>
        </w:numPr>
      </w:pPr>
      <w:r w:rsidRPr="00E77497">
        <w:t xml:space="preserve">Let </w:t>
      </w:r>
      <w:r w:rsidRPr="00E77497">
        <w:rPr>
          <w:i/>
        </w:rPr>
        <w:t>func</w:t>
      </w:r>
      <w:r w:rsidRPr="00E77497">
        <w:t xml:space="preserve"> be GetValue(</w:t>
      </w:r>
      <w:r w:rsidRPr="00E77497">
        <w:rPr>
          <w:i/>
        </w:rPr>
        <w:t>ref</w:t>
      </w:r>
      <w:r w:rsidRPr="00E77497">
        <w:t>).</w:t>
      </w:r>
    </w:p>
    <w:p w14:paraId="369DC14D" w14:textId="77777777" w:rsidR="00494231" w:rsidRDefault="006552DF" w:rsidP="0087023E">
      <w:pPr>
        <w:pStyle w:val="Alg4"/>
        <w:numPr>
          <w:ilvl w:val="0"/>
          <w:numId w:val="893"/>
        </w:numPr>
        <w:contextualSpacing/>
        <w:rPr>
          <w:ins w:id="11919" w:author="Rev 6 Allen Wirfs-Brock" w:date="2012-02-16T13:58:00Z"/>
        </w:rPr>
      </w:pPr>
      <w:ins w:id="11920" w:author="Rev 10 Allen Wirfs-Brock" w:date="2012-08-14T14:47:00Z">
        <w:r>
          <w:t>ReturnIfAbrupt(</w:t>
        </w:r>
        <w:r>
          <w:rPr>
            <w:i/>
          </w:rPr>
          <w:t>func</w:t>
        </w:r>
        <w:r>
          <w:t>)</w:t>
        </w:r>
      </w:ins>
      <w:ins w:id="11921" w:author="Rev 6 Allen Wirfs-Brock" w:date="2012-02-16T13:58:00Z">
        <w:del w:id="11922" w:author="Rev 10 Allen Wirfs-Brock" w:date="2012-08-14T14:47:00Z">
          <w:r w:rsidR="00494231" w:rsidDel="006552DF">
            <w:delText xml:space="preserve">If </w:delText>
          </w:r>
        </w:del>
      </w:ins>
      <w:ins w:id="11923" w:author="Rev 6 Allen Wirfs-Brock" w:date="2012-02-16T13:59:00Z">
        <w:del w:id="11924" w:author="Rev 10 Allen Wirfs-Brock" w:date="2012-08-14T14:47:00Z">
          <w:r w:rsidR="00494231" w:rsidRPr="00E77497" w:rsidDel="006552DF">
            <w:rPr>
              <w:i/>
            </w:rPr>
            <w:delText>func</w:delText>
          </w:r>
          <w:r w:rsidR="00494231" w:rsidRPr="00E77497" w:rsidDel="006552DF">
            <w:delText xml:space="preserve"> </w:delText>
          </w:r>
        </w:del>
      </w:ins>
      <w:ins w:id="11925" w:author="Rev 6 Allen Wirfs-Brock" w:date="2012-02-16T13:58:00Z">
        <w:del w:id="11926" w:author="Rev 10 Allen Wirfs-Brock" w:date="2012-08-14T14:47:00Z">
          <w:r w:rsidR="00494231" w:rsidDel="006552DF">
            <w:delText xml:space="preserve">is an abrupt completion, return </w:delText>
          </w:r>
        </w:del>
      </w:ins>
      <w:ins w:id="11927" w:author="Rev 6 Allen Wirfs-Brock" w:date="2012-02-16T13:59:00Z">
        <w:del w:id="11928" w:author="Rev 10 Allen Wirfs-Brock" w:date="2012-08-14T14:47:00Z">
          <w:r w:rsidR="00494231" w:rsidRPr="00E77497" w:rsidDel="006552DF">
            <w:rPr>
              <w:i/>
            </w:rPr>
            <w:delText>func</w:delText>
          </w:r>
        </w:del>
      </w:ins>
      <w:ins w:id="11929" w:author="Rev 6 Allen Wirfs-Brock" w:date="2012-02-16T13:58:00Z">
        <w:r w:rsidR="00494231">
          <w:t>.</w:t>
        </w:r>
      </w:ins>
    </w:p>
    <w:p w14:paraId="5D0D69F5" w14:textId="77777777" w:rsidR="004C02EF" w:rsidRPr="00E77497" w:rsidRDefault="004C02EF" w:rsidP="0087023E">
      <w:pPr>
        <w:pStyle w:val="Alg3"/>
        <w:numPr>
          <w:ilvl w:val="0"/>
          <w:numId w:val="893"/>
        </w:numPr>
      </w:pPr>
      <w:r w:rsidRPr="00E77497">
        <w:t xml:space="preserve">Let </w:t>
      </w:r>
      <w:r w:rsidRPr="00E77497">
        <w:rPr>
          <w:i/>
        </w:rPr>
        <w:t>argList</w:t>
      </w:r>
      <w:r w:rsidRPr="00E77497">
        <w:t xml:space="preserve"> be the result of </w:t>
      </w:r>
      <w:del w:id="11930" w:author="Rev 9 Allen Wirfs-Brock" w:date="2012-07-04T16:41:00Z">
        <w:r w:rsidRPr="00E77497" w:rsidDel="00256B2E">
          <w:delText xml:space="preserve">evaluating </w:delText>
        </w:r>
      </w:del>
      <w:ins w:id="11931" w:author="Rev 9 Allen Wirfs-Brock" w:date="2012-07-04T16:41:00Z">
        <w:r w:rsidR="00256B2E">
          <w:t>performing</w:t>
        </w:r>
      </w:ins>
      <w:ins w:id="11932" w:author="Rev 9 Allen Wirfs-Brock" w:date="2012-07-04T16:42:00Z">
        <w:r w:rsidR="00256B2E">
          <w:t xml:space="preserve"> </w:t>
        </w:r>
      </w:ins>
      <w:ins w:id="11933" w:author="Rev 9 Allen Wirfs-Brock" w:date="2012-07-04T16:41:00Z">
        <w:r w:rsidR="00256B2E">
          <w:t>ArgumentListEvaluation of</w:t>
        </w:r>
        <w:r w:rsidR="00256B2E" w:rsidRPr="00E77497">
          <w:t xml:space="preserve"> </w:t>
        </w:r>
      </w:ins>
      <w:r w:rsidRPr="00E77497">
        <w:rPr>
          <w:i/>
        </w:rPr>
        <w:t>Arguments</w:t>
      </w:r>
      <w:del w:id="11934" w:author="Rev 9 Allen Wirfs-Brock" w:date="2012-07-04T16:42:00Z">
        <w:r w:rsidRPr="00E77497" w:rsidDel="00256B2E">
          <w:delText>, producing an internal list of argument values (see 11.2.4)</w:delText>
        </w:r>
      </w:del>
      <w:bookmarkEnd w:id="11918"/>
      <w:r w:rsidRPr="00E77497">
        <w:t>.</w:t>
      </w:r>
      <w:bookmarkStart w:id="11935" w:name="_Toc382212478"/>
    </w:p>
    <w:p w14:paraId="66A6C4AD" w14:textId="77777777" w:rsidR="00494231" w:rsidRDefault="006552DF" w:rsidP="0087023E">
      <w:pPr>
        <w:pStyle w:val="Alg4"/>
        <w:numPr>
          <w:ilvl w:val="0"/>
          <w:numId w:val="893"/>
        </w:numPr>
        <w:contextualSpacing/>
        <w:rPr>
          <w:ins w:id="11936" w:author="Rev 6 Allen Wirfs-Brock" w:date="2012-02-16T13:59:00Z"/>
        </w:rPr>
      </w:pPr>
      <w:bookmarkStart w:id="11937" w:name="_Toc382212479"/>
      <w:bookmarkEnd w:id="11935"/>
      <w:ins w:id="11938" w:author="Rev 10 Allen Wirfs-Brock" w:date="2012-08-14T14:46:00Z">
        <w:r>
          <w:t>ReturnIfAbrupt(</w:t>
        </w:r>
        <w:r w:rsidRPr="00E77497">
          <w:rPr>
            <w:i/>
          </w:rPr>
          <w:t>argList</w:t>
        </w:r>
        <w:r>
          <w:t>)</w:t>
        </w:r>
      </w:ins>
      <w:ins w:id="11939" w:author="Rev 6 Allen Wirfs-Brock" w:date="2012-02-16T13:59:00Z">
        <w:del w:id="11940" w:author="Rev 10 Allen Wirfs-Brock" w:date="2012-08-14T14:46:00Z">
          <w:r w:rsidR="00494231" w:rsidDel="006552DF">
            <w:delText xml:space="preserve">If </w:delText>
          </w:r>
          <w:r w:rsidR="00494231" w:rsidRPr="00E77497" w:rsidDel="006552DF">
            <w:rPr>
              <w:i/>
            </w:rPr>
            <w:delText>argList</w:delText>
          </w:r>
          <w:r w:rsidR="00494231" w:rsidRPr="00E77497" w:rsidDel="006552DF">
            <w:delText xml:space="preserve"> </w:delText>
          </w:r>
          <w:r w:rsidR="00494231" w:rsidDel="006552DF">
            <w:delText xml:space="preserve">is an abrupt completion, return </w:delText>
          </w:r>
          <w:r w:rsidR="00494231" w:rsidRPr="00E77497" w:rsidDel="006552DF">
            <w:rPr>
              <w:i/>
            </w:rPr>
            <w:delText>argList</w:delText>
          </w:r>
        </w:del>
        <w:r w:rsidR="00494231">
          <w:t>.</w:t>
        </w:r>
      </w:ins>
    </w:p>
    <w:p w14:paraId="26D41789" w14:textId="77777777" w:rsidR="004C02EF" w:rsidRPr="00E77497" w:rsidRDefault="004C02EF" w:rsidP="0087023E">
      <w:pPr>
        <w:pStyle w:val="Alg3"/>
        <w:numPr>
          <w:ilvl w:val="0"/>
          <w:numId w:val="893"/>
        </w:numPr>
      </w:pPr>
      <w:r w:rsidRPr="00E77497">
        <w:t>If Type(</w:t>
      </w:r>
      <w:r w:rsidRPr="00E77497">
        <w:rPr>
          <w:i/>
        </w:rPr>
        <w:t>func</w:t>
      </w:r>
      <w:r w:rsidRPr="00E77497">
        <w:t xml:space="preserve">) is not Object, </w:t>
      </w:r>
      <w:bookmarkEnd w:id="11937"/>
      <w:r w:rsidRPr="00E77497">
        <w:t xml:space="preserve">throw a </w:t>
      </w:r>
      <w:r w:rsidRPr="00E77497">
        <w:rPr>
          <w:b/>
        </w:rPr>
        <w:t>TypeError</w:t>
      </w:r>
      <w:r w:rsidRPr="00E77497">
        <w:t xml:space="preserve"> exception.</w:t>
      </w:r>
      <w:bookmarkStart w:id="11941" w:name="_Toc382212480"/>
    </w:p>
    <w:p w14:paraId="3197B1D2" w14:textId="77777777" w:rsidR="004C02EF" w:rsidRPr="00E77497" w:rsidRDefault="004C02EF" w:rsidP="0087023E">
      <w:pPr>
        <w:pStyle w:val="Alg3"/>
        <w:numPr>
          <w:ilvl w:val="0"/>
          <w:numId w:val="893"/>
        </w:numPr>
      </w:pPr>
      <w:r w:rsidRPr="00E77497">
        <w:t>If IsCallable(</w:t>
      </w:r>
      <w:r w:rsidRPr="00E77497">
        <w:rPr>
          <w:i/>
        </w:rPr>
        <w:t>func</w:t>
      </w:r>
      <w:r w:rsidRPr="00E77497">
        <w:t xml:space="preserve">) is </w:t>
      </w:r>
      <w:r w:rsidRPr="00E77497">
        <w:rPr>
          <w:b/>
        </w:rPr>
        <w:t>false</w:t>
      </w:r>
      <w:r w:rsidRPr="00E77497">
        <w:t xml:space="preserve">, </w:t>
      </w:r>
      <w:bookmarkEnd w:id="11941"/>
      <w:r w:rsidRPr="00E77497">
        <w:t xml:space="preserve">throw a </w:t>
      </w:r>
      <w:r w:rsidRPr="00E77497">
        <w:rPr>
          <w:b/>
        </w:rPr>
        <w:t>TypeError</w:t>
      </w:r>
      <w:r w:rsidRPr="00E77497">
        <w:t xml:space="preserve"> exception.</w:t>
      </w:r>
      <w:bookmarkStart w:id="11942" w:name="_Toc382212481"/>
    </w:p>
    <w:p w14:paraId="238D90F8" w14:textId="77777777" w:rsidR="004C02EF" w:rsidRPr="00E77497" w:rsidRDefault="004C02EF" w:rsidP="0087023E">
      <w:pPr>
        <w:pStyle w:val="Alg3"/>
        <w:numPr>
          <w:ilvl w:val="0"/>
          <w:numId w:val="893"/>
        </w:numPr>
      </w:pPr>
      <w:r w:rsidRPr="00E77497">
        <w:t>If Type(</w:t>
      </w:r>
      <w:r w:rsidRPr="00E77497">
        <w:rPr>
          <w:i/>
        </w:rPr>
        <w:t>ref</w:t>
      </w:r>
      <w:r w:rsidRPr="00E77497">
        <w:t>) is Reference, then</w:t>
      </w:r>
      <w:bookmarkStart w:id="11943" w:name="_Toc382212482"/>
      <w:bookmarkEnd w:id="11942"/>
    </w:p>
    <w:p w14:paraId="08FF3F1B" w14:textId="77777777" w:rsidR="004C02EF" w:rsidRPr="00E77497" w:rsidRDefault="004C02EF" w:rsidP="00DF767A">
      <w:pPr>
        <w:pStyle w:val="Alg3"/>
        <w:numPr>
          <w:ilvl w:val="1"/>
          <w:numId w:val="893"/>
        </w:numPr>
      </w:pPr>
      <w:r w:rsidRPr="00E77497">
        <w:t>If IsPropertyReference(</w:t>
      </w:r>
      <w:r w:rsidRPr="00E77497">
        <w:rPr>
          <w:i/>
        </w:rPr>
        <w:t>ref</w:t>
      </w:r>
      <w:r w:rsidRPr="00E77497">
        <w:t xml:space="preserve">) is </w:t>
      </w:r>
      <w:r w:rsidRPr="00E77497">
        <w:rPr>
          <w:b/>
        </w:rPr>
        <w:t>true</w:t>
      </w:r>
      <w:r w:rsidRPr="00E77497">
        <w:t>, then</w:t>
      </w:r>
    </w:p>
    <w:p w14:paraId="4324AD73" w14:textId="77777777" w:rsidR="004C02EF" w:rsidRPr="00E77497" w:rsidRDefault="004C02EF" w:rsidP="00DF767A">
      <w:pPr>
        <w:pStyle w:val="Alg3"/>
        <w:numPr>
          <w:ilvl w:val="2"/>
          <w:numId w:val="893"/>
        </w:numPr>
      </w:pPr>
      <w:r w:rsidRPr="00E77497">
        <w:t xml:space="preserve">Let </w:t>
      </w:r>
      <w:r w:rsidRPr="00E77497">
        <w:rPr>
          <w:i/>
        </w:rPr>
        <w:t>thisValue</w:t>
      </w:r>
      <w:r w:rsidRPr="00E77497">
        <w:t xml:space="preserve"> be </w:t>
      </w:r>
      <w:del w:id="11944" w:author="Rev 7 Allen Wirfs-Brock" w:date="2012-05-01T17:28:00Z">
        <w:r w:rsidRPr="00E77497" w:rsidDel="0028262A">
          <w:delText>GetBase</w:delText>
        </w:r>
      </w:del>
      <w:ins w:id="11945" w:author="Rev 7 Allen Wirfs-Brock" w:date="2012-05-01T17:28:00Z">
        <w:r w:rsidR="0028262A" w:rsidRPr="00E77497">
          <w:t>Get</w:t>
        </w:r>
        <w:r w:rsidR="0028262A">
          <w:t>ThisValue</w:t>
        </w:r>
      </w:ins>
      <w:r w:rsidRPr="00E77497">
        <w:t>(</w:t>
      </w:r>
      <w:r w:rsidRPr="00E77497">
        <w:rPr>
          <w:i/>
        </w:rPr>
        <w:t>ref</w:t>
      </w:r>
      <w:r w:rsidRPr="00E77497">
        <w:t>).</w:t>
      </w:r>
    </w:p>
    <w:p w14:paraId="711EE8EB" w14:textId="77777777" w:rsidR="004C02EF" w:rsidRPr="00E77497" w:rsidRDefault="004C02EF" w:rsidP="00DF767A">
      <w:pPr>
        <w:pStyle w:val="Alg3"/>
        <w:numPr>
          <w:ilvl w:val="1"/>
          <w:numId w:val="893"/>
        </w:numPr>
      </w:pPr>
      <w:r w:rsidRPr="00E77497">
        <w:t xml:space="preserve">Else, the base of </w:t>
      </w:r>
      <w:r w:rsidRPr="00E77497">
        <w:rPr>
          <w:i/>
        </w:rPr>
        <w:t>ref</w:t>
      </w:r>
      <w:r w:rsidRPr="00E77497">
        <w:t xml:space="preserve"> is an Environment Record</w:t>
      </w:r>
    </w:p>
    <w:p w14:paraId="49DA7EE6" w14:textId="77777777" w:rsidR="004C02EF" w:rsidRPr="00E77497" w:rsidRDefault="004C02EF" w:rsidP="00DF767A">
      <w:pPr>
        <w:pStyle w:val="Alg3"/>
        <w:numPr>
          <w:ilvl w:val="2"/>
          <w:numId w:val="893"/>
        </w:numPr>
      </w:pPr>
      <w:r w:rsidRPr="00E77497">
        <w:t xml:space="preserve">Let </w:t>
      </w:r>
      <w:r w:rsidRPr="00E77497">
        <w:rPr>
          <w:i/>
        </w:rPr>
        <w:t>thisValue</w:t>
      </w:r>
      <w:r w:rsidRPr="00E77497">
        <w:t xml:space="preserve"> be the result of calling the </w:t>
      </w:r>
      <w:del w:id="11946" w:author="Rev 7 Allen Wirfs-Brock" w:date="2012-04-26T08:15:00Z">
        <w:r w:rsidRPr="00E77497" w:rsidDel="00F16EA2">
          <w:delText xml:space="preserve">ImplicitThisValue </w:delText>
        </w:r>
      </w:del>
      <w:ins w:id="11947" w:author="Rev 7 Allen Wirfs-Brock" w:date="2012-04-26T08:15:00Z">
        <w:r w:rsidR="00F16EA2">
          <w:t>WithBaseObject</w:t>
        </w:r>
        <w:r w:rsidR="00F16EA2" w:rsidRPr="00E77497">
          <w:t xml:space="preserve"> </w:t>
        </w:r>
      </w:ins>
      <w:r w:rsidRPr="00E77497">
        <w:t>concrete method of GetBase(</w:t>
      </w:r>
      <w:r w:rsidRPr="00E77497">
        <w:rPr>
          <w:i/>
        </w:rPr>
        <w:t>ref</w:t>
      </w:r>
      <w:r w:rsidRPr="00E77497">
        <w:t>).</w:t>
      </w:r>
    </w:p>
    <w:p w14:paraId="5E431D63" w14:textId="77777777" w:rsidR="004C02EF" w:rsidRPr="00E77497" w:rsidRDefault="004C02EF" w:rsidP="00DF767A">
      <w:pPr>
        <w:pStyle w:val="Alg3"/>
        <w:numPr>
          <w:ilvl w:val="0"/>
          <w:numId w:val="893"/>
        </w:numPr>
      </w:pPr>
      <w:r w:rsidRPr="00E77497">
        <w:t>Else, Type(</w:t>
      </w:r>
      <w:r w:rsidRPr="00E77497">
        <w:rPr>
          <w:i/>
        </w:rPr>
        <w:t>ref</w:t>
      </w:r>
      <w:r w:rsidRPr="00E77497">
        <w:t>) is not Reference.</w:t>
      </w:r>
    </w:p>
    <w:p w14:paraId="4FCB4504" w14:textId="77777777" w:rsidR="004C02EF" w:rsidRPr="00E77497" w:rsidRDefault="004C02EF" w:rsidP="00DF767A">
      <w:pPr>
        <w:pStyle w:val="Alg3"/>
        <w:numPr>
          <w:ilvl w:val="1"/>
          <w:numId w:val="893"/>
        </w:numPr>
      </w:pPr>
      <w:r w:rsidRPr="00E77497">
        <w:t xml:space="preserve">Let </w:t>
      </w:r>
      <w:r w:rsidRPr="00E77497">
        <w:rPr>
          <w:i/>
        </w:rPr>
        <w:t>thisValue</w:t>
      </w:r>
      <w:r w:rsidRPr="00E77497">
        <w:t xml:space="preserve"> be </w:t>
      </w:r>
      <w:r w:rsidRPr="00E77497">
        <w:rPr>
          <w:b/>
        </w:rPr>
        <w:t>undefined</w:t>
      </w:r>
      <w:r w:rsidRPr="00E77497">
        <w:t>.</w:t>
      </w:r>
    </w:p>
    <w:p w14:paraId="4423936D" w14:textId="77777777" w:rsidR="00B8353C" w:rsidRDefault="00B8353C" w:rsidP="00020C16">
      <w:pPr>
        <w:pStyle w:val="Alg3"/>
        <w:numPr>
          <w:ilvl w:val="0"/>
          <w:numId w:val="893"/>
        </w:numPr>
        <w:spacing w:after="220"/>
        <w:contextualSpacing/>
        <w:rPr>
          <w:ins w:id="11948" w:author="Rev 9 Allen Wirfs-Brock" w:date="2012-06-29T11:26:00Z"/>
        </w:rPr>
      </w:pPr>
      <w:bookmarkStart w:id="11949" w:name="_Toc382212483"/>
      <w:bookmarkEnd w:id="11943"/>
      <w:ins w:id="11950" w:author="Rev 9 Allen Wirfs-Brock" w:date="2012-06-29T11:26:00Z">
        <w:r>
          <w:t xml:space="preserve">If </w:t>
        </w:r>
        <w:r w:rsidRPr="00B8353C">
          <w:rPr>
            <w:i/>
          </w:rPr>
          <w:t>tailPosition</w:t>
        </w:r>
        <w:r>
          <w:t xml:space="preserve"> is true, then</w:t>
        </w:r>
      </w:ins>
    </w:p>
    <w:p w14:paraId="23DBA8CC" w14:textId="77777777" w:rsidR="00020C16" w:rsidRDefault="00020C16" w:rsidP="00020C16">
      <w:pPr>
        <w:pStyle w:val="Alg3"/>
        <w:numPr>
          <w:ilvl w:val="1"/>
          <w:numId w:val="893"/>
        </w:numPr>
        <w:spacing w:after="220"/>
        <w:contextualSpacing/>
        <w:rPr>
          <w:ins w:id="11951" w:author="Rev 9 Allen Wirfs-Brock" w:date="2012-06-29T12:06:00Z"/>
        </w:rPr>
      </w:pPr>
      <w:ins w:id="11952" w:author="Rev 9 Allen Wirfs-Brock" w:date="2012-06-29T12:06:00Z">
        <w:r>
          <w:t xml:space="preserve">Let </w:t>
        </w:r>
      </w:ins>
      <w:ins w:id="11953" w:author="Rev 9 Allen Wirfs-Brock" w:date="2012-06-29T12:07:00Z">
        <w:r>
          <w:rPr>
            <w:i/>
          </w:rPr>
          <w:t>leaf</w:t>
        </w:r>
      </w:ins>
      <w:ins w:id="11954" w:author="Rev 9 Allen Wirfs-Brock" w:date="2012-06-29T12:06:00Z">
        <w:r w:rsidRPr="009B3B81">
          <w:rPr>
            <w:i/>
          </w:rPr>
          <w:t>Context</w:t>
        </w:r>
        <w:r>
          <w:t xml:space="preserve"> be the running</w:t>
        </w:r>
        <w:r w:rsidRPr="00E77497">
          <w:t xml:space="preserve"> </w:t>
        </w:r>
        <w:r>
          <w:t>execution context.</w:t>
        </w:r>
      </w:ins>
    </w:p>
    <w:p w14:paraId="3CE758AD" w14:textId="77777777" w:rsidR="00B8353C" w:rsidDel="00D5397D" w:rsidRDefault="00020C16" w:rsidP="00020C16">
      <w:pPr>
        <w:pStyle w:val="Alg3"/>
        <w:numPr>
          <w:ilvl w:val="1"/>
          <w:numId w:val="893"/>
        </w:numPr>
        <w:spacing w:after="220"/>
        <w:contextualSpacing/>
        <w:rPr>
          <w:ins w:id="11955" w:author="Rev 9 Allen Wirfs-Brock" w:date="2012-06-29T11:27:00Z"/>
          <w:del w:id="11956" w:author="Rev 10 Allen Wirfs-Brock" w:date="2012-09-07T13:59:00Z"/>
        </w:rPr>
      </w:pPr>
      <w:ins w:id="11957" w:author="Rev 9 Allen Wirfs-Brock" w:date="2012-06-29T12:09:00Z">
        <w:del w:id="11958" w:author="Rev 10 Allen Wirfs-Brock" w:date="2012-09-07T13:59:00Z">
          <w:r w:rsidDel="00D5397D">
            <w:delText xml:space="preserve">Let </w:delText>
          </w:r>
        </w:del>
      </w:ins>
      <w:ins w:id="11959" w:author="Rev 9 Allen Wirfs-Brock" w:date="2012-06-29T12:11:00Z">
        <w:del w:id="11960" w:author="Rev 10 Allen Wirfs-Brock" w:date="2012-09-07T13:59:00Z">
          <w:r w:rsidDel="00D5397D">
            <w:rPr>
              <w:i/>
            </w:rPr>
            <w:delText>leafC</w:delText>
          </w:r>
        </w:del>
      </w:ins>
      <w:ins w:id="11961" w:author="Rev 9 Allen Wirfs-Brock" w:date="2012-06-29T12:09:00Z">
        <w:del w:id="11962" w:author="Rev 10 Allen Wirfs-Brock" w:date="2012-09-07T13:59:00Z">
          <w:r w:rsidRPr="00020C16" w:rsidDel="00D5397D">
            <w:rPr>
              <w:i/>
            </w:rPr>
            <w:delText>all</w:delText>
          </w:r>
        </w:del>
      </w:ins>
      <w:ins w:id="11963" w:author="Rev 9 Allen Wirfs-Brock" w:date="2012-06-29T12:10:00Z">
        <w:del w:id="11964" w:author="Rev 10 Allen Wirfs-Brock" w:date="2012-09-07T13:59:00Z">
          <w:r w:rsidRPr="00020C16" w:rsidDel="00D5397D">
            <w:rPr>
              <w:i/>
            </w:rPr>
            <w:delText>er</w:delText>
          </w:r>
        </w:del>
      </w:ins>
      <w:ins w:id="11965" w:author="Rev 9 Allen Wirfs-Brock" w:date="2012-06-29T12:09:00Z">
        <w:del w:id="11966" w:author="Rev 10 Allen Wirfs-Brock" w:date="2012-09-07T13:59:00Z">
          <w:r w:rsidRPr="00020C16" w:rsidDel="00D5397D">
            <w:rPr>
              <w:i/>
            </w:rPr>
            <w:delText>Context</w:delText>
          </w:r>
          <w:r w:rsidDel="00D5397D">
            <w:delText xml:space="preserve"> be </w:delText>
          </w:r>
        </w:del>
      </w:ins>
      <w:ins w:id="11967" w:author="Rev 9 Allen Wirfs-Brock" w:date="2012-06-29T12:10:00Z">
        <w:del w:id="11968" w:author="Rev 10 Allen Wirfs-Brock" w:date="2012-09-07T13:59:00Z">
          <w:r w:rsidDel="00D5397D">
            <w:rPr>
              <w:i/>
            </w:rPr>
            <w:delText>leaf</w:delText>
          </w:r>
          <w:r w:rsidRPr="009B3B81" w:rsidDel="00D5397D">
            <w:rPr>
              <w:i/>
            </w:rPr>
            <w:delText>Context</w:delText>
          </w:r>
        </w:del>
      </w:ins>
      <w:ins w:id="11969" w:author="Rev 9 Allen Wirfs-Brock" w:date="2012-06-29T12:09:00Z">
        <w:del w:id="11970" w:author="Rev 10 Allen Wirfs-Brock" w:date="2012-09-07T13:59:00Z">
          <w:r w:rsidDel="00D5397D">
            <w:rPr>
              <w:i/>
            </w:rPr>
            <w:delText xml:space="preserve">’s </w:delText>
          </w:r>
          <w:r w:rsidRPr="001936FC" w:rsidDel="00D5397D">
            <w:delText>PreviousContext</w:delText>
          </w:r>
        </w:del>
      </w:ins>
    </w:p>
    <w:p w14:paraId="1241B207" w14:textId="77777777" w:rsidR="00146158" w:rsidRDefault="00146158" w:rsidP="00020C16">
      <w:pPr>
        <w:pStyle w:val="Alg3"/>
        <w:numPr>
          <w:ilvl w:val="1"/>
          <w:numId w:val="893"/>
        </w:numPr>
        <w:spacing w:after="220"/>
        <w:contextualSpacing/>
        <w:rPr>
          <w:ins w:id="11971" w:author="Rev 9 Allen Wirfs-Brock" w:date="2012-06-29T12:20:00Z"/>
        </w:rPr>
      </w:pPr>
      <w:ins w:id="11972" w:author="Rev 9 Allen Wirfs-Brock" w:date="2012-06-29T12:20:00Z">
        <w:r>
          <w:t xml:space="preserve">Suspend </w:t>
        </w:r>
        <w:r w:rsidRPr="00146158">
          <w:rPr>
            <w:i/>
          </w:rPr>
          <w:t>leafContext</w:t>
        </w:r>
        <w:r>
          <w:t>.</w:t>
        </w:r>
      </w:ins>
    </w:p>
    <w:p w14:paraId="7D576D76" w14:textId="77777777" w:rsidR="00146158" w:rsidRDefault="00D5397D" w:rsidP="00146158">
      <w:pPr>
        <w:pStyle w:val="Alg3"/>
        <w:numPr>
          <w:ilvl w:val="1"/>
          <w:numId w:val="893"/>
        </w:numPr>
        <w:spacing w:after="220"/>
        <w:contextualSpacing/>
        <w:rPr>
          <w:ins w:id="11973" w:author="Rev 9 Allen Wirfs-Brock" w:date="2012-06-29T12:20:00Z"/>
        </w:rPr>
      </w:pPr>
      <w:ins w:id="11974" w:author="Rev 10 Allen Wirfs-Brock" w:date="2012-09-07T13:59:00Z">
        <w:r>
          <w:t xml:space="preserve">Pop </w:t>
        </w:r>
        <w:r w:rsidRPr="00D5397D">
          <w:rPr>
            <w:i/>
          </w:rPr>
          <w:t>leafContext</w:t>
        </w:r>
        <w:r>
          <w:t xml:space="preserve"> from the </w:t>
        </w:r>
      </w:ins>
      <w:ins w:id="11975" w:author="Rev 10 Allen Wirfs-Brock" w:date="2012-09-07T14:00:00Z">
        <w:r>
          <w:t xml:space="preserve">execution context </w:t>
        </w:r>
      </w:ins>
      <w:ins w:id="11976" w:author="Rev 10 Allen Wirfs-Brock" w:date="2012-09-07T13:59:00Z">
        <w:r>
          <w:t>context stack.</w:t>
        </w:r>
      </w:ins>
      <w:ins w:id="11977" w:author="Rev 10 Allen Wirfs-Brock" w:date="2012-09-07T14:01:00Z">
        <w:r w:rsidDel="00D5397D">
          <w:t xml:space="preserve"> </w:t>
        </w:r>
      </w:ins>
      <w:ins w:id="11978" w:author="Rev 9 Allen Wirfs-Brock" w:date="2012-06-29T12:12:00Z">
        <w:del w:id="11979" w:author="Rev 10 Allen Wirfs-Brock" w:date="2012-09-07T14:00:00Z">
          <w:r w:rsidR="00020C16" w:rsidDel="00D5397D">
            <w:delText xml:space="preserve">Make </w:delText>
          </w:r>
          <w:r w:rsidR="00020C16" w:rsidRPr="00020C16" w:rsidDel="00D5397D">
            <w:rPr>
              <w:i/>
            </w:rPr>
            <w:delText>leafCallerContext</w:delText>
          </w:r>
          <w:r w:rsidR="00020C16" w:rsidDel="00D5397D">
            <w:delText xml:space="preserve"> t</w:delText>
          </w:r>
        </w:del>
      </w:ins>
      <w:ins w:id="11980" w:author="Rev 10 Allen Wirfs-Brock" w:date="2012-09-07T14:00:00Z">
        <w:r>
          <w:t>T</w:t>
        </w:r>
      </w:ins>
      <w:ins w:id="11981" w:author="Rev 9 Allen Wirfs-Brock" w:date="2012-06-29T12:12:00Z">
        <w:r w:rsidR="00020C16">
          <w:t xml:space="preserve">he </w:t>
        </w:r>
      </w:ins>
      <w:ins w:id="11982" w:author="Rev 10 Allen Wirfs-Brock" w:date="2012-09-07T14:00:00Z">
        <w:r>
          <w:t>execution context</w:t>
        </w:r>
      </w:ins>
      <w:ins w:id="11983" w:author="Rev 10 Allen Wirfs-Brock" w:date="2012-09-07T14:01:00Z">
        <w:r>
          <w:t xml:space="preserve"> now on the top of the stack becomes the</w:t>
        </w:r>
      </w:ins>
      <w:ins w:id="11984" w:author="Rev 10 Allen Wirfs-Brock" w:date="2012-09-07T14:00:00Z">
        <w:r>
          <w:t xml:space="preserve"> </w:t>
        </w:r>
      </w:ins>
      <w:ins w:id="11985" w:author="Rev 9 Allen Wirfs-Brock" w:date="2012-06-29T12:12:00Z">
        <w:r w:rsidR="00020C16">
          <w:t>running execution context, however it remains in its suspended state.</w:t>
        </w:r>
      </w:ins>
    </w:p>
    <w:p w14:paraId="1E0F4D8B" w14:textId="77777777" w:rsidR="00146158" w:rsidRDefault="00146158" w:rsidP="00146158">
      <w:pPr>
        <w:pStyle w:val="Alg3"/>
        <w:numPr>
          <w:ilvl w:val="1"/>
          <w:numId w:val="893"/>
        </w:numPr>
        <w:spacing w:after="220"/>
        <w:contextualSpacing/>
        <w:rPr>
          <w:ins w:id="11986" w:author="Rev 9 Allen Wirfs-Brock" w:date="2012-06-29T12:19:00Z"/>
        </w:rPr>
      </w:pPr>
      <w:ins w:id="11987" w:author="Rev 9 Allen Wirfs-Brock" w:date="2012-06-29T12:19:00Z">
        <w:r>
          <w:t xml:space="preserve">Assert: </w:t>
        </w:r>
        <w:commentRangeStart w:id="11988"/>
        <w:r w:rsidRPr="00146158">
          <w:rPr>
            <w:i/>
          </w:rPr>
          <w:t>leafContext</w:t>
        </w:r>
        <w:r>
          <w:t xml:space="preserve"> has no further use.</w:t>
        </w:r>
      </w:ins>
      <w:commentRangeEnd w:id="11988"/>
      <w:ins w:id="11989" w:author="Rev 9 Allen Wirfs-Brock" w:date="2012-06-29T12:26:00Z">
        <w:r>
          <w:rPr>
            <w:rStyle w:val="af3"/>
            <w:rFonts w:ascii="Arial" w:eastAsia="MS Mincho" w:hAnsi="Arial"/>
            <w:spacing w:val="0"/>
            <w:lang w:eastAsia="ja-JP"/>
          </w:rPr>
          <w:commentReference w:id="11988"/>
        </w:r>
      </w:ins>
      <w:ins w:id="11990" w:author="Rev 9 Allen Wirfs-Brock" w:date="2012-06-29T12:19:00Z">
        <w:r>
          <w:t xml:space="preserve">  It will never</w:t>
        </w:r>
      </w:ins>
      <w:ins w:id="11991" w:author="Rev 9 Allen Wirfs-Brock" w:date="2012-06-29T12:25:00Z">
        <w:r>
          <w:t xml:space="preserve"> be activated as the running execution context.</w:t>
        </w:r>
      </w:ins>
    </w:p>
    <w:p w14:paraId="4C1E82C5" w14:textId="77777777" w:rsidR="00146158" w:rsidRDefault="004C02EF" w:rsidP="00146158">
      <w:pPr>
        <w:pStyle w:val="Alg3"/>
        <w:numPr>
          <w:ilvl w:val="0"/>
          <w:numId w:val="893"/>
        </w:numPr>
        <w:spacing w:after="220"/>
        <w:contextualSpacing/>
        <w:rPr>
          <w:ins w:id="11992" w:author="Rev 9 Allen Wirfs-Brock" w:date="2012-06-29T12:17:00Z"/>
        </w:rPr>
      </w:pPr>
      <w:del w:id="11993" w:author="Rev 9 Allen Wirfs-Brock" w:date="2012-06-29T12:15:00Z">
        <w:r w:rsidRPr="00E77497" w:rsidDel="00020C16">
          <w:delText xml:space="preserve">Return </w:delText>
        </w:r>
      </w:del>
      <w:ins w:id="11994" w:author="Rev 9 Allen Wirfs-Brock" w:date="2012-06-29T12:15:00Z">
        <w:r w:rsidR="00020C16">
          <w:t xml:space="preserve">Let </w:t>
        </w:r>
        <w:r w:rsidR="00020C16" w:rsidRPr="00020C16">
          <w:rPr>
            <w:i/>
          </w:rPr>
          <w:t>result</w:t>
        </w:r>
        <w:r w:rsidR="00020C16">
          <w:t xml:space="preserve"> be</w:t>
        </w:r>
        <w:r w:rsidR="00020C16" w:rsidRPr="00E77497">
          <w:t xml:space="preserve"> </w:t>
        </w:r>
      </w:ins>
      <w:r w:rsidRPr="00E77497">
        <w:t xml:space="preserve">the result of calling the [[Call]] internal method on </w:t>
      </w:r>
      <w:r w:rsidRPr="00E77497">
        <w:rPr>
          <w:i/>
        </w:rPr>
        <w:t>func</w:t>
      </w:r>
      <w:r w:rsidRPr="00E77497">
        <w:t xml:space="preserve">, </w:t>
      </w:r>
      <w:del w:id="11995" w:author="Rev 10 Allen Wirfs-Brock" w:date="2012-08-13T17:24:00Z">
        <w:r w:rsidRPr="00E77497" w:rsidDel="0003414D">
          <w:delText xml:space="preserve">providing </w:delText>
        </w:r>
      </w:del>
      <w:ins w:id="11996" w:author="Rev 10 Allen Wirfs-Brock" w:date="2012-08-13T17:24:00Z">
        <w:r w:rsidR="0003414D">
          <w:t>passing</w:t>
        </w:r>
        <w:r w:rsidR="0003414D" w:rsidRPr="00E77497">
          <w:t xml:space="preserve"> </w:t>
        </w:r>
      </w:ins>
      <w:r w:rsidRPr="00E77497">
        <w:rPr>
          <w:i/>
        </w:rPr>
        <w:t>thisValue</w:t>
      </w:r>
      <w:r w:rsidRPr="00E77497">
        <w:t xml:space="preserve"> </w:t>
      </w:r>
      <w:del w:id="11997" w:author="Rev 10 Allen Wirfs-Brock" w:date="2012-08-13T17:24:00Z">
        <w:r w:rsidRPr="00E77497" w:rsidDel="0003414D">
          <w:delText xml:space="preserve">as the </w:delText>
        </w:r>
        <w:r w:rsidRPr="00E77497" w:rsidDel="0003414D">
          <w:rPr>
            <w:b/>
          </w:rPr>
          <w:delText>this</w:delText>
        </w:r>
        <w:r w:rsidRPr="00E77497" w:rsidDel="0003414D">
          <w:delText xml:space="preserve"> value </w:delText>
        </w:r>
      </w:del>
      <w:r w:rsidRPr="00E77497">
        <w:t xml:space="preserve">and </w:t>
      </w:r>
      <w:del w:id="11998" w:author="Rev 10 Allen Wirfs-Brock" w:date="2012-08-13T17:24:00Z">
        <w:r w:rsidRPr="00E77497" w:rsidDel="0003414D">
          <w:delText xml:space="preserve">providing the list </w:delText>
        </w:r>
      </w:del>
      <w:r w:rsidRPr="00E77497">
        <w:rPr>
          <w:i/>
        </w:rPr>
        <w:t>argList</w:t>
      </w:r>
      <w:r w:rsidRPr="00E77497">
        <w:t xml:space="preserve"> as the argument values</w:t>
      </w:r>
      <w:bookmarkEnd w:id="11949"/>
      <w:del w:id="11999" w:author="Rev 9 Allen Wirfs-Brock" w:date="2012-06-29T12:17:00Z">
        <w:r w:rsidRPr="00E77497" w:rsidDel="00146158">
          <w:delText>.</w:delText>
        </w:r>
      </w:del>
      <w:bookmarkStart w:id="12000" w:name="_Toc382212484"/>
    </w:p>
    <w:p w14:paraId="498B9F06" w14:textId="77777777" w:rsidR="00146158" w:rsidRPr="00146158" w:rsidRDefault="00146158" w:rsidP="00146158">
      <w:pPr>
        <w:pStyle w:val="Alg3"/>
        <w:numPr>
          <w:ilvl w:val="0"/>
          <w:numId w:val="893"/>
        </w:numPr>
        <w:spacing w:after="220"/>
        <w:contextualSpacing/>
        <w:rPr>
          <w:ins w:id="12001" w:author="Rev 9 Allen Wirfs-Brock" w:date="2012-06-29T12:17:00Z"/>
        </w:rPr>
      </w:pPr>
      <w:ins w:id="12002" w:author="Rev 9 Allen Wirfs-Brock" w:date="2012-06-29T12:17:00Z">
        <w:r>
          <w:t xml:space="preserve">Assert: If </w:t>
        </w:r>
        <w:r w:rsidRPr="00146158">
          <w:rPr>
            <w:i/>
          </w:rPr>
          <w:t>tailPosition</w:t>
        </w:r>
        <w:r>
          <w:t xml:space="preserve"> is true, the above call will not return here, but instead evaluation will continue with the resumption of </w:t>
        </w:r>
        <w:r w:rsidRPr="002A42B6">
          <w:rPr>
            <w:i/>
          </w:rPr>
          <w:t>leafCallerContext</w:t>
        </w:r>
        <w:r>
          <w:t xml:space="preserve"> as the running execution context.</w:t>
        </w:r>
      </w:ins>
    </w:p>
    <w:p w14:paraId="0C6092C2" w14:textId="77777777" w:rsidR="004C02EF" w:rsidRPr="00E77497" w:rsidRDefault="00146158" w:rsidP="00DF767A">
      <w:pPr>
        <w:pStyle w:val="Alg3"/>
        <w:numPr>
          <w:ilvl w:val="0"/>
          <w:numId w:val="893"/>
        </w:numPr>
        <w:spacing w:after="220"/>
        <w:contextualSpacing/>
      </w:pPr>
      <w:ins w:id="12003" w:author="Rev 9 Allen Wirfs-Brock" w:date="2012-06-29T12:17:00Z">
        <w:r>
          <w:t xml:space="preserve">Return </w:t>
        </w:r>
        <w:r w:rsidRPr="00146158">
          <w:rPr>
            <w:i/>
          </w:rPr>
          <w:t>result</w:t>
        </w:r>
        <w:r>
          <w:t>.</w:t>
        </w:r>
      </w:ins>
    </w:p>
    <w:bookmarkEnd w:id="12000"/>
    <w:p w14:paraId="6FEACD54" w14:textId="77777777" w:rsidR="004F49B5" w:rsidRDefault="004F49B5" w:rsidP="008E7E56">
      <w:pPr>
        <w:rPr>
          <w:ins w:id="12004" w:author="Rev 9 Allen Wirfs-Brock" w:date="2012-07-04T16:56:00Z"/>
        </w:rPr>
      </w:pPr>
      <w:ins w:id="12005" w:author="Rev 9 Allen Wirfs-Brock" w:date="2012-07-04T16:57:00Z">
        <w:r>
          <w:t xml:space="preserve">A tail position call must </w:t>
        </w:r>
      </w:ins>
      <w:ins w:id="12006" w:author="Rev 9 Allen Wirfs-Brock" w:date="2012-07-04T17:00:00Z">
        <w:r>
          <w:t xml:space="preserve">either </w:t>
        </w:r>
      </w:ins>
      <w:ins w:id="12007" w:author="Rev 9 Allen Wirfs-Brock" w:date="2012-07-04T16:57:00Z">
        <w:r>
          <w:t>release an</w:t>
        </w:r>
      </w:ins>
      <w:ins w:id="12008" w:author="Rev 9 Allen Wirfs-Brock" w:date="2012-07-04T17:00:00Z">
        <w:r>
          <w:t>y</w:t>
        </w:r>
      </w:ins>
      <w:ins w:id="12009" w:author="Rev 9 Allen Wirfs-Brock" w:date="2012-07-04T16:57:00Z">
        <w:r>
          <w:t xml:space="preserve"> </w:t>
        </w:r>
      </w:ins>
      <w:ins w:id="12010" w:author="Rev 9 Allen Wirfs-Brock" w:date="2012-07-04T17:03:00Z">
        <w:r>
          <w:t>transi</w:t>
        </w:r>
        <w:del w:id="12011" w:author="Rev 10 Allen Wirfs-Brock" w:date="2012-07-09T15:46:00Z">
          <w:r w:rsidDel="009E5EA0">
            <w:delText>a</w:delText>
          </w:r>
        </w:del>
      </w:ins>
      <w:ins w:id="12012" w:author="Rev 10 Allen Wirfs-Brock" w:date="2012-07-09T15:46:00Z">
        <w:r w:rsidR="009E5EA0">
          <w:t>e</w:t>
        </w:r>
      </w:ins>
      <w:ins w:id="12013" w:author="Rev 9 Allen Wirfs-Brock" w:date="2012-07-04T17:03:00Z">
        <w:r>
          <w:t>nt</w:t>
        </w:r>
      </w:ins>
      <w:ins w:id="12014" w:author="Rev 9 Allen Wirfs-Brock" w:date="2012-07-04T16:57:00Z">
        <w:r>
          <w:t xml:space="preserve"> </w:t>
        </w:r>
      </w:ins>
      <w:ins w:id="12015" w:author="Rev 9 Allen Wirfs-Brock" w:date="2012-07-04T17:03:00Z">
        <w:r w:rsidR="00AB21A6">
          <w:t xml:space="preserve">internal </w:t>
        </w:r>
      </w:ins>
      <w:ins w:id="12016" w:author="Rev 9 Allen Wirfs-Brock" w:date="2012-07-04T16:58:00Z">
        <w:r>
          <w:t>resources</w:t>
        </w:r>
      </w:ins>
      <w:ins w:id="12017" w:author="Rev 9 Allen Wirfs-Brock" w:date="2012-07-04T16:57:00Z">
        <w:r>
          <w:t xml:space="preserve"> associated </w:t>
        </w:r>
      </w:ins>
      <w:ins w:id="12018" w:author="Rev 9 Allen Wirfs-Brock" w:date="2012-07-04T16:58:00Z">
        <w:r>
          <w:t xml:space="preserve">with the currently executing function execution context before invoking </w:t>
        </w:r>
      </w:ins>
      <w:ins w:id="12019" w:author="Rev 9 Allen Wirfs-Brock" w:date="2012-07-04T17:00:00Z">
        <w:r>
          <w:t>the target function or reuse those resources in support of the target function.</w:t>
        </w:r>
      </w:ins>
      <w:ins w:id="12020" w:author="Rev 9 Allen Wirfs-Brock" w:date="2012-07-04T17:02:00Z">
        <w:r>
          <w:t xml:space="preserve"> </w:t>
        </w:r>
      </w:ins>
    </w:p>
    <w:p w14:paraId="1DD3F9D7" w14:textId="77777777" w:rsidR="004F49B5" w:rsidRDefault="004F49B5" w:rsidP="004C02EF">
      <w:pPr>
        <w:pStyle w:val="Note"/>
        <w:rPr>
          <w:ins w:id="12021" w:author="Rev 9 Allen Wirfs-Brock" w:date="2012-07-04T17:01:00Z"/>
        </w:rPr>
      </w:pPr>
      <w:ins w:id="12022" w:author="Rev 9 Allen Wirfs-Brock" w:date="2012-07-04T17:01:00Z">
        <w:r>
          <w:t>NOTE 1</w:t>
        </w:r>
        <w:r>
          <w:tab/>
        </w:r>
      </w:ins>
      <w:ins w:id="12023" w:author="Rev 9 Allen Wirfs-Brock" w:date="2012-07-04T17:04:00Z">
        <w:r w:rsidR="00AB21A6">
          <w:t>For example, a</w:t>
        </w:r>
      </w:ins>
      <w:ins w:id="12024" w:author="Rev 9 Allen Wirfs-Brock" w:date="2012-07-04T17:05:00Z">
        <w:r w:rsidR="00AB21A6">
          <w:t xml:space="preserve"> tail position</w:t>
        </w:r>
      </w:ins>
      <w:ins w:id="12025" w:author="Rev 9 Allen Wirfs-Brock" w:date="2012-07-04T17:04:00Z">
        <w:r w:rsidR="00AB21A6">
          <w:t xml:space="preserve"> </w:t>
        </w:r>
      </w:ins>
      <w:ins w:id="12026" w:author="Rev 9 Allen Wirfs-Brock" w:date="2012-07-04T17:06:00Z">
        <w:r w:rsidR="00AB21A6">
          <w:t>c</w:t>
        </w:r>
      </w:ins>
      <w:ins w:id="12027" w:author="Rev 9 Allen Wirfs-Brock" w:date="2012-07-04T17:04:00Z">
        <w:r w:rsidR="00AB21A6">
          <w:t xml:space="preserve">all </w:t>
        </w:r>
      </w:ins>
      <w:ins w:id="12028" w:author="Rev 9 Allen Wirfs-Brock" w:date="2012-07-04T17:07:00Z">
        <w:r w:rsidR="00AB21A6">
          <w:t>should only grow an implementation</w:t>
        </w:r>
      </w:ins>
      <w:ins w:id="12029" w:author="Rev 9 Allen Wirfs-Brock" w:date="2012-07-04T17:11:00Z">
        <w:r w:rsidR="00AB21A6">
          <w:t>’</w:t>
        </w:r>
      </w:ins>
      <w:ins w:id="12030" w:author="Rev 9 Allen Wirfs-Brock" w:date="2012-07-04T17:07:00Z">
        <w:r w:rsidR="00AB21A6">
          <w:t>s activication record stack by the amount that the size of the target function</w:t>
        </w:r>
      </w:ins>
      <w:ins w:id="12031" w:author="Rev 9 Allen Wirfs-Brock" w:date="2012-07-04T17:08:00Z">
        <w:r w:rsidR="00AB21A6">
          <w:t>’s activation record ex</w:t>
        </w:r>
      </w:ins>
      <w:ins w:id="12032" w:author="Rev 10 Allen Wirfs-Brock" w:date="2012-07-09T15:43:00Z">
        <w:r w:rsidR="009E5EA0">
          <w:t>c</w:t>
        </w:r>
      </w:ins>
      <w:ins w:id="12033" w:author="Rev 9 Allen Wirfs-Brock" w:date="2012-07-04T17:08:00Z">
        <w:r w:rsidR="00AB21A6">
          <w:t xml:space="preserve">eeds the size of the calling function’s activation record. If the target function’s activation record is </w:t>
        </w:r>
      </w:ins>
      <w:ins w:id="12034" w:author="Rev 9 Allen Wirfs-Brock" w:date="2012-07-04T17:04:00Z">
        <w:r w:rsidR="00AB21A6">
          <w:t>smaller, then the total size of the stack should decrease.</w:t>
        </w:r>
      </w:ins>
    </w:p>
    <w:p w14:paraId="68247D5A" w14:textId="77777777" w:rsidR="004C02EF" w:rsidRPr="00E77497" w:rsidDel="0077365B" w:rsidRDefault="004C02EF" w:rsidP="004C02EF">
      <w:pPr>
        <w:rPr>
          <w:del w:id="12035" w:author="Rev 7 Allen Wirfs-Brock" w:date="2012-05-01T17:55:00Z"/>
        </w:rPr>
      </w:pPr>
      <w:commentRangeStart w:id="12036"/>
      <w:del w:id="12037" w:author="Rev 7 Allen Wirfs-Brock" w:date="2012-05-01T17:55:00Z">
        <w:r w:rsidRPr="00E77497" w:rsidDel="0077365B">
          <w:delText xml:space="preserve">The </w:delText>
        </w:r>
      </w:del>
      <w:ins w:id="12038" w:author="Rev 4 Allen Wirfs-Brock" w:date="2011-10-15T09:31:00Z">
        <w:del w:id="12039" w:author="Rev 7 Allen Wirfs-Brock" w:date="2012-05-01T17:55:00Z">
          <w:r w:rsidR="00D35EDC" w:rsidRPr="00E77497" w:rsidDel="0077365B">
            <w:delText xml:space="preserve">This </w:delText>
          </w:r>
        </w:del>
      </w:ins>
      <w:del w:id="12040" w:author="Rev 7 Allen Wirfs-Brock" w:date="2012-05-01T17:55:00Z">
        <w:r w:rsidRPr="00E77497" w:rsidDel="0077365B">
          <w:delText xml:space="preserve">production </w:delText>
        </w:r>
        <w:r w:rsidRPr="00E77497" w:rsidDel="0077365B">
          <w:rPr>
            <w:rStyle w:val="bnf"/>
          </w:rPr>
          <w:delText>CallExpression</w:delText>
        </w:r>
        <w:r w:rsidRPr="00E77497" w:rsidDel="0077365B">
          <w:delText xml:space="preserve"> </w:delText>
        </w:r>
        <w:r w:rsidRPr="00E77497" w:rsidDel="0077365B">
          <w:rPr>
            <w:b/>
          </w:rPr>
          <w:delText>:</w:delText>
        </w:r>
        <w:r w:rsidRPr="00E77497" w:rsidDel="0077365B">
          <w:delText xml:space="preserve"> </w:delText>
        </w:r>
        <w:r w:rsidRPr="00E77497" w:rsidDel="0077365B">
          <w:rPr>
            <w:rStyle w:val="bnf"/>
          </w:rPr>
          <w:delText>CallExpression</w:delText>
        </w:r>
        <w:r w:rsidRPr="00E77497" w:rsidDel="0077365B">
          <w:delText xml:space="preserve"> </w:delText>
        </w:r>
        <w:r w:rsidRPr="00E77497" w:rsidDel="0077365B">
          <w:rPr>
            <w:rStyle w:val="bnf"/>
          </w:rPr>
          <w:delText>Arguments</w:delText>
        </w:r>
        <w:r w:rsidRPr="00E77497" w:rsidDel="0077365B">
          <w:delText xml:space="preserve">  is evaluated in exactly the same manner, </w:delText>
        </w:r>
      </w:del>
      <w:ins w:id="12041" w:author="Rev 4 Allen Wirfs-Brock" w:date="2011-10-15T09:31:00Z">
        <w:del w:id="12042" w:author="Rev 7 Allen Wirfs-Brock" w:date="2012-05-01T17:55:00Z">
          <w:r w:rsidR="00D35EDC" w:rsidRPr="00E77497" w:rsidDel="0077365B">
            <w:delText xml:space="preserve"> as </w:delText>
          </w:r>
          <w:r w:rsidR="00D35EDC" w:rsidRPr="00E77497" w:rsidDel="0077365B">
            <w:rPr>
              <w:rStyle w:val="bnf"/>
            </w:rPr>
            <w:delText>CallExpression</w:delText>
          </w:r>
          <w:r w:rsidR="00D35EDC" w:rsidRPr="00E77497" w:rsidDel="0077365B">
            <w:delText xml:space="preserve"> </w:delText>
          </w:r>
          <w:r w:rsidR="00D35EDC" w:rsidRPr="00E77497" w:rsidDel="0077365B">
            <w:rPr>
              <w:b/>
            </w:rPr>
            <w:delText>:</w:delText>
          </w:r>
          <w:r w:rsidR="00D35EDC" w:rsidRPr="00E77497" w:rsidDel="0077365B">
            <w:delText xml:space="preserve"> </w:delText>
          </w:r>
          <w:r w:rsidR="00D35EDC" w:rsidRPr="00E77497" w:rsidDel="0077365B">
            <w:rPr>
              <w:rStyle w:val="bnf"/>
            </w:rPr>
            <w:delText>MemberExpression</w:delText>
          </w:r>
          <w:r w:rsidR="00D35EDC" w:rsidRPr="00E77497" w:rsidDel="0077365B">
            <w:delText xml:space="preserve"> </w:delText>
          </w:r>
          <w:r w:rsidR="00D35EDC" w:rsidRPr="00E77497" w:rsidDel="0077365B">
            <w:rPr>
              <w:rStyle w:val="bnf"/>
            </w:rPr>
            <w:delText>Arguments</w:delText>
          </w:r>
          <w:r w:rsidR="00D35EDC" w:rsidRPr="00E77497" w:rsidDel="0077365B">
            <w:delText xml:space="preserve"> </w:delText>
          </w:r>
        </w:del>
      </w:ins>
      <w:del w:id="12043" w:author="Rev 7 Allen Wirfs-Brock" w:date="2012-05-01T17:55:00Z">
        <w:r w:rsidRPr="00E77497" w:rsidDel="0077365B">
          <w:delText xml:space="preserve">except that the contained </w:delText>
        </w:r>
        <w:r w:rsidRPr="00E77497" w:rsidDel="0077365B">
          <w:rPr>
            <w:rStyle w:val="bnf"/>
          </w:rPr>
          <w:delText>CallExpression</w:delText>
        </w:r>
        <w:r w:rsidRPr="00E77497" w:rsidDel="0077365B">
          <w:delText xml:space="preserve"> is evaluated in step 1.</w:delText>
        </w:r>
      </w:del>
    </w:p>
    <w:p w14:paraId="5AE9D423" w14:textId="77777777" w:rsidR="004C02EF" w:rsidRPr="00E77497" w:rsidRDefault="004C02EF" w:rsidP="004C02EF">
      <w:pPr>
        <w:pStyle w:val="Note"/>
      </w:pPr>
      <w:r w:rsidRPr="00E77497">
        <w:t>NOTE</w:t>
      </w:r>
      <w:commentRangeEnd w:id="12036"/>
      <w:r w:rsidR="004F49B5">
        <w:rPr>
          <w:rStyle w:val="af3"/>
        </w:rPr>
        <w:commentReference w:id="12036"/>
      </w:r>
      <w:ins w:id="12044" w:author="Rev 9 Allen Wirfs-Brock" w:date="2012-07-04T17:01:00Z">
        <w:r w:rsidR="004F49B5">
          <w:t xml:space="preserve"> 2</w:t>
        </w:r>
      </w:ins>
      <w:r w:rsidRPr="00E77497">
        <w:tab/>
        <w:t xml:space="preserve">The returned result will never be of type Reference if </w:t>
      </w:r>
      <w:r w:rsidRPr="00E77497">
        <w:rPr>
          <w:rFonts w:ascii="Times New Roman" w:hAnsi="Times New Roman"/>
          <w:i/>
        </w:rPr>
        <w:t>func</w:t>
      </w:r>
      <w:r w:rsidRPr="00E77497">
        <w:t xml:space="preserve"> is a</w:t>
      </w:r>
      <w:ins w:id="12045" w:author="Rev 10 Allen Wirfs-Brock" w:date="2012-07-09T15:23:00Z">
        <w:r w:rsidR="007F6FBE">
          <w:t>n</w:t>
        </w:r>
      </w:ins>
      <w:r w:rsidRPr="00E77497">
        <w:t xml:space="preserve"> </w:t>
      </w:r>
      <w:del w:id="12046" w:author="Rev 9 Allen Wirfs-Brock" w:date="2012-07-07T17:46:00Z">
        <w:r w:rsidRPr="00E77497" w:rsidDel="003D5776">
          <w:delText xml:space="preserve">native </w:delText>
        </w:r>
      </w:del>
      <w:ins w:id="12047" w:author="Rev 9 Allen Wirfs-Brock" w:date="2012-07-07T17:46:00Z">
        <w:r w:rsidR="003D5776">
          <w:t>ordinary</w:t>
        </w:r>
        <w:r w:rsidR="003D5776" w:rsidRPr="00E77497">
          <w:t xml:space="preserve"> </w:t>
        </w:r>
      </w:ins>
      <w:del w:id="12048" w:author="Rev 10 Allen Wirfs-Brock" w:date="2012-07-09T15:24:00Z">
        <w:r w:rsidRPr="00E77497" w:rsidDel="007F6FBE">
          <w:delText xml:space="preserve">ECMAScript </w:delText>
        </w:r>
      </w:del>
      <w:r w:rsidRPr="00E77497">
        <w:t>object. Whether calling a</w:t>
      </w:r>
      <w:ins w:id="12049" w:author="Rev 10 Allen Wirfs-Brock" w:date="2012-07-09T15:48:00Z">
        <w:r w:rsidR="009632C7">
          <w:t>n</w:t>
        </w:r>
      </w:ins>
      <w:r w:rsidRPr="00E77497">
        <w:t xml:space="preserve"> </w:t>
      </w:r>
      <w:del w:id="12050" w:author="Rev 9 Allen Wirfs-Brock" w:date="2012-07-07T17:46:00Z">
        <w:r w:rsidRPr="00E77497" w:rsidDel="003D5776">
          <w:delText xml:space="preserve">host </w:delText>
        </w:r>
      </w:del>
      <w:ins w:id="12051" w:author="Rev 9 Allen Wirfs-Brock" w:date="2012-07-07T17:46:00Z">
        <w:r w:rsidR="003D5776">
          <w:t>exotic</w:t>
        </w:r>
        <w:r w:rsidR="003D5776" w:rsidRPr="00E77497">
          <w:t xml:space="preserve"> </w:t>
        </w:r>
      </w:ins>
      <w:r w:rsidRPr="00E77497">
        <w:t>object can return a value of type Reference is implementation-dependent.</w:t>
      </w:r>
      <w:bookmarkStart w:id="12052" w:name="_Ref384027085"/>
      <w:bookmarkStart w:id="12053" w:name="_Toc385672191"/>
      <w:bookmarkStart w:id="12054" w:name="_Toc393690286"/>
      <w:r w:rsidRPr="00E77497">
        <w:t xml:space="preserve"> If a value of type Reference is returned, it must be a non-strict Property Reference.</w:t>
      </w:r>
    </w:p>
    <w:p w14:paraId="577C38E0" w14:textId="77777777" w:rsidR="000847C5" w:rsidRPr="00E77497" w:rsidRDefault="000847C5" w:rsidP="000847C5">
      <w:pPr>
        <w:pStyle w:val="30"/>
        <w:numPr>
          <w:ilvl w:val="0"/>
          <w:numId w:val="0"/>
        </w:numPr>
        <w:rPr>
          <w:ins w:id="12055" w:author="Rev 5 Allen Wirfs-Brock" w:date="2012-01-11T14:26:00Z"/>
        </w:rPr>
      </w:pPr>
      <w:bookmarkStart w:id="12056" w:name="_Ref424531183"/>
      <w:bookmarkStart w:id="12057" w:name="_Ref424531447"/>
      <w:bookmarkStart w:id="12058" w:name="_Ref424531464"/>
      <w:bookmarkStart w:id="12059" w:name="_Toc472818825"/>
      <w:bookmarkStart w:id="12060" w:name="_Toc235503399"/>
      <w:bookmarkStart w:id="12061" w:name="_Toc241509174"/>
      <w:bookmarkStart w:id="12062" w:name="_Toc244416661"/>
      <w:bookmarkStart w:id="12063" w:name="_Toc276631025"/>
      <w:bookmarkStart w:id="12064" w:name="_Toc336509513"/>
      <w:ins w:id="12065" w:author="Rev 5 Allen Wirfs-Brock" w:date="2012-01-11T14:26:00Z">
        <w:r w:rsidRPr="00E77497">
          <w:t>11.2.</w:t>
        </w:r>
        <w:del w:id="12066" w:author="Rev 6 Allen Wirfs-Brock" w:date="2012-02-27T15:30:00Z">
          <w:r w:rsidRPr="00E77497" w:rsidDel="00764766">
            <w:delText>3</w:delText>
          </w:r>
        </w:del>
      </w:ins>
      <w:ins w:id="12067" w:author="Rev 6 Allen Wirfs-Brock" w:date="2012-02-27T15:30:00Z">
        <w:r w:rsidR="00764766">
          <w:t>4</w:t>
        </w:r>
      </w:ins>
      <w:ins w:id="12068" w:author="Rev 5 Allen Wirfs-Brock" w:date="2012-01-11T14:26:00Z">
        <w:r w:rsidRPr="00E77497">
          <w:tab/>
        </w:r>
      </w:ins>
      <w:ins w:id="12069" w:author="Rev 5 Allen Wirfs-Brock" w:date="2012-01-11T14:27:00Z">
        <w:r>
          <w:t>The</w:t>
        </w:r>
        <w:r w:rsidRPr="008E7E56">
          <w:rPr>
            <w:rFonts w:cs="Arial"/>
            <w:b w:val="0"/>
            <w:sz w:val="22"/>
          </w:rPr>
          <w:t xml:space="preserve"> </w:t>
        </w:r>
      </w:ins>
      <w:ins w:id="12070" w:author="Rev 5 Allen Wirfs-Brock" w:date="2012-01-11T14:26:00Z">
        <w:r w:rsidRPr="008E7E56">
          <w:rPr>
            <w:rFonts w:ascii="Courier New" w:hAnsi="Courier New"/>
            <w:sz w:val="22"/>
          </w:rPr>
          <w:t>super</w:t>
        </w:r>
        <w:r w:rsidRPr="00E77497">
          <w:t xml:space="preserve"> </w:t>
        </w:r>
      </w:ins>
      <w:ins w:id="12071" w:author="Rev 5 Allen Wirfs-Brock" w:date="2012-01-11T14:27:00Z">
        <w:r>
          <w:t>Keyword</w:t>
        </w:r>
      </w:ins>
      <w:bookmarkEnd w:id="12064"/>
    </w:p>
    <w:p w14:paraId="539ED45F" w14:textId="77777777" w:rsidR="00304798" w:rsidRPr="00E77497" w:rsidRDefault="00304798" w:rsidP="008E7E56">
      <w:pPr>
        <w:rPr>
          <w:ins w:id="12072" w:author="Rev 5 Allen Wirfs-Brock" w:date="2012-01-11T14:29:00Z"/>
        </w:rPr>
      </w:pPr>
      <w:ins w:id="12073" w:author="Rev 5 Allen Wirfs-Brock" w:date="2012-01-11T14:29:00Z">
        <w:r w:rsidRPr="002E4AE1">
          <w:rPr>
            <w:b/>
          </w:rPr>
          <w:t xml:space="preserve">Static </w:t>
        </w:r>
        <w:r w:rsidRPr="008E7E56">
          <w:rPr>
            <w:rFonts w:ascii="Helvetica" w:hAnsi="Helvetica"/>
            <w:b/>
          </w:rPr>
          <w:t>Semantics</w:t>
        </w:r>
      </w:ins>
    </w:p>
    <w:p w14:paraId="0F46290A" w14:textId="77777777" w:rsidR="00304798" w:rsidRPr="00E77497" w:rsidRDefault="00304798" w:rsidP="00304798">
      <w:pPr>
        <w:rPr>
          <w:ins w:id="12074" w:author="Rev 5 Allen Wirfs-Brock" w:date="2012-01-11T14:29:00Z"/>
          <w:rFonts w:ascii="Helvetica" w:hAnsi="Helvetica"/>
          <w:b/>
        </w:rPr>
      </w:pPr>
      <w:ins w:id="12075" w:author="Rev 5 Allen Wirfs-Brock" w:date="2012-01-11T14:30:00Z">
        <w:r w:rsidRPr="00E77497">
          <w:rPr>
            <w:rFonts w:ascii="Helvetica" w:hAnsi="Helvetica"/>
            <w:b/>
          </w:rPr>
          <w:t xml:space="preserve">Static Semantics:  </w:t>
        </w:r>
      </w:ins>
      <w:ins w:id="12076" w:author="Rev 5 Allen Wirfs-Brock" w:date="2012-01-11T14:29:00Z">
        <w:r w:rsidRPr="00E77497">
          <w:rPr>
            <w:rFonts w:ascii="Helvetica" w:hAnsi="Helvetica"/>
            <w:b/>
          </w:rPr>
          <w:t>Early Errors</w:t>
        </w:r>
      </w:ins>
    </w:p>
    <w:p w14:paraId="11A12706" w14:textId="77777777" w:rsidR="00304798" w:rsidRPr="00E77497" w:rsidRDefault="00304798" w:rsidP="00304798">
      <w:pPr>
        <w:pStyle w:val="SyntaxRule"/>
        <w:rPr>
          <w:ins w:id="12077" w:author="Rev 5 Allen Wirfs-Brock" w:date="2012-01-11T14:32:00Z"/>
        </w:rPr>
      </w:pPr>
      <w:ins w:id="12078" w:author="Rev 5 Allen Wirfs-Brock" w:date="2012-01-11T14:32:00Z">
        <w:r w:rsidRPr="00E77497">
          <w:t xml:space="preserve">MemberExpression </w:t>
        </w:r>
        <w:r w:rsidRPr="00E77497">
          <w:rPr>
            <w:rFonts w:ascii="Arial" w:hAnsi="Arial" w:cs="Arial"/>
            <w:b/>
            <w:i w:val="0"/>
          </w:rPr>
          <w:t>:</w:t>
        </w:r>
      </w:ins>
    </w:p>
    <w:p w14:paraId="6E62C21B" w14:textId="77777777" w:rsidR="00304798" w:rsidRPr="00E77497" w:rsidRDefault="00304798" w:rsidP="00304798">
      <w:pPr>
        <w:pStyle w:val="SyntaxDefinition"/>
        <w:rPr>
          <w:ins w:id="12079" w:author="Rev 5 Allen Wirfs-Brock" w:date="2012-01-11T14:32:00Z"/>
        </w:rPr>
      </w:pPr>
      <w:ins w:id="12080" w:author="Rev 5 Allen Wirfs-Brock" w:date="2012-01-11T14:32:00Z">
        <w:r w:rsidRPr="00E77497">
          <w:rPr>
            <w:rFonts w:ascii="Courier New" w:hAnsi="Courier New"/>
            <w:b/>
            <w:i w:val="0"/>
          </w:rPr>
          <w:t>super [</w:t>
        </w:r>
        <w:r w:rsidRPr="00E77497">
          <w:t xml:space="preserve"> Expression </w:t>
        </w:r>
        <w:r w:rsidRPr="00E77497">
          <w:rPr>
            <w:rFonts w:ascii="Courier New" w:hAnsi="Courier New"/>
            <w:b/>
            <w:i w:val="0"/>
          </w:rPr>
          <w:t>]</w:t>
        </w:r>
        <w:r w:rsidRPr="00E77497">
          <w:br/>
        </w:r>
        <w:r w:rsidRPr="00E77497">
          <w:rPr>
            <w:rFonts w:ascii="Courier New" w:hAnsi="Courier New"/>
            <w:b/>
            <w:i w:val="0"/>
          </w:rPr>
          <w:t>super .</w:t>
        </w:r>
        <w:r w:rsidRPr="00E77497">
          <w:t xml:space="preserve"> IdentifierName</w:t>
        </w:r>
      </w:ins>
    </w:p>
    <w:p w14:paraId="5DBD7719" w14:textId="77777777" w:rsidR="00304798" w:rsidRDefault="00304798" w:rsidP="008E7E56">
      <w:pPr>
        <w:numPr>
          <w:ilvl w:val="0"/>
          <w:numId w:val="737"/>
        </w:numPr>
        <w:spacing w:after="220"/>
        <w:contextualSpacing/>
        <w:rPr>
          <w:ins w:id="12081" w:author="Rev 5 Allen Wirfs-Brock" w:date="2012-01-11T14:40:00Z"/>
        </w:rPr>
      </w:pPr>
      <w:ins w:id="12082" w:author="Rev 5 Allen Wirfs-Brock" w:date="2012-01-11T14:34:00Z">
        <w:r w:rsidRPr="00E77497">
          <w:t xml:space="preserve">It is a Syntax Error if the source code parsed with this production is </w:t>
        </w:r>
      </w:ins>
      <w:ins w:id="12083" w:author="Rev 5 Allen Wirfs-Brock" w:date="2012-01-11T14:38:00Z">
        <w:r>
          <w:t>global code</w:t>
        </w:r>
      </w:ins>
      <w:ins w:id="12084" w:author="Rev 5 Allen Wirfs-Brock" w:date="2012-01-11T14:34:00Z">
        <w:r w:rsidRPr="00E77497">
          <w:t xml:space="preserve"> </w:t>
        </w:r>
        <w:del w:id="12085" w:author="Rev 6 Allen Wirfs-Brock" w:date="2012-02-27T15:31:00Z">
          <w:r w:rsidRPr="00E77497" w:rsidDel="00764766">
            <w:delText>code</w:delText>
          </w:r>
        </w:del>
      </w:ins>
      <w:ins w:id="12086" w:author="Rev 5 Allen Wirfs-Brock" w:date="2012-01-11T14:39:00Z">
        <w:del w:id="12087" w:author="Rev 6 Allen Wirfs-Brock" w:date="2012-02-27T15:31:00Z">
          <w:r w:rsidR="00F461C2" w:rsidDel="00764766">
            <w:delText xml:space="preserve"> </w:delText>
          </w:r>
        </w:del>
        <w:r w:rsidR="00F461C2">
          <w:t>that is not eval code</w:t>
        </w:r>
      </w:ins>
      <w:ins w:id="12088" w:author="Rev 5 Allen Wirfs-Brock" w:date="2012-01-11T14:34:00Z">
        <w:r w:rsidRPr="00E77497">
          <w:t>.</w:t>
        </w:r>
      </w:ins>
    </w:p>
    <w:p w14:paraId="488EEC7F" w14:textId="77777777" w:rsidR="00BF506A" w:rsidRPr="00E77497" w:rsidRDefault="00BF506A" w:rsidP="008E7E56">
      <w:pPr>
        <w:numPr>
          <w:ilvl w:val="0"/>
          <w:numId w:val="737"/>
        </w:numPr>
        <w:spacing w:after="220"/>
        <w:rPr>
          <w:ins w:id="12089" w:author="Rev 5 Allen Wirfs-Brock" w:date="2012-01-11T14:55:00Z"/>
        </w:rPr>
      </w:pPr>
      <w:ins w:id="12090" w:author="Rev 5 Allen Wirfs-Brock" w:date="2012-01-11T14:55:00Z">
        <w:r>
          <w:t>It is a Syntax</w:t>
        </w:r>
      </w:ins>
      <w:ins w:id="12091" w:author="Rev 6 Allen Wirfs-Brock" w:date="2012-02-27T16:02:00Z">
        <w:r w:rsidR="00081437">
          <w:t xml:space="preserve"> </w:t>
        </w:r>
      </w:ins>
      <w:ins w:id="12092" w:author="Rev 5 Allen Wirfs-Brock" w:date="2012-01-11T14:55:00Z">
        <w:r>
          <w:t xml:space="preserve">Error if the source code </w:t>
        </w:r>
        <w:r w:rsidRPr="00E77497">
          <w:t xml:space="preserve">parsed with </w:t>
        </w:r>
        <w:r>
          <w:t xml:space="preserve">this production is eval code </w:t>
        </w:r>
        <w:del w:id="12093" w:author="Rev 6 Allen Wirfs-Brock" w:date="2012-02-27T16:06:00Z">
          <w:r w:rsidDel="00081437">
            <w:delText xml:space="preserve">that is </w:delText>
          </w:r>
        </w:del>
      </w:ins>
      <w:ins w:id="12094" w:author="Rev 5 Allen Wirfs-Brock" w:date="2012-01-11T14:57:00Z">
        <w:del w:id="12095" w:author="Rev 6 Allen Wirfs-Brock" w:date="2012-02-27T16:06:00Z">
          <w:r w:rsidDel="00081437">
            <w:delText xml:space="preserve">also </w:delText>
          </w:r>
        </w:del>
      </w:ins>
      <w:ins w:id="12096" w:author="Rev 5 Allen Wirfs-Brock" w:date="2012-01-11T14:55:00Z">
        <w:del w:id="12097" w:author="Rev 6 Allen Wirfs-Brock" w:date="2012-02-27T16:06:00Z">
          <w:r w:rsidDel="00081437">
            <w:delText xml:space="preserve">global code </w:delText>
          </w:r>
        </w:del>
        <w:r>
          <w:t xml:space="preserve">and the source code is not being processed </w:t>
        </w:r>
      </w:ins>
      <w:ins w:id="12098" w:author="Rev 5 Allen Wirfs-Brock" w:date="2012-01-11T14:56:00Z">
        <w:r>
          <w:t>by</w:t>
        </w:r>
      </w:ins>
      <w:ins w:id="12099" w:author="Rev 5 Allen Wirfs-Brock" w:date="2012-01-11T14:55:00Z">
        <w:r>
          <w:t xml:space="preserve"> a direct call to eval</w:t>
        </w:r>
      </w:ins>
      <w:ins w:id="12100" w:author="Rev 5 Allen Wirfs-Brock" w:date="2012-01-11T14:57:00Z">
        <w:r>
          <w:t xml:space="preserve"> that is contained in function code</w:t>
        </w:r>
      </w:ins>
      <w:ins w:id="12101" w:author="Rev 5 Allen Wirfs-Brock" w:date="2012-01-11T14:55:00Z">
        <w:r>
          <w:t>.</w:t>
        </w:r>
      </w:ins>
    </w:p>
    <w:p w14:paraId="2E13ABFD" w14:textId="77777777" w:rsidR="00304798" w:rsidRPr="00E77497" w:rsidDel="00082B66" w:rsidRDefault="00304798" w:rsidP="00304798">
      <w:pPr>
        <w:numPr>
          <w:ilvl w:val="0"/>
          <w:numId w:val="403"/>
        </w:numPr>
        <w:spacing w:after="220"/>
        <w:rPr>
          <w:ins w:id="12102" w:author="Rev 5 Allen Wirfs-Brock" w:date="2012-01-11T14:29:00Z"/>
          <w:del w:id="12103" w:author="Rev 6 Allen Wirfs-Brock" w:date="2012-01-26T11:21:00Z"/>
        </w:rPr>
      </w:pPr>
      <w:ins w:id="12104" w:author="Rev 5 Allen Wirfs-Brock" w:date="2012-01-11T14:29:00Z">
        <w:del w:id="12105" w:author="Rev 6 Allen Wirfs-Brock" w:date="2012-01-26T11:21:00Z">
          <w:r w:rsidRPr="00E77497" w:rsidDel="00082B66">
            <w:delText>It is a Syntax Error if the source code parsed with this production is not extended code.</w:delText>
          </w:r>
        </w:del>
      </w:ins>
    </w:p>
    <w:p w14:paraId="43B9D94F" w14:textId="77777777" w:rsidR="00304798" w:rsidRPr="00E77497" w:rsidRDefault="00304798" w:rsidP="00304798">
      <w:pPr>
        <w:rPr>
          <w:ins w:id="12106" w:author="Rev 5 Allen Wirfs-Brock" w:date="2012-01-11T14:29:00Z"/>
        </w:rPr>
      </w:pPr>
      <w:ins w:id="12107" w:author="Rev 5 Allen Wirfs-Brock" w:date="2012-01-11T14:33:00Z">
        <w:r>
          <w:rPr>
            <w:rStyle w:val="bnf"/>
          </w:rPr>
          <w:t>CallExpression</w:t>
        </w:r>
      </w:ins>
      <w:ins w:id="12108" w:author="Rev 5 Allen Wirfs-Brock" w:date="2012-01-11T14:29:00Z">
        <w:r w:rsidRPr="00E77497">
          <w:rPr>
            <w:rStyle w:val="bnf"/>
          </w:rPr>
          <w:t xml:space="preserve"> </w:t>
        </w:r>
        <w:r w:rsidRPr="00E77497">
          <w:rPr>
            <w:b/>
          </w:rPr>
          <w:t>:</w:t>
        </w:r>
        <w:r w:rsidRPr="00E77497">
          <w:t xml:space="preserve"> </w:t>
        </w:r>
      </w:ins>
      <w:ins w:id="12109" w:author="Rev 5 Allen Wirfs-Brock" w:date="2012-01-11T14:33:00Z">
        <w:r w:rsidRPr="00BF506A">
          <w:rPr>
            <w:rFonts w:ascii="Courier New" w:hAnsi="Courier New" w:cs="Courier New"/>
            <w:b/>
          </w:rPr>
          <w:t>super</w:t>
        </w:r>
        <w:r w:rsidRPr="00304798">
          <w:rPr>
            <w:rFonts w:ascii="Times New Roman" w:hAnsi="Times New Roman"/>
            <w:b/>
            <w:i/>
          </w:rPr>
          <w:t xml:space="preserve"> </w:t>
        </w:r>
        <w:r w:rsidRPr="00304798">
          <w:rPr>
            <w:rFonts w:ascii="Times New Roman" w:hAnsi="Times New Roman"/>
            <w:i/>
          </w:rPr>
          <w:t>Arguments</w:t>
        </w:r>
      </w:ins>
    </w:p>
    <w:p w14:paraId="4BD281B7" w14:textId="77777777" w:rsidR="00BF506A" w:rsidRDefault="00BF506A" w:rsidP="008E7E56">
      <w:pPr>
        <w:numPr>
          <w:ilvl w:val="0"/>
          <w:numId w:val="737"/>
        </w:numPr>
        <w:spacing w:after="220"/>
        <w:contextualSpacing/>
        <w:rPr>
          <w:ins w:id="12110" w:author="Rev 5 Allen Wirfs-Brock" w:date="2012-01-11T14:58:00Z"/>
        </w:rPr>
      </w:pPr>
      <w:ins w:id="12111" w:author="Rev 5 Allen Wirfs-Brock" w:date="2012-01-11T14:58:00Z">
        <w:r w:rsidRPr="00E77497">
          <w:t xml:space="preserve">It is a Syntax Error if the source code parsed with this production is </w:t>
        </w:r>
        <w:r>
          <w:t>global code</w:t>
        </w:r>
        <w:r w:rsidRPr="00E77497">
          <w:t xml:space="preserve"> </w:t>
        </w:r>
        <w:del w:id="12112" w:author="Rev 6 Allen Wirfs-Brock" w:date="2012-02-27T15:31:00Z">
          <w:r w:rsidRPr="00E77497" w:rsidDel="00764766">
            <w:delText>code</w:delText>
          </w:r>
          <w:r w:rsidDel="00764766">
            <w:delText xml:space="preserve"> </w:delText>
          </w:r>
        </w:del>
        <w:r>
          <w:t>that is not eval code</w:t>
        </w:r>
        <w:r w:rsidRPr="00E77497">
          <w:t>.</w:t>
        </w:r>
      </w:ins>
    </w:p>
    <w:p w14:paraId="65C73766" w14:textId="77777777" w:rsidR="00BF506A" w:rsidRPr="00E77497" w:rsidRDefault="00BF506A" w:rsidP="008E7E56">
      <w:pPr>
        <w:numPr>
          <w:ilvl w:val="0"/>
          <w:numId w:val="737"/>
        </w:numPr>
        <w:spacing w:after="220"/>
        <w:rPr>
          <w:ins w:id="12113" w:author="Rev 5 Allen Wirfs-Brock" w:date="2012-01-11T14:58:00Z"/>
        </w:rPr>
      </w:pPr>
      <w:ins w:id="12114" w:author="Rev 5 Allen Wirfs-Brock" w:date="2012-01-11T14:58:00Z">
        <w:r>
          <w:t>It is a Syntax</w:t>
        </w:r>
      </w:ins>
      <w:ins w:id="12115" w:author="Rev 6 Allen Wirfs-Brock" w:date="2012-02-27T16:02:00Z">
        <w:r w:rsidR="00081437">
          <w:t xml:space="preserve"> </w:t>
        </w:r>
      </w:ins>
      <w:ins w:id="12116" w:author="Rev 5 Allen Wirfs-Brock" w:date="2012-01-11T14:58:00Z">
        <w:r>
          <w:t xml:space="preserve">Error if the source code </w:t>
        </w:r>
        <w:r w:rsidRPr="00E77497">
          <w:t xml:space="preserve">parsed with </w:t>
        </w:r>
        <w:r>
          <w:t xml:space="preserve">this production is eval code </w:t>
        </w:r>
        <w:del w:id="12117" w:author="Rev 6 Allen Wirfs-Brock" w:date="2012-02-27T16:06:00Z">
          <w:r w:rsidDel="00081437">
            <w:delText xml:space="preserve">that is also global code </w:delText>
          </w:r>
        </w:del>
        <w:r>
          <w:t>and the source code is not being processed by a direct call to eval that is contained in function code.</w:t>
        </w:r>
      </w:ins>
    </w:p>
    <w:p w14:paraId="26A52FCE" w14:textId="77777777" w:rsidR="00304798" w:rsidRPr="00E77497" w:rsidDel="00592233" w:rsidRDefault="00304798" w:rsidP="00304798">
      <w:pPr>
        <w:numPr>
          <w:ilvl w:val="0"/>
          <w:numId w:val="403"/>
        </w:numPr>
        <w:spacing w:after="220"/>
        <w:rPr>
          <w:ins w:id="12118" w:author="Rev 5 Allen Wirfs-Brock" w:date="2012-01-11T14:29:00Z"/>
          <w:del w:id="12119" w:author="Rev 6 Allen Wirfs-Brock" w:date="2012-01-26T11:22:00Z"/>
        </w:rPr>
      </w:pPr>
      <w:ins w:id="12120" w:author="Rev 5 Allen Wirfs-Brock" w:date="2012-01-11T14:29:00Z">
        <w:del w:id="12121" w:author="Rev 6 Allen Wirfs-Brock" w:date="2012-01-26T11:22:00Z">
          <w:r w:rsidRPr="00E77497" w:rsidDel="00592233">
            <w:delText>It is a Syntax Error if the source code parsed with this production is not extended code.</w:delText>
          </w:r>
        </w:del>
      </w:ins>
    </w:p>
    <w:p w14:paraId="2A27ACF5" w14:textId="77777777" w:rsidR="00004A4F" w:rsidRPr="00E77497" w:rsidRDefault="00004A4F" w:rsidP="00004A4F">
      <w:pPr>
        <w:keepNext/>
        <w:rPr>
          <w:ins w:id="12122" w:author="Rev 5 Allen Wirfs-Brock" w:date="2012-01-11T15:00:00Z"/>
          <w:rFonts w:ascii="Helvetica" w:hAnsi="Helvetica"/>
          <w:b/>
        </w:rPr>
      </w:pPr>
      <w:ins w:id="12123" w:author="Rev 5 Allen Wirfs-Brock" w:date="2012-01-11T15:00:00Z">
        <w:r w:rsidRPr="00E77497">
          <w:rPr>
            <w:rFonts w:ascii="Helvetica" w:hAnsi="Helvetica"/>
            <w:b/>
          </w:rPr>
          <w:t xml:space="preserve">Runtime Semantics: </w:t>
        </w:r>
        <w:r w:rsidRPr="00E77497">
          <w:rPr>
            <w:rFonts w:ascii="Helvetica" w:hAnsi="Helvetica"/>
            <w:b/>
            <w:spacing w:val="6"/>
          </w:rPr>
          <w:t>Evaluation</w:t>
        </w:r>
      </w:ins>
    </w:p>
    <w:p w14:paraId="4F22F28B" w14:textId="77777777" w:rsidR="00004A4F" w:rsidRPr="00E77497" w:rsidRDefault="00004A4F" w:rsidP="00004A4F">
      <w:pPr>
        <w:rPr>
          <w:ins w:id="12124" w:author="Rev 5 Allen Wirfs-Brock" w:date="2012-01-11T15:00:00Z"/>
        </w:rPr>
      </w:pPr>
      <w:ins w:id="12125" w:author="Rev 5 Allen Wirfs-Brock" w:date="2012-01-11T15:00:00Z">
        <w:r w:rsidRPr="00E77497">
          <w:rPr>
            <w:rStyle w:val="bnf"/>
          </w:rPr>
          <w:t>MemberExpression</w:t>
        </w:r>
        <w:r w:rsidRPr="00E77497">
          <w:t xml:space="preserve"> </w:t>
        </w:r>
        <w:r w:rsidRPr="00E77497">
          <w:rPr>
            <w:b/>
          </w:rPr>
          <w:t>:</w:t>
        </w:r>
        <w:r w:rsidRPr="00E77497">
          <w:t xml:space="preserve"> </w:t>
        </w:r>
      </w:ins>
      <w:ins w:id="12126" w:author="Rev 5 Allen Wirfs-Brock" w:date="2012-01-11T15:01:00Z">
        <w:r w:rsidRPr="00004A4F">
          <w:rPr>
            <w:rFonts w:ascii="Courier New" w:hAnsi="Courier New"/>
            <w:b/>
          </w:rPr>
          <w:t>super</w:t>
        </w:r>
        <w:r w:rsidRPr="00E77497">
          <w:rPr>
            <w:rFonts w:ascii="Courier New" w:hAnsi="Courier New"/>
            <w:b/>
            <w:i/>
          </w:rPr>
          <w:t xml:space="preserve"> </w:t>
        </w:r>
        <w:r w:rsidRPr="00004A4F">
          <w:rPr>
            <w:rFonts w:ascii="Courier New" w:hAnsi="Courier New"/>
            <w:b/>
          </w:rPr>
          <w:t>[</w:t>
        </w:r>
        <w:r w:rsidRPr="00004A4F">
          <w:t xml:space="preserve"> </w:t>
        </w:r>
        <w:r w:rsidRPr="00004A4F">
          <w:rPr>
            <w:rFonts w:ascii="Times New Roman" w:hAnsi="Times New Roman"/>
            <w:i/>
          </w:rPr>
          <w:t>Expression</w:t>
        </w:r>
        <w:r w:rsidRPr="00E77497">
          <w:t xml:space="preserve"> </w:t>
        </w:r>
        <w:r w:rsidRPr="00004A4F">
          <w:rPr>
            <w:rFonts w:ascii="Courier New" w:hAnsi="Courier New"/>
            <w:b/>
          </w:rPr>
          <w:t>]</w:t>
        </w:r>
      </w:ins>
      <w:ins w:id="12127" w:author="Rev 5 Allen Wirfs-Brock" w:date="2012-01-11T15:00:00Z">
        <w:r w:rsidRPr="00E77497">
          <w:t xml:space="preserve"> </w:t>
        </w:r>
      </w:ins>
    </w:p>
    <w:p w14:paraId="0ABF998A" w14:textId="77777777" w:rsidR="00141C64" w:rsidRPr="00E77497" w:rsidRDefault="00141C64" w:rsidP="00141C64">
      <w:pPr>
        <w:pStyle w:val="Alg4"/>
        <w:numPr>
          <w:ilvl w:val="0"/>
          <w:numId w:val="632"/>
        </w:numPr>
        <w:rPr>
          <w:ins w:id="12128" w:author="Rev 7 Allen Wirfs-Brock" w:date="2012-05-01T16:28:00Z"/>
        </w:rPr>
      </w:pPr>
      <w:ins w:id="12129" w:author="Rev 7 Allen Wirfs-Brock" w:date="2012-05-01T16:28:00Z">
        <w:r w:rsidRPr="00E77497">
          <w:t xml:space="preserve">Let </w:t>
        </w:r>
        <w:r>
          <w:rPr>
            <w:i/>
          </w:rPr>
          <w:t>env</w:t>
        </w:r>
        <w:r>
          <w:t xml:space="preserve"> be the result of performing the GetThisEnvironment abstract operation</w:t>
        </w:r>
        <w:r w:rsidRPr="00E77497">
          <w:t>.</w:t>
        </w:r>
      </w:ins>
    </w:p>
    <w:p w14:paraId="7371EAD8" w14:textId="77777777" w:rsidR="001F7810" w:rsidRDefault="001F7810" w:rsidP="00141C64">
      <w:pPr>
        <w:pStyle w:val="Alg4"/>
        <w:numPr>
          <w:ilvl w:val="0"/>
          <w:numId w:val="632"/>
        </w:numPr>
        <w:contextualSpacing/>
        <w:rPr>
          <w:ins w:id="12130" w:author="Rev 7 Allen Wirfs-Brock" w:date="2012-05-01T16:48:00Z"/>
        </w:rPr>
      </w:pPr>
      <w:ins w:id="12131" w:author="Rev 7 Allen Wirfs-Brock" w:date="2012-05-01T16:47:00Z">
        <w:r>
          <w:t xml:space="preserve">If the </w:t>
        </w:r>
      </w:ins>
      <w:ins w:id="12132" w:author="Rev 7 Allen Wirfs-Brock" w:date="2012-05-01T16:48:00Z">
        <w:r>
          <w:t>result</w:t>
        </w:r>
      </w:ins>
      <w:ins w:id="12133" w:author="Rev 7 Allen Wirfs-Brock" w:date="2012-05-01T16:47:00Z">
        <w:r>
          <w:t xml:space="preserve"> </w:t>
        </w:r>
      </w:ins>
      <w:ins w:id="12134" w:author="Rev 7 Allen Wirfs-Brock" w:date="2012-05-01T16:48:00Z">
        <w:r>
          <w:t xml:space="preserve">of calling the HasSuperBinding concrete method of </w:t>
        </w:r>
        <w:r w:rsidRPr="001F7810">
          <w:rPr>
            <w:i/>
          </w:rPr>
          <w:t>env</w:t>
        </w:r>
        <w:r>
          <w:t xml:space="preserve"> is </w:t>
        </w:r>
        <w:r w:rsidRPr="001F7810">
          <w:rPr>
            <w:b/>
          </w:rPr>
          <w:t>false</w:t>
        </w:r>
        <w:r>
          <w:t>, then throw Refer</w:t>
        </w:r>
      </w:ins>
      <w:ins w:id="12135" w:author="Rev 7 Allen Wirfs-Brock" w:date="2012-05-01T17:08:00Z">
        <w:r w:rsidR="00A02592">
          <w:t>e</w:t>
        </w:r>
      </w:ins>
      <w:ins w:id="12136" w:author="Rev 7 Allen Wirfs-Brock" w:date="2012-05-01T16:48:00Z">
        <w:r>
          <w:t>nceError.</w:t>
        </w:r>
      </w:ins>
    </w:p>
    <w:p w14:paraId="744B44A5" w14:textId="77777777" w:rsidR="00141C64" w:rsidRPr="00E77497" w:rsidRDefault="00141C64" w:rsidP="00141C64">
      <w:pPr>
        <w:pStyle w:val="Alg4"/>
        <w:numPr>
          <w:ilvl w:val="0"/>
          <w:numId w:val="632"/>
        </w:numPr>
        <w:contextualSpacing/>
        <w:rPr>
          <w:ins w:id="12137" w:author="Rev 7 Allen Wirfs-Brock" w:date="2012-05-01T16:28:00Z"/>
        </w:rPr>
      </w:pPr>
      <w:ins w:id="12138" w:author="Rev 7 Allen Wirfs-Brock" w:date="2012-05-01T16:28:00Z">
        <w:r>
          <w:t xml:space="preserve">Let </w:t>
        </w:r>
        <w:r w:rsidRPr="00141C64">
          <w:rPr>
            <w:i/>
          </w:rPr>
          <w:t>actualThis</w:t>
        </w:r>
        <w:r>
          <w:t xml:space="preserve"> be the </w:t>
        </w:r>
        <w:r w:rsidRPr="00E77497">
          <w:t xml:space="preserve">result of calling the </w:t>
        </w:r>
        <w:r>
          <w:t>GetThis</w:t>
        </w:r>
        <w:r w:rsidRPr="00E77497">
          <w:t>Binding</w:t>
        </w:r>
        <w:r>
          <w:t xml:space="preserve"> </w:t>
        </w:r>
        <w:r w:rsidRPr="00E77497">
          <w:t xml:space="preserve">concrete method of </w:t>
        </w:r>
        <w:r w:rsidRPr="00E77497">
          <w:rPr>
            <w:i/>
          </w:rPr>
          <w:t>env</w:t>
        </w:r>
        <w:r w:rsidRPr="00E77497">
          <w:t>.</w:t>
        </w:r>
      </w:ins>
    </w:p>
    <w:p w14:paraId="0695689A" w14:textId="77777777" w:rsidR="00C9062B" w:rsidRDefault="00141C64" w:rsidP="00C9062B">
      <w:pPr>
        <w:pStyle w:val="Alg3"/>
        <w:numPr>
          <w:ilvl w:val="0"/>
          <w:numId w:val="632"/>
        </w:numPr>
        <w:rPr>
          <w:ins w:id="12139" w:author="Rev 7 Allen Wirfs-Brock" w:date="2012-05-01T16:33:00Z"/>
        </w:rPr>
      </w:pPr>
      <w:ins w:id="12140" w:author="Rev 7 Allen Wirfs-Brock" w:date="2012-05-01T16:31:00Z">
        <w:r>
          <w:t xml:space="preserve">Let </w:t>
        </w:r>
        <w:r w:rsidRPr="00141C64">
          <w:rPr>
            <w:i/>
          </w:rPr>
          <w:t>baseValue</w:t>
        </w:r>
        <w:r>
          <w:t xml:space="preserve"> be the result of calling the Get</w:t>
        </w:r>
        <w:del w:id="12141" w:author="Rev 9 Allen Wirfs-Brock" w:date="2012-06-30T08:30:00Z">
          <w:r w:rsidDel="003228B0">
            <w:delText>HomeObject</w:delText>
          </w:r>
        </w:del>
      </w:ins>
      <w:ins w:id="12142" w:author="Rev 9 Allen Wirfs-Brock" w:date="2012-06-30T08:30:00Z">
        <w:r w:rsidR="003228B0">
          <w:t>SuperBase</w:t>
        </w:r>
      </w:ins>
      <w:ins w:id="12143" w:author="Rev 7 Allen Wirfs-Brock" w:date="2012-05-01T16:31:00Z">
        <w:r>
          <w:t xml:space="preserve"> concrete method of </w:t>
        </w:r>
        <w:r w:rsidRPr="00141C64">
          <w:rPr>
            <w:i/>
          </w:rPr>
          <w:t>env</w:t>
        </w:r>
        <w:r>
          <w:t>.</w:t>
        </w:r>
      </w:ins>
    </w:p>
    <w:p w14:paraId="2CDA9CC3" w14:textId="77777777" w:rsidR="00004A4F" w:rsidRPr="00E77497" w:rsidDel="00C9062B" w:rsidRDefault="00004A4F" w:rsidP="00004A4F">
      <w:pPr>
        <w:pStyle w:val="Alg3"/>
        <w:numPr>
          <w:ilvl w:val="0"/>
          <w:numId w:val="632"/>
        </w:numPr>
        <w:rPr>
          <w:ins w:id="12144" w:author="Rev 5 Allen Wirfs-Brock" w:date="2012-01-11T15:00:00Z"/>
          <w:del w:id="12145" w:author="Rev 7 Allen Wirfs-Brock" w:date="2012-05-01T16:34:00Z"/>
        </w:rPr>
      </w:pPr>
      <w:ins w:id="12146" w:author="Rev 5 Allen Wirfs-Brock" w:date="2012-01-11T15:00:00Z">
        <w:del w:id="12147" w:author="Rev 7 Allen Wirfs-Brock" w:date="2012-05-01T16:34:00Z">
          <w:r w:rsidRPr="00E77497" w:rsidDel="00C9062B">
            <w:delText xml:space="preserve">Let </w:delText>
          </w:r>
          <w:r w:rsidRPr="00E77497" w:rsidDel="00C9062B">
            <w:rPr>
              <w:i/>
            </w:rPr>
            <w:delText>baseReference</w:delText>
          </w:r>
          <w:r w:rsidRPr="00E77497" w:rsidDel="00C9062B">
            <w:delText xml:space="preserve"> be the result of evaluating </w:delText>
          </w:r>
          <w:r w:rsidRPr="00E77497" w:rsidDel="00C9062B">
            <w:rPr>
              <w:i/>
            </w:rPr>
            <w:delText>MemberExpression</w:delText>
          </w:r>
          <w:r w:rsidRPr="00E77497" w:rsidDel="00C9062B">
            <w:delText>.</w:delText>
          </w:r>
        </w:del>
      </w:ins>
    </w:p>
    <w:p w14:paraId="59BC9CE3" w14:textId="77777777" w:rsidR="00004A4F" w:rsidRPr="00E77497" w:rsidDel="00C9062B" w:rsidRDefault="00004A4F" w:rsidP="00004A4F">
      <w:pPr>
        <w:pStyle w:val="Alg3"/>
        <w:numPr>
          <w:ilvl w:val="0"/>
          <w:numId w:val="632"/>
        </w:numPr>
        <w:rPr>
          <w:ins w:id="12148" w:author="Rev 5 Allen Wirfs-Brock" w:date="2012-01-11T15:00:00Z"/>
          <w:del w:id="12149" w:author="Rev 7 Allen Wirfs-Brock" w:date="2012-05-01T16:34:00Z"/>
        </w:rPr>
      </w:pPr>
      <w:ins w:id="12150" w:author="Rev 5 Allen Wirfs-Brock" w:date="2012-01-11T15:00:00Z">
        <w:del w:id="12151" w:author="Rev 7 Allen Wirfs-Brock" w:date="2012-05-01T16:34:00Z">
          <w:r w:rsidRPr="00E77497" w:rsidDel="00C9062B">
            <w:delText xml:space="preserve">Let </w:delText>
          </w:r>
          <w:r w:rsidRPr="00E77497" w:rsidDel="00C9062B">
            <w:rPr>
              <w:i/>
            </w:rPr>
            <w:delText>baseValue</w:delText>
          </w:r>
          <w:r w:rsidRPr="00E77497" w:rsidDel="00C9062B">
            <w:delText xml:space="preserve"> be GetValue(</w:delText>
          </w:r>
          <w:r w:rsidRPr="00E77497" w:rsidDel="00C9062B">
            <w:rPr>
              <w:i/>
            </w:rPr>
            <w:delText>baseReference</w:delText>
          </w:r>
          <w:r w:rsidRPr="00E77497" w:rsidDel="00C9062B">
            <w:delText>).</w:delText>
          </w:r>
        </w:del>
      </w:ins>
    </w:p>
    <w:p w14:paraId="33DB8536" w14:textId="77777777" w:rsidR="00004A4F" w:rsidRPr="00E77497" w:rsidRDefault="00004A4F" w:rsidP="00004A4F">
      <w:pPr>
        <w:pStyle w:val="Alg3"/>
        <w:numPr>
          <w:ilvl w:val="0"/>
          <w:numId w:val="632"/>
        </w:numPr>
        <w:rPr>
          <w:ins w:id="12152" w:author="Rev 5 Allen Wirfs-Brock" w:date="2012-01-11T15:00:00Z"/>
        </w:rPr>
      </w:pPr>
      <w:ins w:id="12153" w:author="Rev 5 Allen Wirfs-Brock" w:date="2012-01-11T15:00:00Z">
        <w:r w:rsidRPr="00E77497">
          <w:t xml:space="preserve">Let </w:t>
        </w:r>
        <w:r w:rsidRPr="00E77497">
          <w:rPr>
            <w:i/>
          </w:rPr>
          <w:t>propertyNameReference</w:t>
        </w:r>
        <w:r w:rsidRPr="00E77497">
          <w:t xml:space="preserve"> be the result of evaluating </w:t>
        </w:r>
        <w:r w:rsidRPr="00E77497">
          <w:rPr>
            <w:i/>
          </w:rPr>
          <w:t>Expression</w:t>
        </w:r>
        <w:r w:rsidRPr="00E77497">
          <w:t>.</w:t>
        </w:r>
      </w:ins>
    </w:p>
    <w:p w14:paraId="07922CCE" w14:textId="77777777" w:rsidR="00004A4F" w:rsidRPr="00E77497" w:rsidRDefault="00004A4F" w:rsidP="00004A4F">
      <w:pPr>
        <w:pStyle w:val="Alg3"/>
        <w:numPr>
          <w:ilvl w:val="0"/>
          <w:numId w:val="632"/>
        </w:numPr>
        <w:rPr>
          <w:ins w:id="12154" w:author="Rev 5 Allen Wirfs-Brock" w:date="2012-01-11T15:00:00Z"/>
        </w:rPr>
      </w:pPr>
      <w:ins w:id="12155" w:author="Rev 5 Allen Wirfs-Brock" w:date="2012-01-11T15:00:00Z">
        <w:r w:rsidRPr="00E77497">
          <w:t xml:space="preserve">Let </w:t>
        </w:r>
        <w:r w:rsidRPr="00E77497">
          <w:rPr>
            <w:i/>
          </w:rPr>
          <w:t>propertyNameValue</w:t>
        </w:r>
        <w:r w:rsidRPr="00E77497">
          <w:t xml:space="preserve"> be GetValue(</w:t>
        </w:r>
        <w:r w:rsidRPr="00E77497">
          <w:rPr>
            <w:i/>
          </w:rPr>
          <w:t>propertyNameReference</w:t>
        </w:r>
        <w:r w:rsidRPr="00E77497">
          <w:t>).</w:t>
        </w:r>
      </w:ins>
    </w:p>
    <w:p w14:paraId="0DCD998E" w14:textId="77777777" w:rsidR="00004A4F" w:rsidRPr="00E77497" w:rsidRDefault="00134DAD" w:rsidP="00004A4F">
      <w:pPr>
        <w:pStyle w:val="Alg3"/>
        <w:numPr>
          <w:ilvl w:val="0"/>
          <w:numId w:val="632"/>
        </w:numPr>
        <w:rPr>
          <w:ins w:id="12156" w:author="Rev 5 Allen Wirfs-Brock" w:date="2012-01-11T15:00:00Z"/>
        </w:rPr>
      </w:pPr>
      <w:ins w:id="12157" w:author="Rev 7 Allen Wirfs-Brock" w:date="2012-04-10T12:09:00Z">
        <w:r>
          <w:t>ReturnIfAbrupt(</w:t>
        </w:r>
        <w:r w:rsidRPr="00E77497">
          <w:t>CheckObjectCoercible</w:t>
        </w:r>
        <w:r>
          <w:t>(</w:t>
        </w:r>
        <w:r w:rsidRPr="00134DAD">
          <w:rPr>
            <w:i/>
          </w:rPr>
          <w:t>baseValue</w:t>
        </w:r>
        <w:r>
          <w:t>))</w:t>
        </w:r>
        <w:r w:rsidRPr="00E77497">
          <w:t>.</w:t>
        </w:r>
      </w:ins>
      <w:ins w:id="12158" w:author="Rev 5 Allen Wirfs-Brock" w:date="2012-01-11T15:00:00Z">
        <w:del w:id="12159" w:author="Rev 7 Allen Wirfs-Brock" w:date="2012-04-10T12:09:00Z">
          <w:r w:rsidR="00004A4F" w:rsidRPr="00E77497" w:rsidDel="00134DAD">
            <w:delText>Call CheckObjectCoercible(</w:delText>
          </w:r>
          <w:r w:rsidR="00004A4F" w:rsidRPr="00E77497" w:rsidDel="00134DAD">
            <w:rPr>
              <w:i/>
            </w:rPr>
            <w:delText>baseValue</w:delText>
          </w:r>
          <w:r w:rsidR="00004A4F" w:rsidRPr="00E77497" w:rsidDel="00134DAD">
            <w:delText>).</w:delText>
          </w:r>
        </w:del>
      </w:ins>
    </w:p>
    <w:p w14:paraId="23889156" w14:textId="77777777" w:rsidR="00004A4F" w:rsidRPr="00E77497" w:rsidRDefault="00004A4F" w:rsidP="00004A4F">
      <w:pPr>
        <w:pStyle w:val="Alg3"/>
        <w:numPr>
          <w:ilvl w:val="0"/>
          <w:numId w:val="632"/>
        </w:numPr>
        <w:rPr>
          <w:ins w:id="12160" w:author="Rev 5 Allen Wirfs-Brock" w:date="2012-01-11T15:00:00Z"/>
        </w:rPr>
      </w:pPr>
      <w:ins w:id="12161" w:author="Rev 5 Allen Wirfs-Brock" w:date="2012-01-11T15:00:00Z">
        <w:r w:rsidRPr="00E77497">
          <w:t xml:space="preserve">Let </w:t>
        </w:r>
        <w:r w:rsidRPr="00E77497">
          <w:rPr>
            <w:i/>
          </w:rPr>
          <w:t>property</w:t>
        </w:r>
        <w:del w:id="12162" w:author="Rev 7 Allen Wirfs-Brock" w:date="2012-05-01T16:42:00Z">
          <w:r w:rsidRPr="00E77497" w:rsidDel="00C9062B">
            <w:rPr>
              <w:i/>
            </w:rPr>
            <w:delText>NameString</w:delText>
          </w:r>
        </w:del>
      </w:ins>
      <w:ins w:id="12163" w:author="Rev 7 Allen Wirfs-Brock" w:date="2012-05-01T16:42:00Z">
        <w:r w:rsidR="00C9062B">
          <w:rPr>
            <w:i/>
          </w:rPr>
          <w:t>Key</w:t>
        </w:r>
      </w:ins>
      <w:ins w:id="12164" w:author="Rev 5 Allen Wirfs-Brock" w:date="2012-01-11T15:00:00Z">
        <w:r w:rsidRPr="00E77497">
          <w:t xml:space="preserve"> be To</w:t>
        </w:r>
        <w:del w:id="12165" w:author="Rev 7 Allen Wirfs-Brock" w:date="2012-05-01T16:40:00Z">
          <w:r w:rsidRPr="00E77497" w:rsidDel="00C9062B">
            <w:delText>String</w:delText>
          </w:r>
        </w:del>
      </w:ins>
      <w:ins w:id="12166" w:author="Rev 7 Allen Wirfs-Brock" w:date="2012-05-01T16:40:00Z">
        <w:r w:rsidR="00C9062B">
          <w:t>PropertyKey</w:t>
        </w:r>
      </w:ins>
      <w:ins w:id="12167" w:author="Rev 5 Allen Wirfs-Brock" w:date="2012-01-11T15:00:00Z">
        <w:r w:rsidRPr="00E77497">
          <w:t>(</w:t>
        </w:r>
        <w:r w:rsidRPr="00E77497">
          <w:rPr>
            <w:i/>
          </w:rPr>
          <w:t>propertyNameValue</w:t>
        </w:r>
        <w:r w:rsidRPr="00E77497">
          <w:t>).</w:t>
        </w:r>
      </w:ins>
    </w:p>
    <w:p w14:paraId="493C6549" w14:textId="77777777" w:rsidR="00004A4F" w:rsidRPr="00E77497" w:rsidRDefault="00004A4F" w:rsidP="00004A4F">
      <w:pPr>
        <w:pStyle w:val="Alg3"/>
        <w:numPr>
          <w:ilvl w:val="0"/>
          <w:numId w:val="632"/>
        </w:numPr>
        <w:rPr>
          <w:ins w:id="12168" w:author="Rev 5 Allen Wirfs-Brock" w:date="2012-01-11T15:00:00Z"/>
        </w:rPr>
      </w:pPr>
      <w:ins w:id="12169" w:author="Rev 5 Allen Wirfs-Brock" w:date="2012-01-11T15:00:00Z">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ins>
    </w:p>
    <w:p w14:paraId="2D068194" w14:textId="77777777" w:rsidR="00004A4F" w:rsidRPr="00E77497" w:rsidRDefault="00004A4F" w:rsidP="00004A4F">
      <w:pPr>
        <w:pStyle w:val="Alg3"/>
        <w:numPr>
          <w:ilvl w:val="0"/>
          <w:numId w:val="632"/>
        </w:numPr>
        <w:spacing w:after="220"/>
        <w:rPr>
          <w:ins w:id="12170" w:author="Rev 5 Allen Wirfs-Brock" w:date="2012-01-11T15:00:00Z"/>
        </w:rPr>
      </w:pPr>
      <w:ins w:id="12171" w:author="Rev 5 Allen Wirfs-Brock" w:date="2012-01-11T15:00:00Z">
        <w:r w:rsidRPr="00E77497">
          <w:t xml:space="preserve">Return a value of type Reference </w:t>
        </w:r>
      </w:ins>
      <w:ins w:id="12172" w:author="Rev 7 Allen Wirfs-Brock" w:date="2012-05-01T16:45:00Z">
        <w:r w:rsidR="001F7810">
          <w:t xml:space="preserve">that is a Super Reference </w:t>
        </w:r>
      </w:ins>
      <w:ins w:id="12173" w:author="Rev 5 Allen Wirfs-Brock" w:date="2012-01-11T15:00:00Z">
        <w:r w:rsidRPr="00E77497">
          <w:t xml:space="preserve">whose base value is </w:t>
        </w:r>
        <w:r w:rsidRPr="00E77497">
          <w:rPr>
            <w:i/>
          </w:rPr>
          <w:t>baseValue</w:t>
        </w:r>
        <w:del w:id="12174" w:author="Rev 7 Allen Wirfs-Brock" w:date="2012-05-01T16:44:00Z">
          <w:r w:rsidRPr="00E77497" w:rsidDel="001F7810">
            <w:delText xml:space="preserve"> and</w:delText>
          </w:r>
        </w:del>
      </w:ins>
      <w:ins w:id="12175" w:author="Rev 7 Allen Wirfs-Brock" w:date="2012-05-01T16:44:00Z">
        <w:r w:rsidR="001F7810">
          <w:t>,</w:t>
        </w:r>
      </w:ins>
      <w:ins w:id="12176" w:author="Rev 5 Allen Wirfs-Brock" w:date="2012-01-11T15:00:00Z">
        <w:r w:rsidRPr="00E77497">
          <w:t xml:space="preserve"> whose referenced name is </w:t>
        </w:r>
        <w:r w:rsidRPr="00E77497">
          <w:rPr>
            <w:i/>
          </w:rPr>
          <w:t>property</w:t>
        </w:r>
        <w:del w:id="12177" w:author="Rev 7 Allen Wirfs-Brock" w:date="2012-05-01T16:42:00Z">
          <w:r w:rsidRPr="00E77497" w:rsidDel="00C9062B">
            <w:rPr>
              <w:i/>
            </w:rPr>
            <w:delText>NameString</w:delText>
          </w:r>
        </w:del>
      </w:ins>
      <w:ins w:id="12178" w:author="Rev 7 Allen Wirfs-Brock" w:date="2012-05-01T16:42:00Z">
        <w:r w:rsidR="00C9062B">
          <w:rPr>
            <w:i/>
          </w:rPr>
          <w:t>Key</w:t>
        </w:r>
      </w:ins>
      <w:ins w:id="12179" w:author="Rev 5 Allen Wirfs-Brock" w:date="2012-01-11T15:00:00Z">
        <w:r w:rsidRPr="00E77497">
          <w:t>,</w:t>
        </w:r>
      </w:ins>
      <w:ins w:id="12180" w:author="Rev 7 Allen Wirfs-Brock" w:date="2012-05-01T16:44:00Z">
        <w:r w:rsidR="001F7810">
          <w:t xml:space="preserve"> whose thisValue is </w:t>
        </w:r>
        <w:r w:rsidR="001F7810" w:rsidRPr="001F7810">
          <w:rPr>
            <w:i/>
          </w:rPr>
          <w:t>actualThis</w:t>
        </w:r>
        <w:r w:rsidR="001F7810">
          <w:t>,</w:t>
        </w:r>
      </w:ins>
      <w:ins w:id="12181" w:author="Rev 5 Allen Wirfs-Brock" w:date="2012-01-11T15:00:00Z">
        <w:r w:rsidRPr="00E77497">
          <w:t xml:space="preserve"> and whose strict mode flag is </w:t>
        </w:r>
        <w:r w:rsidRPr="00E77497">
          <w:rPr>
            <w:i/>
          </w:rPr>
          <w:t>strict</w:t>
        </w:r>
        <w:r w:rsidRPr="00E77497">
          <w:t>.</w:t>
        </w:r>
      </w:ins>
    </w:p>
    <w:p w14:paraId="6DA5DF5B" w14:textId="77777777" w:rsidR="00A02592" w:rsidRPr="00E77497" w:rsidRDefault="00A02592" w:rsidP="00A02592">
      <w:pPr>
        <w:rPr>
          <w:ins w:id="12182" w:author="Rev 7 Allen Wirfs-Brock" w:date="2012-05-01T17:07:00Z"/>
        </w:rPr>
      </w:pPr>
      <w:ins w:id="12183" w:author="Rev 7 Allen Wirfs-Brock" w:date="2012-05-01T17:07:00Z">
        <w:r w:rsidRPr="00E77497">
          <w:rPr>
            <w:rStyle w:val="bnf"/>
          </w:rPr>
          <w:t>MemberExpression</w:t>
        </w:r>
        <w:r w:rsidRPr="00E77497">
          <w:t xml:space="preserve"> </w:t>
        </w:r>
        <w:r w:rsidRPr="00E77497">
          <w:rPr>
            <w:b/>
          </w:rPr>
          <w:t>:</w:t>
        </w:r>
        <w:r w:rsidRPr="00E77497">
          <w:t xml:space="preserve"> </w:t>
        </w:r>
        <w:r w:rsidRPr="00004A4F">
          <w:rPr>
            <w:rFonts w:ascii="Courier New" w:hAnsi="Courier New"/>
            <w:b/>
          </w:rPr>
          <w:t>super</w:t>
        </w:r>
        <w:r w:rsidRPr="00E77497">
          <w:rPr>
            <w:rFonts w:ascii="Courier New" w:hAnsi="Courier New"/>
            <w:b/>
            <w:i/>
          </w:rPr>
          <w:t xml:space="preserve"> </w:t>
        </w:r>
        <w:r>
          <w:rPr>
            <w:rFonts w:ascii="Courier New" w:hAnsi="Courier New"/>
            <w:b/>
          </w:rPr>
          <w:t>.</w:t>
        </w:r>
        <w:r w:rsidRPr="00004A4F">
          <w:t xml:space="preserve"> </w:t>
        </w:r>
        <w:r>
          <w:rPr>
            <w:rFonts w:ascii="Times New Roman" w:hAnsi="Times New Roman"/>
            <w:i/>
          </w:rPr>
          <w:t>IdentifierName</w:t>
        </w:r>
        <w:r w:rsidRPr="00E77497">
          <w:t xml:space="preserve"> </w:t>
        </w:r>
      </w:ins>
    </w:p>
    <w:p w14:paraId="0F76A909" w14:textId="77777777" w:rsidR="00A02592" w:rsidRPr="00E77497" w:rsidRDefault="00A02592" w:rsidP="00A02592">
      <w:pPr>
        <w:pStyle w:val="Alg4"/>
        <w:numPr>
          <w:ilvl w:val="0"/>
          <w:numId w:val="789"/>
        </w:numPr>
        <w:rPr>
          <w:ins w:id="12184" w:author="Rev 7 Allen Wirfs-Brock" w:date="2012-05-01T17:07:00Z"/>
        </w:rPr>
      </w:pPr>
      <w:ins w:id="12185" w:author="Rev 7 Allen Wirfs-Brock" w:date="2012-05-01T17:07:00Z">
        <w:r w:rsidRPr="00E77497">
          <w:t xml:space="preserve">Let </w:t>
        </w:r>
        <w:r>
          <w:rPr>
            <w:i/>
          </w:rPr>
          <w:t>env</w:t>
        </w:r>
        <w:r>
          <w:t xml:space="preserve"> be the result of performing the GetThisEnvironment abstract operation</w:t>
        </w:r>
        <w:r w:rsidRPr="00E77497">
          <w:t>.</w:t>
        </w:r>
      </w:ins>
    </w:p>
    <w:p w14:paraId="563F853A" w14:textId="77777777" w:rsidR="00A02592" w:rsidRDefault="00A02592" w:rsidP="00A02592">
      <w:pPr>
        <w:pStyle w:val="Alg4"/>
        <w:numPr>
          <w:ilvl w:val="0"/>
          <w:numId w:val="789"/>
        </w:numPr>
        <w:contextualSpacing/>
        <w:rPr>
          <w:ins w:id="12186" w:author="Rev 7 Allen Wirfs-Brock" w:date="2012-05-01T17:07:00Z"/>
        </w:rPr>
      </w:pPr>
      <w:ins w:id="12187" w:author="Rev 7 Allen Wirfs-Brock" w:date="2012-05-01T17:07:00Z">
        <w:r>
          <w:t xml:space="preserve">If the result of calling the HasSuperBinding concrete method of </w:t>
        </w:r>
        <w:r w:rsidRPr="001F7810">
          <w:rPr>
            <w:i/>
          </w:rPr>
          <w:t>env</w:t>
        </w:r>
        <w:r>
          <w:t xml:space="preserve"> is </w:t>
        </w:r>
        <w:r w:rsidRPr="001F7810">
          <w:rPr>
            <w:b/>
          </w:rPr>
          <w:t>false</w:t>
        </w:r>
        <w:r>
          <w:t>, then throw Refer</w:t>
        </w:r>
      </w:ins>
      <w:ins w:id="12188" w:author="Rev 7 Allen Wirfs-Brock" w:date="2012-05-01T17:08:00Z">
        <w:r>
          <w:t>e</w:t>
        </w:r>
      </w:ins>
      <w:ins w:id="12189" w:author="Rev 7 Allen Wirfs-Brock" w:date="2012-05-01T17:07:00Z">
        <w:r>
          <w:t>nceError.</w:t>
        </w:r>
      </w:ins>
    </w:p>
    <w:p w14:paraId="5DE6DC6F" w14:textId="77777777" w:rsidR="00A02592" w:rsidRPr="00E77497" w:rsidRDefault="00A02592" w:rsidP="00A02592">
      <w:pPr>
        <w:pStyle w:val="Alg4"/>
        <w:numPr>
          <w:ilvl w:val="0"/>
          <w:numId w:val="789"/>
        </w:numPr>
        <w:contextualSpacing/>
        <w:rPr>
          <w:ins w:id="12190" w:author="Rev 7 Allen Wirfs-Brock" w:date="2012-05-01T17:07:00Z"/>
        </w:rPr>
      </w:pPr>
      <w:ins w:id="12191" w:author="Rev 7 Allen Wirfs-Brock" w:date="2012-05-01T17:07:00Z">
        <w:r>
          <w:t xml:space="preserve">Let </w:t>
        </w:r>
        <w:r w:rsidRPr="00141C64">
          <w:rPr>
            <w:i/>
          </w:rPr>
          <w:t>actualThis</w:t>
        </w:r>
        <w:r>
          <w:t xml:space="preserve"> be the </w:t>
        </w:r>
        <w:r w:rsidRPr="00E77497">
          <w:t xml:space="preserve">result of calling the </w:t>
        </w:r>
        <w:r>
          <w:t>GetThis</w:t>
        </w:r>
        <w:r w:rsidRPr="00E77497">
          <w:t>Binding</w:t>
        </w:r>
        <w:r>
          <w:t xml:space="preserve"> </w:t>
        </w:r>
        <w:r w:rsidRPr="00E77497">
          <w:t xml:space="preserve">concrete method of </w:t>
        </w:r>
        <w:r w:rsidRPr="00E77497">
          <w:rPr>
            <w:i/>
          </w:rPr>
          <w:t>env</w:t>
        </w:r>
        <w:r w:rsidRPr="00E77497">
          <w:t>.</w:t>
        </w:r>
      </w:ins>
    </w:p>
    <w:p w14:paraId="7CA36A68" w14:textId="77777777" w:rsidR="00A02592" w:rsidRDefault="00A02592" w:rsidP="00A02592">
      <w:pPr>
        <w:pStyle w:val="Alg3"/>
        <w:numPr>
          <w:ilvl w:val="0"/>
          <w:numId w:val="789"/>
        </w:numPr>
        <w:rPr>
          <w:ins w:id="12192" w:author="Rev 7 Allen Wirfs-Brock" w:date="2012-05-01T17:07:00Z"/>
        </w:rPr>
      </w:pPr>
      <w:ins w:id="12193" w:author="Rev 7 Allen Wirfs-Brock" w:date="2012-05-01T17:07:00Z">
        <w:r>
          <w:t xml:space="preserve">Let </w:t>
        </w:r>
        <w:r w:rsidRPr="00141C64">
          <w:rPr>
            <w:i/>
          </w:rPr>
          <w:t>baseValue</w:t>
        </w:r>
        <w:r>
          <w:t xml:space="preserve"> be the result of calling the Get</w:t>
        </w:r>
      </w:ins>
      <w:ins w:id="12194" w:author="Rev 9 Allen Wirfs-Brock" w:date="2012-06-30T08:32:00Z">
        <w:r w:rsidR="003228B0">
          <w:t>SuperBase</w:t>
        </w:r>
      </w:ins>
      <w:ins w:id="12195" w:author="Rev 7 Allen Wirfs-Brock" w:date="2012-05-01T17:07:00Z">
        <w:del w:id="12196" w:author="Rev 9 Allen Wirfs-Brock" w:date="2012-06-30T08:32:00Z">
          <w:r w:rsidDel="003228B0">
            <w:delText>HomeObject</w:delText>
          </w:r>
        </w:del>
        <w:r>
          <w:t xml:space="preserve"> concrete method of </w:t>
        </w:r>
        <w:r w:rsidRPr="00141C64">
          <w:rPr>
            <w:i/>
          </w:rPr>
          <w:t>env</w:t>
        </w:r>
        <w:r>
          <w:t>.</w:t>
        </w:r>
      </w:ins>
    </w:p>
    <w:p w14:paraId="2436210D" w14:textId="77777777" w:rsidR="00A02592" w:rsidRPr="00E77497" w:rsidRDefault="00A02592" w:rsidP="00A02592">
      <w:pPr>
        <w:pStyle w:val="Alg3"/>
        <w:numPr>
          <w:ilvl w:val="0"/>
          <w:numId w:val="789"/>
        </w:numPr>
        <w:rPr>
          <w:ins w:id="12197" w:author="Rev 7 Allen Wirfs-Brock" w:date="2012-05-01T17:07:00Z"/>
        </w:rPr>
      </w:pPr>
      <w:ins w:id="12198" w:author="Rev 7 Allen Wirfs-Brock" w:date="2012-05-01T17:07:00Z">
        <w:r>
          <w:t>ReturnIfAbrupt(</w:t>
        </w:r>
        <w:r w:rsidRPr="00E77497">
          <w:t>CheckObjectCoercible</w:t>
        </w:r>
        <w:r>
          <w:t>(</w:t>
        </w:r>
        <w:r w:rsidRPr="00134DAD">
          <w:rPr>
            <w:i/>
          </w:rPr>
          <w:t>baseValue</w:t>
        </w:r>
        <w:r>
          <w:t>))</w:t>
        </w:r>
        <w:r w:rsidRPr="00E77497">
          <w:t>.</w:t>
        </w:r>
      </w:ins>
    </w:p>
    <w:p w14:paraId="4B9EC092" w14:textId="77777777" w:rsidR="00A02592" w:rsidRPr="00E77497" w:rsidRDefault="00A02592" w:rsidP="00A02592">
      <w:pPr>
        <w:pStyle w:val="Alg3"/>
        <w:numPr>
          <w:ilvl w:val="0"/>
          <w:numId w:val="789"/>
        </w:numPr>
        <w:rPr>
          <w:ins w:id="12199" w:author="Rev 7 Allen Wirfs-Brock" w:date="2012-05-01T17:11:00Z"/>
        </w:rPr>
      </w:pPr>
      <w:ins w:id="12200" w:author="Rev 7 Allen Wirfs-Brock" w:date="2012-05-01T17:11:00Z">
        <w:r w:rsidRPr="00E77497">
          <w:t xml:space="preserve">Let </w:t>
        </w:r>
        <w:r w:rsidRPr="00E77497">
          <w:rPr>
            <w:i/>
          </w:rPr>
          <w:t>property</w:t>
        </w:r>
        <w:r>
          <w:rPr>
            <w:i/>
          </w:rPr>
          <w:t>Key</w:t>
        </w:r>
        <w:r w:rsidRPr="00E77497">
          <w:t xml:space="preserve"> be </w:t>
        </w:r>
        <w:r>
          <w:t>String</w:t>
        </w:r>
        <w:del w:id="12201" w:author="Rev 9 Allen Wirfs-Brock" w:date="2012-07-07T16:30:00Z">
          <w:r w:rsidDel="00D11231">
            <w:delText xml:space="preserve"> </w:delText>
          </w:r>
        </w:del>
        <w:r>
          <w:t xml:space="preserve">Value of </w:t>
        </w:r>
        <w:r>
          <w:rPr>
            <w:i/>
          </w:rPr>
          <w:t>IdentifierName</w:t>
        </w:r>
        <w:r w:rsidRPr="00E77497">
          <w:t>.</w:t>
        </w:r>
      </w:ins>
    </w:p>
    <w:p w14:paraId="244E7A81" w14:textId="77777777" w:rsidR="00A02592" w:rsidRPr="00E77497" w:rsidRDefault="00A02592" w:rsidP="00A02592">
      <w:pPr>
        <w:pStyle w:val="Alg3"/>
        <w:numPr>
          <w:ilvl w:val="0"/>
          <w:numId w:val="789"/>
        </w:numPr>
        <w:rPr>
          <w:ins w:id="12202" w:author="Rev 7 Allen Wirfs-Brock" w:date="2012-05-01T17:07:00Z"/>
        </w:rPr>
      </w:pPr>
      <w:ins w:id="12203" w:author="Rev 7 Allen Wirfs-Brock" w:date="2012-05-01T17:07:00Z">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ins>
    </w:p>
    <w:p w14:paraId="71BE7C0E" w14:textId="77777777" w:rsidR="00A02592" w:rsidRDefault="00A02592" w:rsidP="001265F5">
      <w:pPr>
        <w:pStyle w:val="Alg3"/>
        <w:numPr>
          <w:ilvl w:val="0"/>
          <w:numId w:val="789"/>
        </w:numPr>
        <w:spacing w:after="240"/>
        <w:rPr>
          <w:ins w:id="12204" w:author="Rev 7 Allen Wirfs-Brock" w:date="2012-05-01T17:12:00Z"/>
        </w:rPr>
      </w:pPr>
      <w:ins w:id="12205" w:author="Rev 7 Allen Wirfs-Brock" w:date="2012-05-01T17:07:00Z">
        <w:r w:rsidRPr="00E77497">
          <w:t xml:space="preserve">Return a value of type Reference </w:t>
        </w:r>
        <w:r>
          <w:t xml:space="preserve">that is a Super Reference </w:t>
        </w:r>
        <w:r w:rsidRPr="00E77497">
          <w:t xml:space="preserve">whose base value is </w:t>
        </w:r>
        <w:r w:rsidRPr="00E77497">
          <w:rPr>
            <w:i/>
          </w:rPr>
          <w:t>baseValue</w:t>
        </w:r>
        <w:r>
          <w:t>,</w:t>
        </w:r>
        <w:r w:rsidRPr="00E77497">
          <w:t xml:space="preserve"> whose referenced name is </w:t>
        </w:r>
        <w:r w:rsidRPr="00E77497">
          <w:rPr>
            <w:i/>
          </w:rPr>
          <w:t>property</w:t>
        </w:r>
        <w:r>
          <w:rPr>
            <w:i/>
          </w:rPr>
          <w:t>Key</w:t>
        </w:r>
        <w:r w:rsidRPr="00E77497">
          <w:t>,</w:t>
        </w:r>
        <w:r>
          <w:t xml:space="preserve"> whose thisValue</w:t>
        </w:r>
      </w:ins>
      <w:ins w:id="12206" w:author="Rev 7 Allen Wirfs-Brock" w:date="2012-05-01T18:03:00Z">
        <w:r w:rsidR="003C4138">
          <w:t>.</w:t>
        </w:r>
      </w:ins>
      <w:ins w:id="12207" w:author="Rev 7 Allen Wirfs-Brock" w:date="2012-05-01T17:07:00Z">
        <w:r>
          <w:t xml:space="preserve"> </w:t>
        </w:r>
      </w:ins>
    </w:p>
    <w:p w14:paraId="33AA1315" w14:textId="77777777" w:rsidR="003C4138" w:rsidRPr="00E77497" w:rsidRDefault="003C4138" w:rsidP="003C4138">
      <w:pPr>
        <w:rPr>
          <w:ins w:id="12208" w:author="Rev 7 Allen Wirfs-Brock" w:date="2012-05-01T17:57:00Z"/>
        </w:rPr>
      </w:pPr>
      <w:ins w:id="12209" w:author="Rev 7 Allen Wirfs-Brock" w:date="2012-05-01T17:57:00Z">
        <w:r w:rsidRPr="00E77497">
          <w:rPr>
            <w:rStyle w:val="bnf"/>
          </w:rPr>
          <w:t>CallExpression</w:t>
        </w:r>
        <w:r w:rsidRPr="00E77497">
          <w:t xml:space="preserve"> </w:t>
        </w:r>
        <w:r w:rsidRPr="00E77497">
          <w:rPr>
            <w:b/>
          </w:rPr>
          <w:t>:</w:t>
        </w:r>
        <w:r w:rsidRPr="00E77497">
          <w:t xml:space="preserve"> </w:t>
        </w:r>
      </w:ins>
      <w:ins w:id="12210" w:author="Rev 7 Allen Wirfs-Brock" w:date="2012-05-01T17:58:00Z">
        <w:r w:rsidRPr="00004A4F">
          <w:rPr>
            <w:rFonts w:ascii="Courier New" w:hAnsi="Courier New"/>
            <w:b/>
          </w:rPr>
          <w:t>super</w:t>
        </w:r>
        <w:r w:rsidRPr="00E77497">
          <w:rPr>
            <w:rFonts w:ascii="Courier New" w:hAnsi="Courier New"/>
            <w:b/>
            <w:i/>
          </w:rPr>
          <w:t xml:space="preserve"> </w:t>
        </w:r>
      </w:ins>
      <w:ins w:id="12211" w:author="Rev 7 Allen Wirfs-Brock" w:date="2012-05-01T17:57:00Z">
        <w:r w:rsidRPr="00E77497">
          <w:rPr>
            <w:rStyle w:val="bnf"/>
          </w:rPr>
          <w:t>Arguments</w:t>
        </w:r>
        <w:r w:rsidRPr="00E77497">
          <w:t xml:space="preserve"> </w:t>
        </w:r>
      </w:ins>
    </w:p>
    <w:p w14:paraId="1EAAD8FC" w14:textId="77777777" w:rsidR="003C4138" w:rsidRPr="00E77497" w:rsidRDefault="003C4138" w:rsidP="003C4138">
      <w:pPr>
        <w:pStyle w:val="Alg4"/>
        <w:numPr>
          <w:ilvl w:val="0"/>
          <w:numId w:val="792"/>
        </w:numPr>
        <w:rPr>
          <w:ins w:id="12212" w:author="Rev 7 Allen Wirfs-Brock" w:date="2012-05-01T18:00:00Z"/>
        </w:rPr>
      </w:pPr>
      <w:ins w:id="12213" w:author="Rev 7 Allen Wirfs-Brock" w:date="2012-05-01T18:00:00Z">
        <w:r w:rsidRPr="00E77497">
          <w:t xml:space="preserve">Let </w:t>
        </w:r>
        <w:r>
          <w:rPr>
            <w:i/>
          </w:rPr>
          <w:t>env</w:t>
        </w:r>
        <w:r>
          <w:t xml:space="preserve"> be the result of performing the GetThisEnvironment abstract operation</w:t>
        </w:r>
        <w:r w:rsidRPr="00E77497">
          <w:t>.</w:t>
        </w:r>
      </w:ins>
    </w:p>
    <w:p w14:paraId="1B52F28C" w14:textId="77777777" w:rsidR="003C4138" w:rsidRDefault="003C4138" w:rsidP="003C4138">
      <w:pPr>
        <w:pStyle w:val="Alg4"/>
        <w:numPr>
          <w:ilvl w:val="0"/>
          <w:numId w:val="792"/>
        </w:numPr>
        <w:contextualSpacing/>
        <w:rPr>
          <w:ins w:id="12214" w:author="Rev 7 Allen Wirfs-Brock" w:date="2012-05-01T18:00:00Z"/>
        </w:rPr>
      </w:pPr>
      <w:ins w:id="12215" w:author="Rev 7 Allen Wirfs-Brock" w:date="2012-05-01T18:00:00Z">
        <w:r>
          <w:t xml:space="preserve">If the result of calling the HasSuperBinding concrete method of </w:t>
        </w:r>
        <w:r w:rsidRPr="001F7810">
          <w:rPr>
            <w:i/>
          </w:rPr>
          <w:t>env</w:t>
        </w:r>
        <w:r>
          <w:t xml:space="preserve"> is </w:t>
        </w:r>
        <w:r w:rsidRPr="001F7810">
          <w:rPr>
            <w:b/>
          </w:rPr>
          <w:t>false</w:t>
        </w:r>
        <w:r>
          <w:t>, then throw ReferenceError.</w:t>
        </w:r>
      </w:ins>
    </w:p>
    <w:p w14:paraId="582FA4C6" w14:textId="77777777" w:rsidR="003C4138" w:rsidRPr="00E77497" w:rsidRDefault="003C4138" w:rsidP="003C4138">
      <w:pPr>
        <w:pStyle w:val="Alg4"/>
        <w:numPr>
          <w:ilvl w:val="0"/>
          <w:numId w:val="792"/>
        </w:numPr>
        <w:contextualSpacing/>
        <w:rPr>
          <w:ins w:id="12216" w:author="Rev 7 Allen Wirfs-Brock" w:date="2012-05-01T18:00:00Z"/>
        </w:rPr>
      </w:pPr>
      <w:ins w:id="12217" w:author="Rev 7 Allen Wirfs-Brock" w:date="2012-05-01T18:00:00Z">
        <w:r>
          <w:t xml:space="preserve">Let </w:t>
        </w:r>
        <w:r w:rsidRPr="00141C64">
          <w:rPr>
            <w:i/>
          </w:rPr>
          <w:t>actualThis</w:t>
        </w:r>
        <w:r>
          <w:t xml:space="preserve"> be the </w:t>
        </w:r>
        <w:r w:rsidRPr="00E77497">
          <w:t xml:space="preserve">result of calling the </w:t>
        </w:r>
        <w:r>
          <w:t>GetThis</w:t>
        </w:r>
        <w:r w:rsidRPr="00E77497">
          <w:t>Binding</w:t>
        </w:r>
        <w:r>
          <w:t xml:space="preserve"> </w:t>
        </w:r>
        <w:r w:rsidRPr="00E77497">
          <w:t xml:space="preserve">concrete method of </w:t>
        </w:r>
        <w:r w:rsidRPr="00E77497">
          <w:rPr>
            <w:i/>
          </w:rPr>
          <w:t>env</w:t>
        </w:r>
        <w:r w:rsidRPr="00E77497">
          <w:t>.</w:t>
        </w:r>
      </w:ins>
    </w:p>
    <w:p w14:paraId="36D11772" w14:textId="77777777" w:rsidR="003C4138" w:rsidRDefault="003C4138" w:rsidP="003C4138">
      <w:pPr>
        <w:pStyle w:val="Alg3"/>
        <w:numPr>
          <w:ilvl w:val="0"/>
          <w:numId w:val="792"/>
        </w:numPr>
        <w:rPr>
          <w:ins w:id="12218" w:author="Rev 7 Allen Wirfs-Brock" w:date="2012-05-01T18:00:00Z"/>
        </w:rPr>
      </w:pPr>
      <w:ins w:id="12219" w:author="Rev 7 Allen Wirfs-Brock" w:date="2012-05-01T18:00:00Z">
        <w:r>
          <w:t xml:space="preserve">Let </w:t>
        </w:r>
        <w:r w:rsidRPr="00141C64">
          <w:rPr>
            <w:i/>
          </w:rPr>
          <w:t>baseValue</w:t>
        </w:r>
        <w:r>
          <w:t xml:space="preserve"> be the result of calling the Get</w:t>
        </w:r>
      </w:ins>
      <w:ins w:id="12220" w:author="Rev 9 Allen Wirfs-Brock" w:date="2012-06-30T08:32:00Z">
        <w:r w:rsidR="003228B0">
          <w:t>SuperBase</w:t>
        </w:r>
      </w:ins>
      <w:ins w:id="12221" w:author="Rev 7 Allen Wirfs-Brock" w:date="2012-05-01T18:00:00Z">
        <w:del w:id="12222" w:author="Rev 9 Allen Wirfs-Brock" w:date="2012-06-30T08:32:00Z">
          <w:r w:rsidDel="003228B0">
            <w:delText>HomeObject</w:delText>
          </w:r>
        </w:del>
        <w:r>
          <w:t xml:space="preserve"> concrete method of </w:t>
        </w:r>
        <w:r w:rsidRPr="00141C64">
          <w:rPr>
            <w:i/>
          </w:rPr>
          <w:t>env</w:t>
        </w:r>
        <w:r>
          <w:t>.</w:t>
        </w:r>
      </w:ins>
    </w:p>
    <w:p w14:paraId="0E7D5040" w14:textId="77777777" w:rsidR="003C4138" w:rsidRPr="00E77497" w:rsidRDefault="003C4138" w:rsidP="003C4138">
      <w:pPr>
        <w:pStyle w:val="Alg3"/>
        <w:numPr>
          <w:ilvl w:val="0"/>
          <w:numId w:val="792"/>
        </w:numPr>
        <w:rPr>
          <w:ins w:id="12223" w:author="Rev 7 Allen Wirfs-Brock" w:date="2012-05-01T18:00:00Z"/>
        </w:rPr>
      </w:pPr>
      <w:ins w:id="12224" w:author="Rev 7 Allen Wirfs-Brock" w:date="2012-05-01T18:00:00Z">
        <w:r>
          <w:t>ReturnIfAbrupt(</w:t>
        </w:r>
        <w:r w:rsidRPr="00E77497">
          <w:t>CheckObjectCoercible</w:t>
        </w:r>
        <w:r>
          <w:t>(</w:t>
        </w:r>
        <w:r w:rsidRPr="00134DAD">
          <w:rPr>
            <w:i/>
          </w:rPr>
          <w:t>baseValue</w:t>
        </w:r>
        <w:r>
          <w:t>))</w:t>
        </w:r>
        <w:r w:rsidRPr="00E77497">
          <w:t>.</w:t>
        </w:r>
      </w:ins>
    </w:p>
    <w:p w14:paraId="787C66F0" w14:textId="77777777" w:rsidR="003C4138" w:rsidRPr="00E77497" w:rsidRDefault="003C4138" w:rsidP="003C4138">
      <w:pPr>
        <w:pStyle w:val="Alg3"/>
        <w:numPr>
          <w:ilvl w:val="0"/>
          <w:numId w:val="792"/>
        </w:numPr>
        <w:rPr>
          <w:ins w:id="12225" w:author="Rev 7 Allen Wirfs-Brock" w:date="2012-05-01T18:00:00Z"/>
        </w:rPr>
      </w:pPr>
      <w:ins w:id="12226" w:author="Rev 7 Allen Wirfs-Brock" w:date="2012-05-01T18:00:00Z">
        <w:r w:rsidRPr="00E77497">
          <w:t xml:space="preserve">Let </w:t>
        </w:r>
        <w:r w:rsidRPr="00E77497">
          <w:rPr>
            <w:i/>
          </w:rPr>
          <w:t>property</w:t>
        </w:r>
        <w:r>
          <w:rPr>
            <w:i/>
          </w:rPr>
          <w:t>Key</w:t>
        </w:r>
        <w:r w:rsidRPr="00E77497">
          <w:t xml:space="preserve"> be </w:t>
        </w:r>
      </w:ins>
      <w:ins w:id="12227" w:author="Rev 7 Allen Wirfs-Brock" w:date="2012-05-01T18:02:00Z">
        <w:r>
          <w:t>the result of calling the GetMethodName conc</w:t>
        </w:r>
      </w:ins>
      <w:ins w:id="12228" w:author="Rev 10 Allen Wirfs-Brock" w:date="2012-08-13T16:22:00Z">
        <w:r w:rsidR="0003414D">
          <w:t>r</w:t>
        </w:r>
      </w:ins>
      <w:ins w:id="12229" w:author="Rev 7 Allen Wirfs-Brock" w:date="2012-05-01T18:02:00Z">
        <w:r>
          <w:t>ete method of env</w:t>
        </w:r>
      </w:ins>
      <w:ins w:id="12230" w:author="Rev 7 Allen Wirfs-Brock" w:date="2012-05-01T18:00:00Z">
        <w:r w:rsidRPr="00E77497">
          <w:t>.</w:t>
        </w:r>
      </w:ins>
    </w:p>
    <w:p w14:paraId="5785EE29" w14:textId="77777777" w:rsidR="003C4138" w:rsidRPr="00E77497" w:rsidRDefault="003C4138" w:rsidP="003C4138">
      <w:pPr>
        <w:pStyle w:val="Alg3"/>
        <w:numPr>
          <w:ilvl w:val="0"/>
          <w:numId w:val="792"/>
        </w:numPr>
        <w:rPr>
          <w:ins w:id="12231" w:author="Rev 7 Allen Wirfs-Brock" w:date="2012-05-01T18:00:00Z"/>
        </w:rPr>
      </w:pPr>
      <w:ins w:id="12232" w:author="Rev 7 Allen Wirfs-Brock" w:date="2012-05-01T18:00:00Z">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ins>
    </w:p>
    <w:p w14:paraId="480E872A" w14:textId="77777777" w:rsidR="003C4138" w:rsidRPr="00E77497" w:rsidRDefault="003C4138" w:rsidP="003C4138">
      <w:pPr>
        <w:pStyle w:val="Alg3"/>
        <w:numPr>
          <w:ilvl w:val="0"/>
          <w:numId w:val="792"/>
        </w:numPr>
        <w:spacing w:after="220"/>
        <w:contextualSpacing/>
        <w:rPr>
          <w:ins w:id="12233" w:author="Rev 7 Allen Wirfs-Brock" w:date="2012-05-01T17:57:00Z"/>
        </w:rPr>
      </w:pPr>
      <w:ins w:id="12234" w:author="Rev 7 Allen Wirfs-Brock" w:date="2012-05-01T18:04:00Z">
        <w:r>
          <w:t xml:space="preserve">Let </w:t>
        </w:r>
        <w:r w:rsidRPr="003C4138">
          <w:rPr>
            <w:i/>
          </w:rPr>
          <w:t>ref</w:t>
        </w:r>
        <w:r>
          <w:t xml:space="preserve"> be </w:t>
        </w:r>
      </w:ins>
      <w:ins w:id="12235" w:author="Rev 7 Allen Wirfs-Brock" w:date="2012-05-01T18:03:00Z">
        <w:r w:rsidRPr="00E77497">
          <w:t xml:space="preserve">a value of type Reference </w:t>
        </w:r>
        <w:r>
          <w:t xml:space="preserve">that is a Super Reference </w:t>
        </w:r>
        <w:r w:rsidRPr="00E77497">
          <w:t xml:space="preserve">whose base value is </w:t>
        </w:r>
        <w:r w:rsidRPr="00E77497">
          <w:rPr>
            <w:i/>
          </w:rPr>
          <w:t>baseValue</w:t>
        </w:r>
        <w:r>
          <w:t>,</w:t>
        </w:r>
        <w:r w:rsidRPr="00E77497">
          <w:t xml:space="preserve"> whose referenced name is </w:t>
        </w:r>
        <w:r w:rsidRPr="00E77497">
          <w:rPr>
            <w:i/>
          </w:rPr>
          <w:t>property</w:t>
        </w:r>
        <w:r>
          <w:rPr>
            <w:i/>
          </w:rPr>
          <w:t>Key</w:t>
        </w:r>
        <w:r w:rsidRPr="00E77497">
          <w:t>,</w:t>
        </w:r>
        <w:r>
          <w:t xml:space="preserve"> whose thisValue.</w:t>
        </w:r>
      </w:ins>
    </w:p>
    <w:p w14:paraId="70644227" w14:textId="77777777" w:rsidR="00C814BD" w:rsidRDefault="00C814BD" w:rsidP="00C814BD">
      <w:pPr>
        <w:pStyle w:val="Alg3"/>
        <w:numPr>
          <w:ilvl w:val="0"/>
          <w:numId w:val="792"/>
        </w:numPr>
        <w:spacing w:after="240"/>
        <w:contextualSpacing/>
        <w:rPr>
          <w:ins w:id="12236" w:author="Rev 9 Allen Wirfs-Brock" w:date="2012-06-29T12:49:00Z"/>
        </w:rPr>
      </w:pPr>
      <w:ins w:id="12237" w:author="Rev 9 Allen Wirfs-Brock" w:date="2012-06-29T12:49:00Z">
        <w:r>
          <w:t xml:space="preserve">If this </w:t>
        </w:r>
        <w:r w:rsidRPr="00C814BD">
          <w:rPr>
            <w:i/>
          </w:rPr>
          <w:t>CallExpression</w:t>
        </w:r>
        <w:r>
          <w:t xml:space="preserve"> is in a tail position (13.7)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ins>
    </w:p>
    <w:p w14:paraId="514AC196" w14:textId="77777777" w:rsidR="003C4138" w:rsidRPr="00E77497" w:rsidRDefault="003C4138" w:rsidP="003C4138">
      <w:pPr>
        <w:pStyle w:val="Alg3"/>
        <w:numPr>
          <w:ilvl w:val="0"/>
          <w:numId w:val="792"/>
        </w:numPr>
        <w:spacing w:after="240"/>
        <w:rPr>
          <w:ins w:id="12238" w:author="Rev 7 Allen Wirfs-Brock" w:date="2012-05-01T17:57:00Z"/>
        </w:rPr>
      </w:pPr>
      <w:ins w:id="12239" w:author="Rev 7 Allen Wirfs-Brock" w:date="2012-05-01T17:57:00Z">
        <w:r>
          <w:t>Return the result of the abstract operation Evalu</w:t>
        </w:r>
      </w:ins>
      <w:ins w:id="12240" w:author="Rev 9 Allen Wirfs-Brock" w:date="2012-07-04T16:37:00Z">
        <w:r w:rsidR="00256B2E">
          <w:t>a</w:t>
        </w:r>
      </w:ins>
      <w:ins w:id="12241" w:author="Rev 7 Allen Wirfs-Brock" w:date="2012-05-01T17:57:00Z">
        <w:r>
          <w:t>te</w:t>
        </w:r>
        <w:del w:id="12242" w:author="Rev 9 Allen Wirfs-Brock" w:date="2012-07-04T16:37:00Z">
          <w:r w:rsidDel="00256B2E">
            <w:delText xml:space="preserve"> </w:delText>
          </w:r>
        </w:del>
        <w:r>
          <w:t xml:space="preserve">Call with arguments </w:t>
        </w:r>
        <w:r w:rsidRPr="0077365B">
          <w:rPr>
            <w:i/>
          </w:rPr>
          <w:t>ref</w:t>
        </w:r>
        <w:del w:id="12243" w:author="Rev 9 Allen Wirfs-Brock" w:date="2012-06-29T12:50:00Z">
          <w:r w:rsidDel="00C814BD">
            <w:delText xml:space="preserve"> and</w:delText>
          </w:r>
        </w:del>
      </w:ins>
      <w:ins w:id="12244" w:author="Rev 9 Allen Wirfs-Brock" w:date="2012-06-29T12:50:00Z">
        <w:r w:rsidR="00C814BD">
          <w:t>,</w:t>
        </w:r>
      </w:ins>
      <w:ins w:id="12245" w:author="Rev 7 Allen Wirfs-Brock" w:date="2012-05-01T17:57:00Z">
        <w:r>
          <w:t xml:space="preserve"> </w:t>
        </w:r>
        <w:r w:rsidRPr="0077365B">
          <w:rPr>
            <w:i/>
          </w:rPr>
          <w:t>Arguments</w:t>
        </w:r>
      </w:ins>
      <w:ins w:id="12246" w:author="Rev 9 Allen Wirfs-Brock" w:date="2012-06-29T12:50:00Z">
        <w:r w:rsidR="00C814BD">
          <w:t>,</w:t>
        </w:r>
        <w:r w:rsidR="00C814BD" w:rsidRPr="00C814BD">
          <w:t xml:space="preserve"> </w:t>
        </w:r>
        <w:r w:rsidR="00C814BD">
          <w:t xml:space="preserve">and </w:t>
        </w:r>
        <w:r w:rsidR="00C814BD" w:rsidRPr="00C814BD">
          <w:rPr>
            <w:i/>
          </w:rPr>
          <w:t>tailCall</w:t>
        </w:r>
      </w:ins>
      <w:ins w:id="12247" w:author="Rev 7 Allen Wirfs-Brock" w:date="2012-05-01T17:57:00Z">
        <w:r w:rsidRPr="00E77497">
          <w:t>.</w:t>
        </w:r>
      </w:ins>
    </w:p>
    <w:p w14:paraId="3BF1753A" w14:textId="77777777" w:rsidR="004C02EF" w:rsidRPr="00E77497" w:rsidRDefault="004C02EF" w:rsidP="00A02592">
      <w:pPr>
        <w:pStyle w:val="30"/>
        <w:numPr>
          <w:ilvl w:val="0"/>
          <w:numId w:val="0"/>
        </w:numPr>
      </w:pPr>
      <w:bookmarkStart w:id="12248" w:name="_Toc336509514"/>
      <w:r w:rsidRPr="00E77497">
        <w:t>11.2.</w:t>
      </w:r>
      <w:del w:id="12249" w:author="Rev 5 Allen Wirfs-Brock" w:date="2012-01-11T14:26:00Z">
        <w:r w:rsidRPr="00E77497" w:rsidDel="000847C5">
          <w:delText>4</w:delText>
        </w:r>
      </w:del>
      <w:ins w:id="12250" w:author="Rev 5 Allen Wirfs-Brock" w:date="2012-01-11T14:26:00Z">
        <w:r w:rsidR="000847C5">
          <w:t>5</w:t>
        </w:r>
      </w:ins>
      <w:r w:rsidRPr="00E77497">
        <w:tab/>
        <w:t>Argument List</w:t>
      </w:r>
      <w:bookmarkEnd w:id="12052"/>
      <w:bookmarkEnd w:id="12053"/>
      <w:bookmarkEnd w:id="12054"/>
      <w:r w:rsidRPr="00E77497">
        <w:t>s</w:t>
      </w:r>
      <w:bookmarkEnd w:id="12056"/>
      <w:bookmarkEnd w:id="12057"/>
      <w:bookmarkEnd w:id="12058"/>
      <w:bookmarkEnd w:id="12059"/>
      <w:bookmarkEnd w:id="12060"/>
      <w:bookmarkEnd w:id="12061"/>
      <w:bookmarkEnd w:id="12062"/>
      <w:bookmarkEnd w:id="12063"/>
      <w:bookmarkEnd w:id="12248"/>
    </w:p>
    <w:p w14:paraId="392B14D4" w14:textId="77777777" w:rsidR="004C02EF" w:rsidRPr="00E77497" w:rsidRDefault="004C02EF" w:rsidP="004C02EF">
      <w:r w:rsidRPr="00E77497">
        <w:t>The evaluation of an argument list produces a List of values (see 8.</w:t>
      </w:r>
      <w:del w:id="12251" w:author="Rev 6 Allen Wirfs-Brock" w:date="2012-02-22T12:27:00Z">
        <w:r w:rsidRPr="00E77497" w:rsidDel="00F87676">
          <w:delText>8</w:delText>
        </w:r>
      </w:del>
      <w:ins w:id="12252" w:author="Rev 6 Allen Wirfs-Brock" w:date="2012-02-22T12:27:00Z">
        <w:r w:rsidR="00F87676">
          <w:t>7</w:t>
        </w:r>
      </w:ins>
      <w:r w:rsidRPr="00E77497">
        <w:t>).</w:t>
      </w:r>
    </w:p>
    <w:p w14:paraId="44CACBED" w14:textId="77777777" w:rsidR="00384BE6" w:rsidRPr="00E77497" w:rsidDel="00592233" w:rsidRDefault="00384BE6" w:rsidP="00384BE6">
      <w:pPr>
        <w:pStyle w:val="40"/>
        <w:numPr>
          <w:ilvl w:val="0"/>
          <w:numId w:val="0"/>
        </w:numPr>
        <w:rPr>
          <w:ins w:id="12253" w:author="Rev 4 Allen Wirfs-Brock" w:date="2011-10-15T09:35:00Z"/>
          <w:del w:id="12254" w:author="Rev 6 Allen Wirfs-Brock" w:date="2012-01-26T11:23:00Z"/>
        </w:rPr>
      </w:pPr>
      <w:ins w:id="12255" w:author="Rev 4 Allen Wirfs-Brock" w:date="2011-10-15T09:35:00Z">
        <w:del w:id="12256" w:author="Rev 6 Allen Wirfs-Brock" w:date="2012-01-26T11:23:00Z">
          <w:r w:rsidRPr="00E77497" w:rsidDel="00592233">
            <w:delText>11.2.4</w:delText>
          </w:r>
        </w:del>
      </w:ins>
      <w:ins w:id="12257" w:author="Rev 5 Allen Wirfs-Brock" w:date="2012-01-11T14:26:00Z">
        <w:del w:id="12258" w:author="Rev 6 Allen Wirfs-Brock" w:date="2012-01-26T11:23:00Z">
          <w:r w:rsidR="000847C5" w:rsidDel="00592233">
            <w:delText>5</w:delText>
          </w:r>
        </w:del>
      </w:ins>
      <w:ins w:id="12259" w:author="Rev 4 Allen Wirfs-Brock" w:date="2011-10-15T09:35:00Z">
        <w:del w:id="12260" w:author="Rev 6 Allen Wirfs-Brock" w:date="2012-01-26T11:23:00Z">
          <w:r w:rsidRPr="00E77497" w:rsidDel="00592233">
            <w:delText>.1 Static Semantics</w:delText>
          </w:r>
        </w:del>
      </w:ins>
    </w:p>
    <w:p w14:paraId="32FE24CE" w14:textId="77777777" w:rsidR="00384BE6" w:rsidRPr="00E77497" w:rsidDel="00592233" w:rsidRDefault="00304798" w:rsidP="00384BE6">
      <w:pPr>
        <w:rPr>
          <w:ins w:id="12261" w:author="Rev 4 Allen Wirfs-Brock" w:date="2011-10-15T09:35:00Z"/>
          <w:del w:id="12262" w:author="Rev 6 Allen Wirfs-Brock" w:date="2012-01-26T11:23:00Z"/>
          <w:rFonts w:ascii="Helvetica" w:hAnsi="Helvetica"/>
          <w:b/>
        </w:rPr>
      </w:pPr>
      <w:ins w:id="12263" w:author="Rev 5 Allen Wirfs-Brock" w:date="2012-01-11T14:30:00Z">
        <w:del w:id="12264" w:author="Rev 6 Allen Wirfs-Brock" w:date="2012-01-26T11:23:00Z">
          <w:r w:rsidRPr="00E77497" w:rsidDel="00592233">
            <w:rPr>
              <w:rFonts w:ascii="Helvetica" w:hAnsi="Helvetica"/>
              <w:b/>
            </w:rPr>
            <w:delText xml:space="preserve">Static Semantics:  </w:delText>
          </w:r>
        </w:del>
      </w:ins>
      <w:ins w:id="12265" w:author="Rev 4 Allen Wirfs-Brock" w:date="2011-10-15T09:35:00Z">
        <w:del w:id="12266" w:author="Rev 6 Allen Wirfs-Brock" w:date="2012-01-26T11:23:00Z">
          <w:r w:rsidR="00384BE6" w:rsidRPr="00E77497" w:rsidDel="00592233">
            <w:rPr>
              <w:rFonts w:ascii="Helvetica" w:hAnsi="Helvetica"/>
              <w:b/>
            </w:rPr>
            <w:delText>Early Errors</w:delText>
          </w:r>
        </w:del>
      </w:ins>
    </w:p>
    <w:p w14:paraId="5AD6C747" w14:textId="77777777" w:rsidR="004C02EF" w:rsidRPr="00E77497" w:rsidDel="00592233" w:rsidRDefault="004C02EF" w:rsidP="004C02EF">
      <w:pPr>
        <w:rPr>
          <w:del w:id="12267" w:author="Rev 6 Allen Wirfs-Brock" w:date="2012-01-26T11:23:00Z"/>
        </w:rPr>
      </w:pPr>
      <w:del w:id="12268" w:author="Rev 6 Allen Wirfs-Brock" w:date="2012-01-26T11:23:00Z">
        <w:r w:rsidRPr="00E77497" w:rsidDel="00592233">
          <w:delText xml:space="preserve">The production </w:delText>
        </w:r>
        <w:r w:rsidRPr="00E77497" w:rsidDel="00592233">
          <w:rPr>
            <w:rFonts w:ascii="Times New Roman" w:hAnsi="Times New Roman"/>
            <w:i/>
          </w:rPr>
          <w:delText xml:space="preserve">Arguments </w:delText>
        </w:r>
        <w:r w:rsidRPr="00E77497" w:rsidDel="00592233">
          <w:rPr>
            <w:b/>
          </w:rPr>
          <w:delText>:</w:delText>
        </w:r>
        <w:r w:rsidRPr="00E77497" w:rsidDel="00592233">
          <w:delText xml:space="preserve"> </w:delText>
        </w:r>
        <w:r w:rsidRPr="00E77497" w:rsidDel="00592233">
          <w:rPr>
            <w:rFonts w:ascii="Courier New" w:hAnsi="Courier New"/>
            <w:b/>
          </w:rPr>
          <w:delText>( )</w:delText>
        </w:r>
        <w:r w:rsidRPr="00E77497" w:rsidDel="00592233">
          <w:delText xml:space="preserve"> is evaluated as follows:</w:delText>
        </w:r>
      </w:del>
    </w:p>
    <w:p w14:paraId="7CA7E3D4" w14:textId="77777777" w:rsidR="004C02EF" w:rsidRPr="00E77497" w:rsidDel="00592233" w:rsidRDefault="004C02EF">
      <w:pPr>
        <w:pStyle w:val="Alg3"/>
        <w:numPr>
          <w:ilvl w:val="0"/>
          <w:numId w:val="63"/>
        </w:numPr>
        <w:spacing w:after="220"/>
        <w:contextualSpacing/>
        <w:rPr>
          <w:del w:id="12269" w:author="Rev 6 Allen Wirfs-Brock" w:date="2012-01-26T11:23:00Z"/>
        </w:rPr>
        <w:pPrChange w:id="12270" w:author="Rev 4 Allen Wirfs-Brock" w:date="2011-11-07T12:16:00Z">
          <w:pPr>
            <w:pStyle w:val="Alg3"/>
            <w:numPr>
              <w:numId w:val="65"/>
            </w:numPr>
            <w:spacing w:after="220"/>
            <w:contextualSpacing/>
          </w:pPr>
        </w:pPrChange>
      </w:pPr>
      <w:del w:id="12271" w:author="Rev 6 Allen Wirfs-Brock" w:date="2012-01-26T11:23:00Z">
        <w:r w:rsidRPr="00E77497" w:rsidDel="00592233">
          <w:delText>Return an empty List.</w:delText>
        </w:r>
      </w:del>
    </w:p>
    <w:p w14:paraId="4FDC3194" w14:textId="77777777" w:rsidR="004C02EF" w:rsidRPr="00E77497" w:rsidDel="00592233" w:rsidRDefault="004C02EF" w:rsidP="004C02EF">
      <w:pPr>
        <w:rPr>
          <w:del w:id="12272" w:author="Rev 6 Allen Wirfs-Brock" w:date="2012-01-26T11:23:00Z"/>
        </w:rPr>
      </w:pPr>
      <w:del w:id="12273" w:author="Rev 6 Allen Wirfs-Brock" w:date="2012-01-26T11:23:00Z">
        <w:r w:rsidRPr="00E77497" w:rsidDel="00592233">
          <w:delText xml:space="preserve">The production </w:delText>
        </w:r>
        <w:r w:rsidRPr="00E77497" w:rsidDel="00592233">
          <w:rPr>
            <w:rStyle w:val="bnf"/>
          </w:rPr>
          <w:delText>Arguments</w:delText>
        </w:r>
        <w:r w:rsidRPr="00E77497" w:rsidDel="00592233">
          <w:rPr>
            <w:i/>
          </w:rPr>
          <w:delText xml:space="preserve"> </w:delText>
        </w:r>
        <w:r w:rsidRPr="00E77497" w:rsidDel="00592233">
          <w:rPr>
            <w:b/>
          </w:rPr>
          <w:delText>:</w:delText>
        </w:r>
        <w:r w:rsidRPr="00E77497" w:rsidDel="00592233">
          <w:rPr>
            <w:i/>
          </w:rPr>
          <w:delText xml:space="preserve"> </w:delText>
        </w:r>
        <w:r w:rsidRPr="00E77497" w:rsidDel="00592233">
          <w:rPr>
            <w:rFonts w:ascii="Courier New" w:hAnsi="Courier New"/>
            <w:b/>
          </w:rPr>
          <w:delText xml:space="preserve">( </w:delText>
        </w:r>
        <w:r w:rsidRPr="00E77497" w:rsidDel="00592233">
          <w:rPr>
            <w:rStyle w:val="bnf"/>
          </w:rPr>
          <w:delText>ArgumentList</w:delText>
        </w:r>
        <w:r w:rsidRPr="00E77497" w:rsidDel="00592233">
          <w:rPr>
            <w:rFonts w:ascii="Courier New" w:hAnsi="Courier New"/>
            <w:b/>
          </w:rPr>
          <w:delText xml:space="preserve"> )</w:delText>
        </w:r>
        <w:r w:rsidRPr="00E77497" w:rsidDel="00592233">
          <w:delText xml:space="preserve"> is evaluated as follows:</w:delText>
        </w:r>
      </w:del>
    </w:p>
    <w:p w14:paraId="4D66D474" w14:textId="77777777" w:rsidR="004C02EF" w:rsidRPr="00E77497" w:rsidDel="00592233" w:rsidRDefault="004C02EF">
      <w:pPr>
        <w:pStyle w:val="Alg3"/>
        <w:numPr>
          <w:ilvl w:val="0"/>
          <w:numId w:val="64"/>
        </w:numPr>
        <w:spacing w:after="220"/>
        <w:contextualSpacing/>
        <w:rPr>
          <w:del w:id="12274" w:author="Rev 6 Allen Wirfs-Brock" w:date="2012-01-26T11:23:00Z"/>
        </w:rPr>
        <w:pPrChange w:id="12275" w:author="Rev 4 Allen Wirfs-Brock" w:date="2011-11-07T12:16:00Z">
          <w:pPr>
            <w:pStyle w:val="Alg3"/>
            <w:numPr>
              <w:numId w:val="66"/>
            </w:numPr>
            <w:spacing w:after="220"/>
            <w:contextualSpacing/>
          </w:pPr>
        </w:pPrChange>
      </w:pPr>
      <w:del w:id="12276" w:author="Rev 6 Allen Wirfs-Brock" w:date="2012-01-26T11:23:00Z">
        <w:r w:rsidRPr="00E77497" w:rsidDel="00592233">
          <w:delText xml:space="preserve">Return the result of evaluating </w:delText>
        </w:r>
        <w:r w:rsidRPr="00E77497" w:rsidDel="00592233">
          <w:rPr>
            <w:i/>
          </w:rPr>
          <w:delText>ArgumentList</w:delText>
        </w:r>
        <w:r w:rsidRPr="00E77497" w:rsidDel="00592233">
          <w:delText>.</w:delText>
        </w:r>
      </w:del>
    </w:p>
    <w:p w14:paraId="7CF1503C" w14:textId="77777777" w:rsidR="004C02EF" w:rsidRPr="00E77497" w:rsidDel="00592233" w:rsidRDefault="004C02EF" w:rsidP="004C02EF">
      <w:pPr>
        <w:keepNext/>
        <w:rPr>
          <w:del w:id="12277" w:author="Rev 6 Allen Wirfs-Brock" w:date="2012-01-26T11:23:00Z"/>
        </w:rPr>
      </w:pPr>
      <w:del w:id="12278" w:author="Rev 6 Allen Wirfs-Brock" w:date="2012-01-26T11:23:00Z">
        <w:r w:rsidRPr="00E77497" w:rsidDel="00592233">
          <w:delText xml:space="preserve">The production </w:delText>
        </w:r>
        <w:r w:rsidRPr="00E77497" w:rsidDel="00592233">
          <w:rPr>
            <w:rStyle w:val="bnf"/>
          </w:rPr>
          <w:delText>ArgumentList</w:delText>
        </w:r>
        <w:r w:rsidRPr="00E77497" w:rsidDel="00592233">
          <w:rPr>
            <w:i/>
          </w:rPr>
          <w:delText xml:space="preserve"> </w:delText>
        </w:r>
        <w:r w:rsidRPr="00E77497" w:rsidDel="00592233">
          <w:rPr>
            <w:b/>
          </w:rPr>
          <w:delText>:</w:delText>
        </w:r>
        <w:r w:rsidRPr="00E77497" w:rsidDel="00592233">
          <w:rPr>
            <w:rFonts w:ascii="Courier New" w:hAnsi="Courier New"/>
            <w:b/>
          </w:rPr>
          <w:delText xml:space="preserve"> </w:delText>
        </w:r>
        <w:r w:rsidRPr="00E77497" w:rsidDel="00592233">
          <w:rPr>
            <w:rStyle w:val="bnf"/>
          </w:rPr>
          <w:delText>AssignmentExpression</w:delText>
        </w:r>
        <w:r w:rsidRPr="00E77497" w:rsidDel="00592233">
          <w:rPr>
            <w:rFonts w:ascii="Courier New" w:hAnsi="Courier New"/>
            <w:b/>
          </w:rPr>
          <w:delText xml:space="preserve"> </w:delText>
        </w:r>
        <w:r w:rsidRPr="00E77497" w:rsidDel="00592233">
          <w:delText>is evaluated as follows:</w:delText>
        </w:r>
      </w:del>
    </w:p>
    <w:p w14:paraId="50A015CB" w14:textId="77777777" w:rsidR="004C02EF" w:rsidRPr="00E77497" w:rsidDel="00592233" w:rsidRDefault="004C02EF">
      <w:pPr>
        <w:pStyle w:val="Alg3"/>
        <w:numPr>
          <w:ilvl w:val="0"/>
          <w:numId w:val="65"/>
        </w:numPr>
        <w:spacing w:after="220"/>
        <w:contextualSpacing/>
        <w:rPr>
          <w:del w:id="12279" w:author="Rev 6 Allen Wirfs-Brock" w:date="2012-01-26T11:23:00Z"/>
        </w:rPr>
        <w:pPrChange w:id="12280" w:author="Rev 4 Allen Wirfs-Brock" w:date="2011-11-07T12:16:00Z">
          <w:pPr>
            <w:pStyle w:val="Alg3"/>
            <w:numPr>
              <w:numId w:val="67"/>
            </w:numPr>
            <w:spacing w:after="220"/>
            <w:contextualSpacing/>
          </w:pPr>
        </w:pPrChange>
      </w:pPr>
      <w:del w:id="12281" w:author="Rev 6 Allen Wirfs-Brock" w:date="2012-01-26T11:23:00Z">
        <w:r w:rsidRPr="00E77497" w:rsidDel="00592233">
          <w:delText xml:space="preserve">Let </w:delText>
        </w:r>
        <w:r w:rsidRPr="00E77497" w:rsidDel="00592233">
          <w:rPr>
            <w:i/>
          </w:rPr>
          <w:delText>ref</w:delText>
        </w:r>
        <w:r w:rsidRPr="00E77497" w:rsidDel="00592233">
          <w:delText xml:space="preserve"> be the result of evaluating </w:delText>
        </w:r>
        <w:r w:rsidRPr="00E77497" w:rsidDel="00592233">
          <w:rPr>
            <w:i/>
          </w:rPr>
          <w:delText>AssignmentExpression</w:delText>
        </w:r>
        <w:r w:rsidRPr="00E77497" w:rsidDel="00592233">
          <w:delText>.</w:delText>
        </w:r>
      </w:del>
    </w:p>
    <w:p w14:paraId="2870DA4C" w14:textId="77777777" w:rsidR="004C02EF" w:rsidRPr="00E77497" w:rsidDel="00592233" w:rsidRDefault="004C02EF">
      <w:pPr>
        <w:pStyle w:val="Alg3"/>
        <w:numPr>
          <w:ilvl w:val="0"/>
          <w:numId w:val="65"/>
        </w:numPr>
        <w:rPr>
          <w:del w:id="12282" w:author="Rev 6 Allen Wirfs-Brock" w:date="2012-01-26T11:23:00Z"/>
        </w:rPr>
        <w:pPrChange w:id="12283" w:author="Rev 4 Allen Wirfs-Brock" w:date="2011-11-07T12:16:00Z">
          <w:pPr>
            <w:pStyle w:val="Alg3"/>
            <w:numPr>
              <w:numId w:val="67"/>
            </w:numPr>
          </w:pPr>
        </w:pPrChange>
      </w:pPr>
      <w:del w:id="12284" w:author="Rev 6 Allen Wirfs-Brock" w:date="2012-01-26T11:23:00Z">
        <w:r w:rsidRPr="00E77497" w:rsidDel="00592233">
          <w:delText xml:space="preserve">Let </w:delText>
        </w:r>
        <w:r w:rsidRPr="00E77497" w:rsidDel="00592233">
          <w:rPr>
            <w:i/>
          </w:rPr>
          <w:delText>arg</w:delText>
        </w:r>
        <w:r w:rsidRPr="00E77497" w:rsidDel="00592233">
          <w:delText xml:space="preserve"> be GetValue(</w:delText>
        </w:r>
        <w:r w:rsidRPr="00E77497" w:rsidDel="00592233">
          <w:rPr>
            <w:i/>
          </w:rPr>
          <w:delText>ref</w:delText>
        </w:r>
        <w:r w:rsidRPr="00E77497" w:rsidDel="00592233">
          <w:delText>).</w:delText>
        </w:r>
      </w:del>
    </w:p>
    <w:p w14:paraId="0C736F60" w14:textId="77777777" w:rsidR="004C02EF" w:rsidRPr="00E77497" w:rsidDel="00592233" w:rsidRDefault="004C02EF">
      <w:pPr>
        <w:pStyle w:val="Alg3"/>
        <w:numPr>
          <w:ilvl w:val="0"/>
          <w:numId w:val="65"/>
        </w:numPr>
        <w:spacing w:after="220"/>
        <w:contextualSpacing/>
        <w:rPr>
          <w:del w:id="12285" w:author="Rev 6 Allen Wirfs-Brock" w:date="2012-01-26T11:23:00Z"/>
        </w:rPr>
        <w:pPrChange w:id="12286" w:author="Rev 4 Allen Wirfs-Brock" w:date="2011-11-07T12:16:00Z">
          <w:pPr>
            <w:pStyle w:val="Alg3"/>
            <w:numPr>
              <w:numId w:val="67"/>
            </w:numPr>
            <w:spacing w:after="220"/>
            <w:contextualSpacing/>
          </w:pPr>
        </w:pPrChange>
      </w:pPr>
      <w:del w:id="12287" w:author="Rev 6 Allen Wirfs-Brock" w:date="2012-01-26T11:23:00Z">
        <w:r w:rsidRPr="00E77497" w:rsidDel="00592233">
          <w:delText xml:space="preserve">Return a List whose sole item is </w:delText>
        </w:r>
        <w:r w:rsidRPr="00E77497" w:rsidDel="00592233">
          <w:rPr>
            <w:i/>
          </w:rPr>
          <w:delText>arg</w:delText>
        </w:r>
        <w:r w:rsidRPr="00E77497" w:rsidDel="00592233">
          <w:delText>.</w:delText>
        </w:r>
      </w:del>
    </w:p>
    <w:p w14:paraId="43848094" w14:textId="77777777" w:rsidR="00144DD7" w:rsidRPr="00E77497" w:rsidDel="00592233" w:rsidRDefault="00144DD7" w:rsidP="00120381">
      <w:pPr>
        <w:contextualSpacing/>
        <w:rPr>
          <w:ins w:id="12288" w:author="Allen Wirfs-Brock" w:date="2011-07-05T10:46:00Z"/>
          <w:del w:id="12289" w:author="Rev 6 Allen Wirfs-Brock" w:date="2012-01-26T11:23:00Z"/>
        </w:rPr>
      </w:pPr>
      <w:ins w:id="12290" w:author="Allen Wirfs-Brock" w:date="2011-07-05T10:46:00Z">
        <w:del w:id="12291" w:author="Rev 6 Allen Wirfs-Brock" w:date="2012-01-26T11:23:00Z">
          <w:r w:rsidRPr="00E77497" w:rsidDel="00592233">
            <w:delText xml:space="preserve">The static semantics of the production </w:delText>
          </w:r>
          <w:r w:rsidRPr="00E77497" w:rsidDel="00592233">
            <w:rPr>
              <w:rStyle w:val="bnf"/>
            </w:rPr>
            <w:delText xml:space="preserve">ArgumentList </w:delText>
          </w:r>
          <w:r w:rsidRPr="00E77497" w:rsidDel="00592233">
            <w:rPr>
              <w:b/>
            </w:rPr>
            <w:delText>:</w:delText>
          </w:r>
          <w:r w:rsidRPr="00E77497" w:rsidDel="00592233">
            <w:delText xml:space="preserve"> </w:delText>
          </w:r>
          <w:r w:rsidRPr="00E77497" w:rsidDel="00592233">
            <w:rPr>
              <w:rFonts w:ascii="Courier New" w:hAnsi="Courier New" w:cs="Courier New"/>
              <w:b/>
              <w:i/>
            </w:rPr>
            <w:delText xml:space="preserve">… </w:delText>
          </w:r>
          <w:r w:rsidRPr="00E77497" w:rsidDel="00592233">
            <w:rPr>
              <w:rStyle w:val="bnf"/>
            </w:rPr>
            <w:delText>AssignmentExpression</w:delText>
          </w:r>
          <w:r w:rsidRPr="00E77497" w:rsidDel="00592233">
            <w:delText xml:space="preserve"> are:</w:delText>
          </w:r>
        </w:del>
      </w:ins>
    </w:p>
    <w:p w14:paraId="4D458B47" w14:textId="77777777" w:rsidR="00144DD7" w:rsidRPr="00E77497" w:rsidDel="00592233" w:rsidRDefault="00144DD7" w:rsidP="00441AED">
      <w:pPr>
        <w:numPr>
          <w:ilvl w:val="0"/>
          <w:numId w:val="403"/>
        </w:numPr>
        <w:spacing w:after="220"/>
        <w:rPr>
          <w:ins w:id="12292" w:author="Allen Wirfs-Brock" w:date="2011-07-05T10:46:00Z"/>
          <w:del w:id="12293" w:author="Rev 6 Allen Wirfs-Brock" w:date="2012-01-26T11:23:00Z"/>
        </w:rPr>
      </w:pPr>
      <w:ins w:id="12294" w:author="Allen Wirfs-Brock" w:date="2011-07-05T10:46:00Z">
        <w:del w:id="12295" w:author="Rev 6 Allen Wirfs-Brock" w:date="2012-01-26T11:23:00Z">
          <w:r w:rsidRPr="00E77497" w:rsidDel="00592233">
            <w:delText>It is a Syntax Error if the scource</w:delText>
          </w:r>
        </w:del>
      </w:ins>
      <w:ins w:id="12296" w:author="Rev 3 Allen Wirfs-Brock" w:date="2011-08-30T11:39:00Z">
        <w:del w:id="12297" w:author="Rev 6 Allen Wirfs-Brock" w:date="2012-01-26T11:23:00Z">
          <w:r w:rsidR="00F937DA" w:rsidRPr="00E77497" w:rsidDel="00592233">
            <w:delText>source</w:delText>
          </w:r>
        </w:del>
      </w:ins>
      <w:ins w:id="12298" w:author="Allen Wirfs-Brock" w:date="2011-07-05T10:46:00Z">
        <w:del w:id="12299" w:author="Rev 6 Allen Wirfs-Brock" w:date="2012-01-26T11:23:00Z">
          <w:r w:rsidRPr="00E77497" w:rsidDel="00592233">
            <w:delText xml:space="preserve"> code parsed with this production is not extended code.</w:delText>
          </w:r>
        </w:del>
      </w:ins>
    </w:p>
    <w:p w14:paraId="7FFCF0A4" w14:textId="77777777" w:rsidR="002A29A1" w:rsidRPr="00E77497" w:rsidDel="00592233" w:rsidRDefault="002A29A1" w:rsidP="002A29A1">
      <w:pPr>
        <w:rPr>
          <w:ins w:id="12300" w:author="Allen Wirfs-Brock" w:date="2011-07-05T10:47:00Z"/>
          <w:del w:id="12301" w:author="Rev 6 Allen Wirfs-Brock" w:date="2012-01-26T11:23:00Z"/>
        </w:rPr>
      </w:pPr>
      <w:bookmarkStart w:id="12302" w:name="_Toc472818826"/>
      <w:bookmarkStart w:id="12303" w:name="_Toc235503400"/>
      <w:bookmarkStart w:id="12304" w:name="_Toc241509175"/>
      <w:bookmarkStart w:id="12305" w:name="_Toc244416662"/>
      <w:bookmarkStart w:id="12306" w:name="_Toc276631026"/>
      <w:bookmarkStart w:id="12307" w:name="_Toc385672192"/>
      <w:bookmarkStart w:id="12308" w:name="_Toc393690287"/>
      <w:ins w:id="12309" w:author="Allen Wirfs-Brock" w:date="2011-07-05T10:47:00Z">
        <w:del w:id="12310" w:author="Rev 6 Allen Wirfs-Brock" w:date="2012-01-26T11:23:00Z">
          <w:r w:rsidRPr="00E77497" w:rsidDel="00592233">
            <w:delText xml:space="preserve">The static semantics of the production </w:delText>
          </w:r>
          <w:r w:rsidRPr="00E77497" w:rsidDel="00592233">
            <w:rPr>
              <w:rStyle w:val="bnf"/>
            </w:rPr>
            <w:delText xml:space="preserve">ArgumentList </w:delText>
          </w:r>
          <w:r w:rsidRPr="00E77497" w:rsidDel="00592233">
            <w:rPr>
              <w:b/>
            </w:rPr>
            <w:delText>:</w:delText>
          </w:r>
          <w:r w:rsidRPr="00E77497" w:rsidDel="00592233">
            <w:delText xml:space="preserve"> </w:delText>
          </w:r>
          <w:r w:rsidRPr="00E77497" w:rsidDel="00592233">
            <w:rPr>
              <w:rStyle w:val="bnf"/>
            </w:rPr>
            <w:delText>ArgumentList</w:delText>
          </w:r>
          <w:r w:rsidRPr="00E77497" w:rsidDel="00592233">
            <w:rPr>
              <w:rFonts w:ascii="Courier New" w:hAnsi="Courier New"/>
              <w:b/>
            </w:rPr>
            <w:delText xml:space="preserve"> , </w:delText>
          </w:r>
          <w:r w:rsidRPr="00E77497" w:rsidDel="00592233">
            <w:rPr>
              <w:rFonts w:ascii="Courier New" w:hAnsi="Courier New" w:cs="Courier New"/>
              <w:b/>
              <w:i/>
            </w:rPr>
            <w:delText xml:space="preserve">… </w:delText>
          </w:r>
          <w:r w:rsidRPr="00E77497" w:rsidDel="00592233">
            <w:rPr>
              <w:rStyle w:val="bnf"/>
            </w:rPr>
            <w:delText>AssignmentExpression</w:delText>
          </w:r>
          <w:r w:rsidRPr="00E77497" w:rsidDel="00592233">
            <w:delText xml:space="preserve"> are:</w:delText>
          </w:r>
        </w:del>
      </w:ins>
    </w:p>
    <w:p w14:paraId="25A8B938" w14:textId="77777777" w:rsidR="002A29A1" w:rsidRPr="00E77497" w:rsidDel="00592233" w:rsidRDefault="002A29A1" w:rsidP="00441AED">
      <w:pPr>
        <w:numPr>
          <w:ilvl w:val="0"/>
          <w:numId w:val="403"/>
        </w:numPr>
        <w:spacing w:after="220"/>
        <w:rPr>
          <w:ins w:id="12311" w:author="Allen Wirfs-Brock" w:date="2011-07-05T10:47:00Z"/>
          <w:del w:id="12312" w:author="Rev 6 Allen Wirfs-Brock" w:date="2012-01-26T11:23:00Z"/>
        </w:rPr>
      </w:pPr>
      <w:ins w:id="12313" w:author="Allen Wirfs-Brock" w:date="2011-07-05T10:47:00Z">
        <w:del w:id="12314" w:author="Rev 6 Allen Wirfs-Brock" w:date="2012-01-26T11:23:00Z">
          <w:r w:rsidRPr="00E77497" w:rsidDel="00592233">
            <w:delText>It is a Syntax Error if the scource</w:delText>
          </w:r>
        </w:del>
      </w:ins>
      <w:ins w:id="12315" w:author="Rev 3 Allen Wirfs-Brock" w:date="2011-08-30T11:39:00Z">
        <w:del w:id="12316" w:author="Rev 6 Allen Wirfs-Brock" w:date="2012-01-26T11:23:00Z">
          <w:r w:rsidR="00F937DA" w:rsidRPr="00E77497" w:rsidDel="00592233">
            <w:delText>source</w:delText>
          </w:r>
        </w:del>
      </w:ins>
      <w:ins w:id="12317" w:author="Allen Wirfs-Brock" w:date="2011-07-05T10:47:00Z">
        <w:del w:id="12318" w:author="Rev 6 Allen Wirfs-Brock" w:date="2012-01-26T11:23:00Z">
          <w:r w:rsidRPr="00E77497" w:rsidDel="00592233">
            <w:delText xml:space="preserve"> code parsed with this production is not extended code.</w:delText>
          </w:r>
        </w:del>
      </w:ins>
    </w:p>
    <w:p w14:paraId="54D653B6" w14:textId="77777777" w:rsidR="00384BE6" w:rsidRPr="00E77497" w:rsidRDefault="00384BE6" w:rsidP="00384BE6">
      <w:pPr>
        <w:pStyle w:val="40"/>
        <w:numPr>
          <w:ilvl w:val="0"/>
          <w:numId w:val="0"/>
        </w:numPr>
        <w:rPr>
          <w:ins w:id="12319" w:author="Rev 4 Allen Wirfs-Brock" w:date="2011-10-15T09:35:00Z"/>
        </w:rPr>
      </w:pPr>
      <w:ins w:id="12320" w:author="Rev 4 Allen Wirfs-Brock" w:date="2011-10-15T09:35:00Z">
        <w:del w:id="12321" w:author="Rev 6 Allen Wirfs-Brock" w:date="2012-01-26T11:23:00Z">
          <w:r w:rsidRPr="00E77497" w:rsidDel="00592233">
            <w:delText>11.2.4</w:delText>
          </w:r>
        </w:del>
      </w:ins>
      <w:ins w:id="12322" w:author="Rev 5 Allen Wirfs-Brock" w:date="2012-01-11T14:26:00Z">
        <w:del w:id="12323" w:author="Rev 6 Allen Wirfs-Brock" w:date="2012-01-26T11:23:00Z">
          <w:r w:rsidR="000847C5" w:rsidDel="00592233">
            <w:delText>5</w:delText>
          </w:r>
        </w:del>
      </w:ins>
      <w:ins w:id="12324" w:author="Rev 4 Allen Wirfs-Brock" w:date="2011-10-15T09:35:00Z">
        <w:del w:id="12325" w:author="Rev 6 Allen Wirfs-Brock" w:date="2012-01-26T11:23:00Z">
          <w:r w:rsidRPr="00E77497" w:rsidDel="00592233">
            <w:delText xml:space="preserve">.2 </w:delText>
          </w:r>
        </w:del>
        <w:r w:rsidRPr="00E77497">
          <w:t>Runtime Semantics</w:t>
        </w:r>
      </w:ins>
    </w:p>
    <w:p w14:paraId="3D565A10" w14:textId="77777777" w:rsidR="00384BE6" w:rsidRPr="00E77497" w:rsidRDefault="00384BE6" w:rsidP="00384BE6">
      <w:pPr>
        <w:keepNext/>
        <w:rPr>
          <w:ins w:id="12326" w:author="Rev 4 Allen Wirfs-Brock" w:date="2011-10-15T09:35:00Z"/>
          <w:rFonts w:ascii="Helvetica" w:hAnsi="Helvetica"/>
          <w:b/>
        </w:rPr>
      </w:pPr>
      <w:ins w:id="12327" w:author="Rev 4 Allen Wirfs-Brock" w:date="2011-10-15T09:35:00Z">
        <w:r w:rsidRPr="00E77497">
          <w:rPr>
            <w:rFonts w:ascii="Helvetica" w:hAnsi="Helvetica"/>
            <w:b/>
          </w:rPr>
          <w:t xml:space="preserve">Runtime Semantics: </w:t>
        </w:r>
      </w:ins>
      <w:ins w:id="12328" w:author="Rev 9 Allen Wirfs-Brock" w:date="2012-07-04T16:42:00Z">
        <w:r w:rsidR="00256B2E" w:rsidRPr="002241B3">
          <w:rPr>
            <w:b/>
          </w:rPr>
          <w:t>ArgumentListEvaluation</w:t>
        </w:r>
      </w:ins>
      <w:ins w:id="12329" w:author="Rev 4 Allen Wirfs-Brock" w:date="2011-10-15T09:35:00Z">
        <w:del w:id="12330" w:author="Rev 9 Allen Wirfs-Brock" w:date="2012-07-04T16:42:00Z">
          <w:r w:rsidRPr="00E77497" w:rsidDel="00256B2E">
            <w:rPr>
              <w:rFonts w:ascii="Helvetica" w:hAnsi="Helvetica"/>
              <w:b/>
              <w:spacing w:val="6"/>
            </w:rPr>
            <w:delText>Evaluation</w:delText>
          </w:r>
        </w:del>
      </w:ins>
    </w:p>
    <w:p w14:paraId="34C9F5B3" w14:textId="77777777" w:rsidR="00384BE6" w:rsidRPr="00E77497" w:rsidRDefault="00384BE6" w:rsidP="00384BE6">
      <w:del w:id="12331" w:author="Rev 4 Allen Wirfs-Brock" w:date="2011-10-15T09:38:00Z">
        <w:r w:rsidRPr="00E77497" w:rsidDel="00326D0A">
          <w:delText xml:space="preserve">The production </w:delText>
        </w:r>
      </w:del>
      <w:r w:rsidRPr="00E77497">
        <w:rPr>
          <w:rFonts w:ascii="Times New Roman" w:hAnsi="Times New Roman"/>
          <w:i/>
        </w:rPr>
        <w:t xml:space="preserve">Arguments </w:t>
      </w:r>
      <w:r w:rsidRPr="00E77497">
        <w:rPr>
          <w:b/>
        </w:rPr>
        <w:t>:</w:t>
      </w:r>
      <w:r w:rsidRPr="00E77497">
        <w:t xml:space="preserve"> </w:t>
      </w:r>
      <w:r w:rsidRPr="00E77497">
        <w:rPr>
          <w:rFonts w:ascii="Courier New" w:hAnsi="Courier New"/>
          <w:b/>
        </w:rPr>
        <w:t>( )</w:t>
      </w:r>
      <w:r w:rsidRPr="00E77497">
        <w:t xml:space="preserve"> </w:t>
      </w:r>
      <w:del w:id="12332" w:author="Rev 4 Allen Wirfs-Brock" w:date="2011-10-15T09:38:00Z">
        <w:r w:rsidRPr="00E77497" w:rsidDel="00326D0A">
          <w:delText>is evaluated as follows:</w:delText>
        </w:r>
      </w:del>
    </w:p>
    <w:p w14:paraId="42E39E5B" w14:textId="77777777" w:rsidR="00384BE6" w:rsidRPr="00E77497" w:rsidRDefault="00384BE6" w:rsidP="00441AED">
      <w:pPr>
        <w:pStyle w:val="Alg3"/>
        <w:numPr>
          <w:ilvl w:val="0"/>
          <w:numId w:val="63"/>
        </w:numPr>
        <w:spacing w:after="220"/>
        <w:contextualSpacing/>
      </w:pPr>
      <w:r w:rsidRPr="00E77497">
        <w:t>Return an empty List.</w:t>
      </w:r>
    </w:p>
    <w:p w14:paraId="313EEA18" w14:textId="77777777" w:rsidR="00384BE6" w:rsidRPr="00E77497" w:rsidDel="009508C6" w:rsidRDefault="00384BE6" w:rsidP="00384BE6">
      <w:pPr>
        <w:rPr>
          <w:del w:id="12333" w:author="Rev 8 Allen Wirfs-Brock" w:date="2012-06-01T08:37:00Z"/>
        </w:rPr>
      </w:pPr>
      <w:del w:id="12334" w:author="Rev 8 Allen Wirfs-Brock" w:date="2012-06-01T08:37:00Z">
        <w:r w:rsidRPr="00E77497" w:rsidDel="009508C6">
          <w:delText xml:space="preserve">The production </w:delText>
        </w:r>
        <w:r w:rsidRPr="00E77497" w:rsidDel="009508C6">
          <w:rPr>
            <w:rStyle w:val="bnf"/>
          </w:rPr>
          <w:delText>Arguments</w:delText>
        </w:r>
        <w:r w:rsidRPr="00E77497" w:rsidDel="009508C6">
          <w:rPr>
            <w:i/>
          </w:rPr>
          <w:delText xml:space="preserve"> </w:delText>
        </w:r>
        <w:r w:rsidRPr="00E77497" w:rsidDel="009508C6">
          <w:rPr>
            <w:b/>
          </w:rPr>
          <w:delText>:</w:delText>
        </w:r>
        <w:r w:rsidRPr="00E77497" w:rsidDel="009508C6">
          <w:rPr>
            <w:i/>
          </w:rPr>
          <w:delText xml:space="preserve"> </w:delText>
        </w:r>
        <w:r w:rsidRPr="00E77497" w:rsidDel="009508C6">
          <w:rPr>
            <w:rFonts w:ascii="Courier New" w:hAnsi="Courier New"/>
            <w:b/>
          </w:rPr>
          <w:delText xml:space="preserve">( </w:delText>
        </w:r>
        <w:r w:rsidRPr="00E77497" w:rsidDel="009508C6">
          <w:rPr>
            <w:rStyle w:val="bnf"/>
          </w:rPr>
          <w:delText>ArgumentList</w:delText>
        </w:r>
        <w:r w:rsidRPr="00E77497" w:rsidDel="009508C6">
          <w:rPr>
            <w:rFonts w:ascii="Courier New" w:hAnsi="Courier New"/>
            <w:b/>
          </w:rPr>
          <w:delText xml:space="preserve"> )</w:delText>
        </w:r>
        <w:r w:rsidRPr="00E77497" w:rsidDel="009508C6">
          <w:delText xml:space="preserve"> is evaluated as follows:</w:delText>
        </w:r>
      </w:del>
    </w:p>
    <w:p w14:paraId="55A756CF" w14:textId="77777777" w:rsidR="00384BE6" w:rsidRPr="00E77497" w:rsidDel="009508C6" w:rsidRDefault="00384BE6" w:rsidP="00441AED">
      <w:pPr>
        <w:pStyle w:val="Alg3"/>
        <w:numPr>
          <w:ilvl w:val="0"/>
          <w:numId w:val="64"/>
        </w:numPr>
        <w:spacing w:after="220"/>
        <w:contextualSpacing/>
        <w:rPr>
          <w:del w:id="12335" w:author="Rev 8 Allen Wirfs-Brock" w:date="2012-06-01T08:37:00Z"/>
        </w:rPr>
      </w:pPr>
      <w:del w:id="12336" w:author="Rev 8 Allen Wirfs-Brock" w:date="2012-06-01T08:37:00Z">
        <w:r w:rsidRPr="00E77497" w:rsidDel="009508C6">
          <w:delText xml:space="preserve">Return the result of evaluating </w:delText>
        </w:r>
        <w:r w:rsidRPr="00E77497" w:rsidDel="009508C6">
          <w:rPr>
            <w:i/>
          </w:rPr>
          <w:delText>ArgumentList</w:delText>
        </w:r>
        <w:r w:rsidRPr="00E77497" w:rsidDel="009508C6">
          <w:delText>.</w:delText>
        </w:r>
      </w:del>
    </w:p>
    <w:p w14:paraId="0FBA36F7" w14:textId="77777777" w:rsidR="00384BE6" w:rsidRPr="00E77497" w:rsidRDefault="00384BE6" w:rsidP="00384BE6">
      <w:pPr>
        <w:keepNext/>
      </w:pPr>
      <w:del w:id="12337" w:author="Rev 4 Allen Wirfs-Brock" w:date="2011-10-15T09:38:00Z">
        <w:r w:rsidRPr="00E77497" w:rsidDel="00326D0A">
          <w:delText xml:space="preserve">The production </w:delText>
        </w:r>
      </w:del>
      <w:r w:rsidRPr="00E77497">
        <w:rPr>
          <w:rStyle w:val="bnf"/>
        </w:rPr>
        <w:t>ArgumentList</w:t>
      </w:r>
      <w:r w:rsidRPr="00E77497">
        <w:rPr>
          <w:i/>
        </w:rPr>
        <w:t xml:space="preserve"> </w:t>
      </w:r>
      <w:r w:rsidRPr="00E77497">
        <w:rPr>
          <w:b/>
        </w:rPr>
        <w:t>:</w:t>
      </w:r>
      <w:r w:rsidRPr="00E77497">
        <w:rPr>
          <w:rFonts w:ascii="Courier New" w:hAnsi="Courier New"/>
          <w:b/>
        </w:rPr>
        <w:t xml:space="preserve"> </w:t>
      </w:r>
      <w:r w:rsidRPr="00E77497">
        <w:rPr>
          <w:rStyle w:val="bnf"/>
        </w:rPr>
        <w:t>AssignmentExpression</w:t>
      </w:r>
      <w:r w:rsidRPr="00E77497">
        <w:rPr>
          <w:rFonts w:ascii="Courier New" w:hAnsi="Courier New"/>
          <w:b/>
        </w:rPr>
        <w:t xml:space="preserve"> </w:t>
      </w:r>
      <w:del w:id="12338" w:author="Rev 4 Allen Wirfs-Brock" w:date="2011-10-15T09:38:00Z">
        <w:r w:rsidRPr="00E77497" w:rsidDel="00326D0A">
          <w:delText>is evaluated as follows:</w:delText>
        </w:r>
      </w:del>
    </w:p>
    <w:p w14:paraId="75DB6D8E" w14:textId="77777777" w:rsidR="00384BE6" w:rsidRPr="00E77497" w:rsidRDefault="00384BE6" w:rsidP="00441AED">
      <w:pPr>
        <w:pStyle w:val="Alg3"/>
        <w:numPr>
          <w:ilvl w:val="0"/>
          <w:numId w:val="65"/>
        </w:numPr>
        <w:spacing w:after="220"/>
        <w:contextualSpacing/>
      </w:pPr>
      <w:r w:rsidRPr="00E77497">
        <w:t xml:space="preserve">Let </w:t>
      </w:r>
      <w:r w:rsidRPr="00E77497">
        <w:rPr>
          <w:i/>
        </w:rPr>
        <w:t>ref</w:t>
      </w:r>
      <w:r w:rsidRPr="00E77497">
        <w:t xml:space="preserve"> be the result of evaluating </w:t>
      </w:r>
      <w:r w:rsidRPr="00E77497">
        <w:rPr>
          <w:i/>
        </w:rPr>
        <w:t>AssignmentExpression</w:t>
      </w:r>
      <w:r w:rsidRPr="00E77497">
        <w:t>.</w:t>
      </w:r>
    </w:p>
    <w:p w14:paraId="7E06D9E4" w14:textId="77777777" w:rsidR="00384BE6" w:rsidRPr="00E77497" w:rsidRDefault="00384BE6" w:rsidP="00441AED">
      <w:pPr>
        <w:pStyle w:val="Alg3"/>
        <w:numPr>
          <w:ilvl w:val="0"/>
          <w:numId w:val="65"/>
        </w:numPr>
      </w:pPr>
      <w:r w:rsidRPr="00E77497">
        <w:t xml:space="preserve">Let </w:t>
      </w:r>
      <w:r w:rsidRPr="00E77497">
        <w:rPr>
          <w:i/>
        </w:rPr>
        <w:t>arg</w:t>
      </w:r>
      <w:r w:rsidRPr="00E77497">
        <w:t xml:space="preserve"> be GetValue(</w:t>
      </w:r>
      <w:r w:rsidRPr="00E77497">
        <w:rPr>
          <w:i/>
        </w:rPr>
        <w:t>ref</w:t>
      </w:r>
      <w:r w:rsidRPr="00E77497">
        <w:t>).</w:t>
      </w:r>
    </w:p>
    <w:p w14:paraId="67E20307" w14:textId="77777777" w:rsidR="00E01C54" w:rsidRDefault="006552DF" w:rsidP="00E01C54">
      <w:pPr>
        <w:pStyle w:val="Alg4"/>
        <w:numPr>
          <w:ilvl w:val="0"/>
          <w:numId w:val="65"/>
        </w:numPr>
        <w:contextualSpacing/>
        <w:rPr>
          <w:ins w:id="12339" w:author="Rev 6 Allen Wirfs-Brock" w:date="2012-02-16T14:49:00Z"/>
        </w:rPr>
      </w:pPr>
      <w:ins w:id="12340" w:author="Rev 10 Allen Wirfs-Brock" w:date="2012-08-14T14:47:00Z">
        <w:r>
          <w:t>ReturnIfAbrupt(</w:t>
        </w:r>
        <w:r w:rsidRPr="00E77497">
          <w:rPr>
            <w:i/>
          </w:rPr>
          <w:t>arg</w:t>
        </w:r>
        <w:r>
          <w:t>)</w:t>
        </w:r>
      </w:ins>
      <w:ins w:id="12341" w:author="Rev 6 Allen Wirfs-Brock" w:date="2012-02-16T14:49:00Z">
        <w:del w:id="12342" w:author="Rev 10 Allen Wirfs-Brock" w:date="2012-08-14T14:47:00Z">
          <w:r w:rsidR="00E01C54" w:rsidDel="006552DF">
            <w:delText xml:space="preserve">If </w:delText>
          </w:r>
        </w:del>
      </w:ins>
      <w:ins w:id="12343" w:author="Rev 6 Allen Wirfs-Brock" w:date="2012-02-16T14:50:00Z">
        <w:del w:id="12344" w:author="Rev 10 Allen Wirfs-Brock" w:date="2012-08-14T14:47:00Z">
          <w:r w:rsidR="00E01C54" w:rsidRPr="00E77497" w:rsidDel="006552DF">
            <w:rPr>
              <w:i/>
            </w:rPr>
            <w:delText>arg</w:delText>
          </w:r>
          <w:r w:rsidR="00E01C54" w:rsidRPr="00E77497" w:rsidDel="006552DF">
            <w:delText xml:space="preserve"> </w:delText>
          </w:r>
        </w:del>
      </w:ins>
      <w:ins w:id="12345" w:author="Rev 6 Allen Wirfs-Brock" w:date="2012-02-16T14:49:00Z">
        <w:del w:id="12346" w:author="Rev 10 Allen Wirfs-Brock" w:date="2012-08-14T14:47:00Z">
          <w:r w:rsidR="00E01C54" w:rsidDel="006552DF">
            <w:delText xml:space="preserve">is an abrupt completion, return </w:delText>
          </w:r>
        </w:del>
      </w:ins>
      <w:ins w:id="12347" w:author="Rev 6 Allen Wirfs-Brock" w:date="2012-02-16T14:50:00Z">
        <w:del w:id="12348" w:author="Rev 10 Allen Wirfs-Brock" w:date="2012-08-14T14:47:00Z">
          <w:r w:rsidR="00E01C54" w:rsidRPr="00E77497" w:rsidDel="006552DF">
            <w:rPr>
              <w:i/>
            </w:rPr>
            <w:delText>arg</w:delText>
          </w:r>
        </w:del>
      </w:ins>
      <w:ins w:id="12349" w:author="Rev 6 Allen Wirfs-Brock" w:date="2012-02-16T14:49:00Z">
        <w:r w:rsidR="00E01C54">
          <w:t>.</w:t>
        </w:r>
      </w:ins>
    </w:p>
    <w:p w14:paraId="649AFF7A" w14:textId="77777777" w:rsidR="00384BE6" w:rsidRPr="00E77497" w:rsidRDefault="00384BE6" w:rsidP="00441AED">
      <w:pPr>
        <w:pStyle w:val="Alg3"/>
        <w:numPr>
          <w:ilvl w:val="0"/>
          <w:numId w:val="65"/>
        </w:numPr>
        <w:spacing w:after="220"/>
        <w:contextualSpacing/>
      </w:pPr>
      <w:r w:rsidRPr="00E77497">
        <w:t xml:space="preserve">Return a List whose sole item is </w:t>
      </w:r>
      <w:r w:rsidRPr="00E77497">
        <w:rPr>
          <w:i/>
        </w:rPr>
        <w:t>arg</w:t>
      </w:r>
      <w:r w:rsidRPr="00E77497">
        <w:t>.</w:t>
      </w:r>
    </w:p>
    <w:p w14:paraId="2947E6A7" w14:textId="77777777" w:rsidR="00326D0A" w:rsidRPr="00E77497" w:rsidRDefault="00326D0A" w:rsidP="00326D0A">
      <w:pPr>
        <w:rPr>
          <w:ins w:id="12350" w:author="Rev 4 Allen Wirfs-Brock" w:date="2011-10-15T09:37:00Z"/>
        </w:rPr>
      </w:pPr>
      <w:ins w:id="12351" w:author="Rev 4 Allen Wirfs-Brock" w:date="2011-10-15T09:37:00Z">
        <w:r w:rsidRPr="00E77497">
          <w:rPr>
            <w:rStyle w:val="bnf"/>
          </w:rPr>
          <w:t xml:space="preserve">ArgumentList </w:t>
        </w:r>
        <w:r w:rsidRPr="00E77497">
          <w:rPr>
            <w:b/>
          </w:rPr>
          <w:t>:</w:t>
        </w:r>
        <w:r w:rsidRPr="00E77497">
          <w:t xml:space="preserve"> </w:t>
        </w:r>
        <w:r w:rsidRPr="00E77497">
          <w:rPr>
            <w:rFonts w:ascii="Courier New" w:hAnsi="Courier New" w:cs="Courier New"/>
            <w:b/>
            <w:i/>
          </w:rPr>
          <w:t xml:space="preserve">… </w:t>
        </w:r>
        <w:r w:rsidRPr="00E77497">
          <w:rPr>
            <w:rStyle w:val="bnf"/>
          </w:rPr>
          <w:t>AssignmentExpression</w:t>
        </w:r>
        <w:r w:rsidRPr="00E77497">
          <w:t xml:space="preserve">  </w:t>
        </w:r>
      </w:ins>
    </w:p>
    <w:p w14:paraId="46686DC2" w14:textId="77777777" w:rsidR="00326D0A" w:rsidRPr="00E77497" w:rsidRDefault="00326D0A" w:rsidP="00441AED">
      <w:pPr>
        <w:pStyle w:val="Alg4"/>
        <w:numPr>
          <w:ilvl w:val="0"/>
          <w:numId w:val="419"/>
        </w:numPr>
        <w:spacing w:after="220"/>
        <w:contextualSpacing/>
        <w:rPr>
          <w:ins w:id="12352" w:author="Rev 4 Allen Wirfs-Brock" w:date="2011-10-15T09:37:00Z"/>
        </w:rPr>
      </w:pPr>
      <w:ins w:id="12353" w:author="Rev 4 Allen Wirfs-Brock" w:date="2011-10-15T09:37:00Z">
        <w:r w:rsidRPr="00E77497">
          <w:t xml:space="preserve">Let </w:t>
        </w:r>
        <w:r w:rsidRPr="00E77497">
          <w:rPr>
            <w:i/>
          </w:rPr>
          <w:t xml:space="preserve">list </w:t>
        </w:r>
        <w:r w:rsidRPr="00E77497">
          <w:t>be an empty List.</w:t>
        </w:r>
      </w:ins>
    </w:p>
    <w:p w14:paraId="2F478431" w14:textId="77777777" w:rsidR="00326D0A" w:rsidRPr="00E77497" w:rsidRDefault="00326D0A" w:rsidP="00441AED">
      <w:pPr>
        <w:pStyle w:val="Alg4"/>
        <w:numPr>
          <w:ilvl w:val="0"/>
          <w:numId w:val="419"/>
        </w:numPr>
        <w:spacing w:after="220"/>
        <w:contextualSpacing/>
        <w:rPr>
          <w:ins w:id="12354" w:author="Rev 4 Allen Wirfs-Brock" w:date="2011-10-15T09:37:00Z"/>
        </w:rPr>
      </w:pPr>
      <w:ins w:id="12355" w:author="Rev 4 Allen Wirfs-Brock" w:date="2011-10-15T09:37:00Z">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ins>
    </w:p>
    <w:p w14:paraId="65A72809" w14:textId="77777777" w:rsidR="00326D0A" w:rsidRPr="00E77497" w:rsidRDefault="00326D0A" w:rsidP="00441AED">
      <w:pPr>
        <w:pStyle w:val="Alg4"/>
        <w:numPr>
          <w:ilvl w:val="0"/>
          <w:numId w:val="419"/>
        </w:numPr>
        <w:spacing w:after="220"/>
        <w:contextualSpacing/>
        <w:rPr>
          <w:ins w:id="12356" w:author="Rev 4 Allen Wirfs-Brock" w:date="2011-10-15T09:37:00Z"/>
        </w:rPr>
      </w:pPr>
      <w:ins w:id="12357" w:author="Rev 4 Allen Wirfs-Brock" w:date="2011-10-15T09:37:00Z">
        <w:r w:rsidRPr="00E77497">
          <w:t xml:space="preserve">Let </w:t>
        </w:r>
        <w:r w:rsidRPr="00E77497">
          <w:rPr>
            <w:i/>
          </w:rPr>
          <w:t xml:space="preserve">spreadValue </w:t>
        </w:r>
        <w:r w:rsidRPr="00E77497">
          <w:t>be GetValue(</w:t>
        </w:r>
        <w:r w:rsidRPr="00E77497">
          <w:rPr>
            <w:i/>
          </w:rPr>
          <w:t>spreadRef</w:t>
        </w:r>
        <w:r w:rsidRPr="00E77497">
          <w:t>).</w:t>
        </w:r>
      </w:ins>
    </w:p>
    <w:p w14:paraId="58B7D21C" w14:textId="77777777" w:rsidR="00326D0A" w:rsidRPr="00E77497" w:rsidRDefault="00326D0A" w:rsidP="00441AED">
      <w:pPr>
        <w:pStyle w:val="Alg4"/>
        <w:numPr>
          <w:ilvl w:val="0"/>
          <w:numId w:val="419"/>
        </w:numPr>
        <w:contextualSpacing/>
        <w:rPr>
          <w:ins w:id="12358" w:author="Rev 4 Allen Wirfs-Brock" w:date="2011-10-15T09:37:00Z"/>
        </w:rPr>
      </w:pPr>
      <w:commentRangeStart w:id="12359"/>
      <w:ins w:id="12360" w:author="Rev 4 Allen Wirfs-Brock" w:date="2011-10-15T09:37:00Z">
        <w:r w:rsidRPr="00E77497">
          <w:t xml:space="preserve">Let </w:t>
        </w:r>
        <w:r w:rsidRPr="00E77497">
          <w:rPr>
            <w:i/>
          </w:rPr>
          <w:t>spreadObj</w:t>
        </w:r>
        <w:r w:rsidRPr="00E77497">
          <w:t xml:space="preserve"> be ToObject(</w:t>
        </w:r>
        <w:r w:rsidRPr="00E77497">
          <w:rPr>
            <w:i/>
          </w:rPr>
          <w:t>spreadValue</w:t>
        </w:r>
        <w:r w:rsidRPr="00E77497">
          <w:t>).</w:t>
        </w:r>
        <w:commentRangeEnd w:id="12359"/>
        <w:r w:rsidRPr="00E77497">
          <w:rPr>
            <w:rStyle w:val="af3"/>
            <w:rFonts w:ascii="Arial" w:eastAsia="MS Mincho" w:hAnsi="Arial"/>
            <w:spacing w:val="0"/>
            <w:lang w:val="en-GB" w:eastAsia="ja-JP"/>
          </w:rPr>
          <w:commentReference w:id="12359"/>
        </w:r>
      </w:ins>
    </w:p>
    <w:p w14:paraId="1F046B25" w14:textId="77777777" w:rsidR="004736CE" w:rsidRDefault="006552DF" w:rsidP="004736CE">
      <w:pPr>
        <w:pStyle w:val="Alg4"/>
        <w:numPr>
          <w:ilvl w:val="0"/>
          <w:numId w:val="419"/>
        </w:numPr>
        <w:contextualSpacing/>
        <w:rPr>
          <w:ins w:id="12361" w:author="Rev 6 Allen Wirfs-Brock" w:date="2012-02-16T15:03:00Z"/>
        </w:rPr>
      </w:pPr>
      <w:ins w:id="12362" w:author="Rev 10 Allen Wirfs-Brock" w:date="2012-08-14T14:48:00Z">
        <w:r>
          <w:t>ReturnIfAbrupt(</w:t>
        </w:r>
        <w:r w:rsidRPr="00E77497">
          <w:rPr>
            <w:i/>
          </w:rPr>
          <w:t>spreadObj</w:t>
        </w:r>
        <w:r>
          <w:t>)</w:t>
        </w:r>
      </w:ins>
      <w:ins w:id="12363" w:author="Rev 6 Allen Wirfs-Brock" w:date="2012-02-16T15:03:00Z">
        <w:del w:id="12364" w:author="Rev 10 Allen Wirfs-Brock" w:date="2012-08-14T14:48:00Z">
          <w:r w:rsidR="004736CE" w:rsidDel="006552DF">
            <w:delText xml:space="preserve">If </w:delText>
          </w:r>
          <w:r w:rsidR="004736CE" w:rsidRPr="00E77497" w:rsidDel="006552DF">
            <w:rPr>
              <w:i/>
            </w:rPr>
            <w:delText>spreadObj</w:delText>
          </w:r>
          <w:r w:rsidR="004736CE" w:rsidRPr="00E77497" w:rsidDel="006552DF">
            <w:delText xml:space="preserve"> </w:delText>
          </w:r>
          <w:r w:rsidR="004736CE" w:rsidDel="006552DF">
            <w:delText xml:space="preserve">is an abrupt completion, return </w:delText>
          </w:r>
          <w:r w:rsidR="004736CE" w:rsidRPr="00E77497" w:rsidDel="006552DF">
            <w:rPr>
              <w:i/>
            </w:rPr>
            <w:delText>spreadObj</w:delText>
          </w:r>
        </w:del>
        <w:r w:rsidR="004736CE">
          <w:t>.</w:t>
        </w:r>
      </w:ins>
    </w:p>
    <w:p w14:paraId="078F1E4C" w14:textId="77777777" w:rsidR="00326D0A" w:rsidRPr="00E77497" w:rsidRDefault="00326D0A" w:rsidP="00441AED">
      <w:pPr>
        <w:pStyle w:val="Alg3"/>
        <w:numPr>
          <w:ilvl w:val="0"/>
          <w:numId w:val="419"/>
        </w:numPr>
        <w:rPr>
          <w:ins w:id="12365" w:author="Rev 4 Allen Wirfs-Brock" w:date="2011-10-15T09:37:00Z"/>
        </w:rPr>
      </w:pPr>
      <w:ins w:id="12366" w:author="Rev 4 Allen Wirfs-Brock" w:date="2011-10-15T09:37:00Z">
        <w:r w:rsidRPr="00E77497">
          <w:t xml:space="preserve">Let </w:t>
        </w:r>
        <w:r w:rsidRPr="00E77497">
          <w:rPr>
            <w:i/>
          </w:rPr>
          <w:t>lenVal</w:t>
        </w:r>
        <w:r w:rsidRPr="00E77497">
          <w:t xml:space="preserve"> be the result of calling the [[Get]] internal method of </w:t>
        </w:r>
        <w:r w:rsidRPr="00E77497">
          <w:rPr>
            <w:i/>
          </w:rPr>
          <w:t>spreadObj</w:t>
        </w:r>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1889F166" w14:textId="77777777" w:rsidR="00326D0A" w:rsidRPr="00E77497" w:rsidRDefault="00326D0A" w:rsidP="00441AED">
      <w:pPr>
        <w:pStyle w:val="Alg3"/>
        <w:numPr>
          <w:ilvl w:val="0"/>
          <w:numId w:val="419"/>
        </w:numPr>
        <w:rPr>
          <w:ins w:id="12367" w:author="Rev 4 Allen Wirfs-Brock" w:date="2011-10-15T09:37:00Z"/>
        </w:rPr>
      </w:pPr>
      <w:ins w:id="12368" w:author="Rev 4 Allen Wirfs-Brock" w:date="2011-10-15T09:37:00Z">
        <w:r w:rsidRPr="00E77497">
          <w:t xml:space="preserve">Let </w:t>
        </w:r>
        <w:r w:rsidRPr="00E77497">
          <w:rPr>
            <w:i/>
          </w:rPr>
          <w:t>spreadLen</w:t>
        </w:r>
        <w:r w:rsidRPr="00E77497">
          <w:t xml:space="preserve"> be ToUint32(</w:t>
        </w:r>
        <w:r w:rsidRPr="00E77497">
          <w:rPr>
            <w:i/>
          </w:rPr>
          <w:t>lenVal</w:t>
        </w:r>
        <w:r w:rsidRPr="00E77497">
          <w:t>).</w:t>
        </w:r>
      </w:ins>
    </w:p>
    <w:p w14:paraId="7EFE9AD6" w14:textId="77777777" w:rsidR="00201F6A" w:rsidRDefault="00201F6A" w:rsidP="00441AED">
      <w:pPr>
        <w:pStyle w:val="Alg3"/>
        <w:numPr>
          <w:ilvl w:val="0"/>
          <w:numId w:val="419"/>
        </w:numPr>
        <w:rPr>
          <w:ins w:id="12369" w:author="Rev 7 Allen Wirfs-Brock" w:date="2012-04-09T16:59:00Z"/>
        </w:rPr>
      </w:pPr>
      <w:ins w:id="12370" w:author="Rev 7 Allen Wirfs-Brock" w:date="2012-04-09T16:59:00Z">
        <w:r>
          <w:t>ReturnIfAbrupt(</w:t>
        </w:r>
        <w:r w:rsidRPr="00201F6A">
          <w:rPr>
            <w:i/>
          </w:rPr>
          <w:t>spreadLen</w:t>
        </w:r>
        <w:r>
          <w:t>).</w:t>
        </w:r>
      </w:ins>
    </w:p>
    <w:p w14:paraId="0886FA35" w14:textId="77777777" w:rsidR="00326D0A" w:rsidRPr="00E77497" w:rsidRDefault="00326D0A" w:rsidP="00441AED">
      <w:pPr>
        <w:pStyle w:val="Alg3"/>
        <w:numPr>
          <w:ilvl w:val="0"/>
          <w:numId w:val="419"/>
        </w:numPr>
        <w:rPr>
          <w:ins w:id="12371" w:author="Rev 4 Allen Wirfs-Brock" w:date="2011-10-15T09:37:00Z"/>
        </w:rPr>
      </w:pPr>
      <w:ins w:id="12372" w:author="Rev 4 Allen Wirfs-Brock" w:date="2011-10-15T09:37:00Z">
        <w:r w:rsidRPr="00E77497">
          <w:t xml:space="preserve">Let </w:t>
        </w:r>
        <w:r w:rsidRPr="00E77497">
          <w:rPr>
            <w:i/>
          </w:rPr>
          <w:t xml:space="preserve">n </w:t>
        </w:r>
        <w:r w:rsidRPr="00E77497">
          <w:t>= 0.</w:t>
        </w:r>
      </w:ins>
    </w:p>
    <w:p w14:paraId="3D397D79" w14:textId="77777777" w:rsidR="00326D0A" w:rsidRPr="00E77497" w:rsidRDefault="00326D0A" w:rsidP="00441AED">
      <w:pPr>
        <w:pStyle w:val="Alg3"/>
        <w:numPr>
          <w:ilvl w:val="0"/>
          <w:numId w:val="419"/>
        </w:numPr>
        <w:rPr>
          <w:ins w:id="12373" w:author="Rev 4 Allen Wirfs-Brock" w:date="2011-10-15T09:37:00Z"/>
        </w:rPr>
      </w:pPr>
      <w:ins w:id="12374" w:author="Rev 4 Allen Wirfs-Brock" w:date="2011-10-15T09:37:00Z">
        <w:r w:rsidRPr="00E77497">
          <w:t xml:space="preserve">Repeat, while </w:t>
        </w:r>
        <w:r w:rsidRPr="00E77497">
          <w:rPr>
            <w:i/>
          </w:rPr>
          <w:t>n</w:t>
        </w:r>
        <w:r w:rsidRPr="00E77497">
          <w:t xml:space="preserve"> &lt; </w:t>
        </w:r>
        <w:r w:rsidRPr="00E77497">
          <w:rPr>
            <w:i/>
          </w:rPr>
          <w:t>spreadLen</w:t>
        </w:r>
      </w:ins>
    </w:p>
    <w:p w14:paraId="618F69F7" w14:textId="77777777" w:rsidR="00326D0A" w:rsidRPr="00E77497" w:rsidRDefault="00326D0A" w:rsidP="00441AED">
      <w:pPr>
        <w:pStyle w:val="Alg3"/>
        <w:numPr>
          <w:ilvl w:val="1"/>
          <w:numId w:val="571"/>
        </w:numPr>
        <w:tabs>
          <w:tab w:val="left" w:pos="720"/>
        </w:tabs>
        <w:ind w:left="720"/>
        <w:rPr>
          <w:ins w:id="12375" w:author="Rev 4 Allen Wirfs-Brock" w:date="2011-10-15T09:37:00Z"/>
        </w:rPr>
      </w:pPr>
      <w:ins w:id="12376" w:author="Rev 4 Allen Wirfs-Brock" w:date="2011-10-15T09:37:00Z">
        <w:r w:rsidRPr="00E77497">
          <w:t xml:space="preserve">Let </w:t>
        </w:r>
        <w:r w:rsidRPr="00E77497">
          <w:rPr>
            <w:i/>
          </w:rPr>
          <w:t>nextArg</w:t>
        </w:r>
        <w:r w:rsidRPr="00E77497">
          <w:t xml:space="preserve"> be the result of calling the [[Get]] internal method of </w:t>
        </w:r>
        <w:r w:rsidRPr="00E77497">
          <w:rPr>
            <w:i/>
          </w:rPr>
          <w:t>spreadObj</w:t>
        </w:r>
        <w:r w:rsidRPr="00E77497">
          <w:t xml:space="preserve"> passing ToString(</w:t>
        </w:r>
        <w:r w:rsidRPr="00E77497">
          <w:rPr>
            <w:i/>
          </w:rPr>
          <w:t>n</w:t>
        </w:r>
        <w:r w:rsidRPr="00E77497">
          <w:t>) as the argument.</w:t>
        </w:r>
      </w:ins>
    </w:p>
    <w:p w14:paraId="55E10EDB" w14:textId="77777777" w:rsidR="00201F6A" w:rsidRDefault="00201F6A" w:rsidP="00441AED">
      <w:pPr>
        <w:pStyle w:val="Alg3"/>
        <w:numPr>
          <w:ilvl w:val="1"/>
          <w:numId w:val="571"/>
        </w:numPr>
        <w:tabs>
          <w:tab w:val="left" w:pos="720"/>
        </w:tabs>
        <w:ind w:left="720"/>
        <w:rPr>
          <w:ins w:id="12377" w:author="Rev 7 Allen Wirfs-Brock" w:date="2012-04-09T17:00:00Z"/>
        </w:rPr>
      </w:pPr>
      <w:ins w:id="12378" w:author="Rev 7 Allen Wirfs-Brock" w:date="2012-04-09T17:00:00Z">
        <w:r>
          <w:t>ReturnIfAbrupt(</w:t>
        </w:r>
        <w:r w:rsidRPr="00201F6A">
          <w:rPr>
            <w:i/>
          </w:rPr>
          <w:t>nextArg</w:t>
        </w:r>
        <w:r>
          <w:t>).</w:t>
        </w:r>
      </w:ins>
    </w:p>
    <w:p w14:paraId="3603D781" w14:textId="77777777" w:rsidR="00326D0A" w:rsidRPr="00E77497" w:rsidRDefault="00326D0A" w:rsidP="00441AED">
      <w:pPr>
        <w:pStyle w:val="Alg3"/>
        <w:numPr>
          <w:ilvl w:val="1"/>
          <w:numId w:val="571"/>
        </w:numPr>
        <w:tabs>
          <w:tab w:val="left" w:pos="720"/>
        </w:tabs>
        <w:ind w:left="720"/>
        <w:rPr>
          <w:ins w:id="12379" w:author="Rev 4 Allen Wirfs-Brock" w:date="2011-10-15T09:37:00Z"/>
        </w:rPr>
      </w:pPr>
      <w:ins w:id="12380" w:author="Rev 4 Allen Wirfs-Brock" w:date="2011-10-15T09:37:00Z">
        <w:r w:rsidRPr="00E77497">
          <w:t xml:space="preserve">Append </w:t>
        </w:r>
        <w:r w:rsidRPr="00E77497">
          <w:rPr>
            <w:i/>
          </w:rPr>
          <w:t>nextArg</w:t>
        </w:r>
        <w:r w:rsidRPr="00E77497">
          <w:t xml:space="preserve"> as the last element of </w:t>
        </w:r>
        <w:r w:rsidRPr="00E77497">
          <w:rPr>
            <w:i/>
          </w:rPr>
          <w:t>list</w:t>
        </w:r>
        <w:r w:rsidRPr="00E77497">
          <w:t>.</w:t>
        </w:r>
      </w:ins>
    </w:p>
    <w:p w14:paraId="4C6F3193" w14:textId="77777777" w:rsidR="00326D0A" w:rsidRPr="00E77497" w:rsidRDefault="00326D0A" w:rsidP="00441AED">
      <w:pPr>
        <w:pStyle w:val="Alg3"/>
        <w:numPr>
          <w:ilvl w:val="1"/>
          <w:numId w:val="571"/>
        </w:numPr>
        <w:tabs>
          <w:tab w:val="left" w:pos="720"/>
        </w:tabs>
        <w:ind w:left="720"/>
        <w:rPr>
          <w:ins w:id="12381" w:author="Rev 4 Allen Wirfs-Brock" w:date="2011-10-15T09:37:00Z"/>
        </w:rPr>
      </w:pPr>
      <w:ins w:id="12382" w:author="Rev 4 Allen Wirfs-Brock" w:date="2011-10-15T09:37:00Z">
        <w:r w:rsidRPr="00E77497">
          <w:t xml:space="preserve">Let </w:t>
        </w:r>
        <w:r w:rsidRPr="00E77497">
          <w:rPr>
            <w:i/>
          </w:rPr>
          <w:t>n</w:t>
        </w:r>
        <w:r w:rsidRPr="00E77497">
          <w:t xml:space="preserve"> = </w:t>
        </w:r>
        <w:r w:rsidRPr="00E77497">
          <w:rPr>
            <w:i/>
          </w:rPr>
          <w:t>n</w:t>
        </w:r>
        <w:r w:rsidRPr="00E77497">
          <w:t>+1.</w:t>
        </w:r>
      </w:ins>
    </w:p>
    <w:p w14:paraId="60CDB9B4" w14:textId="77777777" w:rsidR="00326D0A" w:rsidRPr="00E77497" w:rsidRDefault="00326D0A" w:rsidP="00441AED">
      <w:pPr>
        <w:pStyle w:val="Alg3"/>
        <w:numPr>
          <w:ilvl w:val="0"/>
          <w:numId w:val="419"/>
        </w:numPr>
        <w:spacing w:after="220"/>
        <w:rPr>
          <w:ins w:id="12383" w:author="Rev 4 Allen Wirfs-Brock" w:date="2011-10-15T09:37:00Z"/>
        </w:rPr>
      </w:pPr>
      <w:ins w:id="12384" w:author="Rev 4 Allen Wirfs-Brock" w:date="2011-10-15T09:37:00Z">
        <w:r w:rsidRPr="00E77497">
          <w:t xml:space="preserve">Return </w:t>
        </w:r>
        <w:r w:rsidRPr="00E77497">
          <w:rPr>
            <w:i/>
          </w:rPr>
          <w:t>list</w:t>
        </w:r>
        <w:r w:rsidRPr="00E77497">
          <w:t>.</w:t>
        </w:r>
      </w:ins>
    </w:p>
    <w:p w14:paraId="4F5A1E68" w14:textId="77777777" w:rsidR="00384BE6" w:rsidRPr="00E77497" w:rsidRDefault="00384BE6" w:rsidP="00384BE6">
      <w:del w:id="12385" w:author="Rev 4 Allen Wirfs-Brock" w:date="2011-10-15T09:38:00Z">
        <w:r w:rsidRPr="00E77497" w:rsidDel="00326D0A">
          <w:delText xml:space="preserve">The production </w:delText>
        </w:r>
      </w:del>
      <w:r w:rsidRPr="00E77497">
        <w:rPr>
          <w:rStyle w:val="bnf"/>
        </w:rPr>
        <w:t>ArgumentList</w:t>
      </w:r>
      <w:r w:rsidRPr="00E77497">
        <w:rPr>
          <w:i/>
        </w:rPr>
        <w:t xml:space="preserve"> </w:t>
      </w:r>
      <w:r w:rsidRPr="00E77497">
        <w:rPr>
          <w:b/>
        </w:rPr>
        <w:t>:</w:t>
      </w:r>
      <w:r w:rsidRPr="00E77497">
        <w:rPr>
          <w:rFonts w:ascii="Courier New" w:hAnsi="Courier New"/>
          <w:b/>
        </w:rPr>
        <w:t xml:space="preserve"> </w:t>
      </w:r>
      <w:r w:rsidRPr="00E77497">
        <w:rPr>
          <w:rStyle w:val="bnf"/>
        </w:rPr>
        <w:t>ArgumentList</w:t>
      </w:r>
      <w:r w:rsidRPr="00E77497">
        <w:rPr>
          <w:rFonts w:ascii="Courier New" w:hAnsi="Courier New"/>
          <w:b/>
        </w:rPr>
        <w:t xml:space="preserve"> , </w:t>
      </w:r>
      <w:r w:rsidRPr="00E77497">
        <w:rPr>
          <w:rStyle w:val="bnf"/>
        </w:rPr>
        <w:t>AssignmentExpression</w:t>
      </w:r>
      <w:r w:rsidRPr="00E77497">
        <w:rPr>
          <w:rFonts w:ascii="Courier New" w:hAnsi="Courier New"/>
          <w:b/>
        </w:rPr>
        <w:t xml:space="preserve"> </w:t>
      </w:r>
      <w:del w:id="12386" w:author="Rev 4 Allen Wirfs-Brock" w:date="2011-10-15T09:38:00Z">
        <w:r w:rsidRPr="00E77497" w:rsidDel="00326D0A">
          <w:delText>is evaluated as follows:</w:delText>
        </w:r>
      </w:del>
    </w:p>
    <w:p w14:paraId="4F4D6AD3" w14:textId="77777777" w:rsidR="00384BE6" w:rsidRPr="00E77497" w:rsidRDefault="00384BE6" w:rsidP="0051483D">
      <w:pPr>
        <w:pStyle w:val="Alg3"/>
        <w:numPr>
          <w:ilvl w:val="0"/>
          <w:numId w:val="66"/>
        </w:numPr>
        <w:contextualSpacing/>
      </w:pPr>
      <w:r w:rsidRPr="00E77497">
        <w:t xml:space="preserve">Let </w:t>
      </w:r>
      <w:r w:rsidRPr="00E77497">
        <w:rPr>
          <w:i/>
        </w:rPr>
        <w:t>precedingArgs</w:t>
      </w:r>
      <w:r w:rsidRPr="00E77497">
        <w:t xml:space="preserve"> be the result of evaluating </w:t>
      </w:r>
      <w:r w:rsidRPr="00E77497">
        <w:rPr>
          <w:i/>
        </w:rPr>
        <w:t>ArgumentList</w:t>
      </w:r>
      <w:r w:rsidRPr="00E77497">
        <w:t>.</w:t>
      </w:r>
    </w:p>
    <w:p w14:paraId="680801D5" w14:textId="77777777" w:rsidR="004736CE" w:rsidRDefault="006552DF" w:rsidP="004736CE">
      <w:pPr>
        <w:pStyle w:val="Alg4"/>
        <w:numPr>
          <w:ilvl w:val="0"/>
          <w:numId w:val="66"/>
        </w:numPr>
        <w:contextualSpacing/>
        <w:rPr>
          <w:ins w:id="12387" w:author="Rev 6 Allen Wirfs-Brock" w:date="2012-02-16T15:04:00Z"/>
        </w:rPr>
      </w:pPr>
      <w:ins w:id="12388" w:author="Rev 10 Allen Wirfs-Brock" w:date="2012-08-14T14:49:00Z">
        <w:r>
          <w:t>ReturnIfAbrupt(</w:t>
        </w:r>
        <w:r w:rsidRPr="00E77497">
          <w:rPr>
            <w:i/>
          </w:rPr>
          <w:t>precedingArgs</w:t>
        </w:r>
        <w:r>
          <w:t>)</w:t>
        </w:r>
      </w:ins>
      <w:ins w:id="12389" w:author="Rev 6 Allen Wirfs-Brock" w:date="2012-02-16T15:04:00Z">
        <w:del w:id="12390" w:author="Rev 10 Allen Wirfs-Brock" w:date="2012-08-14T14:49:00Z">
          <w:r w:rsidR="004736CE" w:rsidDel="006552DF">
            <w:delText xml:space="preserve">If </w:delText>
          </w:r>
        </w:del>
      </w:ins>
      <w:ins w:id="12391" w:author="Rev 6 Allen Wirfs-Brock" w:date="2012-02-16T15:05:00Z">
        <w:del w:id="12392" w:author="Rev 10 Allen Wirfs-Brock" w:date="2012-08-14T14:49:00Z">
          <w:r w:rsidR="004736CE" w:rsidRPr="00E77497" w:rsidDel="006552DF">
            <w:rPr>
              <w:i/>
            </w:rPr>
            <w:delText>precedingArgs</w:delText>
          </w:r>
          <w:r w:rsidR="004736CE" w:rsidRPr="00E77497" w:rsidDel="006552DF">
            <w:delText xml:space="preserve"> </w:delText>
          </w:r>
        </w:del>
      </w:ins>
      <w:ins w:id="12393" w:author="Rev 6 Allen Wirfs-Brock" w:date="2012-02-16T15:04:00Z">
        <w:del w:id="12394" w:author="Rev 10 Allen Wirfs-Brock" w:date="2012-08-14T14:49:00Z">
          <w:r w:rsidR="004736CE" w:rsidDel="006552DF">
            <w:delText xml:space="preserve">is an abrupt completion, return </w:delText>
          </w:r>
        </w:del>
      </w:ins>
      <w:ins w:id="12395" w:author="Rev 6 Allen Wirfs-Brock" w:date="2012-02-16T15:05:00Z">
        <w:del w:id="12396" w:author="Rev 10 Allen Wirfs-Brock" w:date="2012-08-14T14:49:00Z">
          <w:r w:rsidR="004736CE" w:rsidRPr="00E77497" w:rsidDel="006552DF">
            <w:rPr>
              <w:i/>
            </w:rPr>
            <w:delText>precedingArgs</w:delText>
          </w:r>
        </w:del>
      </w:ins>
      <w:ins w:id="12397" w:author="Rev 6 Allen Wirfs-Brock" w:date="2012-02-16T15:04:00Z">
        <w:r w:rsidR="004736CE">
          <w:t>.</w:t>
        </w:r>
      </w:ins>
    </w:p>
    <w:p w14:paraId="163B38C6" w14:textId="77777777" w:rsidR="00384BE6" w:rsidRPr="00E77497" w:rsidRDefault="00384BE6" w:rsidP="00441AED">
      <w:pPr>
        <w:pStyle w:val="Alg3"/>
        <w:numPr>
          <w:ilvl w:val="0"/>
          <w:numId w:val="66"/>
        </w:numPr>
        <w:spacing w:after="220"/>
        <w:contextualSpacing/>
      </w:pPr>
      <w:r w:rsidRPr="00E77497">
        <w:t xml:space="preserve">Let </w:t>
      </w:r>
      <w:r w:rsidRPr="00E77497">
        <w:rPr>
          <w:i/>
        </w:rPr>
        <w:t>ref</w:t>
      </w:r>
      <w:r w:rsidRPr="00E77497">
        <w:t xml:space="preserve"> be the result of evaluating </w:t>
      </w:r>
      <w:r w:rsidRPr="00E77497">
        <w:rPr>
          <w:i/>
        </w:rPr>
        <w:t>AssignmentExpression</w:t>
      </w:r>
      <w:r w:rsidRPr="00E77497">
        <w:t>.</w:t>
      </w:r>
    </w:p>
    <w:p w14:paraId="78FDC916" w14:textId="77777777" w:rsidR="00384BE6" w:rsidRPr="00E77497" w:rsidRDefault="00384BE6" w:rsidP="0051483D">
      <w:pPr>
        <w:pStyle w:val="Alg3"/>
        <w:numPr>
          <w:ilvl w:val="0"/>
          <w:numId w:val="66"/>
        </w:numPr>
        <w:contextualSpacing/>
      </w:pPr>
      <w:r w:rsidRPr="00E77497">
        <w:t xml:space="preserve">Let </w:t>
      </w:r>
      <w:r w:rsidRPr="00E77497">
        <w:rPr>
          <w:i/>
        </w:rPr>
        <w:t>arg</w:t>
      </w:r>
      <w:r w:rsidRPr="00E77497">
        <w:t xml:space="preserve"> be GetValue(</w:t>
      </w:r>
      <w:r w:rsidRPr="00E77497">
        <w:rPr>
          <w:i/>
        </w:rPr>
        <w:t>ref</w:t>
      </w:r>
      <w:r w:rsidRPr="00E77497">
        <w:t>).</w:t>
      </w:r>
    </w:p>
    <w:p w14:paraId="3B1843EF" w14:textId="77777777" w:rsidR="004736CE" w:rsidRDefault="006552DF" w:rsidP="004736CE">
      <w:pPr>
        <w:pStyle w:val="Alg4"/>
        <w:numPr>
          <w:ilvl w:val="0"/>
          <w:numId w:val="66"/>
        </w:numPr>
        <w:contextualSpacing/>
        <w:rPr>
          <w:ins w:id="12398" w:author="Rev 6 Allen Wirfs-Brock" w:date="2012-02-16T15:05:00Z"/>
        </w:rPr>
      </w:pPr>
      <w:ins w:id="12399" w:author="Rev 10 Allen Wirfs-Brock" w:date="2012-08-14T14:48:00Z">
        <w:r>
          <w:t>ReturnIfAbrupt(</w:t>
        </w:r>
      </w:ins>
      <w:ins w:id="12400" w:author="Rev 10 Allen Wirfs-Brock" w:date="2012-08-14T14:49:00Z">
        <w:r>
          <w:rPr>
            <w:i/>
          </w:rPr>
          <w:t>arg</w:t>
        </w:r>
      </w:ins>
      <w:ins w:id="12401" w:author="Rev 10 Allen Wirfs-Brock" w:date="2012-08-14T14:48:00Z">
        <w:r>
          <w:t>)</w:t>
        </w:r>
      </w:ins>
      <w:ins w:id="12402" w:author="Rev 6 Allen Wirfs-Brock" w:date="2012-02-16T15:05:00Z">
        <w:del w:id="12403" w:author="Rev 10 Allen Wirfs-Brock" w:date="2012-08-14T14:48:00Z">
          <w:r w:rsidR="004736CE" w:rsidDel="006552DF">
            <w:delText xml:space="preserve">If </w:delText>
          </w:r>
        </w:del>
      </w:ins>
      <w:ins w:id="12404" w:author="Rev 6 Allen Wirfs-Brock" w:date="2012-02-16T15:06:00Z">
        <w:del w:id="12405" w:author="Rev 10 Allen Wirfs-Brock" w:date="2012-08-14T14:48:00Z">
          <w:r w:rsidR="004736CE" w:rsidRPr="00E77497" w:rsidDel="006552DF">
            <w:rPr>
              <w:i/>
            </w:rPr>
            <w:delText>arg</w:delText>
          </w:r>
          <w:r w:rsidR="004736CE" w:rsidRPr="00E77497" w:rsidDel="006552DF">
            <w:delText xml:space="preserve"> </w:delText>
          </w:r>
        </w:del>
      </w:ins>
      <w:ins w:id="12406" w:author="Rev 6 Allen Wirfs-Brock" w:date="2012-02-16T15:05:00Z">
        <w:del w:id="12407" w:author="Rev 10 Allen Wirfs-Brock" w:date="2012-08-14T14:48:00Z">
          <w:r w:rsidR="004736CE" w:rsidDel="006552DF">
            <w:delText xml:space="preserve">is an abrupt completion, return </w:delText>
          </w:r>
        </w:del>
      </w:ins>
      <w:ins w:id="12408" w:author="Rev 6 Allen Wirfs-Brock" w:date="2012-02-16T15:06:00Z">
        <w:del w:id="12409" w:author="Rev 10 Allen Wirfs-Brock" w:date="2012-08-14T14:48:00Z">
          <w:r w:rsidR="004736CE" w:rsidRPr="00E77497" w:rsidDel="006552DF">
            <w:rPr>
              <w:i/>
            </w:rPr>
            <w:delText>arg</w:delText>
          </w:r>
        </w:del>
      </w:ins>
      <w:ins w:id="12410" w:author="Rev 6 Allen Wirfs-Brock" w:date="2012-02-16T15:05:00Z">
        <w:r w:rsidR="004736CE">
          <w:t>.</w:t>
        </w:r>
      </w:ins>
    </w:p>
    <w:p w14:paraId="2CF2F3E1" w14:textId="77777777" w:rsidR="00384BE6" w:rsidRPr="00E77497" w:rsidRDefault="00384BE6" w:rsidP="00441AED">
      <w:pPr>
        <w:pStyle w:val="Alg3"/>
        <w:numPr>
          <w:ilvl w:val="0"/>
          <w:numId w:val="66"/>
        </w:numPr>
        <w:spacing w:after="220"/>
        <w:contextualSpacing/>
      </w:pPr>
      <w:r w:rsidRPr="00E77497">
        <w:t xml:space="preserve">Return a List whose length is one greater than the length of </w:t>
      </w:r>
      <w:r w:rsidRPr="00E77497">
        <w:rPr>
          <w:i/>
        </w:rPr>
        <w:t>precedingArgs</w:t>
      </w:r>
      <w:r w:rsidRPr="00E77497">
        <w:t xml:space="preserve"> and whose items are the items of </w:t>
      </w:r>
      <w:r w:rsidRPr="00E77497">
        <w:rPr>
          <w:i/>
        </w:rPr>
        <w:t>precedingArgs</w:t>
      </w:r>
      <w:r w:rsidRPr="00E77497">
        <w:t xml:space="preserve">, in order, followed at the end by </w:t>
      </w:r>
      <w:r w:rsidRPr="00E77497">
        <w:rPr>
          <w:i/>
        </w:rPr>
        <w:t>arg</w:t>
      </w:r>
      <w:r w:rsidRPr="00E77497">
        <w:t xml:space="preserve"> which is the last item of the new list.</w:t>
      </w:r>
    </w:p>
    <w:p w14:paraId="7F82C039" w14:textId="77777777" w:rsidR="002A29A1" w:rsidRPr="00E77497" w:rsidRDefault="002A29A1" w:rsidP="002A29A1">
      <w:pPr>
        <w:rPr>
          <w:ins w:id="12411" w:author="Allen Wirfs-Brock" w:date="2011-07-05T10:47:00Z"/>
        </w:rPr>
      </w:pPr>
      <w:ins w:id="12412" w:author="Allen Wirfs-Brock" w:date="2011-07-05T10:47:00Z">
        <w:del w:id="12413" w:author="Rev 4 Allen Wirfs-Brock" w:date="2011-10-15T09:39:00Z">
          <w:r w:rsidRPr="00E77497" w:rsidDel="00326D0A">
            <w:delText xml:space="preserve">The production  </w:delText>
          </w:r>
        </w:del>
        <w:r w:rsidRPr="00E77497">
          <w:rPr>
            <w:rStyle w:val="bnf"/>
          </w:rPr>
          <w:t xml:space="preserve">ArgumentList </w:t>
        </w:r>
        <w:r w:rsidRPr="00E77497">
          <w:rPr>
            <w:b/>
          </w:rPr>
          <w:t>:</w:t>
        </w:r>
        <w:r w:rsidRPr="00E77497">
          <w:t xml:space="preserve"> </w:t>
        </w:r>
        <w:r w:rsidRPr="00E77497">
          <w:rPr>
            <w:rStyle w:val="bnf"/>
          </w:rPr>
          <w:t>ArgumentList</w:t>
        </w:r>
        <w:r w:rsidRPr="00E77497">
          <w:rPr>
            <w:rFonts w:ascii="Courier New" w:hAnsi="Courier New"/>
            <w:b/>
          </w:rPr>
          <w:t xml:space="preserve"> , </w:t>
        </w:r>
        <w:r w:rsidRPr="00E77497">
          <w:rPr>
            <w:rFonts w:ascii="Courier New" w:hAnsi="Courier New" w:cs="Courier New"/>
            <w:b/>
            <w:i/>
          </w:rPr>
          <w:t xml:space="preserve">… </w:t>
        </w:r>
        <w:r w:rsidRPr="00E77497">
          <w:rPr>
            <w:rStyle w:val="bnf"/>
          </w:rPr>
          <w:t>AssignmentExpression</w:t>
        </w:r>
        <w:r w:rsidRPr="00E77497">
          <w:t xml:space="preserve">  </w:t>
        </w:r>
        <w:del w:id="12414" w:author="Rev 4 Allen Wirfs-Brock" w:date="2011-10-15T09:39:00Z">
          <w:r w:rsidRPr="00E77497" w:rsidDel="00326D0A">
            <w:delText>is evaluated as follows:</w:delText>
          </w:r>
        </w:del>
      </w:ins>
    </w:p>
    <w:p w14:paraId="56154178" w14:textId="77777777" w:rsidR="002A29A1" w:rsidRPr="00E77497" w:rsidRDefault="002A29A1" w:rsidP="00441AED">
      <w:pPr>
        <w:pStyle w:val="Alg4"/>
        <w:numPr>
          <w:ilvl w:val="0"/>
          <w:numId w:val="420"/>
        </w:numPr>
        <w:spacing w:after="220"/>
        <w:contextualSpacing/>
        <w:rPr>
          <w:ins w:id="12415" w:author="Allen Wirfs-Brock" w:date="2011-07-05T10:47:00Z"/>
        </w:rPr>
      </w:pPr>
      <w:ins w:id="12416" w:author="Allen Wirfs-Brock" w:date="2011-07-05T10:47:00Z">
        <w:r w:rsidRPr="00E77497">
          <w:t xml:space="preserve">Let </w:t>
        </w:r>
        <w:r w:rsidRPr="00E77497">
          <w:rPr>
            <w:i/>
          </w:rPr>
          <w:t>precedingArgs</w:t>
        </w:r>
        <w:r w:rsidRPr="00E77497">
          <w:t xml:space="preserve"> be an empty List.</w:t>
        </w:r>
      </w:ins>
    </w:p>
    <w:p w14:paraId="087D6EB1" w14:textId="77777777" w:rsidR="002A29A1" w:rsidRPr="00E77497" w:rsidRDefault="002A29A1" w:rsidP="00441AED">
      <w:pPr>
        <w:pStyle w:val="Alg4"/>
        <w:numPr>
          <w:ilvl w:val="0"/>
          <w:numId w:val="420"/>
        </w:numPr>
        <w:spacing w:after="220"/>
        <w:contextualSpacing/>
        <w:rPr>
          <w:ins w:id="12417" w:author="Allen Wirfs-Brock" w:date="2011-07-05T10:47:00Z"/>
        </w:rPr>
      </w:pPr>
      <w:ins w:id="12418" w:author="Allen Wirfs-Brock" w:date="2011-07-05T10:47:00Z">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ins>
    </w:p>
    <w:p w14:paraId="4F0C2476" w14:textId="77777777" w:rsidR="002A29A1" w:rsidRPr="00E77497" w:rsidRDefault="002A29A1" w:rsidP="00441AED">
      <w:pPr>
        <w:pStyle w:val="Alg4"/>
        <w:numPr>
          <w:ilvl w:val="0"/>
          <w:numId w:val="420"/>
        </w:numPr>
        <w:spacing w:after="220"/>
        <w:contextualSpacing/>
        <w:rPr>
          <w:ins w:id="12419" w:author="Allen Wirfs-Brock" w:date="2011-07-05T10:47:00Z"/>
        </w:rPr>
      </w:pPr>
      <w:ins w:id="12420" w:author="Allen Wirfs-Brock" w:date="2011-07-05T10:47:00Z">
        <w:r w:rsidRPr="00E77497">
          <w:t xml:space="preserve">Let </w:t>
        </w:r>
        <w:r w:rsidRPr="00E77497">
          <w:rPr>
            <w:i/>
          </w:rPr>
          <w:t xml:space="preserve">spreadValue </w:t>
        </w:r>
        <w:r w:rsidRPr="00E77497">
          <w:t>be GetValue(</w:t>
        </w:r>
        <w:r w:rsidRPr="00E77497">
          <w:rPr>
            <w:i/>
          </w:rPr>
          <w:t>spreadRef</w:t>
        </w:r>
        <w:r w:rsidRPr="00E77497">
          <w:t>).</w:t>
        </w:r>
      </w:ins>
    </w:p>
    <w:p w14:paraId="1FDFAA7F" w14:textId="77777777" w:rsidR="002A29A1" w:rsidRPr="00E77497" w:rsidRDefault="002A29A1" w:rsidP="00441AED">
      <w:pPr>
        <w:pStyle w:val="Alg4"/>
        <w:numPr>
          <w:ilvl w:val="0"/>
          <w:numId w:val="420"/>
        </w:numPr>
        <w:contextualSpacing/>
        <w:rPr>
          <w:ins w:id="12421" w:author="Allen Wirfs-Brock" w:date="2011-07-05T10:47:00Z"/>
        </w:rPr>
      </w:pPr>
      <w:commentRangeStart w:id="12422"/>
      <w:ins w:id="12423" w:author="Allen Wirfs-Brock" w:date="2011-07-05T10:47:00Z">
        <w:r w:rsidRPr="00E77497">
          <w:t xml:space="preserve">Let </w:t>
        </w:r>
        <w:r w:rsidRPr="00E77497">
          <w:rPr>
            <w:i/>
          </w:rPr>
          <w:t>spreadObj</w:t>
        </w:r>
        <w:r w:rsidRPr="00E77497">
          <w:t xml:space="preserve"> be ToObject(</w:t>
        </w:r>
        <w:r w:rsidRPr="00E77497">
          <w:rPr>
            <w:i/>
          </w:rPr>
          <w:t>spreadValue</w:t>
        </w:r>
        <w:r w:rsidRPr="00E77497">
          <w:t>).</w:t>
        </w:r>
        <w:commentRangeEnd w:id="12422"/>
        <w:r w:rsidRPr="00E77497">
          <w:rPr>
            <w:rStyle w:val="af3"/>
            <w:rFonts w:ascii="Arial" w:eastAsia="MS Mincho" w:hAnsi="Arial"/>
            <w:spacing w:val="0"/>
            <w:lang w:val="en-GB" w:eastAsia="ja-JP"/>
          </w:rPr>
          <w:commentReference w:id="12422"/>
        </w:r>
      </w:ins>
    </w:p>
    <w:p w14:paraId="629C85A1" w14:textId="77777777" w:rsidR="004736CE" w:rsidRDefault="006552DF" w:rsidP="004736CE">
      <w:pPr>
        <w:pStyle w:val="Alg4"/>
        <w:numPr>
          <w:ilvl w:val="0"/>
          <w:numId w:val="420"/>
        </w:numPr>
        <w:contextualSpacing/>
        <w:rPr>
          <w:ins w:id="12424" w:author="Rev 6 Allen Wirfs-Brock" w:date="2012-02-16T15:07:00Z"/>
        </w:rPr>
      </w:pPr>
      <w:ins w:id="12425" w:author="Rev 10 Allen Wirfs-Brock" w:date="2012-08-14T14:48:00Z">
        <w:r>
          <w:t>ReturnIfAbrupt(</w:t>
        </w:r>
        <w:r w:rsidRPr="00E77497">
          <w:rPr>
            <w:i/>
          </w:rPr>
          <w:t>spreadObj</w:t>
        </w:r>
        <w:r>
          <w:t>)</w:t>
        </w:r>
      </w:ins>
      <w:ins w:id="12426" w:author="Rev 6 Allen Wirfs-Brock" w:date="2012-02-16T15:07:00Z">
        <w:del w:id="12427" w:author="Rev 10 Allen Wirfs-Brock" w:date="2012-08-14T14:48:00Z">
          <w:r w:rsidR="004736CE" w:rsidDel="006552DF">
            <w:delText xml:space="preserve">If </w:delText>
          </w:r>
          <w:r w:rsidR="004736CE" w:rsidRPr="00E77497" w:rsidDel="006552DF">
            <w:rPr>
              <w:i/>
            </w:rPr>
            <w:delText>spreadObj</w:delText>
          </w:r>
          <w:r w:rsidR="004736CE" w:rsidRPr="00E77497" w:rsidDel="006552DF">
            <w:delText xml:space="preserve"> </w:delText>
          </w:r>
          <w:r w:rsidR="004736CE" w:rsidDel="006552DF">
            <w:delText xml:space="preserve">is an abrupt completion, return </w:delText>
          </w:r>
          <w:r w:rsidR="004736CE" w:rsidRPr="00E77497" w:rsidDel="006552DF">
            <w:rPr>
              <w:i/>
            </w:rPr>
            <w:delText>spreadObj</w:delText>
          </w:r>
        </w:del>
        <w:r w:rsidR="004736CE">
          <w:t>.</w:t>
        </w:r>
      </w:ins>
    </w:p>
    <w:p w14:paraId="29BF53DF" w14:textId="77777777" w:rsidR="002A29A1" w:rsidRPr="00E77497" w:rsidRDefault="002A29A1" w:rsidP="00441AED">
      <w:pPr>
        <w:pStyle w:val="Alg3"/>
        <w:numPr>
          <w:ilvl w:val="0"/>
          <w:numId w:val="420"/>
        </w:numPr>
        <w:rPr>
          <w:ins w:id="12428" w:author="Allen Wirfs-Brock" w:date="2011-07-05T10:47:00Z"/>
        </w:rPr>
      </w:pPr>
      <w:ins w:id="12429" w:author="Allen Wirfs-Brock" w:date="2011-07-05T10:47:00Z">
        <w:r w:rsidRPr="00E77497">
          <w:t xml:space="preserve">Let </w:t>
        </w:r>
        <w:r w:rsidRPr="00E77497">
          <w:rPr>
            <w:i/>
          </w:rPr>
          <w:t>lenVal</w:t>
        </w:r>
        <w:r w:rsidRPr="00E77497">
          <w:t xml:space="preserve"> be the result of calling the [[Get]] internal method of </w:t>
        </w:r>
        <w:r w:rsidRPr="00E77497">
          <w:rPr>
            <w:i/>
          </w:rPr>
          <w:t>spreadObj</w:t>
        </w:r>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2C015872" w14:textId="77777777" w:rsidR="002A29A1" w:rsidRPr="00E77497" w:rsidRDefault="002A29A1" w:rsidP="00441AED">
      <w:pPr>
        <w:pStyle w:val="Alg3"/>
        <w:numPr>
          <w:ilvl w:val="0"/>
          <w:numId w:val="420"/>
        </w:numPr>
        <w:rPr>
          <w:ins w:id="12430" w:author="Allen Wirfs-Brock" w:date="2011-07-05T10:47:00Z"/>
        </w:rPr>
      </w:pPr>
      <w:ins w:id="12431" w:author="Allen Wirfs-Brock" w:date="2011-07-05T10:47:00Z">
        <w:r w:rsidRPr="00E77497">
          <w:t xml:space="preserve">Let </w:t>
        </w:r>
        <w:r w:rsidRPr="00E77497">
          <w:rPr>
            <w:i/>
          </w:rPr>
          <w:t>spreadLen</w:t>
        </w:r>
        <w:r w:rsidRPr="00E77497">
          <w:t xml:space="preserve"> be ToUint32(</w:t>
        </w:r>
        <w:r w:rsidRPr="00E77497">
          <w:rPr>
            <w:i/>
          </w:rPr>
          <w:t>lenVal</w:t>
        </w:r>
        <w:r w:rsidRPr="00E77497">
          <w:t>).</w:t>
        </w:r>
      </w:ins>
    </w:p>
    <w:p w14:paraId="4AAADD5D" w14:textId="77777777" w:rsidR="00201F6A" w:rsidRDefault="00201F6A" w:rsidP="00201F6A">
      <w:pPr>
        <w:pStyle w:val="Alg3"/>
        <w:numPr>
          <w:ilvl w:val="0"/>
          <w:numId w:val="420"/>
        </w:numPr>
        <w:rPr>
          <w:ins w:id="12432" w:author="Rev 7 Allen Wirfs-Brock" w:date="2012-04-09T17:01:00Z"/>
        </w:rPr>
      </w:pPr>
      <w:ins w:id="12433" w:author="Rev 7 Allen Wirfs-Brock" w:date="2012-04-09T17:01:00Z">
        <w:r>
          <w:t>ReturnIfAbrupt(</w:t>
        </w:r>
        <w:r w:rsidRPr="00201F6A">
          <w:rPr>
            <w:i/>
          </w:rPr>
          <w:t>spreadLen</w:t>
        </w:r>
        <w:r>
          <w:t>).</w:t>
        </w:r>
      </w:ins>
    </w:p>
    <w:p w14:paraId="17FB0B5C" w14:textId="77777777" w:rsidR="002A29A1" w:rsidRPr="00E77497" w:rsidRDefault="002A29A1" w:rsidP="00441AED">
      <w:pPr>
        <w:pStyle w:val="Alg3"/>
        <w:numPr>
          <w:ilvl w:val="0"/>
          <w:numId w:val="420"/>
        </w:numPr>
        <w:rPr>
          <w:ins w:id="12434" w:author="Allen Wirfs-Brock" w:date="2011-07-05T10:47:00Z"/>
        </w:rPr>
      </w:pPr>
      <w:ins w:id="12435" w:author="Allen Wirfs-Brock" w:date="2011-07-05T10:47:00Z">
        <w:r w:rsidRPr="00E77497">
          <w:t xml:space="preserve">Let </w:t>
        </w:r>
        <w:r w:rsidRPr="00E77497">
          <w:rPr>
            <w:i/>
          </w:rPr>
          <w:t xml:space="preserve">n </w:t>
        </w:r>
        <w:r w:rsidRPr="00E77497">
          <w:t>= 0.</w:t>
        </w:r>
      </w:ins>
    </w:p>
    <w:p w14:paraId="14EF8258" w14:textId="77777777" w:rsidR="002A29A1" w:rsidRPr="00E77497" w:rsidRDefault="002A29A1" w:rsidP="00441AED">
      <w:pPr>
        <w:pStyle w:val="Alg3"/>
        <w:numPr>
          <w:ilvl w:val="0"/>
          <w:numId w:val="420"/>
        </w:numPr>
        <w:rPr>
          <w:ins w:id="12436" w:author="Allen Wirfs-Brock" w:date="2011-07-05T10:47:00Z"/>
        </w:rPr>
      </w:pPr>
      <w:ins w:id="12437" w:author="Allen Wirfs-Brock" w:date="2011-07-05T10:47:00Z">
        <w:r w:rsidRPr="00E77497">
          <w:t xml:space="preserve">Repeat, while </w:t>
        </w:r>
        <w:r w:rsidRPr="00E77497">
          <w:rPr>
            <w:i/>
          </w:rPr>
          <w:t>n</w:t>
        </w:r>
        <w:r w:rsidRPr="00E77497">
          <w:t xml:space="preserve"> &lt; </w:t>
        </w:r>
        <w:r w:rsidRPr="00E77497">
          <w:rPr>
            <w:i/>
          </w:rPr>
          <w:t>spreadLen</w:t>
        </w:r>
      </w:ins>
    </w:p>
    <w:p w14:paraId="43682D1B" w14:textId="77777777" w:rsidR="002A29A1" w:rsidRPr="00E77497" w:rsidRDefault="002A29A1" w:rsidP="00201F6A">
      <w:pPr>
        <w:pStyle w:val="Alg3"/>
        <w:numPr>
          <w:ilvl w:val="1"/>
          <w:numId w:val="702"/>
        </w:numPr>
        <w:tabs>
          <w:tab w:val="clear" w:pos="1440"/>
          <w:tab w:val="num" w:pos="720"/>
        </w:tabs>
        <w:ind w:left="720"/>
        <w:rPr>
          <w:ins w:id="12438" w:author="Allen Wirfs-Brock" w:date="2011-07-05T10:47:00Z"/>
        </w:rPr>
      </w:pPr>
      <w:ins w:id="12439" w:author="Allen Wirfs-Brock" w:date="2011-07-05T10:47:00Z">
        <w:r w:rsidRPr="00E77497">
          <w:t xml:space="preserve">Let </w:t>
        </w:r>
        <w:r w:rsidRPr="00E77497">
          <w:rPr>
            <w:i/>
          </w:rPr>
          <w:t>nextArg</w:t>
        </w:r>
        <w:r w:rsidRPr="00E77497">
          <w:t xml:space="preserve"> be the result of calling the [[Get]] internal method of </w:t>
        </w:r>
        <w:r w:rsidRPr="00E77497">
          <w:rPr>
            <w:i/>
          </w:rPr>
          <w:t>spreadObj</w:t>
        </w:r>
        <w:r w:rsidRPr="00E77497">
          <w:t xml:space="preserve"> passing ToString(</w:t>
        </w:r>
        <w:r w:rsidRPr="00E77497">
          <w:rPr>
            <w:i/>
          </w:rPr>
          <w:t>n</w:t>
        </w:r>
        <w:r w:rsidRPr="00E77497">
          <w:t>) as the argument.</w:t>
        </w:r>
      </w:ins>
    </w:p>
    <w:p w14:paraId="0E97350F" w14:textId="77777777" w:rsidR="00201F6A" w:rsidRDefault="00201F6A" w:rsidP="00201F6A">
      <w:pPr>
        <w:pStyle w:val="Alg3"/>
        <w:numPr>
          <w:ilvl w:val="1"/>
          <w:numId w:val="702"/>
        </w:numPr>
        <w:tabs>
          <w:tab w:val="left" w:pos="720"/>
        </w:tabs>
        <w:ind w:left="720"/>
        <w:rPr>
          <w:ins w:id="12440" w:author="Rev 7 Allen Wirfs-Brock" w:date="2012-04-09T17:03:00Z"/>
        </w:rPr>
      </w:pPr>
      <w:ins w:id="12441" w:author="Rev 7 Allen Wirfs-Brock" w:date="2012-04-09T17:03:00Z">
        <w:r>
          <w:t>ReturnIfAbrupt(</w:t>
        </w:r>
        <w:r w:rsidRPr="00201F6A">
          <w:rPr>
            <w:i/>
          </w:rPr>
          <w:t>nextArg</w:t>
        </w:r>
        <w:r>
          <w:t>).</w:t>
        </w:r>
      </w:ins>
    </w:p>
    <w:p w14:paraId="59DB4887" w14:textId="77777777" w:rsidR="002A29A1" w:rsidRPr="00E77497" w:rsidRDefault="002A29A1" w:rsidP="00201F6A">
      <w:pPr>
        <w:pStyle w:val="Alg3"/>
        <w:numPr>
          <w:ilvl w:val="1"/>
          <w:numId w:val="702"/>
        </w:numPr>
        <w:tabs>
          <w:tab w:val="left" w:pos="720"/>
        </w:tabs>
        <w:ind w:left="720"/>
        <w:rPr>
          <w:ins w:id="12442" w:author="Allen Wirfs-Brock" w:date="2011-07-05T10:47:00Z"/>
        </w:rPr>
      </w:pPr>
      <w:ins w:id="12443" w:author="Allen Wirfs-Brock" w:date="2011-07-05T10:47:00Z">
        <w:r w:rsidRPr="00E77497">
          <w:t xml:space="preserve">Append </w:t>
        </w:r>
        <w:r w:rsidRPr="00E77497">
          <w:rPr>
            <w:i/>
          </w:rPr>
          <w:t>nextArg</w:t>
        </w:r>
        <w:r w:rsidRPr="00E77497">
          <w:t xml:space="preserve"> as the last element of </w:t>
        </w:r>
        <w:r w:rsidRPr="00E77497">
          <w:rPr>
            <w:i/>
          </w:rPr>
          <w:t>precedingArgs</w:t>
        </w:r>
        <w:r w:rsidRPr="00E77497">
          <w:t>.</w:t>
        </w:r>
      </w:ins>
    </w:p>
    <w:p w14:paraId="4C7A5934" w14:textId="77777777" w:rsidR="002A29A1" w:rsidRPr="00E77497" w:rsidRDefault="002A29A1" w:rsidP="00201F6A">
      <w:pPr>
        <w:pStyle w:val="Alg3"/>
        <w:numPr>
          <w:ilvl w:val="1"/>
          <w:numId w:val="702"/>
        </w:numPr>
        <w:tabs>
          <w:tab w:val="left" w:pos="720"/>
        </w:tabs>
        <w:ind w:left="720"/>
        <w:rPr>
          <w:ins w:id="12444" w:author="Allen Wirfs-Brock" w:date="2011-07-05T10:47:00Z"/>
        </w:rPr>
      </w:pPr>
      <w:ins w:id="12445" w:author="Allen Wirfs-Brock" w:date="2011-07-05T10:47:00Z">
        <w:r w:rsidRPr="00E77497">
          <w:t xml:space="preserve">Let </w:t>
        </w:r>
        <w:r w:rsidRPr="00E77497">
          <w:rPr>
            <w:i/>
          </w:rPr>
          <w:t>n</w:t>
        </w:r>
        <w:r w:rsidRPr="00E77497">
          <w:t xml:space="preserve"> = </w:t>
        </w:r>
        <w:r w:rsidRPr="00E77497">
          <w:rPr>
            <w:i/>
          </w:rPr>
          <w:t>n</w:t>
        </w:r>
        <w:r w:rsidRPr="00E77497">
          <w:t>+1.</w:t>
        </w:r>
      </w:ins>
    </w:p>
    <w:p w14:paraId="0CBD0AE4" w14:textId="77777777" w:rsidR="002A29A1" w:rsidRPr="00E77497" w:rsidRDefault="002A29A1" w:rsidP="00441AED">
      <w:pPr>
        <w:pStyle w:val="Alg3"/>
        <w:numPr>
          <w:ilvl w:val="0"/>
          <w:numId w:val="420"/>
        </w:numPr>
        <w:spacing w:after="220"/>
        <w:rPr>
          <w:ins w:id="12446" w:author="Allen Wirfs-Brock" w:date="2011-07-05T10:47:00Z"/>
        </w:rPr>
      </w:pPr>
      <w:ins w:id="12447" w:author="Allen Wirfs-Brock" w:date="2011-07-05T10:47:00Z">
        <w:r w:rsidRPr="00E77497">
          <w:t xml:space="preserve">Return </w:t>
        </w:r>
        <w:r w:rsidRPr="00E77497">
          <w:rPr>
            <w:i/>
          </w:rPr>
          <w:t>precedingArgs</w:t>
        </w:r>
        <w:r w:rsidRPr="00E77497">
          <w:t>.</w:t>
        </w:r>
      </w:ins>
    </w:p>
    <w:p w14:paraId="4B578EFD" w14:textId="77777777" w:rsidR="00214B34" w:rsidRPr="00E77497" w:rsidRDefault="00214B34" w:rsidP="00214B34">
      <w:pPr>
        <w:pStyle w:val="30"/>
        <w:numPr>
          <w:ilvl w:val="0"/>
          <w:numId w:val="0"/>
        </w:numPr>
        <w:rPr>
          <w:ins w:id="12448" w:author="Rev 9 Allen Wirfs-Brock" w:date="2012-07-04T16:12:00Z"/>
        </w:rPr>
      </w:pPr>
      <w:bookmarkStart w:id="12449" w:name="_Ref457437594"/>
      <w:bookmarkStart w:id="12450" w:name="_Toc472818827"/>
      <w:bookmarkStart w:id="12451" w:name="_Toc235503401"/>
      <w:bookmarkStart w:id="12452" w:name="_Toc241509176"/>
      <w:bookmarkStart w:id="12453" w:name="_Toc244416663"/>
      <w:bookmarkStart w:id="12454" w:name="_Toc276631027"/>
      <w:bookmarkStart w:id="12455" w:name="_Toc336509515"/>
      <w:bookmarkEnd w:id="12302"/>
      <w:bookmarkEnd w:id="12303"/>
      <w:bookmarkEnd w:id="12304"/>
      <w:bookmarkEnd w:id="12305"/>
      <w:bookmarkEnd w:id="12306"/>
      <w:ins w:id="12456" w:author="Rev 9 Allen Wirfs-Brock" w:date="2012-07-04T16:12:00Z">
        <w:r w:rsidRPr="00E77497">
          <w:t>11.2.</w:t>
        </w:r>
      </w:ins>
      <w:ins w:id="12457" w:author="Rev 9 Allen Wirfs-Brock" w:date="2012-07-04T16:13:00Z">
        <w:r>
          <w:t>6</w:t>
        </w:r>
      </w:ins>
      <w:ins w:id="12458" w:author="Rev 9 Allen Wirfs-Brock" w:date="2012-07-04T16:12:00Z">
        <w:r w:rsidRPr="00E77497">
          <w:tab/>
        </w:r>
        <w:r>
          <w:t xml:space="preserve">Tagged </w:t>
        </w:r>
        <w:del w:id="12459" w:author="Rev 10 Allen Wirfs-Brock" w:date="2012-07-29T11:38:00Z">
          <w:r w:rsidDel="00387B31">
            <w:delText>Quasi</w:delText>
          </w:r>
        </w:del>
      </w:ins>
      <w:ins w:id="12460" w:author="Rev 10 Allen Wirfs-Brock" w:date="2012-07-29T11:38:00Z">
        <w:r w:rsidR="00387B31">
          <w:t>Template</w:t>
        </w:r>
      </w:ins>
      <w:ins w:id="12461" w:author="Rev 9 Allen Wirfs-Brock" w:date="2012-07-04T16:12:00Z">
        <w:r>
          <w:t>s</w:t>
        </w:r>
        <w:bookmarkEnd w:id="12455"/>
      </w:ins>
    </w:p>
    <w:p w14:paraId="791568A8" w14:textId="77777777" w:rsidR="00CA6975" w:rsidRPr="00E77497" w:rsidRDefault="00CA6975" w:rsidP="00CA6975">
      <w:pPr>
        <w:pStyle w:val="40"/>
        <w:numPr>
          <w:ilvl w:val="0"/>
          <w:numId w:val="0"/>
        </w:numPr>
        <w:rPr>
          <w:ins w:id="12462" w:author="Rev 9 Allen Wirfs-Brock" w:date="2012-07-04T16:52:00Z"/>
        </w:rPr>
      </w:pPr>
      <w:ins w:id="12463" w:author="Rev 9 Allen Wirfs-Brock" w:date="2012-07-04T16:52:00Z">
        <w:r w:rsidRPr="00E77497">
          <w:t>Runtime Semantics</w:t>
        </w:r>
      </w:ins>
    </w:p>
    <w:p w14:paraId="455CF2B0" w14:textId="77777777" w:rsidR="00214B34" w:rsidRPr="00B820AB" w:rsidRDefault="00214B34" w:rsidP="00214B34">
      <w:pPr>
        <w:spacing w:after="120"/>
        <w:rPr>
          <w:ins w:id="12464" w:author="Rev 9 Allen Wirfs-Brock" w:date="2012-07-04T16:16:00Z"/>
        </w:rPr>
      </w:pPr>
      <w:ins w:id="12465" w:author="Rev 9 Allen Wirfs-Brock" w:date="2012-07-04T16:16:00Z">
        <w:r w:rsidRPr="009C202C">
          <w:t xml:space="preserve">The </w:t>
        </w:r>
      </w:ins>
      <w:ins w:id="12466" w:author="Rev 9 Allen Wirfs-Brock" w:date="2012-07-04T16:52:00Z">
        <w:r w:rsidR="00CA6975">
          <w:t xml:space="preserve">runtime semantics of </w:t>
        </w:r>
      </w:ins>
      <w:ins w:id="12467" w:author="Rev 9 Allen Wirfs-Brock" w:date="2012-07-04T16:16:00Z">
        <w:r>
          <w:t>production</w:t>
        </w:r>
        <w:r w:rsidRPr="00B820AB">
          <w:t>:</w:t>
        </w:r>
      </w:ins>
    </w:p>
    <w:p w14:paraId="19D714F2" w14:textId="77777777" w:rsidR="00214B34" w:rsidRPr="00E77497" w:rsidRDefault="00214B34" w:rsidP="00214B34">
      <w:pPr>
        <w:pStyle w:val="SyntaxRule2"/>
        <w:spacing w:after="120"/>
        <w:rPr>
          <w:ins w:id="12468" w:author="Rev 9 Allen Wirfs-Brock" w:date="2012-07-04T16:16:00Z"/>
        </w:rPr>
      </w:pPr>
      <w:ins w:id="12469" w:author="Rev 9 Allen Wirfs-Brock" w:date="2012-07-04T16:16:00Z">
        <w:r>
          <w:t>Call</w:t>
        </w:r>
        <w:r w:rsidRPr="00675B74">
          <w:t xml:space="preserve">Expression </w:t>
        </w:r>
        <w:r w:rsidRPr="00214B34">
          <w:rPr>
            <w:rFonts w:ascii="Courier New" w:hAnsi="Courier New"/>
            <w:b/>
            <w:i w:val="0"/>
          </w:rPr>
          <w:t xml:space="preserve">: </w:t>
        </w:r>
      </w:ins>
      <w:ins w:id="12470" w:author="Rev 9 Allen Wirfs-Brock" w:date="2012-07-04T16:17:00Z">
        <w:r>
          <w:t>Call</w:t>
        </w:r>
      </w:ins>
      <w:ins w:id="12471" w:author="Rev 9 Allen Wirfs-Brock" w:date="2012-07-04T16:16:00Z">
        <w:r w:rsidRPr="008C100A">
          <w:t>Expression</w:t>
        </w:r>
        <w:r w:rsidRPr="00214B34">
          <w:rPr>
            <w:rFonts w:ascii="Courier New" w:hAnsi="Courier New"/>
            <w:b/>
            <w:i w:val="0"/>
          </w:rPr>
          <w:t xml:space="preserve"> </w:t>
        </w:r>
        <w:del w:id="12472" w:author="Rev 10 Allen Wirfs-Brock" w:date="2012-07-29T11:38:00Z">
          <w:r w:rsidRPr="008C100A" w:rsidDel="00387B31">
            <w:delText>Quasi</w:delText>
          </w:r>
        </w:del>
      </w:ins>
      <w:ins w:id="12473" w:author="Rev 10 Allen Wirfs-Brock" w:date="2012-07-29T11:38:00Z">
        <w:r w:rsidR="00387B31">
          <w:t>Template</w:t>
        </w:r>
      </w:ins>
      <w:ins w:id="12474" w:author="Rev 9 Allen Wirfs-Brock" w:date="2012-07-04T16:16:00Z">
        <w:r w:rsidRPr="008C100A">
          <w:t>Literal</w:t>
        </w:r>
      </w:ins>
    </w:p>
    <w:p w14:paraId="6B4B3492" w14:textId="77777777" w:rsidR="00214B34" w:rsidRPr="00E77497" w:rsidRDefault="00214B34" w:rsidP="00214B34">
      <w:pPr>
        <w:spacing w:after="120"/>
        <w:rPr>
          <w:ins w:id="12475" w:author="Rev 9 Allen Wirfs-Brock" w:date="2012-07-04T16:16:00Z"/>
        </w:rPr>
      </w:pPr>
      <w:ins w:id="12476" w:author="Rev 9 Allen Wirfs-Brock" w:date="2012-07-04T16:16:00Z">
        <w:r w:rsidRPr="00E77497">
          <w:t xml:space="preserve">is identical </w:t>
        </w:r>
      </w:ins>
      <w:ins w:id="12477" w:author="Rev 9 Allen Wirfs-Brock" w:date="2012-07-04T16:53:00Z">
        <w:r w:rsidR="00CA6975">
          <w:t>to that of</w:t>
        </w:r>
      </w:ins>
    </w:p>
    <w:p w14:paraId="3F2CA8C5" w14:textId="77777777" w:rsidR="00214B34" w:rsidRPr="00E77497" w:rsidRDefault="00214B34" w:rsidP="00214B34">
      <w:pPr>
        <w:pStyle w:val="SyntaxRule2"/>
        <w:spacing w:after="120"/>
        <w:rPr>
          <w:ins w:id="12478" w:author="Rev 9 Allen Wirfs-Brock" w:date="2012-07-04T16:17:00Z"/>
        </w:rPr>
      </w:pPr>
      <w:ins w:id="12479" w:author="Rev 9 Allen Wirfs-Brock" w:date="2012-07-04T16:16:00Z">
        <w:r w:rsidRPr="00E77497">
          <w:t>MemberExpression</w:t>
        </w:r>
      </w:ins>
      <w:ins w:id="12480" w:author="Rev 9 Allen Wirfs-Brock" w:date="2012-07-04T16:17:00Z">
        <w:r w:rsidRPr="00214B34">
          <w:rPr>
            <w:rFonts w:ascii="Courier New" w:hAnsi="Courier New"/>
            <w:b/>
            <w:i w:val="0"/>
          </w:rPr>
          <w:t xml:space="preserve">: </w:t>
        </w:r>
        <w:r w:rsidRPr="00CD1FDB">
          <w:t>MemberExpression</w:t>
        </w:r>
        <w:r w:rsidRPr="00214B34">
          <w:rPr>
            <w:rFonts w:ascii="Courier New" w:hAnsi="Courier New"/>
            <w:b/>
            <w:i w:val="0"/>
          </w:rPr>
          <w:t xml:space="preserve"> </w:t>
        </w:r>
        <w:del w:id="12481" w:author="Rev 10 Allen Wirfs-Brock" w:date="2012-07-29T11:38:00Z">
          <w:r w:rsidRPr="00CD1FDB" w:rsidDel="00387B31">
            <w:delText>Quasi</w:delText>
          </w:r>
        </w:del>
      </w:ins>
      <w:ins w:id="12482" w:author="Rev 10 Allen Wirfs-Brock" w:date="2012-07-29T11:38:00Z">
        <w:r w:rsidR="00387B31">
          <w:t>Template</w:t>
        </w:r>
      </w:ins>
      <w:ins w:id="12483" w:author="Rev 9 Allen Wirfs-Brock" w:date="2012-07-04T16:17:00Z">
        <w:r w:rsidRPr="00CD1FDB">
          <w:t>Literal</w:t>
        </w:r>
      </w:ins>
    </w:p>
    <w:p w14:paraId="2F535E6A" w14:textId="77777777" w:rsidR="00214B34" w:rsidRPr="00E77497" w:rsidRDefault="00CA6975" w:rsidP="00214B34">
      <w:pPr>
        <w:spacing w:after="120"/>
        <w:rPr>
          <w:ins w:id="12484" w:author="Rev 9 Allen Wirfs-Brock" w:date="2012-07-04T16:17:00Z"/>
        </w:rPr>
      </w:pPr>
      <w:ins w:id="12485" w:author="Rev 9 Allen Wirfs-Brock" w:date="2012-07-04T16:53:00Z">
        <w:r>
          <w:t>b</w:t>
        </w:r>
      </w:ins>
      <w:ins w:id="12486" w:author="Rev 9 Allen Wirfs-Brock" w:date="2012-07-04T16:19:00Z">
        <w:r w:rsidR="00214B34">
          <w:t>ut w</w:t>
        </w:r>
      </w:ins>
      <w:ins w:id="12487" w:author="Rev 9 Allen Wirfs-Brock" w:date="2012-07-04T16:17:00Z">
        <w:r w:rsidR="00214B34">
          <w:t xml:space="preserve">ith </w:t>
        </w:r>
      </w:ins>
      <w:ins w:id="12488" w:author="Rev 9 Allen Wirfs-Brock" w:date="2012-07-04T16:18:00Z">
        <w:r w:rsidR="00214B34">
          <w:t xml:space="preserve">evaluation of </w:t>
        </w:r>
        <w:r w:rsidR="00214B34" w:rsidRPr="008C100A">
          <w:rPr>
            <w:rFonts w:ascii="Times New Roman" w:hAnsi="Times New Roman"/>
            <w:i/>
          </w:rPr>
          <w:t>CallExpression</w:t>
        </w:r>
        <w:r w:rsidR="00214B34">
          <w:t xml:space="preserve"> substituted for the evaluation of </w:t>
        </w:r>
        <w:r w:rsidR="00214B34" w:rsidRPr="008C100A">
          <w:rPr>
            <w:rFonts w:ascii="Times New Roman" w:hAnsi="Times New Roman"/>
            <w:i/>
          </w:rPr>
          <w:t>MemberExpression</w:t>
        </w:r>
        <w:r w:rsidR="00214B34">
          <w:t>.</w:t>
        </w:r>
      </w:ins>
    </w:p>
    <w:p w14:paraId="2C59E1F9" w14:textId="77777777" w:rsidR="00214B34" w:rsidRPr="00E77497" w:rsidRDefault="00214B34" w:rsidP="00214B34">
      <w:pPr>
        <w:keepNext/>
        <w:rPr>
          <w:ins w:id="12489" w:author="Rev 9 Allen Wirfs-Brock" w:date="2012-07-04T16:12:00Z"/>
          <w:rFonts w:ascii="Helvetica" w:hAnsi="Helvetica"/>
          <w:b/>
        </w:rPr>
      </w:pPr>
      <w:ins w:id="12490" w:author="Rev 9 Allen Wirfs-Brock" w:date="2012-07-04T16:12:00Z">
        <w:r w:rsidRPr="00E77497">
          <w:rPr>
            <w:rFonts w:ascii="Helvetica" w:hAnsi="Helvetica"/>
            <w:b/>
          </w:rPr>
          <w:t xml:space="preserve">Runtime Semantics: </w:t>
        </w:r>
        <w:r w:rsidRPr="00E77497">
          <w:rPr>
            <w:rFonts w:ascii="Helvetica" w:hAnsi="Helvetica"/>
            <w:b/>
            <w:spacing w:val="6"/>
          </w:rPr>
          <w:t>Evaluation</w:t>
        </w:r>
      </w:ins>
    </w:p>
    <w:p w14:paraId="0F3EE2A7" w14:textId="77777777" w:rsidR="00214B34" w:rsidRPr="00E77497" w:rsidRDefault="00214B34" w:rsidP="00214B34">
      <w:pPr>
        <w:rPr>
          <w:ins w:id="12491" w:author="Rev 9 Allen Wirfs-Brock" w:date="2012-07-04T16:12:00Z"/>
        </w:rPr>
      </w:pPr>
      <w:ins w:id="12492" w:author="Rev 9 Allen Wirfs-Brock" w:date="2012-07-04T16:14:00Z">
        <w:r>
          <w:rPr>
            <w:rFonts w:ascii="Times New Roman" w:hAnsi="Times New Roman"/>
            <w:i/>
          </w:rPr>
          <w:t>MemberExpression</w:t>
        </w:r>
      </w:ins>
      <w:ins w:id="12493" w:author="Rev 9 Allen Wirfs-Brock" w:date="2012-07-04T16:12:00Z">
        <w:r w:rsidRPr="00E77497">
          <w:rPr>
            <w:rFonts w:ascii="Times New Roman" w:hAnsi="Times New Roman"/>
            <w:i/>
          </w:rPr>
          <w:t xml:space="preserve"> </w:t>
        </w:r>
        <w:r w:rsidRPr="00E77497">
          <w:rPr>
            <w:b/>
          </w:rPr>
          <w:t>:</w:t>
        </w:r>
        <w:r w:rsidRPr="00E77497">
          <w:t xml:space="preserve"> </w:t>
        </w:r>
      </w:ins>
      <w:ins w:id="12494" w:author="Rev 9 Allen Wirfs-Brock" w:date="2012-07-04T16:14:00Z">
        <w:r>
          <w:rPr>
            <w:rFonts w:ascii="Times New Roman" w:hAnsi="Times New Roman"/>
            <w:i/>
          </w:rPr>
          <w:t>MemberExpression</w:t>
        </w:r>
        <w:r w:rsidRPr="00E77497">
          <w:rPr>
            <w:rFonts w:ascii="Times New Roman" w:hAnsi="Times New Roman"/>
            <w:i/>
          </w:rPr>
          <w:t xml:space="preserve"> </w:t>
        </w:r>
        <w:del w:id="12495" w:author="Rev 10 Allen Wirfs-Brock" w:date="2012-07-29T11:38:00Z">
          <w:r w:rsidRPr="008C100A" w:rsidDel="00387B31">
            <w:rPr>
              <w:rFonts w:ascii="Times New Roman" w:hAnsi="Times New Roman"/>
              <w:i/>
            </w:rPr>
            <w:delText>Quasi</w:delText>
          </w:r>
        </w:del>
      </w:ins>
      <w:ins w:id="12496" w:author="Rev 10 Allen Wirfs-Brock" w:date="2012-07-29T11:38:00Z">
        <w:r w:rsidR="00387B31">
          <w:rPr>
            <w:rFonts w:ascii="Times New Roman" w:hAnsi="Times New Roman"/>
            <w:i/>
          </w:rPr>
          <w:t>Template</w:t>
        </w:r>
      </w:ins>
      <w:ins w:id="12497" w:author="Rev 9 Allen Wirfs-Brock" w:date="2012-07-04T16:14:00Z">
        <w:r w:rsidRPr="008C100A">
          <w:rPr>
            <w:rFonts w:ascii="Times New Roman" w:hAnsi="Times New Roman"/>
            <w:i/>
          </w:rPr>
          <w:t>Literal</w:t>
        </w:r>
      </w:ins>
    </w:p>
    <w:p w14:paraId="7A89E84C" w14:textId="77777777" w:rsidR="00214B34" w:rsidRDefault="00214B34" w:rsidP="008C100A">
      <w:pPr>
        <w:pStyle w:val="Alg3"/>
        <w:numPr>
          <w:ilvl w:val="0"/>
          <w:numId w:val="898"/>
        </w:numPr>
        <w:spacing w:after="220"/>
        <w:contextualSpacing/>
        <w:rPr>
          <w:ins w:id="12498" w:author="Rev 9 Allen Wirfs-Brock" w:date="2012-07-04T16:19:00Z"/>
        </w:rPr>
      </w:pPr>
      <w:ins w:id="12499" w:author="Rev 9 Allen Wirfs-Brock" w:date="2012-07-04T16:19:00Z">
        <w:r>
          <w:t xml:space="preserve">Let </w:t>
        </w:r>
        <w:r w:rsidRPr="008C100A">
          <w:rPr>
            <w:i/>
          </w:rPr>
          <w:t>tag</w:t>
        </w:r>
      </w:ins>
      <w:ins w:id="12500" w:author="Rev 9 Allen Wirfs-Brock" w:date="2012-07-04T16:47:00Z">
        <w:r w:rsidR="00CA6975">
          <w:rPr>
            <w:i/>
          </w:rPr>
          <w:t>Ref</w:t>
        </w:r>
      </w:ins>
      <w:ins w:id="12501" w:author="Rev 9 Allen Wirfs-Brock" w:date="2012-07-04T16:19:00Z">
        <w:r>
          <w:t xml:space="preserve"> be the result of evaluating </w:t>
        </w:r>
        <w:r w:rsidRPr="008C100A">
          <w:rPr>
            <w:i/>
          </w:rPr>
          <w:t>MemberExpression</w:t>
        </w:r>
        <w:r>
          <w:t xml:space="preserve">. </w:t>
        </w:r>
      </w:ins>
    </w:p>
    <w:p w14:paraId="17A19E54" w14:textId="77777777" w:rsidR="00CA6975" w:rsidRDefault="00CA6975" w:rsidP="00CA6975">
      <w:pPr>
        <w:pStyle w:val="Alg3"/>
        <w:numPr>
          <w:ilvl w:val="0"/>
          <w:numId w:val="898"/>
        </w:numPr>
        <w:spacing w:after="240"/>
        <w:contextualSpacing/>
        <w:rPr>
          <w:ins w:id="12502" w:author="Rev 9 Allen Wirfs-Brock" w:date="2012-07-04T16:47:00Z"/>
        </w:rPr>
      </w:pPr>
      <w:ins w:id="12503" w:author="Rev 9 Allen Wirfs-Brock" w:date="2012-07-04T16:47:00Z">
        <w:r>
          <w:t xml:space="preserve">If this </w:t>
        </w:r>
      </w:ins>
      <w:ins w:id="12504" w:author="Rev 9 Allen Wirfs-Brock" w:date="2012-07-04T16:49:00Z">
        <w:r>
          <w:rPr>
            <w:i/>
          </w:rPr>
          <w:t>Member</w:t>
        </w:r>
      </w:ins>
      <w:ins w:id="12505" w:author="Rev 9 Allen Wirfs-Brock" w:date="2012-07-04T16:47:00Z">
        <w:r w:rsidRPr="00C814BD">
          <w:rPr>
            <w:i/>
          </w:rPr>
          <w:t>Expression</w:t>
        </w:r>
        <w:r>
          <w:t xml:space="preserve"> is in a tail position (13.7)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ins>
    </w:p>
    <w:p w14:paraId="2E43B397" w14:textId="77777777" w:rsidR="00CA6975" w:rsidRPr="00E77497" w:rsidRDefault="00CA6975" w:rsidP="00CA6975">
      <w:pPr>
        <w:pStyle w:val="Alg3"/>
        <w:numPr>
          <w:ilvl w:val="0"/>
          <w:numId w:val="898"/>
        </w:numPr>
        <w:spacing w:after="240"/>
        <w:rPr>
          <w:ins w:id="12506" w:author="Rev 9 Allen Wirfs-Brock" w:date="2012-07-04T16:47:00Z"/>
        </w:rPr>
      </w:pPr>
      <w:ins w:id="12507" w:author="Rev 9 Allen Wirfs-Brock" w:date="2012-07-04T16:47:00Z">
        <w:r>
          <w:t xml:space="preserve">Return the result of the abstract operation EvaluateCall with arguments </w:t>
        </w:r>
      </w:ins>
      <w:ins w:id="12508" w:author="Rev 9 Allen Wirfs-Brock" w:date="2012-07-04T16:48:00Z">
        <w:r>
          <w:rPr>
            <w:i/>
          </w:rPr>
          <w:t>tagR</w:t>
        </w:r>
      </w:ins>
      <w:ins w:id="12509" w:author="Rev 9 Allen Wirfs-Brock" w:date="2012-07-04T16:47:00Z">
        <w:r w:rsidRPr="0077365B">
          <w:rPr>
            <w:i/>
          </w:rPr>
          <w:t>ef</w:t>
        </w:r>
        <w:r>
          <w:t xml:space="preserve">, </w:t>
        </w:r>
      </w:ins>
      <w:ins w:id="12510" w:author="Rev 9 Allen Wirfs-Brock" w:date="2012-07-04T16:48:00Z">
        <w:del w:id="12511" w:author="Rev 10 Allen Wirfs-Brock" w:date="2012-07-29T11:38:00Z">
          <w:r w:rsidRPr="00CD1FDB" w:rsidDel="00387B31">
            <w:rPr>
              <w:i/>
            </w:rPr>
            <w:delText>Quasi</w:delText>
          </w:r>
        </w:del>
      </w:ins>
      <w:ins w:id="12512" w:author="Rev 10 Allen Wirfs-Brock" w:date="2012-07-29T11:38:00Z">
        <w:r w:rsidR="00387B31">
          <w:rPr>
            <w:i/>
          </w:rPr>
          <w:t>Template</w:t>
        </w:r>
      </w:ins>
      <w:ins w:id="12513" w:author="Rev 9 Allen Wirfs-Brock" w:date="2012-07-04T16:48:00Z">
        <w:r w:rsidRPr="00CD1FDB">
          <w:rPr>
            <w:i/>
          </w:rPr>
          <w:t>Literal</w:t>
        </w:r>
      </w:ins>
      <w:ins w:id="12514" w:author="Rev 9 Allen Wirfs-Brock" w:date="2012-07-04T16:47:00Z">
        <w:r>
          <w:t>,</w:t>
        </w:r>
        <w:r w:rsidRPr="00C814BD">
          <w:t xml:space="preserve"> </w:t>
        </w:r>
        <w:r>
          <w:t xml:space="preserve">and </w:t>
        </w:r>
        <w:r w:rsidRPr="00C814BD">
          <w:rPr>
            <w:i/>
          </w:rPr>
          <w:t>tailCall</w:t>
        </w:r>
        <w:r w:rsidRPr="00E77497">
          <w:t>.</w:t>
        </w:r>
      </w:ins>
    </w:p>
    <w:p w14:paraId="764D6EBC" w14:textId="77777777" w:rsidR="004C02EF" w:rsidRPr="00120381" w:rsidRDefault="004C02EF" w:rsidP="003A4B22">
      <w:pPr>
        <w:pStyle w:val="20"/>
        <w:numPr>
          <w:ilvl w:val="0"/>
          <w:numId w:val="0"/>
        </w:numPr>
      </w:pPr>
      <w:bookmarkStart w:id="12515" w:name="_Toc336509516"/>
      <w:r w:rsidRPr="00120381">
        <w:t>11.3</w:t>
      </w:r>
      <w:r w:rsidRPr="00120381">
        <w:tab/>
        <w:t>Postfix Expression</w:t>
      </w:r>
      <w:bookmarkEnd w:id="12307"/>
      <w:bookmarkEnd w:id="12308"/>
      <w:r w:rsidRPr="00120381">
        <w:t>s</w:t>
      </w:r>
      <w:bookmarkStart w:id="12516" w:name="_Toc375031172"/>
      <w:bookmarkStart w:id="12517" w:name="_Toc381513686"/>
      <w:bookmarkStart w:id="12518" w:name="_Toc382202836"/>
      <w:bookmarkStart w:id="12519" w:name="_Toc382212208"/>
      <w:bookmarkStart w:id="12520" w:name="_Toc382212485"/>
      <w:bookmarkStart w:id="12521" w:name="_Toc382291553"/>
      <w:bookmarkEnd w:id="12449"/>
      <w:bookmarkEnd w:id="12450"/>
      <w:bookmarkEnd w:id="12451"/>
      <w:bookmarkEnd w:id="12452"/>
      <w:bookmarkEnd w:id="12453"/>
      <w:bookmarkEnd w:id="12454"/>
      <w:bookmarkEnd w:id="12515"/>
    </w:p>
    <w:p w14:paraId="139E1C0F" w14:textId="77777777" w:rsidR="004C02EF" w:rsidRPr="00120381" w:rsidRDefault="004C02EF" w:rsidP="004C02EF">
      <w:pPr>
        <w:pStyle w:val="Syntax"/>
      </w:pPr>
      <w:r w:rsidRPr="004D1BD1">
        <w:t>Syntax</w:t>
      </w:r>
    </w:p>
    <w:p w14:paraId="33A7255F" w14:textId="77777777" w:rsidR="004C02EF" w:rsidRPr="00120381" w:rsidRDefault="004C02EF" w:rsidP="004C02EF">
      <w:pPr>
        <w:pStyle w:val="SyntaxRule"/>
      </w:pPr>
      <w:r w:rsidRPr="00120381">
        <w:t xml:space="preserve">PostfixExpression </w:t>
      </w:r>
      <w:r w:rsidRPr="00120381">
        <w:rPr>
          <w:rFonts w:ascii="Arial" w:hAnsi="Arial"/>
          <w:b/>
          <w:i w:val="0"/>
        </w:rPr>
        <w:t>:</w:t>
      </w:r>
    </w:p>
    <w:p w14:paraId="2E5170A6" w14:textId="77777777" w:rsidR="004C02EF" w:rsidRPr="00675B74" w:rsidRDefault="004C02EF" w:rsidP="004C02EF">
      <w:pPr>
        <w:pStyle w:val="SyntaxDefinition"/>
      </w:pPr>
      <w:r w:rsidRPr="004D1BD1">
        <w:t>LeftHandSideExpression</w:t>
      </w:r>
      <w:r w:rsidRPr="004D1BD1">
        <w:br/>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bookmarkStart w:id="12522" w:name="_Toc385672193"/>
      <w:bookmarkStart w:id="12523" w:name="_Toc393690288"/>
    </w:p>
    <w:p w14:paraId="055B608F" w14:textId="77777777" w:rsidR="00795735" w:rsidRDefault="00795735" w:rsidP="00795735">
      <w:pPr>
        <w:rPr>
          <w:ins w:id="12524" w:author="Rev 5 Allen Wirfs-Brock" w:date="2012-01-11T10:54:00Z"/>
          <w:rFonts w:ascii="Helvetica" w:hAnsi="Helvetica"/>
          <w:b/>
        </w:rPr>
      </w:pPr>
      <w:bookmarkStart w:id="12525" w:name="_Ref457707573"/>
      <w:bookmarkStart w:id="12526" w:name="_Toc472818828"/>
      <w:bookmarkStart w:id="12527" w:name="_Toc235503402"/>
      <w:bookmarkStart w:id="12528" w:name="_Toc241509177"/>
      <w:bookmarkStart w:id="12529" w:name="_Toc244416664"/>
      <w:bookmarkStart w:id="12530" w:name="_Toc276631028"/>
      <w:ins w:id="12531" w:author="Rev 5 Allen Wirfs-Brock" w:date="2012-01-11T10:52:00Z">
        <w:r w:rsidRPr="00E77497">
          <w:rPr>
            <w:rFonts w:ascii="Helvetica" w:hAnsi="Helvetica"/>
            <w:b/>
          </w:rPr>
          <w:t>Static Semantics</w:t>
        </w:r>
      </w:ins>
    </w:p>
    <w:p w14:paraId="1D93EFAB" w14:textId="77777777" w:rsidR="00795735" w:rsidRPr="00E77497" w:rsidRDefault="00304798" w:rsidP="00795735">
      <w:pPr>
        <w:rPr>
          <w:ins w:id="12532" w:author="Rev 5 Allen Wirfs-Brock" w:date="2012-01-11T10:52:00Z"/>
          <w:rFonts w:ascii="Helvetica" w:hAnsi="Helvetica"/>
          <w:b/>
        </w:rPr>
      </w:pPr>
      <w:ins w:id="12533" w:author="Rev 5 Allen Wirfs-Brock" w:date="2012-01-11T14:30:00Z">
        <w:r w:rsidRPr="00E77497">
          <w:rPr>
            <w:rFonts w:ascii="Helvetica" w:hAnsi="Helvetica"/>
            <w:b/>
          </w:rPr>
          <w:t xml:space="preserve">Static Semantics:  </w:t>
        </w:r>
      </w:ins>
      <w:ins w:id="12534" w:author="Rev 5 Allen Wirfs-Brock" w:date="2012-01-11T10:52:00Z">
        <w:r w:rsidR="00795735" w:rsidRPr="00E77497">
          <w:rPr>
            <w:rFonts w:ascii="Helvetica" w:hAnsi="Helvetica"/>
            <w:b/>
          </w:rPr>
          <w:t>Early Errors</w:t>
        </w:r>
      </w:ins>
    </w:p>
    <w:p w14:paraId="4F5E42EB" w14:textId="77777777" w:rsidR="00177FC5" w:rsidRPr="00120381" w:rsidRDefault="00177FC5" w:rsidP="00177FC5">
      <w:pPr>
        <w:pStyle w:val="SyntaxRule"/>
        <w:rPr>
          <w:ins w:id="12535" w:author="Rev 10 Allen Wirfs-Brock" w:date="2012-09-25T12:23:00Z"/>
        </w:rPr>
      </w:pPr>
      <w:ins w:id="12536" w:author="Rev 10 Allen Wirfs-Brock" w:date="2012-09-25T12:23:00Z">
        <w:r w:rsidRPr="00120381">
          <w:t xml:space="preserve">PostfixExpression </w:t>
        </w:r>
        <w:r w:rsidRPr="00120381">
          <w:rPr>
            <w:rFonts w:ascii="Arial" w:hAnsi="Arial"/>
            <w:b/>
            <w:i w:val="0"/>
          </w:rPr>
          <w:t>:</w:t>
        </w:r>
      </w:ins>
    </w:p>
    <w:p w14:paraId="6E3A1C5E" w14:textId="77777777" w:rsidR="00177FC5" w:rsidRPr="00675B74" w:rsidRDefault="00177FC5" w:rsidP="00177FC5">
      <w:pPr>
        <w:pStyle w:val="SyntaxDefinition"/>
        <w:rPr>
          <w:ins w:id="12537" w:author="Rev 10 Allen Wirfs-Brock" w:date="2012-09-25T12:23:00Z"/>
        </w:rPr>
      </w:pPr>
      <w:ins w:id="12538" w:author="Rev 10 Allen Wirfs-Brock" w:date="2012-09-25T12:23:00Z">
        <w:r w:rsidRPr="004D1BD1">
          <w:t xml:space="preserve">LeftHandSideExpression </w:t>
        </w:r>
        <w:r>
          <w:br/>
        </w:r>
        <w:r w:rsidRPr="004D1BD1">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ins>
    </w:p>
    <w:p w14:paraId="465F2AAC" w14:textId="77777777" w:rsidR="00177FC5" w:rsidRPr="00E77497" w:rsidRDefault="00177FC5" w:rsidP="00177FC5">
      <w:pPr>
        <w:numPr>
          <w:ilvl w:val="0"/>
          <w:numId w:val="737"/>
        </w:numPr>
        <w:spacing w:after="220"/>
        <w:contextualSpacing/>
        <w:rPr>
          <w:ins w:id="12539" w:author="Rev 10 Allen Wirfs-Brock" w:date="2012-09-25T12:22:00Z"/>
        </w:rPr>
      </w:pPr>
      <w:ins w:id="12540" w:author="Rev 10 Allen Wirfs-Brock" w:date="2012-09-25T12:22:00Z">
        <w:r w:rsidRPr="00E77497">
          <w:t xml:space="preserve">It is a Syntax Error if the </w:t>
        </w:r>
        <w:r>
          <w:t>derived</w:t>
        </w:r>
        <w:r w:rsidRPr="00E77497">
          <w:t xml:space="preserve"> </w:t>
        </w:r>
      </w:ins>
      <w:ins w:id="12541" w:author="Rev 10 Allen Wirfs-Brock" w:date="2012-09-25T12:23:00Z">
        <w:r w:rsidRPr="00177FC5">
          <w:rPr>
            <w:rStyle w:val="bnf"/>
          </w:rPr>
          <w:t>LeftHandSideExpression</w:t>
        </w:r>
        <w:r w:rsidRPr="004D1BD1">
          <w:t xml:space="preserve"> </w:t>
        </w:r>
      </w:ins>
      <w:ins w:id="12542" w:author="Rev 10 Allen Wirfs-Brock" w:date="2012-09-25T12:22:00Z">
        <w:r w:rsidRPr="00E77497">
          <w:t xml:space="preserve">is </w:t>
        </w:r>
        <w:r w:rsidRPr="00E77497">
          <w:rPr>
            <w:rStyle w:val="bnf"/>
          </w:rPr>
          <w:t xml:space="preserve">PrimaryExpression </w:t>
        </w:r>
        <w:r w:rsidRPr="00E77497">
          <w:rPr>
            <w:rStyle w:val="bnf"/>
            <w:i w:val="0"/>
          </w:rPr>
          <w:t xml:space="preserve">: </w:t>
        </w:r>
        <w:r>
          <w:rPr>
            <w:rStyle w:val="bnf"/>
          </w:rPr>
          <w:t>ObjectLiteral</w:t>
        </w:r>
        <w:r w:rsidRPr="00E77497">
          <w:rPr>
            <w:rFonts w:ascii="Courier New" w:hAnsi="Courier New" w:cs="Courier New"/>
            <w:b/>
          </w:rPr>
          <w:t xml:space="preserve"> </w:t>
        </w:r>
        <w:r w:rsidRPr="00E77497">
          <w:t xml:space="preserve">and </w:t>
        </w:r>
        <w:r w:rsidRPr="00253B6F">
          <w:rPr>
            <w:rFonts w:ascii="Times New Roman" w:hAnsi="Times New Roman"/>
          </w:rPr>
          <w:t>ContainsNonObjectLiteralProductions</w:t>
        </w:r>
        <w:r>
          <w:t xml:space="preserve"> of</w:t>
        </w:r>
        <w:r w:rsidRPr="00E77497">
          <w:t xml:space="preserve"> </w:t>
        </w:r>
        <w:r>
          <w:rPr>
            <w:rStyle w:val="bnf"/>
          </w:rPr>
          <w:t>ObjectLiteral</w:t>
        </w:r>
        <w:r>
          <w:rPr>
            <w:rStyle w:val="bnf"/>
            <w:i w:val="0"/>
          </w:rPr>
          <w:t xml:space="preserve"> </w:t>
        </w:r>
        <w:r w:rsidRPr="00CA3269">
          <w:rPr>
            <w:rStyle w:val="bnf"/>
            <w:rFonts w:ascii="Arial" w:hAnsi="Arial" w:cs="Arial"/>
            <w:i w:val="0"/>
          </w:rPr>
          <w:t>is</w:t>
        </w:r>
        <w:r>
          <w:rPr>
            <w:rStyle w:val="bnf"/>
            <w:i w:val="0"/>
          </w:rPr>
          <w:t xml:space="preserve"> </w:t>
        </w:r>
        <w:r w:rsidRPr="00CA3269">
          <w:rPr>
            <w:rStyle w:val="bnf"/>
            <w:b/>
            <w:i w:val="0"/>
          </w:rPr>
          <w:t>true</w:t>
        </w:r>
        <w:r w:rsidRPr="00E77497">
          <w:t>.</w:t>
        </w:r>
      </w:ins>
    </w:p>
    <w:p w14:paraId="4BF4F14F" w14:textId="77777777" w:rsidR="00177FC5" w:rsidRPr="00E77497" w:rsidRDefault="00177FC5" w:rsidP="00177FC5">
      <w:pPr>
        <w:numPr>
          <w:ilvl w:val="0"/>
          <w:numId w:val="737"/>
        </w:numPr>
        <w:spacing w:after="220"/>
        <w:rPr>
          <w:ins w:id="12543" w:author="Rev 10 Allen Wirfs-Brock" w:date="2012-09-25T12:22:00Z"/>
        </w:rPr>
      </w:pPr>
      <w:ins w:id="12544" w:author="Rev 10 Allen Wirfs-Brock" w:date="2012-09-25T12:22:00Z">
        <w:r w:rsidRPr="00E77497">
          <w:t xml:space="preserve">It is a Syntax Error if the </w:t>
        </w:r>
        <w:r>
          <w:t>derived</w:t>
        </w:r>
        <w:r w:rsidRPr="00E77497">
          <w:t xml:space="preserve"> </w:t>
        </w:r>
      </w:ins>
      <w:ins w:id="12545" w:author="Rev 10 Allen Wirfs-Brock" w:date="2012-09-25T12:24:00Z">
        <w:r w:rsidRPr="00253B6F">
          <w:rPr>
            <w:rStyle w:val="bnf"/>
          </w:rPr>
          <w:t>LeftHandSideExpression</w:t>
        </w:r>
        <w:r w:rsidRPr="004D1BD1">
          <w:t xml:space="preserve"> </w:t>
        </w:r>
      </w:ins>
      <w:ins w:id="12546" w:author="Rev 10 Allen Wirfs-Brock" w:date="2012-09-25T12:22:00Z">
        <w:r w:rsidRPr="00E77497">
          <w:t xml:space="preserve">is </w:t>
        </w:r>
        <w:r w:rsidRPr="00E77497">
          <w:rPr>
            <w:rStyle w:val="bnf"/>
          </w:rPr>
          <w:t xml:space="preserve">PrimaryExpression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 </w:t>
        </w:r>
        <w:r w:rsidRPr="00E77497">
          <w:t xml:space="preserve">and </w:t>
        </w:r>
        <w:r w:rsidRPr="00E77497">
          <w:rPr>
            <w:rStyle w:val="bnf"/>
          </w:rPr>
          <w:t>Expression</w:t>
        </w:r>
        <w:r w:rsidRPr="00E77497">
          <w:t xml:space="preserve"> derived a production that </w:t>
        </w:r>
        <w:r>
          <w:t xml:space="preserve">if used in place of </w:t>
        </w:r>
      </w:ins>
      <w:ins w:id="12547" w:author="Rev 10 Allen Wirfs-Brock" w:date="2012-09-25T12:24:00Z">
        <w:r w:rsidRPr="00253B6F">
          <w:rPr>
            <w:rStyle w:val="bnf"/>
          </w:rPr>
          <w:t>LeftHandSideExpression</w:t>
        </w:r>
        <w:r w:rsidRPr="004D1BD1">
          <w:t xml:space="preserve"> </w:t>
        </w:r>
      </w:ins>
      <w:ins w:id="12548" w:author="Rev 10 Allen Wirfs-Brock" w:date="2012-09-25T12:22:00Z">
        <w:r w:rsidRPr="00E77497">
          <w:t>would produce a Syntax Error according to these rules. This rule is recursively applied.</w:t>
        </w:r>
      </w:ins>
    </w:p>
    <w:p w14:paraId="0EDA41F6" w14:textId="77777777" w:rsidR="00795735" w:rsidRPr="00120381" w:rsidRDefault="00795735" w:rsidP="00795735">
      <w:pPr>
        <w:pStyle w:val="SyntaxRule"/>
        <w:rPr>
          <w:ins w:id="12549" w:author="Rev 5 Allen Wirfs-Brock" w:date="2012-01-11T10:54:00Z"/>
        </w:rPr>
      </w:pPr>
      <w:ins w:id="12550" w:author="Rev 5 Allen Wirfs-Brock" w:date="2012-01-11T10:54:00Z">
        <w:r w:rsidRPr="00120381">
          <w:t xml:space="preserve">PostfixExpression </w:t>
        </w:r>
        <w:r w:rsidRPr="00120381">
          <w:rPr>
            <w:rFonts w:ascii="Arial" w:hAnsi="Arial"/>
            <w:b/>
            <w:i w:val="0"/>
          </w:rPr>
          <w:t>:</w:t>
        </w:r>
      </w:ins>
    </w:p>
    <w:p w14:paraId="6621412C" w14:textId="77777777" w:rsidR="00795735" w:rsidRPr="00675B74" w:rsidRDefault="00795735" w:rsidP="00795735">
      <w:pPr>
        <w:pStyle w:val="SyntaxDefinition"/>
        <w:rPr>
          <w:ins w:id="12551" w:author="Rev 5 Allen Wirfs-Brock" w:date="2012-01-11T10:54:00Z"/>
        </w:rPr>
      </w:pPr>
      <w:ins w:id="12552" w:author="Rev 5 Allen Wirfs-Brock" w:date="2012-01-11T10:54:00Z">
        <w:r w:rsidRPr="004D1BD1">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ins>
    </w:p>
    <w:p w14:paraId="24CE27C7" w14:textId="77777777" w:rsidR="00165530" w:rsidRPr="00E77497" w:rsidDel="00D90D13" w:rsidRDefault="00795735" w:rsidP="00D90D13">
      <w:pPr>
        <w:numPr>
          <w:ilvl w:val="0"/>
          <w:numId w:val="737"/>
        </w:numPr>
        <w:rPr>
          <w:ins w:id="12553" w:author="Rev 5 Allen Wirfs-Brock" w:date="2012-01-11T10:52:00Z"/>
          <w:del w:id="12554" w:author="Rev 10 Allen Wirfs-Brock" w:date="2012-09-07T09:45:00Z"/>
        </w:rPr>
      </w:pPr>
      <w:ins w:id="12555" w:author="Rev 5 Allen Wirfs-Brock" w:date="2012-01-11T10:52:00Z">
        <w:del w:id="12556" w:author="Rev 10 Allen Wirfs-Brock" w:date="2012-09-07T09:45:00Z">
          <w:r w:rsidRPr="00E77497" w:rsidDel="00D90D13">
            <w:delText xml:space="preserve">It is a Syntax Error if the </w:delText>
          </w:r>
        </w:del>
      </w:ins>
      <w:ins w:id="12557" w:author="Rev 5 Allen Wirfs-Brock" w:date="2012-01-11T10:55:00Z">
        <w:del w:id="12558" w:author="Rev 10 Allen Wirfs-Brock" w:date="2012-09-07T09:45:00Z">
          <w:r w:rsidDel="00D90D13">
            <w:rPr>
              <w:rStyle w:val="bnf"/>
            </w:rPr>
            <w:delText>Postfix</w:delText>
          </w:r>
        </w:del>
      </w:ins>
      <w:ins w:id="12559" w:author="Rev 5 Allen Wirfs-Brock" w:date="2012-01-11T10:52:00Z">
        <w:del w:id="12560" w:author="Rev 10 Allen Wirfs-Brock" w:date="2012-09-07T09:45:00Z">
          <w:r w:rsidRPr="00E77497" w:rsidDel="00D90D13">
            <w:rPr>
              <w:rStyle w:val="bnf"/>
            </w:rPr>
            <w:delText>Expression</w:delText>
          </w:r>
          <w:r w:rsidRPr="00E77497" w:rsidDel="00D90D13">
            <w:delText xml:space="preserve"> is contained in strict code and </w:delText>
          </w:r>
          <w:r w:rsidRPr="00E77497" w:rsidDel="00D90D13">
            <w:rPr>
              <w:rStyle w:val="bnf"/>
            </w:rPr>
            <w:delText>LeftHandSideExpression</w:delText>
          </w:r>
          <w:r w:rsidRPr="00E77497" w:rsidDel="00D90D13">
            <w:delText xml:space="preserve"> is the </w:delText>
          </w:r>
          <w:r w:rsidRPr="00E77497" w:rsidDel="00D90D13">
            <w:rPr>
              <w:rStyle w:val="bnf"/>
            </w:rPr>
            <w:delText>Identifier</w:delText>
          </w:r>
          <w:r w:rsidRPr="00E77497" w:rsidDel="00D90D13">
            <w:delText xml:space="preserve"> </w:delText>
          </w:r>
          <w:r w:rsidRPr="00E77497" w:rsidDel="00D90D13">
            <w:rPr>
              <w:rFonts w:ascii="Courier New" w:hAnsi="Courier New" w:cs="Courier New"/>
              <w:b/>
            </w:rPr>
            <w:delText>eval</w:delText>
          </w:r>
          <w:r w:rsidRPr="00E77497" w:rsidDel="00D90D13">
            <w:delText xml:space="preserve"> or the </w:delText>
          </w:r>
          <w:r w:rsidRPr="00E77497" w:rsidDel="00D90D13">
            <w:rPr>
              <w:rStyle w:val="bnf"/>
            </w:rPr>
            <w:delText xml:space="preserve">Identifier </w:delText>
          </w:r>
          <w:r w:rsidRPr="00E77497" w:rsidDel="00D90D13">
            <w:rPr>
              <w:rFonts w:ascii="Courier New" w:hAnsi="Courier New" w:cs="Courier New"/>
              <w:b/>
            </w:rPr>
            <w:delText>arguments</w:delText>
          </w:r>
          <w:r w:rsidRPr="00E77497" w:rsidDel="00D90D13">
            <w:delText>.</w:delText>
          </w:r>
        </w:del>
      </w:ins>
      <w:ins w:id="12561" w:author="Rev 10 Allen Wirfs-Brock" w:date="2012-09-07T09:44:00Z">
        <w:r w:rsidR="00D90D13">
          <w:t>It is an early Reference Error i</w:t>
        </w:r>
        <w:r w:rsidR="00D90D13" w:rsidRPr="008E7E56">
          <w:t xml:space="preserve">f </w:t>
        </w:r>
        <w:r w:rsidR="00D90D13" w:rsidRPr="00E04E1E">
          <w:rPr>
            <w:rFonts w:ascii="Times New Roman" w:hAnsi="Times New Roman"/>
          </w:rPr>
          <w:t>IsValidSimpleAssignmentTarget</w:t>
        </w:r>
        <w:r w:rsidR="00D90D13">
          <w:t xml:space="preserve"> of</w:t>
        </w:r>
        <w:r w:rsidR="00D90D13" w:rsidRPr="00BD6E56">
          <w:rPr>
            <w:rStyle w:val="bnf"/>
          </w:rPr>
          <w:t xml:space="preserve"> </w:t>
        </w:r>
        <w:r w:rsidR="00D90D13" w:rsidRPr="00E04E1E">
          <w:rPr>
            <w:rStyle w:val="bnf"/>
          </w:rPr>
          <w:t>LeftHandSideExpression</w:t>
        </w:r>
        <w:r w:rsidR="00D90D13" w:rsidRPr="00BD6E56">
          <w:rPr>
            <w:rStyle w:val="bnf"/>
          </w:rPr>
          <w:t xml:space="preserve"> </w:t>
        </w:r>
        <w:r w:rsidR="00D90D13">
          <w:t xml:space="preserve">is </w:t>
        </w:r>
        <w:r w:rsidR="00D90D13" w:rsidRPr="00E04E1E">
          <w:rPr>
            <w:rFonts w:ascii="Times New Roman" w:hAnsi="Times New Roman"/>
            <w:b/>
          </w:rPr>
          <w:t>false</w:t>
        </w:r>
        <w:r w:rsidR="00D90D13">
          <w:t>.</w:t>
        </w:r>
      </w:ins>
    </w:p>
    <w:p w14:paraId="13D8BB43" w14:textId="77777777" w:rsidR="00795735" w:rsidRPr="00E77497" w:rsidDel="00D90D13" w:rsidRDefault="00795735" w:rsidP="00D90D13">
      <w:pPr>
        <w:numPr>
          <w:ilvl w:val="0"/>
          <w:numId w:val="737"/>
        </w:numPr>
        <w:rPr>
          <w:ins w:id="12562" w:author="Rev 5 Allen Wirfs-Brock" w:date="2012-01-11T10:52:00Z"/>
          <w:del w:id="12563" w:author="Rev 10 Allen Wirfs-Brock" w:date="2012-09-07T09:46:00Z"/>
        </w:rPr>
      </w:pPr>
      <w:ins w:id="12564" w:author="Rev 5 Allen Wirfs-Brock" w:date="2012-01-11T10:52:00Z">
        <w:del w:id="12565" w:author="Rev 10 Allen Wirfs-Brock" w:date="2012-09-07T09:46:00Z">
          <w:r w:rsidRPr="00E77497" w:rsidDel="00D90D13">
            <w:delText xml:space="preserve">It is a Syntax Error if the </w:delText>
          </w:r>
          <w:r w:rsidRPr="00E77497" w:rsidDel="00D90D13">
            <w:rPr>
              <w:rStyle w:val="bnf"/>
            </w:rPr>
            <w:delText>AssignmentExpression</w:delText>
          </w:r>
          <w:r w:rsidRPr="00E77497" w:rsidDel="00D90D13">
            <w:delText xml:space="preserve"> is contained in extended code and the </w:delText>
          </w:r>
          <w:r w:rsidRPr="00E77497" w:rsidDel="00D90D13">
            <w:rPr>
              <w:rStyle w:val="bnf"/>
            </w:rPr>
            <w:delText>LeftHandSideExpression</w:delText>
          </w:r>
          <w:r w:rsidRPr="00E77497" w:rsidDel="00D90D13">
            <w:delText xml:space="preserve"> is a </w:delText>
          </w:r>
          <w:r w:rsidRPr="00E77497" w:rsidDel="00D90D13">
            <w:rPr>
              <w:rStyle w:val="bnf"/>
            </w:rPr>
            <w:delText xml:space="preserve">Literal </w:delText>
          </w:r>
          <w:r w:rsidRPr="00E77497" w:rsidDel="00D90D13">
            <w:delText xml:space="preserve">or a </w:delText>
          </w:r>
          <w:r w:rsidRPr="00E77497" w:rsidDel="00D90D13">
            <w:rPr>
              <w:rStyle w:val="bnf"/>
            </w:rPr>
            <w:delText>FunctionExpression</w:delText>
          </w:r>
          <w:r w:rsidRPr="00E77497" w:rsidDel="00D90D13">
            <w:delText>.</w:delText>
          </w:r>
        </w:del>
      </w:ins>
    </w:p>
    <w:p w14:paraId="7C94B521" w14:textId="77777777" w:rsidR="00795735" w:rsidRPr="00E77497" w:rsidDel="00D90D13" w:rsidRDefault="00795735" w:rsidP="00D90D13">
      <w:pPr>
        <w:numPr>
          <w:ilvl w:val="0"/>
          <w:numId w:val="737"/>
        </w:numPr>
        <w:rPr>
          <w:ins w:id="12566" w:author="Rev 5 Allen Wirfs-Brock" w:date="2012-01-11T10:52:00Z"/>
          <w:del w:id="12567" w:author="Rev 10 Allen Wirfs-Brock" w:date="2012-09-07T09:46:00Z"/>
        </w:rPr>
      </w:pPr>
      <w:ins w:id="12568" w:author="Rev 5 Allen Wirfs-Brock" w:date="2012-01-11T10:52:00Z">
        <w:del w:id="12569" w:author="Rev 10 Allen Wirfs-Brock" w:date="2012-09-07T09:46:00Z">
          <w:r w:rsidRPr="00E77497" w:rsidDel="00D90D13">
            <w:delText xml:space="preserve">It is a Syntax Error if the </w:delText>
          </w:r>
          <w:r w:rsidRPr="00E77497" w:rsidDel="00D90D13">
            <w:rPr>
              <w:rStyle w:val="bnf"/>
            </w:rPr>
            <w:delText>AssignmentExpression</w:delText>
          </w:r>
          <w:r w:rsidRPr="00E77497" w:rsidDel="00D90D13">
            <w:delText xml:space="preserve"> is contained in extended code and the </w:delText>
          </w:r>
          <w:r w:rsidRPr="00E77497" w:rsidDel="00D90D13">
            <w:rPr>
              <w:rStyle w:val="bnf"/>
            </w:rPr>
            <w:delText>LeftHandSideExpression</w:delText>
          </w:r>
          <w:r w:rsidRPr="00E77497" w:rsidDel="00D90D13">
            <w:delText xml:space="preserve"> is an </w:delText>
          </w:r>
          <w:r w:rsidRPr="00E77497" w:rsidDel="00D90D13">
            <w:rPr>
              <w:rStyle w:val="bnf"/>
            </w:rPr>
            <w:delText xml:space="preserve">Identifier </w:delText>
          </w:r>
          <w:r w:rsidRPr="00795735" w:rsidDel="00D90D13">
            <w:rPr>
              <w:rStyle w:val="bnf"/>
              <w:rFonts w:ascii="Arial" w:hAnsi="Arial" w:cs="Arial"/>
              <w:i w:val="0"/>
            </w:rPr>
            <w:delText xml:space="preserve">that does not statically resolve to a declarative environment record binding or if the resolved binding is </w:delText>
          </w:r>
          <w:r w:rsidRPr="008D16CB" w:rsidDel="00D90D13">
            <w:rPr>
              <w:rStyle w:val="bnf"/>
              <w:rFonts w:ascii="Arial" w:hAnsi="Arial" w:cs="Arial"/>
              <w:i w:val="0"/>
            </w:rPr>
            <w:delText>an immutable binding.</w:delText>
          </w:r>
        </w:del>
      </w:ins>
    </w:p>
    <w:p w14:paraId="6FF5B13D" w14:textId="77777777" w:rsidR="00795735" w:rsidRPr="00E77497" w:rsidRDefault="00795735" w:rsidP="00D90D13">
      <w:pPr>
        <w:numPr>
          <w:ilvl w:val="0"/>
          <w:numId w:val="737"/>
        </w:numPr>
        <w:rPr>
          <w:ins w:id="12570" w:author="Rev 5 Allen Wirfs-Brock" w:date="2012-01-11T10:52:00Z"/>
        </w:rPr>
      </w:pPr>
      <w:ins w:id="12571" w:author="Rev 5 Allen Wirfs-Brock" w:date="2012-01-11T10:52:00Z">
        <w:del w:id="12572" w:author="Rev 10 Allen Wirfs-Brock" w:date="2012-09-07T09:46:00Z">
          <w:r w:rsidRPr="00E77497" w:rsidDel="00D90D13">
            <w:delText xml:space="preserve">It is a Syntax Error if the </w:delText>
          </w:r>
          <w:r w:rsidRPr="00E77497" w:rsidDel="00D90D13">
            <w:rPr>
              <w:rStyle w:val="bnf"/>
            </w:rPr>
            <w:delText>LeftHandSideExpression</w:delText>
          </w:r>
          <w:r w:rsidRPr="00E77497" w:rsidDel="00D90D13">
            <w:delText xml:space="preserve"> is </w:delText>
          </w:r>
          <w:r w:rsidRPr="00E77497" w:rsidDel="00D90D13">
            <w:rPr>
              <w:rStyle w:val="bnf"/>
            </w:rPr>
            <w:delText xml:space="preserve">PrimaryExpression </w:delText>
          </w:r>
          <w:r w:rsidRPr="00E77497" w:rsidDel="00D90D13">
            <w:rPr>
              <w:rStyle w:val="bnf"/>
              <w:i w:val="0"/>
            </w:rPr>
            <w:delText xml:space="preserve">: </w:delText>
          </w:r>
          <w:r w:rsidRPr="00E77497" w:rsidDel="00D90D13">
            <w:rPr>
              <w:rStyle w:val="bnf"/>
              <w:rFonts w:ascii="Courier New" w:hAnsi="Courier New" w:cs="Courier New"/>
              <w:b/>
              <w:i w:val="0"/>
            </w:rPr>
            <w:delText>(</w:delText>
          </w:r>
          <w:r w:rsidRPr="00E77497" w:rsidDel="00D90D13">
            <w:rPr>
              <w:rStyle w:val="bnf"/>
            </w:rPr>
            <w:delText xml:space="preserve"> Expression</w:delText>
          </w:r>
          <w:r w:rsidRPr="00E77497" w:rsidDel="00D90D13">
            <w:rPr>
              <w:rFonts w:ascii="Courier New" w:hAnsi="Courier New" w:cs="Courier New"/>
              <w:b/>
            </w:rPr>
            <w:delText xml:space="preserve"> ) </w:delText>
          </w:r>
          <w:r w:rsidRPr="00E77497" w:rsidDel="00D90D13">
            <w:delText xml:space="preserve">and </w:delText>
          </w:r>
          <w:r w:rsidRPr="00E77497" w:rsidDel="00D90D13">
            <w:rPr>
              <w:rStyle w:val="bnf"/>
            </w:rPr>
            <w:delText>Expression</w:delText>
          </w:r>
          <w:r w:rsidRPr="00E77497" w:rsidDel="00D90D13">
            <w:delText xml:space="preserve"> derived a production </w:delText>
          </w:r>
        </w:del>
      </w:ins>
      <w:ins w:id="12573" w:author="Rev 6 Allen Wirfs-Brock" w:date="2012-01-26T11:43:00Z">
        <w:del w:id="12574" w:author="Rev 10 Allen Wirfs-Brock" w:date="2012-09-07T09:46:00Z">
          <w:r w:rsidR="008A7F90" w:rsidDel="00D90D13">
            <w:delText xml:space="preserve">that </w:delText>
          </w:r>
        </w:del>
      </w:ins>
      <w:ins w:id="12575" w:author="Rev 6 Allen Wirfs-Brock" w:date="2012-01-26T11:42:00Z">
        <w:del w:id="12576" w:author="Rev 10 Allen Wirfs-Brock" w:date="2012-09-07T09:46:00Z">
          <w:r w:rsidR="008A7F90" w:rsidDel="00D90D13">
            <w:delText xml:space="preserve">if used in place of </w:delText>
          </w:r>
        </w:del>
      </w:ins>
      <w:ins w:id="12577" w:author="Rev 6 Allen Wirfs-Brock" w:date="2012-01-26T11:43:00Z">
        <w:del w:id="12578" w:author="Rev 10 Allen Wirfs-Brock" w:date="2012-09-07T09:46:00Z">
          <w:r w:rsidR="008A7F90" w:rsidRPr="00E77497" w:rsidDel="00D90D13">
            <w:rPr>
              <w:rStyle w:val="bnf"/>
            </w:rPr>
            <w:delText>LeftHandSideExpression</w:delText>
          </w:r>
          <w:r w:rsidR="008A7F90" w:rsidRPr="00E77497" w:rsidDel="00D90D13">
            <w:delText xml:space="preserve"> </w:delText>
          </w:r>
        </w:del>
      </w:ins>
      <w:ins w:id="12579" w:author="Rev 5 Allen Wirfs-Brock" w:date="2012-01-11T10:52:00Z">
        <w:del w:id="12580" w:author="Rev 10 Allen Wirfs-Brock" w:date="2012-09-07T09:46:00Z">
          <w:r w:rsidRPr="00E77497" w:rsidDel="00D90D13">
            <w:delText>that would produce a Syntax Error according to these rules. This rule is recursively applied.</w:delText>
          </w:r>
        </w:del>
      </w:ins>
    </w:p>
    <w:p w14:paraId="3F9D73E9" w14:textId="77777777" w:rsidR="00D90D13" w:rsidRPr="00E77497" w:rsidRDefault="00D90D13" w:rsidP="00D90D13">
      <w:pPr>
        <w:rPr>
          <w:ins w:id="12581" w:author="Rev 10 Allen Wirfs-Brock" w:date="2012-09-07T09:42:00Z"/>
          <w:rFonts w:ascii="Helvetica" w:hAnsi="Helvetica"/>
          <w:b/>
        </w:rPr>
      </w:pPr>
      <w:ins w:id="12582" w:author="Rev 10 Allen Wirfs-Brock" w:date="2012-09-07T09:42:00Z">
        <w:r w:rsidRPr="00E77497">
          <w:rPr>
            <w:rFonts w:ascii="Helvetica" w:hAnsi="Helvetica"/>
            <w:b/>
          </w:rPr>
          <w:t xml:space="preserve">Static Semantics:  </w:t>
        </w:r>
        <w:r w:rsidRPr="00BD6E56">
          <w:rPr>
            <w:rFonts w:ascii="Helvetica" w:hAnsi="Helvetica"/>
            <w:b/>
            <w:lang w:eastAsia="en-US"/>
          </w:rPr>
          <w:t>IsValidSimpleAssignmentTarget</w:t>
        </w:r>
      </w:ins>
    </w:p>
    <w:p w14:paraId="16748A23" w14:textId="77777777" w:rsidR="00D90D13" w:rsidRPr="00120381" w:rsidRDefault="00D90D13" w:rsidP="00D90D13">
      <w:pPr>
        <w:pStyle w:val="SyntaxRule"/>
        <w:rPr>
          <w:ins w:id="12583" w:author="Rev 10 Allen Wirfs-Brock" w:date="2012-09-07T09:43:00Z"/>
        </w:rPr>
      </w:pPr>
      <w:ins w:id="12584" w:author="Rev 10 Allen Wirfs-Brock" w:date="2012-09-07T09:43:00Z">
        <w:r w:rsidRPr="00120381">
          <w:t xml:space="preserve">PostfixExpression </w:t>
        </w:r>
        <w:r w:rsidRPr="00120381">
          <w:rPr>
            <w:rFonts w:ascii="Arial" w:hAnsi="Arial"/>
            <w:b/>
            <w:i w:val="0"/>
          </w:rPr>
          <w:t>:</w:t>
        </w:r>
      </w:ins>
    </w:p>
    <w:p w14:paraId="0FE4280D" w14:textId="77777777" w:rsidR="00D90D13" w:rsidRPr="00675B74" w:rsidRDefault="00D90D13" w:rsidP="00D90D13">
      <w:pPr>
        <w:pStyle w:val="SyntaxDefinition"/>
        <w:rPr>
          <w:ins w:id="12585" w:author="Rev 10 Allen Wirfs-Brock" w:date="2012-09-07T09:43:00Z"/>
        </w:rPr>
      </w:pPr>
      <w:ins w:id="12586" w:author="Rev 10 Allen Wirfs-Brock" w:date="2012-09-07T09:43:00Z">
        <w:r w:rsidRPr="004D1BD1">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ins>
    </w:p>
    <w:p w14:paraId="3EE12B34" w14:textId="77777777" w:rsidR="00D90D13" w:rsidRPr="00E77497" w:rsidRDefault="00D90D13" w:rsidP="00D90D13">
      <w:pPr>
        <w:pStyle w:val="Alg4"/>
        <w:numPr>
          <w:ilvl w:val="0"/>
          <w:numId w:val="969"/>
        </w:numPr>
        <w:spacing w:after="220"/>
        <w:contextualSpacing/>
        <w:rPr>
          <w:ins w:id="12587" w:author="Rev 10 Allen Wirfs-Brock" w:date="2012-09-07T09:42:00Z"/>
        </w:rPr>
      </w:pPr>
      <w:ins w:id="12588" w:author="Rev 10 Allen Wirfs-Brock" w:date="2012-09-07T09:42:00Z">
        <w:r w:rsidRPr="00E77497">
          <w:t xml:space="preserve">Return </w:t>
        </w:r>
        <w:r w:rsidRPr="00BD6E56">
          <w:rPr>
            <w:b/>
          </w:rPr>
          <w:t>false</w:t>
        </w:r>
        <w:r w:rsidRPr="00E77497">
          <w:t>.</w:t>
        </w:r>
      </w:ins>
    </w:p>
    <w:p w14:paraId="5F43315F" w14:textId="77777777" w:rsidR="004C02EF" w:rsidRPr="00E77497" w:rsidRDefault="004C02EF" w:rsidP="003A4B22">
      <w:pPr>
        <w:pStyle w:val="30"/>
        <w:numPr>
          <w:ilvl w:val="0"/>
          <w:numId w:val="0"/>
        </w:numPr>
      </w:pPr>
      <w:bookmarkStart w:id="12589" w:name="_Toc336509517"/>
      <w:r w:rsidRPr="00E77497">
        <w:t>11.3.1</w:t>
      </w:r>
      <w:r w:rsidRPr="00E77497">
        <w:tab/>
        <w:t>Postfix Increment Operato</w:t>
      </w:r>
      <w:bookmarkEnd w:id="12522"/>
      <w:bookmarkEnd w:id="12523"/>
      <w:r w:rsidRPr="00E77497">
        <w:t>r</w:t>
      </w:r>
      <w:bookmarkEnd w:id="12525"/>
      <w:bookmarkEnd w:id="12526"/>
      <w:bookmarkEnd w:id="12527"/>
      <w:bookmarkEnd w:id="12528"/>
      <w:bookmarkEnd w:id="12529"/>
      <w:bookmarkEnd w:id="12530"/>
      <w:bookmarkEnd w:id="12589"/>
    </w:p>
    <w:p w14:paraId="2FC9EE4B" w14:textId="77777777" w:rsidR="00326D0A" w:rsidRPr="00E77497" w:rsidRDefault="00326D0A" w:rsidP="00326D0A">
      <w:pPr>
        <w:keepNext/>
        <w:rPr>
          <w:ins w:id="12590" w:author="Rev 4 Allen Wirfs-Brock" w:date="2011-10-15T09:39:00Z"/>
          <w:rFonts w:ascii="Helvetica" w:hAnsi="Helvetica"/>
          <w:b/>
        </w:rPr>
      </w:pPr>
      <w:ins w:id="12591" w:author="Rev 4 Allen Wirfs-Brock" w:date="2011-10-15T09:39:00Z">
        <w:r w:rsidRPr="00E77497">
          <w:rPr>
            <w:rFonts w:ascii="Helvetica" w:hAnsi="Helvetica"/>
            <w:b/>
          </w:rPr>
          <w:t xml:space="preserve">Runtime Semantics: </w:t>
        </w:r>
        <w:r w:rsidRPr="00E77497">
          <w:rPr>
            <w:rFonts w:ascii="Helvetica" w:hAnsi="Helvetica"/>
            <w:b/>
            <w:spacing w:val="6"/>
          </w:rPr>
          <w:t>Evaluation</w:t>
        </w:r>
      </w:ins>
    </w:p>
    <w:p w14:paraId="70C7727C" w14:textId="77777777" w:rsidR="004C02EF" w:rsidRPr="00E77497" w:rsidRDefault="004C02EF" w:rsidP="004C02EF">
      <w:del w:id="12592" w:author="Rev 4 Allen Wirfs-Brock" w:date="2011-10-15T09:40:00Z">
        <w:r w:rsidRPr="00E77497" w:rsidDel="00326D0A">
          <w:delText xml:space="preserve">The production </w:delText>
        </w:r>
      </w:del>
      <w:r w:rsidRPr="00E77497">
        <w:rPr>
          <w:rStyle w:val="bnf"/>
        </w:rPr>
        <w:t>PostfixExpression</w:t>
      </w:r>
      <w:r w:rsidRPr="00E77497">
        <w:t xml:space="preserve"> </w:t>
      </w:r>
      <w:r w:rsidRPr="00E77497">
        <w:rPr>
          <w:b/>
        </w:rPr>
        <w:t>:</w:t>
      </w:r>
      <w:r w:rsidRPr="00E77497">
        <w:t xml:space="preserve"> </w:t>
      </w:r>
      <w:r w:rsidRPr="00E77497">
        <w:rPr>
          <w:rStyle w:val="bnf"/>
        </w:rPr>
        <w:t>LeftHandSideExpression</w:t>
      </w:r>
      <w:r w:rsidRPr="00E77497">
        <w:rPr>
          <w:rFonts w:ascii="Courier New" w:hAnsi="Courier New"/>
        </w:rPr>
        <w:t xml:space="preserve"> </w:t>
      </w:r>
      <w:r w:rsidRPr="00E77497">
        <w:rPr>
          <w:rFonts w:ascii="Times New Roman" w:hAnsi="Times New Roman"/>
          <w:sz w:val="16"/>
        </w:rPr>
        <w:t xml:space="preserve">[no </w:t>
      </w:r>
      <w:r w:rsidRPr="00E77497">
        <w:rPr>
          <w:rFonts w:ascii="Times New Roman" w:hAnsi="Times New Roman"/>
          <w:i/>
          <w:sz w:val="16"/>
        </w:rPr>
        <w:t>LineTerminator</w:t>
      </w:r>
      <w:r w:rsidRPr="00E77497">
        <w:rPr>
          <w:rFonts w:ascii="Times New Roman" w:hAnsi="Times New Roman"/>
          <w:sz w:val="16"/>
        </w:rPr>
        <w:t xml:space="preserve"> here]</w:t>
      </w:r>
      <w:r w:rsidRPr="00E77497">
        <w:rPr>
          <w:rFonts w:ascii="Courier New" w:hAnsi="Courier New"/>
        </w:rPr>
        <w:t xml:space="preserve"> </w:t>
      </w:r>
      <w:r w:rsidRPr="00E77497">
        <w:rPr>
          <w:rFonts w:ascii="Courier New" w:hAnsi="Courier New"/>
          <w:b/>
        </w:rPr>
        <w:t xml:space="preserve">++ </w:t>
      </w:r>
      <w:del w:id="12593" w:author="Rev 4 Allen Wirfs-Brock" w:date="2011-10-15T09:40:00Z">
        <w:r w:rsidRPr="00E77497" w:rsidDel="00326D0A">
          <w:delText>is evaluated as follows:</w:delText>
        </w:r>
      </w:del>
    </w:p>
    <w:p w14:paraId="2E7FE493" w14:textId="77777777" w:rsidR="004C02EF" w:rsidRPr="00E77497" w:rsidRDefault="004C02EF" w:rsidP="00441AED">
      <w:pPr>
        <w:pStyle w:val="Alg3"/>
        <w:numPr>
          <w:ilvl w:val="0"/>
          <w:numId w:val="68"/>
        </w:numPr>
        <w:spacing w:after="220"/>
        <w:contextualSpacing/>
      </w:pPr>
      <w:r w:rsidRPr="00E77497">
        <w:t xml:space="preserve">Let </w:t>
      </w:r>
      <w:r w:rsidRPr="00E77497">
        <w:rPr>
          <w:i/>
        </w:rPr>
        <w:t>lhs</w:t>
      </w:r>
      <w:r w:rsidRPr="00E77497">
        <w:t xml:space="preserve"> be the result of evaluating </w:t>
      </w:r>
      <w:r w:rsidRPr="00E77497">
        <w:rPr>
          <w:i/>
        </w:rPr>
        <w:t>LeftHandSideExpression</w:t>
      </w:r>
      <w:r w:rsidRPr="00E77497">
        <w:t>.</w:t>
      </w:r>
    </w:p>
    <w:p w14:paraId="7B70BA09" w14:textId="77777777" w:rsidR="004C02EF" w:rsidRPr="00E77497" w:rsidDel="00795735" w:rsidRDefault="004C02EF" w:rsidP="00441AED">
      <w:pPr>
        <w:pStyle w:val="Alg3"/>
        <w:numPr>
          <w:ilvl w:val="0"/>
          <w:numId w:val="68"/>
        </w:numPr>
        <w:spacing w:after="220"/>
        <w:contextualSpacing/>
        <w:rPr>
          <w:del w:id="12594" w:author="Rev 5 Allen Wirfs-Brock" w:date="2012-01-11T10:57:00Z"/>
        </w:rPr>
      </w:pPr>
      <w:del w:id="12595" w:author="Rev 5 Allen Wirfs-Brock" w:date="2012-01-11T10:57:00Z">
        <w:r w:rsidRPr="00E77497" w:rsidDel="00795735">
          <w:delText xml:space="preserve">Throw a </w:delText>
        </w:r>
        <w:r w:rsidRPr="00E77497" w:rsidDel="00795735">
          <w:rPr>
            <w:b/>
          </w:rPr>
          <w:delText>SyntaxError</w:delText>
        </w:r>
        <w:r w:rsidRPr="00E77497" w:rsidDel="00795735">
          <w:delText xml:space="preserve"> exception if the following conditions are all true:</w:delText>
        </w:r>
      </w:del>
    </w:p>
    <w:p w14:paraId="2E9DD4EB" w14:textId="77777777" w:rsidR="004C02EF" w:rsidRPr="00E77497" w:rsidDel="00795735" w:rsidRDefault="004C02EF" w:rsidP="00441AED">
      <w:pPr>
        <w:pStyle w:val="Alg3"/>
        <w:numPr>
          <w:ilvl w:val="0"/>
          <w:numId w:val="69"/>
        </w:numPr>
        <w:ind w:left="720" w:firstLine="0"/>
        <w:rPr>
          <w:del w:id="12596" w:author="Rev 5 Allen Wirfs-Brock" w:date="2012-01-11T10:57:00Z"/>
        </w:rPr>
      </w:pPr>
      <w:del w:id="12597" w:author="Rev 5 Allen Wirfs-Brock" w:date="2012-01-11T10:57:00Z">
        <w:r w:rsidRPr="00E77497" w:rsidDel="00795735">
          <w:delText>Type(</w:delText>
        </w:r>
        <w:r w:rsidRPr="00E77497" w:rsidDel="00795735">
          <w:rPr>
            <w:i/>
          </w:rPr>
          <w:delText>lhs</w:delText>
        </w:r>
        <w:r w:rsidRPr="00E77497" w:rsidDel="00795735">
          <w:delText xml:space="preserve">) is Reference is </w:delText>
        </w:r>
        <w:r w:rsidRPr="00E77497" w:rsidDel="00795735">
          <w:rPr>
            <w:b/>
          </w:rPr>
          <w:delText>true</w:delText>
        </w:r>
      </w:del>
    </w:p>
    <w:p w14:paraId="77FE19B4" w14:textId="77777777" w:rsidR="004C02EF" w:rsidRPr="00E77497" w:rsidDel="00795735" w:rsidRDefault="004C02EF" w:rsidP="00441AED">
      <w:pPr>
        <w:pStyle w:val="Alg3"/>
        <w:numPr>
          <w:ilvl w:val="0"/>
          <w:numId w:val="69"/>
        </w:numPr>
        <w:ind w:left="720" w:firstLine="0"/>
        <w:rPr>
          <w:del w:id="12598" w:author="Rev 5 Allen Wirfs-Brock" w:date="2012-01-11T10:57:00Z"/>
        </w:rPr>
      </w:pPr>
      <w:del w:id="12599" w:author="Rev 5 Allen Wirfs-Brock" w:date="2012-01-11T10:57:00Z">
        <w:r w:rsidRPr="00E77497" w:rsidDel="00795735">
          <w:delText>IsStrictReference(</w:delText>
        </w:r>
        <w:r w:rsidRPr="00E77497" w:rsidDel="00795735">
          <w:rPr>
            <w:i/>
          </w:rPr>
          <w:delText>lhs</w:delText>
        </w:r>
        <w:r w:rsidRPr="00E77497" w:rsidDel="00795735">
          <w:delText xml:space="preserve">) is </w:delText>
        </w:r>
        <w:r w:rsidRPr="00E77497" w:rsidDel="00795735">
          <w:rPr>
            <w:b/>
          </w:rPr>
          <w:delText>true</w:delText>
        </w:r>
      </w:del>
    </w:p>
    <w:p w14:paraId="6A2D0287" w14:textId="77777777" w:rsidR="004C02EF" w:rsidRPr="00E77497" w:rsidDel="00795735" w:rsidRDefault="004C02EF" w:rsidP="00441AED">
      <w:pPr>
        <w:pStyle w:val="Alg3"/>
        <w:numPr>
          <w:ilvl w:val="0"/>
          <w:numId w:val="69"/>
        </w:numPr>
        <w:ind w:left="720" w:firstLine="0"/>
        <w:rPr>
          <w:del w:id="12600" w:author="Rev 5 Allen Wirfs-Brock" w:date="2012-01-11T10:57:00Z"/>
        </w:rPr>
      </w:pPr>
      <w:del w:id="12601" w:author="Rev 5 Allen Wirfs-Brock" w:date="2012-01-11T10:57:00Z">
        <w:r w:rsidRPr="00E77497" w:rsidDel="00795735">
          <w:delText>Type(GetBase(</w:delText>
        </w:r>
        <w:r w:rsidRPr="00E77497" w:rsidDel="00795735">
          <w:rPr>
            <w:i/>
          </w:rPr>
          <w:delText>lhs</w:delText>
        </w:r>
        <w:r w:rsidRPr="00E77497" w:rsidDel="00795735">
          <w:delText>)) is Environment Record</w:delText>
        </w:r>
      </w:del>
    </w:p>
    <w:p w14:paraId="5BC6E3DC" w14:textId="77777777" w:rsidR="004C02EF" w:rsidRPr="00E77497" w:rsidDel="00795735" w:rsidRDefault="004C02EF" w:rsidP="00441AED">
      <w:pPr>
        <w:pStyle w:val="Alg3"/>
        <w:numPr>
          <w:ilvl w:val="0"/>
          <w:numId w:val="69"/>
        </w:numPr>
        <w:ind w:left="720" w:firstLine="0"/>
        <w:rPr>
          <w:del w:id="12602" w:author="Rev 5 Allen Wirfs-Brock" w:date="2012-01-11T10:57:00Z"/>
        </w:rPr>
      </w:pPr>
      <w:del w:id="12603" w:author="Rev 5 Allen Wirfs-Brock" w:date="2012-01-11T10:57:00Z">
        <w:r w:rsidRPr="00E77497" w:rsidDel="00795735">
          <w:delText>GetReferencedName(</w:delText>
        </w:r>
        <w:r w:rsidRPr="00E77497" w:rsidDel="00795735">
          <w:rPr>
            <w:i/>
          </w:rPr>
          <w:delText>lhs</w:delText>
        </w:r>
        <w:r w:rsidRPr="00E77497" w:rsidDel="00795735">
          <w:delText xml:space="preserve">) is either </w:delText>
        </w:r>
        <w:r w:rsidRPr="00E77497" w:rsidDel="00795735">
          <w:rPr>
            <w:rFonts w:ascii="Courier New" w:hAnsi="Courier New" w:cs="Courier New"/>
            <w:b/>
          </w:rPr>
          <w:delText>"eval"</w:delText>
        </w:r>
        <w:r w:rsidRPr="00E77497" w:rsidDel="00795735">
          <w:delText xml:space="preserve"> or</w:delText>
        </w:r>
        <w:r w:rsidRPr="00E77497" w:rsidDel="00795735">
          <w:rPr>
            <w:rFonts w:ascii="Courier New" w:hAnsi="Courier New" w:cs="Courier New"/>
            <w:b/>
          </w:rPr>
          <w:delText xml:space="preserve"> "arguments"</w:delText>
        </w:r>
      </w:del>
    </w:p>
    <w:p w14:paraId="7820618F" w14:textId="77777777" w:rsidR="004C02EF" w:rsidRPr="00E77497" w:rsidRDefault="004C02EF" w:rsidP="0051483D">
      <w:pPr>
        <w:pStyle w:val="Alg3"/>
        <w:numPr>
          <w:ilvl w:val="0"/>
          <w:numId w:val="68"/>
        </w:numPr>
        <w:contextualSpacing/>
      </w:pPr>
      <w:r w:rsidRPr="00E77497">
        <w:t xml:space="preserve">Let </w:t>
      </w:r>
      <w:r w:rsidRPr="00E77497">
        <w:rPr>
          <w:i/>
        </w:rPr>
        <w:t>oldValue</w:t>
      </w:r>
      <w:r w:rsidRPr="00E77497">
        <w:t xml:space="preserve"> be ToNumber(GetValue(</w:t>
      </w:r>
      <w:r w:rsidRPr="00E77497">
        <w:rPr>
          <w:i/>
        </w:rPr>
        <w:t>lhs</w:t>
      </w:r>
      <w:r w:rsidRPr="00E77497">
        <w:t>)).</w:t>
      </w:r>
    </w:p>
    <w:p w14:paraId="0D4BA7B5" w14:textId="77777777" w:rsidR="004736CE" w:rsidRDefault="000C090B" w:rsidP="004736CE">
      <w:pPr>
        <w:pStyle w:val="Alg4"/>
        <w:numPr>
          <w:ilvl w:val="0"/>
          <w:numId w:val="68"/>
        </w:numPr>
        <w:contextualSpacing/>
        <w:rPr>
          <w:ins w:id="12604" w:author="Rev 6 Allen Wirfs-Brock" w:date="2012-02-16T15:11:00Z"/>
        </w:rPr>
      </w:pPr>
      <w:ins w:id="12605" w:author="Rev 8 Allen Wirfs-Brock" w:date="2012-06-12T13:20:00Z">
        <w:r>
          <w:t>ReturnIfAbrupt(</w:t>
        </w:r>
        <w:r>
          <w:rPr>
            <w:i/>
          </w:rPr>
          <w:t>oldValue</w:t>
        </w:r>
        <w:r>
          <w:t>).</w:t>
        </w:r>
      </w:ins>
      <w:ins w:id="12606" w:author="Rev 6 Allen Wirfs-Brock" w:date="2012-02-16T15:11:00Z">
        <w:del w:id="12607" w:author="Rev 8 Allen Wirfs-Brock" w:date="2012-06-12T13:20:00Z">
          <w:r w:rsidR="004736CE" w:rsidDel="000C090B">
            <w:delText xml:space="preserve">If </w:delText>
          </w:r>
          <w:r w:rsidR="004736CE" w:rsidRPr="00E77497" w:rsidDel="000C090B">
            <w:rPr>
              <w:i/>
            </w:rPr>
            <w:delText>oldValue</w:delText>
          </w:r>
          <w:r w:rsidR="004736CE" w:rsidRPr="00E77497" w:rsidDel="000C090B">
            <w:delText xml:space="preserve"> </w:delText>
          </w:r>
          <w:r w:rsidR="004736CE" w:rsidDel="000C090B">
            <w:delText xml:space="preserve">is an abrupt completion, return </w:delText>
          </w:r>
          <w:r w:rsidR="004736CE" w:rsidRPr="00E77497" w:rsidDel="000C090B">
            <w:rPr>
              <w:i/>
            </w:rPr>
            <w:delText>oldValue</w:delText>
          </w:r>
          <w:r w:rsidR="004736CE" w:rsidDel="000C090B">
            <w:delText>.</w:delText>
          </w:r>
        </w:del>
      </w:ins>
    </w:p>
    <w:p w14:paraId="2A6D8EDE" w14:textId="77777777" w:rsidR="004C02EF" w:rsidRPr="00E77497" w:rsidRDefault="004C02EF" w:rsidP="00441AED">
      <w:pPr>
        <w:pStyle w:val="Alg3"/>
        <w:numPr>
          <w:ilvl w:val="0"/>
          <w:numId w:val="68"/>
        </w:numPr>
        <w:spacing w:after="220"/>
        <w:contextualSpacing/>
      </w:pPr>
      <w:r w:rsidRPr="00E77497">
        <w:t xml:space="preserve">Let </w:t>
      </w:r>
      <w:r w:rsidRPr="00E77497">
        <w:rPr>
          <w:i/>
        </w:rPr>
        <w:t>newValue</w:t>
      </w:r>
      <w:r w:rsidRPr="00E77497">
        <w:t xml:space="preserve"> be the result of adding the value </w:t>
      </w:r>
      <w:r w:rsidRPr="00E77497">
        <w:rPr>
          <w:rFonts w:ascii="Courier New" w:hAnsi="Courier New"/>
          <w:b/>
        </w:rPr>
        <w:t>1</w:t>
      </w:r>
      <w:r w:rsidRPr="00E77497">
        <w:t xml:space="preserve"> to </w:t>
      </w:r>
      <w:r w:rsidRPr="00E77497">
        <w:rPr>
          <w:i/>
        </w:rPr>
        <w:t>oldValue</w:t>
      </w:r>
      <w:r w:rsidRPr="00E77497">
        <w:t xml:space="preserve">, using the same rules as for the </w:t>
      </w:r>
      <w:r w:rsidRPr="00E77497">
        <w:rPr>
          <w:rFonts w:ascii="Courier New" w:hAnsi="Courier New"/>
          <w:b/>
        </w:rPr>
        <w:t>+</w:t>
      </w:r>
      <w:r w:rsidRPr="00E77497">
        <w:t xml:space="preserve"> operator (see 11.6.3).</w:t>
      </w:r>
    </w:p>
    <w:p w14:paraId="480E9265" w14:textId="77777777" w:rsidR="004C02EF" w:rsidRPr="00E77497" w:rsidRDefault="004C02EF" w:rsidP="00441AED">
      <w:pPr>
        <w:pStyle w:val="Alg3"/>
        <w:numPr>
          <w:ilvl w:val="0"/>
          <w:numId w:val="68"/>
        </w:numPr>
        <w:spacing w:after="220"/>
        <w:contextualSpacing/>
      </w:pPr>
      <w:del w:id="12608" w:author="Rev 6 Allen Wirfs-Brock" w:date="2012-02-16T15:13:00Z">
        <w:r w:rsidRPr="00E77497" w:rsidDel="00122292">
          <w:delText xml:space="preserve">Call </w:delText>
        </w:r>
      </w:del>
      <w:ins w:id="12609" w:author="Rev 8 Allen Wirfs-Brock" w:date="2012-06-12T13:37:00Z">
        <w:r w:rsidR="00C43FAF">
          <w:t xml:space="preserve">Let </w:t>
        </w:r>
        <w:r w:rsidR="00C43FAF" w:rsidRPr="0034651E">
          <w:rPr>
            <w:i/>
          </w:rPr>
          <w:t>status</w:t>
        </w:r>
        <w:r w:rsidR="00C43FAF">
          <w:t xml:space="preserve"> be</w:t>
        </w:r>
        <w:r w:rsidR="00C43FAF" w:rsidRPr="00E77497">
          <w:t xml:space="preserve"> </w:t>
        </w:r>
      </w:ins>
      <w:ins w:id="12610" w:author="Rev 6 Allen Wirfs-Brock" w:date="2012-02-16T15:13:00Z">
        <w:del w:id="12611" w:author="Rev 8 Allen Wirfs-Brock" w:date="2012-06-12T13:37:00Z">
          <w:r w:rsidR="00122292" w:rsidDel="00C43FAF">
            <w:delText xml:space="preserve">If </w:delText>
          </w:r>
          <w:r w:rsidR="00122292" w:rsidRPr="00E77497" w:rsidDel="00C43FAF">
            <w:delText xml:space="preserve"> </w:delText>
          </w:r>
        </w:del>
      </w:ins>
      <w:r w:rsidRPr="00E77497">
        <w:t>PutValue(</w:t>
      </w:r>
      <w:r w:rsidRPr="00E77497">
        <w:rPr>
          <w:i/>
        </w:rPr>
        <w:t>lhs</w:t>
      </w:r>
      <w:r w:rsidRPr="00E77497">
        <w:t xml:space="preserve">, </w:t>
      </w:r>
      <w:r w:rsidRPr="00E77497">
        <w:rPr>
          <w:i/>
        </w:rPr>
        <w:t>newValue</w:t>
      </w:r>
      <w:r w:rsidRPr="00E77497">
        <w:t>).</w:t>
      </w:r>
    </w:p>
    <w:p w14:paraId="72130BEC" w14:textId="77777777" w:rsidR="00C43FAF" w:rsidRDefault="00C43FAF" w:rsidP="00C43FAF">
      <w:pPr>
        <w:pStyle w:val="Alg3"/>
        <w:numPr>
          <w:ilvl w:val="0"/>
          <w:numId w:val="68"/>
        </w:numPr>
        <w:spacing w:after="220"/>
        <w:contextualSpacing/>
        <w:rPr>
          <w:ins w:id="12612" w:author="Rev 8 Allen Wirfs-Brock" w:date="2012-06-12T13:36:00Z"/>
        </w:rPr>
      </w:pPr>
      <w:ins w:id="12613" w:author="Rev 8 Allen Wirfs-Brock" w:date="2012-06-12T13:36:00Z">
        <w:r>
          <w:t>ReturnIfAbrupt(</w:t>
        </w:r>
        <w:r w:rsidRPr="0034651E">
          <w:rPr>
            <w:i/>
          </w:rPr>
          <w:t>status</w:t>
        </w:r>
        <w:r>
          <w:t>).</w:t>
        </w:r>
      </w:ins>
    </w:p>
    <w:p w14:paraId="5FBD57C4" w14:textId="77777777" w:rsidR="004C02EF" w:rsidRPr="00E77497" w:rsidRDefault="004C02EF" w:rsidP="00441AED">
      <w:pPr>
        <w:pStyle w:val="Alg3"/>
        <w:numPr>
          <w:ilvl w:val="0"/>
          <w:numId w:val="68"/>
        </w:numPr>
        <w:spacing w:after="220"/>
        <w:contextualSpacing/>
      </w:pPr>
      <w:r w:rsidRPr="00E77497">
        <w:t xml:space="preserve">Return </w:t>
      </w:r>
      <w:r w:rsidRPr="00E77497">
        <w:rPr>
          <w:i/>
        </w:rPr>
        <w:t>oldValue</w:t>
      </w:r>
      <w:r w:rsidRPr="00E77497">
        <w:t>.</w:t>
      </w:r>
      <w:bookmarkStart w:id="12614" w:name="_Toc385672194"/>
      <w:bookmarkStart w:id="12615" w:name="_Toc393690289"/>
    </w:p>
    <w:p w14:paraId="7DDCDDEE" w14:textId="77777777" w:rsidR="004C02EF" w:rsidRPr="00E77497" w:rsidRDefault="004C02EF" w:rsidP="003A4B22">
      <w:pPr>
        <w:pStyle w:val="30"/>
        <w:numPr>
          <w:ilvl w:val="0"/>
          <w:numId w:val="0"/>
        </w:numPr>
      </w:pPr>
      <w:bookmarkStart w:id="12616" w:name="_Ref457707576"/>
      <w:bookmarkStart w:id="12617" w:name="_Toc472818829"/>
      <w:bookmarkStart w:id="12618" w:name="_Toc235503403"/>
      <w:bookmarkStart w:id="12619" w:name="_Toc241509178"/>
      <w:bookmarkStart w:id="12620" w:name="_Toc244416665"/>
      <w:bookmarkStart w:id="12621" w:name="_Toc276631029"/>
      <w:bookmarkStart w:id="12622" w:name="_Toc336509518"/>
      <w:r w:rsidRPr="00E77497">
        <w:t>11.3.2</w:t>
      </w:r>
      <w:r w:rsidRPr="00E77497">
        <w:tab/>
        <w:t>Postfix Decrement Operato</w:t>
      </w:r>
      <w:bookmarkEnd w:id="12614"/>
      <w:bookmarkEnd w:id="12615"/>
      <w:r w:rsidRPr="00E77497">
        <w:t>r</w:t>
      </w:r>
      <w:bookmarkEnd w:id="12616"/>
      <w:bookmarkEnd w:id="12617"/>
      <w:bookmarkEnd w:id="12618"/>
      <w:bookmarkEnd w:id="12619"/>
      <w:bookmarkEnd w:id="12620"/>
      <w:bookmarkEnd w:id="12621"/>
      <w:bookmarkEnd w:id="12622"/>
    </w:p>
    <w:p w14:paraId="1D3AEA99" w14:textId="77777777" w:rsidR="00326D0A" w:rsidRPr="00E77497" w:rsidRDefault="00326D0A" w:rsidP="00326D0A">
      <w:pPr>
        <w:keepNext/>
        <w:rPr>
          <w:ins w:id="12623" w:author="Rev 4 Allen Wirfs-Brock" w:date="2011-10-15T09:40:00Z"/>
          <w:rFonts w:ascii="Helvetica" w:hAnsi="Helvetica"/>
          <w:b/>
        </w:rPr>
      </w:pPr>
      <w:ins w:id="12624" w:author="Rev 4 Allen Wirfs-Brock" w:date="2011-10-15T09:40:00Z">
        <w:r w:rsidRPr="00E77497">
          <w:rPr>
            <w:rFonts w:ascii="Helvetica" w:hAnsi="Helvetica"/>
            <w:b/>
          </w:rPr>
          <w:t xml:space="preserve">Runtime Semantics: </w:t>
        </w:r>
        <w:r w:rsidRPr="00E77497">
          <w:rPr>
            <w:rFonts w:ascii="Helvetica" w:hAnsi="Helvetica"/>
            <w:b/>
            <w:spacing w:val="6"/>
          </w:rPr>
          <w:t>Evaluation</w:t>
        </w:r>
      </w:ins>
    </w:p>
    <w:p w14:paraId="7846C23A" w14:textId="77777777" w:rsidR="004C02EF" w:rsidRPr="00E77497" w:rsidRDefault="004C02EF" w:rsidP="004C02EF">
      <w:del w:id="12625" w:author="Rev 4 Allen Wirfs-Brock" w:date="2011-10-15T09:40:00Z">
        <w:r w:rsidRPr="00E77497" w:rsidDel="00326D0A">
          <w:delText xml:space="preserve">The production </w:delText>
        </w:r>
      </w:del>
      <w:r w:rsidRPr="00E77497">
        <w:rPr>
          <w:rStyle w:val="bnf"/>
        </w:rPr>
        <w:t>PostfixExpression</w:t>
      </w:r>
      <w:r w:rsidRPr="00E77497">
        <w:t xml:space="preserve"> </w:t>
      </w:r>
      <w:r w:rsidRPr="00E77497">
        <w:rPr>
          <w:b/>
        </w:rPr>
        <w:t>:</w:t>
      </w:r>
      <w:r w:rsidRPr="00E77497">
        <w:t xml:space="preserve"> </w:t>
      </w:r>
      <w:r w:rsidRPr="00E77497">
        <w:rPr>
          <w:rStyle w:val="bnf"/>
        </w:rPr>
        <w:t>LeftHandSideExpression</w:t>
      </w:r>
      <w:r w:rsidRPr="00E77497">
        <w:rPr>
          <w:rFonts w:ascii="Courier New" w:hAnsi="Courier New"/>
        </w:rPr>
        <w:t xml:space="preserve"> </w:t>
      </w:r>
      <w:r w:rsidRPr="00E77497">
        <w:rPr>
          <w:rFonts w:cs="Arial"/>
          <w:sz w:val="16"/>
        </w:rPr>
        <w:t>[no</w:t>
      </w:r>
      <w:r w:rsidRPr="00E77497">
        <w:rPr>
          <w:rFonts w:cs="Arial"/>
          <w:i/>
          <w:sz w:val="16"/>
        </w:rPr>
        <w:t xml:space="preserve"> </w:t>
      </w:r>
      <w:r w:rsidRPr="00E77497">
        <w:rPr>
          <w:rFonts w:ascii="Times New Roman" w:hAnsi="Times New Roman"/>
          <w:i/>
          <w:sz w:val="16"/>
        </w:rPr>
        <w:t>LineTerminator</w:t>
      </w:r>
      <w:r w:rsidRPr="00E77497">
        <w:rPr>
          <w:rFonts w:cs="Arial"/>
          <w:i/>
          <w:sz w:val="16"/>
        </w:rPr>
        <w:t xml:space="preserve"> </w:t>
      </w:r>
      <w:r w:rsidRPr="00E77497">
        <w:rPr>
          <w:rFonts w:cs="Arial"/>
          <w:sz w:val="16"/>
        </w:rPr>
        <w:t>here]</w:t>
      </w:r>
      <w:r w:rsidRPr="00E77497">
        <w:rPr>
          <w:rFonts w:ascii="Courier New" w:hAnsi="Courier New"/>
        </w:rPr>
        <w:t xml:space="preserve"> </w:t>
      </w:r>
      <w:r w:rsidRPr="00E77497">
        <w:rPr>
          <w:rFonts w:ascii="Courier New" w:hAnsi="Courier New"/>
          <w:b/>
        </w:rPr>
        <w:t xml:space="preserve">-- </w:t>
      </w:r>
      <w:del w:id="12626" w:author="Rev 4 Allen Wirfs-Brock" w:date="2011-10-15T09:40:00Z">
        <w:r w:rsidRPr="00E77497" w:rsidDel="00326D0A">
          <w:delText>is evaluated as follows:</w:delText>
        </w:r>
      </w:del>
    </w:p>
    <w:p w14:paraId="4D961252" w14:textId="77777777" w:rsidR="004C02EF" w:rsidRPr="00E77497" w:rsidRDefault="004C02EF" w:rsidP="00441AED">
      <w:pPr>
        <w:pStyle w:val="Alg3"/>
        <w:numPr>
          <w:ilvl w:val="0"/>
          <w:numId w:val="70"/>
        </w:numPr>
        <w:spacing w:after="220"/>
        <w:contextualSpacing/>
      </w:pPr>
      <w:r w:rsidRPr="00E77497">
        <w:t xml:space="preserve">Let </w:t>
      </w:r>
      <w:r w:rsidRPr="00E77497">
        <w:rPr>
          <w:i/>
        </w:rPr>
        <w:t>lhs</w:t>
      </w:r>
      <w:r w:rsidRPr="00E77497">
        <w:t xml:space="preserve"> be the result of evaluating </w:t>
      </w:r>
      <w:r w:rsidRPr="00E77497">
        <w:rPr>
          <w:i/>
        </w:rPr>
        <w:t>LeftHandSideExpression</w:t>
      </w:r>
      <w:r w:rsidRPr="00E77497">
        <w:t>.</w:t>
      </w:r>
    </w:p>
    <w:p w14:paraId="1149B952" w14:textId="77777777" w:rsidR="004C02EF" w:rsidRPr="00E77497" w:rsidDel="00795735" w:rsidRDefault="004C02EF" w:rsidP="00441AED">
      <w:pPr>
        <w:pStyle w:val="Alg3"/>
        <w:numPr>
          <w:ilvl w:val="0"/>
          <w:numId w:val="70"/>
        </w:numPr>
        <w:spacing w:after="220"/>
        <w:contextualSpacing/>
        <w:rPr>
          <w:del w:id="12627" w:author="Rev 5 Allen Wirfs-Brock" w:date="2012-01-11T10:57:00Z"/>
        </w:rPr>
      </w:pPr>
      <w:del w:id="12628" w:author="Rev 5 Allen Wirfs-Brock" w:date="2012-01-11T10:57:00Z">
        <w:r w:rsidRPr="00E77497" w:rsidDel="00795735">
          <w:delText xml:space="preserve">Throw a </w:delText>
        </w:r>
        <w:r w:rsidRPr="00E77497" w:rsidDel="00795735">
          <w:rPr>
            <w:b/>
          </w:rPr>
          <w:delText>SyntaxError</w:delText>
        </w:r>
        <w:r w:rsidRPr="00E77497" w:rsidDel="00795735">
          <w:delText xml:space="preserve"> exception if the following conditions are all true:</w:delText>
        </w:r>
      </w:del>
    </w:p>
    <w:p w14:paraId="545736FC" w14:textId="77777777" w:rsidR="004C02EF" w:rsidRPr="00E77497" w:rsidDel="00795735" w:rsidRDefault="004C02EF" w:rsidP="00441AED">
      <w:pPr>
        <w:pStyle w:val="Alg3"/>
        <w:numPr>
          <w:ilvl w:val="0"/>
          <w:numId w:val="69"/>
        </w:numPr>
        <w:ind w:left="720" w:firstLine="0"/>
        <w:rPr>
          <w:del w:id="12629" w:author="Rev 5 Allen Wirfs-Brock" w:date="2012-01-11T10:57:00Z"/>
        </w:rPr>
      </w:pPr>
      <w:del w:id="12630" w:author="Rev 5 Allen Wirfs-Brock" w:date="2012-01-11T10:57:00Z">
        <w:r w:rsidRPr="00E77497" w:rsidDel="00795735">
          <w:delText>Type(</w:delText>
        </w:r>
        <w:r w:rsidRPr="00E77497" w:rsidDel="00795735">
          <w:rPr>
            <w:i/>
          </w:rPr>
          <w:delText>lhs</w:delText>
        </w:r>
        <w:r w:rsidRPr="00E77497" w:rsidDel="00795735">
          <w:delText xml:space="preserve">) is Reference is </w:delText>
        </w:r>
        <w:r w:rsidRPr="00E77497" w:rsidDel="00795735">
          <w:rPr>
            <w:b/>
          </w:rPr>
          <w:delText>true</w:delText>
        </w:r>
      </w:del>
    </w:p>
    <w:p w14:paraId="30E5443B" w14:textId="77777777" w:rsidR="004C02EF" w:rsidRPr="00E77497" w:rsidDel="00795735" w:rsidRDefault="004C02EF" w:rsidP="00441AED">
      <w:pPr>
        <w:pStyle w:val="Alg3"/>
        <w:numPr>
          <w:ilvl w:val="0"/>
          <w:numId w:val="69"/>
        </w:numPr>
        <w:ind w:left="720" w:firstLine="0"/>
        <w:rPr>
          <w:del w:id="12631" w:author="Rev 5 Allen Wirfs-Brock" w:date="2012-01-11T10:57:00Z"/>
        </w:rPr>
      </w:pPr>
      <w:del w:id="12632" w:author="Rev 5 Allen Wirfs-Brock" w:date="2012-01-11T10:57:00Z">
        <w:r w:rsidRPr="00E77497" w:rsidDel="00795735">
          <w:delText>IsStrictReference(</w:delText>
        </w:r>
        <w:r w:rsidRPr="00E77497" w:rsidDel="00795735">
          <w:rPr>
            <w:i/>
          </w:rPr>
          <w:delText>lhs</w:delText>
        </w:r>
        <w:r w:rsidRPr="00E77497" w:rsidDel="00795735">
          <w:delText xml:space="preserve">) is </w:delText>
        </w:r>
        <w:r w:rsidRPr="00E77497" w:rsidDel="00795735">
          <w:rPr>
            <w:b/>
          </w:rPr>
          <w:delText>true</w:delText>
        </w:r>
      </w:del>
    </w:p>
    <w:p w14:paraId="66774760" w14:textId="77777777" w:rsidR="004C02EF" w:rsidRPr="00E77497" w:rsidDel="00795735" w:rsidRDefault="004C02EF" w:rsidP="00441AED">
      <w:pPr>
        <w:pStyle w:val="Alg3"/>
        <w:numPr>
          <w:ilvl w:val="0"/>
          <w:numId w:val="69"/>
        </w:numPr>
        <w:ind w:left="720" w:firstLine="0"/>
        <w:rPr>
          <w:del w:id="12633" w:author="Rev 5 Allen Wirfs-Brock" w:date="2012-01-11T10:57:00Z"/>
        </w:rPr>
      </w:pPr>
      <w:del w:id="12634" w:author="Rev 5 Allen Wirfs-Brock" w:date="2012-01-11T10:57:00Z">
        <w:r w:rsidRPr="00E77497" w:rsidDel="00795735">
          <w:delText>Type(GetBase(</w:delText>
        </w:r>
        <w:r w:rsidRPr="00E77497" w:rsidDel="00795735">
          <w:rPr>
            <w:i/>
          </w:rPr>
          <w:delText>lhs</w:delText>
        </w:r>
        <w:r w:rsidRPr="00E77497" w:rsidDel="00795735">
          <w:delText>)) is Environment Record</w:delText>
        </w:r>
      </w:del>
    </w:p>
    <w:p w14:paraId="08FA13B5" w14:textId="77777777" w:rsidR="004C02EF" w:rsidRPr="00E77497" w:rsidDel="00795735" w:rsidRDefault="004C02EF" w:rsidP="00441AED">
      <w:pPr>
        <w:pStyle w:val="Alg3"/>
        <w:numPr>
          <w:ilvl w:val="0"/>
          <w:numId w:val="69"/>
        </w:numPr>
        <w:ind w:left="720" w:firstLine="0"/>
        <w:rPr>
          <w:del w:id="12635" w:author="Rev 5 Allen Wirfs-Brock" w:date="2012-01-11T10:57:00Z"/>
        </w:rPr>
      </w:pPr>
      <w:del w:id="12636" w:author="Rev 5 Allen Wirfs-Brock" w:date="2012-01-11T10:57:00Z">
        <w:r w:rsidRPr="00E77497" w:rsidDel="00795735">
          <w:delText>GetReferencedName(</w:delText>
        </w:r>
        <w:r w:rsidRPr="00E77497" w:rsidDel="00795735">
          <w:rPr>
            <w:i/>
          </w:rPr>
          <w:delText>lhs</w:delText>
        </w:r>
        <w:r w:rsidRPr="00E77497" w:rsidDel="00795735">
          <w:delText xml:space="preserve">) is either </w:delText>
        </w:r>
        <w:r w:rsidRPr="00E77497" w:rsidDel="00795735">
          <w:rPr>
            <w:rFonts w:ascii="Courier New" w:hAnsi="Courier New" w:cs="Courier New"/>
            <w:b/>
          </w:rPr>
          <w:delText>"eval"</w:delText>
        </w:r>
        <w:r w:rsidRPr="00E77497" w:rsidDel="00795735">
          <w:delText xml:space="preserve"> or</w:delText>
        </w:r>
        <w:r w:rsidRPr="00E77497" w:rsidDel="00795735">
          <w:rPr>
            <w:rFonts w:ascii="Courier New" w:hAnsi="Courier New" w:cs="Courier New"/>
            <w:b/>
          </w:rPr>
          <w:delText xml:space="preserve"> "arguments"</w:delText>
        </w:r>
      </w:del>
    </w:p>
    <w:p w14:paraId="7CD2B475" w14:textId="77777777" w:rsidR="004C02EF" w:rsidRPr="00E77497" w:rsidRDefault="004C02EF" w:rsidP="00441AED">
      <w:pPr>
        <w:pStyle w:val="Alg3"/>
        <w:numPr>
          <w:ilvl w:val="0"/>
          <w:numId w:val="70"/>
        </w:numPr>
        <w:spacing w:after="220"/>
        <w:contextualSpacing/>
      </w:pPr>
      <w:r w:rsidRPr="00E77497">
        <w:t xml:space="preserve">Let </w:t>
      </w:r>
      <w:r w:rsidRPr="00E77497">
        <w:rPr>
          <w:i/>
        </w:rPr>
        <w:t>oldValue</w:t>
      </w:r>
      <w:r w:rsidRPr="00E77497">
        <w:t xml:space="preserve"> be ToNumber(GetValue(</w:t>
      </w:r>
      <w:r w:rsidRPr="00E77497">
        <w:rPr>
          <w:i/>
        </w:rPr>
        <w:t>lhs</w:t>
      </w:r>
      <w:r w:rsidRPr="00E77497">
        <w:t>)).</w:t>
      </w:r>
    </w:p>
    <w:p w14:paraId="3A61E510" w14:textId="77777777" w:rsidR="004C02EF" w:rsidRPr="00E77497" w:rsidRDefault="004C02EF" w:rsidP="00441AED">
      <w:pPr>
        <w:pStyle w:val="Alg3"/>
        <w:numPr>
          <w:ilvl w:val="0"/>
          <w:numId w:val="70"/>
        </w:numPr>
        <w:spacing w:after="220"/>
        <w:contextualSpacing/>
      </w:pPr>
      <w:r w:rsidRPr="00E77497">
        <w:t xml:space="preserve">Let </w:t>
      </w:r>
      <w:r w:rsidRPr="00E77497">
        <w:rPr>
          <w:i/>
        </w:rPr>
        <w:t>newValue</w:t>
      </w:r>
      <w:r w:rsidRPr="00E77497">
        <w:t xml:space="preserve"> be the result of subtracting the value </w:t>
      </w:r>
      <w:r w:rsidRPr="00E77497">
        <w:rPr>
          <w:rFonts w:ascii="Courier New" w:hAnsi="Courier New"/>
          <w:b/>
        </w:rPr>
        <w:t>1</w:t>
      </w:r>
      <w:r w:rsidRPr="00E77497">
        <w:t xml:space="preserve"> from </w:t>
      </w:r>
      <w:r w:rsidRPr="00E77497">
        <w:rPr>
          <w:i/>
        </w:rPr>
        <w:t>oldValue</w:t>
      </w:r>
      <w:r w:rsidRPr="00E77497">
        <w:t xml:space="preserve">, using the same rules as for the </w:t>
      </w:r>
      <w:r w:rsidRPr="00E77497">
        <w:rPr>
          <w:rFonts w:ascii="Courier New" w:hAnsi="Courier New"/>
          <w:b/>
        </w:rPr>
        <w:t>-</w:t>
      </w:r>
      <w:r w:rsidRPr="00E77497">
        <w:t xml:space="preserve"> operator (11.6.3).</w:t>
      </w:r>
    </w:p>
    <w:p w14:paraId="589D7AB1" w14:textId="77777777" w:rsidR="004C02EF" w:rsidRPr="00E77497" w:rsidRDefault="00C43FAF" w:rsidP="00441AED">
      <w:pPr>
        <w:pStyle w:val="Alg3"/>
        <w:numPr>
          <w:ilvl w:val="0"/>
          <w:numId w:val="70"/>
        </w:numPr>
        <w:spacing w:after="220"/>
        <w:contextualSpacing/>
      </w:pPr>
      <w:ins w:id="12637" w:author="Rev 8 Allen Wirfs-Brock" w:date="2012-06-12T13:36:00Z">
        <w:r>
          <w:t xml:space="preserve">Let </w:t>
        </w:r>
        <w:r w:rsidRPr="0034651E">
          <w:rPr>
            <w:i/>
          </w:rPr>
          <w:t>status</w:t>
        </w:r>
        <w:r>
          <w:t xml:space="preserve"> be</w:t>
        </w:r>
        <w:r w:rsidRPr="00E77497">
          <w:t xml:space="preserve"> </w:t>
        </w:r>
      </w:ins>
      <w:ins w:id="12638" w:author="Rev 6 Allen Wirfs-Brock" w:date="2012-02-16T15:14:00Z">
        <w:del w:id="12639" w:author="Rev 8 Allen Wirfs-Brock" w:date="2012-06-12T13:36:00Z">
          <w:r w:rsidR="00122292" w:rsidDel="00C43FAF">
            <w:delText xml:space="preserve">If </w:delText>
          </w:r>
          <w:r w:rsidR="00122292" w:rsidRPr="00E77497" w:rsidDel="00C43FAF">
            <w:delText xml:space="preserve"> </w:delText>
          </w:r>
        </w:del>
      </w:ins>
      <w:del w:id="12640" w:author="Rev 8 Allen Wirfs-Brock" w:date="2012-06-14T15:48:00Z">
        <w:r w:rsidR="004C02EF" w:rsidRPr="00E77497" w:rsidDel="003679DC">
          <w:delText xml:space="preserve">Call </w:delText>
        </w:r>
      </w:del>
      <w:r w:rsidR="004C02EF" w:rsidRPr="00E77497">
        <w:t>PutValue(</w:t>
      </w:r>
      <w:r w:rsidR="004C02EF" w:rsidRPr="00E77497">
        <w:rPr>
          <w:i/>
        </w:rPr>
        <w:t>lhs</w:t>
      </w:r>
      <w:r w:rsidR="004C02EF" w:rsidRPr="00E77497">
        <w:t xml:space="preserve">, </w:t>
      </w:r>
      <w:r w:rsidR="004C02EF" w:rsidRPr="00E77497">
        <w:rPr>
          <w:i/>
        </w:rPr>
        <w:t>newValue</w:t>
      </w:r>
      <w:r w:rsidR="004C02EF" w:rsidRPr="00E77497">
        <w:t>).</w:t>
      </w:r>
    </w:p>
    <w:p w14:paraId="2C78B703" w14:textId="77777777" w:rsidR="00C43FAF" w:rsidRDefault="00C43FAF" w:rsidP="00C43FAF">
      <w:pPr>
        <w:pStyle w:val="Alg3"/>
        <w:numPr>
          <w:ilvl w:val="0"/>
          <w:numId w:val="70"/>
        </w:numPr>
        <w:spacing w:after="220"/>
        <w:contextualSpacing/>
        <w:rPr>
          <w:ins w:id="12641" w:author="Rev 8 Allen Wirfs-Brock" w:date="2012-06-12T13:36:00Z"/>
        </w:rPr>
      </w:pPr>
      <w:ins w:id="12642" w:author="Rev 8 Allen Wirfs-Brock" w:date="2012-06-12T13:36:00Z">
        <w:r>
          <w:t>ReturnIfAbrupt(</w:t>
        </w:r>
        <w:r w:rsidRPr="0034651E">
          <w:rPr>
            <w:i/>
          </w:rPr>
          <w:t>status</w:t>
        </w:r>
        <w:r>
          <w:t>).</w:t>
        </w:r>
      </w:ins>
    </w:p>
    <w:p w14:paraId="2E11B858" w14:textId="77777777" w:rsidR="004C02EF" w:rsidRPr="00E77497" w:rsidRDefault="004C02EF" w:rsidP="00441AED">
      <w:pPr>
        <w:pStyle w:val="Alg3"/>
        <w:numPr>
          <w:ilvl w:val="0"/>
          <w:numId w:val="70"/>
        </w:numPr>
        <w:spacing w:after="220"/>
        <w:contextualSpacing/>
      </w:pPr>
      <w:r w:rsidRPr="00E77497">
        <w:t xml:space="preserve">Return </w:t>
      </w:r>
      <w:r w:rsidRPr="00E77497">
        <w:rPr>
          <w:i/>
        </w:rPr>
        <w:t>oldValue</w:t>
      </w:r>
      <w:r w:rsidRPr="00E77497">
        <w:t>.</w:t>
      </w:r>
      <w:bookmarkStart w:id="12643" w:name="_Toc385672195"/>
      <w:bookmarkStart w:id="12644" w:name="_Toc393690290"/>
    </w:p>
    <w:p w14:paraId="78D9E208" w14:textId="77777777" w:rsidR="004C02EF" w:rsidRPr="00E77497" w:rsidRDefault="004C02EF" w:rsidP="00C91100">
      <w:pPr>
        <w:pStyle w:val="20"/>
        <w:numPr>
          <w:ilvl w:val="0"/>
          <w:numId w:val="0"/>
        </w:numPr>
      </w:pPr>
      <w:bookmarkStart w:id="12645" w:name="_Ref457437595"/>
      <w:bookmarkStart w:id="12646" w:name="_Toc472818830"/>
      <w:bookmarkStart w:id="12647" w:name="_Toc235503404"/>
      <w:bookmarkStart w:id="12648" w:name="_Toc241509179"/>
      <w:bookmarkStart w:id="12649" w:name="_Toc244416666"/>
      <w:bookmarkStart w:id="12650" w:name="_Toc276631030"/>
      <w:bookmarkStart w:id="12651" w:name="_Toc336509519"/>
      <w:r w:rsidRPr="00E77497">
        <w:t>11.4</w:t>
      </w:r>
      <w:r w:rsidRPr="00E77497">
        <w:tab/>
        <w:t>Unary Operator</w:t>
      </w:r>
      <w:bookmarkStart w:id="12652" w:name="_Toc382202837"/>
      <w:bookmarkEnd w:id="12516"/>
      <w:bookmarkEnd w:id="12517"/>
      <w:bookmarkEnd w:id="12518"/>
      <w:bookmarkEnd w:id="12519"/>
      <w:bookmarkEnd w:id="12520"/>
      <w:bookmarkEnd w:id="12521"/>
      <w:bookmarkEnd w:id="12643"/>
      <w:bookmarkEnd w:id="12644"/>
      <w:bookmarkEnd w:id="12652"/>
      <w:r w:rsidRPr="00E77497">
        <w:t>s</w:t>
      </w:r>
      <w:bookmarkEnd w:id="12645"/>
      <w:bookmarkEnd w:id="12646"/>
      <w:bookmarkEnd w:id="12647"/>
      <w:bookmarkEnd w:id="12648"/>
      <w:bookmarkEnd w:id="12649"/>
      <w:bookmarkEnd w:id="12650"/>
      <w:bookmarkEnd w:id="12651"/>
    </w:p>
    <w:p w14:paraId="59C1337B" w14:textId="77777777" w:rsidR="004C02EF" w:rsidRPr="00E77497" w:rsidRDefault="004C02EF" w:rsidP="004C02EF">
      <w:pPr>
        <w:pStyle w:val="Syntax"/>
      </w:pPr>
      <w:r w:rsidRPr="00E77497">
        <w:t>Syntax</w:t>
      </w:r>
    </w:p>
    <w:p w14:paraId="63E0E925" w14:textId="77777777" w:rsidR="004C02EF" w:rsidRPr="00E77497" w:rsidRDefault="004C02EF" w:rsidP="004C02EF">
      <w:pPr>
        <w:pStyle w:val="SyntaxRule"/>
      </w:pPr>
      <w:r w:rsidRPr="00E77497">
        <w:t xml:space="preserve">UnaryExpression </w:t>
      </w:r>
      <w:r w:rsidRPr="00E77497">
        <w:rPr>
          <w:rFonts w:ascii="Arial" w:hAnsi="Arial"/>
          <w:b/>
          <w:i w:val="0"/>
        </w:rPr>
        <w:t>:</w:t>
      </w:r>
    </w:p>
    <w:p w14:paraId="465D2D1F" w14:textId="77777777" w:rsidR="004C02EF" w:rsidRPr="00E77497" w:rsidRDefault="004C02EF" w:rsidP="004C02EF">
      <w:pPr>
        <w:pStyle w:val="SyntaxDefinition"/>
      </w:pPr>
      <w:r w:rsidRPr="00E77497">
        <w:t>PostfixExpression</w:t>
      </w:r>
      <w:r w:rsidRPr="00E77497">
        <w:rPr>
          <w:rFonts w:ascii="Courier New" w:hAnsi="Courier New"/>
          <w:b/>
          <w:i w:val="0"/>
        </w:rPr>
        <w:b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bookmarkStart w:id="12653" w:name="_Ref375019246"/>
      <w:bookmarkStart w:id="12654" w:name="_Toc375031173"/>
      <w:bookmarkStart w:id="12655" w:name="_Toc381513687"/>
      <w:bookmarkStart w:id="12656" w:name="_Toc382202838"/>
      <w:bookmarkStart w:id="12657" w:name="_Toc382212209"/>
      <w:bookmarkStart w:id="12658" w:name="_Toc382212486"/>
      <w:bookmarkStart w:id="12659" w:name="_Toc382291554"/>
      <w:bookmarkStart w:id="12660" w:name="_Toc385672196"/>
      <w:bookmarkStart w:id="12661" w:name="_Toc393690291"/>
    </w:p>
    <w:p w14:paraId="7F98E1B0" w14:textId="77777777" w:rsidR="00795735" w:rsidRDefault="00795735" w:rsidP="00795735">
      <w:pPr>
        <w:rPr>
          <w:ins w:id="12662" w:author="Rev 5 Allen Wirfs-Brock" w:date="2012-01-11T11:05:00Z"/>
          <w:rFonts w:ascii="Helvetica" w:hAnsi="Helvetica"/>
          <w:b/>
        </w:rPr>
      </w:pPr>
      <w:bookmarkStart w:id="12663" w:name="_Ref424531014"/>
      <w:bookmarkStart w:id="12664" w:name="_Toc472818831"/>
      <w:bookmarkStart w:id="12665" w:name="_Toc235503405"/>
      <w:bookmarkStart w:id="12666" w:name="_Toc241509180"/>
      <w:bookmarkStart w:id="12667" w:name="_Toc244416667"/>
      <w:bookmarkStart w:id="12668" w:name="_Toc276631031"/>
      <w:ins w:id="12669" w:author="Rev 5 Allen Wirfs-Brock" w:date="2012-01-11T11:05:00Z">
        <w:r w:rsidRPr="00E77497">
          <w:rPr>
            <w:rFonts w:ascii="Helvetica" w:hAnsi="Helvetica"/>
            <w:b/>
          </w:rPr>
          <w:t>Static Semantics</w:t>
        </w:r>
      </w:ins>
    </w:p>
    <w:p w14:paraId="27171E91" w14:textId="77777777" w:rsidR="00795735" w:rsidRPr="00E77497" w:rsidRDefault="00304798" w:rsidP="00795735">
      <w:pPr>
        <w:rPr>
          <w:ins w:id="12670" w:author="Rev 5 Allen Wirfs-Brock" w:date="2012-01-11T11:05:00Z"/>
          <w:rFonts w:ascii="Helvetica" w:hAnsi="Helvetica"/>
          <w:b/>
        </w:rPr>
      </w:pPr>
      <w:ins w:id="12671" w:author="Rev 5 Allen Wirfs-Brock" w:date="2012-01-11T14:30:00Z">
        <w:r w:rsidRPr="00E77497">
          <w:rPr>
            <w:rFonts w:ascii="Helvetica" w:hAnsi="Helvetica"/>
            <w:b/>
          </w:rPr>
          <w:t xml:space="preserve">Static Semantics:  </w:t>
        </w:r>
      </w:ins>
      <w:ins w:id="12672" w:author="Rev 5 Allen Wirfs-Brock" w:date="2012-01-11T11:05:00Z">
        <w:r w:rsidR="00795735" w:rsidRPr="00E77497">
          <w:rPr>
            <w:rFonts w:ascii="Helvetica" w:hAnsi="Helvetica"/>
            <w:b/>
          </w:rPr>
          <w:t>Early Errors</w:t>
        </w:r>
      </w:ins>
    </w:p>
    <w:p w14:paraId="3CFC5D71" w14:textId="77777777" w:rsidR="00795735" w:rsidRPr="00120381" w:rsidRDefault="00795735" w:rsidP="00795735">
      <w:pPr>
        <w:pStyle w:val="SyntaxRule"/>
        <w:rPr>
          <w:ins w:id="12673" w:author="Rev 5 Allen Wirfs-Brock" w:date="2012-01-11T11:05:00Z"/>
        </w:rPr>
      </w:pPr>
      <w:ins w:id="12674" w:author="Rev 5 Allen Wirfs-Brock" w:date="2012-01-11T11:05:00Z">
        <w:r w:rsidRPr="00E77497">
          <w:t>UnaryExpression</w:t>
        </w:r>
        <w:r>
          <w:t xml:space="preserve"> </w:t>
        </w:r>
        <w:r w:rsidRPr="00120381">
          <w:rPr>
            <w:rFonts w:ascii="Arial" w:hAnsi="Arial"/>
            <w:b/>
            <w:i w:val="0"/>
          </w:rPr>
          <w:t>:</w:t>
        </w:r>
      </w:ins>
    </w:p>
    <w:p w14:paraId="38999DCE" w14:textId="77777777" w:rsidR="00D90D13" w:rsidRDefault="00795735" w:rsidP="00177FC5">
      <w:pPr>
        <w:pStyle w:val="SyntaxDefinition"/>
        <w:rPr>
          <w:ins w:id="12675" w:author="Rev 10 Allen Wirfs-Brock" w:date="2012-09-07T09:47:00Z"/>
        </w:rPr>
      </w:pPr>
      <w:ins w:id="12676" w:author="Rev 5 Allen Wirfs-Brock" w:date="2012-01-11T11:05:00Z">
        <w:r w:rsidRPr="00E77497">
          <w:rPr>
            <w:rFonts w:ascii="Courier New" w:hAnsi="Courier New"/>
            <w:b/>
            <w:i w:val="0"/>
          </w:rPr>
          <w:t xml:space="preserve">delete </w:t>
        </w:r>
        <w:r w:rsidRPr="00E77497">
          <w:t>UnaryExpression</w:t>
        </w:r>
      </w:ins>
    </w:p>
    <w:p w14:paraId="7847B4EF" w14:textId="77777777" w:rsidR="00795735" w:rsidRPr="00675B74" w:rsidDel="00165530" w:rsidRDefault="00795735" w:rsidP="00A97CF5">
      <w:pPr>
        <w:numPr>
          <w:ilvl w:val="0"/>
          <w:numId w:val="737"/>
        </w:numPr>
        <w:spacing w:after="220"/>
        <w:contextualSpacing/>
        <w:rPr>
          <w:ins w:id="12677" w:author="Rev 5 Allen Wirfs-Brock" w:date="2012-01-11T11:05:00Z"/>
          <w:del w:id="12678" w:author="Rev 10 Allen Wirfs-Brock" w:date="2012-09-06T19:37:00Z"/>
        </w:rPr>
        <w:pPrChange w:id="12679" w:author="Rev 10 Allen Wirfs-Brock" w:date="2012-09-07T09:51:00Z">
          <w:pPr>
            <w:pStyle w:val="SyntaxDefinition"/>
          </w:pPr>
        </w:pPrChange>
      </w:pPr>
      <w:ins w:id="12680" w:author="Rev 5 Allen Wirfs-Brock" w:date="2012-01-11T11:05:00Z">
        <w:del w:id="12681" w:author="Rev 10 Allen Wirfs-Brock" w:date="2012-09-07T09:48:00Z">
          <w:r w:rsidRPr="00E77497" w:rsidDel="00D90D13">
            <w:br/>
          </w:r>
        </w:del>
      </w:ins>
      <w:ins w:id="12682" w:author="Rev 5 Allen Wirfs-Brock" w:date="2012-01-11T11:06:00Z">
        <w:del w:id="12683" w:author="Rev 10 Allen Wirfs-Brock" w:date="2012-09-06T19:37:00Z">
          <w:r w:rsidRPr="0044546B" w:rsidDel="00165530">
            <w:delText>++</w:delText>
          </w:r>
          <w:r w:rsidRPr="00E77497" w:rsidDel="00165530">
            <w:delText xml:space="preserve"> UnaryExpression</w:delText>
          </w:r>
          <w:r w:rsidRPr="00E77497" w:rsidDel="00165530">
            <w:br/>
          </w:r>
          <w:r w:rsidRPr="0044546B" w:rsidDel="00165530">
            <w:delText>--</w:delText>
          </w:r>
          <w:r w:rsidRPr="00E77497" w:rsidDel="00165530">
            <w:delText xml:space="preserve"> UnaryExpression</w:delText>
          </w:r>
        </w:del>
      </w:ins>
    </w:p>
    <w:p w14:paraId="71F53181" w14:textId="77777777" w:rsidR="00795735" w:rsidRPr="00E77497" w:rsidRDefault="00795735" w:rsidP="0044546B">
      <w:pPr>
        <w:numPr>
          <w:ilvl w:val="0"/>
          <w:numId w:val="737"/>
        </w:numPr>
        <w:spacing w:after="220"/>
        <w:contextualSpacing/>
        <w:rPr>
          <w:ins w:id="12684" w:author="Rev 5 Allen Wirfs-Brock" w:date="2012-01-11T11:05:00Z"/>
        </w:rPr>
      </w:pPr>
      <w:ins w:id="12685" w:author="Rev 5 Allen Wirfs-Brock" w:date="2012-01-11T11:05:00Z">
        <w:r w:rsidRPr="00E77497">
          <w:t xml:space="preserve">It is a Syntax Error if the </w:t>
        </w:r>
      </w:ins>
      <w:ins w:id="12686" w:author="Rev 5 Allen Wirfs-Brock" w:date="2012-01-11T11:06:00Z">
        <w:r w:rsidRPr="0044546B">
          <w:rPr>
            <w:rStyle w:val="bnf"/>
          </w:rPr>
          <w:t>Unary</w:t>
        </w:r>
      </w:ins>
      <w:ins w:id="12687" w:author="Rev 5 Allen Wirfs-Brock" w:date="2012-01-11T11:05:00Z">
        <w:r w:rsidRPr="0044546B">
          <w:rPr>
            <w:rStyle w:val="bnf"/>
          </w:rPr>
          <w:t>Expression</w:t>
        </w:r>
        <w:r w:rsidRPr="00E77497">
          <w:t xml:space="preserve"> is contained in strict code and</w:t>
        </w:r>
      </w:ins>
      <w:ins w:id="12688" w:author="Rev 5 Allen Wirfs-Brock" w:date="2012-01-11T11:11:00Z">
        <w:r>
          <w:t xml:space="preserve"> the derived</w:t>
        </w:r>
      </w:ins>
      <w:ins w:id="12689" w:author="Rev 5 Allen Wirfs-Brock" w:date="2012-01-11T11:05:00Z">
        <w:r w:rsidRPr="00E77497">
          <w:t xml:space="preserve"> </w:t>
        </w:r>
      </w:ins>
      <w:ins w:id="12690" w:author="Rev 5 Allen Wirfs-Brock" w:date="2012-01-11T11:12:00Z">
        <w:r w:rsidRPr="0044546B">
          <w:rPr>
            <w:rStyle w:val="bnf"/>
          </w:rPr>
          <w:t>UnaryExpression</w:t>
        </w:r>
        <w:r w:rsidRPr="00E77497">
          <w:t xml:space="preserve"> </w:t>
        </w:r>
      </w:ins>
      <w:ins w:id="12691" w:author="Rev 5 Allen Wirfs-Brock" w:date="2012-01-11T11:05:00Z">
        <w:r w:rsidRPr="00E77497">
          <w:t xml:space="preserve">is the </w:t>
        </w:r>
        <w:r w:rsidRPr="0044546B">
          <w:t>Identifier</w:t>
        </w:r>
        <w:r w:rsidRPr="00E77497">
          <w:t xml:space="preserve"> </w:t>
        </w:r>
        <w:r w:rsidRPr="0044546B">
          <w:rPr>
            <w:b/>
          </w:rPr>
          <w:t>eval</w:t>
        </w:r>
        <w:r w:rsidRPr="00E77497">
          <w:t xml:space="preserve"> or the </w:t>
        </w:r>
        <w:r w:rsidRPr="0044546B">
          <w:t xml:space="preserve">Identifier </w:t>
        </w:r>
        <w:r w:rsidRPr="0044546B">
          <w:rPr>
            <w:b/>
          </w:rPr>
          <w:t>arguments</w:t>
        </w:r>
        <w:r w:rsidRPr="00E77497">
          <w:t>.</w:t>
        </w:r>
      </w:ins>
    </w:p>
    <w:p w14:paraId="6679054B" w14:textId="77777777" w:rsidR="00795735" w:rsidRPr="00E77497" w:rsidDel="006D2337" w:rsidRDefault="00795735" w:rsidP="008E7E56">
      <w:pPr>
        <w:numPr>
          <w:ilvl w:val="0"/>
          <w:numId w:val="737"/>
        </w:numPr>
        <w:spacing w:after="0"/>
        <w:rPr>
          <w:ins w:id="12692" w:author="Rev 5 Allen Wirfs-Brock" w:date="2012-01-11T11:05:00Z"/>
          <w:del w:id="12693" w:author="Rev 6 Allen Wirfs-Brock" w:date="2012-01-26T11:53:00Z"/>
        </w:rPr>
      </w:pPr>
      <w:ins w:id="12694" w:author="Rev 5 Allen Wirfs-Brock" w:date="2012-01-11T11:05:00Z">
        <w:del w:id="12695" w:author="Rev 6 Allen Wirfs-Brock" w:date="2012-01-26T11:53:00Z">
          <w:r w:rsidRPr="00E77497" w:rsidDel="006D2337">
            <w:delText xml:space="preserve">It is a Syntax Error if the </w:delText>
          </w:r>
        </w:del>
      </w:ins>
      <w:ins w:id="12696" w:author="Rev 5 Allen Wirfs-Brock" w:date="2012-01-11T11:12:00Z">
        <w:del w:id="12697" w:author="Rev 6 Allen Wirfs-Brock" w:date="2012-01-26T11:53:00Z">
          <w:r w:rsidDel="006D2337">
            <w:rPr>
              <w:rStyle w:val="bnf"/>
            </w:rPr>
            <w:delText>Unary</w:delText>
          </w:r>
          <w:r w:rsidRPr="00E77497" w:rsidDel="006D2337">
            <w:rPr>
              <w:rStyle w:val="bnf"/>
            </w:rPr>
            <w:delText>Expression</w:delText>
          </w:r>
          <w:r w:rsidRPr="00E77497" w:rsidDel="006D2337">
            <w:delText xml:space="preserve"> </w:delText>
          </w:r>
        </w:del>
      </w:ins>
      <w:ins w:id="12698" w:author="Rev 5 Allen Wirfs-Brock" w:date="2012-01-11T11:05:00Z">
        <w:del w:id="12699" w:author="Rev 6 Allen Wirfs-Brock" w:date="2012-01-26T11:53:00Z">
          <w:r w:rsidRPr="00E77497" w:rsidDel="006D2337">
            <w:delText>is contained in extended code and the</w:delText>
          </w:r>
        </w:del>
      </w:ins>
      <w:ins w:id="12700" w:author="Rev 5 Allen Wirfs-Brock" w:date="2012-01-11T11:12:00Z">
        <w:del w:id="12701" w:author="Rev 6 Allen Wirfs-Brock" w:date="2012-01-26T11:53:00Z">
          <w:r w:rsidRPr="00795735" w:rsidDel="006D2337">
            <w:delText xml:space="preserve"> </w:delText>
          </w:r>
          <w:r w:rsidDel="006D2337">
            <w:delText>derived</w:delText>
          </w:r>
        </w:del>
      </w:ins>
      <w:ins w:id="12702" w:author="Rev 5 Allen Wirfs-Brock" w:date="2012-01-11T11:05:00Z">
        <w:del w:id="12703" w:author="Rev 6 Allen Wirfs-Brock" w:date="2012-01-26T11:53:00Z">
          <w:r w:rsidRPr="00E77497" w:rsidDel="006D2337">
            <w:delText xml:space="preserve"> </w:delText>
          </w:r>
        </w:del>
      </w:ins>
      <w:ins w:id="12704" w:author="Rev 5 Allen Wirfs-Brock" w:date="2012-01-11T11:13:00Z">
        <w:del w:id="12705" w:author="Rev 6 Allen Wirfs-Brock" w:date="2012-01-26T11:53:00Z">
          <w:r w:rsidDel="006D2337">
            <w:rPr>
              <w:rStyle w:val="bnf"/>
            </w:rPr>
            <w:delText>Unary</w:delText>
          </w:r>
          <w:r w:rsidRPr="00E77497" w:rsidDel="006D2337">
            <w:rPr>
              <w:rStyle w:val="bnf"/>
            </w:rPr>
            <w:delText>Expression</w:delText>
          </w:r>
          <w:r w:rsidRPr="00E77497" w:rsidDel="006D2337">
            <w:delText xml:space="preserve"> </w:delText>
          </w:r>
        </w:del>
      </w:ins>
      <w:ins w:id="12706" w:author="Rev 5 Allen Wirfs-Brock" w:date="2012-01-11T11:05:00Z">
        <w:del w:id="12707" w:author="Rev 6 Allen Wirfs-Brock" w:date="2012-01-26T11:53:00Z">
          <w:r w:rsidRPr="00E77497" w:rsidDel="006D2337">
            <w:delText xml:space="preserve">is a </w:delText>
          </w:r>
          <w:r w:rsidRPr="00E77497" w:rsidDel="006D2337">
            <w:rPr>
              <w:rStyle w:val="bnf"/>
            </w:rPr>
            <w:delText xml:space="preserve">Literal </w:delText>
          </w:r>
          <w:r w:rsidRPr="00E77497" w:rsidDel="006D2337">
            <w:delText xml:space="preserve">or a </w:delText>
          </w:r>
          <w:r w:rsidRPr="00E77497" w:rsidDel="006D2337">
            <w:rPr>
              <w:rStyle w:val="bnf"/>
            </w:rPr>
            <w:delText>FunctionExpression</w:delText>
          </w:r>
          <w:r w:rsidRPr="00E77497" w:rsidDel="006D2337">
            <w:delText>.</w:delText>
          </w:r>
        </w:del>
      </w:ins>
    </w:p>
    <w:p w14:paraId="4BCCE995" w14:textId="77777777" w:rsidR="00795735" w:rsidRPr="00E77497" w:rsidDel="006D2337" w:rsidRDefault="00795735" w:rsidP="008E7E56">
      <w:pPr>
        <w:numPr>
          <w:ilvl w:val="0"/>
          <w:numId w:val="737"/>
        </w:numPr>
        <w:spacing w:after="0"/>
        <w:rPr>
          <w:ins w:id="12708" w:author="Rev 5 Allen Wirfs-Brock" w:date="2012-01-11T11:05:00Z"/>
          <w:del w:id="12709" w:author="Rev 6 Allen Wirfs-Brock" w:date="2012-01-26T11:53:00Z"/>
        </w:rPr>
      </w:pPr>
      <w:ins w:id="12710" w:author="Rev 5 Allen Wirfs-Brock" w:date="2012-01-11T11:05:00Z">
        <w:del w:id="12711" w:author="Rev 6 Allen Wirfs-Brock" w:date="2012-01-26T11:53:00Z">
          <w:r w:rsidRPr="00E77497" w:rsidDel="006D2337">
            <w:delText xml:space="preserve">It is a Syntax Error if the </w:delText>
          </w:r>
        </w:del>
      </w:ins>
      <w:ins w:id="12712" w:author="Rev 5 Allen Wirfs-Brock" w:date="2012-01-11T11:14:00Z">
        <w:del w:id="12713" w:author="Rev 6 Allen Wirfs-Brock" w:date="2012-01-26T11:53:00Z">
          <w:r w:rsidDel="006D2337">
            <w:rPr>
              <w:rStyle w:val="bnf"/>
            </w:rPr>
            <w:delText>Unary</w:delText>
          </w:r>
          <w:r w:rsidRPr="00E77497" w:rsidDel="006D2337">
            <w:rPr>
              <w:rStyle w:val="bnf"/>
            </w:rPr>
            <w:delText>Expression</w:delText>
          </w:r>
          <w:r w:rsidRPr="00E77497" w:rsidDel="006D2337">
            <w:delText xml:space="preserve"> </w:delText>
          </w:r>
        </w:del>
      </w:ins>
      <w:ins w:id="12714" w:author="Rev 5 Allen Wirfs-Brock" w:date="2012-01-11T11:05:00Z">
        <w:del w:id="12715" w:author="Rev 6 Allen Wirfs-Brock" w:date="2012-01-26T11:53:00Z">
          <w:r w:rsidRPr="00E77497" w:rsidDel="006D2337">
            <w:delText xml:space="preserve">is contained in extended code and the </w:delText>
          </w:r>
        </w:del>
      </w:ins>
      <w:ins w:id="12716" w:author="Rev 5 Allen Wirfs-Brock" w:date="2012-01-11T11:14:00Z">
        <w:del w:id="12717" w:author="Rev 6 Allen Wirfs-Brock" w:date="2012-01-26T11:53:00Z">
          <w:r w:rsidDel="006D2337">
            <w:delText>derived</w:delText>
          </w:r>
          <w:r w:rsidRPr="00E77497" w:rsidDel="006D2337">
            <w:delText xml:space="preserve"> </w:delText>
          </w:r>
          <w:r w:rsidDel="006D2337">
            <w:rPr>
              <w:rStyle w:val="bnf"/>
            </w:rPr>
            <w:delText>Unary</w:delText>
          </w:r>
          <w:r w:rsidRPr="00E77497" w:rsidDel="006D2337">
            <w:rPr>
              <w:rStyle w:val="bnf"/>
            </w:rPr>
            <w:delText>Expression</w:delText>
          </w:r>
          <w:r w:rsidRPr="00E77497" w:rsidDel="006D2337">
            <w:delText xml:space="preserve"> </w:delText>
          </w:r>
        </w:del>
      </w:ins>
      <w:ins w:id="12718" w:author="Rev 5 Allen Wirfs-Brock" w:date="2012-01-11T11:05:00Z">
        <w:del w:id="12719" w:author="Rev 6 Allen Wirfs-Brock" w:date="2012-01-26T11:53:00Z">
          <w:r w:rsidRPr="00E77497" w:rsidDel="006D2337">
            <w:delText xml:space="preserve">is an </w:delText>
          </w:r>
          <w:r w:rsidRPr="00E77497" w:rsidDel="006D2337">
            <w:rPr>
              <w:rStyle w:val="bnf"/>
            </w:rPr>
            <w:delText xml:space="preserve">Identifier </w:delText>
          </w:r>
          <w:r w:rsidRPr="00795735" w:rsidDel="006D2337">
            <w:rPr>
              <w:rStyle w:val="bnf"/>
              <w:rFonts w:ascii="Arial" w:hAnsi="Arial" w:cs="Arial"/>
              <w:i w:val="0"/>
            </w:rPr>
            <w:delText xml:space="preserve">that does not statically resolve to a declarative environment record binding or if the resolved binding is </w:delText>
          </w:r>
          <w:r w:rsidRPr="008D16CB" w:rsidDel="006D2337">
            <w:rPr>
              <w:rStyle w:val="bnf"/>
              <w:rFonts w:ascii="Arial" w:hAnsi="Arial" w:cs="Arial"/>
              <w:i w:val="0"/>
            </w:rPr>
            <w:delText>an immutable binding.</w:delText>
          </w:r>
        </w:del>
      </w:ins>
    </w:p>
    <w:p w14:paraId="0F29E315" w14:textId="77777777" w:rsidR="00795735" w:rsidRPr="00E77497" w:rsidRDefault="00795735" w:rsidP="008E7E56">
      <w:pPr>
        <w:numPr>
          <w:ilvl w:val="0"/>
          <w:numId w:val="737"/>
        </w:numPr>
        <w:spacing w:after="220"/>
        <w:rPr>
          <w:ins w:id="12720" w:author="Rev 5 Allen Wirfs-Brock" w:date="2012-01-11T11:05:00Z"/>
        </w:rPr>
      </w:pPr>
      <w:ins w:id="12721" w:author="Rev 5 Allen Wirfs-Brock" w:date="2012-01-11T11:05:00Z">
        <w:r w:rsidRPr="00E77497">
          <w:t xml:space="preserve">It is a Syntax Error if the </w:t>
        </w:r>
      </w:ins>
      <w:ins w:id="12722" w:author="Rev 5 Allen Wirfs-Brock" w:date="2012-01-11T11:17:00Z">
        <w:r>
          <w:t>derived</w:t>
        </w:r>
        <w:r w:rsidRPr="00E77497">
          <w:t xml:space="preserve"> </w:t>
        </w:r>
      </w:ins>
      <w:ins w:id="12723" w:author="Rev 5 Allen Wirfs-Brock" w:date="2012-01-11T11:15:00Z">
        <w:r>
          <w:rPr>
            <w:rStyle w:val="bnf"/>
          </w:rPr>
          <w:t>Unary</w:t>
        </w:r>
        <w:r w:rsidRPr="00E77497">
          <w:rPr>
            <w:rStyle w:val="bnf"/>
          </w:rPr>
          <w:t>Expression</w:t>
        </w:r>
        <w:r w:rsidRPr="00E77497">
          <w:t xml:space="preserve"> </w:t>
        </w:r>
      </w:ins>
      <w:ins w:id="12724" w:author="Rev 5 Allen Wirfs-Brock" w:date="2012-01-11T11:05:00Z">
        <w:r w:rsidRPr="00E77497">
          <w:t xml:space="preserve">is </w:t>
        </w:r>
        <w:r w:rsidRPr="00E77497">
          <w:rPr>
            <w:rStyle w:val="bnf"/>
          </w:rPr>
          <w:t xml:space="preserve">PrimaryExpression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 </w:t>
        </w:r>
        <w:r w:rsidRPr="00E77497">
          <w:t xml:space="preserve">and </w:t>
        </w:r>
        <w:r w:rsidRPr="00E77497">
          <w:rPr>
            <w:rStyle w:val="bnf"/>
          </w:rPr>
          <w:t>Expression</w:t>
        </w:r>
        <w:r w:rsidRPr="00E77497">
          <w:t xml:space="preserve"> derived a production that </w:t>
        </w:r>
      </w:ins>
      <w:ins w:id="12725" w:author="Rev 6 Allen Wirfs-Brock" w:date="2012-01-26T11:44:00Z">
        <w:r w:rsidR="008A7F90">
          <w:t xml:space="preserve">if used in place of </w:t>
        </w:r>
        <w:del w:id="12726" w:author="Rev 10 Allen Wirfs-Brock" w:date="2012-09-25T11:36:00Z">
          <w:r w:rsidR="008A7F90" w:rsidRPr="00E77497" w:rsidDel="0044546B">
            <w:rPr>
              <w:rStyle w:val="bnf"/>
            </w:rPr>
            <w:delText>LeftHandSide</w:delText>
          </w:r>
        </w:del>
      </w:ins>
      <w:ins w:id="12727" w:author="Rev 10 Allen Wirfs-Brock" w:date="2012-09-25T11:36:00Z">
        <w:r w:rsidR="0044546B">
          <w:rPr>
            <w:rStyle w:val="bnf"/>
          </w:rPr>
          <w:t>Unary</w:t>
        </w:r>
      </w:ins>
      <w:ins w:id="12728" w:author="Rev 6 Allen Wirfs-Brock" w:date="2012-01-26T11:44:00Z">
        <w:r w:rsidR="008A7F90" w:rsidRPr="00E77497">
          <w:rPr>
            <w:rStyle w:val="bnf"/>
          </w:rPr>
          <w:t>Expression</w:t>
        </w:r>
        <w:r w:rsidR="008A7F90" w:rsidRPr="00E77497">
          <w:t xml:space="preserve"> </w:t>
        </w:r>
      </w:ins>
      <w:ins w:id="12729" w:author="Rev 5 Allen Wirfs-Brock" w:date="2012-01-11T11:05:00Z">
        <w:r w:rsidRPr="00E77497">
          <w:t>would produce a Syntax Error according to these rules. This rule is recursively applied.</w:t>
        </w:r>
      </w:ins>
    </w:p>
    <w:p w14:paraId="54F949F6" w14:textId="77777777" w:rsidR="00165530" w:rsidRPr="00120381" w:rsidRDefault="00165530" w:rsidP="00165530">
      <w:pPr>
        <w:pStyle w:val="SyntaxRule"/>
        <w:rPr>
          <w:ins w:id="12730" w:author="Rev 10 Allen Wirfs-Brock" w:date="2012-09-06T19:37:00Z"/>
        </w:rPr>
      </w:pPr>
      <w:ins w:id="12731" w:author="Rev 10 Allen Wirfs-Brock" w:date="2012-09-06T19:37:00Z">
        <w:r w:rsidRPr="00E77497">
          <w:t>UnaryExpression</w:t>
        </w:r>
        <w:r>
          <w:t xml:space="preserve"> </w:t>
        </w:r>
        <w:r w:rsidRPr="00120381">
          <w:rPr>
            <w:rFonts w:ascii="Arial" w:hAnsi="Arial"/>
            <w:b/>
            <w:i w:val="0"/>
          </w:rPr>
          <w:t>:</w:t>
        </w:r>
      </w:ins>
    </w:p>
    <w:p w14:paraId="7A973815" w14:textId="77777777" w:rsidR="00165530" w:rsidRPr="00675B74" w:rsidRDefault="00165530" w:rsidP="00165530">
      <w:pPr>
        <w:pStyle w:val="SyntaxDefinition"/>
        <w:rPr>
          <w:ins w:id="12732" w:author="Rev 10 Allen Wirfs-Brock" w:date="2012-09-06T19:37:00Z"/>
        </w:rPr>
      </w:pPr>
      <w:ins w:id="12733" w:author="Rev 10 Allen Wirfs-Brock" w:date="2012-09-06T19:37:00Z">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ins>
    </w:p>
    <w:p w14:paraId="164F760B" w14:textId="77777777" w:rsidR="00165530" w:rsidRPr="00E77497" w:rsidRDefault="00D90D13" w:rsidP="00165530">
      <w:pPr>
        <w:numPr>
          <w:ilvl w:val="0"/>
          <w:numId w:val="737"/>
        </w:numPr>
        <w:spacing w:after="220"/>
        <w:rPr>
          <w:ins w:id="12734" w:author="Rev 10 Allen Wirfs-Brock" w:date="2012-09-06T19:37:00Z"/>
        </w:rPr>
      </w:pPr>
      <w:ins w:id="12735" w:author="Rev 10 Allen Wirfs-Brock" w:date="2012-09-07T09:49:00Z">
        <w:r>
          <w:t>It is an early Reference Error i</w:t>
        </w:r>
        <w:r w:rsidRPr="008E7E56">
          <w:t xml:space="preserve">f </w:t>
        </w:r>
        <w:r w:rsidRPr="00E04E1E">
          <w:rPr>
            <w:rFonts w:ascii="Times New Roman" w:hAnsi="Times New Roman"/>
          </w:rPr>
          <w:t>IsValidSimpleAssignmentTarget</w:t>
        </w:r>
        <w:r>
          <w:t xml:space="preserve"> of</w:t>
        </w:r>
        <w:r w:rsidRPr="00BD6E56">
          <w:rPr>
            <w:rStyle w:val="bnf"/>
          </w:rPr>
          <w:t xml:space="preserve"> </w:t>
        </w:r>
        <w:r>
          <w:rPr>
            <w:rStyle w:val="bnf"/>
          </w:rPr>
          <w:t>Unary</w:t>
        </w:r>
        <w:r w:rsidRPr="00E04E1E">
          <w:rPr>
            <w:rStyle w:val="bnf"/>
          </w:rPr>
          <w:t>Expression</w:t>
        </w:r>
        <w:r w:rsidRPr="00BD6E56">
          <w:rPr>
            <w:rStyle w:val="bnf"/>
          </w:rPr>
          <w:t xml:space="preserve"> </w:t>
        </w:r>
        <w:r>
          <w:t xml:space="preserve">is </w:t>
        </w:r>
        <w:r w:rsidRPr="00E04E1E">
          <w:rPr>
            <w:rFonts w:ascii="Times New Roman" w:hAnsi="Times New Roman"/>
            <w:b/>
          </w:rPr>
          <w:t>false</w:t>
        </w:r>
        <w:r>
          <w:t>.</w:t>
        </w:r>
      </w:ins>
    </w:p>
    <w:p w14:paraId="01703394" w14:textId="77777777" w:rsidR="00A97CF5" w:rsidRPr="00E77497" w:rsidRDefault="00A97CF5" w:rsidP="00A97CF5">
      <w:pPr>
        <w:rPr>
          <w:ins w:id="12736" w:author="Rev 10 Allen Wirfs-Brock" w:date="2012-09-07T09:51:00Z"/>
          <w:rFonts w:ascii="Helvetica" w:hAnsi="Helvetica"/>
          <w:b/>
        </w:rPr>
      </w:pPr>
      <w:ins w:id="12737" w:author="Rev 10 Allen Wirfs-Brock" w:date="2012-09-07T09:51:00Z">
        <w:r w:rsidRPr="00E77497">
          <w:rPr>
            <w:rFonts w:ascii="Helvetica" w:hAnsi="Helvetica"/>
            <w:b/>
          </w:rPr>
          <w:t xml:space="preserve">Static Semantics:  </w:t>
        </w:r>
        <w:r w:rsidRPr="00BD6E56">
          <w:rPr>
            <w:rFonts w:ascii="Helvetica" w:hAnsi="Helvetica"/>
            <w:b/>
            <w:lang w:eastAsia="en-US"/>
          </w:rPr>
          <w:t>IsValidSimpleAssignmentTarget</w:t>
        </w:r>
      </w:ins>
    </w:p>
    <w:p w14:paraId="4877755B" w14:textId="77777777" w:rsidR="00A97CF5" w:rsidRPr="00E77497" w:rsidRDefault="00A97CF5" w:rsidP="00A97CF5">
      <w:pPr>
        <w:pStyle w:val="SyntaxRule"/>
        <w:rPr>
          <w:ins w:id="12738" w:author="Rev 10 Allen Wirfs-Brock" w:date="2012-09-07T09:52:00Z"/>
        </w:rPr>
      </w:pPr>
      <w:ins w:id="12739" w:author="Rev 10 Allen Wirfs-Brock" w:date="2012-09-07T09:52:00Z">
        <w:r w:rsidRPr="00E77497">
          <w:t xml:space="preserve">UnaryExpression </w:t>
        </w:r>
        <w:r w:rsidRPr="00E77497">
          <w:rPr>
            <w:rFonts w:ascii="Arial" w:hAnsi="Arial"/>
            <w:b/>
            <w:i w:val="0"/>
          </w:rPr>
          <w:t>:</w:t>
        </w:r>
      </w:ins>
    </w:p>
    <w:p w14:paraId="29DDED91" w14:textId="77777777" w:rsidR="00A97CF5" w:rsidRPr="00E77497" w:rsidRDefault="00A97CF5" w:rsidP="00A97CF5">
      <w:pPr>
        <w:pStyle w:val="SyntaxDefinition"/>
        <w:rPr>
          <w:ins w:id="12740" w:author="Rev 10 Allen Wirfs-Brock" w:date="2012-09-07T09:52:00Z"/>
        </w:rPr>
      </w:pPr>
      <w:ins w:id="12741" w:author="Rev 10 Allen Wirfs-Brock" w:date="2012-09-07T09:52:00Z">
        <w:r w:rsidRPr="00E77497">
          <w:rPr>
            <w:rFonts w:ascii="Courier New" w:hAnsi="Courier New"/>
            <w:b/>
            <w:i w:val="0"/>
          </w:rP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ins>
    </w:p>
    <w:p w14:paraId="41EF99E2" w14:textId="77777777" w:rsidR="00A97CF5" w:rsidRPr="00E77497" w:rsidRDefault="00A97CF5" w:rsidP="00A97CF5">
      <w:pPr>
        <w:pStyle w:val="Alg4"/>
        <w:numPr>
          <w:ilvl w:val="0"/>
          <w:numId w:val="970"/>
        </w:numPr>
        <w:spacing w:after="220"/>
        <w:contextualSpacing/>
        <w:rPr>
          <w:ins w:id="12742" w:author="Rev 10 Allen Wirfs-Brock" w:date="2012-09-07T09:51:00Z"/>
        </w:rPr>
      </w:pPr>
      <w:ins w:id="12743" w:author="Rev 10 Allen Wirfs-Brock" w:date="2012-09-07T09:51:00Z">
        <w:r w:rsidRPr="00E77497">
          <w:t xml:space="preserve">Return </w:t>
        </w:r>
        <w:r w:rsidRPr="00BD6E56">
          <w:rPr>
            <w:b/>
          </w:rPr>
          <w:t>false</w:t>
        </w:r>
        <w:r w:rsidRPr="00E77497">
          <w:t>.</w:t>
        </w:r>
      </w:ins>
    </w:p>
    <w:p w14:paraId="1FEF5483" w14:textId="77777777" w:rsidR="004C02EF" w:rsidRPr="00E77497" w:rsidRDefault="004C02EF" w:rsidP="003A4B22">
      <w:pPr>
        <w:pStyle w:val="30"/>
        <w:numPr>
          <w:ilvl w:val="0"/>
          <w:numId w:val="0"/>
        </w:numPr>
      </w:pPr>
      <w:bookmarkStart w:id="12744" w:name="_Toc336509520"/>
      <w:r w:rsidRPr="00E77497">
        <w:t>11.4.1</w:t>
      </w:r>
      <w:r w:rsidRPr="00E77497">
        <w:tab/>
        <w:t xml:space="preserve">The </w:t>
      </w:r>
      <w:r w:rsidRPr="00E77497">
        <w:rPr>
          <w:rFonts w:ascii="Courier New" w:hAnsi="Courier New"/>
          <w:sz w:val="22"/>
        </w:rPr>
        <w:t>delete</w:t>
      </w:r>
      <w:r w:rsidRPr="00E77497">
        <w:t xml:space="preserve"> Operato</w:t>
      </w:r>
      <w:bookmarkStart w:id="12745" w:name="_Toc382202839"/>
      <w:bookmarkEnd w:id="12653"/>
      <w:bookmarkEnd w:id="12654"/>
      <w:bookmarkEnd w:id="12655"/>
      <w:bookmarkEnd w:id="12656"/>
      <w:bookmarkEnd w:id="12657"/>
      <w:bookmarkEnd w:id="12658"/>
      <w:bookmarkEnd w:id="12659"/>
      <w:bookmarkEnd w:id="12660"/>
      <w:bookmarkEnd w:id="12661"/>
      <w:bookmarkEnd w:id="12745"/>
      <w:r w:rsidRPr="00E77497">
        <w:t>r</w:t>
      </w:r>
      <w:bookmarkEnd w:id="12663"/>
      <w:bookmarkEnd w:id="12664"/>
      <w:bookmarkEnd w:id="12665"/>
      <w:bookmarkEnd w:id="12666"/>
      <w:bookmarkEnd w:id="12667"/>
      <w:bookmarkEnd w:id="12668"/>
      <w:bookmarkEnd w:id="12744"/>
    </w:p>
    <w:p w14:paraId="3B89DE29" w14:textId="77777777" w:rsidR="008A7F90" w:rsidRPr="00E77497" w:rsidRDefault="008A7F90" w:rsidP="008A7F90">
      <w:pPr>
        <w:rPr>
          <w:ins w:id="12746" w:author="Rev 6 Allen Wirfs-Brock" w:date="2012-01-26T11:51:00Z"/>
          <w:rFonts w:ascii="Helvetica" w:hAnsi="Helvetica"/>
          <w:b/>
        </w:rPr>
      </w:pPr>
      <w:ins w:id="12747" w:author="Rev 6 Allen Wirfs-Brock" w:date="2012-01-26T11:51:00Z">
        <w:r w:rsidRPr="00E77497">
          <w:rPr>
            <w:rFonts w:ascii="Helvetica" w:hAnsi="Helvetica"/>
            <w:b/>
          </w:rPr>
          <w:t>Static Semantics:  Early Errors</w:t>
        </w:r>
      </w:ins>
    </w:p>
    <w:p w14:paraId="331CAA0E" w14:textId="77777777" w:rsidR="008A7F90" w:rsidRPr="00E77497" w:rsidRDefault="008A7F90" w:rsidP="008A7F90">
      <w:pPr>
        <w:rPr>
          <w:ins w:id="12748" w:author="Rev 6 Allen Wirfs-Brock" w:date="2012-01-26T11:51:00Z"/>
        </w:rPr>
      </w:pPr>
      <w:ins w:id="12749" w:author="Rev 6 Allen Wirfs-Brock" w:date="2012-01-26T11:51:00Z">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delete</w:t>
        </w:r>
        <w:r w:rsidRPr="00E77497">
          <w:rPr>
            <w:rFonts w:ascii="Times New Roman" w:hAnsi="Times New Roman"/>
            <w:i/>
          </w:rPr>
          <w:t xml:space="preserve"> UnaryExpression</w:t>
        </w:r>
        <w:r w:rsidRPr="00E77497">
          <w:t xml:space="preserve"> </w:t>
        </w:r>
      </w:ins>
    </w:p>
    <w:p w14:paraId="6DB4A8C9" w14:textId="77777777" w:rsidR="006D2337" w:rsidRPr="00E77497" w:rsidRDefault="006D2337" w:rsidP="008E7E56">
      <w:pPr>
        <w:numPr>
          <w:ilvl w:val="0"/>
          <w:numId w:val="737"/>
        </w:numPr>
        <w:rPr>
          <w:ins w:id="12750" w:author="Rev 6 Allen Wirfs-Brock" w:date="2012-01-26T11:53:00Z"/>
        </w:rPr>
      </w:pPr>
      <w:ins w:id="12751" w:author="Rev 6 Allen Wirfs-Brock" w:date="2012-01-26T11:53:00Z">
        <w:r w:rsidRPr="00E77497">
          <w:t xml:space="preserve">It is a Syntax Error if the </w:t>
        </w:r>
        <w:r>
          <w:rPr>
            <w:rStyle w:val="bnf"/>
          </w:rPr>
          <w:t>Unary</w:t>
        </w:r>
        <w:r w:rsidRPr="00E77497">
          <w:rPr>
            <w:rStyle w:val="bnf"/>
          </w:rPr>
          <w:t>Expression</w:t>
        </w:r>
        <w:r w:rsidRPr="00E77497">
          <w:t xml:space="preserve"> is contained in </w:t>
        </w:r>
        <w:r>
          <w:t>strict</w:t>
        </w:r>
        <w:r w:rsidRPr="00E77497">
          <w:t xml:space="preserve"> code and the </w:t>
        </w:r>
        <w:r>
          <w:rPr>
            <w:rStyle w:val="bnf"/>
          </w:rPr>
          <w:t>Unary</w:t>
        </w:r>
        <w:r w:rsidRPr="00E77497">
          <w:rPr>
            <w:rStyle w:val="bnf"/>
          </w:rPr>
          <w:t>Expression</w:t>
        </w:r>
        <w:r w:rsidRPr="00E77497">
          <w:t xml:space="preserve"> </w:t>
        </w:r>
      </w:ins>
      <w:ins w:id="12752" w:author="Rev 6 Allen Wirfs-Brock" w:date="2012-01-26T11:55:00Z">
        <w:r>
          <w:t xml:space="preserve">derives </w:t>
        </w:r>
      </w:ins>
      <w:ins w:id="12753" w:author="Rev 6 Allen Wirfs-Brock" w:date="2012-01-26T11:53:00Z">
        <w:r w:rsidRPr="00E77497">
          <w:t xml:space="preserve">an </w:t>
        </w:r>
        <w:r w:rsidRPr="00E77497">
          <w:rPr>
            <w:rStyle w:val="bnf"/>
          </w:rPr>
          <w:t xml:space="preserve">Identifier </w:t>
        </w:r>
        <w:r w:rsidRPr="00795735">
          <w:rPr>
            <w:rStyle w:val="bnf"/>
            <w:rFonts w:ascii="Arial" w:hAnsi="Arial" w:cs="Arial"/>
            <w:i w:val="0"/>
          </w:rPr>
          <w:t>that statically resolve</w:t>
        </w:r>
      </w:ins>
      <w:ins w:id="12754" w:author="Rev 6 Allen Wirfs-Brock" w:date="2012-01-26T11:56:00Z">
        <w:r>
          <w:rPr>
            <w:rStyle w:val="bnf"/>
            <w:rFonts w:ascii="Arial" w:hAnsi="Arial" w:cs="Arial"/>
            <w:i w:val="0"/>
          </w:rPr>
          <w:t>s</w:t>
        </w:r>
      </w:ins>
      <w:ins w:id="12755" w:author="Rev 6 Allen Wirfs-Brock" w:date="2012-01-26T11:53:00Z">
        <w:r w:rsidRPr="00795735">
          <w:rPr>
            <w:rStyle w:val="bnf"/>
            <w:rFonts w:ascii="Arial" w:hAnsi="Arial" w:cs="Arial"/>
            <w:i w:val="0"/>
          </w:rPr>
          <w:t xml:space="preserve"> to a environment record</w:t>
        </w:r>
        <w:r w:rsidRPr="008D16CB">
          <w:rPr>
            <w:rStyle w:val="bnf"/>
            <w:rFonts w:ascii="Arial" w:hAnsi="Arial" w:cs="Arial"/>
            <w:i w:val="0"/>
          </w:rPr>
          <w:t>.</w:t>
        </w:r>
      </w:ins>
    </w:p>
    <w:p w14:paraId="46BC0EB8" w14:textId="77777777" w:rsidR="00326D0A" w:rsidRPr="00E77497" w:rsidRDefault="00326D0A" w:rsidP="00326D0A">
      <w:pPr>
        <w:keepNext/>
        <w:rPr>
          <w:ins w:id="12756" w:author="Rev 4 Allen Wirfs-Brock" w:date="2011-10-15T09:40:00Z"/>
          <w:rFonts w:ascii="Helvetica" w:hAnsi="Helvetica"/>
          <w:b/>
        </w:rPr>
      </w:pPr>
      <w:ins w:id="12757" w:author="Rev 4 Allen Wirfs-Brock" w:date="2011-10-15T09:40:00Z">
        <w:r w:rsidRPr="00E77497">
          <w:rPr>
            <w:rFonts w:ascii="Helvetica" w:hAnsi="Helvetica"/>
            <w:b/>
          </w:rPr>
          <w:t xml:space="preserve">Runtime Semantics: </w:t>
        </w:r>
        <w:r w:rsidRPr="00E77497">
          <w:rPr>
            <w:rFonts w:ascii="Helvetica" w:hAnsi="Helvetica"/>
            <w:b/>
            <w:spacing w:val="6"/>
          </w:rPr>
          <w:t>Evaluation</w:t>
        </w:r>
      </w:ins>
    </w:p>
    <w:p w14:paraId="378D91AB" w14:textId="77777777" w:rsidR="004C02EF" w:rsidRPr="00E77497" w:rsidRDefault="004C02EF" w:rsidP="004C02EF">
      <w:del w:id="12758" w:author="Rev 4 Allen Wirfs-Brock" w:date="2011-10-15T09:40:00Z">
        <w:r w:rsidRPr="00E77497" w:rsidDel="00326D0A">
          <w:delText xml:space="preserve">The production </w:delText>
        </w:r>
      </w:del>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delete</w:t>
      </w:r>
      <w:r w:rsidRPr="00E77497">
        <w:rPr>
          <w:rFonts w:ascii="Times New Roman" w:hAnsi="Times New Roman"/>
          <w:i/>
        </w:rPr>
        <w:t xml:space="preserve"> UnaryExpression</w:t>
      </w:r>
      <w:r w:rsidRPr="00E77497">
        <w:t xml:space="preserve"> </w:t>
      </w:r>
      <w:del w:id="12759" w:author="Rev 4 Allen Wirfs-Brock" w:date="2011-10-15T09:40:00Z">
        <w:r w:rsidRPr="00E77497" w:rsidDel="00326D0A">
          <w:delText>is evaluated as follows:</w:delText>
        </w:r>
      </w:del>
      <w:bookmarkStart w:id="12760" w:name="_Toc382212487"/>
    </w:p>
    <w:p w14:paraId="4D1A2B61" w14:textId="77777777" w:rsidR="004C02EF" w:rsidRPr="00E77497" w:rsidRDefault="004C02EF" w:rsidP="0051483D">
      <w:pPr>
        <w:pStyle w:val="Alg3"/>
        <w:numPr>
          <w:ilvl w:val="0"/>
          <w:numId w:val="71"/>
        </w:numPr>
        <w:contextualSpacing/>
      </w:pPr>
      <w:r w:rsidRPr="00E77497">
        <w:t xml:space="preserve">Let </w:t>
      </w:r>
      <w:r w:rsidRPr="00E77497">
        <w:rPr>
          <w:i/>
        </w:rPr>
        <w:t xml:space="preserve">ref </w:t>
      </w:r>
      <w:r w:rsidRPr="00E77497">
        <w:t xml:space="preserve">be the result of evaluating </w:t>
      </w:r>
      <w:r w:rsidRPr="00E77497">
        <w:rPr>
          <w:i/>
        </w:rPr>
        <w:t>UnaryExpression</w:t>
      </w:r>
      <w:bookmarkEnd w:id="12760"/>
      <w:r w:rsidRPr="00E77497">
        <w:t>.</w:t>
      </w:r>
      <w:bookmarkStart w:id="12761" w:name="_Toc382212488"/>
    </w:p>
    <w:p w14:paraId="7FFF1568" w14:textId="77777777" w:rsidR="00122292" w:rsidRDefault="0056239B" w:rsidP="00122292">
      <w:pPr>
        <w:pStyle w:val="Alg4"/>
        <w:numPr>
          <w:ilvl w:val="0"/>
          <w:numId w:val="71"/>
        </w:numPr>
        <w:contextualSpacing/>
        <w:rPr>
          <w:ins w:id="12762" w:author="Rev 6 Allen Wirfs-Brock" w:date="2012-02-16T15:15:00Z"/>
        </w:rPr>
      </w:pPr>
      <w:ins w:id="12763" w:author="Rev 8 Allen Wirfs-Brock" w:date="2012-06-12T13:00:00Z">
        <w:r>
          <w:t>ReturnIfAbrupt(</w:t>
        </w:r>
        <w:r>
          <w:rPr>
            <w:i/>
          </w:rPr>
          <w:t>ref</w:t>
        </w:r>
        <w:r>
          <w:t>).</w:t>
        </w:r>
      </w:ins>
      <w:ins w:id="12764" w:author="Rev 6 Allen Wirfs-Brock" w:date="2012-02-16T15:15:00Z">
        <w:del w:id="12765" w:author="Rev 8 Allen Wirfs-Brock" w:date="2012-06-12T13:00:00Z">
          <w:r w:rsidR="00122292" w:rsidDel="0056239B">
            <w:delText xml:space="preserve">If </w:delText>
          </w:r>
        </w:del>
      </w:ins>
      <w:ins w:id="12766" w:author="Rev 6 Allen Wirfs-Brock" w:date="2012-02-16T15:16:00Z">
        <w:del w:id="12767" w:author="Rev 8 Allen Wirfs-Brock" w:date="2012-06-12T13:00:00Z">
          <w:r w:rsidR="00122292" w:rsidRPr="00E77497" w:rsidDel="0056239B">
            <w:rPr>
              <w:i/>
            </w:rPr>
            <w:delText xml:space="preserve">ref </w:delText>
          </w:r>
        </w:del>
      </w:ins>
      <w:ins w:id="12768" w:author="Rev 6 Allen Wirfs-Brock" w:date="2012-02-16T15:15:00Z">
        <w:del w:id="12769" w:author="Rev 8 Allen Wirfs-Brock" w:date="2012-06-12T13:00:00Z">
          <w:r w:rsidR="00122292" w:rsidDel="0056239B">
            <w:delText xml:space="preserve">is an abrupt completion, return </w:delText>
          </w:r>
        </w:del>
      </w:ins>
      <w:ins w:id="12770" w:author="Rev 6 Allen Wirfs-Brock" w:date="2012-02-16T15:16:00Z">
        <w:del w:id="12771" w:author="Rev 8 Allen Wirfs-Brock" w:date="2012-06-12T13:00:00Z">
          <w:r w:rsidR="00122292" w:rsidRPr="00E77497" w:rsidDel="0056239B">
            <w:rPr>
              <w:i/>
            </w:rPr>
            <w:delText>ref</w:delText>
          </w:r>
        </w:del>
      </w:ins>
      <w:ins w:id="12772" w:author="Rev 6 Allen Wirfs-Brock" w:date="2012-02-16T15:15:00Z">
        <w:del w:id="12773" w:author="Rev 8 Allen Wirfs-Brock" w:date="2012-06-12T13:00:00Z">
          <w:r w:rsidR="00122292" w:rsidDel="0056239B">
            <w:delText>.</w:delText>
          </w:r>
        </w:del>
      </w:ins>
    </w:p>
    <w:p w14:paraId="77E52991" w14:textId="77777777" w:rsidR="004C02EF" w:rsidRPr="00E77497" w:rsidRDefault="004C02EF" w:rsidP="00441AED">
      <w:pPr>
        <w:pStyle w:val="Alg3"/>
        <w:numPr>
          <w:ilvl w:val="0"/>
          <w:numId w:val="71"/>
        </w:numPr>
        <w:spacing w:after="220"/>
        <w:contextualSpacing/>
      </w:pPr>
      <w:r w:rsidRPr="00E77497">
        <w:t>If Type(</w:t>
      </w:r>
      <w:r w:rsidRPr="00E77497">
        <w:rPr>
          <w:i/>
        </w:rPr>
        <w:t>ref</w:t>
      </w:r>
      <w:r w:rsidRPr="00E77497">
        <w:t xml:space="preserve">) is not Reference, return </w:t>
      </w:r>
      <w:r w:rsidRPr="00E77497">
        <w:rPr>
          <w:b/>
        </w:rPr>
        <w:t>true</w:t>
      </w:r>
      <w:r w:rsidRPr="00E77497">
        <w:t>.</w:t>
      </w:r>
    </w:p>
    <w:p w14:paraId="2D78AA5F" w14:textId="77777777" w:rsidR="004C02EF" w:rsidRPr="00E77497" w:rsidRDefault="004C02EF" w:rsidP="00795735">
      <w:pPr>
        <w:pStyle w:val="Alg3"/>
        <w:numPr>
          <w:ilvl w:val="0"/>
          <w:numId w:val="71"/>
        </w:numPr>
        <w:spacing w:after="220"/>
        <w:contextualSpacing/>
      </w:pPr>
      <w:r w:rsidRPr="00E77497">
        <w:t>If IsUnresolvableReference(</w:t>
      </w:r>
      <w:r w:rsidRPr="00E77497">
        <w:rPr>
          <w:i/>
        </w:rPr>
        <w:t>ref</w:t>
      </w:r>
      <w:r w:rsidRPr="00E77497">
        <w:t xml:space="preserve">) </w:t>
      </w:r>
      <w:ins w:id="12774" w:author="Rev 5 Allen Wirfs-Brock" w:date="2012-01-11T12:55:00Z">
        <w:r w:rsidR="00795735">
          <w:t>i</w:t>
        </w:r>
      </w:ins>
      <w:ins w:id="12775" w:author="Rev 5 Allen Wirfs-Brock" w:date="2012-01-11T11:21:00Z">
        <w:r w:rsidR="00795735">
          <w:t xml:space="preserve">s </w:t>
        </w:r>
      </w:ins>
      <w:ins w:id="12776" w:author="Rev 5 Allen Wirfs-Brock" w:date="2012-01-11T12:55:00Z">
        <w:r w:rsidR="00795735">
          <w:rPr>
            <w:b/>
          </w:rPr>
          <w:t>true</w:t>
        </w:r>
      </w:ins>
      <w:ins w:id="12777" w:author="Rev 5 Allen Wirfs-Brock" w:date="2012-01-11T11:21:00Z">
        <w:r w:rsidR="00795735">
          <w:t xml:space="preserve">, </w:t>
        </w:r>
      </w:ins>
      <w:r w:rsidRPr="00E77497">
        <w:t>then,</w:t>
      </w:r>
    </w:p>
    <w:p w14:paraId="092CBA62" w14:textId="77777777" w:rsidR="004C02EF" w:rsidRPr="00E77497" w:rsidRDefault="004C02EF" w:rsidP="00795735">
      <w:pPr>
        <w:pStyle w:val="Alg3"/>
        <w:numPr>
          <w:ilvl w:val="1"/>
          <w:numId w:val="71"/>
        </w:numPr>
        <w:spacing w:after="220"/>
        <w:contextualSpacing/>
      </w:pPr>
      <w:r w:rsidRPr="00E77497">
        <w:t>If IsStrictReference(</w:t>
      </w:r>
      <w:r w:rsidRPr="00E77497">
        <w:rPr>
          <w:i/>
        </w:rPr>
        <w:t>ref</w:t>
      </w:r>
      <w:r w:rsidRPr="00E77497">
        <w:t xml:space="preserve">) is </w:t>
      </w:r>
      <w:r w:rsidRPr="00E77497">
        <w:rPr>
          <w:b/>
        </w:rPr>
        <w:t>true</w:t>
      </w:r>
      <w:r w:rsidRPr="00E77497">
        <w:t xml:space="preserve">, throw a </w:t>
      </w:r>
      <w:r w:rsidRPr="00E77497">
        <w:rPr>
          <w:b/>
        </w:rPr>
        <w:t>SyntaxError</w:t>
      </w:r>
      <w:r w:rsidRPr="00E77497">
        <w:t xml:space="preserve"> exception.</w:t>
      </w:r>
    </w:p>
    <w:p w14:paraId="13F6FA1A" w14:textId="77777777" w:rsidR="004C02EF" w:rsidRPr="00E77497" w:rsidRDefault="004C02EF" w:rsidP="00795735">
      <w:pPr>
        <w:pStyle w:val="Alg3"/>
        <w:numPr>
          <w:ilvl w:val="1"/>
          <w:numId w:val="71"/>
        </w:numPr>
        <w:spacing w:after="220"/>
        <w:contextualSpacing/>
      </w:pPr>
      <w:r w:rsidRPr="00E77497">
        <w:t xml:space="preserve">Else, return </w:t>
      </w:r>
      <w:r w:rsidRPr="00E77497">
        <w:rPr>
          <w:b/>
        </w:rPr>
        <w:t>true</w:t>
      </w:r>
      <w:r w:rsidRPr="00E77497">
        <w:t>.</w:t>
      </w:r>
    </w:p>
    <w:p w14:paraId="04E56947" w14:textId="77777777" w:rsidR="004C02EF" w:rsidRPr="00E77497" w:rsidRDefault="004C02EF" w:rsidP="00441AED">
      <w:pPr>
        <w:pStyle w:val="Alg3"/>
        <w:numPr>
          <w:ilvl w:val="0"/>
          <w:numId w:val="71"/>
        </w:numPr>
        <w:spacing w:after="220"/>
        <w:contextualSpacing/>
      </w:pPr>
      <w:r w:rsidRPr="00E77497">
        <w:t>If IsPropertyReference(</w:t>
      </w:r>
      <w:r w:rsidRPr="00E77497">
        <w:rPr>
          <w:i/>
        </w:rPr>
        <w:t>ref</w:t>
      </w:r>
      <w:r w:rsidRPr="00E77497">
        <w:t xml:space="preserve">) is </w:t>
      </w:r>
      <w:r w:rsidRPr="00E77497">
        <w:rPr>
          <w:b/>
        </w:rPr>
        <w:t>true</w:t>
      </w:r>
      <w:r w:rsidRPr="00E77497">
        <w:t>, then</w:t>
      </w:r>
    </w:p>
    <w:p w14:paraId="70047440" w14:textId="77777777" w:rsidR="003B43C7" w:rsidRDefault="003B43C7" w:rsidP="00441AED">
      <w:pPr>
        <w:pStyle w:val="Alg3"/>
        <w:numPr>
          <w:ilvl w:val="1"/>
          <w:numId w:val="71"/>
        </w:numPr>
        <w:spacing w:after="220"/>
        <w:contextualSpacing/>
        <w:rPr>
          <w:ins w:id="12778" w:author="Rev 7 Allen Wirfs-Brock" w:date="2012-05-01T17:43:00Z"/>
        </w:rPr>
      </w:pPr>
      <w:bookmarkStart w:id="12779" w:name="_Toc382212492"/>
      <w:bookmarkStart w:id="12780" w:name="_Ref458400786"/>
      <w:bookmarkEnd w:id="12761"/>
      <w:ins w:id="12781" w:author="Rev 7 Allen Wirfs-Brock" w:date="2012-05-01T17:43:00Z">
        <w:r>
          <w:t>If IsSuperReference</w:t>
        </w:r>
      </w:ins>
      <w:ins w:id="12782" w:author="Rev 7 Allen Wirfs-Brock" w:date="2012-05-01T17:44:00Z">
        <w:r>
          <w:t>(</w:t>
        </w:r>
        <w:r w:rsidRPr="003B43C7">
          <w:rPr>
            <w:i/>
          </w:rPr>
          <w:t>ref</w:t>
        </w:r>
        <w:r>
          <w:t xml:space="preserve">), then throw a </w:t>
        </w:r>
        <w:r w:rsidRPr="003B43C7">
          <w:rPr>
            <w:b/>
          </w:rPr>
          <w:t>ReferenceError</w:t>
        </w:r>
        <w:r>
          <w:t xml:space="preserve"> exception.</w:t>
        </w:r>
      </w:ins>
    </w:p>
    <w:p w14:paraId="75ECA293" w14:textId="77777777" w:rsidR="004C02EF" w:rsidRPr="00E77497" w:rsidRDefault="004C02EF" w:rsidP="00441AED">
      <w:pPr>
        <w:pStyle w:val="Alg3"/>
        <w:numPr>
          <w:ilvl w:val="1"/>
          <w:numId w:val="71"/>
        </w:numPr>
        <w:spacing w:after="220"/>
        <w:contextualSpacing/>
      </w:pPr>
      <w:r w:rsidRPr="00E77497">
        <w:t>Return the result of calling the [[Delete]] internal method on ToObject(GetBase(</w:t>
      </w:r>
      <w:r w:rsidRPr="00E77497">
        <w:rPr>
          <w:i/>
        </w:rPr>
        <w:t>ref)</w:t>
      </w:r>
      <w:r w:rsidRPr="00E77497">
        <w:t>) providing GetReferencedName(</w:t>
      </w:r>
      <w:r w:rsidRPr="00E77497">
        <w:rPr>
          <w:i/>
        </w:rPr>
        <w:t>ref</w:t>
      </w:r>
      <w:r w:rsidRPr="00E77497">
        <w:t>) and IsStrictReference(</w:t>
      </w:r>
      <w:r w:rsidRPr="00E77497">
        <w:rPr>
          <w:i/>
        </w:rPr>
        <w:t>ref</w:t>
      </w:r>
      <w:r w:rsidRPr="00E77497">
        <w:t>) as the arguments</w:t>
      </w:r>
      <w:bookmarkEnd w:id="12779"/>
      <w:r w:rsidRPr="00E77497">
        <w:t>.</w:t>
      </w:r>
      <w:bookmarkStart w:id="12783" w:name="_Toc382212493"/>
      <w:bookmarkEnd w:id="12780"/>
    </w:p>
    <w:p w14:paraId="1225CDD4" w14:textId="77777777" w:rsidR="004C02EF" w:rsidRPr="00E77497" w:rsidRDefault="004C02EF" w:rsidP="00441AED">
      <w:pPr>
        <w:pStyle w:val="Alg3"/>
        <w:numPr>
          <w:ilvl w:val="0"/>
          <w:numId w:val="71"/>
        </w:numPr>
        <w:spacing w:after="220"/>
        <w:contextualSpacing/>
      </w:pPr>
      <w:r w:rsidRPr="00E77497">
        <w:t xml:space="preserve">Else, </w:t>
      </w:r>
      <w:r w:rsidRPr="00E77497">
        <w:rPr>
          <w:i/>
        </w:rPr>
        <w:t>ref</w:t>
      </w:r>
      <w:r w:rsidRPr="00E77497">
        <w:t xml:space="preserve"> is a Reference to an Environment Record binding, so</w:t>
      </w:r>
    </w:p>
    <w:p w14:paraId="4F55EB32" w14:textId="77777777" w:rsidR="004C02EF" w:rsidRPr="00E77497" w:rsidDel="00795735" w:rsidRDefault="004C02EF" w:rsidP="00441AED">
      <w:pPr>
        <w:pStyle w:val="Alg3"/>
        <w:numPr>
          <w:ilvl w:val="1"/>
          <w:numId w:val="71"/>
        </w:numPr>
        <w:spacing w:after="220"/>
        <w:contextualSpacing/>
        <w:rPr>
          <w:del w:id="12784" w:author="Rev 5 Allen Wirfs-Brock" w:date="2012-01-11T11:19:00Z"/>
        </w:rPr>
      </w:pPr>
      <w:del w:id="12785" w:author="Rev 5 Allen Wirfs-Brock" w:date="2012-01-11T11:19:00Z">
        <w:r w:rsidRPr="00E77497" w:rsidDel="00795735">
          <w:delText>If IsStrictReference(</w:delText>
        </w:r>
        <w:r w:rsidRPr="00E77497" w:rsidDel="00795735">
          <w:rPr>
            <w:i/>
          </w:rPr>
          <w:delText>ref</w:delText>
        </w:r>
        <w:r w:rsidRPr="00E77497" w:rsidDel="00795735">
          <w:delText xml:space="preserve">) is </w:delText>
        </w:r>
        <w:r w:rsidRPr="00E77497" w:rsidDel="00795735">
          <w:rPr>
            <w:b/>
          </w:rPr>
          <w:delText>true</w:delText>
        </w:r>
        <w:r w:rsidRPr="00E77497" w:rsidDel="00795735">
          <w:delText xml:space="preserve">, throw a </w:delText>
        </w:r>
        <w:r w:rsidRPr="00E77497" w:rsidDel="00795735">
          <w:rPr>
            <w:b/>
          </w:rPr>
          <w:delText>SyntaxError</w:delText>
        </w:r>
        <w:r w:rsidRPr="00E77497" w:rsidDel="00795735">
          <w:delText xml:space="preserve"> exception.</w:delText>
        </w:r>
      </w:del>
    </w:p>
    <w:p w14:paraId="2E2CCB4F" w14:textId="77777777" w:rsidR="004C02EF" w:rsidRPr="00E77497" w:rsidRDefault="004C02EF" w:rsidP="00441AED">
      <w:pPr>
        <w:pStyle w:val="Alg3"/>
        <w:numPr>
          <w:ilvl w:val="1"/>
          <w:numId w:val="71"/>
        </w:numPr>
        <w:spacing w:after="220"/>
        <w:contextualSpacing/>
      </w:pPr>
      <w:r w:rsidRPr="00E77497">
        <w:t xml:space="preserve">Let </w:t>
      </w:r>
      <w:r w:rsidRPr="00E77497">
        <w:rPr>
          <w:i/>
        </w:rPr>
        <w:t>bindings</w:t>
      </w:r>
      <w:r w:rsidRPr="00E77497">
        <w:t xml:space="preserve"> be GetBase(</w:t>
      </w:r>
      <w:r w:rsidRPr="00E77497">
        <w:rPr>
          <w:i/>
        </w:rPr>
        <w:t>ref</w:t>
      </w:r>
      <w:r w:rsidRPr="00E77497">
        <w:t>).</w:t>
      </w:r>
    </w:p>
    <w:p w14:paraId="07806FFE" w14:textId="77777777" w:rsidR="004C02EF" w:rsidRPr="00E77497" w:rsidRDefault="004C02EF" w:rsidP="00441AED">
      <w:pPr>
        <w:pStyle w:val="Alg3"/>
        <w:numPr>
          <w:ilvl w:val="1"/>
          <w:numId w:val="71"/>
        </w:numPr>
        <w:spacing w:after="220"/>
        <w:contextualSpacing/>
      </w:pPr>
      <w:r w:rsidRPr="00E77497">
        <w:t xml:space="preserve">Return the result of calling the DeleteBinding concrete method of </w:t>
      </w:r>
      <w:r w:rsidRPr="00E77497">
        <w:rPr>
          <w:i/>
        </w:rPr>
        <w:t>bindings</w:t>
      </w:r>
      <w:r w:rsidRPr="00E77497">
        <w:t>, providing GetReferencedName(</w:t>
      </w:r>
      <w:r w:rsidRPr="00E77497">
        <w:rPr>
          <w:i/>
        </w:rPr>
        <w:t>ref</w:t>
      </w:r>
      <w:r w:rsidRPr="00E77497">
        <w:t>) as the argument.</w:t>
      </w:r>
    </w:p>
    <w:p w14:paraId="65551207" w14:textId="77777777" w:rsidR="004C02EF" w:rsidRPr="00E77497" w:rsidRDefault="004C02EF" w:rsidP="004C02EF">
      <w:pPr>
        <w:pStyle w:val="Note"/>
      </w:pPr>
      <w:bookmarkStart w:id="12786" w:name="_Toc472818832"/>
      <w:bookmarkEnd w:id="12783"/>
      <w:r w:rsidRPr="00E77497">
        <w:t>NOTE</w:t>
      </w:r>
      <w:r w:rsidRPr="00E77497">
        <w:tab/>
        <w:t xml:space="preserve">When a </w:t>
      </w:r>
      <w:r w:rsidRPr="00E77497">
        <w:rPr>
          <w:rFonts w:ascii="Courier New" w:hAnsi="Courier New" w:cs="Courier New"/>
          <w:b/>
        </w:rPr>
        <w:t>delete</w:t>
      </w:r>
      <w:r w:rsidRPr="00E77497">
        <w:t xml:space="preserve"> operator occurs within strict mode code, a </w:t>
      </w:r>
      <w:r w:rsidRPr="00E77497">
        <w:rPr>
          <w:b/>
        </w:rPr>
        <w:t>SyntaxError</w:t>
      </w:r>
      <w:r w:rsidRPr="00E77497">
        <w:t xml:space="preserve"> exception is thrown if its </w:t>
      </w:r>
      <w:r w:rsidRPr="00E77497">
        <w:rPr>
          <w:rStyle w:val="bnf"/>
        </w:rPr>
        <w:t>UnaryExpression</w:t>
      </w:r>
      <w:r w:rsidRPr="00E77497">
        <w:t xml:space="preserve"> is a direct reference to a variable, function argument, or function name. In addition, if a </w:t>
      </w:r>
      <w:r w:rsidRPr="00E77497">
        <w:rPr>
          <w:rFonts w:ascii="Courier New" w:hAnsi="Courier New" w:cs="Courier New"/>
          <w:b/>
        </w:rPr>
        <w:t>delete</w:t>
      </w:r>
      <w:r w:rsidRPr="00E77497">
        <w:t xml:space="preserve"> operator occurs within strict mode code and the property to be deleted has the attribute { [[Configurable]]: </w:t>
      </w:r>
      <w:r w:rsidRPr="00E77497">
        <w:rPr>
          <w:b/>
        </w:rPr>
        <w:t>false</w:t>
      </w:r>
      <w:r w:rsidRPr="00E77497">
        <w:t xml:space="preserve"> }, a </w:t>
      </w:r>
      <w:r w:rsidRPr="00E77497">
        <w:rPr>
          <w:b/>
        </w:rPr>
        <w:t xml:space="preserve">TypeError </w:t>
      </w:r>
      <w:r w:rsidRPr="00E77497">
        <w:t>exception is thrown.</w:t>
      </w:r>
    </w:p>
    <w:p w14:paraId="0BA17D93" w14:textId="77777777" w:rsidR="004C02EF" w:rsidRPr="00E77497" w:rsidRDefault="004C02EF" w:rsidP="003A4B22">
      <w:pPr>
        <w:pStyle w:val="30"/>
        <w:numPr>
          <w:ilvl w:val="0"/>
          <w:numId w:val="0"/>
        </w:numPr>
      </w:pPr>
      <w:bookmarkStart w:id="12787" w:name="_Toc235503406"/>
      <w:bookmarkStart w:id="12788" w:name="_Toc241509181"/>
      <w:bookmarkStart w:id="12789" w:name="_Toc244416668"/>
      <w:bookmarkStart w:id="12790" w:name="_Toc276631032"/>
      <w:bookmarkStart w:id="12791" w:name="_Toc336509521"/>
      <w:r w:rsidRPr="00E77497">
        <w:t>11.4.2</w:t>
      </w:r>
      <w:r w:rsidRPr="00E77497">
        <w:tab/>
        <w:t xml:space="preserve">The </w:t>
      </w:r>
      <w:r w:rsidRPr="00E77497">
        <w:rPr>
          <w:rFonts w:ascii="Courier New" w:hAnsi="Courier New"/>
          <w:sz w:val="22"/>
        </w:rPr>
        <w:t>void</w:t>
      </w:r>
      <w:r w:rsidRPr="00E77497">
        <w:t xml:space="preserve"> Operato</w:t>
      </w:r>
      <w:bookmarkStart w:id="12792" w:name="_Toc382202841"/>
      <w:bookmarkEnd w:id="12792"/>
      <w:r w:rsidRPr="00E77497">
        <w:t>r</w:t>
      </w:r>
      <w:bookmarkEnd w:id="12786"/>
      <w:bookmarkEnd w:id="12787"/>
      <w:bookmarkEnd w:id="12788"/>
      <w:bookmarkEnd w:id="12789"/>
      <w:bookmarkEnd w:id="12790"/>
      <w:bookmarkEnd w:id="12791"/>
    </w:p>
    <w:p w14:paraId="4D5B1A83" w14:textId="77777777" w:rsidR="00326D0A" w:rsidRPr="00E77497" w:rsidRDefault="00326D0A" w:rsidP="00326D0A">
      <w:pPr>
        <w:keepNext/>
        <w:rPr>
          <w:ins w:id="12793" w:author="Rev 4 Allen Wirfs-Brock" w:date="2011-10-15T09:40:00Z"/>
          <w:rFonts w:ascii="Helvetica" w:hAnsi="Helvetica"/>
          <w:b/>
        </w:rPr>
      </w:pPr>
      <w:ins w:id="12794" w:author="Rev 4 Allen Wirfs-Brock" w:date="2011-10-15T09:40:00Z">
        <w:r w:rsidRPr="00E77497">
          <w:rPr>
            <w:rFonts w:ascii="Helvetica" w:hAnsi="Helvetica"/>
            <w:b/>
          </w:rPr>
          <w:t xml:space="preserve">Runtime Semantics: </w:t>
        </w:r>
        <w:r w:rsidRPr="00E77497">
          <w:rPr>
            <w:rFonts w:ascii="Helvetica" w:hAnsi="Helvetica"/>
            <w:b/>
            <w:spacing w:val="6"/>
          </w:rPr>
          <w:t>Evaluation</w:t>
        </w:r>
      </w:ins>
    </w:p>
    <w:p w14:paraId="3B14F094" w14:textId="77777777" w:rsidR="004C02EF" w:rsidRPr="00E77497" w:rsidRDefault="004C02EF" w:rsidP="004C02EF">
      <w:del w:id="12795" w:author="Rev 4 Allen Wirfs-Brock" w:date="2011-10-15T09:41:00Z">
        <w:r w:rsidRPr="00E77497" w:rsidDel="00326D0A">
          <w:delText xml:space="preserve">The production </w:delText>
        </w:r>
      </w:del>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void</w:t>
      </w:r>
      <w:r w:rsidRPr="00E77497">
        <w:t xml:space="preserve"> </w:t>
      </w:r>
      <w:r w:rsidRPr="00E77497">
        <w:rPr>
          <w:rStyle w:val="bnf"/>
        </w:rPr>
        <w:t>UnaryExpression</w:t>
      </w:r>
      <w:r w:rsidRPr="00E77497">
        <w:t xml:space="preserve"> </w:t>
      </w:r>
      <w:del w:id="12796" w:author="Rev 4 Allen Wirfs-Brock" w:date="2011-10-15T09:41:00Z">
        <w:r w:rsidRPr="00E77497" w:rsidDel="00326D0A">
          <w:delText>is evaluated as follows:</w:delText>
        </w:r>
      </w:del>
      <w:bookmarkStart w:id="12797" w:name="_Toc382212498"/>
    </w:p>
    <w:p w14:paraId="2D5E2134" w14:textId="77777777" w:rsidR="004C02EF" w:rsidRPr="00E77497" w:rsidRDefault="004C02EF" w:rsidP="00441AED">
      <w:pPr>
        <w:pStyle w:val="Alg3"/>
        <w:numPr>
          <w:ilvl w:val="0"/>
          <w:numId w:val="72"/>
        </w:numPr>
        <w:spacing w:after="220"/>
        <w:contextualSpacing/>
      </w:pPr>
      <w:r w:rsidRPr="00E77497">
        <w:t xml:space="preserve">Let </w:t>
      </w:r>
      <w:r w:rsidRPr="00E77497">
        <w:rPr>
          <w:i/>
        </w:rPr>
        <w:t>expr</w:t>
      </w:r>
      <w:r w:rsidRPr="00E77497">
        <w:t xml:space="preserve"> be the result of evaluating </w:t>
      </w:r>
      <w:r w:rsidRPr="00E77497">
        <w:rPr>
          <w:i/>
        </w:rPr>
        <w:t>UnaryExpression</w:t>
      </w:r>
      <w:bookmarkEnd w:id="12797"/>
      <w:r w:rsidRPr="00E77497">
        <w:t>.</w:t>
      </w:r>
      <w:bookmarkStart w:id="12798" w:name="_Toc382212499"/>
    </w:p>
    <w:p w14:paraId="0F2C8DA7" w14:textId="77777777" w:rsidR="004C02EF" w:rsidRPr="00E77497" w:rsidRDefault="004C02EF" w:rsidP="008E7E56">
      <w:pPr>
        <w:pStyle w:val="Alg3"/>
        <w:numPr>
          <w:ilvl w:val="0"/>
          <w:numId w:val="72"/>
        </w:numPr>
        <w:contextualSpacing/>
      </w:pPr>
      <w:r w:rsidRPr="00E77497">
        <w:t>Call GetValue(</w:t>
      </w:r>
      <w:r w:rsidRPr="00E77497">
        <w:rPr>
          <w:i/>
        </w:rPr>
        <w:t>expr</w:t>
      </w:r>
      <w:r w:rsidRPr="00E77497">
        <w:t>)</w:t>
      </w:r>
      <w:bookmarkEnd w:id="12798"/>
      <w:r w:rsidRPr="00E77497">
        <w:t>.</w:t>
      </w:r>
      <w:bookmarkStart w:id="12799" w:name="_Toc382212500"/>
    </w:p>
    <w:p w14:paraId="3B42F744" w14:textId="77777777" w:rsidR="00122292" w:rsidRDefault="0056239B" w:rsidP="00122292">
      <w:pPr>
        <w:pStyle w:val="Alg4"/>
        <w:numPr>
          <w:ilvl w:val="0"/>
          <w:numId w:val="72"/>
        </w:numPr>
        <w:contextualSpacing/>
        <w:rPr>
          <w:ins w:id="12800" w:author="Rev 6 Allen Wirfs-Brock" w:date="2012-02-16T15:17:00Z"/>
        </w:rPr>
      </w:pPr>
      <w:ins w:id="12801" w:author="Rev 8 Allen Wirfs-Brock" w:date="2012-06-12T13:00:00Z">
        <w:r>
          <w:t>ReturnIfAbrupt(</w:t>
        </w:r>
      </w:ins>
      <w:ins w:id="12802" w:author="Rev 10 Allen Wirfs-Brock" w:date="2012-08-14T15:25:00Z">
        <w:r w:rsidR="00EA1B5F" w:rsidRPr="00E77497">
          <w:rPr>
            <w:i/>
          </w:rPr>
          <w:t>expr</w:t>
        </w:r>
      </w:ins>
      <w:ins w:id="12803" w:author="Rev 8 Allen Wirfs-Brock" w:date="2012-06-12T13:00:00Z">
        <w:del w:id="12804" w:author="Rev 10 Allen Wirfs-Brock" w:date="2012-08-14T15:25:00Z">
          <w:r w:rsidDel="00EA1B5F">
            <w:rPr>
              <w:i/>
            </w:rPr>
            <w:delText>ref</w:delText>
          </w:r>
        </w:del>
        <w:r>
          <w:t>).</w:t>
        </w:r>
      </w:ins>
      <w:ins w:id="12805" w:author="Rev 6 Allen Wirfs-Brock" w:date="2012-02-16T15:17:00Z">
        <w:del w:id="12806" w:author="Rev 8 Allen Wirfs-Brock" w:date="2012-06-12T13:00:00Z">
          <w:r w:rsidR="00122292" w:rsidDel="0056239B">
            <w:delText xml:space="preserve">If </w:delText>
          </w:r>
          <w:r w:rsidR="00122292" w:rsidRPr="00E77497" w:rsidDel="0056239B">
            <w:rPr>
              <w:i/>
            </w:rPr>
            <w:delText xml:space="preserve">ref </w:delText>
          </w:r>
          <w:r w:rsidR="00122292" w:rsidDel="0056239B">
            <w:delText xml:space="preserve">is an abrupt completion, return </w:delText>
          </w:r>
          <w:r w:rsidR="00122292" w:rsidRPr="00E77497" w:rsidDel="0056239B">
            <w:rPr>
              <w:i/>
            </w:rPr>
            <w:delText>ref</w:delText>
          </w:r>
          <w:r w:rsidR="00122292" w:rsidDel="0056239B">
            <w:delText>.</w:delText>
          </w:r>
        </w:del>
      </w:ins>
    </w:p>
    <w:p w14:paraId="1314BD01" w14:textId="77777777" w:rsidR="004C02EF" w:rsidRPr="00E77497" w:rsidRDefault="004C02EF" w:rsidP="00441AED">
      <w:pPr>
        <w:pStyle w:val="Alg3"/>
        <w:numPr>
          <w:ilvl w:val="0"/>
          <w:numId w:val="72"/>
        </w:numPr>
        <w:spacing w:after="220"/>
        <w:contextualSpacing/>
      </w:pPr>
      <w:r w:rsidRPr="00E77497">
        <w:t xml:space="preserve">Return </w:t>
      </w:r>
      <w:r w:rsidRPr="00E77497">
        <w:rPr>
          <w:b/>
        </w:rPr>
        <w:t>undefined</w:t>
      </w:r>
      <w:bookmarkEnd w:id="12799"/>
      <w:r w:rsidRPr="00E77497">
        <w:t>.</w:t>
      </w:r>
      <w:bookmarkStart w:id="12807" w:name="_Toc375031175"/>
      <w:bookmarkStart w:id="12808" w:name="_Ref379174824"/>
      <w:bookmarkStart w:id="12809" w:name="_Ref379914513"/>
      <w:bookmarkStart w:id="12810" w:name="_Toc381513689"/>
      <w:bookmarkStart w:id="12811" w:name="_Toc382202842"/>
      <w:bookmarkStart w:id="12812" w:name="_Toc382212211"/>
      <w:bookmarkStart w:id="12813" w:name="_Toc382212501"/>
      <w:bookmarkStart w:id="12814" w:name="_Toc382291556"/>
      <w:bookmarkStart w:id="12815" w:name="_Toc385672198"/>
      <w:bookmarkStart w:id="12816" w:name="_Toc393690293"/>
    </w:p>
    <w:p w14:paraId="1DA385EA" w14:textId="77777777" w:rsidR="004C02EF" w:rsidRPr="00E77497" w:rsidRDefault="004C02EF" w:rsidP="004C02EF">
      <w:pPr>
        <w:pStyle w:val="Note"/>
      </w:pPr>
      <w:bookmarkStart w:id="12817" w:name="_Toc472818833"/>
      <w:r w:rsidRPr="00E77497">
        <w:t>NOTE</w:t>
      </w:r>
      <w:r w:rsidRPr="00E77497">
        <w:tab/>
        <w:t>GetValue must be called even though its value is not used because it may have observable side-effects.</w:t>
      </w:r>
    </w:p>
    <w:p w14:paraId="25551E7A" w14:textId="77777777" w:rsidR="004C02EF" w:rsidRPr="00E77497" w:rsidRDefault="004C02EF" w:rsidP="003A4B22">
      <w:pPr>
        <w:pStyle w:val="30"/>
        <w:numPr>
          <w:ilvl w:val="0"/>
          <w:numId w:val="0"/>
        </w:numPr>
      </w:pPr>
      <w:bookmarkStart w:id="12818" w:name="_Toc235503407"/>
      <w:bookmarkStart w:id="12819" w:name="_Toc241509182"/>
      <w:bookmarkStart w:id="12820" w:name="_Toc244416669"/>
      <w:bookmarkStart w:id="12821" w:name="_Toc276631033"/>
      <w:bookmarkStart w:id="12822" w:name="_Toc336509522"/>
      <w:r w:rsidRPr="00E77497">
        <w:t>11.4.3</w:t>
      </w:r>
      <w:r w:rsidRPr="00E77497">
        <w:tab/>
        <w:t xml:space="preserve">The </w:t>
      </w:r>
      <w:r w:rsidRPr="00E77497">
        <w:rPr>
          <w:rFonts w:ascii="Courier New" w:hAnsi="Courier New"/>
        </w:rPr>
        <w:t>typeof</w:t>
      </w:r>
      <w:r w:rsidRPr="00E77497">
        <w:t xml:space="preserve"> Operato</w:t>
      </w:r>
      <w:bookmarkEnd w:id="12807"/>
      <w:bookmarkEnd w:id="12808"/>
      <w:bookmarkEnd w:id="12809"/>
      <w:bookmarkEnd w:id="12810"/>
      <w:bookmarkEnd w:id="12811"/>
      <w:bookmarkEnd w:id="12812"/>
      <w:bookmarkEnd w:id="12813"/>
      <w:bookmarkEnd w:id="12814"/>
      <w:bookmarkEnd w:id="12815"/>
      <w:bookmarkEnd w:id="12816"/>
      <w:r w:rsidRPr="00E77497">
        <w:t>r</w:t>
      </w:r>
      <w:bookmarkEnd w:id="12817"/>
      <w:bookmarkEnd w:id="12818"/>
      <w:bookmarkEnd w:id="12819"/>
      <w:bookmarkEnd w:id="12820"/>
      <w:bookmarkEnd w:id="12821"/>
      <w:bookmarkEnd w:id="12822"/>
    </w:p>
    <w:p w14:paraId="4D7EF833" w14:textId="77777777" w:rsidR="00326D0A" w:rsidRPr="00E77497" w:rsidRDefault="00326D0A" w:rsidP="00326D0A">
      <w:pPr>
        <w:keepNext/>
        <w:rPr>
          <w:ins w:id="12823" w:author="Rev 4 Allen Wirfs-Brock" w:date="2011-10-15T09:41:00Z"/>
          <w:rFonts w:ascii="Helvetica" w:hAnsi="Helvetica"/>
          <w:b/>
        </w:rPr>
      </w:pPr>
      <w:ins w:id="12824" w:author="Rev 4 Allen Wirfs-Brock" w:date="2011-10-15T09:41:00Z">
        <w:r w:rsidRPr="00E77497">
          <w:rPr>
            <w:rFonts w:ascii="Helvetica" w:hAnsi="Helvetica"/>
            <w:b/>
          </w:rPr>
          <w:t xml:space="preserve">Runtime Semantics: </w:t>
        </w:r>
        <w:r w:rsidRPr="00E77497">
          <w:rPr>
            <w:rFonts w:ascii="Helvetica" w:hAnsi="Helvetica"/>
            <w:b/>
            <w:spacing w:val="6"/>
          </w:rPr>
          <w:t>Evaluation</w:t>
        </w:r>
      </w:ins>
    </w:p>
    <w:p w14:paraId="1B049A1E" w14:textId="77777777" w:rsidR="004C02EF" w:rsidRPr="00E77497" w:rsidRDefault="004C02EF" w:rsidP="004C02EF">
      <w:del w:id="12825" w:author="Rev 4 Allen Wirfs-Brock" w:date="2011-10-15T09:41:00Z">
        <w:r w:rsidRPr="00E77497" w:rsidDel="00326D0A">
          <w:delText xml:space="preserve">The production </w:delText>
        </w:r>
      </w:del>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typeof</w:t>
      </w:r>
      <w:r w:rsidRPr="00E77497">
        <w:rPr>
          <w:i/>
        </w:rPr>
        <w:t xml:space="preserve"> </w:t>
      </w:r>
      <w:r w:rsidRPr="00E77497">
        <w:rPr>
          <w:rStyle w:val="bnf"/>
        </w:rPr>
        <w:t>UnaryExpression</w:t>
      </w:r>
      <w:r w:rsidRPr="00E77497">
        <w:t xml:space="preserve"> </w:t>
      </w:r>
      <w:del w:id="12826" w:author="Rev 4 Allen Wirfs-Brock" w:date="2011-10-15T09:41:00Z">
        <w:r w:rsidRPr="00E77497" w:rsidDel="00326D0A">
          <w:delText>is evaluated as follows:</w:delText>
        </w:r>
      </w:del>
      <w:bookmarkStart w:id="12827" w:name="_Toc382212502"/>
    </w:p>
    <w:p w14:paraId="1A991F5B" w14:textId="77777777" w:rsidR="004C02EF" w:rsidRPr="00E77497" w:rsidRDefault="004C02EF" w:rsidP="0051483D">
      <w:pPr>
        <w:pStyle w:val="Alg3"/>
        <w:numPr>
          <w:ilvl w:val="0"/>
          <w:numId w:val="73"/>
        </w:numPr>
        <w:contextualSpacing/>
      </w:pPr>
      <w:r w:rsidRPr="00E77497">
        <w:t xml:space="preserve">Let </w:t>
      </w:r>
      <w:r w:rsidRPr="00E77497">
        <w:rPr>
          <w:i/>
        </w:rPr>
        <w:t xml:space="preserve">val </w:t>
      </w:r>
      <w:r w:rsidRPr="00E77497">
        <w:t xml:space="preserve">be the result of evaluating </w:t>
      </w:r>
      <w:r w:rsidRPr="00E77497">
        <w:rPr>
          <w:i/>
        </w:rPr>
        <w:t>UnaryExpression</w:t>
      </w:r>
      <w:bookmarkEnd w:id="12827"/>
      <w:r w:rsidRPr="00E77497">
        <w:t>.</w:t>
      </w:r>
      <w:bookmarkStart w:id="12828" w:name="_Toc382212503"/>
    </w:p>
    <w:p w14:paraId="7F54B135" w14:textId="77777777" w:rsidR="004C02EF" w:rsidRPr="00E77497" w:rsidRDefault="004C02EF" w:rsidP="00441AED">
      <w:pPr>
        <w:pStyle w:val="Alg3"/>
        <w:numPr>
          <w:ilvl w:val="0"/>
          <w:numId w:val="73"/>
        </w:numPr>
        <w:spacing w:after="220"/>
        <w:contextualSpacing/>
      </w:pPr>
      <w:r w:rsidRPr="00E77497">
        <w:t>If Type(</w:t>
      </w:r>
      <w:r w:rsidRPr="00E77497">
        <w:rPr>
          <w:i/>
        </w:rPr>
        <w:t>val</w:t>
      </w:r>
      <w:r w:rsidRPr="00E77497">
        <w:t>) is Reference</w:t>
      </w:r>
      <w:bookmarkEnd w:id="12828"/>
      <w:r w:rsidRPr="00E77497">
        <w:t xml:space="preserve">, </w:t>
      </w:r>
      <w:bookmarkStart w:id="12829" w:name="_Toc382212504"/>
      <w:r w:rsidRPr="00E77497">
        <w:t>then</w:t>
      </w:r>
    </w:p>
    <w:p w14:paraId="6F1F4592" w14:textId="77777777" w:rsidR="004C02EF" w:rsidRPr="00E77497" w:rsidRDefault="004C02EF" w:rsidP="00441AED">
      <w:pPr>
        <w:pStyle w:val="Alg3"/>
        <w:numPr>
          <w:ilvl w:val="1"/>
          <w:numId w:val="73"/>
        </w:numPr>
        <w:spacing w:after="220"/>
        <w:contextualSpacing/>
      </w:pPr>
      <w:r w:rsidRPr="00E77497">
        <w:t>If IsUnresolvableReference(</w:t>
      </w:r>
      <w:r w:rsidRPr="00E77497">
        <w:rPr>
          <w:i/>
        </w:rPr>
        <w:t>val</w:t>
      </w:r>
      <w:r w:rsidRPr="00E77497">
        <w:t xml:space="preserve">) is </w:t>
      </w:r>
      <w:r w:rsidRPr="00E77497">
        <w:rPr>
          <w:b/>
        </w:rPr>
        <w:t>true</w:t>
      </w:r>
      <w:r w:rsidRPr="00E77497">
        <w:t xml:space="preserve">, return </w:t>
      </w:r>
      <w:r w:rsidRPr="00E77497">
        <w:rPr>
          <w:rFonts w:ascii="Courier New" w:hAnsi="Courier New"/>
          <w:b/>
        </w:rPr>
        <w:t>"undefined"</w:t>
      </w:r>
      <w:r w:rsidRPr="00E77497">
        <w:t>.</w:t>
      </w:r>
    </w:p>
    <w:p w14:paraId="1DBCF40B" w14:textId="77777777" w:rsidR="004C02EF" w:rsidRPr="00E77497" w:rsidRDefault="004C02EF" w:rsidP="0051483D">
      <w:pPr>
        <w:pStyle w:val="Alg3"/>
        <w:numPr>
          <w:ilvl w:val="1"/>
          <w:numId w:val="73"/>
        </w:numPr>
        <w:contextualSpacing/>
      </w:pPr>
      <w:r w:rsidRPr="00E77497">
        <w:t xml:space="preserve">Let </w:t>
      </w:r>
      <w:r w:rsidRPr="00E77497">
        <w:rPr>
          <w:i/>
        </w:rPr>
        <w:t xml:space="preserve">val </w:t>
      </w:r>
      <w:r w:rsidRPr="00E77497">
        <w:t>be GetValue(</w:t>
      </w:r>
      <w:r w:rsidRPr="00E77497">
        <w:rPr>
          <w:i/>
        </w:rPr>
        <w:t>val</w:t>
      </w:r>
      <w:r w:rsidRPr="00E77497">
        <w:t>)</w:t>
      </w:r>
      <w:bookmarkEnd w:id="12829"/>
      <w:r w:rsidRPr="00E77497">
        <w:t>.</w:t>
      </w:r>
      <w:bookmarkStart w:id="12830" w:name="_Toc382212505"/>
    </w:p>
    <w:p w14:paraId="74EB032A" w14:textId="77777777" w:rsidR="00122292" w:rsidRDefault="0056239B" w:rsidP="00122292">
      <w:pPr>
        <w:pStyle w:val="Alg4"/>
        <w:numPr>
          <w:ilvl w:val="0"/>
          <w:numId w:val="73"/>
        </w:numPr>
        <w:contextualSpacing/>
        <w:rPr>
          <w:ins w:id="12831" w:author="Rev 6 Allen Wirfs-Brock" w:date="2012-02-16T15:20:00Z"/>
        </w:rPr>
      </w:pPr>
      <w:ins w:id="12832" w:author="Rev 8 Allen Wirfs-Brock" w:date="2012-06-12T13:00:00Z">
        <w:r>
          <w:t>ReturnIfAbrupt(</w:t>
        </w:r>
        <w:r w:rsidRPr="00342FD6">
          <w:rPr>
            <w:i/>
          </w:rPr>
          <w:t>val</w:t>
        </w:r>
        <w:r>
          <w:t>).</w:t>
        </w:r>
      </w:ins>
      <w:ins w:id="12833" w:author="Rev 6 Allen Wirfs-Brock" w:date="2012-02-16T15:20:00Z">
        <w:del w:id="12834" w:author="Rev 8 Allen Wirfs-Brock" w:date="2012-06-12T13:00:00Z">
          <w:r w:rsidR="00122292" w:rsidDel="0056239B">
            <w:delText xml:space="preserve">If </w:delText>
          </w:r>
          <w:r w:rsidR="00122292" w:rsidRPr="00E77497" w:rsidDel="0056239B">
            <w:rPr>
              <w:i/>
            </w:rPr>
            <w:delText xml:space="preserve">val </w:delText>
          </w:r>
          <w:r w:rsidR="00122292" w:rsidDel="0056239B">
            <w:delText xml:space="preserve">is an abrupt completion, return </w:delText>
          </w:r>
          <w:r w:rsidR="00122292" w:rsidRPr="00E77497" w:rsidDel="0056239B">
            <w:rPr>
              <w:i/>
            </w:rPr>
            <w:delText>val</w:delText>
          </w:r>
          <w:r w:rsidR="00122292" w:rsidDel="0056239B">
            <w:delText>.</w:delText>
          </w:r>
        </w:del>
      </w:ins>
    </w:p>
    <w:p w14:paraId="76E552CC" w14:textId="77777777" w:rsidR="004C02EF" w:rsidRPr="00E77497" w:rsidRDefault="004C02EF" w:rsidP="00441AED">
      <w:pPr>
        <w:pStyle w:val="Alg3"/>
        <w:numPr>
          <w:ilvl w:val="0"/>
          <w:numId w:val="73"/>
        </w:numPr>
        <w:spacing w:after="220"/>
        <w:contextualSpacing/>
      </w:pPr>
      <w:r w:rsidRPr="00E77497">
        <w:t>Return a String determined by Type(</w:t>
      </w:r>
      <w:r w:rsidRPr="00E77497">
        <w:rPr>
          <w:i/>
        </w:rPr>
        <w:t>val</w:t>
      </w:r>
      <w:r w:rsidRPr="00E77497">
        <w:t xml:space="preserve">) according to </w:t>
      </w:r>
      <w:ins w:id="12835" w:author="Rev 8 Allen Wirfs-Brock" w:date="2012-06-13T12:54:00Z">
        <w:r w:rsidR="00676727">
          <w:fldChar w:fldCharType="begin"/>
        </w:r>
        <w:r w:rsidR="00676727">
          <w:instrText xml:space="preserve"> REF _Ref327355399 \h </w:instrText>
        </w:r>
      </w:ins>
      <w:r w:rsidR="00676727">
        <w:fldChar w:fldCharType="separate"/>
      </w:r>
      <w:ins w:id="12836" w:author="Rev 8 Allen Wirfs-Brock" w:date="2012-06-15T19:42:00Z">
        <w:r w:rsidR="00606E07">
          <w:t xml:space="preserve">Table </w:t>
        </w:r>
        <w:r w:rsidR="00606E07">
          <w:rPr>
            <w:noProof/>
          </w:rPr>
          <w:t>25</w:t>
        </w:r>
      </w:ins>
      <w:ins w:id="12837" w:author="Rev 8 Allen Wirfs-Brock" w:date="2012-06-13T12:54:00Z">
        <w:r w:rsidR="00676727">
          <w:fldChar w:fldCharType="end"/>
        </w:r>
      </w:ins>
      <w:bookmarkEnd w:id="12830"/>
      <w:r w:rsidRPr="00E77497">
        <w:t>.</w:t>
      </w:r>
    </w:p>
    <w:p w14:paraId="56A655B8" w14:textId="77777777" w:rsidR="004C02EF" w:rsidRPr="00E77497" w:rsidRDefault="00676727" w:rsidP="00676727">
      <w:bookmarkStart w:id="12838" w:name="_Ref327355399"/>
      <w:ins w:id="12839" w:author="Rev 8 Allen Wirfs-Brock" w:date="2012-06-13T12:54:00Z">
        <w:r>
          <w:t xml:space="preserve">Table </w:t>
        </w:r>
        <w:r>
          <w:fldChar w:fldCharType="begin"/>
        </w:r>
        <w:r>
          <w:instrText xml:space="preserve"> SEQ Table \* ARABIC </w:instrText>
        </w:r>
      </w:ins>
      <w:r>
        <w:fldChar w:fldCharType="separate"/>
      </w:r>
      <w:ins w:id="12840" w:author="Rev 10 Allen Wirfs-Brock" w:date="2012-09-24T14:04:00Z">
        <w:r w:rsidR="002166A8">
          <w:rPr>
            <w:noProof/>
          </w:rPr>
          <w:t>25</w:t>
        </w:r>
      </w:ins>
      <w:ins w:id="12841" w:author="Rev 8 Allen Wirfs-Brock" w:date="2012-06-13T12:54:00Z">
        <w:r>
          <w:fldChar w:fldCharType="end"/>
        </w:r>
      </w:ins>
      <w:bookmarkEnd w:id="12838"/>
      <w:ins w:id="12842" w:author="Allen Wirfs-Brock" w:date="2011-07-02T13:31:00Z">
        <w:r w:rsidR="008962D8" w:rsidRPr="00E77497">
          <w:rPr>
            <w:rFonts w:eastAsia="Arial Unicode MS"/>
          </w:rPr>
          <w:t xml:space="preserve"> </w:t>
        </w:r>
      </w:ins>
      <w:r w:rsidR="004C02EF" w:rsidRPr="00E77497">
        <w:rPr>
          <w:rFonts w:eastAsia="Arial Unicode MS"/>
        </w:rPr>
        <w:t>— typeof Operator Results</w:t>
      </w:r>
    </w:p>
    <w:tbl>
      <w:tblPr>
        <w:tblW w:w="0" w:type="auto"/>
        <w:jc w:val="center"/>
        <w:tblInd w:w="7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10"/>
        <w:gridCol w:w="3535"/>
      </w:tblGrid>
      <w:tr w:rsidR="004C02EF" w:rsidRPr="00E77497" w14:paraId="21866136" w14:textId="77777777" w:rsidTr="0051483D">
        <w:trPr>
          <w:cantSplit/>
          <w:trHeight w:val="347"/>
          <w:jc w:val="center"/>
        </w:trPr>
        <w:tc>
          <w:tcPr>
            <w:tcW w:w="2610" w:type="dxa"/>
            <w:tcBorders>
              <w:top w:val="single" w:sz="12" w:space="0" w:color="000000"/>
              <w:left w:val="single" w:sz="6" w:space="0" w:color="000000"/>
              <w:bottom w:val="single" w:sz="6" w:space="0" w:color="000000"/>
              <w:right w:val="nil"/>
            </w:tcBorders>
            <w:shd w:val="solid" w:color="C0C0C0" w:fill="FFFFFF"/>
          </w:tcPr>
          <w:p w14:paraId="46334631" w14:textId="77777777" w:rsidR="004C02EF" w:rsidRPr="003B4312" w:rsidRDefault="004C02EF" w:rsidP="003A4B22">
            <w:pPr>
              <w:keepNext/>
              <w:shd w:val="solid" w:color="C0C0C0" w:fill="FFFFFF"/>
              <w:spacing w:after="0"/>
              <w:rPr>
                <w:b/>
                <w:i/>
                <w:shd w:val="solid" w:color="C0C0C0" w:fill="FFFFFF"/>
              </w:rPr>
            </w:pPr>
            <w:bookmarkStart w:id="12843" w:name="_Toc382212506"/>
            <w:r w:rsidRPr="003B4312">
              <w:rPr>
                <w:b/>
                <w:i/>
                <w:shd w:val="solid" w:color="C0C0C0" w:fill="FFFFFF"/>
              </w:rPr>
              <w:t>Type</w:t>
            </w:r>
            <w:bookmarkEnd w:id="12843"/>
            <w:r w:rsidRPr="003B4312">
              <w:rPr>
                <w:b/>
                <w:i/>
                <w:shd w:val="solid" w:color="C0C0C0" w:fill="FFFFFF"/>
              </w:rPr>
              <w:t xml:space="preserve"> of </w:t>
            </w:r>
            <w:r w:rsidRPr="003B4312">
              <w:rPr>
                <w:rFonts w:ascii="Times New Roman" w:hAnsi="Times New Roman"/>
                <w:i/>
                <w:shd w:val="solid" w:color="C0C0C0" w:fill="FFFFFF"/>
              </w:rPr>
              <w:t>val</w:t>
            </w:r>
          </w:p>
        </w:tc>
        <w:tc>
          <w:tcPr>
            <w:tcW w:w="3535" w:type="dxa"/>
            <w:tcBorders>
              <w:top w:val="single" w:sz="12" w:space="0" w:color="000000"/>
              <w:left w:val="nil"/>
              <w:bottom w:val="single" w:sz="6" w:space="0" w:color="000000"/>
              <w:right w:val="single" w:sz="6" w:space="0" w:color="000000"/>
            </w:tcBorders>
            <w:shd w:val="solid" w:color="C0C0C0" w:fill="FFFFFF"/>
          </w:tcPr>
          <w:p w14:paraId="3818912E" w14:textId="77777777" w:rsidR="004C02EF" w:rsidRPr="006B6D0A" w:rsidRDefault="004C02EF" w:rsidP="003A4B22">
            <w:pPr>
              <w:keepNext/>
              <w:shd w:val="solid" w:color="C0C0C0" w:fill="FFFFFF"/>
              <w:spacing w:after="0"/>
              <w:rPr>
                <w:b/>
                <w:i/>
                <w:shd w:val="solid" w:color="C0C0C0" w:fill="FFFFFF"/>
              </w:rPr>
            </w:pPr>
            <w:bookmarkStart w:id="12844" w:name="_Toc382212507"/>
            <w:r w:rsidRPr="006B6D0A">
              <w:rPr>
                <w:b/>
                <w:i/>
                <w:shd w:val="solid" w:color="C0C0C0" w:fill="FFFFFF"/>
              </w:rPr>
              <w:t>Result</w:t>
            </w:r>
            <w:bookmarkEnd w:id="12844"/>
          </w:p>
        </w:tc>
      </w:tr>
      <w:tr w:rsidR="004C02EF" w:rsidRPr="00E77497" w14:paraId="7BE7415E" w14:textId="77777777" w:rsidTr="0051483D">
        <w:trPr>
          <w:cantSplit/>
          <w:jc w:val="center"/>
        </w:trPr>
        <w:tc>
          <w:tcPr>
            <w:tcW w:w="2610" w:type="dxa"/>
            <w:tcBorders>
              <w:top w:val="nil"/>
            </w:tcBorders>
          </w:tcPr>
          <w:p w14:paraId="3B4C23BE" w14:textId="77777777" w:rsidR="004C02EF" w:rsidRPr="00E77497" w:rsidRDefault="004C02EF" w:rsidP="003A4B22">
            <w:pPr>
              <w:keepNext/>
              <w:spacing w:after="60"/>
            </w:pPr>
            <w:bookmarkStart w:id="12845" w:name="_Toc382212508"/>
            <w:r w:rsidRPr="00E77497">
              <w:t>Undefin</w:t>
            </w:r>
            <w:bookmarkEnd w:id="12845"/>
            <w:r w:rsidRPr="00E77497">
              <w:t>ed</w:t>
            </w:r>
          </w:p>
        </w:tc>
        <w:tc>
          <w:tcPr>
            <w:tcW w:w="3535" w:type="dxa"/>
            <w:tcBorders>
              <w:top w:val="nil"/>
            </w:tcBorders>
          </w:tcPr>
          <w:p w14:paraId="730402AB" w14:textId="77777777" w:rsidR="004C02EF" w:rsidRPr="00E77497" w:rsidRDefault="004C02EF" w:rsidP="003A4B22">
            <w:pPr>
              <w:keepNext/>
              <w:spacing w:after="60"/>
              <w:rPr>
                <w:rFonts w:ascii="Courier" w:hAnsi="Courier"/>
                <w:b/>
              </w:rPr>
            </w:pPr>
            <w:bookmarkStart w:id="12846" w:name="_Toc382212509"/>
            <w:r w:rsidRPr="00E77497">
              <w:rPr>
                <w:rFonts w:ascii="Courier New" w:hAnsi="Courier New"/>
                <w:b/>
              </w:rPr>
              <w:t>"undefine</w:t>
            </w:r>
            <w:bookmarkEnd w:id="12846"/>
            <w:r w:rsidRPr="00E77497">
              <w:rPr>
                <w:rFonts w:ascii="Courier New" w:hAnsi="Courier New"/>
                <w:b/>
              </w:rPr>
              <w:t>d"</w:t>
            </w:r>
          </w:p>
        </w:tc>
      </w:tr>
      <w:tr w:rsidR="004C02EF" w:rsidRPr="00E77497" w14:paraId="68F7376D" w14:textId="77777777" w:rsidTr="0051483D">
        <w:trPr>
          <w:cantSplit/>
          <w:jc w:val="center"/>
        </w:trPr>
        <w:tc>
          <w:tcPr>
            <w:tcW w:w="2610" w:type="dxa"/>
          </w:tcPr>
          <w:p w14:paraId="71C3BF09" w14:textId="77777777" w:rsidR="004C02EF" w:rsidRPr="00E77497" w:rsidRDefault="004C02EF" w:rsidP="003A4B22">
            <w:pPr>
              <w:keepNext/>
              <w:spacing w:after="60"/>
            </w:pPr>
            <w:bookmarkStart w:id="12847" w:name="_Toc382212510"/>
            <w:r w:rsidRPr="00E77497">
              <w:t>Nu</w:t>
            </w:r>
            <w:bookmarkEnd w:id="12847"/>
            <w:r w:rsidRPr="00E77497">
              <w:t>ll</w:t>
            </w:r>
          </w:p>
        </w:tc>
        <w:tc>
          <w:tcPr>
            <w:tcW w:w="3535" w:type="dxa"/>
          </w:tcPr>
          <w:p w14:paraId="7D84C144" w14:textId="77777777" w:rsidR="004C02EF" w:rsidRPr="00E77497" w:rsidRDefault="004C02EF" w:rsidP="003A4B22">
            <w:pPr>
              <w:keepNext/>
              <w:spacing w:after="60"/>
              <w:rPr>
                <w:rFonts w:ascii="Courier" w:hAnsi="Courier"/>
                <w:b/>
              </w:rPr>
            </w:pPr>
            <w:bookmarkStart w:id="12848" w:name="_Toc382212511"/>
            <w:r w:rsidRPr="00E77497">
              <w:rPr>
                <w:rFonts w:ascii="Courier New" w:hAnsi="Courier New"/>
                <w:b/>
              </w:rPr>
              <w:t>"objec</w:t>
            </w:r>
            <w:bookmarkEnd w:id="12848"/>
            <w:r w:rsidRPr="00E77497">
              <w:rPr>
                <w:rFonts w:ascii="Courier New" w:hAnsi="Courier New"/>
                <w:b/>
              </w:rPr>
              <w:t>t"</w:t>
            </w:r>
          </w:p>
        </w:tc>
      </w:tr>
      <w:tr w:rsidR="004C02EF" w:rsidRPr="00E77497" w14:paraId="3EEF6E58" w14:textId="77777777" w:rsidTr="0051483D">
        <w:trPr>
          <w:cantSplit/>
          <w:jc w:val="center"/>
        </w:trPr>
        <w:tc>
          <w:tcPr>
            <w:tcW w:w="2610" w:type="dxa"/>
          </w:tcPr>
          <w:p w14:paraId="6F1635D3" w14:textId="77777777" w:rsidR="004C02EF" w:rsidRPr="00E77497" w:rsidRDefault="004C02EF" w:rsidP="003A4B22">
            <w:pPr>
              <w:keepNext/>
              <w:spacing w:after="60"/>
            </w:pPr>
            <w:bookmarkStart w:id="12849" w:name="_Toc382212512"/>
            <w:r w:rsidRPr="00E77497">
              <w:t>Boole</w:t>
            </w:r>
            <w:bookmarkEnd w:id="12849"/>
            <w:r w:rsidRPr="00E77497">
              <w:t>an</w:t>
            </w:r>
          </w:p>
        </w:tc>
        <w:tc>
          <w:tcPr>
            <w:tcW w:w="3535" w:type="dxa"/>
          </w:tcPr>
          <w:p w14:paraId="421BC8B4" w14:textId="77777777" w:rsidR="004C02EF" w:rsidRPr="00E77497" w:rsidRDefault="004C02EF" w:rsidP="003A4B22">
            <w:pPr>
              <w:keepNext/>
              <w:spacing w:after="60"/>
              <w:rPr>
                <w:rFonts w:ascii="Courier" w:hAnsi="Courier"/>
                <w:b/>
              </w:rPr>
            </w:pPr>
            <w:bookmarkStart w:id="12850" w:name="_Toc382212513"/>
            <w:r w:rsidRPr="00E77497">
              <w:rPr>
                <w:rFonts w:ascii="Courier New" w:hAnsi="Courier New"/>
                <w:b/>
              </w:rPr>
              <w:t>"boolea</w:t>
            </w:r>
            <w:bookmarkEnd w:id="12850"/>
            <w:r w:rsidRPr="00E77497">
              <w:rPr>
                <w:rFonts w:ascii="Courier New" w:hAnsi="Courier New"/>
                <w:b/>
              </w:rPr>
              <w:t>n"</w:t>
            </w:r>
          </w:p>
        </w:tc>
      </w:tr>
      <w:tr w:rsidR="004C02EF" w:rsidRPr="00E77497" w14:paraId="477BD8E1" w14:textId="77777777" w:rsidTr="0051483D">
        <w:trPr>
          <w:cantSplit/>
          <w:jc w:val="center"/>
        </w:trPr>
        <w:tc>
          <w:tcPr>
            <w:tcW w:w="2610" w:type="dxa"/>
          </w:tcPr>
          <w:p w14:paraId="0268EE5B" w14:textId="77777777" w:rsidR="004C02EF" w:rsidRPr="00E77497" w:rsidRDefault="004C02EF" w:rsidP="003A4B22">
            <w:pPr>
              <w:keepNext/>
              <w:spacing w:after="60"/>
            </w:pPr>
            <w:bookmarkStart w:id="12851" w:name="_Toc382212514"/>
            <w:r w:rsidRPr="00E77497">
              <w:t>Numb</w:t>
            </w:r>
            <w:bookmarkEnd w:id="12851"/>
            <w:r w:rsidRPr="00E77497">
              <w:t>er</w:t>
            </w:r>
          </w:p>
        </w:tc>
        <w:tc>
          <w:tcPr>
            <w:tcW w:w="3535" w:type="dxa"/>
          </w:tcPr>
          <w:p w14:paraId="0E8CB802" w14:textId="77777777" w:rsidR="004C02EF" w:rsidRPr="00E77497" w:rsidRDefault="004C02EF" w:rsidP="003A4B22">
            <w:pPr>
              <w:keepNext/>
              <w:spacing w:after="60"/>
              <w:rPr>
                <w:rFonts w:ascii="Courier" w:hAnsi="Courier"/>
                <w:b/>
              </w:rPr>
            </w:pPr>
            <w:bookmarkStart w:id="12852" w:name="_Toc382212515"/>
            <w:r w:rsidRPr="00E77497">
              <w:rPr>
                <w:rFonts w:ascii="Courier New" w:hAnsi="Courier New"/>
                <w:b/>
              </w:rPr>
              <w:t>"numbe</w:t>
            </w:r>
            <w:bookmarkEnd w:id="12852"/>
            <w:r w:rsidRPr="00E77497">
              <w:rPr>
                <w:rFonts w:ascii="Courier New" w:hAnsi="Courier New"/>
                <w:b/>
              </w:rPr>
              <w:t>r"</w:t>
            </w:r>
          </w:p>
        </w:tc>
      </w:tr>
      <w:tr w:rsidR="004C02EF" w:rsidRPr="00E77497" w14:paraId="7B7CE2F2" w14:textId="77777777" w:rsidTr="0051483D">
        <w:trPr>
          <w:cantSplit/>
          <w:jc w:val="center"/>
        </w:trPr>
        <w:tc>
          <w:tcPr>
            <w:tcW w:w="2610" w:type="dxa"/>
          </w:tcPr>
          <w:p w14:paraId="753C0A66" w14:textId="77777777" w:rsidR="004C02EF" w:rsidRPr="00E77497" w:rsidRDefault="004C02EF" w:rsidP="003A4B22">
            <w:pPr>
              <w:keepNext/>
              <w:spacing w:after="60"/>
            </w:pPr>
            <w:bookmarkStart w:id="12853" w:name="_Toc382212516"/>
            <w:r w:rsidRPr="00E77497">
              <w:t>Stri</w:t>
            </w:r>
            <w:bookmarkEnd w:id="12853"/>
            <w:r w:rsidRPr="00E77497">
              <w:t>ng</w:t>
            </w:r>
          </w:p>
        </w:tc>
        <w:tc>
          <w:tcPr>
            <w:tcW w:w="3535" w:type="dxa"/>
          </w:tcPr>
          <w:p w14:paraId="1B67E304" w14:textId="77777777" w:rsidR="004C02EF" w:rsidRPr="00E77497" w:rsidRDefault="004C02EF" w:rsidP="003A4B22">
            <w:pPr>
              <w:keepNext/>
              <w:spacing w:after="60"/>
              <w:rPr>
                <w:rFonts w:ascii="Courier" w:hAnsi="Courier"/>
                <w:b/>
              </w:rPr>
            </w:pPr>
            <w:bookmarkStart w:id="12854" w:name="_Toc382212517"/>
            <w:r w:rsidRPr="00E77497">
              <w:rPr>
                <w:rFonts w:ascii="Courier New" w:hAnsi="Courier New"/>
                <w:b/>
              </w:rPr>
              <w:t>"strin</w:t>
            </w:r>
            <w:bookmarkEnd w:id="12854"/>
            <w:r w:rsidRPr="00E77497">
              <w:rPr>
                <w:rFonts w:ascii="Courier New" w:hAnsi="Courier New"/>
                <w:b/>
              </w:rPr>
              <w:t>g"</w:t>
            </w:r>
          </w:p>
        </w:tc>
      </w:tr>
      <w:tr w:rsidR="004C02EF" w:rsidRPr="00E77497" w14:paraId="3342B332" w14:textId="77777777" w:rsidTr="0051483D">
        <w:trPr>
          <w:cantSplit/>
          <w:jc w:val="center"/>
        </w:trPr>
        <w:tc>
          <w:tcPr>
            <w:tcW w:w="2610" w:type="dxa"/>
          </w:tcPr>
          <w:p w14:paraId="011B5D99" w14:textId="77777777" w:rsidR="004C02EF" w:rsidRPr="00E77497" w:rsidRDefault="004C02EF" w:rsidP="003A4B22">
            <w:pPr>
              <w:keepNext/>
              <w:spacing w:after="60"/>
              <w:jc w:val="left"/>
            </w:pPr>
            <w:bookmarkStart w:id="12855" w:name="_Toc382212518"/>
            <w:r w:rsidRPr="00E77497">
              <w:t>Object (native and does not implement [[Call]</w:t>
            </w:r>
            <w:bookmarkEnd w:id="12855"/>
            <w:r w:rsidRPr="00E77497">
              <w:t>])</w:t>
            </w:r>
          </w:p>
        </w:tc>
        <w:tc>
          <w:tcPr>
            <w:tcW w:w="3535" w:type="dxa"/>
          </w:tcPr>
          <w:p w14:paraId="11E2577B" w14:textId="77777777" w:rsidR="004C02EF" w:rsidRPr="00E77497" w:rsidRDefault="004C02EF" w:rsidP="003A4B22">
            <w:pPr>
              <w:keepNext/>
              <w:spacing w:after="60"/>
              <w:rPr>
                <w:rFonts w:ascii="Courier" w:hAnsi="Courier"/>
                <w:b/>
              </w:rPr>
            </w:pPr>
            <w:bookmarkStart w:id="12856" w:name="_Toc382212519"/>
            <w:r w:rsidRPr="00E77497">
              <w:rPr>
                <w:rFonts w:ascii="Courier New" w:hAnsi="Courier New"/>
                <w:b/>
              </w:rPr>
              <w:t>"objec</w:t>
            </w:r>
            <w:bookmarkEnd w:id="12856"/>
            <w:r w:rsidRPr="00E77497">
              <w:rPr>
                <w:rFonts w:ascii="Courier New" w:hAnsi="Courier New"/>
                <w:b/>
              </w:rPr>
              <w:t>t"</w:t>
            </w:r>
          </w:p>
        </w:tc>
      </w:tr>
      <w:tr w:rsidR="004C02EF" w:rsidRPr="00E77497" w14:paraId="37A0C8A7" w14:textId="77777777" w:rsidTr="0051483D">
        <w:trPr>
          <w:cantSplit/>
          <w:jc w:val="center"/>
        </w:trPr>
        <w:tc>
          <w:tcPr>
            <w:tcW w:w="2610" w:type="dxa"/>
          </w:tcPr>
          <w:p w14:paraId="20E15C45" w14:textId="77777777" w:rsidR="004C02EF" w:rsidRPr="00E77497" w:rsidRDefault="004C02EF" w:rsidP="003A4B22">
            <w:pPr>
              <w:spacing w:after="60"/>
            </w:pPr>
            <w:bookmarkStart w:id="12857" w:name="_Toc382212520"/>
            <w:r w:rsidRPr="00E77497">
              <w:t>Object (native or host and does implement [[Call]</w:t>
            </w:r>
            <w:bookmarkEnd w:id="12857"/>
            <w:r w:rsidRPr="00E77497">
              <w:t>])</w:t>
            </w:r>
          </w:p>
        </w:tc>
        <w:tc>
          <w:tcPr>
            <w:tcW w:w="3535" w:type="dxa"/>
          </w:tcPr>
          <w:p w14:paraId="009D8FC2" w14:textId="77777777" w:rsidR="004C02EF" w:rsidRPr="00E77497" w:rsidRDefault="004C02EF" w:rsidP="003A4B22">
            <w:pPr>
              <w:spacing w:after="60"/>
              <w:rPr>
                <w:rFonts w:ascii="Courier" w:hAnsi="Courier"/>
                <w:b/>
              </w:rPr>
            </w:pPr>
            <w:bookmarkStart w:id="12858" w:name="_Toc382212521"/>
            <w:r w:rsidRPr="00E77497">
              <w:rPr>
                <w:rFonts w:ascii="Courier New" w:hAnsi="Courier New"/>
                <w:b/>
              </w:rPr>
              <w:t>"functio</w:t>
            </w:r>
            <w:bookmarkEnd w:id="12858"/>
            <w:r w:rsidRPr="00E77497">
              <w:rPr>
                <w:rFonts w:ascii="Courier New" w:hAnsi="Courier New"/>
                <w:b/>
              </w:rPr>
              <w:t>n"</w:t>
            </w:r>
          </w:p>
        </w:tc>
      </w:tr>
      <w:tr w:rsidR="004C02EF" w:rsidRPr="00E77497" w14:paraId="529856FE" w14:textId="77777777" w:rsidTr="0051483D">
        <w:trPr>
          <w:cantSplit/>
          <w:jc w:val="center"/>
        </w:trPr>
        <w:tc>
          <w:tcPr>
            <w:tcW w:w="2610" w:type="dxa"/>
          </w:tcPr>
          <w:p w14:paraId="2E3E6F39" w14:textId="77777777" w:rsidR="004C02EF" w:rsidRPr="00E77497" w:rsidRDefault="004C02EF" w:rsidP="003A4B22">
            <w:pPr>
              <w:spacing w:after="60"/>
            </w:pPr>
            <w:bookmarkStart w:id="12859" w:name="_Toc382212522"/>
            <w:r w:rsidRPr="00E77497">
              <w:t>Object (hos</w:t>
            </w:r>
            <w:bookmarkEnd w:id="12859"/>
            <w:r w:rsidRPr="00E77497">
              <w:t>t and does not implement [[Call]])</w:t>
            </w:r>
          </w:p>
        </w:tc>
        <w:tc>
          <w:tcPr>
            <w:tcW w:w="3535" w:type="dxa"/>
          </w:tcPr>
          <w:p w14:paraId="2C3D9C0D" w14:textId="77777777" w:rsidR="004C02EF" w:rsidRPr="00E77497" w:rsidRDefault="004C02EF" w:rsidP="003A4B22">
            <w:pPr>
              <w:spacing w:after="60"/>
              <w:jc w:val="left"/>
            </w:pPr>
            <w:bookmarkStart w:id="12860" w:name="_Toc382212523"/>
            <w:r w:rsidRPr="00E77497">
              <w:t>Implementation-</w:t>
            </w:r>
            <w:bookmarkEnd w:id="12860"/>
            <w:r w:rsidRPr="00E77497">
              <w:t xml:space="preserve">defined except may not be </w:t>
            </w:r>
            <w:r w:rsidRPr="00E77497">
              <w:rPr>
                <w:rFonts w:ascii="Courier New" w:hAnsi="Courier New"/>
                <w:b/>
              </w:rPr>
              <w:t>"undefined"</w:t>
            </w:r>
            <w:r w:rsidRPr="00E77497">
              <w:t xml:space="preserve">, </w:t>
            </w:r>
            <w:r w:rsidRPr="00E77497">
              <w:rPr>
                <w:rFonts w:ascii="Courier New" w:hAnsi="Courier New"/>
                <w:b/>
              </w:rPr>
              <w:t>"boolean"</w:t>
            </w:r>
            <w:r w:rsidRPr="00E77497">
              <w:t xml:space="preserve">, </w:t>
            </w:r>
            <w:r w:rsidRPr="00E77497">
              <w:rPr>
                <w:rFonts w:ascii="Courier New" w:hAnsi="Courier New"/>
                <w:b/>
              </w:rPr>
              <w:t>"number</w:t>
            </w:r>
            <w:r w:rsidRPr="00E77497">
              <w:t>", or</w:t>
            </w:r>
            <w:r w:rsidRPr="00E77497">
              <w:rPr>
                <w:rFonts w:ascii="Courier New" w:hAnsi="Courier New"/>
                <w:b/>
              </w:rPr>
              <w:t xml:space="preserve"> "string".</w:t>
            </w:r>
          </w:p>
        </w:tc>
      </w:tr>
    </w:tbl>
    <w:p w14:paraId="394E37EC" w14:textId="77777777" w:rsidR="004C02EF" w:rsidRPr="00E77497" w:rsidRDefault="004C02EF" w:rsidP="003A4B22">
      <w:pPr>
        <w:pStyle w:val="30"/>
        <w:numPr>
          <w:ilvl w:val="0"/>
          <w:numId w:val="0"/>
        </w:numPr>
      </w:pPr>
      <w:bookmarkStart w:id="12861" w:name="_Toc375031176"/>
      <w:bookmarkStart w:id="12862" w:name="_Ref378388513"/>
      <w:bookmarkStart w:id="12863" w:name="_Ref379174898"/>
      <w:bookmarkStart w:id="12864" w:name="_Toc381513690"/>
      <w:bookmarkStart w:id="12865" w:name="_Toc382202843"/>
      <w:bookmarkStart w:id="12866" w:name="_Toc382212212"/>
      <w:bookmarkStart w:id="12867" w:name="_Toc382212524"/>
      <w:bookmarkStart w:id="12868" w:name="_Toc382291557"/>
      <w:bookmarkStart w:id="12869" w:name="_Toc385672199"/>
      <w:bookmarkStart w:id="12870" w:name="_Toc393690294"/>
      <w:bookmarkStart w:id="12871" w:name="_Toc472818834"/>
      <w:bookmarkStart w:id="12872" w:name="_Toc235503408"/>
      <w:bookmarkStart w:id="12873" w:name="_Toc241509183"/>
      <w:bookmarkStart w:id="12874" w:name="_Toc244416670"/>
      <w:bookmarkStart w:id="12875" w:name="_Toc276631034"/>
      <w:bookmarkStart w:id="12876" w:name="_Toc336509523"/>
      <w:r w:rsidRPr="00E77497">
        <w:t>11.4.4</w:t>
      </w:r>
      <w:r w:rsidRPr="00E77497">
        <w:tab/>
        <w:t>Prefix Increment Operato</w:t>
      </w:r>
      <w:bookmarkEnd w:id="12861"/>
      <w:bookmarkEnd w:id="12862"/>
      <w:bookmarkEnd w:id="12863"/>
      <w:bookmarkEnd w:id="12864"/>
      <w:bookmarkEnd w:id="12865"/>
      <w:bookmarkEnd w:id="12866"/>
      <w:bookmarkEnd w:id="12867"/>
      <w:bookmarkEnd w:id="12868"/>
      <w:bookmarkEnd w:id="12869"/>
      <w:bookmarkEnd w:id="12870"/>
      <w:r w:rsidRPr="00E77497">
        <w:t>r</w:t>
      </w:r>
      <w:bookmarkEnd w:id="12871"/>
      <w:bookmarkEnd w:id="12872"/>
      <w:bookmarkEnd w:id="12873"/>
      <w:bookmarkEnd w:id="12874"/>
      <w:bookmarkEnd w:id="12875"/>
      <w:bookmarkEnd w:id="12876"/>
    </w:p>
    <w:p w14:paraId="08C436EC" w14:textId="77777777" w:rsidR="00326D0A" w:rsidRPr="00E77497" w:rsidRDefault="00326D0A" w:rsidP="00326D0A">
      <w:pPr>
        <w:keepNext/>
        <w:rPr>
          <w:ins w:id="12877" w:author="Rev 4 Allen Wirfs-Brock" w:date="2011-10-15T09:43:00Z"/>
          <w:rFonts w:ascii="Helvetica" w:hAnsi="Helvetica"/>
          <w:b/>
        </w:rPr>
      </w:pPr>
      <w:ins w:id="12878" w:author="Rev 4 Allen Wirfs-Brock" w:date="2011-10-15T09:43:00Z">
        <w:r w:rsidRPr="00E77497">
          <w:rPr>
            <w:rFonts w:ascii="Helvetica" w:hAnsi="Helvetica"/>
            <w:b/>
          </w:rPr>
          <w:t xml:space="preserve">Runtime Semantics: </w:t>
        </w:r>
        <w:r w:rsidRPr="00E77497">
          <w:rPr>
            <w:rFonts w:ascii="Helvetica" w:hAnsi="Helvetica"/>
            <w:b/>
            <w:spacing w:val="6"/>
          </w:rPr>
          <w:t>Evaluation</w:t>
        </w:r>
      </w:ins>
    </w:p>
    <w:p w14:paraId="6A7BBB92" w14:textId="77777777" w:rsidR="004C02EF" w:rsidRPr="00E77497" w:rsidRDefault="004C02EF" w:rsidP="004C02EF">
      <w:del w:id="12879" w:author="Rev 4 Allen Wirfs-Brock" w:date="2011-10-15T09:43:00Z">
        <w:r w:rsidRPr="00E77497" w:rsidDel="00326D0A">
          <w:delText xml:space="preserve">The production </w:delText>
        </w:r>
      </w:del>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 xml:space="preserve">++ </w:t>
      </w:r>
      <w:r w:rsidRPr="00E77497">
        <w:rPr>
          <w:rStyle w:val="bnf"/>
        </w:rPr>
        <w:t>UnaryExpression</w:t>
      </w:r>
      <w:r w:rsidRPr="00E77497">
        <w:t xml:space="preserve"> </w:t>
      </w:r>
      <w:del w:id="12880" w:author="Rev 4 Allen Wirfs-Brock" w:date="2011-10-15T09:43:00Z">
        <w:r w:rsidRPr="00E77497" w:rsidDel="00326D0A">
          <w:delText>is evaluated as follows:</w:delText>
        </w:r>
      </w:del>
      <w:bookmarkStart w:id="12881" w:name="_Toc382212525"/>
    </w:p>
    <w:p w14:paraId="27D7C6F4" w14:textId="77777777" w:rsidR="004C02EF" w:rsidRPr="00E77497" w:rsidRDefault="004C02EF" w:rsidP="00441AED">
      <w:pPr>
        <w:pStyle w:val="Alg3"/>
        <w:numPr>
          <w:ilvl w:val="0"/>
          <w:numId w:val="74"/>
        </w:numPr>
        <w:spacing w:after="220"/>
        <w:contextualSpacing/>
      </w:pPr>
      <w:r w:rsidRPr="00E77497">
        <w:t xml:space="preserve">Let </w:t>
      </w:r>
      <w:r w:rsidRPr="00E77497">
        <w:rPr>
          <w:i/>
        </w:rPr>
        <w:t>expr</w:t>
      </w:r>
      <w:r w:rsidRPr="00E77497">
        <w:t xml:space="preserve"> be the result of evaluating UnaryExpression</w:t>
      </w:r>
      <w:bookmarkEnd w:id="12881"/>
      <w:r w:rsidRPr="00E77497">
        <w:t>.</w:t>
      </w:r>
      <w:bookmarkStart w:id="12882" w:name="_Toc382212526"/>
    </w:p>
    <w:p w14:paraId="1BF83C3C" w14:textId="77777777" w:rsidR="004C02EF" w:rsidRPr="00E77497" w:rsidDel="00795735" w:rsidRDefault="004C02EF" w:rsidP="0051483D">
      <w:pPr>
        <w:pStyle w:val="Alg3"/>
        <w:numPr>
          <w:ilvl w:val="0"/>
          <w:numId w:val="74"/>
        </w:numPr>
        <w:contextualSpacing/>
        <w:rPr>
          <w:del w:id="12883" w:author="Rev 5 Allen Wirfs-Brock" w:date="2012-01-11T11:23:00Z"/>
        </w:rPr>
      </w:pPr>
      <w:bookmarkStart w:id="12884" w:name="_Toc382212527"/>
      <w:bookmarkEnd w:id="12882"/>
      <w:del w:id="12885" w:author="Rev 5 Allen Wirfs-Brock" w:date="2012-01-11T11:23:00Z">
        <w:r w:rsidRPr="00E77497" w:rsidDel="00795735">
          <w:delText xml:space="preserve">Throw a </w:delText>
        </w:r>
        <w:r w:rsidRPr="00E77497" w:rsidDel="00795735">
          <w:rPr>
            <w:b/>
          </w:rPr>
          <w:delText>SyntaxError</w:delText>
        </w:r>
        <w:r w:rsidRPr="00E77497" w:rsidDel="00795735">
          <w:delText xml:space="preserve"> exception if the following conditions are all true:</w:delText>
        </w:r>
      </w:del>
    </w:p>
    <w:p w14:paraId="1D2B891D" w14:textId="77777777" w:rsidR="004C02EF" w:rsidRPr="00E77497" w:rsidDel="00795735" w:rsidRDefault="004C02EF" w:rsidP="00F77917">
      <w:pPr>
        <w:pStyle w:val="Alg3"/>
        <w:numPr>
          <w:ilvl w:val="0"/>
          <w:numId w:val="69"/>
        </w:numPr>
        <w:ind w:left="720" w:firstLine="0"/>
        <w:rPr>
          <w:del w:id="12886" w:author="Rev 5 Allen Wirfs-Brock" w:date="2012-01-11T11:23:00Z"/>
        </w:rPr>
      </w:pPr>
      <w:del w:id="12887" w:author="Rev 5 Allen Wirfs-Brock" w:date="2012-01-11T11:23:00Z">
        <w:r w:rsidRPr="00E77497" w:rsidDel="00795735">
          <w:delText>Type(</w:delText>
        </w:r>
        <w:r w:rsidRPr="00E77497" w:rsidDel="00795735">
          <w:rPr>
            <w:i/>
          </w:rPr>
          <w:delText>expr</w:delText>
        </w:r>
        <w:r w:rsidRPr="00E77497" w:rsidDel="00795735">
          <w:delText xml:space="preserve">) is Reference is </w:delText>
        </w:r>
        <w:r w:rsidRPr="00E77497" w:rsidDel="00795735">
          <w:rPr>
            <w:b/>
          </w:rPr>
          <w:delText>true</w:delText>
        </w:r>
      </w:del>
    </w:p>
    <w:p w14:paraId="2A37E3AB" w14:textId="77777777" w:rsidR="004C02EF" w:rsidRPr="00E77497" w:rsidDel="00795735" w:rsidRDefault="004C02EF" w:rsidP="00F77917">
      <w:pPr>
        <w:pStyle w:val="Alg3"/>
        <w:numPr>
          <w:ilvl w:val="0"/>
          <w:numId w:val="69"/>
        </w:numPr>
        <w:ind w:left="720" w:firstLine="0"/>
        <w:rPr>
          <w:del w:id="12888" w:author="Rev 5 Allen Wirfs-Brock" w:date="2012-01-11T11:23:00Z"/>
        </w:rPr>
      </w:pPr>
      <w:del w:id="12889" w:author="Rev 5 Allen Wirfs-Brock" w:date="2012-01-11T11:23:00Z">
        <w:r w:rsidRPr="00E77497" w:rsidDel="00795735">
          <w:delText>IsStrictReference(</w:delText>
        </w:r>
        <w:r w:rsidRPr="00E77497" w:rsidDel="00795735">
          <w:rPr>
            <w:i/>
          </w:rPr>
          <w:delText>expr</w:delText>
        </w:r>
        <w:r w:rsidRPr="00E77497" w:rsidDel="00795735">
          <w:delText xml:space="preserve">) is </w:delText>
        </w:r>
        <w:r w:rsidRPr="00E77497" w:rsidDel="00795735">
          <w:rPr>
            <w:b/>
          </w:rPr>
          <w:delText>true</w:delText>
        </w:r>
      </w:del>
    </w:p>
    <w:p w14:paraId="3D25F18F" w14:textId="77777777" w:rsidR="004C02EF" w:rsidRPr="00E77497" w:rsidDel="00795735" w:rsidRDefault="004C02EF" w:rsidP="00F77917">
      <w:pPr>
        <w:pStyle w:val="Alg3"/>
        <w:numPr>
          <w:ilvl w:val="0"/>
          <w:numId w:val="69"/>
        </w:numPr>
        <w:ind w:left="720" w:firstLine="0"/>
        <w:rPr>
          <w:del w:id="12890" w:author="Rev 5 Allen Wirfs-Brock" w:date="2012-01-11T11:23:00Z"/>
        </w:rPr>
      </w:pPr>
      <w:del w:id="12891" w:author="Rev 5 Allen Wirfs-Brock" w:date="2012-01-11T11:23:00Z">
        <w:r w:rsidRPr="00E77497" w:rsidDel="00795735">
          <w:delText>Type(GetBase(</w:delText>
        </w:r>
        <w:r w:rsidRPr="00E77497" w:rsidDel="00795735">
          <w:rPr>
            <w:i/>
          </w:rPr>
          <w:delText>expr</w:delText>
        </w:r>
        <w:r w:rsidRPr="00E77497" w:rsidDel="00795735">
          <w:delText>)) is Environment Record</w:delText>
        </w:r>
      </w:del>
    </w:p>
    <w:p w14:paraId="73B0DE00" w14:textId="77777777" w:rsidR="004C02EF" w:rsidRPr="00E77497" w:rsidDel="00795735" w:rsidRDefault="004C02EF" w:rsidP="00F77917">
      <w:pPr>
        <w:pStyle w:val="Alg3"/>
        <w:numPr>
          <w:ilvl w:val="0"/>
          <w:numId w:val="69"/>
        </w:numPr>
        <w:ind w:left="720" w:firstLine="0"/>
        <w:rPr>
          <w:del w:id="12892" w:author="Rev 5 Allen Wirfs-Brock" w:date="2012-01-11T11:23:00Z"/>
        </w:rPr>
      </w:pPr>
      <w:del w:id="12893" w:author="Rev 5 Allen Wirfs-Brock" w:date="2012-01-11T11:23:00Z">
        <w:r w:rsidRPr="00E77497" w:rsidDel="00795735">
          <w:delText>GetReferencedName(</w:delText>
        </w:r>
        <w:r w:rsidRPr="00E77497" w:rsidDel="00795735">
          <w:rPr>
            <w:i/>
          </w:rPr>
          <w:delText>expr</w:delText>
        </w:r>
        <w:r w:rsidRPr="00E77497" w:rsidDel="00795735">
          <w:delText xml:space="preserve">) is either </w:delText>
        </w:r>
        <w:r w:rsidRPr="00E77497" w:rsidDel="00795735">
          <w:rPr>
            <w:rFonts w:ascii="Courier New" w:hAnsi="Courier New" w:cs="Courier New"/>
            <w:b/>
          </w:rPr>
          <w:delText>"eval"</w:delText>
        </w:r>
        <w:r w:rsidRPr="00E77497" w:rsidDel="00795735">
          <w:delText xml:space="preserve"> or</w:delText>
        </w:r>
        <w:r w:rsidRPr="00E77497" w:rsidDel="00795735">
          <w:rPr>
            <w:rFonts w:ascii="Courier New" w:hAnsi="Courier New" w:cs="Courier New"/>
            <w:b/>
          </w:rPr>
          <w:delText xml:space="preserve"> "arguments"</w:delText>
        </w:r>
      </w:del>
    </w:p>
    <w:p w14:paraId="6341AB25" w14:textId="77777777" w:rsidR="004C02EF" w:rsidRPr="00E77497" w:rsidRDefault="004C02EF" w:rsidP="0051483D">
      <w:pPr>
        <w:pStyle w:val="Alg3"/>
        <w:numPr>
          <w:ilvl w:val="0"/>
          <w:numId w:val="74"/>
        </w:numPr>
        <w:contextualSpacing/>
      </w:pPr>
      <w:r w:rsidRPr="00E77497">
        <w:t xml:space="preserve">Let </w:t>
      </w:r>
      <w:r w:rsidRPr="00E77497">
        <w:rPr>
          <w:i/>
        </w:rPr>
        <w:t>oldValue</w:t>
      </w:r>
      <w:r w:rsidRPr="00E77497">
        <w:t xml:space="preserve"> be ToNumber(GetValue(</w:t>
      </w:r>
      <w:r w:rsidRPr="00E77497">
        <w:rPr>
          <w:i/>
        </w:rPr>
        <w:t>expr</w:t>
      </w:r>
      <w:r w:rsidRPr="00E77497">
        <w:t>))</w:t>
      </w:r>
      <w:bookmarkEnd w:id="12884"/>
      <w:r w:rsidRPr="00E77497">
        <w:t>.</w:t>
      </w:r>
      <w:bookmarkStart w:id="12894" w:name="_Toc382212528"/>
    </w:p>
    <w:p w14:paraId="694FA21A" w14:textId="77777777" w:rsidR="00122292" w:rsidRDefault="000C090B" w:rsidP="00122292">
      <w:pPr>
        <w:pStyle w:val="Alg4"/>
        <w:numPr>
          <w:ilvl w:val="0"/>
          <w:numId w:val="74"/>
        </w:numPr>
        <w:contextualSpacing/>
        <w:rPr>
          <w:ins w:id="12895" w:author="Rev 6 Allen Wirfs-Brock" w:date="2012-02-16T15:21:00Z"/>
        </w:rPr>
      </w:pPr>
      <w:ins w:id="12896" w:author="Rev 8 Allen Wirfs-Brock" w:date="2012-06-12T13:21:00Z">
        <w:r>
          <w:t>ReturnIfAbrupt(</w:t>
        </w:r>
        <w:r>
          <w:rPr>
            <w:i/>
          </w:rPr>
          <w:t>oldValue</w:t>
        </w:r>
        <w:r>
          <w:t>).</w:t>
        </w:r>
      </w:ins>
      <w:ins w:id="12897" w:author="Rev 6 Allen Wirfs-Brock" w:date="2012-02-16T15:21:00Z">
        <w:del w:id="12898" w:author="Rev 8 Allen Wirfs-Brock" w:date="2012-06-12T13:21:00Z">
          <w:r w:rsidR="00122292" w:rsidDel="000C090B">
            <w:delText xml:space="preserve">If </w:delText>
          </w:r>
          <w:r w:rsidR="00122292" w:rsidRPr="00E77497" w:rsidDel="000C090B">
            <w:rPr>
              <w:i/>
            </w:rPr>
            <w:delText>oldValue</w:delText>
          </w:r>
          <w:r w:rsidR="00122292" w:rsidRPr="00E77497" w:rsidDel="000C090B">
            <w:delText xml:space="preserve"> </w:delText>
          </w:r>
          <w:r w:rsidR="00122292" w:rsidDel="000C090B">
            <w:delText xml:space="preserve">is an abrupt completion, return </w:delText>
          </w:r>
          <w:r w:rsidR="00122292" w:rsidRPr="00E77497" w:rsidDel="000C090B">
            <w:rPr>
              <w:i/>
            </w:rPr>
            <w:delText>oldValue</w:delText>
          </w:r>
          <w:r w:rsidR="00122292" w:rsidDel="000C090B">
            <w:delText>.</w:delText>
          </w:r>
        </w:del>
      </w:ins>
    </w:p>
    <w:p w14:paraId="2F0A9C5C" w14:textId="77777777" w:rsidR="004C02EF" w:rsidRPr="00E77497" w:rsidRDefault="004C02EF" w:rsidP="00441AED">
      <w:pPr>
        <w:pStyle w:val="Alg3"/>
        <w:numPr>
          <w:ilvl w:val="0"/>
          <w:numId w:val="74"/>
        </w:numPr>
        <w:spacing w:after="220"/>
        <w:contextualSpacing/>
      </w:pPr>
      <w:r w:rsidRPr="00E77497">
        <w:t xml:space="preserve">Let </w:t>
      </w:r>
      <w:r w:rsidRPr="00E77497">
        <w:rPr>
          <w:i/>
        </w:rPr>
        <w:t>newValue</w:t>
      </w:r>
      <w:r w:rsidRPr="00E77497">
        <w:t xml:space="preserve"> be the result of adding the value </w:t>
      </w:r>
      <w:r w:rsidRPr="00E77497">
        <w:rPr>
          <w:rFonts w:ascii="Courier New" w:hAnsi="Courier New"/>
          <w:b/>
        </w:rPr>
        <w:t>1</w:t>
      </w:r>
      <w:r w:rsidRPr="00E77497">
        <w:t xml:space="preserve"> to </w:t>
      </w:r>
      <w:r w:rsidRPr="00E77497">
        <w:rPr>
          <w:i/>
        </w:rPr>
        <w:t>oldValue</w:t>
      </w:r>
      <w:r w:rsidRPr="00E77497">
        <w:t xml:space="preserve">, using the same rules as for the </w:t>
      </w:r>
      <w:r w:rsidRPr="00E77497">
        <w:rPr>
          <w:rFonts w:ascii="Courier New" w:hAnsi="Courier New"/>
          <w:b/>
        </w:rPr>
        <w:t>+</w:t>
      </w:r>
      <w:r w:rsidRPr="00E77497">
        <w:t xml:space="preserve"> operator (see 11.6.3).</w:t>
      </w:r>
      <w:bookmarkStart w:id="12899" w:name="_Toc382212529"/>
      <w:bookmarkEnd w:id="12894"/>
    </w:p>
    <w:p w14:paraId="451D31E4" w14:textId="77777777" w:rsidR="004C02EF" w:rsidRPr="00E77497" w:rsidRDefault="00C43FAF" w:rsidP="00441AED">
      <w:pPr>
        <w:pStyle w:val="Alg3"/>
        <w:numPr>
          <w:ilvl w:val="0"/>
          <w:numId w:val="74"/>
        </w:numPr>
        <w:spacing w:after="220"/>
        <w:contextualSpacing/>
      </w:pPr>
      <w:ins w:id="12900" w:author="Rev 8 Allen Wirfs-Brock" w:date="2012-06-12T13:35:00Z">
        <w:r>
          <w:t xml:space="preserve">Let </w:t>
        </w:r>
        <w:r w:rsidRPr="0034651E">
          <w:rPr>
            <w:i/>
          </w:rPr>
          <w:t>status</w:t>
        </w:r>
        <w:r>
          <w:t xml:space="preserve"> be</w:t>
        </w:r>
        <w:r w:rsidRPr="00E77497">
          <w:t xml:space="preserve"> </w:t>
        </w:r>
      </w:ins>
      <w:ins w:id="12901" w:author="Rev 6 Allen Wirfs-Brock" w:date="2012-02-16T15:22:00Z">
        <w:del w:id="12902" w:author="Rev 8 Allen Wirfs-Brock" w:date="2012-06-12T13:35:00Z">
          <w:r w:rsidR="00855852" w:rsidDel="00C43FAF">
            <w:delText xml:space="preserve">If </w:delText>
          </w:r>
        </w:del>
      </w:ins>
      <w:del w:id="12903" w:author="Rev 6 Allen Wirfs-Brock" w:date="2012-02-16T15:23:00Z">
        <w:r w:rsidR="004C02EF" w:rsidRPr="00E77497" w:rsidDel="00855852">
          <w:delText xml:space="preserve">Call </w:delText>
        </w:r>
      </w:del>
      <w:r w:rsidR="004C02EF" w:rsidRPr="00E77497">
        <w:t>PutValue(</w:t>
      </w:r>
      <w:r w:rsidR="004C02EF" w:rsidRPr="00E77497">
        <w:rPr>
          <w:i/>
        </w:rPr>
        <w:t>expr</w:t>
      </w:r>
      <w:r w:rsidR="004C02EF" w:rsidRPr="00E77497">
        <w:t xml:space="preserve">, </w:t>
      </w:r>
      <w:r w:rsidR="004C02EF" w:rsidRPr="00E77497">
        <w:rPr>
          <w:i/>
        </w:rPr>
        <w:t>newValue</w:t>
      </w:r>
      <w:r w:rsidR="004C02EF" w:rsidRPr="00E77497">
        <w:t>)</w:t>
      </w:r>
      <w:bookmarkEnd w:id="12899"/>
      <w:r w:rsidR="004C02EF" w:rsidRPr="00E77497">
        <w:t>.</w:t>
      </w:r>
      <w:bookmarkStart w:id="12904" w:name="_Toc382212530"/>
    </w:p>
    <w:p w14:paraId="0C0FC1B6" w14:textId="77777777" w:rsidR="00C43FAF" w:rsidRDefault="00C43FAF" w:rsidP="00C43FAF">
      <w:pPr>
        <w:pStyle w:val="Alg3"/>
        <w:numPr>
          <w:ilvl w:val="0"/>
          <w:numId w:val="74"/>
        </w:numPr>
        <w:spacing w:after="220"/>
        <w:contextualSpacing/>
        <w:rPr>
          <w:ins w:id="12905" w:author="Rev 8 Allen Wirfs-Brock" w:date="2012-06-12T13:35:00Z"/>
        </w:rPr>
      </w:pPr>
      <w:ins w:id="12906" w:author="Rev 8 Allen Wirfs-Brock" w:date="2012-06-12T13:35:00Z">
        <w:r>
          <w:t>ReturnIfAbrupt(</w:t>
        </w:r>
        <w:r w:rsidRPr="0034651E">
          <w:rPr>
            <w:i/>
          </w:rPr>
          <w:t>status</w:t>
        </w:r>
        <w:r>
          <w:t>).</w:t>
        </w:r>
      </w:ins>
    </w:p>
    <w:p w14:paraId="53871A57" w14:textId="77777777" w:rsidR="004C02EF" w:rsidRPr="00E77497" w:rsidRDefault="004C02EF" w:rsidP="00441AED">
      <w:pPr>
        <w:pStyle w:val="Alg3"/>
        <w:numPr>
          <w:ilvl w:val="0"/>
          <w:numId w:val="74"/>
        </w:numPr>
        <w:spacing w:after="220"/>
        <w:contextualSpacing/>
      </w:pPr>
      <w:r w:rsidRPr="00E77497">
        <w:t xml:space="preserve">Return </w:t>
      </w:r>
      <w:r w:rsidRPr="00E77497">
        <w:rPr>
          <w:i/>
        </w:rPr>
        <w:t>newValue</w:t>
      </w:r>
      <w:bookmarkEnd w:id="12904"/>
      <w:r w:rsidRPr="00E77497">
        <w:t>.</w:t>
      </w:r>
      <w:bookmarkStart w:id="12907" w:name="_Toc385672200"/>
      <w:bookmarkStart w:id="12908" w:name="_Toc393690295"/>
      <w:bookmarkStart w:id="12909" w:name="_Toc375031177"/>
      <w:bookmarkStart w:id="12910" w:name="_Ref378388811"/>
      <w:bookmarkStart w:id="12911" w:name="_Toc381513691"/>
      <w:bookmarkStart w:id="12912" w:name="_Toc382202844"/>
      <w:bookmarkStart w:id="12913" w:name="_Toc382212213"/>
      <w:bookmarkStart w:id="12914" w:name="_Toc382212531"/>
      <w:bookmarkStart w:id="12915" w:name="_Toc382291558"/>
    </w:p>
    <w:p w14:paraId="010A506E" w14:textId="77777777" w:rsidR="004C02EF" w:rsidRPr="00E77497" w:rsidRDefault="004C02EF" w:rsidP="003A4B22">
      <w:pPr>
        <w:pStyle w:val="30"/>
        <w:numPr>
          <w:ilvl w:val="0"/>
          <w:numId w:val="0"/>
        </w:numPr>
      </w:pPr>
      <w:bookmarkStart w:id="12916" w:name="_Toc472818835"/>
      <w:bookmarkStart w:id="12917" w:name="_Toc235503409"/>
      <w:bookmarkStart w:id="12918" w:name="_Toc241509184"/>
      <w:bookmarkStart w:id="12919" w:name="_Toc244416671"/>
      <w:bookmarkStart w:id="12920" w:name="_Toc276631035"/>
      <w:bookmarkStart w:id="12921" w:name="_Toc336509524"/>
      <w:r w:rsidRPr="00E77497">
        <w:t>11.4.5</w:t>
      </w:r>
      <w:r w:rsidRPr="00E77497">
        <w:tab/>
        <w:t>Prefix Decrement Operato</w:t>
      </w:r>
      <w:bookmarkEnd w:id="12907"/>
      <w:bookmarkEnd w:id="12908"/>
      <w:r w:rsidRPr="00E77497">
        <w:t>r</w:t>
      </w:r>
      <w:bookmarkEnd w:id="12916"/>
      <w:bookmarkEnd w:id="12917"/>
      <w:bookmarkEnd w:id="12918"/>
      <w:bookmarkEnd w:id="12919"/>
      <w:bookmarkEnd w:id="12920"/>
      <w:bookmarkEnd w:id="12921"/>
    </w:p>
    <w:p w14:paraId="03BC30C1" w14:textId="77777777" w:rsidR="00326D0A" w:rsidRPr="00E77497" w:rsidRDefault="00326D0A" w:rsidP="00326D0A">
      <w:pPr>
        <w:keepNext/>
        <w:rPr>
          <w:ins w:id="12922" w:author="Rev 4 Allen Wirfs-Brock" w:date="2011-10-15T09:43:00Z"/>
          <w:rFonts w:ascii="Helvetica" w:hAnsi="Helvetica"/>
          <w:b/>
        </w:rPr>
      </w:pPr>
      <w:ins w:id="12923" w:author="Rev 4 Allen Wirfs-Brock" w:date="2011-10-15T09:43:00Z">
        <w:r w:rsidRPr="00E77497">
          <w:rPr>
            <w:rFonts w:ascii="Helvetica" w:hAnsi="Helvetica"/>
            <w:b/>
          </w:rPr>
          <w:t xml:space="preserve">Runtime Semantics: </w:t>
        </w:r>
        <w:r w:rsidRPr="00E77497">
          <w:rPr>
            <w:rFonts w:ascii="Helvetica" w:hAnsi="Helvetica"/>
            <w:b/>
            <w:spacing w:val="6"/>
          </w:rPr>
          <w:t>Evaluation</w:t>
        </w:r>
      </w:ins>
    </w:p>
    <w:p w14:paraId="65A716B5" w14:textId="77777777" w:rsidR="004C02EF" w:rsidRPr="00E77497" w:rsidRDefault="004C02EF" w:rsidP="004C02EF">
      <w:del w:id="12924" w:author="Rev 4 Allen Wirfs-Brock" w:date="2011-10-15T09:43:00Z">
        <w:r w:rsidRPr="00E77497" w:rsidDel="00326D0A">
          <w:delText xml:space="preserve">The production </w:delText>
        </w:r>
      </w:del>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 xml:space="preserve">-- </w:t>
      </w:r>
      <w:r w:rsidRPr="00E77497">
        <w:rPr>
          <w:rStyle w:val="bnf"/>
        </w:rPr>
        <w:t>UnaryExpression</w:t>
      </w:r>
      <w:r w:rsidRPr="00E77497">
        <w:t xml:space="preserve"> </w:t>
      </w:r>
      <w:del w:id="12925" w:author="Rev 4 Allen Wirfs-Brock" w:date="2011-10-15T09:43:00Z">
        <w:r w:rsidRPr="00E77497" w:rsidDel="00326D0A">
          <w:delText>is evaluated as follows:</w:delText>
        </w:r>
      </w:del>
    </w:p>
    <w:p w14:paraId="561F04BD" w14:textId="77777777" w:rsidR="004C02EF" w:rsidRPr="00E77497" w:rsidRDefault="004C02EF" w:rsidP="00877B57">
      <w:pPr>
        <w:pStyle w:val="Alg3"/>
        <w:numPr>
          <w:ilvl w:val="0"/>
          <w:numId w:val="75"/>
        </w:numPr>
        <w:spacing w:after="220"/>
        <w:contextualSpacing/>
      </w:pPr>
      <w:r w:rsidRPr="00E77497">
        <w:t xml:space="preserve">Let </w:t>
      </w:r>
      <w:r w:rsidRPr="00E77497">
        <w:rPr>
          <w:i/>
        </w:rPr>
        <w:t>expr</w:t>
      </w:r>
      <w:r w:rsidRPr="00E77497">
        <w:t xml:space="preserve"> be the result of evaluating UnaryExpression.</w:t>
      </w:r>
    </w:p>
    <w:p w14:paraId="7F059F39" w14:textId="77777777" w:rsidR="004C02EF" w:rsidRPr="00E77497" w:rsidDel="00795735" w:rsidRDefault="004C02EF" w:rsidP="00877B57">
      <w:pPr>
        <w:pStyle w:val="Alg3"/>
        <w:numPr>
          <w:ilvl w:val="0"/>
          <w:numId w:val="75"/>
        </w:numPr>
        <w:spacing w:after="220"/>
        <w:contextualSpacing/>
        <w:rPr>
          <w:del w:id="12926" w:author="Rev 5 Allen Wirfs-Brock" w:date="2012-01-11T11:23:00Z"/>
        </w:rPr>
      </w:pPr>
      <w:del w:id="12927" w:author="Rev 5 Allen Wirfs-Brock" w:date="2012-01-11T11:23:00Z">
        <w:r w:rsidRPr="00E77497" w:rsidDel="00795735">
          <w:delText xml:space="preserve">Throw a </w:delText>
        </w:r>
        <w:r w:rsidRPr="00E77497" w:rsidDel="00795735">
          <w:rPr>
            <w:b/>
          </w:rPr>
          <w:delText>SyntaxError</w:delText>
        </w:r>
        <w:r w:rsidRPr="00E77497" w:rsidDel="00795735">
          <w:delText xml:space="preserve"> exception if the following conditions are all true:</w:delText>
        </w:r>
      </w:del>
    </w:p>
    <w:p w14:paraId="15BA4260" w14:textId="77777777" w:rsidR="004C02EF" w:rsidRPr="00E77497" w:rsidDel="00795735" w:rsidRDefault="004C02EF" w:rsidP="00877B57">
      <w:pPr>
        <w:pStyle w:val="Alg3"/>
        <w:numPr>
          <w:ilvl w:val="0"/>
          <w:numId w:val="69"/>
        </w:numPr>
        <w:ind w:left="720" w:firstLine="0"/>
        <w:rPr>
          <w:del w:id="12928" w:author="Rev 5 Allen Wirfs-Brock" w:date="2012-01-11T11:23:00Z"/>
        </w:rPr>
      </w:pPr>
      <w:del w:id="12929" w:author="Rev 5 Allen Wirfs-Brock" w:date="2012-01-11T11:23:00Z">
        <w:r w:rsidRPr="00E77497" w:rsidDel="00795735">
          <w:delText>Type(</w:delText>
        </w:r>
        <w:r w:rsidRPr="00E77497" w:rsidDel="00795735">
          <w:rPr>
            <w:i/>
          </w:rPr>
          <w:delText>expr</w:delText>
        </w:r>
        <w:r w:rsidRPr="00E77497" w:rsidDel="00795735">
          <w:delText xml:space="preserve">) is Reference is </w:delText>
        </w:r>
        <w:r w:rsidRPr="00E77497" w:rsidDel="00795735">
          <w:rPr>
            <w:b/>
          </w:rPr>
          <w:delText>true</w:delText>
        </w:r>
      </w:del>
    </w:p>
    <w:p w14:paraId="2591094F" w14:textId="77777777" w:rsidR="004C02EF" w:rsidRPr="00E77497" w:rsidDel="00795735" w:rsidRDefault="004C02EF" w:rsidP="00877B57">
      <w:pPr>
        <w:pStyle w:val="Alg3"/>
        <w:numPr>
          <w:ilvl w:val="0"/>
          <w:numId w:val="69"/>
        </w:numPr>
        <w:ind w:left="720" w:firstLine="0"/>
        <w:rPr>
          <w:del w:id="12930" w:author="Rev 5 Allen Wirfs-Brock" w:date="2012-01-11T11:23:00Z"/>
        </w:rPr>
      </w:pPr>
      <w:del w:id="12931" w:author="Rev 5 Allen Wirfs-Brock" w:date="2012-01-11T11:23:00Z">
        <w:r w:rsidRPr="00E77497" w:rsidDel="00795735">
          <w:delText>IsStrictReference(</w:delText>
        </w:r>
        <w:r w:rsidRPr="00E77497" w:rsidDel="00795735">
          <w:rPr>
            <w:i/>
          </w:rPr>
          <w:delText>expr</w:delText>
        </w:r>
        <w:r w:rsidRPr="00E77497" w:rsidDel="00795735">
          <w:delText xml:space="preserve">) is </w:delText>
        </w:r>
        <w:r w:rsidRPr="00E77497" w:rsidDel="00795735">
          <w:rPr>
            <w:b/>
          </w:rPr>
          <w:delText>true</w:delText>
        </w:r>
      </w:del>
    </w:p>
    <w:p w14:paraId="481EEA86" w14:textId="77777777" w:rsidR="004C02EF" w:rsidRPr="00E77497" w:rsidDel="00795735" w:rsidRDefault="004C02EF" w:rsidP="00877B57">
      <w:pPr>
        <w:pStyle w:val="Alg3"/>
        <w:numPr>
          <w:ilvl w:val="0"/>
          <w:numId w:val="69"/>
        </w:numPr>
        <w:ind w:left="720" w:firstLine="0"/>
        <w:rPr>
          <w:del w:id="12932" w:author="Rev 5 Allen Wirfs-Brock" w:date="2012-01-11T11:23:00Z"/>
        </w:rPr>
      </w:pPr>
      <w:del w:id="12933" w:author="Rev 5 Allen Wirfs-Brock" w:date="2012-01-11T11:23:00Z">
        <w:r w:rsidRPr="00E77497" w:rsidDel="00795735">
          <w:delText>Type(GetBase(</w:delText>
        </w:r>
        <w:r w:rsidRPr="00E77497" w:rsidDel="00795735">
          <w:rPr>
            <w:i/>
          </w:rPr>
          <w:delText>expr</w:delText>
        </w:r>
        <w:r w:rsidRPr="00E77497" w:rsidDel="00795735">
          <w:delText>)) is Environment Record</w:delText>
        </w:r>
      </w:del>
    </w:p>
    <w:p w14:paraId="6517F3D0" w14:textId="77777777" w:rsidR="004C02EF" w:rsidRPr="00E77497" w:rsidDel="00795735" w:rsidRDefault="004C02EF" w:rsidP="00877B57">
      <w:pPr>
        <w:pStyle w:val="Alg3"/>
        <w:numPr>
          <w:ilvl w:val="0"/>
          <w:numId w:val="69"/>
        </w:numPr>
        <w:ind w:left="720" w:firstLine="0"/>
        <w:rPr>
          <w:del w:id="12934" w:author="Rev 5 Allen Wirfs-Brock" w:date="2012-01-11T11:23:00Z"/>
        </w:rPr>
      </w:pPr>
      <w:del w:id="12935" w:author="Rev 5 Allen Wirfs-Brock" w:date="2012-01-11T11:23:00Z">
        <w:r w:rsidRPr="00E77497" w:rsidDel="00795735">
          <w:delText>GetReferencedName(</w:delText>
        </w:r>
        <w:r w:rsidRPr="00E77497" w:rsidDel="00795735">
          <w:rPr>
            <w:i/>
          </w:rPr>
          <w:delText>expr</w:delText>
        </w:r>
        <w:r w:rsidRPr="00E77497" w:rsidDel="00795735">
          <w:delText xml:space="preserve">) is either </w:delText>
        </w:r>
        <w:r w:rsidRPr="00E77497" w:rsidDel="00795735">
          <w:rPr>
            <w:rFonts w:ascii="Courier New" w:hAnsi="Courier New" w:cs="Courier New"/>
            <w:b/>
          </w:rPr>
          <w:delText>"eval"</w:delText>
        </w:r>
        <w:r w:rsidRPr="00E77497" w:rsidDel="00795735">
          <w:delText xml:space="preserve"> or</w:delText>
        </w:r>
        <w:r w:rsidRPr="00E77497" w:rsidDel="00795735">
          <w:rPr>
            <w:rFonts w:ascii="Courier New" w:hAnsi="Courier New" w:cs="Courier New"/>
            <w:b/>
          </w:rPr>
          <w:delText xml:space="preserve"> "arguments"</w:delText>
        </w:r>
      </w:del>
    </w:p>
    <w:p w14:paraId="62F16A4C" w14:textId="77777777" w:rsidR="004C02EF" w:rsidRPr="00E77497" w:rsidRDefault="004C02EF" w:rsidP="0051483D">
      <w:pPr>
        <w:pStyle w:val="Alg3"/>
        <w:numPr>
          <w:ilvl w:val="0"/>
          <w:numId w:val="75"/>
        </w:numPr>
        <w:contextualSpacing/>
      </w:pPr>
      <w:r w:rsidRPr="00E77497">
        <w:t xml:space="preserve">Let </w:t>
      </w:r>
      <w:r w:rsidRPr="00E77497">
        <w:rPr>
          <w:i/>
        </w:rPr>
        <w:t>oldValue</w:t>
      </w:r>
      <w:r w:rsidRPr="00E77497">
        <w:t xml:space="preserve"> be ToNumber(GetValue(</w:t>
      </w:r>
      <w:r w:rsidRPr="00E77497">
        <w:rPr>
          <w:i/>
        </w:rPr>
        <w:t>expr</w:t>
      </w:r>
      <w:r w:rsidRPr="00E77497">
        <w:t>)).</w:t>
      </w:r>
    </w:p>
    <w:p w14:paraId="6287C97D" w14:textId="77777777" w:rsidR="00855852" w:rsidRDefault="000C090B" w:rsidP="00855852">
      <w:pPr>
        <w:pStyle w:val="Alg4"/>
        <w:numPr>
          <w:ilvl w:val="0"/>
          <w:numId w:val="75"/>
        </w:numPr>
        <w:contextualSpacing/>
        <w:rPr>
          <w:ins w:id="12936" w:author="Rev 6 Allen Wirfs-Brock" w:date="2012-02-16T15:22:00Z"/>
        </w:rPr>
      </w:pPr>
      <w:ins w:id="12937" w:author="Rev 8 Allen Wirfs-Brock" w:date="2012-06-12T13:21:00Z">
        <w:r>
          <w:t>ReturnIfAbrupt(</w:t>
        </w:r>
        <w:r>
          <w:rPr>
            <w:i/>
          </w:rPr>
          <w:t>oldValue</w:t>
        </w:r>
        <w:r>
          <w:t>).</w:t>
        </w:r>
      </w:ins>
      <w:ins w:id="12938" w:author="Rev 6 Allen Wirfs-Brock" w:date="2012-02-16T15:22:00Z">
        <w:del w:id="12939" w:author="Rev 8 Allen Wirfs-Brock" w:date="2012-06-12T13:21:00Z">
          <w:r w:rsidR="00855852" w:rsidDel="000C090B">
            <w:delText xml:space="preserve">If </w:delText>
          </w:r>
          <w:r w:rsidR="00855852" w:rsidRPr="00E77497" w:rsidDel="000C090B">
            <w:rPr>
              <w:i/>
            </w:rPr>
            <w:delText>oldValue</w:delText>
          </w:r>
          <w:r w:rsidR="00855852" w:rsidRPr="00E77497" w:rsidDel="000C090B">
            <w:delText xml:space="preserve"> </w:delText>
          </w:r>
          <w:r w:rsidR="00855852" w:rsidDel="000C090B">
            <w:delText xml:space="preserve">is an abrupt completion, return </w:delText>
          </w:r>
          <w:r w:rsidR="00855852" w:rsidRPr="00E77497" w:rsidDel="000C090B">
            <w:rPr>
              <w:i/>
            </w:rPr>
            <w:delText>oldValue</w:delText>
          </w:r>
          <w:r w:rsidR="00855852" w:rsidDel="000C090B">
            <w:delText>.</w:delText>
          </w:r>
        </w:del>
      </w:ins>
    </w:p>
    <w:p w14:paraId="0E499F1F" w14:textId="77777777" w:rsidR="004C02EF" w:rsidRPr="00E77497" w:rsidRDefault="004C02EF" w:rsidP="00877B57">
      <w:pPr>
        <w:pStyle w:val="Alg3"/>
        <w:numPr>
          <w:ilvl w:val="0"/>
          <w:numId w:val="75"/>
        </w:numPr>
        <w:spacing w:after="220"/>
        <w:contextualSpacing/>
      </w:pPr>
      <w:r w:rsidRPr="00E77497">
        <w:t xml:space="preserve">Let </w:t>
      </w:r>
      <w:r w:rsidRPr="00E77497">
        <w:rPr>
          <w:i/>
        </w:rPr>
        <w:t>newValue</w:t>
      </w:r>
      <w:r w:rsidRPr="00E77497">
        <w:t xml:space="preserve"> be the result of  subtracting</w:t>
      </w:r>
      <w:r w:rsidRPr="00E77497" w:rsidDel="006735B9">
        <w:t xml:space="preserve"> </w:t>
      </w:r>
      <w:r w:rsidRPr="00E77497">
        <w:t xml:space="preserve">the value </w:t>
      </w:r>
      <w:r w:rsidRPr="00E77497">
        <w:rPr>
          <w:rFonts w:ascii="Courier New" w:hAnsi="Courier New"/>
          <w:b/>
        </w:rPr>
        <w:t>1</w:t>
      </w:r>
      <w:r w:rsidRPr="00E77497">
        <w:t xml:space="preserve"> from </w:t>
      </w:r>
      <w:r w:rsidRPr="00E77497">
        <w:rPr>
          <w:i/>
        </w:rPr>
        <w:t>oldValue</w:t>
      </w:r>
      <w:r w:rsidRPr="00E77497">
        <w:t xml:space="preserve">, using the same rules as for the </w:t>
      </w:r>
      <w:r w:rsidRPr="00E77497">
        <w:rPr>
          <w:rFonts w:ascii="Courier New" w:hAnsi="Courier New"/>
          <w:b/>
        </w:rPr>
        <w:t>-</w:t>
      </w:r>
      <w:r w:rsidRPr="00E77497">
        <w:t xml:space="preserve"> operator (see 11.6.3).</w:t>
      </w:r>
    </w:p>
    <w:p w14:paraId="396A3284" w14:textId="77777777" w:rsidR="004C02EF" w:rsidRPr="00E77497" w:rsidRDefault="004C02EF" w:rsidP="00877B57">
      <w:pPr>
        <w:pStyle w:val="Alg3"/>
        <w:numPr>
          <w:ilvl w:val="0"/>
          <w:numId w:val="75"/>
        </w:numPr>
        <w:spacing w:after="220"/>
        <w:contextualSpacing/>
      </w:pPr>
      <w:del w:id="12940" w:author="Rev 6 Allen Wirfs-Brock" w:date="2012-02-16T15:23:00Z">
        <w:r w:rsidRPr="00E77497" w:rsidDel="00855852">
          <w:delText xml:space="preserve">Call </w:delText>
        </w:r>
      </w:del>
      <w:ins w:id="12941" w:author="Rev 6 Allen Wirfs-Brock" w:date="2012-02-16T15:23:00Z">
        <w:del w:id="12942" w:author="Rev 8 Allen Wirfs-Brock" w:date="2012-06-12T13:34:00Z">
          <w:r w:rsidR="00855852" w:rsidDel="0034651E">
            <w:delText>If</w:delText>
          </w:r>
        </w:del>
      </w:ins>
      <w:ins w:id="12943" w:author="Rev 8 Allen Wirfs-Brock" w:date="2012-06-12T13:34:00Z">
        <w:r w:rsidR="0034651E">
          <w:t xml:space="preserve">Let </w:t>
        </w:r>
        <w:r w:rsidR="0034651E" w:rsidRPr="0034651E">
          <w:rPr>
            <w:i/>
          </w:rPr>
          <w:t>status</w:t>
        </w:r>
        <w:r w:rsidR="0034651E">
          <w:t xml:space="preserve"> be</w:t>
        </w:r>
      </w:ins>
      <w:ins w:id="12944" w:author="Rev 6 Allen Wirfs-Brock" w:date="2012-02-16T15:23:00Z">
        <w:r w:rsidR="00855852" w:rsidRPr="00E77497">
          <w:t xml:space="preserve"> </w:t>
        </w:r>
      </w:ins>
      <w:r w:rsidRPr="00E77497">
        <w:t>PutValue(</w:t>
      </w:r>
      <w:r w:rsidRPr="00E77497">
        <w:rPr>
          <w:i/>
        </w:rPr>
        <w:t>expr</w:t>
      </w:r>
      <w:r w:rsidRPr="00E77497">
        <w:t xml:space="preserve">, </w:t>
      </w:r>
      <w:r w:rsidRPr="00E77497">
        <w:rPr>
          <w:i/>
        </w:rPr>
        <w:t>newValue</w:t>
      </w:r>
      <w:r w:rsidRPr="00E77497">
        <w:t>).</w:t>
      </w:r>
    </w:p>
    <w:p w14:paraId="3A20CC05" w14:textId="77777777" w:rsidR="0034651E" w:rsidRDefault="0034651E" w:rsidP="00877B57">
      <w:pPr>
        <w:pStyle w:val="Alg3"/>
        <w:numPr>
          <w:ilvl w:val="0"/>
          <w:numId w:val="75"/>
        </w:numPr>
        <w:spacing w:after="220"/>
        <w:contextualSpacing/>
        <w:rPr>
          <w:ins w:id="12945" w:author="Rev 8 Allen Wirfs-Brock" w:date="2012-06-12T13:35:00Z"/>
        </w:rPr>
      </w:pPr>
      <w:ins w:id="12946" w:author="Rev 8 Allen Wirfs-Brock" w:date="2012-06-12T13:35:00Z">
        <w:r>
          <w:t>ReturnIfAbrupt(</w:t>
        </w:r>
        <w:r w:rsidRPr="0034651E">
          <w:rPr>
            <w:i/>
          </w:rPr>
          <w:t>status</w:t>
        </w:r>
        <w:r>
          <w:t>).</w:t>
        </w:r>
      </w:ins>
    </w:p>
    <w:p w14:paraId="173F9C08" w14:textId="77777777" w:rsidR="004C02EF" w:rsidRPr="00E77497" w:rsidRDefault="004C02EF" w:rsidP="00877B57">
      <w:pPr>
        <w:pStyle w:val="Alg3"/>
        <w:numPr>
          <w:ilvl w:val="0"/>
          <w:numId w:val="75"/>
        </w:numPr>
        <w:spacing w:after="220"/>
        <w:contextualSpacing/>
      </w:pPr>
      <w:r w:rsidRPr="00E77497">
        <w:t xml:space="preserve">Return </w:t>
      </w:r>
      <w:r w:rsidRPr="00E77497">
        <w:rPr>
          <w:i/>
        </w:rPr>
        <w:t>newValue</w:t>
      </w:r>
      <w:r w:rsidRPr="00E77497">
        <w:t>.</w:t>
      </w:r>
      <w:bookmarkStart w:id="12947" w:name="_Toc385672201"/>
      <w:bookmarkStart w:id="12948" w:name="_Toc393690296"/>
    </w:p>
    <w:p w14:paraId="7E51ABEE" w14:textId="77777777" w:rsidR="004C02EF" w:rsidRPr="00E77497" w:rsidRDefault="004C02EF" w:rsidP="003A4B22">
      <w:pPr>
        <w:pStyle w:val="30"/>
        <w:numPr>
          <w:ilvl w:val="0"/>
          <w:numId w:val="0"/>
        </w:numPr>
      </w:pPr>
      <w:bookmarkStart w:id="12949" w:name="_Toc472818836"/>
      <w:bookmarkStart w:id="12950" w:name="_Toc235503410"/>
      <w:bookmarkStart w:id="12951" w:name="_Toc241509185"/>
      <w:bookmarkStart w:id="12952" w:name="_Toc244416672"/>
      <w:bookmarkStart w:id="12953" w:name="_Toc276631036"/>
      <w:bookmarkStart w:id="12954" w:name="_Toc336509525"/>
      <w:r w:rsidRPr="00E77497">
        <w:t>11.4.6</w:t>
      </w:r>
      <w:r w:rsidRPr="00E77497">
        <w:tab/>
        <w:t xml:space="preserve">Unary </w:t>
      </w:r>
      <w:r w:rsidRPr="00E77497">
        <w:rPr>
          <w:rFonts w:ascii="Courier New" w:hAnsi="Courier New"/>
          <w:sz w:val="22"/>
        </w:rPr>
        <w:t>+</w:t>
      </w:r>
      <w:r w:rsidRPr="00E77497">
        <w:t xml:space="preserve"> Operato</w:t>
      </w:r>
      <w:bookmarkEnd w:id="12909"/>
      <w:bookmarkEnd w:id="12910"/>
      <w:bookmarkEnd w:id="12911"/>
      <w:bookmarkEnd w:id="12912"/>
      <w:bookmarkEnd w:id="12913"/>
      <w:bookmarkEnd w:id="12914"/>
      <w:bookmarkEnd w:id="12915"/>
      <w:bookmarkEnd w:id="12947"/>
      <w:bookmarkEnd w:id="12948"/>
      <w:r w:rsidRPr="00E77497">
        <w:t>r</w:t>
      </w:r>
      <w:bookmarkEnd w:id="12949"/>
      <w:bookmarkEnd w:id="12950"/>
      <w:bookmarkEnd w:id="12951"/>
      <w:bookmarkEnd w:id="12952"/>
      <w:bookmarkEnd w:id="12953"/>
      <w:bookmarkEnd w:id="12954"/>
    </w:p>
    <w:p w14:paraId="1E3DBF2D" w14:textId="77777777" w:rsidR="004C02EF" w:rsidRPr="0034651E" w:rsidRDefault="00BC0A73" w:rsidP="004C02EF">
      <w:pPr>
        <w:rPr>
          <w:sz w:val="18"/>
        </w:rPr>
      </w:pPr>
      <w:ins w:id="12955" w:author="Rev 4 Allen Wirfs-Brock" w:date="2011-10-15T09:44:00Z">
        <w:r w:rsidRPr="00E77497">
          <w:rPr>
            <w:sz w:val="18"/>
          </w:rPr>
          <w:t>NOTE</w:t>
        </w:r>
        <w:r w:rsidRPr="00E77497">
          <w:rPr>
            <w:sz w:val="18"/>
          </w:rPr>
          <w:tab/>
        </w:r>
      </w:ins>
      <w:r w:rsidR="004C02EF" w:rsidRPr="0034651E">
        <w:rPr>
          <w:sz w:val="18"/>
        </w:rPr>
        <w:t>The unary + operator converts its operand to Number type.</w:t>
      </w:r>
    </w:p>
    <w:p w14:paraId="41DBE29C" w14:textId="77777777" w:rsidR="00BC0A73" w:rsidRPr="003B4312" w:rsidRDefault="00BC0A73" w:rsidP="00BC0A73">
      <w:pPr>
        <w:keepNext/>
        <w:rPr>
          <w:ins w:id="12956" w:author="Rev 4 Allen Wirfs-Brock" w:date="2011-10-15T09:44:00Z"/>
          <w:rFonts w:ascii="Helvetica" w:hAnsi="Helvetica"/>
          <w:b/>
        </w:rPr>
      </w:pPr>
      <w:ins w:id="12957" w:author="Rev 4 Allen Wirfs-Brock" w:date="2011-10-15T09:44:00Z">
        <w:r w:rsidRPr="004D1BD1">
          <w:rPr>
            <w:rFonts w:ascii="Helvetica" w:hAnsi="Helvetica"/>
            <w:b/>
          </w:rPr>
          <w:t xml:space="preserve">Runtime Semantics: </w:t>
        </w:r>
        <w:r w:rsidRPr="003B4312">
          <w:rPr>
            <w:rFonts w:ascii="Helvetica" w:hAnsi="Helvetica"/>
            <w:b/>
            <w:spacing w:val="6"/>
          </w:rPr>
          <w:t>Evaluation</w:t>
        </w:r>
      </w:ins>
    </w:p>
    <w:p w14:paraId="2B915C88" w14:textId="77777777" w:rsidR="004C02EF" w:rsidRPr="00675B74" w:rsidRDefault="004C02EF" w:rsidP="004C02EF">
      <w:del w:id="12958" w:author="Rev 4 Allen Wirfs-Brock" w:date="2011-10-15T09:44:00Z">
        <w:r w:rsidRPr="003B4312" w:rsidDel="00BC0A73">
          <w:delText xml:space="preserve">The production </w:delText>
        </w:r>
      </w:del>
      <w:r w:rsidRPr="003B4312">
        <w:rPr>
          <w:rStyle w:val="bnf"/>
        </w:rPr>
        <w:t>UnaryExpression</w:t>
      </w:r>
      <w:r w:rsidRPr="008B7F6F">
        <w:rPr>
          <w:i/>
        </w:rPr>
        <w:t xml:space="preserve"> </w:t>
      </w:r>
      <w:r w:rsidRPr="008B7F6F">
        <w:rPr>
          <w:b/>
        </w:rPr>
        <w:t>:</w:t>
      </w:r>
      <w:r w:rsidRPr="008B7F6F">
        <w:rPr>
          <w:i/>
        </w:rPr>
        <w:t xml:space="preserve"> </w:t>
      </w:r>
      <w:r w:rsidRPr="006B6D0A">
        <w:rPr>
          <w:rFonts w:ascii="Courier New" w:hAnsi="Courier New"/>
          <w:b/>
        </w:rPr>
        <w:t>+</w:t>
      </w:r>
      <w:r w:rsidRPr="006B6D0A">
        <w:t xml:space="preserve"> </w:t>
      </w:r>
      <w:r w:rsidRPr="006B6D0A">
        <w:rPr>
          <w:rStyle w:val="bnf"/>
        </w:rPr>
        <w:t>UnaryExpr</w:t>
      </w:r>
      <w:r w:rsidRPr="00E65A34">
        <w:rPr>
          <w:rStyle w:val="bnf"/>
        </w:rPr>
        <w:t>ession</w:t>
      </w:r>
      <w:r w:rsidRPr="009C202C">
        <w:t xml:space="preserve"> </w:t>
      </w:r>
      <w:del w:id="12959" w:author="Rev 4 Allen Wirfs-Brock" w:date="2011-10-15T09:44:00Z">
        <w:r w:rsidRPr="00B820AB" w:rsidDel="00BC0A73">
          <w:delText>is evaluated as follows:</w:delText>
        </w:r>
      </w:del>
      <w:bookmarkStart w:id="12960" w:name="_Toc382212532"/>
    </w:p>
    <w:p w14:paraId="0297896E" w14:textId="77777777" w:rsidR="004C02EF" w:rsidRPr="00E77497" w:rsidRDefault="004C02EF" w:rsidP="00877B57">
      <w:pPr>
        <w:pStyle w:val="Alg3"/>
        <w:numPr>
          <w:ilvl w:val="0"/>
          <w:numId w:val="76"/>
        </w:numPr>
        <w:spacing w:after="220"/>
        <w:contextualSpacing/>
      </w:pPr>
      <w:r w:rsidRPr="00E77497">
        <w:t xml:space="preserve">Let </w:t>
      </w:r>
      <w:r w:rsidRPr="00E77497">
        <w:rPr>
          <w:i/>
        </w:rPr>
        <w:t>expr</w:t>
      </w:r>
      <w:r w:rsidRPr="00E77497">
        <w:t xml:space="preserve"> be the result of evaluating UnaryExpression</w:t>
      </w:r>
      <w:bookmarkEnd w:id="12960"/>
      <w:r w:rsidRPr="00E77497">
        <w:t>.</w:t>
      </w:r>
      <w:bookmarkStart w:id="12961" w:name="_Toc382212533"/>
    </w:p>
    <w:p w14:paraId="0A7FE109" w14:textId="77777777" w:rsidR="004C02EF" w:rsidRPr="00E77497" w:rsidRDefault="004C02EF" w:rsidP="00877B57">
      <w:pPr>
        <w:pStyle w:val="Alg3"/>
        <w:numPr>
          <w:ilvl w:val="0"/>
          <w:numId w:val="76"/>
        </w:numPr>
        <w:spacing w:after="220"/>
        <w:contextualSpacing/>
      </w:pPr>
      <w:bookmarkStart w:id="12962" w:name="_Toc382212534"/>
      <w:bookmarkEnd w:id="12961"/>
      <w:r w:rsidRPr="00E77497">
        <w:t>Return ToNumber(GetValue(</w:t>
      </w:r>
      <w:r w:rsidRPr="00E77497">
        <w:rPr>
          <w:i/>
        </w:rPr>
        <w:t>expr</w:t>
      </w:r>
      <w:r w:rsidRPr="00E77497">
        <w:t>)).</w:t>
      </w:r>
      <w:bookmarkStart w:id="12963" w:name="_Toc382212535"/>
      <w:bookmarkEnd w:id="12962"/>
    </w:p>
    <w:p w14:paraId="66E8BFDB" w14:textId="77777777" w:rsidR="004C02EF" w:rsidRPr="00E77497" w:rsidRDefault="004C02EF" w:rsidP="003A4B22">
      <w:pPr>
        <w:pStyle w:val="30"/>
        <w:numPr>
          <w:ilvl w:val="0"/>
          <w:numId w:val="0"/>
        </w:numPr>
      </w:pPr>
      <w:bookmarkStart w:id="12964" w:name="_Toc385672202"/>
      <w:bookmarkStart w:id="12965" w:name="_Toc393690297"/>
      <w:bookmarkStart w:id="12966" w:name="_Toc472818837"/>
      <w:bookmarkStart w:id="12967" w:name="_Toc235503411"/>
      <w:bookmarkStart w:id="12968" w:name="_Toc241509186"/>
      <w:bookmarkStart w:id="12969" w:name="_Toc244416673"/>
      <w:bookmarkStart w:id="12970" w:name="_Toc276631037"/>
      <w:bookmarkStart w:id="12971" w:name="_Toc336509526"/>
      <w:bookmarkEnd w:id="12963"/>
      <w:r w:rsidRPr="00E77497">
        <w:t>11.4.7</w:t>
      </w:r>
      <w:r w:rsidRPr="00E77497">
        <w:tab/>
        <w:t xml:space="preserve">Unary </w:t>
      </w:r>
      <w:r w:rsidRPr="00E77497">
        <w:rPr>
          <w:rFonts w:ascii="Courier New" w:hAnsi="Courier New"/>
          <w:sz w:val="22"/>
        </w:rPr>
        <w:t>-</w:t>
      </w:r>
      <w:r w:rsidRPr="00E77497">
        <w:t xml:space="preserve"> Operato</w:t>
      </w:r>
      <w:bookmarkEnd w:id="12964"/>
      <w:bookmarkEnd w:id="12965"/>
      <w:r w:rsidRPr="00E77497">
        <w:t>r</w:t>
      </w:r>
      <w:bookmarkEnd w:id="12966"/>
      <w:bookmarkEnd w:id="12967"/>
      <w:bookmarkEnd w:id="12968"/>
      <w:bookmarkEnd w:id="12969"/>
      <w:bookmarkEnd w:id="12970"/>
      <w:bookmarkEnd w:id="12971"/>
    </w:p>
    <w:p w14:paraId="0A151E20" w14:textId="77777777" w:rsidR="004C02EF" w:rsidRPr="004D1BD1" w:rsidRDefault="00BC0A73" w:rsidP="004C02EF">
      <w:ins w:id="12972" w:author="Rev 4 Allen Wirfs-Brock" w:date="2011-10-15T09:45:00Z">
        <w:r w:rsidRPr="00E77497">
          <w:rPr>
            <w:sz w:val="18"/>
          </w:rPr>
          <w:t>NOTE</w:t>
        </w:r>
        <w:r w:rsidRPr="00E77497">
          <w:rPr>
            <w:sz w:val="18"/>
          </w:rPr>
          <w:tab/>
        </w:r>
      </w:ins>
      <w:r w:rsidR="004C02EF" w:rsidRPr="0051483D">
        <w:rPr>
          <w:sz w:val="18"/>
        </w:rPr>
        <w:t xml:space="preserve">The unary </w:t>
      </w:r>
      <w:r w:rsidR="004C02EF" w:rsidRPr="0051483D">
        <w:rPr>
          <w:rFonts w:ascii="Courier New" w:hAnsi="Courier New"/>
          <w:b/>
          <w:sz w:val="18"/>
        </w:rPr>
        <w:t>-</w:t>
      </w:r>
      <w:r w:rsidR="004C02EF" w:rsidRPr="0051483D">
        <w:rPr>
          <w:sz w:val="18"/>
        </w:rPr>
        <w:t xml:space="preserve"> operator converts its operand to Number type and then negates it. </w:t>
      </w:r>
      <w:del w:id="12973" w:author="Rev 4 Allen Wirfs-Brock" w:date="2011-10-15T09:45:00Z">
        <w:r w:rsidR="004C02EF" w:rsidRPr="0051483D" w:rsidDel="00BC0A73">
          <w:rPr>
            <w:sz w:val="18"/>
          </w:rPr>
          <w:delText xml:space="preserve">Note that negating </w:delText>
        </w:r>
      </w:del>
      <w:ins w:id="12974" w:author="Rev 4 Allen Wirfs-Brock" w:date="2011-10-15T09:45:00Z">
        <w:r w:rsidRPr="0051483D">
          <w:rPr>
            <w:sz w:val="18"/>
          </w:rPr>
          <w:t xml:space="preserve">Negating </w:t>
        </w:r>
      </w:ins>
      <w:r w:rsidR="004C02EF" w:rsidRPr="0051483D">
        <w:rPr>
          <w:b/>
          <w:sz w:val="18"/>
        </w:rPr>
        <w:t>+0</w:t>
      </w:r>
      <w:r w:rsidR="004C02EF" w:rsidRPr="0051483D">
        <w:rPr>
          <w:sz w:val="18"/>
        </w:rPr>
        <w:t xml:space="preserve"> produces </w:t>
      </w:r>
      <w:r w:rsidR="004C02EF" w:rsidRPr="0051483D">
        <w:rPr>
          <w:b/>
          <w:sz w:val="18"/>
        </w:rPr>
        <w:sym w:font="Symbol" w:char="F02D"/>
      </w:r>
      <w:r w:rsidR="004C02EF" w:rsidRPr="0051483D">
        <w:rPr>
          <w:b/>
          <w:sz w:val="18"/>
        </w:rPr>
        <w:t>0</w:t>
      </w:r>
      <w:r w:rsidR="004C02EF" w:rsidRPr="0051483D">
        <w:rPr>
          <w:sz w:val="18"/>
        </w:rPr>
        <w:t xml:space="preserve">, and negating </w:t>
      </w:r>
      <w:r w:rsidR="004C02EF" w:rsidRPr="0051483D">
        <w:rPr>
          <w:b/>
          <w:sz w:val="18"/>
        </w:rPr>
        <w:sym w:font="Symbol" w:char="F02D"/>
      </w:r>
      <w:r w:rsidR="004C02EF" w:rsidRPr="0051483D">
        <w:rPr>
          <w:b/>
          <w:sz w:val="18"/>
        </w:rPr>
        <w:t>0</w:t>
      </w:r>
      <w:r w:rsidR="004C02EF" w:rsidRPr="0051483D">
        <w:rPr>
          <w:sz w:val="18"/>
        </w:rPr>
        <w:t xml:space="preserve"> produces </w:t>
      </w:r>
      <w:r w:rsidR="004C02EF" w:rsidRPr="0051483D">
        <w:rPr>
          <w:b/>
          <w:sz w:val="18"/>
        </w:rPr>
        <w:t>+0</w:t>
      </w:r>
      <w:r w:rsidR="004C02EF" w:rsidRPr="0051483D">
        <w:rPr>
          <w:sz w:val="18"/>
        </w:rPr>
        <w:t>.</w:t>
      </w:r>
    </w:p>
    <w:p w14:paraId="6731798E" w14:textId="77777777" w:rsidR="00BC0A73" w:rsidRPr="008B7F6F" w:rsidRDefault="00BC0A73" w:rsidP="00BC0A73">
      <w:pPr>
        <w:keepNext/>
        <w:rPr>
          <w:ins w:id="12975" w:author="Rev 4 Allen Wirfs-Brock" w:date="2011-10-15T09:44:00Z"/>
          <w:rFonts w:ascii="Helvetica" w:hAnsi="Helvetica"/>
          <w:b/>
        </w:rPr>
      </w:pPr>
      <w:ins w:id="12976" w:author="Rev 4 Allen Wirfs-Brock" w:date="2011-10-15T09:44:00Z">
        <w:r w:rsidRPr="003B4312">
          <w:rPr>
            <w:rFonts w:ascii="Helvetica" w:hAnsi="Helvetica"/>
            <w:b/>
          </w:rPr>
          <w:t xml:space="preserve">Runtime Semantics: </w:t>
        </w:r>
        <w:r w:rsidRPr="003B4312">
          <w:rPr>
            <w:rFonts w:ascii="Helvetica" w:hAnsi="Helvetica"/>
            <w:b/>
            <w:spacing w:val="6"/>
          </w:rPr>
          <w:t>Evaluation</w:t>
        </w:r>
      </w:ins>
    </w:p>
    <w:p w14:paraId="701124CF" w14:textId="77777777" w:rsidR="004C02EF" w:rsidRPr="00E77497" w:rsidRDefault="004C02EF" w:rsidP="004C02EF">
      <w:del w:id="12977" w:author="Rev 4 Allen Wirfs-Brock" w:date="2011-10-15T09:44:00Z">
        <w:r w:rsidRPr="006B6D0A" w:rsidDel="00BC0A73">
          <w:delText xml:space="preserve">The production </w:delText>
        </w:r>
      </w:del>
      <w:r w:rsidRPr="006B6D0A">
        <w:rPr>
          <w:rStyle w:val="bnf"/>
        </w:rPr>
        <w:t>UnaryExpression</w:t>
      </w:r>
      <w:r w:rsidRPr="006B6D0A">
        <w:rPr>
          <w:i/>
        </w:rPr>
        <w:t xml:space="preserve"> </w:t>
      </w:r>
      <w:r w:rsidRPr="00E65A34">
        <w:rPr>
          <w:b/>
        </w:rPr>
        <w:t>:</w:t>
      </w:r>
      <w:r w:rsidRPr="009C202C">
        <w:rPr>
          <w:i/>
        </w:rPr>
        <w:t xml:space="preserve"> </w:t>
      </w:r>
      <w:r w:rsidRPr="00B820AB">
        <w:rPr>
          <w:rFonts w:ascii="Courier New" w:hAnsi="Courier New"/>
          <w:b/>
        </w:rPr>
        <w:t>-</w:t>
      </w:r>
      <w:r w:rsidRPr="00675B74">
        <w:t xml:space="preserve"> </w:t>
      </w:r>
      <w:r w:rsidRPr="00E77497">
        <w:rPr>
          <w:rStyle w:val="bnf"/>
        </w:rPr>
        <w:t>UnaryExpression</w:t>
      </w:r>
      <w:r w:rsidRPr="00E77497">
        <w:t xml:space="preserve"> </w:t>
      </w:r>
      <w:del w:id="12978" w:author="Rev 4 Allen Wirfs-Brock" w:date="2011-10-15T09:44:00Z">
        <w:r w:rsidRPr="00E77497" w:rsidDel="00BC0A73">
          <w:delText>is evaluated as follows:</w:delText>
        </w:r>
      </w:del>
      <w:bookmarkStart w:id="12979" w:name="_Toc382212536"/>
    </w:p>
    <w:p w14:paraId="5CBE0C70" w14:textId="77777777" w:rsidR="004C02EF" w:rsidRPr="00E77497" w:rsidRDefault="004C02EF" w:rsidP="00877B57">
      <w:pPr>
        <w:pStyle w:val="Alg3"/>
        <w:numPr>
          <w:ilvl w:val="0"/>
          <w:numId w:val="77"/>
        </w:numPr>
        <w:spacing w:after="220"/>
        <w:contextualSpacing/>
      </w:pPr>
      <w:r w:rsidRPr="00E77497">
        <w:t xml:space="preserve">Let </w:t>
      </w:r>
      <w:r w:rsidRPr="00E77497">
        <w:rPr>
          <w:i/>
        </w:rPr>
        <w:t>expr</w:t>
      </w:r>
      <w:r w:rsidRPr="00E77497">
        <w:t xml:space="preserve"> be the result of evaluating UnaryExpression</w:t>
      </w:r>
      <w:bookmarkEnd w:id="12979"/>
      <w:r w:rsidRPr="00E77497">
        <w:t>.</w:t>
      </w:r>
      <w:bookmarkStart w:id="12980" w:name="_Toc382212537"/>
    </w:p>
    <w:p w14:paraId="01F00C9E" w14:textId="77777777" w:rsidR="004C02EF" w:rsidRPr="00E77497" w:rsidRDefault="004C02EF" w:rsidP="0051483D">
      <w:pPr>
        <w:pStyle w:val="Alg3"/>
        <w:numPr>
          <w:ilvl w:val="0"/>
          <w:numId w:val="77"/>
        </w:numPr>
        <w:contextualSpacing/>
      </w:pPr>
      <w:bookmarkStart w:id="12981" w:name="_Toc382212538"/>
      <w:bookmarkEnd w:id="12980"/>
      <w:r w:rsidRPr="00E77497">
        <w:t xml:space="preserve">Let </w:t>
      </w:r>
      <w:r w:rsidRPr="00E77497">
        <w:rPr>
          <w:i/>
        </w:rPr>
        <w:t>oldValue</w:t>
      </w:r>
      <w:r w:rsidRPr="00E77497">
        <w:t xml:space="preserve"> be ToNumber(GetValue(</w:t>
      </w:r>
      <w:r w:rsidRPr="00E77497">
        <w:rPr>
          <w:i/>
        </w:rPr>
        <w:t>expr</w:t>
      </w:r>
      <w:r w:rsidRPr="00E77497">
        <w:t>)).</w:t>
      </w:r>
      <w:bookmarkStart w:id="12982" w:name="_Toc382212539"/>
      <w:bookmarkEnd w:id="12981"/>
    </w:p>
    <w:p w14:paraId="7120BA66" w14:textId="77777777" w:rsidR="00855852" w:rsidRDefault="000C090B" w:rsidP="00855852">
      <w:pPr>
        <w:pStyle w:val="Alg4"/>
        <w:numPr>
          <w:ilvl w:val="0"/>
          <w:numId w:val="77"/>
        </w:numPr>
        <w:contextualSpacing/>
        <w:rPr>
          <w:ins w:id="12983" w:author="Rev 6 Allen Wirfs-Brock" w:date="2012-02-16T15:24:00Z"/>
        </w:rPr>
      </w:pPr>
      <w:ins w:id="12984" w:author="Rev 8 Allen Wirfs-Brock" w:date="2012-06-12T13:21:00Z">
        <w:r>
          <w:t>ReturnIfAbrupt(</w:t>
        </w:r>
        <w:r>
          <w:rPr>
            <w:i/>
          </w:rPr>
          <w:t>oldValue</w:t>
        </w:r>
        <w:r>
          <w:t>).</w:t>
        </w:r>
      </w:ins>
      <w:ins w:id="12985" w:author="Rev 6 Allen Wirfs-Brock" w:date="2012-02-16T15:24:00Z">
        <w:del w:id="12986" w:author="Rev 8 Allen Wirfs-Brock" w:date="2012-06-12T13:21:00Z">
          <w:r w:rsidR="00855852" w:rsidDel="000C090B">
            <w:delText xml:space="preserve">If </w:delText>
          </w:r>
          <w:r w:rsidR="00855852" w:rsidRPr="00E77497" w:rsidDel="000C090B">
            <w:rPr>
              <w:i/>
            </w:rPr>
            <w:delText>oldValue</w:delText>
          </w:r>
          <w:r w:rsidR="00855852" w:rsidRPr="00E77497" w:rsidDel="000C090B">
            <w:delText xml:space="preserve"> </w:delText>
          </w:r>
          <w:r w:rsidR="00855852" w:rsidDel="000C090B">
            <w:delText xml:space="preserve">is an abrupt completion, return </w:delText>
          </w:r>
          <w:r w:rsidR="00855852" w:rsidRPr="00E77497" w:rsidDel="000C090B">
            <w:rPr>
              <w:i/>
            </w:rPr>
            <w:delText>oldValue</w:delText>
          </w:r>
          <w:r w:rsidR="00855852" w:rsidDel="000C090B">
            <w:delText>.</w:delText>
          </w:r>
        </w:del>
      </w:ins>
    </w:p>
    <w:p w14:paraId="0F9BD352" w14:textId="77777777" w:rsidR="004C02EF" w:rsidRPr="00E77497" w:rsidRDefault="004C02EF" w:rsidP="00877B57">
      <w:pPr>
        <w:pStyle w:val="Alg3"/>
        <w:numPr>
          <w:ilvl w:val="0"/>
          <w:numId w:val="77"/>
        </w:numPr>
        <w:spacing w:after="220"/>
        <w:contextualSpacing/>
      </w:pPr>
      <w:r w:rsidRPr="00E77497">
        <w:t xml:space="preserve">If </w:t>
      </w:r>
      <w:r w:rsidRPr="00E77497">
        <w:rPr>
          <w:i/>
        </w:rPr>
        <w:t>oldValue</w:t>
      </w:r>
      <w:r w:rsidRPr="00E77497">
        <w:t xml:space="preserve"> is </w:t>
      </w:r>
      <w:r w:rsidRPr="00E77497">
        <w:rPr>
          <w:b/>
        </w:rPr>
        <w:t>NaN</w:t>
      </w:r>
      <w:r w:rsidRPr="00E77497">
        <w:t xml:space="preserve">, return </w:t>
      </w:r>
      <w:bookmarkEnd w:id="12982"/>
      <w:r w:rsidRPr="00E77497">
        <w:rPr>
          <w:b/>
        </w:rPr>
        <w:t>NaN</w:t>
      </w:r>
      <w:r w:rsidRPr="00E77497">
        <w:t>.</w:t>
      </w:r>
      <w:bookmarkStart w:id="12987" w:name="_Toc382212540"/>
    </w:p>
    <w:p w14:paraId="6806A95C" w14:textId="77777777" w:rsidR="004C02EF" w:rsidRPr="00E77497" w:rsidRDefault="004C02EF" w:rsidP="00877B57">
      <w:pPr>
        <w:pStyle w:val="Alg3"/>
        <w:numPr>
          <w:ilvl w:val="0"/>
          <w:numId w:val="77"/>
        </w:numPr>
        <w:spacing w:after="220"/>
        <w:contextualSpacing/>
      </w:pPr>
      <w:r w:rsidRPr="00E77497">
        <w:t xml:space="preserve">Return the result of negating </w:t>
      </w:r>
      <w:r w:rsidRPr="00E77497">
        <w:rPr>
          <w:i/>
        </w:rPr>
        <w:t>oldValue</w:t>
      </w:r>
      <w:r w:rsidRPr="00E77497">
        <w:t>; that is, compute a Number with the same magnitude but opposite sign</w:t>
      </w:r>
      <w:bookmarkEnd w:id="12987"/>
      <w:r w:rsidRPr="00E77497">
        <w:t>.</w:t>
      </w:r>
      <w:bookmarkStart w:id="12988" w:name="_Toc382212541"/>
    </w:p>
    <w:p w14:paraId="629C0D94" w14:textId="77777777" w:rsidR="004C02EF" w:rsidRPr="00E77497" w:rsidRDefault="004C02EF" w:rsidP="003A4B22">
      <w:pPr>
        <w:pStyle w:val="30"/>
        <w:numPr>
          <w:ilvl w:val="0"/>
          <w:numId w:val="0"/>
        </w:numPr>
      </w:pPr>
      <w:bookmarkStart w:id="12989" w:name="_Toc375031178"/>
      <w:bookmarkStart w:id="12990" w:name="_Toc381513692"/>
      <w:bookmarkStart w:id="12991" w:name="_Toc382202845"/>
      <w:bookmarkStart w:id="12992" w:name="_Toc382212214"/>
      <w:bookmarkStart w:id="12993" w:name="_Toc382212542"/>
      <w:bookmarkStart w:id="12994" w:name="_Toc382291559"/>
      <w:bookmarkStart w:id="12995" w:name="_Toc385672203"/>
      <w:bookmarkStart w:id="12996" w:name="_Toc393690298"/>
      <w:bookmarkStart w:id="12997" w:name="_Toc472818838"/>
      <w:bookmarkStart w:id="12998" w:name="_Toc235503412"/>
      <w:bookmarkStart w:id="12999" w:name="_Toc241509187"/>
      <w:bookmarkStart w:id="13000" w:name="_Toc244416674"/>
      <w:bookmarkStart w:id="13001" w:name="_Toc276631038"/>
      <w:bookmarkStart w:id="13002" w:name="_Toc336509527"/>
      <w:bookmarkEnd w:id="12988"/>
      <w:r w:rsidRPr="00E77497">
        <w:t>11.4.8</w:t>
      </w:r>
      <w:r w:rsidRPr="00E77497">
        <w:tab/>
        <w:t xml:space="preserve">Bitwise NOT Operator ( </w:t>
      </w:r>
      <w:r w:rsidRPr="00E77497">
        <w:rPr>
          <w:rFonts w:ascii="Courier New" w:hAnsi="Courier New"/>
        </w:rPr>
        <w:t>~</w:t>
      </w:r>
      <w:r w:rsidRPr="00E77497">
        <w:t xml:space="preserve"> </w:t>
      </w:r>
      <w:bookmarkStart w:id="13003" w:name="_Toc382202846"/>
      <w:bookmarkEnd w:id="12989"/>
      <w:bookmarkEnd w:id="12990"/>
      <w:bookmarkEnd w:id="12991"/>
      <w:bookmarkEnd w:id="12992"/>
      <w:bookmarkEnd w:id="12993"/>
      <w:bookmarkEnd w:id="12994"/>
      <w:bookmarkEnd w:id="12995"/>
      <w:bookmarkEnd w:id="12996"/>
      <w:bookmarkEnd w:id="13003"/>
      <w:r w:rsidRPr="00E77497">
        <w:t>)</w:t>
      </w:r>
      <w:bookmarkEnd w:id="12997"/>
      <w:bookmarkEnd w:id="12998"/>
      <w:bookmarkEnd w:id="12999"/>
      <w:bookmarkEnd w:id="13000"/>
      <w:bookmarkEnd w:id="13001"/>
      <w:bookmarkEnd w:id="13002"/>
    </w:p>
    <w:p w14:paraId="17C1DAD5" w14:textId="77777777" w:rsidR="00500F37" w:rsidRPr="00E77497" w:rsidRDefault="00500F37" w:rsidP="00500F37">
      <w:pPr>
        <w:keepNext/>
        <w:rPr>
          <w:ins w:id="13004" w:author="Rev 4 Allen Wirfs-Brock" w:date="2011-10-15T09:46:00Z"/>
          <w:rFonts w:ascii="Helvetica" w:hAnsi="Helvetica"/>
          <w:b/>
        </w:rPr>
      </w:pPr>
      <w:ins w:id="13005" w:author="Rev 4 Allen Wirfs-Brock" w:date="2011-10-15T09:46:00Z">
        <w:r w:rsidRPr="00E77497">
          <w:rPr>
            <w:rFonts w:ascii="Helvetica" w:hAnsi="Helvetica"/>
            <w:b/>
          </w:rPr>
          <w:t xml:space="preserve">Runtime Semantics: </w:t>
        </w:r>
        <w:r w:rsidRPr="00E77497">
          <w:rPr>
            <w:rFonts w:ascii="Helvetica" w:hAnsi="Helvetica"/>
            <w:b/>
            <w:spacing w:val="6"/>
          </w:rPr>
          <w:t>Evaluation</w:t>
        </w:r>
      </w:ins>
    </w:p>
    <w:p w14:paraId="02F4DEB8" w14:textId="77777777" w:rsidR="004C02EF" w:rsidRPr="00E77497" w:rsidRDefault="004C02EF" w:rsidP="004C02EF">
      <w:del w:id="13006" w:author="Rev 4 Allen Wirfs-Brock" w:date="2011-10-15T09:47:00Z">
        <w:r w:rsidRPr="00E77497" w:rsidDel="00500F37">
          <w:delText xml:space="preserve">The production </w:delText>
        </w:r>
      </w:del>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UnaryExpression</w:t>
      </w:r>
      <w:r w:rsidRPr="00E77497">
        <w:t xml:space="preserve"> </w:t>
      </w:r>
      <w:del w:id="13007" w:author="Rev 4 Allen Wirfs-Brock" w:date="2011-10-15T09:47:00Z">
        <w:r w:rsidRPr="00E77497" w:rsidDel="00500F37">
          <w:delText>is evaluated as follows:</w:delText>
        </w:r>
      </w:del>
      <w:bookmarkStart w:id="13008" w:name="_Toc382212543"/>
    </w:p>
    <w:p w14:paraId="0710FB4F" w14:textId="77777777" w:rsidR="004C02EF" w:rsidRPr="00E77497" w:rsidRDefault="004C02EF" w:rsidP="00877B57">
      <w:pPr>
        <w:pStyle w:val="Alg3"/>
        <w:numPr>
          <w:ilvl w:val="0"/>
          <w:numId w:val="78"/>
        </w:numPr>
        <w:spacing w:after="220"/>
        <w:contextualSpacing/>
      </w:pPr>
      <w:r w:rsidRPr="00E77497">
        <w:t xml:space="preserve">Let </w:t>
      </w:r>
      <w:r w:rsidRPr="00E77497">
        <w:rPr>
          <w:i/>
        </w:rPr>
        <w:t>expr</w:t>
      </w:r>
      <w:r w:rsidRPr="00E77497">
        <w:t xml:space="preserve"> be the result of evaluating </w:t>
      </w:r>
      <w:r w:rsidRPr="00E77497">
        <w:rPr>
          <w:i/>
        </w:rPr>
        <w:t>UnaryExpression</w:t>
      </w:r>
      <w:bookmarkEnd w:id="13008"/>
      <w:r w:rsidRPr="00E77497">
        <w:t>.</w:t>
      </w:r>
      <w:bookmarkStart w:id="13009" w:name="_Toc382212544"/>
    </w:p>
    <w:p w14:paraId="3185BD99" w14:textId="77777777" w:rsidR="004C02EF" w:rsidRPr="00E77497" w:rsidRDefault="004C02EF" w:rsidP="0051483D">
      <w:pPr>
        <w:pStyle w:val="Alg3"/>
        <w:numPr>
          <w:ilvl w:val="0"/>
          <w:numId w:val="78"/>
        </w:numPr>
        <w:contextualSpacing/>
      </w:pPr>
      <w:bookmarkStart w:id="13010" w:name="_Toc382212545"/>
      <w:bookmarkEnd w:id="13009"/>
      <w:r w:rsidRPr="00E77497">
        <w:t xml:space="preserve">Let </w:t>
      </w:r>
      <w:r w:rsidRPr="00E77497">
        <w:rPr>
          <w:i/>
        </w:rPr>
        <w:t>oldValue</w:t>
      </w:r>
      <w:r w:rsidRPr="00E77497">
        <w:t xml:space="preserve"> be ToInt32(GetValue(</w:t>
      </w:r>
      <w:r w:rsidRPr="00E77497">
        <w:rPr>
          <w:i/>
        </w:rPr>
        <w:t>expr</w:t>
      </w:r>
      <w:r w:rsidRPr="00E77497">
        <w:t>))</w:t>
      </w:r>
      <w:bookmarkEnd w:id="13010"/>
      <w:r w:rsidRPr="00E77497">
        <w:t>.</w:t>
      </w:r>
      <w:bookmarkStart w:id="13011" w:name="_Toc382212546"/>
    </w:p>
    <w:p w14:paraId="72C77461" w14:textId="77777777" w:rsidR="00855852" w:rsidRDefault="000C090B" w:rsidP="00855852">
      <w:pPr>
        <w:pStyle w:val="Alg4"/>
        <w:numPr>
          <w:ilvl w:val="0"/>
          <w:numId w:val="78"/>
        </w:numPr>
        <w:contextualSpacing/>
        <w:rPr>
          <w:ins w:id="13012" w:author="Rev 6 Allen Wirfs-Brock" w:date="2012-02-16T15:25:00Z"/>
        </w:rPr>
      </w:pPr>
      <w:ins w:id="13013" w:author="Rev 8 Allen Wirfs-Brock" w:date="2012-06-12T13:21:00Z">
        <w:r>
          <w:t>ReturnIfAbrupt(</w:t>
        </w:r>
        <w:r>
          <w:rPr>
            <w:i/>
          </w:rPr>
          <w:t>oldValue</w:t>
        </w:r>
        <w:r>
          <w:t>).</w:t>
        </w:r>
      </w:ins>
      <w:ins w:id="13014" w:author="Rev 6 Allen Wirfs-Brock" w:date="2012-02-16T15:25:00Z">
        <w:del w:id="13015" w:author="Rev 8 Allen Wirfs-Brock" w:date="2012-06-12T13:21:00Z">
          <w:r w:rsidR="00855852" w:rsidDel="000C090B">
            <w:delText xml:space="preserve">If </w:delText>
          </w:r>
          <w:r w:rsidR="00855852" w:rsidRPr="00E77497" w:rsidDel="000C090B">
            <w:rPr>
              <w:i/>
            </w:rPr>
            <w:delText>oldValue</w:delText>
          </w:r>
          <w:r w:rsidR="00855852" w:rsidRPr="00E77497" w:rsidDel="000C090B">
            <w:delText xml:space="preserve"> </w:delText>
          </w:r>
          <w:r w:rsidR="00855852" w:rsidDel="000C090B">
            <w:delText xml:space="preserve">is an abrupt completion, return </w:delText>
          </w:r>
          <w:r w:rsidR="00855852" w:rsidRPr="00E77497" w:rsidDel="000C090B">
            <w:rPr>
              <w:i/>
            </w:rPr>
            <w:delText>oldValue</w:delText>
          </w:r>
          <w:r w:rsidR="00855852" w:rsidDel="000C090B">
            <w:delText>.</w:delText>
          </w:r>
        </w:del>
      </w:ins>
    </w:p>
    <w:p w14:paraId="68C8AE13" w14:textId="77777777" w:rsidR="004C02EF" w:rsidRPr="00E77497" w:rsidRDefault="004C02EF" w:rsidP="00877B57">
      <w:pPr>
        <w:pStyle w:val="Alg3"/>
        <w:numPr>
          <w:ilvl w:val="0"/>
          <w:numId w:val="78"/>
        </w:numPr>
        <w:spacing w:after="220"/>
        <w:contextualSpacing/>
      </w:pPr>
      <w:r w:rsidRPr="00E77497">
        <w:t xml:space="preserve">Return the result of applying bitwise complement to </w:t>
      </w:r>
      <w:r w:rsidRPr="00E77497">
        <w:rPr>
          <w:i/>
        </w:rPr>
        <w:t>oldValue</w:t>
      </w:r>
      <w:bookmarkEnd w:id="13011"/>
      <w:r w:rsidRPr="00E77497">
        <w:t>. The result is a signed 32-bit integer.</w:t>
      </w:r>
      <w:bookmarkStart w:id="13016" w:name="_Toc382212547"/>
    </w:p>
    <w:p w14:paraId="75CB08A8" w14:textId="77777777" w:rsidR="004C02EF" w:rsidRPr="00E77497" w:rsidRDefault="004C02EF" w:rsidP="003A4B22">
      <w:pPr>
        <w:pStyle w:val="30"/>
        <w:numPr>
          <w:ilvl w:val="0"/>
          <w:numId w:val="0"/>
        </w:numPr>
      </w:pPr>
      <w:bookmarkStart w:id="13017" w:name="_Toc375031179"/>
      <w:bookmarkStart w:id="13018" w:name="_Toc381513693"/>
      <w:bookmarkStart w:id="13019" w:name="_Toc382202847"/>
      <w:bookmarkStart w:id="13020" w:name="_Toc382212215"/>
      <w:bookmarkStart w:id="13021" w:name="_Toc382212548"/>
      <w:bookmarkStart w:id="13022" w:name="_Toc382291560"/>
      <w:bookmarkStart w:id="13023" w:name="_Toc385672204"/>
      <w:bookmarkStart w:id="13024" w:name="_Toc393690299"/>
      <w:bookmarkStart w:id="13025" w:name="_Toc472818839"/>
      <w:bookmarkStart w:id="13026" w:name="_Toc235503413"/>
      <w:bookmarkStart w:id="13027" w:name="_Toc241509188"/>
      <w:bookmarkStart w:id="13028" w:name="_Toc244416675"/>
      <w:bookmarkStart w:id="13029" w:name="_Toc276631039"/>
      <w:bookmarkStart w:id="13030" w:name="_Toc336509528"/>
      <w:bookmarkEnd w:id="13016"/>
      <w:r w:rsidRPr="00E77497">
        <w:t>11.4.9</w:t>
      </w:r>
      <w:r w:rsidRPr="00E77497">
        <w:tab/>
        <w:t xml:space="preserve">Logical NOT Operator ( </w:t>
      </w:r>
      <w:r w:rsidRPr="00E77497">
        <w:rPr>
          <w:rFonts w:ascii="Courier New" w:hAnsi="Courier New"/>
        </w:rPr>
        <w:t>!</w:t>
      </w:r>
      <w:r w:rsidRPr="00E77497">
        <w:t xml:space="preserve"> </w:t>
      </w:r>
      <w:bookmarkStart w:id="13031" w:name="_Toc382202848"/>
      <w:bookmarkEnd w:id="13017"/>
      <w:bookmarkEnd w:id="13018"/>
      <w:bookmarkEnd w:id="13019"/>
      <w:bookmarkEnd w:id="13020"/>
      <w:bookmarkEnd w:id="13021"/>
      <w:bookmarkEnd w:id="13022"/>
      <w:bookmarkEnd w:id="13023"/>
      <w:bookmarkEnd w:id="13024"/>
      <w:bookmarkEnd w:id="13031"/>
      <w:r w:rsidRPr="00E77497">
        <w:t>)</w:t>
      </w:r>
      <w:bookmarkEnd w:id="13025"/>
      <w:bookmarkEnd w:id="13026"/>
      <w:bookmarkEnd w:id="13027"/>
      <w:bookmarkEnd w:id="13028"/>
      <w:bookmarkEnd w:id="13029"/>
      <w:bookmarkEnd w:id="13030"/>
    </w:p>
    <w:p w14:paraId="09181B9B" w14:textId="77777777" w:rsidR="00500F37" w:rsidRPr="00E77497" w:rsidRDefault="00500F37" w:rsidP="00500F37">
      <w:pPr>
        <w:keepNext/>
        <w:rPr>
          <w:ins w:id="13032" w:author="Rev 4 Allen Wirfs-Brock" w:date="2011-10-15T09:46:00Z"/>
          <w:rFonts w:ascii="Helvetica" w:hAnsi="Helvetica"/>
          <w:b/>
        </w:rPr>
      </w:pPr>
      <w:ins w:id="13033" w:author="Rev 4 Allen Wirfs-Brock" w:date="2011-10-15T09:46:00Z">
        <w:r w:rsidRPr="00E77497">
          <w:rPr>
            <w:rFonts w:ascii="Helvetica" w:hAnsi="Helvetica"/>
            <w:b/>
          </w:rPr>
          <w:t xml:space="preserve">Runtime Semantics: </w:t>
        </w:r>
        <w:r w:rsidRPr="00E77497">
          <w:rPr>
            <w:rFonts w:ascii="Helvetica" w:hAnsi="Helvetica"/>
            <w:b/>
            <w:spacing w:val="6"/>
          </w:rPr>
          <w:t>Evaluation</w:t>
        </w:r>
      </w:ins>
    </w:p>
    <w:p w14:paraId="7CE7C579" w14:textId="77777777" w:rsidR="004C02EF" w:rsidRPr="00E77497" w:rsidRDefault="004C02EF" w:rsidP="004C02EF">
      <w:del w:id="13034" w:author="Rev 4 Allen Wirfs-Brock" w:date="2011-10-15T09:47:00Z">
        <w:r w:rsidRPr="00E77497" w:rsidDel="00500F37">
          <w:delText xml:space="preserve">The production </w:delText>
        </w:r>
      </w:del>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UnaryExpression</w:t>
      </w:r>
      <w:r w:rsidRPr="00E77497">
        <w:t xml:space="preserve"> </w:t>
      </w:r>
      <w:del w:id="13035" w:author="Rev 4 Allen Wirfs-Brock" w:date="2011-10-15T09:47:00Z">
        <w:r w:rsidRPr="00E77497" w:rsidDel="00500F37">
          <w:delText>is evaluated as follows:</w:delText>
        </w:r>
      </w:del>
      <w:bookmarkStart w:id="13036" w:name="_Toc382212549"/>
    </w:p>
    <w:p w14:paraId="628FADB0" w14:textId="77777777" w:rsidR="004C02EF" w:rsidRPr="00E77497" w:rsidRDefault="004C02EF" w:rsidP="00877B57">
      <w:pPr>
        <w:pStyle w:val="Alg3"/>
        <w:numPr>
          <w:ilvl w:val="0"/>
          <w:numId w:val="79"/>
        </w:numPr>
        <w:spacing w:after="220"/>
        <w:contextualSpacing/>
      </w:pPr>
      <w:r w:rsidRPr="00E77497">
        <w:t xml:space="preserve">Let </w:t>
      </w:r>
      <w:r w:rsidRPr="00E77497">
        <w:rPr>
          <w:i/>
        </w:rPr>
        <w:t>expr</w:t>
      </w:r>
      <w:r w:rsidRPr="00E77497">
        <w:t xml:space="preserve"> be the result of evaluating </w:t>
      </w:r>
      <w:r w:rsidRPr="00E77497">
        <w:rPr>
          <w:i/>
        </w:rPr>
        <w:t>UnaryExpression</w:t>
      </w:r>
      <w:bookmarkEnd w:id="13036"/>
      <w:r w:rsidRPr="00E77497">
        <w:t>.</w:t>
      </w:r>
      <w:bookmarkStart w:id="13037" w:name="_Toc382212550"/>
    </w:p>
    <w:p w14:paraId="3D072728" w14:textId="77777777" w:rsidR="004C02EF" w:rsidRPr="00E77497" w:rsidRDefault="004C02EF" w:rsidP="0051483D">
      <w:pPr>
        <w:pStyle w:val="Alg3"/>
        <w:numPr>
          <w:ilvl w:val="0"/>
          <w:numId w:val="79"/>
        </w:numPr>
        <w:contextualSpacing/>
      </w:pPr>
      <w:bookmarkStart w:id="13038" w:name="_Toc382212551"/>
      <w:bookmarkEnd w:id="13037"/>
      <w:r w:rsidRPr="00E77497">
        <w:t xml:space="preserve">Let </w:t>
      </w:r>
      <w:r w:rsidRPr="00E77497">
        <w:rPr>
          <w:i/>
        </w:rPr>
        <w:t>oldValue</w:t>
      </w:r>
      <w:r w:rsidRPr="00E77497">
        <w:t xml:space="preserve"> be ToBoolean(GetValue(</w:t>
      </w:r>
      <w:r w:rsidRPr="00E77497">
        <w:rPr>
          <w:i/>
        </w:rPr>
        <w:t>expr</w:t>
      </w:r>
      <w:r w:rsidRPr="00E77497">
        <w:t>))</w:t>
      </w:r>
      <w:bookmarkEnd w:id="13038"/>
      <w:r w:rsidRPr="00E77497">
        <w:t>.</w:t>
      </w:r>
      <w:bookmarkStart w:id="13039" w:name="_Toc382212552"/>
    </w:p>
    <w:p w14:paraId="56760ACA" w14:textId="77777777" w:rsidR="00855852" w:rsidRDefault="000C090B" w:rsidP="00855852">
      <w:pPr>
        <w:pStyle w:val="Alg4"/>
        <w:numPr>
          <w:ilvl w:val="0"/>
          <w:numId w:val="79"/>
        </w:numPr>
        <w:contextualSpacing/>
        <w:rPr>
          <w:ins w:id="13040" w:author="Rev 6 Allen Wirfs-Brock" w:date="2012-02-16T15:27:00Z"/>
        </w:rPr>
      </w:pPr>
      <w:ins w:id="13041" w:author="Rev 8 Allen Wirfs-Brock" w:date="2012-06-12T13:21:00Z">
        <w:r>
          <w:t>ReturnIfAbrupt(</w:t>
        </w:r>
        <w:r>
          <w:rPr>
            <w:i/>
          </w:rPr>
          <w:t>oldValue</w:t>
        </w:r>
        <w:r>
          <w:t>).</w:t>
        </w:r>
      </w:ins>
      <w:ins w:id="13042" w:author="Rev 6 Allen Wirfs-Brock" w:date="2012-02-16T15:27:00Z">
        <w:del w:id="13043" w:author="Rev 8 Allen Wirfs-Brock" w:date="2012-06-12T13:21:00Z">
          <w:r w:rsidR="00855852" w:rsidDel="000C090B">
            <w:delText xml:space="preserve">If </w:delText>
          </w:r>
          <w:r w:rsidR="00855852" w:rsidRPr="00E77497" w:rsidDel="000C090B">
            <w:rPr>
              <w:i/>
            </w:rPr>
            <w:delText>oldValue</w:delText>
          </w:r>
          <w:r w:rsidR="00855852" w:rsidRPr="00E77497" w:rsidDel="000C090B">
            <w:delText xml:space="preserve"> </w:delText>
          </w:r>
          <w:r w:rsidR="00855852" w:rsidDel="000C090B">
            <w:delText xml:space="preserve">is an abrupt completion, return </w:delText>
          </w:r>
          <w:r w:rsidR="00855852" w:rsidRPr="00E77497" w:rsidDel="000C090B">
            <w:rPr>
              <w:i/>
            </w:rPr>
            <w:delText>oldValue</w:delText>
          </w:r>
          <w:r w:rsidR="00855852" w:rsidDel="000C090B">
            <w:delText>.</w:delText>
          </w:r>
        </w:del>
      </w:ins>
    </w:p>
    <w:p w14:paraId="0988B862" w14:textId="77777777" w:rsidR="004C02EF" w:rsidRPr="00E77497" w:rsidRDefault="004C02EF" w:rsidP="00877B57">
      <w:pPr>
        <w:pStyle w:val="Alg3"/>
        <w:numPr>
          <w:ilvl w:val="0"/>
          <w:numId w:val="79"/>
        </w:numPr>
        <w:spacing w:after="220"/>
        <w:contextualSpacing/>
      </w:pPr>
      <w:r w:rsidRPr="00E77497">
        <w:t xml:space="preserve">If </w:t>
      </w:r>
      <w:r w:rsidRPr="00E77497">
        <w:rPr>
          <w:i/>
        </w:rPr>
        <w:t>oldValue</w:t>
      </w:r>
      <w:r w:rsidRPr="00E77497">
        <w:t xml:space="preserve"> is </w:t>
      </w:r>
      <w:r w:rsidRPr="00E77497">
        <w:rPr>
          <w:b/>
        </w:rPr>
        <w:t>true</w:t>
      </w:r>
      <w:r w:rsidRPr="00E77497">
        <w:t xml:space="preserve">, return </w:t>
      </w:r>
      <w:r w:rsidRPr="00E77497">
        <w:rPr>
          <w:b/>
        </w:rPr>
        <w:t>false</w:t>
      </w:r>
      <w:bookmarkEnd w:id="13039"/>
      <w:r w:rsidRPr="00E77497">
        <w:t>.</w:t>
      </w:r>
      <w:bookmarkStart w:id="13044" w:name="_Toc382212553"/>
    </w:p>
    <w:p w14:paraId="5D1648A3" w14:textId="77777777" w:rsidR="004C02EF" w:rsidRPr="00E77497" w:rsidRDefault="004C02EF" w:rsidP="00877B57">
      <w:pPr>
        <w:pStyle w:val="Alg3"/>
        <w:numPr>
          <w:ilvl w:val="0"/>
          <w:numId w:val="79"/>
        </w:numPr>
        <w:spacing w:after="220"/>
        <w:contextualSpacing/>
      </w:pPr>
      <w:r w:rsidRPr="00E77497">
        <w:t xml:space="preserve">Return </w:t>
      </w:r>
      <w:r w:rsidRPr="00E77497">
        <w:rPr>
          <w:b/>
        </w:rPr>
        <w:t>true</w:t>
      </w:r>
      <w:bookmarkEnd w:id="13044"/>
      <w:r w:rsidRPr="00E77497">
        <w:t>.</w:t>
      </w:r>
      <w:bookmarkStart w:id="13045" w:name="_Toc375031180"/>
      <w:bookmarkStart w:id="13046" w:name="_Ref378390263"/>
      <w:bookmarkStart w:id="13047" w:name="_Toc381513694"/>
      <w:bookmarkStart w:id="13048" w:name="_Toc382202849"/>
      <w:bookmarkStart w:id="13049" w:name="_Toc382212216"/>
      <w:bookmarkStart w:id="13050" w:name="_Toc382212554"/>
      <w:bookmarkStart w:id="13051" w:name="_Toc382291561"/>
      <w:bookmarkStart w:id="13052" w:name="_Toc385672205"/>
      <w:bookmarkStart w:id="13053" w:name="_Toc393690300"/>
    </w:p>
    <w:p w14:paraId="3AED8888" w14:textId="77777777" w:rsidR="004C02EF" w:rsidRPr="00E77497" w:rsidRDefault="004C02EF" w:rsidP="003A4B22">
      <w:pPr>
        <w:pStyle w:val="20"/>
        <w:numPr>
          <w:ilvl w:val="0"/>
          <w:numId w:val="0"/>
        </w:numPr>
      </w:pPr>
      <w:bookmarkStart w:id="13054" w:name="_Ref457437596"/>
      <w:bookmarkStart w:id="13055" w:name="_Toc472818840"/>
      <w:bookmarkStart w:id="13056" w:name="_Toc235503414"/>
      <w:bookmarkStart w:id="13057" w:name="_Toc241509189"/>
      <w:bookmarkStart w:id="13058" w:name="_Toc244416676"/>
      <w:bookmarkStart w:id="13059" w:name="_Toc276631040"/>
      <w:bookmarkStart w:id="13060" w:name="_Toc336509529"/>
      <w:r w:rsidRPr="00E77497">
        <w:t>11.5</w:t>
      </w:r>
      <w:r w:rsidRPr="00E77497">
        <w:tab/>
        <w:t>Multiplicative Operator</w:t>
      </w:r>
      <w:bookmarkEnd w:id="13045"/>
      <w:bookmarkEnd w:id="13046"/>
      <w:bookmarkEnd w:id="13047"/>
      <w:bookmarkEnd w:id="13048"/>
      <w:bookmarkEnd w:id="13049"/>
      <w:bookmarkEnd w:id="13050"/>
      <w:bookmarkEnd w:id="13051"/>
      <w:bookmarkEnd w:id="13052"/>
      <w:bookmarkEnd w:id="13053"/>
      <w:r w:rsidRPr="00E77497">
        <w:t>s</w:t>
      </w:r>
      <w:bookmarkEnd w:id="13054"/>
      <w:bookmarkEnd w:id="13055"/>
      <w:bookmarkEnd w:id="13056"/>
      <w:bookmarkEnd w:id="13057"/>
      <w:bookmarkEnd w:id="13058"/>
      <w:bookmarkEnd w:id="13059"/>
      <w:bookmarkEnd w:id="13060"/>
    </w:p>
    <w:p w14:paraId="459B91C9" w14:textId="77777777" w:rsidR="004C02EF" w:rsidRPr="00E77497" w:rsidRDefault="004C02EF" w:rsidP="004C02EF">
      <w:pPr>
        <w:pStyle w:val="Syntax"/>
      </w:pPr>
      <w:r w:rsidRPr="00E77497">
        <w:t>Syntax</w:t>
      </w:r>
    </w:p>
    <w:p w14:paraId="7C34B7B0" w14:textId="77777777" w:rsidR="004C02EF" w:rsidRPr="00E77497" w:rsidRDefault="004C02EF" w:rsidP="004C02EF">
      <w:pPr>
        <w:pStyle w:val="SyntaxRule"/>
      </w:pPr>
      <w:r w:rsidRPr="00E77497">
        <w:t xml:space="preserve">MultiplicativeExpression </w:t>
      </w:r>
      <w:r w:rsidRPr="00E77497">
        <w:rPr>
          <w:rFonts w:ascii="Arial" w:hAnsi="Arial"/>
          <w:b/>
          <w:i w:val="0"/>
        </w:rPr>
        <w:t>:</w:t>
      </w:r>
    </w:p>
    <w:p w14:paraId="0D77DBD1" w14:textId="77777777" w:rsidR="004C02EF" w:rsidRPr="00E77497" w:rsidRDefault="004C02EF" w:rsidP="004C02EF">
      <w:pPr>
        <w:pStyle w:val="SyntaxDefinition"/>
      </w:pPr>
      <w:r w:rsidRPr="00E77497">
        <w:t>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14:paraId="4A38A496" w14:textId="77777777" w:rsidR="00A97CF5" w:rsidRPr="00E77497" w:rsidRDefault="00A97CF5" w:rsidP="00A97CF5">
      <w:pPr>
        <w:rPr>
          <w:ins w:id="13061" w:author="Rev 10 Allen Wirfs-Brock" w:date="2012-09-07T09:54:00Z"/>
          <w:rFonts w:ascii="Helvetica" w:hAnsi="Helvetica"/>
          <w:b/>
        </w:rPr>
      </w:pPr>
      <w:ins w:id="13062" w:author="Rev 10 Allen Wirfs-Brock" w:date="2012-09-07T09:54:00Z">
        <w:r w:rsidRPr="00E77497">
          <w:rPr>
            <w:rFonts w:ascii="Helvetica" w:hAnsi="Helvetica"/>
            <w:b/>
          </w:rPr>
          <w:t xml:space="preserve">Static Semantics:  </w:t>
        </w:r>
        <w:r w:rsidRPr="00BD6E56">
          <w:rPr>
            <w:rFonts w:ascii="Helvetica" w:hAnsi="Helvetica"/>
            <w:b/>
            <w:lang w:eastAsia="en-US"/>
          </w:rPr>
          <w:t>IsValidSimpleAssignmentTarget</w:t>
        </w:r>
      </w:ins>
    </w:p>
    <w:p w14:paraId="7A0EE927" w14:textId="77777777" w:rsidR="00A97CF5" w:rsidRPr="00E77497" w:rsidRDefault="00A97CF5" w:rsidP="00A97CF5">
      <w:pPr>
        <w:pStyle w:val="SyntaxRule"/>
        <w:rPr>
          <w:ins w:id="13063" w:author="Rev 10 Allen Wirfs-Brock" w:date="2012-09-07T09:54:00Z"/>
        </w:rPr>
      </w:pPr>
      <w:ins w:id="13064" w:author="Rev 10 Allen Wirfs-Brock" w:date="2012-09-07T09:54:00Z">
        <w:r w:rsidRPr="00E77497">
          <w:t xml:space="preserve">MultiplicativeExpression </w:t>
        </w:r>
        <w:r w:rsidRPr="00E77497">
          <w:rPr>
            <w:rFonts w:ascii="Arial" w:hAnsi="Arial"/>
            <w:b/>
            <w:i w:val="0"/>
          </w:rPr>
          <w:t>:</w:t>
        </w:r>
      </w:ins>
    </w:p>
    <w:p w14:paraId="29137521" w14:textId="77777777" w:rsidR="00A97CF5" w:rsidRPr="00E77497" w:rsidRDefault="00A97CF5" w:rsidP="00A97CF5">
      <w:pPr>
        <w:pStyle w:val="SyntaxDefinition"/>
        <w:rPr>
          <w:ins w:id="13065" w:author="Rev 10 Allen Wirfs-Brock" w:date="2012-09-07T09:54:00Z"/>
        </w:rPr>
      </w:pPr>
      <w:ins w:id="13066" w:author="Rev 10 Allen Wirfs-Brock" w:date="2012-09-07T09:54:00Z">
        <w:r w:rsidRPr="00E77497">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ins>
    </w:p>
    <w:p w14:paraId="6A81457B" w14:textId="77777777" w:rsidR="00A97CF5" w:rsidRPr="00E77497" w:rsidRDefault="00A97CF5" w:rsidP="00A97CF5">
      <w:pPr>
        <w:pStyle w:val="Alg4"/>
        <w:numPr>
          <w:ilvl w:val="0"/>
          <w:numId w:val="971"/>
        </w:numPr>
        <w:spacing w:after="220"/>
        <w:contextualSpacing/>
        <w:rPr>
          <w:ins w:id="13067" w:author="Rev 10 Allen Wirfs-Brock" w:date="2012-09-07T09:54:00Z"/>
        </w:rPr>
      </w:pPr>
      <w:ins w:id="13068" w:author="Rev 10 Allen Wirfs-Brock" w:date="2012-09-07T09:54:00Z">
        <w:r w:rsidRPr="00E77497">
          <w:t xml:space="preserve">Return </w:t>
        </w:r>
        <w:r w:rsidRPr="00BD6E56">
          <w:rPr>
            <w:b/>
          </w:rPr>
          <w:t>false</w:t>
        </w:r>
        <w:r w:rsidRPr="00E77497">
          <w:t>.</w:t>
        </w:r>
      </w:ins>
    </w:p>
    <w:p w14:paraId="7C537F5C" w14:textId="77777777" w:rsidR="00500F37" w:rsidRPr="00E77497" w:rsidRDefault="00500F37" w:rsidP="00500F37">
      <w:pPr>
        <w:keepNext/>
        <w:rPr>
          <w:ins w:id="13069" w:author="Rev 4 Allen Wirfs-Brock" w:date="2011-10-15T09:49:00Z"/>
          <w:rFonts w:ascii="Helvetica" w:hAnsi="Helvetica"/>
          <w:b/>
        </w:rPr>
      </w:pPr>
      <w:ins w:id="13070" w:author="Rev 4 Allen Wirfs-Brock" w:date="2011-10-15T09:49:00Z">
        <w:r w:rsidRPr="00E77497">
          <w:rPr>
            <w:rFonts w:ascii="Helvetica" w:hAnsi="Helvetica"/>
            <w:b/>
          </w:rPr>
          <w:t xml:space="preserve">Runtime Semantics: </w:t>
        </w:r>
        <w:r w:rsidRPr="00E77497">
          <w:rPr>
            <w:rFonts w:ascii="Helvetica" w:hAnsi="Helvetica"/>
            <w:b/>
            <w:spacing w:val="6"/>
          </w:rPr>
          <w:t>Evaluation</w:t>
        </w:r>
      </w:ins>
    </w:p>
    <w:p w14:paraId="2A49DA0B" w14:textId="77777777" w:rsidR="004C02EF" w:rsidRPr="00E77497" w:rsidDel="00500F37" w:rsidRDefault="004C02EF" w:rsidP="004C02EF">
      <w:pPr>
        <w:pStyle w:val="Syntax"/>
        <w:rPr>
          <w:del w:id="13071" w:author="Rev 4 Allen Wirfs-Brock" w:date="2011-10-15T09:49:00Z"/>
        </w:rPr>
      </w:pPr>
      <w:del w:id="13072" w:author="Rev 4 Allen Wirfs-Brock" w:date="2011-10-15T09:49:00Z">
        <w:r w:rsidRPr="00E77497" w:rsidDel="00500F37">
          <w:delText>Semantics</w:delText>
        </w:r>
      </w:del>
    </w:p>
    <w:p w14:paraId="6E3EA7F1" w14:textId="77777777" w:rsidR="004C02EF" w:rsidRPr="00E77497" w:rsidRDefault="004C02EF" w:rsidP="004C02EF">
      <w:r w:rsidRPr="00E77497">
        <w:t xml:space="preserve">The production </w:t>
      </w:r>
      <w:r w:rsidRPr="00E77497">
        <w:rPr>
          <w:rFonts w:ascii="Times New Roman" w:hAnsi="Times New Roman"/>
          <w:i/>
        </w:rPr>
        <w:t xml:space="preserve">MultiplicativeExpression </w:t>
      </w:r>
      <w:r w:rsidRPr="00E77497">
        <w:rPr>
          <w:b/>
        </w:rPr>
        <w:t>:</w:t>
      </w:r>
      <w:r w:rsidRPr="00E77497">
        <w:rPr>
          <w:i/>
        </w:rPr>
        <w:t xml:space="preserve"> </w:t>
      </w:r>
      <w:r w:rsidRPr="00E77497">
        <w:rPr>
          <w:rStyle w:val="bnf"/>
        </w:rPr>
        <w:t>MultiplicativeExpression</w:t>
      </w:r>
      <w:r w:rsidRPr="00E77497">
        <w:rPr>
          <w:i/>
        </w:rPr>
        <w:t xml:space="preserve"> @ </w:t>
      </w:r>
      <w:r w:rsidRPr="00E77497">
        <w:rPr>
          <w:rStyle w:val="bnf"/>
        </w:rPr>
        <w:t>UnaryExpression</w:t>
      </w:r>
      <w:r w:rsidRPr="00E77497">
        <w:t>, where @ stands for one of the operators in the above definitions, is evaluated as follows:</w:t>
      </w:r>
      <w:bookmarkStart w:id="13073" w:name="_Toc382212555"/>
    </w:p>
    <w:p w14:paraId="74BDC17B" w14:textId="77777777" w:rsidR="004C02EF" w:rsidRPr="00E77497" w:rsidRDefault="004C02EF" w:rsidP="00441AED">
      <w:pPr>
        <w:pStyle w:val="Alg3"/>
        <w:numPr>
          <w:ilvl w:val="0"/>
          <w:numId w:val="80"/>
        </w:numPr>
        <w:spacing w:after="220"/>
        <w:contextualSpacing/>
      </w:pPr>
      <w:r w:rsidRPr="00E77497">
        <w:t xml:space="preserve">Let </w:t>
      </w:r>
      <w:r w:rsidRPr="00E77497">
        <w:rPr>
          <w:i/>
        </w:rPr>
        <w:t>left</w:t>
      </w:r>
      <w:r w:rsidRPr="00E77497">
        <w:t xml:space="preserve"> be the result of evaluating MultiplicativeExpressio</w:t>
      </w:r>
      <w:bookmarkEnd w:id="13073"/>
      <w:r w:rsidRPr="00E77497">
        <w:t>n</w:t>
      </w:r>
      <w:bookmarkStart w:id="13074" w:name="_Toc382212556"/>
      <w:r w:rsidRPr="00E77497">
        <w:t>.</w:t>
      </w:r>
    </w:p>
    <w:p w14:paraId="2EB4927B" w14:textId="77777777" w:rsidR="004C02EF" w:rsidRPr="00E77497" w:rsidRDefault="004C02EF" w:rsidP="00441AED">
      <w:pPr>
        <w:pStyle w:val="Alg3"/>
        <w:numPr>
          <w:ilvl w:val="0"/>
          <w:numId w:val="80"/>
        </w:numPr>
        <w:contextualSpacing/>
      </w:pPr>
      <w:r w:rsidRPr="00E77497">
        <w:t xml:space="preserve">Let </w:t>
      </w:r>
      <w:r w:rsidRPr="00E77497">
        <w:rPr>
          <w:i/>
        </w:rPr>
        <w:t>leftValue</w:t>
      </w:r>
      <w:r w:rsidRPr="00E77497">
        <w:t xml:space="preserve"> be GetValue(</w:t>
      </w:r>
      <w:r w:rsidRPr="00E77497">
        <w:rPr>
          <w:i/>
        </w:rPr>
        <w:t>left</w:t>
      </w:r>
      <w:bookmarkEnd w:id="13074"/>
      <w:r w:rsidRPr="00E77497">
        <w:t>)</w:t>
      </w:r>
      <w:bookmarkStart w:id="13075" w:name="_Toc382212557"/>
      <w:r w:rsidRPr="00E77497">
        <w:t>.</w:t>
      </w:r>
    </w:p>
    <w:p w14:paraId="606449D4" w14:textId="77777777" w:rsidR="003B3A98" w:rsidRDefault="0056239B" w:rsidP="003B3A98">
      <w:pPr>
        <w:pStyle w:val="Alg4"/>
        <w:numPr>
          <w:ilvl w:val="0"/>
          <w:numId w:val="80"/>
        </w:numPr>
        <w:contextualSpacing/>
        <w:rPr>
          <w:ins w:id="13076" w:author="Rev 6 Allen Wirfs-Brock" w:date="2012-02-16T17:38:00Z"/>
        </w:rPr>
      </w:pPr>
      <w:ins w:id="13077" w:author="Rev 8 Allen Wirfs-Brock" w:date="2012-06-12T12:59:00Z">
        <w:r>
          <w:t>ReturnIfAbrupt(</w:t>
        </w:r>
      </w:ins>
      <w:ins w:id="13078" w:author="Rev 10 Allen Wirfs-Brock" w:date="2012-08-14T15:21:00Z">
        <w:r w:rsidR="00EA1B5F" w:rsidRPr="00E77497">
          <w:rPr>
            <w:i/>
          </w:rPr>
          <w:t>leftValue</w:t>
        </w:r>
      </w:ins>
      <w:ins w:id="13079" w:author="Rev 8 Allen Wirfs-Brock" w:date="2012-06-12T12:59:00Z">
        <w:del w:id="13080" w:author="Rev 10 Allen Wirfs-Brock" w:date="2012-08-14T15:21:00Z">
          <w:r w:rsidRPr="00342FD6" w:rsidDel="00EA1B5F">
            <w:rPr>
              <w:i/>
            </w:rPr>
            <w:delText>lval</w:delText>
          </w:r>
        </w:del>
        <w:r>
          <w:t>).</w:t>
        </w:r>
      </w:ins>
      <w:ins w:id="13081" w:author="Rev 6 Allen Wirfs-Brock" w:date="2012-02-16T17:38:00Z">
        <w:del w:id="13082" w:author="Rev 8 Allen Wirfs-Brock" w:date="2012-06-12T12:59:00Z">
          <w:r w:rsidR="003B3A98" w:rsidDel="0056239B">
            <w:delText xml:space="preserve">If </w:delText>
          </w:r>
        </w:del>
      </w:ins>
      <w:ins w:id="13083" w:author="Rev 6 Allen Wirfs-Brock" w:date="2012-02-16T17:42:00Z">
        <w:del w:id="13084" w:author="Rev 8 Allen Wirfs-Brock" w:date="2012-06-12T12:59:00Z">
          <w:r w:rsidR="003B3A98" w:rsidRPr="00E77497" w:rsidDel="0056239B">
            <w:rPr>
              <w:i/>
            </w:rPr>
            <w:delText>leftValue</w:delText>
          </w:r>
          <w:r w:rsidR="003B3A98" w:rsidRPr="00E77497" w:rsidDel="0056239B">
            <w:delText xml:space="preserve"> </w:delText>
          </w:r>
        </w:del>
      </w:ins>
      <w:ins w:id="13085" w:author="Rev 6 Allen Wirfs-Brock" w:date="2012-02-16T17:38:00Z">
        <w:del w:id="13086" w:author="Rev 8 Allen Wirfs-Brock" w:date="2012-06-12T12:59:00Z">
          <w:r w:rsidR="003B3A98" w:rsidDel="0056239B">
            <w:delText xml:space="preserve">is an abrupt completion, return </w:delText>
          </w:r>
        </w:del>
      </w:ins>
      <w:ins w:id="13087" w:author="Rev 6 Allen Wirfs-Brock" w:date="2012-02-16T17:40:00Z">
        <w:del w:id="13088" w:author="Rev 8 Allen Wirfs-Brock" w:date="2012-06-12T12:59:00Z">
          <w:r w:rsidR="003B3A98" w:rsidRPr="00E77497" w:rsidDel="0056239B">
            <w:rPr>
              <w:i/>
            </w:rPr>
            <w:delText>leftValue</w:delText>
          </w:r>
        </w:del>
      </w:ins>
      <w:ins w:id="13089" w:author="Rev 6 Allen Wirfs-Brock" w:date="2012-02-16T17:38:00Z">
        <w:del w:id="13090" w:author="Rev 8 Allen Wirfs-Brock" w:date="2012-06-12T12:59:00Z">
          <w:r w:rsidR="003B3A98" w:rsidDel="0056239B">
            <w:delText>.</w:delText>
          </w:r>
        </w:del>
      </w:ins>
    </w:p>
    <w:p w14:paraId="02713F5B" w14:textId="77777777" w:rsidR="004C02EF" w:rsidRPr="00E77497" w:rsidRDefault="004C02EF" w:rsidP="00441AED">
      <w:pPr>
        <w:pStyle w:val="Alg4"/>
        <w:numPr>
          <w:ilvl w:val="0"/>
          <w:numId w:val="80"/>
        </w:numPr>
      </w:pPr>
      <w:r w:rsidRPr="00E77497">
        <w:t xml:space="preserve">Let </w:t>
      </w:r>
      <w:r w:rsidRPr="00E77497">
        <w:rPr>
          <w:i/>
        </w:rPr>
        <w:t>right</w:t>
      </w:r>
      <w:r w:rsidRPr="00E77497">
        <w:t xml:space="preserve"> be the result of evaluating UnaryExpressio</w:t>
      </w:r>
      <w:bookmarkEnd w:id="13075"/>
      <w:r w:rsidRPr="00E77497">
        <w:t>n</w:t>
      </w:r>
      <w:bookmarkStart w:id="13091" w:name="_Toc382212558"/>
      <w:r w:rsidRPr="00E77497">
        <w:t>.</w:t>
      </w:r>
    </w:p>
    <w:p w14:paraId="4D984AC4" w14:textId="77777777" w:rsidR="004C02EF" w:rsidRPr="00E77497" w:rsidRDefault="004C02EF" w:rsidP="00441AED">
      <w:pPr>
        <w:pStyle w:val="Alg4"/>
        <w:numPr>
          <w:ilvl w:val="0"/>
          <w:numId w:val="80"/>
        </w:numPr>
      </w:pPr>
      <w:r w:rsidRPr="00E77497">
        <w:t xml:space="preserve">Let </w:t>
      </w:r>
      <w:r w:rsidRPr="00E77497">
        <w:rPr>
          <w:i/>
        </w:rPr>
        <w:t>rightValue</w:t>
      </w:r>
      <w:r w:rsidRPr="00E77497">
        <w:t xml:space="preserve"> be GetValue(</w:t>
      </w:r>
      <w:r w:rsidRPr="00E77497">
        <w:rPr>
          <w:i/>
        </w:rPr>
        <w:t>right</w:t>
      </w:r>
      <w:bookmarkEnd w:id="13091"/>
      <w:r w:rsidRPr="00E77497">
        <w:t>)</w:t>
      </w:r>
      <w:bookmarkStart w:id="13092" w:name="_Toc382212559"/>
      <w:r w:rsidRPr="00E77497">
        <w:t>.</w:t>
      </w:r>
    </w:p>
    <w:p w14:paraId="667930B2" w14:textId="77777777" w:rsidR="004C02EF" w:rsidRPr="00E77497" w:rsidRDefault="004C02EF" w:rsidP="00441AED">
      <w:pPr>
        <w:pStyle w:val="Alg4"/>
        <w:numPr>
          <w:ilvl w:val="0"/>
          <w:numId w:val="80"/>
        </w:numPr>
      </w:pPr>
      <w:r w:rsidRPr="00E77497">
        <w:t xml:space="preserve">Let </w:t>
      </w:r>
      <w:del w:id="13093" w:author="Rev 8 Allen Wirfs-Brock" w:date="2012-06-12T13:25:00Z">
        <w:r w:rsidRPr="00E77497" w:rsidDel="0034651E">
          <w:rPr>
            <w:i/>
          </w:rPr>
          <w:delText>leftNum</w:delText>
        </w:r>
        <w:r w:rsidRPr="00E77497" w:rsidDel="0034651E">
          <w:delText xml:space="preserve"> </w:delText>
        </w:r>
      </w:del>
      <w:ins w:id="13094" w:author="Rev 8 Allen Wirfs-Brock" w:date="2012-06-12T13:25:00Z">
        <w:r w:rsidR="0034651E" w:rsidRPr="00E77497">
          <w:rPr>
            <w:i/>
          </w:rPr>
          <w:t>l</w:t>
        </w:r>
        <w:r w:rsidR="0034651E">
          <w:rPr>
            <w:i/>
          </w:rPr>
          <w:t>n</w:t>
        </w:r>
        <w:r w:rsidR="0034651E" w:rsidRPr="00E77497">
          <w:rPr>
            <w:i/>
          </w:rPr>
          <w:t>um</w:t>
        </w:r>
        <w:r w:rsidR="0034651E" w:rsidRPr="00E77497">
          <w:t xml:space="preserve"> </w:t>
        </w:r>
      </w:ins>
      <w:r w:rsidRPr="00E77497">
        <w:t>be ToNumber(</w:t>
      </w:r>
      <w:r w:rsidRPr="00E77497">
        <w:rPr>
          <w:i/>
        </w:rPr>
        <w:t>leftValue</w:t>
      </w:r>
      <w:bookmarkEnd w:id="13092"/>
      <w:r w:rsidRPr="00E77497">
        <w:t>)</w:t>
      </w:r>
      <w:bookmarkStart w:id="13095" w:name="_Toc382212560"/>
      <w:r w:rsidRPr="00E77497">
        <w:t>.</w:t>
      </w:r>
    </w:p>
    <w:p w14:paraId="524E184C" w14:textId="77777777" w:rsidR="003B3A98" w:rsidRDefault="000C090B" w:rsidP="003B3A98">
      <w:pPr>
        <w:pStyle w:val="Alg4"/>
        <w:numPr>
          <w:ilvl w:val="0"/>
          <w:numId w:val="80"/>
        </w:numPr>
        <w:contextualSpacing/>
        <w:rPr>
          <w:ins w:id="13096" w:author="Rev 6 Allen Wirfs-Brock" w:date="2012-02-16T17:42:00Z"/>
        </w:rPr>
      </w:pPr>
      <w:ins w:id="13097" w:author="Rev 8 Allen Wirfs-Brock" w:date="2012-06-12T13:22:00Z">
        <w:r>
          <w:t>ReturnIfAbrupt(</w:t>
        </w:r>
        <w:r w:rsidRPr="00342FD6">
          <w:rPr>
            <w:i/>
          </w:rPr>
          <w:t>l</w:t>
        </w:r>
      </w:ins>
      <w:ins w:id="13098" w:author="Rev 8 Allen Wirfs-Brock" w:date="2012-06-12T13:25:00Z">
        <w:r w:rsidR="0034651E">
          <w:rPr>
            <w:i/>
          </w:rPr>
          <w:t>n</w:t>
        </w:r>
      </w:ins>
      <w:ins w:id="13099" w:author="Rev 8 Allen Wirfs-Brock" w:date="2012-06-12T13:22:00Z">
        <w:r>
          <w:rPr>
            <w:i/>
          </w:rPr>
          <w:t>u</w:t>
        </w:r>
      </w:ins>
      <w:ins w:id="13100" w:author="Rev 8 Allen Wirfs-Brock" w:date="2012-06-12T13:24:00Z">
        <w:del w:id="13101" w:author="Rev 10 Allen Wirfs-Brock" w:date="2012-08-14T15:23:00Z">
          <w:r w:rsidDel="00EA1B5F">
            <w:rPr>
              <w:i/>
            </w:rPr>
            <w:delText>n</w:delText>
          </w:r>
        </w:del>
      </w:ins>
      <w:ins w:id="13102" w:author="Rev 10 Allen Wirfs-Brock" w:date="2012-08-14T15:23:00Z">
        <w:r w:rsidR="00EA1B5F">
          <w:rPr>
            <w:i/>
          </w:rPr>
          <w:t>m</w:t>
        </w:r>
      </w:ins>
      <w:ins w:id="13103" w:author="Rev 8 Allen Wirfs-Brock" w:date="2012-06-12T13:22:00Z">
        <w:r>
          <w:t>).</w:t>
        </w:r>
      </w:ins>
      <w:ins w:id="13104" w:author="Rev 6 Allen Wirfs-Brock" w:date="2012-02-16T17:42:00Z">
        <w:del w:id="13105" w:author="Rev 8 Allen Wirfs-Brock" w:date="2012-06-12T13:22:00Z">
          <w:r w:rsidR="003B3A98" w:rsidDel="000C090B">
            <w:delText xml:space="preserve">If </w:delText>
          </w:r>
          <w:r w:rsidR="003B3A98" w:rsidRPr="00E77497" w:rsidDel="000C090B">
            <w:rPr>
              <w:i/>
            </w:rPr>
            <w:delText>leftNum</w:delText>
          </w:r>
          <w:r w:rsidR="003B3A98" w:rsidRPr="00E77497" w:rsidDel="000C090B">
            <w:delText xml:space="preserve"> </w:delText>
          </w:r>
          <w:r w:rsidR="003B3A98" w:rsidDel="000C090B">
            <w:delText xml:space="preserve">is an abrupt completion, return </w:delText>
          </w:r>
          <w:r w:rsidR="003B3A98" w:rsidRPr="00E77497" w:rsidDel="000C090B">
            <w:rPr>
              <w:i/>
            </w:rPr>
            <w:delText>leftNum</w:delText>
          </w:r>
          <w:r w:rsidR="003B3A98" w:rsidDel="000C090B">
            <w:delText>.</w:delText>
          </w:r>
        </w:del>
      </w:ins>
    </w:p>
    <w:p w14:paraId="1906EA36" w14:textId="77777777" w:rsidR="004C02EF" w:rsidRPr="00E77497" w:rsidRDefault="004C02EF" w:rsidP="00441AED">
      <w:pPr>
        <w:pStyle w:val="Alg4"/>
        <w:numPr>
          <w:ilvl w:val="0"/>
          <w:numId w:val="80"/>
        </w:numPr>
      </w:pPr>
      <w:r w:rsidRPr="00E77497">
        <w:t xml:space="preserve">Let </w:t>
      </w:r>
      <w:del w:id="13106" w:author="Rev 8 Allen Wirfs-Brock" w:date="2012-06-12T13:25:00Z">
        <w:r w:rsidRPr="00E77497" w:rsidDel="0034651E">
          <w:rPr>
            <w:i/>
          </w:rPr>
          <w:delText>rightNum</w:delText>
        </w:r>
        <w:r w:rsidRPr="00E77497" w:rsidDel="0034651E">
          <w:delText xml:space="preserve"> </w:delText>
        </w:r>
      </w:del>
      <w:ins w:id="13107" w:author="Rev 8 Allen Wirfs-Brock" w:date="2012-06-12T13:25:00Z">
        <w:r w:rsidR="0034651E" w:rsidRPr="00E77497">
          <w:rPr>
            <w:i/>
          </w:rPr>
          <w:t>r</w:t>
        </w:r>
        <w:r w:rsidR="0034651E">
          <w:rPr>
            <w:i/>
          </w:rPr>
          <w:t>n</w:t>
        </w:r>
        <w:r w:rsidR="0034651E" w:rsidRPr="00E77497">
          <w:rPr>
            <w:i/>
          </w:rPr>
          <w:t>um</w:t>
        </w:r>
        <w:r w:rsidR="0034651E" w:rsidRPr="00E77497">
          <w:t xml:space="preserve"> </w:t>
        </w:r>
      </w:ins>
      <w:r w:rsidRPr="00E77497">
        <w:t>be ToNumber(</w:t>
      </w:r>
      <w:r w:rsidRPr="00E77497">
        <w:rPr>
          <w:i/>
        </w:rPr>
        <w:t>rightValue</w:t>
      </w:r>
      <w:bookmarkEnd w:id="13095"/>
      <w:r w:rsidRPr="00E77497">
        <w:t>)</w:t>
      </w:r>
      <w:bookmarkStart w:id="13108" w:name="_Toc382212561"/>
      <w:r w:rsidRPr="00E77497">
        <w:t>.</w:t>
      </w:r>
    </w:p>
    <w:p w14:paraId="3953E1D9" w14:textId="77777777" w:rsidR="003B3A98" w:rsidRDefault="0034651E" w:rsidP="003B3A98">
      <w:pPr>
        <w:pStyle w:val="Alg4"/>
        <w:numPr>
          <w:ilvl w:val="0"/>
          <w:numId w:val="80"/>
        </w:numPr>
        <w:contextualSpacing/>
        <w:rPr>
          <w:ins w:id="13109" w:author="Rev 6 Allen Wirfs-Brock" w:date="2012-02-16T17:39:00Z"/>
        </w:rPr>
      </w:pPr>
      <w:ins w:id="13110" w:author="Rev 8 Allen Wirfs-Brock" w:date="2012-06-12T13:26:00Z">
        <w:r>
          <w:t>ReturnIfAbrupt(</w:t>
        </w:r>
        <w:r>
          <w:rPr>
            <w:i/>
          </w:rPr>
          <w:t>rnu</w:t>
        </w:r>
        <w:del w:id="13111" w:author="Rev 10 Allen Wirfs-Brock" w:date="2012-08-14T15:23:00Z">
          <w:r w:rsidDel="00EA1B5F">
            <w:rPr>
              <w:i/>
            </w:rPr>
            <w:delText>n</w:delText>
          </w:r>
        </w:del>
      </w:ins>
      <w:ins w:id="13112" w:author="Rev 10 Allen Wirfs-Brock" w:date="2012-08-14T15:23:00Z">
        <w:r w:rsidR="00EA1B5F">
          <w:rPr>
            <w:i/>
          </w:rPr>
          <w:t>m</w:t>
        </w:r>
      </w:ins>
      <w:ins w:id="13113" w:author="Rev 8 Allen Wirfs-Brock" w:date="2012-06-12T13:26:00Z">
        <w:r>
          <w:t>).</w:t>
        </w:r>
      </w:ins>
      <w:ins w:id="13114" w:author="Rev 6 Allen Wirfs-Brock" w:date="2012-02-16T17:39:00Z">
        <w:del w:id="13115" w:author="Rev 8 Allen Wirfs-Brock" w:date="2012-06-12T13:26:00Z">
          <w:r w:rsidR="003B3A98" w:rsidDel="0034651E">
            <w:delText xml:space="preserve">If </w:delText>
          </w:r>
        </w:del>
      </w:ins>
      <w:ins w:id="13116" w:author="Rev 6 Allen Wirfs-Brock" w:date="2012-02-16T17:43:00Z">
        <w:del w:id="13117" w:author="Rev 8 Allen Wirfs-Brock" w:date="2012-06-12T13:26:00Z">
          <w:r w:rsidR="003B3A98" w:rsidRPr="00E77497" w:rsidDel="0034651E">
            <w:rPr>
              <w:i/>
            </w:rPr>
            <w:delText>rightNum</w:delText>
          </w:r>
          <w:r w:rsidR="003B3A98" w:rsidRPr="00E77497" w:rsidDel="0034651E">
            <w:delText xml:space="preserve"> </w:delText>
          </w:r>
        </w:del>
      </w:ins>
      <w:ins w:id="13118" w:author="Rev 6 Allen Wirfs-Brock" w:date="2012-02-16T17:39:00Z">
        <w:del w:id="13119" w:author="Rev 8 Allen Wirfs-Brock" w:date="2012-06-12T13:26:00Z">
          <w:r w:rsidR="003B3A98" w:rsidDel="0034651E">
            <w:delText xml:space="preserve">is an abrupt completion, return </w:delText>
          </w:r>
        </w:del>
      </w:ins>
      <w:ins w:id="13120" w:author="Rev 6 Allen Wirfs-Brock" w:date="2012-02-16T17:43:00Z">
        <w:del w:id="13121" w:author="Rev 8 Allen Wirfs-Brock" w:date="2012-06-12T13:26:00Z">
          <w:r w:rsidR="003B3A98" w:rsidRPr="00E77497" w:rsidDel="0034651E">
            <w:rPr>
              <w:i/>
            </w:rPr>
            <w:delText>rightNum</w:delText>
          </w:r>
        </w:del>
      </w:ins>
      <w:ins w:id="13122" w:author="Rev 6 Allen Wirfs-Brock" w:date="2012-02-16T17:39:00Z">
        <w:del w:id="13123" w:author="Rev 8 Allen Wirfs-Brock" w:date="2012-06-12T13:26:00Z">
          <w:r w:rsidR="003B3A98" w:rsidDel="0034651E">
            <w:delText>.</w:delText>
          </w:r>
        </w:del>
      </w:ins>
    </w:p>
    <w:p w14:paraId="620C1F91" w14:textId="77777777" w:rsidR="004C02EF" w:rsidRPr="004D1BD1" w:rsidRDefault="004C02EF" w:rsidP="00441AED">
      <w:pPr>
        <w:pStyle w:val="Alg4"/>
        <w:numPr>
          <w:ilvl w:val="0"/>
          <w:numId w:val="80"/>
        </w:numPr>
        <w:spacing w:after="220"/>
      </w:pPr>
      <w:r w:rsidRPr="00E77497">
        <w:t xml:space="preserve">Return the result of applying the specified operation (*, /, or %) to </w:t>
      </w:r>
      <w:del w:id="13124" w:author="Rev 8 Allen Wirfs-Brock" w:date="2012-06-12T13:25:00Z">
        <w:r w:rsidRPr="00E77497" w:rsidDel="0034651E">
          <w:rPr>
            <w:i/>
          </w:rPr>
          <w:delText>leftNum</w:delText>
        </w:r>
        <w:r w:rsidRPr="00E77497" w:rsidDel="0034651E">
          <w:delText xml:space="preserve"> </w:delText>
        </w:r>
      </w:del>
      <w:ins w:id="13125" w:author="Rev 8 Allen Wirfs-Brock" w:date="2012-06-12T13:25:00Z">
        <w:r w:rsidR="0034651E" w:rsidRPr="00E77497">
          <w:rPr>
            <w:i/>
          </w:rPr>
          <w:t>l</w:t>
        </w:r>
        <w:r w:rsidR="0034651E">
          <w:rPr>
            <w:i/>
          </w:rPr>
          <w:t>n</w:t>
        </w:r>
        <w:r w:rsidR="0034651E" w:rsidRPr="00E77497">
          <w:rPr>
            <w:i/>
          </w:rPr>
          <w:t>um</w:t>
        </w:r>
        <w:r w:rsidR="0034651E" w:rsidRPr="00E77497">
          <w:t xml:space="preserve"> </w:t>
        </w:r>
      </w:ins>
      <w:r w:rsidRPr="00E77497">
        <w:t xml:space="preserve">and </w:t>
      </w:r>
      <w:del w:id="13126" w:author="Rev 8 Allen Wirfs-Brock" w:date="2012-06-12T13:26:00Z">
        <w:r w:rsidRPr="00E77497" w:rsidDel="0034651E">
          <w:rPr>
            <w:i/>
          </w:rPr>
          <w:delText>rightNum</w:delText>
        </w:r>
      </w:del>
      <w:ins w:id="13127" w:author="Rev 8 Allen Wirfs-Brock" w:date="2012-06-12T13:26:00Z">
        <w:r w:rsidR="0034651E" w:rsidRPr="00E77497">
          <w:rPr>
            <w:i/>
          </w:rPr>
          <w:t>r</w:t>
        </w:r>
        <w:r w:rsidR="0034651E">
          <w:rPr>
            <w:i/>
          </w:rPr>
          <w:t>n</w:t>
        </w:r>
        <w:r w:rsidR="0034651E" w:rsidRPr="00E77497">
          <w:rPr>
            <w:i/>
          </w:rPr>
          <w:t>um</w:t>
        </w:r>
      </w:ins>
      <w:r w:rsidRPr="00E77497">
        <w:t xml:space="preserve">. See the Notes below 11.5.1, </w:t>
      </w:r>
      <w:bookmarkEnd w:id="13108"/>
      <w:r w:rsidRPr="00120381">
        <w:t>11.5.2, 11.5.3</w:t>
      </w:r>
      <w:bookmarkStart w:id="13128" w:name="_Toc382212562"/>
      <w:r w:rsidRPr="004D1BD1">
        <w:t>.</w:t>
      </w:r>
      <w:bookmarkStart w:id="13129" w:name="_Ref382715556"/>
      <w:bookmarkStart w:id="13130" w:name="_Toc385672206"/>
      <w:bookmarkStart w:id="13131" w:name="_Toc393690301"/>
      <w:bookmarkStart w:id="13132" w:name="_Ref424535318"/>
      <w:bookmarkStart w:id="13133" w:name="_Ref424667968"/>
      <w:bookmarkStart w:id="13134" w:name="_Toc472818841"/>
      <w:bookmarkEnd w:id="13128"/>
    </w:p>
    <w:p w14:paraId="0623E06F" w14:textId="77777777" w:rsidR="004C02EF" w:rsidRPr="008B7F6F" w:rsidRDefault="004C02EF" w:rsidP="003A4B22">
      <w:pPr>
        <w:pStyle w:val="30"/>
        <w:numPr>
          <w:ilvl w:val="0"/>
          <w:numId w:val="0"/>
        </w:numPr>
      </w:pPr>
      <w:bookmarkStart w:id="13135" w:name="_Toc235503415"/>
      <w:bookmarkStart w:id="13136" w:name="_Toc241509190"/>
      <w:bookmarkStart w:id="13137" w:name="_Toc244416677"/>
      <w:bookmarkStart w:id="13138" w:name="_Toc276631041"/>
      <w:bookmarkStart w:id="13139" w:name="_Toc336509530"/>
      <w:r w:rsidRPr="003B4312">
        <w:t>11.5.1</w:t>
      </w:r>
      <w:r w:rsidRPr="003B4312">
        <w:tab/>
        <w:t xml:space="preserve">Applying the </w:t>
      </w:r>
      <w:r w:rsidRPr="003B4312">
        <w:rPr>
          <w:rFonts w:ascii="Courier New" w:hAnsi="Courier New"/>
        </w:rPr>
        <w:t>*</w:t>
      </w:r>
      <w:r w:rsidRPr="008B7F6F">
        <w:t xml:space="preserve"> Operato</w:t>
      </w:r>
      <w:bookmarkEnd w:id="13129"/>
      <w:bookmarkEnd w:id="13130"/>
      <w:bookmarkEnd w:id="13131"/>
      <w:r w:rsidRPr="008B7F6F">
        <w:t>r</w:t>
      </w:r>
      <w:bookmarkEnd w:id="13132"/>
      <w:bookmarkEnd w:id="13133"/>
      <w:bookmarkEnd w:id="13134"/>
      <w:bookmarkEnd w:id="13135"/>
      <w:bookmarkEnd w:id="13136"/>
      <w:bookmarkEnd w:id="13137"/>
      <w:bookmarkEnd w:id="13138"/>
      <w:bookmarkEnd w:id="13139"/>
    </w:p>
    <w:p w14:paraId="2965C53D" w14:textId="77777777" w:rsidR="004C02EF" w:rsidRPr="009C202C" w:rsidRDefault="004C02EF" w:rsidP="004C02EF">
      <w:r w:rsidRPr="006B6D0A">
        <w:t xml:space="preserve">The </w:t>
      </w:r>
      <w:r w:rsidRPr="006B6D0A">
        <w:rPr>
          <w:rFonts w:ascii="Courier New" w:hAnsi="Courier New"/>
          <w:b/>
        </w:rPr>
        <w:t>*</w:t>
      </w:r>
      <w:r w:rsidRPr="006B6D0A">
        <w:rPr>
          <w:b/>
        </w:rPr>
        <w:t xml:space="preserve"> </w:t>
      </w:r>
      <w:r w:rsidRPr="00E65A34">
        <w:t>operator performs multiplication, producing the product of its operands. Mul</w:t>
      </w:r>
      <w:r w:rsidRPr="009C202C">
        <w:t>tiplication is commutative. Multiplication is not always associative in ECMAScript, because of finite precision.</w:t>
      </w:r>
    </w:p>
    <w:p w14:paraId="404C7081" w14:textId="77777777" w:rsidR="004C02EF" w:rsidRPr="00675B74" w:rsidRDefault="004C02EF" w:rsidP="004C02EF">
      <w:pPr>
        <w:spacing w:after="60"/>
      </w:pPr>
      <w:r w:rsidRPr="00B820AB">
        <w:t>The result of a floating-point multiplication is governed by the rules of IE</w:t>
      </w:r>
      <w:r w:rsidRPr="00675B74">
        <w:t>EE 754 binary double-precision arithmetic:</w:t>
      </w:r>
    </w:p>
    <w:p w14:paraId="4F84D94F"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36917A60"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sign of the result is positive if both operands have the same sign, negative if the operands have different signs.</w:t>
      </w:r>
    </w:p>
    <w:p w14:paraId="06108414"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Multiplication of an infinity by a zero results in </w:t>
      </w:r>
      <w:r w:rsidRPr="00E77497">
        <w:rPr>
          <w:rFonts w:ascii="Arial" w:hAnsi="Arial"/>
          <w:b/>
        </w:rPr>
        <w:t>NaN</w:t>
      </w:r>
      <w:r w:rsidRPr="00E77497">
        <w:rPr>
          <w:rFonts w:ascii="Arial" w:hAnsi="Arial"/>
        </w:rPr>
        <w:t>.</w:t>
      </w:r>
    </w:p>
    <w:p w14:paraId="42A7A684"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Multiplication of an infinity by an infinity results in an infinity. The sign is determined by the rule already stated above.</w:t>
      </w:r>
    </w:p>
    <w:p w14:paraId="34ABF916"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Multiplication of an infinity by a finite nonzero value results in a signed infinity. The sign is determined by the rule already stated above.</w:t>
      </w:r>
    </w:p>
    <w:p w14:paraId="447F8062" w14:textId="77777777" w:rsidR="004C02EF" w:rsidRPr="00E77497" w:rsidRDefault="004C02EF" w:rsidP="004C02EF">
      <w:pPr>
        <w:pStyle w:val="BulletLast"/>
        <w:numPr>
          <w:ilvl w:val="1"/>
          <w:numId w:val="24"/>
        </w:numPr>
        <w:ind w:left="990" w:hanging="270"/>
        <w:rPr>
          <w:rFonts w:ascii="Arial" w:hAnsi="Arial"/>
        </w:rPr>
      </w:pPr>
      <w:r w:rsidRPr="00E77497">
        <w:rPr>
          <w:rFonts w:ascii="Arial" w:hAnsi="Arial"/>
        </w:rPr>
        <w:t>In the remaining cases, where neither an infinity or NaN is involved, the product is computed and rounded to the nearest representable value using IEEE 754 round-to-nearest mode. If the magnitude is too large to represent, the result is then an infinity of appropriate sign. If the magnitude is too small to represent, the result is then a zero of appropriate sign. The ECMAScript language requires support of gradual underflow as defined by IEEE 754.</w:t>
      </w:r>
      <w:bookmarkStart w:id="13140" w:name="_Ref382715602"/>
      <w:bookmarkStart w:id="13141" w:name="_Toc385672207"/>
      <w:bookmarkStart w:id="13142" w:name="_Toc393690302"/>
    </w:p>
    <w:p w14:paraId="6A6CFCB3" w14:textId="77777777" w:rsidR="004C02EF" w:rsidRPr="00E77497" w:rsidRDefault="004C02EF" w:rsidP="003A4B22">
      <w:pPr>
        <w:pStyle w:val="30"/>
        <w:numPr>
          <w:ilvl w:val="0"/>
          <w:numId w:val="0"/>
        </w:numPr>
      </w:pPr>
      <w:bookmarkStart w:id="13143" w:name="_Ref424535329"/>
      <w:bookmarkStart w:id="13144" w:name="_Toc472818842"/>
      <w:bookmarkStart w:id="13145" w:name="_Toc235503416"/>
      <w:bookmarkStart w:id="13146" w:name="_Toc241509191"/>
      <w:bookmarkStart w:id="13147" w:name="_Toc244416678"/>
      <w:bookmarkStart w:id="13148" w:name="_Toc276631042"/>
      <w:bookmarkStart w:id="13149" w:name="_Toc336509531"/>
      <w:r w:rsidRPr="00E77497">
        <w:t>11.5.2</w:t>
      </w:r>
      <w:r w:rsidRPr="00E77497">
        <w:tab/>
        <w:t xml:space="preserve">Applying the </w:t>
      </w:r>
      <w:r w:rsidRPr="00E77497">
        <w:rPr>
          <w:rFonts w:ascii="Courier New" w:hAnsi="Courier New"/>
        </w:rPr>
        <w:t>/</w:t>
      </w:r>
      <w:r w:rsidRPr="00E77497">
        <w:t xml:space="preserve"> Operato</w:t>
      </w:r>
      <w:bookmarkEnd w:id="13140"/>
      <w:bookmarkEnd w:id="13141"/>
      <w:bookmarkEnd w:id="13142"/>
      <w:r w:rsidRPr="00E77497">
        <w:t>r</w:t>
      </w:r>
      <w:bookmarkEnd w:id="13143"/>
      <w:bookmarkEnd w:id="13144"/>
      <w:bookmarkEnd w:id="13145"/>
      <w:bookmarkEnd w:id="13146"/>
      <w:bookmarkEnd w:id="13147"/>
      <w:bookmarkEnd w:id="13148"/>
      <w:bookmarkEnd w:id="13149"/>
    </w:p>
    <w:p w14:paraId="72275BB5" w14:textId="77777777" w:rsidR="004C02EF" w:rsidRPr="00E77497" w:rsidRDefault="004C02EF" w:rsidP="004C02EF">
      <w:pPr>
        <w:spacing w:after="60"/>
      </w:pPr>
      <w:r w:rsidRPr="00E77497">
        <w:t xml:space="preserve">The </w:t>
      </w:r>
      <w:r w:rsidRPr="00E77497">
        <w:rPr>
          <w:rFonts w:ascii="Courier New" w:hAnsi="Courier New"/>
          <w:b/>
        </w:rPr>
        <w:t>/</w:t>
      </w:r>
      <w:r w:rsidRPr="00E77497">
        <w:t xml:space="preserve"> operator performs division, producing the quotient of its operands. The left operand is the dividend and the right operand is the divisor. ECMAScript does not perform integer division. The operands and result of all division operations are double-precision floating-point numbers. The result of division is determined by the specification of IEEE 754 arithmetic:</w:t>
      </w:r>
    </w:p>
    <w:p w14:paraId="6AF6122E"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7D247069"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sign of the result is positive if both operands have the same sign, negative if the operands have different signs.</w:t>
      </w:r>
    </w:p>
    <w:p w14:paraId="79F9562A"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Division of an infinity by an infinity results in </w:t>
      </w:r>
      <w:r w:rsidRPr="00E77497">
        <w:rPr>
          <w:rFonts w:ascii="Arial" w:hAnsi="Arial"/>
          <w:b/>
        </w:rPr>
        <w:t>NaN</w:t>
      </w:r>
      <w:r w:rsidRPr="00E77497">
        <w:rPr>
          <w:rFonts w:ascii="Arial" w:hAnsi="Arial"/>
        </w:rPr>
        <w:t>.</w:t>
      </w:r>
    </w:p>
    <w:p w14:paraId="6D6B8A5B"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an infinity by a zero results in an infinity. The sign is determined by the rule already stated above.</w:t>
      </w:r>
    </w:p>
    <w:p w14:paraId="51A7C410"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an infinity by a nonzero finite value results in a signed infinity. The sign is determined by the rule already stated above.</w:t>
      </w:r>
    </w:p>
    <w:p w14:paraId="2C196F28"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 finite value by an infinity results in zero. The sign is determined by the rule already stated above.</w:t>
      </w:r>
    </w:p>
    <w:p w14:paraId="66CA2719"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Division of a zero by a zero results in </w:t>
      </w:r>
      <w:r w:rsidRPr="00E77497">
        <w:rPr>
          <w:rFonts w:ascii="Arial" w:hAnsi="Arial"/>
          <w:b/>
        </w:rPr>
        <w:t>NaN</w:t>
      </w:r>
      <w:r w:rsidRPr="00E77497">
        <w:rPr>
          <w:rFonts w:ascii="Arial" w:hAnsi="Arial"/>
        </w:rPr>
        <w:t>; division of zero by any other finite value results in zero, with the sign determined by the rule already stated above.</w:t>
      </w:r>
    </w:p>
    <w:p w14:paraId="744AD48D"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 nonzero finite value by a zero results in a signed infinity. The sign is determined by the rule already stated above.</w:t>
      </w:r>
    </w:p>
    <w:p w14:paraId="75C929B1"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In the remaining cases, where neither an infinity, nor a zero, nor </w:t>
      </w:r>
      <w:r w:rsidRPr="00E77497">
        <w:rPr>
          <w:rFonts w:ascii="Arial" w:hAnsi="Arial"/>
          <w:b/>
        </w:rPr>
        <w:t>NaN</w:t>
      </w:r>
      <w:r w:rsidRPr="00E77497">
        <w:rPr>
          <w:rFonts w:ascii="Arial" w:hAnsi="Arial"/>
        </w:rPr>
        <w:t xml:space="preserve"> is involved, the quotient is computed and rounded to the nearest representable value using IEEE 754 round-to-nearest mode. If the magnitude is too large to represent, the operation overflows; the result is then an infinity of appropriate sign. If the magnitude is too small to represent, the operation underflows and the result is a zero of the appropriate sign. The ECMAScript language requires support of gradual underflow as defined by IEEE 754.</w:t>
      </w:r>
      <w:bookmarkStart w:id="13150" w:name="_Ref382715606"/>
      <w:bookmarkStart w:id="13151" w:name="_Toc385672208"/>
      <w:bookmarkStart w:id="13152" w:name="_Toc393690303"/>
    </w:p>
    <w:p w14:paraId="415170E6" w14:textId="77777777" w:rsidR="004C02EF" w:rsidRPr="00E77497" w:rsidRDefault="004C02EF" w:rsidP="003A4B22">
      <w:pPr>
        <w:pStyle w:val="30"/>
        <w:numPr>
          <w:ilvl w:val="0"/>
          <w:numId w:val="0"/>
        </w:numPr>
      </w:pPr>
      <w:bookmarkStart w:id="13153" w:name="_Ref424535339"/>
      <w:bookmarkStart w:id="13154" w:name="_Toc472818843"/>
      <w:bookmarkStart w:id="13155" w:name="_Toc235503417"/>
      <w:bookmarkStart w:id="13156" w:name="_Toc241509192"/>
      <w:bookmarkStart w:id="13157" w:name="_Toc244416679"/>
      <w:bookmarkStart w:id="13158" w:name="_Toc276631043"/>
      <w:bookmarkStart w:id="13159" w:name="_Toc336509532"/>
      <w:r w:rsidRPr="00E77497">
        <w:t>11.5.3</w:t>
      </w:r>
      <w:r w:rsidRPr="00E77497">
        <w:tab/>
        <w:t xml:space="preserve">Applying the </w:t>
      </w:r>
      <w:r w:rsidRPr="00E77497">
        <w:rPr>
          <w:rFonts w:ascii="Courier New" w:hAnsi="Courier New"/>
        </w:rPr>
        <w:t>%</w:t>
      </w:r>
      <w:r w:rsidRPr="00E77497">
        <w:t xml:space="preserve"> Operato</w:t>
      </w:r>
      <w:bookmarkEnd w:id="13150"/>
      <w:bookmarkEnd w:id="13151"/>
      <w:bookmarkEnd w:id="13152"/>
      <w:r w:rsidRPr="00E77497">
        <w:t>r</w:t>
      </w:r>
      <w:bookmarkEnd w:id="13153"/>
      <w:bookmarkEnd w:id="13154"/>
      <w:bookmarkEnd w:id="13155"/>
      <w:bookmarkEnd w:id="13156"/>
      <w:bookmarkEnd w:id="13157"/>
      <w:bookmarkEnd w:id="13158"/>
      <w:bookmarkEnd w:id="13159"/>
    </w:p>
    <w:p w14:paraId="6C64FC4C" w14:textId="77777777" w:rsidR="004C02EF" w:rsidRPr="00E77497" w:rsidRDefault="004C02EF" w:rsidP="004C02EF">
      <w:r w:rsidRPr="00E77497">
        <w:t xml:space="preserve">The </w:t>
      </w:r>
      <w:r w:rsidRPr="00E77497">
        <w:rPr>
          <w:rFonts w:ascii="Courier New" w:hAnsi="Courier New"/>
          <w:b/>
        </w:rPr>
        <w:t>%</w:t>
      </w:r>
      <w:r w:rsidRPr="00E77497">
        <w:t xml:space="preserve"> operator yields the remainder of its operands from an implied division; the left operand is the dividend and the right operand is the divisor.</w:t>
      </w:r>
    </w:p>
    <w:p w14:paraId="792FDA27" w14:textId="77777777" w:rsidR="004C02EF" w:rsidRPr="00E77497" w:rsidRDefault="004C02EF" w:rsidP="004C02EF">
      <w:pPr>
        <w:pStyle w:val="Note"/>
      </w:pPr>
      <w:r w:rsidRPr="00E77497">
        <w:t>NOTE</w:t>
      </w:r>
      <w:r w:rsidRPr="00E77497">
        <w:tab/>
        <w:t>In C and C++, the remainder operator accepts only integral operands; in ECMAScript, it also accepts floating-point operands.</w:t>
      </w:r>
    </w:p>
    <w:p w14:paraId="3BD115C3" w14:textId="77777777" w:rsidR="004C02EF" w:rsidRPr="00E77497" w:rsidRDefault="004C02EF" w:rsidP="004C02EF">
      <w:r w:rsidRPr="00E77497">
        <w:t xml:space="preserve">The result of a floating-point remainder operation as computed by the </w:t>
      </w:r>
      <w:r w:rsidRPr="00E77497">
        <w:rPr>
          <w:rFonts w:ascii="Courier New" w:hAnsi="Courier New"/>
          <w:b/>
        </w:rPr>
        <w:t>%</w:t>
      </w:r>
      <w:r w:rsidRPr="00E77497">
        <w:t xml:space="preserve"> operator is not the same as the “remainder” operation defined by IEEE 754. The IEEE 754 “remainder” operation computes the remainder from a rounding division, not a truncating division, and so its behaviour is not analogous to that of the usual integer remainder operator. Instead the ECMAScript language defines </w:t>
      </w:r>
      <w:r w:rsidRPr="00E77497">
        <w:rPr>
          <w:rFonts w:ascii="Courier New" w:hAnsi="Courier New"/>
          <w:b/>
        </w:rPr>
        <w:t>%</w:t>
      </w:r>
      <w:r w:rsidRPr="00E77497">
        <w:t xml:space="preserve"> on floating-point operations to behave in a manner analogous to that of the Java integer remainder operator; this may be compared with the C library function fmod.</w:t>
      </w:r>
    </w:p>
    <w:p w14:paraId="5F3C9C99" w14:textId="77777777" w:rsidR="004C02EF" w:rsidRPr="00E77497" w:rsidRDefault="004C02EF" w:rsidP="004C02EF">
      <w:pPr>
        <w:spacing w:after="60"/>
      </w:pPr>
      <w:r w:rsidRPr="00E77497">
        <w:t>The result of an ECMAScript floating-point remainder operation is determined by the rules of IEEE arithmetic:</w:t>
      </w:r>
    </w:p>
    <w:p w14:paraId="335093B7"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353FB02B"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The sign of the result equals the sign of the dividend.</w:t>
      </w:r>
    </w:p>
    <w:p w14:paraId="67562F8B"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 xml:space="preserve">If the dividend is an infinity, or the divisor is a zero, or both, the result is </w:t>
      </w:r>
      <w:r w:rsidRPr="00E77497">
        <w:rPr>
          <w:rFonts w:ascii="Arial" w:hAnsi="Arial"/>
          <w:b/>
        </w:rPr>
        <w:t>NaN</w:t>
      </w:r>
      <w:r w:rsidRPr="00E77497">
        <w:rPr>
          <w:rFonts w:ascii="Arial" w:hAnsi="Arial"/>
        </w:rPr>
        <w:t>.</w:t>
      </w:r>
    </w:p>
    <w:p w14:paraId="706AE419"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If the dividend is finite and the divisor is an infinity, the result equals the dividend.</w:t>
      </w:r>
    </w:p>
    <w:p w14:paraId="4FBD95E8" w14:textId="77777777" w:rsidR="004C02EF" w:rsidRPr="00E77497" w:rsidRDefault="004C02EF" w:rsidP="004C02EF">
      <w:pPr>
        <w:pStyle w:val="BulletNotlast"/>
        <w:numPr>
          <w:ilvl w:val="2"/>
          <w:numId w:val="25"/>
        </w:numPr>
        <w:ind w:left="990" w:hanging="270"/>
        <w:rPr>
          <w:rFonts w:ascii="Arial" w:hAnsi="Arial"/>
        </w:rPr>
      </w:pPr>
      <w:r w:rsidRPr="00E77497">
        <w:rPr>
          <w:rFonts w:ascii="Arial" w:hAnsi="Arial"/>
        </w:rPr>
        <w:t>If the dividend is a zero and the divisor is nonzero and finite, the result is the same as the dividend.</w:t>
      </w:r>
    </w:p>
    <w:p w14:paraId="372CC4D1" w14:textId="77777777" w:rsidR="004C02EF" w:rsidRPr="00E77497" w:rsidRDefault="004C02EF" w:rsidP="004C02EF">
      <w:pPr>
        <w:pStyle w:val="BulletLast"/>
        <w:numPr>
          <w:ilvl w:val="2"/>
          <w:numId w:val="25"/>
        </w:numPr>
        <w:ind w:left="990" w:hanging="270"/>
        <w:rPr>
          <w:rFonts w:ascii="Arial" w:hAnsi="Arial"/>
        </w:rPr>
      </w:pPr>
      <w:r w:rsidRPr="00E77497">
        <w:rPr>
          <w:rFonts w:ascii="Arial" w:hAnsi="Arial"/>
        </w:rPr>
        <w:t xml:space="preserve">In the remaining cases, where neither an infinity, nor a zero, nor </w:t>
      </w:r>
      <w:r w:rsidRPr="00E77497">
        <w:rPr>
          <w:rFonts w:ascii="Arial" w:hAnsi="Arial"/>
          <w:b/>
        </w:rPr>
        <w:t>NaN</w:t>
      </w:r>
      <w:r w:rsidRPr="00E77497">
        <w:rPr>
          <w:rFonts w:ascii="Arial" w:hAnsi="Arial"/>
        </w:rPr>
        <w:t xml:space="preserve"> is involved, the floating-point remainder r from a dividend n and a divisor d is defined by the mathematical relation r = n </w:t>
      </w:r>
      <w:r w:rsidRPr="00E77497">
        <w:rPr>
          <w:rFonts w:ascii="Arial" w:hAnsi="Arial"/>
        </w:rPr>
        <w:sym w:font="Symbol" w:char="F02D"/>
      </w:r>
      <w:r w:rsidRPr="00E77497">
        <w:rPr>
          <w:rFonts w:ascii="Arial" w:hAnsi="Arial"/>
        </w:rPr>
        <w:t xml:space="preserve"> (d </w:t>
      </w:r>
      <w:r w:rsidRPr="00E77497">
        <w:sym w:font="Symbol" w:char="F0B4"/>
      </w:r>
      <w:r w:rsidRPr="00E77497">
        <w:rPr>
          <w:rFonts w:ascii="Arial" w:hAnsi="Arial"/>
        </w:rPr>
        <w:t xml:space="preserve"> q) where q is an integer that is negative only if n/d is negative and positive only if n/d is positive, and whose magnitude is as large as possible without exceeding the magnitude of the true mathematical quotient of n and d. r is computed and rounded to the nearest representable value using IEEE 754 round-to-nearest mode.</w:t>
      </w:r>
    </w:p>
    <w:p w14:paraId="4B87501B" w14:textId="77777777" w:rsidR="004C02EF" w:rsidRPr="00E77497" w:rsidRDefault="004C02EF" w:rsidP="003A4B22">
      <w:pPr>
        <w:pStyle w:val="20"/>
        <w:numPr>
          <w:ilvl w:val="0"/>
          <w:numId w:val="0"/>
        </w:numPr>
      </w:pPr>
      <w:bookmarkStart w:id="13160" w:name="_Hlt457723851"/>
      <w:bookmarkStart w:id="13161" w:name="_Ref457437597"/>
      <w:bookmarkStart w:id="13162" w:name="_Toc472818844"/>
      <w:bookmarkStart w:id="13163" w:name="_Toc235503418"/>
      <w:bookmarkStart w:id="13164" w:name="_Toc241509193"/>
      <w:bookmarkStart w:id="13165" w:name="_Toc244416680"/>
      <w:bookmarkStart w:id="13166" w:name="_Toc276631044"/>
      <w:bookmarkStart w:id="13167" w:name="_Toc336509533"/>
      <w:bookmarkEnd w:id="13160"/>
      <w:r w:rsidRPr="00E77497">
        <w:t>11.6</w:t>
      </w:r>
      <w:r w:rsidRPr="00E77497">
        <w:tab/>
        <w:t>Additive Operators</w:t>
      </w:r>
      <w:bookmarkEnd w:id="13161"/>
      <w:bookmarkEnd w:id="13162"/>
      <w:bookmarkEnd w:id="13163"/>
      <w:bookmarkEnd w:id="13164"/>
      <w:bookmarkEnd w:id="13165"/>
      <w:bookmarkEnd w:id="13166"/>
      <w:bookmarkEnd w:id="13167"/>
    </w:p>
    <w:p w14:paraId="2118EEE8" w14:textId="77777777" w:rsidR="004C02EF" w:rsidRPr="00E77497" w:rsidRDefault="004C02EF" w:rsidP="004C02EF">
      <w:pPr>
        <w:pStyle w:val="Syntax"/>
      </w:pPr>
      <w:r w:rsidRPr="00E77497">
        <w:t>Syntax</w:t>
      </w:r>
    </w:p>
    <w:p w14:paraId="5491FE9D" w14:textId="77777777" w:rsidR="004C02EF" w:rsidRPr="00E77497" w:rsidRDefault="004C02EF" w:rsidP="004C02EF">
      <w:pPr>
        <w:pStyle w:val="SyntaxRule"/>
        <w:rPr>
          <w:rFonts w:ascii="Arial" w:hAnsi="Arial"/>
        </w:rPr>
      </w:pPr>
      <w:r w:rsidRPr="00E77497">
        <w:t>AdditiveExpression</w:t>
      </w:r>
      <w:r w:rsidRPr="00E77497">
        <w:rPr>
          <w:rFonts w:ascii="Arial" w:hAnsi="Arial"/>
        </w:rPr>
        <w:t xml:space="preserve"> </w:t>
      </w:r>
      <w:r w:rsidRPr="00E77497">
        <w:rPr>
          <w:rFonts w:ascii="Arial" w:hAnsi="Arial"/>
          <w:b/>
          <w:i w:val="0"/>
        </w:rPr>
        <w:t>:</w:t>
      </w:r>
    </w:p>
    <w:p w14:paraId="7FE1C00C" w14:textId="77777777" w:rsidR="004C02EF" w:rsidRPr="00E77497" w:rsidRDefault="004C02EF" w:rsidP="004C02EF">
      <w:pPr>
        <w:pStyle w:val="SyntaxDefinition"/>
        <w:rPr>
          <w:rFonts w:ascii="Arial" w:hAnsi="Arial"/>
        </w:rPr>
      </w:pP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bookmarkStart w:id="13168" w:name="_Toc375031182"/>
      <w:bookmarkStart w:id="13169" w:name="_Ref383834802"/>
      <w:bookmarkStart w:id="13170" w:name="_Ref384028360"/>
      <w:bookmarkStart w:id="13171" w:name="_Toc385672210"/>
      <w:bookmarkStart w:id="13172" w:name="_Toc393690305"/>
    </w:p>
    <w:p w14:paraId="12918599" w14:textId="77777777" w:rsidR="00A97CF5" w:rsidRPr="00E77497" w:rsidRDefault="00A97CF5" w:rsidP="00A97CF5">
      <w:pPr>
        <w:rPr>
          <w:ins w:id="13173" w:author="Rev 10 Allen Wirfs-Brock" w:date="2012-09-07T09:55:00Z"/>
          <w:rFonts w:ascii="Helvetica" w:hAnsi="Helvetica"/>
          <w:b/>
        </w:rPr>
      </w:pPr>
      <w:bookmarkStart w:id="13174" w:name="_Toc472818845"/>
      <w:bookmarkStart w:id="13175" w:name="_Toc235503419"/>
      <w:bookmarkStart w:id="13176" w:name="_Toc241509194"/>
      <w:bookmarkStart w:id="13177" w:name="_Toc244416681"/>
      <w:bookmarkStart w:id="13178" w:name="_Toc276631045"/>
      <w:ins w:id="13179" w:author="Rev 10 Allen Wirfs-Brock" w:date="2012-09-07T09:55:00Z">
        <w:r w:rsidRPr="00E77497">
          <w:rPr>
            <w:rFonts w:ascii="Helvetica" w:hAnsi="Helvetica"/>
            <w:b/>
          </w:rPr>
          <w:t xml:space="preserve">Static Semantics:  </w:t>
        </w:r>
        <w:r w:rsidRPr="00BD6E56">
          <w:rPr>
            <w:rFonts w:ascii="Helvetica" w:hAnsi="Helvetica"/>
            <w:b/>
            <w:lang w:eastAsia="en-US"/>
          </w:rPr>
          <w:t>IsValidSimpleAssignmentTarget</w:t>
        </w:r>
      </w:ins>
    </w:p>
    <w:p w14:paraId="73BEEE29" w14:textId="77777777" w:rsidR="00A97CF5" w:rsidRPr="00E77497" w:rsidRDefault="00A97CF5" w:rsidP="00A97CF5">
      <w:pPr>
        <w:pStyle w:val="SyntaxRule"/>
        <w:rPr>
          <w:ins w:id="13180" w:author="Rev 10 Allen Wirfs-Brock" w:date="2012-09-07T09:55:00Z"/>
          <w:rFonts w:ascii="Arial" w:hAnsi="Arial"/>
        </w:rPr>
      </w:pPr>
      <w:ins w:id="13181" w:author="Rev 10 Allen Wirfs-Brock" w:date="2012-09-07T09:55:00Z">
        <w:r w:rsidRPr="00E77497">
          <w:t>AdditiveExpression</w:t>
        </w:r>
        <w:r w:rsidRPr="00E77497">
          <w:rPr>
            <w:rFonts w:ascii="Arial" w:hAnsi="Arial"/>
          </w:rPr>
          <w:t xml:space="preserve"> </w:t>
        </w:r>
        <w:r w:rsidRPr="00E77497">
          <w:rPr>
            <w:rFonts w:ascii="Arial" w:hAnsi="Arial"/>
            <w:b/>
            <w:i w:val="0"/>
          </w:rPr>
          <w:t>:</w:t>
        </w:r>
      </w:ins>
    </w:p>
    <w:p w14:paraId="7EC381D8" w14:textId="77777777" w:rsidR="00A97CF5" w:rsidRPr="00E77497" w:rsidRDefault="00A97CF5" w:rsidP="00A97CF5">
      <w:pPr>
        <w:pStyle w:val="SyntaxDefinition"/>
        <w:rPr>
          <w:ins w:id="13182" w:author="Rev 10 Allen Wirfs-Brock" w:date="2012-09-07T09:55:00Z"/>
          <w:rFonts w:ascii="Arial" w:hAnsi="Arial"/>
        </w:rPr>
      </w:pPr>
      <w:ins w:id="13183" w:author="Rev 10 Allen Wirfs-Brock" w:date="2012-09-07T09:55:00Z">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ins>
    </w:p>
    <w:p w14:paraId="2D592B7D" w14:textId="77777777" w:rsidR="00A97CF5" w:rsidRPr="00E77497" w:rsidRDefault="00A97CF5" w:rsidP="00A97CF5">
      <w:pPr>
        <w:pStyle w:val="Alg4"/>
        <w:numPr>
          <w:ilvl w:val="0"/>
          <w:numId w:val="972"/>
        </w:numPr>
        <w:spacing w:after="220"/>
        <w:contextualSpacing/>
        <w:rPr>
          <w:ins w:id="13184" w:author="Rev 10 Allen Wirfs-Brock" w:date="2012-09-07T09:55:00Z"/>
        </w:rPr>
      </w:pPr>
      <w:ins w:id="13185" w:author="Rev 10 Allen Wirfs-Brock" w:date="2012-09-07T09:55:00Z">
        <w:r w:rsidRPr="00E77497">
          <w:t xml:space="preserve">Return </w:t>
        </w:r>
        <w:r w:rsidRPr="00BD6E56">
          <w:rPr>
            <w:b/>
          </w:rPr>
          <w:t>false</w:t>
        </w:r>
        <w:r w:rsidRPr="00E77497">
          <w:t>.</w:t>
        </w:r>
      </w:ins>
    </w:p>
    <w:p w14:paraId="50E6232A" w14:textId="77777777" w:rsidR="004C02EF" w:rsidRPr="00E77497" w:rsidRDefault="004C02EF" w:rsidP="003A4B22">
      <w:pPr>
        <w:pStyle w:val="30"/>
        <w:numPr>
          <w:ilvl w:val="0"/>
          <w:numId w:val="0"/>
        </w:numPr>
      </w:pPr>
      <w:bookmarkStart w:id="13186" w:name="_Toc336509534"/>
      <w:r w:rsidRPr="00E77497">
        <w:t>11.6.1</w:t>
      </w:r>
      <w:r w:rsidRPr="00E77497">
        <w:tab/>
        <w:t xml:space="preserve">The Addition operator ( </w:t>
      </w:r>
      <w:r w:rsidRPr="00E77497">
        <w:rPr>
          <w:rFonts w:ascii="Courier New" w:hAnsi="Courier New"/>
        </w:rPr>
        <w:t>+</w:t>
      </w:r>
      <w:r w:rsidRPr="00E77497">
        <w:t xml:space="preserve"> </w:t>
      </w:r>
      <w:bookmarkEnd w:id="13168"/>
      <w:bookmarkEnd w:id="13169"/>
      <w:bookmarkEnd w:id="13170"/>
      <w:bookmarkEnd w:id="13171"/>
      <w:bookmarkEnd w:id="13172"/>
      <w:r w:rsidRPr="00E77497">
        <w:t>)</w:t>
      </w:r>
      <w:bookmarkEnd w:id="13174"/>
      <w:bookmarkEnd w:id="13175"/>
      <w:bookmarkEnd w:id="13176"/>
      <w:bookmarkEnd w:id="13177"/>
      <w:bookmarkEnd w:id="13178"/>
      <w:bookmarkEnd w:id="13186"/>
    </w:p>
    <w:p w14:paraId="27DFEA69" w14:textId="77777777" w:rsidR="004C02EF" w:rsidRPr="004D1BD1" w:rsidRDefault="00AF60D2" w:rsidP="004C02EF">
      <w:ins w:id="13187" w:author="Rev 4 Allen Wirfs-Brock" w:date="2011-10-15T09:50:00Z">
        <w:r w:rsidRPr="00E77497">
          <w:rPr>
            <w:sz w:val="18"/>
          </w:rPr>
          <w:t>NOTE</w:t>
        </w:r>
        <w:r w:rsidRPr="00E77497">
          <w:rPr>
            <w:sz w:val="18"/>
          </w:rPr>
          <w:tab/>
        </w:r>
      </w:ins>
      <w:r w:rsidR="004C02EF" w:rsidRPr="004D1BD1">
        <w:rPr>
          <w:sz w:val="18"/>
          <w:rPrChange w:id="13188" w:author="Rev 4 Allen Wirfs-Brock" w:date="2011-11-04T08:51:00Z">
            <w:rPr/>
          </w:rPrChange>
        </w:rPr>
        <w:t>The addition operator either performs string concatenation or numeric addition.</w:t>
      </w:r>
    </w:p>
    <w:p w14:paraId="5430840D" w14:textId="77777777" w:rsidR="00AF60D2" w:rsidRPr="008B7F6F" w:rsidRDefault="00AF60D2" w:rsidP="00AF60D2">
      <w:pPr>
        <w:keepNext/>
        <w:rPr>
          <w:ins w:id="13189" w:author="Rev 4 Allen Wirfs-Brock" w:date="2011-10-15T09:50:00Z"/>
          <w:rFonts w:ascii="Helvetica" w:hAnsi="Helvetica"/>
          <w:b/>
        </w:rPr>
      </w:pPr>
      <w:ins w:id="13190" w:author="Rev 4 Allen Wirfs-Brock" w:date="2011-10-15T09:50:00Z">
        <w:r w:rsidRPr="003B4312">
          <w:rPr>
            <w:rFonts w:ascii="Helvetica" w:hAnsi="Helvetica"/>
            <w:b/>
          </w:rPr>
          <w:t xml:space="preserve">Runtime Semantics: </w:t>
        </w:r>
        <w:r w:rsidRPr="003B4312">
          <w:rPr>
            <w:rFonts w:ascii="Helvetica" w:hAnsi="Helvetica"/>
            <w:b/>
            <w:spacing w:val="6"/>
          </w:rPr>
          <w:t>Evaluation</w:t>
        </w:r>
      </w:ins>
    </w:p>
    <w:p w14:paraId="6446D29E" w14:textId="77777777" w:rsidR="004C02EF" w:rsidRPr="00E77497" w:rsidRDefault="004C02EF" w:rsidP="004C02EF">
      <w:pPr>
        <w:keepNext/>
      </w:pPr>
      <w:del w:id="13191" w:author="Rev 4 Allen Wirfs-Brock" w:date="2011-10-15T09:50:00Z">
        <w:r w:rsidRPr="006B6D0A" w:rsidDel="00AF60D2">
          <w:delText xml:space="preserve">The production </w:delText>
        </w:r>
      </w:del>
      <w:r w:rsidRPr="006B6D0A">
        <w:rPr>
          <w:rStyle w:val="bnf"/>
        </w:rPr>
        <w:t>AdditiveExpression</w:t>
      </w:r>
      <w:r w:rsidRPr="006B6D0A">
        <w:t xml:space="preserve"> </w:t>
      </w:r>
      <w:r w:rsidRPr="00E65A34">
        <w:rPr>
          <w:b/>
        </w:rPr>
        <w:t>:</w:t>
      </w:r>
      <w:r w:rsidRPr="009C202C">
        <w:t xml:space="preserve"> </w:t>
      </w:r>
      <w:r w:rsidRPr="00B820AB">
        <w:rPr>
          <w:rStyle w:val="bnf"/>
        </w:rPr>
        <w:t>AdditiveExpression</w:t>
      </w:r>
      <w:r w:rsidRPr="00675B74">
        <w:t xml:space="preserve"> </w:t>
      </w:r>
      <w:r w:rsidRPr="00E77497">
        <w:rPr>
          <w:rFonts w:ascii="Courier New" w:hAnsi="Courier New"/>
          <w:b/>
        </w:rPr>
        <w:t>+</w:t>
      </w:r>
      <w:r w:rsidRPr="00E77497">
        <w:t xml:space="preserve"> </w:t>
      </w:r>
      <w:r w:rsidRPr="00E77497">
        <w:rPr>
          <w:rStyle w:val="bnf"/>
        </w:rPr>
        <w:t>MultiplicativeExpression</w:t>
      </w:r>
      <w:r w:rsidRPr="00E77497">
        <w:t xml:space="preserve"> </w:t>
      </w:r>
      <w:del w:id="13192" w:author="Rev 4 Allen Wirfs-Brock" w:date="2011-10-15T09:50:00Z">
        <w:r w:rsidRPr="00E77497" w:rsidDel="00AF60D2">
          <w:delText>is evaluated as follows:</w:delText>
        </w:r>
      </w:del>
      <w:bookmarkStart w:id="13193" w:name="_Toc382212564"/>
    </w:p>
    <w:p w14:paraId="0C0AE6D2" w14:textId="77777777" w:rsidR="004C02EF" w:rsidRPr="00E77497" w:rsidRDefault="004C02EF" w:rsidP="00441AED">
      <w:pPr>
        <w:pStyle w:val="Alg4"/>
        <w:numPr>
          <w:ilvl w:val="0"/>
          <w:numId w:val="81"/>
        </w:numPr>
      </w:pPr>
      <w:r w:rsidRPr="00E77497">
        <w:t xml:space="preserve">Let </w:t>
      </w:r>
      <w:r w:rsidRPr="00E77497">
        <w:rPr>
          <w:i/>
        </w:rPr>
        <w:t>lref</w:t>
      </w:r>
      <w:r w:rsidRPr="00E77497">
        <w:t xml:space="preserve"> be the result of evaluating AdditiveExpression</w:t>
      </w:r>
      <w:bookmarkEnd w:id="13193"/>
      <w:r w:rsidRPr="00E77497">
        <w:t>.</w:t>
      </w:r>
      <w:bookmarkStart w:id="13194" w:name="_Toc382212565"/>
    </w:p>
    <w:p w14:paraId="1945BD97" w14:textId="77777777" w:rsidR="004C02EF" w:rsidRPr="00E77497" w:rsidRDefault="004C02EF" w:rsidP="00441AED">
      <w:pPr>
        <w:pStyle w:val="Alg4"/>
        <w:numPr>
          <w:ilvl w:val="0"/>
          <w:numId w:val="81"/>
        </w:numPr>
      </w:pPr>
      <w:r w:rsidRPr="00E77497">
        <w:t xml:space="preserve">Let </w:t>
      </w:r>
      <w:r w:rsidRPr="00E77497">
        <w:rPr>
          <w:i/>
        </w:rPr>
        <w:t>lval</w:t>
      </w:r>
      <w:r w:rsidRPr="00E77497">
        <w:t xml:space="preserve"> be GetValue(</w:t>
      </w:r>
      <w:r w:rsidRPr="00E77497">
        <w:rPr>
          <w:i/>
        </w:rPr>
        <w:t>lref</w:t>
      </w:r>
      <w:r w:rsidRPr="00E77497">
        <w:t>)</w:t>
      </w:r>
      <w:bookmarkEnd w:id="13194"/>
      <w:r w:rsidRPr="00E77497">
        <w:t>.</w:t>
      </w:r>
      <w:bookmarkStart w:id="13195" w:name="_Toc382212566"/>
    </w:p>
    <w:p w14:paraId="2386FF48" w14:textId="77777777" w:rsidR="003B3A98" w:rsidRDefault="0056239B" w:rsidP="003B3A98">
      <w:pPr>
        <w:pStyle w:val="Alg4"/>
        <w:numPr>
          <w:ilvl w:val="0"/>
          <w:numId w:val="81"/>
        </w:numPr>
        <w:contextualSpacing/>
        <w:rPr>
          <w:ins w:id="13196" w:author="Rev 6 Allen Wirfs-Brock" w:date="2012-02-16T17:44:00Z"/>
        </w:rPr>
      </w:pPr>
      <w:ins w:id="13197" w:author="Rev 8 Allen Wirfs-Brock" w:date="2012-06-12T12:59:00Z">
        <w:r>
          <w:t>ReturnIfAbrupt(</w:t>
        </w:r>
        <w:r w:rsidRPr="00342FD6">
          <w:rPr>
            <w:i/>
          </w:rPr>
          <w:t>lval</w:t>
        </w:r>
        <w:r>
          <w:t>).</w:t>
        </w:r>
      </w:ins>
      <w:ins w:id="13198" w:author="Rev 6 Allen Wirfs-Brock" w:date="2012-02-16T17:44:00Z">
        <w:del w:id="13199" w:author="Rev 8 Allen Wirfs-Brock" w:date="2012-06-12T12:59:00Z">
          <w:r w:rsidR="003B3A98" w:rsidDel="0056239B">
            <w:delText xml:space="preserve">If </w:delText>
          </w:r>
        </w:del>
      </w:ins>
      <w:ins w:id="13200" w:author="Rev 6 Allen Wirfs-Brock" w:date="2012-02-16T17:45:00Z">
        <w:del w:id="13201" w:author="Rev 8 Allen Wirfs-Brock" w:date="2012-06-12T12:59:00Z">
          <w:r w:rsidR="003B3A98" w:rsidRPr="00E77497" w:rsidDel="0056239B">
            <w:rPr>
              <w:i/>
            </w:rPr>
            <w:delText>lval</w:delText>
          </w:r>
          <w:r w:rsidR="003B3A98" w:rsidRPr="00E77497" w:rsidDel="0056239B">
            <w:delText xml:space="preserve"> </w:delText>
          </w:r>
        </w:del>
      </w:ins>
      <w:ins w:id="13202" w:author="Rev 6 Allen Wirfs-Brock" w:date="2012-02-16T17:44:00Z">
        <w:del w:id="13203" w:author="Rev 8 Allen Wirfs-Brock" w:date="2012-06-12T12:59:00Z">
          <w:r w:rsidR="003B3A98" w:rsidDel="0056239B">
            <w:delText xml:space="preserve">is an abrupt completion, return </w:delText>
          </w:r>
        </w:del>
      </w:ins>
      <w:ins w:id="13204" w:author="Rev 6 Allen Wirfs-Brock" w:date="2012-02-16T17:45:00Z">
        <w:del w:id="13205" w:author="Rev 8 Allen Wirfs-Brock" w:date="2012-06-12T12:59:00Z">
          <w:r w:rsidR="003B3A98" w:rsidRPr="00E77497" w:rsidDel="0056239B">
            <w:rPr>
              <w:i/>
            </w:rPr>
            <w:delText>lval</w:delText>
          </w:r>
        </w:del>
      </w:ins>
      <w:ins w:id="13206" w:author="Rev 6 Allen Wirfs-Brock" w:date="2012-02-16T17:44:00Z">
        <w:del w:id="13207" w:author="Rev 8 Allen Wirfs-Brock" w:date="2012-06-12T12:59:00Z">
          <w:r w:rsidR="003B3A98" w:rsidDel="0056239B">
            <w:delText>.</w:delText>
          </w:r>
        </w:del>
      </w:ins>
    </w:p>
    <w:p w14:paraId="0CFC3431" w14:textId="77777777" w:rsidR="004C02EF" w:rsidRPr="00E77497" w:rsidRDefault="004C02EF" w:rsidP="00441AED">
      <w:pPr>
        <w:pStyle w:val="Alg4"/>
        <w:numPr>
          <w:ilvl w:val="0"/>
          <w:numId w:val="81"/>
        </w:numPr>
      </w:pPr>
      <w:r w:rsidRPr="00E77497">
        <w:t xml:space="preserve">Let </w:t>
      </w:r>
      <w:r w:rsidRPr="00E77497">
        <w:rPr>
          <w:i/>
        </w:rPr>
        <w:t>rref</w:t>
      </w:r>
      <w:r w:rsidRPr="00E77497">
        <w:t xml:space="preserve"> be the result of evaluating MultiplicativeExpression</w:t>
      </w:r>
      <w:bookmarkEnd w:id="13195"/>
      <w:r w:rsidRPr="00E77497">
        <w:t>.</w:t>
      </w:r>
      <w:bookmarkStart w:id="13208" w:name="_Toc382212567"/>
    </w:p>
    <w:p w14:paraId="426AF6C5" w14:textId="77777777" w:rsidR="004C02EF" w:rsidRPr="00E77497" w:rsidRDefault="004C02EF" w:rsidP="00441AED">
      <w:pPr>
        <w:pStyle w:val="Alg4"/>
        <w:numPr>
          <w:ilvl w:val="0"/>
          <w:numId w:val="81"/>
        </w:numPr>
      </w:pPr>
      <w:r w:rsidRPr="00E77497">
        <w:t xml:space="preserve">Let </w:t>
      </w:r>
      <w:r w:rsidRPr="00E77497">
        <w:rPr>
          <w:i/>
        </w:rPr>
        <w:t>rval</w:t>
      </w:r>
      <w:r w:rsidRPr="00E77497">
        <w:t xml:space="preserve"> be GetValue(</w:t>
      </w:r>
      <w:r w:rsidRPr="00E77497">
        <w:rPr>
          <w:i/>
        </w:rPr>
        <w:t>rref</w:t>
      </w:r>
      <w:r w:rsidRPr="00E77497">
        <w:t>)</w:t>
      </w:r>
      <w:bookmarkEnd w:id="13208"/>
      <w:r w:rsidRPr="00E77497">
        <w:t>.</w:t>
      </w:r>
      <w:bookmarkStart w:id="13209" w:name="_Toc382212568"/>
    </w:p>
    <w:p w14:paraId="1C89BB89" w14:textId="77777777" w:rsidR="003B3A98" w:rsidRDefault="000C090B" w:rsidP="003B3A98">
      <w:pPr>
        <w:pStyle w:val="Alg4"/>
        <w:numPr>
          <w:ilvl w:val="0"/>
          <w:numId w:val="81"/>
        </w:numPr>
        <w:contextualSpacing/>
        <w:rPr>
          <w:ins w:id="13210" w:author="Rev 6 Allen Wirfs-Brock" w:date="2012-02-16T17:44:00Z"/>
        </w:rPr>
      </w:pPr>
      <w:ins w:id="13211" w:author="Rev 8 Allen Wirfs-Brock" w:date="2012-06-12T13:19:00Z">
        <w:r>
          <w:t>ReturnIfAbrupt(</w:t>
        </w:r>
        <w:r>
          <w:rPr>
            <w:i/>
          </w:rPr>
          <w:t>r</w:t>
        </w:r>
        <w:r w:rsidRPr="00342FD6">
          <w:rPr>
            <w:i/>
          </w:rPr>
          <w:t>val</w:t>
        </w:r>
        <w:r>
          <w:t>).</w:t>
        </w:r>
      </w:ins>
      <w:ins w:id="13212" w:author="Rev 6 Allen Wirfs-Brock" w:date="2012-02-16T17:44:00Z">
        <w:del w:id="13213" w:author="Rev 8 Allen Wirfs-Brock" w:date="2012-06-12T13:19:00Z">
          <w:r w:rsidR="003B3A98" w:rsidDel="000C090B">
            <w:delText xml:space="preserve">If </w:delText>
          </w:r>
        </w:del>
      </w:ins>
      <w:ins w:id="13214" w:author="Rev 6 Allen Wirfs-Brock" w:date="2012-02-16T17:45:00Z">
        <w:del w:id="13215" w:author="Rev 8 Allen Wirfs-Brock" w:date="2012-06-12T13:19:00Z">
          <w:r w:rsidR="003B3A98" w:rsidRPr="00E77497" w:rsidDel="000C090B">
            <w:rPr>
              <w:i/>
            </w:rPr>
            <w:delText>rval</w:delText>
          </w:r>
          <w:r w:rsidR="003B3A98" w:rsidRPr="00E77497" w:rsidDel="000C090B">
            <w:delText xml:space="preserve"> </w:delText>
          </w:r>
        </w:del>
      </w:ins>
      <w:ins w:id="13216" w:author="Rev 6 Allen Wirfs-Brock" w:date="2012-02-16T17:44:00Z">
        <w:del w:id="13217" w:author="Rev 8 Allen Wirfs-Brock" w:date="2012-06-12T13:19:00Z">
          <w:r w:rsidR="003B3A98" w:rsidDel="000C090B">
            <w:delText xml:space="preserve">is an abrupt completion, return </w:delText>
          </w:r>
        </w:del>
      </w:ins>
      <w:ins w:id="13218" w:author="Rev 6 Allen Wirfs-Brock" w:date="2012-02-16T17:45:00Z">
        <w:del w:id="13219" w:author="Rev 8 Allen Wirfs-Brock" w:date="2012-06-12T13:19:00Z">
          <w:r w:rsidR="003B3A98" w:rsidRPr="00E77497" w:rsidDel="000C090B">
            <w:rPr>
              <w:i/>
            </w:rPr>
            <w:delText>rval</w:delText>
          </w:r>
        </w:del>
      </w:ins>
      <w:ins w:id="13220" w:author="Rev 6 Allen Wirfs-Brock" w:date="2012-02-16T17:44:00Z">
        <w:del w:id="13221" w:author="Rev 8 Allen Wirfs-Brock" w:date="2012-06-12T13:19:00Z">
          <w:r w:rsidR="003B3A98" w:rsidDel="000C090B">
            <w:delText>.</w:delText>
          </w:r>
        </w:del>
      </w:ins>
    </w:p>
    <w:p w14:paraId="6AEC33AF" w14:textId="77777777" w:rsidR="004C02EF" w:rsidRPr="00E77497" w:rsidRDefault="004C02EF" w:rsidP="00441AED">
      <w:pPr>
        <w:pStyle w:val="Alg4"/>
        <w:numPr>
          <w:ilvl w:val="0"/>
          <w:numId w:val="81"/>
        </w:numPr>
      </w:pPr>
      <w:r w:rsidRPr="00E77497">
        <w:t xml:space="preserve">Let </w:t>
      </w:r>
      <w:r w:rsidRPr="00E77497">
        <w:rPr>
          <w:i/>
        </w:rPr>
        <w:t>lprim</w:t>
      </w:r>
      <w:r w:rsidRPr="00E77497">
        <w:t xml:space="preserve"> be ToPrimitive(</w:t>
      </w:r>
      <w:r w:rsidRPr="00E77497">
        <w:rPr>
          <w:i/>
        </w:rPr>
        <w:t>lval</w:t>
      </w:r>
      <w:r w:rsidRPr="00E77497">
        <w:t>)</w:t>
      </w:r>
      <w:bookmarkEnd w:id="13209"/>
      <w:r w:rsidRPr="00E77497">
        <w:t>.</w:t>
      </w:r>
      <w:bookmarkStart w:id="13222" w:name="_Toc382212569"/>
    </w:p>
    <w:p w14:paraId="0287B444" w14:textId="77777777" w:rsidR="003B3A98" w:rsidRDefault="0034651E" w:rsidP="003B3A98">
      <w:pPr>
        <w:pStyle w:val="Alg4"/>
        <w:numPr>
          <w:ilvl w:val="0"/>
          <w:numId w:val="81"/>
        </w:numPr>
        <w:contextualSpacing/>
        <w:rPr>
          <w:ins w:id="13223" w:author="Rev 6 Allen Wirfs-Brock" w:date="2012-02-16T17:44:00Z"/>
        </w:rPr>
      </w:pPr>
      <w:ins w:id="13224" w:author="Rev 8 Allen Wirfs-Brock" w:date="2012-06-12T13:26:00Z">
        <w:r>
          <w:t>ReturnIfAbrupt(</w:t>
        </w:r>
        <w:r w:rsidRPr="00342FD6">
          <w:rPr>
            <w:i/>
          </w:rPr>
          <w:t>l</w:t>
        </w:r>
        <w:r>
          <w:rPr>
            <w:i/>
          </w:rPr>
          <w:t>prim</w:t>
        </w:r>
        <w:r>
          <w:t>).</w:t>
        </w:r>
      </w:ins>
      <w:ins w:id="13225" w:author="Rev 6 Allen Wirfs-Brock" w:date="2012-02-16T17:44:00Z">
        <w:del w:id="13226" w:author="Rev 8 Allen Wirfs-Brock" w:date="2012-06-12T13:26:00Z">
          <w:r w:rsidR="003B3A98" w:rsidDel="0034651E">
            <w:delText xml:space="preserve">If </w:delText>
          </w:r>
        </w:del>
      </w:ins>
      <w:ins w:id="13227" w:author="Rev 6 Allen Wirfs-Brock" w:date="2012-02-16T17:46:00Z">
        <w:del w:id="13228" w:author="Rev 8 Allen Wirfs-Brock" w:date="2012-06-12T13:26:00Z">
          <w:r w:rsidR="003B3A98" w:rsidRPr="00E77497" w:rsidDel="0034651E">
            <w:rPr>
              <w:i/>
            </w:rPr>
            <w:delText>lprim</w:delText>
          </w:r>
          <w:r w:rsidR="003B3A98" w:rsidRPr="00E77497" w:rsidDel="0034651E">
            <w:delText xml:space="preserve"> </w:delText>
          </w:r>
        </w:del>
      </w:ins>
      <w:ins w:id="13229" w:author="Rev 6 Allen Wirfs-Brock" w:date="2012-02-16T17:44:00Z">
        <w:del w:id="13230" w:author="Rev 8 Allen Wirfs-Brock" w:date="2012-06-12T13:26:00Z">
          <w:r w:rsidR="003B3A98" w:rsidDel="0034651E">
            <w:delText xml:space="preserve">is an abrupt completion, return </w:delText>
          </w:r>
        </w:del>
      </w:ins>
      <w:ins w:id="13231" w:author="Rev 6 Allen Wirfs-Brock" w:date="2012-02-16T17:46:00Z">
        <w:del w:id="13232" w:author="Rev 8 Allen Wirfs-Brock" w:date="2012-06-12T13:26:00Z">
          <w:r w:rsidR="003B3A98" w:rsidRPr="00E77497" w:rsidDel="0034651E">
            <w:rPr>
              <w:i/>
            </w:rPr>
            <w:delText>lprim</w:delText>
          </w:r>
        </w:del>
      </w:ins>
      <w:ins w:id="13233" w:author="Rev 6 Allen Wirfs-Brock" w:date="2012-02-16T17:44:00Z">
        <w:del w:id="13234" w:author="Rev 8 Allen Wirfs-Brock" w:date="2012-06-12T13:26:00Z">
          <w:r w:rsidR="003B3A98" w:rsidDel="0034651E">
            <w:delText>.</w:delText>
          </w:r>
        </w:del>
      </w:ins>
    </w:p>
    <w:p w14:paraId="2B1B5990" w14:textId="77777777" w:rsidR="004C02EF" w:rsidRPr="00E77497" w:rsidRDefault="004C02EF" w:rsidP="00441AED">
      <w:pPr>
        <w:pStyle w:val="Alg4"/>
        <w:numPr>
          <w:ilvl w:val="0"/>
          <w:numId w:val="81"/>
        </w:numPr>
      </w:pPr>
      <w:r w:rsidRPr="00E77497">
        <w:t xml:space="preserve">Let </w:t>
      </w:r>
      <w:r w:rsidRPr="00E77497">
        <w:rPr>
          <w:i/>
        </w:rPr>
        <w:t>rprim</w:t>
      </w:r>
      <w:r w:rsidRPr="00E77497">
        <w:t xml:space="preserve"> be ToPrimitive(</w:t>
      </w:r>
      <w:r w:rsidRPr="00E77497">
        <w:rPr>
          <w:i/>
        </w:rPr>
        <w:t>rval</w:t>
      </w:r>
      <w:r w:rsidRPr="00E77497">
        <w:t>)</w:t>
      </w:r>
      <w:bookmarkEnd w:id="13222"/>
      <w:r w:rsidRPr="00E77497">
        <w:t>.</w:t>
      </w:r>
      <w:bookmarkStart w:id="13235" w:name="_Toc382212570"/>
    </w:p>
    <w:p w14:paraId="5347C061" w14:textId="77777777" w:rsidR="003B3A98" w:rsidRDefault="0034651E" w:rsidP="003B3A98">
      <w:pPr>
        <w:pStyle w:val="Alg4"/>
        <w:numPr>
          <w:ilvl w:val="0"/>
          <w:numId w:val="81"/>
        </w:numPr>
        <w:contextualSpacing/>
        <w:rPr>
          <w:ins w:id="13236" w:author="Rev 6 Allen Wirfs-Brock" w:date="2012-02-16T17:45:00Z"/>
        </w:rPr>
      </w:pPr>
      <w:ins w:id="13237" w:author="Rev 8 Allen Wirfs-Brock" w:date="2012-06-12T13:27:00Z">
        <w:r>
          <w:t>ReturnIfAbrupt(</w:t>
        </w:r>
        <w:r>
          <w:rPr>
            <w:i/>
          </w:rPr>
          <w:t>rprim</w:t>
        </w:r>
        <w:r>
          <w:t>).</w:t>
        </w:r>
      </w:ins>
      <w:ins w:id="13238" w:author="Rev 6 Allen Wirfs-Brock" w:date="2012-02-16T17:45:00Z">
        <w:del w:id="13239" w:author="Rev 8 Allen Wirfs-Brock" w:date="2012-06-12T13:27:00Z">
          <w:r w:rsidR="003B3A98" w:rsidDel="0034651E">
            <w:delText xml:space="preserve">If </w:delText>
          </w:r>
        </w:del>
      </w:ins>
      <w:ins w:id="13240" w:author="Rev 6 Allen Wirfs-Brock" w:date="2012-02-16T17:46:00Z">
        <w:del w:id="13241" w:author="Rev 8 Allen Wirfs-Brock" w:date="2012-06-12T13:27:00Z">
          <w:r w:rsidR="003B3A98" w:rsidRPr="00E77497" w:rsidDel="0034651E">
            <w:rPr>
              <w:i/>
            </w:rPr>
            <w:delText>rprim</w:delText>
          </w:r>
          <w:r w:rsidR="003B3A98" w:rsidRPr="00E77497" w:rsidDel="0034651E">
            <w:delText xml:space="preserve"> </w:delText>
          </w:r>
        </w:del>
      </w:ins>
      <w:ins w:id="13242" w:author="Rev 6 Allen Wirfs-Brock" w:date="2012-02-16T17:45:00Z">
        <w:del w:id="13243" w:author="Rev 8 Allen Wirfs-Brock" w:date="2012-06-12T13:27:00Z">
          <w:r w:rsidR="003B3A98" w:rsidDel="0034651E">
            <w:delText xml:space="preserve">is an abrupt completion, return </w:delText>
          </w:r>
        </w:del>
      </w:ins>
      <w:ins w:id="13244" w:author="Rev 6 Allen Wirfs-Brock" w:date="2012-02-16T17:46:00Z">
        <w:del w:id="13245" w:author="Rev 8 Allen Wirfs-Brock" w:date="2012-06-12T13:27:00Z">
          <w:r w:rsidR="003B3A98" w:rsidRPr="00E77497" w:rsidDel="0034651E">
            <w:rPr>
              <w:i/>
            </w:rPr>
            <w:delText>rprim</w:delText>
          </w:r>
        </w:del>
      </w:ins>
      <w:ins w:id="13246" w:author="Rev 6 Allen Wirfs-Brock" w:date="2012-02-16T17:45:00Z">
        <w:del w:id="13247" w:author="Rev 8 Allen Wirfs-Brock" w:date="2012-06-12T13:27:00Z">
          <w:r w:rsidR="003B3A98" w:rsidDel="0034651E">
            <w:delText>.</w:delText>
          </w:r>
        </w:del>
      </w:ins>
    </w:p>
    <w:p w14:paraId="02AC3CA2" w14:textId="77777777" w:rsidR="004C02EF" w:rsidRPr="00E77497" w:rsidRDefault="004C02EF" w:rsidP="00441AED">
      <w:pPr>
        <w:pStyle w:val="Alg4"/>
        <w:numPr>
          <w:ilvl w:val="0"/>
          <w:numId w:val="81"/>
        </w:numPr>
      </w:pPr>
      <w:r w:rsidRPr="00E77497">
        <w:t>If Type(</w:t>
      </w:r>
      <w:r w:rsidRPr="00E77497">
        <w:rPr>
          <w:i/>
        </w:rPr>
        <w:t>lprim</w:t>
      </w:r>
      <w:r w:rsidRPr="00E77497">
        <w:t>) is String or Type(</w:t>
      </w:r>
      <w:r w:rsidRPr="00E77497">
        <w:rPr>
          <w:i/>
        </w:rPr>
        <w:t>rprim</w:t>
      </w:r>
      <w:r w:rsidRPr="00E77497">
        <w:t xml:space="preserve">) is String, </w:t>
      </w:r>
      <w:bookmarkEnd w:id="13235"/>
      <w:r w:rsidRPr="00E77497">
        <w:t xml:space="preserve">then </w:t>
      </w:r>
      <w:bookmarkStart w:id="13248" w:name="_Toc382212571"/>
    </w:p>
    <w:p w14:paraId="249EBBD7" w14:textId="77777777" w:rsidR="004C02EF" w:rsidRPr="00E77497" w:rsidRDefault="004C02EF" w:rsidP="00441AED">
      <w:pPr>
        <w:pStyle w:val="Alg4"/>
        <w:numPr>
          <w:ilvl w:val="1"/>
          <w:numId w:val="81"/>
        </w:numPr>
      </w:pPr>
      <w:r w:rsidRPr="00E77497">
        <w:t>Return the String that is the result of concatenating ToString(</w:t>
      </w:r>
      <w:r w:rsidRPr="00E77497">
        <w:rPr>
          <w:i/>
        </w:rPr>
        <w:t>lprim</w:t>
      </w:r>
      <w:r w:rsidRPr="00E77497">
        <w:t>) followed by ToString(</w:t>
      </w:r>
      <w:r w:rsidRPr="00E77497">
        <w:rPr>
          <w:i/>
        </w:rPr>
        <w:t>rprim</w:t>
      </w:r>
      <w:r w:rsidRPr="00E77497">
        <w:t>)</w:t>
      </w:r>
    </w:p>
    <w:p w14:paraId="7898E84B" w14:textId="77777777" w:rsidR="004C02EF" w:rsidRPr="00E77497" w:rsidRDefault="004C02EF" w:rsidP="00441AED">
      <w:pPr>
        <w:pStyle w:val="Alg4"/>
        <w:numPr>
          <w:ilvl w:val="0"/>
          <w:numId w:val="81"/>
        </w:numPr>
        <w:spacing w:after="120"/>
      </w:pPr>
      <w:bookmarkStart w:id="13249" w:name="_Toc382212574"/>
      <w:bookmarkEnd w:id="13248"/>
      <w:r w:rsidRPr="00E77497">
        <w:t>Return the result of applying the addition operation to ToNumber(</w:t>
      </w:r>
      <w:r w:rsidRPr="00E77497">
        <w:rPr>
          <w:i/>
        </w:rPr>
        <w:t>lprim</w:t>
      </w:r>
      <w:r w:rsidRPr="00E77497">
        <w:t>) and ToNumber(</w:t>
      </w:r>
      <w:r w:rsidRPr="00E77497">
        <w:rPr>
          <w:i/>
        </w:rPr>
        <w:t>rprim</w:t>
      </w:r>
      <w:r w:rsidRPr="00E77497">
        <w:t>). See the Note below 11.6.3</w:t>
      </w:r>
      <w:bookmarkEnd w:id="13249"/>
      <w:r w:rsidRPr="00E77497">
        <w:t>.</w:t>
      </w:r>
      <w:bookmarkStart w:id="13250" w:name="_Toc382212575"/>
    </w:p>
    <w:bookmarkEnd w:id="13250"/>
    <w:p w14:paraId="1D147724" w14:textId="77777777" w:rsidR="004C02EF" w:rsidRPr="00E77497" w:rsidRDefault="004C02EF" w:rsidP="004C02EF">
      <w:pPr>
        <w:pStyle w:val="Note"/>
      </w:pPr>
      <w:r w:rsidRPr="00E77497">
        <w:t>NOTE 1</w:t>
      </w:r>
      <w:r w:rsidRPr="00E77497">
        <w:tab/>
        <w:t xml:space="preserve">No hint is provided in the calls to ToPrimitive in steps 5 and 6. All native ECMAScript objects except Date objects handle the absence of a hint as if the hint Number were given; Date objects handle the absence of a hint as if the hint String were given. </w:t>
      </w:r>
      <w:del w:id="13251" w:author="Rev 9 Allen Wirfs-Brock" w:date="2012-07-07T17:47:00Z">
        <w:r w:rsidRPr="00E77497" w:rsidDel="003D5776">
          <w:delText xml:space="preserve">Host </w:delText>
        </w:r>
      </w:del>
      <w:ins w:id="13252" w:author="Rev 9 Allen Wirfs-Brock" w:date="2012-07-07T17:47:00Z">
        <w:r w:rsidR="003D5776">
          <w:t>Exotic</w:t>
        </w:r>
        <w:r w:rsidR="003D5776" w:rsidRPr="00E77497">
          <w:t xml:space="preserve"> </w:t>
        </w:r>
      </w:ins>
      <w:r w:rsidRPr="00E77497">
        <w:t>objects may handle the absence of a hint in some other manner.</w:t>
      </w:r>
      <w:bookmarkStart w:id="13253" w:name="_Toc375031183"/>
      <w:bookmarkStart w:id="13254" w:name="_Toc381513696"/>
      <w:bookmarkStart w:id="13255" w:name="_Toc382202851"/>
      <w:bookmarkStart w:id="13256" w:name="_Toc382212218"/>
      <w:bookmarkStart w:id="13257" w:name="_Toc382212580"/>
      <w:bookmarkStart w:id="13258" w:name="_Toc382291563"/>
      <w:bookmarkStart w:id="13259" w:name="_Toc385672211"/>
      <w:bookmarkStart w:id="13260" w:name="_Toc393690306"/>
    </w:p>
    <w:p w14:paraId="352B5727" w14:textId="77777777" w:rsidR="004C02EF" w:rsidRPr="00E77497" w:rsidRDefault="004C02EF" w:rsidP="004C02EF">
      <w:pPr>
        <w:pStyle w:val="Note"/>
      </w:pPr>
      <w:r w:rsidRPr="00E77497">
        <w:t>NOTE 2</w:t>
      </w:r>
      <w:r w:rsidRPr="00E77497">
        <w:tab/>
        <w:t>Step 7 differs from step 3 of the comparison algorithm for the relational operators (11.8.</w:t>
      </w:r>
      <w:del w:id="13261" w:author="Rev 4 Allen Wirfs-Brock" w:date="2011-10-15T12:29:00Z">
        <w:r w:rsidRPr="00E77497" w:rsidDel="00AA0621">
          <w:delText>5</w:delText>
        </w:r>
      </w:del>
      <w:ins w:id="13262" w:author="Rev 4 Allen Wirfs-Brock" w:date="2011-10-15T12:29:00Z">
        <w:r w:rsidR="00AA0621" w:rsidRPr="00E77497">
          <w:t>1</w:t>
        </w:r>
      </w:ins>
      <w:r w:rsidRPr="00E77497">
        <w:t>), by using the logical-or operation instead of the logical-and operation.</w:t>
      </w:r>
    </w:p>
    <w:p w14:paraId="5ABB3A0D" w14:textId="77777777" w:rsidR="004C02EF" w:rsidRPr="00E77497" w:rsidRDefault="004C02EF" w:rsidP="003A4B22">
      <w:pPr>
        <w:pStyle w:val="30"/>
        <w:numPr>
          <w:ilvl w:val="0"/>
          <w:numId w:val="0"/>
        </w:numPr>
      </w:pPr>
      <w:bookmarkStart w:id="13263" w:name="_Toc472818846"/>
      <w:bookmarkStart w:id="13264" w:name="_Toc235503420"/>
      <w:bookmarkStart w:id="13265" w:name="_Toc241509195"/>
      <w:bookmarkStart w:id="13266" w:name="_Toc244416682"/>
      <w:bookmarkStart w:id="13267" w:name="_Toc276631046"/>
      <w:bookmarkStart w:id="13268" w:name="_Toc336509535"/>
      <w:r w:rsidRPr="00E77497">
        <w:t>11.6.2</w:t>
      </w:r>
      <w:r w:rsidRPr="00E77497">
        <w:tab/>
        <w:t xml:space="preserve">The Subtraction Operator ( </w:t>
      </w:r>
      <w:r w:rsidRPr="00E77497">
        <w:rPr>
          <w:rFonts w:ascii="Courier New" w:hAnsi="Courier New"/>
        </w:rPr>
        <w:t>-</w:t>
      </w:r>
      <w:r w:rsidRPr="00E77497">
        <w:t xml:space="preserve"> </w:t>
      </w:r>
      <w:bookmarkStart w:id="13269" w:name="_Toc382202852"/>
      <w:bookmarkEnd w:id="13253"/>
      <w:bookmarkEnd w:id="13254"/>
      <w:bookmarkEnd w:id="13255"/>
      <w:bookmarkEnd w:id="13256"/>
      <w:bookmarkEnd w:id="13257"/>
      <w:bookmarkEnd w:id="13258"/>
      <w:bookmarkEnd w:id="13259"/>
      <w:bookmarkEnd w:id="13260"/>
      <w:bookmarkEnd w:id="13269"/>
      <w:r w:rsidRPr="00E77497">
        <w:t>)</w:t>
      </w:r>
      <w:bookmarkEnd w:id="13263"/>
      <w:bookmarkEnd w:id="13264"/>
      <w:bookmarkEnd w:id="13265"/>
      <w:bookmarkEnd w:id="13266"/>
      <w:bookmarkEnd w:id="13267"/>
      <w:bookmarkEnd w:id="13268"/>
    </w:p>
    <w:p w14:paraId="5BAED81E" w14:textId="77777777" w:rsidR="00AF60D2" w:rsidRPr="00E77497" w:rsidRDefault="00AF60D2" w:rsidP="00AF60D2">
      <w:pPr>
        <w:keepNext/>
        <w:rPr>
          <w:ins w:id="13270" w:author="Rev 4 Allen Wirfs-Brock" w:date="2011-10-15T09:51:00Z"/>
          <w:rFonts w:ascii="Helvetica" w:hAnsi="Helvetica"/>
          <w:b/>
        </w:rPr>
      </w:pPr>
      <w:ins w:id="13271" w:author="Rev 4 Allen Wirfs-Brock" w:date="2011-10-15T09:51:00Z">
        <w:r w:rsidRPr="00E77497">
          <w:rPr>
            <w:rFonts w:ascii="Helvetica" w:hAnsi="Helvetica"/>
            <w:b/>
          </w:rPr>
          <w:t xml:space="preserve">Runtime Semantics: </w:t>
        </w:r>
        <w:r w:rsidRPr="00E77497">
          <w:rPr>
            <w:rFonts w:ascii="Helvetica" w:hAnsi="Helvetica"/>
            <w:b/>
            <w:spacing w:val="6"/>
          </w:rPr>
          <w:t>Evaluation</w:t>
        </w:r>
      </w:ins>
    </w:p>
    <w:p w14:paraId="5DA5D71B" w14:textId="77777777" w:rsidR="004C02EF" w:rsidRPr="00E77497" w:rsidRDefault="004C02EF" w:rsidP="004C02EF">
      <w:del w:id="13272" w:author="Rev 4 Allen Wirfs-Brock" w:date="2011-10-15T09:51:00Z">
        <w:r w:rsidRPr="00E77497" w:rsidDel="00AF60D2">
          <w:delText xml:space="preserve">The production </w:delText>
        </w:r>
      </w:del>
      <w:r w:rsidRPr="00E77497">
        <w:rPr>
          <w:rStyle w:val="bnf"/>
        </w:rPr>
        <w:t>AdditiveExpression</w:t>
      </w:r>
      <w:r w:rsidRPr="00E77497">
        <w:t xml:space="preserve"> </w:t>
      </w:r>
      <w:r w:rsidRPr="00E77497">
        <w:rPr>
          <w:b/>
        </w:rPr>
        <w:t>:</w:t>
      </w:r>
      <w:r w:rsidRPr="00E77497">
        <w:t xml:space="preserve"> </w:t>
      </w:r>
      <w:r w:rsidRPr="00E77497">
        <w:rPr>
          <w:rStyle w:val="bnf"/>
        </w:rPr>
        <w:t>AdditiveExpression</w:t>
      </w:r>
      <w:r w:rsidRPr="00E77497">
        <w:t xml:space="preserve"> </w:t>
      </w:r>
      <w:r w:rsidRPr="00E77497">
        <w:rPr>
          <w:rFonts w:ascii="Courier New" w:hAnsi="Courier New"/>
          <w:b/>
        </w:rPr>
        <w:t>-</w:t>
      </w:r>
      <w:r w:rsidRPr="00E77497">
        <w:t xml:space="preserve"> </w:t>
      </w:r>
      <w:r w:rsidRPr="00E77497">
        <w:rPr>
          <w:rStyle w:val="bnf"/>
        </w:rPr>
        <w:t>MultiplicativeExpression</w:t>
      </w:r>
      <w:r w:rsidRPr="00E77497">
        <w:t xml:space="preserve"> </w:t>
      </w:r>
      <w:del w:id="13273" w:author="Rev 4 Allen Wirfs-Brock" w:date="2011-10-15T09:51:00Z">
        <w:r w:rsidRPr="00E77497" w:rsidDel="00AF60D2">
          <w:delText>is evaluated as follows:</w:delText>
        </w:r>
      </w:del>
      <w:bookmarkStart w:id="13274" w:name="_Toc382212581"/>
    </w:p>
    <w:p w14:paraId="3E3A0957" w14:textId="77777777" w:rsidR="004C02EF" w:rsidRPr="00E77497" w:rsidRDefault="004C02EF" w:rsidP="00441AED">
      <w:pPr>
        <w:pStyle w:val="Alg4"/>
        <w:numPr>
          <w:ilvl w:val="0"/>
          <w:numId w:val="82"/>
        </w:numPr>
      </w:pPr>
      <w:r w:rsidRPr="00E77497">
        <w:t xml:space="preserve">Let </w:t>
      </w:r>
      <w:r w:rsidRPr="00E77497">
        <w:rPr>
          <w:i/>
        </w:rPr>
        <w:t>lref</w:t>
      </w:r>
      <w:r w:rsidRPr="00E77497">
        <w:t xml:space="preserve"> be the result of evaluating AdditiveExpression</w:t>
      </w:r>
      <w:bookmarkEnd w:id="13274"/>
      <w:r w:rsidRPr="00E77497">
        <w:t>.</w:t>
      </w:r>
      <w:bookmarkStart w:id="13275" w:name="_Toc382212582"/>
    </w:p>
    <w:p w14:paraId="538522F9" w14:textId="77777777" w:rsidR="004C02EF" w:rsidRPr="00E77497" w:rsidRDefault="004C02EF" w:rsidP="00441AED">
      <w:pPr>
        <w:pStyle w:val="Alg4"/>
        <w:numPr>
          <w:ilvl w:val="0"/>
          <w:numId w:val="82"/>
        </w:numPr>
      </w:pPr>
      <w:r w:rsidRPr="00E77497">
        <w:t xml:space="preserve">Let </w:t>
      </w:r>
      <w:r w:rsidRPr="00E77497">
        <w:rPr>
          <w:i/>
        </w:rPr>
        <w:t>lval</w:t>
      </w:r>
      <w:r w:rsidRPr="00E77497">
        <w:t xml:space="preserve"> be GetValue(</w:t>
      </w:r>
      <w:r w:rsidRPr="00E77497">
        <w:rPr>
          <w:i/>
        </w:rPr>
        <w:t>lref</w:t>
      </w:r>
      <w:r w:rsidRPr="00E77497">
        <w:t>).</w:t>
      </w:r>
      <w:bookmarkStart w:id="13276" w:name="_Toc382212583"/>
      <w:bookmarkEnd w:id="13275"/>
    </w:p>
    <w:p w14:paraId="359B9887" w14:textId="77777777" w:rsidR="003258C2" w:rsidRDefault="0056239B" w:rsidP="003258C2">
      <w:pPr>
        <w:pStyle w:val="Alg4"/>
        <w:numPr>
          <w:ilvl w:val="0"/>
          <w:numId w:val="82"/>
        </w:numPr>
        <w:contextualSpacing/>
        <w:rPr>
          <w:ins w:id="13277" w:author="Rev 6 Allen Wirfs-Brock" w:date="2012-02-16T17:50:00Z"/>
        </w:rPr>
      </w:pPr>
      <w:ins w:id="13278" w:author="Rev 8 Allen Wirfs-Brock" w:date="2012-06-12T12:59:00Z">
        <w:r>
          <w:t>ReturnIfAbrupt(</w:t>
        </w:r>
        <w:r w:rsidRPr="00342FD6">
          <w:rPr>
            <w:i/>
          </w:rPr>
          <w:t>lval</w:t>
        </w:r>
        <w:r>
          <w:t>).</w:t>
        </w:r>
      </w:ins>
      <w:ins w:id="13279" w:author="Rev 6 Allen Wirfs-Brock" w:date="2012-02-16T17:50:00Z">
        <w:del w:id="13280" w:author="Rev 8 Allen Wirfs-Brock" w:date="2012-06-12T12:59: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del>
        <w:r w:rsidR="003258C2">
          <w:t>.</w:t>
        </w:r>
      </w:ins>
    </w:p>
    <w:p w14:paraId="2D37465D" w14:textId="77777777" w:rsidR="004C02EF" w:rsidRPr="00E77497" w:rsidRDefault="004C02EF" w:rsidP="00441AED">
      <w:pPr>
        <w:pStyle w:val="Alg4"/>
        <w:numPr>
          <w:ilvl w:val="0"/>
          <w:numId w:val="82"/>
        </w:numPr>
      </w:pPr>
      <w:r w:rsidRPr="00E77497">
        <w:t xml:space="preserve">Let </w:t>
      </w:r>
      <w:r w:rsidRPr="00E77497">
        <w:rPr>
          <w:i/>
        </w:rPr>
        <w:t>rref</w:t>
      </w:r>
      <w:r w:rsidRPr="00E77497">
        <w:t xml:space="preserve"> be the result of evaluating MultiplicativeExpression</w:t>
      </w:r>
      <w:bookmarkEnd w:id="13276"/>
      <w:r w:rsidRPr="00E77497">
        <w:t>.</w:t>
      </w:r>
      <w:bookmarkStart w:id="13281" w:name="_Toc382212584"/>
    </w:p>
    <w:p w14:paraId="3C933706" w14:textId="77777777" w:rsidR="004C02EF" w:rsidRPr="00E77497" w:rsidRDefault="004C02EF" w:rsidP="00441AED">
      <w:pPr>
        <w:pStyle w:val="Alg4"/>
        <w:numPr>
          <w:ilvl w:val="0"/>
          <w:numId w:val="82"/>
        </w:numPr>
      </w:pPr>
      <w:r w:rsidRPr="00E77497">
        <w:t xml:space="preserve">Let </w:t>
      </w:r>
      <w:r w:rsidRPr="00E77497">
        <w:rPr>
          <w:i/>
        </w:rPr>
        <w:t>rval</w:t>
      </w:r>
      <w:r w:rsidRPr="00E77497">
        <w:t xml:space="preserve"> be GetValue(</w:t>
      </w:r>
      <w:r w:rsidRPr="00E77497">
        <w:rPr>
          <w:i/>
        </w:rPr>
        <w:t>rref</w:t>
      </w:r>
      <w:r w:rsidRPr="00E77497">
        <w:t>)</w:t>
      </w:r>
      <w:bookmarkEnd w:id="13281"/>
      <w:r w:rsidRPr="00E77497">
        <w:t>.</w:t>
      </w:r>
      <w:bookmarkStart w:id="13282" w:name="_Toc382212585"/>
    </w:p>
    <w:p w14:paraId="76B2C7D4" w14:textId="77777777" w:rsidR="003258C2" w:rsidRDefault="000C090B" w:rsidP="003258C2">
      <w:pPr>
        <w:pStyle w:val="Alg4"/>
        <w:numPr>
          <w:ilvl w:val="0"/>
          <w:numId w:val="82"/>
        </w:numPr>
        <w:contextualSpacing/>
        <w:rPr>
          <w:ins w:id="13283" w:author="Rev 6 Allen Wirfs-Brock" w:date="2012-02-16T17:51:00Z"/>
        </w:rPr>
      </w:pPr>
      <w:ins w:id="13284" w:author="Rev 8 Allen Wirfs-Brock" w:date="2012-06-12T13:19:00Z">
        <w:r>
          <w:t>ReturnIfAbrupt(</w:t>
        </w:r>
        <w:r>
          <w:rPr>
            <w:i/>
          </w:rPr>
          <w:t>r</w:t>
        </w:r>
        <w:r w:rsidRPr="00342FD6">
          <w:rPr>
            <w:i/>
          </w:rPr>
          <w:t>val</w:t>
        </w:r>
        <w:r>
          <w:t>).</w:t>
        </w:r>
      </w:ins>
      <w:ins w:id="13285" w:author="Rev 6 Allen Wirfs-Brock" w:date="2012-02-16T17:51:00Z">
        <w:del w:id="13286" w:author="Rev 8 Allen Wirfs-Brock" w:date="2012-06-12T13:19:00Z">
          <w:r w:rsidR="003258C2" w:rsidDel="000C090B">
            <w:delText xml:space="preserve">If </w:delText>
          </w:r>
          <w:r w:rsidR="003258C2" w:rsidRPr="00E77497" w:rsidDel="000C090B">
            <w:rPr>
              <w:i/>
            </w:rPr>
            <w:delText>rval</w:delText>
          </w:r>
          <w:r w:rsidR="003258C2" w:rsidRPr="00E77497" w:rsidDel="000C090B">
            <w:delText xml:space="preserve"> </w:delText>
          </w:r>
          <w:r w:rsidR="003258C2" w:rsidDel="000C090B">
            <w:delText xml:space="preserve">is an abrupt completion, return </w:delText>
          </w:r>
          <w:r w:rsidR="003258C2" w:rsidRPr="00E77497" w:rsidDel="000C090B">
            <w:rPr>
              <w:i/>
            </w:rPr>
            <w:delText>rval</w:delText>
          </w:r>
          <w:r w:rsidR="003258C2" w:rsidDel="000C090B">
            <w:delText>.</w:delText>
          </w:r>
        </w:del>
      </w:ins>
    </w:p>
    <w:p w14:paraId="43A90A60" w14:textId="77777777" w:rsidR="004C02EF" w:rsidRPr="00E77497" w:rsidRDefault="004C02EF" w:rsidP="00441AED">
      <w:pPr>
        <w:pStyle w:val="Alg4"/>
        <w:numPr>
          <w:ilvl w:val="0"/>
          <w:numId w:val="82"/>
        </w:numPr>
      </w:pPr>
      <w:r w:rsidRPr="00E77497">
        <w:t xml:space="preserve">Let </w:t>
      </w:r>
      <w:r w:rsidRPr="00E77497">
        <w:rPr>
          <w:i/>
        </w:rPr>
        <w:t>lnum</w:t>
      </w:r>
      <w:r w:rsidRPr="00E77497">
        <w:t xml:space="preserve"> be ToNumber(</w:t>
      </w:r>
      <w:r w:rsidRPr="00E77497">
        <w:rPr>
          <w:i/>
        </w:rPr>
        <w:t>lval</w:t>
      </w:r>
      <w:r w:rsidRPr="00E77497">
        <w:t>)</w:t>
      </w:r>
      <w:bookmarkEnd w:id="13282"/>
      <w:r w:rsidRPr="00E77497">
        <w:t>.</w:t>
      </w:r>
      <w:bookmarkStart w:id="13287" w:name="_Toc382212586"/>
    </w:p>
    <w:p w14:paraId="46FFD02E" w14:textId="77777777" w:rsidR="003258C2" w:rsidRDefault="000C090B" w:rsidP="003258C2">
      <w:pPr>
        <w:pStyle w:val="Alg4"/>
        <w:numPr>
          <w:ilvl w:val="0"/>
          <w:numId w:val="82"/>
        </w:numPr>
        <w:contextualSpacing/>
        <w:rPr>
          <w:ins w:id="13288" w:author="Rev 6 Allen Wirfs-Brock" w:date="2012-02-16T17:51:00Z"/>
        </w:rPr>
      </w:pPr>
      <w:ins w:id="13289" w:author="Rev 8 Allen Wirfs-Brock" w:date="2012-06-12T13:23:00Z">
        <w:r>
          <w:t>ReturnIfAbrupt(</w:t>
        </w:r>
        <w:r w:rsidRPr="000C090B">
          <w:rPr>
            <w:i/>
          </w:rPr>
          <w:t>l</w:t>
        </w:r>
        <w:r>
          <w:rPr>
            <w:i/>
          </w:rPr>
          <w:t>num</w:t>
        </w:r>
        <w:r>
          <w:t>).</w:t>
        </w:r>
      </w:ins>
      <w:ins w:id="13290" w:author="Rev 6 Allen Wirfs-Brock" w:date="2012-02-16T17:51:00Z">
        <w:del w:id="13291" w:author="Rev 8 Allen Wirfs-Brock" w:date="2012-06-12T13:23:00Z">
          <w:r w:rsidR="003258C2" w:rsidDel="000C090B">
            <w:delText xml:space="preserve">If </w:delText>
          </w:r>
        </w:del>
      </w:ins>
      <w:ins w:id="13292" w:author="Rev 6 Allen Wirfs-Brock" w:date="2012-02-16T17:52:00Z">
        <w:del w:id="13293" w:author="Rev 8 Allen Wirfs-Brock" w:date="2012-06-12T13:23:00Z">
          <w:r w:rsidR="003258C2" w:rsidRPr="00E77497" w:rsidDel="000C090B">
            <w:rPr>
              <w:i/>
            </w:rPr>
            <w:delText>lnum</w:delText>
          </w:r>
          <w:r w:rsidR="003258C2" w:rsidRPr="00E77497" w:rsidDel="000C090B">
            <w:delText xml:space="preserve"> </w:delText>
          </w:r>
        </w:del>
      </w:ins>
      <w:ins w:id="13294" w:author="Rev 6 Allen Wirfs-Brock" w:date="2012-02-16T17:51:00Z">
        <w:del w:id="13295" w:author="Rev 8 Allen Wirfs-Brock" w:date="2012-06-12T13:23:00Z">
          <w:r w:rsidR="003258C2" w:rsidDel="000C090B">
            <w:delText xml:space="preserve">is an abrupt completion, return </w:delText>
          </w:r>
        </w:del>
      </w:ins>
      <w:ins w:id="13296" w:author="Rev 6 Allen Wirfs-Brock" w:date="2012-02-16T17:52:00Z">
        <w:del w:id="13297" w:author="Rev 8 Allen Wirfs-Brock" w:date="2012-06-12T13:23:00Z">
          <w:r w:rsidR="003258C2" w:rsidRPr="00E77497" w:rsidDel="000C090B">
            <w:rPr>
              <w:i/>
            </w:rPr>
            <w:delText>lnum</w:delText>
          </w:r>
        </w:del>
      </w:ins>
      <w:ins w:id="13298" w:author="Rev 6 Allen Wirfs-Brock" w:date="2012-02-16T17:51:00Z">
        <w:del w:id="13299" w:author="Rev 8 Allen Wirfs-Brock" w:date="2012-06-12T13:23:00Z">
          <w:r w:rsidR="003258C2" w:rsidDel="000C090B">
            <w:delText>.</w:delText>
          </w:r>
        </w:del>
      </w:ins>
    </w:p>
    <w:p w14:paraId="5EE23D3D" w14:textId="77777777" w:rsidR="004C02EF" w:rsidRPr="00E77497" w:rsidRDefault="004C02EF" w:rsidP="00441AED">
      <w:pPr>
        <w:pStyle w:val="Alg4"/>
        <w:numPr>
          <w:ilvl w:val="0"/>
          <w:numId w:val="82"/>
        </w:numPr>
      </w:pPr>
      <w:r w:rsidRPr="00E77497">
        <w:t xml:space="preserve">Let </w:t>
      </w:r>
      <w:r w:rsidRPr="00E77497">
        <w:rPr>
          <w:i/>
        </w:rPr>
        <w:t>rnum</w:t>
      </w:r>
      <w:r w:rsidRPr="00E77497">
        <w:t xml:space="preserve"> be ToNumber(</w:t>
      </w:r>
      <w:r w:rsidRPr="00E77497">
        <w:rPr>
          <w:i/>
        </w:rPr>
        <w:t>rval</w:t>
      </w:r>
      <w:r w:rsidRPr="00E77497">
        <w:t>).</w:t>
      </w:r>
      <w:bookmarkStart w:id="13300" w:name="_Toc382212587"/>
      <w:bookmarkEnd w:id="13287"/>
    </w:p>
    <w:p w14:paraId="285446C5" w14:textId="77777777" w:rsidR="003258C2" w:rsidRDefault="000C090B" w:rsidP="003258C2">
      <w:pPr>
        <w:pStyle w:val="Alg4"/>
        <w:numPr>
          <w:ilvl w:val="0"/>
          <w:numId w:val="82"/>
        </w:numPr>
        <w:contextualSpacing/>
        <w:rPr>
          <w:ins w:id="13301" w:author="Rev 6 Allen Wirfs-Brock" w:date="2012-02-16T17:52:00Z"/>
        </w:rPr>
      </w:pPr>
      <w:ins w:id="13302" w:author="Rev 8 Allen Wirfs-Brock" w:date="2012-06-12T13:24:00Z">
        <w:r>
          <w:t>ReturnIfAbrupt(</w:t>
        </w:r>
        <w:r>
          <w:rPr>
            <w:i/>
          </w:rPr>
          <w:t>rnum</w:t>
        </w:r>
        <w:r>
          <w:t>).</w:t>
        </w:r>
      </w:ins>
      <w:ins w:id="13303" w:author="Rev 6 Allen Wirfs-Brock" w:date="2012-02-16T17:52:00Z">
        <w:del w:id="13304" w:author="Rev 8 Allen Wirfs-Brock" w:date="2012-06-12T13:24:00Z">
          <w:r w:rsidR="003258C2" w:rsidDel="000C090B">
            <w:delText xml:space="preserve">If </w:delText>
          </w:r>
          <w:r w:rsidR="003258C2" w:rsidRPr="00E77497" w:rsidDel="000C090B">
            <w:rPr>
              <w:i/>
            </w:rPr>
            <w:delText>rnum</w:delText>
          </w:r>
          <w:r w:rsidR="003258C2" w:rsidRPr="00E77497" w:rsidDel="000C090B">
            <w:delText xml:space="preserve"> </w:delText>
          </w:r>
          <w:r w:rsidR="003258C2" w:rsidDel="000C090B">
            <w:delText xml:space="preserve">is an abrupt completion, return </w:delText>
          </w:r>
          <w:r w:rsidR="003258C2" w:rsidRPr="00E77497" w:rsidDel="000C090B">
            <w:rPr>
              <w:i/>
            </w:rPr>
            <w:delText>rnum</w:delText>
          </w:r>
          <w:r w:rsidR="003258C2" w:rsidDel="000C090B">
            <w:delText>.</w:delText>
          </w:r>
        </w:del>
      </w:ins>
    </w:p>
    <w:p w14:paraId="442BC5D6" w14:textId="77777777" w:rsidR="004C02EF" w:rsidRPr="00E77497" w:rsidRDefault="004C02EF" w:rsidP="00441AED">
      <w:pPr>
        <w:pStyle w:val="Alg4"/>
        <w:numPr>
          <w:ilvl w:val="0"/>
          <w:numId w:val="82"/>
        </w:numPr>
        <w:spacing w:after="220"/>
      </w:pPr>
      <w:r w:rsidRPr="00E77497">
        <w:t xml:space="preserve">Return the result of applying the subtraction operation to </w:t>
      </w:r>
      <w:r w:rsidRPr="00E77497">
        <w:rPr>
          <w:i/>
        </w:rPr>
        <w:t>lnum</w:t>
      </w:r>
      <w:r w:rsidRPr="00E77497">
        <w:t xml:space="preserve"> and </w:t>
      </w:r>
      <w:r w:rsidRPr="00E77497">
        <w:rPr>
          <w:i/>
        </w:rPr>
        <w:t>rnum</w:t>
      </w:r>
      <w:r w:rsidRPr="00E77497">
        <w:t>. See the note below 11.6.3</w:t>
      </w:r>
      <w:bookmarkEnd w:id="13300"/>
      <w:r w:rsidRPr="00E77497">
        <w:t>.</w:t>
      </w:r>
      <w:bookmarkStart w:id="13305" w:name="_Toc382212588"/>
    </w:p>
    <w:p w14:paraId="5E518D83" w14:textId="77777777" w:rsidR="004C02EF" w:rsidRPr="00E77497" w:rsidRDefault="004C02EF" w:rsidP="003A4B22">
      <w:pPr>
        <w:pStyle w:val="30"/>
        <w:numPr>
          <w:ilvl w:val="0"/>
          <w:numId w:val="0"/>
        </w:numPr>
      </w:pPr>
      <w:bookmarkStart w:id="13306" w:name="_Ref383593633"/>
      <w:bookmarkStart w:id="13307" w:name="_Toc385672212"/>
      <w:bookmarkStart w:id="13308" w:name="_Toc393690307"/>
      <w:bookmarkStart w:id="13309" w:name="_Ref424533048"/>
      <w:bookmarkStart w:id="13310" w:name="_Ref424533073"/>
      <w:bookmarkStart w:id="13311" w:name="_Ref424533092"/>
      <w:bookmarkStart w:id="13312" w:name="_Ref424535393"/>
      <w:bookmarkStart w:id="13313" w:name="_Ref424535434"/>
      <w:bookmarkStart w:id="13314" w:name="_Ref424667869"/>
      <w:bookmarkStart w:id="13315" w:name="_Ref424667882"/>
      <w:bookmarkStart w:id="13316" w:name="_Ref424667915"/>
      <w:bookmarkStart w:id="13317" w:name="_Ref424667925"/>
      <w:bookmarkStart w:id="13318" w:name="_Ref424668007"/>
      <w:bookmarkStart w:id="13319" w:name="_Ref424668017"/>
      <w:bookmarkStart w:id="13320" w:name="_Toc472818847"/>
      <w:bookmarkStart w:id="13321" w:name="_Toc235503421"/>
      <w:bookmarkStart w:id="13322" w:name="_Toc241509196"/>
      <w:bookmarkStart w:id="13323" w:name="_Toc244416683"/>
      <w:bookmarkStart w:id="13324" w:name="_Toc276631047"/>
      <w:bookmarkStart w:id="13325" w:name="_Toc336509536"/>
      <w:bookmarkEnd w:id="13305"/>
      <w:r w:rsidRPr="00E77497">
        <w:t>11.6.3</w:t>
      </w:r>
      <w:r w:rsidRPr="00E77497">
        <w:tab/>
        <w:t>Applying the Additive Operators to Number</w:t>
      </w:r>
      <w:bookmarkEnd w:id="13306"/>
      <w:bookmarkEnd w:id="13307"/>
      <w:bookmarkEnd w:id="13308"/>
      <w:r w:rsidRPr="00E77497">
        <w:t>s</w:t>
      </w:r>
      <w:bookmarkEnd w:id="13309"/>
      <w:bookmarkEnd w:id="13310"/>
      <w:bookmarkEnd w:id="13311"/>
      <w:bookmarkEnd w:id="13312"/>
      <w:bookmarkEnd w:id="13313"/>
      <w:bookmarkEnd w:id="13314"/>
      <w:bookmarkEnd w:id="13315"/>
      <w:bookmarkEnd w:id="13316"/>
      <w:bookmarkEnd w:id="13317"/>
      <w:bookmarkEnd w:id="13318"/>
      <w:bookmarkEnd w:id="13319"/>
      <w:bookmarkEnd w:id="13320"/>
      <w:bookmarkEnd w:id="13321"/>
      <w:bookmarkEnd w:id="13322"/>
      <w:bookmarkEnd w:id="13323"/>
      <w:bookmarkEnd w:id="13324"/>
      <w:bookmarkEnd w:id="13325"/>
    </w:p>
    <w:p w14:paraId="79AED492" w14:textId="77777777" w:rsidR="004C02EF" w:rsidRPr="00E77497" w:rsidRDefault="004C02EF" w:rsidP="004C02EF">
      <w:r w:rsidRPr="00E77497">
        <w:t xml:space="preserve">The </w:t>
      </w:r>
      <w:r w:rsidRPr="00E77497">
        <w:rPr>
          <w:rFonts w:ascii="Courier New" w:hAnsi="Courier New"/>
          <w:b/>
        </w:rPr>
        <w:t>+</w:t>
      </w:r>
      <w:r w:rsidRPr="00E77497">
        <w:t xml:space="preserve"> operator performs addition when applied to two operands of numeric type, producing the sum of the operands. The </w:t>
      </w:r>
      <w:r w:rsidRPr="00E77497">
        <w:rPr>
          <w:rFonts w:ascii="Courier New" w:hAnsi="Courier New"/>
          <w:b/>
        </w:rPr>
        <w:t>-</w:t>
      </w:r>
      <w:r w:rsidRPr="00E77497">
        <w:t xml:space="preserve"> operator performs subtraction, producing the difference of two numeric operands.</w:t>
      </w:r>
    </w:p>
    <w:p w14:paraId="431DDA27" w14:textId="77777777" w:rsidR="004C02EF" w:rsidRPr="00E77497" w:rsidRDefault="004C02EF" w:rsidP="004C02EF">
      <w:r w:rsidRPr="00E77497">
        <w:t>Addition is a commutative operation, but not always associative.</w:t>
      </w:r>
    </w:p>
    <w:p w14:paraId="6B46E068" w14:textId="77777777" w:rsidR="004C02EF" w:rsidRPr="00E77497" w:rsidRDefault="004C02EF" w:rsidP="004C02EF">
      <w:pPr>
        <w:spacing w:after="60"/>
      </w:pPr>
      <w:r w:rsidRPr="00E77497">
        <w:t>The result of an addition is determined using the rules of IEEE 754 binary double-precision arithmetic:</w:t>
      </w:r>
    </w:p>
    <w:p w14:paraId="191BF89C"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14:paraId="611D31D7"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infinities of opposite sign is </w:t>
      </w:r>
      <w:r w:rsidRPr="00E77497">
        <w:rPr>
          <w:rFonts w:ascii="Arial" w:hAnsi="Arial"/>
          <w:b/>
        </w:rPr>
        <w:t>NaN</w:t>
      </w:r>
      <w:r w:rsidRPr="00E77497">
        <w:rPr>
          <w:rFonts w:ascii="Arial" w:hAnsi="Arial"/>
        </w:rPr>
        <w:t>.</w:t>
      </w:r>
    </w:p>
    <w:p w14:paraId="380DF5A6"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two infinities of the same sign is the infinity of that sign.</w:t>
      </w:r>
    </w:p>
    <w:p w14:paraId="0A95B467"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an infinity and a finite value is equal to the infinite operand.</w:t>
      </w:r>
    </w:p>
    <w:p w14:paraId="2C3697C1"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negative zeroes is </w:t>
      </w:r>
      <w:r w:rsidRPr="00E77497">
        <w:rPr>
          <w:rFonts w:ascii="Arial" w:hAnsi="Arial"/>
          <w:b/>
        </w:rPr>
        <w:sym w:font="Symbol" w:char="F02D"/>
      </w:r>
      <w:r w:rsidRPr="00E77497">
        <w:rPr>
          <w:rFonts w:ascii="Arial" w:hAnsi="Arial"/>
          <w:b/>
        </w:rPr>
        <w:t>0</w:t>
      </w:r>
      <w:r w:rsidRPr="00E77497">
        <w:rPr>
          <w:rFonts w:ascii="Arial" w:hAnsi="Arial"/>
        </w:rPr>
        <w:t xml:space="preserve">. The sum of two positive zeroes, or of two zeroes of opposite sign, is </w:t>
      </w:r>
      <w:r w:rsidRPr="00E77497">
        <w:rPr>
          <w:rFonts w:ascii="Arial" w:hAnsi="Arial"/>
          <w:b/>
        </w:rPr>
        <w:t>+0</w:t>
      </w:r>
      <w:r w:rsidRPr="00E77497">
        <w:rPr>
          <w:rFonts w:ascii="Arial" w:hAnsi="Arial"/>
        </w:rPr>
        <w:t>.</w:t>
      </w:r>
    </w:p>
    <w:p w14:paraId="456893C4"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a zero and a nonzero finite value is equal to the nonzero operand.</w:t>
      </w:r>
    </w:p>
    <w:p w14:paraId="57F99913" w14:textId="77777777"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nonzero finite values of the same magnitude and opposite sign is </w:t>
      </w:r>
      <w:r w:rsidRPr="00E77497">
        <w:rPr>
          <w:rFonts w:ascii="Arial" w:hAnsi="Arial"/>
          <w:b/>
        </w:rPr>
        <w:t>+0</w:t>
      </w:r>
      <w:r w:rsidRPr="00E77497">
        <w:rPr>
          <w:rFonts w:ascii="Arial" w:hAnsi="Arial"/>
        </w:rPr>
        <w:t>.</w:t>
      </w:r>
    </w:p>
    <w:p w14:paraId="1D7243B3" w14:textId="77777777" w:rsidR="004C02EF" w:rsidRPr="00E77497" w:rsidRDefault="004C02EF" w:rsidP="004C02EF">
      <w:pPr>
        <w:pStyle w:val="BulletNotlast"/>
        <w:numPr>
          <w:ilvl w:val="1"/>
          <w:numId w:val="24"/>
        </w:numPr>
        <w:spacing w:after="240"/>
        <w:ind w:left="990" w:hanging="274"/>
        <w:rPr>
          <w:rFonts w:ascii="Arial" w:hAnsi="Arial"/>
        </w:rPr>
      </w:pPr>
      <w:r w:rsidRPr="00E77497">
        <w:rPr>
          <w:rFonts w:ascii="Arial" w:hAnsi="Arial"/>
        </w:rPr>
        <w:t>In the remaining cases, where neither an infinity, nor a zero, nor NaN is involved, and the operands have the same sign or have different magnitudes, the sum is computed and rounded to the nearest representable value using IEEE 754 round-to-nearest mode. If the magnitude is too large to represent, the operation overflows and the result is then an infinity of appropriate sign. The ECMAScript language requires support of gradual underflow as defined by IEEE 754.</w:t>
      </w:r>
    </w:p>
    <w:p w14:paraId="439BDCAE" w14:textId="77777777" w:rsidR="004C02EF" w:rsidRPr="00E77497" w:rsidRDefault="004C02EF" w:rsidP="004C02EF">
      <w:r w:rsidRPr="00E77497">
        <w:t xml:space="preserve">The </w:t>
      </w:r>
      <w:r w:rsidRPr="00E77497">
        <w:rPr>
          <w:rFonts w:ascii="Courier New" w:hAnsi="Courier New"/>
          <w:b/>
        </w:rPr>
        <w:t>-</w:t>
      </w:r>
      <w:r w:rsidRPr="00E77497">
        <w:t xml:space="preserve"> operator performs subtraction when applied to two operands of numeric type, producing the difference of its operands; the left operand is the minuend and the right operand is the subtrahend. Given numeric operands </w:t>
      </w:r>
      <w:r w:rsidRPr="00E77497">
        <w:rPr>
          <w:rFonts w:ascii="Times New Roman" w:hAnsi="Times New Roman"/>
          <w:i/>
        </w:rPr>
        <w:t>a</w:t>
      </w:r>
      <w:r w:rsidRPr="00E77497">
        <w:t xml:space="preserve"> and </w:t>
      </w:r>
      <w:r w:rsidRPr="00E77497">
        <w:rPr>
          <w:rFonts w:ascii="Times New Roman" w:hAnsi="Times New Roman"/>
          <w:i/>
        </w:rPr>
        <w:t>b</w:t>
      </w:r>
      <w:r w:rsidRPr="00E77497">
        <w:t xml:space="preserve">, it is always the case that </w:t>
      </w:r>
      <w:r w:rsidRPr="00E77497">
        <w:rPr>
          <w:rFonts w:ascii="Times New Roman" w:hAnsi="Times New Roman"/>
          <w:i/>
        </w:rPr>
        <w:t>a</w:t>
      </w:r>
      <w:r w:rsidRPr="00E77497">
        <w:rPr>
          <w:rFonts w:ascii="Courier New" w:hAnsi="Courier New"/>
          <w:i/>
        </w:rPr>
        <w:t>–</w:t>
      </w:r>
      <w:r w:rsidRPr="00E77497">
        <w:rPr>
          <w:rFonts w:ascii="Times New Roman" w:hAnsi="Times New Roman"/>
          <w:i/>
        </w:rPr>
        <w:t>b</w:t>
      </w:r>
      <w:r w:rsidRPr="00E77497">
        <w:t xml:space="preserve"> produces the same result as </w:t>
      </w:r>
      <w:r w:rsidRPr="00E77497">
        <w:rPr>
          <w:rFonts w:ascii="Times New Roman" w:hAnsi="Times New Roman"/>
          <w:i/>
        </w:rPr>
        <w:t xml:space="preserve">a </w:t>
      </w:r>
      <w:r w:rsidRPr="00E77497">
        <w:rPr>
          <w:rFonts w:ascii="Courier New" w:hAnsi="Courier New"/>
          <w:i/>
        </w:rPr>
        <w:t>+(–</w:t>
      </w:r>
      <w:r w:rsidRPr="00E77497">
        <w:rPr>
          <w:rFonts w:ascii="Times New Roman" w:hAnsi="Times New Roman"/>
          <w:i/>
        </w:rPr>
        <w:t>b</w:t>
      </w:r>
      <w:r w:rsidRPr="00E77497">
        <w:rPr>
          <w:rFonts w:ascii="Courier New" w:hAnsi="Courier New"/>
          <w:i/>
        </w:rPr>
        <w:t>)</w:t>
      </w:r>
      <w:bookmarkStart w:id="13326" w:name="_Toc375031184"/>
      <w:bookmarkStart w:id="13327" w:name="_Ref381183061"/>
      <w:bookmarkStart w:id="13328" w:name="_Toc381513697"/>
      <w:bookmarkStart w:id="13329" w:name="_Toc382202853"/>
      <w:bookmarkStart w:id="13330" w:name="_Toc382212219"/>
      <w:bookmarkStart w:id="13331" w:name="_Toc382212589"/>
      <w:bookmarkStart w:id="13332" w:name="_Toc382291564"/>
      <w:bookmarkStart w:id="13333" w:name="_Toc385672213"/>
      <w:bookmarkStart w:id="13334" w:name="_Toc393690308"/>
      <w:r w:rsidRPr="00E77497">
        <w:t>.</w:t>
      </w:r>
    </w:p>
    <w:p w14:paraId="4D6DD0F5" w14:textId="77777777" w:rsidR="004C02EF" w:rsidRPr="00E77497" w:rsidRDefault="004C02EF" w:rsidP="003A4B22">
      <w:pPr>
        <w:pStyle w:val="20"/>
        <w:numPr>
          <w:ilvl w:val="0"/>
          <w:numId w:val="0"/>
        </w:numPr>
      </w:pPr>
      <w:bookmarkStart w:id="13335" w:name="_Ref457437603"/>
      <w:bookmarkStart w:id="13336" w:name="_Ref457449400"/>
      <w:bookmarkStart w:id="13337" w:name="_Toc472818848"/>
      <w:bookmarkStart w:id="13338" w:name="_Toc235503422"/>
      <w:bookmarkStart w:id="13339" w:name="_Toc241509197"/>
      <w:bookmarkStart w:id="13340" w:name="_Toc244416684"/>
      <w:bookmarkStart w:id="13341" w:name="_Toc276631048"/>
      <w:bookmarkStart w:id="13342" w:name="_Toc336509537"/>
      <w:r w:rsidRPr="00E77497">
        <w:t>11.7</w:t>
      </w:r>
      <w:r w:rsidRPr="00E77497">
        <w:tab/>
        <w:t>Bitwise Shift Operator</w:t>
      </w:r>
      <w:bookmarkStart w:id="13343" w:name="_Toc382202854"/>
      <w:bookmarkEnd w:id="13326"/>
      <w:bookmarkEnd w:id="13327"/>
      <w:bookmarkEnd w:id="13328"/>
      <w:bookmarkEnd w:id="13329"/>
      <w:bookmarkEnd w:id="13330"/>
      <w:bookmarkEnd w:id="13331"/>
      <w:bookmarkEnd w:id="13332"/>
      <w:bookmarkEnd w:id="13333"/>
      <w:bookmarkEnd w:id="13334"/>
      <w:bookmarkEnd w:id="13343"/>
      <w:r w:rsidRPr="00E77497">
        <w:t>s</w:t>
      </w:r>
      <w:bookmarkEnd w:id="13335"/>
      <w:bookmarkEnd w:id="13336"/>
      <w:bookmarkEnd w:id="13337"/>
      <w:bookmarkEnd w:id="13338"/>
      <w:bookmarkEnd w:id="13339"/>
      <w:bookmarkEnd w:id="13340"/>
      <w:bookmarkEnd w:id="13341"/>
      <w:bookmarkEnd w:id="13342"/>
    </w:p>
    <w:p w14:paraId="08F6275E" w14:textId="77777777" w:rsidR="004C02EF" w:rsidRPr="00E77497" w:rsidRDefault="004C02EF" w:rsidP="004C02EF">
      <w:pPr>
        <w:pStyle w:val="Syntax"/>
      </w:pPr>
      <w:r w:rsidRPr="00E77497">
        <w:t>Syntax</w:t>
      </w:r>
    </w:p>
    <w:p w14:paraId="6650E4E3" w14:textId="77777777" w:rsidR="004C02EF" w:rsidRPr="00E77497" w:rsidRDefault="004C02EF" w:rsidP="004C02EF">
      <w:pPr>
        <w:pStyle w:val="SyntaxRule"/>
        <w:rPr>
          <w:rFonts w:ascii="Arial" w:hAnsi="Arial"/>
        </w:rPr>
      </w:pPr>
      <w:r w:rsidRPr="00E77497">
        <w:t>ShiftExpression</w:t>
      </w:r>
      <w:r w:rsidRPr="00E77497">
        <w:rPr>
          <w:rFonts w:ascii="Arial" w:hAnsi="Arial"/>
        </w:rPr>
        <w:t xml:space="preserve"> </w:t>
      </w:r>
      <w:r w:rsidRPr="00E77497">
        <w:rPr>
          <w:rFonts w:ascii="Arial" w:hAnsi="Arial"/>
          <w:b/>
          <w:i w:val="0"/>
        </w:rPr>
        <w:t>:</w:t>
      </w:r>
    </w:p>
    <w:p w14:paraId="4869CAF5" w14:textId="77777777" w:rsidR="004C02EF" w:rsidRPr="00E77497" w:rsidRDefault="004C02EF" w:rsidP="004C02EF">
      <w:pPr>
        <w:pStyle w:val="SyntaxDefinition"/>
        <w:rPr>
          <w:rFonts w:ascii="Arial" w:hAnsi="Arial"/>
        </w:rPr>
      </w:pP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&lt;&lt;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&gt;&gt;&gt;</w:t>
      </w:r>
      <w:r w:rsidRPr="00E77497">
        <w:rPr>
          <w:rFonts w:ascii="Arial" w:hAnsi="Arial"/>
        </w:rPr>
        <w:t xml:space="preserve"> </w:t>
      </w:r>
      <w:r w:rsidRPr="00E77497">
        <w:t>AdditiveExpression</w:t>
      </w:r>
      <w:bookmarkStart w:id="13344" w:name="_Toc375031185"/>
      <w:bookmarkStart w:id="13345" w:name="_Ref378391230"/>
      <w:bookmarkStart w:id="13346" w:name="_Toc381513698"/>
      <w:bookmarkStart w:id="13347" w:name="_Toc382202855"/>
      <w:bookmarkStart w:id="13348" w:name="_Toc382212220"/>
      <w:bookmarkStart w:id="13349" w:name="_Toc382212590"/>
      <w:bookmarkStart w:id="13350" w:name="_Toc382291565"/>
      <w:bookmarkStart w:id="13351" w:name="_Toc385672214"/>
      <w:bookmarkStart w:id="13352" w:name="_Toc393690309"/>
    </w:p>
    <w:p w14:paraId="1D9BE176" w14:textId="77777777" w:rsidR="00A97CF5" w:rsidRPr="00E77497" w:rsidRDefault="00A97CF5" w:rsidP="00A97CF5">
      <w:pPr>
        <w:rPr>
          <w:ins w:id="13353" w:author="Rev 10 Allen Wirfs-Brock" w:date="2012-09-07T09:56:00Z"/>
          <w:rFonts w:ascii="Helvetica" w:hAnsi="Helvetica"/>
          <w:b/>
        </w:rPr>
      </w:pPr>
      <w:bookmarkStart w:id="13354" w:name="_Toc472818849"/>
      <w:bookmarkStart w:id="13355" w:name="_Toc235503423"/>
      <w:bookmarkStart w:id="13356" w:name="_Toc241509198"/>
      <w:bookmarkStart w:id="13357" w:name="_Toc244416685"/>
      <w:bookmarkStart w:id="13358" w:name="_Toc276631049"/>
      <w:ins w:id="13359" w:author="Rev 10 Allen Wirfs-Brock" w:date="2012-09-07T09:56:00Z">
        <w:r w:rsidRPr="00E77497">
          <w:rPr>
            <w:rFonts w:ascii="Helvetica" w:hAnsi="Helvetica"/>
            <w:b/>
          </w:rPr>
          <w:t xml:space="preserve">Static Semantics:  </w:t>
        </w:r>
        <w:r w:rsidRPr="00BD6E56">
          <w:rPr>
            <w:rFonts w:ascii="Helvetica" w:hAnsi="Helvetica"/>
            <w:b/>
            <w:lang w:eastAsia="en-US"/>
          </w:rPr>
          <w:t>IsValidSimpleAssignmentTarget</w:t>
        </w:r>
      </w:ins>
    </w:p>
    <w:p w14:paraId="00253826" w14:textId="77777777" w:rsidR="00A97CF5" w:rsidRPr="00E77497" w:rsidRDefault="00A97CF5" w:rsidP="00A97CF5">
      <w:pPr>
        <w:pStyle w:val="SyntaxRule"/>
        <w:rPr>
          <w:ins w:id="13360" w:author="Rev 10 Allen Wirfs-Brock" w:date="2012-09-07T09:56:00Z"/>
          <w:rFonts w:ascii="Arial" w:hAnsi="Arial"/>
        </w:rPr>
      </w:pPr>
      <w:ins w:id="13361" w:author="Rev 10 Allen Wirfs-Brock" w:date="2012-09-07T09:56:00Z">
        <w:r w:rsidRPr="00E77497">
          <w:t>ShiftExpression</w:t>
        </w:r>
        <w:r w:rsidRPr="00E77497">
          <w:rPr>
            <w:rFonts w:ascii="Arial" w:hAnsi="Arial"/>
          </w:rPr>
          <w:t xml:space="preserve"> </w:t>
        </w:r>
        <w:r w:rsidRPr="00E77497">
          <w:rPr>
            <w:rFonts w:ascii="Arial" w:hAnsi="Arial"/>
            <w:b/>
            <w:i w:val="0"/>
          </w:rPr>
          <w:t>:</w:t>
        </w:r>
      </w:ins>
    </w:p>
    <w:p w14:paraId="2EE7B9D6" w14:textId="77777777" w:rsidR="00A97CF5" w:rsidRPr="00E77497" w:rsidRDefault="00A97CF5" w:rsidP="00A97CF5">
      <w:pPr>
        <w:pStyle w:val="SyntaxDefinition"/>
        <w:rPr>
          <w:ins w:id="13362" w:author="Rev 10 Allen Wirfs-Brock" w:date="2012-09-07T09:56:00Z"/>
          <w:rFonts w:ascii="Arial" w:hAnsi="Arial"/>
        </w:rPr>
      </w:pPr>
      <w:ins w:id="13363" w:author="Rev 10 Allen Wirfs-Brock" w:date="2012-09-07T09:56:00Z">
        <w:r w:rsidRPr="00E77497">
          <w:t>ShiftExpression</w:t>
        </w:r>
        <w:r w:rsidRPr="00E77497">
          <w:rPr>
            <w:rFonts w:ascii="Arial" w:hAnsi="Arial"/>
          </w:rPr>
          <w:t xml:space="preserve"> </w:t>
        </w:r>
        <w:r w:rsidRPr="00E77497">
          <w:rPr>
            <w:rFonts w:ascii="Courier New" w:hAnsi="Courier New"/>
            <w:b/>
            <w:i w:val="0"/>
          </w:rPr>
          <w:t>&lt;&lt;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&gt;&gt;&gt;</w:t>
        </w:r>
        <w:r w:rsidRPr="00E77497">
          <w:rPr>
            <w:rFonts w:ascii="Arial" w:hAnsi="Arial"/>
          </w:rPr>
          <w:t xml:space="preserve"> </w:t>
        </w:r>
        <w:r w:rsidRPr="00E77497">
          <w:t>AdditiveExpression</w:t>
        </w:r>
      </w:ins>
    </w:p>
    <w:p w14:paraId="0AD10AC8" w14:textId="77777777" w:rsidR="00A97CF5" w:rsidRPr="00E77497" w:rsidRDefault="00A97CF5" w:rsidP="00A97CF5">
      <w:pPr>
        <w:pStyle w:val="Alg4"/>
        <w:numPr>
          <w:ilvl w:val="0"/>
          <w:numId w:val="973"/>
        </w:numPr>
        <w:spacing w:after="220"/>
        <w:contextualSpacing/>
        <w:rPr>
          <w:ins w:id="13364" w:author="Rev 10 Allen Wirfs-Brock" w:date="2012-09-07T09:56:00Z"/>
        </w:rPr>
      </w:pPr>
      <w:ins w:id="13365" w:author="Rev 10 Allen Wirfs-Brock" w:date="2012-09-07T09:56:00Z">
        <w:r w:rsidRPr="00E77497">
          <w:t xml:space="preserve">Return </w:t>
        </w:r>
        <w:r w:rsidRPr="00BD6E56">
          <w:rPr>
            <w:b/>
          </w:rPr>
          <w:t>false</w:t>
        </w:r>
        <w:r w:rsidRPr="00E77497">
          <w:t>.</w:t>
        </w:r>
      </w:ins>
    </w:p>
    <w:p w14:paraId="109759D3" w14:textId="77777777" w:rsidR="004C02EF" w:rsidRPr="00E77497" w:rsidRDefault="004C02EF" w:rsidP="003A4B22">
      <w:pPr>
        <w:pStyle w:val="30"/>
        <w:numPr>
          <w:ilvl w:val="0"/>
          <w:numId w:val="0"/>
        </w:numPr>
      </w:pPr>
      <w:bookmarkStart w:id="13366" w:name="_Toc336509538"/>
      <w:r w:rsidRPr="00E77497">
        <w:t>11.7.1</w:t>
      </w:r>
      <w:r w:rsidRPr="00E77497">
        <w:tab/>
        <w:t xml:space="preserve">The Left Shift Operator ( </w:t>
      </w:r>
      <w:r w:rsidRPr="00E77497">
        <w:rPr>
          <w:rFonts w:ascii="Courier New" w:hAnsi="Courier New"/>
        </w:rPr>
        <w:t>&lt;&lt;</w:t>
      </w:r>
      <w:r w:rsidRPr="00E77497">
        <w:t xml:space="preserve"> </w:t>
      </w:r>
      <w:bookmarkStart w:id="13367" w:name="_Toc382202856"/>
      <w:bookmarkEnd w:id="13344"/>
      <w:bookmarkEnd w:id="13345"/>
      <w:bookmarkEnd w:id="13346"/>
      <w:bookmarkEnd w:id="13347"/>
      <w:bookmarkEnd w:id="13348"/>
      <w:bookmarkEnd w:id="13349"/>
      <w:bookmarkEnd w:id="13350"/>
      <w:bookmarkEnd w:id="13351"/>
      <w:bookmarkEnd w:id="13352"/>
      <w:bookmarkEnd w:id="13367"/>
      <w:r w:rsidRPr="00E77497">
        <w:t>)</w:t>
      </w:r>
      <w:bookmarkEnd w:id="13354"/>
      <w:bookmarkEnd w:id="13355"/>
      <w:bookmarkEnd w:id="13356"/>
      <w:bookmarkEnd w:id="13357"/>
      <w:bookmarkEnd w:id="13358"/>
      <w:bookmarkEnd w:id="13366"/>
    </w:p>
    <w:p w14:paraId="195DABDA" w14:textId="77777777" w:rsidR="004C02EF" w:rsidRPr="004D1BD1" w:rsidRDefault="009D1CDA" w:rsidP="004C02EF">
      <w:pPr>
        <w:rPr>
          <w:sz w:val="18"/>
          <w:rPrChange w:id="13368" w:author="Rev 4 Allen Wirfs-Brock" w:date="2011-11-04T08:51:00Z">
            <w:rPr/>
          </w:rPrChange>
        </w:rPr>
      </w:pPr>
      <w:ins w:id="13369" w:author="Rev 4 Allen Wirfs-Brock" w:date="2011-10-15T09:53:00Z">
        <w:r w:rsidRPr="004D1BD1">
          <w:rPr>
            <w:sz w:val="18"/>
            <w:rPrChange w:id="13370" w:author="Rev 4 Allen Wirfs-Brock" w:date="2011-11-04T08:51:00Z">
              <w:rPr/>
            </w:rPrChange>
          </w:rPr>
          <w:t>NOTE</w:t>
        </w:r>
        <w:r w:rsidRPr="004D1BD1">
          <w:rPr>
            <w:sz w:val="18"/>
            <w:rPrChange w:id="13371" w:author="Rev 4 Allen Wirfs-Brock" w:date="2011-11-04T08:51:00Z">
              <w:rPr/>
            </w:rPrChange>
          </w:rPr>
          <w:tab/>
        </w:r>
      </w:ins>
      <w:r w:rsidR="004C02EF" w:rsidRPr="004D1BD1">
        <w:rPr>
          <w:sz w:val="18"/>
          <w:rPrChange w:id="13372" w:author="Rev 4 Allen Wirfs-Brock" w:date="2011-11-04T08:51:00Z">
            <w:rPr/>
          </w:rPrChange>
        </w:rPr>
        <w:t>Performs a bitwise left shift operation on the left operand by the amount specified by the right operand.</w:t>
      </w:r>
    </w:p>
    <w:p w14:paraId="39968683" w14:textId="77777777" w:rsidR="00AF60D2" w:rsidRPr="003B4312" w:rsidRDefault="00AF60D2" w:rsidP="00AF60D2">
      <w:pPr>
        <w:keepNext/>
        <w:rPr>
          <w:ins w:id="13373" w:author="Rev 4 Allen Wirfs-Brock" w:date="2011-10-15T09:52:00Z"/>
          <w:rFonts w:ascii="Helvetica" w:hAnsi="Helvetica"/>
          <w:b/>
        </w:rPr>
      </w:pPr>
      <w:ins w:id="13374" w:author="Rev 4 Allen Wirfs-Brock" w:date="2011-10-15T09:52:00Z">
        <w:r w:rsidRPr="004D1BD1">
          <w:rPr>
            <w:rFonts w:ascii="Helvetica" w:hAnsi="Helvetica"/>
            <w:b/>
          </w:rPr>
          <w:t xml:space="preserve">Runtime Semantics: </w:t>
        </w:r>
        <w:r w:rsidRPr="003B4312">
          <w:rPr>
            <w:rFonts w:ascii="Helvetica" w:hAnsi="Helvetica"/>
            <w:b/>
            <w:spacing w:val="6"/>
          </w:rPr>
          <w:t>Evaluation</w:t>
        </w:r>
      </w:ins>
    </w:p>
    <w:p w14:paraId="5EB331E5" w14:textId="77777777" w:rsidR="004C02EF" w:rsidRPr="00E77497" w:rsidRDefault="004C02EF" w:rsidP="004C02EF">
      <w:del w:id="13375" w:author="Rev 4 Allen Wirfs-Brock" w:date="2011-10-15T09:53:00Z">
        <w:r w:rsidRPr="003B4312" w:rsidDel="009D1CDA">
          <w:delText xml:space="preserve">The production </w:delText>
        </w:r>
      </w:del>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&lt;&lt;</w:t>
      </w:r>
      <w:r w:rsidRPr="00B820AB">
        <w:t xml:space="preserve"> </w:t>
      </w:r>
      <w:r w:rsidRPr="00675B74">
        <w:rPr>
          <w:rStyle w:val="bnf"/>
        </w:rPr>
        <w:t>AdditiveExpression</w:t>
      </w:r>
      <w:r w:rsidRPr="00E77497">
        <w:t xml:space="preserve"> </w:t>
      </w:r>
      <w:del w:id="13376" w:author="Rev 4 Allen Wirfs-Brock" w:date="2011-10-15T09:53:00Z">
        <w:r w:rsidRPr="00E77497" w:rsidDel="009D1CDA">
          <w:delText>is evaluated as follows:</w:delText>
        </w:r>
      </w:del>
      <w:bookmarkStart w:id="13377" w:name="_Toc382212591"/>
    </w:p>
    <w:p w14:paraId="1B8E0406" w14:textId="77777777" w:rsidR="004C02EF" w:rsidRPr="00E77497" w:rsidRDefault="004C02EF" w:rsidP="00441AED">
      <w:pPr>
        <w:pStyle w:val="Alg4"/>
        <w:numPr>
          <w:ilvl w:val="0"/>
          <w:numId w:val="83"/>
        </w:numPr>
      </w:pPr>
      <w:r w:rsidRPr="00E77497">
        <w:t xml:space="preserve">Let </w:t>
      </w:r>
      <w:r w:rsidRPr="00E77497">
        <w:rPr>
          <w:i/>
        </w:rPr>
        <w:t>lref</w:t>
      </w:r>
      <w:r w:rsidRPr="00E77497">
        <w:t xml:space="preserve"> be the result of evaluating </w:t>
      </w:r>
      <w:r w:rsidRPr="00E77497">
        <w:rPr>
          <w:i/>
        </w:rPr>
        <w:t>ShiftExpression</w:t>
      </w:r>
      <w:bookmarkEnd w:id="13377"/>
      <w:r w:rsidRPr="00E77497">
        <w:t>.</w:t>
      </w:r>
      <w:bookmarkStart w:id="13378" w:name="_Toc382212592"/>
    </w:p>
    <w:p w14:paraId="323D07E3" w14:textId="77777777" w:rsidR="004C02EF" w:rsidRPr="00E77497" w:rsidRDefault="004C02EF" w:rsidP="00441AED">
      <w:pPr>
        <w:pStyle w:val="Alg4"/>
        <w:numPr>
          <w:ilvl w:val="0"/>
          <w:numId w:val="83"/>
        </w:numPr>
      </w:pPr>
      <w:r w:rsidRPr="00E77497">
        <w:t xml:space="preserve">Let </w:t>
      </w:r>
      <w:r w:rsidRPr="00E77497">
        <w:rPr>
          <w:i/>
        </w:rPr>
        <w:t>lval</w:t>
      </w:r>
      <w:r w:rsidRPr="00E77497">
        <w:t xml:space="preserve"> be GetValue(</w:t>
      </w:r>
      <w:r w:rsidRPr="00E77497">
        <w:rPr>
          <w:i/>
        </w:rPr>
        <w:t>lref</w:t>
      </w:r>
      <w:r w:rsidRPr="00E77497">
        <w:t>)</w:t>
      </w:r>
      <w:bookmarkEnd w:id="13378"/>
      <w:r w:rsidRPr="00E77497">
        <w:t>.</w:t>
      </w:r>
      <w:bookmarkStart w:id="13379" w:name="_Toc382212593"/>
    </w:p>
    <w:p w14:paraId="6A6461A9" w14:textId="77777777" w:rsidR="003258C2" w:rsidRDefault="0056239B" w:rsidP="003258C2">
      <w:pPr>
        <w:pStyle w:val="Alg4"/>
        <w:numPr>
          <w:ilvl w:val="0"/>
          <w:numId w:val="83"/>
        </w:numPr>
        <w:contextualSpacing/>
        <w:rPr>
          <w:ins w:id="13380" w:author="Rev 6 Allen Wirfs-Brock" w:date="2012-02-16T17:54:00Z"/>
        </w:rPr>
      </w:pPr>
      <w:ins w:id="13381" w:author="Rev 8 Allen Wirfs-Brock" w:date="2012-06-12T12:59:00Z">
        <w:r>
          <w:t>ReturnIfAbrupt(</w:t>
        </w:r>
        <w:r w:rsidRPr="00342FD6">
          <w:rPr>
            <w:i/>
          </w:rPr>
          <w:t>lval</w:t>
        </w:r>
        <w:r>
          <w:t>).</w:t>
        </w:r>
      </w:ins>
      <w:ins w:id="13382" w:author="Rev 6 Allen Wirfs-Brock" w:date="2012-02-16T17:54:00Z">
        <w:del w:id="13383" w:author="Rev 8 Allen Wirfs-Brock" w:date="2012-06-12T12:59: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28037433" w14:textId="77777777" w:rsidR="004C02EF" w:rsidRPr="00E77497" w:rsidRDefault="004C02EF" w:rsidP="00441AED">
      <w:pPr>
        <w:pStyle w:val="Alg4"/>
        <w:numPr>
          <w:ilvl w:val="0"/>
          <w:numId w:val="83"/>
        </w:numPr>
      </w:pPr>
      <w:r w:rsidRPr="00E77497">
        <w:t xml:space="preserve">Let </w:t>
      </w:r>
      <w:r w:rsidRPr="00E77497">
        <w:rPr>
          <w:i/>
        </w:rPr>
        <w:t>rref</w:t>
      </w:r>
      <w:r w:rsidRPr="00E77497">
        <w:t xml:space="preserve"> be the result of evaluating </w:t>
      </w:r>
      <w:r w:rsidRPr="00E77497">
        <w:rPr>
          <w:i/>
        </w:rPr>
        <w:t>AdditiveExpression</w:t>
      </w:r>
      <w:bookmarkEnd w:id="13379"/>
      <w:r w:rsidRPr="00E77497">
        <w:t>.</w:t>
      </w:r>
      <w:bookmarkStart w:id="13384" w:name="_Toc382212594"/>
    </w:p>
    <w:p w14:paraId="278DA045" w14:textId="77777777" w:rsidR="004C02EF" w:rsidRPr="00E77497" w:rsidRDefault="004C02EF" w:rsidP="00441AED">
      <w:pPr>
        <w:pStyle w:val="Alg4"/>
        <w:numPr>
          <w:ilvl w:val="0"/>
          <w:numId w:val="83"/>
        </w:numPr>
      </w:pPr>
      <w:r w:rsidRPr="00E77497">
        <w:t xml:space="preserve">Let </w:t>
      </w:r>
      <w:r w:rsidRPr="00E77497">
        <w:rPr>
          <w:i/>
        </w:rPr>
        <w:t>rval</w:t>
      </w:r>
      <w:r w:rsidRPr="00E77497">
        <w:t xml:space="preserve"> be GetValue(</w:t>
      </w:r>
      <w:r w:rsidRPr="00E77497">
        <w:rPr>
          <w:i/>
        </w:rPr>
        <w:t>rref</w:t>
      </w:r>
      <w:r w:rsidRPr="00E77497">
        <w:t>).</w:t>
      </w:r>
      <w:bookmarkStart w:id="13385" w:name="_Toc382212595"/>
      <w:bookmarkEnd w:id="13384"/>
    </w:p>
    <w:p w14:paraId="7F4A4570" w14:textId="77777777" w:rsidR="003258C2" w:rsidRDefault="000C090B" w:rsidP="003258C2">
      <w:pPr>
        <w:pStyle w:val="Alg4"/>
        <w:numPr>
          <w:ilvl w:val="0"/>
          <w:numId w:val="83"/>
        </w:numPr>
        <w:contextualSpacing/>
        <w:rPr>
          <w:ins w:id="13386" w:author="Rev 6 Allen Wirfs-Brock" w:date="2012-02-16T17:55:00Z"/>
        </w:rPr>
      </w:pPr>
      <w:ins w:id="13387" w:author="Rev 8 Allen Wirfs-Brock" w:date="2012-06-12T13:18:00Z">
        <w:r>
          <w:t>ReturnIfAbrupt(</w:t>
        </w:r>
        <w:r>
          <w:rPr>
            <w:i/>
          </w:rPr>
          <w:t>r</w:t>
        </w:r>
        <w:r w:rsidRPr="00342FD6">
          <w:rPr>
            <w:i/>
          </w:rPr>
          <w:t>val</w:t>
        </w:r>
        <w:r>
          <w:t>).</w:t>
        </w:r>
      </w:ins>
      <w:ins w:id="13388" w:author="Rev 6 Allen Wirfs-Brock" w:date="2012-02-16T17:55:00Z">
        <w:del w:id="13389" w:author="Rev 8 Allen Wirfs-Brock" w:date="2012-06-12T13:18:00Z">
          <w:r w:rsidR="003258C2" w:rsidDel="000C090B">
            <w:delText xml:space="preserve">If </w:delText>
          </w:r>
          <w:r w:rsidR="003258C2" w:rsidRPr="00E77497" w:rsidDel="000C090B">
            <w:rPr>
              <w:i/>
            </w:rPr>
            <w:delText>rval</w:delText>
          </w:r>
          <w:r w:rsidR="003258C2" w:rsidRPr="00E77497" w:rsidDel="000C090B">
            <w:delText xml:space="preserve"> </w:delText>
          </w:r>
          <w:r w:rsidR="003258C2" w:rsidDel="000C090B">
            <w:delText xml:space="preserve">is an abrupt completion, return </w:delText>
          </w:r>
          <w:r w:rsidR="003258C2" w:rsidRPr="00E77497" w:rsidDel="000C090B">
            <w:rPr>
              <w:i/>
            </w:rPr>
            <w:delText>rval</w:delText>
          </w:r>
          <w:r w:rsidR="003258C2" w:rsidDel="000C090B">
            <w:delText>.</w:delText>
          </w:r>
        </w:del>
      </w:ins>
    </w:p>
    <w:p w14:paraId="5F56D9BD" w14:textId="77777777" w:rsidR="004C02EF" w:rsidRPr="00E77497" w:rsidRDefault="004C02EF" w:rsidP="00441AED">
      <w:pPr>
        <w:pStyle w:val="Alg4"/>
        <w:numPr>
          <w:ilvl w:val="0"/>
          <w:numId w:val="83"/>
        </w:numPr>
      </w:pPr>
      <w:r w:rsidRPr="00E77497">
        <w:t xml:space="preserve">Let </w:t>
      </w:r>
      <w:r w:rsidRPr="00E77497">
        <w:rPr>
          <w:i/>
        </w:rPr>
        <w:t>lnum</w:t>
      </w:r>
      <w:r w:rsidRPr="00E77497">
        <w:t xml:space="preserve"> be ToInt32(</w:t>
      </w:r>
      <w:r w:rsidRPr="00E77497">
        <w:rPr>
          <w:i/>
        </w:rPr>
        <w:t>lval</w:t>
      </w:r>
      <w:r w:rsidRPr="00E77497">
        <w:t>)</w:t>
      </w:r>
      <w:bookmarkEnd w:id="13385"/>
      <w:r w:rsidRPr="00E77497">
        <w:t>.</w:t>
      </w:r>
      <w:bookmarkStart w:id="13390" w:name="_Toc382212596"/>
    </w:p>
    <w:p w14:paraId="21EC11D6" w14:textId="77777777" w:rsidR="003258C2" w:rsidRDefault="0034651E" w:rsidP="003258C2">
      <w:pPr>
        <w:pStyle w:val="Alg4"/>
        <w:numPr>
          <w:ilvl w:val="0"/>
          <w:numId w:val="83"/>
        </w:numPr>
        <w:contextualSpacing/>
        <w:rPr>
          <w:ins w:id="13391" w:author="Rev 6 Allen Wirfs-Brock" w:date="2012-02-16T17:55:00Z"/>
        </w:rPr>
      </w:pPr>
      <w:ins w:id="13392" w:author="Rev 8 Allen Wirfs-Brock" w:date="2012-06-12T13:27:00Z">
        <w:r>
          <w:t>ReturnIfAbrupt(</w:t>
        </w:r>
        <w:r w:rsidRPr="00342FD6">
          <w:rPr>
            <w:i/>
          </w:rPr>
          <w:t>l</w:t>
        </w:r>
        <w:r>
          <w:rPr>
            <w:i/>
          </w:rPr>
          <w:t>nu</w:t>
        </w:r>
        <w:del w:id="13393" w:author="Rev 10 Allen Wirfs-Brock" w:date="2012-08-14T15:24:00Z">
          <w:r w:rsidDel="00EA1B5F">
            <w:rPr>
              <w:i/>
            </w:rPr>
            <w:delText>n</w:delText>
          </w:r>
        </w:del>
      </w:ins>
      <w:ins w:id="13394" w:author="Rev 10 Allen Wirfs-Brock" w:date="2012-08-14T15:24:00Z">
        <w:r w:rsidR="00EA1B5F">
          <w:rPr>
            <w:i/>
          </w:rPr>
          <w:t>m</w:t>
        </w:r>
      </w:ins>
      <w:ins w:id="13395" w:author="Rev 8 Allen Wirfs-Brock" w:date="2012-06-12T13:27:00Z">
        <w:r>
          <w:t>).</w:t>
        </w:r>
      </w:ins>
      <w:ins w:id="13396" w:author="Rev 6 Allen Wirfs-Brock" w:date="2012-02-16T17:55:00Z">
        <w:del w:id="13397" w:author="Rev 8 Allen Wirfs-Brock" w:date="2012-06-12T13:27:00Z">
          <w:r w:rsidR="003258C2" w:rsidDel="0034651E">
            <w:delText xml:space="preserve">If </w:delText>
          </w:r>
          <w:r w:rsidR="003258C2" w:rsidRPr="00E77497" w:rsidDel="0034651E">
            <w:rPr>
              <w:i/>
            </w:rPr>
            <w:delText>lnum</w:delText>
          </w:r>
          <w:r w:rsidR="003258C2" w:rsidRPr="00E77497" w:rsidDel="0034651E">
            <w:delText xml:space="preserve"> </w:delText>
          </w:r>
          <w:r w:rsidR="003258C2" w:rsidDel="0034651E">
            <w:delText xml:space="preserve">is an abrupt completion, return </w:delText>
          </w:r>
          <w:r w:rsidR="003258C2" w:rsidRPr="00E77497" w:rsidDel="0034651E">
            <w:rPr>
              <w:i/>
            </w:rPr>
            <w:delText>lnum</w:delText>
          </w:r>
          <w:r w:rsidR="003258C2" w:rsidDel="0034651E">
            <w:delText>.</w:delText>
          </w:r>
        </w:del>
      </w:ins>
    </w:p>
    <w:p w14:paraId="787500FA" w14:textId="77777777" w:rsidR="004C02EF" w:rsidRPr="00E77497" w:rsidRDefault="004C02EF" w:rsidP="00441AED">
      <w:pPr>
        <w:pStyle w:val="Alg4"/>
        <w:numPr>
          <w:ilvl w:val="0"/>
          <w:numId w:val="83"/>
        </w:numPr>
      </w:pPr>
      <w:r w:rsidRPr="00E77497">
        <w:t xml:space="preserve">Let </w:t>
      </w:r>
      <w:r w:rsidRPr="00E77497">
        <w:rPr>
          <w:i/>
        </w:rPr>
        <w:t>rnum</w:t>
      </w:r>
      <w:r w:rsidRPr="00E77497">
        <w:t xml:space="preserve"> be ToUint32(</w:t>
      </w:r>
      <w:r w:rsidRPr="00E77497">
        <w:rPr>
          <w:i/>
        </w:rPr>
        <w:t>rval</w:t>
      </w:r>
      <w:r w:rsidRPr="00E77497">
        <w:t>)</w:t>
      </w:r>
      <w:bookmarkEnd w:id="13390"/>
      <w:r w:rsidRPr="00E77497">
        <w:t>.</w:t>
      </w:r>
      <w:bookmarkStart w:id="13398" w:name="_Toc382212597"/>
    </w:p>
    <w:p w14:paraId="3BB3668A" w14:textId="77777777" w:rsidR="003258C2" w:rsidRDefault="0034651E" w:rsidP="003258C2">
      <w:pPr>
        <w:pStyle w:val="Alg4"/>
        <w:numPr>
          <w:ilvl w:val="0"/>
          <w:numId w:val="83"/>
        </w:numPr>
        <w:contextualSpacing/>
        <w:rPr>
          <w:ins w:id="13399" w:author="Rev 6 Allen Wirfs-Brock" w:date="2012-02-16T17:55:00Z"/>
        </w:rPr>
      </w:pPr>
      <w:ins w:id="13400" w:author="Rev 8 Allen Wirfs-Brock" w:date="2012-06-12T13:27:00Z">
        <w:r>
          <w:t>ReturnIfAbrupt(</w:t>
        </w:r>
        <w:r>
          <w:rPr>
            <w:i/>
          </w:rPr>
          <w:t>rnu</w:t>
        </w:r>
        <w:del w:id="13401" w:author="Rev 10 Allen Wirfs-Brock" w:date="2012-08-14T15:24:00Z">
          <w:r w:rsidDel="00EA1B5F">
            <w:rPr>
              <w:i/>
            </w:rPr>
            <w:delText>n</w:delText>
          </w:r>
        </w:del>
      </w:ins>
      <w:ins w:id="13402" w:author="Rev 10 Allen Wirfs-Brock" w:date="2012-08-14T15:24:00Z">
        <w:r w:rsidR="00EA1B5F">
          <w:rPr>
            <w:i/>
          </w:rPr>
          <w:t>m</w:t>
        </w:r>
      </w:ins>
      <w:ins w:id="13403" w:author="Rev 8 Allen Wirfs-Brock" w:date="2012-06-12T13:27:00Z">
        <w:r>
          <w:t>).</w:t>
        </w:r>
      </w:ins>
      <w:ins w:id="13404" w:author="Rev 6 Allen Wirfs-Brock" w:date="2012-02-16T17:55:00Z">
        <w:del w:id="13405" w:author="Rev 8 Allen Wirfs-Brock" w:date="2012-06-12T13:27:00Z">
          <w:r w:rsidR="003258C2" w:rsidDel="0034651E">
            <w:delText xml:space="preserve">If </w:delText>
          </w:r>
          <w:r w:rsidR="003258C2" w:rsidRPr="00E77497" w:rsidDel="0034651E">
            <w:rPr>
              <w:i/>
            </w:rPr>
            <w:delText>rnum</w:delText>
          </w:r>
          <w:r w:rsidR="003258C2" w:rsidRPr="00E77497" w:rsidDel="0034651E">
            <w:delText xml:space="preserve"> </w:delText>
          </w:r>
          <w:r w:rsidR="003258C2" w:rsidDel="0034651E">
            <w:delText xml:space="preserve">is an abrupt completion, return </w:delText>
          </w:r>
          <w:r w:rsidR="003258C2" w:rsidRPr="00E77497" w:rsidDel="0034651E">
            <w:rPr>
              <w:i/>
            </w:rPr>
            <w:delText>rnum</w:delText>
          </w:r>
          <w:r w:rsidR="003258C2" w:rsidDel="0034651E">
            <w:delText>.</w:delText>
          </w:r>
        </w:del>
      </w:ins>
    </w:p>
    <w:p w14:paraId="6C718F60" w14:textId="77777777" w:rsidR="004C02EF" w:rsidRPr="00E77497" w:rsidRDefault="004C02EF" w:rsidP="00441AED">
      <w:pPr>
        <w:pStyle w:val="Alg4"/>
        <w:numPr>
          <w:ilvl w:val="0"/>
          <w:numId w:val="83"/>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bookmarkEnd w:id="13398"/>
      <w:r w:rsidRPr="00E77497">
        <w:t>.</w:t>
      </w:r>
      <w:bookmarkStart w:id="13406" w:name="_Toc382212598"/>
    </w:p>
    <w:p w14:paraId="5B964E82" w14:textId="77777777" w:rsidR="004C02EF" w:rsidRPr="00E77497" w:rsidRDefault="004C02EF" w:rsidP="00441AED">
      <w:pPr>
        <w:pStyle w:val="Alg4"/>
        <w:numPr>
          <w:ilvl w:val="0"/>
          <w:numId w:val="83"/>
        </w:numPr>
        <w:spacing w:after="240"/>
      </w:pPr>
      <w:r w:rsidRPr="00E77497">
        <w:t xml:space="preserve">Return the result of left shifting </w:t>
      </w:r>
      <w:r w:rsidRPr="00E77497">
        <w:rPr>
          <w:i/>
        </w:rPr>
        <w:t>lnum</w:t>
      </w:r>
      <w:r w:rsidRPr="00E77497">
        <w:t xml:space="preserve"> by </w:t>
      </w:r>
      <w:r w:rsidRPr="00E77497">
        <w:rPr>
          <w:i/>
        </w:rPr>
        <w:t>shiftCount</w:t>
      </w:r>
      <w:r w:rsidRPr="00E77497">
        <w:t xml:space="preserve"> bits. The result is a signed 32-bit integer</w:t>
      </w:r>
      <w:bookmarkEnd w:id="13406"/>
      <w:r w:rsidRPr="00E77497">
        <w:t>.</w:t>
      </w:r>
      <w:bookmarkStart w:id="13407" w:name="_Toc382212599"/>
    </w:p>
    <w:p w14:paraId="304EBC27" w14:textId="77777777" w:rsidR="004C02EF" w:rsidRPr="00E77497" w:rsidRDefault="004C02EF" w:rsidP="003A4B22">
      <w:pPr>
        <w:pStyle w:val="30"/>
        <w:numPr>
          <w:ilvl w:val="0"/>
          <w:numId w:val="0"/>
        </w:numPr>
      </w:pPr>
      <w:bookmarkStart w:id="13408" w:name="_Toc375031186"/>
      <w:bookmarkStart w:id="13409" w:name="_Toc381513699"/>
      <w:bookmarkStart w:id="13410" w:name="_Toc382202857"/>
      <w:bookmarkStart w:id="13411" w:name="_Toc382212221"/>
      <w:bookmarkStart w:id="13412" w:name="_Toc382212600"/>
      <w:bookmarkStart w:id="13413" w:name="_Toc382291566"/>
      <w:bookmarkStart w:id="13414" w:name="_Toc385672215"/>
      <w:bookmarkStart w:id="13415" w:name="_Toc393690310"/>
      <w:bookmarkStart w:id="13416" w:name="_Toc472818850"/>
      <w:bookmarkStart w:id="13417" w:name="_Toc235503424"/>
      <w:bookmarkStart w:id="13418" w:name="_Toc241509199"/>
      <w:bookmarkStart w:id="13419" w:name="_Toc244416686"/>
      <w:bookmarkStart w:id="13420" w:name="_Toc276631050"/>
      <w:bookmarkStart w:id="13421" w:name="_Toc336509539"/>
      <w:bookmarkEnd w:id="13407"/>
      <w:r w:rsidRPr="00E77497">
        <w:t>11.7.2</w:t>
      </w:r>
      <w:r w:rsidRPr="00E77497">
        <w:tab/>
        <w:t xml:space="preserve">The Signed Right Shift Operator ( </w:t>
      </w:r>
      <w:r w:rsidRPr="00E77497">
        <w:rPr>
          <w:rFonts w:ascii="Courier New" w:hAnsi="Courier New"/>
        </w:rPr>
        <w:t>&gt;&gt;</w:t>
      </w:r>
      <w:r w:rsidRPr="00E77497">
        <w:t xml:space="preserve"> </w:t>
      </w:r>
      <w:bookmarkStart w:id="13422" w:name="_Toc382202858"/>
      <w:bookmarkEnd w:id="13408"/>
      <w:bookmarkEnd w:id="13409"/>
      <w:bookmarkEnd w:id="13410"/>
      <w:bookmarkEnd w:id="13411"/>
      <w:bookmarkEnd w:id="13412"/>
      <w:bookmarkEnd w:id="13413"/>
      <w:bookmarkEnd w:id="13414"/>
      <w:bookmarkEnd w:id="13415"/>
      <w:bookmarkEnd w:id="13422"/>
      <w:r w:rsidRPr="00E77497">
        <w:t>)</w:t>
      </w:r>
      <w:bookmarkEnd w:id="13416"/>
      <w:bookmarkEnd w:id="13417"/>
      <w:bookmarkEnd w:id="13418"/>
      <w:bookmarkEnd w:id="13419"/>
      <w:bookmarkEnd w:id="13420"/>
      <w:bookmarkEnd w:id="13421"/>
    </w:p>
    <w:p w14:paraId="5794DF5C" w14:textId="77777777" w:rsidR="004C02EF" w:rsidRPr="004D1BD1" w:rsidRDefault="009D1CDA" w:rsidP="004C02EF">
      <w:pPr>
        <w:rPr>
          <w:sz w:val="18"/>
          <w:rPrChange w:id="13423" w:author="Rev 4 Allen Wirfs-Brock" w:date="2011-11-04T08:51:00Z">
            <w:rPr/>
          </w:rPrChange>
        </w:rPr>
      </w:pPr>
      <w:ins w:id="13424" w:author="Rev 4 Allen Wirfs-Brock" w:date="2011-10-15T09:53:00Z">
        <w:r w:rsidRPr="004D1BD1">
          <w:rPr>
            <w:sz w:val="18"/>
            <w:rPrChange w:id="13425" w:author="Rev 4 Allen Wirfs-Brock" w:date="2011-11-04T08:51:00Z">
              <w:rPr/>
            </w:rPrChange>
          </w:rPr>
          <w:t>NOTE</w:t>
        </w:r>
        <w:r w:rsidRPr="004D1BD1">
          <w:rPr>
            <w:sz w:val="18"/>
            <w:rPrChange w:id="13426" w:author="Rev 4 Allen Wirfs-Brock" w:date="2011-11-04T08:51:00Z">
              <w:rPr/>
            </w:rPrChange>
          </w:rPr>
          <w:tab/>
        </w:r>
      </w:ins>
      <w:r w:rsidR="004C02EF" w:rsidRPr="004D1BD1">
        <w:rPr>
          <w:sz w:val="18"/>
          <w:rPrChange w:id="13427" w:author="Rev 4 Allen Wirfs-Brock" w:date="2011-11-04T08:51:00Z">
            <w:rPr/>
          </w:rPrChange>
        </w:rPr>
        <w:t>Performs a sign-filling bitwise right shift operation on the left operand by the amount specified by the right operand.</w:t>
      </w:r>
    </w:p>
    <w:p w14:paraId="0549B94C" w14:textId="77777777" w:rsidR="00AF60D2" w:rsidRPr="003B4312" w:rsidRDefault="00AF60D2" w:rsidP="00AF60D2">
      <w:pPr>
        <w:keepNext/>
        <w:rPr>
          <w:ins w:id="13428" w:author="Rev 4 Allen Wirfs-Brock" w:date="2011-10-15T09:52:00Z"/>
          <w:rFonts w:ascii="Helvetica" w:hAnsi="Helvetica"/>
          <w:b/>
        </w:rPr>
      </w:pPr>
      <w:ins w:id="13429" w:author="Rev 4 Allen Wirfs-Brock" w:date="2011-10-15T09:52:00Z">
        <w:r w:rsidRPr="004D1BD1">
          <w:rPr>
            <w:rFonts w:ascii="Helvetica" w:hAnsi="Helvetica"/>
            <w:b/>
          </w:rPr>
          <w:t xml:space="preserve">Runtime Semantics: </w:t>
        </w:r>
        <w:r w:rsidRPr="003B4312">
          <w:rPr>
            <w:rFonts w:ascii="Helvetica" w:hAnsi="Helvetica"/>
            <w:b/>
            <w:spacing w:val="6"/>
          </w:rPr>
          <w:t>Evaluation</w:t>
        </w:r>
      </w:ins>
    </w:p>
    <w:p w14:paraId="78564929" w14:textId="77777777" w:rsidR="004C02EF" w:rsidRPr="00E77497" w:rsidRDefault="004C02EF" w:rsidP="004C02EF">
      <w:del w:id="13430" w:author="Rev 4 Allen Wirfs-Brock" w:date="2011-10-15T09:53:00Z">
        <w:r w:rsidRPr="003B4312" w:rsidDel="009D1CDA">
          <w:delText xml:space="preserve">The production </w:delText>
        </w:r>
      </w:del>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&gt;&gt;</w:t>
      </w:r>
      <w:r w:rsidRPr="00B820AB">
        <w:t xml:space="preserve"> </w:t>
      </w:r>
      <w:r w:rsidRPr="00675B74">
        <w:rPr>
          <w:rStyle w:val="bnf"/>
        </w:rPr>
        <w:t>AdditiveExpression</w:t>
      </w:r>
      <w:r w:rsidRPr="00E77497">
        <w:t xml:space="preserve"> </w:t>
      </w:r>
      <w:del w:id="13431" w:author="Rev 4 Allen Wirfs-Brock" w:date="2011-10-15T09:53:00Z">
        <w:r w:rsidRPr="00E77497" w:rsidDel="009D1CDA">
          <w:delText>is evaluated as follows:</w:delText>
        </w:r>
      </w:del>
      <w:bookmarkStart w:id="13432" w:name="_Toc382212601"/>
    </w:p>
    <w:p w14:paraId="21419EB6" w14:textId="77777777" w:rsidR="004C02EF" w:rsidRPr="00E77497" w:rsidRDefault="004C02EF" w:rsidP="00441AED">
      <w:pPr>
        <w:pStyle w:val="Alg4"/>
        <w:numPr>
          <w:ilvl w:val="0"/>
          <w:numId w:val="84"/>
        </w:numPr>
      </w:pPr>
      <w:r w:rsidRPr="00E77497">
        <w:t xml:space="preserve">Let </w:t>
      </w:r>
      <w:r w:rsidRPr="00E77497">
        <w:rPr>
          <w:i/>
        </w:rPr>
        <w:t>lref</w:t>
      </w:r>
      <w:r w:rsidRPr="00E77497">
        <w:t xml:space="preserve"> be the result of evaluating </w:t>
      </w:r>
      <w:r w:rsidRPr="00E77497">
        <w:rPr>
          <w:i/>
        </w:rPr>
        <w:t>ShiftExpression</w:t>
      </w:r>
      <w:bookmarkEnd w:id="13432"/>
      <w:r w:rsidRPr="00E77497">
        <w:t>.</w:t>
      </w:r>
      <w:bookmarkStart w:id="13433" w:name="_Toc382212602"/>
    </w:p>
    <w:p w14:paraId="6D72667C" w14:textId="77777777" w:rsidR="004C02EF" w:rsidRPr="00E77497" w:rsidRDefault="004C02EF" w:rsidP="00441AED">
      <w:pPr>
        <w:pStyle w:val="Alg4"/>
        <w:numPr>
          <w:ilvl w:val="0"/>
          <w:numId w:val="84"/>
        </w:numPr>
      </w:pPr>
      <w:r w:rsidRPr="00E77497">
        <w:t xml:space="preserve">Let </w:t>
      </w:r>
      <w:r w:rsidRPr="00E77497">
        <w:rPr>
          <w:i/>
        </w:rPr>
        <w:t>lval</w:t>
      </w:r>
      <w:r w:rsidRPr="00E77497">
        <w:t xml:space="preserve"> be GetValue(</w:t>
      </w:r>
      <w:r w:rsidRPr="00E77497">
        <w:rPr>
          <w:i/>
        </w:rPr>
        <w:t>lref</w:t>
      </w:r>
      <w:r w:rsidRPr="00E77497">
        <w:t>).</w:t>
      </w:r>
      <w:bookmarkStart w:id="13434" w:name="_Toc382212603"/>
      <w:bookmarkEnd w:id="13433"/>
    </w:p>
    <w:p w14:paraId="58D28FFE" w14:textId="77777777" w:rsidR="003258C2" w:rsidRDefault="0056239B" w:rsidP="003258C2">
      <w:pPr>
        <w:pStyle w:val="Alg4"/>
        <w:numPr>
          <w:ilvl w:val="0"/>
          <w:numId w:val="84"/>
        </w:numPr>
        <w:contextualSpacing/>
        <w:rPr>
          <w:ins w:id="13435" w:author="Rev 6 Allen Wirfs-Brock" w:date="2012-02-16T17:56:00Z"/>
        </w:rPr>
      </w:pPr>
      <w:ins w:id="13436" w:author="Rev 8 Allen Wirfs-Brock" w:date="2012-06-12T12:58:00Z">
        <w:r>
          <w:t>ReturnIfAbrupt(</w:t>
        </w:r>
        <w:r w:rsidRPr="00342FD6">
          <w:rPr>
            <w:i/>
          </w:rPr>
          <w:t>lval</w:t>
        </w:r>
        <w:r>
          <w:t>).</w:t>
        </w:r>
      </w:ins>
      <w:ins w:id="13437" w:author="Rev 6 Allen Wirfs-Brock" w:date="2012-02-16T17:56:00Z">
        <w:del w:id="13438" w:author="Rev 8 Allen Wirfs-Brock" w:date="2012-06-12T12:58: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20EAE150" w14:textId="77777777" w:rsidR="004C02EF" w:rsidRPr="00E77497" w:rsidRDefault="004C02EF" w:rsidP="00441AED">
      <w:pPr>
        <w:pStyle w:val="Alg4"/>
        <w:numPr>
          <w:ilvl w:val="0"/>
          <w:numId w:val="84"/>
        </w:numPr>
      </w:pPr>
      <w:r w:rsidRPr="00E77497">
        <w:t xml:space="preserve">Let </w:t>
      </w:r>
      <w:r w:rsidRPr="00E77497">
        <w:rPr>
          <w:i/>
        </w:rPr>
        <w:t>rref</w:t>
      </w:r>
      <w:r w:rsidRPr="00E77497">
        <w:t xml:space="preserve"> be the result of evaluating </w:t>
      </w:r>
      <w:r w:rsidRPr="00E77497">
        <w:rPr>
          <w:i/>
        </w:rPr>
        <w:t>AdditiveExpression</w:t>
      </w:r>
      <w:bookmarkEnd w:id="13434"/>
      <w:r w:rsidRPr="00E77497">
        <w:t>.</w:t>
      </w:r>
      <w:bookmarkStart w:id="13439" w:name="_Toc382212604"/>
    </w:p>
    <w:p w14:paraId="6DD26BF6" w14:textId="77777777" w:rsidR="004C02EF" w:rsidRPr="00E77497" w:rsidRDefault="004C02EF" w:rsidP="00441AED">
      <w:pPr>
        <w:pStyle w:val="Alg4"/>
        <w:numPr>
          <w:ilvl w:val="0"/>
          <w:numId w:val="84"/>
        </w:numPr>
      </w:pPr>
      <w:r w:rsidRPr="00E77497">
        <w:t xml:space="preserve">Let </w:t>
      </w:r>
      <w:r w:rsidRPr="00E77497">
        <w:rPr>
          <w:i/>
        </w:rPr>
        <w:t>rval</w:t>
      </w:r>
      <w:r w:rsidRPr="00E77497">
        <w:t xml:space="preserve"> be GetValue(</w:t>
      </w:r>
      <w:r w:rsidRPr="00E77497">
        <w:rPr>
          <w:i/>
        </w:rPr>
        <w:t>rref</w:t>
      </w:r>
      <w:r w:rsidRPr="00E77497">
        <w:t>).</w:t>
      </w:r>
      <w:bookmarkStart w:id="13440" w:name="_Toc382212605"/>
      <w:bookmarkEnd w:id="13439"/>
    </w:p>
    <w:p w14:paraId="3C84BB85" w14:textId="77777777" w:rsidR="00722F95" w:rsidRDefault="000C090B" w:rsidP="00722F95">
      <w:pPr>
        <w:pStyle w:val="Alg4"/>
        <w:numPr>
          <w:ilvl w:val="0"/>
          <w:numId w:val="84"/>
        </w:numPr>
        <w:contextualSpacing/>
        <w:rPr>
          <w:ins w:id="13441" w:author="Rev 6 Allen Wirfs-Brock" w:date="2012-02-16T18:02:00Z"/>
        </w:rPr>
      </w:pPr>
      <w:ins w:id="13442" w:author="Rev 8 Allen Wirfs-Brock" w:date="2012-06-12T13:18:00Z">
        <w:r>
          <w:t>ReturnIfAbrupt(</w:t>
        </w:r>
        <w:r>
          <w:rPr>
            <w:i/>
          </w:rPr>
          <w:t>r</w:t>
        </w:r>
        <w:r w:rsidRPr="00342FD6">
          <w:rPr>
            <w:i/>
          </w:rPr>
          <w:t>val</w:t>
        </w:r>
        <w:r>
          <w:t>).</w:t>
        </w:r>
      </w:ins>
      <w:ins w:id="13443" w:author="Rev 6 Allen Wirfs-Brock" w:date="2012-02-16T18:02:00Z">
        <w:del w:id="13444" w:author="Rev 8 Allen Wirfs-Brock" w:date="2012-06-12T13:18:00Z">
          <w:r w:rsidR="00722F95" w:rsidDel="000C090B">
            <w:delText xml:space="preserve">If </w:delText>
          </w:r>
          <w:r w:rsidR="00722F95" w:rsidRPr="00E77497" w:rsidDel="000C090B">
            <w:rPr>
              <w:i/>
            </w:rPr>
            <w:delText>rval</w:delText>
          </w:r>
          <w:r w:rsidR="00722F95" w:rsidRPr="00E77497" w:rsidDel="000C090B">
            <w:delText xml:space="preserve"> </w:delText>
          </w:r>
          <w:r w:rsidR="00722F95" w:rsidDel="000C090B">
            <w:delText xml:space="preserve">is an abrupt completion, return </w:delText>
          </w:r>
          <w:r w:rsidR="00722F95" w:rsidRPr="00E77497" w:rsidDel="000C090B">
            <w:rPr>
              <w:i/>
            </w:rPr>
            <w:delText>rval</w:delText>
          </w:r>
          <w:r w:rsidR="00722F95" w:rsidDel="000C090B">
            <w:delText>.</w:delText>
          </w:r>
        </w:del>
      </w:ins>
    </w:p>
    <w:p w14:paraId="4B1AC099" w14:textId="77777777" w:rsidR="004C02EF" w:rsidRPr="00E77497" w:rsidRDefault="004C02EF" w:rsidP="00441AED">
      <w:pPr>
        <w:pStyle w:val="Alg4"/>
        <w:numPr>
          <w:ilvl w:val="0"/>
          <w:numId w:val="84"/>
        </w:numPr>
      </w:pPr>
      <w:r w:rsidRPr="00E77497">
        <w:t xml:space="preserve">Let </w:t>
      </w:r>
      <w:r w:rsidRPr="00E77497">
        <w:rPr>
          <w:i/>
        </w:rPr>
        <w:t>lnum</w:t>
      </w:r>
      <w:r w:rsidRPr="00E77497">
        <w:t xml:space="preserve"> be ToInt32(</w:t>
      </w:r>
      <w:r w:rsidRPr="00E77497">
        <w:rPr>
          <w:i/>
        </w:rPr>
        <w:t>lval</w:t>
      </w:r>
      <w:r w:rsidRPr="00E77497">
        <w:t>).</w:t>
      </w:r>
      <w:bookmarkStart w:id="13445" w:name="_Toc382212606"/>
      <w:bookmarkEnd w:id="13440"/>
    </w:p>
    <w:p w14:paraId="5C5B7AE8" w14:textId="77777777" w:rsidR="00CB6687" w:rsidRDefault="0034651E" w:rsidP="00CB6687">
      <w:pPr>
        <w:pStyle w:val="Alg4"/>
        <w:numPr>
          <w:ilvl w:val="0"/>
          <w:numId w:val="84"/>
        </w:numPr>
        <w:contextualSpacing/>
        <w:rPr>
          <w:ins w:id="13446" w:author="Rev 6 Allen Wirfs-Brock" w:date="2012-02-16T18:10:00Z"/>
        </w:rPr>
      </w:pPr>
      <w:ins w:id="13447" w:author="Rev 8 Allen Wirfs-Brock" w:date="2012-06-12T13:28:00Z">
        <w:r>
          <w:t>ReturnIfAbrupt(</w:t>
        </w:r>
        <w:r w:rsidRPr="00342FD6">
          <w:rPr>
            <w:i/>
          </w:rPr>
          <w:t>l</w:t>
        </w:r>
        <w:r>
          <w:rPr>
            <w:i/>
          </w:rPr>
          <w:t>nu</w:t>
        </w:r>
        <w:del w:id="13448" w:author="Rev 10 Allen Wirfs-Brock" w:date="2012-08-14T15:24:00Z">
          <w:r w:rsidDel="00EA1B5F">
            <w:rPr>
              <w:i/>
            </w:rPr>
            <w:delText>n</w:delText>
          </w:r>
        </w:del>
      </w:ins>
      <w:ins w:id="13449" w:author="Rev 10 Allen Wirfs-Brock" w:date="2012-08-14T15:24:00Z">
        <w:r w:rsidR="00EA1B5F">
          <w:rPr>
            <w:i/>
          </w:rPr>
          <w:t>m</w:t>
        </w:r>
      </w:ins>
      <w:ins w:id="13450" w:author="Rev 8 Allen Wirfs-Brock" w:date="2012-06-12T13:28:00Z">
        <w:r>
          <w:t>).</w:t>
        </w:r>
      </w:ins>
      <w:ins w:id="13451" w:author="Rev 6 Allen Wirfs-Brock" w:date="2012-02-16T18:10:00Z">
        <w:del w:id="13452" w:author="Rev 8 Allen Wirfs-Brock" w:date="2012-06-12T13:28:00Z">
          <w:r w:rsidR="00CB6687" w:rsidDel="0034651E">
            <w:delText xml:space="preserve">If </w:delText>
          </w:r>
          <w:r w:rsidR="00CB6687" w:rsidRPr="00E77497" w:rsidDel="0034651E">
            <w:rPr>
              <w:i/>
            </w:rPr>
            <w:delText>lnum</w:delText>
          </w:r>
          <w:r w:rsidR="00CB6687" w:rsidRPr="00E77497" w:rsidDel="0034651E">
            <w:delText xml:space="preserve"> </w:delText>
          </w:r>
          <w:r w:rsidR="00CB6687" w:rsidDel="0034651E">
            <w:delText xml:space="preserve">is an abrupt completion, return </w:delText>
          </w:r>
          <w:r w:rsidR="00CB6687" w:rsidRPr="00E77497" w:rsidDel="0034651E">
            <w:rPr>
              <w:i/>
            </w:rPr>
            <w:delText>lnum</w:delText>
          </w:r>
          <w:r w:rsidR="00CB6687" w:rsidDel="0034651E">
            <w:delText>.</w:delText>
          </w:r>
        </w:del>
      </w:ins>
    </w:p>
    <w:p w14:paraId="3C870181" w14:textId="77777777" w:rsidR="004C02EF" w:rsidRPr="00E77497" w:rsidRDefault="004C02EF" w:rsidP="00441AED">
      <w:pPr>
        <w:pStyle w:val="Alg4"/>
        <w:numPr>
          <w:ilvl w:val="0"/>
          <w:numId w:val="84"/>
        </w:numPr>
      </w:pPr>
      <w:r w:rsidRPr="00E77497">
        <w:t xml:space="preserve">Let </w:t>
      </w:r>
      <w:r w:rsidRPr="00E77497">
        <w:rPr>
          <w:i/>
        </w:rPr>
        <w:t>rnum</w:t>
      </w:r>
      <w:r w:rsidRPr="00E77497">
        <w:t xml:space="preserve"> be ToUint32(</w:t>
      </w:r>
      <w:r w:rsidRPr="00E77497">
        <w:rPr>
          <w:i/>
        </w:rPr>
        <w:t>rval</w:t>
      </w:r>
      <w:r w:rsidRPr="00E77497">
        <w:t>).</w:t>
      </w:r>
      <w:bookmarkStart w:id="13453" w:name="_Toc382212607"/>
      <w:bookmarkEnd w:id="13445"/>
    </w:p>
    <w:p w14:paraId="225188EF" w14:textId="77777777" w:rsidR="00CB6687" w:rsidRDefault="0034651E" w:rsidP="00CB6687">
      <w:pPr>
        <w:pStyle w:val="Alg4"/>
        <w:numPr>
          <w:ilvl w:val="0"/>
          <w:numId w:val="84"/>
        </w:numPr>
        <w:contextualSpacing/>
        <w:rPr>
          <w:ins w:id="13454" w:author="Rev 6 Allen Wirfs-Brock" w:date="2012-02-16T18:13:00Z"/>
        </w:rPr>
      </w:pPr>
      <w:ins w:id="13455" w:author="Rev 8 Allen Wirfs-Brock" w:date="2012-06-12T13:28:00Z">
        <w:r>
          <w:t>ReturnIfAbrupt(</w:t>
        </w:r>
        <w:r>
          <w:rPr>
            <w:i/>
          </w:rPr>
          <w:t>rnu</w:t>
        </w:r>
        <w:del w:id="13456" w:author="Rev 10 Allen Wirfs-Brock" w:date="2012-08-14T15:24:00Z">
          <w:r w:rsidDel="00EA1B5F">
            <w:rPr>
              <w:i/>
            </w:rPr>
            <w:delText>n</w:delText>
          </w:r>
        </w:del>
      </w:ins>
      <w:ins w:id="13457" w:author="Rev 10 Allen Wirfs-Brock" w:date="2012-08-14T15:24:00Z">
        <w:r w:rsidR="00EA1B5F">
          <w:rPr>
            <w:i/>
          </w:rPr>
          <w:t>m</w:t>
        </w:r>
      </w:ins>
      <w:ins w:id="13458" w:author="Rev 8 Allen Wirfs-Brock" w:date="2012-06-12T13:28:00Z">
        <w:r>
          <w:t>).</w:t>
        </w:r>
      </w:ins>
      <w:ins w:id="13459" w:author="Rev 6 Allen Wirfs-Brock" w:date="2012-02-16T18:13:00Z">
        <w:del w:id="13460" w:author="Rev 8 Allen Wirfs-Brock" w:date="2012-06-12T13:28:00Z">
          <w:r w:rsidR="00CB6687" w:rsidDel="0034651E">
            <w:delText xml:space="preserve">If </w:delText>
          </w:r>
          <w:r w:rsidR="00CB6687" w:rsidRPr="00E77497" w:rsidDel="0034651E">
            <w:rPr>
              <w:i/>
            </w:rPr>
            <w:delText>rnum</w:delText>
          </w:r>
          <w:r w:rsidR="00CB6687" w:rsidRPr="00E77497" w:rsidDel="0034651E">
            <w:delText xml:space="preserve"> </w:delText>
          </w:r>
          <w:r w:rsidR="00CB6687" w:rsidDel="0034651E">
            <w:delText xml:space="preserve">is an abrupt completion, return </w:delText>
          </w:r>
          <w:r w:rsidR="00CB6687" w:rsidRPr="00E77497" w:rsidDel="0034651E">
            <w:rPr>
              <w:i/>
            </w:rPr>
            <w:delText>rnum</w:delText>
          </w:r>
          <w:r w:rsidR="00CB6687" w:rsidDel="0034651E">
            <w:delText>.</w:delText>
          </w:r>
        </w:del>
      </w:ins>
    </w:p>
    <w:p w14:paraId="2CFEEED9" w14:textId="77777777" w:rsidR="004C02EF" w:rsidRPr="00E77497" w:rsidRDefault="004C02EF" w:rsidP="00441AED">
      <w:pPr>
        <w:pStyle w:val="Alg4"/>
        <w:numPr>
          <w:ilvl w:val="0"/>
          <w:numId w:val="84"/>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p>
    <w:p w14:paraId="4B1DD33F" w14:textId="77777777" w:rsidR="004C02EF" w:rsidRPr="00E77497" w:rsidRDefault="004C02EF" w:rsidP="00441AED">
      <w:pPr>
        <w:pStyle w:val="Alg4"/>
        <w:numPr>
          <w:ilvl w:val="0"/>
          <w:numId w:val="84"/>
        </w:numPr>
        <w:spacing w:after="240"/>
      </w:pPr>
      <w:bookmarkStart w:id="13461" w:name="_Toc382212608"/>
      <w:bookmarkEnd w:id="13453"/>
      <w:r w:rsidRPr="00E77497">
        <w:t xml:space="preserve">Return the result of performing a sign-extending right shift of </w:t>
      </w:r>
      <w:r w:rsidRPr="00E77497">
        <w:rPr>
          <w:i/>
        </w:rPr>
        <w:t>lnum</w:t>
      </w:r>
      <w:r w:rsidRPr="00E77497">
        <w:t xml:space="preserve"> by </w:t>
      </w:r>
      <w:r w:rsidRPr="00E77497">
        <w:rPr>
          <w:i/>
        </w:rPr>
        <w:t>shiftCount</w:t>
      </w:r>
      <w:r w:rsidRPr="00E77497">
        <w:t xml:space="preserve"> bits. The most significant bit is propagated. The result is a signed 32-bit integer</w:t>
      </w:r>
      <w:bookmarkEnd w:id="13461"/>
      <w:r w:rsidRPr="00E77497">
        <w:t>.</w:t>
      </w:r>
      <w:bookmarkStart w:id="13462" w:name="_Toc382212609"/>
    </w:p>
    <w:p w14:paraId="523DFE9D" w14:textId="77777777" w:rsidR="004C02EF" w:rsidRPr="00E77497" w:rsidRDefault="004C02EF" w:rsidP="003A4B22">
      <w:pPr>
        <w:pStyle w:val="30"/>
        <w:numPr>
          <w:ilvl w:val="0"/>
          <w:numId w:val="0"/>
        </w:numPr>
      </w:pPr>
      <w:bookmarkStart w:id="13463" w:name="_Toc375031187"/>
      <w:bookmarkStart w:id="13464" w:name="_Toc381513700"/>
      <w:bookmarkStart w:id="13465" w:name="_Toc382202859"/>
      <w:bookmarkStart w:id="13466" w:name="_Toc382212222"/>
      <w:bookmarkStart w:id="13467" w:name="_Toc382212610"/>
      <w:bookmarkStart w:id="13468" w:name="_Toc382291567"/>
      <w:bookmarkStart w:id="13469" w:name="_Toc385672216"/>
      <w:bookmarkStart w:id="13470" w:name="_Toc393690311"/>
      <w:bookmarkStart w:id="13471" w:name="_Toc472818851"/>
      <w:bookmarkStart w:id="13472" w:name="_Toc235503425"/>
      <w:bookmarkStart w:id="13473" w:name="_Toc241509200"/>
      <w:bookmarkStart w:id="13474" w:name="_Toc244416687"/>
      <w:bookmarkStart w:id="13475" w:name="_Toc276631051"/>
      <w:bookmarkStart w:id="13476" w:name="_Toc336509540"/>
      <w:bookmarkEnd w:id="13462"/>
      <w:r w:rsidRPr="00E77497">
        <w:t>11.7.3</w:t>
      </w:r>
      <w:r w:rsidRPr="00E77497">
        <w:tab/>
        <w:t xml:space="preserve">The Unsigned Right Shift Operator ( </w:t>
      </w:r>
      <w:r w:rsidRPr="00E77497">
        <w:rPr>
          <w:rFonts w:ascii="Courier New" w:hAnsi="Courier New"/>
        </w:rPr>
        <w:t>&gt;&gt;&gt;</w:t>
      </w:r>
      <w:r w:rsidRPr="00E77497">
        <w:t xml:space="preserve"> </w:t>
      </w:r>
      <w:bookmarkStart w:id="13477" w:name="_Toc382202860"/>
      <w:bookmarkEnd w:id="13463"/>
      <w:bookmarkEnd w:id="13464"/>
      <w:bookmarkEnd w:id="13465"/>
      <w:bookmarkEnd w:id="13466"/>
      <w:bookmarkEnd w:id="13467"/>
      <w:bookmarkEnd w:id="13468"/>
      <w:bookmarkEnd w:id="13469"/>
      <w:bookmarkEnd w:id="13470"/>
      <w:bookmarkEnd w:id="13477"/>
      <w:r w:rsidRPr="00E77497">
        <w:t>)</w:t>
      </w:r>
      <w:bookmarkEnd w:id="13471"/>
      <w:bookmarkEnd w:id="13472"/>
      <w:bookmarkEnd w:id="13473"/>
      <w:bookmarkEnd w:id="13474"/>
      <w:bookmarkEnd w:id="13475"/>
      <w:bookmarkEnd w:id="13476"/>
    </w:p>
    <w:p w14:paraId="2F5DA800" w14:textId="77777777" w:rsidR="004C02EF" w:rsidRPr="004D1BD1" w:rsidRDefault="009D1CDA" w:rsidP="004C02EF">
      <w:pPr>
        <w:rPr>
          <w:sz w:val="18"/>
          <w:rPrChange w:id="13478" w:author="Rev 4 Allen Wirfs-Brock" w:date="2011-11-04T08:51:00Z">
            <w:rPr/>
          </w:rPrChange>
        </w:rPr>
      </w:pPr>
      <w:ins w:id="13479" w:author="Rev 4 Allen Wirfs-Brock" w:date="2011-10-15T09:52:00Z">
        <w:r w:rsidRPr="004D1BD1">
          <w:rPr>
            <w:sz w:val="18"/>
            <w:rPrChange w:id="13480" w:author="Rev 4 Allen Wirfs-Brock" w:date="2011-11-04T08:51:00Z">
              <w:rPr/>
            </w:rPrChange>
          </w:rPr>
          <w:t>NOTE</w:t>
        </w:r>
        <w:r w:rsidRPr="004D1BD1">
          <w:rPr>
            <w:sz w:val="18"/>
            <w:rPrChange w:id="13481" w:author="Rev 4 Allen Wirfs-Brock" w:date="2011-11-04T08:51:00Z">
              <w:rPr/>
            </w:rPrChange>
          </w:rPr>
          <w:tab/>
        </w:r>
      </w:ins>
      <w:r w:rsidR="004C02EF" w:rsidRPr="004D1BD1">
        <w:rPr>
          <w:sz w:val="18"/>
          <w:rPrChange w:id="13482" w:author="Rev 4 Allen Wirfs-Brock" w:date="2011-11-04T08:51:00Z">
            <w:rPr/>
          </w:rPrChange>
        </w:rPr>
        <w:t>Performs a zero-filling bitwise right shift operation on the left operand by the amount specified by the right operand.</w:t>
      </w:r>
    </w:p>
    <w:p w14:paraId="3702CF1C" w14:textId="77777777" w:rsidR="00AF60D2" w:rsidRPr="003B4312" w:rsidRDefault="00AF60D2" w:rsidP="00AF60D2">
      <w:pPr>
        <w:keepNext/>
        <w:rPr>
          <w:ins w:id="13483" w:author="Rev 4 Allen Wirfs-Brock" w:date="2011-10-15T09:52:00Z"/>
          <w:rFonts w:ascii="Helvetica" w:hAnsi="Helvetica"/>
          <w:b/>
        </w:rPr>
      </w:pPr>
      <w:ins w:id="13484" w:author="Rev 4 Allen Wirfs-Brock" w:date="2011-10-15T09:52:00Z">
        <w:r w:rsidRPr="004D1BD1">
          <w:rPr>
            <w:rFonts w:ascii="Helvetica" w:hAnsi="Helvetica"/>
            <w:b/>
          </w:rPr>
          <w:t xml:space="preserve">Runtime Semantics: </w:t>
        </w:r>
        <w:r w:rsidRPr="003B4312">
          <w:rPr>
            <w:rFonts w:ascii="Helvetica" w:hAnsi="Helvetica"/>
            <w:b/>
            <w:spacing w:val="6"/>
          </w:rPr>
          <w:t>Evaluation</w:t>
        </w:r>
      </w:ins>
    </w:p>
    <w:p w14:paraId="01D0271D" w14:textId="77777777" w:rsidR="004C02EF" w:rsidRPr="00E77497" w:rsidRDefault="004C02EF" w:rsidP="004C02EF">
      <w:del w:id="13485" w:author="Rev 4 Allen Wirfs-Brock" w:date="2011-10-15T09:52:00Z">
        <w:r w:rsidRPr="003B4312" w:rsidDel="009D1CDA">
          <w:delText xml:space="preserve">The production </w:delText>
        </w:r>
      </w:del>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&gt;&gt;&gt;</w:t>
      </w:r>
      <w:r w:rsidRPr="00B820AB">
        <w:t xml:space="preserve"> </w:t>
      </w:r>
      <w:r w:rsidRPr="00675B74">
        <w:rPr>
          <w:rStyle w:val="bnf"/>
        </w:rPr>
        <w:t>AdditiveExpression</w:t>
      </w:r>
      <w:r w:rsidRPr="00E77497">
        <w:t xml:space="preserve"> </w:t>
      </w:r>
      <w:del w:id="13486" w:author="Rev 4 Allen Wirfs-Brock" w:date="2011-10-15T09:52:00Z">
        <w:r w:rsidRPr="00E77497" w:rsidDel="009D1CDA">
          <w:delText>is evaluated as follows:</w:delText>
        </w:r>
      </w:del>
      <w:bookmarkStart w:id="13487" w:name="_Toc382212611"/>
    </w:p>
    <w:p w14:paraId="29793105" w14:textId="77777777" w:rsidR="004C02EF" w:rsidRPr="00E77497" w:rsidRDefault="004C02EF" w:rsidP="00441AED">
      <w:pPr>
        <w:pStyle w:val="Alg4"/>
        <w:numPr>
          <w:ilvl w:val="0"/>
          <w:numId w:val="85"/>
        </w:numPr>
      </w:pPr>
      <w:r w:rsidRPr="00E77497">
        <w:t xml:space="preserve">Let </w:t>
      </w:r>
      <w:r w:rsidRPr="00E77497">
        <w:rPr>
          <w:i/>
        </w:rPr>
        <w:t>lref</w:t>
      </w:r>
      <w:r w:rsidRPr="00E77497">
        <w:t xml:space="preserve"> be the result of evaluating </w:t>
      </w:r>
      <w:r w:rsidRPr="00E77497">
        <w:rPr>
          <w:i/>
        </w:rPr>
        <w:t>ShiftExpression</w:t>
      </w:r>
      <w:bookmarkEnd w:id="13487"/>
      <w:r w:rsidRPr="00E77497">
        <w:t>.</w:t>
      </w:r>
      <w:bookmarkStart w:id="13488" w:name="_Toc382212612"/>
    </w:p>
    <w:p w14:paraId="295A4A1D" w14:textId="77777777" w:rsidR="004C02EF" w:rsidRPr="00E77497" w:rsidRDefault="004C02EF" w:rsidP="00441AED">
      <w:pPr>
        <w:pStyle w:val="Alg4"/>
        <w:numPr>
          <w:ilvl w:val="0"/>
          <w:numId w:val="85"/>
        </w:numPr>
      </w:pPr>
      <w:r w:rsidRPr="00E77497">
        <w:t xml:space="preserve">Let </w:t>
      </w:r>
      <w:r w:rsidRPr="00E77497">
        <w:rPr>
          <w:i/>
        </w:rPr>
        <w:t>lval</w:t>
      </w:r>
      <w:r w:rsidRPr="00E77497">
        <w:t xml:space="preserve"> be GetValue(</w:t>
      </w:r>
      <w:r w:rsidRPr="00E77497">
        <w:rPr>
          <w:i/>
        </w:rPr>
        <w:t>lref</w:t>
      </w:r>
      <w:r w:rsidRPr="00E77497">
        <w:t>).</w:t>
      </w:r>
      <w:bookmarkStart w:id="13489" w:name="_Toc382212613"/>
      <w:bookmarkEnd w:id="13488"/>
    </w:p>
    <w:p w14:paraId="07D9F4FC" w14:textId="77777777" w:rsidR="003258C2" w:rsidRDefault="0056239B" w:rsidP="003258C2">
      <w:pPr>
        <w:pStyle w:val="Alg4"/>
        <w:numPr>
          <w:ilvl w:val="0"/>
          <w:numId w:val="85"/>
        </w:numPr>
        <w:contextualSpacing/>
        <w:rPr>
          <w:ins w:id="13490" w:author="Rev 6 Allen Wirfs-Brock" w:date="2012-02-16T17:56:00Z"/>
        </w:rPr>
      </w:pPr>
      <w:ins w:id="13491" w:author="Rev 8 Allen Wirfs-Brock" w:date="2012-06-12T12:58:00Z">
        <w:r>
          <w:t>ReturnIfAbrupt(</w:t>
        </w:r>
        <w:r w:rsidRPr="00342FD6">
          <w:rPr>
            <w:i/>
          </w:rPr>
          <w:t>lval</w:t>
        </w:r>
        <w:r>
          <w:t>).</w:t>
        </w:r>
      </w:ins>
      <w:ins w:id="13492" w:author="Rev 6 Allen Wirfs-Brock" w:date="2012-02-16T17:56:00Z">
        <w:del w:id="13493" w:author="Rev 8 Allen Wirfs-Brock" w:date="2012-06-12T12:58: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4F980EBC" w14:textId="77777777" w:rsidR="004C02EF" w:rsidRPr="00E77497" w:rsidRDefault="004C02EF" w:rsidP="00441AED">
      <w:pPr>
        <w:pStyle w:val="Alg4"/>
        <w:numPr>
          <w:ilvl w:val="0"/>
          <w:numId w:val="85"/>
        </w:numPr>
      </w:pPr>
      <w:r w:rsidRPr="00E77497">
        <w:t xml:space="preserve">Let </w:t>
      </w:r>
      <w:r w:rsidRPr="00E77497">
        <w:rPr>
          <w:i/>
        </w:rPr>
        <w:t>rref</w:t>
      </w:r>
      <w:r w:rsidRPr="00E77497">
        <w:t xml:space="preserve"> be the result of evaluating </w:t>
      </w:r>
      <w:r w:rsidRPr="00E77497">
        <w:rPr>
          <w:i/>
        </w:rPr>
        <w:t>AdditiveExpression</w:t>
      </w:r>
      <w:bookmarkEnd w:id="13489"/>
      <w:r w:rsidRPr="00E77497">
        <w:t>.</w:t>
      </w:r>
      <w:bookmarkStart w:id="13494" w:name="_Toc382212614"/>
    </w:p>
    <w:p w14:paraId="177A1C10" w14:textId="77777777" w:rsidR="004C02EF" w:rsidRPr="00E77497" w:rsidRDefault="004C02EF" w:rsidP="00441AED">
      <w:pPr>
        <w:pStyle w:val="Alg4"/>
        <w:numPr>
          <w:ilvl w:val="0"/>
          <w:numId w:val="85"/>
        </w:numPr>
      </w:pPr>
      <w:r w:rsidRPr="00E77497">
        <w:t xml:space="preserve">Let </w:t>
      </w:r>
      <w:r w:rsidRPr="00E77497">
        <w:rPr>
          <w:i/>
        </w:rPr>
        <w:t>rval</w:t>
      </w:r>
      <w:r w:rsidRPr="00E77497">
        <w:t xml:space="preserve"> be GetValue(</w:t>
      </w:r>
      <w:r w:rsidRPr="00E77497">
        <w:rPr>
          <w:i/>
        </w:rPr>
        <w:t>rref</w:t>
      </w:r>
      <w:r w:rsidRPr="00E77497">
        <w:t>).</w:t>
      </w:r>
      <w:bookmarkStart w:id="13495" w:name="_Toc382212615"/>
      <w:bookmarkEnd w:id="13494"/>
    </w:p>
    <w:p w14:paraId="42935C84" w14:textId="77777777" w:rsidR="00722F95" w:rsidRDefault="000C090B" w:rsidP="00722F95">
      <w:pPr>
        <w:pStyle w:val="Alg4"/>
        <w:numPr>
          <w:ilvl w:val="0"/>
          <w:numId w:val="85"/>
        </w:numPr>
        <w:contextualSpacing/>
        <w:rPr>
          <w:ins w:id="13496" w:author="Rev 6 Allen Wirfs-Brock" w:date="2012-02-16T18:03:00Z"/>
        </w:rPr>
      </w:pPr>
      <w:ins w:id="13497" w:author="Rev 8 Allen Wirfs-Brock" w:date="2012-06-12T13:18:00Z">
        <w:r>
          <w:t>ReturnIfAbrupt(</w:t>
        </w:r>
        <w:r>
          <w:rPr>
            <w:i/>
          </w:rPr>
          <w:t>r</w:t>
        </w:r>
        <w:r w:rsidRPr="00342FD6">
          <w:rPr>
            <w:i/>
          </w:rPr>
          <w:t>val</w:t>
        </w:r>
        <w:r>
          <w:t>).</w:t>
        </w:r>
      </w:ins>
      <w:ins w:id="13498" w:author="Rev 6 Allen Wirfs-Brock" w:date="2012-02-16T18:03:00Z">
        <w:del w:id="13499" w:author="Rev 8 Allen Wirfs-Brock" w:date="2012-06-12T13:18:00Z">
          <w:r w:rsidR="00722F95" w:rsidDel="000C090B">
            <w:delText xml:space="preserve">If </w:delText>
          </w:r>
          <w:r w:rsidR="00722F95" w:rsidRPr="00E77497" w:rsidDel="000C090B">
            <w:rPr>
              <w:i/>
            </w:rPr>
            <w:delText>rval</w:delText>
          </w:r>
          <w:r w:rsidR="00722F95" w:rsidRPr="00E77497" w:rsidDel="000C090B">
            <w:delText xml:space="preserve"> </w:delText>
          </w:r>
          <w:r w:rsidR="00722F95" w:rsidDel="000C090B">
            <w:delText xml:space="preserve">is an abrupt completion, return </w:delText>
          </w:r>
          <w:r w:rsidR="00722F95" w:rsidRPr="00E77497" w:rsidDel="000C090B">
            <w:rPr>
              <w:i/>
            </w:rPr>
            <w:delText>rval</w:delText>
          </w:r>
          <w:r w:rsidR="00722F95" w:rsidDel="000C090B">
            <w:delText>.</w:delText>
          </w:r>
        </w:del>
      </w:ins>
    </w:p>
    <w:p w14:paraId="2A511177" w14:textId="77777777" w:rsidR="004C02EF" w:rsidRPr="00E77497" w:rsidRDefault="004C02EF" w:rsidP="00441AED">
      <w:pPr>
        <w:pStyle w:val="Alg4"/>
        <w:numPr>
          <w:ilvl w:val="0"/>
          <w:numId w:val="85"/>
        </w:numPr>
      </w:pPr>
      <w:r w:rsidRPr="00E77497">
        <w:t xml:space="preserve">Let </w:t>
      </w:r>
      <w:r w:rsidRPr="00E77497">
        <w:rPr>
          <w:i/>
        </w:rPr>
        <w:t>lnum</w:t>
      </w:r>
      <w:r w:rsidRPr="00E77497">
        <w:t xml:space="preserve"> be ToUint32(</w:t>
      </w:r>
      <w:r w:rsidRPr="00E77497">
        <w:rPr>
          <w:i/>
        </w:rPr>
        <w:t>lval</w:t>
      </w:r>
      <w:r w:rsidRPr="00E77497">
        <w:t>).</w:t>
      </w:r>
      <w:bookmarkStart w:id="13500" w:name="_Toc382212616"/>
      <w:bookmarkEnd w:id="13495"/>
    </w:p>
    <w:p w14:paraId="0317D016" w14:textId="77777777" w:rsidR="00CB6687" w:rsidRDefault="0034651E" w:rsidP="00CB6687">
      <w:pPr>
        <w:pStyle w:val="Alg4"/>
        <w:numPr>
          <w:ilvl w:val="0"/>
          <w:numId w:val="85"/>
        </w:numPr>
        <w:contextualSpacing/>
        <w:rPr>
          <w:ins w:id="13501" w:author="Rev 6 Allen Wirfs-Brock" w:date="2012-02-16T18:10:00Z"/>
        </w:rPr>
      </w:pPr>
      <w:ins w:id="13502" w:author="Rev 8 Allen Wirfs-Brock" w:date="2012-06-12T13:28:00Z">
        <w:r>
          <w:t>ReturnIfAbrupt(</w:t>
        </w:r>
        <w:r w:rsidRPr="00342FD6">
          <w:rPr>
            <w:i/>
          </w:rPr>
          <w:t>l</w:t>
        </w:r>
        <w:r>
          <w:rPr>
            <w:i/>
          </w:rPr>
          <w:t>nu</w:t>
        </w:r>
        <w:del w:id="13503" w:author="Rev 10 Allen Wirfs-Brock" w:date="2012-08-14T15:24:00Z">
          <w:r w:rsidDel="00EA1B5F">
            <w:rPr>
              <w:i/>
            </w:rPr>
            <w:delText>n</w:delText>
          </w:r>
        </w:del>
      </w:ins>
      <w:ins w:id="13504" w:author="Rev 10 Allen Wirfs-Brock" w:date="2012-08-14T15:24:00Z">
        <w:r w:rsidR="00EA1B5F">
          <w:rPr>
            <w:i/>
          </w:rPr>
          <w:t>m</w:t>
        </w:r>
      </w:ins>
      <w:ins w:id="13505" w:author="Rev 8 Allen Wirfs-Brock" w:date="2012-06-12T13:28:00Z">
        <w:r>
          <w:t>).</w:t>
        </w:r>
      </w:ins>
      <w:ins w:id="13506" w:author="Rev 6 Allen Wirfs-Brock" w:date="2012-02-16T18:10:00Z">
        <w:del w:id="13507" w:author="Rev 8 Allen Wirfs-Brock" w:date="2012-06-12T13:28:00Z">
          <w:r w:rsidR="00CB6687" w:rsidDel="0034651E">
            <w:delText xml:space="preserve">If </w:delText>
          </w:r>
          <w:r w:rsidR="00CB6687" w:rsidRPr="00E77497" w:rsidDel="0034651E">
            <w:rPr>
              <w:i/>
            </w:rPr>
            <w:delText>lnum</w:delText>
          </w:r>
          <w:r w:rsidR="00CB6687" w:rsidRPr="00E77497" w:rsidDel="0034651E">
            <w:delText xml:space="preserve"> </w:delText>
          </w:r>
          <w:r w:rsidR="00CB6687" w:rsidDel="0034651E">
            <w:delText xml:space="preserve">is an abrupt completion, return </w:delText>
          </w:r>
          <w:r w:rsidR="00CB6687" w:rsidRPr="00E77497" w:rsidDel="0034651E">
            <w:rPr>
              <w:i/>
            </w:rPr>
            <w:delText>lnum</w:delText>
          </w:r>
          <w:r w:rsidR="00CB6687" w:rsidDel="0034651E">
            <w:delText>.</w:delText>
          </w:r>
        </w:del>
      </w:ins>
    </w:p>
    <w:p w14:paraId="439684E7" w14:textId="77777777" w:rsidR="004C02EF" w:rsidRPr="00E77497" w:rsidRDefault="004C02EF" w:rsidP="00441AED">
      <w:pPr>
        <w:pStyle w:val="Alg4"/>
        <w:numPr>
          <w:ilvl w:val="0"/>
          <w:numId w:val="85"/>
        </w:numPr>
      </w:pPr>
      <w:r w:rsidRPr="00E77497">
        <w:t xml:space="preserve">Let </w:t>
      </w:r>
      <w:r w:rsidRPr="00E77497">
        <w:rPr>
          <w:i/>
        </w:rPr>
        <w:t>rnum</w:t>
      </w:r>
      <w:r w:rsidRPr="00E77497">
        <w:t xml:space="preserve"> be ToUint32(</w:t>
      </w:r>
      <w:r w:rsidRPr="00E77497">
        <w:rPr>
          <w:i/>
        </w:rPr>
        <w:t>rval</w:t>
      </w:r>
      <w:r w:rsidRPr="00E77497">
        <w:t>).</w:t>
      </w:r>
      <w:bookmarkStart w:id="13508" w:name="_Toc382212617"/>
      <w:bookmarkEnd w:id="13500"/>
    </w:p>
    <w:p w14:paraId="00757282" w14:textId="77777777" w:rsidR="00CB6687" w:rsidRDefault="0034651E" w:rsidP="00CB6687">
      <w:pPr>
        <w:pStyle w:val="Alg4"/>
        <w:numPr>
          <w:ilvl w:val="0"/>
          <w:numId w:val="85"/>
        </w:numPr>
        <w:contextualSpacing/>
        <w:rPr>
          <w:ins w:id="13509" w:author="Rev 6 Allen Wirfs-Brock" w:date="2012-02-16T18:13:00Z"/>
        </w:rPr>
      </w:pPr>
      <w:ins w:id="13510" w:author="Rev 8 Allen Wirfs-Brock" w:date="2012-06-12T13:28:00Z">
        <w:r>
          <w:t>ReturnIfAbrupt(</w:t>
        </w:r>
        <w:r>
          <w:rPr>
            <w:i/>
          </w:rPr>
          <w:t>rnu</w:t>
        </w:r>
        <w:del w:id="13511" w:author="Rev 10 Allen Wirfs-Brock" w:date="2012-08-14T15:24:00Z">
          <w:r w:rsidDel="00EA1B5F">
            <w:rPr>
              <w:i/>
            </w:rPr>
            <w:delText>n</w:delText>
          </w:r>
        </w:del>
      </w:ins>
      <w:ins w:id="13512" w:author="Rev 10 Allen Wirfs-Brock" w:date="2012-08-14T15:24:00Z">
        <w:r w:rsidR="00EA1B5F">
          <w:rPr>
            <w:i/>
          </w:rPr>
          <w:t>m</w:t>
        </w:r>
      </w:ins>
      <w:ins w:id="13513" w:author="Rev 8 Allen Wirfs-Brock" w:date="2012-06-12T13:28:00Z">
        <w:r>
          <w:t>).</w:t>
        </w:r>
      </w:ins>
      <w:ins w:id="13514" w:author="Rev 6 Allen Wirfs-Brock" w:date="2012-02-16T18:13:00Z">
        <w:del w:id="13515" w:author="Rev 8 Allen Wirfs-Brock" w:date="2012-06-12T13:28:00Z">
          <w:r w:rsidR="00CB6687" w:rsidDel="0034651E">
            <w:delText xml:space="preserve">If </w:delText>
          </w:r>
          <w:r w:rsidR="00CB6687" w:rsidRPr="00E77497" w:rsidDel="0034651E">
            <w:rPr>
              <w:i/>
            </w:rPr>
            <w:delText>rnum</w:delText>
          </w:r>
          <w:r w:rsidR="00CB6687" w:rsidRPr="00E77497" w:rsidDel="0034651E">
            <w:delText xml:space="preserve"> </w:delText>
          </w:r>
          <w:r w:rsidR="00CB6687" w:rsidDel="0034651E">
            <w:delText xml:space="preserve">is an abrupt completion, return </w:delText>
          </w:r>
          <w:r w:rsidR="00CB6687" w:rsidRPr="00E77497" w:rsidDel="0034651E">
            <w:rPr>
              <w:i/>
            </w:rPr>
            <w:delText>rnum</w:delText>
          </w:r>
          <w:r w:rsidR="00CB6687" w:rsidDel="0034651E">
            <w:delText>.</w:delText>
          </w:r>
        </w:del>
      </w:ins>
    </w:p>
    <w:p w14:paraId="34B68E83" w14:textId="77777777" w:rsidR="004C02EF" w:rsidRPr="00E77497" w:rsidRDefault="004C02EF" w:rsidP="00441AED">
      <w:pPr>
        <w:pStyle w:val="Alg4"/>
        <w:numPr>
          <w:ilvl w:val="0"/>
          <w:numId w:val="85"/>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bookmarkStart w:id="13516" w:name="_Toc382212618"/>
      <w:bookmarkEnd w:id="13508"/>
    </w:p>
    <w:p w14:paraId="5A8614A7" w14:textId="77777777" w:rsidR="004C02EF" w:rsidRPr="00E77497" w:rsidRDefault="004C02EF" w:rsidP="00441AED">
      <w:pPr>
        <w:pStyle w:val="Alg4"/>
        <w:numPr>
          <w:ilvl w:val="0"/>
          <w:numId w:val="85"/>
        </w:numPr>
        <w:spacing w:after="240"/>
      </w:pPr>
      <w:r w:rsidRPr="00E77497">
        <w:t xml:space="preserve">Return the result of performing a zero-filling right shift of </w:t>
      </w:r>
      <w:r w:rsidRPr="00E77497">
        <w:rPr>
          <w:i/>
        </w:rPr>
        <w:t>lnum</w:t>
      </w:r>
      <w:r w:rsidRPr="00E77497">
        <w:t xml:space="preserve"> by </w:t>
      </w:r>
      <w:r w:rsidRPr="00E77497">
        <w:rPr>
          <w:i/>
        </w:rPr>
        <w:t>shiftCount</w:t>
      </w:r>
      <w:r w:rsidRPr="00E77497">
        <w:t xml:space="preserve"> bits. Vacated bits are filled with zero. The result is an unsigned 32-bit integer</w:t>
      </w:r>
      <w:bookmarkEnd w:id="13516"/>
      <w:r w:rsidRPr="00E77497">
        <w:t>.</w:t>
      </w:r>
      <w:bookmarkStart w:id="13517" w:name="_Toc382212619"/>
    </w:p>
    <w:p w14:paraId="64D32092" w14:textId="77777777" w:rsidR="004C02EF" w:rsidRPr="00E77497" w:rsidRDefault="004C02EF" w:rsidP="003A4B22">
      <w:pPr>
        <w:pStyle w:val="20"/>
        <w:numPr>
          <w:ilvl w:val="0"/>
          <w:numId w:val="0"/>
        </w:numPr>
      </w:pPr>
      <w:bookmarkStart w:id="13518" w:name="_Toc382202861"/>
      <w:bookmarkStart w:id="13519" w:name="_Toc382212223"/>
      <w:bookmarkStart w:id="13520" w:name="_Toc382212620"/>
      <w:bookmarkStart w:id="13521" w:name="_Toc382291568"/>
      <w:bookmarkStart w:id="13522" w:name="_Toc385672217"/>
      <w:bookmarkStart w:id="13523" w:name="_Toc393690312"/>
      <w:bookmarkStart w:id="13524" w:name="_Ref440438334"/>
      <w:bookmarkStart w:id="13525" w:name="_Toc472818852"/>
      <w:bookmarkStart w:id="13526" w:name="_Toc235503426"/>
      <w:bookmarkStart w:id="13527" w:name="_Toc241509201"/>
      <w:bookmarkStart w:id="13528" w:name="_Toc244416688"/>
      <w:bookmarkStart w:id="13529" w:name="_Toc276631052"/>
      <w:bookmarkStart w:id="13530" w:name="_Toc336509541"/>
      <w:bookmarkEnd w:id="13517"/>
      <w:r w:rsidRPr="00E77497">
        <w:t>11.8</w:t>
      </w:r>
      <w:r w:rsidRPr="00E77497">
        <w:tab/>
        <w:t>Relational Operator</w:t>
      </w:r>
      <w:bookmarkStart w:id="13531" w:name="_Toc382202862"/>
      <w:bookmarkEnd w:id="13518"/>
      <w:bookmarkEnd w:id="13519"/>
      <w:bookmarkEnd w:id="13520"/>
      <w:bookmarkEnd w:id="13521"/>
      <w:bookmarkEnd w:id="13522"/>
      <w:bookmarkEnd w:id="13523"/>
      <w:bookmarkEnd w:id="13531"/>
      <w:r w:rsidRPr="00E77497">
        <w:t>s</w:t>
      </w:r>
      <w:bookmarkEnd w:id="13524"/>
      <w:bookmarkEnd w:id="13525"/>
      <w:bookmarkEnd w:id="13526"/>
      <w:bookmarkEnd w:id="13527"/>
      <w:bookmarkEnd w:id="13528"/>
      <w:bookmarkEnd w:id="13529"/>
      <w:bookmarkEnd w:id="13530"/>
    </w:p>
    <w:p w14:paraId="129577BB" w14:textId="77777777" w:rsidR="00AA0621" w:rsidRPr="004D1BD1" w:rsidRDefault="00AA0621" w:rsidP="00AA0621">
      <w:pPr>
        <w:rPr>
          <w:ins w:id="13532" w:author="Rev 4 Allen Wirfs-Brock" w:date="2011-10-15T12:26:00Z"/>
          <w:sz w:val="18"/>
          <w:rPrChange w:id="13533" w:author="Rev 4 Allen Wirfs-Brock" w:date="2011-11-04T08:51:00Z">
            <w:rPr>
              <w:ins w:id="13534" w:author="Rev 4 Allen Wirfs-Brock" w:date="2011-10-15T12:26:00Z"/>
            </w:rPr>
          </w:rPrChange>
        </w:rPr>
      </w:pPr>
      <w:ins w:id="13535" w:author="Rev 4 Allen Wirfs-Brock" w:date="2011-10-15T12:26:00Z">
        <w:r w:rsidRPr="004D1BD1">
          <w:rPr>
            <w:sz w:val="18"/>
            <w:rPrChange w:id="13536" w:author="Rev 4 Allen Wirfs-Brock" w:date="2011-11-04T08:51:00Z">
              <w:rPr/>
            </w:rPrChange>
          </w:rPr>
          <w:t>NOTE</w:t>
        </w:r>
        <w:r w:rsidRPr="004D1BD1">
          <w:rPr>
            <w:sz w:val="18"/>
            <w:rPrChange w:id="13537" w:author="Rev 4 Allen Wirfs-Brock" w:date="2011-11-04T08:51:00Z">
              <w:rPr/>
            </w:rPrChange>
          </w:rPr>
          <w:tab/>
          <w:t>The result of evaluating a relational operator is always of type Boolean, reflecting whether the relationship named by the operator holds between its two operands.</w:t>
        </w:r>
      </w:ins>
    </w:p>
    <w:p w14:paraId="0B1EE9A0" w14:textId="77777777" w:rsidR="004C02EF" w:rsidRPr="003B4312" w:rsidRDefault="004C02EF" w:rsidP="004C02EF">
      <w:pPr>
        <w:pStyle w:val="Syntax"/>
      </w:pPr>
      <w:r w:rsidRPr="004D1BD1">
        <w:t>Syntax</w:t>
      </w:r>
    </w:p>
    <w:p w14:paraId="3BF54471" w14:textId="77777777" w:rsidR="004C02EF" w:rsidRPr="006B6D0A" w:rsidRDefault="004C02EF" w:rsidP="004C02EF">
      <w:pPr>
        <w:pStyle w:val="SyntaxRule"/>
        <w:rPr>
          <w:rFonts w:ascii="Arial" w:hAnsi="Arial"/>
        </w:rPr>
      </w:pPr>
      <w:r w:rsidRPr="003B4312">
        <w:t>RelationalExpression</w:t>
      </w:r>
      <w:r w:rsidRPr="003B4312">
        <w:rPr>
          <w:rFonts w:ascii="Arial" w:hAnsi="Arial"/>
        </w:rPr>
        <w:t xml:space="preserve"> </w:t>
      </w:r>
      <w:r w:rsidRPr="008B7F6F">
        <w:rPr>
          <w:rFonts w:ascii="Arial" w:hAnsi="Arial"/>
          <w:b/>
          <w:i w:val="0"/>
        </w:rPr>
        <w:t>:</w:t>
      </w:r>
    </w:p>
    <w:p w14:paraId="4B4F680F" w14:textId="77777777" w:rsidR="004C02EF" w:rsidRPr="00E77497" w:rsidRDefault="004C02EF" w:rsidP="004C02EF">
      <w:pPr>
        <w:pStyle w:val="SyntaxDefinition"/>
        <w:rPr>
          <w:rFonts w:ascii="Arial" w:hAnsi="Arial"/>
        </w:rPr>
      </w:pPr>
      <w:r w:rsidRPr="006B6D0A">
        <w:t>ShiftExpression</w:t>
      </w:r>
      <w:r w:rsidRPr="006B6D0A">
        <w:rPr>
          <w:rFonts w:ascii="Arial" w:hAnsi="Arial"/>
        </w:rPr>
        <w:br/>
      </w:r>
      <w:r w:rsidRPr="00E65A34">
        <w:t>RelationalExpression</w:t>
      </w:r>
      <w:r w:rsidRPr="009C202C">
        <w:rPr>
          <w:rFonts w:ascii="Arial" w:hAnsi="Arial"/>
        </w:rPr>
        <w:t xml:space="preserve"> </w:t>
      </w:r>
      <w:r w:rsidRPr="00B820AB">
        <w:rPr>
          <w:rFonts w:ascii="Courier New" w:hAnsi="Courier New"/>
          <w:b/>
          <w:i w:val="0"/>
        </w:rPr>
        <w:t>&lt;</w:t>
      </w:r>
      <w:r w:rsidRPr="00675B74">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&lt;=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instanceof</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w:t>
      </w:r>
      <w:r w:rsidRPr="00E77497">
        <w:rPr>
          <w:rFonts w:ascii="Arial" w:hAnsi="Arial"/>
        </w:rPr>
        <w:t xml:space="preserve"> </w:t>
      </w:r>
      <w:r w:rsidRPr="00E77497">
        <w:t>ShiftExpression</w:t>
      </w:r>
    </w:p>
    <w:p w14:paraId="4057EC74" w14:textId="77777777" w:rsidR="004C02EF" w:rsidRPr="00E77497" w:rsidRDefault="004C02EF" w:rsidP="004C02EF">
      <w:pPr>
        <w:pStyle w:val="SyntaxRule"/>
      </w:pPr>
      <w:r w:rsidRPr="00E77497">
        <w:t xml:space="preserve">RelationalExpressionNoIn </w:t>
      </w:r>
      <w:r w:rsidRPr="00E77497">
        <w:rPr>
          <w:rFonts w:ascii="Arial" w:hAnsi="Arial"/>
          <w:b/>
          <w:i w:val="0"/>
        </w:rPr>
        <w:t>:</w:t>
      </w:r>
    </w:p>
    <w:p w14:paraId="0816F24A" w14:textId="77777777" w:rsidR="004C02EF" w:rsidRPr="00E77497" w:rsidRDefault="004C02EF" w:rsidP="004C02EF">
      <w:pPr>
        <w:pStyle w:val="SyntaxDefinition"/>
      </w:pPr>
      <w:r w:rsidRPr="00E77497">
        <w:t>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t xml:space="preserve">RelationalExpressionNoIn </w:t>
      </w:r>
      <w:r w:rsidRPr="00E77497">
        <w:rPr>
          <w:rFonts w:ascii="Courier New" w:hAnsi="Courier New"/>
          <w:b/>
          <w:i w:val="0"/>
        </w:rPr>
        <w:t>instanceof</w:t>
      </w:r>
      <w:r w:rsidRPr="00E77497">
        <w:t xml:space="preserve"> ShiftExpression</w:t>
      </w:r>
    </w:p>
    <w:p w14:paraId="7359B3AE" w14:textId="77777777" w:rsidR="006115B6" w:rsidRPr="00E77497" w:rsidRDefault="006115B6" w:rsidP="006115B6">
      <w:pPr>
        <w:rPr>
          <w:ins w:id="13538" w:author="Rev 4 Allen Wirfs-Brock" w:date="2011-10-15T12:23:00Z"/>
        </w:rPr>
      </w:pPr>
      <w:r w:rsidRPr="00E77497">
        <w:t xml:space="preserve">The </w:t>
      </w:r>
      <w:ins w:id="13539" w:author="Rev 4 Allen Wirfs-Brock" w:date="2011-10-15T12:23:00Z">
        <w:r w:rsidRPr="00E77497">
          <w:t xml:space="preserve">semantics of the </w:t>
        </w:r>
      </w:ins>
      <w:r w:rsidRPr="00E77497">
        <w:rPr>
          <w:rStyle w:val="bnf"/>
        </w:rPr>
        <w:t>RelationalExpressionNoIn</w:t>
      </w:r>
      <w:r w:rsidRPr="00E77497">
        <w:t xml:space="preserve"> productions are </w:t>
      </w:r>
      <w:del w:id="13540" w:author="Rev 4 Allen Wirfs-Brock" w:date="2011-10-15T12:24:00Z">
        <w:r w:rsidRPr="00E77497" w:rsidDel="006115B6">
          <w:delText xml:space="preserve">evaluated in </w:delText>
        </w:r>
      </w:del>
      <w:r w:rsidRPr="00E77497">
        <w:t xml:space="preserve">the same </w:t>
      </w:r>
      <w:del w:id="13541" w:author="Rev 4 Allen Wirfs-Brock" w:date="2011-10-15T12:24:00Z">
        <w:r w:rsidRPr="00E77497" w:rsidDel="006115B6">
          <w:delText xml:space="preserve">manner </w:delText>
        </w:r>
      </w:del>
      <w:r w:rsidRPr="00E77497">
        <w:t xml:space="preserve">as the </w:t>
      </w:r>
      <w:r w:rsidRPr="00E77497">
        <w:rPr>
          <w:rStyle w:val="bnf"/>
        </w:rPr>
        <w:t>RelationalExpression</w:t>
      </w:r>
      <w:r w:rsidRPr="00E77497">
        <w:t xml:space="preserve"> productions except that the contained </w:t>
      </w:r>
      <w:r w:rsidRPr="00E77497">
        <w:rPr>
          <w:rStyle w:val="bnf"/>
        </w:rPr>
        <w:t>RelationalExpressionNoIn</w:t>
      </w:r>
      <w:r w:rsidRPr="00E77497">
        <w:t xml:space="preserve"> is </w:t>
      </w:r>
      <w:ins w:id="13542" w:author="Rev 4 Allen Wirfs-Brock" w:date="2011-10-15T12:25:00Z">
        <w:r w:rsidRPr="00E77497">
          <w:t xml:space="preserve">used in place </w:t>
        </w:r>
      </w:ins>
      <w:del w:id="13543" w:author="Rev 4 Allen Wirfs-Brock" w:date="2011-10-15T12:25:00Z">
        <w:r w:rsidRPr="00E77497" w:rsidDel="006115B6">
          <w:delText xml:space="preserve">evaluated instead </w:delText>
        </w:r>
      </w:del>
      <w:r w:rsidRPr="00E77497">
        <w:t xml:space="preserve">of the contained </w:t>
      </w:r>
      <w:r w:rsidRPr="00E77497">
        <w:rPr>
          <w:rStyle w:val="bnf"/>
        </w:rPr>
        <w:t>RelationalExpression</w:t>
      </w:r>
      <w:r w:rsidRPr="00E77497">
        <w:t>.</w:t>
      </w:r>
    </w:p>
    <w:p w14:paraId="534F2042" w14:textId="77777777" w:rsidR="004C02EF" w:rsidRPr="00E77497" w:rsidRDefault="004C02EF" w:rsidP="004C02EF">
      <w:pPr>
        <w:pStyle w:val="Note"/>
      </w:pPr>
      <w:r w:rsidRPr="00E77497">
        <w:t>NOTE</w:t>
      </w:r>
      <w:r w:rsidRPr="00E77497">
        <w:tab/>
        <w:t xml:space="preserve">The “NoIn” variants are needed to avoid confusing the </w:t>
      </w:r>
      <w:r w:rsidRPr="00E77497">
        <w:rPr>
          <w:rFonts w:ascii="Courier New" w:hAnsi="Courier New"/>
        </w:rPr>
        <w:t>in</w:t>
      </w:r>
      <w:r w:rsidRPr="00E77497">
        <w:t xml:space="preserve"> operator in a relational expression with the </w:t>
      </w:r>
      <w:r w:rsidRPr="00E77497">
        <w:rPr>
          <w:rFonts w:ascii="Courier New" w:hAnsi="Courier New"/>
        </w:rPr>
        <w:t>in</w:t>
      </w:r>
      <w:r w:rsidRPr="00E77497">
        <w:t xml:space="preserve"> operator in a </w:t>
      </w:r>
      <w:r w:rsidRPr="00E77497">
        <w:rPr>
          <w:rFonts w:ascii="Courier New" w:hAnsi="Courier New"/>
        </w:rPr>
        <w:t>for</w:t>
      </w:r>
      <w:r w:rsidRPr="00E77497">
        <w:t xml:space="preserve"> statement.</w:t>
      </w:r>
    </w:p>
    <w:p w14:paraId="1D955C2B" w14:textId="77777777" w:rsidR="00A97CF5" w:rsidRPr="00E77497" w:rsidRDefault="00A97CF5" w:rsidP="00A97CF5">
      <w:pPr>
        <w:rPr>
          <w:ins w:id="13544" w:author="Rev 10 Allen Wirfs-Brock" w:date="2012-09-07T09:57:00Z"/>
          <w:rFonts w:ascii="Helvetica" w:hAnsi="Helvetica"/>
          <w:b/>
        </w:rPr>
      </w:pPr>
      <w:ins w:id="13545" w:author="Rev 10 Allen Wirfs-Brock" w:date="2012-09-07T09:57:00Z">
        <w:r w:rsidRPr="00E77497">
          <w:rPr>
            <w:rFonts w:ascii="Helvetica" w:hAnsi="Helvetica"/>
            <w:b/>
          </w:rPr>
          <w:t xml:space="preserve">Static Semantics:  </w:t>
        </w:r>
        <w:r w:rsidRPr="00BD6E56">
          <w:rPr>
            <w:rFonts w:ascii="Helvetica" w:hAnsi="Helvetica"/>
            <w:b/>
            <w:lang w:eastAsia="en-US"/>
          </w:rPr>
          <w:t>IsValidSimpleAssignmentTarget</w:t>
        </w:r>
      </w:ins>
    </w:p>
    <w:p w14:paraId="05FDAF72" w14:textId="77777777" w:rsidR="00A97CF5" w:rsidRPr="006B6D0A" w:rsidRDefault="00A97CF5" w:rsidP="00A97CF5">
      <w:pPr>
        <w:pStyle w:val="SyntaxRule"/>
        <w:rPr>
          <w:ins w:id="13546" w:author="Rev 10 Allen Wirfs-Brock" w:date="2012-09-07T09:57:00Z"/>
          <w:rFonts w:ascii="Arial" w:hAnsi="Arial"/>
        </w:rPr>
      </w:pPr>
      <w:ins w:id="13547" w:author="Rev 10 Allen Wirfs-Brock" w:date="2012-09-07T09:57:00Z">
        <w:r w:rsidRPr="003B4312">
          <w:t>RelationalExpression</w:t>
        </w:r>
        <w:r w:rsidRPr="003B4312">
          <w:rPr>
            <w:rFonts w:ascii="Arial" w:hAnsi="Arial"/>
          </w:rPr>
          <w:t xml:space="preserve"> </w:t>
        </w:r>
        <w:r w:rsidRPr="008B7F6F">
          <w:rPr>
            <w:rFonts w:ascii="Arial" w:hAnsi="Arial"/>
            <w:b/>
            <w:i w:val="0"/>
          </w:rPr>
          <w:t>:</w:t>
        </w:r>
      </w:ins>
    </w:p>
    <w:p w14:paraId="70406960" w14:textId="77777777" w:rsidR="00A97CF5" w:rsidRPr="00E77497" w:rsidRDefault="00A97CF5" w:rsidP="00A97CF5">
      <w:pPr>
        <w:pStyle w:val="SyntaxDefinition"/>
        <w:rPr>
          <w:ins w:id="13548" w:author="Rev 10 Allen Wirfs-Brock" w:date="2012-09-07T09:57:00Z"/>
          <w:rFonts w:ascii="Arial" w:hAnsi="Arial"/>
        </w:rPr>
      </w:pPr>
      <w:ins w:id="13549" w:author="Rev 10 Allen Wirfs-Brock" w:date="2012-09-07T09:57:00Z">
        <w:r w:rsidRPr="00E65A34">
          <w:t>RelationalExpression</w:t>
        </w:r>
        <w:r w:rsidRPr="009C202C">
          <w:rPr>
            <w:rFonts w:ascii="Arial" w:hAnsi="Arial"/>
          </w:rPr>
          <w:t xml:space="preserve"> </w:t>
        </w:r>
        <w:r w:rsidRPr="00B820AB">
          <w:rPr>
            <w:rFonts w:ascii="Courier New" w:hAnsi="Courier New"/>
            <w:b/>
            <w:i w:val="0"/>
          </w:rPr>
          <w:t>&lt;</w:t>
        </w:r>
        <w:r w:rsidRPr="00675B74">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&lt;=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instanceof</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w:t>
        </w:r>
        <w:r w:rsidRPr="00E77497">
          <w:rPr>
            <w:rFonts w:ascii="Arial" w:hAnsi="Arial"/>
          </w:rPr>
          <w:t xml:space="preserve"> </w:t>
        </w:r>
        <w:r w:rsidRPr="00E77497">
          <w:t>ShiftExpression</w:t>
        </w:r>
      </w:ins>
    </w:p>
    <w:p w14:paraId="72177438" w14:textId="77777777" w:rsidR="00A97CF5" w:rsidRPr="00E77497" w:rsidRDefault="00A97CF5" w:rsidP="00A97CF5">
      <w:pPr>
        <w:pStyle w:val="Alg4"/>
        <w:numPr>
          <w:ilvl w:val="0"/>
          <w:numId w:val="974"/>
        </w:numPr>
        <w:spacing w:after="220"/>
        <w:contextualSpacing/>
        <w:rPr>
          <w:ins w:id="13550" w:author="Rev 10 Allen Wirfs-Brock" w:date="2012-09-07T09:57:00Z"/>
        </w:rPr>
      </w:pPr>
      <w:ins w:id="13551" w:author="Rev 10 Allen Wirfs-Brock" w:date="2012-09-07T09:57:00Z">
        <w:r w:rsidRPr="00E77497">
          <w:t xml:space="preserve">Return </w:t>
        </w:r>
        <w:r w:rsidRPr="00BD6E56">
          <w:rPr>
            <w:b/>
          </w:rPr>
          <w:t>false</w:t>
        </w:r>
        <w:r w:rsidRPr="00E77497">
          <w:t>.</w:t>
        </w:r>
      </w:ins>
    </w:p>
    <w:p w14:paraId="08D27B5D" w14:textId="77777777" w:rsidR="004C02EF" w:rsidRPr="00E77497" w:rsidDel="006115B6" w:rsidRDefault="004C02EF" w:rsidP="004C02EF">
      <w:pPr>
        <w:pStyle w:val="Syntax"/>
        <w:rPr>
          <w:del w:id="13552" w:author="Rev 4 Allen Wirfs-Brock" w:date="2011-10-15T12:25:00Z"/>
        </w:rPr>
      </w:pPr>
      <w:del w:id="13553" w:author="Rev 4 Allen Wirfs-Brock" w:date="2011-10-15T12:25:00Z">
        <w:r w:rsidRPr="00E77497" w:rsidDel="006115B6">
          <w:delText>Semantics</w:delText>
        </w:r>
      </w:del>
    </w:p>
    <w:p w14:paraId="0DD34B5F" w14:textId="77777777" w:rsidR="004C02EF" w:rsidRPr="00E77497" w:rsidDel="00AA0621" w:rsidRDefault="004C02EF" w:rsidP="004C02EF">
      <w:pPr>
        <w:rPr>
          <w:del w:id="13554" w:author="Rev 4 Allen Wirfs-Brock" w:date="2011-10-15T12:26:00Z"/>
        </w:rPr>
      </w:pPr>
      <w:del w:id="13555" w:author="Rev 4 Allen Wirfs-Brock" w:date="2011-10-15T12:26:00Z">
        <w:r w:rsidRPr="00E77497" w:rsidDel="00AA0621">
          <w:delText>The result of evaluating a relational operator is always of type Boolean, reflecting whether the relationship named by the operator holds between its two operands.</w:delText>
        </w:r>
        <w:bookmarkStart w:id="13556" w:name="_Toc393690313"/>
      </w:del>
    </w:p>
    <w:p w14:paraId="7DFF31E8" w14:textId="77777777" w:rsidR="004C02EF" w:rsidRPr="00E77497" w:rsidDel="006115B6" w:rsidRDefault="004C02EF" w:rsidP="004C02EF">
      <w:pPr>
        <w:rPr>
          <w:del w:id="13557" w:author="Rev 4 Allen Wirfs-Brock" w:date="2011-10-15T12:23:00Z"/>
        </w:rPr>
      </w:pPr>
      <w:bookmarkStart w:id="13558" w:name="_Ref440425001"/>
      <w:del w:id="13559" w:author="Rev 4 Allen Wirfs-Brock" w:date="2011-10-15T12:23:00Z">
        <w:r w:rsidRPr="00E77497" w:rsidDel="006115B6">
          <w:delText xml:space="preserve">The </w:delText>
        </w:r>
        <w:r w:rsidRPr="00E77497" w:rsidDel="006115B6">
          <w:rPr>
            <w:rStyle w:val="bnf"/>
          </w:rPr>
          <w:delText>RelationalExpressionNoIn</w:delText>
        </w:r>
        <w:r w:rsidRPr="00E77497" w:rsidDel="006115B6">
          <w:delText xml:space="preserve"> productions are evaluated in the same manner as the </w:delText>
        </w:r>
        <w:r w:rsidRPr="00E77497" w:rsidDel="006115B6">
          <w:rPr>
            <w:rStyle w:val="bnf"/>
          </w:rPr>
          <w:delText>RelationalExpression</w:delText>
        </w:r>
        <w:r w:rsidRPr="00E77497" w:rsidDel="006115B6">
          <w:delText xml:space="preserve"> productions except that the contained </w:delText>
        </w:r>
        <w:r w:rsidRPr="00E77497" w:rsidDel="006115B6">
          <w:rPr>
            <w:rStyle w:val="bnf"/>
          </w:rPr>
          <w:delText>RelationalExpressionNoIn</w:delText>
        </w:r>
        <w:r w:rsidRPr="00E77497" w:rsidDel="006115B6">
          <w:delText xml:space="preserve"> is evaluated instead of the contained </w:delText>
        </w:r>
        <w:r w:rsidRPr="00E77497" w:rsidDel="006115B6">
          <w:rPr>
            <w:rStyle w:val="bnf"/>
          </w:rPr>
          <w:delText>RelationalExpression</w:delText>
        </w:r>
        <w:r w:rsidRPr="00E77497" w:rsidDel="006115B6">
          <w:delText>.</w:delText>
        </w:r>
      </w:del>
    </w:p>
    <w:p w14:paraId="422A8C8A" w14:textId="77777777" w:rsidR="00F63F0D" w:rsidRPr="00E77497" w:rsidRDefault="00F63F0D" w:rsidP="00120381">
      <w:pPr>
        <w:pStyle w:val="30"/>
        <w:numPr>
          <w:ilvl w:val="0"/>
          <w:numId w:val="0"/>
        </w:numPr>
        <w:rPr>
          <w:ins w:id="13560" w:author="Rev 4 Allen Wirfs-Brock" w:date="2011-10-15T12:18:00Z"/>
        </w:rPr>
      </w:pPr>
      <w:bookmarkStart w:id="13561" w:name="_Toc472818853"/>
      <w:bookmarkStart w:id="13562" w:name="_Toc235503427"/>
      <w:bookmarkStart w:id="13563" w:name="_Toc241509202"/>
      <w:bookmarkStart w:id="13564" w:name="_Toc244416689"/>
      <w:bookmarkStart w:id="13565" w:name="_Toc276631053"/>
      <w:bookmarkStart w:id="13566" w:name="_Toc336509542"/>
      <w:ins w:id="13567" w:author="Rev 4 Allen Wirfs-Brock" w:date="2011-10-15T12:13:00Z">
        <w:r w:rsidRPr="00E77497">
          <w:t>11.</w:t>
        </w:r>
      </w:ins>
      <w:ins w:id="13568" w:author="Rev 4 Allen Wirfs-Brock" w:date="2011-10-15T12:14:00Z">
        <w:r w:rsidRPr="00E77497">
          <w:t>8.1</w:t>
        </w:r>
      </w:ins>
      <w:ins w:id="13569" w:author="Rev 4 Allen Wirfs-Brock" w:date="2011-10-15T12:13:00Z">
        <w:r w:rsidRPr="00E77497">
          <w:t xml:space="preserve"> Runtime Semantics</w:t>
        </w:r>
      </w:ins>
      <w:bookmarkEnd w:id="13566"/>
    </w:p>
    <w:p w14:paraId="755E5C54" w14:textId="77777777" w:rsidR="00CA128E" w:rsidRPr="00E77497" w:rsidRDefault="00CA128E" w:rsidP="00CA128E">
      <w:pPr>
        <w:keepNext/>
        <w:rPr>
          <w:ins w:id="13570" w:author="Rev 4 Allen Wirfs-Brock" w:date="2011-10-15T12:18:00Z"/>
          <w:rFonts w:ascii="Helvetica" w:hAnsi="Helvetica"/>
          <w:b/>
        </w:rPr>
      </w:pPr>
      <w:ins w:id="13571" w:author="Rev 4 Allen Wirfs-Brock" w:date="2011-10-15T12:18:00Z">
        <w:r w:rsidRPr="00E77497">
          <w:rPr>
            <w:rFonts w:ascii="Helvetica" w:hAnsi="Helvetica"/>
            <w:b/>
          </w:rPr>
          <w:t xml:space="preserve">Runtime Semantics: </w:t>
        </w:r>
      </w:ins>
      <w:ins w:id="13572" w:author="Rev 4 Allen Wirfs-Brock" w:date="2011-10-15T12:19:00Z">
        <w:r w:rsidR="006115B6" w:rsidRPr="00E77497">
          <w:rPr>
            <w:rFonts w:ascii="Helvetica" w:hAnsi="Helvetica"/>
            <w:b/>
            <w:spacing w:val="6"/>
          </w:rPr>
          <w:t>The Abstract Relational Comparison Algorithm</w:t>
        </w:r>
      </w:ins>
    </w:p>
    <w:p w14:paraId="4008E652" w14:textId="77777777" w:rsidR="006115B6" w:rsidRPr="00E77497" w:rsidRDefault="006115B6" w:rsidP="006115B6">
      <w:r w:rsidRPr="00E77497">
        <w:t xml:space="preserve">The comparison </w:t>
      </w:r>
      <w:r w:rsidRPr="00E77497">
        <w:rPr>
          <w:rFonts w:ascii="Times New Roman" w:hAnsi="Times New Roman"/>
          <w:i/>
        </w:rPr>
        <w:t>x</w:t>
      </w:r>
      <w:r w:rsidRPr="00E77497">
        <w:t xml:space="preserve"> &lt;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w:t>
      </w:r>
      <w:r w:rsidRPr="00E77497">
        <w:rPr>
          <w:b/>
        </w:rPr>
        <w:t>false</w:t>
      </w:r>
      <w:r w:rsidRPr="00E77497">
        <w:t xml:space="preserve">, or </w:t>
      </w:r>
      <w:r w:rsidRPr="00E77497">
        <w:rPr>
          <w:b/>
        </w:rPr>
        <w:t>undefined</w:t>
      </w:r>
      <w:r w:rsidRPr="00E77497">
        <w:t xml:space="preserve"> (which indicates that at least one operand is </w:t>
      </w:r>
      <w:r w:rsidRPr="00E77497">
        <w:rPr>
          <w:b/>
        </w:rPr>
        <w:t>NaN</w:t>
      </w:r>
      <w:r w:rsidRPr="00E77497">
        <w:t xml:space="preserve">). In addition to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the algorithm takes a Boolean flag named </w:t>
      </w:r>
      <w:r w:rsidRPr="00E77497">
        <w:rPr>
          <w:rFonts w:ascii="Times New Roman" w:hAnsi="Times New Roman"/>
          <w:i/>
        </w:rPr>
        <w:t>LeftFirst</w:t>
      </w:r>
      <w:r w:rsidRPr="00E77497">
        <w:t xml:space="preserve"> as a parameter. The flag is used to control the order in which operations with potentially visible side-effects are performed upon </w:t>
      </w:r>
      <w:r w:rsidRPr="00E77497">
        <w:rPr>
          <w:rFonts w:ascii="Times New Roman" w:hAnsi="Times New Roman"/>
          <w:i/>
        </w:rPr>
        <w:t xml:space="preserve">x </w:t>
      </w:r>
      <w:r w:rsidRPr="00E77497">
        <w:t xml:space="preserve">and </w:t>
      </w:r>
      <w:r w:rsidRPr="00E77497">
        <w:rPr>
          <w:rFonts w:ascii="Times New Roman" w:hAnsi="Times New Roman"/>
          <w:i/>
        </w:rPr>
        <w:t>y</w:t>
      </w:r>
      <w:r w:rsidRPr="00E77497">
        <w:t xml:space="preserve">. It is necessary because ECMAScript specifies left to right evaluation of expressions. The default value of </w:t>
      </w:r>
      <w:r w:rsidRPr="00E77497">
        <w:rPr>
          <w:rFonts w:ascii="Times New Roman" w:hAnsi="Times New Roman"/>
          <w:i/>
        </w:rPr>
        <w:t>LeftFirst</w:t>
      </w:r>
      <w:r w:rsidRPr="00E77497">
        <w:t xml:space="preserve"> is </w:t>
      </w:r>
      <w:r w:rsidRPr="00E77497">
        <w:rPr>
          <w:b/>
        </w:rPr>
        <w:t>true</w:t>
      </w:r>
      <w:r w:rsidRPr="00E77497">
        <w:t xml:space="preserve"> and indicates that the </w:t>
      </w:r>
      <w:r w:rsidRPr="00E77497">
        <w:rPr>
          <w:rFonts w:ascii="Times New Roman" w:hAnsi="Times New Roman"/>
          <w:i/>
        </w:rPr>
        <w:t>x</w:t>
      </w:r>
      <w:r w:rsidRPr="00E77497">
        <w:t xml:space="preserve"> parameter corresponds to an expression that occurs to the left of the </w:t>
      </w:r>
      <w:r w:rsidRPr="00E77497">
        <w:rPr>
          <w:rFonts w:ascii="Times New Roman" w:hAnsi="Times New Roman"/>
          <w:i/>
        </w:rPr>
        <w:t>y</w:t>
      </w:r>
      <w:r w:rsidRPr="00E77497">
        <w:t xml:space="preserve"> parameter’s corresponding expression. If </w:t>
      </w:r>
      <w:r w:rsidRPr="00E77497">
        <w:rPr>
          <w:rFonts w:ascii="Times New Roman" w:hAnsi="Times New Roman"/>
          <w:i/>
        </w:rPr>
        <w:t xml:space="preserve">LeftFirst </w:t>
      </w:r>
      <w:r w:rsidRPr="00E77497">
        <w:t xml:space="preserve">is </w:t>
      </w:r>
      <w:r w:rsidRPr="00E77497">
        <w:rPr>
          <w:b/>
        </w:rPr>
        <w:t>false</w:t>
      </w:r>
      <w:r w:rsidRPr="00E77497">
        <w:t xml:space="preserve">, the reverse is the case and operations must be performed upon </w:t>
      </w:r>
      <w:r w:rsidRPr="00E77497">
        <w:rPr>
          <w:rFonts w:ascii="Times New Roman" w:hAnsi="Times New Roman"/>
          <w:i/>
        </w:rPr>
        <w:t xml:space="preserve">y </w:t>
      </w:r>
      <w:r w:rsidRPr="00E77497">
        <w:t xml:space="preserve">before </w:t>
      </w:r>
      <w:r w:rsidRPr="00E77497">
        <w:rPr>
          <w:rFonts w:ascii="Times New Roman" w:hAnsi="Times New Roman"/>
          <w:i/>
        </w:rPr>
        <w:t>x</w:t>
      </w:r>
      <w:r w:rsidRPr="00E77497">
        <w:t>. Such a comparison is performed as follows:</w:t>
      </w:r>
    </w:p>
    <w:p w14:paraId="3078AF88" w14:textId="77777777" w:rsidR="00E83F05" w:rsidRDefault="000C090B" w:rsidP="00E83F05">
      <w:pPr>
        <w:pStyle w:val="Alg4"/>
        <w:numPr>
          <w:ilvl w:val="0"/>
          <w:numId w:val="90"/>
        </w:numPr>
        <w:contextualSpacing/>
        <w:rPr>
          <w:ins w:id="13573" w:author="Rev 6 Allen Wirfs-Brock" w:date="2012-02-16T18:35:00Z"/>
        </w:rPr>
      </w:pPr>
      <w:ins w:id="13574" w:author="Rev 8 Allen Wirfs-Brock" w:date="2012-06-12T13:16:00Z">
        <w:r>
          <w:t>ReturnIfAbrupt(</w:t>
        </w:r>
        <w:r>
          <w:rPr>
            <w:i/>
          </w:rPr>
          <w:t>x</w:t>
        </w:r>
        <w:r>
          <w:t>).</w:t>
        </w:r>
      </w:ins>
      <w:ins w:id="13575" w:author="Rev 6 Allen Wirfs-Brock" w:date="2012-02-16T18:35:00Z">
        <w:del w:id="13576" w:author="Rev 8 Allen Wirfs-Brock" w:date="2012-06-12T13:16:00Z">
          <w:r w:rsidR="00E83F05" w:rsidDel="000C090B">
            <w:delText xml:space="preserve">If </w:delText>
          </w:r>
          <w:r w:rsidR="00E83F05" w:rsidDel="000C090B">
            <w:rPr>
              <w:i/>
            </w:rPr>
            <w:delText>x</w:delText>
          </w:r>
          <w:r w:rsidR="00E83F05" w:rsidRPr="00E77497" w:rsidDel="000C090B">
            <w:delText xml:space="preserve"> </w:delText>
          </w:r>
          <w:r w:rsidR="00E83F05" w:rsidDel="000C090B">
            <w:delText xml:space="preserve">is an abrupt completion, return </w:delText>
          </w:r>
          <w:r w:rsidR="00E83F05" w:rsidDel="000C090B">
            <w:rPr>
              <w:i/>
            </w:rPr>
            <w:delText>x</w:delText>
          </w:r>
          <w:r w:rsidR="00E83F05" w:rsidDel="000C090B">
            <w:delText>.</w:delText>
          </w:r>
        </w:del>
      </w:ins>
    </w:p>
    <w:p w14:paraId="20F2C2C9" w14:textId="77777777" w:rsidR="00E83F05" w:rsidRDefault="000C090B" w:rsidP="00E83F05">
      <w:pPr>
        <w:pStyle w:val="Alg4"/>
        <w:numPr>
          <w:ilvl w:val="0"/>
          <w:numId w:val="90"/>
        </w:numPr>
        <w:contextualSpacing/>
        <w:rPr>
          <w:ins w:id="13577" w:author="Rev 6 Allen Wirfs-Brock" w:date="2012-02-16T18:35:00Z"/>
        </w:rPr>
      </w:pPr>
      <w:ins w:id="13578" w:author="Rev 8 Allen Wirfs-Brock" w:date="2012-06-12T13:16:00Z">
        <w:r>
          <w:t>ReturnIfAbrupt(</w:t>
        </w:r>
        <w:r>
          <w:rPr>
            <w:i/>
          </w:rPr>
          <w:t>y</w:t>
        </w:r>
        <w:r>
          <w:t>).</w:t>
        </w:r>
      </w:ins>
      <w:ins w:id="13579" w:author="Rev 6 Allen Wirfs-Brock" w:date="2012-02-16T18:35:00Z">
        <w:del w:id="13580" w:author="Rev 8 Allen Wirfs-Brock" w:date="2012-06-12T13:16:00Z">
          <w:r w:rsidR="00E83F05" w:rsidDel="000C090B">
            <w:delText xml:space="preserve">If </w:delText>
          </w:r>
          <w:r w:rsidR="00E83F05" w:rsidDel="000C090B">
            <w:rPr>
              <w:i/>
            </w:rPr>
            <w:delText>y</w:delText>
          </w:r>
          <w:r w:rsidR="00E83F05" w:rsidRPr="00E77497" w:rsidDel="000C090B">
            <w:delText xml:space="preserve"> </w:delText>
          </w:r>
          <w:r w:rsidR="00E83F05" w:rsidDel="000C090B">
            <w:delText xml:space="preserve">is an abrupt completion, return </w:delText>
          </w:r>
        </w:del>
      </w:ins>
      <w:ins w:id="13581" w:author="Rev 6 Allen Wirfs-Brock" w:date="2012-02-16T18:36:00Z">
        <w:del w:id="13582" w:author="Rev 8 Allen Wirfs-Brock" w:date="2012-06-12T13:16:00Z">
          <w:r w:rsidR="00E83F05" w:rsidDel="000C090B">
            <w:rPr>
              <w:i/>
            </w:rPr>
            <w:delText>y</w:delText>
          </w:r>
        </w:del>
      </w:ins>
      <w:ins w:id="13583" w:author="Rev 6 Allen Wirfs-Brock" w:date="2012-02-16T18:35:00Z">
        <w:del w:id="13584" w:author="Rev 8 Allen Wirfs-Brock" w:date="2012-06-12T13:16:00Z">
          <w:r w:rsidR="00E83F05" w:rsidDel="000C090B">
            <w:delText>.</w:delText>
          </w:r>
        </w:del>
      </w:ins>
    </w:p>
    <w:p w14:paraId="1C274C59" w14:textId="77777777" w:rsidR="006115B6" w:rsidRPr="00E77497" w:rsidRDefault="006115B6" w:rsidP="00441AED">
      <w:pPr>
        <w:pStyle w:val="Alg4"/>
        <w:numPr>
          <w:ilvl w:val="0"/>
          <w:numId w:val="90"/>
        </w:numPr>
      </w:pPr>
      <w:r w:rsidRPr="00E77497">
        <w:t xml:space="preserve">If the </w:t>
      </w:r>
      <w:r w:rsidRPr="00E77497">
        <w:rPr>
          <w:i/>
        </w:rPr>
        <w:t xml:space="preserve">LeftFirst </w:t>
      </w:r>
      <w:r w:rsidRPr="00E77497">
        <w:t xml:space="preserve">flag is </w:t>
      </w:r>
      <w:r w:rsidRPr="00E77497">
        <w:rPr>
          <w:b/>
        </w:rPr>
        <w:t>true</w:t>
      </w:r>
      <w:r w:rsidRPr="00E77497">
        <w:t>, then</w:t>
      </w:r>
    </w:p>
    <w:p w14:paraId="2AA8B612" w14:textId="77777777" w:rsidR="006115B6" w:rsidRPr="00E77497" w:rsidRDefault="006115B6" w:rsidP="00441AED">
      <w:pPr>
        <w:pStyle w:val="Alg4"/>
        <w:numPr>
          <w:ilvl w:val="1"/>
          <w:numId w:val="90"/>
        </w:numPr>
      </w:pPr>
      <w:r w:rsidRPr="00E77497">
        <w:t xml:space="preserve">Let </w:t>
      </w:r>
      <w:r w:rsidRPr="00E77497">
        <w:rPr>
          <w:i/>
        </w:rPr>
        <w:t xml:space="preserve">px </w:t>
      </w:r>
      <w:r w:rsidRPr="00E77497">
        <w:t>be the result of calling ToPrimitive(</w:t>
      </w:r>
      <w:r w:rsidRPr="00E77497">
        <w:rPr>
          <w:i/>
        </w:rPr>
        <w:t>x</w:t>
      </w:r>
      <w:r w:rsidRPr="00E77497">
        <w:t>, hint Number).</w:t>
      </w:r>
    </w:p>
    <w:p w14:paraId="255D8BCF" w14:textId="77777777" w:rsidR="00E83F05" w:rsidRDefault="0034651E" w:rsidP="0051483D">
      <w:pPr>
        <w:pStyle w:val="Alg4"/>
        <w:numPr>
          <w:ilvl w:val="1"/>
          <w:numId w:val="90"/>
        </w:numPr>
        <w:contextualSpacing/>
        <w:rPr>
          <w:ins w:id="13585" w:author="Rev 6 Allen Wirfs-Brock" w:date="2012-02-16T18:36:00Z"/>
        </w:rPr>
      </w:pPr>
      <w:ins w:id="13586" w:author="Rev 8 Allen Wirfs-Brock" w:date="2012-06-12T13:29:00Z">
        <w:r>
          <w:t>ReturnIfAbrupt(</w:t>
        </w:r>
        <w:r>
          <w:rPr>
            <w:i/>
          </w:rPr>
          <w:t>px</w:t>
        </w:r>
        <w:r>
          <w:t>).</w:t>
        </w:r>
      </w:ins>
      <w:ins w:id="13587" w:author="Rev 6 Allen Wirfs-Brock" w:date="2012-02-16T18:36:00Z">
        <w:del w:id="13588" w:author="Rev 8 Allen Wirfs-Brock" w:date="2012-06-12T13:29:00Z">
          <w:r w:rsidR="00E83F05" w:rsidDel="0034651E">
            <w:delText>If p</w:delText>
          </w:r>
          <w:r w:rsidR="00E83F05" w:rsidDel="0034651E">
            <w:rPr>
              <w:i/>
            </w:rPr>
            <w:delText>x</w:delText>
          </w:r>
          <w:r w:rsidR="00E83F05" w:rsidRPr="00E77497" w:rsidDel="0034651E">
            <w:delText xml:space="preserve"> </w:delText>
          </w:r>
          <w:r w:rsidR="00E83F05" w:rsidDel="0034651E">
            <w:delText>is an abrupt completion, return p</w:delText>
          </w:r>
          <w:r w:rsidR="00E83F05" w:rsidDel="0034651E">
            <w:rPr>
              <w:i/>
            </w:rPr>
            <w:delText>x</w:delText>
          </w:r>
          <w:r w:rsidR="00E83F05" w:rsidDel="0034651E">
            <w:delText>.</w:delText>
          </w:r>
        </w:del>
      </w:ins>
    </w:p>
    <w:p w14:paraId="10C951AE" w14:textId="77777777" w:rsidR="006115B6" w:rsidRPr="00E77497" w:rsidRDefault="006115B6" w:rsidP="00441AED">
      <w:pPr>
        <w:pStyle w:val="Alg4"/>
        <w:numPr>
          <w:ilvl w:val="1"/>
          <w:numId w:val="90"/>
        </w:numPr>
      </w:pPr>
      <w:r w:rsidRPr="00E77497">
        <w:t xml:space="preserve">Let </w:t>
      </w:r>
      <w:r w:rsidRPr="00E77497">
        <w:rPr>
          <w:i/>
        </w:rPr>
        <w:t xml:space="preserve">py </w:t>
      </w:r>
      <w:r w:rsidRPr="00E77497">
        <w:t>be the result of calling ToPrimitive(</w:t>
      </w:r>
      <w:r w:rsidRPr="00E77497">
        <w:rPr>
          <w:i/>
        </w:rPr>
        <w:t>y</w:t>
      </w:r>
      <w:r w:rsidRPr="00E77497">
        <w:t>, hint Number).</w:t>
      </w:r>
    </w:p>
    <w:p w14:paraId="164F2CA5" w14:textId="77777777" w:rsidR="00E83F05" w:rsidRDefault="0034651E" w:rsidP="0051483D">
      <w:pPr>
        <w:pStyle w:val="Alg4"/>
        <w:numPr>
          <w:ilvl w:val="1"/>
          <w:numId w:val="90"/>
        </w:numPr>
        <w:contextualSpacing/>
        <w:rPr>
          <w:ins w:id="13589" w:author="Rev 6 Allen Wirfs-Brock" w:date="2012-02-16T18:37:00Z"/>
        </w:rPr>
      </w:pPr>
      <w:ins w:id="13590" w:author="Rev 8 Allen Wirfs-Brock" w:date="2012-06-12T13:29:00Z">
        <w:r>
          <w:t>ReturnIfAbrupt(</w:t>
        </w:r>
        <w:r>
          <w:rPr>
            <w:i/>
          </w:rPr>
          <w:t>py</w:t>
        </w:r>
        <w:r>
          <w:t>).</w:t>
        </w:r>
      </w:ins>
      <w:ins w:id="13591" w:author="Rev 6 Allen Wirfs-Brock" w:date="2012-02-16T18:37:00Z">
        <w:del w:id="13592" w:author="Rev 8 Allen Wirfs-Brock" w:date="2012-06-12T13:29:00Z">
          <w:r w:rsidR="00E83F05" w:rsidDel="0034651E">
            <w:delText xml:space="preserve">If </w:delText>
          </w:r>
          <w:r w:rsidR="00E83F05" w:rsidDel="0034651E">
            <w:rPr>
              <w:i/>
            </w:rPr>
            <w:delText>py</w:delText>
          </w:r>
          <w:r w:rsidR="00E83F05" w:rsidRPr="00E77497" w:rsidDel="0034651E">
            <w:delText xml:space="preserve"> </w:delText>
          </w:r>
          <w:r w:rsidR="00E83F05" w:rsidDel="0034651E">
            <w:delText xml:space="preserve">is an abrupt completion, return </w:delText>
          </w:r>
          <w:r w:rsidR="00E83F05" w:rsidDel="0034651E">
            <w:rPr>
              <w:i/>
            </w:rPr>
            <w:delText>py</w:delText>
          </w:r>
          <w:r w:rsidR="00E83F05" w:rsidDel="0034651E">
            <w:delText>.</w:delText>
          </w:r>
        </w:del>
      </w:ins>
    </w:p>
    <w:p w14:paraId="767084C3" w14:textId="77777777" w:rsidR="006115B6" w:rsidRPr="00E77497" w:rsidRDefault="006115B6" w:rsidP="00441AED">
      <w:pPr>
        <w:pStyle w:val="Alg4"/>
        <w:numPr>
          <w:ilvl w:val="0"/>
          <w:numId w:val="90"/>
        </w:numPr>
      </w:pPr>
      <w:r w:rsidRPr="00E77497">
        <w:t>Else the order of evaluation needs to be reversed to preserve left to right evaluation</w:t>
      </w:r>
    </w:p>
    <w:p w14:paraId="55A23057" w14:textId="77777777" w:rsidR="006115B6" w:rsidRPr="00E77497" w:rsidRDefault="006115B6" w:rsidP="00441AED">
      <w:pPr>
        <w:pStyle w:val="Alg4"/>
        <w:numPr>
          <w:ilvl w:val="1"/>
          <w:numId w:val="90"/>
        </w:numPr>
      </w:pPr>
      <w:r w:rsidRPr="00E77497">
        <w:t xml:space="preserve">Let </w:t>
      </w:r>
      <w:r w:rsidRPr="00E77497">
        <w:rPr>
          <w:i/>
        </w:rPr>
        <w:t xml:space="preserve">py </w:t>
      </w:r>
      <w:r w:rsidRPr="00E77497">
        <w:t>be the result of calling ToPrimitive(</w:t>
      </w:r>
      <w:r w:rsidRPr="00E77497">
        <w:rPr>
          <w:i/>
        </w:rPr>
        <w:t>y</w:t>
      </w:r>
      <w:r w:rsidRPr="00E77497">
        <w:t>, hint Number).</w:t>
      </w:r>
    </w:p>
    <w:p w14:paraId="4A254B0D" w14:textId="77777777" w:rsidR="00E83F05" w:rsidRDefault="0034651E" w:rsidP="00E83F05">
      <w:pPr>
        <w:pStyle w:val="Alg4"/>
        <w:numPr>
          <w:ilvl w:val="1"/>
          <w:numId w:val="90"/>
        </w:numPr>
        <w:contextualSpacing/>
        <w:rPr>
          <w:ins w:id="13593" w:author="Rev 6 Allen Wirfs-Brock" w:date="2012-02-16T18:37:00Z"/>
        </w:rPr>
      </w:pPr>
      <w:ins w:id="13594" w:author="Rev 8 Allen Wirfs-Brock" w:date="2012-06-12T13:29:00Z">
        <w:r>
          <w:t>ReturnIfAbrupt(</w:t>
        </w:r>
        <w:r>
          <w:rPr>
            <w:i/>
          </w:rPr>
          <w:t>py</w:t>
        </w:r>
        <w:r>
          <w:t>).</w:t>
        </w:r>
      </w:ins>
      <w:ins w:id="13595" w:author="Rev 6 Allen Wirfs-Brock" w:date="2012-02-16T18:37:00Z">
        <w:del w:id="13596" w:author="Rev 8 Allen Wirfs-Brock" w:date="2012-06-12T13:29:00Z">
          <w:r w:rsidR="00E83F05" w:rsidDel="0034651E">
            <w:delText xml:space="preserve">If </w:delText>
          </w:r>
          <w:r w:rsidR="00E83F05" w:rsidDel="0034651E">
            <w:rPr>
              <w:i/>
            </w:rPr>
            <w:delText>py</w:delText>
          </w:r>
          <w:r w:rsidR="00E83F05" w:rsidRPr="00E77497" w:rsidDel="0034651E">
            <w:delText xml:space="preserve"> </w:delText>
          </w:r>
          <w:r w:rsidR="00E83F05" w:rsidDel="0034651E">
            <w:delText xml:space="preserve">is an abrupt completion, return </w:delText>
          </w:r>
          <w:r w:rsidR="00E83F05" w:rsidDel="0034651E">
            <w:rPr>
              <w:i/>
            </w:rPr>
            <w:delText>py</w:delText>
          </w:r>
          <w:r w:rsidR="00E83F05" w:rsidDel="0034651E">
            <w:delText>.</w:delText>
          </w:r>
        </w:del>
      </w:ins>
    </w:p>
    <w:p w14:paraId="13BD1C93" w14:textId="77777777" w:rsidR="006115B6" w:rsidRPr="00E77497" w:rsidRDefault="006115B6" w:rsidP="00441AED">
      <w:pPr>
        <w:pStyle w:val="Alg4"/>
        <w:numPr>
          <w:ilvl w:val="1"/>
          <w:numId w:val="90"/>
        </w:numPr>
      </w:pPr>
      <w:r w:rsidRPr="00E77497">
        <w:t xml:space="preserve">Let </w:t>
      </w:r>
      <w:r w:rsidRPr="00E77497">
        <w:rPr>
          <w:i/>
        </w:rPr>
        <w:t xml:space="preserve">px </w:t>
      </w:r>
      <w:r w:rsidRPr="00E77497">
        <w:t>be the result of calling ToPrimitive(</w:t>
      </w:r>
      <w:r w:rsidRPr="00E77497">
        <w:rPr>
          <w:i/>
        </w:rPr>
        <w:t>x</w:t>
      </w:r>
      <w:r w:rsidRPr="00E77497">
        <w:t>, hint Number).</w:t>
      </w:r>
    </w:p>
    <w:p w14:paraId="58FDE7A0" w14:textId="77777777" w:rsidR="00E83F05" w:rsidRPr="00E83F05" w:rsidRDefault="0034651E" w:rsidP="00E83F05">
      <w:pPr>
        <w:numPr>
          <w:ilvl w:val="1"/>
          <w:numId w:val="90"/>
        </w:numPr>
        <w:spacing w:after="0" w:line="240" w:lineRule="auto"/>
        <w:contextualSpacing/>
        <w:jc w:val="left"/>
        <w:rPr>
          <w:ins w:id="13597" w:author="Rev 6 Allen Wirfs-Brock" w:date="2012-02-16T18:38:00Z"/>
          <w:rFonts w:ascii="Times New Roman" w:eastAsia="Times New Roman" w:hAnsi="Times New Roman"/>
          <w:spacing w:val="6"/>
          <w:lang w:eastAsia="en-US"/>
        </w:rPr>
      </w:pPr>
      <w:ins w:id="13598" w:author="Rev 8 Allen Wirfs-Brock" w:date="2012-06-12T13:30:00Z">
        <w:r w:rsidRPr="0034651E">
          <w:rPr>
            <w:rFonts w:ascii="Times New Roman" w:eastAsia="Times New Roman" w:hAnsi="Times New Roman"/>
            <w:spacing w:val="6"/>
            <w:lang w:eastAsia="en-US"/>
          </w:rPr>
          <w:t>ReturnIfAbrupt(</w:t>
        </w:r>
        <w:r>
          <w:rPr>
            <w:rFonts w:ascii="Times New Roman" w:eastAsia="Times New Roman" w:hAnsi="Times New Roman"/>
            <w:i/>
            <w:spacing w:val="6"/>
            <w:lang w:eastAsia="en-US"/>
          </w:rPr>
          <w:t>px</w:t>
        </w:r>
        <w:r w:rsidRPr="0034651E">
          <w:rPr>
            <w:rFonts w:ascii="Times New Roman" w:eastAsia="Times New Roman" w:hAnsi="Times New Roman"/>
            <w:spacing w:val="6"/>
            <w:lang w:eastAsia="en-US"/>
          </w:rPr>
          <w:t>).</w:t>
        </w:r>
      </w:ins>
      <w:ins w:id="13599" w:author="Rev 6 Allen Wirfs-Brock" w:date="2012-02-16T18:38:00Z">
        <w:del w:id="13600" w:author="Rev 8 Allen Wirfs-Brock" w:date="2012-06-12T13:30:00Z">
          <w:r w:rsidR="00E83F05" w:rsidRPr="00E83F05" w:rsidDel="0034651E">
            <w:rPr>
              <w:rFonts w:ascii="Times New Roman" w:eastAsia="Times New Roman" w:hAnsi="Times New Roman"/>
              <w:spacing w:val="6"/>
              <w:lang w:eastAsia="en-US"/>
            </w:rPr>
            <w:delText>If p</w:delText>
          </w:r>
          <w:r w:rsidR="00E83F05" w:rsidRPr="00E83F05" w:rsidDel="0034651E">
            <w:rPr>
              <w:rFonts w:ascii="Times New Roman" w:eastAsia="Times New Roman" w:hAnsi="Times New Roman"/>
              <w:i/>
              <w:spacing w:val="6"/>
              <w:lang w:eastAsia="en-US"/>
            </w:rPr>
            <w:delText>x</w:delText>
          </w:r>
          <w:r w:rsidR="00E83F05" w:rsidRPr="00E83F05" w:rsidDel="0034651E">
            <w:rPr>
              <w:rFonts w:ascii="Times New Roman" w:eastAsia="Times New Roman" w:hAnsi="Times New Roman"/>
              <w:spacing w:val="6"/>
              <w:lang w:eastAsia="en-US"/>
            </w:rPr>
            <w:delText xml:space="preserve"> is an abrupt completion, return p</w:delText>
          </w:r>
          <w:r w:rsidR="00E83F05" w:rsidRPr="00E83F05" w:rsidDel="0034651E">
            <w:rPr>
              <w:rFonts w:ascii="Times New Roman" w:eastAsia="Times New Roman" w:hAnsi="Times New Roman"/>
              <w:i/>
              <w:spacing w:val="6"/>
              <w:lang w:eastAsia="en-US"/>
            </w:rPr>
            <w:delText>x</w:delText>
          </w:r>
          <w:r w:rsidR="00E83F05" w:rsidRPr="00E83F05" w:rsidDel="0034651E">
            <w:rPr>
              <w:rFonts w:ascii="Times New Roman" w:eastAsia="Times New Roman" w:hAnsi="Times New Roman"/>
              <w:spacing w:val="6"/>
              <w:lang w:eastAsia="en-US"/>
            </w:rPr>
            <w:delText>.</w:delText>
          </w:r>
        </w:del>
      </w:ins>
    </w:p>
    <w:p w14:paraId="1FABD61F" w14:textId="77777777" w:rsidR="006115B6" w:rsidRPr="00E77497" w:rsidRDefault="006115B6" w:rsidP="00441AED">
      <w:pPr>
        <w:pStyle w:val="Alg4"/>
        <w:numPr>
          <w:ilvl w:val="0"/>
          <w:numId w:val="90"/>
        </w:numPr>
      </w:pPr>
      <w:r w:rsidRPr="00E77497">
        <w:t>If it is not the case that both Type(</w:t>
      </w:r>
      <w:r w:rsidRPr="00E77497">
        <w:rPr>
          <w:i/>
        </w:rPr>
        <w:t>px</w:t>
      </w:r>
      <w:r w:rsidRPr="00E77497">
        <w:t>) is String and Type(</w:t>
      </w:r>
      <w:r w:rsidRPr="00E77497">
        <w:rPr>
          <w:i/>
        </w:rPr>
        <w:t>py</w:t>
      </w:r>
      <w:r w:rsidRPr="00E77497">
        <w:t xml:space="preserve">) is String, then </w:t>
      </w:r>
    </w:p>
    <w:p w14:paraId="1E421371" w14:textId="77777777" w:rsidR="006115B6" w:rsidRPr="00E77497" w:rsidRDefault="006115B6" w:rsidP="00441AED">
      <w:pPr>
        <w:pStyle w:val="Alg4"/>
        <w:numPr>
          <w:ilvl w:val="1"/>
          <w:numId w:val="90"/>
        </w:numPr>
      </w:pPr>
      <w:r w:rsidRPr="00E77497">
        <w:t xml:space="preserve">Let </w:t>
      </w:r>
      <w:r w:rsidRPr="00E77497">
        <w:rPr>
          <w:i/>
        </w:rPr>
        <w:t xml:space="preserve">nx </w:t>
      </w:r>
      <w:r w:rsidRPr="00E77497">
        <w:t>be the result of calling ToNumber(</w:t>
      </w:r>
      <w:r w:rsidRPr="00E77497">
        <w:rPr>
          <w:i/>
        </w:rPr>
        <w:t>px</w:t>
      </w:r>
      <w:r w:rsidRPr="00E77497">
        <w:t xml:space="preserve">). Because </w:t>
      </w:r>
      <w:r w:rsidRPr="00E77497">
        <w:rPr>
          <w:i/>
        </w:rPr>
        <w:t xml:space="preserve">px </w:t>
      </w:r>
      <w:r w:rsidRPr="00E77497">
        <w:t xml:space="preserve">and </w:t>
      </w:r>
      <w:r w:rsidRPr="00E77497">
        <w:rPr>
          <w:i/>
        </w:rPr>
        <w:t xml:space="preserve">py </w:t>
      </w:r>
      <w:r w:rsidRPr="00E77497">
        <w:t>are primitive values evaluation order is not important.</w:t>
      </w:r>
    </w:p>
    <w:p w14:paraId="67F0A805" w14:textId="77777777" w:rsidR="006115B6" w:rsidRPr="00E77497" w:rsidRDefault="006115B6" w:rsidP="00441AED">
      <w:pPr>
        <w:pStyle w:val="Alg4"/>
        <w:numPr>
          <w:ilvl w:val="1"/>
          <w:numId w:val="90"/>
        </w:numPr>
      </w:pPr>
      <w:r w:rsidRPr="00E77497">
        <w:t xml:space="preserve">Let </w:t>
      </w:r>
      <w:r w:rsidRPr="00E77497">
        <w:rPr>
          <w:i/>
        </w:rPr>
        <w:t>ny</w:t>
      </w:r>
      <w:r w:rsidRPr="00E77497">
        <w:t xml:space="preserve"> be the result of calling ToNumber(</w:t>
      </w:r>
      <w:r w:rsidRPr="00E77497">
        <w:rPr>
          <w:i/>
        </w:rPr>
        <w:t>py</w:t>
      </w:r>
      <w:r w:rsidRPr="00E77497">
        <w:t>).</w:t>
      </w:r>
    </w:p>
    <w:p w14:paraId="166ABD15" w14:textId="77777777" w:rsidR="006115B6" w:rsidRPr="00E77497" w:rsidRDefault="006115B6" w:rsidP="00441AED">
      <w:pPr>
        <w:pStyle w:val="Alg4"/>
        <w:numPr>
          <w:ilvl w:val="1"/>
          <w:numId w:val="90"/>
        </w:numPr>
      </w:pPr>
      <w:r w:rsidRPr="00E77497">
        <w:t xml:space="preserve">If </w:t>
      </w:r>
      <w:r w:rsidRPr="00E77497">
        <w:rPr>
          <w:i/>
        </w:rPr>
        <w:t xml:space="preserve">nx </w:t>
      </w:r>
      <w:r w:rsidRPr="00E77497">
        <w:t xml:space="preserve">is </w:t>
      </w:r>
      <w:r w:rsidRPr="00E77497">
        <w:rPr>
          <w:b/>
        </w:rPr>
        <w:t>NaN</w:t>
      </w:r>
      <w:r w:rsidRPr="00E77497">
        <w:t xml:space="preserve">, return </w:t>
      </w:r>
      <w:r w:rsidRPr="00E77497">
        <w:rPr>
          <w:b/>
        </w:rPr>
        <w:t>undefined</w:t>
      </w:r>
      <w:r w:rsidRPr="00E77497">
        <w:t>.</w:t>
      </w:r>
    </w:p>
    <w:p w14:paraId="17E48C5F" w14:textId="77777777" w:rsidR="006115B6" w:rsidRPr="00E77497" w:rsidRDefault="006115B6" w:rsidP="00441AED">
      <w:pPr>
        <w:pStyle w:val="Alg4"/>
        <w:numPr>
          <w:ilvl w:val="1"/>
          <w:numId w:val="90"/>
        </w:numPr>
      </w:pPr>
      <w:r w:rsidRPr="00E77497">
        <w:t xml:space="preserve">If </w:t>
      </w:r>
      <w:r w:rsidRPr="00E77497">
        <w:rPr>
          <w:i/>
        </w:rPr>
        <w:t xml:space="preserve">ny </w:t>
      </w:r>
      <w:r w:rsidRPr="00E77497">
        <w:t xml:space="preserve">is </w:t>
      </w:r>
      <w:r w:rsidRPr="00E77497">
        <w:rPr>
          <w:b/>
        </w:rPr>
        <w:t>NaN</w:t>
      </w:r>
      <w:r w:rsidRPr="00E77497">
        <w:t xml:space="preserve">, return </w:t>
      </w:r>
      <w:r w:rsidRPr="00E77497">
        <w:rPr>
          <w:b/>
        </w:rPr>
        <w:t>undefined</w:t>
      </w:r>
      <w:r w:rsidRPr="00E77497">
        <w:t>.</w:t>
      </w:r>
    </w:p>
    <w:p w14:paraId="35E9E5C4" w14:textId="77777777" w:rsidR="006115B6" w:rsidRPr="00E77497" w:rsidRDefault="006115B6" w:rsidP="00441AED">
      <w:pPr>
        <w:pStyle w:val="Alg4"/>
        <w:numPr>
          <w:ilvl w:val="1"/>
          <w:numId w:val="90"/>
        </w:numPr>
      </w:pPr>
      <w:r w:rsidRPr="00E77497">
        <w:t xml:space="preserve">If </w:t>
      </w:r>
      <w:r w:rsidRPr="00E77497">
        <w:rPr>
          <w:i/>
        </w:rPr>
        <w:t>nx</w:t>
      </w:r>
      <w:r w:rsidRPr="00E77497">
        <w:t xml:space="preserve"> and </w:t>
      </w:r>
      <w:r w:rsidRPr="00E77497">
        <w:rPr>
          <w:i/>
        </w:rPr>
        <w:t>ny</w:t>
      </w:r>
      <w:r w:rsidRPr="00E77497">
        <w:t xml:space="preserve"> are the same Number value, return </w:t>
      </w:r>
      <w:r w:rsidRPr="00E77497">
        <w:rPr>
          <w:b/>
        </w:rPr>
        <w:t>false</w:t>
      </w:r>
      <w:r w:rsidRPr="00E77497">
        <w:t>.</w:t>
      </w:r>
    </w:p>
    <w:p w14:paraId="69204E17" w14:textId="77777777"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t>+0</w:t>
      </w:r>
      <w:r w:rsidRPr="00E77497">
        <w:t xml:space="preserve"> and </w:t>
      </w:r>
      <w:r w:rsidRPr="00E77497">
        <w:rPr>
          <w:i/>
        </w:rPr>
        <w:t>ny</w:t>
      </w:r>
      <w:r w:rsidRPr="00E77497">
        <w:t xml:space="preserve"> is </w:t>
      </w:r>
      <w:r w:rsidRPr="00E77497">
        <w:rPr>
          <w:b/>
        </w:rPr>
        <w:sym w:font="Symbol" w:char="F02D"/>
      </w:r>
      <w:r w:rsidRPr="00E77497">
        <w:rPr>
          <w:b/>
        </w:rPr>
        <w:t>0</w:t>
      </w:r>
      <w:r w:rsidRPr="00E77497">
        <w:t xml:space="preserve">, return </w:t>
      </w:r>
      <w:r w:rsidRPr="00E77497">
        <w:rPr>
          <w:b/>
        </w:rPr>
        <w:t>false</w:t>
      </w:r>
      <w:r w:rsidRPr="00E77497">
        <w:t>.</w:t>
      </w:r>
    </w:p>
    <w:p w14:paraId="1760C9E9" w14:textId="77777777"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sym w:font="Symbol" w:char="F02D"/>
      </w:r>
      <w:r w:rsidRPr="00E77497">
        <w:rPr>
          <w:b/>
        </w:rPr>
        <w:t>0</w:t>
      </w:r>
      <w:r w:rsidRPr="00E77497">
        <w:t xml:space="preserve"> and </w:t>
      </w:r>
      <w:r w:rsidRPr="00E77497">
        <w:rPr>
          <w:i/>
        </w:rPr>
        <w:t>ny</w:t>
      </w:r>
      <w:r w:rsidRPr="00E77497">
        <w:t xml:space="preserve"> is </w:t>
      </w:r>
      <w:r w:rsidRPr="00E77497">
        <w:rPr>
          <w:b/>
        </w:rPr>
        <w:t>+0</w:t>
      </w:r>
      <w:r w:rsidRPr="00E77497">
        <w:t xml:space="preserve">, return </w:t>
      </w:r>
      <w:r w:rsidRPr="00E77497">
        <w:rPr>
          <w:b/>
        </w:rPr>
        <w:t>false</w:t>
      </w:r>
      <w:r w:rsidRPr="00E77497">
        <w:t>.</w:t>
      </w:r>
    </w:p>
    <w:p w14:paraId="772EA54A" w14:textId="77777777"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t>+</w:t>
      </w:r>
      <w:r w:rsidRPr="00E77497">
        <w:rPr>
          <w:b/>
        </w:rPr>
        <w:sym w:font="Symbol" w:char="F0A5"/>
      </w:r>
      <w:r w:rsidRPr="00E77497">
        <w:t xml:space="preserve">, return </w:t>
      </w:r>
      <w:r w:rsidRPr="00E77497">
        <w:rPr>
          <w:b/>
        </w:rPr>
        <w:t>false</w:t>
      </w:r>
      <w:r w:rsidRPr="00E77497">
        <w:t>.</w:t>
      </w:r>
    </w:p>
    <w:p w14:paraId="53880A2F" w14:textId="77777777" w:rsidR="006115B6" w:rsidRPr="00E77497" w:rsidRDefault="006115B6" w:rsidP="00441AED">
      <w:pPr>
        <w:pStyle w:val="Alg4"/>
        <w:numPr>
          <w:ilvl w:val="1"/>
          <w:numId w:val="90"/>
        </w:numPr>
      </w:pPr>
      <w:r w:rsidRPr="00E77497">
        <w:t xml:space="preserve">If </w:t>
      </w:r>
      <w:r w:rsidRPr="00E77497">
        <w:rPr>
          <w:i/>
        </w:rPr>
        <w:t>ny</w:t>
      </w:r>
      <w:r w:rsidRPr="00E77497">
        <w:t xml:space="preserve"> is </w:t>
      </w:r>
      <w:r w:rsidRPr="00E77497">
        <w:rPr>
          <w:b/>
        </w:rPr>
        <w:t>+</w:t>
      </w:r>
      <w:r w:rsidRPr="00E77497">
        <w:rPr>
          <w:b/>
        </w:rPr>
        <w:sym w:font="Symbol" w:char="F0A5"/>
      </w:r>
      <w:r w:rsidRPr="00E77497">
        <w:t xml:space="preserve">, return </w:t>
      </w:r>
      <w:r w:rsidRPr="00E77497">
        <w:rPr>
          <w:b/>
        </w:rPr>
        <w:t>true</w:t>
      </w:r>
      <w:r w:rsidRPr="00E77497">
        <w:t>.</w:t>
      </w:r>
    </w:p>
    <w:p w14:paraId="24FB821F" w14:textId="77777777" w:rsidR="006115B6" w:rsidRPr="00E77497" w:rsidRDefault="006115B6" w:rsidP="00441AED">
      <w:pPr>
        <w:pStyle w:val="Alg4"/>
        <w:numPr>
          <w:ilvl w:val="1"/>
          <w:numId w:val="90"/>
        </w:numPr>
      </w:pPr>
      <w:r w:rsidRPr="00E77497">
        <w:t xml:space="preserve">If </w:t>
      </w:r>
      <w:r w:rsidRPr="00E77497">
        <w:rPr>
          <w:i/>
        </w:rPr>
        <w:t>ny</w:t>
      </w:r>
      <w:r w:rsidRPr="00E77497">
        <w:t xml:space="preserve"> is </w:t>
      </w:r>
      <w:r w:rsidRPr="00E77497">
        <w:rPr>
          <w:b/>
        </w:rPr>
        <w:sym w:font="Symbol" w:char="F02D"/>
      </w:r>
      <w:r w:rsidRPr="00E77497">
        <w:rPr>
          <w:b/>
        </w:rPr>
        <w:sym w:font="Symbol" w:char="F0A5"/>
      </w:r>
      <w:r w:rsidRPr="00E77497">
        <w:t xml:space="preserve">, return </w:t>
      </w:r>
      <w:r w:rsidRPr="00E77497">
        <w:rPr>
          <w:b/>
        </w:rPr>
        <w:t>false</w:t>
      </w:r>
      <w:r w:rsidRPr="00E77497">
        <w:t>.</w:t>
      </w:r>
    </w:p>
    <w:p w14:paraId="5FBB98F4" w14:textId="77777777"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sym w:font="Symbol" w:char="F02D"/>
      </w:r>
      <w:r w:rsidRPr="00E77497">
        <w:rPr>
          <w:b/>
        </w:rPr>
        <w:sym w:font="Symbol" w:char="F0A5"/>
      </w:r>
      <w:r w:rsidRPr="00E77497">
        <w:t xml:space="preserve">, return </w:t>
      </w:r>
      <w:r w:rsidRPr="00E77497">
        <w:rPr>
          <w:b/>
        </w:rPr>
        <w:t>true</w:t>
      </w:r>
      <w:r w:rsidRPr="00E77497">
        <w:t>.</w:t>
      </w:r>
    </w:p>
    <w:p w14:paraId="3AE7C399" w14:textId="77777777" w:rsidR="006115B6" w:rsidRPr="00E77497" w:rsidRDefault="006115B6" w:rsidP="00441AED">
      <w:pPr>
        <w:pStyle w:val="Alg4"/>
        <w:numPr>
          <w:ilvl w:val="1"/>
          <w:numId w:val="90"/>
        </w:numPr>
      </w:pPr>
      <w:r w:rsidRPr="00E77497">
        <w:t xml:space="preserve">If the mathematical value of </w:t>
      </w:r>
      <w:r w:rsidRPr="00E77497">
        <w:rPr>
          <w:i/>
        </w:rPr>
        <w:t>nx</w:t>
      </w:r>
      <w:r w:rsidRPr="00E77497">
        <w:t xml:space="preserve"> is less than the mathematical value of </w:t>
      </w:r>
      <w:r w:rsidRPr="00E77497">
        <w:rPr>
          <w:i/>
        </w:rPr>
        <w:t>ny</w:t>
      </w:r>
      <w:r w:rsidRPr="00E77497" w:rsidDel="00214A24">
        <w:t xml:space="preserve"> </w:t>
      </w:r>
      <w:r w:rsidRPr="00E77497">
        <w:t xml:space="preserve">—note that these mathematical values are both finite and not both zero—return </w:t>
      </w:r>
      <w:r w:rsidRPr="00E77497">
        <w:rPr>
          <w:b/>
        </w:rPr>
        <w:t>true</w:t>
      </w:r>
      <w:r w:rsidRPr="00E77497">
        <w:t xml:space="preserve">. Otherwise, return </w:t>
      </w:r>
      <w:r w:rsidRPr="00E77497">
        <w:rPr>
          <w:b/>
        </w:rPr>
        <w:t>false</w:t>
      </w:r>
      <w:r w:rsidRPr="00E77497">
        <w:t>.</w:t>
      </w:r>
    </w:p>
    <w:p w14:paraId="6847A131" w14:textId="77777777" w:rsidR="006115B6" w:rsidRPr="00E77497" w:rsidRDefault="006115B6" w:rsidP="00441AED">
      <w:pPr>
        <w:pStyle w:val="Alg4"/>
        <w:numPr>
          <w:ilvl w:val="0"/>
          <w:numId w:val="90"/>
        </w:numPr>
      </w:pPr>
      <w:r w:rsidRPr="00E77497">
        <w:t xml:space="preserve">Else, both </w:t>
      </w:r>
      <w:r w:rsidRPr="00E77497">
        <w:rPr>
          <w:i/>
        </w:rPr>
        <w:t xml:space="preserve">px </w:t>
      </w:r>
      <w:r w:rsidRPr="00E77497">
        <w:t xml:space="preserve">and </w:t>
      </w:r>
      <w:r w:rsidRPr="00E77497">
        <w:rPr>
          <w:i/>
        </w:rPr>
        <w:t xml:space="preserve">py </w:t>
      </w:r>
      <w:r w:rsidRPr="00E77497">
        <w:t>are Strings</w:t>
      </w:r>
    </w:p>
    <w:p w14:paraId="1EFFC220" w14:textId="77777777" w:rsidR="006115B6" w:rsidRPr="00E77497" w:rsidRDefault="006115B6" w:rsidP="00441AED">
      <w:pPr>
        <w:pStyle w:val="Alg4"/>
        <w:numPr>
          <w:ilvl w:val="1"/>
          <w:numId w:val="90"/>
        </w:numPr>
      </w:pPr>
      <w:r w:rsidRPr="00E77497">
        <w:t xml:space="preserve">If </w:t>
      </w:r>
      <w:r w:rsidRPr="00E77497">
        <w:rPr>
          <w:i/>
        </w:rPr>
        <w:t>py</w:t>
      </w:r>
      <w:r w:rsidRPr="00E77497">
        <w:t xml:space="preserve"> is a prefix of </w:t>
      </w:r>
      <w:r w:rsidRPr="00E77497">
        <w:rPr>
          <w:i/>
        </w:rPr>
        <w:t>px</w:t>
      </w:r>
      <w:r w:rsidRPr="00E77497">
        <w:t xml:space="preserve">, return </w:t>
      </w:r>
      <w:r w:rsidRPr="00E77497">
        <w:rPr>
          <w:b/>
        </w:rPr>
        <w:t>false</w:t>
      </w:r>
      <w:r w:rsidRPr="00E77497">
        <w:t xml:space="preserve">. (A String value </w:t>
      </w:r>
      <w:r w:rsidRPr="00E77497">
        <w:rPr>
          <w:i/>
        </w:rPr>
        <w:t>p</w:t>
      </w:r>
      <w:r w:rsidRPr="00E77497">
        <w:t xml:space="preserve"> is a prefix of String value </w:t>
      </w:r>
      <w:r w:rsidRPr="00E77497">
        <w:rPr>
          <w:i/>
        </w:rPr>
        <w:t>q</w:t>
      </w:r>
      <w:r w:rsidRPr="00E77497">
        <w:t xml:space="preserve"> if </w:t>
      </w:r>
      <w:r w:rsidRPr="00E77497">
        <w:rPr>
          <w:i/>
        </w:rPr>
        <w:t>q</w:t>
      </w:r>
      <w:r w:rsidRPr="00E77497">
        <w:t xml:space="preserve"> can be the result of concatenating </w:t>
      </w:r>
      <w:r w:rsidRPr="00E77497">
        <w:rPr>
          <w:i/>
        </w:rPr>
        <w:t>p</w:t>
      </w:r>
      <w:r w:rsidRPr="00E77497">
        <w:t xml:space="preserve"> and some other String </w:t>
      </w:r>
      <w:r w:rsidRPr="00E77497">
        <w:rPr>
          <w:i/>
        </w:rPr>
        <w:t>r</w:t>
      </w:r>
      <w:r w:rsidRPr="00E77497">
        <w:t xml:space="preserve">. Note that any String is a prefix of itself, because </w:t>
      </w:r>
      <w:r w:rsidRPr="00E77497">
        <w:rPr>
          <w:i/>
        </w:rPr>
        <w:t>r</w:t>
      </w:r>
      <w:r w:rsidRPr="00E77497">
        <w:t xml:space="preserve"> may be the empty String.)</w:t>
      </w:r>
    </w:p>
    <w:p w14:paraId="54C6F9A0" w14:textId="77777777" w:rsidR="006115B6" w:rsidRPr="00E77497" w:rsidRDefault="006115B6" w:rsidP="00441AED">
      <w:pPr>
        <w:pStyle w:val="Alg4"/>
        <w:numPr>
          <w:ilvl w:val="1"/>
          <w:numId w:val="90"/>
        </w:numPr>
      </w:pPr>
      <w:r w:rsidRPr="00E77497">
        <w:t xml:space="preserve">If </w:t>
      </w:r>
      <w:r w:rsidRPr="00E77497">
        <w:rPr>
          <w:i/>
        </w:rPr>
        <w:t>px</w:t>
      </w:r>
      <w:r w:rsidRPr="00E77497">
        <w:t xml:space="preserve"> is a prefix of </w:t>
      </w:r>
      <w:r w:rsidRPr="00E77497">
        <w:rPr>
          <w:i/>
        </w:rPr>
        <w:t>py</w:t>
      </w:r>
      <w:r w:rsidRPr="00E77497">
        <w:t xml:space="preserve">, return </w:t>
      </w:r>
      <w:r w:rsidRPr="00E77497">
        <w:rPr>
          <w:b/>
        </w:rPr>
        <w:t>true</w:t>
      </w:r>
      <w:r w:rsidRPr="00E77497">
        <w:t>.</w:t>
      </w:r>
    </w:p>
    <w:p w14:paraId="70634B36" w14:textId="77777777" w:rsidR="006115B6" w:rsidRPr="00E77497" w:rsidRDefault="006115B6" w:rsidP="00441AED">
      <w:pPr>
        <w:pStyle w:val="Alg4"/>
        <w:numPr>
          <w:ilvl w:val="1"/>
          <w:numId w:val="90"/>
        </w:numPr>
      </w:pPr>
      <w:r w:rsidRPr="00E77497">
        <w:t xml:space="preserve">Let </w:t>
      </w:r>
      <w:r w:rsidRPr="00E77497">
        <w:rPr>
          <w:i/>
        </w:rPr>
        <w:t>k</w:t>
      </w:r>
      <w:r w:rsidRPr="00E77497">
        <w:t xml:space="preserve"> be the smallest nonnegative integer such that the character at position </w:t>
      </w:r>
      <w:r w:rsidRPr="00E77497">
        <w:rPr>
          <w:i/>
        </w:rPr>
        <w:t>k</w:t>
      </w:r>
      <w:r w:rsidRPr="00E77497">
        <w:t xml:space="preserve"> within </w:t>
      </w:r>
      <w:r w:rsidRPr="00E77497">
        <w:rPr>
          <w:i/>
        </w:rPr>
        <w:t>px</w:t>
      </w:r>
      <w:r w:rsidRPr="00E77497">
        <w:t xml:space="preserve"> is different from the character at position </w:t>
      </w:r>
      <w:r w:rsidRPr="00E77497">
        <w:rPr>
          <w:i/>
        </w:rPr>
        <w:t>k</w:t>
      </w:r>
      <w:r w:rsidRPr="00E77497">
        <w:t xml:space="preserve"> within </w:t>
      </w:r>
      <w:r w:rsidRPr="00E77497">
        <w:rPr>
          <w:i/>
        </w:rPr>
        <w:t>py</w:t>
      </w:r>
      <w:r w:rsidRPr="00E77497">
        <w:t xml:space="preserve">. (There must be such a </w:t>
      </w:r>
      <w:r w:rsidRPr="00E77497">
        <w:rPr>
          <w:i/>
        </w:rPr>
        <w:t>k</w:t>
      </w:r>
      <w:r w:rsidRPr="00E77497">
        <w:t>, for neither String is a prefix of the other.)</w:t>
      </w:r>
    </w:p>
    <w:p w14:paraId="2C493986" w14:textId="77777777" w:rsidR="006115B6" w:rsidRPr="00E77497" w:rsidRDefault="006115B6" w:rsidP="00441AED">
      <w:pPr>
        <w:pStyle w:val="Alg4"/>
        <w:numPr>
          <w:ilvl w:val="1"/>
          <w:numId w:val="90"/>
        </w:numPr>
      </w:pPr>
      <w:r w:rsidRPr="00E77497">
        <w:t xml:space="preserve">Let </w:t>
      </w:r>
      <w:r w:rsidRPr="00E77497">
        <w:rPr>
          <w:i/>
        </w:rPr>
        <w:t>m</w:t>
      </w:r>
      <w:r w:rsidRPr="00E77497">
        <w:t xml:space="preserve"> be the integer that is the code unit value for the character at position </w:t>
      </w:r>
      <w:r w:rsidRPr="00E77497">
        <w:rPr>
          <w:i/>
        </w:rPr>
        <w:t>k</w:t>
      </w:r>
      <w:r w:rsidRPr="00E77497">
        <w:t xml:space="preserve"> within </w:t>
      </w:r>
      <w:r w:rsidRPr="00E77497">
        <w:rPr>
          <w:i/>
        </w:rPr>
        <w:t>px</w:t>
      </w:r>
      <w:r w:rsidRPr="00E77497">
        <w:t>.</w:t>
      </w:r>
    </w:p>
    <w:p w14:paraId="10309A88" w14:textId="77777777" w:rsidR="006115B6" w:rsidRPr="00E77497" w:rsidRDefault="006115B6" w:rsidP="00441AED">
      <w:pPr>
        <w:pStyle w:val="Alg4"/>
        <w:numPr>
          <w:ilvl w:val="1"/>
          <w:numId w:val="90"/>
        </w:numPr>
      </w:pPr>
      <w:r w:rsidRPr="00E77497">
        <w:t xml:space="preserve">Let </w:t>
      </w:r>
      <w:r w:rsidRPr="00E77497">
        <w:rPr>
          <w:i/>
        </w:rPr>
        <w:t>n</w:t>
      </w:r>
      <w:r w:rsidRPr="00E77497">
        <w:t xml:space="preserve"> be the integer that is the code unit value for the character at position </w:t>
      </w:r>
      <w:r w:rsidRPr="00E77497">
        <w:rPr>
          <w:i/>
        </w:rPr>
        <w:t>k</w:t>
      </w:r>
      <w:r w:rsidRPr="00E77497">
        <w:t xml:space="preserve"> within </w:t>
      </w:r>
      <w:r w:rsidRPr="00E77497">
        <w:rPr>
          <w:i/>
        </w:rPr>
        <w:t>py</w:t>
      </w:r>
      <w:r w:rsidRPr="00E77497">
        <w:t>.</w:t>
      </w:r>
    </w:p>
    <w:p w14:paraId="33A50682" w14:textId="77777777" w:rsidR="006115B6" w:rsidRPr="00E77497" w:rsidRDefault="006115B6" w:rsidP="00441AED">
      <w:pPr>
        <w:pStyle w:val="Alg4"/>
        <w:numPr>
          <w:ilvl w:val="1"/>
          <w:numId w:val="90"/>
        </w:numPr>
        <w:spacing w:after="240"/>
      </w:pPr>
      <w:r w:rsidRPr="00E77497">
        <w:t xml:space="preserve">If </w:t>
      </w:r>
      <w:r w:rsidRPr="00E77497">
        <w:rPr>
          <w:i/>
        </w:rPr>
        <w:t>m</w:t>
      </w:r>
      <w:r w:rsidRPr="00E77497">
        <w:t xml:space="preserve"> &lt; </w:t>
      </w:r>
      <w:r w:rsidRPr="00E77497">
        <w:rPr>
          <w:i/>
        </w:rPr>
        <w:t>n</w:t>
      </w:r>
      <w:r w:rsidRPr="00E77497">
        <w:t xml:space="preserve">, return </w:t>
      </w:r>
      <w:r w:rsidRPr="00E77497">
        <w:rPr>
          <w:b/>
        </w:rPr>
        <w:t>true</w:t>
      </w:r>
      <w:r w:rsidRPr="00E77497">
        <w:t xml:space="preserve">. Otherwise, return </w:t>
      </w:r>
      <w:r w:rsidRPr="00E77497">
        <w:rPr>
          <w:b/>
        </w:rPr>
        <w:t>false</w:t>
      </w:r>
      <w:r w:rsidRPr="00E77497">
        <w:t>.</w:t>
      </w:r>
    </w:p>
    <w:p w14:paraId="5CF77E6B" w14:textId="77777777" w:rsidR="006115B6" w:rsidRPr="00E77497" w:rsidRDefault="006115B6" w:rsidP="006115B6">
      <w:pPr>
        <w:pStyle w:val="Note"/>
      </w:pPr>
      <w:r w:rsidRPr="00E77497">
        <w:t>NOTE 1</w:t>
      </w:r>
      <w:r w:rsidRPr="00E77497">
        <w:tab/>
        <w:t xml:space="preserve">Step 3 differs from step 7 in the algorithm for the addition operator </w:t>
      </w:r>
      <w:r w:rsidRPr="00E77497">
        <w:rPr>
          <w:rFonts w:ascii="Courier New" w:hAnsi="Courier New"/>
          <w:b/>
        </w:rPr>
        <w:t>+</w:t>
      </w:r>
      <w:r w:rsidRPr="00E77497">
        <w:t xml:space="preserve"> (11.6.1) in using and instead of or.</w:t>
      </w:r>
    </w:p>
    <w:p w14:paraId="1DB9BCDE" w14:textId="77777777" w:rsidR="00CA128E" w:rsidRPr="004D1BD1" w:rsidRDefault="006115B6">
      <w:pPr>
        <w:pStyle w:val="Note"/>
        <w:pPrChange w:id="13601" w:author="Rev 4 Allen Wirfs-Brock" w:date="2011-10-15T12:20:00Z">
          <w:pPr>
            <w:pStyle w:val="40"/>
            <w:numPr>
              <w:ilvl w:val="0"/>
              <w:numId w:val="0"/>
            </w:numPr>
            <w:tabs>
              <w:tab w:val="clear" w:pos="1080"/>
            </w:tabs>
          </w:pPr>
        </w:pPrChange>
      </w:pPr>
      <w:r w:rsidRPr="00E77497">
        <w:t>NOTE 2</w:t>
      </w:r>
      <w:r w:rsidRPr="00E77497">
        <w:tab/>
        <w:t>The comparison of Strings uses a simple lexicographic ordering on sequences of code unit values. There is no attempt to use the more complex, semantically oriented definitions of character or string equality and collating order defined in the Unicode specification. Therefore String values that are canonically equal according to the Unicode standard could test as unequal. In effect this algorithm assumes that both Strings are already in normalised form.</w:t>
      </w:r>
      <w:r w:rsidRPr="00120381">
        <w:t xml:space="preserve"> Also, note that for strings containing supplementary characters, lexicographic ordering on sequences of UTF-16 code unit values differs from that on sequences of code point values.</w:t>
      </w:r>
    </w:p>
    <w:p w14:paraId="798F5CFF" w14:textId="77777777" w:rsidR="00F63F0D" w:rsidRPr="006B6D0A" w:rsidRDefault="00F63F0D" w:rsidP="00F63F0D">
      <w:pPr>
        <w:keepNext/>
        <w:rPr>
          <w:ins w:id="13602" w:author="Rev 4 Allen Wirfs-Brock" w:date="2011-10-15T12:13:00Z"/>
          <w:rFonts w:ascii="Helvetica" w:hAnsi="Helvetica"/>
          <w:b/>
        </w:rPr>
      </w:pPr>
      <w:ins w:id="13603" w:author="Rev 4 Allen Wirfs-Brock" w:date="2011-10-15T12:13:00Z">
        <w:r w:rsidRPr="003B4312">
          <w:rPr>
            <w:rFonts w:ascii="Helvetica" w:hAnsi="Helvetica"/>
            <w:b/>
          </w:rPr>
          <w:t xml:space="preserve">Runtime Semantics: </w:t>
        </w:r>
        <w:r w:rsidRPr="008B7F6F">
          <w:rPr>
            <w:rFonts w:ascii="Helvetica" w:hAnsi="Helvetica"/>
            <w:b/>
            <w:spacing w:val="6"/>
          </w:rPr>
          <w:t>Evaluation</w:t>
        </w:r>
      </w:ins>
    </w:p>
    <w:p w14:paraId="0BEFA65D" w14:textId="77777777" w:rsidR="004C02EF" w:rsidRPr="00E65A34" w:rsidDel="00F63F0D" w:rsidRDefault="004C02EF" w:rsidP="003A4B22">
      <w:pPr>
        <w:pStyle w:val="30"/>
        <w:numPr>
          <w:ilvl w:val="0"/>
          <w:numId w:val="0"/>
        </w:numPr>
        <w:rPr>
          <w:del w:id="13604" w:author="Rev 4 Allen Wirfs-Brock" w:date="2011-10-15T12:14:00Z"/>
        </w:rPr>
      </w:pPr>
      <w:del w:id="13605" w:author="Rev 4 Allen Wirfs-Brock" w:date="2011-10-15T12:14:00Z">
        <w:r w:rsidRPr="006B6D0A" w:rsidDel="00F63F0D">
          <w:delText>11.8.1</w:delText>
        </w:r>
        <w:r w:rsidRPr="006B6D0A" w:rsidDel="00F63F0D">
          <w:tab/>
          <w:delText xml:space="preserve">The Less-than Operator ( </w:delText>
        </w:r>
        <w:r w:rsidRPr="006B6D0A" w:rsidDel="00F63F0D">
          <w:rPr>
            <w:rFonts w:ascii="Courier New" w:hAnsi="Courier New"/>
          </w:rPr>
          <w:delText>&lt;</w:delText>
        </w:r>
        <w:r w:rsidRPr="00E65A34" w:rsidDel="00F63F0D">
          <w:delText xml:space="preserve"> </w:delText>
        </w:r>
        <w:bookmarkEnd w:id="13556"/>
        <w:r w:rsidRPr="00E65A34" w:rsidDel="00F63F0D">
          <w:delText>)</w:delText>
        </w:r>
        <w:bookmarkEnd w:id="13558"/>
        <w:bookmarkEnd w:id="13561"/>
        <w:bookmarkEnd w:id="13562"/>
        <w:bookmarkEnd w:id="13563"/>
        <w:bookmarkEnd w:id="13564"/>
        <w:bookmarkEnd w:id="13565"/>
      </w:del>
    </w:p>
    <w:p w14:paraId="03CDFDDA" w14:textId="77777777" w:rsidR="004C02EF" w:rsidRPr="00E77497" w:rsidRDefault="004C02EF" w:rsidP="004C02EF">
      <w:del w:id="13606" w:author="Rev 4 Allen Wirfs-Brock" w:date="2011-10-15T12:14:00Z">
        <w:r w:rsidRPr="009C202C" w:rsidDel="00F63F0D">
          <w:delText xml:space="preserve">The production </w:delText>
        </w:r>
      </w:del>
      <w:r w:rsidRPr="00B820AB">
        <w:rPr>
          <w:rStyle w:val="bnf"/>
        </w:rPr>
        <w:t>RelationalExpression</w:t>
      </w:r>
      <w:r w:rsidRPr="00675B74">
        <w:t xml:space="preserve"> </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&lt;</w:t>
      </w:r>
      <w:r w:rsidRPr="00E77497">
        <w:t xml:space="preserve"> </w:t>
      </w:r>
      <w:r w:rsidRPr="00E77497">
        <w:rPr>
          <w:rStyle w:val="bnf"/>
        </w:rPr>
        <w:t>ShiftExpression</w:t>
      </w:r>
      <w:r w:rsidRPr="00E77497">
        <w:t xml:space="preserve"> </w:t>
      </w:r>
      <w:del w:id="13607" w:author="Rev 4 Allen Wirfs-Brock" w:date="2011-10-15T12:15:00Z">
        <w:r w:rsidRPr="00E77497" w:rsidDel="00F63F0D">
          <w:delText>is evaluated as follows:</w:delText>
        </w:r>
      </w:del>
    </w:p>
    <w:p w14:paraId="1090534A" w14:textId="77777777" w:rsidR="004C02EF" w:rsidRPr="00E77497" w:rsidRDefault="004C02EF" w:rsidP="00FA3203">
      <w:pPr>
        <w:pStyle w:val="Alg4"/>
        <w:numPr>
          <w:ilvl w:val="0"/>
          <w:numId w:val="86"/>
        </w:numPr>
      </w:pPr>
      <w:r w:rsidRPr="00E77497">
        <w:t xml:space="preserve">Let </w:t>
      </w:r>
      <w:r w:rsidRPr="00E77497">
        <w:rPr>
          <w:i/>
        </w:rPr>
        <w:t>lref</w:t>
      </w:r>
      <w:r w:rsidRPr="00E77497">
        <w:t xml:space="preserve"> be the result of evaluating </w:t>
      </w:r>
      <w:r w:rsidRPr="00E77497">
        <w:rPr>
          <w:rStyle w:val="bnf"/>
        </w:rPr>
        <w:t>RelationalExpression</w:t>
      </w:r>
      <w:r w:rsidRPr="00E77497">
        <w:t>.</w:t>
      </w:r>
    </w:p>
    <w:p w14:paraId="0BD7EF1D" w14:textId="77777777" w:rsidR="004C02EF" w:rsidRPr="00E77497" w:rsidRDefault="004C02EF" w:rsidP="00FA3203">
      <w:pPr>
        <w:pStyle w:val="Alg4"/>
        <w:numPr>
          <w:ilvl w:val="0"/>
          <w:numId w:val="86"/>
        </w:numPr>
      </w:pPr>
      <w:r w:rsidRPr="00E77497">
        <w:t xml:space="preserve">Let </w:t>
      </w:r>
      <w:r w:rsidRPr="00E77497">
        <w:rPr>
          <w:i/>
        </w:rPr>
        <w:t>lval</w:t>
      </w:r>
      <w:r w:rsidRPr="00E77497">
        <w:t xml:space="preserve"> be GetValue(</w:t>
      </w:r>
      <w:r w:rsidRPr="00E77497">
        <w:rPr>
          <w:i/>
        </w:rPr>
        <w:t>lref</w:t>
      </w:r>
      <w:r w:rsidRPr="00E77497">
        <w:t>).</w:t>
      </w:r>
    </w:p>
    <w:p w14:paraId="75FCEBF8" w14:textId="77777777" w:rsidR="003258C2" w:rsidRDefault="0056239B" w:rsidP="003258C2">
      <w:pPr>
        <w:pStyle w:val="Alg4"/>
        <w:numPr>
          <w:ilvl w:val="0"/>
          <w:numId w:val="86"/>
        </w:numPr>
        <w:contextualSpacing/>
        <w:rPr>
          <w:ins w:id="13608" w:author="Rev 6 Allen Wirfs-Brock" w:date="2012-02-16T17:57:00Z"/>
        </w:rPr>
      </w:pPr>
      <w:ins w:id="13609" w:author="Rev 8 Allen Wirfs-Brock" w:date="2012-06-12T12:58:00Z">
        <w:r>
          <w:t>ReturnIfAbrupt(</w:t>
        </w:r>
        <w:r w:rsidRPr="00342FD6">
          <w:rPr>
            <w:i/>
          </w:rPr>
          <w:t>lval</w:t>
        </w:r>
        <w:r>
          <w:t>).</w:t>
        </w:r>
      </w:ins>
      <w:ins w:id="13610" w:author="Rev 6 Allen Wirfs-Brock" w:date="2012-02-16T17:57:00Z">
        <w:del w:id="13611" w:author="Rev 8 Allen Wirfs-Brock" w:date="2012-06-12T12:58: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02F59164" w14:textId="77777777" w:rsidR="004C02EF" w:rsidRPr="00E77497" w:rsidRDefault="004C02EF" w:rsidP="00FA3203">
      <w:pPr>
        <w:pStyle w:val="Alg4"/>
        <w:numPr>
          <w:ilvl w:val="0"/>
          <w:numId w:val="86"/>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21D76C64" w14:textId="77777777" w:rsidR="004C02EF" w:rsidRPr="00E77497" w:rsidRDefault="004C02EF" w:rsidP="00FA3203">
      <w:pPr>
        <w:pStyle w:val="Alg4"/>
        <w:numPr>
          <w:ilvl w:val="0"/>
          <w:numId w:val="86"/>
        </w:numPr>
      </w:pPr>
      <w:r w:rsidRPr="00E77497">
        <w:t xml:space="preserve">Let </w:t>
      </w:r>
      <w:r w:rsidRPr="00E77497">
        <w:rPr>
          <w:i/>
        </w:rPr>
        <w:t>rval</w:t>
      </w:r>
      <w:r w:rsidRPr="00E77497">
        <w:t xml:space="preserve"> be GetValue(</w:t>
      </w:r>
      <w:r w:rsidRPr="00E77497">
        <w:rPr>
          <w:i/>
        </w:rPr>
        <w:t>rref</w:t>
      </w:r>
      <w:r w:rsidRPr="00E77497">
        <w:t>).</w:t>
      </w:r>
    </w:p>
    <w:p w14:paraId="6066019C" w14:textId="77777777" w:rsidR="004C02EF" w:rsidRPr="00E77497" w:rsidRDefault="004C02EF" w:rsidP="00FA3203">
      <w:pPr>
        <w:pStyle w:val="Alg4"/>
        <w:numPr>
          <w:ilvl w:val="0"/>
          <w:numId w:val="86"/>
        </w:numPr>
      </w:pPr>
      <w:r w:rsidRPr="00E77497">
        <w:t xml:space="preserve">Let </w:t>
      </w:r>
      <w:r w:rsidRPr="00E77497">
        <w:rPr>
          <w:i/>
        </w:rPr>
        <w:t>r</w:t>
      </w:r>
      <w:r w:rsidRPr="00E77497">
        <w:t xml:space="preserve"> be the result of performing abstract relational comparison </w:t>
      </w:r>
      <w:r w:rsidRPr="00E77497">
        <w:rPr>
          <w:i/>
        </w:rPr>
        <w:t>lval</w:t>
      </w:r>
      <w:r w:rsidRPr="00E77497">
        <w:t xml:space="preserve"> &lt; </w:t>
      </w:r>
      <w:r w:rsidRPr="00E77497">
        <w:rPr>
          <w:i/>
        </w:rPr>
        <w:t>rval</w:t>
      </w:r>
      <w:r w:rsidRPr="00E77497">
        <w:t>. (see 11.8.5)</w:t>
      </w:r>
    </w:p>
    <w:p w14:paraId="4458A0E1" w14:textId="77777777" w:rsidR="000C090B" w:rsidRDefault="000C090B" w:rsidP="000C090B">
      <w:pPr>
        <w:pStyle w:val="Alg4"/>
        <w:numPr>
          <w:ilvl w:val="0"/>
          <w:numId w:val="86"/>
        </w:numPr>
        <w:spacing w:after="240"/>
        <w:contextualSpacing/>
        <w:rPr>
          <w:ins w:id="13612" w:author="Rev 8 Allen Wirfs-Brock" w:date="2012-06-12T13:15:00Z"/>
        </w:rPr>
      </w:pPr>
      <w:ins w:id="13613" w:author="Rev 8 Allen Wirfs-Brock" w:date="2012-06-12T13:15:00Z">
        <w:r>
          <w:t>ReturnIfAbrupt(</w:t>
        </w:r>
        <w:r>
          <w:rPr>
            <w:i/>
          </w:rPr>
          <w:t>r</w:t>
        </w:r>
        <w:r>
          <w:t>).</w:t>
        </w:r>
      </w:ins>
    </w:p>
    <w:p w14:paraId="17209E19" w14:textId="77777777" w:rsidR="004C02EF" w:rsidRPr="00E77497" w:rsidRDefault="004C02EF" w:rsidP="00FA3203">
      <w:pPr>
        <w:pStyle w:val="Alg4"/>
        <w:numPr>
          <w:ilvl w:val="0"/>
          <w:numId w:val="86"/>
        </w:numPr>
        <w:spacing w:after="240"/>
      </w:pPr>
      <w:r w:rsidRPr="00E77497">
        <w:t xml:space="preserve">If </w:t>
      </w:r>
      <w:r w:rsidRPr="00E77497">
        <w:rPr>
          <w:i/>
        </w:rPr>
        <w:t>r</w:t>
      </w:r>
      <w:r w:rsidRPr="00E77497">
        <w:t xml:space="preserve"> is </w:t>
      </w:r>
      <w:r w:rsidRPr="00E77497">
        <w:rPr>
          <w:b/>
        </w:rPr>
        <w:t>undefined</w:t>
      </w:r>
      <w:r w:rsidRPr="00E77497">
        <w:t xml:space="preserve">, return </w:t>
      </w:r>
      <w:r w:rsidRPr="00E77497">
        <w:rPr>
          <w:b/>
        </w:rPr>
        <w:t>false</w:t>
      </w:r>
      <w:r w:rsidRPr="00E77497">
        <w:t xml:space="preserve">. Otherwise, return </w:t>
      </w:r>
      <w:r w:rsidRPr="00E77497">
        <w:rPr>
          <w:i/>
        </w:rPr>
        <w:t>r</w:t>
      </w:r>
      <w:bookmarkStart w:id="13614" w:name="_Toc393690314"/>
      <w:r w:rsidRPr="00E77497">
        <w:t>.</w:t>
      </w:r>
    </w:p>
    <w:p w14:paraId="595DEE10" w14:textId="77777777" w:rsidR="004C02EF" w:rsidRPr="004D1BD1" w:rsidDel="00F63F0D" w:rsidRDefault="004C02EF" w:rsidP="003A4B22">
      <w:pPr>
        <w:pStyle w:val="30"/>
        <w:numPr>
          <w:ilvl w:val="0"/>
          <w:numId w:val="0"/>
        </w:numPr>
        <w:rPr>
          <w:del w:id="13615" w:author="Rev 4 Allen Wirfs-Brock" w:date="2011-10-15T12:15:00Z"/>
          <w:rStyle w:val="bnf"/>
        </w:rPr>
      </w:pPr>
      <w:bookmarkStart w:id="13616" w:name="_Ref440425018"/>
      <w:bookmarkStart w:id="13617" w:name="_Toc472818854"/>
      <w:bookmarkStart w:id="13618" w:name="_Toc235503428"/>
      <w:bookmarkStart w:id="13619" w:name="_Toc241509203"/>
      <w:bookmarkStart w:id="13620" w:name="_Toc244416690"/>
      <w:bookmarkStart w:id="13621" w:name="_Toc276631054"/>
      <w:del w:id="13622" w:author="Rev 4 Allen Wirfs-Brock" w:date="2011-10-15T12:15:00Z">
        <w:r w:rsidRPr="00120381" w:rsidDel="00F63F0D">
          <w:rPr>
            <w:rStyle w:val="bnf"/>
          </w:rPr>
          <w:delText>11.8.2</w:delText>
        </w:r>
        <w:r w:rsidRPr="00120381" w:rsidDel="00F63F0D">
          <w:rPr>
            <w:rStyle w:val="bnf"/>
          </w:rPr>
          <w:tab/>
          <w:delText>The Greater-than Operator ( &gt;</w:delText>
        </w:r>
        <w:r w:rsidRPr="004D1BD1" w:rsidDel="00F63F0D">
          <w:rPr>
            <w:rStyle w:val="bnf"/>
          </w:rPr>
          <w:delText xml:space="preserve"> </w:delText>
        </w:r>
        <w:bookmarkEnd w:id="13614"/>
        <w:r w:rsidRPr="004D1BD1" w:rsidDel="00F63F0D">
          <w:rPr>
            <w:rStyle w:val="bnf"/>
          </w:rPr>
          <w:delText>)</w:delText>
        </w:r>
        <w:bookmarkEnd w:id="13616"/>
        <w:bookmarkEnd w:id="13617"/>
        <w:bookmarkEnd w:id="13618"/>
        <w:bookmarkEnd w:id="13619"/>
        <w:bookmarkEnd w:id="13620"/>
        <w:bookmarkEnd w:id="13621"/>
      </w:del>
    </w:p>
    <w:p w14:paraId="0382B282" w14:textId="77777777" w:rsidR="004C02EF" w:rsidRPr="00E77497" w:rsidRDefault="004C02EF" w:rsidP="004C02EF">
      <w:del w:id="13623" w:author="Rev 4 Allen Wirfs-Brock" w:date="2011-10-15T12:15:00Z">
        <w:r w:rsidRPr="003B4312" w:rsidDel="00F63F0D">
          <w:rPr>
            <w:rStyle w:val="bnf"/>
          </w:rPr>
          <w:delText xml:space="preserve">The production </w:delText>
        </w:r>
      </w:del>
      <w:r w:rsidRPr="008B7F6F">
        <w:rPr>
          <w:rStyle w:val="bnf"/>
        </w:rPr>
        <w:t>RelationalExpression</w:t>
      </w:r>
      <w:r w:rsidRPr="006B6D0A">
        <w:t xml:space="preserve"> </w:t>
      </w:r>
      <w:r w:rsidRPr="006B6D0A">
        <w:rPr>
          <w:b/>
        </w:rPr>
        <w:t>:</w:t>
      </w:r>
      <w:r w:rsidRPr="006B6D0A">
        <w:t xml:space="preserve"> </w:t>
      </w:r>
      <w:r w:rsidRPr="00E65A34">
        <w:rPr>
          <w:rStyle w:val="bnf"/>
        </w:rPr>
        <w:t>RelationalExpression</w:t>
      </w:r>
      <w:r w:rsidRPr="009C202C">
        <w:t xml:space="preserve"> </w:t>
      </w:r>
      <w:r w:rsidRPr="00B820AB">
        <w:rPr>
          <w:rFonts w:ascii="Courier New" w:hAnsi="Courier New"/>
          <w:b/>
        </w:rPr>
        <w:t>&gt;</w:t>
      </w:r>
      <w:r w:rsidRPr="00675B74">
        <w:t xml:space="preserve"> </w:t>
      </w:r>
      <w:r w:rsidRPr="00E77497">
        <w:rPr>
          <w:rStyle w:val="bnf"/>
        </w:rPr>
        <w:t>ShiftExpression</w:t>
      </w:r>
      <w:r w:rsidRPr="00E77497">
        <w:t xml:space="preserve"> </w:t>
      </w:r>
      <w:del w:id="13624" w:author="Rev 5 Allen Wirfs-Brock" w:date="2012-01-05T11:51:00Z">
        <w:r w:rsidRPr="00E77497" w:rsidDel="005B1B0C">
          <w:delText>is evaluated as follows:</w:delText>
        </w:r>
      </w:del>
    </w:p>
    <w:p w14:paraId="4806DEC5" w14:textId="77777777" w:rsidR="004C02EF" w:rsidRPr="00E77497" w:rsidRDefault="004C02EF" w:rsidP="00FA3203">
      <w:pPr>
        <w:pStyle w:val="Alg4"/>
        <w:numPr>
          <w:ilvl w:val="0"/>
          <w:numId w:val="87"/>
        </w:numPr>
      </w:pPr>
      <w:r w:rsidRPr="00E77497">
        <w:t xml:space="preserve">Let </w:t>
      </w:r>
      <w:r w:rsidRPr="00E77497">
        <w:rPr>
          <w:i/>
        </w:rPr>
        <w:t>lref</w:t>
      </w:r>
      <w:r w:rsidRPr="00E77497">
        <w:t xml:space="preserve"> be the result of evaluating </w:t>
      </w:r>
      <w:r w:rsidRPr="00E77497">
        <w:rPr>
          <w:rStyle w:val="bnf"/>
        </w:rPr>
        <w:t>RelationalExpression</w:t>
      </w:r>
      <w:r w:rsidRPr="00E77497">
        <w:t>.</w:t>
      </w:r>
    </w:p>
    <w:p w14:paraId="4A9D1896" w14:textId="77777777" w:rsidR="004C02EF" w:rsidRPr="00E77497" w:rsidRDefault="004C02EF" w:rsidP="00FA3203">
      <w:pPr>
        <w:pStyle w:val="Alg4"/>
        <w:numPr>
          <w:ilvl w:val="0"/>
          <w:numId w:val="87"/>
        </w:numPr>
      </w:pPr>
      <w:r w:rsidRPr="00E77497">
        <w:t xml:space="preserve">Let </w:t>
      </w:r>
      <w:r w:rsidRPr="00E77497">
        <w:rPr>
          <w:i/>
        </w:rPr>
        <w:t>lval</w:t>
      </w:r>
      <w:r w:rsidRPr="00E77497">
        <w:t xml:space="preserve"> be GetValue(</w:t>
      </w:r>
      <w:r w:rsidRPr="00E77497">
        <w:rPr>
          <w:i/>
        </w:rPr>
        <w:t>lref</w:t>
      </w:r>
      <w:r w:rsidRPr="00E77497">
        <w:t>).</w:t>
      </w:r>
    </w:p>
    <w:p w14:paraId="07C51759" w14:textId="77777777" w:rsidR="003258C2" w:rsidRDefault="0056239B" w:rsidP="003258C2">
      <w:pPr>
        <w:pStyle w:val="Alg4"/>
        <w:numPr>
          <w:ilvl w:val="0"/>
          <w:numId w:val="87"/>
        </w:numPr>
        <w:contextualSpacing/>
        <w:rPr>
          <w:ins w:id="13625" w:author="Rev 6 Allen Wirfs-Brock" w:date="2012-02-16T17:57:00Z"/>
        </w:rPr>
      </w:pPr>
      <w:ins w:id="13626" w:author="Rev 8 Allen Wirfs-Brock" w:date="2012-06-12T12:58:00Z">
        <w:r>
          <w:t>ReturnIfAbrupt(</w:t>
        </w:r>
        <w:r w:rsidRPr="00342FD6">
          <w:rPr>
            <w:i/>
          </w:rPr>
          <w:t>lval</w:t>
        </w:r>
        <w:r>
          <w:t>).</w:t>
        </w:r>
      </w:ins>
      <w:ins w:id="13627" w:author="Rev 6 Allen Wirfs-Brock" w:date="2012-02-16T17:57:00Z">
        <w:del w:id="13628" w:author="Rev 8 Allen Wirfs-Brock" w:date="2012-06-12T12:58: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2F1D778B" w14:textId="77777777" w:rsidR="004C02EF" w:rsidRPr="00E77497" w:rsidRDefault="004C02EF" w:rsidP="00FA3203">
      <w:pPr>
        <w:pStyle w:val="Alg4"/>
        <w:numPr>
          <w:ilvl w:val="0"/>
          <w:numId w:val="87"/>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187FCA8B" w14:textId="77777777" w:rsidR="004C02EF" w:rsidRPr="00E77497" w:rsidRDefault="004C02EF" w:rsidP="00FA3203">
      <w:pPr>
        <w:pStyle w:val="Alg4"/>
        <w:numPr>
          <w:ilvl w:val="0"/>
          <w:numId w:val="87"/>
        </w:numPr>
      </w:pPr>
      <w:r w:rsidRPr="00E77497">
        <w:t xml:space="preserve">Let </w:t>
      </w:r>
      <w:r w:rsidRPr="00E77497">
        <w:rPr>
          <w:i/>
        </w:rPr>
        <w:t>rval</w:t>
      </w:r>
      <w:r w:rsidRPr="00E77497">
        <w:t xml:space="preserve"> be GetValue(</w:t>
      </w:r>
      <w:r w:rsidRPr="00E77497">
        <w:rPr>
          <w:i/>
        </w:rPr>
        <w:t>rref</w:t>
      </w:r>
      <w:r w:rsidRPr="00E77497">
        <w:t>).</w:t>
      </w:r>
    </w:p>
    <w:p w14:paraId="7989EF10" w14:textId="77777777" w:rsidR="004C02EF" w:rsidRPr="00E77497" w:rsidRDefault="004C02EF" w:rsidP="00FA3203">
      <w:pPr>
        <w:pStyle w:val="Alg4"/>
        <w:numPr>
          <w:ilvl w:val="0"/>
          <w:numId w:val="87"/>
        </w:numPr>
      </w:pPr>
      <w:r w:rsidRPr="00E77497">
        <w:t xml:space="preserve">Let </w:t>
      </w:r>
      <w:r w:rsidRPr="00E77497">
        <w:rPr>
          <w:i/>
        </w:rPr>
        <w:t>r</w:t>
      </w:r>
      <w:r w:rsidRPr="00E77497">
        <w:t xml:space="preserve"> be the result of performing abstract relational comparison </w:t>
      </w:r>
      <w:r w:rsidRPr="00E77497">
        <w:rPr>
          <w:i/>
        </w:rPr>
        <w:t>rval</w:t>
      </w:r>
      <w:r w:rsidRPr="00E77497">
        <w:t xml:space="preserve"> &lt; </w:t>
      </w:r>
      <w:r w:rsidRPr="00E77497">
        <w:rPr>
          <w:i/>
        </w:rPr>
        <w:t>lval</w:t>
      </w:r>
      <w:r w:rsidRPr="00E77497">
        <w:t xml:space="preserve"> with </w:t>
      </w:r>
      <w:r w:rsidRPr="00E77497">
        <w:rPr>
          <w:i/>
        </w:rPr>
        <w:t>LeftFirst</w:t>
      </w:r>
      <w:r w:rsidRPr="00E77497">
        <w:t xml:space="preserve"> equal to </w:t>
      </w:r>
      <w:r w:rsidRPr="00E77497">
        <w:rPr>
          <w:b/>
        </w:rPr>
        <w:t>false</w:t>
      </w:r>
      <w:r w:rsidRPr="00E77497">
        <w:t>.</w:t>
      </w:r>
      <w:del w:id="13629" w:author="Rev 4 Allen Wirfs-Brock" w:date="2011-10-15T12:28:00Z">
        <w:r w:rsidRPr="00E77497" w:rsidDel="00AA0621">
          <w:delText xml:space="preserve"> (see 11.8.5)</w:delText>
        </w:r>
      </w:del>
      <w:r w:rsidRPr="00E77497">
        <w:t>.</w:t>
      </w:r>
    </w:p>
    <w:p w14:paraId="3BA53E56" w14:textId="77777777" w:rsidR="000C090B" w:rsidRDefault="000C090B" w:rsidP="000C090B">
      <w:pPr>
        <w:pStyle w:val="Alg4"/>
        <w:numPr>
          <w:ilvl w:val="0"/>
          <w:numId w:val="87"/>
        </w:numPr>
        <w:spacing w:after="240"/>
        <w:contextualSpacing/>
        <w:rPr>
          <w:ins w:id="13630" w:author="Rev 8 Allen Wirfs-Brock" w:date="2012-06-12T13:14:00Z"/>
        </w:rPr>
      </w:pPr>
      <w:ins w:id="13631" w:author="Rev 8 Allen Wirfs-Brock" w:date="2012-06-12T13:14:00Z">
        <w:r>
          <w:t>ReturnIfAbrupt(</w:t>
        </w:r>
        <w:r>
          <w:rPr>
            <w:i/>
          </w:rPr>
          <w:t>r</w:t>
        </w:r>
        <w:r>
          <w:t>).</w:t>
        </w:r>
      </w:ins>
    </w:p>
    <w:p w14:paraId="4D553718" w14:textId="77777777" w:rsidR="004C02EF" w:rsidRPr="00E77497" w:rsidRDefault="004C02EF" w:rsidP="00FA3203">
      <w:pPr>
        <w:pStyle w:val="Alg4"/>
        <w:numPr>
          <w:ilvl w:val="0"/>
          <w:numId w:val="87"/>
        </w:numPr>
        <w:spacing w:after="240"/>
      </w:pPr>
      <w:r w:rsidRPr="00E77497">
        <w:t xml:space="preserve">If </w:t>
      </w:r>
      <w:r w:rsidRPr="00E77497">
        <w:rPr>
          <w:i/>
        </w:rPr>
        <w:t>r</w:t>
      </w:r>
      <w:r w:rsidRPr="00E77497">
        <w:t xml:space="preserve"> is </w:t>
      </w:r>
      <w:r w:rsidRPr="00E77497">
        <w:rPr>
          <w:b/>
        </w:rPr>
        <w:t>undefined</w:t>
      </w:r>
      <w:r w:rsidRPr="00E77497">
        <w:t xml:space="preserve">, return </w:t>
      </w:r>
      <w:r w:rsidRPr="00E77497">
        <w:rPr>
          <w:b/>
        </w:rPr>
        <w:t>false</w:t>
      </w:r>
      <w:r w:rsidRPr="00E77497">
        <w:t xml:space="preserve">. Otherwise, return </w:t>
      </w:r>
      <w:r w:rsidRPr="00E77497">
        <w:rPr>
          <w:i/>
        </w:rPr>
        <w:t>r</w:t>
      </w:r>
      <w:r w:rsidRPr="00E77497">
        <w:t>.</w:t>
      </w:r>
      <w:bookmarkStart w:id="13632" w:name="_Toc393690315"/>
    </w:p>
    <w:p w14:paraId="592F62FE" w14:textId="77777777" w:rsidR="004C02EF" w:rsidRPr="00120381" w:rsidDel="00CA128E" w:rsidRDefault="004C02EF" w:rsidP="003A4B22">
      <w:pPr>
        <w:pStyle w:val="30"/>
        <w:numPr>
          <w:ilvl w:val="0"/>
          <w:numId w:val="0"/>
        </w:numPr>
        <w:rPr>
          <w:del w:id="13633" w:author="Rev 4 Allen Wirfs-Brock" w:date="2011-10-15T12:16:00Z"/>
          <w:rStyle w:val="bnf"/>
        </w:rPr>
      </w:pPr>
      <w:bookmarkStart w:id="13634" w:name="_Ref440425032"/>
      <w:bookmarkStart w:id="13635" w:name="_Toc472818855"/>
      <w:bookmarkStart w:id="13636" w:name="_Toc235503429"/>
      <w:bookmarkStart w:id="13637" w:name="_Toc241509204"/>
      <w:bookmarkStart w:id="13638" w:name="_Toc244416691"/>
      <w:bookmarkStart w:id="13639" w:name="_Toc276631055"/>
      <w:del w:id="13640" w:author="Rev 4 Allen Wirfs-Brock" w:date="2011-10-15T12:16:00Z">
        <w:r w:rsidRPr="00120381" w:rsidDel="00CA128E">
          <w:rPr>
            <w:rStyle w:val="bnf"/>
          </w:rPr>
          <w:delText>11.8.3</w:delText>
        </w:r>
        <w:r w:rsidRPr="00120381" w:rsidDel="00CA128E">
          <w:rPr>
            <w:rStyle w:val="bnf"/>
          </w:rPr>
          <w:tab/>
          <w:delText xml:space="preserve">The Less-than-or-equal Operator ( &lt;= </w:delText>
        </w:r>
        <w:bookmarkEnd w:id="13632"/>
        <w:r w:rsidRPr="00120381" w:rsidDel="00CA128E">
          <w:rPr>
            <w:rStyle w:val="bnf"/>
          </w:rPr>
          <w:delText>)</w:delText>
        </w:r>
        <w:bookmarkEnd w:id="13634"/>
        <w:bookmarkEnd w:id="13635"/>
        <w:bookmarkEnd w:id="13636"/>
        <w:bookmarkEnd w:id="13637"/>
        <w:bookmarkEnd w:id="13638"/>
        <w:bookmarkEnd w:id="13639"/>
      </w:del>
    </w:p>
    <w:p w14:paraId="09F58ADC" w14:textId="77777777" w:rsidR="004C02EF" w:rsidRPr="00B820AB" w:rsidRDefault="004C02EF" w:rsidP="004C02EF">
      <w:del w:id="13641" w:author="Rev 4 Allen Wirfs-Brock" w:date="2011-10-15T12:16:00Z">
        <w:r w:rsidRPr="00120381" w:rsidDel="00CA128E">
          <w:rPr>
            <w:rStyle w:val="bnf"/>
          </w:rPr>
          <w:delText xml:space="preserve">The production </w:delText>
        </w:r>
      </w:del>
      <w:r w:rsidRPr="00120381">
        <w:rPr>
          <w:rStyle w:val="bnf"/>
        </w:rPr>
        <w:t>RelationalExpression</w:t>
      </w:r>
      <w:r w:rsidRPr="004D1BD1">
        <w:t xml:space="preserve"> </w:t>
      </w:r>
      <w:r w:rsidRPr="003B4312">
        <w:rPr>
          <w:b/>
        </w:rPr>
        <w:t>:</w:t>
      </w:r>
      <w:r w:rsidRPr="003B4312">
        <w:t xml:space="preserve"> </w:t>
      </w:r>
      <w:r w:rsidRPr="003B4312">
        <w:rPr>
          <w:rStyle w:val="bnf"/>
        </w:rPr>
        <w:t>RelationalExpression</w:t>
      </w:r>
      <w:r w:rsidRPr="008B7F6F">
        <w:t xml:space="preserve"> </w:t>
      </w:r>
      <w:r w:rsidRPr="006B6D0A">
        <w:rPr>
          <w:rFonts w:ascii="Courier New" w:hAnsi="Courier New"/>
          <w:b/>
        </w:rPr>
        <w:t>&lt;=</w:t>
      </w:r>
      <w:r w:rsidRPr="006B6D0A">
        <w:t xml:space="preserve"> </w:t>
      </w:r>
      <w:r w:rsidRPr="006B6D0A">
        <w:rPr>
          <w:rStyle w:val="bnf"/>
        </w:rPr>
        <w:t>ShiftExpression</w:t>
      </w:r>
      <w:r w:rsidRPr="00E65A34">
        <w:t xml:space="preserve"> </w:t>
      </w:r>
      <w:del w:id="13642" w:author="Rev 4 Allen Wirfs-Brock" w:date="2011-10-15T12:17:00Z">
        <w:r w:rsidRPr="009C202C" w:rsidDel="00CA128E">
          <w:delText>is evaluated as follows:</w:delText>
        </w:r>
      </w:del>
    </w:p>
    <w:p w14:paraId="2BDCD292" w14:textId="77777777" w:rsidR="004C02EF" w:rsidRPr="00E77497" w:rsidRDefault="004C02EF" w:rsidP="00FA3203">
      <w:pPr>
        <w:pStyle w:val="Alg4"/>
        <w:numPr>
          <w:ilvl w:val="0"/>
          <w:numId w:val="88"/>
        </w:numPr>
      </w:pPr>
      <w:r w:rsidRPr="00675B74">
        <w:t xml:space="preserve">Let </w:t>
      </w:r>
      <w:r w:rsidRPr="00E77497">
        <w:rPr>
          <w:i/>
        </w:rPr>
        <w:t>lref</w:t>
      </w:r>
      <w:r w:rsidRPr="00E77497">
        <w:t xml:space="preserve"> be the result of evaluating </w:t>
      </w:r>
      <w:r w:rsidRPr="00E77497">
        <w:rPr>
          <w:rStyle w:val="bnf"/>
        </w:rPr>
        <w:t>RelationalExpression</w:t>
      </w:r>
      <w:r w:rsidRPr="00E77497">
        <w:t>.</w:t>
      </w:r>
    </w:p>
    <w:p w14:paraId="5186EACD" w14:textId="77777777" w:rsidR="004C02EF" w:rsidRPr="00E77497" w:rsidRDefault="004C02EF" w:rsidP="00FA3203">
      <w:pPr>
        <w:pStyle w:val="Alg4"/>
        <w:numPr>
          <w:ilvl w:val="0"/>
          <w:numId w:val="88"/>
        </w:numPr>
      </w:pPr>
      <w:r w:rsidRPr="00E77497">
        <w:t xml:space="preserve">Let </w:t>
      </w:r>
      <w:r w:rsidRPr="00E77497">
        <w:rPr>
          <w:i/>
        </w:rPr>
        <w:t>lval</w:t>
      </w:r>
      <w:r w:rsidRPr="00E77497">
        <w:t xml:space="preserve"> be GetValue(</w:t>
      </w:r>
      <w:r w:rsidRPr="00E77497">
        <w:rPr>
          <w:i/>
        </w:rPr>
        <w:t>lref</w:t>
      </w:r>
      <w:r w:rsidRPr="00E77497">
        <w:t>).</w:t>
      </w:r>
    </w:p>
    <w:p w14:paraId="3FEAAA6A" w14:textId="77777777" w:rsidR="003258C2" w:rsidRDefault="0056239B" w:rsidP="003258C2">
      <w:pPr>
        <w:pStyle w:val="Alg4"/>
        <w:numPr>
          <w:ilvl w:val="0"/>
          <w:numId w:val="88"/>
        </w:numPr>
        <w:contextualSpacing/>
        <w:rPr>
          <w:ins w:id="13643" w:author="Rev 6 Allen Wirfs-Brock" w:date="2012-02-16T17:57:00Z"/>
        </w:rPr>
      </w:pPr>
      <w:ins w:id="13644" w:author="Rev 8 Allen Wirfs-Brock" w:date="2012-06-12T12:58:00Z">
        <w:r>
          <w:t>ReturnIfAbrupt(</w:t>
        </w:r>
        <w:r w:rsidRPr="00342FD6">
          <w:rPr>
            <w:i/>
          </w:rPr>
          <w:t>lval</w:t>
        </w:r>
        <w:r>
          <w:t>).</w:t>
        </w:r>
      </w:ins>
      <w:ins w:id="13645" w:author="Rev 6 Allen Wirfs-Brock" w:date="2012-02-16T17:57:00Z">
        <w:del w:id="13646" w:author="Rev 8 Allen Wirfs-Brock" w:date="2012-06-12T12:58: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28988C96" w14:textId="77777777" w:rsidR="004C02EF" w:rsidRPr="00E77497" w:rsidRDefault="004C02EF" w:rsidP="00FA3203">
      <w:pPr>
        <w:pStyle w:val="Alg4"/>
        <w:numPr>
          <w:ilvl w:val="0"/>
          <w:numId w:val="88"/>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7F56156E" w14:textId="77777777" w:rsidR="004C02EF" w:rsidRPr="00E77497" w:rsidRDefault="004C02EF" w:rsidP="00FA3203">
      <w:pPr>
        <w:pStyle w:val="Alg4"/>
        <w:numPr>
          <w:ilvl w:val="0"/>
          <w:numId w:val="88"/>
        </w:numPr>
      </w:pPr>
      <w:r w:rsidRPr="00E77497">
        <w:t xml:space="preserve">Let </w:t>
      </w:r>
      <w:r w:rsidRPr="00E77497">
        <w:rPr>
          <w:i/>
        </w:rPr>
        <w:t>rval</w:t>
      </w:r>
      <w:r w:rsidRPr="00E77497">
        <w:t xml:space="preserve"> be GetValue(</w:t>
      </w:r>
      <w:r w:rsidRPr="00E77497">
        <w:rPr>
          <w:i/>
        </w:rPr>
        <w:t>rref</w:t>
      </w:r>
      <w:r w:rsidRPr="00E77497">
        <w:t>).</w:t>
      </w:r>
    </w:p>
    <w:p w14:paraId="24810CFB" w14:textId="77777777" w:rsidR="004C02EF" w:rsidRPr="00E77497" w:rsidRDefault="004C02EF" w:rsidP="00FA3203">
      <w:pPr>
        <w:pStyle w:val="Alg4"/>
        <w:numPr>
          <w:ilvl w:val="0"/>
          <w:numId w:val="88"/>
        </w:numPr>
      </w:pPr>
      <w:r w:rsidRPr="00E77497">
        <w:t xml:space="preserve">Let </w:t>
      </w:r>
      <w:r w:rsidRPr="00E77497">
        <w:rPr>
          <w:i/>
        </w:rPr>
        <w:t>r</w:t>
      </w:r>
      <w:r w:rsidRPr="00E77497">
        <w:t xml:space="preserve"> be the result of performing abstract relational comparison </w:t>
      </w:r>
      <w:r w:rsidRPr="00E77497">
        <w:rPr>
          <w:i/>
        </w:rPr>
        <w:t>rval</w:t>
      </w:r>
      <w:r w:rsidRPr="00E77497">
        <w:t xml:space="preserve"> &lt; </w:t>
      </w:r>
      <w:r w:rsidRPr="00E77497">
        <w:rPr>
          <w:i/>
        </w:rPr>
        <w:t>lval</w:t>
      </w:r>
      <w:r w:rsidRPr="00E77497">
        <w:t xml:space="preserve">  with </w:t>
      </w:r>
      <w:r w:rsidRPr="00E77497">
        <w:rPr>
          <w:i/>
        </w:rPr>
        <w:t>LeftFirst</w:t>
      </w:r>
      <w:r w:rsidRPr="00E77497">
        <w:t xml:space="preserve"> equal to </w:t>
      </w:r>
      <w:r w:rsidRPr="00E77497">
        <w:rPr>
          <w:b/>
        </w:rPr>
        <w:t>false</w:t>
      </w:r>
      <w:r w:rsidRPr="00E77497">
        <w:t>.</w:t>
      </w:r>
      <w:del w:id="13647" w:author="Rev 4 Allen Wirfs-Brock" w:date="2011-10-15T12:28:00Z">
        <w:r w:rsidRPr="00E77497" w:rsidDel="00AA0621">
          <w:delText xml:space="preserve"> (see 11.8.5)</w:delText>
        </w:r>
      </w:del>
      <w:r w:rsidRPr="00E77497">
        <w:t>.</w:t>
      </w:r>
    </w:p>
    <w:p w14:paraId="05DBC1F1" w14:textId="77777777" w:rsidR="000C090B" w:rsidRDefault="000C090B" w:rsidP="00C91100">
      <w:pPr>
        <w:pStyle w:val="Alg4"/>
        <w:numPr>
          <w:ilvl w:val="0"/>
          <w:numId w:val="88"/>
        </w:numPr>
        <w:spacing w:after="240"/>
        <w:contextualSpacing/>
        <w:rPr>
          <w:ins w:id="13648" w:author="Rev 8 Allen Wirfs-Brock" w:date="2012-06-12T13:14:00Z"/>
        </w:rPr>
      </w:pPr>
      <w:ins w:id="13649" w:author="Rev 8 Allen Wirfs-Brock" w:date="2012-06-12T13:14:00Z">
        <w:r>
          <w:t>ReturnIfAbrupt(</w:t>
        </w:r>
        <w:r>
          <w:rPr>
            <w:i/>
          </w:rPr>
          <w:t>r</w:t>
        </w:r>
        <w:r>
          <w:t>).</w:t>
        </w:r>
      </w:ins>
    </w:p>
    <w:p w14:paraId="5AABFC56" w14:textId="77777777" w:rsidR="004C02EF" w:rsidRPr="00E77497" w:rsidRDefault="004C02EF" w:rsidP="00FA3203">
      <w:pPr>
        <w:pStyle w:val="Alg4"/>
        <w:numPr>
          <w:ilvl w:val="0"/>
          <w:numId w:val="88"/>
        </w:numPr>
        <w:spacing w:after="240"/>
      </w:pPr>
      <w:r w:rsidRPr="00E77497">
        <w:t xml:space="preserve">If </w:t>
      </w:r>
      <w:r w:rsidRPr="00E77497">
        <w:rPr>
          <w:i/>
        </w:rPr>
        <w:t>r</w:t>
      </w:r>
      <w:r w:rsidRPr="00E77497">
        <w:t xml:space="preserve"> is </w:t>
      </w:r>
      <w:r w:rsidRPr="00E77497">
        <w:rPr>
          <w:b/>
        </w:rPr>
        <w:t xml:space="preserve">true </w:t>
      </w:r>
      <w:r w:rsidRPr="00E77497">
        <w:t>or</w:t>
      </w:r>
      <w:r w:rsidRPr="00E77497">
        <w:rPr>
          <w:b/>
        </w:rPr>
        <w:t xml:space="preserve"> undefined</w:t>
      </w:r>
      <w:r w:rsidRPr="00E77497">
        <w:t xml:space="preserve">, return </w:t>
      </w:r>
      <w:r w:rsidRPr="00E77497">
        <w:rPr>
          <w:b/>
        </w:rPr>
        <w:t>false</w:t>
      </w:r>
      <w:r w:rsidRPr="00E77497">
        <w:t xml:space="preserve">. Otherwise, return </w:t>
      </w:r>
      <w:r w:rsidRPr="00E77497">
        <w:rPr>
          <w:b/>
        </w:rPr>
        <w:t>true</w:t>
      </w:r>
      <w:bookmarkStart w:id="13650" w:name="_Toc393690316"/>
      <w:r w:rsidRPr="00E77497">
        <w:t>.</w:t>
      </w:r>
    </w:p>
    <w:p w14:paraId="12FC5B84" w14:textId="77777777" w:rsidR="004C02EF" w:rsidRPr="00E77497" w:rsidDel="00CA128E" w:rsidRDefault="004C02EF" w:rsidP="003A4B22">
      <w:pPr>
        <w:pStyle w:val="30"/>
        <w:numPr>
          <w:ilvl w:val="0"/>
          <w:numId w:val="0"/>
        </w:numPr>
        <w:rPr>
          <w:del w:id="13651" w:author="Rev 4 Allen Wirfs-Brock" w:date="2011-10-15T12:17:00Z"/>
        </w:rPr>
      </w:pPr>
      <w:bookmarkStart w:id="13652" w:name="_Ref440425047"/>
      <w:bookmarkStart w:id="13653" w:name="_Toc472818856"/>
      <w:bookmarkStart w:id="13654" w:name="_Toc235503430"/>
      <w:bookmarkStart w:id="13655" w:name="_Toc241509205"/>
      <w:bookmarkStart w:id="13656" w:name="_Toc244416692"/>
      <w:bookmarkStart w:id="13657" w:name="_Toc276631056"/>
      <w:del w:id="13658" w:author="Rev 4 Allen Wirfs-Brock" w:date="2011-10-15T12:17:00Z">
        <w:r w:rsidRPr="00E77497" w:rsidDel="00CA128E">
          <w:delText>11.8.4</w:delText>
        </w:r>
        <w:r w:rsidRPr="00E77497" w:rsidDel="00CA128E">
          <w:tab/>
          <w:delText xml:space="preserve">The Greater-than-or-equal Operator ( </w:delText>
        </w:r>
        <w:r w:rsidRPr="00E77497" w:rsidDel="00CA128E">
          <w:rPr>
            <w:rFonts w:ascii="Courier New" w:hAnsi="Courier New"/>
          </w:rPr>
          <w:delText>&gt;=</w:delText>
        </w:r>
        <w:r w:rsidRPr="00E77497" w:rsidDel="00CA128E">
          <w:delText xml:space="preserve"> </w:delText>
        </w:r>
        <w:bookmarkEnd w:id="13650"/>
        <w:r w:rsidRPr="00E77497" w:rsidDel="00CA128E">
          <w:delText>)</w:delText>
        </w:r>
        <w:bookmarkEnd w:id="13652"/>
        <w:bookmarkEnd w:id="13653"/>
        <w:bookmarkEnd w:id="13654"/>
        <w:bookmarkEnd w:id="13655"/>
        <w:bookmarkEnd w:id="13656"/>
        <w:bookmarkEnd w:id="13657"/>
      </w:del>
    </w:p>
    <w:p w14:paraId="764F9C7C" w14:textId="77777777" w:rsidR="004C02EF" w:rsidRPr="00B820AB" w:rsidRDefault="004C02EF" w:rsidP="004C02EF">
      <w:del w:id="13659" w:author="Rev 4 Allen Wirfs-Brock" w:date="2011-10-15T12:17:00Z">
        <w:r w:rsidRPr="00E77497" w:rsidDel="00CA128E">
          <w:delText xml:space="preserve">The production </w:delText>
        </w:r>
      </w:del>
      <w:r w:rsidRPr="00120381">
        <w:rPr>
          <w:rStyle w:val="bnf"/>
        </w:rPr>
        <w:t>RelationalExpression</w:t>
      </w:r>
      <w:r w:rsidRPr="004D1BD1">
        <w:t xml:space="preserve"> </w:t>
      </w:r>
      <w:r w:rsidRPr="003B4312">
        <w:rPr>
          <w:b/>
        </w:rPr>
        <w:t>:</w:t>
      </w:r>
      <w:r w:rsidRPr="003B4312">
        <w:t xml:space="preserve"> </w:t>
      </w:r>
      <w:r w:rsidRPr="003B4312">
        <w:rPr>
          <w:rStyle w:val="bnf"/>
        </w:rPr>
        <w:t>RelationalExpression</w:t>
      </w:r>
      <w:r w:rsidRPr="008B7F6F">
        <w:t xml:space="preserve"> </w:t>
      </w:r>
      <w:r w:rsidRPr="006B6D0A">
        <w:rPr>
          <w:rFonts w:ascii="Courier New" w:hAnsi="Courier New"/>
          <w:b/>
        </w:rPr>
        <w:t>&gt;=</w:t>
      </w:r>
      <w:r w:rsidRPr="006B6D0A">
        <w:t xml:space="preserve"> </w:t>
      </w:r>
      <w:r w:rsidRPr="006B6D0A">
        <w:rPr>
          <w:rStyle w:val="bnf"/>
        </w:rPr>
        <w:t>ShiftExpression</w:t>
      </w:r>
      <w:r w:rsidRPr="00E65A34">
        <w:t xml:space="preserve"> </w:t>
      </w:r>
      <w:del w:id="13660" w:author="Rev 4 Allen Wirfs-Brock" w:date="2011-10-15T12:17:00Z">
        <w:r w:rsidRPr="009C202C" w:rsidDel="00CA128E">
          <w:delText>is evaluated as follows:</w:delText>
        </w:r>
      </w:del>
    </w:p>
    <w:p w14:paraId="67333077" w14:textId="77777777" w:rsidR="004C02EF" w:rsidRPr="00E77497" w:rsidRDefault="004C02EF" w:rsidP="00FA3203">
      <w:pPr>
        <w:pStyle w:val="Alg4"/>
        <w:numPr>
          <w:ilvl w:val="0"/>
          <w:numId w:val="89"/>
        </w:numPr>
      </w:pPr>
      <w:r w:rsidRPr="00675B74">
        <w:t xml:space="preserve">Let </w:t>
      </w:r>
      <w:r w:rsidRPr="00E77497">
        <w:rPr>
          <w:i/>
        </w:rPr>
        <w:t>lref</w:t>
      </w:r>
      <w:r w:rsidRPr="00E77497">
        <w:t xml:space="preserve"> be the result of evaluating </w:t>
      </w:r>
      <w:r w:rsidRPr="00E77497">
        <w:rPr>
          <w:rStyle w:val="bnf"/>
        </w:rPr>
        <w:t>RelationalExpression</w:t>
      </w:r>
      <w:r w:rsidRPr="00E77497">
        <w:t>.</w:t>
      </w:r>
    </w:p>
    <w:p w14:paraId="31D722F8" w14:textId="77777777" w:rsidR="004C02EF" w:rsidRPr="00E77497" w:rsidRDefault="004C02EF" w:rsidP="00FA3203">
      <w:pPr>
        <w:pStyle w:val="Alg4"/>
        <w:numPr>
          <w:ilvl w:val="0"/>
          <w:numId w:val="89"/>
        </w:numPr>
      </w:pPr>
      <w:r w:rsidRPr="00E77497">
        <w:t xml:space="preserve">Let </w:t>
      </w:r>
      <w:r w:rsidRPr="00E77497">
        <w:rPr>
          <w:i/>
        </w:rPr>
        <w:t>lval</w:t>
      </w:r>
      <w:r w:rsidRPr="00E77497">
        <w:t xml:space="preserve"> be GetValue(</w:t>
      </w:r>
      <w:r w:rsidRPr="00E77497">
        <w:rPr>
          <w:i/>
        </w:rPr>
        <w:t>lref</w:t>
      </w:r>
      <w:r w:rsidRPr="00E77497">
        <w:t>).</w:t>
      </w:r>
    </w:p>
    <w:p w14:paraId="2565407D" w14:textId="77777777" w:rsidR="003258C2" w:rsidRDefault="0056239B" w:rsidP="003258C2">
      <w:pPr>
        <w:pStyle w:val="Alg4"/>
        <w:numPr>
          <w:ilvl w:val="0"/>
          <w:numId w:val="89"/>
        </w:numPr>
        <w:contextualSpacing/>
        <w:rPr>
          <w:ins w:id="13661" w:author="Rev 6 Allen Wirfs-Brock" w:date="2012-02-16T17:57:00Z"/>
        </w:rPr>
      </w:pPr>
      <w:ins w:id="13662" w:author="Rev 8 Allen Wirfs-Brock" w:date="2012-06-12T12:58:00Z">
        <w:r>
          <w:t>ReturnIfAbrupt(</w:t>
        </w:r>
        <w:r w:rsidRPr="00342FD6">
          <w:rPr>
            <w:i/>
          </w:rPr>
          <w:t>lval</w:t>
        </w:r>
        <w:r>
          <w:t>).</w:t>
        </w:r>
      </w:ins>
      <w:ins w:id="13663" w:author="Rev 6 Allen Wirfs-Brock" w:date="2012-02-16T17:57:00Z">
        <w:del w:id="13664" w:author="Rev 8 Allen Wirfs-Brock" w:date="2012-06-12T12:58: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3867BE52" w14:textId="77777777" w:rsidR="004C02EF" w:rsidRPr="00E77497" w:rsidRDefault="004C02EF" w:rsidP="00FA3203">
      <w:pPr>
        <w:pStyle w:val="Alg4"/>
        <w:numPr>
          <w:ilvl w:val="0"/>
          <w:numId w:val="89"/>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14:paraId="7EFD317E" w14:textId="77777777" w:rsidR="004C02EF" w:rsidRPr="00E77497" w:rsidRDefault="004C02EF" w:rsidP="00FA3203">
      <w:pPr>
        <w:pStyle w:val="Alg4"/>
        <w:numPr>
          <w:ilvl w:val="0"/>
          <w:numId w:val="89"/>
        </w:numPr>
      </w:pPr>
      <w:r w:rsidRPr="00E77497">
        <w:t xml:space="preserve">Let </w:t>
      </w:r>
      <w:r w:rsidRPr="00E77497">
        <w:rPr>
          <w:i/>
        </w:rPr>
        <w:t>rval</w:t>
      </w:r>
      <w:r w:rsidRPr="00E77497">
        <w:t xml:space="preserve"> be GetValue(</w:t>
      </w:r>
      <w:r w:rsidRPr="00E77497">
        <w:rPr>
          <w:i/>
        </w:rPr>
        <w:t>rref</w:t>
      </w:r>
      <w:r w:rsidRPr="00E77497">
        <w:t>).</w:t>
      </w:r>
    </w:p>
    <w:p w14:paraId="5260A995" w14:textId="77777777" w:rsidR="004C02EF" w:rsidRPr="00E77497" w:rsidRDefault="004C02EF" w:rsidP="00FA3203">
      <w:pPr>
        <w:pStyle w:val="Alg4"/>
        <w:numPr>
          <w:ilvl w:val="0"/>
          <w:numId w:val="89"/>
        </w:numPr>
      </w:pPr>
      <w:r w:rsidRPr="00E77497">
        <w:t xml:space="preserve">Let </w:t>
      </w:r>
      <w:r w:rsidRPr="00E77497">
        <w:rPr>
          <w:i/>
        </w:rPr>
        <w:t>r</w:t>
      </w:r>
      <w:r w:rsidRPr="00E77497">
        <w:t xml:space="preserve"> be the result of performing abstract relational comparison </w:t>
      </w:r>
      <w:r w:rsidRPr="00E77497">
        <w:rPr>
          <w:i/>
        </w:rPr>
        <w:t>lval</w:t>
      </w:r>
      <w:r w:rsidRPr="00E77497">
        <w:t xml:space="preserve"> &lt; </w:t>
      </w:r>
      <w:r w:rsidRPr="00E77497">
        <w:rPr>
          <w:i/>
        </w:rPr>
        <w:t>rval</w:t>
      </w:r>
      <w:r w:rsidRPr="00E77497">
        <w:t xml:space="preserve">. </w:t>
      </w:r>
      <w:del w:id="13665" w:author="Rev 4 Allen Wirfs-Brock" w:date="2011-10-15T12:28:00Z">
        <w:r w:rsidRPr="00E77497" w:rsidDel="00AA0621">
          <w:delText>(see 11.8.5)</w:delText>
        </w:r>
      </w:del>
    </w:p>
    <w:p w14:paraId="615687E0" w14:textId="77777777" w:rsidR="00605DF9" w:rsidRDefault="00605DF9" w:rsidP="00C91100">
      <w:pPr>
        <w:pStyle w:val="Alg4"/>
        <w:numPr>
          <w:ilvl w:val="0"/>
          <w:numId w:val="89"/>
        </w:numPr>
        <w:spacing w:after="240"/>
        <w:contextualSpacing/>
        <w:rPr>
          <w:ins w:id="13666" w:author="Rev 8 Allen Wirfs-Brock" w:date="2012-06-12T13:13:00Z"/>
        </w:rPr>
      </w:pPr>
      <w:ins w:id="13667" w:author="Rev 8 Allen Wirfs-Brock" w:date="2012-06-12T13:13:00Z">
        <w:r>
          <w:t>ReturnIfAbrupt(</w:t>
        </w:r>
        <w:r>
          <w:rPr>
            <w:i/>
          </w:rPr>
          <w:t>r</w:t>
        </w:r>
        <w:r>
          <w:t>).</w:t>
        </w:r>
      </w:ins>
    </w:p>
    <w:p w14:paraId="4FA798E8" w14:textId="77777777" w:rsidR="004C02EF" w:rsidRPr="00E77497" w:rsidRDefault="004C02EF" w:rsidP="00FA3203">
      <w:pPr>
        <w:pStyle w:val="Alg4"/>
        <w:numPr>
          <w:ilvl w:val="0"/>
          <w:numId w:val="89"/>
        </w:numPr>
        <w:spacing w:after="240"/>
      </w:pPr>
      <w:r w:rsidRPr="00E77497">
        <w:t xml:space="preserve">If </w:t>
      </w:r>
      <w:r w:rsidRPr="00E77497">
        <w:rPr>
          <w:i/>
        </w:rPr>
        <w:t>r</w:t>
      </w:r>
      <w:r w:rsidRPr="00E77497">
        <w:t xml:space="preserve"> is </w:t>
      </w:r>
      <w:r w:rsidRPr="00E77497">
        <w:rPr>
          <w:b/>
        </w:rPr>
        <w:t xml:space="preserve">true </w:t>
      </w:r>
      <w:r w:rsidRPr="00E77497">
        <w:t>or</w:t>
      </w:r>
      <w:r w:rsidRPr="00E77497">
        <w:rPr>
          <w:b/>
        </w:rPr>
        <w:t xml:space="preserve"> undefined</w:t>
      </w:r>
      <w:r w:rsidRPr="00E77497">
        <w:t xml:space="preserve">, return </w:t>
      </w:r>
      <w:r w:rsidRPr="00E77497">
        <w:rPr>
          <w:b/>
        </w:rPr>
        <w:t>false</w:t>
      </w:r>
      <w:r w:rsidRPr="00E77497">
        <w:t xml:space="preserve">. Otherwise, return </w:t>
      </w:r>
      <w:r w:rsidRPr="00E77497">
        <w:rPr>
          <w:b/>
        </w:rPr>
        <w:t>true</w:t>
      </w:r>
      <w:bookmarkStart w:id="13668" w:name="_Ref393523057"/>
      <w:bookmarkStart w:id="13669" w:name="_Toc393690317"/>
      <w:r w:rsidRPr="00E77497">
        <w:t>.</w:t>
      </w:r>
      <w:bookmarkStart w:id="13670" w:name="_Ref424533139"/>
    </w:p>
    <w:p w14:paraId="6BA1D1C6" w14:textId="77777777" w:rsidR="004C02EF" w:rsidRPr="00E77497" w:rsidRDefault="004C02EF" w:rsidP="004C02EF">
      <w:bookmarkStart w:id="13671" w:name="_Toc375031189"/>
      <w:bookmarkStart w:id="13672" w:name="_Toc381513702"/>
      <w:bookmarkStart w:id="13673" w:name="_Ref381523787"/>
      <w:bookmarkStart w:id="13674" w:name="_Toc382202863"/>
      <w:bookmarkStart w:id="13675" w:name="_Toc382212224"/>
      <w:bookmarkStart w:id="13676" w:name="_Toc382212636"/>
      <w:bookmarkStart w:id="13677" w:name="_Toc382291569"/>
      <w:bookmarkStart w:id="13678" w:name="_Toc385672218"/>
      <w:bookmarkStart w:id="13679" w:name="_Toc393690318"/>
      <w:bookmarkEnd w:id="13668"/>
      <w:bookmarkEnd w:id="13669"/>
      <w:bookmarkEnd w:id="13670"/>
      <w:r w:rsidRPr="00E77497">
        <w:rPr>
          <w:rStyle w:val="bnf"/>
        </w:rPr>
        <w:t>RelationalExpression</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instanceof</w:t>
      </w:r>
      <w:r w:rsidRPr="00E77497">
        <w:t xml:space="preserve"> </w:t>
      </w:r>
      <w:r w:rsidRPr="00E77497">
        <w:rPr>
          <w:rStyle w:val="bnf"/>
        </w:rPr>
        <w:t>ShiftExpression</w:t>
      </w:r>
      <w:r w:rsidRPr="00E77497">
        <w:t xml:space="preserve"> </w:t>
      </w:r>
      <w:del w:id="13680" w:author="Rev 4 Allen Wirfs-Brock" w:date="2011-10-15T12:21:00Z">
        <w:r w:rsidRPr="00E77497" w:rsidDel="006115B6">
          <w:delText>is evaluated as follows:</w:delText>
        </w:r>
      </w:del>
    </w:p>
    <w:p w14:paraId="39F97C6F" w14:textId="77777777" w:rsidR="004C02EF" w:rsidRPr="00E77497" w:rsidRDefault="004C02EF" w:rsidP="00FA3203">
      <w:pPr>
        <w:pStyle w:val="Alg3"/>
        <w:numPr>
          <w:ilvl w:val="0"/>
          <w:numId w:val="91"/>
        </w:numPr>
      </w:pPr>
      <w:r w:rsidRPr="00E77497">
        <w:t xml:space="preserve">Let </w:t>
      </w:r>
      <w:r w:rsidRPr="00E77497">
        <w:rPr>
          <w:i/>
        </w:rPr>
        <w:t>lref</w:t>
      </w:r>
      <w:r w:rsidRPr="00E77497">
        <w:t xml:space="preserve"> be the result of evaluating </w:t>
      </w:r>
      <w:r w:rsidRPr="00E77497">
        <w:rPr>
          <w:i/>
        </w:rPr>
        <w:t>RelationalExpression</w:t>
      </w:r>
      <w:r w:rsidRPr="00E77497">
        <w:t>.</w:t>
      </w:r>
    </w:p>
    <w:p w14:paraId="3327908E" w14:textId="77777777" w:rsidR="004C02EF" w:rsidRPr="00E77497" w:rsidRDefault="004C02EF" w:rsidP="00FA3203">
      <w:pPr>
        <w:pStyle w:val="Alg3"/>
        <w:numPr>
          <w:ilvl w:val="0"/>
          <w:numId w:val="91"/>
        </w:numPr>
      </w:pPr>
      <w:r w:rsidRPr="00E77497">
        <w:t xml:space="preserve">Let </w:t>
      </w:r>
      <w:r w:rsidRPr="00E77497">
        <w:rPr>
          <w:i/>
        </w:rPr>
        <w:t>lval</w:t>
      </w:r>
      <w:r w:rsidRPr="00E77497">
        <w:t xml:space="preserve"> be GetValue(</w:t>
      </w:r>
      <w:r w:rsidRPr="00E77497">
        <w:rPr>
          <w:i/>
        </w:rPr>
        <w:t>lref</w:t>
      </w:r>
      <w:r w:rsidRPr="00E77497">
        <w:t>).</w:t>
      </w:r>
    </w:p>
    <w:p w14:paraId="0FE17673" w14:textId="77777777" w:rsidR="003258C2" w:rsidRDefault="0056239B" w:rsidP="003258C2">
      <w:pPr>
        <w:pStyle w:val="Alg4"/>
        <w:numPr>
          <w:ilvl w:val="0"/>
          <w:numId w:val="91"/>
        </w:numPr>
        <w:contextualSpacing/>
        <w:rPr>
          <w:ins w:id="13681" w:author="Rev 6 Allen Wirfs-Brock" w:date="2012-02-16T17:57:00Z"/>
        </w:rPr>
      </w:pPr>
      <w:ins w:id="13682" w:author="Rev 8 Allen Wirfs-Brock" w:date="2012-06-12T12:57:00Z">
        <w:r>
          <w:t>ReturnIfAbrupt(</w:t>
        </w:r>
        <w:r w:rsidRPr="00342FD6">
          <w:rPr>
            <w:i/>
          </w:rPr>
          <w:t>lval</w:t>
        </w:r>
        <w:r>
          <w:t>).</w:t>
        </w:r>
      </w:ins>
      <w:ins w:id="13683" w:author="Rev 6 Allen Wirfs-Brock" w:date="2012-02-16T17:57:00Z">
        <w:del w:id="13684" w:author="Rev 8 Allen Wirfs-Brock" w:date="2012-06-12T12:57: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5789CB9B" w14:textId="77777777" w:rsidR="004C02EF" w:rsidRPr="00E77497" w:rsidRDefault="004C02EF" w:rsidP="00FA3203">
      <w:pPr>
        <w:pStyle w:val="Alg3"/>
        <w:numPr>
          <w:ilvl w:val="0"/>
          <w:numId w:val="91"/>
        </w:numPr>
      </w:pPr>
      <w:r w:rsidRPr="00E77497">
        <w:t xml:space="preserve">Let </w:t>
      </w:r>
      <w:r w:rsidRPr="00E77497">
        <w:rPr>
          <w:i/>
        </w:rPr>
        <w:t>rref</w:t>
      </w:r>
      <w:r w:rsidRPr="00E77497">
        <w:t xml:space="preserve"> be the result of evaluating </w:t>
      </w:r>
      <w:r w:rsidRPr="00E77497">
        <w:rPr>
          <w:i/>
        </w:rPr>
        <w:t>ShiftExpression</w:t>
      </w:r>
      <w:r w:rsidRPr="00E77497">
        <w:t>.</w:t>
      </w:r>
    </w:p>
    <w:p w14:paraId="5C54CB21" w14:textId="77777777" w:rsidR="004C02EF" w:rsidRPr="00E77497" w:rsidRDefault="004C02EF" w:rsidP="00FA3203">
      <w:pPr>
        <w:pStyle w:val="Alg3"/>
        <w:numPr>
          <w:ilvl w:val="0"/>
          <w:numId w:val="91"/>
        </w:numPr>
      </w:pPr>
      <w:r w:rsidRPr="00E77497">
        <w:t xml:space="preserve">Let </w:t>
      </w:r>
      <w:r w:rsidRPr="00E77497">
        <w:rPr>
          <w:i/>
        </w:rPr>
        <w:t>rval</w:t>
      </w:r>
      <w:r w:rsidRPr="00E77497">
        <w:t xml:space="preserve"> be GetValue(</w:t>
      </w:r>
      <w:r w:rsidRPr="00E77497">
        <w:rPr>
          <w:i/>
        </w:rPr>
        <w:t>rref</w:t>
      </w:r>
      <w:r w:rsidRPr="00E77497">
        <w:t>).</w:t>
      </w:r>
    </w:p>
    <w:p w14:paraId="3C019851" w14:textId="77777777" w:rsidR="00722F95" w:rsidRDefault="00605DF9" w:rsidP="00722F95">
      <w:pPr>
        <w:pStyle w:val="Alg4"/>
        <w:numPr>
          <w:ilvl w:val="0"/>
          <w:numId w:val="91"/>
        </w:numPr>
        <w:contextualSpacing/>
        <w:rPr>
          <w:ins w:id="13685" w:author="Rev 6 Allen Wirfs-Brock" w:date="2012-02-16T18:05:00Z"/>
        </w:rPr>
      </w:pPr>
      <w:ins w:id="13686" w:author="Rev 8 Allen Wirfs-Brock" w:date="2012-06-12T13:13:00Z">
        <w:r>
          <w:t>ReturnIfAbrupt(</w:t>
        </w:r>
        <w:r>
          <w:rPr>
            <w:i/>
          </w:rPr>
          <w:t>r</w:t>
        </w:r>
        <w:r w:rsidRPr="00ED2E78">
          <w:rPr>
            <w:i/>
          </w:rPr>
          <w:t>val</w:t>
        </w:r>
        <w:r>
          <w:t>).</w:t>
        </w:r>
      </w:ins>
      <w:ins w:id="13687" w:author="Rev 6 Allen Wirfs-Brock" w:date="2012-02-16T18:05:00Z">
        <w:del w:id="13688" w:author="Rev 8 Allen Wirfs-Brock" w:date="2012-06-12T13:13:00Z">
          <w:r w:rsidR="00722F95" w:rsidDel="00605DF9">
            <w:delText xml:space="preserve">If </w:delText>
          </w:r>
          <w:r w:rsidR="00722F95" w:rsidRPr="00E77497" w:rsidDel="00605DF9">
            <w:rPr>
              <w:i/>
            </w:rPr>
            <w:delText>rval</w:delText>
          </w:r>
          <w:r w:rsidR="00722F95" w:rsidRPr="00E77497" w:rsidDel="00605DF9">
            <w:delText xml:space="preserve"> </w:delText>
          </w:r>
          <w:r w:rsidR="00722F95" w:rsidDel="00605DF9">
            <w:delText xml:space="preserve">is an abrupt completion, return </w:delText>
          </w:r>
          <w:r w:rsidR="00722F95" w:rsidRPr="00E77497" w:rsidDel="00605DF9">
            <w:rPr>
              <w:i/>
            </w:rPr>
            <w:delText>rval</w:delText>
          </w:r>
          <w:r w:rsidR="00722F95" w:rsidDel="00605DF9">
            <w:delText>.</w:delText>
          </w:r>
        </w:del>
      </w:ins>
    </w:p>
    <w:p w14:paraId="243D2169" w14:textId="77777777" w:rsidR="004C02EF" w:rsidRPr="00E77497" w:rsidRDefault="004C02EF" w:rsidP="00FA3203">
      <w:pPr>
        <w:pStyle w:val="Alg3"/>
        <w:numPr>
          <w:ilvl w:val="0"/>
          <w:numId w:val="91"/>
        </w:numPr>
      </w:pPr>
      <w:r w:rsidRPr="00E77497">
        <w:t>If Type(</w:t>
      </w:r>
      <w:r w:rsidRPr="00E77497">
        <w:rPr>
          <w:i/>
        </w:rPr>
        <w:t>rval</w:t>
      </w:r>
      <w:r w:rsidRPr="00E77497">
        <w:t xml:space="preserve">) is not Object, throw a </w:t>
      </w:r>
      <w:r w:rsidRPr="00E77497">
        <w:rPr>
          <w:b/>
        </w:rPr>
        <w:t>TypeError</w:t>
      </w:r>
      <w:r w:rsidRPr="00E77497">
        <w:t xml:space="preserve"> exception.</w:t>
      </w:r>
    </w:p>
    <w:p w14:paraId="583785A5" w14:textId="77777777" w:rsidR="004C02EF" w:rsidRPr="00E77497" w:rsidRDefault="004C02EF" w:rsidP="00FA3203">
      <w:pPr>
        <w:pStyle w:val="Alg3"/>
        <w:numPr>
          <w:ilvl w:val="0"/>
          <w:numId w:val="91"/>
        </w:numPr>
      </w:pPr>
      <w:r w:rsidRPr="00E77497">
        <w:t xml:space="preserve">If </w:t>
      </w:r>
      <w:r w:rsidRPr="00E77497">
        <w:rPr>
          <w:i/>
        </w:rPr>
        <w:t>rval</w:t>
      </w:r>
      <w:r w:rsidRPr="00E77497">
        <w:t xml:space="preserve"> does not have a [[HasInstance]] internal method, throw a </w:t>
      </w:r>
      <w:r w:rsidRPr="00E77497">
        <w:rPr>
          <w:b/>
        </w:rPr>
        <w:t>TypeError</w:t>
      </w:r>
      <w:r w:rsidRPr="00E77497">
        <w:t xml:space="preserve"> exception.</w:t>
      </w:r>
    </w:p>
    <w:p w14:paraId="650EF63D" w14:textId="77777777" w:rsidR="004C02EF" w:rsidRPr="00E77497" w:rsidRDefault="004C02EF" w:rsidP="00FA3203">
      <w:pPr>
        <w:pStyle w:val="Alg3"/>
        <w:numPr>
          <w:ilvl w:val="0"/>
          <w:numId w:val="91"/>
        </w:numPr>
        <w:spacing w:after="220"/>
      </w:pPr>
      <w:r w:rsidRPr="00E77497">
        <w:t xml:space="preserve">Return the result of calling the [[HasInstance]] internal method of </w:t>
      </w:r>
      <w:r w:rsidRPr="00E77497">
        <w:rPr>
          <w:i/>
        </w:rPr>
        <w:t>rval</w:t>
      </w:r>
      <w:r w:rsidRPr="00E77497">
        <w:t xml:space="preserve"> with argument </w:t>
      </w:r>
      <w:r w:rsidRPr="00E77497">
        <w:rPr>
          <w:i/>
        </w:rPr>
        <w:t>lval</w:t>
      </w:r>
      <w:r w:rsidRPr="00E77497">
        <w:t>.</w:t>
      </w:r>
    </w:p>
    <w:p w14:paraId="0A096033" w14:textId="77777777" w:rsidR="004C02EF" w:rsidRPr="00E77497" w:rsidDel="006115B6" w:rsidRDefault="004C02EF" w:rsidP="003A4B22">
      <w:pPr>
        <w:pStyle w:val="30"/>
        <w:numPr>
          <w:ilvl w:val="0"/>
          <w:numId w:val="0"/>
        </w:numPr>
        <w:rPr>
          <w:del w:id="13689" w:author="Rev 4 Allen Wirfs-Brock" w:date="2011-10-15T12:21:00Z"/>
        </w:rPr>
      </w:pPr>
      <w:bookmarkStart w:id="13690" w:name="_Ref440443312"/>
      <w:bookmarkStart w:id="13691" w:name="_Toc472818859"/>
      <w:bookmarkStart w:id="13692" w:name="_Toc235503433"/>
      <w:bookmarkStart w:id="13693" w:name="_Toc241509208"/>
      <w:bookmarkStart w:id="13694" w:name="_Toc244416695"/>
      <w:bookmarkStart w:id="13695" w:name="_Toc276631059"/>
      <w:del w:id="13696" w:author="Rev 4 Allen Wirfs-Brock" w:date="2011-10-15T12:21:00Z">
        <w:r w:rsidRPr="00E77497" w:rsidDel="006115B6">
          <w:delText>11.8.7</w:delText>
        </w:r>
        <w:r w:rsidRPr="00E77497" w:rsidDel="006115B6">
          <w:tab/>
          <w:delText>The in operator</w:delText>
        </w:r>
        <w:bookmarkEnd w:id="13690"/>
        <w:bookmarkEnd w:id="13691"/>
        <w:bookmarkEnd w:id="13692"/>
        <w:bookmarkEnd w:id="13693"/>
        <w:bookmarkEnd w:id="13694"/>
        <w:bookmarkEnd w:id="13695"/>
      </w:del>
    </w:p>
    <w:p w14:paraId="24BC366E" w14:textId="77777777" w:rsidR="004C02EF" w:rsidRPr="00E77497" w:rsidRDefault="004C02EF" w:rsidP="004C02EF">
      <w:del w:id="13697" w:author="Rev 4 Allen Wirfs-Brock" w:date="2011-10-15T12:21:00Z">
        <w:r w:rsidRPr="00E77497" w:rsidDel="006115B6">
          <w:delText xml:space="preserve">The production </w:delText>
        </w:r>
      </w:del>
      <w:r w:rsidRPr="00E77497">
        <w:rPr>
          <w:rStyle w:val="bnf"/>
        </w:rPr>
        <w:t>RelationalExpression</w:t>
      </w:r>
      <w:r w:rsidRPr="00E77497">
        <w:t xml:space="preserve"> </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in</w:t>
      </w:r>
      <w:r w:rsidRPr="00E77497">
        <w:t xml:space="preserve"> </w:t>
      </w:r>
      <w:r w:rsidRPr="00E77497">
        <w:rPr>
          <w:rStyle w:val="bnf"/>
        </w:rPr>
        <w:t>ShiftExpression</w:t>
      </w:r>
      <w:r w:rsidRPr="00E77497">
        <w:t xml:space="preserve"> </w:t>
      </w:r>
      <w:del w:id="13698" w:author="Rev 4 Allen Wirfs-Brock" w:date="2011-10-15T12:21:00Z">
        <w:r w:rsidRPr="00E77497" w:rsidDel="006115B6">
          <w:delText>is evaluated as follows:</w:delText>
        </w:r>
      </w:del>
    </w:p>
    <w:p w14:paraId="6380F2C0" w14:textId="77777777" w:rsidR="004C02EF" w:rsidRPr="00E77497" w:rsidRDefault="004C02EF" w:rsidP="00FA3203">
      <w:pPr>
        <w:pStyle w:val="Alg3"/>
        <w:numPr>
          <w:ilvl w:val="0"/>
          <w:numId w:val="92"/>
        </w:numPr>
      </w:pPr>
      <w:r w:rsidRPr="00E77497">
        <w:t xml:space="preserve">Let </w:t>
      </w:r>
      <w:r w:rsidRPr="00E77497">
        <w:rPr>
          <w:i/>
        </w:rPr>
        <w:t>lref</w:t>
      </w:r>
      <w:r w:rsidRPr="00E77497">
        <w:t xml:space="preserve"> be the result of evaluating </w:t>
      </w:r>
      <w:r w:rsidRPr="00E77497">
        <w:rPr>
          <w:i/>
        </w:rPr>
        <w:t>RelationalExpression</w:t>
      </w:r>
      <w:r w:rsidRPr="00E77497">
        <w:t>.</w:t>
      </w:r>
    </w:p>
    <w:p w14:paraId="64ED92F4" w14:textId="77777777" w:rsidR="004C02EF" w:rsidRPr="00E77497" w:rsidRDefault="004C02EF" w:rsidP="00FA3203">
      <w:pPr>
        <w:pStyle w:val="Alg3"/>
        <w:numPr>
          <w:ilvl w:val="0"/>
          <w:numId w:val="92"/>
        </w:numPr>
      </w:pPr>
      <w:r w:rsidRPr="00E77497">
        <w:t xml:space="preserve">Let </w:t>
      </w:r>
      <w:r w:rsidRPr="00E77497">
        <w:rPr>
          <w:i/>
        </w:rPr>
        <w:t>lval</w:t>
      </w:r>
      <w:r w:rsidRPr="00E77497">
        <w:t xml:space="preserve"> be GetValue(</w:t>
      </w:r>
      <w:r w:rsidRPr="00E77497">
        <w:rPr>
          <w:i/>
        </w:rPr>
        <w:t>lref</w:t>
      </w:r>
      <w:r w:rsidRPr="00E77497">
        <w:t>).</w:t>
      </w:r>
    </w:p>
    <w:p w14:paraId="092B875E" w14:textId="77777777" w:rsidR="003258C2" w:rsidRDefault="0056239B" w:rsidP="003258C2">
      <w:pPr>
        <w:pStyle w:val="Alg4"/>
        <w:numPr>
          <w:ilvl w:val="0"/>
          <w:numId w:val="92"/>
        </w:numPr>
        <w:contextualSpacing/>
        <w:rPr>
          <w:ins w:id="13699" w:author="Rev 6 Allen Wirfs-Brock" w:date="2012-02-16T17:57:00Z"/>
        </w:rPr>
      </w:pPr>
      <w:ins w:id="13700" w:author="Rev 8 Allen Wirfs-Brock" w:date="2012-06-12T12:57:00Z">
        <w:r>
          <w:t>ReturnIfAbrupt(</w:t>
        </w:r>
        <w:r w:rsidRPr="00342FD6">
          <w:rPr>
            <w:i/>
          </w:rPr>
          <w:t>lval</w:t>
        </w:r>
        <w:r>
          <w:t>).</w:t>
        </w:r>
      </w:ins>
      <w:ins w:id="13701" w:author="Rev 6 Allen Wirfs-Brock" w:date="2012-02-16T17:57:00Z">
        <w:del w:id="13702" w:author="Rev 8 Allen Wirfs-Brock" w:date="2012-06-12T12:57: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65F4C3C3" w14:textId="77777777" w:rsidR="004C02EF" w:rsidRPr="00E77497" w:rsidRDefault="004C02EF" w:rsidP="00FA3203">
      <w:pPr>
        <w:pStyle w:val="Alg3"/>
        <w:numPr>
          <w:ilvl w:val="0"/>
          <w:numId w:val="92"/>
        </w:numPr>
      </w:pPr>
      <w:r w:rsidRPr="00E77497">
        <w:t xml:space="preserve">Let </w:t>
      </w:r>
      <w:r w:rsidRPr="00E77497">
        <w:rPr>
          <w:i/>
        </w:rPr>
        <w:t>rref</w:t>
      </w:r>
      <w:r w:rsidRPr="00E77497">
        <w:t xml:space="preserve"> be the result of evaluating </w:t>
      </w:r>
      <w:r w:rsidRPr="00E77497">
        <w:rPr>
          <w:i/>
        </w:rPr>
        <w:t>ShiftExpression</w:t>
      </w:r>
      <w:r w:rsidRPr="00E77497">
        <w:t>.</w:t>
      </w:r>
    </w:p>
    <w:p w14:paraId="7A070CE4" w14:textId="77777777" w:rsidR="004C02EF" w:rsidRPr="00E77497" w:rsidRDefault="004C02EF" w:rsidP="00FA3203">
      <w:pPr>
        <w:pStyle w:val="Alg3"/>
        <w:numPr>
          <w:ilvl w:val="0"/>
          <w:numId w:val="92"/>
        </w:numPr>
      </w:pPr>
      <w:r w:rsidRPr="00E77497">
        <w:t xml:space="preserve">Let </w:t>
      </w:r>
      <w:r w:rsidRPr="00E77497">
        <w:rPr>
          <w:i/>
        </w:rPr>
        <w:t>rval</w:t>
      </w:r>
      <w:r w:rsidRPr="00E77497">
        <w:t xml:space="preserve"> be GetValue(</w:t>
      </w:r>
      <w:r w:rsidRPr="00E77497">
        <w:rPr>
          <w:i/>
        </w:rPr>
        <w:t>rref</w:t>
      </w:r>
      <w:r w:rsidRPr="00E77497">
        <w:t>).</w:t>
      </w:r>
    </w:p>
    <w:p w14:paraId="7B868D19" w14:textId="77777777" w:rsidR="00722F95" w:rsidRDefault="00605DF9" w:rsidP="00722F95">
      <w:pPr>
        <w:pStyle w:val="Alg4"/>
        <w:numPr>
          <w:ilvl w:val="0"/>
          <w:numId w:val="92"/>
        </w:numPr>
        <w:contextualSpacing/>
        <w:rPr>
          <w:ins w:id="13703" w:author="Rev 6 Allen Wirfs-Brock" w:date="2012-02-16T18:05:00Z"/>
        </w:rPr>
      </w:pPr>
      <w:ins w:id="13704" w:author="Rev 8 Allen Wirfs-Brock" w:date="2012-06-12T13:13:00Z">
        <w:r>
          <w:t>ReturnIfAbrupt(</w:t>
        </w:r>
        <w:r>
          <w:rPr>
            <w:i/>
          </w:rPr>
          <w:t>r</w:t>
        </w:r>
        <w:r w:rsidRPr="00ED2E78">
          <w:rPr>
            <w:i/>
          </w:rPr>
          <w:t>val</w:t>
        </w:r>
        <w:r>
          <w:t>).</w:t>
        </w:r>
      </w:ins>
      <w:ins w:id="13705" w:author="Rev 6 Allen Wirfs-Brock" w:date="2012-02-16T18:05:00Z">
        <w:del w:id="13706" w:author="Rev 8 Allen Wirfs-Brock" w:date="2012-06-12T13:13:00Z">
          <w:r w:rsidR="00722F95" w:rsidDel="00605DF9">
            <w:delText xml:space="preserve">If </w:delText>
          </w:r>
          <w:r w:rsidR="00722F95" w:rsidRPr="00E77497" w:rsidDel="00605DF9">
            <w:rPr>
              <w:i/>
            </w:rPr>
            <w:delText>rval</w:delText>
          </w:r>
          <w:r w:rsidR="00722F95" w:rsidRPr="00E77497" w:rsidDel="00605DF9">
            <w:delText xml:space="preserve"> </w:delText>
          </w:r>
          <w:r w:rsidR="00722F95" w:rsidDel="00605DF9">
            <w:delText xml:space="preserve">is an abrupt completion, return </w:delText>
          </w:r>
          <w:r w:rsidR="00722F95" w:rsidRPr="00E77497" w:rsidDel="00605DF9">
            <w:rPr>
              <w:i/>
            </w:rPr>
            <w:delText>rval</w:delText>
          </w:r>
          <w:r w:rsidR="00722F95" w:rsidDel="00605DF9">
            <w:delText>.</w:delText>
          </w:r>
        </w:del>
      </w:ins>
    </w:p>
    <w:p w14:paraId="73DFE51A" w14:textId="77777777" w:rsidR="004C02EF" w:rsidRPr="00E77497" w:rsidRDefault="004C02EF" w:rsidP="00FA3203">
      <w:pPr>
        <w:pStyle w:val="Alg3"/>
        <w:numPr>
          <w:ilvl w:val="0"/>
          <w:numId w:val="92"/>
        </w:numPr>
      </w:pPr>
      <w:r w:rsidRPr="00E77497">
        <w:t>If Type(</w:t>
      </w:r>
      <w:r w:rsidRPr="00E77497">
        <w:rPr>
          <w:i/>
        </w:rPr>
        <w:t>rval</w:t>
      </w:r>
      <w:r w:rsidRPr="00E77497">
        <w:t xml:space="preserve">) is not Object, throw a </w:t>
      </w:r>
      <w:r w:rsidRPr="00E77497">
        <w:rPr>
          <w:b/>
        </w:rPr>
        <w:t>TypeError</w:t>
      </w:r>
      <w:r w:rsidRPr="00E77497">
        <w:t xml:space="preserve"> exception.</w:t>
      </w:r>
    </w:p>
    <w:p w14:paraId="6F64FB5F" w14:textId="77777777" w:rsidR="004C02EF" w:rsidRPr="00E77497" w:rsidRDefault="004C02EF" w:rsidP="00FA3203">
      <w:pPr>
        <w:pStyle w:val="Alg3"/>
        <w:numPr>
          <w:ilvl w:val="0"/>
          <w:numId w:val="92"/>
        </w:numPr>
        <w:spacing w:after="220"/>
      </w:pPr>
      <w:r w:rsidRPr="00E77497">
        <w:t xml:space="preserve">Return the result of calling the [[HasProperty]] internal method of </w:t>
      </w:r>
      <w:r w:rsidRPr="00E77497">
        <w:rPr>
          <w:i/>
        </w:rPr>
        <w:t>rval</w:t>
      </w:r>
      <w:r w:rsidRPr="00E77497">
        <w:t xml:space="preserve"> with argument ToString(</w:t>
      </w:r>
      <w:r w:rsidRPr="00E77497">
        <w:rPr>
          <w:i/>
        </w:rPr>
        <w:t>lval</w:t>
      </w:r>
      <w:r w:rsidRPr="00E77497">
        <w:t>).</w:t>
      </w:r>
    </w:p>
    <w:p w14:paraId="100C5F21" w14:textId="77777777" w:rsidR="004C02EF" w:rsidRPr="00E77497" w:rsidRDefault="004C02EF" w:rsidP="003A4B22">
      <w:pPr>
        <w:pStyle w:val="20"/>
        <w:numPr>
          <w:ilvl w:val="0"/>
          <w:numId w:val="0"/>
        </w:numPr>
      </w:pPr>
      <w:bookmarkStart w:id="13707" w:name="_Ref440445008"/>
      <w:bookmarkStart w:id="13708" w:name="_Toc472818860"/>
      <w:bookmarkStart w:id="13709" w:name="_Toc235503434"/>
      <w:bookmarkStart w:id="13710" w:name="_Toc241509209"/>
      <w:bookmarkStart w:id="13711" w:name="_Toc244416696"/>
      <w:bookmarkStart w:id="13712" w:name="_Toc276631060"/>
      <w:bookmarkStart w:id="13713" w:name="_Toc336509543"/>
      <w:r w:rsidRPr="00E77497">
        <w:t>11.9</w:t>
      </w:r>
      <w:r w:rsidRPr="00E77497">
        <w:tab/>
        <w:t>Equality Operator</w:t>
      </w:r>
      <w:bookmarkStart w:id="13714" w:name="_Toc382202864"/>
      <w:bookmarkEnd w:id="13671"/>
      <w:bookmarkEnd w:id="13672"/>
      <w:bookmarkEnd w:id="13673"/>
      <w:bookmarkEnd w:id="13674"/>
      <w:bookmarkEnd w:id="13675"/>
      <w:bookmarkEnd w:id="13676"/>
      <w:bookmarkEnd w:id="13677"/>
      <w:bookmarkEnd w:id="13678"/>
      <w:bookmarkEnd w:id="13679"/>
      <w:bookmarkEnd w:id="13714"/>
      <w:r w:rsidRPr="00E77497">
        <w:t>s</w:t>
      </w:r>
      <w:bookmarkEnd w:id="13707"/>
      <w:bookmarkEnd w:id="13708"/>
      <w:bookmarkEnd w:id="13709"/>
      <w:bookmarkEnd w:id="13710"/>
      <w:bookmarkEnd w:id="13711"/>
      <w:bookmarkEnd w:id="13712"/>
      <w:bookmarkEnd w:id="13713"/>
    </w:p>
    <w:p w14:paraId="45AA32F4" w14:textId="77777777" w:rsidR="007813BC" w:rsidRPr="004712DB" w:rsidRDefault="007813BC">
      <w:pPr>
        <w:pStyle w:val="Note"/>
        <w:rPr>
          <w:ins w:id="13715" w:author="Rev 4 Allen Wirfs-Brock" w:date="2011-10-15T12:35:00Z"/>
        </w:rPr>
        <w:pPrChange w:id="13716" w:author="Rev 6 Allen Wirfs-Brock" w:date="2012-02-28T08:47:00Z">
          <w:pPr/>
        </w:pPrChange>
      </w:pPr>
      <w:ins w:id="13717" w:author="Rev 4 Allen Wirfs-Brock" w:date="2011-10-15T12:35:00Z">
        <w:r w:rsidRPr="004712DB">
          <w:t>NOTE</w:t>
        </w:r>
        <w:r w:rsidRPr="004712DB">
          <w:tab/>
          <w:t>The result of evaluating an equality operator is always of type Boolean, reflecting whether the relationship named by the operator holds between its two operands.</w:t>
        </w:r>
      </w:ins>
    </w:p>
    <w:p w14:paraId="2D719CCC" w14:textId="77777777" w:rsidR="004C02EF" w:rsidRPr="003B4312" w:rsidRDefault="004C02EF" w:rsidP="004C02EF">
      <w:pPr>
        <w:pStyle w:val="Syntax"/>
      </w:pPr>
      <w:r w:rsidRPr="004D1BD1">
        <w:t>Syntax</w:t>
      </w:r>
    </w:p>
    <w:p w14:paraId="7A9915FF" w14:textId="77777777" w:rsidR="004C02EF" w:rsidRPr="006B6D0A" w:rsidRDefault="004C02EF" w:rsidP="004C02EF">
      <w:pPr>
        <w:pStyle w:val="SyntaxRule"/>
      </w:pPr>
      <w:r w:rsidRPr="003B4312">
        <w:t xml:space="preserve">EqualityExpression </w:t>
      </w:r>
      <w:r w:rsidRPr="008B7F6F">
        <w:rPr>
          <w:rFonts w:ascii="Arial" w:hAnsi="Arial"/>
          <w:b/>
          <w:i w:val="0"/>
        </w:rPr>
        <w:t>:</w:t>
      </w:r>
    </w:p>
    <w:p w14:paraId="5DEDDA4F" w14:textId="77777777" w:rsidR="004C02EF" w:rsidRPr="00E77497" w:rsidRDefault="004C02EF" w:rsidP="004C02EF">
      <w:pPr>
        <w:pStyle w:val="SyntaxDefinition"/>
      </w:pPr>
      <w:r w:rsidRPr="006B6D0A">
        <w:t>RelationalExpression</w:t>
      </w:r>
      <w:r w:rsidRPr="006B6D0A">
        <w:br/>
        <w:t>EqualityExpression</w:t>
      </w:r>
      <w:ins w:id="13718" w:author="Rev 5 Allen Wirfs-Brock" w:date="2012-01-05T10:21:00Z">
        <w:r w:rsidR="000F21F2" w:rsidRPr="007870CC">
          <w:rPr>
            <w:rFonts w:ascii="Courier New" w:hAnsi="Courier New" w:cs="Courier New"/>
            <w:i w:val="0"/>
          </w:rPr>
          <w:t xml:space="preserve"> </w:t>
        </w:r>
      </w:ins>
      <w:r w:rsidRPr="006B6D0A">
        <w:rPr>
          <w:rFonts w:ascii="Courier New" w:hAnsi="Courier New"/>
          <w:b/>
          <w:i w:val="0"/>
        </w:rPr>
        <w:t>==</w:t>
      </w:r>
      <w:ins w:id="13719" w:author="Rev 5 Allen Wirfs-Brock" w:date="2012-01-05T10:24:00Z">
        <w:r w:rsidR="000F21F2" w:rsidRPr="007870CC">
          <w:rPr>
            <w:rFonts w:ascii="Courier New" w:hAnsi="Courier New" w:cs="Courier New"/>
            <w:i w:val="0"/>
          </w:rPr>
          <w:t xml:space="preserve"> </w:t>
        </w:r>
      </w:ins>
      <w:r w:rsidRPr="00E65A34">
        <w:t>RelationalExpression</w:t>
      </w:r>
      <w:r w:rsidRPr="00E65A34">
        <w:br/>
        <w:t>EqualityExpression</w:t>
      </w:r>
      <w:r w:rsidRPr="00952396">
        <w:rPr>
          <w:rFonts w:ascii="Courier New" w:hAnsi="Courier New" w:cs="Courier New"/>
          <w:i w:val="0"/>
        </w:rPr>
        <w:t xml:space="preserve"> </w:t>
      </w:r>
      <w:r w:rsidRPr="009C202C">
        <w:rPr>
          <w:rFonts w:ascii="Courier New" w:hAnsi="Courier New"/>
          <w:b/>
          <w:i w:val="0"/>
        </w:rPr>
        <w:t>!=</w:t>
      </w:r>
      <w:ins w:id="13720" w:author="Rev 5 Allen Wirfs-Brock" w:date="2012-01-05T10:24:00Z">
        <w:r w:rsidR="000F21F2" w:rsidRPr="007870CC">
          <w:rPr>
            <w:rFonts w:ascii="Courier New" w:hAnsi="Courier New" w:cs="Courier New"/>
            <w:i w:val="0"/>
          </w:rPr>
          <w:t xml:space="preserve"> </w:t>
        </w:r>
      </w:ins>
      <w:r w:rsidRPr="00B820AB">
        <w:t>RelationalExpression</w:t>
      </w:r>
      <w:r w:rsidRPr="00B820AB">
        <w:br/>
        <w:t>EqualityExpression</w:t>
      </w:r>
      <w:ins w:id="13721" w:author="Rev 5 Allen Wirfs-Brock" w:date="2012-01-05T10:22:00Z">
        <w:r w:rsidR="000F21F2" w:rsidRPr="007870CC">
          <w:rPr>
            <w:rFonts w:ascii="Courier New" w:hAnsi="Courier New" w:cs="Courier New"/>
            <w:i w:val="0"/>
          </w:rPr>
          <w:t xml:space="preserve"> </w:t>
        </w:r>
      </w:ins>
      <w:r w:rsidRPr="00675B74">
        <w:rPr>
          <w:rFonts w:ascii="Courier New" w:hAnsi="Courier New"/>
          <w:b/>
          <w:i w:val="0"/>
        </w:rPr>
        <w:t>===</w:t>
      </w:r>
      <w:ins w:id="13722" w:author="Rev 5 Allen Wirfs-Brock" w:date="2012-01-05T10:24:00Z">
        <w:r w:rsidR="000F21F2" w:rsidRPr="007870CC">
          <w:rPr>
            <w:rFonts w:ascii="Courier New" w:hAnsi="Courier New" w:cs="Courier New"/>
            <w:i w:val="0"/>
          </w:rPr>
          <w:t xml:space="preserve"> </w:t>
        </w:r>
      </w:ins>
      <w:r w:rsidRPr="00E77497">
        <w:t>RelationalExpression</w:t>
      </w:r>
      <w:r w:rsidRPr="00E77497">
        <w:br/>
        <w:t>EqualityExpression</w:t>
      </w:r>
      <w:ins w:id="13723" w:author="Rev 5 Allen Wirfs-Brock" w:date="2012-01-05T10:23:00Z">
        <w:r w:rsidR="000F21F2" w:rsidRPr="00952396">
          <w:rPr>
            <w:rFonts w:ascii="Courier New" w:hAnsi="Courier New" w:cs="Courier New"/>
            <w:i w:val="0"/>
          </w:rPr>
          <w:t xml:space="preserve"> </w:t>
        </w:r>
      </w:ins>
      <w:r w:rsidRPr="00E77497">
        <w:rPr>
          <w:rFonts w:ascii="Courier New" w:hAnsi="Courier New"/>
          <w:b/>
          <w:i w:val="0"/>
        </w:rPr>
        <w:t>!==</w:t>
      </w:r>
      <w:ins w:id="13724" w:author="Rev 5 Allen Wirfs-Brock" w:date="2012-01-05T10:24:00Z">
        <w:r w:rsidR="000F21F2" w:rsidRPr="007870CC">
          <w:rPr>
            <w:rFonts w:ascii="Courier New" w:hAnsi="Courier New" w:cs="Courier New"/>
            <w:i w:val="0"/>
          </w:rPr>
          <w:t xml:space="preserve"> </w:t>
        </w:r>
      </w:ins>
      <w:r w:rsidRPr="00E77497">
        <w:t>RelationalExpression</w:t>
      </w:r>
      <w:ins w:id="13725" w:author="Rev 5 Allen Wirfs-Brock" w:date="2012-01-05T10:14:00Z">
        <w:r w:rsidR="000F21F2">
          <w:br/>
        </w:r>
        <w:r w:rsidR="000F21F2" w:rsidRPr="006B6D0A">
          <w:t>EqualityExpression</w:t>
        </w:r>
        <w:r w:rsidR="000F21F2" w:rsidRPr="00952396">
          <w:rPr>
            <w:rFonts w:ascii="Courier New" w:hAnsi="Courier New" w:cs="Courier New"/>
            <w:i w:val="0"/>
          </w:rPr>
          <w:t xml:space="preserve"> </w:t>
        </w:r>
      </w:ins>
      <w:ins w:id="13726" w:author="Rev 5 Allen Wirfs-Brock" w:date="2012-01-05T10:16:00Z">
        <w:r w:rsidR="000F21F2" w:rsidRPr="00E77497">
          <w:rPr>
            <w:rFonts w:ascii="Arial" w:hAnsi="Arial" w:cs="Arial"/>
            <w:i w:val="0"/>
            <w:sz w:val="16"/>
          </w:rPr>
          <w:t xml:space="preserve">[no </w:t>
        </w:r>
        <w:r w:rsidR="000F21F2" w:rsidRPr="00E77497">
          <w:rPr>
            <w:sz w:val="16"/>
          </w:rPr>
          <w:t>LineTerminator</w:t>
        </w:r>
        <w:r w:rsidR="000F21F2" w:rsidRPr="00E77497">
          <w:rPr>
            <w:rFonts w:ascii="Arial" w:hAnsi="Arial" w:cs="Arial"/>
            <w:i w:val="0"/>
            <w:sz w:val="16"/>
          </w:rPr>
          <w:t xml:space="preserve"> here]</w:t>
        </w:r>
        <w:r w:rsidR="000F21F2" w:rsidRPr="00952396">
          <w:rPr>
            <w:rFonts w:ascii="Courier New" w:hAnsi="Courier New" w:cs="Courier New"/>
            <w:i w:val="0"/>
          </w:rPr>
          <w:t xml:space="preserve"> </w:t>
        </w:r>
      </w:ins>
      <w:ins w:id="13727" w:author="Rev 5 Allen Wirfs-Brock" w:date="2012-01-05T10:18:00Z">
        <w:r w:rsidR="000F21F2">
          <w:rPr>
            <w:rFonts w:ascii="Courier New" w:hAnsi="Courier New"/>
            <w:b/>
            <w:i w:val="0"/>
          </w:rPr>
          <w:t>is</w:t>
        </w:r>
      </w:ins>
      <w:ins w:id="13728" w:author="Rev 5 Allen Wirfs-Brock" w:date="2012-01-05T10:14:00Z">
        <w:r w:rsidR="000F21F2" w:rsidRPr="00952396">
          <w:rPr>
            <w:rFonts w:ascii="Courier New" w:hAnsi="Courier New" w:cs="Courier New"/>
            <w:i w:val="0"/>
          </w:rPr>
          <w:t xml:space="preserve"> </w:t>
        </w:r>
        <w:r w:rsidR="000F21F2" w:rsidRPr="00E65A34">
          <w:t>RelationalExpression</w:t>
        </w:r>
        <w:r w:rsidR="000F21F2" w:rsidRPr="00E65A34">
          <w:br/>
          <w:t>EqualityExpression</w:t>
        </w:r>
      </w:ins>
      <w:ins w:id="13729" w:author="Rev 5 Allen Wirfs-Brock" w:date="2012-01-05T10:19:00Z">
        <w:r w:rsidR="000F21F2" w:rsidRPr="007870CC">
          <w:rPr>
            <w:rFonts w:ascii="Courier New" w:hAnsi="Courier New" w:cs="Courier New"/>
            <w:i w:val="0"/>
          </w:rPr>
          <w:t xml:space="preserve"> </w:t>
        </w:r>
        <w:r w:rsidR="000F21F2" w:rsidRPr="00E77497">
          <w:rPr>
            <w:rFonts w:ascii="Arial" w:hAnsi="Arial" w:cs="Arial"/>
            <w:i w:val="0"/>
            <w:sz w:val="16"/>
          </w:rPr>
          <w:t xml:space="preserve">[no </w:t>
        </w:r>
        <w:r w:rsidR="000F21F2" w:rsidRPr="00E77497">
          <w:rPr>
            <w:sz w:val="16"/>
          </w:rPr>
          <w:t>LineTerminator</w:t>
        </w:r>
        <w:r w:rsidR="000F21F2" w:rsidRPr="00E77497">
          <w:rPr>
            <w:rFonts w:ascii="Arial" w:hAnsi="Arial" w:cs="Arial"/>
            <w:i w:val="0"/>
            <w:sz w:val="16"/>
          </w:rPr>
          <w:t xml:space="preserve"> here]</w:t>
        </w:r>
        <w:r w:rsidR="000F21F2" w:rsidRPr="007870CC">
          <w:rPr>
            <w:rFonts w:ascii="Courier New" w:hAnsi="Courier New" w:cs="Courier New"/>
            <w:i w:val="0"/>
          </w:rPr>
          <w:t xml:space="preserve"> </w:t>
        </w:r>
        <w:r w:rsidR="000F21F2">
          <w:rPr>
            <w:rFonts w:ascii="Courier New" w:hAnsi="Courier New"/>
            <w:b/>
            <w:i w:val="0"/>
          </w:rPr>
          <w:t>isnt</w:t>
        </w:r>
        <w:r w:rsidR="000F21F2" w:rsidRPr="007870CC">
          <w:rPr>
            <w:rFonts w:ascii="Courier New" w:hAnsi="Courier New" w:cs="Courier New"/>
            <w:i w:val="0"/>
          </w:rPr>
          <w:t xml:space="preserve"> </w:t>
        </w:r>
      </w:ins>
      <w:ins w:id="13730" w:author="Rev 5 Allen Wirfs-Brock" w:date="2012-01-05T10:14:00Z">
        <w:r w:rsidR="000F21F2" w:rsidRPr="00B820AB">
          <w:t>RelationalExpression</w:t>
        </w:r>
      </w:ins>
    </w:p>
    <w:p w14:paraId="08DD0083" w14:textId="77777777" w:rsidR="004C02EF" w:rsidRPr="00E77497" w:rsidRDefault="004C02EF" w:rsidP="004C02EF">
      <w:pPr>
        <w:pStyle w:val="SyntaxRule"/>
      </w:pPr>
      <w:r w:rsidRPr="00E77497">
        <w:t xml:space="preserve">EqualityExpressionNoIn </w:t>
      </w:r>
      <w:r w:rsidRPr="00E77497">
        <w:rPr>
          <w:rFonts w:ascii="Arial" w:hAnsi="Arial"/>
          <w:b/>
          <w:i w:val="0"/>
        </w:rPr>
        <w:t>:</w:t>
      </w:r>
    </w:p>
    <w:p w14:paraId="21696614" w14:textId="77777777" w:rsidR="004C02EF" w:rsidRPr="00E77497" w:rsidRDefault="004C02EF" w:rsidP="004C02EF">
      <w:pPr>
        <w:pStyle w:val="SyntaxDefinition"/>
      </w:pPr>
      <w:r w:rsidRPr="00E77497">
        <w:t>RelationalExpressionNoIn</w:t>
      </w:r>
      <w:r w:rsidRPr="00E77497">
        <w:br/>
        <w:t>EqualityExpressionNoIn</w:t>
      </w:r>
      <w:ins w:id="13731" w:author="Rev 5 Allen Wirfs-Brock" w:date="2012-01-05T10:26:00Z">
        <w:r w:rsidR="00952396" w:rsidRPr="007870CC">
          <w:rPr>
            <w:rFonts w:ascii="Courier New" w:hAnsi="Courier New" w:cs="Courier New"/>
            <w:i w:val="0"/>
          </w:rPr>
          <w:t xml:space="preserve"> </w:t>
        </w:r>
      </w:ins>
      <w:r w:rsidRPr="00E77497">
        <w:rPr>
          <w:rFonts w:ascii="Courier New" w:hAnsi="Courier New"/>
          <w:b/>
          <w:i w:val="0"/>
        </w:rPr>
        <w:t>==</w:t>
      </w:r>
      <w:ins w:id="13732" w:author="Rev 5 Allen Wirfs-Brock" w:date="2012-01-05T10:24:00Z">
        <w:r w:rsidR="00952396" w:rsidRPr="007870CC">
          <w:rPr>
            <w:rFonts w:ascii="Courier New" w:hAnsi="Courier New" w:cs="Courier New"/>
            <w:i w:val="0"/>
          </w:rPr>
          <w:t xml:space="preserve"> </w:t>
        </w:r>
      </w:ins>
      <w:r w:rsidRPr="00E77497">
        <w:t>RelationalExpressionNoIn</w:t>
      </w:r>
      <w:r w:rsidRPr="00E77497">
        <w:br/>
        <w:t>EqualityExpressionNoIn</w:t>
      </w:r>
      <w:ins w:id="13733" w:author="Rev 5 Allen Wirfs-Brock" w:date="2012-01-05T10:26:00Z">
        <w:r w:rsidR="00952396" w:rsidRPr="007870CC">
          <w:rPr>
            <w:rFonts w:ascii="Courier New" w:hAnsi="Courier New" w:cs="Courier New"/>
            <w:i w:val="0"/>
          </w:rPr>
          <w:t xml:space="preserve"> </w:t>
        </w:r>
      </w:ins>
      <w:r w:rsidRPr="00E77497">
        <w:rPr>
          <w:rFonts w:ascii="Courier New" w:hAnsi="Courier New"/>
          <w:b/>
          <w:i w:val="0"/>
        </w:rPr>
        <w:t>!=</w:t>
      </w:r>
      <w:ins w:id="13734" w:author="Rev 5 Allen Wirfs-Brock" w:date="2012-01-05T10:25:00Z">
        <w:r w:rsidR="00952396" w:rsidRPr="007870CC">
          <w:rPr>
            <w:rFonts w:ascii="Courier New" w:hAnsi="Courier New" w:cs="Courier New"/>
            <w:i w:val="0"/>
          </w:rPr>
          <w:t xml:space="preserve"> </w:t>
        </w:r>
      </w:ins>
      <w:r w:rsidRPr="00E77497">
        <w:t>RelationalExpressionNoIn</w:t>
      </w:r>
      <w:r w:rsidRPr="00E77497">
        <w:br/>
        <w:t>EqualityExpressionNoIn</w:t>
      </w:r>
      <w:ins w:id="13735" w:author="Rev 5 Allen Wirfs-Brock" w:date="2012-01-05T10:26:00Z">
        <w:r w:rsidR="00952396" w:rsidRPr="007870CC">
          <w:rPr>
            <w:rFonts w:ascii="Courier New" w:hAnsi="Courier New" w:cs="Courier New"/>
            <w:i w:val="0"/>
          </w:rPr>
          <w:t xml:space="preserve"> </w:t>
        </w:r>
      </w:ins>
      <w:r w:rsidRPr="00E77497">
        <w:rPr>
          <w:rFonts w:ascii="Courier New" w:hAnsi="Courier New"/>
          <w:b/>
          <w:i w:val="0"/>
        </w:rPr>
        <w:t>===</w:t>
      </w:r>
      <w:ins w:id="13736" w:author="Rev 5 Allen Wirfs-Brock" w:date="2012-01-05T10:25:00Z">
        <w:r w:rsidR="00952396" w:rsidRPr="007870CC">
          <w:rPr>
            <w:rFonts w:ascii="Courier New" w:hAnsi="Courier New" w:cs="Courier New"/>
            <w:i w:val="0"/>
          </w:rPr>
          <w:t xml:space="preserve"> </w:t>
        </w:r>
      </w:ins>
      <w:r w:rsidRPr="00E77497">
        <w:t>RelationalExpressionNoIn</w:t>
      </w:r>
      <w:r w:rsidRPr="00E77497">
        <w:br/>
        <w:t>EqualityExpressionNoIn</w:t>
      </w:r>
      <w:ins w:id="13737" w:author="Rev 5 Allen Wirfs-Brock" w:date="2012-01-05T10:26:00Z">
        <w:r w:rsidR="00952396" w:rsidRPr="007870CC">
          <w:rPr>
            <w:rFonts w:ascii="Courier New" w:hAnsi="Courier New" w:cs="Courier New"/>
            <w:i w:val="0"/>
          </w:rPr>
          <w:t xml:space="preserve"> </w:t>
        </w:r>
      </w:ins>
      <w:r w:rsidRPr="00E77497">
        <w:rPr>
          <w:rFonts w:ascii="Courier New" w:hAnsi="Courier New"/>
          <w:b/>
          <w:i w:val="0"/>
        </w:rPr>
        <w:t>!==</w:t>
      </w:r>
      <w:ins w:id="13738" w:author="Rev 5 Allen Wirfs-Brock" w:date="2012-01-05T10:25:00Z">
        <w:r w:rsidR="00952396" w:rsidRPr="007870CC">
          <w:rPr>
            <w:rFonts w:ascii="Courier New" w:hAnsi="Courier New" w:cs="Courier New"/>
            <w:i w:val="0"/>
          </w:rPr>
          <w:t xml:space="preserve"> </w:t>
        </w:r>
      </w:ins>
      <w:r w:rsidRPr="00E77497">
        <w:t>RelationalExpressionNoIn</w:t>
      </w:r>
      <w:ins w:id="13739" w:author="Rev 5 Allen Wirfs-Brock" w:date="2012-01-05T10:28:00Z">
        <w:r w:rsidR="00952396" w:rsidRPr="00952396">
          <w:t xml:space="preserve"> </w:t>
        </w:r>
        <w:r w:rsidR="00952396">
          <w:br/>
        </w:r>
        <w:r w:rsidR="00952396" w:rsidRPr="006B6D0A">
          <w:t>EqualityExpression</w:t>
        </w:r>
        <w:r w:rsidR="00952396" w:rsidRPr="00952396">
          <w:rPr>
            <w:rFonts w:ascii="Courier New" w:hAnsi="Courier New" w:cs="Courier New"/>
            <w:i w:val="0"/>
          </w:rPr>
          <w:t xml:space="preserve"> </w:t>
        </w:r>
        <w:r w:rsidR="00952396" w:rsidRPr="00E77497">
          <w:rPr>
            <w:rFonts w:ascii="Arial" w:hAnsi="Arial" w:cs="Arial"/>
            <w:i w:val="0"/>
            <w:sz w:val="16"/>
          </w:rPr>
          <w:t xml:space="preserve">[no </w:t>
        </w:r>
        <w:r w:rsidR="00952396" w:rsidRPr="00E77497">
          <w:rPr>
            <w:sz w:val="16"/>
          </w:rPr>
          <w:t>LineTerminator</w:t>
        </w:r>
        <w:r w:rsidR="00952396" w:rsidRPr="00E77497">
          <w:rPr>
            <w:rFonts w:ascii="Arial" w:hAnsi="Arial" w:cs="Arial"/>
            <w:i w:val="0"/>
            <w:sz w:val="16"/>
          </w:rPr>
          <w:t xml:space="preserve"> here]</w:t>
        </w:r>
        <w:r w:rsidR="00952396" w:rsidRPr="00952396">
          <w:rPr>
            <w:rFonts w:ascii="Courier New" w:hAnsi="Courier New" w:cs="Courier New"/>
            <w:i w:val="0"/>
          </w:rPr>
          <w:t xml:space="preserve"> </w:t>
        </w:r>
        <w:r w:rsidR="00952396">
          <w:rPr>
            <w:rFonts w:ascii="Courier New" w:hAnsi="Courier New"/>
            <w:b/>
            <w:i w:val="0"/>
          </w:rPr>
          <w:t>is</w:t>
        </w:r>
        <w:r w:rsidR="00952396" w:rsidRPr="00952396">
          <w:rPr>
            <w:rFonts w:ascii="Courier New" w:hAnsi="Courier New" w:cs="Courier New"/>
            <w:i w:val="0"/>
          </w:rPr>
          <w:t xml:space="preserve"> </w:t>
        </w:r>
        <w:r w:rsidR="00952396" w:rsidRPr="00E65A34">
          <w:t>RelationalExpression</w:t>
        </w:r>
        <w:r w:rsidR="00952396" w:rsidRPr="00E65A34">
          <w:br/>
          <w:t>EqualityExpression</w:t>
        </w:r>
        <w:r w:rsidR="00952396" w:rsidRPr="007870CC">
          <w:rPr>
            <w:rFonts w:ascii="Courier New" w:hAnsi="Courier New" w:cs="Courier New"/>
            <w:i w:val="0"/>
          </w:rPr>
          <w:t xml:space="preserve"> </w:t>
        </w:r>
        <w:r w:rsidR="00952396" w:rsidRPr="00E77497">
          <w:rPr>
            <w:rFonts w:ascii="Arial" w:hAnsi="Arial" w:cs="Arial"/>
            <w:i w:val="0"/>
            <w:sz w:val="16"/>
          </w:rPr>
          <w:t xml:space="preserve">[no </w:t>
        </w:r>
        <w:r w:rsidR="00952396" w:rsidRPr="00E77497">
          <w:rPr>
            <w:sz w:val="16"/>
          </w:rPr>
          <w:t>LineTerminator</w:t>
        </w:r>
        <w:r w:rsidR="00952396" w:rsidRPr="00E77497">
          <w:rPr>
            <w:rFonts w:ascii="Arial" w:hAnsi="Arial" w:cs="Arial"/>
            <w:i w:val="0"/>
            <w:sz w:val="16"/>
          </w:rPr>
          <w:t xml:space="preserve"> here]</w:t>
        </w:r>
        <w:r w:rsidR="00952396" w:rsidRPr="007870CC">
          <w:rPr>
            <w:rFonts w:ascii="Courier New" w:hAnsi="Courier New" w:cs="Courier New"/>
            <w:i w:val="0"/>
          </w:rPr>
          <w:t xml:space="preserve"> </w:t>
        </w:r>
        <w:r w:rsidR="00952396">
          <w:rPr>
            <w:rFonts w:ascii="Courier New" w:hAnsi="Courier New"/>
            <w:b/>
            <w:i w:val="0"/>
          </w:rPr>
          <w:t>isnt</w:t>
        </w:r>
        <w:r w:rsidR="00952396" w:rsidRPr="007870CC">
          <w:rPr>
            <w:rFonts w:ascii="Courier New" w:hAnsi="Courier New" w:cs="Courier New"/>
            <w:i w:val="0"/>
          </w:rPr>
          <w:t xml:space="preserve"> </w:t>
        </w:r>
        <w:r w:rsidR="00952396" w:rsidRPr="00B820AB">
          <w:t>RelationalExpression</w:t>
        </w:r>
      </w:ins>
    </w:p>
    <w:p w14:paraId="637DC17D" w14:textId="77777777" w:rsidR="004C02EF" w:rsidRPr="00E77497" w:rsidDel="00041C9A" w:rsidRDefault="004C02EF" w:rsidP="004C02EF">
      <w:pPr>
        <w:pStyle w:val="Syntax"/>
        <w:rPr>
          <w:del w:id="13740" w:author="Rev 4 Allen Wirfs-Brock" w:date="2011-10-15T12:36:00Z"/>
        </w:rPr>
      </w:pPr>
      <w:del w:id="13741" w:author="Rev 4 Allen Wirfs-Brock" w:date="2011-10-15T12:36:00Z">
        <w:r w:rsidRPr="00E77497" w:rsidDel="00041C9A">
          <w:delText>Semantics</w:delText>
        </w:r>
      </w:del>
    </w:p>
    <w:p w14:paraId="6A74C966" w14:textId="77777777" w:rsidR="004C02EF" w:rsidRPr="00E77497" w:rsidDel="007813BC" w:rsidRDefault="004C02EF" w:rsidP="004C02EF">
      <w:pPr>
        <w:rPr>
          <w:del w:id="13742" w:author="Rev 4 Allen Wirfs-Brock" w:date="2011-10-15T12:35:00Z"/>
        </w:rPr>
      </w:pPr>
      <w:del w:id="13743" w:author="Rev 4 Allen Wirfs-Brock" w:date="2011-10-15T12:35:00Z">
        <w:r w:rsidRPr="00E77497" w:rsidDel="007813BC">
          <w:delText>The result of evaluating an equality operator is always of type Boolean, reflecting whether the relationship named by the operator holds between its two operands.</w:delText>
        </w:r>
        <w:bookmarkStart w:id="13744" w:name="_Toc393690319"/>
      </w:del>
    </w:p>
    <w:p w14:paraId="1D5F4AF6" w14:textId="77777777" w:rsidR="004C02EF" w:rsidRPr="00E77497" w:rsidRDefault="004C02EF" w:rsidP="004C02EF">
      <w:r w:rsidRPr="00E77497">
        <w:t>The</w:t>
      </w:r>
      <w:ins w:id="13745" w:author="Rev 4 Allen Wirfs-Brock" w:date="2011-10-15T12:36:00Z">
        <w:r w:rsidR="00041C9A" w:rsidRPr="00E77497">
          <w:t xml:space="preserve"> semantics of the</w:t>
        </w:r>
      </w:ins>
      <w:r w:rsidRPr="00E77497">
        <w:t xml:space="preserve"> </w:t>
      </w:r>
      <w:r w:rsidRPr="00E77497">
        <w:rPr>
          <w:rStyle w:val="bnf"/>
        </w:rPr>
        <w:t>EqualityExpressionNoIn</w:t>
      </w:r>
      <w:r w:rsidRPr="00E77497">
        <w:t xml:space="preserve"> productions are </w:t>
      </w:r>
      <w:del w:id="13746" w:author="Rev 4 Allen Wirfs-Brock" w:date="2011-10-15T12:37:00Z">
        <w:r w:rsidRPr="00E77497" w:rsidDel="00041C9A">
          <w:delText xml:space="preserve">evaluated in </w:delText>
        </w:r>
      </w:del>
      <w:r w:rsidRPr="00E77497">
        <w:t xml:space="preserve">the same </w:t>
      </w:r>
      <w:del w:id="13747" w:author="Rev 4 Allen Wirfs-Brock" w:date="2011-10-15T12:37:00Z">
        <w:r w:rsidRPr="00E77497" w:rsidDel="00041C9A">
          <w:delText xml:space="preserve">manner </w:delText>
        </w:r>
      </w:del>
      <w:r w:rsidRPr="00E77497">
        <w:t xml:space="preserve">as the </w:t>
      </w:r>
      <w:r w:rsidRPr="00E77497">
        <w:rPr>
          <w:rStyle w:val="bnf"/>
        </w:rPr>
        <w:t>EqualityExpression</w:t>
      </w:r>
      <w:r w:rsidRPr="00E77497">
        <w:t xml:space="preserve"> productions except that the contained </w:t>
      </w:r>
      <w:r w:rsidRPr="00E77497">
        <w:rPr>
          <w:rStyle w:val="bnf"/>
        </w:rPr>
        <w:t>EqualityExpressionNoIn</w:t>
      </w:r>
      <w:r w:rsidRPr="00E77497">
        <w:t xml:space="preserve"> and </w:t>
      </w:r>
      <w:r w:rsidRPr="00E77497">
        <w:rPr>
          <w:rStyle w:val="bnf"/>
        </w:rPr>
        <w:t>RelationalExpressionNoIn</w:t>
      </w:r>
      <w:r w:rsidRPr="00E77497">
        <w:t xml:space="preserve"> are </w:t>
      </w:r>
      <w:ins w:id="13748" w:author="Rev 4 Allen Wirfs-Brock" w:date="2011-10-15T12:37:00Z">
        <w:r w:rsidR="00041C9A" w:rsidRPr="00E77497">
          <w:t xml:space="preserve">used in place </w:t>
        </w:r>
      </w:ins>
      <w:del w:id="13749" w:author="Rev 4 Allen Wirfs-Brock" w:date="2011-10-15T12:37:00Z">
        <w:r w:rsidRPr="00E77497" w:rsidDel="00041C9A">
          <w:delText xml:space="preserve">evaluated instead </w:delText>
        </w:r>
      </w:del>
      <w:r w:rsidRPr="00E77497">
        <w:t xml:space="preserve">of the contained </w:t>
      </w:r>
      <w:r w:rsidRPr="00E77497">
        <w:rPr>
          <w:rStyle w:val="bnf"/>
        </w:rPr>
        <w:t>EqualityExpression</w:t>
      </w:r>
      <w:r w:rsidRPr="00E77497">
        <w:t xml:space="preserve"> and </w:t>
      </w:r>
      <w:r w:rsidRPr="00E77497">
        <w:rPr>
          <w:rStyle w:val="bnf"/>
        </w:rPr>
        <w:t>RelationalExpression</w:t>
      </w:r>
      <w:r w:rsidRPr="00E77497">
        <w:t>, respectively.</w:t>
      </w:r>
    </w:p>
    <w:p w14:paraId="6BCB9156" w14:textId="77777777" w:rsidR="00A97CF5" w:rsidRPr="00E77497" w:rsidRDefault="00A97CF5" w:rsidP="00A97CF5">
      <w:pPr>
        <w:rPr>
          <w:ins w:id="13750" w:author="Rev 10 Allen Wirfs-Brock" w:date="2012-09-07T09:59:00Z"/>
          <w:rFonts w:ascii="Helvetica" w:hAnsi="Helvetica"/>
          <w:b/>
        </w:rPr>
      </w:pPr>
      <w:bookmarkStart w:id="13751" w:name="_Toc472818861"/>
      <w:bookmarkStart w:id="13752" w:name="_Toc235503435"/>
      <w:bookmarkStart w:id="13753" w:name="_Toc241509210"/>
      <w:bookmarkStart w:id="13754" w:name="_Toc244416697"/>
      <w:bookmarkStart w:id="13755" w:name="_Toc276631061"/>
      <w:ins w:id="13756" w:author="Rev 10 Allen Wirfs-Brock" w:date="2012-09-07T09:59:00Z">
        <w:r w:rsidRPr="00E77497">
          <w:rPr>
            <w:rFonts w:ascii="Helvetica" w:hAnsi="Helvetica"/>
            <w:b/>
          </w:rPr>
          <w:t xml:space="preserve">Static Semantics:  </w:t>
        </w:r>
        <w:r w:rsidRPr="00BD6E56">
          <w:rPr>
            <w:rFonts w:ascii="Helvetica" w:hAnsi="Helvetica"/>
            <w:b/>
            <w:lang w:eastAsia="en-US"/>
          </w:rPr>
          <w:t>IsValidSimpleAssignmentTarget</w:t>
        </w:r>
      </w:ins>
    </w:p>
    <w:p w14:paraId="7B938580" w14:textId="77777777" w:rsidR="00A97CF5" w:rsidRPr="006B6D0A" w:rsidRDefault="00A97CF5" w:rsidP="00A97CF5">
      <w:pPr>
        <w:pStyle w:val="SyntaxRule"/>
        <w:rPr>
          <w:ins w:id="13757" w:author="Rev 10 Allen Wirfs-Brock" w:date="2012-09-07T09:59:00Z"/>
        </w:rPr>
      </w:pPr>
      <w:ins w:id="13758" w:author="Rev 10 Allen Wirfs-Brock" w:date="2012-09-07T09:59:00Z">
        <w:r w:rsidRPr="003B4312">
          <w:t xml:space="preserve">EqualityExpression </w:t>
        </w:r>
        <w:r w:rsidRPr="008B7F6F">
          <w:rPr>
            <w:rFonts w:ascii="Arial" w:hAnsi="Arial"/>
            <w:b/>
            <w:i w:val="0"/>
          </w:rPr>
          <w:t>:</w:t>
        </w:r>
      </w:ins>
    </w:p>
    <w:p w14:paraId="65758A0A" w14:textId="77777777" w:rsidR="00A97CF5" w:rsidRPr="00E77497" w:rsidRDefault="00A97CF5" w:rsidP="00A97CF5">
      <w:pPr>
        <w:pStyle w:val="SyntaxDefinition"/>
        <w:rPr>
          <w:ins w:id="13759" w:author="Rev 10 Allen Wirfs-Brock" w:date="2012-09-07T09:59:00Z"/>
        </w:rPr>
      </w:pPr>
      <w:ins w:id="13760" w:author="Rev 10 Allen Wirfs-Brock" w:date="2012-09-07T09:59:00Z">
        <w:r w:rsidRPr="006B6D0A">
          <w:t>EqualityExpression</w:t>
        </w:r>
        <w:r w:rsidRPr="007870CC">
          <w:rPr>
            <w:rFonts w:ascii="Courier New" w:hAnsi="Courier New" w:cs="Courier New"/>
            <w:i w:val="0"/>
          </w:rPr>
          <w:t xml:space="preserve"> </w:t>
        </w:r>
        <w:r w:rsidRPr="006B6D0A">
          <w:rPr>
            <w:rFonts w:ascii="Courier New" w:hAnsi="Courier New"/>
            <w:b/>
            <w:i w:val="0"/>
          </w:rPr>
          <w:t>==</w:t>
        </w:r>
        <w:r w:rsidRPr="007870CC">
          <w:rPr>
            <w:rFonts w:ascii="Courier New" w:hAnsi="Courier New" w:cs="Courier New"/>
            <w:i w:val="0"/>
          </w:rPr>
          <w:t xml:space="preserve"> </w:t>
        </w:r>
        <w:r w:rsidRPr="00E65A34">
          <w:t>RelationalExpression</w:t>
        </w:r>
        <w:r w:rsidRPr="00E65A34">
          <w:br/>
          <w:t>EqualityExpression</w:t>
        </w:r>
        <w:r w:rsidRPr="00952396">
          <w:rPr>
            <w:rFonts w:ascii="Courier New" w:hAnsi="Courier New" w:cs="Courier New"/>
            <w:i w:val="0"/>
          </w:rPr>
          <w:t xml:space="preserve"> </w:t>
        </w:r>
        <w:r w:rsidRPr="009C202C">
          <w:rPr>
            <w:rFonts w:ascii="Courier New" w:hAnsi="Courier New"/>
            <w:b/>
            <w:i w:val="0"/>
          </w:rPr>
          <w:t>!=</w:t>
        </w:r>
        <w:r w:rsidRPr="007870CC">
          <w:rPr>
            <w:rFonts w:ascii="Courier New" w:hAnsi="Courier New" w:cs="Courier New"/>
            <w:i w:val="0"/>
          </w:rPr>
          <w:t xml:space="preserve"> </w:t>
        </w:r>
        <w:r w:rsidRPr="00B820AB">
          <w:t>RelationalExpression</w:t>
        </w:r>
        <w:r w:rsidRPr="00B820AB">
          <w:br/>
          <w:t>EqualityExpression</w:t>
        </w:r>
        <w:r w:rsidRPr="007870CC">
          <w:rPr>
            <w:rFonts w:ascii="Courier New" w:hAnsi="Courier New" w:cs="Courier New"/>
            <w:i w:val="0"/>
          </w:rPr>
          <w:t xml:space="preserve"> </w:t>
        </w:r>
        <w:r w:rsidRPr="00675B74">
          <w:rPr>
            <w:rFonts w:ascii="Courier New" w:hAnsi="Courier New"/>
            <w:b/>
            <w:i w:val="0"/>
          </w:rPr>
          <w:t>===</w:t>
        </w:r>
        <w:r w:rsidRPr="007870CC">
          <w:rPr>
            <w:rFonts w:ascii="Courier New" w:hAnsi="Courier New" w:cs="Courier New"/>
            <w:i w:val="0"/>
          </w:rPr>
          <w:t xml:space="preserve"> </w:t>
        </w:r>
        <w:r w:rsidRPr="00E77497">
          <w:t>RelationalExpression</w:t>
        </w:r>
        <w:r w:rsidRPr="00E77497">
          <w:br/>
          <w:t>EqualityExpression</w:t>
        </w:r>
        <w:r w:rsidRPr="00952396">
          <w:rPr>
            <w:rFonts w:ascii="Courier New" w:hAnsi="Courier New" w:cs="Courier New"/>
            <w:i w:val="0"/>
          </w:rPr>
          <w:t xml:space="preserve"> </w:t>
        </w:r>
        <w:r w:rsidRPr="00E77497">
          <w:rPr>
            <w:rFonts w:ascii="Courier New" w:hAnsi="Courier New"/>
            <w:b/>
            <w:i w:val="0"/>
          </w:rPr>
          <w:t>!==</w:t>
        </w:r>
        <w:r w:rsidRPr="007870CC">
          <w:rPr>
            <w:rFonts w:ascii="Courier New" w:hAnsi="Courier New" w:cs="Courier New"/>
            <w:i w:val="0"/>
          </w:rPr>
          <w:t xml:space="preserve"> </w:t>
        </w:r>
        <w:r w:rsidRPr="00E77497">
          <w:t>RelationalExpression</w:t>
        </w:r>
        <w:r>
          <w:br/>
        </w:r>
        <w:r w:rsidRPr="006B6D0A">
          <w:t>EqualityExpression</w:t>
        </w:r>
        <w:r w:rsidRPr="00952396">
          <w:rPr>
            <w:rFonts w:ascii="Courier New" w:hAnsi="Courier New" w:cs="Courier New"/>
            <w:i w:val="0"/>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952396">
          <w:rPr>
            <w:rFonts w:ascii="Courier New" w:hAnsi="Courier New" w:cs="Courier New"/>
            <w:i w:val="0"/>
          </w:rPr>
          <w:t xml:space="preserve"> </w:t>
        </w:r>
        <w:r>
          <w:rPr>
            <w:rFonts w:ascii="Courier New" w:hAnsi="Courier New"/>
            <w:b/>
            <w:i w:val="0"/>
          </w:rPr>
          <w:t>is</w:t>
        </w:r>
        <w:r w:rsidRPr="00952396">
          <w:rPr>
            <w:rFonts w:ascii="Courier New" w:hAnsi="Courier New" w:cs="Courier New"/>
            <w:i w:val="0"/>
          </w:rPr>
          <w:t xml:space="preserve"> </w:t>
        </w:r>
        <w:r w:rsidRPr="00E65A34">
          <w:t>RelationalExpression</w:t>
        </w:r>
        <w:r w:rsidRPr="00E65A34">
          <w:br/>
          <w:t>EqualityExpression</w:t>
        </w:r>
        <w:r w:rsidRPr="007870CC">
          <w:rPr>
            <w:rFonts w:ascii="Courier New" w:hAnsi="Courier New" w:cs="Courier New"/>
            <w:i w:val="0"/>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7870CC">
          <w:rPr>
            <w:rFonts w:ascii="Courier New" w:hAnsi="Courier New" w:cs="Courier New"/>
            <w:i w:val="0"/>
          </w:rPr>
          <w:t xml:space="preserve"> </w:t>
        </w:r>
        <w:r>
          <w:rPr>
            <w:rFonts w:ascii="Courier New" w:hAnsi="Courier New"/>
            <w:b/>
            <w:i w:val="0"/>
          </w:rPr>
          <w:t>isnt</w:t>
        </w:r>
        <w:r w:rsidRPr="007870CC">
          <w:rPr>
            <w:rFonts w:ascii="Courier New" w:hAnsi="Courier New" w:cs="Courier New"/>
            <w:i w:val="0"/>
          </w:rPr>
          <w:t xml:space="preserve"> </w:t>
        </w:r>
        <w:r w:rsidRPr="00B820AB">
          <w:t>RelationalExpression</w:t>
        </w:r>
      </w:ins>
    </w:p>
    <w:p w14:paraId="693D9C4A" w14:textId="77777777" w:rsidR="00A97CF5" w:rsidRPr="00E77497" w:rsidRDefault="00A97CF5" w:rsidP="00A97CF5">
      <w:pPr>
        <w:pStyle w:val="Alg4"/>
        <w:numPr>
          <w:ilvl w:val="0"/>
          <w:numId w:val="975"/>
        </w:numPr>
        <w:spacing w:after="220"/>
        <w:contextualSpacing/>
        <w:rPr>
          <w:ins w:id="13761" w:author="Rev 10 Allen Wirfs-Brock" w:date="2012-09-07T09:59:00Z"/>
        </w:rPr>
      </w:pPr>
      <w:ins w:id="13762" w:author="Rev 10 Allen Wirfs-Brock" w:date="2012-09-07T09:59:00Z">
        <w:r w:rsidRPr="00E77497">
          <w:t xml:space="preserve">Return </w:t>
        </w:r>
        <w:r w:rsidRPr="00BD6E56">
          <w:rPr>
            <w:b/>
          </w:rPr>
          <w:t>false</w:t>
        </w:r>
        <w:r w:rsidRPr="00E77497">
          <w:t>.</w:t>
        </w:r>
      </w:ins>
    </w:p>
    <w:p w14:paraId="7BA1A9FB" w14:textId="77777777" w:rsidR="00B85690" w:rsidRPr="00E77497" w:rsidRDefault="00B85690" w:rsidP="00B85690">
      <w:pPr>
        <w:pStyle w:val="30"/>
        <w:numPr>
          <w:ilvl w:val="0"/>
          <w:numId w:val="0"/>
        </w:numPr>
        <w:rPr>
          <w:ins w:id="13763" w:author="Rev 4 Allen Wirfs-Brock" w:date="2011-10-15T12:39:00Z"/>
        </w:rPr>
      </w:pPr>
      <w:bookmarkStart w:id="13764" w:name="_Toc336509544"/>
      <w:ins w:id="13765" w:author="Rev 4 Allen Wirfs-Brock" w:date="2011-10-15T12:39:00Z">
        <w:r w:rsidRPr="00E77497">
          <w:t>11.</w:t>
        </w:r>
        <w:del w:id="13766" w:author="Rev 5 Allen Wirfs-Brock" w:date="2012-01-05T11:54:00Z">
          <w:r w:rsidRPr="00E77497" w:rsidDel="005B1B0C">
            <w:delText>1</w:delText>
          </w:r>
        </w:del>
      </w:ins>
      <w:ins w:id="13767" w:author="Rev 5 Allen Wirfs-Brock" w:date="2012-01-05T11:54:00Z">
        <w:r w:rsidR="005B1B0C">
          <w:t>9</w:t>
        </w:r>
      </w:ins>
      <w:ins w:id="13768" w:author="Rev 4 Allen Wirfs-Brock" w:date="2011-10-15T12:39:00Z">
        <w:r w:rsidRPr="00E77497">
          <w:t>.1 Runtime Semantics</w:t>
        </w:r>
        <w:bookmarkEnd w:id="13764"/>
      </w:ins>
    </w:p>
    <w:p w14:paraId="0402FFFE" w14:textId="77777777" w:rsidR="00B85690" w:rsidRPr="00E77497" w:rsidRDefault="00B85690" w:rsidP="00B85690">
      <w:pPr>
        <w:keepNext/>
        <w:rPr>
          <w:ins w:id="13769" w:author="Rev 4 Allen Wirfs-Brock" w:date="2011-10-15T12:39:00Z"/>
          <w:rFonts w:ascii="Helvetica" w:hAnsi="Helvetica"/>
          <w:b/>
        </w:rPr>
      </w:pPr>
      <w:ins w:id="13770" w:author="Rev 4 Allen Wirfs-Brock" w:date="2011-10-15T12:39:00Z">
        <w:r w:rsidRPr="00E77497">
          <w:rPr>
            <w:rFonts w:ascii="Helvetica" w:hAnsi="Helvetica"/>
            <w:b/>
          </w:rPr>
          <w:t xml:space="preserve">Runtime Semantics: </w:t>
        </w:r>
        <w:r w:rsidRPr="00E77497">
          <w:rPr>
            <w:rFonts w:ascii="Helvetica" w:hAnsi="Helvetica"/>
            <w:b/>
            <w:spacing w:val="6"/>
          </w:rPr>
          <w:t xml:space="preserve">The Abstract </w:t>
        </w:r>
      </w:ins>
      <w:ins w:id="13771" w:author="Rev 4 Allen Wirfs-Brock" w:date="2011-10-15T12:42:00Z">
        <w:r w:rsidRPr="00E77497">
          <w:rPr>
            <w:rFonts w:ascii="Helvetica" w:hAnsi="Helvetica"/>
            <w:b/>
            <w:spacing w:val="6"/>
          </w:rPr>
          <w:t>Equality</w:t>
        </w:r>
        <w:r w:rsidRPr="00E77497">
          <w:t xml:space="preserve"> </w:t>
        </w:r>
      </w:ins>
      <w:ins w:id="13772" w:author="Rev 4 Allen Wirfs-Brock" w:date="2011-10-15T12:39:00Z">
        <w:r w:rsidRPr="00E77497">
          <w:rPr>
            <w:rFonts w:ascii="Helvetica" w:hAnsi="Helvetica"/>
            <w:b/>
            <w:spacing w:val="6"/>
          </w:rPr>
          <w:t>Comparison Algorithm</w:t>
        </w:r>
      </w:ins>
    </w:p>
    <w:p w14:paraId="022365DB" w14:textId="77777777" w:rsidR="00B85690" w:rsidRPr="00E77497" w:rsidRDefault="00B85690" w:rsidP="00B85690">
      <w:r w:rsidRPr="00E77497">
        <w:t xml:space="preserve">The comparison </w:t>
      </w:r>
      <w:r w:rsidRPr="00E77497">
        <w:rPr>
          <w:rFonts w:ascii="Times New Roman" w:hAnsi="Times New Roman"/>
          <w:i/>
        </w:rPr>
        <w:t>x</w:t>
      </w:r>
      <w:r w:rsidRPr="00E77497">
        <w:t xml:space="preserve"> ==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or </w:t>
      </w:r>
      <w:r w:rsidRPr="00E77497">
        <w:rPr>
          <w:b/>
        </w:rPr>
        <w:t>false</w:t>
      </w:r>
      <w:r w:rsidRPr="00E77497">
        <w:t>. Such a comparison is performed as follows:</w:t>
      </w:r>
    </w:p>
    <w:p w14:paraId="230726FA" w14:textId="77777777" w:rsidR="00392591" w:rsidDel="00EA1B5F" w:rsidRDefault="000C090B" w:rsidP="00392591">
      <w:pPr>
        <w:pStyle w:val="Alg4"/>
        <w:numPr>
          <w:ilvl w:val="0"/>
          <w:numId w:val="95"/>
        </w:numPr>
        <w:contextualSpacing/>
        <w:rPr>
          <w:ins w:id="13773" w:author="Rev 6 Allen Wirfs-Brock" w:date="2012-02-16T18:41:00Z"/>
          <w:del w:id="13774" w:author="Rev 10 Allen Wirfs-Brock" w:date="2012-08-14T15:55:00Z"/>
        </w:rPr>
      </w:pPr>
      <w:ins w:id="13775" w:author="Rev 8 Allen Wirfs-Brock" w:date="2012-06-12T13:16:00Z">
        <w:del w:id="13776" w:author="Rev 10 Allen Wirfs-Brock" w:date="2012-08-14T15:55:00Z">
          <w:r w:rsidDel="00EA1B5F">
            <w:delText>ReturnIfAbrupt(</w:delText>
          </w:r>
          <w:r w:rsidDel="00EA1B5F">
            <w:rPr>
              <w:i/>
            </w:rPr>
            <w:delText>x</w:delText>
          </w:r>
          <w:r w:rsidDel="00EA1B5F">
            <w:delText>).</w:delText>
          </w:r>
        </w:del>
      </w:ins>
      <w:ins w:id="13777" w:author="Rev 6 Allen Wirfs-Brock" w:date="2012-02-16T18:41:00Z">
        <w:del w:id="13778" w:author="Rev 10 Allen Wirfs-Brock" w:date="2012-08-14T15:55:00Z">
          <w:r w:rsidR="00392591" w:rsidDel="00EA1B5F">
            <w:delText xml:space="preserve">If </w:delText>
          </w:r>
          <w:r w:rsidR="00392591" w:rsidDel="00EA1B5F">
            <w:rPr>
              <w:i/>
            </w:rPr>
            <w:delText>x</w:delText>
          </w:r>
          <w:r w:rsidR="00392591" w:rsidRPr="00E77497" w:rsidDel="00EA1B5F">
            <w:delText xml:space="preserve"> </w:delText>
          </w:r>
          <w:r w:rsidR="00392591" w:rsidDel="00EA1B5F">
            <w:delText xml:space="preserve">is an abrupt completion, return </w:delText>
          </w:r>
          <w:r w:rsidR="00392591" w:rsidDel="00EA1B5F">
            <w:rPr>
              <w:i/>
            </w:rPr>
            <w:delText>x</w:delText>
          </w:r>
          <w:r w:rsidR="00392591" w:rsidDel="00EA1B5F">
            <w:delText>.</w:delText>
          </w:r>
        </w:del>
      </w:ins>
    </w:p>
    <w:p w14:paraId="646F02F0" w14:textId="77777777" w:rsidR="00392591" w:rsidDel="00EA1B5F" w:rsidRDefault="000C090B" w:rsidP="00392591">
      <w:pPr>
        <w:pStyle w:val="Alg4"/>
        <w:numPr>
          <w:ilvl w:val="0"/>
          <w:numId w:val="95"/>
        </w:numPr>
        <w:contextualSpacing/>
        <w:rPr>
          <w:ins w:id="13779" w:author="Rev 6 Allen Wirfs-Brock" w:date="2012-02-16T18:41:00Z"/>
          <w:del w:id="13780" w:author="Rev 10 Allen Wirfs-Brock" w:date="2012-08-14T15:55:00Z"/>
        </w:rPr>
      </w:pPr>
      <w:ins w:id="13781" w:author="Rev 8 Allen Wirfs-Brock" w:date="2012-06-12T13:16:00Z">
        <w:del w:id="13782" w:author="Rev 10 Allen Wirfs-Brock" w:date="2012-08-14T15:55:00Z">
          <w:r w:rsidDel="00EA1B5F">
            <w:delText>ReturnIfAbrupt(</w:delText>
          </w:r>
        </w:del>
      </w:ins>
      <w:ins w:id="13783" w:author="Rev 8 Allen Wirfs-Brock" w:date="2012-06-12T13:17:00Z">
        <w:del w:id="13784" w:author="Rev 10 Allen Wirfs-Brock" w:date="2012-08-14T15:55:00Z">
          <w:r w:rsidDel="00EA1B5F">
            <w:rPr>
              <w:i/>
            </w:rPr>
            <w:delText>y</w:delText>
          </w:r>
        </w:del>
      </w:ins>
      <w:ins w:id="13785" w:author="Rev 8 Allen Wirfs-Brock" w:date="2012-06-12T13:16:00Z">
        <w:del w:id="13786" w:author="Rev 10 Allen Wirfs-Brock" w:date="2012-08-14T15:55:00Z">
          <w:r w:rsidDel="00EA1B5F">
            <w:delText>).</w:delText>
          </w:r>
        </w:del>
      </w:ins>
      <w:ins w:id="13787" w:author="Rev 6 Allen Wirfs-Brock" w:date="2012-02-16T18:41:00Z">
        <w:del w:id="13788" w:author="Rev 10 Allen Wirfs-Brock" w:date="2012-08-14T15:55:00Z">
          <w:r w:rsidR="00392591" w:rsidDel="00EA1B5F">
            <w:delText xml:space="preserve">If </w:delText>
          </w:r>
          <w:r w:rsidR="00392591" w:rsidDel="00EA1B5F">
            <w:rPr>
              <w:i/>
            </w:rPr>
            <w:delText>y</w:delText>
          </w:r>
          <w:r w:rsidR="00392591" w:rsidRPr="00E77497" w:rsidDel="00EA1B5F">
            <w:delText xml:space="preserve"> </w:delText>
          </w:r>
          <w:r w:rsidR="00392591" w:rsidDel="00EA1B5F">
            <w:delText xml:space="preserve">is an abrupt completion, return </w:delText>
          </w:r>
          <w:r w:rsidR="00392591" w:rsidDel="00EA1B5F">
            <w:rPr>
              <w:i/>
            </w:rPr>
            <w:delText>y</w:delText>
          </w:r>
          <w:r w:rsidR="00392591" w:rsidDel="00EA1B5F">
            <w:delText>.</w:delText>
          </w:r>
        </w:del>
      </w:ins>
    </w:p>
    <w:p w14:paraId="11D091EC" w14:textId="77777777" w:rsidR="00B85690" w:rsidRPr="00E77497" w:rsidRDefault="00B85690" w:rsidP="00FA3203">
      <w:pPr>
        <w:pStyle w:val="Alg4"/>
        <w:numPr>
          <w:ilvl w:val="0"/>
          <w:numId w:val="95"/>
        </w:numPr>
      </w:pPr>
      <w:r w:rsidRPr="00E77497">
        <w:t>If Type(</w:t>
      </w:r>
      <w:r w:rsidRPr="00E77497">
        <w:rPr>
          <w:i/>
        </w:rPr>
        <w:t>x</w:t>
      </w:r>
      <w:r w:rsidRPr="00E77497">
        <w:t>) is the same as Type(</w:t>
      </w:r>
      <w:r w:rsidRPr="00E77497">
        <w:rPr>
          <w:i/>
        </w:rPr>
        <w:t>y</w:t>
      </w:r>
      <w:r w:rsidRPr="00E77497">
        <w:t>), then</w:t>
      </w:r>
    </w:p>
    <w:p w14:paraId="097AD152" w14:textId="77777777" w:rsidR="00EA1B5F" w:rsidRDefault="00EA1B5F" w:rsidP="00FA3203">
      <w:pPr>
        <w:pStyle w:val="Alg4"/>
        <w:numPr>
          <w:ilvl w:val="1"/>
          <w:numId w:val="95"/>
        </w:numPr>
        <w:rPr>
          <w:ins w:id="13789" w:author="Rev 10 Allen Wirfs-Brock" w:date="2012-08-14T15:57:00Z"/>
        </w:rPr>
      </w:pPr>
      <w:ins w:id="13790" w:author="Rev 10 Allen Wirfs-Brock" w:date="2012-08-14T15:57:00Z">
        <w:r>
          <w:t xml:space="preserve">Return </w:t>
        </w:r>
        <w:r w:rsidRPr="00E77497">
          <w:t xml:space="preserve">the result of performing strict equality comparison algorithm </w:t>
        </w:r>
        <w:r>
          <w:rPr>
            <w:i/>
          </w:rPr>
          <w:t>x</w:t>
        </w:r>
        <w:r w:rsidRPr="00E77497">
          <w:t xml:space="preserve"> === </w:t>
        </w:r>
        <w:r>
          <w:rPr>
            <w:i/>
          </w:rPr>
          <w:t>y</w:t>
        </w:r>
        <w:r w:rsidRPr="00E77497">
          <w:t>.</w:t>
        </w:r>
      </w:ins>
    </w:p>
    <w:p w14:paraId="47BCEE50" w14:textId="77777777" w:rsidR="00B85690" w:rsidRPr="00E77497" w:rsidDel="00EA1B5F" w:rsidRDefault="00B85690" w:rsidP="00FA3203">
      <w:pPr>
        <w:pStyle w:val="Alg4"/>
        <w:numPr>
          <w:ilvl w:val="1"/>
          <w:numId w:val="95"/>
        </w:numPr>
        <w:rPr>
          <w:del w:id="13791" w:author="Rev 10 Allen Wirfs-Brock" w:date="2012-08-14T15:57:00Z"/>
        </w:rPr>
      </w:pPr>
      <w:del w:id="13792" w:author="Rev 10 Allen Wirfs-Brock" w:date="2012-08-14T15:45:00Z">
        <w:r w:rsidRPr="00E77497" w:rsidDel="00EA1B5F">
          <w:tab/>
        </w:r>
      </w:del>
      <w:del w:id="13793" w:author="Rev 10 Allen Wirfs-Brock" w:date="2012-08-14T15:57:00Z">
        <w:r w:rsidRPr="00E77497" w:rsidDel="00EA1B5F">
          <w:delText>If Type(</w:delText>
        </w:r>
        <w:r w:rsidRPr="00E77497" w:rsidDel="00EA1B5F">
          <w:rPr>
            <w:i/>
          </w:rPr>
          <w:delText>x</w:delText>
        </w:r>
        <w:r w:rsidRPr="00E77497" w:rsidDel="00EA1B5F">
          <w:delText xml:space="preserve">) is Undefined, return </w:delText>
        </w:r>
        <w:r w:rsidRPr="00E77497" w:rsidDel="00EA1B5F">
          <w:rPr>
            <w:b/>
          </w:rPr>
          <w:delText>true</w:delText>
        </w:r>
        <w:r w:rsidRPr="00E77497" w:rsidDel="00EA1B5F">
          <w:delText>.</w:delText>
        </w:r>
      </w:del>
    </w:p>
    <w:p w14:paraId="360F3D64" w14:textId="77777777" w:rsidR="00B85690" w:rsidRPr="00E77497" w:rsidDel="00EA1B5F" w:rsidRDefault="00B85690" w:rsidP="00FA3203">
      <w:pPr>
        <w:pStyle w:val="Alg4"/>
        <w:numPr>
          <w:ilvl w:val="1"/>
          <w:numId w:val="95"/>
        </w:numPr>
        <w:rPr>
          <w:del w:id="13794" w:author="Rev 10 Allen Wirfs-Brock" w:date="2012-08-14T15:57:00Z"/>
        </w:rPr>
      </w:pPr>
      <w:del w:id="13795" w:author="Rev 10 Allen Wirfs-Brock" w:date="2012-08-14T15:57:00Z">
        <w:r w:rsidRPr="00E77497" w:rsidDel="00EA1B5F">
          <w:delText>If Type(</w:delText>
        </w:r>
        <w:r w:rsidRPr="00E77497" w:rsidDel="00EA1B5F">
          <w:rPr>
            <w:i/>
          </w:rPr>
          <w:delText>x</w:delText>
        </w:r>
        <w:r w:rsidRPr="00E77497" w:rsidDel="00EA1B5F">
          <w:delText xml:space="preserve">) is Null, return </w:delText>
        </w:r>
        <w:r w:rsidRPr="00E77497" w:rsidDel="00EA1B5F">
          <w:rPr>
            <w:b/>
          </w:rPr>
          <w:delText>true</w:delText>
        </w:r>
        <w:r w:rsidRPr="00E77497" w:rsidDel="00EA1B5F">
          <w:delText>.</w:delText>
        </w:r>
      </w:del>
    </w:p>
    <w:p w14:paraId="01B3065D" w14:textId="77777777" w:rsidR="00B85690" w:rsidRPr="00E77497" w:rsidDel="00EA1B5F" w:rsidRDefault="00B85690" w:rsidP="00FA3203">
      <w:pPr>
        <w:pStyle w:val="Alg4"/>
        <w:numPr>
          <w:ilvl w:val="1"/>
          <w:numId w:val="95"/>
        </w:numPr>
        <w:rPr>
          <w:del w:id="13796" w:author="Rev 10 Allen Wirfs-Brock" w:date="2012-08-14T15:57:00Z"/>
        </w:rPr>
      </w:pPr>
      <w:del w:id="13797" w:author="Rev 10 Allen Wirfs-Brock" w:date="2012-08-14T15:45:00Z">
        <w:r w:rsidRPr="00E77497" w:rsidDel="00EA1B5F">
          <w:tab/>
        </w:r>
      </w:del>
      <w:del w:id="13798" w:author="Rev 10 Allen Wirfs-Brock" w:date="2012-08-14T15:57:00Z">
        <w:r w:rsidRPr="00E77497" w:rsidDel="00EA1B5F">
          <w:delText>If Type(</w:delText>
        </w:r>
        <w:r w:rsidRPr="00E77497" w:rsidDel="00EA1B5F">
          <w:rPr>
            <w:i/>
          </w:rPr>
          <w:delText>x</w:delText>
        </w:r>
        <w:r w:rsidRPr="00E77497" w:rsidDel="00EA1B5F">
          <w:delText>) is Number, then</w:delText>
        </w:r>
      </w:del>
    </w:p>
    <w:p w14:paraId="4C07D9E1" w14:textId="77777777" w:rsidR="00B85690" w:rsidRPr="00E77497" w:rsidDel="00EA1B5F" w:rsidRDefault="00B85690" w:rsidP="00FA3203">
      <w:pPr>
        <w:pStyle w:val="Alg4"/>
        <w:numPr>
          <w:ilvl w:val="2"/>
          <w:numId w:val="95"/>
        </w:numPr>
        <w:rPr>
          <w:del w:id="13799" w:author="Rev 10 Allen Wirfs-Brock" w:date="2012-08-14T15:57:00Z"/>
        </w:rPr>
      </w:pPr>
      <w:del w:id="13800" w:author="Rev 10 Allen Wirfs-Brock" w:date="2012-08-14T15:57:00Z">
        <w:r w:rsidRPr="00E77497" w:rsidDel="00EA1B5F">
          <w:delText xml:space="preserve">If </w:delText>
        </w:r>
        <w:r w:rsidRPr="00E77497" w:rsidDel="00EA1B5F">
          <w:rPr>
            <w:i/>
          </w:rPr>
          <w:delText>x</w:delText>
        </w:r>
        <w:r w:rsidRPr="00E77497" w:rsidDel="00EA1B5F">
          <w:delText xml:space="preserve"> is </w:delText>
        </w:r>
        <w:r w:rsidRPr="00E77497" w:rsidDel="00EA1B5F">
          <w:rPr>
            <w:b/>
          </w:rPr>
          <w:delText>NaN</w:delText>
        </w:r>
        <w:r w:rsidRPr="00E77497" w:rsidDel="00EA1B5F">
          <w:delText xml:space="preserve">, return </w:delText>
        </w:r>
        <w:r w:rsidRPr="00E77497" w:rsidDel="00EA1B5F">
          <w:rPr>
            <w:b/>
          </w:rPr>
          <w:delText>false</w:delText>
        </w:r>
        <w:r w:rsidRPr="00E77497" w:rsidDel="00EA1B5F">
          <w:delText>.</w:delText>
        </w:r>
      </w:del>
    </w:p>
    <w:p w14:paraId="643E5A24" w14:textId="77777777" w:rsidR="00B85690" w:rsidRPr="00E77497" w:rsidDel="00EA1B5F" w:rsidRDefault="00B85690" w:rsidP="00FA3203">
      <w:pPr>
        <w:pStyle w:val="Alg4"/>
        <w:numPr>
          <w:ilvl w:val="2"/>
          <w:numId w:val="95"/>
        </w:numPr>
        <w:rPr>
          <w:del w:id="13801" w:author="Rev 10 Allen Wirfs-Brock" w:date="2012-08-14T15:57:00Z"/>
        </w:rPr>
      </w:pPr>
      <w:del w:id="13802" w:author="Rev 10 Allen Wirfs-Brock" w:date="2012-08-14T15:57:00Z">
        <w:r w:rsidRPr="00E77497" w:rsidDel="00EA1B5F">
          <w:delText xml:space="preserve">If </w:delText>
        </w:r>
        <w:r w:rsidRPr="00E77497" w:rsidDel="00EA1B5F">
          <w:rPr>
            <w:i/>
          </w:rPr>
          <w:delText>y</w:delText>
        </w:r>
        <w:r w:rsidRPr="00E77497" w:rsidDel="00EA1B5F">
          <w:delText xml:space="preserve"> is </w:delText>
        </w:r>
        <w:r w:rsidRPr="00E77497" w:rsidDel="00EA1B5F">
          <w:rPr>
            <w:b/>
          </w:rPr>
          <w:delText>NaN</w:delText>
        </w:r>
        <w:r w:rsidRPr="00E77497" w:rsidDel="00EA1B5F">
          <w:delText xml:space="preserve">, return </w:delText>
        </w:r>
        <w:r w:rsidRPr="00E77497" w:rsidDel="00EA1B5F">
          <w:rPr>
            <w:b/>
          </w:rPr>
          <w:delText>false</w:delText>
        </w:r>
        <w:r w:rsidRPr="00E77497" w:rsidDel="00EA1B5F">
          <w:delText>.</w:delText>
        </w:r>
      </w:del>
    </w:p>
    <w:p w14:paraId="4714F9E9" w14:textId="77777777" w:rsidR="00B85690" w:rsidRPr="00E77497" w:rsidDel="00EA1B5F" w:rsidRDefault="00B85690" w:rsidP="00FA3203">
      <w:pPr>
        <w:pStyle w:val="Alg4"/>
        <w:numPr>
          <w:ilvl w:val="2"/>
          <w:numId w:val="95"/>
        </w:numPr>
        <w:rPr>
          <w:del w:id="13803" w:author="Rev 10 Allen Wirfs-Brock" w:date="2012-08-14T15:57:00Z"/>
        </w:rPr>
      </w:pPr>
      <w:del w:id="13804" w:author="Rev 10 Allen Wirfs-Brock" w:date="2012-08-14T15:57:00Z">
        <w:r w:rsidRPr="00E77497" w:rsidDel="00EA1B5F">
          <w:delText xml:space="preserve">If </w:delText>
        </w:r>
        <w:r w:rsidRPr="00E77497" w:rsidDel="00EA1B5F">
          <w:rPr>
            <w:i/>
          </w:rPr>
          <w:delText>x</w:delText>
        </w:r>
        <w:r w:rsidRPr="00E77497" w:rsidDel="00EA1B5F">
          <w:delText xml:space="preserve"> is the same Number value as </w:delText>
        </w:r>
        <w:r w:rsidRPr="00E77497" w:rsidDel="00EA1B5F">
          <w:rPr>
            <w:i/>
          </w:rPr>
          <w:delText>y</w:delText>
        </w:r>
        <w:r w:rsidRPr="00E77497" w:rsidDel="00EA1B5F">
          <w:delText xml:space="preserve">, return </w:delText>
        </w:r>
        <w:r w:rsidRPr="00E77497" w:rsidDel="00EA1B5F">
          <w:rPr>
            <w:b/>
          </w:rPr>
          <w:delText>true</w:delText>
        </w:r>
        <w:r w:rsidRPr="00E77497" w:rsidDel="00EA1B5F">
          <w:delText>.</w:delText>
        </w:r>
      </w:del>
    </w:p>
    <w:p w14:paraId="0AC42987" w14:textId="77777777" w:rsidR="00B85690" w:rsidRPr="009C202C" w:rsidDel="00EA1B5F" w:rsidRDefault="00B85690" w:rsidP="00FA3203">
      <w:pPr>
        <w:pStyle w:val="Alg4"/>
        <w:numPr>
          <w:ilvl w:val="2"/>
          <w:numId w:val="95"/>
        </w:numPr>
        <w:rPr>
          <w:del w:id="13805" w:author="Rev 10 Allen Wirfs-Brock" w:date="2012-08-14T15:57:00Z"/>
        </w:rPr>
      </w:pPr>
      <w:del w:id="13806" w:author="Rev 10 Allen Wirfs-Brock" w:date="2012-08-14T15:57:00Z">
        <w:r w:rsidRPr="00E77497" w:rsidDel="00EA1B5F">
          <w:delText xml:space="preserve">If </w:delText>
        </w:r>
        <w:r w:rsidRPr="00E77497" w:rsidDel="00EA1B5F">
          <w:rPr>
            <w:i/>
          </w:rPr>
          <w:delText>x</w:delText>
        </w:r>
        <w:r w:rsidRPr="00E77497" w:rsidDel="00EA1B5F">
          <w:delText xml:space="preserve"> is </w:delText>
        </w:r>
        <w:r w:rsidRPr="00E77497" w:rsidDel="00EA1B5F">
          <w:rPr>
            <w:b/>
          </w:rPr>
          <w:delText>+0</w:delText>
        </w:r>
        <w:r w:rsidRPr="00E77497" w:rsidDel="00EA1B5F">
          <w:delText xml:space="preserve"> and </w:delText>
        </w:r>
        <w:r w:rsidRPr="00E77497" w:rsidDel="00EA1B5F">
          <w:rPr>
            <w:i/>
          </w:rPr>
          <w:delText xml:space="preserve">y </w:delText>
        </w:r>
        <w:r w:rsidRPr="00E77497" w:rsidDel="00EA1B5F">
          <w:delText xml:space="preserve">is </w:delText>
        </w:r>
        <w:r w:rsidRPr="006B6D0A" w:rsidDel="00EA1B5F">
          <w:rPr>
            <w:b/>
          </w:rPr>
          <w:sym w:font="Symbol" w:char="F02D"/>
        </w:r>
        <w:r w:rsidRPr="006B6D0A" w:rsidDel="00EA1B5F">
          <w:rPr>
            <w:b/>
          </w:rPr>
          <w:delText>0</w:delText>
        </w:r>
        <w:r w:rsidRPr="006B6D0A" w:rsidDel="00EA1B5F">
          <w:delText xml:space="preserve">, return </w:delText>
        </w:r>
        <w:r w:rsidRPr="00E65A34" w:rsidDel="00EA1B5F">
          <w:rPr>
            <w:b/>
          </w:rPr>
          <w:delText>true</w:delText>
        </w:r>
        <w:r w:rsidRPr="009C202C" w:rsidDel="00EA1B5F">
          <w:delText>.</w:delText>
        </w:r>
      </w:del>
    </w:p>
    <w:p w14:paraId="2279D744" w14:textId="77777777" w:rsidR="00B85690" w:rsidRPr="00E77497" w:rsidDel="00EA1B5F" w:rsidRDefault="00B85690" w:rsidP="00FA3203">
      <w:pPr>
        <w:pStyle w:val="Alg4"/>
        <w:numPr>
          <w:ilvl w:val="2"/>
          <w:numId w:val="95"/>
        </w:numPr>
        <w:rPr>
          <w:del w:id="13807" w:author="Rev 10 Allen Wirfs-Brock" w:date="2012-08-14T15:57:00Z"/>
        </w:rPr>
      </w:pPr>
      <w:del w:id="13808" w:author="Rev 10 Allen Wirfs-Brock" w:date="2012-08-14T15:57:00Z">
        <w:r w:rsidRPr="00B820AB" w:rsidDel="00EA1B5F">
          <w:delText xml:space="preserve">If </w:delText>
        </w:r>
        <w:r w:rsidRPr="00675B74" w:rsidDel="00EA1B5F">
          <w:rPr>
            <w:i/>
          </w:rPr>
          <w:delText>x</w:delText>
        </w:r>
        <w:r w:rsidRPr="00E77497" w:rsidDel="00EA1B5F">
          <w:delText xml:space="preserve"> is </w:delText>
        </w:r>
        <w:r w:rsidRPr="006B6D0A" w:rsidDel="00EA1B5F">
          <w:rPr>
            <w:b/>
          </w:rPr>
          <w:sym w:font="Symbol" w:char="F02D"/>
        </w:r>
        <w:r w:rsidRPr="006B6D0A" w:rsidDel="00EA1B5F">
          <w:rPr>
            <w:b/>
          </w:rPr>
          <w:delText>0</w:delText>
        </w:r>
        <w:r w:rsidRPr="006B6D0A" w:rsidDel="00EA1B5F">
          <w:delText xml:space="preserve"> and </w:delText>
        </w:r>
        <w:r w:rsidRPr="00E65A34" w:rsidDel="00EA1B5F">
          <w:rPr>
            <w:i/>
          </w:rPr>
          <w:delText xml:space="preserve">y </w:delText>
        </w:r>
        <w:r w:rsidRPr="009C202C" w:rsidDel="00EA1B5F">
          <w:delText xml:space="preserve">is </w:delText>
        </w:r>
        <w:r w:rsidRPr="00B820AB" w:rsidDel="00EA1B5F">
          <w:rPr>
            <w:b/>
          </w:rPr>
          <w:delText>+0</w:delText>
        </w:r>
        <w:r w:rsidRPr="00675B74" w:rsidDel="00EA1B5F">
          <w:delText xml:space="preserve">, return </w:delText>
        </w:r>
        <w:r w:rsidRPr="00E77497" w:rsidDel="00EA1B5F">
          <w:rPr>
            <w:b/>
          </w:rPr>
          <w:delText>true</w:delText>
        </w:r>
        <w:r w:rsidRPr="00E77497" w:rsidDel="00EA1B5F">
          <w:delText>.</w:delText>
        </w:r>
      </w:del>
    </w:p>
    <w:p w14:paraId="37442086" w14:textId="77777777" w:rsidR="00B85690" w:rsidRPr="00E77497" w:rsidDel="00EA1B5F" w:rsidRDefault="00B85690" w:rsidP="00FA3203">
      <w:pPr>
        <w:pStyle w:val="Alg4"/>
        <w:numPr>
          <w:ilvl w:val="2"/>
          <w:numId w:val="95"/>
        </w:numPr>
        <w:rPr>
          <w:del w:id="13809" w:author="Rev 10 Allen Wirfs-Brock" w:date="2012-08-14T15:57:00Z"/>
        </w:rPr>
      </w:pPr>
      <w:del w:id="13810" w:author="Rev 10 Allen Wirfs-Brock" w:date="2012-08-14T15:57:00Z">
        <w:r w:rsidRPr="00E77497" w:rsidDel="00EA1B5F">
          <w:delText xml:space="preserve">Return </w:delText>
        </w:r>
        <w:r w:rsidRPr="00E77497" w:rsidDel="00EA1B5F">
          <w:rPr>
            <w:b/>
          </w:rPr>
          <w:delText>false</w:delText>
        </w:r>
        <w:r w:rsidRPr="00E77497" w:rsidDel="00EA1B5F">
          <w:delText>.</w:delText>
        </w:r>
      </w:del>
    </w:p>
    <w:p w14:paraId="4BA07FD5" w14:textId="77777777" w:rsidR="00B85690" w:rsidRPr="00E77497" w:rsidDel="00EA1B5F" w:rsidRDefault="00B85690" w:rsidP="00FA3203">
      <w:pPr>
        <w:pStyle w:val="Alg4"/>
        <w:numPr>
          <w:ilvl w:val="1"/>
          <w:numId w:val="95"/>
        </w:numPr>
        <w:rPr>
          <w:del w:id="13811" w:author="Rev 10 Allen Wirfs-Brock" w:date="2012-08-14T15:57:00Z"/>
        </w:rPr>
      </w:pPr>
      <w:del w:id="13812" w:author="Rev 10 Allen Wirfs-Brock" w:date="2012-08-14T15:57:00Z">
        <w:r w:rsidRPr="00E77497" w:rsidDel="00EA1B5F">
          <w:delText>If Type(</w:delText>
        </w:r>
        <w:r w:rsidRPr="00E77497" w:rsidDel="00EA1B5F">
          <w:rPr>
            <w:i/>
          </w:rPr>
          <w:delText>x</w:delText>
        </w:r>
        <w:r w:rsidRPr="00E77497" w:rsidDel="00EA1B5F">
          <w:delText xml:space="preserve">) is String, then return </w:delText>
        </w:r>
        <w:r w:rsidRPr="00E77497" w:rsidDel="00EA1B5F">
          <w:rPr>
            <w:b/>
          </w:rPr>
          <w:delText>true</w:delText>
        </w:r>
        <w:r w:rsidRPr="00E77497" w:rsidDel="00EA1B5F">
          <w:delText xml:space="preserve"> if </w:delText>
        </w:r>
        <w:r w:rsidRPr="00E77497" w:rsidDel="00EA1B5F">
          <w:rPr>
            <w:i/>
          </w:rPr>
          <w:delText>x</w:delText>
        </w:r>
        <w:r w:rsidRPr="00E77497" w:rsidDel="00EA1B5F">
          <w:delText xml:space="preserve"> and </w:delText>
        </w:r>
        <w:r w:rsidRPr="00E77497" w:rsidDel="00EA1B5F">
          <w:rPr>
            <w:i/>
          </w:rPr>
          <w:delText>y</w:delText>
        </w:r>
        <w:r w:rsidRPr="00E77497" w:rsidDel="00EA1B5F">
          <w:delText xml:space="preserve"> are exactly the same sequence of characters (same length and same characters in corresponding positions). Otherwise, return </w:delText>
        </w:r>
        <w:r w:rsidRPr="00E77497" w:rsidDel="00EA1B5F">
          <w:rPr>
            <w:b/>
          </w:rPr>
          <w:delText>false</w:delText>
        </w:r>
        <w:r w:rsidRPr="00E77497" w:rsidDel="00EA1B5F">
          <w:delText>.</w:delText>
        </w:r>
      </w:del>
    </w:p>
    <w:p w14:paraId="6754EF56" w14:textId="77777777" w:rsidR="00B85690" w:rsidRPr="00E77497" w:rsidDel="00EA1B5F" w:rsidRDefault="00B85690" w:rsidP="00FA3203">
      <w:pPr>
        <w:pStyle w:val="Alg4"/>
        <w:numPr>
          <w:ilvl w:val="1"/>
          <w:numId w:val="95"/>
        </w:numPr>
        <w:rPr>
          <w:del w:id="13813" w:author="Rev 10 Allen Wirfs-Brock" w:date="2012-08-14T15:57:00Z"/>
        </w:rPr>
      </w:pPr>
      <w:del w:id="13814" w:author="Rev 10 Allen Wirfs-Brock" w:date="2012-08-14T15:57:00Z">
        <w:r w:rsidRPr="00E77497" w:rsidDel="00EA1B5F">
          <w:delText>If Type(</w:delText>
        </w:r>
        <w:r w:rsidRPr="00E77497" w:rsidDel="00EA1B5F">
          <w:rPr>
            <w:i/>
          </w:rPr>
          <w:delText>x</w:delText>
        </w:r>
        <w:r w:rsidRPr="00E77497" w:rsidDel="00EA1B5F">
          <w:delText xml:space="preserve">) is Boolean, return </w:delText>
        </w:r>
        <w:r w:rsidRPr="00E77497" w:rsidDel="00EA1B5F">
          <w:rPr>
            <w:b/>
          </w:rPr>
          <w:delText>true</w:delText>
        </w:r>
        <w:r w:rsidRPr="00E77497" w:rsidDel="00EA1B5F">
          <w:delText xml:space="preserve"> if </w:delText>
        </w:r>
        <w:r w:rsidRPr="00E77497" w:rsidDel="00EA1B5F">
          <w:rPr>
            <w:i/>
          </w:rPr>
          <w:delText>x</w:delText>
        </w:r>
        <w:r w:rsidRPr="00E77497" w:rsidDel="00EA1B5F">
          <w:delText xml:space="preserve"> and </w:delText>
        </w:r>
        <w:r w:rsidRPr="00E77497" w:rsidDel="00EA1B5F">
          <w:rPr>
            <w:i/>
          </w:rPr>
          <w:delText xml:space="preserve">y </w:delText>
        </w:r>
        <w:r w:rsidRPr="00E77497" w:rsidDel="00EA1B5F">
          <w:delText xml:space="preserve">are both </w:delText>
        </w:r>
        <w:r w:rsidRPr="00E77497" w:rsidDel="00EA1B5F">
          <w:rPr>
            <w:b/>
          </w:rPr>
          <w:delText>true</w:delText>
        </w:r>
        <w:r w:rsidRPr="00E77497" w:rsidDel="00EA1B5F">
          <w:delText xml:space="preserve"> or both </w:delText>
        </w:r>
        <w:r w:rsidRPr="00E77497" w:rsidDel="00EA1B5F">
          <w:rPr>
            <w:b/>
          </w:rPr>
          <w:delText>false</w:delText>
        </w:r>
        <w:r w:rsidRPr="00E77497" w:rsidDel="00EA1B5F">
          <w:delText xml:space="preserve">. Otherwise, return </w:delText>
        </w:r>
        <w:r w:rsidRPr="00E77497" w:rsidDel="00EA1B5F">
          <w:rPr>
            <w:b/>
          </w:rPr>
          <w:delText>false</w:delText>
        </w:r>
        <w:r w:rsidRPr="00E77497" w:rsidDel="00EA1B5F">
          <w:delText>.</w:delText>
        </w:r>
      </w:del>
    </w:p>
    <w:p w14:paraId="406E91BB" w14:textId="77777777" w:rsidR="00B85690" w:rsidRPr="00E77497" w:rsidDel="00EA1B5F" w:rsidRDefault="00B85690" w:rsidP="00FA3203">
      <w:pPr>
        <w:pStyle w:val="Alg4"/>
        <w:numPr>
          <w:ilvl w:val="1"/>
          <w:numId w:val="95"/>
        </w:numPr>
        <w:rPr>
          <w:del w:id="13815" w:author="Rev 10 Allen Wirfs-Brock" w:date="2012-08-14T15:57:00Z"/>
        </w:rPr>
      </w:pPr>
      <w:del w:id="13816" w:author="Rev 10 Allen Wirfs-Brock" w:date="2012-08-14T15:57:00Z">
        <w:r w:rsidRPr="00E77497" w:rsidDel="00EA1B5F">
          <w:delText xml:space="preserve">Return </w:delText>
        </w:r>
        <w:r w:rsidRPr="00E77497" w:rsidDel="00EA1B5F">
          <w:rPr>
            <w:b/>
          </w:rPr>
          <w:delText>true</w:delText>
        </w:r>
        <w:r w:rsidRPr="00E77497" w:rsidDel="00EA1B5F">
          <w:delText xml:space="preserve"> if </w:delText>
        </w:r>
        <w:r w:rsidRPr="00E77497" w:rsidDel="00EA1B5F">
          <w:rPr>
            <w:i/>
          </w:rPr>
          <w:delText>x</w:delText>
        </w:r>
        <w:r w:rsidRPr="00E77497" w:rsidDel="00EA1B5F">
          <w:delText xml:space="preserve"> and </w:delText>
        </w:r>
        <w:r w:rsidRPr="00E77497" w:rsidDel="00EA1B5F">
          <w:rPr>
            <w:i/>
          </w:rPr>
          <w:delText xml:space="preserve">y </w:delText>
        </w:r>
        <w:r w:rsidRPr="00E77497" w:rsidDel="00EA1B5F">
          <w:delText>refer to</w:delText>
        </w:r>
      </w:del>
      <w:ins w:id="13817" w:author="Rev 5 Allen Wirfs-Brock" w:date="2012-01-05T12:57:00Z">
        <w:del w:id="13818" w:author="Rev 10 Allen Wirfs-Brock" w:date="2012-08-14T15:57:00Z">
          <w:r w:rsidR="00821C3A" w:rsidDel="00EA1B5F">
            <w:delText>are</w:delText>
          </w:r>
        </w:del>
      </w:ins>
      <w:del w:id="13819" w:author="Rev 10 Allen Wirfs-Brock" w:date="2012-08-14T15:57:00Z">
        <w:r w:rsidRPr="00E77497" w:rsidDel="00EA1B5F">
          <w:delText xml:space="preserve"> the same object</w:delText>
        </w:r>
      </w:del>
      <w:ins w:id="13820" w:author="Rev 5 Allen Wirfs-Brock" w:date="2012-01-05T12:57:00Z">
        <w:del w:id="13821" w:author="Rev 10 Allen Wirfs-Brock" w:date="2012-08-14T15:57:00Z">
          <w:r w:rsidR="00821C3A" w:rsidDel="00EA1B5F">
            <w:delText>O</w:delText>
          </w:r>
          <w:r w:rsidR="00821C3A" w:rsidRPr="00E77497" w:rsidDel="00EA1B5F">
            <w:delText>bject</w:delText>
          </w:r>
          <w:r w:rsidR="00821C3A" w:rsidDel="00EA1B5F">
            <w:delText xml:space="preserve"> value</w:delText>
          </w:r>
        </w:del>
      </w:ins>
      <w:del w:id="13822" w:author="Rev 10 Allen Wirfs-Brock" w:date="2012-08-14T15:57:00Z">
        <w:r w:rsidRPr="00E77497" w:rsidDel="00EA1B5F">
          <w:delText xml:space="preserve">. Otherwise, return </w:delText>
        </w:r>
        <w:r w:rsidRPr="00E77497" w:rsidDel="00EA1B5F">
          <w:rPr>
            <w:b/>
          </w:rPr>
          <w:delText>false</w:delText>
        </w:r>
        <w:r w:rsidRPr="00E77497" w:rsidDel="00EA1B5F">
          <w:delText>.</w:delText>
        </w:r>
      </w:del>
    </w:p>
    <w:p w14:paraId="6CD98474" w14:textId="77777777" w:rsidR="00B85690" w:rsidRPr="00E77497" w:rsidRDefault="00B85690" w:rsidP="00FA3203">
      <w:pPr>
        <w:pStyle w:val="Alg4"/>
        <w:numPr>
          <w:ilvl w:val="0"/>
          <w:numId w:val="95"/>
        </w:numPr>
      </w:pPr>
      <w:r w:rsidRPr="00E77497">
        <w:t xml:space="preserve">If </w:t>
      </w:r>
      <w:r w:rsidRPr="00E77497">
        <w:rPr>
          <w:i/>
        </w:rPr>
        <w:t>x</w:t>
      </w:r>
      <w:r w:rsidRPr="00E77497">
        <w:t xml:space="preserve"> is </w:t>
      </w:r>
      <w:r w:rsidRPr="00E77497">
        <w:rPr>
          <w:b/>
        </w:rPr>
        <w:t>null</w:t>
      </w:r>
      <w:r w:rsidRPr="00E77497">
        <w:t xml:space="preserve"> and </w:t>
      </w:r>
      <w:r w:rsidRPr="00E77497">
        <w:rPr>
          <w:i/>
        </w:rPr>
        <w:t xml:space="preserve">y </w:t>
      </w:r>
      <w:r w:rsidRPr="00E77497">
        <w:t xml:space="preserve">is </w:t>
      </w:r>
      <w:r w:rsidRPr="00E77497">
        <w:rPr>
          <w:b/>
        </w:rPr>
        <w:t>undefined</w:t>
      </w:r>
      <w:r w:rsidRPr="00E77497">
        <w:t xml:space="preserve">, return </w:t>
      </w:r>
      <w:r w:rsidRPr="00E77497">
        <w:rPr>
          <w:b/>
        </w:rPr>
        <w:t>true</w:t>
      </w:r>
      <w:r w:rsidRPr="00E77497">
        <w:t>.</w:t>
      </w:r>
    </w:p>
    <w:p w14:paraId="6FBB47F4" w14:textId="77777777" w:rsidR="00B85690" w:rsidRPr="00E77497" w:rsidRDefault="00B85690" w:rsidP="00FA3203">
      <w:pPr>
        <w:pStyle w:val="Alg4"/>
        <w:numPr>
          <w:ilvl w:val="0"/>
          <w:numId w:val="95"/>
        </w:numPr>
      </w:pPr>
      <w:r w:rsidRPr="00E77497">
        <w:t xml:space="preserve">If </w:t>
      </w:r>
      <w:r w:rsidRPr="00E77497">
        <w:rPr>
          <w:i/>
        </w:rPr>
        <w:t>x</w:t>
      </w:r>
      <w:r w:rsidRPr="00E77497">
        <w:t xml:space="preserve"> is </w:t>
      </w:r>
      <w:r w:rsidRPr="00E77497">
        <w:rPr>
          <w:b/>
        </w:rPr>
        <w:t>undefined</w:t>
      </w:r>
      <w:r w:rsidRPr="00E77497">
        <w:t xml:space="preserve"> and </w:t>
      </w:r>
      <w:r w:rsidRPr="00E77497">
        <w:rPr>
          <w:i/>
        </w:rPr>
        <w:t xml:space="preserve">y </w:t>
      </w:r>
      <w:r w:rsidRPr="00E77497">
        <w:t xml:space="preserve">is </w:t>
      </w:r>
      <w:r w:rsidRPr="00E77497">
        <w:rPr>
          <w:b/>
        </w:rPr>
        <w:t>null</w:t>
      </w:r>
      <w:r w:rsidRPr="00E77497">
        <w:t xml:space="preserve">, return </w:t>
      </w:r>
      <w:r w:rsidRPr="00E77497">
        <w:rPr>
          <w:b/>
        </w:rPr>
        <w:t>true</w:t>
      </w:r>
      <w:r w:rsidRPr="00E77497">
        <w:t>.</w:t>
      </w:r>
    </w:p>
    <w:p w14:paraId="7EC4588B" w14:textId="77777777" w:rsidR="00B85690" w:rsidRPr="00E77497" w:rsidRDefault="00B85690" w:rsidP="00FA3203">
      <w:pPr>
        <w:pStyle w:val="Alg4"/>
        <w:numPr>
          <w:ilvl w:val="0"/>
          <w:numId w:val="95"/>
        </w:numPr>
      </w:pPr>
      <w:r w:rsidRPr="00E77497">
        <w:t>If Type(</w:t>
      </w:r>
      <w:r w:rsidRPr="00E77497">
        <w:rPr>
          <w:i/>
        </w:rPr>
        <w:t>x</w:t>
      </w:r>
      <w:r w:rsidRPr="00E77497">
        <w:t>) is Number and Type(</w:t>
      </w:r>
      <w:r w:rsidRPr="00E77497">
        <w:rPr>
          <w:i/>
        </w:rPr>
        <w:t>y</w:t>
      </w:r>
      <w:r w:rsidRPr="00E77497">
        <w:t>) is String,</w:t>
      </w:r>
      <w:r w:rsidRPr="00E77497">
        <w:br/>
        <w:t>return the result of the comparison</w:t>
      </w:r>
      <w:r w:rsidRPr="00E77497">
        <w:rPr>
          <w:i/>
        </w:rPr>
        <w:t xml:space="preserve"> x</w:t>
      </w:r>
      <w:r w:rsidRPr="00E77497">
        <w:t xml:space="preserve"> == ToNumber(</w:t>
      </w:r>
      <w:r w:rsidRPr="00E77497">
        <w:rPr>
          <w:i/>
        </w:rPr>
        <w:t>y</w:t>
      </w:r>
      <w:r w:rsidRPr="00E77497">
        <w:t>).</w:t>
      </w:r>
    </w:p>
    <w:p w14:paraId="4D85C4E8" w14:textId="77777777" w:rsidR="00B85690" w:rsidRPr="00E77497" w:rsidRDefault="00B85690" w:rsidP="00FA3203">
      <w:pPr>
        <w:pStyle w:val="Alg4"/>
        <w:numPr>
          <w:ilvl w:val="0"/>
          <w:numId w:val="95"/>
        </w:numPr>
      </w:pPr>
      <w:r w:rsidRPr="00E77497">
        <w:t>If Type(</w:t>
      </w:r>
      <w:r w:rsidRPr="00E77497">
        <w:rPr>
          <w:i/>
        </w:rPr>
        <w:t>x</w:t>
      </w:r>
      <w:r w:rsidRPr="00E77497">
        <w:t>) is String and Type(</w:t>
      </w:r>
      <w:r w:rsidRPr="00E77497">
        <w:rPr>
          <w:i/>
        </w:rPr>
        <w:t>y</w:t>
      </w:r>
      <w:r w:rsidRPr="00E77497">
        <w:t>) is Number,</w:t>
      </w:r>
      <w:r w:rsidRPr="00E77497">
        <w:br/>
        <w:t>return the result of the comparison ToNumber(</w:t>
      </w:r>
      <w:r w:rsidRPr="00E77497">
        <w:rPr>
          <w:i/>
        </w:rPr>
        <w:t>x</w:t>
      </w:r>
      <w:r w:rsidRPr="00E77497">
        <w:t xml:space="preserve">) == </w:t>
      </w:r>
      <w:r w:rsidRPr="00E77497">
        <w:rPr>
          <w:i/>
        </w:rPr>
        <w:t>y</w:t>
      </w:r>
      <w:r w:rsidRPr="00E77497">
        <w:t>.</w:t>
      </w:r>
    </w:p>
    <w:p w14:paraId="1FDFCE3A" w14:textId="77777777" w:rsidR="00B85690" w:rsidRPr="00E77497" w:rsidRDefault="00B85690" w:rsidP="00FA3203">
      <w:pPr>
        <w:pStyle w:val="Alg4"/>
        <w:numPr>
          <w:ilvl w:val="0"/>
          <w:numId w:val="95"/>
        </w:numPr>
      </w:pPr>
      <w:r w:rsidRPr="00E77497">
        <w:t>If Type(</w:t>
      </w:r>
      <w:r w:rsidRPr="00E77497">
        <w:rPr>
          <w:i/>
        </w:rPr>
        <w:t>x</w:t>
      </w:r>
      <w:r w:rsidRPr="00E77497">
        <w:t>) is Boolean, return the result of the comparison ToNumber(</w:t>
      </w:r>
      <w:r w:rsidRPr="00E77497">
        <w:rPr>
          <w:i/>
        </w:rPr>
        <w:t>x</w:t>
      </w:r>
      <w:r w:rsidRPr="00E77497">
        <w:t xml:space="preserve">) == </w:t>
      </w:r>
      <w:r w:rsidRPr="00E77497">
        <w:rPr>
          <w:i/>
        </w:rPr>
        <w:t>y</w:t>
      </w:r>
      <w:r w:rsidRPr="00E77497">
        <w:t>.</w:t>
      </w:r>
    </w:p>
    <w:p w14:paraId="67F747A8" w14:textId="77777777" w:rsidR="00B85690" w:rsidRPr="00E77497" w:rsidRDefault="00B85690" w:rsidP="00FA3203">
      <w:pPr>
        <w:pStyle w:val="Alg4"/>
        <w:numPr>
          <w:ilvl w:val="0"/>
          <w:numId w:val="95"/>
        </w:numPr>
      </w:pPr>
      <w:r w:rsidRPr="00E77497">
        <w:t>If Type(</w:t>
      </w:r>
      <w:r w:rsidRPr="00E77497">
        <w:rPr>
          <w:i/>
        </w:rPr>
        <w:t>y</w:t>
      </w:r>
      <w:r w:rsidRPr="00E77497">
        <w:t>) is Boolean, return the result of the comparison</w:t>
      </w:r>
      <w:r w:rsidRPr="00E77497">
        <w:rPr>
          <w:i/>
        </w:rPr>
        <w:t xml:space="preserve"> x</w:t>
      </w:r>
      <w:r w:rsidRPr="00E77497">
        <w:t xml:space="preserve"> == ToNumber(</w:t>
      </w:r>
      <w:r w:rsidRPr="00E77497">
        <w:rPr>
          <w:i/>
        </w:rPr>
        <w:t>y</w:t>
      </w:r>
      <w:r w:rsidRPr="00E77497">
        <w:t>).</w:t>
      </w:r>
    </w:p>
    <w:p w14:paraId="1484E7E7" w14:textId="77777777" w:rsidR="00B85690" w:rsidRPr="00E77497" w:rsidRDefault="00B85690" w:rsidP="00FA3203">
      <w:pPr>
        <w:pStyle w:val="Alg4"/>
        <w:numPr>
          <w:ilvl w:val="0"/>
          <w:numId w:val="95"/>
        </w:numPr>
      </w:pPr>
      <w:r w:rsidRPr="00E77497">
        <w:t>If Type(</w:t>
      </w:r>
      <w:r w:rsidRPr="00E77497">
        <w:rPr>
          <w:i/>
        </w:rPr>
        <w:t>x</w:t>
      </w:r>
      <w:r w:rsidRPr="00E77497">
        <w:t>) is either String or Number and Type(</w:t>
      </w:r>
      <w:r w:rsidRPr="00E77497">
        <w:rPr>
          <w:i/>
        </w:rPr>
        <w:t>y</w:t>
      </w:r>
      <w:r w:rsidRPr="00E77497">
        <w:t>) is Object,</w:t>
      </w:r>
      <w:r w:rsidRPr="00E77497">
        <w:br/>
        <w:t xml:space="preserve">return the result of the comparison </w:t>
      </w:r>
      <w:r w:rsidRPr="00E77497">
        <w:rPr>
          <w:i/>
        </w:rPr>
        <w:t>x</w:t>
      </w:r>
      <w:r w:rsidRPr="00E77497">
        <w:t xml:space="preserve"> == ToPrimitive(</w:t>
      </w:r>
      <w:r w:rsidRPr="00E77497">
        <w:rPr>
          <w:i/>
        </w:rPr>
        <w:t>y</w:t>
      </w:r>
      <w:r w:rsidRPr="00E77497">
        <w:t>).</w:t>
      </w:r>
    </w:p>
    <w:p w14:paraId="49C143A9" w14:textId="77777777" w:rsidR="00B85690" w:rsidRPr="00E77497" w:rsidRDefault="00B85690" w:rsidP="00FA3203">
      <w:pPr>
        <w:pStyle w:val="Alg4"/>
        <w:numPr>
          <w:ilvl w:val="0"/>
          <w:numId w:val="95"/>
        </w:numPr>
      </w:pPr>
      <w:r w:rsidRPr="00E77497">
        <w:t>If Type(</w:t>
      </w:r>
      <w:r w:rsidRPr="00E77497">
        <w:rPr>
          <w:i/>
        </w:rPr>
        <w:t>x</w:t>
      </w:r>
      <w:r w:rsidRPr="00E77497">
        <w:t>) is Object and Type(</w:t>
      </w:r>
      <w:r w:rsidRPr="00E77497">
        <w:rPr>
          <w:i/>
        </w:rPr>
        <w:t>y</w:t>
      </w:r>
      <w:r w:rsidRPr="00E77497">
        <w:t>) is either String or Number,</w:t>
      </w:r>
      <w:r w:rsidRPr="00E77497">
        <w:br/>
        <w:t>return the result of the comparison ToPrimitive(</w:t>
      </w:r>
      <w:r w:rsidRPr="00E77497">
        <w:rPr>
          <w:i/>
        </w:rPr>
        <w:t>x</w:t>
      </w:r>
      <w:r w:rsidRPr="00E77497">
        <w:t xml:space="preserve">) == </w:t>
      </w:r>
      <w:r w:rsidRPr="00E77497">
        <w:rPr>
          <w:i/>
        </w:rPr>
        <w:t>y</w:t>
      </w:r>
      <w:r w:rsidRPr="00E77497">
        <w:t>.</w:t>
      </w:r>
    </w:p>
    <w:p w14:paraId="164D93D2" w14:textId="77777777" w:rsidR="00B85690" w:rsidRPr="00E77497" w:rsidRDefault="00B85690" w:rsidP="00FA3203">
      <w:pPr>
        <w:pStyle w:val="Alg4"/>
        <w:numPr>
          <w:ilvl w:val="0"/>
          <w:numId w:val="95"/>
        </w:numPr>
        <w:spacing w:after="240"/>
      </w:pPr>
      <w:r w:rsidRPr="00E77497">
        <w:t xml:space="preserve">Return </w:t>
      </w:r>
      <w:r w:rsidRPr="00E77497">
        <w:rPr>
          <w:b/>
        </w:rPr>
        <w:t>false</w:t>
      </w:r>
      <w:r w:rsidRPr="00E77497">
        <w:t>.</w:t>
      </w:r>
    </w:p>
    <w:p w14:paraId="392CA892" w14:textId="77777777" w:rsidR="00B85690" w:rsidRPr="00E77497" w:rsidRDefault="00B85690" w:rsidP="00B85690">
      <w:pPr>
        <w:pStyle w:val="Note"/>
        <w:spacing w:after="60"/>
        <w:rPr>
          <w:szCs w:val="18"/>
        </w:rPr>
      </w:pPr>
      <w:r w:rsidRPr="00E77497">
        <w:rPr>
          <w:szCs w:val="18"/>
        </w:rPr>
        <w:t>NOTE 1</w:t>
      </w:r>
      <w:r w:rsidRPr="00E77497">
        <w:rPr>
          <w:szCs w:val="18"/>
        </w:rPr>
        <w:tab/>
        <w:t>Given the above definition of equality:</w:t>
      </w:r>
    </w:p>
    <w:p w14:paraId="014BB53F" w14:textId="77777777" w:rsidR="00B85690" w:rsidRPr="00E77497" w:rsidRDefault="00B85690" w:rsidP="00B85690">
      <w:pPr>
        <w:pStyle w:val="BulletNotlast"/>
        <w:numPr>
          <w:ilvl w:val="1"/>
          <w:numId w:val="24"/>
        </w:numPr>
        <w:ind w:left="990" w:hanging="270"/>
        <w:rPr>
          <w:sz w:val="18"/>
          <w:szCs w:val="18"/>
        </w:rPr>
      </w:pPr>
      <w:r w:rsidRPr="00E77497">
        <w:rPr>
          <w:rFonts w:ascii="Arial" w:hAnsi="Arial" w:cs="Arial"/>
          <w:sz w:val="18"/>
          <w:szCs w:val="18"/>
        </w:rPr>
        <w:t>String comparison can be forced by:</w:t>
      </w:r>
      <w:r w:rsidRPr="00E77497">
        <w:rPr>
          <w:sz w:val="18"/>
          <w:szCs w:val="18"/>
        </w:rPr>
        <w:t xml:space="preserve"> </w:t>
      </w:r>
      <w:r w:rsidRPr="00E77497">
        <w:rPr>
          <w:rFonts w:ascii="Courier New" w:hAnsi="Courier New"/>
          <w:b/>
          <w:sz w:val="18"/>
          <w:szCs w:val="18"/>
        </w:rPr>
        <w:t>"" + a == "" + b</w:t>
      </w:r>
      <w:r w:rsidRPr="00E77497">
        <w:rPr>
          <w:sz w:val="18"/>
          <w:szCs w:val="18"/>
        </w:rPr>
        <w:t>.</w:t>
      </w:r>
    </w:p>
    <w:p w14:paraId="5074DAF2" w14:textId="77777777" w:rsidR="00B85690" w:rsidRPr="00E77497" w:rsidRDefault="00B85690" w:rsidP="00B85690">
      <w:pPr>
        <w:pStyle w:val="BulletNotlast"/>
        <w:numPr>
          <w:ilvl w:val="1"/>
          <w:numId w:val="24"/>
        </w:numPr>
        <w:ind w:left="990" w:hanging="270"/>
        <w:rPr>
          <w:sz w:val="18"/>
          <w:szCs w:val="18"/>
        </w:rPr>
      </w:pPr>
      <w:r w:rsidRPr="00E77497">
        <w:rPr>
          <w:rFonts w:ascii="Arial" w:hAnsi="Arial" w:cs="Arial"/>
          <w:sz w:val="18"/>
          <w:szCs w:val="18"/>
        </w:rPr>
        <w:t>Numeric comparison can be forced by:</w:t>
      </w:r>
      <w:r w:rsidRPr="00E77497">
        <w:rPr>
          <w:sz w:val="18"/>
          <w:szCs w:val="18"/>
        </w:rPr>
        <w:t xml:space="preserve"> </w:t>
      </w:r>
      <w:r w:rsidRPr="00E77497">
        <w:rPr>
          <w:rFonts w:ascii="Courier New" w:hAnsi="Courier New"/>
          <w:b/>
          <w:sz w:val="18"/>
          <w:szCs w:val="18"/>
        </w:rPr>
        <w:t>+a == +b</w:t>
      </w:r>
      <w:r w:rsidRPr="00E77497">
        <w:rPr>
          <w:sz w:val="18"/>
          <w:szCs w:val="18"/>
        </w:rPr>
        <w:t>.</w:t>
      </w:r>
    </w:p>
    <w:p w14:paraId="2E006470" w14:textId="77777777" w:rsidR="00B85690" w:rsidRPr="00E77497" w:rsidRDefault="00B85690" w:rsidP="00B85690">
      <w:pPr>
        <w:pStyle w:val="BulletNotlast"/>
        <w:numPr>
          <w:ilvl w:val="1"/>
          <w:numId w:val="24"/>
        </w:numPr>
        <w:spacing w:after="240"/>
        <w:ind w:left="994" w:hanging="274"/>
        <w:rPr>
          <w:sz w:val="18"/>
          <w:szCs w:val="18"/>
        </w:rPr>
      </w:pPr>
      <w:r w:rsidRPr="00E77497">
        <w:rPr>
          <w:rFonts w:ascii="Arial" w:hAnsi="Arial" w:cs="Arial"/>
          <w:sz w:val="18"/>
          <w:szCs w:val="18"/>
        </w:rPr>
        <w:t>Boolean comparison can be forced by:</w:t>
      </w:r>
      <w:r w:rsidRPr="00E77497">
        <w:rPr>
          <w:sz w:val="18"/>
          <w:szCs w:val="18"/>
        </w:rPr>
        <w:t xml:space="preserve"> </w:t>
      </w:r>
      <w:r w:rsidRPr="00E77497">
        <w:rPr>
          <w:rFonts w:ascii="Courier New" w:hAnsi="Courier New"/>
          <w:b/>
          <w:sz w:val="18"/>
          <w:szCs w:val="18"/>
        </w:rPr>
        <w:t>!a == !b</w:t>
      </w:r>
      <w:r w:rsidRPr="00E77497">
        <w:rPr>
          <w:sz w:val="18"/>
          <w:szCs w:val="18"/>
        </w:rPr>
        <w:t>.</w:t>
      </w:r>
    </w:p>
    <w:p w14:paraId="6019D88E" w14:textId="77777777" w:rsidR="00B85690" w:rsidRPr="00E77497" w:rsidRDefault="00B85690" w:rsidP="00B85690">
      <w:pPr>
        <w:pStyle w:val="Note"/>
        <w:spacing w:after="60"/>
        <w:contextualSpacing/>
        <w:rPr>
          <w:szCs w:val="18"/>
        </w:rPr>
      </w:pPr>
      <w:r w:rsidRPr="00E77497">
        <w:rPr>
          <w:szCs w:val="18"/>
        </w:rPr>
        <w:t>NOTE 2</w:t>
      </w:r>
      <w:r w:rsidRPr="00E77497">
        <w:rPr>
          <w:szCs w:val="18"/>
        </w:rPr>
        <w:tab/>
        <w:t>The equality operators maintain the following invariants:</w:t>
      </w:r>
    </w:p>
    <w:p w14:paraId="5A959E72" w14:textId="77777777" w:rsidR="00B85690" w:rsidRPr="00E77497" w:rsidRDefault="00B85690" w:rsidP="00B85690">
      <w:pPr>
        <w:pStyle w:val="BulletNotlast"/>
        <w:numPr>
          <w:ilvl w:val="1"/>
          <w:numId w:val="24"/>
        </w:numPr>
        <w:spacing w:after="120"/>
        <w:ind w:left="994" w:hanging="274"/>
        <w:contextualSpacing/>
        <w:rPr>
          <w:sz w:val="18"/>
          <w:szCs w:val="18"/>
        </w:rPr>
      </w:pP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B</w:t>
      </w:r>
      <w:r w:rsidRPr="00E77497">
        <w:rPr>
          <w:sz w:val="18"/>
          <w:szCs w:val="18"/>
        </w:rPr>
        <w:t xml:space="preserve"> </w:t>
      </w:r>
      <w:r w:rsidRPr="00E77497">
        <w:rPr>
          <w:rFonts w:ascii="Arial" w:hAnsi="Arial" w:cs="Arial"/>
          <w:sz w:val="18"/>
          <w:szCs w:val="18"/>
        </w:rPr>
        <w:t>is equivalent</w:t>
      </w:r>
      <w:r w:rsidRPr="00E77497">
        <w:rPr>
          <w:sz w:val="18"/>
          <w:szCs w:val="18"/>
        </w:rPr>
        <w:t xml:space="preserve"> </w:t>
      </w:r>
      <w:r w:rsidRPr="00E77497">
        <w:rPr>
          <w:rFonts w:ascii="Arial" w:hAnsi="Arial" w:cs="Arial"/>
          <w:sz w:val="18"/>
          <w:szCs w:val="18"/>
        </w:rPr>
        <w:t xml:space="preserve">to </w:t>
      </w: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B)</w:t>
      </w:r>
      <w:r w:rsidRPr="00E77497">
        <w:rPr>
          <w:sz w:val="18"/>
          <w:szCs w:val="18"/>
        </w:rPr>
        <w:t>.</w:t>
      </w:r>
    </w:p>
    <w:p w14:paraId="38EC539B" w14:textId="77777777" w:rsidR="00B85690" w:rsidRPr="00E77497" w:rsidRDefault="00B85690" w:rsidP="00B85690">
      <w:pPr>
        <w:pStyle w:val="BulletNotlast"/>
        <w:numPr>
          <w:ilvl w:val="1"/>
          <w:numId w:val="24"/>
        </w:numPr>
        <w:spacing w:after="240"/>
        <w:ind w:left="994" w:hanging="274"/>
        <w:rPr>
          <w:sz w:val="18"/>
          <w:szCs w:val="18"/>
        </w:rPr>
      </w:pPr>
      <w:r w:rsidRPr="00E77497">
        <w:rPr>
          <w:rFonts w:ascii="Courier New" w:hAnsi="Courier New"/>
          <w:b/>
          <w:sz w:val="18"/>
          <w:szCs w:val="18"/>
        </w:rPr>
        <w:t>A</w:t>
      </w:r>
      <w:r w:rsidRPr="00E77497">
        <w:rPr>
          <w:b/>
          <w:sz w:val="18"/>
          <w:szCs w:val="18"/>
        </w:rPr>
        <w:t xml:space="preserve"> </w:t>
      </w:r>
      <w:r w:rsidRPr="00E77497">
        <w:rPr>
          <w:rFonts w:ascii="Courier New" w:hAnsi="Courier New"/>
          <w:b/>
          <w:sz w:val="18"/>
          <w:szCs w:val="18"/>
        </w:rPr>
        <w:t>==</w:t>
      </w:r>
      <w:r w:rsidRPr="00E77497">
        <w:rPr>
          <w:b/>
          <w:sz w:val="18"/>
          <w:szCs w:val="18"/>
        </w:rPr>
        <w:t xml:space="preserve"> </w:t>
      </w:r>
      <w:r w:rsidRPr="00E77497">
        <w:rPr>
          <w:rFonts w:ascii="Courier New" w:hAnsi="Courier New"/>
          <w:b/>
          <w:sz w:val="18"/>
          <w:szCs w:val="18"/>
        </w:rPr>
        <w:t>B</w:t>
      </w:r>
      <w:r w:rsidRPr="00E77497">
        <w:rPr>
          <w:sz w:val="18"/>
          <w:szCs w:val="18"/>
        </w:rPr>
        <w:t xml:space="preserve"> </w:t>
      </w:r>
      <w:r w:rsidRPr="00E77497">
        <w:rPr>
          <w:rFonts w:ascii="Arial" w:hAnsi="Arial" w:cs="Arial"/>
          <w:sz w:val="18"/>
          <w:szCs w:val="18"/>
        </w:rPr>
        <w:t>is equivalent to</w:t>
      </w:r>
      <w:r w:rsidRPr="00E77497">
        <w:rPr>
          <w:sz w:val="18"/>
          <w:szCs w:val="18"/>
        </w:rPr>
        <w:t xml:space="preserve"> </w:t>
      </w:r>
      <w:r w:rsidRPr="00E77497">
        <w:rPr>
          <w:rFonts w:ascii="Courier New" w:hAnsi="Courier New"/>
          <w:b/>
          <w:sz w:val="18"/>
          <w:szCs w:val="18"/>
        </w:rPr>
        <w:t>B</w:t>
      </w:r>
      <w:r w:rsidRPr="00E77497">
        <w:rPr>
          <w:b/>
          <w:sz w:val="18"/>
          <w:szCs w:val="18"/>
        </w:rPr>
        <w:t xml:space="preserve"> </w:t>
      </w:r>
      <w:r w:rsidRPr="00E77497">
        <w:rPr>
          <w:rFonts w:ascii="Courier New" w:hAnsi="Courier New"/>
          <w:b/>
          <w:sz w:val="18"/>
          <w:szCs w:val="18"/>
        </w:rPr>
        <w:t>==</w:t>
      </w:r>
      <w:r w:rsidRPr="00E77497">
        <w:rPr>
          <w:b/>
          <w:sz w:val="18"/>
          <w:szCs w:val="18"/>
        </w:rPr>
        <w:t xml:space="preserve"> </w:t>
      </w:r>
      <w:r w:rsidRPr="00E77497">
        <w:rPr>
          <w:rFonts w:ascii="Courier New" w:hAnsi="Courier New"/>
          <w:b/>
          <w:sz w:val="18"/>
          <w:szCs w:val="18"/>
        </w:rPr>
        <w:t>A</w:t>
      </w:r>
      <w:r w:rsidRPr="00E77497">
        <w:rPr>
          <w:rFonts w:ascii="Arial" w:hAnsi="Arial" w:cs="Arial"/>
          <w:sz w:val="18"/>
          <w:szCs w:val="18"/>
        </w:rPr>
        <w:t>, except in the order of evaluation of</w:t>
      </w:r>
      <w:r w:rsidRPr="00E77497">
        <w:rPr>
          <w:sz w:val="18"/>
          <w:szCs w:val="18"/>
        </w:rPr>
        <w:t xml:space="preserve"> </w:t>
      </w:r>
      <w:r w:rsidRPr="00E77497">
        <w:rPr>
          <w:rFonts w:ascii="Courier New" w:hAnsi="Courier New"/>
          <w:b/>
          <w:sz w:val="18"/>
          <w:szCs w:val="18"/>
        </w:rPr>
        <w:t>A</w:t>
      </w:r>
      <w:r w:rsidRPr="00E77497">
        <w:rPr>
          <w:sz w:val="18"/>
          <w:szCs w:val="18"/>
        </w:rPr>
        <w:t xml:space="preserve"> </w:t>
      </w:r>
      <w:r w:rsidRPr="00E77497">
        <w:rPr>
          <w:rFonts w:ascii="Arial" w:hAnsi="Arial" w:cs="Arial"/>
          <w:sz w:val="18"/>
          <w:szCs w:val="18"/>
        </w:rPr>
        <w:t>and</w:t>
      </w:r>
      <w:r w:rsidRPr="00E77497">
        <w:rPr>
          <w:sz w:val="18"/>
          <w:szCs w:val="18"/>
        </w:rPr>
        <w:t xml:space="preserve"> </w:t>
      </w:r>
      <w:r w:rsidRPr="00E77497">
        <w:rPr>
          <w:rFonts w:ascii="Courier New" w:hAnsi="Courier New"/>
          <w:b/>
          <w:sz w:val="18"/>
          <w:szCs w:val="18"/>
        </w:rPr>
        <w:t>B</w:t>
      </w:r>
      <w:r w:rsidRPr="00E77497">
        <w:rPr>
          <w:sz w:val="18"/>
          <w:szCs w:val="18"/>
        </w:rPr>
        <w:t>.</w:t>
      </w:r>
    </w:p>
    <w:p w14:paraId="5D503321" w14:textId="77777777" w:rsidR="00B85690" w:rsidRPr="00E77497" w:rsidRDefault="00B85690" w:rsidP="00B85690">
      <w:pPr>
        <w:pStyle w:val="Note"/>
        <w:spacing w:after="60"/>
      </w:pPr>
      <w:r w:rsidRPr="00E77497">
        <w:t>NOTE 3</w:t>
      </w:r>
      <w:r w:rsidRPr="00E77497">
        <w:tab/>
        <w:t xml:space="preserve">The equality operator is not always transitive. For example, there might be two distinct String objects, each representing the same String value; each String object would be considered equal to the String value by the </w:t>
      </w:r>
      <w:r w:rsidRPr="00E77497">
        <w:rPr>
          <w:rFonts w:ascii="Courier New" w:hAnsi="Courier New" w:cs="Courier New"/>
          <w:b/>
        </w:rPr>
        <w:t>==</w:t>
      </w:r>
      <w:r w:rsidRPr="00E77497">
        <w:t xml:space="preserve"> operator, but the two String objects would not be equal to each other. For Example:</w:t>
      </w:r>
    </w:p>
    <w:p w14:paraId="68C66050" w14:textId="77777777" w:rsidR="00B85690" w:rsidRPr="00E77497" w:rsidRDefault="00B85690" w:rsidP="00B85690">
      <w:pPr>
        <w:pStyle w:val="BulletNotlast"/>
        <w:numPr>
          <w:ilvl w:val="1"/>
          <w:numId w:val="24"/>
        </w:numPr>
        <w:spacing w:after="120"/>
        <w:ind w:left="994" w:hanging="274"/>
        <w:contextualSpacing/>
        <w:rPr>
          <w:sz w:val="18"/>
          <w:szCs w:val="18"/>
        </w:rPr>
      </w:pPr>
      <w:r w:rsidRPr="00E77497">
        <w:rPr>
          <w:rFonts w:ascii="Courier New" w:hAnsi="Courier New"/>
          <w:b/>
          <w:sz w:val="18"/>
          <w:szCs w:val="18"/>
        </w:rPr>
        <w:t>new String("a")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"a"</w:t>
      </w:r>
      <w:r w:rsidRPr="00E77497">
        <w:rPr>
          <w:sz w:val="18"/>
          <w:szCs w:val="18"/>
        </w:rPr>
        <w:t xml:space="preserve"> </w:t>
      </w:r>
      <w:r w:rsidRPr="00E77497">
        <w:rPr>
          <w:rFonts w:ascii="Arial" w:hAnsi="Arial" w:cs="Arial"/>
          <w:sz w:val="18"/>
          <w:szCs w:val="18"/>
        </w:rPr>
        <w:t xml:space="preserve">and </w:t>
      </w: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Arial" w:hAnsi="Arial" w:cs="Arial"/>
          <w:sz w:val="18"/>
          <w:szCs w:val="18"/>
        </w:rPr>
        <w:t xml:space="preserve"> </w:t>
      </w:r>
      <w:r w:rsidRPr="00E77497">
        <w:rPr>
          <w:rFonts w:ascii="Courier New" w:hAnsi="Courier New"/>
          <w:b/>
          <w:sz w:val="18"/>
          <w:szCs w:val="18"/>
        </w:rPr>
        <w:t>new String("a")</w:t>
      </w:r>
      <w:r w:rsidRPr="00E77497">
        <w:rPr>
          <w:rFonts w:ascii="Arial" w:hAnsi="Arial" w:cs="Arial"/>
          <w:sz w:val="18"/>
          <w:szCs w:val="18"/>
        </w:rPr>
        <w:t xml:space="preserve">are both </w:t>
      </w:r>
      <w:r w:rsidRPr="00E77497">
        <w:rPr>
          <w:rFonts w:ascii="Arial" w:hAnsi="Arial" w:cs="Arial"/>
          <w:b/>
          <w:sz w:val="18"/>
          <w:szCs w:val="18"/>
        </w:rPr>
        <w:t>true</w:t>
      </w:r>
      <w:r w:rsidRPr="00E77497">
        <w:rPr>
          <w:rFonts w:ascii="Arial" w:hAnsi="Arial" w:cs="Arial"/>
          <w:sz w:val="18"/>
          <w:szCs w:val="18"/>
        </w:rPr>
        <w:t>.</w:t>
      </w:r>
      <w:r w:rsidRPr="00E77497">
        <w:rPr>
          <w:sz w:val="18"/>
          <w:szCs w:val="18"/>
        </w:rPr>
        <w:t xml:space="preserve"> </w:t>
      </w:r>
    </w:p>
    <w:p w14:paraId="1D69C969" w14:textId="77777777" w:rsidR="00B85690" w:rsidRPr="00E77497" w:rsidRDefault="00B85690" w:rsidP="00B85690">
      <w:pPr>
        <w:pStyle w:val="BulletNotlast"/>
        <w:numPr>
          <w:ilvl w:val="1"/>
          <w:numId w:val="24"/>
        </w:numPr>
        <w:spacing w:after="240"/>
        <w:ind w:left="994" w:hanging="274"/>
        <w:rPr>
          <w:sz w:val="18"/>
          <w:szCs w:val="18"/>
        </w:rPr>
      </w:pPr>
      <w:r w:rsidRPr="00E77497">
        <w:rPr>
          <w:rFonts w:ascii="Courier New" w:hAnsi="Courier New"/>
          <w:b/>
          <w:sz w:val="18"/>
          <w:szCs w:val="18"/>
        </w:rPr>
        <w:t>new String("a")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new String("a")</w:t>
      </w:r>
      <w:r w:rsidRPr="00E77497">
        <w:rPr>
          <w:rFonts w:ascii="Arial" w:hAnsi="Arial" w:cs="Arial"/>
          <w:sz w:val="18"/>
          <w:szCs w:val="18"/>
        </w:rPr>
        <w:t xml:space="preserve"> is </w:t>
      </w:r>
      <w:r w:rsidRPr="00E77497">
        <w:rPr>
          <w:rFonts w:ascii="Arial" w:hAnsi="Arial" w:cs="Arial"/>
          <w:b/>
          <w:sz w:val="18"/>
          <w:szCs w:val="18"/>
        </w:rPr>
        <w:t>false</w:t>
      </w:r>
      <w:r w:rsidRPr="00E77497">
        <w:rPr>
          <w:rFonts w:ascii="Arial" w:hAnsi="Arial" w:cs="Arial"/>
          <w:sz w:val="18"/>
          <w:szCs w:val="18"/>
        </w:rPr>
        <w:t>.</w:t>
      </w:r>
    </w:p>
    <w:p w14:paraId="7E608DA5" w14:textId="77777777" w:rsidR="00B85690" w:rsidRPr="00E77497" w:rsidRDefault="00B85690" w:rsidP="00B85690">
      <w:pPr>
        <w:pStyle w:val="Note"/>
      </w:pPr>
      <w:r w:rsidRPr="00E77497">
        <w:t>NOTE 4</w:t>
      </w:r>
      <w:r w:rsidRPr="00E77497">
        <w:tab/>
        <w:t>Comparison of Strings uses a simple equality test on sequences of code unit values. There is no attempt to use the more complex, semantically oriented definitions of character or string equality and collating order defined in the Unicode specification. Therefore Strings values that are canonically equal according to the Unicode standard could test as unequal. In effect this algorithm assumes that both Strings are already in normalised form.</w:t>
      </w:r>
    </w:p>
    <w:p w14:paraId="5926DE3D" w14:textId="77777777" w:rsidR="004B2820" w:rsidRPr="00E77497" w:rsidRDefault="004B2820" w:rsidP="004B2820">
      <w:pPr>
        <w:keepNext/>
        <w:rPr>
          <w:ins w:id="13823" w:author="Rev 4 Allen Wirfs-Brock" w:date="2011-10-15T13:01:00Z"/>
          <w:rFonts w:ascii="Helvetica" w:hAnsi="Helvetica"/>
          <w:b/>
        </w:rPr>
      </w:pPr>
      <w:ins w:id="13824" w:author="Rev 4 Allen Wirfs-Brock" w:date="2011-10-15T13:01:00Z">
        <w:r w:rsidRPr="00E77497">
          <w:rPr>
            <w:rFonts w:ascii="Helvetica" w:hAnsi="Helvetica"/>
            <w:b/>
          </w:rPr>
          <w:t xml:space="preserve">Runtime Semantics: </w:t>
        </w:r>
        <w:r w:rsidRPr="00E77497">
          <w:rPr>
            <w:rFonts w:ascii="Helvetica" w:hAnsi="Helvetica"/>
            <w:b/>
            <w:spacing w:val="6"/>
          </w:rPr>
          <w:t>The Strict Equality</w:t>
        </w:r>
        <w:r w:rsidRPr="00E77497">
          <w:t xml:space="preserve"> </w:t>
        </w:r>
        <w:r w:rsidRPr="00E77497">
          <w:rPr>
            <w:rFonts w:ascii="Helvetica" w:hAnsi="Helvetica"/>
            <w:b/>
            <w:spacing w:val="6"/>
          </w:rPr>
          <w:t>Comparison Algorithm</w:t>
        </w:r>
      </w:ins>
    </w:p>
    <w:p w14:paraId="4328A832" w14:textId="77777777" w:rsidR="004B2820" w:rsidRPr="00E77497" w:rsidRDefault="004B2820" w:rsidP="004B2820">
      <w:r w:rsidRPr="00E77497">
        <w:t xml:space="preserve">The comparison </w:t>
      </w:r>
      <w:r w:rsidRPr="00E77497">
        <w:rPr>
          <w:rFonts w:ascii="Times New Roman" w:hAnsi="Times New Roman"/>
          <w:i/>
        </w:rPr>
        <w:t>x</w:t>
      </w:r>
      <w:r w:rsidRPr="00E77497">
        <w:t xml:space="preserve"> ===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or </w:t>
      </w:r>
      <w:r w:rsidRPr="00E77497">
        <w:rPr>
          <w:b/>
        </w:rPr>
        <w:t>false</w:t>
      </w:r>
      <w:r w:rsidRPr="00E77497">
        <w:t>. Such a comparison is performed as follows:</w:t>
      </w:r>
    </w:p>
    <w:p w14:paraId="09C95E6F" w14:textId="77777777" w:rsidR="00392591" w:rsidDel="00EA1B5F" w:rsidRDefault="000C090B" w:rsidP="00392591">
      <w:pPr>
        <w:pStyle w:val="Alg4"/>
        <w:numPr>
          <w:ilvl w:val="0"/>
          <w:numId w:val="97"/>
        </w:numPr>
        <w:contextualSpacing/>
        <w:rPr>
          <w:ins w:id="13825" w:author="Rev 6 Allen Wirfs-Brock" w:date="2012-02-16T18:42:00Z"/>
          <w:del w:id="13826" w:author="Rev 10 Allen Wirfs-Brock" w:date="2012-08-14T15:58:00Z"/>
        </w:rPr>
      </w:pPr>
      <w:ins w:id="13827" w:author="Rev 8 Allen Wirfs-Brock" w:date="2012-06-12T13:17:00Z">
        <w:del w:id="13828" w:author="Rev 10 Allen Wirfs-Brock" w:date="2012-08-14T15:58:00Z">
          <w:r w:rsidDel="00EA1B5F">
            <w:delText>ReturnIfAbrupt(</w:delText>
          </w:r>
          <w:r w:rsidDel="00EA1B5F">
            <w:rPr>
              <w:i/>
            </w:rPr>
            <w:delText>x</w:delText>
          </w:r>
          <w:r w:rsidDel="00EA1B5F">
            <w:delText>).</w:delText>
          </w:r>
        </w:del>
      </w:ins>
      <w:ins w:id="13829" w:author="Rev 6 Allen Wirfs-Brock" w:date="2012-02-16T18:42:00Z">
        <w:del w:id="13830" w:author="Rev 10 Allen Wirfs-Brock" w:date="2012-08-14T15:58:00Z">
          <w:r w:rsidR="00392591" w:rsidDel="00EA1B5F">
            <w:delText xml:space="preserve">If </w:delText>
          </w:r>
          <w:r w:rsidR="00392591" w:rsidDel="00EA1B5F">
            <w:rPr>
              <w:i/>
            </w:rPr>
            <w:delText>x</w:delText>
          </w:r>
          <w:r w:rsidR="00392591" w:rsidRPr="00E77497" w:rsidDel="00EA1B5F">
            <w:delText xml:space="preserve"> </w:delText>
          </w:r>
          <w:r w:rsidR="00392591" w:rsidDel="00EA1B5F">
            <w:delText xml:space="preserve">is an abrupt completion, return </w:delText>
          </w:r>
          <w:r w:rsidR="00392591" w:rsidDel="00EA1B5F">
            <w:rPr>
              <w:i/>
            </w:rPr>
            <w:delText>x</w:delText>
          </w:r>
          <w:r w:rsidR="00392591" w:rsidDel="00EA1B5F">
            <w:delText>.</w:delText>
          </w:r>
        </w:del>
      </w:ins>
    </w:p>
    <w:p w14:paraId="0D387AC1" w14:textId="77777777" w:rsidR="00392591" w:rsidDel="00EA1B5F" w:rsidRDefault="000C090B" w:rsidP="00392591">
      <w:pPr>
        <w:pStyle w:val="Alg4"/>
        <w:numPr>
          <w:ilvl w:val="0"/>
          <w:numId w:val="97"/>
        </w:numPr>
        <w:contextualSpacing/>
        <w:rPr>
          <w:ins w:id="13831" w:author="Rev 6 Allen Wirfs-Brock" w:date="2012-02-16T18:42:00Z"/>
          <w:del w:id="13832" w:author="Rev 10 Allen Wirfs-Brock" w:date="2012-08-14T15:58:00Z"/>
        </w:rPr>
      </w:pPr>
      <w:ins w:id="13833" w:author="Rev 8 Allen Wirfs-Brock" w:date="2012-06-12T13:17:00Z">
        <w:del w:id="13834" w:author="Rev 10 Allen Wirfs-Brock" w:date="2012-08-14T15:58:00Z">
          <w:r w:rsidDel="00EA1B5F">
            <w:delText>ReturnIfAbrupt(</w:delText>
          </w:r>
          <w:r w:rsidDel="00EA1B5F">
            <w:rPr>
              <w:i/>
            </w:rPr>
            <w:delText>y</w:delText>
          </w:r>
          <w:r w:rsidDel="00EA1B5F">
            <w:delText>).</w:delText>
          </w:r>
        </w:del>
      </w:ins>
      <w:ins w:id="13835" w:author="Rev 6 Allen Wirfs-Brock" w:date="2012-02-16T18:42:00Z">
        <w:del w:id="13836" w:author="Rev 10 Allen Wirfs-Brock" w:date="2012-08-14T15:58:00Z">
          <w:r w:rsidR="00392591" w:rsidDel="00EA1B5F">
            <w:delText xml:space="preserve">If </w:delText>
          </w:r>
          <w:r w:rsidR="00392591" w:rsidDel="00EA1B5F">
            <w:rPr>
              <w:i/>
            </w:rPr>
            <w:delText>y</w:delText>
          </w:r>
          <w:r w:rsidR="00392591" w:rsidRPr="00E77497" w:rsidDel="00EA1B5F">
            <w:delText xml:space="preserve"> </w:delText>
          </w:r>
          <w:r w:rsidR="00392591" w:rsidDel="00EA1B5F">
            <w:delText xml:space="preserve">is an abrupt completion, return </w:delText>
          </w:r>
          <w:r w:rsidR="00392591" w:rsidDel="00EA1B5F">
            <w:rPr>
              <w:i/>
            </w:rPr>
            <w:delText>y</w:delText>
          </w:r>
          <w:r w:rsidR="00392591" w:rsidDel="00EA1B5F">
            <w:delText>.</w:delText>
          </w:r>
        </w:del>
      </w:ins>
    </w:p>
    <w:p w14:paraId="4AC9FAF4" w14:textId="77777777" w:rsidR="004B2820" w:rsidRPr="00E77497" w:rsidRDefault="004B2820" w:rsidP="00FA3203">
      <w:pPr>
        <w:pStyle w:val="Alg4"/>
        <w:numPr>
          <w:ilvl w:val="0"/>
          <w:numId w:val="97"/>
        </w:numPr>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14:paraId="41AD4F5D" w14:textId="77777777" w:rsidR="004B2820" w:rsidRPr="00E77497" w:rsidRDefault="004B2820" w:rsidP="00FA3203">
      <w:pPr>
        <w:pStyle w:val="Alg4"/>
        <w:numPr>
          <w:ilvl w:val="0"/>
          <w:numId w:val="97"/>
        </w:numPr>
      </w:pPr>
      <w:r w:rsidRPr="00E77497">
        <w:t>If Type(</w:t>
      </w:r>
      <w:r w:rsidRPr="00E77497">
        <w:rPr>
          <w:i/>
        </w:rPr>
        <w:t>x</w:t>
      </w:r>
      <w:r w:rsidRPr="00E77497">
        <w:t xml:space="preserve">) is Undefined, return </w:t>
      </w:r>
      <w:r w:rsidRPr="00E77497">
        <w:rPr>
          <w:b/>
        </w:rPr>
        <w:t>true</w:t>
      </w:r>
      <w:r w:rsidRPr="00E77497">
        <w:t>.</w:t>
      </w:r>
    </w:p>
    <w:p w14:paraId="30CA6BC4" w14:textId="77777777" w:rsidR="004B2820" w:rsidRPr="00E77497" w:rsidRDefault="004B2820" w:rsidP="00FA3203">
      <w:pPr>
        <w:pStyle w:val="Alg4"/>
        <w:numPr>
          <w:ilvl w:val="0"/>
          <w:numId w:val="97"/>
        </w:numPr>
      </w:pPr>
      <w:r w:rsidRPr="00E77497">
        <w:t>If Type(</w:t>
      </w:r>
      <w:r w:rsidRPr="00E77497">
        <w:rPr>
          <w:i/>
        </w:rPr>
        <w:t>x</w:t>
      </w:r>
      <w:r w:rsidRPr="00E77497">
        <w:t xml:space="preserve">) is Null, return </w:t>
      </w:r>
      <w:r w:rsidRPr="00E77497">
        <w:rPr>
          <w:b/>
        </w:rPr>
        <w:t>true</w:t>
      </w:r>
      <w:r w:rsidRPr="00E77497">
        <w:t>.</w:t>
      </w:r>
    </w:p>
    <w:p w14:paraId="609514E5" w14:textId="77777777" w:rsidR="004B2820" w:rsidRPr="00E77497" w:rsidRDefault="004B2820" w:rsidP="00FA3203">
      <w:pPr>
        <w:pStyle w:val="Alg4"/>
        <w:numPr>
          <w:ilvl w:val="0"/>
          <w:numId w:val="97"/>
        </w:numPr>
      </w:pPr>
      <w:r w:rsidRPr="00E77497">
        <w:t>If Type(</w:t>
      </w:r>
      <w:r w:rsidRPr="00E77497">
        <w:rPr>
          <w:i/>
        </w:rPr>
        <w:t>x</w:t>
      </w:r>
      <w:r w:rsidRPr="00E77497">
        <w:t>) is Number, then</w:t>
      </w:r>
    </w:p>
    <w:p w14:paraId="524F7519" w14:textId="77777777" w:rsidR="004B2820" w:rsidRPr="00E77497" w:rsidRDefault="004B2820" w:rsidP="00FA3203">
      <w:pPr>
        <w:pStyle w:val="Alg4"/>
        <w:numPr>
          <w:ilvl w:val="1"/>
          <w:numId w:val="97"/>
        </w:numPr>
      </w:pPr>
      <w:r w:rsidRPr="00E77497">
        <w:t xml:space="preserve">If </w:t>
      </w:r>
      <w:r w:rsidRPr="00E77497">
        <w:rPr>
          <w:i/>
        </w:rPr>
        <w:t>x</w:t>
      </w:r>
      <w:r w:rsidRPr="00E77497">
        <w:t xml:space="preserve"> is </w:t>
      </w:r>
      <w:r w:rsidRPr="00E77497">
        <w:rPr>
          <w:b/>
        </w:rPr>
        <w:t>NaN</w:t>
      </w:r>
      <w:r w:rsidRPr="00E77497">
        <w:t xml:space="preserve">, return </w:t>
      </w:r>
      <w:r w:rsidRPr="00E77497">
        <w:rPr>
          <w:b/>
        </w:rPr>
        <w:t>false</w:t>
      </w:r>
      <w:r w:rsidRPr="00E77497">
        <w:t>.</w:t>
      </w:r>
    </w:p>
    <w:p w14:paraId="4D4C2D1A" w14:textId="77777777" w:rsidR="004B2820" w:rsidRPr="00E77497" w:rsidRDefault="004B2820" w:rsidP="00FA3203">
      <w:pPr>
        <w:pStyle w:val="Alg4"/>
        <w:numPr>
          <w:ilvl w:val="1"/>
          <w:numId w:val="97"/>
        </w:numPr>
      </w:pPr>
      <w:r w:rsidRPr="00E77497">
        <w:t xml:space="preserve">If </w:t>
      </w:r>
      <w:r w:rsidRPr="00E77497">
        <w:rPr>
          <w:i/>
        </w:rPr>
        <w:t>y</w:t>
      </w:r>
      <w:r w:rsidRPr="00E77497">
        <w:t xml:space="preserve"> is </w:t>
      </w:r>
      <w:r w:rsidRPr="00E77497">
        <w:rPr>
          <w:b/>
        </w:rPr>
        <w:t>NaN</w:t>
      </w:r>
      <w:r w:rsidRPr="00E77497">
        <w:t xml:space="preserve">, return </w:t>
      </w:r>
      <w:r w:rsidRPr="00E77497">
        <w:rPr>
          <w:b/>
        </w:rPr>
        <w:t>false</w:t>
      </w:r>
      <w:r w:rsidRPr="00E77497">
        <w:t>.</w:t>
      </w:r>
    </w:p>
    <w:p w14:paraId="7E6B234C" w14:textId="77777777" w:rsidR="004B2820" w:rsidRPr="00E77497" w:rsidRDefault="004B2820" w:rsidP="00FA3203">
      <w:pPr>
        <w:pStyle w:val="Alg4"/>
        <w:numPr>
          <w:ilvl w:val="1"/>
          <w:numId w:val="97"/>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14:paraId="6F36072E" w14:textId="77777777" w:rsidR="004B2820" w:rsidRPr="00675B74" w:rsidRDefault="004B2820" w:rsidP="00FA3203">
      <w:pPr>
        <w:pStyle w:val="Alg4"/>
        <w:numPr>
          <w:ilvl w:val="1"/>
          <w:numId w:val="97"/>
        </w:numPr>
      </w:pPr>
      <w:r w:rsidRPr="00E77497">
        <w:t xml:space="preserve">If </w:t>
      </w:r>
      <w:r w:rsidRPr="00E77497">
        <w:rPr>
          <w:i/>
        </w:rPr>
        <w:t>x</w:t>
      </w:r>
      <w:r w:rsidRPr="00E77497">
        <w:t xml:space="preserve"> is </w:t>
      </w:r>
      <w:r w:rsidRPr="00E77497">
        <w:rPr>
          <w:b/>
        </w:rPr>
        <w:t>+0</w:t>
      </w:r>
      <w:r w:rsidRPr="00E77497">
        <w:t xml:space="preserve"> and </w:t>
      </w:r>
      <w:r w:rsidRPr="00E77497">
        <w:rPr>
          <w:i/>
        </w:rPr>
        <w:t>y</w:t>
      </w:r>
      <w:r w:rsidRPr="00E77497">
        <w:t xml:space="preserve"> is </w:t>
      </w:r>
      <w:r w:rsidRPr="00E65A34">
        <w:rPr>
          <w:b/>
        </w:rPr>
        <w:sym w:font="Symbol" w:char="F02D"/>
      </w:r>
      <w:r w:rsidRPr="00E65A34">
        <w:rPr>
          <w:b/>
        </w:rPr>
        <w:t>0</w:t>
      </w:r>
      <w:r w:rsidRPr="009C202C">
        <w:t xml:space="preserve">, return </w:t>
      </w:r>
      <w:r w:rsidRPr="00B820AB">
        <w:rPr>
          <w:b/>
        </w:rPr>
        <w:t>true</w:t>
      </w:r>
      <w:r w:rsidRPr="00675B74">
        <w:t>.</w:t>
      </w:r>
    </w:p>
    <w:p w14:paraId="06BE5132" w14:textId="77777777" w:rsidR="004B2820" w:rsidRPr="00E77497" w:rsidRDefault="004B2820" w:rsidP="00FA3203">
      <w:pPr>
        <w:pStyle w:val="Alg4"/>
        <w:numPr>
          <w:ilvl w:val="1"/>
          <w:numId w:val="97"/>
        </w:numPr>
      </w:pPr>
      <w:r w:rsidRPr="00E77497">
        <w:t xml:space="preserve">If </w:t>
      </w:r>
      <w:r w:rsidRPr="00E77497">
        <w:rPr>
          <w:i/>
        </w:rPr>
        <w:t>x</w:t>
      </w:r>
      <w:r w:rsidRPr="00E77497">
        <w:t xml:space="preserve"> is </w:t>
      </w:r>
      <w:r w:rsidRPr="00E65A34">
        <w:rPr>
          <w:b/>
        </w:rPr>
        <w:sym w:font="Symbol" w:char="F02D"/>
      </w:r>
      <w:r w:rsidRPr="00E65A34">
        <w:rPr>
          <w:b/>
        </w:rPr>
        <w:t>0</w:t>
      </w:r>
      <w:r w:rsidRPr="009C202C">
        <w:t xml:space="preserve"> and </w:t>
      </w:r>
      <w:r w:rsidRPr="00B820AB">
        <w:rPr>
          <w:i/>
        </w:rPr>
        <w:t>y</w:t>
      </w:r>
      <w:r w:rsidRPr="00675B74">
        <w:t xml:space="preserve"> is </w:t>
      </w:r>
      <w:r w:rsidRPr="00E77497">
        <w:rPr>
          <w:b/>
        </w:rPr>
        <w:t>+0</w:t>
      </w:r>
      <w:r w:rsidRPr="00E77497">
        <w:t xml:space="preserve">, return </w:t>
      </w:r>
      <w:r w:rsidRPr="00E77497">
        <w:rPr>
          <w:b/>
        </w:rPr>
        <w:t>true</w:t>
      </w:r>
      <w:r w:rsidRPr="00E77497">
        <w:t>.</w:t>
      </w:r>
    </w:p>
    <w:p w14:paraId="4E3DAAC7" w14:textId="77777777" w:rsidR="004B2820" w:rsidRPr="00E77497" w:rsidRDefault="004B2820" w:rsidP="00FA3203">
      <w:pPr>
        <w:pStyle w:val="Alg4"/>
        <w:numPr>
          <w:ilvl w:val="1"/>
          <w:numId w:val="97"/>
        </w:numPr>
      </w:pPr>
      <w:r w:rsidRPr="00E77497">
        <w:t xml:space="preserve">Return </w:t>
      </w:r>
      <w:r w:rsidRPr="00E77497">
        <w:rPr>
          <w:b/>
        </w:rPr>
        <w:t>false</w:t>
      </w:r>
      <w:r w:rsidRPr="00E77497">
        <w:t>.</w:t>
      </w:r>
    </w:p>
    <w:p w14:paraId="2ECD764D" w14:textId="77777777" w:rsidR="00EA1B5F" w:rsidRDefault="004B2820" w:rsidP="00FA3203">
      <w:pPr>
        <w:pStyle w:val="Alg4"/>
        <w:numPr>
          <w:ilvl w:val="0"/>
          <w:numId w:val="97"/>
        </w:numPr>
        <w:rPr>
          <w:ins w:id="13837" w:author="Rev 10 Allen Wirfs-Brock" w:date="2012-08-14T16:10:00Z"/>
        </w:rPr>
      </w:pPr>
      <w:r w:rsidRPr="00E77497">
        <w:t>If Type(</w:t>
      </w:r>
      <w:r w:rsidRPr="00E77497">
        <w:rPr>
          <w:i/>
        </w:rPr>
        <w:t>x</w:t>
      </w:r>
      <w:r w:rsidRPr="00E77497">
        <w:t>) is String, then</w:t>
      </w:r>
    </w:p>
    <w:p w14:paraId="1B4031EE" w14:textId="77777777" w:rsidR="00EA1B5F" w:rsidRDefault="004B2820" w:rsidP="00EA1B5F">
      <w:pPr>
        <w:pStyle w:val="Alg4"/>
        <w:numPr>
          <w:ilvl w:val="1"/>
          <w:numId w:val="97"/>
        </w:numPr>
        <w:rPr>
          <w:ins w:id="13838" w:author="Rev 10 Allen Wirfs-Brock" w:date="2012-08-14T16:11:00Z"/>
        </w:rPr>
      </w:pPr>
      <w:del w:id="13839" w:author="Rev 10 Allen Wirfs-Brock" w:date="2012-08-14T16:11:00Z">
        <w:r w:rsidRPr="00E77497" w:rsidDel="00EA1B5F">
          <w:delText xml:space="preserve"> return </w:delText>
        </w:r>
        <w:r w:rsidRPr="00E77497" w:rsidDel="00EA1B5F">
          <w:rPr>
            <w:b/>
          </w:rPr>
          <w:delText>true</w:delText>
        </w:r>
        <w:r w:rsidRPr="00E77497" w:rsidDel="00EA1B5F">
          <w:delText xml:space="preserve"> i</w:delText>
        </w:r>
      </w:del>
      <w:ins w:id="13840" w:author="Rev 10 Allen Wirfs-Brock" w:date="2012-08-14T16:11:00Z">
        <w:r w:rsidR="00EA1B5F">
          <w:t>I</w:t>
        </w:r>
      </w:ins>
      <w:r w:rsidRPr="00E77497">
        <w:t xml:space="preserve">f </w:t>
      </w:r>
      <w:r w:rsidRPr="00E77497">
        <w:rPr>
          <w:i/>
        </w:rPr>
        <w:t>x</w:t>
      </w:r>
      <w:r w:rsidRPr="00E77497">
        <w:t xml:space="preserve"> and </w:t>
      </w:r>
      <w:r w:rsidRPr="00E77497">
        <w:rPr>
          <w:i/>
        </w:rPr>
        <w:t>y</w:t>
      </w:r>
      <w:r w:rsidRPr="00E77497">
        <w:t xml:space="preserve"> are exactly the same sequence of characters (same length and same characters in corresponding positions)</w:t>
      </w:r>
      <w:ins w:id="13841" w:author="Rev 10 Allen Wirfs-Brock" w:date="2012-08-14T16:11:00Z">
        <w:r w:rsidR="00EA1B5F">
          <w:t xml:space="preserve">, return </w:t>
        </w:r>
        <w:r w:rsidR="00EA1B5F" w:rsidRPr="00EA1B5F">
          <w:rPr>
            <w:b/>
          </w:rPr>
          <w:t>true</w:t>
        </w:r>
        <w:r w:rsidR="00EA1B5F">
          <w:t>.</w:t>
        </w:r>
      </w:ins>
    </w:p>
    <w:p w14:paraId="08C835A8" w14:textId="77777777" w:rsidR="004B2820" w:rsidRPr="00E77497" w:rsidRDefault="004B2820" w:rsidP="00EA1B5F">
      <w:pPr>
        <w:pStyle w:val="Alg4"/>
        <w:numPr>
          <w:ilvl w:val="1"/>
          <w:numId w:val="97"/>
        </w:numPr>
      </w:pPr>
      <w:del w:id="13842" w:author="Rev 10 Allen Wirfs-Brock" w:date="2012-08-14T16:11:00Z">
        <w:r w:rsidRPr="00E77497" w:rsidDel="00EA1B5F">
          <w:delText>; otherwise</w:delText>
        </w:r>
      </w:del>
      <w:ins w:id="13843" w:author="Rev 10 Allen Wirfs-Brock" w:date="2012-08-14T16:11:00Z">
        <w:r w:rsidR="00EA1B5F">
          <w:t>Else</w:t>
        </w:r>
      </w:ins>
      <w:r w:rsidRPr="00E77497">
        <w:t xml:space="preserve">, return </w:t>
      </w:r>
      <w:r w:rsidRPr="00E77497">
        <w:rPr>
          <w:b/>
        </w:rPr>
        <w:t>false</w:t>
      </w:r>
      <w:r w:rsidRPr="00E77497">
        <w:t>.</w:t>
      </w:r>
    </w:p>
    <w:p w14:paraId="03BF185F" w14:textId="77777777" w:rsidR="00EA1B5F" w:rsidRDefault="004B2820" w:rsidP="00FA3203">
      <w:pPr>
        <w:pStyle w:val="Alg4"/>
        <w:numPr>
          <w:ilvl w:val="0"/>
          <w:numId w:val="97"/>
        </w:numPr>
        <w:rPr>
          <w:ins w:id="13844" w:author="Rev 10 Allen Wirfs-Brock" w:date="2012-08-14T16:12:00Z"/>
        </w:rPr>
      </w:pPr>
      <w:r w:rsidRPr="00E77497">
        <w:t>If Type(</w:t>
      </w:r>
      <w:r w:rsidRPr="00E77497">
        <w:rPr>
          <w:i/>
        </w:rPr>
        <w:t>x</w:t>
      </w:r>
      <w:r w:rsidRPr="00E77497">
        <w:t xml:space="preserve">) is Boolean, </w:t>
      </w:r>
      <w:ins w:id="13845" w:author="Rev 10 Allen Wirfs-Brock" w:date="2012-08-14T16:12:00Z">
        <w:r w:rsidR="00EA1B5F">
          <w:t>then</w:t>
        </w:r>
      </w:ins>
    </w:p>
    <w:p w14:paraId="551699AD" w14:textId="77777777" w:rsidR="00EA1B5F" w:rsidRDefault="004B2820" w:rsidP="00EA1B5F">
      <w:pPr>
        <w:pStyle w:val="Alg4"/>
        <w:numPr>
          <w:ilvl w:val="1"/>
          <w:numId w:val="97"/>
        </w:numPr>
        <w:rPr>
          <w:ins w:id="13846" w:author="Rev 10 Allen Wirfs-Brock" w:date="2012-08-14T16:13:00Z"/>
        </w:rPr>
      </w:pPr>
      <w:del w:id="13847" w:author="Rev 10 Allen Wirfs-Brock" w:date="2012-08-14T16:13:00Z">
        <w:r w:rsidRPr="00E77497" w:rsidDel="00EA1B5F">
          <w:delText xml:space="preserve">return </w:delText>
        </w:r>
        <w:r w:rsidRPr="00E77497" w:rsidDel="00EA1B5F">
          <w:rPr>
            <w:b/>
          </w:rPr>
          <w:delText>true</w:delText>
        </w:r>
        <w:r w:rsidRPr="00E77497" w:rsidDel="00EA1B5F">
          <w:delText xml:space="preserve"> i</w:delText>
        </w:r>
      </w:del>
      <w:ins w:id="13848" w:author="Rev 10 Allen Wirfs-Brock" w:date="2012-08-14T16:13:00Z">
        <w:r w:rsidR="00EA1B5F">
          <w:t>I</w:t>
        </w:r>
      </w:ins>
      <w:r w:rsidRPr="00E77497">
        <w:t xml:space="preserve">f </w:t>
      </w:r>
      <w:r w:rsidRPr="00E77497">
        <w:rPr>
          <w:i/>
        </w:rPr>
        <w:t>x</w:t>
      </w:r>
      <w:r w:rsidRPr="00E77497">
        <w:t xml:space="preserve"> and </w:t>
      </w:r>
      <w:r w:rsidRPr="00E77497">
        <w:rPr>
          <w:i/>
        </w:rPr>
        <w:t>y</w:t>
      </w:r>
      <w:r w:rsidRPr="00E77497">
        <w:t xml:space="preserve"> are both </w:t>
      </w:r>
      <w:r w:rsidRPr="00E77497">
        <w:rPr>
          <w:b/>
        </w:rPr>
        <w:t>true</w:t>
      </w:r>
      <w:r w:rsidRPr="00E77497">
        <w:t xml:space="preserve"> or both </w:t>
      </w:r>
      <w:r w:rsidRPr="00E77497">
        <w:rPr>
          <w:b/>
        </w:rPr>
        <w:t>false</w:t>
      </w:r>
      <w:del w:id="13849" w:author="Rev 10 Allen Wirfs-Brock" w:date="2012-08-14T16:13:00Z">
        <w:r w:rsidRPr="00E77497" w:rsidDel="00EA1B5F">
          <w:delText xml:space="preserve">; </w:delText>
        </w:r>
      </w:del>
      <w:ins w:id="13850" w:author="Rev 10 Allen Wirfs-Brock" w:date="2012-08-14T16:13:00Z">
        <w:r w:rsidR="00EA1B5F">
          <w:t xml:space="preserve">, return </w:t>
        </w:r>
        <w:r w:rsidR="00EA1B5F" w:rsidRPr="00EA1B5F">
          <w:rPr>
            <w:b/>
          </w:rPr>
          <w:t>true</w:t>
        </w:r>
        <w:r w:rsidR="00EA1B5F">
          <w:t>.</w:t>
        </w:r>
      </w:ins>
    </w:p>
    <w:p w14:paraId="5F125F48" w14:textId="77777777" w:rsidR="004B2820" w:rsidRPr="00E77497" w:rsidRDefault="00EA1B5F" w:rsidP="00EA1B5F">
      <w:pPr>
        <w:pStyle w:val="Alg4"/>
        <w:numPr>
          <w:ilvl w:val="1"/>
          <w:numId w:val="97"/>
        </w:numPr>
      </w:pPr>
      <w:ins w:id="13851" w:author="Rev 10 Allen Wirfs-Brock" w:date="2012-08-14T16:13:00Z">
        <w:r>
          <w:t>Else</w:t>
        </w:r>
      </w:ins>
      <w:del w:id="13852" w:author="Rev 10 Allen Wirfs-Brock" w:date="2012-08-14T16:13:00Z">
        <w:r w:rsidR="004B2820" w:rsidRPr="00E77497" w:rsidDel="00EA1B5F">
          <w:delText>otherwise</w:delText>
        </w:r>
      </w:del>
      <w:r w:rsidR="004B2820" w:rsidRPr="00E77497">
        <w:t xml:space="preserve">, return </w:t>
      </w:r>
      <w:r w:rsidR="004B2820" w:rsidRPr="00E77497">
        <w:rPr>
          <w:b/>
        </w:rPr>
        <w:t>false</w:t>
      </w:r>
      <w:r w:rsidR="004B2820" w:rsidRPr="00E77497">
        <w:t>.</w:t>
      </w:r>
    </w:p>
    <w:p w14:paraId="5EDE3A66" w14:textId="77777777" w:rsidR="00EA1B5F" w:rsidRDefault="004B2820" w:rsidP="00EA1B5F">
      <w:pPr>
        <w:pStyle w:val="Alg4"/>
        <w:numPr>
          <w:ilvl w:val="0"/>
          <w:numId w:val="97"/>
        </w:numPr>
        <w:spacing w:after="120"/>
        <w:contextualSpacing/>
        <w:rPr>
          <w:ins w:id="13853" w:author="Rev 10 Allen Wirfs-Brock" w:date="2012-08-14T16:13:00Z"/>
        </w:rPr>
      </w:pPr>
      <w:del w:id="13854" w:author="Rev 10 Allen Wirfs-Brock" w:date="2012-08-14T16:13:00Z">
        <w:r w:rsidRPr="00E77497" w:rsidDel="00EA1B5F">
          <w:delText xml:space="preserve">Return </w:delText>
        </w:r>
        <w:r w:rsidRPr="00E77497" w:rsidDel="00EA1B5F">
          <w:rPr>
            <w:b/>
          </w:rPr>
          <w:delText>true</w:delText>
        </w:r>
        <w:r w:rsidRPr="00E77497" w:rsidDel="00EA1B5F">
          <w:delText xml:space="preserve"> i</w:delText>
        </w:r>
      </w:del>
      <w:ins w:id="13855" w:author="Rev 10 Allen Wirfs-Brock" w:date="2012-08-14T16:13:00Z">
        <w:r w:rsidR="00EA1B5F">
          <w:t>I</w:t>
        </w:r>
      </w:ins>
      <w:r w:rsidRPr="00E77497">
        <w:t xml:space="preserve">f </w:t>
      </w:r>
      <w:r w:rsidRPr="00E77497">
        <w:rPr>
          <w:i/>
        </w:rPr>
        <w:t>x</w:t>
      </w:r>
      <w:r w:rsidRPr="00E77497">
        <w:t xml:space="preserve"> and </w:t>
      </w:r>
      <w:r w:rsidRPr="00E77497">
        <w:rPr>
          <w:i/>
        </w:rPr>
        <w:t>y</w:t>
      </w:r>
      <w:r w:rsidRPr="00E77497">
        <w:t xml:space="preserve"> </w:t>
      </w:r>
      <w:del w:id="13856" w:author="Rev 5 Allen Wirfs-Brock" w:date="2012-01-05T12:59:00Z">
        <w:r w:rsidRPr="00E77497" w:rsidDel="00821C3A">
          <w:delText>refer to</w:delText>
        </w:r>
      </w:del>
      <w:ins w:id="13857" w:author="Rev 5 Allen Wirfs-Brock" w:date="2012-01-05T12:59:00Z">
        <w:r w:rsidR="00821C3A">
          <w:t>are</w:t>
        </w:r>
      </w:ins>
      <w:r w:rsidRPr="00E77497">
        <w:t xml:space="preserve"> the same </w:t>
      </w:r>
      <w:del w:id="13858" w:author="Rev 5 Allen Wirfs-Brock" w:date="2012-01-05T12:59:00Z">
        <w:r w:rsidRPr="00E77497" w:rsidDel="00821C3A">
          <w:delText>object</w:delText>
        </w:r>
      </w:del>
      <w:ins w:id="13859" w:author="Rev 5 Allen Wirfs-Brock" w:date="2012-01-05T12:59:00Z">
        <w:r w:rsidR="00821C3A">
          <w:t>O</w:t>
        </w:r>
        <w:r w:rsidR="00821C3A" w:rsidRPr="00E77497">
          <w:t>bject</w:t>
        </w:r>
        <w:r w:rsidR="00821C3A">
          <w:t xml:space="preserve"> value</w:t>
        </w:r>
      </w:ins>
      <w:ins w:id="13860" w:author="Rev 10 Allen Wirfs-Brock" w:date="2012-08-14T16:13:00Z">
        <w:r w:rsidR="00EA1B5F">
          <w:t xml:space="preserve">, return </w:t>
        </w:r>
        <w:r w:rsidR="00EA1B5F" w:rsidRPr="00EA1B5F">
          <w:rPr>
            <w:b/>
          </w:rPr>
          <w:t>true</w:t>
        </w:r>
      </w:ins>
      <w:del w:id="13861" w:author="Rev 10 Allen Wirfs-Brock" w:date="2012-08-14T16:13:00Z">
        <w:r w:rsidRPr="00E77497" w:rsidDel="00EA1B5F">
          <w:delText xml:space="preserve">. </w:delText>
        </w:r>
      </w:del>
      <w:ins w:id="13862" w:author="Rev 10 Allen Wirfs-Brock" w:date="2012-08-14T16:13:00Z">
        <w:r w:rsidR="00EA1B5F" w:rsidRPr="00E77497">
          <w:t>.</w:t>
        </w:r>
      </w:ins>
    </w:p>
    <w:p w14:paraId="0E7354D1" w14:textId="77777777" w:rsidR="004B2820" w:rsidRPr="00E77497" w:rsidRDefault="004B2820" w:rsidP="00FA3203">
      <w:pPr>
        <w:pStyle w:val="Alg4"/>
        <w:numPr>
          <w:ilvl w:val="0"/>
          <w:numId w:val="97"/>
        </w:numPr>
        <w:spacing w:after="120"/>
      </w:pPr>
      <w:del w:id="13863" w:author="Rev 10 Allen Wirfs-Brock" w:date="2012-08-14T16:14:00Z">
        <w:r w:rsidRPr="00E77497" w:rsidDel="00EA1B5F">
          <w:delText>Otherwise, r</w:delText>
        </w:r>
      </w:del>
      <w:ins w:id="13864" w:author="Rev 10 Allen Wirfs-Brock" w:date="2012-08-14T16:14:00Z">
        <w:r w:rsidR="00EA1B5F">
          <w:t>R</w:t>
        </w:r>
      </w:ins>
      <w:r w:rsidRPr="00E77497">
        <w:t xml:space="preserve">eturn </w:t>
      </w:r>
      <w:r w:rsidRPr="00E77497">
        <w:rPr>
          <w:b/>
        </w:rPr>
        <w:t>false</w:t>
      </w:r>
      <w:r w:rsidRPr="00E77497">
        <w:t>.</w:t>
      </w:r>
    </w:p>
    <w:p w14:paraId="79898FC4" w14:textId="77777777" w:rsidR="004B2820" w:rsidRPr="00E77497" w:rsidRDefault="004B2820" w:rsidP="004B2820">
      <w:pPr>
        <w:pStyle w:val="Note"/>
      </w:pPr>
      <w:r w:rsidRPr="00E77497">
        <w:t>NOTE</w:t>
      </w:r>
      <w:r w:rsidRPr="00E77497">
        <w:tab/>
        <w:t>This algorithm differs from the SameValue Algorithm (9.12) in its treatment of signed zeroes and NaNs.</w:t>
      </w:r>
    </w:p>
    <w:p w14:paraId="2D5D5B19" w14:textId="77777777" w:rsidR="00B85690" w:rsidRPr="00E77497" w:rsidRDefault="00B85690" w:rsidP="00B85690">
      <w:pPr>
        <w:keepNext/>
        <w:rPr>
          <w:ins w:id="13865" w:author="Rev 4 Allen Wirfs-Brock" w:date="2011-10-15T12:40:00Z"/>
          <w:rFonts w:ascii="Helvetica" w:hAnsi="Helvetica"/>
          <w:b/>
        </w:rPr>
      </w:pPr>
      <w:ins w:id="13866" w:author="Rev 4 Allen Wirfs-Brock" w:date="2011-10-15T12:40:00Z">
        <w:r w:rsidRPr="00E77497">
          <w:rPr>
            <w:rFonts w:ascii="Helvetica" w:hAnsi="Helvetica"/>
            <w:b/>
          </w:rPr>
          <w:t xml:space="preserve">Runtime Semantics: </w:t>
        </w:r>
        <w:r w:rsidRPr="00E77497">
          <w:rPr>
            <w:rFonts w:ascii="Helvetica" w:hAnsi="Helvetica"/>
            <w:b/>
            <w:spacing w:val="6"/>
          </w:rPr>
          <w:t>Evaluation</w:t>
        </w:r>
      </w:ins>
    </w:p>
    <w:p w14:paraId="717CA286" w14:textId="77777777" w:rsidR="004C02EF" w:rsidRPr="00E77497" w:rsidDel="00D22E49" w:rsidRDefault="004C02EF" w:rsidP="003A4B22">
      <w:pPr>
        <w:pStyle w:val="30"/>
        <w:numPr>
          <w:ilvl w:val="0"/>
          <w:numId w:val="0"/>
        </w:numPr>
        <w:rPr>
          <w:del w:id="13867" w:author="Rev 4 Allen Wirfs-Brock" w:date="2011-10-15T13:27:00Z"/>
        </w:rPr>
      </w:pPr>
      <w:del w:id="13868" w:author="Rev 4 Allen Wirfs-Brock" w:date="2011-10-15T13:27:00Z">
        <w:r w:rsidRPr="00E77497" w:rsidDel="00D22E49">
          <w:delText>11.9.1</w:delText>
        </w:r>
        <w:r w:rsidRPr="00E77497" w:rsidDel="00D22E49">
          <w:tab/>
          <w:delText xml:space="preserve">The Equals Operator ( </w:delText>
        </w:r>
        <w:r w:rsidRPr="00E77497" w:rsidDel="00D22E49">
          <w:rPr>
            <w:rFonts w:ascii="Courier New" w:hAnsi="Courier New"/>
          </w:rPr>
          <w:delText>==</w:delText>
        </w:r>
        <w:r w:rsidRPr="00E77497" w:rsidDel="00D22E49">
          <w:delText xml:space="preserve"> </w:delText>
        </w:r>
        <w:bookmarkEnd w:id="13744"/>
        <w:r w:rsidRPr="00E77497" w:rsidDel="00D22E49">
          <w:delText>)</w:delText>
        </w:r>
        <w:bookmarkEnd w:id="13751"/>
        <w:bookmarkEnd w:id="13752"/>
        <w:bookmarkEnd w:id="13753"/>
        <w:bookmarkEnd w:id="13754"/>
        <w:bookmarkEnd w:id="13755"/>
      </w:del>
    </w:p>
    <w:p w14:paraId="5573E3B7" w14:textId="77777777" w:rsidR="004C02EF" w:rsidRPr="00E65A34" w:rsidRDefault="004C02EF" w:rsidP="004C02EF">
      <w:del w:id="13869" w:author="Rev 4 Allen Wirfs-Brock" w:date="2011-10-15T13:29:00Z">
        <w:r w:rsidRPr="00E77497" w:rsidDel="006C0159">
          <w:delText xml:space="preserve">The production </w:delText>
        </w:r>
      </w:del>
      <w:r w:rsidRPr="00120381">
        <w:rPr>
          <w:rStyle w:val="bnf"/>
        </w:rPr>
        <w:t>EqualityExpression</w:t>
      </w:r>
      <w:r w:rsidRPr="004D1BD1">
        <w:t xml:space="preserve"> : </w:t>
      </w:r>
      <w:r w:rsidRPr="003B4312">
        <w:rPr>
          <w:rStyle w:val="bnf"/>
        </w:rPr>
        <w:t>EqualityExpression</w:t>
      </w:r>
      <w:r w:rsidRPr="003B4312">
        <w:t xml:space="preserve"> </w:t>
      </w:r>
      <w:r w:rsidRPr="003B4312">
        <w:rPr>
          <w:rFonts w:ascii="Courier New" w:hAnsi="Courier New"/>
          <w:b/>
        </w:rPr>
        <w:t>==</w:t>
      </w:r>
      <w:r w:rsidRPr="008B7F6F">
        <w:t xml:space="preserve"> </w:t>
      </w:r>
      <w:r w:rsidRPr="006B6D0A">
        <w:rPr>
          <w:rStyle w:val="bnf"/>
        </w:rPr>
        <w:t>RelationalExpression</w:t>
      </w:r>
      <w:r w:rsidRPr="006B6D0A">
        <w:t xml:space="preserve"> </w:t>
      </w:r>
      <w:del w:id="13870" w:author="Rev 4 Allen Wirfs-Brock" w:date="2011-10-15T13:29:00Z">
        <w:r w:rsidRPr="006B6D0A" w:rsidDel="006C0159">
          <w:delText>is evaluated as follows:</w:delText>
        </w:r>
      </w:del>
    </w:p>
    <w:p w14:paraId="59F3D931" w14:textId="77777777" w:rsidR="004C02EF" w:rsidRPr="00E77497" w:rsidRDefault="004C02EF" w:rsidP="00FA3203">
      <w:pPr>
        <w:pStyle w:val="Alg3"/>
        <w:numPr>
          <w:ilvl w:val="0"/>
          <w:numId w:val="93"/>
        </w:numPr>
      </w:pPr>
      <w:r w:rsidRPr="00E65A34">
        <w:t xml:space="preserve">Let </w:t>
      </w:r>
      <w:r w:rsidRPr="009C202C">
        <w:rPr>
          <w:i/>
        </w:rPr>
        <w:t>lref</w:t>
      </w:r>
      <w:r w:rsidRPr="00B820AB">
        <w:t xml:space="preserve"> be the result of evaluating </w:t>
      </w:r>
      <w:r w:rsidRPr="00675B74">
        <w:rPr>
          <w:i/>
        </w:rPr>
        <w:t>EqualityExpression</w:t>
      </w:r>
      <w:r w:rsidRPr="00E77497">
        <w:t>.</w:t>
      </w:r>
    </w:p>
    <w:p w14:paraId="7AE01459" w14:textId="77777777" w:rsidR="004C02EF" w:rsidRPr="00E77497" w:rsidRDefault="004C02EF" w:rsidP="00FA3203">
      <w:pPr>
        <w:pStyle w:val="Alg3"/>
        <w:numPr>
          <w:ilvl w:val="0"/>
          <w:numId w:val="93"/>
        </w:numPr>
      </w:pPr>
      <w:r w:rsidRPr="00E77497">
        <w:t xml:space="preserve">Let </w:t>
      </w:r>
      <w:r w:rsidRPr="00E77497">
        <w:rPr>
          <w:i/>
        </w:rPr>
        <w:t>lval</w:t>
      </w:r>
      <w:r w:rsidRPr="00E77497">
        <w:t xml:space="preserve"> be GetValue(</w:t>
      </w:r>
      <w:r w:rsidRPr="00E77497">
        <w:rPr>
          <w:i/>
        </w:rPr>
        <w:t>lref</w:t>
      </w:r>
      <w:r w:rsidRPr="00E77497">
        <w:t>).</w:t>
      </w:r>
    </w:p>
    <w:p w14:paraId="01799B96" w14:textId="77777777" w:rsidR="003258C2" w:rsidRDefault="0056239B" w:rsidP="003258C2">
      <w:pPr>
        <w:pStyle w:val="Alg4"/>
        <w:numPr>
          <w:ilvl w:val="0"/>
          <w:numId w:val="93"/>
        </w:numPr>
        <w:contextualSpacing/>
        <w:rPr>
          <w:ins w:id="13871" w:author="Rev 6 Allen Wirfs-Brock" w:date="2012-02-16T17:58:00Z"/>
        </w:rPr>
      </w:pPr>
      <w:ins w:id="13872" w:author="Rev 8 Allen Wirfs-Brock" w:date="2012-06-12T12:57:00Z">
        <w:r>
          <w:t>ReturnIfAbrupt(</w:t>
        </w:r>
        <w:r w:rsidRPr="00342FD6">
          <w:rPr>
            <w:i/>
          </w:rPr>
          <w:t>lval</w:t>
        </w:r>
        <w:r>
          <w:t>).</w:t>
        </w:r>
      </w:ins>
      <w:ins w:id="13873" w:author="Rev 6 Allen Wirfs-Brock" w:date="2012-02-16T17:58:00Z">
        <w:del w:id="13874" w:author="Rev 8 Allen Wirfs-Brock" w:date="2012-06-12T12:57:00Z">
          <w:r w:rsidR="003258C2" w:rsidDel="0056239B">
            <w:delText xml:space="preserve">If </w:delText>
          </w:r>
          <w:r w:rsidR="003258C2" w:rsidRPr="00E77497" w:rsidDel="0056239B">
            <w:rPr>
              <w:i/>
            </w:rPr>
            <w:delText>lval</w:delText>
          </w:r>
          <w:r w:rsidR="003258C2" w:rsidRPr="00E77497" w:rsidDel="0056239B">
            <w:delText xml:space="preserve"> </w:delText>
          </w:r>
          <w:r w:rsidR="003258C2" w:rsidDel="0056239B">
            <w:delText xml:space="preserve">is an abrupt completion, return </w:delText>
          </w:r>
          <w:r w:rsidR="003258C2" w:rsidRPr="00E77497" w:rsidDel="0056239B">
            <w:rPr>
              <w:i/>
            </w:rPr>
            <w:delText>lval</w:delText>
          </w:r>
          <w:r w:rsidR="003258C2" w:rsidDel="0056239B">
            <w:delText>.</w:delText>
          </w:r>
        </w:del>
      </w:ins>
    </w:p>
    <w:p w14:paraId="315289B5" w14:textId="77777777" w:rsidR="004C02EF" w:rsidRPr="00E77497" w:rsidRDefault="004C02EF" w:rsidP="00FA3203">
      <w:pPr>
        <w:pStyle w:val="Alg3"/>
        <w:numPr>
          <w:ilvl w:val="0"/>
          <w:numId w:val="93"/>
        </w:numPr>
      </w:pPr>
      <w:r w:rsidRPr="00E77497">
        <w:t xml:space="preserve">Let </w:t>
      </w:r>
      <w:r w:rsidRPr="00E77497">
        <w:rPr>
          <w:i/>
        </w:rPr>
        <w:t>rref</w:t>
      </w:r>
      <w:r w:rsidRPr="00E77497">
        <w:t xml:space="preserve"> be the result of evaluating </w:t>
      </w:r>
      <w:r w:rsidRPr="00E77497">
        <w:rPr>
          <w:i/>
        </w:rPr>
        <w:t>RelationalExpression</w:t>
      </w:r>
      <w:r w:rsidRPr="00E77497">
        <w:t>.</w:t>
      </w:r>
    </w:p>
    <w:p w14:paraId="4679B1C8" w14:textId="77777777" w:rsidR="004C02EF" w:rsidRPr="00E77497" w:rsidRDefault="004C02EF" w:rsidP="00FA3203">
      <w:pPr>
        <w:pStyle w:val="Alg3"/>
        <w:numPr>
          <w:ilvl w:val="0"/>
          <w:numId w:val="93"/>
        </w:numPr>
      </w:pPr>
      <w:r w:rsidRPr="00E77497">
        <w:t xml:space="preserve">Let </w:t>
      </w:r>
      <w:r w:rsidRPr="00E77497">
        <w:rPr>
          <w:i/>
        </w:rPr>
        <w:t>rval</w:t>
      </w:r>
      <w:r w:rsidRPr="00E77497">
        <w:t xml:space="preserve"> be GetValue(</w:t>
      </w:r>
      <w:r w:rsidRPr="00E77497">
        <w:rPr>
          <w:i/>
        </w:rPr>
        <w:t>rref</w:t>
      </w:r>
      <w:r w:rsidRPr="00E77497">
        <w:t>).</w:t>
      </w:r>
    </w:p>
    <w:p w14:paraId="45A62082" w14:textId="77777777" w:rsidR="00EA1B5F" w:rsidRDefault="00EA1B5F" w:rsidP="00EA1B5F">
      <w:pPr>
        <w:pStyle w:val="Alg4"/>
        <w:numPr>
          <w:ilvl w:val="0"/>
          <w:numId w:val="93"/>
        </w:numPr>
        <w:contextualSpacing/>
        <w:rPr>
          <w:ins w:id="13875" w:author="Rev 10 Allen Wirfs-Brock" w:date="2012-08-14T15:54:00Z"/>
        </w:rPr>
      </w:pPr>
      <w:ins w:id="13876" w:author="Rev 10 Allen Wirfs-Brock" w:date="2012-08-14T15:54:00Z">
        <w:r>
          <w:t>ReturnIfAbrupt(</w:t>
        </w:r>
        <w:r>
          <w:rPr>
            <w:i/>
          </w:rPr>
          <w:t>rval</w:t>
        </w:r>
        <w:r>
          <w:t>).</w:t>
        </w:r>
      </w:ins>
    </w:p>
    <w:p w14:paraId="1139EB1A" w14:textId="77777777" w:rsidR="004C02EF" w:rsidRPr="00E77497" w:rsidRDefault="004C02EF" w:rsidP="00FA3203">
      <w:pPr>
        <w:pStyle w:val="Alg3"/>
        <w:numPr>
          <w:ilvl w:val="0"/>
          <w:numId w:val="93"/>
        </w:numPr>
        <w:spacing w:after="220"/>
      </w:pPr>
      <w:r w:rsidRPr="00E77497">
        <w:t>Return the result of performing abstract equality comparison</w:t>
      </w:r>
      <w:ins w:id="13877" w:author="Rev 4 Allen Wirfs-Brock" w:date="2011-10-15T13:03:00Z">
        <w:r w:rsidR="00E5271E" w:rsidRPr="00E77497">
          <w:t xml:space="preserve"> algorithm</w:t>
        </w:r>
      </w:ins>
      <w:r w:rsidRPr="00E77497">
        <w:t xml:space="preserve"> </w:t>
      </w:r>
      <w:r w:rsidRPr="00E77497">
        <w:rPr>
          <w:i/>
        </w:rPr>
        <w:t>rval</w:t>
      </w:r>
      <w:r w:rsidRPr="00E77497">
        <w:t xml:space="preserve"> == </w:t>
      </w:r>
      <w:r w:rsidRPr="00E77497">
        <w:rPr>
          <w:i/>
        </w:rPr>
        <w:t>lval</w:t>
      </w:r>
      <w:r w:rsidRPr="00E77497">
        <w:t xml:space="preserve">. </w:t>
      </w:r>
      <w:del w:id="13878" w:author="Rev 4 Allen Wirfs-Brock" w:date="2011-10-15T12:43:00Z">
        <w:r w:rsidRPr="00E77497" w:rsidDel="00B85690">
          <w:delText>(see 11.9.3).</w:delText>
        </w:r>
      </w:del>
    </w:p>
    <w:p w14:paraId="75FD100C" w14:textId="77777777" w:rsidR="004C02EF" w:rsidRPr="00E77497" w:rsidDel="006C0159" w:rsidRDefault="004C02EF" w:rsidP="003A4B22">
      <w:pPr>
        <w:pStyle w:val="30"/>
        <w:numPr>
          <w:ilvl w:val="0"/>
          <w:numId w:val="0"/>
        </w:numPr>
        <w:rPr>
          <w:del w:id="13879" w:author="Rev 4 Allen Wirfs-Brock" w:date="2011-10-15T13:29:00Z"/>
        </w:rPr>
      </w:pPr>
      <w:bookmarkStart w:id="13880" w:name="_Toc393690320"/>
      <w:bookmarkStart w:id="13881" w:name="_Toc472818862"/>
      <w:bookmarkStart w:id="13882" w:name="_Toc235503436"/>
      <w:bookmarkStart w:id="13883" w:name="_Toc241509211"/>
      <w:bookmarkStart w:id="13884" w:name="_Toc244416698"/>
      <w:bookmarkStart w:id="13885" w:name="_Toc276631062"/>
      <w:del w:id="13886" w:author="Rev 4 Allen Wirfs-Brock" w:date="2011-10-15T13:29:00Z">
        <w:r w:rsidRPr="00E77497" w:rsidDel="006C0159">
          <w:delText>11.9.2</w:delText>
        </w:r>
        <w:r w:rsidRPr="00E77497" w:rsidDel="006C0159">
          <w:tab/>
          <w:delText xml:space="preserve">The Does-not-equals Operator ( </w:delText>
        </w:r>
        <w:r w:rsidRPr="00E77497" w:rsidDel="006C0159">
          <w:rPr>
            <w:rFonts w:ascii="Courier New" w:hAnsi="Courier New"/>
          </w:rPr>
          <w:delText>!=</w:delText>
        </w:r>
        <w:r w:rsidRPr="00E77497" w:rsidDel="006C0159">
          <w:delText xml:space="preserve"> </w:delText>
        </w:r>
        <w:bookmarkEnd w:id="13880"/>
        <w:r w:rsidRPr="00E77497" w:rsidDel="006C0159">
          <w:delText>)</w:delText>
        </w:r>
        <w:bookmarkEnd w:id="13881"/>
        <w:bookmarkEnd w:id="13882"/>
        <w:bookmarkEnd w:id="13883"/>
        <w:bookmarkEnd w:id="13884"/>
        <w:bookmarkEnd w:id="13885"/>
      </w:del>
    </w:p>
    <w:p w14:paraId="085D80C4" w14:textId="77777777" w:rsidR="004C02EF" w:rsidRPr="00B820AB" w:rsidRDefault="004C02EF" w:rsidP="004C02EF">
      <w:del w:id="13887" w:author="Rev 4 Allen Wirfs-Brock" w:date="2011-10-15T13:29:00Z">
        <w:r w:rsidRPr="00E77497" w:rsidDel="006C0159">
          <w:delText xml:space="preserve">The production </w:delText>
        </w:r>
      </w:del>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r w:rsidRPr="006B6D0A">
        <w:rPr>
          <w:rFonts w:ascii="Courier New" w:hAnsi="Courier New"/>
          <w:b/>
        </w:rPr>
        <w:t>!=</w:t>
      </w:r>
      <w:r w:rsidRPr="006B6D0A">
        <w:t xml:space="preserve"> </w:t>
      </w:r>
      <w:r w:rsidRPr="006B6D0A">
        <w:rPr>
          <w:rStyle w:val="bnf"/>
        </w:rPr>
        <w:t>RelationalExpression</w:t>
      </w:r>
      <w:r w:rsidRPr="00E65A34">
        <w:t xml:space="preserve"> </w:t>
      </w:r>
      <w:del w:id="13888" w:author="Rev 4 Allen Wirfs-Brock" w:date="2011-10-15T13:29:00Z">
        <w:r w:rsidRPr="009C202C" w:rsidDel="006C0159">
          <w:delText>is evaluated as follows:</w:delText>
        </w:r>
      </w:del>
    </w:p>
    <w:p w14:paraId="0621A1F8" w14:textId="77777777" w:rsidR="004C02EF" w:rsidRPr="00E77497" w:rsidRDefault="004C02EF" w:rsidP="00FA3203">
      <w:pPr>
        <w:pStyle w:val="Alg3"/>
        <w:numPr>
          <w:ilvl w:val="0"/>
          <w:numId w:val="94"/>
        </w:numPr>
      </w:pPr>
      <w:r w:rsidRPr="00675B74">
        <w:t xml:space="preserve">Let </w:t>
      </w:r>
      <w:r w:rsidRPr="00E77497">
        <w:rPr>
          <w:i/>
        </w:rPr>
        <w:t>lref</w:t>
      </w:r>
      <w:r w:rsidRPr="00E77497">
        <w:t xml:space="preserve"> be the result of evaluating </w:t>
      </w:r>
      <w:r w:rsidRPr="00E77497">
        <w:rPr>
          <w:i/>
        </w:rPr>
        <w:t>EqualityExpression</w:t>
      </w:r>
      <w:r w:rsidRPr="00E77497">
        <w:t>.</w:t>
      </w:r>
    </w:p>
    <w:p w14:paraId="534F5480" w14:textId="77777777" w:rsidR="004C02EF" w:rsidRPr="00E77497" w:rsidRDefault="004C02EF" w:rsidP="00FA3203">
      <w:pPr>
        <w:pStyle w:val="Alg3"/>
        <w:numPr>
          <w:ilvl w:val="0"/>
          <w:numId w:val="94"/>
        </w:numPr>
      </w:pPr>
      <w:r w:rsidRPr="00E77497">
        <w:t xml:space="preserve">Let </w:t>
      </w:r>
      <w:r w:rsidRPr="00E77497">
        <w:rPr>
          <w:i/>
        </w:rPr>
        <w:t>lval</w:t>
      </w:r>
      <w:r w:rsidRPr="00E77497">
        <w:t xml:space="preserve"> be GetValue(</w:t>
      </w:r>
      <w:r w:rsidRPr="00E77497">
        <w:rPr>
          <w:i/>
        </w:rPr>
        <w:t>lref</w:t>
      </w:r>
      <w:r w:rsidRPr="00E77497">
        <w:t>).</w:t>
      </w:r>
    </w:p>
    <w:p w14:paraId="25698F30" w14:textId="77777777" w:rsidR="00722F95" w:rsidRDefault="0056239B" w:rsidP="00722F95">
      <w:pPr>
        <w:pStyle w:val="Alg4"/>
        <w:numPr>
          <w:ilvl w:val="0"/>
          <w:numId w:val="94"/>
        </w:numPr>
        <w:contextualSpacing/>
        <w:rPr>
          <w:ins w:id="13889" w:author="Rev 6 Allen Wirfs-Brock" w:date="2012-02-16T17:58:00Z"/>
        </w:rPr>
      </w:pPr>
      <w:ins w:id="13890" w:author="Rev 8 Allen Wirfs-Brock" w:date="2012-06-12T12:57:00Z">
        <w:r>
          <w:t>ReturnIfAbrupt(</w:t>
        </w:r>
        <w:r w:rsidRPr="00342FD6">
          <w:rPr>
            <w:i/>
          </w:rPr>
          <w:t>lval</w:t>
        </w:r>
        <w:r>
          <w:t>).</w:t>
        </w:r>
      </w:ins>
      <w:ins w:id="13891" w:author="Rev 6 Allen Wirfs-Brock" w:date="2012-02-16T17:58:00Z">
        <w:del w:id="13892" w:author="Rev 8 Allen Wirfs-Brock" w:date="2012-06-12T12:57: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14:paraId="5DA6F25D" w14:textId="77777777" w:rsidR="004C02EF" w:rsidRPr="00E77497" w:rsidRDefault="004C02EF" w:rsidP="00FA3203">
      <w:pPr>
        <w:pStyle w:val="Alg3"/>
        <w:numPr>
          <w:ilvl w:val="0"/>
          <w:numId w:val="94"/>
        </w:numPr>
      </w:pPr>
      <w:r w:rsidRPr="00E77497">
        <w:t xml:space="preserve">Let </w:t>
      </w:r>
      <w:r w:rsidRPr="00E77497">
        <w:rPr>
          <w:i/>
        </w:rPr>
        <w:t>rref</w:t>
      </w:r>
      <w:r w:rsidRPr="00E77497">
        <w:t xml:space="preserve"> be the result of evaluating </w:t>
      </w:r>
      <w:r w:rsidRPr="00E77497">
        <w:rPr>
          <w:i/>
        </w:rPr>
        <w:t>RelationalExpression</w:t>
      </w:r>
      <w:r w:rsidRPr="00E77497">
        <w:t>.</w:t>
      </w:r>
    </w:p>
    <w:p w14:paraId="68ACB007" w14:textId="77777777" w:rsidR="004C02EF" w:rsidRPr="00E77497" w:rsidRDefault="004C02EF" w:rsidP="00FA3203">
      <w:pPr>
        <w:pStyle w:val="Alg3"/>
        <w:numPr>
          <w:ilvl w:val="0"/>
          <w:numId w:val="94"/>
        </w:numPr>
      </w:pPr>
      <w:r w:rsidRPr="00E77497">
        <w:t xml:space="preserve">Let </w:t>
      </w:r>
      <w:r w:rsidRPr="00E77497">
        <w:rPr>
          <w:i/>
        </w:rPr>
        <w:t>rval</w:t>
      </w:r>
      <w:r w:rsidRPr="00E77497">
        <w:t xml:space="preserve"> be GetValue(</w:t>
      </w:r>
      <w:r w:rsidRPr="00E77497">
        <w:rPr>
          <w:i/>
        </w:rPr>
        <w:t>rref</w:t>
      </w:r>
      <w:r w:rsidRPr="00E77497">
        <w:t>).</w:t>
      </w:r>
    </w:p>
    <w:p w14:paraId="43E9D901" w14:textId="77777777" w:rsidR="00722F95" w:rsidRDefault="0034651E" w:rsidP="00722F95">
      <w:pPr>
        <w:pStyle w:val="Alg4"/>
        <w:numPr>
          <w:ilvl w:val="0"/>
          <w:numId w:val="94"/>
        </w:numPr>
        <w:contextualSpacing/>
        <w:rPr>
          <w:ins w:id="13893" w:author="Rev 6 Allen Wirfs-Brock" w:date="2012-02-16T18:06:00Z"/>
        </w:rPr>
      </w:pPr>
      <w:ins w:id="13894" w:author="Rev 8 Allen Wirfs-Brock" w:date="2012-06-12T13:31:00Z">
        <w:r>
          <w:t>ReturnIfAbrupt(</w:t>
        </w:r>
        <w:r>
          <w:rPr>
            <w:i/>
          </w:rPr>
          <w:t>rval</w:t>
        </w:r>
        <w:r>
          <w:t>).</w:t>
        </w:r>
      </w:ins>
      <w:ins w:id="13895" w:author="Rev 6 Allen Wirfs-Brock" w:date="2012-02-16T18:06:00Z">
        <w:del w:id="13896" w:author="Rev 8 Allen Wirfs-Brock" w:date="2012-06-12T13:31:00Z">
          <w:r w:rsidR="00722F95" w:rsidDel="0034651E">
            <w:delText xml:space="preserve">If </w:delText>
          </w:r>
          <w:r w:rsidR="00722F95" w:rsidRPr="00E77497" w:rsidDel="0034651E">
            <w:rPr>
              <w:i/>
            </w:rPr>
            <w:delText>rval</w:delText>
          </w:r>
          <w:r w:rsidR="00722F95" w:rsidRPr="00E77497" w:rsidDel="0034651E">
            <w:delText xml:space="preserve"> </w:delText>
          </w:r>
          <w:r w:rsidR="00722F95" w:rsidDel="0034651E">
            <w:delText xml:space="preserve">is an abrupt completion, return </w:delText>
          </w:r>
          <w:r w:rsidR="00722F95" w:rsidRPr="00E77497" w:rsidDel="0034651E">
            <w:rPr>
              <w:i/>
            </w:rPr>
            <w:delText>rval</w:delText>
          </w:r>
          <w:r w:rsidR="00722F95" w:rsidDel="0034651E">
            <w:delText>.</w:delText>
          </w:r>
        </w:del>
      </w:ins>
    </w:p>
    <w:p w14:paraId="7D36DABE" w14:textId="77777777" w:rsidR="004C02EF" w:rsidRPr="00E77497" w:rsidRDefault="004C02EF" w:rsidP="00FA3203">
      <w:pPr>
        <w:pStyle w:val="Alg3"/>
        <w:numPr>
          <w:ilvl w:val="0"/>
          <w:numId w:val="94"/>
        </w:numPr>
      </w:pPr>
      <w:r w:rsidRPr="00E77497">
        <w:t xml:space="preserve">Let </w:t>
      </w:r>
      <w:r w:rsidRPr="00E77497">
        <w:rPr>
          <w:i/>
        </w:rPr>
        <w:t>r</w:t>
      </w:r>
      <w:r w:rsidRPr="00E77497">
        <w:t xml:space="preserve"> be the result of performing abstract equality comparison</w:t>
      </w:r>
      <w:ins w:id="13897" w:author="Rev 4 Allen Wirfs-Brock" w:date="2011-10-15T13:03:00Z">
        <w:r w:rsidR="00E5271E" w:rsidRPr="00E77497">
          <w:t xml:space="preserve"> algorithm</w:t>
        </w:r>
      </w:ins>
      <w:r w:rsidRPr="00E77497">
        <w:t xml:space="preserve"> </w:t>
      </w:r>
      <w:r w:rsidRPr="00E77497">
        <w:rPr>
          <w:i/>
        </w:rPr>
        <w:t>rval</w:t>
      </w:r>
      <w:r w:rsidRPr="00E77497">
        <w:t xml:space="preserve"> == </w:t>
      </w:r>
      <w:r w:rsidRPr="00E77497">
        <w:rPr>
          <w:i/>
        </w:rPr>
        <w:t>lval</w:t>
      </w:r>
      <w:r w:rsidRPr="00E77497">
        <w:t xml:space="preserve">. </w:t>
      </w:r>
      <w:del w:id="13898" w:author="Rev 4 Allen Wirfs-Brock" w:date="2011-10-15T12:43:00Z">
        <w:r w:rsidRPr="00E77497" w:rsidDel="00B85690">
          <w:delText>(see 11.9.3).</w:delText>
        </w:r>
      </w:del>
    </w:p>
    <w:p w14:paraId="3C72B3FE" w14:textId="77777777" w:rsidR="004C02EF" w:rsidRPr="00E77497" w:rsidRDefault="004C02EF" w:rsidP="00FA3203">
      <w:pPr>
        <w:pStyle w:val="Alg3"/>
        <w:numPr>
          <w:ilvl w:val="0"/>
          <w:numId w:val="94"/>
        </w:numPr>
        <w:spacing w:after="220"/>
      </w:pPr>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bookmarkStart w:id="13899" w:name="_Ref393523209"/>
      <w:bookmarkStart w:id="13900" w:name="_Toc393690321"/>
      <w:r w:rsidRPr="00E77497">
        <w:t>.</w:t>
      </w:r>
      <w:bookmarkStart w:id="13901" w:name="_Ref424533194"/>
    </w:p>
    <w:p w14:paraId="176FF29D" w14:textId="77777777" w:rsidR="004C02EF" w:rsidRPr="00E77497" w:rsidDel="006C0159" w:rsidRDefault="004C02EF" w:rsidP="003A4B22">
      <w:pPr>
        <w:pStyle w:val="30"/>
        <w:numPr>
          <w:ilvl w:val="0"/>
          <w:numId w:val="0"/>
        </w:numPr>
        <w:rPr>
          <w:del w:id="13902" w:author="Rev 4 Allen Wirfs-Brock" w:date="2011-10-15T13:29:00Z"/>
        </w:rPr>
      </w:pPr>
      <w:bookmarkStart w:id="13903" w:name="_Toc417706204"/>
      <w:bookmarkStart w:id="13904" w:name="_Toc472818864"/>
      <w:bookmarkStart w:id="13905" w:name="_Toc235503438"/>
      <w:bookmarkStart w:id="13906" w:name="_Toc241509213"/>
      <w:bookmarkStart w:id="13907" w:name="_Toc244416700"/>
      <w:bookmarkStart w:id="13908" w:name="_Toc276631064"/>
      <w:bookmarkStart w:id="13909" w:name="_Toc375031190"/>
      <w:bookmarkStart w:id="13910" w:name="_Ref378391680"/>
      <w:bookmarkStart w:id="13911" w:name="_Toc381513703"/>
      <w:bookmarkStart w:id="13912" w:name="_Toc382202865"/>
      <w:bookmarkStart w:id="13913" w:name="_Toc382212225"/>
      <w:bookmarkStart w:id="13914" w:name="_Toc382212654"/>
      <w:bookmarkStart w:id="13915" w:name="_Toc382291570"/>
      <w:bookmarkStart w:id="13916" w:name="_Toc385672219"/>
      <w:bookmarkStart w:id="13917" w:name="_Toc393690322"/>
      <w:bookmarkStart w:id="13918" w:name="_Toc398440770"/>
      <w:bookmarkStart w:id="13919" w:name="_Toc403317150"/>
      <w:bookmarkStart w:id="13920" w:name="_Toc403362705"/>
      <w:bookmarkEnd w:id="13899"/>
      <w:bookmarkEnd w:id="13900"/>
      <w:bookmarkEnd w:id="13901"/>
      <w:del w:id="13921" w:author="Rev 4 Allen Wirfs-Brock" w:date="2011-10-15T13:29:00Z">
        <w:r w:rsidRPr="00E77497" w:rsidDel="006C0159">
          <w:delText>11.9.4</w:delText>
        </w:r>
        <w:r w:rsidRPr="00E77497" w:rsidDel="006C0159">
          <w:tab/>
          <w:delText xml:space="preserve">The Strict Equals Operator ( </w:delText>
        </w:r>
        <w:r w:rsidRPr="00E77497" w:rsidDel="006C0159">
          <w:rPr>
            <w:rFonts w:ascii="Courier New" w:hAnsi="Courier New"/>
          </w:rPr>
          <w:delText>===</w:delText>
        </w:r>
        <w:r w:rsidRPr="00E77497" w:rsidDel="006C0159">
          <w:delText xml:space="preserve"> )</w:delText>
        </w:r>
        <w:bookmarkEnd w:id="13903"/>
        <w:bookmarkEnd w:id="13904"/>
        <w:bookmarkEnd w:id="13905"/>
        <w:bookmarkEnd w:id="13906"/>
        <w:bookmarkEnd w:id="13907"/>
        <w:bookmarkEnd w:id="13908"/>
      </w:del>
    </w:p>
    <w:p w14:paraId="3CBB349F" w14:textId="77777777" w:rsidR="004C02EF" w:rsidRPr="00B820AB" w:rsidRDefault="004C02EF" w:rsidP="004C02EF">
      <w:del w:id="13922" w:author="Rev 4 Allen Wirfs-Brock" w:date="2011-10-15T13:29:00Z">
        <w:r w:rsidRPr="00E77497" w:rsidDel="006C0159">
          <w:delText xml:space="preserve">The production </w:delText>
        </w:r>
      </w:del>
      <w:r w:rsidRPr="00120381">
        <w:rPr>
          <w:rStyle w:val="bnf"/>
        </w:rPr>
        <w:t>EqualityExpression</w:t>
      </w:r>
      <w:r w:rsidRPr="004D1BD1">
        <w:rPr>
          <w:b/>
        </w:rPr>
        <w:t xml:space="preserve"> :</w:t>
      </w:r>
      <w:r w:rsidRPr="003B4312">
        <w:t xml:space="preserve"> </w:t>
      </w:r>
      <w:r w:rsidRPr="003B4312">
        <w:rPr>
          <w:rStyle w:val="bnf"/>
        </w:rPr>
        <w:t>EqualityExpression</w:t>
      </w:r>
      <w:r w:rsidRPr="003B4312">
        <w:t xml:space="preserve"> </w:t>
      </w:r>
      <w:r w:rsidRPr="008B7F6F">
        <w:rPr>
          <w:rFonts w:ascii="Courier New" w:hAnsi="Courier New"/>
          <w:b/>
        </w:rPr>
        <w:t>===</w:t>
      </w:r>
      <w:r w:rsidRPr="006B6D0A">
        <w:t xml:space="preserve"> </w:t>
      </w:r>
      <w:r w:rsidRPr="006B6D0A">
        <w:rPr>
          <w:rStyle w:val="bnf"/>
        </w:rPr>
        <w:t>RelationalExpression</w:t>
      </w:r>
      <w:r w:rsidRPr="00E65A34">
        <w:t xml:space="preserve"> </w:t>
      </w:r>
      <w:del w:id="13923" w:author="Rev 4 Allen Wirfs-Brock" w:date="2011-10-15T13:29:00Z">
        <w:r w:rsidRPr="009C202C" w:rsidDel="006C0159">
          <w:delText>is evaluated as follows:</w:delText>
        </w:r>
      </w:del>
    </w:p>
    <w:p w14:paraId="74DE8B74" w14:textId="77777777" w:rsidR="004C02EF" w:rsidRPr="00E77497" w:rsidRDefault="004C02EF" w:rsidP="00FA3203">
      <w:pPr>
        <w:pStyle w:val="Alg3"/>
        <w:numPr>
          <w:ilvl w:val="0"/>
          <w:numId w:val="96"/>
        </w:numPr>
      </w:pPr>
      <w:r w:rsidRPr="00675B74">
        <w:t xml:space="preserve">Let </w:t>
      </w:r>
      <w:r w:rsidRPr="00E77497">
        <w:rPr>
          <w:i/>
        </w:rPr>
        <w:t>lref</w:t>
      </w:r>
      <w:r w:rsidRPr="00E77497">
        <w:t xml:space="preserve"> be the result of evaluating </w:t>
      </w:r>
      <w:r w:rsidRPr="00E77497">
        <w:rPr>
          <w:i/>
        </w:rPr>
        <w:t>EqualityExpression</w:t>
      </w:r>
      <w:r w:rsidRPr="00E77497">
        <w:t>.</w:t>
      </w:r>
    </w:p>
    <w:p w14:paraId="1898DD39" w14:textId="77777777" w:rsidR="004C02EF" w:rsidRPr="00E77497" w:rsidRDefault="004C02EF" w:rsidP="00FA3203">
      <w:pPr>
        <w:pStyle w:val="Alg3"/>
        <w:numPr>
          <w:ilvl w:val="0"/>
          <w:numId w:val="96"/>
        </w:numPr>
      </w:pPr>
      <w:r w:rsidRPr="00E77497">
        <w:t xml:space="preserve">Let </w:t>
      </w:r>
      <w:r w:rsidRPr="00E77497">
        <w:rPr>
          <w:i/>
        </w:rPr>
        <w:t>lval</w:t>
      </w:r>
      <w:r w:rsidRPr="00E77497">
        <w:t xml:space="preserve"> be GetValue(</w:t>
      </w:r>
      <w:r w:rsidRPr="00E77497">
        <w:rPr>
          <w:i/>
        </w:rPr>
        <w:t>lref</w:t>
      </w:r>
      <w:r w:rsidRPr="00E77497">
        <w:t>).</w:t>
      </w:r>
    </w:p>
    <w:p w14:paraId="3B6BA5C1" w14:textId="77777777" w:rsidR="00722F95" w:rsidRDefault="00605DF9" w:rsidP="00722F95">
      <w:pPr>
        <w:pStyle w:val="Alg4"/>
        <w:numPr>
          <w:ilvl w:val="0"/>
          <w:numId w:val="96"/>
        </w:numPr>
        <w:contextualSpacing/>
        <w:rPr>
          <w:ins w:id="13924" w:author="Rev 6 Allen Wirfs-Brock" w:date="2012-02-16T17:58:00Z"/>
        </w:rPr>
      </w:pPr>
      <w:ins w:id="13925" w:author="Rev 8 Allen Wirfs-Brock" w:date="2012-06-12T13:11:00Z">
        <w:r>
          <w:t>ReturnIfAbrupt(</w:t>
        </w:r>
        <w:r>
          <w:rPr>
            <w:i/>
          </w:rPr>
          <w:t>l</w:t>
        </w:r>
        <w:r w:rsidRPr="00ED2E78">
          <w:rPr>
            <w:i/>
          </w:rPr>
          <w:t>val</w:t>
        </w:r>
        <w:r>
          <w:t>)</w:t>
        </w:r>
      </w:ins>
      <w:ins w:id="13926" w:author="Rev 6 Allen Wirfs-Brock" w:date="2012-02-16T17:58:00Z">
        <w:del w:id="13927" w:author="Rev 8 Allen Wirfs-Brock" w:date="2012-06-12T13:11:00Z">
          <w:r w:rsidR="00722F95" w:rsidDel="00605DF9">
            <w:delText xml:space="preserve">If </w:delText>
          </w:r>
          <w:r w:rsidR="00722F95" w:rsidRPr="00E77497" w:rsidDel="00605DF9">
            <w:rPr>
              <w:i/>
            </w:rPr>
            <w:delText>lval</w:delText>
          </w:r>
          <w:r w:rsidR="00722F95" w:rsidRPr="00E77497" w:rsidDel="00605DF9">
            <w:delText xml:space="preserve"> </w:delText>
          </w:r>
          <w:r w:rsidR="00722F95" w:rsidDel="00605DF9">
            <w:delText xml:space="preserve">is an abrupt completion, return </w:delText>
          </w:r>
          <w:r w:rsidR="00722F95" w:rsidRPr="00E77497" w:rsidDel="00605DF9">
            <w:rPr>
              <w:i/>
            </w:rPr>
            <w:delText>lval</w:delText>
          </w:r>
          <w:r w:rsidR="00722F95" w:rsidDel="00605DF9">
            <w:delText>.</w:delText>
          </w:r>
        </w:del>
      </w:ins>
    </w:p>
    <w:p w14:paraId="2BC2B2FC" w14:textId="77777777" w:rsidR="004C02EF" w:rsidRPr="00E77497" w:rsidRDefault="004C02EF" w:rsidP="00FA3203">
      <w:pPr>
        <w:pStyle w:val="Alg3"/>
        <w:numPr>
          <w:ilvl w:val="0"/>
          <w:numId w:val="96"/>
        </w:numPr>
      </w:pPr>
      <w:r w:rsidRPr="00E77497">
        <w:t xml:space="preserve">Let </w:t>
      </w:r>
      <w:r w:rsidRPr="00E77497">
        <w:rPr>
          <w:i/>
        </w:rPr>
        <w:t>rref</w:t>
      </w:r>
      <w:r w:rsidRPr="00E77497">
        <w:t xml:space="preserve"> be the result of evaluating </w:t>
      </w:r>
      <w:r w:rsidRPr="00E77497">
        <w:rPr>
          <w:i/>
        </w:rPr>
        <w:t>RelationalExpression</w:t>
      </w:r>
      <w:r w:rsidRPr="00E77497">
        <w:t>.</w:t>
      </w:r>
    </w:p>
    <w:p w14:paraId="6759272A" w14:textId="77777777" w:rsidR="004C02EF" w:rsidRPr="00E77497" w:rsidRDefault="004C02EF" w:rsidP="00FA3203">
      <w:pPr>
        <w:pStyle w:val="Alg3"/>
        <w:numPr>
          <w:ilvl w:val="0"/>
          <w:numId w:val="96"/>
        </w:numPr>
      </w:pPr>
      <w:r w:rsidRPr="00E77497">
        <w:t xml:space="preserve">Let </w:t>
      </w:r>
      <w:r w:rsidRPr="00E77497">
        <w:rPr>
          <w:i/>
        </w:rPr>
        <w:t>rval</w:t>
      </w:r>
      <w:r w:rsidRPr="00E77497">
        <w:t xml:space="preserve"> be GetValue(</w:t>
      </w:r>
      <w:r w:rsidRPr="00E77497">
        <w:rPr>
          <w:i/>
        </w:rPr>
        <w:t>rref</w:t>
      </w:r>
      <w:r w:rsidRPr="00E77497">
        <w:t>).</w:t>
      </w:r>
    </w:p>
    <w:p w14:paraId="62406A3F" w14:textId="77777777" w:rsidR="00EA1B5F" w:rsidRDefault="00EA1B5F" w:rsidP="00EA1B5F">
      <w:pPr>
        <w:pStyle w:val="Alg4"/>
        <w:numPr>
          <w:ilvl w:val="0"/>
          <w:numId w:val="96"/>
        </w:numPr>
        <w:contextualSpacing/>
        <w:rPr>
          <w:ins w:id="13928" w:author="Rev 10 Allen Wirfs-Brock" w:date="2012-08-14T16:00:00Z"/>
        </w:rPr>
      </w:pPr>
      <w:ins w:id="13929" w:author="Rev 10 Allen Wirfs-Brock" w:date="2012-08-14T16:00:00Z">
        <w:r>
          <w:t>ReturnIfAbrupt(</w:t>
        </w:r>
        <w:r>
          <w:rPr>
            <w:i/>
          </w:rPr>
          <w:t>rval</w:t>
        </w:r>
        <w:r>
          <w:t>).</w:t>
        </w:r>
      </w:ins>
    </w:p>
    <w:p w14:paraId="5C38D39E" w14:textId="77777777" w:rsidR="004C02EF" w:rsidRPr="00E77497" w:rsidRDefault="004C02EF" w:rsidP="00FA3203">
      <w:pPr>
        <w:pStyle w:val="Alg3"/>
        <w:numPr>
          <w:ilvl w:val="0"/>
          <w:numId w:val="96"/>
        </w:numPr>
        <w:spacing w:after="220"/>
      </w:pPr>
      <w:r w:rsidRPr="00E77497">
        <w:t>Return the result of performing the strict equality comparison</w:t>
      </w:r>
      <w:ins w:id="13930" w:author="Rev 4 Allen Wirfs-Brock" w:date="2011-10-15T13:02:00Z">
        <w:r w:rsidR="00E5271E" w:rsidRPr="00E77497">
          <w:t xml:space="preserve"> algorithm</w:t>
        </w:r>
      </w:ins>
      <w:r w:rsidRPr="00E77497">
        <w:t xml:space="preserve"> </w:t>
      </w:r>
      <w:r w:rsidRPr="00E77497">
        <w:rPr>
          <w:i/>
        </w:rPr>
        <w:t>rval</w:t>
      </w:r>
      <w:r w:rsidRPr="00E77497">
        <w:t xml:space="preserve"> === </w:t>
      </w:r>
      <w:r w:rsidRPr="00E77497">
        <w:rPr>
          <w:i/>
        </w:rPr>
        <w:t>lval</w:t>
      </w:r>
      <w:r w:rsidRPr="00E77497">
        <w:t xml:space="preserve">. </w:t>
      </w:r>
      <w:del w:id="13931" w:author="Rev 4 Allen Wirfs-Brock" w:date="2011-10-15T13:02:00Z">
        <w:r w:rsidRPr="00E77497" w:rsidDel="00E5271E">
          <w:delText>(See 11.9.6)</w:delText>
        </w:r>
      </w:del>
    </w:p>
    <w:p w14:paraId="0B1B4159" w14:textId="77777777" w:rsidR="004C02EF" w:rsidRPr="00E77497" w:rsidDel="006C0159" w:rsidRDefault="004C02EF" w:rsidP="003A4B22">
      <w:pPr>
        <w:pStyle w:val="30"/>
        <w:numPr>
          <w:ilvl w:val="0"/>
          <w:numId w:val="0"/>
        </w:numPr>
        <w:rPr>
          <w:del w:id="13932" w:author="Rev 4 Allen Wirfs-Brock" w:date="2011-10-15T13:29:00Z"/>
        </w:rPr>
      </w:pPr>
      <w:bookmarkStart w:id="13933" w:name="_Toc417706205"/>
      <w:bookmarkStart w:id="13934" w:name="_Toc472818865"/>
      <w:bookmarkStart w:id="13935" w:name="_Toc235503439"/>
      <w:bookmarkStart w:id="13936" w:name="_Toc241509214"/>
      <w:bookmarkStart w:id="13937" w:name="_Toc244416701"/>
      <w:bookmarkStart w:id="13938" w:name="_Toc276631065"/>
      <w:del w:id="13939" w:author="Rev 4 Allen Wirfs-Brock" w:date="2011-10-15T13:29:00Z">
        <w:r w:rsidRPr="00E77497" w:rsidDel="006C0159">
          <w:delText>11.9.5</w:delText>
        </w:r>
        <w:r w:rsidRPr="00E77497" w:rsidDel="006C0159">
          <w:tab/>
          <w:delText xml:space="preserve">The Strict Does-not-equal Operator ( </w:delText>
        </w:r>
        <w:r w:rsidRPr="00E77497" w:rsidDel="006C0159">
          <w:rPr>
            <w:rFonts w:ascii="Courier New" w:hAnsi="Courier New"/>
          </w:rPr>
          <w:delText>!==</w:delText>
        </w:r>
        <w:r w:rsidRPr="00E77497" w:rsidDel="006C0159">
          <w:delText xml:space="preserve"> )</w:delText>
        </w:r>
        <w:bookmarkEnd w:id="13933"/>
        <w:bookmarkEnd w:id="13934"/>
        <w:bookmarkEnd w:id="13935"/>
        <w:bookmarkEnd w:id="13936"/>
        <w:bookmarkEnd w:id="13937"/>
        <w:bookmarkEnd w:id="13938"/>
      </w:del>
    </w:p>
    <w:p w14:paraId="2FA6AADB" w14:textId="77777777" w:rsidR="004C02EF" w:rsidRPr="00B820AB" w:rsidRDefault="004C02EF" w:rsidP="004C02EF">
      <w:del w:id="13940" w:author="Rev 4 Allen Wirfs-Brock" w:date="2011-10-15T13:29:00Z">
        <w:r w:rsidRPr="00E77497" w:rsidDel="006C0159">
          <w:delText xml:space="preserve">The production </w:delText>
        </w:r>
      </w:del>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r w:rsidRPr="006B6D0A">
        <w:rPr>
          <w:rFonts w:ascii="Courier New" w:hAnsi="Courier New"/>
          <w:b/>
        </w:rPr>
        <w:t>!==</w:t>
      </w:r>
      <w:r w:rsidRPr="006B6D0A">
        <w:t xml:space="preserve"> </w:t>
      </w:r>
      <w:r w:rsidRPr="006B6D0A">
        <w:rPr>
          <w:rStyle w:val="bnf"/>
        </w:rPr>
        <w:t>RelationalExpression</w:t>
      </w:r>
      <w:r w:rsidRPr="00E65A34">
        <w:t xml:space="preserve"> </w:t>
      </w:r>
      <w:del w:id="13941" w:author="Rev 4 Allen Wirfs-Brock" w:date="2011-10-15T13:29:00Z">
        <w:r w:rsidRPr="009C202C" w:rsidDel="006C0159">
          <w:delText>is evaluated as follows:</w:delText>
        </w:r>
      </w:del>
    </w:p>
    <w:p w14:paraId="27F55DE4" w14:textId="77777777" w:rsidR="004C02EF" w:rsidRPr="00E77497" w:rsidRDefault="004C02EF" w:rsidP="00FA3203">
      <w:pPr>
        <w:pStyle w:val="Alg3"/>
        <w:numPr>
          <w:ilvl w:val="0"/>
          <w:numId w:val="98"/>
        </w:numPr>
      </w:pPr>
      <w:r w:rsidRPr="00675B74">
        <w:t xml:space="preserve">Let </w:t>
      </w:r>
      <w:r w:rsidRPr="00E77497">
        <w:rPr>
          <w:i/>
        </w:rPr>
        <w:t>lref</w:t>
      </w:r>
      <w:r w:rsidRPr="00E77497">
        <w:t xml:space="preserve"> be the result of evaluating </w:t>
      </w:r>
      <w:r w:rsidRPr="00E77497">
        <w:rPr>
          <w:i/>
        </w:rPr>
        <w:t>EqualityExpression</w:t>
      </w:r>
      <w:r w:rsidRPr="00E77497">
        <w:t>.</w:t>
      </w:r>
    </w:p>
    <w:p w14:paraId="0B1FAE80" w14:textId="77777777" w:rsidR="004C02EF" w:rsidRPr="00E77497" w:rsidRDefault="004C02EF" w:rsidP="00FA3203">
      <w:pPr>
        <w:pStyle w:val="Alg3"/>
        <w:numPr>
          <w:ilvl w:val="0"/>
          <w:numId w:val="98"/>
        </w:numPr>
      </w:pPr>
      <w:r w:rsidRPr="00E77497">
        <w:t xml:space="preserve">Let </w:t>
      </w:r>
      <w:r w:rsidRPr="00E77497">
        <w:rPr>
          <w:i/>
        </w:rPr>
        <w:t>lval</w:t>
      </w:r>
      <w:r w:rsidRPr="00E77497">
        <w:t xml:space="preserve"> be GetValue(</w:t>
      </w:r>
      <w:r w:rsidRPr="00E77497">
        <w:rPr>
          <w:i/>
        </w:rPr>
        <w:t>lref</w:t>
      </w:r>
      <w:r w:rsidRPr="00E77497">
        <w:t>).</w:t>
      </w:r>
    </w:p>
    <w:p w14:paraId="59762097" w14:textId="77777777" w:rsidR="00722F95" w:rsidRDefault="0056239B" w:rsidP="00722F95">
      <w:pPr>
        <w:pStyle w:val="Alg4"/>
        <w:numPr>
          <w:ilvl w:val="0"/>
          <w:numId w:val="98"/>
        </w:numPr>
        <w:contextualSpacing/>
        <w:rPr>
          <w:ins w:id="13942" w:author="Rev 6 Allen Wirfs-Brock" w:date="2012-02-16T17:58:00Z"/>
        </w:rPr>
      </w:pPr>
      <w:ins w:id="13943" w:author="Rev 8 Allen Wirfs-Brock" w:date="2012-06-12T12:56:00Z">
        <w:r>
          <w:t>ReturnIfAbrupt(</w:t>
        </w:r>
        <w:r w:rsidRPr="00342FD6">
          <w:rPr>
            <w:i/>
          </w:rPr>
          <w:t>lval</w:t>
        </w:r>
        <w:r>
          <w:t>).</w:t>
        </w:r>
      </w:ins>
      <w:ins w:id="13944" w:author="Rev 6 Allen Wirfs-Brock" w:date="2012-02-16T17:58:00Z">
        <w:del w:id="13945" w:author="Rev 8 Allen Wirfs-Brock" w:date="2012-06-12T12:56: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14:paraId="23CD349F" w14:textId="77777777" w:rsidR="004C02EF" w:rsidRPr="00E77497" w:rsidRDefault="004C02EF" w:rsidP="00FA3203">
      <w:pPr>
        <w:pStyle w:val="Alg3"/>
        <w:numPr>
          <w:ilvl w:val="0"/>
          <w:numId w:val="98"/>
        </w:numPr>
      </w:pPr>
      <w:r w:rsidRPr="00E77497">
        <w:t xml:space="preserve">Let </w:t>
      </w:r>
      <w:r w:rsidRPr="00E77497">
        <w:rPr>
          <w:i/>
        </w:rPr>
        <w:t>rref</w:t>
      </w:r>
      <w:r w:rsidRPr="00E77497">
        <w:t xml:space="preserve"> be the result of evaluating </w:t>
      </w:r>
      <w:r w:rsidRPr="00E77497">
        <w:rPr>
          <w:i/>
        </w:rPr>
        <w:t>RelationalExpression</w:t>
      </w:r>
      <w:r w:rsidRPr="00E77497">
        <w:t>.</w:t>
      </w:r>
    </w:p>
    <w:p w14:paraId="12688398" w14:textId="77777777" w:rsidR="004C02EF" w:rsidRPr="00E77497" w:rsidRDefault="004C02EF" w:rsidP="00FA3203">
      <w:pPr>
        <w:pStyle w:val="Alg3"/>
        <w:numPr>
          <w:ilvl w:val="0"/>
          <w:numId w:val="98"/>
        </w:numPr>
      </w:pPr>
      <w:r w:rsidRPr="00E77497">
        <w:t xml:space="preserve">Let </w:t>
      </w:r>
      <w:r w:rsidRPr="00E77497">
        <w:rPr>
          <w:i/>
        </w:rPr>
        <w:t>rval</w:t>
      </w:r>
      <w:r w:rsidRPr="00E77497">
        <w:t xml:space="preserve"> be GetValue(</w:t>
      </w:r>
      <w:r w:rsidRPr="00E77497">
        <w:rPr>
          <w:i/>
        </w:rPr>
        <w:t>rref</w:t>
      </w:r>
      <w:r w:rsidRPr="00E77497">
        <w:t>).</w:t>
      </w:r>
    </w:p>
    <w:p w14:paraId="4E8D0ACD" w14:textId="77777777" w:rsidR="00EA1B5F" w:rsidRDefault="00EA1B5F" w:rsidP="00EA1B5F">
      <w:pPr>
        <w:pStyle w:val="Alg4"/>
        <w:numPr>
          <w:ilvl w:val="0"/>
          <w:numId w:val="98"/>
        </w:numPr>
        <w:contextualSpacing/>
        <w:rPr>
          <w:ins w:id="13946" w:author="Rev 10 Allen Wirfs-Brock" w:date="2012-08-14T16:00:00Z"/>
        </w:rPr>
      </w:pPr>
      <w:ins w:id="13947" w:author="Rev 10 Allen Wirfs-Brock" w:date="2012-08-14T16:00:00Z">
        <w:r>
          <w:t>ReturnIfAbrupt(</w:t>
        </w:r>
        <w:r>
          <w:rPr>
            <w:i/>
          </w:rPr>
          <w:t>r</w:t>
        </w:r>
        <w:r>
          <w:t>).</w:t>
        </w:r>
      </w:ins>
    </w:p>
    <w:p w14:paraId="13E4373D" w14:textId="77777777" w:rsidR="004C02EF" w:rsidRPr="00E77497" w:rsidRDefault="004C02EF" w:rsidP="00FA3203">
      <w:pPr>
        <w:pStyle w:val="Alg3"/>
        <w:numPr>
          <w:ilvl w:val="0"/>
          <w:numId w:val="98"/>
        </w:numPr>
      </w:pPr>
      <w:r w:rsidRPr="00E77497">
        <w:t xml:space="preserve">Let </w:t>
      </w:r>
      <w:r w:rsidRPr="00E77497">
        <w:rPr>
          <w:i/>
        </w:rPr>
        <w:t>r</w:t>
      </w:r>
      <w:r w:rsidRPr="00E77497">
        <w:t xml:space="preserve"> be the result of performing strict equality comparison</w:t>
      </w:r>
      <w:ins w:id="13948" w:author="Rev 4 Allen Wirfs-Brock" w:date="2011-10-15T13:02:00Z">
        <w:r w:rsidR="00E5271E" w:rsidRPr="00E77497">
          <w:t xml:space="preserve"> algorithm</w:t>
        </w:r>
      </w:ins>
      <w:r w:rsidRPr="00E77497">
        <w:t xml:space="preserve"> </w:t>
      </w:r>
      <w:r w:rsidRPr="00E77497">
        <w:rPr>
          <w:i/>
        </w:rPr>
        <w:t>rval</w:t>
      </w:r>
      <w:r w:rsidRPr="00E77497">
        <w:t xml:space="preserve"> === </w:t>
      </w:r>
      <w:r w:rsidRPr="00E77497">
        <w:rPr>
          <w:i/>
        </w:rPr>
        <w:t>lval</w:t>
      </w:r>
      <w:r w:rsidRPr="00E77497">
        <w:t xml:space="preserve">. </w:t>
      </w:r>
      <w:del w:id="13949" w:author="Rev 4 Allen Wirfs-Brock" w:date="2011-10-15T13:02:00Z">
        <w:r w:rsidRPr="00E77497" w:rsidDel="00E5271E">
          <w:delText>(See 11.9.6)</w:delText>
        </w:r>
      </w:del>
    </w:p>
    <w:p w14:paraId="3527CDB1" w14:textId="77777777" w:rsidR="00605DF9" w:rsidDel="00EA1B5F" w:rsidRDefault="00605DF9" w:rsidP="00605DF9">
      <w:pPr>
        <w:pStyle w:val="Alg4"/>
        <w:numPr>
          <w:ilvl w:val="0"/>
          <w:numId w:val="98"/>
        </w:numPr>
        <w:contextualSpacing/>
        <w:rPr>
          <w:ins w:id="13950" w:author="Rev 8 Allen Wirfs-Brock" w:date="2012-06-12T13:10:00Z"/>
          <w:del w:id="13951" w:author="Rev 10 Allen Wirfs-Brock" w:date="2012-08-14T16:00:00Z"/>
        </w:rPr>
      </w:pPr>
      <w:ins w:id="13952" w:author="Rev 8 Allen Wirfs-Brock" w:date="2012-06-12T13:10:00Z">
        <w:del w:id="13953" w:author="Rev 10 Allen Wirfs-Brock" w:date="2012-08-14T16:00:00Z">
          <w:r w:rsidDel="00EA1B5F">
            <w:delText>ReturnIfAbrupt(</w:delText>
          </w:r>
          <w:r w:rsidDel="00EA1B5F">
            <w:rPr>
              <w:i/>
            </w:rPr>
            <w:delText>r</w:delText>
          </w:r>
          <w:r w:rsidDel="00EA1B5F">
            <w:delText>).</w:delText>
          </w:r>
        </w:del>
      </w:ins>
    </w:p>
    <w:p w14:paraId="530AD16C" w14:textId="77777777" w:rsidR="004C02EF" w:rsidRPr="00E77497" w:rsidRDefault="004C02EF" w:rsidP="00FA3203">
      <w:pPr>
        <w:pStyle w:val="Alg3"/>
        <w:numPr>
          <w:ilvl w:val="0"/>
          <w:numId w:val="98"/>
        </w:numPr>
        <w:spacing w:after="220"/>
      </w:pPr>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r w:rsidRPr="00E77497">
        <w:t>.</w:t>
      </w:r>
    </w:p>
    <w:p w14:paraId="6110F912" w14:textId="77777777" w:rsidR="00952396" w:rsidRPr="00B820AB" w:rsidRDefault="00952396" w:rsidP="00952396">
      <w:pPr>
        <w:rPr>
          <w:ins w:id="13954" w:author="Rev 5 Allen Wirfs-Brock" w:date="2012-01-05T10:30:00Z"/>
        </w:rPr>
      </w:pPr>
      <w:bookmarkStart w:id="13955" w:name="_Ref440445026"/>
      <w:bookmarkStart w:id="13956" w:name="_Toc472818867"/>
      <w:bookmarkStart w:id="13957" w:name="_Toc235503441"/>
      <w:bookmarkStart w:id="13958" w:name="_Toc241509216"/>
      <w:bookmarkStart w:id="13959" w:name="_Toc244416703"/>
      <w:bookmarkStart w:id="13960" w:name="_Toc276631067"/>
      <w:bookmarkEnd w:id="13909"/>
      <w:bookmarkEnd w:id="13910"/>
      <w:bookmarkEnd w:id="13911"/>
      <w:bookmarkEnd w:id="13912"/>
      <w:bookmarkEnd w:id="13913"/>
      <w:bookmarkEnd w:id="13914"/>
      <w:bookmarkEnd w:id="13915"/>
      <w:bookmarkEnd w:id="13916"/>
      <w:bookmarkEnd w:id="13917"/>
      <w:bookmarkEnd w:id="13918"/>
      <w:bookmarkEnd w:id="13919"/>
      <w:bookmarkEnd w:id="13920"/>
      <w:ins w:id="13961" w:author="Rev 5 Allen Wirfs-Brock" w:date="2012-01-05T10:30:00Z">
        <w:r w:rsidRPr="00120381">
          <w:rPr>
            <w:rStyle w:val="bnf"/>
          </w:rPr>
          <w:t>EqualityExpression</w:t>
        </w:r>
        <w:r w:rsidRPr="004D1BD1">
          <w:rPr>
            <w:b/>
          </w:rPr>
          <w:t xml:space="preserve"> :</w:t>
        </w:r>
        <w:r w:rsidRPr="003B4312">
          <w:t xml:space="preserve"> </w:t>
        </w:r>
        <w:r w:rsidRPr="003B4312">
          <w:rPr>
            <w:rStyle w:val="bnf"/>
          </w:rPr>
          <w:t>EqualityExpression</w:t>
        </w:r>
        <w:r w:rsidRPr="003B4312">
          <w:t xml:space="preserve"> </w:t>
        </w:r>
      </w:ins>
      <w:ins w:id="13962" w:author="Rev 5 Allen Wirfs-Brock" w:date="2012-01-05T10:37:00Z">
        <w:r w:rsidR="0042613F">
          <w:rPr>
            <w:sz w:val="16"/>
            <w:szCs w:val="16"/>
          </w:rPr>
          <w:t xml:space="preserve">[no </w:t>
        </w:r>
        <w:r w:rsidR="0042613F" w:rsidRPr="0042613F">
          <w:rPr>
            <w:rFonts w:ascii="Times New Roman" w:hAnsi="Times New Roman"/>
            <w:i/>
            <w:sz w:val="16"/>
            <w:szCs w:val="16"/>
          </w:rPr>
          <w:t>LineTerminator</w:t>
        </w:r>
        <w:r w:rsidR="0042613F">
          <w:rPr>
            <w:sz w:val="16"/>
            <w:szCs w:val="16"/>
          </w:rPr>
          <w:t xml:space="preserve"> here] </w:t>
        </w:r>
      </w:ins>
      <w:ins w:id="13963" w:author="Rev 5 Allen Wirfs-Brock" w:date="2012-01-05T10:35:00Z">
        <w:r w:rsidR="0042613F">
          <w:rPr>
            <w:rFonts w:ascii="Courier New" w:hAnsi="Courier New"/>
            <w:b/>
          </w:rPr>
          <w:t>is</w:t>
        </w:r>
      </w:ins>
      <w:ins w:id="13964" w:author="Rev 5 Allen Wirfs-Brock" w:date="2012-01-05T10:30:00Z">
        <w:r w:rsidRPr="006B6D0A">
          <w:t xml:space="preserve"> </w:t>
        </w:r>
        <w:r w:rsidRPr="006B6D0A">
          <w:rPr>
            <w:rStyle w:val="bnf"/>
          </w:rPr>
          <w:t>RelationalExpression</w:t>
        </w:r>
        <w:r w:rsidRPr="00E65A34">
          <w:t xml:space="preserve"> </w:t>
        </w:r>
      </w:ins>
    </w:p>
    <w:p w14:paraId="63300366" w14:textId="77777777" w:rsidR="00952396" w:rsidRPr="00E77497" w:rsidRDefault="00952396" w:rsidP="0042613F">
      <w:pPr>
        <w:pStyle w:val="Alg3"/>
        <w:numPr>
          <w:ilvl w:val="0"/>
          <w:numId w:val="629"/>
        </w:numPr>
        <w:rPr>
          <w:ins w:id="13965" w:author="Rev 5 Allen Wirfs-Brock" w:date="2012-01-05T10:30:00Z"/>
        </w:rPr>
      </w:pPr>
      <w:ins w:id="13966" w:author="Rev 5 Allen Wirfs-Brock" w:date="2012-01-05T10:30:00Z">
        <w:r w:rsidRPr="00675B74">
          <w:t xml:space="preserve">Let </w:t>
        </w:r>
        <w:r w:rsidRPr="00E77497">
          <w:rPr>
            <w:i/>
          </w:rPr>
          <w:t>lref</w:t>
        </w:r>
        <w:r w:rsidRPr="00E77497">
          <w:t xml:space="preserve"> be the result of evaluating </w:t>
        </w:r>
        <w:r w:rsidRPr="00E77497">
          <w:rPr>
            <w:i/>
          </w:rPr>
          <w:t>EqualityExpression</w:t>
        </w:r>
        <w:r w:rsidRPr="00E77497">
          <w:t>.</w:t>
        </w:r>
      </w:ins>
    </w:p>
    <w:p w14:paraId="43FF546B" w14:textId="77777777" w:rsidR="00952396" w:rsidRPr="00E77497" w:rsidRDefault="00952396" w:rsidP="0042613F">
      <w:pPr>
        <w:pStyle w:val="Alg3"/>
        <w:numPr>
          <w:ilvl w:val="0"/>
          <w:numId w:val="629"/>
        </w:numPr>
        <w:rPr>
          <w:ins w:id="13967" w:author="Rev 5 Allen Wirfs-Brock" w:date="2012-01-05T10:30:00Z"/>
        </w:rPr>
      </w:pPr>
      <w:ins w:id="13968" w:author="Rev 5 Allen Wirfs-Brock" w:date="2012-01-05T10:30:00Z">
        <w:r w:rsidRPr="00E77497">
          <w:t xml:space="preserve">Let </w:t>
        </w:r>
        <w:r w:rsidRPr="00E77497">
          <w:rPr>
            <w:i/>
          </w:rPr>
          <w:t>lval</w:t>
        </w:r>
        <w:r w:rsidRPr="00E77497">
          <w:t xml:space="preserve"> be GetValue(</w:t>
        </w:r>
        <w:r w:rsidRPr="00E77497">
          <w:rPr>
            <w:i/>
          </w:rPr>
          <w:t>lref</w:t>
        </w:r>
        <w:r w:rsidRPr="00E77497">
          <w:t>).</w:t>
        </w:r>
      </w:ins>
    </w:p>
    <w:p w14:paraId="35566A15" w14:textId="77777777" w:rsidR="00722F95" w:rsidRDefault="0056239B" w:rsidP="00722F95">
      <w:pPr>
        <w:pStyle w:val="Alg4"/>
        <w:numPr>
          <w:ilvl w:val="0"/>
          <w:numId w:val="629"/>
        </w:numPr>
        <w:contextualSpacing/>
        <w:rPr>
          <w:ins w:id="13969" w:author="Rev 6 Allen Wirfs-Brock" w:date="2012-02-16T17:58:00Z"/>
        </w:rPr>
      </w:pPr>
      <w:ins w:id="13970" w:author="Rev 8 Allen Wirfs-Brock" w:date="2012-06-12T12:56:00Z">
        <w:r>
          <w:t>ReturnIfAbrupt(</w:t>
        </w:r>
        <w:r w:rsidRPr="00342FD6">
          <w:rPr>
            <w:i/>
          </w:rPr>
          <w:t>lval</w:t>
        </w:r>
        <w:r>
          <w:t>).</w:t>
        </w:r>
      </w:ins>
      <w:ins w:id="13971" w:author="Rev 6 Allen Wirfs-Brock" w:date="2012-02-16T17:58:00Z">
        <w:del w:id="13972" w:author="Rev 8 Allen Wirfs-Brock" w:date="2012-06-12T12:56: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14:paraId="4F307FF8" w14:textId="77777777" w:rsidR="00952396" w:rsidRPr="00E77497" w:rsidRDefault="00952396" w:rsidP="0042613F">
      <w:pPr>
        <w:pStyle w:val="Alg3"/>
        <w:numPr>
          <w:ilvl w:val="0"/>
          <w:numId w:val="629"/>
        </w:numPr>
        <w:rPr>
          <w:ins w:id="13973" w:author="Rev 5 Allen Wirfs-Brock" w:date="2012-01-05T10:30:00Z"/>
        </w:rPr>
      </w:pPr>
      <w:ins w:id="13974" w:author="Rev 5 Allen Wirfs-Brock" w:date="2012-01-05T10:30:00Z">
        <w:r w:rsidRPr="00E77497">
          <w:t xml:space="preserve">Let </w:t>
        </w:r>
        <w:r w:rsidRPr="00E77497">
          <w:rPr>
            <w:i/>
          </w:rPr>
          <w:t>rref</w:t>
        </w:r>
        <w:r w:rsidRPr="00E77497">
          <w:t xml:space="preserve"> be the result of evaluating </w:t>
        </w:r>
        <w:r w:rsidRPr="00E77497">
          <w:rPr>
            <w:i/>
          </w:rPr>
          <w:t>RelationalExpression</w:t>
        </w:r>
        <w:r w:rsidRPr="00E77497">
          <w:t>.</w:t>
        </w:r>
      </w:ins>
    </w:p>
    <w:p w14:paraId="12AA2CDB" w14:textId="77777777" w:rsidR="00952396" w:rsidRPr="00E77497" w:rsidDel="00605DF9" w:rsidRDefault="00952396" w:rsidP="0042613F">
      <w:pPr>
        <w:pStyle w:val="Alg3"/>
        <w:numPr>
          <w:ilvl w:val="0"/>
          <w:numId w:val="629"/>
        </w:numPr>
        <w:rPr>
          <w:ins w:id="13975" w:author="Rev 5 Allen Wirfs-Brock" w:date="2012-01-05T10:30:00Z"/>
          <w:del w:id="13976" w:author="Rev 8 Allen Wirfs-Brock" w:date="2012-06-12T13:08:00Z"/>
        </w:rPr>
      </w:pPr>
      <w:ins w:id="13977" w:author="Rev 5 Allen Wirfs-Brock" w:date="2012-01-05T10:30:00Z">
        <w:r w:rsidRPr="00E77497">
          <w:t xml:space="preserve">Let </w:t>
        </w:r>
        <w:r w:rsidRPr="00E77497">
          <w:rPr>
            <w:i/>
          </w:rPr>
          <w:t>rval</w:t>
        </w:r>
        <w:r w:rsidRPr="00E77497">
          <w:t xml:space="preserve"> be GetValue(</w:t>
        </w:r>
        <w:r w:rsidRPr="00E77497">
          <w:rPr>
            <w:i/>
          </w:rPr>
          <w:t>rref</w:t>
        </w:r>
        <w:r w:rsidRPr="00E77497">
          <w:t>).</w:t>
        </w:r>
      </w:ins>
    </w:p>
    <w:p w14:paraId="25878648" w14:textId="77777777" w:rsidR="00722F95" w:rsidRDefault="00722F95" w:rsidP="00605DF9">
      <w:pPr>
        <w:pStyle w:val="Alg3"/>
        <w:numPr>
          <w:ilvl w:val="0"/>
          <w:numId w:val="629"/>
        </w:numPr>
        <w:rPr>
          <w:ins w:id="13978" w:author="Rev 6 Allen Wirfs-Brock" w:date="2012-02-16T18:07:00Z"/>
        </w:rPr>
      </w:pPr>
      <w:ins w:id="13979" w:author="Rev 6 Allen Wirfs-Brock" w:date="2012-02-16T18:07:00Z">
        <w:del w:id="13980" w:author="Rev 8 Allen Wirfs-Brock" w:date="2012-06-12T13:04:00Z">
          <w:r w:rsidDel="00605DF9">
            <w:delText xml:space="preserve">If </w:delText>
          </w:r>
          <w:r w:rsidRPr="00605DF9" w:rsidDel="00605DF9">
            <w:rPr>
              <w:i/>
            </w:rPr>
            <w:delText>rval</w:delText>
          </w:r>
          <w:r w:rsidRPr="00E77497" w:rsidDel="00605DF9">
            <w:delText xml:space="preserve"> </w:delText>
          </w:r>
          <w:r w:rsidDel="00605DF9">
            <w:delText xml:space="preserve">is an abrupt completion, return </w:delText>
          </w:r>
          <w:r w:rsidRPr="00605DF9" w:rsidDel="00605DF9">
            <w:rPr>
              <w:i/>
            </w:rPr>
            <w:delText>rval</w:delText>
          </w:r>
          <w:r w:rsidDel="00605DF9">
            <w:delText>.</w:delText>
          </w:r>
        </w:del>
      </w:ins>
    </w:p>
    <w:p w14:paraId="5B373EE3" w14:textId="77777777" w:rsidR="00952396" w:rsidRPr="00E77497" w:rsidRDefault="00952396" w:rsidP="0042613F">
      <w:pPr>
        <w:pStyle w:val="Alg3"/>
        <w:numPr>
          <w:ilvl w:val="0"/>
          <w:numId w:val="629"/>
        </w:numPr>
        <w:spacing w:after="220"/>
        <w:rPr>
          <w:ins w:id="13981" w:author="Rev 5 Allen Wirfs-Brock" w:date="2012-01-05T10:30:00Z"/>
        </w:rPr>
      </w:pPr>
      <w:ins w:id="13982" w:author="Rev 5 Allen Wirfs-Brock" w:date="2012-01-05T10:30:00Z">
        <w:r w:rsidRPr="00E77497">
          <w:t xml:space="preserve">Return the result of performing </w:t>
        </w:r>
      </w:ins>
      <w:ins w:id="13983" w:author="Rev 5 Allen Wirfs-Brock" w:date="2012-01-05T10:39:00Z">
        <w:r w:rsidR="0042613F">
          <w:t>Sa</w:t>
        </w:r>
        <w:del w:id="13984" w:author="Rev 6 Allen Wirfs-Brock" w:date="2012-02-16T18:07:00Z">
          <w:r w:rsidR="0042613F" w:rsidDel="00722F95">
            <w:delText>v</w:delText>
          </w:r>
        </w:del>
      </w:ins>
      <w:ins w:id="13985" w:author="Rev 6 Allen Wirfs-Brock" w:date="2012-02-16T18:07:00Z">
        <w:r w:rsidR="00722F95">
          <w:t>m</w:t>
        </w:r>
      </w:ins>
      <w:ins w:id="13986" w:author="Rev 5 Allen Wirfs-Brock" w:date="2012-01-05T10:39:00Z">
        <w:r w:rsidR="0042613F">
          <w:t>eValue(</w:t>
        </w:r>
      </w:ins>
      <w:ins w:id="13987" w:author="Rev 5 Allen Wirfs-Brock" w:date="2012-01-05T10:30:00Z">
        <w:r w:rsidRPr="00E77497">
          <w:rPr>
            <w:i/>
          </w:rPr>
          <w:t>rval</w:t>
        </w:r>
      </w:ins>
      <w:ins w:id="13988" w:author="Rev 5 Allen Wirfs-Brock" w:date="2012-01-05T10:40:00Z">
        <w:r w:rsidR="0042613F">
          <w:t>,</w:t>
        </w:r>
      </w:ins>
      <w:ins w:id="13989" w:author="Rev 5 Allen Wirfs-Brock" w:date="2012-01-05T10:30:00Z">
        <w:r w:rsidRPr="00E77497">
          <w:t xml:space="preserve"> </w:t>
        </w:r>
        <w:r w:rsidRPr="00E77497">
          <w:rPr>
            <w:i/>
          </w:rPr>
          <w:t>lval</w:t>
        </w:r>
      </w:ins>
      <w:ins w:id="13990" w:author="Rev 5 Allen Wirfs-Brock" w:date="2012-01-05T10:40:00Z">
        <w:r w:rsidR="0042613F">
          <w:t>).</w:t>
        </w:r>
      </w:ins>
      <w:ins w:id="13991" w:author="Rev 5 Allen Wirfs-Brock" w:date="2012-01-05T10:30:00Z">
        <w:r w:rsidRPr="00E77497">
          <w:t xml:space="preserve"> </w:t>
        </w:r>
      </w:ins>
    </w:p>
    <w:p w14:paraId="71747649" w14:textId="77777777" w:rsidR="00952396" w:rsidRPr="00B820AB" w:rsidRDefault="00952396" w:rsidP="00952396">
      <w:pPr>
        <w:rPr>
          <w:ins w:id="13992" w:author="Rev 5 Allen Wirfs-Brock" w:date="2012-01-05T10:30:00Z"/>
        </w:rPr>
      </w:pPr>
      <w:ins w:id="13993" w:author="Rev 5 Allen Wirfs-Brock" w:date="2012-01-05T10:30:00Z">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ins>
      <w:ins w:id="13994" w:author="Rev 5 Allen Wirfs-Brock" w:date="2012-01-05T10:38:00Z">
        <w:r w:rsidR="0042613F">
          <w:rPr>
            <w:sz w:val="16"/>
            <w:szCs w:val="16"/>
          </w:rPr>
          <w:t xml:space="preserve">[no </w:t>
        </w:r>
        <w:r w:rsidR="0042613F" w:rsidRPr="007870CC">
          <w:rPr>
            <w:rFonts w:ascii="Times New Roman" w:hAnsi="Times New Roman"/>
            <w:i/>
            <w:sz w:val="16"/>
            <w:szCs w:val="16"/>
          </w:rPr>
          <w:t>LineTerminator</w:t>
        </w:r>
        <w:r w:rsidR="0042613F">
          <w:rPr>
            <w:sz w:val="16"/>
            <w:szCs w:val="16"/>
          </w:rPr>
          <w:t xml:space="preserve"> here] </w:t>
        </w:r>
      </w:ins>
      <w:ins w:id="13995" w:author="Rev 5 Allen Wirfs-Brock" w:date="2012-01-05T10:35:00Z">
        <w:r w:rsidR="0042613F">
          <w:rPr>
            <w:rFonts w:ascii="Courier New" w:hAnsi="Courier New"/>
            <w:b/>
          </w:rPr>
          <w:t>isnt</w:t>
        </w:r>
      </w:ins>
      <w:ins w:id="13996" w:author="Rev 5 Allen Wirfs-Brock" w:date="2012-01-05T10:30:00Z">
        <w:r w:rsidRPr="006B6D0A">
          <w:t xml:space="preserve"> </w:t>
        </w:r>
        <w:r w:rsidRPr="006B6D0A">
          <w:rPr>
            <w:rStyle w:val="bnf"/>
          </w:rPr>
          <w:t>RelationalExpression</w:t>
        </w:r>
        <w:r w:rsidRPr="00E65A34">
          <w:t xml:space="preserve"> </w:t>
        </w:r>
      </w:ins>
    </w:p>
    <w:p w14:paraId="1BEAB6F9" w14:textId="77777777" w:rsidR="00952396" w:rsidRPr="00E77497" w:rsidRDefault="00952396" w:rsidP="0042613F">
      <w:pPr>
        <w:pStyle w:val="Alg3"/>
        <w:numPr>
          <w:ilvl w:val="0"/>
          <w:numId w:val="630"/>
        </w:numPr>
        <w:rPr>
          <w:ins w:id="13997" w:author="Rev 5 Allen Wirfs-Brock" w:date="2012-01-05T10:30:00Z"/>
        </w:rPr>
      </w:pPr>
      <w:ins w:id="13998" w:author="Rev 5 Allen Wirfs-Brock" w:date="2012-01-05T10:30:00Z">
        <w:r w:rsidRPr="00675B74">
          <w:t xml:space="preserve">Let </w:t>
        </w:r>
        <w:r w:rsidRPr="00E77497">
          <w:rPr>
            <w:i/>
          </w:rPr>
          <w:t>lref</w:t>
        </w:r>
        <w:r w:rsidRPr="00E77497">
          <w:t xml:space="preserve"> be the result of evaluating </w:t>
        </w:r>
        <w:r w:rsidRPr="00E77497">
          <w:rPr>
            <w:i/>
          </w:rPr>
          <w:t>EqualityExpression</w:t>
        </w:r>
        <w:r w:rsidRPr="00E77497">
          <w:t>.</w:t>
        </w:r>
      </w:ins>
    </w:p>
    <w:p w14:paraId="167A2A07" w14:textId="77777777" w:rsidR="00952396" w:rsidRPr="00E77497" w:rsidRDefault="00952396" w:rsidP="0042613F">
      <w:pPr>
        <w:pStyle w:val="Alg3"/>
        <w:numPr>
          <w:ilvl w:val="0"/>
          <w:numId w:val="630"/>
        </w:numPr>
        <w:rPr>
          <w:ins w:id="13999" w:author="Rev 5 Allen Wirfs-Brock" w:date="2012-01-05T10:30:00Z"/>
        </w:rPr>
      </w:pPr>
      <w:ins w:id="14000" w:author="Rev 5 Allen Wirfs-Brock" w:date="2012-01-05T10:30:00Z">
        <w:r w:rsidRPr="00E77497">
          <w:t xml:space="preserve">Let </w:t>
        </w:r>
        <w:r w:rsidRPr="00E77497">
          <w:rPr>
            <w:i/>
          </w:rPr>
          <w:t>lval</w:t>
        </w:r>
        <w:r w:rsidRPr="00E77497">
          <w:t xml:space="preserve"> be GetValue(</w:t>
        </w:r>
        <w:r w:rsidRPr="00E77497">
          <w:rPr>
            <w:i/>
          </w:rPr>
          <w:t>lref</w:t>
        </w:r>
        <w:r w:rsidRPr="00E77497">
          <w:t>).</w:t>
        </w:r>
      </w:ins>
    </w:p>
    <w:p w14:paraId="67AB1187" w14:textId="77777777" w:rsidR="00722F95" w:rsidRDefault="0056239B" w:rsidP="00722F95">
      <w:pPr>
        <w:pStyle w:val="Alg4"/>
        <w:numPr>
          <w:ilvl w:val="0"/>
          <w:numId w:val="630"/>
        </w:numPr>
        <w:contextualSpacing/>
        <w:rPr>
          <w:ins w:id="14001" w:author="Rev 6 Allen Wirfs-Brock" w:date="2012-02-16T17:58:00Z"/>
        </w:rPr>
      </w:pPr>
      <w:ins w:id="14002" w:author="Rev 8 Allen Wirfs-Brock" w:date="2012-06-12T12:56:00Z">
        <w:r>
          <w:t>ReturnIfAbrupt(</w:t>
        </w:r>
        <w:r w:rsidRPr="00342FD6">
          <w:rPr>
            <w:i/>
          </w:rPr>
          <w:t>lval</w:t>
        </w:r>
        <w:r>
          <w:t>).</w:t>
        </w:r>
      </w:ins>
      <w:ins w:id="14003" w:author="Rev 6 Allen Wirfs-Brock" w:date="2012-02-16T17:58:00Z">
        <w:del w:id="14004" w:author="Rev 8 Allen Wirfs-Brock" w:date="2012-06-12T12:56: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14:paraId="28CC50B8" w14:textId="77777777" w:rsidR="00952396" w:rsidRPr="00E77497" w:rsidRDefault="00952396" w:rsidP="0042613F">
      <w:pPr>
        <w:pStyle w:val="Alg3"/>
        <w:numPr>
          <w:ilvl w:val="0"/>
          <w:numId w:val="630"/>
        </w:numPr>
        <w:rPr>
          <w:ins w:id="14005" w:author="Rev 5 Allen Wirfs-Brock" w:date="2012-01-05T10:30:00Z"/>
        </w:rPr>
      </w:pPr>
      <w:ins w:id="14006" w:author="Rev 5 Allen Wirfs-Brock" w:date="2012-01-05T10:30:00Z">
        <w:r w:rsidRPr="00E77497">
          <w:t xml:space="preserve">Let </w:t>
        </w:r>
        <w:r w:rsidRPr="00E77497">
          <w:rPr>
            <w:i/>
          </w:rPr>
          <w:t>rref</w:t>
        </w:r>
        <w:r w:rsidRPr="00E77497">
          <w:t xml:space="preserve"> be the result of evaluating </w:t>
        </w:r>
        <w:r w:rsidRPr="00E77497">
          <w:rPr>
            <w:i/>
          </w:rPr>
          <w:t>RelationalExpression</w:t>
        </w:r>
        <w:r w:rsidRPr="00E77497">
          <w:t>.</w:t>
        </w:r>
      </w:ins>
    </w:p>
    <w:p w14:paraId="4141732B" w14:textId="77777777" w:rsidR="00952396" w:rsidRPr="00E77497" w:rsidRDefault="00952396" w:rsidP="0042613F">
      <w:pPr>
        <w:pStyle w:val="Alg3"/>
        <w:numPr>
          <w:ilvl w:val="0"/>
          <w:numId w:val="630"/>
        </w:numPr>
        <w:rPr>
          <w:ins w:id="14007" w:author="Rev 5 Allen Wirfs-Brock" w:date="2012-01-05T10:30:00Z"/>
        </w:rPr>
      </w:pPr>
      <w:ins w:id="14008" w:author="Rev 5 Allen Wirfs-Brock" w:date="2012-01-05T10:30:00Z">
        <w:r w:rsidRPr="00E77497">
          <w:t xml:space="preserve">Let </w:t>
        </w:r>
        <w:r w:rsidRPr="00E77497">
          <w:rPr>
            <w:i/>
          </w:rPr>
          <w:t>rval</w:t>
        </w:r>
        <w:r w:rsidRPr="00E77497">
          <w:t xml:space="preserve"> be GetValue(</w:t>
        </w:r>
        <w:r w:rsidRPr="00E77497">
          <w:rPr>
            <w:i/>
          </w:rPr>
          <w:t>rref</w:t>
        </w:r>
        <w:r w:rsidRPr="00E77497">
          <w:t>).</w:t>
        </w:r>
      </w:ins>
    </w:p>
    <w:p w14:paraId="06EC07AD" w14:textId="77777777" w:rsidR="00952396" w:rsidRPr="00E77497" w:rsidRDefault="00952396" w:rsidP="0042613F">
      <w:pPr>
        <w:pStyle w:val="Alg3"/>
        <w:numPr>
          <w:ilvl w:val="0"/>
          <w:numId w:val="630"/>
        </w:numPr>
        <w:rPr>
          <w:ins w:id="14009" w:author="Rev 5 Allen Wirfs-Brock" w:date="2012-01-05T10:30:00Z"/>
        </w:rPr>
      </w:pPr>
      <w:ins w:id="14010" w:author="Rev 5 Allen Wirfs-Brock" w:date="2012-01-05T10:30:00Z">
        <w:r w:rsidRPr="00E77497">
          <w:t xml:space="preserve">Let </w:t>
        </w:r>
        <w:r w:rsidRPr="00E77497">
          <w:rPr>
            <w:i/>
          </w:rPr>
          <w:t>r</w:t>
        </w:r>
        <w:r w:rsidRPr="00E77497">
          <w:t xml:space="preserve"> be the result of</w:t>
        </w:r>
      </w:ins>
      <w:ins w:id="14011" w:author="Rev 5 Allen Wirfs-Brock" w:date="2012-01-05T10:42:00Z">
        <w:r w:rsidR="0042613F">
          <w:t xml:space="preserve"> performing</w:t>
        </w:r>
      </w:ins>
      <w:ins w:id="14012" w:author="Rev 5 Allen Wirfs-Brock" w:date="2012-01-05T10:30:00Z">
        <w:r w:rsidRPr="00E77497">
          <w:t xml:space="preserve"> </w:t>
        </w:r>
      </w:ins>
      <w:ins w:id="14013" w:author="Rev 5 Allen Wirfs-Brock" w:date="2012-01-05T10:40:00Z">
        <w:r w:rsidR="0042613F">
          <w:t>Sa</w:t>
        </w:r>
        <w:del w:id="14014" w:author="Rev 6 Allen Wirfs-Brock" w:date="2012-02-16T18:07:00Z">
          <w:r w:rsidR="0042613F" w:rsidDel="00722F95">
            <w:delText>v</w:delText>
          </w:r>
        </w:del>
      </w:ins>
      <w:ins w:id="14015" w:author="Rev 6 Allen Wirfs-Brock" w:date="2012-02-16T18:07:00Z">
        <w:r w:rsidR="00722F95">
          <w:t>m</w:t>
        </w:r>
      </w:ins>
      <w:ins w:id="14016" w:author="Rev 5 Allen Wirfs-Brock" w:date="2012-01-05T10:40:00Z">
        <w:r w:rsidR="0042613F">
          <w:t>eValue(</w:t>
        </w:r>
        <w:r w:rsidR="0042613F" w:rsidRPr="00E77497">
          <w:rPr>
            <w:i/>
          </w:rPr>
          <w:t>rval</w:t>
        </w:r>
        <w:r w:rsidR="0042613F">
          <w:t>,</w:t>
        </w:r>
        <w:r w:rsidR="0042613F" w:rsidRPr="00E77497">
          <w:t xml:space="preserve"> </w:t>
        </w:r>
        <w:r w:rsidR="0042613F" w:rsidRPr="00E77497">
          <w:rPr>
            <w:i/>
          </w:rPr>
          <w:t>lval</w:t>
        </w:r>
        <w:r w:rsidR="0042613F">
          <w:t>)</w:t>
        </w:r>
      </w:ins>
      <w:ins w:id="14017" w:author="Rev 5 Allen Wirfs-Brock" w:date="2012-01-05T10:30:00Z">
        <w:r w:rsidRPr="00E77497">
          <w:t xml:space="preserve">. </w:t>
        </w:r>
      </w:ins>
    </w:p>
    <w:p w14:paraId="27EF1D2A" w14:textId="77777777" w:rsidR="00605DF9" w:rsidRDefault="00605DF9" w:rsidP="00605DF9">
      <w:pPr>
        <w:pStyle w:val="Alg3"/>
        <w:numPr>
          <w:ilvl w:val="0"/>
          <w:numId w:val="630"/>
        </w:numPr>
        <w:rPr>
          <w:ins w:id="14018" w:author="Rev 8 Allen Wirfs-Brock" w:date="2012-06-12T13:07:00Z"/>
        </w:rPr>
      </w:pPr>
      <w:ins w:id="14019" w:author="Rev 8 Allen Wirfs-Brock" w:date="2012-06-12T13:07:00Z">
        <w:r>
          <w:t>ReturnIfAbrupt(</w:t>
        </w:r>
        <w:r>
          <w:rPr>
            <w:i/>
          </w:rPr>
          <w:t>r</w:t>
        </w:r>
        <w:r>
          <w:t>).</w:t>
        </w:r>
      </w:ins>
    </w:p>
    <w:p w14:paraId="1B3E9945" w14:textId="77777777" w:rsidR="00952396" w:rsidRPr="00E77497" w:rsidRDefault="00952396" w:rsidP="0042613F">
      <w:pPr>
        <w:pStyle w:val="Alg3"/>
        <w:numPr>
          <w:ilvl w:val="0"/>
          <w:numId w:val="630"/>
        </w:numPr>
        <w:spacing w:after="220"/>
        <w:rPr>
          <w:ins w:id="14020" w:author="Rev 5 Allen Wirfs-Brock" w:date="2012-01-05T10:30:00Z"/>
        </w:rPr>
      </w:pPr>
      <w:ins w:id="14021" w:author="Rev 5 Allen Wirfs-Brock" w:date="2012-01-05T10:30:00Z">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r w:rsidRPr="00E77497">
          <w:t>.</w:t>
        </w:r>
      </w:ins>
    </w:p>
    <w:p w14:paraId="4B8AAAB5" w14:textId="77777777" w:rsidR="004C02EF" w:rsidRPr="00E77497" w:rsidRDefault="004C02EF" w:rsidP="003A4B22">
      <w:pPr>
        <w:pStyle w:val="20"/>
        <w:numPr>
          <w:ilvl w:val="0"/>
          <w:numId w:val="0"/>
        </w:numPr>
      </w:pPr>
      <w:bookmarkStart w:id="14022" w:name="_Toc336509545"/>
      <w:r w:rsidRPr="00E77497">
        <w:t>11.10</w:t>
      </w:r>
      <w:r w:rsidRPr="00E77497">
        <w:tab/>
        <w:t>Binary Bitwise Operator</w:t>
      </w:r>
      <w:bookmarkStart w:id="14023" w:name="_Toc382202866"/>
      <w:bookmarkEnd w:id="14023"/>
      <w:r w:rsidRPr="00E77497">
        <w:t>s</w:t>
      </w:r>
      <w:bookmarkEnd w:id="13955"/>
      <w:bookmarkEnd w:id="13956"/>
      <w:bookmarkEnd w:id="13957"/>
      <w:bookmarkEnd w:id="13958"/>
      <w:bookmarkEnd w:id="13959"/>
      <w:bookmarkEnd w:id="13960"/>
      <w:bookmarkEnd w:id="14022"/>
    </w:p>
    <w:p w14:paraId="21C3B5E7" w14:textId="77777777" w:rsidR="004C02EF" w:rsidRPr="00E77497" w:rsidRDefault="004C02EF" w:rsidP="004C02EF">
      <w:pPr>
        <w:pStyle w:val="Syntax"/>
      </w:pPr>
      <w:r w:rsidRPr="00E77497">
        <w:t>Syntax</w:t>
      </w:r>
    </w:p>
    <w:p w14:paraId="6C2611B8" w14:textId="77777777" w:rsidR="004C02EF" w:rsidRPr="00E77497" w:rsidRDefault="004C02EF" w:rsidP="004C02EF">
      <w:pPr>
        <w:pStyle w:val="SyntaxRule"/>
      </w:pPr>
      <w:r w:rsidRPr="00E77497">
        <w:t xml:space="preserve">BitwiseANDExpression </w:t>
      </w:r>
      <w:r w:rsidRPr="00E77497">
        <w:rPr>
          <w:rFonts w:ascii="Arial" w:hAnsi="Arial"/>
          <w:b/>
          <w:i w:val="0"/>
        </w:rPr>
        <w:t>:</w:t>
      </w:r>
    </w:p>
    <w:p w14:paraId="0B829F88" w14:textId="77777777" w:rsidR="004C02EF" w:rsidRPr="00E77497" w:rsidRDefault="004C02EF" w:rsidP="004C02EF">
      <w:pPr>
        <w:pStyle w:val="SyntaxDefinition"/>
      </w:pPr>
      <w:r w:rsidRPr="00E77497">
        <w:t>EqualityExpression</w:t>
      </w:r>
      <w:r w:rsidRPr="00E77497">
        <w:br/>
        <w:t xml:space="preserve">BitwiseANDExpression </w:t>
      </w:r>
      <w:r w:rsidRPr="00E77497">
        <w:rPr>
          <w:rFonts w:ascii="Courier New" w:hAnsi="Courier New"/>
          <w:b/>
          <w:i w:val="0"/>
        </w:rPr>
        <w:t>&amp;</w:t>
      </w:r>
      <w:r w:rsidRPr="00E77497">
        <w:t xml:space="preserve"> EqualityExpression</w:t>
      </w:r>
    </w:p>
    <w:p w14:paraId="2D2ED63C" w14:textId="77777777" w:rsidR="004C02EF" w:rsidRPr="00E77497" w:rsidRDefault="004C02EF" w:rsidP="004C02EF">
      <w:pPr>
        <w:pStyle w:val="SyntaxRule"/>
      </w:pPr>
      <w:r w:rsidRPr="00E77497">
        <w:t xml:space="preserve">BitwiseANDExpressionNoIn </w:t>
      </w:r>
      <w:r w:rsidRPr="00E77497">
        <w:rPr>
          <w:rFonts w:ascii="Arial" w:hAnsi="Arial"/>
          <w:b/>
          <w:i w:val="0"/>
        </w:rPr>
        <w:t>:</w:t>
      </w:r>
    </w:p>
    <w:p w14:paraId="78DD8D9E" w14:textId="77777777" w:rsidR="004C02EF" w:rsidRPr="00E77497" w:rsidRDefault="004C02EF" w:rsidP="004C02EF">
      <w:pPr>
        <w:pStyle w:val="SyntaxDefinition"/>
      </w:pPr>
      <w:r w:rsidRPr="00E77497">
        <w:t>EqualityExpressionNoIn</w:t>
      </w:r>
      <w:r w:rsidRPr="00E77497">
        <w:br/>
        <w:t xml:space="preserve">BitwiseANDExpressionNoIn </w:t>
      </w:r>
      <w:r w:rsidRPr="00E77497">
        <w:rPr>
          <w:rFonts w:ascii="Courier New" w:hAnsi="Courier New"/>
          <w:b/>
          <w:i w:val="0"/>
        </w:rPr>
        <w:t>&amp;</w:t>
      </w:r>
      <w:r w:rsidRPr="00E77497">
        <w:t xml:space="preserve"> EqualityExpressionNoIn</w:t>
      </w:r>
    </w:p>
    <w:p w14:paraId="668ECDB9" w14:textId="77777777" w:rsidR="004C02EF" w:rsidRPr="00E77497" w:rsidRDefault="004C02EF" w:rsidP="004C02EF">
      <w:pPr>
        <w:pStyle w:val="SyntaxRule"/>
      </w:pPr>
      <w:r w:rsidRPr="00E77497">
        <w:t xml:space="preserve">BitwiseXORExpression </w:t>
      </w:r>
      <w:r w:rsidRPr="00E77497">
        <w:rPr>
          <w:rFonts w:ascii="Arial" w:hAnsi="Arial"/>
          <w:b/>
          <w:i w:val="0"/>
        </w:rPr>
        <w:t>:</w:t>
      </w:r>
    </w:p>
    <w:p w14:paraId="0F771EA2" w14:textId="77777777" w:rsidR="004C02EF" w:rsidRPr="00E77497" w:rsidRDefault="004C02EF" w:rsidP="004C02EF">
      <w:pPr>
        <w:pStyle w:val="SyntaxDefinition"/>
      </w:pPr>
      <w:r w:rsidRPr="00E77497">
        <w:t>BitwiseANDExpression</w:t>
      </w:r>
      <w:r w:rsidRPr="00E77497">
        <w:br/>
        <w:t xml:space="preserve">BitwiseXORExpression </w:t>
      </w:r>
      <w:r w:rsidRPr="00E77497">
        <w:rPr>
          <w:rFonts w:ascii="Courier New" w:hAnsi="Courier New"/>
          <w:b/>
          <w:i w:val="0"/>
        </w:rPr>
        <w:t>^</w:t>
      </w:r>
      <w:r w:rsidRPr="00E77497">
        <w:t xml:space="preserve"> BitwiseANDExpression</w:t>
      </w:r>
    </w:p>
    <w:p w14:paraId="67DED9F5" w14:textId="77777777" w:rsidR="004C02EF" w:rsidRPr="00E77497" w:rsidRDefault="004C02EF" w:rsidP="004C02EF">
      <w:pPr>
        <w:pStyle w:val="SyntaxRule"/>
      </w:pPr>
      <w:r w:rsidRPr="00E77497">
        <w:t xml:space="preserve">BitwiseXORExpressionNoIn </w:t>
      </w:r>
      <w:r w:rsidRPr="00E77497">
        <w:rPr>
          <w:rFonts w:ascii="Arial" w:hAnsi="Arial"/>
          <w:b/>
          <w:i w:val="0"/>
        </w:rPr>
        <w:t>:</w:t>
      </w:r>
    </w:p>
    <w:p w14:paraId="6B5C732E" w14:textId="77777777" w:rsidR="004C02EF" w:rsidRPr="00E77497" w:rsidRDefault="004C02EF" w:rsidP="004C02EF">
      <w:pPr>
        <w:pStyle w:val="SyntaxDefinition"/>
      </w:pPr>
      <w:r w:rsidRPr="00E77497">
        <w:t>BitwiseANDExpressionNoIn</w:t>
      </w:r>
      <w:r w:rsidRPr="00E77497">
        <w:br/>
        <w:t xml:space="preserve">BitwiseXORExpressionNoIn </w:t>
      </w:r>
      <w:r w:rsidRPr="00E77497">
        <w:rPr>
          <w:rFonts w:ascii="Courier New" w:hAnsi="Courier New"/>
          <w:b/>
          <w:i w:val="0"/>
        </w:rPr>
        <w:t>^</w:t>
      </w:r>
      <w:r w:rsidRPr="00E77497">
        <w:t xml:space="preserve"> BitwiseANDExpressionNoIn</w:t>
      </w:r>
    </w:p>
    <w:p w14:paraId="54BB8A1F" w14:textId="77777777" w:rsidR="004C02EF" w:rsidRPr="00E77497" w:rsidRDefault="004C02EF" w:rsidP="004C02EF">
      <w:pPr>
        <w:pStyle w:val="SyntaxRule"/>
      </w:pPr>
      <w:r w:rsidRPr="00E77497">
        <w:t xml:space="preserve">BitwiseORExpression </w:t>
      </w:r>
      <w:r w:rsidRPr="00E77497">
        <w:rPr>
          <w:rFonts w:ascii="Arial" w:hAnsi="Arial"/>
          <w:b/>
          <w:i w:val="0"/>
        </w:rPr>
        <w:t>:</w:t>
      </w:r>
    </w:p>
    <w:p w14:paraId="39AE9C02" w14:textId="77777777" w:rsidR="004C02EF" w:rsidRPr="00E77497" w:rsidRDefault="004C02EF" w:rsidP="004C02EF">
      <w:pPr>
        <w:pStyle w:val="SyntaxDefinition"/>
      </w:pPr>
      <w:r w:rsidRPr="00E77497">
        <w:t>BitwiseXORExpression</w:t>
      </w:r>
      <w:r w:rsidRPr="00E77497">
        <w:br/>
        <w:t xml:space="preserve">BitwiseORExpression </w:t>
      </w:r>
      <w:r w:rsidRPr="00E77497">
        <w:rPr>
          <w:rFonts w:ascii="Courier New" w:hAnsi="Courier New"/>
          <w:b/>
          <w:i w:val="0"/>
        </w:rPr>
        <w:t>|</w:t>
      </w:r>
      <w:r w:rsidRPr="00E77497">
        <w:t xml:space="preserve"> BitwiseXORExpression</w:t>
      </w:r>
    </w:p>
    <w:p w14:paraId="7AA3BCE8" w14:textId="77777777" w:rsidR="004C02EF" w:rsidRPr="00E77497" w:rsidRDefault="004C02EF" w:rsidP="004C02EF">
      <w:pPr>
        <w:pStyle w:val="SyntaxRule"/>
      </w:pPr>
      <w:r w:rsidRPr="00E77497">
        <w:t xml:space="preserve">BitwiseORExpressionNoIn </w:t>
      </w:r>
      <w:r w:rsidRPr="00E77497">
        <w:rPr>
          <w:rFonts w:ascii="Arial" w:hAnsi="Arial"/>
          <w:b/>
          <w:i w:val="0"/>
        </w:rPr>
        <w:t>:</w:t>
      </w:r>
    </w:p>
    <w:p w14:paraId="76931BB8" w14:textId="77777777" w:rsidR="004C02EF" w:rsidRPr="00E77497" w:rsidRDefault="004C02EF" w:rsidP="004C02EF">
      <w:pPr>
        <w:pStyle w:val="SyntaxDefinition"/>
      </w:pPr>
      <w:r w:rsidRPr="00E77497">
        <w:t>BitwiseXORExpressionNoIn</w:t>
      </w:r>
      <w:r w:rsidRPr="00E77497">
        <w:br/>
        <w:t xml:space="preserve">BitwiseORExpressionNoIn </w:t>
      </w:r>
      <w:r w:rsidRPr="00E77497">
        <w:rPr>
          <w:rFonts w:ascii="Courier New" w:hAnsi="Courier New"/>
          <w:b/>
          <w:i w:val="0"/>
        </w:rPr>
        <w:t>|</w:t>
      </w:r>
      <w:r w:rsidRPr="00E77497">
        <w:t xml:space="preserve"> BitwiseXORExpressionNoIn</w:t>
      </w:r>
    </w:p>
    <w:p w14:paraId="049B6366" w14:textId="77777777" w:rsidR="00A97CF5" w:rsidRPr="00E77497" w:rsidRDefault="00A97CF5" w:rsidP="00A97CF5">
      <w:pPr>
        <w:rPr>
          <w:ins w:id="14024" w:author="Rev 10 Allen Wirfs-Brock" w:date="2012-09-07T10:00:00Z"/>
          <w:rFonts w:ascii="Helvetica" w:hAnsi="Helvetica"/>
          <w:b/>
        </w:rPr>
      </w:pPr>
      <w:ins w:id="14025" w:author="Rev 10 Allen Wirfs-Brock" w:date="2012-09-07T10:00:00Z">
        <w:r w:rsidRPr="00E77497">
          <w:rPr>
            <w:rFonts w:ascii="Helvetica" w:hAnsi="Helvetica"/>
            <w:b/>
          </w:rPr>
          <w:t xml:space="preserve">Static Semantics:  </w:t>
        </w:r>
        <w:r w:rsidRPr="00BD6E56">
          <w:rPr>
            <w:rFonts w:ascii="Helvetica" w:hAnsi="Helvetica"/>
            <w:b/>
            <w:lang w:eastAsia="en-US"/>
          </w:rPr>
          <w:t>IsValidSimpleAssignmentTarget</w:t>
        </w:r>
      </w:ins>
    </w:p>
    <w:p w14:paraId="5840F5C7" w14:textId="77777777" w:rsidR="00A97CF5" w:rsidRPr="00E77497" w:rsidRDefault="00A97CF5" w:rsidP="00A97CF5">
      <w:pPr>
        <w:pStyle w:val="SyntaxRule"/>
        <w:rPr>
          <w:ins w:id="14026" w:author="Rev 10 Allen Wirfs-Brock" w:date="2012-09-07T10:01:00Z"/>
        </w:rPr>
      </w:pPr>
      <w:ins w:id="14027" w:author="Rev 10 Allen Wirfs-Brock" w:date="2012-09-07T10:01:00Z">
        <w:r w:rsidRPr="00E77497">
          <w:t xml:space="preserve">BitwiseANDExpression </w:t>
        </w:r>
        <w:r w:rsidRPr="00E77497">
          <w:rPr>
            <w:rFonts w:ascii="Arial" w:hAnsi="Arial"/>
            <w:b/>
            <w:i w:val="0"/>
          </w:rPr>
          <w:t>:</w:t>
        </w:r>
        <w:r>
          <w:rPr>
            <w:rFonts w:ascii="Arial" w:hAnsi="Arial"/>
            <w:b/>
            <w:i w:val="0"/>
          </w:rPr>
          <w:t xml:space="preserve"> </w:t>
        </w:r>
        <w:r w:rsidRPr="00E77497">
          <w:t xml:space="preserve">BitwiseANDExpression </w:t>
        </w:r>
        <w:r w:rsidRPr="00E77497">
          <w:rPr>
            <w:rFonts w:ascii="Courier New" w:hAnsi="Courier New"/>
            <w:b/>
            <w:i w:val="0"/>
          </w:rPr>
          <w:t>&amp;</w:t>
        </w:r>
        <w:r w:rsidRPr="00E77497">
          <w:t xml:space="preserve"> EqualityExpression</w:t>
        </w:r>
      </w:ins>
    </w:p>
    <w:p w14:paraId="4F21B633" w14:textId="77777777" w:rsidR="00A97CF5" w:rsidRPr="00E77497" w:rsidRDefault="00A97CF5" w:rsidP="00A97CF5">
      <w:pPr>
        <w:pStyle w:val="SyntaxRule"/>
        <w:rPr>
          <w:ins w:id="14028" w:author="Rev 10 Allen Wirfs-Brock" w:date="2012-09-07T10:01:00Z"/>
        </w:rPr>
      </w:pPr>
      <w:ins w:id="14029" w:author="Rev 10 Allen Wirfs-Brock" w:date="2012-09-07T10:01:00Z">
        <w:r w:rsidRPr="00E77497">
          <w:t xml:space="preserve">BitwiseXORExpression </w:t>
        </w:r>
        <w:r w:rsidRPr="00E77497">
          <w:rPr>
            <w:rFonts w:ascii="Arial" w:hAnsi="Arial"/>
            <w:b/>
            <w:i w:val="0"/>
          </w:rPr>
          <w:t>:</w:t>
        </w:r>
        <w:r w:rsidRPr="00E77497">
          <w:t xml:space="preserve"> BitwiseXORExpression </w:t>
        </w:r>
        <w:r w:rsidRPr="00E77497">
          <w:rPr>
            <w:rFonts w:ascii="Courier New" w:hAnsi="Courier New"/>
            <w:b/>
            <w:i w:val="0"/>
          </w:rPr>
          <w:t>^</w:t>
        </w:r>
        <w:r w:rsidRPr="00E77497">
          <w:t xml:space="preserve"> BitwiseANDExpression</w:t>
        </w:r>
      </w:ins>
    </w:p>
    <w:p w14:paraId="5B579360" w14:textId="77777777" w:rsidR="00A97CF5" w:rsidRPr="00E77497" w:rsidRDefault="00A97CF5" w:rsidP="00A97CF5">
      <w:pPr>
        <w:pStyle w:val="SyntaxRule"/>
        <w:spacing w:after="240"/>
        <w:rPr>
          <w:ins w:id="14030" w:author="Rev 10 Allen Wirfs-Brock" w:date="2012-09-07T10:02:00Z"/>
        </w:rPr>
      </w:pPr>
      <w:ins w:id="14031" w:author="Rev 10 Allen Wirfs-Brock" w:date="2012-09-07T10:02:00Z">
        <w:r w:rsidRPr="00E77497">
          <w:t xml:space="preserve">BitwiseORExpression </w:t>
        </w:r>
        <w:r w:rsidRPr="00E77497">
          <w:rPr>
            <w:rFonts w:ascii="Arial" w:hAnsi="Arial"/>
            <w:b/>
            <w:i w:val="0"/>
          </w:rPr>
          <w:t>:</w:t>
        </w:r>
        <w:r w:rsidRPr="00E77497">
          <w:t xml:space="preserve"> BitwiseORExpression </w:t>
        </w:r>
        <w:r w:rsidRPr="00E77497">
          <w:rPr>
            <w:rFonts w:ascii="Courier New" w:hAnsi="Courier New"/>
            <w:b/>
            <w:i w:val="0"/>
          </w:rPr>
          <w:t>|</w:t>
        </w:r>
        <w:r w:rsidRPr="00E77497">
          <w:t xml:space="preserve"> BitwiseXORExpression</w:t>
        </w:r>
      </w:ins>
    </w:p>
    <w:p w14:paraId="49BDA357" w14:textId="77777777" w:rsidR="00A97CF5" w:rsidRPr="00E77497" w:rsidRDefault="00A97CF5" w:rsidP="00A97CF5">
      <w:pPr>
        <w:pStyle w:val="Alg4"/>
        <w:numPr>
          <w:ilvl w:val="0"/>
          <w:numId w:val="976"/>
        </w:numPr>
        <w:spacing w:after="220"/>
        <w:contextualSpacing/>
        <w:rPr>
          <w:ins w:id="14032" w:author="Rev 10 Allen Wirfs-Brock" w:date="2012-09-07T10:00:00Z"/>
        </w:rPr>
      </w:pPr>
      <w:ins w:id="14033" w:author="Rev 10 Allen Wirfs-Brock" w:date="2012-09-07T10:00:00Z">
        <w:r w:rsidRPr="00E77497">
          <w:t xml:space="preserve">Return </w:t>
        </w:r>
        <w:r w:rsidRPr="00BD6E56">
          <w:rPr>
            <w:b/>
          </w:rPr>
          <w:t>false</w:t>
        </w:r>
        <w:r w:rsidRPr="00E77497">
          <w:t>.</w:t>
        </w:r>
      </w:ins>
    </w:p>
    <w:p w14:paraId="0B3015CD" w14:textId="77777777" w:rsidR="009A2F70" w:rsidRPr="00E77497" w:rsidRDefault="009A2F70" w:rsidP="009A2F70">
      <w:pPr>
        <w:keepNext/>
        <w:rPr>
          <w:ins w:id="14034" w:author="Rev 4 Allen Wirfs-Brock" w:date="2011-10-15T13:31:00Z"/>
          <w:rFonts w:ascii="Helvetica" w:hAnsi="Helvetica"/>
          <w:b/>
        </w:rPr>
      </w:pPr>
      <w:ins w:id="14035" w:author="Rev 4 Allen Wirfs-Brock" w:date="2011-10-15T13:31:00Z">
        <w:r w:rsidRPr="00E77497">
          <w:rPr>
            <w:rFonts w:ascii="Helvetica" w:hAnsi="Helvetica"/>
            <w:b/>
          </w:rPr>
          <w:t xml:space="preserve">Runtime Semantics: </w:t>
        </w:r>
        <w:r w:rsidRPr="00E77497">
          <w:rPr>
            <w:rFonts w:ascii="Helvetica" w:hAnsi="Helvetica"/>
            <w:b/>
            <w:spacing w:val="6"/>
          </w:rPr>
          <w:t>Evaluation</w:t>
        </w:r>
      </w:ins>
    </w:p>
    <w:p w14:paraId="4EC1211B" w14:textId="77777777" w:rsidR="004C02EF" w:rsidRPr="00E77497" w:rsidDel="009A2F70" w:rsidRDefault="004C02EF" w:rsidP="004C02EF">
      <w:pPr>
        <w:pStyle w:val="Syntax"/>
        <w:rPr>
          <w:del w:id="14036" w:author="Rev 4 Allen Wirfs-Brock" w:date="2011-10-15T13:31:00Z"/>
        </w:rPr>
      </w:pPr>
      <w:del w:id="14037" w:author="Rev 4 Allen Wirfs-Brock" w:date="2011-10-15T13:31:00Z">
        <w:r w:rsidRPr="00E77497" w:rsidDel="009A2F70">
          <w:delText>Semantics</w:delText>
        </w:r>
      </w:del>
    </w:p>
    <w:p w14:paraId="621FD529" w14:textId="77777777" w:rsidR="004C02EF" w:rsidRPr="00E77497" w:rsidRDefault="004C02EF" w:rsidP="004C02EF">
      <w:r w:rsidRPr="00E77497">
        <w:t xml:space="preserve">The production </w:t>
      </w:r>
      <w:r w:rsidRPr="00E77497">
        <w:rPr>
          <w:rFonts w:ascii="Times New Roman" w:hAnsi="Times New Roman"/>
          <w:i/>
        </w:rPr>
        <w:t xml:space="preserve">A </w:t>
      </w:r>
      <w:r w:rsidRPr="00E77497">
        <w:rPr>
          <w:b/>
        </w:rPr>
        <w:t>:</w:t>
      </w:r>
      <w:r w:rsidRPr="00E77497">
        <w:rPr>
          <w:i/>
        </w:rPr>
        <w:t xml:space="preserve"> </w:t>
      </w:r>
      <w:r w:rsidRPr="00E77497">
        <w:rPr>
          <w:rStyle w:val="bnf"/>
        </w:rPr>
        <w:t>A</w:t>
      </w:r>
      <w:r w:rsidRPr="00E77497">
        <w:rPr>
          <w:i/>
        </w:rPr>
        <w:t xml:space="preserve"> @ </w:t>
      </w:r>
      <w:r w:rsidRPr="00E77497">
        <w:rPr>
          <w:rStyle w:val="bnf"/>
        </w:rPr>
        <w:t>B</w:t>
      </w:r>
      <w:r w:rsidRPr="00E77497">
        <w:t>, where @ is one of the bitwise operators in the productions above, is evaluated as follows:</w:t>
      </w:r>
      <w:bookmarkStart w:id="14038" w:name="_Toc382212655"/>
    </w:p>
    <w:p w14:paraId="7A416340" w14:textId="77777777" w:rsidR="004C02EF" w:rsidRPr="00E77497" w:rsidRDefault="004C02EF" w:rsidP="00FA3203">
      <w:pPr>
        <w:pStyle w:val="Alg2"/>
        <w:numPr>
          <w:ilvl w:val="0"/>
          <w:numId w:val="99"/>
        </w:numPr>
      </w:pPr>
      <w:r w:rsidRPr="00E77497">
        <w:t xml:space="preserve">Let </w:t>
      </w:r>
      <w:r w:rsidRPr="00E77497">
        <w:rPr>
          <w:i/>
        </w:rPr>
        <w:t>lref</w:t>
      </w:r>
      <w:r w:rsidRPr="00E77497">
        <w:t xml:space="preserve"> be the result of evaluating </w:t>
      </w:r>
      <w:r w:rsidRPr="00E77497">
        <w:rPr>
          <w:i/>
        </w:rPr>
        <w:t>A</w:t>
      </w:r>
      <w:bookmarkEnd w:id="14038"/>
      <w:r w:rsidRPr="00E77497">
        <w:t>.</w:t>
      </w:r>
      <w:bookmarkStart w:id="14039" w:name="_Toc382212656"/>
    </w:p>
    <w:p w14:paraId="39899AE4" w14:textId="77777777" w:rsidR="004C02EF" w:rsidRPr="00E77497" w:rsidRDefault="004C02EF" w:rsidP="00FA3203">
      <w:pPr>
        <w:pStyle w:val="Alg2"/>
        <w:numPr>
          <w:ilvl w:val="0"/>
          <w:numId w:val="99"/>
        </w:numPr>
      </w:pPr>
      <w:r w:rsidRPr="00E77497">
        <w:t xml:space="preserve">Let </w:t>
      </w:r>
      <w:r w:rsidRPr="00E77497">
        <w:rPr>
          <w:i/>
        </w:rPr>
        <w:t>lval</w:t>
      </w:r>
      <w:r w:rsidRPr="00E77497">
        <w:t xml:space="preserve"> be GetValue(</w:t>
      </w:r>
      <w:r w:rsidRPr="00E77497">
        <w:rPr>
          <w:i/>
        </w:rPr>
        <w:t>lref</w:t>
      </w:r>
      <w:r w:rsidRPr="00E77497">
        <w:t>).</w:t>
      </w:r>
      <w:bookmarkStart w:id="14040" w:name="_Toc382212657"/>
      <w:bookmarkEnd w:id="14039"/>
    </w:p>
    <w:p w14:paraId="6F07F46B" w14:textId="77777777" w:rsidR="00722F95" w:rsidRDefault="0056239B" w:rsidP="00722F95">
      <w:pPr>
        <w:pStyle w:val="Alg4"/>
        <w:numPr>
          <w:ilvl w:val="0"/>
          <w:numId w:val="99"/>
        </w:numPr>
        <w:contextualSpacing/>
        <w:rPr>
          <w:ins w:id="14041" w:author="Rev 6 Allen Wirfs-Brock" w:date="2012-02-16T17:59:00Z"/>
        </w:rPr>
      </w:pPr>
      <w:ins w:id="14042" w:author="Rev 8 Allen Wirfs-Brock" w:date="2012-06-12T12:56:00Z">
        <w:r>
          <w:t>ReturnIfAbrupt(</w:t>
        </w:r>
        <w:r w:rsidRPr="00342FD6">
          <w:rPr>
            <w:i/>
          </w:rPr>
          <w:t>lval</w:t>
        </w:r>
        <w:r>
          <w:t>).</w:t>
        </w:r>
      </w:ins>
      <w:ins w:id="14043" w:author="Rev 6 Allen Wirfs-Brock" w:date="2012-02-16T17:59:00Z">
        <w:del w:id="14044" w:author="Rev 8 Allen Wirfs-Brock" w:date="2012-06-12T12:56: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14:paraId="1F3893AD" w14:textId="77777777" w:rsidR="004C02EF" w:rsidRPr="00E77497" w:rsidRDefault="004C02EF" w:rsidP="00FA3203">
      <w:pPr>
        <w:pStyle w:val="Alg2"/>
        <w:numPr>
          <w:ilvl w:val="0"/>
          <w:numId w:val="99"/>
        </w:numPr>
      </w:pPr>
      <w:r w:rsidRPr="00E77497">
        <w:t xml:space="preserve">Let </w:t>
      </w:r>
      <w:r w:rsidRPr="00E77497">
        <w:rPr>
          <w:i/>
        </w:rPr>
        <w:t>rref</w:t>
      </w:r>
      <w:r w:rsidRPr="00E77497">
        <w:t xml:space="preserve"> be the result of evaluating </w:t>
      </w:r>
      <w:r w:rsidRPr="00E77497">
        <w:rPr>
          <w:i/>
        </w:rPr>
        <w:t>B</w:t>
      </w:r>
      <w:bookmarkEnd w:id="14040"/>
      <w:r w:rsidRPr="00E77497">
        <w:t>.</w:t>
      </w:r>
      <w:bookmarkStart w:id="14045" w:name="_Toc382212658"/>
    </w:p>
    <w:p w14:paraId="58860F6A" w14:textId="77777777" w:rsidR="004C02EF" w:rsidRPr="00E77497" w:rsidRDefault="004C02EF" w:rsidP="00FA3203">
      <w:pPr>
        <w:pStyle w:val="Alg2"/>
        <w:numPr>
          <w:ilvl w:val="0"/>
          <w:numId w:val="99"/>
        </w:numPr>
      </w:pPr>
      <w:r w:rsidRPr="00E77497">
        <w:t xml:space="preserve">Let </w:t>
      </w:r>
      <w:r w:rsidRPr="00E77497">
        <w:rPr>
          <w:i/>
        </w:rPr>
        <w:t>rval</w:t>
      </w:r>
      <w:r w:rsidRPr="00E77497">
        <w:t xml:space="preserve"> be GetValue(</w:t>
      </w:r>
      <w:r w:rsidRPr="00E77497">
        <w:rPr>
          <w:i/>
        </w:rPr>
        <w:t>rref</w:t>
      </w:r>
      <w:r w:rsidRPr="00E77497">
        <w:t>).</w:t>
      </w:r>
      <w:bookmarkStart w:id="14046" w:name="_Toc382212659"/>
      <w:bookmarkEnd w:id="14045"/>
    </w:p>
    <w:p w14:paraId="2A0A3EDC" w14:textId="77777777" w:rsidR="00722F95" w:rsidRDefault="0056239B" w:rsidP="00722F95">
      <w:pPr>
        <w:pStyle w:val="Alg4"/>
        <w:numPr>
          <w:ilvl w:val="0"/>
          <w:numId w:val="99"/>
        </w:numPr>
        <w:contextualSpacing/>
        <w:rPr>
          <w:ins w:id="14047" w:author="Rev 6 Allen Wirfs-Brock" w:date="2012-02-16T18:08:00Z"/>
        </w:rPr>
      </w:pPr>
      <w:ins w:id="14048" w:author="Rev 8 Allen Wirfs-Brock" w:date="2012-06-12T13:03:00Z">
        <w:r>
          <w:t>ReturnIfAbrupt(</w:t>
        </w:r>
        <w:r>
          <w:rPr>
            <w:i/>
          </w:rPr>
          <w:t>r</w:t>
        </w:r>
        <w:r w:rsidRPr="00ED2E78">
          <w:rPr>
            <w:i/>
          </w:rPr>
          <w:t>val</w:t>
        </w:r>
        <w:r>
          <w:t>).</w:t>
        </w:r>
      </w:ins>
      <w:ins w:id="14049" w:author="Rev 6 Allen Wirfs-Brock" w:date="2012-02-16T18:08:00Z">
        <w:del w:id="14050" w:author="Rev 8 Allen Wirfs-Brock" w:date="2012-06-12T13:03:00Z">
          <w:r w:rsidR="00722F95" w:rsidDel="0056239B">
            <w:delText xml:space="preserve">If </w:delText>
          </w:r>
          <w:r w:rsidR="00722F95" w:rsidRPr="00E77497" w:rsidDel="0056239B">
            <w:rPr>
              <w:i/>
            </w:rPr>
            <w:delText>rval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rval</w:delText>
          </w:r>
          <w:r w:rsidR="00722F95" w:rsidDel="0056239B">
            <w:delText>.</w:delText>
          </w:r>
        </w:del>
      </w:ins>
    </w:p>
    <w:p w14:paraId="661A403B" w14:textId="77777777" w:rsidR="004C02EF" w:rsidRPr="00E77497" w:rsidRDefault="004C02EF" w:rsidP="00FA3203">
      <w:pPr>
        <w:pStyle w:val="Alg2"/>
        <w:numPr>
          <w:ilvl w:val="0"/>
          <w:numId w:val="99"/>
        </w:numPr>
      </w:pPr>
      <w:r w:rsidRPr="00E77497">
        <w:t xml:space="preserve">Let </w:t>
      </w:r>
      <w:r w:rsidRPr="00E77497">
        <w:rPr>
          <w:i/>
        </w:rPr>
        <w:t>lnum</w:t>
      </w:r>
      <w:r w:rsidRPr="00E77497">
        <w:t xml:space="preserve"> be ToInt32(</w:t>
      </w:r>
      <w:r w:rsidRPr="00E77497">
        <w:rPr>
          <w:i/>
        </w:rPr>
        <w:t>lval</w:t>
      </w:r>
      <w:r w:rsidRPr="00E77497">
        <w:t>).</w:t>
      </w:r>
      <w:bookmarkStart w:id="14051" w:name="_Toc382212660"/>
      <w:bookmarkEnd w:id="14046"/>
    </w:p>
    <w:p w14:paraId="181F0E1F" w14:textId="77777777" w:rsidR="00CB6687" w:rsidRDefault="0056239B" w:rsidP="00CB6687">
      <w:pPr>
        <w:pStyle w:val="Alg4"/>
        <w:numPr>
          <w:ilvl w:val="0"/>
          <w:numId w:val="99"/>
        </w:numPr>
        <w:contextualSpacing/>
        <w:rPr>
          <w:ins w:id="14052" w:author="Rev 6 Allen Wirfs-Brock" w:date="2012-02-16T18:12:00Z"/>
        </w:rPr>
      </w:pPr>
      <w:ins w:id="14053" w:author="Rev 8 Allen Wirfs-Brock" w:date="2012-06-12T13:03:00Z">
        <w:r>
          <w:t>ReturnIfAbrupt(</w:t>
        </w:r>
        <w:r>
          <w:rPr>
            <w:i/>
          </w:rPr>
          <w:t>lnum</w:t>
        </w:r>
        <w:r>
          <w:t>).</w:t>
        </w:r>
      </w:ins>
      <w:ins w:id="14054" w:author="Rev 6 Allen Wirfs-Brock" w:date="2012-02-16T18:12:00Z">
        <w:del w:id="14055" w:author="Rev 8 Allen Wirfs-Brock" w:date="2012-06-12T13:03:00Z">
          <w:r w:rsidR="00CB6687" w:rsidDel="0056239B">
            <w:delText xml:space="preserve">If </w:delText>
          </w:r>
          <w:r w:rsidR="00CB6687" w:rsidRPr="00E77497" w:rsidDel="0056239B">
            <w:rPr>
              <w:i/>
            </w:rPr>
            <w:delText>lnum</w:delText>
          </w:r>
          <w:r w:rsidR="00CB6687" w:rsidRPr="00E77497" w:rsidDel="0056239B">
            <w:delText xml:space="preserve"> </w:delText>
          </w:r>
          <w:r w:rsidR="00CB6687" w:rsidDel="0056239B">
            <w:delText xml:space="preserve">is an abrupt completion, return </w:delText>
          </w:r>
          <w:r w:rsidR="00CB6687" w:rsidRPr="00E77497" w:rsidDel="0056239B">
            <w:rPr>
              <w:i/>
            </w:rPr>
            <w:delText>lnum</w:delText>
          </w:r>
          <w:r w:rsidR="00CB6687" w:rsidDel="0056239B">
            <w:delText>.</w:delText>
          </w:r>
        </w:del>
      </w:ins>
    </w:p>
    <w:p w14:paraId="7A6D8A4F" w14:textId="77777777" w:rsidR="004C02EF" w:rsidRPr="00E77497" w:rsidRDefault="004C02EF" w:rsidP="00FA3203">
      <w:pPr>
        <w:pStyle w:val="Alg2"/>
        <w:numPr>
          <w:ilvl w:val="0"/>
          <w:numId w:val="99"/>
        </w:numPr>
      </w:pPr>
      <w:r w:rsidRPr="00E77497">
        <w:t xml:space="preserve">Let </w:t>
      </w:r>
      <w:r w:rsidRPr="00E77497">
        <w:rPr>
          <w:i/>
        </w:rPr>
        <w:t>rnum</w:t>
      </w:r>
      <w:r w:rsidRPr="00E77497">
        <w:t xml:space="preserve"> be ToInt32(</w:t>
      </w:r>
      <w:r w:rsidRPr="00E77497">
        <w:rPr>
          <w:i/>
        </w:rPr>
        <w:t>rval</w:t>
      </w:r>
      <w:r w:rsidRPr="00E77497">
        <w:t>).</w:t>
      </w:r>
      <w:bookmarkStart w:id="14056" w:name="_Toc382212661"/>
      <w:bookmarkEnd w:id="14051"/>
    </w:p>
    <w:p w14:paraId="575FEABD" w14:textId="77777777" w:rsidR="00CB6687" w:rsidRDefault="0056239B" w:rsidP="00CB6687">
      <w:pPr>
        <w:pStyle w:val="Alg4"/>
        <w:numPr>
          <w:ilvl w:val="0"/>
          <w:numId w:val="99"/>
        </w:numPr>
        <w:contextualSpacing/>
        <w:rPr>
          <w:ins w:id="14057" w:author="Rev 6 Allen Wirfs-Brock" w:date="2012-02-16T18:13:00Z"/>
        </w:rPr>
      </w:pPr>
      <w:ins w:id="14058" w:author="Rev 8 Allen Wirfs-Brock" w:date="2012-06-12T13:03:00Z">
        <w:r>
          <w:t>ReturnIfAbrupt(</w:t>
        </w:r>
        <w:r>
          <w:rPr>
            <w:i/>
          </w:rPr>
          <w:t>rnum</w:t>
        </w:r>
        <w:r>
          <w:t>).</w:t>
        </w:r>
      </w:ins>
      <w:ins w:id="14059" w:author="Rev 6 Allen Wirfs-Brock" w:date="2012-02-16T18:13:00Z">
        <w:del w:id="14060" w:author="Rev 8 Allen Wirfs-Brock" w:date="2012-06-12T13:03:00Z">
          <w:r w:rsidR="00CB6687" w:rsidDel="0056239B">
            <w:delText xml:space="preserve">If </w:delText>
          </w:r>
          <w:r w:rsidR="00CB6687" w:rsidRPr="00E77497" w:rsidDel="0056239B">
            <w:rPr>
              <w:i/>
            </w:rPr>
            <w:delText>rnum</w:delText>
          </w:r>
          <w:r w:rsidR="00CB6687" w:rsidRPr="00E77497" w:rsidDel="0056239B">
            <w:delText xml:space="preserve"> </w:delText>
          </w:r>
          <w:r w:rsidR="00CB6687" w:rsidDel="0056239B">
            <w:delText xml:space="preserve">is an abrupt completion, return </w:delText>
          </w:r>
          <w:r w:rsidR="00CB6687" w:rsidRPr="00E77497" w:rsidDel="0056239B">
            <w:rPr>
              <w:i/>
            </w:rPr>
            <w:delText>rnum</w:delText>
          </w:r>
          <w:r w:rsidR="00CB6687" w:rsidDel="0056239B">
            <w:delText>.</w:delText>
          </w:r>
        </w:del>
      </w:ins>
    </w:p>
    <w:p w14:paraId="15BD402F" w14:textId="77777777" w:rsidR="004C02EF" w:rsidRPr="00E77497" w:rsidRDefault="004C02EF" w:rsidP="00FA3203">
      <w:pPr>
        <w:pStyle w:val="Alg2"/>
        <w:numPr>
          <w:ilvl w:val="0"/>
          <w:numId w:val="99"/>
        </w:numPr>
        <w:spacing w:after="220"/>
      </w:pPr>
      <w:r w:rsidRPr="00E77497">
        <w:t xml:space="preserve">Return the result of applying the bitwise operator @ to </w:t>
      </w:r>
      <w:r w:rsidRPr="00E77497">
        <w:rPr>
          <w:i/>
        </w:rPr>
        <w:t>lnum</w:t>
      </w:r>
      <w:r w:rsidRPr="00E77497">
        <w:t xml:space="preserve"> and </w:t>
      </w:r>
      <w:r w:rsidRPr="00E77497">
        <w:rPr>
          <w:i/>
        </w:rPr>
        <w:t>rnum</w:t>
      </w:r>
      <w:r w:rsidRPr="00E77497">
        <w:t>. The result is a signed 32 bit integer</w:t>
      </w:r>
      <w:bookmarkEnd w:id="14056"/>
      <w:r w:rsidRPr="00E77497">
        <w:t>.</w:t>
      </w:r>
      <w:bookmarkStart w:id="14061" w:name="_Toc382212662"/>
    </w:p>
    <w:p w14:paraId="185417A7" w14:textId="77777777" w:rsidR="004C02EF" w:rsidRPr="00E77497" w:rsidRDefault="004C02EF" w:rsidP="003A4B22">
      <w:pPr>
        <w:pStyle w:val="20"/>
        <w:numPr>
          <w:ilvl w:val="0"/>
          <w:numId w:val="0"/>
        </w:numPr>
      </w:pPr>
      <w:bookmarkStart w:id="14062" w:name="_Toc375031191"/>
      <w:bookmarkStart w:id="14063" w:name="_Ref381090012"/>
      <w:bookmarkStart w:id="14064" w:name="_Toc381513704"/>
      <w:bookmarkStart w:id="14065" w:name="_Toc382202867"/>
      <w:bookmarkStart w:id="14066" w:name="_Toc382212226"/>
      <w:bookmarkStart w:id="14067" w:name="_Toc382212663"/>
      <w:bookmarkStart w:id="14068" w:name="_Toc382291571"/>
      <w:bookmarkStart w:id="14069" w:name="_Toc385672220"/>
      <w:bookmarkStart w:id="14070" w:name="_Toc393690323"/>
      <w:bookmarkStart w:id="14071" w:name="_Ref440445041"/>
      <w:bookmarkStart w:id="14072" w:name="_Toc472818868"/>
      <w:bookmarkStart w:id="14073" w:name="_Toc235503442"/>
      <w:bookmarkStart w:id="14074" w:name="_Toc241509217"/>
      <w:bookmarkStart w:id="14075" w:name="_Toc244416704"/>
      <w:bookmarkStart w:id="14076" w:name="_Toc276631068"/>
      <w:bookmarkStart w:id="14077" w:name="_Toc336509546"/>
      <w:bookmarkEnd w:id="14061"/>
      <w:r w:rsidRPr="00E77497">
        <w:t>11.11</w:t>
      </w:r>
      <w:r w:rsidRPr="00E77497">
        <w:tab/>
        <w:t>Binary Logical Operator</w:t>
      </w:r>
      <w:bookmarkStart w:id="14078" w:name="_Toc382202868"/>
      <w:bookmarkEnd w:id="14062"/>
      <w:bookmarkEnd w:id="14063"/>
      <w:bookmarkEnd w:id="14064"/>
      <w:bookmarkEnd w:id="14065"/>
      <w:bookmarkEnd w:id="14066"/>
      <w:bookmarkEnd w:id="14067"/>
      <w:bookmarkEnd w:id="14068"/>
      <w:bookmarkEnd w:id="14069"/>
      <w:bookmarkEnd w:id="14070"/>
      <w:bookmarkEnd w:id="14078"/>
      <w:r w:rsidRPr="00E77497">
        <w:t>s</w:t>
      </w:r>
      <w:bookmarkEnd w:id="14071"/>
      <w:bookmarkEnd w:id="14072"/>
      <w:bookmarkEnd w:id="14073"/>
      <w:bookmarkEnd w:id="14074"/>
      <w:bookmarkEnd w:id="14075"/>
      <w:bookmarkEnd w:id="14076"/>
      <w:bookmarkEnd w:id="14077"/>
    </w:p>
    <w:p w14:paraId="6D1C2D91" w14:textId="77777777" w:rsidR="004C02EF" w:rsidRPr="00E77497" w:rsidRDefault="004C02EF" w:rsidP="004C02EF">
      <w:pPr>
        <w:pStyle w:val="Syntax"/>
      </w:pPr>
      <w:r w:rsidRPr="00E77497">
        <w:t>Syntax</w:t>
      </w:r>
    </w:p>
    <w:p w14:paraId="6D0D13F3" w14:textId="77777777" w:rsidR="004C02EF" w:rsidRPr="00E77497" w:rsidRDefault="004C02EF" w:rsidP="004C02EF">
      <w:pPr>
        <w:pStyle w:val="SyntaxRule"/>
        <w:rPr>
          <w:rFonts w:ascii="Arial" w:hAnsi="Arial"/>
        </w:rPr>
      </w:pPr>
      <w:r w:rsidRPr="00E77497">
        <w:t>LogicalANDExpression</w:t>
      </w:r>
      <w:r w:rsidRPr="00E77497">
        <w:rPr>
          <w:rFonts w:ascii="Arial" w:hAnsi="Arial"/>
        </w:rPr>
        <w:t xml:space="preserve"> </w:t>
      </w:r>
      <w:r w:rsidRPr="00E77497">
        <w:rPr>
          <w:rFonts w:ascii="Arial" w:hAnsi="Arial"/>
          <w:b/>
          <w:i w:val="0"/>
        </w:rPr>
        <w:t>:</w:t>
      </w:r>
    </w:p>
    <w:p w14:paraId="29C35048" w14:textId="77777777" w:rsidR="004C02EF" w:rsidRPr="00E77497" w:rsidRDefault="004C02EF" w:rsidP="004C02EF">
      <w:pPr>
        <w:pStyle w:val="SyntaxDefinition"/>
        <w:rPr>
          <w:rFonts w:ascii="Arial" w:hAnsi="Arial"/>
        </w:rPr>
      </w:pPr>
      <w:r w:rsidRPr="00E77497">
        <w:t>BitwiseORExpression</w:t>
      </w:r>
      <w:r w:rsidRPr="00E77497">
        <w:rPr>
          <w:rFonts w:ascii="Arial" w:hAnsi="Arial"/>
        </w:rPr>
        <w:br/>
      </w:r>
      <w:r w:rsidRPr="00E77497">
        <w:t>LogicalANDExpression</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w:t>
      </w:r>
    </w:p>
    <w:p w14:paraId="44EBAF80" w14:textId="77777777" w:rsidR="004C02EF" w:rsidRPr="00E77497" w:rsidRDefault="004C02EF" w:rsidP="004C02EF">
      <w:pPr>
        <w:pStyle w:val="SyntaxRule"/>
        <w:rPr>
          <w:rFonts w:ascii="Arial" w:hAnsi="Arial"/>
        </w:rPr>
      </w:pPr>
      <w:r w:rsidRPr="00E77497">
        <w:t>LogicalANDExpressionNoIn</w:t>
      </w:r>
      <w:r w:rsidRPr="00E77497">
        <w:rPr>
          <w:rFonts w:ascii="Arial" w:hAnsi="Arial"/>
        </w:rPr>
        <w:t xml:space="preserve"> </w:t>
      </w:r>
      <w:r w:rsidRPr="00E77497">
        <w:rPr>
          <w:rFonts w:ascii="Arial" w:hAnsi="Arial"/>
          <w:b/>
          <w:i w:val="0"/>
        </w:rPr>
        <w:t>:</w:t>
      </w:r>
    </w:p>
    <w:p w14:paraId="20B89712" w14:textId="77777777" w:rsidR="004C02EF" w:rsidRPr="00E77497" w:rsidRDefault="004C02EF" w:rsidP="004C02EF">
      <w:pPr>
        <w:pStyle w:val="SyntaxDefinition"/>
        <w:rPr>
          <w:rFonts w:ascii="Arial" w:hAnsi="Arial"/>
        </w:rPr>
      </w:pPr>
      <w:r w:rsidRPr="00E77497">
        <w:t>BitwiseORExpressionNoIn</w:t>
      </w:r>
      <w:r w:rsidRPr="00E77497">
        <w:rPr>
          <w:rFonts w:ascii="Arial" w:hAnsi="Arial"/>
        </w:rPr>
        <w:br/>
      </w:r>
      <w:r w:rsidRPr="00E77497">
        <w:t>LogicalANDExpressionNoIn</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BitwiseORExpressionNoIn</w:t>
      </w:r>
    </w:p>
    <w:p w14:paraId="648851A6" w14:textId="77777777" w:rsidR="004C02EF" w:rsidRPr="00E77497" w:rsidRDefault="004C02EF" w:rsidP="004C02EF">
      <w:pPr>
        <w:pStyle w:val="SyntaxRule"/>
        <w:rPr>
          <w:rFonts w:ascii="Arial" w:hAnsi="Arial"/>
        </w:rPr>
      </w:pPr>
      <w:r w:rsidRPr="00E77497">
        <w:t>LogicalORExpression</w:t>
      </w:r>
      <w:r w:rsidRPr="00E77497">
        <w:rPr>
          <w:rFonts w:ascii="Arial" w:hAnsi="Arial"/>
        </w:rPr>
        <w:t xml:space="preserve"> </w:t>
      </w:r>
      <w:r w:rsidRPr="00E77497">
        <w:rPr>
          <w:rFonts w:ascii="Arial" w:hAnsi="Arial"/>
          <w:b/>
          <w:i w:val="0"/>
        </w:rPr>
        <w:t>:</w:t>
      </w:r>
    </w:p>
    <w:p w14:paraId="5CB12B6A" w14:textId="77777777" w:rsidR="004C02EF" w:rsidRPr="00E77497" w:rsidRDefault="004C02EF" w:rsidP="004C02EF">
      <w:pPr>
        <w:pStyle w:val="SyntaxDefinition"/>
        <w:rPr>
          <w:rFonts w:ascii="Arial" w:hAnsi="Arial"/>
        </w:rPr>
      </w:pPr>
      <w:r w:rsidRPr="00E77497">
        <w:t>LogicalANDExpression</w:t>
      </w:r>
      <w:r w:rsidRPr="00E77497">
        <w:rPr>
          <w:rFonts w:ascii="Arial" w:hAnsi="Arial"/>
        </w:rPr>
        <w:br/>
      </w:r>
      <w:r w:rsidRPr="00E77497">
        <w:t>LogicalORExpression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w:t>
      </w:r>
    </w:p>
    <w:p w14:paraId="13DB60BF" w14:textId="77777777" w:rsidR="004C02EF" w:rsidRPr="00E77497" w:rsidRDefault="004C02EF" w:rsidP="004C02EF">
      <w:pPr>
        <w:pStyle w:val="SyntaxRule"/>
        <w:rPr>
          <w:rFonts w:ascii="Arial" w:hAnsi="Arial"/>
        </w:rPr>
      </w:pPr>
      <w:r w:rsidRPr="00E77497">
        <w:t>LogicalORExpressionNoIn</w:t>
      </w:r>
      <w:r w:rsidRPr="00E77497">
        <w:rPr>
          <w:rFonts w:ascii="Arial" w:hAnsi="Arial"/>
        </w:rPr>
        <w:t xml:space="preserve"> </w:t>
      </w:r>
      <w:r w:rsidRPr="00E77497">
        <w:rPr>
          <w:rFonts w:ascii="Arial" w:hAnsi="Arial"/>
          <w:b/>
          <w:i w:val="0"/>
        </w:rPr>
        <w:t>:</w:t>
      </w:r>
    </w:p>
    <w:p w14:paraId="621B2DB1" w14:textId="77777777" w:rsidR="004C02EF" w:rsidRPr="00E77497" w:rsidRDefault="004C02EF" w:rsidP="004C02EF">
      <w:pPr>
        <w:pStyle w:val="SyntaxDefinition"/>
        <w:rPr>
          <w:rFonts w:ascii="Arial" w:hAnsi="Arial"/>
        </w:rPr>
      </w:pPr>
      <w:r w:rsidRPr="00E77497">
        <w:t>LogicalANDExpressionNoIn</w:t>
      </w:r>
      <w:r w:rsidRPr="00E77497">
        <w:rPr>
          <w:rFonts w:ascii="Arial" w:hAnsi="Arial"/>
        </w:rPr>
        <w:br/>
      </w:r>
      <w:r w:rsidRPr="00E77497">
        <w:t>LogicalORExpressionNoIn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LogicalANDExpressionNoIn</w:t>
      </w:r>
    </w:p>
    <w:p w14:paraId="47B4C2E1" w14:textId="77777777" w:rsidR="008E5A31" w:rsidRPr="00E77497" w:rsidRDefault="008E5A31" w:rsidP="008E5A31">
      <w:r w:rsidRPr="00E77497">
        <w:t>The</w:t>
      </w:r>
      <w:ins w:id="14079" w:author="Rev 4 Allen Wirfs-Brock" w:date="2011-10-15T13:25:00Z">
        <w:r w:rsidRPr="00E77497">
          <w:t xml:space="preserve"> semantics of the</w:t>
        </w:r>
      </w:ins>
      <w:r w:rsidRPr="00E77497">
        <w:t xml:space="preserve"> </w:t>
      </w:r>
      <w:r w:rsidRPr="00E77497">
        <w:rPr>
          <w:rStyle w:val="bnf"/>
        </w:rPr>
        <w:t>LogicalANDExpressionNoIn</w:t>
      </w:r>
      <w:r w:rsidRPr="00E77497">
        <w:t xml:space="preserve"> and </w:t>
      </w:r>
      <w:r w:rsidRPr="00E77497">
        <w:rPr>
          <w:rStyle w:val="bnf"/>
        </w:rPr>
        <w:t>LogicalORExpressionNoIn</w:t>
      </w:r>
      <w:r w:rsidRPr="00E77497">
        <w:t xml:space="preserve"> productions are </w:t>
      </w:r>
      <w:del w:id="14080" w:author="Rev 4 Allen Wirfs-Brock" w:date="2011-10-15T13:25:00Z">
        <w:r w:rsidRPr="00E77497" w:rsidDel="008E5A31">
          <w:delText xml:space="preserve">evaluated in </w:delText>
        </w:r>
      </w:del>
      <w:r w:rsidRPr="00E77497">
        <w:t xml:space="preserve">the same manner as the </w:t>
      </w:r>
      <w:r w:rsidRPr="00E77497">
        <w:rPr>
          <w:rStyle w:val="bnf"/>
        </w:rPr>
        <w:t>LogicalANDExpression</w:t>
      </w:r>
      <w:r w:rsidRPr="00E77497">
        <w:t xml:space="preserve"> and </w:t>
      </w:r>
      <w:r w:rsidRPr="00E77497">
        <w:rPr>
          <w:rStyle w:val="bnf"/>
        </w:rPr>
        <w:t>LogicalORExpression</w:t>
      </w:r>
      <w:r w:rsidRPr="00E77497">
        <w:t xml:space="preserve"> productions except that the contained </w:t>
      </w:r>
      <w:r w:rsidRPr="00E77497">
        <w:rPr>
          <w:rStyle w:val="bnf"/>
        </w:rPr>
        <w:t>LogicalANDExpressionNoIn</w:t>
      </w:r>
      <w:r w:rsidRPr="00E77497">
        <w:t xml:space="preserve">, </w:t>
      </w:r>
      <w:r w:rsidRPr="00E77497">
        <w:rPr>
          <w:rStyle w:val="bnf"/>
        </w:rPr>
        <w:t>BitwiseORExpressionNoIn</w:t>
      </w:r>
      <w:r w:rsidRPr="00E77497">
        <w:t xml:space="preserve"> and </w:t>
      </w:r>
      <w:r w:rsidRPr="00E77497">
        <w:rPr>
          <w:rStyle w:val="bnf"/>
        </w:rPr>
        <w:t>LogicalORExpressionNoIn</w:t>
      </w:r>
      <w:r w:rsidRPr="00E77497">
        <w:t xml:space="preserve"> are </w:t>
      </w:r>
      <w:ins w:id="14081" w:author="Rev 4 Allen Wirfs-Brock" w:date="2011-10-15T13:26:00Z">
        <w:r w:rsidRPr="00E77497">
          <w:t xml:space="preserve">used in place </w:t>
        </w:r>
      </w:ins>
      <w:del w:id="14082" w:author="Rev 4 Allen Wirfs-Brock" w:date="2011-10-15T13:26:00Z">
        <w:r w:rsidRPr="00E77497" w:rsidDel="008E5A31">
          <w:delText xml:space="preserve">evaluated instead </w:delText>
        </w:r>
      </w:del>
      <w:r w:rsidRPr="00E77497">
        <w:t xml:space="preserve">of the contained </w:t>
      </w:r>
      <w:r w:rsidRPr="00E77497">
        <w:rPr>
          <w:rStyle w:val="bnf"/>
        </w:rPr>
        <w:t>LogicalANDExpression</w:t>
      </w:r>
      <w:r w:rsidRPr="00E77497">
        <w:t xml:space="preserve">, </w:t>
      </w:r>
      <w:r w:rsidRPr="00E77497">
        <w:rPr>
          <w:rStyle w:val="bnf"/>
        </w:rPr>
        <w:t>BitwiseORExpression</w:t>
      </w:r>
      <w:r w:rsidRPr="00E77497">
        <w:t xml:space="preserve"> and </w:t>
      </w:r>
      <w:r w:rsidRPr="00E77497">
        <w:rPr>
          <w:rStyle w:val="bnf"/>
        </w:rPr>
        <w:t>LogicalORExpression</w:t>
      </w:r>
      <w:r w:rsidRPr="00E77497">
        <w:t>, respectively.</w:t>
      </w:r>
    </w:p>
    <w:p w14:paraId="7CA51AEF" w14:textId="77777777" w:rsidR="008E5A31" w:rsidRPr="00E77497" w:rsidRDefault="008E5A31" w:rsidP="008E5A31">
      <w:pPr>
        <w:pStyle w:val="Note"/>
      </w:pPr>
      <w:r w:rsidRPr="00E77497">
        <w:t>NOTE</w:t>
      </w:r>
      <w:r w:rsidRPr="00E77497">
        <w:tab/>
        <w:t xml:space="preserve">The value produced by a </w:t>
      </w:r>
      <w:r w:rsidRPr="00E77497">
        <w:rPr>
          <w:rFonts w:ascii="Courier New" w:hAnsi="Courier New"/>
          <w:b/>
        </w:rPr>
        <w:t>&amp;&amp;</w:t>
      </w:r>
      <w:r w:rsidRPr="00E77497">
        <w:t xml:space="preserve"> or </w:t>
      </w:r>
      <w:r w:rsidRPr="00E77497">
        <w:rPr>
          <w:rFonts w:ascii="Courier New" w:hAnsi="Courier New"/>
          <w:b/>
        </w:rPr>
        <w:t>||</w:t>
      </w:r>
      <w:r w:rsidRPr="00E77497">
        <w:t xml:space="preserve"> operator is not necessarily of type Boolean. The value produced will always be the value of one of the two operand expressions.</w:t>
      </w:r>
    </w:p>
    <w:p w14:paraId="650743EC" w14:textId="77777777" w:rsidR="008625A5" w:rsidRPr="00E77497" w:rsidRDefault="008625A5" w:rsidP="008625A5">
      <w:pPr>
        <w:rPr>
          <w:ins w:id="14083" w:author="Rev 10 Allen Wirfs-Brock" w:date="2012-09-07T10:04:00Z"/>
          <w:rFonts w:ascii="Helvetica" w:hAnsi="Helvetica"/>
          <w:b/>
        </w:rPr>
      </w:pPr>
      <w:ins w:id="14084" w:author="Rev 10 Allen Wirfs-Brock" w:date="2012-09-07T10:04:00Z">
        <w:r w:rsidRPr="00E77497">
          <w:rPr>
            <w:rFonts w:ascii="Helvetica" w:hAnsi="Helvetica"/>
            <w:b/>
          </w:rPr>
          <w:t xml:space="preserve">Static Semantics:  </w:t>
        </w:r>
        <w:r w:rsidRPr="00BD6E56">
          <w:rPr>
            <w:rFonts w:ascii="Helvetica" w:hAnsi="Helvetica"/>
            <w:b/>
            <w:lang w:eastAsia="en-US"/>
          </w:rPr>
          <w:t>IsValidSimpleAssignmentTarget</w:t>
        </w:r>
      </w:ins>
    </w:p>
    <w:p w14:paraId="62C5B3BC" w14:textId="77777777" w:rsidR="008625A5" w:rsidRPr="00E77497" w:rsidRDefault="008625A5" w:rsidP="008625A5">
      <w:pPr>
        <w:pStyle w:val="SyntaxRule"/>
        <w:rPr>
          <w:ins w:id="14085" w:author="Rev 10 Allen Wirfs-Brock" w:date="2012-09-07T10:04:00Z"/>
          <w:rFonts w:ascii="Arial" w:hAnsi="Arial"/>
        </w:rPr>
      </w:pPr>
      <w:ins w:id="14086" w:author="Rev 10 Allen Wirfs-Brock" w:date="2012-09-07T10:04:00Z">
        <w:r w:rsidRPr="00E77497">
          <w:t>LogicalANDExpression</w:t>
        </w:r>
        <w:r w:rsidRPr="00E77497">
          <w:rPr>
            <w:rFonts w:ascii="Arial" w:hAnsi="Arial"/>
          </w:rPr>
          <w:t xml:space="preserve"> </w:t>
        </w:r>
        <w:r w:rsidRPr="00E77497">
          <w:rPr>
            <w:rFonts w:ascii="Arial" w:hAnsi="Arial"/>
            <w:b/>
            <w:i w:val="0"/>
          </w:rPr>
          <w:t>:</w:t>
        </w:r>
        <w:r w:rsidRPr="00E77497">
          <w:t xml:space="preserve"> LogicalANDExpression</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w:t>
        </w:r>
      </w:ins>
    </w:p>
    <w:p w14:paraId="558D2EED" w14:textId="77777777" w:rsidR="008625A5" w:rsidRPr="008625A5" w:rsidRDefault="008625A5" w:rsidP="008625A5">
      <w:pPr>
        <w:pStyle w:val="SyntaxRule"/>
        <w:spacing w:after="240"/>
        <w:rPr>
          <w:ins w:id="14087" w:author="Rev 10 Allen Wirfs-Brock" w:date="2012-09-07T10:04:00Z"/>
          <w:rFonts w:ascii="Arial" w:hAnsi="Arial"/>
        </w:rPr>
      </w:pPr>
      <w:ins w:id="14088" w:author="Rev 10 Allen Wirfs-Brock" w:date="2012-09-07T10:04:00Z">
        <w:r w:rsidRPr="00E77497">
          <w:t>LogicalORExpression</w:t>
        </w:r>
        <w:r w:rsidRPr="00E77497">
          <w:rPr>
            <w:rFonts w:ascii="Arial" w:hAnsi="Arial"/>
          </w:rPr>
          <w:t xml:space="preserve"> </w:t>
        </w:r>
        <w:r w:rsidRPr="00E77497">
          <w:rPr>
            <w:rFonts w:ascii="Arial" w:hAnsi="Arial"/>
            <w:b/>
            <w:i w:val="0"/>
          </w:rPr>
          <w:t>:</w:t>
        </w:r>
        <w:r w:rsidRPr="00E77497">
          <w:t xml:space="preserve"> LogicalORExpression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w:t>
        </w:r>
      </w:ins>
    </w:p>
    <w:p w14:paraId="244E2F10" w14:textId="77777777" w:rsidR="008625A5" w:rsidRPr="00E77497" w:rsidRDefault="008625A5" w:rsidP="008625A5">
      <w:pPr>
        <w:pStyle w:val="Alg4"/>
        <w:numPr>
          <w:ilvl w:val="0"/>
          <w:numId w:val="977"/>
        </w:numPr>
        <w:spacing w:after="220"/>
        <w:contextualSpacing/>
        <w:rPr>
          <w:ins w:id="14089" w:author="Rev 10 Allen Wirfs-Brock" w:date="2012-09-07T10:04:00Z"/>
        </w:rPr>
      </w:pPr>
      <w:ins w:id="14090" w:author="Rev 10 Allen Wirfs-Brock" w:date="2012-09-07T10:04:00Z">
        <w:r w:rsidRPr="00E77497">
          <w:t xml:space="preserve">Return </w:t>
        </w:r>
        <w:r w:rsidRPr="00BD6E56">
          <w:rPr>
            <w:b/>
          </w:rPr>
          <w:t>false</w:t>
        </w:r>
        <w:r w:rsidRPr="00E77497">
          <w:t>.</w:t>
        </w:r>
      </w:ins>
    </w:p>
    <w:p w14:paraId="6670410B" w14:textId="77777777" w:rsidR="009A2F70" w:rsidRPr="00E77497" w:rsidRDefault="009A2F70" w:rsidP="009A2F70">
      <w:pPr>
        <w:keepNext/>
        <w:rPr>
          <w:ins w:id="14091" w:author="Rev 4 Allen Wirfs-Brock" w:date="2011-10-15T13:31:00Z"/>
          <w:rFonts w:ascii="Helvetica" w:hAnsi="Helvetica"/>
          <w:b/>
        </w:rPr>
      </w:pPr>
      <w:ins w:id="14092" w:author="Rev 4 Allen Wirfs-Brock" w:date="2011-10-15T13:31:00Z">
        <w:r w:rsidRPr="00E77497">
          <w:rPr>
            <w:rFonts w:ascii="Helvetica" w:hAnsi="Helvetica"/>
            <w:b/>
          </w:rPr>
          <w:t xml:space="preserve">Runtime Semantics: </w:t>
        </w:r>
        <w:r w:rsidRPr="00E77497">
          <w:rPr>
            <w:rFonts w:ascii="Helvetica" w:hAnsi="Helvetica"/>
            <w:b/>
            <w:spacing w:val="6"/>
          </w:rPr>
          <w:t>Evaluation</w:t>
        </w:r>
      </w:ins>
    </w:p>
    <w:p w14:paraId="7B7C20BA" w14:textId="77777777" w:rsidR="004C02EF" w:rsidRPr="00E77497" w:rsidDel="009A2F70" w:rsidRDefault="004C02EF" w:rsidP="004C02EF">
      <w:pPr>
        <w:pStyle w:val="Syntax"/>
        <w:rPr>
          <w:del w:id="14093" w:author="Rev 4 Allen Wirfs-Brock" w:date="2011-10-15T13:31:00Z"/>
        </w:rPr>
      </w:pPr>
      <w:del w:id="14094" w:author="Rev 4 Allen Wirfs-Brock" w:date="2011-10-15T13:31:00Z">
        <w:r w:rsidRPr="00E77497" w:rsidDel="009A2F70">
          <w:delText>Semantics</w:delText>
        </w:r>
      </w:del>
    </w:p>
    <w:p w14:paraId="640088B0" w14:textId="77777777" w:rsidR="004C02EF" w:rsidRPr="00E77497" w:rsidRDefault="004C02EF" w:rsidP="004C02EF">
      <w:del w:id="14095" w:author="Rev 4 Allen Wirfs-Brock" w:date="2011-10-15T13:32:00Z">
        <w:r w:rsidRPr="00E77497" w:rsidDel="007B32B7">
          <w:delText xml:space="preserve">The production </w:delText>
        </w:r>
      </w:del>
      <w:r w:rsidRPr="00E77497">
        <w:rPr>
          <w:rStyle w:val="bnf"/>
        </w:rPr>
        <w:t>LogicalANDExpression</w:t>
      </w:r>
      <w:r w:rsidRPr="00E77497">
        <w:t xml:space="preserve"> </w:t>
      </w:r>
      <w:r w:rsidRPr="00E77497">
        <w:rPr>
          <w:b/>
        </w:rPr>
        <w:t>:</w:t>
      </w:r>
      <w:r w:rsidRPr="00E77497">
        <w:t xml:space="preserve"> </w:t>
      </w:r>
      <w:r w:rsidRPr="00E77497">
        <w:rPr>
          <w:rStyle w:val="bnf"/>
        </w:rPr>
        <w:t>LogicalANDExpression</w:t>
      </w:r>
      <w:r w:rsidRPr="00E77497">
        <w:t xml:space="preserve"> </w:t>
      </w:r>
      <w:r w:rsidRPr="00E77497">
        <w:rPr>
          <w:rFonts w:ascii="Courier New" w:hAnsi="Courier New"/>
          <w:b/>
        </w:rPr>
        <w:t>&amp;&amp;</w:t>
      </w:r>
      <w:r w:rsidRPr="00E77497">
        <w:t xml:space="preserve"> </w:t>
      </w:r>
      <w:r w:rsidRPr="00E77497">
        <w:rPr>
          <w:rStyle w:val="bnf"/>
        </w:rPr>
        <w:t>BitwiseORExpression</w:t>
      </w:r>
      <w:r w:rsidRPr="00E77497">
        <w:t xml:space="preserve"> </w:t>
      </w:r>
      <w:del w:id="14096" w:author="Rev 4 Allen Wirfs-Brock" w:date="2011-10-15T13:32:00Z">
        <w:r w:rsidRPr="00E77497" w:rsidDel="007B32B7">
          <w:delText>is evaluated as follows:</w:delText>
        </w:r>
      </w:del>
      <w:bookmarkStart w:id="14097" w:name="_Toc382212664"/>
    </w:p>
    <w:p w14:paraId="0388B15E" w14:textId="77777777" w:rsidR="004C02EF" w:rsidRPr="00E77497" w:rsidRDefault="004C02EF" w:rsidP="00FA3203">
      <w:pPr>
        <w:pStyle w:val="Alg2"/>
        <w:numPr>
          <w:ilvl w:val="0"/>
          <w:numId w:val="100"/>
        </w:numPr>
      </w:pPr>
      <w:r w:rsidRPr="00E77497">
        <w:t xml:space="preserve">Let </w:t>
      </w:r>
      <w:r w:rsidRPr="00E77497">
        <w:rPr>
          <w:i/>
        </w:rPr>
        <w:t>lref</w:t>
      </w:r>
      <w:r w:rsidRPr="00E77497">
        <w:t xml:space="preserve"> be the result of evaluating </w:t>
      </w:r>
      <w:r w:rsidRPr="00E77497">
        <w:rPr>
          <w:i/>
        </w:rPr>
        <w:t>LogicalANDExpression</w:t>
      </w:r>
      <w:bookmarkEnd w:id="14097"/>
      <w:r w:rsidRPr="00E77497">
        <w:t>.</w:t>
      </w:r>
      <w:bookmarkStart w:id="14098" w:name="_Toc382212665"/>
    </w:p>
    <w:p w14:paraId="2E090611" w14:textId="77777777" w:rsidR="004C02EF" w:rsidRPr="00E77497" w:rsidRDefault="004C02EF" w:rsidP="00FA3203">
      <w:pPr>
        <w:pStyle w:val="Alg2"/>
        <w:numPr>
          <w:ilvl w:val="0"/>
          <w:numId w:val="100"/>
        </w:numPr>
      </w:pPr>
      <w:r w:rsidRPr="00E77497">
        <w:t xml:space="preserve">Let </w:t>
      </w:r>
      <w:r w:rsidRPr="00E77497">
        <w:rPr>
          <w:i/>
        </w:rPr>
        <w:t>lval</w:t>
      </w:r>
      <w:r w:rsidRPr="00E77497">
        <w:t xml:space="preserve"> be </w:t>
      </w:r>
      <w:ins w:id="14099" w:author="Rev 6 Allen Wirfs-Brock" w:date="2012-02-16T18:15:00Z">
        <w:r w:rsidR="00CB6687" w:rsidRPr="00E77497">
          <w:t>ToBoolean(</w:t>
        </w:r>
      </w:ins>
      <w:r w:rsidRPr="00E77497">
        <w:t>GetValue(</w:t>
      </w:r>
      <w:r w:rsidRPr="00E77497">
        <w:rPr>
          <w:i/>
        </w:rPr>
        <w:t>lref</w:t>
      </w:r>
      <w:r w:rsidRPr="00E77497">
        <w:t>)</w:t>
      </w:r>
      <w:ins w:id="14100" w:author="Rev 6 Allen Wirfs-Brock" w:date="2012-02-16T18:16:00Z">
        <w:r w:rsidR="00CB6687">
          <w:t>)</w:t>
        </w:r>
      </w:ins>
      <w:r w:rsidRPr="00E77497">
        <w:t>.</w:t>
      </w:r>
      <w:bookmarkStart w:id="14101" w:name="_Toc382212666"/>
      <w:bookmarkEnd w:id="14098"/>
    </w:p>
    <w:p w14:paraId="2B3A8661" w14:textId="77777777" w:rsidR="00722F95" w:rsidRDefault="0056239B" w:rsidP="00722F95">
      <w:pPr>
        <w:pStyle w:val="Alg4"/>
        <w:numPr>
          <w:ilvl w:val="0"/>
          <w:numId w:val="100"/>
        </w:numPr>
        <w:contextualSpacing/>
        <w:rPr>
          <w:ins w:id="14102" w:author="Rev 6 Allen Wirfs-Brock" w:date="2012-02-16T17:59:00Z"/>
        </w:rPr>
      </w:pPr>
      <w:bookmarkStart w:id="14103" w:name="_Toc382212667"/>
      <w:bookmarkEnd w:id="14101"/>
      <w:ins w:id="14104" w:author="Rev 8 Allen Wirfs-Brock" w:date="2012-06-12T12:55:00Z">
        <w:r>
          <w:t>ReturnIfAbrupt(</w:t>
        </w:r>
        <w:r w:rsidRPr="00342FD6">
          <w:rPr>
            <w:i/>
          </w:rPr>
          <w:t>lval</w:t>
        </w:r>
        <w:r>
          <w:t>).</w:t>
        </w:r>
      </w:ins>
      <w:ins w:id="14105" w:author="Rev 6 Allen Wirfs-Brock" w:date="2012-02-16T17:59:00Z">
        <w:del w:id="14106" w:author="Rev 8 Allen Wirfs-Brock" w:date="2012-06-12T12:55: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14:paraId="7F4206A9" w14:textId="77777777" w:rsidR="004C02EF" w:rsidRPr="00E77497" w:rsidRDefault="004C02EF" w:rsidP="00FA3203">
      <w:pPr>
        <w:pStyle w:val="Alg2"/>
        <w:numPr>
          <w:ilvl w:val="0"/>
          <w:numId w:val="100"/>
        </w:numPr>
      </w:pPr>
      <w:r w:rsidRPr="00E77497">
        <w:t xml:space="preserve">If </w:t>
      </w:r>
      <w:ins w:id="14107" w:author="Rev 6 Allen Wirfs-Brock" w:date="2012-02-16T18:16:00Z">
        <w:r w:rsidR="00CB6687" w:rsidRPr="00E77497">
          <w:rPr>
            <w:i/>
          </w:rPr>
          <w:t>lval</w:t>
        </w:r>
      </w:ins>
      <w:del w:id="14108" w:author="Rev 6 Allen Wirfs-Brock" w:date="2012-02-16T18:16:00Z">
        <w:r w:rsidRPr="00E77497" w:rsidDel="00CB6687">
          <w:delText>ToBoolean(</w:delText>
        </w:r>
        <w:r w:rsidRPr="00E77497" w:rsidDel="00CB6687">
          <w:rPr>
            <w:i/>
          </w:rPr>
          <w:delText>lval</w:delText>
        </w:r>
        <w:r w:rsidRPr="00E77497" w:rsidDel="00CB6687">
          <w:delText>)</w:delText>
        </w:r>
      </w:del>
      <w:r w:rsidRPr="00E77497">
        <w:t xml:space="preserve"> is </w:t>
      </w:r>
      <w:r w:rsidRPr="00E77497">
        <w:rPr>
          <w:b/>
        </w:rPr>
        <w:t>false</w:t>
      </w:r>
      <w:r w:rsidRPr="00E77497">
        <w:t xml:space="preserve">, return </w:t>
      </w:r>
      <w:r w:rsidRPr="00E77497">
        <w:rPr>
          <w:i/>
        </w:rPr>
        <w:t>lval</w:t>
      </w:r>
      <w:bookmarkEnd w:id="14103"/>
      <w:r w:rsidRPr="00E77497">
        <w:t>.</w:t>
      </w:r>
      <w:bookmarkStart w:id="14109" w:name="_Toc382212668"/>
    </w:p>
    <w:p w14:paraId="23066FEA" w14:textId="77777777" w:rsidR="004C02EF" w:rsidRPr="00E77497" w:rsidRDefault="004C02EF" w:rsidP="00FA3203">
      <w:pPr>
        <w:pStyle w:val="Alg2"/>
        <w:numPr>
          <w:ilvl w:val="0"/>
          <w:numId w:val="100"/>
        </w:numPr>
      </w:pPr>
      <w:r w:rsidRPr="00E77497">
        <w:t xml:space="preserve">Let </w:t>
      </w:r>
      <w:r w:rsidRPr="00E77497">
        <w:rPr>
          <w:i/>
        </w:rPr>
        <w:t>rref</w:t>
      </w:r>
      <w:r w:rsidRPr="00E77497">
        <w:t xml:space="preserve"> be the result of evaluating </w:t>
      </w:r>
      <w:r w:rsidRPr="00E77497">
        <w:rPr>
          <w:i/>
        </w:rPr>
        <w:t>BitwiseORExpression</w:t>
      </w:r>
      <w:bookmarkEnd w:id="14109"/>
      <w:r w:rsidRPr="00E77497">
        <w:t>.</w:t>
      </w:r>
      <w:bookmarkStart w:id="14110" w:name="_Toc382212669"/>
    </w:p>
    <w:bookmarkEnd w:id="14110"/>
    <w:p w14:paraId="49003AD9" w14:textId="77777777" w:rsidR="004C02EF" w:rsidRPr="00E77497" w:rsidRDefault="004C02EF" w:rsidP="00FA3203">
      <w:pPr>
        <w:pStyle w:val="Alg2"/>
        <w:numPr>
          <w:ilvl w:val="0"/>
          <w:numId w:val="100"/>
        </w:numPr>
        <w:spacing w:after="220"/>
      </w:pPr>
      <w:r w:rsidRPr="00E77497">
        <w:t>Return GetValue(</w:t>
      </w:r>
      <w:r w:rsidRPr="00E77497">
        <w:rPr>
          <w:i/>
        </w:rPr>
        <w:t>rref</w:t>
      </w:r>
      <w:r w:rsidRPr="00E77497">
        <w:t>).</w:t>
      </w:r>
    </w:p>
    <w:p w14:paraId="28DE84AE" w14:textId="77777777" w:rsidR="004C02EF" w:rsidRPr="00E77497" w:rsidRDefault="004C02EF" w:rsidP="004C02EF">
      <w:del w:id="14111" w:author="Rev 4 Allen Wirfs-Brock" w:date="2011-10-15T13:32:00Z">
        <w:r w:rsidRPr="00E77497" w:rsidDel="007B32B7">
          <w:delText xml:space="preserve">The production </w:delText>
        </w:r>
      </w:del>
      <w:r w:rsidRPr="00E77497">
        <w:rPr>
          <w:rStyle w:val="bnf"/>
        </w:rPr>
        <w:t>LogicalORExpression</w:t>
      </w:r>
      <w:r w:rsidRPr="00E77497">
        <w:t xml:space="preserve"> </w:t>
      </w:r>
      <w:r w:rsidRPr="00E77497">
        <w:rPr>
          <w:b/>
        </w:rPr>
        <w:t>:</w:t>
      </w:r>
      <w:r w:rsidRPr="00E77497">
        <w:t xml:space="preserve"> </w:t>
      </w:r>
      <w:r w:rsidRPr="00E77497">
        <w:rPr>
          <w:rStyle w:val="bnf"/>
        </w:rPr>
        <w:t>LogicalORExpression</w:t>
      </w:r>
      <w:r w:rsidRPr="00E77497">
        <w:t xml:space="preserve"> </w:t>
      </w:r>
      <w:r w:rsidRPr="00E77497">
        <w:rPr>
          <w:rFonts w:ascii="Courier New" w:hAnsi="Courier New"/>
          <w:b/>
        </w:rPr>
        <w:t>||</w:t>
      </w:r>
      <w:r w:rsidRPr="00E77497">
        <w:t xml:space="preserve"> </w:t>
      </w:r>
      <w:r w:rsidRPr="00E77497">
        <w:rPr>
          <w:rStyle w:val="bnf"/>
        </w:rPr>
        <w:t>LogicalANDExpression</w:t>
      </w:r>
      <w:r w:rsidRPr="00E77497">
        <w:t xml:space="preserve"> </w:t>
      </w:r>
      <w:del w:id="14112" w:author="Rev 4 Allen Wirfs-Brock" w:date="2011-10-15T13:32:00Z">
        <w:r w:rsidRPr="00E77497" w:rsidDel="007B32B7">
          <w:delText>is evaluated as follows:</w:delText>
        </w:r>
      </w:del>
      <w:bookmarkStart w:id="14113" w:name="_Toc382212670"/>
    </w:p>
    <w:p w14:paraId="7B94C59F" w14:textId="77777777" w:rsidR="004C02EF" w:rsidRPr="00E77497" w:rsidRDefault="004C02EF" w:rsidP="00FA3203">
      <w:pPr>
        <w:pStyle w:val="Alg2"/>
        <w:numPr>
          <w:ilvl w:val="0"/>
          <w:numId w:val="101"/>
        </w:numPr>
      </w:pPr>
      <w:r w:rsidRPr="00E77497">
        <w:t xml:space="preserve">Let </w:t>
      </w:r>
      <w:r w:rsidRPr="00E77497">
        <w:rPr>
          <w:i/>
        </w:rPr>
        <w:t>lref</w:t>
      </w:r>
      <w:r w:rsidRPr="00E77497">
        <w:t xml:space="preserve"> be the result of evaluating </w:t>
      </w:r>
      <w:r w:rsidRPr="00E77497">
        <w:rPr>
          <w:i/>
        </w:rPr>
        <w:t>LogicalORExpression</w:t>
      </w:r>
      <w:bookmarkEnd w:id="14113"/>
      <w:r w:rsidRPr="00E77497">
        <w:t>.</w:t>
      </w:r>
      <w:bookmarkStart w:id="14114" w:name="_Toc382212671"/>
    </w:p>
    <w:p w14:paraId="156E70BB" w14:textId="77777777" w:rsidR="004C02EF" w:rsidRPr="00E77497" w:rsidRDefault="004C02EF" w:rsidP="00FA3203">
      <w:pPr>
        <w:pStyle w:val="Alg2"/>
        <w:numPr>
          <w:ilvl w:val="0"/>
          <w:numId w:val="101"/>
        </w:numPr>
      </w:pPr>
      <w:r w:rsidRPr="00E77497">
        <w:t xml:space="preserve">Let </w:t>
      </w:r>
      <w:r w:rsidRPr="00E77497">
        <w:rPr>
          <w:i/>
        </w:rPr>
        <w:t>lval</w:t>
      </w:r>
      <w:r w:rsidRPr="00E77497">
        <w:t xml:space="preserve"> be </w:t>
      </w:r>
      <w:ins w:id="14115" w:author="Rev 6 Allen Wirfs-Brock" w:date="2012-02-16T18:15:00Z">
        <w:r w:rsidR="00CB6687" w:rsidRPr="00E77497">
          <w:t>ToBoolean(</w:t>
        </w:r>
      </w:ins>
      <w:r w:rsidRPr="00E77497">
        <w:t>GetValue(</w:t>
      </w:r>
      <w:r w:rsidRPr="00E77497">
        <w:rPr>
          <w:i/>
        </w:rPr>
        <w:t>lref</w:t>
      </w:r>
      <w:r w:rsidRPr="00E77497">
        <w:t>)</w:t>
      </w:r>
      <w:ins w:id="14116" w:author="Rev 6 Allen Wirfs-Brock" w:date="2012-02-16T18:15:00Z">
        <w:r w:rsidR="00CB6687">
          <w:t>)</w:t>
        </w:r>
      </w:ins>
      <w:r w:rsidRPr="00E77497">
        <w:t>.</w:t>
      </w:r>
      <w:bookmarkStart w:id="14117" w:name="_Toc382212672"/>
      <w:bookmarkEnd w:id="14114"/>
    </w:p>
    <w:p w14:paraId="48E77519" w14:textId="77777777" w:rsidR="00722F95" w:rsidRDefault="0056239B" w:rsidP="00722F95">
      <w:pPr>
        <w:pStyle w:val="Alg4"/>
        <w:numPr>
          <w:ilvl w:val="0"/>
          <w:numId w:val="101"/>
        </w:numPr>
        <w:contextualSpacing/>
        <w:rPr>
          <w:ins w:id="14118" w:author="Rev 6 Allen Wirfs-Brock" w:date="2012-02-16T17:59:00Z"/>
        </w:rPr>
      </w:pPr>
      <w:bookmarkStart w:id="14119" w:name="_Toc382212673"/>
      <w:bookmarkEnd w:id="14117"/>
      <w:ins w:id="14120" w:author="Rev 8 Allen Wirfs-Brock" w:date="2012-06-12T12:56:00Z">
        <w:r>
          <w:t>ReturnIfAbrupt(</w:t>
        </w:r>
        <w:r w:rsidRPr="00342FD6">
          <w:rPr>
            <w:i/>
          </w:rPr>
          <w:t>lval</w:t>
        </w:r>
        <w:r>
          <w:t>).</w:t>
        </w:r>
      </w:ins>
      <w:ins w:id="14121" w:author="Rev 6 Allen Wirfs-Brock" w:date="2012-02-16T17:59:00Z">
        <w:del w:id="14122" w:author="Rev 8 Allen Wirfs-Brock" w:date="2012-06-12T12:56: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14:paraId="72841EA4" w14:textId="77777777" w:rsidR="004C02EF" w:rsidRPr="00E77497" w:rsidRDefault="004C02EF" w:rsidP="00FA3203">
      <w:pPr>
        <w:pStyle w:val="Alg2"/>
        <w:numPr>
          <w:ilvl w:val="0"/>
          <w:numId w:val="101"/>
        </w:numPr>
      </w:pPr>
      <w:r w:rsidRPr="00E77497">
        <w:t xml:space="preserve">If </w:t>
      </w:r>
      <w:ins w:id="14123" w:author="Rev 6 Allen Wirfs-Brock" w:date="2012-02-16T18:16:00Z">
        <w:r w:rsidR="00CB6687" w:rsidRPr="00E77497">
          <w:rPr>
            <w:i/>
          </w:rPr>
          <w:t>lval</w:t>
        </w:r>
      </w:ins>
      <w:del w:id="14124" w:author="Rev 6 Allen Wirfs-Brock" w:date="2012-02-16T18:16:00Z">
        <w:r w:rsidRPr="00E77497" w:rsidDel="00CB6687">
          <w:delText>ToBoolean(</w:delText>
        </w:r>
        <w:r w:rsidRPr="00E77497" w:rsidDel="00CB6687">
          <w:rPr>
            <w:i/>
          </w:rPr>
          <w:delText>lval</w:delText>
        </w:r>
        <w:r w:rsidRPr="00E77497" w:rsidDel="00CB6687">
          <w:delText>)</w:delText>
        </w:r>
      </w:del>
      <w:r w:rsidRPr="00E77497">
        <w:t xml:space="preserve"> is </w:t>
      </w:r>
      <w:r w:rsidRPr="00E77497">
        <w:rPr>
          <w:b/>
        </w:rPr>
        <w:t>true</w:t>
      </w:r>
      <w:r w:rsidRPr="00E77497">
        <w:t xml:space="preserve">, return </w:t>
      </w:r>
      <w:r w:rsidRPr="00E77497">
        <w:rPr>
          <w:i/>
        </w:rPr>
        <w:t>lval</w:t>
      </w:r>
      <w:bookmarkEnd w:id="14119"/>
      <w:r w:rsidRPr="00E77497">
        <w:t>.</w:t>
      </w:r>
      <w:bookmarkStart w:id="14125" w:name="_Toc382212674"/>
    </w:p>
    <w:p w14:paraId="51985C42" w14:textId="77777777" w:rsidR="004C02EF" w:rsidRPr="00E77497" w:rsidRDefault="004C02EF" w:rsidP="00FA3203">
      <w:pPr>
        <w:pStyle w:val="Alg2"/>
        <w:numPr>
          <w:ilvl w:val="0"/>
          <w:numId w:val="101"/>
        </w:numPr>
      </w:pPr>
      <w:r w:rsidRPr="00E77497">
        <w:t xml:space="preserve">Let </w:t>
      </w:r>
      <w:r w:rsidRPr="00E77497">
        <w:rPr>
          <w:i/>
        </w:rPr>
        <w:t>rref</w:t>
      </w:r>
      <w:r w:rsidRPr="00E77497">
        <w:t xml:space="preserve"> be the result of evaluating </w:t>
      </w:r>
      <w:r w:rsidRPr="00E77497">
        <w:rPr>
          <w:i/>
        </w:rPr>
        <w:t>LogicalANDExpression</w:t>
      </w:r>
      <w:bookmarkEnd w:id="14125"/>
      <w:r w:rsidRPr="00E77497">
        <w:t>.</w:t>
      </w:r>
      <w:bookmarkStart w:id="14126" w:name="_Toc382212675"/>
    </w:p>
    <w:p w14:paraId="5D18325B" w14:textId="77777777" w:rsidR="004C02EF" w:rsidRPr="00E77497" w:rsidRDefault="004C02EF" w:rsidP="00FA3203">
      <w:pPr>
        <w:pStyle w:val="Alg2"/>
        <w:numPr>
          <w:ilvl w:val="0"/>
          <w:numId w:val="101"/>
        </w:numPr>
        <w:spacing w:after="220"/>
      </w:pPr>
      <w:bookmarkStart w:id="14127" w:name="_Toc382212676"/>
      <w:bookmarkEnd w:id="14126"/>
      <w:r w:rsidRPr="00E77497">
        <w:t>Return GetValue(</w:t>
      </w:r>
      <w:r w:rsidRPr="00E77497">
        <w:rPr>
          <w:i/>
        </w:rPr>
        <w:t>rref</w:t>
      </w:r>
      <w:r w:rsidRPr="00E77497">
        <w:t>)</w:t>
      </w:r>
      <w:bookmarkEnd w:id="14127"/>
      <w:r w:rsidRPr="00E77497">
        <w:t>.</w:t>
      </w:r>
      <w:bookmarkStart w:id="14128" w:name="_Toc375031192"/>
      <w:bookmarkStart w:id="14129" w:name="_Ref378391886"/>
      <w:bookmarkStart w:id="14130" w:name="_Ref379915204"/>
      <w:bookmarkStart w:id="14131" w:name="_Toc381513705"/>
      <w:bookmarkStart w:id="14132" w:name="_Toc382202869"/>
      <w:bookmarkStart w:id="14133" w:name="_Toc382212227"/>
      <w:bookmarkStart w:id="14134" w:name="_Toc382212677"/>
      <w:bookmarkStart w:id="14135" w:name="_Toc382291572"/>
      <w:bookmarkStart w:id="14136" w:name="_Toc385672221"/>
    </w:p>
    <w:p w14:paraId="0450B9DC" w14:textId="77777777" w:rsidR="004C02EF" w:rsidRPr="00E77497" w:rsidDel="008E5A31" w:rsidRDefault="004C02EF" w:rsidP="004C02EF">
      <w:pPr>
        <w:rPr>
          <w:del w:id="14137" w:author="Rev 4 Allen Wirfs-Brock" w:date="2011-10-15T13:24:00Z"/>
        </w:rPr>
      </w:pPr>
      <w:del w:id="14138" w:author="Rev 4 Allen Wirfs-Brock" w:date="2011-10-15T13:24:00Z">
        <w:r w:rsidRPr="00E77497" w:rsidDel="008E5A31">
          <w:delText xml:space="preserve">The </w:delText>
        </w:r>
        <w:r w:rsidRPr="00E77497" w:rsidDel="008E5A31">
          <w:rPr>
            <w:rStyle w:val="bnf"/>
          </w:rPr>
          <w:delText>LogicalANDExpressionNoIn</w:delText>
        </w:r>
        <w:r w:rsidRPr="00E77497" w:rsidDel="008E5A31">
          <w:delText xml:space="preserve"> and </w:delText>
        </w:r>
        <w:r w:rsidRPr="00E77497" w:rsidDel="008E5A31">
          <w:rPr>
            <w:rStyle w:val="bnf"/>
          </w:rPr>
          <w:delText>LogicalORExpressionNoIn</w:delText>
        </w:r>
        <w:r w:rsidRPr="00E77497" w:rsidDel="008E5A31">
          <w:delText xml:space="preserve"> productions are evaluated in the same manner as the </w:delText>
        </w:r>
        <w:r w:rsidRPr="00E77497" w:rsidDel="008E5A31">
          <w:rPr>
            <w:rStyle w:val="bnf"/>
          </w:rPr>
          <w:delText>LogicalANDExpression</w:delText>
        </w:r>
        <w:r w:rsidRPr="00E77497" w:rsidDel="008E5A31">
          <w:delText xml:space="preserve"> and </w:delText>
        </w:r>
        <w:r w:rsidRPr="00E77497" w:rsidDel="008E5A31">
          <w:rPr>
            <w:rStyle w:val="bnf"/>
          </w:rPr>
          <w:delText>LogicalORExpression</w:delText>
        </w:r>
        <w:r w:rsidRPr="00E77497" w:rsidDel="008E5A31">
          <w:delText xml:space="preserve"> productions except that the contained </w:delText>
        </w:r>
        <w:r w:rsidRPr="00E77497" w:rsidDel="008E5A31">
          <w:rPr>
            <w:rStyle w:val="bnf"/>
          </w:rPr>
          <w:delText>LogicalANDExpressionNoIn</w:delText>
        </w:r>
        <w:r w:rsidRPr="00E77497" w:rsidDel="008E5A31">
          <w:delText xml:space="preserve">, </w:delText>
        </w:r>
        <w:r w:rsidRPr="00E77497" w:rsidDel="008E5A31">
          <w:rPr>
            <w:rStyle w:val="bnf"/>
          </w:rPr>
          <w:delText>BitwiseORExpressionNoIn</w:delText>
        </w:r>
        <w:r w:rsidRPr="00E77497" w:rsidDel="008E5A31">
          <w:delText xml:space="preserve"> and </w:delText>
        </w:r>
        <w:r w:rsidRPr="00E77497" w:rsidDel="008E5A31">
          <w:rPr>
            <w:rStyle w:val="bnf"/>
          </w:rPr>
          <w:delText>LogicalORExpressionNoIn</w:delText>
        </w:r>
        <w:r w:rsidRPr="00E77497" w:rsidDel="008E5A31">
          <w:delText xml:space="preserve"> are evaluated instead of the contained </w:delText>
        </w:r>
        <w:r w:rsidRPr="00E77497" w:rsidDel="008E5A31">
          <w:rPr>
            <w:rStyle w:val="bnf"/>
          </w:rPr>
          <w:delText>LogicalANDExpression</w:delText>
        </w:r>
        <w:r w:rsidRPr="00E77497" w:rsidDel="008E5A31">
          <w:delText xml:space="preserve">, </w:delText>
        </w:r>
        <w:r w:rsidRPr="00E77497" w:rsidDel="008E5A31">
          <w:rPr>
            <w:rStyle w:val="bnf"/>
          </w:rPr>
          <w:delText>BitwiseORExpression</w:delText>
        </w:r>
        <w:r w:rsidRPr="00E77497" w:rsidDel="008E5A31">
          <w:delText xml:space="preserve"> and </w:delText>
        </w:r>
        <w:r w:rsidRPr="00E77497" w:rsidDel="008E5A31">
          <w:rPr>
            <w:rStyle w:val="bnf"/>
          </w:rPr>
          <w:delText>LogicalORExpression</w:delText>
        </w:r>
        <w:r w:rsidRPr="00E77497" w:rsidDel="008E5A31">
          <w:delText>, respectively.</w:delText>
        </w:r>
      </w:del>
    </w:p>
    <w:p w14:paraId="27F6D682" w14:textId="77777777" w:rsidR="004C02EF" w:rsidRPr="00E77497" w:rsidDel="008E5A31" w:rsidRDefault="004C02EF" w:rsidP="004C02EF">
      <w:pPr>
        <w:pStyle w:val="Note"/>
        <w:rPr>
          <w:del w:id="14139" w:author="Rev 4 Allen Wirfs-Brock" w:date="2011-10-15T13:24:00Z"/>
        </w:rPr>
      </w:pPr>
      <w:del w:id="14140" w:author="Rev 4 Allen Wirfs-Brock" w:date="2011-10-15T13:24:00Z">
        <w:r w:rsidRPr="00E77497" w:rsidDel="008E5A31">
          <w:delText>NOTE</w:delText>
        </w:r>
        <w:r w:rsidRPr="00E77497" w:rsidDel="008E5A31">
          <w:tab/>
          <w:delText xml:space="preserve">The value produced by a </w:delText>
        </w:r>
        <w:r w:rsidRPr="00E77497" w:rsidDel="008E5A31">
          <w:rPr>
            <w:rFonts w:ascii="Courier New" w:hAnsi="Courier New"/>
            <w:b/>
          </w:rPr>
          <w:delText>&amp;&amp;</w:delText>
        </w:r>
        <w:r w:rsidRPr="00E77497" w:rsidDel="008E5A31">
          <w:delText xml:space="preserve"> or </w:delText>
        </w:r>
        <w:r w:rsidRPr="00E77497" w:rsidDel="008E5A31">
          <w:rPr>
            <w:rFonts w:ascii="Courier New" w:hAnsi="Courier New"/>
            <w:b/>
          </w:rPr>
          <w:delText>||</w:delText>
        </w:r>
        <w:r w:rsidRPr="00E77497" w:rsidDel="008E5A31">
          <w:delText xml:space="preserve"> operator is not necessarily of type Boolean. The value produced will always be the value of one of the two operand expressions.</w:delText>
        </w:r>
        <w:bookmarkStart w:id="14141" w:name="_Toc393690324"/>
      </w:del>
    </w:p>
    <w:p w14:paraId="43900BCC" w14:textId="77777777" w:rsidR="004C02EF" w:rsidRPr="00120381" w:rsidRDefault="004C02EF" w:rsidP="003A4B22">
      <w:pPr>
        <w:pStyle w:val="20"/>
        <w:numPr>
          <w:ilvl w:val="0"/>
          <w:numId w:val="0"/>
        </w:numPr>
      </w:pPr>
      <w:bookmarkStart w:id="14142" w:name="_Ref440445056"/>
      <w:bookmarkStart w:id="14143" w:name="_Toc472818869"/>
      <w:bookmarkStart w:id="14144" w:name="_Toc235503443"/>
      <w:bookmarkStart w:id="14145" w:name="_Toc241509218"/>
      <w:bookmarkStart w:id="14146" w:name="_Toc244416705"/>
      <w:bookmarkStart w:id="14147" w:name="_Toc276631069"/>
      <w:bookmarkStart w:id="14148" w:name="_Toc336509547"/>
      <w:r w:rsidRPr="00120381">
        <w:t>11.12</w:t>
      </w:r>
      <w:r w:rsidRPr="00120381">
        <w:tab/>
        <w:t>Conditional Operator (</w:t>
      </w:r>
      <w:r w:rsidRPr="00F46CA1">
        <w:rPr>
          <w:rFonts w:ascii="Courier New" w:hAnsi="Courier New"/>
          <w:caps/>
        </w:rPr>
        <w:t xml:space="preserve"> ? : )</w:t>
      </w:r>
      <w:bookmarkStart w:id="14149" w:name="_Toc382202870"/>
      <w:bookmarkEnd w:id="14128"/>
      <w:bookmarkEnd w:id="14129"/>
      <w:bookmarkEnd w:id="14130"/>
      <w:bookmarkEnd w:id="14131"/>
      <w:bookmarkEnd w:id="14132"/>
      <w:bookmarkEnd w:id="14133"/>
      <w:bookmarkEnd w:id="14134"/>
      <w:bookmarkEnd w:id="14135"/>
      <w:bookmarkEnd w:id="14136"/>
      <w:bookmarkEnd w:id="14141"/>
      <w:bookmarkEnd w:id="14142"/>
      <w:bookmarkEnd w:id="14143"/>
      <w:bookmarkEnd w:id="14144"/>
      <w:bookmarkEnd w:id="14145"/>
      <w:bookmarkEnd w:id="14146"/>
      <w:bookmarkEnd w:id="14147"/>
      <w:bookmarkEnd w:id="14148"/>
      <w:bookmarkEnd w:id="14149"/>
    </w:p>
    <w:p w14:paraId="08217165" w14:textId="77777777" w:rsidR="004C02EF" w:rsidRPr="00120381" w:rsidRDefault="004C02EF" w:rsidP="004C02EF">
      <w:pPr>
        <w:pStyle w:val="Syntax"/>
      </w:pPr>
      <w:r w:rsidRPr="00120381">
        <w:t>Syntax</w:t>
      </w:r>
    </w:p>
    <w:p w14:paraId="0607F2D5" w14:textId="77777777" w:rsidR="004C02EF" w:rsidRPr="00120381" w:rsidRDefault="004C02EF" w:rsidP="004C02EF">
      <w:pPr>
        <w:pStyle w:val="SyntaxRule"/>
        <w:rPr>
          <w:rFonts w:ascii="Arial" w:hAnsi="Arial"/>
        </w:rPr>
      </w:pPr>
      <w:r w:rsidRPr="00120381">
        <w:t>ConditionalExpression</w:t>
      </w:r>
      <w:r w:rsidRPr="00120381">
        <w:rPr>
          <w:rFonts w:ascii="Arial" w:hAnsi="Arial"/>
        </w:rPr>
        <w:t xml:space="preserve"> </w:t>
      </w:r>
      <w:r w:rsidRPr="00120381">
        <w:rPr>
          <w:rFonts w:ascii="Arial" w:hAnsi="Arial"/>
          <w:b/>
          <w:i w:val="0"/>
        </w:rPr>
        <w:t>:</w:t>
      </w:r>
    </w:p>
    <w:p w14:paraId="79FB7F43" w14:textId="77777777" w:rsidR="004C02EF" w:rsidRPr="00120381" w:rsidRDefault="004C02EF" w:rsidP="004C02EF">
      <w:pPr>
        <w:pStyle w:val="SyntaxDefinition"/>
        <w:rPr>
          <w:rFonts w:ascii="Arial" w:hAnsi="Arial"/>
        </w:rPr>
      </w:pPr>
      <w:r w:rsidRPr="00120381">
        <w:t>LogicalORExpression</w:t>
      </w:r>
      <w:r w:rsidRPr="00120381">
        <w:br/>
        <w:t>LogicalORExpression</w:t>
      </w:r>
      <w:r w:rsidRPr="00120381">
        <w:rPr>
          <w:rFonts w:ascii="Courier New" w:hAnsi="Courier New"/>
          <w:b/>
          <w:i w:val="0"/>
        </w:rPr>
        <w:t xml:space="preserve"> ?</w:t>
      </w:r>
      <w:r w:rsidRPr="00120381">
        <w:rPr>
          <w:rFonts w:ascii="Arial" w:hAnsi="Arial"/>
        </w:rPr>
        <w:t xml:space="preserve"> </w:t>
      </w:r>
      <w:r w:rsidRPr="00120381">
        <w:t>AssignmentExpression</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w:t>
      </w:r>
    </w:p>
    <w:p w14:paraId="404E1BC9" w14:textId="77777777" w:rsidR="004C02EF" w:rsidRPr="00120381" w:rsidRDefault="004C02EF" w:rsidP="004C02EF">
      <w:pPr>
        <w:pStyle w:val="SyntaxRule"/>
        <w:rPr>
          <w:rFonts w:ascii="Arial" w:hAnsi="Arial"/>
        </w:rPr>
      </w:pPr>
      <w:r w:rsidRPr="00120381">
        <w:t>ConditionalExpressionNoIn</w:t>
      </w:r>
      <w:r w:rsidRPr="00120381">
        <w:rPr>
          <w:rFonts w:ascii="Arial" w:hAnsi="Arial"/>
        </w:rPr>
        <w:t xml:space="preserve"> </w:t>
      </w:r>
      <w:r w:rsidRPr="00120381">
        <w:rPr>
          <w:rFonts w:ascii="Arial" w:hAnsi="Arial"/>
          <w:b/>
          <w:i w:val="0"/>
        </w:rPr>
        <w:t>:</w:t>
      </w:r>
    </w:p>
    <w:p w14:paraId="0F8CBDF9" w14:textId="77777777" w:rsidR="004C02EF" w:rsidRPr="00120381" w:rsidRDefault="004C02EF" w:rsidP="004C02EF">
      <w:pPr>
        <w:pStyle w:val="SyntaxDefinition"/>
        <w:rPr>
          <w:rFonts w:ascii="Arial" w:hAnsi="Arial"/>
        </w:rPr>
      </w:pPr>
      <w:r w:rsidRPr="00120381">
        <w:t>LogicalORExpressionNoIn</w:t>
      </w:r>
      <w:r w:rsidRPr="00120381">
        <w:br/>
        <w:t>LogicalORExpressionNoIn</w:t>
      </w:r>
      <w:r w:rsidRPr="00120381">
        <w:rPr>
          <w:rFonts w:ascii="Courier New" w:hAnsi="Courier New"/>
          <w:b/>
          <w:i w:val="0"/>
        </w:rPr>
        <w:t xml:space="preserve"> ?</w:t>
      </w:r>
      <w:r w:rsidRPr="00120381">
        <w:rPr>
          <w:rFonts w:ascii="Arial" w:hAnsi="Arial"/>
        </w:rPr>
        <w:t xml:space="preserve"> </w:t>
      </w:r>
      <w:r w:rsidRPr="00120381">
        <w:t>AssignmentExpression</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AssignmentExpressionNoIn</w:t>
      </w:r>
    </w:p>
    <w:p w14:paraId="2560A5AB" w14:textId="77777777" w:rsidR="006A0093" w:rsidRPr="00E77497" w:rsidRDefault="006A0093" w:rsidP="006A0093">
      <w:r w:rsidRPr="004D1BD1">
        <w:t>The</w:t>
      </w:r>
      <w:ins w:id="14150" w:author="Rev 4 Allen Wirfs-Brock" w:date="2011-10-15T13:34:00Z">
        <w:r w:rsidR="00C6419A" w:rsidRPr="003B4312">
          <w:t xml:space="preserve"> semantics of the</w:t>
        </w:r>
      </w:ins>
      <w:r w:rsidRPr="003B4312">
        <w:t xml:space="preserve"> </w:t>
      </w:r>
      <w:r w:rsidRPr="003B4312">
        <w:rPr>
          <w:rStyle w:val="bnf"/>
        </w:rPr>
        <w:t>ConditionalExpressionNoIn</w:t>
      </w:r>
      <w:r w:rsidRPr="008B7F6F">
        <w:t xml:space="preserve"> production is </w:t>
      </w:r>
      <w:del w:id="14151" w:author="Rev 4 Allen Wirfs-Brock" w:date="2011-10-15T13:34:00Z">
        <w:r w:rsidRPr="006B6D0A" w:rsidDel="00C6419A">
          <w:delText xml:space="preserve">evaluated in </w:delText>
        </w:r>
      </w:del>
      <w:r w:rsidRPr="006B6D0A">
        <w:t xml:space="preserve">the same </w:t>
      </w:r>
      <w:del w:id="14152" w:author="Rev 4 Allen Wirfs-Brock" w:date="2011-10-15T13:34:00Z">
        <w:r w:rsidRPr="006B6D0A" w:rsidDel="00C6419A">
          <w:delText xml:space="preserve">manner </w:delText>
        </w:r>
      </w:del>
      <w:r w:rsidRPr="00E65A34">
        <w:t xml:space="preserve">as the </w:t>
      </w:r>
      <w:r w:rsidRPr="009C202C">
        <w:rPr>
          <w:rStyle w:val="bnf"/>
        </w:rPr>
        <w:t>ConditionalExpression</w:t>
      </w:r>
      <w:r w:rsidRPr="00B820AB">
        <w:t xml:space="preserve"> production except that the contained </w:t>
      </w:r>
      <w:r w:rsidRPr="00675B74">
        <w:rPr>
          <w:rStyle w:val="bnf"/>
        </w:rPr>
        <w:t>LogicalORExpressionNoIn</w:t>
      </w:r>
      <w:r w:rsidRPr="00E77497">
        <w:t xml:space="preserve">, </w:t>
      </w:r>
      <w:r w:rsidRPr="00E77497">
        <w:rPr>
          <w:rStyle w:val="bnf"/>
        </w:rPr>
        <w:t>AssignmentExpression</w:t>
      </w:r>
      <w:r w:rsidRPr="00E77497">
        <w:t xml:space="preserve"> and </w:t>
      </w:r>
      <w:r w:rsidRPr="00E77497">
        <w:rPr>
          <w:rStyle w:val="bnf"/>
        </w:rPr>
        <w:t>AssignmentExpressionNoIn</w:t>
      </w:r>
      <w:r w:rsidRPr="00E77497">
        <w:t xml:space="preserve"> are </w:t>
      </w:r>
      <w:ins w:id="14153" w:author="Rev 4 Allen Wirfs-Brock" w:date="2011-10-15T13:34:00Z">
        <w:r w:rsidR="00C6419A" w:rsidRPr="00E77497">
          <w:t xml:space="preserve">used in place </w:t>
        </w:r>
      </w:ins>
      <w:del w:id="14154" w:author="Rev 4 Allen Wirfs-Brock" w:date="2011-10-15T13:34:00Z">
        <w:r w:rsidRPr="00E77497" w:rsidDel="00C6419A">
          <w:delText xml:space="preserve">evaluated instead </w:delText>
        </w:r>
      </w:del>
      <w:r w:rsidRPr="00E77497">
        <w:t xml:space="preserve">of the contained </w:t>
      </w:r>
      <w:r w:rsidRPr="00E77497">
        <w:rPr>
          <w:rStyle w:val="bnf"/>
        </w:rPr>
        <w:t>LogicalORExpression</w:t>
      </w:r>
      <w:r w:rsidRPr="00E77497">
        <w:t xml:space="preserve">, first </w:t>
      </w:r>
      <w:r w:rsidRPr="00E77497">
        <w:rPr>
          <w:rStyle w:val="bnf"/>
        </w:rPr>
        <w:t>AssignmentExpression</w:t>
      </w:r>
      <w:r w:rsidRPr="00E77497">
        <w:t xml:space="preserve"> and second </w:t>
      </w:r>
      <w:r w:rsidRPr="00E77497">
        <w:rPr>
          <w:rStyle w:val="bnf"/>
        </w:rPr>
        <w:t>AssignmentExpression</w:t>
      </w:r>
      <w:r w:rsidRPr="00E77497">
        <w:t>, respectively.</w:t>
      </w:r>
    </w:p>
    <w:p w14:paraId="07C04B0B" w14:textId="77777777" w:rsidR="006A0093" w:rsidRPr="00E77497" w:rsidRDefault="006A0093" w:rsidP="006A0093">
      <w:pPr>
        <w:pStyle w:val="Note"/>
      </w:pPr>
      <w:r w:rsidRPr="00E77497">
        <w:t>NOTE</w:t>
      </w:r>
      <w:r w:rsidRPr="00E77497">
        <w:tab/>
        <w:t>The grammar for a ConditionalExpression in ECMAScript is a little bit different from that in C and Java, which each allow the second subexpression to be an Expression but restrict the third expression to be a ConditionalExpression. The motivation for this difference in ECMAScript is to allow an assignment expression to be governed by either arm of a conditional and to eliminate the confusing and fairly useless case of a comma expression as the centre expression.</w:t>
      </w:r>
    </w:p>
    <w:p w14:paraId="770BA821" w14:textId="77777777" w:rsidR="008625A5" w:rsidRPr="00E77497" w:rsidRDefault="008625A5" w:rsidP="008625A5">
      <w:pPr>
        <w:rPr>
          <w:ins w:id="14155" w:author="Rev 10 Allen Wirfs-Brock" w:date="2012-09-07T10:05:00Z"/>
          <w:rFonts w:ascii="Helvetica" w:hAnsi="Helvetica"/>
          <w:b/>
        </w:rPr>
      </w:pPr>
      <w:ins w:id="14156" w:author="Rev 10 Allen Wirfs-Brock" w:date="2012-09-07T10:05:00Z">
        <w:r w:rsidRPr="00E77497">
          <w:rPr>
            <w:rFonts w:ascii="Helvetica" w:hAnsi="Helvetica"/>
            <w:b/>
          </w:rPr>
          <w:t xml:space="preserve">Static Semantics:  </w:t>
        </w:r>
        <w:r w:rsidRPr="00BD6E56">
          <w:rPr>
            <w:rFonts w:ascii="Helvetica" w:hAnsi="Helvetica"/>
            <w:b/>
            <w:lang w:eastAsia="en-US"/>
          </w:rPr>
          <w:t>IsValidSimpleAssignmentTarget</w:t>
        </w:r>
      </w:ins>
    </w:p>
    <w:p w14:paraId="153DF09A" w14:textId="77777777" w:rsidR="008625A5" w:rsidRPr="00120381" w:rsidRDefault="008625A5" w:rsidP="008625A5">
      <w:pPr>
        <w:pStyle w:val="SyntaxRule"/>
        <w:spacing w:after="240"/>
        <w:rPr>
          <w:ins w:id="14157" w:author="Rev 10 Allen Wirfs-Brock" w:date="2012-09-07T10:06:00Z"/>
          <w:rFonts w:ascii="Arial" w:hAnsi="Arial"/>
        </w:rPr>
      </w:pPr>
      <w:ins w:id="14158" w:author="Rev 10 Allen Wirfs-Brock" w:date="2012-09-07T10:06:00Z">
        <w:r w:rsidRPr="00120381">
          <w:t>ConditionalExpression</w:t>
        </w:r>
        <w:r w:rsidRPr="00120381">
          <w:rPr>
            <w:rFonts w:ascii="Arial" w:hAnsi="Arial"/>
          </w:rPr>
          <w:t xml:space="preserve"> </w:t>
        </w:r>
        <w:r w:rsidRPr="00120381">
          <w:rPr>
            <w:rFonts w:ascii="Arial" w:hAnsi="Arial"/>
            <w:b/>
            <w:i w:val="0"/>
          </w:rPr>
          <w:t>:</w:t>
        </w:r>
        <w:r w:rsidRPr="00120381">
          <w:t xml:space="preserve"> LogicalORExpression</w:t>
        </w:r>
        <w:r w:rsidRPr="00120381">
          <w:rPr>
            <w:rFonts w:ascii="Courier New" w:hAnsi="Courier New"/>
            <w:b/>
            <w:i w:val="0"/>
          </w:rPr>
          <w:t xml:space="preserve"> ?</w:t>
        </w:r>
        <w:r w:rsidRPr="00120381">
          <w:rPr>
            <w:rFonts w:ascii="Arial" w:hAnsi="Arial"/>
          </w:rPr>
          <w:t xml:space="preserve"> </w:t>
        </w:r>
        <w:r w:rsidRPr="00120381">
          <w:t>AssignmentExpression</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w:t>
        </w:r>
      </w:ins>
    </w:p>
    <w:p w14:paraId="04440C1B" w14:textId="77777777" w:rsidR="008625A5" w:rsidRPr="00E77497" w:rsidRDefault="008625A5" w:rsidP="008625A5">
      <w:pPr>
        <w:pStyle w:val="Alg4"/>
        <w:numPr>
          <w:ilvl w:val="0"/>
          <w:numId w:val="978"/>
        </w:numPr>
        <w:spacing w:after="220"/>
        <w:contextualSpacing/>
        <w:rPr>
          <w:ins w:id="14159" w:author="Rev 10 Allen Wirfs-Brock" w:date="2012-09-07T10:05:00Z"/>
        </w:rPr>
      </w:pPr>
      <w:ins w:id="14160" w:author="Rev 10 Allen Wirfs-Brock" w:date="2012-09-07T10:05:00Z">
        <w:r w:rsidRPr="00E77497">
          <w:t xml:space="preserve">Return </w:t>
        </w:r>
        <w:r w:rsidRPr="00BD6E56">
          <w:rPr>
            <w:b/>
          </w:rPr>
          <w:t>false</w:t>
        </w:r>
        <w:r w:rsidRPr="00E77497">
          <w:t>.</w:t>
        </w:r>
      </w:ins>
    </w:p>
    <w:p w14:paraId="41911836" w14:textId="77777777" w:rsidR="009A2F70" w:rsidRPr="00E77497" w:rsidRDefault="009A2F70" w:rsidP="009A2F70">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14:paraId="765AB67E" w14:textId="77777777" w:rsidR="004C02EF" w:rsidRPr="00120381" w:rsidDel="009A2F70" w:rsidRDefault="004C02EF" w:rsidP="004C02EF">
      <w:pPr>
        <w:pStyle w:val="Syntax"/>
        <w:rPr>
          <w:del w:id="14161" w:author="Rev 4 Allen Wirfs-Brock" w:date="2011-10-15T13:31:00Z"/>
        </w:rPr>
      </w:pPr>
      <w:del w:id="14162" w:author="Rev 4 Allen Wirfs-Brock" w:date="2011-10-15T13:31:00Z">
        <w:r w:rsidRPr="00120381" w:rsidDel="009A2F70">
          <w:delText>Semantics</w:delText>
        </w:r>
      </w:del>
    </w:p>
    <w:p w14:paraId="1117E8AD" w14:textId="77777777" w:rsidR="004C02EF" w:rsidRPr="006B6D0A" w:rsidRDefault="004C02EF" w:rsidP="004C02EF">
      <w:pPr>
        <w:jc w:val="left"/>
      </w:pPr>
      <w:del w:id="14163" w:author="Rev 4 Allen Wirfs-Brock" w:date="2011-10-15T13:32:00Z">
        <w:r w:rsidRPr="00120381" w:rsidDel="006A0093">
          <w:delText xml:space="preserve">The production </w:delText>
        </w:r>
      </w:del>
      <w:r w:rsidRPr="00120381">
        <w:rPr>
          <w:rStyle w:val="bnf"/>
        </w:rPr>
        <w:t>ConditionalExpression</w:t>
      </w:r>
      <w:r w:rsidRPr="00120381">
        <w:t xml:space="preserve"> </w:t>
      </w:r>
      <w:r w:rsidRPr="00120381">
        <w:rPr>
          <w:b/>
        </w:rPr>
        <w:t>:</w:t>
      </w:r>
      <w:r w:rsidRPr="00120381">
        <w:t xml:space="preserve"> </w:t>
      </w:r>
      <w:r w:rsidRPr="00120381">
        <w:rPr>
          <w:rStyle w:val="bnf"/>
        </w:rPr>
        <w:t>LogicalORExpression</w:t>
      </w:r>
      <w:r w:rsidRPr="00120381">
        <w:t xml:space="preserve"> </w:t>
      </w:r>
      <w:r w:rsidRPr="00120381">
        <w:rPr>
          <w:rFonts w:ascii="Courier New" w:hAnsi="Courier New"/>
          <w:b/>
        </w:rPr>
        <w:t>?</w:t>
      </w:r>
      <w:r w:rsidRPr="00120381">
        <w:t xml:space="preserve"> </w:t>
      </w:r>
      <w:r w:rsidRPr="004D1BD1">
        <w:rPr>
          <w:rStyle w:val="bnf"/>
        </w:rPr>
        <w:t>AssignmentExpression</w:t>
      </w:r>
      <w:r w:rsidRPr="003B4312">
        <w:t xml:space="preserve"> </w:t>
      </w:r>
      <w:r w:rsidRPr="003B4312">
        <w:rPr>
          <w:rFonts w:ascii="Courier New" w:hAnsi="Courier New"/>
          <w:b/>
        </w:rPr>
        <w:t>:</w:t>
      </w:r>
      <w:r w:rsidRPr="003B4312">
        <w:t xml:space="preserve"> </w:t>
      </w:r>
      <w:r w:rsidRPr="008B7F6F">
        <w:rPr>
          <w:rStyle w:val="bnf"/>
        </w:rPr>
        <w:t>AssignmentExpression</w:t>
      </w:r>
      <w:r w:rsidRPr="006B6D0A">
        <w:t xml:space="preserve"> </w:t>
      </w:r>
      <w:del w:id="14164" w:author="Rev 4 Allen Wirfs-Brock" w:date="2011-10-15T13:33:00Z">
        <w:r w:rsidRPr="006B6D0A" w:rsidDel="006A0093">
          <w:delText>is evaluated as follows:</w:delText>
        </w:r>
      </w:del>
    </w:p>
    <w:p w14:paraId="5D45F3B6" w14:textId="77777777" w:rsidR="004C02EF" w:rsidRPr="00E77497" w:rsidRDefault="004C02EF" w:rsidP="00FA3203">
      <w:pPr>
        <w:pStyle w:val="Alg2"/>
        <w:numPr>
          <w:ilvl w:val="0"/>
          <w:numId w:val="102"/>
        </w:numPr>
      </w:pPr>
      <w:r w:rsidRPr="00E65A34">
        <w:t xml:space="preserve">Let </w:t>
      </w:r>
      <w:r w:rsidRPr="009C202C">
        <w:rPr>
          <w:i/>
        </w:rPr>
        <w:t>lref</w:t>
      </w:r>
      <w:r w:rsidRPr="00B820AB">
        <w:t xml:space="preserve"> be the result of evaluating </w:t>
      </w:r>
      <w:r w:rsidRPr="00675B74">
        <w:rPr>
          <w:i/>
        </w:rPr>
        <w:t>LogicalORExpression</w:t>
      </w:r>
      <w:r w:rsidRPr="00E77497">
        <w:t>.</w:t>
      </w:r>
    </w:p>
    <w:p w14:paraId="5FA3762A" w14:textId="77777777" w:rsidR="00722F95" w:rsidRPr="00E77497" w:rsidRDefault="00722F95" w:rsidP="00722F95">
      <w:pPr>
        <w:pStyle w:val="Alg2"/>
        <w:numPr>
          <w:ilvl w:val="0"/>
          <w:numId w:val="102"/>
        </w:numPr>
        <w:rPr>
          <w:ins w:id="14165" w:author="Rev 6 Allen Wirfs-Brock" w:date="2012-02-16T18:00:00Z"/>
        </w:rPr>
      </w:pPr>
      <w:ins w:id="14166" w:author="Rev 6 Allen Wirfs-Brock" w:date="2012-02-16T18:00:00Z">
        <w:r w:rsidRPr="00E77497">
          <w:t xml:space="preserve">Let </w:t>
        </w:r>
        <w:r w:rsidRPr="00E77497">
          <w:rPr>
            <w:i/>
          </w:rPr>
          <w:t>lval</w:t>
        </w:r>
        <w:r w:rsidRPr="00E77497">
          <w:t xml:space="preserve"> be </w:t>
        </w:r>
      </w:ins>
      <w:ins w:id="14167" w:author="Rev 6 Allen Wirfs-Brock" w:date="2012-02-16T18:01:00Z">
        <w:r w:rsidRPr="00E77497">
          <w:t>ToBoolean(GetValue(</w:t>
        </w:r>
        <w:r w:rsidRPr="00E77497">
          <w:rPr>
            <w:i/>
          </w:rPr>
          <w:t>lref</w:t>
        </w:r>
        <w:r>
          <w:t>)</w:t>
        </w:r>
      </w:ins>
      <w:ins w:id="14168" w:author="Rev 6 Allen Wirfs-Brock" w:date="2012-02-16T18:00:00Z">
        <w:r w:rsidRPr="00E77497">
          <w:t>).</w:t>
        </w:r>
      </w:ins>
    </w:p>
    <w:p w14:paraId="1CF91C6D" w14:textId="77777777" w:rsidR="00722F95" w:rsidRDefault="0056239B" w:rsidP="00722F95">
      <w:pPr>
        <w:pStyle w:val="Alg4"/>
        <w:numPr>
          <w:ilvl w:val="0"/>
          <w:numId w:val="102"/>
        </w:numPr>
        <w:contextualSpacing/>
        <w:rPr>
          <w:ins w:id="14169" w:author="Rev 6 Allen Wirfs-Brock" w:date="2012-02-16T18:00:00Z"/>
        </w:rPr>
      </w:pPr>
      <w:ins w:id="14170" w:author="Rev 8 Allen Wirfs-Brock" w:date="2012-06-12T12:55:00Z">
        <w:r>
          <w:t>ReturnIfAbrupt(</w:t>
        </w:r>
        <w:r w:rsidRPr="00342FD6">
          <w:rPr>
            <w:i/>
          </w:rPr>
          <w:t>lval</w:t>
        </w:r>
        <w:r>
          <w:t>).</w:t>
        </w:r>
      </w:ins>
      <w:ins w:id="14171" w:author="Rev 6 Allen Wirfs-Brock" w:date="2012-02-16T18:00:00Z">
        <w:del w:id="14172" w:author="Rev 8 Allen Wirfs-Brock" w:date="2012-06-12T12:55:00Z">
          <w:r w:rsidR="00722F95" w:rsidDel="0056239B">
            <w:delText xml:space="preserve">If </w:delText>
          </w:r>
          <w:r w:rsidR="00722F95" w:rsidRPr="00E77497" w:rsidDel="0056239B">
            <w:rPr>
              <w:i/>
            </w:rPr>
            <w:delText>lval</w:delText>
          </w:r>
          <w:r w:rsidR="00722F95" w:rsidRPr="00E77497" w:rsidDel="0056239B">
            <w:delText xml:space="preserve"> </w:delText>
          </w:r>
          <w:r w:rsidR="00722F95" w:rsidDel="0056239B">
            <w:delText xml:space="preserve">is an abrupt completion, return </w:delText>
          </w:r>
          <w:r w:rsidR="00722F95" w:rsidRPr="00E77497" w:rsidDel="0056239B">
            <w:rPr>
              <w:i/>
            </w:rPr>
            <w:delText>lval</w:delText>
          </w:r>
          <w:r w:rsidR="00722F95" w:rsidDel="0056239B">
            <w:delText>.</w:delText>
          </w:r>
        </w:del>
      </w:ins>
    </w:p>
    <w:p w14:paraId="1BC43C0B" w14:textId="77777777" w:rsidR="004C02EF" w:rsidRPr="00E77497" w:rsidRDefault="004C02EF" w:rsidP="00FA3203">
      <w:pPr>
        <w:pStyle w:val="Alg2"/>
        <w:numPr>
          <w:ilvl w:val="0"/>
          <w:numId w:val="102"/>
        </w:numPr>
      </w:pPr>
      <w:r w:rsidRPr="00E77497">
        <w:t xml:space="preserve">If </w:t>
      </w:r>
      <w:ins w:id="14173" w:author="Rev 6 Allen Wirfs-Brock" w:date="2012-02-16T18:01:00Z">
        <w:r w:rsidR="00722F95" w:rsidRPr="00E77497">
          <w:rPr>
            <w:i/>
          </w:rPr>
          <w:t>lval</w:t>
        </w:r>
      </w:ins>
      <w:del w:id="14174" w:author="Rev 6 Allen Wirfs-Brock" w:date="2012-02-16T18:01:00Z">
        <w:r w:rsidRPr="00E77497" w:rsidDel="00722F95">
          <w:delText>ToBoolean(GetValue(</w:delText>
        </w:r>
        <w:r w:rsidRPr="00E77497" w:rsidDel="00722F95">
          <w:rPr>
            <w:i/>
          </w:rPr>
          <w:delText>lref</w:delText>
        </w:r>
        <w:r w:rsidRPr="00E77497" w:rsidDel="00722F95">
          <w:delText>))</w:delText>
        </w:r>
      </w:del>
      <w:r w:rsidRPr="00E77497">
        <w:t xml:space="preserve"> is </w:t>
      </w:r>
      <w:r w:rsidRPr="00E77497">
        <w:rPr>
          <w:b/>
        </w:rPr>
        <w:t>true</w:t>
      </w:r>
      <w:r w:rsidRPr="00E77497">
        <w:t>, then</w:t>
      </w:r>
    </w:p>
    <w:p w14:paraId="52403F8C" w14:textId="77777777" w:rsidR="004C02EF" w:rsidRPr="00E77497" w:rsidRDefault="004C02EF" w:rsidP="00FA3203">
      <w:pPr>
        <w:pStyle w:val="Alg2"/>
        <w:numPr>
          <w:ilvl w:val="1"/>
          <w:numId w:val="102"/>
        </w:numPr>
      </w:pPr>
      <w:r w:rsidRPr="00E77497">
        <w:t xml:space="preserve">Let </w:t>
      </w:r>
      <w:r w:rsidRPr="00E77497">
        <w:rPr>
          <w:i/>
        </w:rPr>
        <w:t>trueRef</w:t>
      </w:r>
      <w:r w:rsidRPr="00E77497">
        <w:t xml:space="preserve"> be the result of evaluating</w:t>
      </w:r>
      <w:r w:rsidRPr="00E77497" w:rsidDel="00862F49">
        <w:t xml:space="preserve"> </w:t>
      </w:r>
      <w:r w:rsidRPr="00E77497">
        <w:t xml:space="preserve">the first </w:t>
      </w:r>
      <w:r w:rsidRPr="00E77497">
        <w:rPr>
          <w:i/>
        </w:rPr>
        <w:t>AssignmentExpression</w:t>
      </w:r>
      <w:r w:rsidRPr="00E77497">
        <w:t>.</w:t>
      </w:r>
    </w:p>
    <w:p w14:paraId="05D2B7A1" w14:textId="77777777" w:rsidR="004C02EF" w:rsidRPr="00E77497" w:rsidRDefault="004C02EF" w:rsidP="00FA3203">
      <w:pPr>
        <w:pStyle w:val="Alg2"/>
        <w:numPr>
          <w:ilvl w:val="1"/>
          <w:numId w:val="102"/>
        </w:numPr>
      </w:pPr>
      <w:r w:rsidRPr="00E77497">
        <w:t>Return GetValue(</w:t>
      </w:r>
      <w:r w:rsidRPr="00E77497">
        <w:rPr>
          <w:i/>
        </w:rPr>
        <w:t>trueRef</w:t>
      </w:r>
      <w:r w:rsidRPr="00E77497">
        <w:t>).</w:t>
      </w:r>
    </w:p>
    <w:p w14:paraId="7FDB3FD3" w14:textId="77777777" w:rsidR="004C02EF" w:rsidRPr="00E77497" w:rsidRDefault="004C02EF" w:rsidP="00FA3203">
      <w:pPr>
        <w:pStyle w:val="Alg2"/>
        <w:numPr>
          <w:ilvl w:val="0"/>
          <w:numId w:val="102"/>
        </w:numPr>
      </w:pPr>
      <w:r w:rsidRPr="00E77497">
        <w:t>Else</w:t>
      </w:r>
    </w:p>
    <w:p w14:paraId="192C8587" w14:textId="77777777" w:rsidR="004C02EF" w:rsidRPr="00E77497" w:rsidRDefault="004C02EF" w:rsidP="00FA3203">
      <w:pPr>
        <w:pStyle w:val="Alg2"/>
        <w:numPr>
          <w:ilvl w:val="1"/>
          <w:numId w:val="102"/>
        </w:numPr>
      </w:pPr>
      <w:r w:rsidRPr="00E77497">
        <w:t xml:space="preserve">Let </w:t>
      </w:r>
      <w:r w:rsidRPr="00E77497">
        <w:rPr>
          <w:i/>
        </w:rPr>
        <w:t>falseRef</w:t>
      </w:r>
      <w:r w:rsidRPr="00E77497">
        <w:t xml:space="preserve"> be the result of evaluating</w:t>
      </w:r>
      <w:r w:rsidRPr="00E77497" w:rsidDel="00862F49">
        <w:t xml:space="preserve"> </w:t>
      </w:r>
      <w:r w:rsidRPr="00E77497">
        <w:t xml:space="preserve">the second </w:t>
      </w:r>
      <w:r w:rsidRPr="00E77497">
        <w:rPr>
          <w:i/>
        </w:rPr>
        <w:t>AssignmentExpression</w:t>
      </w:r>
      <w:r w:rsidRPr="00E77497">
        <w:t>.</w:t>
      </w:r>
    </w:p>
    <w:p w14:paraId="5C0B59E4" w14:textId="77777777" w:rsidR="004C02EF" w:rsidRPr="00E77497" w:rsidRDefault="004C02EF" w:rsidP="00FA3203">
      <w:pPr>
        <w:pStyle w:val="Alg2"/>
        <w:numPr>
          <w:ilvl w:val="1"/>
          <w:numId w:val="102"/>
        </w:numPr>
        <w:spacing w:after="220"/>
      </w:pPr>
      <w:r w:rsidRPr="00E77497">
        <w:t>Return GetValue(</w:t>
      </w:r>
      <w:r w:rsidRPr="00E77497">
        <w:rPr>
          <w:i/>
        </w:rPr>
        <w:t>falseRef</w:t>
      </w:r>
      <w:r w:rsidRPr="00E77497">
        <w:t>).</w:t>
      </w:r>
    </w:p>
    <w:p w14:paraId="3A847577" w14:textId="77777777" w:rsidR="004C02EF" w:rsidRPr="00E77497" w:rsidRDefault="004C02EF" w:rsidP="003A4B22">
      <w:pPr>
        <w:pStyle w:val="20"/>
        <w:numPr>
          <w:ilvl w:val="0"/>
          <w:numId w:val="0"/>
        </w:numPr>
      </w:pPr>
      <w:bookmarkStart w:id="14175" w:name="_Hlt457449446"/>
      <w:bookmarkStart w:id="14176" w:name="_Toc375031193"/>
      <w:bookmarkStart w:id="14177" w:name="_Ref381183204"/>
      <w:bookmarkStart w:id="14178" w:name="_Toc381513706"/>
      <w:bookmarkStart w:id="14179" w:name="_Toc382202871"/>
      <w:bookmarkStart w:id="14180" w:name="_Toc382212228"/>
      <w:bookmarkStart w:id="14181" w:name="_Toc382212688"/>
      <w:bookmarkStart w:id="14182" w:name="_Toc382291573"/>
      <w:bookmarkStart w:id="14183" w:name="_Ref382717195"/>
      <w:bookmarkStart w:id="14184" w:name="_Toc385672222"/>
      <w:bookmarkStart w:id="14185" w:name="_Toc393690325"/>
      <w:bookmarkStart w:id="14186" w:name="_Ref440445075"/>
      <w:bookmarkStart w:id="14187" w:name="_Toc472818870"/>
      <w:bookmarkStart w:id="14188" w:name="_Toc235503444"/>
      <w:bookmarkStart w:id="14189" w:name="_Toc241509219"/>
      <w:bookmarkStart w:id="14190" w:name="_Toc244416706"/>
      <w:bookmarkStart w:id="14191" w:name="_Toc276631070"/>
      <w:bookmarkStart w:id="14192" w:name="_Toc336509548"/>
      <w:bookmarkEnd w:id="14175"/>
      <w:r w:rsidRPr="00E77497">
        <w:t>11.13</w:t>
      </w:r>
      <w:r w:rsidRPr="00E77497">
        <w:tab/>
        <w:t>Assignment Operator</w:t>
      </w:r>
      <w:bookmarkStart w:id="14193" w:name="_Toc382202872"/>
      <w:bookmarkEnd w:id="14176"/>
      <w:bookmarkEnd w:id="14177"/>
      <w:bookmarkEnd w:id="14178"/>
      <w:bookmarkEnd w:id="14179"/>
      <w:bookmarkEnd w:id="14180"/>
      <w:bookmarkEnd w:id="14181"/>
      <w:bookmarkEnd w:id="14182"/>
      <w:bookmarkEnd w:id="14183"/>
      <w:bookmarkEnd w:id="14184"/>
      <w:bookmarkEnd w:id="14185"/>
      <w:bookmarkEnd w:id="14193"/>
      <w:r w:rsidRPr="00E77497">
        <w:t>s</w:t>
      </w:r>
      <w:bookmarkEnd w:id="14186"/>
      <w:bookmarkEnd w:id="14187"/>
      <w:bookmarkEnd w:id="14188"/>
      <w:bookmarkEnd w:id="14189"/>
      <w:bookmarkEnd w:id="14190"/>
      <w:bookmarkEnd w:id="14191"/>
      <w:bookmarkEnd w:id="14192"/>
    </w:p>
    <w:p w14:paraId="069B36D1" w14:textId="77777777" w:rsidR="004C02EF" w:rsidRPr="00E77497" w:rsidRDefault="004C02EF" w:rsidP="004C02EF">
      <w:pPr>
        <w:pStyle w:val="Syntax"/>
      </w:pPr>
      <w:r w:rsidRPr="00E77497">
        <w:t>Syntax</w:t>
      </w:r>
    </w:p>
    <w:p w14:paraId="0B92A893" w14:textId="77777777" w:rsidR="004C02EF" w:rsidRPr="00E77497" w:rsidRDefault="004C02EF" w:rsidP="004C02EF">
      <w:pPr>
        <w:pStyle w:val="SyntaxRule"/>
        <w:rPr>
          <w:rFonts w:ascii="Arial" w:hAnsi="Arial"/>
        </w:rPr>
      </w:pPr>
      <w:r w:rsidRPr="00E77497">
        <w:t>AssignmentExpression</w:t>
      </w:r>
      <w:r w:rsidRPr="00E77497">
        <w:rPr>
          <w:rFonts w:ascii="Arial" w:hAnsi="Arial"/>
        </w:rPr>
        <w:t xml:space="preserve"> </w:t>
      </w:r>
      <w:r w:rsidRPr="00E77497">
        <w:rPr>
          <w:rFonts w:ascii="Arial" w:hAnsi="Arial"/>
          <w:b/>
          <w:i w:val="0"/>
        </w:rPr>
        <w:t>:</w:t>
      </w:r>
    </w:p>
    <w:p w14:paraId="1459CF2B" w14:textId="77777777" w:rsidR="004C02EF" w:rsidRPr="00E77497" w:rsidRDefault="004C02EF" w:rsidP="004C02EF">
      <w:pPr>
        <w:pStyle w:val="SyntaxDefinition"/>
      </w:pPr>
      <w:r w:rsidRPr="00E77497">
        <w:t>ConditionalExpression</w:t>
      </w:r>
      <w:ins w:id="14194" w:author="Rev 6 Allen Wirfs-Brock" w:date="2012-02-27T09:45:00Z">
        <w:r w:rsidR="001E419C">
          <w:br/>
          <w:t>YieldExpression</w:t>
        </w:r>
      </w:ins>
      <w:ins w:id="14195" w:author="Rev 7 Allen Wirfs-Brock" w:date="2012-04-16T16:10:00Z">
        <w:r w:rsidR="007E18E5">
          <w:br/>
          <w:t>ArrowFunction</w:t>
        </w:r>
      </w:ins>
      <w:r w:rsidRPr="00E77497">
        <w:br/>
        <w:t xml:space="preserve">LeftHandSideExpression </w:t>
      </w:r>
      <w:r w:rsidRPr="00E77497">
        <w:rPr>
          <w:rFonts w:ascii="Courier New" w:hAnsi="Courier New" w:cs="Courier New"/>
          <w:b/>
          <w:i w:val="0"/>
        </w:rPr>
        <w:t>=</w:t>
      </w:r>
      <w:r w:rsidRPr="00E77497">
        <w:t xml:space="preserve"> AssignmentExpression </w:t>
      </w:r>
      <w:r w:rsidRPr="00E77497">
        <w:br/>
        <w:t>LeftHandSideExpression AssignmentOperator AssignmentExpression</w:t>
      </w:r>
    </w:p>
    <w:p w14:paraId="546D6E33" w14:textId="77777777" w:rsidR="004C02EF" w:rsidRPr="00E77497" w:rsidRDefault="004C02EF" w:rsidP="004C02EF">
      <w:pPr>
        <w:pStyle w:val="SyntaxRule"/>
        <w:rPr>
          <w:rFonts w:ascii="Arial" w:hAnsi="Arial"/>
        </w:rPr>
      </w:pPr>
      <w:r w:rsidRPr="00E77497">
        <w:t>AssignmentExpressionNoIn</w:t>
      </w:r>
      <w:r w:rsidRPr="00E77497">
        <w:rPr>
          <w:rFonts w:ascii="Arial" w:hAnsi="Arial"/>
        </w:rPr>
        <w:t xml:space="preserve"> </w:t>
      </w:r>
      <w:r w:rsidRPr="00E77497">
        <w:rPr>
          <w:rFonts w:ascii="Arial" w:hAnsi="Arial"/>
          <w:b/>
          <w:i w:val="0"/>
        </w:rPr>
        <w:t>:</w:t>
      </w:r>
    </w:p>
    <w:p w14:paraId="0529829B" w14:textId="77777777" w:rsidR="004C02EF" w:rsidRPr="00E77497" w:rsidRDefault="004C02EF" w:rsidP="004C02EF">
      <w:pPr>
        <w:pStyle w:val="SyntaxDefinition"/>
      </w:pPr>
      <w:r w:rsidRPr="00E77497">
        <w:t>ConditionalExpressionNoIn</w:t>
      </w:r>
      <w:ins w:id="14196" w:author="Rev 7 Allen Wirfs-Brock" w:date="2012-04-16T16:11:00Z">
        <w:r w:rsidR="007E18E5" w:rsidRPr="007E18E5">
          <w:t xml:space="preserve"> </w:t>
        </w:r>
        <w:r w:rsidR="007E18E5">
          <w:br/>
          <w:t>YieldExpression</w:t>
        </w:r>
        <w:r w:rsidR="007E18E5">
          <w:br/>
          <w:t>ArrowFunction</w:t>
        </w:r>
      </w:ins>
      <w:r w:rsidRPr="00E77497">
        <w:br/>
        <w:t xml:space="preserve">LeftHandSideExpression </w:t>
      </w:r>
      <w:ins w:id="14197" w:author="Rev 9 Allen Wirfs-Brock" w:date="2012-06-24T13:34:00Z">
        <w:r w:rsidR="00FD73A2">
          <w:t xml:space="preserve"> </w:t>
        </w:r>
      </w:ins>
      <w:r w:rsidRPr="00E77497">
        <w:rPr>
          <w:rFonts w:ascii="Courier New" w:hAnsi="Courier New" w:cs="Courier New"/>
          <w:b/>
          <w:i w:val="0"/>
        </w:rPr>
        <w:t>=</w:t>
      </w:r>
      <w:r w:rsidRPr="00E77497">
        <w:t xml:space="preserve"> AssignmentExpressionNoIn</w:t>
      </w:r>
      <w:r w:rsidRPr="00E77497">
        <w:br/>
        <w:t>LeftHandSideExpression AssignmentOperator AssignmentExpressionNoIn</w:t>
      </w:r>
    </w:p>
    <w:p w14:paraId="24843340" w14:textId="77777777" w:rsidR="004C02EF" w:rsidRPr="00E77497" w:rsidRDefault="004C02EF" w:rsidP="004C02EF">
      <w:pPr>
        <w:pStyle w:val="SyntaxRule"/>
      </w:pPr>
      <w:r w:rsidRPr="00E77497">
        <w:t xml:space="preserve">AssignmentOperator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4C02EF" w:rsidRPr="00E77497" w14:paraId="1FF4702A" w14:textId="77777777" w:rsidTr="004712DB">
        <w:trPr>
          <w:trHeight w:hRule="exact" w:val="240"/>
        </w:trPr>
        <w:tc>
          <w:tcPr>
            <w:tcW w:w="648" w:type="dxa"/>
          </w:tcPr>
          <w:p w14:paraId="7EAEE7E7" w14:textId="77777777" w:rsidR="004C02EF" w:rsidRPr="00E77497" w:rsidRDefault="004C02EF" w:rsidP="003A4B22">
            <w:pPr>
              <w:pStyle w:val="SyntaxOneOf"/>
            </w:pPr>
            <w:r w:rsidRPr="00E77497">
              <w:t>*=</w:t>
            </w:r>
          </w:p>
        </w:tc>
        <w:tc>
          <w:tcPr>
            <w:tcW w:w="648" w:type="dxa"/>
          </w:tcPr>
          <w:p w14:paraId="170377F7" w14:textId="77777777" w:rsidR="004C02EF" w:rsidRPr="00E77497" w:rsidRDefault="004C02EF" w:rsidP="003A4B22">
            <w:pPr>
              <w:pStyle w:val="SyntaxOneOf"/>
            </w:pPr>
            <w:r w:rsidRPr="00E77497">
              <w:t>/=</w:t>
            </w:r>
          </w:p>
        </w:tc>
        <w:tc>
          <w:tcPr>
            <w:tcW w:w="648" w:type="dxa"/>
          </w:tcPr>
          <w:p w14:paraId="7B1DF9B2" w14:textId="77777777" w:rsidR="004C02EF" w:rsidRPr="00E77497" w:rsidRDefault="004C02EF" w:rsidP="003A4B22">
            <w:pPr>
              <w:pStyle w:val="SyntaxOneOf"/>
            </w:pPr>
            <w:r w:rsidRPr="00E77497">
              <w:t>%=</w:t>
            </w:r>
          </w:p>
        </w:tc>
        <w:tc>
          <w:tcPr>
            <w:tcW w:w="648" w:type="dxa"/>
          </w:tcPr>
          <w:p w14:paraId="48011FFE" w14:textId="77777777" w:rsidR="004C02EF" w:rsidRPr="00E77497" w:rsidRDefault="004C02EF" w:rsidP="003A4B22">
            <w:pPr>
              <w:pStyle w:val="SyntaxOneOf"/>
            </w:pPr>
            <w:r w:rsidRPr="00E77497">
              <w:t>+=</w:t>
            </w:r>
          </w:p>
        </w:tc>
        <w:tc>
          <w:tcPr>
            <w:tcW w:w="648" w:type="dxa"/>
          </w:tcPr>
          <w:p w14:paraId="6E3536B3" w14:textId="77777777" w:rsidR="004C02EF" w:rsidRPr="00E77497" w:rsidRDefault="004C02EF" w:rsidP="003A4B22">
            <w:pPr>
              <w:pStyle w:val="SyntaxOneOf"/>
            </w:pPr>
            <w:r w:rsidRPr="00E77497">
              <w:t>-=</w:t>
            </w:r>
          </w:p>
        </w:tc>
        <w:tc>
          <w:tcPr>
            <w:tcW w:w="648" w:type="dxa"/>
          </w:tcPr>
          <w:p w14:paraId="0A8072A8" w14:textId="77777777" w:rsidR="004C02EF" w:rsidRPr="00E77497" w:rsidRDefault="004C02EF" w:rsidP="003A4B22">
            <w:pPr>
              <w:pStyle w:val="SyntaxOneOf"/>
            </w:pPr>
            <w:r w:rsidRPr="00E77497">
              <w:t>&lt;&lt;=</w:t>
            </w:r>
          </w:p>
        </w:tc>
        <w:tc>
          <w:tcPr>
            <w:tcW w:w="648" w:type="dxa"/>
          </w:tcPr>
          <w:p w14:paraId="7CBB53CB" w14:textId="77777777" w:rsidR="004C02EF" w:rsidRPr="00E77497" w:rsidRDefault="004C02EF" w:rsidP="003A4B22">
            <w:pPr>
              <w:pStyle w:val="SyntaxOneOf"/>
            </w:pPr>
            <w:r w:rsidRPr="00E77497">
              <w:t>&gt;&gt;=</w:t>
            </w:r>
          </w:p>
        </w:tc>
        <w:tc>
          <w:tcPr>
            <w:tcW w:w="648" w:type="dxa"/>
          </w:tcPr>
          <w:p w14:paraId="398A9EDD" w14:textId="77777777" w:rsidR="004C02EF" w:rsidRPr="00E77497" w:rsidRDefault="004C02EF" w:rsidP="003A4B22">
            <w:pPr>
              <w:pStyle w:val="SyntaxOneOf"/>
            </w:pPr>
            <w:r w:rsidRPr="00E77497">
              <w:t>&gt;&gt;&gt;=</w:t>
            </w:r>
          </w:p>
        </w:tc>
        <w:tc>
          <w:tcPr>
            <w:tcW w:w="648" w:type="dxa"/>
          </w:tcPr>
          <w:p w14:paraId="15FD518A" w14:textId="77777777" w:rsidR="004C02EF" w:rsidRPr="00E77497" w:rsidRDefault="004C02EF" w:rsidP="003A4B22">
            <w:pPr>
              <w:pStyle w:val="SyntaxOneOf"/>
            </w:pPr>
            <w:r w:rsidRPr="00E77497">
              <w:t>&amp;=</w:t>
            </w:r>
          </w:p>
        </w:tc>
        <w:tc>
          <w:tcPr>
            <w:tcW w:w="648" w:type="dxa"/>
          </w:tcPr>
          <w:p w14:paraId="322DD906" w14:textId="77777777" w:rsidR="004C02EF" w:rsidRPr="00E77497" w:rsidRDefault="004C02EF" w:rsidP="003A4B22">
            <w:pPr>
              <w:pStyle w:val="SyntaxOneOf"/>
            </w:pPr>
            <w:r w:rsidRPr="00E77497">
              <w:t>^=</w:t>
            </w:r>
          </w:p>
        </w:tc>
        <w:tc>
          <w:tcPr>
            <w:tcW w:w="648" w:type="dxa"/>
          </w:tcPr>
          <w:p w14:paraId="23EB965F" w14:textId="77777777" w:rsidR="004C02EF" w:rsidRPr="00E77497" w:rsidRDefault="004C02EF" w:rsidP="003A4B22">
            <w:pPr>
              <w:pStyle w:val="SyntaxOneOf"/>
            </w:pPr>
            <w:r w:rsidRPr="00E77497">
              <w:t>|=</w:t>
            </w:r>
          </w:p>
        </w:tc>
      </w:tr>
    </w:tbl>
    <w:p w14:paraId="7F7FB0D4" w14:textId="77777777" w:rsidR="00262A05" w:rsidRPr="00E77497" w:rsidRDefault="00262A05" w:rsidP="00262A05">
      <w:pPr>
        <w:rPr>
          <w:ins w:id="14198" w:author="Rev 4 Allen Wirfs-Brock" w:date="2011-10-15T13:36:00Z"/>
        </w:rPr>
      </w:pPr>
      <w:bookmarkStart w:id="14199" w:name="_Toc375031194"/>
      <w:bookmarkStart w:id="14200" w:name="_Ref378392063"/>
      <w:bookmarkStart w:id="14201" w:name="_Toc381513707"/>
      <w:bookmarkStart w:id="14202" w:name="_Toc382202873"/>
      <w:bookmarkStart w:id="14203" w:name="_Toc382212229"/>
      <w:bookmarkStart w:id="14204" w:name="_Toc382212689"/>
      <w:bookmarkStart w:id="14205" w:name="_Toc382291574"/>
      <w:bookmarkStart w:id="14206" w:name="_Toc385672223"/>
      <w:bookmarkStart w:id="14207" w:name="_Toc393690326"/>
      <w:ins w:id="14208" w:author="Rev 4 Allen Wirfs-Brock" w:date="2011-10-15T13:36:00Z">
        <w:r w:rsidRPr="00E77497">
          <w:t xml:space="preserve">The semantics of the </w:t>
        </w:r>
        <w:r w:rsidRPr="00E77497">
          <w:rPr>
            <w:rFonts w:ascii="Times New Roman" w:hAnsi="Times New Roman"/>
            <w:i/>
          </w:rPr>
          <w:t>AssignmentExpressionNoIn</w:t>
        </w:r>
        <w:r w:rsidRPr="00E77497">
          <w:t xml:space="preserve"> productions are the same manner as the </w:t>
        </w:r>
        <w:r w:rsidRPr="00E77497">
          <w:rPr>
            <w:rFonts w:ascii="Times New Roman" w:hAnsi="Times New Roman"/>
            <w:i/>
          </w:rPr>
          <w:t>AssignmentExpression</w:t>
        </w:r>
        <w:r w:rsidRPr="00E77497">
          <w:t xml:space="preserve"> productions except that the contained </w:t>
        </w:r>
        <w:r w:rsidRPr="00E77497">
          <w:rPr>
            <w:rStyle w:val="bnf"/>
          </w:rPr>
          <w:t>ConditionalExpressionNoIn</w:t>
        </w:r>
        <w:r w:rsidRPr="00E77497">
          <w:rPr>
            <w:i/>
          </w:rPr>
          <w:t xml:space="preserve"> </w:t>
        </w:r>
        <w:r w:rsidRPr="00E77497">
          <w:t>and</w:t>
        </w:r>
        <w:r w:rsidRPr="00E77497">
          <w:rPr>
            <w:rFonts w:ascii="Times New Roman" w:hAnsi="Times New Roman"/>
            <w:i/>
          </w:rPr>
          <w:t xml:space="preserve"> AssignmentExpressionNoIn</w:t>
        </w:r>
        <w:r w:rsidRPr="00E77497">
          <w:t xml:space="preserve"> are used in place of the contained </w:t>
        </w:r>
        <w:r w:rsidRPr="00E77497">
          <w:rPr>
            <w:rFonts w:ascii="Times New Roman" w:hAnsi="Times New Roman"/>
            <w:i/>
          </w:rPr>
          <w:t>ConditionalExpression</w:t>
        </w:r>
        <w:r w:rsidRPr="00E77497">
          <w:t xml:space="preserve"> and </w:t>
        </w:r>
        <w:r w:rsidRPr="00E77497">
          <w:rPr>
            <w:rFonts w:ascii="Times New Roman" w:hAnsi="Times New Roman"/>
            <w:i/>
          </w:rPr>
          <w:t>AssignmentExpression</w:t>
        </w:r>
        <w:r w:rsidRPr="00E77497">
          <w:t>, respectively.</w:t>
        </w:r>
      </w:ins>
    </w:p>
    <w:p w14:paraId="60AFB059" w14:textId="77777777" w:rsidR="008D4C49" w:rsidRPr="00E77497" w:rsidDel="001F7486" w:rsidRDefault="008D4C49" w:rsidP="00120381">
      <w:pPr>
        <w:pStyle w:val="30"/>
        <w:numPr>
          <w:ilvl w:val="0"/>
          <w:numId w:val="0"/>
        </w:numPr>
        <w:rPr>
          <w:ins w:id="14209" w:author="Allen Wirfs-Brock" w:date="2011-07-01T15:44:00Z"/>
          <w:del w:id="14210" w:author="Rev 4 Allen Wirfs-Brock" w:date="2011-10-15T15:03:00Z"/>
        </w:rPr>
      </w:pPr>
      <w:ins w:id="14211" w:author="Allen Wirfs-Brock" w:date="2011-07-01T14:52:00Z">
        <w:del w:id="14212" w:author="Rev 4 Allen Wirfs-Brock" w:date="2011-10-15T15:03:00Z">
          <w:r w:rsidRPr="00E77497" w:rsidDel="001F7486">
            <w:delText>Supplemental Syntax</w:delText>
          </w:r>
        </w:del>
      </w:ins>
    </w:p>
    <w:p w14:paraId="4F0D1F92" w14:textId="77777777" w:rsidR="004C4800" w:rsidRPr="00E77497" w:rsidDel="001F7486" w:rsidRDefault="004C4800" w:rsidP="00120381">
      <w:pPr>
        <w:pStyle w:val="30"/>
        <w:numPr>
          <w:ilvl w:val="0"/>
          <w:numId w:val="0"/>
        </w:numPr>
        <w:rPr>
          <w:ins w:id="14213" w:author="Allen Wirfs-Brock" w:date="2011-07-01T14:52:00Z"/>
          <w:del w:id="14214" w:author="Rev 4 Allen Wirfs-Brock" w:date="2011-10-15T15:03:00Z"/>
        </w:rPr>
      </w:pPr>
      <w:ins w:id="14215" w:author="Allen Wirfs-Brock" w:date="2011-07-01T15:44:00Z">
        <w:del w:id="14216" w:author="Rev 4 Allen Wirfs-Brock" w:date="2011-10-15T15:03:00Z">
          <w:r w:rsidRPr="00E77497" w:rsidDel="001F7486">
            <w:delText xml:space="preserve">In certain circumstances when processing the production </w:delText>
          </w:r>
          <w:r w:rsidRPr="00E77497" w:rsidDel="001F7486">
            <w:rPr>
              <w:rStyle w:val="bnf"/>
            </w:rPr>
            <w:delText>AssignmentExpression</w:delText>
          </w:r>
          <w:r w:rsidRPr="00E77497" w:rsidDel="001F7486">
            <w:delText xml:space="preserve"> : </w:delText>
          </w:r>
          <w:r w:rsidRPr="00E77497" w:rsidDel="001F7486">
            <w:rPr>
              <w:rStyle w:val="bnf"/>
            </w:rPr>
            <w:delText>LeftHandSideExpression</w:delText>
          </w:r>
          <w:r w:rsidRPr="00E77497" w:rsidDel="001F7486">
            <w:delText xml:space="preserve"> </w:delText>
          </w:r>
          <w:r w:rsidRPr="00E77497" w:rsidDel="001F7486">
            <w:rPr>
              <w:rFonts w:ascii="Courier New" w:hAnsi="Courier New"/>
            </w:rPr>
            <w:delText>=</w:delText>
          </w:r>
          <w:r w:rsidRPr="00E77497" w:rsidDel="001F7486">
            <w:delText xml:space="preserve"> </w:delText>
          </w:r>
          <w:r w:rsidRPr="00E77497" w:rsidDel="001F7486">
            <w:rPr>
              <w:rStyle w:val="bnf"/>
            </w:rPr>
            <w:delText>AssignmentExpression</w:delText>
          </w:r>
          <w:r w:rsidRPr="00E77497" w:rsidDel="001F7486">
            <w:delText xml:space="preserve"> the following grammar is used to refine the interpretation of  </w:delText>
          </w:r>
          <w:r w:rsidRPr="00E77497" w:rsidDel="001F7486">
            <w:rPr>
              <w:rStyle w:val="bnf"/>
            </w:rPr>
            <w:delText>LeftHandSideExpression</w:delText>
          </w:r>
          <w:r w:rsidRPr="00E77497" w:rsidDel="001F7486">
            <w:delText>.</w:delText>
          </w:r>
        </w:del>
      </w:ins>
    </w:p>
    <w:p w14:paraId="45810AB1" w14:textId="77777777" w:rsidR="008D4C49" w:rsidRPr="00E77497" w:rsidDel="001F7486" w:rsidRDefault="008D4C49" w:rsidP="00120381">
      <w:pPr>
        <w:pStyle w:val="30"/>
        <w:numPr>
          <w:ilvl w:val="0"/>
          <w:numId w:val="0"/>
        </w:numPr>
        <w:rPr>
          <w:ins w:id="14217" w:author="Allen Wirfs-Brock" w:date="2011-07-01T14:52:00Z"/>
          <w:del w:id="14218" w:author="Rev 4 Allen Wirfs-Brock" w:date="2011-10-15T15:03:00Z"/>
        </w:rPr>
      </w:pPr>
      <w:ins w:id="14219" w:author="Allen Wirfs-Brock" w:date="2011-07-01T14:52:00Z">
        <w:del w:id="14220" w:author="Rev 4 Allen Wirfs-Brock" w:date="2011-10-15T15:03:00Z">
          <w:r w:rsidRPr="00E77497" w:rsidDel="001F7486">
            <w:delText xml:space="preserve">AssignmentPattern </w:delText>
          </w:r>
          <w:r w:rsidRPr="00E77497" w:rsidDel="001F7486">
            <w:rPr>
              <w:i/>
            </w:rPr>
            <w:delText>:</w:delText>
          </w:r>
        </w:del>
      </w:ins>
    </w:p>
    <w:p w14:paraId="0283FC4D" w14:textId="77777777" w:rsidR="008D4C49" w:rsidRPr="00E77497" w:rsidDel="001F7486" w:rsidRDefault="008D4C49" w:rsidP="00120381">
      <w:pPr>
        <w:pStyle w:val="30"/>
        <w:numPr>
          <w:ilvl w:val="0"/>
          <w:numId w:val="0"/>
        </w:numPr>
        <w:rPr>
          <w:ins w:id="14221" w:author="Allen Wirfs-Brock" w:date="2011-07-01T14:52:00Z"/>
          <w:del w:id="14222" w:author="Rev 4 Allen Wirfs-Brock" w:date="2011-10-15T15:03:00Z"/>
          <w:rFonts w:ascii="Courier New" w:hAnsi="Courier New" w:cs="Courier New"/>
          <w:i/>
        </w:rPr>
      </w:pPr>
      <w:ins w:id="14223" w:author="Allen Wirfs-Brock" w:date="2011-07-01T14:52:00Z">
        <w:del w:id="14224" w:author="Rev 4 Allen Wirfs-Brock" w:date="2011-10-15T15:03:00Z">
          <w:r w:rsidRPr="00E77497" w:rsidDel="001F7486">
            <w:delText>ObjectAssignmentPattern</w:delText>
          </w:r>
          <w:r w:rsidRPr="00E77497" w:rsidDel="001F7486">
            <w:br/>
            <w:delText>ArrayAssignmentPattern</w:delText>
          </w:r>
          <w:r w:rsidRPr="00E77497" w:rsidDel="001F7486">
            <w:rPr>
              <w:rFonts w:ascii="Courier New" w:hAnsi="Courier New" w:cs="Courier New"/>
              <w:i/>
            </w:rPr>
            <w:delText xml:space="preserve"> </w:delText>
          </w:r>
        </w:del>
      </w:ins>
    </w:p>
    <w:p w14:paraId="1C72BAD7" w14:textId="77777777" w:rsidR="008D4C49" w:rsidRPr="00E77497" w:rsidDel="001F7486" w:rsidRDefault="008D4C49" w:rsidP="00120381">
      <w:pPr>
        <w:pStyle w:val="30"/>
        <w:numPr>
          <w:ilvl w:val="0"/>
          <w:numId w:val="0"/>
        </w:numPr>
        <w:rPr>
          <w:ins w:id="14225" w:author="Allen Wirfs-Brock" w:date="2011-07-01T14:52:00Z"/>
          <w:del w:id="14226" w:author="Rev 4 Allen Wirfs-Brock" w:date="2011-10-15T15:03:00Z"/>
        </w:rPr>
      </w:pPr>
      <w:ins w:id="14227" w:author="Allen Wirfs-Brock" w:date="2011-07-01T14:52:00Z">
        <w:del w:id="14228" w:author="Rev 4 Allen Wirfs-Brock" w:date="2011-10-15T15:03:00Z">
          <w:r w:rsidRPr="00E77497" w:rsidDel="001F7486">
            <w:delText xml:space="preserve">ObjectAssignmentPattern </w:delText>
          </w:r>
          <w:r w:rsidRPr="00E77497" w:rsidDel="001F7486">
            <w:rPr>
              <w:i/>
            </w:rPr>
            <w:delText>:</w:delText>
          </w:r>
        </w:del>
      </w:ins>
    </w:p>
    <w:p w14:paraId="78768BAB" w14:textId="77777777" w:rsidR="008D4C49" w:rsidRPr="00E77497" w:rsidDel="001F7486" w:rsidRDefault="008D4C49" w:rsidP="00120381">
      <w:pPr>
        <w:pStyle w:val="30"/>
        <w:numPr>
          <w:ilvl w:val="0"/>
          <w:numId w:val="0"/>
        </w:numPr>
        <w:rPr>
          <w:ins w:id="14229" w:author="Allen Wirfs-Brock" w:date="2011-07-01T14:52:00Z"/>
          <w:del w:id="14230" w:author="Rev 4 Allen Wirfs-Brock" w:date="2011-10-15T15:03:00Z"/>
          <w:rFonts w:ascii="Courier New" w:hAnsi="Courier New" w:cs="Courier New"/>
          <w:i/>
        </w:rPr>
      </w:pPr>
      <w:ins w:id="14231" w:author="Allen Wirfs-Brock" w:date="2011-07-01T14:52:00Z">
        <w:del w:id="14232" w:author="Rev 4 Allen Wirfs-Brock" w:date="2011-10-15T15:03:00Z">
          <w:r w:rsidRPr="00E77497" w:rsidDel="001F7486">
            <w:rPr>
              <w:rFonts w:ascii="Courier New" w:hAnsi="Courier New" w:cs="Courier New"/>
              <w:i/>
            </w:rPr>
            <w:delText>{ }</w:delText>
          </w:r>
          <w:r w:rsidRPr="00E77497" w:rsidDel="001F7486">
            <w:rPr>
              <w:rFonts w:ascii="Courier New" w:hAnsi="Courier New" w:cs="Courier New"/>
              <w:i/>
            </w:rPr>
            <w:br/>
            <w:delText xml:space="preserve">{ </w:delText>
          </w:r>
          <w:r w:rsidRPr="00E77497" w:rsidDel="001F7486">
            <w:delText>AssignmentPropertyList</w:delText>
          </w:r>
          <w:r w:rsidRPr="00E77497" w:rsidDel="001F7486">
            <w:rPr>
              <w:rFonts w:ascii="Courier New" w:hAnsi="Courier New" w:cs="Courier New"/>
              <w:i/>
            </w:rPr>
            <w:delText xml:space="preserve"> }</w:delText>
          </w:r>
          <w:r w:rsidRPr="00E77497" w:rsidDel="001F7486">
            <w:rPr>
              <w:rFonts w:ascii="Courier New" w:hAnsi="Courier New" w:cs="Courier New"/>
              <w:i/>
            </w:rPr>
            <w:br/>
            <w:delText xml:space="preserve">{ </w:delText>
          </w:r>
          <w:r w:rsidRPr="00E77497" w:rsidDel="001F7486">
            <w:delText>AssignmentPropertyList</w:delText>
          </w:r>
          <w:r w:rsidRPr="00E77497" w:rsidDel="001F7486">
            <w:rPr>
              <w:rFonts w:ascii="Courier New" w:hAnsi="Courier New" w:cs="Courier New"/>
              <w:i/>
            </w:rPr>
            <w:delText xml:space="preserve"> , }</w:delText>
          </w:r>
        </w:del>
      </w:ins>
    </w:p>
    <w:p w14:paraId="76D90D7D" w14:textId="77777777" w:rsidR="008D4C49" w:rsidRPr="00E77497" w:rsidDel="001F7486" w:rsidRDefault="008D4C49" w:rsidP="00120381">
      <w:pPr>
        <w:pStyle w:val="30"/>
        <w:numPr>
          <w:ilvl w:val="0"/>
          <w:numId w:val="0"/>
        </w:numPr>
        <w:rPr>
          <w:ins w:id="14233" w:author="Allen Wirfs-Brock" w:date="2011-07-01T14:52:00Z"/>
          <w:del w:id="14234" w:author="Rev 4 Allen Wirfs-Brock" w:date="2011-10-15T15:03:00Z"/>
        </w:rPr>
      </w:pPr>
      <w:ins w:id="14235" w:author="Allen Wirfs-Brock" w:date="2011-07-01T14:52:00Z">
        <w:del w:id="14236" w:author="Rev 4 Allen Wirfs-Brock" w:date="2011-10-15T15:03:00Z">
          <w:r w:rsidRPr="00E77497" w:rsidDel="001F7486">
            <w:delText xml:space="preserve">ArrayAssignmentPattern </w:delText>
          </w:r>
          <w:r w:rsidRPr="00E77497" w:rsidDel="001F7486">
            <w:rPr>
              <w:i/>
            </w:rPr>
            <w:delText>:</w:delText>
          </w:r>
        </w:del>
      </w:ins>
    </w:p>
    <w:p w14:paraId="7FE763AD" w14:textId="77777777" w:rsidR="008D4C49" w:rsidRPr="00E77497" w:rsidDel="001F7486" w:rsidRDefault="008D4C49" w:rsidP="00120381">
      <w:pPr>
        <w:pStyle w:val="30"/>
        <w:numPr>
          <w:ilvl w:val="0"/>
          <w:numId w:val="0"/>
        </w:numPr>
        <w:rPr>
          <w:ins w:id="14237" w:author="Allen Wirfs-Brock" w:date="2011-07-01T14:52:00Z"/>
          <w:del w:id="14238" w:author="Rev 4 Allen Wirfs-Brock" w:date="2011-10-15T15:03:00Z"/>
          <w:rFonts w:ascii="Courier New" w:hAnsi="Courier New" w:cs="Courier New"/>
          <w:i/>
        </w:rPr>
      </w:pPr>
      <w:ins w:id="14239" w:author="Allen Wirfs-Brock" w:date="2011-07-01T14:52:00Z">
        <w:del w:id="14240" w:author="Rev 4 Allen Wirfs-Brock" w:date="2011-10-15T15:03:00Z">
          <w:r w:rsidRPr="00E77497" w:rsidDel="001F7486">
            <w:rPr>
              <w:rFonts w:ascii="Courier New" w:hAnsi="Courier New" w:cs="Courier New"/>
              <w:i/>
            </w:rPr>
            <w:delText xml:space="preserve">[ </w:delText>
          </w:r>
          <w:r w:rsidRPr="00E77497" w:rsidDel="001F7486">
            <w:delText>Elision</w:delText>
          </w:r>
          <w:r w:rsidRPr="00E77497" w:rsidDel="001F7486">
            <w:rPr>
              <w:rFonts w:cs="Arial"/>
              <w:i/>
              <w:vertAlign w:val="subscript"/>
            </w:rPr>
            <w:delText>opt</w:delText>
          </w:r>
          <w:r w:rsidRPr="00E77497" w:rsidDel="001F7486">
            <w:rPr>
              <w:rFonts w:ascii="Courier New" w:hAnsi="Courier New" w:cs="Courier New"/>
              <w:i/>
            </w:rPr>
            <w:delText xml:space="preserve"> </w:delText>
          </w:r>
          <w:r w:rsidRPr="00E77497" w:rsidDel="001F7486">
            <w:delText>AssignmentRestElement</w:delText>
          </w:r>
          <w:r w:rsidRPr="00E77497" w:rsidDel="001F7486">
            <w:rPr>
              <w:rFonts w:cs="Arial"/>
              <w:i/>
              <w:vertAlign w:val="subscript"/>
            </w:rPr>
            <w:delText xml:space="preserve">opt </w:delText>
          </w:r>
          <w:r w:rsidRPr="00E77497" w:rsidDel="001F7486">
            <w:rPr>
              <w:rFonts w:ascii="Courier New" w:hAnsi="Courier New" w:cs="Courier New"/>
              <w:i/>
            </w:rPr>
            <w:delText>]</w:delText>
          </w:r>
          <w:r w:rsidRPr="00E77497" w:rsidDel="001F7486">
            <w:rPr>
              <w:rFonts w:ascii="Courier New" w:hAnsi="Courier New" w:cs="Courier New"/>
              <w:i/>
            </w:rPr>
            <w:br/>
            <w:delText xml:space="preserve">[ </w:delText>
          </w:r>
          <w:r w:rsidRPr="00E77497" w:rsidDel="001F7486">
            <w:delText>AssignmentElementList</w:delText>
          </w:r>
          <w:r w:rsidRPr="00E77497" w:rsidDel="001F7486">
            <w:rPr>
              <w:rFonts w:ascii="Courier New" w:hAnsi="Courier New" w:cs="Courier New"/>
              <w:i/>
            </w:rPr>
            <w:delText xml:space="preserve"> , </w:delText>
          </w:r>
          <w:r w:rsidRPr="00E77497" w:rsidDel="001F7486">
            <w:delText>Elision</w:delText>
          </w:r>
          <w:r w:rsidRPr="00E77497" w:rsidDel="001F7486">
            <w:rPr>
              <w:rFonts w:cs="Arial"/>
              <w:i/>
              <w:vertAlign w:val="subscript"/>
            </w:rPr>
            <w:delText>opt</w:delText>
          </w:r>
          <w:r w:rsidRPr="00E77497" w:rsidDel="001F7486">
            <w:rPr>
              <w:rFonts w:ascii="Courier New" w:hAnsi="Courier New" w:cs="Courier New"/>
              <w:i/>
            </w:rPr>
            <w:delText xml:space="preserve"> </w:delText>
          </w:r>
          <w:r w:rsidRPr="00E77497" w:rsidDel="001F7486">
            <w:delText>AssignmentRestElement</w:delText>
          </w:r>
          <w:r w:rsidRPr="00E77497" w:rsidDel="001F7486">
            <w:rPr>
              <w:rFonts w:cs="Arial"/>
              <w:i/>
              <w:vertAlign w:val="subscript"/>
            </w:rPr>
            <w:delText xml:space="preserve">opt </w:delText>
          </w:r>
          <w:r w:rsidRPr="00E77497" w:rsidDel="001F7486">
            <w:rPr>
              <w:rFonts w:ascii="Courier New" w:hAnsi="Courier New" w:cs="Courier New"/>
              <w:i/>
            </w:rPr>
            <w:delText>]</w:delText>
          </w:r>
        </w:del>
      </w:ins>
    </w:p>
    <w:p w14:paraId="6AE7DA02" w14:textId="77777777" w:rsidR="008D4C49" w:rsidRPr="00E77497" w:rsidDel="001F7486" w:rsidRDefault="008D4C49" w:rsidP="00120381">
      <w:pPr>
        <w:pStyle w:val="30"/>
        <w:numPr>
          <w:ilvl w:val="0"/>
          <w:numId w:val="0"/>
        </w:numPr>
        <w:rPr>
          <w:ins w:id="14241" w:author="Allen Wirfs-Brock" w:date="2011-07-01T14:52:00Z"/>
          <w:del w:id="14242" w:author="Rev 4 Allen Wirfs-Brock" w:date="2011-10-15T15:03:00Z"/>
        </w:rPr>
      </w:pPr>
      <w:ins w:id="14243" w:author="Allen Wirfs-Brock" w:date="2011-07-01T14:52:00Z">
        <w:del w:id="14244" w:author="Rev 4 Allen Wirfs-Brock" w:date="2011-10-15T15:03:00Z">
          <w:r w:rsidRPr="00E77497" w:rsidDel="001F7486">
            <w:delText xml:space="preserve">AssignmentPropertyList </w:delText>
          </w:r>
          <w:r w:rsidRPr="00E77497" w:rsidDel="001F7486">
            <w:rPr>
              <w:i/>
            </w:rPr>
            <w:delText>:</w:delText>
          </w:r>
        </w:del>
      </w:ins>
    </w:p>
    <w:p w14:paraId="5BA369CC" w14:textId="77777777" w:rsidR="008D4C49" w:rsidRPr="00E77497" w:rsidDel="001F7486" w:rsidRDefault="008D4C49" w:rsidP="00120381">
      <w:pPr>
        <w:pStyle w:val="30"/>
        <w:numPr>
          <w:ilvl w:val="0"/>
          <w:numId w:val="0"/>
        </w:numPr>
        <w:rPr>
          <w:ins w:id="14245" w:author="Allen Wirfs-Brock" w:date="2011-07-01T14:52:00Z"/>
          <w:del w:id="14246" w:author="Rev 4 Allen Wirfs-Brock" w:date="2011-10-15T15:03:00Z"/>
        </w:rPr>
      </w:pPr>
      <w:ins w:id="14247" w:author="Allen Wirfs-Brock" w:date="2011-07-01T14:52:00Z">
        <w:del w:id="14248" w:author="Rev 4 Allen Wirfs-Brock" w:date="2011-10-15T15:03:00Z">
          <w:r w:rsidRPr="00E77497" w:rsidDel="001F7486">
            <w:delText>AssignmentProperty</w:delText>
          </w:r>
          <w:r w:rsidRPr="00E77497" w:rsidDel="001F7486">
            <w:br/>
            <w:delText xml:space="preserve">AssignmentPropertyList </w:delText>
          </w:r>
          <w:r w:rsidRPr="00E77497" w:rsidDel="001F7486">
            <w:rPr>
              <w:rFonts w:ascii="Courier New" w:hAnsi="Courier New" w:cs="Courier New"/>
              <w:i/>
            </w:rPr>
            <w:delText>,</w:delText>
          </w:r>
          <w:r w:rsidRPr="00E77497" w:rsidDel="001F7486">
            <w:delText xml:space="preserve"> AssignmentProperty</w:delText>
          </w:r>
        </w:del>
      </w:ins>
    </w:p>
    <w:p w14:paraId="271EA6AE" w14:textId="77777777" w:rsidR="008D4C49" w:rsidRPr="00E77497" w:rsidDel="001F7486" w:rsidRDefault="008D4C49" w:rsidP="00120381">
      <w:pPr>
        <w:pStyle w:val="30"/>
        <w:numPr>
          <w:ilvl w:val="0"/>
          <w:numId w:val="0"/>
        </w:numPr>
        <w:rPr>
          <w:ins w:id="14249" w:author="Allen Wirfs-Brock" w:date="2011-07-01T14:52:00Z"/>
          <w:del w:id="14250" w:author="Rev 4 Allen Wirfs-Brock" w:date="2011-10-15T15:03:00Z"/>
        </w:rPr>
      </w:pPr>
      <w:ins w:id="14251" w:author="Allen Wirfs-Brock" w:date="2011-07-01T14:52:00Z">
        <w:del w:id="14252" w:author="Rev 4 Allen Wirfs-Brock" w:date="2011-10-15T15:03:00Z">
          <w:r w:rsidRPr="00E77497" w:rsidDel="001F7486">
            <w:delText xml:space="preserve">AssignmentElementList </w:delText>
          </w:r>
          <w:r w:rsidRPr="00E77497" w:rsidDel="001F7486">
            <w:rPr>
              <w:i/>
            </w:rPr>
            <w:delText>:</w:delText>
          </w:r>
        </w:del>
      </w:ins>
    </w:p>
    <w:p w14:paraId="5DED2671" w14:textId="77777777" w:rsidR="008D4C49" w:rsidRPr="00E77497" w:rsidDel="001F7486" w:rsidRDefault="008D4C49" w:rsidP="00120381">
      <w:pPr>
        <w:pStyle w:val="30"/>
        <w:numPr>
          <w:ilvl w:val="0"/>
          <w:numId w:val="0"/>
        </w:numPr>
        <w:rPr>
          <w:ins w:id="14253" w:author="Allen Wirfs-Brock" w:date="2011-07-01T14:52:00Z"/>
          <w:del w:id="14254" w:author="Rev 4 Allen Wirfs-Brock" w:date="2011-10-15T15:03:00Z"/>
        </w:rPr>
      </w:pPr>
      <w:ins w:id="14255" w:author="Allen Wirfs-Brock" w:date="2011-07-01T14:52:00Z">
        <w:del w:id="14256" w:author="Rev 4 Allen Wirfs-Brock" w:date="2011-10-15T15:03:00Z">
          <w:r w:rsidRPr="00E77497" w:rsidDel="001F7486">
            <w:delText>Elision</w:delText>
          </w:r>
          <w:r w:rsidRPr="00E77497" w:rsidDel="001F7486">
            <w:rPr>
              <w:rFonts w:cs="Arial"/>
              <w:i/>
              <w:vertAlign w:val="subscript"/>
            </w:rPr>
            <w:delText>opt</w:delText>
          </w:r>
          <w:r w:rsidRPr="00E77497" w:rsidDel="001F7486">
            <w:delText xml:space="preserve">  AssignmentElement </w:delText>
          </w:r>
          <w:r w:rsidRPr="00E77497" w:rsidDel="001F7486">
            <w:br/>
            <w:delText xml:space="preserve">AssignmentElementList </w:delText>
          </w:r>
          <w:r w:rsidRPr="00E77497" w:rsidDel="001F7486">
            <w:rPr>
              <w:rFonts w:ascii="Courier New" w:hAnsi="Courier New" w:cs="Courier New"/>
              <w:i/>
            </w:rPr>
            <w:delText>,</w:delText>
          </w:r>
          <w:r w:rsidRPr="00E77497" w:rsidDel="001F7486">
            <w:delText xml:space="preserve"> Elision</w:delText>
          </w:r>
          <w:r w:rsidRPr="00E77497" w:rsidDel="001F7486">
            <w:rPr>
              <w:rFonts w:cs="Arial"/>
              <w:i/>
              <w:vertAlign w:val="subscript"/>
            </w:rPr>
            <w:delText xml:space="preserve">opt </w:delText>
          </w:r>
          <w:r w:rsidRPr="00E77497" w:rsidDel="001F7486">
            <w:delText xml:space="preserve"> AssignmentElement</w:delText>
          </w:r>
        </w:del>
      </w:ins>
    </w:p>
    <w:p w14:paraId="6DE8B6F5" w14:textId="77777777" w:rsidR="008D4C49" w:rsidRPr="00E77497" w:rsidDel="001F7486" w:rsidRDefault="008D4C49" w:rsidP="00120381">
      <w:pPr>
        <w:pStyle w:val="30"/>
        <w:numPr>
          <w:ilvl w:val="0"/>
          <w:numId w:val="0"/>
        </w:numPr>
        <w:rPr>
          <w:ins w:id="14257" w:author="Allen Wirfs-Brock" w:date="2011-07-01T14:52:00Z"/>
          <w:del w:id="14258" w:author="Rev 4 Allen Wirfs-Brock" w:date="2011-10-15T15:03:00Z"/>
        </w:rPr>
      </w:pPr>
      <w:ins w:id="14259" w:author="Allen Wirfs-Brock" w:date="2011-07-01T14:52:00Z">
        <w:del w:id="14260" w:author="Rev 4 Allen Wirfs-Brock" w:date="2011-10-15T15:03:00Z">
          <w:r w:rsidRPr="00E77497" w:rsidDel="001F7486">
            <w:delText xml:space="preserve">AssignmentProperty </w:delText>
          </w:r>
          <w:r w:rsidRPr="00E77497" w:rsidDel="001F7486">
            <w:rPr>
              <w:i/>
            </w:rPr>
            <w:delText>:</w:delText>
          </w:r>
        </w:del>
      </w:ins>
    </w:p>
    <w:p w14:paraId="13BFC327" w14:textId="77777777" w:rsidR="008D4C49" w:rsidRPr="00E77497" w:rsidDel="001F7486" w:rsidRDefault="008D4C49" w:rsidP="00120381">
      <w:pPr>
        <w:pStyle w:val="30"/>
        <w:numPr>
          <w:ilvl w:val="0"/>
          <w:numId w:val="0"/>
        </w:numPr>
        <w:rPr>
          <w:ins w:id="14261" w:author="Allen Wirfs-Brock" w:date="2011-07-01T14:52:00Z"/>
          <w:del w:id="14262" w:author="Rev 4 Allen Wirfs-Brock" w:date="2011-10-15T15:03:00Z"/>
        </w:rPr>
      </w:pPr>
      <w:ins w:id="14263" w:author="Allen Wirfs-Brock" w:date="2011-07-01T14:52:00Z">
        <w:del w:id="14264" w:author="Rev 4 Allen Wirfs-Brock" w:date="2011-10-15T15:03:00Z">
          <w:r w:rsidRPr="00E77497" w:rsidDel="001F7486">
            <w:delText>Identifier</w:delText>
          </w:r>
          <w:r w:rsidRPr="00E77497" w:rsidDel="001F7486">
            <w:br/>
            <w:delText>PropertyName</w:delText>
          </w:r>
          <w:r w:rsidRPr="00E77497" w:rsidDel="001F7486">
            <w:rPr>
              <w:rFonts w:ascii="Courier New" w:hAnsi="Courier New" w:cs="Courier New"/>
              <w:i/>
            </w:rPr>
            <w:delText xml:space="preserve"> : </w:delText>
          </w:r>
          <w:r w:rsidRPr="00E77497" w:rsidDel="001F7486">
            <w:delText>LeftHandSideExpression</w:delText>
          </w:r>
        </w:del>
      </w:ins>
    </w:p>
    <w:p w14:paraId="3EAE633E" w14:textId="77777777" w:rsidR="008D4C49" w:rsidRPr="00E77497" w:rsidDel="001F7486" w:rsidRDefault="008D4C49" w:rsidP="00120381">
      <w:pPr>
        <w:pStyle w:val="30"/>
        <w:numPr>
          <w:ilvl w:val="0"/>
          <w:numId w:val="0"/>
        </w:numPr>
        <w:rPr>
          <w:ins w:id="14265" w:author="Allen Wirfs-Brock" w:date="2011-07-01T14:52:00Z"/>
          <w:del w:id="14266" w:author="Rev 4 Allen Wirfs-Brock" w:date="2011-10-15T15:03:00Z"/>
        </w:rPr>
      </w:pPr>
      <w:ins w:id="14267" w:author="Allen Wirfs-Brock" w:date="2011-07-01T14:52:00Z">
        <w:del w:id="14268" w:author="Rev 4 Allen Wirfs-Brock" w:date="2011-10-15T15:03:00Z">
          <w:r w:rsidRPr="00E77497" w:rsidDel="001F7486">
            <w:delText xml:space="preserve">AssignmentElement </w:delText>
          </w:r>
          <w:r w:rsidRPr="00E77497" w:rsidDel="001F7486">
            <w:rPr>
              <w:i/>
            </w:rPr>
            <w:delText>:</w:delText>
          </w:r>
        </w:del>
      </w:ins>
    </w:p>
    <w:p w14:paraId="43222494" w14:textId="77777777" w:rsidR="008D4C49" w:rsidRPr="00E77497" w:rsidDel="001F7486" w:rsidRDefault="008D4C49" w:rsidP="00120381">
      <w:pPr>
        <w:pStyle w:val="30"/>
        <w:numPr>
          <w:ilvl w:val="0"/>
          <w:numId w:val="0"/>
        </w:numPr>
        <w:rPr>
          <w:ins w:id="14269" w:author="Allen Wirfs-Brock" w:date="2011-07-01T14:52:00Z"/>
          <w:del w:id="14270" w:author="Rev 4 Allen Wirfs-Brock" w:date="2011-10-15T15:03:00Z"/>
        </w:rPr>
      </w:pPr>
      <w:ins w:id="14271" w:author="Allen Wirfs-Brock" w:date="2011-07-01T14:52:00Z">
        <w:del w:id="14272" w:author="Rev 4 Allen Wirfs-Brock" w:date="2011-10-15T15:03:00Z">
          <w:r w:rsidRPr="00E77497" w:rsidDel="001F7486">
            <w:rPr>
              <w:rFonts w:cs="Arial"/>
              <w:i/>
              <w:sz w:val="16"/>
              <w:szCs w:val="16"/>
            </w:rPr>
            <w:delText xml:space="preserve"> </w:delText>
          </w:r>
          <w:r w:rsidRPr="00E77497" w:rsidDel="001F7486">
            <w:delText>LeftHandSideExpression</w:delText>
          </w:r>
        </w:del>
      </w:ins>
    </w:p>
    <w:p w14:paraId="0FE2208E" w14:textId="77777777" w:rsidR="008D4C49" w:rsidRPr="00E77497" w:rsidDel="001F7486" w:rsidRDefault="008D4C49" w:rsidP="00120381">
      <w:pPr>
        <w:pStyle w:val="30"/>
        <w:numPr>
          <w:ilvl w:val="0"/>
          <w:numId w:val="0"/>
        </w:numPr>
        <w:rPr>
          <w:ins w:id="14273" w:author="Allen Wirfs-Brock" w:date="2011-07-01T14:52:00Z"/>
          <w:del w:id="14274" w:author="Rev 4 Allen Wirfs-Brock" w:date="2011-10-15T15:03:00Z"/>
        </w:rPr>
      </w:pPr>
      <w:ins w:id="14275" w:author="Allen Wirfs-Brock" w:date="2011-07-01T14:52:00Z">
        <w:del w:id="14276" w:author="Rev 4 Allen Wirfs-Brock" w:date="2011-10-15T15:03:00Z">
          <w:r w:rsidRPr="00E77497" w:rsidDel="001F7486">
            <w:delText xml:space="preserve">AssignmentRestElement </w:delText>
          </w:r>
          <w:r w:rsidRPr="00E77497" w:rsidDel="001F7486">
            <w:rPr>
              <w:i/>
            </w:rPr>
            <w:delText>:</w:delText>
          </w:r>
        </w:del>
      </w:ins>
    </w:p>
    <w:p w14:paraId="71079271" w14:textId="77777777" w:rsidR="004C02EF" w:rsidRPr="00E77497" w:rsidDel="001F7486" w:rsidRDefault="008D4C49" w:rsidP="00120381">
      <w:pPr>
        <w:pStyle w:val="30"/>
        <w:numPr>
          <w:ilvl w:val="0"/>
          <w:numId w:val="0"/>
        </w:numPr>
        <w:rPr>
          <w:del w:id="14277" w:author="Rev 4 Allen Wirfs-Brock" w:date="2011-10-15T15:03:00Z"/>
        </w:rPr>
      </w:pPr>
      <w:ins w:id="14278" w:author="Allen Wirfs-Brock" w:date="2011-07-01T14:52:00Z">
        <w:del w:id="14279" w:author="Rev 4 Allen Wirfs-Brock" w:date="2011-10-15T15:03:00Z">
          <w:r w:rsidRPr="00E77497" w:rsidDel="001F7486">
            <w:rPr>
              <w:rFonts w:cs="Arial"/>
              <w:i/>
              <w:sz w:val="16"/>
              <w:szCs w:val="16"/>
            </w:rPr>
            <w:delText xml:space="preserve"> </w:delText>
          </w:r>
          <w:r w:rsidRPr="00E77497" w:rsidDel="001F7486">
            <w:rPr>
              <w:rFonts w:ascii="Courier New" w:hAnsi="Courier New" w:cs="Courier New"/>
              <w:i/>
            </w:rPr>
            <w:delText>…</w:delText>
          </w:r>
          <w:r w:rsidRPr="00E77497" w:rsidDel="001F7486">
            <w:rPr>
              <w:rFonts w:cs="Arial"/>
              <w:i/>
              <w:sz w:val="16"/>
              <w:szCs w:val="16"/>
            </w:rPr>
            <w:delText xml:space="preserve"> </w:delText>
          </w:r>
          <w:r w:rsidRPr="00E77497" w:rsidDel="001F7486">
            <w:delText>LeftHandSideExpression</w:delText>
          </w:r>
        </w:del>
      </w:ins>
    </w:p>
    <w:p w14:paraId="4A89F55B" w14:textId="77777777" w:rsidR="007806CA" w:rsidRPr="00E77497" w:rsidRDefault="007806CA" w:rsidP="00120381">
      <w:pPr>
        <w:pStyle w:val="30"/>
        <w:numPr>
          <w:ilvl w:val="0"/>
          <w:numId w:val="0"/>
        </w:numPr>
        <w:rPr>
          <w:ins w:id="14280" w:author="Rev 4 Allen Wirfs-Brock" w:date="2011-10-15T13:44:00Z"/>
        </w:rPr>
      </w:pPr>
      <w:bookmarkStart w:id="14281" w:name="_Toc336509549"/>
      <w:ins w:id="14282" w:author="Rev 4 Allen Wirfs-Brock" w:date="2011-10-15T13:44:00Z">
        <w:r w:rsidRPr="00E77497">
          <w:t>Static Semantics</w:t>
        </w:r>
        <w:bookmarkEnd w:id="14281"/>
      </w:ins>
    </w:p>
    <w:p w14:paraId="29968B16" w14:textId="77777777" w:rsidR="007806CA" w:rsidRPr="00E77497" w:rsidRDefault="00C9049C" w:rsidP="007806CA">
      <w:pPr>
        <w:rPr>
          <w:ins w:id="14283" w:author="Rev 4 Allen Wirfs-Brock" w:date="2011-10-15T13:44:00Z"/>
          <w:rFonts w:ascii="Helvetica" w:hAnsi="Helvetica"/>
          <w:b/>
        </w:rPr>
      </w:pPr>
      <w:ins w:id="14284" w:author="Rev 4 Allen Wirfs-Brock" w:date="2011-10-20T10:21:00Z">
        <w:r w:rsidRPr="00E77497">
          <w:rPr>
            <w:rFonts w:ascii="Helvetica" w:hAnsi="Helvetica"/>
            <w:b/>
          </w:rPr>
          <w:t xml:space="preserve">Static Semantics:  </w:t>
        </w:r>
      </w:ins>
      <w:ins w:id="14285" w:author="Rev 4 Allen Wirfs-Brock" w:date="2011-10-15T13:44:00Z">
        <w:r w:rsidR="007806CA" w:rsidRPr="00E77497">
          <w:rPr>
            <w:rFonts w:ascii="Helvetica" w:hAnsi="Helvetica"/>
            <w:b/>
          </w:rPr>
          <w:t>Early Errors</w:t>
        </w:r>
      </w:ins>
    </w:p>
    <w:p w14:paraId="0F629B78" w14:textId="77777777" w:rsidR="001A5F8D" w:rsidRPr="00E77497" w:rsidDel="00B74C9A" w:rsidRDefault="001A5F8D" w:rsidP="001A5F8D">
      <w:pPr>
        <w:pStyle w:val="SyntaxRule"/>
        <w:rPr>
          <w:ins w:id="14286" w:author="Rev 4 Allen Wirfs-Brock" w:date="2011-10-15T13:57:00Z"/>
          <w:del w:id="14287" w:author="Rev 10 Allen Wirfs-Brock" w:date="2012-09-07T10:16:00Z"/>
          <w:rFonts w:ascii="Arial" w:hAnsi="Arial"/>
        </w:rPr>
      </w:pPr>
      <w:ins w:id="14288" w:author="Rev 4 Allen Wirfs-Brock" w:date="2011-10-15T13:57:00Z">
        <w:del w:id="14289" w:author="Rev 10 Allen Wirfs-Brock" w:date="2012-09-07T10:16:00Z">
          <w:r w:rsidRPr="00E77497" w:rsidDel="00B74C9A">
            <w:delText>AssignmentExpression</w:delText>
          </w:r>
          <w:r w:rsidRPr="00E77497" w:rsidDel="00B74C9A">
            <w:rPr>
              <w:rFonts w:ascii="Arial" w:hAnsi="Arial"/>
            </w:rPr>
            <w:delText xml:space="preserve"> </w:delText>
          </w:r>
          <w:r w:rsidRPr="00E77497" w:rsidDel="00B74C9A">
            <w:rPr>
              <w:rFonts w:ascii="Arial" w:hAnsi="Arial"/>
              <w:b/>
              <w:i w:val="0"/>
            </w:rPr>
            <w:delText>:</w:delText>
          </w:r>
        </w:del>
      </w:ins>
    </w:p>
    <w:p w14:paraId="54F30137" w14:textId="77777777" w:rsidR="001A5F8D" w:rsidRPr="00E77497" w:rsidDel="00B74C9A" w:rsidRDefault="001A5F8D" w:rsidP="001A5F8D">
      <w:pPr>
        <w:pStyle w:val="SyntaxDefinition"/>
        <w:rPr>
          <w:ins w:id="14290" w:author="Rev 4 Allen Wirfs-Brock" w:date="2011-10-15T13:57:00Z"/>
          <w:del w:id="14291" w:author="Rev 10 Allen Wirfs-Brock" w:date="2012-09-07T10:16:00Z"/>
        </w:rPr>
      </w:pPr>
      <w:ins w:id="14292" w:author="Rev 4 Allen Wirfs-Brock" w:date="2011-10-15T13:57:00Z">
        <w:del w:id="14293" w:author="Rev 10 Allen Wirfs-Brock" w:date="2012-09-07T10:16:00Z">
          <w:r w:rsidRPr="00E77497" w:rsidDel="00B74C9A">
            <w:delText>LeftHandSideExpression</w:delText>
          </w:r>
        </w:del>
      </w:ins>
      <w:ins w:id="14294" w:author="Rev 5 Allen Wirfs-Brock" w:date="2012-01-11T10:46:00Z">
        <w:del w:id="14295" w:author="Rev 10 Allen Wirfs-Brock" w:date="2012-09-07T10:16:00Z">
          <w:r w:rsidR="00795735" w:rsidDel="00B74C9A">
            <w:delText xml:space="preserve"> </w:delText>
          </w:r>
        </w:del>
      </w:ins>
      <w:ins w:id="14296" w:author="Rev 4 Allen Wirfs-Brock" w:date="2011-10-15T13:57:00Z">
        <w:del w:id="14297" w:author="Rev 10 Allen Wirfs-Brock" w:date="2012-09-07T10:16:00Z">
          <w:r w:rsidRPr="00E77497" w:rsidDel="00B74C9A">
            <w:delText xml:space="preserve"> </w:delText>
          </w:r>
          <w:r w:rsidRPr="00E77497" w:rsidDel="00B74C9A">
            <w:rPr>
              <w:rFonts w:ascii="Courier New" w:hAnsi="Courier New" w:cs="Courier New"/>
              <w:b/>
              <w:i w:val="0"/>
            </w:rPr>
            <w:delText>=</w:delText>
          </w:r>
          <w:r w:rsidRPr="00E77497" w:rsidDel="00B74C9A">
            <w:delText xml:space="preserve"> AssignmentExpression </w:delText>
          </w:r>
          <w:r w:rsidRPr="00E77497" w:rsidDel="00B74C9A">
            <w:br/>
            <w:delText>LeftHandSideExpression</w:delText>
          </w:r>
        </w:del>
      </w:ins>
      <w:ins w:id="14298" w:author="Allen Wirfs-Brock" w:date="2012-02-15T12:30:00Z">
        <w:del w:id="14299" w:author="Rev 10 Allen Wirfs-Brock" w:date="2012-09-07T10:16:00Z">
          <w:r w:rsidR="000C01A4" w:rsidDel="00B74C9A">
            <w:delText xml:space="preserve"> </w:delText>
          </w:r>
        </w:del>
      </w:ins>
      <w:ins w:id="14300" w:author="Rev 4 Allen Wirfs-Brock" w:date="2011-10-15T13:57:00Z">
        <w:del w:id="14301" w:author="Rev 10 Allen Wirfs-Brock" w:date="2012-09-07T10:16:00Z">
          <w:r w:rsidRPr="00E77497" w:rsidDel="00B74C9A">
            <w:delText xml:space="preserve"> AssignmentOperator AssignmentExpression</w:delText>
          </w:r>
        </w:del>
      </w:ins>
    </w:p>
    <w:p w14:paraId="098284C8" w14:textId="77777777" w:rsidR="004C02EF" w:rsidRPr="00E77497" w:rsidDel="00B74C9A" w:rsidRDefault="004C02EF" w:rsidP="000C0445">
      <w:pPr>
        <w:pStyle w:val="Syntax"/>
        <w:numPr>
          <w:ilvl w:val="0"/>
          <w:numId w:val="737"/>
        </w:numPr>
        <w:rPr>
          <w:del w:id="14302" w:author="Rev 10 Allen Wirfs-Brock" w:date="2012-09-07T10:16:00Z"/>
        </w:rPr>
      </w:pPr>
      <w:del w:id="14303" w:author="Rev 10 Allen Wirfs-Brock" w:date="2012-09-07T10:16:00Z">
        <w:r w:rsidRPr="00E77497" w:rsidDel="00B74C9A">
          <w:delText>Semantics</w:delText>
        </w:r>
      </w:del>
    </w:p>
    <w:p w14:paraId="6F2CB269" w14:textId="77777777" w:rsidR="004C02EF" w:rsidRPr="00E77497" w:rsidDel="00B74C9A" w:rsidRDefault="004C02EF" w:rsidP="000C0445">
      <w:pPr>
        <w:pStyle w:val="30"/>
        <w:numPr>
          <w:ilvl w:val="0"/>
          <w:numId w:val="737"/>
        </w:numPr>
        <w:rPr>
          <w:del w:id="14304" w:author="Rev 10 Allen Wirfs-Brock" w:date="2012-09-07T10:16:00Z"/>
        </w:rPr>
      </w:pPr>
      <w:bookmarkStart w:id="14305" w:name="_Toc472818871"/>
      <w:bookmarkStart w:id="14306" w:name="_Toc235503445"/>
      <w:bookmarkStart w:id="14307" w:name="_Toc241509220"/>
      <w:bookmarkStart w:id="14308" w:name="_Toc244416707"/>
      <w:bookmarkStart w:id="14309" w:name="_Toc276631071"/>
      <w:del w:id="14310" w:author="Rev 10 Allen Wirfs-Brock" w:date="2012-09-07T10:16:00Z">
        <w:r w:rsidRPr="00E77497" w:rsidDel="00B74C9A">
          <w:delText>11.13.1</w:delText>
        </w:r>
        <w:r w:rsidRPr="00E77497" w:rsidDel="00B74C9A">
          <w:tab/>
          <w:delText xml:space="preserve">Simple Assignment ( </w:delText>
        </w:r>
        <w:r w:rsidRPr="00E77497" w:rsidDel="00B74C9A">
          <w:rPr>
            <w:rFonts w:ascii="Courier New" w:hAnsi="Courier New"/>
          </w:rPr>
          <w:delText>=</w:delText>
        </w:r>
        <w:r w:rsidRPr="00E77497" w:rsidDel="00B74C9A">
          <w:delText xml:space="preserve"> </w:delText>
        </w:r>
        <w:bookmarkEnd w:id="14199"/>
        <w:bookmarkEnd w:id="14200"/>
        <w:bookmarkEnd w:id="14201"/>
        <w:bookmarkEnd w:id="14202"/>
        <w:bookmarkEnd w:id="14203"/>
        <w:bookmarkEnd w:id="14204"/>
        <w:bookmarkEnd w:id="14205"/>
        <w:bookmarkEnd w:id="14206"/>
        <w:bookmarkEnd w:id="14207"/>
        <w:r w:rsidRPr="00E77497" w:rsidDel="00B74C9A">
          <w:delText>)</w:delText>
        </w:r>
        <w:bookmarkEnd w:id="14305"/>
        <w:bookmarkEnd w:id="14306"/>
        <w:bookmarkEnd w:id="14307"/>
        <w:bookmarkEnd w:id="14308"/>
        <w:bookmarkEnd w:id="14309"/>
      </w:del>
    </w:p>
    <w:p w14:paraId="20C56A78" w14:textId="77777777" w:rsidR="004C0865" w:rsidRPr="00E77497" w:rsidDel="00B74C9A" w:rsidRDefault="004C0865" w:rsidP="000C0445">
      <w:pPr>
        <w:numPr>
          <w:ilvl w:val="0"/>
          <w:numId w:val="737"/>
        </w:numPr>
        <w:rPr>
          <w:ins w:id="14311" w:author="Allen Wirfs-Brock" w:date="2011-07-01T14:54:00Z"/>
          <w:del w:id="14312" w:author="Rev 10 Allen Wirfs-Brock" w:date="2012-09-07T10:16:00Z"/>
        </w:rPr>
      </w:pPr>
      <w:ins w:id="14313" w:author="Allen Wirfs-Brock" w:date="2011-07-01T14:54:00Z">
        <w:del w:id="14314" w:author="Rev 10 Allen Wirfs-Brock" w:date="2012-09-07T10:16:00Z">
          <w:r w:rsidRPr="00E77497" w:rsidDel="00B74C9A">
            <w:delText xml:space="preserve">The static semantics of </w:delText>
          </w:r>
          <w:r w:rsidRPr="00E77497" w:rsidDel="00B74C9A">
            <w:rPr>
              <w:rStyle w:val="bnf"/>
            </w:rPr>
            <w:delText>AssignmentExpression</w:delText>
          </w:r>
          <w:r w:rsidRPr="00E77497" w:rsidDel="00B74C9A">
            <w:delText xml:space="preserve"> </w:delText>
          </w:r>
          <w:r w:rsidRPr="00E77497" w:rsidDel="00B74C9A">
            <w:rPr>
              <w:b/>
            </w:rPr>
            <w:delText>:</w:delText>
          </w:r>
          <w:r w:rsidRPr="00E77497" w:rsidDel="00B74C9A">
            <w:delText xml:space="preserve"> </w:delText>
          </w:r>
          <w:r w:rsidRPr="00E77497" w:rsidDel="00B74C9A">
            <w:rPr>
              <w:rStyle w:val="bnf"/>
            </w:rPr>
            <w:delText>LeftHandSideExpression</w:delText>
          </w:r>
          <w:r w:rsidRPr="00E77497" w:rsidDel="00B74C9A">
            <w:delText xml:space="preserve"> </w:delText>
          </w:r>
          <w:r w:rsidRPr="00E77497" w:rsidDel="00B74C9A">
            <w:rPr>
              <w:rFonts w:ascii="Courier New" w:hAnsi="Courier New"/>
              <w:b/>
            </w:rPr>
            <w:delText>=</w:delText>
          </w:r>
          <w:r w:rsidRPr="00E77497" w:rsidDel="00B74C9A">
            <w:delText xml:space="preserve"> </w:delText>
          </w:r>
          <w:r w:rsidRPr="00E77497" w:rsidDel="00B74C9A">
            <w:rPr>
              <w:rStyle w:val="bnf"/>
            </w:rPr>
            <w:delText xml:space="preserve">AssignmentExpression </w:delText>
          </w:r>
          <w:r w:rsidRPr="00E77497" w:rsidDel="00B74C9A">
            <w:delText>are:</w:delText>
          </w:r>
        </w:del>
      </w:ins>
    </w:p>
    <w:p w14:paraId="50924F0A" w14:textId="77777777" w:rsidR="004C0865" w:rsidRPr="00E77497" w:rsidDel="00B74C9A" w:rsidRDefault="004C0865" w:rsidP="000C0445">
      <w:pPr>
        <w:numPr>
          <w:ilvl w:val="0"/>
          <w:numId w:val="737"/>
        </w:numPr>
        <w:spacing w:after="0"/>
        <w:rPr>
          <w:ins w:id="14315" w:author="Allen Wirfs-Brock" w:date="2011-07-01T14:54:00Z"/>
          <w:del w:id="14316" w:author="Rev 10 Allen Wirfs-Brock" w:date="2012-09-07T10:14:00Z"/>
        </w:rPr>
      </w:pPr>
      <w:ins w:id="14317" w:author="Allen Wirfs-Brock" w:date="2011-07-01T14:54:00Z">
        <w:del w:id="14318" w:author="Rev 10 Allen Wirfs-Brock" w:date="2012-09-07T10:14:00Z">
          <w:r w:rsidRPr="00E77497" w:rsidDel="00B74C9A">
            <w:delText xml:space="preserve">It is a Syntax Error if the </w:delText>
          </w:r>
          <w:r w:rsidRPr="00E77497" w:rsidDel="00B74C9A">
            <w:rPr>
              <w:rStyle w:val="bnf"/>
            </w:rPr>
            <w:delText>AssignmentExpression</w:delText>
          </w:r>
          <w:r w:rsidRPr="00E77497" w:rsidDel="00B74C9A">
            <w:delText xml:space="preserve"> is contained in strict code and </w:delText>
          </w:r>
          <w:r w:rsidRPr="00E77497" w:rsidDel="00B74C9A">
            <w:rPr>
              <w:rStyle w:val="bnf"/>
            </w:rPr>
            <w:delText>LeftHandSideExpression</w:delText>
          </w:r>
          <w:r w:rsidRPr="00E77497" w:rsidDel="00B74C9A">
            <w:delText xml:space="preserve"> is the </w:delText>
          </w:r>
          <w:r w:rsidRPr="00E77497" w:rsidDel="00B74C9A">
            <w:rPr>
              <w:rStyle w:val="bnf"/>
            </w:rPr>
            <w:delText>Identif</w:delText>
          </w:r>
        </w:del>
      </w:ins>
      <w:ins w:id="14319" w:author="Rev 3 Allen Wirfs-Brock" w:date="2011-08-30T11:17:00Z">
        <w:del w:id="14320" w:author="Rev 10 Allen Wirfs-Brock" w:date="2012-09-07T10:14:00Z">
          <w:r w:rsidR="00E85BAD" w:rsidRPr="00E77497" w:rsidDel="00B74C9A">
            <w:rPr>
              <w:rStyle w:val="bnf"/>
            </w:rPr>
            <w:delText>i</w:delText>
          </w:r>
        </w:del>
      </w:ins>
      <w:ins w:id="14321" w:author="Allen Wirfs-Brock" w:date="2011-07-01T14:54:00Z">
        <w:del w:id="14322" w:author="Rev 10 Allen Wirfs-Brock" w:date="2012-09-07T10:14:00Z">
          <w:r w:rsidRPr="00E77497" w:rsidDel="00B74C9A">
            <w:rPr>
              <w:rStyle w:val="bnf"/>
            </w:rPr>
            <w:delText>er</w:delText>
          </w:r>
          <w:r w:rsidRPr="00E77497" w:rsidDel="00B74C9A">
            <w:delText xml:space="preserve"> </w:delText>
          </w:r>
          <w:r w:rsidRPr="00E77497" w:rsidDel="00B74C9A">
            <w:rPr>
              <w:rFonts w:ascii="Courier New" w:hAnsi="Courier New" w:cs="Courier New"/>
              <w:b/>
            </w:rPr>
            <w:delText>eval</w:delText>
          </w:r>
          <w:r w:rsidRPr="00E77497" w:rsidDel="00B74C9A">
            <w:delText xml:space="preserve"> or the </w:delText>
          </w:r>
          <w:r w:rsidRPr="00E77497" w:rsidDel="00B74C9A">
            <w:rPr>
              <w:rStyle w:val="bnf"/>
            </w:rPr>
            <w:delText>Identif</w:delText>
          </w:r>
        </w:del>
      </w:ins>
      <w:ins w:id="14323" w:author="Rev 3 Allen Wirfs-Brock" w:date="2011-08-30T11:17:00Z">
        <w:del w:id="14324" w:author="Rev 10 Allen Wirfs-Brock" w:date="2012-09-07T10:14:00Z">
          <w:r w:rsidR="00E85BAD" w:rsidRPr="00E77497" w:rsidDel="00B74C9A">
            <w:rPr>
              <w:rStyle w:val="bnf"/>
            </w:rPr>
            <w:delText>i</w:delText>
          </w:r>
        </w:del>
      </w:ins>
      <w:ins w:id="14325" w:author="Allen Wirfs-Brock" w:date="2011-07-01T14:54:00Z">
        <w:del w:id="14326" w:author="Rev 10 Allen Wirfs-Brock" w:date="2012-09-07T10:14:00Z">
          <w:r w:rsidRPr="00E77497" w:rsidDel="00B74C9A">
            <w:rPr>
              <w:rStyle w:val="bnf"/>
            </w:rPr>
            <w:delText xml:space="preserve">er </w:delText>
          </w:r>
          <w:r w:rsidRPr="00E77497" w:rsidDel="00B74C9A">
            <w:rPr>
              <w:rFonts w:ascii="Courier New" w:hAnsi="Courier New" w:cs="Courier New"/>
              <w:b/>
            </w:rPr>
            <w:delText>arguments</w:delText>
          </w:r>
          <w:r w:rsidRPr="00E77497" w:rsidDel="00B74C9A">
            <w:delText>.</w:delText>
          </w:r>
        </w:del>
      </w:ins>
    </w:p>
    <w:p w14:paraId="17EF1D7C" w14:textId="77777777" w:rsidR="004C0865" w:rsidRPr="00E77497" w:rsidDel="00B74C9A" w:rsidRDefault="004C0865" w:rsidP="000C0445">
      <w:pPr>
        <w:numPr>
          <w:ilvl w:val="0"/>
          <w:numId w:val="737"/>
        </w:numPr>
        <w:spacing w:after="0"/>
        <w:rPr>
          <w:ins w:id="14327" w:author="Allen Wirfs-Brock" w:date="2011-07-01T14:54:00Z"/>
          <w:del w:id="14328" w:author="Rev 10 Allen Wirfs-Brock" w:date="2012-09-07T10:14:00Z"/>
        </w:rPr>
      </w:pPr>
      <w:ins w:id="14329" w:author="Allen Wirfs-Brock" w:date="2011-07-01T14:54:00Z">
        <w:del w:id="14330" w:author="Rev 10 Allen Wirfs-Brock" w:date="2012-09-07T10:14:00Z">
          <w:r w:rsidRPr="00E77497" w:rsidDel="00B74C9A">
            <w:delText xml:space="preserve">It is a Syntax Error if the </w:delText>
          </w:r>
          <w:r w:rsidRPr="00E77497" w:rsidDel="00B74C9A">
            <w:rPr>
              <w:rStyle w:val="bnf"/>
            </w:rPr>
            <w:delText>AssignmentExpression</w:delText>
          </w:r>
          <w:r w:rsidRPr="00E77497" w:rsidDel="00B74C9A">
            <w:delText xml:space="preserve"> is contained in extended code and the </w:delText>
          </w:r>
          <w:r w:rsidRPr="00E77497" w:rsidDel="00B74C9A">
            <w:rPr>
              <w:rStyle w:val="bnf"/>
            </w:rPr>
            <w:delText>LeftHandSideExpression</w:delText>
          </w:r>
          <w:r w:rsidRPr="00E77497" w:rsidDel="00B74C9A">
            <w:delText xml:space="preserve"> is the </w:delText>
          </w:r>
          <w:r w:rsidRPr="00E77497" w:rsidDel="00B74C9A">
            <w:rPr>
              <w:rStyle w:val="bnf"/>
            </w:rPr>
            <w:delText>Identifier</w:delText>
          </w:r>
          <w:r w:rsidRPr="00E77497" w:rsidDel="00B74C9A">
            <w:delText xml:space="preserve"> </w:delText>
          </w:r>
          <w:r w:rsidRPr="00E77497" w:rsidDel="00B74C9A">
            <w:rPr>
              <w:rFonts w:ascii="Courier New" w:hAnsi="Courier New" w:cs="Courier New"/>
              <w:b/>
            </w:rPr>
            <w:delText>this</w:delText>
          </w:r>
          <w:r w:rsidRPr="00E77497" w:rsidDel="00B74C9A">
            <w:delText xml:space="preserve"> or the </w:delText>
          </w:r>
          <w:r w:rsidRPr="00E77497" w:rsidDel="00B74C9A">
            <w:rPr>
              <w:rStyle w:val="bnf"/>
            </w:rPr>
            <w:delText xml:space="preserve">Identifer </w:delText>
          </w:r>
          <w:r w:rsidRPr="00E77497" w:rsidDel="00B74C9A">
            <w:rPr>
              <w:rFonts w:ascii="Courier New" w:hAnsi="Courier New" w:cs="Courier New"/>
              <w:b/>
            </w:rPr>
            <w:delText>super</w:delText>
          </w:r>
          <w:r w:rsidRPr="00E77497" w:rsidDel="00B74C9A">
            <w:delText>.</w:delText>
          </w:r>
        </w:del>
      </w:ins>
    </w:p>
    <w:p w14:paraId="4B4AD246" w14:textId="77777777" w:rsidR="004C0865" w:rsidRPr="00E77497" w:rsidDel="00B74C9A" w:rsidRDefault="004C0865" w:rsidP="000C0445">
      <w:pPr>
        <w:numPr>
          <w:ilvl w:val="0"/>
          <w:numId w:val="737"/>
        </w:numPr>
        <w:spacing w:after="0"/>
        <w:rPr>
          <w:ins w:id="14331" w:author="Allen Wirfs-Brock" w:date="2011-07-01T14:54:00Z"/>
          <w:del w:id="14332" w:author="Rev 10 Allen Wirfs-Brock" w:date="2012-09-07T10:14:00Z"/>
        </w:rPr>
      </w:pPr>
      <w:ins w:id="14333" w:author="Allen Wirfs-Brock" w:date="2011-07-01T14:54:00Z">
        <w:del w:id="14334" w:author="Rev 10 Allen Wirfs-Brock" w:date="2012-09-07T10:14:00Z">
          <w:r w:rsidRPr="00E77497" w:rsidDel="00B74C9A">
            <w:delText xml:space="preserve">It is a Syntax Error if the </w:delText>
          </w:r>
          <w:r w:rsidRPr="00E77497" w:rsidDel="00B74C9A">
            <w:rPr>
              <w:rStyle w:val="bnf"/>
            </w:rPr>
            <w:delText>AssignmentExpression</w:delText>
          </w:r>
          <w:r w:rsidRPr="00E77497" w:rsidDel="00B74C9A">
            <w:delText xml:space="preserve"> is contained in extended code and the </w:delText>
          </w:r>
          <w:r w:rsidRPr="00E77497" w:rsidDel="00B74C9A">
            <w:rPr>
              <w:rStyle w:val="bnf"/>
            </w:rPr>
            <w:delText>LeftHandSideExpression</w:delText>
          </w:r>
          <w:r w:rsidRPr="00E77497" w:rsidDel="00B74C9A">
            <w:delText xml:space="preserve"> is a </w:delText>
          </w:r>
          <w:r w:rsidRPr="00E77497" w:rsidDel="00B74C9A">
            <w:rPr>
              <w:rStyle w:val="bnf"/>
            </w:rPr>
            <w:delText xml:space="preserve">Literal </w:delText>
          </w:r>
          <w:r w:rsidRPr="00E77497" w:rsidDel="00B74C9A">
            <w:delText xml:space="preserve">or a </w:delText>
          </w:r>
          <w:r w:rsidRPr="00E77497" w:rsidDel="00B74C9A">
            <w:rPr>
              <w:rStyle w:val="bnf"/>
            </w:rPr>
            <w:delText>FunctionExpression</w:delText>
          </w:r>
          <w:r w:rsidRPr="00E77497" w:rsidDel="00B74C9A">
            <w:delText>.</w:delText>
          </w:r>
        </w:del>
      </w:ins>
    </w:p>
    <w:p w14:paraId="10719210" w14:textId="77777777" w:rsidR="004C0865" w:rsidRPr="00E77497" w:rsidDel="00B74C9A" w:rsidRDefault="004C0865" w:rsidP="000C0445">
      <w:pPr>
        <w:numPr>
          <w:ilvl w:val="0"/>
          <w:numId w:val="737"/>
        </w:numPr>
        <w:spacing w:after="0"/>
        <w:rPr>
          <w:ins w:id="14335" w:author="Allen Wirfs-Brock" w:date="2011-07-01T14:54:00Z"/>
          <w:del w:id="14336" w:author="Rev 10 Allen Wirfs-Brock" w:date="2012-09-07T10:14:00Z"/>
        </w:rPr>
      </w:pPr>
      <w:ins w:id="14337" w:author="Allen Wirfs-Brock" w:date="2011-07-01T14:54:00Z">
        <w:del w:id="14338" w:author="Rev 10 Allen Wirfs-Brock" w:date="2012-09-07T10:14:00Z">
          <w:r w:rsidRPr="00E77497" w:rsidDel="00B74C9A">
            <w:delText xml:space="preserve">It is a Syntax Error if the </w:delText>
          </w:r>
          <w:r w:rsidRPr="00E77497" w:rsidDel="00B74C9A">
            <w:rPr>
              <w:rStyle w:val="bnf"/>
            </w:rPr>
            <w:delText>AssignmentExpression</w:delText>
          </w:r>
          <w:r w:rsidRPr="00E77497" w:rsidDel="00B74C9A">
            <w:delText xml:space="preserve"> is contained in extended code and the </w:delText>
          </w:r>
          <w:r w:rsidRPr="00E77497" w:rsidDel="00B74C9A">
            <w:rPr>
              <w:rStyle w:val="bnf"/>
            </w:rPr>
            <w:delText>LeftHandSideExpression</w:delText>
          </w:r>
          <w:r w:rsidRPr="00E77497" w:rsidDel="00B74C9A">
            <w:delText xml:space="preserve"> is an </w:delText>
          </w:r>
          <w:r w:rsidRPr="00E77497" w:rsidDel="00B74C9A">
            <w:rPr>
              <w:rStyle w:val="bnf"/>
            </w:rPr>
            <w:delText xml:space="preserve">Identifier </w:delText>
          </w:r>
          <w:r w:rsidRPr="000C0445" w:rsidDel="00B74C9A">
            <w:delText xml:space="preserve">that </w:delText>
          </w:r>
        </w:del>
      </w:ins>
      <w:ins w:id="14339" w:author="Rev 8 Allen Wirfs-Brock" w:date="2012-06-12T16:55:00Z">
        <w:del w:id="14340" w:author="Rev 10 Allen Wirfs-Brock" w:date="2012-09-07T10:14:00Z">
          <w:r w:rsidR="000C0445" w:rsidRPr="000C0445" w:rsidDel="00B74C9A">
            <w:delText xml:space="preserve">can be </w:delText>
          </w:r>
        </w:del>
      </w:ins>
      <w:ins w:id="14341" w:author="Allen Wirfs-Brock" w:date="2011-07-01T14:54:00Z">
        <w:del w:id="14342" w:author="Rev 10 Allen Wirfs-Brock" w:date="2012-09-07T10:14:00Z">
          <w:r w:rsidRPr="000C0445" w:rsidDel="00B74C9A">
            <w:delText>does not statically</w:delText>
          </w:r>
        </w:del>
      </w:ins>
      <w:ins w:id="14343" w:author="Rev 8 Allen Wirfs-Brock" w:date="2012-06-12T16:56:00Z">
        <w:del w:id="14344" w:author="Rev 10 Allen Wirfs-Brock" w:date="2012-09-07T10:14:00Z">
          <w:r w:rsidR="000C0445" w:rsidRPr="000C0445" w:rsidDel="00B74C9A">
            <w:delText xml:space="preserve"> determined to always</w:delText>
          </w:r>
        </w:del>
      </w:ins>
      <w:ins w:id="14345" w:author="Allen Wirfs-Brock" w:date="2011-07-01T14:54:00Z">
        <w:del w:id="14346" w:author="Rev 10 Allen Wirfs-Brock" w:date="2012-09-07T10:14:00Z">
          <w:r w:rsidRPr="000C0445" w:rsidDel="00B74C9A">
            <w:delText xml:space="preserve"> resolve</w:delText>
          </w:r>
        </w:del>
      </w:ins>
      <w:ins w:id="14347" w:author="Rev 6 Allen Wirfs-Brock" w:date="2012-01-26T14:59:00Z">
        <w:del w:id="14348" w:author="Rev 10 Allen Wirfs-Brock" w:date="2012-09-07T10:14:00Z">
          <w:r w:rsidR="00F144A1" w:rsidRPr="000C0445" w:rsidDel="00B74C9A">
            <w:delText>s</w:delText>
          </w:r>
        </w:del>
      </w:ins>
      <w:ins w:id="14349" w:author="Allen Wirfs-Brock" w:date="2011-07-01T14:54:00Z">
        <w:del w:id="14350" w:author="Rev 10 Allen Wirfs-Brock" w:date="2012-09-07T10:14:00Z">
          <w:r w:rsidRPr="000C0445" w:rsidDel="00B74C9A">
            <w:delText xml:space="preserve"> to a declarative environment record binding or</w:delText>
          </w:r>
        </w:del>
      </w:ins>
      <w:ins w:id="14351" w:author="Rev 6 Allen Wirfs-Brock" w:date="2012-01-26T14:59:00Z">
        <w:del w:id="14352" w:author="Rev 10 Allen Wirfs-Brock" w:date="2012-09-07T10:14:00Z">
          <w:r w:rsidR="00F144A1" w:rsidRPr="000C0445" w:rsidDel="00B74C9A">
            <w:delText>and</w:delText>
          </w:r>
        </w:del>
      </w:ins>
      <w:ins w:id="14353" w:author="Allen Wirfs-Brock" w:date="2011-07-01T14:54:00Z">
        <w:del w:id="14354" w:author="Rev 10 Allen Wirfs-Brock" w:date="2012-09-07T10:14:00Z">
          <w:r w:rsidRPr="000C0445" w:rsidDel="00B74C9A">
            <w:delText xml:space="preserve"> if the resolved binding </w:delText>
          </w:r>
        </w:del>
      </w:ins>
      <w:ins w:id="14355" w:author="Rev 4 Allen Wirfs-Brock" w:date="2011-10-15T14:06:00Z">
        <w:del w:id="14356" w:author="Rev 10 Allen Wirfs-Brock" w:date="2012-09-07T10:14:00Z">
          <w:r w:rsidR="00520E07" w:rsidRPr="000C0445" w:rsidDel="00B74C9A">
            <w:delText xml:space="preserve">is </w:delText>
          </w:r>
        </w:del>
      </w:ins>
      <w:ins w:id="14357" w:author="Allen Wirfs-Brock" w:date="2011-07-01T14:54:00Z">
        <w:del w:id="14358" w:author="Rev 10 Allen Wirfs-Brock" w:date="2012-09-07T10:14:00Z">
          <w:r w:rsidRPr="000C0445" w:rsidDel="00B74C9A">
            <w:delText>an immutable binding.</w:delText>
          </w:r>
        </w:del>
      </w:ins>
    </w:p>
    <w:p w14:paraId="6FFD1FFD" w14:textId="77777777" w:rsidR="004C0865" w:rsidRPr="00E77497" w:rsidDel="00B74C9A" w:rsidRDefault="004C0865" w:rsidP="000C0445">
      <w:pPr>
        <w:numPr>
          <w:ilvl w:val="0"/>
          <w:numId w:val="737"/>
        </w:numPr>
        <w:spacing w:after="220"/>
        <w:rPr>
          <w:ins w:id="14359" w:author="Rev 4 Allen Wirfs-Brock" w:date="2011-10-15T14:11:00Z"/>
          <w:del w:id="14360" w:author="Rev 10 Allen Wirfs-Brock" w:date="2012-09-07T10:16:00Z"/>
        </w:rPr>
      </w:pPr>
      <w:ins w:id="14361" w:author="Allen Wirfs-Brock" w:date="2011-07-01T14:54:00Z">
        <w:del w:id="14362" w:author="Rev 10 Allen Wirfs-Brock" w:date="2012-09-07T10:16:00Z">
          <w:r w:rsidRPr="00E77497" w:rsidDel="00B74C9A">
            <w:delText xml:space="preserve">It is a Syntax Error if the </w:delText>
          </w:r>
          <w:r w:rsidRPr="00E77497" w:rsidDel="00B74C9A">
            <w:rPr>
              <w:rStyle w:val="bnf"/>
            </w:rPr>
            <w:delText>LeftHandSideExpression</w:delText>
          </w:r>
          <w:r w:rsidRPr="00E77497" w:rsidDel="00B74C9A">
            <w:delText xml:space="preserve"> is </w:delText>
          </w:r>
          <w:r w:rsidRPr="00E77497" w:rsidDel="00B74C9A">
            <w:rPr>
              <w:rStyle w:val="bnf"/>
            </w:rPr>
            <w:delText xml:space="preserve">PrimaryExpression </w:delText>
          </w:r>
          <w:r w:rsidRPr="00E77497" w:rsidDel="00B74C9A">
            <w:rPr>
              <w:rStyle w:val="bnf"/>
              <w:i w:val="0"/>
            </w:rPr>
            <w:delText xml:space="preserve">: </w:delText>
          </w:r>
          <w:r w:rsidRPr="00E77497" w:rsidDel="00B74C9A">
            <w:rPr>
              <w:rStyle w:val="bnf"/>
              <w:rFonts w:ascii="Courier New" w:hAnsi="Courier New" w:cs="Courier New"/>
              <w:b/>
              <w:i w:val="0"/>
            </w:rPr>
            <w:delText>(</w:delText>
          </w:r>
          <w:r w:rsidRPr="00E77497" w:rsidDel="00B74C9A">
            <w:rPr>
              <w:rStyle w:val="bnf"/>
            </w:rPr>
            <w:delText xml:space="preserve"> Expression</w:delText>
          </w:r>
          <w:r w:rsidRPr="00E77497" w:rsidDel="00B74C9A">
            <w:rPr>
              <w:rFonts w:ascii="Courier New" w:hAnsi="Courier New" w:cs="Courier New"/>
              <w:b/>
            </w:rPr>
            <w:delText xml:space="preserve"> ) </w:delText>
          </w:r>
          <w:r w:rsidRPr="00E77497" w:rsidDel="00B74C9A">
            <w:delText xml:space="preserve">and </w:delText>
          </w:r>
          <w:r w:rsidRPr="00E77497" w:rsidDel="00B74C9A">
            <w:rPr>
              <w:rStyle w:val="bnf"/>
            </w:rPr>
            <w:delText>Expression</w:delText>
          </w:r>
          <w:r w:rsidRPr="00E77497" w:rsidDel="00B74C9A">
            <w:delText xml:space="preserve"> </w:delText>
          </w:r>
        </w:del>
        <w:del w:id="14363" w:author="Rev 10 Allen Wirfs-Brock" w:date="2012-09-06T19:47:00Z">
          <w:r w:rsidRPr="00E77497" w:rsidDel="00A74D2A">
            <w:delText>derived</w:delText>
          </w:r>
        </w:del>
        <w:del w:id="14364" w:author="Rev 10 Allen Wirfs-Brock" w:date="2012-09-07T10:16:00Z">
          <w:r w:rsidRPr="00E77497" w:rsidDel="00B74C9A">
            <w:delText xml:space="preserve"> a</w:delText>
          </w:r>
        </w:del>
        <w:del w:id="14365" w:author="Rev 10 Allen Wirfs-Brock" w:date="2012-09-06T19:46:00Z">
          <w:r w:rsidRPr="00E77497" w:rsidDel="00A74D2A">
            <w:delText xml:space="preserve"> </w:delText>
          </w:r>
        </w:del>
        <w:del w:id="14366" w:author="Rev 10 Allen Wirfs-Brock" w:date="2012-09-07T10:16:00Z">
          <w:r w:rsidRPr="00E77497" w:rsidDel="00B74C9A">
            <w:delText xml:space="preserve">production that would produce a Syntax Error according to </w:delText>
          </w:r>
        </w:del>
        <w:del w:id="14367" w:author="Rev 10 Allen Wirfs-Brock" w:date="2012-09-07T08:34:00Z">
          <w:r w:rsidRPr="00E77497" w:rsidDel="002E6EE7">
            <w:delText>these</w:delText>
          </w:r>
        </w:del>
        <w:del w:id="14368" w:author="Rev 10 Allen Wirfs-Brock" w:date="2012-09-07T10:16:00Z">
          <w:r w:rsidRPr="00E77497" w:rsidDel="00B74C9A">
            <w:delText xml:space="preserve"> rules. This rule is recursively applied.</w:delText>
          </w:r>
        </w:del>
      </w:ins>
    </w:p>
    <w:p w14:paraId="5CC1253E" w14:textId="77777777" w:rsidR="00520E07" w:rsidRPr="00E77497" w:rsidRDefault="00520E07" w:rsidP="00120381">
      <w:pPr>
        <w:pStyle w:val="SyntaxRule"/>
        <w:spacing w:after="220"/>
        <w:jc w:val="left"/>
        <w:rPr>
          <w:ins w:id="14369" w:author="Allen Wirfs-Brock" w:date="2011-07-01T14:54:00Z"/>
          <w:rFonts w:ascii="Arial" w:hAnsi="Arial"/>
        </w:rPr>
      </w:pPr>
      <w:ins w:id="14370" w:author="Rev 4 Allen Wirfs-Brock" w:date="2011-10-15T14:11:00Z">
        <w:r w:rsidRPr="00E77497">
          <w:t>AssignmentExpression</w:t>
        </w:r>
        <w:r w:rsidRPr="00E77497">
          <w:rPr>
            <w:rFonts w:ascii="Arial" w:hAnsi="Arial"/>
          </w:rPr>
          <w:t xml:space="preserve"> </w:t>
        </w:r>
        <w:r w:rsidRPr="00E77497">
          <w:rPr>
            <w:rFonts w:ascii="Arial" w:hAnsi="Arial"/>
            <w:b/>
            <w:i w:val="0"/>
          </w:rPr>
          <w:t>:</w:t>
        </w:r>
      </w:ins>
      <w:ins w:id="14371" w:author="Rev 4 Allen Wirfs-Brock" w:date="2011-10-15T14:12:00Z">
        <w:r w:rsidRPr="00E77497">
          <w:rPr>
            <w:rFonts w:ascii="Arial" w:hAnsi="Arial"/>
            <w:b/>
            <w:i w:val="0"/>
          </w:rPr>
          <w:t xml:space="preserve"> </w:t>
        </w:r>
      </w:ins>
      <w:ins w:id="14372" w:author="Rev 4 Allen Wirfs-Brock" w:date="2011-10-15T14:11:00Z">
        <w:r w:rsidRPr="00E77497">
          <w:t>LeftHandSideExpression</w:t>
        </w:r>
      </w:ins>
      <w:ins w:id="14373" w:author="Allen Wirfs-Brock" w:date="2012-02-15T12:44:00Z">
        <w:r w:rsidR="00C11D93">
          <w:t xml:space="preserve"> </w:t>
        </w:r>
      </w:ins>
      <w:ins w:id="14374" w:author="Rev 4 Allen Wirfs-Brock" w:date="2011-10-15T14:11:00Z">
        <w:r w:rsidRPr="00E77497">
          <w:t xml:space="preserve"> </w:t>
        </w:r>
        <w:r w:rsidRPr="00E77497">
          <w:rPr>
            <w:rFonts w:ascii="Courier New" w:hAnsi="Courier New" w:cs="Courier New"/>
            <w:b/>
            <w:i w:val="0"/>
          </w:rPr>
          <w:t>=</w:t>
        </w:r>
        <w:r w:rsidRPr="00E77497">
          <w:t xml:space="preserve"> AssignmentExpression </w:t>
        </w:r>
      </w:ins>
    </w:p>
    <w:p w14:paraId="78BEB0EF" w14:textId="77777777" w:rsidR="007108A2" w:rsidRDefault="007108A2" w:rsidP="008625A5">
      <w:pPr>
        <w:numPr>
          <w:ilvl w:val="0"/>
          <w:numId w:val="737"/>
        </w:numPr>
        <w:contextualSpacing/>
        <w:rPr>
          <w:ins w:id="14375" w:author="Rev 10 Allen Wirfs-Brock" w:date="2012-09-26T16:24:00Z"/>
        </w:rPr>
      </w:pPr>
      <w:ins w:id="14376" w:author="Rev 10 Allen Wirfs-Brock" w:date="2012-09-26T16:22:00Z">
        <w:r>
          <w:t>It is a Syntax Error</w:t>
        </w:r>
      </w:ins>
      <w:ins w:id="14377" w:author="Rev 10 Allen Wirfs-Brock" w:date="2012-09-26T16:19:00Z">
        <w:r w:rsidRPr="008E7E56">
          <w:t xml:space="preserve"> </w:t>
        </w:r>
        <w:r w:rsidRPr="008625A5">
          <w:rPr>
            <w:rStyle w:val="bnf"/>
          </w:rPr>
          <w:t>LeftHandSideExpression</w:t>
        </w:r>
        <w:r w:rsidRPr="008E7E56">
          <w:t xml:space="preserve"> is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ins>
      <w:ins w:id="14378" w:author="Rev 10 Allen Wirfs-Brock" w:date="2012-09-26T16:22:00Z">
        <w:r>
          <w:t xml:space="preserve">and </w:t>
        </w:r>
      </w:ins>
      <w:ins w:id="14379" w:author="Rev 10 Allen Wirfs-Brock" w:date="2012-09-26T16:23:00Z">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cannot be parsed</w:t>
        </w:r>
        <w:r w:rsidRPr="001C316E">
          <w:t xml:space="preserve"> </w:t>
        </w:r>
        <w:r>
          <w:t>with no tokens left over</w:t>
        </w:r>
        <w:r w:rsidRPr="00E77497">
          <w:t xml:space="preserve"> using </w:t>
        </w:r>
      </w:ins>
      <w:ins w:id="14380" w:author="Rev 10 Allen Wirfs-Brock" w:date="2012-09-26T16:24:00Z">
        <w:r w:rsidRPr="00F46CA1">
          <w:rPr>
            <w:rFonts w:ascii="Times New Roman" w:hAnsi="Times New Roman"/>
            <w:i/>
          </w:rPr>
          <w:t>AssignmentPattern</w:t>
        </w:r>
        <w:r w:rsidRPr="00E77497">
          <w:t xml:space="preserve"> </w:t>
        </w:r>
      </w:ins>
      <w:ins w:id="14381" w:author="Rev 10 Allen Wirfs-Brock" w:date="2012-09-26T16:23:00Z">
        <w:r w:rsidRPr="00E77497">
          <w:t>as the goal symbol.</w:t>
        </w:r>
      </w:ins>
    </w:p>
    <w:p w14:paraId="4696B2DD" w14:textId="77777777" w:rsidR="007108A2" w:rsidRDefault="007108A2" w:rsidP="007108A2">
      <w:pPr>
        <w:numPr>
          <w:ilvl w:val="0"/>
          <w:numId w:val="737"/>
        </w:numPr>
        <w:contextualSpacing/>
        <w:rPr>
          <w:ins w:id="14382" w:author="Rev 10 Allen Wirfs-Brock" w:date="2012-09-26T16:25:00Z"/>
        </w:rPr>
      </w:pPr>
      <w:ins w:id="14383" w:author="Rev 10 Allen Wirfs-Brock" w:date="2012-09-26T16:25:00Z">
        <w:r>
          <w:t>If</w:t>
        </w:r>
        <w:r w:rsidRPr="008E7E56">
          <w:t xml:space="preserve"> </w:t>
        </w:r>
        <w:r w:rsidRPr="008625A5">
          <w:rPr>
            <w:rStyle w:val="bnf"/>
          </w:rPr>
          <w:t>LeftHandSideExpression</w:t>
        </w:r>
        <w:r w:rsidRPr="008E7E56">
          <w:t xml:space="preserve"> is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w:t>
        </w:r>
        <w:r>
          <w:t xml:space="preserve">as the goal symbol then the following rules are not applied.  Instead, the Early Error rules for </w:t>
        </w:r>
      </w:ins>
      <w:ins w:id="14384" w:author="Rev 10 Allen Wirfs-Brock" w:date="2012-09-26T16:26:00Z">
        <w:r w:rsidRPr="00253B6F">
          <w:rPr>
            <w:rFonts w:ascii="Times New Roman" w:hAnsi="Times New Roman"/>
            <w:i/>
          </w:rPr>
          <w:t>AssignmentPattern</w:t>
        </w:r>
        <w:r w:rsidRPr="00E77497">
          <w:t xml:space="preserve"> </w:t>
        </w:r>
      </w:ins>
      <w:ins w:id="14385" w:author="Rev 10 Allen Wirfs-Brock" w:date="2012-09-26T16:25:00Z">
        <w:r>
          <w:t xml:space="preserve">are </w:t>
        </w:r>
      </w:ins>
      <w:ins w:id="14386" w:author="Rev 10 Allen Wirfs-Brock" w:date="2012-09-26T16:26:00Z">
        <w:r>
          <w:t>used</w:t>
        </w:r>
      </w:ins>
      <w:ins w:id="14387" w:author="Rev 10 Allen Wirfs-Brock" w:date="2012-09-26T16:25:00Z">
        <w:r>
          <w:t>.</w:t>
        </w:r>
      </w:ins>
    </w:p>
    <w:p w14:paraId="1E58B3CF" w14:textId="77777777" w:rsidR="00B74C9A" w:rsidRDefault="00B74C9A" w:rsidP="008625A5">
      <w:pPr>
        <w:numPr>
          <w:ilvl w:val="0"/>
          <w:numId w:val="737"/>
        </w:numPr>
        <w:contextualSpacing/>
        <w:rPr>
          <w:ins w:id="14388" w:author="Rev 10 Allen Wirfs-Brock" w:date="2012-09-07T10:14:00Z"/>
        </w:rPr>
      </w:pPr>
      <w:ins w:id="14389" w:author="Rev 10 Allen Wirfs-Brock" w:date="2012-09-07T10:14:00Z">
        <w:r w:rsidRPr="00E77497">
          <w:t xml:space="preserve">It is a Syntax Error if the </w:t>
        </w:r>
        <w:r w:rsidRPr="00E77497">
          <w:rPr>
            <w:rStyle w:val="bnf"/>
          </w:rPr>
          <w:t>LeftHandSideExpression</w:t>
        </w:r>
        <w:r w:rsidRPr="00E77497">
          <w:t xml:space="preserve"> is an </w:t>
        </w:r>
        <w:r w:rsidRPr="00E77497">
          <w:rPr>
            <w:rStyle w:val="bnf"/>
          </w:rPr>
          <w:t xml:space="preserve">Identifier </w:t>
        </w:r>
        <w:r w:rsidRPr="000C0445">
          <w:t>that can be statically determined to always resolve to a declarative environment record binding and the resolved binding is an immutable binding.</w:t>
        </w:r>
      </w:ins>
    </w:p>
    <w:p w14:paraId="4BF6D8C7" w14:textId="77777777" w:rsidR="002E6EE7" w:rsidRDefault="002E6EE7" w:rsidP="008625A5">
      <w:pPr>
        <w:numPr>
          <w:ilvl w:val="0"/>
          <w:numId w:val="737"/>
        </w:numPr>
        <w:contextualSpacing/>
        <w:rPr>
          <w:ins w:id="14390" w:author="Rev 10 Allen Wirfs-Brock" w:date="2012-09-07T08:40:00Z"/>
        </w:rPr>
      </w:pPr>
      <w:ins w:id="14391" w:author="Rev 10 Allen Wirfs-Brock" w:date="2012-09-07T08:40:00Z">
        <w:r>
          <w:t>It is an early Reference Error i</w:t>
        </w:r>
        <w:r w:rsidRPr="008E7E56">
          <w:t xml:space="preserve">f </w:t>
        </w:r>
        <w:r w:rsidRPr="008625A5">
          <w:rPr>
            <w:rStyle w:val="bnf"/>
          </w:rPr>
          <w:t>LeftHandSideExpression</w:t>
        </w:r>
        <w:r w:rsidRPr="008E7E56">
          <w:t xml:space="preserve"> is neither an </w:t>
        </w:r>
        <w:r w:rsidRPr="008625A5">
          <w:rPr>
            <w:rFonts w:ascii="Times New Roman" w:hAnsi="Times New Roman"/>
            <w:i/>
          </w:rPr>
          <w:t>ObjectLiteral</w:t>
        </w:r>
        <w:r w:rsidRPr="008E7E56">
          <w:t xml:space="preserve"> nor an</w:t>
        </w:r>
        <w:r w:rsidRPr="008E7E56">
          <w:rPr>
            <w:i/>
          </w:rPr>
          <w:t xml:space="preserve"> </w:t>
        </w:r>
        <w:r w:rsidRPr="008625A5">
          <w:rPr>
            <w:rFonts w:ascii="Times New Roman" w:hAnsi="Times New Roman"/>
            <w:i/>
          </w:rPr>
          <w:t>ArrayLiteral</w:t>
        </w:r>
      </w:ins>
      <w:ins w:id="14392" w:author="Rev 10 Allen Wirfs-Brock" w:date="2012-09-07T08:41:00Z">
        <w:r>
          <w:rPr>
            <w:i/>
          </w:rPr>
          <w:t xml:space="preserve"> </w:t>
        </w:r>
        <w:r>
          <w:t xml:space="preserve">and </w:t>
        </w:r>
        <w:r w:rsidRPr="008625A5">
          <w:rPr>
            <w:rFonts w:ascii="Times New Roman" w:hAnsi="Times New Roman"/>
          </w:rPr>
          <w:t>IsValidSimpleAssignmentTarget</w:t>
        </w:r>
        <w:r>
          <w:t xml:space="preserve"> </w:t>
        </w:r>
      </w:ins>
      <w:ins w:id="14393" w:author="Rev 10 Allen Wirfs-Brock" w:date="2012-09-07T08:45:00Z">
        <w:r>
          <w:t>of</w:t>
        </w:r>
        <w:r w:rsidR="00BD6E56" w:rsidRPr="00BD6E56">
          <w:rPr>
            <w:rStyle w:val="bnf"/>
          </w:rPr>
          <w:t xml:space="preserve"> </w:t>
        </w:r>
        <w:r w:rsidR="00BD6E56" w:rsidRPr="00E04E1E">
          <w:rPr>
            <w:rStyle w:val="bnf"/>
          </w:rPr>
          <w:t>LeftHandSideExpression</w:t>
        </w:r>
        <w:r w:rsidR="00BD6E56" w:rsidRPr="00BD6E56">
          <w:rPr>
            <w:rStyle w:val="bnf"/>
          </w:rPr>
          <w:t xml:space="preserve"> </w:t>
        </w:r>
      </w:ins>
      <w:ins w:id="14394" w:author="Rev 10 Allen Wirfs-Brock" w:date="2012-09-07T08:41:00Z">
        <w:r>
          <w:t xml:space="preserve">is </w:t>
        </w:r>
        <w:r w:rsidRPr="008625A5">
          <w:rPr>
            <w:rFonts w:ascii="Times New Roman" w:hAnsi="Times New Roman"/>
            <w:b/>
          </w:rPr>
          <w:t>false</w:t>
        </w:r>
        <w:r>
          <w:t>.</w:t>
        </w:r>
      </w:ins>
    </w:p>
    <w:p w14:paraId="57E71632" w14:textId="77777777" w:rsidR="004C0865" w:rsidRPr="00E77497" w:rsidDel="00F46CA1" w:rsidRDefault="004C0865" w:rsidP="008E7E56">
      <w:pPr>
        <w:numPr>
          <w:ilvl w:val="0"/>
          <w:numId w:val="737"/>
        </w:numPr>
        <w:rPr>
          <w:ins w:id="14395" w:author="Allen Wirfs-Brock" w:date="2011-07-01T14:54:00Z"/>
          <w:del w:id="14396" w:author="Rev 10 Allen Wirfs-Brock" w:date="2012-09-26T16:29:00Z"/>
        </w:rPr>
      </w:pPr>
      <w:ins w:id="14397" w:author="Allen Wirfs-Brock" w:date="2011-07-01T14:54:00Z">
        <w:del w:id="14398" w:author="Rev 10 Allen Wirfs-Brock" w:date="2012-09-26T16:29:00Z">
          <w:r w:rsidRPr="00E77497" w:rsidDel="00F46CA1">
            <w:delText xml:space="preserve">It is a Syntax Error if </w:delText>
          </w:r>
          <w:r w:rsidRPr="00BF04B8" w:rsidDel="00F46CA1">
            <w:rPr>
              <w:rFonts w:ascii="Times New Roman" w:hAnsi="Times New Roman"/>
            </w:rPr>
            <w:delText xml:space="preserve">the </w:delText>
          </w:r>
          <w:r w:rsidRPr="00BF04B8" w:rsidDel="00F46CA1">
            <w:rPr>
              <w:rStyle w:val="bnf"/>
            </w:rPr>
            <w:delText>AssignmentExpression</w:delText>
          </w:r>
          <w:r w:rsidRPr="00BF04B8" w:rsidDel="00F46CA1">
            <w:rPr>
              <w:rFonts w:ascii="Times New Roman" w:hAnsi="Times New Roman"/>
            </w:rPr>
            <w:delText xml:space="preserve"> is contained in extended code and </w:delText>
          </w:r>
        </w:del>
      </w:ins>
      <w:ins w:id="14399" w:author="Rev 7 Allen Wirfs-Brock" w:date="2012-04-25T08:58:00Z">
        <w:del w:id="14400" w:author="Rev 10 Allen Wirfs-Brock" w:date="2012-09-26T16:29:00Z">
          <w:r w:rsidR="00BF04B8" w:rsidRPr="00BF04B8" w:rsidDel="00F46CA1">
            <w:rPr>
              <w:rFonts w:ascii="Times New Roman" w:hAnsi="Times New Roman"/>
            </w:rPr>
            <w:delText>Is</w:delText>
          </w:r>
        </w:del>
        <w:del w:id="14401" w:author="Rev 10 Allen Wirfs-Brock" w:date="2012-09-07T08:44:00Z">
          <w:r w:rsidR="00BF04B8" w:rsidRPr="00BF04B8" w:rsidDel="002E6EE7">
            <w:rPr>
              <w:rFonts w:ascii="Times New Roman" w:hAnsi="Times New Roman"/>
            </w:rPr>
            <w:delText>Inv</w:delText>
          </w:r>
        </w:del>
        <w:del w:id="14402" w:author="Rev 10 Allen Wirfs-Brock" w:date="2012-09-26T16:29:00Z">
          <w:r w:rsidR="00BF04B8" w:rsidRPr="00BF04B8" w:rsidDel="00F46CA1">
            <w:rPr>
              <w:rFonts w:ascii="Times New Roman" w:hAnsi="Times New Roman"/>
            </w:rPr>
            <w:delText>alidAssignmentPattern</w:delText>
          </w:r>
        </w:del>
      </w:ins>
      <w:ins w:id="14403" w:author="Rev 7 Allen Wirfs-Brock" w:date="2012-04-25T08:59:00Z">
        <w:del w:id="14404" w:author="Rev 10 Allen Wirfs-Brock" w:date="2012-09-26T16:29:00Z">
          <w:r w:rsidR="00BF04B8" w:rsidDel="00F46CA1">
            <w:rPr>
              <w:rFonts w:ascii="Times New Roman" w:hAnsi="Times New Roman"/>
            </w:rPr>
            <w:delText xml:space="preserve"> </w:delText>
          </w:r>
          <w:r w:rsidR="00BF04B8" w:rsidRPr="00E77497" w:rsidDel="00F46CA1">
            <w:delText>o</w:delText>
          </w:r>
          <w:r w:rsidR="00BF04B8" w:rsidDel="00F46CA1">
            <w:delText>f</w:delText>
          </w:r>
        </w:del>
      </w:ins>
      <w:ins w:id="14405" w:author="Rev 7 Allen Wirfs-Brock" w:date="2012-04-25T08:58:00Z">
        <w:del w:id="14406" w:author="Rev 10 Allen Wirfs-Brock" w:date="2012-09-26T16:29:00Z">
          <w:r w:rsidR="00BF04B8" w:rsidRPr="00E77497" w:rsidDel="00F46CA1">
            <w:delText xml:space="preserve"> </w:delText>
          </w:r>
        </w:del>
      </w:ins>
      <w:ins w:id="14407" w:author="Allen Wirfs-Brock" w:date="2011-07-01T14:54:00Z">
        <w:del w:id="14408" w:author="Rev 10 Allen Wirfs-Brock" w:date="2012-09-26T16:29:00Z">
          <w:r w:rsidRPr="00E77497" w:rsidDel="00F46CA1">
            <w:delText xml:space="preserve">the </w:delText>
          </w:r>
          <w:r w:rsidRPr="00E77497" w:rsidDel="00F46CA1">
            <w:rPr>
              <w:rStyle w:val="bnf"/>
            </w:rPr>
            <w:delText>LeftHandSideExpression</w:delText>
          </w:r>
          <w:r w:rsidRPr="00E77497" w:rsidDel="00F46CA1">
            <w:delText xml:space="preserve"> is </w:delText>
          </w:r>
          <w:r w:rsidRPr="00BF04B8" w:rsidDel="00F46CA1">
            <w:rPr>
              <w:rFonts w:ascii="Times New Roman" w:hAnsi="Times New Roman"/>
              <w:b/>
            </w:rPr>
            <w:delText xml:space="preserve">an </w:delText>
          </w:r>
          <w:r w:rsidRPr="00BF04B8" w:rsidDel="00F46CA1">
            <w:rPr>
              <w:rStyle w:val="bnf"/>
              <w:b/>
            </w:rPr>
            <w:delText>ObjectLiteral</w:delText>
          </w:r>
          <w:r w:rsidRPr="00BF04B8" w:rsidDel="00F46CA1">
            <w:rPr>
              <w:rFonts w:ascii="Times New Roman" w:hAnsi="Times New Roman"/>
              <w:b/>
            </w:rPr>
            <w:delText xml:space="preserve"> or an</w:delText>
          </w:r>
          <w:r w:rsidRPr="00BF04B8" w:rsidDel="00F46CA1">
            <w:rPr>
              <w:rFonts w:ascii="Times New Roman" w:hAnsi="Times New Roman"/>
              <w:b/>
              <w:i/>
            </w:rPr>
            <w:delText xml:space="preserve"> </w:delText>
          </w:r>
          <w:r w:rsidRPr="00BF04B8" w:rsidDel="00F46CA1">
            <w:rPr>
              <w:rStyle w:val="bnf"/>
              <w:b/>
            </w:rPr>
            <w:delText>ArrayLiteral</w:delText>
          </w:r>
          <w:r w:rsidRPr="00BF04B8" w:rsidDel="00F46CA1">
            <w:rPr>
              <w:rFonts w:ascii="Times New Roman" w:hAnsi="Times New Roman"/>
              <w:b/>
              <w:i/>
            </w:rPr>
            <w:delText xml:space="preserve"> </w:delText>
          </w:r>
          <w:r w:rsidRPr="00BF04B8" w:rsidDel="00F46CA1">
            <w:rPr>
              <w:rFonts w:ascii="Times New Roman" w:hAnsi="Times New Roman"/>
              <w:b/>
            </w:rPr>
            <w:delText xml:space="preserve">and the source code corresponding to </w:delText>
          </w:r>
          <w:r w:rsidRPr="00BF04B8" w:rsidDel="00F46CA1">
            <w:rPr>
              <w:rStyle w:val="bnf"/>
              <w:b/>
            </w:rPr>
            <w:delText>LeftHandSideExp</w:delText>
          </w:r>
        </w:del>
      </w:ins>
      <w:ins w:id="14409" w:author="Allen Wirfs-Brock rev2" w:date="2011-07-20T13:35:00Z">
        <w:del w:id="14410" w:author="Rev 10 Allen Wirfs-Brock" w:date="2012-09-26T16:29:00Z">
          <w:r w:rsidR="00920F94" w:rsidRPr="00BF04B8" w:rsidDel="00F46CA1">
            <w:rPr>
              <w:rStyle w:val="bnf"/>
              <w:b/>
            </w:rPr>
            <w:delText>r</w:delText>
          </w:r>
        </w:del>
      </w:ins>
      <w:ins w:id="14411" w:author="Allen Wirfs-Brock" w:date="2011-07-01T14:54:00Z">
        <w:del w:id="14412" w:author="Rev 10 Allen Wirfs-Brock" w:date="2012-09-26T16:29:00Z">
          <w:r w:rsidRPr="00BF04B8" w:rsidDel="00F46CA1">
            <w:rPr>
              <w:rStyle w:val="bnf"/>
              <w:b/>
            </w:rPr>
            <w:delText>ess</w:delText>
          </w:r>
        </w:del>
      </w:ins>
      <w:ins w:id="14413" w:author="Rev 3 Allen Wirfs-Brock" w:date="2011-08-30T10:44:00Z">
        <w:del w:id="14414" w:author="Rev 10 Allen Wirfs-Brock" w:date="2012-09-26T16:29:00Z">
          <w:r w:rsidR="0096712D" w:rsidRPr="00BF04B8" w:rsidDel="00F46CA1">
            <w:rPr>
              <w:rStyle w:val="bnf"/>
              <w:b/>
            </w:rPr>
            <w:delText>i</w:delText>
          </w:r>
        </w:del>
      </w:ins>
      <w:ins w:id="14415" w:author="Allen Wirfs-Brock" w:date="2011-07-01T14:54:00Z">
        <w:del w:id="14416" w:author="Rev 10 Allen Wirfs-Brock" w:date="2012-09-26T16:29:00Z">
          <w:r w:rsidRPr="00BF04B8" w:rsidDel="00F46CA1">
            <w:rPr>
              <w:rStyle w:val="bnf"/>
              <w:b/>
            </w:rPr>
            <w:delText>on</w:delText>
          </w:r>
          <w:r w:rsidRPr="00BF04B8" w:rsidDel="00F46CA1">
            <w:rPr>
              <w:rFonts w:ascii="Times New Roman" w:hAnsi="Times New Roman"/>
              <w:b/>
            </w:rPr>
            <w:delText xml:space="preserve"> cannot be parsed using </w:delText>
          </w:r>
          <w:r w:rsidRPr="00BF04B8" w:rsidDel="00F46CA1">
            <w:rPr>
              <w:rStyle w:val="bnf"/>
              <w:b/>
            </w:rPr>
            <w:delText>AssignmentPattern</w:delText>
          </w:r>
          <w:r w:rsidRPr="00BF04B8" w:rsidDel="00F46CA1">
            <w:rPr>
              <w:rFonts w:ascii="Times New Roman" w:hAnsi="Times New Roman"/>
              <w:b/>
            </w:rPr>
            <w:delText xml:space="preserve"> as the goal symbol</w:delText>
          </w:r>
        </w:del>
      </w:ins>
      <w:ins w:id="14417" w:author="Rev 7 Allen Wirfs-Brock" w:date="2012-04-25T08:59:00Z">
        <w:del w:id="14418" w:author="Rev 10 Allen Wirfs-Brock" w:date="2012-09-07T08:45:00Z">
          <w:r w:rsidR="00BF04B8" w:rsidRPr="00BF04B8" w:rsidDel="00BD6E56">
            <w:rPr>
              <w:rFonts w:ascii="Times New Roman" w:hAnsi="Times New Roman"/>
              <w:b/>
            </w:rPr>
            <w:delText>true</w:delText>
          </w:r>
        </w:del>
      </w:ins>
      <w:ins w:id="14419" w:author="Allen Wirfs-Brock" w:date="2011-07-01T14:54:00Z">
        <w:del w:id="14420" w:author="Rev 10 Allen Wirfs-Brock" w:date="2012-09-26T16:29:00Z">
          <w:r w:rsidRPr="00E77497" w:rsidDel="00F46CA1">
            <w:delText>.</w:delText>
          </w:r>
        </w:del>
      </w:ins>
    </w:p>
    <w:p w14:paraId="574B5614" w14:textId="77777777" w:rsidR="00BD6E56" w:rsidRPr="00E77497" w:rsidRDefault="00BD6E56" w:rsidP="00BD6E56">
      <w:pPr>
        <w:pStyle w:val="SyntaxRule"/>
        <w:spacing w:after="220"/>
        <w:jc w:val="left"/>
        <w:rPr>
          <w:ins w:id="14421" w:author="Rev 10 Allen Wirfs-Brock" w:date="2012-09-07T08:47:00Z"/>
          <w:rFonts w:ascii="Arial" w:hAnsi="Arial"/>
        </w:rPr>
      </w:pPr>
      <w:ins w:id="14422" w:author="Rev 10 Allen Wirfs-Brock" w:date="2012-09-07T08:47:00Z">
        <w:r w:rsidRPr="00E77497">
          <w:t>AssignmentExpression</w:t>
        </w:r>
        <w:r w:rsidRPr="00E77497">
          <w:rPr>
            <w:rFonts w:ascii="Arial" w:hAnsi="Arial"/>
          </w:rPr>
          <w:t xml:space="preserve"> </w:t>
        </w:r>
        <w:r w:rsidRPr="00E77497">
          <w:rPr>
            <w:rFonts w:ascii="Arial" w:hAnsi="Arial"/>
            <w:b/>
            <w:i w:val="0"/>
          </w:rPr>
          <w:t xml:space="preserve">: </w:t>
        </w:r>
        <w:r w:rsidRPr="00E77497">
          <w:t>LeftHandSideExpression</w:t>
        </w:r>
        <w:r>
          <w:t xml:space="preserve"> </w:t>
        </w:r>
        <w:r w:rsidRPr="00E77497">
          <w:t xml:space="preserve"> AssignmentOperator AssignmentExpression </w:t>
        </w:r>
      </w:ins>
    </w:p>
    <w:p w14:paraId="003215E9" w14:textId="77777777" w:rsidR="008625A5" w:rsidRDefault="008625A5" w:rsidP="008625A5">
      <w:pPr>
        <w:numPr>
          <w:ilvl w:val="0"/>
          <w:numId w:val="737"/>
        </w:numPr>
        <w:contextualSpacing/>
        <w:rPr>
          <w:ins w:id="14423" w:author="Rev 10 Allen Wirfs-Brock" w:date="2012-09-07T10:13:00Z"/>
        </w:rPr>
      </w:pPr>
      <w:ins w:id="14424" w:author="Rev 10 Allen Wirfs-Brock" w:date="2012-09-07T10:13:00Z">
        <w:r w:rsidRPr="00E77497">
          <w:t xml:space="preserve">It is a Syntax Error if the </w:t>
        </w:r>
        <w:r w:rsidRPr="00E77497">
          <w:rPr>
            <w:rStyle w:val="bnf"/>
          </w:rPr>
          <w:t>LeftHandSideExpression</w:t>
        </w:r>
        <w:r w:rsidRPr="00E77497">
          <w:t xml:space="preserve"> is an </w:t>
        </w:r>
        <w:r w:rsidRPr="00E77497">
          <w:rPr>
            <w:rStyle w:val="bnf"/>
          </w:rPr>
          <w:t xml:space="preserve">Identifier </w:t>
        </w:r>
        <w:r w:rsidRPr="000C0445">
          <w:t>that can be statically determined to always resolve to a declarative environment record binding and the resolved binding is an immutable binding.</w:t>
        </w:r>
      </w:ins>
    </w:p>
    <w:p w14:paraId="1C7F3A8D" w14:textId="77777777" w:rsidR="00BD6E56" w:rsidRDefault="00BD6E56" w:rsidP="00F46CA1">
      <w:pPr>
        <w:numPr>
          <w:ilvl w:val="0"/>
          <w:numId w:val="737"/>
        </w:numPr>
        <w:rPr>
          <w:ins w:id="14425" w:author="Rev 10 Allen Wirfs-Brock" w:date="2012-09-07T08:47:00Z"/>
        </w:rPr>
      </w:pPr>
      <w:ins w:id="14426" w:author="Rev 10 Allen Wirfs-Brock" w:date="2012-09-07T08:47:00Z">
        <w:r>
          <w:t>It is an early Reference Error i</w:t>
        </w:r>
        <w:r w:rsidRPr="008E7E56">
          <w:t xml:space="preserve">f </w:t>
        </w:r>
        <w:r w:rsidRPr="00E04E1E">
          <w:rPr>
            <w:rFonts w:ascii="Times New Roman" w:hAnsi="Times New Roman"/>
          </w:rPr>
          <w:t>IsValidSimpleAssignmentTarget</w:t>
        </w:r>
        <w:r>
          <w:t xml:space="preserve"> of</w:t>
        </w:r>
        <w:r w:rsidRPr="00BD6E56">
          <w:rPr>
            <w:rStyle w:val="bnf"/>
          </w:rPr>
          <w:t xml:space="preserve"> </w:t>
        </w:r>
        <w:r w:rsidRPr="00E04E1E">
          <w:rPr>
            <w:rStyle w:val="bnf"/>
          </w:rPr>
          <w:t>LeftHandSideExpression</w:t>
        </w:r>
        <w:r w:rsidRPr="00BD6E56">
          <w:rPr>
            <w:rStyle w:val="bnf"/>
          </w:rPr>
          <w:t xml:space="preserve"> </w:t>
        </w:r>
        <w:r>
          <w:t xml:space="preserve">is </w:t>
        </w:r>
        <w:r w:rsidRPr="00E04E1E">
          <w:rPr>
            <w:rFonts w:ascii="Times New Roman" w:hAnsi="Times New Roman"/>
            <w:b/>
          </w:rPr>
          <w:t>false</w:t>
        </w:r>
        <w:r>
          <w:t>.</w:t>
        </w:r>
      </w:ins>
    </w:p>
    <w:p w14:paraId="57F601D3" w14:textId="77777777" w:rsidR="008625A5" w:rsidRPr="00E77497" w:rsidRDefault="008625A5" w:rsidP="008625A5">
      <w:pPr>
        <w:rPr>
          <w:ins w:id="14427" w:author="Rev 10 Allen Wirfs-Brock" w:date="2012-09-07T10:08:00Z"/>
          <w:rFonts w:ascii="Helvetica" w:hAnsi="Helvetica"/>
          <w:b/>
        </w:rPr>
      </w:pPr>
      <w:ins w:id="14428" w:author="Rev 10 Allen Wirfs-Brock" w:date="2012-09-07T10:08:00Z">
        <w:r w:rsidRPr="00E77497">
          <w:rPr>
            <w:rFonts w:ascii="Helvetica" w:hAnsi="Helvetica"/>
            <w:b/>
          </w:rPr>
          <w:t xml:space="preserve">Static Semantics:  </w:t>
        </w:r>
        <w:r w:rsidRPr="00BD6E56">
          <w:rPr>
            <w:rFonts w:ascii="Helvetica" w:hAnsi="Helvetica"/>
            <w:b/>
            <w:lang w:eastAsia="en-US"/>
          </w:rPr>
          <w:t>IsValidSimpleAssignmentTarget</w:t>
        </w:r>
      </w:ins>
    </w:p>
    <w:p w14:paraId="13B0D246" w14:textId="77777777" w:rsidR="008625A5" w:rsidRPr="00E77497" w:rsidRDefault="008625A5" w:rsidP="008625A5">
      <w:pPr>
        <w:pStyle w:val="SyntaxRule"/>
        <w:rPr>
          <w:ins w:id="14429" w:author="Rev 10 Allen Wirfs-Brock" w:date="2012-09-07T10:10:00Z"/>
          <w:rFonts w:ascii="Arial" w:hAnsi="Arial"/>
        </w:rPr>
      </w:pPr>
      <w:ins w:id="14430" w:author="Rev 10 Allen Wirfs-Brock" w:date="2012-09-07T10:10:00Z">
        <w:r w:rsidRPr="00E77497">
          <w:t>AssignmentExpression</w:t>
        </w:r>
        <w:r w:rsidRPr="00E77497">
          <w:rPr>
            <w:rFonts w:ascii="Arial" w:hAnsi="Arial"/>
          </w:rPr>
          <w:t xml:space="preserve"> </w:t>
        </w:r>
        <w:r w:rsidRPr="00E77497">
          <w:rPr>
            <w:rFonts w:ascii="Arial" w:hAnsi="Arial"/>
            <w:b/>
            <w:i w:val="0"/>
          </w:rPr>
          <w:t>:</w:t>
        </w:r>
      </w:ins>
    </w:p>
    <w:p w14:paraId="017F7A03" w14:textId="77777777" w:rsidR="008625A5" w:rsidRPr="00E77497" w:rsidRDefault="008625A5" w:rsidP="008625A5">
      <w:pPr>
        <w:pStyle w:val="SyntaxDefinition"/>
        <w:rPr>
          <w:ins w:id="14431" w:author="Rev 10 Allen Wirfs-Brock" w:date="2012-09-07T10:10:00Z"/>
        </w:rPr>
      </w:pPr>
      <w:ins w:id="14432" w:author="Rev 10 Allen Wirfs-Brock" w:date="2012-09-07T10:10:00Z">
        <w:r>
          <w:t>YieldExpression</w:t>
        </w:r>
        <w:r>
          <w:br/>
          <w:t>ArrowFunction</w:t>
        </w:r>
        <w:r w:rsidRPr="00E77497">
          <w:br/>
          <w:t xml:space="preserve">LeftHandSideExpression </w:t>
        </w:r>
        <w:r w:rsidRPr="00E77497">
          <w:rPr>
            <w:rFonts w:ascii="Courier New" w:hAnsi="Courier New" w:cs="Courier New"/>
            <w:b/>
            <w:i w:val="0"/>
          </w:rPr>
          <w:t>=</w:t>
        </w:r>
        <w:r w:rsidRPr="00E77497">
          <w:t xml:space="preserve"> AssignmentExpression </w:t>
        </w:r>
        <w:r w:rsidRPr="00E77497">
          <w:br/>
          <w:t>LeftHandSideExpression AssignmentOperator AssignmentExpression</w:t>
        </w:r>
      </w:ins>
    </w:p>
    <w:p w14:paraId="12786982" w14:textId="77777777" w:rsidR="008625A5" w:rsidRPr="00E77497" w:rsidRDefault="008625A5" w:rsidP="008625A5">
      <w:pPr>
        <w:pStyle w:val="Alg4"/>
        <w:numPr>
          <w:ilvl w:val="0"/>
          <w:numId w:val="979"/>
        </w:numPr>
        <w:spacing w:after="220"/>
        <w:contextualSpacing/>
        <w:rPr>
          <w:ins w:id="14433" w:author="Rev 10 Allen Wirfs-Brock" w:date="2012-09-07T10:08:00Z"/>
        </w:rPr>
      </w:pPr>
      <w:ins w:id="14434" w:author="Rev 10 Allen Wirfs-Brock" w:date="2012-09-07T10:08:00Z">
        <w:r w:rsidRPr="00E77497">
          <w:t xml:space="preserve">Return </w:t>
        </w:r>
        <w:r w:rsidRPr="00BD6E56">
          <w:rPr>
            <w:b/>
          </w:rPr>
          <w:t>false</w:t>
        </w:r>
        <w:r w:rsidRPr="00E77497">
          <w:t>.</w:t>
        </w:r>
      </w:ins>
    </w:p>
    <w:p w14:paraId="30745E58" w14:textId="77777777" w:rsidR="00295437" w:rsidRPr="00E77497" w:rsidRDefault="00295437" w:rsidP="00120381">
      <w:pPr>
        <w:pStyle w:val="30"/>
        <w:numPr>
          <w:ilvl w:val="0"/>
          <w:numId w:val="0"/>
        </w:numPr>
        <w:rPr>
          <w:ins w:id="14435" w:author="Rev 4 Allen Wirfs-Brock" w:date="2011-11-06T16:32:00Z"/>
        </w:rPr>
      </w:pPr>
      <w:bookmarkStart w:id="14436" w:name="_Toc336509550"/>
      <w:ins w:id="14437" w:author="Rev 4 Allen Wirfs-Brock" w:date="2011-11-06T16:32:00Z">
        <w:r w:rsidRPr="00E77497">
          <w:t>Runtime Semantics</w:t>
        </w:r>
        <w:bookmarkEnd w:id="14436"/>
      </w:ins>
    </w:p>
    <w:p w14:paraId="7B542B32" w14:textId="77777777" w:rsidR="007806CA" w:rsidRPr="00E77497" w:rsidRDefault="007806CA" w:rsidP="004C02EF">
      <w:pPr>
        <w:rPr>
          <w:ins w:id="14438" w:author="Rev 4 Allen Wirfs-Brock" w:date="2011-10-15T13:47:00Z"/>
        </w:rPr>
      </w:pPr>
      <w:ins w:id="14439" w:author="Rev 4 Allen Wirfs-Brock" w:date="2011-10-15T13:47:00Z">
        <w:r w:rsidRPr="00E77497">
          <w:rPr>
            <w:rFonts w:ascii="Helvetica" w:hAnsi="Helvetica"/>
            <w:b/>
          </w:rPr>
          <w:t xml:space="preserve">Runtime Semantics: </w:t>
        </w:r>
        <w:r w:rsidRPr="00E77497">
          <w:rPr>
            <w:rFonts w:ascii="Helvetica" w:hAnsi="Helvetica"/>
            <w:b/>
            <w:spacing w:val="6"/>
          </w:rPr>
          <w:t>Evaluation</w:t>
        </w:r>
        <w:r w:rsidRPr="00E77497">
          <w:t xml:space="preserve"> </w:t>
        </w:r>
      </w:ins>
    </w:p>
    <w:p w14:paraId="670A21D3" w14:textId="77777777" w:rsidR="004C02EF" w:rsidRPr="00E77497" w:rsidRDefault="004C02EF" w:rsidP="004C02EF">
      <w:del w:id="14440" w:author="Rev 4 Allen Wirfs-Brock" w:date="2011-10-15T13:47:00Z">
        <w:r w:rsidRPr="00E77497" w:rsidDel="007806CA">
          <w:delText xml:space="preserve">The production </w:delText>
        </w:r>
      </w:del>
      <w:r w:rsidRPr="00E77497">
        <w:rPr>
          <w:rStyle w:val="bnf"/>
        </w:rPr>
        <w:t>AssignmentExpression</w:t>
      </w:r>
      <w:r w:rsidRPr="00E77497">
        <w:t xml:space="preserve"> </w:t>
      </w:r>
      <w:r w:rsidRPr="00E77497">
        <w:rPr>
          <w:b/>
        </w:rPr>
        <w:t>:</w:t>
      </w:r>
      <w:r w:rsidRPr="00E77497">
        <w:t xml:space="preserve"> </w:t>
      </w:r>
      <w:r w:rsidRPr="00E77497">
        <w:rPr>
          <w:rStyle w:val="bnf"/>
        </w:rPr>
        <w:t>LeftHandSideExpression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w:t>
      </w:r>
      <w:del w:id="14441" w:author="Rev 4 Allen Wirfs-Brock" w:date="2011-10-15T13:47:00Z">
        <w:r w:rsidRPr="00E77497" w:rsidDel="007806CA">
          <w:delText>is evaluated as follows:</w:delText>
        </w:r>
      </w:del>
      <w:bookmarkStart w:id="14442" w:name="_Toc382212690"/>
    </w:p>
    <w:p w14:paraId="0AC0793E" w14:textId="77777777" w:rsidR="004C0865" w:rsidRPr="008E7E56" w:rsidRDefault="004C0865" w:rsidP="002410A4">
      <w:pPr>
        <w:pStyle w:val="Alg3"/>
        <w:numPr>
          <w:ilvl w:val="0"/>
          <w:numId w:val="103"/>
        </w:numPr>
        <w:rPr>
          <w:ins w:id="14443" w:author="Allen Wirfs-Brock" w:date="2011-07-01T14:57:00Z"/>
        </w:rPr>
      </w:pPr>
      <w:ins w:id="14444" w:author="Allen Wirfs-Brock" w:date="2011-07-01T14:57:00Z">
        <w:r w:rsidRPr="008E7E56">
          <w:t xml:space="preserve">If </w:t>
        </w:r>
        <w:r w:rsidRPr="008E7E56">
          <w:rPr>
            <w:i/>
          </w:rPr>
          <w:t>LeftHandSideExpression</w:t>
        </w:r>
        <w:r w:rsidRPr="008E7E56">
          <w:t xml:space="preserve"> is neither an </w:t>
        </w:r>
        <w:r w:rsidRPr="008E7E56">
          <w:rPr>
            <w:i/>
          </w:rPr>
          <w:t>ObjectLiteral</w:t>
        </w:r>
        <w:r w:rsidRPr="008E7E56">
          <w:t xml:space="preserve"> nor an</w:t>
        </w:r>
        <w:r w:rsidRPr="008E7E56">
          <w:rPr>
            <w:i/>
          </w:rPr>
          <w:t xml:space="preserve"> ArrayLiteral  </w:t>
        </w:r>
        <w:r w:rsidRPr="008E7E56">
          <w:t>then</w:t>
        </w:r>
      </w:ins>
    </w:p>
    <w:p w14:paraId="14F7EDFB" w14:textId="77777777" w:rsidR="004C02EF" w:rsidRPr="00E77497" w:rsidRDefault="004C02EF" w:rsidP="00FA3203">
      <w:pPr>
        <w:pStyle w:val="Alg3"/>
        <w:numPr>
          <w:ilvl w:val="1"/>
          <w:numId w:val="103"/>
        </w:numPr>
      </w:pPr>
      <w:r w:rsidRPr="00E77497">
        <w:t xml:space="preserve">Let </w:t>
      </w:r>
      <w:r w:rsidRPr="00E77497">
        <w:rPr>
          <w:i/>
        </w:rPr>
        <w:t>lref</w:t>
      </w:r>
      <w:r w:rsidRPr="00E77497">
        <w:t xml:space="preserve"> be the result of evaluating </w:t>
      </w:r>
      <w:r w:rsidRPr="00E77497">
        <w:rPr>
          <w:i/>
        </w:rPr>
        <w:t>LeftHandSideExpression</w:t>
      </w:r>
      <w:bookmarkEnd w:id="14442"/>
      <w:r w:rsidRPr="00E77497">
        <w:t>.</w:t>
      </w:r>
      <w:bookmarkStart w:id="14445" w:name="_Toc382212691"/>
    </w:p>
    <w:p w14:paraId="06718157" w14:textId="77777777" w:rsidR="00392591" w:rsidRDefault="00342FD6" w:rsidP="002410A4">
      <w:pPr>
        <w:pStyle w:val="Alg4"/>
        <w:numPr>
          <w:ilvl w:val="1"/>
          <w:numId w:val="103"/>
        </w:numPr>
        <w:contextualSpacing/>
        <w:rPr>
          <w:ins w:id="14446" w:author="Rev 6 Allen Wirfs-Brock" w:date="2012-02-16T18:45:00Z"/>
        </w:rPr>
      </w:pPr>
      <w:ins w:id="14447" w:author="Rev 8 Allen Wirfs-Brock" w:date="2012-06-12T12:52:00Z">
        <w:r>
          <w:t>ReturnIfAbrupt(</w:t>
        </w:r>
        <w:r w:rsidRPr="00342FD6">
          <w:rPr>
            <w:i/>
          </w:rPr>
          <w:t>l</w:t>
        </w:r>
        <w:r>
          <w:rPr>
            <w:i/>
          </w:rPr>
          <w:t>ref</w:t>
        </w:r>
        <w:r>
          <w:t>).</w:t>
        </w:r>
      </w:ins>
      <w:ins w:id="14448" w:author="Rev 6 Allen Wirfs-Brock" w:date="2012-02-16T18:45:00Z">
        <w:del w:id="14449" w:author="Rev 8 Allen Wirfs-Brock" w:date="2012-06-12T12:52:00Z">
          <w:r w:rsidR="00392591" w:rsidDel="00342FD6">
            <w:delText xml:space="preserve">If </w:delText>
          </w:r>
          <w:r w:rsidR="00392591" w:rsidRPr="00E77497" w:rsidDel="00342FD6">
            <w:rPr>
              <w:i/>
            </w:rPr>
            <w:delText>lref</w:delText>
          </w:r>
          <w:r w:rsidR="00392591" w:rsidRPr="00E77497" w:rsidDel="00342FD6">
            <w:delText xml:space="preserve"> </w:delText>
          </w:r>
          <w:r w:rsidR="00392591" w:rsidDel="00342FD6">
            <w:delText xml:space="preserve">is an abrupt completion, return </w:delText>
          </w:r>
          <w:r w:rsidR="00392591" w:rsidRPr="00E77497" w:rsidDel="00342FD6">
            <w:rPr>
              <w:i/>
            </w:rPr>
            <w:delText>lref</w:delText>
          </w:r>
          <w:r w:rsidR="00392591" w:rsidDel="00342FD6">
            <w:delText>.</w:delText>
          </w:r>
        </w:del>
      </w:ins>
    </w:p>
    <w:p w14:paraId="4B7BA133" w14:textId="77777777" w:rsidR="004C02EF" w:rsidRPr="00E77497" w:rsidRDefault="004C02EF" w:rsidP="00FA3203">
      <w:pPr>
        <w:pStyle w:val="Alg3"/>
        <w:numPr>
          <w:ilvl w:val="1"/>
          <w:numId w:val="103"/>
        </w:numPr>
      </w:pPr>
      <w:r w:rsidRPr="00E77497">
        <w:t xml:space="preserve">Let </w:t>
      </w:r>
      <w:r w:rsidRPr="00E77497">
        <w:rPr>
          <w:i/>
        </w:rPr>
        <w:t>rref</w:t>
      </w:r>
      <w:r w:rsidRPr="00E77497">
        <w:t xml:space="preserve"> be the result of evaluating </w:t>
      </w:r>
      <w:r w:rsidRPr="00E77497">
        <w:rPr>
          <w:i/>
        </w:rPr>
        <w:t>AssignmentExpression</w:t>
      </w:r>
      <w:bookmarkEnd w:id="14445"/>
      <w:r w:rsidRPr="00E77497">
        <w:t>.</w:t>
      </w:r>
      <w:bookmarkStart w:id="14450" w:name="_Toc382212692"/>
    </w:p>
    <w:p w14:paraId="60E3FD03" w14:textId="77777777" w:rsidR="004C02EF" w:rsidRPr="00E77497" w:rsidRDefault="004C02EF" w:rsidP="00FA3203">
      <w:pPr>
        <w:pStyle w:val="Alg3"/>
        <w:numPr>
          <w:ilvl w:val="1"/>
          <w:numId w:val="103"/>
        </w:numPr>
      </w:pPr>
      <w:r w:rsidRPr="00E77497">
        <w:t xml:space="preserve">Let </w:t>
      </w:r>
      <w:r w:rsidRPr="00E77497">
        <w:rPr>
          <w:i/>
        </w:rPr>
        <w:t>rval</w:t>
      </w:r>
      <w:r w:rsidRPr="00E77497">
        <w:t xml:space="preserve"> be GetValue(</w:t>
      </w:r>
      <w:r w:rsidRPr="00E77497">
        <w:rPr>
          <w:i/>
        </w:rPr>
        <w:t>rref</w:t>
      </w:r>
      <w:r w:rsidRPr="00E77497">
        <w:t>)</w:t>
      </w:r>
      <w:bookmarkEnd w:id="14450"/>
      <w:r w:rsidRPr="00E77497">
        <w:t>.</w:t>
      </w:r>
      <w:bookmarkStart w:id="14451" w:name="_Toc382212693"/>
    </w:p>
    <w:p w14:paraId="256E53FA" w14:textId="77777777" w:rsidR="004C02EF" w:rsidRPr="00E77497" w:rsidDel="00C707BD" w:rsidRDefault="004C02EF" w:rsidP="00FA3203">
      <w:pPr>
        <w:pStyle w:val="Alg3"/>
        <w:numPr>
          <w:ilvl w:val="1"/>
          <w:numId w:val="103"/>
        </w:numPr>
        <w:rPr>
          <w:del w:id="14452" w:author="Allen Wirfs-Brock" w:date="2011-07-01T15:02:00Z"/>
        </w:rPr>
      </w:pPr>
      <w:del w:id="14453" w:author="Allen Wirfs-Brock" w:date="2011-07-01T15:02:00Z">
        <w:r w:rsidRPr="00E77497" w:rsidDel="00C707BD">
          <w:delText xml:space="preserve">Throw a </w:delText>
        </w:r>
        <w:r w:rsidRPr="00E77497" w:rsidDel="00C707BD">
          <w:rPr>
            <w:b/>
          </w:rPr>
          <w:delText>SyntaxError</w:delText>
        </w:r>
        <w:r w:rsidRPr="00E77497" w:rsidDel="00C707BD">
          <w:delText xml:space="preserve"> exception if the following conditions are all true:</w:delText>
        </w:r>
      </w:del>
    </w:p>
    <w:p w14:paraId="14986947" w14:textId="77777777" w:rsidR="004C02EF" w:rsidRPr="00E77497" w:rsidDel="00C707BD" w:rsidRDefault="004C02EF" w:rsidP="00FA3203">
      <w:pPr>
        <w:pStyle w:val="Alg3"/>
        <w:numPr>
          <w:ilvl w:val="1"/>
          <w:numId w:val="103"/>
        </w:numPr>
        <w:rPr>
          <w:del w:id="14454" w:author="Allen Wirfs-Brock" w:date="2011-07-01T15:02:00Z"/>
        </w:rPr>
      </w:pPr>
      <w:del w:id="14455" w:author="Allen Wirfs-Brock" w:date="2011-07-01T15:02:00Z">
        <w:r w:rsidRPr="00E77497" w:rsidDel="00C707BD">
          <w:delText xml:space="preserve"> Type(</w:delText>
        </w:r>
        <w:r w:rsidRPr="00E77497" w:rsidDel="00C707BD">
          <w:rPr>
            <w:i/>
          </w:rPr>
          <w:delText>lref</w:delText>
        </w:r>
        <w:r w:rsidRPr="00E77497" w:rsidDel="00C707BD">
          <w:delText xml:space="preserve">) is Reference is </w:delText>
        </w:r>
        <w:r w:rsidRPr="00E77497" w:rsidDel="00C707BD">
          <w:rPr>
            <w:b/>
          </w:rPr>
          <w:delText>true</w:delText>
        </w:r>
      </w:del>
    </w:p>
    <w:p w14:paraId="360B78E6" w14:textId="77777777" w:rsidR="004C02EF" w:rsidRPr="00E77497" w:rsidDel="00C707BD" w:rsidRDefault="004C02EF" w:rsidP="00FA3203">
      <w:pPr>
        <w:pStyle w:val="Alg3"/>
        <w:numPr>
          <w:ilvl w:val="1"/>
          <w:numId w:val="103"/>
        </w:numPr>
        <w:rPr>
          <w:del w:id="14456" w:author="Allen Wirfs-Brock" w:date="2011-07-01T15:02:00Z"/>
        </w:rPr>
      </w:pPr>
      <w:del w:id="14457" w:author="Allen Wirfs-Brock" w:date="2011-07-01T15:02:00Z">
        <w:r w:rsidRPr="00E77497" w:rsidDel="00C707BD">
          <w:delText xml:space="preserve"> IsStrictReference(</w:delText>
        </w:r>
        <w:r w:rsidRPr="00E77497" w:rsidDel="00C707BD">
          <w:rPr>
            <w:i/>
          </w:rPr>
          <w:delText>lref</w:delText>
        </w:r>
        <w:r w:rsidRPr="00E77497" w:rsidDel="00C707BD">
          <w:delText xml:space="preserve">) is </w:delText>
        </w:r>
        <w:r w:rsidRPr="00E77497" w:rsidDel="00C707BD">
          <w:rPr>
            <w:b/>
          </w:rPr>
          <w:delText>true</w:delText>
        </w:r>
      </w:del>
    </w:p>
    <w:p w14:paraId="7129DA8E" w14:textId="77777777" w:rsidR="004C02EF" w:rsidRPr="00E77497" w:rsidDel="00C707BD" w:rsidRDefault="004C02EF" w:rsidP="00FA3203">
      <w:pPr>
        <w:pStyle w:val="Alg3"/>
        <w:numPr>
          <w:ilvl w:val="1"/>
          <w:numId w:val="103"/>
        </w:numPr>
        <w:rPr>
          <w:del w:id="14458" w:author="Allen Wirfs-Brock" w:date="2011-07-01T15:02:00Z"/>
        </w:rPr>
      </w:pPr>
      <w:del w:id="14459" w:author="Allen Wirfs-Brock" w:date="2011-07-01T15:02:00Z">
        <w:r w:rsidRPr="00E77497" w:rsidDel="00C707BD">
          <w:delText xml:space="preserve"> Type(GetBase(</w:delText>
        </w:r>
        <w:r w:rsidRPr="00E77497" w:rsidDel="00C707BD">
          <w:rPr>
            <w:i/>
          </w:rPr>
          <w:delText>lref</w:delText>
        </w:r>
        <w:r w:rsidRPr="00E77497" w:rsidDel="00C707BD">
          <w:delText>)) is Environment Record</w:delText>
        </w:r>
      </w:del>
    </w:p>
    <w:p w14:paraId="6DB272F8" w14:textId="77777777" w:rsidR="004C02EF" w:rsidRPr="00E77497" w:rsidDel="00C707BD" w:rsidRDefault="004C02EF" w:rsidP="00FA3203">
      <w:pPr>
        <w:pStyle w:val="Alg3"/>
        <w:numPr>
          <w:ilvl w:val="1"/>
          <w:numId w:val="103"/>
        </w:numPr>
        <w:rPr>
          <w:del w:id="14460" w:author="Allen Wirfs-Brock" w:date="2011-07-01T15:02:00Z"/>
        </w:rPr>
      </w:pPr>
      <w:del w:id="14461" w:author="Allen Wirfs-Brock" w:date="2011-07-01T15:02:00Z">
        <w:r w:rsidRPr="00E77497" w:rsidDel="00C707BD">
          <w:delText xml:space="preserve"> GetReferencedName(</w:delText>
        </w:r>
        <w:r w:rsidRPr="00E77497" w:rsidDel="00C707BD">
          <w:rPr>
            <w:i/>
          </w:rPr>
          <w:delText>lref</w:delText>
        </w:r>
        <w:r w:rsidRPr="00E77497" w:rsidDel="00C707BD">
          <w:delText xml:space="preserve">) is either </w:delText>
        </w:r>
        <w:r w:rsidRPr="00E77497" w:rsidDel="00C707BD">
          <w:rPr>
            <w:rFonts w:ascii="Courier New" w:hAnsi="Courier New" w:cs="Courier New"/>
            <w:b/>
          </w:rPr>
          <w:delText>"eval"</w:delText>
        </w:r>
        <w:r w:rsidRPr="00E77497" w:rsidDel="00C707BD">
          <w:delText xml:space="preserve"> or</w:delText>
        </w:r>
        <w:r w:rsidRPr="00E77497" w:rsidDel="00C707BD">
          <w:rPr>
            <w:rFonts w:ascii="Courier New" w:hAnsi="Courier New" w:cs="Courier New"/>
            <w:b/>
          </w:rPr>
          <w:delText xml:space="preserve"> "arguments"</w:delText>
        </w:r>
      </w:del>
    </w:p>
    <w:p w14:paraId="71F177D2" w14:textId="77777777" w:rsidR="004C02EF" w:rsidRPr="00E77497" w:rsidRDefault="004C02EF" w:rsidP="00FA3203">
      <w:pPr>
        <w:pStyle w:val="Alg3"/>
        <w:numPr>
          <w:ilvl w:val="1"/>
          <w:numId w:val="103"/>
        </w:numPr>
      </w:pPr>
      <w:del w:id="14462" w:author="Rev 6 Allen Wirfs-Brock" w:date="2012-02-16T18:49:00Z">
        <w:r w:rsidRPr="00E77497" w:rsidDel="002410A4">
          <w:delText>Call</w:delText>
        </w:r>
      </w:del>
      <w:ins w:id="14463" w:author="Rev 8 Allen Wirfs-Brock" w:date="2012-06-12T12:53:00Z">
        <w:r w:rsidR="0056239B" w:rsidRPr="0056239B">
          <w:t xml:space="preserve"> </w:t>
        </w:r>
        <w:r w:rsidR="0056239B">
          <w:t xml:space="preserve">Let </w:t>
        </w:r>
        <w:r w:rsidR="0056239B" w:rsidRPr="00342FD6">
          <w:rPr>
            <w:i/>
          </w:rPr>
          <w:t>status</w:t>
        </w:r>
        <w:r w:rsidR="0056239B">
          <w:t xml:space="preserve"> be</w:t>
        </w:r>
        <w:r w:rsidR="0056239B" w:rsidRPr="00E77497">
          <w:t xml:space="preserve"> </w:t>
        </w:r>
      </w:ins>
      <w:ins w:id="14464" w:author="Rev 6 Allen Wirfs-Brock" w:date="2012-02-16T18:49:00Z">
        <w:del w:id="14465" w:author="Rev 8 Allen Wirfs-Brock" w:date="2012-06-12T12:53:00Z">
          <w:r w:rsidR="002410A4" w:rsidDel="0056239B">
            <w:delText>If the result of</w:delText>
          </w:r>
        </w:del>
      </w:ins>
      <w:del w:id="14466" w:author="Rev 8 Allen Wirfs-Brock" w:date="2012-06-12T12:53:00Z">
        <w:r w:rsidRPr="00E77497" w:rsidDel="0056239B">
          <w:delText xml:space="preserve"> </w:delText>
        </w:r>
      </w:del>
      <w:r w:rsidRPr="00E77497">
        <w:t>PutValue(</w:t>
      </w:r>
      <w:r w:rsidRPr="00E77497">
        <w:rPr>
          <w:i/>
        </w:rPr>
        <w:t>lref</w:t>
      </w:r>
      <w:r w:rsidRPr="00E77497">
        <w:t xml:space="preserve">, </w:t>
      </w:r>
      <w:r w:rsidRPr="00E77497">
        <w:rPr>
          <w:i/>
        </w:rPr>
        <w:t>rval</w:t>
      </w:r>
      <w:r w:rsidRPr="00E77497">
        <w:t>)</w:t>
      </w:r>
      <w:bookmarkEnd w:id="14451"/>
      <w:r w:rsidRPr="00E77497">
        <w:t>.</w:t>
      </w:r>
      <w:bookmarkStart w:id="14467" w:name="_Toc382212694"/>
    </w:p>
    <w:p w14:paraId="578EAA80" w14:textId="77777777" w:rsidR="0056239B" w:rsidRDefault="0056239B" w:rsidP="00FA3203">
      <w:pPr>
        <w:pStyle w:val="Alg3"/>
        <w:numPr>
          <w:ilvl w:val="1"/>
          <w:numId w:val="103"/>
        </w:numPr>
        <w:rPr>
          <w:ins w:id="14468" w:author="Rev 8 Allen Wirfs-Brock" w:date="2012-06-12T12:54:00Z"/>
        </w:rPr>
      </w:pPr>
      <w:ins w:id="14469" w:author="Rev 8 Allen Wirfs-Brock" w:date="2012-06-12T12:54:00Z">
        <w:r>
          <w:t>ReturnIfAbrupt(</w:t>
        </w:r>
        <w:r w:rsidRPr="00ED2E78">
          <w:rPr>
            <w:i/>
          </w:rPr>
          <w:t>status</w:t>
        </w:r>
        <w:r>
          <w:t>).</w:t>
        </w:r>
      </w:ins>
    </w:p>
    <w:p w14:paraId="172FCA0B" w14:textId="77777777" w:rsidR="004C0865" w:rsidRPr="00E77497" w:rsidRDefault="004C0865" w:rsidP="00FA3203">
      <w:pPr>
        <w:pStyle w:val="Alg3"/>
        <w:numPr>
          <w:ilvl w:val="1"/>
          <w:numId w:val="103"/>
        </w:numPr>
        <w:rPr>
          <w:ins w:id="14470" w:author="Allen Wirfs-Brock" w:date="2011-07-01T14:59:00Z"/>
        </w:rPr>
      </w:pPr>
      <w:ins w:id="14471" w:author="Allen Wirfs-Brock" w:date="2011-07-01T14:59:00Z">
        <w:r w:rsidRPr="00E77497">
          <w:t xml:space="preserve">Return </w:t>
        </w:r>
        <w:r w:rsidRPr="00E77497">
          <w:rPr>
            <w:i/>
          </w:rPr>
          <w:t>rval</w:t>
        </w:r>
        <w:r w:rsidRPr="00E77497">
          <w:t>.</w:t>
        </w:r>
      </w:ins>
    </w:p>
    <w:p w14:paraId="1F66BDCC" w14:textId="77777777" w:rsidR="00C707BD" w:rsidRPr="003B4312" w:rsidDel="00F144A1" w:rsidRDefault="00C707BD" w:rsidP="00FA3203">
      <w:pPr>
        <w:pStyle w:val="Alg3"/>
        <w:numPr>
          <w:ilvl w:val="0"/>
          <w:numId w:val="103"/>
        </w:numPr>
        <w:rPr>
          <w:ins w:id="14472" w:author="Allen Wirfs-Brock" w:date="2011-07-01T15:04:00Z"/>
          <w:del w:id="14473" w:author="Rev 6 Allen Wirfs-Brock" w:date="2012-01-26T15:01:00Z"/>
        </w:rPr>
      </w:pPr>
      <w:ins w:id="14474" w:author="Allen Wirfs-Brock" w:date="2011-07-01T15:04:00Z">
        <w:del w:id="14475" w:author="Rev 6 Allen Wirfs-Brock" w:date="2012-01-26T15:01:00Z">
          <w:r w:rsidRPr="00E77497" w:rsidDel="00F144A1">
            <w:delText xml:space="preserve">If this is not extended code, throw a </w:delText>
          </w:r>
          <w:r w:rsidRPr="00120381" w:rsidDel="00F144A1">
            <w:rPr>
              <w:b/>
            </w:rPr>
            <w:delText>ReferenceError</w:delText>
          </w:r>
          <w:r w:rsidRPr="004D1BD1" w:rsidDel="00F144A1">
            <w:delText xml:space="preserve"> exception.</w:delText>
          </w:r>
        </w:del>
      </w:ins>
    </w:p>
    <w:p w14:paraId="438BFE9F" w14:textId="77777777" w:rsidR="00C707BD" w:rsidRPr="00E77497" w:rsidRDefault="00C707BD" w:rsidP="00FA3203">
      <w:pPr>
        <w:pStyle w:val="Alg3"/>
        <w:numPr>
          <w:ilvl w:val="0"/>
          <w:numId w:val="103"/>
        </w:numPr>
        <w:rPr>
          <w:ins w:id="14476" w:author="Allen Wirfs-Brock" w:date="2011-07-01T15:04:00Z"/>
        </w:rPr>
      </w:pPr>
      <w:ins w:id="14477" w:author="Allen Wirfs-Brock" w:date="2011-07-01T15:04:00Z">
        <w:r w:rsidRPr="003B4312">
          <w:t xml:space="preserve">Let </w:t>
        </w:r>
        <w:r w:rsidRPr="008B7F6F">
          <w:rPr>
            <w:i/>
          </w:rPr>
          <w:t>AssignmentPattern</w:t>
        </w:r>
        <w:r w:rsidRPr="006B6D0A">
          <w:t xml:space="preserve"> be the parse of the source code corresponding to </w:t>
        </w:r>
        <w:r w:rsidRPr="006B6D0A">
          <w:rPr>
            <w:i/>
          </w:rPr>
          <w:t>LeftHandSideExp</w:t>
        </w:r>
      </w:ins>
      <w:ins w:id="14478" w:author="Allen Wirfs-Brock rev2" w:date="2011-07-20T13:34:00Z">
        <w:r w:rsidR="00CD7A72" w:rsidRPr="006B6D0A">
          <w:rPr>
            <w:i/>
          </w:rPr>
          <w:t>r</w:t>
        </w:r>
      </w:ins>
      <w:ins w:id="14479" w:author="Allen Wirfs-Brock" w:date="2011-07-01T15:04:00Z">
        <w:r w:rsidRPr="00E65A34">
          <w:rPr>
            <w:i/>
          </w:rPr>
          <w:t>ess</w:t>
        </w:r>
      </w:ins>
      <w:ins w:id="14480" w:author="Rev 3 Allen Wirfs-Brock" w:date="2011-08-30T10:45:00Z">
        <w:r w:rsidR="0096712D" w:rsidRPr="009C202C">
          <w:rPr>
            <w:i/>
          </w:rPr>
          <w:t>i</w:t>
        </w:r>
      </w:ins>
      <w:ins w:id="14481" w:author="Allen Wirfs-Brock" w:date="2011-07-01T15:04:00Z">
        <w:r w:rsidRPr="00B820AB">
          <w:rPr>
            <w:i/>
          </w:rPr>
          <w:t>on</w:t>
        </w:r>
        <w:r w:rsidRPr="00675B74">
          <w:t xml:space="preserve"> using </w:t>
        </w:r>
        <w:r w:rsidRPr="00E77497">
          <w:rPr>
            <w:i/>
          </w:rPr>
          <w:t>AssignmentPattern</w:t>
        </w:r>
        <w:r w:rsidRPr="00E77497">
          <w:t xml:space="preserve"> as the goal symbol.</w:t>
        </w:r>
      </w:ins>
    </w:p>
    <w:p w14:paraId="6CB3E67C" w14:textId="77777777" w:rsidR="00C707BD" w:rsidRPr="00E77497" w:rsidRDefault="00C707BD" w:rsidP="00FA3203">
      <w:pPr>
        <w:pStyle w:val="Alg3"/>
        <w:numPr>
          <w:ilvl w:val="0"/>
          <w:numId w:val="103"/>
        </w:numPr>
        <w:rPr>
          <w:ins w:id="14482" w:author="Allen Wirfs-Brock" w:date="2011-07-01T15:04:00Z"/>
        </w:rPr>
      </w:pPr>
      <w:ins w:id="14483" w:author="Allen Wirfs-Brock" w:date="2011-07-01T15:04:00Z">
        <w:r w:rsidRPr="00E77497">
          <w:t xml:space="preserve">Let </w:t>
        </w:r>
        <w:r w:rsidRPr="00E77497">
          <w:rPr>
            <w:i/>
          </w:rPr>
          <w:t>rref</w:t>
        </w:r>
        <w:r w:rsidRPr="00E77497">
          <w:t xml:space="preserve"> be the result of evaluating </w:t>
        </w:r>
        <w:r w:rsidRPr="00E77497">
          <w:rPr>
            <w:i/>
          </w:rPr>
          <w:t>AssignmentExpression</w:t>
        </w:r>
        <w:r w:rsidRPr="00E77497">
          <w:t>.</w:t>
        </w:r>
      </w:ins>
    </w:p>
    <w:p w14:paraId="4C9E2340" w14:textId="77777777" w:rsidR="00C707BD" w:rsidRPr="00E77497" w:rsidRDefault="00C707BD" w:rsidP="00FA3203">
      <w:pPr>
        <w:pStyle w:val="Alg3"/>
        <w:numPr>
          <w:ilvl w:val="0"/>
          <w:numId w:val="103"/>
        </w:numPr>
        <w:rPr>
          <w:ins w:id="14484" w:author="Allen Wirfs-Brock" w:date="2011-07-01T15:04:00Z"/>
        </w:rPr>
      </w:pPr>
      <w:ins w:id="14485" w:author="Allen Wirfs-Brock" w:date="2011-07-01T15:04:00Z">
        <w:r w:rsidRPr="00E77497">
          <w:t xml:space="preserve">Let </w:t>
        </w:r>
        <w:r w:rsidRPr="00E77497">
          <w:rPr>
            <w:i/>
          </w:rPr>
          <w:t>rval</w:t>
        </w:r>
        <w:r w:rsidRPr="00E77497">
          <w:t xml:space="preserve"> be ToObject(GetValue(</w:t>
        </w:r>
        <w:r w:rsidRPr="00E77497">
          <w:rPr>
            <w:i/>
          </w:rPr>
          <w:t>rref</w:t>
        </w:r>
        <w:r w:rsidRPr="00E77497">
          <w:t>)).</w:t>
        </w:r>
      </w:ins>
    </w:p>
    <w:p w14:paraId="69BB1FFF" w14:textId="77777777" w:rsidR="002410A4" w:rsidRDefault="00342FD6" w:rsidP="002410A4">
      <w:pPr>
        <w:pStyle w:val="Alg4"/>
        <w:numPr>
          <w:ilvl w:val="0"/>
          <w:numId w:val="103"/>
        </w:numPr>
        <w:contextualSpacing/>
        <w:rPr>
          <w:ins w:id="14486" w:author="Rev 6 Allen Wirfs-Brock" w:date="2012-02-16T18:51:00Z"/>
        </w:rPr>
      </w:pPr>
      <w:ins w:id="14487" w:author="Rev 8 Allen Wirfs-Brock" w:date="2012-06-12T12:51:00Z">
        <w:r>
          <w:t>ReturnIfAbrupt(</w:t>
        </w:r>
        <w:r>
          <w:rPr>
            <w:i/>
          </w:rPr>
          <w:t>r</w:t>
        </w:r>
        <w:r w:rsidRPr="00ED2E78">
          <w:rPr>
            <w:i/>
          </w:rPr>
          <w:t>val</w:t>
        </w:r>
        <w:r>
          <w:t>).</w:t>
        </w:r>
      </w:ins>
      <w:ins w:id="14488" w:author="Rev 6 Allen Wirfs-Brock" w:date="2012-02-16T18:51:00Z">
        <w:del w:id="14489" w:author="Rev 8 Allen Wirfs-Brock" w:date="2012-06-12T12:51:00Z">
          <w:r w:rsidR="002410A4" w:rsidDel="00342FD6">
            <w:delText xml:space="preserve">If </w:delText>
          </w:r>
          <w:r w:rsidR="002410A4" w:rsidRPr="00E77497" w:rsidDel="00342FD6">
            <w:rPr>
              <w:i/>
            </w:rPr>
            <w:delText>rval</w:delText>
          </w:r>
          <w:r w:rsidR="002410A4" w:rsidRPr="00E77497" w:rsidDel="00342FD6">
            <w:delText xml:space="preserve"> </w:delText>
          </w:r>
          <w:r w:rsidR="002410A4" w:rsidDel="00342FD6">
            <w:delText xml:space="preserve">is an abrupt completion, return </w:delText>
          </w:r>
          <w:r w:rsidR="002410A4" w:rsidRPr="00E77497" w:rsidDel="00342FD6">
            <w:rPr>
              <w:i/>
            </w:rPr>
            <w:delText>rval</w:delText>
          </w:r>
          <w:r w:rsidR="002410A4" w:rsidDel="00342FD6">
            <w:delText>.</w:delText>
          </w:r>
        </w:del>
      </w:ins>
    </w:p>
    <w:p w14:paraId="4AC759FF" w14:textId="77777777" w:rsidR="00C707BD" w:rsidRPr="00E77497" w:rsidRDefault="005D43BD" w:rsidP="00FA3203">
      <w:pPr>
        <w:pStyle w:val="Alg3"/>
        <w:numPr>
          <w:ilvl w:val="0"/>
          <w:numId w:val="103"/>
        </w:numPr>
        <w:rPr>
          <w:ins w:id="14490" w:author="Allen Wirfs-Brock" w:date="2011-07-01T15:04:00Z"/>
        </w:rPr>
      </w:pPr>
      <w:ins w:id="14491" w:author="Rev 4 Allen Wirfs-Brock" w:date="2011-11-07T11:02:00Z">
        <w:del w:id="14492" w:author="Rev 6 Allen Wirfs-Brock" w:date="2012-02-16T18:52:00Z">
          <w:r w:rsidDel="002410A4">
            <w:delText>P</w:delText>
          </w:r>
        </w:del>
      </w:ins>
      <w:ins w:id="14493" w:author="Rev 6 Allen Wirfs-Brock" w:date="2012-02-16T18:52:00Z">
        <w:r w:rsidR="002410A4">
          <w:t xml:space="preserve">Let </w:t>
        </w:r>
        <w:r w:rsidR="002410A4" w:rsidRPr="002410A4">
          <w:rPr>
            <w:i/>
          </w:rPr>
          <w:t>status</w:t>
        </w:r>
        <w:r w:rsidR="002410A4">
          <w:t xml:space="preserve"> be the result of p</w:t>
        </w:r>
      </w:ins>
      <w:ins w:id="14494" w:author="Rev 4 Allen Wirfs-Brock" w:date="2011-11-07T11:02:00Z">
        <w:r>
          <w:t>erform</w:t>
        </w:r>
      </w:ins>
      <w:ins w:id="14495" w:author="Rev 6 Allen Wirfs-Brock" w:date="2012-02-16T18:52:00Z">
        <w:r w:rsidR="002410A4">
          <w:t>ing</w:t>
        </w:r>
      </w:ins>
      <w:ins w:id="14496" w:author="Rev 4 Allen Wirfs-Brock" w:date="2011-11-07T11:02:00Z">
        <w:r>
          <w:t xml:space="preserve"> Destructuring Assignment Evaluation of</w:t>
        </w:r>
        <w:r w:rsidRPr="00E77497">
          <w:t xml:space="preserve"> </w:t>
        </w:r>
      </w:ins>
      <w:ins w:id="14497" w:author="Allen Wirfs-Brock" w:date="2011-07-01T15:04:00Z">
        <w:del w:id="14498" w:author="Rev 4 Allen Wirfs-Brock" w:date="2011-11-07T11:02:00Z">
          <w:r w:rsidR="00C707BD" w:rsidRPr="00E77497" w:rsidDel="005D43BD">
            <w:delText xml:space="preserve">Evaluate </w:delText>
          </w:r>
        </w:del>
        <w:r w:rsidR="00C707BD" w:rsidRPr="00E77497">
          <w:rPr>
            <w:i/>
          </w:rPr>
          <w:t>AssignmentPattern</w:t>
        </w:r>
        <w:r w:rsidR="00C707BD" w:rsidRPr="00E77497">
          <w:t xml:space="preserve"> using </w:t>
        </w:r>
        <w:r w:rsidR="00C707BD" w:rsidRPr="00E77497">
          <w:rPr>
            <w:i/>
          </w:rPr>
          <w:t>rval</w:t>
        </w:r>
        <w:r w:rsidR="00C707BD" w:rsidRPr="00E77497">
          <w:t xml:space="preserve"> as the </w:t>
        </w:r>
        <w:del w:id="14499" w:author="Rev 4 Allen Wirfs-Brock" w:date="2011-11-07T11:02:00Z">
          <w:r w:rsidR="00C707BD" w:rsidRPr="00E77497" w:rsidDel="005D43BD">
            <w:rPr>
              <w:rStyle w:val="bnf"/>
            </w:rPr>
            <w:delText>obj</w:delText>
          </w:r>
          <w:r w:rsidR="00C707BD" w:rsidRPr="00E77497" w:rsidDel="005D43BD">
            <w:rPr>
              <w:i/>
            </w:rPr>
            <w:delText xml:space="preserve"> </w:delText>
          </w:r>
          <w:r w:rsidR="00C707BD" w:rsidRPr="00E77497" w:rsidDel="005D43BD">
            <w:delText>parameter</w:delText>
          </w:r>
        </w:del>
      </w:ins>
      <w:ins w:id="14500" w:author="Rev 4 Allen Wirfs-Brock" w:date="2011-11-07T11:02:00Z">
        <w:r>
          <w:t>argument</w:t>
        </w:r>
      </w:ins>
      <w:ins w:id="14501" w:author="Allen Wirfs-Brock" w:date="2011-07-01T15:04:00Z">
        <w:r w:rsidR="00C707BD" w:rsidRPr="00E77497">
          <w:t>.</w:t>
        </w:r>
      </w:ins>
    </w:p>
    <w:p w14:paraId="5CD455BD" w14:textId="77777777" w:rsidR="002410A4" w:rsidRDefault="00342FD6" w:rsidP="002410A4">
      <w:pPr>
        <w:pStyle w:val="Alg4"/>
        <w:numPr>
          <w:ilvl w:val="0"/>
          <w:numId w:val="103"/>
        </w:numPr>
        <w:contextualSpacing/>
        <w:rPr>
          <w:ins w:id="14502" w:author="Rev 6 Allen Wirfs-Brock" w:date="2012-02-16T18:53:00Z"/>
        </w:rPr>
      </w:pPr>
      <w:ins w:id="14503" w:author="Rev 8 Allen Wirfs-Brock" w:date="2012-06-12T12:51:00Z">
        <w:r>
          <w:t>ReturnIfAbrupt(</w:t>
        </w:r>
        <w:r w:rsidRPr="00ED2E78">
          <w:rPr>
            <w:i/>
          </w:rPr>
          <w:t>status</w:t>
        </w:r>
        <w:r>
          <w:t>).</w:t>
        </w:r>
      </w:ins>
      <w:ins w:id="14504" w:author="Rev 6 Allen Wirfs-Brock" w:date="2012-02-16T18:53:00Z">
        <w:del w:id="14505" w:author="Rev 8 Allen Wirfs-Brock" w:date="2012-06-12T12:51:00Z">
          <w:r w:rsidR="002410A4" w:rsidDel="00342FD6">
            <w:delText xml:space="preserve">If </w:delText>
          </w:r>
          <w:r w:rsidR="002410A4" w:rsidRPr="006A5E27" w:rsidDel="00342FD6">
            <w:rPr>
              <w:i/>
            </w:rPr>
            <w:delText>status</w:delText>
          </w:r>
          <w:r w:rsidR="002410A4" w:rsidDel="00342FD6">
            <w:delText xml:space="preserve"> is an abrupt completion, return </w:delText>
          </w:r>
          <w:r w:rsidR="002410A4" w:rsidRPr="00E77497" w:rsidDel="00342FD6">
            <w:rPr>
              <w:i/>
            </w:rPr>
            <w:delText>rval</w:delText>
          </w:r>
          <w:r w:rsidR="002410A4" w:rsidDel="00342FD6">
            <w:delText>.</w:delText>
          </w:r>
        </w:del>
      </w:ins>
    </w:p>
    <w:p w14:paraId="58EA2626" w14:textId="77777777" w:rsidR="004C0865" w:rsidRPr="00E77497" w:rsidRDefault="004C02EF" w:rsidP="00FA3203">
      <w:pPr>
        <w:pStyle w:val="Alg3"/>
        <w:numPr>
          <w:ilvl w:val="0"/>
          <w:numId w:val="103"/>
        </w:numPr>
        <w:spacing w:after="220"/>
      </w:pPr>
      <w:r w:rsidRPr="00E77497">
        <w:t xml:space="preserve">Return </w:t>
      </w:r>
      <w:r w:rsidRPr="00E77497">
        <w:rPr>
          <w:i/>
        </w:rPr>
        <w:t>rval</w:t>
      </w:r>
      <w:bookmarkEnd w:id="14467"/>
      <w:r w:rsidRPr="00E77497">
        <w:t>.</w:t>
      </w:r>
      <w:bookmarkStart w:id="14506" w:name="_Toc375031195"/>
      <w:bookmarkStart w:id="14507" w:name="_Toc381513708"/>
      <w:bookmarkStart w:id="14508" w:name="_Toc382202874"/>
      <w:bookmarkStart w:id="14509" w:name="_Toc382212230"/>
      <w:bookmarkStart w:id="14510" w:name="_Toc382212695"/>
      <w:bookmarkStart w:id="14511" w:name="_Toc382291575"/>
      <w:bookmarkStart w:id="14512" w:name="_Toc385672224"/>
      <w:bookmarkStart w:id="14513" w:name="_Toc393690327"/>
    </w:p>
    <w:p w14:paraId="29C66EA0" w14:textId="77777777" w:rsidR="007806CA" w:rsidRPr="00E77497" w:rsidRDefault="007806CA" w:rsidP="007806CA">
      <w:pPr>
        <w:jc w:val="left"/>
      </w:pPr>
      <w:bookmarkStart w:id="14514" w:name="_Toc472818872"/>
      <w:r w:rsidRPr="00E77497">
        <w:rPr>
          <w:rStyle w:val="bnf"/>
        </w:rPr>
        <w:t>AssignmentExpression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E77497">
        <w:rPr>
          <w:rStyle w:val="bnf"/>
        </w:rPr>
        <w:t>LeftHandSideExpression</w:t>
      </w:r>
      <w:r w:rsidRPr="00E77497">
        <w:rPr>
          <w:i/>
        </w:rPr>
        <w:t xml:space="preserve"> </w:t>
      </w:r>
      <w:r w:rsidRPr="00E77497">
        <w:rPr>
          <w:rStyle w:val="bnf"/>
        </w:rPr>
        <w:t>AssignmentOperator</w:t>
      </w:r>
      <w:r w:rsidRPr="00E77497">
        <w:rPr>
          <w:rFonts w:ascii="Times New Roman" w:hAnsi="Times New Roman"/>
          <w:i/>
        </w:rPr>
        <w:t xml:space="preserve"> </w:t>
      </w:r>
      <w:r w:rsidRPr="00E77497">
        <w:rPr>
          <w:rStyle w:val="bnf"/>
        </w:rPr>
        <w:t>AssignmentExpression</w:t>
      </w:r>
      <w:del w:id="14515" w:author="Rev 4 Allen Wirfs-Brock" w:date="2011-11-07T09:23:00Z">
        <w:r w:rsidRPr="00E77497" w:rsidDel="003F7C52">
          <w:br/>
          <w:delText xml:space="preserve">    where </w:delText>
        </w:r>
        <w:r w:rsidRPr="00E77497" w:rsidDel="003F7C52">
          <w:rPr>
            <w:rStyle w:val="bnf"/>
          </w:rPr>
          <w:delText>AssignmentOperator</w:delText>
        </w:r>
        <w:r w:rsidRPr="00E77497" w:rsidDel="003F7C52">
          <w:delText xml:space="preserve"> is @</w:delText>
        </w:r>
        <w:r w:rsidRPr="00E77497" w:rsidDel="003F7C52">
          <w:rPr>
            <w:rFonts w:ascii="Courier New" w:hAnsi="Courier New" w:cs="Courier New"/>
            <w:b/>
          </w:rPr>
          <w:delText>=</w:delText>
        </w:r>
        <w:r w:rsidRPr="00E77497" w:rsidDel="003F7C52">
          <w:delText xml:space="preserve"> and @ represents one of the operators indicated above</w:delText>
        </w:r>
      </w:del>
    </w:p>
    <w:p w14:paraId="3C8EBC67" w14:textId="77777777" w:rsidR="007806CA" w:rsidRPr="00E77497" w:rsidRDefault="007806CA" w:rsidP="00FA3203">
      <w:pPr>
        <w:pStyle w:val="Alg3"/>
        <w:keepNext/>
        <w:numPr>
          <w:ilvl w:val="0"/>
          <w:numId w:val="104"/>
        </w:numPr>
      </w:pPr>
      <w:r w:rsidRPr="00E77497">
        <w:t xml:space="preserve">Let </w:t>
      </w:r>
      <w:r w:rsidRPr="00E77497">
        <w:rPr>
          <w:i/>
        </w:rPr>
        <w:t>lref</w:t>
      </w:r>
      <w:r w:rsidRPr="00E77497">
        <w:t xml:space="preserve"> be the result of evaluating </w:t>
      </w:r>
      <w:r w:rsidRPr="00E77497">
        <w:rPr>
          <w:i/>
        </w:rPr>
        <w:t>LeftHandSideExpression</w:t>
      </w:r>
      <w:r w:rsidRPr="00E77497">
        <w:t>.</w:t>
      </w:r>
    </w:p>
    <w:p w14:paraId="4ADE91CF" w14:textId="77777777" w:rsidR="007806CA" w:rsidRPr="00E77497" w:rsidRDefault="007806CA" w:rsidP="00FA3203">
      <w:pPr>
        <w:pStyle w:val="Alg3"/>
        <w:numPr>
          <w:ilvl w:val="0"/>
          <w:numId w:val="104"/>
        </w:numPr>
      </w:pPr>
      <w:r w:rsidRPr="00E77497">
        <w:t xml:space="preserve">Let </w:t>
      </w:r>
      <w:r w:rsidRPr="00E77497">
        <w:rPr>
          <w:i/>
        </w:rPr>
        <w:t>lval</w:t>
      </w:r>
      <w:r w:rsidRPr="00E77497">
        <w:t xml:space="preserve"> be GetValue(</w:t>
      </w:r>
      <w:r w:rsidRPr="00E77497">
        <w:rPr>
          <w:i/>
        </w:rPr>
        <w:t>lref</w:t>
      </w:r>
      <w:r w:rsidRPr="00E77497">
        <w:t>).</w:t>
      </w:r>
    </w:p>
    <w:p w14:paraId="578C9C99" w14:textId="77777777" w:rsidR="002410A4" w:rsidRDefault="00342FD6" w:rsidP="002410A4">
      <w:pPr>
        <w:pStyle w:val="Alg4"/>
        <w:numPr>
          <w:ilvl w:val="0"/>
          <w:numId w:val="104"/>
        </w:numPr>
        <w:contextualSpacing/>
        <w:rPr>
          <w:ins w:id="14516" w:author="Rev 6 Allen Wirfs-Brock" w:date="2012-02-16T18:54:00Z"/>
        </w:rPr>
      </w:pPr>
      <w:ins w:id="14517" w:author="Rev 8 Allen Wirfs-Brock" w:date="2012-06-12T12:44:00Z">
        <w:r>
          <w:t>ReturnIfAbrupt(</w:t>
        </w:r>
        <w:r w:rsidRPr="00342FD6">
          <w:rPr>
            <w:i/>
          </w:rPr>
          <w:t>lval</w:t>
        </w:r>
        <w:r>
          <w:t>).</w:t>
        </w:r>
      </w:ins>
      <w:ins w:id="14518" w:author="Rev 6 Allen Wirfs-Brock" w:date="2012-02-16T18:54:00Z">
        <w:del w:id="14519" w:author="Rev 8 Allen Wirfs-Brock" w:date="2012-06-12T12:45:00Z">
          <w:r w:rsidR="002410A4" w:rsidDel="00342FD6">
            <w:delText xml:space="preserve">If </w:delText>
          </w:r>
          <w:r w:rsidR="002410A4" w:rsidRPr="00E77497" w:rsidDel="00342FD6">
            <w:rPr>
              <w:i/>
            </w:rPr>
            <w:delText>lval</w:delText>
          </w:r>
          <w:r w:rsidR="002410A4" w:rsidRPr="00E77497" w:rsidDel="00342FD6">
            <w:delText xml:space="preserve"> </w:delText>
          </w:r>
          <w:r w:rsidR="002410A4" w:rsidDel="00342FD6">
            <w:delText xml:space="preserve">is an abrupt completion, return </w:delText>
          </w:r>
          <w:r w:rsidR="002410A4" w:rsidRPr="00E77497" w:rsidDel="00342FD6">
            <w:rPr>
              <w:i/>
            </w:rPr>
            <w:delText>lval</w:delText>
          </w:r>
          <w:r w:rsidR="002410A4" w:rsidDel="00342FD6">
            <w:delText>.</w:delText>
          </w:r>
        </w:del>
      </w:ins>
    </w:p>
    <w:p w14:paraId="486070B9" w14:textId="77777777" w:rsidR="007806CA" w:rsidRPr="00E77497" w:rsidRDefault="007806CA" w:rsidP="00FA3203">
      <w:pPr>
        <w:pStyle w:val="Alg3"/>
        <w:numPr>
          <w:ilvl w:val="0"/>
          <w:numId w:val="104"/>
        </w:numPr>
      </w:pPr>
      <w:r w:rsidRPr="00E77497">
        <w:t xml:space="preserve">Let </w:t>
      </w:r>
      <w:r w:rsidRPr="00E77497">
        <w:rPr>
          <w:i/>
        </w:rPr>
        <w:t>rref</w:t>
      </w:r>
      <w:r w:rsidRPr="00E77497">
        <w:t xml:space="preserve"> be the result of evaluating </w:t>
      </w:r>
      <w:r w:rsidRPr="00E77497">
        <w:rPr>
          <w:i/>
        </w:rPr>
        <w:t>AssignmentExpression</w:t>
      </w:r>
      <w:r w:rsidRPr="00E77497">
        <w:t>.</w:t>
      </w:r>
    </w:p>
    <w:p w14:paraId="36D14C90" w14:textId="77777777" w:rsidR="007806CA" w:rsidRPr="00E77497" w:rsidRDefault="007806CA" w:rsidP="00FA3203">
      <w:pPr>
        <w:pStyle w:val="Alg3"/>
        <w:numPr>
          <w:ilvl w:val="0"/>
          <w:numId w:val="104"/>
        </w:numPr>
      </w:pPr>
      <w:r w:rsidRPr="00E77497">
        <w:t xml:space="preserve">Let </w:t>
      </w:r>
      <w:r w:rsidRPr="00E77497">
        <w:rPr>
          <w:i/>
        </w:rPr>
        <w:t>rval</w:t>
      </w:r>
      <w:r w:rsidRPr="00E77497">
        <w:t xml:space="preserve"> be GetValue(</w:t>
      </w:r>
      <w:r w:rsidRPr="00E77497">
        <w:rPr>
          <w:i/>
        </w:rPr>
        <w:t>rref</w:t>
      </w:r>
      <w:r w:rsidRPr="00E77497">
        <w:t>).</w:t>
      </w:r>
    </w:p>
    <w:p w14:paraId="1673049C" w14:textId="77777777" w:rsidR="002410A4" w:rsidRDefault="00342FD6" w:rsidP="002410A4">
      <w:pPr>
        <w:pStyle w:val="Alg4"/>
        <w:numPr>
          <w:ilvl w:val="0"/>
          <w:numId w:val="104"/>
        </w:numPr>
        <w:contextualSpacing/>
        <w:rPr>
          <w:ins w:id="14520" w:author="Rev 6 Allen Wirfs-Brock" w:date="2012-02-16T18:55:00Z"/>
        </w:rPr>
      </w:pPr>
      <w:ins w:id="14521" w:author="Rev 8 Allen Wirfs-Brock" w:date="2012-06-12T12:45:00Z">
        <w:r>
          <w:t>ReturnIfAbrupt(</w:t>
        </w:r>
        <w:r>
          <w:rPr>
            <w:i/>
          </w:rPr>
          <w:t>r</w:t>
        </w:r>
        <w:r w:rsidRPr="00ED2E78">
          <w:rPr>
            <w:i/>
          </w:rPr>
          <w:t>val</w:t>
        </w:r>
        <w:r>
          <w:t>).</w:t>
        </w:r>
      </w:ins>
      <w:ins w:id="14522" w:author="Rev 6 Allen Wirfs-Brock" w:date="2012-02-16T18:55:00Z">
        <w:del w:id="14523" w:author="Rev 8 Allen Wirfs-Brock" w:date="2012-06-12T12:45:00Z">
          <w:r w:rsidR="002410A4" w:rsidDel="00342FD6">
            <w:delText xml:space="preserve">If </w:delText>
          </w:r>
          <w:r w:rsidR="002410A4" w:rsidDel="00342FD6">
            <w:rPr>
              <w:i/>
            </w:rPr>
            <w:delText>r</w:delText>
          </w:r>
          <w:r w:rsidR="002410A4" w:rsidRPr="00E77497" w:rsidDel="00342FD6">
            <w:rPr>
              <w:i/>
            </w:rPr>
            <w:delText>val</w:delText>
          </w:r>
          <w:r w:rsidR="002410A4" w:rsidRPr="00E77497" w:rsidDel="00342FD6">
            <w:delText xml:space="preserve"> </w:delText>
          </w:r>
          <w:r w:rsidR="002410A4" w:rsidDel="00342FD6">
            <w:delText xml:space="preserve">is an abrupt completion, return </w:delText>
          </w:r>
          <w:r w:rsidR="002410A4" w:rsidDel="00342FD6">
            <w:rPr>
              <w:i/>
            </w:rPr>
            <w:delText>r</w:delText>
          </w:r>
          <w:r w:rsidR="002410A4" w:rsidRPr="00E77497" w:rsidDel="00342FD6">
            <w:rPr>
              <w:i/>
            </w:rPr>
            <w:delText>val</w:delText>
          </w:r>
          <w:r w:rsidR="002410A4" w:rsidDel="00342FD6">
            <w:delText>.</w:delText>
          </w:r>
        </w:del>
      </w:ins>
    </w:p>
    <w:p w14:paraId="55849569" w14:textId="77777777" w:rsidR="00C85441" w:rsidRDefault="00C85441" w:rsidP="00FA3203">
      <w:pPr>
        <w:pStyle w:val="Alg3"/>
        <w:numPr>
          <w:ilvl w:val="0"/>
          <w:numId w:val="104"/>
        </w:numPr>
        <w:rPr>
          <w:ins w:id="14524" w:author="Rev 4 Allen Wirfs-Brock" w:date="2011-11-07T09:18:00Z"/>
        </w:rPr>
      </w:pPr>
      <w:ins w:id="14525" w:author="Rev 4 Allen Wirfs-Brock" w:date="2011-11-07T09:18:00Z">
        <w:r>
          <w:t xml:space="preserve">Let </w:t>
        </w:r>
        <w:r w:rsidRPr="00120381">
          <w:rPr>
            <w:i/>
          </w:rPr>
          <w:t>operator</w:t>
        </w:r>
        <w:r>
          <w:t xml:space="preserve"> </w:t>
        </w:r>
      </w:ins>
      <w:ins w:id="14526" w:author="Rev 4 Allen Wirfs-Brock" w:date="2011-11-07T09:20:00Z">
        <w:r w:rsidR="003F7C52">
          <w:t xml:space="preserve">be the </w:t>
        </w:r>
      </w:ins>
      <w:ins w:id="14527" w:author="Rev 4 Allen Wirfs-Brock" w:date="2011-11-07T09:22:00Z">
        <w:r w:rsidR="003F7C52" w:rsidRPr="00120381">
          <w:rPr>
            <w:rFonts w:ascii="Courier New" w:hAnsi="Courier New" w:cs="Courier New"/>
            <w:b/>
          </w:rPr>
          <w:t>@</w:t>
        </w:r>
        <w:r w:rsidR="003F7C52">
          <w:t xml:space="preserve"> where </w:t>
        </w:r>
        <w:r w:rsidR="003F7C52" w:rsidRPr="00120381">
          <w:rPr>
            <w:i/>
          </w:rPr>
          <w:t>AssignmentOperator</w:t>
        </w:r>
        <w:r w:rsidR="003F7C52">
          <w:t xml:space="preserve"> is </w:t>
        </w:r>
        <w:r w:rsidR="003F7C52" w:rsidRPr="00120381">
          <w:rPr>
            <w:rFonts w:ascii="Courier New" w:hAnsi="Courier New" w:cs="Courier New"/>
            <w:b/>
          </w:rPr>
          <w:t>@=</w:t>
        </w:r>
      </w:ins>
    </w:p>
    <w:p w14:paraId="5A64B496" w14:textId="77777777" w:rsidR="007806CA" w:rsidRPr="00E77497" w:rsidRDefault="007806CA" w:rsidP="00FA3203">
      <w:pPr>
        <w:pStyle w:val="Alg3"/>
        <w:numPr>
          <w:ilvl w:val="0"/>
          <w:numId w:val="104"/>
        </w:numPr>
      </w:pPr>
      <w:r w:rsidRPr="00E77497">
        <w:t xml:space="preserve">Let </w:t>
      </w:r>
      <w:r w:rsidRPr="00E77497">
        <w:rPr>
          <w:i/>
        </w:rPr>
        <w:t>r</w:t>
      </w:r>
      <w:r w:rsidRPr="00E77497">
        <w:t xml:space="preserve"> be the result of applying operator @ to </w:t>
      </w:r>
      <w:r w:rsidRPr="00E77497">
        <w:rPr>
          <w:i/>
        </w:rPr>
        <w:t>lval</w:t>
      </w:r>
      <w:r w:rsidRPr="00E77497">
        <w:t xml:space="preserve"> and </w:t>
      </w:r>
      <w:r w:rsidRPr="00E77497">
        <w:rPr>
          <w:i/>
        </w:rPr>
        <w:t>rval</w:t>
      </w:r>
      <w:r w:rsidRPr="00E77497">
        <w:t>.</w:t>
      </w:r>
    </w:p>
    <w:p w14:paraId="6470B75B" w14:textId="77777777" w:rsidR="007806CA" w:rsidRPr="00E77497" w:rsidDel="003F7C52" w:rsidRDefault="007806CA" w:rsidP="00FA3203">
      <w:pPr>
        <w:pStyle w:val="Alg3"/>
        <w:numPr>
          <w:ilvl w:val="0"/>
          <w:numId w:val="104"/>
        </w:numPr>
        <w:rPr>
          <w:del w:id="14528" w:author="Rev 4 Allen Wirfs-Brock" w:date="2011-11-07T09:25:00Z"/>
        </w:rPr>
      </w:pPr>
      <w:del w:id="14529" w:author="Rev 4 Allen Wirfs-Brock" w:date="2011-11-07T09:25:00Z">
        <w:r w:rsidRPr="00E77497" w:rsidDel="003F7C52">
          <w:delText xml:space="preserve">Throw a </w:delText>
        </w:r>
        <w:r w:rsidRPr="00E77497" w:rsidDel="003F7C52">
          <w:rPr>
            <w:b/>
          </w:rPr>
          <w:delText>SyntaxError</w:delText>
        </w:r>
        <w:r w:rsidRPr="00E77497" w:rsidDel="003F7C52">
          <w:delText xml:space="preserve"> exception if the following conditions are all true:</w:delText>
        </w:r>
      </w:del>
    </w:p>
    <w:p w14:paraId="5337083B" w14:textId="77777777" w:rsidR="007806CA" w:rsidRPr="00E77497" w:rsidDel="003F7C52" w:rsidRDefault="007806CA">
      <w:pPr>
        <w:pStyle w:val="Alg3"/>
        <w:numPr>
          <w:ilvl w:val="0"/>
          <w:numId w:val="69"/>
        </w:numPr>
        <w:ind w:left="720" w:firstLine="0"/>
        <w:rPr>
          <w:del w:id="14530" w:author="Rev 4 Allen Wirfs-Brock" w:date="2011-11-07T09:25:00Z"/>
        </w:rPr>
        <w:pPrChange w:id="14531" w:author="Rev 4 Allen Wirfs-Brock" w:date="2011-11-07T12:16:00Z">
          <w:pPr>
            <w:pStyle w:val="Alg3"/>
            <w:numPr>
              <w:numId w:val="71"/>
            </w:numPr>
            <w:ind w:left="720" w:firstLine="0"/>
          </w:pPr>
        </w:pPrChange>
      </w:pPr>
      <w:del w:id="14532" w:author="Rev 4 Allen Wirfs-Brock" w:date="2011-11-07T09:25:00Z">
        <w:r w:rsidRPr="00E77497" w:rsidDel="003F7C52">
          <w:delText xml:space="preserve"> Type(</w:delText>
        </w:r>
        <w:r w:rsidRPr="00E77497" w:rsidDel="003F7C52">
          <w:rPr>
            <w:i/>
          </w:rPr>
          <w:delText>lref</w:delText>
        </w:r>
        <w:r w:rsidRPr="00E77497" w:rsidDel="003F7C52">
          <w:delText xml:space="preserve">) is Reference is </w:delText>
        </w:r>
        <w:r w:rsidRPr="00E77497" w:rsidDel="003F7C52">
          <w:rPr>
            <w:b/>
          </w:rPr>
          <w:delText>true</w:delText>
        </w:r>
      </w:del>
    </w:p>
    <w:p w14:paraId="0143A80A" w14:textId="77777777" w:rsidR="007806CA" w:rsidRPr="00E77497" w:rsidDel="003F7C52" w:rsidRDefault="007806CA">
      <w:pPr>
        <w:pStyle w:val="Alg3"/>
        <w:numPr>
          <w:ilvl w:val="0"/>
          <w:numId w:val="69"/>
        </w:numPr>
        <w:ind w:left="720" w:firstLine="0"/>
        <w:rPr>
          <w:del w:id="14533" w:author="Rev 4 Allen Wirfs-Brock" w:date="2011-11-07T09:25:00Z"/>
        </w:rPr>
        <w:pPrChange w:id="14534" w:author="Rev 4 Allen Wirfs-Brock" w:date="2011-11-07T12:16:00Z">
          <w:pPr>
            <w:pStyle w:val="Alg3"/>
            <w:numPr>
              <w:numId w:val="71"/>
            </w:numPr>
            <w:ind w:left="720" w:firstLine="0"/>
          </w:pPr>
        </w:pPrChange>
      </w:pPr>
      <w:del w:id="14535" w:author="Rev 4 Allen Wirfs-Brock" w:date="2011-11-07T09:25:00Z">
        <w:r w:rsidRPr="00E77497" w:rsidDel="003F7C52">
          <w:delText xml:space="preserve"> IsStrictReference(</w:delText>
        </w:r>
        <w:r w:rsidRPr="00E77497" w:rsidDel="003F7C52">
          <w:rPr>
            <w:i/>
          </w:rPr>
          <w:delText>lref</w:delText>
        </w:r>
        <w:r w:rsidRPr="00E77497" w:rsidDel="003F7C52">
          <w:delText xml:space="preserve">) is </w:delText>
        </w:r>
        <w:r w:rsidRPr="00E77497" w:rsidDel="003F7C52">
          <w:rPr>
            <w:b/>
          </w:rPr>
          <w:delText>true</w:delText>
        </w:r>
      </w:del>
    </w:p>
    <w:p w14:paraId="1B922AA0" w14:textId="77777777" w:rsidR="007806CA" w:rsidRPr="00E77497" w:rsidDel="003F7C52" w:rsidRDefault="007806CA">
      <w:pPr>
        <w:pStyle w:val="Alg3"/>
        <w:numPr>
          <w:ilvl w:val="0"/>
          <w:numId w:val="69"/>
        </w:numPr>
        <w:ind w:left="720" w:firstLine="0"/>
        <w:rPr>
          <w:del w:id="14536" w:author="Rev 4 Allen Wirfs-Brock" w:date="2011-11-07T09:25:00Z"/>
        </w:rPr>
        <w:pPrChange w:id="14537" w:author="Rev 4 Allen Wirfs-Brock" w:date="2011-11-07T12:16:00Z">
          <w:pPr>
            <w:pStyle w:val="Alg3"/>
            <w:numPr>
              <w:numId w:val="71"/>
            </w:numPr>
            <w:ind w:left="720" w:firstLine="0"/>
          </w:pPr>
        </w:pPrChange>
      </w:pPr>
      <w:del w:id="14538" w:author="Rev 4 Allen Wirfs-Brock" w:date="2011-11-07T09:25:00Z">
        <w:r w:rsidRPr="00E77497" w:rsidDel="003F7C52">
          <w:delText xml:space="preserve"> Type(GetBase(</w:delText>
        </w:r>
        <w:r w:rsidRPr="00E77497" w:rsidDel="003F7C52">
          <w:rPr>
            <w:i/>
          </w:rPr>
          <w:delText>lref</w:delText>
        </w:r>
        <w:r w:rsidRPr="00E77497" w:rsidDel="003F7C52">
          <w:delText>)) is Environment Record</w:delText>
        </w:r>
      </w:del>
    </w:p>
    <w:p w14:paraId="517A0F4C" w14:textId="77777777" w:rsidR="007806CA" w:rsidRPr="00E77497" w:rsidDel="003F7C52" w:rsidRDefault="007806CA">
      <w:pPr>
        <w:pStyle w:val="Alg3"/>
        <w:numPr>
          <w:ilvl w:val="0"/>
          <w:numId w:val="69"/>
        </w:numPr>
        <w:ind w:left="720" w:firstLine="0"/>
        <w:rPr>
          <w:del w:id="14539" w:author="Rev 4 Allen Wirfs-Brock" w:date="2011-11-07T09:25:00Z"/>
        </w:rPr>
        <w:pPrChange w:id="14540" w:author="Rev 4 Allen Wirfs-Brock" w:date="2011-11-07T12:16:00Z">
          <w:pPr>
            <w:pStyle w:val="Alg3"/>
            <w:numPr>
              <w:numId w:val="71"/>
            </w:numPr>
            <w:ind w:left="720" w:firstLine="0"/>
          </w:pPr>
        </w:pPrChange>
      </w:pPr>
      <w:del w:id="14541" w:author="Rev 4 Allen Wirfs-Brock" w:date="2011-11-07T09:25:00Z">
        <w:r w:rsidRPr="00E77497" w:rsidDel="003F7C52">
          <w:delText xml:space="preserve"> GetReferencedName(lref) is either </w:delText>
        </w:r>
        <w:r w:rsidRPr="00E77497" w:rsidDel="003F7C52">
          <w:rPr>
            <w:rFonts w:ascii="Courier New" w:hAnsi="Courier New" w:cs="Courier New"/>
            <w:b/>
          </w:rPr>
          <w:delText>"eval"</w:delText>
        </w:r>
        <w:r w:rsidRPr="00E77497" w:rsidDel="003F7C52">
          <w:delText xml:space="preserve"> or</w:delText>
        </w:r>
        <w:r w:rsidRPr="00E77497" w:rsidDel="003F7C52">
          <w:rPr>
            <w:rFonts w:ascii="Courier New" w:hAnsi="Courier New" w:cs="Courier New"/>
            <w:b/>
          </w:rPr>
          <w:delText xml:space="preserve"> "arguments"</w:delText>
        </w:r>
      </w:del>
    </w:p>
    <w:p w14:paraId="52A9AD6A" w14:textId="77777777" w:rsidR="007806CA" w:rsidRPr="00E77497" w:rsidRDefault="002410A4" w:rsidP="00FA3203">
      <w:pPr>
        <w:pStyle w:val="Alg3"/>
        <w:numPr>
          <w:ilvl w:val="0"/>
          <w:numId w:val="104"/>
        </w:numPr>
      </w:pPr>
      <w:ins w:id="14542" w:author="Rev 6 Allen Wirfs-Brock" w:date="2012-02-16T18:56:00Z">
        <w:del w:id="14543" w:author="Rev 8 Allen Wirfs-Brock" w:date="2012-06-12T12:48:00Z">
          <w:r w:rsidDel="00342FD6">
            <w:delText>If the result of</w:delText>
          </w:r>
        </w:del>
      </w:ins>
      <w:ins w:id="14544" w:author="Rev 8 Allen Wirfs-Brock" w:date="2012-06-12T12:48:00Z">
        <w:r w:rsidR="00342FD6">
          <w:t xml:space="preserve">Let </w:t>
        </w:r>
        <w:r w:rsidR="00342FD6" w:rsidRPr="00342FD6">
          <w:rPr>
            <w:i/>
          </w:rPr>
          <w:t>status</w:t>
        </w:r>
        <w:r w:rsidR="00342FD6">
          <w:t xml:space="preserve"> be</w:t>
        </w:r>
      </w:ins>
      <w:ins w:id="14545" w:author="Rev 6 Allen Wirfs-Brock" w:date="2012-02-16T18:56:00Z">
        <w:r w:rsidRPr="00E77497">
          <w:t xml:space="preserve"> </w:t>
        </w:r>
      </w:ins>
      <w:del w:id="14546" w:author="Rev 6 Allen Wirfs-Brock" w:date="2012-02-16T18:56:00Z">
        <w:r w:rsidR="007806CA" w:rsidRPr="00E77497" w:rsidDel="002410A4">
          <w:delText xml:space="preserve">Call </w:delText>
        </w:r>
      </w:del>
      <w:r w:rsidR="007806CA" w:rsidRPr="00E77497">
        <w:t>PutValue(</w:t>
      </w:r>
      <w:r w:rsidR="007806CA" w:rsidRPr="00E77497">
        <w:rPr>
          <w:i/>
        </w:rPr>
        <w:t>lref</w:t>
      </w:r>
      <w:r w:rsidR="007806CA" w:rsidRPr="00E77497">
        <w:t xml:space="preserve">, </w:t>
      </w:r>
      <w:r w:rsidR="007806CA" w:rsidRPr="00E77497">
        <w:rPr>
          <w:i/>
        </w:rPr>
        <w:t>r</w:t>
      </w:r>
      <w:r w:rsidR="007806CA" w:rsidRPr="00E77497">
        <w:t>)</w:t>
      </w:r>
      <w:ins w:id="14547" w:author="Rev 6 Allen Wirfs-Brock" w:date="2012-02-16T18:56:00Z">
        <w:del w:id="14548" w:author="Rev 8 Allen Wirfs-Brock" w:date="2012-06-12T12:48:00Z">
          <w:r w:rsidRPr="002410A4" w:rsidDel="00342FD6">
            <w:delText xml:space="preserve"> </w:delText>
          </w:r>
          <w:r w:rsidDel="00342FD6">
            <w:delText>is an abrupt completion, return that result</w:delText>
          </w:r>
        </w:del>
      </w:ins>
      <w:r w:rsidR="007806CA" w:rsidRPr="00E77497">
        <w:t>.</w:t>
      </w:r>
    </w:p>
    <w:p w14:paraId="526E92B9" w14:textId="77777777" w:rsidR="00342FD6" w:rsidRDefault="00342FD6" w:rsidP="00342FD6">
      <w:pPr>
        <w:pStyle w:val="Alg4"/>
        <w:numPr>
          <w:ilvl w:val="0"/>
          <w:numId w:val="104"/>
        </w:numPr>
        <w:contextualSpacing/>
        <w:rPr>
          <w:ins w:id="14549" w:author="Rev 8 Allen Wirfs-Brock" w:date="2012-06-12T12:49:00Z"/>
        </w:rPr>
      </w:pPr>
      <w:ins w:id="14550" w:author="Rev 8 Allen Wirfs-Brock" w:date="2012-06-12T12:49:00Z">
        <w:r>
          <w:t>ReturnIfAbrupt(</w:t>
        </w:r>
        <w:r w:rsidRPr="00ED2E78">
          <w:rPr>
            <w:i/>
          </w:rPr>
          <w:t>status</w:t>
        </w:r>
        <w:r>
          <w:t>).</w:t>
        </w:r>
      </w:ins>
    </w:p>
    <w:p w14:paraId="76FFAD87" w14:textId="77777777" w:rsidR="007806CA" w:rsidRPr="00E77497" w:rsidDel="007806CA" w:rsidRDefault="007806CA" w:rsidP="00FA3203">
      <w:pPr>
        <w:pStyle w:val="Alg3"/>
        <w:numPr>
          <w:ilvl w:val="0"/>
          <w:numId w:val="104"/>
        </w:numPr>
        <w:spacing w:after="220"/>
        <w:rPr>
          <w:del w:id="14551" w:author="Rev 4 Allen Wirfs-Brock" w:date="2011-10-15T13:52:00Z"/>
        </w:rPr>
      </w:pPr>
      <w:r w:rsidRPr="00E77497">
        <w:t xml:space="preserve">Return </w:t>
      </w:r>
      <w:r w:rsidRPr="00E77497">
        <w:rPr>
          <w:i/>
        </w:rPr>
        <w:t>r</w:t>
      </w:r>
      <w:r w:rsidRPr="00E77497">
        <w:t>.</w:t>
      </w:r>
    </w:p>
    <w:p w14:paraId="49B10A94" w14:textId="77777777" w:rsidR="007806CA" w:rsidRPr="00E77497" w:rsidRDefault="007806CA" w:rsidP="00FA3203">
      <w:pPr>
        <w:pStyle w:val="Alg3"/>
        <w:numPr>
          <w:ilvl w:val="0"/>
          <w:numId w:val="104"/>
        </w:numPr>
        <w:spacing w:after="220"/>
      </w:pPr>
    </w:p>
    <w:p w14:paraId="27EFB765" w14:textId="77777777" w:rsidR="004C02EF" w:rsidRPr="00E77497" w:rsidDel="007806CA" w:rsidRDefault="004C02EF" w:rsidP="004C02EF">
      <w:pPr>
        <w:pStyle w:val="Note"/>
        <w:rPr>
          <w:ins w:id="14552" w:author="Allen Wirfs-Brock" w:date="2011-07-01T15:12:00Z"/>
          <w:del w:id="14553" w:author="Rev 4 Allen Wirfs-Brock" w:date="2011-10-15T13:49:00Z"/>
        </w:rPr>
      </w:pPr>
      <w:r w:rsidRPr="00E77497">
        <w:t>NOTE</w:t>
      </w:r>
      <w:r w:rsidRPr="00E77497">
        <w:tab/>
        <w:t>When an assignment occurs within strict mode code,</w:t>
      </w:r>
      <w:ins w:id="14554" w:author="Rev 6 Allen Wirfs-Brock" w:date="2012-02-16T19:00:00Z">
        <w:r w:rsidR="006C2F27">
          <w:t xml:space="preserve"> it is an runtime error if</w:t>
        </w:r>
      </w:ins>
      <w:r w:rsidRPr="00E77497">
        <w:t xml:space="preserve"> </w:t>
      </w:r>
      <w:del w:id="14555" w:author="Allen Wirfs-Brock" w:date="2011-07-01T15:09:00Z">
        <w:r w:rsidRPr="00E77497" w:rsidDel="00C707BD">
          <w:rPr>
            <w:rFonts w:ascii="Times New Roman" w:hAnsi="Times New Roman"/>
            <w:i/>
          </w:rPr>
          <w:delText xml:space="preserve">its </w:delText>
        </w:r>
        <w:r w:rsidRPr="00E77497" w:rsidDel="00C707BD">
          <w:rPr>
            <w:rStyle w:val="bnf"/>
          </w:rPr>
          <w:delText>LeftHandSide</w:delText>
        </w:r>
        <w:r w:rsidRPr="00E77497" w:rsidDel="00C707BD">
          <w:rPr>
            <w:rFonts w:ascii="Times New Roman" w:hAnsi="Times New Roman"/>
            <w:i/>
          </w:rPr>
          <w:delText xml:space="preserve"> must not evaluate to an</w:delText>
        </w:r>
      </w:del>
      <w:ins w:id="14556" w:author="Allen Wirfs-Brock" w:date="2011-07-01T15:09:00Z">
        <w:r w:rsidR="00C707BD" w:rsidRPr="00E77497">
          <w:rPr>
            <w:rFonts w:ascii="Times New Roman" w:hAnsi="Times New Roman"/>
            <w:i/>
          </w:rPr>
          <w:t>lref</w:t>
        </w:r>
        <w:r w:rsidR="00C707BD" w:rsidRPr="00E77497">
          <w:t xml:space="preserve"> in step 1.</w:t>
        </w:r>
        <w:del w:id="14557" w:author="Rev 6 Allen Wirfs-Brock" w:date="2012-02-16T18:59:00Z">
          <w:r w:rsidR="00C707BD" w:rsidRPr="00E77497" w:rsidDel="006C2F27">
            <w:delText>d</w:delText>
          </w:r>
        </w:del>
      </w:ins>
      <w:ins w:id="14558" w:author="Rev 6 Allen Wirfs-Brock" w:date="2012-02-16T18:59:00Z">
        <w:r w:rsidR="006C2F27">
          <w:t>e</w:t>
        </w:r>
      </w:ins>
      <w:ins w:id="14559" w:author="Rev 4 Allen Wirfs-Brock" w:date="2011-11-07T09:26:00Z">
        <w:r w:rsidR="003F7C52">
          <w:t xml:space="preserve"> </w:t>
        </w:r>
      </w:ins>
      <w:ins w:id="14560" w:author="Rev 4 Allen Wirfs-Brock" w:date="2011-11-07T09:27:00Z">
        <w:r w:rsidR="003F7C52">
          <w:t>of</w:t>
        </w:r>
      </w:ins>
      <w:ins w:id="14561" w:author="Rev 4 Allen Wirfs-Brock" w:date="2011-11-07T09:26:00Z">
        <w:r w:rsidR="003F7C52">
          <w:t xml:space="preserve"> the first</w:t>
        </w:r>
      </w:ins>
      <w:ins w:id="14562" w:author="Rev 6 Allen Wirfs-Brock" w:date="2012-02-16T18:59:00Z">
        <w:r w:rsidR="006C2F27">
          <w:t xml:space="preserve"> algorithm</w:t>
        </w:r>
      </w:ins>
      <w:ins w:id="14563" w:author="Rev 6 Allen Wirfs-Brock" w:date="2012-02-16T19:03:00Z">
        <w:r w:rsidR="006C2F27">
          <w:t xml:space="preserve"> or step 9 of the second algorithm</w:t>
        </w:r>
      </w:ins>
      <w:ins w:id="14564" w:author="Rev 4 Allen Wirfs-Brock" w:date="2011-11-07T09:26:00Z">
        <w:r w:rsidR="003F7C52">
          <w:t xml:space="preserve"> </w:t>
        </w:r>
      </w:ins>
      <w:ins w:id="14565" w:author="Allen Wirfs-Brock" w:date="2011-07-01T15:09:00Z">
        <w:del w:id="14566" w:author="Rev 4 Allen Wirfs-Brock" w:date="2011-11-07T09:27:00Z">
          <w:r w:rsidR="00C707BD" w:rsidRPr="00E77497" w:rsidDel="003F7C52">
            <w:delText xml:space="preserve"> </w:delText>
          </w:r>
        </w:del>
        <w:del w:id="14567" w:author="Rev 6 Allen Wirfs-Brock" w:date="2012-02-16T18:59:00Z">
          <w:r w:rsidR="00C707BD" w:rsidRPr="00E77497" w:rsidDel="006C2F27">
            <w:delText>must not be</w:delText>
          </w:r>
        </w:del>
      </w:ins>
      <w:ins w:id="14568" w:author="Rev 6 Allen Wirfs-Brock" w:date="2012-02-16T18:59:00Z">
        <w:r w:rsidR="006C2F27">
          <w:t>it is</w:t>
        </w:r>
      </w:ins>
      <w:ins w:id="14569" w:author="Rev 6 Allen Wirfs-Brock" w:date="2012-02-16T19:00:00Z">
        <w:r w:rsidR="006C2F27">
          <w:t xml:space="preserve"> an</w:t>
        </w:r>
      </w:ins>
      <w:ins w:id="14570" w:author="Allen Wirfs-Brock" w:date="2011-07-01T15:09:00Z">
        <w:del w:id="14571" w:author="Rev 6 Allen Wirfs-Brock" w:date="2012-02-16T19:00:00Z">
          <w:r w:rsidR="00C707BD" w:rsidRPr="00E77497" w:rsidDel="006C2F27">
            <w:delText xml:space="preserve"> an</w:delText>
          </w:r>
        </w:del>
      </w:ins>
      <w:r w:rsidRPr="00E77497">
        <w:t xml:space="preserve"> unresolvable reference. If it </w:t>
      </w:r>
      <w:del w:id="14572" w:author="Allen Wirfs-Brock" w:date="2011-07-01T15:10:00Z">
        <w:r w:rsidRPr="00E77497" w:rsidDel="00C707BD">
          <w:delText xml:space="preserve">does </w:delText>
        </w:r>
      </w:del>
      <w:ins w:id="14573" w:author="Allen Wirfs-Brock" w:date="2011-07-01T15:10:00Z">
        <w:r w:rsidR="00C707BD" w:rsidRPr="00E77497">
          <w:t xml:space="preserve">is, </w:t>
        </w:r>
      </w:ins>
      <w:r w:rsidRPr="00E77497">
        <w:t xml:space="preserve">a </w:t>
      </w:r>
      <w:r w:rsidRPr="00E77497">
        <w:rPr>
          <w:b/>
        </w:rPr>
        <w:t>ReferenceError</w:t>
      </w:r>
      <w:r w:rsidRPr="00E77497">
        <w:t xml:space="preserve"> exception is thrown</w:t>
      </w:r>
      <w:del w:id="14574" w:author="Rev 6 Allen Wirfs-Brock" w:date="2012-02-16T19:02:00Z">
        <w:r w:rsidRPr="00E77497" w:rsidDel="006C2F27">
          <w:delText xml:space="preserve"> upon assignment</w:delText>
        </w:r>
      </w:del>
      <w:r w:rsidRPr="00E77497">
        <w:t xml:space="preserve">. The </w:t>
      </w:r>
      <w:r w:rsidRPr="00E77497">
        <w:rPr>
          <w:rStyle w:val="bnf"/>
        </w:rPr>
        <w:t>LeftHandSide</w:t>
      </w:r>
      <w:r w:rsidRPr="00E77497">
        <w:t xml:space="preserve"> also may not be a reference to a data property with the attribute value </w:t>
      </w:r>
      <w:r w:rsidRPr="00E77497">
        <w:rPr>
          <w:rFonts w:ascii="Times New Roman" w:hAnsi="Times New Roman"/>
        </w:rPr>
        <w:t>{[[Writable]]:</w:t>
      </w:r>
      <w:r w:rsidRPr="00E77497">
        <w:rPr>
          <w:rFonts w:ascii="Times New Roman" w:hAnsi="Times New Roman"/>
          <w:b/>
        </w:rPr>
        <w:t>false</w:t>
      </w:r>
      <w:r w:rsidRPr="00E77497">
        <w:rPr>
          <w:rFonts w:ascii="Times New Roman" w:hAnsi="Times New Roman"/>
        </w:rPr>
        <w:t>}</w:t>
      </w:r>
      <w:r w:rsidRPr="00E77497">
        <w:t xml:space="preserve">, to an accessor property with the attribute value </w:t>
      </w:r>
      <w:r w:rsidRPr="00E77497">
        <w:rPr>
          <w:rFonts w:ascii="Times New Roman" w:hAnsi="Times New Roman"/>
        </w:rPr>
        <w:t>{[[Set]]:</w:t>
      </w:r>
      <w:r w:rsidRPr="00E77497">
        <w:rPr>
          <w:rFonts w:ascii="Times New Roman" w:hAnsi="Times New Roman"/>
          <w:b/>
        </w:rPr>
        <w:t>undefined</w:t>
      </w:r>
      <w:r w:rsidRPr="00E77497">
        <w:rPr>
          <w:rFonts w:ascii="Times New Roman" w:hAnsi="Times New Roman"/>
        </w:rPr>
        <w:t>}</w:t>
      </w:r>
      <w:r w:rsidRPr="00E77497">
        <w:t>,</w:t>
      </w:r>
      <w:r w:rsidRPr="00E77497">
        <w:rPr>
          <w:b/>
        </w:rPr>
        <w:t xml:space="preserve"> </w:t>
      </w:r>
      <w:r w:rsidRPr="00E77497">
        <w:t xml:space="preserve">nor to a non-existent property of an object whose [[Extensible]] internal property has the value </w:t>
      </w:r>
      <w:r w:rsidRPr="00E77497">
        <w:rPr>
          <w:b/>
        </w:rPr>
        <w:t>false</w:t>
      </w:r>
      <w:r w:rsidRPr="00E77497">
        <w:t xml:space="preserve">. In these cases a </w:t>
      </w:r>
      <w:r w:rsidRPr="00E77497">
        <w:rPr>
          <w:b/>
        </w:rPr>
        <w:t>TypeError</w:t>
      </w:r>
      <w:r w:rsidRPr="00E77497">
        <w:t xml:space="preserve"> exception is thrown.</w:t>
      </w:r>
    </w:p>
    <w:p w14:paraId="325B5930" w14:textId="77777777" w:rsidR="007806CA" w:rsidRPr="00E77497" w:rsidRDefault="007806CA">
      <w:pPr>
        <w:pStyle w:val="Note"/>
        <w:rPr>
          <w:ins w:id="14575" w:author="Rev 4 Allen Wirfs-Brock" w:date="2011-10-15T13:49:00Z"/>
        </w:rPr>
        <w:pPrChange w:id="14576" w:author="Rev 4 Allen Wirfs-Brock" w:date="2011-10-15T13:49:00Z">
          <w:pPr/>
        </w:pPrChange>
      </w:pPr>
    </w:p>
    <w:p w14:paraId="75794274" w14:textId="77777777" w:rsidR="00C707BD" w:rsidRPr="00E77497" w:rsidRDefault="00C707BD">
      <w:pPr>
        <w:pStyle w:val="30"/>
        <w:numPr>
          <w:ilvl w:val="0"/>
          <w:numId w:val="0"/>
        </w:numPr>
        <w:rPr>
          <w:ins w:id="14577" w:author="Allen Wirfs-Brock" w:date="2011-07-01T15:12:00Z"/>
        </w:rPr>
        <w:pPrChange w:id="14578" w:author="Rev 4 Allen Wirfs-Brock" w:date="2011-11-07T12:11:00Z">
          <w:pPr>
            <w:pStyle w:val="40"/>
            <w:numPr>
              <w:ilvl w:val="0"/>
              <w:numId w:val="0"/>
            </w:numPr>
            <w:tabs>
              <w:tab w:val="clear" w:pos="1080"/>
            </w:tabs>
          </w:pPr>
        </w:pPrChange>
      </w:pPr>
      <w:bookmarkStart w:id="14579" w:name="_Toc336509551"/>
      <w:ins w:id="14580" w:author="Allen Wirfs-Brock" w:date="2011-07-01T15:12:00Z">
        <w:r w:rsidRPr="00E77497">
          <w:t>11.13.1</w:t>
        </w:r>
        <w:del w:id="14581" w:author="Rev 4 Allen Wirfs-Brock" w:date="2011-11-07T12:11:00Z">
          <w:r w:rsidRPr="00E77497" w:rsidDel="008A0648">
            <w:delText>.1</w:delText>
          </w:r>
        </w:del>
        <w:r w:rsidRPr="00E77497">
          <w:t xml:space="preserve"> Destructuring Assignment</w:t>
        </w:r>
        <w:bookmarkEnd w:id="14579"/>
      </w:ins>
    </w:p>
    <w:p w14:paraId="47F748F0" w14:textId="77777777" w:rsidR="001F7486" w:rsidRPr="00E77497" w:rsidRDefault="001F7486" w:rsidP="001F7486">
      <w:pPr>
        <w:pStyle w:val="Syntax"/>
        <w:rPr>
          <w:ins w:id="14582" w:author="Rev 4 Allen Wirfs-Brock" w:date="2011-10-15T15:04:00Z"/>
        </w:rPr>
      </w:pPr>
      <w:ins w:id="14583" w:author="Rev 4 Allen Wirfs-Brock" w:date="2011-10-15T15:04:00Z">
        <w:r w:rsidRPr="00E77497">
          <w:t>Supplemental Syntax</w:t>
        </w:r>
      </w:ins>
    </w:p>
    <w:p w14:paraId="74B5EF22" w14:textId="77777777" w:rsidR="001F7486" w:rsidRPr="00E77497" w:rsidRDefault="001F7486" w:rsidP="001F7486">
      <w:pPr>
        <w:rPr>
          <w:ins w:id="14584" w:author="Rev 4 Allen Wirfs-Brock" w:date="2011-10-15T15:04:00Z"/>
        </w:rPr>
      </w:pPr>
      <w:ins w:id="14585" w:author="Rev 4 Allen Wirfs-Brock" w:date="2011-10-15T15:04:00Z">
        <w:r w:rsidRPr="00E77497">
          <w:t xml:space="preserve">In certain circumstances when processing the production </w:t>
        </w:r>
        <w:r w:rsidRPr="00E77497">
          <w:rPr>
            <w:rStyle w:val="bnf"/>
          </w:rPr>
          <w:t>AssignmentExpression</w:t>
        </w:r>
        <w:r w:rsidRPr="00E77497">
          <w:t xml:space="preserve"> </w:t>
        </w:r>
        <w:r w:rsidRPr="00E77497">
          <w:rPr>
            <w:b/>
          </w:rPr>
          <w:t>:</w:t>
        </w:r>
        <w:r w:rsidRPr="00E77497">
          <w:t xml:space="preserve"> </w:t>
        </w:r>
        <w:r w:rsidRPr="00E77497">
          <w:rPr>
            <w:rStyle w:val="bnf"/>
          </w:rPr>
          <w:t>LeftHandSideExpression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the following grammar is used to refine the interpretation of  </w:t>
        </w:r>
        <w:r w:rsidRPr="00E77497">
          <w:rPr>
            <w:rStyle w:val="bnf"/>
          </w:rPr>
          <w:t>LeftHandSideExpression</w:t>
        </w:r>
        <w:r w:rsidRPr="00E77497">
          <w:t>.</w:t>
        </w:r>
      </w:ins>
    </w:p>
    <w:p w14:paraId="02A3E44A" w14:textId="77777777" w:rsidR="001F7486" w:rsidRPr="00E77497" w:rsidRDefault="001F7486" w:rsidP="001F7486">
      <w:pPr>
        <w:pStyle w:val="SyntaxRule"/>
        <w:rPr>
          <w:ins w:id="14586" w:author="Rev 4 Allen Wirfs-Brock" w:date="2011-10-15T15:04:00Z"/>
          <w:rFonts w:ascii="Arial" w:hAnsi="Arial"/>
        </w:rPr>
      </w:pPr>
      <w:ins w:id="14587" w:author="Rev 4 Allen Wirfs-Brock" w:date="2011-10-15T15:04:00Z">
        <w:r w:rsidRPr="00E77497">
          <w:t xml:space="preserve">AssignmentPattern </w:t>
        </w:r>
        <w:r w:rsidRPr="00E77497">
          <w:rPr>
            <w:rFonts w:ascii="Arial" w:hAnsi="Arial"/>
            <w:b/>
            <w:i w:val="0"/>
          </w:rPr>
          <w:t>:</w:t>
        </w:r>
      </w:ins>
    </w:p>
    <w:p w14:paraId="6479A4F3" w14:textId="77777777" w:rsidR="001F7486" w:rsidRPr="00E77497" w:rsidRDefault="001F7486" w:rsidP="001F7486">
      <w:pPr>
        <w:pStyle w:val="SyntaxDefinition"/>
        <w:rPr>
          <w:ins w:id="14588" w:author="Rev 4 Allen Wirfs-Brock" w:date="2011-10-15T15:04:00Z"/>
          <w:rFonts w:ascii="Courier New" w:hAnsi="Courier New" w:cs="Courier New"/>
          <w:b/>
          <w:i w:val="0"/>
        </w:rPr>
      </w:pPr>
      <w:ins w:id="14589" w:author="Rev 4 Allen Wirfs-Brock" w:date="2011-10-15T15:04:00Z">
        <w:r w:rsidRPr="00E77497">
          <w:t>ObjectAssignmentPattern</w:t>
        </w:r>
        <w:r w:rsidRPr="00E77497">
          <w:br/>
          <w:t>ArrayAssignmentPattern</w:t>
        </w:r>
        <w:r w:rsidRPr="00E77497">
          <w:rPr>
            <w:rFonts w:ascii="Courier New" w:hAnsi="Courier New" w:cs="Courier New"/>
            <w:b/>
            <w:i w:val="0"/>
          </w:rPr>
          <w:t xml:space="preserve"> </w:t>
        </w:r>
      </w:ins>
    </w:p>
    <w:p w14:paraId="29B9F5B8" w14:textId="77777777" w:rsidR="001F7486" w:rsidRPr="00E77497" w:rsidRDefault="001F7486" w:rsidP="001F7486">
      <w:pPr>
        <w:pStyle w:val="SyntaxRule"/>
        <w:rPr>
          <w:ins w:id="14590" w:author="Rev 4 Allen Wirfs-Brock" w:date="2011-10-15T15:04:00Z"/>
          <w:rFonts w:ascii="Arial" w:hAnsi="Arial"/>
        </w:rPr>
      </w:pPr>
      <w:ins w:id="14591" w:author="Rev 4 Allen Wirfs-Brock" w:date="2011-10-15T15:04:00Z">
        <w:r w:rsidRPr="00E77497">
          <w:t xml:space="preserve">ObjectAssignmentPattern </w:t>
        </w:r>
        <w:r w:rsidRPr="00E77497">
          <w:rPr>
            <w:rFonts w:ascii="Arial" w:hAnsi="Arial"/>
            <w:b/>
            <w:i w:val="0"/>
          </w:rPr>
          <w:t>:</w:t>
        </w:r>
      </w:ins>
    </w:p>
    <w:p w14:paraId="5E144C7D" w14:textId="77777777" w:rsidR="001F7486" w:rsidRPr="00E77497" w:rsidRDefault="001F7486" w:rsidP="001F7486">
      <w:pPr>
        <w:pStyle w:val="SyntaxDefinition"/>
        <w:rPr>
          <w:ins w:id="14592" w:author="Rev 4 Allen Wirfs-Brock" w:date="2011-10-15T15:04:00Z"/>
          <w:rFonts w:ascii="Courier New" w:hAnsi="Courier New" w:cs="Courier New"/>
          <w:b/>
          <w:i w:val="0"/>
        </w:rPr>
      </w:pPr>
      <w:ins w:id="14593" w:author="Rev 4 Allen Wirfs-Brock" w:date="2011-10-15T15:04:00Z">
        <w:r w:rsidRPr="00E77497">
          <w:rPr>
            <w:rFonts w:ascii="Courier New" w:hAnsi="Courier New" w:cs="Courier New"/>
            <w:b/>
            <w:i w:val="0"/>
          </w:rPr>
          <w:t>{ }</w:t>
        </w:r>
        <w:r w:rsidRPr="00E77497">
          <w:rPr>
            <w:rFonts w:ascii="Courier New" w:hAnsi="Courier New" w:cs="Courier New"/>
            <w:b/>
            <w:i w:val="0"/>
          </w:rPr>
          <w:br/>
          <w:t xml:space="preserve">{ </w:t>
        </w:r>
        <w:r w:rsidRPr="00E77497">
          <w:t>AssignmentPropertyList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AssignmentPropertyList</w:t>
        </w:r>
        <w:r w:rsidRPr="00E77497">
          <w:rPr>
            <w:rFonts w:ascii="Courier New" w:hAnsi="Courier New" w:cs="Courier New"/>
            <w:b/>
            <w:i w:val="0"/>
          </w:rPr>
          <w:t xml:space="preserve"> , }</w:t>
        </w:r>
      </w:ins>
    </w:p>
    <w:p w14:paraId="4BC73D89" w14:textId="77777777" w:rsidR="001F7486" w:rsidRPr="00E77497" w:rsidRDefault="001F7486" w:rsidP="001F7486">
      <w:pPr>
        <w:pStyle w:val="SyntaxRule"/>
        <w:rPr>
          <w:ins w:id="14594" w:author="Rev 4 Allen Wirfs-Brock" w:date="2011-10-15T15:04:00Z"/>
          <w:rFonts w:ascii="Arial" w:hAnsi="Arial"/>
        </w:rPr>
      </w:pPr>
      <w:ins w:id="14595" w:author="Rev 4 Allen Wirfs-Brock" w:date="2011-10-15T15:04:00Z">
        <w:r w:rsidRPr="00E77497">
          <w:t xml:space="preserve">ArrayAssignmentPattern </w:t>
        </w:r>
        <w:r w:rsidRPr="00E77497">
          <w:rPr>
            <w:rFonts w:ascii="Arial" w:hAnsi="Arial"/>
            <w:b/>
            <w:i w:val="0"/>
          </w:rPr>
          <w:t>:</w:t>
        </w:r>
      </w:ins>
    </w:p>
    <w:p w14:paraId="3590A0B7" w14:textId="77777777" w:rsidR="001F7486" w:rsidRPr="00E77497" w:rsidRDefault="001F7486" w:rsidP="001F7486">
      <w:pPr>
        <w:pStyle w:val="SyntaxDefinition"/>
        <w:rPr>
          <w:ins w:id="14596" w:author="Rev 4 Allen Wirfs-Brock" w:date="2011-10-15T15:04:00Z"/>
          <w:rFonts w:ascii="Courier New" w:hAnsi="Courier New" w:cs="Courier New"/>
          <w:b/>
          <w:i w:val="0"/>
        </w:rPr>
      </w:pPr>
      <w:ins w:id="14597" w:author="Rev 4 Allen Wirfs-Brock" w:date="2011-10-15T15:04:00Z">
        <w:r w:rsidRPr="00E77497">
          <w:rPr>
            <w:rFonts w:ascii="Courier New" w:hAnsi="Courier New" w:cs="Courier New"/>
            <w:b/>
            <w:i w:val="0"/>
          </w:rPr>
          <w:t xml:space="preserve">[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AssignmentRestElement</w:t>
        </w:r>
        <w:r w:rsidRPr="00E77497">
          <w:rPr>
            <w:rFonts w:ascii="Arial" w:hAnsi="Arial" w:cs="Arial"/>
            <w:i w:val="0"/>
            <w:vertAlign w:val="subscript"/>
          </w:rPr>
          <w:t xml:space="preserve">opt </w:t>
        </w:r>
        <w:r w:rsidRPr="00E77497">
          <w:rPr>
            <w:rFonts w:ascii="Courier New" w:hAnsi="Courier New" w:cs="Courier New"/>
            <w:b/>
            <w:i w:val="0"/>
          </w:rPr>
          <w:t>]</w:t>
        </w:r>
        <w:r w:rsidRPr="00E77497">
          <w:rPr>
            <w:rFonts w:ascii="Courier New" w:hAnsi="Courier New" w:cs="Courier New"/>
            <w:b/>
            <w:i w:val="0"/>
          </w:rPr>
          <w:br/>
        </w:r>
      </w:ins>
      <w:ins w:id="14598" w:author="Rev 5 Allen Wirfs-Brock" w:date="2012-01-03T17:28:00Z">
        <w:r w:rsidR="001837C6" w:rsidRPr="00E77497">
          <w:rPr>
            <w:rFonts w:ascii="Courier New" w:hAnsi="Courier New" w:cs="Courier New"/>
            <w:b/>
            <w:i w:val="0"/>
          </w:rPr>
          <w:t>[</w:t>
        </w:r>
        <w:r w:rsidR="001837C6">
          <w:rPr>
            <w:rFonts w:ascii="Courier New" w:hAnsi="Courier New" w:cs="Courier New"/>
            <w:b/>
            <w:i w:val="0"/>
          </w:rPr>
          <w:t xml:space="preserve"> </w:t>
        </w:r>
        <w:r w:rsidR="001837C6" w:rsidRPr="00E77497">
          <w:t>AssignmentElementList</w:t>
        </w:r>
        <w:r w:rsidR="001837C6">
          <w:t xml:space="preserve"> </w:t>
        </w:r>
        <w:r w:rsidR="001837C6" w:rsidRPr="00E77497">
          <w:rPr>
            <w:rFonts w:ascii="Arial" w:hAnsi="Arial" w:cs="Arial"/>
            <w:i w:val="0"/>
            <w:vertAlign w:val="subscript"/>
          </w:rPr>
          <w:t xml:space="preserve"> </w:t>
        </w:r>
        <w:r w:rsidR="001837C6" w:rsidRPr="00E77497">
          <w:rPr>
            <w:rFonts w:ascii="Courier New" w:hAnsi="Courier New" w:cs="Courier New"/>
            <w:b/>
            <w:i w:val="0"/>
          </w:rPr>
          <w:t>]</w:t>
        </w:r>
        <w:r w:rsidR="001837C6" w:rsidRPr="00E77497">
          <w:rPr>
            <w:rFonts w:ascii="Courier New" w:hAnsi="Courier New" w:cs="Courier New"/>
            <w:b/>
            <w:i w:val="0"/>
          </w:rPr>
          <w:br/>
        </w:r>
      </w:ins>
      <w:ins w:id="14599" w:author="Rev 4 Allen Wirfs-Brock" w:date="2011-10-15T15:04:00Z">
        <w:r w:rsidRPr="00E77497">
          <w:rPr>
            <w:rFonts w:ascii="Courier New" w:hAnsi="Courier New" w:cs="Courier New"/>
            <w:b/>
            <w:i w:val="0"/>
          </w:rPr>
          <w:t xml:space="preserve">[ </w:t>
        </w:r>
        <w:r w:rsidRPr="00E77497">
          <w:t>AssignmentElementList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AssignmentRestElement</w:t>
        </w:r>
        <w:r w:rsidRPr="00E77497">
          <w:rPr>
            <w:rFonts w:ascii="Arial" w:hAnsi="Arial" w:cs="Arial"/>
            <w:i w:val="0"/>
            <w:vertAlign w:val="subscript"/>
          </w:rPr>
          <w:t xml:space="preserve">opt </w:t>
        </w:r>
        <w:r w:rsidRPr="00E77497">
          <w:rPr>
            <w:rFonts w:ascii="Courier New" w:hAnsi="Courier New" w:cs="Courier New"/>
            <w:b/>
            <w:i w:val="0"/>
          </w:rPr>
          <w:t>]</w:t>
        </w:r>
      </w:ins>
    </w:p>
    <w:p w14:paraId="08724E32" w14:textId="77777777" w:rsidR="001F7486" w:rsidRPr="00E77497" w:rsidRDefault="001F7486" w:rsidP="001F7486">
      <w:pPr>
        <w:pStyle w:val="SyntaxRule"/>
        <w:rPr>
          <w:ins w:id="14600" w:author="Rev 4 Allen Wirfs-Brock" w:date="2011-10-15T15:04:00Z"/>
          <w:rFonts w:ascii="Arial" w:hAnsi="Arial"/>
        </w:rPr>
      </w:pPr>
      <w:ins w:id="14601" w:author="Rev 4 Allen Wirfs-Brock" w:date="2011-10-15T15:04:00Z">
        <w:r w:rsidRPr="00E77497">
          <w:t xml:space="preserve">AssignmentPropertyList </w:t>
        </w:r>
        <w:r w:rsidRPr="00E77497">
          <w:rPr>
            <w:rFonts w:ascii="Arial" w:hAnsi="Arial"/>
            <w:b/>
            <w:i w:val="0"/>
          </w:rPr>
          <w:t>:</w:t>
        </w:r>
      </w:ins>
    </w:p>
    <w:p w14:paraId="242E931B" w14:textId="77777777" w:rsidR="001F7486" w:rsidRPr="00E77497" w:rsidRDefault="001F7486" w:rsidP="001F7486">
      <w:pPr>
        <w:pStyle w:val="SyntaxDefinition"/>
        <w:rPr>
          <w:ins w:id="14602" w:author="Rev 4 Allen Wirfs-Brock" w:date="2011-10-15T15:04:00Z"/>
        </w:rPr>
      </w:pPr>
      <w:ins w:id="14603" w:author="Rev 4 Allen Wirfs-Brock" w:date="2011-10-15T15:04:00Z">
        <w:r w:rsidRPr="00E77497">
          <w:t>AssignmentProperty</w:t>
        </w:r>
        <w:r w:rsidRPr="00E77497">
          <w:br/>
          <w:t xml:space="preserve">AssignmentPropertyList </w:t>
        </w:r>
        <w:r w:rsidRPr="00E77497">
          <w:rPr>
            <w:rFonts w:ascii="Courier New" w:hAnsi="Courier New" w:cs="Courier New"/>
            <w:b/>
            <w:i w:val="0"/>
          </w:rPr>
          <w:t>,</w:t>
        </w:r>
        <w:r w:rsidRPr="00E77497">
          <w:t xml:space="preserve"> AssignmentProperty</w:t>
        </w:r>
      </w:ins>
    </w:p>
    <w:p w14:paraId="29CE3C77" w14:textId="77777777" w:rsidR="001F7486" w:rsidRPr="00E77497" w:rsidRDefault="001F7486" w:rsidP="001F7486">
      <w:pPr>
        <w:pStyle w:val="SyntaxRule"/>
        <w:rPr>
          <w:ins w:id="14604" w:author="Rev 4 Allen Wirfs-Brock" w:date="2011-10-15T15:04:00Z"/>
          <w:rFonts w:ascii="Arial" w:hAnsi="Arial"/>
        </w:rPr>
      </w:pPr>
      <w:ins w:id="14605" w:author="Rev 4 Allen Wirfs-Brock" w:date="2011-10-15T15:04:00Z">
        <w:r w:rsidRPr="00E77497">
          <w:t>AssignmentElementList</w:t>
        </w:r>
        <w:r w:rsidRPr="00E77497">
          <w:rPr>
            <w:rFonts w:ascii="Arial" w:hAnsi="Arial"/>
          </w:rPr>
          <w:t xml:space="preserve"> </w:t>
        </w:r>
        <w:r w:rsidRPr="00E77497">
          <w:rPr>
            <w:rFonts w:ascii="Arial" w:hAnsi="Arial"/>
            <w:b/>
            <w:i w:val="0"/>
          </w:rPr>
          <w:t>:</w:t>
        </w:r>
      </w:ins>
    </w:p>
    <w:p w14:paraId="67F269E9" w14:textId="77777777" w:rsidR="001F7486" w:rsidRPr="00E77497" w:rsidRDefault="001F7486" w:rsidP="001F7486">
      <w:pPr>
        <w:pStyle w:val="SyntaxDefinition"/>
        <w:rPr>
          <w:ins w:id="14606" w:author="Rev 4 Allen Wirfs-Brock" w:date="2011-10-15T15:04:00Z"/>
        </w:rPr>
      </w:pPr>
      <w:ins w:id="14607" w:author="Rev 4 Allen Wirfs-Brock" w:date="2011-10-15T15:04:00Z">
        <w:r w:rsidRPr="00E77497">
          <w:t>Elision</w:t>
        </w:r>
        <w:r w:rsidRPr="00E77497">
          <w:rPr>
            <w:rFonts w:ascii="Arial" w:hAnsi="Arial" w:cs="Arial"/>
            <w:i w:val="0"/>
            <w:vertAlign w:val="subscript"/>
          </w:rPr>
          <w:t>opt</w:t>
        </w:r>
        <w:r w:rsidRPr="00E77497">
          <w:t xml:space="preserve">  AssignmentElement </w:t>
        </w:r>
        <w:r w:rsidRPr="00E77497">
          <w:br/>
          <w:t xml:space="preserve">AssignmentElementList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 xml:space="preserve">opt </w:t>
        </w:r>
        <w:r w:rsidRPr="00E77497">
          <w:t xml:space="preserve"> AssignmentElement</w:t>
        </w:r>
      </w:ins>
    </w:p>
    <w:p w14:paraId="59D5F0D3" w14:textId="77777777" w:rsidR="001F7486" w:rsidRPr="00E77497" w:rsidRDefault="001F7486" w:rsidP="001F7486">
      <w:pPr>
        <w:pStyle w:val="SyntaxRule"/>
        <w:rPr>
          <w:ins w:id="14608" w:author="Rev 4 Allen Wirfs-Brock" w:date="2011-10-15T15:04:00Z"/>
          <w:rFonts w:ascii="Arial" w:hAnsi="Arial"/>
        </w:rPr>
      </w:pPr>
      <w:ins w:id="14609" w:author="Rev 4 Allen Wirfs-Brock" w:date="2011-10-15T15:04:00Z">
        <w:r w:rsidRPr="00E77497">
          <w:t xml:space="preserve">AssignmentProperty </w:t>
        </w:r>
        <w:r w:rsidRPr="00E77497">
          <w:rPr>
            <w:rFonts w:ascii="Arial" w:hAnsi="Arial"/>
            <w:b/>
            <w:i w:val="0"/>
          </w:rPr>
          <w:t>:</w:t>
        </w:r>
      </w:ins>
    </w:p>
    <w:p w14:paraId="7F84BF0B" w14:textId="77777777" w:rsidR="001F7486" w:rsidRPr="00E77497" w:rsidRDefault="001F7486" w:rsidP="001F7486">
      <w:pPr>
        <w:pStyle w:val="SyntaxDefinition"/>
        <w:rPr>
          <w:ins w:id="14610" w:author="Rev 4 Allen Wirfs-Brock" w:date="2011-10-15T15:04:00Z"/>
        </w:rPr>
      </w:pPr>
      <w:ins w:id="14611" w:author="Rev 4 Allen Wirfs-Brock" w:date="2011-10-15T15:04:00Z">
        <w:r w:rsidRPr="00E77497">
          <w:t>Identifier</w:t>
        </w:r>
      </w:ins>
      <w:ins w:id="14612" w:author="Rev 8 Allen Wirfs-Brock" w:date="2012-06-13T18:08:00Z">
        <w:r w:rsidR="006A7258">
          <w:t xml:space="preserve"> </w:t>
        </w:r>
        <w:r w:rsidR="006A7258" w:rsidRPr="00E77497">
          <w:t>Initialiser</w:t>
        </w:r>
        <w:r w:rsidR="006A7258" w:rsidRPr="00E77497">
          <w:rPr>
            <w:rFonts w:ascii="Arial" w:hAnsi="Arial" w:cs="Arial"/>
            <w:i w:val="0"/>
            <w:vertAlign w:val="subscript"/>
          </w:rPr>
          <w:t>opt</w:t>
        </w:r>
      </w:ins>
      <w:ins w:id="14613" w:author="Rev 4 Allen Wirfs-Brock" w:date="2011-10-15T15:04:00Z">
        <w:r w:rsidRPr="00E77497">
          <w:br/>
          <w:t>PropertyName</w:t>
        </w:r>
        <w:r w:rsidRPr="00E77497">
          <w:rPr>
            <w:rFonts w:ascii="Courier New" w:hAnsi="Courier New" w:cs="Courier New"/>
            <w:b/>
            <w:i w:val="0"/>
          </w:rPr>
          <w:t xml:space="preserve"> : </w:t>
        </w:r>
        <w:del w:id="14614" w:author="Rev 8 Allen Wirfs-Brock" w:date="2012-06-13T18:18:00Z">
          <w:r w:rsidRPr="00E77497" w:rsidDel="00BF6B6C">
            <w:delText>LeftHandSideExpression</w:delText>
          </w:r>
        </w:del>
      </w:ins>
      <w:ins w:id="14615" w:author="Rev 8 Allen Wirfs-Brock" w:date="2012-06-13T18:18:00Z">
        <w:r w:rsidR="00BF6B6C">
          <w:t>AssignmentElement</w:t>
        </w:r>
      </w:ins>
    </w:p>
    <w:p w14:paraId="22A1F485" w14:textId="77777777" w:rsidR="001F7486" w:rsidRPr="00E77497" w:rsidRDefault="001F7486" w:rsidP="001F7486">
      <w:pPr>
        <w:pStyle w:val="SyntaxRule"/>
        <w:rPr>
          <w:ins w:id="14616" w:author="Rev 4 Allen Wirfs-Brock" w:date="2011-10-15T15:04:00Z"/>
          <w:rFonts w:ascii="Arial" w:hAnsi="Arial"/>
        </w:rPr>
      </w:pPr>
      <w:ins w:id="14617" w:author="Rev 4 Allen Wirfs-Brock" w:date="2011-10-15T15:04:00Z">
        <w:r w:rsidRPr="00E77497">
          <w:t xml:space="preserve">AssignmentElement </w:t>
        </w:r>
        <w:r w:rsidRPr="00E77497">
          <w:rPr>
            <w:rFonts w:ascii="Arial" w:hAnsi="Arial"/>
            <w:b/>
            <w:i w:val="0"/>
          </w:rPr>
          <w:t>:</w:t>
        </w:r>
      </w:ins>
    </w:p>
    <w:p w14:paraId="3A2E5EF8" w14:textId="77777777" w:rsidR="001F7486" w:rsidRPr="00E77497" w:rsidRDefault="001F7486" w:rsidP="001F7486">
      <w:pPr>
        <w:pStyle w:val="SyntaxDefinition"/>
        <w:rPr>
          <w:ins w:id="14618" w:author="Rev 4 Allen Wirfs-Brock" w:date="2011-10-15T15:04:00Z"/>
        </w:rPr>
      </w:pPr>
      <w:ins w:id="14619" w:author="Rev 4 Allen Wirfs-Brock" w:date="2011-10-15T15:04:00Z">
        <w:r w:rsidRPr="00E77497">
          <w:rPr>
            <w:rFonts w:ascii="Arial" w:hAnsi="Arial" w:cs="Arial"/>
            <w:i w:val="0"/>
            <w:sz w:val="16"/>
            <w:szCs w:val="16"/>
          </w:rPr>
          <w:t xml:space="preserve"> </w:t>
        </w:r>
        <w:r w:rsidRPr="00E77497">
          <w:t>LeftHandSideExpression</w:t>
        </w:r>
      </w:ins>
      <w:ins w:id="14620" w:author="Rev 8 Allen Wirfs-Brock" w:date="2012-06-13T18:08:00Z">
        <w:r w:rsidR="006A7258">
          <w:t xml:space="preserve"> </w:t>
        </w:r>
        <w:r w:rsidR="006A7258" w:rsidRPr="00E77497">
          <w:t>Initialiser</w:t>
        </w:r>
        <w:r w:rsidR="006A7258" w:rsidRPr="00E77497">
          <w:rPr>
            <w:rFonts w:ascii="Arial" w:hAnsi="Arial" w:cs="Arial"/>
            <w:i w:val="0"/>
            <w:vertAlign w:val="subscript"/>
          </w:rPr>
          <w:t>opt</w:t>
        </w:r>
      </w:ins>
    </w:p>
    <w:p w14:paraId="1FFE22F7" w14:textId="77777777" w:rsidR="001F7486" w:rsidRPr="00E77497" w:rsidRDefault="001F7486" w:rsidP="001F7486">
      <w:pPr>
        <w:pStyle w:val="SyntaxRule"/>
        <w:rPr>
          <w:ins w:id="14621" w:author="Rev 4 Allen Wirfs-Brock" w:date="2011-10-15T15:04:00Z"/>
          <w:rFonts w:ascii="Arial" w:hAnsi="Arial"/>
        </w:rPr>
      </w:pPr>
      <w:ins w:id="14622" w:author="Rev 4 Allen Wirfs-Brock" w:date="2011-10-15T15:04:00Z">
        <w:r w:rsidRPr="00E77497">
          <w:t xml:space="preserve">AssignmentRestElement </w:t>
        </w:r>
        <w:r w:rsidRPr="00E77497">
          <w:rPr>
            <w:rFonts w:ascii="Arial" w:hAnsi="Arial"/>
            <w:b/>
            <w:i w:val="0"/>
          </w:rPr>
          <w:t>:</w:t>
        </w:r>
      </w:ins>
    </w:p>
    <w:p w14:paraId="73903385" w14:textId="77777777" w:rsidR="001F7486" w:rsidRPr="00E77497" w:rsidRDefault="001F7486" w:rsidP="001F7486">
      <w:pPr>
        <w:pStyle w:val="SyntaxDefinition"/>
        <w:rPr>
          <w:ins w:id="14623" w:author="Rev 4 Allen Wirfs-Brock" w:date="2011-10-15T15:04:00Z"/>
        </w:rPr>
      </w:pPr>
      <w:ins w:id="14624" w:author="Rev 4 Allen Wirfs-Brock" w:date="2011-10-15T15:04:00Z">
        <w:r w:rsidRPr="00E77497">
          <w:rPr>
            <w:rFonts w:ascii="Arial" w:hAnsi="Arial" w:cs="Arial"/>
            <w:i w:val="0"/>
            <w:sz w:val="16"/>
            <w:szCs w:val="16"/>
          </w:rPr>
          <w:t xml:space="preserve"> </w:t>
        </w:r>
        <w:r w:rsidRPr="00E77497">
          <w:rPr>
            <w:rFonts w:ascii="Courier New" w:hAnsi="Courier New" w:cs="Courier New"/>
            <w:b/>
            <w:i w:val="0"/>
          </w:rPr>
          <w:t>…</w:t>
        </w:r>
        <w:r w:rsidRPr="00E77497">
          <w:rPr>
            <w:rFonts w:ascii="Arial" w:hAnsi="Arial" w:cs="Arial"/>
            <w:i w:val="0"/>
            <w:sz w:val="16"/>
            <w:szCs w:val="16"/>
          </w:rPr>
          <w:t xml:space="preserve"> </w:t>
        </w:r>
        <w:r w:rsidRPr="00E77497">
          <w:t>LeftHandSideExpression</w:t>
        </w:r>
      </w:ins>
    </w:p>
    <w:p w14:paraId="7E1574B1" w14:textId="77777777" w:rsidR="006C296B" w:rsidRPr="00E77497" w:rsidRDefault="006C296B" w:rsidP="008A0648">
      <w:pPr>
        <w:pStyle w:val="40"/>
        <w:numPr>
          <w:ilvl w:val="0"/>
          <w:numId w:val="0"/>
        </w:numPr>
        <w:rPr>
          <w:ins w:id="14625" w:author="Rev 4 Allen Wirfs-Brock" w:date="2011-10-15T14:19:00Z"/>
        </w:rPr>
      </w:pPr>
      <w:ins w:id="14626" w:author="Rev 4 Allen Wirfs-Brock" w:date="2011-10-15T14:19:00Z">
        <w:r w:rsidRPr="00E77497">
          <w:t>Static Semantics</w:t>
        </w:r>
      </w:ins>
    </w:p>
    <w:p w14:paraId="182AA26A" w14:textId="77777777" w:rsidR="00D012F5" w:rsidRPr="00E77497" w:rsidRDefault="00C9049C" w:rsidP="00C7794D">
      <w:pPr>
        <w:rPr>
          <w:ins w:id="14627" w:author="Rev 4 Allen Wirfs-Brock" w:date="2011-10-15T14:24:00Z"/>
          <w:rFonts w:ascii="Helvetica" w:hAnsi="Helvetica"/>
          <w:b/>
        </w:rPr>
      </w:pPr>
      <w:ins w:id="14628" w:author="Rev 4 Allen Wirfs-Brock" w:date="2011-10-20T10:21:00Z">
        <w:r w:rsidRPr="00E77497">
          <w:rPr>
            <w:rFonts w:ascii="Helvetica" w:hAnsi="Helvetica"/>
            <w:b/>
          </w:rPr>
          <w:t xml:space="preserve">Static Semantics:  </w:t>
        </w:r>
      </w:ins>
      <w:ins w:id="14629" w:author="Rev 4 Allen Wirfs-Brock" w:date="2011-10-15T14:19:00Z">
        <w:r w:rsidR="006C296B" w:rsidRPr="00E77497">
          <w:rPr>
            <w:rFonts w:ascii="Helvetica" w:hAnsi="Helvetica"/>
            <w:b/>
          </w:rPr>
          <w:t>Early Errors</w:t>
        </w:r>
      </w:ins>
    </w:p>
    <w:p w14:paraId="36A57694" w14:textId="77777777" w:rsidR="00D012F5" w:rsidRPr="00E77497" w:rsidRDefault="00D012F5" w:rsidP="00D012F5">
      <w:pPr>
        <w:jc w:val="left"/>
        <w:rPr>
          <w:ins w:id="14630" w:author="Rev 4 Allen Wirfs-Brock" w:date="2011-10-15T14:25:00Z"/>
          <w:rStyle w:val="bnf"/>
        </w:rPr>
      </w:pPr>
      <w:ins w:id="14631" w:author="Rev 4 Allen Wirfs-Brock" w:date="2011-10-15T14:23:00Z">
        <w:r w:rsidRPr="00E77497">
          <w:rPr>
            <w:rStyle w:val="bnf"/>
          </w:rPr>
          <w:t xml:space="preserve">AssignmentProperty </w:t>
        </w:r>
        <w:r w:rsidRPr="00E77497">
          <w:rPr>
            <w:b/>
          </w:rPr>
          <w:t xml:space="preserve">: </w:t>
        </w:r>
        <w:del w:id="14632" w:author="Rev 8 Allen Wirfs-Brock" w:date="2012-06-13T18:26:00Z">
          <w:r w:rsidRPr="00E77497" w:rsidDel="00BF6B6C">
            <w:rPr>
              <w:rStyle w:val="bnf"/>
            </w:rPr>
            <w:delText>PropertyName</w:delText>
          </w:r>
        </w:del>
      </w:ins>
      <w:ins w:id="14633" w:author="Rev 8 Allen Wirfs-Brock" w:date="2012-06-13T18:26:00Z">
        <w:r w:rsidR="00BF6B6C">
          <w:rPr>
            <w:rStyle w:val="bnf"/>
          </w:rPr>
          <w:t>Identifier</w:t>
        </w:r>
      </w:ins>
      <w:ins w:id="14634" w:author="Rev 4 Allen Wirfs-Brock" w:date="2011-10-15T14:23:00Z">
        <w:r w:rsidRPr="00E77497">
          <w:rPr>
            <w:rStyle w:val="bnf"/>
          </w:rPr>
          <w:t xml:space="preserve"> </w:t>
        </w:r>
        <w:del w:id="14635" w:author="Rev 8 Allen Wirfs-Brock" w:date="2012-06-13T18:26:00Z">
          <w:r w:rsidRPr="00E77497" w:rsidDel="00BF6B6C">
            <w:rPr>
              <w:rStyle w:val="bnf"/>
              <w:b/>
              <w:i w:val="0"/>
            </w:rPr>
            <w:delText>:</w:delText>
          </w:r>
        </w:del>
      </w:ins>
      <w:ins w:id="14636" w:author="Rev 8 Allen Wirfs-Brock" w:date="2012-06-13T18:26:00Z">
        <w:r w:rsidR="00BF6B6C">
          <w:rPr>
            <w:rStyle w:val="bnf"/>
            <w:b/>
            <w:i w:val="0"/>
          </w:rPr>
          <w:t xml:space="preserve"> </w:t>
        </w:r>
      </w:ins>
      <w:ins w:id="14637" w:author="Rev 4 Allen Wirfs-Brock" w:date="2011-10-15T14:23:00Z">
        <w:r w:rsidRPr="00E77497">
          <w:rPr>
            <w:rStyle w:val="bnf"/>
          </w:rPr>
          <w:t xml:space="preserve"> </w:t>
        </w:r>
      </w:ins>
      <w:ins w:id="14638" w:author="Rev 8 Allen Wirfs-Brock" w:date="2012-06-13T18:26:00Z">
        <w:r w:rsidR="00BF6B6C" w:rsidRPr="001E1EC2">
          <w:rPr>
            <w:rStyle w:val="bnf"/>
          </w:rPr>
          <w:t>Initialiser</w:t>
        </w:r>
        <w:r w:rsidR="00BF6B6C" w:rsidRPr="001E1EC2">
          <w:rPr>
            <w:rFonts w:eastAsia="Times New Roman" w:cs="Arial"/>
            <w:vertAlign w:val="subscript"/>
            <w:lang w:eastAsia="en-US"/>
          </w:rPr>
          <w:t>opt</w:t>
        </w:r>
      </w:ins>
      <w:ins w:id="14639" w:author="Rev 4 Allen Wirfs-Brock" w:date="2011-10-15T14:23:00Z">
        <w:del w:id="14640" w:author="Rev 8 Allen Wirfs-Brock" w:date="2012-06-13T18:26:00Z">
          <w:r w:rsidRPr="00E77497" w:rsidDel="00BF6B6C">
            <w:rPr>
              <w:rStyle w:val="bnf"/>
            </w:rPr>
            <w:delText>LeftHandSideExpression</w:delText>
          </w:r>
        </w:del>
      </w:ins>
    </w:p>
    <w:p w14:paraId="04C2DCD8" w14:textId="77777777" w:rsidR="001D4A8C" w:rsidRPr="009C202C" w:rsidRDefault="001D4A8C" w:rsidP="001D4A8C">
      <w:pPr>
        <w:numPr>
          <w:ilvl w:val="0"/>
          <w:numId w:val="737"/>
        </w:numPr>
        <w:spacing w:after="0"/>
        <w:rPr>
          <w:ins w:id="14641" w:author="Rev 8 Allen Wirfs-Brock" w:date="2012-06-14T07:40:00Z"/>
        </w:rPr>
      </w:pPr>
      <w:ins w:id="14642" w:author="Rev 8 Allen Wirfs-Brock" w:date="2012-06-14T07:40:00Z">
        <w:r w:rsidRPr="004D1BD1">
          <w:t xml:space="preserve">It is a Syntax Error if </w:t>
        </w:r>
        <w:r w:rsidRPr="003B4312">
          <w:rPr>
            <w:rStyle w:val="bnf"/>
          </w:rPr>
          <w:t>Identifier</w:t>
        </w:r>
        <w:r w:rsidRPr="008B7F6F">
          <w:t xml:space="preserve"> </w:t>
        </w:r>
        <w:r w:rsidRPr="003B4312">
          <w:t xml:space="preserve">is the </w:t>
        </w:r>
        <w:r w:rsidRPr="003B4312">
          <w:rPr>
            <w:rStyle w:val="bnf"/>
          </w:rPr>
          <w:t>Identifier</w:t>
        </w:r>
        <w:r w:rsidRPr="008B7F6F">
          <w:t xml:space="preserve"> </w:t>
        </w:r>
        <w:r w:rsidRPr="006B6D0A">
          <w:rPr>
            <w:rFonts w:ascii="Courier New" w:hAnsi="Courier New" w:cs="Courier New"/>
            <w:b/>
          </w:rPr>
          <w:t>eval</w:t>
        </w:r>
        <w:r w:rsidRPr="006B6D0A">
          <w:t xml:space="preserve"> or the </w:t>
        </w:r>
        <w:r w:rsidRPr="006B6D0A">
          <w:rPr>
            <w:rStyle w:val="bnf"/>
          </w:rPr>
          <w:t xml:space="preserve">Identifier </w:t>
        </w:r>
        <w:r w:rsidRPr="00E65A34">
          <w:rPr>
            <w:rFonts w:ascii="Courier New" w:hAnsi="Courier New" w:cs="Courier New"/>
            <w:b/>
          </w:rPr>
          <w:t>arguments</w:t>
        </w:r>
        <w:r w:rsidRPr="009C202C">
          <w:t>.</w:t>
        </w:r>
      </w:ins>
    </w:p>
    <w:p w14:paraId="429EEC1D" w14:textId="77777777" w:rsidR="001D4A8C" w:rsidRPr="00E77497" w:rsidRDefault="001D4A8C" w:rsidP="001D4A8C">
      <w:pPr>
        <w:numPr>
          <w:ilvl w:val="0"/>
          <w:numId w:val="737"/>
        </w:numPr>
        <w:spacing w:after="0"/>
        <w:rPr>
          <w:ins w:id="14643" w:author="Rev 8 Allen Wirfs-Brock" w:date="2012-06-14T07:40:00Z"/>
        </w:rPr>
      </w:pPr>
      <w:ins w:id="14644" w:author="Rev 8 Allen Wirfs-Brock" w:date="2012-06-14T07:40:00Z">
        <w:r w:rsidRPr="00B820AB">
          <w:t xml:space="preserve">It is a Syntax Error if </w:t>
        </w:r>
        <w:r w:rsidRPr="003B4312">
          <w:rPr>
            <w:rStyle w:val="bnf"/>
          </w:rPr>
          <w:t>Identifier</w:t>
        </w:r>
        <w:r w:rsidRPr="008B7F6F">
          <w:t xml:space="preserve"> </w:t>
        </w:r>
        <w:r w:rsidRPr="00E77497">
          <w:t xml:space="preserve">is the </w:t>
        </w:r>
        <w:r w:rsidRPr="00E77497">
          <w:rPr>
            <w:rStyle w:val="bnf"/>
          </w:rPr>
          <w:t>Identifier</w:t>
        </w:r>
        <w:r w:rsidRPr="00E77497">
          <w:t xml:space="preserve"> </w:t>
        </w:r>
        <w:r w:rsidRPr="00E77497">
          <w:rPr>
            <w:rFonts w:ascii="Courier New" w:hAnsi="Courier New" w:cs="Courier New"/>
            <w:b/>
          </w:rPr>
          <w:t>this</w:t>
        </w:r>
        <w:r w:rsidRPr="00E77497">
          <w:t xml:space="preserve"> or the </w:t>
        </w:r>
        <w:r w:rsidRPr="00E77497">
          <w:rPr>
            <w:rStyle w:val="bnf"/>
          </w:rPr>
          <w:t xml:space="preserve">Identifier </w:t>
        </w:r>
        <w:r w:rsidRPr="00E77497">
          <w:rPr>
            <w:rFonts w:ascii="Courier New" w:hAnsi="Courier New" w:cs="Courier New"/>
            <w:b/>
          </w:rPr>
          <w:t>super</w:t>
        </w:r>
        <w:r w:rsidRPr="00E77497">
          <w:t>.</w:t>
        </w:r>
      </w:ins>
    </w:p>
    <w:p w14:paraId="65D4DD5D" w14:textId="77777777" w:rsidR="001D4A8C" w:rsidRPr="003B4312" w:rsidRDefault="001D4A8C" w:rsidP="00126ECD">
      <w:pPr>
        <w:numPr>
          <w:ilvl w:val="0"/>
          <w:numId w:val="737"/>
        </w:numPr>
        <w:spacing w:after="220"/>
        <w:rPr>
          <w:ins w:id="14645" w:author="Rev 8 Allen Wirfs-Brock" w:date="2012-06-14T07:40:00Z"/>
        </w:rPr>
      </w:pPr>
      <w:ins w:id="14646" w:author="Rev 8 Allen Wirfs-Brock" w:date="2012-06-14T07:40:00Z">
        <w:r w:rsidRPr="00E77497">
          <w:t xml:space="preserve">It is a Syntax Error if </w:t>
        </w:r>
        <w:r w:rsidRPr="00E77497">
          <w:rPr>
            <w:rStyle w:val="bnf"/>
          </w:rPr>
          <w:t>Identifier</w:t>
        </w:r>
        <w:r w:rsidRPr="00E77497">
          <w:rPr>
            <w:rStyle w:val="bnf"/>
            <w:rFonts w:ascii="Arial" w:hAnsi="Arial" w:cs="Arial"/>
          </w:rPr>
          <w:t xml:space="preserve"> </w:t>
        </w:r>
        <w:commentRangeStart w:id="14647"/>
        <w:r w:rsidRPr="00E77497">
          <w:rPr>
            <w:rStyle w:val="bnf"/>
            <w:rFonts w:ascii="Arial" w:hAnsi="Arial" w:cs="Arial"/>
            <w:i w:val="0"/>
          </w:rPr>
          <w:t xml:space="preserve">does not statically resolve to a declarative environment record binding or </w:t>
        </w:r>
        <w:commentRangeEnd w:id="14647"/>
        <w:r w:rsidRPr="00CB5F32">
          <w:rPr>
            <w:rStyle w:val="af3"/>
            <w:rFonts w:cs="Arial"/>
            <w:lang w:val="en-GB"/>
          </w:rPr>
          <w:commentReference w:id="14647"/>
        </w:r>
        <w:r w:rsidRPr="004D1BD1">
          <w:rPr>
            <w:rStyle w:val="bnf"/>
            <w:rFonts w:ascii="Arial" w:hAnsi="Arial" w:cs="Arial"/>
            <w:i w:val="0"/>
          </w:rPr>
          <w:t>if the resolved binding</w:t>
        </w:r>
        <w:r>
          <w:rPr>
            <w:rStyle w:val="bnf"/>
            <w:rFonts w:ascii="Arial" w:hAnsi="Arial" w:cs="Arial"/>
            <w:i w:val="0"/>
          </w:rPr>
          <w:t xml:space="preserve"> is</w:t>
        </w:r>
        <w:r w:rsidRPr="004D1BD1">
          <w:rPr>
            <w:rStyle w:val="bnf"/>
            <w:rFonts w:ascii="Arial" w:hAnsi="Arial" w:cs="Arial"/>
            <w:i w:val="0"/>
          </w:rPr>
          <w:t xml:space="preserve"> an immutable binding</w:t>
        </w:r>
        <w:r w:rsidRPr="003B4312">
          <w:rPr>
            <w:rStyle w:val="bnf"/>
            <w:i w:val="0"/>
          </w:rPr>
          <w:t>.</w:t>
        </w:r>
      </w:ins>
    </w:p>
    <w:p w14:paraId="323D27E8" w14:textId="77777777" w:rsidR="00D012F5" w:rsidRPr="00C7794D" w:rsidRDefault="00D012F5" w:rsidP="00D012F5">
      <w:pPr>
        <w:jc w:val="left"/>
        <w:rPr>
          <w:ins w:id="14648" w:author="Rev 4 Allen Wirfs-Brock" w:date="2011-10-15T14:23:00Z"/>
          <w:rFonts w:ascii="Times New Roman" w:hAnsi="Times New Roman"/>
          <w:i/>
        </w:rPr>
      </w:pPr>
      <w:ins w:id="14649" w:author="Rev 4 Allen Wirfs-Brock" w:date="2011-10-15T14:23:00Z">
        <w:r w:rsidRPr="00E77497">
          <w:rPr>
            <w:rStyle w:val="bnf"/>
          </w:rPr>
          <w:t xml:space="preserve">AssignmentElement </w:t>
        </w:r>
        <w:r w:rsidRPr="00E77497">
          <w:rPr>
            <w:b/>
          </w:rPr>
          <w:t xml:space="preserve">: </w:t>
        </w:r>
        <w:r w:rsidRPr="00E77497">
          <w:rPr>
            <w:rStyle w:val="bnf"/>
          </w:rPr>
          <w:t>LeftHandSideExpression</w:t>
        </w:r>
        <w:r w:rsidRPr="00E77497">
          <w:t xml:space="preserve"> </w:t>
        </w:r>
      </w:ins>
      <w:ins w:id="14650" w:author="Rev 8 Allen Wirfs-Brock" w:date="2012-06-13T18:25:00Z">
        <w:r w:rsidR="00BF6B6C" w:rsidRPr="001D4A8C">
          <w:rPr>
            <w:rStyle w:val="bnf"/>
          </w:rPr>
          <w:t>Initialiser</w:t>
        </w:r>
        <w:r w:rsidR="00BF6B6C" w:rsidRPr="001D4A8C">
          <w:rPr>
            <w:rFonts w:eastAsia="Times New Roman" w:cs="Arial"/>
            <w:vertAlign w:val="subscript"/>
            <w:lang w:eastAsia="en-US"/>
          </w:rPr>
          <w:t>opt</w:t>
        </w:r>
      </w:ins>
    </w:p>
    <w:p w14:paraId="6F30B111" w14:textId="77777777" w:rsidR="00D012F5" w:rsidRPr="009C202C" w:rsidRDefault="00D012F5" w:rsidP="001D4A8C">
      <w:pPr>
        <w:numPr>
          <w:ilvl w:val="0"/>
          <w:numId w:val="737"/>
        </w:numPr>
        <w:spacing w:after="0"/>
        <w:rPr>
          <w:ins w:id="14651" w:author="Rev 4 Allen Wirfs-Brock" w:date="2011-10-15T14:23:00Z"/>
        </w:rPr>
      </w:pPr>
      <w:ins w:id="14652" w:author="Rev 4 Allen Wirfs-Brock" w:date="2011-10-15T14:23:00Z">
        <w:r w:rsidRPr="004D1BD1">
          <w:t xml:space="preserve">It is a Syntax Error if </w:t>
        </w:r>
        <w:r w:rsidRPr="003B4312">
          <w:rPr>
            <w:rStyle w:val="bnf"/>
          </w:rPr>
          <w:t xml:space="preserve">LeftHandSideExpression </w:t>
        </w:r>
        <w:r w:rsidRPr="003B4312">
          <w:t xml:space="preserve">is the </w:t>
        </w:r>
        <w:r w:rsidRPr="003B4312">
          <w:rPr>
            <w:rStyle w:val="bnf"/>
          </w:rPr>
          <w:t>Identifier</w:t>
        </w:r>
        <w:r w:rsidRPr="008B7F6F">
          <w:t xml:space="preserve"> </w:t>
        </w:r>
        <w:r w:rsidRPr="006B6D0A">
          <w:rPr>
            <w:rFonts w:ascii="Courier New" w:hAnsi="Courier New" w:cs="Courier New"/>
            <w:b/>
          </w:rPr>
          <w:t>eval</w:t>
        </w:r>
        <w:r w:rsidRPr="006B6D0A">
          <w:t xml:space="preserve"> or the </w:t>
        </w:r>
        <w:r w:rsidRPr="006B6D0A">
          <w:rPr>
            <w:rStyle w:val="bnf"/>
          </w:rPr>
          <w:t xml:space="preserve">Identifier </w:t>
        </w:r>
        <w:r w:rsidRPr="00E65A34">
          <w:rPr>
            <w:rFonts w:ascii="Courier New" w:hAnsi="Courier New" w:cs="Courier New"/>
            <w:b/>
          </w:rPr>
          <w:t>arguments</w:t>
        </w:r>
        <w:r w:rsidRPr="009C202C">
          <w:t>.</w:t>
        </w:r>
      </w:ins>
    </w:p>
    <w:p w14:paraId="3A05C573" w14:textId="77777777" w:rsidR="00D012F5" w:rsidRPr="00E77497" w:rsidRDefault="00D012F5" w:rsidP="001D4A8C">
      <w:pPr>
        <w:numPr>
          <w:ilvl w:val="0"/>
          <w:numId w:val="737"/>
        </w:numPr>
        <w:spacing w:after="0"/>
        <w:rPr>
          <w:ins w:id="14653" w:author="Rev 4 Allen Wirfs-Brock" w:date="2011-10-15T14:23:00Z"/>
        </w:rPr>
      </w:pPr>
      <w:ins w:id="14654" w:author="Rev 4 Allen Wirfs-Brock" w:date="2011-10-15T14:23:00Z">
        <w:r w:rsidRPr="00B820AB">
          <w:t xml:space="preserve">It is a Syntax Error if </w:t>
        </w:r>
        <w:r w:rsidRPr="00675B74">
          <w:rPr>
            <w:rStyle w:val="bnf"/>
          </w:rPr>
          <w:t xml:space="preserve">LeftHandSideExpression </w:t>
        </w:r>
        <w:r w:rsidRPr="00E77497">
          <w:t xml:space="preserve">is the </w:t>
        </w:r>
        <w:r w:rsidRPr="00E77497">
          <w:rPr>
            <w:rStyle w:val="bnf"/>
          </w:rPr>
          <w:t>Identifier</w:t>
        </w:r>
        <w:r w:rsidRPr="00E77497">
          <w:t xml:space="preserve"> </w:t>
        </w:r>
        <w:r w:rsidRPr="00E77497">
          <w:rPr>
            <w:rFonts w:ascii="Courier New" w:hAnsi="Courier New" w:cs="Courier New"/>
            <w:b/>
          </w:rPr>
          <w:t>this</w:t>
        </w:r>
        <w:r w:rsidRPr="00E77497">
          <w:t xml:space="preserve"> or the </w:t>
        </w:r>
        <w:r w:rsidRPr="00E77497">
          <w:rPr>
            <w:rStyle w:val="bnf"/>
          </w:rPr>
          <w:t xml:space="preserve">Identifier </w:t>
        </w:r>
        <w:r w:rsidRPr="00E77497">
          <w:rPr>
            <w:rFonts w:ascii="Courier New" w:hAnsi="Courier New" w:cs="Courier New"/>
            <w:b/>
          </w:rPr>
          <w:t>super</w:t>
        </w:r>
        <w:r w:rsidRPr="00E77497">
          <w:t>.</w:t>
        </w:r>
      </w:ins>
    </w:p>
    <w:p w14:paraId="0A749264" w14:textId="77777777" w:rsidR="00D012F5" w:rsidRPr="00E77497" w:rsidRDefault="00D012F5" w:rsidP="001D4A8C">
      <w:pPr>
        <w:numPr>
          <w:ilvl w:val="0"/>
          <w:numId w:val="737"/>
        </w:numPr>
        <w:spacing w:after="0"/>
        <w:rPr>
          <w:ins w:id="14655" w:author="Rev 4 Allen Wirfs-Brock" w:date="2011-10-15T14:23:00Z"/>
        </w:rPr>
      </w:pPr>
      <w:ins w:id="14656" w:author="Rev 4 Allen Wirfs-Brock" w:date="2011-10-15T14:23:00Z">
        <w:r w:rsidRPr="00E77497">
          <w:t xml:space="preserve">It is a Syntax Error if the </w:t>
        </w:r>
        <w:r w:rsidRPr="00E77497">
          <w:rPr>
            <w:rStyle w:val="bnf"/>
          </w:rPr>
          <w:t xml:space="preserve">LeftHandSideExpression </w:t>
        </w:r>
        <w:r w:rsidRPr="00E77497">
          <w:t xml:space="preserve">is a </w:t>
        </w:r>
        <w:commentRangeStart w:id="14657"/>
        <w:r w:rsidRPr="00E77497">
          <w:rPr>
            <w:rStyle w:val="bnf"/>
          </w:rPr>
          <w:t>Literal</w:t>
        </w:r>
        <w:r w:rsidRPr="00E77497">
          <w:t xml:space="preserve">, a </w:t>
        </w:r>
        <w:r w:rsidRPr="00E77497">
          <w:rPr>
            <w:rStyle w:val="bnf"/>
          </w:rPr>
          <w:t>FunctionExpression</w:t>
        </w:r>
        <w:r w:rsidRPr="00E77497">
          <w:rPr>
            <w:rStyle w:val="bnf"/>
            <w:i w:val="0"/>
          </w:rPr>
          <w:t xml:space="preserve"> or a </w:t>
        </w:r>
        <w:r w:rsidRPr="00E77497">
          <w:rPr>
            <w:rStyle w:val="bnf"/>
          </w:rPr>
          <w:t>ClassExpression</w:t>
        </w:r>
      </w:ins>
      <w:commentRangeEnd w:id="14657"/>
      <w:r w:rsidR="00081437">
        <w:rPr>
          <w:rStyle w:val="af3"/>
        </w:rPr>
        <w:commentReference w:id="14657"/>
      </w:r>
      <w:ins w:id="14658" w:author="Rev 4 Allen Wirfs-Brock" w:date="2011-10-15T14:23:00Z">
        <w:r w:rsidRPr="00E77497">
          <w:t>.</w:t>
        </w:r>
      </w:ins>
    </w:p>
    <w:p w14:paraId="3520AFFD" w14:textId="77777777" w:rsidR="00D012F5" w:rsidRPr="003B4312" w:rsidRDefault="00D012F5" w:rsidP="001D4A8C">
      <w:pPr>
        <w:numPr>
          <w:ilvl w:val="0"/>
          <w:numId w:val="737"/>
        </w:numPr>
        <w:spacing w:after="0"/>
        <w:rPr>
          <w:ins w:id="14659" w:author="Rev 4 Allen Wirfs-Brock" w:date="2011-10-15T14:23:00Z"/>
        </w:rPr>
      </w:pPr>
      <w:ins w:id="14660" w:author="Rev 4 Allen Wirfs-Brock" w:date="2011-10-15T14:23:00Z">
        <w:r w:rsidRPr="00E77497">
          <w:t xml:space="preserve">It is a Syntax Error if the </w:t>
        </w:r>
        <w:r w:rsidRPr="00E77497">
          <w:rPr>
            <w:rStyle w:val="bnf"/>
          </w:rPr>
          <w:t xml:space="preserve">LeftHandSideExpression </w:t>
        </w:r>
        <w:r w:rsidRPr="00E77497">
          <w:t xml:space="preserve">is an </w:t>
        </w:r>
        <w:r w:rsidRPr="00E77497">
          <w:rPr>
            <w:rStyle w:val="bnf"/>
          </w:rPr>
          <w:t>Identifier</w:t>
        </w:r>
        <w:r w:rsidRPr="00E77497">
          <w:rPr>
            <w:rStyle w:val="bnf"/>
            <w:rFonts w:ascii="Arial" w:hAnsi="Arial" w:cs="Arial"/>
          </w:rPr>
          <w:t xml:space="preserve"> </w:t>
        </w:r>
        <w:r w:rsidRPr="00E77497">
          <w:rPr>
            <w:rStyle w:val="bnf"/>
            <w:rFonts w:ascii="Arial" w:hAnsi="Arial" w:cs="Arial"/>
            <w:i w:val="0"/>
          </w:rPr>
          <w:t xml:space="preserve">that </w:t>
        </w:r>
        <w:commentRangeStart w:id="14661"/>
        <w:r w:rsidRPr="00E77497">
          <w:rPr>
            <w:rStyle w:val="bnf"/>
            <w:rFonts w:ascii="Arial" w:hAnsi="Arial" w:cs="Arial"/>
            <w:i w:val="0"/>
          </w:rPr>
          <w:t xml:space="preserve">does not statically resolve to a declarative environment record binding or </w:t>
        </w:r>
        <w:commentRangeEnd w:id="14661"/>
        <w:r w:rsidRPr="00CB5F32">
          <w:rPr>
            <w:rStyle w:val="af3"/>
            <w:rFonts w:cs="Arial"/>
            <w:lang w:val="en-GB"/>
          </w:rPr>
          <w:commentReference w:id="14661"/>
        </w:r>
        <w:r w:rsidRPr="004D1BD1">
          <w:rPr>
            <w:rStyle w:val="bnf"/>
            <w:rFonts w:ascii="Arial" w:hAnsi="Arial" w:cs="Arial"/>
            <w:i w:val="0"/>
          </w:rPr>
          <w:t>if the resolved binding</w:t>
        </w:r>
      </w:ins>
      <w:ins w:id="14662" w:author="Rev 6 Allen Wirfs-Brock" w:date="2012-02-27T16:29:00Z">
        <w:r w:rsidR="00767E5E">
          <w:rPr>
            <w:rStyle w:val="bnf"/>
            <w:rFonts w:ascii="Arial" w:hAnsi="Arial" w:cs="Arial"/>
            <w:i w:val="0"/>
          </w:rPr>
          <w:t xml:space="preserve"> is</w:t>
        </w:r>
      </w:ins>
      <w:ins w:id="14663" w:author="Rev 4 Allen Wirfs-Brock" w:date="2011-10-15T14:23:00Z">
        <w:r w:rsidRPr="004D1BD1">
          <w:rPr>
            <w:rStyle w:val="bnf"/>
            <w:rFonts w:ascii="Arial" w:hAnsi="Arial" w:cs="Arial"/>
            <w:i w:val="0"/>
          </w:rPr>
          <w:t xml:space="preserve"> an immutable binding</w:t>
        </w:r>
        <w:r w:rsidRPr="003B4312">
          <w:rPr>
            <w:rStyle w:val="bnf"/>
            <w:i w:val="0"/>
          </w:rPr>
          <w:t>.</w:t>
        </w:r>
      </w:ins>
    </w:p>
    <w:p w14:paraId="420C5673" w14:textId="77777777" w:rsidR="00D012F5" w:rsidRPr="00E77497" w:rsidRDefault="00BF04B8" w:rsidP="001D4A8C">
      <w:pPr>
        <w:numPr>
          <w:ilvl w:val="0"/>
          <w:numId w:val="737"/>
        </w:numPr>
        <w:spacing w:after="0"/>
        <w:rPr>
          <w:ins w:id="14664" w:author="Rev 4 Allen Wirfs-Brock" w:date="2011-10-15T14:23:00Z"/>
        </w:rPr>
      </w:pPr>
      <w:ins w:id="14665" w:author="Rev 7 Allen Wirfs-Brock" w:date="2012-04-25T09:04:00Z">
        <w:r w:rsidRPr="00E77497">
          <w:t xml:space="preserve">It is a Syntax Error if </w:t>
        </w:r>
        <w:r w:rsidRPr="00BF04B8">
          <w:rPr>
            <w:rFonts w:ascii="Times New Roman" w:hAnsi="Times New Roman"/>
          </w:rPr>
          <w:t>IsInvalidAssignmentPattern</w:t>
        </w:r>
        <w:r>
          <w:rPr>
            <w:rFonts w:ascii="Times New Roman" w:hAnsi="Times New Roman"/>
          </w:rPr>
          <w:t xml:space="preserve"> </w:t>
        </w:r>
        <w:r w:rsidRPr="00E77497">
          <w:t>o</w:t>
        </w:r>
        <w:r>
          <w:t>f</w:t>
        </w:r>
        <w:r w:rsidRPr="00E77497">
          <w:t xml:space="preserve"> </w:t>
        </w:r>
        <w:r w:rsidRPr="00E77497">
          <w:rPr>
            <w:rStyle w:val="bnf"/>
          </w:rPr>
          <w:t>LeftHandSideExpression</w:t>
        </w:r>
        <w:r w:rsidRPr="00E77497">
          <w:t xml:space="preserve"> is </w:t>
        </w:r>
        <w:r w:rsidRPr="00BF04B8">
          <w:rPr>
            <w:rFonts w:ascii="Times New Roman" w:hAnsi="Times New Roman"/>
            <w:b/>
          </w:rPr>
          <w:t>true</w:t>
        </w:r>
        <w:r w:rsidRPr="00E77497">
          <w:t>.</w:t>
        </w:r>
      </w:ins>
      <w:ins w:id="14666" w:author="Rev 4 Allen Wirfs-Brock" w:date="2011-10-15T14:23:00Z">
        <w:del w:id="14667" w:author="Rev 7 Allen Wirfs-Brock" w:date="2012-04-25T09:04:00Z">
          <w:r w:rsidR="00D012F5" w:rsidRPr="003B4312" w:rsidDel="00BF04B8">
            <w:delText xml:space="preserve">It is a Syntax Error if the </w:delText>
          </w:r>
          <w:r w:rsidR="00D012F5" w:rsidRPr="008B7F6F" w:rsidDel="00BF04B8">
            <w:rPr>
              <w:rStyle w:val="bnf"/>
            </w:rPr>
            <w:delText xml:space="preserve">LeftHandSideExpression </w:delText>
          </w:r>
          <w:r w:rsidR="00D012F5" w:rsidRPr="006B6D0A" w:rsidDel="00BF04B8">
            <w:delText xml:space="preserve">is an </w:delText>
          </w:r>
          <w:r w:rsidR="00D012F5" w:rsidRPr="006B6D0A" w:rsidDel="00BF04B8">
            <w:rPr>
              <w:rStyle w:val="bnf"/>
            </w:rPr>
            <w:delText>ObjectLiteral</w:delText>
          </w:r>
          <w:r w:rsidR="00D012F5" w:rsidRPr="006B6D0A" w:rsidDel="00BF04B8">
            <w:delText xml:space="preserve"> or an</w:delText>
          </w:r>
          <w:r w:rsidR="00D012F5" w:rsidRPr="00E65A34" w:rsidDel="00BF04B8">
            <w:rPr>
              <w:i/>
            </w:rPr>
            <w:delText xml:space="preserve"> </w:delText>
          </w:r>
          <w:r w:rsidR="00D012F5" w:rsidRPr="009C202C" w:rsidDel="00BF04B8">
            <w:rPr>
              <w:rStyle w:val="bnf"/>
            </w:rPr>
            <w:delText>ArrayLiteral</w:delText>
          </w:r>
          <w:r w:rsidR="00D012F5" w:rsidRPr="00B820AB" w:rsidDel="00BF04B8">
            <w:rPr>
              <w:i/>
            </w:rPr>
            <w:delText xml:space="preserve"> </w:delText>
          </w:r>
          <w:r w:rsidR="00D012F5" w:rsidRPr="00675B74" w:rsidDel="00BF04B8">
            <w:delText xml:space="preserve">and the source code corresponding to </w:delText>
          </w:r>
          <w:r w:rsidR="00D012F5" w:rsidRPr="00E77497" w:rsidDel="00BF04B8">
            <w:rPr>
              <w:rStyle w:val="bnf"/>
            </w:rPr>
            <w:delText>LeftHandSideExpression</w:delText>
          </w:r>
          <w:r w:rsidR="00D012F5" w:rsidRPr="00E77497" w:rsidDel="00BF04B8">
            <w:delText xml:space="preserve"> using cannot be parsed using </w:delText>
          </w:r>
          <w:r w:rsidR="00D012F5" w:rsidRPr="00E77497" w:rsidDel="00BF04B8">
            <w:rPr>
              <w:rStyle w:val="bnf"/>
            </w:rPr>
            <w:delText>AssignmentPattern</w:delText>
          </w:r>
          <w:r w:rsidR="00D012F5" w:rsidRPr="00E77497" w:rsidDel="00BF04B8">
            <w:delText xml:space="preserve"> as the goal symbol.</w:delText>
          </w:r>
        </w:del>
      </w:ins>
    </w:p>
    <w:p w14:paraId="6E5D55F0" w14:textId="77777777" w:rsidR="00D012F5" w:rsidRPr="00E77497" w:rsidRDefault="00D012F5" w:rsidP="001D4A8C">
      <w:pPr>
        <w:numPr>
          <w:ilvl w:val="0"/>
          <w:numId w:val="737"/>
        </w:numPr>
        <w:rPr>
          <w:ins w:id="14668" w:author="Rev 4 Allen Wirfs-Brock" w:date="2011-10-15T14:23:00Z"/>
        </w:rPr>
      </w:pPr>
      <w:ins w:id="14669" w:author="Rev 4 Allen Wirfs-Brock" w:date="2011-10-15T14:23:00Z">
        <w:r w:rsidRPr="00E77497">
          <w:t xml:space="preserve">It is a Syntax Error if the </w:t>
        </w:r>
        <w:r w:rsidRPr="00E77497">
          <w:rPr>
            <w:rStyle w:val="bnf"/>
          </w:rPr>
          <w:t>LeftHandSideExpression</w:t>
        </w:r>
        <w:r w:rsidRPr="00E77497">
          <w:t xml:space="preserve"> is </w:t>
        </w:r>
        <w:r w:rsidRPr="00E77497">
          <w:rPr>
            <w:rStyle w:val="bnf"/>
          </w:rPr>
          <w:t xml:space="preserve">PrimaryExpression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 </w:t>
        </w:r>
        <w:r w:rsidRPr="00E77497">
          <w:t xml:space="preserve">and </w:t>
        </w:r>
        <w:r w:rsidRPr="00E77497">
          <w:rPr>
            <w:rStyle w:val="bnf"/>
          </w:rPr>
          <w:t>Expression</w:t>
        </w:r>
        <w:r w:rsidRPr="00E77497">
          <w:t xml:space="preserve"> derived a production that would produce a Syntax Error according to these rules. This rule is recursively applied.</w:t>
        </w:r>
      </w:ins>
    </w:p>
    <w:p w14:paraId="0DB6C211" w14:textId="77777777" w:rsidR="00D012F5" w:rsidRPr="00E77497" w:rsidRDefault="00D012F5" w:rsidP="00D012F5">
      <w:pPr>
        <w:rPr>
          <w:ins w:id="14670" w:author="Rev 4 Allen Wirfs-Brock" w:date="2011-10-15T14:26:00Z"/>
        </w:rPr>
      </w:pPr>
      <w:ins w:id="14671" w:author="Rev 4 Allen Wirfs-Brock" w:date="2011-10-15T14:26:00Z">
        <w:r w:rsidRPr="00E77497">
          <w:rPr>
            <w:rStyle w:val="bnf"/>
          </w:rPr>
          <w:t xml:space="preserve">AssignmentRestElement </w:t>
        </w:r>
        <w:r w:rsidRPr="00E77497">
          <w:rPr>
            <w:b/>
          </w:rPr>
          <w:t>:</w:t>
        </w:r>
        <w:r w:rsidRPr="00E77497">
          <w:t xml:space="preserve"> </w:t>
        </w:r>
        <w:r w:rsidRPr="00E77497">
          <w:rPr>
            <w:b/>
          </w:rPr>
          <w:t>…</w:t>
        </w:r>
        <w:r w:rsidRPr="00E77497">
          <w:t xml:space="preserve"> </w:t>
        </w:r>
        <w:r w:rsidRPr="00E77497">
          <w:rPr>
            <w:b/>
          </w:rPr>
          <w:t xml:space="preserve"> </w:t>
        </w:r>
        <w:r w:rsidRPr="00E77497">
          <w:rPr>
            <w:rStyle w:val="bnf"/>
          </w:rPr>
          <w:t>LeftHandSideExpression</w:t>
        </w:r>
        <w:r w:rsidRPr="00E77497">
          <w:t xml:space="preserve"> </w:t>
        </w:r>
      </w:ins>
    </w:p>
    <w:p w14:paraId="373FAC9D" w14:textId="77777777" w:rsidR="00D012F5" w:rsidRPr="00E77497" w:rsidRDefault="00D012F5" w:rsidP="008E7E56">
      <w:pPr>
        <w:numPr>
          <w:ilvl w:val="0"/>
          <w:numId w:val="737"/>
        </w:numPr>
        <w:spacing w:after="0"/>
        <w:rPr>
          <w:ins w:id="14672" w:author="Rev 4 Allen Wirfs-Brock" w:date="2011-10-15T14:26:00Z"/>
        </w:rPr>
      </w:pPr>
      <w:ins w:id="14673" w:author="Rev 4 Allen Wirfs-Brock" w:date="2011-10-15T14:26:00Z">
        <w:r w:rsidRPr="00E77497">
          <w:t xml:space="preserve">It is a Syntax Error if </w:t>
        </w:r>
        <w:r w:rsidRPr="00E77497">
          <w:rPr>
            <w:rStyle w:val="bnf"/>
          </w:rPr>
          <w:t xml:space="preserve">LeftHandSideExpression </w:t>
        </w:r>
        <w:r w:rsidRPr="00E77497">
          <w:t xml:space="preserve">is the </w:t>
        </w:r>
        <w:r w:rsidRPr="00E77497">
          <w:rPr>
            <w:rStyle w:val="bnf"/>
          </w:rPr>
          <w:t>Identifier</w:t>
        </w:r>
        <w:r w:rsidRPr="00E77497">
          <w:t xml:space="preserve"> </w:t>
        </w:r>
        <w:r w:rsidRPr="00E77497">
          <w:rPr>
            <w:rFonts w:ascii="Courier New" w:hAnsi="Courier New" w:cs="Courier New"/>
            <w:b/>
          </w:rPr>
          <w:t>eval</w:t>
        </w:r>
        <w:r w:rsidRPr="00E77497">
          <w:t xml:space="preserve"> or the </w:t>
        </w:r>
        <w:r w:rsidRPr="00E77497">
          <w:rPr>
            <w:rStyle w:val="bnf"/>
          </w:rPr>
          <w:t xml:space="preserve">Identifier </w:t>
        </w:r>
        <w:r w:rsidRPr="00E77497">
          <w:rPr>
            <w:rFonts w:ascii="Courier New" w:hAnsi="Courier New" w:cs="Courier New"/>
            <w:b/>
          </w:rPr>
          <w:t>arguments</w:t>
        </w:r>
        <w:r w:rsidRPr="00E77497">
          <w:t>.</w:t>
        </w:r>
      </w:ins>
    </w:p>
    <w:p w14:paraId="20CDE3D8" w14:textId="77777777" w:rsidR="00D012F5" w:rsidRPr="00E77497" w:rsidRDefault="00D012F5" w:rsidP="008E7E56">
      <w:pPr>
        <w:numPr>
          <w:ilvl w:val="0"/>
          <w:numId w:val="737"/>
        </w:numPr>
        <w:spacing w:after="0"/>
        <w:rPr>
          <w:ins w:id="14674" w:author="Rev 4 Allen Wirfs-Brock" w:date="2011-10-15T14:26:00Z"/>
        </w:rPr>
      </w:pPr>
      <w:ins w:id="14675" w:author="Rev 4 Allen Wirfs-Brock" w:date="2011-10-15T14:26:00Z">
        <w:r w:rsidRPr="00E77497">
          <w:t xml:space="preserve">It is a Syntax Error if </w:t>
        </w:r>
        <w:r w:rsidRPr="00E77497">
          <w:rPr>
            <w:rStyle w:val="bnf"/>
          </w:rPr>
          <w:t xml:space="preserve">LeftHandSideExpression </w:t>
        </w:r>
        <w:r w:rsidRPr="00E77497">
          <w:t xml:space="preserve">is the </w:t>
        </w:r>
        <w:r w:rsidRPr="00E77497">
          <w:rPr>
            <w:rStyle w:val="bnf"/>
          </w:rPr>
          <w:t>Identifier</w:t>
        </w:r>
        <w:r w:rsidRPr="00E77497">
          <w:t xml:space="preserve"> </w:t>
        </w:r>
        <w:r w:rsidRPr="00E77497">
          <w:rPr>
            <w:rFonts w:ascii="Courier New" w:hAnsi="Courier New" w:cs="Courier New"/>
            <w:b/>
          </w:rPr>
          <w:t>this</w:t>
        </w:r>
        <w:r w:rsidRPr="00E77497">
          <w:t xml:space="preserve"> or the </w:t>
        </w:r>
        <w:r w:rsidRPr="00E77497">
          <w:rPr>
            <w:rStyle w:val="bnf"/>
          </w:rPr>
          <w:t xml:space="preserve">Identifier </w:t>
        </w:r>
        <w:r w:rsidRPr="00E77497">
          <w:rPr>
            <w:rFonts w:ascii="Courier New" w:hAnsi="Courier New" w:cs="Courier New"/>
            <w:b/>
          </w:rPr>
          <w:t>super</w:t>
        </w:r>
        <w:r w:rsidRPr="00E77497">
          <w:t>.</w:t>
        </w:r>
      </w:ins>
    </w:p>
    <w:p w14:paraId="15AAA306" w14:textId="77777777" w:rsidR="00D012F5" w:rsidRPr="003B4312" w:rsidRDefault="00D012F5" w:rsidP="008E7E56">
      <w:pPr>
        <w:numPr>
          <w:ilvl w:val="0"/>
          <w:numId w:val="737"/>
        </w:numPr>
        <w:spacing w:after="0"/>
        <w:rPr>
          <w:ins w:id="14676" w:author="Rev 4 Allen Wirfs-Brock" w:date="2011-10-15T14:26:00Z"/>
        </w:rPr>
      </w:pPr>
      <w:ins w:id="14677" w:author="Rev 4 Allen Wirfs-Brock" w:date="2011-10-15T14:26:00Z">
        <w:r w:rsidRPr="00E77497">
          <w:t xml:space="preserve">It is a Syntax Error if the </w:t>
        </w:r>
        <w:r w:rsidRPr="00E77497">
          <w:rPr>
            <w:rStyle w:val="bnf"/>
          </w:rPr>
          <w:t xml:space="preserve">LeftHandSideExpression </w:t>
        </w:r>
        <w:r w:rsidRPr="00E77497">
          <w:t xml:space="preserve">is a </w:t>
        </w:r>
        <w:commentRangeStart w:id="14678"/>
        <w:r w:rsidRPr="00E77497">
          <w:rPr>
            <w:rStyle w:val="bnf"/>
          </w:rPr>
          <w:t>Literal</w:t>
        </w:r>
        <w:r w:rsidRPr="00E77497">
          <w:rPr>
            <w:rStyle w:val="bnf"/>
            <w:i w:val="0"/>
          </w:rPr>
          <w:t xml:space="preserve">, </w:t>
        </w:r>
        <w:r w:rsidRPr="00C7794D">
          <w:t>an</w:t>
        </w:r>
        <w:r w:rsidRPr="004D1BD1">
          <w:rPr>
            <w:rStyle w:val="bnf"/>
            <w:i w:val="0"/>
          </w:rPr>
          <w:t xml:space="preserve"> </w:t>
        </w:r>
        <w:r w:rsidRPr="003B4312">
          <w:rPr>
            <w:rStyle w:val="bnf"/>
          </w:rPr>
          <w:t>ObjectLiteral</w:t>
        </w:r>
        <w:r w:rsidRPr="003B4312">
          <w:rPr>
            <w:rStyle w:val="bnf"/>
            <w:i w:val="0"/>
          </w:rPr>
          <w:t xml:space="preserve">, </w:t>
        </w:r>
        <w:r w:rsidRPr="00C7794D">
          <w:t>an</w:t>
        </w:r>
        <w:r w:rsidRPr="004D1BD1">
          <w:rPr>
            <w:rStyle w:val="bnf"/>
            <w:i w:val="0"/>
          </w:rPr>
          <w:t xml:space="preserve"> </w:t>
        </w:r>
        <w:r w:rsidRPr="003B4312">
          <w:rPr>
            <w:rStyle w:val="bnf"/>
          </w:rPr>
          <w:t>ArrayLiteral</w:t>
        </w:r>
        <w:r w:rsidRPr="003B4312">
          <w:rPr>
            <w:rStyle w:val="bnf"/>
            <w:i w:val="0"/>
          </w:rPr>
          <w:t>,</w:t>
        </w:r>
        <w:r w:rsidRPr="003B4312">
          <w:rPr>
            <w:rStyle w:val="bnf"/>
          </w:rPr>
          <w:t xml:space="preserve"> </w:t>
        </w:r>
        <w:r w:rsidRPr="008B7F6F">
          <w:t xml:space="preserve">a </w:t>
        </w:r>
        <w:r w:rsidRPr="006B6D0A">
          <w:rPr>
            <w:rStyle w:val="bnf"/>
          </w:rPr>
          <w:t>FunctionExpression</w:t>
        </w:r>
        <w:r w:rsidRPr="006B6D0A">
          <w:rPr>
            <w:rStyle w:val="bnf"/>
            <w:i w:val="0"/>
          </w:rPr>
          <w:t xml:space="preserve">, </w:t>
        </w:r>
        <w:r w:rsidRPr="00C7794D">
          <w:t>or a</w:t>
        </w:r>
        <w:r w:rsidRPr="004D1BD1">
          <w:rPr>
            <w:rStyle w:val="bnf"/>
            <w:i w:val="0"/>
          </w:rPr>
          <w:t xml:space="preserve"> </w:t>
        </w:r>
        <w:r w:rsidRPr="003B4312">
          <w:rPr>
            <w:rStyle w:val="bnf"/>
          </w:rPr>
          <w:t>ClassExpression</w:t>
        </w:r>
      </w:ins>
      <w:commentRangeEnd w:id="14678"/>
      <w:r w:rsidR="00650D6A">
        <w:rPr>
          <w:rStyle w:val="af3"/>
        </w:rPr>
        <w:commentReference w:id="14678"/>
      </w:r>
      <w:ins w:id="14679" w:author="Rev 4 Allen Wirfs-Brock" w:date="2011-10-15T14:26:00Z">
        <w:r w:rsidRPr="003B4312">
          <w:t>.</w:t>
        </w:r>
      </w:ins>
    </w:p>
    <w:p w14:paraId="4E3CD094" w14:textId="77777777" w:rsidR="00D012F5" w:rsidRPr="003B4312" w:rsidRDefault="00D012F5" w:rsidP="008E7E56">
      <w:pPr>
        <w:numPr>
          <w:ilvl w:val="0"/>
          <w:numId w:val="737"/>
        </w:numPr>
        <w:spacing w:after="0"/>
        <w:rPr>
          <w:ins w:id="14680" w:author="Rev 4 Allen Wirfs-Brock" w:date="2011-10-15T14:26:00Z"/>
        </w:rPr>
      </w:pPr>
      <w:ins w:id="14681" w:author="Rev 4 Allen Wirfs-Brock" w:date="2011-10-15T14:26:00Z">
        <w:r w:rsidRPr="003B4312">
          <w:t xml:space="preserve">It is a Syntax Error if the </w:t>
        </w:r>
        <w:r w:rsidRPr="008B7F6F">
          <w:rPr>
            <w:rStyle w:val="bnf"/>
          </w:rPr>
          <w:t>LeftHandSideExpressi</w:t>
        </w:r>
        <w:r w:rsidRPr="006B6D0A">
          <w:rPr>
            <w:rStyle w:val="bnf"/>
          </w:rPr>
          <w:t xml:space="preserve">on </w:t>
        </w:r>
        <w:r w:rsidRPr="006B6D0A">
          <w:t xml:space="preserve">is an </w:t>
        </w:r>
        <w:r w:rsidRPr="006B6D0A">
          <w:rPr>
            <w:rStyle w:val="bnf"/>
          </w:rPr>
          <w:t xml:space="preserve">Identifier </w:t>
        </w:r>
        <w:r w:rsidRPr="00C7794D">
          <w:t>that does not statically resolve to a declarative environment record binding or if the resolved binding an immutable binding</w:t>
        </w:r>
        <w:r w:rsidRPr="004D1BD1">
          <w:rPr>
            <w:rStyle w:val="bnf"/>
            <w:i w:val="0"/>
          </w:rPr>
          <w:t>.</w:t>
        </w:r>
      </w:ins>
    </w:p>
    <w:p w14:paraId="0E1AAED6" w14:textId="77777777" w:rsidR="00D012F5" w:rsidRPr="00E77497" w:rsidRDefault="00D012F5" w:rsidP="008E7E56">
      <w:pPr>
        <w:numPr>
          <w:ilvl w:val="0"/>
          <w:numId w:val="737"/>
        </w:numPr>
        <w:rPr>
          <w:ins w:id="14682" w:author="Rev 4 Allen Wirfs-Brock" w:date="2011-10-15T14:26:00Z"/>
        </w:rPr>
      </w:pPr>
      <w:ins w:id="14683" w:author="Rev 4 Allen Wirfs-Brock" w:date="2011-10-15T14:26:00Z">
        <w:r w:rsidRPr="003B4312">
          <w:t xml:space="preserve">It is a Syntax Error if the </w:t>
        </w:r>
        <w:r w:rsidRPr="008B7F6F">
          <w:rPr>
            <w:rStyle w:val="bnf"/>
          </w:rPr>
          <w:t>LeftHandSideExpression</w:t>
        </w:r>
        <w:r w:rsidRPr="006B6D0A">
          <w:t xml:space="preserve"> is </w:t>
        </w:r>
        <w:r w:rsidRPr="006B6D0A">
          <w:rPr>
            <w:rStyle w:val="bnf"/>
          </w:rPr>
          <w:t xml:space="preserve">PrimaryExpression </w:t>
        </w:r>
        <w:r w:rsidRPr="006B6D0A">
          <w:rPr>
            <w:rStyle w:val="bnf"/>
            <w:i w:val="0"/>
          </w:rPr>
          <w:t xml:space="preserve">: </w:t>
        </w:r>
        <w:r w:rsidRPr="00E65A34">
          <w:rPr>
            <w:rStyle w:val="bnf"/>
            <w:rFonts w:ascii="Courier New" w:hAnsi="Courier New" w:cs="Courier New"/>
            <w:b/>
            <w:i w:val="0"/>
          </w:rPr>
          <w:t>(</w:t>
        </w:r>
        <w:r w:rsidRPr="009C202C">
          <w:rPr>
            <w:rStyle w:val="bnf"/>
          </w:rPr>
          <w:t xml:space="preserve"> Expression</w:t>
        </w:r>
        <w:r w:rsidRPr="00B820AB">
          <w:rPr>
            <w:rFonts w:ascii="Courier New" w:hAnsi="Courier New" w:cs="Courier New"/>
            <w:b/>
          </w:rPr>
          <w:t xml:space="preserve"> ) </w:t>
        </w:r>
        <w:r w:rsidRPr="00675B74">
          <w:t xml:space="preserve">and </w:t>
        </w:r>
        <w:r w:rsidRPr="00E77497">
          <w:rPr>
            <w:rStyle w:val="bnf"/>
          </w:rPr>
          <w:t>Expression</w:t>
        </w:r>
        <w:r w:rsidRPr="00E77497">
          <w:t xml:space="preserve"> derived a production that would produce a Syntax Error according to these rules. This rule is recursively applied.</w:t>
        </w:r>
      </w:ins>
    </w:p>
    <w:p w14:paraId="30B1FEE4" w14:textId="77777777" w:rsidR="00295437" w:rsidRPr="00E77497" w:rsidRDefault="00295437" w:rsidP="008A0648">
      <w:pPr>
        <w:pStyle w:val="40"/>
        <w:numPr>
          <w:ilvl w:val="0"/>
          <w:numId w:val="0"/>
        </w:numPr>
        <w:rPr>
          <w:ins w:id="14684" w:author="Rev 4 Allen Wirfs-Brock" w:date="2011-11-06T16:31:00Z"/>
        </w:rPr>
      </w:pPr>
      <w:ins w:id="14685" w:author="Rev 4 Allen Wirfs-Brock" w:date="2011-11-06T16:31:00Z">
        <w:r w:rsidRPr="00E77497">
          <w:t>Runtime Semantics</w:t>
        </w:r>
      </w:ins>
    </w:p>
    <w:p w14:paraId="378C3EAE" w14:textId="77777777" w:rsidR="00D012F5" w:rsidRPr="00E77497" w:rsidRDefault="00D012F5" w:rsidP="00D012F5">
      <w:pPr>
        <w:rPr>
          <w:ins w:id="14686" w:author="Rev 4 Allen Wirfs-Brock" w:date="2011-10-15T14:23:00Z"/>
        </w:rPr>
      </w:pPr>
      <w:ins w:id="14687" w:author="Rev 4 Allen Wirfs-Brock" w:date="2011-10-15T14:23:00Z">
        <w:r w:rsidRPr="00E77497">
          <w:rPr>
            <w:rFonts w:ascii="Helvetica" w:hAnsi="Helvetica"/>
            <w:b/>
          </w:rPr>
          <w:t xml:space="preserve">Runtime Semantics: </w:t>
        </w:r>
      </w:ins>
      <w:ins w:id="14688" w:author="Rev 4 Allen Wirfs-Brock" w:date="2011-11-07T10:51:00Z">
        <w:r w:rsidR="005D43BD">
          <w:rPr>
            <w:rFonts w:ascii="Helvetica" w:hAnsi="Helvetica"/>
            <w:b/>
          </w:rPr>
          <w:t>Destructuring Assignment</w:t>
        </w:r>
      </w:ins>
      <w:ins w:id="14689" w:author="Rev 4 Allen Wirfs-Brock" w:date="2011-11-07T11:01:00Z">
        <w:r w:rsidR="005D43BD">
          <w:rPr>
            <w:rFonts w:ascii="Helvetica" w:hAnsi="Helvetica"/>
            <w:b/>
          </w:rPr>
          <w:t xml:space="preserve"> </w:t>
        </w:r>
      </w:ins>
      <w:ins w:id="14690" w:author="Rev 4 Allen Wirfs-Brock" w:date="2011-10-15T14:23:00Z">
        <w:r w:rsidRPr="00E77497">
          <w:rPr>
            <w:rFonts w:ascii="Helvetica" w:hAnsi="Helvetica"/>
            <w:b/>
            <w:spacing w:val="6"/>
          </w:rPr>
          <w:t>Evaluation</w:t>
        </w:r>
        <w:r w:rsidRPr="00E77497">
          <w:t xml:space="preserve"> </w:t>
        </w:r>
      </w:ins>
    </w:p>
    <w:p w14:paraId="1A4D687D" w14:textId="77777777" w:rsidR="005D43BD" w:rsidRPr="00E77497" w:rsidRDefault="005D43BD" w:rsidP="005D43BD">
      <w:pPr>
        <w:ind w:left="360"/>
        <w:rPr>
          <w:ins w:id="14691" w:author="Rev 4 Allen Wirfs-Brock" w:date="2011-11-07T10:52:00Z"/>
        </w:rPr>
      </w:pPr>
      <w:ins w:id="14692" w:author="Rev 4 Allen Wirfs-Brock" w:date="2011-11-07T10:52:00Z">
        <w:r w:rsidRPr="00E77497">
          <w:t xml:space="preserve">with parameter </w:t>
        </w:r>
        <w:r w:rsidRPr="00E77497">
          <w:rPr>
            <w:rStyle w:val="bnf"/>
          </w:rPr>
          <w:t>obj</w:t>
        </w:r>
      </w:ins>
    </w:p>
    <w:p w14:paraId="26AE3DA2" w14:textId="77777777" w:rsidR="00881EF5" w:rsidRPr="00E77497" w:rsidDel="009508C6" w:rsidRDefault="00C707BD" w:rsidP="00C7794D">
      <w:pPr>
        <w:contextualSpacing/>
        <w:rPr>
          <w:ins w:id="14693" w:author="Rev 4 Allen Wirfs-Brock" w:date="2011-10-15T14:33:00Z"/>
          <w:del w:id="14694" w:author="Rev 8 Allen Wirfs-Brock" w:date="2012-06-01T08:39:00Z"/>
        </w:rPr>
      </w:pPr>
      <w:ins w:id="14695" w:author="Allen Wirfs-Brock" w:date="2011-07-01T15:12:00Z">
        <w:del w:id="14696" w:author="Rev 8 Allen Wirfs-Brock" w:date="2012-06-01T08:39:00Z">
          <w:r w:rsidRPr="00E77497" w:rsidDel="009508C6">
            <w:delText xml:space="preserve">The </w:delText>
          </w:r>
        </w:del>
      </w:ins>
      <w:ins w:id="14697" w:author="Allen Wirfs-Brock" w:date="2011-07-01T15:13:00Z">
        <w:del w:id="14698" w:author="Rev 8 Allen Wirfs-Brock" w:date="2012-06-01T08:39:00Z">
          <w:r w:rsidR="00697CC4" w:rsidRPr="00E77497" w:rsidDel="009508C6">
            <w:delText xml:space="preserve">supplemental </w:delText>
          </w:r>
        </w:del>
      </w:ins>
      <w:ins w:id="14699" w:author="Allen Wirfs-Brock" w:date="2011-07-01T15:12:00Z">
        <w:del w:id="14700" w:author="Rev 8 Allen Wirfs-Brock" w:date="2012-06-01T08:39:00Z">
          <w:r w:rsidRPr="00E77497" w:rsidDel="009508C6">
            <w:delText xml:space="preserve">production </w:delText>
          </w:r>
          <w:r w:rsidRPr="00E77497" w:rsidDel="009508C6">
            <w:rPr>
              <w:rStyle w:val="bnf"/>
            </w:rPr>
            <w:delText xml:space="preserve">AssignmentPattern </w:delText>
          </w:r>
          <w:r w:rsidRPr="00E77497" w:rsidDel="009508C6">
            <w:rPr>
              <w:b/>
            </w:rPr>
            <w:delText xml:space="preserve">: </w:delText>
          </w:r>
          <w:r w:rsidRPr="00E77497" w:rsidDel="009508C6">
            <w:rPr>
              <w:rStyle w:val="bnf"/>
            </w:rPr>
            <w:delText>ObjectAssignmentPattern</w:delText>
          </w:r>
          <w:r w:rsidRPr="00E77497" w:rsidDel="009508C6">
            <w:delText xml:space="preserve"> </w:delText>
          </w:r>
        </w:del>
      </w:ins>
    </w:p>
    <w:p w14:paraId="057F2880" w14:textId="77777777" w:rsidR="00C707BD" w:rsidRPr="00E77497" w:rsidDel="009508C6" w:rsidRDefault="00C707BD" w:rsidP="00C7794D">
      <w:pPr>
        <w:ind w:left="360"/>
        <w:rPr>
          <w:ins w:id="14701" w:author="Allen Wirfs-Brock" w:date="2011-07-01T15:12:00Z"/>
          <w:del w:id="14702" w:author="Rev 8 Allen Wirfs-Brock" w:date="2012-06-01T08:39:00Z"/>
        </w:rPr>
      </w:pPr>
      <w:ins w:id="14703" w:author="Allen Wirfs-Brock" w:date="2011-07-01T15:12:00Z">
        <w:del w:id="14704" w:author="Rev 8 Allen Wirfs-Brock" w:date="2012-06-01T08:39:00Z">
          <w:r w:rsidRPr="00E77497" w:rsidDel="009508C6">
            <w:delText xml:space="preserve">is evaluated with the parameter </w:delText>
          </w:r>
          <w:r w:rsidRPr="00E77497" w:rsidDel="009508C6">
            <w:rPr>
              <w:rStyle w:val="bnf"/>
            </w:rPr>
            <w:delText>obj</w:delText>
          </w:r>
          <w:r w:rsidRPr="00E77497" w:rsidDel="009508C6">
            <w:delText xml:space="preserve"> as follows:</w:delText>
          </w:r>
        </w:del>
      </w:ins>
    </w:p>
    <w:p w14:paraId="7A417643" w14:textId="77777777" w:rsidR="00C707BD" w:rsidRPr="00E77497" w:rsidDel="009508C6" w:rsidRDefault="00C707BD" w:rsidP="00FA3203">
      <w:pPr>
        <w:pStyle w:val="Alg3"/>
        <w:numPr>
          <w:ilvl w:val="0"/>
          <w:numId w:val="404"/>
        </w:numPr>
        <w:spacing w:after="240"/>
        <w:rPr>
          <w:ins w:id="14705" w:author="Allen Wirfs-Brock" w:date="2011-07-01T15:12:00Z"/>
          <w:del w:id="14706" w:author="Rev 8 Allen Wirfs-Brock" w:date="2012-06-01T08:39:00Z"/>
        </w:rPr>
      </w:pPr>
      <w:ins w:id="14707" w:author="Allen Wirfs-Brock" w:date="2011-07-01T15:12:00Z">
        <w:del w:id="14708" w:author="Rev 8 Allen Wirfs-Brock" w:date="2012-06-01T08:39:00Z">
          <w:r w:rsidRPr="00E77497" w:rsidDel="009508C6">
            <w:delText>Evaluate</w:delText>
          </w:r>
        </w:del>
      </w:ins>
      <w:ins w:id="14709" w:author="Rev 4 Allen Wirfs-Brock" w:date="2011-11-07T11:00:00Z">
        <w:del w:id="14710" w:author="Rev 8 Allen Wirfs-Brock" w:date="2012-06-01T08:39:00Z">
          <w:r w:rsidR="005D43BD" w:rsidDel="009508C6">
            <w:delText>Perform</w:delText>
          </w:r>
        </w:del>
      </w:ins>
      <w:ins w:id="14711" w:author="Rev 6 Allen Wirfs-Brock" w:date="2012-02-16T19:03:00Z">
        <w:del w:id="14712" w:author="Rev 8 Allen Wirfs-Brock" w:date="2012-06-01T08:39:00Z">
          <w:r w:rsidR="006C2F27" w:rsidDel="009508C6">
            <w:delText>Return the result of performing</w:delText>
          </w:r>
        </w:del>
      </w:ins>
      <w:ins w:id="14713" w:author="Rev 4 Allen Wirfs-Brock" w:date="2011-11-07T11:00:00Z">
        <w:del w:id="14714" w:author="Rev 8 Allen Wirfs-Brock" w:date="2012-06-01T08:39:00Z">
          <w:r w:rsidR="005D43BD" w:rsidDel="009508C6">
            <w:delText xml:space="preserve"> Destructuring Assignment Evaluation of</w:delText>
          </w:r>
        </w:del>
      </w:ins>
      <w:ins w:id="14715" w:author="Allen Wirfs-Brock" w:date="2011-07-01T15:12:00Z">
        <w:del w:id="14716" w:author="Rev 8 Allen Wirfs-Brock" w:date="2012-06-01T08:39:00Z">
          <w:r w:rsidRPr="00E77497" w:rsidDel="009508C6">
            <w:delText xml:space="preserve"> </w:delText>
          </w:r>
          <w:r w:rsidRPr="00E77497" w:rsidDel="009508C6">
            <w:rPr>
              <w:rStyle w:val="bnf"/>
            </w:rPr>
            <w:delText>ObjectAssignmentPattern</w:delText>
          </w:r>
          <w:r w:rsidRPr="00E77497" w:rsidDel="009508C6">
            <w:delText xml:space="preserve"> using</w:delText>
          </w:r>
        </w:del>
      </w:ins>
      <w:ins w:id="14717" w:author="Rev 4 Allen Wirfs-Brock" w:date="2011-11-07T11:01:00Z">
        <w:del w:id="14718" w:author="Rev 8 Allen Wirfs-Brock" w:date="2012-06-01T08:39:00Z">
          <w:r w:rsidR="005D43BD" w:rsidDel="009508C6">
            <w:delText>with</w:delText>
          </w:r>
        </w:del>
      </w:ins>
      <w:ins w:id="14719" w:author="Allen Wirfs-Brock" w:date="2011-07-01T15:12:00Z">
        <w:del w:id="14720" w:author="Rev 8 Allen Wirfs-Brock" w:date="2012-06-01T08:39:00Z">
          <w:r w:rsidRPr="00E77497" w:rsidDel="009508C6">
            <w:delText xml:space="preserve"> </w:delText>
          </w:r>
          <w:r w:rsidRPr="00E77497" w:rsidDel="009508C6">
            <w:rPr>
              <w:i/>
            </w:rPr>
            <w:delText>obj</w:delText>
          </w:r>
          <w:r w:rsidRPr="00E77497" w:rsidDel="009508C6">
            <w:delText xml:space="preserve"> as the </w:delText>
          </w:r>
          <w:r w:rsidRPr="00E77497" w:rsidDel="009508C6">
            <w:rPr>
              <w:i/>
            </w:rPr>
            <w:delText>obj</w:delText>
          </w:r>
          <w:r w:rsidRPr="00E77497" w:rsidDel="009508C6">
            <w:delText xml:space="preserve"> parameter</w:delText>
          </w:r>
        </w:del>
      </w:ins>
      <w:ins w:id="14721" w:author="Rev 4 Allen Wirfs-Brock" w:date="2011-11-07T11:01:00Z">
        <w:del w:id="14722" w:author="Rev 8 Allen Wirfs-Brock" w:date="2012-06-01T08:39:00Z">
          <w:r w:rsidR="005D43BD" w:rsidDel="009508C6">
            <w:delText>argument</w:delText>
          </w:r>
        </w:del>
      </w:ins>
      <w:ins w:id="14723" w:author="Allen Wirfs-Brock" w:date="2011-07-01T15:12:00Z">
        <w:del w:id="14724" w:author="Rev 8 Allen Wirfs-Brock" w:date="2012-06-01T08:39:00Z">
          <w:r w:rsidRPr="00E77497" w:rsidDel="009508C6">
            <w:delText>.</w:delText>
          </w:r>
        </w:del>
      </w:ins>
    </w:p>
    <w:p w14:paraId="3C62D849" w14:textId="77777777" w:rsidR="00C707BD" w:rsidRPr="00E77497" w:rsidDel="009508C6" w:rsidRDefault="00C707BD" w:rsidP="00FA3203">
      <w:pPr>
        <w:pStyle w:val="Alg3"/>
        <w:numPr>
          <w:ilvl w:val="0"/>
          <w:numId w:val="404"/>
        </w:numPr>
        <w:spacing w:after="240"/>
        <w:rPr>
          <w:ins w:id="14725" w:author="Allen Wirfs-Brock" w:date="2011-07-01T15:12:00Z"/>
          <w:del w:id="14726" w:author="Rev 8 Allen Wirfs-Brock" w:date="2012-06-01T08:39:00Z"/>
        </w:rPr>
      </w:pPr>
    </w:p>
    <w:p w14:paraId="37102A62" w14:textId="77777777" w:rsidR="00D012F5" w:rsidRPr="00E77497" w:rsidDel="009508C6" w:rsidRDefault="00C707BD" w:rsidP="00C7794D">
      <w:pPr>
        <w:contextualSpacing/>
        <w:rPr>
          <w:ins w:id="14727" w:author="Rev 4 Allen Wirfs-Brock" w:date="2011-10-15T14:29:00Z"/>
          <w:del w:id="14728" w:author="Rev 8 Allen Wirfs-Brock" w:date="2012-06-01T08:39:00Z"/>
        </w:rPr>
      </w:pPr>
      <w:ins w:id="14729" w:author="Allen Wirfs-Brock" w:date="2011-07-01T15:12:00Z">
        <w:del w:id="14730" w:author="Rev 8 Allen Wirfs-Brock" w:date="2012-06-01T08:39:00Z">
          <w:r w:rsidRPr="00E77497" w:rsidDel="009508C6">
            <w:delText xml:space="preserve">The </w:delText>
          </w:r>
        </w:del>
      </w:ins>
      <w:ins w:id="14731" w:author="Allen Wirfs-Brock" w:date="2011-07-01T15:13:00Z">
        <w:del w:id="14732" w:author="Rev 8 Allen Wirfs-Brock" w:date="2012-06-01T08:39:00Z">
          <w:r w:rsidR="00697CC4" w:rsidRPr="00E77497" w:rsidDel="009508C6">
            <w:delText xml:space="preserve">supplemental </w:delText>
          </w:r>
        </w:del>
      </w:ins>
      <w:ins w:id="14733" w:author="Allen Wirfs-Brock" w:date="2011-07-01T15:12:00Z">
        <w:del w:id="14734" w:author="Rev 8 Allen Wirfs-Brock" w:date="2012-06-01T08:39:00Z">
          <w:r w:rsidRPr="00E77497" w:rsidDel="009508C6">
            <w:delText xml:space="preserve">production </w:delText>
          </w:r>
          <w:r w:rsidRPr="00E77497" w:rsidDel="009508C6">
            <w:rPr>
              <w:rStyle w:val="bnf"/>
            </w:rPr>
            <w:delText xml:space="preserve">AssignmentPattern </w:delText>
          </w:r>
          <w:r w:rsidRPr="00E77497" w:rsidDel="009508C6">
            <w:rPr>
              <w:b/>
            </w:rPr>
            <w:delText xml:space="preserve">: </w:delText>
          </w:r>
          <w:r w:rsidRPr="00E77497" w:rsidDel="009508C6">
            <w:rPr>
              <w:rStyle w:val="bnf"/>
            </w:rPr>
            <w:delText>ArrayAssignmentPattern</w:delText>
          </w:r>
          <w:r w:rsidRPr="00E77497" w:rsidDel="009508C6">
            <w:delText xml:space="preserve"> </w:delText>
          </w:r>
        </w:del>
      </w:ins>
    </w:p>
    <w:p w14:paraId="0236BE7B" w14:textId="77777777" w:rsidR="00C707BD" w:rsidRPr="00E77497" w:rsidDel="009508C6" w:rsidRDefault="00C707BD" w:rsidP="00C7794D">
      <w:pPr>
        <w:ind w:left="360"/>
        <w:rPr>
          <w:ins w:id="14735" w:author="Allen Wirfs-Brock" w:date="2011-07-01T15:12:00Z"/>
          <w:del w:id="14736" w:author="Rev 8 Allen Wirfs-Brock" w:date="2012-06-01T08:39:00Z"/>
        </w:rPr>
      </w:pPr>
      <w:ins w:id="14737" w:author="Allen Wirfs-Brock" w:date="2011-07-01T15:12:00Z">
        <w:del w:id="14738" w:author="Rev 8 Allen Wirfs-Brock" w:date="2012-06-01T08:39:00Z">
          <w:r w:rsidRPr="00E77497" w:rsidDel="009508C6">
            <w:delText xml:space="preserve">is evaluated with the parameter </w:delText>
          </w:r>
          <w:r w:rsidRPr="00E77497" w:rsidDel="009508C6">
            <w:rPr>
              <w:rStyle w:val="bnf"/>
            </w:rPr>
            <w:delText>obj</w:delText>
          </w:r>
          <w:r w:rsidRPr="00E77497" w:rsidDel="009508C6">
            <w:delText xml:space="preserve"> as follows:</w:delText>
          </w:r>
        </w:del>
      </w:ins>
    </w:p>
    <w:p w14:paraId="0936361A" w14:textId="77777777" w:rsidR="00C707BD" w:rsidRPr="00E77497" w:rsidDel="009508C6" w:rsidRDefault="006C2F27" w:rsidP="00FA3203">
      <w:pPr>
        <w:pStyle w:val="Alg3"/>
        <w:numPr>
          <w:ilvl w:val="0"/>
          <w:numId w:val="405"/>
        </w:numPr>
        <w:spacing w:after="240"/>
        <w:rPr>
          <w:ins w:id="14739" w:author="Allen Wirfs-Brock" w:date="2011-07-01T15:12:00Z"/>
          <w:del w:id="14740" w:author="Rev 8 Allen Wirfs-Brock" w:date="2012-06-01T08:39:00Z"/>
        </w:rPr>
      </w:pPr>
      <w:ins w:id="14741" w:author="Rev 6 Allen Wirfs-Brock" w:date="2012-02-16T19:04:00Z">
        <w:del w:id="14742" w:author="Rev 8 Allen Wirfs-Brock" w:date="2012-06-01T08:39:00Z">
          <w:r w:rsidDel="009508C6">
            <w:delText xml:space="preserve">Return the result of performing </w:delText>
          </w:r>
        </w:del>
      </w:ins>
      <w:ins w:id="14743" w:author="Rev 4 Allen Wirfs-Brock" w:date="2011-11-07T11:02:00Z">
        <w:del w:id="14744" w:author="Rev 8 Allen Wirfs-Brock" w:date="2012-06-01T08:39:00Z">
          <w:r w:rsidR="005D43BD" w:rsidDel="009508C6">
            <w:delText>Perform Destructuring Assignment Evaluation of</w:delText>
          </w:r>
          <w:r w:rsidR="005D43BD" w:rsidRPr="00E77497" w:rsidDel="009508C6">
            <w:delText xml:space="preserve"> </w:delText>
          </w:r>
        </w:del>
      </w:ins>
      <w:ins w:id="14745" w:author="Allen Wirfs-Brock" w:date="2011-07-01T15:12:00Z">
        <w:del w:id="14746" w:author="Rev 8 Allen Wirfs-Brock" w:date="2012-06-01T08:39:00Z">
          <w:r w:rsidR="00C707BD" w:rsidRPr="00E77497" w:rsidDel="009508C6">
            <w:delText xml:space="preserve">Evaluate </w:delText>
          </w:r>
          <w:r w:rsidR="00C707BD" w:rsidRPr="00E77497" w:rsidDel="009508C6">
            <w:rPr>
              <w:rStyle w:val="bnf"/>
            </w:rPr>
            <w:delText>ArrayAssignmentPattern</w:delText>
          </w:r>
          <w:r w:rsidR="00C707BD" w:rsidRPr="00E77497" w:rsidDel="009508C6">
            <w:delText xml:space="preserve"> using</w:delText>
          </w:r>
        </w:del>
      </w:ins>
      <w:ins w:id="14747" w:author="Rev 4 Allen Wirfs-Brock" w:date="2011-11-07T11:13:00Z">
        <w:del w:id="14748" w:author="Rev 8 Allen Wirfs-Brock" w:date="2012-06-01T08:39:00Z">
          <w:r w:rsidR="00C7794D" w:rsidDel="009508C6">
            <w:delText>with</w:delText>
          </w:r>
        </w:del>
      </w:ins>
      <w:ins w:id="14749" w:author="Allen Wirfs-Brock" w:date="2011-07-01T15:12:00Z">
        <w:del w:id="14750" w:author="Rev 8 Allen Wirfs-Brock" w:date="2012-06-01T08:39:00Z">
          <w:r w:rsidR="00C707BD" w:rsidRPr="00E77497" w:rsidDel="009508C6">
            <w:delText xml:space="preserve"> </w:delText>
          </w:r>
          <w:r w:rsidR="00C707BD" w:rsidRPr="00E77497" w:rsidDel="009508C6">
            <w:rPr>
              <w:i/>
            </w:rPr>
            <w:delText>obj</w:delText>
          </w:r>
          <w:r w:rsidR="00C707BD" w:rsidRPr="00E77497" w:rsidDel="009508C6">
            <w:delText xml:space="preserve"> as the </w:delText>
          </w:r>
          <w:r w:rsidR="00C707BD" w:rsidRPr="00E77497" w:rsidDel="009508C6">
            <w:rPr>
              <w:i/>
            </w:rPr>
            <w:delText>obj</w:delText>
          </w:r>
          <w:r w:rsidR="00C707BD" w:rsidRPr="00E77497" w:rsidDel="009508C6">
            <w:delText xml:space="preserve"> </w:delText>
          </w:r>
        </w:del>
      </w:ins>
      <w:ins w:id="14751" w:author="Rev 4 Allen Wirfs-Brock" w:date="2011-11-07T11:12:00Z">
        <w:del w:id="14752" w:author="Rev 8 Allen Wirfs-Brock" w:date="2012-06-01T08:39:00Z">
          <w:r w:rsidR="006B1B28" w:rsidDel="009508C6">
            <w:delText>argument</w:delText>
          </w:r>
        </w:del>
      </w:ins>
      <w:ins w:id="14753" w:author="Allen Wirfs-Brock" w:date="2011-07-01T15:12:00Z">
        <w:del w:id="14754" w:author="Rev 8 Allen Wirfs-Brock" w:date="2012-06-01T08:39:00Z">
          <w:r w:rsidR="00C707BD" w:rsidRPr="00E77497" w:rsidDel="009508C6">
            <w:delText>parameter.</w:delText>
          </w:r>
        </w:del>
      </w:ins>
    </w:p>
    <w:p w14:paraId="7FC62683" w14:textId="77777777" w:rsidR="00C707BD" w:rsidRPr="00E77497" w:rsidDel="009508C6" w:rsidRDefault="00C707BD" w:rsidP="00FA3203">
      <w:pPr>
        <w:pStyle w:val="Alg3"/>
        <w:numPr>
          <w:ilvl w:val="0"/>
          <w:numId w:val="405"/>
        </w:numPr>
        <w:spacing w:after="240"/>
        <w:rPr>
          <w:ins w:id="14755" w:author="Allen Wirfs-Brock" w:date="2011-07-01T15:12:00Z"/>
          <w:del w:id="14756" w:author="Rev 8 Allen Wirfs-Brock" w:date="2012-06-01T08:39:00Z"/>
        </w:rPr>
      </w:pPr>
    </w:p>
    <w:p w14:paraId="6FC060B8" w14:textId="77777777" w:rsidR="00D012F5" w:rsidRPr="00E77497" w:rsidRDefault="00C707BD" w:rsidP="00C7794D">
      <w:pPr>
        <w:contextualSpacing/>
        <w:rPr>
          <w:ins w:id="14757" w:author="Rev 4 Allen Wirfs-Brock" w:date="2011-10-15T14:31:00Z"/>
          <w:rFonts w:ascii="Courier New" w:hAnsi="Courier New" w:cs="Courier New"/>
          <w:b/>
        </w:rPr>
      </w:pPr>
      <w:ins w:id="14758" w:author="Allen Wirfs-Brock" w:date="2011-07-01T15:12:00Z">
        <w:del w:id="14759" w:author="Rev 4 Allen Wirfs-Brock" w:date="2011-10-15T14:30:00Z">
          <w:r w:rsidRPr="00E77497" w:rsidDel="00D012F5">
            <w:delText xml:space="preserve">The </w:delText>
          </w:r>
        </w:del>
      </w:ins>
      <w:ins w:id="14760" w:author="Allen Wirfs-Brock" w:date="2011-07-01T15:13:00Z">
        <w:del w:id="14761" w:author="Rev 4 Allen Wirfs-Brock" w:date="2011-10-15T14:30:00Z">
          <w:r w:rsidR="00697CC4" w:rsidRPr="00E77497" w:rsidDel="00D012F5">
            <w:delText xml:space="preserve">supplemental </w:delText>
          </w:r>
        </w:del>
      </w:ins>
      <w:ins w:id="14762" w:author="Allen Wirfs-Brock" w:date="2011-07-01T15:12:00Z">
        <w:del w:id="14763" w:author="Rev 4 Allen Wirfs-Brock" w:date="2011-10-15T14:30:00Z">
          <w:r w:rsidRPr="00E77497" w:rsidDel="00D012F5">
            <w:delText xml:space="preserve">production </w:delText>
          </w:r>
        </w:del>
        <w:r w:rsidRPr="00E77497">
          <w:rPr>
            <w:rStyle w:val="bnf"/>
          </w:rPr>
          <w:t xml:space="preserve">ObjectAssignmentPattern </w:t>
        </w:r>
        <w:r w:rsidRPr="00E77497">
          <w:rPr>
            <w:b/>
          </w:rPr>
          <w:t xml:space="preserve">: </w:t>
        </w:r>
        <w:r w:rsidRPr="00E77497">
          <w:rPr>
            <w:rFonts w:ascii="Courier New" w:hAnsi="Courier New" w:cs="Courier New"/>
            <w:b/>
          </w:rPr>
          <w:t>{ }</w:t>
        </w:r>
      </w:ins>
    </w:p>
    <w:p w14:paraId="424B6E8D" w14:textId="77777777" w:rsidR="005D43BD" w:rsidRPr="00E77497" w:rsidRDefault="005D43BD" w:rsidP="00C7794D">
      <w:pPr>
        <w:spacing w:after="0"/>
        <w:rPr>
          <w:ins w:id="14764" w:author="Rev 4 Allen Wirfs-Brock" w:date="2011-11-07T10:56:00Z"/>
        </w:rPr>
      </w:pPr>
      <w:ins w:id="14765" w:author="Rev 4 Allen Wirfs-Brock" w:date="2011-11-07T10:56:00Z">
        <w:r>
          <w:t>and</w:t>
        </w:r>
      </w:ins>
    </w:p>
    <w:p w14:paraId="62DCECDD" w14:textId="77777777" w:rsidR="005D43BD" w:rsidRPr="00E77497" w:rsidRDefault="005D43BD" w:rsidP="005D43BD">
      <w:pPr>
        <w:pStyle w:val="SyntaxRule"/>
        <w:rPr>
          <w:ins w:id="14766" w:author="Rev 4 Allen Wirfs-Brock" w:date="2011-11-07T10:53:00Z"/>
          <w:rFonts w:ascii="Arial" w:hAnsi="Arial"/>
        </w:rPr>
      </w:pPr>
      <w:ins w:id="14767" w:author="Rev 4 Allen Wirfs-Brock" w:date="2011-11-07T10:53:00Z">
        <w:r w:rsidRPr="00E77497">
          <w:t xml:space="preserve">ArrayAssignmentPattern </w:t>
        </w:r>
        <w:r w:rsidRPr="00E77497">
          <w:rPr>
            <w:rFonts w:ascii="Arial" w:hAnsi="Arial"/>
            <w:b/>
            <w:i w:val="0"/>
          </w:rPr>
          <w:t>:</w:t>
        </w:r>
      </w:ins>
    </w:p>
    <w:p w14:paraId="5077CBBA" w14:textId="77777777" w:rsidR="005D43BD" w:rsidRPr="00E77497" w:rsidRDefault="005D43BD" w:rsidP="005D43BD">
      <w:pPr>
        <w:pStyle w:val="SyntaxDefinition"/>
        <w:rPr>
          <w:ins w:id="14768" w:author="Rev 4 Allen Wirfs-Brock" w:date="2011-11-07T10:53:00Z"/>
          <w:rFonts w:ascii="Courier New" w:hAnsi="Courier New" w:cs="Courier New"/>
          <w:b/>
          <w:i w:val="0"/>
        </w:rPr>
      </w:pPr>
      <w:ins w:id="14769" w:author="Rev 4 Allen Wirfs-Brock" w:date="2011-11-07T10:53:00Z">
        <w:r w:rsidRPr="00E77497">
          <w:rPr>
            <w:rFonts w:ascii="Courier New" w:hAnsi="Courier New" w:cs="Courier New"/>
            <w:b/>
            <w:i w:val="0"/>
          </w:rPr>
          <w:t>[]</w:t>
        </w:r>
        <w:r w:rsidRPr="00E77497">
          <w:rPr>
            <w:rFonts w:ascii="Courier New" w:hAnsi="Courier New" w:cs="Courier New"/>
            <w:b/>
            <w:i w:val="0"/>
          </w:rPr>
          <w:br/>
          <w:t>[</w:t>
        </w:r>
        <w:r w:rsidRPr="00E77497">
          <w:t>Elision</w:t>
        </w:r>
        <w:r w:rsidRPr="00E77497">
          <w:rPr>
            <w:rFonts w:ascii="Courier New" w:hAnsi="Courier New" w:cs="Courier New"/>
            <w:b/>
            <w:i w:val="0"/>
          </w:rPr>
          <w:t>]</w:t>
        </w:r>
      </w:ins>
    </w:p>
    <w:p w14:paraId="1ECF7890" w14:textId="77777777" w:rsidR="00C707BD" w:rsidRPr="00E77497" w:rsidDel="005D43BD" w:rsidRDefault="00C707BD" w:rsidP="00C7794D">
      <w:pPr>
        <w:ind w:left="400"/>
        <w:rPr>
          <w:ins w:id="14770" w:author="Allen Wirfs-Brock" w:date="2011-07-01T15:12:00Z"/>
          <w:del w:id="14771" w:author="Rev 4 Allen Wirfs-Brock" w:date="2011-11-07T10:52:00Z"/>
        </w:rPr>
      </w:pPr>
      <w:ins w:id="14772" w:author="Allen Wirfs-Brock" w:date="2011-07-01T15:12:00Z">
        <w:del w:id="14773" w:author="Rev 4 Allen Wirfs-Brock" w:date="2011-10-15T14:31:00Z">
          <w:r w:rsidRPr="00E77497" w:rsidDel="00D012F5">
            <w:delText xml:space="preserve"> ,the production</w:delText>
          </w:r>
        </w:del>
        <w:del w:id="14774" w:author="Rev 4 Allen Wirfs-Brock" w:date="2011-11-07T10:57:00Z">
          <w:r w:rsidRPr="00E77497" w:rsidDel="005D43BD">
            <w:delText xml:space="preserve"> </w:delText>
          </w:r>
          <w:r w:rsidRPr="00E77497" w:rsidDel="005D43BD">
            <w:rPr>
              <w:rStyle w:val="bnf"/>
            </w:rPr>
            <w:delText xml:space="preserve">ArrayAssignmentPattern </w:delText>
          </w:r>
          <w:r w:rsidRPr="00E77497" w:rsidDel="005D43BD">
            <w:rPr>
              <w:b/>
            </w:rPr>
            <w:delText xml:space="preserve">: </w:delText>
          </w:r>
          <w:r w:rsidRPr="00E77497" w:rsidDel="005D43BD">
            <w:rPr>
              <w:rFonts w:ascii="Courier New" w:hAnsi="Courier New" w:cs="Courier New"/>
              <w:b/>
            </w:rPr>
            <w:delText>[ ]</w:delText>
          </w:r>
          <w:r w:rsidRPr="00E77497" w:rsidDel="005D43BD">
            <w:delText xml:space="preserve"> </w:delText>
          </w:r>
        </w:del>
        <w:del w:id="14775" w:author="Rev 4 Allen Wirfs-Brock" w:date="2011-10-15T14:31:00Z">
          <w:r w:rsidRPr="00E77497" w:rsidDel="00D012F5">
            <w:delText xml:space="preserve">and the production </w:delText>
          </w:r>
        </w:del>
        <w:del w:id="14776" w:author="Rev 4 Allen Wirfs-Brock" w:date="2011-11-07T10:57:00Z">
          <w:r w:rsidRPr="00E77497" w:rsidDel="005D43BD">
            <w:rPr>
              <w:rStyle w:val="bnf"/>
            </w:rPr>
            <w:delText xml:space="preserve">ArrayAssignmentPattern </w:delText>
          </w:r>
          <w:r w:rsidRPr="00E77497" w:rsidDel="005D43BD">
            <w:rPr>
              <w:b/>
            </w:rPr>
            <w:delText xml:space="preserve">: </w:delText>
          </w:r>
          <w:r w:rsidRPr="00E77497" w:rsidDel="005D43BD">
            <w:rPr>
              <w:rFonts w:ascii="Courier New" w:hAnsi="Courier New" w:cs="Courier New"/>
              <w:b/>
            </w:rPr>
            <w:delText xml:space="preserve">[ </w:delText>
          </w:r>
          <w:r w:rsidRPr="00E77497" w:rsidDel="005D43BD">
            <w:rPr>
              <w:rStyle w:val="bnf"/>
            </w:rPr>
            <w:delText>Elision</w:delText>
          </w:r>
          <w:r w:rsidRPr="00E77497" w:rsidDel="005D43BD">
            <w:rPr>
              <w:rFonts w:ascii="Courier New" w:hAnsi="Courier New" w:cs="Courier New"/>
              <w:b/>
            </w:rPr>
            <w:delText xml:space="preserve"> ]</w:delText>
          </w:r>
        </w:del>
        <w:del w:id="14777" w:author="Rev 4 Allen Wirfs-Brock" w:date="2011-10-15T14:31:00Z">
          <w:r w:rsidRPr="00E77497" w:rsidDel="00D012F5">
            <w:delText xml:space="preserve"> when</w:delText>
          </w:r>
        </w:del>
        <w:del w:id="14778" w:author="Rev 4 Allen Wirfs-Brock" w:date="2011-10-15T14:32:00Z">
          <w:r w:rsidRPr="00E77497" w:rsidDel="00D012F5">
            <w:delText xml:space="preserve"> </w:delText>
          </w:r>
        </w:del>
        <w:del w:id="14779" w:author="Rev 4 Allen Wirfs-Brock" w:date="2011-10-15T14:34:00Z">
          <w:r w:rsidRPr="00E77497" w:rsidDel="00881EF5">
            <w:delText xml:space="preserve">evaluated </w:delText>
          </w:r>
        </w:del>
        <w:del w:id="14780" w:author="Rev 4 Allen Wirfs-Brock" w:date="2011-11-07T10:52:00Z">
          <w:r w:rsidRPr="00E77497" w:rsidDel="005D43BD">
            <w:delText xml:space="preserve">with </w:delText>
          </w:r>
        </w:del>
        <w:del w:id="14781" w:author="Rev 4 Allen Wirfs-Brock" w:date="2011-10-15T14:34:00Z">
          <w:r w:rsidRPr="00E77497" w:rsidDel="00881EF5">
            <w:delText xml:space="preserve">the </w:delText>
          </w:r>
        </w:del>
        <w:del w:id="14782" w:author="Rev 4 Allen Wirfs-Brock" w:date="2011-11-07T10:52:00Z">
          <w:r w:rsidRPr="00E77497" w:rsidDel="005D43BD">
            <w:delText xml:space="preserve">parameter </w:delText>
          </w:r>
          <w:r w:rsidRPr="00E77497" w:rsidDel="005D43BD">
            <w:rPr>
              <w:rStyle w:val="bnf"/>
            </w:rPr>
            <w:delText>obj</w:delText>
          </w:r>
        </w:del>
        <w:del w:id="14783" w:author="Rev 4 Allen Wirfs-Brock" w:date="2011-10-15T14:32:00Z">
          <w:r w:rsidRPr="00E77497" w:rsidDel="00D012F5">
            <w:delText xml:space="preserve"> do nothing.</w:delText>
          </w:r>
        </w:del>
      </w:ins>
    </w:p>
    <w:p w14:paraId="1850E58F" w14:textId="77777777" w:rsidR="00D012F5" w:rsidRPr="00E77497" w:rsidRDefault="00D012F5" w:rsidP="00FA3203">
      <w:pPr>
        <w:pStyle w:val="Alg3"/>
        <w:numPr>
          <w:ilvl w:val="0"/>
          <w:numId w:val="591"/>
        </w:numPr>
        <w:spacing w:after="240"/>
        <w:rPr>
          <w:ins w:id="14784" w:author="Rev 4 Allen Wirfs-Brock" w:date="2011-10-15T14:32:00Z"/>
        </w:rPr>
      </w:pPr>
      <w:ins w:id="14785" w:author="Rev 4 Allen Wirfs-Brock" w:date="2011-10-15T14:32:00Z">
        <w:r w:rsidRPr="00E77497">
          <w:t>Return</w:t>
        </w:r>
      </w:ins>
      <w:ins w:id="14786" w:author="Rev 8 Allen Wirfs-Brock" w:date="2012-06-01T08:39:00Z">
        <w:r w:rsidR="009508C6">
          <w:t xml:space="preserve"> NormalComp</w:t>
        </w:r>
      </w:ins>
      <w:ins w:id="14787" w:author="Rev 9 Allen Wirfs-Brock" w:date="2012-07-07T16:50:00Z">
        <w:r w:rsidR="000358AB">
          <w:t>l</w:t>
        </w:r>
      </w:ins>
      <w:ins w:id="14788" w:author="Rev 8 Allen Wirfs-Brock" w:date="2012-06-01T08:39:00Z">
        <w:r w:rsidR="009508C6">
          <w:t>etion</w:t>
        </w:r>
      </w:ins>
      <w:ins w:id="14789" w:author="Rev 8 Allen Wirfs-Brock" w:date="2012-06-01T08:40:00Z">
        <w:r w:rsidR="009508C6">
          <w:t>(</w:t>
        </w:r>
      </w:ins>
      <w:ins w:id="14790" w:author="Rev 8 Allen Wirfs-Brock" w:date="2012-06-01T08:41:00Z">
        <w:r w:rsidR="009508C6" w:rsidRPr="00126ECD">
          <w:rPr>
            <w:rFonts w:ascii="Arial" w:hAnsi="Arial" w:cs="Arial"/>
          </w:rPr>
          <w:t>empty</w:t>
        </w:r>
      </w:ins>
      <w:ins w:id="14791" w:author="Rev 8 Allen Wirfs-Brock" w:date="2012-06-01T08:40:00Z">
        <w:r w:rsidR="009508C6">
          <w:t>)</w:t>
        </w:r>
      </w:ins>
      <w:ins w:id="14792" w:author="Rev 4 Allen Wirfs-Brock" w:date="2011-10-15T14:32:00Z">
        <w:r w:rsidRPr="00E77497">
          <w:t>.</w:t>
        </w:r>
      </w:ins>
    </w:p>
    <w:p w14:paraId="72837018" w14:textId="77777777" w:rsidR="005D43BD" w:rsidRPr="00E77497" w:rsidDel="009508C6" w:rsidRDefault="005D43BD" w:rsidP="005D43BD">
      <w:pPr>
        <w:pStyle w:val="SyntaxRule"/>
        <w:rPr>
          <w:ins w:id="14793" w:author="Rev 4 Allen Wirfs-Brock" w:date="2011-11-07T10:58:00Z"/>
          <w:del w:id="14794" w:author="Rev 8 Allen Wirfs-Brock" w:date="2012-06-01T08:41:00Z"/>
          <w:rFonts w:ascii="Arial" w:hAnsi="Arial"/>
        </w:rPr>
      </w:pPr>
      <w:ins w:id="14795" w:author="Rev 4 Allen Wirfs-Brock" w:date="2011-11-07T10:58:00Z">
        <w:del w:id="14796" w:author="Rev 8 Allen Wirfs-Brock" w:date="2012-06-01T08:41:00Z">
          <w:r w:rsidRPr="00E77497" w:rsidDel="009508C6">
            <w:delText xml:space="preserve">ObjectAssignmentPattern </w:delText>
          </w:r>
          <w:r w:rsidRPr="00E77497" w:rsidDel="009508C6">
            <w:rPr>
              <w:rFonts w:ascii="Arial" w:hAnsi="Arial"/>
              <w:b/>
              <w:i w:val="0"/>
            </w:rPr>
            <w:delText>:</w:delText>
          </w:r>
        </w:del>
      </w:ins>
    </w:p>
    <w:p w14:paraId="37703E0F" w14:textId="77777777" w:rsidR="005D43BD" w:rsidRPr="00E77497" w:rsidDel="009508C6" w:rsidRDefault="005D43BD" w:rsidP="005D43BD">
      <w:pPr>
        <w:pStyle w:val="SyntaxDefinition"/>
        <w:rPr>
          <w:ins w:id="14797" w:author="Rev 4 Allen Wirfs-Brock" w:date="2011-11-07T10:58:00Z"/>
          <w:del w:id="14798" w:author="Rev 8 Allen Wirfs-Brock" w:date="2012-06-01T08:41:00Z"/>
          <w:rFonts w:ascii="Courier New" w:hAnsi="Courier New" w:cs="Courier New"/>
          <w:b/>
          <w:i w:val="0"/>
        </w:rPr>
      </w:pPr>
      <w:ins w:id="14799" w:author="Rev 4 Allen Wirfs-Brock" w:date="2011-11-07T10:58:00Z">
        <w:del w:id="14800" w:author="Rev 8 Allen Wirfs-Brock" w:date="2012-06-01T08:41:00Z">
          <w:r w:rsidRPr="00E77497" w:rsidDel="009508C6">
            <w:rPr>
              <w:rFonts w:ascii="Courier New" w:hAnsi="Courier New" w:cs="Courier New"/>
              <w:b/>
              <w:i w:val="0"/>
            </w:rPr>
            <w:delText xml:space="preserve">{ </w:delText>
          </w:r>
          <w:r w:rsidRPr="00E77497" w:rsidDel="009508C6">
            <w:delText>AssignmentPropertyList</w:delText>
          </w:r>
          <w:r w:rsidRPr="00E77497" w:rsidDel="009508C6">
            <w:rPr>
              <w:rFonts w:ascii="Courier New" w:hAnsi="Courier New" w:cs="Courier New"/>
              <w:b/>
              <w:i w:val="0"/>
            </w:rPr>
            <w:delText xml:space="preserve"> }</w:delText>
          </w:r>
          <w:r w:rsidRPr="00E77497" w:rsidDel="009508C6">
            <w:rPr>
              <w:rFonts w:ascii="Courier New" w:hAnsi="Courier New" w:cs="Courier New"/>
              <w:b/>
              <w:i w:val="0"/>
            </w:rPr>
            <w:br/>
            <w:delText xml:space="preserve">{ </w:delText>
          </w:r>
          <w:r w:rsidRPr="00E77497" w:rsidDel="009508C6">
            <w:delText>AssignmentPropertyList</w:delText>
          </w:r>
          <w:r w:rsidRPr="00E77497" w:rsidDel="009508C6">
            <w:rPr>
              <w:rFonts w:ascii="Courier New" w:hAnsi="Courier New" w:cs="Courier New"/>
              <w:b/>
              <w:i w:val="0"/>
            </w:rPr>
            <w:delText xml:space="preserve"> , }</w:delText>
          </w:r>
        </w:del>
      </w:ins>
    </w:p>
    <w:p w14:paraId="68098A4E" w14:textId="77777777" w:rsidR="00C707BD" w:rsidRPr="00E77497" w:rsidDel="009508C6" w:rsidRDefault="00C707BD" w:rsidP="005550F0">
      <w:pPr>
        <w:ind w:left="360"/>
        <w:jc w:val="left"/>
        <w:rPr>
          <w:ins w:id="14801" w:author="Allen Wirfs-Brock" w:date="2011-07-01T15:12:00Z"/>
          <w:del w:id="14802" w:author="Rev 8 Allen Wirfs-Brock" w:date="2012-06-01T08:41:00Z"/>
        </w:rPr>
      </w:pPr>
      <w:ins w:id="14803" w:author="Allen Wirfs-Brock" w:date="2011-07-01T15:12:00Z">
        <w:del w:id="14804" w:author="Rev 8 Allen Wirfs-Brock" w:date="2012-06-01T08:41:00Z">
          <w:r w:rsidRPr="00E77497" w:rsidDel="009508C6">
            <w:delText xml:space="preserve">The </w:delText>
          </w:r>
        </w:del>
      </w:ins>
      <w:ins w:id="14805" w:author="Allen Wirfs-Brock" w:date="2011-07-01T15:13:00Z">
        <w:del w:id="14806" w:author="Rev 8 Allen Wirfs-Brock" w:date="2012-06-01T08:41:00Z">
          <w:r w:rsidR="00697CC4" w:rsidRPr="00E77497" w:rsidDel="009508C6">
            <w:delText xml:space="preserve">supplemental </w:delText>
          </w:r>
        </w:del>
      </w:ins>
      <w:ins w:id="14807" w:author="Allen Wirfs-Brock" w:date="2011-07-01T15:12:00Z">
        <w:del w:id="14808" w:author="Rev 8 Allen Wirfs-Brock" w:date="2012-06-01T08:41:00Z">
          <w:r w:rsidRPr="00E77497" w:rsidDel="009508C6">
            <w:delText xml:space="preserve">productions </w:delText>
          </w:r>
          <w:r w:rsidRPr="00E77497" w:rsidDel="009508C6">
            <w:rPr>
              <w:rStyle w:val="bnf"/>
            </w:rPr>
            <w:delText xml:space="preserve">ObjectAssignmentPattern </w:delText>
          </w:r>
          <w:r w:rsidRPr="00E77497" w:rsidDel="009508C6">
            <w:rPr>
              <w:b/>
            </w:rPr>
            <w:delText xml:space="preserve">: </w:delText>
          </w:r>
          <w:r w:rsidRPr="00E77497" w:rsidDel="009508C6">
            <w:rPr>
              <w:rFonts w:ascii="Courier New" w:hAnsi="Courier New" w:cs="Courier New"/>
              <w:b/>
            </w:rPr>
            <w:delText xml:space="preserve">{ </w:delText>
          </w:r>
          <w:r w:rsidRPr="00E77497" w:rsidDel="009508C6">
            <w:rPr>
              <w:rStyle w:val="bnf"/>
            </w:rPr>
            <w:delText>AssignmentPropertyList</w:delText>
          </w:r>
          <w:r w:rsidRPr="00E77497" w:rsidDel="009508C6">
            <w:rPr>
              <w:rFonts w:ascii="Courier New" w:hAnsi="Courier New" w:cs="Courier New"/>
              <w:b/>
            </w:rPr>
            <w:delText xml:space="preserve"> } </w:delText>
          </w:r>
          <w:r w:rsidRPr="00E77497" w:rsidDel="009508C6">
            <w:delText>and</w:delText>
          </w:r>
          <w:r w:rsidRPr="00E77497" w:rsidDel="009508C6">
            <w:rPr>
              <w:rFonts w:ascii="Courier New" w:hAnsi="Courier New" w:cs="Courier New"/>
              <w:b/>
            </w:rPr>
            <w:delText xml:space="preserve"> </w:delText>
          </w:r>
          <w:r w:rsidRPr="00E77497" w:rsidDel="009508C6">
            <w:rPr>
              <w:rStyle w:val="bnf"/>
            </w:rPr>
            <w:delText xml:space="preserve">ObjectAssignmentPattern </w:delText>
          </w:r>
          <w:r w:rsidRPr="00E77497" w:rsidDel="009508C6">
            <w:rPr>
              <w:b/>
            </w:rPr>
            <w:delText xml:space="preserve">: </w:delText>
          </w:r>
          <w:r w:rsidRPr="00E77497" w:rsidDel="009508C6">
            <w:rPr>
              <w:rFonts w:ascii="Courier New" w:hAnsi="Courier New" w:cs="Courier New"/>
              <w:b/>
            </w:rPr>
            <w:delText xml:space="preserve">{ </w:delText>
          </w:r>
          <w:r w:rsidRPr="00E77497" w:rsidDel="009508C6">
            <w:rPr>
              <w:rStyle w:val="bnf"/>
            </w:rPr>
            <w:delText>AssignmentPropertyList</w:delText>
          </w:r>
          <w:r w:rsidRPr="00E77497" w:rsidDel="009508C6">
            <w:rPr>
              <w:rFonts w:ascii="Courier New" w:hAnsi="Courier New" w:cs="Courier New"/>
              <w:b/>
            </w:rPr>
            <w:delText xml:space="preserve"> , } </w:delText>
          </w:r>
          <w:r w:rsidRPr="00E77497" w:rsidDel="009508C6">
            <w:delText xml:space="preserve">are evaluated with the parameter </w:delText>
          </w:r>
          <w:r w:rsidRPr="00E77497" w:rsidDel="009508C6">
            <w:rPr>
              <w:rStyle w:val="bnf"/>
            </w:rPr>
            <w:delText>obj</w:delText>
          </w:r>
          <w:r w:rsidRPr="00E77497" w:rsidDel="009508C6">
            <w:delText xml:space="preserve"> as follows:</w:delText>
          </w:r>
        </w:del>
      </w:ins>
    </w:p>
    <w:p w14:paraId="510BCFC4" w14:textId="77777777" w:rsidR="00C707BD" w:rsidRPr="00E77497" w:rsidDel="009508C6" w:rsidRDefault="006C2F27" w:rsidP="00FA3203">
      <w:pPr>
        <w:pStyle w:val="Alg3"/>
        <w:numPr>
          <w:ilvl w:val="0"/>
          <w:numId w:val="406"/>
        </w:numPr>
        <w:spacing w:after="240"/>
        <w:rPr>
          <w:ins w:id="14809" w:author="Allen Wirfs-Brock" w:date="2011-07-01T15:12:00Z"/>
          <w:del w:id="14810" w:author="Rev 8 Allen Wirfs-Brock" w:date="2012-06-01T08:41:00Z"/>
        </w:rPr>
      </w:pPr>
      <w:ins w:id="14811" w:author="Rev 6 Allen Wirfs-Brock" w:date="2012-02-16T19:04:00Z">
        <w:del w:id="14812" w:author="Rev 8 Allen Wirfs-Brock" w:date="2012-06-01T08:41:00Z">
          <w:r w:rsidDel="009508C6">
            <w:delText xml:space="preserve">Return the result of performing </w:delText>
          </w:r>
        </w:del>
      </w:ins>
      <w:ins w:id="14813" w:author="Rev 4 Allen Wirfs-Brock" w:date="2011-11-07T11:02:00Z">
        <w:del w:id="14814" w:author="Rev 8 Allen Wirfs-Brock" w:date="2012-06-01T08:41:00Z">
          <w:r w:rsidR="006B1B28" w:rsidDel="009508C6">
            <w:delText>Perform Destructuring Assignment Evaluation of</w:delText>
          </w:r>
          <w:r w:rsidR="006B1B28" w:rsidRPr="00E77497" w:rsidDel="009508C6">
            <w:delText xml:space="preserve"> </w:delText>
          </w:r>
        </w:del>
      </w:ins>
      <w:ins w:id="14815" w:author="Allen Wirfs-Brock" w:date="2011-07-01T15:12:00Z">
        <w:del w:id="14816" w:author="Rev 8 Allen Wirfs-Brock" w:date="2012-06-01T08:41:00Z">
          <w:r w:rsidR="00C707BD" w:rsidRPr="00E77497" w:rsidDel="009508C6">
            <w:delText xml:space="preserve">Evaluate </w:delText>
          </w:r>
          <w:r w:rsidR="00C707BD" w:rsidRPr="00E77497" w:rsidDel="009508C6">
            <w:rPr>
              <w:rStyle w:val="bnf"/>
            </w:rPr>
            <w:delText>AssignmentPropertyList</w:delText>
          </w:r>
          <w:r w:rsidR="00C707BD" w:rsidRPr="00E77497" w:rsidDel="009508C6">
            <w:rPr>
              <w:rFonts w:ascii="Courier New" w:hAnsi="Courier New" w:cs="Courier New"/>
              <w:b/>
            </w:rPr>
            <w:delText xml:space="preserve"> </w:delText>
          </w:r>
        </w:del>
      </w:ins>
      <w:ins w:id="14817" w:author="Rev 4 Allen Wirfs-Brock" w:date="2011-11-07T11:13:00Z">
        <w:del w:id="14818" w:author="Rev 8 Allen Wirfs-Brock" w:date="2012-06-01T08:41:00Z">
          <w:r w:rsidR="00C7794D" w:rsidDel="009508C6">
            <w:delText>with</w:delText>
          </w:r>
          <w:r w:rsidR="00C7794D" w:rsidRPr="00E77497" w:rsidDel="009508C6">
            <w:delText xml:space="preserve"> </w:delText>
          </w:r>
        </w:del>
      </w:ins>
      <w:ins w:id="14819" w:author="Allen Wirfs-Brock" w:date="2011-07-01T15:12:00Z">
        <w:del w:id="14820" w:author="Rev 8 Allen Wirfs-Brock" w:date="2012-06-01T08:41:00Z">
          <w:r w:rsidR="00C707BD" w:rsidRPr="00E77497" w:rsidDel="009508C6">
            <w:delText xml:space="preserve">using </w:delText>
          </w:r>
          <w:r w:rsidR="00C707BD" w:rsidRPr="00E77497" w:rsidDel="009508C6">
            <w:rPr>
              <w:i/>
            </w:rPr>
            <w:delText>obj</w:delText>
          </w:r>
          <w:r w:rsidR="00C707BD" w:rsidRPr="00E77497" w:rsidDel="009508C6">
            <w:delText xml:space="preserve"> as the </w:delText>
          </w:r>
          <w:r w:rsidR="00C707BD" w:rsidRPr="00E77497" w:rsidDel="009508C6">
            <w:rPr>
              <w:i/>
            </w:rPr>
            <w:delText>obj</w:delText>
          </w:r>
          <w:r w:rsidR="00C707BD" w:rsidRPr="00E77497" w:rsidDel="009508C6">
            <w:delText xml:space="preserve"> </w:delText>
          </w:r>
        </w:del>
      </w:ins>
      <w:ins w:id="14821" w:author="Rev 4 Allen Wirfs-Brock" w:date="2011-11-07T11:12:00Z">
        <w:del w:id="14822" w:author="Rev 8 Allen Wirfs-Brock" w:date="2012-06-01T08:41:00Z">
          <w:r w:rsidR="006B1B28" w:rsidDel="009508C6">
            <w:delText>argument</w:delText>
          </w:r>
        </w:del>
      </w:ins>
      <w:ins w:id="14823" w:author="Allen Wirfs-Brock" w:date="2011-07-01T15:12:00Z">
        <w:del w:id="14824" w:author="Rev 8 Allen Wirfs-Brock" w:date="2012-06-01T08:41:00Z">
          <w:r w:rsidR="00C707BD" w:rsidRPr="00E77497" w:rsidDel="009508C6">
            <w:delText>parameter.</w:delText>
          </w:r>
        </w:del>
      </w:ins>
    </w:p>
    <w:p w14:paraId="4D2E6E97" w14:textId="77777777" w:rsidR="00C707BD" w:rsidRPr="00E77497" w:rsidDel="009508C6" w:rsidRDefault="00C707BD" w:rsidP="00FA3203">
      <w:pPr>
        <w:pStyle w:val="Alg3"/>
        <w:numPr>
          <w:ilvl w:val="0"/>
          <w:numId w:val="406"/>
        </w:numPr>
        <w:spacing w:after="240"/>
        <w:rPr>
          <w:ins w:id="14825" w:author="Allen Wirfs-Brock" w:date="2011-07-01T15:12:00Z"/>
          <w:del w:id="14826" w:author="Rev 8 Allen Wirfs-Brock" w:date="2012-06-01T08:41:00Z"/>
        </w:rPr>
      </w:pPr>
    </w:p>
    <w:p w14:paraId="09556F46" w14:textId="77777777" w:rsidR="00881EF5" w:rsidRPr="00E77497" w:rsidDel="009508C6" w:rsidRDefault="00C707BD" w:rsidP="005550F0">
      <w:pPr>
        <w:contextualSpacing/>
        <w:rPr>
          <w:ins w:id="14827" w:author="Rev 4 Allen Wirfs-Brock" w:date="2011-10-15T14:35:00Z"/>
          <w:del w:id="14828" w:author="Rev 8 Allen Wirfs-Brock" w:date="2012-06-01T08:41:00Z"/>
          <w:rStyle w:val="bnf"/>
        </w:rPr>
      </w:pPr>
      <w:ins w:id="14829" w:author="Allen Wirfs-Brock" w:date="2011-07-01T15:12:00Z">
        <w:del w:id="14830" w:author="Rev 8 Allen Wirfs-Brock" w:date="2012-06-01T08:41:00Z">
          <w:r w:rsidRPr="00E77497" w:rsidDel="009508C6">
            <w:delText xml:space="preserve">The </w:delText>
          </w:r>
        </w:del>
      </w:ins>
      <w:ins w:id="14831" w:author="Allen Wirfs-Brock" w:date="2011-07-01T15:14:00Z">
        <w:del w:id="14832" w:author="Rev 8 Allen Wirfs-Brock" w:date="2012-06-01T08:41:00Z">
          <w:r w:rsidR="00697CC4" w:rsidRPr="00E77497" w:rsidDel="009508C6">
            <w:delText xml:space="preserve">supplemental </w:delText>
          </w:r>
        </w:del>
      </w:ins>
      <w:ins w:id="14833" w:author="Allen Wirfs-Brock" w:date="2011-07-01T15:12:00Z">
        <w:del w:id="14834" w:author="Rev 8 Allen Wirfs-Brock" w:date="2012-06-01T08:41:00Z">
          <w:r w:rsidRPr="00E77497" w:rsidDel="009508C6">
            <w:delText xml:space="preserve">production </w:delText>
          </w:r>
          <w:r w:rsidRPr="00E77497" w:rsidDel="009508C6">
            <w:rPr>
              <w:rStyle w:val="bnf"/>
            </w:rPr>
            <w:delText xml:space="preserve">AssignmentPropertyList </w:delText>
          </w:r>
          <w:r w:rsidRPr="00E77497" w:rsidDel="009508C6">
            <w:rPr>
              <w:b/>
            </w:rPr>
            <w:delText xml:space="preserve">: </w:delText>
          </w:r>
          <w:r w:rsidRPr="00E77497" w:rsidDel="009508C6">
            <w:rPr>
              <w:rStyle w:val="bnf"/>
            </w:rPr>
            <w:delText>AssignmentProperty</w:delText>
          </w:r>
        </w:del>
      </w:ins>
    </w:p>
    <w:p w14:paraId="2D9A90CB" w14:textId="77777777" w:rsidR="00C707BD" w:rsidRPr="00E77497" w:rsidDel="009508C6" w:rsidRDefault="00C707BD" w:rsidP="005550F0">
      <w:pPr>
        <w:ind w:left="360"/>
        <w:rPr>
          <w:ins w:id="14835" w:author="Allen Wirfs-Brock" w:date="2011-07-01T15:12:00Z"/>
          <w:del w:id="14836" w:author="Rev 8 Allen Wirfs-Brock" w:date="2012-06-01T08:41:00Z"/>
        </w:rPr>
      </w:pPr>
      <w:ins w:id="14837" w:author="Allen Wirfs-Brock" w:date="2011-07-01T15:12:00Z">
        <w:del w:id="14838" w:author="Rev 8 Allen Wirfs-Brock" w:date="2012-06-01T08:41:00Z">
          <w:r w:rsidRPr="00E77497" w:rsidDel="009508C6">
            <w:delText xml:space="preserve"> is evaluated with the parameter </w:delText>
          </w:r>
          <w:r w:rsidRPr="00E77497" w:rsidDel="009508C6">
            <w:rPr>
              <w:rStyle w:val="bnf"/>
            </w:rPr>
            <w:delText>obj</w:delText>
          </w:r>
          <w:r w:rsidRPr="00E77497" w:rsidDel="009508C6">
            <w:delText xml:space="preserve"> as follows:</w:delText>
          </w:r>
        </w:del>
      </w:ins>
    </w:p>
    <w:p w14:paraId="1DB196B6" w14:textId="77777777" w:rsidR="00C707BD" w:rsidRPr="00E77497" w:rsidDel="009508C6" w:rsidRDefault="001F5817" w:rsidP="001F5817">
      <w:pPr>
        <w:pStyle w:val="Alg3"/>
        <w:numPr>
          <w:ilvl w:val="0"/>
          <w:numId w:val="407"/>
        </w:numPr>
        <w:spacing w:after="240"/>
        <w:rPr>
          <w:ins w:id="14839" w:author="Allen Wirfs-Brock" w:date="2011-07-01T15:12:00Z"/>
          <w:del w:id="14840" w:author="Rev 8 Allen Wirfs-Brock" w:date="2012-06-01T08:41:00Z"/>
        </w:rPr>
      </w:pPr>
      <w:ins w:id="14841" w:author="Rev 6 Allen Wirfs-Brock" w:date="2012-02-16T19:11:00Z">
        <w:del w:id="14842" w:author="Rev 8 Allen Wirfs-Brock" w:date="2012-06-01T08:41:00Z">
          <w:r w:rsidDel="009508C6">
            <w:delText xml:space="preserve">Return the result of performing </w:delText>
          </w:r>
        </w:del>
      </w:ins>
      <w:ins w:id="14843" w:author="Rev 4 Allen Wirfs-Brock" w:date="2011-11-07T11:03:00Z">
        <w:del w:id="14844" w:author="Rev 8 Allen Wirfs-Brock" w:date="2012-06-01T08:41:00Z">
          <w:r w:rsidR="006B1B28" w:rsidDel="009508C6">
            <w:delText>Perform Destructuring Assignment Evaluation of</w:delText>
          </w:r>
          <w:r w:rsidR="006B1B28" w:rsidRPr="00E77497" w:rsidDel="009508C6">
            <w:delText xml:space="preserve"> </w:delText>
          </w:r>
        </w:del>
      </w:ins>
      <w:ins w:id="14845" w:author="Allen Wirfs-Brock" w:date="2011-07-01T15:12:00Z">
        <w:del w:id="14846" w:author="Rev 8 Allen Wirfs-Brock" w:date="2012-06-01T08:41:00Z">
          <w:r w:rsidR="00C707BD" w:rsidRPr="00E77497" w:rsidDel="009508C6">
            <w:delText xml:space="preserve">Evaluate </w:delText>
          </w:r>
          <w:r w:rsidR="00C707BD" w:rsidRPr="00E77497" w:rsidDel="009508C6">
            <w:rPr>
              <w:rStyle w:val="bnf"/>
            </w:rPr>
            <w:delText>AssignmentProperty</w:delText>
          </w:r>
          <w:r w:rsidR="00C707BD" w:rsidRPr="00E77497" w:rsidDel="009508C6">
            <w:delText xml:space="preserve"> </w:delText>
          </w:r>
        </w:del>
      </w:ins>
      <w:ins w:id="14847" w:author="Rev 4 Allen Wirfs-Brock" w:date="2011-11-07T11:13:00Z">
        <w:del w:id="14848" w:author="Rev 8 Allen Wirfs-Brock" w:date="2012-06-01T08:41:00Z">
          <w:r w:rsidR="00C7794D" w:rsidDel="009508C6">
            <w:delText>with</w:delText>
          </w:r>
          <w:r w:rsidR="00C7794D" w:rsidRPr="00E77497" w:rsidDel="009508C6">
            <w:delText xml:space="preserve"> </w:delText>
          </w:r>
        </w:del>
      </w:ins>
      <w:ins w:id="14849" w:author="Allen Wirfs-Brock" w:date="2011-07-01T15:12:00Z">
        <w:del w:id="14850" w:author="Rev 8 Allen Wirfs-Brock" w:date="2012-06-01T08:41:00Z">
          <w:r w:rsidR="00C707BD" w:rsidRPr="00E77497" w:rsidDel="009508C6">
            <w:delText xml:space="preserve">using </w:delText>
          </w:r>
          <w:r w:rsidR="00C707BD" w:rsidRPr="00E77497" w:rsidDel="009508C6">
            <w:rPr>
              <w:i/>
            </w:rPr>
            <w:delText>obj</w:delText>
          </w:r>
          <w:r w:rsidR="00C707BD" w:rsidRPr="00E77497" w:rsidDel="009508C6">
            <w:delText xml:space="preserve"> as the </w:delText>
          </w:r>
          <w:r w:rsidR="00C707BD" w:rsidRPr="00E77497" w:rsidDel="009508C6">
            <w:rPr>
              <w:i/>
            </w:rPr>
            <w:delText>obj</w:delText>
          </w:r>
          <w:r w:rsidR="00C707BD" w:rsidRPr="00E77497" w:rsidDel="009508C6">
            <w:delText xml:space="preserve"> </w:delText>
          </w:r>
        </w:del>
      </w:ins>
      <w:ins w:id="14851" w:author="Rev 4 Allen Wirfs-Brock" w:date="2011-11-07T11:12:00Z">
        <w:del w:id="14852" w:author="Rev 8 Allen Wirfs-Brock" w:date="2012-06-01T08:41:00Z">
          <w:r w:rsidR="006B1B28" w:rsidDel="009508C6">
            <w:delText>argument</w:delText>
          </w:r>
        </w:del>
      </w:ins>
      <w:ins w:id="14853" w:author="Allen Wirfs-Brock" w:date="2011-07-01T15:12:00Z">
        <w:del w:id="14854" w:author="Rev 8 Allen Wirfs-Brock" w:date="2012-06-01T08:41:00Z">
          <w:r w:rsidR="00C707BD" w:rsidRPr="00E77497" w:rsidDel="009508C6">
            <w:delText>parameter.</w:delText>
          </w:r>
        </w:del>
      </w:ins>
    </w:p>
    <w:p w14:paraId="40EF8B39" w14:textId="77777777" w:rsidR="00C707BD" w:rsidRPr="00E77497" w:rsidDel="009508C6" w:rsidRDefault="00C707BD" w:rsidP="001F5817">
      <w:pPr>
        <w:pStyle w:val="Alg3"/>
        <w:numPr>
          <w:ilvl w:val="0"/>
          <w:numId w:val="407"/>
        </w:numPr>
        <w:spacing w:after="240"/>
        <w:rPr>
          <w:ins w:id="14855" w:author="Allen Wirfs-Brock" w:date="2011-07-01T15:12:00Z"/>
          <w:del w:id="14856" w:author="Rev 8 Allen Wirfs-Brock" w:date="2012-06-01T08:41:00Z"/>
        </w:rPr>
      </w:pPr>
    </w:p>
    <w:p w14:paraId="40BCF202" w14:textId="77777777" w:rsidR="00A916DC" w:rsidRPr="00E77497" w:rsidRDefault="00C707BD" w:rsidP="005550F0">
      <w:pPr>
        <w:contextualSpacing/>
        <w:rPr>
          <w:ins w:id="14857" w:author="Rev 4 Allen Wirfs-Brock" w:date="2011-10-15T14:37:00Z"/>
          <w:rStyle w:val="bnf"/>
        </w:rPr>
      </w:pPr>
      <w:ins w:id="14858" w:author="Allen Wirfs-Brock" w:date="2011-07-01T15:12:00Z">
        <w:del w:id="14859" w:author="Rev 4 Allen Wirfs-Brock" w:date="2011-10-15T14:37:00Z">
          <w:r w:rsidRPr="00E77497" w:rsidDel="00881EF5">
            <w:delText xml:space="preserve">The </w:delText>
          </w:r>
        </w:del>
      </w:ins>
      <w:ins w:id="14860" w:author="Allen Wirfs-Brock" w:date="2011-07-01T15:14:00Z">
        <w:del w:id="14861" w:author="Rev 4 Allen Wirfs-Brock" w:date="2011-10-15T14:37:00Z">
          <w:r w:rsidR="00697CC4" w:rsidRPr="00E77497" w:rsidDel="00881EF5">
            <w:delText xml:space="preserve">supplemental </w:delText>
          </w:r>
        </w:del>
      </w:ins>
      <w:ins w:id="14862" w:author="Allen Wirfs-Brock" w:date="2011-07-01T15:12:00Z">
        <w:del w:id="14863" w:author="Rev 4 Allen Wirfs-Brock" w:date="2011-10-15T14:37:00Z">
          <w:r w:rsidRPr="00E77497" w:rsidDel="00881EF5">
            <w:delText xml:space="preserve">production </w:delText>
          </w:r>
        </w:del>
        <w:r w:rsidRPr="00E77497">
          <w:rPr>
            <w:rStyle w:val="bnf"/>
          </w:rPr>
          <w:t xml:space="preserve">AssignmentPropertyList </w:t>
        </w:r>
        <w:r w:rsidRPr="00E77497">
          <w:rPr>
            <w:b/>
          </w:rPr>
          <w:t xml:space="preserve">: </w:t>
        </w:r>
        <w:r w:rsidRPr="00E77497">
          <w:rPr>
            <w:rStyle w:val="bnf"/>
          </w:rPr>
          <w:t>AssignmentPropertyList</w:t>
        </w:r>
        <w:r w:rsidRPr="00E77497">
          <w:t xml:space="preserve"> </w:t>
        </w:r>
        <w:r w:rsidRPr="00E77497">
          <w:rPr>
            <w:rFonts w:ascii="Courier New" w:hAnsi="Courier New" w:cs="Courier New"/>
            <w:b/>
          </w:rPr>
          <w:t>,</w:t>
        </w:r>
        <w:r w:rsidRPr="00E77497">
          <w:t xml:space="preserve"> </w:t>
        </w:r>
        <w:r w:rsidRPr="00E77497">
          <w:rPr>
            <w:rStyle w:val="bnf"/>
          </w:rPr>
          <w:t>AssignmentProperty</w:t>
        </w:r>
      </w:ins>
    </w:p>
    <w:p w14:paraId="2B9D0A93" w14:textId="77777777" w:rsidR="00C707BD" w:rsidRPr="00E77497" w:rsidDel="005D43BD" w:rsidRDefault="006C2F27" w:rsidP="005550F0">
      <w:pPr>
        <w:ind w:left="360"/>
        <w:rPr>
          <w:ins w:id="14864" w:author="Allen Wirfs-Brock" w:date="2011-07-01T15:12:00Z"/>
          <w:del w:id="14865" w:author="Rev 4 Allen Wirfs-Brock" w:date="2011-11-07T10:58:00Z"/>
        </w:rPr>
      </w:pPr>
      <w:ins w:id="14866" w:author="Rev 6 Allen Wirfs-Brock" w:date="2012-02-16T19:06:00Z">
        <w:r>
          <w:t xml:space="preserve">Let </w:t>
        </w:r>
        <w:r w:rsidRPr="004712DB">
          <w:rPr>
            <w:i/>
          </w:rPr>
          <w:t>status</w:t>
        </w:r>
        <w:r>
          <w:t xml:space="preserve"> be </w:t>
        </w:r>
      </w:ins>
      <w:ins w:id="14867" w:author="Allen Wirfs-Brock" w:date="2011-07-01T15:12:00Z">
        <w:del w:id="14868" w:author="Rev 4 Allen Wirfs-Brock" w:date="2011-10-15T14:38:00Z">
          <w:r w:rsidR="00C707BD" w:rsidRPr="00E77497" w:rsidDel="00A916DC">
            <w:rPr>
              <w:rFonts w:ascii="Courier New" w:hAnsi="Courier New" w:cs="Courier New"/>
              <w:b/>
            </w:rPr>
            <w:delText xml:space="preserve"> </w:delText>
          </w:r>
        </w:del>
        <w:del w:id="14869" w:author="Rev 4 Allen Wirfs-Brock" w:date="2011-10-15T14:37:00Z">
          <w:r w:rsidR="00C707BD" w:rsidRPr="00E77497" w:rsidDel="00A916DC">
            <w:delText xml:space="preserve">is evaluated </w:delText>
          </w:r>
        </w:del>
        <w:del w:id="14870" w:author="Rev 4 Allen Wirfs-Brock" w:date="2011-11-07T10:58:00Z">
          <w:r w:rsidR="00C707BD" w:rsidRPr="00E77497" w:rsidDel="005D43BD">
            <w:delText xml:space="preserve">with </w:delText>
          </w:r>
        </w:del>
        <w:del w:id="14871" w:author="Rev 4 Allen Wirfs-Brock" w:date="2011-10-15T14:37:00Z">
          <w:r w:rsidR="00C707BD" w:rsidRPr="00E77497" w:rsidDel="00A916DC">
            <w:delText xml:space="preserve">the </w:delText>
          </w:r>
        </w:del>
        <w:del w:id="14872" w:author="Rev 4 Allen Wirfs-Brock" w:date="2011-11-07T10:58:00Z">
          <w:r w:rsidR="00C707BD" w:rsidRPr="00E77497" w:rsidDel="005D43BD">
            <w:delText xml:space="preserve">parameter </w:delText>
          </w:r>
          <w:r w:rsidR="00C707BD" w:rsidRPr="00E77497" w:rsidDel="005D43BD">
            <w:rPr>
              <w:rStyle w:val="bnf"/>
            </w:rPr>
            <w:delText>obj</w:delText>
          </w:r>
          <w:r w:rsidR="00C707BD" w:rsidRPr="00E77497" w:rsidDel="005D43BD">
            <w:delText xml:space="preserve"> </w:delText>
          </w:r>
        </w:del>
        <w:del w:id="14873" w:author="Rev 4 Allen Wirfs-Brock" w:date="2011-10-15T14:38:00Z">
          <w:r w:rsidR="00C707BD" w:rsidRPr="00E77497" w:rsidDel="00A916DC">
            <w:delText>as follows:</w:delText>
          </w:r>
        </w:del>
      </w:ins>
    </w:p>
    <w:p w14:paraId="42AB66B2" w14:textId="77777777" w:rsidR="00C707BD" w:rsidRPr="00E77497" w:rsidRDefault="006C2F27" w:rsidP="00FA3203">
      <w:pPr>
        <w:pStyle w:val="Alg3"/>
        <w:numPr>
          <w:ilvl w:val="0"/>
          <w:numId w:val="408"/>
        </w:numPr>
        <w:rPr>
          <w:ins w:id="14874" w:author="Allen Wirfs-Brock" w:date="2011-07-01T15:12:00Z"/>
        </w:rPr>
      </w:pPr>
      <w:ins w:id="14875" w:author="Rev 6 Allen Wirfs-Brock" w:date="2012-02-16T19:06:00Z">
        <w:r>
          <w:t xml:space="preserve">the result of performing </w:t>
        </w:r>
      </w:ins>
      <w:ins w:id="14876" w:author="Rev 4 Allen Wirfs-Brock" w:date="2011-11-07T11:03:00Z">
        <w:del w:id="14877" w:author="Rev 6 Allen Wirfs-Brock" w:date="2012-02-16T19:06:00Z">
          <w:r w:rsidR="006B1B28" w:rsidDel="006C2F27">
            <w:delText xml:space="preserve">Perform </w:delText>
          </w:r>
        </w:del>
        <w:r w:rsidR="006B1B28">
          <w:t xml:space="preserve">Destructuring Assignment Evaluation </w:t>
        </w:r>
        <w:del w:id="14878" w:author="Rev 10 Allen Wirfs-Brock" w:date="2012-08-09T16:19:00Z">
          <w:r w:rsidR="006B1B28" w:rsidDel="0004792F">
            <w:delText>of</w:delText>
          </w:r>
        </w:del>
      </w:ins>
      <w:ins w:id="14879" w:author="Rev 10 Allen Wirfs-Brock" w:date="2012-08-09T16:19:00Z">
        <w:r w:rsidR="0004792F">
          <w:t>for</w:t>
        </w:r>
      </w:ins>
      <w:ins w:id="14880" w:author="Rev 4 Allen Wirfs-Brock" w:date="2011-11-07T11:03:00Z">
        <w:r w:rsidR="006B1B28" w:rsidRPr="00E77497">
          <w:t xml:space="preserve"> </w:t>
        </w:r>
      </w:ins>
      <w:ins w:id="14881" w:author="Allen Wirfs-Brock" w:date="2011-07-01T15:12:00Z">
        <w:del w:id="14882" w:author="Rev 4 Allen Wirfs-Brock" w:date="2011-11-07T11:03:00Z">
          <w:r w:rsidR="00C707BD" w:rsidRPr="00E77497" w:rsidDel="006B1B28">
            <w:delText xml:space="preserve">Evaluate </w:delText>
          </w:r>
        </w:del>
        <w:r w:rsidR="00C707BD" w:rsidRPr="00E77497">
          <w:rPr>
            <w:rStyle w:val="bnf"/>
          </w:rPr>
          <w:t>AssignmentPropertyList</w:t>
        </w:r>
        <w:r w:rsidR="00C707BD" w:rsidRPr="00E77497">
          <w:t xml:space="preserve"> </w:t>
        </w:r>
      </w:ins>
      <w:ins w:id="14883" w:author="Rev 4 Allen Wirfs-Brock" w:date="2011-11-07T11:13:00Z">
        <w:del w:id="14884" w:author="Rev 10 Allen Wirfs-Brock" w:date="2012-08-09T16:20:00Z">
          <w:r w:rsidR="00C7794D" w:rsidDel="0004792F">
            <w:delText>with</w:delText>
          </w:r>
        </w:del>
      </w:ins>
      <w:ins w:id="14885" w:author="Rev 10 Allen Wirfs-Brock" w:date="2012-08-09T16:20:00Z">
        <w:r w:rsidR="0004792F">
          <w:t>using</w:t>
        </w:r>
      </w:ins>
      <w:ins w:id="14886" w:author="Rev 4 Allen Wirfs-Brock" w:date="2011-11-07T11:13:00Z">
        <w:r w:rsidR="00C7794D" w:rsidRPr="00E77497">
          <w:t xml:space="preserve"> </w:t>
        </w:r>
      </w:ins>
      <w:ins w:id="14887" w:author="Allen Wirfs-Brock" w:date="2011-07-01T15:12:00Z">
        <w:del w:id="14888" w:author="Rev 4 Allen Wirfs-Brock" w:date="2011-11-07T11:13:00Z">
          <w:r w:rsidR="00C707BD" w:rsidRPr="00E77497" w:rsidDel="00C7794D">
            <w:delText xml:space="preserve">using </w:delText>
          </w:r>
        </w:del>
        <w:r w:rsidR="00C707BD" w:rsidRPr="00E77497">
          <w:rPr>
            <w:i/>
          </w:rPr>
          <w:t>obj</w:t>
        </w:r>
        <w:r w:rsidR="00C707BD" w:rsidRPr="00E77497">
          <w:t xml:space="preserve"> as the </w:t>
        </w:r>
        <w:del w:id="14889" w:author="Rev 4 Allen Wirfs-Brock" w:date="2011-11-07T11:12:00Z">
          <w:r w:rsidR="00C707BD" w:rsidRPr="00E77497" w:rsidDel="006B1B28">
            <w:rPr>
              <w:i/>
            </w:rPr>
            <w:delText>obj</w:delText>
          </w:r>
          <w:r w:rsidR="00C707BD" w:rsidRPr="00E77497" w:rsidDel="006B1B28">
            <w:delText xml:space="preserve"> parameter</w:delText>
          </w:r>
        </w:del>
      </w:ins>
      <w:ins w:id="14890" w:author="Rev 4 Allen Wirfs-Brock" w:date="2011-11-07T11:12:00Z">
        <w:r w:rsidR="006B1B28">
          <w:t>argument</w:t>
        </w:r>
      </w:ins>
      <w:ins w:id="14891" w:author="Allen Wirfs-Brock" w:date="2011-07-01T15:12:00Z">
        <w:r w:rsidR="00C707BD" w:rsidRPr="00E77497">
          <w:t>.</w:t>
        </w:r>
      </w:ins>
    </w:p>
    <w:p w14:paraId="448F8478" w14:textId="77777777" w:rsidR="006C2F27" w:rsidRDefault="006C2F27" w:rsidP="006C2F27">
      <w:pPr>
        <w:pStyle w:val="Alg4"/>
        <w:numPr>
          <w:ilvl w:val="0"/>
          <w:numId w:val="408"/>
        </w:numPr>
        <w:contextualSpacing/>
        <w:rPr>
          <w:ins w:id="14892" w:author="Rev 6 Allen Wirfs-Brock" w:date="2012-02-16T19:05:00Z"/>
        </w:rPr>
      </w:pPr>
      <w:ins w:id="14893" w:author="Rev 6 Allen Wirfs-Brock" w:date="2012-02-16T19:05:00Z">
        <w:del w:id="14894" w:author="Rev 10 Allen Wirfs-Brock" w:date="2012-08-07T17:35:00Z">
          <w:r w:rsidDel="008A65A0">
            <w:delText xml:space="preserve">If </w:delText>
          </w:r>
          <w:r w:rsidRPr="006A5E27" w:rsidDel="008A65A0">
            <w:rPr>
              <w:i/>
            </w:rPr>
            <w:delText>status</w:delText>
          </w:r>
          <w:r w:rsidDel="008A65A0">
            <w:delText xml:space="preserve"> is an abrupt completion, return</w:delText>
          </w:r>
        </w:del>
      </w:ins>
      <w:ins w:id="14895" w:author="Rev 10 Allen Wirfs-Brock" w:date="2012-08-07T17:35:00Z">
        <w:r w:rsidR="008A65A0">
          <w:t>ReturnIfAbrupt(</w:t>
        </w:r>
      </w:ins>
      <w:ins w:id="14896" w:author="Rev 6 Allen Wirfs-Brock" w:date="2012-02-16T19:05:00Z">
        <w:del w:id="14897" w:author="Rev 10 Allen Wirfs-Brock" w:date="2012-08-07T17:35:00Z">
          <w:r w:rsidDel="008A65A0">
            <w:delText xml:space="preserve"> </w:delText>
          </w:r>
        </w:del>
      </w:ins>
      <w:ins w:id="14898" w:author="Rev 6 Allen Wirfs-Brock" w:date="2012-02-16T19:30:00Z">
        <w:r w:rsidR="0058620A" w:rsidRPr="006A5E27">
          <w:rPr>
            <w:i/>
          </w:rPr>
          <w:t>status</w:t>
        </w:r>
      </w:ins>
      <w:ins w:id="14899" w:author="Rev 10 Allen Wirfs-Brock" w:date="2012-08-07T17:35:00Z">
        <w:r w:rsidR="008A65A0">
          <w:t>)</w:t>
        </w:r>
      </w:ins>
      <w:ins w:id="14900" w:author="Rev 6 Allen Wirfs-Brock" w:date="2012-02-16T19:05:00Z">
        <w:r>
          <w:t>.</w:t>
        </w:r>
      </w:ins>
    </w:p>
    <w:p w14:paraId="50D9C636" w14:textId="77777777" w:rsidR="00C707BD" w:rsidRPr="00E77497" w:rsidRDefault="006C2F27" w:rsidP="00FA3203">
      <w:pPr>
        <w:pStyle w:val="Alg3"/>
        <w:numPr>
          <w:ilvl w:val="0"/>
          <w:numId w:val="408"/>
        </w:numPr>
        <w:rPr>
          <w:ins w:id="14901" w:author="Allen Wirfs-Brock" w:date="2011-07-01T15:12:00Z"/>
        </w:rPr>
      </w:pPr>
      <w:ins w:id="14902" w:author="Rev 6 Allen Wirfs-Brock" w:date="2012-02-16T19:04:00Z">
        <w:r>
          <w:t xml:space="preserve">Return the result of performing </w:t>
        </w:r>
      </w:ins>
      <w:ins w:id="14903" w:author="Rev 4 Allen Wirfs-Brock" w:date="2011-11-07T11:03:00Z">
        <w:del w:id="14904" w:author="Rev 6 Allen Wirfs-Brock" w:date="2012-02-16T19:04:00Z">
          <w:r w:rsidR="006B1B28" w:rsidDel="006C2F27">
            <w:delText xml:space="preserve">Perform </w:delText>
          </w:r>
        </w:del>
        <w:r w:rsidR="006B1B28">
          <w:t>Destructuring Assignment Evaluation of</w:t>
        </w:r>
        <w:r w:rsidR="006B1B28" w:rsidRPr="00E77497">
          <w:t xml:space="preserve"> </w:t>
        </w:r>
      </w:ins>
      <w:ins w:id="14905" w:author="Allen Wirfs-Brock" w:date="2011-07-01T15:12:00Z">
        <w:del w:id="14906" w:author="Rev 4 Allen Wirfs-Brock" w:date="2011-11-07T11:03:00Z">
          <w:r w:rsidR="00C707BD" w:rsidRPr="00E77497" w:rsidDel="006B1B28">
            <w:delText xml:space="preserve">Evaluate </w:delText>
          </w:r>
        </w:del>
        <w:r w:rsidR="00C707BD" w:rsidRPr="00E77497">
          <w:rPr>
            <w:rStyle w:val="bnf"/>
          </w:rPr>
          <w:t>AssignmentProperty</w:t>
        </w:r>
        <w:r w:rsidR="00C707BD" w:rsidRPr="00E77497">
          <w:t xml:space="preserve"> </w:t>
        </w:r>
      </w:ins>
      <w:ins w:id="14907" w:author="Rev 4 Allen Wirfs-Brock" w:date="2011-11-07T11:13:00Z">
        <w:del w:id="14908" w:author="Rev 10 Allen Wirfs-Brock" w:date="2012-08-09T16:20:00Z">
          <w:r w:rsidR="00C7794D" w:rsidDel="0004792F">
            <w:delText>with</w:delText>
          </w:r>
        </w:del>
      </w:ins>
      <w:ins w:id="14909" w:author="Rev 10 Allen Wirfs-Brock" w:date="2012-08-09T16:20:00Z">
        <w:r w:rsidR="0004792F">
          <w:t>for</w:t>
        </w:r>
      </w:ins>
      <w:ins w:id="14910" w:author="Rev 10 Allen Wirfs-Brock" w:date="2012-08-09T16:21:00Z">
        <w:r w:rsidR="0004792F" w:rsidRPr="0004792F">
          <w:rPr>
            <w:rStyle w:val="bnf"/>
          </w:rPr>
          <w:t xml:space="preserve"> </w:t>
        </w:r>
        <w:r w:rsidR="0004792F" w:rsidRPr="00E77497">
          <w:rPr>
            <w:rStyle w:val="bnf"/>
          </w:rPr>
          <w:t>AssignmentProperty</w:t>
        </w:r>
        <w:r w:rsidR="0004792F" w:rsidRPr="00E77497">
          <w:t xml:space="preserve"> </w:t>
        </w:r>
        <w:r w:rsidR="0004792F">
          <w:t>using</w:t>
        </w:r>
      </w:ins>
      <w:ins w:id="14911" w:author="Rev 4 Allen Wirfs-Brock" w:date="2011-11-07T11:13:00Z">
        <w:r w:rsidR="00C7794D" w:rsidRPr="00E77497">
          <w:t xml:space="preserve"> </w:t>
        </w:r>
      </w:ins>
      <w:ins w:id="14912" w:author="Allen Wirfs-Brock" w:date="2011-07-01T15:12:00Z">
        <w:del w:id="14913" w:author="Rev 4 Allen Wirfs-Brock" w:date="2011-11-07T11:13:00Z">
          <w:r w:rsidR="00C707BD" w:rsidRPr="00E77497" w:rsidDel="00C7794D">
            <w:delText xml:space="preserve">using </w:delText>
          </w:r>
        </w:del>
        <w:r w:rsidR="00C707BD" w:rsidRPr="00E77497">
          <w:rPr>
            <w:i/>
          </w:rPr>
          <w:t>obj</w:t>
        </w:r>
        <w:r w:rsidR="00C707BD" w:rsidRPr="00E77497">
          <w:t xml:space="preserve"> as the </w:t>
        </w:r>
        <w:del w:id="14914" w:author="Rev 4 Allen Wirfs-Brock" w:date="2011-11-07T11:12:00Z">
          <w:r w:rsidR="00C707BD" w:rsidRPr="00E77497" w:rsidDel="006B1B28">
            <w:rPr>
              <w:i/>
            </w:rPr>
            <w:delText>obj</w:delText>
          </w:r>
          <w:r w:rsidR="00C707BD" w:rsidRPr="00E77497" w:rsidDel="006B1B28">
            <w:delText xml:space="preserve"> </w:delText>
          </w:r>
        </w:del>
      </w:ins>
      <w:ins w:id="14915" w:author="Rev 4 Allen Wirfs-Brock" w:date="2011-11-07T11:12:00Z">
        <w:r w:rsidR="006B1B28">
          <w:t>argument</w:t>
        </w:r>
      </w:ins>
      <w:ins w:id="14916" w:author="Allen Wirfs-Brock" w:date="2011-07-01T15:12:00Z">
        <w:del w:id="14917" w:author="Rev 4 Allen Wirfs-Brock" w:date="2011-11-07T11:12:00Z">
          <w:r w:rsidR="00C707BD" w:rsidRPr="00E77497" w:rsidDel="006B1B28">
            <w:delText>parameter</w:delText>
          </w:r>
        </w:del>
        <w:r w:rsidR="00C707BD" w:rsidRPr="00E77497">
          <w:t>.</w:t>
        </w:r>
      </w:ins>
    </w:p>
    <w:p w14:paraId="4D95DE8E" w14:textId="77777777" w:rsidR="00C707BD" w:rsidRPr="00E77497" w:rsidRDefault="00C707BD" w:rsidP="00C707BD">
      <w:pPr>
        <w:pStyle w:val="Alg3"/>
        <w:tabs>
          <w:tab w:val="clear" w:pos="360"/>
        </w:tabs>
        <w:ind w:left="0" w:firstLine="0"/>
        <w:rPr>
          <w:ins w:id="14918" w:author="Allen Wirfs-Brock" w:date="2011-07-01T15:12:00Z"/>
        </w:rPr>
      </w:pPr>
    </w:p>
    <w:p w14:paraId="0987DEBB" w14:textId="77777777" w:rsidR="00A916DC" w:rsidRPr="00E77497" w:rsidRDefault="00C707BD" w:rsidP="005550F0">
      <w:pPr>
        <w:contextualSpacing/>
        <w:rPr>
          <w:ins w:id="14919" w:author="Rev 4 Allen Wirfs-Brock" w:date="2011-10-15T14:41:00Z"/>
          <w:rStyle w:val="bnf"/>
        </w:rPr>
      </w:pPr>
      <w:ins w:id="14920" w:author="Allen Wirfs-Brock" w:date="2011-07-01T15:12:00Z">
        <w:del w:id="14921" w:author="Rev 4 Allen Wirfs-Brock" w:date="2011-10-15T14:41:00Z">
          <w:r w:rsidRPr="00E77497" w:rsidDel="00A916DC">
            <w:delText xml:space="preserve">The </w:delText>
          </w:r>
        </w:del>
      </w:ins>
      <w:ins w:id="14922" w:author="Allen Wirfs-Brock" w:date="2011-07-01T15:14:00Z">
        <w:del w:id="14923" w:author="Rev 4 Allen Wirfs-Brock" w:date="2011-10-15T14:41:00Z">
          <w:r w:rsidR="00697CC4" w:rsidRPr="00E77497" w:rsidDel="00A916DC">
            <w:delText xml:space="preserve">supplemental </w:delText>
          </w:r>
        </w:del>
      </w:ins>
      <w:ins w:id="14924" w:author="Allen Wirfs-Brock" w:date="2011-07-01T15:12:00Z">
        <w:del w:id="14925" w:author="Rev 4 Allen Wirfs-Brock" w:date="2011-10-15T14:41:00Z">
          <w:r w:rsidRPr="00E77497" w:rsidDel="00A916DC">
            <w:delText xml:space="preserve">production </w:delText>
          </w:r>
        </w:del>
        <w:r w:rsidRPr="00E77497">
          <w:rPr>
            <w:rStyle w:val="bnf"/>
          </w:rPr>
          <w:t xml:space="preserve">AssignmentProperty </w:t>
        </w:r>
        <w:r w:rsidRPr="00E77497">
          <w:rPr>
            <w:b/>
          </w:rPr>
          <w:t xml:space="preserve">: </w:t>
        </w:r>
        <w:r w:rsidRPr="00E77497">
          <w:rPr>
            <w:rStyle w:val="bnf"/>
          </w:rPr>
          <w:t>Identifier</w:t>
        </w:r>
      </w:ins>
      <w:ins w:id="14926" w:author="Rev 8 Allen Wirfs-Brock" w:date="2012-06-14T07:48:00Z">
        <w:r w:rsidR="00295173">
          <w:rPr>
            <w:rStyle w:val="bnf"/>
          </w:rPr>
          <w:t xml:space="preserve"> </w:t>
        </w:r>
        <w:r w:rsidR="00295173" w:rsidRPr="001E1EC2">
          <w:rPr>
            <w:rStyle w:val="bnf"/>
          </w:rPr>
          <w:t>Initialiser</w:t>
        </w:r>
        <w:r w:rsidR="00295173" w:rsidRPr="001E1EC2">
          <w:rPr>
            <w:rFonts w:eastAsia="Times New Roman" w:cs="Arial"/>
            <w:vertAlign w:val="subscript"/>
            <w:lang w:eastAsia="en-US"/>
          </w:rPr>
          <w:t>opt</w:t>
        </w:r>
      </w:ins>
    </w:p>
    <w:p w14:paraId="3C786A0D" w14:textId="77777777" w:rsidR="00295173" w:rsidRDefault="00295173" w:rsidP="00295173">
      <w:pPr>
        <w:pStyle w:val="Alg3"/>
        <w:numPr>
          <w:ilvl w:val="0"/>
          <w:numId w:val="409"/>
        </w:numPr>
        <w:rPr>
          <w:ins w:id="14927" w:author="Rev 8 Allen Wirfs-Brock" w:date="2012-06-14T07:51:00Z"/>
        </w:rPr>
      </w:pPr>
      <w:ins w:id="14928" w:author="Rev 8 Allen Wirfs-Brock" w:date="2012-06-14T07:51:00Z">
        <w:r w:rsidRPr="004418C4">
          <w:t xml:space="preserve">Let </w:t>
        </w:r>
        <w:r w:rsidRPr="004418C4">
          <w:rPr>
            <w:i/>
          </w:rPr>
          <w:t>P</w:t>
        </w:r>
        <w:r w:rsidRPr="004418C4">
          <w:t xml:space="preserve"> be </w:t>
        </w:r>
        <w:r>
          <w:t>String</w:t>
        </w:r>
        <w:del w:id="14929" w:author="Rev 9 Allen Wirfs-Brock" w:date="2012-07-07T16:31:00Z">
          <w:r w:rsidDel="00D11231">
            <w:delText xml:space="preserve"> </w:delText>
          </w:r>
        </w:del>
        <w:r>
          <w:t xml:space="preserve">Value of </w:t>
        </w:r>
        <w:r>
          <w:rPr>
            <w:i/>
          </w:rPr>
          <w:t>Identifier</w:t>
        </w:r>
        <w:r w:rsidRPr="004418C4">
          <w:t>.</w:t>
        </w:r>
      </w:ins>
    </w:p>
    <w:p w14:paraId="72893E73" w14:textId="77777777" w:rsidR="00295173" w:rsidRPr="00E77497" w:rsidDel="008A65A0" w:rsidRDefault="00295173" w:rsidP="00295173">
      <w:pPr>
        <w:pStyle w:val="Alg3"/>
        <w:numPr>
          <w:ilvl w:val="0"/>
          <w:numId w:val="409"/>
        </w:numPr>
        <w:rPr>
          <w:ins w:id="14930" w:author="Rev 8 Allen Wirfs-Brock" w:date="2012-06-14T07:51:00Z"/>
          <w:del w:id="14931" w:author="Rev 10 Allen Wirfs-Brock" w:date="2012-08-07T17:40:00Z"/>
        </w:rPr>
      </w:pPr>
      <w:ins w:id="14932" w:author="Rev 8 Allen Wirfs-Brock" w:date="2012-06-14T07:51:00Z">
        <w:del w:id="14933" w:author="Rev 10 Allen Wirfs-Brock" w:date="2012-08-07T17:40:00Z">
          <w:r w:rsidRPr="00E77497" w:rsidDel="008A65A0">
            <w:delText xml:space="preserve">Let </w:delText>
          </w:r>
          <w:r w:rsidRPr="00E77497" w:rsidDel="008A65A0">
            <w:rPr>
              <w:i/>
            </w:rPr>
            <w:delText>exists</w:delText>
          </w:r>
          <w:r w:rsidRPr="00E77497" w:rsidDel="008A65A0">
            <w:delText xml:space="preserve"> be the result of calling the [[HasProperty]] internal method of </w:delText>
          </w:r>
        </w:del>
      </w:ins>
      <w:ins w:id="14934" w:author="Rev 8 Allen Wirfs-Brock" w:date="2012-06-14T07:52:00Z">
        <w:del w:id="14935" w:author="Rev 10 Allen Wirfs-Brock" w:date="2012-08-07T17:40:00Z">
          <w:r w:rsidDel="008A65A0">
            <w:rPr>
              <w:i/>
            </w:rPr>
            <w:delText>obj</w:delText>
          </w:r>
        </w:del>
      </w:ins>
      <w:ins w:id="14936" w:author="Rev 8 Allen Wirfs-Brock" w:date="2012-06-14T07:51:00Z">
        <w:del w:id="14937" w:author="Rev 10 Allen Wirfs-Brock" w:date="2012-08-07T17:40:00Z">
          <w:r w:rsidRPr="00E77497" w:rsidDel="008A65A0">
            <w:delText xml:space="preserve"> with argument </w:delText>
          </w:r>
          <w:r w:rsidRPr="004418C4" w:rsidDel="008A65A0">
            <w:rPr>
              <w:i/>
            </w:rPr>
            <w:delText>P</w:delText>
          </w:r>
          <w:r w:rsidRPr="00E77497" w:rsidDel="008A65A0">
            <w:delText xml:space="preserve">. </w:delText>
          </w:r>
        </w:del>
      </w:ins>
    </w:p>
    <w:p w14:paraId="162DB7CB" w14:textId="77777777" w:rsidR="00C707BD" w:rsidRPr="00E77497" w:rsidDel="008A65A0" w:rsidRDefault="00C707BD" w:rsidP="005550F0">
      <w:pPr>
        <w:ind w:left="360"/>
        <w:rPr>
          <w:ins w:id="14938" w:author="Allen Wirfs-Brock" w:date="2011-07-01T15:12:00Z"/>
          <w:del w:id="14939" w:author="Rev 10 Allen Wirfs-Brock" w:date="2012-08-07T17:40:00Z"/>
        </w:rPr>
      </w:pPr>
      <w:ins w:id="14940" w:author="Allen Wirfs-Brock" w:date="2011-07-01T15:12:00Z">
        <w:del w:id="14941" w:author="Rev 10 Allen Wirfs-Brock" w:date="2012-08-07T17:40:00Z">
          <w:r w:rsidRPr="00E77497" w:rsidDel="008A65A0">
            <w:delText xml:space="preserve"> is evaluated with the parameter </w:delText>
          </w:r>
          <w:r w:rsidRPr="00E77497" w:rsidDel="008A65A0">
            <w:rPr>
              <w:rStyle w:val="bnf"/>
            </w:rPr>
            <w:delText>obj</w:delText>
          </w:r>
          <w:r w:rsidRPr="00E77497" w:rsidDel="008A65A0">
            <w:delText xml:space="preserve"> as follows:</w:delText>
          </w:r>
        </w:del>
      </w:ins>
    </w:p>
    <w:p w14:paraId="72F09D84" w14:textId="77777777" w:rsidR="00C707BD" w:rsidRPr="00E77497" w:rsidDel="008A65A0" w:rsidRDefault="00C707BD" w:rsidP="00FA3203">
      <w:pPr>
        <w:pStyle w:val="Alg3"/>
        <w:numPr>
          <w:ilvl w:val="0"/>
          <w:numId w:val="409"/>
        </w:numPr>
        <w:rPr>
          <w:ins w:id="14942" w:author="Allen Wirfs-Brock" w:date="2011-07-01T15:12:00Z"/>
          <w:del w:id="14943" w:author="Rev 10 Allen Wirfs-Brock" w:date="2012-08-07T17:40:00Z"/>
        </w:rPr>
      </w:pPr>
      <w:ins w:id="14944" w:author="Allen Wirfs-Brock" w:date="2011-07-01T15:12:00Z">
        <w:del w:id="14945" w:author="Rev 10 Allen Wirfs-Brock" w:date="2012-08-07T17:40:00Z">
          <w:r w:rsidRPr="00E77497" w:rsidDel="008A65A0">
            <w:delText xml:space="preserve">Let </w:delText>
          </w:r>
          <w:r w:rsidRPr="00E77497" w:rsidDel="008A65A0">
            <w:rPr>
              <w:i/>
            </w:rPr>
            <w:delText>v</w:delText>
          </w:r>
          <w:r w:rsidRPr="00E77497" w:rsidDel="008A65A0">
            <w:delText xml:space="preserve"> be the result of calling the [[Get]] internal method of </w:delText>
          </w:r>
          <w:r w:rsidRPr="00E77497" w:rsidDel="008A65A0">
            <w:rPr>
              <w:i/>
            </w:rPr>
            <w:delText>obj</w:delText>
          </w:r>
          <w:r w:rsidRPr="00E77497" w:rsidDel="008A65A0">
            <w:delText xml:space="preserve"> </w:delText>
          </w:r>
        </w:del>
      </w:ins>
      <w:ins w:id="14946" w:author="Rev 4 Allen Wirfs-Brock" w:date="2011-11-07T11:13:00Z">
        <w:del w:id="14947" w:author="Rev 10 Allen Wirfs-Brock" w:date="2012-08-07T17:40:00Z">
          <w:r w:rsidR="00C7794D" w:rsidDel="008A65A0">
            <w:delText>with</w:delText>
          </w:r>
          <w:r w:rsidR="00C7794D" w:rsidRPr="00E77497" w:rsidDel="008A65A0">
            <w:delText xml:space="preserve"> </w:delText>
          </w:r>
        </w:del>
      </w:ins>
      <w:ins w:id="14948" w:author="Allen Wirfs-Brock" w:date="2011-07-01T15:12:00Z">
        <w:del w:id="14949" w:author="Rev 10 Allen Wirfs-Brock" w:date="2012-08-07T17:40:00Z">
          <w:r w:rsidRPr="00E77497" w:rsidDel="008A65A0">
            <w:delText xml:space="preserve">passing the </w:delText>
          </w:r>
          <w:r w:rsidRPr="00E77497" w:rsidDel="008A65A0">
            <w:rPr>
              <w:i/>
            </w:rPr>
            <w:delText>Identifier</w:delText>
          </w:r>
          <w:r w:rsidRPr="00E77497" w:rsidDel="008A65A0">
            <w:delText xml:space="preserve"> string as the argument.</w:delText>
          </w:r>
        </w:del>
      </w:ins>
    </w:p>
    <w:p w14:paraId="13D7C8B1" w14:textId="77777777" w:rsidR="00295173" w:rsidRPr="00E77497" w:rsidDel="008A65A0" w:rsidRDefault="00295173" w:rsidP="00295173">
      <w:pPr>
        <w:pStyle w:val="Alg3"/>
        <w:numPr>
          <w:ilvl w:val="0"/>
          <w:numId w:val="409"/>
        </w:numPr>
        <w:rPr>
          <w:ins w:id="14950" w:author="Rev 8 Allen Wirfs-Brock" w:date="2012-06-14T07:53:00Z"/>
          <w:del w:id="14951" w:author="Rev 10 Allen Wirfs-Brock" w:date="2012-08-07T17:40:00Z"/>
        </w:rPr>
      </w:pPr>
      <w:ins w:id="14952" w:author="Rev 8 Allen Wirfs-Brock" w:date="2012-06-14T07:53:00Z">
        <w:del w:id="14953" w:author="Rev 10 Allen Wirfs-Brock" w:date="2012-08-07T17:40:00Z">
          <w:r w:rsidRPr="00E77497" w:rsidDel="008A65A0">
            <w:delText xml:space="preserve">If </w:delText>
          </w:r>
          <w:r w:rsidRPr="00E77497" w:rsidDel="008A65A0">
            <w:rPr>
              <w:i/>
            </w:rPr>
            <w:delText>exists</w:delText>
          </w:r>
          <w:r w:rsidRPr="00E77497" w:rsidDel="008A65A0">
            <w:delText xml:space="preserve"> is </w:delText>
          </w:r>
          <w:r w:rsidRPr="00E77497" w:rsidDel="008A65A0">
            <w:rPr>
              <w:b/>
            </w:rPr>
            <w:delText>true</w:delText>
          </w:r>
          <w:r w:rsidRPr="00E77497" w:rsidDel="008A65A0">
            <w:delText>, then</w:delText>
          </w:r>
        </w:del>
      </w:ins>
    </w:p>
    <w:p w14:paraId="583AEBF7" w14:textId="77777777" w:rsidR="00295173" w:rsidRPr="00E77497" w:rsidRDefault="00295173" w:rsidP="00C91100">
      <w:pPr>
        <w:pStyle w:val="Alg3"/>
        <w:numPr>
          <w:ilvl w:val="0"/>
          <w:numId w:val="409"/>
        </w:numPr>
        <w:tabs>
          <w:tab w:val="left" w:pos="720"/>
        </w:tabs>
        <w:rPr>
          <w:ins w:id="14954" w:author="Rev 8 Allen Wirfs-Brock" w:date="2012-06-14T07:53:00Z"/>
        </w:rPr>
      </w:pPr>
      <w:ins w:id="14955" w:author="Rev 8 Allen Wirfs-Brock" w:date="2012-06-14T07:53:00Z">
        <w:r w:rsidRPr="00E77497">
          <w:t xml:space="preserve">Let </w:t>
        </w:r>
        <w:r w:rsidRPr="00E77497">
          <w:rPr>
            <w:i/>
          </w:rPr>
          <w:t>v</w:t>
        </w:r>
        <w:r w:rsidRPr="00E77497">
          <w:t xml:space="preserve"> be the result of calling the [[Get]] internal method of </w:t>
        </w:r>
        <w:r>
          <w:rPr>
            <w:i/>
          </w:rPr>
          <w:t>obj</w:t>
        </w:r>
        <w:r w:rsidRPr="00E77497">
          <w:t xml:space="preserve"> with argument </w:t>
        </w:r>
        <w:r w:rsidRPr="004418C4">
          <w:rPr>
            <w:i/>
          </w:rPr>
          <w:t>P</w:t>
        </w:r>
        <w:r w:rsidRPr="00E77497">
          <w:t>.</w:t>
        </w:r>
      </w:ins>
    </w:p>
    <w:p w14:paraId="677B4F60" w14:textId="77777777" w:rsidR="008A65A0" w:rsidRDefault="008A65A0" w:rsidP="008A65A0">
      <w:pPr>
        <w:pStyle w:val="Alg2"/>
        <w:numPr>
          <w:ilvl w:val="0"/>
          <w:numId w:val="409"/>
        </w:numPr>
        <w:contextualSpacing/>
        <w:rPr>
          <w:ins w:id="14956" w:author="Rev 10 Allen Wirfs-Brock" w:date="2012-08-07T17:40:00Z"/>
        </w:rPr>
      </w:pPr>
      <w:ins w:id="14957" w:author="Rev 10 Allen Wirfs-Brock" w:date="2012-08-07T17:40:00Z">
        <w:r>
          <w:t>ReturnIfAbrupt(</w:t>
        </w:r>
        <w:r>
          <w:rPr>
            <w:i/>
          </w:rPr>
          <w:t>v</w:t>
        </w:r>
        <w:r>
          <w:t>).</w:t>
        </w:r>
      </w:ins>
    </w:p>
    <w:p w14:paraId="00A0FE41" w14:textId="77777777" w:rsidR="00295173" w:rsidRPr="00E77497" w:rsidDel="008A65A0" w:rsidRDefault="00295173" w:rsidP="004C289E">
      <w:pPr>
        <w:pStyle w:val="Alg3"/>
        <w:numPr>
          <w:ilvl w:val="0"/>
          <w:numId w:val="409"/>
        </w:numPr>
        <w:rPr>
          <w:ins w:id="14958" w:author="Rev 8 Allen Wirfs-Brock" w:date="2012-06-14T07:53:00Z"/>
          <w:del w:id="14959" w:author="Rev 10 Allen Wirfs-Brock" w:date="2012-08-07T17:40:00Z"/>
        </w:rPr>
      </w:pPr>
      <w:ins w:id="14960" w:author="Rev 8 Allen Wirfs-Brock" w:date="2012-06-14T07:53:00Z">
        <w:del w:id="14961" w:author="Rev 10 Allen Wirfs-Brock" w:date="2012-08-07T17:40:00Z">
          <w:r w:rsidRPr="00E77497" w:rsidDel="008A65A0">
            <w:delText xml:space="preserve">Else </w:delText>
          </w:r>
        </w:del>
      </w:ins>
    </w:p>
    <w:p w14:paraId="3B46B810" w14:textId="77777777" w:rsidR="00295173" w:rsidRPr="00E77497" w:rsidRDefault="00295173" w:rsidP="00C91100">
      <w:pPr>
        <w:pStyle w:val="Alg3"/>
        <w:numPr>
          <w:ilvl w:val="0"/>
          <w:numId w:val="409"/>
        </w:numPr>
        <w:tabs>
          <w:tab w:val="left" w:pos="720"/>
        </w:tabs>
        <w:rPr>
          <w:ins w:id="14962" w:author="Rev 8 Allen Wirfs-Brock" w:date="2012-06-14T07:53:00Z"/>
        </w:rPr>
      </w:pPr>
      <w:ins w:id="14963" w:author="Rev 8 Allen Wirfs-Brock" w:date="2012-06-14T07:53:00Z">
        <w:r w:rsidRPr="00E77497">
          <w:t xml:space="preserve">If </w:t>
        </w:r>
        <w:r w:rsidRPr="00E77497">
          <w:rPr>
            <w:i/>
          </w:rPr>
          <w:t>Initialiser</w:t>
        </w:r>
        <w:r w:rsidRPr="00E77497">
          <w:rPr>
            <w:vertAlign w:val="subscript"/>
          </w:rPr>
          <w:t>opt</w:t>
        </w:r>
        <w:r w:rsidRPr="00E77497">
          <w:t xml:space="preserve"> is present</w:t>
        </w:r>
      </w:ins>
      <w:ins w:id="14964" w:author="Rev 10 Allen Wirfs-Brock" w:date="2012-08-07T17:41:00Z">
        <w:r w:rsidR="008A65A0" w:rsidRPr="008A65A0">
          <w:t xml:space="preserve"> </w:t>
        </w:r>
        <w:r w:rsidR="008A65A0">
          <w:t xml:space="preserve">and </w:t>
        </w:r>
        <w:r w:rsidR="008A65A0" w:rsidRPr="001E1845">
          <w:rPr>
            <w:i/>
          </w:rPr>
          <w:t>v</w:t>
        </w:r>
        <w:r w:rsidR="008A65A0">
          <w:t xml:space="preserve"> is </w:t>
        </w:r>
        <w:r w:rsidR="008A65A0" w:rsidRPr="001E1845">
          <w:rPr>
            <w:b/>
          </w:rPr>
          <w:t>undefined</w:t>
        </w:r>
      </w:ins>
      <w:ins w:id="14965" w:author="Rev 8 Allen Wirfs-Brock" w:date="2012-06-14T07:53:00Z">
        <w:r w:rsidRPr="00E77497">
          <w:t>, then</w:t>
        </w:r>
      </w:ins>
    </w:p>
    <w:p w14:paraId="23101D59" w14:textId="77777777" w:rsidR="00295173" w:rsidRPr="00E77497" w:rsidRDefault="00295173" w:rsidP="00C91100">
      <w:pPr>
        <w:pStyle w:val="Alg3"/>
        <w:numPr>
          <w:ilvl w:val="1"/>
          <w:numId w:val="409"/>
        </w:numPr>
        <w:tabs>
          <w:tab w:val="num" w:pos="2160"/>
        </w:tabs>
        <w:rPr>
          <w:ins w:id="14966" w:author="Rev 8 Allen Wirfs-Brock" w:date="2012-06-14T07:53:00Z"/>
        </w:rPr>
      </w:pPr>
      <w:ins w:id="14967" w:author="Rev 8 Allen Wirfs-Brock" w:date="2012-06-14T07:53:00Z">
        <w:r w:rsidRPr="00E77497">
          <w:t xml:space="preserve">Let </w:t>
        </w:r>
        <w:del w:id="14968" w:author="Rev 10 Allen Wirfs-Brock" w:date="2012-08-07T17:41:00Z">
          <w:r w:rsidRPr="00E77497" w:rsidDel="008A65A0">
            <w:rPr>
              <w:i/>
            </w:rPr>
            <w:delText>v</w:delText>
          </w:r>
        </w:del>
      </w:ins>
      <w:ins w:id="14969" w:author="Rev 10 Allen Wirfs-Brock" w:date="2012-08-07T17:41:00Z">
        <w:r w:rsidR="008A65A0">
          <w:rPr>
            <w:i/>
          </w:rPr>
          <w:t>defaultValue</w:t>
        </w:r>
      </w:ins>
      <w:ins w:id="14970" w:author="Rev 8 Allen Wirfs-Brock" w:date="2012-06-14T07:53:00Z">
        <w:r w:rsidRPr="00E77497">
          <w:t xml:space="preserve"> be the result of evaluating</w:t>
        </w:r>
        <w:r w:rsidRPr="00E77497">
          <w:rPr>
            <w:i/>
          </w:rPr>
          <w:t xml:space="preserve"> Initialiser</w:t>
        </w:r>
        <w:r w:rsidRPr="00E77497">
          <w:t>.</w:t>
        </w:r>
      </w:ins>
    </w:p>
    <w:p w14:paraId="3C42B4FA" w14:textId="77777777" w:rsidR="00295173" w:rsidRPr="00E77497" w:rsidRDefault="008A65A0" w:rsidP="00295173">
      <w:pPr>
        <w:pStyle w:val="Alg3"/>
        <w:numPr>
          <w:ilvl w:val="1"/>
          <w:numId w:val="409"/>
        </w:numPr>
        <w:tabs>
          <w:tab w:val="num" w:pos="1440"/>
        </w:tabs>
        <w:rPr>
          <w:ins w:id="14971" w:author="Rev 8 Allen Wirfs-Brock" w:date="2012-06-14T07:53:00Z"/>
        </w:rPr>
      </w:pPr>
      <w:ins w:id="14972" w:author="Rev 10 Allen Wirfs-Brock" w:date="2012-08-07T17:42:00Z">
        <w:r>
          <w:t xml:space="preserve">Let </w:t>
        </w:r>
        <w:r w:rsidRPr="001E28FF">
          <w:rPr>
            <w:i/>
          </w:rPr>
          <w:t>v</w:t>
        </w:r>
        <w:r>
          <w:t xml:space="preserve"> be ToObject(</w:t>
        </w:r>
        <w:r w:rsidRPr="001E28FF">
          <w:rPr>
            <w:i/>
          </w:rPr>
          <w:t>defaultValue</w:t>
        </w:r>
        <w:r>
          <w:t>).</w:t>
        </w:r>
      </w:ins>
      <w:ins w:id="14973" w:author="Rev 8 Allen Wirfs-Brock" w:date="2012-06-14T07:53:00Z">
        <w:del w:id="14974" w:author="Rev 10 Allen Wirfs-Brock" w:date="2012-08-07T17:42:00Z">
          <w:r w:rsidR="00295173" w:rsidRPr="00E77497" w:rsidDel="008A65A0">
            <w:delText>Else,</w:delText>
          </w:r>
        </w:del>
      </w:ins>
    </w:p>
    <w:p w14:paraId="6625A5E5" w14:textId="77777777" w:rsidR="00295173" w:rsidRPr="00E77497" w:rsidDel="008A65A0" w:rsidRDefault="00295173" w:rsidP="00295173">
      <w:pPr>
        <w:pStyle w:val="Alg3"/>
        <w:numPr>
          <w:ilvl w:val="2"/>
          <w:numId w:val="409"/>
        </w:numPr>
        <w:tabs>
          <w:tab w:val="left" w:pos="990"/>
        </w:tabs>
        <w:rPr>
          <w:ins w:id="14975" w:author="Rev 8 Allen Wirfs-Brock" w:date="2012-06-14T07:53:00Z"/>
          <w:del w:id="14976" w:author="Rev 10 Allen Wirfs-Brock" w:date="2012-08-07T17:42:00Z"/>
        </w:rPr>
      </w:pPr>
      <w:ins w:id="14977" w:author="Rev 8 Allen Wirfs-Brock" w:date="2012-06-14T07:53:00Z">
        <w:del w:id="14978" w:author="Rev 10 Allen Wirfs-Brock" w:date="2012-08-07T17:42:00Z">
          <w:r w:rsidRPr="00E77497" w:rsidDel="008A65A0">
            <w:delText xml:space="preserve"> Let</w:delText>
          </w:r>
          <w:r w:rsidRPr="00E77497" w:rsidDel="008A65A0">
            <w:rPr>
              <w:i/>
            </w:rPr>
            <w:delText xml:space="preserve"> v</w:delText>
          </w:r>
          <w:r w:rsidRPr="00E77497" w:rsidDel="008A65A0">
            <w:delText xml:space="preserve"> be </w:delText>
          </w:r>
          <w:r w:rsidRPr="00E77497" w:rsidDel="008A65A0">
            <w:rPr>
              <w:b/>
            </w:rPr>
            <w:delText>undefined</w:delText>
          </w:r>
          <w:r w:rsidRPr="00E77497" w:rsidDel="008A65A0">
            <w:delText>.</w:delText>
          </w:r>
        </w:del>
      </w:ins>
    </w:p>
    <w:p w14:paraId="4D5A428B" w14:textId="77777777" w:rsidR="00295173" w:rsidRDefault="00295173" w:rsidP="00295173">
      <w:pPr>
        <w:pStyle w:val="Alg2"/>
        <w:numPr>
          <w:ilvl w:val="0"/>
          <w:numId w:val="409"/>
        </w:numPr>
        <w:contextualSpacing/>
        <w:rPr>
          <w:ins w:id="14979" w:author="Rev 8 Allen Wirfs-Brock" w:date="2012-06-14T07:53:00Z"/>
        </w:rPr>
      </w:pPr>
      <w:ins w:id="14980" w:author="Rev 8 Allen Wirfs-Brock" w:date="2012-06-14T07:53:00Z">
        <w:r>
          <w:t>ReturnIfAbrupt(</w:t>
        </w:r>
        <w:r>
          <w:rPr>
            <w:i/>
          </w:rPr>
          <w:t>v</w:t>
        </w:r>
        <w:r>
          <w:t>).</w:t>
        </w:r>
      </w:ins>
    </w:p>
    <w:p w14:paraId="1AB7AE1B" w14:textId="77777777" w:rsidR="00C707BD" w:rsidRPr="00E77497" w:rsidRDefault="00C707BD" w:rsidP="00FA3203">
      <w:pPr>
        <w:pStyle w:val="Alg3"/>
        <w:numPr>
          <w:ilvl w:val="0"/>
          <w:numId w:val="409"/>
        </w:numPr>
        <w:rPr>
          <w:ins w:id="14981" w:author="Allen Wirfs-Brock" w:date="2011-07-01T15:12:00Z"/>
        </w:rPr>
      </w:pPr>
      <w:ins w:id="14982" w:author="Allen Wirfs-Brock" w:date="2011-07-01T15:12:00Z">
        <w:r w:rsidRPr="00E77497">
          <w:t xml:space="preserve">Let </w:t>
        </w:r>
        <w:r w:rsidRPr="00E77497">
          <w:rPr>
            <w:i/>
          </w:rPr>
          <w:t>lref</w:t>
        </w:r>
        <w:r w:rsidRPr="00E77497">
          <w:t xml:space="preserve"> be the result of performing Identifier Resolution(10.3.1) </w:t>
        </w:r>
      </w:ins>
      <w:ins w:id="14983" w:author="Rev 4 Allen Wirfs-Brock" w:date="2011-11-07T11:13:00Z">
        <w:r w:rsidR="00C7794D">
          <w:t>with</w:t>
        </w:r>
        <w:r w:rsidR="00C7794D" w:rsidRPr="00E77497">
          <w:t xml:space="preserve"> </w:t>
        </w:r>
      </w:ins>
      <w:ins w:id="14984" w:author="Allen Wirfs-Brock" w:date="2011-07-01T15:12:00Z">
        <w:del w:id="14985" w:author="Rev 4 Allen Wirfs-Brock" w:date="2011-11-07T11:13:00Z">
          <w:r w:rsidRPr="00E77497" w:rsidDel="00C7794D">
            <w:delText>using</w:delText>
          </w:r>
        </w:del>
      </w:ins>
      <w:ins w:id="14986" w:author="Allen Wirfs-Brock rev2" w:date="2011-07-22T10:40:00Z">
        <w:del w:id="14987" w:author="Rev 4 Allen Wirfs-Brock" w:date="2011-11-07T11:13:00Z">
          <w:r w:rsidR="00D91572" w:rsidRPr="00E77497" w:rsidDel="00C7794D">
            <w:delText xml:space="preserve"> </w:delText>
          </w:r>
        </w:del>
        <w:r w:rsidR="00D91572" w:rsidRPr="00E77497">
          <w:t xml:space="preserve">the </w:t>
        </w:r>
        <w:r w:rsidR="00D91572" w:rsidRPr="00E77497">
          <w:rPr>
            <w:rStyle w:val="bnf"/>
          </w:rPr>
          <w:t>IdentifierName</w:t>
        </w:r>
        <w:r w:rsidR="00D91572" w:rsidRPr="00E77497">
          <w:t xml:space="preserve"> corresponding to</w:t>
        </w:r>
      </w:ins>
      <w:ins w:id="14988" w:author="Allen Wirfs-Brock" w:date="2011-07-01T15:12:00Z">
        <w:r w:rsidRPr="00E77497">
          <w:t xml:space="preserve"> </w:t>
        </w:r>
        <w:r w:rsidRPr="00E77497">
          <w:rPr>
            <w:i/>
          </w:rPr>
          <w:t>Identifier</w:t>
        </w:r>
        <w:r w:rsidRPr="00E77497">
          <w:t>.</w:t>
        </w:r>
      </w:ins>
    </w:p>
    <w:p w14:paraId="139F12F5" w14:textId="77777777" w:rsidR="00C707BD" w:rsidRPr="00E77497" w:rsidDel="005D1366" w:rsidRDefault="00C707BD" w:rsidP="00FA3203">
      <w:pPr>
        <w:pStyle w:val="Alg3"/>
        <w:numPr>
          <w:ilvl w:val="0"/>
          <w:numId w:val="409"/>
        </w:numPr>
        <w:spacing w:after="240"/>
        <w:rPr>
          <w:ins w:id="14989" w:author="Allen Wirfs-Brock" w:date="2011-07-01T15:12:00Z"/>
          <w:del w:id="14990" w:author="Rev 4 Allen Wirfs-Brock" w:date="2011-10-15T14:44:00Z"/>
        </w:rPr>
      </w:pPr>
      <w:ins w:id="14991" w:author="Allen Wirfs-Brock" w:date="2011-07-01T15:12:00Z">
        <w:del w:id="14992" w:author="Rev 6 Allen Wirfs-Brock" w:date="2012-02-16T19:11:00Z">
          <w:r w:rsidRPr="00E77497" w:rsidDel="001F5817">
            <w:delText>Call</w:delText>
          </w:r>
        </w:del>
      </w:ins>
      <w:ins w:id="14993" w:author="Rev 6 Allen Wirfs-Brock" w:date="2012-02-16T19:11:00Z">
        <w:r w:rsidR="001F5817">
          <w:t>Return</w:t>
        </w:r>
      </w:ins>
      <w:ins w:id="14994" w:author="Allen Wirfs-Brock" w:date="2011-07-01T15:12:00Z">
        <w:r w:rsidRPr="00E77497">
          <w:t xml:space="preserve"> PutValue(</w:t>
        </w:r>
        <w:r w:rsidRPr="00E77497">
          <w:rPr>
            <w:i/>
          </w:rPr>
          <w:t>lref</w:t>
        </w:r>
        <w:r w:rsidRPr="00E77497">
          <w:t>,</w:t>
        </w:r>
        <w:r w:rsidRPr="00E77497">
          <w:rPr>
            <w:i/>
          </w:rPr>
          <w:t>v</w:t>
        </w:r>
        <w:r w:rsidRPr="00E77497">
          <w:t>).</w:t>
        </w:r>
      </w:ins>
    </w:p>
    <w:p w14:paraId="58A70FFA" w14:textId="77777777" w:rsidR="00C707BD" w:rsidRPr="00E77497" w:rsidRDefault="00C707BD" w:rsidP="00FA3203">
      <w:pPr>
        <w:pStyle w:val="Alg3"/>
        <w:numPr>
          <w:ilvl w:val="0"/>
          <w:numId w:val="409"/>
        </w:numPr>
        <w:spacing w:after="240"/>
        <w:rPr>
          <w:ins w:id="14995" w:author="Allen Wirfs-Brock" w:date="2011-07-01T15:12:00Z"/>
        </w:rPr>
      </w:pPr>
    </w:p>
    <w:p w14:paraId="1C1CD4E5" w14:textId="77777777" w:rsidR="00C707BD" w:rsidRPr="00E77497" w:rsidDel="00D012F5" w:rsidRDefault="00C707BD" w:rsidP="00C7794D">
      <w:pPr>
        <w:contextualSpacing/>
        <w:jc w:val="left"/>
        <w:rPr>
          <w:ins w:id="14996" w:author="Allen Wirfs-Brock" w:date="2011-07-01T15:12:00Z"/>
          <w:del w:id="14997" w:author="Rev 4 Allen Wirfs-Brock" w:date="2011-10-15T14:23:00Z"/>
        </w:rPr>
      </w:pPr>
      <w:ins w:id="14998" w:author="Allen Wirfs-Brock" w:date="2011-07-01T15:12:00Z">
        <w:del w:id="14999" w:author="Rev 4 Allen Wirfs-Brock" w:date="2011-10-15T14:23:00Z">
          <w:r w:rsidRPr="00E77497" w:rsidDel="00D012F5">
            <w:delText xml:space="preserve">The static semantics of the </w:delText>
          </w:r>
        </w:del>
      </w:ins>
      <w:ins w:id="15000" w:author="Allen Wirfs-Brock" w:date="2011-07-01T15:14:00Z">
        <w:del w:id="15001" w:author="Rev 4 Allen Wirfs-Brock" w:date="2011-10-15T14:23:00Z">
          <w:r w:rsidR="00697CC4" w:rsidRPr="00E77497" w:rsidDel="00D012F5">
            <w:delText xml:space="preserve">supplemental </w:delText>
          </w:r>
        </w:del>
      </w:ins>
      <w:ins w:id="15002" w:author="Allen Wirfs-Brock" w:date="2011-07-01T15:12:00Z">
        <w:del w:id="15003" w:author="Rev 4 Allen Wirfs-Brock" w:date="2011-10-15T14:23:00Z">
          <w:r w:rsidRPr="00E77497" w:rsidDel="00D012F5">
            <w:delText>production</w:delText>
          </w:r>
        </w:del>
      </w:ins>
      <w:ins w:id="15004" w:author="Allen Wirfs-Brock" w:date="2011-07-01T15:17:00Z">
        <w:del w:id="15005" w:author="Rev 4 Allen Wirfs-Brock" w:date="2011-10-15T14:23:00Z">
          <w:r w:rsidR="00697CC4" w:rsidRPr="00E77497" w:rsidDel="00D012F5">
            <w:br/>
          </w:r>
        </w:del>
      </w:ins>
      <w:ins w:id="15006" w:author="Allen Wirfs-Brock" w:date="2011-07-01T15:12:00Z">
        <w:del w:id="15007" w:author="Rev 4 Allen Wirfs-Brock" w:date="2011-10-15T14:23:00Z">
          <w:r w:rsidRPr="00E77497" w:rsidDel="00D012F5">
            <w:rPr>
              <w:rStyle w:val="bnf"/>
            </w:rPr>
            <w:delText xml:space="preserve">AssignmentProperty </w:delText>
          </w:r>
          <w:r w:rsidRPr="00E77497" w:rsidDel="00D012F5">
            <w:rPr>
              <w:b/>
            </w:rPr>
            <w:delText xml:space="preserve">: </w:delText>
          </w:r>
          <w:r w:rsidRPr="00E77497" w:rsidDel="00D012F5">
            <w:rPr>
              <w:rStyle w:val="bnf"/>
            </w:rPr>
            <w:delText xml:space="preserve">PropertyName </w:delText>
          </w:r>
          <w:r w:rsidRPr="00E77497" w:rsidDel="00D012F5">
            <w:rPr>
              <w:rStyle w:val="bnf"/>
              <w:b/>
              <w:i w:val="0"/>
            </w:rPr>
            <w:delText>:</w:delText>
          </w:r>
          <w:r w:rsidRPr="00E77497" w:rsidDel="00D012F5">
            <w:rPr>
              <w:rStyle w:val="bnf"/>
            </w:rPr>
            <w:delText xml:space="preserve"> LeftHandSideExpression </w:delText>
          </w:r>
        </w:del>
      </w:ins>
      <w:ins w:id="15008" w:author="Rev 3 Allen Wirfs-Brock" w:date="2011-08-30T11:12:00Z">
        <w:del w:id="15009" w:author="Rev 4 Allen Wirfs-Brock" w:date="2011-10-15T14:23:00Z">
          <w:r w:rsidR="00E85BAD" w:rsidRPr="00E77497" w:rsidDel="00D012F5">
            <w:delText>and</w:delText>
          </w:r>
          <w:r w:rsidR="00E85BAD" w:rsidRPr="00E77497" w:rsidDel="00D012F5">
            <w:rPr>
              <w:rStyle w:val="bnf"/>
            </w:rPr>
            <w:delText xml:space="preserve"> </w:delText>
          </w:r>
        </w:del>
      </w:ins>
      <w:ins w:id="15010" w:author="Allen Wirfs-Brock" w:date="2011-07-01T15:12:00Z">
        <w:del w:id="15011" w:author="Rev 4 Allen Wirfs-Brock" w:date="2011-10-15T14:23:00Z">
          <w:r w:rsidRPr="00E77497" w:rsidDel="00D012F5">
            <w:delText xml:space="preserve">the </w:delText>
          </w:r>
        </w:del>
      </w:ins>
      <w:ins w:id="15012" w:author="Allen Wirfs-Brock" w:date="2011-07-01T15:14:00Z">
        <w:del w:id="15013" w:author="Rev 4 Allen Wirfs-Brock" w:date="2011-10-15T14:23:00Z">
          <w:r w:rsidR="00697CC4" w:rsidRPr="00E77497" w:rsidDel="00D012F5">
            <w:delText xml:space="preserve">supplemental </w:delText>
          </w:r>
        </w:del>
      </w:ins>
      <w:ins w:id="15014" w:author="Allen Wirfs-Brock" w:date="2011-07-01T15:12:00Z">
        <w:del w:id="15015" w:author="Rev 4 Allen Wirfs-Brock" w:date="2011-10-15T14:23:00Z">
          <w:r w:rsidRPr="00E77497" w:rsidDel="00D012F5">
            <w:delText>production</w:delText>
          </w:r>
        </w:del>
      </w:ins>
      <w:ins w:id="15016" w:author="Allen Wirfs-Brock" w:date="2011-07-01T15:18:00Z">
        <w:del w:id="15017" w:author="Rev 4 Allen Wirfs-Brock" w:date="2011-10-15T14:23:00Z">
          <w:r w:rsidR="00697CC4" w:rsidRPr="00E77497" w:rsidDel="00D012F5">
            <w:br/>
          </w:r>
        </w:del>
      </w:ins>
      <w:ins w:id="15018" w:author="Allen Wirfs-Brock" w:date="2011-07-01T15:12:00Z">
        <w:del w:id="15019" w:author="Rev 4 Allen Wirfs-Brock" w:date="2011-10-15T14:23:00Z">
          <w:r w:rsidRPr="00E77497" w:rsidDel="00D012F5">
            <w:rPr>
              <w:rStyle w:val="bnf"/>
            </w:rPr>
            <w:delText xml:space="preserve">AssignmentElement </w:delText>
          </w:r>
          <w:r w:rsidRPr="00E77497" w:rsidDel="00D012F5">
            <w:rPr>
              <w:b/>
            </w:rPr>
            <w:delText xml:space="preserve">: </w:delText>
          </w:r>
          <w:r w:rsidRPr="00E77497" w:rsidDel="00D012F5">
            <w:rPr>
              <w:rStyle w:val="bnf"/>
            </w:rPr>
            <w:delText>LeftHandSideExpression</w:delText>
          </w:r>
          <w:r w:rsidRPr="00E77497" w:rsidDel="00D012F5">
            <w:delText xml:space="preserve"> and the </w:delText>
          </w:r>
        </w:del>
      </w:ins>
      <w:ins w:id="15020" w:author="Allen Wirfs-Brock" w:date="2011-07-01T15:15:00Z">
        <w:del w:id="15021" w:author="Rev 4 Allen Wirfs-Brock" w:date="2011-10-15T14:23:00Z">
          <w:r w:rsidR="00697CC4" w:rsidRPr="00E77497" w:rsidDel="00D012F5">
            <w:delText xml:space="preserve">supplemental </w:delText>
          </w:r>
        </w:del>
      </w:ins>
      <w:ins w:id="15022" w:author="Allen Wirfs-Brock" w:date="2011-07-01T15:12:00Z">
        <w:del w:id="15023" w:author="Rev 4 Allen Wirfs-Brock" w:date="2011-10-15T14:23:00Z">
          <w:r w:rsidRPr="00E77497" w:rsidDel="00D012F5">
            <w:delText>production</w:delText>
          </w:r>
        </w:del>
      </w:ins>
      <w:ins w:id="15024" w:author="Allen Wirfs-Brock" w:date="2011-07-01T15:18:00Z">
        <w:del w:id="15025" w:author="Rev 4 Allen Wirfs-Brock" w:date="2011-10-15T14:23:00Z">
          <w:r w:rsidR="00697CC4" w:rsidRPr="00E77497" w:rsidDel="00D012F5">
            <w:br/>
          </w:r>
        </w:del>
      </w:ins>
      <w:ins w:id="15026" w:author="Allen Wirfs-Brock" w:date="2011-07-01T15:12:00Z">
        <w:del w:id="15027" w:author="Rev 4 Allen Wirfs-Brock" w:date="2011-10-15T14:23:00Z">
          <w:r w:rsidRPr="00E77497" w:rsidDel="00D012F5">
            <w:rPr>
              <w:rStyle w:val="bnf"/>
            </w:rPr>
            <w:delText xml:space="preserve">AssignmentRestElement </w:delText>
          </w:r>
          <w:r w:rsidRPr="00E77497" w:rsidDel="00D012F5">
            <w:delText xml:space="preserve">: </w:delText>
          </w:r>
          <w:r w:rsidRPr="00E77497" w:rsidDel="00D012F5">
            <w:rPr>
              <w:b/>
            </w:rPr>
            <w:delText>…</w:delText>
          </w:r>
          <w:r w:rsidRPr="00E77497" w:rsidDel="00D012F5">
            <w:delText xml:space="preserve"> </w:delText>
          </w:r>
          <w:r w:rsidRPr="00E77497" w:rsidDel="00D012F5">
            <w:rPr>
              <w:b/>
            </w:rPr>
            <w:delText xml:space="preserve"> </w:delText>
          </w:r>
          <w:r w:rsidRPr="00E77497" w:rsidDel="00D012F5">
            <w:rPr>
              <w:rStyle w:val="bnf"/>
            </w:rPr>
            <w:delText>LeftHandSideExpression</w:delText>
          </w:r>
          <w:r w:rsidRPr="00E77497" w:rsidDel="00D012F5">
            <w:delText xml:space="preserve"> are:</w:delText>
          </w:r>
        </w:del>
      </w:ins>
    </w:p>
    <w:p w14:paraId="19201E53" w14:textId="77777777" w:rsidR="00C707BD" w:rsidRPr="00E77497" w:rsidDel="00D012F5" w:rsidRDefault="00C707BD">
      <w:pPr>
        <w:numPr>
          <w:ilvl w:val="0"/>
          <w:numId w:val="403"/>
        </w:numPr>
        <w:spacing w:after="0"/>
        <w:contextualSpacing/>
        <w:rPr>
          <w:ins w:id="15028" w:author="Allen Wirfs-Brock" w:date="2011-07-01T15:12:00Z"/>
          <w:del w:id="15029" w:author="Rev 4 Allen Wirfs-Brock" w:date="2011-10-15T14:23:00Z"/>
        </w:rPr>
        <w:pPrChange w:id="15030" w:author="Rev 4 Allen Wirfs-Brock" w:date="2011-11-07T12:16:00Z">
          <w:pPr>
            <w:numPr>
              <w:numId w:val="411"/>
            </w:numPr>
            <w:tabs>
              <w:tab w:val="num" w:pos="360"/>
            </w:tabs>
            <w:spacing w:after="0"/>
            <w:ind w:left="360" w:hanging="360"/>
            <w:contextualSpacing/>
          </w:pPr>
        </w:pPrChange>
      </w:pPr>
      <w:ins w:id="15031" w:author="Allen Wirfs-Brock" w:date="2011-07-01T15:12:00Z">
        <w:del w:id="15032" w:author="Rev 4 Allen Wirfs-Brock" w:date="2011-10-15T14:23:00Z">
          <w:r w:rsidRPr="00E77497" w:rsidDel="00D012F5">
            <w:delText xml:space="preserve">It is a Syntax Error if </w:delText>
          </w:r>
          <w:r w:rsidRPr="00E77497" w:rsidDel="00D012F5">
            <w:rPr>
              <w:rStyle w:val="bnf"/>
            </w:rPr>
            <w:delText xml:space="preserve">LeftHandSideExpression </w:delText>
          </w:r>
          <w:r w:rsidRPr="00E77497" w:rsidDel="00D012F5">
            <w:delText xml:space="preserve">is the </w:delText>
          </w:r>
          <w:r w:rsidRPr="00E77497" w:rsidDel="00D012F5">
            <w:rPr>
              <w:rStyle w:val="bnf"/>
            </w:rPr>
            <w:delText>Identif</w:delText>
          </w:r>
        </w:del>
      </w:ins>
      <w:ins w:id="15033" w:author="Rev 3 Allen Wirfs-Brock" w:date="2011-08-30T11:19:00Z">
        <w:del w:id="15034" w:author="Rev 4 Allen Wirfs-Brock" w:date="2011-10-15T14:23:00Z">
          <w:r w:rsidR="00E85BAD" w:rsidRPr="00E77497" w:rsidDel="00D012F5">
            <w:rPr>
              <w:rStyle w:val="bnf"/>
            </w:rPr>
            <w:delText>i</w:delText>
          </w:r>
        </w:del>
      </w:ins>
      <w:ins w:id="15035" w:author="Allen Wirfs-Brock" w:date="2011-07-01T15:12:00Z">
        <w:del w:id="15036" w:author="Rev 4 Allen Wirfs-Brock" w:date="2011-10-15T14:23:00Z">
          <w:r w:rsidRPr="00E77497" w:rsidDel="00D012F5">
            <w:rPr>
              <w:rStyle w:val="bnf"/>
            </w:rPr>
            <w:delText>er</w:delText>
          </w:r>
          <w:r w:rsidRPr="00E77497" w:rsidDel="00D012F5">
            <w:delText xml:space="preserve"> </w:delText>
          </w:r>
          <w:r w:rsidRPr="00E77497" w:rsidDel="00D012F5">
            <w:rPr>
              <w:rFonts w:ascii="Courier New" w:hAnsi="Courier New" w:cs="Courier New"/>
              <w:b/>
            </w:rPr>
            <w:delText>eval</w:delText>
          </w:r>
          <w:r w:rsidRPr="00E77497" w:rsidDel="00D012F5">
            <w:delText xml:space="preserve"> or the </w:delText>
          </w:r>
          <w:r w:rsidRPr="00E77497" w:rsidDel="00D012F5">
            <w:rPr>
              <w:rStyle w:val="bnf"/>
            </w:rPr>
            <w:delText xml:space="preserve">Identifier </w:delText>
          </w:r>
          <w:r w:rsidRPr="00E77497" w:rsidDel="00D012F5">
            <w:rPr>
              <w:rFonts w:ascii="Courier New" w:hAnsi="Courier New" w:cs="Courier New"/>
              <w:b/>
            </w:rPr>
            <w:delText>arguments</w:delText>
          </w:r>
          <w:r w:rsidRPr="00E77497" w:rsidDel="00D012F5">
            <w:delText>.</w:delText>
          </w:r>
        </w:del>
      </w:ins>
    </w:p>
    <w:p w14:paraId="0038146C" w14:textId="77777777" w:rsidR="00C707BD" w:rsidRPr="00E77497" w:rsidDel="00D012F5" w:rsidRDefault="00C707BD">
      <w:pPr>
        <w:numPr>
          <w:ilvl w:val="0"/>
          <w:numId w:val="403"/>
        </w:numPr>
        <w:spacing w:after="0"/>
        <w:contextualSpacing/>
        <w:rPr>
          <w:ins w:id="15037" w:author="Allen Wirfs-Brock" w:date="2011-07-01T15:12:00Z"/>
          <w:del w:id="15038" w:author="Rev 4 Allen Wirfs-Brock" w:date="2011-10-15T14:23:00Z"/>
        </w:rPr>
        <w:pPrChange w:id="15039" w:author="Rev 4 Allen Wirfs-Brock" w:date="2011-11-07T12:16:00Z">
          <w:pPr>
            <w:numPr>
              <w:numId w:val="411"/>
            </w:numPr>
            <w:tabs>
              <w:tab w:val="num" w:pos="360"/>
            </w:tabs>
            <w:spacing w:after="0"/>
            <w:ind w:left="360" w:hanging="360"/>
            <w:contextualSpacing/>
          </w:pPr>
        </w:pPrChange>
      </w:pPr>
      <w:ins w:id="15040" w:author="Allen Wirfs-Brock" w:date="2011-07-01T15:12:00Z">
        <w:del w:id="15041" w:author="Rev 4 Allen Wirfs-Brock" w:date="2011-10-15T14:23:00Z">
          <w:r w:rsidRPr="00E77497" w:rsidDel="00D012F5">
            <w:delText xml:space="preserve">It is a Syntax Error if </w:delText>
          </w:r>
          <w:r w:rsidRPr="00E77497" w:rsidDel="00D012F5">
            <w:rPr>
              <w:rStyle w:val="bnf"/>
            </w:rPr>
            <w:delText xml:space="preserve">LeftHandSideExpression </w:delText>
          </w:r>
          <w:r w:rsidRPr="00E77497" w:rsidDel="00D012F5">
            <w:delText xml:space="preserve">is the </w:delText>
          </w:r>
          <w:r w:rsidRPr="00E77497" w:rsidDel="00D012F5">
            <w:rPr>
              <w:rStyle w:val="bnf"/>
            </w:rPr>
            <w:delText>Identif</w:delText>
          </w:r>
        </w:del>
      </w:ins>
      <w:ins w:id="15042" w:author="Rev 3 Allen Wirfs-Brock" w:date="2011-08-30T11:19:00Z">
        <w:del w:id="15043" w:author="Rev 4 Allen Wirfs-Brock" w:date="2011-10-15T14:23:00Z">
          <w:r w:rsidR="00E85BAD" w:rsidRPr="00E77497" w:rsidDel="00D012F5">
            <w:rPr>
              <w:rStyle w:val="bnf"/>
            </w:rPr>
            <w:delText>i</w:delText>
          </w:r>
        </w:del>
      </w:ins>
      <w:ins w:id="15044" w:author="Allen Wirfs-Brock" w:date="2011-07-01T15:12:00Z">
        <w:del w:id="15045" w:author="Rev 4 Allen Wirfs-Brock" w:date="2011-10-15T14:23:00Z">
          <w:r w:rsidRPr="00E77497" w:rsidDel="00D012F5">
            <w:rPr>
              <w:rStyle w:val="bnf"/>
            </w:rPr>
            <w:delText>er</w:delText>
          </w:r>
          <w:r w:rsidRPr="00E77497" w:rsidDel="00D012F5">
            <w:delText xml:space="preserve"> </w:delText>
          </w:r>
          <w:r w:rsidRPr="00E77497" w:rsidDel="00D012F5">
            <w:rPr>
              <w:rFonts w:ascii="Courier New" w:hAnsi="Courier New" w:cs="Courier New"/>
              <w:b/>
            </w:rPr>
            <w:delText>this</w:delText>
          </w:r>
          <w:r w:rsidRPr="00E77497" w:rsidDel="00D012F5">
            <w:delText xml:space="preserve"> or the </w:delText>
          </w:r>
          <w:r w:rsidRPr="00E77497" w:rsidDel="00D012F5">
            <w:rPr>
              <w:rStyle w:val="bnf"/>
            </w:rPr>
            <w:delText xml:space="preserve">Identifier </w:delText>
          </w:r>
          <w:r w:rsidRPr="00E77497" w:rsidDel="00D012F5">
            <w:rPr>
              <w:rFonts w:ascii="Courier New" w:hAnsi="Courier New" w:cs="Courier New"/>
              <w:b/>
            </w:rPr>
            <w:delText>super</w:delText>
          </w:r>
          <w:r w:rsidRPr="00E77497" w:rsidDel="00D012F5">
            <w:delText>.</w:delText>
          </w:r>
        </w:del>
      </w:ins>
    </w:p>
    <w:p w14:paraId="0274248B" w14:textId="77777777" w:rsidR="00C707BD" w:rsidRPr="00E77497" w:rsidDel="00D012F5" w:rsidRDefault="00C707BD">
      <w:pPr>
        <w:numPr>
          <w:ilvl w:val="0"/>
          <w:numId w:val="403"/>
        </w:numPr>
        <w:spacing w:after="0"/>
        <w:contextualSpacing/>
        <w:rPr>
          <w:ins w:id="15046" w:author="Allen Wirfs-Brock" w:date="2011-07-01T15:12:00Z"/>
          <w:del w:id="15047" w:author="Rev 4 Allen Wirfs-Brock" w:date="2011-10-15T14:23:00Z"/>
        </w:rPr>
        <w:pPrChange w:id="15048" w:author="Rev 4 Allen Wirfs-Brock" w:date="2011-11-07T12:16:00Z">
          <w:pPr>
            <w:numPr>
              <w:numId w:val="411"/>
            </w:numPr>
            <w:tabs>
              <w:tab w:val="num" w:pos="360"/>
            </w:tabs>
            <w:spacing w:after="0"/>
            <w:ind w:left="360" w:hanging="360"/>
            <w:contextualSpacing/>
          </w:pPr>
        </w:pPrChange>
      </w:pPr>
      <w:ins w:id="15049" w:author="Allen Wirfs-Brock" w:date="2011-07-01T15:12:00Z">
        <w:del w:id="15050" w:author="Rev 4 Allen Wirfs-Brock" w:date="2011-10-15T14:23:00Z">
          <w:r w:rsidRPr="00E77497" w:rsidDel="00D012F5">
            <w:delText xml:space="preserve">It is a Syntax Error if the </w:delText>
          </w:r>
          <w:r w:rsidRPr="00E77497" w:rsidDel="00D012F5">
            <w:rPr>
              <w:rStyle w:val="bnf"/>
            </w:rPr>
            <w:delText xml:space="preserve">LeftHandSideExpression </w:delText>
          </w:r>
          <w:r w:rsidRPr="00E77497" w:rsidDel="00D012F5">
            <w:delText xml:space="preserve">is a </w:delText>
          </w:r>
          <w:r w:rsidRPr="00E77497" w:rsidDel="00D012F5">
            <w:rPr>
              <w:rStyle w:val="bnf"/>
            </w:rPr>
            <w:delText>Literal</w:delText>
          </w:r>
          <w:r w:rsidRPr="00E77497" w:rsidDel="00D012F5">
            <w:delText xml:space="preserve">, a </w:delText>
          </w:r>
          <w:r w:rsidRPr="00E77497" w:rsidDel="00D012F5">
            <w:rPr>
              <w:rStyle w:val="bnf"/>
            </w:rPr>
            <w:delText>FunctionExpression</w:delText>
          </w:r>
          <w:r w:rsidRPr="00E77497" w:rsidDel="00D012F5">
            <w:rPr>
              <w:rStyle w:val="bnf"/>
              <w:i w:val="0"/>
            </w:rPr>
            <w:delText xml:space="preserve"> or a </w:delText>
          </w:r>
          <w:r w:rsidRPr="00E77497" w:rsidDel="00D012F5">
            <w:rPr>
              <w:rStyle w:val="bnf"/>
            </w:rPr>
            <w:delText>ClassExpression</w:delText>
          </w:r>
          <w:r w:rsidRPr="00E77497" w:rsidDel="00D012F5">
            <w:delText>.</w:delText>
          </w:r>
        </w:del>
      </w:ins>
    </w:p>
    <w:p w14:paraId="3CAA898B" w14:textId="77777777" w:rsidR="00C707BD" w:rsidRPr="003B4312" w:rsidDel="00D012F5" w:rsidRDefault="00C707BD">
      <w:pPr>
        <w:numPr>
          <w:ilvl w:val="0"/>
          <w:numId w:val="403"/>
        </w:numPr>
        <w:spacing w:after="0"/>
        <w:contextualSpacing/>
        <w:rPr>
          <w:ins w:id="15051" w:author="Allen Wirfs-Brock" w:date="2011-07-01T15:12:00Z"/>
          <w:del w:id="15052" w:author="Rev 4 Allen Wirfs-Brock" w:date="2011-10-15T14:23:00Z"/>
        </w:rPr>
        <w:pPrChange w:id="15053" w:author="Rev 4 Allen Wirfs-Brock" w:date="2011-11-07T12:16:00Z">
          <w:pPr>
            <w:numPr>
              <w:numId w:val="411"/>
            </w:numPr>
            <w:tabs>
              <w:tab w:val="num" w:pos="360"/>
            </w:tabs>
            <w:spacing w:after="0"/>
            <w:ind w:left="360" w:hanging="360"/>
            <w:contextualSpacing/>
          </w:pPr>
        </w:pPrChange>
      </w:pPr>
      <w:ins w:id="15054" w:author="Allen Wirfs-Brock" w:date="2011-07-01T15:12:00Z">
        <w:del w:id="15055" w:author="Rev 4 Allen Wirfs-Brock" w:date="2011-10-15T14:23:00Z">
          <w:r w:rsidRPr="00E77497" w:rsidDel="00D012F5">
            <w:delText xml:space="preserve">It is a Syntax Error if the </w:delText>
          </w:r>
          <w:r w:rsidRPr="00E77497" w:rsidDel="00D012F5">
            <w:rPr>
              <w:rStyle w:val="bnf"/>
            </w:rPr>
            <w:delText xml:space="preserve">LeftHandSideExpression </w:delText>
          </w:r>
          <w:r w:rsidRPr="00E77497" w:rsidDel="00D012F5">
            <w:delText xml:space="preserve">is an </w:delText>
          </w:r>
          <w:r w:rsidRPr="00E77497" w:rsidDel="00D012F5">
            <w:rPr>
              <w:rStyle w:val="bnf"/>
            </w:rPr>
            <w:delText>Identifier</w:delText>
          </w:r>
          <w:r w:rsidRPr="00E77497" w:rsidDel="00D012F5">
            <w:rPr>
              <w:rStyle w:val="bnf"/>
              <w:rFonts w:ascii="Arial" w:hAnsi="Arial" w:cs="Arial"/>
            </w:rPr>
            <w:delText xml:space="preserve"> </w:delText>
          </w:r>
          <w:r w:rsidRPr="00E77497" w:rsidDel="00D012F5">
            <w:rPr>
              <w:rStyle w:val="bnf"/>
              <w:rFonts w:ascii="Arial" w:hAnsi="Arial" w:cs="Arial"/>
              <w:i w:val="0"/>
            </w:rPr>
            <w:delText xml:space="preserve">that does not statically resolve to a declarative environment record binding or </w:delText>
          </w:r>
          <w:r w:rsidRPr="004D1BD1" w:rsidDel="00D012F5">
            <w:rPr>
              <w:rStyle w:val="bnf"/>
              <w:rFonts w:ascii="Arial" w:hAnsi="Arial" w:cs="Arial"/>
              <w:i w:val="0"/>
            </w:rPr>
            <w:delText>if the resolved</w:delText>
          </w:r>
          <w:r w:rsidRPr="003B4312" w:rsidDel="00D012F5">
            <w:rPr>
              <w:rStyle w:val="bnf"/>
              <w:rFonts w:ascii="Arial" w:hAnsi="Arial" w:cs="Arial"/>
              <w:i w:val="0"/>
            </w:rPr>
            <w:delText xml:space="preserve"> binding an immutable binding</w:delText>
          </w:r>
          <w:r w:rsidRPr="003B4312" w:rsidDel="00D012F5">
            <w:rPr>
              <w:rStyle w:val="bnf"/>
              <w:i w:val="0"/>
            </w:rPr>
            <w:delText>.</w:delText>
          </w:r>
        </w:del>
      </w:ins>
    </w:p>
    <w:p w14:paraId="756B5F51" w14:textId="77777777" w:rsidR="00C707BD" w:rsidRPr="00E77497" w:rsidDel="00D012F5" w:rsidRDefault="00C707BD">
      <w:pPr>
        <w:numPr>
          <w:ilvl w:val="0"/>
          <w:numId w:val="403"/>
        </w:numPr>
        <w:spacing w:after="0"/>
        <w:contextualSpacing/>
        <w:rPr>
          <w:ins w:id="15056" w:author="Allen Wirfs-Brock" w:date="2011-07-01T15:12:00Z"/>
          <w:del w:id="15057" w:author="Rev 4 Allen Wirfs-Brock" w:date="2011-10-15T14:23:00Z"/>
        </w:rPr>
        <w:pPrChange w:id="15058" w:author="Rev 4 Allen Wirfs-Brock" w:date="2011-11-07T12:16:00Z">
          <w:pPr>
            <w:numPr>
              <w:numId w:val="411"/>
            </w:numPr>
            <w:tabs>
              <w:tab w:val="num" w:pos="360"/>
            </w:tabs>
            <w:spacing w:after="0"/>
            <w:ind w:left="360" w:hanging="360"/>
            <w:contextualSpacing/>
          </w:pPr>
        </w:pPrChange>
      </w:pPr>
      <w:ins w:id="15059" w:author="Allen Wirfs-Brock" w:date="2011-07-01T15:12:00Z">
        <w:del w:id="15060" w:author="Rev 4 Allen Wirfs-Brock" w:date="2011-10-15T14:23:00Z">
          <w:r w:rsidRPr="006B6D0A" w:rsidDel="00D012F5">
            <w:delText xml:space="preserve">It is a Syntax Error if the </w:delText>
          </w:r>
          <w:r w:rsidRPr="006B6D0A" w:rsidDel="00D012F5">
            <w:rPr>
              <w:rStyle w:val="bnf"/>
            </w:rPr>
            <w:delText xml:space="preserve">LeftHandSideExpression </w:delText>
          </w:r>
          <w:r w:rsidRPr="006B6D0A" w:rsidDel="00D012F5">
            <w:delText xml:space="preserve">is an </w:delText>
          </w:r>
          <w:r w:rsidRPr="00E65A34" w:rsidDel="00D012F5">
            <w:rPr>
              <w:rStyle w:val="bnf"/>
            </w:rPr>
            <w:delText>ObjectLiteral</w:delText>
          </w:r>
          <w:r w:rsidRPr="009C202C" w:rsidDel="00D012F5">
            <w:delText xml:space="preserve"> or an</w:delText>
          </w:r>
          <w:r w:rsidRPr="00B820AB" w:rsidDel="00D012F5">
            <w:rPr>
              <w:i/>
            </w:rPr>
            <w:delText xml:space="preserve"> </w:delText>
          </w:r>
          <w:r w:rsidRPr="00675B74" w:rsidDel="00D012F5">
            <w:rPr>
              <w:rStyle w:val="bnf"/>
            </w:rPr>
            <w:delText>ArrayLiteral</w:delText>
          </w:r>
          <w:r w:rsidRPr="00E77497" w:rsidDel="00D012F5">
            <w:rPr>
              <w:i/>
            </w:rPr>
            <w:delText xml:space="preserve"> </w:delText>
          </w:r>
          <w:r w:rsidRPr="00E77497" w:rsidDel="00D012F5">
            <w:delText xml:space="preserve">and the source code corresponding to </w:delText>
          </w:r>
          <w:r w:rsidRPr="00E77497" w:rsidDel="00D012F5">
            <w:rPr>
              <w:rStyle w:val="bnf"/>
            </w:rPr>
            <w:delText>LeftHandSideExp</w:delText>
          </w:r>
        </w:del>
      </w:ins>
      <w:ins w:id="15061" w:author="Allen Wirfs-Brock rev2" w:date="2011-07-20T13:36:00Z">
        <w:del w:id="15062" w:author="Rev 4 Allen Wirfs-Brock" w:date="2011-10-15T14:23:00Z">
          <w:r w:rsidR="00920F94" w:rsidRPr="00E77497" w:rsidDel="00D012F5">
            <w:rPr>
              <w:rStyle w:val="bnf"/>
            </w:rPr>
            <w:delText>r</w:delText>
          </w:r>
        </w:del>
      </w:ins>
      <w:ins w:id="15063" w:author="Allen Wirfs-Brock" w:date="2011-07-01T15:12:00Z">
        <w:del w:id="15064" w:author="Rev 4 Allen Wirfs-Brock" w:date="2011-10-15T14:23:00Z">
          <w:r w:rsidRPr="00E77497" w:rsidDel="00D012F5">
            <w:rPr>
              <w:rStyle w:val="bnf"/>
            </w:rPr>
            <w:delText>ess</w:delText>
          </w:r>
        </w:del>
      </w:ins>
      <w:ins w:id="15065" w:author="Rev 3 Allen Wirfs-Brock" w:date="2011-08-30T10:46:00Z">
        <w:del w:id="15066" w:author="Rev 4 Allen Wirfs-Brock" w:date="2011-10-15T14:23:00Z">
          <w:r w:rsidR="0096712D" w:rsidRPr="00E77497" w:rsidDel="00D012F5">
            <w:rPr>
              <w:rStyle w:val="bnf"/>
            </w:rPr>
            <w:delText>i</w:delText>
          </w:r>
        </w:del>
      </w:ins>
      <w:ins w:id="15067" w:author="Allen Wirfs-Brock" w:date="2011-07-01T15:12:00Z">
        <w:del w:id="15068" w:author="Rev 4 Allen Wirfs-Brock" w:date="2011-10-15T14:23:00Z">
          <w:r w:rsidRPr="00E77497" w:rsidDel="00D012F5">
            <w:rPr>
              <w:rStyle w:val="bnf"/>
            </w:rPr>
            <w:delText>on</w:delText>
          </w:r>
          <w:r w:rsidRPr="00E77497" w:rsidDel="00D012F5">
            <w:delText xml:space="preserve"> using cannot be parsed using </w:delText>
          </w:r>
          <w:r w:rsidRPr="00E77497" w:rsidDel="00D012F5">
            <w:rPr>
              <w:rStyle w:val="bnf"/>
            </w:rPr>
            <w:delText>AssignmentPattern</w:delText>
          </w:r>
          <w:r w:rsidRPr="00E77497" w:rsidDel="00D012F5">
            <w:delText xml:space="preserve"> as the goal symbol.</w:delText>
          </w:r>
        </w:del>
      </w:ins>
    </w:p>
    <w:p w14:paraId="33348B6E" w14:textId="77777777" w:rsidR="00C707BD" w:rsidRPr="00E77497" w:rsidDel="00D012F5" w:rsidRDefault="00C707BD">
      <w:pPr>
        <w:numPr>
          <w:ilvl w:val="0"/>
          <w:numId w:val="403"/>
        </w:numPr>
        <w:contextualSpacing/>
        <w:rPr>
          <w:ins w:id="15069" w:author="Allen Wirfs-Brock" w:date="2011-07-01T15:12:00Z"/>
          <w:del w:id="15070" w:author="Rev 4 Allen Wirfs-Brock" w:date="2011-10-15T14:23:00Z"/>
        </w:rPr>
        <w:pPrChange w:id="15071" w:author="Rev 4 Allen Wirfs-Brock" w:date="2011-11-07T12:16:00Z">
          <w:pPr>
            <w:numPr>
              <w:numId w:val="411"/>
            </w:numPr>
            <w:tabs>
              <w:tab w:val="num" w:pos="360"/>
            </w:tabs>
            <w:ind w:left="360" w:hanging="360"/>
            <w:contextualSpacing/>
          </w:pPr>
        </w:pPrChange>
      </w:pPr>
      <w:ins w:id="15072" w:author="Allen Wirfs-Brock" w:date="2011-07-01T15:12:00Z">
        <w:del w:id="15073" w:author="Rev 4 Allen Wirfs-Brock" w:date="2011-10-15T14:23:00Z">
          <w:r w:rsidRPr="00E77497" w:rsidDel="00D012F5">
            <w:delText xml:space="preserve">It is a Syntax Error if the </w:delText>
          </w:r>
          <w:r w:rsidRPr="00E77497" w:rsidDel="00D012F5">
            <w:rPr>
              <w:rStyle w:val="bnf"/>
            </w:rPr>
            <w:delText>LeftHandSideExpression</w:delText>
          </w:r>
          <w:r w:rsidRPr="00E77497" w:rsidDel="00D012F5">
            <w:delText xml:space="preserve"> is </w:delText>
          </w:r>
          <w:r w:rsidRPr="00E77497" w:rsidDel="00D012F5">
            <w:rPr>
              <w:rStyle w:val="bnf"/>
            </w:rPr>
            <w:delText xml:space="preserve">PrimaryExpression </w:delText>
          </w:r>
          <w:r w:rsidRPr="00E77497" w:rsidDel="00D012F5">
            <w:rPr>
              <w:rStyle w:val="bnf"/>
              <w:i w:val="0"/>
            </w:rPr>
            <w:delText xml:space="preserve">: </w:delText>
          </w:r>
          <w:r w:rsidRPr="00E77497" w:rsidDel="00D012F5">
            <w:rPr>
              <w:rStyle w:val="bnf"/>
              <w:rFonts w:ascii="Courier New" w:hAnsi="Courier New" w:cs="Courier New"/>
              <w:b/>
              <w:i w:val="0"/>
            </w:rPr>
            <w:delText>(</w:delText>
          </w:r>
          <w:r w:rsidRPr="00E77497" w:rsidDel="00D012F5">
            <w:rPr>
              <w:rStyle w:val="bnf"/>
            </w:rPr>
            <w:delText xml:space="preserve"> Expression</w:delText>
          </w:r>
          <w:r w:rsidRPr="00E77497" w:rsidDel="00D012F5">
            <w:rPr>
              <w:rFonts w:ascii="Courier New" w:hAnsi="Courier New" w:cs="Courier New"/>
              <w:b/>
            </w:rPr>
            <w:delText xml:space="preserve"> ) </w:delText>
          </w:r>
          <w:r w:rsidRPr="00E77497" w:rsidDel="00D012F5">
            <w:delText xml:space="preserve">and </w:delText>
          </w:r>
          <w:r w:rsidRPr="00E77497" w:rsidDel="00D012F5">
            <w:rPr>
              <w:rStyle w:val="bnf"/>
            </w:rPr>
            <w:delText>Expression</w:delText>
          </w:r>
          <w:r w:rsidRPr="00E77497" w:rsidDel="00D012F5">
            <w:delText xml:space="preserve"> derived a production that would produce a Syntax Error according to these rules. This rule is recursively applied.</w:delText>
          </w:r>
        </w:del>
      </w:ins>
    </w:p>
    <w:p w14:paraId="01D5CF1C" w14:textId="77777777" w:rsidR="00206F62" w:rsidRPr="00E77497" w:rsidRDefault="00C707BD" w:rsidP="005550F0">
      <w:pPr>
        <w:contextualSpacing/>
        <w:rPr>
          <w:ins w:id="15074" w:author="Rev 4 Allen Wirfs-Brock" w:date="2011-10-15T14:42:00Z"/>
          <w:rStyle w:val="bnf"/>
        </w:rPr>
      </w:pPr>
      <w:ins w:id="15075" w:author="Allen Wirfs-Brock" w:date="2011-07-01T15:12:00Z">
        <w:del w:id="15076" w:author="Rev 4 Allen Wirfs-Brock" w:date="2011-10-15T14:42:00Z">
          <w:r w:rsidRPr="00E77497" w:rsidDel="00206F62">
            <w:delText xml:space="preserve">The </w:delText>
          </w:r>
        </w:del>
      </w:ins>
      <w:ins w:id="15077" w:author="Allen Wirfs-Brock" w:date="2011-07-01T15:15:00Z">
        <w:del w:id="15078" w:author="Rev 4 Allen Wirfs-Brock" w:date="2011-10-15T14:42:00Z">
          <w:r w:rsidR="00697CC4" w:rsidRPr="00E77497" w:rsidDel="00206F62">
            <w:delText xml:space="preserve">supplemental </w:delText>
          </w:r>
        </w:del>
      </w:ins>
      <w:ins w:id="15079" w:author="Allen Wirfs-Brock" w:date="2011-07-01T15:12:00Z">
        <w:del w:id="15080" w:author="Rev 4 Allen Wirfs-Brock" w:date="2011-10-15T14:42:00Z">
          <w:r w:rsidRPr="00E77497" w:rsidDel="00206F62">
            <w:delText xml:space="preserve">production </w:delText>
          </w:r>
        </w:del>
        <w:r w:rsidRPr="00E77497">
          <w:rPr>
            <w:rStyle w:val="bnf"/>
          </w:rPr>
          <w:t xml:space="preserve">AssignmentProperty </w:t>
        </w:r>
        <w:r w:rsidRPr="00E77497">
          <w:rPr>
            <w:b/>
          </w:rPr>
          <w:t xml:space="preserve">: </w:t>
        </w:r>
        <w:r w:rsidRPr="00E77497">
          <w:rPr>
            <w:rStyle w:val="bnf"/>
          </w:rPr>
          <w:t xml:space="preserve">PropertyName </w:t>
        </w:r>
        <w:r w:rsidRPr="00E77497">
          <w:rPr>
            <w:rStyle w:val="bnf"/>
            <w:b/>
            <w:i w:val="0"/>
          </w:rPr>
          <w:t>:</w:t>
        </w:r>
        <w:r w:rsidRPr="00E77497">
          <w:rPr>
            <w:rStyle w:val="bnf"/>
          </w:rPr>
          <w:t xml:space="preserve"> </w:t>
        </w:r>
      </w:ins>
      <w:ins w:id="15081" w:author="Rev 8 Allen Wirfs-Brock" w:date="2012-06-14T08:00:00Z">
        <w:r w:rsidR="006F7E7C" w:rsidRPr="006F7E7C">
          <w:rPr>
            <w:rFonts w:ascii="Times New Roman" w:hAnsi="Times New Roman"/>
            <w:i/>
          </w:rPr>
          <w:t>AssignmentElement</w:t>
        </w:r>
      </w:ins>
      <w:ins w:id="15082" w:author="Allen Wirfs-Brock" w:date="2011-07-01T15:12:00Z">
        <w:del w:id="15083" w:author="Rev 8 Allen Wirfs-Brock" w:date="2012-06-14T08:00:00Z">
          <w:r w:rsidRPr="00E77497" w:rsidDel="006F7E7C">
            <w:rPr>
              <w:rStyle w:val="bnf"/>
            </w:rPr>
            <w:delText>LeftHandSideExpression</w:delText>
          </w:r>
        </w:del>
      </w:ins>
    </w:p>
    <w:p w14:paraId="027717FA" w14:textId="77777777" w:rsidR="00C707BD" w:rsidRPr="00E77497" w:rsidDel="005D43BD" w:rsidRDefault="00C707BD" w:rsidP="005550F0">
      <w:pPr>
        <w:ind w:left="360"/>
        <w:rPr>
          <w:ins w:id="15084" w:author="Allen Wirfs-Brock" w:date="2011-07-01T15:12:00Z"/>
          <w:del w:id="15085" w:author="Rev 4 Allen Wirfs-Brock" w:date="2011-11-07T10:58:00Z"/>
        </w:rPr>
      </w:pPr>
      <w:ins w:id="15086" w:author="Allen Wirfs-Brock" w:date="2011-07-01T15:12:00Z">
        <w:del w:id="15087" w:author="Rev 4 Allen Wirfs-Brock" w:date="2011-10-15T14:43:00Z">
          <w:r w:rsidRPr="00E77497" w:rsidDel="00206F62">
            <w:delText xml:space="preserve"> is evaluated </w:delText>
          </w:r>
        </w:del>
        <w:del w:id="15088" w:author="Rev 4 Allen Wirfs-Brock" w:date="2011-11-07T10:58:00Z">
          <w:r w:rsidRPr="00E77497" w:rsidDel="005D43BD">
            <w:delText xml:space="preserve">with </w:delText>
          </w:r>
        </w:del>
        <w:del w:id="15089" w:author="Rev 4 Allen Wirfs-Brock" w:date="2011-10-15T14:43:00Z">
          <w:r w:rsidRPr="00E77497" w:rsidDel="00206F62">
            <w:delText xml:space="preserve">the </w:delText>
          </w:r>
        </w:del>
        <w:del w:id="15090" w:author="Rev 4 Allen Wirfs-Brock" w:date="2011-11-07T10:58:00Z">
          <w:r w:rsidRPr="00E77497" w:rsidDel="005D43BD">
            <w:delText xml:space="preserve">parameter </w:delText>
          </w:r>
          <w:r w:rsidRPr="00E77497" w:rsidDel="005D43BD">
            <w:rPr>
              <w:rStyle w:val="bnf"/>
            </w:rPr>
            <w:delText>obj</w:delText>
          </w:r>
          <w:r w:rsidRPr="00E77497" w:rsidDel="005D43BD">
            <w:delText xml:space="preserve"> </w:delText>
          </w:r>
        </w:del>
        <w:del w:id="15091" w:author="Rev 4 Allen Wirfs-Brock" w:date="2011-10-15T14:43:00Z">
          <w:r w:rsidRPr="00E77497" w:rsidDel="00206F62">
            <w:delText>as follows:</w:delText>
          </w:r>
        </w:del>
      </w:ins>
    </w:p>
    <w:p w14:paraId="2DDF8B25" w14:textId="77777777" w:rsidR="00C707BD" w:rsidRPr="00E77497" w:rsidRDefault="00C707BD" w:rsidP="00FA3203">
      <w:pPr>
        <w:pStyle w:val="Alg3"/>
        <w:numPr>
          <w:ilvl w:val="0"/>
          <w:numId w:val="410"/>
        </w:numPr>
        <w:rPr>
          <w:ins w:id="15092" w:author="Allen Wirfs-Brock" w:date="2011-07-01T15:12:00Z"/>
        </w:rPr>
      </w:pPr>
      <w:ins w:id="15093" w:author="Allen Wirfs-Brock" w:date="2011-07-01T15:12:00Z">
        <w:r w:rsidRPr="00E77497">
          <w:t xml:space="preserve">Let </w:t>
        </w:r>
        <w:r w:rsidRPr="00E77497">
          <w:rPr>
            <w:i/>
          </w:rPr>
          <w:t>name</w:t>
        </w:r>
        <w:r w:rsidRPr="00E77497">
          <w:t xml:space="preserve"> be </w:t>
        </w:r>
        <w:del w:id="15094" w:author="Rev 8 Allen Wirfs-Brock" w:date="2012-05-13T10:05:00Z">
          <w:r w:rsidRPr="00E77497" w:rsidDel="00B73799">
            <w:delText>the result of evaluating</w:delText>
          </w:r>
        </w:del>
      </w:ins>
      <w:ins w:id="15095" w:author="Rev 8 Allen Wirfs-Brock" w:date="2012-05-13T10:05:00Z">
        <w:r w:rsidR="00B73799">
          <w:t>PropName</w:t>
        </w:r>
      </w:ins>
      <w:ins w:id="15096" w:author="Rev 8 Allen Wirfs-Brock" w:date="2012-05-13T10:09:00Z">
        <w:r w:rsidR="007E7FCF">
          <w:t xml:space="preserve"> of </w:t>
        </w:r>
      </w:ins>
      <w:ins w:id="15097" w:author="Allen Wirfs-Brock" w:date="2011-07-01T15:12:00Z">
        <w:del w:id="15098" w:author="Rev 8 Allen Wirfs-Brock" w:date="2012-05-13T10:05:00Z">
          <w:r w:rsidRPr="00E77497" w:rsidDel="00B73799">
            <w:delText xml:space="preserve"> </w:delText>
          </w:r>
        </w:del>
        <w:r w:rsidRPr="00E77497">
          <w:rPr>
            <w:rStyle w:val="bnf"/>
          </w:rPr>
          <w:t>PropertyName</w:t>
        </w:r>
        <w:r w:rsidRPr="00E77497">
          <w:t>.</w:t>
        </w:r>
      </w:ins>
    </w:p>
    <w:p w14:paraId="73E9D330" w14:textId="77777777" w:rsidR="001535CA" w:rsidRDefault="001535CA" w:rsidP="001535CA">
      <w:pPr>
        <w:pStyle w:val="Alg3"/>
        <w:numPr>
          <w:ilvl w:val="0"/>
          <w:numId w:val="410"/>
        </w:numPr>
        <w:spacing w:after="240"/>
        <w:rPr>
          <w:ins w:id="15099" w:author="Rev 8 Allen Wirfs-Brock" w:date="2012-06-14T08:14:00Z"/>
        </w:rPr>
      </w:pPr>
      <w:ins w:id="15100" w:author="Rev 8 Allen Wirfs-Brock" w:date="2012-06-14T08:14:00Z">
        <w:r>
          <w:t xml:space="preserve">Return the result of performing </w:t>
        </w:r>
        <w:del w:id="15101" w:author="Rev 10 Allen Wirfs-Brock" w:date="2012-08-09T17:03:00Z">
          <w:r w:rsidDel="0004792F">
            <w:delText>Indexed</w:delText>
          </w:r>
        </w:del>
      </w:ins>
      <w:ins w:id="15102" w:author="Rev 10 Allen Wirfs-Brock" w:date="2012-08-09T17:03:00Z">
        <w:r w:rsidR="0004792F">
          <w:t>Keyed</w:t>
        </w:r>
      </w:ins>
      <w:ins w:id="15103" w:author="Rev 8 Allen Wirfs-Brock" w:date="2012-06-14T08:14:00Z">
        <w:r>
          <w:t xml:space="preserve"> Destructuring Assignment Evaluation of</w:t>
        </w:r>
        <w:r w:rsidRPr="00E77497">
          <w:t xml:space="preserve"> </w:t>
        </w:r>
        <w:r w:rsidRPr="00E77497">
          <w:rPr>
            <w:rStyle w:val="bnf"/>
          </w:rPr>
          <w:t>AssignmentElement</w:t>
        </w:r>
        <w:r w:rsidRPr="00E77497">
          <w:rPr>
            <w:rFonts w:ascii="Courier New" w:hAnsi="Courier New" w:cs="Courier New"/>
            <w:b/>
          </w:rPr>
          <w:t xml:space="preserve"> </w:t>
        </w:r>
        <w:r>
          <w:t>with</w:t>
        </w:r>
        <w:r w:rsidRPr="00E77497">
          <w:t xml:space="preserve"> </w:t>
        </w:r>
        <w:r w:rsidRPr="00E77497">
          <w:rPr>
            <w:i/>
          </w:rPr>
          <w:t>obj</w:t>
        </w:r>
        <w:r w:rsidRPr="00E77497">
          <w:t xml:space="preserve"> and </w:t>
        </w:r>
        <w:r>
          <w:rPr>
            <w:i/>
          </w:rPr>
          <w:t>name</w:t>
        </w:r>
        <w:r w:rsidRPr="00E77497">
          <w:t xml:space="preserve"> as the </w:t>
        </w:r>
        <w:r>
          <w:t>arguments</w:t>
        </w:r>
        <w:r w:rsidRPr="00E77497">
          <w:t>.</w:t>
        </w:r>
      </w:ins>
    </w:p>
    <w:p w14:paraId="6C57DF4E" w14:textId="77777777" w:rsidR="00C707BD" w:rsidRPr="00E77497" w:rsidDel="001535CA" w:rsidRDefault="00C707BD" w:rsidP="00FA3203">
      <w:pPr>
        <w:pStyle w:val="Alg3"/>
        <w:numPr>
          <w:ilvl w:val="0"/>
          <w:numId w:val="410"/>
        </w:numPr>
        <w:rPr>
          <w:ins w:id="15104" w:author="Allen Wirfs-Brock" w:date="2011-07-01T15:12:00Z"/>
          <w:del w:id="15105" w:author="Rev 8 Allen Wirfs-Brock" w:date="2012-06-14T08:15:00Z"/>
        </w:rPr>
      </w:pPr>
      <w:ins w:id="15106" w:author="Allen Wirfs-Brock" w:date="2011-07-01T15:12:00Z">
        <w:del w:id="15107" w:author="Rev 8 Allen Wirfs-Brock" w:date="2012-06-14T08:15:00Z">
          <w:r w:rsidRPr="00E77497" w:rsidDel="001535CA">
            <w:delText xml:space="preserve">Let </w:delText>
          </w:r>
          <w:r w:rsidRPr="00E77497" w:rsidDel="001535CA">
            <w:rPr>
              <w:i/>
            </w:rPr>
            <w:delText>v</w:delText>
          </w:r>
          <w:r w:rsidRPr="00E77497" w:rsidDel="001535CA">
            <w:delText xml:space="preserve"> be the result of calling the [[Get]] internal method of </w:delText>
          </w:r>
          <w:r w:rsidRPr="00E77497" w:rsidDel="001535CA">
            <w:rPr>
              <w:i/>
            </w:rPr>
            <w:delText>obj</w:delText>
          </w:r>
          <w:r w:rsidRPr="00E77497" w:rsidDel="001535CA">
            <w:delText xml:space="preserve"> passing</w:delText>
          </w:r>
        </w:del>
      </w:ins>
      <w:ins w:id="15108" w:author="Rev 4 Allen Wirfs-Brock" w:date="2011-11-07T11:13:00Z">
        <w:del w:id="15109" w:author="Rev 8 Allen Wirfs-Brock" w:date="2012-06-14T08:15:00Z">
          <w:r w:rsidR="00C7794D" w:rsidRPr="00C7794D" w:rsidDel="001535CA">
            <w:delText xml:space="preserve"> </w:delText>
          </w:r>
          <w:r w:rsidR="00C7794D" w:rsidDel="001535CA">
            <w:delText>with</w:delText>
          </w:r>
        </w:del>
      </w:ins>
      <w:ins w:id="15110" w:author="Rev 4 Allen Wirfs-Brock" w:date="2011-11-07T11:15:00Z">
        <w:del w:id="15111" w:author="Rev 8 Allen Wirfs-Brock" w:date="2012-06-14T08:15:00Z">
          <w:r w:rsidR="00C7794D" w:rsidDel="001535CA">
            <w:delText xml:space="preserve"> </w:delText>
          </w:r>
        </w:del>
      </w:ins>
      <w:ins w:id="15112" w:author="Allen Wirfs-Brock" w:date="2011-07-01T15:12:00Z">
        <w:del w:id="15113" w:author="Rev 8 Allen Wirfs-Brock" w:date="2012-06-14T08:15:00Z">
          <w:r w:rsidRPr="00E77497" w:rsidDel="001535CA">
            <w:delText xml:space="preserve"> </w:delText>
          </w:r>
          <w:r w:rsidRPr="00E77497" w:rsidDel="001535CA">
            <w:rPr>
              <w:i/>
            </w:rPr>
            <w:delText>name</w:delText>
          </w:r>
          <w:r w:rsidRPr="00E77497" w:rsidDel="001535CA">
            <w:delText xml:space="preserve"> as the argument.</w:delText>
          </w:r>
        </w:del>
      </w:ins>
    </w:p>
    <w:p w14:paraId="021EB1BE" w14:textId="77777777" w:rsidR="001F5817" w:rsidDel="001535CA" w:rsidRDefault="001F5817" w:rsidP="001F5817">
      <w:pPr>
        <w:pStyle w:val="Alg4"/>
        <w:numPr>
          <w:ilvl w:val="0"/>
          <w:numId w:val="410"/>
        </w:numPr>
        <w:contextualSpacing/>
        <w:rPr>
          <w:ins w:id="15114" w:author="Rev 6 Allen Wirfs-Brock" w:date="2012-02-16T19:17:00Z"/>
          <w:del w:id="15115" w:author="Rev 8 Allen Wirfs-Brock" w:date="2012-06-14T08:15:00Z"/>
        </w:rPr>
      </w:pPr>
      <w:ins w:id="15116" w:author="Rev 6 Allen Wirfs-Brock" w:date="2012-02-16T19:17:00Z">
        <w:del w:id="15117" w:author="Rev 8 Allen Wirfs-Brock" w:date="2012-06-14T08:15:00Z">
          <w:r w:rsidDel="001535CA">
            <w:delText xml:space="preserve">If </w:delText>
          </w:r>
          <w:r w:rsidDel="001535CA">
            <w:rPr>
              <w:i/>
            </w:rPr>
            <w:delText>v</w:delText>
          </w:r>
          <w:r w:rsidDel="001535CA">
            <w:delText xml:space="preserve"> is an abrupt completion, return </w:delText>
          </w:r>
          <w:r w:rsidDel="001535CA">
            <w:rPr>
              <w:i/>
            </w:rPr>
            <w:delText>v</w:delText>
          </w:r>
          <w:r w:rsidDel="001535CA">
            <w:delText>.</w:delText>
          </w:r>
        </w:del>
      </w:ins>
    </w:p>
    <w:p w14:paraId="6E9589FB" w14:textId="77777777" w:rsidR="00C707BD" w:rsidRPr="00E77497" w:rsidDel="001535CA" w:rsidRDefault="00C707BD" w:rsidP="00FA3203">
      <w:pPr>
        <w:pStyle w:val="Alg3"/>
        <w:numPr>
          <w:ilvl w:val="0"/>
          <w:numId w:val="410"/>
        </w:numPr>
        <w:rPr>
          <w:ins w:id="15118" w:author="Allen Wirfs-Brock" w:date="2011-07-01T15:12:00Z"/>
          <w:del w:id="15119" w:author="Rev 8 Allen Wirfs-Brock" w:date="2012-06-14T08:15:00Z"/>
        </w:rPr>
      </w:pPr>
      <w:ins w:id="15120" w:author="Allen Wirfs-Brock" w:date="2011-07-01T15:12:00Z">
        <w:del w:id="15121" w:author="Rev 8 Allen Wirfs-Brock" w:date="2012-06-14T08:15:00Z">
          <w:r w:rsidRPr="00E77497" w:rsidDel="001535CA">
            <w:delText xml:space="preserve">If </w:delText>
          </w:r>
          <w:r w:rsidRPr="00E77497" w:rsidDel="001535CA">
            <w:rPr>
              <w:rStyle w:val="bnf"/>
            </w:rPr>
            <w:delText>LeftHandSideExpression</w:delText>
          </w:r>
          <w:r w:rsidRPr="00E77497" w:rsidDel="001535CA">
            <w:delText xml:space="preserve"> is an </w:delText>
          </w:r>
          <w:r w:rsidRPr="00E77497" w:rsidDel="001535CA">
            <w:rPr>
              <w:rStyle w:val="bnf"/>
            </w:rPr>
            <w:delText xml:space="preserve">ObjectLiteral </w:delText>
          </w:r>
          <w:r w:rsidRPr="00E77497" w:rsidDel="001535CA">
            <w:rPr>
              <w:rStyle w:val="bnf"/>
              <w:i w:val="0"/>
            </w:rPr>
            <w:delText>or an</w:delText>
          </w:r>
          <w:r w:rsidRPr="00E77497" w:rsidDel="001535CA">
            <w:rPr>
              <w:rStyle w:val="bnf"/>
            </w:rPr>
            <w:delText xml:space="preserve"> ArrayLiteral</w:delText>
          </w:r>
          <w:r w:rsidRPr="00E77497" w:rsidDel="001535CA">
            <w:rPr>
              <w:i/>
            </w:rPr>
            <w:delText xml:space="preserve"> </w:delText>
          </w:r>
          <w:r w:rsidRPr="00E77497" w:rsidDel="001535CA">
            <w:delText>then</w:delText>
          </w:r>
        </w:del>
      </w:ins>
    </w:p>
    <w:p w14:paraId="79DB58B8" w14:textId="77777777" w:rsidR="00C707BD" w:rsidRPr="00E77497" w:rsidDel="001535CA" w:rsidRDefault="00C707BD" w:rsidP="00FA3203">
      <w:pPr>
        <w:pStyle w:val="Alg3"/>
        <w:numPr>
          <w:ilvl w:val="1"/>
          <w:numId w:val="410"/>
        </w:numPr>
        <w:rPr>
          <w:ins w:id="15122" w:author="Allen Wirfs-Brock" w:date="2011-07-01T15:12:00Z"/>
          <w:del w:id="15123" w:author="Rev 8 Allen Wirfs-Brock" w:date="2012-06-14T08:15:00Z"/>
        </w:rPr>
      </w:pPr>
      <w:ins w:id="15124" w:author="Allen Wirfs-Brock" w:date="2011-07-01T15:12:00Z">
        <w:del w:id="15125" w:author="Rev 8 Allen Wirfs-Brock" w:date="2012-06-14T08:15:00Z">
          <w:r w:rsidRPr="00E77497" w:rsidDel="001535CA">
            <w:delText xml:space="preserve">Let </w:delText>
          </w:r>
          <w:r w:rsidRPr="00E77497" w:rsidDel="001535CA">
            <w:rPr>
              <w:i/>
            </w:rPr>
            <w:delText>AssignmentPattern</w:delText>
          </w:r>
          <w:r w:rsidRPr="00E77497" w:rsidDel="001535CA">
            <w:delText xml:space="preserve"> be the parse of the source code corresponding to </w:delText>
          </w:r>
          <w:r w:rsidRPr="00E77497" w:rsidDel="001535CA">
            <w:rPr>
              <w:i/>
            </w:rPr>
            <w:delText>LeftHandSideExp</w:delText>
          </w:r>
        </w:del>
      </w:ins>
      <w:ins w:id="15126" w:author="Allen Wirfs-Brock rev2" w:date="2011-07-20T13:34:00Z">
        <w:del w:id="15127" w:author="Rev 8 Allen Wirfs-Brock" w:date="2012-06-14T08:15:00Z">
          <w:r w:rsidR="00CD7A72" w:rsidRPr="00E77497" w:rsidDel="001535CA">
            <w:rPr>
              <w:i/>
            </w:rPr>
            <w:delText>r</w:delText>
          </w:r>
        </w:del>
      </w:ins>
      <w:ins w:id="15128" w:author="Allen Wirfs-Brock" w:date="2011-07-01T15:12:00Z">
        <w:del w:id="15129" w:author="Rev 8 Allen Wirfs-Brock" w:date="2012-06-14T08:15:00Z">
          <w:r w:rsidRPr="00E77497" w:rsidDel="001535CA">
            <w:rPr>
              <w:i/>
            </w:rPr>
            <w:delText>ess</w:delText>
          </w:r>
        </w:del>
      </w:ins>
      <w:ins w:id="15130" w:author="Rev 3 Allen Wirfs-Brock" w:date="2011-08-30T10:46:00Z">
        <w:del w:id="15131" w:author="Rev 8 Allen Wirfs-Brock" w:date="2012-06-14T08:15:00Z">
          <w:r w:rsidR="0096712D" w:rsidRPr="00E77497" w:rsidDel="001535CA">
            <w:rPr>
              <w:i/>
            </w:rPr>
            <w:delText>i</w:delText>
          </w:r>
        </w:del>
      </w:ins>
      <w:ins w:id="15132" w:author="Allen Wirfs-Brock" w:date="2011-07-01T15:12:00Z">
        <w:del w:id="15133" w:author="Rev 8 Allen Wirfs-Brock" w:date="2012-06-14T08:15:00Z">
          <w:r w:rsidRPr="00E77497" w:rsidDel="001535CA">
            <w:rPr>
              <w:i/>
            </w:rPr>
            <w:delText>on</w:delText>
          </w:r>
          <w:r w:rsidRPr="00E77497" w:rsidDel="001535CA">
            <w:delText xml:space="preserve"> using </w:delText>
          </w:r>
          <w:r w:rsidRPr="00E77497" w:rsidDel="001535CA">
            <w:rPr>
              <w:i/>
            </w:rPr>
            <w:delText>AssignmentPattern</w:delText>
          </w:r>
          <w:r w:rsidRPr="00E77497" w:rsidDel="001535CA">
            <w:delText xml:space="preserve"> as the goal symbol</w:delText>
          </w:r>
        </w:del>
      </w:ins>
    </w:p>
    <w:p w14:paraId="6EE78965" w14:textId="77777777" w:rsidR="00C707BD" w:rsidRPr="00E77497" w:rsidDel="001535CA" w:rsidRDefault="00C707BD" w:rsidP="00FA3203">
      <w:pPr>
        <w:pStyle w:val="Alg3"/>
        <w:numPr>
          <w:ilvl w:val="1"/>
          <w:numId w:val="410"/>
        </w:numPr>
        <w:rPr>
          <w:ins w:id="15134" w:author="Allen Wirfs-Brock" w:date="2011-07-01T15:12:00Z"/>
          <w:del w:id="15135" w:author="Rev 8 Allen Wirfs-Brock" w:date="2012-06-14T08:15:00Z"/>
        </w:rPr>
      </w:pPr>
      <w:ins w:id="15136" w:author="Allen Wirfs-Brock" w:date="2011-07-01T15:12:00Z">
        <w:del w:id="15137" w:author="Rev 8 Allen Wirfs-Brock" w:date="2012-06-14T08:15:00Z">
          <w:r w:rsidRPr="00E77497" w:rsidDel="001535CA">
            <w:delText xml:space="preserve">Let </w:delText>
          </w:r>
          <w:r w:rsidRPr="00E77497" w:rsidDel="001535CA">
            <w:rPr>
              <w:i/>
            </w:rPr>
            <w:delText>vObj</w:delText>
          </w:r>
          <w:r w:rsidRPr="00E77497" w:rsidDel="001535CA">
            <w:delText xml:space="preserve"> be ToObject(</w:delText>
          </w:r>
          <w:r w:rsidRPr="00E77497" w:rsidDel="001535CA">
            <w:rPr>
              <w:i/>
            </w:rPr>
            <w:delText>v</w:delText>
          </w:r>
          <w:r w:rsidRPr="00E77497" w:rsidDel="001535CA">
            <w:delText>).</w:delText>
          </w:r>
        </w:del>
      </w:ins>
    </w:p>
    <w:p w14:paraId="438EDFF4" w14:textId="77777777" w:rsidR="001F5817" w:rsidDel="001535CA" w:rsidRDefault="001F5817" w:rsidP="004712DB">
      <w:pPr>
        <w:pStyle w:val="Alg4"/>
        <w:numPr>
          <w:ilvl w:val="1"/>
          <w:numId w:val="410"/>
        </w:numPr>
        <w:contextualSpacing/>
        <w:rPr>
          <w:ins w:id="15138" w:author="Rev 6 Allen Wirfs-Brock" w:date="2012-02-16T19:18:00Z"/>
          <w:del w:id="15139" w:author="Rev 8 Allen Wirfs-Brock" w:date="2012-06-14T08:15:00Z"/>
        </w:rPr>
      </w:pPr>
      <w:ins w:id="15140" w:author="Rev 6 Allen Wirfs-Brock" w:date="2012-02-16T19:18:00Z">
        <w:del w:id="15141" w:author="Rev 8 Allen Wirfs-Brock" w:date="2012-06-14T08:15:00Z">
          <w:r w:rsidDel="001535CA">
            <w:delText xml:space="preserve">If </w:delText>
          </w:r>
          <w:r w:rsidRPr="00E77497" w:rsidDel="001535CA">
            <w:rPr>
              <w:i/>
            </w:rPr>
            <w:delText>vObj</w:delText>
          </w:r>
          <w:r w:rsidRPr="00E77497" w:rsidDel="001535CA">
            <w:delText xml:space="preserve"> </w:delText>
          </w:r>
          <w:r w:rsidDel="001535CA">
            <w:delText xml:space="preserve">is an abrupt completion, return </w:delText>
          </w:r>
        </w:del>
      </w:ins>
      <w:ins w:id="15142" w:author="Rev 7 Allen Wirfs-Brock" w:date="2012-04-09T17:10:00Z">
        <w:del w:id="15143" w:author="Rev 8 Allen Wirfs-Brock" w:date="2012-06-14T08:15:00Z">
          <w:r w:rsidR="00725391" w:rsidDel="001535CA">
            <w:delText>ReturnIfAbrupt(</w:delText>
          </w:r>
        </w:del>
      </w:ins>
      <w:ins w:id="15144" w:author="Rev 6 Allen Wirfs-Brock" w:date="2012-02-16T19:18:00Z">
        <w:del w:id="15145" w:author="Rev 8 Allen Wirfs-Brock" w:date="2012-06-14T08:15:00Z">
          <w:r w:rsidRPr="00E77497" w:rsidDel="001535CA">
            <w:rPr>
              <w:i/>
            </w:rPr>
            <w:delText>vObj</w:delText>
          </w:r>
        </w:del>
      </w:ins>
      <w:ins w:id="15146" w:author="Rev 7 Allen Wirfs-Brock" w:date="2012-04-09T17:11:00Z">
        <w:del w:id="15147" w:author="Rev 8 Allen Wirfs-Brock" w:date="2012-06-14T08:15:00Z">
          <w:r w:rsidR="00725391" w:rsidDel="001535CA">
            <w:delText>)</w:delText>
          </w:r>
        </w:del>
      </w:ins>
      <w:ins w:id="15148" w:author="Rev 6 Allen Wirfs-Brock" w:date="2012-02-16T19:18:00Z">
        <w:del w:id="15149" w:author="Rev 8 Allen Wirfs-Brock" w:date="2012-06-14T08:15:00Z">
          <w:r w:rsidDel="001535CA">
            <w:delText>.</w:delText>
          </w:r>
        </w:del>
      </w:ins>
    </w:p>
    <w:p w14:paraId="5B325BA5" w14:textId="77777777" w:rsidR="00C707BD" w:rsidRPr="00E77497" w:rsidDel="001535CA" w:rsidRDefault="00C707BD" w:rsidP="00FA3203">
      <w:pPr>
        <w:pStyle w:val="Alg3"/>
        <w:numPr>
          <w:ilvl w:val="1"/>
          <w:numId w:val="410"/>
        </w:numPr>
        <w:rPr>
          <w:ins w:id="15150" w:author="Allen Wirfs-Brock" w:date="2011-07-01T15:12:00Z"/>
          <w:del w:id="15151" w:author="Rev 8 Allen Wirfs-Brock" w:date="2012-06-14T08:15:00Z"/>
        </w:rPr>
      </w:pPr>
      <w:ins w:id="15152" w:author="Allen Wirfs-Brock" w:date="2011-07-01T15:12:00Z">
        <w:del w:id="15153" w:author="Rev 8 Allen Wirfs-Brock" w:date="2012-06-14T08:15:00Z">
          <w:r w:rsidRPr="00E77497" w:rsidDel="001535CA">
            <w:delText>Evaluate</w:delText>
          </w:r>
        </w:del>
      </w:ins>
      <w:ins w:id="15154" w:author="Rev 6 Allen Wirfs-Brock" w:date="2012-02-16T19:18:00Z">
        <w:del w:id="15155" w:author="Rev 8 Allen Wirfs-Brock" w:date="2012-06-14T08:15:00Z">
          <w:r w:rsidR="001F5817" w:rsidDel="001535CA">
            <w:delText>Return the result of evaluating</w:delText>
          </w:r>
        </w:del>
      </w:ins>
      <w:ins w:id="15156" w:author="Allen Wirfs-Brock" w:date="2011-07-01T15:12:00Z">
        <w:del w:id="15157" w:author="Rev 8 Allen Wirfs-Brock" w:date="2012-06-14T08:15:00Z">
          <w:r w:rsidRPr="00E77497" w:rsidDel="001535CA">
            <w:delText xml:space="preserve"> </w:delText>
          </w:r>
          <w:r w:rsidRPr="00E77497" w:rsidDel="001535CA">
            <w:rPr>
              <w:i/>
            </w:rPr>
            <w:delText>AssignmentPattern</w:delText>
          </w:r>
          <w:r w:rsidRPr="00E77497" w:rsidDel="001535CA">
            <w:delText xml:space="preserve"> using </w:delText>
          </w:r>
          <w:r w:rsidRPr="00E77497" w:rsidDel="001535CA">
            <w:rPr>
              <w:i/>
            </w:rPr>
            <w:delText>vObj</w:delText>
          </w:r>
          <w:r w:rsidRPr="00E77497" w:rsidDel="001535CA">
            <w:delText xml:space="preserve"> as the </w:delText>
          </w:r>
          <w:r w:rsidRPr="00E77497" w:rsidDel="001535CA">
            <w:rPr>
              <w:rStyle w:val="bnf"/>
            </w:rPr>
            <w:delText>obj</w:delText>
          </w:r>
          <w:r w:rsidRPr="00E77497" w:rsidDel="001535CA">
            <w:rPr>
              <w:i/>
            </w:rPr>
            <w:delText xml:space="preserve"> </w:delText>
          </w:r>
          <w:r w:rsidRPr="00E77497" w:rsidDel="001535CA">
            <w:delText>parameter.</w:delText>
          </w:r>
        </w:del>
      </w:ins>
    </w:p>
    <w:p w14:paraId="35F2B823" w14:textId="77777777" w:rsidR="00C707BD" w:rsidRPr="00E77497" w:rsidDel="001535CA" w:rsidRDefault="00C707BD" w:rsidP="001F5817">
      <w:pPr>
        <w:pStyle w:val="Alg3"/>
        <w:numPr>
          <w:ilvl w:val="1"/>
          <w:numId w:val="410"/>
        </w:numPr>
        <w:rPr>
          <w:ins w:id="15158" w:author="Allen Wirfs-Brock" w:date="2011-07-01T15:12:00Z"/>
          <w:del w:id="15159" w:author="Rev 8 Allen Wirfs-Brock" w:date="2012-06-14T08:15:00Z"/>
        </w:rPr>
      </w:pPr>
      <w:ins w:id="15160" w:author="Allen Wirfs-Brock" w:date="2011-07-01T15:12:00Z">
        <w:del w:id="15161" w:author="Rev 8 Allen Wirfs-Brock" w:date="2012-06-14T08:15:00Z">
          <w:r w:rsidRPr="00E77497" w:rsidDel="001535CA">
            <w:delText>Return.</w:delText>
          </w:r>
        </w:del>
      </w:ins>
    </w:p>
    <w:p w14:paraId="3B8EDF79" w14:textId="77777777" w:rsidR="00C707BD" w:rsidRPr="00E77497" w:rsidDel="001535CA" w:rsidRDefault="00C707BD" w:rsidP="00FA3203">
      <w:pPr>
        <w:pStyle w:val="Alg3"/>
        <w:numPr>
          <w:ilvl w:val="0"/>
          <w:numId w:val="410"/>
        </w:numPr>
        <w:rPr>
          <w:ins w:id="15162" w:author="Allen Wirfs-Brock" w:date="2011-07-01T15:12:00Z"/>
          <w:del w:id="15163" w:author="Rev 8 Allen Wirfs-Brock" w:date="2012-06-14T08:15:00Z"/>
        </w:rPr>
      </w:pPr>
      <w:ins w:id="15164" w:author="Allen Wirfs-Brock" w:date="2011-07-01T15:12:00Z">
        <w:del w:id="15165" w:author="Rev 8 Allen Wirfs-Brock" w:date="2012-06-14T08:15:00Z">
          <w:r w:rsidRPr="00E77497" w:rsidDel="001535CA">
            <w:delText xml:space="preserve">Let </w:delText>
          </w:r>
          <w:r w:rsidRPr="00E77497" w:rsidDel="001535CA">
            <w:rPr>
              <w:i/>
            </w:rPr>
            <w:delText>lref</w:delText>
          </w:r>
          <w:r w:rsidRPr="00E77497" w:rsidDel="001535CA">
            <w:delText xml:space="preserve"> be the result of evaluating </w:delText>
          </w:r>
          <w:r w:rsidRPr="00E77497" w:rsidDel="001535CA">
            <w:rPr>
              <w:i/>
            </w:rPr>
            <w:delText>LeftHandSideExpression</w:delText>
          </w:r>
          <w:r w:rsidRPr="00E77497" w:rsidDel="001535CA">
            <w:delText>.</w:delText>
          </w:r>
        </w:del>
      </w:ins>
    </w:p>
    <w:p w14:paraId="731FE6BE" w14:textId="77777777" w:rsidR="00C707BD" w:rsidRPr="00E77497" w:rsidDel="001535CA" w:rsidRDefault="00C707BD" w:rsidP="00FA3203">
      <w:pPr>
        <w:pStyle w:val="Alg3"/>
        <w:numPr>
          <w:ilvl w:val="0"/>
          <w:numId w:val="410"/>
        </w:numPr>
        <w:spacing w:after="240"/>
        <w:rPr>
          <w:ins w:id="15166" w:author="Allen Wirfs-Brock" w:date="2011-07-01T15:12:00Z"/>
          <w:del w:id="15167" w:author="Rev 8 Allen Wirfs-Brock" w:date="2012-06-14T08:15:00Z"/>
        </w:rPr>
      </w:pPr>
      <w:ins w:id="15168" w:author="Allen Wirfs-Brock" w:date="2011-07-01T15:12:00Z">
        <w:del w:id="15169" w:author="Rev 8 Allen Wirfs-Brock" w:date="2012-06-14T08:15:00Z">
          <w:r w:rsidRPr="00E77497" w:rsidDel="001535CA">
            <w:delText>Call PutValue(</w:delText>
          </w:r>
          <w:r w:rsidRPr="00E77497" w:rsidDel="001535CA">
            <w:rPr>
              <w:i/>
            </w:rPr>
            <w:delText>lref</w:delText>
          </w:r>
          <w:r w:rsidRPr="00E77497" w:rsidDel="001535CA">
            <w:delText>,</w:delText>
          </w:r>
          <w:r w:rsidRPr="00E77497" w:rsidDel="001535CA">
            <w:rPr>
              <w:i/>
            </w:rPr>
            <w:delText>v</w:delText>
          </w:r>
          <w:r w:rsidRPr="00E77497" w:rsidDel="001535CA">
            <w:delText>).</w:delText>
          </w:r>
        </w:del>
      </w:ins>
    </w:p>
    <w:p w14:paraId="29E3F34C" w14:textId="77777777" w:rsidR="00C707BD" w:rsidRPr="00E77497" w:rsidDel="001535CA" w:rsidRDefault="00C707BD" w:rsidP="00FA3203">
      <w:pPr>
        <w:pStyle w:val="Alg3"/>
        <w:numPr>
          <w:ilvl w:val="0"/>
          <w:numId w:val="410"/>
        </w:numPr>
        <w:spacing w:after="240"/>
        <w:rPr>
          <w:ins w:id="15170" w:author="Allen Wirfs-Brock" w:date="2011-07-01T15:12:00Z"/>
          <w:del w:id="15171" w:author="Rev 8 Allen Wirfs-Brock" w:date="2012-06-14T08:15:00Z"/>
        </w:rPr>
      </w:pPr>
    </w:p>
    <w:p w14:paraId="28F97038" w14:textId="77777777" w:rsidR="005D4122" w:rsidRPr="00B820AB" w:rsidRDefault="00C707BD" w:rsidP="005550F0">
      <w:pPr>
        <w:contextualSpacing/>
        <w:rPr>
          <w:ins w:id="15172" w:author="Rev 4 Allen Wirfs-Brock" w:date="2011-10-15T14:44:00Z"/>
          <w:rFonts w:ascii="Courier New" w:hAnsi="Courier New" w:cs="Courier New"/>
          <w:b/>
        </w:rPr>
      </w:pPr>
      <w:ins w:id="15173" w:author="Allen Wirfs-Brock" w:date="2011-07-01T15:12:00Z">
        <w:del w:id="15174" w:author="Rev 4 Allen Wirfs-Brock" w:date="2011-10-15T14:44:00Z">
          <w:r w:rsidRPr="00E77497" w:rsidDel="005D4122">
            <w:delText xml:space="preserve">The </w:delText>
          </w:r>
        </w:del>
      </w:ins>
      <w:ins w:id="15175" w:author="Allen Wirfs-Brock" w:date="2011-07-01T15:15:00Z">
        <w:del w:id="15176" w:author="Rev 4 Allen Wirfs-Brock" w:date="2011-10-15T14:44:00Z">
          <w:r w:rsidR="00697CC4" w:rsidRPr="00E77497" w:rsidDel="005D4122">
            <w:delText xml:space="preserve">supplemental </w:delText>
          </w:r>
        </w:del>
      </w:ins>
      <w:ins w:id="15177" w:author="Allen Wirfs-Brock" w:date="2011-07-01T15:12:00Z">
        <w:del w:id="15178" w:author="Rev 4 Allen Wirfs-Brock" w:date="2011-10-15T14:44:00Z">
          <w:r w:rsidRPr="00E77497" w:rsidDel="005D4122">
            <w:delText xml:space="preserve">production </w:delText>
          </w:r>
        </w:del>
        <w:r w:rsidRPr="00E77497">
          <w:rPr>
            <w:rStyle w:val="bnf"/>
          </w:rPr>
          <w:t>ArrayAssignmentPattern</w:t>
        </w:r>
        <w:r w:rsidRPr="00E77497">
          <w:t xml:space="preserve"> </w:t>
        </w:r>
        <w:r w:rsidRPr="00C7794D">
          <w:rPr>
            <w:b/>
          </w:rPr>
          <w:t>:</w:t>
        </w:r>
        <w:r w:rsidRPr="004D1BD1">
          <w:t xml:space="preserve"> </w:t>
        </w:r>
        <w:r w:rsidRPr="003B4312">
          <w:rPr>
            <w:rFonts w:ascii="Courier New" w:hAnsi="Courier New" w:cs="Courier New"/>
            <w:b/>
          </w:rPr>
          <w:t>[</w:t>
        </w:r>
      </w:ins>
      <w:ins w:id="15179" w:author="Rev 3 Allen Wirfs-Brock" w:date="2011-09-11T11:05:00Z">
        <w:r w:rsidR="000E305D" w:rsidRPr="003B4312">
          <w:rPr>
            <w:rFonts w:ascii="Courier New" w:hAnsi="Courier New" w:cs="Courier New"/>
            <w:b/>
          </w:rPr>
          <w:t xml:space="preserve"> </w:t>
        </w:r>
        <w:r w:rsidR="000E305D" w:rsidRPr="003B4312">
          <w:rPr>
            <w:rStyle w:val="bnf"/>
          </w:rPr>
          <w:t>Elision</w:t>
        </w:r>
        <w:r w:rsidR="000E305D" w:rsidRPr="008B7F6F">
          <w:rPr>
            <w:rFonts w:cs="Arial"/>
            <w:vertAlign w:val="subscript"/>
          </w:rPr>
          <w:t>opt</w:t>
        </w:r>
        <w:r w:rsidR="000E305D" w:rsidRPr="006B6D0A" w:rsidDel="000E305D">
          <w:t xml:space="preserve"> </w:t>
        </w:r>
      </w:ins>
      <w:ins w:id="15180" w:author="Allen Wirfs-Brock" w:date="2011-07-01T15:12:00Z">
        <w:del w:id="15181" w:author="Rev 3 Allen Wirfs-Brock" w:date="2011-09-11T11:05:00Z">
          <w:r w:rsidRPr="006B6D0A" w:rsidDel="000E305D">
            <w:delText xml:space="preserve"> </w:delText>
          </w:r>
        </w:del>
        <w:r w:rsidRPr="006B6D0A">
          <w:rPr>
            <w:rStyle w:val="bnf"/>
          </w:rPr>
          <w:t>AssignmentRestElement</w:t>
        </w:r>
        <w:r w:rsidRPr="00E65A34">
          <w:rPr>
            <w:rFonts w:cs="Arial"/>
            <w:i/>
            <w:vertAlign w:val="subscript"/>
          </w:rPr>
          <w:t xml:space="preserve"> </w:t>
        </w:r>
        <w:r w:rsidRPr="009C202C">
          <w:rPr>
            <w:rFonts w:ascii="Courier New" w:hAnsi="Courier New" w:cs="Courier New"/>
            <w:b/>
          </w:rPr>
          <w:t>]</w:t>
        </w:r>
      </w:ins>
    </w:p>
    <w:p w14:paraId="0452E45F" w14:textId="77777777" w:rsidR="00C707BD" w:rsidRPr="00E77497" w:rsidDel="005D43BD" w:rsidRDefault="00C707BD" w:rsidP="005550F0">
      <w:pPr>
        <w:ind w:left="360"/>
        <w:rPr>
          <w:ins w:id="15182" w:author="Allen Wirfs-Brock" w:date="2011-07-01T15:12:00Z"/>
          <w:del w:id="15183" w:author="Rev 4 Allen Wirfs-Brock" w:date="2011-11-07T10:58:00Z"/>
        </w:rPr>
      </w:pPr>
      <w:ins w:id="15184" w:author="Allen Wirfs-Brock" w:date="2011-07-01T15:12:00Z">
        <w:del w:id="15185" w:author="Rev 4 Allen Wirfs-Brock" w:date="2011-10-15T14:44:00Z">
          <w:r w:rsidRPr="00B820AB" w:rsidDel="005D4122">
            <w:rPr>
              <w:rFonts w:ascii="Courier New" w:hAnsi="Courier New" w:cs="Courier New"/>
              <w:b/>
            </w:rPr>
            <w:delText xml:space="preserve"> </w:delText>
          </w:r>
          <w:r w:rsidRPr="00675B74" w:rsidDel="005D4122">
            <w:delText xml:space="preserve">is evaluated </w:delText>
          </w:r>
        </w:del>
        <w:del w:id="15186" w:author="Rev 4 Allen Wirfs-Brock" w:date="2011-11-07T10:58:00Z">
          <w:r w:rsidRPr="00E77497" w:rsidDel="005D43BD">
            <w:delText xml:space="preserve">with </w:delText>
          </w:r>
        </w:del>
        <w:del w:id="15187" w:author="Rev 4 Allen Wirfs-Brock" w:date="2011-10-15T14:45:00Z">
          <w:r w:rsidRPr="00E77497" w:rsidDel="005D4122">
            <w:delText xml:space="preserve">the </w:delText>
          </w:r>
        </w:del>
        <w:del w:id="15188" w:author="Rev 4 Allen Wirfs-Brock" w:date="2011-11-07T10:58:00Z">
          <w:r w:rsidRPr="00E77497" w:rsidDel="005D43BD">
            <w:delText xml:space="preserve">parameter </w:delText>
          </w:r>
          <w:r w:rsidRPr="00E77497" w:rsidDel="005D43BD">
            <w:rPr>
              <w:rStyle w:val="bnf"/>
            </w:rPr>
            <w:delText>obj</w:delText>
          </w:r>
          <w:r w:rsidRPr="00E77497" w:rsidDel="005D43BD">
            <w:delText xml:space="preserve"> </w:delText>
          </w:r>
        </w:del>
        <w:del w:id="15189" w:author="Rev 4 Allen Wirfs-Brock" w:date="2011-10-15T14:45:00Z">
          <w:r w:rsidRPr="00E77497" w:rsidDel="005D4122">
            <w:delText>as follows:</w:delText>
          </w:r>
        </w:del>
      </w:ins>
    </w:p>
    <w:p w14:paraId="7B0FC3AF" w14:textId="77777777" w:rsidR="000E305D" w:rsidRPr="00E77497" w:rsidRDefault="00597D1C" w:rsidP="00FA3203">
      <w:pPr>
        <w:pStyle w:val="Alg3"/>
        <w:numPr>
          <w:ilvl w:val="0"/>
          <w:numId w:val="411"/>
        </w:numPr>
        <w:rPr>
          <w:ins w:id="15190" w:author="Rev 3 Allen Wirfs-Brock" w:date="2011-09-11T11:05:00Z"/>
        </w:rPr>
      </w:pPr>
      <w:ins w:id="15191" w:author="Rev 10 Allen Wirfs-Brock" w:date="2012-09-04T10:58:00Z">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ins>
      <w:ins w:id="15192" w:author="Rev 3 Allen Wirfs-Brock" w:date="2011-09-11T11:05:00Z">
        <w:del w:id="15193" w:author="Rev 10 Allen Wirfs-Brock" w:date="2012-09-04T10:58:00Z">
          <w:r w:rsidR="000E305D" w:rsidRPr="00E77497" w:rsidDel="00597D1C">
            <w:delText xml:space="preserve">If </w:delText>
          </w:r>
          <w:r w:rsidR="000E305D" w:rsidRPr="00E77497" w:rsidDel="00597D1C">
            <w:rPr>
              <w:i/>
            </w:rPr>
            <w:delText>Elision</w:delText>
          </w:r>
          <w:r w:rsidR="000E305D" w:rsidRPr="00E77497" w:rsidDel="00597D1C">
            <w:delText xml:space="preserve"> is present, then let </w:delText>
          </w:r>
          <w:r w:rsidR="000E305D" w:rsidRPr="00E77497" w:rsidDel="00597D1C">
            <w:rPr>
              <w:i/>
            </w:rPr>
            <w:delText>skip</w:delText>
          </w:r>
          <w:r w:rsidR="000E305D" w:rsidRPr="00E77497" w:rsidDel="00597D1C">
            <w:delText xml:space="preserve"> be the result of evaluating </w:delText>
          </w:r>
          <w:r w:rsidR="000E305D" w:rsidRPr="00E77497" w:rsidDel="00597D1C">
            <w:rPr>
              <w:i/>
            </w:rPr>
            <w:delText>Elision</w:delText>
          </w:r>
          <w:r w:rsidR="000E305D" w:rsidRPr="00E77497" w:rsidDel="00597D1C">
            <w:delText xml:space="preserve">, otherwise let </w:delText>
          </w:r>
          <w:r w:rsidR="000E305D" w:rsidRPr="00E77497" w:rsidDel="00597D1C">
            <w:rPr>
              <w:i/>
            </w:rPr>
            <w:delText>skip</w:delText>
          </w:r>
          <w:r w:rsidR="000E305D" w:rsidRPr="00E77497" w:rsidDel="00597D1C">
            <w:delText xml:space="preserve"> be 0.</w:delText>
          </w:r>
        </w:del>
      </w:ins>
    </w:p>
    <w:p w14:paraId="26D3131A" w14:textId="77777777" w:rsidR="00C707BD" w:rsidRPr="00E77497" w:rsidDel="005D4122" w:rsidRDefault="004B56D8" w:rsidP="00FA3203">
      <w:pPr>
        <w:pStyle w:val="Alg3"/>
        <w:numPr>
          <w:ilvl w:val="0"/>
          <w:numId w:val="411"/>
        </w:numPr>
        <w:spacing w:after="240"/>
        <w:contextualSpacing/>
        <w:rPr>
          <w:ins w:id="15194" w:author="Allen Wirfs-Brock" w:date="2011-07-01T15:12:00Z"/>
          <w:del w:id="15195" w:author="Rev 4 Allen Wirfs-Brock" w:date="2011-10-15T14:45:00Z"/>
        </w:rPr>
      </w:pPr>
      <w:ins w:id="15196" w:author="Rev 6 Allen Wirfs-Brock" w:date="2012-02-16T19:19:00Z">
        <w:r>
          <w:t xml:space="preserve">Return the result of performing </w:t>
        </w:r>
      </w:ins>
      <w:ins w:id="15197" w:author="Rev 4 Allen Wirfs-Brock" w:date="2011-11-07T11:03:00Z">
        <w:del w:id="15198" w:author="Rev 6 Allen Wirfs-Brock" w:date="2012-02-16T19:19:00Z">
          <w:r w:rsidR="006B1B28" w:rsidDel="004B56D8">
            <w:delText xml:space="preserve">Perform </w:delText>
          </w:r>
        </w:del>
        <w:r w:rsidR="006B1B28">
          <w:t>Indexed Destructuring Assignment Evaluation of</w:t>
        </w:r>
        <w:r w:rsidR="006B1B28" w:rsidRPr="00E77497">
          <w:t xml:space="preserve"> </w:t>
        </w:r>
      </w:ins>
      <w:ins w:id="15199" w:author="Allen Wirfs-Brock" w:date="2011-07-01T15:12:00Z">
        <w:del w:id="15200" w:author="Rev 4 Allen Wirfs-Brock" w:date="2011-11-07T11:03:00Z">
          <w:r w:rsidR="00C707BD" w:rsidRPr="00E77497" w:rsidDel="006B1B28">
            <w:delText xml:space="preserve">Evaluate </w:delText>
          </w:r>
        </w:del>
        <w:r w:rsidR="00C707BD" w:rsidRPr="00E77497">
          <w:rPr>
            <w:rStyle w:val="bnf"/>
          </w:rPr>
          <w:t>AssignmentRestElement</w:t>
        </w:r>
        <w:r w:rsidR="00C707BD" w:rsidRPr="00E77497">
          <w:rPr>
            <w:rFonts w:ascii="Courier New" w:hAnsi="Courier New" w:cs="Courier New"/>
            <w:b/>
          </w:rPr>
          <w:t xml:space="preserve"> </w:t>
        </w:r>
      </w:ins>
      <w:ins w:id="15201" w:author="Rev 4 Allen Wirfs-Brock" w:date="2011-11-07T11:13:00Z">
        <w:r w:rsidR="00C7794D">
          <w:t>with</w:t>
        </w:r>
        <w:r w:rsidR="00C7794D" w:rsidRPr="00E77497">
          <w:t xml:space="preserve"> </w:t>
        </w:r>
      </w:ins>
      <w:ins w:id="15202" w:author="Rev 7 Allen Wirfs-Brock" w:date="2012-05-04T14:34:00Z">
        <w:r w:rsidR="00C9532C" w:rsidRPr="00C9532C">
          <w:rPr>
            <w:i/>
          </w:rPr>
          <w:t>obj</w:t>
        </w:r>
        <w:r w:rsidR="00C9532C">
          <w:t xml:space="preserve"> </w:t>
        </w:r>
      </w:ins>
      <w:ins w:id="15203" w:author="Allen Wirfs-Brock" w:date="2011-07-01T15:12:00Z">
        <w:del w:id="15204" w:author="Rev 4 Allen Wirfs-Brock" w:date="2011-11-07T11:13:00Z">
          <w:r w:rsidR="00C707BD" w:rsidRPr="00E77497" w:rsidDel="00C7794D">
            <w:delText xml:space="preserve">using </w:delText>
          </w:r>
        </w:del>
        <w:del w:id="15205" w:author="Rev 4 Allen Wirfs-Brock" w:date="2011-11-07T11:09:00Z">
          <w:r w:rsidR="00C707BD" w:rsidRPr="00E77497" w:rsidDel="006B1B28">
            <w:rPr>
              <w:i/>
            </w:rPr>
            <w:delText>obj</w:delText>
          </w:r>
          <w:r w:rsidR="00C707BD" w:rsidRPr="00E77497" w:rsidDel="006B1B28">
            <w:delText xml:space="preserve"> as the </w:delText>
          </w:r>
          <w:r w:rsidR="00C707BD" w:rsidRPr="00E77497" w:rsidDel="006B1B28">
            <w:rPr>
              <w:i/>
            </w:rPr>
            <w:delText>obj</w:delText>
          </w:r>
          <w:r w:rsidR="00C707BD" w:rsidRPr="00E77497" w:rsidDel="006B1B28">
            <w:delText xml:space="preserve"> parameter </w:delText>
          </w:r>
        </w:del>
        <w:r w:rsidR="00C707BD" w:rsidRPr="00E77497">
          <w:t xml:space="preserve">and </w:t>
        </w:r>
      </w:ins>
      <w:ins w:id="15206" w:author="Rev 3 Allen Wirfs-Brock" w:date="2011-09-11T11:06:00Z">
        <w:r w:rsidR="000E305D" w:rsidRPr="00E77497">
          <w:rPr>
            <w:i/>
          </w:rPr>
          <w:t>skip</w:t>
        </w:r>
        <w:r w:rsidR="000E305D" w:rsidRPr="00E77497">
          <w:t xml:space="preserve"> </w:t>
        </w:r>
      </w:ins>
      <w:ins w:id="15207" w:author="Allen Wirfs-Brock" w:date="2011-07-01T15:12:00Z">
        <w:del w:id="15208" w:author="Rev 3 Allen Wirfs-Brock" w:date="2011-09-11T11:06:00Z">
          <w:r w:rsidR="00C707BD" w:rsidRPr="00E77497" w:rsidDel="000E305D">
            <w:delText xml:space="preserve">0 </w:delText>
          </w:r>
        </w:del>
        <w:r w:rsidR="00C707BD" w:rsidRPr="00E77497">
          <w:t xml:space="preserve">as the </w:t>
        </w:r>
        <w:del w:id="15209" w:author="Rev 4 Allen Wirfs-Brock" w:date="2011-11-07T11:09:00Z">
          <w:r w:rsidR="00C707BD" w:rsidRPr="00E77497" w:rsidDel="006B1B28">
            <w:rPr>
              <w:i/>
            </w:rPr>
            <w:delText>index</w:delText>
          </w:r>
          <w:r w:rsidR="00C707BD" w:rsidRPr="00E77497" w:rsidDel="006B1B28">
            <w:delText xml:space="preserve"> </w:delText>
          </w:r>
        </w:del>
      </w:ins>
      <w:ins w:id="15210" w:author="Rev 4 Allen Wirfs-Brock" w:date="2011-11-07T11:09:00Z">
        <w:r w:rsidR="006B1B28">
          <w:t>arguments</w:t>
        </w:r>
      </w:ins>
      <w:ins w:id="15211" w:author="Allen Wirfs-Brock" w:date="2011-07-01T15:12:00Z">
        <w:del w:id="15212" w:author="Rev 4 Allen Wirfs-Brock" w:date="2011-11-07T11:09:00Z">
          <w:r w:rsidR="00C707BD" w:rsidRPr="00E77497" w:rsidDel="006B1B28">
            <w:delText>parameter</w:delText>
          </w:r>
        </w:del>
        <w:r w:rsidR="00C707BD" w:rsidRPr="00E77497">
          <w:t>.</w:t>
        </w:r>
      </w:ins>
    </w:p>
    <w:p w14:paraId="0A90901C" w14:textId="77777777" w:rsidR="00C707BD" w:rsidRPr="00E77497" w:rsidRDefault="00C707BD" w:rsidP="00FA3203">
      <w:pPr>
        <w:pStyle w:val="Alg3"/>
        <w:numPr>
          <w:ilvl w:val="0"/>
          <w:numId w:val="411"/>
        </w:numPr>
        <w:spacing w:after="240"/>
        <w:contextualSpacing/>
        <w:rPr>
          <w:ins w:id="15213" w:author="Allen Wirfs-Brock" w:date="2011-07-01T15:12:00Z"/>
        </w:rPr>
      </w:pPr>
    </w:p>
    <w:p w14:paraId="66F53678" w14:textId="77777777" w:rsidR="001837C6" w:rsidRPr="00E77497" w:rsidRDefault="001837C6" w:rsidP="001837C6">
      <w:pPr>
        <w:contextualSpacing/>
        <w:jc w:val="left"/>
        <w:rPr>
          <w:ins w:id="15214" w:author="Rev 5 Allen Wirfs-Brock" w:date="2012-01-03T17:30:00Z"/>
        </w:rPr>
      </w:pPr>
      <w:ins w:id="15215" w:author="Rev 5 Allen Wirfs-Brock" w:date="2012-01-03T17:30:00Z">
        <w:r w:rsidRPr="00E77497">
          <w:rPr>
            <w:rStyle w:val="bnf"/>
          </w:rPr>
          <w:t xml:space="preserve">ArrayAssignmentPattern </w:t>
        </w:r>
        <w:r w:rsidRPr="00E77497">
          <w:rPr>
            <w:b/>
          </w:rPr>
          <w:t xml:space="preserve">: </w:t>
        </w:r>
        <w:r w:rsidRPr="00E77497">
          <w:rPr>
            <w:rFonts w:ascii="Courier New" w:hAnsi="Courier New" w:cs="Courier New"/>
            <w:b/>
          </w:rPr>
          <w:t>[</w:t>
        </w:r>
        <w:r w:rsidRPr="00E77497">
          <w:t xml:space="preserve"> </w:t>
        </w:r>
        <w:r w:rsidRPr="00E77497">
          <w:rPr>
            <w:rStyle w:val="bnf"/>
          </w:rPr>
          <w:t>AssignmentElementList</w:t>
        </w:r>
        <w:r w:rsidR="00025F06">
          <w:rPr>
            <w:rFonts w:ascii="Courier New" w:hAnsi="Courier New" w:cs="Courier New"/>
            <w:b/>
          </w:rPr>
          <w:t xml:space="preserve"> </w:t>
        </w:r>
        <w:r w:rsidRPr="00E77497">
          <w:rPr>
            <w:rFonts w:ascii="Courier New" w:hAnsi="Courier New" w:cs="Courier New"/>
            <w:b/>
          </w:rPr>
          <w:t>]</w:t>
        </w:r>
      </w:ins>
    </w:p>
    <w:p w14:paraId="6837918D" w14:textId="77777777" w:rsidR="004B56D8" w:rsidRPr="00E77497" w:rsidRDefault="004B56D8" w:rsidP="004B56D8">
      <w:pPr>
        <w:pStyle w:val="Alg3"/>
        <w:numPr>
          <w:ilvl w:val="0"/>
          <w:numId w:val="412"/>
        </w:numPr>
        <w:spacing w:after="240"/>
        <w:rPr>
          <w:ins w:id="15216" w:author="Rev 6 Allen Wirfs-Brock" w:date="2012-02-16T19:24:00Z"/>
        </w:rPr>
      </w:pPr>
      <w:ins w:id="15217" w:author="Rev 6 Allen Wirfs-Brock" w:date="2012-02-16T19:24:00Z">
        <w:r>
          <w:t>Return the result of performing Indexed Destructuring Assignment Evaluation of</w:t>
        </w:r>
        <w:r w:rsidRPr="00E77497">
          <w:t xml:space="preserve"> </w:t>
        </w:r>
        <w:r w:rsidRPr="00E77497">
          <w:rPr>
            <w:rStyle w:val="bnf"/>
          </w:rPr>
          <w:t>AssignmentElementList</w:t>
        </w:r>
        <w:r w:rsidRPr="00E77497">
          <w:rPr>
            <w:rFonts w:ascii="Courier New" w:hAnsi="Courier New" w:cs="Courier New"/>
            <w:b/>
          </w:rPr>
          <w:t xml:space="preserve"> </w:t>
        </w:r>
        <w:r w:rsidRPr="00E77497">
          <w:t xml:space="preserve">using </w:t>
        </w:r>
        <w:r w:rsidRPr="00E77497">
          <w:rPr>
            <w:i/>
          </w:rPr>
          <w:t>obj</w:t>
        </w:r>
        <w:r w:rsidRPr="00E77497">
          <w:t xml:space="preserve"> and 0 as the </w:t>
        </w:r>
        <w:r>
          <w:t>arguments</w:t>
        </w:r>
        <w:r w:rsidRPr="00E77497">
          <w:t>.</w:t>
        </w:r>
      </w:ins>
    </w:p>
    <w:p w14:paraId="36D7C702" w14:textId="77777777" w:rsidR="001837C6" w:rsidRPr="00E77497" w:rsidDel="004B56D8" w:rsidRDefault="00025F06" w:rsidP="00FA3203">
      <w:pPr>
        <w:pStyle w:val="Alg3"/>
        <w:numPr>
          <w:ilvl w:val="0"/>
          <w:numId w:val="412"/>
        </w:numPr>
        <w:spacing w:after="240"/>
        <w:rPr>
          <w:ins w:id="15218" w:author="Rev 5 Allen Wirfs-Brock" w:date="2012-01-03T17:30:00Z"/>
          <w:del w:id="15219" w:author="Rev 6 Allen Wirfs-Brock" w:date="2012-02-16T19:24:00Z"/>
        </w:rPr>
      </w:pPr>
      <w:ins w:id="15220" w:author="Rev 5 Allen Wirfs-Brock" w:date="2012-01-03T17:31:00Z">
        <w:del w:id="15221" w:author="Rev 6 Allen Wirfs-Brock" w:date="2012-02-16T19:20:00Z">
          <w:r w:rsidDel="004B56D8">
            <w:delText>Perform</w:delText>
          </w:r>
        </w:del>
      </w:ins>
      <w:ins w:id="15222" w:author="Rev 5 Allen Wirfs-Brock" w:date="2012-01-03T17:30:00Z">
        <w:del w:id="15223" w:author="Rev 6 Allen Wirfs-Brock" w:date="2012-02-16T19:20:00Z">
          <w:r w:rsidR="001837C6" w:rsidDel="004B56D8">
            <w:delText xml:space="preserve"> </w:delText>
          </w:r>
        </w:del>
        <w:del w:id="15224" w:author="Rev 6 Allen Wirfs-Brock" w:date="2012-02-16T19:24:00Z">
          <w:r w:rsidR="001837C6" w:rsidDel="004B56D8">
            <w:delText>Indexed Destructuring Assignment Evaluation of</w:delText>
          </w:r>
          <w:r w:rsidR="001837C6" w:rsidRPr="00E77497" w:rsidDel="004B56D8">
            <w:delText xml:space="preserve"> </w:delText>
          </w:r>
          <w:r w:rsidR="001837C6" w:rsidRPr="00E77497" w:rsidDel="004B56D8">
            <w:rPr>
              <w:rStyle w:val="bnf"/>
            </w:rPr>
            <w:delText>AssignmentElementList</w:delText>
          </w:r>
          <w:r w:rsidR="001837C6" w:rsidRPr="00E77497" w:rsidDel="004B56D8">
            <w:rPr>
              <w:rFonts w:ascii="Courier New" w:hAnsi="Courier New" w:cs="Courier New"/>
              <w:b/>
            </w:rPr>
            <w:delText xml:space="preserve"> </w:delText>
          </w:r>
          <w:r w:rsidR="001837C6" w:rsidRPr="00E77497" w:rsidDel="004B56D8">
            <w:delText xml:space="preserve">using </w:delText>
          </w:r>
          <w:r w:rsidR="001837C6" w:rsidRPr="00E77497" w:rsidDel="004B56D8">
            <w:rPr>
              <w:i/>
            </w:rPr>
            <w:delText>obj</w:delText>
          </w:r>
          <w:r w:rsidR="001837C6" w:rsidRPr="00E77497" w:rsidDel="004B56D8">
            <w:delText xml:space="preserve"> and 0 as the </w:delText>
          </w:r>
          <w:r w:rsidR="001837C6" w:rsidDel="004B56D8">
            <w:delText>arguments</w:delText>
          </w:r>
          <w:r w:rsidR="001837C6" w:rsidRPr="00E77497" w:rsidDel="004B56D8">
            <w:delText>.</w:delText>
          </w:r>
        </w:del>
      </w:ins>
    </w:p>
    <w:p w14:paraId="0EFA6A13" w14:textId="77777777" w:rsidR="005D4122" w:rsidRPr="00E77497" w:rsidRDefault="00C707BD" w:rsidP="005550F0">
      <w:pPr>
        <w:contextualSpacing/>
        <w:jc w:val="left"/>
        <w:rPr>
          <w:ins w:id="15225" w:author="Rev 4 Allen Wirfs-Brock" w:date="2011-10-15T14:46:00Z"/>
        </w:rPr>
      </w:pPr>
      <w:ins w:id="15226" w:author="Allen Wirfs-Brock" w:date="2011-07-01T15:12:00Z">
        <w:del w:id="15227" w:author="Rev 4 Allen Wirfs-Brock" w:date="2011-10-15T14:45:00Z">
          <w:r w:rsidRPr="00E77497" w:rsidDel="005D4122">
            <w:delText xml:space="preserve">The </w:delText>
          </w:r>
        </w:del>
      </w:ins>
      <w:ins w:id="15228" w:author="Allen Wirfs-Brock" w:date="2011-07-01T15:15:00Z">
        <w:del w:id="15229" w:author="Rev 4 Allen Wirfs-Brock" w:date="2011-10-15T14:45:00Z">
          <w:r w:rsidR="00697CC4" w:rsidRPr="00E77497" w:rsidDel="005D4122">
            <w:delText xml:space="preserve">supplemental </w:delText>
          </w:r>
        </w:del>
      </w:ins>
      <w:ins w:id="15230" w:author="Allen Wirfs-Brock" w:date="2011-07-01T15:12:00Z">
        <w:del w:id="15231" w:author="Rev 4 Allen Wirfs-Brock" w:date="2011-10-15T14:45:00Z">
          <w:r w:rsidRPr="00E77497" w:rsidDel="005D4122">
            <w:delText>production</w:delText>
          </w:r>
        </w:del>
      </w:ins>
      <w:ins w:id="15232" w:author="Allen Wirfs-Brock" w:date="2011-07-01T15:16:00Z">
        <w:del w:id="15233" w:author="Rev 4 Allen Wirfs-Brock" w:date="2011-10-15T14:45:00Z">
          <w:r w:rsidR="00697CC4" w:rsidRPr="00E77497" w:rsidDel="005D4122">
            <w:br/>
          </w:r>
        </w:del>
      </w:ins>
      <w:ins w:id="15234" w:author="Allen Wirfs-Brock" w:date="2011-07-01T15:12:00Z">
        <w:del w:id="15235" w:author="Rev 4 Allen Wirfs-Brock" w:date="2011-10-15T14:45:00Z">
          <w:r w:rsidRPr="00E77497" w:rsidDel="005D4122">
            <w:delText xml:space="preserve"> </w:delText>
          </w:r>
        </w:del>
      </w:ins>
      <w:ins w:id="15236" w:author="Rev 3 Allen Wirfs-Brock" w:date="2011-08-30T11:22:00Z">
        <w:r w:rsidR="00620189" w:rsidRPr="00E77497">
          <w:rPr>
            <w:rStyle w:val="bnf"/>
          </w:rPr>
          <w:t xml:space="preserve">ArrayAssignmentPattern </w:t>
        </w:r>
      </w:ins>
      <w:ins w:id="15237" w:author="Allen Wirfs-Brock" w:date="2011-07-01T15:12:00Z">
        <w:del w:id="15238" w:author="Rev 3 Allen Wirfs-Brock" w:date="2011-08-30T11:22:00Z">
          <w:r w:rsidRPr="00E77497" w:rsidDel="00620189">
            <w:rPr>
              <w:rStyle w:val="bnf"/>
            </w:rPr>
            <w:delText xml:space="preserve">AssignmentPropertyList </w:delText>
          </w:r>
        </w:del>
        <w:r w:rsidRPr="00E77497">
          <w:rPr>
            <w:b/>
          </w:rPr>
          <w:t xml:space="preserve">: </w:t>
        </w:r>
        <w:r w:rsidRPr="00E77497">
          <w:rPr>
            <w:rFonts w:ascii="Courier New" w:hAnsi="Courier New" w:cs="Courier New"/>
            <w:b/>
          </w:rPr>
          <w:t>[</w:t>
        </w:r>
        <w:r w:rsidRPr="00E77497">
          <w:t xml:space="preserve"> </w:t>
        </w:r>
        <w:r w:rsidRPr="00E77497">
          <w:rPr>
            <w:rStyle w:val="bnf"/>
          </w:rPr>
          <w:t>AssignmentElementList</w:t>
        </w:r>
        <w:r w:rsidRPr="00E77497">
          <w:rPr>
            <w:rFonts w:ascii="Courier New" w:hAnsi="Courier New" w:cs="Courier New"/>
            <w:b/>
            <w:i/>
          </w:rPr>
          <w:t xml:space="preserve"> </w:t>
        </w:r>
        <w:r w:rsidRPr="00E77497">
          <w:rPr>
            <w:rFonts w:ascii="Courier New" w:hAnsi="Courier New" w:cs="Courier New"/>
            <w:b/>
          </w:rPr>
          <w:t>,</w:t>
        </w:r>
        <w:r w:rsidRPr="00E77497">
          <w:rPr>
            <w:rFonts w:ascii="Courier New" w:hAnsi="Courier New" w:cs="Courier New"/>
            <w:b/>
            <w:i/>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r w:rsidRPr="00E77497">
          <w:rPr>
            <w:rStyle w:val="bnf"/>
          </w:rPr>
          <w:t>AssignmentRestElement</w:t>
        </w:r>
        <w:r w:rsidRPr="00E77497">
          <w:rPr>
            <w:rStyle w:val="bnf"/>
            <w:rFonts w:ascii="Arial" w:hAnsi="Arial" w:cs="Arial"/>
            <w:i w:val="0"/>
            <w:vertAlign w:val="subscript"/>
          </w:rPr>
          <w:t>opt</w:t>
        </w:r>
        <w:r w:rsidRPr="00E77497">
          <w:rPr>
            <w:rFonts w:cs="Arial"/>
            <w:i/>
            <w:vertAlign w:val="subscript"/>
          </w:rPr>
          <w:t xml:space="preserve"> </w:t>
        </w:r>
        <w:r w:rsidRPr="00E77497">
          <w:rPr>
            <w:rFonts w:ascii="Courier New" w:hAnsi="Courier New" w:cs="Courier New"/>
            <w:b/>
          </w:rPr>
          <w:t>]</w:t>
        </w:r>
      </w:ins>
      <w:ins w:id="15239" w:author="Allen Wirfs-Brock" w:date="2011-07-01T15:17:00Z">
        <w:del w:id="15240" w:author="Rev 4 Allen Wirfs-Brock" w:date="2011-10-15T14:46:00Z">
          <w:r w:rsidR="00697CC4" w:rsidRPr="00E77497" w:rsidDel="005D4122">
            <w:br/>
          </w:r>
        </w:del>
      </w:ins>
    </w:p>
    <w:p w14:paraId="37C42648" w14:textId="77777777" w:rsidR="00C707BD" w:rsidRPr="00E77497" w:rsidDel="005D43BD" w:rsidRDefault="00C707BD" w:rsidP="004B56D8">
      <w:pPr>
        <w:numPr>
          <w:ilvl w:val="0"/>
          <w:numId w:val="668"/>
        </w:numPr>
        <w:ind w:left="0"/>
        <w:jc w:val="left"/>
        <w:rPr>
          <w:ins w:id="15241" w:author="Allen Wirfs-Brock" w:date="2011-07-01T15:12:00Z"/>
          <w:del w:id="15242" w:author="Rev 4 Allen Wirfs-Brock" w:date="2011-11-07T10:59:00Z"/>
        </w:rPr>
      </w:pPr>
      <w:ins w:id="15243" w:author="Allen Wirfs-Brock" w:date="2011-07-01T15:12:00Z">
        <w:del w:id="15244" w:author="Rev 4 Allen Wirfs-Brock" w:date="2011-10-15T14:45:00Z">
          <w:r w:rsidRPr="00E77497" w:rsidDel="005D4122">
            <w:delText xml:space="preserve">is evaluated </w:delText>
          </w:r>
        </w:del>
        <w:del w:id="15245" w:author="Rev 4 Allen Wirfs-Brock" w:date="2011-11-07T10:59:00Z">
          <w:r w:rsidRPr="00E77497" w:rsidDel="005D43BD">
            <w:delText xml:space="preserve">with </w:delText>
          </w:r>
        </w:del>
        <w:del w:id="15246" w:author="Rev 4 Allen Wirfs-Brock" w:date="2011-10-15T14:46:00Z">
          <w:r w:rsidRPr="00E77497" w:rsidDel="005D4122">
            <w:delText xml:space="preserve">the </w:delText>
          </w:r>
        </w:del>
        <w:del w:id="15247" w:author="Rev 4 Allen Wirfs-Brock" w:date="2011-11-07T10:59:00Z">
          <w:r w:rsidRPr="00E77497" w:rsidDel="005D43BD">
            <w:delText xml:space="preserve">parameter </w:delText>
          </w:r>
          <w:r w:rsidRPr="00E77497" w:rsidDel="005D43BD">
            <w:rPr>
              <w:rStyle w:val="bnf"/>
            </w:rPr>
            <w:delText>obj</w:delText>
          </w:r>
          <w:r w:rsidRPr="00E77497" w:rsidDel="005D43BD">
            <w:delText xml:space="preserve"> </w:delText>
          </w:r>
        </w:del>
        <w:del w:id="15248" w:author="Rev 4 Allen Wirfs-Brock" w:date="2011-10-15T14:46:00Z">
          <w:r w:rsidRPr="00E77497" w:rsidDel="005D4122">
            <w:delText>as follows:</w:delText>
          </w:r>
        </w:del>
      </w:ins>
    </w:p>
    <w:p w14:paraId="7AFD67A7" w14:textId="77777777" w:rsidR="00C707BD" w:rsidRPr="00E77497" w:rsidRDefault="00C707BD" w:rsidP="004B56D8">
      <w:pPr>
        <w:pStyle w:val="Alg3"/>
        <w:numPr>
          <w:ilvl w:val="0"/>
          <w:numId w:val="668"/>
        </w:numPr>
        <w:rPr>
          <w:ins w:id="15249" w:author="Allen Wirfs-Brock" w:date="2011-07-01T15:12:00Z"/>
        </w:rPr>
      </w:pPr>
      <w:ins w:id="15250" w:author="Allen Wirfs-Brock" w:date="2011-07-01T15:12:00Z">
        <w:r w:rsidRPr="00E77497">
          <w:t xml:space="preserve">Let </w:t>
        </w:r>
        <w:del w:id="15251" w:author="Rev 3 Allen Wirfs-Brock" w:date="2011-09-11T12:45:00Z">
          <w:r w:rsidRPr="00E77497" w:rsidDel="00D8162F">
            <w:rPr>
              <w:i/>
            </w:rPr>
            <w:delText>index</w:delText>
          </w:r>
        </w:del>
      </w:ins>
      <w:ins w:id="15252" w:author="Rev 3 Allen Wirfs-Brock" w:date="2011-09-11T12:45:00Z">
        <w:r w:rsidR="00D8162F" w:rsidRPr="00E77497">
          <w:rPr>
            <w:i/>
          </w:rPr>
          <w:t>lastIndex</w:t>
        </w:r>
      </w:ins>
      <w:ins w:id="15253" w:author="Allen Wirfs-Brock" w:date="2011-07-01T15:12:00Z">
        <w:r w:rsidRPr="00E77497">
          <w:t xml:space="preserve"> be the result of </w:t>
        </w:r>
      </w:ins>
      <w:ins w:id="15254" w:author="Rev 4 Allen Wirfs-Brock" w:date="2011-11-07T11:04:00Z">
        <w:r w:rsidR="006B1B28">
          <w:t>p</w:t>
        </w:r>
      </w:ins>
      <w:ins w:id="15255" w:author="Rev 4 Allen Wirfs-Brock" w:date="2011-11-07T11:03:00Z">
        <w:r w:rsidR="006B1B28">
          <w:t>erform</w:t>
        </w:r>
      </w:ins>
      <w:ins w:id="15256" w:author="Rev 4 Allen Wirfs-Brock" w:date="2011-11-07T11:04:00Z">
        <w:r w:rsidR="006B1B28">
          <w:t>ing Indexed</w:t>
        </w:r>
      </w:ins>
      <w:ins w:id="15257" w:author="Rev 4 Allen Wirfs-Brock" w:date="2011-11-07T11:03:00Z">
        <w:r w:rsidR="006B1B28">
          <w:t xml:space="preserve"> Destructuring Assignment Evaluation of</w:t>
        </w:r>
        <w:r w:rsidR="006B1B28" w:rsidRPr="00E77497">
          <w:t xml:space="preserve"> </w:t>
        </w:r>
      </w:ins>
      <w:ins w:id="15258" w:author="Allen Wirfs-Brock" w:date="2011-07-01T15:12:00Z">
        <w:del w:id="15259" w:author="Rev 4 Allen Wirfs-Brock" w:date="2011-11-07T11:03:00Z">
          <w:r w:rsidRPr="00E77497" w:rsidDel="006B1B28">
            <w:delText xml:space="preserve">evaluating </w:delText>
          </w:r>
        </w:del>
        <w:r w:rsidRPr="00E77497">
          <w:rPr>
            <w:rStyle w:val="bnf"/>
          </w:rPr>
          <w:t>AssignmentElementList</w:t>
        </w:r>
        <w:r w:rsidRPr="00E77497">
          <w:rPr>
            <w:rFonts w:ascii="Courier New" w:hAnsi="Courier New" w:cs="Courier New"/>
            <w:b/>
          </w:rPr>
          <w:t xml:space="preserve"> </w:t>
        </w:r>
        <w:r w:rsidRPr="00E77497">
          <w:t xml:space="preserve">using </w:t>
        </w:r>
        <w:r w:rsidRPr="00E77497">
          <w:rPr>
            <w:i/>
          </w:rPr>
          <w:t>obj</w:t>
        </w:r>
        <w:r w:rsidRPr="00E77497">
          <w:t xml:space="preserve"> </w:t>
        </w:r>
        <w:del w:id="15260" w:author="Rev 4 Allen Wirfs-Brock" w:date="2011-11-07T11:09:00Z">
          <w:r w:rsidRPr="00E77497" w:rsidDel="006B1B28">
            <w:delText xml:space="preserve">as the </w:delText>
          </w:r>
          <w:r w:rsidRPr="00E77497" w:rsidDel="006B1B28">
            <w:rPr>
              <w:i/>
            </w:rPr>
            <w:delText>obj</w:delText>
          </w:r>
          <w:r w:rsidRPr="00E77497" w:rsidDel="006B1B28">
            <w:delText xml:space="preserve"> parameter </w:delText>
          </w:r>
        </w:del>
        <w:r w:rsidRPr="00E77497">
          <w:t xml:space="preserve">and 0 as the </w:t>
        </w:r>
        <w:del w:id="15261" w:author="Rev 4 Allen Wirfs-Brock" w:date="2011-11-07T11:09:00Z">
          <w:r w:rsidRPr="00E77497" w:rsidDel="006B1B28">
            <w:rPr>
              <w:i/>
            </w:rPr>
            <w:delText>index</w:delText>
          </w:r>
          <w:r w:rsidRPr="00E77497" w:rsidDel="006B1B28">
            <w:delText xml:space="preserve"> </w:delText>
          </w:r>
        </w:del>
      </w:ins>
      <w:ins w:id="15262" w:author="Rev 4 Allen Wirfs-Brock" w:date="2011-11-07T11:09:00Z">
        <w:r w:rsidR="006B1B28">
          <w:t>arguments</w:t>
        </w:r>
      </w:ins>
      <w:ins w:id="15263" w:author="Allen Wirfs-Brock" w:date="2011-07-01T15:12:00Z">
        <w:del w:id="15264" w:author="Rev 4 Allen Wirfs-Brock" w:date="2011-11-07T11:09:00Z">
          <w:r w:rsidRPr="00E77497" w:rsidDel="006B1B28">
            <w:delText>parameter</w:delText>
          </w:r>
        </w:del>
        <w:r w:rsidRPr="00E77497">
          <w:t>.</w:t>
        </w:r>
      </w:ins>
    </w:p>
    <w:p w14:paraId="667E6727" w14:textId="77777777" w:rsidR="004B56D8" w:rsidRDefault="004B56D8" w:rsidP="004B56D8">
      <w:pPr>
        <w:pStyle w:val="Alg4"/>
        <w:numPr>
          <w:ilvl w:val="0"/>
          <w:numId w:val="668"/>
        </w:numPr>
        <w:contextualSpacing/>
        <w:rPr>
          <w:ins w:id="15265" w:author="Rev 6 Allen Wirfs-Brock" w:date="2012-02-16T19:21:00Z"/>
        </w:rPr>
      </w:pPr>
      <w:ins w:id="15266" w:author="Rev 6 Allen Wirfs-Brock" w:date="2012-02-16T19:21:00Z">
        <w:del w:id="15267" w:author="Rev 10 Allen Wirfs-Brock" w:date="2012-08-09T17:02:00Z">
          <w:r w:rsidDel="0004792F">
            <w:delText xml:space="preserve">If </w:delText>
          </w:r>
          <w:r w:rsidRPr="00E77497" w:rsidDel="0004792F">
            <w:rPr>
              <w:i/>
            </w:rPr>
            <w:delText>lastIndex</w:delText>
          </w:r>
          <w:r w:rsidRPr="00E77497" w:rsidDel="0004792F">
            <w:delText xml:space="preserve"> </w:delText>
          </w:r>
          <w:r w:rsidDel="0004792F">
            <w:delText xml:space="preserve">is an abrupt completion, return </w:delText>
          </w:r>
        </w:del>
      </w:ins>
      <w:ins w:id="15268" w:author="Rev 10 Allen Wirfs-Brock" w:date="2012-08-09T17:02:00Z">
        <w:r w:rsidR="0004792F">
          <w:t>ReturnIfAbrupt(</w:t>
        </w:r>
      </w:ins>
      <w:ins w:id="15269" w:author="Rev 6 Allen Wirfs-Brock" w:date="2012-02-16T19:21:00Z">
        <w:r w:rsidRPr="00E77497">
          <w:rPr>
            <w:i/>
          </w:rPr>
          <w:t>lastIndex</w:t>
        </w:r>
      </w:ins>
      <w:ins w:id="15270" w:author="Rev 10 Allen Wirfs-Brock" w:date="2012-08-09T17:02:00Z">
        <w:r w:rsidR="0004792F">
          <w:t>)</w:t>
        </w:r>
      </w:ins>
      <w:ins w:id="15271" w:author="Rev 6 Allen Wirfs-Brock" w:date="2012-02-16T19:21:00Z">
        <w:r>
          <w:t>.</w:t>
        </w:r>
      </w:ins>
    </w:p>
    <w:p w14:paraId="1A483C2E" w14:textId="77777777" w:rsidR="00C707BD" w:rsidRPr="00E77497" w:rsidRDefault="00766C2E" w:rsidP="004B56D8">
      <w:pPr>
        <w:pStyle w:val="Alg3"/>
        <w:numPr>
          <w:ilvl w:val="0"/>
          <w:numId w:val="668"/>
        </w:numPr>
        <w:rPr>
          <w:ins w:id="15272" w:author="Allen Wirfs-Brock" w:date="2011-07-01T15:12:00Z"/>
        </w:rPr>
      </w:pPr>
      <w:ins w:id="15273" w:author="Rev 10 Allen Wirfs-Brock" w:date="2012-09-04T10:59:00Z">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ins>
      <w:ins w:id="15274" w:author="Allen Wirfs-Brock" w:date="2011-07-01T15:12:00Z">
        <w:del w:id="15275" w:author="Rev 10 Allen Wirfs-Brock" w:date="2012-09-04T10:59:00Z">
          <w:r w:rsidR="00C707BD" w:rsidRPr="00E77497" w:rsidDel="00766C2E">
            <w:delText xml:space="preserve">If </w:delText>
          </w:r>
          <w:r w:rsidR="00C707BD" w:rsidRPr="00E77497" w:rsidDel="00766C2E">
            <w:rPr>
              <w:i/>
            </w:rPr>
            <w:delText>Elision</w:delText>
          </w:r>
          <w:r w:rsidR="00C707BD" w:rsidRPr="00E77497" w:rsidDel="00766C2E">
            <w:delText xml:space="preserve"> is present, then let </w:delText>
          </w:r>
          <w:r w:rsidR="00C707BD" w:rsidRPr="00E77497" w:rsidDel="00766C2E">
            <w:rPr>
              <w:i/>
            </w:rPr>
            <w:delText>skip</w:delText>
          </w:r>
          <w:r w:rsidR="00C707BD" w:rsidRPr="00E77497" w:rsidDel="00766C2E">
            <w:delText xml:space="preserve"> be the result of evaluating </w:delText>
          </w:r>
          <w:r w:rsidR="00C707BD" w:rsidRPr="00E77497" w:rsidDel="00766C2E">
            <w:rPr>
              <w:i/>
            </w:rPr>
            <w:delText>Elision</w:delText>
          </w:r>
          <w:r w:rsidR="00C707BD" w:rsidRPr="00E77497" w:rsidDel="00766C2E">
            <w:delText xml:space="preserve">, otherwise let </w:delText>
          </w:r>
          <w:r w:rsidR="00C707BD" w:rsidRPr="00E77497" w:rsidDel="00766C2E">
            <w:rPr>
              <w:i/>
            </w:rPr>
            <w:delText>skip</w:delText>
          </w:r>
          <w:r w:rsidR="00C707BD" w:rsidRPr="00E77497" w:rsidDel="00766C2E">
            <w:delText xml:space="preserve"> be 0.</w:delText>
          </w:r>
        </w:del>
      </w:ins>
    </w:p>
    <w:p w14:paraId="60397199" w14:textId="77777777" w:rsidR="00C707BD" w:rsidRPr="00E77497" w:rsidDel="00C0486D" w:rsidRDefault="00C707BD" w:rsidP="0058620A">
      <w:pPr>
        <w:pStyle w:val="Alg3"/>
        <w:numPr>
          <w:ilvl w:val="0"/>
          <w:numId w:val="668"/>
        </w:numPr>
        <w:spacing w:after="240"/>
        <w:contextualSpacing/>
        <w:rPr>
          <w:ins w:id="15276" w:author="Allen Wirfs-Brock" w:date="2011-07-01T15:12:00Z"/>
          <w:del w:id="15277" w:author="Rev 4 Allen Wirfs-Brock" w:date="2011-10-15T14:47:00Z"/>
        </w:rPr>
      </w:pPr>
      <w:ins w:id="15278" w:author="Allen Wirfs-Brock" w:date="2011-07-01T15:12:00Z">
        <w:r w:rsidRPr="00E77497">
          <w:t xml:space="preserve">If </w:t>
        </w:r>
        <w:r w:rsidRPr="00E77497">
          <w:rPr>
            <w:rStyle w:val="bnf"/>
          </w:rPr>
          <w:t>AssignmentRestElement</w:t>
        </w:r>
        <w:r w:rsidRPr="00E77497">
          <w:t xml:space="preserve"> is present, then </w:t>
        </w:r>
      </w:ins>
      <w:ins w:id="15279" w:author="Rev 4 Allen Wirfs-Brock" w:date="2011-11-07T11:04:00Z">
        <w:del w:id="15280" w:author="Rev 6 Allen Wirfs-Brock" w:date="2012-02-16T19:25:00Z">
          <w:r w:rsidR="006B1B28" w:rsidDel="004B56D8">
            <w:delText>perform</w:delText>
          </w:r>
        </w:del>
      </w:ins>
      <w:ins w:id="15281" w:author="Rev 6 Allen Wirfs-Brock" w:date="2012-02-16T19:25:00Z">
        <w:r w:rsidR="004B56D8">
          <w:t>return the result of performing</w:t>
        </w:r>
      </w:ins>
      <w:ins w:id="15282" w:author="Rev 4 Allen Wirfs-Brock" w:date="2011-11-07T11:04:00Z">
        <w:r w:rsidR="006B1B28">
          <w:t xml:space="preserve"> Indexed Destructuring Assignment Evaluation of</w:t>
        </w:r>
        <w:r w:rsidR="006B1B28" w:rsidRPr="00E77497">
          <w:t xml:space="preserve"> </w:t>
        </w:r>
      </w:ins>
      <w:ins w:id="15283" w:author="Allen Wirfs-Brock" w:date="2011-07-01T15:12:00Z">
        <w:del w:id="15284" w:author="Rev 4 Allen Wirfs-Brock" w:date="2011-11-07T11:04:00Z">
          <w:r w:rsidRPr="00E77497" w:rsidDel="006B1B28">
            <w:delText xml:space="preserve">evaluate </w:delText>
          </w:r>
        </w:del>
        <w:r w:rsidRPr="00E77497">
          <w:rPr>
            <w:rStyle w:val="bnf"/>
          </w:rPr>
          <w:t>AssignmentRestElement</w:t>
        </w:r>
        <w:r w:rsidRPr="00E77497">
          <w:rPr>
            <w:rFonts w:ascii="Courier New" w:hAnsi="Courier New" w:cs="Courier New"/>
            <w:b/>
          </w:rPr>
          <w:t xml:space="preserve"> </w:t>
        </w:r>
      </w:ins>
      <w:ins w:id="15285" w:author="Rev 4 Allen Wirfs-Brock" w:date="2011-11-07T11:14:00Z">
        <w:r w:rsidR="00C7794D">
          <w:t>with</w:t>
        </w:r>
        <w:r w:rsidR="00C7794D" w:rsidRPr="00E77497">
          <w:t xml:space="preserve"> </w:t>
        </w:r>
      </w:ins>
      <w:ins w:id="15286" w:author="Allen Wirfs-Brock" w:date="2011-07-01T15:12:00Z">
        <w:del w:id="15287" w:author="Rev 4 Allen Wirfs-Brock" w:date="2011-11-07T11:14:00Z">
          <w:r w:rsidRPr="00E77497" w:rsidDel="00C7794D">
            <w:delText xml:space="preserve">using </w:delText>
          </w:r>
        </w:del>
        <w:r w:rsidRPr="00E77497">
          <w:rPr>
            <w:i/>
          </w:rPr>
          <w:t>obj</w:t>
        </w:r>
        <w:r w:rsidRPr="00E77497">
          <w:t xml:space="preserve"> </w:t>
        </w:r>
        <w:del w:id="15288" w:author="Rev 4 Allen Wirfs-Brock" w:date="2011-11-07T11:08:00Z">
          <w:r w:rsidRPr="00E77497" w:rsidDel="006B1B28">
            <w:delText xml:space="preserve">as the </w:delText>
          </w:r>
          <w:r w:rsidRPr="00E77497" w:rsidDel="006B1B28">
            <w:rPr>
              <w:i/>
            </w:rPr>
            <w:delText>obj</w:delText>
          </w:r>
          <w:r w:rsidRPr="00E77497" w:rsidDel="006B1B28">
            <w:delText xml:space="preserve"> parameter </w:delText>
          </w:r>
        </w:del>
        <w:r w:rsidRPr="00E77497">
          <w:t xml:space="preserve">and </w:t>
        </w:r>
        <w:del w:id="15289" w:author="Rev 3 Allen Wirfs-Brock" w:date="2011-09-11T12:45:00Z">
          <w:r w:rsidRPr="00E77497" w:rsidDel="00D8162F">
            <w:rPr>
              <w:i/>
            </w:rPr>
            <w:delText>i</w:delText>
          </w:r>
        </w:del>
      </w:ins>
      <w:ins w:id="15290" w:author="Rev 3 Allen Wirfs-Brock" w:date="2011-09-11T12:45:00Z">
        <w:r w:rsidR="00D8162F" w:rsidRPr="00E77497">
          <w:rPr>
            <w:i/>
          </w:rPr>
          <w:t>lastI</w:t>
        </w:r>
      </w:ins>
      <w:ins w:id="15291" w:author="Allen Wirfs-Brock" w:date="2011-07-01T15:12:00Z">
        <w:r w:rsidRPr="00E77497">
          <w:rPr>
            <w:i/>
          </w:rPr>
          <w:t>ndex</w:t>
        </w:r>
        <w:r w:rsidRPr="00E77497">
          <w:t>+</w:t>
        </w:r>
        <w:r w:rsidRPr="00E77497">
          <w:rPr>
            <w:i/>
          </w:rPr>
          <w:t>skip</w:t>
        </w:r>
        <w:r w:rsidRPr="00E77497">
          <w:t xml:space="preserve"> as the </w:t>
        </w:r>
        <w:del w:id="15292" w:author="Rev 4 Allen Wirfs-Brock" w:date="2011-11-07T11:09:00Z">
          <w:r w:rsidRPr="00E77497" w:rsidDel="006B1B28">
            <w:rPr>
              <w:i/>
            </w:rPr>
            <w:delText>index</w:delText>
          </w:r>
          <w:r w:rsidRPr="00E77497" w:rsidDel="006B1B28">
            <w:delText xml:space="preserve"> </w:delText>
          </w:r>
        </w:del>
      </w:ins>
      <w:ins w:id="15293" w:author="Rev 4 Allen Wirfs-Brock" w:date="2011-11-07T11:08:00Z">
        <w:r w:rsidR="006B1B28">
          <w:t>arguments</w:t>
        </w:r>
      </w:ins>
      <w:ins w:id="15294" w:author="Allen Wirfs-Brock" w:date="2011-07-01T15:12:00Z">
        <w:del w:id="15295" w:author="Rev 4 Allen Wirfs-Brock" w:date="2011-11-07T11:08:00Z">
          <w:r w:rsidRPr="00E77497" w:rsidDel="006B1B28">
            <w:delText>parameter</w:delText>
          </w:r>
        </w:del>
        <w:r w:rsidRPr="00E77497">
          <w:t>.</w:t>
        </w:r>
      </w:ins>
    </w:p>
    <w:p w14:paraId="16C7DFF6" w14:textId="77777777" w:rsidR="00C707BD" w:rsidRPr="00E77497" w:rsidRDefault="00C707BD" w:rsidP="0058620A">
      <w:pPr>
        <w:pStyle w:val="Alg3"/>
        <w:numPr>
          <w:ilvl w:val="0"/>
          <w:numId w:val="668"/>
        </w:numPr>
        <w:spacing w:after="240"/>
        <w:contextualSpacing/>
        <w:rPr>
          <w:ins w:id="15296" w:author="Allen Wirfs-Brock" w:date="2011-07-01T15:12:00Z"/>
        </w:rPr>
      </w:pPr>
    </w:p>
    <w:p w14:paraId="0CE7B0FE" w14:textId="77777777" w:rsidR="004B56D8" w:rsidRPr="0058620A" w:rsidRDefault="004B56D8" w:rsidP="0058620A">
      <w:pPr>
        <w:pStyle w:val="Alg3"/>
        <w:numPr>
          <w:ilvl w:val="0"/>
          <w:numId w:val="668"/>
        </w:numPr>
        <w:spacing w:after="240"/>
        <w:rPr>
          <w:ins w:id="15297" w:author="Rev 6 Allen Wirfs-Brock" w:date="2012-02-16T19:26:00Z"/>
          <w:b/>
        </w:rPr>
      </w:pPr>
      <w:ins w:id="15298" w:author="Rev 6 Allen Wirfs-Brock" w:date="2012-02-16T19:26:00Z">
        <w:r w:rsidRPr="0058620A">
          <w:t>Return</w:t>
        </w:r>
        <w:r w:rsidRPr="0058620A">
          <w:rPr>
            <w:b/>
          </w:rPr>
          <w:t xml:space="preserve"> </w:t>
        </w:r>
        <w:r w:rsidRPr="0058620A">
          <w:rPr>
            <w:i/>
          </w:rPr>
          <w:t>lastIndex</w:t>
        </w:r>
      </w:ins>
      <w:ins w:id="15299" w:author="Rev 6 Allen Wirfs-Brock" w:date="2012-02-16T19:28:00Z">
        <w:r>
          <w:t>.</w:t>
        </w:r>
      </w:ins>
    </w:p>
    <w:p w14:paraId="2F7DC4D6" w14:textId="77777777" w:rsidR="005D43BD" w:rsidRPr="00E77497" w:rsidRDefault="005D43BD" w:rsidP="005D43BD">
      <w:pPr>
        <w:rPr>
          <w:ins w:id="15300" w:author="Rev 4 Allen Wirfs-Brock" w:date="2011-11-07T10:59:00Z"/>
        </w:rPr>
      </w:pPr>
      <w:ins w:id="15301" w:author="Rev 4 Allen Wirfs-Brock" w:date="2011-11-07T10:59:00Z">
        <w:r w:rsidRPr="00E77497">
          <w:rPr>
            <w:rFonts w:ascii="Helvetica" w:hAnsi="Helvetica"/>
            <w:b/>
          </w:rPr>
          <w:t xml:space="preserve">Runtime Semantics: </w:t>
        </w:r>
      </w:ins>
      <w:ins w:id="15302" w:author="Rev 4 Allen Wirfs-Brock" w:date="2011-11-07T11:00:00Z">
        <w:r>
          <w:rPr>
            <w:rFonts w:ascii="Helvetica" w:hAnsi="Helvetica"/>
            <w:b/>
          </w:rPr>
          <w:t xml:space="preserve">Indexed </w:t>
        </w:r>
      </w:ins>
      <w:ins w:id="15303" w:author="Rev 4 Allen Wirfs-Brock" w:date="2011-11-07T10:59:00Z">
        <w:r>
          <w:rPr>
            <w:rFonts w:ascii="Helvetica" w:hAnsi="Helvetica"/>
            <w:b/>
          </w:rPr>
          <w:t>Destructuring Assignment</w:t>
        </w:r>
      </w:ins>
      <w:ins w:id="15304" w:author="Rev 4 Allen Wirfs-Brock" w:date="2011-11-07T11:00:00Z">
        <w:r>
          <w:rPr>
            <w:rFonts w:ascii="Helvetica" w:hAnsi="Helvetica"/>
            <w:b/>
          </w:rPr>
          <w:t xml:space="preserve"> </w:t>
        </w:r>
      </w:ins>
      <w:ins w:id="15305" w:author="Rev 4 Allen Wirfs-Brock" w:date="2011-11-07T10:59:00Z">
        <w:r w:rsidRPr="00E77497">
          <w:rPr>
            <w:rFonts w:ascii="Helvetica" w:hAnsi="Helvetica"/>
            <w:b/>
            <w:spacing w:val="6"/>
          </w:rPr>
          <w:t>Evaluation</w:t>
        </w:r>
        <w:r w:rsidRPr="00E77497">
          <w:t xml:space="preserve"> </w:t>
        </w:r>
      </w:ins>
    </w:p>
    <w:p w14:paraId="06F500F0" w14:textId="77777777" w:rsidR="005D43BD" w:rsidRPr="00E77497" w:rsidRDefault="005D43BD" w:rsidP="005D43BD">
      <w:pPr>
        <w:ind w:left="360"/>
        <w:rPr>
          <w:ins w:id="15306" w:author="Rev 4 Allen Wirfs-Brock" w:date="2011-11-07T11:00:00Z"/>
        </w:rPr>
      </w:pPr>
      <w:ins w:id="15307" w:author="Rev 4 Allen Wirfs-Brock" w:date="2011-11-07T11:00:00Z">
        <w:r w:rsidRPr="00E77497">
          <w:t xml:space="preserve">with parameters </w:t>
        </w:r>
        <w:r w:rsidRPr="00E77497">
          <w:rPr>
            <w:rStyle w:val="bnf"/>
          </w:rPr>
          <w:t>obj</w:t>
        </w:r>
        <w:r w:rsidRPr="00E77497">
          <w:t xml:space="preserve"> and </w:t>
        </w:r>
        <w:r w:rsidRPr="00E77497">
          <w:rPr>
            <w:rStyle w:val="bnf"/>
          </w:rPr>
          <w:t>index</w:t>
        </w:r>
        <w:r w:rsidRPr="00E77497">
          <w:t xml:space="preserve"> </w:t>
        </w:r>
      </w:ins>
    </w:p>
    <w:p w14:paraId="0031BDB3" w14:textId="77777777" w:rsidR="00C0486D" w:rsidRPr="00E77497" w:rsidRDefault="00C707BD" w:rsidP="005550F0">
      <w:pPr>
        <w:contextualSpacing/>
        <w:rPr>
          <w:ins w:id="15308" w:author="Rev 4 Allen Wirfs-Brock" w:date="2011-10-15T14:47:00Z"/>
          <w:rFonts w:cs="Arial"/>
          <w:i/>
          <w:vertAlign w:val="subscript"/>
        </w:rPr>
      </w:pPr>
      <w:ins w:id="15309" w:author="Allen Wirfs-Brock" w:date="2011-07-01T15:12:00Z">
        <w:del w:id="15310" w:author="Rev 4 Allen Wirfs-Brock" w:date="2011-10-15T14:47:00Z">
          <w:r w:rsidRPr="00E77497" w:rsidDel="00C0486D">
            <w:delText xml:space="preserve">The </w:delText>
          </w:r>
        </w:del>
      </w:ins>
      <w:ins w:id="15311" w:author="Allen Wirfs-Brock" w:date="2011-07-01T15:16:00Z">
        <w:del w:id="15312" w:author="Rev 4 Allen Wirfs-Brock" w:date="2011-10-15T14:47:00Z">
          <w:r w:rsidR="00697CC4" w:rsidRPr="00E77497" w:rsidDel="00C0486D">
            <w:delText xml:space="preserve">supplemental </w:delText>
          </w:r>
        </w:del>
      </w:ins>
      <w:ins w:id="15313" w:author="Allen Wirfs-Brock" w:date="2011-07-01T15:12:00Z">
        <w:del w:id="15314" w:author="Rev 4 Allen Wirfs-Brock" w:date="2011-10-15T14:47:00Z">
          <w:r w:rsidRPr="00E77497" w:rsidDel="00C0486D">
            <w:delText xml:space="preserve">production </w:delText>
          </w:r>
        </w:del>
        <w:r w:rsidRPr="00E77497">
          <w:rPr>
            <w:rStyle w:val="bnf"/>
          </w:rPr>
          <w:t xml:space="preserve">AssignmentElementList </w:t>
        </w:r>
        <w:r w:rsidRPr="00E77497">
          <w:rPr>
            <w:b/>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r w:rsidRPr="00E77497">
          <w:rPr>
            <w:rStyle w:val="bnf"/>
          </w:rPr>
          <w:t>AssignmentElement</w:t>
        </w:r>
        <w:r w:rsidRPr="00E77497">
          <w:rPr>
            <w:rFonts w:cs="Arial"/>
            <w:i/>
            <w:vertAlign w:val="subscript"/>
          </w:rPr>
          <w:t xml:space="preserve"> </w:t>
        </w:r>
      </w:ins>
    </w:p>
    <w:p w14:paraId="0F472C96" w14:textId="77777777" w:rsidR="00C707BD" w:rsidRPr="00E77497" w:rsidDel="005D43BD" w:rsidRDefault="00C707BD" w:rsidP="005550F0">
      <w:pPr>
        <w:ind w:left="360"/>
        <w:rPr>
          <w:ins w:id="15315" w:author="Allen Wirfs-Brock" w:date="2011-07-01T15:12:00Z"/>
          <w:del w:id="15316" w:author="Rev 4 Allen Wirfs-Brock" w:date="2011-11-07T11:00:00Z"/>
        </w:rPr>
      </w:pPr>
      <w:ins w:id="15317" w:author="Allen Wirfs-Brock" w:date="2011-07-01T15:12:00Z">
        <w:del w:id="15318" w:author="Rev 4 Allen Wirfs-Brock" w:date="2011-10-15T14:47:00Z">
          <w:r w:rsidRPr="00E77497" w:rsidDel="00C0486D">
            <w:delText xml:space="preserve"> is evaluated </w:delText>
          </w:r>
        </w:del>
        <w:del w:id="15319" w:author="Rev 4 Allen Wirfs-Brock" w:date="2011-11-07T11:00:00Z">
          <w:r w:rsidRPr="00E77497" w:rsidDel="005D43BD">
            <w:delText xml:space="preserve">with </w:delText>
          </w:r>
        </w:del>
        <w:del w:id="15320" w:author="Rev 4 Allen Wirfs-Brock" w:date="2011-10-15T14:47:00Z">
          <w:r w:rsidRPr="00E77497" w:rsidDel="00C0486D">
            <w:delText xml:space="preserve">the </w:delText>
          </w:r>
        </w:del>
        <w:del w:id="15321" w:author="Rev 4 Allen Wirfs-Brock" w:date="2011-11-07T11:00:00Z">
          <w:r w:rsidRPr="00E77497" w:rsidDel="005D43BD">
            <w:delText xml:space="preserve">parameters </w:delText>
          </w:r>
          <w:r w:rsidRPr="00E77497" w:rsidDel="005D43BD">
            <w:rPr>
              <w:rStyle w:val="bnf"/>
            </w:rPr>
            <w:delText>obj</w:delText>
          </w:r>
          <w:r w:rsidRPr="00E77497" w:rsidDel="005D43BD">
            <w:delText xml:space="preserve"> and </w:delText>
          </w:r>
          <w:r w:rsidRPr="00E77497" w:rsidDel="005D43BD">
            <w:rPr>
              <w:rStyle w:val="bnf"/>
            </w:rPr>
            <w:delText>index</w:delText>
          </w:r>
          <w:r w:rsidRPr="00E77497" w:rsidDel="005D43BD">
            <w:delText xml:space="preserve"> </w:delText>
          </w:r>
        </w:del>
        <w:del w:id="15322" w:author="Rev 4 Allen Wirfs-Brock" w:date="2011-10-15T14:47:00Z">
          <w:r w:rsidRPr="00E77497" w:rsidDel="00C0486D">
            <w:delText>as follows:</w:delText>
          </w:r>
        </w:del>
      </w:ins>
    </w:p>
    <w:p w14:paraId="38861E95" w14:textId="77777777" w:rsidR="00C707BD" w:rsidRPr="00E77497" w:rsidRDefault="00766C2E" w:rsidP="00FA3203">
      <w:pPr>
        <w:pStyle w:val="Alg3"/>
        <w:numPr>
          <w:ilvl w:val="0"/>
          <w:numId w:val="413"/>
        </w:numPr>
        <w:rPr>
          <w:ins w:id="15323" w:author="Allen Wirfs-Brock" w:date="2011-07-01T15:12:00Z"/>
        </w:rPr>
      </w:pPr>
      <w:ins w:id="15324" w:author="Rev 10 Allen Wirfs-Brock" w:date="2012-09-04T11:00:00Z">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ins>
      <w:ins w:id="15325" w:author="Allen Wirfs-Brock" w:date="2011-07-01T15:12:00Z">
        <w:del w:id="15326" w:author="Rev 10 Allen Wirfs-Brock" w:date="2012-09-04T11:00:00Z">
          <w:r w:rsidR="00C707BD" w:rsidRPr="00E77497" w:rsidDel="00766C2E">
            <w:delText xml:space="preserve">If </w:delText>
          </w:r>
          <w:r w:rsidR="00C707BD" w:rsidRPr="00E77497" w:rsidDel="00766C2E">
            <w:rPr>
              <w:i/>
            </w:rPr>
            <w:delText>Elision</w:delText>
          </w:r>
          <w:r w:rsidR="00C707BD" w:rsidRPr="00E77497" w:rsidDel="00766C2E">
            <w:delText xml:space="preserve"> is present, then let </w:delText>
          </w:r>
          <w:r w:rsidR="00C707BD" w:rsidRPr="00E77497" w:rsidDel="00766C2E">
            <w:rPr>
              <w:i/>
            </w:rPr>
            <w:delText>skip</w:delText>
          </w:r>
          <w:r w:rsidR="00C707BD" w:rsidRPr="00E77497" w:rsidDel="00766C2E">
            <w:delText xml:space="preserve"> be the result of evaluating </w:delText>
          </w:r>
          <w:r w:rsidR="00C707BD" w:rsidRPr="00E77497" w:rsidDel="00766C2E">
            <w:rPr>
              <w:i/>
            </w:rPr>
            <w:delText>Elision</w:delText>
          </w:r>
          <w:r w:rsidR="00C707BD" w:rsidRPr="00E77497" w:rsidDel="00766C2E">
            <w:delText xml:space="preserve">, otherwise let </w:delText>
          </w:r>
          <w:r w:rsidR="00C707BD" w:rsidRPr="00E77497" w:rsidDel="00766C2E">
            <w:rPr>
              <w:i/>
            </w:rPr>
            <w:delText>skip</w:delText>
          </w:r>
          <w:r w:rsidR="00C707BD" w:rsidRPr="00E77497" w:rsidDel="00766C2E">
            <w:delText xml:space="preserve"> be 0.</w:delText>
          </w:r>
        </w:del>
      </w:ins>
    </w:p>
    <w:p w14:paraId="0C5002CB" w14:textId="77777777" w:rsidR="0004792F" w:rsidRPr="00E77497" w:rsidRDefault="0004792F" w:rsidP="0004792F">
      <w:pPr>
        <w:pStyle w:val="Alg3"/>
        <w:numPr>
          <w:ilvl w:val="0"/>
          <w:numId w:val="413"/>
        </w:numPr>
        <w:rPr>
          <w:ins w:id="15327" w:author="Rev 10 Allen Wirfs-Brock" w:date="2012-08-09T16:56:00Z"/>
        </w:rPr>
      </w:pPr>
      <w:ins w:id="15328" w:author="Rev 10 Allen Wirfs-Brock" w:date="2012-08-09T16:56:00Z">
        <w:r w:rsidRPr="00E77497">
          <w:t xml:space="preserve">Let </w:t>
        </w:r>
        <w:r w:rsidRPr="00E77497">
          <w:rPr>
            <w:i/>
          </w:rPr>
          <w:t>name</w:t>
        </w:r>
        <w:r w:rsidRPr="00E77497">
          <w:t xml:space="preserve"> be ToString(</w:t>
        </w:r>
        <w:r w:rsidRPr="00E77497">
          <w:rPr>
            <w:i/>
          </w:rPr>
          <w:t>index</w:t>
        </w:r>
        <w:r w:rsidRPr="00E77497">
          <w:t>+</w:t>
        </w:r>
        <w:r w:rsidRPr="00E77497">
          <w:rPr>
            <w:i/>
          </w:rPr>
          <w:t>skip</w:t>
        </w:r>
        <w:r w:rsidRPr="00E77497">
          <w:t>).</w:t>
        </w:r>
      </w:ins>
    </w:p>
    <w:p w14:paraId="7487E86E" w14:textId="77777777" w:rsidR="00C707BD" w:rsidRPr="00E77497" w:rsidRDefault="006B1B28" w:rsidP="00FA3203">
      <w:pPr>
        <w:pStyle w:val="Alg3"/>
        <w:numPr>
          <w:ilvl w:val="0"/>
          <w:numId w:val="413"/>
        </w:numPr>
        <w:rPr>
          <w:ins w:id="15329" w:author="Allen Wirfs-Brock" w:date="2011-07-01T15:12:00Z"/>
        </w:rPr>
      </w:pPr>
      <w:ins w:id="15330" w:author="Rev 4 Allen Wirfs-Brock" w:date="2011-11-07T11:05:00Z">
        <w:del w:id="15331" w:author="Rev 6 Allen Wirfs-Brock" w:date="2012-02-16T19:31:00Z">
          <w:r w:rsidDel="0058620A">
            <w:delText>Perform</w:delText>
          </w:r>
        </w:del>
      </w:ins>
      <w:ins w:id="15332" w:author="Rev 6 Allen Wirfs-Brock" w:date="2012-02-16T19:31:00Z">
        <w:r w:rsidR="0058620A">
          <w:t xml:space="preserve">Let </w:t>
        </w:r>
        <w:r w:rsidR="0058620A" w:rsidRPr="0058620A">
          <w:rPr>
            <w:i/>
          </w:rPr>
          <w:t>status</w:t>
        </w:r>
        <w:r w:rsidR="0058620A">
          <w:t xml:space="preserve"> be the result of performing</w:t>
        </w:r>
      </w:ins>
      <w:ins w:id="15333" w:author="Rev 4 Allen Wirfs-Brock" w:date="2011-11-07T11:05:00Z">
        <w:r>
          <w:t xml:space="preserve"> </w:t>
        </w:r>
        <w:del w:id="15334" w:author="Rev 10 Allen Wirfs-Brock" w:date="2012-08-09T16:55:00Z">
          <w:r w:rsidDel="0004792F">
            <w:delText>Indexed</w:delText>
          </w:r>
        </w:del>
      </w:ins>
      <w:ins w:id="15335" w:author="Rev 10 Allen Wirfs-Brock" w:date="2012-08-09T16:55:00Z">
        <w:r w:rsidR="0004792F">
          <w:t>Keyed</w:t>
        </w:r>
      </w:ins>
      <w:ins w:id="15336" w:author="Rev 4 Allen Wirfs-Brock" w:date="2011-11-07T11:05:00Z">
        <w:r>
          <w:t xml:space="preserve"> Destructuring Assignment Evaluation of</w:t>
        </w:r>
        <w:r w:rsidRPr="00E77497">
          <w:t xml:space="preserve"> </w:t>
        </w:r>
      </w:ins>
      <w:ins w:id="15337" w:author="Rev 3 Allen Wirfs-Brock" w:date="2011-09-11T12:54:00Z">
        <w:del w:id="15338" w:author="Rev 4 Allen Wirfs-Brock" w:date="2011-11-07T11:05:00Z">
          <w:r w:rsidR="00551535" w:rsidRPr="00E77497" w:rsidDel="006B1B28">
            <w:delText xml:space="preserve">Evaluate </w:delText>
          </w:r>
        </w:del>
      </w:ins>
      <w:ins w:id="15339" w:author="Allen Wirfs-Brock" w:date="2011-07-01T15:12:00Z">
        <w:del w:id="15340" w:author="Rev 3 Allen Wirfs-Brock" w:date="2011-09-11T12:53:00Z">
          <w:r w:rsidR="00C707BD" w:rsidRPr="00E77497" w:rsidDel="00551535">
            <w:delText xml:space="preserve">Let </w:delText>
          </w:r>
        </w:del>
        <w:del w:id="15341" w:author="Rev 3 Allen Wirfs-Brock" w:date="2011-09-11T12:46:00Z">
          <w:r w:rsidR="00C707BD" w:rsidRPr="00E77497" w:rsidDel="0024012F">
            <w:rPr>
              <w:i/>
            </w:rPr>
            <w:delText>i</w:delText>
          </w:r>
        </w:del>
        <w:del w:id="15342" w:author="Rev 3 Allen Wirfs-Brock" w:date="2011-09-11T12:53:00Z">
          <w:r w:rsidR="00C707BD" w:rsidRPr="00E77497" w:rsidDel="00551535">
            <w:rPr>
              <w:i/>
            </w:rPr>
            <w:delText>ndex</w:delText>
          </w:r>
          <w:r w:rsidR="00C707BD" w:rsidRPr="00E77497" w:rsidDel="00551535">
            <w:delText xml:space="preserve"> be the result of evaluating </w:delText>
          </w:r>
        </w:del>
        <w:r w:rsidR="00C707BD" w:rsidRPr="00E77497">
          <w:rPr>
            <w:rStyle w:val="bnf"/>
          </w:rPr>
          <w:t>AssignmentElement</w:t>
        </w:r>
        <w:r w:rsidR="00C707BD" w:rsidRPr="00E77497">
          <w:rPr>
            <w:rFonts w:ascii="Courier New" w:hAnsi="Courier New" w:cs="Courier New"/>
            <w:b/>
          </w:rPr>
          <w:t xml:space="preserve"> </w:t>
        </w:r>
      </w:ins>
      <w:ins w:id="15343" w:author="Rev 4 Allen Wirfs-Brock" w:date="2011-11-07T11:14:00Z">
        <w:r w:rsidR="00C7794D">
          <w:t>with</w:t>
        </w:r>
        <w:r w:rsidR="00C7794D" w:rsidRPr="00E77497">
          <w:t xml:space="preserve"> </w:t>
        </w:r>
      </w:ins>
      <w:ins w:id="15344" w:author="Allen Wirfs-Brock" w:date="2011-07-01T15:12:00Z">
        <w:del w:id="15345" w:author="Rev 4 Allen Wirfs-Brock" w:date="2011-11-07T11:14:00Z">
          <w:r w:rsidR="00C707BD" w:rsidRPr="00E77497" w:rsidDel="00C7794D">
            <w:delText xml:space="preserve">using </w:delText>
          </w:r>
        </w:del>
        <w:r w:rsidR="00C707BD" w:rsidRPr="00E77497">
          <w:rPr>
            <w:i/>
          </w:rPr>
          <w:t>obj</w:t>
        </w:r>
        <w:r w:rsidR="00C707BD" w:rsidRPr="00E77497">
          <w:t xml:space="preserve"> </w:t>
        </w:r>
        <w:del w:id="15346" w:author="Rev 4 Allen Wirfs-Brock" w:date="2011-11-07T11:08:00Z">
          <w:r w:rsidR="00C707BD" w:rsidRPr="00E77497" w:rsidDel="006B1B28">
            <w:delText xml:space="preserve">as the </w:delText>
          </w:r>
          <w:r w:rsidR="00C707BD" w:rsidRPr="00E77497" w:rsidDel="006B1B28">
            <w:rPr>
              <w:i/>
            </w:rPr>
            <w:delText>obj</w:delText>
          </w:r>
          <w:r w:rsidR="00C707BD" w:rsidRPr="00E77497" w:rsidDel="006B1B28">
            <w:delText xml:space="preserve"> parameter </w:delText>
          </w:r>
        </w:del>
        <w:r w:rsidR="00C707BD" w:rsidRPr="00E77497">
          <w:t xml:space="preserve">and </w:t>
        </w:r>
      </w:ins>
      <w:ins w:id="15347" w:author="Rev 10 Allen Wirfs-Brock" w:date="2012-08-09T16:56:00Z">
        <w:r w:rsidR="0004792F" w:rsidRPr="00E77497">
          <w:rPr>
            <w:i/>
          </w:rPr>
          <w:t>name</w:t>
        </w:r>
      </w:ins>
      <w:ins w:id="15348" w:author="Allen Wirfs-Brock" w:date="2011-07-01T15:12:00Z">
        <w:del w:id="15349" w:author="Rev 10 Allen Wirfs-Brock" w:date="2012-08-09T16:56:00Z">
          <w:r w:rsidR="00C707BD" w:rsidRPr="00E77497" w:rsidDel="0004792F">
            <w:rPr>
              <w:i/>
            </w:rPr>
            <w:delText>index</w:delText>
          </w:r>
          <w:r w:rsidR="00C707BD" w:rsidRPr="00E77497" w:rsidDel="0004792F">
            <w:delText>+</w:delText>
          </w:r>
          <w:r w:rsidR="00C707BD" w:rsidRPr="00E77497" w:rsidDel="0004792F">
            <w:rPr>
              <w:i/>
            </w:rPr>
            <w:delText>skip</w:delText>
          </w:r>
        </w:del>
        <w:r w:rsidR="00C707BD" w:rsidRPr="00E77497">
          <w:t xml:space="preserve"> as the </w:t>
        </w:r>
        <w:del w:id="15350" w:author="Rev 4 Allen Wirfs-Brock" w:date="2011-11-07T11:08:00Z">
          <w:r w:rsidR="00C707BD" w:rsidRPr="00E77497" w:rsidDel="006B1B28">
            <w:rPr>
              <w:i/>
            </w:rPr>
            <w:delText>index</w:delText>
          </w:r>
          <w:r w:rsidR="00C707BD" w:rsidRPr="00E77497" w:rsidDel="006B1B28">
            <w:delText xml:space="preserve"> </w:delText>
          </w:r>
        </w:del>
      </w:ins>
      <w:ins w:id="15351" w:author="Rev 4 Allen Wirfs-Brock" w:date="2011-11-07T11:08:00Z">
        <w:r>
          <w:t>arguments</w:t>
        </w:r>
      </w:ins>
      <w:ins w:id="15352" w:author="Allen Wirfs-Brock" w:date="2011-07-01T15:12:00Z">
        <w:del w:id="15353" w:author="Rev 4 Allen Wirfs-Brock" w:date="2011-11-07T11:08:00Z">
          <w:r w:rsidR="00C707BD" w:rsidRPr="00E77497" w:rsidDel="006B1B28">
            <w:delText>parameter</w:delText>
          </w:r>
        </w:del>
        <w:r w:rsidR="00C707BD" w:rsidRPr="00E77497">
          <w:t>.</w:t>
        </w:r>
      </w:ins>
    </w:p>
    <w:p w14:paraId="1CECB721" w14:textId="77777777" w:rsidR="0058620A" w:rsidRDefault="006552DF" w:rsidP="0058620A">
      <w:pPr>
        <w:pStyle w:val="Alg4"/>
        <w:numPr>
          <w:ilvl w:val="0"/>
          <w:numId w:val="413"/>
        </w:numPr>
        <w:contextualSpacing/>
        <w:rPr>
          <w:ins w:id="15354" w:author="Rev 6 Allen Wirfs-Brock" w:date="2012-02-16T19:31:00Z"/>
        </w:rPr>
      </w:pPr>
      <w:ins w:id="15355" w:author="Rev 10 Allen Wirfs-Brock" w:date="2012-08-14T14:50:00Z">
        <w:r>
          <w:t>ReturnIfAbrupt(</w:t>
        </w:r>
        <w:r>
          <w:rPr>
            <w:i/>
          </w:rPr>
          <w:t>status</w:t>
        </w:r>
        <w:r>
          <w:t>)</w:t>
        </w:r>
      </w:ins>
      <w:ins w:id="15356" w:author="Rev 6 Allen Wirfs-Brock" w:date="2012-02-16T19:31:00Z">
        <w:del w:id="15357" w:author="Rev 10 Allen Wirfs-Brock" w:date="2012-08-14T14:51:00Z">
          <w:r w:rsidR="0058620A" w:rsidDel="006552DF">
            <w:delText xml:space="preserve">If </w:delText>
          </w:r>
          <w:r w:rsidR="0058620A" w:rsidRPr="006A5E27" w:rsidDel="006552DF">
            <w:rPr>
              <w:i/>
            </w:rPr>
            <w:delText>status</w:delText>
          </w:r>
          <w:r w:rsidR="0058620A" w:rsidDel="006552DF">
            <w:delText xml:space="preserve"> is an abrupt completion, return </w:delText>
          </w:r>
          <w:r w:rsidR="0058620A" w:rsidRPr="006A5E27" w:rsidDel="006552DF">
            <w:rPr>
              <w:i/>
            </w:rPr>
            <w:delText>status</w:delText>
          </w:r>
        </w:del>
        <w:r w:rsidR="0058620A">
          <w:t>.</w:t>
        </w:r>
      </w:ins>
    </w:p>
    <w:p w14:paraId="403A2782" w14:textId="77777777" w:rsidR="00C707BD" w:rsidRPr="006B6D0A" w:rsidDel="005D43BD" w:rsidRDefault="00C707BD" w:rsidP="00FA3203">
      <w:pPr>
        <w:pStyle w:val="Alg3"/>
        <w:numPr>
          <w:ilvl w:val="0"/>
          <w:numId w:val="413"/>
        </w:numPr>
        <w:spacing w:after="240"/>
        <w:rPr>
          <w:ins w:id="15358" w:author="Allen Wirfs-Brock" w:date="2011-07-01T15:12:00Z"/>
          <w:del w:id="15359" w:author="Rev 4 Allen Wirfs-Brock" w:date="2011-11-07T10:59:00Z"/>
        </w:rPr>
      </w:pPr>
      <w:ins w:id="15360" w:author="Allen Wirfs-Brock" w:date="2011-07-01T15:12:00Z">
        <w:r w:rsidRPr="00E77497">
          <w:t xml:space="preserve">Return </w:t>
        </w:r>
        <w:r w:rsidRPr="00E77497">
          <w:rPr>
            <w:i/>
          </w:rPr>
          <w:t>index</w:t>
        </w:r>
      </w:ins>
      <w:ins w:id="15361" w:author="Rev 3 Allen Wirfs-Brock" w:date="2011-09-11T12:52:00Z">
        <w:r w:rsidR="00551535" w:rsidRPr="00C7794D">
          <w:t>+</w:t>
        </w:r>
      </w:ins>
      <w:ins w:id="15362" w:author="Rev 3 Allen Wirfs-Brock" w:date="2011-09-11T12:56:00Z">
        <w:r w:rsidR="00551535" w:rsidRPr="004D1BD1">
          <w:rPr>
            <w:i/>
          </w:rPr>
          <w:t>skip</w:t>
        </w:r>
        <w:r w:rsidR="00551535" w:rsidRPr="003B4312">
          <w:t>+</w:t>
        </w:r>
      </w:ins>
      <w:ins w:id="15363" w:author="Rev 3 Allen Wirfs-Brock" w:date="2011-09-11T12:52:00Z">
        <w:r w:rsidR="00551535" w:rsidRPr="003B4312">
          <w:t>1</w:t>
        </w:r>
      </w:ins>
      <w:ins w:id="15364" w:author="Allen Wirfs-Brock" w:date="2011-07-01T15:12:00Z">
        <w:del w:id="15365" w:author="Rev 3 Allen Wirfs-Brock" w:date="2011-09-11T12:47:00Z">
          <w:r w:rsidRPr="003B4312" w:rsidDel="0024012F">
            <w:delText>+</w:delText>
          </w:r>
          <w:r w:rsidRPr="008B7F6F" w:rsidDel="0024012F">
            <w:rPr>
              <w:i/>
            </w:rPr>
            <w:delText>skip</w:delText>
          </w:r>
        </w:del>
        <w:r w:rsidRPr="006B6D0A">
          <w:t>.</w:t>
        </w:r>
      </w:ins>
    </w:p>
    <w:p w14:paraId="120A7AC0" w14:textId="77777777" w:rsidR="00C707BD" w:rsidRPr="006B6D0A" w:rsidRDefault="00C707BD" w:rsidP="00FA3203">
      <w:pPr>
        <w:pStyle w:val="Alg3"/>
        <w:numPr>
          <w:ilvl w:val="0"/>
          <w:numId w:val="413"/>
        </w:numPr>
        <w:spacing w:after="240"/>
        <w:rPr>
          <w:ins w:id="15366" w:author="Allen Wirfs-Brock" w:date="2011-07-01T15:12:00Z"/>
        </w:rPr>
      </w:pPr>
    </w:p>
    <w:p w14:paraId="3713C708" w14:textId="77777777" w:rsidR="004912C9" w:rsidRPr="00E77497" w:rsidRDefault="00C707BD" w:rsidP="00C7794D">
      <w:pPr>
        <w:contextualSpacing/>
        <w:rPr>
          <w:ins w:id="15367" w:author="Rev 4 Allen Wirfs-Brock" w:date="2011-10-15T14:48:00Z"/>
          <w:rFonts w:cs="Arial"/>
          <w:i/>
          <w:vertAlign w:val="subscript"/>
        </w:rPr>
      </w:pPr>
      <w:ins w:id="15368" w:author="Allen Wirfs-Brock" w:date="2011-07-01T15:12:00Z">
        <w:del w:id="15369" w:author="Rev 4 Allen Wirfs-Brock" w:date="2011-10-15T14:48:00Z">
          <w:r w:rsidRPr="006B6D0A" w:rsidDel="004912C9">
            <w:delText xml:space="preserve">The </w:delText>
          </w:r>
        </w:del>
      </w:ins>
      <w:ins w:id="15370" w:author="Allen Wirfs-Brock" w:date="2011-07-01T15:16:00Z">
        <w:del w:id="15371" w:author="Rev 4 Allen Wirfs-Brock" w:date="2011-10-15T14:48:00Z">
          <w:r w:rsidR="00697CC4" w:rsidRPr="00E65A34" w:rsidDel="004912C9">
            <w:delText>s</w:delText>
          </w:r>
          <w:r w:rsidR="00697CC4" w:rsidRPr="009C202C" w:rsidDel="004912C9">
            <w:delText xml:space="preserve">upplemental </w:delText>
          </w:r>
        </w:del>
      </w:ins>
      <w:ins w:id="15372" w:author="Allen Wirfs-Brock" w:date="2011-07-01T15:12:00Z">
        <w:del w:id="15373" w:author="Rev 4 Allen Wirfs-Brock" w:date="2011-10-15T14:48:00Z">
          <w:r w:rsidRPr="00B820AB" w:rsidDel="004912C9">
            <w:delText xml:space="preserve">production </w:delText>
          </w:r>
        </w:del>
        <w:r w:rsidRPr="00675B74">
          <w:rPr>
            <w:rStyle w:val="bnf"/>
          </w:rPr>
          <w:t xml:space="preserve">AssignmentElementList </w:t>
        </w:r>
        <w:r w:rsidRPr="00E77497">
          <w:rPr>
            <w:b/>
          </w:rPr>
          <w:t xml:space="preserve">: </w:t>
        </w:r>
        <w:r w:rsidRPr="00E77497">
          <w:rPr>
            <w:rStyle w:val="bnf"/>
          </w:rPr>
          <w:t xml:space="preserve">AssignmentElementList </w:t>
        </w:r>
      </w:ins>
      <w:ins w:id="15374" w:author="Rev 3 Allen Wirfs-Brock" w:date="2011-08-30T11:25:00Z">
        <w:r w:rsidR="00620189" w:rsidRPr="00E77497">
          <w:rPr>
            <w:rFonts w:ascii="Courier New" w:hAnsi="Courier New" w:cs="Courier New"/>
            <w:b/>
          </w:rPr>
          <w:t>,</w:t>
        </w:r>
      </w:ins>
      <w:ins w:id="15375" w:author="Allen Wirfs-Brock" w:date="2011-07-01T15:12:00Z">
        <w:r w:rsidRPr="00E77497">
          <w:rPr>
            <w:rStyle w:val="bnf"/>
          </w:rPr>
          <w:t xml:space="preserve"> Elision</w:t>
        </w:r>
        <w:r w:rsidRPr="00E77497">
          <w:rPr>
            <w:rFonts w:cs="Arial"/>
            <w:vertAlign w:val="subscript"/>
          </w:rPr>
          <w:t>opt</w:t>
        </w:r>
        <w:r w:rsidRPr="00E77497">
          <w:rPr>
            <w:rFonts w:ascii="Courier New" w:hAnsi="Courier New" w:cs="Courier New"/>
            <w:b/>
            <w:i/>
          </w:rPr>
          <w:t xml:space="preserve"> </w:t>
        </w:r>
        <w:r w:rsidRPr="00E77497">
          <w:rPr>
            <w:rStyle w:val="bnf"/>
          </w:rPr>
          <w:t>AssignmentElement</w:t>
        </w:r>
        <w:r w:rsidRPr="00E77497">
          <w:rPr>
            <w:rFonts w:cs="Arial"/>
            <w:i/>
            <w:vertAlign w:val="subscript"/>
          </w:rPr>
          <w:t xml:space="preserve"> </w:t>
        </w:r>
      </w:ins>
    </w:p>
    <w:p w14:paraId="0CC748FD" w14:textId="77777777" w:rsidR="00C707BD" w:rsidRPr="00E77497" w:rsidDel="0058620A" w:rsidRDefault="00C707BD" w:rsidP="00C7794D">
      <w:pPr>
        <w:ind w:left="360"/>
        <w:rPr>
          <w:ins w:id="15376" w:author="Allen Wirfs-Brock" w:date="2011-07-01T15:12:00Z"/>
          <w:del w:id="15377" w:author="Rev 6 Allen Wirfs-Brock" w:date="2012-02-16T19:37:00Z"/>
        </w:rPr>
      </w:pPr>
      <w:ins w:id="15378" w:author="Allen Wirfs-Brock" w:date="2011-07-01T15:12:00Z">
        <w:del w:id="15379" w:author="Rev 6 Allen Wirfs-Brock" w:date="2012-02-16T19:37:00Z">
          <w:r w:rsidRPr="00E77497" w:rsidDel="0058620A">
            <w:delText xml:space="preserve"> is evaluated with the parameters </w:delText>
          </w:r>
          <w:r w:rsidRPr="00E77497" w:rsidDel="0058620A">
            <w:rPr>
              <w:rStyle w:val="bnf"/>
            </w:rPr>
            <w:delText>obj</w:delText>
          </w:r>
          <w:r w:rsidRPr="00E77497" w:rsidDel="0058620A">
            <w:delText xml:space="preserve"> and </w:delText>
          </w:r>
          <w:r w:rsidRPr="00E77497" w:rsidDel="0058620A">
            <w:rPr>
              <w:rStyle w:val="bnf"/>
            </w:rPr>
            <w:delText>index</w:delText>
          </w:r>
          <w:r w:rsidRPr="00E77497" w:rsidDel="0058620A">
            <w:delText xml:space="preserve"> as follows:</w:delText>
          </w:r>
        </w:del>
      </w:ins>
    </w:p>
    <w:p w14:paraId="5447C589" w14:textId="77777777" w:rsidR="00C707BD" w:rsidRPr="00E77497" w:rsidRDefault="00C707BD" w:rsidP="00FA3203">
      <w:pPr>
        <w:pStyle w:val="Alg3"/>
        <w:numPr>
          <w:ilvl w:val="0"/>
          <w:numId w:val="414"/>
        </w:numPr>
        <w:rPr>
          <w:ins w:id="15380" w:author="Allen Wirfs-Brock" w:date="2011-07-01T15:12:00Z"/>
        </w:rPr>
      </w:pPr>
      <w:ins w:id="15381" w:author="Allen Wirfs-Brock" w:date="2011-07-01T15:12:00Z">
        <w:r w:rsidRPr="00E77497">
          <w:t xml:space="preserve">Let </w:t>
        </w:r>
        <w:del w:id="15382" w:author="Rev 3 Allen Wirfs-Brock" w:date="2011-09-11T12:48:00Z">
          <w:r w:rsidRPr="00E77497" w:rsidDel="0024012F">
            <w:rPr>
              <w:i/>
            </w:rPr>
            <w:delText>e</w:delText>
          </w:r>
        </w:del>
      </w:ins>
      <w:ins w:id="15383" w:author="Rev 3 Allen Wirfs-Brock" w:date="2011-09-11T12:48:00Z">
        <w:r w:rsidR="0024012F" w:rsidRPr="00E77497">
          <w:rPr>
            <w:i/>
          </w:rPr>
          <w:t>list</w:t>
        </w:r>
      </w:ins>
      <w:ins w:id="15384" w:author="Rev 3 Allen Wirfs-Brock" w:date="2011-09-11T12:58:00Z">
        <w:r w:rsidR="00551535" w:rsidRPr="00E77497">
          <w:rPr>
            <w:i/>
          </w:rPr>
          <w:t>Next</w:t>
        </w:r>
      </w:ins>
      <w:ins w:id="15385" w:author="Allen Wirfs-Brock" w:date="2011-07-01T15:12:00Z">
        <w:del w:id="15386" w:author="Rev 3 Allen Wirfs-Brock" w:date="2011-09-11T12:58:00Z">
          <w:r w:rsidRPr="00E77497" w:rsidDel="00551535">
            <w:rPr>
              <w:i/>
            </w:rPr>
            <w:delText>nd</w:delText>
          </w:r>
        </w:del>
        <w:r w:rsidRPr="00E77497">
          <w:t xml:space="preserve"> be the result of </w:t>
        </w:r>
      </w:ins>
      <w:ins w:id="15387" w:author="Rev 4 Allen Wirfs-Brock" w:date="2011-11-07T11:05:00Z">
        <w:r w:rsidR="006B1B28">
          <w:t>performing Indexed Destructuring Assignment Evaluation of</w:t>
        </w:r>
        <w:r w:rsidR="006B1B28" w:rsidRPr="00E77497">
          <w:t xml:space="preserve"> </w:t>
        </w:r>
      </w:ins>
      <w:ins w:id="15388" w:author="Allen Wirfs-Brock" w:date="2011-07-01T15:12:00Z">
        <w:del w:id="15389" w:author="Rev 4 Allen Wirfs-Brock" w:date="2011-11-07T11:05:00Z">
          <w:r w:rsidRPr="00E77497" w:rsidDel="006B1B28">
            <w:delText xml:space="preserve">evaluating </w:delText>
          </w:r>
        </w:del>
        <w:r w:rsidRPr="00E77497">
          <w:rPr>
            <w:rStyle w:val="bnf"/>
          </w:rPr>
          <w:t>Assignmen</w:t>
        </w:r>
        <w:del w:id="15390" w:author="Rev 3 Allen Wirfs-Brock" w:date="2011-09-11T12:48:00Z">
          <w:r w:rsidRPr="00E77497" w:rsidDel="0024012F">
            <w:rPr>
              <w:rStyle w:val="bnf"/>
            </w:rPr>
            <w:delText>tRes</w:delText>
          </w:r>
        </w:del>
        <w:r w:rsidRPr="00E77497">
          <w:rPr>
            <w:rStyle w:val="bnf"/>
          </w:rPr>
          <w:t>tElement</w:t>
        </w:r>
      </w:ins>
      <w:ins w:id="15391" w:author="Rev 3 Allen Wirfs-Brock" w:date="2011-09-11T12:48:00Z">
        <w:r w:rsidR="0024012F" w:rsidRPr="00E77497">
          <w:rPr>
            <w:rStyle w:val="bnf"/>
          </w:rPr>
          <w:t>List</w:t>
        </w:r>
      </w:ins>
      <w:ins w:id="15392" w:author="Allen Wirfs-Brock" w:date="2011-07-01T15:12:00Z">
        <w:r w:rsidRPr="00E77497">
          <w:rPr>
            <w:rFonts w:ascii="Courier New" w:hAnsi="Courier New" w:cs="Courier New"/>
            <w:b/>
          </w:rPr>
          <w:t xml:space="preserve"> </w:t>
        </w:r>
        <w:r w:rsidRPr="00E77497">
          <w:t xml:space="preserve">using </w:t>
        </w:r>
        <w:r w:rsidRPr="00E77497">
          <w:rPr>
            <w:i/>
          </w:rPr>
          <w:t>obj</w:t>
        </w:r>
        <w:r w:rsidRPr="00E77497">
          <w:t xml:space="preserve"> as the </w:t>
        </w:r>
        <w:r w:rsidRPr="00E77497">
          <w:rPr>
            <w:i/>
          </w:rPr>
          <w:t>obj</w:t>
        </w:r>
        <w:r w:rsidRPr="00E77497">
          <w:t xml:space="preserve"> parameter and </w:t>
        </w:r>
        <w:r w:rsidRPr="00E77497">
          <w:rPr>
            <w:i/>
          </w:rPr>
          <w:t>index</w:t>
        </w:r>
        <w:r w:rsidRPr="00E77497">
          <w:t xml:space="preserve"> as the </w:t>
        </w:r>
        <w:r w:rsidRPr="00E77497">
          <w:rPr>
            <w:i/>
          </w:rPr>
          <w:t>index</w:t>
        </w:r>
        <w:r w:rsidRPr="00E77497">
          <w:t xml:space="preserve"> parameter</w:t>
        </w:r>
      </w:ins>
    </w:p>
    <w:p w14:paraId="6071F860" w14:textId="77777777" w:rsidR="00C707BD" w:rsidRPr="00E77497" w:rsidRDefault="00766C2E" w:rsidP="00FA3203">
      <w:pPr>
        <w:pStyle w:val="Alg3"/>
        <w:numPr>
          <w:ilvl w:val="0"/>
          <w:numId w:val="414"/>
        </w:numPr>
        <w:rPr>
          <w:ins w:id="15393" w:author="Allen Wirfs-Brock" w:date="2011-07-01T15:12:00Z"/>
        </w:rPr>
      </w:pPr>
      <w:ins w:id="15394" w:author="Rev 10 Allen Wirfs-Brock" w:date="2012-09-04T11:00:00Z">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ins>
      <w:ins w:id="15395" w:author="Allen Wirfs-Brock" w:date="2011-07-01T15:12:00Z">
        <w:del w:id="15396" w:author="Rev 10 Allen Wirfs-Brock" w:date="2012-09-04T11:00:00Z">
          <w:r w:rsidR="00C707BD" w:rsidRPr="00E77497" w:rsidDel="00766C2E">
            <w:delText xml:space="preserve">If </w:delText>
          </w:r>
          <w:r w:rsidR="00C707BD" w:rsidRPr="00E77497" w:rsidDel="00766C2E">
            <w:rPr>
              <w:i/>
            </w:rPr>
            <w:delText>Elision</w:delText>
          </w:r>
          <w:r w:rsidR="00C707BD" w:rsidRPr="00E77497" w:rsidDel="00766C2E">
            <w:delText xml:space="preserve"> is present, then let </w:delText>
          </w:r>
          <w:r w:rsidR="00C707BD" w:rsidRPr="00E77497" w:rsidDel="00766C2E">
            <w:rPr>
              <w:i/>
            </w:rPr>
            <w:delText>skip</w:delText>
          </w:r>
          <w:r w:rsidR="00C707BD" w:rsidRPr="00E77497" w:rsidDel="00766C2E">
            <w:delText xml:space="preserve"> be the result of evaluating </w:delText>
          </w:r>
          <w:r w:rsidR="00C707BD" w:rsidRPr="00E77497" w:rsidDel="00766C2E">
            <w:rPr>
              <w:i/>
            </w:rPr>
            <w:delText>Elision</w:delText>
          </w:r>
          <w:r w:rsidR="00C707BD" w:rsidRPr="00E77497" w:rsidDel="00766C2E">
            <w:delText xml:space="preserve">, otherwise let </w:delText>
          </w:r>
          <w:r w:rsidR="00C707BD" w:rsidRPr="00E77497" w:rsidDel="00766C2E">
            <w:rPr>
              <w:i/>
            </w:rPr>
            <w:delText>skip</w:delText>
          </w:r>
          <w:r w:rsidR="00C707BD" w:rsidRPr="00E77497" w:rsidDel="00766C2E">
            <w:delText xml:space="preserve"> be 0.</w:delText>
          </w:r>
        </w:del>
      </w:ins>
    </w:p>
    <w:p w14:paraId="0F527264" w14:textId="77777777" w:rsidR="0058620A" w:rsidRDefault="006552DF" w:rsidP="0058620A">
      <w:pPr>
        <w:pStyle w:val="Alg4"/>
        <w:numPr>
          <w:ilvl w:val="0"/>
          <w:numId w:val="414"/>
        </w:numPr>
        <w:contextualSpacing/>
        <w:rPr>
          <w:ins w:id="15397" w:author="Rev 6 Allen Wirfs-Brock" w:date="2012-02-16T19:32:00Z"/>
        </w:rPr>
      </w:pPr>
      <w:ins w:id="15398" w:author="Rev 10 Allen Wirfs-Brock" w:date="2012-08-14T14:51:00Z">
        <w:r>
          <w:t>ReturnIfAbrupt(</w:t>
        </w:r>
      </w:ins>
      <w:ins w:id="15399" w:author="Rev 10 Allen Wirfs-Brock" w:date="2012-08-14T14:52:00Z">
        <w:r>
          <w:rPr>
            <w:i/>
          </w:rPr>
          <w:t>listNext</w:t>
        </w:r>
      </w:ins>
      <w:ins w:id="15400" w:author="Rev 10 Allen Wirfs-Brock" w:date="2012-08-14T14:51:00Z">
        <w:r>
          <w:t>)</w:t>
        </w:r>
      </w:ins>
      <w:ins w:id="15401" w:author="Rev 6 Allen Wirfs-Brock" w:date="2012-02-16T19:32:00Z">
        <w:del w:id="15402" w:author="Rev 10 Allen Wirfs-Brock" w:date="2012-08-14T14:51:00Z">
          <w:r w:rsidR="0058620A" w:rsidDel="006552DF">
            <w:delText xml:space="preserve">If </w:delText>
          </w:r>
          <w:r w:rsidR="0058620A" w:rsidRPr="00E77497" w:rsidDel="006552DF">
            <w:rPr>
              <w:i/>
            </w:rPr>
            <w:delText>listNext</w:delText>
          </w:r>
          <w:r w:rsidR="0058620A" w:rsidRPr="00E77497" w:rsidDel="006552DF">
            <w:delText xml:space="preserve"> </w:delText>
          </w:r>
          <w:r w:rsidR="0058620A" w:rsidDel="006552DF">
            <w:delText xml:space="preserve">is an abrupt completion, return </w:delText>
          </w:r>
        </w:del>
      </w:ins>
      <w:ins w:id="15403" w:author="Rev 6 Allen Wirfs-Brock" w:date="2012-02-16T19:33:00Z">
        <w:del w:id="15404" w:author="Rev 10 Allen Wirfs-Brock" w:date="2012-08-14T14:51:00Z">
          <w:r w:rsidR="0058620A" w:rsidRPr="00E77497" w:rsidDel="006552DF">
            <w:rPr>
              <w:i/>
            </w:rPr>
            <w:delText>listNext</w:delText>
          </w:r>
        </w:del>
      </w:ins>
      <w:ins w:id="15405" w:author="Rev 6 Allen Wirfs-Brock" w:date="2012-02-16T19:32:00Z">
        <w:r w:rsidR="0058620A">
          <w:t>.</w:t>
        </w:r>
      </w:ins>
    </w:p>
    <w:p w14:paraId="68FB0EF0" w14:textId="77777777" w:rsidR="0004792F" w:rsidRPr="00E77497" w:rsidRDefault="0004792F" w:rsidP="0004792F">
      <w:pPr>
        <w:pStyle w:val="Alg3"/>
        <w:numPr>
          <w:ilvl w:val="0"/>
          <w:numId w:val="414"/>
        </w:numPr>
        <w:rPr>
          <w:ins w:id="15406" w:author="Rev 10 Allen Wirfs-Brock" w:date="2012-08-09T16:57:00Z"/>
        </w:rPr>
      </w:pPr>
      <w:ins w:id="15407" w:author="Rev 10 Allen Wirfs-Brock" w:date="2012-08-09T16:57:00Z">
        <w:r w:rsidRPr="00E77497">
          <w:t xml:space="preserve">Let </w:t>
        </w:r>
        <w:r w:rsidRPr="00E77497">
          <w:rPr>
            <w:i/>
          </w:rPr>
          <w:t>name</w:t>
        </w:r>
        <w:r w:rsidRPr="00E77497">
          <w:t xml:space="preserve"> be ToString(</w:t>
        </w:r>
        <w:r w:rsidRPr="00E77497">
          <w:rPr>
            <w:i/>
          </w:rPr>
          <w:t>listNext</w:t>
        </w:r>
        <w:r w:rsidRPr="00E77497">
          <w:t>+</w:t>
        </w:r>
        <w:r w:rsidRPr="00E77497">
          <w:rPr>
            <w:i/>
          </w:rPr>
          <w:t>skip</w:t>
        </w:r>
        <w:r w:rsidRPr="00E77497">
          <w:t>).</w:t>
        </w:r>
      </w:ins>
    </w:p>
    <w:p w14:paraId="0278F844" w14:textId="77777777" w:rsidR="00C707BD" w:rsidRPr="00E77497" w:rsidRDefault="00C707BD" w:rsidP="00FA3203">
      <w:pPr>
        <w:pStyle w:val="Alg3"/>
        <w:numPr>
          <w:ilvl w:val="0"/>
          <w:numId w:val="414"/>
        </w:numPr>
        <w:rPr>
          <w:ins w:id="15408" w:author="Allen Wirfs-Brock" w:date="2011-07-01T15:12:00Z"/>
        </w:rPr>
      </w:pPr>
      <w:ins w:id="15409" w:author="Allen Wirfs-Brock" w:date="2011-07-01T15:12:00Z">
        <w:del w:id="15410" w:author="Rev 3 Allen Wirfs-Brock" w:date="2011-09-11T13:00:00Z">
          <w:r w:rsidRPr="00E77497" w:rsidDel="004813EB">
            <w:delText xml:space="preserve">Let </w:delText>
          </w:r>
        </w:del>
        <w:del w:id="15411" w:author="Rev 3 Allen Wirfs-Brock" w:date="2011-09-11T12:49:00Z">
          <w:r w:rsidRPr="00E77497" w:rsidDel="0024012F">
            <w:rPr>
              <w:i/>
            </w:rPr>
            <w:delText>i</w:delText>
          </w:r>
        </w:del>
        <w:del w:id="15412" w:author="Rev 3 Allen Wirfs-Brock" w:date="2011-09-11T13:00:00Z">
          <w:r w:rsidRPr="00E77497" w:rsidDel="004813EB">
            <w:rPr>
              <w:i/>
            </w:rPr>
            <w:delText>ndex</w:delText>
          </w:r>
          <w:r w:rsidRPr="00E77497" w:rsidDel="004813EB">
            <w:delText xml:space="preserve"> be the result of evaluating </w:delText>
          </w:r>
        </w:del>
      </w:ins>
      <w:ins w:id="15413" w:author="Rev 6 Allen Wirfs-Brock" w:date="2012-02-16T19:33:00Z">
        <w:r w:rsidR="0058620A">
          <w:t xml:space="preserve">Let </w:t>
        </w:r>
        <w:r w:rsidR="0058620A" w:rsidRPr="0058620A">
          <w:rPr>
            <w:i/>
          </w:rPr>
          <w:t>status</w:t>
        </w:r>
        <w:r w:rsidR="0058620A">
          <w:t xml:space="preserve"> be the result of performing </w:t>
        </w:r>
      </w:ins>
      <w:ins w:id="15414" w:author="Rev 4 Allen Wirfs-Brock" w:date="2011-11-07T11:05:00Z">
        <w:del w:id="15415" w:author="Rev 6 Allen Wirfs-Brock" w:date="2012-02-16T19:33:00Z">
          <w:r w:rsidR="006B1B28" w:rsidDel="0058620A">
            <w:delText xml:space="preserve">Perform </w:delText>
          </w:r>
        </w:del>
        <w:del w:id="15416" w:author="Rev 10 Allen Wirfs-Brock" w:date="2012-08-09T16:57:00Z">
          <w:r w:rsidR="006B1B28" w:rsidDel="0004792F">
            <w:delText>Indexed</w:delText>
          </w:r>
        </w:del>
      </w:ins>
      <w:ins w:id="15417" w:author="Rev 10 Allen Wirfs-Brock" w:date="2012-08-09T16:57:00Z">
        <w:r w:rsidR="0004792F">
          <w:t>Keyed</w:t>
        </w:r>
      </w:ins>
      <w:ins w:id="15418" w:author="Rev 4 Allen Wirfs-Brock" w:date="2011-11-07T11:05:00Z">
        <w:r w:rsidR="006B1B28">
          <w:t xml:space="preserve"> Destructuring Assignment Evaluation of</w:t>
        </w:r>
        <w:r w:rsidR="006B1B28" w:rsidRPr="00E77497">
          <w:t xml:space="preserve"> </w:t>
        </w:r>
      </w:ins>
      <w:ins w:id="15419" w:author="Rev 3 Allen Wirfs-Brock" w:date="2011-09-11T13:00:00Z">
        <w:del w:id="15420" w:author="Rev 4 Allen Wirfs-Brock" w:date="2011-11-07T11:05:00Z">
          <w:r w:rsidR="004813EB" w:rsidRPr="00E77497" w:rsidDel="006B1B28">
            <w:delText xml:space="preserve">Evaluate </w:delText>
          </w:r>
        </w:del>
      </w:ins>
      <w:ins w:id="15421" w:author="Allen Wirfs-Brock" w:date="2011-07-01T15:12:00Z">
        <w:r w:rsidRPr="00E77497">
          <w:rPr>
            <w:rStyle w:val="bnf"/>
          </w:rPr>
          <w:t>AssignmentElement</w:t>
        </w:r>
        <w:r w:rsidRPr="00E77497">
          <w:rPr>
            <w:rFonts w:ascii="Courier New" w:hAnsi="Courier New" w:cs="Courier New"/>
            <w:b/>
          </w:rPr>
          <w:t xml:space="preserve"> </w:t>
        </w:r>
      </w:ins>
      <w:ins w:id="15422" w:author="Rev 4 Allen Wirfs-Brock" w:date="2011-11-07T11:14:00Z">
        <w:r w:rsidR="00C7794D">
          <w:t>with</w:t>
        </w:r>
        <w:r w:rsidR="00C7794D" w:rsidRPr="00E77497">
          <w:t xml:space="preserve"> </w:t>
        </w:r>
      </w:ins>
      <w:ins w:id="15423" w:author="Allen Wirfs-Brock" w:date="2011-07-01T15:12:00Z">
        <w:del w:id="15424" w:author="Rev 4 Allen Wirfs-Brock" w:date="2011-11-07T11:14:00Z">
          <w:r w:rsidRPr="00E77497" w:rsidDel="00C7794D">
            <w:delText xml:space="preserve">using </w:delText>
          </w:r>
        </w:del>
        <w:r w:rsidRPr="00E77497">
          <w:rPr>
            <w:i/>
          </w:rPr>
          <w:t>obj</w:t>
        </w:r>
        <w:r w:rsidRPr="00E77497">
          <w:t xml:space="preserve"> </w:t>
        </w:r>
        <w:del w:id="15425" w:author="Rev 4 Allen Wirfs-Brock" w:date="2011-11-07T11:08:00Z">
          <w:r w:rsidRPr="00E77497" w:rsidDel="006B1B28">
            <w:delText xml:space="preserve">as the </w:delText>
          </w:r>
          <w:r w:rsidRPr="00E77497" w:rsidDel="006B1B28">
            <w:rPr>
              <w:i/>
            </w:rPr>
            <w:delText>obj</w:delText>
          </w:r>
          <w:r w:rsidRPr="00E77497" w:rsidDel="006B1B28">
            <w:delText xml:space="preserve"> parameter </w:delText>
          </w:r>
        </w:del>
        <w:r w:rsidRPr="00E77497">
          <w:t xml:space="preserve">and </w:t>
        </w:r>
        <w:del w:id="15426" w:author="Rev 3 Allen Wirfs-Brock" w:date="2011-09-11T12:49:00Z">
          <w:r w:rsidRPr="00E77497" w:rsidDel="0024012F">
            <w:rPr>
              <w:i/>
            </w:rPr>
            <w:delText>e</w:delText>
          </w:r>
        </w:del>
      </w:ins>
      <w:ins w:id="15427" w:author="Rev 10 Allen Wirfs-Brock" w:date="2012-08-09T16:57:00Z">
        <w:r w:rsidR="0004792F" w:rsidRPr="0004792F">
          <w:rPr>
            <w:i/>
          </w:rPr>
          <w:t xml:space="preserve"> </w:t>
        </w:r>
        <w:r w:rsidR="0004792F" w:rsidRPr="00E77497">
          <w:rPr>
            <w:i/>
          </w:rPr>
          <w:t>name</w:t>
        </w:r>
        <w:r w:rsidR="0004792F" w:rsidRPr="00E77497">
          <w:t xml:space="preserve"> </w:t>
        </w:r>
      </w:ins>
      <w:ins w:id="15428" w:author="Rev 3 Allen Wirfs-Brock" w:date="2011-09-11T12:49:00Z">
        <w:del w:id="15429" w:author="Rev 10 Allen Wirfs-Brock" w:date="2012-08-09T16:57:00Z">
          <w:r w:rsidR="0024012F" w:rsidRPr="00E77497" w:rsidDel="0004792F">
            <w:rPr>
              <w:i/>
            </w:rPr>
            <w:delText>list</w:delText>
          </w:r>
        </w:del>
      </w:ins>
      <w:ins w:id="15430" w:author="Rev 3 Allen Wirfs-Brock" w:date="2011-09-11T12:59:00Z">
        <w:del w:id="15431" w:author="Rev 10 Allen Wirfs-Brock" w:date="2012-08-09T16:57:00Z">
          <w:r w:rsidR="004813EB" w:rsidRPr="00E77497" w:rsidDel="0004792F">
            <w:rPr>
              <w:i/>
            </w:rPr>
            <w:delText>Next</w:delText>
          </w:r>
        </w:del>
      </w:ins>
      <w:ins w:id="15432" w:author="Allen Wirfs-Brock" w:date="2011-07-01T15:12:00Z">
        <w:del w:id="15433" w:author="Rev 10 Allen Wirfs-Brock" w:date="2012-08-09T16:57:00Z">
          <w:r w:rsidRPr="00E77497" w:rsidDel="0004792F">
            <w:rPr>
              <w:i/>
            </w:rPr>
            <w:delText>nd</w:delText>
          </w:r>
          <w:r w:rsidRPr="00E77497" w:rsidDel="0004792F">
            <w:delText>+</w:delText>
          </w:r>
          <w:r w:rsidRPr="00E77497" w:rsidDel="0004792F">
            <w:rPr>
              <w:i/>
            </w:rPr>
            <w:delText>ski</w:delText>
          </w:r>
        </w:del>
        <w:r w:rsidRPr="00E77497">
          <w:rPr>
            <w:i/>
          </w:rPr>
          <w:t>p</w:t>
        </w:r>
        <w:r w:rsidRPr="00E77497">
          <w:t xml:space="preserve"> as the </w:t>
        </w:r>
        <w:del w:id="15434" w:author="Rev 4 Allen Wirfs-Brock" w:date="2011-11-07T11:08:00Z">
          <w:r w:rsidRPr="00E77497" w:rsidDel="006B1B28">
            <w:rPr>
              <w:i/>
            </w:rPr>
            <w:delText>index</w:delText>
          </w:r>
          <w:r w:rsidRPr="00E77497" w:rsidDel="006B1B28">
            <w:delText xml:space="preserve"> </w:delText>
          </w:r>
        </w:del>
      </w:ins>
      <w:ins w:id="15435" w:author="Rev 4 Allen Wirfs-Brock" w:date="2011-11-07T11:08:00Z">
        <w:r w:rsidR="006B1B28">
          <w:t>arguments</w:t>
        </w:r>
      </w:ins>
      <w:ins w:id="15436" w:author="Allen Wirfs-Brock" w:date="2011-07-01T15:12:00Z">
        <w:del w:id="15437" w:author="Rev 4 Allen Wirfs-Brock" w:date="2011-11-07T11:08:00Z">
          <w:r w:rsidRPr="00E77497" w:rsidDel="006B1B28">
            <w:delText>parameter</w:delText>
          </w:r>
        </w:del>
        <w:r w:rsidRPr="00E77497">
          <w:t>.</w:t>
        </w:r>
      </w:ins>
    </w:p>
    <w:p w14:paraId="75D8EB78" w14:textId="77777777" w:rsidR="0058620A" w:rsidRDefault="006552DF" w:rsidP="0058620A">
      <w:pPr>
        <w:pStyle w:val="Alg4"/>
        <w:numPr>
          <w:ilvl w:val="0"/>
          <w:numId w:val="414"/>
        </w:numPr>
        <w:contextualSpacing/>
        <w:rPr>
          <w:ins w:id="15438" w:author="Rev 6 Allen Wirfs-Brock" w:date="2012-02-16T19:32:00Z"/>
        </w:rPr>
      </w:pPr>
      <w:ins w:id="15439" w:author="Rev 10 Allen Wirfs-Brock" w:date="2012-08-14T14:51:00Z">
        <w:r>
          <w:t>ReturnIfAbrupt(</w:t>
        </w:r>
        <w:r>
          <w:rPr>
            <w:i/>
          </w:rPr>
          <w:t>status</w:t>
        </w:r>
        <w:r>
          <w:t>)</w:t>
        </w:r>
      </w:ins>
      <w:ins w:id="15440" w:author="Rev 6 Allen Wirfs-Brock" w:date="2012-02-16T19:32:00Z">
        <w:del w:id="15441" w:author="Rev 10 Allen Wirfs-Brock" w:date="2012-08-14T14:51:00Z">
          <w:r w:rsidR="0058620A" w:rsidDel="006552DF">
            <w:delText xml:space="preserve">If </w:delText>
          </w:r>
          <w:r w:rsidR="0058620A" w:rsidRPr="006A5E27" w:rsidDel="006552DF">
            <w:rPr>
              <w:i/>
            </w:rPr>
            <w:delText>status</w:delText>
          </w:r>
          <w:r w:rsidR="0058620A" w:rsidDel="006552DF">
            <w:delText xml:space="preserve"> is an abrupt completion, return </w:delText>
          </w:r>
          <w:r w:rsidR="0058620A" w:rsidRPr="006A5E27" w:rsidDel="006552DF">
            <w:rPr>
              <w:i/>
            </w:rPr>
            <w:delText>status</w:delText>
          </w:r>
        </w:del>
        <w:r w:rsidR="0058620A">
          <w:t>.</w:t>
        </w:r>
      </w:ins>
    </w:p>
    <w:p w14:paraId="1DCE3F3A" w14:textId="77777777" w:rsidR="00C707BD" w:rsidRPr="00E77497" w:rsidDel="004912C9" w:rsidRDefault="00C707BD" w:rsidP="00FA3203">
      <w:pPr>
        <w:pStyle w:val="Alg3"/>
        <w:numPr>
          <w:ilvl w:val="0"/>
          <w:numId w:val="414"/>
        </w:numPr>
        <w:spacing w:after="240"/>
        <w:rPr>
          <w:ins w:id="15442" w:author="Allen Wirfs-Brock" w:date="2011-07-01T15:12:00Z"/>
          <w:del w:id="15443" w:author="Rev 4 Allen Wirfs-Brock" w:date="2011-10-15T14:49:00Z"/>
        </w:rPr>
      </w:pPr>
      <w:ins w:id="15444" w:author="Allen Wirfs-Brock" w:date="2011-07-01T15:12:00Z">
        <w:r w:rsidRPr="00E77497">
          <w:t xml:space="preserve">Return </w:t>
        </w:r>
        <w:del w:id="15445" w:author="Rev 3 Allen Wirfs-Brock" w:date="2011-09-11T12:50:00Z">
          <w:r w:rsidRPr="00E77497" w:rsidDel="0024012F">
            <w:rPr>
              <w:i/>
            </w:rPr>
            <w:delText>i</w:delText>
          </w:r>
        </w:del>
      </w:ins>
      <w:ins w:id="15446" w:author="Rev 3 Allen Wirfs-Brock" w:date="2011-09-11T12:50:00Z">
        <w:r w:rsidR="0024012F" w:rsidRPr="00E77497">
          <w:rPr>
            <w:i/>
          </w:rPr>
          <w:t>l</w:t>
        </w:r>
      </w:ins>
      <w:ins w:id="15447" w:author="Rev 3 Allen Wirfs-Brock" w:date="2011-09-11T13:00:00Z">
        <w:r w:rsidR="004813EB" w:rsidRPr="00E77497">
          <w:rPr>
            <w:i/>
          </w:rPr>
          <w:t>i</w:t>
        </w:r>
      </w:ins>
      <w:ins w:id="15448" w:author="Rev 3 Allen Wirfs-Brock" w:date="2011-09-11T12:50:00Z">
        <w:r w:rsidR="0024012F" w:rsidRPr="00E77497">
          <w:rPr>
            <w:i/>
          </w:rPr>
          <w:t>st</w:t>
        </w:r>
      </w:ins>
      <w:ins w:id="15449" w:author="Rev 3 Allen Wirfs-Brock" w:date="2011-09-11T13:00:00Z">
        <w:r w:rsidR="004813EB" w:rsidRPr="00E77497">
          <w:rPr>
            <w:i/>
          </w:rPr>
          <w:t>Next</w:t>
        </w:r>
      </w:ins>
      <w:ins w:id="15450" w:author="Allen Wirfs-Brock" w:date="2011-07-01T15:12:00Z">
        <w:del w:id="15451" w:author="Rev 3 Allen Wirfs-Brock" w:date="2011-09-11T13:00:00Z">
          <w:r w:rsidRPr="00E77497" w:rsidDel="004813EB">
            <w:rPr>
              <w:i/>
            </w:rPr>
            <w:delText>ndex</w:delText>
          </w:r>
        </w:del>
        <w:r w:rsidRPr="00E77497">
          <w:t>+</w:t>
        </w:r>
        <w:r w:rsidRPr="00E77497">
          <w:rPr>
            <w:i/>
          </w:rPr>
          <w:t>skip+</w:t>
        </w:r>
        <w:r w:rsidRPr="00E77497">
          <w:t>1.</w:t>
        </w:r>
      </w:ins>
    </w:p>
    <w:p w14:paraId="0C5C5C61" w14:textId="77777777" w:rsidR="00C707BD" w:rsidRPr="00E77497" w:rsidRDefault="00C707BD" w:rsidP="00FA3203">
      <w:pPr>
        <w:pStyle w:val="Alg3"/>
        <w:numPr>
          <w:ilvl w:val="0"/>
          <w:numId w:val="414"/>
        </w:numPr>
        <w:spacing w:after="240"/>
        <w:rPr>
          <w:ins w:id="15452" w:author="Allen Wirfs-Brock" w:date="2011-07-01T15:12:00Z"/>
        </w:rPr>
      </w:pPr>
    </w:p>
    <w:p w14:paraId="4E50B394" w14:textId="77777777" w:rsidR="004912C9" w:rsidRPr="00DD02E6" w:rsidDel="0004792F" w:rsidRDefault="00C707BD" w:rsidP="00C7794D">
      <w:pPr>
        <w:contextualSpacing/>
        <w:rPr>
          <w:ins w:id="15453" w:author="Rev 4 Allen Wirfs-Brock" w:date="2011-10-15T14:49:00Z"/>
          <w:del w:id="15454" w:author="Rev 10 Allen Wirfs-Brock" w:date="2012-08-09T16:59:00Z"/>
          <w:rStyle w:val="bnf"/>
          <w:i w:val="0"/>
        </w:rPr>
      </w:pPr>
      <w:ins w:id="15455" w:author="Allen Wirfs-Brock" w:date="2011-07-01T15:12:00Z">
        <w:del w:id="15456" w:author="Rev 10 Allen Wirfs-Brock" w:date="2012-08-09T16:59:00Z">
          <w:r w:rsidRPr="00E77497" w:rsidDel="0004792F">
            <w:delText xml:space="preserve">The </w:delText>
          </w:r>
        </w:del>
      </w:ins>
      <w:ins w:id="15457" w:author="Allen Wirfs-Brock" w:date="2011-07-01T15:16:00Z">
        <w:del w:id="15458" w:author="Rev 10 Allen Wirfs-Brock" w:date="2012-08-09T16:59:00Z">
          <w:r w:rsidR="00697CC4" w:rsidRPr="00E77497" w:rsidDel="0004792F">
            <w:delText xml:space="preserve">supplemental </w:delText>
          </w:r>
        </w:del>
      </w:ins>
      <w:ins w:id="15459" w:author="Allen Wirfs-Brock" w:date="2011-07-01T15:12:00Z">
        <w:del w:id="15460" w:author="Rev 10 Allen Wirfs-Brock" w:date="2012-08-09T16:59:00Z">
          <w:r w:rsidRPr="00E77497" w:rsidDel="0004792F">
            <w:delText xml:space="preserve">production </w:delText>
          </w:r>
          <w:r w:rsidRPr="00E77497" w:rsidDel="0004792F">
            <w:rPr>
              <w:rStyle w:val="bnf"/>
            </w:rPr>
            <w:delText xml:space="preserve">AssignmentElement </w:delText>
          </w:r>
          <w:r w:rsidRPr="00C7794D" w:rsidDel="0004792F">
            <w:rPr>
              <w:b/>
            </w:rPr>
            <w:delText>:</w:delText>
          </w:r>
          <w:r w:rsidRPr="004D1BD1" w:rsidDel="0004792F">
            <w:rPr>
              <w:b/>
            </w:rPr>
            <w:delText xml:space="preserve"> </w:delText>
          </w:r>
          <w:r w:rsidRPr="003B4312" w:rsidDel="0004792F">
            <w:rPr>
              <w:rStyle w:val="bnf"/>
            </w:rPr>
            <w:delText>LeftHandSideExpression</w:delText>
          </w:r>
        </w:del>
      </w:ins>
      <w:ins w:id="15461" w:author="Rev 8 Allen Wirfs-Brock" w:date="2012-06-14T08:19:00Z">
        <w:del w:id="15462" w:author="Rev 10 Allen Wirfs-Brock" w:date="2012-08-09T16:59:00Z">
          <w:r w:rsidR="00DD02E6" w:rsidDel="0004792F">
            <w:rPr>
              <w:rStyle w:val="bnf"/>
            </w:rPr>
            <w:delText xml:space="preserve"> </w:delText>
          </w:r>
          <w:r w:rsidR="00DD02E6" w:rsidRPr="00DD02E6" w:rsidDel="0004792F">
            <w:rPr>
              <w:rFonts w:ascii="Times New Roman" w:hAnsi="Times New Roman"/>
              <w:i/>
            </w:rPr>
            <w:delText>Initialiser</w:delText>
          </w:r>
          <w:r w:rsidR="00DD02E6" w:rsidRPr="00126ECD" w:rsidDel="0004792F">
            <w:rPr>
              <w:rFonts w:cs="Arial"/>
              <w:vertAlign w:val="subscript"/>
            </w:rPr>
            <w:delText>opt</w:delText>
          </w:r>
        </w:del>
      </w:ins>
    </w:p>
    <w:p w14:paraId="09061367" w14:textId="77777777" w:rsidR="00C707BD" w:rsidRPr="00E77497" w:rsidDel="0004792F" w:rsidRDefault="00C707BD" w:rsidP="00C7794D">
      <w:pPr>
        <w:ind w:left="360"/>
        <w:rPr>
          <w:ins w:id="15463" w:author="Allen Wirfs-Brock" w:date="2011-07-01T15:12:00Z"/>
          <w:del w:id="15464" w:author="Rev 10 Allen Wirfs-Brock" w:date="2012-08-09T16:59:00Z"/>
        </w:rPr>
      </w:pPr>
      <w:ins w:id="15465" w:author="Allen Wirfs-Brock" w:date="2011-07-01T15:12:00Z">
        <w:del w:id="15466" w:author="Rev 10 Allen Wirfs-Brock" w:date="2012-08-09T16:59:00Z">
          <w:r w:rsidRPr="008B7F6F" w:rsidDel="0004792F">
            <w:delText xml:space="preserve"> is evaluated </w:delText>
          </w:r>
          <w:r w:rsidRPr="006B6D0A" w:rsidDel="0004792F">
            <w:delText xml:space="preserve">with the parameters </w:delText>
          </w:r>
          <w:r w:rsidRPr="00E65A34" w:rsidDel="0004792F">
            <w:rPr>
              <w:rStyle w:val="bnf"/>
            </w:rPr>
            <w:delText>obj</w:delText>
          </w:r>
          <w:r w:rsidRPr="009C202C" w:rsidDel="0004792F">
            <w:delText xml:space="preserve"> and </w:delText>
          </w:r>
          <w:r w:rsidRPr="00B820AB" w:rsidDel="0004792F">
            <w:rPr>
              <w:rStyle w:val="bnf"/>
            </w:rPr>
            <w:delText>index</w:delText>
          </w:r>
          <w:r w:rsidRPr="00675B74" w:rsidDel="0004792F">
            <w:delText xml:space="preserve"> </w:delText>
          </w:r>
          <w:r w:rsidRPr="00E77497" w:rsidDel="0004792F">
            <w:delText>as follows:</w:delText>
          </w:r>
        </w:del>
      </w:ins>
    </w:p>
    <w:p w14:paraId="492319B4" w14:textId="77777777" w:rsidR="00C707BD" w:rsidRPr="00E77497" w:rsidDel="0004792F" w:rsidRDefault="00C707BD" w:rsidP="00FA3203">
      <w:pPr>
        <w:pStyle w:val="Alg3"/>
        <w:numPr>
          <w:ilvl w:val="0"/>
          <w:numId w:val="415"/>
        </w:numPr>
        <w:rPr>
          <w:ins w:id="15467" w:author="Allen Wirfs-Brock" w:date="2011-07-01T15:12:00Z"/>
          <w:del w:id="15468" w:author="Rev 10 Allen Wirfs-Brock" w:date="2012-08-09T16:59:00Z"/>
        </w:rPr>
      </w:pPr>
      <w:ins w:id="15469" w:author="Allen Wirfs-Brock" w:date="2011-07-01T15:12:00Z">
        <w:del w:id="15470" w:author="Rev 10 Allen Wirfs-Brock" w:date="2012-08-09T16:59:00Z">
          <w:r w:rsidRPr="00E77497" w:rsidDel="0004792F">
            <w:delText xml:space="preserve">Let </w:delText>
          </w:r>
          <w:r w:rsidRPr="00E77497" w:rsidDel="0004792F">
            <w:rPr>
              <w:i/>
            </w:rPr>
            <w:delText>name</w:delText>
          </w:r>
          <w:r w:rsidRPr="00E77497" w:rsidDel="0004792F">
            <w:delText xml:space="preserve"> be ToString(</w:delText>
          </w:r>
          <w:r w:rsidRPr="00E77497" w:rsidDel="0004792F">
            <w:rPr>
              <w:i/>
            </w:rPr>
            <w:delText>index</w:delText>
          </w:r>
          <w:r w:rsidRPr="00E77497" w:rsidDel="0004792F">
            <w:delText>).</w:delText>
          </w:r>
        </w:del>
      </w:ins>
    </w:p>
    <w:p w14:paraId="629DEC93" w14:textId="77777777" w:rsidR="00DD02E6" w:rsidRPr="00E77497" w:rsidDel="001E1845" w:rsidRDefault="00DD02E6" w:rsidP="00DD02E6">
      <w:pPr>
        <w:pStyle w:val="Alg3"/>
        <w:numPr>
          <w:ilvl w:val="0"/>
          <w:numId w:val="415"/>
        </w:numPr>
        <w:rPr>
          <w:ins w:id="15471" w:author="Rev 8 Allen Wirfs-Brock" w:date="2012-06-14T08:19:00Z"/>
          <w:del w:id="15472" w:author="Rev 10 Allen Wirfs-Brock" w:date="2012-08-07T10:36:00Z"/>
        </w:rPr>
      </w:pPr>
      <w:ins w:id="15473" w:author="Rev 8 Allen Wirfs-Brock" w:date="2012-06-14T08:19:00Z">
        <w:del w:id="15474" w:author="Rev 10 Allen Wirfs-Brock" w:date="2012-08-07T10:36:00Z">
          <w:r w:rsidRPr="00E77497" w:rsidDel="001E1845">
            <w:delText xml:space="preserve">Let </w:delText>
          </w:r>
          <w:r w:rsidRPr="00E77497" w:rsidDel="001E1845">
            <w:rPr>
              <w:i/>
            </w:rPr>
            <w:delText>exists</w:delText>
          </w:r>
          <w:r w:rsidRPr="00E77497" w:rsidDel="001E1845">
            <w:delText xml:space="preserve"> be the result of calling the [[HasProperty]] internal method of </w:delText>
          </w:r>
          <w:r w:rsidDel="001E1845">
            <w:rPr>
              <w:i/>
            </w:rPr>
            <w:delText>obj</w:delText>
          </w:r>
          <w:r w:rsidRPr="00E77497" w:rsidDel="001E1845">
            <w:delText xml:space="preserve"> with argument </w:delText>
          </w:r>
          <w:r w:rsidRPr="00E77497" w:rsidDel="001E1845">
            <w:rPr>
              <w:i/>
            </w:rPr>
            <w:delText>name</w:delText>
          </w:r>
          <w:r w:rsidRPr="00E77497" w:rsidDel="001E1845">
            <w:delText xml:space="preserve">. </w:delText>
          </w:r>
        </w:del>
      </w:ins>
    </w:p>
    <w:p w14:paraId="5F89A99A" w14:textId="77777777" w:rsidR="00DD02E6" w:rsidRPr="00E77497" w:rsidDel="001E1845" w:rsidRDefault="00DD02E6" w:rsidP="00DD02E6">
      <w:pPr>
        <w:pStyle w:val="Alg3"/>
        <w:numPr>
          <w:ilvl w:val="0"/>
          <w:numId w:val="415"/>
        </w:numPr>
        <w:rPr>
          <w:ins w:id="15475" w:author="Rev 8 Allen Wirfs-Brock" w:date="2012-06-14T08:19:00Z"/>
          <w:del w:id="15476" w:author="Rev 10 Allen Wirfs-Brock" w:date="2012-08-07T10:36:00Z"/>
        </w:rPr>
      </w:pPr>
      <w:ins w:id="15477" w:author="Rev 8 Allen Wirfs-Brock" w:date="2012-06-14T08:19:00Z">
        <w:del w:id="15478" w:author="Rev 10 Allen Wirfs-Brock" w:date="2012-08-07T10:36:00Z">
          <w:r w:rsidRPr="00E77497" w:rsidDel="001E1845">
            <w:delText xml:space="preserve">If </w:delText>
          </w:r>
          <w:r w:rsidRPr="00E77497" w:rsidDel="001E1845">
            <w:rPr>
              <w:i/>
            </w:rPr>
            <w:delText>exists</w:delText>
          </w:r>
          <w:r w:rsidRPr="00E77497" w:rsidDel="001E1845">
            <w:delText xml:space="preserve"> is </w:delText>
          </w:r>
          <w:r w:rsidRPr="00E77497" w:rsidDel="001E1845">
            <w:rPr>
              <w:b/>
            </w:rPr>
            <w:delText>true</w:delText>
          </w:r>
          <w:r w:rsidRPr="00E77497" w:rsidDel="001E1845">
            <w:delText>, then</w:delText>
          </w:r>
        </w:del>
      </w:ins>
    </w:p>
    <w:p w14:paraId="3F3C6FDB" w14:textId="77777777" w:rsidR="00DD02E6" w:rsidRPr="00E77497" w:rsidDel="0004792F" w:rsidRDefault="00DD02E6" w:rsidP="001E1845">
      <w:pPr>
        <w:pStyle w:val="Alg3"/>
        <w:numPr>
          <w:ilvl w:val="0"/>
          <w:numId w:val="415"/>
        </w:numPr>
        <w:tabs>
          <w:tab w:val="left" w:pos="720"/>
        </w:tabs>
        <w:rPr>
          <w:ins w:id="15479" w:author="Rev 8 Allen Wirfs-Brock" w:date="2012-06-14T08:19:00Z"/>
          <w:del w:id="15480" w:author="Rev 10 Allen Wirfs-Brock" w:date="2012-08-09T16:54:00Z"/>
        </w:rPr>
        <w:pPrChange w:id="15481" w:author="Rev 10 Allen Wirfs-Brock" w:date="2012-08-07T10:36:00Z">
          <w:pPr>
            <w:pStyle w:val="Alg3"/>
            <w:numPr>
              <w:ilvl w:val="1"/>
              <w:numId w:val="415"/>
            </w:numPr>
            <w:tabs>
              <w:tab w:val="clear" w:pos="360"/>
              <w:tab w:val="left" w:pos="720"/>
              <w:tab w:val="num" w:pos="1080"/>
            </w:tabs>
            <w:ind w:left="1080"/>
          </w:pPr>
        </w:pPrChange>
      </w:pPr>
      <w:ins w:id="15482" w:author="Rev 8 Allen Wirfs-Brock" w:date="2012-06-14T08:19:00Z">
        <w:del w:id="15483" w:author="Rev 10 Allen Wirfs-Brock" w:date="2012-08-09T16:54:00Z">
          <w:r w:rsidRPr="00E77497" w:rsidDel="0004792F">
            <w:delText xml:space="preserve">Let </w:delText>
          </w:r>
          <w:r w:rsidRPr="00E77497" w:rsidDel="0004792F">
            <w:rPr>
              <w:i/>
            </w:rPr>
            <w:delText>v</w:delText>
          </w:r>
          <w:r w:rsidRPr="00E77497" w:rsidDel="0004792F">
            <w:delText xml:space="preserve"> be the result of calling the [[Get]] internal method of </w:delText>
          </w:r>
          <w:r w:rsidDel="0004792F">
            <w:rPr>
              <w:i/>
            </w:rPr>
            <w:delText>obj</w:delText>
          </w:r>
          <w:r w:rsidRPr="00E77497" w:rsidDel="0004792F">
            <w:delText xml:space="preserve"> with argument </w:delText>
          </w:r>
          <w:r w:rsidRPr="00E77497" w:rsidDel="0004792F">
            <w:rPr>
              <w:i/>
            </w:rPr>
            <w:delText>name</w:delText>
          </w:r>
          <w:r w:rsidRPr="00E77497" w:rsidDel="0004792F">
            <w:delText>.</w:delText>
          </w:r>
        </w:del>
      </w:ins>
    </w:p>
    <w:p w14:paraId="0C9C0884" w14:textId="77777777" w:rsidR="00DD02E6" w:rsidRPr="00E77497" w:rsidDel="001E1845" w:rsidRDefault="00DD02E6" w:rsidP="00DD02E6">
      <w:pPr>
        <w:pStyle w:val="Alg3"/>
        <w:numPr>
          <w:ilvl w:val="0"/>
          <w:numId w:val="415"/>
        </w:numPr>
        <w:rPr>
          <w:ins w:id="15484" w:author="Rev 8 Allen Wirfs-Brock" w:date="2012-06-14T08:19:00Z"/>
          <w:del w:id="15485" w:author="Rev 10 Allen Wirfs-Brock" w:date="2012-08-07T10:37:00Z"/>
        </w:rPr>
      </w:pPr>
      <w:ins w:id="15486" w:author="Rev 8 Allen Wirfs-Brock" w:date="2012-06-14T08:19:00Z">
        <w:del w:id="15487" w:author="Rev 10 Allen Wirfs-Brock" w:date="2012-08-07T10:37:00Z">
          <w:r w:rsidRPr="00E77497" w:rsidDel="001E1845">
            <w:delText xml:space="preserve">Else </w:delText>
          </w:r>
        </w:del>
      </w:ins>
    </w:p>
    <w:p w14:paraId="58FF6F44" w14:textId="77777777" w:rsidR="00DD02E6" w:rsidRPr="00E77497" w:rsidDel="0004792F" w:rsidRDefault="00DD02E6" w:rsidP="001E1845">
      <w:pPr>
        <w:pStyle w:val="Alg3"/>
        <w:numPr>
          <w:ilvl w:val="0"/>
          <w:numId w:val="415"/>
        </w:numPr>
        <w:tabs>
          <w:tab w:val="left" w:pos="720"/>
        </w:tabs>
        <w:rPr>
          <w:ins w:id="15488" w:author="Rev 8 Allen Wirfs-Brock" w:date="2012-06-14T08:19:00Z"/>
          <w:del w:id="15489" w:author="Rev 10 Allen Wirfs-Brock" w:date="2012-08-09T16:54:00Z"/>
        </w:rPr>
        <w:pPrChange w:id="15490" w:author="Rev 10 Allen Wirfs-Brock" w:date="2012-08-07T10:37:00Z">
          <w:pPr>
            <w:pStyle w:val="Alg3"/>
            <w:numPr>
              <w:ilvl w:val="1"/>
              <w:numId w:val="415"/>
            </w:numPr>
            <w:tabs>
              <w:tab w:val="clear" w:pos="360"/>
              <w:tab w:val="left" w:pos="720"/>
              <w:tab w:val="num" w:pos="1080"/>
            </w:tabs>
            <w:ind w:left="1080"/>
          </w:pPr>
        </w:pPrChange>
      </w:pPr>
      <w:ins w:id="15491" w:author="Rev 8 Allen Wirfs-Brock" w:date="2012-06-14T08:19:00Z">
        <w:del w:id="15492" w:author="Rev 10 Allen Wirfs-Brock" w:date="2012-08-09T16:54:00Z">
          <w:r w:rsidRPr="00E77497" w:rsidDel="0004792F">
            <w:delText xml:space="preserve">If </w:delText>
          </w:r>
          <w:r w:rsidRPr="00E77497" w:rsidDel="0004792F">
            <w:rPr>
              <w:i/>
            </w:rPr>
            <w:delText>Initialiser</w:delText>
          </w:r>
          <w:r w:rsidRPr="00E77497" w:rsidDel="0004792F">
            <w:rPr>
              <w:vertAlign w:val="subscript"/>
            </w:rPr>
            <w:delText>opt</w:delText>
          </w:r>
          <w:r w:rsidRPr="00E77497" w:rsidDel="0004792F">
            <w:delText xml:space="preserve"> is present, then</w:delText>
          </w:r>
        </w:del>
      </w:ins>
    </w:p>
    <w:p w14:paraId="5A5C7033" w14:textId="77777777" w:rsidR="00DD02E6" w:rsidRPr="00E77497" w:rsidDel="0004792F" w:rsidRDefault="00DD02E6" w:rsidP="001E1845">
      <w:pPr>
        <w:pStyle w:val="Alg3"/>
        <w:numPr>
          <w:ilvl w:val="1"/>
          <w:numId w:val="415"/>
        </w:numPr>
        <w:tabs>
          <w:tab w:val="num" w:pos="2160"/>
        </w:tabs>
        <w:rPr>
          <w:ins w:id="15493" w:author="Rev 8 Allen Wirfs-Brock" w:date="2012-06-14T08:19:00Z"/>
          <w:del w:id="15494" w:author="Rev 10 Allen Wirfs-Brock" w:date="2012-08-09T16:54:00Z"/>
        </w:rPr>
        <w:pPrChange w:id="15495" w:author="Rev 10 Allen Wirfs-Brock" w:date="2012-08-07T10:37:00Z">
          <w:pPr>
            <w:pStyle w:val="Alg3"/>
            <w:numPr>
              <w:ilvl w:val="2"/>
              <w:numId w:val="415"/>
            </w:numPr>
            <w:tabs>
              <w:tab w:val="clear" w:pos="360"/>
              <w:tab w:val="num" w:pos="1800"/>
              <w:tab w:val="num" w:pos="2160"/>
            </w:tabs>
            <w:ind w:left="1800"/>
          </w:pPr>
        </w:pPrChange>
      </w:pPr>
      <w:ins w:id="15496" w:author="Rev 8 Allen Wirfs-Brock" w:date="2012-06-14T08:19:00Z">
        <w:del w:id="15497" w:author="Rev 10 Allen Wirfs-Brock" w:date="2012-08-09T16:54:00Z">
          <w:r w:rsidRPr="00E77497" w:rsidDel="0004792F">
            <w:delText xml:space="preserve">Let </w:delText>
          </w:r>
          <w:r w:rsidRPr="00E77497" w:rsidDel="0004792F">
            <w:rPr>
              <w:i/>
            </w:rPr>
            <w:delText>v</w:delText>
          </w:r>
          <w:r w:rsidRPr="00E77497" w:rsidDel="0004792F">
            <w:delText xml:space="preserve"> be the result of evaluating</w:delText>
          </w:r>
          <w:r w:rsidRPr="00E77497" w:rsidDel="0004792F">
            <w:rPr>
              <w:i/>
            </w:rPr>
            <w:delText xml:space="preserve"> Initialiser</w:delText>
          </w:r>
          <w:r w:rsidRPr="00E77497" w:rsidDel="0004792F">
            <w:delText>.</w:delText>
          </w:r>
        </w:del>
      </w:ins>
    </w:p>
    <w:p w14:paraId="27492EF8" w14:textId="77777777" w:rsidR="00DD02E6" w:rsidRPr="00E77497" w:rsidDel="001E1845" w:rsidRDefault="00DD02E6" w:rsidP="00DD02E6">
      <w:pPr>
        <w:pStyle w:val="Alg3"/>
        <w:numPr>
          <w:ilvl w:val="1"/>
          <w:numId w:val="415"/>
        </w:numPr>
        <w:tabs>
          <w:tab w:val="num" w:pos="1440"/>
        </w:tabs>
        <w:rPr>
          <w:ins w:id="15498" w:author="Rev 8 Allen Wirfs-Brock" w:date="2012-06-14T08:19:00Z"/>
          <w:del w:id="15499" w:author="Rev 10 Allen Wirfs-Brock" w:date="2012-08-07T10:38:00Z"/>
        </w:rPr>
      </w:pPr>
      <w:ins w:id="15500" w:author="Rev 8 Allen Wirfs-Brock" w:date="2012-06-14T08:19:00Z">
        <w:del w:id="15501" w:author="Rev 10 Allen Wirfs-Brock" w:date="2012-08-07T10:38:00Z">
          <w:r w:rsidRPr="00E77497" w:rsidDel="001E1845">
            <w:delText>Else,</w:delText>
          </w:r>
        </w:del>
      </w:ins>
    </w:p>
    <w:p w14:paraId="3D9B9CC9" w14:textId="77777777" w:rsidR="00DD02E6" w:rsidRPr="00E77497" w:rsidDel="001E1845" w:rsidRDefault="00DD02E6" w:rsidP="00DD02E6">
      <w:pPr>
        <w:pStyle w:val="Alg3"/>
        <w:numPr>
          <w:ilvl w:val="2"/>
          <w:numId w:val="415"/>
        </w:numPr>
        <w:tabs>
          <w:tab w:val="left" w:pos="990"/>
        </w:tabs>
        <w:rPr>
          <w:ins w:id="15502" w:author="Rev 8 Allen Wirfs-Brock" w:date="2012-06-14T08:19:00Z"/>
          <w:del w:id="15503" w:author="Rev 10 Allen Wirfs-Brock" w:date="2012-08-07T10:38:00Z"/>
        </w:rPr>
      </w:pPr>
      <w:ins w:id="15504" w:author="Rev 8 Allen Wirfs-Brock" w:date="2012-06-14T08:19:00Z">
        <w:del w:id="15505" w:author="Rev 10 Allen Wirfs-Brock" w:date="2012-08-07T10:38:00Z">
          <w:r w:rsidRPr="00E77497" w:rsidDel="001E1845">
            <w:delText xml:space="preserve"> Let</w:delText>
          </w:r>
          <w:r w:rsidRPr="00E77497" w:rsidDel="001E1845">
            <w:rPr>
              <w:i/>
            </w:rPr>
            <w:delText xml:space="preserve"> v</w:delText>
          </w:r>
          <w:r w:rsidRPr="00E77497" w:rsidDel="001E1845">
            <w:delText xml:space="preserve"> be </w:delText>
          </w:r>
          <w:r w:rsidRPr="00E77497" w:rsidDel="001E1845">
            <w:rPr>
              <w:b/>
            </w:rPr>
            <w:delText>undefined</w:delText>
          </w:r>
          <w:r w:rsidRPr="00E77497" w:rsidDel="001E1845">
            <w:delText>.</w:delText>
          </w:r>
        </w:del>
      </w:ins>
    </w:p>
    <w:p w14:paraId="15DAA9CF" w14:textId="77777777" w:rsidR="00DD02E6" w:rsidDel="0004792F" w:rsidRDefault="00DD02E6" w:rsidP="00DD02E6">
      <w:pPr>
        <w:pStyle w:val="Alg2"/>
        <w:numPr>
          <w:ilvl w:val="0"/>
          <w:numId w:val="415"/>
        </w:numPr>
        <w:contextualSpacing/>
        <w:rPr>
          <w:ins w:id="15506" w:author="Rev 8 Allen Wirfs-Brock" w:date="2012-06-14T08:19:00Z"/>
          <w:del w:id="15507" w:author="Rev 10 Allen Wirfs-Brock" w:date="2012-08-09T16:54:00Z"/>
        </w:rPr>
      </w:pPr>
      <w:ins w:id="15508" w:author="Rev 8 Allen Wirfs-Brock" w:date="2012-06-14T08:19:00Z">
        <w:del w:id="15509" w:author="Rev 10 Allen Wirfs-Brock" w:date="2012-08-09T16:54:00Z">
          <w:r w:rsidDel="0004792F">
            <w:delText>ReturnIfAbrupt(</w:delText>
          </w:r>
          <w:r w:rsidDel="0004792F">
            <w:rPr>
              <w:i/>
            </w:rPr>
            <w:delText>v</w:delText>
          </w:r>
          <w:r w:rsidDel="0004792F">
            <w:delText>).</w:delText>
          </w:r>
        </w:del>
      </w:ins>
    </w:p>
    <w:p w14:paraId="00B11510" w14:textId="77777777" w:rsidR="00C707BD" w:rsidRPr="00E77497" w:rsidDel="0004792F" w:rsidRDefault="00C707BD" w:rsidP="00FA3203">
      <w:pPr>
        <w:pStyle w:val="Alg3"/>
        <w:numPr>
          <w:ilvl w:val="0"/>
          <w:numId w:val="415"/>
        </w:numPr>
        <w:rPr>
          <w:ins w:id="15510" w:author="Allen Wirfs-Brock" w:date="2011-07-01T15:12:00Z"/>
          <w:del w:id="15511" w:author="Rev 10 Allen Wirfs-Brock" w:date="2012-08-09T16:54:00Z"/>
        </w:rPr>
      </w:pPr>
      <w:ins w:id="15512" w:author="Allen Wirfs-Brock" w:date="2011-07-01T15:12:00Z">
        <w:del w:id="15513" w:author="Rev 10 Allen Wirfs-Brock" w:date="2012-08-09T16:54:00Z">
          <w:r w:rsidRPr="00E77497" w:rsidDel="0004792F">
            <w:delText xml:space="preserve">Let </w:delText>
          </w:r>
          <w:r w:rsidRPr="00E77497" w:rsidDel="0004792F">
            <w:rPr>
              <w:i/>
            </w:rPr>
            <w:delText>v</w:delText>
          </w:r>
          <w:r w:rsidRPr="00E77497" w:rsidDel="0004792F">
            <w:delText xml:space="preserve"> be the result of calling the [[Get]] internal method of </w:delText>
          </w:r>
          <w:r w:rsidRPr="00E77497" w:rsidDel="0004792F">
            <w:rPr>
              <w:i/>
            </w:rPr>
            <w:delText>obj</w:delText>
          </w:r>
          <w:r w:rsidRPr="00E77497" w:rsidDel="0004792F">
            <w:delText xml:space="preserve"> </w:delText>
          </w:r>
        </w:del>
      </w:ins>
      <w:ins w:id="15514" w:author="Rev 4 Allen Wirfs-Brock" w:date="2011-11-07T11:14:00Z">
        <w:del w:id="15515" w:author="Rev 10 Allen Wirfs-Brock" w:date="2012-08-09T16:54:00Z">
          <w:r w:rsidR="00C7794D" w:rsidDel="0004792F">
            <w:delText>with</w:delText>
          </w:r>
          <w:r w:rsidR="00C7794D" w:rsidRPr="00E77497" w:rsidDel="0004792F">
            <w:delText xml:space="preserve"> </w:delText>
          </w:r>
        </w:del>
      </w:ins>
      <w:ins w:id="15516" w:author="Allen Wirfs-Brock" w:date="2011-07-01T15:12:00Z">
        <w:del w:id="15517" w:author="Rev 10 Allen Wirfs-Brock" w:date="2012-08-09T16:54:00Z">
          <w:r w:rsidRPr="00E77497" w:rsidDel="0004792F">
            <w:delText xml:space="preserve">passing </w:delText>
          </w:r>
          <w:r w:rsidRPr="00E77497" w:rsidDel="0004792F">
            <w:rPr>
              <w:i/>
            </w:rPr>
            <w:delText>name</w:delText>
          </w:r>
          <w:r w:rsidRPr="00E77497" w:rsidDel="0004792F">
            <w:delText xml:space="preserve"> as the argument.</w:delText>
          </w:r>
        </w:del>
      </w:ins>
    </w:p>
    <w:p w14:paraId="2481B665" w14:textId="77777777" w:rsidR="0058620A" w:rsidDel="0004792F" w:rsidRDefault="0058620A" w:rsidP="0058620A">
      <w:pPr>
        <w:pStyle w:val="Alg4"/>
        <w:numPr>
          <w:ilvl w:val="0"/>
          <w:numId w:val="415"/>
        </w:numPr>
        <w:contextualSpacing/>
        <w:rPr>
          <w:ins w:id="15518" w:author="Rev 6 Allen Wirfs-Brock" w:date="2012-02-16T19:34:00Z"/>
          <w:del w:id="15519" w:author="Rev 10 Allen Wirfs-Brock" w:date="2012-08-09T16:54:00Z"/>
        </w:rPr>
      </w:pPr>
      <w:ins w:id="15520" w:author="Rev 6 Allen Wirfs-Brock" w:date="2012-02-16T19:34:00Z">
        <w:del w:id="15521" w:author="Rev 10 Allen Wirfs-Brock" w:date="2012-08-09T16:54:00Z">
          <w:r w:rsidDel="0004792F">
            <w:delText xml:space="preserve">If </w:delText>
          </w:r>
          <w:r w:rsidDel="0004792F">
            <w:rPr>
              <w:i/>
            </w:rPr>
            <w:delText>v</w:delText>
          </w:r>
          <w:r w:rsidDel="0004792F">
            <w:delText xml:space="preserve"> is an abrupt completion, return </w:delText>
          </w:r>
          <w:r w:rsidDel="0004792F">
            <w:rPr>
              <w:i/>
            </w:rPr>
            <w:delText>v</w:delText>
          </w:r>
          <w:r w:rsidDel="0004792F">
            <w:delText>.</w:delText>
          </w:r>
        </w:del>
      </w:ins>
    </w:p>
    <w:p w14:paraId="1F3F0148" w14:textId="77777777" w:rsidR="00C707BD" w:rsidRPr="00E77497" w:rsidDel="0004792F" w:rsidRDefault="00C707BD" w:rsidP="00FA3203">
      <w:pPr>
        <w:pStyle w:val="Alg3"/>
        <w:numPr>
          <w:ilvl w:val="0"/>
          <w:numId w:val="415"/>
        </w:numPr>
        <w:rPr>
          <w:ins w:id="15522" w:author="Allen Wirfs-Brock" w:date="2011-07-01T15:12:00Z"/>
          <w:del w:id="15523" w:author="Rev 10 Allen Wirfs-Brock" w:date="2012-08-09T16:54:00Z"/>
        </w:rPr>
      </w:pPr>
      <w:ins w:id="15524" w:author="Allen Wirfs-Brock" w:date="2011-07-01T15:12:00Z">
        <w:del w:id="15525" w:author="Rev 10 Allen Wirfs-Brock" w:date="2012-08-09T16:54:00Z">
          <w:r w:rsidRPr="00E77497" w:rsidDel="0004792F">
            <w:delText xml:space="preserve">If </w:delText>
          </w:r>
          <w:r w:rsidRPr="00E77497" w:rsidDel="0004792F">
            <w:rPr>
              <w:rStyle w:val="bnf"/>
            </w:rPr>
            <w:delText>LeftHandSideExpression</w:delText>
          </w:r>
          <w:r w:rsidRPr="00E77497" w:rsidDel="0004792F">
            <w:delText xml:space="preserve"> is an </w:delText>
          </w:r>
          <w:r w:rsidRPr="00E77497" w:rsidDel="0004792F">
            <w:rPr>
              <w:rStyle w:val="bnf"/>
            </w:rPr>
            <w:delText xml:space="preserve">ObjectLiteral </w:delText>
          </w:r>
          <w:r w:rsidRPr="00E77497" w:rsidDel="0004792F">
            <w:rPr>
              <w:rStyle w:val="bnf"/>
              <w:i w:val="0"/>
            </w:rPr>
            <w:delText>or an</w:delText>
          </w:r>
          <w:r w:rsidRPr="00E77497" w:rsidDel="0004792F">
            <w:rPr>
              <w:rStyle w:val="bnf"/>
            </w:rPr>
            <w:delText xml:space="preserve"> ArrayLiteral</w:delText>
          </w:r>
          <w:r w:rsidRPr="00E77497" w:rsidDel="0004792F">
            <w:rPr>
              <w:i/>
            </w:rPr>
            <w:delText xml:space="preserve"> </w:delText>
          </w:r>
          <w:r w:rsidRPr="00E77497" w:rsidDel="0004792F">
            <w:delText>then</w:delText>
          </w:r>
        </w:del>
      </w:ins>
    </w:p>
    <w:p w14:paraId="4F20FC29" w14:textId="77777777" w:rsidR="00C707BD" w:rsidRPr="00E77497" w:rsidDel="0004792F" w:rsidRDefault="00C707BD" w:rsidP="00FA3203">
      <w:pPr>
        <w:pStyle w:val="Alg3"/>
        <w:numPr>
          <w:ilvl w:val="1"/>
          <w:numId w:val="415"/>
        </w:numPr>
        <w:rPr>
          <w:ins w:id="15526" w:author="Allen Wirfs-Brock" w:date="2011-07-01T15:12:00Z"/>
          <w:del w:id="15527" w:author="Rev 10 Allen Wirfs-Brock" w:date="2012-08-09T16:54:00Z"/>
        </w:rPr>
      </w:pPr>
      <w:ins w:id="15528" w:author="Allen Wirfs-Brock" w:date="2011-07-01T15:12:00Z">
        <w:del w:id="15529" w:author="Rev 10 Allen Wirfs-Brock" w:date="2012-08-09T16:54:00Z">
          <w:r w:rsidRPr="00E77497" w:rsidDel="0004792F">
            <w:delText xml:space="preserve">Let </w:delText>
          </w:r>
          <w:r w:rsidRPr="00E77497" w:rsidDel="0004792F">
            <w:rPr>
              <w:i/>
            </w:rPr>
            <w:delText>AssignmentPattern</w:delText>
          </w:r>
          <w:r w:rsidRPr="00E77497" w:rsidDel="0004792F">
            <w:delText xml:space="preserve"> be the parse of the source code corresponding to </w:delText>
          </w:r>
          <w:r w:rsidRPr="00E77497" w:rsidDel="0004792F">
            <w:rPr>
              <w:i/>
            </w:rPr>
            <w:delText>LeftHandSideExp</w:delText>
          </w:r>
        </w:del>
      </w:ins>
      <w:ins w:id="15530" w:author="Allen Wirfs-Brock rev2" w:date="2011-07-20T13:34:00Z">
        <w:del w:id="15531" w:author="Rev 10 Allen Wirfs-Brock" w:date="2012-08-09T16:54:00Z">
          <w:r w:rsidR="00CD7A72" w:rsidRPr="00E77497" w:rsidDel="0004792F">
            <w:rPr>
              <w:i/>
            </w:rPr>
            <w:delText>r</w:delText>
          </w:r>
        </w:del>
      </w:ins>
      <w:ins w:id="15532" w:author="Allen Wirfs-Brock" w:date="2011-07-01T15:12:00Z">
        <w:del w:id="15533" w:author="Rev 10 Allen Wirfs-Brock" w:date="2012-08-09T16:54:00Z">
          <w:r w:rsidRPr="00E77497" w:rsidDel="0004792F">
            <w:rPr>
              <w:i/>
            </w:rPr>
            <w:delText>ess</w:delText>
          </w:r>
        </w:del>
      </w:ins>
      <w:ins w:id="15534" w:author="Rev 3 Allen Wirfs-Brock" w:date="2011-08-30T10:45:00Z">
        <w:del w:id="15535" w:author="Rev 10 Allen Wirfs-Brock" w:date="2012-08-09T16:54:00Z">
          <w:r w:rsidR="0096712D" w:rsidRPr="00E77497" w:rsidDel="0004792F">
            <w:rPr>
              <w:i/>
            </w:rPr>
            <w:delText>i</w:delText>
          </w:r>
        </w:del>
      </w:ins>
      <w:ins w:id="15536" w:author="Allen Wirfs-Brock" w:date="2011-07-01T15:12:00Z">
        <w:del w:id="15537" w:author="Rev 10 Allen Wirfs-Brock" w:date="2012-08-09T16:54:00Z">
          <w:r w:rsidRPr="00E77497" w:rsidDel="0004792F">
            <w:rPr>
              <w:i/>
            </w:rPr>
            <w:delText>on</w:delText>
          </w:r>
          <w:r w:rsidRPr="00E77497" w:rsidDel="0004792F">
            <w:delText xml:space="preserve"> using </w:delText>
          </w:r>
          <w:r w:rsidRPr="00E77497" w:rsidDel="0004792F">
            <w:rPr>
              <w:i/>
            </w:rPr>
            <w:delText>AssignmentPattern</w:delText>
          </w:r>
          <w:r w:rsidRPr="00E77497" w:rsidDel="0004792F">
            <w:delText xml:space="preserve"> as the goal symbol</w:delText>
          </w:r>
        </w:del>
      </w:ins>
    </w:p>
    <w:p w14:paraId="3F76A0A7" w14:textId="77777777" w:rsidR="00C707BD" w:rsidRPr="00E77497" w:rsidDel="0004792F" w:rsidRDefault="00C707BD" w:rsidP="00FA3203">
      <w:pPr>
        <w:pStyle w:val="Alg3"/>
        <w:numPr>
          <w:ilvl w:val="1"/>
          <w:numId w:val="415"/>
        </w:numPr>
        <w:rPr>
          <w:ins w:id="15538" w:author="Allen Wirfs-Brock" w:date="2011-07-01T15:12:00Z"/>
          <w:del w:id="15539" w:author="Rev 10 Allen Wirfs-Brock" w:date="2012-08-09T16:54:00Z"/>
        </w:rPr>
      </w:pPr>
      <w:ins w:id="15540" w:author="Allen Wirfs-Brock" w:date="2011-07-01T15:12:00Z">
        <w:del w:id="15541" w:author="Rev 10 Allen Wirfs-Brock" w:date="2012-08-09T16:54:00Z">
          <w:r w:rsidRPr="00E77497" w:rsidDel="0004792F">
            <w:delText xml:space="preserve">Let </w:delText>
          </w:r>
          <w:r w:rsidRPr="00E77497" w:rsidDel="0004792F">
            <w:rPr>
              <w:i/>
            </w:rPr>
            <w:delText>vObj</w:delText>
          </w:r>
          <w:r w:rsidRPr="00E77497" w:rsidDel="0004792F">
            <w:delText xml:space="preserve"> be ToObject(</w:delText>
          </w:r>
          <w:r w:rsidRPr="00E77497" w:rsidDel="0004792F">
            <w:rPr>
              <w:i/>
            </w:rPr>
            <w:delText>v</w:delText>
          </w:r>
          <w:r w:rsidRPr="00E77497" w:rsidDel="0004792F">
            <w:delText>).</w:delText>
          </w:r>
        </w:del>
      </w:ins>
    </w:p>
    <w:p w14:paraId="44FDEA1A" w14:textId="77777777" w:rsidR="0058620A" w:rsidDel="0004792F" w:rsidRDefault="00725391" w:rsidP="0058620A">
      <w:pPr>
        <w:pStyle w:val="Alg4"/>
        <w:numPr>
          <w:ilvl w:val="1"/>
          <w:numId w:val="415"/>
        </w:numPr>
        <w:contextualSpacing/>
        <w:rPr>
          <w:ins w:id="15542" w:author="Rev 6 Allen Wirfs-Brock" w:date="2012-02-16T19:35:00Z"/>
          <w:del w:id="15543" w:author="Rev 10 Allen Wirfs-Brock" w:date="2012-08-09T16:54:00Z"/>
        </w:rPr>
      </w:pPr>
      <w:ins w:id="15544" w:author="Rev 7 Allen Wirfs-Brock" w:date="2012-04-09T17:12:00Z">
        <w:del w:id="15545" w:author="Rev 10 Allen Wirfs-Brock" w:date="2012-08-09T16:54:00Z">
          <w:r w:rsidDel="0004792F">
            <w:delText>ReturnIfAbrupt(</w:delText>
          </w:r>
          <w:r w:rsidRPr="00E77497" w:rsidDel="0004792F">
            <w:rPr>
              <w:i/>
            </w:rPr>
            <w:delText>vObj</w:delText>
          </w:r>
          <w:r w:rsidDel="0004792F">
            <w:delText>).</w:delText>
          </w:r>
        </w:del>
      </w:ins>
      <w:ins w:id="15546" w:author="Rev 6 Allen Wirfs-Brock" w:date="2012-02-16T19:35:00Z">
        <w:del w:id="15547" w:author="Rev 10 Allen Wirfs-Brock" w:date="2012-08-09T16:54:00Z">
          <w:r w:rsidR="0058620A" w:rsidDel="0004792F">
            <w:delText xml:space="preserve">If </w:delText>
          </w:r>
          <w:r w:rsidR="0058620A" w:rsidRPr="00E77497" w:rsidDel="0004792F">
            <w:rPr>
              <w:i/>
            </w:rPr>
            <w:delText>vObj</w:delText>
          </w:r>
          <w:r w:rsidR="0058620A" w:rsidRPr="00E77497" w:rsidDel="0004792F">
            <w:delText xml:space="preserve"> </w:delText>
          </w:r>
          <w:r w:rsidR="0058620A" w:rsidDel="0004792F">
            <w:delText xml:space="preserve">is an abrupt completion, return </w:delText>
          </w:r>
          <w:r w:rsidR="0058620A" w:rsidRPr="00E77497" w:rsidDel="0004792F">
            <w:rPr>
              <w:i/>
            </w:rPr>
            <w:delText>vObj</w:delText>
          </w:r>
          <w:r w:rsidR="0058620A" w:rsidDel="0004792F">
            <w:delText>.</w:delText>
          </w:r>
        </w:del>
      </w:ins>
    </w:p>
    <w:p w14:paraId="5C0AD391" w14:textId="77777777" w:rsidR="00C707BD" w:rsidRPr="00E77497" w:rsidDel="0004792F" w:rsidRDefault="0058620A" w:rsidP="00FA3203">
      <w:pPr>
        <w:pStyle w:val="Alg3"/>
        <w:numPr>
          <w:ilvl w:val="1"/>
          <w:numId w:val="415"/>
        </w:numPr>
        <w:rPr>
          <w:ins w:id="15548" w:author="Allen Wirfs-Brock" w:date="2011-07-01T15:12:00Z"/>
          <w:del w:id="15549" w:author="Rev 10 Allen Wirfs-Brock" w:date="2012-08-09T16:54:00Z"/>
        </w:rPr>
      </w:pPr>
      <w:ins w:id="15550" w:author="Rev 6 Allen Wirfs-Brock" w:date="2012-02-16T19:35:00Z">
        <w:del w:id="15551" w:author="Rev 10 Allen Wirfs-Brock" w:date="2012-08-09T16:54:00Z">
          <w:r w:rsidDel="0004792F">
            <w:delText>Return the result of evaluating</w:delText>
          </w:r>
          <w:r w:rsidRPr="00E77497" w:rsidDel="0004792F">
            <w:delText xml:space="preserve"> </w:delText>
          </w:r>
        </w:del>
      </w:ins>
      <w:ins w:id="15552" w:author="Rev 4 Allen Wirfs-Brock" w:date="2011-11-07T11:06:00Z">
        <w:del w:id="15553" w:author="Rev 10 Allen Wirfs-Brock" w:date="2012-08-09T16:54:00Z">
          <w:r w:rsidR="006B1B28" w:rsidDel="0004792F">
            <w:delText>Performing Destructuring Assignment Evaluation of</w:delText>
          </w:r>
          <w:r w:rsidR="006B1B28" w:rsidRPr="00E77497" w:rsidDel="0004792F">
            <w:delText xml:space="preserve"> </w:delText>
          </w:r>
        </w:del>
      </w:ins>
      <w:ins w:id="15554" w:author="Allen Wirfs-Brock" w:date="2011-07-01T15:12:00Z">
        <w:del w:id="15555" w:author="Rev 10 Allen Wirfs-Brock" w:date="2012-08-09T16:54:00Z">
          <w:r w:rsidR="00C707BD" w:rsidRPr="00E77497" w:rsidDel="0004792F">
            <w:delText xml:space="preserve">Evaluate </w:delText>
          </w:r>
          <w:r w:rsidR="00C707BD" w:rsidRPr="00E77497" w:rsidDel="0004792F">
            <w:rPr>
              <w:i/>
            </w:rPr>
            <w:delText>AssignmentPattern</w:delText>
          </w:r>
          <w:r w:rsidR="00C707BD" w:rsidRPr="00E77497" w:rsidDel="0004792F">
            <w:delText xml:space="preserve"> </w:delText>
          </w:r>
        </w:del>
      </w:ins>
      <w:ins w:id="15556" w:author="Rev 4 Allen Wirfs-Brock" w:date="2011-11-07T11:14:00Z">
        <w:del w:id="15557" w:author="Rev 10 Allen Wirfs-Brock" w:date="2012-08-09T16:54:00Z">
          <w:r w:rsidR="00C7794D" w:rsidDel="0004792F">
            <w:delText>with</w:delText>
          </w:r>
          <w:r w:rsidR="00C7794D" w:rsidRPr="00E77497" w:rsidDel="0004792F">
            <w:delText xml:space="preserve"> </w:delText>
          </w:r>
        </w:del>
      </w:ins>
      <w:ins w:id="15558" w:author="Allen Wirfs-Brock" w:date="2011-07-01T15:12:00Z">
        <w:del w:id="15559" w:author="Rev 10 Allen Wirfs-Brock" w:date="2012-08-09T16:54:00Z">
          <w:r w:rsidR="00C707BD" w:rsidRPr="00E77497" w:rsidDel="0004792F">
            <w:delText xml:space="preserve">using </w:delText>
          </w:r>
          <w:r w:rsidR="00C707BD" w:rsidRPr="00E77497" w:rsidDel="0004792F">
            <w:rPr>
              <w:i/>
            </w:rPr>
            <w:delText>vObj</w:delText>
          </w:r>
          <w:r w:rsidR="00C707BD" w:rsidRPr="00E77497" w:rsidDel="0004792F">
            <w:delText xml:space="preserve"> as the </w:delText>
          </w:r>
          <w:r w:rsidR="00C707BD" w:rsidRPr="00E77497" w:rsidDel="0004792F">
            <w:rPr>
              <w:rStyle w:val="bnf"/>
            </w:rPr>
            <w:delText>obj</w:delText>
          </w:r>
          <w:r w:rsidR="00C707BD" w:rsidRPr="00E77497" w:rsidDel="0004792F">
            <w:rPr>
              <w:i/>
            </w:rPr>
            <w:delText xml:space="preserve"> </w:delText>
          </w:r>
          <w:r w:rsidR="00C707BD" w:rsidRPr="00E77497" w:rsidDel="0004792F">
            <w:delText>parameter</w:delText>
          </w:r>
        </w:del>
      </w:ins>
      <w:ins w:id="15560" w:author="Rev 4 Allen Wirfs-Brock" w:date="2011-11-07T11:07:00Z">
        <w:del w:id="15561" w:author="Rev 10 Allen Wirfs-Brock" w:date="2012-08-09T16:54:00Z">
          <w:r w:rsidR="006B1B28" w:rsidDel="0004792F">
            <w:delText>argument</w:delText>
          </w:r>
        </w:del>
      </w:ins>
      <w:ins w:id="15562" w:author="Allen Wirfs-Brock" w:date="2011-07-01T15:12:00Z">
        <w:del w:id="15563" w:author="Rev 10 Allen Wirfs-Brock" w:date="2012-08-09T16:54:00Z">
          <w:r w:rsidR="00C707BD" w:rsidRPr="00E77497" w:rsidDel="0004792F">
            <w:delText>.</w:delText>
          </w:r>
        </w:del>
      </w:ins>
    </w:p>
    <w:p w14:paraId="26633FA3" w14:textId="77777777" w:rsidR="00C707BD" w:rsidRPr="00E77497" w:rsidDel="0004792F" w:rsidRDefault="00C707BD" w:rsidP="0058620A">
      <w:pPr>
        <w:pStyle w:val="Alg3"/>
        <w:numPr>
          <w:ilvl w:val="1"/>
          <w:numId w:val="415"/>
        </w:numPr>
        <w:rPr>
          <w:ins w:id="15564" w:author="Allen Wirfs-Brock" w:date="2011-07-01T15:12:00Z"/>
          <w:del w:id="15565" w:author="Rev 10 Allen Wirfs-Brock" w:date="2012-08-09T16:54:00Z"/>
        </w:rPr>
      </w:pPr>
      <w:ins w:id="15566" w:author="Allen Wirfs-Brock" w:date="2011-07-01T15:12:00Z">
        <w:del w:id="15567" w:author="Rev 10 Allen Wirfs-Brock" w:date="2012-08-09T16:54:00Z">
          <w:r w:rsidRPr="00E77497" w:rsidDel="0004792F">
            <w:delText>Return.</w:delText>
          </w:r>
        </w:del>
      </w:ins>
    </w:p>
    <w:p w14:paraId="488D2183" w14:textId="77777777" w:rsidR="00C707BD" w:rsidRPr="00E77497" w:rsidDel="0004792F" w:rsidRDefault="00C707BD" w:rsidP="00FA3203">
      <w:pPr>
        <w:pStyle w:val="Alg3"/>
        <w:numPr>
          <w:ilvl w:val="0"/>
          <w:numId w:val="415"/>
        </w:numPr>
        <w:rPr>
          <w:ins w:id="15568" w:author="Allen Wirfs-Brock" w:date="2011-07-01T15:12:00Z"/>
          <w:del w:id="15569" w:author="Rev 10 Allen Wirfs-Brock" w:date="2012-08-09T16:54:00Z"/>
        </w:rPr>
      </w:pPr>
      <w:ins w:id="15570" w:author="Allen Wirfs-Brock" w:date="2011-07-01T15:12:00Z">
        <w:del w:id="15571" w:author="Rev 10 Allen Wirfs-Brock" w:date="2012-08-09T16:54:00Z">
          <w:r w:rsidRPr="00E77497" w:rsidDel="0004792F">
            <w:delText xml:space="preserve">Let </w:delText>
          </w:r>
          <w:r w:rsidRPr="00E77497" w:rsidDel="0004792F">
            <w:rPr>
              <w:i/>
            </w:rPr>
            <w:delText>lref</w:delText>
          </w:r>
          <w:r w:rsidRPr="00E77497" w:rsidDel="0004792F">
            <w:delText xml:space="preserve"> be the result of evaluating </w:delText>
          </w:r>
          <w:r w:rsidRPr="00E77497" w:rsidDel="0004792F">
            <w:rPr>
              <w:i/>
            </w:rPr>
            <w:delText>LeftHandSideExpression</w:delText>
          </w:r>
          <w:r w:rsidRPr="00E77497" w:rsidDel="0004792F">
            <w:delText>.</w:delText>
          </w:r>
        </w:del>
      </w:ins>
    </w:p>
    <w:p w14:paraId="694B7B80" w14:textId="77777777" w:rsidR="00C707BD" w:rsidRPr="00E77497" w:rsidDel="0004792F" w:rsidRDefault="00C707BD" w:rsidP="00FA3203">
      <w:pPr>
        <w:pStyle w:val="Alg3"/>
        <w:numPr>
          <w:ilvl w:val="0"/>
          <w:numId w:val="415"/>
        </w:numPr>
        <w:spacing w:after="240"/>
        <w:rPr>
          <w:ins w:id="15572" w:author="Allen Wirfs-Brock" w:date="2011-07-01T15:12:00Z"/>
          <w:del w:id="15573" w:author="Rev 10 Allen Wirfs-Brock" w:date="2012-08-09T16:59:00Z"/>
        </w:rPr>
      </w:pPr>
      <w:ins w:id="15574" w:author="Allen Wirfs-Brock" w:date="2011-07-01T15:12:00Z">
        <w:del w:id="15575" w:author="Rev 10 Allen Wirfs-Brock" w:date="2012-08-09T16:59:00Z">
          <w:r w:rsidRPr="00E77497" w:rsidDel="0004792F">
            <w:delText>Call</w:delText>
          </w:r>
        </w:del>
      </w:ins>
      <w:ins w:id="15576" w:author="Rev 6 Allen Wirfs-Brock" w:date="2012-02-16T19:36:00Z">
        <w:del w:id="15577" w:author="Rev 10 Allen Wirfs-Brock" w:date="2012-08-09T16:59:00Z">
          <w:r w:rsidR="0058620A" w:rsidDel="0004792F">
            <w:delText>Return</w:delText>
          </w:r>
        </w:del>
      </w:ins>
      <w:ins w:id="15578" w:author="Allen Wirfs-Brock" w:date="2011-07-01T15:12:00Z">
        <w:del w:id="15579" w:author="Rev 10 Allen Wirfs-Brock" w:date="2012-08-09T16:59:00Z">
          <w:r w:rsidRPr="00E77497" w:rsidDel="0004792F">
            <w:delText xml:space="preserve"> </w:delText>
          </w:r>
        </w:del>
        <w:del w:id="15580" w:author="Rev 10 Allen Wirfs-Brock" w:date="2012-08-09T16:53:00Z">
          <w:r w:rsidRPr="00E77497" w:rsidDel="0004792F">
            <w:delText>PutValue(</w:delText>
          </w:r>
          <w:r w:rsidRPr="00E77497" w:rsidDel="0004792F">
            <w:rPr>
              <w:i/>
            </w:rPr>
            <w:delText>lref</w:delText>
          </w:r>
          <w:r w:rsidRPr="00E77497" w:rsidDel="0004792F">
            <w:delText>,</w:delText>
          </w:r>
          <w:r w:rsidRPr="00E77497" w:rsidDel="0004792F">
            <w:rPr>
              <w:i/>
            </w:rPr>
            <w:delText>v</w:delText>
          </w:r>
          <w:r w:rsidRPr="00E77497" w:rsidDel="0004792F">
            <w:delText>)</w:delText>
          </w:r>
        </w:del>
        <w:del w:id="15581" w:author="Rev 10 Allen Wirfs-Brock" w:date="2012-08-09T16:59:00Z">
          <w:r w:rsidRPr="00E77497" w:rsidDel="0004792F">
            <w:delText>.</w:delText>
          </w:r>
        </w:del>
      </w:ins>
    </w:p>
    <w:p w14:paraId="0FCDC055" w14:textId="77777777" w:rsidR="00C707BD" w:rsidRPr="00E77497" w:rsidDel="0004792F" w:rsidRDefault="00C707BD" w:rsidP="00FA3203">
      <w:pPr>
        <w:pStyle w:val="Alg3"/>
        <w:numPr>
          <w:ilvl w:val="0"/>
          <w:numId w:val="415"/>
        </w:numPr>
        <w:spacing w:after="240"/>
        <w:rPr>
          <w:ins w:id="15582" w:author="Allen Wirfs-Brock" w:date="2011-07-01T15:12:00Z"/>
          <w:del w:id="15583" w:author="Rev 10 Allen Wirfs-Brock" w:date="2012-08-09T16:59:00Z"/>
        </w:rPr>
      </w:pPr>
    </w:p>
    <w:p w14:paraId="635846C2" w14:textId="77777777" w:rsidR="004912C9" w:rsidRPr="003B4312" w:rsidRDefault="00C707BD" w:rsidP="001F7486">
      <w:pPr>
        <w:contextualSpacing/>
        <w:rPr>
          <w:ins w:id="15584" w:author="Rev 4 Allen Wirfs-Brock" w:date="2011-10-15T14:50:00Z"/>
          <w:rStyle w:val="bnf"/>
        </w:rPr>
      </w:pPr>
      <w:ins w:id="15585" w:author="Allen Wirfs-Brock" w:date="2011-07-01T15:12:00Z">
        <w:del w:id="15586" w:author="Rev 4 Allen Wirfs-Brock" w:date="2011-10-15T14:50:00Z">
          <w:r w:rsidRPr="00E77497" w:rsidDel="004912C9">
            <w:delText xml:space="preserve">The </w:delText>
          </w:r>
        </w:del>
      </w:ins>
      <w:ins w:id="15587" w:author="Allen Wirfs-Brock" w:date="2011-07-01T15:16:00Z">
        <w:del w:id="15588" w:author="Rev 4 Allen Wirfs-Brock" w:date="2011-10-15T14:50:00Z">
          <w:r w:rsidR="00697CC4" w:rsidRPr="00E77497" w:rsidDel="004912C9">
            <w:delText xml:space="preserve">supplemental </w:delText>
          </w:r>
        </w:del>
      </w:ins>
      <w:ins w:id="15589" w:author="Allen Wirfs-Brock" w:date="2011-07-01T15:12:00Z">
        <w:del w:id="15590" w:author="Rev 4 Allen Wirfs-Brock" w:date="2011-10-15T14:50:00Z">
          <w:r w:rsidRPr="00E77497" w:rsidDel="004912C9">
            <w:delText xml:space="preserve">production </w:delText>
          </w:r>
        </w:del>
        <w:r w:rsidRPr="00E77497">
          <w:rPr>
            <w:rStyle w:val="bnf"/>
          </w:rPr>
          <w:t xml:space="preserve">AssignmentRestElement </w:t>
        </w:r>
        <w:r w:rsidRPr="00C7794D">
          <w:rPr>
            <w:b/>
          </w:rPr>
          <w:t>:</w:t>
        </w:r>
        <w:r w:rsidRPr="004D1BD1">
          <w:t xml:space="preserve"> </w:t>
        </w:r>
        <w:r w:rsidRPr="003B4312">
          <w:rPr>
            <w:b/>
          </w:rPr>
          <w:t xml:space="preserve">… </w:t>
        </w:r>
        <w:r w:rsidRPr="003B4312">
          <w:rPr>
            <w:rStyle w:val="bnf"/>
          </w:rPr>
          <w:t>LeftHandSideExpression</w:t>
        </w:r>
      </w:ins>
    </w:p>
    <w:p w14:paraId="4C9F5E10" w14:textId="77777777" w:rsidR="00C707BD" w:rsidRPr="00E77497" w:rsidDel="0058620A" w:rsidRDefault="00C707BD" w:rsidP="001F7486">
      <w:pPr>
        <w:ind w:left="360"/>
        <w:rPr>
          <w:ins w:id="15591" w:author="Allen Wirfs-Brock" w:date="2011-07-01T15:12:00Z"/>
          <w:del w:id="15592" w:author="Rev 6 Allen Wirfs-Brock" w:date="2012-02-16T19:37:00Z"/>
        </w:rPr>
      </w:pPr>
      <w:ins w:id="15593" w:author="Allen Wirfs-Brock" w:date="2011-07-01T15:12:00Z">
        <w:del w:id="15594" w:author="Rev 6 Allen Wirfs-Brock" w:date="2012-02-16T19:37:00Z">
          <w:r w:rsidRPr="006B6D0A" w:rsidDel="0058620A">
            <w:delText xml:space="preserve"> is evaluated with the </w:delText>
          </w:r>
          <w:r w:rsidRPr="00E65A34" w:rsidDel="0058620A">
            <w:delText xml:space="preserve">parameters </w:delText>
          </w:r>
          <w:r w:rsidRPr="009C202C" w:rsidDel="0058620A">
            <w:rPr>
              <w:rStyle w:val="bnf"/>
            </w:rPr>
            <w:delText>obj</w:delText>
          </w:r>
          <w:r w:rsidRPr="00B820AB" w:rsidDel="0058620A">
            <w:delText xml:space="preserve"> and </w:delText>
          </w:r>
          <w:r w:rsidRPr="00675B74" w:rsidDel="0058620A">
            <w:rPr>
              <w:rStyle w:val="bnf"/>
            </w:rPr>
            <w:delText>index</w:delText>
          </w:r>
          <w:r w:rsidRPr="00E77497" w:rsidDel="0058620A">
            <w:delText xml:space="preserve"> as follows:</w:delText>
          </w:r>
        </w:del>
      </w:ins>
    </w:p>
    <w:p w14:paraId="18E860A2" w14:textId="77777777" w:rsidR="00C707BD" w:rsidRPr="00E77497" w:rsidRDefault="00C707BD" w:rsidP="00FA3203">
      <w:pPr>
        <w:pStyle w:val="Alg3"/>
        <w:numPr>
          <w:ilvl w:val="0"/>
          <w:numId w:val="416"/>
        </w:numPr>
        <w:rPr>
          <w:ins w:id="15595" w:author="Allen Wirfs-Brock" w:date="2011-07-01T15:12:00Z"/>
        </w:rPr>
      </w:pPr>
      <w:ins w:id="15596" w:author="Allen Wirfs-Brock" w:date="2011-07-01T15:12:00Z">
        <w:r w:rsidRPr="00E77497">
          <w:t xml:space="preserve">Let </w:t>
        </w:r>
        <w:r w:rsidRPr="00E77497">
          <w:rPr>
            <w:i/>
          </w:rPr>
          <w:t>lref</w:t>
        </w:r>
        <w:r w:rsidRPr="00E77497">
          <w:t xml:space="preserve"> be the result of evaluating </w:t>
        </w:r>
        <w:r w:rsidRPr="00E77497">
          <w:rPr>
            <w:i/>
          </w:rPr>
          <w:t>LeftHandSideExpression</w:t>
        </w:r>
        <w:r w:rsidRPr="00E77497">
          <w:t>.</w:t>
        </w:r>
      </w:ins>
    </w:p>
    <w:p w14:paraId="25CFF202" w14:textId="77777777" w:rsidR="0058620A" w:rsidRDefault="0058620A" w:rsidP="0058620A">
      <w:pPr>
        <w:pStyle w:val="Alg4"/>
        <w:numPr>
          <w:ilvl w:val="0"/>
          <w:numId w:val="416"/>
        </w:numPr>
        <w:contextualSpacing/>
        <w:rPr>
          <w:ins w:id="15597" w:author="Rev 6 Allen Wirfs-Brock" w:date="2012-02-16T19:38:00Z"/>
        </w:rPr>
      </w:pPr>
      <w:ins w:id="15598" w:author="Rev 6 Allen Wirfs-Brock" w:date="2012-02-16T19:38:00Z">
        <w:del w:id="15599" w:author="Rev 10 Allen Wirfs-Brock" w:date="2012-08-09T16:59:00Z">
          <w:r w:rsidDel="0004792F">
            <w:delText xml:space="preserve">If </w:delText>
          </w:r>
          <w:r w:rsidRPr="00E77497" w:rsidDel="0004792F">
            <w:rPr>
              <w:i/>
            </w:rPr>
            <w:delText>lref</w:delText>
          </w:r>
          <w:r w:rsidRPr="00E77497" w:rsidDel="0004792F">
            <w:delText xml:space="preserve"> </w:delText>
          </w:r>
          <w:r w:rsidDel="0004792F">
            <w:delText>is an abrupt completion, return</w:delText>
          </w:r>
        </w:del>
      </w:ins>
      <w:ins w:id="15600" w:author="Rev 10 Allen Wirfs-Brock" w:date="2012-08-09T16:59:00Z">
        <w:r w:rsidR="0004792F">
          <w:t>ReturnIfAbrupt(</w:t>
        </w:r>
      </w:ins>
      <w:ins w:id="15601" w:author="Rev 6 Allen Wirfs-Brock" w:date="2012-02-16T19:38:00Z">
        <w:del w:id="15602" w:author="Rev 10 Allen Wirfs-Brock" w:date="2012-08-09T16:59:00Z">
          <w:r w:rsidDel="0004792F">
            <w:delText xml:space="preserve"> </w:delText>
          </w:r>
        </w:del>
        <w:r w:rsidRPr="00E77497">
          <w:rPr>
            <w:i/>
          </w:rPr>
          <w:t>lref</w:t>
        </w:r>
      </w:ins>
      <w:ins w:id="15603" w:author="Rev 10 Allen Wirfs-Brock" w:date="2012-08-09T17:00:00Z">
        <w:r w:rsidR="0004792F">
          <w:t>)</w:t>
        </w:r>
      </w:ins>
      <w:ins w:id="15604" w:author="Rev 6 Allen Wirfs-Brock" w:date="2012-02-16T19:38:00Z">
        <w:r>
          <w:t>.</w:t>
        </w:r>
      </w:ins>
    </w:p>
    <w:p w14:paraId="3583F152" w14:textId="77777777" w:rsidR="00C707BD" w:rsidRPr="00E77497" w:rsidRDefault="00C707BD" w:rsidP="00FA3203">
      <w:pPr>
        <w:pStyle w:val="Alg3"/>
        <w:numPr>
          <w:ilvl w:val="0"/>
          <w:numId w:val="416"/>
        </w:numPr>
        <w:rPr>
          <w:ins w:id="15605" w:author="Allen Wirfs-Brock" w:date="2011-07-01T15:12:00Z"/>
        </w:rPr>
      </w:pPr>
      <w:ins w:id="15606" w:author="Allen Wirfs-Brock" w:date="2011-07-01T15:12:00Z">
        <w:r w:rsidRPr="00E77497">
          <w:t xml:space="preserve">Let </w:t>
        </w:r>
        <w:r w:rsidRPr="00E77497">
          <w:rPr>
            <w:i/>
          </w:rPr>
          <w:t>lenVal</w:t>
        </w:r>
        <w:r w:rsidRPr="00E77497">
          <w:t xml:space="preserve"> be the result of calling the [[Get]] internal method of </w:t>
        </w:r>
        <w:r w:rsidRPr="00E77497">
          <w:rPr>
            <w:i/>
          </w:rPr>
          <w:t>obj</w:t>
        </w:r>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21CDB247" w14:textId="77777777" w:rsidR="00C707BD" w:rsidRPr="00E77497" w:rsidRDefault="00C707BD" w:rsidP="00FA3203">
      <w:pPr>
        <w:pStyle w:val="Alg3"/>
        <w:numPr>
          <w:ilvl w:val="0"/>
          <w:numId w:val="416"/>
        </w:numPr>
        <w:rPr>
          <w:ins w:id="15607" w:author="Allen Wirfs-Brock" w:date="2011-07-01T15:12:00Z"/>
        </w:rPr>
      </w:pPr>
      <w:ins w:id="15608" w:author="Allen Wirfs-Brock" w:date="2011-07-01T15:12:00Z">
        <w:r w:rsidRPr="00E77497">
          <w:t xml:space="preserve">Let </w:t>
        </w:r>
        <w:r w:rsidRPr="00E77497">
          <w:rPr>
            <w:i/>
          </w:rPr>
          <w:t>len</w:t>
        </w:r>
        <w:r w:rsidRPr="00E77497">
          <w:t xml:space="preserve"> be </w:t>
        </w:r>
        <w:del w:id="15609" w:author="Allen Wirfs-Brock rev2" w:date="2011-07-20T13:38:00Z">
          <w:r w:rsidRPr="00E77497" w:rsidDel="00920F94">
            <w:delText>t</w:delText>
          </w:r>
        </w:del>
      </w:ins>
      <w:ins w:id="15610" w:author="Allen Wirfs-Brock rev2" w:date="2011-07-20T13:38:00Z">
        <w:r w:rsidR="00920F94" w:rsidRPr="00E77497">
          <w:t>T</w:t>
        </w:r>
      </w:ins>
      <w:ins w:id="15611" w:author="Allen Wirfs-Brock" w:date="2011-07-01T15:12:00Z">
        <w:r w:rsidRPr="00E77497">
          <w:t>oUint32(</w:t>
        </w:r>
        <w:r w:rsidRPr="00E77497">
          <w:rPr>
            <w:i/>
          </w:rPr>
          <w:t>lenVal</w:t>
        </w:r>
        <w:r w:rsidRPr="00E77497">
          <w:t>).</w:t>
        </w:r>
      </w:ins>
    </w:p>
    <w:p w14:paraId="6B3D1F50" w14:textId="77777777" w:rsidR="0058620A" w:rsidRDefault="0058620A" w:rsidP="0058620A">
      <w:pPr>
        <w:pStyle w:val="Alg4"/>
        <w:numPr>
          <w:ilvl w:val="0"/>
          <w:numId w:val="416"/>
        </w:numPr>
        <w:contextualSpacing/>
        <w:rPr>
          <w:ins w:id="15612" w:author="Rev 6 Allen Wirfs-Brock" w:date="2012-02-16T19:38:00Z"/>
        </w:rPr>
      </w:pPr>
      <w:ins w:id="15613" w:author="Rev 6 Allen Wirfs-Brock" w:date="2012-02-16T19:38:00Z">
        <w:del w:id="15614" w:author="Rev 7 Allen Wirfs-Brock" w:date="2012-04-09T17:13:00Z">
          <w:r w:rsidDel="00725391">
            <w:delText xml:space="preserve">If </w:delText>
          </w:r>
        </w:del>
      </w:ins>
      <w:ins w:id="15615" w:author="Rev 6 Allen Wirfs-Brock" w:date="2012-02-16T19:39:00Z">
        <w:del w:id="15616" w:author="Rev 7 Allen Wirfs-Brock" w:date="2012-04-09T17:13:00Z">
          <w:r w:rsidRPr="00E77497" w:rsidDel="00725391">
            <w:rPr>
              <w:i/>
            </w:rPr>
            <w:delText>len</w:delText>
          </w:r>
          <w:r w:rsidRPr="00E77497" w:rsidDel="00725391">
            <w:delText xml:space="preserve"> </w:delText>
          </w:r>
        </w:del>
      </w:ins>
      <w:ins w:id="15617" w:author="Rev 6 Allen Wirfs-Brock" w:date="2012-02-16T19:38:00Z">
        <w:del w:id="15618" w:author="Rev 7 Allen Wirfs-Brock" w:date="2012-04-09T17:13:00Z">
          <w:r w:rsidDel="00725391">
            <w:delText xml:space="preserve">is an abrupt completion, return </w:delText>
          </w:r>
        </w:del>
      </w:ins>
      <w:ins w:id="15619" w:author="Rev 6 Allen Wirfs-Brock" w:date="2012-02-16T19:39:00Z">
        <w:del w:id="15620" w:author="Rev 7 Allen Wirfs-Brock" w:date="2012-04-09T17:13:00Z">
          <w:r w:rsidRPr="00E77497" w:rsidDel="00725391">
            <w:rPr>
              <w:i/>
            </w:rPr>
            <w:delText>len</w:delText>
          </w:r>
        </w:del>
      </w:ins>
      <w:ins w:id="15621" w:author="Rev 7 Allen Wirfs-Brock" w:date="2012-04-09T17:13:00Z">
        <w:r w:rsidR="00725391">
          <w:t>ReturnIfAbrupt(</w:t>
        </w:r>
        <w:r w:rsidR="00725391" w:rsidRPr="00725391">
          <w:rPr>
            <w:i/>
          </w:rPr>
          <w:t>len</w:t>
        </w:r>
        <w:r w:rsidR="00725391">
          <w:t>)</w:t>
        </w:r>
      </w:ins>
      <w:ins w:id="15622" w:author="Rev 6 Allen Wirfs-Brock" w:date="2012-02-16T19:38:00Z">
        <w:r>
          <w:t>.</w:t>
        </w:r>
      </w:ins>
    </w:p>
    <w:p w14:paraId="22E731E1" w14:textId="77777777" w:rsidR="00C707BD" w:rsidRPr="00E77497" w:rsidRDefault="00C707BD" w:rsidP="00FA3203">
      <w:pPr>
        <w:pStyle w:val="Alg3"/>
        <w:numPr>
          <w:ilvl w:val="0"/>
          <w:numId w:val="416"/>
        </w:numPr>
        <w:rPr>
          <w:ins w:id="15623" w:author="Allen Wirfs-Brock" w:date="2011-07-01T15:12:00Z"/>
        </w:rPr>
      </w:pPr>
      <w:ins w:id="15624" w:author="Allen Wirfs-Brock" w:date="2011-07-01T15:12:00Z">
        <w:r w:rsidRPr="00E77497">
          <w:t xml:space="preserve">Let </w:t>
        </w:r>
        <w:r w:rsidRPr="00E77497">
          <w:rPr>
            <w:i/>
          </w:rPr>
          <w:t>A</w:t>
        </w:r>
        <w:r w:rsidRPr="00E77497">
          <w:t xml:space="preserve"> be </w:t>
        </w:r>
      </w:ins>
      <w:ins w:id="15625" w:author="Rev 7 Allen Wirfs-Brock" w:date="2012-04-11T16:19:00Z">
        <w:r w:rsidR="00F44A1F">
          <w:t>the result of the abstract</w:t>
        </w:r>
        <w:del w:id="15626" w:author="Rev 8 Allen Wirfs-Brock" w:date="2012-06-14T14:38:00Z">
          <w:r w:rsidR="00F44A1F" w:rsidDel="00D4543D">
            <w:delText>ion</w:delText>
          </w:r>
        </w:del>
        <w:r w:rsidR="00F44A1F">
          <w:t xml:space="preserve"> operation ArrayCreate (15.4) with argument 0</w:t>
        </w:r>
      </w:ins>
      <w:ins w:id="15627" w:author="Allen Wirfs-Brock" w:date="2011-07-01T15:12:00Z">
        <w:del w:id="15628" w:author="Rev 7 Allen Wirfs-Brock" w:date="2012-04-11T16:19:00Z">
          <w:r w:rsidRPr="00E77497" w:rsidDel="00F44A1F">
            <w:delText xml:space="preserve">a new array object created as if by the expression </w:delText>
          </w:r>
          <w:r w:rsidRPr="00E77497" w:rsidDel="00F44A1F">
            <w:rPr>
              <w:rFonts w:ascii="Courier New" w:hAnsi="Courier New" w:cs="Courier New"/>
              <w:b/>
            </w:rPr>
            <w:delText>new Array()</w:delText>
          </w:r>
          <w:r w:rsidRPr="00E77497" w:rsidDel="00F44A1F">
            <w:delText xml:space="preserve"> 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ins>
    </w:p>
    <w:p w14:paraId="1A715B48" w14:textId="77777777" w:rsidR="00C707BD" w:rsidRPr="00E77497" w:rsidRDefault="00C707BD" w:rsidP="00FA3203">
      <w:pPr>
        <w:pStyle w:val="Alg3"/>
        <w:numPr>
          <w:ilvl w:val="0"/>
          <w:numId w:val="416"/>
        </w:numPr>
        <w:rPr>
          <w:ins w:id="15629" w:author="Allen Wirfs-Brock" w:date="2011-07-01T15:12:00Z"/>
        </w:rPr>
      </w:pPr>
      <w:ins w:id="15630" w:author="Allen Wirfs-Brock" w:date="2011-07-01T15:12:00Z">
        <w:r w:rsidRPr="00E77497">
          <w:t xml:space="preserve">Let </w:t>
        </w:r>
        <w:r w:rsidRPr="00E77497">
          <w:rPr>
            <w:i/>
          </w:rPr>
          <w:t>n</w:t>
        </w:r>
        <w:r w:rsidRPr="00E77497">
          <w:t>=0;</w:t>
        </w:r>
      </w:ins>
    </w:p>
    <w:p w14:paraId="09C7AB22" w14:textId="77777777" w:rsidR="00C707BD" w:rsidRPr="00E77497" w:rsidRDefault="00C707BD" w:rsidP="00FA3203">
      <w:pPr>
        <w:pStyle w:val="Alg3"/>
        <w:numPr>
          <w:ilvl w:val="0"/>
          <w:numId w:val="416"/>
        </w:numPr>
        <w:rPr>
          <w:ins w:id="15631" w:author="Allen Wirfs-Brock" w:date="2011-07-01T15:12:00Z"/>
        </w:rPr>
      </w:pPr>
      <w:ins w:id="15632" w:author="Allen Wirfs-Brock" w:date="2011-07-01T15:12:00Z">
        <w:r w:rsidRPr="00E77497">
          <w:t xml:space="preserve">Repeat, while </w:t>
        </w:r>
        <w:r w:rsidRPr="00E77497">
          <w:rPr>
            <w:i/>
          </w:rPr>
          <w:t>index</w:t>
        </w:r>
        <w:r w:rsidRPr="00E77497">
          <w:t xml:space="preserve"> &lt; </w:t>
        </w:r>
        <w:r w:rsidRPr="00E77497">
          <w:rPr>
            <w:i/>
          </w:rPr>
          <w:t>len</w:t>
        </w:r>
      </w:ins>
    </w:p>
    <w:p w14:paraId="4BFCDFE3" w14:textId="77777777" w:rsidR="00C7334F" w:rsidRPr="00E77497" w:rsidRDefault="00C7334F" w:rsidP="00FA3203">
      <w:pPr>
        <w:pStyle w:val="Alg3"/>
        <w:numPr>
          <w:ilvl w:val="1"/>
          <w:numId w:val="416"/>
        </w:numPr>
        <w:rPr>
          <w:ins w:id="15633" w:author="Rev 3 Allen Wirfs-Brock" w:date="2011-09-11T15:06:00Z"/>
        </w:rPr>
      </w:pPr>
      <w:ins w:id="15634" w:author="Rev 3 Allen Wirfs-Brock" w:date="2011-09-11T15:06:00Z">
        <w:r w:rsidRPr="00E77497">
          <w:t xml:space="preserve">Let </w:t>
        </w:r>
        <w:r w:rsidRPr="00E77497">
          <w:rPr>
            <w:i/>
          </w:rPr>
          <w:t>P</w:t>
        </w:r>
        <w:r w:rsidRPr="00E77497">
          <w:t xml:space="preserve"> be ToString(</w:t>
        </w:r>
        <w:r w:rsidRPr="00E77497">
          <w:rPr>
            <w:i/>
          </w:rPr>
          <w:t>index</w:t>
        </w:r>
        <w:r w:rsidRPr="00E77497">
          <w:t>).</w:t>
        </w:r>
      </w:ins>
    </w:p>
    <w:p w14:paraId="3F25EB92" w14:textId="77777777" w:rsidR="00C7334F" w:rsidRPr="00E77497" w:rsidRDefault="00C7334F" w:rsidP="00FA3203">
      <w:pPr>
        <w:pStyle w:val="Alg3"/>
        <w:numPr>
          <w:ilvl w:val="1"/>
          <w:numId w:val="416"/>
        </w:numPr>
        <w:rPr>
          <w:ins w:id="15635" w:author="Rev 3 Allen Wirfs-Brock" w:date="2011-09-11T15:06:00Z"/>
        </w:rPr>
      </w:pPr>
      <w:ins w:id="15636" w:author="Rev 3 Allen Wirfs-Brock" w:date="2011-09-11T15:06:00Z">
        <w:r w:rsidRPr="00E77497">
          <w:t xml:space="preserve">Let </w:t>
        </w:r>
        <w:r w:rsidRPr="00E77497">
          <w:rPr>
            <w:i/>
          </w:rPr>
          <w:t>exists</w:t>
        </w:r>
        <w:r w:rsidRPr="00E77497">
          <w:t xml:space="preserve"> be the result of calling the [[HasProperty]] internal method of </w:t>
        </w:r>
        <w:r w:rsidRPr="00E77497">
          <w:rPr>
            <w:i/>
          </w:rPr>
          <w:t>obj</w:t>
        </w:r>
        <w:r w:rsidRPr="00E77497">
          <w:t xml:space="preserve"> with argument </w:t>
        </w:r>
        <w:r w:rsidRPr="00E77497">
          <w:rPr>
            <w:i/>
          </w:rPr>
          <w:t>P</w:t>
        </w:r>
        <w:r w:rsidRPr="00E77497">
          <w:t>.</w:t>
        </w:r>
      </w:ins>
    </w:p>
    <w:p w14:paraId="2CCB0D4B" w14:textId="77777777" w:rsidR="00C7334F" w:rsidRPr="00E77497" w:rsidRDefault="00C7334F" w:rsidP="00FA3203">
      <w:pPr>
        <w:pStyle w:val="Alg3"/>
        <w:numPr>
          <w:ilvl w:val="1"/>
          <w:numId w:val="416"/>
        </w:numPr>
        <w:rPr>
          <w:ins w:id="15637" w:author="Rev 3 Allen Wirfs-Brock" w:date="2011-09-11T15:06:00Z"/>
        </w:rPr>
      </w:pPr>
      <w:ins w:id="15638" w:author="Rev 3 Allen Wirfs-Brock" w:date="2011-09-11T15:06:00Z">
        <w:r w:rsidRPr="00E77497">
          <w:t xml:space="preserve">If </w:t>
        </w:r>
        <w:r w:rsidRPr="00E77497">
          <w:rPr>
            <w:i/>
          </w:rPr>
          <w:t>exists</w:t>
        </w:r>
        <w:r w:rsidRPr="00E77497">
          <w:t xml:space="preserve"> is </w:t>
        </w:r>
        <w:r w:rsidRPr="00E77497">
          <w:rPr>
            <w:b/>
          </w:rPr>
          <w:t>true</w:t>
        </w:r>
        <w:r w:rsidRPr="00E77497">
          <w:t>, then</w:t>
        </w:r>
      </w:ins>
    </w:p>
    <w:p w14:paraId="04C9B424" w14:textId="77777777" w:rsidR="00C707BD" w:rsidRPr="00E77497" w:rsidRDefault="00C707BD" w:rsidP="00FA3203">
      <w:pPr>
        <w:pStyle w:val="Alg3"/>
        <w:numPr>
          <w:ilvl w:val="2"/>
          <w:numId w:val="416"/>
        </w:numPr>
        <w:tabs>
          <w:tab w:val="clear" w:pos="1800"/>
          <w:tab w:val="num" w:pos="1350"/>
        </w:tabs>
        <w:ind w:left="1350" w:hanging="270"/>
        <w:rPr>
          <w:ins w:id="15639" w:author="Allen Wirfs-Brock" w:date="2011-07-01T15:12:00Z"/>
        </w:rPr>
      </w:pPr>
      <w:ins w:id="15640" w:author="Allen Wirfs-Brock" w:date="2011-07-01T15:12:00Z">
        <w:r w:rsidRPr="00E77497">
          <w:t xml:space="preserve">Let </w:t>
        </w:r>
        <w:r w:rsidRPr="00E77497">
          <w:rPr>
            <w:i/>
          </w:rPr>
          <w:t>v</w:t>
        </w:r>
        <w:r w:rsidRPr="00E77497">
          <w:t xml:space="preserve"> be the result of calling the [[Get]] internal method of </w:t>
        </w:r>
        <w:r w:rsidRPr="00E77497">
          <w:rPr>
            <w:i/>
          </w:rPr>
          <w:t>obj</w:t>
        </w:r>
        <w:r w:rsidRPr="00E77497">
          <w:t xml:space="preserve"> passing ToString(</w:t>
        </w:r>
        <w:r w:rsidRPr="00E77497">
          <w:rPr>
            <w:i/>
          </w:rPr>
          <w:t>index</w:t>
        </w:r>
        <w:r w:rsidRPr="00E77497">
          <w:t>)</w:t>
        </w:r>
      </w:ins>
      <w:ins w:id="15641" w:author="Rev 3 Allen Wirfs-Brock" w:date="2011-08-30T11:36:00Z">
        <w:r w:rsidR="00F937DA" w:rsidRPr="00E77497">
          <w:t xml:space="preserve"> </w:t>
        </w:r>
      </w:ins>
      <w:ins w:id="15642" w:author="Allen Wirfs-Brock" w:date="2011-07-01T15:12:00Z">
        <w:r w:rsidRPr="00E77497">
          <w:t>as the argument.</w:t>
        </w:r>
      </w:ins>
    </w:p>
    <w:p w14:paraId="49107DE7" w14:textId="77777777" w:rsidR="00376F67" w:rsidRDefault="00725391" w:rsidP="007E6452">
      <w:pPr>
        <w:pStyle w:val="Alg4"/>
        <w:numPr>
          <w:ilvl w:val="2"/>
          <w:numId w:val="416"/>
        </w:numPr>
        <w:tabs>
          <w:tab w:val="clear" w:pos="1800"/>
          <w:tab w:val="num" w:pos="1350"/>
        </w:tabs>
        <w:ind w:hanging="720"/>
        <w:contextualSpacing/>
        <w:rPr>
          <w:ins w:id="15643" w:author="Rev 6 Allen Wirfs-Brock" w:date="2012-02-16T19:39:00Z"/>
        </w:rPr>
      </w:pPr>
      <w:ins w:id="15644" w:author="Rev 7 Allen Wirfs-Brock" w:date="2012-04-09T17:14:00Z">
        <w:r>
          <w:t>ReturnIfAbrupt(</w:t>
        </w:r>
        <w:r w:rsidRPr="00725391">
          <w:rPr>
            <w:i/>
          </w:rPr>
          <w:t>len</w:t>
        </w:r>
        <w:r>
          <w:t>).</w:t>
        </w:r>
      </w:ins>
      <w:ins w:id="15645" w:author="Rev 6 Allen Wirfs-Brock" w:date="2012-02-16T19:39:00Z">
        <w:del w:id="15646" w:author="Rev 7 Allen Wirfs-Brock" w:date="2012-04-09T17:14:00Z">
          <w:r w:rsidR="00376F67" w:rsidDel="00725391">
            <w:delText xml:space="preserve">If </w:delText>
          </w:r>
        </w:del>
      </w:ins>
      <w:ins w:id="15647" w:author="Rev 6 Allen Wirfs-Brock" w:date="2012-02-16T19:40:00Z">
        <w:del w:id="15648" w:author="Rev 7 Allen Wirfs-Brock" w:date="2012-04-09T17:14:00Z">
          <w:r w:rsidR="00376F67" w:rsidDel="00725391">
            <w:rPr>
              <w:i/>
            </w:rPr>
            <w:delText>v</w:delText>
          </w:r>
        </w:del>
      </w:ins>
      <w:ins w:id="15649" w:author="Rev 6 Allen Wirfs-Brock" w:date="2012-02-16T19:39:00Z">
        <w:del w:id="15650" w:author="Rev 7 Allen Wirfs-Brock" w:date="2012-04-09T17:14:00Z">
          <w:r w:rsidR="00376F67" w:rsidRPr="00E77497" w:rsidDel="00725391">
            <w:delText xml:space="preserve"> </w:delText>
          </w:r>
          <w:r w:rsidR="00376F67" w:rsidDel="00725391">
            <w:delText xml:space="preserve">is an abrupt completion, return </w:delText>
          </w:r>
        </w:del>
      </w:ins>
      <w:ins w:id="15651" w:author="Rev 6 Allen Wirfs-Brock" w:date="2012-02-16T19:40:00Z">
        <w:del w:id="15652" w:author="Rev 7 Allen Wirfs-Brock" w:date="2012-04-09T17:14:00Z">
          <w:r w:rsidR="00376F67" w:rsidDel="00725391">
            <w:rPr>
              <w:i/>
            </w:rPr>
            <w:delText>v</w:delText>
          </w:r>
        </w:del>
      </w:ins>
      <w:ins w:id="15653" w:author="Rev 6 Allen Wirfs-Brock" w:date="2012-02-16T19:39:00Z">
        <w:del w:id="15654" w:author="Rev 7 Allen Wirfs-Brock" w:date="2012-04-09T17:14:00Z">
          <w:r w:rsidR="00376F67" w:rsidDel="00725391">
            <w:delText>.</w:delText>
          </w:r>
        </w:del>
      </w:ins>
    </w:p>
    <w:p w14:paraId="18BAE2EF" w14:textId="77777777" w:rsidR="00C707BD" w:rsidRPr="00E77497" w:rsidRDefault="00C707BD" w:rsidP="00FA3203">
      <w:pPr>
        <w:pStyle w:val="Alg3"/>
        <w:numPr>
          <w:ilvl w:val="2"/>
          <w:numId w:val="416"/>
        </w:numPr>
        <w:tabs>
          <w:tab w:val="clear" w:pos="1800"/>
          <w:tab w:val="num" w:pos="1350"/>
        </w:tabs>
        <w:ind w:left="1350" w:hanging="270"/>
        <w:rPr>
          <w:ins w:id="15655" w:author="Allen Wirfs-Brock" w:date="2011-07-01T15:12:00Z"/>
        </w:rPr>
      </w:pPr>
      <w:ins w:id="15656" w:author="Allen Wirfs-Brock" w:date="2011-07-01T15:12:00Z">
        <w:r w:rsidRPr="00E77497">
          <w:t xml:space="preserve">Call the [[DefineOwnProperty]] internal method of </w:t>
        </w:r>
        <w:r w:rsidRPr="00E77497">
          <w:rPr>
            <w:i/>
          </w:rPr>
          <w:t>A</w:t>
        </w:r>
        <w:r w:rsidRPr="00E77497">
          <w:t xml:space="preserve"> with arguments ToString(</w:t>
        </w:r>
        <w:r w:rsidRPr="00E77497">
          <w:rPr>
            <w:i/>
          </w:rPr>
          <w:t>n</w:t>
        </w:r>
        <w:r w:rsidRPr="00E77497">
          <w:t xml:space="preserve">), Property Descriptor {[[Value]]: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ins>
    </w:p>
    <w:p w14:paraId="54A0A066" w14:textId="77777777" w:rsidR="00C707BD" w:rsidRPr="00E77497" w:rsidRDefault="00C707BD" w:rsidP="00FA3203">
      <w:pPr>
        <w:pStyle w:val="Alg3"/>
        <w:numPr>
          <w:ilvl w:val="1"/>
          <w:numId w:val="416"/>
        </w:numPr>
        <w:rPr>
          <w:ins w:id="15657" w:author="Allen Wirfs-Brock" w:date="2011-07-01T15:12:00Z"/>
        </w:rPr>
      </w:pPr>
      <w:ins w:id="15658" w:author="Allen Wirfs-Brock" w:date="2011-07-01T15:12:00Z">
        <w:r w:rsidRPr="00E77497">
          <w:t xml:space="preserve">Let </w:t>
        </w:r>
        <w:r w:rsidRPr="00E77497">
          <w:rPr>
            <w:i/>
          </w:rPr>
          <w:t>n</w:t>
        </w:r>
        <w:r w:rsidRPr="00E77497">
          <w:t xml:space="preserve"> = </w:t>
        </w:r>
        <w:r w:rsidRPr="00E77497">
          <w:rPr>
            <w:i/>
          </w:rPr>
          <w:t>n</w:t>
        </w:r>
        <w:r w:rsidRPr="00E77497">
          <w:t>+1.</w:t>
        </w:r>
      </w:ins>
    </w:p>
    <w:p w14:paraId="31363E06" w14:textId="77777777" w:rsidR="00C707BD" w:rsidRPr="00E77497" w:rsidRDefault="00C707BD" w:rsidP="00FA3203">
      <w:pPr>
        <w:pStyle w:val="Alg3"/>
        <w:numPr>
          <w:ilvl w:val="1"/>
          <w:numId w:val="416"/>
        </w:numPr>
        <w:rPr>
          <w:ins w:id="15659" w:author="Allen Wirfs-Brock" w:date="2011-07-01T15:12:00Z"/>
        </w:rPr>
      </w:pPr>
      <w:ins w:id="15660" w:author="Allen Wirfs-Brock" w:date="2011-07-01T15:12:00Z">
        <w:r w:rsidRPr="00E77497">
          <w:t xml:space="preserve">Let </w:t>
        </w:r>
        <w:r w:rsidRPr="00E77497">
          <w:rPr>
            <w:i/>
          </w:rPr>
          <w:t>index</w:t>
        </w:r>
        <w:r w:rsidRPr="00E77497">
          <w:t xml:space="preserve"> = </w:t>
        </w:r>
        <w:r w:rsidRPr="00E77497">
          <w:rPr>
            <w:i/>
          </w:rPr>
          <w:t>index</w:t>
        </w:r>
        <w:r w:rsidRPr="00E77497">
          <w:t>+1.</w:t>
        </w:r>
      </w:ins>
    </w:p>
    <w:p w14:paraId="08F64546" w14:textId="77777777" w:rsidR="00C707BD" w:rsidRPr="00E77497" w:rsidDel="00307224" w:rsidRDefault="00C707BD" w:rsidP="00FA3203">
      <w:pPr>
        <w:pStyle w:val="Alg3"/>
        <w:numPr>
          <w:ilvl w:val="0"/>
          <w:numId w:val="416"/>
        </w:numPr>
        <w:spacing w:after="240"/>
        <w:rPr>
          <w:ins w:id="15661" w:author="Allen Wirfs-Brock" w:date="2011-07-01T15:12:00Z"/>
          <w:del w:id="15662" w:author="Rev 4 Allen Wirfs-Brock" w:date="2011-10-15T14:51:00Z"/>
        </w:rPr>
      </w:pPr>
      <w:ins w:id="15663" w:author="Allen Wirfs-Brock" w:date="2011-07-01T15:12:00Z">
        <w:del w:id="15664" w:author="Rev 6 Allen Wirfs-Brock" w:date="2012-02-16T19:41:00Z">
          <w:r w:rsidRPr="00E77497" w:rsidDel="00376F67">
            <w:delText>Call</w:delText>
          </w:r>
        </w:del>
      </w:ins>
      <w:ins w:id="15665" w:author="Rev 6 Allen Wirfs-Brock" w:date="2012-02-16T19:41:00Z">
        <w:r w:rsidR="00376F67">
          <w:t>Return</w:t>
        </w:r>
      </w:ins>
      <w:ins w:id="15666" w:author="Allen Wirfs-Brock" w:date="2011-07-01T15:12:00Z">
        <w:r w:rsidRPr="00E77497">
          <w:t xml:space="preserve"> PutValue(</w:t>
        </w:r>
        <w:r w:rsidRPr="00E77497">
          <w:rPr>
            <w:i/>
          </w:rPr>
          <w:t>lref</w:t>
        </w:r>
        <w:r w:rsidRPr="00E77497">
          <w:t>,</w:t>
        </w:r>
        <w:r w:rsidRPr="00E77497">
          <w:rPr>
            <w:i/>
          </w:rPr>
          <w:t>A</w:t>
        </w:r>
        <w:r w:rsidRPr="00E77497">
          <w:t>).</w:t>
        </w:r>
      </w:ins>
    </w:p>
    <w:p w14:paraId="6ACC40C7" w14:textId="77777777" w:rsidR="00C707BD" w:rsidRPr="00E77497" w:rsidRDefault="00C707BD" w:rsidP="00FA3203">
      <w:pPr>
        <w:pStyle w:val="Alg3"/>
        <w:numPr>
          <w:ilvl w:val="0"/>
          <w:numId w:val="416"/>
        </w:numPr>
        <w:spacing w:after="240"/>
        <w:rPr>
          <w:ins w:id="15667" w:author="Allen Wirfs-Brock" w:date="2011-07-01T15:12:00Z"/>
        </w:rPr>
      </w:pPr>
    </w:p>
    <w:p w14:paraId="38DE14E5" w14:textId="77777777" w:rsidR="0004792F" w:rsidRPr="00E77497" w:rsidRDefault="0004792F" w:rsidP="0004792F">
      <w:pPr>
        <w:rPr>
          <w:ins w:id="15668" w:author="Rev 10 Allen Wirfs-Brock" w:date="2012-08-09T16:39:00Z"/>
        </w:rPr>
      </w:pPr>
      <w:bookmarkStart w:id="15669" w:name="_Toc375031196"/>
      <w:bookmarkStart w:id="15670" w:name="_Toc381513709"/>
      <w:bookmarkStart w:id="15671" w:name="_Toc382202876"/>
      <w:bookmarkStart w:id="15672" w:name="_Toc382212231"/>
      <w:bookmarkStart w:id="15673" w:name="_Toc382212703"/>
      <w:bookmarkStart w:id="15674" w:name="_Toc382291576"/>
      <w:bookmarkStart w:id="15675" w:name="_Toc385672225"/>
      <w:bookmarkStart w:id="15676" w:name="_Toc393690328"/>
      <w:bookmarkStart w:id="15677" w:name="_Ref440445088"/>
      <w:bookmarkStart w:id="15678" w:name="_Toc472818873"/>
      <w:bookmarkStart w:id="15679" w:name="_Toc235503447"/>
      <w:bookmarkStart w:id="15680" w:name="_Toc241509222"/>
      <w:bookmarkStart w:id="15681" w:name="_Toc244416709"/>
      <w:bookmarkStart w:id="15682" w:name="_Toc276631073"/>
      <w:bookmarkEnd w:id="14506"/>
      <w:bookmarkEnd w:id="14507"/>
      <w:bookmarkEnd w:id="14508"/>
      <w:bookmarkEnd w:id="14509"/>
      <w:bookmarkEnd w:id="14510"/>
      <w:bookmarkEnd w:id="14511"/>
      <w:bookmarkEnd w:id="14512"/>
      <w:bookmarkEnd w:id="14513"/>
      <w:bookmarkEnd w:id="14514"/>
      <w:ins w:id="15683" w:author="Rev 10 Allen Wirfs-Brock" w:date="2012-08-09T16:39:00Z">
        <w:r w:rsidRPr="00E77497">
          <w:rPr>
            <w:rFonts w:ascii="Helvetica" w:hAnsi="Helvetica"/>
            <w:b/>
          </w:rPr>
          <w:t xml:space="preserve">Runtime Semantics: </w:t>
        </w:r>
      </w:ins>
      <w:ins w:id="15684" w:author="Rev 10 Allen Wirfs-Brock" w:date="2012-08-09T16:46:00Z">
        <w:r>
          <w:rPr>
            <w:rFonts w:ascii="Helvetica" w:hAnsi="Helvetica"/>
            <w:b/>
          </w:rPr>
          <w:t>Keyed</w:t>
        </w:r>
      </w:ins>
      <w:ins w:id="15685" w:author="Rev 10 Allen Wirfs-Brock" w:date="2012-08-09T16:39:00Z">
        <w:r>
          <w:rPr>
            <w:rFonts w:ascii="Helvetica" w:hAnsi="Helvetica"/>
            <w:b/>
          </w:rPr>
          <w:t xml:space="preserve"> Destructuring Assignment </w:t>
        </w:r>
        <w:r w:rsidRPr="00E77497">
          <w:rPr>
            <w:rFonts w:ascii="Helvetica" w:hAnsi="Helvetica"/>
            <w:b/>
            <w:spacing w:val="6"/>
          </w:rPr>
          <w:t>Evaluation</w:t>
        </w:r>
        <w:r w:rsidRPr="00E77497">
          <w:t xml:space="preserve"> </w:t>
        </w:r>
      </w:ins>
    </w:p>
    <w:p w14:paraId="3AD45FBF" w14:textId="77777777" w:rsidR="0004792F" w:rsidRPr="00E77497" w:rsidRDefault="0004792F" w:rsidP="0004792F">
      <w:pPr>
        <w:ind w:left="360"/>
        <w:rPr>
          <w:ins w:id="15686" w:author="Rev 10 Allen Wirfs-Brock" w:date="2012-08-09T16:39:00Z"/>
        </w:rPr>
      </w:pPr>
      <w:ins w:id="15687" w:author="Rev 10 Allen Wirfs-Brock" w:date="2012-08-09T16:39:00Z">
        <w:r w:rsidRPr="00E77497">
          <w:t xml:space="preserve">with parameters </w:t>
        </w:r>
        <w:r w:rsidRPr="00E77497">
          <w:rPr>
            <w:rStyle w:val="bnf"/>
          </w:rPr>
          <w:t>obj</w:t>
        </w:r>
        <w:r w:rsidRPr="00E77497">
          <w:t xml:space="preserve"> and </w:t>
        </w:r>
      </w:ins>
      <w:ins w:id="15688" w:author="Rev 10 Allen Wirfs-Brock" w:date="2012-08-09T16:42:00Z">
        <w:r>
          <w:rPr>
            <w:rFonts w:ascii="Times New Roman" w:hAnsi="Times New Roman"/>
            <w:i/>
          </w:rPr>
          <w:t>propertyName</w:t>
        </w:r>
      </w:ins>
    </w:p>
    <w:p w14:paraId="0069F1F7" w14:textId="77777777" w:rsidR="0004792F" w:rsidRPr="00DD02E6" w:rsidRDefault="0004792F" w:rsidP="0004792F">
      <w:pPr>
        <w:contextualSpacing/>
        <w:rPr>
          <w:ins w:id="15689" w:author="Rev 10 Allen Wirfs-Brock" w:date="2012-08-09T16:42:00Z"/>
          <w:rStyle w:val="bnf"/>
          <w:i w:val="0"/>
        </w:rPr>
      </w:pPr>
      <w:ins w:id="15690" w:author="Rev 10 Allen Wirfs-Brock" w:date="2012-08-09T16:42:00Z">
        <w:r w:rsidRPr="00E77497">
          <w:rPr>
            <w:rStyle w:val="bnf"/>
          </w:rPr>
          <w:t xml:space="preserve">AssignmentElement </w:t>
        </w:r>
        <w:r w:rsidRPr="00C7794D">
          <w:rPr>
            <w:b/>
          </w:rPr>
          <w:t>:</w:t>
        </w:r>
        <w:r w:rsidRPr="004D1BD1">
          <w:rPr>
            <w:b/>
          </w:rPr>
          <w:t xml:space="preserve"> </w:t>
        </w:r>
        <w:r w:rsidRPr="003B4312">
          <w:rPr>
            <w:rStyle w:val="bnf"/>
          </w:rPr>
          <w:t>LeftHandSideExpression</w:t>
        </w:r>
        <w:r>
          <w:rPr>
            <w:rStyle w:val="bnf"/>
          </w:rPr>
          <w:t xml:space="preserve"> </w:t>
        </w:r>
        <w:r w:rsidRPr="00DD02E6">
          <w:rPr>
            <w:rFonts w:ascii="Times New Roman" w:hAnsi="Times New Roman"/>
            <w:i/>
          </w:rPr>
          <w:t>Initialiser</w:t>
        </w:r>
        <w:r w:rsidRPr="00126ECD">
          <w:rPr>
            <w:rFonts w:cs="Arial"/>
            <w:vertAlign w:val="subscript"/>
          </w:rPr>
          <w:t>opt</w:t>
        </w:r>
      </w:ins>
    </w:p>
    <w:p w14:paraId="7B744075" w14:textId="77777777" w:rsidR="0004792F" w:rsidRPr="00E77497" w:rsidRDefault="0004792F" w:rsidP="0004792F">
      <w:pPr>
        <w:pStyle w:val="Alg3"/>
        <w:numPr>
          <w:ilvl w:val="0"/>
          <w:numId w:val="920"/>
        </w:numPr>
        <w:tabs>
          <w:tab w:val="left" w:pos="720"/>
        </w:tabs>
        <w:rPr>
          <w:ins w:id="15691" w:author="Rev 10 Allen Wirfs-Brock" w:date="2012-08-09T16:42:00Z"/>
        </w:rPr>
      </w:pPr>
      <w:ins w:id="15692" w:author="Rev 10 Allen Wirfs-Brock" w:date="2012-08-09T16:42:00Z">
        <w:r w:rsidRPr="00E77497">
          <w:t xml:space="preserve">Let </w:t>
        </w:r>
        <w:r w:rsidRPr="00E77497">
          <w:rPr>
            <w:i/>
          </w:rPr>
          <w:t>v</w:t>
        </w:r>
        <w:r w:rsidRPr="00E77497">
          <w:t xml:space="preserve"> be the result of calling the [[Get]] internal method of </w:t>
        </w:r>
        <w:r>
          <w:rPr>
            <w:i/>
          </w:rPr>
          <w:t>obj</w:t>
        </w:r>
        <w:r w:rsidRPr="00E77497">
          <w:t xml:space="preserve"> with argument </w:t>
        </w:r>
        <w:r>
          <w:rPr>
            <w:i/>
          </w:rPr>
          <w:t>propertyName</w:t>
        </w:r>
        <w:r w:rsidRPr="00E77497">
          <w:t>.</w:t>
        </w:r>
      </w:ins>
    </w:p>
    <w:p w14:paraId="35D9BD65" w14:textId="77777777" w:rsidR="0004792F" w:rsidRDefault="0004792F" w:rsidP="0004792F">
      <w:pPr>
        <w:pStyle w:val="Alg2"/>
        <w:numPr>
          <w:ilvl w:val="0"/>
          <w:numId w:val="920"/>
        </w:numPr>
        <w:contextualSpacing/>
        <w:rPr>
          <w:ins w:id="15693" w:author="Rev 10 Allen Wirfs-Brock" w:date="2012-08-09T16:42:00Z"/>
        </w:rPr>
      </w:pPr>
      <w:ins w:id="15694" w:author="Rev 10 Allen Wirfs-Brock" w:date="2012-08-09T16:42:00Z">
        <w:r>
          <w:t>ReturnIfAbrupt(</w:t>
        </w:r>
        <w:r>
          <w:rPr>
            <w:i/>
          </w:rPr>
          <w:t>v</w:t>
        </w:r>
        <w:r>
          <w:t>).</w:t>
        </w:r>
      </w:ins>
    </w:p>
    <w:p w14:paraId="7D439B56" w14:textId="77777777" w:rsidR="0004792F" w:rsidRPr="00E77497" w:rsidRDefault="0004792F" w:rsidP="0004792F">
      <w:pPr>
        <w:pStyle w:val="Alg3"/>
        <w:numPr>
          <w:ilvl w:val="0"/>
          <w:numId w:val="920"/>
        </w:numPr>
        <w:tabs>
          <w:tab w:val="left" w:pos="720"/>
        </w:tabs>
        <w:rPr>
          <w:ins w:id="15695" w:author="Rev 10 Allen Wirfs-Brock" w:date="2012-08-09T16:42:00Z"/>
        </w:rPr>
      </w:pPr>
      <w:ins w:id="15696" w:author="Rev 10 Allen Wirfs-Brock" w:date="2012-08-09T16:42:00Z">
        <w:r w:rsidRPr="00E77497">
          <w:t xml:space="preserve">If </w:t>
        </w:r>
        <w:r w:rsidRPr="00E77497">
          <w:rPr>
            <w:i/>
          </w:rPr>
          <w:t>Initialiser</w:t>
        </w:r>
        <w:r w:rsidRPr="00E77497">
          <w:rPr>
            <w:vertAlign w:val="subscript"/>
          </w:rPr>
          <w:t>opt</w:t>
        </w:r>
        <w:r w:rsidRPr="00E77497">
          <w:t xml:space="preserve"> is present</w:t>
        </w:r>
        <w:r>
          <w:t xml:space="preserve"> and </w:t>
        </w:r>
        <w:r w:rsidRPr="002D03A6">
          <w:rPr>
            <w:i/>
          </w:rPr>
          <w:t>v</w:t>
        </w:r>
        <w:r>
          <w:t xml:space="preserve"> is </w:t>
        </w:r>
        <w:r w:rsidRPr="002D03A6">
          <w:rPr>
            <w:b/>
          </w:rPr>
          <w:t>undefined</w:t>
        </w:r>
        <w:r w:rsidRPr="00E77497">
          <w:t>, then</w:t>
        </w:r>
      </w:ins>
    </w:p>
    <w:p w14:paraId="25AB35AB" w14:textId="77777777" w:rsidR="0004792F" w:rsidRPr="00E77497" w:rsidRDefault="0004792F" w:rsidP="0004792F">
      <w:pPr>
        <w:pStyle w:val="Alg3"/>
        <w:numPr>
          <w:ilvl w:val="1"/>
          <w:numId w:val="920"/>
        </w:numPr>
        <w:tabs>
          <w:tab w:val="num" w:pos="2160"/>
        </w:tabs>
        <w:rPr>
          <w:ins w:id="15697" w:author="Rev 10 Allen Wirfs-Brock" w:date="2012-08-09T16:42:00Z"/>
        </w:rPr>
      </w:pPr>
      <w:ins w:id="15698" w:author="Rev 10 Allen Wirfs-Brock" w:date="2012-08-09T16:42:00Z">
        <w:r w:rsidRPr="00E77497">
          <w:t xml:space="preserve">Let </w:t>
        </w:r>
        <w:r w:rsidRPr="00E77497">
          <w:rPr>
            <w:i/>
          </w:rPr>
          <w:t>v</w:t>
        </w:r>
        <w:r w:rsidRPr="00E77497">
          <w:t xml:space="preserve"> be the result of evaluating</w:t>
        </w:r>
        <w:r w:rsidRPr="00E77497">
          <w:rPr>
            <w:i/>
          </w:rPr>
          <w:t xml:space="preserve"> Initialiser</w:t>
        </w:r>
        <w:r w:rsidRPr="00E77497">
          <w:t>.</w:t>
        </w:r>
      </w:ins>
    </w:p>
    <w:p w14:paraId="3436ABAD" w14:textId="77777777" w:rsidR="0004792F" w:rsidRPr="00E77497" w:rsidRDefault="0004792F" w:rsidP="0004792F">
      <w:pPr>
        <w:pStyle w:val="Alg3"/>
        <w:numPr>
          <w:ilvl w:val="0"/>
          <w:numId w:val="920"/>
        </w:numPr>
        <w:rPr>
          <w:ins w:id="15699" w:author="Rev 10 Allen Wirfs-Brock" w:date="2012-08-09T16:42:00Z"/>
        </w:rPr>
      </w:pPr>
      <w:ins w:id="15700" w:author="Rev 10 Allen Wirfs-Brock" w:date="2012-08-09T16:42:00Z">
        <w:r w:rsidRPr="00E77497">
          <w:t xml:space="preserve">If </w:t>
        </w:r>
        <w:r w:rsidRPr="00E77497">
          <w:rPr>
            <w:rStyle w:val="bnf"/>
          </w:rPr>
          <w:t>LeftHandSideExpression</w:t>
        </w:r>
        <w:r w:rsidRPr="00E77497">
          <w:t xml:space="preserve"> is an </w:t>
        </w:r>
        <w:r w:rsidRPr="00E77497">
          <w:rPr>
            <w:rStyle w:val="bnf"/>
          </w:rPr>
          <w:t xml:space="preserve">ObjectLiteral </w:t>
        </w:r>
        <w:r w:rsidRPr="00E77497">
          <w:rPr>
            <w:rStyle w:val="bnf"/>
            <w:i w:val="0"/>
          </w:rPr>
          <w:t>or an</w:t>
        </w:r>
        <w:r w:rsidRPr="00E77497">
          <w:rPr>
            <w:rStyle w:val="bnf"/>
          </w:rPr>
          <w:t xml:space="preserve"> ArrayLiteral</w:t>
        </w:r>
        <w:r w:rsidRPr="00E77497">
          <w:rPr>
            <w:i/>
          </w:rPr>
          <w:t xml:space="preserve"> </w:t>
        </w:r>
        <w:r w:rsidRPr="00E77497">
          <w:t>then</w:t>
        </w:r>
      </w:ins>
    </w:p>
    <w:p w14:paraId="3064DB6C" w14:textId="77777777" w:rsidR="0004792F" w:rsidRPr="00E77497" w:rsidRDefault="0004792F" w:rsidP="0004792F">
      <w:pPr>
        <w:pStyle w:val="Alg3"/>
        <w:numPr>
          <w:ilvl w:val="1"/>
          <w:numId w:val="920"/>
        </w:numPr>
        <w:rPr>
          <w:ins w:id="15701" w:author="Rev 10 Allen Wirfs-Brock" w:date="2012-08-09T16:42:00Z"/>
        </w:rPr>
      </w:pPr>
      <w:ins w:id="15702" w:author="Rev 10 Allen Wirfs-Brock" w:date="2012-08-09T16:42:00Z">
        <w:r w:rsidRPr="00E77497">
          <w:t xml:space="preserve">Let </w:t>
        </w:r>
        <w:r w:rsidRPr="00E77497">
          <w:rPr>
            <w:i/>
          </w:rPr>
          <w:t>AssignmentPattern</w:t>
        </w:r>
        <w:r w:rsidRPr="00E77497">
          <w:t xml:space="preserve"> be the parse of the source code corresponding to </w:t>
        </w:r>
        <w:r w:rsidRPr="00E77497">
          <w:rPr>
            <w:i/>
          </w:rPr>
          <w:t>LeftHandSideExpression</w:t>
        </w:r>
        <w:r w:rsidRPr="00E77497">
          <w:t xml:space="preserve"> using </w:t>
        </w:r>
        <w:r w:rsidRPr="00E77497">
          <w:rPr>
            <w:i/>
          </w:rPr>
          <w:t>AssignmentPattern</w:t>
        </w:r>
        <w:r w:rsidRPr="00E77497">
          <w:t xml:space="preserve"> as the goal symbol</w:t>
        </w:r>
      </w:ins>
    </w:p>
    <w:p w14:paraId="28429454" w14:textId="77777777" w:rsidR="0004792F" w:rsidRPr="00E77497" w:rsidRDefault="0004792F" w:rsidP="0004792F">
      <w:pPr>
        <w:pStyle w:val="Alg3"/>
        <w:numPr>
          <w:ilvl w:val="1"/>
          <w:numId w:val="920"/>
        </w:numPr>
        <w:rPr>
          <w:ins w:id="15703" w:author="Rev 10 Allen Wirfs-Brock" w:date="2012-08-09T16:42:00Z"/>
        </w:rPr>
      </w:pPr>
      <w:ins w:id="15704" w:author="Rev 10 Allen Wirfs-Brock" w:date="2012-08-09T16:42:00Z">
        <w:r w:rsidRPr="00E77497">
          <w:t xml:space="preserve">Let </w:t>
        </w:r>
        <w:r w:rsidRPr="00E77497">
          <w:rPr>
            <w:i/>
          </w:rPr>
          <w:t>vObj</w:t>
        </w:r>
        <w:r w:rsidRPr="00E77497">
          <w:t xml:space="preserve"> be ToObject(</w:t>
        </w:r>
        <w:r w:rsidRPr="00E77497">
          <w:rPr>
            <w:i/>
          </w:rPr>
          <w:t>v</w:t>
        </w:r>
        <w:r w:rsidRPr="00E77497">
          <w:t>).</w:t>
        </w:r>
      </w:ins>
    </w:p>
    <w:p w14:paraId="1D41290B" w14:textId="77777777" w:rsidR="0004792F" w:rsidRDefault="0004792F" w:rsidP="0004792F">
      <w:pPr>
        <w:pStyle w:val="Alg4"/>
        <w:numPr>
          <w:ilvl w:val="1"/>
          <w:numId w:val="920"/>
        </w:numPr>
        <w:contextualSpacing/>
        <w:rPr>
          <w:ins w:id="15705" w:author="Rev 10 Allen Wirfs-Brock" w:date="2012-08-09T16:42:00Z"/>
        </w:rPr>
      </w:pPr>
      <w:ins w:id="15706" w:author="Rev 10 Allen Wirfs-Brock" w:date="2012-08-09T16:42:00Z">
        <w:r>
          <w:t>ReturnIfAbrupt(</w:t>
        </w:r>
        <w:r w:rsidRPr="00E77497">
          <w:rPr>
            <w:i/>
          </w:rPr>
          <w:t>vObj</w:t>
        </w:r>
        <w:r>
          <w:t>).</w:t>
        </w:r>
      </w:ins>
    </w:p>
    <w:p w14:paraId="67D04C42" w14:textId="77777777" w:rsidR="0004792F" w:rsidRPr="00E77497" w:rsidRDefault="0004792F" w:rsidP="0004792F">
      <w:pPr>
        <w:pStyle w:val="Alg3"/>
        <w:numPr>
          <w:ilvl w:val="1"/>
          <w:numId w:val="920"/>
        </w:numPr>
        <w:rPr>
          <w:ins w:id="15707" w:author="Rev 10 Allen Wirfs-Brock" w:date="2012-08-09T16:42:00Z"/>
        </w:rPr>
      </w:pPr>
      <w:ins w:id="15708" w:author="Rev 10 Allen Wirfs-Brock" w:date="2012-08-09T16:42:00Z">
        <w:r>
          <w:t xml:space="preserve">Return the result of </w:t>
        </w:r>
      </w:ins>
      <w:ins w:id="15709" w:author="Rev 10 Allen Wirfs-Brock" w:date="2012-08-13T15:44:00Z">
        <w:r w:rsidR="0003414D">
          <w:t>performing</w:t>
        </w:r>
      </w:ins>
      <w:ins w:id="15710" w:author="Rev 10 Allen Wirfs-Brock" w:date="2012-08-09T16:42:00Z">
        <w:r w:rsidRPr="00E77497">
          <w:t xml:space="preserve"> </w:t>
        </w:r>
        <w:r>
          <w:t>Destructuring Assignment Evaluation of</w:t>
        </w:r>
        <w:r w:rsidRPr="00E77497">
          <w:t xml:space="preserve"> </w:t>
        </w:r>
        <w:r w:rsidRPr="00E77497">
          <w:rPr>
            <w:i/>
          </w:rPr>
          <w:t>AssignmentPattern</w:t>
        </w:r>
        <w:r w:rsidRPr="00E77497">
          <w:t xml:space="preserve"> </w:t>
        </w:r>
        <w:r>
          <w:t>with</w:t>
        </w:r>
        <w:r w:rsidRPr="00E77497">
          <w:t xml:space="preserve"> </w:t>
        </w:r>
        <w:r w:rsidRPr="00E77497">
          <w:rPr>
            <w:i/>
          </w:rPr>
          <w:t>vObj</w:t>
        </w:r>
        <w:r w:rsidRPr="00E77497">
          <w:t xml:space="preserve"> as the </w:t>
        </w:r>
        <w:r>
          <w:t>argument</w:t>
        </w:r>
        <w:r w:rsidRPr="00E77497">
          <w:t>.</w:t>
        </w:r>
      </w:ins>
    </w:p>
    <w:p w14:paraId="3D0A61D5" w14:textId="77777777" w:rsidR="0004792F" w:rsidRDefault="0004792F" w:rsidP="0004792F">
      <w:pPr>
        <w:pStyle w:val="Alg2"/>
        <w:numPr>
          <w:ilvl w:val="0"/>
          <w:numId w:val="920"/>
        </w:numPr>
        <w:contextualSpacing/>
        <w:rPr>
          <w:ins w:id="15711" w:author="Rev 10 Allen Wirfs-Brock" w:date="2012-08-09T16:50:00Z"/>
        </w:rPr>
      </w:pPr>
      <w:ins w:id="15712" w:author="Rev 10 Allen Wirfs-Brock" w:date="2012-08-09T16:50:00Z">
        <w:r>
          <w:t>ReturnIfAbrupt(</w:t>
        </w:r>
        <w:r>
          <w:rPr>
            <w:i/>
          </w:rPr>
          <w:t>v</w:t>
        </w:r>
        <w:r>
          <w:t>).</w:t>
        </w:r>
      </w:ins>
    </w:p>
    <w:p w14:paraId="52580AC2" w14:textId="77777777" w:rsidR="0004792F" w:rsidRPr="00E77497" w:rsidRDefault="0004792F" w:rsidP="0004792F">
      <w:pPr>
        <w:pStyle w:val="Alg3"/>
        <w:numPr>
          <w:ilvl w:val="0"/>
          <w:numId w:val="920"/>
        </w:numPr>
        <w:rPr>
          <w:ins w:id="15713" w:author="Rev 10 Allen Wirfs-Brock" w:date="2012-08-09T16:42:00Z"/>
        </w:rPr>
      </w:pPr>
      <w:ins w:id="15714" w:author="Rev 10 Allen Wirfs-Brock" w:date="2012-08-09T16:42:00Z">
        <w:r w:rsidRPr="00E77497">
          <w:t xml:space="preserve">Let </w:t>
        </w:r>
        <w:r w:rsidRPr="00E77497">
          <w:rPr>
            <w:i/>
          </w:rPr>
          <w:t>lref</w:t>
        </w:r>
        <w:r w:rsidRPr="00E77497">
          <w:t xml:space="preserve"> be the result of evaluating </w:t>
        </w:r>
        <w:r w:rsidRPr="00E77497">
          <w:rPr>
            <w:i/>
          </w:rPr>
          <w:t>LeftHandSideExpression</w:t>
        </w:r>
        <w:r w:rsidRPr="00E77497">
          <w:t>.</w:t>
        </w:r>
      </w:ins>
    </w:p>
    <w:p w14:paraId="16A1A146" w14:textId="77777777" w:rsidR="0004792F" w:rsidRPr="00E77497" w:rsidRDefault="0004792F" w:rsidP="0004792F">
      <w:pPr>
        <w:pStyle w:val="Alg3"/>
        <w:numPr>
          <w:ilvl w:val="0"/>
          <w:numId w:val="920"/>
        </w:numPr>
        <w:spacing w:after="240"/>
        <w:rPr>
          <w:ins w:id="15715" w:author="Rev 10 Allen Wirfs-Brock" w:date="2012-08-09T16:42:00Z"/>
        </w:rPr>
      </w:pPr>
      <w:ins w:id="15716" w:author="Rev 10 Allen Wirfs-Brock" w:date="2012-08-09T16:42:00Z">
        <w:r>
          <w:t>Return</w:t>
        </w:r>
        <w:r w:rsidRPr="00E77497">
          <w:t xml:space="preserve"> PutValue(</w:t>
        </w:r>
        <w:r w:rsidRPr="00E77497">
          <w:rPr>
            <w:i/>
          </w:rPr>
          <w:t>lref</w:t>
        </w:r>
        <w:r w:rsidRPr="00E77497">
          <w:t>,</w:t>
        </w:r>
        <w:r w:rsidRPr="00E77497">
          <w:rPr>
            <w:i/>
          </w:rPr>
          <w:t>v</w:t>
        </w:r>
        <w:r w:rsidRPr="00E77497">
          <w:t>).</w:t>
        </w:r>
      </w:ins>
    </w:p>
    <w:p w14:paraId="51B4CA61" w14:textId="77777777" w:rsidR="004C02EF" w:rsidRPr="00E77497" w:rsidRDefault="004C02EF" w:rsidP="003A4B22">
      <w:pPr>
        <w:pStyle w:val="20"/>
        <w:numPr>
          <w:ilvl w:val="0"/>
          <w:numId w:val="0"/>
        </w:numPr>
      </w:pPr>
      <w:bookmarkStart w:id="15717" w:name="_Toc336509552"/>
      <w:r w:rsidRPr="00E77497">
        <w:t>11.14</w:t>
      </w:r>
      <w:r w:rsidRPr="00E77497">
        <w:tab/>
        <w:t>Comma Operator (</w:t>
      </w:r>
      <w:r w:rsidRPr="004712DB">
        <w:rPr>
          <w:rFonts w:ascii="Courier New" w:hAnsi="Courier New"/>
          <w:smallCaps/>
        </w:rPr>
        <w:t xml:space="preserve"> , )</w:t>
      </w:r>
      <w:bookmarkEnd w:id="15669"/>
      <w:bookmarkEnd w:id="15670"/>
      <w:bookmarkEnd w:id="15671"/>
      <w:bookmarkEnd w:id="15672"/>
      <w:bookmarkEnd w:id="15673"/>
      <w:bookmarkEnd w:id="15674"/>
      <w:bookmarkEnd w:id="15675"/>
      <w:bookmarkEnd w:id="15676"/>
      <w:bookmarkEnd w:id="15677"/>
      <w:bookmarkEnd w:id="15678"/>
      <w:bookmarkEnd w:id="15679"/>
      <w:bookmarkEnd w:id="15680"/>
      <w:bookmarkEnd w:id="15681"/>
      <w:bookmarkEnd w:id="15682"/>
      <w:bookmarkEnd w:id="15717"/>
    </w:p>
    <w:p w14:paraId="1FC4BDD0" w14:textId="77777777" w:rsidR="004C02EF" w:rsidRPr="00E77497" w:rsidRDefault="004C02EF" w:rsidP="004C02EF">
      <w:pPr>
        <w:pStyle w:val="Syntax"/>
      </w:pPr>
      <w:r w:rsidRPr="00E77497">
        <w:t>Syntax</w:t>
      </w:r>
    </w:p>
    <w:p w14:paraId="59B28E7B" w14:textId="77777777" w:rsidR="004C02EF" w:rsidRPr="00E77497" w:rsidRDefault="004C02EF" w:rsidP="004C02EF">
      <w:pPr>
        <w:pStyle w:val="SyntaxRule"/>
      </w:pPr>
      <w:r w:rsidRPr="00E77497">
        <w:rPr>
          <w:rStyle w:val="bnf"/>
          <w:i/>
        </w:rPr>
        <w:t>Expression</w:t>
      </w:r>
      <w:r w:rsidRPr="00E77497">
        <w:t xml:space="preserve"> </w:t>
      </w:r>
      <w:r w:rsidRPr="00E77497">
        <w:rPr>
          <w:rFonts w:ascii="Arial" w:hAnsi="Arial"/>
          <w:b/>
          <w:i w:val="0"/>
        </w:rPr>
        <w:t>:</w:t>
      </w:r>
    </w:p>
    <w:p w14:paraId="3210EE2F" w14:textId="77777777" w:rsidR="004C02EF" w:rsidRPr="00E77497" w:rsidRDefault="004C02EF" w:rsidP="004C02EF">
      <w:pPr>
        <w:pStyle w:val="SyntaxDefinition"/>
      </w:pPr>
      <w:r w:rsidRPr="00E77497">
        <w:rPr>
          <w:rStyle w:val="bnf"/>
          <w:i/>
        </w:rPr>
        <w:t>AssignmentExpression</w:t>
      </w:r>
      <w:r w:rsidRPr="00E77497">
        <w:br/>
        <w:t xml:space="preserve">Expression </w:t>
      </w:r>
      <w:r w:rsidRPr="00E77497">
        <w:rPr>
          <w:rFonts w:ascii="Courier New" w:hAnsi="Courier New"/>
          <w:b/>
          <w:i w:val="0"/>
        </w:rPr>
        <w:t>,</w:t>
      </w:r>
      <w:r w:rsidRPr="00E77497">
        <w:t xml:space="preserve"> AssignmentExpression</w:t>
      </w:r>
    </w:p>
    <w:p w14:paraId="4E8E5152" w14:textId="77777777" w:rsidR="004C02EF" w:rsidRPr="00E77497" w:rsidRDefault="004C02EF" w:rsidP="004C02EF">
      <w:pPr>
        <w:pStyle w:val="SyntaxRule"/>
      </w:pPr>
      <w:r w:rsidRPr="00E77497">
        <w:t xml:space="preserve">ExpressionNoIn </w:t>
      </w:r>
      <w:r w:rsidRPr="00E77497">
        <w:rPr>
          <w:rFonts w:ascii="Arial" w:hAnsi="Arial"/>
          <w:b/>
          <w:i w:val="0"/>
        </w:rPr>
        <w:t>:</w:t>
      </w:r>
    </w:p>
    <w:p w14:paraId="44D2A53C" w14:textId="77777777" w:rsidR="004C02EF" w:rsidRPr="00E77497" w:rsidRDefault="004C02EF" w:rsidP="004C02EF">
      <w:pPr>
        <w:pStyle w:val="SyntaxDefinition"/>
      </w:pPr>
      <w:r w:rsidRPr="00E77497">
        <w:t>AssignmentExpressionNoIn</w:t>
      </w:r>
      <w:r w:rsidRPr="00E77497">
        <w:br/>
        <w:t xml:space="preserve">ExpressionNoIn </w:t>
      </w:r>
      <w:r w:rsidRPr="00E77497">
        <w:rPr>
          <w:rFonts w:ascii="Courier New" w:hAnsi="Courier New"/>
          <w:b/>
          <w:i w:val="0"/>
        </w:rPr>
        <w:t>,</w:t>
      </w:r>
      <w:r w:rsidRPr="00E77497">
        <w:t xml:space="preserve"> AssignmentExpressionNoIn</w:t>
      </w:r>
    </w:p>
    <w:p w14:paraId="6019BE98" w14:textId="77777777" w:rsidR="005B5983" w:rsidRPr="00E77497" w:rsidRDefault="005B5983" w:rsidP="005B5983">
      <w:r w:rsidRPr="00E77497">
        <w:t>The</w:t>
      </w:r>
      <w:ins w:id="15718" w:author="Rev 4 Allen Wirfs-Brock" w:date="2011-10-15T13:39:00Z">
        <w:r w:rsidRPr="00E77497">
          <w:t xml:space="preserve"> semantics of the</w:t>
        </w:r>
      </w:ins>
      <w:r w:rsidRPr="00E77497">
        <w:t xml:space="preserve"> </w:t>
      </w:r>
      <w:r w:rsidRPr="00E77497">
        <w:rPr>
          <w:rStyle w:val="bnf"/>
        </w:rPr>
        <w:t>ExpressionNoIn</w:t>
      </w:r>
      <w:r w:rsidRPr="00E77497">
        <w:t xml:space="preserve"> production is </w:t>
      </w:r>
      <w:del w:id="15719" w:author="Rev 4 Allen Wirfs-Brock" w:date="2011-10-15T13:39:00Z">
        <w:r w:rsidRPr="00E77497" w:rsidDel="005B5983">
          <w:delText xml:space="preserve">evaluated in </w:delText>
        </w:r>
      </w:del>
      <w:r w:rsidRPr="00E77497">
        <w:t xml:space="preserve">the same manner as the </w:t>
      </w:r>
      <w:r w:rsidRPr="00E77497">
        <w:rPr>
          <w:rStyle w:val="bnf"/>
        </w:rPr>
        <w:t>Expression</w:t>
      </w:r>
      <w:r w:rsidRPr="00E77497">
        <w:t xml:space="preserve"> production except that the contained </w:t>
      </w:r>
      <w:r w:rsidRPr="00E77497">
        <w:rPr>
          <w:rStyle w:val="bnf"/>
        </w:rPr>
        <w:t>ExpressionNoIn</w:t>
      </w:r>
      <w:r w:rsidRPr="00E77497">
        <w:t xml:space="preserve"> and </w:t>
      </w:r>
      <w:r w:rsidRPr="00E77497">
        <w:rPr>
          <w:rStyle w:val="bnf"/>
        </w:rPr>
        <w:t>AssignmentExpressionNoIn</w:t>
      </w:r>
      <w:r w:rsidRPr="00E77497">
        <w:t xml:space="preserve"> are </w:t>
      </w:r>
      <w:ins w:id="15720" w:author="Rev 4 Allen Wirfs-Brock" w:date="2011-10-15T13:39:00Z">
        <w:r w:rsidRPr="00E77497">
          <w:t xml:space="preserve">used in place </w:t>
        </w:r>
      </w:ins>
      <w:del w:id="15721" w:author="Rev 4 Allen Wirfs-Brock" w:date="2011-10-15T13:39:00Z">
        <w:r w:rsidRPr="00E77497" w:rsidDel="005B5983">
          <w:delText xml:space="preserve">evaluated instead </w:delText>
        </w:r>
      </w:del>
      <w:r w:rsidRPr="00E77497">
        <w:t xml:space="preserve">of the contained </w:t>
      </w:r>
      <w:r w:rsidRPr="00E77497">
        <w:rPr>
          <w:rStyle w:val="bnf"/>
        </w:rPr>
        <w:t>Expression</w:t>
      </w:r>
      <w:r w:rsidRPr="00E77497">
        <w:t xml:space="preserve"> and </w:t>
      </w:r>
      <w:r w:rsidRPr="00E77497">
        <w:rPr>
          <w:rStyle w:val="bnf"/>
        </w:rPr>
        <w:t>AssignmentExpression</w:t>
      </w:r>
      <w:r w:rsidRPr="00E77497">
        <w:t>, respectively.</w:t>
      </w:r>
    </w:p>
    <w:p w14:paraId="56B1B837" w14:textId="77777777" w:rsidR="00B74C9A" w:rsidRPr="00E77497" w:rsidRDefault="00B74C9A" w:rsidP="00B74C9A">
      <w:pPr>
        <w:rPr>
          <w:ins w:id="15722" w:author="Rev 10 Allen Wirfs-Brock" w:date="2012-09-07T10:17:00Z"/>
          <w:rFonts w:ascii="Helvetica" w:hAnsi="Helvetica"/>
          <w:b/>
        </w:rPr>
      </w:pPr>
      <w:ins w:id="15723" w:author="Rev 10 Allen Wirfs-Brock" w:date="2012-09-07T10:17:00Z">
        <w:r w:rsidRPr="00E77497">
          <w:rPr>
            <w:rFonts w:ascii="Helvetica" w:hAnsi="Helvetica"/>
            <w:b/>
          </w:rPr>
          <w:t xml:space="preserve">Static Semantics:  </w:t>
        </w:r>
        <w:r w:rsidRPr="00BD6E56">
          <w:rPr>
            <w:rFonts w:ascii="Helvetica" w:hAnsi="Helvetica"/>
            <w:b/>
            <w:lang w:eastAsia="en-US"/>
          </w:rPr>
          <w:t>IsValidSimpleAssignmentTarget</w:t>
        </w:r>
      </w:ins>
    </w:p>
    <w:p w14:paraId="7AF4FE81" w14:textId="77777777" w:rsidR="00B74C9A" w:rsidRPr="00E77497" w:rsidRDefault="00B74C9A" w:rsidP="00B74C9A">
      <w:pPr>
        <w:pStyle w:val="SyntaxRule"/>
        <w:spacing w:after="240"/>
        <w:rPr>
          <w:ins w:id="15724" w:author="Rev 10 Allen Wirfs-Brock" w:date="2012-09-07T10:18:00Z"/>
        </w:rPr>
      </w:pPr>
      <w:ins w:id="15725" w:author="Rev 10 Allen Wirfs-Brock" w:date="2012-09-07T10:18:00Z">
        <w:r w:rsidRPr="00E77497">
          <w:rPr>
            <w:rStyle w:val="bnf"/>
            <w:i/>
          </w:rPr>
          <w:t>Expression</w:t>
        </w:r>
        <w:r w:rsidRPr="00E77497">
          <w:t xml:space="preserve"> </w:t>
        </w:r>
        <w:r w:rsidRPr="00E77497">
          <w:rPr>
            <w:rFonts w:ascii="Arial" w:hAnsi="Arial"/>
            <w:b/>
            <w:i w:val="0"/>
          </w:rPr>
          <w:t>:</w:t>
        </w:r>
        <w:r>
          <w:rPr>
            <w:rStyle w:val="bnf"/>
            <w:i/>
          </w:rPr>
          <w:t xml:space="preserve"> </w:t>
        </w:r>
        <w:r w:rsidRPr="00E77497">
          <w:t xml:space="preserve">Expression </w:t>
        </w:r>
        <w:r w:rsidRPr="00E77497">
          <w:rPr>
            <w:rFonts w:ascii="Courier New" w:hAnsi="Courier New"/>
            <w:b/>
            <w:i w:val="0"/>
          </w:rPr>
          <w:t>,</w:t>
        </w:r>
        <w:r w:rsidRPr="00E77497">
          <w:t xml:space="preserve"> AssignmentExpression</w:t>
        </w:r>
      </w:ins>
    </w:p>
    <w:p w14:paraId="23D4839D" w14:textId="77777777" w:rsidR="00B74C9A" w:rsidRPr="00E77497" w:rsidRDefault="00B74C9A" w:rsidP="00B74C9A">
      <w:pPr>
        <w:pStyle w:val="Alg4"/>
        <w:numPr>
          <w:ilvl w:val="0"/>
          <w:numId w:val="980"/>
        </w:numPr>
        <w:spacing w:after="220"/>
        <w:contextualSpacing/>
        <w:rPr>
          <w:ins w:id="15726" w:author="Rev 10 Allen Wirfs-Brock" w:date="2012-09-07T10:17:00Z"/>
        </w:rPr>
      </w:pPr>
      <w:ins w:id="15727" w:author="Rev 10 Allen Wirfs-Brock" w:date="2012-09-07T10:17:00Z">
        <w:r w:rsidRPr="00E77497">
          <w:t xml:space="preserve">Return </w:t>
        </w:r>
        <w:r w:rsidRPr="00BD6E56">
          <w:rPr>
            <w:b/>
          </w:rPr>
          <w:t>false</w:t>
        </w:r>
        <w:r w:rsidRPr="00E77497">
          <w:t>.</w:t>
        </w:r>
      </w:ins>
    </w:p>
    <w:p w14:paraId="2AC9F57A" w14:textId="77777777" w:rsidR="005B5983" w:rsidRPr="00E77497" w:rsidRDefault="005B5983" w:rsidP="005B5983">
      <w:pPr>
        <w:keepNext/>
        <w:rPr>
          <w:ins w:id="15728" w:author="Rev 4 Allen Wirfs-Brock" w:date="2011-10-15T13:40:00Z"/>
          <w:rFonts w:ascii="Helvetica" w:hAnsi="Helvetica"/>
          <w:b/>
        </w:rPr>
      </w:pPr>
      <w:ins w:id="15729" w:author="Rev 4 Allen Wirfs-Brock" w:date="2011-10-15T13:40:00Z">
        <w:r w:rsidRPr="00E77497">
          <w:rPr>
            <w:rFonts w:ascii="Helvetica" w:hAnsi="Helvetica"/>
            <w:b/>
          </w:rPr>
          <w:t xml:space="preserve">Runtime Semantics: </w:t>
        </w:r>
        <w:r w:rsidRPr="00E77497">
          <w:rPr>
            <w:rFonts w:ascii="Helvetica" w:hAnsi="Helvetica"/>
            <w:b/>
            <w:spacing w:val="6"/>
          </w:rPr>
          <w:t>Evaluation</w:t>
        </w:r>
      </w:ins>
    </w:p>
    <w:p w14:paraId="20DB2230" w14:textId="77777777" w:rsidR="004C02EF" w:rsidRPr="00E77497" w:rsidDel="005B5983" w:rsidRDefault="004C02EF" w:rsidP="004C02EF">
      <w:pPr>
        <w:pStyle w:val="Syntax"/>
        <w:rPr>
          <w:del w:id="15730" w:author="Rev 4 Allen Wirfs-Brock" w:date="2011-10-15T13:40:00Z"/>
        </w:rPr>
      </w:pPr>
      <w:del w:id="15731" w:author="Rev 4 Allen Wirfs-Brock" w:date="2011-10-15T13:40:00Z">
        <w:r w:rsidRPr="00E77497" w:rsidDel="005B5983">
          <w:delText>Semantics</w:delText>
        </w:r>
      </w:del>
    </w:p>
    <w:p w14:paraId="11BB4F40" w14:textId="77777777" w:rsidR="004C02EF" w:rsidRPr="00E77497" w:rsidRDefault="004C02EF" w:rsidP="004C02EF">
      <w:del w:id="15732" w:author="Rev 4 Allen Wirfs-Brock" w:date="2011-10-15T13:40:00Z">
        <w:r w:rsidRPr="00E77497" w:rsidDel="005B5983">
          <w:delText xml:space="preserve">The production </w:delText>
        </w:r>
      </w:del>
      <w:r w:rsidRPr="00E77497">
        <w:rPr>
          <w:rStyle w:val="bnf"/>
        </w:rPr>
        <w:t>Expression</w:t>
      </w:r>
      <w:r w:rsidRPr="00E77497">
        <w:t xml:space="preserve"> </w:t>
      </w:r>
      <w:r w:rsidRPr="00E77497">
        <w:rPr>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w:t>
      </w:r>
      <w:del w:id="15733" w:author="Rev 4 Allen Wirfs-Brock" w:date="2011-10-15T13:40:00Z">
        <w:r w:rsidRPr="00E77497" w:rsidDel="005B5983">
          <w:delText>is evaluated as follows:</w:delText>
        </w:r>
      </w:del>
      <w:bookmarkStart w:id="15734" w:name="_Toc382212704"/>
    </w:p>
    <w:p w14:paraId="59DC0C7C" w14:textId="77777777" w:rsidR="004C02EF" w:rsidRPr="00E77497" w:rsidRDefault="004C02EF" w:rsidP="00FA3203">
      <w:pPr>
        <w:pStyle w:val="Alg2"/>
        <w:numPr>
          <w:ilvl w:val="0"/>
          <w:numId w:val="105"/>
        </w:numPr>
      </w:pPr>
      <w:r w:rsidRPr="00E77497">
        <w:t xml:space="preserve">Let </w:t>
      </w:r>
      <w:r w:rsidRPr="00E77497">
        <w:rPr>
          <w:i/>
        </w:rPr>
        <w:t>lref</w:t>
      </w:r>
      <w:r w:rsidRPr="00E77497">
        <w:t xml:space="preserve"> be the result of evaluating </w:t>
      </w:r>
      <w:r w:rsidRPr="00E77497">
        <w:rPr>
          <w:i/>
        </w:rPr>
        <w:t>Expression</w:t>
      </w:r>
      <w:bookmarkEnd w:id="15734"/>
      <w:r w:rsidRPr="00E77497">
        <w:t>.</w:t>
      </w:r>
      <w:bookmarkStart w:id="15735" w:name="_Toc382212705"/>
    </w:p>
    <w:p w14:paraId="69D7E0C3" w14:textId="77777777" w:rsidR="004C02EF" w:rsidRPr="00E77497" w:rsidRDefault="004C02EF" w:rsidP="00FA3203">
      <w:pPr>
        <w:pStyle w:val="Alg2"/>
        <w:numPr>
          <w:ilvl w:val="0"/>
          <w:numId w:val="105"/>
        </w:numPr>
      </w:pPr>
      <w:del w:id="15736" w:author="Rev 6 Allen Wirfs-Brock" w:date="2012-02-16T19:42:00Z">
        <w:r w:rsidRPr="00E77497" w:rsidDel="007E6452">
          <w:delText xml:space="preserve">Call </w:delText>
        </w:r>
      </w:del>
      <w:ins w:id="15737" w:author="Rev 6 Allen Wirfs-Brock" w:date="2012-02-16T19:42:00Z">
        <w:del w:id="15738" w:author="Rev 10 Allen Wirfs-Brock" w:date="2012-08-14T14:53:00Z">
          <w:r w:rsidR="007E6452" w:rsidDel="006552DF">
            <w:delText>If the result of</w:delText>
          </w:r>
        </w:del>
      </w:ins>
      <w:ins w:id="15739" w:author="Rev 10 Allen Wirfs-Brock" w:date="2012-08-14T14:53:00Z">
        <w:r w:rsidR="006552DF">
          <w:t>ReturnIfAbrupt(</w:t>
        </w:r>
      </w:ins>
      <w:ins w:id="15740" w:author="Rev 6 Allen Wirfs-Brock" w:date="2012-02-16T19:42:00Z">
        <w:del w:id="15741" w:author="Rev 10 Allen Wirfs-Brock" w:date="2012-08-14T14:53:00Z">
          <w:r w:rsidR="007E6452" w:rsidRPr="00E77497" w:rsidDel="006552DF">
            <w:delText xml:space="preserve"> </w:delText>
          </w:r>
        </w:del>
      </w:ins>
      <w:r w:rsidRPr="00E77497">
        <w:t>GetValue(</w:t>
      </w:r>
      <w:r w:rsidRPr="00E77497">
        <w:rPr>
          <w:i/>
        </w:rPr>
        <w:t>lref</w:t>
      </w:r>
      <w:r w:rsidRPr="00E77497">
        <w:t>)</w:t>
      </w:r>
      <w:bookmarkEnd w:id="15735"/>
      <w:ins w:id="15742" w:author="Rev 10 Allen Wirfs-Brock" w:date="2012-08-14T14:53:00Z">
        <w:r w:rsidR="006552DF">
          <w:t>)</w:t>
        </w:r>
      </w:ins>
      <w:ins w:id="15743" w:author="Rev 6 Allen Wirfs-Brock" w:date="2012-02-16T19:42:00Z">
        <w:del w:id="15744" w:author="Rev 10 Allen Wirfs-Brock" w:date="2012-08-14T14:53:00Z">
          <w:r w:rsidR="007E6452" w:rsidRPr="007E6452" w:rsidDel="006552DF">
            <w:delText xml:space="preserve"> </w:delText>
          </w:r>
          <w:r w:rsidR="007E6452" w:rsidDel="006552DF">
            <w:delText xml:space="preserve">is an abrupt completion, return </w:delText>
          </w:r>
          <w:r w:rsidR="007E6452" w:rsidRPr="004712DB" w:rsidDel="006552DF">
            <w:delText>that result</w:delText>
          </w:r>
        </w:del>
      </w:ins>
      <w:del w:id="15745" w:author="Rev 6 Allen Wirfs-Brock" w:date="2012-02-16T19:42:00Z">
        <w:r w:rsidRPr="00E77497" w:rsidDel="007E6452">
          <w:delText>.</w:delText>
        </w:r>
      </w:del>
      <w:bookmarkStart w:id="15746" w:name="_Toc382212706"/>
    </w:p>
    <w:p w14:paraId="19D69260" w14:textId="77777777" w:rsidR="004C02EF" w:rsidRPr="00E77497" w:rsidRDefault="004C02EF" w:rsidP="00FA3203">
      <w:pPr>
        <w:pStyle w:val="Alg2"/>
        <w:numPr>
          <w:ilvl w:val="0"/>
          <w:numId w:val="105"/>
        </w:numPr>
      </w:pPr>
      <w:r w:rsidRPr="00E77497">
        <w:t xml:space="preserve">Let </w:t>
      </w:r>
      <w:r w:rsidRPr="00E77497">
        <w:rPr>
          <w:i/>
        </w:rPr>
        <w:t>rref</w:t>
      </w:r>
      <w:r w:rsidRPr="00E77497">
        <w:t xml:space="preserve"> be the result of evaluating </w:t>
      </w:r>
      <w:r w:rsidRPr="00E77497">
        <w:rPr>
          <w:i/>
        </w:rPr>
        <w:t>AssignmentExpression</w:t>
      </w:r>
      <w:bookmarkEnd w:id="15746"/>
      <w:r w:rsidRPr="00E77497">
        <w:t>.</w:t>
      </w:r>
      <w:bookmarkStart w:id="15747" w:name="_Toc382212707"/>
    </w:p>
    <w:p w14:paraId="57BA382D" w14:textId="77777777" w:rsidR="004C02EF" w:rsidRPr="00E77497" w:rsidRDefault="004C02EF" w:rsidP="00FA3203">
      <w:pPr>
        <w:pStyle w:val="Alg2"/>
        <w:numPr>
          <w:ilvl w:val="0"/>
          <w:numId w:val="105"/>
        </w:numPr>
        <w:spacing w:after="220"/>
      </w:pPr>
      <w:r w:rsidRPr="00E77497">
        <w:t>Return GetValue(</w:t>
      </w:r>
      <w:r w:rsidRPr="00E77497">
        <w:rPr>
          <w:i/>
        </w:rPr>
        <w:t>rref</w:t>
      </w:r>
      <w:r w:rsidRPr="00E77497">
        <w:t>).</w:t>
      </w:r>
      <w:bookmarkStart w:id="15748" w:name="_Toc382212708"/>
      <w:bookmarkEnd w:id="15747"/>
    </w:p>
    <w:p w14:paraId="1E0A053E" w14:textId="77777777" w:rsidR="004C02EF" w:rsidRPr="00E77497" w:rsidRDefault="004C02EF" w:rsidP="004C02EF">
      <w:pPr>
        <w:pStyle w:val="Note"/>
      </w:pPr>
      <w:bookmarkStart w:id="15749" w:name="_Toc375031197"/>
      <w:bookmarkStart w:id="15750" w:name="_Ref379923281"/>
      <w:bookmarkStart w:id="15751" w:name="_Toc381513710"/>
      <w:bookmarkStart w:id="15752" w:name="_Toc382212232"/>
      <w:bookmarkStart w:id="15753" w:name="_Toc382212709"/>
      <w:bookmarkStart w:id="15754" w:name="_Toc382291577"/>
      <w:bookmarkStart w:id="15755" w:name="_Toc385672226"/>
      <w:bookmarkStart w:id="15756" w:name="_Ref386878652"/>
      <w:bookmarkStart w:id="15757" w:name="_Toc393690329"/>
      <w:bookmarkStart w:id="15758" w:name="_Ref424532497"/>
      <w:bookmarkEnd w:id="15748"/>
      <w:r w:rsidRPr="00E77497">
        <w:t>NOTE</w:t>
      </w:r>
      <w:r w:rsidRPr="00E77497">
        <w:tab/>
        <w:t>GetValue must be called even though its value is not used because it may have observable side-effects.</w:t>
      </w:r>
    </w:p>
    <w:p w14:paraId="0177EEC6" w14:textId="77777777" w:rsidR="004C02EF" w:rsidRPr="00E77497" w:rsidRDefault="004C02EF" w:rsidP="004C02EF">
      <w:pPr>
        <w:pStyle w:val="1"/>
        <w:numPr>
          <w:ilvl w:val="0"/>
          <w:numId w:val="0"/>
        </w:numPr>
      </w:pPr>
      <w:bookmarkStart w:id="15759" w:name="_Ref457437637"/>
      <w:bookmarkStart w:id="15760" w:name="_Toc472818874"/>
      <w:bookmarkStart w:id="15761" w:name="_Toc235503448"/>
      <w:bookmarkStart w:id="15762" w:name="_Toc241509223"/>
      <w:bookmarkStart w:id="15763" w:name="_Toc244416710"/>
      <w:bookmarkStart w:id="15764" w:name="_Toc276631074"/>
      <w:bookmarkStart w:id="15765" w:name="_Toc336509553"/>
      <w:r w:rsidRPr="00E77497">
        <w:t>12</w:t>
      </w:r>
      <w:r w:rsidRPr="00E77497">
        <w:tab/>
        <w:t>Statement</w:t>
      </w:r>
      <w:bookmarkEnd w:id="15749"/>
      <w:bookmarkEnd w:id="15750"/>
      <w:bookmarkEnd w:id="15751"/>
      <w:bookmarkEnd w:id="15752"/>
      <w:bookmarkEnd w:id="15753"/>
      <w:bookmarkEnd w:id="15754"/>
      <w:bookmarkEnd w:id="15755"/>
      <w:bookmarkEnd w:id="15756"/>
      <w:bookmarkEnd w:id="15757"/>
      <w:r w:rsidRPr="00E77497">
        <w:t>s</w:t>
      </w:r>
      <w:bookmarkEnd w:id="15758"/>
      <w:bookmarkEnd w:id="15759"/>
      <w:bookmarkEnd w:id="15760"/>
      <w:bookmarkEnd w:id="15761"/>
      <w:bookmarkEnd w:id="15762"/>
      <w:bookmarkEnd w:id="15763"/>
      <w:bookmarkEnd w:id="15764"/>
      <w:ins w:id="15766" w:author="Rev 3 Allen Wirfs-Brock" w:date="2011-08-30T14:56:00Z">
        <w:r w:rsidR="00624D8F" w:rsidRPr="00E77497">
          <w:t xml:space="preserve"> and Declarations</w:t>
        </w:r>
      </w:ins>
      <w:bookmarkEnd w:id="15765"/>
    </w:p>
    <w:p w14:paraId="710FCDD6" w14:textId="77777777" w:rsidR="004C02EF" w:rsidRPr="00E77497" w:rsidRDefault="004C02EF" w:rsidP="004C02EF">
      <w:pPr>
        <w:pStyle w:val="Syntax"/>
      </w:pPr>
      <w:r w:rsidRPr="00E77497">
        <w:t>Syntax</w:t>
      </w:r>
    </w:p>
    <w:p w14:paraId="06587585" w14:textId="77777777" w:rsidR="004C02EF" w:rsidRPr="00E77497" w:rsidRDefault="004C02EF" w:rsidP="004C02EF">
      <w:pPr>
        <w:pStyle w:val="SyntaxRule"/>
      </w:pPr>
      <w:r w:rsidRPr="00E77497">
        <w:t xml:space="preserve">Statement </w:t>
      </w:r>
      <w:r w:rsidRPr="00E77497">
        <w:rPr>
          <w:rFonts w:ascii="Arial" w:hAnsi="Arial"/>
          <w:b/>
          <w:i w:val="0"/>
        </w:rPr>
        <w:t>:</w:t>
      </w:r>
    </w:p>
    <w:p w14:paraId="0AA12831" w14:textId="77777777" w:rsidR="004C02EF" w:rsidRPr="00E77497" w:rsidRDefault="004C02EF" w:rsidP="004C02EF">
      <w:pPr>
        <w:pStyle w:val="SyntaxDefinition"/>
        <w:rPr>
          <w:ins w:id="15767" w:author="Rev 3 Allen Wirfs-Brock" w:date="2011-08-30T14:58:00Z"/>
        </w:rPr>
      </w:pPr>
      <w:r w:rsidRPr="00E77497">
        <w:t>Block</w:t>
      </w:r>
      <w:ins w:id="15768" w:author="Rev 3 Allen Wirfs-Brock" w:date="2011-09-09T13:15:00Z">
        <w:r w:rsidR="001434CE" w:rsidRPr="00E77497">
          <w:t>Statement</w:t>
        </w:r>
      </w:ins>
      <w:r w:rsidRPr="00E77497">
        <w:br/>
        <w:t>VariableStatement</w:t>
      </w:r>
      <w:r w:rsidRPr="00E77497">
        <w:br/>
        <w:t>EmptyStatement</w:t>
      </w:r>
      <w:r w:rsidRPr="00E77497">
        <w:br/>
        <w:t>ExpressionStatement</w:t>
      </w:r>
      <w:r w:rsidRPr="00E77497">
        <w:br/>
        <w:t>IfStatement</w:t>
      </w:r>
      <w:r w:rsidRPr="00E77497">
        <w:br/>
      </w:r>
      <w:del w:id="15769" w:author="Rev 6 Allen Wirfs-Brock" w:date="2012-02-25T08:39:00Z">
        <w:r w:rsidRPr="00E77497" w:rsidDel="00D951C4">
          <w:delText>IterationStatement</w:delText>
        </w:r>
      </w:del>
      <w:ins w:id="15770" w:author="Rev 6 Allen Wirfs-Brock" w:date="2012-02-25T08:39:00Z">
        <w:r w:rsidR="00D951C4">
          <w:t>Breakable</w:t>
        </w:r>
        <w:r w:rsidR="00D951C4" w:rsidRPr="00E77497">
          <w:t>Statement</w:t>
        </w:r>
      </w:ins>
      <w:r w:rsidRPr="00E77497">
        <w:br/>
        <w:t>ContinueStatement</w:t>
      </w:r>
      <w:r w:rsidRPr="00E77497">
        <w:br/>
        <w:t>BreakStatement</w:t>
      </w:r>
      <w:r w:rsidRPr="00E77497">
        <w:br/>
        <w:t>ReturnStatement</w:t>
      </w:r>
      <w:r w:rsidRPr="00E77497">
        <w:br/>
        <w:t>WithStatement</w:t>
      </w:r>
      <w:bookmarkStart w:id="15771" w:name="_Toc393690330"/>
      <w:r w:rsidRPr="00E77497">
        <w:br/>
        <w:t>LabelledStatement</w:t>
      </w:r>
      <w:del w:id="15772" w:author="Rev 6 Allen Wirfs-Brock" w:date="2012-02-25T08:40:00Z">
        <w:r w:rsidRPr="00E77497" w:rsidDel="00D951C4">
          <w:br/>
          <w:delText>SwitchStatement</w:delText>
        </w:r>
      </w:del>
      <w:r w:rsidRPr="00E77497">
        <w:br/>
        <w:t>ThrowStatement</w:t>
      </w:r>
      <w:r w:rsidRPr="00E77497">
        <w:br/>
        <w:t>TryStatement</w:t>
      </w:r>
      <w:r w:rsidRPr="00E77497">
        <w:br/>
        <w:t>DebuggerStatement</w:t>
      </w:r>
    </w:p>
    <w:p w14:paraId="638F8E1B" w14:textId="77777777" w:rsidR="00624D8F" w:rsidRPr="00E77497" w:rsidRDefault="00624D8F" w:rsidP="00624D8F">
      <w:pPr>
        <w:pStyle w:val="SyntaxRule"/>
        <w:rPr>
          <w:ins w:id="15773" w:author="Rev 3 Allen Wirfs-Brock" w:date="2011-08-30T14:58:00Z"/>
        </w:rPr>
      </w:pPr>
      <w:ins w:id="15774" w:author="Rev 3 Allen Wirfs-Brock" w:date="2011-08-30T14:58:00Z">
        <w:r w:rsidRPr="00E77497">
          <w:t xml:space="preserve">Declaration </w:t>
        </w:r>
        <w:r w:rsidRPr="00E77497">
          <w:rPr>
            <w:rFonts w:ascii="Arial" w:hAnsi="Arial"/>
            <w:b/>
            <w:i w:val="0"/>
          </w:rPr>
          <w:t>:</w:t>
        </w:r>
      </w:ins>
    </w:p>
    <w:p w14:paraId="154B8564" w14:textId="77777777" w:rsidR="00624D8F" w:rsidRPr="00E77497" w:rsidRDefault="00CB7EF2" w:rsidP="00782470">
      <w:pPr>
        <w:pStyle w:val="SyntaxDefinition"/>
        <w:rPr>
          <w:ins w:id="15775" w:author="Rev 3 Allen Wirfs-Brock" w:date="2011-08-30T14:58:00Z"/>
        </w:rPr>
      </w:pPr>
      <w:ins w:id="15776" w:author="Rev 3 Allen Wirfs-Brock" w:date="2011-09-21T09:08:00Z">
        <w:r w:rsidRPr="00E77497">
          <w:t>FunctionDeclaration</w:t>
        </w:r>
      </w:ins>
      <w:ins w:id="15777" w:author="Rev 8 Allen Wirfs-Brock" w:date="2012-05-28T17:36:00Z">
        <w:r w:rsidR="00782470">
          <w:br/>
          <w:t>GeneratorDeclaration</w:t>
        </w:r>
      </w:ins>
      <w:ins w:id="15778" w:author="Allen Wirfs-Brock" w:date="2011-09-21T09:06:00Z">
        <w:r w:rsidRPr="00E77497">
          <w:br/>
        </w:r>
      </w:ins>
      <w:ins w:id="15779" w:author="Rev 8 Allen Wirfs-Brock" w:date="2012-05-28T17:34:00Z">
        <w:r w:rsidR="00782470">
          <w:t>ClassDeclaration</w:t>
        </w:r>
        <w:r w:rsidR="00782470">
          <w:br/>
        </w:r>
      </w:ins>
      <w:ins w:id="15780" w:author="Rev 3 Allen Wirfs-Brock" w:date="2011-08-30T14:59:00Z">
        <w:del w:id="15781" w:author="Rev 6 Allen Wirfs-Brock" w:date="2012-02-25T15:13:00Z">
          <w:r w:rsidR="00624D8F" w:rsidRPr="00E77497" w:rsidDel="00633DD3">
            <w:delText>LetDeclaration</w:delText>
          </w:r>
        </w:del>
      </w:ins>
      <w:ins w:id="15782" w:author="Rev 3 Allen Wirfs-Brock" w:date="2011-08-30T14:58:00Z">
        <w:del w:id="15783" w:author="Rev 6 Allen Wirfs-Brock" w:date="2012-02-25T15:13:00Z">
          <w:r w:rsidR="00624D8F" w:rsidRPr="00E77497" w:rsidDel="00633DD3">
            <w:br/>
          </w:r>
        </w:del>
      </w:ins>
      <w:ins w:id="15784" w:author="Rev 3 Allen Wirfs-Brock" w:date="2011-08-30T16:21:00Z">
        <w:del w:id="15785" w:author="Rev 6 Allen Wirfs-Brock" w:date="2012-02-25T15:13:00Z">
          <w:r w:rsidR="00201852" w:rsidRPr="00E77497" w:rsidDel="00633DD3">
            <w:delText>Const</w:delText>
          </w:r>
        </w:del>
      </w:ins>
      <w:ins w:id="15786" w:author="Rev 6 Allen Wirfs-Brock" w:date="2012-02-25T15:13:00Z">
        <w:r w:rsidR="00633DD3">
          <w:t>Lexical</w:t>
        </w:r>
      </w:ins>
      <w:ins w:id="15787" w:author="Rev 3 Allen Wirfs-Brock" w:date="2011-08-30T16:21:00Z">
        <w:r w:rsidR="00201852" w:rsidRPr="00E77497">
          <w:t>Declaration</w:t>
        </w:r>
      </w:ins>
    </w:p>
    <w:p w14:paraId="0D49102B" w14:textId="77777777" w:rsidR="00D951C4" w:rsidRPr="00E77497" w:rsidRDefault="00D951C4" w:rsidP="00D951C4">
      <w:pPr>
        <w:pStyle w:val="SyntaxRule"/>
        <w:rPr>
          <w:ins w:id="15788" w:author="Rev 6 Allen Wirfs-Brock" w:date="2012-02-25T08:39:00Z"/>
        </w:rPr>
      </w:pPr>
      <w:ins w:id="15789" w:author="Rev 6 Allen Wirfs-Brock" w:date="2012-02-25T08:39:00Z">
        <w:r>
          <w:t>BreakableStatement</w:t>
        </w:r>
        <w:r w:rsidRPr="00E77497">
          <w:t xml:space="preserve"> </w:t>
        </w:r>
        <w:r w:rsidRPr="00E77497">
          <w:rPr>
            <w:rFonts w:ascii="Arial" w:hAnsi="Arial"/>
            <w:b/>
            <w:i w:val="0"/>
          </w:rPr>
          <w:t>:</w:t>
        </w:r>
      </w:ins>
    </w:p>
    <w:p w14:paraId="46FDF5FF" w14:textId="77777777" w:rsidR="00624D8F" w:rsidRPr="00E77497" w:rsidRDefault="00D951C4" w:rsidP="00D951C4">
      <w:pPr>
        <w:pStyle w:val="SyntaxDefinition"/>
      </w:pPr>
      <w:ins w:id="15790" w:author="Rev 6 Allen Wirfs-Brock" w:date="2012-02-25T08:39:00Z">
        <w:r>
          <w:t>IterationStatement</w:t>
        </w:r>
        <w:r w:rsidRPr="00E77497">
          <w:br/>
        </w:r>
      </w:ins>
      <w:ins w:id="15791" w:author="Rev 6 Allen Wirfs-Brock" w:date="2012-02-25T08:40:00Z">
        <w:r w:rsidRPr="00E77497">
          <w:t>SwitchStatement</w:t>
        </w:r>
      </w:ins>
    </w:p>
    <w:p w14:paraId="17D31034" w14:textId="77777777" w:rsidR="004C02EF" w:rsidRPr="00E77497" w:rsidRDefault="003B5B66" w:rsidP="00D951C4">
      <w:pPr>
        <w:pStyle w:val="20"/>
        <w:numPr>
          <w:ilvl w:val="0"/>
          <w:numId w:val="0"/>
        </w:numPr>
      </w:pPr>
      <w:bookmarkStart w:id="15792" w:name="_Toc336509554"/>
      <w:ins w:id="15793" w:author="Rev 4 Allen Wirfs-Brock" w:date="2011-10-19T15:46:00Z">
        <w:r w:rsidRPr="00E77497">
          <w:t xml:space="preserve">Static </w:t>
        </w:r>
      </w:ins>
      <w:r w:rsidR="004C02EF" w:rsidRPr="00E77497">
        <w:t>Semantics</w:t>
      </w:r>
      <w:bookmarkEnd w:id="15792"/>
    </w:p>
    <w:p w14:paraId="17216932" w14:textId="77777777" w:rsidR="004C02EF" w:rsidRPr="004D1BD1" w:rsidDel="00AF515E" w:rsidRDefault="004C02EF" w:rsidP="004C02EF">
      <w:pPr>
        <w:rPr>
          <w:del w:id="15794" w:author="Rev 6 Allen Wirfs-Brock" w:date="2012-02-23T15:05:00Z"/>
        </w:rPr>
      </w:pPr>
      <w:del w:id="15795" w:author="Rev 6 Allen Wirfs-Brock" w:date="2012-02-23T15:05:00Z">
        <w:r w:rsidRPr="00E77497" w:rsidDel="00AF515E">
          <w:delText xml:space="preserve">A </w:delText>
        </w:r>
        <w:r w:rsidRPr="00E77497" w:rsidDel="00AF515E">
          <w:rPr>
            <w:rFonts w:ascii="Times New Roman" w:hAnsi="Times New Roman"/>
            <w:i/>
          </w:rPr>
          <w:delText>Statement</w:delText>
        </w:r>
        <w:r w:rsidRPr="00E77497" w:rsidDel="00AF515E">
          <w:delText xml:space="preserve"> can be part of a </w:delText>
        </w:r>
        <w:r w:rsidRPr="00E77497" w:rsidDel="00AF515E">
          <w:rPr>
            <w:rFonts w:ascii="Times New Roman" w:hAnsi="Times New Roman"/>
            <w:i/>
          </w:rPr>
          <w:delText>LabelledStatement</w:delText>
        </w:r>
        <w:r w:rsidRPr="00E77497" w:rsidDel="00AF515E">
          <w:delText xml:space="preserve">, which itself can be part of a </w:delText>
        </w:r>
        <w:r w:rsidRPr="00E77497" w:rsidDel="00AF515E">
          <w:rPr>
            <w:rFonts w:ascii="Times New Roman" w:hAnsi="Times New Roman"/>
            <w:i/>
          </w:rPr>
          <w:delText>LabelledStatement</w:delText>
        </w:r>
        <w:r w:rsidRPr="00E77497" w:rsidDel="00AF515E">
          <w:delText xml:space="preserve">, and so on. The labels introduced this way are collectively referred to as the “current label set” when describing the semantics of individual statements. A </w:delText>
        </w:r>
        <w:r w:rsidRPr="00E77497" w:rsidDel="00AF515E">
          <w:rPr>
            <w:rFonts w:ascii="Times New Roman" w:hAnsi="Times New Roman"/>
            <w:i/>
          </w:rPr>
          <w:delText>LabelledStatement</w:delText>
        </w:r>
        <w:r w:rsidRPr="00E77497" w:rsidDel="00AF515E">
          <w:delText xml:space="preserve"> has no semantic meaning other than the introduction of a label to a </w:delText>
        </w:r>
        <w:r w:rsidRPr="00E77497" w:rsidDel="00AF515E">
          <w:rPr>
            <w:i/>
          </w:rPr>
          <w:delText>label set</w:delText>
        </w:r>
        <w:r w:rsidRPr="00E77497" w:rsidDel="00AF515E">
          <w:delText xml:space="preserve">. The label set of an </w:delText>
        </w:r>
        <w:r w:rsidRPr="00E77497" w:rsidDel="00AF515E">
          <w:rPr>
            <w:rFonts w:ascii="Times New Roman" w:hAnsi="Times New Roman"/>
            <w:i/>
          </w:rPr>
          <w:delText>IterationStatement</w:delText>
        </w:r>
        <w:r w:rsidRPr="00E77497" w:rsidDel="00AF515E">
          <w:delText xml:space="preserve"> or a</w:delText>
        </w:r>
        <w:r w:rsidRPr="00E77497" w:rsidDel="00AF515E">
          <w:rPr>
            <w:rFonts w:ascii="Times New Roman" w:hAnsi="Times New Roman"/>
            <w:i/>
          </w:rPr>
          <w:delText xml:space="preserve"> SwitchStatement</w:delText>
        </w:r>
        <w:r w:rsidRPr="00E77497" w:rsidDel="00AF515E">
          <w:delText xml:space="preserve"> initially contains the single element </w:delText>
        </w:r>
        <w:r w:rsidRPr="00E77497" w:rsidDel="00AF515E">
          <w:rPr>
            <w:b/>
          </w:rPr>
          <w:delText>empty</w:delText>
        </w:r>
        <w:r w:rsidRPr="00E77497" w:rsidDel="00AF515E">
          <w:delText>. The label set of any other statement is initially empty.</w:delText>
        </w:r>
      </w:del>
    </w:p>
    <w:p w14:paraId="77CD4F85" w14:textId="77777777" w:rsidR="003B5B66" w:rsidRPr="006B6D0A" w:rsidDel="00F71D44" w:rsidRDefault="003B5B66" w:rsidP="003B5B66">
      <w:pPr>
        <w:rPr>
          <w:ins w:id="15796" w:author="Rev 4 Allen Wirfs-Brock" w:date="2011-10-19T15:45:00Z"/>
          <w:del w:id="15797" w:author="Rev 8 Allen Wirfs-Brock" w:date="2012-06-01T08:42:00Z"/>
          <w:rFonts w:ascii="Helvetica" w:hAnsi="Helvetica"/>
          <w:b/>
        </w:rPr>
      </w:pPr>
      <w:ins w:id="15798" w:author="Rev 4 Allen Wirfs-Brock" w:date="2011-10-19T15:45:00Z">
        <w:del w:id="15799" w:author="Rev 8 Allen Wirfs-Brock" w:date="2012-06-01T08:42:00Z">
          <w:r w:rsidRPr="003B4312" w:rsidDel="00F71D44">
            <w:rPr>
              <w:rFonts w:ascii="Helvetica" w:hAnsi="Helvetica"/>
              <w:b/>
            </w:rPr>
            <w:delText xml:space="preserve">Static Semantics:  </w:delText>
          </w:r>
          <w:r w:rsidRPr="006B6D0A" w:rsidDel="00F71D44">
            <w:rPr>
              <w:rFonts w:ascii="Helvetica" w:hAnsi="Helvetica"/>
              <w:b/>
              <w:lang w:eastAsia="en-US"/>
            </w:rPr>
            <w:delText>BoundNames</w:delText>
          </w:r>
        </w:del>
      </w:ins>
    </w:p>
    <w:p w14:paraId="1A708F8A" w14:textId="77777777" w:rsidR="00210077" w:rsidRPr="00675B74" w:rsidDel="00F71D44" w:rsidRDefault="00210077" w:rsidP="00210077">
      <w:pPr>
        <w:rPr>
          <w:ins w:id="15800" w:author="Rev 4 Allen Wirfs-Brock" w:date="2011-10-19T15:48:00Z"/>
          <w:del w:id="15801" w:author="Rev 8 Allen Wirfs-Brock" w:date="2012-06-01T08:42:00Z"/>
        </w:rPr>
      </w:pPr>
      <w:ins w:id="15802" w:author="Rev 4 Allen Wirfs-Brock" w:date="2011-10-19T15:48:00Z">
        <w:del w:id="15803" w:author="Rev 8 Allen Wirfs-Brock" w:date="2012-06-01T08:42:00Z">
          <w:r w:rsidRPr="006B6D0A" w:rsidDel="00F71D44">
            <w:delText xml:space="preserve">The </w:delText>
          </w:r>
          <w:r w:rsidRPr="00E65A34" w:rsidDel="00F71D44">
            <w:rPr>
              <w:rFonts w:ascii="Times New Roman" w:eastAsia="Times New Roman" w:hAnsi="Times New Roman"/>
              <w:spacing w:val="6"/>
              <w:lang w:eastAsia="en-US"/>
            </w:rPr>
            <w:delText xml:space="preserve">BoundNames </w:delText>
          </w:r>
          <w:r w:rsidRPr="00546435" w:rsidDel="00F71D44">
            <w:delText xml:space="preserve">of the </w:delText>
          </w:r>
          <w:r w:rsidRPr="009C202C" w:rsidDel="00F71D44">
            <w:rPr>
              <w:rStyle w:val="bnf"/>
            </w:rPr>
            <w:delText xml:space="preserve">Declaration </w:delText>
          </w:r>
          <w:r w:rsidRPr="00B820AB" w:rsidDel="00F71D44">
            <w:delText xml:space="preserve">productions are </w:delText>
          </w:r>
          <w:r w:rsidRPr="00675B74" w:rsidDel="00F71D44">
            <w:delText>determined as follows:</w:delText>
          </w:r>
        </w:del>
      </w:ins>
    </w:p>
    <w:p w14:paraId="6B3F5C19" w14:textId="77777777" w:rsidR="00210077" w:rsidRPr="00E77497" w:rsidDel="00F71D44" w:rsidRDefault="00210077" w:rsidP="00EA4F82">
      <w:pPr>
        <w:pStyle w:val="Alg4"/>
        <w:numPr>
          <w:ilvl w:val="0"/>
          <w:numId w:val="730"/>
        </w:numPr>
        <w:spacing w:after="220"/>
        <w:contextualSpacing/>
        <w:rPr>
          <w:ins w:id="15804" w:author="Rev 4 Allen Wirfs-Brock" w:date="2011-10-19T15:48:00Z"/>
          <w:del w:id="15805" w:author="Rev 8 Allen Wirfs-Brock" w:date="2012-06-01T08:42:00Z"/>
        </w:rPr>
      </w:pPr>
      <w:ins w:id="15806" w:author="Rev 4 Allen Wirfs-Brock" w:date="2011-10-19T15:48:00Z">
        <w:del w:id="15807" w:author="Rev 8 Allen Wirfs-Brock" w:date="2012-06-01T08:42:00Z">
          <w:r w:rsidRPr="00E77497" w:rsidDel="00F71D44">
            <w:delText>Return the BoundNames of the single non-terminal symbol that is the right hand side of the production.</w:delText>
          </w:r>
        </w:del>
      </w:ins>
    </w:p>
    <w:p w14:paraId="78BD2968" w14:textId="77777777" w:rsidR="00210077" w:rsidRPr="00E77497" w:rsidRDefault="00210077" w:rsidP="00210077">
      <w:pPr>
        <w:rPr>
          <w:ins w:id="15808" w:author="Rev 4 Allen Wirfs-Brock" w:date="2011-10-19T15:53:00Z"/>
          <w:rFonts w:ascii="Helvetica" w:hAnsi="Helvetica"/>
          <w:b/>
        </w:rPr>
      </w:pPr>
      <w:ins w:id="15809" w:author="Rev 4 Allen Wirfs-Brock" w:date="2011-10-19T15:53:00Z">
        <w:r w:rsidRPr="00E77497">
          <w:rPr>
            <w:rFonts w:ascii="Helvetica" w:hAnsi="Helvetica"/>
            <w:b/>
          </w:rPr>
          <w:t xml:space="preserve">Static Semantics:  </w:t>
        </w:r>
        <w:r w:rsidRPr="00E77497">
          <w:rPr>
            <w:rFonts w:ascii="Helvetica" w:hAnsi="Helvetica"/>
            <w:b/>
            <w:lang w:eastAsia="en-US"/>
          </w:rPr>
          <w:t>VarDeclaredNames</w:t>
        </w:r>
      </w:ins>
    </w:p>
    <w:p w14:paraId="0BEA8494" w14:textId="77777777" w:rsidR="00210077" w:rsidRPr="00E77497" w:rsidRDefault="00210077" w:rsidP="00210077">
      <w:pPr>
        <w:pStyle w:val="SyntaxRule"/>
        <w:rPr>
          <w:ins w:id="15810" w:author="Rev 4 Allen Wirfs-Brock" w:date="2011-10-19T15:54:00Z"/>
        </w:rPr>
      </w:pPr>
      <w:ins w:id="15811" w:author="Rev 4 Allen Wirfs-Brock" w:date="2011-10-19T15:54:00Z">
        <w:r w:rsidRPr="00E77497">
          <w:t xml:space="preserve">Statement </w:t>
        </w:r>
        <w:r w:rsidRPr="00E77497">
          <w:rPr>
            <w:rFonts w:ascii="Arial" w:hAnsi="Arial"/>
            <w:b/>
            <w:i w:val="0"/>
          </w:rPr>
          <w:t>:</w:t>
        </w:r>
      </w:ins>
    </w:p>
    <w:p w14:paraId="3EECD6BE" w14:textId="77777777" w:rsidR="00210077" w:rsidRPr="00E77497" w:rsidRDefault="00210077" w:rsidP="00210077">
      <w:pPr>
        <w:pStyle w:val="SyntaxDefinition"/>
        <w:rPr>
          <w:ins w:id="15812" w:author="Rev 4 Allen Wirfs-Brock" w:date="2011-10-19T15:54:00Z"/>
        </w:rPr>
      </w:pPr>
      <w:ins w:id="15813" w:author="Rev 4 Allen Wirfs-Brock" w:date="2011-10-19T15:54:00Z">
        <w:r w:rsidRPr="00E77497">
          <w:t>EmptyStatement</w:t>
        </w:r>
        <w:r w:rsidRPr="00E77497">
          <w:br/>
          <w:t>ExpressionStatement</w:t>
        </w:r>
        <w:r w:rsidRPr="00E77497">
          <w:br/>
          <w:t>ContinueStatement</w:t>
        </w:r>
        <w:r w:rsidRPr="00E77497">
          <w:br/>
          <w:t>BreakStatement</w:t>
        </w:r>
        <w:r w:rsidRPr="00E77497">
          <w:br/>
          <w:t>ReturnStatement</w:t>
        </w:r>
        <w:r w:rsidRPr="00E77497">
          <w:br/>
          <w:t>ThrowStatement</w:t>
        </w:r>
        <w:r w:rsidRPr="00E77497">
          <w:br/>
          <w:t>DebuggerStatement</w:t>
        </w:r>
      </w:ins>
    </w:p>
    <w:p w14:paraId="1EF6FA9C" w14:textId="77777777" w:rsidR="00EB0D59" w:rsidRPr="00E77497" w:rsidDel="00210077" w:rsidRDefault="00EB0D59" w:rsidP="00EB0764">
      <w:pPr>
        <w:jc w:val="left"/>
        <w:rPr>
          <w:ins w:id="15814" w:author="Rev 3 Allen Wirfs-Brock" w:date="2011-09-02T09:57:00Z"/>
          <w:del w:id="15815" w:author="Rev 4 Allen Wirfs-Brock" w:date="2011-10-19T15:55:00Z"/>
        </w:rPr>
      </w:pPr>
      <w:ins w:id="15816" w:author="Rev 3 Allen Wirfs-Brock" w:date="2011-09-02T09:57:00Z">
        <w:del w:id="15817" w:author="Rev 4 Allen Wirfs-Brock" w:date="2011-10-19T15:55:00Z">
          <w:r w:rsidRPr="00E77497" w:rsidDel="00210077">
            <w:delText>The VarDeclaredNames of the production</w:delText>
          </w:r>
        </w:del>
      </w:ins>
      <w:ins w:id="15818" w:author="Rev 3 Allen Wirfs-Brock" w:date="2011-09-02T09:58:00Z">
        <w:del w:id="15819" w:author="Rev 4 Allen Wirfs-Brock" w:date="2011-10-19T15:55:00Z">
          <w:r w:rsidRPr="00E77497" w:rsidDel="00210077">
            <w:delText>s:</w:delText>
          </w:r>
          <w:r w:rsidRPr="00E77497" w:rsidDel="00210077">
            <w:br/>
          </w:r>
        </w:del>
      </w:ins>
      <w:ins w:id="15820" w:author="Rev 3 Allen Wirfs-Brock" w:date="2011-09-02T09:57:00Z">
        <w:del w:id="15821" w:author="Rev 4 Allen Wirfs-Brock" w:date="2011-10-19T15:55:00Z">
          <w:r w:rsidRPr="00E77497" w:rsidDel="00210077">
            <w:delText xml:space="preserve">  </w:delText>
          </w:r>
        </w:del>
      </w:ins>
      <w:ins w:id="15822" w:author="Rev 3 Allen Wirfs-Brock" w:date="2011-09-02T10:02:00Z">
        <w:del w:id="15823" w:author="Rev 4 Allen Wirfs-Brock" w:date="2011-10-19T15:55:00Z">
          <w:r w:rsidR="00EB0764" w:rsidRPr="00E77497" w:rsidDel="00210077">
            <w:delText xml:space="preserve"> </w:delText>
          </w:r>
        </w:del>
      </w:ins>
      <w:ins w:id="15824" w:author="Rev 3 Allen Wirfs-Brock" w:date="2011-09-02T09:57:00Z">
        <w:del w:id="15825" w:author="Rev 4 Allen Wirfs-Brock" w:date="2011-10-19T15:55:00Z">
          <w:r w:rsidRPr="00E77497" w:rsidDel="00210077">
            <w:rPr>
              <w:rFonts w:ascii="Times New Roman" w:hAnsi="Times New Roman"/>
              <w:i/>
            </w:rPr>
            <w:delText xml:space="preserve">Statement </w:delText>
          </w:r>
          <w:r w:rsidRPr="00E77497" w:rsidDel="00210077">
            <w:rPr>
              <w:b/>
            </w:rPr>
            <w:delText>:</w:delText>
          </w:r>
          <w:r w:rsidRPr="00E77497" w:rsidDel="00210077">
            <w:rPr>
              <w:rFonts w:ascii="Times New Roman" w:hAnsi="Times New Roman"/>
              <w:i/>
            </w:rPr>
            <w:delText xml:space="preserve"> </w:delText>
          </w:r>
        </w:del>
      </w:ins>
      <w:ins w:id="15826" w:author="Rev 3 Allen Wirfs-Brock" w:date="2011-09-02T09:59:00Z">
        <w:del w:id="15827" w:author="Rev 4 Allen Wirfs-Brock" w:date="2011-10-19T15:55:00Z">
          <w:r w:rsidRPr="00E77497" w:rsidDel="00210077">
            <w:rPr>
              <w:rFonts w:ascii="Times New Roman" w:hAnsi="Times New Roman"/>
              <w:i/>
            </w:rPr>
            <w:delText>EmptyStatement</w:delText>
          </w:r>
          <w:r w:rsidRPr="00E77497" w:rsidDel="00210077">
            <w:rPr>
              <w:rFonts w:ascii="Times New Roman" w:hAnsi="Times New Roman"/>
              <w:i/>
            </w:rPr>
            <w:br/>
          </w:r>
        </w:del>
      </w:ins>
      <w:ins w:id="15828" w:author="Rev 3 Allen Wirfs-Brock" w:date="2011-09-02T10:02:00Z">
        <w:del w:id="15829" w:author="Rev 4 Allen Wirfs-Brock" w:date="2011-10-19T15:55:00Z">
          <w:r w:rsidR="00EB0764" w:rsidRPr="00E77497" w:rsidDel="00210077">
            <w:rPr>
              <w:rFonts w:ascii="Times New Roman" w:hAnsi="Times New Roman"/>
              <w:i/>
            </w:rPr>
            <w:delText xml:space="preserve"> </w:delText>
          </w:r>
        </w:del>
      </w:ins>
      <w:ins w:id="15830" w:author="Rev 3 Allen Wirfs-Brock" w:date="2011-09-02T09:59:00Z">
        <w:del w:id="15831"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E</w:delText>
          </w:r>
        </w:del>
      </w:ins>
      <w:ins w:id="15832" w:author="Rev 3 Allen Wirfs-Brock" w:date="2011-09-02T10:00:00Z">
        <w:del w:id="15833" w:author="Rev 4 Allen Wirfs-Brock" w:date="2011-10-19T15:55:00Z">
          <w:r w:rsidR="00EB0764" w:rsidRPr="00E77497" w:rsidDel="00210077">
            <w:rPr>
              <w:rFonts w:ascii="Times New Roman" w:hAnsi="Times New Roman"/>
              <w:i/>
            </w:rPr>
            <w:delText>xpression</w:delText>
          </w:r>
        </w:del>
      </w:ins>
      <w:ins w:id="15834" w:author="Rev 3 Allen Wirfs-Brock" w:date="2011-09-02T09:59:00Z">
        <w:del w:id="15835" w:author="Rev 4 Allen Wirfs-Brock" w:date="2011-10-19T15:55:00Z">
          <w:r w:rsidR="00EB0764" w:rsidRPr="00E77497" w:rsidDel="00210077">
            <w:rPr>
              <w:rFonts w:ascii="Times New Roman" w:hAnsi="Times New Roman"/>
              <w:i/>
            </w:rPr>
            <w:delText>Statement</w:delText>
          </w:r>
          <w:r w:rsidR="00EB0764" w:rsidRPr="00E77497" w:rsidDel="00210077">
            <w:rPr>
              <w:rFonts w:ascii="Times New Roman" w:hAnsi="Times New Roman"/>
              <w:i/>
            </w:rPr>
            <w:br/>
          </w:r>
        </w:del>
      </w:ins>
      <w:ins w:id="15836" w:author="Rev 3 Allen Wirfs-Brock" w:date="2011-09-02T10:00:00Z">
        <w:del w:id="15837" w:author="Rev 4 Allen Wirfs-Brock" w:date="2011-10-19T15:55:00Z">
          <w:r w:rsidR="00EB0764" w:rsidRPr="00E77497" w:rsidDel="00210077">
            <w:rPr>
              <w:rFonts w:ascii="Times New Roman" w:hAnsi="Times New Roman"/>
              <w:i/>
            </w:rPr>
            <w:delText xml:space="preserve"> </w:delText>
          </w:r>
        </w:del>
      </w:ins>
      <w:ins w:id="15838" w:author="Rev 3 Allen Wirfs-Brock" w:date="2011-09-02T10:02:00Z">
        <w:del w:id="15839" w:author="Rev 4 Allen Wirfs-Brock" w:date="2011-10-19T15:55:00Z">
          <w:r w:rsidR="00EB0764" w:rsidRPr="00E77497" w:rsidDel="00210077">
            <w:rPr>
              <w:rFonts w:ascii="Times New Roman" w:hAnsi="Times New Roman"/>
              <w:i/>
            </w:rPr>
            <w:delText xml:space="preserve"> </w:delText>
          </w:r>
        </w:del>
      </w:ins>
      <w:ins w:id="15840" w:author="Rev 3 Allen Wirfs-Brock" w:date="2011-09-02T10:00:00Z">
        <w:del w:id="15841"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ContinueStatement</w:delText>
          </w:r>
        </w:del>
      </w:ins>
      <w:ins w:id="15842" w:author="Rev 3 Allen Wirfs-Brock" w:date="2011-09-02T09:59:00Z">
        <w:del w:id="15843" w:author="Rev 4 Allen Wirfs-Brock" w:date="2011-10-19T15:55:00Z">
          <w:r w:rsidR="00EB0764" w:rsidRPr="00E77497" w:rsidDel="00210077">
            <w:rPr>
              <w:rFonts w:ascii="Times New Roman" w:hAnsi="Times New Roman"/>
              <w:i/>
            </w:rPr>
            <w:br/>
          </w:r>
        </w:del>
      </w:ins>
      <w:ins w:id="15844" w:author="Rev 3 Allen Wirfs-Brock" w:date="2011-09-02T10:00:00Z">
        <w:del w:id="15845" w:author="Rev 4 Allen Wirfs-Brock" w:date="2011-10-19T15:55:00Z">
          <w:r w:rsidR="00EB0764" w:rsidRPr="00E77497" w:rsidDel="00210077">
            <w:rPr>
              <w:rFonts w:ascii="Times New Roman" w:hAnsi="Times New Roman"/>
              <w:i/>
            </w:rPr>
            <w:delText xml:space="preserve"> </w:delText>
          </w:r>
        </w:del>
      </w:ins>
      <w:ins w:id="15846" w:author="Rev 3 Allen Wirfs-Brock" w:date="2011-09-02T10:02:00Z">
        <w:del w:id="15847" w:author="Rev 4 Allen Wirfs-Brock" w:date="2011-10-19T15:55:00Z">
          <w:r w:rsidR="00EB0764" w:rsidRPr="00E77497" w:rsidDel="00210077">
            <w:rPr>
              <w:rFonts w:ascii="Times New Roman" w:hAnsi="Times New Roman"/>
              <w:i/>
            </w:rPr>
            <w:delText xml:space="preserve"> </w:delText>
          </w:r>
        </w:del>
      </w:ins>
      <w:ins w:id="15848" w:author="Rev 3 Allen Wirfs-Brock" w:date="2011-09-02T10:00:00Z">
        <w:del w:id="15849"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BreakStatement</w:delText>
          </w:r>
        </w:del>
      </w:ins>
      <w:ins w:id="15850" w:author="Rev 3 Allen Wirfs-Brock" w:date="2011-09-02T09:59:00Z">
        <w:del w:id="15851" w:author="Rev 4 Allen Wirfs-Brock" w:date="2011-10-19T15:55:00Z">
          <w:r w:rsidR="00EB0764" w:rsidRPr="00E77497" w:rsidDel="00210077">
            <w:rPr>
              <w:rFonts w:ascii="Times New Roman" w:hAnsi="Times New Roman"/>
              <w:i/>
            </w:rPr>
            <w:br/>
          </w:r>
        </w:del>
      </w:ins>
      <w:ins w:id="15852" w:author="Rev 3 Allen Wirfs-Brock" w:date="2011-09-02T10:00:00Z">
        <w:del w:id="15853" w:author="Rev 4 Allen Wirfs-Brock" w:date="2011-10-19T15:55:00Z">
          <w:r w:rsidR="00EB0764" w:rsidRPr="00E77497" w:rsidDel="00210077">
            <w:rPr>
              <w:rFonts w:ascii="Times New Roman" w:hAnsi="Times New Roman"/>
              <w:i/>
            </w:rPr>
            <w:delText xml:space="preserve"> </w:delText>
          </w:r>
        </w:del>
      </w:ins>
      <w:ins w:id="15854" w:author="Rev 3 Allen Wirfs-Brock" w:date="2011-09-02T10:02:00Z">
        <w:del w:id="15855" w:author="Rev 4 Allen Wirfs-Brock" w:date="2011-10-19T15:55:00Z">
          <w:r w:rsidR="00EB0764" w:rsidRPr="00E77497" w:rsidDel="00210077">
            <w:rPr>
              <w:rFonts w:ascii="Times New Roman" w:hAnsi="Times New Roman"/>
              <w:i/>
            </w:rPr>
            <w:delText xml:space="preserve"> </w:delText>
          </w:r>
        </w:del>
      </w:ins>
      <w:ins w:id="15856" w:author="Rev 3 Allen Wirfs-Brock" w:date="2011-09-02T10:00:00Z">
        <w:del w:id="15857"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w:delText>
          </w:r>
        </w:del>
      </w:ins>
      <w:ins w:id="15858" w:author="Rev 3 Allen Wirfs-Brock" w:date="2011-09-02T10:01:00Z">
        <w:del w:id="15859" w:author="Rev 4 Allen Wirfs-Brock" w:date="2011-10-19T15:55:00Z">
          <w:r w:rsidR="00EB0764" w:rsidRPr="00E77497" w:rsidDel="00210077">
            <w:rPr>
              <w:rFonts w:ascii="Times New Roman" w:hAnsi="Times New Roman"/>
              <w:i/>
            </w:rPr>
            <w:delText>Return</w:delText>
          </w:r>
        </w:del>
      </w:ins>
      <w:ins w:id="15860" w:author="Rev 3 Allen Wirfs-Brock" w:date="2011-09-02T10:00:00Z">
        <w:del w:id="15861" w:author="Rev 4 Allen Wirfs-Brock" w:date="2011-10-19T15:55:00Z">
          <w:r w:rsidR="00EB0764" w:rsidRPr="00E77497" w:rsidDel="00210077">
            <w:rPr>
              <w:rFonts w:ascii="Times New Roman" w:hAnsi="Times New Roman"/>
              <w:i/>
            </w:rPr>
            <w:delText>Statement</w:delText>
          </w:r>
        </w:del>
      </w:ins>
      <w:ins w:id="15862" w:author="Rev 3 Allen Wirfs-Brock" w:date="2011-09-02T10:01:00Z">
        <w:del w:id="15863" w:author="Rev 4 Allen Wirfs-Brock" w:date="2011-10-19T15:55:00Z">
          <w:r w:rsidR="00EB0764" w:rsidRPr="00E77497" w:rsidDel="00210077">
            <w:rPr>
              <w:rFonts w:ascii="Times New Roman" w:hAnsi="Times New Roman"/>
              <w:i/>
            </w:rPr>
            <w:br/>
          </w:r>
        </w:del>
      </w:ins>
      <w:ins w:id="15864" w:author="Rev 3 Allen Wirfs-Brock" w:date="2011-09-02T10:02:00Z">
        <w:del w:id="15865" w:author="Rev 4 Allen Wirfs-Brock" w:date="2011-10-19T15:55:00Z">
          <w:r w:rsidR="00EB0764" w:rsidRPr="00E77497" w:rsidDel="00210077">
            <w:rPr>
              <w:rFonts w:ascii="Times New Roman" w:hAnsi="Times New Roman"/>
              <w:i/>
            </w:rPr>
            <w:delText xml:space="preserve">   Statement </w:delText>
          </w:r>
          <w:r w:rsidR="00EB0764" w:rsidRPr="00E77497" w:rsidDel="00210077">
            <w:rPr>
              <w:b/>
            </w:rPr>
            <w:delText>:</w:delText>
          </w:r>
          <w:r w:rsidR="00EB0764" w:rsidRPr="00E77497" w:rsidDel="00210077">
            <w:rPr>
              <w:rFonts w:ascii="Times New Roman" w:hAnsi="Times New Roman"/>
              <w:i/>
            </w:rPr>
            <w:delText xml:space="preserve"> ThrowStatement</w:delText>
          </w:r>
          <w:r w:rsidR="00EB0764" w:rsidRPr="00E77497" w:rsidDel="00210077">
            <w:rPr>
              <w:rFonts w:ascii="Times New Roman" w:hAnsi="Times New Roman"/>
              <w:i/>
            </w:rPr>
            <w:br/>
            <w:delText xml:space="preserve">   Statement </w:delText>
          </w:r>
          <w:r w:rsidR="00EB0764" w:rsidRPr="00E77497" w:rsidDel="00210077">
            <w:rPr>
              <w:b/>
            </w:rPr>
            <w:delText>:</w:delText>
          </w:r>
          <w:r w:rsidR="00EB0764" w:rsidRPr="00E77497" w:rsidDel="00210077">
            <w:rPr>
              <w:rFonts w:ascii="Times New Roman" w:hAnsi="Times New Roman"/>
              <w:i/>
            </w:rPr>
            <w:delText xml:space="preserve"> DebuggerStatement</w:delText>
          </w:r>
        </w:del>
      </w:ins>
      <w:ins w:id="15866" w:author="Rev 3 Allen Wirfs-Brock" w:date="2011-09-02T09:59:00Z">
        <w:del w:id="15867" w:author="Rev 4 Allen Wirfs-Brock" w:date="2011-10-19T15:55:00Z">
          <w:r w:rsidRPr="00E77497" w:rsidDel="00210077">
            <w:rPr>
              <w:rFonts w:ascii="Times New Roman" w:hAnsi="Times New Roman"/>
              <w:i/>
            </w:rPr>
            <w:br/>
          </w:r>
        </w:del>
      </w:ins>
      <w:ins w:id="15868" w:author="Rev 3 Allen Wirfs-Brock" w:date="2011-09-02T09:57:00Z">
        <w:del w:id="15869" w:author="Rev 4 Allen Wirfs-Brock" w:date="2011-10-19T15:55:00Z">
          <w:r w:rsidRPr="00E77497" w:rsidDel="00210077">
            <w:delText>is determined as follows:</w:delText>
          </w:r>
        </w:del>
      </w:ins>
    </w:p>
    <w:p w14:paraId="03F9065F" w14:textId="77777777" w:rsidR="00EB0D59" w:rsidRPr="00E77497" w:rsidRDefault="00EB0D59" w:rsidP="00FA3203">
      <w:pPr>
        <w:pStyle w:val="Alg4"/>
        <w:numPr>
          <w:ilvl w:val="0"/>
          <w:numId w:val="467"/>
        </w:numPr>
        <w:spacing w:after="220"/>
        <w:contextualSpacing/>
        <w:rPr>
          <w:ins w:id="15870" w:author="Rev 3 Allen Wirfs-Brock" w:date="2011-09-02T09:57:00Z"/>
        </w:rPr>
      </w:pPr>
      <w:ins w:id="15871" w:author="Rev 3 Allen Wirfs-Brock" w:date="2011-09-02T09:57:00Z">
        <w:r w:rsidRPr="00E77497">
          <w:t>Return a new empty List.</w:t>
        </w:r>
      </w:ins>
    </w:p>
    <w:p w14:paraId="037619DF" w14:textId="77777777" w:rsidR="00210077" w:rsidRPr="00E77497" w:rsidDel="00F71D44" w:rsidRDefault="00210077" w:rsidP="00210077">
      <w:pPr>
        <w:pStyle w:val="SyntaxRule"/>
        <w:rPr>
          <w:ins w:id="15872" w:author="Rev 4 Allen Wirfs-Brock" w:date="2011-10-19T15:55:00Z"/>
          <w:del w:id="15873" w:author="Rev 8 Allen Wirfs-Brock" w:date="2012-06-01T08:43:00Z"/>
        </w:rPr>
      </w:pPr>
      <w:ins w:id="15874" w:author="Rev 4 Allen Wirfs-Brock" w:date="2011-10-19T15:55:00Z">
        <w:del w:id="15875" w:author="Rev 8 Allen Wirfs-Brock" w:date="2012-06-01T08:43:00Z">
          <w:r w:rsidRPr="00E77497" w:rsidDel="00F71D44">
            <w:delText xml:space="preserve">Statement </w:delText>
          </w:r>
          <w:r w:rsidRPr="00E77497" w:rsidDel="00F71D44">
            <w:rPr>
              <w:rFonts w:ascii="Arial" w:hAnsi="Arial"/>
              <w:b/>
              <w:i w:val="0"/>
            </w:rPr>
            <w:delText>:</w:delText>
          </w:r>
        </w:del>
      </w:ins>
    </w:p>
    <w:p w14:paraId="64CB2BB1" w14:textId="77777777" w:rsidR="00E72B18" w:rsidRPr="00E77497" w:rsidDel="00F71D44" w:rsidRDefault="00210077" w:rsidP="00E72B18">
      <w:pPr>
        <w:pStyle w:val="SyntaxDefinition"/>
        <w:rPr>
          <w:ins w:id="15876" w:author="Rev 4 Allen Wirfs-Brock" w:date="2011-10-19T15:55:00Z"/>
          <w:del w:id="15877" w:author="Rev 8 Allen Wirfs-Brock" w:date="2012-06-01T08:43:00Z"/>
        </w:rPr>
      </w:pPr>
      <w:ins w:id="15878" w:author="Rev 4 Allen Wirfs-Brock" w:date="2011-10-19T15:55:00Z">
        <w:del w:id="15879" w:author="Rev 8 Allen Wirfs-Brock" w:date="2012-06-01T08:43:00Z">
          <w:r w:rsidRPr="00E77497" w:rsidDel="00F71D44">
            <w:delText>BlockStatement</w:delText>
          </w:r>
          <w:r w:rsidRPr="00E77497" w:rsidDel="00F71D44">
            <w:br/>
            <w:delText>VariableStatement</w:delText>
          </w:r>
          <w:r w:rsidRPr="00E77497" w:rsidDel="00F71D44">
            <w:br/>
          </w:r>
        </w:del>
        <w:del w:id="15880" w:author="Rev 8 Allen Wirfs-Brock" w:date="2012-05-28T17:44:00Z">
          <w:r w:rsidRPr="00E77497" w:rsidDel="00E72B18">
            <w:delText>Iteration</w:delText>
          </w:r>
        </w:del>
        <w:del w:id="15881" w:author="Rev 8 Allen Wirfs-Brock" w:date="2012-06-01T08:43:00Z">
          <w:r w:rsidRPr="00E77497" w:rsidDel="00F71D44">
            <w:delText>Statement</w:delText>
          </w:r>
          <w:r w:rsidRPr="00E77497" w:rsidDel="00F71D44">
            <w:br/>
            <w:delText>WithStatement</w:delText>
          </w:r>
          <w:r w:rsidRPr="00E77497" w:rsidDel="00F71D44">
            <w:br/>
            <w:delText>LabelledStatement</w:delText>
          </w:r>
          <w:r w:rsidRPr="00E77497" w:rsidDel="00F71D44">
            <w:br/>
          </w:r>
        </w:del>
        <w:del w:id="15882" w:author="Rev 8 Allen Wirfs-Brock" w:date="2012-05-28T17:45:00Z">
          <w:r w:rsidRPr="00E77497" w:rsidDel="00E72B18">
            <w:delText>SwitchStatement</w:delText>
          </w:r>
          <w:r w:rsidRPr="00E77497" w:rsidDel="00E72B18">
            <w:br/>
          </w:r>
        </w:del>
      </w:ins>
      <w:ins w:id="15883" w:author="Rev 4 Allen Wirfs-Brock" w:date="2011-10-19T15:56:00Z">
        <w:del w:id="15884" w:author="Rev 8 Allen Wirfs-Brock" w:date="2012-06-01T08:43:00Z">
          <w:r w:rsidRPr="00E77497" w:rsidDel="00F71D44">
            <w:delText xml:space="preserve">TryStatement </w:delText>
          </w:r>
        </w:del>
      </w:ins>
    </w:p>
    <w:p w14:paraId="61582188" w14:textId="77777777" w:rsidR="00646621" w:rsidRPr="00E77497" w:rsidDel="00F71D44" w:rsidRDefault="00646621" w:rsidP="00605299">
      <w:pPr>
        <w:jc w:val="left"/>
        <w:rPr>
          <w:ins w:id="15885" w:author="Rev 3 Allen Wirfs-Brock" w:date="2011-09-02T10:24:00Z"/>
          <w:del w:id="15886" w:author="Rev 8 Allen Wirfs-Brock" w:date="2012-06-01T08:43:00Z"/>
        </w:rPr>
      </w:pPr>
      <w:ins w:id="15887" w:author="Rev 3 Allen Wirfs-Brock" w:date="2011-09-02T10:24:00Z">
        <w:del w:id="15888" w:author="Rev 8 Allen Wirfs-Brock" w:date="2012-06-01T08:43:00Z">
          <w:r w:rsidRPr="00E77497" w:rsidDel="00F71D44">
            <w:delText>The VarDeclaredNames of the productions:</w:delText>
          </w:r>
          <w:r w:rsidRPr="00E77497" w:rsidDel="00F71D44">
            <w:br/>
            <w:delText xml:space="preserve">   </w:delText>
          </w:r>
          <w:r w:rsidRPr="00E77497" w:rsidDel="00F71D44">
            <w:rPr>
              <w:rFonts w:ascii="Times New Roman" w:hAnsi="Times New Roman"/>
              <w:i/>
            </w:rPr>
            <w:delText xml:space="preserve">Statement </w:delText>
          </w:r>
          <w:r w:rsidRPr="00E77497" w:rsidDel="00F71D44">
            <w:rPr>
              <w:b/>
            </w:rPr>
            <w:delText>:</w:delText>
          </w:r>
          <w:r w:rsidRPr="00E77497" w:rsidDel="00F71D44">
            <w:rPr>
              <w:rFonts w:ascii="Times New Roman" w:hAnsi="Times New Roman"/>
              <w:i/>
            </w:rPr>
            <w:delText xml:space="preserve"> Block</w:delText>
          </w:r>
        </w:del>
      </w:ins>
      <w:ins w:id="15889" w:author="Rev 3 Allen Wirfs-Brock" w:date="2011-09-09T13:16:00Z">
        <w:del w:id="15890" w:author="Rev 8 Allen Wirfs-Brock" w:date="2012-06-01T08:43:00Z">
          <w:r w:rsidR="001434CE" w:rsidRPr="00E77497" w:rsidDel="00F71D44">
            <w:rPr>
              <w:rFonts w:ascii="Times New Roman" w:hAnsi="Times New Roman"/>
              <w:i/>
            </w:rPr>
            <w:delText>Statement</w:delText>
          </w:r>
        </w:del>
      </w:ins>
      <w:ins w:id="15891" w:author="Rev 3 Allen Wirfs-Brock" w:date="2011-09-02T10:24:00Z">
        <w:del w:id="15892" w:author="Rev 8 Allen Wirfs-Brock" w:date="2012-06-01T08:43:00Z">
          <w:r w:rsidRPr="00E77497" w:rsidDel="00F71D44">
            <w:rPr>
              <w:rFonts w:ascii="Times New Roman" w:hAnsi="Times New Roman"/>
              <w:i/>
            </w:rPr>
            <w:br/>
            <w:delText xml:space="preserve">   Statement </w:delText>
          </w:r>
          <w:r w:rsidRPr="00E77497" w:rsidDel="00F71D44">
            <w:rPr>
              <w:b/>
            </w:rPr>
            <w:delText>:</w:delText>
          </w:r>
          <w:r w:rsidRPr="00E77497" w:rsidDel="00F71D44">
            <w:rPr>
              <w:rFonts w:ascii="Times New Roman" w:hAnsi="Times New Roman"/>
              <w:i/>
            </w:rPr>
            <w:delText xml:space="preserve"> </w:delText>
          </w:r>
        </w:del>
      </w:ins>
      <w:ins w:id="15893" w:author="Rev 3 Allen Wirfs-Brock" w:date="2011-09-02T10:26:00Z">
        <w:del w:id="15894" w:author="Rev 8 Allen Wirfs-Brock" w:date="2012-06-01T08:43:00Z">
          <w:r w:rsidRPr="00E77497" w:rsidDel="00F71D44">
            <w:rPr>
              <w:rFonts w:ascii="Times New Roman" w:hAnsi="Times New Roman"/>
              <w:i/>
            </w:rPr>
            <w:delText>If</w:delText>
          </w:r>
        </w:del>
      </w:ins>
      <w:ins w:id="15895" w:author="Rev 3 Allen Wirfs-Brock" w:date="2011-09-02T10:24:00Z">
        <w:del w:id="15896" w:author="Rev 8 Allen Wirfs-Brock" w:date="2012-06-01T08:43:00Z">
          <w:r w:rsidRPr="00E77497" w:rsidDel="00F71D44">
            <w:rPr>
              <w:rFonts w:ascii="Times New Roman" w:hAnsi="Times New Roman"/>
              <w:i/>
            </w:rPr>
            <w:delText>Statement</w:delText>
          </w:r>
          <w:r w:rsidRPr="00E77497" w:rsidDel="00F71D44">
            <w:rPr>
              <w:rFonts w:ascii="Times New Roman" w:hAnsi="Times New Roman"/>
              <w:i/>
            </w:rPr>
            <w:br/>
            <w:delText xml:space="preserve">   Statement </w:delText>
          </w:r>
          <w:r w:rsidRPr="00E77497" w:rsidDel="00F71D44">
            <w:rPr>
              <w:b/>
            </w:rPr>
            <w:delText>:</w:delText>
          </w:r>
          <w:r w:rsidRPr="00E77497" w:rsidDel="00F71D44">
            <w:rPr>
              <w:rFonts w:ascii="Times New Roman" w:hAnsi="Times New Roman"/>
              <w:i/>
            </w:rPr>
            <w:delText xml:space="preserve"> </w:delText>
          </w:r>
        </w:del>
      </w:ins>
      <w:ins w:id="15897" w:author="Rev 3 Allen Wirfs-Brock" w:date="2011-09-02T10:26:00Z">
        <w:del w:id="15898" w:author="Rev 8 Allen Wirfs-Brock" w:date="2012-06-01T08:43:00Z">
          <w:r w:rsidRPr="00E77497" w:rsidDel="00F71D44">
            <w:rPr>
              <w:rFonts w:ascii="Times New Roman" w:hAnsi="Times New Roman"/>
              <w:i/>
            </w:rPr>
            <w:delText>Iteration</w:delText>
          </w:r>
        </w:del>
      </w:ins>
      <w:ins w:id="15899" w:author="Rev 3 Allen Wirfs-Brock" w:date="2011-09-02T10:24:00Z">
        <w:del w:id="15900" w:author="Rev 8 Allen Wirfs-Brock" w:date="2012-06-01T08:43:00Z">
          <w:r w:rsidRPr="00E77497" w:rsidDel="00F71D44">
            <w:rPr>
              <w:rFonts w:ascii="Times New Roman" w:hAnsi="Times New Roman"/>
              <w:i/>
            </w:rPr>
            <w:delText>Statement</w:delText>
          </w:r>
          <w:r w:rsidRPr="00E77497" w:rsidDel="00F71D44">
            <w:rPr>
              <w:rFonts w:ascii="Times New Roman" w:hAnsi="Times New Roman"/>
              <w:i/>
            </w:rPr>
            <w:br/>
            <w:delText xml:space="preserve">   Statement </w:delText>
          </w:r>
          <w:r w:rsidRPr="00E77497" w:rsidDel="00F71D44">
            <w:rPr>
              <w:b/>
            </w:rPr>
            <w:delText>:</w:delText>
          </w:r>
          <w:r w:rsidRPr="00E77497" w:rsidDel="00F71D44">
            <w:rPr>
              <w:rFonts w:ascii="Times New Roman" w:hAnsi="Times New Roman"/>
              <w:i/>
            </w:rPr>
            <w:delText xml:space="preserve"> </w:delText>
          </w:r>
        </w:del>
      </w:ins>
      <w:ins w:id="15901" w:author="Rev 3 Allen Wirfs-Brock" w:date="2011-09-02T10:26:00Z">
        <w:del w:id="15902" w:author="Rev 8 Allen Wirfs-Brock" w:date="2012-06-01T08:43:00Z">
          <w:r w:rsidR="00605299" w:rsidRPr="00E77497" w:rsidDel="00F71D44">
            <w:rPr>
              <w:rFonts w:ascii="Times New Roman" w:hAnsi="Times New Roman"/>
              <w:i/>
            </w:rPr>
            <w:delText>With</w:delText>
          </w:r>
        </w:del>
      </w:ins>
      <w:ins w:id="15903" w:author="Rev 3 Allen Wirfs-Brock" w:date="2011-09-02T10:24:00Z">
        <w:del w:id="15904" w:author="Rev 8 Allen Wirfs-Brock" w:date="2012-06-01T08:43:00Z">
          <w:r w:rsidRPr="00E77497" w:rsidDel="00F71D44">
            <w:rPr>
              <w:rFonts w:ascii="Times New Roman" w:hAnsi="Times New Roman"/>
              <w:i/>
            </w:rPr>
            <w:delText>Statement</w:delText>
          </w:r>
          <w:r w:rsidRPr="00E77497" w:rsidDel="00F71D44">
            <w:rPr>
              <w:rFonts w:ascii="Times New Roman" w:hAnsi="Times New Roman"/>
              <w:i/>
            </w:rPr>
            <w:br/>
            <w:delText xml:space="preserve">   Statement </w:delText>
          </w:r>
          <w:r w:rsidRPr="00E77497" w:rsidDel="00F71D44">
            <w:rPr>
              <w:b/>
            </w:rPr>
            <w:delText>:</w:delText>
          </w:r>
          <w:r w:rsidRPr="00E77497" w:rsidDel="00F71D44">
            <w:rPr>
              <w:rFonts w:ascii="Times New Roman" w:hAnsi="Times New Roman"/>
              <w:i/>
            </w:rPr>
            <w:delText xml:space="preserve"> </w:delText>
          </w:r>
        </w:del>
      </w:ins>
      <w:ins w:id="15905" w:author="Rev 3 Allen Wirfs-Brock" w:date="2011-09-02T10:27:00Z">
        <w:del w:id="15906" w:author="Rev 8 Allen Wirfs-Brock" w:date="2012-06-01T08:43:00Z">
          <w:r w:rsidR="00605299" w:rsidRPr="00E77497" w:rsidDel="00F71D44">
            <w:rPr>
              <w:rFonts w:ascii="Times New Roman" w:hAnsi="Times New Roman"/>
              <w:i/>
            </w:rPr>
            <w:delText>Labelled</w:delText>
          </w:r>
        </w:del>
      </w:ins>
      <w:ins w:id="15907" w:author="Rev 3 Allen Wirfs-Brock" w:date="2011-09-02T10:24:00Z">
        <w:del w:id="15908" w:author="Rev 8 Allen Wirfs-Brock" w:date="2012-06-01T08:43:00Z">
          <w:r w:rsidRPr="00E77497" w:rsidDel="00F71D44">
            <w:rPr>
              <w:rFonts w:ascii="Times New Roman" w:hAnsi="Times New Roman"/>
              <w:i/>
            </w:rPr>
            <w:delText>Statement</w:delText>
          </w:r>
          <w:r w:rsidRPr="00E77497" w:rsidDel="00F71D44">
            <w:rPr>
              <w:rFonts w:ascii="Times New Roman" w:hAnsi="Times New Roman"/>
              <w:i/>
            </w:rPr>
            <w:br/>
            <w:delText xml:space="preserve">   Statement </w:delText>
          </w:r>
          <w:r w:rsidRPr="00E77497" w:rsidDel="00F71D44">
            <w:rPr>
              <w:b/>
            </w:rPr>
            <w:delText>:</w:delText>
          </w:r>
          <w:r w:rsidRPr="00E77497" w:rsidDel="00F71D44">
            <w:rPr>
              <w:rFonts w:ascii="Times New Roman" w:hAnsi="Times New Roman"/>
              <w:i/>
            </w:rPr>
            <w:delText xml:space="preserve"> </w:delText>
          </w:r>
        </w:del>
      </w:ins>
      <w:ins w:id="15909" w:author="Rev 3 Allen Wirfs-Brock" w:date="2011-09-02T10:27:00Z">
        <w:del w:id="15910" w:author="Rev 8 Allen Wirfs-Brock" w:date="2012-06-01T08:43:00Z">
          <w:r w:rsidR="00605299" w:rsidRPr="00E77497" w:rsidDel="00F71D44">
            <w:rPr>
              <w:rFonts w:ascii="Times New Roman" w:hAnsi="Times New Roman"/>
              <w:i/>
            </w:rPr>
            <w:delText>Switch</w:delText>
          </w:r>
        </w:del>
      </w:ins>
      <w:ins w:id="15911" w:author="Rev 3 Allen Wirfs-Brock" w:date="2011-09-02T10:24:00Z">
        <w:del w:id="15912" w:author="Rev 8 Allen Wirfs-Brock" w:date="2012-06-01T08:43:00Z">
          <w:r w:rsidRPr="00E77497" w:rsidDel="00F71D44">
            <w:rPr>
              <w:rFonts w:ascii="Times New Roman" w:hAnsi="Times New Roman"/>
              <w:i/>
            </w:rPr>
            <w:delText>Statement</w:delText>
          </w:r>
          <w:r w:rsidRPr="00E77497" w:rsidDel="00F71D44">
            <w:rPr>
              <w:rFonts w:ascii="Times New Roman" w:hAnsi="Times New Roman"/>
              <w:i/>
            </w:rPr>
            <w:br/>
            <w:delText xml:space="preserve">   Statement </w:delText>
          </w:r>
          <w:r w:rsidRPr="00E77497" w:rsidDel="00F71D44">
            <w:rPr>
              <w:b/>
            </w:rPr>
            <w:delText>:</w:delText>
          </w:r>
          <w:r w:rsidRPr="00E77497" w:rsidDel="00F71D44">
            <w:rPr>
              <w:rFonts w:ascii="Times New Roman" w:hAnsi="Times New Roman"/>
              <w:i/>
            </w:rPr>
            <w:delText xml:space="preserve"> </w:delText>
          </w:r>
        </w:del>
      </w:ins>
      <w:ins w:id="15913" w:author="Rev 3 Allen Wirfs-Brock" w:date="2011-09-02T10:27:00Z">
        <w:del w:id="15914" w:author="Rev 8 Allen Wirfs-Brock" w:date="2012-06-01T08:43:00Z">
          <w:r w:rsidR="00605299" w:rsidRPr="00E77497" w:rsidDel="00F71D44">
            <w:rPr>
              <w:rFonts w:ascii="Times New Roman" w:hAnsi="Times New Roman"/>
              <w:i/>
            </w:rPr>
            <w:delText>Try</w:delText>
          </w:r>
        </w:del>
      </w:ins>
      <w:ins w:id="15915" w:author="Rev 3 Allen Wirfs-Brock" w:date="2011-09-02T10:24:00Z">
        <w:del w:id="15916" w:author="Rev 8 Allen Wirfs-Brock" w:date="2012-06-01T08:43:00Z">
          <w:r w:rsidRPr="00E77497" w:rsidDel="00F71D44">
            <w:rPr>
              <w:rFonts w:ascii="Times New Roman" w:hAnsi="Times New Roman"/>
              <w:i/>
            </w:rPr>
            <w:delText>Statement</w:delText>
          </w:r>
          <w:r w:rsidRPr="00E77497" w:rsidDel="00F71D44">
            <w:rPr>
              <w:rFonts w:ascii="Times New Roman" w:hAnsi="Times New Roman"/>
              <w:i/>
            </w:rPr>
            <w:br/>
          </w:r>
          <w:r w:rsidRPr="00E77497" w:rsidDel="00F71D44">
            <w:delText>is determined as follows:</w:delText>
          </w:r>
        </w:del>
      </w:ins>
    </w:p>
    <w:p w14:paraId="0D0B3E65" w14:textId="77777777" w:rsidR="00EB0764" w:rsidRPr="00E77497" w:rsidDel="00F71D44" w:rsidRDefault="00EB0764" w:rsidP="00FA3203">
      <w:pPr>
        <w:pStyle w:val="Alg4"/>
        <w:numPr>
          <w:ilvl w:val="0"/>
          <w:numId w:val="466"/>
        </w:numPr>
        <w:spacing w:after="220"/>
        <w:contextualSpacing/>
        <w:rPr>
          <w:ins w:id="15917" w:author="Rev 3 Allen Wirfs-Brock" w:date="2011-09-02T10:06:00Z"/>
          <w:del w:id="15918" w:author="Rev 8 Allen Wirfs-Brock" w:date="2012-06-01T08:43:00Z"/>
        </w:rPr>
      </w:pPr>
      <w:ins w:id="15919" w:author="Rev 3 Allen Wirfs-Brock" w:date="2011-09-02T10:06:00Z">
        <w:del w:id="15920" w:author="Rev 8 Allen Wirfs-Brock" w:date="2012-06-01T08:43:00Z">
          <w:r w:rsidRPr="00E77497" w:rsidDel="00F71D44">
            <w:delText>Return the VarDeclaredNames of</w:delText>
          </w:r>
        </w:del>
      </w:ins>
      <w:ins w:id="15921" w:author="Rev 3 Allen Wirfs-Brock" w:date="2011-09-02T10:25:00Z">
        <w:del w:id="15922" w:author="Rev 8 Allen Wirfs-Brock" w:date="2012-06-01T08:43:00Z">
          <w:r w:rsidR="00646621" w:rsidRPr="00E77497" w:rsidDel="00F71D44">
            <w:delText xml:space="preserve"> the  single non-terminal symbol that is the right hand side of the production</w:delText>
          </w:r>
        </w:del>
      </w:ins>
      <w:ins w:id="15923" w:author="Rev 3 Allen Wirfs-Brock" w:date="2011-09-02T10:06:00Z">
        <w:del w:id="15924" w:author="Rev 8 Allen Wirfs-Brock" w:date="2012-06-01T08:43:00Z">
          <w:r w:rsidRPr="00E77497" w:rsidDel="00F71D44">
            <w:delText>.</w:delText>
          </w:r>
        </w:del>
      </w:ins>
    </w:p>
    <w:p w14:paraId="03654FF5" w14:textId="77777777" w:rsidR="00EB0764" w:rsidRPr="00E77497" w:rsidDel="00F71D44" w:rsidRDefault="00EB0764" w:rsidP="00EB0764">
      <w:pPr>
        <w:rPr>
          <w:ins w:id="15925" w:author="Rev 3 Allen Wirfs-Brock" w:date="2011-09-02T10:07:00Z"/>
          <w:del w:id="15926" w:author="Rev 8 Allen Wirfs-Brock" w:date="2012-06-01T08:43:00Z"/>
        </w:rPr>
      </w:pPr>
      <w:ins w:id="15927" w:author="Rev 3 Allen Wirfs-Brock" w:date="2011-09-02T10:07:00Z">
        <w:del w:id="15928" w:author="Rev 8 Allen Wirfs-Brock" w:date="2012-06-01T08:43:00Z">
          <w:r w:rsidRPr="00E77497" w:rsidDel="00F71D44">
            <w:delText xml:space="preserve">The VarDeclaredNames of the production  </w:delText>
          </w:r>
          <w:r w:rsidRPr="00E77497" w:rsidDel="00F71D44">
            <w:rPr>
              <w:rFonts w:ascii="Times New Roman" w:hAnsi="Times New Roman"/>
              <w:i/>
            </w:rPr>
            <w:delText xml:space="preserve">Statement </w:delText>
          </w:r>
          <w:r w:rsidRPr="00E77497" w:rsidDel="00F71D44">
            <w:rPr>
              <w:b/>
            </w:rPr>
            <w:delText>:</w:delText>
          </w:r>
          <w:r w:rsidRPr="00E77497" w:rsidDel="00F71D44">
            <w:rPr>
              <w:rFonts w:ascii="Times New Roman" w:hAnsi="Times New Roman"/>
              <w:i/>
            </w:rPr>
            <w:delText xml:space="preserve"> VariableStatement</w:delText>
          </w:r>
          <w:r w:rsidRPr="00E77497" w:rsidDel="00F71D44">
            <w:delText xml:space="preserve"> is determined as follows:</w:delText>
          </w:r>
        </w:del>
      </w:ins>
    </w:p>
    <w:p w14:paraId="60B9245F" w14:textId="77777777" w:rsidR="00EB0764" w:rsidRPr="00E77497" w:rsidDel="00F71D44" w:rsidRDefault="00EB0764" w:rsidP="00FA3203">
      <w:pPr>
        <w:pStyle w:val="Alg4"/>
        <w:numPr>
          <w:ilvl w:val="0"/>
          <w:numId w:val="472"/>
        </w:numPr>
        <w:spacing w:after="220"/>
        <w:contextualSpacing/>
        <w:rPr>
          <w:ins w:id="15929" w:author="Rev 3 Allen Wirfs-Brock" w:date="2011-09-02T10:07:00Z"/>
          <w:del w:id="15930" w:author="Rev 8 Allen Wirfs-Brock" w:date="2012-06-01T08:43:00Z"/>
        </w:rPr>
      </w:pPr>
      <w:ins w:id="15931" w:author="Rev 3 Allen Wirfs-Brock" w:date="2011-09-02T10:07:00Z">
        <w:del w:id="15932" w:author="Rev 8 Allen Wirfs-Brock" w:date="2012-06-01T08:43:00Z">
          <w:r w:rsidRPr="00E77497" w:rsidDel="00F71D44">
            <w:delText xml:space="preserve">Return the </w:delText>
          </w:r>
        </w:del>
      </w:ins>
      <w:ins w:id="15933" w:author="Rev 3 Allen Wirfs-Brock" w:date="2011-09-02T10:08:00Z">
        <w:del w:id="15934" w:author="Rev 8 Allen Wirfs-Brock" w:date="2012-06-01T08:43:00Z">
          <w:r w:rsidRPr="00E77497" w:rsidDel="00F71D44">
            <w:delText>Bound</w:delText>
          </w:r>
        </w:del>
      </w:ins>
      <w:ins w:id="15935" w:author="Rev 3 Allen Wirfs-Brock" w:date="2011-09-02T10:07:00Z">
        <w:del w:id="15936" w:author="Rev 8 Allen Wirfs-Brock" w:date="2012-06-01T08:43:00Z">
          <w:r w:rsidRPr="00E77497" w:rsidDel="00F71D44">
            <w:delText xml:space="preserve">Names of </w:delText>
          </w:r>
        </w:del>
      </w:ins>
      <w:ins w:id="15937" w:author="Rev 3 Allen Wirfs-Brock" w:date="2011-09-02T10:09:00Z">
        <w:del w:id="15938" w:author="Rev 8 Allen Wirfs-Brock" w:date="2012-06-01T08:43:00Z">
          <w:r w:rsidRPr="00E77497" w:rsidDel="00F71D44">
            <w:rPr>
              <w:i/>
            </w:rPr>
            <w:delText>VariableStatement</w:delText>
          </w:r>
        </w:del>
      </w:ins>
      <w:ins w:id="15939" w:author="Rev 3 Allen Wirfs-Brock" w:date="2011-09-02T10:07:00Z">
        <w:del w:id="15940" w:author="Rev 8 Allen Wirfs-Brock" w:date="2012-06-01T08:43:00Z">
          <w:r w:rsidRPr="00E77497" w:rsidDel="00F71D44">
            <w:delText>.</w:delText>
          </w:r>
        </w:del>
      </w:ins>
    </w:p>
    <w:p w14:paraId="39B53D75" w14:textId="77777777" w:rsidR="00D951C4" w:rsidRPr="00E77497" w:rsidRDefault="00D951C4" w:rsidP="004712DB">
      <w:pPr>
        <w:pStyle w:val="20"/>
        <w:numPr>
          <w:ilvl w:val="0"/>
          <w:numId w:val="0"/>
        </w:numPr>
        <w:rPr>
          <w:ins w:id="15941" w:author="Rev 6 Allen Wirfs-Brock" w:date="2012-02-25T08:42:00Z"/>
        </w:rPr>
      </w:pPr>
      <w:bookmarkStart w:id="15942" w:name="_Toc336509555"/>
      <w:ins w:id="15943" w:author="Rev 6 Allen Wirfs-Brock" w:date="2012-02-25T08:42:00Z">
        <w:r w:rsidRPr="00E77497">
          <w:t>Runtime Semantics</w:t>
        </w:r>
        <w:bookmarkEnd w:id="15942"/>
      </w:ins>
    </w:p>
    <w:p w14:paraId="79038F63" w14:textId="77777777" w:rsidR="00D951C4" w:rsidRDefault="00D951C4" w:rsidP="00D951C4">
      <w:pPr>
        <w:keepNext/>
        <w:rPr>
          <w:ins w:id="15944" w:author="Rev 6 Allen Wirfs-Brock" w:date="2012-02-25T08:42:00Z"/>
          <w:rFonts w:ascii="Helvetica" w:hAnsi="Helvetica"/>
          <w:b/>
          <w:spacing w:val="6"/>
        </w:rPr>
      </w:pPr>
      <w:ins w:id="15945" w:author="Rev 6 Allen Wirfs-Brock" w:date="2012-02-25T08:42:00Z">
        <w:r w:rsidRPr="00E77497">
          <w:rPr>
            <w:rFonts w:ascii="Helvetica" w:hAnsi="Helvetica"/>
            <w:b/>
          </w:rPr>
          <w:t xml:space="preserve">Runtime Semantics: </w:t>
        </w:r>
        <w:r>
          <w:rPr>
            <w:rFonts w:ascii="Helvetica" w:hAnsi="Helvetica"/>
            <w:b/>
            <w:spacing w:val="6"/>
          </w:rPr>
          <w:t>Labelled Evaluation</w:t>
        </w:r>
      </w:ins>
    </w:p>
    <w:p w14:paraId="18A0B9A9" w14:textId="77777777" w:rsidR="00D951C4" w:rsidRPr="00FA3203" w:rsidRDefault="00D951C4" w:rsidP="00D951C4">
      <w:pPr>
        <w:ind w:left="360"/>
        <w:rPr>
          <w:ins w:id="15946" w:author="Rev 6 Allen Wirfs-Brock" w:date="2012-02-25T08:42:00Z"/>
        </w:rPr>
      </w:pPr>
      <w:ins w:id="15947" w:author="Rev 6 Allen Wirfs-Brock" w:date="2012-02-25T08:42:00Z">
        <w:r>
          <w:t>W</w:t>
        </w:r>
        <w:r w:rsidRPr="004418C4">
          <w:t xml:space="preserve">ith argument </w:t>
        </w:r>
      </w:ins>
      <w:ins w:id="15948" w:author="Rev 6 Allen Wirfs-Brock" w:date="2012-02-25T09:35:00Z">
        <w:r w:rsidR="0039293A">
          <w:rPr>
            <w:rFonts w:ascii="Times New Roman" w:hAnsi="Times New Roman"/>
            <w:i/>
          </w:rPr>
          <w:t>l</w:t>
        </w:r>
      </w:ins>
      <w:ins w:id="15949" w:author="Rev 6 Allen Wirfs-Brock" w:date="2012-02-25T08:42:00Z">
        <w:r w:rsidRPr="006B5B38">
          <w:rPr>
            <w:rFonts w:ascii="Times New Roman" w:hAnsi="Times New Roman"/>
            <w:i/>
          </w:rPr>
          <w:t>abelSet</w:t>
        </w:r>
        <w:r>
          <w:t>.</w:t>
        </w:r>
      </w:ins>
    </w:p>
    <w:p w14:paraId="68FF4310" w14:textId="77777777" w:rsidR="00666D1F" w:rsidRPr="00E77497" w:rsidRDefault="00666D1F" w:rsidP="00666D1F">
      <w:pPr>
        <w:rPr>
          <w:ins w:id="15950" w:author="Rev 6 Allen Wirfs-Brock" w:date="2012-02-25T09:04:00Z"/>
        </w:rPr>
      </w:pPr>
      <w:ins w:id="15951" w:author="Rev 6 Allen Wirfs-Brock" w:date="2012-02-25T09:05:00Z">
        <w:r w:rsidRPr="00666D1F">
          <w:rPr>
            <w:rFonts w:ascii="Times New Roman" w:hAnsi="Times New Roman"/>
            <w:i/>
          </w:rPr>
          <w:t>BreakableStatement</w:t>
        </w:r>
        <w:r>
          <w:rPr>
            <w:rFonts w:ascii="Times New Roman" w:hAnsi="Times New Roman"/>
            <w:i/>
          </w:rPr>
          <w:t xml:space="preserve"> </w:t>
        </w:r>
      </w:ins>
      <w:ins w:id="15952" w:author="Rev 6 Allen Wirfs-Brock" w:date="2012-02-25T09:04:00Z">
        <w:r w:rsidRPr="00E77497">
          <w:rPr>
            <w:rFonts w:ascii="Times New Roman" w:hAnsi="Times New Roman"/>
            <w:i/>
          </w:rPr>
          <w:t xml:space="preserve"> </w:t>
        </w:r>
        <w:r w:rsidRPr="00E77497">
          <w:rPr>
            <w:b/>
          </w:rPr>
          <w:t>:</w:t>
        </w:r>
        <w:r w:rsidRPr="00E77497">
          <w:rPr>
            <w:rFonts w:ascii="Times New Roman" w:hAnsi="Times New Roman"/>
            <w:i/>
          </w:rPr>
          <w:t xml:space="preserve"> </w:t>
        </w:r>
      </w:ins>
      <w:ins w:id="15953" w:author="Rev 6 Allen Wirfs-Brock" w:date="2012-02-25T09:05:00Z">
        <w:r>
          <w:rPr>
            <w:rFonts w:ascii="Times New Roman" w:hAnsi="Times New Roman"/>
            <w:i/>
          </w:rPr>
          <w:t xml:space="preserve"> </w:t>
        </w:r>
        <w:r w:rsidRPr="00666D1F">
          <w:rPr>
            <w:rFonts w:ascii="Times New Roman" w:hAnsi="Times New Roman"/>
            <w:i/>
          </w:rPr>
          <w:t>IterationStatement</w:t>
        </w:r>
      </w:ins>
      <w:ins w:id="15954" w:author="Rev 6 Allen Wirfs-Brock" w:date="2012-02-25T09:04:00Z">
        <w:r w:rsidRPr="00E77497">
          <w:t xml:space="preserve"> </w:t>
        </w:r>
      </w:ins>
    </w:p>
    <w:p w14:paraId="23BC9F45" w14:textId="77777777" w:rsidR="00D951C4" w:rsidRPr="00E77497" w:rsidRDefault="00D951C4" w:rsidP="00666D1F">
      <w:pPr>
        <w:pStyle w:val="Alg2"/>
        <w:numPr>
          <w:ilvl w:val="0"/>
          <w:numId w:val="514"/>
        </w:numPr>
        <w:rPr>
          <w:ins w:id="15955" w:author="Rev 6 Allen Wirfs-Brock" w:date="2012-02-25T08:42:00Z"/>
        </w:rPr>
      </w:pPr>
      <w:ins w:id="15956" w:author="Rev 6 Allen Wirfs-Brock" w:date="2012-02-25T08:42:00Z">
        <w:r w:rsidRPr="00E77497">
          <w:t xml:space="preserve">Let </w:t>
        </w:r>
        <w:r>
          <w:rPr>
            <w:i/>
          </w:rPr>
          <w:t>stmtResult</w:t>
        </w:r>
        <w:r w:rsidRPr="00E77497">
          <w:t xml:space="preserve"> be the result</w:t>
        </w:r>
      </w:ins>
      <w:ins w:id="15957" w:author="Rev 10 Allen Wirfs-Brock" w:date="2012-08-13T15:34:00Z">
        <w:r w:rsidR="0003414D">
          <w:t xml:space="preserve"> of</w:t>
        </w:r>
      </w:ins>
      <w:ins w:id="15958" w:author="Rev 6 Allen Wirfs-Brock" w:date="2012-02-25T08:42:00Z">
        <w:r w:rsidRPr="00E77497">
          <w:t xml:space="preserve"> </w:t>
        </w:r>
      </w:ins>
      <w:ins w:id="15959" w:author="Rev 6 Allen Wirfs-Brock" w:date="2012-02-25T08:59:00Z">
        <w:r w:rsidR="00666D1F">
          <w:t>performing Labelled Evaluation of</w:t>
        </w:r>
      </w:ins>
      <w:ins w:id="15960" w:author="Rev 6 Allen Wirfs-Brock" w:date="2012-02-25T09:01:00Z">
        <w:r w:rsidR="00666D1F" w:rsidRPr="00666D1F">
          <w:t xml:space="preserve"> </w:t>
        </w:r>
        <w:r w:rsidR="00666D1F" w:rsidRPr="00666D1F">
          <w:rPr>
            <w:i/>
          </w:rPr>
          <w:t>IterationStatement</w:t>
        </w:r>
      </w:ins>
      <w:ins w:id="15961" w:author="Rev 6 Allen Wirfs-Brock" w:date="2012-02-25T08:59:00Z">
        <w:r w:rsidR="00666D1F">
          <w:t xml:space="preserve"> </w:t>
        </w:r>
      </w:ins>
      <w:ins w:id="15962" w:author="Rev 6 Allen Wirfs-Brock" w:date="2012-02-25T09:00:00Z">
        <w:r w:rsidR="00666D1F">
          <w:t>w</w:t>
        </w:r>
      </w:ins>
      <w:ins w:id="15963" w:author="Rev 9 Allen Wirfs-Brock" w:date="2012-07-08T14:15:00Z">
        <w:r w:rsidR="00533E91">
          <w:t>i</w:t>
        </w:r>
      </w:ins>
      <w:ins w:id="15964" w:author="Rev 6 Allen Wirfs-Brock" w:date="2012-02-25T09:00:00Z">
        <w:r w:rsidR="00666D1F">
          <w:t xml:space="preserve">th argument </w:t>
        </w:r>
      </w:ins>
      <w:ins w:id="15965" w:author="Rev 6 Allen Wirfs-Brock" w:date="2012-02-25T09:35:00Z">
        <w:r w:rsidR="0039293A">
          <w:rPr>
            <w:i/>
          </w:rPr>
          <w:t>l</w:t>
        </w:r>
      </w:ins>
      <w:ins w:id="15966" w:author="Rev 6 Allen Wirfs-Brock" w:date="2012-02-25T09:01:00Z">
        <w:r w:rsidR="00666D1F" w:rsidRPr="006B5B38">
          <w:rPr>
            <w:i/>
          </w:rPr>
          <w:t>abelSet</w:t>
        </w:r>
      </w:ins>
      <w:ins w:id="15967" w:author="Rev 6 Allen Wirfs-Brock" w:date="2012-02-25T08:42:00Z">
        <w:r w:rsidRPr="00E77497">
          <w:t>.</w:t>
        </w:r>
      </w:ins>
    </w:p>
    <w:p w14:paraId="1636E778" w14:textId="77777777" w:rsidR="00D951C4" w:rsidRDefault="00D951C4" w:rsidP="00D951C4">
      <w:pPr>
        <w:pStyle w:val="Alg2"/>
        <w:numPr>
          <w:ilvl w:val="0"/>
          <w:numId w:val="514"/>
        </w:numPr>
        <w:contextualSpacing/>
        <w:rPr>
          <w:ins w:id="15968" w:author="Rev 6 Allen Wirfs-Brock" w:date="2012-02-25T08:42:00Z"/>
        </w:rPr>
      </w:pPr>
      <w:ins w:id="15969" w:author="Rev 6 Allen Wirfs-Brock" w:date="2012-02-25T08:42:00Z">
        <w:r>
          <w:t xml:space="preserve">If </w:t>
        </w:r>
        <w:r w:rsidRPr="000C550F">
          <w:rPr>
            <w:i/>
          </w:rPr>
          <w:t>stmtResult</w:t>
        </w:r>
        <w:r>
          <w:t xml:space="preserve">.[[type]] is </w:t>
        </w:r>
        <w:r w:rsidRPr="000C550F">
          <w:rPr>
            <w:rFonts w:ascii="Arial" w:hAnsi="Arial" w:cs="Arial"/>
          </w:rPr>
          <w:t>break</w:t>
        </w:r>
        <w:r>
          <w:t xml:space="preserve"> and </w:t>
        </w:r>
        <w:r w:rsidRPr="000C550F">
          <w:rPr>
            <w:i/>
          </w:rPr>
          <w:t>stmtResult</w:t>
        </w:r>
        <w:r>
          <w:t xml:space="preserve">.[[target]] is </w:t>
        </w:r>
        <w:r w:rsidRPr="000C550F">
          <w:rPr>
            <w:rFonts w:ascii="Arial" w:hAnsi="Arial" w:cs="Arial"/>
          </w:rPr>
          <w:t>empty</w:t>
        </w:r>
        <w:r>
          <w:t>, then</w:t>
        </w:r>
      </w:ins>
    </w:p>
    <w:p w14:paraId="535AB26C" w14:textId="77777777" w:rsidR="00D951C4" w:rsidRDefault="00D951C4" w:rsidP="00D951C4">
      <w:pPr>
        <w:pStyle w:val="Alg2"/>
        <w:numPr>
          <w:ilvl w:val="1"/>
          <w:numId w:val="514"/>
        </w:numPr>
        <w:contextualSpacing/>
        <w:rPr>
          <w:ins w:id="15970" w:author="Rev 6 Allen Wirfs-Brock" w:date="2012-02-25T08:42:00Z"/>
        </w:rPr>
      </w:pPr>
      <w:ins w:id="15971" w:author="Rev 6 Allen Wirfs-Brock" w:date="2012-02-25T08:42:00Z">
        <w:r>
          <w:t xml:space="preserve">Let </w:t>
        </w:r>
        <w:r w:rsidRPr="000C550F">
          <w:rPr>
            <w:i/>
          </w:rPr>
          <w:t>stmtResult</w:t>
        </w:r>
        <w:r>
          <w:t xml:space="preserve"> be NormalCompletion(</w:t>
        </w:r>
        <w:r w:rsidRPr="000C550F">
          <w:rPr>
            <w:i/>
          </w:rPr>
          <w:t>stmtResult</w:t>
        </w:r>
        <w:r>
          <w:t>.[[value]])</w:t>
        </w:r>
      </w:ins>
    </w:p>
    <w:p w14:paraId="597BAC2E" w14:textId="77777777" w:rsidR="00D951C4" w:rsidRPr="00E77497" w:rsidRDefault="00D951C4" w:rsidP="00D951C4">
      <w:pPr>
        <w:pStyle w:val="Alg4"/>
        <w:numPr>
          <w:ilvl w:val="0"/>
          <w:numId w:val="514"/>
        </w:numPr>
        <w:spacing w:after="220"/>
        <w:contextualSpacing/>
        <w:rPr>
          <w:ins w:id="15972" w:author="Rev 6 Allen Wirfs-Brock" w:date="2012-02-25T08:42:00Z"/>
        </w:rPr>
      </w:pPr>
      <w:ins w:id="15973" w:author="Rev 6 Allen Wirfs-Brock" w:date="2012-02-25T08:42:00Z">
        <w:r w:rsidRPr="00E77497">
          <w:t xml:space="preserve">Return </w:t>
        </w:r>
        <w:r>
          <w:rPr>
            <w:i/>
          </w:rPr>
          <w:t>stmtResult</w:t>
        </w:r>
        <w:r w:rsidRPr="00E77497">
          <w:t>.</w:t>
        </w:r>
      </w:ins>
    </w:p>
    <w:p w14:paraId="78893D78" w14:textId="77777777" w:rsidR="00666D1F" w:rsidRPr="00E77497" w:rsidRDefault="00666D1F" w:rsidP="00666D1F">
      <w:pPr>
        <w:rPr>
          <w:ins w:id="15974" w:author="Rev 6 Allen Wirfs-Brock" w:date="2012-02-25T09:05:00Z"/>
        </w:rPr>
      </w:pPr>
      <w:ins w:id="15975" w:author="Rev 6 Allen Wirfs-Brock" w:date="2012-02-25T09:05:00Z">
        <w:r w:rsidRPr="00666D1F">
          <w:rPr>
            <w:rFonts w:ascii="Times New Roman" w:hAnsi="Times New Roman"/>
            <w:i/>
          </w:rPr>
          <w:t>BreakableStatement</w:t>
        </w:r>
        <w:r>
          <w:rPr>
            <w:rFonts w:ascii="Times New Roman" w:hAnsi="Times New Roman"/>
            <w:i/>
          </w:rPr>
          <w:t xml:space="preserve"> </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 xml:space="preserve"> </w:t>
        </w:r>
        <w:r w:rsidRPr="00666D1F">
          <w:rPr>
            <w:rFonts w:ascii="Times New Roman" w:hAnsi="Times New Roman"/>
            <w:i/>
          </w:rPr>
          <w:t>SwitchStatement</w:t>
        </w:r>
      </w:ins>
    </w:p>
    <w:p w14:paraId="44081FDA" w14:textId="77777777" w:rsidR="00666D1F" w:rsidRPr="00E77497" w:rsidRDefault="00666D1F" w:rsidP="00666D1F">
      <w:pPr>
        <w:pStyle w:val="Alg2"/>
        <w:numPr>
          <w:ilvl w:val="0"/>
          <w:numId w:val="682"/>
        </w:numPr>
        <w:rPr>
          <w:ins w:id="15976" w:author="Rev 6 Allen Wirfs-Brock" w:date="2012-02-25T08:58:00Z"/>
        </w:rPr>
      </w:pPr>
      <w:ins w:id="15977" w:author="Rev 6 Allen Wirfs-Brock" w:date="2012-02-25T08:58:00Z">
        <w:r w:rsidRPr="00E77497">
          <w:t xml:space="preserve">Let </w:t>
        </w:r>
        <w:r>
          <w:rPr>
            <w:i/>
          </w:rPr>
          <w:t>stmtResult</w:t>
        </w:r>
        <w:r w:rsidRPr="00E77497">
          <w:t xml:space="preserve"> be the result of evaluating</w:t>
        </w:r>
        <w:r>
          <w:t xml:space="preserve"> </w:t>
        </w:r>
      </w:ins>
      <w:ins w:id="15978" w:author="Rev 6 Allen Wirfs-Brock" w:date="2012-02-25T09:06:00Z">
        <w:r w:rsidRPr="00666D1F">
          <w:rPr>
            <w:i/>
          </w:rPr>
          <w:t>SwitchStatement</w:t>
        </w:r>
      </w:ins>
      <w:ins w:id="15979" w:author="Rev 6 Allen Wirfs-Brock" w:date="2012-02-25T08:58:00Z">
        <w:r w:rsidRPr="00E77497">
          <w:t>.</w:t>
        </w:r>
      </w:ins>
    </w:p>
    <w:p w14:paraId="06BAC065" w14:textId="77777777" w:rsidR="00666D1F" w:rsidRDefault="00666D1F" w:rsidP="00666D1F">
      <w:pPr>
        <w:pStyle w:val="Alg2"/>
        <w:numPr>
          <w:ilvl w:val="0"/>
          <w:numId w:val="682"/>
        </w:numPr>
        <w:contextualSpacing/>
        <w:rPr>
          <w:ins w:id="15980" w:author="Rev 6 Allen Wirfs-Brock" w:date="2012-02-25T08:58:00Z"/>
        </w:rPr>
      </w:pPr>
      <w:ins w:id="15981" w:author="Rev 6 Allen Wirfs-Brock" w:date="2012-02-25T08:58:00Z">
        <w:r>
          <w:t xml:space="preserve">If </w:t>
        </w:r>
        <w:r w:rsidRPr="000C550F">
          <w:rPr>
            <w:i/>
          </w:rPr>
          <w:t>stmtResult</w:t>
        </w:r>
        <w:r>
          <w:t xml:space="preserve">.[[type]] is </w:t>
        </w:r>
        <w:r w:rsidRPr="000C550F">
          <w:rPr>
            <w:rFonts w:ascii="Arial" w:hAnsi="Arial" w:cs="Arial"/>
          </w:rPr>
          <w:t>break</w:t>
        </w:r>
        <w:r>
          <w:t xml:space="preserve"> and </w:t>
        </w:r>
        <w:r w:rsidRPr="000C550F">
          <w:rPr>
            <w:i/>
          </w:rPr>
          <w:t>stmtResult</w:t>
        </w:r>
        <w:r>
          <w:t xml:space="preserve">.[[target]] is </w:t>
        </w:r>
        <w:r w:rsidRPr="000C550F">
          <w:rPr>
            <w:rFonts w:ascii="Arial" w:hAnsi="Arial" w:cs="Arial"/>
          </w:rPr>
          <w:t>empty</w:t>
        </w:r>
        <w:r>
          <w:t>, then</w:t>
        </w:r>
      </w:ins>
    </w:p>
    <w:p w14:paraId="4573A022" w14:textId="77777777" w:rsidR="00666D1F" w:rsidRDefault="00666D1F" w:rsidP="00666D1F">
      <w:pPr>
        <w:pStyle w:val="Alg2"/>
        <w:numPr>
          <w:ilvl w:val="1"/>
          <w:numId w:val="682"/>
        </w:numPr>
        <w:contextualSpacing/>
        <w:rPr>
          <w:ins w:id="15982" w:author="Rev 6 Allen Wirfs-Brock" w:date="2012-02-25T08:58:00Z"/>
        </w:rPr>
      </w:pPr>
      <w:ins w:id="15983" w:author="Rev 6 Allen Wirfs-Brock" w:date="2012-02-25T08:58:00Z">
        <w:r>
          <w:t xml:space="preserve">Let </w:t>
        </w:r>
        <w:r w:rsidRPr="000C550F">
          <w:rPr>
            <w:i/>
          </w:rPr>
          <w:t>stmtResult</w:t>
        </w:r>
        <w:r>
          <w:t xml:space="preserve"> be NormalCompletion(</w:t>
        </w:r>
        <w:r w:rsidRPr="000C550F">
          <w:rPr>
            <w:i/>
          </w:rPr>
          <w:t>stmtResult</w:t>
        </w:r>
        <w:r>
          <w:t>.[[value]])</w:t>
        </w:r>
      </w:ins>
    </w:p>
    <w:p w14:paraId="7FD31017" w14:textId="77777777" w:rsidR="00666D1F" w:rsidRPr="00E77497" w:rsidRDefault="00666D1F" w:rsidP="00666D1F">
      <w:pPr>
        <w:pStyle w:val="Alg4"/>
        <w:numPr>
          <w:ilvl w:val="0"/>
          <w:numId w:val="682"/>
        </w:numPr>
        <w:spacing w:after="220"/>
        <w:contextualSpacing/>
        <w:rPr>
          <w:ins w:id="15984" w:author="Rev 6 Allen Wirfs-Brock" w:date="2012-02-25T08:58:00Z"/>
        </w:rPr>
      </w:pPr>
      <w:ins w:id="15985" w:author="Rev 6 Allen Wirfs-Brock" w:date="2012-02-25T08:58:00Z">
        <w:r w:rsidRPr="00E77497">
          <w:t xml:space="preserve">Return </w:t>
        </w:r>
        <w:r>
          <w:rPr>
            <w:i/>
          </w:rPr>
          <w:t>stmtResult</w:t>
        </w:r>
        <w:r w:rsidRPr="00E77497">
          <w:t>.</w:t>
        </w:r>
      </w:ins>
    </w:p>
    <w:p w14:paraId="5F1D3718" w14:textId="77777777" w:rsidR="00BD3771" w:rsidRPr="00E77497" w:rsidRDefault="00BD3771" w:rsidP="00BD3771">
      <w:pPr>
        <w:pStyle w:val="Note"/>
        <w:rPr>
          <w:ins w:id="15986" w:author="Rev 6 Allen Wirfs-Brock" w:date="2012-02-25T09:21:00Z"/>
        </w:rPr>
      </w:pPr>
      <w:ins w:id="15987" w:author="Rev 6 Allen Wirfs-Brock" w:date="2012-02-25T09:21:00Z">
        <w:r w:rsidRPr="00E77497">
          <w:t>NOTE</w:t>
        </w:r>
        <w:r w:rsidRPr="00E77497">
          <w:tab/>
        </w:r>
        <w:r>
          <w:t xml:space="preserve">A </w:t>
        </w:r>
        <w:r w:rsidRPr="00E77497">
          <w:t xml:space="preserve"> </w:t>
        </w:r>
        <w:r>
          <w:rPr>
            <w:rStyle w:val="bnf"/>
          </w:rPr>
          <w:t>BreakableStatement</w:t>
        </w:r>
        <w:r w:rsidRPr="00E77497">
          <w:t xml:space="preserve"> </w:t>
        </w:r>
        <w:r>
          <w:t>is one that can be exi</w:t>
        </w:r>
        <w:del w:id="15988" w:author="Rev 8 Allen Wirfs-Brock" w:date="2012-05-28T17:50:00Z">
          <w:r w:rsidDel="00E72B18">
            <w:delText>s</w:delText>
          </w:r>
        </w:del>
        <w:r>
          <w:t xml:space="preserve">ted via an unlabelled </w:t>
        </w:r>
        <w:r w:rsidRPr="00E77497">
          <w:t xml:space="preserve"> </w:t>
        </w:r>
      </w:ins>
      <w:ins w:id="15989" w:author="Rev 6 Allen Wirfs-Brock" w:date="2012-02-25T09:22:00Z">
        <w:r>
          <w:rPr>
            <w:rStyle w:val="bnf"/>
          </w:rPr>
          <w:t>BreakStatement</w:t>
        </w:r>
        <w:r>
          <w:rPr>
            <w:rStyle w:val="bnf"/>
            <w:i w:val="0"/>
          </w:rPr>
          <w:t>.</w:t>
        </w:r>
      </w:ins>
      <w:ins w:id="15990" w:author="Rev 6 Allen Wirfs-Brock" w:date="2012-02-25T09:21:00Z">
        <w:r w:rsidRPr="00E77497">
          <w:t xml:space="preserve"> </w:t>
        </w:r>
      </w:ins>
    </w:p>
    <w:p w14:paraId="7ED76D8E" w14:textId="77777777" w:rsidR="00636FE6" w:rsidRPr="00E77497" w:rsidRDefault="00636FE6" w:rsidP="00636FE6">
      <w:pPr>
        <w:keepNext/>
        <w:rPr>
          <w:ins w:id="15991" w:author="Rev 4 Allen Wirfs-Brock" w:date="2011-10-19T16:04:00Z"/>
          <w:rFonts w:ascii="Helvetica" w:hAnsi="Helvetica"/>
          <w:b/>
        </w:rPr>
      </w:pPr>
      <w:ins w:id="15992" w:author="Rev 4 Allen Wirfs-Brock" w:date="2011-10-19T16:04:00Z">
        <w:r w:rsidRPr="00E77497">
          <w:rPr>
            <w:rFonts w:ascii="Helvetica" w:hAnsi="Helvetica"/>
            <w:b/>
          </w:rPr>
          <w:t xml:space="preserve">Runtime Semantics: </w:t>
        </w:r>
        <w:r w:rsidRPr="00E77497">
          <w:rPr>
            <w:rFonts w:ascii="Helvetica" w:hAnsi="Helvetica"/>
            <w:b/>
            <w:spacing w:val="6"/>
          </w:rPr>
          <w:t>Evaluation</w:t>
        </w:r>
      </w:ins>
    </w:p>
    <w:p w14:paraId="2992D89F" w14:textId="77777777" w:rsidR="00FB6304" w:rsidRPr="00E77497" w:rsidDel="00F71D44" w:rsidRDefault="00FB6304" w:rsidP="00DD1AEF">
      <w:pPr>
        <w:rPr>
          <w:ins w:id="15993" w:author="Rev 3 Allen Wirfs-Brock" w:date="2011-09-09T11:39:00Z"/>
          <w:del w:id="15994" w:author="Rev 8 Allen Wirfs-Brock" w:date="2012-06-01T08:44:00Z"/>
        </w:rPr>
      </w:pPr>
      <w:ins w:id="15995" w:author="Rev 3 Allen Wirfs-Brock" w:date="2011-09-09T11:39:00Z">
        <w:del w:id="15996" w:author="Rev 8 Allen Wirfs-Brock" w:date="2012-06-01T08:44:00Z">
          <w:r w:rsidRPr="00E77497" w:rsidDel="00F71D44">
            <w:delText xml:space="preserve">The </w:delText>
          </w:r>
          <w:r w:rsidRPr="00E77497" w:rsidDel="00F71D44">
            <w:rPr>
              <w:rStyle w:val="bnf"/>
            </w:rPr>
            <w:delText>Statement</w:delText>
          </w:r>
          <w:r w:rsidRPr="00E77497" w:rsidDel="00F71D44">
            <w:delText xml:space="preserve"> productions are all evaluated as as follows</w:delText>
          </w:r>
        </w:del>
      </w:ins>
    </w:p>
    <w:p w14:paraId="018D254E" w14:textId="77777777" w:rsidR="00FB6304" w:rsidRPr="00E77497" w:rsidDel="00F71D44" w:rsidRDefault="00FB6304" w:rsidP="00DD1AEF">
      <w:pPr>
        <w:pStyle w:val="Alg4"/>
        <w:numPr>
          <w:ilvl w:val="0"/>
          <w:numId w:val="679"/>
        </w:numPr>
        <w:spacing w:after="220"/>
        <w:contextualSpacing/>
        <w:rPr>
          <w:ins w:id="15997" w:author="Rev 3 Allen Wirfs-Brock" w:date="2011-09-09T11:40:00Z"/>
          <w:del w:id="15998" w:author="Rev 8 Allen Wirfs-Brock" w:date="2012-06-01T08:44:00Z"/>
        </w:rPr>
      </w:pPr>
      <w:ins w:id="15999" w:author="Rev 3 Allen Wirfs-Brock" w:date="2011-09-09T11:40:00Z">
        <w:del w:id="16000" w:author="Rev 8 Allen Wirfs-Brock" w:date="2012-06-01T08:44:00Z">
          <w:r w:rsidRPr="00E77497" w:rsidDel="00F71D44">
            <w:delText>Return the result of evaluating the  single non-terminal symbol that is the right hand side of the production.</w:delText>
          </w:r>
        </w:del>
      </w:ins>
    </w:p>
    <w:p w14:paraId="1EDCD723" w14:textId="77777777" w:rsidR="00636FE6" w:rsidRPr="00E77497" w:rsidDel="00F71D44" w:rsidRDefault="00636FE6" w:rsidP="00636FE6">
      <w:pPr>
        <w:rPr>
          <w:ins w:id="16001" w:author="Rev 4 Allen Wirfs-Brock" w:date="2011-10-19T16:05:00Z"/>
          <w:del w:id="16002" w:author="Rev 8 Allen Wirfs-Brock" w:date="2012-06-01T08:44:00Z"/>
        </w:rPr>
      </w:pPr>
      <w:ins w:id="16003" w:author="Rev 4 Allen Wirfs-Brock" w:date="2011-10-19T16:05:00Z">
        <w:del w:id="16004" w:author="Rev 8 Allen Wirfs-Brock" w:date="2012-06-01T08:44:00Z">
          <w:r w:rsidRPr="00E77497" w:rsidDel="00F71D44">
            <w:delText xml:space="preserve">The </w:delText>
          </w:r>
          <w:r w:rsidRPr="00E77497" w:rsidDel="00F71D44">
            <w:rPr>
              <w:rStyle w:val="bnf"/>
            </w:rPr>
            <w:delText xml:space="preserve">Declaration  </w:delText>
          </w:r>
          <w:r w:rsidRPr="00E77497" w:rsidDel="00F71D44">
            <w:delText>productions are all evaluated as as follows</w:delText>
          </w:r>
        </w:del>
      </w:ins>
    </w:p>
    <w:p w14:paraId="19361D3B" w14:textId="77777777" w:rsidR="00636FE6" w:rsidRPr="00E77497" w:rsidDel="00F71D44" w:rsidRDefault="00636FE6" w:rsidP="00FA3203">
      <w:pPr>
        <w:pStyle w:val="Alg4"/>
        <w:numPr>
          <w:ilvl w:val="0"/>
          <w:numId w:val="553"/>
        </w:numPr>
        <w:spacing w:after="220"/>
        <w:contextualSpacing/>
        <w:rPr>
          <w:ins w:id="16005" w:author="Rev 4 Allen Wirfs-Brock" w:date="2011-10-19T16:05:00Z"/>
          <w:del w:id="16006" w:author="Rev 8 Allen Wirfs-Brock" w:date="2012-06-01T08:44:00Z"/>
        </w:rPr>
      </w:pPr>
      <w:ins w:id="16007" w:author="Rev 4 Allen Wirfs-Brock" w:date="2011-10-19T16:05:00Z">
        <w:del w:id="16008" w:author="Rev 8 Allen Wirfs-Brock" w:date="2012-06-01T08:44:00Z">
          <w:r w:rsidRPr="00E77497" w:rsidDel="00F71D44">
            <w:delText>Return the result of evaluating the  single non-terminal symbol that is the right hand side of the production.</w:delText>
          </w:r>
        </w:del>
      </w:ins>
    </w:p>
    <w:p w14:paraId="4C0C124C" w14:textId="77777777" w:rsidR="004C02EF" w:rsidRPr="003B4312" w:rsidDel="00F71D44" w:rsidRDefault="001D547B" w:rsidP="004C02EF">
      <w:pPr>
        <w:rPr>
          <w:del w:id="16009" w:author="Rev 8 Allen Wirfs-Brock" w:date="2012-06-01T08:44:00Z"/>
          <w:sz w:val="18"/>
        </w:rPr>
      </w:pPr>
      <w:ins w:id="16010" w:author="Rev 3 Allen Wirfs-Brock" w:date="2011-09-01T17:24:00Z">
        <w:del w:id="16011" w:author="Rev 8 Allen Wirfs-Brock" w:date="2012-06-01T08:44:00Z">
          <w:r w:rsidRPr="00E77497" w:rsidDel="00F71D44">
            <w:rPr>
              <w:sz w:val="18"/>
            </w:rPr>
            <w:delText>NOTE</w:delText>
          </w:r>
          <w:r w:rsidRPr="00E77497" w:rsidDel="00F71D44">
            <w:rPr>
              <w:sz w:val="18"/>
            </w:rPr>
            <w:tab/>
          </w:r>
        </w:del>
      </w:ins>
      <w:del w:id="16012" w:author="Rev 8 Allen Wirfs-Brock" w:date="2012-06-01T08:44:00Z">
        <w:r w:rsidR="004C02EF" w:rsidRPr="00E77497" w:rsidDel="00F71D44">
          <w:rPr>
            <w:sz w:val="18"/>
          </w:rPr>
          <w:delText xml:space="preserve">The result of evaluating a </w:delText>
        </w:r>
        <w:r w:rsidR="004C02EF" w:rsidRPr="00E77497" w:rsidDel="00F71D44">
          <w:rPr>
            <w:rFonts w:ascii="Times New Roman" w:hAnsi="Times New Roman"/>
            <w:i/>
            <w:sz w:val="18"/>
          </w:rPr>
          <w:delText>Statement</w:delText>
        </w:r>
        <w:r w:rsidR="004C02EF" w:rsidRPr="00E77497" w:rsidDel="00F71D44">
          <w:rPr>
            <w:sz w:val="18"/>
          </w:rPr>
          <w:delText xml:space="preserve"> </w:delText>
        </w:r>
      </w:del>
      <w:ins w:id="16013" w:author="Rev 3 Allen Wirfs-Brock" w:date="2011-08-30T15:01:00Z">
        <w:del w:id="16014" w:author="Rev 8 Allen Wirfs-Brock" w:date="2012-06-01T08:44:00Z">
          <w:r w:rsidR="0072353C" w:rsidRPr="00E77497" w:rsidDel="00F71D44">
            <w:rPr>
              <w:sz w:val="18"/>
            </w:rPr>
            <w:delText xml:space="preserve">or </w:delText>
          </w:r>
        </w:del>
      </w:ins>
      <w:commentRangeStart w:id="16015"/>
      <w:ins w:id="16016" w:author="Rev 3 Allen Wirfs-Brock" w:date="2011-08-30T15:02:00Z">
        <w:del w:id="16017" w:author="Rev 8 Allen Wirfs-Brock" w:date="2012-06-01T08:44:00Z">
          <w:r w:rsidR="0072353C" w:rsidRPr="00E77497" w:rsidDel="00F71D44">
            <w:rPr>
              <w:rFonts w:ascii="Times New Roman" w:hAnsi="Times New Roman"/>
              <w:i/>
              <w:sz w:val="18"/>
            </w:rPr>
            <w:delText>Declaration</w:delText>
          </w:r>
        </w:del>
      </w:ins>
      <w:ins w:id="16018" w:author="Rev 3 Allen Wirfs-Brock" w:date="2011-08-30T15:01:00Z">
        <w:del w:id="16019" w:author="Rev 8 Allen Wirfs-Brock" w:date="2012-06-01T08:44:00Z">
          <w:r w:rsidR="0072353C" w:rsidRPr="00E77497" w:rsidDel="00F71D44">
            <w:rPr>
              <w:sz w:val="18"/>
            </w:rPr>
            <w:delText xml:space="preserve"> </w:delText>
          </w:r>
        </w:del>
      </w:ins>
      <w:commentRangeEnd w:id="16015"/>
      <w:ins w:id="16020" w:author="Rev 3 Allen Wirfs-Brock" w:date="2011-08-30T15:03:00Z">
        <w:del w:id="16021" w:author="Rev 8 Allen Wirfs-Brock" w:date="2012-06-01T08:44:00Z">
          <w:r w:rsidR="0072353C" w:rsidRPr="00132AAE" w:rsidDel="00F71D44">
            <w:rPr>
              <w:rStyle w:val="af3"/>
              <w:sz w:val="18"/>
              <w:lang w:val="en-GB"/>
            </w:rPr>
            <w:commentReference w:id="16015"/>
          </w:r>
        </w:del>
      </w:ins>
      <w:del w:id="16022" w:author="Rev 8 Allen Wirfs-Brock" w:date="2012-06-01T08:44:00Z">
        <w:r w:rsidR="004C02EF" w:rsidRPr="004D1BD1" w:rsidDel="00F71D44">
          <w:rPr>
            <w:sz w:val="18"/>
          </w:rPr>
          <w:delText>is alway</w:delText>
        </w:r>
        <w:r w:rsidR="004C02EF" w:rsidRPr="003B4312" w:rsidDel="00F71D44">
          <w:rPr>
            <w:sz w:val="18"/>
          </w:rPr>
          <w:delText>s a Completion value.</w:delText>
        </w:r>
      </w:del>
    </w:p>
    <w:p w14:paraId="0626D61A" w14:textId="77777777" w:rsidR="00672123" w:rsidRPr="00E77497" w:rsidRDefault="00672123" w:rsidP="00672123">
      <w:pPr>
        <w:pStyle w:val="SyntaxRule"/>
        <w:rPr>
          <w:ins w:id="16023" w:author="Rev 6 Allen Wirfs-Brock" w:date="2012-02-25T08:48:00Z"/>
        </w:rPr>
      </w:pPr>
      <w:ins w:id="16024" w:author="Rev 6 Allen Wirfs-Brock" w:date="2012-02-25T08:48:00Z">
        <w:r>
          <w:t>BreakableStatement</w:t>
        </w:r>
        <w:r w:rsidRPr="00E77497">
          <w:t xml:space="preserve"> </w:t>
        </w:r>
        <w:r w:rsidRPr="00E77497">
          <w:rPr>
            <w:rFonts w:ascii="Arial" w:hAnsi="Arial"/>
            <w:b/>
            <w:i w:val="0"/>
          </w:rPr>
          <w:t>:</w:t>
        </w:r>
      </w:ins>
    </w:p>
    <w:p w14:paraId="1AF04F35" w14:textId="77777777" w:rsidR="00672123" w:rsidRPr="00E77497" w:rsidRDefault="00672123" w:rsidP="00672123">
      <w:pPr>
        <w:pStyle w:val="SyntaxDefinition"/>
        <w:rPr>
          <w:ins w:id="16025" w:author="Rev 6 Allen Wirfs-Brock" w:date="2012-02-25T08:48:00Z"/>
        </w:rPr>
      </w:pPr>
      <w:ins w:id="16026" w:author="Rev 6 Allen Wirfs-Brock" w:date="2012-02-25T08:48:00Z">
        <w:r>
          <w:t>IterationStatement</w:t>
        </w:r>
        <w:r w:rsidRPr="00E77497">
          <w:br/>
          <w:t>SwitchStatement</w:t>
        </w:r>
      </w:ins>
    </w:p>
    <w:p w14:paraId="101B5ABB" w14:textId="77777777" w:rsidR="00672123" w:rsidRDefault="00672123" w:rsidP="00672123">
      <w:pPr>
        <w:pStyle w:val="Alg2"/>
        <w:numPr>
          <w:ilvl w:val="0"/>
          <w:numId w:val="678"/>
        </w:numPr>
        <w:rPr>
          <w:ins w:id="16027" w:author="Rev 6 Allen Wirfs-Brock" w:date="2012-02-25T08:52:00Z"/>
        </w:rPr>
      </w:pPr>
      <w:ins w:id="16028" w:author="Rev 6 Allen Wirfs-Brock" w:date="2012-02-25T08:52:00Z">
        <w:r>
          <w:t xml:space="preserve">Let </w:t>
        </w:r>
        <w:r>
          <w:rPr>
            <w:i/>
          </w:rPr>
          <w:t xml:space="preserve">newLabelSet </w:t>
        </w:r>
        <w:r>
          <w:t xml:space="preserve"> be a new empty List.</w:t>
        </w:r>
      </w:ins>
    </w:p>
    <w:p w14:paraId="04746D70" w14:textId="77777777" w:rsidR="00672123" w:rsidRPr="00E77497" w:rsidRDefault="00672123" w:rsidP="00672123">
      <w:pPr>
        <w:pStyle w:val="Alg2"/>
        <w:numPr>
          <w:ilvl w:val="0"/>
          <w:numId w:val="678"/>
        </w:numPr>
        <w:spacing w:after="220"/>
        <w:rPr>
          <w:ins w:id="16029" w:author="Rev 6 Allen Wirfs-Brock" w:date="2012-02-25T08:48:00Z"/>
        </w:rPr>
      </w:pPr>
      <w:ins w:id="16030" w:author="Rev 6 Allen Wirfs-Brock" w:date="2012-02-25T08:52:00Z">
        <w:r w:rsidRPr="00E77497">
          <w:t>Return the result of</w:t>
        </w:r>
        <w:r>
          <w:t xml:space="preserve"> performing Labelled Evaluation of this </w:t>
        </w:r>
        <w:r>
          <w:rPr>
            <w:i/>
          </w:rPr>
          <w:t>BreakableStatement</w:t>
        </w:r>
        <w:r w:rsidRPr="00E77497">
          <w:rPr>
            <w:i/>
          </w:rPr>
          <w:t xml:space="preserve"> </w:t>
        </w:r>
        <w:r>
          <w:t>w</w:t>
        </w:r>
      </w:ins>
      <w:ins w:id="16031" w:author="Rev 9 Allen Wirfs-Brock" w:date="2012-07-08T14:15:00Z">
        <w:r w:rsidR="00533E91">
          <w:t>i</w:t>
        </w:r>
      </w:ins>
      <w:ins w:id="16032" w:author="Rev 6 Allen Wirfs-Brock" w:date="2012-02-25T08:52:00Z">
        <w:r>
          <w:t xml:space="preserve">th argument </w:t>
        </w:r>
        <w:r w:rsidRPr="00364EA2">
          <w:rPr>
            <w:i/>
          </w:rPr>
          <w:t>newLabelSet</w:t>
        </w:r>
        <w:r>
          <w:t>.</w:t>
        </w:r>
      </w:ins>
    </w:p>
    <w:p w14:paraId="01970954" w14:textId="77777777" w:rsidR="00CB7EF2" w:rsidRPr="009C202C" w:rsidDel="00210077" w:rsidRDefault="00CB7EF2" w:rsidP="00CB7EF2">
      <w:pPr>
        <w:rPr>
          <w:ins w:id="16033" w:author="Rev 3 Allen Wirfs-Brock" w:date="2011-09-21T09:09:00Z"/>
          <w:del w:id="16034" w:author="Rev 4 Allen Wirfs-Brock" w:date="2011-10-19T15:48:00Z"/>
        </w:rPr>
      </w:pPr>
      <w:ins w:id="16035" w:author="Rev 3 Allen Wirfs-Brock" w:date="2011-09-21T09:09:00Z">
        <w:del w:id="16036" w:author="Rev 4 Allen Wirfs-Brock" w:date="2011-10-19T15:48:00Z">
          <w:r w:rsidRPr="006B6D0A" w:rsidDel="00210077">
            <w:delText xml:space="preserve">The </w:delText>
          </w:r>
          <w:r w:rsidRPr="006B6D0A" w:rsidDel="00210077">
            <w:rPr>
              <w:rFonts w:ascii="Times New Roman" w:eastAsia="Times New Roman" w:hAnsi="Times New Roman"/>
              <w:spacing w:val="6"/>
              <w:lang w:eastAsia="en-US"/>
            </w:rPr>
            <w:delText xml:space="preserve">BoundNames </w:delText>
          </w:r>
          <w:r w:rsidRPr="006B6D0A" w:rsidDel="00210077">
            <w:delText xml:space="preserve">of the </w:delText>
          </w:r>
          <w:r w:rsidRPr="00E65A34" w:rsidDel="00210077">
            <w:rPr>
              <w:rStyle w:val="bnf"/>
            </w:rPr>
            <w:delText xml:space="preserve">Declaration </w:delText>
          </w:r>
        </w:del>
      </w:ins>
      <w:ins w:id="16037" w:author="Rev 3 Allen Wirfs-Brock" w:date="2011-09-21T10:15:00Z">
        <w:del w:id="16038" w:author="Rev 4 Allen Wirfs-Brock" w:date="2011-10-19T15:48:00Z">
          <w:r w:rsidR="001F75AE" w:rsidRPr="00546435" w:rsidDel="00210077">
            <w:delText>productions are</w:delText>
          </w:r>
        </w:del>
      </w:ins>
      <w:ins w:id="16039" w:author="Rev 3 Allen Wirfs-Brock" w:date="2011-09-21T09:09:00Z">
        <w:del w:id="16040" w:author="Rev 4 Allen Wirfs-Brock" w:date="2011-10-19T15:48:00Z">
          <w:r w:rsidRPr="009C202C" w:rsidDel="00210077">
            <w:delText xml:space="preserve"> determined as follows:</w:delText>
          </w:r>
        </w:del>
      </w:ins>
    </w:p>
    <w:p w14:paraId="1A4D925E" w14:textId="77777777" w:rsidR="00CB7EF2" w:rsidRPr="00E77497" w:rsidDel="00210077" w:rsidRDefault="00CB7EF2">
      <w:pPr>
        <w:pStyle w:val="Alg4"/>
        <w:numPr>
          <w:ilvl w:val="0"/>
          <w:numId w:val="469"/>
        </w:numPr>
        <w:spacing w:after="220"/>
        <w:contextualSpacing/>
        <w:rPr>
          <w:ins w:id="16041" w:author="Rev 3 Allen Wirfs-Brock" w:date="2011-09-21T09:09:00Z"/>
          <w:del w:id="16042" w:author="Rev 4 Allen Wirfs-Brock" w:date="2011-10-19T15:48:00Z"/>
        </w:rPr>
        <w:pPrChange w:id="16043" w:author="Rev 4 Allen Wirfs-Brock" w:date="2011-11-07T12:16:00Z">
          <w:pPr>
            <w:pStyle w:val="Alg4"/>
            <w:numPr>
              <w:numId w:val="496"/>
            </w:numPr>
            <w:tabs>
              <w:tab w:val="num" w:pos="360"/>
            </w:tabs>
            <w:spacing w:after="220"/>
            <w:ind w:left="360" w:hanging="360"/>
            <w:contextualSpacing/>
          </w:pPr>
        </w:pPrChange>
      </w:pPr>
      <w:ins w:id="16044" w:author="Rev 3 Allen Wirfs-Brock" w:date="2011-09-21T09:09:00Z">
        <w:del w:id="16045" w:author="Rev 4 Allen Wirfs-Brock" w:date="2011-10-19T15:48:00Z">
          <w:r w:rsidRPr="00B820AB" w:rsidDel="00210077">
            <w:delText xml:space="preserve">Return the BoundNames of </w:delText>
          </w:r>
        </w:del>
      </w:ins>
      <w:ins w:id="16046" w:author="Rev 3 Allen Wirfs-Brock" w:date="2011-09-21T10:16:00Z">
        <w:del w:id="16047" w:author="Rev 4 Allen Wirfs-Brock" w:date="2011-10-19T15:48:00Z">
          <w:r w:rsidR="001F75AE" w:rsidRPr="00675B74" w:rsidDel="00210077">
            <w:delText>the single non-terminal symbol that is the right hand side of the production</w:delText>
          </w:r>
        </w:del>
      </w:ins>
      <w:ins w:id="16048" w:author="Rev 3 Allen Wirfs-Brock" w:date="2011-09-21T09:09:00Z">
        <w:del w:id="16049" w:author="Rev 4 Allen Wirfs-Brock" w:date="2011-10-19T15:48:00Z">
          <w:r w:rsidRPr="00E77497" w:rsidDel="00210077">
            <w:delText>.</w:delText>
          </w:r>
        </w:del>
      </w:ins>
    </w:p>
    <w:p w14:paraId="2CF4D221" w14:textId="77777777" w:rsidR="001F75AE" w:rsidRPr="00E77497" w:rsidDel="00636FE6" w:rsidRDefault="001F75AE" w:rsidP="001F75AE">
      <w:pPr>
        <w:rPr>
          <w:ins w:id="16050" w:author="Rev 3 Allen Wirfs-Brock" w:date="2011-09-21T10:17:00Z"/>
          <w:del w:id="16051" w:author="Rev 4 Allen Wirfs-Brock" w:date="2011-10-19T16:05:00Z"/>
        </w:rPr>
      </w:pPr>
      <w:ins w:id="16052" w:author="Rev 3 Allen Wirfs-Brock" w:date="2011-09-21T10:17:00Z">
        <w:del w:id="16053" w:author="Rev 4 Allen Wirfs-Brock" w:date="2011-10-19T16:05:00Z">
          <w:r w:rsidRPr="00E77497" w:rsidDel="00636FE6">
            <w:delText xml:space="preserve">The </w:delText>
          </w:r>
        </w:del>
      </w:ins>
      <w:ins w:id="16054" w:author="Rev 3 Allen Wirfs-Brock" w:date="2011-09-21T10:18:00Z">
        <w:del w:id="16055" w:author="Rev 4 Allen Wirfs-Brock" w:date="2011-10-19T16:05:00Z">
          <w:r w:rsidRPr="00E77497" w:rsidDel="00636FE6">
            <w:rPr>
              <w:rStyle w:val="bnf"/>
            </w:rPr>
            <w:delText xml:space="preserve">Declaration  </w:delText>
          </w:r>
        </w:del>
      </w:ins>
      <w:ins w:id="16056" w:author="Rev 3 Allen Wirfs-Brock" w:date="2011-09-21T10:17:00Z">
        <w:del w:id="16057" w:author="Rev 4 Allen Wirfs-Brock" w:date="2011-10-19T16:05:00Z">
          <w:r w:rsidRPr="00E77497" w:rsidDel="00636FE6">
            <w:delText>productions are all evaluated as as follows</w:delText>
          </w:r>
        </w:del>
      </w:ins>
    </w:p>
    <w:p w14:paraId="472E00E2" w14:textId="77777777" w:rsidR="001F75AE" w:rsidRPr="00E77497" w:rsidDel="00636FE6" w:rsidRDefault="001F75AE">
      <w:pPr>
        <w:pStyle w:val="Alg4"/>
        <w:numPr>
          <w:ilvl w:val="0"/>
          <w:numId w:val="553"/>
        </w:numPr>
        <w:spacing w:after="220"/>
        <w:contextualSpacing/>
        <w:rPr>
          <w:ins w:id="16058" w:author="Rev 3 Allen Wirfs-Brock" w:date="2011-09-21T10:17:00Z"/>
          <w:del w:id="16059" w:author="Rev 4 Allen Wirfs-Brock" w:date="2011-10-19T16:05:00Z"/>
        </w:rPr>
        <w:pPrChange w:id="16060" w:author="Rev 4 Allen Wirfs-Brock" w:date="2011-11-07T12:16:00Z">
          <w:pPr>
            <w:pStyle w:val="Alg4"/>
            <w:numPr>
              <w:numId w:val="587"/>
            </w:numPr>
            <w:tabs>
              <w:tab w:val="num" w:pos="360"/>
            </w:tabs>
            <w:spacing w:after="220"/>
            <w:ind w:left="360" w:hanging="360"/>
            <w:contextualSpacing/>
          </w:pPr>
        </w:pPrChange>
      </w:pPr>
      <w:ins w:id="16061" w:author="Rev 3 Allen Wirfs-Brock" w:date="2011-09-21T10:17:00Z">
        <w:del w:id="16062" w:author="Rev 4 Allen Wirfs-Brock" w:date="2011-10-19T16:05:00Z">
          <w:r w:rsidRPr="00E77497" w:rsidDel="00636FE6">
            <w:delText>Return the result of evaluating the  single non-terminal symbol that is the right hand side of the production.</w:delText>
          </w:r>
        </w:del>
      </w:ins>
    </w:p>
    <w:p w14:paraId="4AE4CBD5" w14:textId="77777777" w:rsidR="004C02EF" w:rsidRPr="00E77497" w:rsidDel="0072353C" w:rsidRDefault="004C02EF" w:rsidP="004C02EF">
      <w:pPr>
        <w:pStyle w:val="Note"/>
        <w:rPr>
          <w:del w:id="16063" w:author="Rev 3 Allen Wirfs-Brock" w:date="2011-08-30T15:01:00Z"/>
        </w:rPr>
      </w:pPr>
      <w:del w:id="16064" w:author="Rev 3 Allen Wirfs-Brock" w:date="2011-08-30T15:01:00Z">
        <w:r w:rsidRPr="00E77497" w:rsidDel="0072353C">
          <w:delText>NOTE</w:delText>
        </w:r>
        <w:r w:rsidRPr="00E77497" w:rsidDel="0072353C">
          <w:tab/>
          <w:delText xml:space="preserve">Several widely used implementations of ECMAScript are known to support the use of </w:delText>
        </w:r>
        <w:r w:rsidRPr="00E77497" w:rsidDel="0072353C">
          <w:rPr>
            <w:rFonts w:ascii="Times New Roman" w:hAnsi="Times New Roman"/>
          </w:rPr>
          <w:delText>FunctionDeclaration</w:delText>
        </w:r>
        <w:r w:rsidRPr="00E77497" w:rsidDel="0072353C">
          <w:delText xml:space="preserve"> as a </w:delText>
        </w:r>
        <w:r w:rsidRPr="00E77497" w:rsidDel="0072353C">
          <w:rPr>
            <w:rFonts w:ascii="Times New Roman" w:hAnsi="Times New Roman"/>
          </w:rPr>
          <w:delText>Statement</w:delText>
        </w:r>
        <w:r w:rsidRPr="00E77497" w:rsidDel="0072353C">
          <w:delText xml:space="preserve">. However there are significant and irreconcilable variations among the implementations in the semantics applied to such </w:delText>
        </w:r>
        <w:r w:rsidRPr="00E77497" w:rsidDel="0072353C">
          <w:rPr>
            <w:rStyle w:val="bnf"/>
          </w:rPr>
          <w:delText>FunctionDeclarations</w:delText>
        </w:r>
        <w:r w:rsidRPr="00E77497" w:rsidDel="0072353C">
          <w:delText xml:space="preserve">. Because of these irreconcilable differences, the use of a </w:delText>
        </w:r>
        <w:r w:rsidRPr="00E77497" w:rsidDel="0072353C">
          <w:rPr>
            <w:rStyle w:val="bnf"/>
          </w:rPr>
          <w:delText>FunctionDeclaration</w:delText>
        </w:r>
        <w:r w:rsidRPr="00E77497" w:rsidDel="0072353C">
          <w:delText xml:space="preserve"> as a </w:delText>
        </w:r>
        <w:r w:rsidRPr="00E77497" w:rsidDel="0072353C">
          <w:rPr>
            <w:rStyle w:val="bnf"/>
          </w:rPr>
          <w:delText>Statement</w:delText>
        </w:r>
        <w:r w:rsidRPr="00E77497" w:rsidDel="0072353C">
          <w:delText xml:space="preserve"> results in code that is not reliably portable among implementations. It is recommended that ECMAScript implementations either disallow this usage of </w:delText>
        </w:r>
        <w:r w:rsidRPr="00E77497" w:rsidDel="0072353C">
          <w:rPr>
            <w:rStyle w:val="bnf"/>
          </w:rPr>
          <w:delText>FunctionDeclaration</w:delText>
        </w:r>
        <w:r w:rsidRPr="00E77497" w:rsidDel="0072353C">
          <w:delText xml:space="preserve"> or issue a warning when such a usage is encountered. Future editions of ECMAScript may define alternative portable means for declaring functions in a </w:delText>
        </w:r>
        <w:r w:rsidRPr="00E77497" w:rsidDel="0072353C">
          <w:rPr>
            <w:rStyle w:val="bnf"/>
          </w:rPr>
          <w:delText>Statement</w:delText>
        </w:r>
        <w:r w:rsidRPr="00E77497" w:rsidDel="0072353C">
          <w:delText xml:space="preserve"> context.</w:delText>
        </w:r>
      </w:del>
    </w:p>
    <w:p w14:paraId="466C97ED" w14:textId="77777777" w:rsidR="004C02EF" w:rsidRPr="00E77497" w:rsidRDefault="004C02EF" w:rsidP="003A4B22">
      <w:pPr>
        <w:pStyle w:val="20"/>
        <w:numPr>
          <w:ilvl w:val="0"/>
          <w:numId w:val="0"/>
        </w:numPr>
      </w:pPr>
      <w:bookmarkStart w:id="16065" w:name="_Ref440445201"/>
      <w:bookmarkStart w:id="16066" w:name="_Toc472818875"/>
      <w:bookmarkStart w:id="16067" w:name="_Toc235503449"/>
      <w:bookmarkStart w:id="16068" w:name="_Toc241509224"/>
      <w:bookmarkStart w:id="16069" w:name="_Toc244416711"/>
      <w:bookmarkStart w:id="16070" w:name="_Toc276631075"/>
      <w:bookmarkStart w:id="16071" w:name="_Toc336509556"/>
      <w:r w:rsidRPr="00E77497">
        <w:t>12.1</w:t>
      </w:r>
      <w:r w:rsidRPr="00E77497">
        <w:tab/>
        <w:t>Bloc</w:t>
      </w:r>
      <w:bookmarkEnd w:id="15771"/>
      <w:r w:rsidRPr="00E77497">
        <w:t>k</w:t>
      </w:r>
      <w:bookmarkEnd w:id="16065"/>
      <w:bookmarkEnd w:id="16066"/>
      <w:bookmarkEnd w:id="16067"/>
      <w:bookmarkEnd w:id="16068"/>
      <w:bookmarkEnd w:id="16069"/>
      <w:bookmarkEnd w:id="16070"/>
      <w:bookmarkEnd w:id="16071"/>
    </w:p>
    <w:p w14:paraId="4F0D2801" w14:textId="77777777" w:rsidR="004C02EF" w:rsidRPr="00E77497" w:rsidRDefault="004C02EF" w:rsidP="004C02EF">
      <w:pPr>
        <w:pStyle w:val="Syntax"/>
      </w:pPr>
      <w:r w:rsidRPr="00E77497">
        <w:t>Syntax</w:t>
      </w:r>
    </w:p>
    <w:p w14:paraId="46C47E16" w14:textId="77777777" w:rsidR="001434CE" w:rsidRPr="00E77497" w:rsidRDefault="001434CE" w:rsidP="001434CE">
      <w:pPr>
        <w:pStyle w:val="SyntaxRule"/>
        <w:rPr>
          <w:ins w:id="16072" w:author="Rev 3 Allen Wirfs-Brock" w:date="2011-09-09T13:16:00Z"/>
        </w:rPr>
      </w:pPr>
      <w:ins w:id="16073" w:author="Rev 3 Allen Wirfs-Brock" w:date="2011-09-09T13:16:00Z">
        <w:r w:rsidRPr="00E77497">
          <w:t xml:space="preserve">BlockStatement </w:t>
        </w:r>
        <w:r w:rsidRPr="00E77497">
          <w:rPr>
            <w:rFonts w:ascii="Arial" w:hAnsi="Arial"/>
            <w:b/>
            <w:i w:val="0"/>
          </w:rPr>
          <w:t>:</w:t>
        </w:r>
      </w:ins>
    </w:p>
    <w:p w14:paraId="7B25F605" w14:textId="77777777" w:rsidR="001434CE" w:rsidRPr="00E77497" w:rsidRDefault="001434CE" w:rsidP="001434CE">
      <w:pPr>
        <w:pStyle w:val="SyntaxDefinition"/>
        <w:rPr>
          <w:ins w:id="16074" w:author="Rev 3 Allen Wirfs-Brock" w:date="2011-09-09T13:16:00Z"/>
        </w:rPr>
      </w:pPr>
      <w:ins w:id="16075" w:author="Rev 3 Allen Wirfs-Brock" w:date="2011-09-09T13:16:00Z">
        <w:r w:rsidRPr="00E77497">
          <w:t xml:space="preserve">Block </w:t>
        </w:r>
      </w:ins>
    </w:p>
    <w:p w14:paraId="7A5C0A76" w14:textId="77777777" w:rsidR="004C02EF" w:rsidRPr="00E77497" w:rsidRDefault="004C02EF" w:rsidP="004C02EF">
      <w:pPr>
        <w:pStyle w:val="SyntaxRule"/>
      </w:pPr>
      <w:r w:rsidRPr="00E77497">
        <w:t xml:space="preserve">Block </w:t>
      </w:r>
      <w:r w:rsidRPr="00E77497">
        <w:rPr>
          <w:rFonts w:ascii="Arial" w:hAnsi="Arial"/>
          <w:b/>
          <w:i w:val="0"/>
        </w:rPr>
        <w:t>:</w:t>
      </w:r>
    </w:p>
    <w:p w14:paraId="380A3965" w14:textId="77777777" w:rsidR="004C02EF" w:rsidRPr="00E77497" w:rsidRDefault="004C02EF" w:rsidP="004C02EF">
      <w:pPr>
        <w:pStyle w:val="SyntaxDefinition"/>
      </w:pPr>
      <w:r w:rsidRPr="00E77497">
        <w:rPr>
          <w:rFonts w:ascii="Courier New" w:hAnsi="Courier New"/>
          <w:b/>
          <w:i w:val="0"/>
        </w:rPr>
        <w:t>{</w:t>
      </w:r>
      <w:r w:rsidRPr="00E77497">
        <w:t xml:space="preserve"> StatementList</w:t>
      </w:r>
      <w:r w:rsidRPr="00E77497">
        <w:rPr>
          <w:rFonts w:ascii="Arial" w:hAnsi="Arial"/>
          <w:i w:val="0"/>
          <w:vertAlign w:val="subscript"/>
        </w:rPr>
        <w:t>opt</w:t>
      </w:r>
      <w:r w:rsidRPr="00E77497">
        <w:t xml:space="preserve"> </w:t>
      </w:r>
      <w:r w:rsidRPr="00E77497">
        <w:rPr>
          <w:rFonts w:ascii="Courier New" w:hAnsi="Courier New"/>
          <w:b/>
          <w:i w:val="0"/>
        </w:rPr>
        <w:t>}</w:t>
      </w:r>
    </w:p>
    <w:p w14:paraId="7B489A26" w14:textId="77777777" w:rsidR="004C02EF" w:rsidRPr="00E77497" w:rsidRDefault="004C02EF" w:rsidP="004C02EF">
      <w:pPr>
        <w:pStyle w:val="SyntaxRule"/>
      </w:pPr>
      <w:r w:rsidRPr="00E77497">
        <w:t xml:space="preserve">StatementList </w:t>
      </w:r>
      <w:r w:rsidRPr="00E77497">
        <w:rPr>
          <w:rFonts w:ascii="Arial" w:hAnsi="Arial"/>
          <w:b/>
          <w:i w:val="0"/>
        </w:rPr>
        <w:t>:</w:t>
      </w:r>
    </w:p>
    <w:p w14:paraId="2B4EA86E" w14:textId="77777777" w:rsidR="004C02EF" w:rsidRPr="00E77497" w:rsidRDefault="004C02EF" w:rsidP="004C02EF">
      <w:pPr>
        <w:pStyle w:val="SyntaxDefinition"/>
        <w:rPr>
          <w:ins w:id="16076" w:author="Rev 3 Allen Wirfs-Brock" w:date="2011-08-30T16:09:00Z"/>
        </w:rPr>
      </w:pPr>
      <w:r w:rsidRPr="00E77497">
        <w:t>Statement</w:t>
      </w:r>
      <w:ins w:id="16077" w:author="Rev 3 Allen Wirfs-Brock" w:date="2011-08-30T16:10:00Z">
        <w:r w:rsidR="00201852" w:rsidRPr="00E77497">
          <w:t>ListItem</w:t>
        </w:r>
      </w:ins>
      <w:r w:rsidRPr="00E77497">
        <w:br/>
        <w:t>StatementList Statement</w:t>
      </w:r>
      <w:ins w:id="16078" w:author="Rev 3 Allen Wirfs-Brock" w:date="2011-08-30T16:11:00Z">
        <w:r w:rsidR="00201852" w:rsidRPr="00E77497">
          <w:t>ListItem</w:t>
        </w:r>
      </w:ins>
    </w:p>
    <w:p w14:paraId="03A04AEC" w14:textId="77777777" w:rsidR="00201852" w:rsidRPr="00E77497" w:rsidRDefault="00201852" w:rsidP="00201852">
      <w:pPr>
        <w:pStyle w:val="SyntaxRule"/>
        <w:rPr>
          <w:ins w:id="16079" w:author="Rev 3 Allen Wirfs-Brock" w:date="2011-08-30T16:09:00Z"/>
        </w:rPr>
      </w:pPr>
      <w:ins w:id="16080" w:author="Rev 3 Allen Wirfs-Brock" w:date="2011-08-30T16:09:00Z">
        <w:r w:rsidRPr="00E77497">
          <w:t xml:space="preserve">StatementListItem </w:t>
        </w:r>
        <w:r w:rsidRPr="00E77497">
          <w:rPr>
            <w:rFonts w:ascii="Arial" w:hAnsi="Arial"/>
            <w:b/>
            <w:i w:val="0"/>
          </w:rPr>
          <w:t>:</w:t>
        </w:r>
      </w:ins>
    </w:p>
    <w:p w14:paraId="3766F3BC" w14:textId="77777777" w:rsidR="00201852" w:rsidRPr="00E77497" w:rsidRDefault="00201852" w:rsidP="00201852">
      <w:pPr>
        <w:pStyle w:val="SyntaxDefinition"/>
        <w:rPr>
          <w:ins w:id="16081" w:author="Rev 3 Allen Wirfs-Brock" w:date="2011-08-30T16:09:00Z"/>
        </w:rPr>
      </w:pPr>
      <w:ins w:id="16082" w:author="Rev 3 Allen Wirfs-Brock" w:date="2011-08-30T16:09:00Z">
        <w:r w:rsidRPr="00E77497">
          <w:t>Statement</w:t>
        </w:r>
        <w:r w:rsidRPr="00E77497">
          <w:br/>
        </w:r>
      </w:ins>
      <w:ins w:id="16083" w:author="Rev 3 Allen Wirfs-Brock" w:date="2011-08-30T16:18:00Z">
        <w:r w:rsidRPr="00E77497">
          <w:t>Declaration</w:t>
        </w:r>
      </w:ins>
    </w:p>
    <w:p w14:paraId="03A14F63" w14:textId="77777777" w:rsidR="004C02EF" w:rsidRPr="00E77497" w:rsidRDefault="003B5B66" w:rsidP="00C7794D">
      <w:pPr>
        <w:pStyle w:val="40"/>
        <w:numPr>
          <w:ilvl w:val="0"/>
          <w:numId w:val="0"/>
        </w:numPr>
      </w:pPr>
      <w:ins w:id="16084" w:author="Rev 4 Allen Wirfs-Brock" w:date="2011-10-19T15:45:00Z">
        <w:r w:rsidRPr="00E77497">
          <w:t xml:space="preserve">Static </w:t>
        </w:r>
      </w:ins>
      <w:r w:rsidR="004C02EF" w:rsidRPr="00E77497">
        <w:t>Semantics</w:t>
      </w:r>
    </w:p>
    <w:p w14:paraId="5E6F4581" w14:textId="77777777" w:rsidR="003B5B66" w:rsidRPr="00E77497" w:rsidRDefault="00C9049C" w:rsidP="003B5B66">
      <w:pPr>
        <w:rPr>
          <w:ins w:id="16085" w:author="Rev 4 Allen Wirfs-Brock" w:date="2011-10-19T15:45:00Z"/>
          <w:rFonts w:ascii="Helvetica" w:hAnsi="Helvetica"/>
          <w:b/>
        </w:rPr>
      </w:pPr>
      <w:ins w:id="16086" w:author="Rev 4 Allen Wirfs-Brock" w:date="2011-10-20T10:20:00Z">
        <w:r w:rsidRPr="00E77497">
          <w:rPr>
            <w:rFonts w:ascii="Helvetica" w:hAnsi="Helvetica"/>
            <w:b/>
          </w:rPr>
          <w:t xml:space="preserve">Static Semantics:  </w:t>
        </w:r>
      </w:ins>
      <w:ins w:id="16087" w:author="Rev 4 Allen Wirfs-Brock" w:date="2011-10-19T15:45:00Z">
        <w:r w:rsidR="003B5B66" w:rsidRPr="00E77497">
          <w:rPr>
            <w:rFonts w:ascii="Helvetica" w:hAnsi="Helvetica"/>
            <w:b/>
          </w:rPr>
          <w:t>Early Errors</w:t>
        </w:r>
      </w:ins>
    </w:p>
    <w:p w14:paraId="6DCA5D12" w14:textId="77777777" w:rsidR="006A380D" w:rsidRPr="00E77497" w:rsidRDefault="006A380D" w:rsidP="006A380D">
      <w:pPr>
        <w:rPr>
          <w:ins w:id="16088" w:author="Rev 4 Allen Wirfs-Brock" w:date="2011-10-19T16:10:00Z"/>
        </w:rPr>
      </w:pPr>
      <w:ins w:id="16089" w:author="Rev 4 Allen Wirfs-Brock" w:date="2011-10-19T16:10:00Z">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r w:rsidRPr="00E77497">
          <w:rPr>
            <w:rStyle w:val="bnf"/>
          </w:rPr>
          <w:t xml:space="preserve"> </w:t>
        </w:r>
        <w:r w:rsidRPr="00E77497">
          <w:t xml:space="preserve"> </w:t>
        </w:r>
      </w:ins>
    </w:p>
    <w:p w14:paraId="07617B5F" w14:textId="77777777" w:rsidR="006A380D" w:rsidRPr="00E77497" w:rsidDel="00F144A1" w:rsidRDefault="006A380D" w:rsidP="00D5580A">
      <w:pPr>
        <w:numPr>
          <w:ilvl w:val="0"/>
          <w:numId w:val="737"/>
        </w:numPr>
        <w:spacing w:after="220"/>
        <w:contextualSpacing/>
        <w:rPr>
          <w:ins w:id="16090" w:author="Rev 4 Allen Wirfs-Brock" w:date="2011-10-19T16:10:00Z"/>
          <w:del w:id="16091" w:author="Rev 6 Allen Wirfs-Brock" w:date="2012-01-26T15:02:00Z"/>
        </w:rPr>
      </w:pPr>
      <w:ins w:id="16092" w:author="Rev 4 Allen Wirfs-Brock" w:date="2011-10-19T16:10:00Z">
        <w:del w:id="16093" w:author="Rev 6 Allen Wirfs-Brock" w:date="2012-01-26T15:02:00Z">
          <w:r w:rsidRPr="00E77497" w:rsidDel="00F144A1">
            <w:delText xml:space="preserve">It is a Syntax Error if </w:delText>
          </w:r>
          <w:r w:rsidRPr="00E77497" w:rsidDel="00F144A1">
            <w:rPr>
              <w:rFonts w:ascii="Times New Roman" w:hAnsi="Times New Roman"/>
              <w:i/>
            </w:rPr>
            <w:delText>StatementList</w:delText>
          </w:r>
          <w:r w:rsidRPr="00E77497" w:rsidDel="00F144A1">
            <w:delText xml:space="preserve"> includes a </w:delText>
          </w:r>
          <w:r w:rsidRPr="00E77497" w:rsidDel="00F144A1">
            <w:rPr>
              <w:rFonts w:ascii="Times New Roman" w:hAnsi="Times New Roman"/>
              <w:i/>
            </w:rPr>
            <w:delText xml:space="preserve">StatementListItem </w:delText>
          </w:r>
          <w:r w:rsidRPr="00E77497" w:rsidDel="00F144A1">
            <w:rPr>
              <w:b/>
            </w:rPr>
            <w:delText>:</w:delText>
          </w:r>
          <w:r w:rsidRPr="00E77497" w:rsidDel="00F144A1">
            <w:rPr>
              <w:rFonts w:ascii="Times New Roman" w:hAnsi="Times New Roman"/>
              <w:i/>
            </w:rPr>
            <w:delText xml:space="preserve"> Declaration </w:delText>
          </w:r>
          <w:r w:rsidRPr="00E77497" w:rsidDel="00F144A1">
            <w:delText xml:space="preserve">production whose </w:delText>
          </w:r>
          <w:r w:rsidRPr="00E77497" w:rsidDel="00F144A1">
            <w:rPr>
              <w:rFonts w:ascii="Times New Roman" w:hAnsi="Times New Roman"/>
              <w:i/>
            </w:rPr>
            <w:delText>Declaration</w:delText>
          </w:r>
          <w:r w:rsidRPr="00E77497" w:rsidDel="00F144A1">
            <w:delText xml:space="preserve"> is a </w:delText>
          </w:r>
          <w:r w:rsidRPr="00E77497" w:rsidDel="00F144A1">
            <w:rPr>
              <w:rFonts w:ascii="Times New Roman" w:hAnsi="Times New Roman"/>
              <w:i/>
            </w:rPr>
            <w:delText xml:space="preserve">Declaration </w:delText>
          </w:r>
          <w:r w:rsidRPr="00E77497" w:rsidDel="00F144A1">
            <w:rPr>
              <w:b/>
            </w:rPr>
            <w:delText>:</w:delText>
          </w:r>
          <w:r w:rsidRPr="00E77497" w:rsidDel="00F144A1">
            <w:delText xml:space="preserve"> </w:delText>
          </w:r>
          <w:r w:rsidRPr="00E77497" w:rsidDel="00F144A1">
            <w:rPr>
              <w:rFonts w:ascii="Times New Roman" w:hAnsi="Times New Roman"/>
              <w:i/>
            </w:rPr>
            <w:delText>FunctionDeclaration</w:delText>
          </w:r>
          <w:r w:rsidRPr="00E77497" w:rsidDel="00F144A1">
            <w:delText xml:space="preserve"> production  and the source code matching this </w:delText>
          </w:r>
          <w:r w:rsidRPr="00E77497" w:rsidDel="00F144A1">
            <w:rPr>
              <w:rFonts w:ascii="Times New Roman" w:hAnsi="Times New Roman"/>
              <w:i/>
            </w:rPr>
            <w:delText xml:space="preserve">Block </w:delText>
          </w:r>
          <w:r w:rsidRPr="00E77497" w:rsidDel="00F144A1">
            <w:delText>production is not contained in extended code.</w:delText>
          </w:r>
        </w:del>
      </w:ins>
    </w:p>
    <w:p w14:paraId="41C69A7E" w14:textId="77777777" w:rsidR="006A380D" w:rsidRPr="00E77497" w:rsidRDefault="006A380D" w:rsidP="00D5580A">
      <w:pPr>
        <w:numPr>
          <w:ilvl w:val="0"/>
          <w:numId w:val="737"/>
        </w:numPr>
        <w:spacing w:after="220"/>
        <w:contextualSpacing/>
        <w:rPr>
          <w:ins w:id="16094" w:author="Rev 4 Allen Wirfs-Brock" w:date="2011-10-19T16:10:00Z"/>
        </w:rPr>
      </w:pPr>
      <w:ins w:id="16095" w:author="Rev 4 Allen Wirfs-Brock" w:date="2011-10-19T16:10:00Z">
        <w:r w:rsidRPr="00E77497">
          <w:t xml:space="preserve">It is a Syntax Error if the LexicallyDeclaredNames of </w:t>
        </w:r>
        <w:r w:rsidRPr="00E77497">
          <w:rPr>
            <w:rFonts w:ascii="Times New Roman" w:hAnsi="Times New Roman"/>
            <w:i/>
          </w:rPr>
          <w:t>StatementList</w:t>
        </w:r>
        <w:r w:rsidRPr="00E77497">
          <w:t xml:space="preserve"> contains any duplicate ent</w:t>
        </w:r>
        <w:del w:id="16096" w:author="Rev 9 Allen Wirfs-Brock" w:date="2012-07-08T14:36:00Z">
          <w:r w:rsidRPr="00E77497" w:rsidDel="00491BC9">
            <w:delText>i</w:delText>
          </w:r>
        </w:del>
        <w:r w:rsidRPr="00E77497">
          <w:t>r</w:t>
        </w:r>
      </w:ins>
      <w:ins w:id="16097" w:author="Rev 6 Allen Wirfs-Brock" w:date="2012-02-27T16:13:00Z">
        <w:r w:rsidR="00650D6A">
          <w:t>i</w:t>
        </w:r>
      </w:ins>
      <w:ins w:id="16098" w:author="Rev 4 Allen Wirfs-Brock" w:date="2011-10-19T16:10:00Z">
        <w:r w:rsidRPr="00E77497">
          <w:t>es.</w:t>
        </w:r>
      </w:ins>
    </w:p>
    <w:p w14:paraId="7B21A957" w14:textId="77777777" w:rsidR="006A380D" w:rsidRPr="00E77497" w:rsidRDefault="006A380D" w:rsidP="00D5580A">
      <w:pPr>
        <w:numPr>
          <w:ilvl w:val="0"/>
          <w:numId w:val="737"/>
        </w:numPr>
        <w:spacing w:after="220"/>
        <w:rPr>
          <w:ins w:id="16099" w:author="Rev 4 Allen Wirfs-Brock" w:date="2011-10-19T16:10:00Z"/>
        </w:rPr>
      </w:pPr>
      <w:ins w:id="16100" w:author="Rev 4 Allen Wirfs-Brock" w:date="2011-10-19T16:10:00Z">
        <w:r w:rsidRPr="00E77497">
          <w:t xml:space="preserve">It is a Syntax Error if any element of the LexicallyDeclaredNames of </w:t>
        </w:r>
        <w:r w:rsidRPr="00E77497">
          <w:rPr>
            <w:rFonts w:ascii="Times New Roman" w:hAnsi="Times New Roman"/>
            <w:i/>
          </w:rPr>
          <w:t>StatementList</w:t>
        </w:r>
        <w:r w:rsidRPr="00E77497">
          <w:t xml:space="preserve"> also occurs in the VarDeclaredNames of </w:t>
        </w:r>
        <w:r w:rsidRPr="00E77497">
          <w:rPr>
            <w:rFonts w:ascii="Times New Roman" w:hAnsi="Times New Roman"/>
            <w:i/>
          </w:rPr>
          <w:t>StatementList</w:t>
        </w:r>
        <w:r w:rsidRPr="00E77497">
          <w:t>.</w:t>
        </w:r>
      </w:ins>
    </w:p>
    <w:p w14:paraId="556A5914" w14:textId="77777777" w:rsidR="0052272C" w:rsidRPr="00E77497" w:rsidRDefault="0052272C" w:rsidP="0052272C">
      <w:pPr>
        <w:rPr>
          <w:ins w:id="16101" w:author="Rev 4 Allen Wirfs-Brock" w:date="2011-10-20T09:26:00Z"/>
          <w:rFonts w:ascii="Helvetica" w:hAnsi="Helvetica"/>
          <w:b/>
        </w:rPr>
      </w:pPr>
      <w:ins w:id="16102" w:author="Rev 4 Allen Wirfs-Brock" w:date="2011-10-20T09:26:00Z">
        <w:r w:rsidRPr="00E77497">
          <w:rPr>
            <w:rFonts w:ascii="Helvetica" w:hAnsi="Helvetica"/>
            <w:b/>
          </w:rPr>
          <w:t xml:space="preserve">Static Semantics:  </w:t>
        </w:r>
      </w:ins>
      <w:ins w:id="16103" w:author="Rev 4 Allen Wirfs-Brock" w:date="2011-10-20T09:27:00Z">
        <w:r w:rsidRPr="00E77497">
          <w:rPr>
            <w:rFonts w:ascii="Helvetica" w:hAnsi="Helvetica"/>
            <w:b/>
            <w:lang w:eastAsia="en-US"/>
          </w:rPr>
          <w:t>Lexical</w:t>
        </w:r>
      </w:ins>
      <w:ins w:id="16104" w:author="Rev 4 Allen Wirfs-Brock" w:date="2011-10-20T09:26:00Z">
        <w:r w:rsidRPr="00E77497">
          <w:rPr>
            <w:rFonts w:ascii="Helvetica" w:hAnsi="Helvetica"/>
            <w:b/>
            <w:lang w:eastAsia="en-US"/>
          </w:rPr>
          <w:t>Declar</w:t>
        </w:r>
      </w:ins>
      <w:ins w:id="16105" w:author="Rev 4 Allen Wirfs-Brock" w:date="2011-10-20T09:27:00Z">
        <w:r w:rsidRPr="00E77497">
          <w:rPr>
            <w:rFonts w:ascii="Helvetica" w:hAnsi="Helvetica"/>
            <w:b/>
            <w:lang w:eastAsia="en-US"/>
          </w:rPr>
          <w:t>ations</w:t>
        </w:r>
      </w:ins>
    </w:p>
    <w:p w14:paraId="6BE83273" w14:textId="77777777" w:rsidR="0052272C" w:rsidRPr="00E77497" w:rsidDel="00F71D44" w:rsidRDefault="0052272C" w:rsidP="0052272C">
      <w:pPr>
        <w:rPr>
          <w:ins w:id="16106" w:author="Rev 4 Allen Wirfs-Brock" w:date="2011-10-20T09:26:00Z"/>
          <w:del w:id="16107" w:author="Rev 8 Allen Wirfs-Brock" w:date="2012-06-01T08:44:00Z"/>
        </w:rPr>
      </w:pPr>
      <w:ins w:id="16108" w:author="Rev 4 Allen Wirfs-Brock" w:date="2011-10-20T09:26:00Z">
        <w:del w:id="16109" w:author="Rev 8 Allen Wirfs-Brock" w:date="2012-06-01T08:44:00Z">
          <w:r w:rsidRPr="00E77497" w:rsidDel="00F71D44">
            <w:rPr>
              <w:rFonts w:ascii="Times New Roman" w:hAnsi="Times New Roman"/>
              <w:i/>
            </w:rPr>
            <w:delText xml:space="preserve">StatementList </w:delText>
          </w:r>
          <w:r w:rsidRPr="00E77497" w:rsidDel="00F71D44">
            <w:rPr>
              <w:b/>
            </w:rPr>
            <w:delText>:</w:delText>
          </w:r>
          <w:r w:rsidRPr="00E77497" w:rsidDel="00F71D44">
            <w:rPr>
              <w:rFonts w:ascii="Times New Roman" w:hAnsi="Times New Roman"/>
              <w:i/>
            </w:rPr>
            <w:delText xml:space="preserve"> StatementListItem</w:delText>
          </w:r>
          <w:r w:rsidRPr="00E77497" w:rsidDel="00F71D44">
            <w:delText xml:space="preserve"> </w:delText>
          </w:r>
        </w:del>
      </w:ins>
    </w:p>
    <w:p w14:paraId="45E44BFB" w14:textId="77777777" w:rsidR="0052272C" w:rsidRPr="00E77497" w:rsidDel="00F71D44" w:rsidRDefault="0052272C" w:rsidP="007B6658">
      <w:pPr>
        <w:pStyle w:val="Alg4"/>
        <w:numPr>
          <w:ilvl w:val="0"/>
          <w:numId w:val="526"/>
        </w:numPr>
        <w:spacing w:after="220"/>
        <w:contextualSpacing/>
        <w:rPr>
          <w:ins w:id="16110" w:author="Rev 4 Allen Wirfs-Brock" w:date="2011-10-20T09:26:00Z"/>
          <w:del w:id="16111" w:author="Rev 8 Allen Wirfs-Brock" w:date="2012-06-01T08:44:00Z"/>
        </w:rPr>
      </w:pPr>
      <w:ins w:id="16112" w:author="Rev 4 Allen Wirfs-Brock" w:date="2011-10-20T09:26:00Z">
        <w:del w:id="16113" w:author="Rev 8 Allen Wirfs-Brock" w:date="2012-06-01T08:44:00Z">
          <w:r w:rsidRPr="00E77497" w:rsidDel="00F71D44">
            <w:delText xml:space="preserve">Return the LexicalDeclarations of </w:delText>
          </w:r>
          <w:r w:rsidRPr="00E77497" w:rsidDel="00F71D44">
            <w:rPr>
              <w:i/>
            </w:rPr>
            <w:delText>StatementListItem</w:delText>
          </w:r>
          <w:r w:rsidRPr="00E77497" w:rsidDel="00F71D44">
            <w:delText>.</w:delText>
          </w:r>
        </w:del>
      </w:ins>
    </w:p>
    <w:p w14:paraId="6243ACBB" w14:textId="77777777" w:rsidR="00D440FA" w:rsidRPr="00E77497" w:rsidRDefault="00D440FA" w:rsidP="00D440FA">
      <w:pPr>
        <w:rPr>
          <w:ins w:id="16114" w:author="Rev 4 Allen Wirfs-Brock" w:date="2011-10-20T09:32:00Z"/>
        </w:rPr>
      </w:pPr>
      <w:ins w:id="16115" w:author="Rev 4 Allen Wirfs-Brock" w:date="2011-10-20T09:32: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ins>
    </w:p>
    <w:p w14:paraId="594665E3" w14:textId="77777777" w:rsidR="00D440FA" w:rsidRPr="00E77497" w:rsidRDefault="00D440FA" w:rsidP="007B6658">
      <w:pPr>
        <w:pStyle w:val="Alg4"/>
        <w:numPr>
          <w:ilvl w:val="0"/>
          <w:numId w:val="527"/>
        </w:numPr>
        <w:spacing w:after="220"/>
        <w:contextualSpacing/>
        <w:rPr>
          <w:ins w:id="16116" w:author="Rev 4 Allen Wirfs-Brock" w:date="2011-10-20T09:32:00Z"/>
        </w:rPr>
      </w:pPr>
      <w:ins w:id="16117" w:author="Rev 4 Allen Wirfs-Brock" w:date="2011-10-20T09:32:00Z">
        <w:r w:rsidRPr="00E77497">
          <w:t xml:space="preserve">Let </w:t>
        </w:r>
        <w:r w:rsidRPr="00E77497">
          <w:rPr>
            <w:i/>
          </w:rPr>
          <w:t xml:space="preserve">declarations </w:t>
        </w:r>
        <w:r w:rsidRPr="00E77497">
          <w:t xml:space="preserve">be LexicalDeclarations of </w:t>
        </w:r>
        <w:r w:rsidRPr="00E77497">
          <w:rPr>
            <w:i/>
          </w:rPr>
          <w:t>StatementList</w:t>
        </w:r>
        <w:r w:rsidRPr="00E77497">
          <w:t>.</w:t>
        </w:r>
      </w:ins>
    </w:p>
    <w:p w14:paraId="7CBF9B24" w14:textId="77777777" w:rsidR="00D440FA" w:rsidRPr="00E77497" w:rsidRDefault="00D440FA" w:rsidP="007B6658">
      <w:pPr>
        <w:pStyle w:val="Alg4"/>
        <w:numPr>
          <w:ilvl w:val="0"/>
          <w:numId w:val="527"/>
        </w:numPr>
        <w:spacing w:after="220"/>
        <w:contextualSpacing/>
        <w:rPr>
          <w:ins w:id="16118" w:author="Rev 4 Allen Wirfs-Brock" w:date="2011-10-20T09:32:00Z"/>
          <w:rStyle w:val="bnf"/>
          <w:i w:val="0"/>
        </w:rPr>
      </w:pPr>
      <w:ins w:id="16119" w:author="Rev 4 Allen Wirfs-Brock" w:date="2011-10-20T09:32:00Z">
        <w:r w:rsidRPr="00E77497">
          <w:t xml:space="preserve">Append to </w:t>
        </w:r>
      </w:ins>
      <w:ins w:id="16120" w:author="Rev 10 Allen Wirfs-Brock" w:date="2012-08-14T15:20:00Z">
        <w:r w:rsidR="00EA1B5F" w:rsidRPr="00E77497">
          <w:rPr>
            <w:i/>
          </w:rPr>
          <w:t xml:space="preserve">declarations </w:t>
        </w:r>
      </w:ins>
      <w:ins w:id="16121" w:author="Rev 4 Allen Wirfs-Brock" w:date="2011-10-20T09:32:00Z">
        <w:del w:id="16122" w:author="Rev 10 Allen Wirfs-Brock" w:date="2012-08-14T15:20:00Z">
          <w:r w:rsidRPr="00E77497" w:rsidDel="00EA1B5F">
            <w:rPr>
              <w:i/>
            </w:rPr>
            <w:delText>names</w:delText>
          </w:r>
          <w:r w:rsidRPr="00E77497" w:rsidDel="00EA1B5F">
            <w:delText xml:space="preserve"> </w:delText>
          </w:r>
        </w:del>
        <w:r w:rsidRPr="00E77497">
          <w:t xml:space="preserve">the elements of the LexicalDeclarations of </w:t>
        </w:r>
        <w:r w:rsidRPr="00E77497">
          <w:rPr>
            <w:i/>
          </w:rPr>
          <w:t>StatementListItem</w:t>
        </w:r>
        <w:r w:rsidRPr="00E77497">
          <w:rPr>
            <w:rStyle w:val="bnf"/>
          </w:rPr>
          <w:t>.</w:t>
        </w:r>
      </w:ins>
    </w:p>
    <w:p w14:paraId="5DAFA093" w14:textId="77777777" w:rsidR="00D440FA" w:rsidRPr="00E77497" w:rsidRDefault="00D440FA" w:rsidP="007B6658">
      <w:pPr>
        <w:pStyle w:val="Alg4"/>
        <w:numPr>
          <w:ilvl w:val="0"/>
          <w:numId w:val="527"/>
        </w:numPr>
        <w:spacing w:after="220"/>
        <w:contextualSpacing/>
        <w:rPr>
          <w:ins w:id="16123" w:author="Rev 4 Allen Wirfs-Brock" w:date="2011-10-20T09:32:00Z"/>
        </w:rPr>
      </w:pPr>
      <w:ins w:id="16124" w:author="Rev 4 Allen Wirfs-Brock" w:date="2011-10-20T09:32:00Z">
        <w:r w:rsidRPr="00E77497">
          <w:t xml:space="preserve">Return </w:t>
        </w:r>
        <w:r w:rsidRPr="00E77497">
          <w:rPr>
            <w:i/>
          </w:rPr>
          <w:t>declarations</w:t>
        </w:r>
        <w:r w:rsidRPr="00E77497">
          <w:t>.</w:t>
        </w:r>
      </w:ins>
    </w:p>
    <w:p w14:paraId="35B001D7" w14:textId="77777777" w:rsidR="001731CD" w:rsidRPr="00E77497" w:rsidRDefault="001731CD" w:rsidP="001731CD">
      <w:pPr>
        <w:rPr>
          <w:ins w:id="16125" w:author="Rev 4 Allen Wirfs-Brock" w:date="2011-10-20T09:40:00Z"/>
        </w:rPr>
      </w:pPr>
      <w:ins w:id="16126" w:author="Rev 4 Allen Wirfs-Brock" w:date="2011-10-20T09:40:00Z">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ins>
    </w:p>
    <w:p w14:paraId="3C437829" w14:textId="77777777" w:rsidR="001731CD" w:rsidRPr="00E77497" w:rsidRDefault="001731CD" w:rsidP="007B6658">
      <w:pPr>
        <w:pStyle w:val="Alg4"/>
        <w:numPr>
          <w:ilvl w:val="0"/>
          <w:numId w:val="465"/>
        </w:numPr>
        <w:spacing w:after="220"/>
        <w:contextualSpacing/>
        <w:rPr>
          <w:ins w:id="16127" w:author="Rev 4 Allen Wirfs-Brock" w:date="2011-10-20T09:40:00Z"/>
        </w:rPr>
      </w:pPr>
      <w:ins w:id="16128" w:author="Rev 4 Allen Wirfs-Brock" w:date="2011-10-20T09:40:00Z">
        <w:r w:rsidRPr="00E77497">
          <w:t>Return a new empty List.</w:t>
        </w:r>
      </w:ins>
    </w:p>
    <w:p w14:paraId="03659BAF" w14:textId="77777777" w:rsidR="006E14C7" w:rsidRPr="00E77497" w:rsidRDefault="006E14C7" w:rsidP="006E14C7">
      <w:pPr>
        <w:rPr>
          <w:ins w:id="16129" w:author="Rev 4 Allen Wirfs-Brock" w:date="2011-10-20T09:44:00Z"/>
        </w:rPr>
      </w:pPr>
      <w:ins w:id="16130" w:author="Rev 4 Allen Wirfs-Brock" w:date="2011-10-20T09:44:00Z">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ins>
    </w:p>
    <w:p w14:paraId="6C12336E" w14:textId="77777777" w:rsidR="006E14C7" w:rsidRPr="00E77497" w:rsidRDefault="006E14C7" w:rsidP="007B6658">
      <w:pPr>
        <w:pStyle w:val="Alg4"/>
        <w:numPr>
          <w:ilvl w:val="0"/>
          <w:numId w:val="530"/>
        </w:numPr>
        <w:spacing w:after="220"/>
        <w:contextualSpacing/>
        <w:rPr>
          <w:ins w:id="16131" w:author="Rev 4 Allen Wirfs-Brock" w:date="2011-10-20T09:44:00Z"/>
        </w:rPr>
      </w:pPr>
      <w:ins w:id="16132" w:author="Rev 4 Allen Wirfs-Brock" w:date="2011-10-20T09:44:00Z">
        <w:r w:rsidRPr="00E77497">
          <w:t xml:space="preserve">Return </w:t>
        </w:r>
        <w:del w:id="16133" w:author="Rev 9 Allen Wirfs-Brock" w:date="2012-07-07T16:45:00Z">
          <w:r w:rsidRPr="00E77497" w:rsidDel="00625115">
            <w:delText xml:space="preserve">return </w:delText>
          </w:r>
        </w:del>
        <w:r w:rsidRPr="00E77497">
          <w:t xml:space="preserve">a new List containing </w:t>
        </w:r>
        <w:r w:rsidRPr="00E77497">
          <w:rPr>
            <w:i/>
          </w:rPr>
          <w:t>Declaration</w:t>
        </w:r>
        <w:r w:rsidRPr="00E77497">
          <w:t>.</w:t>
        </w:r>
      </w:ins>
    </w:p>
    <w:p w14:paraId="114BFF45" w14:textId="77777777" w:rsidR="00DD7BE8" w:rsidRPr="00E77497" w:rsidDel="006A380D" w:rsidRDefault="00DD7BE8" w:rsidP="00DD7BE8">
      <w:pPr>
        <w:rPr>
          <w:ins w:id="16134" w:author="Rev 3 Allen Wirfs-Brock" w:date="2011-09-09T13:19:00Z"/>
          <w:del w:id="16135" w:author="Rev 4 Allen Wirfs-Brock" w:date="2011-10-19T16:11:00Z"/>
        </w:rPr>
      </w:pPr>
      <w:ins w:id="16136" w:author="Rev 3 Allen Wirfs-Brock" w:date="2011-09-09T13:19:00Z">
        <w:del w:id="16137" w:author="Rev 4 Allen Wirfs-Brock" w:date="2011-10-19T16:11:00Z">
          <w:r w:rsidRPr="00E77497" w:rsidDel="006A380D">
            <w:delText xml:space="preserve">The VarDeclaredNames of the production  </w:delText>
          </w:r>
          <w:r w:rsidRPr="00E77497" w:rsidDel="006A380D">
            <w:rPr>
              <w:rFonts w:ascii="Times New Roman" w:hAnsi="Times New Roman"/>
              <w:i/>
            </w:rPr>
            <w:delText xml:space="preserve">BlockStatement </w:delText>
          </w:r>
          <w:r w:rsidRPr="00E77497" w:rsidDel="006A380D">
            <w:rPr>
              <w:b/>
            </w:rPr>
            <w:delText>:</w:delText>
          </w:r>
          <w:r w:rsidRPr="00E77497" w:rsidDel="006A380D">
            <w:rPr>
              <w:rFonts w:ascii="Times New Roman" w:hAnsi="Times New Roman"/>
              <w:i/>
            </w:rPr>
            <w:delText xml:space="preserve"> Block</w:delText>
          </w:r>
          <w:r w:rsidRPr="00E77497" w:rsidDel="006A380D">
            <w:delText xml:space="preserve"> is determined as follows:</w:delText>
          </w:r>
        </w:del>
      </w:ins>
    </w:p>
    <w:p w14:paraId="2B8CBABB" w14:textId="77777777" w:rsidR="00DD7BE8" w:rsidRPr="00E77497" w:rsidDel="006A380D" w:rsidRDefault="00DD7BE8">
      <w:pPr>
        <w:pStyle w:val="Alg4"/>
        <w:numPr>
          <w:ilvl w:val="0"/>
          <w:numId w:val="474"/>
        </w:numPr>
        <w:spacing w:after="220"/>
        <w:contextualSpacing/>
        <w:rPr>
          <w:ins w:id="16138" w:author="Rev 3 Allen Wirfs-Brock" w:date="2011-09-09T13:19:00Z"/>
          <w:del w:id="16139" w:author="Rev 4 Allen Wirfs-Brock" w:date="2011-10-19T16:11:00Z"/>
        </w:rPr>
        <w:pPrChange w:id="16140" w:author="Rev 4 Allen Wirfs-Brock" w:date="2011-11-07T12:16:00Z">
          <w:pPr>
            <w:pStyle w:val="Alg4"/>
            <w:numPr>
              <w:numId w:val="504"/>
            </w:numPr>
            <w:tabs>
              <w:tab w:val="num" w:pos="360"/>
            </w:tabs>
            <w:spacing w:after="220"/>
            <w:ind w:left="360" w:hanging="360"/>
            <w:contextualSpacing/>
          </w:pPr>
        </w:pPrChange>
      </w:pPr>
      <w:ins w:id="16141" w:author="Rev 3 Allen Wirfs-Brock" w:date="2011-09-09T13:19:00Z">
        <w:del w:id="16142" w:author="Rev 4 Allen Wirfs-Brock" w:date="2011-10-19T16:11:00Z">
          <w:r w:rsidRPr="00E77497" w:rsidDel="006A380D">
            <w:delText xml:space="preserve">Return the VarDeclaredNames of </w:delText>
          </w:r>
          <w:r w:rsidRPr="00E77497" w:rsidDel="006A380D">
            <w:rPr>
              <w:i/>
            </w:rPr>
            <w:delText>Block</w:delText>
          </w:r>
          <w:r w:rsidRPr="00E77497" w:rsidDel="006A380D">
            <w:delText>.</w:delText>
          </w:r>
        </w:del>
      </w:ins>
    </w:p>
    <w:p w14:paraId="50E46868" w14:textId="77777777" w:rsidR="00DD7BE8" w:rsidRPr="00E77497" w:rsidDel="00E37882" w:rsidRDefault="00DD7BE8" w:rsidP="00DD7BE8">
      <w:pPr>
        <w:rPr>
          <w:ins w:id="16143" w:author="Rev 3 Allen Wirfs-Brock" w:date="2011-09-09T13:20:00Z"/>
          <w:del w:id="16144" w:author="Rev 4 Allen Wirfs-Brock" w:date="2011-10-20T09:20:00Z"/>
        </w:rPr>
      </w:pPr>
      <w:ins w:id="16145" w:author="Rev 3 Allen Wirfs-Brock" w:date="2011-09-09T13:20:00Z">
        <w:del w:id="16146" w:author="Rev 4 Allen Wirfs-Brock" w:date="2011-10-20T09:20:00Z">
          <w:r w:rsidRPr="00E77497" w:rsidDel="00E37882">
            <w:delText xml:space="preserve">The production </w:delText>
          </w:r>
        </w:del>
      </w:ins>
      <w:ins w:id="16147" w:author="Rev 3 Allen Wirfs-Brock" w:date="2011-09-09T13:21:00Z">
        <w:del w:id="16148" w:author="Rev 4 Allen Wirfs-Brock" w:date="2011-10-20T09:20:00Z">
          <w:r w:rsidRPr="00E77497" w:rsidDel="00E37882">
            <w:rPr>
              <w:rFonts w:ascii="Times New Roman" w:hAnsi="Times New Roman"/>
              <w:i/>
            </w:rPr>
            <w:delText xml:space="preserve">BlockStatement </w:delText>
          </w:r>
          <w:r w:rsidRPr="00E77497" w:rsidDel="00E37882">
            <w:rPr>
              <w:b/>
            </w:rPr>
            <w:delText>:</w:delText>
          </w:r>
          <w:r w:rsidRPr="00E77497" w:rsidDel="00E37882">
            <w:rPr>
              <w:rFonts w:ascii="Times New Roman" w:hAnsi="Times New Roman"/>
              <w:i/>
            </w:rPr>
            <w:delText xml:space="preserve"> Block</w:delText>
          </w:r>
          <w:r w:rsidRPr="00E77497" w:rsidDel="00E37882">
            <w:delText xml:space="preserve"> </w:delText>
          </w:r>
        </w:del>
      </w:ins>
      <w:ins w:id="16149" w:author="Rev 3 Allen Wirfs-Brock" w:date="2011-09-09T13:20:00Z">
        <w:del w:id="16150" w:author="Rev 4 Allen Wirfs-Brock" w:date="2011-10-20T09:20:00Z">
          <w:r w:rsidRPr="00E77497" w:rsidDel="00E37882">
            <w:delText>is evaluated as follows:</w:delText>
          </w:r>
        </w:del>
      </w:ins>
    </w:p>
    <w:p w14:paraId="65863AC4" w14:textId="77777777" w:rsidR="00DD7BE8" w:rsidRPr="00E77497" w:rsidDel="00E37882" w:rsidRDefault="00DD7BE8">
      <w:pPr>
        <w:pStyle w:val="Alg2"/>
        <w:numPr>
          <w:ilvl w:val="0"/>
          <w:numId w:val="516"/>
        </w:numPr>
        <w:spacing w:after="220"/>
        <w:rPr>
          <w:ins w:id="16151" w:author="Rev 3 Allen Wirfs-Brock" w:date="2011-09-09T13:20:00Z"/>
          <w:del w:id="16152" w:author="Rev 4 Allen Wirfs-Brock" w:date="2011-10-20T09:20:00Z"/>
        </w:rPr>
        <w:pPrChange w:id="16153" w:author="Rev 4 Allen Wirfs-Brock" w:date="2011-11-07T12:16:00Z">
          <w:pPr>
            <w:pStyle w:val="Alg2"/>
            <w:numPr>
              <w:numId w:val="547"/>
            </w:numPr>
            <w:tabs>
              <w:tab w:val="num" w:pos="360"/>
            </w:tabs>
            <w:spacing w:after="220"/>
            <w:ind w:left="360" w:hanging="360"/>
          </w:pPr>
        </w:pPrChange>
      </w:pPr>
      <w:ins w:id="16154" w:author="Rev 3 Allen Wirfs-Brock" w:date="2011-09-09T13:20:00Z">
        <w:del w:id="16155" w:author="Rev 4 Allen Wirfs-Brock" w:date="2011-10-20T09:20:00Z">
          <w:r w:rsidRPr="00E77497" w:rsidDel="00E37882">
            <w:delText xml:space="preserve">Return the result of evaluating </w:delText>
          </w:r>
        </w:del>
      </w:ins>
      <w:ins w:id="16156" w:author="Rev 3 Allen Wirfs-Brock" w:date="2011-09-09T13:21:00Z">
        <w:del w:id="16157" w:author="Rev 4 Allen Wirfs-Brock" w:date="2011-10-20T09:20:00Z">
          <w:r w:rsidRPr="00E77497" w:rsidDel="00E37882">
            <w:rPr>
              <w:i/>
            </w:rPr>
            <w:delText>Block</w:delText>
          </w:r>
        </w:del>
      </w:ins>
      <w:ins w:id="16158" w:author="Rev 3 Allen Wirfs-Brock" w:date="2011-09-09T13:20:00Z">
        <w:del w:id="16159" w:author="Rev 4 Allen Wirfs-Brock" w:date="2011-10-20T09:20:00Z">
          <w:r w:rsidRPr="00E77497" w:rsidDel="00E37882">
            <w:delText>.</w:delText>
          </w:r>
        </w:del>
      </w:ins>
    </w:p>
    <w:p w14:paraId="69895B00" w14:textId="77777777" w:rsidR="00DD7BE8" w:rsidRPr="00C7794D" w:rsidRDefault="00402C31" w:rsidP="002135E7">
      <w:pPr>
        <w:rPr>
          <w:ins w:id="16160" w:author="Rev 3 Allen Wirfs-Brock" w:date="2011-09-09T13:22:00Z"/>
          <w:rFonts w:ascii="Helvetica" w:hAnsi="Helvetica"/>
          <w:b/>
        </w:rPr>
      </w:pPr>
      <w:ins w:id="16161" w:author="Rev 4 Allen Wirfs-Brock" w:date="2011-10-19T16:12:00Z">
        <w:r w:rsidRPr="00E77497">
          <w:rPr>
            <w:rFonts w:ascii="Helvetica" w:hAnsi="Helvetica"/>
            <w:b/>
          </w:rPr>
          <w:t xml:space="preserve">Static Semantics:  </w:t>
        </w:r>
        <w:r w:rsidRPr="00E77497">
          <w:rPr>
            <w:rFonts w:ascii="Helvetica" w:hAnsi="Helvetica"/>
            <w:b/>
            <w:lang w:eastAsia="en-US"/>
          </w:rPr>
          <w:t>LexicallyDeclaredNames</w:t>
        </w:r>
      </w:ins>
    </w:p>
    <w:p w14:paraId="5574FB1F" w14:textId="77777777" w:rsidR="00FF1DF7" w:rsidRPr="00E77497" w:rsidRDefault="00FF1DF7" w:rsidP="00FF1DF7">
      <w:pPr>
        <w:rPr>
          <w:ins w:id="16162" w:author="Rev 3 Allen Wirfs-Brock" w:date="2011-09-09T15:47:00Z"/>
        </w:rPr>
      </w:pPr>
      <w:ins w:id="16163" w:author="Rev 3 Allen Wirfs-Brock" w:date="2011-09-09T15:47:00Z">
        <w:del w:id="16164" w:author="Rev 4 Allen Wirfs-Brock" w:date="2011-10-19T16:13:00Z">
          <w:r w:rsidRPr="004D1BD1" w:rsidDel="00402C31">
            <w:delText xml:space="preserve">The </w:delText>
          </w:r>
        </w:del>
      </w:ins>
      <w:ins w:id="16165" w:author="Rev 3 Allen Wirfs-Brock" w:date="2011-09-09T15:48:00Z">
        <w:del w:id="16166" w:author="Rev 4 Allen Wirfs-Brock" w:date="2011-10-19T16:13:00Z">
          <w:r w:rsidRPr="003B4312" w:rsidDel="00402C31">
            <w:delText>Lex</w:delText>
          </w:r>
          <w:r w:rsidRPr="006B6D0A" w:rsidDel="00402C31">
            <w:delText xml:space="preserve">icallyDeclaredNames </w:delText>
          </w:r>
        </w:del>
      </w:ins>
      <w:ins w:id="16167" w:author="Rev 3 Allen Wirfs-Brock" w:date="2011-09-09T15:47:00Z">
        <w:del w:id="16168" w:author="Rev 4 Allen Wirfs-Brock" w:date="2011-10-19T16:13:00Z">
          <w:r w:rsidRPr="006B6D0A" w:rsidDel="00402C31">
            <w:delText xml:space="preserve">of the production  </w:delText>
          </w:r>
        </w:del>
        <w:r w:rsidRPr="006B6D0A">
          <w:rPr>
            <w:rFonts w:ascii="Times New Roman" w:hAnsi="Times New Roman"/>
            <w:i/>
          </w:rPr>
          <w:t xml:space="preserve">Block </w:t>
        </w:r>
        <w:r w:rsidRPr="00E65A34">
          <w:rPr>
            <w:b/>
          </w:rPr>
          <w:t>:</w:t>
        </w:r>
        <w:r w:rsidRPr="00546435">
          <w:rPr>
            <w:rFonts w:ascii="Times New Roman" w:hAnsi="Times New Roman"/>
            <w:i/>
          </w:rPr>
          <w:t xml:space="preserve"> </w:t>
        </w:r>
        <w:r w:rsidRPr="009C202C">
          <w:rPr>
            <w:rFonts w:ascii="Courier New" w:hAnsi="Courier New"/>
            <w:b/>
          </w:rPr>
          <w:t>{</w:t>
        </w:r>
        <w:r w:rsidRPr="00B820AB">
          <w:t xml:space="preserve"> </w:t>
        </w:r>
        <w:r w:rsidRPr="00675B74">
          <w:rPr>
            <w:rFonts w:ascii="Courier New" w:hAnsi="Courier New"/>
            <w:b/>
          </w:rPr>
          <w:t>}</w:t>
        </w:r>
        <w:r w:rsidRPr="00E77497">
          <w:t xml:space="preserve"> </w:t>
        </w:r>
        <w:del w:id="16169" w:author="Rev 4 Allen Wirfs-Brock" w:date="2011-10-19T16:13:00Z">
          <w:r w:rsidRPr="00E77497" w:rsidDel="00402C31">
            <w:delText>is determined as follows:</w:delText>
          </w:r>
        </w:del>
      </w:ins>
    </w:p>
    <w:p w14:paraId="03D2B23A" w14:textId="77777777" w:rsidR="00FF1DF7" w:rsidRPr="00E77497" w:rsidRDefault="00FF1DF7" w:rsidP="007B6658">
      <w:pPr>
        <w:pStyle w:val="Alg4"/>
        <w:numPr>
          <w:ilvl w:val="0"/>
          <w:numId w:val="473"/>
        </w:numPr>
        <w:spacing w:after="220"/>
        <w:contextualSpacing/>
        <w:rPr>
          <w:ins w:id="16170" w:author="Rev 3 Allen Wirfs-Brock" w:date="2011-09-09T15:47:00Z"/>
        </w:rPr>
      </w:pPr>
      <w:ins w:id="16171" w:author="Rev 3 Allen Wirfs-Brock" w:date="2011-09-09T15:47:00Z">
        <w:r w:rsidRPr="00E77497">
          <w:t>Return a new empty List.</w:t>
        </w:r>
      </w:ins>
    </w:p>
    <w:p w14:paraId="450C0601" w14:textId="77777777" w:rsidR="00050A0E" w:rsidRPr="00E77497" w:rsidDel="00F71D44" w:rsidRDefault="00050A0E" w:rsidP="00050A0E">
      <w:pPr>
        <w:rPr>
          <w:ins w:id="16172" w:author="Rev 4 Allen Wirfs-Brock" w:date="2011-10-19T16:15:00Z"/>
          <w:del w:id="16173" w:author="Rev 8 Allen Wirfs-Brock" w:date="2012-06-01T08:44:00Z"/>
        </w:rPr>
      </w:pPr>
      <w:ins w:id="16174" w:author="Rev 4 Allen Wirfs-Brock" w:date="2011-10-19T16:15:00Z">
        <w:del w:id="16175" w:author="Rev 8 Allen Wirfs-Brock" w:date="2012-06-01T08:44:00Z">
          <w:r w:rsidRPr="00E77497" w:rsidDel="00F71D44">
            <w:rPr>
              <w:rFonts w:ascii="Times New Roman" w:hAnsi="Times New Roman"/>
              <w:i/>
            </w:rPr>
            <w:delText xml:space="preserve">Block </w:delText>
          </w:r>
          <w:r w:rsidRPr="00E77497" w:rsidDel="00F71D44">
            <w:rPr>
              <w:b/>
            </w:rPr>
            <w:delText>:</w:delText>
          </w:r>
          <w:r w:rsidRPr="00E77497" w:rsidDel="00F71D44">
            <w:rPr>
              <w:rFonts w:ascii="Times New Roman" w:hAnsi="Times New Roman"/>
              <w:i/>
            </w:rPr>
            <w:delText xml:space="preserve"> </w:delText>
          </w:r>
          <w:r w:rsidRPr="00E77497" w:rsidDel="00F71D44">
            <w:rPr>
              <w:rFonts w:ascii="Courier New" w:hAnsi="Courier New"/>
              <w:b/>
            </w:rPr>
            <w:delText>{</w:delText>
          </w:r>
          <w:r w:rsidRPr="00E77497" w:rsidDel="00F71D44">
            <w:delText xml:space="preserve"> </w:delText>
          </w:r>
          <w:r w:rsidRPr="00E77497" w:rsidDel="00F71D44">
            <w:rPr>
              <w:rFonts w:ascii="Times New Roman" w:hAnsi="Times New Roman"/>
              <w:i/>
            </w:rPr>
            <w:delText>StatementList</w:delText>
          </w:r>
          <w:r w:rsidRPr="00E77497" w:rsidDel="00F71D44">
            <w:delText xml:space="preserve"> </w:delText>
          </w:r>
          <w:r w:rsidRPr="00E77497" w:rsidDel="00F71D44">
            <w:rPr>
              <w:rFonts w:ascii="Courier New" w:hAnsi="Courier New"/>
              <w:b/>
            </w:rPr>
            <w:delText>}</w:delText>
          </w:r>
        </w:del>
      </w:ins>
    </w:p>
    <w:p w14:paraId="794F3145" w14:textId="77777777" w:rsidR="00050A0E" w:rsidRPr="00E77497" w:rsidDel="00F71D44" w:rsidRDefault="00050A0E" w:rsidP="007B6658">
      <w:pPr>
        <w:pStyle w:val="Alg4"/>
        <w:numPr>
          <w:ilvl w:val="0"/>
          <w:numId w:val="446"/>
        </w:numPr>
        <w:spacing w:after="220"/>
        <w:contextualSpacing/>
        <w:rPr>
          <w:ins w:id="16176" w:author="Rev 4 Allen Wirfs-Brock" w:date="2011-10-19T16:15:00Z"/>
          <w:del w:id="16177" w:author="Rev 8 Allen Wirfs-Brock" w:date="2012-06-01T08:44:00Z"/>
        </w:rPr>
      </w:pPr>
      <w:ins w:id="16178" w:author="Rev 4 Allen Wirfs-Brock" w:date="2011-10-19T16:15:00Z">
        <w:del w:id="16179" w:author="Rev 8 Allen Wirfs-Brock" w:date="2012-06-01T08:44:00Z">
          <w:r w:rsidRPr="00E77497" w:rsidDel="00F71D44">
            <w:delText xml:space="preserve">Return the LexicallyDeclaredNames of </w:delText>
          </w:r>
          <w:r w:rsidRPr="00E77497" w:rsidDel="00F71D44">
            <w:rPr>
              <w:i/>
            </w:rPr>
            <w:delText>StatementListItem</w:delText>
          </w:r>
          <w:r w:rsidRPr="00E77497" w:rsidDel="00F71D44">
            <w:delText>.</w:delText>
          </w:r>
        </w:del>
      </w:ins>
    </w:p>
    <w:p w14:paraId="6E222D42" w14:textId="77777777" w:rsidR="00C42165" w:rsidRPr="00E77497" w:rsidDel="00F71D44" w:rsidRDefault="00C42165" w:rsidP="00C42165">
      <w:pPr>
        <w:rPr>
          <w:ins w:id="16180" w:author="Rev 4 Allen Wirfs-Brock" w:date="2011-10-20T09:19:00Z"/>
          <w:del w:id="16181" w:author="Rev 8 Allen Wirfs-Brock" w:date="2012-06-01T08:45:00Z"/>
        </w:rPr>
      </w:pPr>
      <w:ins w:id="16182" w:author="Rev 4 Allen Wirfs-Brock" w:date="2011-10-20T09:19:00Z">
        <w:del w:id="16183" w:author="Rev 8 Allen Wirfs-Brock" w:date="2012-06-01T08:45:00Z">
          <w:r w:rsidRPr="00E77497" w:rsidDel="00F71D44">
            <w:rPr>
              <w:rFonts w:ascii="Times New Roman" w:hAnsi="Times New Roman"/>
              <w:i/>
            </w:rPr>
            <w:delText xml:space="preserve">StatementList </w:delText>
          </w:r>
          <w:r w:rsidRPr="00E77497" w:rsidDel="00F71D44">
            <w:rPr>
              <w:b/>
            </w:rPr>
            <w:delText>:</w:delText>
          </w:r>
          <w:r w:rsidRPr="00E77497" w:rsidDel="00F71D44">
            <w:rPr>
              <w:rFonts w:ascii="Times New Roman" w:hAnsi="Times New Roman"/>
              <w:i/>
            </w:rPr>
            <w:delText xml:space="preserve"> StatementListItem</w:delText>
          </w:r>
          <w:r w:rsidRPr="00E77497" w:rsidDel="00F71D44">
            <w:delText xml:space="preserve"> </w:delText>
          </w:r>
        </w:del>
      </w:ins>
    </w:p>
    <w:p w14:paraId="302F2D4C" w14:textId="77777777" w:rsidR="00C42165" w:rsidRPr="00E77497" w:rsidDel="00F71D44" w:rsidRDefault="00C42165" w:rsidP="007B6658">
      <w:pPr>
        <w:pStyle w:val="Alg4"/>
        <w:numPr>
          <w:ilvl w:val="0"/>
          <w:numId w:val="498"/>
        </w:numPr>
        <w:spacing w:after="220"/>
        <w:contextualSpacing/>
        <w:rPr>
          <w:ins w:id="16184" w:author="Rev 4 Allen Wirfs-Brock" w:date="2011-10-20T09:19:00Z"/>
          <w:del w:id="16185" w:author="Rev 8 Allen Wirfs-Brock" w:date="2012-06-01T08:45:00Z"/>
        </w:rPr>
      </w:pPr>
      <w:ins w:id="16186" w:author="Rev 4 Allen Wirfs-Brock" w:date="2011-10-20T09:19:00Z">
        <w:del w:id="16187" w:author="Rev 8 Allen Wirfs-Brock" w:date="2012-06-01T08:45:00Z">
          <w:r w:rsidRPr="00E77497" w:rsidDel="00F71D44">
            <w:delText xml:space="preserve">Return the LexicallyDeclaredNames of </w:delText>
          </w:r>
          <w:r w:rsidRPr="00E77497" w:rsidDel="00F71D44">
            <w:rPr>
              <w:i/>
            </w:rPr>
            <w:delText>StatementListItem</w:delText>
          </w:r>
          <w:r w:rsidRPr="00E77497" w:rsidDel="00F71D44">
            <w:delText>.</w:delText>
          </w:r>
        </w:del>
      </w:ins>
    </w:p>
    <w:p w14:paraId="1CE97AE1" w14:textId="77777777" w:rsidR="00CE663B" w:rsidRPr="00E77497" w:rsidRDefault="00CE663B" w:rsidP="00CE663B">
      <w:pPr>
        <w:rPr>
          <w:ins w:id="16188" w:author="Rev 4 Allen Wirfs-Brock" w:date="2011-10-20T09:36:00Z"/>
        </w:rPr>
      </w:pPr>
      <w:ins w:id="16189" w:author="Rev 4 Allen Wirfs-Brock" w:date="2011-10-20T09:36: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ins>
    </w:p>
    <w:p w14:paraId="441BBB0B" w14:textId="77777777" w:rsidR="00CE663B" w:rsidRPr="00E77497" w:rsidRDefault="00CE663B" w:rsidP="007B6658">
      <w:pPr>
        <w:pStyle w:val="Alg4"/>
        <w:numPr>
          <w:ilvl w:val="0"/>
          <w:numId w:val="463"/>
        </w:numPr>
        <w:spacing w:after="220"/>
        <w:contextualSpacing/>
        <w:rPr>
          <w:ins w:id="16190" w:author="Rev 4 Allen Wirfs-Brock" w:date="2011-10-20T09:36:00Z"/>
        </w:rPr>
      </w:pPr>
      <w:ins w:id="16191" w:author="Rev 4 Allen Wirfs-Brock" w:date="2011-10-20T09:36:00Z">
        <w:r w:rsidRPr="00E77497">
          <w:t xml:space="preserve">Let </w:t>
        </w:r>
        <w:r w:rsidRPr="00E77497">
          <w:rPr>
            <w:i/>
          </w:rPr>
          <w:t xml:space="preserve">names </w:t>
        </w:r>
        <w:r w:rsidRPr="00E77497">
          <w:t xml:space="preserve">be LexicallyDeclaredNames of </w:t>
        </w:r>
        <w:r w:rsidRPr="00E77497">
          <w:rPr>
            <w:i/>
          </w:rPr>
          <w:t>StatementList</w:t>
        </w:r>
        <w:r w:rsidRPr="00E77497">
          <w:t>.</w:t>
        </w:r>
      </w:ins>
    </w:p>
    <w:p w14:paraId="76E35C66" w14:textId="77777777" w:rsidR="00CE663B" w:rsidRPr="00E77497" w:rsidRDefault="00CE663B" w:rsidP="007B6658">
      <w:pPr>
        <w:pStyle w:val="Alg4"/>
        <w:numPr>
          <w:ilvl w:val="0"/>
          <w:numId w:val="463"/>
        </w:numPr>
        <w:spacing w:after="220"/>
        <w:contextualSpacing/>
        <w:rPr>
          <w:ins w:id="16192" w:author="Rev 4 Allen Wirfs-Brock" w:date="2011-10-20T09:36:00Z"/>
          <w:rStyle w:val="bnf"/>
          <w:i w:val="0"/>
        </w:rPr>
      </w:pPr>
      <w:ins w:id="16193" w:author="Rev 4 Allen Wirfs-Brock" w:date="2011-10-20T09:36:00Z">
        <w:r w:rsidRPr="00E77497">
          <w:t xml:space="preserve">Append to </w:t>
        </w:r>
        <w:r w:rsidRPr="00E77497">
          <w:rPr>
            <w:i/>
          </w:rPr>
          <w:t>names</w:t>
        </w:r>
        <w:r w:rsidRPr="00E77497">
          <w:t xml:space="preserve"> the elements of the LexicallyDeclaredNames of </w:t>
        </w:r>
        <w:r w:rsidRPr="00E77497">
          <w:rPr>
            <w:i/>
          </w:rPr>
          <w:t>StatementListItem</w:t>
        </w:r>
        <w:r w:rsidRPr="00E77497">
          <w:rPr>
            <w:rStyle w:val="bnf"/>
          </w:rPr>
          <w:t>.</w:t>
        </w:r>
      </w:ins>
    </w:p>
    <w:p w14:paraId="0B5CB93B" w14:textId="77777777" w:rsidR="00CE663B" w:rsidRPr="00E77497" w:rsidRDefault="00CE663B" w:rsidP="007B6658">
      <w:pPr>
        <w:pStyle w:val="Alg4"/>
        <w:numPr>
          <w:ilvl w:val="0"/>
          <w:numId w:val="463"/>
        </w:numPr>
        <w:spacing w:after="220"/>
        <w:contextualSpacing/>
        <w:rPr>
          <w:ins w:id="16194" w:author="Rev 4 Allen Wirfs-Brock" w:date="2011-10-20T09:36:00Z"/>
        </w:rPr>
      </w:pPr>
      <w:ins w:id="16195" w:author="Rev 4 Allen Wirfs-Brock" w:date="2011-10-20T09:36:00Z">
        <w:r w:rsidRPr="00E77497">
          <w:t xml:space="preserve">Return </w:t>
        </w:r>
        <w:r w:rsidRPr="00E77497">
          <w:rPr>
            <w:rStyle w:val="bnf"/>
          </w:rPr>
          <w:t>names</w:t>
        </w:r>
        <w:r w:rsidRPr="00E77497">
          <w:t>.</w:t>
        </w:r>
      </w:ins>
    </w:p>
    <w:p w14:paraId="7F3ACFCA" w14:textId="77777777" w:rsidR="001731CD" w:rsidRPr="00E77497" w:rsidRDefault="001731CD" w:rsidP="001731CD">
      <w:pPr>
        <w:rPr>
          <w:ins w:id="16196" w:author="Rev 4 Allen Wirfs-Brock" w:date="2011-10-20T09:40:00Z"/>
        </w:rPr>
      </w:pPr>
      <w:ins w:id="16197" w:author="Rev 4 Allen Wirfs-Brock" w:date="2011-10-20T09:40:00Z">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ins>
    </w:p>
    <w:p w14:paraId="0E4283E7" w14:textId="77777777" w:rsidR="001731CD" w:rsidRPr="00E77497" w:rsidRDefault="001731CD" w:rsidP="007B6658">
      <w:pPr>
        <w:pStyle w:val="Alg4"/>
        <w:numPr>
          <w:ilvl w:val="0"/>
          <w:numId w:val="598"/>
        </w:numPr>
        <w:spacing w:after="220"/>
        <w:contextualSpacing/>
        <w:rPr>
          <w:ins w:id="16198" w:author="Rev 4 Allen Wirfs-Brock" w:date="2011-10-20T09:40:00Z"/>
        </w:rPr>
      </w:pPr>
      <w:ins w:id="16199" w:author="Rev 4 Allen Wirfs-Brock" w:date="2011-10-20T09:40:00Z">
        <w:r w:rsidRPr="00E77497">
          <w:t>Return a new empty List.</w:t>
        </w:r>
      </w:ins>
    </w:p>
    <w:p w14:paraId="28CAF0CA" w14:textId="77777777" w:rsidR="003A2216" w:rsidRPr="00E77497" w:rsidRDefault="003A2216" w:rsidP="003A2216">
      <w:pPr>
        <w:rPr>
          <w:ins w:id="16200" w:author="Rev 4 Allen Wirfs-Brock" w:date="2011-10-20T09:43:00Z"/>
        </w:rPr>
      </w:pPr>
      <w:ins w:id="16201" w:author="Rev 4 Allen Wirfs-Brock" w:date="2011-10-20T09:43:00Z">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ins>
    </w:p>
    <w:p w14:paraId="0C842DE2" w14:textId="77777777" w:rsidR="003A2216" w:rsidRPr="00E77497" w:rsidRDefault="003A2216" w:rsidP="007B6658">
      <w:pPr>
        <w:pStyle w:val="Alg4"/>
        <w:numPr>
          <w:ilvl w:val="0"/>
          <w:numId w:val="468"/>
        </w:numPr>
        <w:spacing w:after="220"/>
        <w:contextualSpacing/>
        <w:rPr>
          <w:ins w:id="16202" w:author="Rev 4 Allen Wirfs-Brock" w:date="2011-10-20T09:43:00Z"/>
        </w:rPr>
      </w:pPr>
      <w:ins w:id="16203" w:author="Rev 4 Allen Wirfs-Brock" w:date="2011-10-20T09:43:00Z">
        <w:r w:rsidRPr="00E77497">
          <w:t xml:space="preserve">Return the BoundNames of </w:t>
        </w:r>
        <w:r w:rsidRPr="00E77497">
          <w:rPr>
            <w:i/>
          </w:rPr>
          <w:t>Declaration</w:t>
        </w:r>
        <w:r w:rsidRPr="00E77497">
          <w:t>.</w:t>
        </w:r>
      </w:ins>
    </w:p>
    <w:p w14:paraId="45E0E8EE" w14:textId="77777777" w:rsidR="00210077" w:rsidRPr="00E77497" w:rsidRDefault="00210077" w:rsidP="00210077">
      <w:pPr>
        <w:rPr>
          <w:ins w:id="16204" w:author="Rev 4 Allen Wirfs-Brock" w:date="2011-10-19T15:52:00Z"/>
          <w:rFonts w:ascii="Helvetica" w:hAnsi="Helvetica"/>
          <w:b/>
        </w:rPr>
      </w:pPr>
      <w:ins w:id="16205" w:author="Rev 4 Allen Wirfs-Brock" w:date="2011-10-19T15:52:00Z">
        <w:r w:rsidRPr="00E77497">
          <w:rPr>
            <w:rFonts w:ascii="Helvetica" w:hAnsi="Helvetica"/>
            <w:b/>
          </w:rPr>
          <w:t xml:space="preserve">Static Semantics:  </w:t>
        </w:r>
        <w:r w:rsidRPr="00E77497">
          <w:rPr>
            <w:rFonts w:ascii="Helvetica" w:hAnsi="Helvetica"/>
            <w:b/>
            <w:lang w:eastAsia="en-US"/>
          </w:rPr>
          <w:t>VarDeclaredNames</w:t>
        </w:r>
      </w:ins>
    </w:p>
    <w:p w14:paraId="6054C448" w14:textId="77777777" w:rsidR="006A380D" w:rsidRPr="00E77497" w:rsidDel="00F71D44" w:rsidRDefault="006A380D" w:rsidP="006A380D">
      <w:pPr>
        <w:rPr>
          <w:ins w:id="16206" w:author="Rev 4 Allen Wirfs-Brock" w:date="2011-10-19T16:11:00Z"/>
          <w:del w:id="16207" w:author="Rev 8 Allen Wirfs-Brock" w:date="2012-06-01T08:45:00Z"/>
        </w:rPr>
      </w:pPr>
      <w:ins w:id="16208" w:author="Rev 4 Allen Wirfs-Brock" w:date="2011-10-19T16:11:00Z">
        <w:del w:id="16209" w:author="Rev 8 Allen Wirfs-Brock" w:date="2012-06-01T08:45:00Z">
          <w:r w:rsidRPr="00E77497" w:rsidDel="00F71D44">
            <w:rPr>
              <w:rFonts w:ascii="Times New Roman" w:hAnsi="Times New Roman"/>
              <w:i/>
            </w:rPr>
            <w:delText xml:space="preserve">BlockStatement </w:delText>
          </w:r>
          <w:r w:rsidRPr="00E77497" w:rsidDel="00F71D44">
            <w:rPr>
              <w:b/>
            </w:rPr>
            <w:delText>:</w:delText>
          </w:r>
          <w:r w:rsidRPr="00E77497" w:rsidDel="00F71D44">
            <w:rPr>
              <w:rFonts w:ascii="Times New Roman" w:hAnsi="Times New Roman"/>
              <w:i/>
            </w:rPr>
            <w:delText xml:space="preserve"> Block</w:delText>
          </w:r>
          <w:r w:rsidRPr="00E77497" w:rsidDel="00F71D44">
            <w:delText xml:space="preserve"> </w:delText>
          </w:r>
        </w:del>
      </w:ins>
    </w:p>
    <w:p w14:paraId="2EFAE57C" w14:textId="77777777" w:rsidR="006A380D" w:rsidRPr="00E77497" w:rsidDel="00F71D44" w:rsidRDefault="006A380D" w:rsidP="007B6658">
      <w:pPr>
        <w:pStyle w:val="Alg4"/>
        <w:numPr>
          <w:ilvl w:val="0"/>
          <w:numId w:val="474"/>
        </w:numPr>
        <w:spacing w:after="220"/>
        <w:contextualSpacing/>
        <w:rPr>
          <w:ins w:id="16210" w:author="Rev 4 Allen Wirfs-Brock" w:date="2011-10-19T16:11:00Z"/>
          <w:del w:id="16211" w:author="Rev 8 Allen Wirfs-Brock" w:date="2012-06-01T08:45:00Z"/>
        </w:rPr>
      </w:pPr>
      <w:ins w:id="16212" w:author="Rev 4 Allen Wirfs-Brock" w:date="2011-10-19T16:11:00Z">
        <w:del w:id="16213" w:author="Rev 8 Allen Wirfs-Brock" w:date="2012-06-01T08:45:00Z">
          <w:r w:rsidRPr="00E77497" w:rsidDel="00F71D44">
            <w:delText xml:space="preserve">Return the VarDeclaredNames of </w:delText>
          </w:r>
          <w:r w:rsidRPr="00E77497" w:rsidDel="00F71D44">
            <w:rPr>
              <w:i/>
            </w:rPr>
            <w:delText>Block</w:delText>
          </w:r>
          <w:r w:rsidRPr="00E77497" w:rsidDel="00F71D44">
            <w:delText>.</w:delText>
          </w:r>
        </w:del>
      </w:ins>
    </w:p>
    <w:p w14:paraId="6A428C07" w14:textId="77777777" w:rsidR="002135E7" w:rsidRPr="00E77497" w:rsidRDefault="002135E7" w:rsidP="002135E7">
      <w:pPr>
        <w:rPr>
          <w:ins w:id="16214" w:author="Rev 3 Allen Wirfs-Brock" w:date="2011-09-02T10:41:00Z"/>
        </w:rPr>
      </w:pPr>
      <w:ins w:id="16215" w:author="Rev 3 Allen Wirfs-Brock" w:date="2011-09-02T10:41:00Z">
        <w:del w:id="16216" w:author="Rev 4 Allen Wirfs-Brock" w:date="2011-10-19T16:14:00Z">
          <w:r w:rsidRPr="00E77497" w:rsidDel="00402C31">
            <w:delText xml:space="preserve">The VarDeclaredNames of the production  </w:delText>
          </w:r>
        </w:del>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del w:id="16217" w:author="Rev 4 Allen Wirfs-Brock" w:date="2011-10-19T16:14:00Z">
          <w:r w:rsidRPr="00E77497" w:rsidDel="00402C31">
            <w:delText>is determined as follows:</w:delText>
          </w:r>
        </w:del>
      </w:ins>
    </w:p>
    <w:p w14:paraId="1602DB69" w14:textId="77777777" w:rsidR="002135E7" w:rsidRPr="00E77497" w:rsidRDefault="002135E7" w:rsidP="007B6658">
      <w:pPr>
        <w:pStyle w:val="Alg4"/>
        <w:numPr>
          <w:ilvl w:val="0"/>
          <w:numId w:val="568"/>
        </w:numPr>
        <w:spacing w:after="220"/>
        <w:contextualSpacing/>
        <w:rPr>
          <w:ins w:id="16218" w:author="Rev 3 Allen Wirfs-Brock" w:date="2011-09-02T10:41:00Z"/>
        </w:rPr>
      </w:pPr>
      <w:ins w:id="16219" w:author="Rev 3 Allen Wirfs-Brock" w:date="2011-09-02T10:41:00Z">
        <w:r w:rsidRPr="00E77497">
          <w:t xml:space="preserve">Return </w:t>
        </w:r>
      </w:ins>
      <w:ins w:id="16220" w:author="Rev 3 Allen Wirfs-Brock" w:date="2011-09-02T10:42:00Z">
        <w:r w:rsidRPr="00E77497">
          <w:t>a new empty List</w:t>
        </w:r>
      </w:ins>
      <w:ins w:id="16221" w:author="Rev 3 Allen Wirfs-Brock" w:date="2011-09-02T10:41:00Z">
        <w:r w:rsidRPr="00E77497">
          <w:t>.</w:t>
        </w:r>
      </w:ins>
    </w:p>
    <w:p w14:paraId="06A81015" w14:textId="77777777" w:rsidR="000C7947" w:rsidRPr="00E77497" w:rsidDel="00F71D44" w:rsidRDefault="000C7947" w:rsidP="000C7947">
      <w:pPr>
        <w:rPr>
          <w:ins w:id="16222" w:author="Rev 4 Allen Wirfs-Brock" w:date="2011-10-20T09:29:00Z"/>
          <w:del w:id="16223" w:author="Rev 8 Allen Wirfs-Brock" w:date="2012-06-01T08:45:00Z"/>
        </w:rPr>
      </w:pPr>
      <w:ins w:id="16224" w:author="Rev 4 Allen Wirfs-Brock" w:date="2011-10-20T09:29:00Z">
        <w:del w:id="16225" w:author="Rev 8 Allen Wirfs-Brock" w:date="2012-06-01T08:45:00Z">
          <w:r w:rsidRPr="00E77497" w:rsidDel="00F71D44">
            <w:rPr>
              <w:rFonts w:ascii="Times New Roman" w:hAnsi="Times New Roman"/>
              <w:i/>
            </w:rPr>
            <w:delText xml:space="preserve">Block </w:delText>
          </w:r>
          <w:r w:rsidRPr="00E77497" w:rsidDel="00F71D44">
            <w:rPr>
              <w:b/>
            </w:rPr>
            <w:delText>:</w:delText>
          </w:r>
          <w:r w:rsidRPr="00E77497" w:rsidDel="00F71D44">
            <w:rPr>
              <w:rFonts w:ascii="Times New Roman" w:hAnsi="Times New Roman"/>
              <w:i/>
            </w:rPr>
            <w:delText xml:space="preserve"> </w:delText>
          </w:r>
          <w:r w:rsidRPr="00E77497" w:rsidDel="00F71D44">
            <w:rPr>
              <w:rFonts w:ascii="Courier New" w:hAnsi="Courier New"/>
              <w:b/>
            </w:rPr>
            <w:delText>{</w:delText>
          </w:r>
          <w:r w:rsidRPr="00E77497" w:rsidDel="00F71D44">
            <w:delText xml:space="preserve"> </w:delText>
          </w:r>
          <w:r w:rsidRPr="00E77497" w:rsidDel="00F71D44">
            <w:rPr>
              <w:rFonts w:ascii="Times New Roman" w:hAnsi="Times New Roman"/>
              <w:i/>
            </w:rPr>
            <w:delText>StatementList</w:delText>
          </w:r>
          <w:r w:rsidRPr="00E77497" w:rsidDel="00F71D44">
            <w:delText xml:space="preserve"> </w:delText>
          </w:r>
          <w:r w:rsidRPr="00E77497" w:rsidDel="00F71D44">
            <w:rPr>
              <w:rFonts w:ascii="Courier New" w:hAnsi="Courier New"/>
              <w:b/>
            </w:rPr>
            <w:delText>}</w:delText>
          </w:r>
          <w:r w:rsidRPr="00E77497" w:rsidDel="00F71D44">
            <w:delText xml:space="preserve"> </w:delText>
          </w:r>
        </w:del>
      </w:ins>
    </w:p>
    <w:p w14:paraId="787DAD4C" w14:textId="77777777" w:rsidR="000C7947" w:rsidRPr="00E77497" w:rsidDel="00F71D44" w:rsidRDefault="000C7947" w:rsidP="007B6658">
      <w:pPr>
        <w:pStyle w:val="Alg4"/>
        <w:numPr>
          <w:ilvl w:val="0"/>
          <w:numId w:val="597"/>
        </w:numPr>
        <w:spacing w:after="220"/>
        <w:contextualSpacing/>
        <w:rPr>
          <w:ins w:id="16226" w:author="Rev 4 Allen Wirfs-Brock" w:date="2011-10-20T09:29:00Z"/>
          <w:del w:id="16227" w:author="Rev 8 Allen Wirfs-Brock" w:date="2012-06-01T08:45:00Z"/>
        </w:rPr>
      </w:pPr>
      <w:ins w:id="16228" w:author="Rev 4 Allen Wirfs-Brock" w:date="2011-10-20T09:29:00Z">
        <w:del w:id="16229" w:author="Rev 8 Allen Wirfs-Brock" w:date="2012-06-01T08:45:00Z">
          <w:r w:rsidRPr="00E77497" w:rsidDel="00F71D44">
            <w:delText xml:space="preserve">Return the VarDeclaredNames of </w:delText>
          </w:r>
          <w:r w:rsidRPr="00E77497" w:rsidDel="00F71D44">
            <w:rPr>
              <w:i/>
            </w:rPr>
            <w:delText>StatementList</w:delText>
          </w:r>
          <w:r w:rsidRPr="00E77497" w:rsidDel="00F71D44">
            <w:delText>.</w:delText>
          </w:r>
        </w:del>
      </w:ins>
    </w:p>
    <w:p w14:paraId="086E3B3E" w14:textId="77777777" w:rsidR="00C42165" w:rsidRPr="00E77497" w:rsidDel="00F71D44" w:rsidRDefault="00C42165" w:rsidP="00C42165">
      <w:pPr>
        <w:rPr>
          <w:ins w:id="16230" w:author="Rev 4 Allen Wirfs-Brock" w:date="2011-10-20T09:20:00Z"/>
          <w:del w:id="16231" w:author="Rev 8 Allen Wirfs-Brock" w:date="2012-06-01T08:45:00Z"/>
        </w:rPr>
      </w:pPr>
      <w:ins w:id="16232" w:author="Rev 4 Allen Wirfs-Brock" w:date="2011-10-20T09:20:00Z">
        <w:del w:id="16233" w:author="Rev 8 Allen Wirfs-Brock" w:date="2012-06-01T08:45:00Z">
          <w:r w:rsidRPr="00E77497" w:rsidDel="00F71D44">
            <w:rPr>
              <w:rFonts w:ascii="Times New Roman" w:hAnsi="Times New Roman"/>
              <w:i/>
            </w:rPr>
            <w:delText xml:space="preserve">StatementList </w:delText>
          </w:r>
          <w:r w:rsidRPr="00E77497" w:rsidDel="00F71D44">
            <w:rPr>
              <w:b/>
            </w:rPr>
            <w:delText>:</w:delText>
          </w:r>
          <w:r w:rsidRPr="00E77497" w:rsidDel="00F71D44">
            <w:rPr>
              <w:rFonts w:ascii="Times New Roman" w:hAnsi="Times New Roman"/>
              <w:i/>
            </w:rPr>
            <w:delText xml:space="preserve"> StatementListItem</w:delText>
          </w:r>
          <w:r w:rsidRPr="00E77497" w:rsidDel="00F71D44">
            <w:delText xml:space="preserve"> </w:delText>
          </w:r>
        </w:del>
      </w:ins>
    </w:p>
    <w:p w14:paraId="07E36C1B" w14:textId="77777777" w:rsidR="00C42165" w:rsidRPr="00E77497" w:rsidDel="00F71D44" w:rsidRDefault="00C42165" w:rsidP="007B6658">
      <w:pPr>
        <w:pStyle w:val="Alg4"/>
        <w:numPr>
          <w:ilvl w:val="0"/>
          <w:numId w:val="462"/>
        </w:numPr>
        <w:spacing w:after="220"/>
        <w:contextualSpacing/>
        <w:rPr>
          <w:ins w:id="16234" w:author="Rev 4 Allen Wirfs-Brock" w:date="2011-10-20T09:20:00Z"/>
          <w:del w:id="16235" w:author="Rev 8 Allen Wirfs-Brock" w:date="2012-06-01T08:45:00Z"/>
        </w:rPr>
      </w:pPr>
      <w:ins w:id="16236" w:author="Rev 4 Allen Wirfs-Brock" w:date="2011-10-20T09:20:00Z">
        <w:del w:id="16237" w:author="Rev 8 Allen Wirfs-Brock" w:date="2012-06-01T08:45:00Z">
          <w:r w:rsidRPr="00E77497" w:rsidDel="00F71D44">
            <w:delText xml:space="preserve">Return the VarDeclaredNames of </w:delText>
          </w:r>
          <w:r w:rsidRPr="00E77497" w:rsidDel="00F71D44">
            <w:rPr>
              <w:i/>
            </w:rPr>
            <w:delText>StatementListItem</w:delText>
          </w:r>
          <w:r w:rsidRPr="00E77497" w:rsidDel="00F71D44">
            <w:delText>.</w:delText>
          </w:r>
        </w:del>
      </w:ins>
    </w:p>
    <w:p w14:paraId="3AB6EC39" w14:textId="77777777" w:rsidR="00AB4ADD" w:rsidRPr="00E77497" w:rsidRDefault="00AB4ADD" w:rsidP="00AB4ADD">
      <w:pPr>
        <w:rPr>
          <w:ins w:id="16238" w:author="Rev 4 Allen Wirfs-Brock" w:date="2011-10-20T09:38:00Z"/>
        </w:rPr>
      </w:pPr>
      <w:ins w:id="16239" w:author="Rev 4 Allen Wirfs-Brock" w:date="2011-10-20T09:38:00Z">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ins>
    </w:p>
    <w:p w14:paraId="16912B30" w14:textId="77777777" w:rsidR="00AB4ADD" w:rsidRPr="00E77497" w:rsidRDefault="00AB4ADD" w:rsidP="007B6658">
      <w:pPr>
        <w:pStyle w:val="Alg4"/>
        <w:numPr>
          <w:ilvl w:val="0"/>
          <w:numId w:val="464"/>
        </w:numPr>
        <w:spacing w:after="220"/>
        <w:contextualSpacing/>
        <w:rPr>
          <w:ins w:id="16240" w:author="Rev 4 Allen Wirfs-Brock" w:date="2011-10-20T09:38:00Z"/>
        </w:rPr>
      </w:pPr>
      <w:ins w:id="16241" w:author="Rev 4 Allen Wirfs-Brock" w:date="2011-10-20T09:38:00Z">
        <w:r w:rsidRPr="00E77497">
          <w:t xml:space="preserve">Let </w:t>
        </w:r>
        <w:r w:rsidRPr="00E77497">
          <w:rPr>
            <w:i/>
          </w:rPr>
          <w:t xml:space="preserve">names </w:t>
        </w:r>
        <w:r w:rsidRPr="00E77497">
          <w:t xml:space="preserve">be VarDeclaredNames of </w:t>
        </w:r>
        <w:r w:rsidRPr="00E77497">
          <w:rPr>
            <w:i/>
          </w:rPr>
          <w:t>StatementList</w:t>
        </w:r>
        <w:r w:rsidRPr="00E77497">
          <w:t>.</w:t>
        </w:r>
      </w:ins>
    </w:p>
    <w:p w14:paraId="5A329A2A" w14:textId="77777777" w:rsidR="00AB4ADD" w:rsidRPr="00E77497" w:rsidRDefault="00AB4ADD" w:rsidP="007B6658">
      <w:pPr>
        <w:pStyle w:val="Alg4"/>
        <w:numPr>
          <w:ilvl w:val="0"/>
          <w:numId w:val="464"/>
        </w:numPr>
        <w:spacing w:after="220"/>
        <w:contextualSpacing/>
        <w:rPr>
          <w:ins w:id="16242" w:author="Rev 4 Allen Wirfs-Brock" w:date="2011-10-20T09:38:00Z"/>
          <w:rStyle w:val="bnf"/>
          <w:i w:val="0"/>
        </w:rPr>
      </w:pPr>
      <w:ins w:id="16243" w:author="Rev 4 Allen Wirfs-Brock" w:date="2011-10-20T09:38:00Z">
        <w:r w:rsidRPr="00E77497">
          <w:t xml:space="preserve">Append to </w:t>
        </w:r>
        <w:r w:rsidRPr="00E77497">
          <w:rPr>
            <w:i/>
          </w:rPr>
          <w:t>names</w:t>
        </w:r>
        <w:r w:rsidRPr="00E77497">
          <w:t xml:space="preserve"> the elements of the VarDeclaredNames of </w:t>
        </w:r>
        <w:r w:rsidRPr="00E77497">
          <w:rPr>
            <w:i/>
          </w:rPr>
          <w:t>StatementListItem</w:t>
        </w:r>
        <w:r w:rsidRPr="00E77497">
          <w:rPr>
            <w:rStyle w:val="bnf"/>
          </w:rPr>
          <w:t>.</w:t>
        </w:r>
      </w:ins>
    </w:p>
    <w:p w14:paraId="62513345" w14:textId="77777777" w:rsidR="00AB4ADD" w:rsidRPr="00E77497" w:rsidRDefault="00AB4ADD" w:rsidP="007B6658">
      <w:pPr>
        <w:pStyle w:val="Alg4"/>
        <w:numPr>
          <w:ilvl w:val="0"/>
          <w:numId w:val="464"/>
        </w:numPr>
        <w:spacing w:after="220"/>
        <w:contextualSpacing/>
        <w:rPr>
          <w:ins w:id="16244" w:author="Rev 4 Allen Wirfs-Brock" w:date="2011-10-20T09:38:00Z"/>
        </w:rPr>
      </w:pPr>
      <w:ins w:id="16245" w:author="Rev 4 Allen Wirfs-Brock" w:date="2011-10-20T09:38:00Z">
        <w:r w:rsidRPr="00E77497">
          <w:t xml:space="preserve">Return </w:t>
        </w:r>
        <w:r w:rsidRPr="00E77497">
          <w:rPr>
            <w:rStyle w:val="bnf"/>
          </w:rPr>
          <w:t>names</w:t>
        </w:r>
        <w:r w:rsidRPr="00E77497">
          <w:t>.</w:t>
        </w:r>
      </w:ins>
    </w:p>
    <w:p w14:paraId="6028BB20" w14:textId="77777777" w:rsidR="00F678F3" w:rsidRPr="00E77497" w:rsidDel="00F71D44" w:rsidRDefault="00F678F3" w:rsidP="00F678F3">
      <w:pPr>
        <w:rPr>
          <w:ins w:id="16246" w:author="Rev 4 Allen Wirfs-Brock" w:date="2011-10-20T09:41:00Z"/>
          <w:del w:id="16247" w:author="Rev 8 Allen Wirfs-Brock" w:date="2012-06-01T08:45:00Z"/>
        </w:rPr>
      </w:pPr>
      <w:ins w:id="16248" w:author="Rev 4 Allen Wirfs-Brock" w:date="2011-10-20T09:41:00Z">
        <w:del w:id="16249" w:author="Rev 8 Allen Wirfs-Brock" w:date="2012-06-01T08:45:00Z">
          <w:r w:rsidRPr="00E77497" w:rsidDel="00F71D44">
            <w:rPr>
              <w:rFonts w:ascii="Times New Roman" w:hAnsi="Times New Roman"/>
              <w:i/>
            </w:rPr>
            <w:delText xml:space="preserve">StatementListItem </w:delText>
          </w:r>
          <w:r w:rsidRPr="00E77497" w:rsidDel="00F71D44">
            <w:rPr>
              <w:b/>
            </w:rPr>
            <w:delText>:</w:delText>
          </w:r>
          <w:r w:rsidRPr="00E77497" w:rsidDel="00F71D44">
            <w:rPr>
              <w:rFonts w:ascii="Times New Roman" w:hAnsi="Times New Roman"/>
              <w:i/>
            </w:rPr>
            <w:delText xml:space="preserve"> Statement</w:delText>
          </w:r>
          <w:r w:rsidRPr="00E77497" w:rsidDel="00F71D44">
            <w:delText xml:space="preserve"> </w:delText>
          </w:r>
        </w:del>
      </w:ins>
    </w:p>
    <w:p w14:paraId="159FAB65" w14:textId="77777777" w:rsidR="00F678F3" w:rsidRPr="00E77497" w:rsidDel="00F71D44" w:rsidRDefault="00F678F3" w:rsidP="007B6658">
      <w:pPr>
        <w:pStyle w:val="Alg4"/>
        <w:numPr>
          <w:ilvl w:val="0"/>
          <w:numId w:val="528"/>
        </w:numPr>
        <w:spacing w:after="220"/>
        <w:contextualSpacing/>
        <w:rPr>
          <w:ins w:id="16250" w:author="Rev 4 Allen Wirfs-Brock" w:date="2011-10-20T09:41:00Z"/>
          <w:del w:id="16251" w:author="Rev 8 Allen Wirfs-Brock" w:date="2012-06-01T08:45:00Z"/>
        </w:rPr>
      </w:pPr>
      <w:ins w:id="16252" w:author="Rev 4 Allen Wirfs-Brock" w:date="2011-10-20T09:41:00Z">
        <w:del w:id="16253" w:author="Rev 8 Allen Wirfs-Brock" w:date="2012-06-01T08:45:00Z">
          <w:r w:rsidRPr="00E77497" w:rsidDel="00F71D44">
            <w:delText xml:space="preserve">Return the VarDeclaredNames of </w:delText>
          </w:r>
          <w:r w:rsidRPr="00E77497" w:rsidDel="00F71D44">
            <w:rPr>
              <w:i/>
            </w:rPr>
            <w:delText>Statement</w:delText>
          </w:r>
          <w:r w:rsidRPr="00E77497" w:rsidDel="00F71D44">
            <w:delText>.</w:delText>
          </w:r>
        </w:del>
      </w:ins>
    </w:p>
    <w:p w14:paraId="297F0355" w14:textId="77777777" w:rsidR="0028527D" w:rsidRPr="00E77497" w:rsidRDefault="0028527D" w:rsidP="0028527D">
      <w:pPr>
        <w:rPr>
          <w:ins w:id="16254" w:author="Rev 4 Allen Wirfs-Brock" w:date="2011-10-20T09:47:00Z"/>
        </w:rPr>
      </w:pPr>
      <w:ins w:id="16255" w:author="Rev 4 Allen Wirfs-Brock" w:date="2011-10-20T09:47:00Z">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ins>
    </w:p>
    <w:p w14:paraId="08AF8BDB" w14:textId="77777777" w:rsidR="0028527D" w:rsidRPr="00E77497" w:rsidRDefault="0028527D" w:rsidP="007B6658">
      <w:pPr>
        <w:pStyle w:val="Alg4"/>
        <w:numPr>
          <w:ilvl w:val="0"/>
          <w:numId w:val="529"/>
        </w:numPr>
        <w:spacing w:after="220"/>
        <w:contextualSpacing/>
        <w:rPr>
          <w:ins w:id="16256" w:author="Rev 4 Allen Wirfs-Brock" w:date="2011-10-20T09:47:00Z"/>
        </w:rPr>
      </w:pPr>
      <w:ins w:id="16257" w:author="Rev 4 Allen Wirfs-Brock" w:date="2011-10-20T09:47:00Z">
        <w:r w:rsidRPr="00E77497">
          <w:t>Return a new empty List.</w:t>
        </w:r>
      </w:ins>
    </w:p>
    <w:p w14:paraId="5194F7F8" w14:textId="77777777" w:rsidR="0052272C" w:rsidRPr="00E77497" w:rsidRDefault="0052272C" w:rsidP="0052272C">
      <w:pPr>
        <w:pStyle w:val="40"/>
        <w:numPr>
          <w:ilvl w:val="0"/>
          <w:numId w:val="0"/>
        </w:numPr>
        <w:rPr>
          <w:ins w:id="16258" w:author="Rev 4 Allen Wirfs-Brock" w:date="2011-10-20T09:23:00Z"/>
        </w:rPr>
      </w:pPr>
      <w:ins w:id="16259" w:author="Rev 4 Allen Wirfs-Brock" w:date="2011-10-20T09:23:00Z">
        <w:r w:rsidRPr="00E77497">
          <w:t>Runtime Semantics</w:t>
        </w:r>
      </w:ins>
    </w:p>
    <w:p w14:paraId="5AF9D3C3" w14:textId="77777777" w:rsidR="0052272C" w:rsidRPr="00E77497" w:rsidRDefault="0052272C" w:rsidP="0052272C">
      <w:pPr>
        <w:keepNext/>
        <w:rPr>
          <w:ins w:id="16260" w:author="Rev 4 Allen Wirfs-Brock" w:date="2011-10-20T09:23:00Z"/>
          <w:rFonts w:ascii="Helvetica" w:hAnsi="Helvetica"/>
          <w:b/>
        </w:rPr>
      </w:pPr>
      <w:ins w:id="16261" w:author="Rev 4 Allen Wirfs-Brock" w:date="2011-10-20T09:23:00Z">
        <w:r w:rsidRPr="00E77497">
          <w:rPr>
            <w:rFonts w:ascii="Helvetica" w:hAnsi="Helvetica"/>
            <w:b/>
          </w:rPr>
          <w:t xml:space="preserve">Runtime Semantics: </w:t>
        </w:r>
        <w:r w:rsidRPr="00E77497">
          <w:rPr>
            <w:rFonts w:ascii="Helvetica" w:hAnsi="Helvetica"/>
            <w:b/>
            <w:spacing w:val="6"/>
          </w:rPr>
          <w:t>Evaluation</w:t>
        </w:r>
      </w:ins>
    </w:p>
    <w:p w14:paraId="3D3DC48B" w14:textId="77777777" w:rsidR="0052272C" w:rsidRPr="00E77497" w:rsidDel="00F71D44" w:rsidRDefault="0052272C" w:rsidP="0052272C">
      <w:pPr>
        <w:rPr>
          <w:ins w:id="16262" w:author="Rev 4 Allen Wirfs-Brock" w:date="2011-10-20T09:23:00Z"/>
          <w:del w:id="16263" w:author="Rev 8 Allen Wirfs-Brock" w:date="2012-06-01T08:46:00Z"/>
        </w:rPr>
      </w:pPr>
      <w:ins w:id="16264" w:author="Rev 4 Allen Wirfs-Brock" w:date="2011-10-20T09:23:00Z">
        <w:del w:id="16265" w:author="Rev 8 Allen Wirfs-Brock" w:date="2012-06-01T08:46:00Z">
          <w:r w:rsidRPr="00E77497" w:rsidDel="00F71D44">
            <w:rPr>
              <w:rFonts w:ascii="Times New Roman" w:hAnsi="Times New Roman"/>
              <w:i/>
            </w:rPr>
            <w:delText xml:space="preserve">BlockStatement </w:delText>
          </w:r>
          <w:r w:rsidRPr="00E77497" w:rsidDel="00F71D44">
            <w:rPr>
              <w:b/>
            </w:rPr>
            <w:delText>:</w:delText>
          </w:r>
          <w:r w:rsidRPr="00E77497" w:rsidDel="00F71D44">
            <w:rPr>
              <w:rFonts w:ascii="Times New Roman" w:hAnsi="Times New Roman"/>
              <w:i/>
            </w:rPr>
            <w:delText xml:space="preserve"> Block</w:delText>
          </w:r>
          <w:r w:rsidRPr="00E77497" w:rsidDel="00F71D44">
            <w:delText xml:space="preserve"> </w:delText>
          </w:r>
        </w:del>
      </w:ins>
    </w:p>
    <w:p w14:paraId="05A9E722" w14:textId="77777777" w:rsidR="0052272C" w:rsidRPr="00E77497" w:rsidDel="00F71D44" w:rsidRDefault="0052272C" w:rsidP="007B6658">
      <w:pPr>
        <w:pStyle w:val="Alg2"/>
        <w:numPr>
          <w:ilvl w:val="0"/>
          <w:numId w:val="516"/>
        </w:numPr>
        <w:spacing w:after="220"/>
        <w:rPr>
          <w:ins w:id="16266" w:author="Rev 4 Allen Wirfs-Brock" w:date="2011-10-20T09:23:00Z"/>
          <w:del w:id="16267" w:author="Rev 8 Allen Wirfs-Brock" w:date="2012-06-01T08:46:00Z"/>
        </w:rPr>
      </w:pPr>
      <w:ins w:id="16268" w:author="Rev 4 Allen Wirfs-Brock" w:date="2011-10-20T09:23:00Z">
        <w:del w:id="16269" w:author="Rev 8 Allen Wirfs-Brock" w:date="2012-06-01T08:46:00Z">
          <w:r w:rsidRPr="00E77497" w:rsidDel="00F71D44">
            <w:delText xml:space="preserve">Return the result of evaluating </w:delText>
          </w:r>
          <w:r w:rsidRPr="00E77497" w:rsidDel="00F71D44">
            <w:rPr>
              <w:i/>
            </w:rPr>
            <w:delText>Block</w:delText>
          </w:r>
          <w:r w:rsidRPr="00E77497" w:rsidDel="00F71D44">
            <w:delText>.</w:delText>
          </w:r>
        </w:del>
      </w:ins>
    </w:p>
    <w:p w14:paraId="6214C6A3" w14:textId="77777777" w:rsidR="004C02EF" w:rsidRPr="00E77497" w:rsidRDefault="004C02EF" w:rsidP="004C02EF">
      <w:del w:id="16270" w:author="Rev 4 Allen Wirfs-Brock" w:date="2011-10-20T09:30:00Z">
        <w:r w:rsidRPr="00E77497" w:rsidDel="0039011B">
          <w:delText xml:space="preserve">The production </w:delText>
        </w:r>
      </w:del>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rPr>
          <w:b/>
        </w:rPr>
        <w:t xml:space="preserve"> </w:t>
      </w:r>
      <w:del w:id="16271" w:author="Rev 4 Allen Wirfs-Brock" w:date="2011-10-20T09:30:00Z">
        <w:r w:rsidRPr="00E77497" w:rsidDel="0039011B">
          <w:delText>is evaluated as follows:</w:delText>
        </w:r>
      </w:del>
    </w:p>
    <w:p w14:paraId="52153966" w14:textId="77777777" w:rsidR="004C02EF" w:rsidRPr="00E77497" w:rsidRDefault="004C02EF" w:rsidP="007B6658">
      <w:pPr>
        <w:pStyle w:val="Alg2"/>
        <w:numPr>
          <w:ilvl w:val="0"/>
          <w:numId w:val="515"/>
        </w:numPr>
        <w:spacing w:after="220"/>
      </w:pPr>
      <w:r w:rsidRPr="00E77497">
        <w:t xml:space="preserve">Return </w:t>
      </w:r>
      <w:ins w:id="16272" w:author="Rev 6 Allen Wirfs-Brock" w:date="2012-02-26T09:25:00Z">
        <w:r w:rsidR="009D60F6">
          <w:t>NormalCompletion</w:t>
        </w:r>
      </w:ins>
      <w:r w:rsidRPr="00E77497">
        <w:t>(</w:t>
      </w:r>
      <w:del w:id="16273" w:author="Rev 6 Allen Wirfs-Brock" w:date="2012-02-26T09:25:00Z">
        <w:r w:rsidRPr="004712DB" w:rsidDel="009D60F6">
          <w:rPr>
            <w:rFonts w:ascii="Arial" w:hAnsi="Arial" w:cs="Arial"/>
          </w:rPr>
          <w:delText xml:space="preserve">normal, </w:delText>
        </w:r>
      </w:del>
      <w:r w:rsidRPr="004712DB">
        <w:rPr>
          <w:rFonts w:ascii="Arial" w:hAnsi="Arial" w:cs="Arial"/>
        </w:rPr>
        <w:t>empty</w:t>
      </w:r>
      <w:del w:id="16274" w:author="Rev 6 Allen Wirfs-Brock" w:date="2012-02-26T09:25:00Z">
        <w:r w:rsidRPr="00E77497" w:rsidDel="009D60F6">
          <w:delText xml:space="preserve">, </w:delText>
        </w:r>
        <w:r w:rsidRPr="00E77497" w:rsidDel="009D60F6">
          <w:rPr>
            <w:b/>
          </w:rPr>
          <w:delText>empty</w:delText>
        </w:r>
      </w:del>
      <w:r w:rsidRPr="00E77497">
        <w:t>).</w:t>
      </w:r>
    </w:p>
    <w:p w14:paraId="1347E443" w14:textId="77777777" w:rsidR="00201852" w:rsidRPr="00E77497" w:rsidDel="006A380D" w:rsidRDefault="00201852" w:rsidP="00201852">
      <w:pPr>
        <w:rPr>
          <w:ins w:id="16275" w:author="Rev 3 Allen Wirfs-Brock" w:date="2011-08-30T16:23:00Z"/>
          <w:del w:id="16276" w:author="Rev 4 Allen Wirfs-Brock" w:date="2011-10-19T16:10:00Z"/>
        </w:rPr>
      </w:pPr>
      <w:ins w:id="16277" w:author="Rev 3 Allen Wirfs-Brock" w:date="2011-08-30T16:23:00Z">
        <w:del w:id="16278" w:author="Rev 4 Allen Wirfs-Brock" w:date="2011-10-19T16:10:00Z">
          <w:r w:rsidRPr="00E77497" w:rsidDel="006A380D">
            <w:delText xml:space="preserve">The static semantics of the production </w:delText>
          </w:r>
          <w:r w:rsidRPr="00E77497" w:rsidDel="006A380D">
            <w:rPr>
              <w:rFonts w:ascii="Times New Roman" w:hAnsi="Times New Roman"/>
              <w:i/>
            </w:rPr>
            <w:delText xml:space="preserve">Block </w:delText>
          </w:r>
          <w:r w:rsidRPr="00E77497" w:rsidDel="006A380D">
            <w:rPr>
              <w:b/>
            </w:rPr>
            <w:delText>:</w:delText>
          </w:r>
          <w:r w:rsidRPr="00E77497" w:rsidDel="006A380D">
            <w:rPr>
              <w:rFonts w:ascii="Times New Roman" w:hAnsi="Times New Roman"/>
              <w:i/>
            </w:rPr>
            <w:delText xml:space="preserve"> </w:delText>
          </w:r>
          <w:r w:rsidRPr="00E77497" w:rsidDel="006A380D">
            <w:rPr>
              <w:rFonts w:ascii="Courier New" w:hAnsi="Courier New"/>
              <w:b/>
            </w:rPr>
            <w:delText>{</w:delText>
          </w:r>
          <w:r w:rsidRPr="00E77497" w:rsidDel="006A380D">
            <w:delText xml:space="preserve"> </w:delText>
          </w:r>
          <w:r w:rsidRPr="00E77497" w:rsidDel="006A380D">
            <w:rPr>
              <w:rFonts w:ascii="Times New Roman" w:hAnsi="Times New Roman"/>
              <w:i/>
            </w:rPr>
            <w:delText>StatementList</w:delText>
          </w:r>
          <w:r w:rsidRPr="00E77497" w:rsidDel="006A380D">
            <w:delText xml:space="preserve"> </w:delText>
          </w:r>
          <w:r w:rsidRPr="00E77497" w:rsidDel="006A380D">
            <w:rPr>
              <w:rFonts w:ascii="Courier New" w:hAnsi="Courier New"/>
              <w:b/>
            </w:rPr>
            <w:delText>}</w:delText>
          </w:r>
          <w:r w:rsidRPr="00E77497" w:rsidDel="006A380D">
            <w:rPr>
              <w:rStyle w:val="bnf"/>
            </w:rPr>
            <w:delText xml:space="preserve"> </w:delText>
          </w:r>
          <w:r w:rsidRPr="00E77497" w:rsidDel="006A380D">
            <w:delText xml:space="preserve"> are:</w:delText>
          </w:r>
        </w:del>
      </w:ins>
    </w:p>
    <w:p w14:paraId="480C8886" w14:textId="77777777" w:rsidR="00201852" w:rsidRPr="00E77497" w:rsidDel="006A380D" w:rsidRDefault="00201852">
      <w:pPr>
        <w:numPr>
          <w:ilvl w:val="0"/>
          <w:numId w:val="403"/>
        </w:numPr>
        <w:spacing w:after="220"/>
        <w:contextualSpacing/>
        <w:rPr>
          <w:ins w:id="16279" w:author="Rev 3 Allen Wirfs-Brock" w:date="2011-08-30T16:23:00Z"/>
          <w:del w:id="16280" w:author="Rev 4 Allen Wirfs-Brock" w:date="2011-10-19T16:10:00Z"/>
        </w:rPr>
        <w:pPrChange w:id="16281" w:author="Rev 4 Allen Wirfs-Brock" w:date="2011-11-07T12:16:00Z">
          <w:pPr>
            <w:numPr>
              <w:numId w:val="411"/>
            </w:numPr>
            <w:tabs>
              <w:tab w:val="num" w:pos="360"/>
            </w:tabs>
            <w:spacing w:after="220"/>
            <w:ind w:left="360" w:hanging="360"/>
            <w:contextualSpacing/>
          </w:pPr>
        </w:pPrChange>
      </w:pPr>
      <w:ins w:id="16282" w:author="Rev 3 Allen Wirfs-Brock" w:date="2011-08-30T16:23:00Z">
        <w:del w:id="16283" w:author="Rev 4 Allen Wirfs-Brock" w:date="2011-10-19T16:10:00Z">
          <w:r w:rsidRPr="00E77497" w:rsidDel="006A380D">
            <w:delText xml:space="preserve">It is a Syntax Error if </w:delText>
          </w:r>
        </w:del>
      </w:ins>
      <w:ins w:id="16284" w:author="Rev 3 Allen Wirfs-Brock" w:date="2011-09-02T12:34:00Z">
        <w:del w:id="16285" w:author="Rev 4 Allen Wirfs-Brock" w:date="2011-10-19T16:10:00Z">
          <w:r w:rsidR="00530FB8" w:rsidRPr="00E77497" w:rsidDel="006A380D">
            <w:rPr>
              <w:rFonts w:ascii="Times New Roman" w:hAnsi="Times New Roman"/>
              <w:i/>
            </w:rPr>
            <w:delText>StatementList</w:delText>
          </w:r>
          <w:r w:rsidR="00530FB8" w:rsidRPr="00E77497" w:rsidDel="006A380D">
            <w:delText xml:space="preserve"> includes a </w:delText>
          </w:r>
          <w:r w:rsidR="00530FB8" w:rsidRPr="00E77497" w:rsidDel="006A380D">
            <w:rPr>
              <w:rFonts w:ascii="Times New Roman" w:hAnsi="Times New Roman"/>
              <w:i/>
            </w:rPr>
            <w:delText xml:space="preserve">StatementListItem </w:delText>
          </w:r>
          <w:r w:rsidR="00530FB8" w:rsidRPr="00E77497" w:rsidDel="006A380D">
            <w:rPr>
              <w:b/>
            </w:rPr>
            <w:delText>:</w:delText>
          </w:r>
          <w:r w:rsidR="00530FB8" w:rsidRPr="00E77497" w:rsidDel="006A380D">
            <w:rPr>
              <w:rFonts w:ascii="Times New Roman" w:hAnsi="Times New Roman"/>
              <w:i/>
            </w:rPr>
            <w:delText xml:space="preserve"> </w:delText>
          </w:r>
        </w:del>
      </w:ins>
      <w:ins w:id="16286" w:author="Rev 3 Allen Wirfs-Brock" w:date="2011-09-21T09:16:00Z">
        <w:del w:id="16287" w:author="Rev 4 Allen Wirfs-Brock" w:date="2011-10-19T16:10:00Z">
          <w:r w:rsidR="00DD6DD5" w:rsidRPr="00E77497" w:rsidDel="006A380D">
            <w:rPr>
              <w:rFonts w:ascii="Times New Roman" w:hAnsi="Times New Roman"/>
              <w:i/>
            </w:rPr>
            <w:delText xml:space="preserve">Declaration </w:delText>
          </w:r>
          <w:r w:rsidR="00DD6DD5" w:rsidRPr="00E77497" w:rsidDel="006A380D">
            <w:delText>production</w:delText>
          </w:r>
        </w:del>
      </w:ins>
      <w:ins w:id="16288" w:author="Rev 3 Allen Wirfs-Brock" w:date="2011-09-21T09:17:00Z">
        <w:del w:id="16289" w:author="Rev 4 Allen Wirfs-Brock" w:date="2011-10-19T16:10:00Z">
          <w:r w:rsidR="00DD6DD5" w:rsidRPr="00E77497" w:rsidDel="006A380D">
            <w:delText xml:space="preserve"> whose </w:delText>
          </w:r>
          <w:r w:rsidR="00DD6DD5" w:rsidRPr="00E77497" w:rsidDel="006A380D">
            <w:rPr>
              <w:rFonts w:ascii="Times New Roman" w:hAnsi="Times New Roman"/>
              <w:i/>
            </w:rPr>
            <w:delText>Declaration</w:delText>
          </w:r>
          <w:r w:rsidR="00DD6DD5" w:rsidRPr="00E77497" w:rsidDel="006A380D">
            <w:delText xml:space="preserve"> is a</w:delText>
          </w:r>
        </w:del>
      </w:ins>
      <w:ins w:id="16290" w:author="Rev 3 Allen Wirfs-Brock" w:date="2011-09-21T09:18:00Z">
        <w:del w:id="16291" w:author="Rev 4 Allen Wirfs-Brock" w:date="2011-10-19T16:10:00Z">
          <w:r w:rsidR="00DD6DD5" w:rsidRPr="00E77497" w:rsidDel="006A380D">
            <w:delText xml:space="preserve"> </w:delText>
          </w:r>
          <w:r w:rsidR="00DD6DD5" w:rsidRPr="00E77497" w:rsidDel="006A380D">
            <w:rPr>
              <w:rFonts w:ascii="Times New Roman" w:hAnsi="Times New Roman"/>
              <w:i/>
            </w:rPr>
            <w:delText xml:space="preserve">Declaration </w:delText>
          </w:r>
          <w:r w:rsidR="00DD6DD5" w:rsidRPr="00E77497" w:rsidDel="006A380D">
            <w:rPr>
              <w:b/>
            </w:rPr>
            <w:delText>:</w:delText>
          </w:r>
        </w:del>
      </w:ins>
      <w:ins w:id="16292" w:author="Rev 3 Allen Wirfs-Brock" w:date="2011-09-21T09:17:00Z">
        <w:del w:id="16293" w:author="Rev 4 Allen Wirfs-Brock" w:date="2011-10-19T16:10:00Z">
          <w:r w:rsidR="00DD6DD5" w:rsidRPr="00E77497" w:rsidDel="006A380D">
            <w:delText xml:space="preserve"> </w:delText>
          </w:r>
        </w:del>
      </w:ins>
      <w:ins w:id="16294" w:author="Rev 3 Allen Wirfs-Brock" w:date="2011-09-02T12:34:00Z">
        <w:del w:id="16295" w:author="Rev 4 Allen Wirfs-Brock" w:date="2011-10-19T16:10:00Z">
          <w:r w:rsidR="00530FB8" w:rsidRPr="00E77497" w:rsidDel="006A380D">
            <w:rPr>
              <w:rFonts w:ascii="Times New Roman" w:hAnsi="Times New Roman"/>
              <w:i/>
            </w:rPr>
            <w:delText>FunctionDeclaration</w:delText>
          </w:r>
          <w:r w:rsidR="00530FB8" w:rsidRPr="00E77497" w:rsidDel="006A380D">
            <w:delText xml:space="preserve"> </w:delText>
          </w:r>
        </w:del>
      </w:ins>
      <w:ins w:id="16296" w:author="Rev 3 Allen Wirfs-Brock" w:date="2011-09-02T12:35:00Z">
        <w:del w:id="16297" w:author="Rev 4 Allen Wirfs-Brock" w:date="2011-10-19T16:10:00Z">
          <w:r w:rsidR="00530FB8" w:rsidRPr="00E77497" w:rsidDel="006A380D">
            <w:delText xml:space="preserve">production  and </w:delText>
          </w:r>
        </w:del>
      </w:ins>
      <w:ins w:id="16298" w:author="Rev 3 Allen Wirfs-Brock" w:date="2011-08-30T16:23:00Z">
        <w:del w:id="16299" w:author="Rev 4 Allen Wirfs-Brock" w:date="2011-10-19T16:10:00Z">
          <w:r w:rsidRPr="00E77497" w:rsidDel="006A380D">
            <w:delText>th</w:delText>
          </w:r>
        </w:del>
      </w:ins>
      <w:ins w:id="16300" w:author="Rev 3 Allen Wirfs-Brock" w:date="2011-09-01T16:56:00Z">
        <w:del w:id="16301" w:author="Rev 4 Allen Wirfs-Brock" w:date="2011-10-19T16:10:00Z">
          <w:r w:rsidR="00495EA6" w:rsidRPr="00E77497" w:rsidDel="006A380D">
            <w:delText xml:space="preserve">e </w:delText>
          </w:r>
        </w:del>
      </w:ins>
      <w:ins w:id="16302" w:author="Rev 3 Allen Wirfs-Brock" w:date="2011-09-01T16:50:00Z">
        <w:del w:id="16303" w:author="Rev 4 Allen Wirfs-Brock" w:date="2011-10-19T16:10:00Z">
          <w:r w:rsidR="00495EA6" w:rsidRPr="00E77497" w:rsidDel="006A380D">
            <w:delText xml:space="preserve">source code matching this </w:delText>
          </w:r>
        </w:del>
      </w:ins>
      <w:ins w:id="16304" w:author="Rev 3 Allen Wirfs-Brock" w:date="2011-09-02T12:35:00Z">
        <w:del w:id="16305" w:author="Rev 4 Allen Wirfs-Brock" w:date="2011-10-19T16:10:00Z">
          <w:r w:rsidR="00530FB8" w:rsidRPr="00E77497" w:rsidDel="006A380D">
            <w:rPr>
              <w:rFonts w:ascii="Times New Roman" w:hAnsi="Times New Roman"/>
              <w:i/>
            </w:rPr>
            <w:delText xml:space="preserve">Block </w:delText>
          </w:r>
        </w:del>
      </w:ins>
      <w:ins w:id="16306" w:author="Rev 3 Allen Wirfs-Brock" w:date="2011-08-30T16:23:00Z">
        <w:del w:id="16307" w:author="Rev 4 Allen Wirfs-Brock" w:date="2011-10-19T16:10:00Z">
          <w:r w:rsidRPr="00E77497" w:rsidDel="006A380D">
            <w:delText>producti</w:delText>
          </w:r>
          <w:r w:rsidR="00530FB8" w:rsidRPr="00E77497" w:rsidDel="006A380D">
            <w:delText>on is not contained in extended code.</w:delText>
          </w:r>
        </w:del>
      </w:ins>
    </w:p>
    <w:p w14:paraId="23DE60A3" w14:textId="77777777" w:rsidR="00495EA6" w:rsidRPr="00E77497" w:rsidDel="006A380D" w:rsidRDefault="00495EA6">
      <w:pPr>
        <w:numPr>
          <w:ilvl w:val="0"/>
          <w:numId w:val="403"/>
        </w:numPr>
        <w:spacing w:after="220"/>
        <w:contextualSpacing/>
        <w:rPr>
          <w:ins w:id="16308" w:author="Rev 3 Allen Wirfs-Brock" w:date="2011-09-01T16:59:00Z"/>
          <w:del w:id="16309" w:author="Rev 4 Allen Wirfs-Brock" w:date="2011-10-19T16:10:00Z"/>
        </w:rPr>
        <w:pPrChange w:id="16310" w:author="Rev 4 Allen Wirfs-Brock" w:date="2011-11-07T12:16:00Z">
          <w:pPr>
            <w:numPr>
              <w:numId w:val="411"/>
            </w:numPr>
            <w:tabs>
              <w:tab w:val="num" w:pos="360"/>
            </w:tabs>
            <w:spacing w:after="220"/>
            <w:ind w:left="360" w:hanging="360"/>
            <w:contextualSpacing/>
          </w:pPr>
        </w:pPrChange>
      </w:pPr>
      <w:ins w:id="16311" w:author="Rev 3 Allen Wirfs-Brock" w:date="2011-09-01T16:56:00Z">
        <w:del w:id="16312" w:author="Rev 4 Allen Wirfs-Brock" w:date="2011-10-19T16:10:00Z">
          <w:r w:rsidRPr="00E77497" w:rsidDel="006A380D">
            <w:delText>It is a Syntax Error if</w:delText>
          </w:r>
        </w:del>
      </w:ins>
      <w:ins w:id="16313" w:author="Rev 3 Allen Wirfs-Brock" w:date="2011-09-01T16:58:00Z">
        <w:del w:id="16314" w:author="Rev 4 Allen Wirfs-Brock" w:date="2011-10-19T16:10:00Z">
          <w:r w:rsidR="00F0398D" w:rsidRPr="00E77497" w:rsidDel="006A380D">
            <w:delText xml:space="preserve"> </w:delText>
          </w:r>
        </w:del>
      </w:ins>
      <w:ins w:id="16315" w:author="Rev 3 Allen Wirfs-Brock" w:date="2011-09-01T16:59:00Z">
        <w:del w:id="16316" w:author="Rev 4 Allen Wirfs-Brock" w:date="2011-10-19T16:10:00Z">
          <w:r w:rsidR="00F0398D" w:rsidRPr="00E77497" w:rsidDel="006A380D">
            <w:delText xml:space="preserve">the LexicallyDeclaredNames of </w:delText>
          </w:r>
        </w:del>
      </w:ins>
      <w:ins w:id="16317" w:author="Rev 3 Allen Wirfs-Brock" w:date="2011-09-01T17:00:00Z">
        <w:del w:id="16318" w:author="Rev 4 Allen Wirfs-Brock" w:date="2011-10-19T16:10:00Z">
          <w:r w:rsidR="00F0398D" w:rsidRPr="00E77497" w:rsidDel="006A380D">
            <w:rPr>
              <w:rFonts w:ascii="Times New Roman" w:hAnsi="Times New Roman"/>
              <w:i/>
            </w:rPr>
            <w:delText>StatementList</w:delText>
          </w:r>
        </w:del>
      </w:ins>
      <w:ins w:id="16319" w:author="Rev 3 Allen Wirfs-Brock" w:date="2011-09-01T16:59:00Z">
        <w:del w:id="16320" w:author="Rev 4 Allen Wirfs-Brock" w:date="2011-10-19T16:10:00Z">
          <w:r w:rsidR="00F0398D" w:rsidRPr="00E77497" w:rsidDel="006A380D">
            <w:delText xml:space="preserve"> contains any duplicate entires.</w:delText>
          </w:r>
        </w:del>
      </w:ins>
    </w:p>
    <w:p w14:paraId="252E0C88" w14:textId="77777777" w:rsidR="00F0398D" w:rsidRPr="00E77497" w:rsidDel="006A380D" w:rsidRDefault="00F0398D">
      <w:pPr>
        <w:numPr>
          <w:ilvl w:val="0"/>
          <w:numId w:val="403"/>
        </w:numPr>
        <w:spacing w:after="220"/>
        <w:rPr>
          <w:ins w:id="16321" w:author="Rev 3 Allen Wirfs-Brock" w:date="2011-08-30T16:23:00Z"/>
          <w:del w:id="16322" w:author="Rev 4 Allen Wirfs-Brock" w:date="2011-10-19T16:10:00Z"/>
        </w:rPr>
        <w:pPrChange w:id="16323" w:author="Rev 4 Allen Wirfs-Brock" w:date="2011-11-07T12:16:00Z">
          <w:pPr>
            <w:numPr>
              <w:numId w:val="411"/>
            </w:numPr>
            <w:tabs>
              <w:tab w:val="num" w:pos="360"/>
            </w:tabs>
            <w:spacing w:after="220"/>
            <w:ind w:left="360" w:hanging="360"/>
          </w:pPr>
        </w:pPrChange>
      </w:pPr>
      <w:ins w:id="16324" w:author="Rev 3 Allen Wirfs-Brock" w:date="2011-09-01T17:02:00Z">
        <w:del w:id="16325" w:author="Rev 4 Allen Wirfs-Brock" w:date="2011-10-19T16:10:00Z">
          <w:r w:rsidRPr="00E77497" w:rsidDel="006A380D">
            <w:delText xml:space="preserve">It is a Syntax Error if </w:delText>
          </w:r>
        </w:del>
      </w:ins>
      <w:ins w:id="16326" w:author="Rev 3 Allen Wirfs-Brock" w:date="2011-09-01T17:03:00Z">
        <w:del w:id="16327" w:author="Rev 4 Allen Wirfs-Brock" w:date="2011-10-19T16:10:00Z">
          <w:r w:rsidRPr="00E77497" w:rsidDel="006A380D">
            <w:delText xml:space="preserve">any element of </w:delText>
          </w:r>
        </w:del>
      </w:ins>
      <w:ins w:id="16328" w:author="Rev 3 Allen Wirfs-Brock" w:date="2011-09-01T17:02:00Z">
        <w:del w:id="16329" w:author="Rev 4 Allen Wirfs-Brock" w:date="2011-10-19T16:10:00Z">
          <w:r w:rsidRPr="00E77497" w:rsidDel="006A380D">
            <w:delText xml:space="preserve">the LexicallyDeclaredNames of </w:delText>
          </w:r>
          <w:r w:rsidRPr="00E77497" w:rsidDel="006A380D">
            <w:rPr>
              <w:rFonts w:ascii="Times New Roman" w:hAnsi="Times New Roman"/>
              <w:i/>
            </w:rPr>
            <w:delText>StatementList</w:delText>
          </w:r>
          <w:r w:rsidRPr="00E77497" w:rsidDel="006A380D">
            <w:delText xml:space="preserve"> </w:delText>
          </w:r>
        </w:del>
      </w:ins>
      <w:ins w:id="16330" w:author="Rev 3 Allen Wirfs-Brock" w:date="2011-09-01T17:03:00Z">
        <w:del w:id="16331" w:author="Rev 4 Allen Wirfs-Brock" w:date="2011-10-19T16:10:00Z">
          <w:r w:rsidRPr="00E77497" w:rsidDel="006A380D">
            <w:delText>also occurs in the VarDeclaredNames</w:delText>
          </w:r>
        </w:del>
      </w:ins>
      <w:ins w:id="16332" w:author="Rev 3 Allen Wirfs-Brock" w:date="2011-09-01T17:02:00Z">
        <w:del w:id="16333" w:author="Rev 4 Allen Wirfs-Brock" w:date="2011-10-19T16:10:00Z">
          <w:r w:rsidRPr="00E77497" w:rsidDel="006A380D">
            <w:delText xml:space="preserve"> </w:delText>
          </w:r>
        </w:del>
      </w:ins>
      <w:ins w:id="16334" w:author="Rev 3 Allen Wirfs-Brock" w:date="2011-09-01T17:04:00Z">
        <w:del w:id="16335" w:author="Rev 4 Allen Wirfs-Brock" w:date="2011-10-19T16:10:00Z">
          <w:r w:rsidRPr="00E77497" w:rsidDel="006A380D">
            <w:delText xml:space="preserve">of </w:delText>
          </w:r>
          <w:r w:rsidRPr="00E77497" w:rsidDel="006A380D">
            <w:rPr>
              <w:rFonts w:ascii="Times New Roman" w:hAnsi="Times New Roman"/>
              <w:i/>
            </w:rPr>
            <w:delText>StatementList</w:delText>
          </w:r>
        </w:del>
      </w:ins>
      <w:ins w:id="16336" w:author="Rev 3 Allen Wirfs-Brock" w:date="2011-09-01T17:02:00Z">
        <w:del w:id="16337" w:author="Rev 4 Allen Wirfs-Brock" w:date="2011-10-19T16:10:00Z">
          <w:r w:rsidRPr="00E77497" w:rsidDel="006A380D">
            <w:delText>.</w:delText>
          </w:r>
        </w:del>
      </w:ins>
    </w:p>
    <w:p w14:paraId="72A38389" w14:textId="77777777" w:rsidR="005C44D8" w:rsidRPr="00E77497" w:rsidDel="00050A0E" w:rsidRDefault="005C44D8" w:rsidP="005C44D8">
      <w:pPr>
        <w:rPr>
          <w:ins w:id="16338" w:author="Rev 3 Allen Wirfs-Brock" w:date="2011-09-03T19:02:00Z"/>
          <w:del w:id="16339" w:author="Rev 4 Allen Wirfs-Brock" w:date="2011-10-19T16:14:00Z"/>
        </w:rPr>
      </w:pPr>
      <w:ins w:id="16340" w:author="Rev 3 Allen Wirfs-Brock" w:date="2011-09-03T19:02:00Z">
        <w:del w:id="16341" w:author="Rev 4 Allen Wirfs-Brock" w:date="2011-10-19T16:14:00Z">
          <w:r w:rsidRPr="00E77497" w:rsidDel="00050A0E">
            <w:delText xml:space="preserve">The LexicallyDeclaredNames of the production  </w:delText>
          </w:r>
          <w:r w:rsidRPr="00E77497" w:rsidDel="00050A0E">
            <w:rPr>
              <w:rFonts w:ascii="Times New Roman" w:hAnsi="Times New Roman"/>
              <w:i/>
            </w:rPr>
            <w:delText xml:space="preserve">Block </w:delText>
          </w:r>
          <w:r w:rsidRPr="00E77497" w:rsidDel="00050A0E">
            <w:rPr>
              <w:b/>
            </w:rPr>
            <w:delText>:</w:delText>
          </w:r>
          <w:r w:rsidRPr="00E77497" w:rsidDel="00050A0E">
            <w:rPr>
              <w:rFonts w:ascii="Times New Roman" w:hAnsi="Times New Roman"/>
              <w:i/>
            </w:rPr>
            <w:delText xml:space="preserve"> </w:delText>
          </w:r>
          <w:r w:rsidRPr="00E77497" w:rsidDel="00050A0E">
            <w:rPr>
              <w:rFonts w:ascii="Courier New" w:hAnsi="Courier New"/>
              <w:b/>
            </w:rPr>
            <w:delText>{</w:delText>
          </w:r>
          <w:r w:rsidRPr="00E77497" w:rsidDel="00050A0E">
            <w:delText xml:space="preserve"> </w:delText>
          </w:r>
          <w:r w:rsidRPr="00E77497" w:rsidDel="00050A0E">
            <w:rPr>
              <w:rFonts w:ascii="Times New Roman" w:hAnsi="Times New Roman"/>
              <w:i/>
            </w:rPr>
            <w:delText>StatementList</w:delText>
          </w:r>
          <w:r w:rsidRPr="00E77497" w:rsidDel="00050A0E">
            <w:delText xml:space="preserve"> </w:delText>
          </w:r>
          <w:r w:rsidRPr="00E77497" w:rsidDel="00050A0E">
            <w:rPr>
              <w:rFonts w:ascii="Courier New" w:hAnsi="Courier New"/>
              <w:b/>
            </w:rPr>
            <w:delText>}</w:delText>
          </w:r>
          <w:r w:rsidRPr="00E77497" w:rsidDel="00050A0E">
            <w:delText>is determined as follows:</w:delText>
          </w:r>
        </w:del>
      </w:ins>
    </w:p>
    <w:p w14:paraId="05FA1F93" w14:textId="77777777" w:rsidR="005C44D8" w:rsidRPr="00E77497" w:rsidDel="00050A0E" w:rsidRDefault="005C44D8">
      <w:pPr>
        <w:pStyle w:val="Alg4"/>
        <w:numPr>
          <w:ilvl w:val="0"/>
          <w:numId w:val="446"/>
        </w:numPr>
        <w:spacing w:after="220"/>
        <w:contextualSpacing/>
        <w:rPr>
          <w:ins w:id="16342" w:author="Rev 3 Allen Wirfs-Brock" w:date="2011-09-03T19:02:00Z"/>
          <w:del w:id="16343" w:author="Rev 4 Allen Wirfs-Brock" w:date="2011-10-19T16:14:00Z"/>
        </w:rPr>
        <w:pPrChange w:id="16344" w:author="Rev 4 Allen Wirfs-Brock" w:date="2011-11-07T12:16:00Z">
          <w:pPr>
            <w:pStyle w:val="Alg4"/>
            <w:numPr>
              <w:numId w:val="473"/>
            </w:numPr>
            <w:tabs>
              <w:tab w:val="num" w:pos="360"/>
            </w:tabs>
            <w:spacing w:after="220"/>
            <w:ind w:left="360" w:hanging="360"/>
            <w:contextualSpacing/>
          </w:pPr>
        </w:pPrChange>
      </w:pPr>
      <w:ins w:id="16345" w:author="Rev 3 Allen Wirfs-Brock" w:date="2011-09-03T19:02:00Z">
        <w:del w:id="16346" w:author="Rev 4 Allen Wirfs-Brock" w:date="2011-10-19T16:14:00Z">
          <w:r w:rsidRPr="00E77497" w:rsidDel="00050A0E">
            <w:delText xml:space="preserve">Return the LexicallyDeclaredNames of </w:delText>
          </w:r>
          <w:r w:rsidRPr="00E77497" w:rsidDel="00050A0E">
            <w:rPr>
              <w:i/>
            </w:rPr>
            <w:delText>StatementListItem</w:delText>
          </w:r>
          <w:r w:rsidRPr="00E77497" w:rsidDel="00050A0E">
            <w:delText>.</w:delText>
          </w:r>
        </w:del>
      </w:ins>
    </w:p>
    <w:p w14:paraId="679A072B" w14:textId="77777777" w:rsidR="002135E7" w:rsidRPr="00E77497" w:rsidDel="000C7947" w:rsidRDefault="005C44D8" w:rsidP="002135E7">
      <w:pPr>
        <w:rPr>
          <w:ins w:id="16347" w:author="Rev 3 Allen Wirfs-Brock" w:date="2011-09-02T10:40:00Z"/>
          <w:del w:id="16348" w:author="Rev 4 Allen Wirfs-Brock" w:date="2011-10-20T09:29:00Z"/>
        </w:rPr>
      </w:pPr>
      <w:ins w:id="16349" w:author="Rev 3 Allen Wirfs-Brock" w:date="2011-09-03T19:02:00Z">
        <w:del w:id="16350" w:author="Rev 4 Allen Wirfs-Brock" w:date="2011-10-20T09:29:00Z">
          <w:r w:rsidRPr="00E77497" w:rsidDel="000C7947">
            <w:delText>T</w:delText>
          </w:r>
        </w:del>
      </w:ins>
      <w:ins w:id="16351" w:author="Rev 3 Allen Wirfs-Brock" w:date="2011-09-02T10:40:00Z">
        <w:del w:id="16352" w:author="Rev 4 Allen Wirfs-Brock" w:date="2011-10-20T09:29:00Z">
          <w:r w:rsidR="002135E7" w:rsidRPr="00E77497" w:rsidDel="000C7947">
            <w:delText xml:space="preserve">he VarDeclaredNames of the production  </w:delText>
          </w:r>
          <w:r w:rsidR="002135E7" w:rsidRPr="00E77497" w:rsidDel="000C7947">
            <w:rPr>
              <w:rFonts w:ascii="Times New Roman" w:hAnsi="Times New Roman"/>
              <w:i/>
            </w:rPr>
            <w:delText xml:space="preserve">Block </w:delText>
          </w:r>
          <w:r w:rsidR="002135E7" w:rsidRPr="00E77497" w:rsidDel="000C7947">
            <w:rPr>
              <w:b/>
            </w:rPr>
            <w:delText>:</w:delText>
          </w:r>
          <w:r w:rsidR="002135E7" w:rsidRPr="00E77497" w:rsidDel="000C7947">
            <w:rPr>
              <w:rFonts w:ascii="Times New Roman" w:hAnsi="Times New Roman"/>
              <w:i/>
            </w:rPr>
            <w:delText xml:space="preserve"> </w:delText>
          </w:r>
          <w:r w:rsidR="002135E7" w:rsidRPr="00E77497" w:rsidDel="000C7947">
            <w:rPr>
              <w:rFonts w:ascii="Courier New" w:hAnsi="Courier New"/>
              <w:b/>
            </w:rPr>
            <w:delText>{</w:delText>
          </w:r>
          <w:r w:rsidR="002135E7" w:rsidRPr="00E77497" w:rsidDel="000C7947">
            <w:delText xml:space="preserve"> </w:delText>
          </w:r>
          <w:r w:rsidR="002135E7" w:rsidRPr="00E77497" w:rsidDel="000C7947">
            <w:rPr>
              <w:rFonts w:ascii="Times New Roman" w:hAnsi="Times New Roman"/>
              <w:i/>
            </w:rPr>
            <w:delText>StatementList</w:delText>
          </w:r>
          <w:r w:rsidR="002135E7" w:rsidRPr="00E77497" w:rsidDel="000C7947">
            <w:delText xml:space="preserve"> </w:delText>
          </w:r>
          <w:r w:rsidR="002135E7" w:rsidRPr="00E77497" w:rsidDel="000C7947">
            <w:rPr>
              <w:rFonts w:ascii="Courier New" w:hAnsi="Courier New"/>
              <w:b/>
            </w:rPr>
            <w:delText>}</w:delText>
          </w:r>
          <w:r w:rsidR="002135E7" w:rsidRPr="00E77497" w:rsidDel="000C7947">
            <w:delText xml:space="preserve"> is determined as follows:</w:delText>
          </w:r>
        </w:del>
      </w:ins>
    </w:p>
    <w:p w14:paraId="1B11E260" w14:textId="77777777" w:rsidR="00F0398D" w:rsidRPr="00E77497" w:rsidDel="000C7947" w:rsidRDefault="002135E7">
      <w:pPr>
        <w:pStyle w:val="Alg4"/>
        <w:numPr>
          <w:ilvl w:val="0"/>
          <w:numId w:val="474"/>
        </w:numPr>
        <w:spacing w:after="220"/>
        <w:contextualSpacing/>
        <w:rPr>
          <w:ins w:id="16353" w:author="Rev 3 Allen Wirfs-Brock" w:date="2011-09-01T17:08:00Z"/>
          <w:del w:id="16354" w:author="Rev 4 Allen Wirfs-Brock" w:date="2011-10-20T09:29:00Z"/>
        </w:rPr>
        <w:pPrChange w:id="16355" w:author="Rev 4 Allen Wirfs-Brock" w:date="2011-11-07T12:16:00Z">
          <w:pPr>
            <w:pStyle w:val="Alg4"/>
            <w:numPr>
              <w:numId w:val="504"/>
            </w:numPr>
            <w:tabs>
              <w:tab w:val="num" w:pos="360"/>
            </w:tabs>
            <w:spacing w:after="220"/>
            <w:ind w:left="360" w:hanging="360"/>
            <w:contextualSpacing/>
          </w:pPr>
        </w:pPrChange>
      </w:pPr>
      <w:ins w:id="16356" w:author="Rev 3 Allen Wirfs-Brock" w:date="2011-09-02T10:40:00Z">
        <w:del w:id="16357" w:author="Rev 4 Allen Wirfs-Brock" w:date="2011-10-20T09:29:00Z">
          <w:r w:rsidRPr="00E77497" w:rsidDel="000C7947">
            <w:delText xml:space="preserve">Return the VarDeclaredNames of </w:delText>
          </w:r>
          <w:r w:rsidRPr="00E77497" w:rsidDel="000C7947">
            <w:rPr>
              <w:i/>
            </w:rPr>
            <w:delText>Statement</w:delText>
          </w:r>
        </w:del>
      </w:ins>
      <w:ins w:id="16358" w:author="Rev 3 Allen Wirfs-Brock" w:date="2011-09-02T10:41:00Z">
        <w:del w:id="16359" w:author="Rev 4 Allen Wirfs-Brock" w:date="2011-10-20T09:29:00Z">
          <w:r w:rsidRPr="00E77497" w:rsidDel="000C7947">
            <w:rPr>
              <w:i/>
            </w:rPr>
            <w:delText>List</w:delText>
          </w:r>
        </w:del>
      </w:ins>
      <w:ins w:id="16360" w:author="Rev 3 Allen Wirfs-Brock" w:date="2011-09-02T10:40:00Z">
        <w:del w:id="16361" w:author="Rev 4 Allen Wirfs-Brock" w:date="2011-10-20T09:29:00Z">
          <w:r w:rsidRPr="00E77497" w:rsidDel="000C7947">
            <w:delText>.</w:delText>
          </w:r>
        </w:del>
      </w:ins>
    </w:p>
    <w:p w14:paraId="182649FB" w14:textId="77777777" w:rsidR="004C02EF" w:rsidRPr="00E77497" w:rsidRDefault="004C02EF" w:rsidP="004C02EF">
      <w:del w:id="16362" w:author="Rev 4 Allen Wirfs-Brock" w:date="2011-10-20T09:30:00Z">
        <w:r w:rsidRPr="00E77497" w:rsidDel="0039011B">
          <w:delText xml:space="preserve">The production </w:delText>
        </w:r>
      </w:del>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del w:id="16363" w:author="Rev 4 Allen Wirfs-Brock" w:date="2011-10-20T09:30:00Z">
        <w:r w:rsidRPr="00E77497" w:rsidDel="0039011B">
          <w:delText>is evaluated as follows:</w:delText>
        </w:r>
      </w:del>
    </w:p>
    <w:p w14:paraId="0FF0D224" w14:textId="77777777" w:rsidR="000E330C" w:rsidRPr="00E77497" w:rsidRDefault="000E330C" w:rsidP="007B6658">
      <w:pPr>
        <w:pStyle w:val="Alg2"/>
        <w:numPr>
          <w:ilvl w:val="0"/>
          <w:numId w:val="106"/>
        </w:numPr>
        <w:spacing w:after="220"/>
        <w:contextualSpacing/>
        <w:rPr>
          <w:ins w:id="16364" w:author="Rev 3 Allen Wirfs-Brock" w:date="2011-08-30T16:41:00Z"/>
        </w:rPr>
      </w:pPr>
      <w:ins w:id="16365" w:author="Rev 3 Allen Wirfs-Brock" w:date="2011-08-30T16:41:00Z">
        <w:r w:rsidRPr="00E77497">
          <w:t xml:space="preserve">Let </w:t>
        </w:r>
        <w:r w:rsidRPr="00E77497">
          <w:rPr>
            <w:i/>
          </w:rPr>
          <w:t>oldEnv</w:t>
        </w:r>
        <w:r w:rsidRPr="00E77497">
          <w:t xml:space="preserve"> be the </w:t>
        </w:r>
        <w:del w:id="16366" w:author="Rev 7 Allen Wirfs-Brock" w:date="2012-05-02T10:44:00Z">
          <w:r w:rsidRPr="00E77497" w:rsidDel="000D5AB9">
            <w:delText>running</w:delText>
          </w:r>
        </w:del>
      </w:ins>
      <w:ins w:id="16367" w:author="Rev 7 Allen Wirfs-Brock" w:date="2012-05-02T10:44:00Z">
        <w:del w:id="16368" w:author="Rev 8 Allen Wirfs-Brock" w:date="2012-06-13T15:59:00Z">
          <w:r w:rsidR="000D5AB9" w:rsidDel="00B33FB4">
            <w:delText>current</w:delText>
          </w:r>
        </w:del>
      </w:ins>
      <w:ins w:id="16369" w:author="Rev 8 Allen Wirfs-Brock" w:date="2012-06-13T15:59:00Z">
        <w:r w:rsidR="00B33FB4">
          <w:t>running</w:t>
        </w:r>
      </w:ins>
      <w:ins w:id="16370" w:author="Rev 3 Allen Wirfs-Brock" w:date="2011-08-30T16:41:00Z">
        <w:r w:rsidRPr="00E77497">
          <w:t xml:space="preserve"> execution context’s LexicalEnvironment.</w:t>
        </w:r>
      </w:ins>
    </w:p>
    <w:p w14:paraId="24BA6C26" w14:textId="77777777" w:rsidR="000E330C" w:rsidRPr="00E77497" w:rsidRDefault="000E330C" w:rsidP="007B6658">
      <w:pPr>
        <w:pStyle w:val="Alg2"/>
        <w:numPr>
          <w:ilvl w:val="0"/>
          <w:numId w:val="106"/>
        </w:numPr>
        <w:spacing w:after="220"/>
        <w:contextualSpacing/>
        <w:rPr>
          <w:ins w:id="16371" w:author="Rev 3 Allen Wirfs-Brock" w:date="2011-08-30T16:41:00Z"/>
        </w:rPr>
      </w:pPr>
      <w:ins w:id="16372" w:author="Rev 3 Allen Wirfs-Brock" w:date="2011-08-30T16:42:00Z">
        <w:r w:rsidRPr="00E77497">
          <w:t xml:space="preserve">Let </w:t>
        </w:r>
        <w:r w:rsidRPr="00E77497">
          <w:rPr>
            <w:i/>
          </w:rPr>
          <w:t>blockEnv</w:t>
        </w:r>
        <w:r w:rsidRPr="00E77497">
          <w:t xml:space="preserve"> be the result of calling NewDeclarativeEnvironment passing </w:t>
        </w:r>
        <w:r w:rsidRPr="00E77497">
          <w:rPr>
            <w:i/>
          </w:rPr>
          <w:t>oldEnv</w:t>
        </w:r>
        <w:r w:rsidRPr="00E77497">
          <w:t xml:space="preserve"> as the argument.</w:t>
        </w:r>
      </w:ins>
    </w:p>
    <w:p w14:paraId="1ED3A2B5" w14:textId="77777777" w:rsidR="000E330C" w:rsidRPr="00E77497" w:rsidRDefault="000E330C" w:rsidP="007B6658">
      <w:pPr>
        <w:pStyle w:val="Alg2"/>
        <w:numPr>
          <w:ilvl w:val="0"/>
          <w:numId w:val="106"/>
        </w:numPr>
        <w:spacing w:after="220"/>
        <w:contextualSpacing/>
        <w:rPr>
          <w:ins w:id="16373" w:author="Rev 3 Allen Wirfs-Brock" w:date="2011-08-30T16:43:00Z"/>
        </w:rPr>
      </w:pPr>
      <w:ins w:id="16374" w:author="Rev 3 Allen Wirfs-Brock" w:date="2011-08-30T16:43:00Z">
        <w:r w:rsidRPr="00E77497">
          <w:t xml:space="preserve">Perform Block Declaration Instantiation using </w:t>
        </w:r>
        <w:r w:rsidRPr="00E77497">
          <w:rPr>
            <w:i/>
          </w:rPr>
          <w:t>StatementList</w:t>
        </w:r>
      </w:ins>
      <w:ins w:id="16375" w:author="Rev 3 Allen Wirfs-Brock" w:date="2011-09-09T13:04:00Z">
        <w:r w:rsidR="004851C4" w:rsidRPr="00E77497">
          <w:t xml:space="preserve"> and</w:t>
        </w:r>
      </w:ins>
      <w:ins w:id="16376" w:author="Rev 3 Allen Wirfs-Brock" w:date="2011-08-30T16:43:00Z">
        <w:r w:rsidRPr="00E77497">
          <w:t xml:space="preserve"> </w:t>
        </w:r>
        <w:r w:rsidRPr="00E77497">
          <w:rPr>
            <w:i/>
          </w:rPr>
          <w:t>blockEnv</w:t>
        </w:r>
      </w:ins>
      <w:ins w:id="16377" w:author="Rev 3 Allen Wirfs-Brock" w:date="2011-09-09T13:25:00Z">
        <w:r w:rsidR="00DD7BE8" w:rsidRPr="00E77497">
          <w:t>.</w:t>
        </w:r>
      </w:ins>
    </w:p>
    <w:p w14:paraId="3815B65F" w14:textId="77777777" w:rsidR="00F411F6" w:rsidRPr="00E77497" w:rsidDel="00C479AB" w:rsidRDefault="00F411F6" w:rsidP="00C7794D">
      <w:pPr>
        <w:pStyle w:val="Alg2"/>
        <w:spacing w:after="220"/>
        <w:contextualSpacing/>
        <w:rPr>
          <w:ins w:id="16378" w:author="Rev 3 Allen Wirfs-Brock" w:date="2011-09-10T12:06:00Z"/>
          <w:del w:id="16379" w:author="Rev 4 Allen Wirfs-Brock" w:date="2011-10-04T16:35:00Z"/>
        </w:rPr>
      </w:pPr>
      <w:ins w:id="16380" w:author="Rev 3 Allen Wirfs-Brock" w:date="2011-09-10T12:06:00Z">
        <w:del w:id="16381" w:author="Rev 4 Allen Wirfs-Brock" w:date="2011-10-04T16:35:00Z">
          <w:r w:rsidRPr="00E77497" w:rsidDel="00C479AB">
            <w:delText xml:space="preserve">For each element </w:delText>
          </w:r>
          <w:r w:rsidRPr="00E77497" w:rsidDel="00C479AB">
            <w:rPr>
              <w:i/>
            </w:rPr>
            <w:delText>param</w:delText>
          </w:r>
          <w:r w:rsidRPr="00E77497" w:rsidDel="00C479AB">
            <w:delText xml:space="preserve">, of </w:delText>
          </w:r>
          <w:r w:rsidRPr="00E77497" w:rsidDel="00C479AB">
            <w:rPr>
              <w:i/>
            </w:rPr>
            <w:delText>formals</w:delText>
          </w:r>
          <w:r w:rsidRPr="00E77497" w:rsidDel="00C479AB">
            <w:delText>,</w:delText>
          </w:r>
        </w:del>
      </w:ins>
    </w:p>
    <w:p w14:paraId="34023254" w14:textId="77777777" w:rsidR="00F411F6" w:rsidRPr="00E77497" w:rsidDel="00C479AB" w:rsidRDefault="00F411F6" w:rsidP="00C7794D">
      <w:pPr>
        <w:pStyle w:val="Alg2"/>
        <w:spacing w:after="220"/>
        <w:ind w:left="1080"/>
        <w:contextualSpacing/>
        <w:rPr>
          <w:ins w:id="16382" w:author="Rev 3 Allen Wirfs-Brock" w:date="2011-09-10T12:07:00Z"/>
          <w:del w:id="16383" w:author="Rev 4 Allen Wirfs-Brock" w:date="2011-10-04T16:35:00Z"/>
        </w:rPr>
      </w:pPr>
      <w:ins w:id="16384" w:author="Rev 3 Allen Wirfs-Brock" w:date="2011-09-10T12:07:00Z">
        <w:del w:id="16385" w:author="Rev 4 Allen Wirfs-Brock" w:date="2011-10-04T16:35:00Z">
          <w:r w:rsidRPr="00E77497" w:rsidDel="00C479AB">
            <w:delText xml:space="preserve">Let </w:delText>
          </w:r>
          <w:r w:rsidRPr="00E77497" w:rsidDel="00C479AB">
            <w:rPr>
              <w:i/>
            </w:rPr>
            <w:delText>value</w:delText>
          </w:r>
          <w:r w:rsidRPr="00E77497" w:rsidDel="00C479AB">
            <w:delText xml:space="preserve"> be the </w:delText>
          </w:r>
        </w:del>
      </w:ins>
      <w:ins w:id="16386" w:author="Rev 3 Allen Wirfs-Brock" w:date="2011-09-10T12:08:00Z">
        <w:del w:id="16387" w:author="Rev 4 Allen Wirfs-Brock" w:date="2011-10-04T16:35:00Z">
          <w:r w:rsidRPr="00E77497" w:rsidDel="00C479AB">
            <w:delText xml:space="preserve">positionally </w:delText>
          </w:r>
        </w:del>
      </w:ins>
      <w:ins w:id="16388" w:author="Rev 3 Allen Wirfs-Brock" w:date="2011-09-10T12:07:00Z">
        <w:del w:id="16389" w:author="Rev 4 Allen Wirfs-Brock" w:date="2011-10-04T16:35:00Z">
          <w:r w:rsidRPr="00E77497" w:rsidDel="00C479AB">
            <w:delText xml:space="preserve">corresponding elment of </w:delText>
          </w:r>
          <w:r w:rsidRPr="00E77497" w:rsidDel="00C479AB">
            <w:rPr>
              <w:i/>
            </w:rPr>
            <w:delText>arguments</w:delText>
          </w:r>
          <w:r w:rsidRPr="00E77497" w:rsidDel="00C479AB">
            <w:delText>.</w:delText>
          </w:r>
        </w:del>
      </w:ins>
    </w:p>
    <w:p w14:paraId="535195DC" w14:textId="77777777" w:rsidR="00F411F6" w:rsidRPr="00E77497" w:rsidDel="00C479AB" w:rsidRDefault="00F411F6" w:rsidP="00C7794D">
      <w:pPr>
        <w:pStyle w:val="Alg2"/>
        <w:spacing w:after="220"/>
        <w:ind w:left="1080"/>
        <w:contextualSpacing/>
        <w:rPr>
          <w:ins w:id="16390" w:author="Rev 3 Allen Wirfs-Brock" w:date="2011-09-10T12:08:00Z"/>
          <w:del w:id="16391" w:author="Rev 4 Allen Wirfs-Brock" w:date="2011-10-04T16:36:00Z"/>
        </w:rPr>
      </w:pPr>
      <w:ins w:id="16392" w:author="Rev 3 Allen Wirfs-Brock" w:date="2011-09-10T12:09:00Z">
        <w:del w:id="16393" w:author="Rev 4 Allen Wirfs-Brock" w:date="2011-10-04T16:35:00Z">
          <w:r w:rsidRPr="00E77497" w:rsidDel="00C479AB">
            <w:delText xml:space="preserve">Call </w:delText>
          </w:r>
          <w:r w:rsidR="00DD5563" w:rsidRPr="00E77497" w:rsidDel="00C479AB">
            <w:rPr>
              <w:i/>
            </w:rPr>
            <w:delText>blockEnv</w:delText>
          </w:r>
          <w:r w:rsidRPr="00E77497" w:rsidDel="00C479AB">
            <w:delText xml:space="preserve">’s InitializeBinding concrete method passing </w:delText>
          </w:r>
        </w:del>
      </w:ins>
      <w:ins w:id="16394" w:author="Rev 3 Allen Wirfs-Brock" w:date="2011-09-10T12:10:00Z">
        <w:del w:id="16395" w:author="Rev 4 Allen Wirfs-Brock" w:date="2011-10-04T16:35:00Z">
          <w:r w:rsidR="00DD5563" w:rsidRPr="00E77497" w:rsidDel="00C479AB">
            <w:rPr>
              <w:i/>
            </w:rPr>
            <w:delText>param</w:delText>
          </w:r>
        </w:del>
      </w:ins>
      <w:ins w:id="16396" w:author="Rev 3 Allen Wirfs-Brock" w:date="2011-09-10T12:09:00Z">
        <w:del w:id="16397" w:author="Rev 4 Allen Wirfs-Brock" w:date="2011-10-04T16:35:00Z">
          <w:r w:rsidRPr="00E77497" w:rsidDel="00C479AB">
            <w:delText xml:space="preserve">, and </w:delText>
          </w:r>
        </w:del>
      </w:ins>
      <w:ins w:id="16398" w:author="Rev 3 Allen Wirfs-Brock" w:date="2011-09-10T12:10:00Z">
        <w:del w:id="16399" w:author="Rev 4 Allen Wirfs-Brock" w:date="2011-10-04T16:35:00Z">
          <w:r w:rsidR="00DA6D22" w:rsidRPr="00E77497" w:rsidDel="00C479AB">
            <w:rPr>
              <w:i/>
            </w:rPr>
            <w:delText>value</w:delText>
          </w:r>
          <w:r w:rsidR="00DA6D22" w:rsidRPr="00E77497" w:rsidDel="00C479AB">
            <w:delText xml:space="preserve"> </w:delText>
          </w:r>
        </w:del>
      </w:ins>
      <w:ins w:id="16400" w:author="Rev 3 Allen Wirfs-Brock" w:date="2011-09-10T12:09:00Z">
        <w:del w:id="16401" w:author="Rev 4 Allen Wirfs-Brock" w:date="2011-10-04T16:35:00Z">
          <w:r w:rsidRPr="00E77497" w:rsidDel="00C479AB">
            <w:delText>as the arguments.</w:delText>
          </w:r>
        </w:del>
      </w:ins>
    </w:p>
    <w:p w14:paraId="7BEEEE7D" w14:textId="77777777" w:rsidR="00C479AB" w:rsidRPr="00E77497" w:rsidRDefault="00C479AB" w:rsidP="007B6658">
      <w:pPr>
        <w:pStyle w:val="Alg2"/>
        <w:numPr>
          <w:ilvl w:val="0"/>
          <w:numId w:val="106"/>
        </w:numPr>
        <w:spacing w:after="220"/>
        <w:contextualSpacing/>
        <w:rPr>
          <w:ins w:id="16402" w:author="Rev 4 Allen Wirfs-Brock" w:date="2011-10-04T16:36:00Z"/>
        </w:rPr>
      </w:pPr>
      <w:ins w:id="16403" w:author="Rev 4 Allen Wirfs-Brock" w:date="2011-10-04T16:36:00Z">
        <w:r w:rsidRPr="00E77497">
          <w:t xml:space="preserve">Set the </w:t>
        </w:r>
        <w:del w:id="16404" w:author="Rev 7 Allen Wirfs-Brock" w:date="2012-05-02T10:45:00Z">
          <w:r w:rsidRPr="00E77497" w:rsidDel="000D5AB9">
            <w:delText>running</w:delText>
          </w:r>
        </w:del>
      </w:ins>
      <w:ins w:id="16405" w:author="Rev 7 Allen Wirfs-Brock" w:date="2012-05-02T10:45:00Z">
        <w:del w:id="16406" w:author="Rev 8 Allen Wirfs-Brock" w:date="2012-06-13T15:59:00Z">
          <w:r w:rsidR="000D5AB9" w:rsidDel="00B33FB4">
            <w:delText>current</w:delText>
          </w:r>
        </w:del>
      </w:ins>
      <w:ins w:id="16407" w:author="Rev 8 Allen Wirfs-Brock" w:date="2012-06-13T15:59:00Z">
        <w:r w:rsidR="00B33FB4">
          <w:t>running</w:t>
        </w:r>
      </w:ins>
      <w:ins w:id="16408" w:author="Rev 4 Allen Wirfs-Brock" w:date="2011-10-04T16:36:00Z">
        <w:r w:rsidRPr="00E77497">
          <w:t xml:space="preserve"> execution context’s LexicalEnvironment to </w:t>
        </w:r>
        <w:r w:rsidRPr="00E77497">
          <w:rPr>
            <w:i/>
          </w:rPr>
          <w:t>blockEnv</w:t>
        </w:r>
        <w:r w:rsidRPr="00E77497">
          <w:t>.</w:t>
        </w:r>
      </w:ins>
    </w:p>
    <w:p w14:paraId="18401BE3" w14:textId="77777777" w:rsidR="000E330C" w:rsidRPr="00E77497" w:rsidRDefault="000E330C" w:rsidP="007B6658">
      <w:pPr>
        <w:pStyle w:val="Alg2"/>
        <w:numPr>
          <w:ilvl w:val="0"/>
          <w:numId w:val="106"/>
        </w:numPr>
        <w:spacing w:after="220"/>
        <w:contextualSpacing/>
        <w:rPr>
          <w:ins w:id="16409" w:author="Rev 3 Allen Wirfs-Brock" w:date="2011-08-30T16:44:00Z"/>
        </w:rPr>
      </w:pPr>
      <w:ins w:id="16410" w:author="Rev 3 Allen Wirfs-Brock" w:date="2011-08-30T16:45:00Z">
        <w:r w:rsidRPr="00E77497">
          <w:t xml:space="preserve">Let </w:t>
        </w:r>
        <w:r w:rsidRPr="00E77497">
          <w:rPr>
            <w:i/>
          </w:rPr>
          <w:t>blockValue</w:t>
        </w:r>
        <w:r w:rsidRPr="00E77497">
          <w:t xml:space="preserve"> be </w:t>
        </w:r>
      </w:ins>
      <w:r w:rsidR="00F30646" w:rsidRPr="00E77497">
        <w:t xml:space="preserve">the result of evaluating </w:t>
      </w:r>
      <w:r w:rsidR="00F30646" w:rsidRPr="00E77497">
        <w:rPr>
          <w:i/>
        </w:rPr>
        <w:t>StatementList</w:t>
      </w:r>
      <w:r w:rsidR="00F30646" w:rsidRPr="00E77497">
        <w:t>.</w:t>
      </w:r>
    </w:p>
    <w:p w14:paraId="6E7A8B49" w14:textId="77777777" w:rsidR="000E330C" w:rsidRPr="00E77497" w:rsidRDefault="00F30646" w:rsidP="007B6658">
      <w:pPr>
        <w:pStyle w:val="Alg2"/>
        <w:numPr>
          <w:ilvl w:val="0"/>
          <w:numId w:val="106"/>
        </w:numPr>
        <w:spacing w:after="220"/>
        <w:contextualSpacing/>
        <w:rPr>
          <w:ins w:id="16411" w:author="Rev 3 Allen Wirfs-Brock" w:date="2011-08-30T16:40:00Z"/>
        </w:rPr>
      </w:pPr>
      <w:ins w:id="16412" w:author="Rev 3 Allen Wirfs-Brock" w:date="2011-08-30T16:46:00Z">
        <w:r w:rsidRPr="00E77497">
          <w:t xml:space="preserve">Set the </w:t>
        </w:r>
        <w:del w:id="16413" w:author="Rev 7 Allen Wirfs-Brock" w:date="2012-05-02T10:45:00Z">
          <w:r w:rsidRPr="00E77497" w:rsidDel="000D5AB9">
            <w:delText>running</w:delText>
          </w:r>
        </w:del>
      </w:ins>
      <w:ins w:id="16414" w:author="Rev 7 Allen Wirfs-Brock" w:date="2012-05-02T10:45:00Z">
        <w:del w:id="16415" w:author="Rev 8 Allen Wirfs-Brock" w:date="2012-06-13T15:59:00Z">
          <w:r w:rsidR="000D5AB9" w:rsidDel="00B33FB4">
            <w:delText>current</w:delText>
          </w:r>
        </w:del>
      </w:ins>
      <w:ins w:id="16416" w:author="Rev 8 Allen Wirfs-Brock" w:date="2012-06-13T15:59:00Z">
        <w:r w:rsidR="00B33FB4">
          <w:t>running</w:t>
        </w:r>
      </w:ins>
      <w:ins w:id="16417" w:author="Rev 3 Allen Wirfs-Brock" w:date="2011-08-30T16:46:00Z">
        <w:r w:rsidRPr="00E77497">
          <w:t xml:space="preserve"> execution context’s LexicalEnvironment to </w:t>
        </w:r>
        <w:r w:rsidRPr="00E77497">
          <w:rPr>
            <w:i/>
          </w:rPr>
          <w:t>oldEnv</w:t>
        </w:r>
        <w:r w:rsidRPr="00E77497">
          <w:t>.</w:t>
        </w:r>
      </w:ins>
    </w:p>
    <w:p w14:paraId="6E3E55B8" w14:textId="77777777" w:rsidR="00F14B7C" w:rsidRPr="00E77497" w:rsidRDefault="004C02EF" w:rsidP="007B6658">
      <w:pPr>
        <w:pStyle w:val="Alg2"/>
        <w:numPr>
          <w:ilvl w:val="0"/>
          <w:numId w:val="106"/>
        </w:numPr>
        <w:spacing w:after="220"/>
        <w:rPr>
          <w:ins w:id="16418" w:author="Rev 3 Allen Wirfs-Brock" w:date="2011-09-02T08:59:00Z"/>
        </w:rPr>
      </w:pPr>
      <w:r w:rsidRPr="00E77497">
        <w:t xml:space="preserve">Return </w:t>
      </w:r>
      <w:ins w:id="16419" w:author="Rev 3 Allen Wirfs-Brock" w:date="2011-08-30T16:48:00Z">
        <w:r w:rsidR="00F30646" w:rsidRPr="00E77497">
          <w:rPr>
            <w:i/>
          </w:rPr>
          <w:t>blockValue</w:t>
        </w:r>
      </w:ins>
      <w:r w:rsidRPr="00E77497">
        <w:t>.</w:t>
      </w:r>
    </w:p>
    <w:p w14:paraId="686B6AC1" w14:textId="77777777" w:rsidR="00AB30FE" w:rsidRPr="00E77497" w:rsidRDefault="00AB30FE" w:rsidP="00AB30FE">
      <w:pPr>
        <w:pStyle w:val="Note"/>
        <w:rPr>
          <w:ins w:id="16420" w:author="Rev 3 Allen Wirfs-Brock" w:date="2011-09-09T13:45:00Z"/>
        </w:rPr>
      </w:pPr>
      <w:ins w:id="16421" w:author="Rev 3 Allen Wirfs-Brock" w:date="2011-09-09T13:45:00Z">
        <w:r w:rsidRPr="00E77497">
          <w:t>NOTE</w:t>
        </w:r>
        <w:r w:rsidRPr="00E77497">
          <w:tab/>
          <w:t xml:space="preserve">No matter how control leaves the </w:t>
        </w:r>
        <w:r w:rsidRPr="00E77497">
          <w:rPr>
            <w:rStyle w:val="bnf"/>
          </w:rPr>
          <w:t>Block</w:t>
        </w:r>
        <w:r w:rsidRPr="00E77497">
          <w:t xml:space="preserve"> the LexicalEnvironment is always restored to its former state.</w:t>
        </w:r>
      </w:ins>
    </w:p>
    <w:p w14:paraId="7BEB5224" w14:textId="77777777" w:rsidR="00F14B7C" w:rsidRPr="00E77497" w:rsidDel="00C42165" w:rsidRDefault="00F14B7C" w:rsidP="00F14B7C">
      <w:pPr>
        <w:rPr>
          <w:ins w:id="16422" w:author="Rev 3 Allen Wirfs-Brock" w:date="2011-09-02T09:00:00Z"/>
          <w:del w:id="16423" w:author="Rev 4 Allen Wirfs-Brock" w:date="2011-10-20T09:19:00Z"/>
        </w:rPr>
      </w:pPr>
      <w:ins w:id="16424" w:author="Rev 3 Allen Wirfs-Brock" w:date="2011-09-02T09:00:00Z">
        <w:del w:id="16425" w:author="Rev 4 Allen Wirfs-Brock" w:date="2011-10-20T09:19:00Z">
          <w:r w:rsidRPr="00E77497" w:rsidDel="00C42165">
            <w:delText xml:space="preserve">The LexicallyDeclaredNames of the production  </w:delText>
          </w:r>
          <w:r w:rsidRPr="00E77497" w:rsidDel="00C42165">
            <w:rPr>
              <w:rFonts w:ascii="Times New Roman" w:hAnsi="Times New Roman"/>
              <w:i/>
            </w:rPr>
            <w:delText xml:space="preserve">StatementList </w:delText>
          </w:r>
          <w:r w:rsidRPr="00E77497" w:rsidDel="00C42165">
            <w:rPr>
              <w:b/>
            </w:rPr>
            <w:delText>:</w:delText>
          </w:r>
          <w:r w:rsidRPr="00E77497" w:rsidDel="00C42165">
            <w:rPr>
              <w:rFonts w:ascii="Times New Roman" w:hAnsi="Times New Roman"/>
              <w:i/>
            </w:rPr>
            <w:delText xml:space="preserve"> StatementListItem</w:delText>
          </w:r>
          <w:r w:rsidRPr="00E77497" w:rsidDel="00C42165">
            <w:delText xml:space="preserve"> is determined as follows:</w:delText>
          </w:r>
        </w:del>
      </w:ins>
    </w:p>
    <w:p w14:paraId="0DBB1BBA" w14:textId="77777777" w:rsidR="00F14B7C" w:rsidRPr="00E77497" w:rsidDel="00C42165" w:rsidRDefault="00F14B7C">
      <w:pPr>
        <w:pStyle w:val="Alg4"/>
        <w:numPr>
          <w:ilvl w:val="0"/>
          <w:numId w:val="498"/>
        </w:numPr>
        <w:spacing w:after="220"/>
        <w:contextualSpacing/>
        <w:rPr>
          <w:ins w:id="16426" w:author="Rev 3 Allen Wirfs-Brock" w:date="2011-09-02T09:00:00Z"/>
          <w:del w:id="16427" w:author="Rev 4 Allen Wirfs-Brock" w:date="2011-10-20T09:19:00Z"/>
        </w:rPr>
        <w:pPrChange w:id="16428" w:author="Rev 4 Allen Wirfs-Brock" w:date="2011-11-07T12:16:00Z">
          <w:pPr>
            <w:pStyle w:val="Alg4"/>
            <w:numPr>
              <w:numId w:val="528"/>
            </w:numPr>
            <w:tabs>
              <w:tab w:val="num" w:pos="360"/>
            </w:tabs>
            <w:spacing w:after="220"/>
            <w:ind w:left="360" w:hanging="360"/>
            <w:contextualSpacing/>
          </w:pPr>
        </w:pPrChange>
      </w:pPr>
      <w:ins w:id="16429" w:author="Rev 3 Allen Wirfs-Brock" w:date="2011-09-02T09:00:00Z">
        <w:del w:id="16430" w:author="Rev 4 Allen Wirfs-Brock" w:date="2011-10-20T09:19:00Z">
          <w:r w:rsidRPr="00E77497" w:rsidDel="00C42165">
            <w:delText>Return</w:delText>
          </w:r>
        </w:del>
      </w:ins>
      <w:ins w:id="16431" w:author="Rev 3 Allen Wirfs-Brock" w:date="2011-09-02T09:02:00Z">
        <w:del w:id="16432" w:author="Rev 4 Allen Wirfs-Brock" w:date="2011-10-20T09:19:00Z">
          <w:r w:rsidRPr="00E77497" w:rsidDel="00C42165">
            <w:delText xml:space="preserve"> the</w:delText>
          </w:r>
        </w:del>
      </w:ins>
      <w:ins w:id="16433" w:author="Rev 3 Allen Wirfs-Brock" w:date="2011-09-02T09:00:00Z">
        <w:del w:id="16434" w:author="Rev 4 Allen Wirfs-Brock" w:date="2011-10-20T09:19:00Z">
          <w:r w:rsidRPr="00E77497" w:rsidDel="00C42165">
            <w:delText xml:space="preserve"> </w:delText>
          </w:r>
        </w:del>
      </w:ins>
      <w:ins w:id="16435" w:author="Rev 3 Allen Wirfs-Brock" w:date="2011-09-02T09:01:00Z">
        <w:del w:id="16436" w:author="Rev 4 Allen Wirfs-Brock" w:date="2011-10-20T09:19:00Z">
          <w:r w:rsidRPr="00E77497" w:rsidDel="00C42165">
            <w:delText xml:space="preserve">LexicallyDeclaredNames </w:delText>
          </w:r>
        </w:del>
      </w:ins>
      <w:ins w:id="16437" w:author="Rev 3 Allen Wirfs-Brock" w:date="2011-09-02T09:00:00Z">
        <w:del w:id="16438" w:author="Rev 4 Allen Wirfs-Brock" w:date="2011-10-20T09:19:00Z">
          <w:r w:rsidRPr="00E77497" w:rsidDel="00C42165">
            <w:delText xml:space="preserve">of </w:delText>
          </w:r>
        </w:del>
      </w:ins>
      <w:ins w:id="16439" w:author="Rev 3 Allen Wirfs-Brock" w:date="2011-09-02T09:01:00Z">
        <w:del w:id="16440" w:author="Rev 4 Allen Wirfs-Brock" w:date="2011-10-20T09:19:00Z">
          <w:r w:rsidRPr="00E77497" w:rsidDel="00C42165">
            <w:rPr>
              <w:i/>
            </w:rPr>
            <w:delText>StatementListItem</w:delText>
          </w:r>
        </w:del>
      </w:ins>
      <w:ins w:id="16441" w:author="Rev 3 Allen Wirfs-Brock" w:date="2011-09-02T09:00:00Z">
        <w:del w:id="16442" w:author="Rev 4 Allen Wirfs-Brock" w:date="2011-10-20T09:19:00Z">
          <w:r w:rsidRPr="00E77497" w:rsidDel="00C42165">
            <w:delText>.</w:delText>
          </w:r>
        </w:del>
      </w:ins>
    </w:p>
    <w:p w14:paraId="5E2370BB" w14:textId="77777777" w:rsidR="009300EE" w:rsidRPr="00E77497" w:rsidDel="00C42165" w:rsidRDefault="009300EE" w:rsidP="009300EE">
      <w:pPr>
        <w:rPr>
          <w:ins w:id="16443" w:author="Rev 3 Allen Wirfs-Brock" w:date="2011-09-10T13:46:00Z"/>
          <w:del w:id="16444" w:author="Rev 4 Allen Wirfs-Brock" w:date="2011-10-20T09:19:00Z"/>
        </w:rPr>
      </w:pPr>
      <w:ins w:id="16445" w:author="Rev 3 Allen Wirfs-Brock" w:date="2011-09-10T13:46:00Z">
        <w:del w:id="16446" w:author="Rev 4 Allen Wirfs-Brock" w:date="2011-10-20T09:19:00Z">
          <w:r w:rsidRPr="00E77497" w:rsidDel="00C42165">
            <w:delText xml:space="preserve">The LexicalDeclarations of the production  </w:delText>
          </w:r>
          <w:r w:rsidRPr="00E77497" w:rsidDel="00C42165">
            <w:rPr>
              <w:rFonts w:ascii="Times New Roman" w:hAnsi="Times New Roman"/>
              <w:i/>
            </w:rPr>
            <w:delText xml:space="preserve">StatementList </w:delText>
          </w:r>
          <w:r w:rsidRPr="00E77497" w:rsidDel="00C42165">
            <w:rPr>
              <w:b/>
            </w:rPr>
            <w:delText>:</w:delText>
          </w:r>
          <w:r w:rsidRPr="00E77497" w:rsidDel="00C42165">
            <w:rPr>
              <w:rFonts w:ascii="Times New Roman" w:hAnsi="Times New Roman"/>
              <w:i/>
            </w:rPr>
            <w:delText xml:space="preserve"> StatementListItem</w:delText>
          </w:r>
          <w:r w:rsidRPr="00E77497" w:rsidDel="00C42165">
            <w:delText xml:space="preserve"> is determined as follows:</w:delText>
          </w:r>
        </w:del>
      </w:ins>
    </w:p>
    <w:p w14:paraId="10A89EB0" w14:textId="77777777" w:rsidR="009300EE" w:rsidRPr="00E77497" w:rsidDel="00C42165" w:rsidRDefault="009300EE">
      <w:pPr>
        <w:pStyle w:val="Alg4"/>
        <w:numPr>
          <w:ilvl w:val="0"/>
          <w:numId w:val="526"/>
        </w:numPr>
        <w:spacing w:after="220"/>
        <w:contextualSpacing/>
        <w:rPr>
          <w:ins w:id="16447" w:author="Rev 3 Allen Wirfs-Brock" w:date="2011-09-10T13:46:00Z"/>
          <w:del w:id="16448" w:author="Rev 4 Allen Wirfs-Brock" w:date="2011-10-20T09:19:00Z"/>
        </w:rPr>
        <w:pPrChange w:id="16449" w:author="Rev 4 Allen Wirfs-Brock" w:date="2011-11-07T12:16:00Z">
          <w:pPr>
            <w:pStyle w:val="Alg4"/>
            <w:numPr>
              <w:numId w:val="558"/>
            </w:numPr>
            <w:tabs>
              <w:tab w:val="num" w:pos="360"/>
            </w:tabs>
            <w:spacing w:after="220"/>
            <w:ind w:left="360" w:hanging="360"/>
            <w:contextualSpacing/>
          </w:pPr>
        </w:pPrChange>
      </w:pPr>
      <w:ins w:id="16450" w:author="Rev 3 Allen Wirfs-Brock" w:date="2011-09-10T13:46:00Z">
        <w:del w:id="16451" w:author="Rev 4 Allen Wirfs-Brock" w:date="2011-10-20T09:19:00Z">
          <w:r w:rsidRPr="00E77497" w:rsidDel="00C42165">
            <w:delText xml:space="preserve">Return the </w:delText>
          </w:r>
        </w:del>
      </w:ins>
      <w:ins w:id="16452" w:author="Rev 3 Allen Wirfs-Brock" w:date="2011-09-10T13:47:00Z">
        <w:del w:id="16453" w:author="Rev 4 Allen Wirfs-Brock" w:date="2011-10-20T09:19:00Z">
          <w:r w:rsidRPr="00E77497" w:rsidDel="00C42165">
            <w:delText xml:space="preserve">LexicalDeclarations </w:delText>
          </w:r>
        </w:del>
      </w:ins>
      <w:ins w:id="16454" w:author="Rev 3 Allen Wirfs-Brock" w:date="2011-09-10T13:46:00Z">
        <w:del w:id="16455" w:author="Rev 4 Allen Wirfs-Brock" w:date="2011-10-20T09:19:00Z">
          <w:r w:rsidRPr="00E77497" w:rsidDel="00C42165">
            <w:delText xml:space="preserve">of </w:delText>
          </w:r>
          <w:r w:rsidRPr="00E77497" w:rsidDel="00C42165">
            <w:rPr>
              <w:i/>
            </w:rPr>
            <w:delText>StatementListItem</w:delText>
          </w:r>
          <w:r w:rsidRPr="00E77497" w:rsidDel="00C42165">
            <w:delText>.</w:delText>
          </w:r>
        </w:del>
      </w:ins>
    </w:p>
    <w:p w14:paraId="2FDC76DE" w14:textId="77777777" w:rsidR="00F14B7C" w:rsidRPr="00E77497" w:rsidDel="00C42165" w:rsidRDefault="00F14B7C" w:rsidP="00F14B7C">
      <w:pPr>
        <w:rPr>
          <w:ins w:id="16456" w:author="Rev 3 Allen Wirfs-Brock" w:date="2011-09-02T09:02:00Z"/>
          <w:del w:id="16457" w:author="Rev 4 Allen Wirfs-Brock" w:date="2011-10-20T09:19:00Z"/>
        </w:rPr>
      </w:pPr>
      <w:ins w:id="16458" w:author="Rev 3 Allen Wirfs-Brock" w:date="2011-09-02T09:02:00Z">
        <w:del w:id="16459" w:author="Rev 4 Allen Wirfs-Brock" w:date="2011-10-20T09:19:00Z">
          <w:r w:rsidRPr="00E77497" w:rsidDel="00C42165">
            <w:delText xml:space="preserve">The VarDeclaredNames of the production  </w:delText>
          </w:r>
          <w:r w:rsidRPr="00E77497" w:rsidDel="00C42165">
            <w:rPr>
              <w:rFonts w:ascii="Times New Roman" w:hAnsi="Times New Roman"/>
              <w:i/>
            </w:rPr>
            <w:delText xml:space="preserve">StatementList </w:delText>
          </w:r>
          <w:r w:rsidRPr="00E77497" w:rsidDel="00C42165">
            <w:rPr>
              <w:b/>
            </w:rPr>
            <w:delText>:</w:delText>
          </w:r>
          <w:r w:rsidRPr="00E77497" w:rsidDel="00C42165">
            <w:rPr>
              <w:rFonts w:ascii="Times New Roman" w:hAnsi="Times New Roman"/>
              <w:i/>
            </w:rPr>
            <w:delText xml:space="preserve"> StatementListItem</w:delText>
          </w:r>
          <w:r w:rsidRPr="00E77497" w:rsidDel="00C42165">
            <w:delText xml:space="preserve"> is determined as follows:</w:delText>
          </w:r>
        </w:del>
      </w:ins>
    </w:p>
    <w:p w14:paraId="37C8ED94" w14:textId="77777777" w:rsidR="00F14B7C" w:rsidRPr="00E77497" w:rsidDel="00C42165" w:rsidRDefault="00F14B7C">
      <w:pPr>
        <w:pStyle w:val="Alg4"/>
        <w:numPr>
          <w:ilvl w:val="0"/>
          <w:numId w:val="462"/>
        </w:numPr>
        <w:spacing w:after="220"/>
        <w:contextualSpacing/>
        <w:rPr>
          <w:ins w:id="16460" w:author="Rev 3 Allen Wirfs-Brock" w:date="2011-09-02T08:59:00Z"/>
          <w:del w:id="16461" w:author="Rev 4 Allen Wirfs-Brock" w:date="2011-10-20T09:19:00Z"/>
        </w:rPr>
        <w:pPrChange w:id="16462" w:author="Rev 4 Allen Wirfs-Brock" w:date="2011-11-07T12:16:00Z">
          <w:pPr>
            <w:pStyle w:val="Alg4"/>
            <w:numPr>
              <w:numId w:val="489"/>
            </w:numPr>
            <w:tabs>
              <w:tab w:val="num" w:pos="360"/>
            </w:tabs>
            <w:spacing w:after="220"/>
            <w:ind w:left="360" w:hanging="360"/>
            <w:contextualSpacing/>
          </w:pPr>
        </w:pPrChange>
      </w:pPr>
      <w:ins w:id="16463" w:author="Rev 3 Allen Wirfs-Brock" w:date="2011-09-02T09:02:00Z">
        <w:del w:id="16464" w:author="Rev 4 Allen Wirfs-Brock" w:date="2011-10-20T09:19:00Z">
          <w:r w:rsidRPr="00E77497" w:rsidDel="00C42165">
            <w:delText xml:space="preserve">Return the VarDeclaredNames of </w:delText>
          </w:r>
          <w:r w:rsidRPr="00E77497" w:rsidDel="00C42165">
            <w:rPr>
              <w:i/>
            </w:rPr>
            <w:delText>StatementListItem</w:delText>
          </w:r>
          <w:r w:rsidRPr="00E77497" w:rsidDel="00C42165">
            <w:delText>.</w:delText>
          </w:r>
        </w:del>
      </w:ins>
    </w:p>
    <w:p w14:paraId="324F12D2" w14:textId="77777777" w:rsidR="004C02EF" w:rsidRPr="00E77497" w:rsidDel="00F71D44" w:rsidRDefault="004C02EF" w:rsidP="004C02EF">
      <w:pPr>
        <w:rPr>
          <w:del w:id="16465" w:author="Rev 8 Allen Wirfs-Brock" w:date="2012-06-01T08:46:00Z"/>
        </w:rPr>
      </w:pPr>
      <w:del w:id="16466" w:author="Rev 8 Allen Wirfs-Brock" w:date="2012-06-01T08:46:00Z">
        <w:r w:rsidRPr="00E77497" w:rsidDel="00F71D44">
          <w:delText xml:space="preserve">The production </w:delText>
        </w:r>
        <w:r w:rsidRPr="00E77497" w:rsidDel="00F71D44">
          <w:rPr>
            <w:rFonts w:ascii="Times New Roman" w:hAnsi="Times New Roman"/>
            <w:i/>
          </w:rPr>
          <w:delText xml:space="preserve">StatementList </w:delText>
        </w:r>
        <w:r w:rsidRPr="00E77497" w:rsidDel="00F71D44">
          <w:rPr>
            <w:b/>
          </w:rPr>
          <w:delText>:</w:delText>
        </w:r>
        <w:r w:rsidRPr="00E77497" w:rsidDel="00F71D44">
          <w:rPr>
            <w:rFonts w:ascii="Times New Roman" w:hAnsi="Times New Roman"/>
            <w:i/>
          </w:rPr>
          <w:delText xml:space="preserve"> Statement</w:delText>
        </w:r>
      </w:del>
      <w:ins w:id="16467" w:author="Rev 3 Allen Wirfs-Brock" w:date="2011-08-30T16:28:00Z">
        <w:del w:id="16468" w:author="Rev 8 Allen Wirfs-Brock" w:date="2012-06-01T08:46:00Z">
          <w:r w:rsidR="009A6DAE" w:rsidRPr="00E77497" w:rsidDel="00F71D44">
            <w:rPr>
              <w:rFonts w:ascii="Times New Roman" w:hAnsi="Times New Roman"/>
              <w:i/>
            </w:rPr>
            <w:delText>ListItem</w:delText>
          </w:r>
        </w:del>
      </w:ins>
      <w:del w:id="16469" w:author="Rev 8 Allen Wirfs-Brock" w:date="2012-06-01T08:46:00Z">
        <w:r w:rsidRPr="00E77497" w:rsidDel="00F71D44">
          <w:delText xml:space="preserve"> is evaluated as follows:</w:delText>
        </w:r>
      </w:del>
    </w:p>
    <w:p w14:paraId="1E91C3C7" w14:textId="77777777" w:rsidR="004C02EF" w:rsidRPr="00E77497" w:rsidDel="00F71D44" w:rsidRDefault="004C02EF" w:rsidP="007B6658">
      <w:pPr>
        <w:pStyle w:val="Alg2"/>
        <w:keepNext/>
        <w:numPr>
          <w:ilvl w:val="0"/>
          <w:numId w:val="107"/>
        </w:numPr>
        <w:rPr>
          <w:del w:id="16470" w:author="Rev 8 Allen Wirfs-Brock" w:date="2012-06-01T08:46:00Z"/>
        </w:rPr>
      </w:pPr>
      <w:del w:id="16471" w:author="Rev 8 Allen Wirfs-Brock" w:date="2012-06-01T08:46:00Z">
        <w:r w:rsidRPr="00E77497" w:rsidDel="00F71D44">
          <w:delText xml:space="preserve">Let </w:delText>
        </w:r>
        <w:r w:rsidRPr="00E77497" w:rsidDel="00F71D44">
          <w:rPr>
            <w:i/>
          </w:rPr>
          <w:delText>s</w:delText>
        </w:r>
        <w:r w:rsidRPr="00E77497" w:rsidDel="00F71D44">
          <w:delText xml:space="preserve"> be the result of evaluating </w:delText>
        </w:r>
        <w:r w:rsidRPr="00E77497" w:rsidDel="00F71D44">
          <w:rPr>
            <w:i/>
          </w:rPr>
          <w:delText>Statement</w:delText>
        </w:r>
      </w:del>
      <w:ins w:id="16472" w:author="Rev 3 Allen Wirfs-Brock" w:date="2011-08-30T16:29:00Z">
        <w:del w:id="16473" w:author="Rev 8 Allen Wirfs-Brock" w:date="2012-06-01T08:46:00Z">
          <w:r w:rsidR="009A6DAE" w:rsidRPr="00E77497" w:rsidDel="00F71D44">
            <w:rPr>
              <w:i/>
            </w:rPr>
            <w:delText>ListItem</w:delText>
          </w:r>
        </w:del>
      </w:ins>
      <w:del w:id="16474" w:author="Rev 8 Allen Wirfs-Brock" w:date="2012-06-01T08:46:00Z">
        <w:r w:rsidRPr="00E77497" w:rsidDel="00F71D44">
          <w:delText>.</w:delText>
        </w:r>
      </w:del>
    </w:p>
    <w:p w14:paraId="591079B1" w14:textId="77777777" w:rsidR="004C02EF" w:rsidRPr="00A67AF2" w:rsidDel="00F71D44" w:rsidRDefault="004C02EF" w:rsidP="007B6658">
      <w:pPr>
        <w:pStyle w:val="Alg2"/>
        <w:numPr>
          <w:ilvl w:val="0"/>
          <w:numId w:val="107"/>
        </w:numPr>
        <w:rPr>
          <w:del w:id="16475" w:author="Rev 8 Allen Wirfs-Brock" w:date="2012-06-01T08:46:00Z"/>
        </w:rPr>
      </w:pPr>
      <w:commentRangeStart w:id="16476"/>
      <w:del w:id="16477" w:author="Rev 8 Allen Wirfs-Brock" w:date="2012-06-01T08:46:00Z">
        <w:r w:rsidRPr="00A67AF2" w:rsidDel="00F71D44">
          <w:delText>If an exception was thrown</w:delText>
        </w:r>
        <w:commentRangeEnd w:id="16476"/>
        <w:r w:rsidR="00744C74" w:rsidRPr="00A67AF2" w:rsidDel="00F71D44">
          <w:rPr>
            <w:rStyle w:val="af3"/>
            <w:rFonts w:ascii="Arial" w:eastAsia="MS Mincho" w:hAnsi="Arial"/>
            <w:spacing w:val="0"/>
            <w:lang w:val="en-GB" w:eastAsia="ja-JP"/>
          </w:rPr>
          <w:commentReference w:id="16476"/>
        </w:r>
        <w:r w:rsidRPr="004D1BD1" w:rsidDel="00F71D44">
          <w:delText>, return (</w:delText>
        </w:r>
        <w:r w:rsidRPr="003B4312" w:rsidDel="00F71D44">
          <w:rPr>
            <w:rFonts w:ascii="Arial" w:hAnsi="Arial" w:cs="Arial"/>
          </w:rPr>
          <w:delText>throw</w:delText>
        </w:r>
        <w:r w:rsidRPr="006B6D0A" w:rsidDel="00F71D44">
          <w:delText xml:space="preserve">, </w:delText>
        </w:r>
        <w:r w:rsidRPr="006B6D0A" w:rsidDel="00F71D44">
          <w:rPr>
            <w:i/>
          </w:rPr>
          <w:delText>V</w:delText>
        </w:r>
        <w:r w:rsidRPr="006B6D0A" w:rsidDel="00F71D44">
          <w:delText xml:space="preserve">, </w:delText>
        </w:r>
        <w:r w:rsidRPr="00E65A34" w:rsidDel="00F71D44">
          <w:rPr>
            <w:rFonts w:ascii="Arial" w:hAnsi="Arial" w:cs="Arial"/>
          </w:rPr>
          <w:delText>empty</w:delText>
        </w:r>
        <w:r w:rsidRPr="00A67AF2" w:rsidDel="00F71D44">
          <w:delText xml:space="preserve">) where </w:delText>
        </w:r>
        <w:r w:rsidRPr="00A67AF2" w:rsidDel="00F71D44">
          <w:rPr>
            <w:i/>
          </w:rPr>
          <w:delText>V</w:delText>
        </w:r>
        <w:r w:rsidRPr="00A67AF2" w:rsidDel="00F71D44">
          <w:delText xml:space="preserve"> is the exception. (Execution now proceeds as if no exception were thrown.)</w:delText>
        </w:r>
      </w:del>
    </w:p>
    <w:p w14:paraId="68195151" w14:textId="77777777" w:rsidR="004C02EF" w:rsidRPr="00675B74" w:rsidDel="00F71D44" w:rsidRDefault="004C02EF" w:rsidP="007B6658">
      <w:pPr>
        <w:pStyle w:val="Alg2"/>
        <w:numPr>
          <w:ilvl w:val="0"/>
          <w:numId w:val="107"/>
        </w:numPr>
        <w:spacing w:after="220"/>
        <w:rPr>
          <w:del w:id="16478" w:author="Rev 8 Allen Wirfs-Brock" w:date="2012-06-01T08:46:00Z"/>
        </w:rPr>
      </w:pPr>
      <w:del w:id="16479" w:author="Rev 8 Allen Wirfs-Brock" w:date="2012-06-01T08:46:00Z">
        <w:r w:rsidRPr="009C202C" w:rsidDel="00F71D44">
          <w:delText xml:space="preserve">Return </w:delText>
        </w:r>
        <w:r w:rsidRPr="00B820AB" w:rsidDel="00F71D44">
          <w:rPr>
            <w:i/>
          </w:rPr>
          <w:delText>s</w:delText>
        </w:r>
        <w:r w:rsidRPr="00675B74" w:rsidDel="00F71D44">
          <w:delText>.</w:delText>
        </w:r>
      </w:del>
    </w:p>
    <w:p w14:paraId="2E517E59" w14:textId="77777777" w:rsidR="00F14B7C" w:rsidRPr="00E77497" w:rsidDel="00CE663B" w:rsidRDefault="00F14B7C" w:rsidP="00F14B7C">
      <w:pPr>
        <w:rPr>
          <w:ins w:id="16480" w:author="Rev 3 Allen Wirfs-Brock" w:date="2011-09-02T09:03:00Z"/>
          <w:del w:id="16481" w:author="Rev 4 Allen Wirfs-Brock" w:date="2011-10-20T09:35:00Z"/>
        </w:rPr>
      </w:pPr>
      <w:ins w:id="16482" w:author="Rev 3 Allen Wirfs-Brock" w:date="2011-09-02T09:03:00Z">
        <w:del w:id="16483" w:author="Rev 4 Allen Wirfs-Brock" w:date="2011-10-20T09:35:00Z">
          <w:r w:rsidRPr="00E77497" w:rsidDel="00CE663B">
            <w:delText xml:space="preserve">The LexicallyDeclaredNames of the production  </w:delText>
          </w:r>
          <w:r w:rsidRPr="00E77497" w:rsidDel="00CE663B">
            <w:rPr>
              <w:rFonts w:ascii="Times New Roman" w:hAnsi="Times New Roman"/>
              <w:i/>
            </w:rPr>
            <w:delText xml:space="preserve">StatementList </w:delText>
          </w:r>
          <w:r w:rsidRPr="00E77497" w:rsidDel="00CE663B">
            <w:rPr>
              <w:b/>
            </w:rPr>
            <w:delText>:</w:delText>
          </w:r>
          <w:r w:rsidRPr="00E77497" w:rsidDel="00CE663B">
            <w:rPr>
              <w:rFonts w:ascii="Times New Roman" w:hAnsi="Times New Roman"/>
              <w:i/>
            </w:rPr>
            <w:delText xml:space="preserve"> StatementList StatementListItem</w:delText>
          </w:r>
          <w:r w:rsidRPr="00E77497" w:rsidDel="00CE663B">
            <w:delText xml:space="preserve"> is determined as follows:</w:delText>
          </w:r>
        </w:del>
      </w:ins>
    </w:p>
    <w:p w14:paraId="0768E1B8" w14:textId="77777777" w:rsidR="00F14B7C" w:rsidRPr="00E77497" w:rsidDel="00CE663B" w:rsidRDefault="00F14B7C">
      <w:pPr>
        <w:pStyle w:val="Alg4"/>
        <w:numPr>
          <w:ilvl w:val="0"/>
          <w:numId w:val="463"/>
        </w:numPr>
        <w:spacing w:after="220"/>
        <w:contextualSpacing/>
        <w:rPr>
          <w:ins w:id="16484" w:author="Rev 3 Allen Wirfs-Brock" w:date="2011-09-02T09:04:00Z"/>
          <w:del w:id="16485" w:author="Rev 4 Allen Wirfs-Brock" w:date="2011-10-20T09:35:00Z"/>
        </w:rPr>
        <w:pPrChange w:id="16486" w:author="Rev 4 Allen Wirfs-Brock" w:date="2011-11-07T12:16:00Z">
          <w:pPr>
            <w:pStyle w:val="Alg4"/>
            <w:numPr>
              <w:numId w:val="490"/>
            </w:numPr>
            <w:tabs>
              <w:tab w:val="num" w:pos="360"/>
            </w:tabs>
            <w:spacing w:after="220"/>
            <w:ind w:left="360" w:hanging="360"/>
            <w:contextualSpacing/>
          </w:pPr>
        </w:pPrChange>
      </w:pPr>
      <w:ins w:id="16487" w:author="Rev 3 Allen Wirfs-Brock" w:date="2011-09-02T09:04:00Z">
        <w:del w:id="16488" w:author="Rev 4 Allen Wirfs-Brock" w:date="2011-10-20T09:35:00Z">
          <w:r w:rsidRPr="00E77497" w:rsidDel="00CE663B">
            <w:delText xml:space="preserve">Let </w:delText>
          </w:r>
          <w:r w:rsidRPr="00E77497" w:rsidDel="00CE663B">
            <w:rPr>
              <w:i/>
            </w:rPr>
            <w:delText xml:space="preserve">names </w:delText>
          </w:r>
          <w:r w:rsidRPr="00E77497" w:rsidDel="00CE663B">
            <w:delText xml:space="preserve">be LexicallyDeclaredNames of </w:delText>
          </w:r>
        </w:del>
      </w:ins>
      <w:ins w:id="16489" w:author="Rev 3 Allen Wirfs-Brock" w:date="2011-09-02T09:05:00Z">
        <w:del w:id="16490" w:author="Rev 4 Allen Wirfs-Brock" w:date="2011-10-20T09:35:00Z">
          <w:r w:rsidRPr="00E77497" w:rsidDel="00CE663B">
            <w:rPr>
              <w:i/>
            </w:rPr>
            <w:delText>StatementList</w:delText>
          </w:r>
        </w:del>
      </w:ins>
      <w:ins w:id="16491" w:author="Rev 3 Allen Wirfs-Brock" w:date="2011-09-02T09:04:00Z">
        <w:del w:id="16492" w:author="Rev 4 Allen Wirfs-Brock" w:date="2011-10-20T09:35:00Z">
          <w:r w:rsidRPr="00E77497" w:rsidDel="00CE663B">
            <w:delText>.</w:delText>
          </w:r>
        </w:del>
      </w:ins>
    </w:p>
    <w:p w14:paraId="5DA80AF6" w14:textId="77777777" w:rsidR="00F14B7C" w:rsidRPr="00E77497" w:rsidDel="00CE663B" w:rsidRDefault="00F14B7C">
      <w:pPr>
        <w:pStyle w:val="Alg4"/>
        <w:numPr>
          <w:ilvl w:val="0"/>
          <w:numId w:val="463"/>
        </w:numPr>
        <w:spacing w:after="220"/>
        <w:contextualSpacing/>
        <w:rPr>
          <w:ins w:id="16493" w:author="Rev 3 Allen Wirfs-Brock" w:date="2011-09-02T09:04:00Z"/>
          <w:del w:id="16494" w:author="Rev 4 Allen Wirfs-Brock" w:date="2011-10-20T09:35:00Z"/>
          <w:rStyle w:val="bnf"/>
          <w:rFonts w:eastAsia="MS Mincho"/>
          <w:i w:val="0"/>
          <w:spacing w:val="0"/>
          <w:lang w:eastAsia="ja-JP"/>
        </w:rPr>
        <w:pPrChange w:id="16495" w:author="Rev 4 Allen Wirfs-Brock" w:date="2011-11-07T12:16:00Z">
          <w:pPr>
            <w:pStyle w:val="Alg4"/>
            <w:numPr>
              <w:numId w:val="490"/>
            </w:numPr>
            <w:tabs>
              <w:tab w:val="num" w:pos="360"/>
            </w:tabs>
            <w:spacing w:after="220"/>
            <w:ind w:left="360" w:hanging="360"/>
            <w:contextualSpacing/>
          </w:pPr>
        </w:pPrChange>
      </w:pPr>
      <w:ins w:id="16496" w:author="Rev 3 Allen Wirfs-Brock" w:date="2011-09-02T09:04:00Z">
        <w:del w:id="16497" w:author="Rev 4 Allen Wirfs-Brock" w:date="2011-10-20T09:35:00Z">
          <w:r w:rsidRPr="00E77497" w:rsidDel="00CE663B">
            <w:delText xml:space="preserve">Append to </w:delText>
          </w:r>
          <w:r w:rsidRPr="00E77497" w:rsidDel="00CE663B">
            <w:rPr>
              <w:i/>
            </w:rPr>
            <w:delText>names</w:delText>
          </w:r>
          <w:r w:rsidRPr="00E77497" w:rsidDel="00CE663B">
            <w:delText xml:space="preserve"> the elements of the </w:delText>
          </w:r>
        </w:del>
      </w:ins>
      <w:ins w:id="16498" w:author="Rev 3 Allen Wirfs-Brock" w:date="2011-09-02T09:05:00Z">
        <w:del w:id="16499" w:author="Rev 4 Allen Wirfs-Brock" w:date="2011-10-20T09:35:00Z">
          <w:r w:rsidRPr="00E77497" w:rsidDel="00CE663B">
            <w:delText xml:space="preserve">LexicallyDeclaredNames </w:delText>
          </w:r>
        </w:del>
      </w:ins>
      <w:ins w:id="16500" w:author="Rev 3 Allen Wirfs-Brock" w:date="2011-09-02T09:04:00Z">
        <w:del w:id="16501" w:author="Rev 4 Allen Wirfs-Brock" w:date="2011-10-20T09:35:00Z">
          <w:r w:rsidRPr="00E77497" w:rsidDel="00CE663B">
            <w:delText xml:space="preserve">of </w:delText>
          </w:r>
        </w:del>
      </w:ins>
      <w:ins w:id="16502" w:author="Rev 3 Allen Wirfs-Brock" w:date="2011-09-02T09:05:00Z">
        <w:del w:id="16503" w:author="Rev 4 Allen Wirfs-Brock" w:date="2011-10-20T09:35:00Z">
          <w:r w:rsidRPr="00E77497" w:rsidDel="00CE663B">
            <w:rPr>
              <w:i/>
            </w:rPr>
            <w:delText>StatementListItem</w:delText>
          </w:r>
        </w:del>
      </w:ins>
      <w:ins w:id="16504" w:author="Rev 3 Allen Wirfs-Brock" w:date="2011-09-02T09:04:00Z">
        <w:del w:id="16505" w:author="Rev 4 Allen Wirfs-Brock" w:date="2011-10-20T09:35:00Z">
          <w:r w:rsidRPr="00E77497" w:rsidDel="00CE663B">
            <w:rPr>
              <w:rStyle w:val="bnf"/>
            </w:rPr>
            <w:delText>.</w:delText>
          </w:r>
        </w:del>
      </w:ins>
    </w:p>
    <w:p w14:paraId="12B96546" w14:textId="77777777" w:rsidR="00F14B7C" w:rsidRPr="00E77497" w:rsidDel="00CE663B" w:rsidRDefault="00F14B7C">
      <w:pPr>
        <w:pStyle w:val="Alg4"/>
        <w:numPr>
          <w:ilvl w:val="0"/>
          <w:numId w:val="463"/>
        </w:numPr>
        <w:spacing w:after="220"/>
        <w:contextualSpacing/>
        <w:rPr>
          <w:ins w:id="16506" w:author="Rev 3 Allen Wirfs-Brock" w:date="2011-09-02T09:03:00Z"/>
          <w:del w:id="16507" w:author="Rev 4 Allen Wirfs-Brock" w:date="2011-10-20T09:35:00Z"/>
        </w:rPr>
        <w:pPrChange w:id="16508" w:author="Rev 4 Allen Wirfs-Brock" w:date="2011-11-07T12:16:00Z">
          <w:pPr>
            <w:pStyle w:val="Alg4"/>
            <w:numPr>
              <w:numId w:val="490"/>
            </w:numPr>
            <w:tabs>
              <w:tab w:val="num" w:pos="360"/>
            </w:tabs>
            <w:spacing w:after="220"/>
            <w:ind w:left="360" w:hanging="360"/>
            <w:contextualSpacing/>
          </w:pPr>
        </w:pPrChange>
      </w:pPr>
      <w:ins w:id="16509" w:author="Rev 3 Allen Wirfs-Brock" w:date="2011-09-02T09:05:00Z">
        <w:del w:id="16510" w:author="Rev 4 Allen Wirfs-Brock" w:date="2011-10-20T09:35:00Z">
          <w:r w:rsidRPr="00E77497" w:rsidDel="00CE663B">
            <w:delText xml:space="preserve">Return </w:delText>
          </w:r>
          <w:r w:rsidRPr="00E77497" w:rsidDel="00CE663B">
            <w:rPr>
              <w:rStyle w:val="bnf"/>
            </w:rPr>
            <w:delText>names</w:delText>
          </w:r>
          <w:r w:rsidRPr="00E77497" w:rsidDel="00CE663B">
            <w:delText>.</w:delText>
          </w:r>
        </w:del>
      </w:ins>
    </w:p>
    <w:p w14:paraId="6D6EE31A" w14:textId="77777777" w:rsidR="00E64CF0" w:rsidRPr="00E77497" w:rsidDel="00D440FA" w:rsidRDefault="00E64CF0" w:rsidP="00E64CF0">
      <w:pPr>
        <w:rPr>
          <w:ins w:id="16511" w:author="Rev 3 Allen Wirfs-Brock" w:date="2011-09-10T13:48:00Z"/>
          <w:del w:id="16512" w:author="Rev 4 Allen Wirfs-Brock" w:date="2011-10-20T09:31:00Z"/>
        </w:rPr>
      </w:pPr>
      <w:ins w:id="16513" w:author="Rev 3 Allen Wirfs-Brock" w:date="2011-09-10T13:48:00Z">
        <w:del w:id="16514" w:author="Rev 4 Allen Wirfs-Brock" w:date="2011-10-20T09:31:00Z">
          <w:r w:rsidRPr="00E77497" w:rsidDel="00D440FA">
            <w:delText xml:space="preserve">The LexicalDeclarations of the production  </w:delText>
          </w:r>
          <w:r w:rsidRPr="00E77497" w:rsidDel="00D440FA">
            <w:rPr>
              <w:rFonts w:ascii="Times New Roman" w:hAnsi="Times New Roman"/>
              <w:i/>
            </w:rPr>
            <w:delText xml:space="preserve">StatementList </w:delText>
          </w:r>
          <w:r w:rsidRPr="00E77497" w:rsidDel="00D440FA">
            <w:rPr>
              <w:b/>
            </w:rPr>
            <w:delText>:</w:delText>
          </w:r>
          <w:r w:rsidRPr="00E77497" w:rsidDel="00D440FA">
            <w:rPr>
              <w:rFonts w:ascii="Times New Roman" w:hAnsi="Times New Roman"/>
              <w:i/>
            </w:rPr>
            <w:delText xml:space="preserve"> StatementList StatementListItem</w:delText>
          </w:r>
          <w:r w:rsidRPr="00E77497" w:rsidDel="00D440FA">
            <w:delText xml:space="preserve"> is determined as follows:</w:delText>
          </w:r>
        </w:del>
      </w:ins>
    </w:p>
    <w:p w14:paraId="520B50E2" w14:textId="77777777" w:rsidR="00E64CF0" w:rsidRPr="00E77497" w:rsidDel="00D440FA" w:rsidRDefault="00E64CF0">
      <w:pPr>
        <w:pStyle w:val="Alg4"/>
        <w:numPr>
          <w:ilvl w:val="0"/>
          <w:numId w:val="527"/>
        </w:numPr>
        <w:spacing w:after="220"/>
        <w:contextualSpacing/>
        <w:rPr>
          <w:ins w:id="16515" w:author="Rev 3 Allen Wirfs-Brock" w:date="2011-09-10T13:48:00Z"/>
          <w:del w:id="16516" w:author="Rev 4 Allen Wirfs-Brock" w:date="2011-10-20T09:31:00Z"/>
        </w:rPr>
        <w:pPrChange w:id="16517" w:author="Rev 4 Allen Wirfs-Brock" w:date="2011-11-07T12:16:00Z">
          <w:pPr>
            <w:pStyle w:val="Alg4"/>
            <w:numPr>
              <w:numId w:val="559"/>
            </w:numPr>
            <w:tabs>
              <w:tab w:val="num" w:pos="360"/>
            </w:tabs>
            <w:spacing w:after="220"/>
            <w:ind w:left="360" w:hanging="360"/>
            <w:contextualSpacing/>
          </w:pPr>
        </w:pPrChange>
      </w:pPr>
      <w:ins w:id="16518" w:author="Rev 3 Allen Wirfs-Brock" w:date="2011-09-10T13:48:00Z">
        <w:del w:id="16519" w:author="Rev 4 Allen Wirfs-Brock" w:date="2011-10-20T09:31:00Z">
          <w:r w:rsidRPr="00E77497" w:rsidDel="00D440FA">
            <w:delText xml:space="preserve">Let </w:delText>
          </w:r>
        </w:del>
      </w:ins>
      <w:ins w:id="16520" w:author="Rev 3 Allen Wirfs-Brock" w:date="2011-09-10T13:49:00Z">
        <w:del w:id="16521" w:author="Rev 4 Allen Wirfs-Brock" w:date="2011-10-20T09:31:00Z">
          <w:r w:rsidRPr="00E77497" w:rsidDel="00D440FA">
            <w:rPr>
              <w:i/>
            </w:rPr>
            <w:delText>declarations</w:delText>
          </w:r>
        </w:del>
      </w:ins>
      <w:ins w:id="16522" w:author="Rev 3 Allen Wirfs-Brock" w:date="2011-09-10T13:48:00Z">
        <w:del w:id="16523" w:author="Rev 4 Allen Wirfs-Brock" w:date="2011-10-20T09:31:00Z">
          <w:r w:rsidRPr="00E77497" w:rsidDel="00D440FA">
            <w:rPr>
              <w:i/>
            </w:rPr>
            <w:delText xml:space="preserve"> </w:delText>
          </w:r>
          <w:r w:rsidRPr="00E77497" w:rsidDel="00D440FA">
            <w:delText xml:space="preserve">be LexicalDeclarations of </w:delText>
          </w:r>
          <w:r w:rsidRPr="00E77497" w:rsidDel="00D440FA">
            <w:rPr>
              <w:i/>
            </w:rPr>
            <w:delText>StatementList</w:delText>
          </w:r>
          <w:r w:rsidRPr="00E77497" w:rsidDel="00D440FA">
            <w:delText>.</w:delText>
          </w:r>
        </w:del>
      </w:ins>
    </w:p>
    <w:p w14:paraId="172AD26F" w14:textId="77777777" w:rsidR="00E64CF0" w:rsidRPr="00E77497" w:rsidDel="00D440FA" w:rsidRDefault="00E64CF0">
      <w:pPr>
        <w:pStyle w:val="Alg4"/>
        <w:numPr>
          <w:ilvl w:val="0"/>
          <w:numId w:val="527"/>
        </w:numPr>
        <w:spacing w:after="220"/>
        <w:contextualSpacing/>
        <w:rPr>
          <w:ins w:id="16524" w:author="Rev 3 Allen Wirfs-Brock" w:date="2011-09-10T13:48:00Z"/>
          <w:del w:id="16525" w:author="Rev 4 Allen Wirfs-Brock" w:date="2011-10-20T09:31:00Z"/>
          <w:rStyle w:val="bnf"/>
          <w:rFonts w:eastAsia="MS Mincho"/>
          <w:i w:val="0"/>
          <w:spacing w:val="0"/>
          <w:lang w:eastAsia="ja-JP"/>
        </w:rPr>
        <w:pPrChange w:id="16526" w:author="Rev 4 Allen Wirfs-Brock" w:date="2011-11-07T12:16:00Z">
          <w:pPr>
            <w:pStyle w:val="Alg4"/>
            <w:numPr>
              <w:numId w:val="559"/>
            </w:numPr>
            <w:tabs>
              <w:tab w:val="num" w:pos="360"/>
            </w:tabs>
            <w:spacing w:after="220"/>
            <w:ind w:left="360" w:hanging="360"/>
            <w:contextualSpacing/>
          </w:pPr>
        </w:pPrChange>
      </w:pPr>
      <w:ins w:id="16527" w:author="Rev 3 Allen Wirfs-Brock" w:date="2011-09-10T13:48:00Z">
        <w:del w:id="16528" w:author="Rev 4 Allen Wirfs-Brock" w:date="2011-10-20T09:31:00Z">
          <w:r w:rsidRPr="00E77497" w:rsidDel="00D440FA">
            <w:delText xml:space="preserve">Append to </w:delText>
          </w:r>
          <w:r w:rsidRPr="00E77497" w:rsidDel="00D440FA">
            <w:rPr>
              <w:i/>
            </w:rPr>
            <w:delText>names</w:delText>
          </w:r>
          <w:r w:rsidRPr="00E77497" w:rsidDel="00D440FA">
            <w:delText xml:space="preserve"> the elements of the </w:delText>
          </w:r>
        </w:del>
      </w:ins>
      <w:ins w:id="16529" w:author="Rev 3 Allen Wirfs-Brock" w:date="2011-09-10T13:49:00Z">
        <w:del w:id="16530" w:author="Rev 4 Allen Wirfs-Brock" w:date="2011-10-20T09:31:00Z">
          <w:r w:rsidRPr="00E77497" w:rsidDel="00D440FA">
            <w:delText xml:space="preserve">LexicalDeclarations </w:delText>
          </w:r>
        </w:del>
      </w:ins>
      <w:ins w:id="16531" w:author="Rev 3 Allen Wirfs-Brock" w:date="2011-09-10T13:48:00Z">
        <w:del w:id="16532" w:author="Rev 4 Allen Wirfs-Brock" w:date="2011-10-20T09:31:00Z">
          <w:r w:rsidRPr="00E77497" w:rsidDel="00D440FA">
            <w:delText xml:space="preserve">of </w:delText>
          </w:r>
          <w:r w:rsidRPr="00E77497" w:rsidDel="00D440FA">
            <w:rPr>
              <w:i/>
            </w:rPr>
            <w:delText>StatementListItem</w:delText>
          </w:r>
          <w:r w:rsidRPr="00E77497" w:rsidDel="00D440FA">
            <w:rPr>
              <w:rStyle w:val="bnf"/>
            </w:rPr>
            <w:delText>.</w:delText>
          </w:r>
        </w:del>
      </w:ins>
    </w:p>
    <w:p w14:paraId="60D7A81E" w14:textId="77777777" w:rsidR="00E64CF0" w:rsidRPr="00E77497" w:rsidDel="00D440FA" w:rsidRDefault="00E64CF0">
      <w:pPr>
        <w:pStyle w:val="Alg4"/>
        <w:numPr>
          <w:ilvl w:val="0"/>
          <w:numId w:val="527"/>
        </w:numPr>
        <w:spacing w:after="220"/>
        <w:contextualSpacing/>
        <w:rPr>
          <w:ins w:id="16533" w:author="Rev 3 Allen Wirfs-Brock" w:date="2011-09-10T13:48:00Z"/>
          <w:del w:id="16534" w:author="Rev 4 Allen Wirfs-Brock" w:date="2011-10-20T09:31:00Z"/>
        </w:rPr>
        <w:pPrChange w:id="16535" w:author="Rev 4 Allen Wirfs-Brock" w:date="2011-11-07T12:16:00Z">
          <w:pPr>
            <w:pStyle w:val="Alg4"/>
            <w:numPr>
              <w:numId w:val="559"/>
            </w:numPr>
            <w:tabs>
              <w:tab w:val="num" w:pos="360"/>
            </w:tabs>
            <w:spacing w:after="220"/>
            <w:ind w:left="360" w:hanging="360"/>
            <w:contextualSpacing/>
          </w:pPr>
        </w:pPrChange>
      </w:pPr>
      <w:ins w:id="16536" w:author="Rev 3 Allen Wirfs-Brock" w:date="2011-09-10T13:48:00Z">
        <w:del w:id="16537" w:author="Rev 4 Allen Wirfs-Brock" w:date="2011-10-20T09:31:00Z">
          <w:r w:rsidRPr="00E77497" w:rsidDel="00D440FA">
            <w:delText xml:space="preserve">Return </w:delText>
          </w:r>
        </w:del>
      </w:ins>
      <w:ins w:id="16538" w:author="Rev 3 Allen Wirfs-Brock" w:date="2011-09-10T13:49:00Z">
        <w:del w:id="16539" w:author="Rev 4 Allen Wirfs-Brock" w:date="2011-10-20T09:31:00Z">
          <w:r w:rsidRPr="00E77497" w:rsidDel="00D440FA">
            <w:rPr>
              <w:i/>
            </w:rPr>
            <w:delText>declarations</w:delText>
          </w:r>
        </w:del>
      </w:ins>
      <w:ins w:id="16540" w:author="Rev 3 Allen Wirfs-Brock" w:date="2011-09-10T13:48:00Z">
        <w:del w:id="16541" w:author="Rev 4 Allen Wirfs-Brock" w:date="2011-10-20T09:31:00Z">
          <w:r w:rsidRPr="00E77497" w:rsidDel="00D440FA">
            <w:delText>.</w:delText>
          </w:r>
        </w:del>
      </w:ins>
    </w:p>
    <w:p w14:paraId="4C595ECA" w14:textId="77777777" w:rsidR="00F14B7C" w:rsidRPr="00E77497" w:rsidDel="00AB4ADD" w:rsidRDefault="00F14B7C" w:rsidP="00F14B7C">
      <w:pPr>
        <w:rPr>
          <w:ins w:id="16542" w:author="Rev 3 Allen Wirfs-Brock" w:date="2011-09-02T09:03:00Z"/>
          <w:del w:id="16543" w:author="Rev 4 Allen Wirfs-Brock" w:date="2011-10-20T09:38:00Z"/>
        </w:rPr>
      </w:pPr>
      <w:ins w:id="16544" w:author="Rev 3 Allen Wirfs-Brock" w:date="2011-09-02T09:03:00Z">
        <w:del w:id="16545" w:author="Rev 4 Allen Wirfs-Brock" w:date="2011-10-20T09:38:00Z">
          <w:r w:rsidRPr="00E77497" w:rsidDel="00AB4ADD">
            <w:delText xml:space="preserve">The VarDeclaredNames of the production  </w:delText>
          </w:r>
          <w:r w:rsidRPr="00E77497" w:rsidDel="00AB4ADD">
            <w:rPr>
              <w:rFonts w:ascii="Times New Roman" w:hAnsi="Times New Roman"/>
              <w:i/>
            </w:rPr>
            <w:delText xml:space="preserve">StatementList </w:delText>
          </w:r>
          <w:r w:rsidRPr="00E77497" w:rsidDel="00AB4ADD">
            <w:rPr>
              <w:b/>
            </w:rPr>
            <w:delText>:</w:delText>
          </w:r>
          <w:r w:rsidRPr="00E77497" w:rsidDel="00AB4ADD">
            <w:rPr>
              <w:rFonts w:ascii="Times New Roman" w:hAnsi="Times New Roman"/>
              <w:i/>
            </w:rPr>
            <w:delText xml:space="preserve"> StatementList StatementListItem</w:delText>
          </w:r>
          <w:r w:rsidRPr="00E77497" w:rsidDel="00AB4ADD">
            <w:delText xml:space="preserve"> is determined as follows:</w:delText>
          </w:r>
        </w:del>
      </w:ins>
    </w:p>
    <w:p w14:paraId="1B9647B2" w14:textId="77777777" w:rsidR="00F14B7C" w:rsidRPr="00E77497" w:rsidDel="00AB4ADD" w:rsidRDefault="00F14B7C">
      <w:pPr>
        <w:pStyle w:val="Alg4"/>
        <w:numPr>
          <w:ilvl w:val="0"/>
          <w:numId w:val="464"/>
        </w:numPr>
        <w:spacing w:after="220"/>
        <w:contextualSpacing/>
        <w:rPr>
          <w:ins w:id="16546" w:author="Rev 3 Allen Wirfs-Brock" w:date="2011-09-02T09:06:00Z"/>
          <w:del w:id="16547" w:author="Rev 4 Allen Wirfs-Brock" w:date="2011-10-20T09:38:00Z"/>
        </w:rPr>
        <w:pPrChange w:id="16548" w:author="Rev 4 Allen Wirfs-Brock" w:date="2011-11-07T12:16:00Z">
          <w:pPr>
            <w:pStyle w:val="Alg4"/>
            <w:numPr>
              <w:numId w:val="491"/>
            </w:numPr>
            <w:tabs>
              <w:tab w:val="num" w:pos="360"/>
            </w:tabs>
            <w:spacing w:after="220"/>
            <w:ind w:left="360" w:hanging="360"/>
            <w:contextualSpacing/>
          </w:pPr>
        </w:pPrChange>
      </w:pPr>
      <w:ins w:id="16549" w:author="Rev 3 Allen Wirfs-Brock" w:date="2011-09-02T09:06:00Z">
        <w:del w:id="16550" w:author="Rev 4 Allen Wirfs-Brock" w:date="2011-10-20T09:38:00Z">
          <w:r w:rsidRPr="00E77497" w:rsidDel="00AB4ADD">
            <w:delText xml:space="preserve">Let </w:delText>
          </w:r>
          <w:r w:rsidRPr="00E77497" w:rsidDel="00AB4ADD">
            <w:rPr>
              <w:i/>
            </w:rPr>
            <w:delText xml:space="preserve">names </w:delText>
          </w:r>
          <w:r w:rsidRPr="00E77497" w:rsidDel="00AB4ADD">
            <w:delText xml:space="preserve">be VarDeclaredNames of </w:delText>
          </w:r>
          <w:r w:rsidRPr="00E77497" w:rsidDel="00AB4ADD">
            <w:rPr>
              <w:i/>
            </w:rPr>
            <w:delText>StatementList</w:delText>
          </w:r>
          <w:r w:rsidRPr="00E77497" w:rsidDel="00AB4ADD">
            <w:delText>.</w:delText>
          </w:r>
        </w:del>
      </w:ins>
    </w:p>
    <w:p w14:paraId="6F49491C" w14:textId="77777777" w:rsidR="00F14B7C" w:rsidRPr="00E77497" w:rsidDel="00AB4ADD" w:rsidRDefault="00F14B7C">
      <w:pPr>
        <w:pStyle w:val="Alg4"/>
        <w:numPr>
          <w:ilvl w:val="0"/>
          <w:numId w:val="464"/>
        </w:numPr>
        <w:spacing w:after="220"/>
        <w:contextualSpacing/>
        <w:rPr>
          <w:ins w:id="16551" w:author="Rev 3 Allen Wirfs-Brock" w:date="2011-09-02T09:06:00Z"/>
          <w:del w:id="16552" w:author="Rev 4 Allen Wirfs-Brock" w:date="2011-10-20T09:38:00Z"/>
          <w:rStyle w:val="bnf"/>
          <w:rFonts w:eastAsia="MS Mincho"/>
          <w:i w:val="0"/>
          <w:spacing w:val="0"/>
          <w:lang w:eastAsia="ja-JP"/>
        </w:rPr>
        <w:pPrChange w:id="16553" w:author="Rev 4 Allen Wirfs-Brock" w:date="2011-11-07T12:16:00Z">
          <w:pPr>
            <w:pStyle w:val="Alg4"/>
            <w:numPr>
              <w:numId w:val="491"/>
            </w:numPr>
            <w:tabs>
              <w:tab w:val="num" w:pos="360"/>
            </w:tabs>
            <w:spacing w:after="220"/>
            <w:ind w:left="360" w:hanging="360"/>
            <w:contextualSpacing/>
          </w:pPr>
        </w:pPrChange>
      </w:pPr>
      <w:ins w:id="16554" w:author="Rev 3 Allen Wirfs-Brock" w:date="2011-09-02T09:06:00Z">
        <w:del w:id="16555" w:author="Rev 4 Allen Wirfs-Brock" w:date="2011-10-20T09:38:00Z">
          <w:r w:rsidRPr="00E77497" w:rsidDel="00AB4ADD">
            <w:delText xml:space="preserve">Append to </w:delText>
          </w:r>
          <w:r w:rsidRPr="00E77497" w:rsidDel="00AB4ADD">
            <w:rPr>
              <w:i/>
            </w:rPr>
            <w:delText>names</w:delText>
          </w:r>
          <w:r w:rsidRPr="00E77497" w:rsidDel="00AB4ADD">
            <w:delText xml:space="preserve"> the elements of the VarDeclaredNames of </w:delText>
          </w:r>
          <w:r w:rsidRPr="00E77497" w:rsidDel="00AB4ADD">
            <w:rPr>
              <w:i/>
            </w:rPr>
            <w:delText>StatementListItem</w:delText>
          </w:r>
          <w:r w:rsidRPr="00E77497" w:rsidDel="00AB4ADD">
            <w:rPr>
              <w:rStyle w:val="bnf"/>
            </w:rPr>
            <w:delText>.</w:delText>
          </w:r>
        </w:del>
      </w:ins>
    </w:p>
    <w:p w14:paraId="6986A204" w14:textId="77777777" w:rsidR="00F14B7C" w:rsidRPr="00E77497" w:rsidDel="00AB4ADD" w:rsidRDefault="00F14B7C">
      <w:pPr>
        <w:pStyle w:val="Alg4"/>
        <w:numPr>
          <w:ilvl w:val="0"/>
          <w:numId w:val="464"/>
        </w:numPr>
        <w:spacing w:after="220"/>
        <w:contextualSpacing/>
        <w:rPr>
          <w:ins w:id="16556" w:author="Rev 3 Allen Wirfs-Brock" w:date="2011-09-02T09:03:00Z"/>
          <w:del w:id="16557" w:author="Rev 4 Allen Wirfs-Brock" w:date="2011-10-20T09:38:00Z"/>
        </w:rPr>
        <w:pPrChange w:id="16558" w:author="Rev 4 Allen Wirfs-Brock" w:date="2011-11-07T12:16:00Z">
          <w:pPr>
            <w:pStyle w:val="Alg4"/>
            <w:numPr>
              <w:numId w:val="491"/>
            </w:numPr>
            <w:tabs>
              <w:tab w:val="num" w:pos="360"/>
            </w:tabs>
            <w:spacing w:after="220"/>
            <w:ind w:left="360" w:hanging="360"/>
            <w:contextualSpacing/>
          </w:pPr>
        </w:pPrChange>
      </w:pPr>
      <w:ins w:id="16559" w:author="Rev 3 Allen Wirfs-Brock" w:date="2011-09-02T09:06:00Z">
        <w:del w:id="16560" w:author="Rev 4 Allen Wirfs-Brock" w:date="2011-10-20T09:38:00Z">
          <w:r w:rsidRPr="00E77497" w:rsidDel="00AB4ADD">
            <w:delText xml:space="preserve">Return </w:delText>
          </w:r>
          <w:r w:rsidRPr="00E77497" w:rsidDel="00AB4ADD">
            <w:rPr>
              <w:rStyle w:val="bnf"/>
            </w:rPr>
            <w:delText>names</w:delText>
          </w:r>
          <w:r w:rsidRPr="00E77497" w:rsidDel="00AB4ADD">
            <w:delText>.</w:delText>
          </w:r>
        </w:del>
      </w:ins>
    </w:p>
    <w:p w14:paraId="6D02748D" w14:textId="77777777" w:rsidR="004C02EF" w:rsidRPr="00E77497" w:rsidRDefault="004C02EF" w:rsidP="004C02EF">
      <w:del w:id="16561" w:author="Rev 4 Allen Wirfs-Brock" w:date="2011-10-20T09:48:00Z">
        <w:r w:rsidRPr="00E77497" w:rsidDel="0028527D">
          <w:delText xml:space="preserve">The production </w:delText>
        </w:r>
      </w:del>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w:t>
      </w:r>
      <w:ins w:id="16562" w:author="Rev 3 Allen Wirfs-Brock" w:date="2011-08-30T16:29:00Z">
        <w:r w:rsidR="009A6DAE" w:rsidRPr="00E77497">
          <w:rPr>
            <w:rFonts w:ascii="Times New Roman" w:hAnsi="Times New Roman"/>
            <w:i/>
          </w:rPr>
          <w:t>ListItem</w:t>
        </w:r>
      </w:ins>
      <w:r w:rsidRPr="00E77497">
        <w:t xml:space="preserve"> </w:t>
      </w:r>
      <w:del w:id="16563" w:author="Rev 4 Allen Wirfs-Brock" w:date="2011-10-20T09:48:00Z">
        <w:r w:rsidRPr="00E77497" w:rsidDel="0028527D">
          <w:delText>is evaluated as follows:</w:delText>
        </w:r>
      </w:del>
      <w:bookmarkStart w:id="16564" w:name="_Toc382212710"/>
    </w:p>
    <w:p w14:paraId="123E4428" w14:textId="77777777" w:rsidR="004C02EF" w:rsidRPr="00E77497" w:rsidRDefault="004C02EF" w:rsidP="007B6658">
      <w:pPr>
        <w:pStyle w:val="Alg2"/>
        <w:numPr>
          <w:ilvl w:val="0"/>
          <w:numId w:val="108"/>
        </w:numPr>
      </w:pPr>
      <w:r w:rsidRPr="00E77497">
        <w:t xml:space="preserve">Let </w:t>
      </w:r>
      <w:r w:rsidRPr="00E77497">
        <w:rPr>
          <w:i/>
        </w:rPr>
        <w:t>sl</w:t>
      </w:r>
      <w:r w:rsidRPr="00E77497">
        <w:t xml:space="preserve"> be the result of evaluating</w:t>
      </w:r>
      <w:r w:rsidRPr="00E77497" w:rsidDel="00862F49">
        <w:t xml:space="preserve"> </w:t>
      </w:r>
      <w:r w:rsidRPr="00E77497">
        <w:rPr>
          <w:i/>
        </w:rPr>
        <w:t>StatementList</w:t>
      </w:r>
      <w:bookmarkEnd w:id="16564"/>
      <w:r w:rsidRPr="00E77497">
        <w:t>.</w:t>
      </w:r>
    </w:p>
    <w:p w14:paraId="79C95A9D" w14:textId="77777777" w:rsidR="004C02EF" w:rsidRPr="00E77497" w:rsidRDefault="006552DF" w:rsidP="007B6658">
      <w:pPr>
        <w:pStyle w:val="Alg2"/>
        <w:numPr>
          <w:ilvl w:val="0"/>
          <w:numId w:val="108"/>
        </w:numPr>
      </w:pPr>
      <w:ins w:id="16565" w:author="Rev 10 Allen Wirfs-Brock" w:date="2012-08-14T14:54:00Z">
        <w:r>
          <w:t>ReturnIfAbrupt(</w:t>
        </w:r>
        <w:r>
          <w:rPr>
            <w:i/>
          </w:rPr>
          <w:t>sl</w:t>
        </w:r>
        <w:r>
          <w:t>)</w:t>
        </w:r>
      </w:ins>
      <w:del w:id="16566" w:author="Rev 10 Allen Wirfs-Brock" w:date="2012-08-14T14:54:00Z">
        <w:r w:rsidR="004C02EF" w:rsidRPr="00E77497" w:rsidDel="006552DF">
          <w:delText xml:space="preserve">If </w:delText>
        </w:r>
        <w:r w:rsidR="004C02EF" w:rsidRPr="00E77497" w:rsidDel="006552DF">
          <w:rPr>
            <w:i/>
          </w:rPr>
          <w:delText>sl</w:delText>
        </w:r>
        <w:r w:rsidR="004C02EF" w:rsidRPr="00E77497" w:rsidDel="006552DF">
          <w:delText xml:space="preserve"> is an abrupt completion, return </w:delText>
        </w:r>
        <w:r w:rsidR="004C02EF" w:rsidRPr="00E77497" w:rsidDel="006552DF">
          <w:rPr>
            <w:i/>
          </w:rPr>
          <w:delText>sl</w:delText>
        </w:r>
      </w:del>
      <w:r w:rsidR="004C02EF" w:rsidRPr="00E77497">
        <w:t>.</w:t>
      </w:r>
      <w:bookmarkStart w:id="16567" w:name="_Toc382212711"/>
    </w:p>
    <w:p w14:paraId="3CA6400E" w14:textId="77777777" w:rsidR="004C02EF" w:rsidRPr="00E77497" w:rsidRDefault="004C02EF" w:rsidP="007B6658">
      <w:pPr>
        <w:pStyle w:val="Alg2"/>
        <w:numPr>
          <w:ilvl w:val="0"/>
          <w:numId w:val="108"/>
        </w:numPr>
      </w:pPr>
      <w:r w:rsidRPr="00E77497">
        <w:t xml:space="preserve">Let </w:t>
      </w:r>
      <w:r w:rsidRPr="00E77497">
        <w:rPr>
          <w:i/>
        </w:rPr>
        <w:t>s</w:t>
      </w:r>
      <w:r w:rsidRPr="00E77497">
        <w:t xml:space="preserve"> be the result of evaluating </w:t>
      </w:r>
      <w:r w:rsidRPr="00E77497">
        <w:rPr>
          <w:i/>
        </w:rPr>
        <w:t>Statement</w:t>
      </w:r>
      <w:bookmarkEnd w:id="16567"/>
      <w:r w:rsidRPr="00E77497">
        <w:t>.</w:t>
      </w:r>
    </w:p>
    <w:p w14:paraId="50F43F36" w14:textId="77777777" w:rsidR="004C02EF" w:rsidRPr="00E77497" w:rsidRDefault="004C02EF" w:rsidP="007B6658">
      <w:pPr>
        <w:pStyle w:val="Alg2"/>
        <w:numPr>
          <w:ilvl w:val="0"/>
          <w:numId w:val="108"/>
        </w:numPr>
      </w:pPr>
      <w:r w:rsidRPr="00E77497">
        <w:t xml:space="preserve">If </w:t>
      </w:r>
      <w:del w:id="16568" w:author="Rev 6 Allen Wirfs-Brock" w:date="2012-02-16T19:50:00Z">
        <w:r w:rsidRPr="00681A60" w:rsidDel="00E55220">
          <w:rPr>
            <w:i/>
          </w:rPr>
          <w:delText>an exception was thrown, return (</w:delText>
        </w:r>
      </w:del>
      <w:ins w:id="16569" w:author="Rev 6 Allen Wirfs-Brock" w:date="2012-02-16T19:50:00Z">
        <w:r w:rsidR="00E55220" w:rsidRPr="00681A60">
          <w:rPr>
            <w:i/>
          </w:rPr>
          <w:t>s</w:t>
        </w:r>
        <w:r w:rsidR="00E55220">
          <w:t xml:space="preserve">.[[type]] is </w:t>
        </w:r>
      </w:ins>
      <w:r w:rsidRPr="00E77497">
        <w:rPr>
          <w:rFonts w:ascii="Arial" w:hAnsi="Arial" w:cs="Arial"/>
        </w:rPr>
        <w:t>throw</w:t>
      </w:r>
      <w:r w:rsidRPr="00E77497">
        <w:t xml:space="preserve">, </w:t>
      </w:r>
      <w:del w:id="16570" w:author="Rev 6 Allen Wirfs-Brock" w:date="2012-02-26T09:31:00Z">
        <w:r w:rsidRPr="00E77497" w:rsidDel="005E35C8">
          <w:rPr>
            <w:i/>
          </w:rPr>
          <w:delText>V</w:delText>
        </w:r>
        <w:r w:rsidRPr="00E77497" w:rsidDel="005E35C8">
          <w:delText xml:space="preserve">, </w:delText>
        </w:r>
      </w:del>
      <w:del w:id="16571" w:author="Rev 6 Allen Wirfs-Brock" w:date="2012-02-16T19:51:00Z">
        <w:r w:rsidRPr="00E77497" w:rsidDel="00E55220">
          <w:rPr>
            <w:rFonts w:ascii="Arial" w:hAnsi="Arial" w:cs="Arial"/>
          </w:rPr>
          <w:delText>empty</w:delText>
        </w:r>
      </w:del>
      <w:del w:id="16572" w:author="Rev 6 Allen Wirfs-Brock" w:date="2012-02-16T19:52:00Z">
        <w:r w:rsidRPr="00E77497" w:rsidDel="00E55220">
          <w:delText>)</w:delText>
        </w:r>
      </w:del>
      <w:r w:rsidRPr="00E77497">
        <w:t xml:space="preserve"> </w:t>
      </w:r>
      <w:del w:id="16573" w:author="Rev 6 Allen Wirfs-Brock" w:date="2012-02-16T19:51:00Z">
        <w:r w:rsidRPr="00E77497" w:rsidDel="00E55220">
          <w:delText xml:space="preserve">where </w:delText>
        </w:r>
      </w:del>
      <w:ins w:id="16574" w:author="Rev 6 Allen Wirfs-Brock" w:date="2012-02-16T19:51:00Z">
        <w:r w:rsidR="00E55220">
          <w:t xml:space="preserve">return </w:t>
        </w:r>
        <w:r w:rsidR="00E55220" w:rsidRPr="0027695A">
          <w:rPr>
            <w:i/>
          </w:rPr>
          <w:t>s</w:t>
        </w:r>
        <w:r w:rsidR="00E55220">
          <w:t>.</w:t>
        </w:r>
        <w:r w:rsidR="00E55220" w:rsidRPr="00E77497">
          <w:t xml:space="preserve"> </w:t>
        </w:r>
      </w:ins>
      <w:del w:id="16575" w:author="Rev 6 Allen Wirfs-Brock" w:date="2012-02-16T19:51:00Z">
        <w:r w:rsidRPr="00E77497" w:rsidDel="00E55220">
          <w:rPr>
            <w:i/>
          </w:rPr>
          <w:delText>V</w:delText>
        </w:r>
        <w:r w:rsidRPr="00E77497" w:rsidDel="00E55220">
          <w:delText xml:space="preserve"> is the exception. (Execution now proceeds as if no exception were thrown.)</w:delText>
        </w:r>
      </w:del>
    </w:p>
    <w:p w14:paraId="4529EA8F" w14:textId="77777777" w:rsidR="004C02EF" w:rsidRPr="00E77497" w:rsidRDefault="004C02EF" w:rsidP="007B6658">
      <w:pPr>
        <w:pStyle w:val="Alg2"/>
        <w:numPr>
          <w:ilvl w:val="0"/>
          <w:numId w:val="108"/>
        </w:numPr>
      </w:pPr>
      <w:r w:rsidRPr="00E77497">
        <w:t xml:space="preserve">If </w:t>
      </w:r>
      <w:r w:rsidRPr="00E77497">
        <w:rPr>
          <w:i/>
        </w:rPr>
        <w:t>s</w:t>
      </w:r>
      <w:r w:rsidRPr="00E77497">
        <w:t>.</w:t>
      </w:r>
      <w:ins w:id="16576" w:author="Rev 6 Allen Wirfs-Brock" w:date="2012-02-16T19:52:00Z">
        <w:r w:rsidR="00E55220">
          <w:t>[[</w:t>
        </w:r>
      </w:ins>
      <w:r w:rsidRPr="00E77497">
        <w:t>value</w:t>
      </w:r>
      <w:ins w:id="16577" w:author="Rev 6 Allen Wirfs-Brock" w:date="2012-02-16T19:52:00Z">
        <w:r w:rsidR="00E55220">
          <w:t>]]</w:t>
        </w:r>
      </w:ins>
      <w:r w:rsidRPr="00E77497">
        <w:t xml:space="preserve"> is </w:t>
      </w:r>
      <w:r w:rsidRPr="00E77497">
        <w:rPr>
          <w:rFonts w:ascii="Arial" w:hAnsi="Arial" w:cs="Arial"/>
        </w:rPr>
        <w:t>empty</w:t>
      </w:r>
      <w:r w:rsidRPr="00E77497">
        <w:t xml:space="preserve">, let </w:t>
      </w:r>
      <w:r w:rsidRPr="00E77497">
        <w:rPr>
          <w:i/>
        </w:rPr>
        <w:t>V</w:t>
      </w:r>
      <w:r w:rsidRPr="00E77497">
        <w:t xml:space="preserve"> = </w:t>
      </w:r>
      <w:r w:rsidRPr="00E77497">
        <w:rPr>
          <w:i/>
        </w:rPr>
        <w:t>sl</w:t>
      </w:r>
      <w:r w:rsidRPr="00E77497">
        <w:t>.</w:t>
      </w:r>
      <w:ins w:id="16578" w:author="Rev 6 Allen Wirfs-Brock" w:date="2012-02-16T19:52:00Z">
        <w:r w:rsidR="00E55220">
          <w:t>[[</w:t>
        </w:r>
      </w:ins>
      <w:r w:rsidRPr="00E77497">
        <w:t>value</w:t>
      </w:r>
      <w:ins w:id="16579" w:author="Rev 6 Allen Wirfs-Brock" w:date="2012-02-16T19:52:00Z">
        <w:r w:rsidR="00E55220">
          <w:t>]]</w:t>
        </w:r>
      </w:ins>
      <w:r w:rsidRPr="00E77497">
        <w:t xml:space="preserve">, otherwise let </w:t>
      </w:r>
      <w:r w:rsidRPr="00E77497">
        <w:rPr>
          <w:i/>
        </w:rPr>
        <w:t>V</w:t>
      </w:r>
      <w:r w:rsidRPr="00E77497">
        <w:t xml:space="preserve"> = </w:t>
      </w:r>
      <w:r w:rsidRPr="00E77497">
        <w:rPr>
          <w:i/>
        </w:rPr>
        <w:t>s</w:t>
      </w:r>
      <w:r w:rsidRPr="00E77497">
        <w:t>.</w:t>
      </w:r>
      <w:del w:id="16580" w:author="Rev 6 Allen Wirfs-Brock" w:date="2012-02-16T19:53:00Z">
        <w:r w:rsidRPr="00E77497" w:rsidDel="00E55220">
          <w:delText>value</w:delText>
        </w:r>
      </w:del>
      <w:ins w:id="16581" w:author="Rev 6 Allen Wirfs-Brock" w:date="2012-02-16T19:53:00Z">
        <w:r w:rsidR="00E55220">
          <w:t>[[v</w:t>
        </w:r>
        <w:r w:rsidR="00E55220" w:rsidRPr="00E77497">
          <w:t>alue</w:t>
        </w:r>
        <w:r w:rsidR="00E55220">
          <w:t>]]</w:t>
        </w:r>
      </w:ins>
      <w:r w:rsidRPr="00E77497">
        <w:t>.</w:t>
      </w:r>
    </w:p>
    <w:p w14:paraId="74185806" w14:textId="77777777" w:rsidR="004C02EF" w:rsidRPr="00E77497" w:rsidRDefault="004C02EF" w:rsidP="007B6658">
      <w:pPr>
        <w:pStyle w:val="Alg2"/>
        <w:numPr>
          <w:ilvl w:val="0"/>
          <w:numId w:val="108"/>
        </w:numPr>
        <w:spacing w:after="220"/>
      </w:pPr>
      <w:r w:rsidRPr="00E77497">
        <w:t xml:space="preserve">Return </w:t>
      </w:r>
      <w:del w:id="16582" w:author="Rev 6 Allen Wirfs-Brock" w:date="2012-02-16T19:54:00Z">
        <w:r w:rsidRPr="00E77497" w:rsidDel="00E55220">
          <w:delText>(</w:delText>
        </w:r>
      </w:del>
      <w:ins w:id="16583" w:author="Rev 6 Allen Wirfs-Brock" w:date="2012-02-16T19:54:00Z">
        <w:r w:rsidR="00E55220">
          <w:t>Completion {</w:t>
        </w:r>
      </w:ins>
      <w:ins w:id="16584" w:author="Rev 6 Allen Wirfs-Brock" w:date="2012-02-18T11:57:00Z">
        <w:r w:rsidR="00327BF7">
          <w:t>[[</w:t>
        </w:r>
      </w:ins>
      <w:ins w:id="16585" w:author="Rev 6 Allen Wirfs-Brock" w:date="2012-02-16T19:54:00Z">
        <w:r w:rsidR="00E55220">
          <w:t>type</w:t>
        </w:r>
      </w:ins>
      <w:ins w:id="16586" w:author="Rev 6 Allen Wirfs-Brock" w:date="2012-02-18T11:57:00Z">
        <w:r w:rsidR="00327BF7">
          <w:t>]]</w:t>
        </w:r>
      </w:ins>
      <w:ins w:id="16587" w:author="Rev 6 Allen Wirfs-Brock" w:date="2012-02-16T19:54:00Z">
        <w:r w:rsidR="00E55220">
          <w:t xml:space="preserve">: </w:t>
        </w:r>
      </w:ins>
      <w:r w:rsidRPr="00E77497">
        <w:rPr>
          <w:i/>
        </w:rPr>
        <w:t>s</w:t>
      </w:r>
      <w:r w:rsidRPr="00E77497">
        <w:t>.</w:t>
      </w:r>
      <w:del w:id="16588" w:author="Rev 6 Allen Wirfs-Brock" w:date="2012-02-16T19:53:00Z">
        <w:r w:rsidRPr="00E77497" w:rsidDel="00E55220">
          <w:delText>type</w:delText>
        </w:r>
      </w:del>
      <w:ins w:id="16589" w:author="Rev 6 Allen Wirfs-Brock" w:date="2012-02-16T19:53:00Z">
        <w:r w:rsidR="00E55220">
          <w:t>[[t</w:t>
        </w:r>
        <w:r w:rsidR="00E55220" w:rsidRPr="00E77497">
          <w:t>ype</w:t>
        </w:r>
        <w:r w:rsidR="00E55220">
          <w:t>]]</w:t>
        </w:r>
      </w:ins>
      <w:r w:rsidRPr="00E77497">
        <w:t xml:space="preserve">, </w:t>
      </w:r>
      <w:ins w:id="16590" w:author="Rev 6 Allen Wirfs-Brock" w:date="2012-02-18T11:57:00Z">
        <w:r w:rsidR="00327BF7">
          <w:t>[[</w:t>
        </w:r>
      </w:ins>
      <w:ins w:id="16591" w:author="Rev 6 Allen Wirfs-Brock" w:date="2012-02-16T19:54:00Z">
        <w:r w:rsidR="00E55220">
          <w:t>value</w:t>
        </w:r>
      </w:ins>
      <w:ins w:id="16592" w:author="Rev 6 Allen Wirfs-Brock" w:date="2012-02-18T11:57:00Z">
        <w:r w:rsidR="00327BF7">
          <w:t>]]</w:t>
        </w:r>
      </w:ins>
      <w:ins w:id="16593" w:author="Rev 6 Allen Wirfs-Brock" w:date="2012-02-16T19:54:00Z">
        <w:r w:rsidR="00E55220">
          <w:t xml:space="preserve">: </w:t>
        </w:r>
      </w:ins>
      <w:r w:rsidRPr="00E77497">
        <w:rPr>
          <w:i/>
        </w:rPr>
        <w:t>V</w:t>
      </w:r>
      <w:r w:rsidRPr="00E77497">
        <w:t xml:space="preserve">, </w:t>
      </w:r>
      <w:ins w:id="16594" w:author="Rev 6 Allen Wirfs-Brock" w:date="2012-02-18T11:57:00Z">
        <w:r w:rsidR="00327BF7">
          <w:t>[[</w:t>
        </w:r>
      </w:ins>
      <w:ins w:id="16595" w:author="Rev 6 Allen Wirfs-Brock" w:date="2012-02-16T19:54:00Z">
        <w:r w:rsidR="00E55220">
          <w:t>target</w:t>
        </w:r>
      </w:ins>
      <w:ins w:id="16596" w:author="Rev 6 Allen Wirfs-Brock" w:date="2012-02-18T11:57:00Z">
        <w:r w:rsidR="00327BF7">
          <w:t>]]</w:t>
        </w:r>
      </w:ins>
      <w:ins w:id="16597" w:author="Rev 6 Allen Wirfs-Brock" w:date="2012-02-16T19:54:00Z">
        <w:r w:rsidR="00E55220">
          <w:t xml:space="preserve">: </w:t>
        </w:r>
      </w:ins>
      <w:r w:rsidRPr="00E77497">
        <w:rPr>
          <w:i/>
        </w:rPr>
        <w:t>s</w:t>
      </w:r>
      <w:r w:rsidRPr="00E77497">
        <w:t>.</w:t>
      </w:r>
      <w:ins w:id="16598" w:author="Rev 6 Allen Wirfs-Brock" w:date="2012-02-16T19:53:00Z">
        <w:r w:rsidR="00E55220">
          <w:t>[[</w:t>
        </w:r>
      </w:ins>
      <w:r w:rsidRPr="00E77497">
        <w:t>target</w:t>
      </w:r>
      <w:del w:id="16599" w:author="Rev 6 Allen Wirfs-Brock" w:date="2012-02-18T10:53:00Z">
        <w:r w:rsidRPr="00E77497" w:rsidDel="00481DAC">
          <w:delText>).</w:delText>
        </w:r>
      </w:del>
      <w:ins w:id="16600" w:author="Rev 6 Allen Wirfs-Brock" w:date="2012-02-18T10:53:00Z">
        <w:r w:rsidR="00481DAC">
          <w:t>]]}</w:t>
        </w:r>
        <w:r w:rsidR="00481DAC" w:rsidRPr="00E77497">
          <w:t>.</w:t>
        </w:r>
      </w:ins>
    </w:p>
    <w:p w14:paraId="64F5C37B" w14:textId="77777777" w:rsidR="004C02EF" w:rsidRPr="00E77497" w:rsidRDefault="004C02EF" w:rsidP="004C02EF">
      <w:pPr>
        <w:pStyle w:val="Note"/>
        <w:spacing w:after="60"/>
      </w:pPr>
      <w:bookmarkStart w:id="16601" w:name="_Toc417706216"/>
      <w:bookmarkStart w:id="16602" w:name="_Ref440445249"/>
      <w:bookmarkStart w:id="16603" w:name="_Ref457437644"/>
      <w:bookmarkStart w:id="16604" w:name="_Ref457437645"/>
      <w:bookmarkStart w:id="16605" w:name="_Ref457437646"/>
      <w:bookmarkStart w:id="16606" w:name="_Ref457437647"/>
      <w:bookmarkStart w:id="16607" w:name="_Ref457437648"/>
      <w:bookmarkStart w:id="16608" w:name="_Ref457437652"/>
      <w:bookmarkStart w:id="16609" w:name="_Ref457437653"/>
      <w:bookmarkStart w:id="16610" w:name="_Ref457708381"/>
      <w:bookmarkStart w:id="16611" w:name="_Ref457792811"/>
      <w:bookmarkStart w:id="16612" w:name="_Toc472818876"/>
      <w:bookmarkStart w:id="16613" w:name="_Toc235503450"/>
      <w:bookmarkStart w:id="16614" w:name="_Toc241509225"/>
      <w:bookmarkStart w:id="16615" w:name="_Toc244416712"/>
      <w:r w:rsidRPr="00E77497">
        <w:t>NOTE</w:t>
      </w:r>
      <w:r w:rsidRPr="00E77497">
        <w:tab/>
        <w:t xml:space="preserve">Steps </w:t>
      </w:r>
      <w:del w:id="16616" w:author="Rev 6 Allen Wirfs-Brock" w:date="2012-02-16T19:53:00Z">
        <w:r w:rsidRPr="00E77497" w:rsidDel="00E55220">
          <w:delText xml:space="preserve">5 </w:delText>
        </w:r>
      </w:del>
      <w:ins w:id="16617" w:author="Rev 6 Allen Wirfs-Brock" w:date="2012-02-16T19:53:00Z">
        <w:r w:rsidR="00E55220">
          <w:t>4</w:t>
        </w:r>
        <w:r w:rsidR="00E55220" w:rsidRPr="00E77497">
          <w:t xml:space="preserve"> </w:t>
        </w:r>
      </w:ins>
      <w:r w:rsidRPr="00E77497">
        <w:t xml:space="preserve">and </w:t>
      </w:r>
      <w:del w:id="16618" w:author="Rev 6 Allen Wirfs-Brock" w:date="2012-02-16T19:53:00Z">
        <w:r w:rsidRPr="00E77497" w:rsidDel="00E55220">
          <w:delText xml:space="preserve">6 </w:delText>
        </w:r>
      </w:del>
      <w:ins w:id="16619" w:author="Rev 6 Allen Wirfs-Brock" w:date="2012-02-16T19:53:00Z">
        <w:r w:rsidR="00E55220">
          <w:t>5</w:t>
        </w:r>
        <w:r w:rsidR="00E55220" w:rsidRPr="00E77497">
          <w:t xml:space="preserve"> </w:t>
        </w:r>
      </w:ins>
      <w:r w:rsidRPr="00E77497">
        <w:t xml:space="preserve">of the above algoritm ensure that the value of a </w:t>
      </w:r>
      <w:r w:rsidRPr="00E77497">
        <w:rPr>
          <w:rFonts w:ascii="Times New Roman" w:hAnsi="Times New Roman"/>
          <w:i/>
        </w:rPr>
        <w:t xml:space="preserve">StatementList </w:t>
      </w:r>
      <w:r w:rsidRPr="00E77497">
        <w:t xml:space="preserve">is the value of the last value producing </w:t>
      </w:r>
      <w:r w:rsidRPr="00E77497">
        <w:rPr>
          <w:i/>
        </w:rPr>
        <w:t>Statement</w:t>
      </w:r>
      <w:r w:rsidRPr="00E77497">
        <w:t xml:space="preserve"> in the </w:t>
      </w:r>
      <w:r w:rsidRPr="00E77497">
        <w:rPr>
          <w:rFonts w:ascii="Times New Roman" w:hAnsi="Times New Roman"/>
          <w:i/>
        </w:rPr>
        <w:t>StatementList</w:t>
      </w:r>
      <w:r w:rsidRPr="00E77497">
        <w:t xml:space="preserve">.  For example, the following calls to the </w:t>
      </w:r>
      <w:r w:rsidRPr="00E77497">
        <w:rPr>
          <w:rFonts w:ascii="Courier New" w:hAnsi="Courier New" w:cs="Courier New"/>
          <w:b/>
        </w:rPr>
        <w:t>eval</w:t>
      </w:r>
      <w:r w:rsidRPr="00E77497">
        <w:t xml:space="preserve"> function all return the value 1:</w:t>
      </w:r>
    </w:p>
    <w:p w14:paraId="435935B4" w14:textId="77777777" w:rsidR="004C02EF" w:rsidRPr="00E77497" w:rsidRDefault="004C02EF" w:rsidP="004C02EF">
      <w:pPr>
        <w:ind w:left="720"/>
        <w:contextualSpacing/>
        <w:rPr>
          <w:rFonts w:ascii="Courier New" w:hAnsi="Courier New" w:cs="Courier New"/>
          <w:b/>
          <w:sz w:val="18"/>
          <w:szCs w:val="18"/>
        </w:rPr>
      </w:pPr>
      <w:r w:rsidRPr="00E77497">
        <w:rPr>
          <w:rFonts w:ascii="Courier New" w:hAnsi="Courier New" w:cs="Courier New"/>
          <w:b/>
          <w:sz w:val="18"/>
          <w:szCs w:val="18"/>
        </w:rPr>
        <w:t>eval("1;;;;;")</w:t>
      </w:r>
    </w:p>
    <w:p w14:paraId="506E0312" w14:textId="77777777" w:rsidR="004C02EF" w:rsidRPr="00E77497" w:rsidRDefault="004C02EF" w:rsidP="004C02EF">
      <w:pPr>
        <w:ind w:left="720"/>
        <w:contextualSpacing/>
        <w:rPr>
          <w:rFonts w:ascii="Courier New" w:hAnsi="Courier New" w:cs="Courier New"/>
          <w:b/>
          <w:sz w:val="18"/>
          <w:szCs w:val="18"/>
        </w:rPr>
      </w:pPr>
      <w:r w:rsidRPr="00E77497">
        <w:rPr>
          <w:rFonts w:ascii="Courier New" w:hAnsi="Courier New" w:cs="Courier New"/>
          <w:b/>
          <w:sz w:val="18"/>
          <w:szCs w:val="18"/>
        </w:rPr>
        <w:t>eval("1;{}")</w:t>
      </w:r>
    </w:p>
    <w:p w14:paraId="2778AAB9" w14:textId="77777777" w:rsidR="004C02EF" w:rsidRPr="00E77497" w:rsidRDefault="004C02EF" w:rsidP="004C02EF">
      <w:pPr>
        <w:ind w:left="720"/>
        <w:rPr>
          <w:rFonts w:ascii="Courier New" w:hAnsi="Courier New" w:cs="Courier New"/>
          <w:b/>
          <w:sz w:val="18"/>
          <w:szCs w:val="18"/>
        </w:rPr>
      </w:pPr>
      <w:r w:rsidRPr="00E77497">
        <w:rPr>
          <w:rFonts w:ascii="Courier New" w:hAnsi="Courier New" w:cs="Courier New"/>
          <w:b/>
          <w:sz w:val="18"/>
          <w:szCs w:val="18"/>
        </w:rPr>
        <w:t>eval("1;var a;")</w:t>
      </w:r>
    </w:p>
    <w:p w14:paraId="5B3A453C" w14:textId="77777777" w:rsidR="00F14B7C" w:rsidRPr="00E77497" w:rsidDel="001731CD" w:rsidRDefault="00F14B7C" w:rsidP="00F14B7C">
      <w:pPr>
        <w:rPr>
          <w:ins w:id="16620" w:author="Rev 3 Allen Wirfs-Brock" w:date="2011-09-02T09:07:00Z"/>
          <w:del w:id="16621" w:author="Rev 4 Allen Wirfs-Brock" w:date="2011-10-20T09:39:00Z"/>
        </w:rPr>
      </w:pPr>
      <w:bookmarkStart w:id="16622" w:name="_Toc276631076"/>
      <w:ins w:id="16623" w:author="Rev 3 Allen Wirfs-Brock" w:date="2011-09-02T09:07:00Z">
        <w:del w:id="16624" w:author="Rev 4 Allen Wirfs-Brock" w:date="2011-10-20T09:39:00Z">
          <w:r w:rsidRPr="00E77497" w:rsidDel="001731CD">
            <w:delText xml:space="preserve">The LexicallyDeclaredNames </w:delText>
          </w:r>
        </w:del>
      </w:ins>
      <w:ins w:id="16625" w:author="Rev 3 Allen Wirfs-Brock" w:date="2011-09-10T13:50:00Z">
        <w:del w:id="16626" w:author="Rev 4 Allen Wirfs-Brock" w:date="2011-10-20T09:39:00Z">
          <w:r w:rsidR="00323DE6" w:rsidRPr="00E77497" w:rsidDel="001731CD">
            <w:delText xml:space="preserve"> and the LexicalDeclarations </w:delText>
          </w:r>
        </w:del>
      </w:ins>
      <w:ins w:id="16627" w:author="Rev 3 Allen Wirfs-Brock" w:date="2011-09-02T09:07:00Z">
        <w:del w:id="16628" w:author="Rev 4 Allen Wirfs-Brock" w:date="2011-10-20T09:39:00Z">
          <w:r w:rsidRPr="00E77497" w:rsidDel="001731CD">
            <w:delText xml:space="preserve">of the production  </w:delText>
          </w:r>
        </w:del>
      </w:ins>
      <w:ins w:id="16629" w:author="Rev 3 Allen Wirfs-Brock" w:date="2011-09-02T09:08:00Z">
        <w:del w:id="16630" w:author="Rev 4 Allen Wirfs-Brock" w:date="2011-10-20T09:39:00Z">
          <w:r w:rsidRPr="00E77497" w:rsidDel="001731CD">
            <w:rPr>
              <w:rFonts w:ascii="Times New Roman" w:hAnsi="Times New Roman"/>
              <w:i/>
            </w:rPr>
            <w:delText xml:space="preserve">StatementListItem </w:delText>
          </w:r>
          <w:r w:rsidRPr="00E77497" w:rsidDel="001731CD">
            <w:rPr>
              <w:b/>
            </w:rPr>
            <w:delText>:</w:delText>
          </w:r>
          <w:r w:rsidRPr="00E77497" w:rsidDel="001731CD">
            <w:rPr>
              <w:rFonts w:ascii="Times New Roman" w:hAnsi="Times New Roman"/>
              <w:i/>
            </w:rPr>
            <w:delText xml:space="preserve"> Statement</w:delText>
          </w:r>
          <w:r w:rsidRPr="00E77497" w:rsidDel="001731CD">
            <w:delText xml:space="preserve"> </w:delText>
          </w:r>
        </w:del>
      </w:ins>
      <w:ins w:id="16631" w:author="Rev 3 Allen Wirfs-Brock" w:date="2011-09-10T13:51:00Z">
        <w:del w:id="16632" w:author="Rev 4 Allen Wirfs-Brock" w:date="2011-10-20T09:39:00Z">
          <w:r w:rsidR="00323DE6" w:rsidRPr="00E77497" w:rsidDel="001731CD">
            <w:delText>are</w:delText>
          </w:r>
        </w:del>
      </w:ins>
      <w:ins w:id="16633" w:author="Rev 3 Allen Wirfs-Brock" w:date="2011-09-02T09:07:00Z">
        <w:del w:id="16634" w:author="Rev 4 Allen Wirfs-Brock" w:date="2011-10-20T09:39:00Z">
          <w:r w:rsidRPr="00E77497" w:rsidDel="001731CD">
            <w:delText xml:space="preserve"> determined as follows:</w:delText>
          </w:r>
        </w:del>
      </w:ins>
    </w:p>
    <w:p w14:paraId="657EFA51" w14:textId="77777777" w:rsidR="00F14B7C" w:rsidRPr="00E77497" w:rsidDel="001731CD" w:rsidRDefault="00F14B7C">
      <w:pPr>
        <w:pStyle w:val="Alg4"/>
        <w:numPr>
          <w:ilvl w:val="0"/>
          <w:numId w:val="465"/>
        </w:numPr>
        <w:spacing w:after="220"/>
        <w:contextualSpacing/>
        <w:rPr>
          <w:ins w:id="16635" w:author="Rev 3 Allen Wirfs-Brock" w:date="2011-09-02T09:07:00Z"/>
          <w:del w:id="16636" w:author="Rev 4 Allen Wirfs-Brock" w:date="2011-10-20T09:39:00Z"/>
        </w:rPr>
        <w:pPrChange w:id="16637" w:author="Rev 4 Allen Wirfs-Brock" w:date="2011-11-07T12:16:00Z">
          <w:pPr>
            <w:pStyle w:val="Alg4"/>
            <w:numPr>
              <w:numId w:val="492"/>
            </w:numPr>
            <w:tabs>
              <w:tab w:val="num" w:pos="360"/>
            </w:tabs>
            <w:spacing w:after="220"/>
            <w:ind w:left="360" w:hanging="360"/>
            <w:contextualSpacing/>
          </w:pPr>
        </w:pPrChange>
      </w:pPr>
      <w:ins w:id="16638" w:author="Rev 3 Allen Wirfs-Brock" w:date="2011-09-02T09:07:00Z">
        <w:del w:id="16639" w:author="Rev 4 Allen Wirfs-Brock" w:date="2011-10-20T09:39:00Z">
          <w:r w:rsidRPr="00E77497" w:rsidDel="001731CD">
            <w:delText xml:space="preserve">Return </w:delText>
          </w:r>
        </w:del>
      </w:ins>
      <w:ins w:id="16640" w:author="Rev 3 Allen Wirfs-Brock" w:date="2011-09-02T09:08:00Z">
        <w:del w:id="16641" w:author="Rev 4 Allen Wirfs-Brock" w:date="2011-10-20T09:39:00Z">
          <w:r w:rsidR="00503C0C" w:rsidRPr="00E77497" w:rsidDel="001731CD">
            <w:delText>a new empty List</w:delText>
          </w:r>
        </w:del>
      </w:ins>
      <w:ins w:id="16642" w:author="Rev 3 Allen Wirfs-Brock" w:date="2011-09-02T09:07:00Z">
        <w:del w:id="16643" w:author="Rev 4 Allen Wirfs-Brock" w:date="2011-10-20T09:39:00Z">
          <w:r w:rsidRPr="00E77497" w:rsidDel="001731CD">
            <w:delText>.</w:delText>
          </w:r>
        </w:del>
      </w:ins>
    </w:p>
    <w:p w14:paraId="5355E85D" w14:textId="77777777" w:rsidR="00F14B7C" w:rsidRPr="00E77497" w:rsidDel="00F678F3" w:rsidRDefault="00F14B7C" w:rsidP="00F14B7C">
      <w:pPr>
        <w:rPr>
          <w:ins w:id="16644" w:author="Rev 3 Allen Wirfs-Brock" w:date="2011-09-02T09:07:00Z"/>
          <w:del w:id="16645" w:author="Rev 4 Allen Wirfs-Brock" w:date="2011-10-20T09:41:00Z"/>
        </w:rPr>
      </w:pPr>
      <w:ins w:id="16646" w:author="Rev 3 Allen Wirfs-Brock" w:date="2011-09-02T09:07:00Z">
        <w:del w:id="16647" w:author="Rev 4 Allen Wirfs-Brock" w:date="2011-10-20T09:41:00Z">
          <w:r w:rsidRPr="00E77497" w:rsidDel="00F678F3">
            <w:delText xml:space="preserve">The VarDeclaredNames of the production  </w:delText>
          </w:r>
        </w:del>
      </w:ins>
      <w:ins w:id="16648" w:author="Rev 3 Allen Wirfs-Brock" w:date="2011-09-02T09:08:00Z">
        <w:del w:id="16649" w:author="Rev 4 Allen Wirfs-Brock" w:date="2011-10-20T09:41:00Z">
          <w:r w:rsidRPr="00E77497" w:rsidDel="00F678F3">
            <w:rPr>
              <w:rFonts w:ascii="Times New Roman" w:hAnsi="Times New Roman"/>
              <w:i/>
            </w:rPr>
            <w:delText xml:space="preserve">StatementListItem </w:delText>
          </w:r>
          <w:r w:rsidRPr="00E77497" w:rsidDel="00F678F3">
            <w:rPr>
              <w:b/>
            </w:rPr>
            <w:delText>:</w:delText>
          </w:r>
          <w:r w:rsidRPr="00E77497" w:rsidDel="00F678F3">
            <w:rPr>
              <w:rFonts w:ascii="Times New Roman" w:hAnsi="Times New Roman"/>
              <w:i/>
            </w:rPr>
            <w:delText xml:space="preserve"> Statement</w:delText>
          </w:r>
          <w:r w:rsidRPr="00E77497" w:rsidDel="00F678F3">
            <w:delText xml:space="preserve"> </w:delText>
          </w:r>
        </w:del>
      </w:ins>
      <w:ins w:id="16650" w:author="Rev 3 Allen Wirfs-Brock" w:date="2011-09-02T09:07:00Z">
        <w:del w:id="16651" w:author="Rev 4 Allen Wirfs-Brock" w:date="2011-10-20T09:41:00Z">
          <w:r w:rsidRPr="00E77497" w:rsidDel="00F678F3">
            <w:delText>is determined as follows:</w:delText>
          </w:r>
        </w:del>
      </w:ins>
    </w:p>
    <w:p w14:paraId="21C02A0E" w14:textId="77777777" w:rsidR="00F14B7C" w:rsidRPr="00E77497" w:rsidDel="00F678F3" w:rsidRDefault="00F14B7C">
      <w:pPr>
        <w:pStyle w:val="Alg4"/>
        <w:numPr>
          <w:ilvl w:val="0"/>
          <w:numId w:val="528"/>
        </w:numPr>
        <w:spacing w:after="220"/>
        <w:contextualSpacing/>
        <w:rPr>
          <w:ins w:id="16652" w:author="Rev 3 Allen Wirfs-Brock" w:date="2011-09-02T09:07:00Z"/>
          <w:del w:id="16653" w:author="Rev 4 Allen Wirfs-Brock" w:date="2011-10-20T09:41:00Z"/>
        </w:rPr>
        <w:pPrChange w:id="16654" w:author="Rev 4 Allen Wirfs-Brock" w:date="2011-11-07T12:16:00Z">
          <w:pPr>
            <w:pStyle w:val="Alg4"/>
            <w:numPr>
              <w:numId w:val="560"/>
            </w:numPr>
            <w:tabs>
              <w:tab w:val="num" w:pos="360"/>
            </w:tabs>
            <w:spacing w:after="220"/>
            <w:ind w:left="360" w:hanging="360"/>
            <w:contextualSpacing/>
          </w:pPr>
        </w:pPrChange>
      </w:pPr>
      <w:ins w:id="16655" w:author="Rev 3 Allen Wirfs-Brock" w:date="2011-09-02T09:07:00Z">
        <w:del w:id="16656" w:author="Rev 4 Allen Wirfs-Brock" w:date="2011-10-20T09:41:00Z">
          <w:r w:rsidRPr="00E77497" w:rsidDel="00F678F3">
            <w:delText xml:space="preserve">Return the VarDeclaredNames of </w:delText>
          </w:r>
        </w:del>
      </w:ins>
      <w:ins w:id="16657" w:author="Rev 3 Allen Wirfs-Brock" w:date="2011-09-02T09:10:00Z">
        <w:del w:id="16658" w:author="Rev 4 Allen Wirfs-Brock" w:date="2011-10-20T09:41:00Z">
          <w:r w:rsidR="00503C0C" w:rsidRPr="00E77497" w:rsidDel="00F678F3">
            <w:rPr>
              <w:i/>
            </w:rPr>
            <w:delText>Statement</w:delText>
          </w:r>
        </w:del>
      </w:ins>
      <w:ins w:id="16659" w:author="Rev 3 Allen Wirfs-Brock" w:date="2011-09-02T09:07:00Z">
        <w:del w:id="16660" w:author="Rev 4 Allen Wirfs-Brock" w:date="2011-10-20T09:41:00Z">
          <w:r w:rsidRPr="00E77497" w:rsidDel="00F678F3">
            <w:delText>.</w:delText>
          </w:r>
        </w:del>
      </w:ins>
    </w:p>
    <w:p w14:paraId="641A0EA2" w14:textId="77777777" w:rsidR="006E1EB0" w:rsidRPr="00E77497" w:rsidDel="00F71D44" w:rsidRDefault="006E1EB0" w:rsidP="006E1EB0">
      <w:pPr>
        <w:rPr>
          <w:ins w:id="16661" w:author="Rev 3 Allen Wirfs-Brock" w:date="2011-08-30T16:30:00Z"/>
          <w:del w:id="16662" w:author="Rev 8 Allen Wirfs-Brock" w:date="2012-06-01T08:46:00Z"/>
        </w:rPr>
      </w:pPr>
      <w:ins w:id="16663" w:author="Rev 3 Allen Wirfs-Brock" w:date="2011-08-30T16:30:00Z">
        <w:del w:id="16664" w:author="Rev 8 Allen Wirfs-Brock" w:date="2012-06-01T08:46:00Z">
          <w:r w:rsidRPr="00E77497" w:rsidDel="00F71D44">
            <w:delText xml:space="preserve">The production </w:delText>
          </w:r>
        </w:del>
      </w:ins>
      <w:ins w:id="16665" w:author="Rev 3 Allen Wirfs-Brock" w:date="2011-08-30T16:31:00Z">
        <w:del w:id="16666" w:author="Rev 8 Allen Wirfs-Brock" w:date="2012-06-01T08:46:00Z">
          <w:r w:rsidRPr="00E77497" w:rsidDel="00F71D44">
            <w:rPr>
              <w:rFonts w:ascii="Times New Roman" w:hAnsi="Times New Roman"/>
              <w:i/>
            </w:rPr>
            <w:delText xml:space="preserve">StatementListItem </w:delText>
          </w:r>
        </w:del>
      </w:ins>
      <w:ins w:id="16667" w:author="Rev 3 Allen Wirfs-Brock" w:date="2011-08-30T16:30:00Z">
        <w:del w:id="16668" w:author="Rev 8 Allen Wirfs-Brock" w:date="2012-06-01T08:46:00Z">
          <w:r w:rsidRPr="00E77497" w:rsidDel="00F71D44">
            <w:rPr>
              <w:b/>
            </w:rPr>
            <w:delText>:</w:delText>
          </w:r>
          <w:r w:rsidRPr="00E77497" w:rsidDel="00F71D44">
            <w:rPr>
              <w:rFonts w:ascii="Times New Roman" w:hAnsi="Times New Roman"/>
              <w:i/>
            </w:rPr>
            <w:delText xml:space="preserve"> Statement</w:delText>
          </w:r>
          <w:r w:rsidRPr="00E77497" w:rsidDel="00F71D44">
            <w:delText xml:space="preserve"> is evaluated as follows:</w:delText>
          </w:r>
        </w:del>
      </w:ins>
    </w:p>
    <w:p w14:paraId="56B05BDB" w14:textId="77777777" w:rsidR="006E1EB0" w:rsidRPr="00E77497" w:rsidDel="00F71D44" w:rsidRDefault="006E1EB0" w:rsidP="00FA3203">
      <w:pPr>
        <w:pStyle w:val="Alg2"/>
        <w:numPr>
          <w:ilvl w:val="0"/>
          <w:numId w:val="444"/>
        </w:numPr>
        <w:spacing w:after="220"/>
        <w:rPr>
          <w:ins w:id="16669" w:author="Rev 3 Allen Wirfs-Brock" w:date="2011-08-30T16:30:00Z"/>
          <w:del w:id="16670" w:author="Rev 8 Allen Wirfs-Brock" w:date="2012-06-01T08:46:00Z"/>
        </w:rPr>
      </w:pPr>
      <w:ins w:id="16671" w:author="Rev 3 Allen Wirfs-Brock" w:date="2011-08-30T16:30:00Z">
        <w:del w:id="16672" w:author="Rev 8 Allen Wirfs-Brock" w:date="2012-06-01T08:46:00Z">
          <w:r w:rsidRPr="00E77497" w:rsidDel="00F71D44">
            <w:delText xml:space="preserve">Return the result of evaluating </w:delText>
          </w:r>
          <w:r w:rsidRPr="00E77497" w:rsidDel="00F71D44">
            <w:rPr>
              <w:i/>
            </w:rPr>
            <w:delText>Statement</w:delText>
          </w:r>
          <w:r w:rsidRPr="00E77497" w:rsidDel="00F71D44">
            <w:delText>.</w:delText>
          </w:r>
        </w:del>
      </w:ins>
    </w:p>
    <w:p w14:paraId="46C0B5D4" w14:textId="77777777" w:rsidR="00503C0C" w:rsidRPr="00E77497" w:rsidDel="003A2216" w:rsidRDefault="00503C0C" w:rsidP="00503C0C">
      <w:pPr>
        <w:rPr>
          <w:ins w:id="16673" w:author="Rev 3 Allen Wirfs-Brock" w:date="2011-09-02T09:12:00Z"/>
          <w:del w:id="16674" w:author="Rev 4 Allen Wirfs-Brock" w:date="2011-10-20T09:42:00Z"/>
        </w:rPr>
      </w:pPr>
      <w:ins w:id="16675" w:author="Rev 3 Allen Wirfs-Brock" w:date="2011-09-02T09:12:00Z">
        <w:del w:id="16676" w:author="Rev 4 Allen Wirfs-Brock" w:date="2011-10-20T09:42:00Z">
          <w:r w:rsidRPr="00E77497" w:rsidDel="003A2216">
            <w:delText xml:space="preserve">The LexicallyDeclaredNames of the production  </w:delText>
          </w:r>
        </w:del>
      </w:ins>
      <w:ins w:id="16677" w:author="Rev 3 Allen Wirfs-Brock" w:date="2011-09-02T09:13:00Z">
        <w:del w:id="16678" w:author="Rev 4 Allen Wirfs-Brock" w:date="2011-10-20T09:42:00Z">
          <w:r w:rsidRPr="00E77497" w:rsidDel="003A2216">
            <w:rPr>
              <w:rFonts w:ascii="Times New Roman" w:hAnsi="Times New Roman"/>
              <w:i/>
            </w:rPr>
            <w:delText xml:space="preserve">StatementListItem </w:delText>
          </w:r>
          <w:r w:rsidRPr="00E77497" w:rsidDel="003A2216">
            <w:rPr>
              <w:b/>
            </w:rPr>
            <w:delText>:</w:delText>
          </w:r>
          <w:r w:rsidRPr="00E77497" w:rsidDel="003A2216">
            <w:rPr>
              <w:rFonts w:ascii="Times New Roman" w:hAnsi="Times New Roman"/>
              <w:i/>
            </w:rPr>
            <w:delText xml:space="preserve"> Declaration</w:delText>
          </w:r>
          <w:r w:rsidRPr="00E77497" w:rsidDel="003A2216">
            <w:delText xml:space="preserve"> </w:delText>
          </w:r>
        </w:del>
      </w:ins>
      <w:ins w:id="16679" w:author="Rev 3 Allen Wirfs-Brock" w:date="2011-09-02T09:12:00Z">
        <w:del w:id="16680" w:author="Rev 4 Allen Wirfs-Brock" w:date="2011-10-20T09:42:00Z">
          <w:r w:rsidRPr="00E77497" w:rsidDel="003A2216">
            <w:delText>is determined as follows:</w:delText>
          </w:r>
        </w:del>
      </w:ins>
    </w:p>
    <w:p w14:paraId="6A0C549D" w14:textId="77777777" w:rsidR="00503C0C" w:rsidRPr="00E77497" w:rsidDel="003A2216" w:rsidRDefault="00503C0C">
      <w:pPr>
        <w:pStyle w:val="Alg4"/>
        <w:numPr>
          <w:ilvl w:val="0"/>
          <w:numId w:val="468"/>
        </w:numPr>
        <w:spacing w:after="220"/>
        <w:contextualSpacing/>
        <w:rPr>
          <w:ins w:id="16681" w:author="Rev 3 Allen Wirfs-Brock" w:date="2011-09-02T09:12:00Z"/>
          <w:del w:id="16682" w:author="Rev 4 Allen Wirfs-Brock" w:date="2011-10-20T09:42:00Z"/>
        </w:rPr>
        <w:pPrChange w:id="16683" w:author="Rev 4 Allen Wirfs-Brock" w:date="2011-11-07T12:16:00Z">
          <w:pPr>
            <w:pStyle w:val="Alg4"/>
            <w:numPr>
              <w:numId w:val="495"/>
            </w:numPr>
            <w:tabs>
              <w:tab w:val="num" w:pos="360"/>
            </w:tabs>
            <w:spacing w:after="220"/>
            <w:ind w:left="360" w:hanging="360"/>
            <w:contextualSpacing/>
          </w:pPr>
        </w:pPrChange>
      </w:pPr>
      <w:ins w:id="16684" w:author="Rev 3 Allen Wirfs-Brock" w:date="2011-09-02T09:14:00Z">
        <w:del w:id="16685" w:author="Rev 4 Allen Wirfs-Brock" w:date="2011-10-20T09:42:00Z">
          <w:r w:rsidRPr="00E77497" w:rsidDel="003A2216">
            <w:delText xml:space="preserve">Return the </w:delText>
          </w:r>
        </w:del>
      </w:ins>
      <w:ins w:id="16686" w:author="Rev 3 Allen Wirfs-Brock" w:date="2011-09-02T09:16:00Z">
        <w:del w:id="16687" w:author="Rev 4 Allen Wirfs-Brock" w:date="2011-10-20T09:42:00Z">
          <w:r w:rsidRPr="00E77497" w:rsidDel="003A2216">
            <w:delText xml:space="preserve">BoundNames </w:delText>
          </w:r>
        </w:del>
      </w:ins>
      <w:ins w:id="16688" w:author="Rev 3 Allen Wirfs-Brock" w:date="2011-09-02T09:14:00Z">
        <w:del w:id="16689" w:author="Rev 4 Allen Wirfs-Brock" w:date="2011-10-20T09:42:00Z">
          <w:r w:rsidRPr="00E77497" w:rsidDel="003A2216">
            <w:delText xml:space="preserve">of </w:delText>
          </w:r>
        </w:del>
      </w:ins>
      <w:ins w:id="16690" w:author="Rev 3 Allen Wirfs-Brock" w:date="2011-09-02T09:16:00Z">
        <w:del w:id="16691" w:author="Rev 4 Allen Wirfs-Brock" w:date="2011-10-20T09:42:00Z">
          <w:r w:rsidRPr="00E77497" w:rsidDel="003A2216">
            <w:rPr>
              <w:i/>
            </w:rPr>
            <w:delText>Declaration</w:delText>
          </w:r>
        </w:del>
      </w:ins>
      <w:ins w:id="16692" w:author="Rev 3 Allen Wirfs-Brock" w:date="2011-09-02T09:12:00Z">
        <w:del w:id="16693" w:author="Rev 4 Allen Wirfs-Brock" w:date="2011-10-20T09:42:00Z">
          <w:r w:rsidRPr="00E77497" w:rsidDel="003A2216">
            <w:delText>.</w:delText>
          </w:r>
        </w:del>
      </w:ins>
    </w:p>
    <w:p w14:paraId="7616F9A0" w14:textId="77777777" w:rsidR="00323DE6" w:rsidRPr="00E77497" w:rsidDel="003A2216" w:rsidRDefault="00323DE6" w:rsidP="00323DE6">
      <w:pPr>
        <w:rPr>
          <w:ins w:id="16694" w:author="Rev 3 Allen Wirfs-Brock" w:date="2011-09-10T13:52:00Z"/>
          <w:del w:id="16695" w:author="Rev 4 Allen Wirfs-Brock" w:date="2011-10-20T09:42:00Z"/>
        </w:rPr>
      </w:pPr>
      <w:ins w:id="16696" w:author="Rev 3 Allen Wirfs-Brock" w:date="2011-09-10T13:52:00Z">
        <w:del w:id="16697" w:author="Rev 4 Allen Wirfs-Brock" w:date="2011-10-20T09:42:00Z">
          <w:r w:rsidRPr="00E77497" w:rsidDel="003A2216">
            <w:delText xml:space="preserve">The LexicalDeclarations of the production  </w:delText>
          </w:r>
          <w:r w:rsidRPr="00E77497" w:rsidDel="003A2216">
            <w:rPr>
              <w:rFonts w:ascii="Times New Roman" w:hAnsi="Times New Roman"/>
              <w:i/>
            </w:rPr>
            <w:delText xml:space="preserve">StatementListItem </w:delText>
          </w:r>
          <w:r w:rsidRPr="00E77497" w:rsidDel="003A2216">
            <w:rPr>
              <w:b/>
            </w:rPr>
            <w:delText>:</w:delText>
          </w:r>
          <w:r w:rsidRPr="00E77497" w:rsidDel="003A2216">
            <w:rPr>
              <w:rFonts w:ascii="Times New Roman" w:hAnsi="Times New Roman"/>
              <w:i/>
            </w:rPr>
            <w:delText xml:space="preserve"> Declaration</w:delText>
          </w:r>
          <w:r w:rsidRPr="00E77497" w:rsidDel="003A2216">
            <w:delText xml:space="preserve"> is determined as follows:</w:delText>
          </w:r>
        </w:del>
      </w:ins>
    </w:p>
    <w:p w14:paraId="6A737339" w14:textId="77777777" w:rsidR="00323DE6" w:rsidRPr="00E77497" w:rsidDel="003A2216" w:rsidRDefault="00323DE6">
      <w:pPr>
        <w:pStyle w:val="Alg4"/>
        <w:numPr>
          <w:ilvl w:val="0"/>
          <w:numId w:val="530"/>
        </w:numPr>
        <w:spacing w:after="220"/>
        <w:contextualSpacing/>
        <w:rPr>
          <w:ins w:id="16698" w:author="Rev 3 Allen Wirfs-Brock" w:date="2011-09-10T13:52:00Z"/>
          <w:del w:id="16699" w:author="Rev 4 Allen Wirfs-Brock" w:date="2011-10-20T09:42:00Z"/>
        </w:rPr>
        <w:pPrChange w:id="16700" w:author="Rev 4 Allen Wirfs-Brock" w:date="2011-11-07T12:16:00Z">
          <w:pPr>
            <w:pStyle w:val="Alg4"/>
            <w:numPr>
              <w:numId w:val="562"/>
            </w:numPr>
            <w:tabs>
              <w:tab w:val="num" w:pos="360"/>
            </w:tabs>
            <w:spacing w:after="220"/>
            <w:ind w:left="360" w:hanging="360"/>
            <w:contextualSpacing/>
          </w:pPr>
        </w:pPrChange>
      </w:pPr>
      <w:ins w:id="16701" w:author="Rev 3 Allen Wirfs-Brock" w:date="2011-09-10T13:52:00Z">
        <w:del w:id="16702" w:author="Rev 4 Allen Wirfs-Brock" w:date="2011-10-20T09:42:00Z">
          <w:r w:rsidRPr="00E77497" w:rsidDel="003A2216">
            <w:delText xml:space="preserve">Return </w:delText>
          </w:r>
        </w:del>
      </w:ins>
      <w:ins w:id="16703" w:author="Rev 3 Allen Wirfs-Brock" w:date="2011-09-10T13:58:00Z">
        <w:del w:id="16704" w:author="Rev 4 Allen Wirfs-Brock" w:date="2011-10-20T09:42:00Z">
          <w:r w:rsidR="001A376F" w:rsidRPr="00E77497" w:rsidDel="003A2216">
            <w:delText xml:space="preserve">return a new List containing </w:delText>
          </w:r>
        </w:del>
      </w:ins>
      <w:ins w:id="16705" w:author="Rev 3 Allen Wirfs-Brock" w:date="2011-09-10T13:52:00Z">
        <w:del w:id="16706" w:author="Rev 4 Allen Wirfs-Brock" w:date="2011-10-20T09:42:00Z">
          <w:r w:rsidRPr="00E77497" w:rsidDel="003A2216">
            <w:rPr>
              <w:i/>
            </w:rPr>
            <w:delText>Declaration</w:delText>
          </w:r>
          <w:r w:rsidRPr="00E77497" w:rsidDel="003A2216">
            <w:delText>.</w:delText>
          </w:r>
        </w:del>
      </w:ins>
    </w:p>
    <w:p w14:paraId="6A183489" w14:textId="77777777" w:rsidR="00503C0C" w:rsidRPr="00E77497" w:rsidDel="0028527D" w:rsidRDefault="00503C0C" w:rsidP="00503C0C">
      <w:pPr>
        <w:rPr>
          <w:ins w:id="16707" w:author="Rev 3 Allen Wirfs-Brock" w:date="2011-09-02T09:12:00Z"/>
          <w:del w:id="16708" w:author="Rev 4 Allen Wirfs-Brock" w:date="2011-10-20T09:47:00Z"/>
        </w:rPr>
      </w:pPr>
      <w:ins w:id="16709" w:author="Rev 3 Allen Wirfs-Brock" w:date="2011-09-02T09:12:00Z">
        <w:del w:id="16710" w:author="Rev 4 Allen Wirfs-Brock" w:date="2011-10-20T09:47:00Z">
          <w:r w:rsidRPr="00E77497" w:rsidDel="0028527D">
            <w:delText xml:space="preserve">The VarDeclaredNames of the production  </w:delText>
          </w:r>
        </w:del>
      </w:ins>
      <w:ins w:id="16711" w:author="Rev 3 Allen Wirfs-Brock" w:date="2011-09-02T09:13:00Z">
        <w:del w:id="16712" w:author="Rev 4 Allen Wirfs-Brock" w:date="2011-10-20T09:47:00Z">
          <w:r w:rsidRPr="00E77497" w:rsidDel="0028527D">
            <w:rPr>
              <w:rFonts w:ascii="Times New Roman" w:hAnsi="Times New Roman"/>
              <w:i/>
            </w:rPr>
            <w:delText xml:space="preserve">StatementListItem </w:delText>
          </w:r>
          <w:r w:rsidRPr="00E77497" w:rsidDel="0028527D">
            <w:rPr>
              <w:b/>
            </w:rPr>
            <w:delText>:</w:delText>
          </w:r>
          <w:r w:rsidRPr="00E77497" w:rsidDel="0028527D">
            <w:rPr>
              <w:rFonts w:ascii="Times New Roman" w:hAnsi="Times New Roman"/>
              <w:i/>
            </w:rPr>
            <w:delText xml:space="preserve"> Declaration</w:delText>
          </w:r>
          <w:r w:rsidRPr="00E77497" w:rsidDel="0028527D">
            <w:delText xml:space="preserve"> </w:delText>
          </w:r>
        </w:del>
      </w:ins>
      <w:ins w:id="16713" w:author="Rev 3 Allen Wirfs-Brock" w:date="2011-09-02T09:12:00Z">
        <w:del w:id="16714" w:author="Rev 4 Allen Wirfs-Brock" w:date="2011-10-20T09:47:00Z">
          <w:r w:rsidRPr="00E77497" w:rsidDel="0028527D">
            <w:delText>is determined as follows:</w:delText>
          </w:r>
        </w:del>
      </w:ins>
    </w:p>
    <w:p w14:paraId="3DA45C03" w14:textId="77777777" w:rsidR="00503C0C" w:rsidRPr="00E77497" w:rsidDel="0028527D" w:rsidRDefault="00503C0C">
      <w:pPr>
        <w:pStyle w:val="Alg4"/>
        <w:numPr>
          <w:ilvl w:val="0"/>
          <w:numId w:val="529"/>
        </w:numPr>
        <w:spacing w:after="220"/>
        <w:contextualSpacing/>
        <w:rPr>
          <w:ins w:id="16715" w:author="Rev 3 Allen Wirfs-Brock" w:date="2011-09-02T09:12:00Z"/>
          <w:del w:id="16716" w:author="Rev 4 Allen Wirfs-Brock" w:date="2011-10-20T09:47:00Z"/>
        </w:rPr>
        <w:pPrChange w:id="16717" w:author="Rev 4 Allen Wirfs-Brock" w:date="2011-11-07T12:16:00Z">
          <w:pPr>
            <w:pStyle w:val="Alg4"/>
            <w:numPr>
              <w:numId w:val="561"/>
            </w:numPr>
            <w:tabs>
              <w:tab w:val="num" w:pos="360"/>
            </w:tabs>
            <w:spacing w:after="220"/>
            <w:ind w:left="360" w:hanging="360"/>
            <w:contextualSpacing/>
          </w:pPr>
        </w:pPrChange>
      </w:pPr>
      <w:ins w:id="16718" w:author="Rev 3 Allen Wirfs-Brock" w:date="2011-09-02T09:15:00Z">
        <w:del w:id="16719" w:author="Rev 4 Allen Wirfs-Brock" w:date="2011-10-20T09:47:00Z">
          <w:r w:rsidRPr="00E77497" w:rsidDel="0028527D">
            <w:delText>Return a new empty List</w:delText>
          </w:r>
        </w:del>
      </w:ins>
      <w:ins w:id="16720" w:author="Rev 3 Allen Wirfs-Brock" w:date="2011-09-02T09:12:00Z">
        <w:del w:id="16721" w:author="Rev 4 Allen Wirfs-Brock" w:date="2011-10-20T09:47:00Z">
          <w:r w:rsidRPr="00E77497" w:rsidDel="0028527D">
            <w:delText>.</w:delText>
          </w:r>
        </w:del>
      </w:ins>
    </w:p>
    <w:p w14:paraId="656ABCAC" w14:textId="77777777" w:rsidR="006E1EB0" w:rsidRPr="00E77497" w:rsidDel="00F71D44" w:rsidRDefault="006E1EB0" w:rsidP="006E1EB0">
      <w:pPr>
        <w:rPr>
          <w:ins w:id="16722" w:author="Rev 3 Allen Wirfs-Brock" w:date="2011-08-30T16:32:00Z"/>
          <w:del w:id="16723" w:author="Rev 8 Allen Wirfs-Brock" w:date="2012-06-01T08:46:00Z"/>
        </w:rPr>
      </w:pPr>
      <w:ins w:id="16724" w:author="Rev 3 Allen Wirfs-Brock" w:date="2011-08-30T16:32:00Z">
        <w:del w:id="16725" w:author="Rev 8 Allen Wirfs-Brock" w:date="2012-06-01T08:46:00Z">
          <w:r w:rsidRPr="00E77497" w:rsidDel="00F71D44">
            <w:delText xml:space="preserve">The production </w:delText>
          </w:r>
          <w:r w:rsidRPr="00E77497" w:rsidDel="00F71D44">
            <w:rPr>
              <w:rFonts w:ascii="Times New Roman" w:hAnsi="Times New Roman"/>
              <w:i/>
            </w:rPr>
            <w:delText xml:space="preserve">StatementListItem </w:delText>
          </w:r>
          <w:r w:rsidRPr="00E77497" w:rsidDel="00F71D44">
            <w:rPr>
              <w:b/>
            </w:rPr>
            <w:delText>:</w:delText>
          </w:r>
          <w:r w:rsidRPr="00E77497" w:rsidDel="00F71D44">
            <w:rPr>
              <w:rFonts w:ascii="Times New Roman" w:hAnsi="Times New Roman"/>
              <w:i/>
            </w:rPr>
            <w:delText xml:space="preserve"> Declaration</w:delText>
          </w:r>
          <w:r w:rsidRPr="00E77497" w:rsidDel="00F71D44">
            <w:delText xml:space="preserve"> is evaluated as follows:</w:delText>
          </w:r>
        </w:del>
      </w:ins>
    </w:p>
    <w:p w14:paraId="4AD50DAB" w14:textId="77777777" w:rsidR="006E1EB0" w:rsidRPr="00E77497" w:rsidDel="00F71D44" w:rsidRDefault="006E1EB0" w:rsidP="00FA3203">
      <w:pPr>
        <w:pStyle w:val="Alg2"/>
        <w:numPr>
          <w:ilvl w:val="0"/>
          <w:numId w:val="445"/>
        </w:numPr>
        <w:spacing w:after="220"/>
        <w:rPr>
          <w:ins w:id="16726" w:author="Rev 3 Allen Wirfs-Brock" w:date="2011-08-30T16:32:00Z"/>
          <w:del w:id="16727" w:author="Rev 8 Allen Wirfs-Brock" w:date="2012-06-01T08:46:00Z"/>
        </w:rPr>
      </w:pPr>
      <w:ins w:id="16728" w:author="Rev 3 Allen Wirfs-Brock" w:date="2011-08-30T16:32:00Z">
        <w:del w:id="16729" w:author="Rev 8 Allen Wirfs-Brock" w:date="2012-06-01T08:46:00Z">
          <w:r w:rsidRPr="00E77497" w:rsidDel="00F71D44">
            <w:delText xml:space="preserve">Return the result of evaluating </w:delText>
          </w:r>
          <w:r w:rsidRPr="00E77497" w:rsidDel="00F71D44">
            <w:rPr>
              <w:i/>
            </w:rPr>
            <w:delText>Declaration</w:delText>
          </w:r>
          <w:r w:rsidRPr="00E77497" w:rsidDel="00F71D44">
            <w:delText>.</w:delText>
          </w:r>
        </w:del>
      </w:ins>
    </w:p>
    <w:p w14:paraId="6A7A2446" w14:textId="77777777" w:rsidR="004C02EF" w:rsidRPr="00E77497" w:rsidRDefault="004C02EF" w:rsidP="003A4B22">
      <w:pPr>
        <w:pStyle w:val="20"/>
        <w:numPr>
          <w:ilvl w:val="0"/>
          <w:numId w:val="0"/>
        </w:numPr>
      </w:pPr>
      <w:bookmarkStart w:id="16730" w:name="_Toc336509557"/>
      <w:r w:rsidRPr="00E77497">
        <w:t>12.2</w:t>
      </w:r>
      <w:r w:rsidRPr="00E77497">
        <w:tab/>
      </w:r>
      <w:ins w:id="16731" w:author="Rev 3 Allen Wirfs-Brock" w:date="2011-08-31T11:31:00Z">
        <w:r w:rsidR="00CB30C3" w:rsidRPr="00E77497">
          <w:t xml:space="preserve">Declarations and the </w:t>
        </w:r>
      </w:ins>
      <w:r w:rsidRPr="00E77497">
        <w:t xml:space="preserve">Variable </w:t>
      </w:r>
      <w:bookmarkEnd w:id="16601"/>
      <w:bookmarkEnd w:id="16602"/>
      <w:bookmarkEnd w:id="16603"/>
      <w:bookmarkEnd w:id="16604"/>
      <w:bookmarkEnd w:id="16605"/>
      <w:bookmarkEnd w:id="16606"/>
      <w:bookmarkEnd w:id="16607"/>
      <w:bookmarkEnd w:id="16608"/>
      <w:bookmarkEnd w:id="16609"/>
      <w:bookmarkEnd w:id="16610"/>
      <w:bookmarkEnd w:id="16611"/>
      <w:bookmarkEnd w:id="16612"/>
      <w:bookmarkEnd w:id="16613"/>
      <w:r w:rsidRPr="00E77497">
        <w:t>Statement</w:t>
      </w:r>
      <w:bookmarkEnd w:id="16614"/>
      <w:bookmarkEnd w:id="16615"/>
      <w:bookmarkEnd w:id="16622"/>
      <w:bookmarkEnd w:id="16730"/>
    </w:p>
    <w:p w14:paraId="6ACE7262" w14:textId="77777777" w:rsidR="00884D1C" w:rsidRPr="00E77497" w:rsidRDefault="00884D1C" w:rsidP="00884D1C">
      <w:pPr>
        <w:pStyle w:val="30"/>
        <w:numPr>
          <w:ilvl w:val="0"/>
          <w:numId w:val="0"/>
        </w:numPr>
        <w:rPr>
          <w:ins w:id="16732" w:author="Rev 3 Allen Wirfs-Brock" w:date="2011-09-09T12:39:00Z"/>
        </w:rPr>
      </w:pPr>
      <w:bookmarkStart w:id="16733" w:name="_Toc336509558"/>
      <w:ins w:id="16734" w:author="Rev 3 Allen Wirfs-Brock" w:date="2011-09-09T12:39:00Z">
        <w:r w:rsidRPr="00E77497">
          <w:t>12.2.1</w:t>
        </w:r>
        <w:r w:rsidRPr="00E77497">
          <w:tab/>
          <w:t xml:space="preserve">Let </w:t>
        </w:r>
      </w:ins>
      <w:ins w:id="16735" w:author="Rev 6 Allen Wirfs-Brock" w:date="2012-02-25T15:16:00Z">
        <w:r w:rsidR="00633DD3">
          <w:t xml:space="preserve">and Const </w:t>
        </w:r>
      </w:ins>
      <w:ins w:id="16736" w:author="Rev 3 Allen Wirfs-Brock" w:date="2011-09-09T12:39:00Z">
        <w:r w:rsidRPr="00E77497">
          <w:t>Declaration</w:t>
        </w:r>
      </w:ins>
      <w:ins w:id="16737" w:author="Rev 6 Allen Wirfs-Brock" w:date="2012-02-25T15:16:00Z">
        <w:r w:rsidR="00633DD3">
          <w:t>s</w:t>
        </w:r>
      </w:ins>
      <w:bookmarkEnd w:id="16733"/>
    </w:p>
    <w:p w14:paraId="0D071B75" w14:textId="77777777" w:rsidR="00791AD1" w:rsidRPr="00E77497" w:rsidRDefault="00791AD1" w:rsidP="00791AD1">
      <w:pPr>
        <w:rPr>
          <w:ins w:id="16738" w:author="Rev 4 Allen Wirfs-Brock" w:date="2011-10-15T17:25:00Z"/>
          <w:sz w:val="18"/>
        </w:rPr>
      </w:pPr>
      <w:ins w:id="16739" w:author="Rev 4 Allen Wirfs-Brock" w:date="2011-10-15T17:25:00Z">
        <w:r w:rsidRPr="00E77497">
          <w:rPr>
            <w:sz w:val="18"/>
          </w:rPr>
          <w:t>NOTE</w:t>
        </w:r>
        <w:r w:rsidRPr="00E77497">
          <w:rPr>
            <w:sz w:val="18"/>
          </w:rPr>
          <w:tab/>
          <w:t xml:space="preserve">A </w:t>
        </w:r>
        <w:r w:rsidRPr="00E77497">
          <w:rPr>
            <w:rFonts w:ascii="Courier New" w:hAnsi="Courier New"/>
            <w:b/>
            <w:sz w:val="18"/>
          </w:rPr>
          <w:t>let</w:t>
        </w:r>
        <w:r w:rsidRPr="00E77497">
          <w:rPr>
            <w:sz w:val="18"/>
          </w:rPr>
          <w:t xml:space="preserve"> </w:t>
        </w:r>
      </w:ins>
      <w:ins w:id="16740" w:author="Rev 6 Allen Wirfs-Brock" w:date="2012-02-25T16:14:00Z">
        <w:r w:rsidR="00A345F7">
          <w:rPr>
            <w:sz w:val="18"/>
          </w:rPr>
          <w:t xml:space="preserve">and </w:t>
        </w:r>
        <w:r w:rsidR="00A345F7" w:rsidRPr="00E77497">
          <w:rPr>
            <w:rFonts w:ascii="Courier New" w:hAnsi="Courier New"/>
            <w:b/>
            <w:sz w:val="18"/>
          </w:rPr>
          <w:t>const</w:t>
        </w:r>
        <w:r w:rsidR="00A345F7" w:rsidRPr="00E77497">
          <w:rPr>
            <w:sz w:val="18"/>
          </w:rPr>
          <w:t xml:space="preserve"> </w:t>
        </w:r>
      </w:ins>
      <w:ins w:id="16741" w:author="Rev 4 Allen Wirfs-Brock" w:date="2011-10-15T17:25:00Z">
        <w:r w:rsidRPr="00E77497">
          <w:rPr>
            <w:sz w:val="18"/>
          </w:rPr>
          <w:t>declaration</w:t>
        </w:r>
      </w:ins>
      <w:ins w:id="16742" w:author="Rev 6 Allen Wirfs-Brock" w:date="2012-02-25T16:14:00Z">
        <w:r w:rsidR="00A345F7">
          <w:rPr>
            <w:sz w:val="18"/>
          </w:rPr>
          <w:t>s</w:t>
        </w:r>
      </w:ins>
      <w:ins w:id="16743" w:author="Rev 4 Allen Wirfs-Brock" w:date="2011-10-15T17:25:00Z">
        <w:r w:rsidRPr="00E77497">
          <w:rPr>
            <w:sz w:val="18"/>
          </w:rPr>
          <w:t xml:space="preserve"> define</w:t>
        </w:r>
        <w:del w:id="16744" w:author="Rev 6 Allen Wirfs-Brock" w:date="2012-02-25T16:14:00Z">
          <w:r w:rsidRPr="00E77497" w:rsidDel="00A345F7">
            <w:rPr>
              <w:sz w:val="18"/>
            </w:rPr>
            <w:delText>s</w:delText>
          </w:r>
        </w:del>
        <w:r w:rsidRPr="00E77497">
          <w:rPr>
            <w:sz w:val="18"/>
          </w:rPr>
          <w:t xml:space="preserve"> variables that are scoped to the </w:t>
        </w:r>
        <w:del w:id="16745" w:author="Rev 8 Allen Wirfs-Brock" w:date="2012-06-13T16:00:00Z">
          <w:r w:rsidRPr="00E77497" w:rsidDel="00B33FB4">
            <w:rPr>
              <w:sz w:val="18"/>
            </w:rPr>
            <w:delText>current</w:delText>
          </w:r>
        </w:del>
      </w:ins>
      <w:ins w:id="16746" w:author="Rev 8 Allen Wirfs-Brock" w:date="2012-06-13T16:00:00Z">
        <w:r w:rsidR="00B33FB4">
          <w:rPr>
            <w:sz w:val="18"/>
          </w:rPr>
          <w:t>running</w:t>
        </w:r>
      </w:ins>
      <w:ins w:id="16747" w:author="Rev 4 Allen Wirfs-Brock" w:date="2011-10-15T17:25:00Z">
        <w:r w:rsidRPr="00E77497">
          <w:rPr>
            <w:sz w:val="18"/>
          </w:rPr>
          <w:t xml:space="preserve"> execution context’s LexicalEnvironment. </w:t>
        </w:r>
        <w:del w:id="16748" w:author="Rev 6 Allen Wirfs-Brock" w:date="2012-02-25T16:15:00Z">
          <w:r w:rsidRPr="00E77497" w:rsidDel="00A345F7">
            <w:rPr>
              <w:sz w:val="18"/>
            </w:rPr>
            <w:delText>Let</w:delText>
          </w:r>
        </w:del>
      </w:ins>
      <w:ins w:id="16749" w:author="Rev 6 Allen Wirfs-Brock" w:date="2012-02-25T16:15:00Z">
        <w:r w:rsidR="00A345F7">
          <w:rPr>
            <w:sz w:val="18"/>
          </w:rPr>
          <w:t>The</w:t>
        </w:r>
      </w:ins>
      <w:ins w:id="16750" w:author="Rev 4 Allen Wirfs-Brock" w:date="2011-10-15T17:25:00Z">
        <w:r w:rsidRPr="00E77497">
          <w:rPr>
            <w:sz w:val="18"/>
          </w:rPr>
          <w:t xml:space="preserve"> variables are created when their containing Lexical Environment is instantiated but may not be acc</w:t>
        </w:r>
      </w:ins>
      <w:ins w:id="16751" w:author="Rev 10 Allen Wirfs-Brock" w:date="2012-08-30T13:09:00Z">
        <w:r w:rsidR="00E72714">
          <w:rPr>
            <w:sz w:val="18"/>
          </w:rPr>
          <w:t>e</w:t>
        </w:r>
      </w:ins>
      <w:ins w:id="16752" w:author="Rev 4 Allen Wirfs-Brock" w:date="2011-10-15T17:25:00Z">
        <w:r w:rsidRPr="00E77497">
          <w:rPr>
            <w:sz w:val="18"/>
          </w:rPr>
          <w:t xml:space="preserve">ssed in any way until the variable’s </w:t>
        </w:r>
        <w:del w:id="16753" w:author="Rev 6 Allen Wirfs-Brock" w:date="2012-02-25T16:15:00Z">
          <w:r w:rsidRPr="00E77497" w:rsidDel="00A345F7">
            <w:rPr>
              <w:rFonts w:ascii="Times New Roman" w:hAnsi="Times New Roman"/>
              <w:i/>
              <w:sz w:val="18"/>
            </w:rPr>
            <w:delText>Let</w:delText>
          </w:r>
        </w:del>
      </w:ins>
      <w:ins w:id="16754" w:author="Rev 6 Allen Wirfs-Brock" w:date="2012-02-25T16:15:00Z">
        <w:r w:rsidR="00A345F7">
          <w:rPr>
            <w:rFonts w:ascii="Times New Roman" w:hAnsi="Times New Roman"/>
            <w:i/>
            <w:sz w:val="18"/>
          </w:rPr>
          <w:t>Lexical</w:t>
        </w:r>
      </w:ins>
      <w:ins w:id="16755" w:author="Rev 4 Allen Wirfs-Brock" w:date="2011-10-15T17:25:00Z">
        <w:r w:rsidRPr="00E77497">
          <w:rPr>
            <w:rFonts w:ascii="Times New Roman" w:hAnsi="Times New Roman"/>
            <w:i/>
            <w:sz w:val="18"/>
          </w:rPr>
          <w:t>Binding</w:t>
        </w:r>
        <w:r w:rsidRPr="00E77497">
          <w:rPr>
            <w:sz w:val="18"/>
          </w:rPr>
          <w:t xml:space="preserve"> is </w:t>
        </w:r>
        <w:del w:id="16756" w:author="Rev 6 Allen Wirfs-Brock" w:date="2012-02-25T16:15:00Z">
          <w:r w:rsidRPr="00E77497" w:rsidDel="00A345F7">
            <w:rPr>
              <w:sz w:val="18"/>
            </w:rPr>
            <w:delText>executed</w:delText>
          </w:r>
        </w:del>
      </w:ins>
      <w:ins w:id="16757" w:author="Rev 6 Allen Wirfs-Brock" w:date="2012-02-25T16:15:00Z">
        <w:r w:rsidR="00A345F7">
          <w:rPr>
            <w:sz w:val="18"/>
          </w:rPr>
          <w:t>evaluated</w:t>
        </w:r>
      </w:ins>
      <w:ins w:id="16758" w:author="Rev 4 Allen Wirfs-Brock" w:date="2011-10-15T17:25:00Z">
        <w:r w:rsidRPr="00E77497">
          <w:rPr>
            <w:sz w:val="18"/>
          </w:rPr>
          <w:t xml:space="preserve">. A variable defined by a </w:t>
        </w:r>
      </w:ins>
      <w:ins w:id="16759" w:author="Rev 6 Allen Wirfs-Brock" w:date="2012-02-25T16:17:00Z">
        <w:r w:rsidR="00A345F7">
          <w:rPr>
            <w:rFonts w:ascii="Times New Roman" w:hAnsi="Times New Roman"/>
            <w:i/>
            <w:sz w:val="18"/>
          </w:rPr>
          <w:t>Lexical</w:t>
        </w:r>
        <w:r w:rsidR="00A345F7" w:rsidRPr="00E77497">
          <w:rPr>
            <w:rFonts w:ascii="Times New Roman" w:hAnsi="Times New Roman"/>
            <w:i/>
            <w:sz w:val="18"/>
          </w:rPr>
          <w:t>Binding</w:t>
        </w:r>
        <w:r w:rsidR="00A345F7" w:rsidRPr="00E77497">
          <w:rPr>
            <w:sz w:val="18"/>
          </w:rPr>
          <w:t xml:space="preserve"> </w:t>
        </w:r>
      </w:ins>
      <w:ins w:id="16760" w:author="Rev 4 Allen Wirfs-Brock" w:date="2011-10-15T17:25:00Z">
        <w:del w:id="16761" w:author="Rev 6 Allen Wirfs-Brock" w:date="2012-02-25T16:17:00Z">
          <w:r w:rsidRPr="00E77497" w:rsidDel="00A345F7">
            <w:rPr>
              <w:rFonts w:ascii="Times New Roman" w:hAnsi="Times New Roman"/>
              <w:i/>
              <w:sz w:val="18"/>
            </w:rPr>
            <w:delText>LetBinding</w:delText>
          </w:r>
          <w:r w:rsidRPr="00E77497" w:rsidDel="00A345F7">
            <w:rPr>
              <w:sz w:val="18"/>
            </w:rPr>
            <w:delText xml:space="preserve"> </w:delText>
          </w:r>
        </w:del>
        <w:r w:rsidRPr="00E77497">
          <w:rPr>
            <w:sz w:val="18"/>
          </w:rPr>
          <w:t xml:space="preserve">with an </w:t>
        </w:r>
        <w:r w:rsidRPr="00E77497">
          <w:rPr>
            <w:rFonts w:ascii="Times New Roman" w:hAnsi="Times New Roman"/>
            <w:i/>
            <w:sz w:val="18"/>
          </w:rPr>
          <w:t>Initialiser</w:t>
        </w:r>
        <w:r w:rsidRPr="00E77497">
          <w:rPr>
            <w:sz w:val="18"/>
          </w:rPr>
          <w:t xml:space="preserve"> is assigned the value of its </w:t>
        </w:r>
        <w:r w:rsidRPr="00E77497">
          <w:rPr>
            <w:rFonts w:ascii="Times New Roman" w:hAnsi="Times New Roman"/>
            <w:i/>
            <w:sz w:val="18"/>
          </w:rPr>
          <w:t>Initialiser</w:t>
        </w:r>
        <w:r w:rsidRPr="00E77497">
          <w:rPr>
            <w:rFonts w:ascii="Times New Roman" w:hAnsi="Times New Roman"/>
            <w:sz w:val="18"/>
          </w:rPr>
          <w:t>’s</w:t>
        </w:r>
        <w:r w:rsidRPr="00E77497">
          <w:rPr>
            <w:sz w:val="18"/>
          </w:rPr>
          <w:t xml:space="preserve"> </w:t>
        </w:r>
        <w:r w:rsidRPr="00E77497">
          <w:rPr>
            <w:rFonts w:ascii="Times New Roman" w:hAnsi="Times New Roman"/>
            <w:i/>
            <w:sz w:val="18"/>
          </w:rPr>
          <w:t>AssignmentExpression</w:t>
        </w:r>
        <w:r w:rsidRPr="00E77497">
          <w:rPr>
            <w:sz w:val="18"/>
          </w:rPr>
          <w:t xml:space="preserve"> when the </w:t>
        </w:r>
        <w:r w:rsidRPr="00E77497">
          <w:rPr>
            <w:rFonts w:ascii="Times New Roman" w:hAnsi="Times New Roman"/>
            <w:i/>
            <w:sz w:val="18"/>
          </w:rPr>
          <w:t>Le</w:t>
        </w:r>
        <w:del w:id="16762" w:author="Rev 10 Allen Wirfs-Brock" w:date="2012-08-30T13:08:00Z">
          <w:r w:rsidRPr="00E77497" w:rsidDel="00E72714">
            <w:rPr>
              <w:rFonts w:ascii="Times New Roman" w:hAnsi="Times New Roman"/>
              <w:i/>
              <w:sz w:val="18"/>
            </w:rPr>
            <w:delText>t</w:delText>
          </w:r>
        </w:del>
      </w:ins>
      <w:ins w:id="16763" w:author="Rev 10 Allen Wirfs-Brock" w:date="2012-08-30T13:08:00Z">
        <w:r w:rsidR="00E72714">
          <w:rPr>
            <w:rFonts w:ascii="Times New Roman" w:hAnsi="Times New Roman"/>
            <w:i/>
            <w:sz w:val="18"/>
          </w:rPr>
          <w:t>xical</w:t>
        </w:r>
      </w:ins>
      <w:ins w:id="16764" w:author="Rev 4 Allen Wirfs-Brock" w:date="2011-10-15T17:25:00Z">
        <w:r w:rsidRPr="00E77497">
          <w:rPr>
            <w:rFonts w:ascii="Times New Roman" w:hAnsi="Times New Roman"/>
            <w:i/>
            <w:sz w:val="18"/>
          </w:rPr>
          <w:t>Binding</w:t>
        </w:r>
        <w:r w:rsidRPr="00E77497">
          <w:rPr>
            <w:sz w:val="18"/>
          </w:rPr>
          <w:t xml:space="preserve"> is </w:t>
        </w:r>
        <w:del w:id="16765" w:author="Rev 6 Allen Wirfs-Brock" w:date="2012-02-25T16:18:00Z">
          <w:r w:rsidRPr="00E77497" w:rsidDel="00A345F7">
            <w:rPr>
              <w:sz w:val="18"/>
            </w:rPr>
            <w:delText>executed</w:delText>
          </w:r>
        </w:del>
      </w:ins>
      <w:ins w:id="16766" w:author="Rev 6 Allen Wirfs-Brock" w:date="2012-02-25T16:18:00Z">
        <w:r w:rsidR="00A345F7">
          <w:rPr>
            <w:sz w:val="18"/>
          </w:rPr>
          <w:t>evaluated</w:t>
        </w:r>
      </w:ins>
      <w:ins w:id="16767" w:author="Rev 4 Allen Wirfs-Brock" w:date="2011-10-15T17:25:00Z">
        <w:r w:rsidRPr="00E77497">
          <w:rPr>
            <w:sz w:val="18"/>
          </w:rPr>
          <w:t xml:space="preserve">, not when the variable is created. If a </w:t>
        </w:r>
      </w:ins>
      <w:ins w:id="16768" w:author="Rev 6 Allen Wirfs-Brock" w:date="2012-02-25T16:18:00Z">
        <w:r w:rsidR="00A345F7">
          <w:rPr>
            <w:rFonts w:ascii="Times New Roman" w:hAnsi="Times New Roman"/>
            <w:i/>
            <w:sz w:val="18"/>
          </w:rPr>
          <w:t>Lexical</w:t>
        </w:r>
        <w:r w:rsidR="00A345F7" w:rsidRPr="00E77497">
          <w:rPr>
            <w:rFonts w:ascii="Times New Roman" w:hAnsi="Times New Roman"/>
            <w:i/>
            <w:sz w:val="18"/>
          </w:rPr>
          <w:t>Binding</w:t>
        </w:r>
        <w:r w:rsidR="00A345F7" w:rsidRPr="00E77497">
          <w:rPr>
            <w:sz w:val="18"/>
          </w:rPr>
          <w:t xml:space="preserve"> </w:t>
        </w:r>
        <w:r w:rsidR="00A345F7">
          <w:rPr>
            <w:sz w:val="18"/>
          </w:rPr>
          <w:t xml:space="preserve">in a </w:t>
        </w:r>
        <w:r w:rsidR="00A345F7">
          <w:rPr>
            <w:rFonts w:ascii="Courier New" w:hAnsi="Courier New"/>
            <w:b/>
            <w:sz w:val="18"/>
          </w:rPr>
          <w:t>let</w:t>
        </w:r>
        <w:r w:rsidR="00A345F7" w:rsidRPr="00E77497">
          <w:rPr>
            <w:sz w:val="18"/>
          </w:rPr>
          <w:t xml:space="preserve"> declaration</w:t>
        </w:r>
        <w:r w:rsidR="00A345F7" w:rsidRPr="00E77497" w:rsidDel="00A345F7">
          <w:rPr>
            <w:rFonts w:ascii="Times New Roman" w:hAnsi="Times New Roman"/>
            <w:i/>
            <w:sz w:val="18"/>
          </w:rPr>
          <w:t xml:space="preserve"> </w:t>
        </w:r>
      </w:ins>
      <w:ins w:id="16769" w:author="Rev 4 Allen Wirfs-Brock" w:date="2011-10-15T17:25:00Z">
        <w:del w:id="16770" w:author="Rev 6 Allen Wirfs-Brock" w:date="2012-02-25T16:18:00Z">
          <w:r w:rsidRPr="00E77497" w:rsidDel="00A345F7">
            <w:rPr>
              <w:rFonts w:ascii="Times New Roman" w:hAnsi="Times New Roman"/>
              <w:i/>
              <w:sz w:val="18"/>
            </w:rPr>
            <w:delText>LetBinding</w:delText>
          </w:r>
          <w:r w:rsidRPr="00E77497" w:rsidDel="00A345F7">
            <w:rPr>
              <w:sz w:val="18"/>
            </w:rPr>
            <w:delText xml:space="preserve"> </w:delText>
          </w:r>
        </w:del>
        <w:r w:rsidRPr="00E77497">
          <w:rPr>
            <w:sz w:val="18"/>
          </w:rPr>
          <w:t xml:space="preserve">does not have an an </w:t>
        </w:r>
        <w:r w:rsidRPr="00E77497">
          <w:rPr>
            <w:rFonts w:ascii="Times New Roman" w:hAnsi="Times New Roman"/>
            <w:i/>
            <w:sz w:val="18"/>
          </w:rPr>
          <w:t>Initialiser</w:t>
        </w:r>
        <w:r w:rsidRPr="00E77497">
          <w:rPr>
            <w:sz w:val="18"/>
          </w:rPr>
          <w:t xml:space="preserve"> the variable is assigned the value </w:t>
        </w:r>
        <w:r w:rsidRPr="00E77497">
          <w:rPr>
            <w:b/>
            <w:sz w:val="18"/>
          </w:rPr>
          <w:t>undefined</w:t>
        </w:r>
        <w:r w:rsidRPr="00E77497">
          <w:rPr>
            <w:sz w:val="18"/>
          </w:rPr>
          <w:t xml:space="preserve"> when the </w:t>
        </w:r>
        <w:r w:rsidRPr="00E77497">
          <w:rPr>
            <w:rFonts w:ascii="Times New Roman" w:hAnsi="Times New Roman"/>
            <w:i/>
            <w:sz w:val="18"/>
          </w:rPr>
          <w:t>Le</w:t>
        </w:r>
        <w:del w:id="16771" w:author="Rev 10 Allen Wirfs-Brock" w:date="2012-08-30T13:09:00Z">
          <w:r w:rsidRPr="00E77497" w:rsidDel="00E72714">
            <w:rPr>
              <w:rFonts w:ascii="Times New Roman" w:hAnsi="Times New Roman"/>
              <w:i/>
              <w:sz w:val="18"/>
            </w:rPr>
            <w:delText>t</w:delText>
          </w:r>
        </w:del>
      </w:ins>
      <w:ins w:id="16772" w:author="Rev 10 Allen Wirfs-Brock" w:date="2012-08-30T13:09:00Z">
        <w:r w:rsidR="00E72714">
          <w:rPr>
            <w:rFonts w:ascii="Times New Roman" w:hAnsi="Times New Roman"/>
            <w:i/>
            <w:sz w:val="18"/>
          </w:rPr>
          <w:t>xical</w:t>
        </w:r>
      </w:ins>
      <w:ins w:id="16773" w:author="Rev 4 Allen Wirfs-Brock" w:date="2011-10-15T17:25:00Z">
        <w:r w:rsidRPr="00E77497">
          <w:rPr>
            <w:rFonts w:ascii="Times New Roman" w:hAnsi="Times New Roman"/>
            <w:i/>
            <w:sz w:val="18"/>
          </w:rPr>
          <w:t>Binding</w:t>
        </w:r>
        <w:r w:rsidRPr="00E77497">
          <w:rPr>
            <w:sz w:val="18"/>
          </w:rPr>
          <w:t xml:space="preserve"> is </w:t>
        </w:r>
        <w:del w:id="16774" w:author="Rev 10 Allen Wirfs-Brock" w:date="2012-08-30T13:09:00Z">
          <w:r w:rsidRPr="00E77497" w:rsidDel="00E72714">
            <w:rPr>
              <w:sz w:val="18"/>
            </w:rPr>
            <w:delText>executed</w:delText>
          </w:r>
        </w:del>
      </w:ins>
      <w:ins w:id="16775" w:author="Rev 10 Allen Wirfs-Brock" w:date="2012-08-30T13:09:00Z">
        <w:r w:rsidR="00E72714">
          <w:rPr>
            <w:sz w:val="18"/>
          </w:rPr>
          <w:t>evaluated</w:t>
        </w:r>
      </w:ins>
      <w:ins w:id="16776" w:author="Rev 4 Allen Wirfs-Brock" w:date="2011-10-15T17:25:00Z">
        <w:r w:rsidRPr="00E77497">
          <w:rPr>
            <w:sz w:val="18"/>
          </w:rPr>
          <w:t>.</w:t>
        </w:r>
      </w:ins>
    </w:p>
    <w:p w14:paraId="64B502BC" w14:textId="77777777" w:rsidR="00884D1C" w:rsidRPr="00E77497" w:rsidRDefault="00884D1C" w:rsidP="00884D1C">
      <w:pPr>
        <w:pStyle w:val="Syntax"/>
        <w:rPr>
          <w:ins w:id="16777" w:author="Rev 3 Allen Wirfs-Brock" w:date="2011-09-09T12:39:00Z"/>
        </w:rPr>
      </w:pPr>
      <w:ins w:id="16778" w:author="Rev 3 Allen Wirfs-Brock" w:date="2011-09-09T12:39:00Z">
        <w:r w:rsidRPr="00E77497">
          <w:t>Syntax</w:t>
        </w:r>
      </w:ins>
    </w:p>
    <w:p w14:paraId="0F36DF16" w14:textId="77777777" w:rsidR="00884D1C" w:rsidRPr="00E77497" w:rsidRDefault="00337ABA" w:rsidP="00884D1C">
      <w:pPr>
        <w:pStyle w:val="SyntaxRule"/>
        <w:rPr>
          <w:ins w:id="16779" w:author="Rev 3 Allen Wirfs-Brock" w:date="2011-09-09T12:39:00Z"/>
        </w:rPr>
      </w:pPr>
      <w:ins w:id="16780" w:author="Rev 6 Allen Wirfs-Brock" w:date="2012-02-25T15:19:00Z">
        <w:r w:rsidRPr="00E77497">
          <w:t>Le</w:t>
        </w:r>
        <w:r>
          <w:t>xical</w:t>
        </w:r>
      </w:ins>
      <w:ins w:id="16781" w:author="Rev 3 Allen Wirfs-Brock" w:date="2011-09-09T12:39:00Z">
        <w:del w:id="16782" w:author="Rev 6 Allen Wirfs-Brock" w:date="2012-02-25T15:19:00Z">
          <w:r w:rsidR="00884D1C" w:rsidRPr="00E77497" w:rsidDel="00337ABA">
            <w:delText>Let</w:delText>
          </w:r>
        </w:del>
        <w:r w:rsidR="00884D1C" w:rsidRPr="00E77497">
          <w:t xml:space="preserve">Declaration </w:t>
        </w:r>
        <w:r w:rsidR="00884D1C" w:rsidRPr="00E77497">
          <w:rPr>
            <w:rFonts w:ascii="Arial" w:hAnsi="Arial"/>
            <w:b/>
            <w:i w:val="0"/>
          </w:rPr>
          <w:t>:</w:t>
        </w:r>
      </w:ins>
    </w:p>
    <w:p w14:paraId="4718FAFA" w14:textId="77777777" w:rsidR="00884D1C" w:rsidRPr="00E77497" w:rsidRDefault="00337ABA" w:rsidP="00884D1C">
      <w:pPr>
        <w:pStyle w:val="SyntaxDefinition"/>
        <w:rPr>
          <w:ins w:id="16783" w:author="Rev 3 Allen Wirfs-Brock" w:date="2011-09-09T12:39:00Z"/>
        </w:rPr>
      </w:pPr>
      <w:ins w:id="16784" w:author="Rev 6 Allen Wirfs-Brock" w:date="2012-02-25T15:20:00Z">
        <w:r w:rsidRPr="00E77497">
          <w:t>Let</w:t>
        </w:r>
      </w:ins>
      <w:ins w:id="16785" w:author="Rev 6 Allen Wirfs-Brock" w:date="2012-02-25T15:21:00Z">
        <w:r>
          <w:t>OrConst</w:t>
        </w:r>
      </w:ins>
      <w:ins w:id="16786" w:author="Rev 6 Allen Wirfs-Brock" w:date="2012-02-25T15:25:00Z">
        <w:r>
          <w:t xml:space="preserve"> </w:t>
        </w:r>
      </w:ins>
      <w:ins w:id="16787" w:author="Rev 3 Allen Wirfs-Brock" w:date="2011-09-09T12:39:00Z">
        <w:del w:id="16788" w:author="Rev 6 Allen Wirfs-Brock" w:date="2012-02-25T15:20:00Z">
          <w:r w:rsidR="00884D1C" w:rsidRPr="00E77497" w:rsidDel="00337ABA">
            <w:rPr>
              <w:rFonts w:ascii="Courier New" w:hAnsi="Courier New"/>
              <w:b/>
              <w:i w:val="0"/>
            </w:rPr>
            <w:delText>let</w:delText>
          </w:r>
          <w:r w:rsidR="00884D1C" w:rsidRPr="00E77497" w:rsidDel="00337ABA">
            <w:delText xml:space="preserve"> Let</w:delText>
          </w:r>
        </w:del>
        <w:r w:rsidR="00884D1C" w:rsidRPr="00E77497">
          <w:t xml:space="preserve">BindingList </w:t>
        </w:r>
        <w:r w:rsidR="00884D1C" w:rsidRPr="00E77497">
          <w:rPr>
            <w:rFonts w:ascii="Courier New" w:hAnsi="Courier New"/>
            <w:b/>
            <w:i w:val="0"/>
          </w:rPr>
          <w:t>;</w:t>
        </w:r>
      </w:ins>
    </w:p>
    <w:p w14:paraId="24611433" w14:textId="77777777" w:rsidR="002B4235" w:rsidRPr="00E77497" w:rsidRDefault="002B4235" w:rsidP="002B4235">
      <w:pPr>
        <w:pStyle w:val="SyntaxRule"/>
        <w:rPr>
          <w:ins w:id="16789" w:author="Rev 6 Allen Wirfs-Brock" w:date="2012-02-25T16:27:00Z"/>
        </w:rPr>
      </w:pPr>
      <w:ins w:id="16790" w:author="Rev 6 Allen Wirfs-Brock" w:date="2012-02-25T16:27:00Z">
        <w:r w:rsidRPr="00E77497">
          <w:t>Le</w:t>
        </w:r>
        <w:r>
          <w:t>xical</w:t>
        </w:r>
        <w:r w:rsidRPr="00E77497">
          <w:t>Declaration</w:t>
        </w:r>
        <w:r>
          <w:t>NoIn</w:t>
        </w:r>
        <w:r w:rsidRPr="00E77497">
          <w:t xml:space="preserve"> </w:t>
        </w:r>
        <w:r w:rsidRPr="00E77497">
          <w:rPr>
            <w:rFonts w:ascii="Arial" w:hAnsi="Arial"/>
            <w:b/>
            <w:i w:val="0"/>
          </w:rPr>
          <w:t>:</w:t>
        </w:r>
      </w:ins>
    </w:p>
    <w:p w14:paraId="3B50B807" w14:textId="77777777" w:rsidR="002B4235" w:rsidRPr="00E77497" w:rsidRDefault="002B4235" w:rsidP="002B4235">
      <w:pPr>
        <w:pStyle w:val="SyntaxDefinition"/>
        <w:rPr>
          <w:ins w:id="16791" w:author="Rev 6 Allen Wirfs-Brock" w:date="2012-02-25T16:27:00Z"/>
        </w:rPr>
      </w:pPr>
      <w:ins w:id="16792" w:author="Rev 6 Allen Wirfs-Brock" w:date="2012-02-25T16:27:00Z">
        <w:r w:rsidRPr="00E77497">
          <w:t>Let</w:t>
        </w:r>
        <w:r>
          <w:t xml:space="preserve">OrConst </w:t>
        </w:r>
        <w:r w:rsidRPr="00E77497">
          <w:t>BindingList</w:t>
        </w:r>
      </w:ins>
      <w:ins w:id="16793" w:author="Rev 6 Allen Wirfs-Brock" w:date="2012-02-25T16:28:00Z">
        <w:r>
          <w:t>NoIn</w:t>
        </w:r>
      </w:ins>
    </w:p>
    <w:p w14:paraId="22B0B3AB" w14:textId="77777777" w:rsidR="009E34B2" w:rsidRPr="00E77497" w:rsidRDefault="009E34B2" w:rsidP="009E34B2">
      <w:pPr>
        <w:pStyle w:val="SyntaxRule"/>
        <w:rPr>
          <w:ins w:id="16794" w:author="Rev 6 Allen Wirfs-Brock" w:date="2012-02-25T15:30:00Z"/>
        </w:rPr>
      </w:pPr>
      <w:ins w:id="16795" w:author="Rev 6 Allen Wirfs-Brock" w:date="2012-02-25T15:30:00Z">
        <w:r w:rsidRPr="00E77497">
          <w:t>Let</w:t>
        </w:r>
        <w:r>
          <w:t xml:space="preserve">OrConst </w:t>
        </w:r>
        <w:r w:rsidRPr="00E77497">
          <w:rPr>
            <w:rFonts w:ascii="Arial" w:hAnsi="Arial"/>
            <w:b/>
            <w:i w:val="0"/>
          </w:rPr>
          <w:t>:</w:t>
        </w:r>
      </w:ins>
    </w:p>
    <w:p w14:paraId="6FE979C4" w14:textId="77777777" w:rsidR="009E34B2" w:rsidRPr="00E77497" w:rsidRDefault="009E34B2" w:rsidP="009E34B2">
      <w:pPr>
        <w:pStyle w:val="SyntaxDefinition"/>
        <w:rPr>
          <w:ins w:id="16796" w:author="Rev 6 Allen Wirfs-Brock" w:date="2012-02-25T15:30:00Z"/>
        </w:rPr>
      </w:pPr>
      <w:ins w:id="16797" w:author="Rev 6 Allen Wirfs-Brock" w:date="2012-02-25T15:31:00Z">
        <w:r>
          <w:rPr>
            <w:rFonts w:ascii="Courier New" w:hAnsi="Courier New"/>
            <w:b/>
            <w:i w:val="0"/>
          </w:rPr>
          <w:t>let</w:t>
        </w:r>
      </w:ins>
      <w:ins w:id="16798" w:author="Rev 6 Allen Wirfs-Brock" w:date="2012-02-25T15:30:00Z">
        <w:r w:rsidRPr="00E77497">
          <w:br/>
        </w:r>
        <w:r>
          <w:rPr>
            <w:rFonts w:ascii="Courier New" w:hAnsi="Courier New"/>
            <w:b/>
            <w:i w:val="0"/>
          </w:rPr>
          <w:t>const</w:t>
        </w:r>
        <w:r w:rsidRPr="00E77497">
          <w:t xml:space="preserve"> </w:t>
        </w:r>
      </w:ins>
    </w:p>
    <w:p w14:paraId="6AF13B74" w14:textId="77777777" w:rsidR="00884D1C" w:rsidRPr="00E77497" w:rsidRDefault="00884D1C" w:rsidP="00884D1C">
      <w:pPr>
        <w:pStyle w:val="SyntaxRule"/>
        <w:rPr>
          <w:ins w:id="16799" w:author="Rev 3 Allen Wirfs-Brock" w:date="2011-09-09T12:39:00Z"/>
        </w:rPr>
      </w:pPr>
      <w:ins w:id="16800" w:author="Rev 3 Allen Wirfs-Brock" w:date="2011-09-09T12:39:00Z">
        <w:del w:id="16801" w:author="Rev 6 Allen Wirfs-Brock" w:date="2012-02-25T15:21:00Z">
          <w:r w:rsidRPr="00E77497" w:rsidDel="00337ABA">
            <w:delText>Let</w:delText>
          </w:r>
        </w:del>
        <w:r w:rsidRPr="00E77497">
          <w:t xml:space="preserve">BindingList </w:t>
        </w:r>
        <w:r w:rsidRPr="00E77497">
          <w:rPr>
            <w:rFonts w:ascii="Arial" w:hAnsi="Arial"/>
            <w:b/>
            <w:i w:val="0"/>
          </w:rPr>
          <w:t>:</w:t>
        </w:r>
      </w:ins>
    </w:p>
    <w:p w14:paraId="4382B6AB" w14:textId="77777777" w:rsidR="00884D1C" w:rsidRPr="00E77497" w:rsidRDefault="00884D1C" w:rsidP="00884D1C">
      <w:pPr>
        <w:pStyle w:val="SyntaxDefinition"/>
        <w:rPr>
          <w:ins w:id="16802" w:author="Rev 3 Allen Wirfs-Brock" w:date="2011-09-09T12:39:00Z"/>
        </w:rPr>
      </w:pPr>
      <w:ins w:id="16803" w:author="Rev 3 Allen Wirfs-Brock" w:date="2011-09-09T12:39:00Z">
        <w:del w:id="16804" w:author="Rev 6 Allen Wirfs-Brock" w:date="2012-02-25T15:21:00Z">
          <w:r w:rsidRPr="00E77497" w:rsidDel="00337ABA">
            <w:delText>Let</w:delText>
          </w:r>
        </w:del>
      </w:ins>
      <w:ins w:id="16805" w:author="Rev 6 Allen Wirfs-Brock" w:date="2012-02-25T15:21:00Z">
        <w:r w:rsidR="00337ABA">
          <w:t>Lexical</w:t>
        </w:r>
      </w:ins>
      <w:ins w:id="16806" w:author="Rev 3 Allen Wirfs-Brock" w:date="2011-09-09T12:39:00Z">
        <w:r w:rsidRPr="00E77497">
          <w:t>Binding</w:t>
        </w:r>
        <w:r w:rsidRPr="00E77497">
          <w:br/>
        </w:r>
        <w:del w:id="16807" w:author="Rev 6 Allen Wirfs-Brock" w:date="2012-02-25T15:22:00Z">
          <w:r w:rsidRPr="00E77497" w:rsidDel="00337ABA">
            <w:delText>Let</w:delText>
          </w:r>
        </w:del>
        <w:r w:rsidRPr="00E77497">
          <w:t xml:space="preserve">BindingList </w:t>
        </w:r>
        <w:r w:rsidRPr="00E77497">
          <w:rPr>
            <w:rFonts w:ascii="Courier New" w:hAnsi="Courier New"/>
            <w:b/>
            <w:i w:val="0"/>
          </w:rPr>
          <w:t>,</w:t>
        </w:r>
        <w:r w:rsidRPr="00E77497">
          <w:t xml:space="preserve"> </w:t>
        </w:r>
      </w:ins>
      <w:ins w:id="16808" w:author="Rev 6 Allen Wirfs-Brock" w:date="2012-02-25T15:22:00Z">
        <w:r w:rsidR="00337ABA">
          <w:t>Lexical</w:t>
        </w:r>
      </w:ins>
      <w:ins w:id="16809" w:author="Rev 3 Allen Wirfs-Brock" w:date="2011-09-09T12:39:00Z">
        <w:del w:id="16810" w:author="Rev 6 Allen Wirfs-Brock" w:date="2012-02-25T15:22:00Z">
          <w:r w:rsidRPr="00E77497" w:rsidDel="00337ABA">
            <w:delText>Let</w:delText>
          </w:r>
        </w:del>
        <w:r w:rsidRPr="00E77497">
          <w:t>Binding</w:t>
        </w:r>
      </w:ins>
    </w:p>
    <w:p w14:paraId="08A69CC2" w14:textId="77777777" w:rsidR="00884D1C" w:rsidRPr="00E77497" w:rsidRDefault="00884D1C" w:rsidP="00884D1C">
      <w:pPr>
        <w:pStyle w:val="SyntaxRule"/>
        <w:rPr>
          <w:ins w:id="16811" w:author="Rev 3 Allen Wirfs-Brock" w:date="2011-09-09T12:39:00Z"/>
        </w:rPr>
      </w:pPr>
      <w:ins w:id="16812" w:author="Rev 3 Allen Wirfs-Brock" w:date="2011-09-09T12:39:00Z">
        <w:del w:id="16813" w:author="Rev 6 Allen Wirfs-Brock" w:date="2012-02-25T15:22:00Z">
          <w:r w:rsidRPr="00E77497" w:rsidDel="00337ABA">
            <w:delText>Let</w:delText>
          </w:r>
        </w:del>
        <w:r w:rsidRPr="00E77497">
          <w:t xml:space="preserve">BindingListNoIn </w:t>
        </w:r>
        <w:r w:rsidRPr="00E77497">
          <w:rPr>
            <w:rFonts w:ascii="Arial" w:hAnsi="Arial"/>
            <w:b/>
            <w:i w:val="0"/>
          </w:rPr>
          <w:t>:</w:t>
        </w:r>
      </w:ins>
    </w:p>
    <w:p w14:paraId="7AD881C2" w14:textId="77777777" w:rsidR="00884D1C" w:rsidRPr="00E77497" w:rsidRDefault="00884D1C" w:rsidP="00884D1C">
      <w:pPr>
        <w:pStyle w:val="SyntaxDefinition"/>
        <w:rPr>
          <w:ins w:id="16814" w:author="Rev 3 Allen Wirfs-Brock" w:date="2011-09-09T12:39:00Z"/>
        </w:rPr>
      </w:pPr>
      <w:ins w:id="16815" w:author="Rev 3 Allen Wirfs-Brock" w:date="2011-09-09T12:39:00Z">
        <w:del w:id="16816" w:author="Rev 6 Allen Wirfs-Brock" w:date="2012-02-25T15:26:00Z">
          <w:r w:rsidRPr="00E77497" w:rsidDel="00337ABA">
            <w:delText>Let</w:delText>
          </w:r>
        </w:del>
      </w:ins>
      <w:ins w:id="16817" w:author="Rev 6 Allen Wirfs-Brock" w:date="2012-02-25T15:26:00Z">
        <w:r w:rsidR="00337ABA">
          <w:t>Lexical</w:t>
        </w:r>
      </w:ins>
      <w:ins w:id="16818" w:author="Rev 3 Allen Wirfs-Brock" w:date="2011-09-09T12:39:00Z">
        <w:r w:rsidRPr="00E77497">
          <w:t>BindingNoIn</w:t>
        </w:r>
        <w:r w:rsidRPr="00E77497">
          <w:br/>
        </w:r>
        <w:del w:id="16819" w:author="Rev 6 Allen Wirfs-Brock" w:date="2012-02-25T15:22:00Z">
          <w:r w:rsidRPr="00E77497" w:rsidDel="00337ABA">
            <w:delText>Let</w:delText>
          </w:r>
        </w:del>
        <w:r w:rsidRPr="00E77497">
          <w:t xml:space="preserve">BindingListNoIn </w:t>
        </w:r>
        <w:r w:rsidRPr="00E77497">
          <w:rPr>
            <w:rFonts w:ascii="Courier New" w:hAnsi="Courier New"/>
            <w:b/>
            <w:i w:val="0"/>
          </w:rPr>
          <w:t>,</w:t>
        </w:r>
        <w:r w:rsidRPr="00E77497">
          <w:t xml:space="preserve"> </w:t>
        </w:r>
      </w:ins>
      <w:ins w:id="16820" w:author="Rev 6 Allen Wirfs-Brock" w:date="2012-02-25T15:22:00Z">
        <w:r w:rsidR="00337ABA">
          <w:t>Lexical</w:t>
        </w:r>
      </w:ins>
      <w:ins w:id="16821" w:author="Rev 3 Allen Wirfs-Brock" w:date="2011-09-09T12:39:00Z">
        <w:del w:id="16822" w:author="Rev 6 Allen Wirfs-Brock" w:date="2012-02-25T15:22:00Z">
          <w:r w:rsidRPr="00E77497" w:rsidDel="00337ABA">
            <w:delText>Let</w:delText>
          </w:r>
        </w:del>
        <w:r w:rsidRPr="00E77497">
          <w:t>BindingNoIn</w:t>
        </w:r>
      </w:ins>
    </w:p>
    <w:p w14:paraId="5EF6F406" w14:textId="77777777" w:rsidR="00884D1C" w:rsidRPr="00E77497" w:rsidRDefault="00884D1C" w:rsidP="00884D1C">
      <w:pPr>
        <w:pStyle w:val="SyntaxRule"/>
        <w:rPr>
          <w:ins w:id="16823" w:author="Rev 3 Allen Wirfs-Brock" w:date="2011-09-09T12:39:00Z"/>
        </w:rPr>
      </w:pPr>
      <w:ins w:id="16824" w:author="Rev 3 Allen Wirfs-Brock" w:date="2011-09-09T12:39:00Z">
        <w:del w:id="16825" w:author="Rev 6 Allen Wirfs-Brock" w:date="2012-02-25T15:27:00Z">
          <w:r w:rsidRPr="00E77497" w:rsidDel="00337ABA">
            <w:delText>Let</w:delText>
          </w:r>
        </w:del>
      </w:ins>
      <w:ins w:id="16826" w:author="Rev 6 Allen Wirfs-Brock" w:date="2012-02-25T15:27:00Z">
        <w:r w:rsidR="00337ABA">
          <w:t>Lexical</w:t>
        </w:r>
      </w:ins>
      <w:ins w:id="16827" w:author="Rev 3 Allen Wirfs-Brock" w:date="2011-09-09T12:39:00Z">
        <w:r w:rsidRPr="00E77497">
          <w:t xml:space="preserve">Binding </w:t>
        </w:r>
        <w:r w:rsidRPr="00E77497">
          <w:rPr>
            <w:rFonts w:ascii="Arial" w:hAnsi="Arial"/>
            <w:b/>
            <w:i w:val="0"/>
          </w:rPr>
          <w:t>:</w:t>
        </w:r>
      </w:ins>
    </w:p>
    <w:p w14:paraId="42FC7075" w14:textId="77777777" w:rsidR="00884D1C" w:rsidRPr="00E77497" w:rsidRDefault="00884D1C" w:rsidP="00884D1C">
      <w:pPr>
        <w:pStyle w:val="SyntaxDefinition"/>
        <w:rPr>
          <w:ins w:id="16828" w:author="Rev 3 Allen Wirfs-Brock" w:date="2011-09-09T12:39:00Z"/>
        </w:rPr>
      </w:pPr>
      <w:ins w:id="16829" w:author="Rev 3 Allen Wirfs-Brock" w:date="2011-09-09T12:39:00Z">
        <w:r w:rsidRPr="00E77497">
          <w:t>BindingIdentifier Initialiser</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w:t>
        </w:r>
      </w:ins>
    </w:p>
    <w:p w14:paraId="69731005" w14:textId="77777777" w:rsidR="00884D1C" w:rsidRPr="00E77497" w:rsidRDefault="009E34B2" w:rsidP="00884D1C">
      <w:pPr>
        <w:pStyle w:val="SyntaxRule"/>
        <w:rPr>
          <w:ins w:id="16830" w:author="Rev 3 Allen Wirfs-Brock" w:date="2011-09-09T12:39:00Z"/>
        </w:rPr>
      </w:pPr>
      <w:ins w:id="16831" w:author="Rev 6 Allen Wirfs-Brock" w:date="2012-02-25T15:27:00Z">
        <w:r>
          <w:t>Lexical</w:t>
        </w:r>
      </w:ins>
      <w:ins w:id="16832" w:author="Rev 3 Allen Wirfs-Brock" w:date="2011-09-09T12:39:00Z">
        <w:del w:id="16833" w:author="Rev 6 Allen Wirfs-Brock" w:date="2012-02-25T15:27:00Z">
          <w:r w:rsidR="00884D1C" w:rsidRPr="00E77497" w:rsidDel="009E34B2">
            <w:delText>Let</w:delText>
          </w:r>
        </w:del>
        <w:r w:rsidR="00884D1C" w:rsidRPr="00E77497">
          <w:t xml:space="preserve">BindingNoIn </w:t>
        </w:r>
        <w:r w:rsidR="00884D1C" w:rsidRPr="00E77497">
          <w:rPr>
            <w:rFonts w:ascii="Arial" w:hAnsi="Arial"/>
            <w:b/>
            <w:i w:val="0"/>
          </w:rPr>
          <w:t>:</w:t>
        </w:r>
      </w:ins>
    </w:p>
    <w:p w14:paraId="7E3A6FA5" w14:textId="77777777" w:rsidR="00884D1C" w:rsidRPr="00E77497" w:rsidRDefault="00884D1C" w:rsidP="00884D1C">
      <w:pPr>
        <w:pStyle w:val="SyntaxDefinition"/>
        <w:rPr>
          <w:ins w:id="16834" w:author="Rev 3 Allen Wirfs-Brock" w:date="2011-09-09T12:39:00Z"/>
        </w:rPr>
      </w:pPr>
      <w:ins w:id="16835" w:author="Rev 3 Allen Wirfs-Brock" w:date="2011-09-09T12:39:00Z">
        <w:r w:rsidRPr="00E77497">
          <w:t>BindingIdentifier InitialiserNoIn</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InitialiserNoIn</w:t>
        </w:r>
      </w:ins>
    </w:p>
    <w:p w14:paraId="22DA195C" w14:textId="77777777" w:rsidR="000103D2" w:rsidRPr="00E77497" w:rsidRDefault="000103D2" w:rsidP="000103D2">
      <w:pPr>
        <w:pStyle w:val="SyntaxRule"/>
        <w:rPr>
          <w:ins w:id="16836" w:author="Rev 3 Allen Wirfs-Brock" w:date="2011-09-09T13:49:00Z"/>
          <w:rFonts w:ascii="Arial" w:hAnsi="Arial"/>
        </w:rPr>
      </w:pPr>
      <w:ins w:id="16837" w:author="Rev 3 Allen Wirfs-Brock" w:date="2011-09-09T13:49:00Z">
        <w:r w:rsidRPr="00E77497">
          <w:t xml:space="preserve">BindingIdentifier  </w:t>
        </w:r>
        <w:r w:rsidRPr="00E77497">
          <w:rPr>
            <w:rFonts w:ascii="Arial" w:hAnsi="Arial"/>
            <w:b/>
            <w:i w:val="0"/>
          </w:rPr>
          <w:t>:</w:t>
        </w:r>
      </w:ins>
    </w:p>
    <w:p w14:paraId="240BA12F" w14:textId="77777777" w:rsidR="000103D2" w:rsidRPr="00E77497" w:rsidRDefault="000103D2" w:rsidP="000103D2">
      <w:pPr>
        <w:pStyle w:val="SyntaxDefinition"/>
        <w:rPr>
          <w:ins w:id="16838" w:author="Rev 3 Allen Wirfs-Brock" w:date="2011-09-09T13:49:00Z"/>
        </w:rPr>
      </w:pPr>
      <w:ins w:id="16839" w:author="Rev 3 Allen Wirfs-Brock" w:date="2011-09-09T13:49:00Z">
        <w:r w:rsidRPr="00E77497">
          <w:t>Identifier</w:t>
        </w:r>
      </w:ins>
    </w:p>
    <w:p w14:paraId="6D335BD7" w14:textId="77777777" w:rsidR="000103D2" w:rsidRPr="00E77497" w:rsidDel="00860116" w:rsidRDefault="000103D2" w:rsidP="000103D2">
      <w:pPr>
        <w:pStyle w:val="SyntaxRule"/>
        <w:rPr>
          <w:ins w:id="16840" w:author="Rev 3 Allen Wirfs-Brock" w:date="2011-09-09T13:51:00Z"/>
          <w:del w:id="16841" w:author="Rev 10 Allen Wirfs-Brock" w:date="2012-09-25T10:41:00Z"/>
        </w:rPr>
      </w:pPr>
      <w:ins w:id="16842" w:author="Rev 3 Allen Wirfs-Brock" w:date="2011-09-09T13:51:00Z">
        <w:del w:id="16843" w:author="Rev 10 Allen Wirfs-Brock" w:date="2012-09-25T10:41:00Z">
          <w:r w:rsidRPr="00E77497" w:rsidDel="00860116">
            <w:delText xml:space="preserve">Initialiser </w:delText>
          </w:r>
          <w:r w:rsidRPr="00E77497" w:rsidDel="00860116">
            <w:rPr>
              <w:rFonts w:ascii="Arial" w:hAnsi="Arial"/>
              <w:b/>
              <w:i w:val="0"/>
            </w:rPr>
            <w:delText>:</w:delText>
          </w:r>
        </w:del>
      </w:ins>
    </w:p>
    <w:p w14:paraId="66574A27" w14:textId="77777777" w:rsidR="000103D2" w:rsidRPr="00E77497" w:rsidDel="00860116" w:rsidRDefault="000103D2" w:rsidP="000103D2">
      <w:pPr>
        <w:pStyle w:val="SyntaxDefinition"/>
        <w:rPr>
          <w:ins w:id="16844" w:author="Rev 3 Allen Wirfs-Brock" w:date="2011-09-09T13:51:00Z"/>
          <w:del w:id="16845" w:author="Rev 10 Allen Wirfs-Brock" w:date="2012-09-25T10:41:00Z"/>
        </w:rPr>
      </w:pPr>
      <w:ins w:id="16846" w:author="Rev 3 Allen Wirfs-Brock" w:date="2011-09-09T13:51:00Z">
        <w:del w:id="16847" w:author="Rev 10 Allen Wirfs-Brock" w:date="2012-09-25T10:41:00Z">
          <w:r w:rsidRPr="00E77497" w:rsidDel="00860116">
            <w:rPr>
              <w:rFonts w:ascii="Courier New" w:hAnsi="Courier New"/>
              <w:b/>
              <w:i w:val="0"/>
            </w:rPr>
            <w:delText>=</w:delText>
          </w:r>
          <w:r w:rsidRPr="00E77497" w:rsidDel="00860116">
            <w:delText xml:space="preserve"> AssignmentExpression</w:delText>
          </w:r>
        </w:del>
      </w:ins>
    </w:p>
    <w:p w14:paraId="3DC4AE88" w14:textId="77777777" w:rsidR="000103D2" w:rsidRPr="00E77497" w:rsidRDefault="000103D2" w:rsidP="000103D2">
      <w:pPr>
        <w:pStyle w:val="SyntaxRule"/>
        <w:rPr>
          <w:ins w:id="16848" w:author="Rev 3 Allen Wirfs-Brock" w:date="2011-09-09T13:51:00Z"/>
        </w:rPr>
      </w:pPr>
      <w:ins w:id="16849" w:author="Rev 3 Allen Wirfs-Brock" w:date="2011-09-09T13:51:00Z">
        <w:r w:rsidRPr="00E77497">
          <w:t xml:space="preserve">InitialiserNoIn </w:t>
        </w:r>
        <w:r w:rsidRPr="00E77497">
          <w:rPr>
            <w:rFonts w:ascii="Arial" w:hAnsi="Arial"/>
            <w:b/>
            <w:i w:val="0"/>
          </w:rPr>
          <w:t>:</w:t>
        </w:r>
      </w:ins>
    </w:p>
    <w:p w14:paraId="3D68749E" w14:textId="77777777" w:rsidR="00884D1C" w:rsidRPr="00E77497" w:rsidRDefault="000103D2" w:rsidP="000103D2">
      <w:pPr>
        <w:pStyle w:val="SyntaxDefinition"/>
        <w:rPr>
          <w:ins w:id="16850" w:author="Rev 3 Allen Wirfs-Brock" w:date="2011-09-09T12:39:00Z"/>
        </w:rPr>
      </w:pPr>
      <w:ins w:id="16851" w:author="Rev 3 Allen Wirfs-Brock" w:date="2011-09-09T13:51:00Z">
        <w:r w:rsidRPr="00E77497">
          <w:rPr>
            <w:rFonts w:ascii="Courier New" w:hAnsi="Courier New"/>
            <w:b/>
            <w:i w:val="0"/>
          </w:rPr>
          <w:t>=</w:t>
        </w:r>
        <w:r w:rsidRPr="00E77497">
          <w:t xml:space="preserve"> AssignmentExpressionNoIn</w:t>
        </w:r>
      </w:ins>
    </w:p>
    <w:p w14:paraId="6B4EA9BD" w14:textId="77777777" w:rsidR="002C135B" w:rsidRPr="00E77497" w:rsidRDefault="002C135B" w:rsidP="002C135B">
      <w:pPr>
        <w:rPr>
          <w:ins w:id="16852" w:author="Rev 4 Allen Wirfs-Brock" w:date="2011-10-15T17:22:00Z"/>
        </w:rPr>
      </w:pPr>
      <w:ins w:id="16853" w:author="Rev 4 Allen Wirfs-Brock" w:date="2011-10-15T17:22:00Z">
        <w:r w:rsidRPr="00E77497">
          <w:t>The</w:t>
        </w:r>
      </w:ins>
      <w:ins w:id="16854" w:author="Rev 4 Allen Wirfs-Brock" w:date="2011-10-15T17:23:00Z">
        <w:r w:rsidRPr="00E77497">
          <w:t xml:space="preserve"> semantics of the</w:t>
        </w:r>
      </w:ins>
      <w:ins w:id="16855" w:author="Rev 4 Allen Wirfs-Brock" w:date="2011-10-15T17:22:00Z">
        <w:r w:rsidRPr="00E77497">
          <w:t xml:space="preserve"> </w:t>
        </w:r>
      </w:ins>
      <w:ins w:id="16856" w:author="Rev 6 Allen Wirfs-Brock" w:date="2012-02-25T16:28:00Z">
        <w:r w:rsidR="002B4235" w:rsidRPr="00C91100">
          <w:rPr>
            <w:rFonts w:ascii="Times New Roman" w:hAnsi="Times New Roman"/>
            <w:i/>
          </w:rPr>
          <w:t>LexicalDeclarationNoIn</w:t>
        </w:r>
      </w:ins>
      <w:ins w:id="16857" w:author="Rev 6 Allen Wirfs-Brock" w:date="2012-02-25T16:29:00Z">
        <w:r w:rsidR="00FD2CF3" w:rsidRPr="00E77497">
          <w:t>,</w:t>
        </w:r>
      </w:ins>
      <w:ins w:id="16858" w:author="Rev 6 Allen Wirfs-Brock" w:date="2012-02-25T16:28:00Z">
        <w:r w:rsidR="002B4235" w:rsidRPr="00E77497" w:rsidDel="009E34B2">
          <w:rPr>
            <w:rStyle w:val="bnf"/>
          </w:rPr>
          <w:t xml:space="preserve"> </w:t>
        </w:r>
      </w:ins>
      <w:ins w:id="16859" w:author="Rev 4 Allen Wirfs-Brock" w:date="2011-10-15T17:22:00Z">
        <w:del w:id="16860" w:author="Rev 6 Allen Wirfs-Brock" w:date="2012-02-25T15:28:00Z">
          <w:r w:rsidRPr="00E77497" w:rsidDel="009E34B2">
            <w:rPr>
              <w:rStyle w:val="bnf"/>
            </w:rPr>
            <w:delText>Let</w:delText>
          </w:r>
        </w:del>
        <w:r w:rsidRPr="00E77497">
          <w:rPr>
            <w:rStyle w:val="bnf"/>
          </w:rPr>
          <w:t>BindingListNoIn</w:t>
        </w:r>
        <w:r w:rsidRPr="00E77497">
          <w:t xml:space="preserve">, </w:t>
        </w:r>
      </w:ins>
      <w:ins w:id="16861" w:author="Rev 6 Allen Wirfs-Brock" w:date="2012-02-25T15:28:00Z">
        <w:r w:rsidR="009E34B2" w:rsidRPr="009E34B2">
          <w:rPr>
            <w:rFonts w:ascii="Times New Roman" w:hAnsi="Times New Roman"/>
            <w:i/>
          </w:rPr>
          <w:t>Lexical</w:t>
        </w:r>
      </w:ins>
      <w:ins w:id="16862" w:author="Rev 4 Allen Wirfs-Brock" w:date="2011-10-15T17:22:00Z">
        <w:del w:id="16863" w:author="Rev 6 Allen Wirfs-Brock" w:date="2012-02-25T15:28:00Z">
          <w:r w:rsidRPr="00E77497" w:rsidDel="009E34B2">
            <w:rPr>
              <w:rStyle w:val="bnf"/>
            </w:rPr>
            <w:delText>Let</w:delText>
          </w:r>
        </w:del>
        <w:r w:rsidRPr="00E77497">
          <w:rPr>
            <w:rStyle w:val="bnf"/>
          </w:rPr>
          <w:t>BindingNoIn</w:t>
        </w:r>
        <w:r w:rsidRPr="00E77497">
          <w:t xml:space="preserve"> and </w:t>
        </w:r>
        <w:r w:rsidRPr="00E77497">
          <w:rPr>
            <w:rStyle w:val="bnf"/>
          </w:rPr>
          <w:t>InitialiserNoIn</w:t>
        </w:r>
        <w:r w:rsidRPr="00E77497">
          <w:t xml:space="preserve"> productions are the same as the </w:t>
        </w:r>
      </w:ins>
      <w:ins w:id="16864" w:author="Rev 6 Allen Wirfs-Brock" w:date="2012-02-25T16:30:00Z">
        <w:r w:rsidR="00FD2CF3" w:rsidRPr="00451D9D">
          <w:rPr>
            <w:rStyle w:val="bnf"/>
          </w:rPr>
          <w:t>LexicalDeclaration</w:t>
        </w:r>
        <w:r w:rsidR="00FD2CF3" w:rsidRPr="00E77497">
          <w:t>,</w:t>
        </w:r>
        <w:r w:rsidR="00FD2CF3">
          <w:t xml:space="preserve"> </w:t>
        </w:r>
      </w:ins>
      <w:ins w:id="16865" w:author="Rev 4 Allen Wirfs-Brock" w:date="2011-10-15T17:22:00Z">
        <w:del w:id="16866" w:author="Rev 6 Allen Wirfs-Brock" w:date="2012-02-25T15:28:00Z">
          <w:r w:rsidRPr="00E77497" w:rsidDel="009E34B2">
            <w:rPr>
              <w:rStyle w:val="bnf"/>
            </w:rPr>
            <w:delText>Let</w:delText>
          </w:r>
        </w:del>
        <w:r w:rsidRPr="00E77497">
          <w:rPr>
            <w:rStyle w:val="bnf"/>
          </w:rPr>
          <w:t>BindingList</w:t>
        </w:r>
        <w:r w:rsidRPr="00E77497">
          <w:t xml:space="preserve">, </w:t>
        </w:r>
      </w:ins>
      <w:ins w:id="16867" w:author="Rev 6 Allen Wirfs-Brock" w:date="2012-02-25T15:29:00Z">
        <w:r w:rsidR="009E34B2" w:rsidRPr="009E34B2">
          <w:rPr>
            <w:rFonts w:ascii="Times New Roman" w:hAnsi="Times New Roman"/>
            <w:i/>
          </w:rPr>
          <w:t>Lexical</w:t>
        </w:r>
      </w:ins>
      <w:ins w:id="16868" w:author="Rev 4 Allen Wirfs-Brock" w:date="2011-10-15T17:22:00Z">
        <w:del w:id="16869" w:author="Rev 6 Allen Wirfs-Brock" w:date="2012-02-25T15:29:00Z">
          <w:r w:rsidRPr="00E77497" w:rsidDel="009E34B2">
            <w:rPr>
              <w:rStyle w:val="bnf"/>
            </w:rPr>
            <w:delText>Let</w:delText>
          </w:r>
        </w:del>
        <w:r w:rsidRPr="00E77497">
          <w:rPr>
            <w:rStyle w:val="bnf"/>
          </w:rPr>
          <w:t>Binding</w:t>
        </w:r>
        <w:r w:rsidRPr="00E77497">
          <w:t xml:space="preserve"> and </w:t>
        </w:r>
        <w:r w:rsidRPr="00E77497">
          <w:rPr>
            <w:rStyle w:val="bnf"/>
          </w:rPr>
          <w:t>Initialiser</w:t>
        </w:r>
        <w:r w:rsidRPr="00E77497">
          <w:t xml:space="preserve"> productions except that the contained </w:t>
        </w:r>
        <w:del w:id="16870" w:author="Rev 6 Allen Wirfs-Brock" w:date="2012-02-25T15:29:00Z">
          <w:r w:rsidRPr="00E77497" w:rsidDel="009E34B2">
            <w:rPr>
              <w:rStyle w:val="bnf"/>
            </w:rPr>
            <w:delText>Let</w:delText>
          </w:r>
        </w:del>
        <w:r w:rsidRPr="00E77497">
          <w:rPr>
            <w:rStyle w:val="bnf"/>
          </w:rPr>
          <w:t>BindingListNoIn</w:t>
        </w:r>
        <w:r w:rsidRPr="00E77497">
          <w:t xml:space="preserve">, </w:t>
        </w:r>
      </w:ins>
      <w:ins w:id="16871" w:author="Rev 6 Allen Wirfs-Brock" w:date="2012-02-25T15:29:00Z">
        <w:r w:rsidR="009E34B2" w:rsidRPr="009E34B2">
          <w:rPr>
            <w:rFonts w:ascii="Times New Roman" w:hAnsi="Times New Roman"/>
            <w:i/>
          </w:rPr>
          <w:t>Lexical</w:t>
        </w:r>
      </w:ins>
      <w:ins w:id="16872" w:author="Rev 4 Allen Wirfs-Brock" w:date="2011-10-15T17:22:00Z">
        <w:del w:id="16873" w:author="Rev 6 Allen Wirfs-Brock" w:date="2012-02-25T15:29:00Z">
          <w:r w:rsidRPr="00E77497" w:rsidDel="009E34B2">
            <w:rPr>
              <w:rStyle w:val="bnf"/>
            </w:rPr>
            <w:delText>Let</w:delText>
          </w:r>
        </w:del>
        <w:r w:rsidRPr="00E77497">
          <w:rPr>
            <w:rStyle w:val="bnf"/>
          </w:rPr>
          <w:t>BindingNoIn</w:t>
        </w:r>
        <w:r w:rsidRPr="00E77497">
          <w:t xml:space="preserve">, </w:t>
        </w:r>
        <w:r w:rsidRPr="00E77497">
          <w:rPr>
            <w:rStyle w:val="bnf"/>
          </w:rPr>
          <w:t>InitialiserNoIn</w:t>
        </w:r>
        <w:r w:rsidRPr="00E77497">
          <w:t xml:space="preserve"> and </w:t>
        </w:r>
        <w:r w:rsidRPr="00E77497">
          <w:rPr>
            <w:rStyle w:val="bnf"/>
          </w:rPr>
          <w:t>AssignmentExpressionNoIn</w:t>
        </w:r>
        <w:r w:rsidRPr="00E77497">
          <w:t xml:space="preserve"> are </w:t>
        </w:r>
      </w:ins>
      <w:ins w:id="16874" w:author="Rev 4 Allen Wirfs-Brock" w:date="2011-10-15T17:24:00Z">
        <w:r w:rsidRPr="00E77497">
          <w:t xml:space="preserve">used in place </w:t>
        </w:r>
      </w:ins>
      <w:ins w:id="16875" w:author="Rev 4 Allen Wirfs-Brock" w:date="2011-10-15T17:22:00Z">
        <w:r w:rsidRPr="00E77497">
          <w:t xml:space="preserve">of the contained </w:t>
        </w:r>
        <w:del w:id="16876" w:author="Rev 6 Allen Wirfs-Brock" w:date="2012-02-25T15:29:00Z">
          <w:r w:rsidRPr="00E77497" w:rsidDel="009E34B2">
            <w:rPr>
              <w:rStyle w:val="bnf"/>
            </w:rPr>
            <w:delText>Let</w:delText>
          </w:r>
        </w:del>
        <w:r w:rsidRPr="00E77497">
          <w:rPr>
            <w:rStyle w:val="bnf"/>
          </w:rPr>
          <w:t>BindingList</w:t>
        </w:r>
        <w:r w:rsidRPr="00E77497">
          <w:t xml:space="preserve">, </w:t>
        </w:r>
      </w:ins>
      <w:ins w:id="16877" w:author="Rev 6 Allen Wirfs-Brock" w:date="2012-02-25T15:29:00Z">
        <w:r w:rsidR="009E34B2" w:rsidRPr="009E34B2">
          <w:rPr>
            <w:rFonts w:ascii="Times New Roman" w:hAnsi="Times New Roman"/>
            <w:i/>
          </w:rPr>
          <w:t>Lexical</w:t>
        </w:r>
      </w:ins>
      <w:ins w:id="16878" w:author="Rev 4 Allen Wirfs-Brock" w:date="2011-10-15T17:22:00Z">
        <w:del w:id="16879" w:author="Rev 6 Allen Wirfs-Brock" w:date="2012-02-25T15:29:00Z">
          <w:r w:rsidRPr="00E77497" w:rsidDel="009E34B2">
            <w:rPr>
              <w:rStyle w:val="bnf"/>
            </w:rPr>
            <w:delText>Let</w:delText>
          </w:r>
        </w:del>
        <w:r w:rsidRPr="00E77497">
          <w:rPr>
            <w:rStyle w:val="bnf"/>
          </w:rPr>
          <w:t>Binding</w:t>
        </w:r>
        <w:r w:rsidRPr="00E77497">
          <w:t xml:space="preserve">, </w:t>
        </w:r>
        <w:r w:rsidRPr="00E77497">
          <w:rPr>
            <w:rStyle w:val="bnf"/>
          </w:rPr>
          <w:t>Initialiser</w:t>
        </w:r>
        <w:r w:rsidRPr="00E77497">
          <w:t xml:space="preserve"> and </w:t>
        </w:r>
        <w:r w:rsidRPr="00E77497">
          <w:rPr>
            <w:rStyle w:val="bnf"/>
          </w:rPr>
          <w:t>AssignmentExpression</w:t>
        </w:r>
        <w:r w:rsidRPr="00E77497">
          <w:t>, respectively.</w:t>
        </w:r>
      </w:ins>
    </w:p>
    <w:p w14:paraId="43D2976B" w14:textId="77777777" w:rsidR="00884D1C" w:rsidRPr="00E77497" w:rsidDel="00791AD1" w:rsidRDefault="00884D1C" w:rsidP="00884D1C">
      <w:pPr>
        <w:rPr>
          <w:ins w:id="16880" w:author="Rev 3 Allen Wirfs-Brock" w:date="2011-09-09T12:39:00Z"/>
          <w:del w:id="16881" w:author="Rev 4 Allen Wirfs-Brock" w:date="2011-10-15T17:25:00Z"/>
          <w:sz w:val="18"/>
        </w:rPr>
      </w:pPr>
      <w:ins w:id="16882" w:author="Rev 3 Allen Wirfs-Brock" w:date="2011-09-09T12:39:00Z">
        <w:del w:id="16883" w:author="Rev 4 Allen Wirfs-Brock" w:date="2011-10-15T17:25:00Z">
          <w:r w:rsidRPr="00E77497" w:rsidDel="00791AD1">
            <w:rPr>
              <w:sz w:val="18"/>
            </w:rPr>
            <w:delText>NOTE</w:delText>
          </w:r>
          <w:r w:rsidRPr="00E77497" w:rsidDel="00791AD1">
            <w:rPr>
              <w:sz w:val="18"/>
            </w:rPr>
            <w:tab/>
            <w:delText xml:space="preserve">A </w:delText>
          </w:r>
          <w:r w:rsidRPr="00E77497" w:rsidDel="00791AD1">
            <w:rPr>
              <w:rFonts w:ascii="Courier New" w:hAnsi="Courier New"/>
              <w:b/>
              <w:sz w:val="18"/>
            </w:rPr>
            <w:delText>let</w:delText>
          </w:r>
          <w:r w:rsidRPr="00E77497" w:rsidDel="00791AD1">
            <w:rPr>
              <w:sz w:val="18"/>
            </w:rPr>
            <w:delText xml:space="preserve"> declaration defines variables that are scoped to the current execution context’s LexicalEnvironment. Let variables are created when their containing Lexical Environment is instantiated but may not be accssed in any way until the variable’s </w:delText>
          </w:r>
          <w:r w:rsidRPr="00E77497" w:rsidDel="00791AD1">
            <w:rPr>
              <w:rFonts w:ascii="Times New Roman" w:hAnsi="Times New Roman"/>
              <w:i/>
              <w:sz w:val="18"/>
            </w:rPr>
            <w:delText>LetBinding</w:delText>
          </w:r>
          <w:r w:rsidRPr="00E77497" w:rsidDel="00791AD1">
            <w:rPr>
              <w:sz w:val="18"/>
            </w:rPr>
            <w:delText xml:space="preserve"> is executed. A variable defined by a </w:delText>
          </w:r>
          <w:r w:rsidRPr="00E77497" w:rsidDel="00791AD1">
            <w:rPr>
              <w:rFonts w:ascii="Times New Roman" w:hAnsi="Times New Roman"/>
              <w:i/>
              <w:sz w:val="18"/>
            </w:rPr>
            <w:delText>LetBinding</w:delText>
          </w:r>
          <w:r w:rsidRPr="00E77497" w:rsidDel="00791AD1">
            <w:rPr>
              <w:sz w:val="18"/>
            </w:rPr>
            <w:delText xml:space="preserve"> with an </w:delText>
          </w:r>
          <w:r w:rsidRPr="00E77497" w:rsidDel="00791AD1">
            <w:rPr>
              <w:rFonts w:ascii="Times New Roman" w:hAnsi="Times New Roman"/>
              <w:i/>
              <w:sz w:val="18"/>
            </w:rPr>
            <w:delText>Initialiser</w:delText>
          </w:r>
          <w:r w:rsidRPr="00E77497" w:rsidDel="00791AD1">
            <w:rPr>
              <w:sz w:val="18"/>
            </w:rPr>
            <w:delText xml:space="preserve"> is assigned the value of its </w:delText>
          </w:r>
          <w:r w:rsidRPr="00E77497" w:rsidDel="00791AD1">
            <w:rPr>
              <w:rFonts w:ascii="Times New Roman" w:hAnsi="Times New Roman"/>
              <w:i/>
              <w:sz w:val="18"/>
            </w:rPr>
            <w:delText>Initialiser</w:delText>
          </w:r>
          <w:r w:rsidRPr="00E77497" w:rsidDel="00791AD1">
            <w:rPr>
              <w:rFonts w:ascii="Times New Roman" w:hAnsi="Times New Roman"/>
              <w:sz w:val="18"/>
            </w:rPr>
            <w:delText>’s</w:delText>
          </w:r>
          <w:r w:rsidRPr="00E77497" w:rsidDel="00791AD1">
            <w:rPr>
              <w:sz w:val="18"/>
            </w:rPr>
            <w:delText xml:space="preserve"> </w:delText>
          </w:r>
          <w:r w:rsidRPr="00E77497" w:rsidDel="00791AD1">
            <w:rPr>
              <w:rFonts w:ascii="Times New Roman" w:hAnsi="Times New Roman"/>
              <w:i/>
              <w:sz w:val="18"/>
            </w:rPr>
            <w:delText>AssignmentExpression</w:delText>
          </w:r>
          <w:r w:rsidRPr="00E77497" w:rsidDel="00791AD1">
            <w:rPr>
              <w:sz w:val="18"/>
            </w:rPr>
            <w:delText xml:space="preserve"> when the </w:delText>
          </w:r>
          <w:r w:rsidRPr="00E77497" w:rsidDel="00791AD1">
            <w:rPr>
              <w:rFonts w:ascii="Times New Roman" w:hAnsi="Times New Roman"/>
              <w:i/>
              <w:sz w:val="18"/>
            </w:rPr>
            <w:delText>LetBinding</w:delText>
          </w:r>
          <w:r w:rsidRPr="00E77497" w:rsidDel="00791AD1">
            <w:rPr>
              <w:sz w:val="18"/>
            </w:rPr>
            <w:delText xml:space="preserve"> is executed, not when the variable is created. If a </w:delText>
          </w:r>
          <w:r w:rsidRPr="00E77497" w:rsidDel="00791AD1">
            <w:rPr>
              <w:rFonts w:ascii="Times New Roman" w:hAnsi="Times New Roman"/>
              <w:i/>
              <w:sz w:val="18"/>
            </w:rPr>
            <w:delText>LetBinding</w:delText>
          </w:r>
          <w:r w:rsidRPr="00E77497" w:rsidDel="00791AD1">
            <w:rPr>
              <w:sz w:val="18"/>
            </w:rPr>
            <w:delText xml:space="preserve"> does not have an an </w:delText>
          </w:r>
          <w:r w:rsidRPr="00E77497" w:rsidDel="00791AD1">
            <w:rPr>
              <w:rFonts w:ascii="Times New Roman" w:hAnsi="Times New Roman"/>
              <w:i/>
              <w:sz w:val="18"/>
            </w:rPr>
            <w:delText>Initialiser</w:delText>
          </w:r>
          <w:r w:rsidRPr="00E77497" w:rsidDel="00791AD1">
            <w:rPr>
              <w:sz w:val="18"/>
            </w:rPr>
            <w:delText xml:space="preserve"> the variable is assigned the value </w:delText>
          </w:r>
          <w:r w:rsidRPr="00E77497" w:rsidDel="00791AD1">
            <w:rPr>
              <w:b/>
              <w:sz w:val="18"/>
            </w:rPr>
            <w:delText>undefined</w:delText>
          </w:r>
          <w:r w:rsidRPr="00E77497" w:rsidDel="00791AD1">
            <w:rPr>
              <w:sz w:val="18"/>
            </w:rPr>
            <w:delText xml:space="preserve"> when the </w:delText>
          </w:r>
          <w:r w:rsidRPr="00E77497" w:rsidDel="00791AD1">
            <w:rPr>
              <w:rFonts w:ascii="Times New Roman" w:hAnsi="Times New Roman"/>
              <w:i/>
              <w:sz w:val="18"/>
            </w:rPr>
            <w:delText>LetBinding</w:delText>
          </w:r>
          <w:r w:rsidRPr="00E77497" w:rsidDel="00791AD1">
            <w:rPr>
              <w:sz w:val="18"/>
            </w:rPr>
            <w:delText xml:space="preserve"> is executed.</w:delText>
          </w:r>
        </w:del>
      </w:ins>
    </w:p>
    <w:p w14:paraId="0107C31C" w14:textId="77777777" w:rsidR="00C37DE8" w:rsidRPr="00E77497" w:rsidRDefault="00210077" w:rsidP="00C37DE8">
      <w:pPr>
        <w:pStyle w:val="40"/>
        <w:numPr>
          <w:ilvl w:val="0"/>
          <w:numId w:val="0"/>
        </w:numPr>
        <w:rPr>
          <w:ins w:id="16884" w:author="Rev 4 Allen Wirfs-Brock" w:date="2011-10-15T16:39:00Z"/>
        </w:rPr>
      </w:pPr>
      <w:ins w:id="16885" w:author="Rev 4 Allen Wirfs-Brock" w:date="2011-10-19T15:50:00Z">
        <w:r w:rsidRPr="00E77497">
          <w:t xml:space="preserve"> </w:t>
        </w:r>
      </w:ins>
      <w:ins w:id="16886" w:author="Rev 4 Allen Wirfs-Brock" w:date="2011-10-15T16:39:00Z">
        <w:r w:rsidR="00C37DE8" w:rsidRPr="00E77497">
          <w:t>Static Semantics</w:t>
        </w:r>
      </w:ins>
    </w:p>
    <w:p w14:paraId="21D4B77B" w14:textId="77777777" w:rsidR="00C37DE8" w:rsidRPr="00E77497" w:rsidRDefault="00C9049C" w:rsidP="00C37DE8">
      <w:pPr>
        <w:rPr>
          <w:ins w:id="16887" w:author="Rev 4 Allen Wirfs-Brock" w:date="2011-10-15T16:39:00Z"/>
          <w:rFonts w:ascii="Helvetica" w:hAnsi="Helvetica"/>
          <w:b/>
        </w:rPr>
      </w:pPr>
      <w:ins w:id="16888" w:author="Rev 4 Allen Wirfs-Brock" w:date="2011-10-20T10:20:00Z">
        <w:r w:rsidRPr="00E77497">
          <w:rPr>
            <w:rFonts w:ascii="Helvetica" w:hAnsi="Helvetica"/>
            <w:b/>
          </w:rPr>
          <w:t xml:space="preserve">Static Semantics:  </w:t>
        </w:r>
      </w:ins>
      <w:ins w:id="16889" w:author="Rev 4 Allen Wirfs-Brock" w:date="2011-10-15T16:39:00Z">
        <w:r w:rsidR="00C37DE8" w:rsidRPr="00E77497">
          <w:rPr>
            <w:rFonts w:ascii="Helvetica" w:hAnsi="Helvetica"/>
            <w:b/>
          </w:rPr>
          <w:t>Early Errors</w:t>
        </w:r>
      </w:ins>
    </w:p>
    <w:p w14:paraId="788FA6E6" w14:textId="77777777" w:rsidR="004E4FC0" w:rsidRPr="00E77497" w:rsidRDefault="004E4FC0" w:rsidP="004E4FC0">
      <w:pPr>
        <w:rPr>
          <w:ins w:id="16890" w:author="Rev 6 Allen Wirfs-Brock" w:date="2012-02-25T15:58:00Z"/>
        </w:rPr>
      </w:pPr>
      <w:ins w:id="16891" w:author="Rev 6 Allen Wirfs-Brock" w:date="2012-02-25T15:58:00Z">
        <w:r>
          <w:rPr>
            <w:rStyle w:val="bnf"/>
          </w:rPr>
          <w:t>LexicalBinding</w:t>
        </w:r>
        <w:r w:rsidRPr="00E77497">
          <w:t xml:space="preserve"> </w:t>
        </w:r>
        <w:r w:rsidRPr="00E77497">
          <w:rPr>
            <w:rFonts w:ascii="Courier New" w:hAnsi="Courier New" w:cs="Courier New"/>
            <w:b/>
          </w:rPr>
          <w:t>:</w:t>
        </w:r>
        <w:r w:rsidRPr="00E77497">
          <w:t xml:space="preserve"> </w:t>
        </w:r>
      </w:ins>
      <w:ins w:id="16892" w:author="Rev 6 Allen Wirfs-Brock" w:date="2012-02-25T15:59:00Z">
        <w:r w:rsidRPr="004E4FC0">
          <w:rPr>
            <w:rFonts w:ascii="Times New Roman" w:hAnsi="Times New Roman"/>
            <w:i/>
          </w:rPr>
          <w:t>Binding</w:t>
        </w:r>
      </w:ins>
      <w:ins w:id="16893" w:author="Rev 6 Allen Wirfs-Brock" w:date="2012-02-25T15:58:00Z">
        <w:r w:rsidRPr="00E77497">
          <w:rPr>
            <w:rStyle w:val="bnf"/>
          </w:rPr>
          <w:t>Identifier</w:t>
        </w:r>
        <w:r w:rsidRPr="00E77497">
          <w:t xml:space="preserve"> </w:t>
        </w:r>
      </w:ins>
    </w:p>
    <w:p w14:paraId="3A02BA42" w14:textId="77777777" w:rsidR="004E4FC0" w:rsidRPr="00E77497" w:rsidRDefault="004E4FC0" w:rsidP="00D5580A">
      <w:pPr>
        <w:numPr>
          <w:ilvl w:val="0"/>
          <w:numId w:val="737"/>
        </w:numPr>
        <w:rPr>
          <w:ins w:id="16894" w:author="Rev 6 Allen Wirfs-Brock" w:date="2012-02-25T15:58:00Z"/>
        </w:rPr>
      </w:pPr>
      <w:ins w:id="16895" w:author="Rev 6 Allen Wirfs-Brock" w:date="2012-02-25T15:58:00Z">
        <w:r w:rsidRPr="00E77497">
          <w:t xml:space="preserve">It is a Syntax Error </w:t>
        </w:r>
        <w:del w:id="16896" w:author="Rev 7 Allen Wirfs-Brock" w:date="2012-03-20T13:04:00Z">
          <w:r w:rsidRPr="00E77497" w:rsidDel="00D91F6B">
            <w:delText xml:space="preserve">if the </w:delText>
          </w:r>
          <w:r w:rsidRPr="00E77497" w:rsidDel="00D91F6B">
            <w:rPr>
              <w:rStyle w:val="bnf"/>
            </w:rPr>
            <w:delText>BindingIdentifier</w:delText>
          </w:r>
          <w:r w:rsidRPr="00E77497" w:rsidDel="00D91F6B">
            <w:delText xml:space="preserve"> </w:delText>
          </w:r>
        </w:del>
      </w:ins>
      <w:ins w:id="16897" w:author="Rev 6 Allen Wirfs-Brock" w:date="2012-02-25T16:00:00Z">
        <w:r>
          <w:t xml:space="preserve">if IsConstantDeclaration of the </w:t>
        </w:r>
        <w:r w:rsidRPr="004E4FC0">
          <w:rPr>
            <w:rFonts w:ascii="Times New Roman" w:hAnsi="Times New Roman"/>
            <w:i/>
          </w:rPr>
          <w:t>LexicalDeclaration</w:t>
        </w:r>
      </w:ins>
      <w:ins w:id="16898" w:author="Rev 6 Allen Wirfs-Brock" w:date="2012-02-25T16:01:00Z">
        <w:r w:rsidRPr="004E4FC0">
          <w:t xml:space="preserve"> </w:t>
        </w:r>
        <w:r>
          <w:t xml:space="preserve">containing this production is </w:t>
        </w:r>
        <w:r w:rsidRPr="004E4FC0">
          <w:rPr>
            <w:rFonts w:ascii="Times New Roman" w:hAnsi="Times New Roman"/>
            <w:b/>
          </w:rPr>
          <w:t>true</w:t>
        </w:r>
      </w:ins>
      <w:ins w:id="16899" w:author="Rev 6 Allen Wirfs-Brock" w:date="2012-02-25T15:58:00Z">
        <w:r w:rsidRPr="00E77497">
          <w:t>.</w:t>
        </w:r>
      </w:ins>
    </w:p>
    <w:p w14:paraId="15B0390A" w14:textId="77777777" w:rsidR="00884D1C" w:rsidRPr="00E77497" w:rsidDel="00C37DE8" w:rsidRDefault="00884D1C" w:rsidP="00884D1C">
      <w:pPr>
        <w:pStyle w:val="Syntax"/>
        <w:rPr>
          <w:ins w:id="16900" w:author="Rev 3 Allen Wirfs-Brock" w:date="2011-09-09T12:39:00Z"/>
          <w:del w:id="16901" w:author="Rev 4 Allen Wirfs-Brock" w:date="2011-10-15T16:39:00Z"/>
        </w:rPr>
      </w:pPr>
      <w:commentRangeStart w:id="16902"/>
      <w:ins w:id="16903" w:author="Rev 3 Allen Wirfs-Brock" w:date="2011-09-09T12:39:00Z">
        <w:del w:id="16904" w:author="Rev 4 Allen Wirfs-Brock" w:date="2011-10-15T16:39:00Z">
          <w:r w:rsidRPr="00E77497" w:rsidDel="00C37DE8">
            <w:delText>Semantics</w:delText>
          </w:r>
        </w:del>
      </w:ins>
    </w:p>
    <w:p w14:paraId="2488FDEA" w14:textId="77777777" w:rsidR="009628C5" w:rsidRPr="00E77497" w:rsidDel="00F144A1" w:rsidRDefault="009628C5" w:rsidP="009628C5">
      <w:pPr>
        <w:rPr>
          <w:ins w:id="16905" w:author="Rev 3 Allen Wirfs-Brock" w:date="2011-09-09T12:46:00Z"/>
          <w:del w:id="16906" w:author="Rev 6 Allen Wirfs-Brock" w:date="2012-01-26T15:02:00Z"/>
        </w:rPr>
      </w:pPr>
      <w:ins w:id="16907" w:author="Rev 3 Allen Wirfs-Brock" w:date="2011-09-09T12:46:00Z">
        <w:del w:id="16908" w:author="Rev 6 Allen Wirfs-Brock" w:date="2012-01-26T15:02:00Z">
          <w:r w:rsidRPr="00E77497" w:rsidDel="00F144A1">
            <w:delText xml:space="preserve">The static semantics of the production </w:delText>
          </w:r>
          <w:r w:rsidRPr="00E77497" w:rsidDel="00F144A1">
            <w:rPr>
              <w:rStyle w:val="bnf"/>
            </w:rPr>
            <w:delText>LetDeclaration</w:delText>
          </w:r>
          <w:r w:rsidRPr="00E77497" w:rsidDel="00F144A1">
            <w:delText xml:space="preserve"> </w:delText>
          </w:r>
          <w:r w:rsidRPr="00E77497" w:rsidDel="00F144A1">
            <w:rPr>
              <w:b/>
            </w:rPr>
            <w:delText>:</w:delText>
          </w:r>
          <w:r w:rsidRPr="00E77497" w:rsidDel="00F144A1">
            <w:delText xml:space="preserve">  </w:delText>
          </w:r>
        </w:del>
      </w:ins>
      <w:ins w:id="16909" w:author="Rev 3 Allen Wirfs-Brock" w:date="2011-09-09T12:47:00Z">
        <w:del w:id="16910" w:author="Rev 6 Allen Wirfs-Brock" w:date="2012-01-26T15:02:00Z">
          <w:r w:rsidR="00514CF8" w:rsidRPr="00E77497" w:rsidDel="00F144A1">
            <w:rPr>
              <w:rFonts w:ascii="Courier New" w:hAnsi="Courier New"/>
              <w:b/>
            </w:rPr>
            <w:delText>let</w:delText>
          </w:r>
          <w:r w:rsidR="00514CF8" w:rsidRPr="00E77497" w:rsidDel="00F144A1">
            <w:rPr>
              <w:rFonts w:ascii="Times New Roman" w:hAnsi="Times New Roman"/>
              <w:i/>
            </w:rPr>
            <w:delText xml:space="preserve"> LetBindingList </w:delText>
          </w:r>
          <w:r w:rsidR="00514CF8" w:rsidRPr="00E77497" w:rsidDel="00F144A1">
            <w:rPr>
              <w:rFonts w:ascii="Courier New" w:hAnsi="Courier New"/>
              <w:b/>
            </w:rPr>
            <w:delText>;</w:delText>
          </w:r>
          <w:r w:rsidR="00514CF8" w:rsidRPr="00E77497" w:rsidDel="00F144A1">
            <w:delText xml:space="preserve"> </w:delText>
          </w:r>
        </w:del>
      </w:ins>
      <w:ins w:id="16911" w:author="Rev 3 Allen Wirfs-Brock" w:date="2011-09-09T12:46:00Z">
        <w:del w:id="16912" w:author="Rev 6 Allen Wirfs-Brock" w:date="2012-01-26T15:02:00Z">
          <w:r w:rsidRPr="00E77497" w:rsidDel="00F144A1">
            <w:delText>are:</w:delText>
          </w:r>
        </w:del>
      </w:ins>
    </w:p>
    <w:p w14:paraId="3681C636" w14:textId="77777777" w:rsidR="009628C5" w:rsidRPr="00E77497" w:rsidDel="00F144A1" w:rsidRDefault="009628C5" w:rsidP="00FA3203">
      <w:pPr>
        <w:numPr>
          <w:ilvl w:val="0"/>
          <w:numId w:val="403"/>
        </w:numPr>
        <w:spacing w:after="220"/>
        <w:rPr>
          <w:ins w:id="16913" w:author="Rev 3 Allen Wirfs-Brock" w:date="2011-09-09T12:46:00Z"/>
          <w:del w:id="16914" w:author="Rev 6 Allen Wirfs-Brock" w:date="2012-01-26T15:02:00Z"/>
        </w:rPr>
      </w:pPr>
      <w:ins w:id="16915" w:author="Rev 3 Allen Wirfs-Brock" w:date="2011-09-09T12:46:00Z">
        <w:del w:id="16916" w:author="Rev 6 Allen Wirfs-Brock" w:date="2012-01-26T15:02:00Z">
          <w:r w:rsidRPr="00E77497" w:rsidDel="00F144A1">
            <w:delText xml:space="preserve">It is a Syntax Error if the code that matches this production is not contained in extended code.  </w:delText>
          </w:r>
        </w:del>
      </w:ins>
    </w:p>
    <w:p w14:paraId="2B9DD50B" w14:textId="77777777" w:rsidR="00C00372" w:rsidRPr="00E77497" w:rsidRDefault="00C00372" w:rsidP="00C00372">
      <w:pPr>
        <w:rPr>
          <w:ins w:id="16917" w:author="Rev 4 Allen Wirfs-Brock" w:date="2011-10-15T17:20:00Z"/>
        </w:rPr>
      </w:pPr>
      <w:ins w:id="16918" w:author="Rev 4 Allen Wirfs-Brock" w:date="2011-10-15T17:20:00Z">
        <w:r w:rsidRPr="00E77497">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r w:rsidRPr="00E77497">
          <w:t xml:space="preserve"> </w:t>
        </w:r>
      </w:ins>
      <w:commentRangeEnd w:id="16902"/>
      <w:r w:rsidR="00C459A3">
        <w:rPr>
          <w:rStyle w:val="af3"/>
        </w:rPr>
        <w:commentReference w:id="16902"/>
      </w:r>
    </w:p>
    <w:p w14:paraId="6102CF26" w14:textId="77777777" w:rsidR="00C00372" w:rsidRPr="00E77497" w:rsidRDefault="00C00372" w:rsidP="00D5580A">
      <w:pPr>
        <w:numPr>
          <w:ilvl w:val="0"/>
          <w:numId w:val="737"/>
        </w:numPr>
        <w:rPr>
          <w:ins w:id="16919" w:author="Rev 4 Allen Wirfs-Brock" w:date="2011-10-15T17:20:00Z"/>
        </w:rPr>
      </w:pPr>
      <w:ins w:id="16920" w:author="Rev 4 Allen Wirfs-Brock" w:date="2011-10-15T17:20:00Z">
        <w:r w:rsidRPr="00E77497">
          <w:t xml:space="preserve">It is a Syntax Error if the </w:t>
        </w:r>
        <w:r w:rsidRPr="00E77497">
          <w:rPr>
            <w:rStyle w:val="bnf"/>
          </w:rPr>
          <w:t>BindingIdentifier</w:t>
        </w:r>
        <w:r w:rsidRPr="00E77497">
          <w:t xml:space="preserve"> is contained in strict code and if the </w:t>
        </w:r>
        <w:r w:rsidRPr="00E77497">
          <w:rPr>
            <w:rStyle w:val="bnf"/>
          </w:rPr>
          <w:t>Identifier</w:t>
        </w:r>
        <w:r w:rsidRPr="00E77497">
          <w:t xml:space="preserve"> is </w:t>
        </w:r>
        <w:r w:rsidRPr="00E77497">
          <w:rPr>
            <w:rFonts w:ascii="Courier New" w:hAnsi="Courier New" w:cs="Courier New"/>
            <w:b/>
          </w:rPr>
          <w:t>eval</w:t>
        </w:r>
        <w:r w:rsidRPr="00E77497">
          <w:t xml:space="preserve"> or </w:t>
        </w:r>
        <w:r w:rsidRPr="00E77497">
          <w:rPr>
            <w:rFonts w:ascii="Courier New" w:hAnsi="Courier New" w:cs="Courier New"/>
            <w:b/>
          </w:rPr>
          <w:t>arguments</w:t>
        </w:r>
        <w:r w:rsidRPr="00E77497">
          <w:t>.</w:t>
        </w:r>
      </w:ins>
    </w:p>
    <w:p w14:paraId="43D1E1EF" w14:textId="77777777" w:rsidR="00C37DE8" w:rsidRPr="00E77497" w:rsidRDefault="00C37DE8" w:rsidP="00C7794D">
      <w:pPr>
        <w:rPr>
          <w:ins w:id="16921" w:author="Rev 4 Allen Wirfs-Brock" w:date="2011-10-15T16:40:00Z"/>
          <w:rFonts w:ascii="Helvetica" w:hAnsi="Helvetica"/>
          <w:b/>
        </w:rPr>
      </w:pPr>
      <w:ins w:id="16922" w:author="Rev 4 Allen Wirfs-Brock" w:date="2011-10-15T16:40:00Z">
        <w:r w:rsidRPr="00E77497">
          <w:rPr>
            <w:rFonts w:ascii="Helvetica" w:hAnsi="Helvetica"/>
            <w:b/>
          </w:rPr>
          <w:t xml:space="preserve">Static Semantics:  </w:t>
        </w:r>
      </w:ins>
      <w:ins w:id="16923" w:author="Rev 4 Allen Wirfs-Brock" w:date="2011-10-15T16:41:00Z">
        <w:del w:id="16924" w:author="Rev 9 Allen Wirfs-Brock" w:date="2012-07-07T16:26:00Z">
          <w:r w:rsidRPr="00E77497" w:rsidDel="00201325">
            <w:rPr>
              <w:rFonts w:ascii="Helvetica" w:hAnsi="Helvetica"/>
              <w:b/>
              <w:lang w:eastAsia="en-US"/>
            </w:rPr>
            <w:delText>Bound</w:delText>
          </w:r>
        </w:del>
      </w:ins>
      <w:ins w:id="16925" w:author="Rev 6 Allen Wirfs-Brock" w:date="2012-02-01T13:30:00Z">
        <w:del w:id="16926" w:author="Rev 9 Allen Wirfs-Brock" w:date="2012-07-07T16:26:00Z">
          <w:r w:rsidR="002F6D6F" w:rsidDel="00201325">
            <w:rPr>
              <w:rFonts w:ascii="Helvetica" w:hAnsi="Helvetica"/>
              <w:b/>
              <w:lang w:eastAsia="en-US"/>
            </w:rPr>
            <w:delText xml:space="preserve"> </w:delText>
          </w:r>
        </w:del>
      </w:ins>
      <w:ins w:id="16927" w:author="Rev 4 Allen Wirfs-Brock" w:date="2011-10-15T16:41:00Z">
        <w:del w:id="16928" w:author="Rev 9 Allen Wirfs-Brock" w:date="2012-07-07T16:26:00Z">
          <w:r w:rsidRPr="00E77497" w:rsidDel="00201325">
            <w:rPr>
              <w:rFonts w:ascii="Helvetica" w:hAnsi="Helvetica"/>
              <w:b/>
              <w:lang w:eastAsia="en-US"/>
            </w:rPr>
            <w:delText>Names</w:delText>
          </w:r>
        </w:del>
      </w:ins>
      <w:ins w:id="16929" w:author="Rev 9 Allen Wirfs-Brock" w:date="2012-07-07T16:26:00Z">
        <w:r w:rsidR="00201325">
          <w:rPr>
            <w:rFonts w:ascii="Helvetica" w:hAnsi="Helvetica"/>
            <w:b/>
            <w:lang w:eastAsia="en-US"/>
          </w:rPr>
          <w:t>BoundNames</w:t>
        </w:r>
      </w:ins>
    </w:p>
    <w:p w14:paraId="65D574B3" w14:textId="77777777" w:rsidR="00884D1C" w:rsidRPr="00E77497" w:rsidRDefault="00884D1C" w:rsidP="00884D1C">
      <w:pPr>
        <w:rPr>
          <w:ins w:id="16930" w:author="Rev 3 Allen Wirfs-Brock" w:date="2011-09-09T12:39:00Z"/>
        </w:rPr>
      </w:pPr>
      <w:ins w:id="16931" w:author="Rev 3 Allen Wirfs-Brock" w:date="2011-09-09T12:39:00Z">
        <w:del w:id="16932" w:author="Rev 4 Allen Wirfs-Brock" w:date="2011-10-15T16:41:00Z">
          <w:r w:rsidRPr="009E34B2" w:rsidDel="00C37DE8">
            <w:rPr>
              <w:rFonts w:ascii="Times New Roman" w:hAnsi="Times New Roman"/>
              <w:i/>
            </w:rPr>
            <w:delText xml:space="preserve">The </w:delText>
          </w:r>
          <w:r w:rsidRPr="009E34B2" w:rsidDel="00C37DE8">
            <w:rPr>
              <w:rFonts w:ascii="Times New Roman" w:eastAsia="Times New Roman" w:hAnsi="Times New Roman"/>
              <w:i/>
              <w:spacing w:val="6"/>
              <w:lang w:eastAsia="en-US"/>
            </w:rPr>
            <w:delText xml:space="preserve">BoundNames </w:delText>
          </w:r>
          <w:r w:rsidRPr="009E34B2" w:rsidDel="00C37DE8">
            <w:rPr>
              <w:rFonts w:ascii="Times New Roman" w:hAnsi="Times New Roman"/>
              <w:i/>
            </w:rPr>
            <w:delText xml:space="preserve">of the production  </w:delText>
          </w:r>
        </w:del>
        <w:del w:id="16933" w:author="Rev 6 Allen Wirfs-Brock" w:date="2012-02-25T15:37:00Z">
          <w:r w:rsidRPr="009E34B2" w:rsidDel="009E34B2">
            <w:rPr>
              <w:rFonts w:ascii="Times New Roman" w:hAnsi="Times New Roman"/>
              <w:i/>
            </w:rPr>
            <w:delText>Let</w:delText>
          </w:r>
        </w:del>
      </w:ins>
      <w:ins w:id="16934" w:author="Rev 6 Allen Wirfs-Brock" w:date="2012-02-25T15:37:00Z">
        <w:r w:rsidR="009E34B2" w:rsidRPr="009E34B2">
          <w:rPr>
            <w:rFonts w:ascii="Times New Roman" w:hAnsi="Times New Roman"/>
            <w:i/>
          </w:rPr>
          <w:t>Lexical</w:t>
        </w:r>
      </w:ins>
      <w:ins w:id="16935" w:author="Rev 3 Allen Wirfs-Brock" w:date="2011-09-09T12:39:00Z">
        <w:r w:rsidRPr="00E77497">
          <w:rPr>
            <w:rFonts w:ascii="Times New Roman" w:hAnsi="Times New Roman"/>
            <w:i/>
          </w:rPr>
          <w:t xml:space="preserve">Declaration </w:t>
        </w:r>
        <w:r w:rsidRPr="00E77497">
          <w:rPr>
            <w:b/>
          </w:rPr>
          <w:t>:</w:t>
        </w:r>
        <w:r w:rsidRPr="00E77497">
          <w:rPr>
            <w:rFonts w:ascii="Times New Roman" w:hAnsi="Times New Roman"/>
            <w:i/>
          </w:rPr>
          <w:t xml:space="preserve"> </w:t>
        </w:r>
      </w:ins>
      <w:ins w:id="16936" w:author="Rev 6 Allen Wirfs-Brock" w:date="2012-02-25T15:39:00Z">
        <w:r w:rsidR="006B3D6C" w:rsidRPr="0027695A">
          <w:rPr>
            <w:rFonts w:ascii="Times New Roman" w:hAnsi="Times New Roman"/>
            <w:i/>
          </w:rPr>
          <w:t>LetOrConst BindingList</w:t>
        </w:r>
      </w:ins>
      <w:ins w:id="16937" w:author="Rev 3 Allen Wirfs-Brock" w:date="2011-09-09T12:39:00Z">
        <w:del w:id="16938" w:author="Rev 6 Allen Wirfs-Brock" w:date="2012-02-25T15:39:00Z">
          <w:r w:rsidRPr="0027695A" w:rsidDel="006B3D6C">
            <w:rPr>
              <w:rFonts w:ascii="Times New Roman" w:hAnsi="Times New Roman"/>
              <w:b/>
              <w:i/>
            </w:rPr>
            <w:delText>let</w:delText>
          </w:r>
          <w:r w:rsidRPr="006B3D6C" w:rsidDel="006B3D6C">
            <w:rPr>
              <w:rFonts w:ascii="Times New Roman" w:hAnsi="Times New Roman"/>
              <w:i/>
            </w:rPr>
            <w:delText xml:space="preserve"> LetBindingList</w:delText>
          </w:r>
        </w:del>
        <w:r w:rsidRPr="006B3D6C">
          <w:rPr>
            <w:rFonts w:ascii="Times New Roman" w:hAnsi="Times New Roman"/>
            <w:i/>
          </w:rPr>
          <w:t xml:space="preserve"> </w:t>
        </w:r>
        <w:r w:rsidRPr="00E77497">
          <w:rPr>
            <w:rFonts w:ascii="Courier New" w:hAnsi="Courier New"/>
            <w:b/>
          </w:rPr>
          <w:t>;</w:t>
        </w:r>
        <w:r w:rsidRPr="00E77497">
          <w:t xml:space="preserve"> </w:t>
        </w:r>
        <w:del w:id="16939" w:author="Rev 4 Allen Wirfs-Brock" w:date="2011-10-15T16:41:00Z">
          <w:r w:rsidRPr="00E77497" w:rsidDel="00C37DE8">
            <w:delText>is determined as follows:</w:delText>
          </w:r>
        </w:del>
      </w:ins>
    </w:p>
    <w:p w14:paraId="48EADFED" w14:textId="77777777" w:rsidR="00884D1C" w:rsidRPr="00E77497" w:rsidRDefault="00884D1C" w:rsidP="00FA3203">
      <w:pPr>
        <w:pStyle w:val="Alg4"/>
        <w:numPr>
          <w:ilvl w:val="0"/>
          <w:numId w:val="457"/>
        </w:numPr>
        <w:spacing w:after="220"/>
        <w:contextualSpacing/>
        <w:rPr>
          <w:ins w:id="16940" w:author="Rev 3 Allen Wirfs-Brock" w:date="2011-09-09T12:39:00Z"/>
        </w:rPr>
      </w:pPr>
      <w:ins w:id="16941" w:author="Rev 3 Allen Wirfs-Brock" w:date="2011-09-09T12:39:00Z">
        <w:r w:rsidRPr="00E77497">
          <w:t xml:space="preserve">Return </w:t>
        </w:r>
      </w:ins>
      <w:ins w:id="16942" w:author="Rev 6 Allen Wirfs-Brock" w:date="2012-02-01T13:30:00Z">
        <w:r w:rsidR="002F6D6F">
          <w:t xml:space="preserve">the </w:t>
        </w:r>
      </w:ins>
      <w:ins w:id="16943" w:author="Rev 3 Allen Wirfs-Brock" w:date="2011-09-09T12:39:00Z">
        <w:del w:id="16944" w:author="Rev 9 Allen Wirfs-Brock" w:date="2012-07-07T16:26:00Z">
          <w:r w:rsidRPr="00E77497" w:rsidDel="00201325">
            <w:delText>Bound</w:delText>
          </w:r>
        </w:del>
      </w:ins>
      <w:ins w:id="16945" w:author="Rev 6 Allen Wirfs-Brock" w:date="2012-02-01T13:30:00Z">
        <w:del w:id="16946" w:author="Rev 9 Allen Wirfs-Brock" w:date="2012-07-07T16:26:00Z">
          <w:r w:rsidR="002F6D6F" w:rsidDel="00201325">
            <w:delText xml:space="preserve"> </w:delText>
          </w:r>
        </w:del>
      </w:ins>
      <w:ins w:id="16947" w:author="Rev 3 Allen Wirfs-Brock" w:date="2011-09-09T12:39:00Z">
        <w:del w:id="16948" w:author="Rev 9 Allen Wirfs-Brock" w:date="2012-07-07T16:26:00Z">
          <w:r w:rsidRPr="00E77497" w:rsidDel="00201325">
            <w:delText>Names</w:delText>
          </w:r>
        </w:del>
      </w:ins>
      <w:ins w:id="16949" w:author="Rev 9 Allen Wirfs-Brock" w:date="2012-07-07T16:26:00Z">
        <w:r w:rsidR="00201325">
          <w:t>BoundNames</w:t>
        </w:r>
      </w:ins>
      <w:ins w:id="16950" w:author="Rev 3 Allen Wirfs-Brock" w:date="2011-09-09T12:39:00Z">
        <w:r w:rsidRPr="00E77497">
          <w:t xml:space="preserve"> of </w:t>
        </w:r>
        <w:del w:id="16951" w:author="Rev 6 Allen Wirfs-Brock" w:date="2012-02-25T15:39:00Z">
          <w:r w:rsidRPr="00E77497" w:rsidDel="006B3D6C">
            <w:rPr>
              <w:i/>
            </w:rPr>
            <w:delText>Let</w:delText>
          </w:r>
        </w:del>
        <w:r w:rsidRPr="00E77497">
          <w:rPr>
            <w:i/>
          </w:rPr>
          <w:t>BindingList</w:t>
        </w:r>
        <w:r w:rsidRPr="00E77497">
          <w:t>.</w:t>
        </w:r>
      </w:ins>
    </w:p>
    <w:p w14:paraId="759D6C53" w14:textId="77777777" w:rsidR="00974ED7" w:rsidRPr="00E77497" w:rsidDel="00F71D44" w:rsidRDefault="00974ED7" w:rsidP="00974ED7">
      <w:pPr>
        <w:rPr>
          <w:ins w:id="16952" w:author="Rev 4 Allen Wirfs-Brock" w:date="2011-10-15T16:43:00Z"/>
          <w:del w:id="16953" w:author="Rev 8 Allen Wirfs-Brock" w:date="2012-06-01T08:47:00Z"/>
        </w:rPr>
      </w:pPr>
      <w:ins w:id="16954" w:author="Rev 4 Allen Wirfs-Brock" w:date="2011-10-15T16:43:00Z">
        <w:del w:id="16955" w:author="Rev 8 Allen Wirfs-Brock" w:date="2012-06-01T08:47:00Z">
          <w:r w:rsidRPr="00E77497" w:rsidDel="00F71D44">
            <w:rPr>
              <w:rStyle w:val="bnf"/>
            </w:rPr>
            <w:delText>LetBindingList</w:delText>
          </w:r>
          <w:r w:rsidRPr="00E77497" w:rsidDel="00F71D44">
            <w:rPr>
              <w:i/>
            </w:rPr>
            <w:delText xml:space="preserve"> </w:delText>
          </w:r>
          <w:r w:rsidRPr="00E77497" w:rsidDel="00F71D44">
            <w:rPr>
              <w:b/>
            </w:rPr>
            <w:delText>:</w:delText>
          </w:r>
          <w:r w:rsidRPr="00E77497" w:rsidDel="00F71D44">
            <w:rPr>
              <w:rStyle w:val="bnf"/>
            </w:rPr>
            <w:delText xml:space="preserve"> Let</w:delText>
          </w:r>
        </w:del>
      </w:ins>
      <w:ins w:id="16956" w:author="Rev 6 Allen Wirfs-Brock" w:date="2012-02-25T15:40:00Z">
        <w:del w:id="16957" w:author="Rev 8 Allen Wirfs-Brock" w:date="2012-06-01T08:47:00Z">
          <w:r w:rsidR="006B3D6C" w:rsidDel="00F71D44">
            <w:rPr>
              <w:rStyle w:val="bnf"/>
            </w:rPr>
            <w:delText>Lexi</w:delText>
          </w:r>
        </w:del>
      </w:ins>
      <w:ins w:id="16958" w:author="Rev 7 Allen Wirfs-Brock" w:date="2012-05-04T13:59:00Z">
        <w:del w:id="16959" w:author="Rev 8 Allen Wirfs-Brock" w:date="2012-06-01T08:47:00Z">
          <w:r w:rsidR="00DE13A5" w:rsidDel="00F71D44">
            <w:rPr>
              <w:rStyle w:val="bnf"/>
            </w:rPr>
            <w:delText>c</w:delText>
          </w:r>
        </w:del>
      </w:ins>
      <w:ins w:id="16960" w:author="Rev 6 Allen Wirfs-Brock" w:date="2012-02-25T15:40:00Z">
        <w:del w:id="16961" w:author="Rev 8 Allen Wirfs-Brock" w:date="2012-06-01T08:47:00Z">
          <w:r w:rsidR="006B3D6C" w:rsidDel="00F71D44">
            <w:rPr>
              <w:rStyle w:val="bnf"/>
            </w:rPr>
            <w:delText>al</w:delText>
          </w:r>
        </w:del>
      </w:ins>
      <w:ins w:id="16962" w:author="Rev 4 Allen Wirfs-Brock" w:date="2011-10-15T16:43:00Z">
        <w:del w:id="16963" w:author="Rev 8 Allen Wirfs-Brock" w:date="2012-06-01T08:47:00Z">
          <w:r w:rsidRPr="00E77497" w:rsidDel="00F71D44">
            <w:rPr>
              <w:rStyle w:val="bnf"/>
            </w:rPr>
            <w:delText>Binding</w:delText>
          </w:r>
          <w:r w:rsidRPr="00E77497" w:rsidDel="00F71D44">
            <w:delText xml:space="preserve"> </w:delText>
          </w:r>
        </w:del>
      </w:ins>
    </w:p>
    <w:p w14:paraId="33519534" w14:textId="77777777" w:rsidR="00974ED7" w:rsidRPr="00E77497" w:rsidDel="00F71D44" w:rsidRDefault="00974ED7" w:rsidP="00FA3203">
      <w:pPr>
        <w:pStyle w:val="Alg4"/>
        <w:numPr>
          <w:ilvl w:val="0"/>
          <w:numId w:val="458"/>
        </w:numPr>
        <w:spacing w:after="220"/>
        <w:contextualSpacing/>
        <w:rPr>
          <w:ins w:id="16964" w:author="Rev 4 Allen Wirfs-Brock" w:date="2011-10-15T16:43:00Z"/>
          <w:del w:id="16965" w:author="Rev 8 Allen Wirfs-Brock" w:date="2012-06-01T08:47:00Z"/>
        </w:rPr>
      </w:pPr>
      <w:ins w:id="16966" w:author="Rev 4 Allen Wirfs-Brock" w:date="2011-10-15T16:43:00Z">
        <w:del w:id="16967" w:author="Rev 8 Allen Wirfs-Brock" w:date="2012-06-01T08:47:00Z">
          <w:r w:rsidRPr="00E77497" w:rsidDel="00F71D44">
            <w:delText xml:space="preserve">Return </w:delText>
          </w:r>
        </w:del>
      </w:ins>
      <w:ins w:id="16968" w:author="Rev 6 Allen Wirfs-Brock" w:date="2012-02-01T13:30:00Z">
        <w:del w:id="16969" w:author="Rev 8 Allen Wirfs-Brock" w:date="2012-06-01T08:47:00Z">
          <w:r w:rsidR="002F6D6F" w:rsidDel="00F71D44">
            <w:delText xml:space="preserve">the </w:delText>
          </w:r>
        </w:del>
      </w:ins>
      <w:ins w:id="16970" w:author="Rev 4 Allen Wirfs-Brock" w:date="2011-10-15T16:43:00Z">
        <w:del w:id="16971" w:author="Rev 8 Allen Wirfs-Brock" w:date="2012-06-01T08:47:00Z">
          <w:r w:rsidRPr="00E77497" w:rsidDel="00F71D44">
            <w:delText>Bound</w:delText>
          </w:r>
        </w:del>
      </w:ins>
      <w:ins w:id="16972" w:author="Rev 6 Allen Wirfs-Brock" w:date="2012-02-01T13:30:00Z">
        <w:del w:id="16973" w:author="Rev 8 Allen Wirfs-Brock" w:date="2012-06-01T08:47:00Z">
          <w:r w:rsidR="002F6D6F" w:rsidDel="00F71D44">
            <w:delText xml:space="preserve"> </w:delText>
          </w:r>
        </w:del>
      </w:ins>
      <w:ins w:id="16974" w:author="Rev 4 Allen Wirfs-Brock" w:date="2011-10-15T16:43:00Z">
        <w:del w:id="16975" w:author="Rev 8 Allen Wirfs-Brock" w:date="2012-06-01T08:47:00Z">
          <w:r w:rsidRPr="00E77497" w:rsidDel="00F71D44">
            <w:delText xml:space="preserve">Names of </w:delText>
          </w:r>
          <w:r w:rsidRPr="00E77497" w:rsidDel="00F71D44">
            <w:rPr>
              <w:rStyle w:val="bnf"/>
            </w:rPr>
            <w:delText>Let</w:delText>
          </w:r>
        </w:del>
      </w:ins>
      <w:ins w:id="16976" w:author="Rev 6 Allen Wirfs-Brock" w:date="2012-02-25T15:40:00Z">
        <w:del w:id="16977" w:author="Rev 8 Allen Wirfs-Brock" w:date="2012-06-01T08:47:00Z">
          <w:r w:rsidR="006B3D6C" w:rsidDel="00F71D44">
            <w:rPr>
              <w:rStyle w:val="bnf"/>
            </w:rPr>
            <w:delText>Lexical</w:delText>
          </w:r>
        </w:del>
      </w:ins>
      <w:ins w:id="16978" w:author="Rev 4 Allen Wirfs-Brock" w:date="2011-10-15T16:43:00Z">
        <w:del w:id="16979" w:author="Rev 8 Allen Wirfs-Brock" w:date="2012-06-01T08:47:00Z">
          <w:r w:rsidRPr="00E77497" w:rsidDel="00F71D44">
            <w:rPr>
              <w:rStyle w:val="bnf"/>
            </w:rPr>
            <w:delText>Binding</w:delText>
          </w:r>
          <w:r w:rsidRPr="00E77497" w:rsidDel="00F71D44">
            <w:delText>.</w:delText>
          </w:r>
        </w:del>
      </w:ins>
    </w:p>
    <w:p w14:paraId="5BD5B8D7" w14:textId="77777777" w:rsidR="00974ED7" w:rsidRPr="00E77497" w:rsidRDefault="00974ED7" w:rsidP="00974ED7">
      <w:pPr>
        <w:rPr>
          <w:ins w:id="16980" w:author="Rev 4 Allen Wirfs-Brock" w:date="2011-10-15T16:44:00Z"/>
        </w:rPr>
      </w:pPr>
      <w:ins w:id="16981" w:author="Rev 4 Allen Wirfs-Brock" w:date="2011-10-15T16:44:00Z">
        <w:del w:id="16982" w:author="Rev 6 Allen Wirfs-Brock" w:date="2012-02-25T15:40:00Z">
          <w:r w:rsidRPr="00E77497" w:rsidDel="006B3D6C">
            <w:rPr>
              <w:rStyle w:val="bnf"/>
            </w:rPr>
            <w:delText>Let</w:delText>
          </w:r>
        </w:del>
        <w:r w:rsidRPr="00E77497">
          <w:rPr>
            <w:rFonts w:ascii="Times New Roman" w:hAnsi="Times New Roman"/>
            <w:i/>
          </w:rPr>
          <w:t xml:space="preserve">BindingList </w:t>
        </w:r>
        <w:r w:rsidRPr="00E77497">
          <w:rPr>
            <w:b/>
          </w:rPr>
          <w:t>:</w:t>
        </w:r>
        <w:r w:rsidRPr="00E77497">
          <w:t xml:space="preserve"> </w:t>
        </w:r>
        <w:del w:id="16983" w:author="Rev 6 Allen Wirfs-Brock" w:date="2012-02-25T15:40:00Z">
          <w:r w:rsidRPr="00E77497" w:rsidDel="006B3D6C">
            <w:rPr>
              <w:rStyle w:val="bnf"/>
            </w:rPr>
            <w:delText>Let</w:delText>
          </w:r>
        </w:del>
        <w:r w:rsidRPr="00E77497">
          <w:rPr>
            <w:rFonts w:ascii="Times New Roman" w:hAnsi="Times New Roman"/>
            <w:i/>
          </w:rPr>
          <w:t xml:space="preserve">BindingList </w:t>
        </w:r>
        <w:r w:rsidRPr="00E77497">
          <w:rPr>
            <w:rFonts w:ascii="Courier New" w:hAnsi="Courier New"/>
            <w:b/>
          </w:rPr>
          <w:t>,</w:t>
        </w:r>
        <w:r w:rsidRPr="00E77497">
          <w:t xml:space="preserve"> </w:t>
        </w:r>
        <w:del w:id="16984" w:author="Rev 6 Allen Wirfs-Brock" w:date="2012-02-25T15:40:00Z">
          <w:r w:rsidRPr="00E77497" w:rsidDel="006B3D6C">
            <w:rPr>
              <w:rStyle w:val="bnf"/>
            </w:rPr>
            <w:delText>Let</w:delText>
          </w:r>
        </w:del>
      </w:ins>
      <w:ins w:id="16985" w:author="Rev 6 Allen Wirfs-Brock" w:date="2012-02-25T15:40:00Z">
        <w:r w:rsidR="006B3D6C">
          <w:rPr>
            <w:rStyle w:val="bnf"/>
          </w:rPr>
          <w:t>Lexical</w:t>
        </w:r>
      </w:ins>
      <w:ins w:id="16986" w:author="Rev 4 Allen Wirfs-Brock" w:date="2011-10-15T16:44:00Z">
        <w:r w:rsidRPr="00E77497">
          <w:rPr>
            <w:rStyle w:val="bnf"/>
          </w:rPr>
          <w:t>Binding</w:t>
        </w:r>
        <w:r w:rsidRPr="00E77497">
          <w:t xml:space="preserve"> </w:t>
        </w:r>
      </w:ins>
    </w:p>
    <w:p w14:paraId="3120FEDA" w14:textId="77777777" w:rsidR="00974ED7" w:rsidRPr="00E77497" w:rsidRDefault="00974ED7" w:rsidP="00FA3203">
      <w:pPr>
        <w:pStyle w:val="Alg4"/>
        <w:numPr>
          <w:ilvl w:val="0"/>
          <w:numId w:val="456"/>
        </w:numPr>
        <w:spacing w:after="220"/>
        <w:contextualSpacing/>
        <w:rPr>
          <w:ins w:id="16987" w:author="Rev 4 Allen Wirfs-Brock" w:date="2011-10-15T16:44:00Z"/>
        </w:rPr>
      </w:pPr>
      <w:ins w:id="16988" w:author="Rev 4 Allen Wirfs-Brock" w:date="2011-10-15T16:44:00Z">
        <w:r w:rsidRPr="00E77497">
          <w:t xml:space="preserve">Let </w:t>
        </w:r>
        <w:r w:rsidRPr="00E77497">
          <w:rPr>
            <w:i/>
          </w:rPr>
          <w:t xml:space="preserve">names </w:t>
        </w:r>
        <w:r w:rsidRPr="00E77497">
          <w:t>be</w:t>
        </w:r>
      </w:ins>
      <w:ins w:id="16989" w:author="Rev 6 Allen Wirfs-Brock" w:date="2012-02-01T13:30:00Z">
        <w:r w:rsidR="002F6D6F">
          <w:t xml:space="preserve"> the</w:t>
        </w:r>
      </w:ins>
      <w:ins w:id="16990" w:author="Rev 4 Allen Wirfs-Brock" w:date="2011-10-15T16:44:00Z">
        <w:r w:rsidRPr="00E77497">
          <w:t xml:space="preserve"> Bound</w:t>
        </w:r>
        <w:del w:id="16991" w:author="Rev 6 Allen Wirfs-Brock" w:date="2012-02-01T13:30:00Z">
          <w:r w:rsidRPr="00E77497" w:rsidDel="002F6D6F">
            <w:delText>N</w:delText>
          </w:r>
        </w:del>
      </w:ins>
      <w:ins w:id="16992" w:author="Rev 6 Allen Wirfs-Brock" w:date="2012-02-01T13:30:00Z">
        <w:del w:id="16993" w:author="Rev 9 Allen Wirfs-Brock" w:date="2012-07-07T16:26:00Z">
          <w:r w:rsidR="002F6D6F" w:rsidDel="00201325">
            <w:delText xml:space="preserve"> </w:delText>
          </w:r>
        </w:del>
      </w:ins>
      <w:ins w:id="16994" w:author="Rev 9 Allen Wirfs-Brock" w:date="2012-07-07T16:24:00Z">
        <w:r w:rsidR="00201325">
          <w:t>N</w:t>
        </w:r>
      </w:ins>
      <w:ins w:id="16995" w:author="Rev 4 Allen Wirfs-Brock" w:date="2011-10-15T16:44:00Z">
        <w:r w:rsidRPr="00E77497">
          <w:t xml:space="preserve">ames of </w:t>
        </w:r>
        <w:del w:id="16996" w:author="Rev 6 Allen Wirfs-Brock" w:date="2012-02-25T15:41:00Z">
          <w:r w:rsidRPr="00E77497" w:rsidDel="006B3D6C">
            <w:rPr>
              <w:rStyle w:val="bnf"/>
            </w:rPr>
            <w:delText>Let</w:delText>
          </w:r>
        </w:del>
        <w:r w:rsidRPr="00E77497">
          <w:rPr>
            <w:i/>
          </w:rPr>
          <w:t>BindingList</w:t>
        </w:r>
        <w:r w:rsidRPr="00E77497">
          <w:t>.</w:t>
        </w:r>
      </w:ins>
    </w:p>
    <w:p w14:paraId="59DDB681" w14:textId="77777777" w:rsidR="00974ED7" w:rsidRPr="00E77497" w:rsidRDefault="00974ED7" w:rsidP="00FA3203">
      <w:pPr>
        <w:pStyle w:val="Alg4"/>
        <w:numPr>
          <w:ilvl w:val="0"/>
          <w:numId w:val="456"/>
        </w:numPr>
        <w:spacing w:after="220"/>
        <w:contextualSpacing/>
        <w:rPr>
          <w:ins w:id="16997" w:author="Rev 4 Allen Wirfs-Brock" w:date="2011-10-15T16:44:00Z"/>
          <w:rStyle w:val="bnf"/>
          <w:i w:val="0"/>
        </w:rPr>
      </w:pPr>
      <w:ins w:id="16998" w:author="Rev 4 Allen Wirfs-Brock" w:date="2011-10-15T16:44:00Z">
        <w:r w:rsidRPr="00E77497">
          <w:t xml:space="preserve">Append to </w:t>
        </w:r>
        <w:r w:rsidRPr="00E77497">
          <w:rPr>
            <w:i/>
          </w:rPr>
          <w:t>names</w:t>
        </w:r>
        <w:r w:rsidRPr="00E77497">
          <w:t xml:space="preserve"> the elements </w:t>
        </w:r>
        <w:del w:id="16999" w:author="Rev 6 Allen Wirfs-Brock" w:date="2012-02-01T13:31:00Z">
          <w:r w:rsidRPr="00E77497" w:rsidDel="002F6D6F">
            <w:delText>of</w:delText>
          </w:r>
        </w:del>
      </w:ins>
      <w:ins w:id="17000" w:author="Rev 6 Allen Wirfs-Brock" w:date="2012-02-01T13:31:00Z">
        <w:r w:rsidR="002F6D6F">
          <w:t>of the</w:t>
        </w:r>
      </w:ins>
      <w:ins w:id="17001" w:author="Rev 4 Allen Wirfs-Brock" w:date="2011-10-15T16:44:00Z">
        <w:r w:rsidRPr="00E77497">
          <w:t xml:space="preserve"> </w:t>
        </w:r>
        <w:del w:id="17002" w:author="Rev 9 Allen Wirfs-Brock" w:date="2012-07-07T16:25:00Z">
          <w:r w:rsidRPr="00E77497" w:rsidDel="00201325">
            <w:delText>Bound</w:delText>
          </w:r>
        </w:del>
      </w:ins>
      <w:ins w:id="17003" w:author="Rev 6 Allen Wirfs-Brock" w:date="2012-02-01T13:31:00Z">
        <w:del w:id="17004" w:author="Rev 9 Allen Wirfs-Brock" w:date="2012-07-07T16:25:00Z">
          <w:r w:rsidR="002F6D6F" w:rsidDel="00201325">
            <w:delText xml:space="preserve"> </w:delText>
          </w:r>
        </w:del>
      </w:ins>
      <w:ins w:id="17005" w:author="Rev 4 Allen Wirfs-Brock" w:date="2011-10-15T16:44:00Z">
        <w:del w:id="17006" w:author="Rev 9 Allen Wirfs-Brock" w:date="2012-07-07T16:25:00Z">
          <w:r w:rsidRPr="00E77497" w:rsidDel="00201325">
            <w:delText>Names</w:delText>
          </w:r>
        </w:del>
      </w:ins>
      <w:ins w:id="17007" w:author="Rev 9 Allen Wirfs-Brock" w:date="2012-07-07T16:25:00Z">
        <w:r w:rsidR="00201325">
          <w:t>BoundNames</w:t>
        </w:r>
      </w:ins>
      <w:ins w:id="17008" w:author="Rev 4 Allen Wirfs-Brock" w:date="2011-10-15T16:44:00Z">
        <w:r w:rsidRPr="00E77497">
          <w:t xml:space="preserve"> of </w:t>
        </w:r>
        <w:del w:id="17009" w:author="Rev 6 Allen Wirfs-Brock" w:date="2012-02-25T15:41:00Z">
          <w:r w:rsidRPr="00E77497" w:rsidDel="006B3D6C">
            <w:rPr>
              <w:rStyle w:val="bnf"/>
            </w:rPr>
            <w:delText>Let</w:delText>
          </w:r>
        </w:del>
      </w:ins>
      <w:ins w:id="17010" w:author="Rev 6 Allen Wirfs-Brock" w:date="2012-02-25T15:41:00Z">
        <w:r w:rsidR="006B3D6C">
          <w:rPr>
            <w:rStyle w:val="bnf"/>
          </w:rPr>
          <w:t>Lexi</w:t>
        </w:r>
      </w:ins>
      <w:ins w:id="17011" w:author="Rev 7 Allen Wirfs-Brock" w:date="2012-05-04T13:59:00Z">
        <w:r w:rsidR="00DE13A5">
          <w:rPr>
            <w:rStyle w:val="bnf"/>
          </w:rPr>
          <w:t>c</w:t>
        </w:r>
      </w:ins>
      <w:ins w:id="17012" w:author="Rev 6 Allen Wirfs-Brock" w:date="2012-02-25T15:41:00Z">
        <w:r w:rsidR="006B3D6C">
          <w:rPr>
            <w:rStyle w:val="bnf"/>
          </w:rPr>
          <w:t>al</w:t>
        </w:r>
      </w:ins>
      <w:ins w:id="17013" w:author="Rev 4 Allen Wirfs-Brock" w:date="2011-10-15T16:44:00Z">
        <w:r w:rsidRPr="00E77497">
          <w:rPr>
            <w:rStyle w:val="bnf"/>
          </w:rPr>
          <w:t>Binding.</w:t>
        </w:r>
      </w:ins>
    </w:p>
    <w:p w14:paraId="29AF4D61" w14:textId="77777777" w:rsidR="00974ED7" w:rsidRPr="00E77497" w:rsidRDefault="00974ED7" w:rsidP="00FA3203">
      <w:pPr>
        <w:pStyle w:val="Alg4"/>
        <w:numPr>
          <w:ilvl w:val="0"/>
          <w:numId w:val="456"/>
        </w:numPr>
        <w:spacing w:after="220"/>
        <w:contextualSpacing/>
        <w:rPr>
          <w:ins w:id="17014" w:author="Rev 4 Allen Wirfs-Brock" w:date="2011-10-15T16:44:00Z"/>
        </w:rPr>
      </w:pPr>
      <w:ins w:id="17015" w:author="Rev 4 Allen Wirfs-Brock" w:date="2011-10-15T16:44:00Z">
        <w:r w:rsidRPr="00E77497">
          <w:t xml:space="preserve">Return </w:t>
        </w:r>
        <w:r w:rsidRPr="00E77497">
          <w:rPr>
            <w:rStyle w:val="bnf"/>
          </w:rPr>
          <w:t>names</w:t>
        </w:r>
        <w:r w:rsidRPr="00E77497">
          <w:t>.</w:t>
        </w:r>
      </w:ins>
    </w:p>
    <w:p w14:paraId="453845E6" w14:textId="77777777" w:rsidR="00A7427A" w:rsidRPr="00E77497" w:rsidRDefault="00A7427A" w:rsidP="00A7427A">
      <w:pPr>
        <w:rPr>
          <w:ins w:id="17016" w:author="Rev 4 Allen Wirfs-Brock" w:date="2011-10-15T16:54:00Z"/>
        </w:rPr>
      </w:pPr>
      <w:ins w:id="17017" w:author="Rev 4 Allen Wirfs-Brock" w:date="2011-10-15T16:54:00Z">
        <w:del w:id="17018" w:author="Rev 6 Allen Wirfs-Brock" w:date="2012-02-25T15:41:00Z">
          <w:r w:rsidRPr="00E77497" w:rsidDel="006B3D6C">
            <w:rPr>
              <w:rStyle w:val="bnf"/>
            </w:rPr>
            <w:delText>Let</w:delText>
          </w:r>
        </w:del>
      </w:ins>
      <w:ins w:id="17019" w:author="Rev 6 Allen Wirfs-Brock" w:date="2012-02-25T15:41:00Z">
        <w:r w:rsidR="006B3D6C">
          <w:rPr>
            <w:rStyle w:val="bnf"/>
          </w:rPr>
          <w:t>Lexical</w:t>
        </w:r>
      </w:ins>
      <w:ins w:id="17020" w:author="Rev 4 Allen Wirfs-Brock" w:date="2011-10-15T16:54:00Z">
        <w:r w:rsidRPr="00E77497">
          <w:rPr>
            <w:rStyle w:val="bnf"/>
          </w:rPr>
          <w:t xml:space="preserve">Binding </w:t>
        </w:r>
        <w:r w:rsidRPr="00E77497">
          <w:rPr>
            <w:b/>
          </w:rPr>
          <w:t>:</w:t>
        </w:r>
        <w:r w:rsidRPr="00E77497">
          <w:t xml:space="preserve"> </w:t>
        </w:r>
        <w:r w:rsidRPr="00E77497">
          <w:rPr>
            <w:rFonts w:ascii="Times New Roman" w:hAnsi="Times New Roman"/>
            <w:i/>
          </w:rPr>
          <w:t>BindingIdentifier Initialiser</w:t>
        </w:r>
        <w:r w:rsidRPr="00E77497">
          <w:rPr>
            <w:rFonts w:ascii="Times New Roman" w:hAnsi="Times New Roman"/>
            <w:vertAlign w:val="subscript"/>
          </w:rPr>
          <w:t>opt</w:t>
        </w:r>
        <w:r w:rsidRPr="00E77497">
          <w:t xml:space="preserve"> </w:t>
        </w:r>
      </w:ins>
    </w:p>
    <w:p w14:paraId="1ADE6338" w14:textId="77777777" w:rsidR="00A7427A" w:rsidRPr="00E77497" w:rsidRDefault="00A7427A" w:rsidP="00FA3203">
      <w:pPr>
        <w:pStyle w:val="Alg4"/>
        <w:numPr>
          <w:ilvl w:val="0"/>
          <w:numId w:val="450"/>
        </w:numPr>
        <w:spacing w:after="220"/>
        <w:contextualSpacing/>
        <w:rPr>
          <w:ins w:id="17021" w:author="Rev 4 Allen Wirfs-Brock" w:date="2011-10-15T16:54:00Z"/>
        </w:rPr>
      </w:pPr>
      <w:ins w:id="17022" w:author="Rev 4 Allen Wirfs-Brock" w:date="2011-10-15T16:54:00Z">
        <w:r w:rsidRPr="00E77497">
          <w:t xml:space="preserve">Return the </w:t>
        </w:r>
        <w:del w:id="17023" w:author="Rev 9 Allen Wirfs-Brock" w:date="2012-07-07T16:25:00Z">
          <w:r w:rsidRPr="00E77497" w:rsidDel="00201325">
            <w:delText>Bound</w:delText>
          </w:r>
        </w:del>
      </w:ins>
      <w:ins w:id="17024" w:author="Rev 6 Allen Wirfs-Brock" w:date="2012-02-01T13:31:00Z">
        <w:del w:id="17025" w:author="Rev 9 Allen Wirfs-Brock" w:date="2012-07-07T16:25:00Z">
          <w:r w:rsidR="002F6D6F" w:rsidDel="00201325">
            <w:delText xml:space="preserve"> </w:delText>
          </w:r>
        </w:del>
      </w:ins>
      <w:ins w:id="17026" w:author="Rev 4 Allen Wirfs-Brock" w:date="2011-10-15T16:54:00Z">
        <w:del w:id="17027" w:author="Rev 9 Allen Wirfs-Brock" w:date="2012-07-07T16:25:00Z">
          <w:r w:rsidRPr="00E77497" w:rsidDel="00201325">
            <w:delText>Names</w:delText>
          </w:r>
        </w:del>
      </w:ins>
      <w:ins w:id="17028" w:author="Rev 9 Allen Wirfs-Brock" w:date="2012-07-07T16:25:00Z">
        <w:r w:rsidR="00201325">
          <w:t>BoundNames</w:t>
        </w:r>
      </w:ins>
      <w:ins w:id="17029" w:author="Rev 4 Allen Wirfs-Brock" w:date="2011-10-15T16:54:00Z">
        <w:r w:rsidRPr="00E77497">
          <w:t xml:space="preserve"> of </w:t>
        </w:r>
        <w:r w:rsidRPr="00E77497">
          <w:rPr>
            <w:i/>
          </w:rPr>
          <w:t>BindingIdentifier</w:t>
        </w:r>
        <w:r w:rsidRPr="00E77497">
          <w:t>.</w:t>
        </w:r>
      </w:ins>
    </w:p>
    <w:p w14:paraId="60912CF0" w14:textId="77777777" w:rsidR="00A7427A" w:rsidRPr="00E77497" w:rsidRDefault="00A7427A" w:rsidP="00A7427A">
      <w:pPr>
        <w:rPr>
          <w:ins w:id="17030" w:author="Rev 4 Allen Wirfs-Brock" w:date="2011-10-15T16:55:00Z"/>
        </w:rPr>
      </w:pPr>
      <w:ins w:id="17031" w:author="Rev 4 Allen Wirfs-Brock" w:date="2011-10-15T16:55:00Z">
        <w:del w:id="17032" w:author="Rev 6 Allen Wirfs-Brock" w:date="2012-02-25T15:41:00Z">
          <w:r w:rsidRPr="00E77497" w:rsidDel="006B3D6C">
            <w:rPr>
              <w:rStyle w:val="bnf"/>
            </w:rPr>
            <w:delText>Let</w:delText>
          </w:r>
        </w:del>
      </w:ins>
      <w:ins w:id="17033" w:author="Rev 6 Allen Wirfs-Brock" w:date="2012-02-25T15:41:00Z">
        <w:r w:rsidR="006B3D6C">
          <w:rPr>
            <w:rStyle w:val="bnf"/>
          </w:rPr>
          <w:t>Lexical</w:t>
        </w:r>
      </w:ins>
      <w:ins w:id="17034" w:author="Rev 4 Allen Wirfs-Brock" w:date="2011-10-15T16:55:00Z">
        <w:r w:rsidRPr="00E77497">
          <w:rPr>
            <w:rStyle w:val="bnf"/>
          </w:rPr>
          <w:t>Binding</w:t>
        </w:r>
        <w:r w:rsidRPr="00E77497">
          <w:rPr>
            <w:b/>
          </w:rPr>
          <w:t>:</w:t>
        </w:r>
        <w:r w:rsidRPr="00E77497">
          <w:t xml:space="preserve"> </w:t>
        </w:r>
        <w:r w:rsidRPr="00E77497">
          <w:rPr>
            <w:rFonts w:ascii="Times New Roman" w:hAnsi="Times New Roman"/>
            <w:i/>
          </w:rPr>
          <w:t>BindingPattern Initialiser</w:t>
        </w:r>
        <w:r w:rsidRPr="00E77497">
          <w:t xml:space="preserve"> </w:t>
        </w:r>
      </w:ins>
    </w:p>
    <w:p w14:paraId="3C75EBF9" w14:textId="77777777" w:rsidR="00A7427A" w:rsidRPr="00E77497" w:rsidRDefault="00A7427A" w:rsidP="00FA3203">
      <w:pPr>
        <w:pStyle w:val="Alg4"/>
        <w:numPr>
          <w:ilvl w:val="0"/>
          <w:numId w:val="459"/>
        </w:numPr>
        <w:spacing w:after="220"/>
        <w:contextualSpacing/>
        <w:rPr>
          <w:ins w:id="17035" w:author="Rev 4 Allen Wirfs-Brock" w:date="2011-10-15T16:55:00Z"/>
        </w:rPr>
      </w:pPr>
      <w:ins w:id="17036" w:author="Rev 4 Allen Wirfs-Brock" w:date="2011-10-15T16:55:00Z">
        <w:r w:rsidRPr="00E77497">
          <w:t xml:space="preserve">Return the </w:t>
        </w:r>
        <w:del w:id="17037" w:author="Rev 9 Allen Wirfs-Brock" w:date="2012-07-07T16:25:00Z">
          <w:r w:rsidRPr="00E77497" w:rsidDel="00201325">
            <w:delText>Bound</w:delText>
          </w:r>
        </w:del>
      </w:ins>
      <w:ins w:id="17038" w:author="Rev 6 Allen Wirfs-Brock" w:date="2012-02-01T13:31:00Z">
        <w:del w:id="17039" w:author="Rev 9 Allen Wirfs-Brock" w:date="2012-07-07T16:25:00Z">
          <w:r w:rsidR="002F6D6F" w:rsidDel="00201325">
            <w:delText xml:space="preserve"> </w:delText>
          </w:r>
        </w:del>
      </w:ins>
      <w:ins w:id="17040" w:author="Rev 4 Allen Wirfs-Brock" w:date="2011-10-15T16:55:00Z">
        <w:del w:id="17041" w:author="Rev 9 Allen Wirfs-Brock" w:date="2012-07-07T16:25:00Z">
          <w:r w:rsidRPr="00E77497" w:rsidDel="00201325">
            <w:delText>Names</w:delText>
          </w:r>
        </w:del>
      </w:ins>
      <w:ins w:id="17042" w:author="Rev 9 Allen Wirfs-Brock" w:date="2012-07-07T16:25:00Z">
        <w:r w:rsidR="00201325">
          <w:t>BoundNames</w:t>
        </w:r>
      </w:ins>
      <w:ins w:id="17043" w:author="Rev 4 Allen Wirfs-Brock" w:date="2011-10-15T16:55:00Z">
        <w:r w:rsidRPr="00E77497">
          <w:t xml:space="preserve"> of </w:t>
        </w:r>
        <w:r w:rsidRPr="00E77497">
          <w:rPr>
            <w:i/>
          </w:rPr>
          <w:t>BindingPattern</w:t>
        </w:r>
        <w:r w:rsidRPr="00E77497">
          <w:t>.</w:t>
        </w:r>
      </w:ins>
    </w:p>
    <w:p w14:paraId="12EA81CE" w14:textId="77777777" w:rsidR="008B0740" w:rsidRPr="00E77497" w:rsidRDefault="008B0740" w:rsidP="008B0740">
      <w:pPr>
        <w:rPr>
          <w:ins w:id="17044" w:author="Rev 4 Allen Wirfs-Brock" w:date="2011-10-15T16:56:00Z"/>
        </w:rPr>
      </w:pPr>
      <w:ins w:id="17045" w:author="Rev 4 Allen Wirfs-Brock" w:date="2011-10-15T16:56:00Z">
        <w:r w:rsidRPr="00E77497">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r w:rsidRPr="00E77497">
          <w:t xml:space="preserve"> </w:t>
        </w:r>
      </w:ins>
    </w:p>
    <w:p w14:paraId="49828737" w14:textId="77777777" w:rsidR="008B0740" w:rsidRPr="00E77497" w:rsidRDefault="008B0740" w:rsidP="00FA3203">
      <w:pPr>
        <w:pStyle w:val="Alg4"/>
        <w:numPr>
          <w:ilvl w:val="0"/>
          <w:numId w:val="451"/>
        </w:numPr>
        <w:spacing w:after="220"/>
        <w:contextualSpacing/>
        <w:rPr>
          <w:ins w:id="17046" w:author="Rev 4 Allen Wirfs-Brock" w:date="2011-10-15T16:56:00Z"/>
        </w:rPr>
      </w:pPr>
      <w:ins w:id="17047" w:author="Rev 4 Allen Wirfs-Brock" w:date="2011-10-15T16:56:00Z">
        <w:r w:rsidRPr="00E77497">
          <w:t xml:space="preserve">Return a new List containing the </w:t>
        </w:r>
      </w:ins>
      <w:ins w:id="17048" w:author="Rev 4 Allen Wirfs-Brock" w:date="2011-10-19T12:40:00Z">
        <w:r w:rsidR="008A3B07" w:rsidRPr="00E77497">
          <w:t>String</w:t>
        </w:r>
        <w:del w:id="17049" w:author="Rev 9 Allen Wirfs-Brock" w:date="2012-07-07T16:31:00Z">
          <w:r w:rsidR="008A3B07" w:rsidRPr="00E77497" w:rsidDel="00D11231">
            <w:delText xml:space="preserve"> </w:delText>
          </w:r>
        </w:del>
        <w:r w:rsidR="008A3B07" w:rsidRPr="00E77497">
          <w:t>Value of</w:t>
        </w:r>
      </w:ins>
      <w:ins w:id="17050" w:author="Rev 4 Allen Wirfs-Brock" w:date="2011-10-15T16:56:00Z">
        <w:r w:rsidRPr="00E77497">
          <w:t xml:space="preserve"> </w:t>
        </w:r>
        <w:r w:rsidRPr="00E77497">
          <w:rPr>
            <w:rStyle w:val="bnf"/>
          </w:rPr>
          <w:t>Identifier</w:t>
        </w:r>
        <w:r w:rsidRPr="00E77497">
          <w:t>.</w:t>
        </w:r>
      </w:ins>
    </w:p>
    <w:p w14:paraId="2F8A187B" w14:textId="77777777" w:rsidR="009E34B2" w:rsidRPr="00E77497" w:rsidRDefault="009E34B2" w:rsidP="009E34B2">
      <w:pPr>
        <w:rPr>
          <w:ins w:id="17051" w:author="Rev 6 Allen Wirfs-Brock" w:date="2012-02-25T15:35:00Z"/>
          <w:rFonts w:ascii="Helvetica" w:hAnsi="Helvetica"/>
          <w:b/>
        </w:rPr>
      </w:pPr>
      <w:ins w:id="17052" w:author="Rev 6 Allen Wirfs-Brock" w:date="2012-02-25T15:35:00Z">
        <w:r w:rsidRPr="00E77497">
          <w:rPr>
            <w:rFonts w:ascii="Helvetica" w:hAnsi="Helvetica"/>
            <w:b/>
          </w:rPr>
          <w:t xml:space="preserve">Static Semantics:  </w:t>
        </w:r>
      </w:ins>
      <w:ins w:id="17053" w:author="Rev 6 Allen Wirfs-Brock" w:date="2012-02-25T15:36:00Z">
        <w:r>
          <w:rPr>
            <w:rFonts w:ascii="Helvetica" w:hAnsi="Helvetica"/>
            <w:b/>
            <w:lang w:eastAsia="en-US"/>
          </w:rPr>
          <w:t>IsConstant</w:t>
        </w:r>
      </w:ins>
      <w:ins w:id="17054" w:author="Rev 6 Allen Wirfs-Brock" w:date="2012-02-25T15:48:00Z">
        <w:r w:rsidR="006B3D6C">
          <w:rPr>
            <w:rFonts w:ascii="Helvetica" w:hAnsi="Helvetica"/>
            <w:b/>
            <w:lang w:eastAsia="en-US"/>
          </w:rPr>
          <w:t>Declaration</w:t>
        </w:r>
      </w:ins>
    </w:p>
    <w:p w14:paraId="5FD9F5CE" w14:textId="77777777" w:rsidR="009E34B2" w:rsidRPr="00E77497" w:rsidRDefault="006B3D6C" w:rsidP="009E34B2">
      <w:pPr>
        <w:rPr>
          <w:ins w:id="17055" w:author="Rev 6 Allen Wirfs-Brock" w:date="2012-02-25T15:35:00Z"/>
        </w:rPr>
      </w:pPr>
      <w:ins w:id="17056" w:author="Rev 6 Allen Wirfs-Brock" w:date="2012-02-25T15:42:00Z">
        <w:r w:rsidRPr="009E34B2">
          <w:rPr>
            <w:rFonts w:ascii="Times New Roman" w:hAnsi="Times New Roman"/>
            <w:i/>
          </w:rPr>
          <w:t>Lexical</w:t>
        </w:r>
        <w:r w:rsidRPr="00E77497">
          <w:rPr>
            <w:rFonts w:ascii="Times New Roman" w:hAnsi="Times New Roman"/>
            <w:i/>
          </w:rPr>
          <w:t xml:space="preserve">Declaration </w:t>
        </w:r>
        <w:r w:rsidRPr="00E77497">
          <w:rPr>
            <w:b/>
          </w:rPr>
          <w:t>:</w:t>
        </w:r>
        <w:r w:rsidRPr="00E77497">
          <w:rPr>
            <w:rFonts w:ascii="Times New Roman" w:hAnsi="Times New Roman"/>
            <w:i/>
          </w:rPr>
          <w:t xml:space="preserve"> </w:t>
        </w:r>
        <w:r w:rsidRPr="00451D9D">
          <w:rPr>
            <w:rFonts w:ascii="Times New Roman" w:hAnsi="Times New Roman"/>
            <w:i/>
          </w:rPr>
          <w:t>LetOrConst BindingList</w:t>
        </w:r>
        <w:r w:rsidRPr="006B3D6C">
          <w:rPr>
            <w:rFonts w:ascii="Times New Roman" w:hAnsi="Times New Roman"/>
            <w:i/>
          </w:rPr>
          <w:t xml:space="preserve"> </w:t>
        </w:r>
        <w:r w:rsidRPr="00E77497">
          <w:rPr>
            <w:rFonts w:ascii="Courier New" w:hAnsi="Courier New"/>
            <w:b/>
          </w:rPr>
          <w:t>;</w:t>
        </w:r>
      </w:ins>
      <w:ins w:id="17057" w:author="Rev 6 Allen Wirfs-Brock" w:date="2012-02-25T15:35:00Z">
        <w:r w:rsidR="009E34B2" w:rsidRPr="00E77497">
          <w:t xml:space="preserve"> </w:t>
        </w:r>
      </w:ins>
    </w:p>
    <w:p w14:paraId="47B7D8D8" w14:textId="77777777" w:rsidR="009E34B2" w:rsidRPr="00E77497" w:rsidRDefault="00EC0EFF" w:rsidP="006B3D6C">
      <w:pPr>
        <w:pStyle w:val="Alg4"/>
        <w:numPr>
          <w:ilvl w:val="0"/>
          <w:numId w:val="685"/>
        </w:numPr>
        <w:spacing w:after="220"/>
        <w:contextualSpacing/>
        <w:rPr>
          <w:ins w:id="17058" w:author="Rev 6 Allen Wirfs-Brock" w:date="2012-02-25T15:35:00Z"/>
        </w:rPr>
      </w:pPr>
      <w:ins w:id="17059" w:author="Rev 6 Allen Wirfs-Brock" w:date="2012-02-26T13:44:00Z">
        <w:r>
          <w:t>R</w:t>
        </w:r>
      </w:ins>
      <w:ins w:id="17060" w:author="Rev 6 Allen Wirfs-Brock" w:date="2012-02-25T15:43:00Z">
        <w:r w:rsidR="006B3D6C">
          <w:t>eturn</w:t>
        </w:r>
      </w:ins>
      <w:ins w:id="17061" w:author="Rev 6 Allen Wirfs-Brock" w:date="2012-02-26T13:44:00Z">
        <w:r>
          <w:t xml:space="preserve"> IsConstantDeclaration of</w:t>
        </w:r>
      </w:ins>
      <w:ins w:id="17062" w:author="Rev 6 Allen Wirfs-Brock" w:date="2012-02-25T15:43:00Z">
        <w:r w:rsidR="006B3D6C">
          <w:t xml:space="preserve"> </w:t>
        </w:r>
      </w:ins>
      <w:ins w:id="17063" w:author="Rev 6 Allen Wirfs-Brock" w:date="2012-02-26T13:44:00Z">
        <w:r w:rsidRPr="00451D9D">
          <w:rPr>
            <w:i/>
          </w:rPr>
          <w:t>LetOrConst</w:t>
        </w:r>
      </w:ins>
      <w:ins w:id="17064" w:author="Rev 6 Allen Wirfs-Brock" w:date="2012-02-25T15:35:00Z">
        <w:r w:rsidR="009E34B2" w:rsidRPr="00E77497">
          <w:t>.</w:t>
        </w:r>
      </w:ins>
    </w:p>
    <w:p w14:paraId="7306BDB8" w14:textId="77777777" w:rsidR="00EC0EFF" w:rsidRPr="00E77497" w:rsidRDefault="00EC0EFF" w:rsidP="00EC0EFF">
      <w:pPr>
        <w:rPr>
          <w:ins w:id="17065" w:author="Rev 6 Allen Wirfs-Brock" w:date="2012-02-26T13:45:00Z"/>
        </w:rPr>
      </w:pPr>
      <w:ins w:id="17066" w:author="Rev 6 Allen Wirfs-Brock" w:date="2012-02-26T13:45:00Z">
        <w:r w:rsidRPr="00451D9D">
          <w:rPr>
            <w:rFonts w:ascii="Times New Roman" w:hAnsi="Times New Roman"/>
            <w:i/>
          </w:rPr>
          <w:t>LetOrConst</w:t>
        </w:r>
        <w:del w:id="17067" w:author="Rev 8 Allen Wirfs-Brock" w:date="2012-06-14T15:42:00Z">
          <w:r w:rsidRPr="00451D9D" w:rsidDel="00137648">
            <w:rPr>
              <w:rFonts w:ascii="Times New Roman" w:hAnsi="Times New Roman"/>
              <w:i/>
            </w:rPr>
            <w:delText xml:space="preserve"> </w:delText>
          </w:r>
        </w:del>
      </w:ins>
      <w:ins w:id="17068" w:author="Rev 8 Allen Wirfs-Brock" w:date="2012-06-14T15:42:00Z">
        <w:r w:rsidR="00137648">
          <w:rPr>
            <w:rFonts w:ascii="Times New Roman" w:hAnsi="Times New Roman"/>
            <w:i/>
          </w:rPr>
          <w:t xml:space="preserve"> </w:t>
        </w:r>
      </w:ins>
      <w:ins w:id="17069" w:author="Rev 6 Allen Wirfs-Brock" w:date="2012-02-26T13:45:00Z">
        <w:del w:id="17070" w:author="Rev 8 Allen Wirfs-Brock" w:date="2012-06-14T15:42:00Z">
          <w:r w:rsidRPr="00451D9D" w:rsidDel="00137648">
            <w:rPr>
              <w:rFonts w:ascii="Times New Roman" w:hAnsi="Times New Roman"/>
              <w:i/>
            </w:rPr>
            <w:delText>BindingList</w:delText>
          </w:r>
          <w:r w:rsidRPr="006B3D6C" w:rsidDel="00137648">
            <w:rPr>
              <w:rFonts w:ascii="Times New Roman" w:hAnsi="Times New Roman"/>
              <w:i/>
            </w:rPr>
            <w:delText xml:space="preserve"> </w:delText>
          </w:r>
          <w:r w:rsidRPr="00E77497" w:rsidDel="00137648">
            <w:rPr>
              <w:rFonts w:ascii="Times New Roman" w:hAnsi="Times New Roman"/>
              <w:i/>
            </w:rPr>
            <w:delText xml:space="preserve"> </w:delText>
          </w:r>
        </w:del>
        <w:r w:rsidRPr="00E77497">
          <w:rPr>
            <w:b/>
          </w:rPr>
          <w:t>:</w:t>
        </w:r>
        <w:r w:rsidRPr="00E77497">
          <w:rPr>
            <w:rFonts w:ascii="Times New Roman" w:hAnsi="Times New Roman"/>
            <w:i/>
          </w:rPr>
          <w:t xml:space="preserve"> </w:t>
        </w:r>
        <w:r w:rsidRPr="00E77497">
          <w:t xml:space="preserve"> </w:t>
        </w:r>
      </w:ins>
      <w:ins w:id="17071" w:author="Rev 6 Allen Wirfs-Brock" w:date="2012-02-26T13:46:00Z">
        <w:r w:rsidRPr="00EC0EFF">
          <w:rPr>
            <w:rFonts w:ascii="Courier New" w:hAnsi="Courier New"/>
            <w:b/>
          </w:rPr>
          <w:t>let</w:t>
        </w:r>
      </w:ins>
    </w:p>
    <w:p w14:paraId="64A92138" w14:textId="77777777" w:rsidR="00EC0EFF" w:rsidRPr="00E77497" w:rsidRDefault="00EC0EFF" w:rsidP="00EC0EFF">
      <w:pPr>
        <w:pStyle w:val="Alg4"/>
        <w:numPr>
          <w:ilvl w:val="0"/>
          <w:numId w:val="689"/>
        </w:numPr>
        <w:spacing w:after="220"/>
        <w:contextualSpacing/>
        <w:rPr>
          <w:ins w:id="17072" w:author="Rev 6 Allen Wirfs-Brock" w:date="2012-02-26T13:45:00Z"/>
        </w:rPr>
      </w:pPr>
      <w:ins w:id="17073" w:author="Rev 6 Allen Wirfs-Brock" w:date="2012-02-26T13:45:00Z">
        <w:r>
          <w:t xml:space="preserve">Return </w:t>
        </w:r>
      </w:ins>
      <w:ins w:id="17074" w:author="Rev 6 Allen Wirfs-Brock" w:date="2012-02-26T13:46:00Z">
        <w:r w:rsidRPr="00EC0EFF">
          <w:rPr>
            <w:b/>
          </w:rPr>
          <w:t>false</w:t>
        </w:r>
      </w:ins>
      <w:ins w:id="17075" w:author="Rev 6 Allen Wirfs-Brock" w:date="2012-02-26T13:45:00Z">
        <w:r w:rsidRPr="00E77497">
          <w:t>.</w:t>
        </w:r>
      </w:ins>
    </w:p>
    <w:p w14:paraId="476C5868" w14:textId="77777777" w:rsidR="00EC0EFF" w:rsidRPr="00E77497" w:rsidRDefault="00EC0EFF" w:rsidP="00EC0EFF">
      <w:pPr>
        <w:rPr>
          <w:ins w:id="17076" w:author="Rev 6 Allen Wirfs-Brock" w:date="2012-02-26T13:47:00Z"/>
        </w:rPr>
      </w:pPr>
      <w:ins w:id="17077" w:author="Rev 6 Allen Wirfs-Brock" w:date="2012-02-26T13:47:00Z">
        <w:r w:rsidRPr="00451D9D">
          <w:rPr>
            <w:rFonts w:ascii="Times New Roman" w:hAnsi="Times New Roman"/>
            <w:i/>
          </w:rPr>
          <w:t>LetOrConst</w:t>
        </w:r>
        <w:del w:id="17078" w:author="Rev 8 Allen Wirfs-Brock" w:date="2012-06-14T15:42:00Z">
          <w:r w:rsidRPr="00451D9D" w:rsidDel="00137648">
            <w:rPr>
              <w:rFonts w:ascii="Times New Roman" w:hAnsi="Times New Roman"/>
              <w:i/>
            </w:rPr>
            <w:delText xml:space="preserve"> </w:delText>
          </w:r>
        </w:del>
      </w:ins>
      <w:ins w:id="17079" w:author="Rev 8 Allen Wirfs-Brock" w:date="2012-06-14T15:42:00Z">
        <w:r w:rsidR="00137648">
          <w:rPr>
            <w:rFonts w:ascii="Times New Roman" w:hAnsi="Times New Roman"/>
            <w:i/>
          </w:rPr>
          <w:t xml:space="preserve"> </w:t>
        </w:r>
      </w:ins>
      <w:ins w:id="17080" w:author="Rev 6 Allen Wirfs-Brock" w:date="2012-02-26T13:47:00Z">
        <w:del w:id="17081" w:author="Rev 8 Allen Wirfs-Brock" w:date="2012-06-14T15:42:00Z">
          <w:r w:rsidRPr="00451D9D" w:rsidDel="00137648">
            <w:rPr>
              <w:rFonts w:ascii="Times New Roman" w:hAnsi="Times New Roman"/>
              <w:i/>
            </w:rPr>
            <w:delText>BindingList</w:delText>
          </w:r>
          <w:r w:rsidRPr="006B3D6C" w:rsidDel="00137648">
            <w:rPr>
              <w:rFonts w:ascii="Times New Roman" w:hAnsi="Times New Roman"/>
              <w:i/>
            </w:rPr>
            <w:delText xml:space="preserve"> </w:delText>
          </w:r>
          <w:r w:rsidRPr="00E77497" w:rsidDel="00137648">
            <w:rPr>
              <w:rFonts w:ascii="Times New Roman" w:hAnsi="Times New Roman"/>
              <w:i/>
            </w:rPr>
            <w:delText xml:space="preserve"> </w:delText>
          </w:r>
        </w:del>
        <w:r w:rsidRPr="00E77497">
          <w:rPr>
            <w:b/>
          </w:rPr>
          <w:t>:</w:t>
        </w:r>
        <w:r w:rsidRPr="00E77497">
          <w:rPr>
            <w:rFonts w:ascii="Times New Roman" w:hAnsi="Times New Roman"/>
            <w:i/>
          </w:rPr>
          <w:t xml:space="preserve"> </w:t>
        </w:r>
        <w:r w:rsidRPr="00E77497">
          <w:t xml:space="preserve"> </w:t>
        </w:r>
        <w:r>
          <w:rPr>
            <w:rFonts w:ascii="Courier New" w:hAnsi="Courier New"/>
            <w:b/>
          </w:rPr>
          <w:t>const</w:t>
        </w:r>
      </w:ins>
    </w:p>
    <w:p w14:paraId="22885950" w14:textId="77777777" w:rsidR="00EC0EFF" w:rsidRPr="00E77497" w:rsidRDefault="00EC0EFF" w:rsidP="0027695A">
      <w:pPr>
        <w:pStyle w:val="Alg4"/>
        <w:numPr>
          <w:ilvl w:val="0"/>
          <w:numId w:val="690"/>
        </w:numPr>
        <w:spacing w:after="220"/>
        <w:contextualSpacing/>
        <w:rPr>
          <w:ins w:id="17082" w:author="Rev 6 Allen Wirfs-Brock" w:date="2012-02-26T13:47:00Z"/>
        </w:rPr>
      </w:pPr>
      <w:ins w:id="17083" w:author="Rev 6 Allen Wirfs-Brock" w:date="2012-02-26T13:47:00Z">
        <w:r>
          <w:t xml:space="preserve">Return </w:t>
        </w:r>
        <w:del w:id="17084" w:author="Rev 10 Allen Wirfs-Brock" w:date="2012-08-30T15:32:00Z">
          <w:r w:rsidRPr="00EC0EFF" w:rsidDel="00A019EE">
            <w:rPr>
              <w:b/>
            </w:rPr>
            <w:delText>false</w:delText>
          </w:r>
        </w:del>
      </w:ins>
      <w:ins w:id="17085" w:author="Rev 10 Allen Wirfs-Brock" w:date="2012-08-30T15:32:00Z">
        <w:r w:rsidR="00A019EE">
          <w:rPr>
            <w:b/>
          </w:rPr>
          <w:t>true</w:t>
        </w:r>
      </w:ins>
      <w:ins w:id="17086" w:author="Rev 6 Allen Wirfs-Brock" w:date="2012-02-26T13:47:00Z">
        <w:r w:rsidRPr="00E77497">
          <w:t>.</w:t>
        </w:r>
      </w:ins>
    </w:p>
    <w:p w14:paraId="63D70922" w14:textId="77777777" w:rsidR="007A7BC7" w:rsidRPr="00E77497" w:rsidDel="00F71D44" w:rsidRDefault="007A7BC7" w:rsidP="007A7BC7">
      <w:pPr>
        <w:keepNext/>
        <w:rPr>
          <w:ins w:id="17087" w:author="Rev 4 Allen Wirfs-Brock" w:date="2011-10-20T17:07:00Z"/>
          <w:del w:id="17088" w:author="Rev 8 Allen Wirfs-Brock" w:date="2012-06-01T08:47:00Z"/>
          <w:rFonts w:ascii="Helvetica" w:hAnsi="Helvetica"/>
          <w:b/>
        </w:rPr>
      </w:pPr>
      <w:ins w:id="17089" w:author="Rev 4 Allen Wirfs-Brock" w:date="2011-10-20T17:07:00Z">
        <w:del w:id="17090" w:author="Rev 8 Allen Wirfs-Brock" w:date="2012-06-01T08:47:00Z">
          <w:r w:rsidRPr="00E77497" w:rsidDel="00F71D44">
            <w:rPr>
              <w:rFonts w:ascii="Helvetica" w:hAnsi="Helvetica"/>
              <w:b/>
            </w:rPr>
            <w:delText>Runtime</w:delText>
          </w:r>
        </w:del>
      </w:ins>
      <w:ins w:id="17091" w:author="Rev 6 Allen Wirfs-Brock" w:date="2012-01-31T13:39:00Z">
        <w:del w:id="17092" w:author="Rev 8 Allen Wirfs-Brock" w:date="2012-06-01T08:47:00Z">
          <w:r w:rsidR="00F5066A" w:rsidDel="00F71D44">
            <w:rPr>
              <w:rFonts w:ascii="Helvetica" w:hAnsi="Helvetica"/>
              <w:b/>
            </w:rPr>
            <w:delText>Static</w:delText>
          </w:r>
        </w:del>
      </w:ins>
      <w:ins w:id="17093" w:author="Rev 4 Allen Wirfs-Brock" w:date="2011-10-20T17:07:00Z">
        <w:del w:id="17094" w:author="Rev 8 Allen Wirfs-Brock" w:date="2012-06-01T08:47:00Z">
          <w:r w:rsidRPr="00E77497" w:rsidDel="00F71D44">
            <w:rPr>
              <w:rFonts w:ascii="Helvetica" w:hAnsi="Helvetica"/>
              <w:b/>
            </w:rPr>
            <w:delText xml:space="preserve"> Semantics: </w:delText>
          </w:r>
          <w:r w:rsidRPr="00E77497" w:rsidDel="00F71D44">
            <w:rPr>
              <w:rFonts w:ascii="Helvetica" w:hAnsi="Helvetica"/>
              <w:b/>
              <w:spacing w:val="6"/>
            </w:rPr>
            <w:delText>String Value</w:delText>
          </w:r>
        </w:del>
      </w:ins>
    </w:p>
    <w:p w14:paraId="4B864A99" w14:textId="77777777" w:rsidR="007A7BC7" w:rsidRPr="00E77497" w:rsidDel="00F71D44" w:rsidRDefault="007A7BC7" w:rsidP="007A7BC7">
      <w:pPr>
        <w:rPr>
          <w:ins w:id="17095" w:author="Rev 4 Allen Wirfs-Brock" w:date="2011-10-20T17:07:00Z"/>
          <w:del w:id="17096" w:author="Rev 8 Allen Wirfs-Brock" w:date="2012-06-01T08:47:00Z"/>
        </w:rPr>
      </w:pPr>
      <w:ins w:id="17097" w:author="Rev 4 Allen Wirfs-Brock" w:date="2011-10-20T17:07:00Z">
        <w:del w:id="17098" w:author="Rev 8 Allen Wirfs-Brock" w:date="2012-06-01T08:47:00Z">
          <w:r w:rsidRPr="00E77497" w:rsidDel="00F71D44">
            <w:rPr>
              <w:rStyle w:val="bnf"/>
            </w:rPr>
            <w:delText>BindingIdentifier</w:delText>
          </w:r>
          <w:r w:rsidRPr="00E77497" w:rsidDel="00F71D44">
            <w:delText xml:space="preserve"> </w:delText>
          </w:r>
          <w:r w:rsidRPr="00E77497" w:rsidDel="00F71D44">
            <w:rPr>
              <w:rFonts w:ascii="Courier New" w:hAnsi="Courier New" w:cs="Courier New"/>
              <w:b/>
            </w:rPr>
            <w:delText>:</w:delText>
          </w:r>
          <w:r w:rsidRPr="00E77497" w:rsidDel="00F71D44">
            <w:delText xml:space="preserve"> </w:delText>
          </w:r>
          <w:r w:rsidRPr="00E77497" w:rsidDel="00F71D44">
            <w:rPr>
              <w:rStyle w:val="bnf"/>
            </w:rPr>
            <w:delText>Identifier</w:delText>
          </w:r>
          <w:r w:rsidRPr="00E77497" w:rsidDel="00F71D44">
            <w:delText xml:space="preserve"> </w:delText>
          </w:r>
        </w:del>
      </w:ins>
    </w:p>
    <w:p w14:paraId="79E8A2F9" w14:textId="77777777" w:rsidR="007A7BC7" w:rsidRPr="00E77497" w:rsidDel="00F71D44" w:rsidRDefault="007A7BC7" w:rsidP="00FA3203">
      <w:pPr>
        <w:pStyle w:val="Alg4"/>
        <w:numPr>
          <w:ilvl w:val="0"/>
          <w:numId w:val="592"/>
        </w:numPr>
        <w:spacing w:after="220"/>
        <w:contextualSpacing/>
        <w:rPr>
          <w:ins w:id="17099" w:author="Rev 4 Allen Wirfs-Brock" w:date="2011-10-20T17:07:00Z"/>
          <w:del w:id="17100" w:author="Rev 8 Allen Wirfs-Brock" w:date="2012-06-01T08:47:00Z"/>
        </w:rPr>
      </w:pPr>
      <w:ins w:id="17101" w:author="Rev 4 Allen Wirfs-Brock" w:date="2011-10-20T17:07:00Z">
        <w:del w:id="17102" w:author="Rev 8 Allen Wirfs-Brock" w:date="2012-06-01T08:47:00Z">
          <w:r w:rsidRPr="00E77497" w:rsidDel="00F71D44">
            <w:delText xml:space="preserve">Return the String Value of </w:delText>
          </w:r>
          <w:r w:rsidRPr="00E77497" w:rsidDel="00F71D44">
            <w:rPr>
              <w:rStyle w:val="bnf"/>
            </w:rPr>
            <w:delText>Identifier</w:delText>
          </w:r>
          <w:r w:rsidRPr="00E77497" w:rsidDel="00F71D44">
            <w:delText>.</w:delText>
          </w:r>
        </w:del>
      </w:ins>
    </w:p>
    <w:p w14:paraId="6CC13107" w14:textId="77777777" w:rsidR="00974ED7" w:rsidRPr="00E77497" w:rsidRDefault="00974ED7" w:rsidP="00974ED7">
      <w:pPr>
        <w:pStyle w:val="40"/>
        <w:numPr>
          <w:ilvl w:val="0"/>
          <w:numId w:val="0"/>
        </w:numPr>
        <w:rPr>
          <w:ins w:id="17103" w:author="Rev 4 Allen Wirfs-Brock" w:date="2011-10-15T16:42:00Z"/>
        </w:rPr>
      </w:pPr>
      <w:ins w:id="17104" w:author="Rev 4 Allen Wirfs-Brock" w:date="2011-10-15T16:42:00Z">
        <w:r w:rsidRPr="00E77497">
          <w:t>Runtime Semantics</w:t>
        </w:r>
      </w:ins>
    </w:p>
    <w:p w14:paraId="4A82BC13" w14:textId="77777777" w:rsidR="00F10D67" w:rsidRDefault="00F10D67" w:rsidP="007A7BC7">
      <w:pPr>
        <w:keepNext/>
        <w:rPr>
          <w:ins w:id="17105" w:author="Rev 4 Allen Wirfs-Brock" w:date="2011-11-04T12:16:00Z"/>
          <w:rFonts w:ascii="Helvetica" w:hAnsi="Helvetica"/>
          <w:b/>
          <w:spacing w:val="6"/>
        </w:rPr>
      </w:pPr>
      <w:ins w:id="17106" w:author="Rev 4 Allen Wirfs-Brock" w:date="2011-10-15T17:06:00Z">
        <w:r w:rsidRPr="00E77497">
          <w:rPr>
            <w:rFonts w:ascii="Helvetica" w:hAnsi="Helvetica"/>
            <w:b/>
          </w:rPr>
          <w:t xml:space="preserve">Runtime Semantics: </w:t>
        </w:r>
      </w:ins>
      <w:ins w:id="17107" w:author="Rev 4 Allen Wirfs-Brock" w:date="2011-10-15T17:18:00Z">
        <w:r w:rsidR="0003781B" w:rsidRPr="00E77497">
          <w:rPr>
            <w:rFonts w:ascii="Helvetica" w:hAnsi="Helvetica"/>
            <w:b/>
            <w:spacing w:val="6"/>
          </w:rPr>
          <w:t xml:space="preserve">Binding </w:t>
        </w:r>
        <w:del w:id="17108" w:author="Rev 6 Allen Wirfs-Brock" w:date="2012-02-27T15:44:00Z">
          <w:r w:rsidR="0003781B" w:rsidRPr="00E77497" w:rsidDel="00A113E2">
            <w:rPr>
              <w:rFonts w:ascii="Helvetica" w:hAnsi="Helvetica"/>
              <w:b/>
              <w:spacing w:val="6"/>
            </w:rPr>
            <w:delText>Initialization</w:delText>
          </w:r>
        </w:del>
      </w:ins>
      <w:ins w:id="17109" w:author="Rev 6 Allen Wirfs-Brock" w:date="2012-02-27T15:44:00Z">
        <w:r w:rsidR="00A113E2">
          <w:rPr>
            <w:rFonts w:ascii="Helvetica" w:hAnsi="Helvetica"/>
            <w:b/>
            <w:spacing w:val="6"/>
          </w:rPr>
          <w:t>Initialisation</w:t>
        </w:r>
      </w:ins>
    </w:p>
    <w:p w14:paraId="1475F959" w14:textId="77777777" w:rsidR="00C969E3" w:rsidRPr="00FA3203" w:rsidRDefault="00C969E3" w:rsidP="00C7794D">
      <w:pPr>
        <w:ind w:left="360"/>
        <w:rPr>
          <w:ins w:id="17110" w:author="Rev 4 Allen Wirfs-Brock" w:date="2011-10-15T17:06:00Z"/>
        </w:rPr>
      </w:pPr>
      <w:ins w:id="17111" w:author="Rev 4 Allen Wirfs-Brock" w:date="2011-11-04T12:16:00Z">
        <w:r>
          <w:t>W</w:t>
        </w:r>
        <w:r w:rsidRPr="004418C4">
          <w:t xml:space="preserve">ith arguments </w:t>
        </w:r>
        <w:r w:rsidRPr="004418C4">
          <w:rPr>
            <w:rFonts w:ascii="Times New Roman" w:hAnsi="Times New Roman"/>
            <w:i/>
          </w:rPr>
          <w:t>value</w:t>
        </w:r>
        <w:r w:rsidRPr="004418C4">
          <w:t xml:space="preserve"> and </w:t>
        </w:r>
        <w:del w:id="17112" w:author="Rev 6 Allen Wirfs-Brock" w:date="2012-02-27T16:31:00Z">
          <w:r w:rsidRPr="004418C4" w:rsidDel="00767E5E">
            <w:rPr>
              <w:rFonts w:ascii="Times New Roman" w:hAnsi="Times New Roman"/>
              <w:i/>
            </w:rPr>
            <w:delText>enviornment</w:delText>
          </w:r>
        </w:del>
      </w:ins>
      <w:ins w:id="17113" w:author="Rev 6 Allen Wirfs-Brock" w:date="2012-02-27T16:31:00Z">
        <w:r w:rsidR="00767E5E">
          <w:rPr>
            <w:rFonts w:ascii="Times New Roman" w:hAnsi="Times New Roman"/>
            <w:i/>
          </w:rPr>
          <w:t>environment</w:t>
        </w:r>
      </w:ins>
      <w:ins w:id="17114" w:author="Rev 4 Allen Wirfs-Brock" w:date="2011-11-04T12:16:00Z">
        <w:r>
          <w:t>.</w:t>
        </w:r>
      </w:ins>
    </w:p>
    <w:p w14:paraId="0CEB9A03" w14:textId="77777777" w:rsidR="00C73BA7" w:rsidRPr="008E00F6" w:rsidRDefault="00C73BA7" w:rsidP="00C73BA7">
      <w:pPr>
        <w:rPr>
          <w:ins w:id="17115" w:author="Rev 4 Allen Wirfs-Brock" w:date="2011-11-04T12:23:00Z"/>
          <w:sz w:val="18"/>
        </w:rPr>
      </w:pPr>
      <w:ins w:id="17116" w:author="Rev 4 Allen Wirfs-Brock" w:date="2011-11-04T12:23:00Z">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del w:id="17117" w:author="Rev 6 Allen Wirfs-Brock" w:date="2012-02-27T15:48:00Z">
          <w:r w:rsidRPr="008E00F6" w:rsidDel="00A113E2">
            <w:rPr>
              <w:sz w:val="18"/>
            </w:rPr>
            <w:delText>initialization</w:delText>
          </w:r>
        </w:del>
      </w:ins>
      <w:ins w:id="17118" w:author="Rev 6 Allen Wirfs-Brock" w:date="2012-02-27T15:48:00Z">
        <w:r w:rsidR="00A113E2">
          <w:rPr>
            <w:sz w:val="18"/>
          </w:rPr>
          <w:t>initialisation</w:t>
        </w:r>
      </w:ins>
      <w:ins w:id="17119" w:author="Rev 4 Allen Wirfs-Brock" w:date="2011-11-04T12:23:00Z">
        <w:r w:rsidRPr="008E00F6">
          <w:rPr>
            <w:sz w:val="18"/>
          </w:rPr>
          <w:t xml:space="preserve"> value.  This is the </w:t>
        </w:r>
        <w:del w:id="17120" w:author="Rev 7 Allen Wirfs-Brock" w:date="2012-05-04T14:18:00Z">
          <w:r w:rsidRPr="008E00F6" w:rsidDel="00F77917">
            <w:rPr>
              <w:sz w:val="18"/>
            </w:rPr>
            <w:delText xml:space="preserve">the </w:delText>
          </w:r>
        </w:del>
        <w:r w:rsidRPr="008E00F6">
          <w:rPr>
            <w:sz w:val="18"/>
          </w:rPr>
          <w:t xml:space="preserve">case for </w:t>
        </w:r>
        <w:r w:rsidRPr="008E00F6">
          <w:rPr>
            <w:rFonts w:ascii="Courier New" w:hAnsi="Courier New"/>
            <w:b/>
            <w:sz w:val="18"/>
          </w:rPr>
          <w:t>var</w:t>
        </w:r>
        <w:r w:rsidRPr="008E00F6">
          <w:rPr>
            <w:sz w:val="18"/>
          </w:rPr>
          <w:t xml:space="preserve"> statements </w:t>
        </w:r>
      </w:ins>
      <w:ins w:id="17121" w:author="Rev 4 Allen Wirfs-Brock" w:date="2011-11-04T12:24:00Z">
        <w:r>
          <w:rPr>
            <w:sz w:val="18"/>
          </w:rPr>
          <w:t>formal parameter lists of non-strict functions.</w:t>
        </w:r>
      </w:ins>
      <w:ins w:id="17122" w:author="Rev 4 Allen Wirfs-Brock" w:date="2011-11-04T12:23:00Z">
        <w:r w:rsidRPr="008E00F6">
          <w:rPr>
            <w:sz w:val="18"/>
          </w:rPr>
          <w:t xml:space="preserve"> </w:t>
        </w:r>
      </w:ins>
      <w:ins w:id="17123" w:author="Rev 4 Allen Wirfs-Brock" w:date="2011-11-04T12:24:00Z">
        <w:r>
          <w:rPr>
            <w:sz w:val="18"/>
          </w:rPr>
          <w:t>In those cases</w:t>
        </w:r>
      </w:ins>
      <w:ins w:id="17124" w:author="Rev 4 Allen Wirfs-Brock" w:date="2011-11-04T12:23:00Z">
        <w:r w:rsidRPr="008E00F6">
          <w:rPr>
            <w:sz w:val="18"/>
          </w:rPr>
          <w:t xml:space="preserve"> a lexical binding is hosted and preinitialized prior to evaluation of its initializer. </w:t>
        </w:r>
      </w:ins>
    </w:p>
    <w:p w14:paraId="45800DED" w14:textId="77777777" w:rsidR="00BC2562" w:rsidRPr="004418C4" w:rsidRDefault="00BC2562" w:rsidP="00BC2562">
      <w:pPr>
        <w:contextualSpacing/>
        <w:rPr>
          <w:ins w:id="17125" w:author="Rev 10 Allen Wirfs-Brock" w:date="2012-09-27T11:36:00Z"/>
        </w:rPr>
      </w:pPr>
      <w:ins w:id="17126" w:author="Rev 10 Allen Wirfs-Brock" w:date="2012-09-27T11:36:00Z">
        <w:r w:rsidRPr="00E77497">
          <w:rPr>
            <w:rFonts w:ascii="Times New Roman" w:hAnsi="Times New Roman"/>
            <w:i/>
          </w:rPr>
          <w:t>BindingIdentifier</w:t>
        </w:r>
        <w:r w:rsidRPr="00572A2F">
          <w:rPr>
            <w:rFonts w:ascii="Times New Roman" w:hAnsi="Times New Roman"/>
          </w:rPr>
          <w:t xml:space="preserve"> </w:t>
        </w:r>
        <w:r w:rsidRPr="00572A2F">
          <w:rPr>
            <w:rStyle w:val="bnf"/>
            <w:rFonts w:ascii="Arial" w:hAnsi="Arial" w:cs="Arial"/>
            <w:b/>
            <w:i w:val="0"/>
          </w:rPr>
          <w:t>:</w:t>
        </w:r>
        <w:r w:rsidRPr="004418C4">
          <w:t xml:space="preserve"> </w:t>
        </w:r>
        <w:r w:rsidRPr="004418C4">
          <w:rPr>
            <w:rStyle w:val="bnf"/>
          </w:rPr>
          <w:t>Identifier</w:t>
        </w:r>
      </w:ins>
    </w:p>
    <w:p w14:paraId="5CA316B6" w14:textId="77777777" w:rsidR="004A4E86" w:rsidRPr="00572A2F" w:rsidDel="00BC2562" w:rsidRDefault="009E58EB" w:rsidP="007A7BC7">
      <w:pPr>
        <w:contextualSpacing/>
        <w:rPr>
          <w:ins w:id="17127" w:author="Rev 4 Allen Wirfs-Brock" w:date="2011-10-15T17:18:00Z"/>
          <w:del w:id="17128" w:author="Rev 10 Allen Wirfs-Brock" w:date="2012-09-27T11:36:00Z"/>
          <w:rFonts w:cs="Arial"/>
          <w:b/>
        </w:rPr>
      </w:pPr>
      <w:ins w:id="17129" w:author="Rev 8 Allen Wirfs-Brock" w:date="2012-06-01T16:31:00Z">
        <w:del w:id="17130" w:author="Rev 10 Allen Wirfs-Brock" w:date="2012-09-27T11:36:00Z">
          <w:r w:rsidRPr="00E77497" w:rsidDel="00BC2562">
            <w:rPr>
              <w:rFonts w:ascii="Times New Roman" w:hAnsi="Times New Roman"/>
              <w:i/>
            </w:rPr>
            <w:delText>BindingIdentifier</w:delText>
          </w:r>
          <w:r w:rsidRPr="00572A2F" w:rsidDel="00BC2562">
            <w:rPr>
              <w:rFonts w:ascii="Times New Roman" w:hAnsi="Times New Roman"/>
            </w:rPr>
            <w:delText xml:space="preserve"> </w:delText>
          </w:r>
        </w:del>
      </w:ins>
      <w:ins w:id="17131" w:author="Rev 4 Allen Wirfs-Brock" w:date="2011-10-15T17:06:00Z">
        <w:del w:id="17132" w:author="Rev 10 Allen Wirfs-Brock" w:date="2012-09-27T11:36:00Z">
          <w:r w:rsidR="00F10D67" w:rsidRPr="00572A2F" w:rsidDel="00BC2562">
            <w:rPr>
              <w:rStyle w:val="bnf"/>
              <w:rFonts w:ascii="Arial" w:hAnsi="Arial" w:cs="Arial"/>
              <w:b/>
              <w:i w:val="0"/>
            </w:rPr>
            <w:delText>BindingIdentifier</w:delText>
          </w:r>
          <w:r w:rsidR="00F10D67" w:rsidRPr="00572A2F" w:rsidDel="00BC2562">
            <w:rPr>
              <w:rFonts w:cs="Arial"/>
              <w:b/>
            </w:rPr>
            <w:delText xml:space="preserve"> : </w:delText>
          </w:r>
          <w:r w:rsidR="00F10D67" w:rsidRPr="00572A2F" w:rsidDel="00BC2562">
            <w:rPr>
              <w:rStyle w:val="bnf"/>
              <w:rFonts w:ascii="Arial" w:hAnsi="Arial" w:cs="Arial"/>
              <w:b/>
              <w:i w:val="0"/>
            </w:rPr>
            <w:delText>Identifier</w:delText>
          </w:r>
        </w:del>
      </w:ins>
    </w:p>
    <w:p w14:paraId="77AB273F" w14:textId="77777777" w:rsidR="009134F7" w:rsidRPr="00BC2562" w:rsidDel="00BC2562" w:rsidRDefault="009134F7" w:rsidP="00FA3203">
      <w:pPr>
        <w:pStyle w:val="Alg2"/>
        <w:numPr>
          <w:ilvl w:val="0"/>
          <w:numId w:val="499"/>
        </w:numPr>
        <w:spacing w:after="220"/>
        <w:rPr>
          <w:ins w:id="17133" w:author="Rev 4 Allen Wirfs-Brock" w:date="2011-11-04T17:05:00Z"/>
          <w:del w:id="17134" w:author="Rev 10 Allen Wirfs-Brock" w:date="2012-09-27T11:36:00Z"/>
          <w:rFonts w:ascii="Arial" w:hAnsi="Arial" w:cs="Arial"/>
          <w:b/>
        </w:rPr>
      </w:pPr>
      <w:ins w:id="17135" w:author="Rev 4 Allen Wirfs-Brock" w:date="2011-11-04T17:05:00Z">
        <w:del w:id="17136" w:author="Rev 10 Allen Wirfs-Brock" w:date="2012-09-27T11:36:00Z">
          <w:r w:rsidRPr="00BC2562" w:rsidDel="00BC2562">
            <w:rPr>
              <w:rFonts w:ascii="Arial" w:hAnsi="Arial" w:cs="Arial"/>
              <w:b/>
            </w:rPr>
            <w:delText>P</w:delText>
          </w:r>
        </w:del>
      </w:ins>
      <w:ins w:id="17137" w:author="Rev 6 Allen Wirfs-Brock" w:date="2012-02-18T10:43:00Z">
        <w:del w:id="17138" w:author="Rev 10 Allen Wirfs-Brock" w:date="2012-09-27T11:36:00Z">
          <w:r w:rsidR="00B25FEE" w:rsidRPr="00BC2562" w:rsidDel="00BC2562">
            <w:rPr>
              <w:rFonts w:ascii="Arial" w:hAnsi="Arial" w:cs="Arial"/>
              <w:b/>
            </w:rPr>
            <w:delText>Return the result of p</w:delText>
          </w:r>
        </w:del>
      </w:ins>
      <w:ins w:id="17139" w:author="Rev 4 Allen Wirfs-Brock" w:date="2011-11-04T17:05:00Z">
        <w:del w:id="17140" w:author="Rev 10 Allen Wirfs-Brock" w:date="2012-09-27T11:36:00Z">
          <w:r w:rsidRPr="00BC2562" w:rsidDel="00BC2562">
            <w:rPr>
              <w:rFonts w:ascii="Arial" w:hAnsi="Arial" w:cs="Arial"/>
              <w:b/>
            </w:rPr>
            <w:delText>erform</w:delText>
          </w:r>
        </w:del>
      </w:ins>
      <w:ins w:id="17141" w:author="Rev 6 Allen Wirfs-Brock" w:date="2012-02-18T10:43:00Z">
        <w:del w:id="17142" w:author="Rev 10 Allen Wirfs-Brock" w:date="2012-09-27T11:36:00Z">
          <w:r w:rsidR="00B25FEE" w:rsidRPr="00BC2562" w:rsidDel="00BC2562">
            <w:rPr>
              <w:rFonts w:ascii="Arial" w:hAnsi="Arial" w:cs="Arial"/>
              <w:b/>
            </w:rPr>
            <w:delText>ing</w:delText>
          </w:r>
        </w:del>
      </w:ins>
      <w:ins w:id="17143" w:author="Rev 4 Allen Wirfs-Brock" w:date="2011-11-04T17:05:00Z">
        <w:del w:id="17144" w:author="Rev 10 Allen Wirfs-Brock" w:date="2012-09-27T11:36:00Z">
          <w:r w:rsidRPr="00BC2562" w:rsidDel="00BC2562">
            <w:rPr>
              <w:rFonts w:ascii="Arial" w:hAnsi="Arial" w:cs="Arial"/>
              <w:b/>
            </w:rPr>
            <w:delText xml:space="preserve"> Binding Initialization</w:delText>
          </w:r>
        </w:del>
      </w:ins>
      <w:ins w:id="17145" w:author="Rev 6 Allen Wirfs-Brock" w:date="2012-02-27T15:44:00Z">
        <w:del w:id="17146" w:author="Rev 10 Allen Wirfs-Brock" w:date="2012-09-27T11:36:00Z">
          <w:r w:rsidR="00A113E2" w:rsidRPr="00BC2562" w:rsidDel="00BC2562">
            <w:rPr>
              <w:rFonts w:ascii="Arial" w:hAnsi="Arial" w:cs="Arial"/>
              <w:b/>
            </w:rPr>
            <w:delText>Initialisation</w:delText>
          </w:r>
        </w:del>
      </w:ins>
      <w:ins w:id="17147" w:author="Rev 4 Allen Wirfs-Brock" w:date="2011-11-04T17:05:00Z">
        <w:del w:id="17148" w:author="Rev 10 Allen Wirfs-Brock" w:date="2012-09-27T11:36:00Z">
          <w:r w:rsidRPr="00BC2562" w:rsidDel="00BC2562">
            <w:rPr>
              <w:rFonts w:ascii="Arial" w:hAnsi="Arial" w:cs="Arial"/>
              <w:b/>
            </w:rPr>
            <w:delText xml:space="preserve"> for Identifier passing value and env as the arguments.</w:delText>
          </w:r>
        </w:del>
      </w:ins>
    </w:p>
    <w:p w14:paraId="7C0D81A3" w14:textId="77777777" w:rsidR="009134F7" w:rsidRPr="004418C4" w:rsidDel="00BC2562" w:rsidRDefault="009134F7" w:rsidP="009E58EB">
      <w:pPr>
        <w:contextualSpacing/>
        <w:rPr>
          <w:ins w:id="17149" w:author="Rev 4 Allen Wirfs-Brock" w:date="2011-11-04T17:05:00Z"/>
          <w:del w:id="17150" w:author="Rev 10 Allen Wirfs-Brock" w:date="2012-09-27T11:36:00Z"/>
        </w:rPr>
      </w:pPr>
      <w:ins w:id="17151" w:author="Rev 4 Allen Wirfs-Brock" w:date="2011-11-04T17:06:00Z">
        <w:del w:id="17152" w:author="Rev 10 Allen Wirfs-Brock" w:date="2012-09-27T11:36:00Z">
          <w:r w:rsidRPr="00572A2F" w:rsidDel="00BC2562">
            <w:rPr>
              <w:rStyle w:val="bnf"/>
              <w:rFonts w:ascii="Arial" w:hAnsi="Arial" w:cs="Arial"/>
              <w:b/>
              <w:i w:val="0"/>
            </w:rPr>
            <w:delText>Token</w:delText>
          </w:r>
        </w:del>
      </w:ins>
      <w:ins w:id="17153" w:author="Rev 8 Allen Wirfs-Brock" w:date="2012-06-01T16:31:00Z">
        <w:del w:id="17154" w:author="Rev 10 Allen Wirfs-Brock" w:date="2012-09-27T11:36:00Z">
          <w:r w:rsidR="009E58EB" w:rsidRPr="00572A2F" w:rsidDel="00BC2562">
            <w:rPr>
              <w:rStyle w:val="bnf"/>
              <w:rFonts w:ascii="Arial" w:hAnsi="Arial" w:cs="Arial"/>
              <w:b/>
              <w:i w:val="0"/>
            </w:rPr>
            <w:delText>:</w:delText>
          </w:r>
        </w:del>
      </w:ins>
      <w:ins w:id="17155" w:author="Rev 4 Allen Wirfs-Brock" w:date="2011-11-04T17:05:00Z">
        <w:del w:id="17156" w:author="Rev 10 Allen Wirfs-Brock" w:date="2012-09-27T11:36:00Z">
          <w:r w:rsidRPr="004418C4" w:rsidDel="00BC2562">
            <w:delText xml:space="preserve"> </w:delText>
          </w:r>
          <w:r w:rsidRPr="004418C4" w:rsidDel="00BC2562">
            <w:rPr>
              <w:rStyle w:val="bnf"/>
            </w:rPr>
            <w:delText>Identifier</w:delText>
          </w:r>
        </w:del>
      </w:ins>
    </w:p>
    <w:p w14:paraId="2D333DD5" w14:textId="77777777" w:rsidR="00F10D67" w:rsidRPr="00E77497" w:rsidRDefault="00F10D67" w:rsidP="00FA3203">
      <w:pPr>
        <w:pStyle w:val="Alg4"/>
        <w:numPr>
          <w:ilvl w:val="0"/>
          <w:numId w:val="559"/>
        </w:numPr>
        <w:spacing w:after="220"/>
        <w:contextualSpacing/>
        <w:rPr>
          <w:ins w:id="17157" w:author="Rev 4 Allen Wirfs-Brock" w:date="2011-10-15T17:06:00Z"/>
        </w:rPr>
      </w:pPr>
      <w:ins w:id="17158" w:author="Rev 4 Allen Wirfs-Brock" w:date="2011-10-15T17:06:00Z">
        <w:r w:rsidRPr="00675B74">
          <w:t xml:space="preserve">If </w:t>
        </w:r>
        <w:del w:id="17159" w:author="Rev 6 Allen Wirfs-Brock" w:date="2012-02-27T16:31:00Z">
          <w:r w:rsidRPr="00E77497" w:rsidDel="00767E5E">
            <w:rPr>
              <w:i/>
            </w:rPr>
            <w:delText>enviornment</w:delText>
          </w:r>
        </w:del>
      </w:ins>
      <w:ins w:id="17160" w:author="Rev 6 Allen Wirfs-Brock" w:date="2012-02-27T16:31:00Z">
        <w:r w:rsidR="00767E5E">
          <w:rPr>
            <w:i/>
          </w:rPr>
          <w:t>environment</w:t>
        </w:r>
      </w:ins>
      <w:ins w:id="17161" w:author="Rev 4 Allen Wirfs-Brock" w:date="2011-10-15T17:06:00Z">
        <w:r w:rsidRPr="00E77497">
          <w:t xml:space="preserve"> is not </w:t>
        </w:r>
        <w:r w:rsidRPr="00E77497">
          <w:rPr>
            <w:b/>
          </w:rPr>
          <w:t>undefined</w:t>
        </w:r>
        <w:r w:rsidRPr="00E77497">
          <w:t xml:space="preserve">, then </w:t>
        </w:r>
      </w:ins>
    </w:p>
    <w:p w14:paraId="21D7D259" w14:textId="77777777" w:rsidR="00985C0D" w:rsidRDefault="00985C0D" w:rsidP="00FA3203">
      <w:pPr>
        <w:pStyle w:val="Alg4"/>
        <w:numPr>
          <w:ilvl w:val="1"/>
          <w:numId w:val="559"/>
        </w:numPr>
        <w:spacing w:after="220"/>
        <w:contextualSpacing/>
        <w:rPr>
          <w:ins w:id="17162" w:author="Rev 8 Allen Wirfs-Brock" w:date="2012-06-01T16:50:00Z"/>
        </w:rPr>
      </w:pPr>
      <w:ins w:id="17163" w:author="Rev 8 Allen Wirfs-Brock" w:date="2012-06-01T16:50:00Z">
        <w:r>
          <w:t xml:space="preserve">Let </w:t>
        </w:r>
        <w:r w:rsidRPr="00D56329">
          <w:rPr>
            <w:i/>
          </w:rPr>
          <w:t>name</w:t>
        </w:r>
        <w:r>
          <w:t xml:space="preserve"> be String</w:t>
        </w:r>
        <w:del w:id="17164" w:author="Rev 9 Allen Wirfs-Brock" w:date="2012-07-07T16:31:00Z">
          <w:r w:rsidDel="00D11231">
            <w:delText xml:space="preserve"> </w:delText>
          </w:r>
        </w:del>
        <w:r>
          <w:t>Value</w:t>
        </w:r>
      </w:ins>
      <w:ins w:id="17165" w:author="Rev 9 Allen Wirfs-Brock" w:date="2012-07-08T12:45:00Z">
        <w:r w:rsidR="00F07316">
          <w:t xml:space="preserve"> of</w:t>
        </w:r>
      </w:ins>
      <w:ins w:id="17166" w:author="Rev 8 Allen Wirfs-Brock" w:date="2012-06-01T16:50:00Z">
        <w:r>
          <w:t xml:space="preserve"> </w:t>
        </w:r>
        <w:r w:rsidRPr="00D56329">
          <w:rPr>
            <w:i/>
          </w:rPr>
          <w:t>Identifier</w:t>
        </w:r>
        <w:r>
          <w:t>.</w:t>
        </w:r>
      </w:ins>
    </w:p>
    <w:p w14:paraId="6FAD5C1F" w14:textId="77777777" w:rsidR="003C480D" w:rsidRDefault="003C480D" w:rsidP="00FA3203">
      <w:pPr>
        <w:pStyle w:val="Alg4"/>
        <w:numPr>
          <w:ilvl w:val="1"/>
          <w:numId w:val="559"/>
        </w:numPr>
        <w:spacing w:after="220"/>
        <w:contextualSpacing/>
        <w:rPr>
          <w:ins w:id="17167" w:author="Rev 8 Allen Wirfs-Brock" w:date="2012-06-01T17:15:00Z"/>
        </w:rPr>
      </w:pPr>
      <w:ins w:id="17168" w:author="Rev 8 Allen Wirfs-Brock" w:date="2012-06-01T17:15:00Z">
        <w:r>
          <w:t xml:space="preserve">Let </w:t>
        </w:r>
        <w:r w:rsidRPr="00572A2F">
          <w:rPr>
            <w:i/>
          </w:rPr>
          <w:t>env</w:t>
        </w:r>
        <w:r>
          <w:t xml:space="preserve"> be the environment record component of </w:t>
        </w:r>
        <w:r w:rsidRPr="00572A2F">
          <w:rPr>
            <w:i/>
          </w:rPr>
          <w:t>environment</w:t>
        </w:r>
        <w:r>
          <w:t>.</w:t>
        </w:r>
      </w:ins>
    </w:p>
    <w:p w14:paraId="68B40F84" w14:textId="77777777" w:rsidR="00F10D67" w:rsidRPr="00E77497" w:rsidRDefault="00F10D67" w:rsidP="00FA3203">
      <w:pPr>
        <w:pStyle w:val="Alg4"/>
        <w:numPr>
          <w:ilvl w:val="1"/>
          <w:numId w:val="559"/>
        </w:numPr>
        <w:spacing w:after="220"/>
        <w:contextualSpacing/>
        <w:rPr>
          <w:ins w:id="17169" w:author="Rev 4 Allen Wirfs-Brock" w:date="2011-10-15T17:06:00Z"/>
        </w:rPr>
      </w:pPr>
      <w:ins w:id="17170" w:author="Rev 4 Allen Wirfs-Brock" w:date="2011-10-15T17:06:00Z">
        <w:r w:rsidRPr="00E77497">
          <w:t xml:space="preserve">Call the InitializeBinding concrete method of </w:t>
        </w:r>
        <w:del w:id="17171" w:author="Rev 6 Allen Wirfs-Brock" w:date="2012-02-27T16:31:00Z">
          <w:r w:rsidRPr="00E77497" w:rsidDel="00767E5E">
            <w:rPr>
              <w:i/>
            </w:rPr>
            <w:delText>enviornment</w:delText>
          </w:r>
        </w:del>
      </w:ins>
      <w:ins w:id="17172" w:author="Rev 8 Allen Wirfs-Brock" w:date="2012-06-01T17:16:00Z">
        <w:r w:rsidR="003C480D" w:rsidRPr="003C480D">
          <w:rPr>
            <w:i/>
          </w:rPr>
          <w:t xml:space="preserve"> </w:t>
        </w:r>
        <w:r w:rsidR="003C480D" w:rsidRPr="00D56329">
          <w:rPr>
            <w:i/>
          </w:rPr>
          <w:t>env</w:t>
        </w:r>
        <w:r w:rsidR="003C480D">
          <w:t xml:space="preserve"> </w:t>
        </w:r>
      </w:ins>
      <w:ins w:id="17173" w:author="Rev 6 Allen Wirfs-Brock" w:date="2012-02-27T16:31:00Z">
        <w:del w:id="17174" w:author="Rev 8 Allen Wirfs-Brock" w:date="2012-06-01T17:16:00Z">
          <w:r w:rsidR="00767E5E" w:rsidDel="003C480D">
            <w:rPr>
              <w:i/>
            </w:rPr>
            <w:delText>environment</w:delText>
          </w:r>
        </w:del>
      </w:ins>
      <w:ins w:id="17175" w:author="Rev 4 Allen Wirfs-Brock" w:date="2011-10-15T17:06:00Z">
        <w:del w:id="17176" w:author="Rev 8 Allen Wirfs-Brock" w:date="2012-06-01T17:16:00Z">
          <w:r w:rsidRPr="00E77497" w:rsidDel="003C480D">
            <w:delText xml:space="preserve"> </w:delText>
          </w:r>
        </w:del>
        <w:r w:rsidRPr="00E77497">
          <w:t xml:space="preserve">passing </w:t>
        </w:r>
      </w:ins>
      <w:ins w:id="17177" w:author="Rev 8 Allen Wirfs-Brock" w:date="2012-06-01T16:50:00Z">
        <w:r w:rsidR="00985C0D" w:rsidRPr="00D56329">
          <w:rPr>
            <w:i/>
          </w:rPr>
          <w:t>name</w:t>
        </w:r>
        <w:r w:rsidR="00985C0D">
          <w:t xml:space="preserve"> </w:t>
        </w:r>
      </w:ins>
      <w:ins w:id="17178" w:author="Rev 4 Allen Wirfs-Brock" w:date="2011-10-15T17:06:00Z">
        <w:del w:id="17179" w:author="Rev 8 Allen Wirfs-Brock" w:date="2012-06-01T16:50:00Z">
          <w:r w:rsidRPr="00E77497" w:rsidDel="00985C0D">
            <w:rPr>
              <w:rStyle w:val="bnf"/>
            </w:rPr>
            <w:delText>Identifier</w:delText>
          </w:r>
          <w:r w:rsidRPr="00E77497" w:rsidDel="00985C0D">
            <w:delText xml:space="preserve"> </w:delText>
          </w:r>
        </w:del>
        <w:r w:rsidRPr="00E77497">
          <w:t xml:space="preserve">and </w:t>
        </w:r>
        <w:r w:rsidRPr="00E77497">
          <w:rPr>
            <w:i/>
          </w:rPr>
          <w:t>value</w:t>
        </w:r>
        <w:r w:rsidRPr="00E77497">
          <w:t xml:space="preserve"> as the arguments.</w:t>
        </w:r>
      </w:ins>
    </w:p>
    <w:p w14:paraId="5EC41757" w14:textId="77777777" w:rsidR="003C480D" w:rsidRDefault="003C480D" w:rsidP="00572A2F">
      <w:pPr>
        <w:pStyle w:val="Alg4"/>
        <w:numPr>
          <w:ilvl w:val="1"/>
          <w:numId w:val="559"/>
        </w:numPr>
        <w:spacing w:after="220"/>
        <w:contextualSpacing/>
        <w:rPr>
          <w:ins w:id="17180" w:author="Rev 8 Allen Wirfs-Brock" w:date="2012-06-01T17:17:00Z"/>
        </w:rPr>
      </w:pPr>
      <w:ins w:id="17181" w:author="Rev 8 Allen Wirfs-Brock" w:date="2012-06-01T17:17:00Z">
        <w:r>
          <w:t>Return Normal</w:t>
        </w:r>
        <w:del w:id="17182" w:author="Rev 9 Allen Wirfs-Brock" w:date="2012-07-04T18:38:00Z">
          <w:r w:rsidDel="004C2A25">
            <w:delText>Value</w:delText>
          </w:r>
        </w:del>
      </w:ins>
      <w:ins w:id="17183" w:author="Rev 9 Allen Wirfs-Brock" w:date="2012-07-04T18:38:00Z">
        <w:r w:rsidR="004C2A25">
          <w:t>Completion</w:t>
        </w:r>
      </w:ins>
      <w:ins w:id="17184" w:author="Rev 8 Allen Wirfs-Brock" w:date="2012-06-01T17:17:00Z">
        <w:r>
          <w:t>(undefined).</w:t>
        </w:r>
      </w:ins>
    </w:p>
    <w:p w14:paraId="23C03D06" w14:textId="77777777" w:rsidR="00F10D67" w:rsidRPr="00E77497" w:rsidRDefault="00F10D67" w:rsidP="00FA3203">
      <w:pPr>
        <w:pStyle w:val="Alg4"/>
        <w:numPr>
          <w:ilvl w:val="0"/>
          <w:numId w:val="559"/>
        </w:numPr>
        <w:spacing w:after="220"/>
        <w:contextualSpacing/>
        <w:rPr>
          <w:ins w:id="17185" w:author="Rev 4 Allen Wirfs-Brock" w:date="2011-10-15T17:06:00Z"/>
        </w:rPr>
      </w:pPr>
      <w:ins w:id="17186" w:author="Rev 4 Allen Wirfs-Brock" w:date="2011-10-15T17:06:00Z">
        <w:r w:rsidRPr="00E77497">
          <w:t>Else</w:t>
        </w:r>
      </w:ins>
    </w:p>
    <w:p w14:paraId="20F1CF8C" w14:textId="77777777" w:rsidR="00F10D67" w:rsidRPr="00E77497" w:rsidRDefault="00F10D67" w:rsidP="00FA3203">
      <w:pPr>
        <w:pStyle w:val="Alg4"/>
        <w:numPr>
          <w:ilvl w:val="1"/>
          <w:numId w:val="559"/>
        </w:numPr>
        <w:spacing w:after="220"/>
        <w:contextualSpacing/>
        <w:rPr>
          <w:ins w:id="17187" w:author="Rev 4 Allen Wirfs-Brock" w:date="2011-10-15T17:06:00Z"/>
        </w:rPr>
      </w:pPr>
      <w:ins w:id="17188" w:author="Rev 4 Allen Wirfs-Brock" w:date="2011-10-15T17:06:00Z">
        <w:r w:rsidRPr="00E77497">
          <w:t xml:space="preserve">Let </w:t>
        </w:r>
        <w:r w:rsidRPr="00E77497">
          <w:rPr>
            <w:i/>
          </w:rPr>
          <w:t>lhs</w:t>
        </w:r>
        <w:r w:rsidRPr="00E77497">
          <w:t xml:space="preserve"> be the result of evaluating </w:t>
        </w:r>
        <w:r w:rsidRPr="00E77497">
          <w:rPr>
            <w:i/>
          </w:rPr>
          <w:t>Identifier</w:t>
        </w:r>
        <w:r w:rsidRPr="00E77497">
          <w:t xml:space="preserve"> as described in 11.1.2.</w:t>
        </w:r>
      </w:ins>
    </w:p>
    <w:p w14:paraId="77B3E275" w14:textId="77777777" w:rsidR="00F10D67" w:rsidRPr="00E77497" w:rsidRDefault="00F10D67" w:rsidP="00FA3203">
      <w:pPr>
        <w:pStyle w:val="Alg4"/>
        <w:numPr>
          <w:ilvl w:val="1"/>
          <w:numId w:val="559"/>
        </w:numPr>
        <w:spacing w:after="220"/>
        <w:contextualSpacing/>
        <w:rPr>
          <w:ins w:id="17189" w:author="Rev 4 Allen Wirfs-Brock" w:date="2011-10-15T17:06:00Z"/>
        </w:rPr>
      </w:pPr>
      <w:ins w:id="17190" w:author="Rev 4 Allen Wirfs-Brock" w:date="2011-10-15T17:06:00Z">
        <w:del w:id="17191" w:author="Rev 6 Allen Wirfs-Brock" w:date="2012-02-18T10:45:00Z">
          <w:r w:rsidRPr="00E77497" w:rsidDel="00B25FEE">
            <w:delText>Call</w:delText>
          </w:r>
        </w:del>
      </w:ins>
      <w:ins w:id="17192" w:author="Rev 6 Allen Wirfs-Brock" w:date="2012-02-18T10:45:00Z">
        <w:r w:rsidR="00B25FEE">
          <w:t>Return</w:t>
        </w:r>
      </w:ins>
      <w:ins w:id="17193" w:author="Rev 4 Allen Wirfs-Brock" w:date="2011-10-15T17:06:00Z">
        <w:r w:rsidRPr="00E77497">
          <w:t xml:space="preserve"> PutValue(</w:t>
        </w:r>
        <w:r w:rsidRPr="00E77497">
          <w:rPr>
            <w:i/>
          </w:rPr>
          <w:t>lhs</w:t>
        </w:r>
        <w:r w:rsidRPr="00E77497">
          <w:t xml:space="preserve">, </w:t>
        </w:r>
        <w:r w:rsidRPr="00E77497">
          <w:rPr>
            <w:i/>
          </w:rPr>
          <w:t>value</w:t>
        </w:r>
        <w:r w:rsidRPr="00E77497">
          <w:t>).</w:t>
        </w:r>
      </w:ins>
    </w:p>
    <w:p w14:paraId="4B038FF9" w14:textId="77777777" w:rsidR="00974ED7" w:rsidRPr="00E77497" w:rsidRDefault="00974ED7" w:rsidP="00974ED7">
      <w:pPr>
        <w:keepNext/>
        <w:rPr>
          <w:ins w:id="17194" w:author="Rev 4 Allen Wirfs-Brock" w:date="2011-10-15T16:42:00Z"/>
          <w:rFonts w:ascii="Helvetica" w:hAnsi="Helvetica"/>
          <w:b/>
        </w:rPr>
      </w:pPr>
      <w:ins w:id="17195" w:author="Rev 4 Allen Wirfs-Brock" w:date="2011-10-15T16:42:00Z">
        <w:r w:rsidRPr="00E77497">
          <w:rPr>
            <w:rFonts w:ascii="Helvetica" w:hAnsi="Helvetica"/>
            <w:b/>
          </w:rPr>
          <w:t xml:space="preserve">Runtime Semantics: </w:t>
        </w:r>
        <w:r w:rsidRPr="00E77497">
          <w:rPr>
            <w:rFonts w:ascii="Helvetica" w:hAnsi="Helvetica"/>
            <w:b/>
            <w:spacing w:val="6"/>
          </w:rPr>
          <w:t>Evaluation</w:t>
        </w:r>
      </w:ins>
    </w:p>
    <w:p w14:paraId="62B72BD5" w14:textId="77777777" w:rsidR="00884D1C" w:rsidRPr="00E77497" w:rsidRDefault="00884D1C" w:rsidP="00884D1C">
      <w:pPr>
        <w:rPr>
          <w:ins w:id="17196" w:author="Rev 3 Allen Wirfs-Brock" w:date="2011-09-09T12:39:00Z"/>
        </w:rPr>
      </w:pPr>
      <w:ins w:id="17197" w:author="Rev 3 Allen Wirfs-Brock" w:date="2011-09-09T12:39:00Z">
        <w:del w:id="17198" w:author="Rev 4 Allen Wirfs-Brock" w:date="2011-10-15T16:43:00Z">
          <w:r w:rsidRPr="00E77497" w:rsidDel="00974ED7">
            <w:delText xml:space="preserve">The production </w:delText>
          </w:r>
        </w:del>
      </w:ins>
      <w:ins w:id="17199" w:author="Rev 6 Allen Wirfs-Brock" w:date="2012-02-25T16:04:00Z">
        <w:r w:rsidR="004E4FC0" w:rsidRPr="009E34B2">
          <w:rPr>
            <w:rFonts w:ascii="Times New Roman" w:hAnsi="Times New Roman"/>
            <w:i/>
          </w:rPr>
          <w:t>Lexical</w:t>
        </w:r>
        <w:r w:rsidR="004E4FC0" w:rsidRPr="00E77497">
          <w:rPr>
            <w:rFonts w:ascii="Times New Roman" w:hAnsi="Times New Roman"/>
            <w:i/>
          </w:rPr>
          <w:t>Declaration</w:t>
        </w:r>
        <w:r w:rsidR="004E4FC0">
          <w:rPr>
            <w:rFonts w:ascii="Times New Roman" w:hAnsi="Times New Roman"/>
            <w:i/>
          </w:rPr>
          <w:t xml:space="preserve"> </w:t>
        </w:r>
      </w:ins>
      <w:ins w:id="17200" w:author="Rev 3 Allen Wirfs-Brock" w:date="2011-09-09T12:39:00Z">
        <w:del w:id="17201" w:author="Rev 6 Allen Wirfs-Brock" w:date="2012-02-25T16:04:00Z">
          <w:r w:rsidRPr="00E77497" w:rsidDel="004E4FC0">
            <w:rPr>
              <w:rFonts w:ascii="Times New Roman" w:hAnsi="Times New Roman"/>
              <w:i/>
            </w:rPr>
            <w:delText xml:space="preserve">LetDeclaration </w:delText>
          </w:r>
        </w:del>
        <w:r w:rsidRPr="00E77497">
          <w:rPr>
            <w:b/>
          </w:rPr>
          <w:t>:</w:t>
        </w:r>
        <w:r w:rsidRPr="00E77497">
          <w:rPr>
            <w:rFonts w:ascii="Times New Roman" w:hAnsi="Times New Roman"/>
            <w:i/>
          </w:rPr>
          <w:t xml:space="preserve"> </w:t>
        </w:r>
      </w:ins>
      <w:ins w:id="17202" w:author="Rev 6 Allen Wirfs-Brock" w:date="2012-02-25T16:04:00Z">
        <w:r w:rsidR="004E4FC0" w:rsidRPr="00451D9D">
          <w:rPr>
            <w:rFonts w:ascii="Times New Roman" w:hAnsi="Times New Roman"/>
            <w:i/>
          </w:rPr>
          <w:t xml:space="preserve">LetOrConst </w:t>
        </w:r>
      </w:ins>
      <w:ins w:id="17203" w:author="Rev 3 Allen Wirfs-Brock" w:date="2011-09-09T12:39:00Z">
        <w:del w:id="17204" w:author="Rev 6 Allen Wirfs-Brock" w:date="2012-02-25T16:04:00Z">
          <w:r w:rsidRPr="00E77497" w:rsidDel="004E4FC0">
            <w:rPr>
              <w:rFonts w:ascii="Courier New" w:hAnsi="Courier New"/>
              <w:b/>
            </w:rPr>
            <w:delText>let</w:delText>
          </w:r>
          <w:r w:rsidRPr="00E77497" w:rsidDel="004E4FC0">
            <w:rPr>
              <w:rFonts w:ascii="Times New Roman" w:hAnsi="Times New Roman"/>
              <w:i/>
            </w:rPr>
            <w:delText xml:space="preserve"> Let</w:delText>
          </w:r>
        </w:del>
        <w:r w:rsidRPr="00E77497">
          <w:rPr>
            <w:rFonts w:ascii="Times New Roman" w:hAnsi="Times New Roman"/>
            <w:i/>
          </w:rPr>
          <w:t xml:space="preserve">BindingList </w:t>
        </w:r>
        <w:r w:rsidRPr="00E77497">
          <w:rPr>
            <w:rFonts w:ascii="Courier New" w:hAnsi="Courier New"/>
            <w:b/>
          </w:rPr>
          <w:t>;</w:t>
        </w:r>
        <w:r w:rsidRPr="00E77497">
          <w:t xml:space="preserve"> </w:t>
        </w:r>
        <w:del w:id="17205" w:author="Rev 4 Allen Wirfs-Brock" w:date="2011-10-15T16:43:00Z">
          <w:r w:rsidRPr="00E77497" w:rsidDel="00974ED7">
            <w:delText>is evaluated as follows:</w:delText>
          </w:r>
        </w:del>
      </w:ins>
    </w:p>
    <w:p w14:paraId="28196532" w14:textId="77777777" w:rsidR="00884D1C" w:rsidRPr="00E77497" w:rsidRDefault="00B25FEE" w:rsidP="00FA3203">
      <w:pPr>
        <w:pStyle w:val="Alg2"/>
        <w:numPr>
          <w:ilvl w:val="0"/>
          <w:numId w:val="453"/>
        </w:numPr>
        <w:rPr>
          <w:ins w:id="17206" w:author="Rev 3 Allen Wirfs-Brock" w:date="2011-09-09T12:39:00Z"/>
        </w:rPr>
      </w:pPr>
      <w:ins w:id="17207" w:author="Rev 6 Allen Wirfs-Brock" w:date="2012-02-18T10:46:00Z">
        <w:r w:rsidRPr="00E77497">
          <w:t xml:space="preserve">Let </w:t>
        </w:r>
        <w:r>
          <w:rPr>
            <w:i/>
          </w:rPr>
          <w:t>next</w:t>
        </w:r>
        <w:r w:rsidRPr="00E77497">
          <w:rPr>
            <w:i/>
          </w:rPr>
          <w:t xml:space="preserve"> </w:t>
        </w:r>
        <w:r w:rsidRPr="00E77497">
          <w:t xml:space="preserve">be the result of evaluating </w:t>
        </w:r>
      </w:ins>
      <w:ins w:id="17208" w:author="Rev 3 Allen Wirfs-Brock" w:date="2011-09-09T12:39:00Z">
        <w:del w:id="17209" w:author="Rev 6 Allen Wirfs-Brock" w:date="2012-02-18T10:46:00Z">
          <w:r w:rsidR="00884D1C" w:rsidRPr="00E77497" w:rsidDel="00B25FEE">
            <w:delText xml:space="preserve">Evaluate </w:delText>
          </w:r>
        </w:del>
        <w:del w:id="17210" w:author="Rev 6 Allen Wirfs-Brock" w:date="2012-02-25T16:04:00Z">
          <w:r w:rsidR="00884D1C" w:rsidRPr="00E77497" w:rsidDel="004E4FC0">
            <w:rPr>
              <w:i/>
            </w:rPr>
            <w:delText>Let</w:delText>
          </w:r>
        </w:del>
        <w:r w:rsidR="00884D1C" w:rsidRPr="00E77497">
          <w:rPr>
            <w:i/>
          </w:rPr>
          <w:t>BindingList</w:t>
        </w:r>
        <w:r w:rsidR="00884D1C" w:rsidRPr="00E77497">
          <w:t>.</w:t>
        </w:r>
      </w:ins>
    </w:p>
    <w:p w14:paraId="714BE855" w14:textId="77777777" w:rsidR="00B25FEE" w:rsidRDefault="001E28FF" w:rsidP="00541F73">
      <w:pPr>
        <w:pStyle w:val="Alg2"/>
        <w:numPr>
          <w:ilvl w:val="0"/>
          <w:numId w:val="453"/>
        </w:numPr>
        <w:spacing w:after="220"/>
        <w:contextualSpacing/>
        <w:rPr>
          <w:ins w:id="17211" w:author="Rev 6 Allen Wirfs-Brock" w:date="2012-02-18T10:47:00Z"/>
        </w:rPr>
      </w:pPr>
      <w:ins w:id="17212" w:author="Rev 10 Allen Wirfs-Brock" w:date="2012-08-07T16:34:00Z">
        <w:r>
          <w:t>ReturnIfAbrupt(</w:t>
        </w:r>
        <w:r>
          <w:rPr>
            <w:i/>
          </w:rPr>
          <w:t>next</w:t>
        </w:r>
        <w:r>
          <w:t>)</w:t>
        </w:r>
      </w:ins>
      <w:ins w:id="17213" w:author="Rev 6 Allen Wirfs-Brock" w:date="2012-02-18T10:47:00Z">
        <w:del w:id="17214" w:author="Rev 10 Allen Wirfs-Brock" w:date="2012-08-07T16:34:00Z">
          <w:r w:rsidR="00B25FEE" w:rsidDel="001E28FF">
            <w:delText xml:space="preserve">If </w:delText>
          </w:r>
          <w:r w:rsidR="00B25FEE" w:rsidRPr="00B25FEE" w:rsidDel="001E28FF">
            <w:rPr>
              <w:i/>
            </w:rPr>
            <w:delText>next</w:delText>
          </w:r>
          <w:r w:rsidR="00B25FEE" w:rsidDel="001E28FF">
            <w:delText xml:space="preserve"> is an abrupt completion, return </w:delText>
          </w:r>
          <w:r w:rsidR="00B25FEE" w:rsidRPr="00B25FEE" w:rsidDel="001E28FF">
            <w:rPr>
              <w:i/>
            </w:rPr>
            <w:delText>next</w:delText>
          </w:r>
        </w:del>
        <w:r w:rsidR="00B25FEE">
          <w:t>.</w:t>
        </w:r>
      </w:ins>
    </w:p>
    <w:p w14:paraId="081CF56D" w14:textId="77777777" w:rsidR="00884D1C" w:rsidRPr="00E77497" w:rsidRDefault="00884D1C" w:rsidP="00FA3203">
      <w:pPr>
        <w:pStyle w:val="Alg2"/>
        <w:numPr>
          <w:ilvl w:val="0"/>
          <w:numId w:val="453"/>
        </w:numPr>
        <w:spacing w:after="220"/>
        <w:rPr>
          <w:ins w:id="17215" w:author="Rev 3 Allen Wirfs-Brock" w:date="2011-09-09T12:39:00Z"/>
        </w:rPr>
      </w:pPr>
      <w:ins w:id="17216" w:author="Rev 3 Allen Wirfs-Brock" w:date="2011-09-09T12:39:00Z">
        <w:r w:rsidRPr="00E77497">
          <w:t xml:space="preserve">Return </w:t>
        </w:r>
      </w:ins>
      <w:ins w:id="17217" w:author="Rev 6 Allen Wirfs-Brock" w:date="2012-02-23T12:35:00Z">
        <w:r w:rsidR="0055587E">
          <w:t>NormalCompletion(</w:t>
        </w:r>
      </w:ins>
      <w:ins w:id="17218" w:author="Rev 3 Allen Wirfs-Brock" w:date="2011-09-09T12:39:00Z">
        <w:del w:id="17219" w:author="Rev 6 Allen Wirfs-Brock" w:date="2012-02-18T10:51:00Z">
          <w:r w:rsidRPr="00E77497" w:rsidDel="00B25FEE">
            <w:delText>(</w:delText>
          </w:r>
        </w:del>
        <w:del w:id="17220" w:author="Rev 6 Allen Wirfs-Brock" w:date="2012-02-23T12:35:00Z">
          <w:r w:rsidRPr="00E77497" w:rsidDel="0055587E">
            <w:rPr>
              <w:rFonts w:ascii="Arial" w:hAnsi="Arial" w:cs="Arial"/>
            </w:rPr>
            <w:delText>normal</w:delText>
          </w:r>
          <w:r w:rsidRPr="00E77497" w:rsidDel="0055587E">
            <w:delText>,</w:delText>
          </w:r>
        </w:del>
        <w:del w:id="17221" w:author="Rev 6 Allen Wirfs-Brock" w:date="2012-02-18T10:52:00Z">
          <w:r w:rsidRPr="00E77497" w:rsidDel="00B25FEE">
            <w:delText xml:space="preserve"> </w:delText>
          </w:r>
        </w:del>
        <w:r w:rsidRPr="00E77497">
          <w:rPr>
            <w:rFonts w:ascii="Arial" w:hAnsi="Arial" w:cs="Arial"/>
          </w:rPr>
          <w:t>empty</w:t>
        </w:r>
        <w:del w:id="17222" w:author="Rev 6 Allen Wirfs-Brock" w:date="2012-02-23T12:35:00Z">
          <w:r w:rsidRPr="0055587E" w:rsidDel="0055587E">
            <w:delText xml:space="preserve">, </w:delText>
          </w:r>
          <w:r w:rsidRPr="00541F73" w:rsidDel="0055587E">
            <w:delText>empty</w:delText>
          </w:r>
        </w:del>
        <w:del w:id="17223" w:author="Rev 6 Allen Wirfs-Brock" w:date="2012-02-18T10:53:00Z">
          <w:r w:rsidRPr="0055587E" w:rsidDel="00B25FEE">
            <w:delText>)</w:delText>
          </w:r>
        </w:del>
      </w:ins>
      <w:ins w:id="17224" w:author="Rev 6 Allen Wirfs-Brock" w:date="2012-02-23T12:35:00Z">
        <w:r w:rsidR="0055587E" w:rsidRPr="0055587E">
          <w:t>)</w:t>
        </w:r>
      </w:ins>
      <w:ins w:id="17225" w:author="Rev 3 Allen Wirfs-Brock" w:date="2011-09-09T12:39:00Z">
        <w:r w:rsidRPr="00E77497">
          <w:t>.</w:t>
        </w:r>
      </w:ins>
    </w:p>
    <w:p w14:paraId="5A00037A" w14:textId="77777777" w:rsidR="00884D1C" w:rsidRPr="00E77497" w:rsidDel="00F71D44" w:rsidRDefault="00884D1C" w:rsidP="00884D1C">
      <w:pPr>
        <w:rPr>
          <w:ins w:id="17226" w:author="Rev 3 Allen Wirfs-Brock" w:date="2011-09-09T12:39:00Z"/>
          <w:del w:id="17227" w:author="Rev 8 Allen Wirfs-Brock" w:date="2012-06-01T08:48:00Z"/>
        </w:rPr>
      </w:pPr>
      <w:ins w:id="17228" w:author="Rev 3 Allen Wirfs-Brock" w:date="2011-09-09T12:39:00Z">
        <w:del w:id="17229" w:author="Rev 8 Allen Wirfs-Brock" w:date="2012-06-01T08:48:00Z">
          <w:r w:rsidRPr="00E77497" w:rsidDel="00F71D44">
            <w:rPr>
              <w:rFonts w:ascii="Times New Roman" w:hAnsi="Times New Roman"/>
              <w:i/>
            </w:rPr>
            <w:delText xml:space="preserve">LetBindingList </w:delText>
          </w:r>
          <w:r w:rsidRPr="00E77497" w:rsidDel="00F71D44">
            <w:rPr>
              <w:b/>
            </w:rPr>
            <w:delText xml:space="preserve">: </w:delText>
          </w:r>
          <w:r w:rsidRPr="00E77497" w:rsidDel="00F71D44">
            <w:rPr>
              <w:rStyle w:val="bnf"/>
            </w:rPr>
            <w:delText>Let</w:delText>
          </w:r>
        </w:del>
      </w:ins>
      <w:ins w:id="17230" w:author="Rev 6 Allen Wirfs-Brock" w:date="2012-02-25T16:04:00Z">
        <w:del w:id="17231" w:author="Rev 8 Allen Wirfs-Brock" w:date="2012-06-01T08:48:00Z">
          <w:r w:rsidR="004E4FC0" w:rsidDel="00F71D44">
            <w:rPr>
              <w:rStyle w:val="bnf"/>
            </w:rPr>
            <w:delText>Lexical</w:delText>
          </w:r>
        </w:del>
      </w:ins>
      <w:ins w:id="17232" w:author="Rev 3 Allen Wirfs-Brock" w:date="2011-09-09T12:39:00Z">
        <w:del w:id="17233" w:author="Rev 8 Allen Wirfs-Brock" w:date="2012-06-01T08:48:00Z">
          <w:r w:rsidRPr="00E77497" w:rsidDel="00F71D44">
            <w:rPr>
              <w:rStyle w:val="bnf"/>
            </w:rPr>
            <w:delText>Binding</w:delText>
          </w:r>
          <w:r w:rsidRPr="00E77497" w:rsidDel="00F71D44">
            <w:delText xml:space="preserve"> is evaluated as follows:</w:delText>
          </w:r>
        </w:del>
      </w:ins>
    </w:p>
    <w:p w14:paraId="4D9257F4" w14:textId="77777777" w:rsidR="00884D1C" w:rsidRPr="00E77497" w:rsidDel="00F71D44" w:rsidRDefault="00884D1C" w:rsidP="00FA3203">
      <w:pPr>
        <w:pStyle w:val="Alg2"/>
        <w:numPr>
          <w:ilvl w:val="0"/>
          <w:numId w:val="461"/>
        </w:numPr>
        <w:spacing w:after="220"/>
        <w:rPr>
          <w:ins w:id="17234" w:author="Rev 3 Allen Wirfs-Brock" w:date="2011-09-09T12:39:00Z"/>
          <w:del w:id="17235" w:author="Rev 8 Allen Wirfs-Brock" w:date="2012-06-01T08:48:00Z"/>
        </w:rPr>
      </w:pPr>
      <w:ins w:id="17236" w:author="Rev 3 Allen Wirfs-Brock" w:date="2011-09-09T12:39:00Z">
        <w:del w:id="17237" w:author="Rev 8 Allen Wirfs-Brock" w:date="2012-06-01T08:48:00Z">
          <w:r w:rsidRPr="00E77497" w:rsidDel="00F71D44">
            <w:delText>Evaluate</w:delText>
          </w:r>
        </w:del>
      </w:ins>
      <w:ins w:id="17238" w:author="Rev 6 Allen Wirfs-Brock" w:date="2012-02-18T10:54:00Z">
        <w:del w:id="17239" w:author="Rev 8 Allen Wirfs-Brock" w:date="2012-06-01T08:48:00Z">
          <w:r w:rsidR="00481DAC" w:rsidDel="00F71D44">
            <w:delText xml:space="preserve">Return the result of </w:delText>
          </w:r>
        </w:del>
      </w:ins>
      <w:ins w:id="17240" w:author="Rev 6 Allen Wirfs-Brock" w:date="2012-02-18T10:55:00Z">
        <w:del w:id="17241" w:author="Rev 8 Allen Wirfs-Brock" w:date="2012-06-01T08:48:00Z">
          <w:r w:rsidR="00481DAC" w:rsidDel="00F71D44">
            <w:delText>e</w:delText>
          </w:r>
        </w:del>
      </w:ins>
      <w:ins w:id="17242" w:author="Rev 6 Allen Wirfs-Brock" w:date="2012-02-18T10:54:00Z">
        <w:del w:id="17243" w:author="Rev 8 Allen Wirfs-Brock" w:date="2012-06-01T08:48:00Z">
          <w:r w:rsidR="00481DAC" w:rsidDel="00F71D44">
            <w:delText>valuating</w:delText>
          </w:r>
        </w:del>
      </w:ins>
      <w:ins w:id="17244" w:author="Rev 3 Allen Wirfs-Brock" w:date="2011-09-09T12:39:00Z">
        <w:del w:id="17245" w:author="Rev 8 Allen Wirfs-Brock" w:date="2012-06-01T08:48:00Z">
          <w:r w:rsidRPr="00E77497" w:rsidDel="00F71D44">
            <w:delText xml:space="preserve"> </w:delText>
          </w:r>
          <w:r w:rsidRPr="00E77497" w:rsidDel="00F71D44">
            <w:rPr>
              <w:rStyle w:val="bnf"/>
            </w:rPr>
            <w:delText>Let</w:delText>
          </w:r>
        </w:del>
      </w:ins>
      <w:ins w:id="17246" w:author="Rev 6 Allen Wirfs-Brock" w:date="2012-02-25T16:05:00Z">
        <w:del w:id="17247" w:author="Rev 8 Allen Wirfs-Brock" w:date="2012-06-01T08:48:00Z">
          <w:r w:rsidR="004E4FC0" w:rsidDel="00F71D44">
            <w:rPr>
              <w:rStyle w:val="bnf"/>
            </w:rPr>
            <w:delText>Lexical</w:delText>
          </w:r>
        </w:del>
      </w:ins>
      <w:ins w:id="17248" w:author="Rev 3 Allen Wirfs-Brock" w:date="2011-09-09T12:39:00Z">
        <w:del w:id="17249" w:author="Rev 8 Allen Wirfs-Brock" w:date="2012-06-01T08:48:00Z">
          <w:r w:rsidRPr="00E77497" w:rsidDel="00F71D44">
            <w:rPr>
              <w:rStyle w:val="bnf"/>
            </w:rPr>
            <w:delText>Binding</w:delText>
          </w:r>
          <w:r w:rsidRPr="00E77497" w:rsidDel="00F71D44">
            <w:delText>.</w:delText>
          </w:r>
        </w:del>
      </w:ins>
    </w:p>
    <w:p w14:paraId="0245166B" w14:textId="77777777" w:rsidR="00884D1C" w:rsidRPr="00E77497" w:rsidRDefault="00884D1C" w:rsidP="00884D1C">
      <w:pPr>
        <w:rPr>
          <w:ins w:id="17250" w:author="Rev 3 Allen Wirfs-Brock" w:date="2011-09-09T12:39:00Z"/>
        </w:rPr>
      </w:pPr>
      <w:ins w:id="17251" w:author="Rev 3 Allen Wirfs-Brock" w:date="2011-09-09T12:39:00Z">
        <w:del w:id="17252" w:author="Rev 6 Allen Wirfs-Brock" w:date="2012-02-25T16:05:00Z">
          <w:r w:rsidRPr="00E77497" w:rsidDel="004E4FC0">
            <w:rPr>
              <w:rStyle w:val="bnf"/>
            </w:rPr>
            <w:delText>Let</w:delText>
          </w:r>
        </w:del>
        <w:r w:rsidRPr="00E77497">
          <w:rPr>
            <w:rFonts w:ascii="Times New Roman" w:hAnsi="Times New Roman"/>
            <w:i/>
          </w:rPr>
          <w:t xml:space="preserve">BindingList </w:t>
        </w:r>
        <w:r w:rsidRPr="00E77497">
          <w:rPr>
            <w:b/>
          </w:rPr>
          <w:t>:</w:t>
        </w:r>
        <w:r w:rsidRPr="00E77497">
          <w:t xml:space="preserve"> </w:t>
        </w:r>
        <w:del w:id="17253" w:author="Rev 6 Allen Wirfs-Brock" w:date="2012-02-25T16:05:00Z">
          <w:r w:rsidRPr="00E77497" w:rsidDel="004E4FC0">
            <w:rPr>
              <w:rStyle w:val="bnf"/>
            </w:rPr>
            <w:delText>Let</w:delText>
          </w:r>
        </w:del>
        <w:r w:rsidRPr="00E77497">
          <w:rPr>
            <w:rFonts w:ascii="Times New Roman" w:hAnsi="Times New Roman"/>
            <w:i/>
          </w:rPr>
          <w:t xml:space="preserve">BindingList </w:t>
        </w:r>
        <w:r w:rsidRPr="00E77497">
          <w:rPr>
            <w:rFonts w:ascii="Courier New" w:hAnsi="Courier New"/>
            <w:b/>
          </w:rPr>
          <w:t>,</w:t>
        </w:r>
        <w:r w:rsidRPr="00E77497">
          <w:t xml:space="preserve"> </w:t>
        </w:r>
        <w:del w:id="17254" w:author="Rev 6 Allen Wirfs-Brock" w:date="2012-02-25T16:05:00Z">
          <w:r w:rsidRPr="00E77497" w:rsidDel="004E4FC0">
            <w:rPr>
              <w:rStyle w:val="bnf"/>
            </w:rPr>
            <w:delText>Let</w:delText>
          </w:r>
        </w:del>
      </w:ins>
      <w:ins w:id="17255" w:author="Rev 6 Allen Wirfs-Brock" w:date="2012-02-25T16:05:00Z">
        <w:r w:rsidR="004E4FC0">
          <w:rPr>
            <w:rStyle w:val="bnf"/>
          </w:rPr>
          <w:t>Lexical</w:t>
        </w:r>
      </w:ins>
      <w:ins w:id="17256" w:author="Rev 3 Allen Wirfs-Brock" w:date="2011-09-09T12:39:00Z">
        <w:r w:rsidRPr="00E77497">
          <w:rPr>
            <w:rStyle w:val="bnf"/>
          </w:rPr>
          <w:t>Binding</w:t>
        </w:r>
        <w:r w:rsidRPr="00E77497">
          <w:t xml:space="preserve"> </w:t>
        </w:r>
        <w:del w:id="17257" w:author="Rev 4 Allen Wirfs-Brock" w:date="2011-10-15T16:45:00Z">
          <w:r w:rsidRPr="00E77497" w:rsidDel="00974ED7">
            <w:delText>is evaluated as follows:</w:delText>
          </w:r>
        </w:del>
      </w:ins>
    </w:p>
    <w:p w14:paraId="2F79B421" w14:textId="77777777" w:rsidR="00884D1C" w:rsidRPr="00E77497" w:rsidRDefault="00481DAC" w:rsidP="00FA3203">
      <w:pPr>
        <w:pStyle w:val="Alg2"/>
        <w:keepNext/>
        <w:numPr>
          <w:ilvl w:val="0"/>
          <w:numId w:val="455"/>
        </w:numPr>
        <w:rPr>
          <w:ins w:id="17258" w:author="Rev 3 Allen Wirfs-Brock" w:date="2011-09-09T12:39:00Z"/>
        </w:rPr>
      </w:pPr>
      <w:ins w:id="17259" w:author="Rev 6 Allen Wirfs-Brock" w:date="2012-02-18T10:54:00Z">
        <w:r w:rsidRPr="00E77497">
          <w:t xml:space="preserve">Let </w:t>
        </w:r>
        <w:r>
          <w:rPr>
            <w:i/>
          </w:rPr>
          <w:t>next</w:t>
        </w:r>
        <w:r w:rsidRPr="00E77497">
          <w:rPr>
            <w:i/>
          </w:rPr>
          <w:t xml:space="preserve"> </w:t>
        </w:r>
        <w:r w:rsidRPr="00E77497">
          <w:t>be the result of evaluating</w:t>
        </w:r>
        <w:r w:rsidRPr="00E77497" w:rsidDel="00481DAC">
          <w:t xml:space="preserve"> </w:t>
        </w:r>
      </w:ins>
      <w:ins w:id="17260" w:author="Rev 3 Allen Wirfs-Brock" w:date="2011-09-09T12:39:00Z">
        <w:del w:id="17261" w:author="Rev 6 Allen Wirfs-Brock" w:date="2012-02-18T10:54:00Z">
          <w:r w:rsidR="00884D1C" w:rsidRPr="00E77497" w:rsidDel="00481DAC">
            <w:delText xml:space="preserve">Evaluate </w:delText>
          </w:r>
        </w:del>
        <w:del w:id="17262" w:author="Rev 6 Allen Wirfs-Brock" w:date="2012-02-25T16:05:00Z">
          <w:r w:rsidR="00884D1C" w:rsidRPr="00E77497" w:rsidDel="004E4FC0">
            <w:rPr>
              <w:rStyle w:val="bnf"/>
            </w:rPr>
            <w:delText>Let</w:delText>
          </w:r>
        </w:del>
        <w:r w:rsidR="00884D1C" w:rsidRPr="00E77497">
          <w:rPr>
            <w:i/>
          </w:rPr>
          <w:t>BindingList</w:t>
        </w:r>
        <w:r w:rsidR="00884D1C" w:rsidRPr="00E77497">
          <w:t>.</w:t>
        </w:r>
      </w:ins>
    </w:p>
    <w:p w14:paraId="6B0024BD" w14:textId="77777777" w:rsidR="00481DAC" w:rsidRDefault="001E28FF" w:rsidP="00481DAC">
      <w:pPr>
        <w:pStyle w:val="Alg2"/>
        <w:numPr>
          <w:ilvl w:val="0"/>
          <w:numId w:val="455"/>
        </w:numPr>
        <w:spacing w:after="220"/>
        <w:contextualSpacing/>
        <w:rPr>
          <w:ins w:id="17263" w:author="Rev 6 Allen Wirfs-Brock" w:date="2012-02-18T10:54:00Z"/>
        </w:rPr>
      </w:pPr>
      <w:ins w:id="17264" w:author="Rev 10 Allen Wirfs-Brock" w:date="2012-08-07T16:34:00Z">
        <w:r>
          <w:t>ReturnIfAbrupt(</w:t>
        </w:r>
        <w:r>
          <w:rPr>
            <w:i/>
          </w:rPr>
          <w:t>next</w:t>
        </w:r>
        <w:r>
          <w:t>)</w:t>
        </w:r>
      </w:ins>
      <w:ins w:id="17265" w:author="Rev 6 Allen Wirfs-Brock" w:date="2012-02-18T10:54:00Z">
        <w:del w:id="17266" w:author="Rev 10 Allen Wirfs-Brock" w:date="2012-08-07T16:34:00Z">
          <w:r w:rsidR="00481DAC" w:rsidDel="001E28FF">
            <w:delText xml:space="preserve">If </w:delText>
          </w:r>
          <w:r w:rsidR="00481DAC" w:rsidRPr="00B25FEE" w:rsidDel="001E28FF">
            <w:rPr>
              <w:i/>
            </w:rPr>
            <w:delText>next</w:delText>
          </w:r>
          <w:r w:rsidR="00481DAC" w:rsidDel="001E28FF">
            <w:delText xml:space="preserve"> is an abrupt completion, return </w:delText>
          </w:r>
          <w:r w:rsidR="00481DAC" w:rsidRPr="00B25FEE" w:rsidDel="001E28FF">
            <w:rPr>
              <w:i/>
            </w:rPr>
            <w:delText>next</w:delText>
          </w:r>
        </w:del>
        <w:r w:rsidR="00481DAC">
          <w:t>.</w:t>
        </w:r>
      </w:ins>
    </w:p>
    <w:p w14:paraId="7F8E53D4" w14:textId="77777777" w:rsidR="00884D1C" w:rsidRPr="00E77497" w:rsidRDefault="00481DAC" w:rsidP="00FA3203">
      <w:pPr>
        <w:pStyle w:val="Alg2"/>
        <w:numPr>
          <w:ilvl w:val="0"/>
          <w:numId w:val="455"/>
        </w:numPr>
        <w:spacing w:after="220"/>
        <w:rPr>
          <w:ins w:id="17267" w:author="Rev 3 Allen Wirfs-Brock" w:date="2011-09-09T12:39:00Z"/>
        </w:rPr>
      </w:pPr>
      <w:ins w:id="17268" w:author="Rev 6 Allen Wirfs-Brock" w:date="2012-02-18T10:55:00Z">
        <w:r>
          <w:t>Return the result of evaluating</w:t>
        </w:r>
        <w:r w:rsidRPr="00E77497">
          <w:t xml:space="preserve"> </w:t>
        </w:r>
      </w:ins>
      <w:ins w:id="17269" w:author="Rev 3 Allen Wirfs-Brock" w:date="2011-09-09T12:39:00Z">
        <w:del w:id="17270" w:author="Rev 6 Allen Wirfs-Brock" w:date="2012-02-18T10:55:00Z">
          <w:r w:rsidR="00884D1C" w:rsidRPr="00273E7C" w:rsidDel="00481DAC">
            <w:rPr>
              <w:i/>
            </w:rPr>
            <w:delText>E</w:delText>
          </w:r>
        </w:del>
        <w:del w:id="17271" w:author="Rev 6 Allen Wirfs-Brock" w:date="2012-02-25T16:06:00Z">
          <w:r w:rsidR="00884D1C" w:rsidRPr="00273E7C" w:rsidDel="004E4FC0">
            <w:rPr>
              <w:i/>
            </w:rPr>
            <w:delText xml:space="preserve">valuate </w:delText>
          </w:r>
          <w:r w:rsidR="00884D1C" w:rsidRPr="00273E7C" w:rsidDel="004E4FC0">
            <w:rPr>
              <w:rStyle w:val="bnf"/>
              <w:i w:val="0"/>
            </w:rPr>
            <w:delText>Let</w:delText>
          </w:r>
        </w:del>
      </w:ins>
      <w:ins w:id="17272" w:author="Rev 6 Allen Wirfs-Brock" w:date="2012-02-25T16:06:00Z">
        <w:r w:rsidR="004E4FC0" w:rsidRPr="00273E7C">
          <w:rPr>
            <w:i/>
          </w:rPr>
          <w:t>Lexi</w:t>
        </w:r>
      </w:ins>
      <w:ins w:id="17273" w:author="Rev 7 Allen Wirfs-Brock" w:date="2012-05-04T14:00:00Z">
        <w:r w:rsidR="00DE13A5" w:rsidRPr="00273E7C">
          <w:rPr>
            <w:i/>
          </w:rPr>
          <w:t>c</w:t>
        </w:r>
      </w:ins>
      <w:ins w:id="17274" w:author="Rev 6 Allen Wirfs-Brock" w:date="2012-02-25T16:06:00Z">
        <w:r w:rsidR="004E4FC0" w:rsidRPr="00273E7C">
          <w:rPr>
            <w:i/>
          </w:rPr>
          <w:t>al</w:t>
        </w:r>
      </w:ins>
      <w:ins w:id="17275" w:author="Rev 3 Allen Wirfs-Brock" w:date="2011-09-09T12:39:00Z">
        <w:r w:rsidR="00884D1C" w:rsidRPr="00E77497">
          <w:rPr>
            <w:rStyle w:val="bnf"/>
          </w:rPr>
          <w:t>Binding</w:t>
        </w:r>
        <w:r w:rsidR="00884D1C" w:rsidRPr="00E77497">
          <w:t>.</w:t>
        </w:r>
      </w:ins>
    </w:p>
    <w:p w14:paraId="1232DEE2" w14:textId="77777777" w:rsidR="00884D1C" w:rsidRPr="00E77497" w:rsidRDefault="00884D1C" w:rsidP="00884D1C">
      <w:pPr>
        <w:rPr>
          <w:ins w:id="17276" w:author="Rev 3 Allen Wirfs-Brock" w:date="2011-09-09T12:39:00Z"/>
        </w:rPr>
      </w:pPr>
      <w:ins w:id="17277" w:author="Rev 3 Allen Wirfs-Brock" w:date="2011-09-09T12:39:00Z">
        <w:del w:id="17278" w:author="Rev 6 Allen Wirfs-Brock" w:date="2012-02-25T16:06:00Z">
          <w:r w:rsidRPr="00E77497" w:rsidDel="004E4FC0">
            <w:rPr>
              <w:rStyle w:val="bnf"/>
            </w:rPr>
            <w:delText>Let</w:delText>
          </w:r>
        </w:del>
      </w:ins>
      <w:ins w:id="17279" w:author="Rev 6 Allen Wirfs-Brock" w:date="2012-02-25T16:06:00Z">
        <w:r w:rsidR="004E4FC0">
          <w:rPr>
            <w:rStyle w:val="bnf"/>
          </w:rPr>
          <w:t>Lexical</w:t>
        </w:r>
      </w:ins>
      <w:ins w:id="17280" w:author="Rev 3 Allen Wirfs-Brock" w:date="2011-09-09T12:39:00Z">
        <w:r w:rsidRPr="00E77497">
          <w:rPr>
            <w:rStyle w:val="bnf"/>
          </w:rPr>
          <w:t xml:space="preserve">Binding </w:t>
        </w:r>
        <w:r w:rsidRPr="00E77497">
          <w:rPr>
            <w:b/>
          </w:rPr>
          <w:t>:</w:t>
        </w:r>
        <w:r w:rsidRPr="00E77497">
          <w:t xml:space="preserve"> </w:t>
        </w:r>
        <w:r w:rsidRPr="00E77497">
          <w:rPr>
            <w:rFonts w:ascii="Times New Roman" w:hAnsi="Times New Roman"/>
            <w:i/>
          </w:rPr>
          <w:t xml:space="preserve">BindingIdentifier  </w:t>
        </w:r>
        <w:del w:id="17281" w:author="Rev 4 Allen Wirfs-Brock" w:date="2011-10-15T16:54:00Z">
          <w:r w:rsidRPr="00E77497" w:rsidDel="00A7427A">
            <w:delText>is evaluated as follows:</w:delText>
          </w:r>
        </w:del>
      </w:ins>
    </w:p>
    <w:p w14:paraId="449D491C" w14:textId="77777777" w:rsidR="00884D1C" w:rsidRPr="00E77497" w:rsidRDefault="00884D1C" w:rsidP="00FA3203">
      <w:pPr>
        <w:pStyle w:val="Alg2"/>
        <w:numPr>
          <w:ilvl w:val="0"/>
          <w:numId w:val="113"/>
        </w:numPr>
        <w:jc w:val="left"/>
        <w:rPr>
          <w:ins w:id="17282" w:author="Rev 3 Allen Wirfs-Brock" w:date="2011-09-09T12:39:00Z"/>
        </w:rPr>
      </w:pPr>
      <w:ins w:id="17283" w:author="Rev 3 Allen Wirfs-Brock" w:date="2011-09-09T12:39:00Z">
        <w:r w:rsidRPr="00E77497">
          <w:t xml:space="preserve">Let </w:t>
        </w:r>
        <w:r w:rsidRPr="00E77497">
          <w:rPr>
            <w:i/>
          </w:rPr>
          <w:t>env</w:t>
        </w:r>
        <w:r w:rsidRPr="00E77497">
          <w:t xml:space="preserve"> be the </w:t>
        </w:r>
        <w:del w:id="17284" w:author="Rev 7 Allen Wirfs-Brock" w:date="2012-05-02T10:47:00Z">
          <w:r w:rsidRPr="00E77497" w:rsidDel="000D5AB9">
            <w:delText>running</w:delText>
          </w:r>
        </w:del>
      </w:ins>
      <w:ins w:id="17285" w:author="Rev 7 Allen Wirfs-Brock" w:date="2012-05-02T10:47:00Z">
        <w:del w:id="17286" w:author="Rev 8 Allen Wirfs-Brock" w:date="2012-06-13T16:00:00Z">
          <w:r w:rsidR="000D5AB9" w:rsidDel="00B33FB4">
            <w:delText>current</w:delText>
          </w:r>
        </w:del>
      </w:ins>
      <w:ins w:id="17287" w:author="Rev 8 Allen Wirfs-Brock" w:date="2012-06-13T16:00:00Z">
        <w:r w:rsidR="00B33FB4">
          <w:t>running</w:t>
        </w:r>
      </w:ins>
      <w:ins w:id="17288" w:author="Rev 3 Allen Wirfs-Brock" w:date="2011-09-09T12:39:00Z">
        <w:r w:rsidRPr="00E77497">
          <w:t xml:space="preserve"> execution context’s LexicalEnvironment.</w:t>
        </w:r>
      </w:ins>
    </w:p>
    <w:p w14:paraId="610A9C2C" w14:textId="77777777" w:rsidR="00884D1C" w:rsidRPr="00E77497" w:rsidRDefault="00481DAC" w:rsidP="00FA3203">
      <w:pPr>
        <w:pStyle w:val="Alg2"/>
        <w:numPr>
          <w:ilvl w:val="0"/>
          <w:numId w:val="113"/>
        </w:numPr>
        <w:spacing w:after="220"/>
        <w:rPr>
          <w:ins w:id="17289" w:author="Rev 3 Allen Wirfs-Brock" w:date="2011-09-09T12:39:00Z"/>
        </w:rPr>
      </w:pPr>
      <w:ins w:id="17290" w:author="Rev 6 Allen Wirfs-Brock" w:date="2012-02-18T10:56:00Z">
        <w:r>
          <w:t>Return the result of p</w:t>
        </w:r>
        <w:r w:rsidRPr="004418C4">
          <w:t>erform</w:t>
        </w:r>
        <w:r>
          <w:t>ing</w:t>
        </w:r>
        <w:r w:rsidRPr="004418C4">
          <w:t xml:space="preserve"> </w:t>
        </w:r>
      </w:ins>
      <w:ins w:id="17291" w:author="Rev 3 Allen Wirfs-Brock" w:date="2011-09-22T14:09:00Z">
        <w:del w:id="17292" w:author="Rev 6 Allen Wirfs-Brock" w:date="2012-02-18T10:56:00Z">
          <w:r w:rsidR="00662806" w:rsidRPr="00E77497" w:rsidDel="00481DAC">
            <w:delText>Perform</w:delText>
          </w:r>
        </w:del>
      </w:ins>
      <w:ins w:id="17293" w:author="Rev 3 Allen Wirfs-Brock" w:date="2011-09-09T12:39:00Z">
        <w:del w:id="17294" w:author="Rev 6 Allen Wirfs-Brock" w:date="2012-02-18T10:56:00Z">
          <w:r w:rsidR="00884D1C" w:rsidRPr="00E77497" w:rsidDel="00481DAC">
            <w:delText xml:space="preserve"> </w:delText>
          </w:r>
        </w:del>
        <w:r w:rsidR="00884D1C" w:rsidRPr="00E77497">
          <w:t>Binding</w:t>
        </w:r>
      </w:ins>
      <w:ins w:id="17295" w:author="Rev 3 Allen Wirfs-Brock" w:date="2011-09-22T14:10:00Z">
        <w:r w:rsidR="00662806" w:rsidRPr="00E77497">
          <w:t xml:space="preserve"> </w:t>
        </w:r>
        <w:del w:id="17296" w:author="Rev 6 Allen Wirfs-Brock" w:date="2012-02-27T15:45:00Z">
          <w:r w:rsidR="00662806" w:rsidRPr="00E77497" w:rsidDel="00A113E2">
            <w:delText>Initialization</w:delText>
          </w:r>
        </w:del>
      </w:ins>
      <w:ins w:id="17297" w:author="Rev 6 Allen Wirfs-Brock" w:date="2012-02-27T15:45:00Z">
        <w:r w:rsidR="00A113E2">
          <w:t>Initialisation</w:t>
        </w:r>
      </w:ins>
      <w:ins w:id="17298" w:author="Rev 3 Allen Wirfs-Brock" w:date="2011-09-22T14:10:00Z">
        <w:r w:rsidR="00662806" w:rsidRPr="00E77497">
          <w:t xml:space="preserve"> for </w:t>
        </w:r>
        <w:r w:rsidR="00662806" w:rsidRPr="00E77497">
          <w:rPr>
            <w:i/>
          </w:rPr>
          <w:t>BindingIdentifier</w:t>
        </w:r>
      </w:ins>
      <w:ins w:id="17299" w:author="Rev 3 Allen Wirfs-Brock" w:date="2011-09-09T12:39:00Z">
        <w:r w:rsidR="00884D1C" w:rsidRPr="00E77497">
          <w:t xml:space="preserve"> passing </w:t>
        </w:r>
      </w:ins>
      <w:ins w:id="17300" w:author="Rev 3 Allen Wirfs-Brock" w:date="2011-09-22T14:11:00Z">
        <w:r w:rsidR="00662806" w:rsidRPr="00E77497">
          <w:rPr>
            <w:b/>
          </w:rPr>
          <w:t>undefined</w:t>
        </w:r>
        <w:r w:rsidR="00662806" w:rsidRPr="00E77497">
          <w:t xml:space="preserve"> </w:t>
        </w:r>
      </w:ins>
      <w:ins w:id="17301" w:author="Rev 3 Allen Wirfs-Brock" w:date="2011-09-09T12:39:00Z">
        <w:r w:rsidR="00884D1C" w:rsidRPr="00E77497">
          <w:t xml:space="preserve">and </w:t>
        </w:r>
      </w:ins>
      <w:ins w:id="17302" w:author="Rev 3 Allen Wirfs-Brock" w:date="2011-09-22T14:11:00Z">
        <w:r w:rsidR="00662806" w:rsidRPr="00E77497">
          <w:rPr>
            <w:i/>
          </w:rPr>
          <w:t>env</w:t>
        </w:r>
        <w:r w:rsidR="00662806" w:rsidRPr="00E77497">
          <w:t xml:space="preserve"> </w:t>
        </w:r>
      </w:ins>
      <w:ins w:id="17303" w:author="Rev 3 Allen Wirfs-Brock" w:date="2011-09-09T12:39:00Z">
        <w:r w:rsidR="00884D1C" w:rsidRPr="00E77497">
          <w:t>as the arguments.</w:t>
        </w:r>
      </w:ins>
    </w:p>
    <w:p w14:paraId="6F163E7D" w14:textId="77777777" w:rsidR="00A345F7" w:rsidRPr="00E77497" w:rsidRDefault="00A345F7" w:rsidP="00A345F7">
      <w:pPr>
        <w:rPr>
          <w:ins w:id="17304" w:author="Rev 6 Allen Wirfs-Brock" w:date="2012-02-25T16:09:00Z"/>
        </w:rPr>
      </w:pPr>
      <w:ins w:id="17305" w:author="Rev 6 Allen Wirfs-Brock" w:date="2012-02-25T16:09:00Z">
        <w:r w:rsidRPr="00E77497">
          <w:rPr>
            <w:sz w:val="18"/>
          </w:rPr>
          <w:t>NOTE</w:t>
        </w:r>
        <w:r w:rsidRPr="00E77497">
          <w:rPr>
            <w:sz w:val="18"/>
          </w:rPr>
          <w:tab/>
        </w:r>
        <w:r>
          <w:rPr>
            <w:sz w:val="18"/>
          </w:rPr>
          <w:t>A static sem</w:t>
        </w:r>
        <w:del w:id="17306" w:author="Rev 10 Allen Wirfs-Brock" w:date="2012-08-14T15:19:00Z">
          <w:r w:rsidDel="00EA1B5F">
            <w:rPr>
              <w:sz w:val="18"/>
            </w:rPr>
            <w:delText>e</w:delText>
          </w:r>
        </w:del>
      </w:ins>
      <w:ins w:id="17307" w:author="Rev 10 Allen Wirfs-Brock" w:date="2012-08-14T15:19:00Z">
        <w:r w:rsidR="00EA1B5F">
          <w:rPr>
            <w:sz w:val="18"/>
          </w:rPr>
          <w:t>a</w:t>
        </w:r>
      </w:ins>
      <w:ins w:id="17308" w:author="Rev 6 Allen Wirfs-Brock" w:date="2012-02-25T16:09:00Z">
        <w:r>
          <w:rPr>
            <w:sz w:val="18"/>
          </w:rPr>
          <w:t>ntic</w:t>
        </w:r>
      </w:ins>
      <w:ins w:id="17309" w:author="Rev 10 Allen Wirfs-Brock" w:date="2012-08-14T15:19:00Z">
        <w:r w:rsidR="00EA1B5F">
          <w:rPr>
            <w:sz w:val="18"/>
          </w:rPr>
          <w:t>s</w:t>
        </w:r>
      </w:ins>
      <w:ins w:id="17310" w:author="Rev 6 Allen Wirfs-Brock" w:date="2012-02-25T16:09:00Z">
        <w:r>
          <w:rPr>
            <w:sz w:val="18"/>
          </w:rPr>
          <w:t xml:space="preserve"> rule ensures that</w:t>
        </w:r>
      </w:ins>
      <w:ins w:id="17311" w:author="Rev 6 Allen Wirfs-Brock" w:date="2012-02-25T16:10:00Z">
        <w:r>
          <w:rPr>
            <w:sz w:val="18"/>
          </w:rPr>
          <w:t xml:space="preserve"> this</w:t>
        </w:r>
      </w:ins>
      <w:ins w:id="17312" w:author="Rev 6 Allen Wirfs-Brock" w:date="2012-02-25T16:09:00Z">
        <w:r>
          <w:rPr>
            <w:sz w:val="18"/>
          </w:rPr>
          <w:t xml:space="preserve"> form of </w:t>
        </w:r>
        <w:r>
          <w:rPr>
            <w:rStyle w:val="bnf"/>
          </w:rPr>
          <w:t>Lexical</w:t>
        </w:r>
        <w:r w:rsidRPr="00E77497">
          <w:rPr>
            <w:rStyle w:val="bnf"/>
          </w:rPr>
          <w:t>Binding</w:t>
        </w:r>
        <w:r>
          <w:rPr>
            <w:sz w:val="18"/>
          </w:rPr>
          <w:t xml:space="preserve"> never occurs in a</w:t>
        </w:r>
        <w:r w:rsidRPr="00E77497">
          <w:rPr>
            <w:sz w:val="18"/>
          </w:rPr>
          <w:t xml:space="preserve"> </w:t>
        </w:r>
        <w:r w:rsidRPr="00E77497">
          <w:rPr>
            <w:rFonts w:ascii="Courier New" w:hAnsi="Courier New"/>
            <w:b/>
            <w:sz w:val="18"/>
          </w:rPr>
          <w:t>const</w:t>
        </w:r>
        <w:r w:rsidRPr="00E77497">
          <w:rPr>
            <w:sz w:val="18"/>
          </w:rPr>
          <w:t xml:space="preserve"> declaration</w:t>
        </w:r>
        <w:r>
          <w:rPr>
            <w:sz w:val="18"/>
          </w:rPr>
          <w:t>.</w:t>
        </w:r>
        <w:r w:rsidRPr="00E77497">
          <w:rPr>
            <w:sz w:val="18"/>
          </w:rPr>
          <w:t xml:space="preserve"> </w:t>
        </w:r>
      </w:ins>
    </w:p>
    <w:p w14:paraId="436840F0" w14:textId="77777777" w:rsidR="00884D1C" w:rsidRPr="00E77497" w:rsidRDefault="00884D1C" w:rsidP="00884D1C">
      <w:pPr>
        <w:rPr>
          <w:ins w:id="17313" w:author="Rev 3 Allen Wirfs-Brock" w:date="2011-09-09T12:39:00Z"/>
        </w:rPr>
      </w:pPr>
      <w:ins w:id="17314" w:author="Rev 3 Allen Wirfs-Brock" w:date="2011-09-09T12:39:00Z">
        <w:del w:id="17315" w:author="Rev 4 Allen Wirfs-Brock" w:date="2011-10-15T16:55:00Z">
          <w:r w:rsidRPr="00A345F7" w:rsidDel="00A7427A">
            <w:rPr>
              <w:rFonts w:ascii="Times New Roman" w:hAnsi="Times New Roman"/>
              <w:i/>
            </w:rPr>
            <w:delText xml:space="preserve">The production </w:delText>
          </w:r>
        </w:del>
        <w:del w:id="17316" w:author="Rev 6 Allen Wirfs-Brock" w:date="2012-02-25T16:10:00Z">
          <w:r w:rsidRPr="00A345F7" w:rsidDel="00A345F7">
            <w:rPr>
              <w:rStyle w:val="bnf"/>
            </w:rPr>
            <w:delText>Let</w:delText>
          </w:r>
        </w:del>
      </w:ins>
      <w:ins w:id="17317" w:author="Rev 6 Allen Wirfs-Brock" w:date="2012-02-25T16:10:00Z">
        <w:r w:rsidR="00A345F7" w:rsidRPr="00A345F7">
          <w:rPr>
            <w:rFonts w:ascii="Times New Roman" w:hAnsi="Times New Roman"/>
            <w:i/>
          </w:rPr>
          <w:t>Lexical</w:t>
        </w:r>
      </w:ins>
      <w:ins w:id="17318" w:author="Rev 3 Allen Wirfs-Brock" w:date="2011-09-09T12:39:00Z">
        <w:r w:rsidRPr="00E77497">
          <w:rPr>
            <w:rStyle w:val="bnf"/>
          </w:rPr>
          <w:t xml:space="preserve">Binding </w:t>
        </w:r>
        <w:r w:rsidRPr="00E77497">
          <w:rPr>
            <w:b/>
          </w:rPr>
          <w:t>:</w:t>
        </w:r>
        <w:r w:rsidRPr="00E77497">
          <w:t xml:space="preserve"> </w:t>
        </w:r>
        <w:r w:rsidRPr="00E77497">
          <w:rPr>
            <w:rFonts w:ascii="Times New Roman" w:hAnsi="Times New Roman"/>
            <w:i/>
          </w:rPr>
          <w:t>BindingIdentifier Initialiser</w:t>
        </w:r>
        <w:r w:rsidRPr="00E77497">
          <w:t xml:space="preserve"> </w:t>
        </w:r>
        <w:del w:id="17319" w:author="Rev 4 Allen Wirfs-Brock" w:date="2011-10-15T16:55:00Z">
          <w:r w:rsidRPr="00E77497" w:rsidDel="00A7427A">
            <w:delText>is evaluated as follows:</w:delText>
          </w:r>
        </w:del>
      </w:ins>
    </w:p>
    <w:p w14:paraId="11901706" w14:textId="77777777" w:rsidR="00884D1C" w:rsidRPr="00E77497" w:rsidRDefault="00884D1C" w:rsidP="00FA3203">
      <w:pPr>
        <w:pStyle w:val="Alg2"/>
        <w:numPr>
          <w:ilvl w:val="0"/>
          <w:numId w:val="499"/>
        </w:numPr>
        <w:rPr>
          <w:ins w:id="17320" w:author="Rev 3 Allen Wirfs-Brock" w:date="2011-09-09T12:39:00Z"/>
        </w:rPr>
      </w:pPr>
      <w:ins w:id="17321"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14:paraId="5FD000DE" w14:textId="77777777" w:rsidR="00884D1C" w:rsidRPr="00E77497" w:rsidRDefault="00884D1C" w:rsidP="00FA3203">
      <w:pPr>
        <w:pStyle w:val="Alg2"/>
        <w:numPr>
          <w:ilvl w:val="0"/>
          <w:numId w:val="499"/>
        </w:numPr>
        <w:rPr>
          <w:ins w:id="17322" w:author="Rev 3 Allen Wirfs-Brock" w:date="2011-09-09T12:39:00Z"/>
        </w:rPr>
      </w:pPr>
      <w:ins w:id="17323" w:author="Rev 3 Allen Wirfs-Brock" w:date="2011-09-09T12:39:00Z">
        <w:r w:rsidRPr="00E77497">
          <w:t xml:space="preserve">Let </w:t>
        </w:r>
        <w:r w:rsidRPr="00E77497">
          <w:rPr>
            <w:i/>
          </w:rPr>
          <w:t xml:space="preserve">value </w:t>
        </w:r>
        <w:r w:rsidRPr="00E77497">
          <w:t>be GetValue(</w:t>
        </w:r>
        <w:r w:rsidRPr="00E77497">
          <w:rPr>
            <w:i/>
          </w:rPr>
          <w:t>rhs</w:t>
        </w:r>
        <w:r w:rsidRPr="00E77497">
          <w:t>).</w:t>
        </w:r>
      </w:ins>
    </w:p>
    <w:p w14:paraId="49BE2D9F" w14:textId="77777777" w:rsidR="00633DD3" w:rsidRDefault="001E28FF" w:rsidP="00633DD3">
      <w:pPr>
        <w:pStyle w:val="Alg2"/>
        <w:numPr>
          <w:ilvl w:val="0"/>
          <w:numId w:val="499"/>
        </w:numPr>
        <w:spacing w:after="220"/>
        <w:contextualSpacing/>
        <w:rPr>
          <w:ins w:id="17324" w:author="Rev 6 Allen Wirfs-Brock" w:date="2012-02-25T15:08:00Z"/>
        </w:rPr>
      </w:pPr>
      <w:ins w:id="17325" w:author="Rev 10 Allen Wirfs-Brock" w:date="2012-08-07T16:33:00Z">
        <w:r>
          <w:t>ReturnIfAbrupt(</w:t>
        </w:r>
        <w:r>
          <w:rPr>
            <w:i/>
          </w:rPr>
          <w:t>value</w:t>
        </w:r>
        <w:r>
          <w:t>).</w:t>
        </w:r>
      </w:ins>
      <w:ins w:id="17326" w:author="Rev 6 Allen Wirfs-Brock" w:date="2012-02-25T15:08:00Z">
        <w:del w:id="17327" w:author="Rev 10 Allen Wirfs-Brock" w:date="2012-08-07T16:33:00Z">
          <w:r w:rsidR="00633DD3" w:rsidDel="001E28FF">
            <w:delText xml:space="preserve">If </w:delText>
          </w:r>
          <w:r w:rsidR="00633DD3" w:rsidDel="001E28FF">
            <w:rPr>
              <w:i/>
            </w:rPr>
            <w:delText>value</w:delText>
          </w:r>
          <w:r w:rsidR="00633DD3" w:rsidDel="001E28FF">
            <w:delText xml:space="preserve"> is an abrupt completion, return </w:delText>
          </w:r>
          <w:r w:rsidR="00633DD3" w:rsidDel="001E28FF">
            <w:rPr>
              <w:i/>
            </w:rPr>
            <w:delText>rval</w:delText>
          </w:r>
          <w:r w:rsidR="00633DD3" w:rsidDel="001E28FF">
            <w:delText>.</w:delText>
          </w:r>
        </w:del>
      </w:ins>
    </w:p>
    <w:p w14:paraId="1FE918F6" w14:textId="77777777" w:rsidR="00884D1C" w:rsidRPr="00E77497" w:rsidRDefault="00884D1C" w:rsidP="00FA3203">
      <w:pPr>
        <w:pStyle w:val="Alg2"/>
        <w:numPr>
          <w:ilvl w:val="0"/>
          <w:numId w:val="499"/>
        </w:numPr>
        <w:jc w:val="left"/>
        <w:rPr>
          <w:ins w:id="17328" w:author="Rev 3 Allen Wirfs-Brock" w:date="2011-09-09T12:39:00Z"/>
        </w:rPr>
      </w:pPr>
      <w:ins w:id="17329" w:author="Rev 3 Allen Wirfs-Brock" w:date="2011-09-09T12:39:00Z">
        <w:r w:rsidRPr="00E77497">
          <w:t xml:space="preserve">Let </w:t>
        </w:r>
        <w:r w:rsidRPr="00E77497">
          <w:rPr>
            <w:i/>
          </w:rPr>
          <w:t>env</w:t>
        </w:r>
        <w:r w:rsidRPr="00E77497">
          <w:t xml:space="preserve"> be the </w:t>
        </w:r>
        <w:del w:id="17330" w:author="Rev 7 Allen Wirfs-Brock" w:date="2012-05-02T10:47:00Z">
          <w:r w:rsidRPr="00E77497" w:rsidDel="000D5AB9">
            <w:delText>running</w:delText>
          </w:r>
        </w:del>
      </w:ins>
      <w:ins w:id="17331" w:author="Rev 7 Allen Wirfs-Brock" w:date="2012-05-02T10:47:00Z">
        <w:del w:id="17332" w:author="Rev 8 Allen Wirfs-Brock" w:date="2012-06-13T16:00:00Z">
          <w:r w:rsidR="000D5AB9" w:rsidDel="00B33FB4">
            <w:delText>current</w:delText>
          </w:r>
        </w:del>
      </w:ins>
      <w:ins w:id="17333" w:author="Rev 8 Allen Wirfs-Brock" w:date="2012-06-13T16:00:00Z">
        <w:r w:rsidR="00B33FB4">
          <w:t>running</w:t>
        </w:r>
      </w:ins>
      <w:ins w:id="17334" w:author="Rev 3 Allen Wirfs-Brock" w:date="2011-09-09T12:39:00Z">
        <w:r w:rsidRPr="00E77497">
          <w:t xml:space="preserve"> execution context’s LexicalEnvironment.</w:t>
        </w:r>
      </w:ins>
    </w:p>
    <w:p w14:paraId="4C6F53EF" w14:textId="77777777" w:rsidR="00884D1C" w:rsidRPr="00E77497" w:rsidRDefault="00481DAC" w:rsidP="00FA3203">
      <w:pPr>
        <w:pStyle w:val="Alg2"/>
        <w:numPr>
          <w:ilvl w:val="0"/>
          <w:numId w:val="499"/>
        </w:numPr>
        <w:spacing w:after="220"/>
        <w:rPr>
          <w:ins w:id="17335" w:author="Rev 3 Allen Wirfs-Brock" w:date="2011-09-09T12:39:00Z"/>
        </w:rPr>
      </w:pPr>
      <w:ins w:id="17336" w:author="Rev 6 Allen Wirfs-Brock" w:date="2012-02-18T10:56:00Z">
        <w:r>
          <w:t>Return the result of p</w:t>
        </w:r>
        <w:r w:rsidRPr="004418C4">
          <w:t>erform</w:t>
        </w:r>
        <w:r>
          <w:t>ing</w:t>
        </w:r>
        <w:r w:rsidRPr="004418C4">
          <w:t xml:space="preserve"> </w:t>
        </w:r>
      </w:ins>
      <w:ins w:id="17337" w:author="Rev 3 Allen Wirfs-Brock" w:date="2011-09-22T14:42:00Z">
        <w:del w:id="17338" w:author="Rev 6 Allen Wirfs-Brock" w:date="2012-02-18T10:56:00Z">
          <w:r w:rsidR="00561262" w:rsidRPr="00E77497" w:rsidDel="00481DAC">
            <w:delText xml:space="preserve">Perform </w:delText>
          </w:r>
        </w:del>
        <w:r w:rsidR="00561262" w:rsidRPr="00E77497">
          <w:t xml:space="preserve">Binding </w:t>
        </w:r>
        <w:del w:id="17339" w:author="Rev 6 Allen Wirfs-Brock" w:date="2012-02-27T15:45:00Z">
          <w:r w:rsidR="00561262" w:rsidRPr="00E77497" w:rsidDel="00A113E2">
            <w:delText>Initialization</w:delText>
          </w:r>
        </w:del>
      </w:ins>
      <w:ins w:id="17340" w:author="Rev 6 Allen Wirfs-Brock" w:date="2012-02-27T15:45:00Z">
        <w:r w:rsidR="00A113E2">
          <w:t>Initialisation</w:t>
        </w:r>
      </w:ins>
      <w:ins w:id="17341" w:author="Rev 3 Allen Wirfs-Brock" w:date="2011-09-22T14:42:00Z">
        <w:r w:rsidR="00561262" w:rsidRPr="00E77497">
          <w:t xml:space="preserve"> for </w:t>
        </w:r>
        <w:r w:rsidR="00561262" w:rsidRPr="00E77497">
          <w:rPr>
            <w:i/>
          </w:rPr>
          <w:t>BindingIdentifier</w:t>
        </w:r>
        <w:r w:rsidR="00561262" w:rsidRPr="00E77497">
          <w:t xml:space="preserve"> passing</w:t>
        </w:r>
        <w:r w:rsidR="00561262" w:rsidRPr="00E77497">
          <w:rPr>
            <w:i/>
          </w:rPr>
          <w:t xml:space="preserve"> value</w:t>
        </w:r>
        <w:r w:rsidR="00561262" w:rsidRPr="00E77497">
          <w:t xml:space="preserve"> and </w:t>
        </w:r>
        <w:r w:rsidR="00561262" w:rsidRPr="00E77497">
          <w:rPr>
            <w:i/>
          </w:rPr>
          <w:t>env</w:t>
        </w:r>
        <w:r w:rsidR="00561262" w:rsidRPr="00E77497">
          <w:t xml:space="preserve"> as the arguments.</w:t>
        </w:r>
      </w:ins>
    </w:p>
    <w:p w14:paraId="65F3C500" w14:textId="77777777" w:rsidR="00884D1C" w:rsidRPr="00E77497" w:rsidRDefault="00A345F7" w:rsidP="00884D1C">
      <w:pPr>
        <w:rPr>
          <w:ins w:id="17342" w:author="Rev 3 Allen Wirfs-Brock" w:date="2011-09-09T12:39:00Z"/>
        </w:rPr>
      </w:pPr>
      <w:ins w:id="17343" w:author="Rev 6 Allen Wirfs-Brock" w:date="2012-02-25T16:11:00Z">
        <w:r>
          <w:rPr>
            <w:rStyle w:val="bnf"/>
          </w:rPr>
          <w:t>Lexical</w:t>
        </w:r>
      </w:ins>
      <w:ins w:id="17344" w:author="Rev 3 Allen Wirfs-Brock" w:date="2011-09-09T12:39:00Z">
        <w:del w:id="17345" w:author="Rev 6 Allen Wirfs-Brock" w:date="2012-02-25T16:11:00Z">
          <w:r w:rsidR="00884D1C" w:rsidRPr="00E77497" w:rsidDel="00A345F7">
            <w:rPr>
              <w:rStyle w:val="bnf"/>
            </w:rPr>
            <w:delText>Let</w:delText>
          </w:r>
        </w:del>
        <w:r w:rsidR="00884D1C" w:rsidRPr="00E77497">
          <w:rPr>
            <w:rStyle w:val="bnf"/>
          </w:rPr>
          <w:t>Binding</w:t>
        </w:r>
        <w:r w:rsidR="00884D1C" w:rsidRPr="00E77497">
          <w:rPr>
            <w:b/>
          </w:rPr>
          <w:t>:</w:t>
        </w:r>
        <w:r w:rsidR="00884D1C" w:rsidRPr="00E77497">
          <w:t xml:space="preserve"> </w:t>
        </w:r>
        <w:r w:rsidR="00884D1C" w:rsidRPr="00E77497">
          <w:rPr>
            <w:rFonts w:ascii="Times New Roman" w:hAnsi="Times New Roman"/>
            <w:i/>
          </w:rPr>
          <w:t>BindingPattern Initialiser</w:t>
        </w:r>
        <w:r w:rsidR="00884D1C" w:rsidRPr="00E77497">
          <w:t xml:space="preserve"> </w:t>
        </w:r>
        <w:del w:id="17346" w:author="Rev 4 Allen Wirfs-Brock" w:date="2011-10-15T16:55:00Z">
          <w:r w:rsidR="00884D1C" w:rsidRPr="00E77497" w:rsidDel="00A7427A">
            <w:delText>is evaluated as follows:</w:delText>
          </w:r>
        </w:del>
      </w:ins>
    </w:p>
    <w:p w14:paraId="53D96E49" w14:textId="77777777" w:rsidR="00884D1C" w:rsidRPr="00E77497" w:rsidRDefault="00884D1C" w:rsidP="00FA3203">
      <w:pPr>
        <w:pStyle w:val="Alg2"/>
        <w:numPr>
          <w:ilvl w:val="0"/>
          <w:numId w:val="460"/>
        </w:numPr>
        <w:rPr>
          <w:ins w:id="17347" w:author="Rev 3 Allen Wirfs-Brock" w:date="2011-09-09T12:39:00Z"/>
        </w:rPr>
      </w:pPr>
      <w:ins w:id="17348"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14:paraId="5768C5D4" w14:textId="77777777" w:rsidR="00884D1C" w:rsidRPr="00E77497" w:rsidRDefault="00884D1C" w:rsidP="00FA3203">
      <w:pPr>
        <w:pStyle w:val="Alg3"/>
        <w:numPr>
          <w:ilvl w:val="0"/>
          <w:numId w:val="460"/>
        </w:numPr>
        <w:rPr>
          <w:ins w:id="17349" w:author="Rev 3 Allen Wirfs-Brock" w:date="2011-09-09T12:39:00Z"/>
        </w:rPr>
      </w:pPr>
      <w:ins w:id="17350" w:author="Rev 3 Allen Wirfs-Brock" w:date="2011-09-09T12:39:00Z">
        <w:r w:rsidRPr="00E77497">
          <w:t xml:space="preserve">Let </w:t>
        </w:r>
        <w:del w:id="17351" w:author="Rev 10 Allen Wirfs-Brock" w:date="2012-08-07T16:33:00Z">
          <w:r w:rsidRPr="00E77497" w:rsidDel="001E28FF">
            <w:rPr>
              <w:i/>
            </w:rPr>
            <w:delText>rval</w:delText>
          </w:r>
        </w:del>
      </w:ins>
      <w:ins w:id="17352" w:author="Rev 10 Allen Wirfs-Brock" w:date="2012-08-07T16:33:00Z">
        <w:r w:rsidR="001E28FF">
          <w:rPr>
            <w:i/>
          </w:rPr>
          <w:t>value</w:t>
        </w:r>
      </w:ins>
      <w:ins w:id="17353" w:author="Rev 3 Allen Wirfs-Brock" w:date="2011-09-09T12:39:00Z">
        <w:r w:rsidRPr="00E77497">
          <w:t xml:space="preserve"> be </w:t>
        </w:r>
      </w:ins>
      <w:ins w:id="17354" w:author="Rev 10 Allen Wirfs-Brock" w:date="2012-08-07T16:31:00Z">
        <w:r w:rsidR="001E28FF">
          <w:t>ToObject(</w:t>
        </w:r>
      </w:ins>
      <w:ins w:id="17355" w:author="Rev 3 Allen Wirfs-Brock" w:date="2011-09-09T12:39:00Z">
        <w:r w:rsidRPr="00E77497">
          <w:t>GetValue(</w:t>
        </w:r>
        <w:r w:rsidRPr="00E77497">
          <w:rPr>
            <w:i/>
          </w:rPr>
          <w:t>rhs</w:t>
        </w:r>
        <w:r w:rsidRPr="00E77497">
          <w:t>)</w:t>
        </w:r>
      </w:ins>
      <w:ins w:id="17356" w:author="Rev 10 Allen Wirfs-Brock" w:date="2012-08-07T16:31:00Z">
        <w:r w:rsidR="001E28FF">
          <w:t>)</w:t>
        </w:r>
      </w:ins>
      <w:ins w:id="17357" w:author="Rev 3 Allen Wirfs-Brock" w:date="2011-09-09T12:39:00Z">
        <w:r w:rsidRPr="00E77497">
          <w:t>.</w:t>
        </w:r>
      </w:ins>
    </w:p>
    <w:p w14:paraId="697A31A7" w14:textId="77777777" w:rsidR="00633DD3" w:rsidRDefault="00633DD3" w:rsidP="00633DD3">
      <w:pPr>
        <w:pStyle w:val="Alg2"/>
        <w:numPr>
          <w:ilvl w:val="0"/>
          <w:numId w:val="460"/>
        </w:numPr>
        <w:spacing w:after="220"/>
        <w:contextualSpacing/>
        <w:rPr>
          <w:ins w:id="17358" w:author="Rev 6 Allen Wirfs-Brock" w:date="2012-02-25T15:08:00Z"/>
        </w:rPr>
      </w:pPr>
      <w:ins w:id="17359" w:author="Rev 6 Allen Wirfs-Brock" w:date="2012-02-25T15:08:00Z">
        <w:del w:id="17360" w:author="Rev 10 Allen Wirfs-Brock" w:date="2012-08-07T16:31:00Z">
          <w:r w:rsidDel="001E28FF">
            <w:delText xml:space="preserve">If </w:delText>
          </w:r>
          <w:r w:rsidDel="001E28FF">
            <w:rPr>
              <w:i/>
            </w:rPr>
            <w:delText>rval</w:delText>
          </w:r>
          <w:r w:rsidDel="001E28FF">
            <w:delText xml:space="preserve"> is an abrupt completion, return</w:delText>
          </w:r>
        </w:del>
      </w:ins>
      <w:ins w:id="17361" w:author="Rev 10 Allen Wirfs-Brock" w:date="2012-08-07T16:31:00Z">
        <w:r w:rsidR="001E28FF">
          <w:t>ReturnIfAbrupt(</w:t>
        </w:r>
      </w:ins>
      <w:ins w:id="17362" w:author="Rev 6 Allen Wirfs-Brock" w:date="2012-02-25T15:08:00Z">
        <w:del w:id="17363" w:author="Rev 10 Allen Wirfs-Brock" w:date="2012-08-07T16:32:00Z">
          <w:r w:rsidDel="001E28FF">
            <w:delText xml:space="preserve"> </w:delText>
          </w:r>
        </w:del>
        <w:r>
          <w:rPr>
            <w:i/>
          </w:rPr>
          <w:t>rval</w:t>
        </w:r>
      </w:ins>
      <w:ins w:id="17364" w:author="Rev 10 Allen Wirfs-Brock" w:date="2012-08-07T16:32:00Z">
        <w:r w:rsidR="001E28FF">
          <w:t>)</w:t>
        </w:r>
      </w:ins>
      <w:ins w:id="17365" w:author="Rev 6 Allen Wirfs-Brock" w:date="2012-02-25T15:08:00Z">
        <w:r>
          <w:t>.</w:t>
        </w:r>
      </w:ins>
    </w:p>
    <w:p w14:paraId="0FCFB321" w14:textId="77777777" w:rsidR="00884D1C" w:rsidRPr="00E77497" w:rsidRDefault="00884D1C" w:rsidP="00FA3203">
      <w:pPr>
        <w:pStyle w:val="Alg2"/>
        <w:numPr>
          <w:ilvl w:val="0"/>
          <w:numId w:val="460"/>
        </w:numPr>
        <w:spacing w:after="220"/>
        <w:contextualSpacing/>
        <w:rPr>
          <w:ins w:id="17366" w:author="Rev 3 Allen Wirfs-Brock" w:date="2011-09-09T12:39:00Z"/>
        </w:rPr>
      </w:pPr>
      <w:ins w:id="17367" w:author="Rev 3 Allen Wirfs-Brock" w:date="2011-09-09T12:39:00Z">
        <w:r w:rsidRPr="00E77497">
          <w:t xml:space="preserve">Let </w:t>
        </w:r>
        <w:r w:rsidRPr="00E77497">
          <w:rPr>
            <w:i/>
          </w:rPr>
          <w:t>env</w:t>
        </w:r>
        <w:r w:rsidRPr="00E77497">
          <w:t xml:space="preserve"> be the </w:t>
        </w:r>
        <w:del w:id="17368" w:author="Rev 7 Allen Wirfs-Brock" w:date="2012-05-02T10:48:00Z">
          <w:r w:rsidRPr="00E77497" w:rsidDel="000D5AB9">
            <w:delText>running</w:delText>
          </w:r>
        </w:del>
      </w:ins>
      <w:ins w:id="17369" w:author="Rev 7 Allen Wirfs-Brock" w:date="2012-05-02T10:48:00Z">
        <w:del w:id="17370" w:author="Rev 8 Allen Wirfs-Brock" w:date="2012-06-13T16:00:00Z">
          <w:r w:rsidR="000D5AB9" w:rsidDel="00B33FB4">
            <w:delText>current</w:delText>
          </w:r>
        </w:del>
      </w:ins>
      <w:ins w:id="17371" w:author="Rev 8 Allen Wirfs-Brock" w:date="2012-06-13T16:00:00Z">
        <w:r w:rsidR="00B33FB4">
          <w:t>running</w:t>
        </w:r>
      </w:ins>
      <w:ins w:id="17372" w:author="Rev 3 Allen Wirfs-Brock" w:date="2011-09-09T12:39:00Z">
        <w:r w:rsidRPr="00E77497">
          <w:t xml:space="preserve"> execution context’s LexicalEnvironment.</w:t>
        </w:r>
      </w:ins>
    </w:p>
    <w:p w14:paraId="2E17BC33" w14:textId="77777777" w:rsidR="00884D1C" w:rsidRPr="00E77497" w:rsidRDefault="00481DAC" w:rsidP="00FA3203">
      <w:pPr>
        <w:pStyle w:val="Alg2"/>
        <w:numPr>
          <w:ilvl w:val="0"/>
          <w:numId w:val="460"/>
        </w:numPr>
        <w:spacing w:after="220"/>
        <w:rPr>
          <w:ins w:id="17373" w:author="Rev 3 Allen Wirfs-Brock" w:date="2011-09-09T12:39:00Z"/>
        </w:rPr>
      </w:pPr>
      <w:ins w:id="17374" w:author="Rev 6 Allen Wirfs-Brock" w:date="2012-02-18T10:56:00Z">
        <w:r>
          <w:t>Return the result of p</w:t>
        </w:r>
        <w:r w:rsidRPr="004418C4">
          <w:t>erform</w:t>
        </w:r>
        <w:r>
          <w:t>ing</w:t>
        </w:r>
        <w:r w:rsidRPr="004418C4">
          <w:t xml:space="preserve"> </w:t>
        </w:r>
      </w:ins>
      <w:ins w:id="17375" w:author="Rev 4 Allen Wirfs-Brock" w:date="2011-11-06T11:51:00Z">
        <w:del w:id="17376" w:author="Rev 6 Allen Wirfs-Brock" w:date="2012-02-18T10:56:00Z">
          <w:r w:rsidR="00217939" w:rsidRPr="00E77497" w:rsidDel="00481DAC">
            <w:delText xml:space="preserve">Perform </w:delText>
          </w:r>
        </w:del>
        <w:r w:rsidR="00217939" w:rsidRPr="00E77497">
          <w:t xml:space="preserve">Binding </w:t>
        </w:r>
        <w:del w:id="17377" w:author="Rev 6 Allen Wirfs-Brock" w:date="2012-02-27T15:45:00Z">
          <w:r w:rsidR="00217939" w:rsidRPr="00E77497" w:rsidDel="00A113E2">
            <w:delText>Initialization</w:delText>
          </w:r>
        </w:del>
      </w:ins>
      <w:ins w:id="17378" w:author="Rev 6 Allen Wirfs-Brock" w:date="2012-02-27T15:45:00Z">
        <w:r w:rsidR="00A113E2">
          <w:t>Initialisation</w:t>
        </w:r>
      </w:ins>
      <w:ins w:id="17379" w:author="Rev 4 Allen Wirfs-Brock" w:date="2011-11-06T11:51:00Z">
        <w:r w:rsidR="00217939" w:rsidRPr="00E77497">
          <w:t xml:space="preserve"> for </w:t>
        </w:r>
      </w:ins>
      <w:ins w:id="17380" w:author="Rev 3 Allen Wirfs-Brock" w:date="2011-09-09T12:39:00Z">
        <w:del w:id="17381" w:author="Rev 4 Allen Wirfs-Brock" w:date="2011-11-06T11:51:00Z">
          <w:r w:rsidR="00884D1C" w:rsidRPr="00E77497" w:rsidDel="00217939">
            <w:delText xml:space="preserve">Evaluate </w:delText>
          </w:r>
        </w:del>
        <w:r w:rsidR="00884D1C" w:rsidRPr="00E77497">
          <w:rPr>
            <w:i/>
          </w:rPr>
          <w:t>BindingPattern</w:t>
        </w:r>
        <w:r w:rsidR="00884D1C" w:rsidRPr="00E77497">
          <w:t xml:space="preserve"> using </w:t>
        </w:r>
        <w:del w:id="17382" w:author="Rev 10 Allen Wirfs-Brock" w:date="2012-08-07T16:33:00Z">
          <w:r w:rsidR="00884D1C" w:rsidRPr="00E77497" w:rsidDel="001E28FF">
            <w:rPr>
              <w:i/>
            </w:rPr>
            <w:delText>rval</w:delText>
          </w:r>
        </w:del>
      </w:ins>
      <w:ins w:id="17383" w:author="Rev 10 Allen Wirfs-Brock" w:date="2012-08-07T16:33:00Z">
        <w:r w:rsidR="001E28FF">
          <w:rPr>
            <w:i/>
          </w:rPr>
          <w:t>value</w:t>
        </w:r>
      </w:ins>
      <w:ins w:id="17384" w:author="Rev 3 Allen Wirfs-Brock" w:date="2011-09-09T12:39:00Z">
        <w:r w:rsidR="00884D1C" w:rsidRPr="00E77497">
          <w:t xml:space="preserve"> as the </w:t>
        </w:r>
        <w:r w:rsidR="00884D1C" w:rsidRPr="00E77497">
          <w:rPr>
            <w:rStyle w:val="bnf"/>
          </w:rPr>
          <w:t>obj</w:t>
        </w:r>
        <w:r w:rsidR="00884D1C" w:rsidRPr="00E77497">
          <w:rPr>
            <w:i/>
          </w:rPr>
          <w:t xml:space="preserve"> </w:t>
        </w:r>
        <w:r w:rsidR="00884D1C" w:rsidRPr="00E77497">
          <w:t xml:space="preserve">parameter and </w:t>
        </w:r>
        <w:r w:rsidR="00884D1C" w:rsidRPr="00E77497">
          <w:rPr>
            <w:i/>
          </w:rPr>
          <w:t>env</w:t>
        </w:r>
        <w:r w:rsidR="00884D1C" w:rsidRPr="00E77497">
          <w:t xml:space="preserve"> as the </w:t>
        </w:r>
        <w:r w:rsidR="00884D1C" w:rsidRPr="00E77497">
          <w:rPr>
            <w:i/>
          </w:rPr>
          <w:t>environment</w:t>
        </w:r>
        <w:r w:rsidR="00884D1C" w:rsidRPr="00E77497">
          <w:t xml:space="preserve"> parameter.</w:t>
        </w:r>
      </w:ins>
    </w:p>
    <w:p w14:paraId="5F9BC7BE" w14:textId="77777777" w:rsidR="000103D2" w:rsidRPr="00E77497" w:rsidDel="006445D5" w:rsidRDefault="000103D2" w:rsidP="000103D2">
      <w:pPr>
        <w:rPr>
          <w:ins w:id="17385" w:author="Rev 3 Allen Wirfs-Brock" w:date="2011-09-09T13:54:00Z"/>
          <w:del w:id="17386" w:author="Rev 4 Allen Wirfs-Brock" w:date="2011-11-06T11:58:00Z"/>
        </w:rPr>
      </w:pPr>
      <w:ins w:id="17387" w:author="Rev 3 Allen Wirfs-Brock" w:date="2011-09-09T13:54:00Z">
        <w:del w:id="17388" w:author="Rev 4 Allen Wirfs-Brock" w:date="2011-11-06T11:58:00Z">
          <w:r w:rsidRPr="00E77497" w:rsidDel="006445D5">
            <w:rPr>
              <w:rStyle w:val="bnf"/>
            </w:rPr>
            <w:delText>BindingIdentifier</w:delText>
          </w:r>
          <w:r w:rsidRPr="00E77497" w:rsidDel="006445D5">
            <w:delText xml:space="preserve"> </w:delText>
          </w:r>
          <w:r w:rsidRPr="00E77497" w:rsidDel="006445D5">
            <w:rPr>
              <w:rFonts w:ascii="Courier New" w:hAnsi="Courier New" w:cs="Courier New"/>
              <w:b/>
            </w:rPr>
            <w:delText>:</w:delText>
          </w:r>
          <w:r w:rsidRPr="00E77497" w:rsidDel="006445D5">
            <w:delText xml:space="preserve"> </w:delText>
          </w:r>
          <w:r w:rsidRPr="00E77497" w:rsidDel="006445D5">
            <w:rPr>
              <w:rStyle w:val="bnf"/>
            </w:rPr>
            <w:delText>Identifier</w:delText>
          </w:r>
          <w:r w:rsidRPr="00E77497" w:rsidDel="006445D5">
            <w:delText xml:space="preserve"> </w:delText>
          </w:r>
        </w:del>
        <w:del w:id="17389" w:author="Rev 4 Allen Wirfs-Brock" w:date="2011-10-15T17:21:00Z">
          <w:r w:rsidRPr="00E77497" w:rsidDel="00DD1B17">
            <w:delText>is evaluated as follows:</w:delText>
          </w:r>
        </w:del>
      </w:ins>
    </w:p>
    <w:p w14:paraId="764AAE58" w14:textId="77777777" w:rsidR="000103D2" w:rsidRPr="00E77497" w:rsidDel="006445D5" w:rsidRDefault="000103D2">
      <w:pPr>
        <w:pStyle w:val="Alg2"/>
        <w:numPr>
          <w:ilvl w:val="0"/>
          <w:numId w:val="454"/>
        </w:numPr>
        <w:spacing w:after="220"/>
        <w:rPr>
          <w:ins w:id="17390" w:author="Rev 3 Allen Wirfs-Brock" w:date="2011-09-09T13:54:00Z"/>
          <w:del w:id="17391" w:author="Rev 4 Allen Wirfs-Brock" w:date="2011-11-06T11:58:00Z"/>
        </w:rPr>
        <w:pPrChange w:id="17392" w:author="Rev 4 Allen Wirfs-Brock" w:date="2011-11-07T12:16:00Z">
          <w:pPr>
            <w:pStyle w:val="Alg2"/>
            <w:numPr>
              <w:numId w:val="481"/>
            </w:numPr>
            <w:tabs>
              <w:tab w:val="num" w:pos="360"/>
            </w:tabs>
            <w:spacing w:after="220"/>
            <w:ind w:left="360" w:hanging="360"/>
          </w:pPr>
        </w:pPrChange>
      </w:pPr>
      <w:ins w:id="17393" w:author="Rev 3 Allen Wirfs-Brock" w:date="2011-09-09T13:54:00Z">
        <w:del w:id="17394" w:author="Rev 4 Allen Wirfs-Brock" w:date="2011-11-06T11:58:00Z">
          <w:r w:rsidRPr="00E77497" w:rsidDel="006445D5">
            <w:delText xml:space="preserve">Return the result of evaluating </w:delText>
          </w:r>
          <w:r w:rsidRPr="00E77497" w:rsidDel="006445D5">
            <w:rPr>
              <w:rStyle w:val="bnf"/>
            </w:rPr>
            <w:delText xml:space="preserve">Identifier </w:delText>
          </w:r>
          <w:r w:rsidRPr="00E77497" w:rsidDel="006445D5">
            <w:rPr>
              <w:rStyle w:val="bnf"/>
              <w:i w:val="0"/>
            </w:rPr>
            <w:delText>as described in 11.1.2</w:delText>
          </w:r>
          <w:r w:rsidRPr="00E77497" w:rsidDel="006445D5">
            <w:delText>.</w:delText>
          </w:r>
        </w:del>
      </w:ins>
    </w:p>
    <w:p w14:paraId="2A0F5C82" w14:textId="77777777" w:rsidR="000103D2" w:rsidRPr="00E77497" w:rsidDel="00F71D44" w:rsidRDefault="000103D2" w:rsidP="000103D2">
      <w:pPr>
        <w:rPr>
          <w:ins w:id="17395" w:author="Rev 3 Allen Wirfs-Brock" w:date="2011-09-09T13:57:00Z"/>
          <w:del w:id="17396" w:author="Rev 8 Allen Wirfs-Brock" w:date="2012-06-01T08:49:00Z"/>
        </w:rPr>
      </w:pPr>
      <w:ins w:id="17397" w:author="Rev 3 Allen Wirfs-Brock" w:date="2011-09-09T13:57:00Z">
        <w:del w:id="17398" w:author="Rev 8 Allen Wirfs-Brock" w:date="2012-06-01T08:49:00Z">
          <w:r w:rsidRPr="00E77497" w:rsidDel="00F71D44">
            <w:delText xml:space="preserve">The production </w:delText>
          </w:r>
          <w:r w:rsidRPr="00E77497" w:rsidDel="00F71D44">
            <w:rPr>
              <w:rFonts w:ascii="Times New Roman" w:hAnsi="Times New Roman"/>
              <w:i/>
            </w:rPr>
            <w:delText xml:space="preserve">Initialiser </w:delText>
          </w:r>
          <w:r w:rsidRPr="00E77497" w:rsidDel="00F71D44">
            <w:rPr>
              <w:b/>
            </w:rPr>
            <w:delText>:</w:delText>
          </w:r>
          <w:r w:rsidRPr="00E77497" w:rsidDel="00F71D44">
            <w:rPr>
              <w:rFonts w:ascii="Times New Roman" w:hAnsi="Times New Roman"/>
              <w:i/>
            </w:rPr>
            <w:delText xml:space="preserve"> </w:delText>
          </w:r>
          <w:r w:rsidRPr="00E77497" w:rsidDel="00F71D44">
            <w:rPr>
              <w:rFonts w:ascii="Courier New" w:hAnsi="Courier New"/>
              <w:b/>
            </w:rPr>
            <w:delText>=</w:delText>
          </w:r>
          <w:r w:rsidRPr="00E77497" w:rsidDel="00F71D44">
            <w:rPr>
              <w:rFonts w:ascii="Times New Roman" w:hAnsi="Times New Roman"/>
              <w:i/>
            </w:rPr>
            <w:delText xml:space="preserve"> AssignmentExpression</w:delText>
          </w:r>
          <w:r w:rsidRPr="00E77497" w:rsidDel="00F71D44">
            <w:delText xml:space="preserve"> is evaluated as follows:</w:delText>
          </w:r>
        </w:del>
      </w:ins>
    </w:p>
    <w:p w14:paraId="2A5CA87E" w14:textId="77777777" w:rsidR="000103D2" w:rsidRPr="00E77497" w:rsidDel="00F71D44" w:rsidRDefault="000103D2" w:rsidP="00FA3203">
      <w:pPr>
        <w:pStyle w:val="Alg2"/>
        <w:numPr>
          <w:ilvl w:val="0"/>
          <w:numId w:val="114"/>
        </w:numPr>
        <w:spacing w:after="220"/>
        <w:rPr>
          <w:ins w:id="17399" w:author="Rev 3 Allen Wirfs-Brock" w:date="2011-09-09T13:57:00Z"/>
          <w:del w:id="17400" w:author="Rev 8 Allen Wirfs-Brock" w:date="2012-06-01T08:49:00Z"/>
          <w:rFonts w:ascii="Arial" w:hAnsi="Arial"/>
        </w:rPr>
      </w:pPr>
      <w:ins w:id="17401" w:author="Rev 3 Allen Wirfs-Brock" w:date="2011-09-09T13:57:00Z">
        <w:del w:id="17402" w:author="Rev 8 Allen Wirfs-Brock" w:date="2012-06-01T08:49:00Z">
          <w:r w:rsidRPr="00E77497" w:rsidDel="00F71D44">
            <w:delText xml:space="preserve">Return the result of evaluating </w:delText>
          </w:r>
          <w:r w:rsidRPr="00E77497" w:rsidDel="00F71D44">
            <w:rPr>
              <w:i/>
            </w:rPr>
            <w:delText>AssignmentExpression</w:delText>
          </w:r>
          <w:r w:rsidRPr="00E77497" w:rsidDel="00F71D44">
            <w:rPr>
              <w:rFonts w:ascii="Arial" w:hAnsi="Arial"/>
            </w:rPr>
            <w:delText>.</w:delText>
          </w:r>
        </w:del>
      </w:ins>
    </w:p>
    <w:p w14:paraId="3FB8A544" w14:textId="77777777" w:rsidR="00884D1C" w:rsidRPr="00E77497" w:rsidDel="002C135B" w:rsidRDefault="00884D1C" w:rsidP="00884D1C">
      <w:pPr>
        <w:rPr>
          <w:ins w:id="17403" w:author="Rev 3 Allen Wirfs-Brock" w:date="2011-09-09T12:39:00Z"/>
          <w:del w:id="17404" w:author="Rev 4 Allen Wirfs-Brock" w:date="2011-10-15T17:22:00Z"/>
        </w:rPr>
      </w:pPr>
      <w:ins w:id="17405" w:author="Rev 3 Allen Wirfs-Brock" w:date="2011-09-09T12:39:00Z">
        <w:del w:id="17406" w:author="Rev 4 Allen Wirfs-Brock" w:date="2011-10-15T17:22:00Z">
          <w:r w:rsidRPr="00E77497" w:rsidDel="002C135B">
            <w:delText xml:space="preserve">The </w:delText>
          </w:r>
          <w:r w:rsidRPr="00E77497" w:rsidDel="002C135B">
            <w:rPr>
              <w:rStyle w:val="bnf"/>
            </w:rPr>
            <w:delText>LetBindingListNoIn</w:delText>
          </w:r>
          <w:r w:rsidRPr="00E77497" w:rsidDel="002C135B">
            <w:delText xml:space="preserve">, </w:delText>
          </w:r>
          <w:r w:rsidRPr="00E77497" w:rsidDel="002C135B">
            <w:rPr>
              <w:rStyle w:val="bnf"/>
            </w:rPr>
            <w:delText>LetBindingNoIn</w:delText>
          </w:r>
          <w:r w:rsidRPr="00E77497" w:rsidDel="002C135B">
            <w:delText xml:space="preserve"> and </w:delText>
          </w:r>
          <w:r w:rsidRPr="00E77497" w:rsidDel="002C135B">
            <w:rPr>
              <w:rStyle w:val="bnf"/>
            </w:rPr>
            <w:delText>InitialiserNoIn</w:delText>
          </w:r>
          <w:r w:rsidRPr="00E77497" w:rsidDel="002C135B">
            <w:delText xml:space="preserve"> productions are evaluated in the same manner as the </w:delText>
          </w:r>
          <w:r w:rsidRPr="00E77497" w:rsidDel="002C135B">
            <w:rPr>
              <w:rStyle w:val="bnf"/>
            </w:rPr>
            <w:delText>LetBindingList</w:delText>
          </w:r>
          <w:r w:rsidRPr="00E77497" w:rsidDel="002C135B">
            <w:delText xml:space="preserve">, </w:delText>
          </w:r>
          <w:r w:rsidRPr="00E77497" w:rsidDel="002C135B">
            <w:rPr>
              <w:rStyle w:val="bnf"/>
            </w:rPr>
            <w:delText>LetBinding</w:delText>
          </w:r>
          <w:r w:rsidRPr="00E77497" w:rsidDel="002C135B">
            <w:delText xml:space="preserve"> and </w:delText>
          </w:r>
          <w:r w:rsidRPr="00E77497" w:rsidDel="002C135B">
            <w:rPr>
              <w:rStyle w:val="bnf"/>
            </w:rPr>
            <w:delText>Initialiser</w:delText>
          </w:r>
          <w:r w:rsidRPr="00E77497" w:rsidDel="002C135B">
            <w:delText xml:space="preserve"> productions except that the contained </w:delText>
          </w:r>
          <w:r w:rsidRPr="00E77497" w:rsidDel="002C135B">
            <w:rPr>
              <w:rStyle w:val="bnf"/>
            </w:rPr>
            <w:delText>LetBindingListNoIn</w:delText>
          </w:r>
          <w:r w:rsidRPr="00E77497" w:rsidDel="002C135B">
            <w:delText xml:space="preserve">, </w:delText>
          </w:r>
          <w:r w:rsidRPr="00E77497" w:rsidDel="002C135B">
            <w:rPr>
              <w:rStyle w:val="bnf"/>
            </w:rPr>
            <w:delText>LetBindingNoIn</w:delText>
          </w:r>
          <w:r w:rsidRPr="00E77497" w:rsidDel="002C135B">
            <w:delText xml:space="preserve">, </w:delText>
          </w:r>
          <w:r w:rsidRPr="00E77497" w:rsidDel="002C135B">
            <w:rPr>
              <w:rStyle w:val="bnf"/>
            </w:rPr>
            <w:delText>InitialiserNoIn</w:delText>
          </w:r>
          <w:r w:rsidRPr="00E77497" w:rsidDel="002C135B">
            <w:delText xml:space="preserve"> and </w:delText>
          </w:r>
          <w:r w:rsidRPr="00E77497" w:rsidDel="002C135B">
            <w:rPr>
              <w:rStyle w:val="bnf"/>
            </w:rPr>
            <w:delText>AssignmentExpressionNoIn</w:delText>
          </w:r>
          <w:r w:rsidRPr="00E77497" w:rsidDel="002C135B">
            <w:delText xml:space="preserve"> are evaluated instead of the contained </w:delText>
          </w:r>
          <w:r w:rsidRPr="00E77497" w:rsidDel="002C135B">
            <w:rPr>
              <w:rStyle w:val="bnf"/>
            </w:rPr>
            <w:delText>LetBindingList</w:delText>
          </w:r>
          <w:r w:rsidRPr="00E77497" w:rsidDel="002C135B">
            <w:delText xml:space="preserve">, </w:delText>
          </w:r>
          <w:r w:rsidRPr="00E77497" w:rsidDel="002C135B">
            <w:rPr>
              <w:rStyle w:val="bnf"/>
            </w:rPr>
            <w:delText>LetBinding</w:delText>
          </w:r>
          <w:r w:rsidRPr="00E77497" w:rsidDel="002C135B">
            <w:delText xml:space="preserve">, </w:delText>
          </w:r>
          <w:r w:rsidRPr="00E77497" w:rsidDel="002C135B">
            <w:rPr>
              <w:rStyle w:val="bnf"/>
            </w:rPr>
            <w:delText>Initialiser</w:delText>
          </w:r>
          <w:r w:rsidRPr="00E77497" w:rsidDel="002C135B">
            <w:delText xml:space="preserve"> and </w:delText>
          </w:r>
          <w:r w:rsidRPr="00E77497" w:rsidDel="002C135B">
            <w:rPr>
              <w:rStyle w:val="bnf"/>
            </w:rPr>
            <w:delText>AssignmentExpression</w:delText>
          </w:r>
          <w:r w:rsidRPr="00E77497" w:rsidDel="002C135B">
            <w:delText>, respectively.</w:delText>
          </w:r>
        </w:del>
      </w:ins>
    </w:p>
    <w:p w14:paraId="29A90416" w14:textId="77777777" w:rsidR="00884D1C" w:rsidRPr="00E77497" w:rsidDel="002B4235" w:rsidRDefault="00884D1C" w:rsidP="00884D1C">
      <w:pPr>
        <w:pStyle w:val="30"/>
        <w:numPr>
          <w:ilvl w:val="0"/>
          <w:numId w:val="0"/>
        </w:numPr>
        <w:rPr>
          <w:ins w:id="17407" w:author="Rev 3 Allen Wirfs-Brock" w:date="2011-09-09T12:39:00Z"/>
          <w:del w:id="17408" w:author="Rev 6 Allen Wirfs-Brock" w:date="2012-02-25T16:20:00Z"/>
        </w:rPr>
      </w:pPr>
      <w:ins w:id="17409" w:author="Rev 3 Allen Wirfs-Brock" w:date="2011-09-09T12:39:00Z">
        <w:del w:id="17410" w:author="Rev 6 Allen Wirfs-Brock" w:date="2012-02-25T16:20:00Z">
          <w:r w:rsidRPr="00E77497" w:rsidDel="002B4235">
            <w:delText>12.2.2</w:delText>
          </w:r>
          <w:r w:rsidRPr="00E77497" w:rsidDel="002B4235">
            <w:tab/>
            <w:delText>Const Declaration</w:delText>
          </w:r>
        </w:del>
      </w:ins>
    </w:p>
    <w:p w14:paraId="540E866D" w14:textId="77777777" w:rsidR="00297CB6" w:rsidRPr="00E77497" w:rsidDel="002B4235" w:rsidRDefault="00297CB6" w:rsidP="00297CB6">
      <w:pPr>
        <w:rPr>
          <w:ins w:id="17411" w:author="Rev 4 Allen Wirfs-Brock" w:date="2011-10-15T17:30:00Z"/>
          <w:del w:id="17412" w:author="Rev 6 Allen Wirfs-Brock" w:date="2012-02-25T16:19:00Z"/>
          <w:sz w:val="18"/>
        </w:rPr>
      </w:pPr>
      <w:ins w:id="17413" w:author="Rev 4 Allen Wirfs-Brock" w:date="2011-10-15T17:30:00Z">
        <w:del w:id="17414" w:author="Rev 6 Allen Wirfs-Brock" w:date="2012-02-25T16:19:00Z">
          <w:r w:rsidRPr="00E77497" w:rsidDel="002B4235">
            <w:rPr>
              <w:sz w:val="18"/>
            </w:rPr>
            <w:delText>NOTE</w:delText>
          </w:r>
          <w:r w:rsidRPr="00E77497" w:rsidDel="002B4235">
            <w:rPr>
              <w:sz w:val="18"/>
            </w:rPr>
            <w:tab/>
            <w:delText xml:space="preserve">A </w:delText>
          </w:r>
          <w:r w:rsidRPr="00E77497" w:rsidDel="002B4235">
            <w:rPr>
              <w:rFonts w:ascii="Courier New" w:hAnsi="Courier New"/>
              <w:b/>
              <w:sz w:val="18"/>
            </w:rPr>
            <w:delText>const</w:delText>
          </w:r>
          <w:r w:rsidRPr="00E77497" w:rsidDel="002B4235">
            <w:rPr>
              <w:sz w:val="18"/>
            </w:rPr>
            <w:delText xml:space="preserve"> declaration defines read-only variables that are scoped to the current execution context’s LexicalEnvironment. Constant variables are created when their containing Lexical Environment is instantiated but may not be accssed in any way until the variable’s </w:delText>
          </w:r>
          <w:r w:rsidRPr="00E77497" w:rsidDel="002B4235">
            <w:rPr>
              <w:rFonts w:ascii="Times New Roman" w:hAnsi="Times New Roman"/>
              <w:i/>
              <w:sz w:val="18"/>
            </w:rPr>
            <w:delText>ConstBinding</w:delText>
          </w:r>
          <w:r w:rsidRPr="00E77497" w:rsidDel="002B4235">
            <w:rPr>
              <w:sz w:val="18"/>
            </w:rPr>
            <w:delText xml:space="preserve"> is executed. A variable defined by a </w:delText>
          </w:r>
          <w:r w:rsidRPr="00E77497" w:rsidDel="002B4235">
            <w:rPr>
              <w:rFonts w:ascii="Times New Roman" w:hAnsi="Times New Roman"/>
              <w:i/>
              <w:sz w:val="18"/>
            </w:rPr>
            <w:delText>ConstBinding</w:delText>
          </w:r>
          <w:r w:rsidRPr="00E77497" w:rsidDel="002B4235">
            <w:rPr>
              <w:sz w:val="18"/>
            </w:rPr>
            <w:delText xml:space="preserve"> is assigned the value of its </w:delText>
          </w:r>
          <w:r w:rsidRPr="00E77497" w:rsidDel="002B4235">
            <w:rPr>
              <w:rFonts w:ascii="Times New Roman" w:hAnsi="Times New Roman"/>
              <w:i/>
              <w:sz w:val="18"/>
            </w:rPr>
            <w:delText>Initialiser</w:delText>
          </w:r>
          <w:r w:rsidRPr="00E77497" w:rsidDel="002B4235">
            <w:rPr>
              <w:rFonts w:ascii="Times New Roman" w:hAnsi="Times New Roman"/>
              <w:sz w:val="18"/>
            </w:rPr>
            <w:delText>’s</w:delText>
          </w:r>
          <w:r w:rsidRPr="00E77497" w:rsidDel="002B4235">
            <w:rPr>
              <w:sz w:val="18"/>
            </w:rPr>
            <w:delText xml:space="preserve"> </w:delText>
          </w:r>
          <w:r w:rsidRPr="00E77497" w:rsidDel="002B4235">
            <w:rPr>
              <w:rFonts w:ascii="Times New Roman" w:hAnsi="Times New Roman"/>
              <w:i/>
              <w:sz w:val="18"/>
            </w:rPr>
            <w:delText>AssignmentExpression</w:delText>
          </w:r>
          <w:r w:rsidRPr="00E77497" w:rsidDel="002B4235">
            <w:rPr>
              <w:sz w:val="18"/>
            </w:rPr>
            <w:delText xml:space="preserve"> when the </w:delText>
          </w:r>
          <w:r w:rsidRPr="00E77497" w:rsidDel="002B4235">
            <w:rPr>
              <w:rFonts w:ascii="Times New Roman" w:hAnsi="Times New Roman"/>
              <w:i/>
              <w:sz w:val="18"/>
            </w:rPr>
            <w:delText>ConstBinding</w:delText>
          </w:r>
          <w:r w:rsidRPr="00E77497" w:rsidDel="002B4235">
            <w:rPr>
              <w:sz w:val="18"/>
            </w:rPr>
            <w:delText xml:space="preserve"> is executed, not when the variable is created.</w:delText>
          </w:r>
        </w:del>
      </w:ins>
    </w:p>
    <w:p w14:paraId="4C47D38C" w14:textId="77777777" w:rsidR="00884D1C" w:rsidRPr="00E77497" w:rsidDel="002B4235" w:rsidRDefault="00884D1C" w:rsidP="00884D1C">
      <w:pPr>
        <w:pStyle w:val="Syntax"/>
        <w:rPr>
          <w:ins w:id="17415" w:author="Rev 3 Allen Wirfs-Brock" w:date="2011-09-09T12:39:00Z"/>
          <w:del w:id="17416" w:author="Rev 6 Allen Wirfs-Brock" w:date="2012-02-25T16:19:00Z"/>
        </w:rPr>
      </w:pPr>
      <w:ins w:id="17417" w:author="Rev 3 Allen Wirfs-Brock" w:date="2011-09-09T12:39:00Z">
        <w:del w:id="17418" w:author="Rev 6 Allen Wirfs-Brock" w:date="2012-02-25T16:19:00Z">
          <w:r w:rsidRPr="00E77497" w:rsidDel="002B4235">
            <w:delText>Syntax</w:delText>
          </w:r>
        </w:del>
      </w:ins>
    </w:p>
    <w:p w14:paraId="7A8B746D" w14:textId="77777777" w:rsidR="00884D1C" w:rsidRPr="00E77497" w:rsidDel="002B4235" w:rsidRDefault="00884D1C" w:rsidP="00884D1C">
      <w:pPr>
        <w:pStyle w:val="SyntaxRule"/>
        <w:rPr>
          <w:ins w:id="17419" w:author="Rev 3 Allen Wirfs-Brock" w:date="2011-09-09T12:39:00Z"/>
          <w:del w:id="17420" w:author="Rev 6 Allen Wirfs-Brock" w:date="2012-02-25T16:19:00Z"/>
        </w:rPr>
      </w:pPr>
      <w:ins w:id="17421" w:author="Rev 3 Allen Wirfs-Brock" w:date="2011-09-09T12:39:00Z">
        <w:del w:id="17422" w:author="Rev 6 Allen Wirfs-Brock" w:date="2012-02-25T16:19:00Z">
          <w:r w:rsidRPr="00E77497" w:rsidDel="002B4235">
            <w:delText xml:space="preserve">ConstDeclaration </w:delText>
          </w:r>
          <w:r w:rsidRPr="00E77497" w:rsidDel="002B4235">
            <w:rPr>
              <w:rFonts w:ascii="Arial" w:hAnsi="Arial"/>
              <w:b/>
              <w:i w:val="0"/>
            </w:rPr>
            <w:delText>:</w:delText>
          </w:r>
        </w:del>
      </w:ins>
    </w:p>
    <w:p w14:paraId="52FE803E" w14:textId="77777777" w:rsidR="00884D1C" w:rsidRPr="00E77497" w:rsidDel="002B4235" w:rsidRDefault="00884D1C" w:rsidP="00884D1C">
      <w:pPr>
        <w:pStyle w:val="SyntaxDefinition"/>
        <w:rPr>
          <w:ins w:id="17423" w:author="Rev 3 Allen Wirfs-Brock" w:date="2011-09-09T12:39:00Z"/>
          <w:del w:id="17424" w:author="Rev 6 Allen Wirfs-Brock" w:date="2012-02-25T16:19:00Z"/>
        </w:rPr>
      </w:pPr>
      <w:ins w:id="17425" w:author="Rev 3 Allen Wirfs-Brock" w:date="2011-09-09T12:39:00Z">
        <w:del w:id="17426" w:author="Rev 6 Allen Wirfs-Brock" w:date="2012-02-25T16:19:00Z">
          <w:r w:rsidRPr="00E77497" w:rsidDel="002B4235">
            <w:rPr>
              <w:rFonts w:ascii="Courier New" w:hAnsi="Courier New"/>
              <w:b/>
              <w:i w:val="0"/>
            </w:rPr>
            <w:delText>const</w:delText>
          </w:r>
          <w:r w:rsidRPr="00E77497" w:rsidDel="002B4235">
            <w:delText xml:space="preserve"> ConstBindingList </w:delText>
          </w:r>
          <w:r w:rsidRPr="00E77497" w:rsidDel="002B4235">
            <w:rPr>
              <w:rFonts w:ascii="Courier New" w:hAnsi="Courier New"/>
              <w:b/>
              <w:i w:val="0"/>
            </w:rPr>
            <w:delText>;</w:delText>
          </w:r>
        </w:del>
      </w:ins>
    </w:p>
    <w:p w14:paraId="088AB41A" w14:textId="77777777" w:rsidR="00884D1C" w:rsidRPr="00E77497" w:rsidDel="002B4235" w:rsidRDefault="00884D1C" w:rsidP="00884D1C">
      <w:pPr>
        <w:pStyle w:val="SyntaxRule"/>
        <w:rPr>
          <w:ins w:id="17427" w:author="Rev 3 Allen Wirfs-Brock" w:date="2011-09-09T12:39:00Z"/>
          <w:del w:id="17428" w:author="Rev 6 Allen Wirfs-Brock" w:date="2012-02-25T16:19:00Z"/>
        </w:rPr>
      </w:pPr>
      <w:ins w:id="17429" w:author="Rev 3 Allen Wirfs-Brock" w:date="2011-09-09T12:39:00Z">
        <w:del w:id="17430" w:author="Rev 6 Allen Wirfs-Brock" w:date="2012-02-25T16:19:00Z">
          <w:r w:rsidRPr="00E77497" w:rsidDel="002B4235">
            <w:delText xml:space="preserve">ConstBindingList </w:delText>
          </w:r>
          <w:r w:rsidRPr="00E77497" w:rsidDel="002B4235">
            <w:rPr>
              <w:rFonts w:ascii="Arial" w:hAnsi="Arial"/>
              <w:b/>
              <w:i w:val="0"/>
            </w:rPr>
            <w:delText>:</w:delText>
          </w:r>
        </w:del>
      </w:ins>
    </w:p>
    <w:p w14:paraId="4C2BFA4C" w14:textId="77777777" w:rsidR="00884D1C" w:rsidRPr="00E77497" w:rsidDel="002B4235" w:rsidRDefault="00884D1C" w:rsidP="00884D1C">
      <w:pPr>
        <w:pStyle w:val="SyntaxDefinition"/>
        <w:rPr>
          <w:ins w:id="17431" w:author="Rev 3 Allen Wirfs-Brock" w:date="2011-09-09T12:39:00Z"/>
          <w:del w:id="17432" w:author="Rev 6 Allen Wirfs-Brock" w:date="2012-02-25T16:19:00Z"/>
        </w:rPr>
      </w:pPr>
      <w:ins w:id="17433" w:author="Rev 3 Allen Wirfs-Brock" w:date="2011-09-09T12:39:00Z">
        <w:del w:id="17434" w:author="Rev 6 Allen Wirfs-Brock" w:date="2012-02-25T16:19:00Z">
          <w:r w:rsidRPr="00E77497" w:rsidDel="002B4235">
            <w:delText>ConstBinding</w:delText>
          </w:r>
          <w:r w:rsidRPr="00E77497" w:rsidDel="002B4235">
            <w:br/>
            <w:delText xml:space="preserve">ConstBinding List </w:delText>
          </w:r>
          <w:r w:rsidRPr="00E77497" w:rsidDel="002B4235">
            <w:rPr>
              <w:rFonts w:ascii="Courier New" w:hAnsi="Courier New"/>
              <w:b/>
              <w:i w:val="0"/>
            </w:rPr>
            <w:delText>,</w:delText>
          </w:r>
          <w:r w:rsidRPr="00E77497" w:rsidDel="002B4235">
            <w:delText xml:space="preserve"> ConstBinding</w:delText>
          </w:r>
        </w:del>
      </w:ins>
    </w:p>
    <w:p w14:paraId="4E2E1FEF" w14:textId="77777777" w:rsidR="00884D1C" w:rsidRPr="00E77497" w:rsidDel="002B4235" w:rsidRDefault="00884D1C" w:rsidP="00884D1C">
      <w:pPr>
        <w:pStyle w:val="SyntaxRule"/>
        <w:rPr>
          <w:ins w:id="17435" w:author="Rev 3 Allen Wirfs-Brock" w:date="2011-09-09T12:39:00Z"/>
          <w:del w:id="17436" w:author="Rev 6 Allen Wirfs-Brock" w:date="2012-02-25T16:19:00Z"/>
        </w:rPr>
      </w:pPr>
      <w:ins w:id="17437" w:author="Rev 3 Allen Wirfs-Brock" w:date="2011-09-09T12:39:00Z">
        <w:del w:id="17438" w:author="Rev 6 Allen Wirfs-Brock" w:date="2012-02-25T16:19:00Z">
          <w:r w:rsidRPr="00E77497" w:rsidDel="002B4235">
            <w:delText xml:space="preserve">ConstBinding </w:delText>
          </w:r>
          <w:r w:rsidRPr="00E77497" w:rsidDel="002B4235">
            <w:rPr>
              <w:rFonts w:ascii="Arial" w:hAnsi="Arial"/>
              <w:b/>
              <w:i w:val="0"/>
            </w:rPr>
            <w:delText>:</w:delText>
          </w:r>
        </w:del>
      </w:ins>
    </w:p>
    <w:p w14:paraId="5A8BE3FF" w14:textId="77777777" w:rsidR="00884D1C" w:rsidRPr="00E77497" w:rsidDel="002B4235" w:rsidRDefault="00884D1C" w:rsidP="00884D1C">
      <w:pPr>
        <w:pStyle w:val="SyntaxDefinition"/>
        <w:rPr>
          <w:ins w:id="17439" w:author="Rev 3 Allen Wirfs-Brock" w:date="2011-09-09T12:39:00Z"/>
          <w:del w:id="17440" w:author="Rev 6 Allen Wirfs-Brock" w:date="2012-02-25T16:19:00Z"/>
        </w:rPr>
      </w:pPr>
      <w:ins w:id="17441" w:author="Rev 3 Allen Wirfs-Brock" w:date="2011-09-09T12:39:00Z">
        <w:del w:id="17442" w:author="Rev 6 Allen Wirfs-Brock" w:date="2012-02-25T16:19:00Z">
          <w:r w:rsidRPr="00E77497" w:rsidDel="002B4235">
            <w:delText>BindingIdentifier</w:delText>
          </w:r>
          <w:r w:rsidRPr="008F2447" w:rsidDel="002B4235">
            <w:rPr>
              <w:rFonts w:ascii="Courier New" w:hAnsi="Courier New" w:cs="Courier New"/>
              <w:i w:val="0"/>
            </w:rPr>
            <w:delText xml:space="preserve"> </w:delText>
          </w:r>
          <w:r w:rsidRPr="00E77497" w:rsidDel="002B4235">
            <w:delText>Initialiser</w:delText>
          </w:r>
          <w:r w:rsidRPr="00E77497" w:rsidDel="002B4235">
            <w:rPr>
              <w:rFonts w:ascii="Arial" w:hAnsi="Arial" w:cs="Arial"/>
              <w:i w:val="0"/>
              <w:vertAlign w:val="subscript"/>
            </w:rPr>
            <w:br/>
          </w:r>
          <w:r w:rsidRPr="00E77497" w:rsidDel="002B4235">
            <w:delText>BindingPattern</w:delText>
          </w:r>
          <w:r w:rsidRPr="008F2447" w:rsidDel="002B4235">
            <w:rPr>
              <w:rFonts w:ascii="Courier New" w:hAnsi="Courier New" w:cs="Courier New"/>
              <w:i w:val="0"/>
            </w:rPr>
            <w:delText xml:space="preserve">  </w:delText>
          </w:r>
          <w:r w:rsidRPr="00E77497" w:rsidDel="002B4235">
            <w:delText>Initialiser</w:delText>
          </w:r>
        </w:del>
      </w:ins>
    </w:p>
    <w:p w14:paraId="43B6951D" w14:textId="77777777" w:rsidR="00884D1C" w:rsidRPr="00E77497" w:rsidDel="002B4235" w:rsidRDefault="00884D1C" w:rsidP="00884D1C">
      <w:pPr>
        <w:rPr>
          <w:ins w:id="17443" w:author="Rev 3 Allen Wirfs-Brock" w:date="2011-09-09T12:39:00Z"/>
          <w:del w:id="17444" w:author="Rev 6 Allen Wirfs-Brock" w:date="2012-02-25T16:20:00Z"/>
          <w:sz w:val="18"/>
        </w:rPr>
      </w:pPr>
      <w:ins w:id="17445" w:author="Rev 3 Allen Wirfs-Brock" w:date="2011-09-09T12:39:00Z">
        <w:del w:id="17446" w:author="Rev 6 Allen Wirfs-Brock" w:date="2012-02-25T16:20:00Z">
          <w:r w:rsidRPr="00E77497" w:rsidDel="002B4235">
            <w:rPr>
              <w:sz w:val="18"/>
            </w:rPr>
            <w:delText>NOTE</w:delText>
          </w:r>
          <w:r w:rsidRPr="00E77497" w:rsidDel="002B4235">
            <w:rPr>
              <w:sz w:val="18"/>
            </w:rPr>
            <w:tab/>
            <w:delText xml:space="preserve">A </w:delText>
          </w:r>
          <w:r w:rsidRPr="00E77497" w:rsidDel="002B4235">
            <w:rPr>
              <w:rFonts w:ascii="Courier New" w:hAnsi="Courier New"/>
              <w:b/>
              <w:sz w:val="18"/>
            </w:rPr>
            <w:delText>const</w:delText>
          </w:r>
          <w:r w:rsidRPr="00E77497" w:rsidDel="002B4235">
            <w:rPr>
              <w:sz w:val="18"/>
            </w:rPr>
            <w:delText xml:space="preserve"> declaration defines read-only variables that are scoped to the current execution context’s LexicalEnvironment. Constant variables are created when their containing Lexical Environment is instantiated but may not be accssed in any way until the variable’s </w:delText>
          </w:r>
          <w:r w:rsidRPr="00E77497" w:rsidDel="002B4235">
            <w:rPr>
              <w:rFonts w:ascii="Times New Roman" w:hAnsi="Times New Roman"/>
              <w:i/>
              <w:sz w:val="18"/>
            </w:rPr>
            <w:delText>ConstBinding</w:delText>
          </w:r>
          <w:r w:rsidRPr="00E77497" w:rsidDel="002B4235">
            <w:rPr>
              <w:sz w:val="18"/>
            </w:rPr>
            <w:delText xml:space="preserve"> is executed. A variable defined by a </w:delText>
          </w:r>
          <w:r w:rsidRPr="00E77497" w:rsidDel="002B4235">
            <w:rPr>
              <w:rFonts w:ascii="Times New Roman" w:hAnsi="Times New Roman"/>
              <w:i/>
              <w:sz w:val="18"/>
            </w:rPr>
            <w:delText>ConstBinding</w:delText>
          </w:r>
          <w:r w:rsidRPr="00E77497" w:rsidDel="002B4235">
            <w:rPr>
              <w:sz w:val="18"/>
            </w:rPr>
            <w:delText xml:space="preserve"> is assigned the value of its </w:delText>
          </w:r>
          <w:r w:rsidRPr="00E77497" w:rsidDel="002B4235">
            <w:rPr>
              <w:rFonts w:ascii="Times New Roman" w:hAnsi="Times New Roman"/>
              <w:i/>
              <w:sz w:val="18"/>
            </w:rPr>
            <w:delText>Initialiser</w:delText>
          </w:r>
          <w:r w:rsidRPr="00E77497" w:rsidDel="002B4235">
            <w:rPr>
              <w:rFonts w:ascii="Times New Roman" w:hAnsi="Times New Roman"/>
              <w:sz w:val="18"/>
            </w:rPr>
            <w:delText>’s</w:delText>
          </w:r>
          <w:r w:rsidRPr="00E77497" w:rsidDel="002B4235">
            <w:rPr>
              <w:sz w:val="18"/>
            </w:rPr>
            <w:delText xml:space="preserve"> </w:delText>
          </w:r>
          <w:r w:rsidRPr="00E77497" w:rsidDel="002B4235">
            <w:rPr>
              <w:rFonts w:ascii="Times New Roman" w:hAnsi="Times New Roman"/>
              <w:i/>
              <w:sz w:val="18"/>
            </w:rPr>
            <w:delText>AssignmentExpression</w:delText>
          </w:r>
          <w:r w:rsidRPr="00E77497" w:rsidDel="002B4235">
            <w:rPr>
              <w:sz w:val="18"/>
            </w:rPr>
            <w:delText xml:space="preserve"> when the </w:delText>
          </w:r>
          <w:r w:rsidRPr="00E77497" w:rsidDel="002B4235">
            <w:rPr>
              <w:rFonts w:ascii="Times New Roman" w:hAnsi="Times New Roman"/>
              <w:i/>
              <w:sz w:val="18"/>
            </w:rPr>
            <w:delText>ConstBinding</w:delText>
          </w:r>
          <w:r w:rsidRPr="00E77497" w:rsidDel="002B4235">
            <w:rPr>
              <w:sz w:val="18"/>
            </w:rPr>
            <w:delText xml:space="preserve"> is executed, not when the variable is created.</w:delText>
          </w:r>
        </w:del>
      </w:ins>
    </w:p>
    <w:p w14:paraId="4E834D74" w14:textId="77777777" w:rsidR="00884D1C" w:rsidRPr="00E77497" w:rsidDel="002B4235" w:rsidRDefault="00884D1C" w:rsidP="00884D1C">
      <w:pPr>
        <w:pStyle w:val="Syntax"/>
        <w:rPr>
          <w:ins w:id="17447" w:author="Rev 3 Allen Wirfs-Brock" w:date="2011-09-09T12:39:00Z"/>
          <w:del w:id="17448" w:author="Rev 6 Allen Wirfs-Brock" w:date="2012-02-25T16:20:00Z"/>
        </w:rPr>
      </w:pPr>
      <w:ins w:id="17449" w:author="Rev 3 Allen Wirfs-Brock" w:date="2011-09-09T12:39:00Z">
        <w:del w:id="17450" w:author="Rev 6 Allen Wirfs-Brock" w:date="2012-02-25T16:20:00Z">
          <w:r w:rsidRPr="00E77497" w:rsidDel="002B4235">
            <w:delText>Semantics</w:delText>
          </w:r>
        </w:del>
      </w:ins>
    </w:p>
    <w:p w14:paraId="1E3F45C4" w14:textId="77777777" w:rsidR="009728E8" w:rsidRPr="00E77497" w:rsidDel="002B4235" w:rsidRDefault="009728E8" w:rsidP="009728E8">
      <w:pPr>
        <w:pStyle w:val="40"/>
        <w:numPr>
          <w:ilvl w:val="0"/>
          <w:numId w:val="0"/>
        </w:numPr>
        <w:rPr>
          <w:ins w:id="17451" w:author="Rev 4 Allen Wirfs-Brock" w:date="2011-10-15T17:32:00Z"/>
          <w:del w:id="17452" w:author="Rev 6 Allen Wirfs-Brock" w:date="2012-02-25T16:20:00Z"/>
        </w:rPr>
      </w:pPr>
      <w:ins w:id="17453" w:author="Rev 4 Allen Wirfs-Brock" w:date="2011-10-15T17:32:00Z">
        <w:del w:id="17454" w:author="Rev 6 Allen Wirfs-Brock" w:date="2012-02-25T16:20:00Z">
          <w:r w:rsidRPr="00E77497" w:rsidDel="002B4235">
            <w:delText>Static Semantics</w:delText>
          </w:r>
        </w:del>
      </w:ins>
    </w:p>
    <w:p w14:paraId="7C6435E2" w14:textId="77777777" w:rsidR="009728E8" w:rsidRPr="00E77497" w:rsidDel="00F144A1" w:rsidRDefault="00C9049C" w:rsidP="009728E8">
      <w:pPr>
        <w:rPr>
          <w:ins w:id="17455" w:author="Rev 4 Allen Wirfs-Brock" w:date="2011-10-15T17:32:00Z"/>
          <w:del w:id="17456" w:author="Rev 6 Allen Wirfs-Brock" w:date="2012-01-26T15:04:00Z"/>
          <w:rFonts w:ascii="Helvetica" w:hAnsi="Helvetica"/>
          <w:b/>
        </w:rPr>
      </w:pPr>
      <w:ins w:id="17457" w:author="Rev 4 Allen Wirfs-Brock" w:date="2011-10-20T10:20:00Z">
        <w:del w:id="17458" w:author="Rev 6 Allen Wirfs-Brock" w:date="2012-01-26T15:04:00Z">
          <w:r w:rsidRPr="00E77497" w:rsidDel="00F144A1">
            <w:rPr>
              <w:rFonts w:ascii="Helvetica" w:hAnsi="Helvetica"/>
              <w:b/>
            </w:rPr>
            <w:delText xml:space="preserve">Static Semantics:  </w:delText>
          </w:r>
        </w:del>
      </w:ins>
      <w:ins w:id="17459" w:author="Rev 4 Allen Wirfs-Brock" w:date="2011-10-15T17:32:00Z">
        <w:del w:id="17460" w:author="Rev 6 Allen Wirfs-Brock" w:date="2012-01-26T15:04:00Z">
          <w:r w:rsidR="009728E8" w:rsidRPr="00E77497" w:rsidDel="00F144A1">
            <w:rPr>
              <w:rFonts w:ascii="Helvetica" w:hAnsi="Helvetica"/>
              <w:b/>
            </w:rPr>
            <w:delText>Early Errors</w:delText>
          </w:r>
        </w:del>
      </w:ins>
    </w:p>
    <w:p w14:paraId="2B741C75" w14:textId="77777777" w:rsidR="00514CF8" w:rsidRPr="00E77497" w:rsidDel="00F144A1" w:rsidRDefault="00514CF8" w:rsidP="00514CF8">
      <w:pPr>
        <w:rPr>
          <w:ins w:id="17461" w:author="Rev 3 Allen Wirfs-Brock" w:date="2011-09-09T12:48:00Z"/>
          <w:del w:id="17462" w:author="Rev 6 Allen Wirfs-Brock" w:date="2012-01-26T15:04:00Z"/>
        </w:rPr>
      </w:pPr>
      <w:ins w:id="17463" w:author="Rev 3 Allen Wirfs-Brock" w:date="2011-09-09T12:48:00Z">
        <w:del w:id="17464" w:author="Rev 6 Allen Wirfs-Brock" w:date="2012-01-26T15:04:00Z">
          <w:r w:rsidRPr="00E77497" w:rsidDel="00F144A1">
            <w:delText xml:space="preserve">The static semantics of the production </w:delText>
          </w:r>
        </w:del>
      </w:ins>
      <w:ins w:id="17465" w:author="Rev 3 Allen Wirfs-Brock" w:date="2011-09-09T12:49:00Z">
        <w:del w:id="17466" w:author="Rev 6 Allen Wirfs-Brock" w:date="2012-01-26T15:04:00Z">
          <w:r w:rsidRPr="00E77497" w:rsidDel="00F144A1">
            <w:rPr>
              <w:rFonts w:ascii="Times New Roman" w:hAnsi="Times New Roman"/>
              <w:i/>
            </w:rPr>
            <w:delText xml:space="preserve">ConstDeclaration </w:delText>
          </w:r>
          <w:r w:rsidRPr="00E77497" w:rsidDel="00F144A1">
            <w:rPr>
              <w:b/>
            </w:rPr>
            <w:delText>:</w:delText>
          </w:r>
          <w:r w:rsidRPr="00E77497" w:rsidDel="00F144A1">
            <w:rPr>
              <w:rFonts w:ascii="Times New Roman" w:hAnsi="Times New Roman"/>
              <w:i/>
            </w:rPr>
            <w:delText xml:space="preserve"> </w:delText>
          </w:r>
          <w:r w:rsidRPr="00E77497" w:rsidDel="00F144A1">
            <w:rPr>
              <w:rFonts w:ascii="Courier New" w:hAnsi="Courier New"/>
              <w:b/>
            </w:rPr>
            <w:delText>const</w:delText>
          </w:r>
          <w:r w:rsidRPr="00E77497" w:rsidDel="00F144A1">
            <w:rPr>
              <w:rFonts w:ascii="Times New Roman" w:hAnsi="Times New Roman"/>
              <w:i/>
            </w:rPr>
            <w:delText xml:space="preserve"> ConstBindingList </w:delText>
          </w:r>
          <w:r w:rsidRPr="00E77497" w:rsidDel="00F144A1">
            <w:rPr>
              <w:rFonts w:ascii="Courier New" w:hAnsi="Courier New"/>
              <w:b/>
            </w:rPr>
            <w:delText>;</w:delText>
          </w:r>
          <w:r w:rsidRPr="00E77497" w:rsidDel="00F144A1">
            <w:delText xml:space="preserve">  </w:delText>
          </w:r>
        </w:del>
      </w:ins>
      <w:ins w:id="17467" w:author="Rev 3 Allen Wirfs-Brock" w:date="2011-09-09T12:48:00Z">
        <w:del w:id="17468" w:author="Rev 6 Allen Wirfs-Brock" w:date="2012-01-26T15:04:00Z">
          <w:r w:rsidRPr="00E77497" w:rsidDel="00F144A1">
            <w:delText>are:</w:delText>
          </w:r>
        </w:del>
      </w:ins>
    </w:p>
    <w:p w14:paraId="20748A00" w14:textId="77777777" w:rsidR="00514CF8" w:rsidRPr="00E77497" w:rsidDel="00F144A1" w:rsidRDefault="00514CF8" w:rsidP="00FA3203">
      <w:pPr>
        <w:numPr>
          <w:ilvl w:val="0"/>
          <w:numId w:val="403"/>
        </w:numPr>
        <w:spacing w:after="220"/>
        <w:rPr>
          <w:ins w:id="17469" w:author="Rev 3 Allen Wirfs-Brock" w:date="2011-09-09T12:48:00Z"/>
          <w:del w:id="17470" w:author="Rev 6 Allen Wirfs-Brock" w:date="2012-01-26T15:04:00Z"/>
        </w:rPr>
      </w:pPr>
      <w:ins w:id="17471" w:author="Rev 3 Allen Wirfs-Brock" w:date="2011-09-09T12:48:00Z">
        <w:del w:id="17472" w:author="Rev 6 Allen Wirfs-Brock" w:date="2012-01-26T15:04:00Z">
          <w:r w:rsidRPr="00E77497" w:rsidDel="00F144A1">
            <w:delText xml:space="preserve">It is a Syntax Error if the code that matches this production is not contained in extended code.  </w:delText>
          </w:r>
        </w:del>
      </w:ins>
    </w:p>
    <w:p w14:paraId="31DEDF25" w14:textId="77777777" w:rsidR="00673DDC" w:rsidRPr="00E77497" w:rsidDel="002B4235" w:rsidRDefault="00673DDC" w:rsidP="00C7794D">
      <w:pPr>
        <w:rPr>
          <w:ins w:id="17473" w:author="Rev 4 Allen Wirfs-Brock" w:date="2011-10-15T17:35:00Z"/>
          <w:del w:id="17474" w:author="Rev 6 Allen Wirfs-Brock" w:date="2012-02-25T16:20:00Z"/>
          <w:rFonts w:ascii="Helvetica" w:hAnsi="Helvetica"/>
          <w:b/>
        </w:rPr>
      </w:pPr>
      <w:ins w:id="17475" w:author="Rev 4 Allen Wirfs-Brock" w:date="2011-10-15T17:35:00Z">
        <w:del w:id="17476" w:author="Rev 6 Allen Wirfs-Brock" w:date="2012-02-25T16:20:00Z">
          <w:r w:rsidRPr="00E77497" w:rsidDel="002B4235">
            <w:rPr>
              <w:rFonts w:ascii="Helvetica" w:hAnsi="Helvetica"/>
              <w:b/>
            </w:rPr>
            <w:delText xml:space="preserve">Static Semantics:  </w:delText>
          </w:r>
          <w:r w:rsidRPr="00E77497" w:rsidDel="002B4235">
            <w:rPr>
              <w:rFonts w:ascii="Helvetica" w:hAnsi="Helvetica"/>
              <w:b/>
              <w:lang w:eastAsia="en-US"/>
            </w:rPr>
            <w:delText>BoundNames</w:delText>
          </w:r>
        </w:del>
      </w:ins>
    </w:p>
    <w:p w14:paraId="4E234A4F" w14:textId="77777777" w:rsidR="00884D1C" w:rsidRPr="00E77497" w:rsidDel="002B4235" w:rsidRDefault="00884D1C" w:rsidP="00884D1C">
      <w:pPr>
        <w:rPr>
          <w:ins w:id="17477" w:author="Rev 3 Allen Wirfs-Brock" w:date="2011-09-09T12:39:00Z"/>
          <w:del w:id="17478" w:author="Rev 6 Allen Wirfs-Brock" w:date="2012-02-25T16:20:00Z"/>
        </w:rPr>
      </w:pPr>
      <w:ins w:id="17479" w:author="Rev 3 Allen Wirfs-Brock" w:date="2011-09-09T12:39:00Z">
        <w:del w:id="17480" w:author="Rev 6 Allen Wirfs-Brock" w:date="2012-02-25T16:20:00Z">
          <w:r w:rsidRPr="00E77497" w:rsidDel="002B4235">
            <w:delText xml:space="preserve">The </w:delText>
          </w:r>
          <w:r w:rsidRPr="00E77497" w:rsidDel="002B4235">
            <w:rPr>
              <w:rFonts w:ascii="Times New Roman" w:eastAsia="Times New Roman" w:hAnsi="Times New Roman"/>
              <w:spacing w:val="6"/>
              <w:lang w:eastAsia="en-US"/>
            </w:rPr>
            <w:delText xml:space="preserve">BoundNames </w:delText>
          </w:r>
          <w:r w:rsidRPr="00E77497" w:rsidDel="002B4235">
            <w:delText xml:space="preserve">of the production  </w:delText>
          </w:r>
          <w:r w:rsidRPr="00E77497" w:rsidDel="002B4235">
            <w:rPr>
              <w:rFonts w:ascii="Times New Roman" w:hAnsi="Times New Roman"/>
              <w:i/>
            </w:rPr>
            <w:delText xml:space="preserve">ConstDeclaration </w:delText>
          </w:r>
          <w:r w:rsidRPr="00E77497" w:rsidDel="002B4235">
            <w:rPr>
              <w:b/>
            </w:rPr>
            <w:delText>:</w:delText>
          </w:r>
          <w:r w:rsidRPr="00E77497" w:rsidDel="002B4235">
            <w:rPr>
              <w:rFonts w:ascii="Times New Roman" w:hAnsi="Times New Roman"/>
              <w:i/>
            </w:rPr>
            <w:delText xml:space="preserve"> </w:delText>
          </w:r>
          <w:r w:rsidRPr="00E77497" w:rsidDel="002B4235">
            <w:rPr>
              <w:rFonts w:ascii="Courier New" w:hAnsi="Courier New"/>
              <w:b/>
            </w:rPr>
            <w:delText>const</w:delText>
          </w:r>
          <w:r w:rsidRPr="00E77497" w:rsidDel="002B4235">
            <w:rPr>
              <w:rFonts w:ascii="Times New Roman" w:hAnsi="Times New Roman"/>
              <w:i/>
            </w:rPr>
            <w:delText xml:space="preserve"> ConstBindingList </w:delText>
          </w:r>
          <w:r w:rsidRPr="00E77497" w:rsidDel="002B4235">
            <w:rPr>
              <w:rFonts w:ascii="Courier New" w:hAnsi="Courier New"/>
              <w:b/>
            </w:rPr>
            <w:delText>;</w:delText>
          </w:r>
          <w:r w:rsidRPr="00E77497" w:rsidDel="002B4235">
            <w:delText xml:space="preserve">  is determined as follows:</w:delText>
          </w:r>
        </w:del>
      </w:ins>
    </w:p>
    <w:p w14:paraId="3AE6978F" w14:textId="77777777" w:rsidR="00884D1C" w:rsidRPr="00E77497" w:rsidDel="002B4235" w:rsidRDefault="00884D1C" w:rsidP="00FA3203">
      <w:pPr>
        <w:pStyle w:val="Alg4"/>
        <w:numPr>
          <w:ilvl w:val="0"/>
          <w:numId w:val="509"/>
        </w:numPr>
        <w:spacing w:after="220"/>
        <w:contextualSpacing/>
        <w:rPr>
          <w:ins w:id="17481" w:author="Rev 3 Allen Wirfs-Brock" w:date="2011-09-09T12:39:00Z"/>
          <w:del w:id="17482" w:author="Rev 6 Allen Wirfs-Brock" w:date="2012-02-25T16:20:00Z"/>
        </w:rPr>
      </w:pPr>
      <w:ins w:id="17483" w:author="Rev 3 Allen Wirfs-Brock" w:date="2011-09-09T12:39:00Z">
        <w:del w:id="17484" w:author="Rev 6 Allen Wirfs-Brock" w:date="2012-02-25T16:20:00Z">
          <w:r w:rsidRPr="00E77497" w:rsidDel="002B4235">
            <w:delText xml:space="preserve">Return BoundNames of </w:delText>
          </w:r>
          <w:r w:rsidRPr="00E77497" w:rsidDel="002B4235">
            <w:rPr>
              <w:i/>
            </w:rPr>
            <w:delText>ConstBindingList</w:delText>
          </w:r>
          <w:r w:rsidRPr="00E77497" w:rsidDel="002B4235">
            <w:delText>.</w:delText>
          </w:r>
        </w:del>
      </w:ins>
    </w:p>
    <w:p w14:paraId="3B512124" w14:textId="77777777" w:rsidR="004F740F" w:rsidRPr="00E77497" w:rsidDel="002B4235" w:rsidRDefault="004F740F" w:rsidP="004F740F">
      <w:pPr>
        <w:rPr>
          <w:ins w:id="17485" w:author="Rev 4 Allen Wirfs-Brock" w:date="2011-10-15T17:36:00Z"/>
          <w:del w:id="17486" w:author="Rev 6 Allen Wirfs-Brock" w:date="2012-02-25T16:20:00Z"/>
        </w:rPr>
      </w:pPr>
      <w:ins w:id="17487" w:author="Rev 4 Allen Wirfs-Brock" w:date="2011-10-15T17:36:00Z">
        <w:del w:id="17488" w:author="Rev 6 Allen Wirfs-Brock" w:date="2012-02-25T16:20:00Z">
          <w:r w:rsidRPr="00E77497" w:rsidDel="002B4235">
            <w:rPr>
              <w:rFonts w:ascii="Times New Roman" w:hAnsi="Times New Roman"/>
              <w:i/>
            </w:rPr>
            <w:delText xml:space="preserve">ConstBindingList </w:delText>
          </w:r>
          <w:r w:rsidRPr="00E77497" w:rsidDel="002B4235">
            <w:rPr>
              <w:b/>
            </w:rPr>
            <w:delText>:</w:delText>
          </w:r>
          <w:r w:rsidRPr="00E77497" w:rsidDel="002B4235">
            <w:rPr>
              <w:rStyle w:val="bnf"/>
            </w:rPr>
            <w:delText xml:space="preserve"> ConstBinding</w:delText>
          </w:r>
          <w:r w:rsidRPr="00E77497" w:rsidDel="002B4235">
            <w:delText xml:space="preserve"> </w:delText>
          </w:r>
        </w:del>
      </w:ins>
    </w:p>
    <w:p w14:paraId="327133E7" w14:textId="77777777" w:rsidR="004F740F" w:rsidRPr="00E77497" w:rsidDel="002B4235" w:rsidRDefault="004F740F" w:rsidP="00FA3203">
      <w:pPr>
        <w:pStyle w:val="Alg4"/>
        <w:numPr>
          <w:ilvl w:val="0"/>
          <w:numId w:val="507"/>
        </w:numPr>
        <w:spacing w:after="220"/>
        <w:contextualSpacing/>
        <w:rPr>
          <w:ins w:id="17489" w:author="Rev 4 Allen Wirfs-Brock" w:date="2011-10-15T17:36:00Z"/>
          <w:del w:id="17490" w:author="Rev 6 Allen Wirfs-Brock" w:date="2012-02-25T16:20:00Z"/>
        </w:rPr>
      </w:pPr>
      <w:ins w:id="17491" w:author="Rev 4 Allen Wirfs-Brock" w:date="2011-10-15T17:36:00Z">
        <w:del w:id="17492" w:author="Rev 6 Allen Wirfs-Brock" w:date="2012-02-25T16:20:00Z">
          <w:r w:rsidRPr="00E77497" w:rsidDel="002B4235">
            <w:delText xml:space="preserve">Return BoundNames of </w:delText>
          </w:r>
          <w:r w:rsidRPr="00E77497" w:rsidDel="002B4235">
            <w:rPr>
              <w:rStyle w:val="bnf"/>
            </w:rPr>
            <w:delText>ConstBinding</w:delText>
          </w:r>
          <w:r w:rsidRPr="00E77497" w:rsidDel="002B4235">
            <w:delText>.</w:delText>
          </w:r>
        </w:del>
      </w:ins>
    </w:p>
    <w:p w14:paraId="3BE0E5E2" w14:textId="77777777" w:rsidR="00950491" w:rsidRPr="00E77497" w:rsidDel="002B4235" w:rsidRDefault="00950491" w:rsidP="00950491">
      <w:pPr>
        <w:rPr>
          <w:ins w:id="17493" w:author="Rev 4 Allen Wirfs-Brock" w:date="2011-10-15T17:36:00Z"/>
          <w:del w:id="17494" w:author="Rev 6 Allen Wirfs-Brock" w:date="2012-02-25T16:20:00Z"/>
        </w:rPr>
      </w:pPr>
      <w:ins w:id="17495" w:author="Rev 4 Allen Wirfs-Brock" w:date="2011-10-15T17:36:00Z">
        <w:del w:id="17496" w:author="Rev 6 Allen Wirfs-Brock" w:date="2012-02-25T16:20:00Z">
          <w:r w:rsidRPr="00E77497" w:rsidDel="002B4235">
            <w:rPr>
              <w:rFonts w:ascii="Times New Roman" w:hAnsi="Times New Roman"/>
              <w:i/>
            </w:rPr>
            <w:delText xml:space="preserve">ConstBindingList </w:delText>
          </w:r>
          <w:r w:rsidRPr="00E77497" w:rsidDel="002B4235">
            <w:rPr>
              <w:b/>
            </w:rPr>
            <w:delText>:</w:delText>
          </w:r>
          <w:r w:rsidRPr="00E77497" w:rsidDel="002B4235">
            <w:delText xml:space="preserve"> </w:delText>
          </w:r>
          <w:r w:rsidRPr="00E77497" w:rsidDel="002B4235">
            <w:rPr>
              <w:rFonts w:ascii="Times New Roman" w:hAnsi="Times New Roman"/>
              <w:i/>
            </w:rPr>
            <w:delText xml:space="preserve">ConstBindingList </w:delText>
          </w:r>
          <w:r w:rsidRPr="00E77497" w:rsidDel="002B4235">
            <w:rPr>
              <w:rFonts w:ascii="Courier New" w:hAnsi="Courier New"/>
              <w:b/>
            </w:rPr>
            <w:delText>,</w:delText>
          </w:r>
          <w:r w:rsidRPr="00E77497" w:rsidDel="002B4235">
            <w:delText xml:space="preserve"> </w:delText>
          </w:r>
          <w:r w:rsidRPr="00E77497" w:rsidDel="002B4235">
            <w:rPr>
              <w:rStyle w:val="bnf"/>
            </w:rPr>
            <w:delText>ConstBinding</w:delText>
          </w:r>
          <w:r w:rsidRPr="00E77497" w:rsidDel="002B4235">
            <w:delText xml:space="preserve"> </w:delText>
          </w:r>
        </w:del>
      </w:ins>
    </w:p>
    <w:p w14:paraId="3DDFD516" w14:textId="77777777" w:rsidR="00950491" w:rsidRPr="00E77497" w:rsidDel="002B4235" w:rsidRDefault="00950491" w:rsidP="00FA3203">
      <w:pPr>
        <w:pStyle w:val="Alg4"/>
        <w:numPr>
          <w:ilvl w:val="0"/>
          <w:numId w:val="505"/>
        </w:numPr>
        <w:spacing w:after="220"/>
        <w:contextualSpacing/>
        <w:rPr>
          <w:ins w:id="17497" w:author="Rev 4 Allen Wirfs-Brock" w:date="2011-10-15T17:36:00Z"/>
          <w:del w:id="17498" w:author="Rev 6 Allen Wirfs-Brock" w:date="2012-02-25T16:20:00Z"/>
        </w:rPr>
      </w:pPr>
      <w:ins w:id="17499" w:author="Rev 4 Allen Wirfs-Brock" w:date="2011-10-15T17:36:00Z">
        <w:del w:id="17500" w:author="Rev 6 Allen Wirfs-Brock" w:date="2012-02-25T16:20:00Z">
          <w:r w:rsidRPr="00E77497" w:rsidDel="002B4235">
            <w:delText xml:space="preserve">Let </w:delText>
          </w:r>
          <w:r w:rsidRPr="00E77497" w:rsidDel="002B4235">
            <w:rPr>
              <w:i/>
            </w:rPr>
            <w:delText xml:space="preserve">names </w:delText>
          </w:r>
          <w:r w:rsidRPr="00E77497" w:rsidDel="002B4235">
            <w:delText xml:space="preserve">be BoundNames of </w:delText>
          </w:r>
          <w:r w:rsidRPr="00E77497" w:rsidDel="002B4235">
            <w:rPr>
              <w:i/>
            </w:rPr>
            <w:delText>ConstBindingList</w:delText>
          </w:r>
          <w:r w:rsidRPr="00E77497" w:rsidDel="002B4235">
            <w:delText>.</w:delText>
          </w:r>
        </w:del>
      </w:ins>
    </w:p>
    <w:p w14:paraId="4EFE797E" w14:textId="77777777" w:rsidR="00950491" w:rsidRPr="00E77497" w:rsidDel="002B4235" w:rsidRDefault="00950491" w:rsidP="00FA3203">
      <w:pPr>
        <w:pStyle w:val="Alg4"/>
        <w:numPr>
          <w:ilvl w:val="0"/>
          <w:numId w:val="505"/>
        </w:numPr>
        <w:spacing w:after="220"/>
        <w:contextualSpacing/>
        <w:rPr>
          <w:ins w:id="17501" w:author="Rev 4 Allen Wirfs-Brock" w:date="2011-10-15T17:36:00Z"/>
          <w:del w:id="17502" w:author="Rev 6 Allen Wirfs-Brock" w:date="2012-02-25T16:20:00Z"/>
          <w:rStyle w:val="bnf"/>
          <w:i w:val="0"/>
        </w:rPr>
      </w:pPr>
      <w:ins w:id="17503" w:author="Rev 4 Allen Wirfs-Brock" w:date="2011-10-15T17:36:00Z">
        <w:del w:id="17504" w:author="Rev 6 Allen Wirfs-Brock" w:date="2012-02-25T16:20:00Z">
          <w:r w:rsidRPr="00E77497" w:rsidDel="002B4235">
            <w:delText xml:space="preserve">Append to </w:delText>
          </w:r>
          <w:r w:rsidRPr="00E77497" w:rsidDel="002B4235">
            <w:rPr>
              <w:i/>
            </w:rPr>
            <w:delText>names</w:delText>
          </w:r>
          <w:r w:rsidRPr="00E77497" w:rsidDel="002B4235">
            <w:delText xml:space="preserve"> the elements of BoundNames of </w:delText>
          </w:r>
          <w:r w:rsidRPr="00E77497" w:rsidDel="002B4235">
            <w:rPr>
              <w:rStyle w:val="bnf"/>
            </w:rPr>
            <w:delText>ConstBinding.</w:delText>
          </w:r>
        </w:del>
      </w:ins>
    </w:p>
    <w:p w14:paraId="1387C213" w14:textId="77777777" w:rsidR="00950491" w:rsidRPr="00E77497" w:rsidDel="002B4235" w:rsidRDefault="00950491" w:rsidP="00FA3203">
      <w:pPr>
        <w:pStyle w:val="Alg4"/>
        <w:numPr>
          <w:ilvl w:val="0"/>
          <w:numId w:val="505"/>
        </w:numPr>
        <w:spacing w:after="220"/>
        <w:contextualSpacing/>
        <w:rPr>
          <w:ins w:id="17505" w:author="Rev 4 Allen Wirfs-Brock" w:date="2011-10-15T17:36:00Z"/>
          <w:del w:id="17506" w:author="Rev 6 Allen Wirfs-Brock" w:date="2012-02-25T16:20:00Z"/>
        </w:rPr>
      </w:pPr>
      <w:ins w:id="17507" w:author="Rev 4 Allen Wirfs-Brock" w:date="2011-10-15T17:36:00Z">
        <w:del w:id="17508" w:author="Rev 6 Allen Wirfs-Brock" w:date="2012-02-25T16:20:00Z">
          <w:r w:rsidRPr="00E77497" w:rsidDel="002B4235">
            <w:delText xml:space="preserve">Return </w:delText>
          </w:r>
          <w:r w:rsidRPr="00E77497" w:rsidDel="002B4235">
            <w:rPr>
              <w:rStyle w:val="bnf"/>
            </w:rPr>
            <w:delText>names</w:delText>
          </w:r>
          <w:r w:rsidRPr="00E77497" w:rsidDel="002B4235">
            <w:delText>.</w:delText>
          </w:r>
        </w:del>
      </w:ins>
    </w:p>
    <w:p w14:paraId="5A2D0A93" w14:textId="77777777" w:rsidR="00C57EC2" w:rsidRPr="00E77497" w:rsidDel="002B4235" w:rsidRDefault="00C57EC2" w:rsidP="00C57EC2">
      <w:pPr>
        <w:rPr>
          <w:ins w:id="17509" w:author="Rev 4 Allen Wirfs-Brock" w:date="2011-10-15T17:37:00Z"/>
          <w:del w:id="17510" w:author="Rev 6 Allen Wirfs-Brock" w:date="2012-02-25T16:20:00Z"/>
        </w:rPr>
      </w:pPr>
      <w:ins w:id="17511" w:author="Rev 4 Allen Wirfs-Brock" w:date="2011-10-15T17:37:00Z">
        <w:del w:id="17512" w:author="Rev 6 Allen Wirfs-Brock" w:date="2012-02-25T16:20:00Z">
          <w:r w:rsidRPr="00E77497" w:rsidDel="002B4235">
            <w:rPr>
              <w:rStyle w:val="bnf"/>
            </w:rPr>
            <w:delText xml:space="preserve">ConstBinding </w:delText>
          </w:r>
          <w:r w:rsidRPr="00E77497" w:rsidDel="002B4235">
            <w:rPr>
              <w:b/>
            </w:rPr>
            <w:delText>:</w:delText>
          </w:r>
          <w:r w:rsidRPr="00E77497" w:rsidDel="002B4235">
            <w:delText xml:space="preserve"> </w:delText>
          </w:r>
          <w:r w:rsidRPr="00E77497" w:rsidDel="002B4235">
            <w:rPr>
              <w:rFonts w:ascii="Times New Roman" w:hAnsi="Times New Roman"/>
              <w:i/>
            </w:rPr>
            <w:delText>BindingIdentifier Initialiser</w:delText>
          </w:r>
          <w:r w:rsidRPr="00E77497" w:rsidDel="002B4235">
            <w:delText xml:space="preserve"> </w:delText>
          </w:r>
        </w:del>
      </w:ins>
    </w:p>
    <w:p w14:paraId="0CFB81AC" w14:textId="77777777" w:rsidR="00C57EC2" w:rsidRPr="00E77497" w:rsidDel="002B4235" w:rsidRDefault="00C57EC2" w:rsidP="00FA3203">
      <w:pPr>
        <w:pStyle w:val="Alg4"/>
        <w:numPr>
          <w:ilvl w:val="0"/>
          <w:numId w:val="503"/>
        </w:numPr>
        <w:spacing w:after="220"/>
        <w:contextualSpacing/>
        <w:rPr>
          <w:ins w:id="17513" w:author="Rev 4 Allen Wirfs-Brock" w:date="2011-10-15T17:37:00Z"/>
          <w:del w:id="17514" w:author="Rev 6 Allen Wirfs-Brock" w:date="2012-02-25T16:20:00Z"/>
        </w:rPr>
      </w:pPr>
      <w:ins w:id="17515" w:author="Rev 4 Allen Wirfs-Brock" w:date="2011-10-15T17:37:00Z">
        <w:del w:id="17516" w:author="Rev 6 Allen Wirfs-Brock" w:date="2012-02-25T16:20:00Z">
          <w:r w:rsidRPr="00E77497" w:rsidDel="002B4235">
            <w:delText xml:space="preserve">Return the BoundNames of </w:delText>
          </w:r>
          <w:r w:rsidRPr="00E77497" w:rsidDel="002B4235">
            <w:rPr>
              <w:i/>
            </w:rPr>
            <w:delText>BindingIdentifier</w:delText>
          </w:r>
          <w:r w:rsidRPr="00E77497" w:rsidDel="002B4235">
            <w:delText>.</w:delText>
          </w:r>
        </w:del>
      </w:ins>
    </w:p>
    <w:p w14:paraId="27AA55EA" w14:textId="77777777" w:rsidR="00C57EC2" w:rsidRPr="00E77497" w:rsidDel="002B4235" w:rsidRDefault="00C57EC2" w:rsidP="00C57EC2">
      <w:pPr>
        <w:rPr>
          <w:ins w:id="17517" w:author="Rev 4 Allen Wirfs-Brock" w:date="2011-10-15T17:38:00Z"/>
          <w:del w:id="17518" w:author="Rev 6 Allen Wirfs-Brock" w:date="2012-02-25T16:20:00Z"/>
        </w:rPr>
      </w:pPr>
      <w:ins w:id="17519" w:author="Rev 4 Allen Wirfs-Brock" w:date="2011-10-15T17:38:00Z">
        <w:del w:id="17520" w:author="Rev 6 Allen Wirfs-Brock" w:date="2012-02-25T16:20:00Z">
          <w:r w:rsidRPr="00E77497" w:rsidDel="002B4235">
            <w:rPr>
              <w:rStyle w:val="bnf"/>
            </w:rPr>
            <w:delText>ConstBinding</w:delText>
          </w:r>
          <w:r w:rsidRPr="00E77497" w:rsidDel="002B4235">
            <w:rPr>
              <w:b/>
            </w:rPr>
            <w:delText>:</w:delText>
          </w:r>
          <w:r w:rsidRPr="00E77497" w:rsidDel="002B4235">
            <w:delText xml:space="preserve"> </w:delText>
          </w:r>
          <w:r w:rsidRPr="00E77497" w:rsidDel="002B4235">
            <w:rPr>
              <w:rFonts w:ascii="Times New Roman" w:hAnsi="Times New Roman"/>
              <w:i/>
            </w:rPr>
            <w:delText>BindingPattern Initialiser</w:delText>
          </w:r>
          <w:r w:rsidRPr="00E77497" w:rsidDel="002B4235">
            <w:delText xml:space="preserve"> </w:delText>
          </w:r>
        </w:del>
      </w:ins>
    </w:p>
    <w:p w14:paraId="4CAEAED9" w14:textId="77777777" w:rsidR="00C57EC2" w:rsidRPr="00E77497" w:rsidDel="002B4235" w:rsidRDefault="00C57EC2" w:rsidP="00FA3203">
      <w:pPr>
        <w:pStyle w:val="Alg4"/>
        <w:numPr>
          <w:ilvl w:val="0"/>
          <w:numId w:val="501"/>
        </w:numPr>
        <w:spacing w:after="220"/>
        <w:contextualSpacing/>
        <w:rPr>
          <w:ins w:id="17521" w:author="Rev 4 Allen Wirfs-Brock" w:date="2011-10-15T17:38:00Z"/>
          <w:del w:id="17522" w:author="Rev 6 Allen Wirfs-Brock" w:date="2012-02-25T16:20:00Z"/>
        </w:rPr>
      </w:pPr>
      <w:ins w:id="17523" w:author="Rev 4 Allen Wirfs-Brock" w:date="2011-10-15T17:38:00Z">
        <w:del w:id="17524" w:author="Rev 6 Allen Wirfs-Brock" w:date="2012-02-25T16:20:00Z">
          <w:r w:rsidRPr="00E77497" w:rsidDel="002B4235">
            <w:delText xml:space="preserve">Return the BoundNames of </w:delText>
          </w:r>
          <w:r w:rsidRPr="00E77497" w:rsidDel="002B4235">
            <w:rPr>
              <w:i/>
            </w:rPr>
            <w:delText>BindingPattern</w:delText>
          </w:r>
          <w:r w:rsidRPr="00E77497" w:rsidDel="002B4235">
            <w:delText>.</w:delText>
          </w:r>
        </w:del>
      </w:ins>
    </w:p>
    <w:p w14:paraId="6476A78D" w14:textId="77777777" w:rsidR="00673DDC" w:rsidRPr="00E77497" w:rsidDel="002B4235" w:rsidRDefault="00673DDC" w:rsidP="00673DDC">
      <w:pPr>
        <w:pStyle w:val="40"/>
        <w:numPr>
          <w:ilvl w:val="0"/>
          <w:numId w:val="0"/>
        </w:numPr>
        <w:rPr>
          <w:ins w:id="17525" w:author="Rev 4 Allen Wirfs-Brock" w:date="2011-10-15T17:34:00Z"/>
          <w:del w:id="17526" w:author="Rev 6 Allen Wirfs-Brock" w:date="2012-02-25T16:20:00Z"/>
        </w:rPr>
      </w:pPr>
      <w:ins w:id="17527" w:author="Rev 4 Allen Wirfs-Brock" w:date="2011-10-15T17:34:00Z">
        <w:del w:id="17528" w:author="Rev 6 Allen Wirfs-Brock" w:date="2012-02-25T16:20:00Z">
          <w:r w:rsidRPr="00E77497" w:rsidDel="002B4235">
            <w:delText>Runtime Semantics</w:delText>
          </w:r>
        </w:del>
      </w:ins>
    </w:p>
    <w:p w14:paraId="3706BB91" w14:textId="77777777" w:rsidR="00673DDC" w:rsidRPr="00E77497" w:rsidDel="002B4235" w:rsidRDefault="00673DDC" w:rsidP="00673DDC">
      <w:pPr>
        <w:keepNext/>
        <w:rPr>
          <w:ins w:id="17529" w:author="Rev 4 Allen Wirfs-Brock" w:date="2011-10-15T17:34:00Z"/>
          <w:del w:id="17530" w:author="Rev 6 Allen Wirfs-Brock" w:date="2012-02-25T16:20:00Z"/>
          <w:rFonts w:ascii="Helvetica" w:hAnsi="Helvetica"/>
          <w:b/>
        </w:rPr>
      </w:pPr>
      <w:ins w:id="17531" w:author="Rev 4 Allen Wirfs-Brock" w:date="2011-10-15T17:34:00Z">
        <w:del w:id="17532" w:author="Rev 6 Allen Wirfs-Brock" w:date="2012-02-25T16:20:00Z">
          <w:r w:rsidRPr="00E77497" w:rsidDel="002B4235">
            <w:rPr>
              <w:rFonts w:ascii="Helvetica" w:hAnsi="Helvetica"/>
              <w:b/>
            </w:rPr>
            <w:delText xml:space="preserve">Runtime Semantics: </w:delText>
          </w:r>
          <w:r w:rsidRPr="00E77497" w:rsidDel="002B4235">
            <w:rPr>
              <w:rFonts w:ascii="Helvetica" w:hAnsi="Helvetica"/>
              <w:b/>
              <w:spacing w:val="6"/>
            </w:rPr>
            <w:delText>Evaluation</w:delText>
          </w:r>
        </w:del>
      </w:ins>
    </w:p>
    <w:p w14:paraId="1856805F" w14:textId="77777777" w:rsidR="00884D1C" w:rsidRPr="00E77497" w:rsidDel="002B4235" w:rsidRDefault="00884D1C" w:rsidP="00884D1C">
      <w:pPr>
        <w:rPr>
          <w:ins w:id="17533" w:author="Rev 3 Allen Wirfs-Brock" w:date="2011-09-09T12:39:00Z"/>
          <w:del w:id="17534" w:author="Rev 6 Allen Wirfs-Brock" w:date="2012-02-25T16:20:00Z"/>
        </w:rPr>
      </w:pPr>
      <w:ins w:id="17535" w:author="Rev 3 Allen Wirfs-Brock" w:date="2011-09-09T12:39:00Z">
        <w:del w:id="17536" w:author="Rev 6 Allen Wirfs-Brock" w:date="2012-02-25T16:20:00Z">
          <w:r w:rsidRPr="00E77497" w:rsidDel="002B4235">
            <w:delText xml:space="preserve">The production </w:delText>
          </w:r>
          <w:r w:rsidRPr="00E77497" w:rsidDel="002B4235">
            <w:rPr>
              <w:rFonts w:ascii="Times New Roman" w:hAnsi="Times New Roman"/>
              <w:i/>
            </w:rPr>
            <w:delText xml:space="preserve">ConstDeclaration </w:delText>
          </w:r>
          <w:r w:rsidRPr="00E77497" w:rsidDel="002B4235">
            <w:rPr>
              <w:b/>
            </w:rPr>
            <w:delText>:</w:delText>
          </w:r>
          <w:r w:rsidRPr="00E77497" w:rsidDel="002B4235">
            <w:rPr>
              <w:rFonts w:ascii="Times New Roman" w:hAnsi="Times New Roman"/>
              <w:i/>
            </w:rPr>
            <w:delText xml:space="preserve"> </w:delText>
          </w:r>
          <w:r w:rsidRPr="00E77497" w:rsidDel="002B4235">
            <w:rPr>
              <w:rFonts w:ascii="Courier New" w:hAnsi="Courier New"/>
              <w:b/>
            </w:rPr>
            <w:delText>const</w:delText>
          </w:r>
          <w:r w:rsidRPr="00E77497" w:rsidDel="002B4235">
            <w:rPr>
              <w:rFonts w:ascii="Times New Roman" w:hAnsi="Times New Roman"/>
              <w:i/>
            </w:rPr>
            <w:delText xml:space="preserve"> ConstBindingList </w:delText>
          </w:r>
          <w:r w:rsidRPr="00E77497" w:rsidDel="002B4235">
            <w:rPr>
              <w:rFonts w:ascii="Courier New" w:hAnsi="Courier New"/>
              <w:b/>
            </w:rPr>
            <w:delText>;</w:delText>
          </w:r>
          <w:r w:rsidRPr="00E77497" w:rsidDel="002B4235">
            <w:delText xml:space="preserve"> is evaluated as follows:</w:delText>
          </w:r>
        </w:del>
      </w:ins>
    </w:p>
    <w:p w14:paraId="4987760E" w14:textId="77777777" w:rsidR="00884D1C" w:rsidRPr="00E77497" w:rsidDel="002B4235" w:rsidRDefault="00884D1C" w:rsidP="00FA3203">
      <w:pPr>
        <w:pStyle w:val="Alg2"/>
        <w:numPr>
          <w:ilvl w:val="0"/>
          <w:numId w:val="508"/>
        </w:numPr>
        <w:rPr>
          <w:ins w:id="17537" w:author="Rev 3 Allen Wirfs-Brock" w:date="2011-09-09T12:39:00Z"/>
          <w:del w:id="17538" w:author="Rev 6 Allen Wirfs-Brock" w:date="2012-02-25T16:20:00Z"/>
        </w:rPr>
      </w:pPr>
      <w:ins w:id="17539" w:author="Rev 3 Allen Wirfs-Brock" w:date="2011-09-09T12:39:00Z">
        <w:del w:id="17540" w:author="Rev 6 Allen Wirfs-Brock" w:date="2012-02-18T11:04:00Z">
          <w:r w:rsidRPr="00E77497" w:rsidDel="000348AE">
            <w:delText xml:space="preserve">Evaluate </w:delText>
          </w:r>
        </w:del>
        <w:del w:id="17541" w:author="Rev 6 Allen Wirfs-Brock" w:date="2012-02-25T16:20:00Z">
          <w:r w:rsidRPr="00E77497" w:rsidDel="002B4235">
            <w:rPr>
              <w:i/>
            </w:rPr>
            <w:delText>ConstBindingList</w:delText>
          </w:r>
          <w:r w:rsidRPr="00E77497" w:rsidDel="002B4235">
            <w:delText>.</w:delText>
          </w:r>
        </w:del>
      </w:ins>
    </w:p>
    <w:p w14:paraId="6CC8E41B" w14:textId="77777777" w:rsidR="00884D1C" w:rsidRPr="00E77497" w:rsidDel="002B4235" w:rsidRDefault="00884D1C" w:rsidP="00FA3203">
      <w:pPr>
        <w:pStyle w:val="Alg2"/>
        <w:numPr>
          <w:ilvl w:val="0"/>
          <w:numId w:val="508"/>
        </w:numPr>
        <w:spacing w:after="220"/>
        <w:rPr>
          <w:ins w:id="17542" w:author="Rev 3 Allen Wirfs-Brock" w:date="2011-09-09T12:39:00Z"/>
          <w:del w:id="17543" w:author="Rev 6 Allen Wirfs-Brock" w:date="2012-02-25T16:20:00Z"/>
        </w:rPr>
      </w:pPr>
      <w:ins w:id="17544" w:author="Rev 3 Allen Wirfs-Brock" w:date="2011-09-09T12:39:00Z">
        <w:del w:id="17545" w:author="Rev 6 Allen Wirfs-Brock" w:date="2012-02-25T16:20:00Z">
          <w:r w:rsidRPr="00E77497" w:rsidDel="002B4235">
            <w:delText xml:space="preserve">Return </w:delText>
          </w:r>
        </w:del>
        <w:del w:id="17546" w:author="Rev 6 Allen Wirfs-Brock" w:date="2012-02-18T11:05:00Z">
          <w:r w:rsidRPr="00E77497" w:rsidDel="000348AE">
            <w:delText>(</w:delText>
          </w:r>
        </w:del>
        <w:del w:id="17547" w:author="Rev 6 Allen Wirfs-Brock" w:date="2012-02-23T12:37:00Z">
          <w:r w:rsidRPr="00E77497" w:rsidDel="00DE1793">
            <w:rPr>
              <w:rFonts w:ascii="Arial" w:hAnsi="Arial" w:cs="Arial"/>
            </w:rPr>
            <w:delText>normal</w:delText>
          </w:r>
          <w:r w:rsidRPr="00E77497" w:rsidDel="00DE1793">
            <w:delText xml:space="preserve">, </w:delText>
          </w:r>
        </w:del>
        <w:del w:id="17548" w:author="Rev 6 Allen Wirfs-Brock" w:date="2012-02-25T16:20:00Z">
          <w:r w:rsidRPr="00E77497" w:rsidDel="002B4235">
            <w:rPr>
              <w:rFonts w:ascii="Arial" w:hAnsi="Arial" w:cs="Arial"/>
            </w:rPr>
            <w:delText>empty</w:delText>
          </w:r>
        </w:del>
        <w:del w:id="17549" w:author="Rev 6 Allen Wirfs-Brock" w:date="2012-02-23T12:37:00Z">
          <w:r w:rsidRPr="00E77497" w:rsidDel="00DE1793">
            <w:delText xml:space="preserve">, </w:delText>
          </w:r>
          <w:r w:rsidRPr="00E77497" w:rsidDel="00DE1793">
            <w:rPr>
              <w:rFonts w:ascii="Arial" w:hAnsi="Arial" w:cs="Arial"/>
            </w:rPr>
            <w:delText>empty</w:delText>
          </w:r>
        </w:del>
        <w:del w:id="17550" w:author="Rev 6 Allen Wirfs-Brock" w:date="2012-02-18T11:06:00Z">
          <w:r w:rsidRPr="00E77497" w:rsidDel="000348AE">
            <w:delText>)</w:delText>
          </w:r>
        </w:del>
        <w:del w:id="17551" w:author="Rev 6 Allen Wirfs-Brock" w:date="2012-02-25T16:20:00Z">
          <w:r w:rsidRPr="00E77497" w:rsidDel="002B4235">
            <w:delText>.</w:delText>
          </w:r>
        </w:del>
      </w:ins>
    </w:p>
    <w:p w14:paraId="71E3C4A9" w14:textId="77777777" w:rsidR="00884D1C" w:rsidRPr="00E77497" w:rsidDel="002B4235" w:rsidRDefault="00884D1C" w:rsidP="00884D1C">
      <w:pPr>
        <w:rPr>
          <w:ins w:id="17552" w:author="Rev 3 Allen Wirfs-Brock" w:date="2011-09-09T12:39:00Z"/>
          <w:del w:id="17553" w:author="Rev 6 Allen Wirfs-Brock" w:date="2012-02-25T16:20:00Z"/>
        </w:rPr>
      </w:pPr>
      <w:ins w:id="17554" w:author="Rev 3 Allen Wirfs-Brock" w:date="2011-09-09T12:39:00Z">
        <w:del w:id="17555" w:author="Rev 6 Allen Wirfs-Brock" w:date="2012-02-25T16:20:00Z">
          <w:r w:rsidRPr="00E77497" w:rsidDel="002B4235">
            <w:delText xml:space="preserve">The </w:delText>
          </w:r>
          <w:r w:rsidRPr="00E77497" w:rsidDel="002B4235">
            <w:rPr>
              <w:rFonts w:ascii="Times New Roman" w:eastAsia="Times New Roman" w:hAnsi="Times New Roman"/>
              <w:spacing w:val="6"/>
              <w:lang w:eastAsia="en-US"/>
            </w:rPr>
            <w:delText xml:space="preserve">BoundNames </w:delText>
          </w:r>
          <w:r w:rsidRPr="00E77497" w:rsidDel="002B4235">
            <w:delText xml:space="preserve">of the production  </w:delText>
          </w:r>
          <w:r w:rsidRPr="00E77497" w:rsidDel="002B4235">
            <w:rPr>
              <w:rFonts w:ascii="Times New Roman" w:hAnsi="Times New Roman"/>
              <w:i/>
            </w:rPr>
            <w:delText>ConstBindingList</w:delText>
          </w:r>
          <w:r w:rsidRPr="00E77497" w:rsidDel="002B4235">
            <w:rPr>
              <w:b/>
            </w:rPr>
            <w:delText>:</w:delText>
          </w:r>
          <w:r w:rsidRPr="00E77497" w:rsidDel="002B4235">
            <w:rPr>
              <w:rStyle w:val="bnf"/>
            </w:rPr>
            <w:delText xml:space="preserve"> ConstBinding</w:delText>
          </w:r>
          <w:r w:rsidRPr="00E77497" w:rsidDel="002B4235">
            <w:delText xml:space="preserve"> is determined as follows:</w:delText>
          </w:r>
        </w:del>
      </w:ins>
    </w:p>
    <w:p w14:paraId="49FC741D" w14:textId="77777777" w:rsidR="00884D1C" w:rsidRPr="00E77497" w:rsidDel="002B4235" w:rsidRDefault="00884D1C">
      <w:pPr>
        <w:pStyle w:val="Alg4"/>
        <w:numPr>
          <w:ilvl w:val="0"/>
          <w:numId w:val="507"/>
        </w:numPr>
        <w:spacing w:after="220"/>
        <w:contextualSpacing/>
        <w:rPr>
          <w:ins w:id="17556" w:author="Rev 3 Allen Wirfs-Brock" w:date="2011-09-09T12:39:00Z"/>
          <w:del w:id="17557" w:author="Rev 6 Allen Wirfs-Brock" w:date="2012-02-25T16:20:00Z"/>
        </w:rPr>
        <w:pPrChange w:id="17558" w:author="Rev 4 Allen Wirfs-Brock" w:date="2011-11-07T12:16:00Z">
          <w:pPr>
            <w:pStyle w:val="Alg4"/>
            <w:numPr>
              <w:numId w:val="537"/>
            </w:numPr>
            <w:tabs>
              <w:tab w:val="num" w:pos="360"/>
            </w:tabs>
            <w:spacing w:after="220"/>
            <w:ind w:left="360" w:hanging="360"/>
            <w:contextualSpacing/>
          </w:pPr>
        </w:pPrChange>
      </w:pPr>
      <w:ins w:id="17559" w:author="Rev 3 Allen Wirfs-Brock" w:date="2011-09-09T12:39:00Z">
        <w:del w:id="17560" w:author="Rev 6 Allen Wirfs-Brock" w:date="2012-02-25T16:20:00Z">
          <w:r w:rsidRPr="00E77497" w:rsidDel="002B4235">
            <w:delText xml:space="preserve">Return BoundNames of </w:delText>
          </w:r>
          <w:r w:rsidRPr="00E77497" w:rsidDel="002B4235">
            <w:rPr>
              <w:rStyle w:val="bnf"/>
            </w:rPr>
            <w:delText>ConstBinding</w:delText>
          </w:r>
          <w:r w:rsidRPr="00E77497" w:rsidDel="002B4235">
            <w:delText>.</w:delText>
          </w:r>
        </w:del>
      </w:ins>
    </w:p>
    <w:p w14:paraId="74FF6BF3" w14:textId="77777777" w:rsidR="00884D1C" w:rsidRPr="00E77497" w:rsidDel="002B4235" w:rsidRDefault="00884D1C" w:rsidP="00884D1C">
      <w:pPr>
        <w:rPr>
          <w:ins w:id="17561" w:author="Rev 3 Allen Wirfs-Brock" w:date="2011-09-09T12:39:00Z"/>
          <w:del w:id="17562" w:author="Rev 6 Allen Wirfs-Brock" w:date="2012-02-25T16:20:00Z"/>
        </w:rPr>
      </w:pPr>
      <w:ins w:id="17563" w:author="Rev 3 Allen Wirfs-Brock" w:date="2011-09-09T12:39:00Z">
        <w:del w:id="17564" w:author="Rev 6 Allen Wirfs-Brock" w:date="2012-02-25T16:20:00Z">
          <w:r w:rsidRPr="00E77497" w:rsidDel="002B4235">
            <w:delText xml:space="preserve">The production </w:delText>
          </w:r>
          <w:r w:rsidRPr="00E77497" w:rsidDel="002B4235">
            <w:rPr>
              <w:rFonts w:ascii="Times New Roman" w:hAnsi="Times New Roman"/>
              <w:i/>
            </w:rPr>
            <w:delText xml:space="preserve">ConstBindingList </w:delText>
          </w:r>
          <w:r w:rsidRPr="00E77497" w:rsidDel="002B4235">
            <w:rPr>
              <w:b/>
            </w:rPr>
            <w:delText xml:space="preserve">: </w:delText>
          </w:r>
          <w:r w:rsidRPr="00E77497" w:rsidDel="002B4235">
            <w:rPr>
              <w:rStyle w:val="bnf"/>
            </w:rPr>
            <w:delText>ConstBinding</w:delText>
          </w:r>
          <w:r w:rsidRPr="00E77497" w:rsidDel="002B4235">
            <w:delText xml:space="preserve"> is evaluated as follows:</w:delText>
          </w:r>
        </w:del>
      </w:ins>
    </w:p>
    <w:p w14:paraId="05DD4D4E" w14:textId="77777777" w:rsidR="00884D1C" w:rsidRPr="00E77497" w:rsidDel="002B4235" w:rsidRDefault="00884D1C" w:rsidP="00FA3203">
      <w:pPr>
        <w:pStyle w:val="Alg2"/>
        <w:numPr>
          <w:ilvl w:val="0"/>
          <w:numId w:val="506"/>
        </w:numPr>
        <w:spacing w:after="220"/>
        <w:rPr>
          <w:ins w:id="17565" w:author="Rev 3 Allen Wirfs-Brock" w:date="2011-09-09T12:39:00Z"/>
          <w:del w:id="17566" w:author="Rev 6 Allen Wirfs-Brock" w:date="2012-02-25T16:20:00Z"/>
        </w:rPr>
      </w:pPr>
      <w:ins w:id="17567" w:author="Rev 3 Allen Wirfs-Brock" w:date="2011-09-09T12:39:00Z">
        <w:del w:id="17568" w:author="Rev 6 Allen Wirfs-Brock" w:date="2012-02-18T11:06:00Z">
          <w:r w:rsidRPr="00E77497" w:rsidDel="000348AE">
            <w:delText xml:space="preserve">Evaluate </w:delText>
          </w:r>
        </w:del>
        <w:del w:id="17569" w:author="Rev 6 Allen Wirfs-Brock" w:date="2012-02-25T16:20:00Z">
          <w:r w:rsidRPr="00E77497" w:rsidDel="002B4235">
            <w:rPr>
              <w:rStyle w:val="bnf"/>
            </w:rPr>
            <w:delText>ConstBinding</w:delText>
          </w:r>
          <w:r w:rsidRPr="00E77497" w:rsidDel="002B4235">
            <w:delText>.</w:delText>
          </w:r>
        </w:del>
      </w:ins>
    </w:p>
    <w:p w14:paraId="15EB5EEA" w14:textId="77777777" w:rsidR="00884D1C" w:rsidRPr="00E77497" w:rsidDel="002B4235" w:rsidRDefault="00884D1C" w:rsidP="00884D1C">
      <w:pPr>
        <w:rPr>
          <w:ins w:id="17570" w:author="Rev 3 Allen Wirfs-Brock" w:date="2011-09-09T12:39:00Z"/>
          <w:del w:id="17571" w:author="Rev 6 Allen Wirfs-Brock" w:date="2012-02-25T16:20:00Z"/>
        </w:rPr>
      </w:pPr>
      <w:ins w:id="17572" w:author="Rev 3 Allen Wirfs-Brock" w:date="2011-09-09T12:39:00Z">
        <w:del w:id="17573" w:author="Rev 6 Allen Wirfs-Brock" w:date="2012-02-25T16:20:00Z">
          <w:r w:rsidRPr="00E77497" w:rsidDel="002B4235">
            <w:delText xml:space="preserve">The </w:delText>
          </w:r>
          <w:r w:rsidRPr="00E77497" w:rsidDel="002B4235">
            <w:rPr>
              <w:rFonts w:ascii="Times New Roman" w:eastAsia="Times New Roman" w:hAnsi="Times New Roman"/>
              <w:spacing w:val="6"/>
              <w:lang w:eastAsia="en-US"/>
            </w:rPr>
            <w:delText xml:space="preserve">BoundNames </w:delText>
          </w:r>
          <w:r w:rsidRPr="00E77497" w:rsidDel="002B4235">
            <w:delText xml:space="preserve">of the production  </w:delText>
          </w:r>
          <w:r w:rsidRPr="00E77497" w:rsidDel="002B4235">
            <w:rPr>
              <w:rFonts w:ascii="Times New Roman" w:hAnsi="Times New Roman"/>
              <w:i/>
            </w:rPr>
            <w:delText xml:space="preserve">ConstBindingList </w:delText>
          </w:r>
          <w:r w:rsidRPr="00E77497" w:rsidDel="002B4235">
            <w:rPr>
              <w:b/>
            </w:rPr>
            <w:delText>:</w:delText>
          </w:r>
          <w:r w:rsidRPr="00E77497" w:rsidDel="002B4235">
            <w:delText xml:space="preserve"> </w:delText>
          </w:r>
          <w:r w:rsidRPr="00E77497" w:rsidDel="002B4235">
            <w:rPr>
              <w:rFonts w:ascii="Times New Roman" w:hAnsi="Times New Roman"/>
              <w:i/>
            </w:rPr>
            <w:delText xml:space="preserve">ConstBindingList </w:delText>
          </w:r>
          <w:r w:rsidRPr="00E77497" w:rsidDel="002B4235">
            <w:rPr>
              <w:rFonts w:ascii="Courier New" w:hAnsi="Courier New"/>
              <w:b/>
            </w:rPr>
            <w:delText>,</w:delText>
          </w:r>
          <w:r w:rsidRPr="00E77497" w:rsidDel="002B4235">
            <w:delText xml:space="preserve"> </w:delText>
          </w:r>
          <w:r w:rsidRPr="00E77497" w:rsidDel="002B4235">
            <w:rPr>
              <w:rStyle w:val="bnf"/>
            </w:rPr>
            <w:delText>ConstBinding</w:delText>
          </w:r>
          <w:r w:rsidRPr="00E77497" w:rsidDel="002B4235">
            <w:delText xml:space="preserve"> is determined as follows:</w:delText>
          </w:r>
        </w:del>
      </w:ins>
    </w:p>
    <w:p w14:paraId="01A4E59E" w14:textId="77777777" w:rsidR="00884D1C" w:rsidRPr="00E77497" w:rsidDel="002B4235" w:rsidRDefault="00884D1C">
      <w:pPr>
        <w:pStyle w:val="Alg4"/>
        <w:numPr>
          <w:ilvl w:val="0"/>
          <w:numId w:val="505"/>
        </w:numPr>
        <w:spacing w:after="220"/>
        <w:contextualSpacing/>
        <w:rPr>
          <w:ins w:id="17574" w:author="Rev 3 Allen Wirfs-Brock" w:date="2011-09-09T12:39:00Z"/>
          <w:del w:id="17575" w:author="Rev 6 Allen Wirfs-Brock" w:date="2012-02-25T16:20:00Z"/>
        </w:rPr>
        <w:pPrChange w:id="17576" w:author="Rev 4 Allen Wirfs-Brock" w:date="2011-11-07T12:16:00Z">
          <w:pPr>
            <w:pStyle w:val="Alg4"/>
            <w:numPr>
              <w:numId w:val="535"/>
            </w:numPr>
            <w:tabs>
              <w:tab w:val="num" w:pos="360"/>
            </w:tabs>
            <w:spacing w:after="220"/>
            <w:ind w:left="360" w:hanging="360"/>
            <w:contextualSpacing/>
          </w:pPr>
        </w:pPrChange>
      </w:pPr>
      <w:ins w:id="17577" w:author="Rev 3 Allen Wirfs-Brock" w:date="2011-09-09T12:39:00Z">
        <w:del w:id="17578" w:author="Rev 6 Allen Wirfs-Brock" w:date="2012-02-25T16:20:00Z">
          <w:r w:rsidRPr="00E77497" w:rsidDel="002B4235">
            <w:delText xml:space="preserve">Let </w:delText>
          </w:r>
          <w:r w:rsidRPr="00E77497" w:rsidDel="002B4235">
            <w:rPr>
              <w:i/>
            </w:rPr>
            <w:delText xml:space="preserve">names </w:delText>
          </w:r>
          <w:r w:rsidRPr="00E77497" w:rsidDel="002B4235">
            <w:delText xml:space="preserve">be BoundNames of </w:delText>
          </w:r>
          <w:r w:rsidRPr="00E77497" w:rsidDel="002B4235">
            <w:rPr>
              <w:i/>
            </w:rPr>
            <w:delText>ConstBindingList</w:delText>
          </w:r>
          <w:r w:rsidRPr="00E77497" w:rsidDel="002B4235">
            <w:delText>.</w:delText>
          </w:r>
        </w:del>
      </w:ins>
    </w:p>
    <w:p w14:paraId="2E099120" w14:textId="77777777" w:rsidR="00884D1C" w:rsidRPr="00E77497" w:rsidDel="002B4235" w:rsidRDefault="00884D1C">
      <w:pPr>
        <w:pStyle w:val="Alg4"/>
        <w:numPr>
          <w:ilvl w:val="0"/>
          <w:numId w:val="505"/>
        </w:numPr>
        <w:spacing w:after="220"/>
        <w:contextualSpacing/>
        <w:rPr>
          <w:ins w:id="17579" w:author="Rev 3 Allen Wirfs-Brock" w:date="2011-09-09T12:39:00Z"/>
          <w:del w:id="17580" w:author="Rev 6 Allen Wirfs-Brock" w:date="2012-02-25T16:20:00Z"/>
          <w:rStyle w:val="bnf"/>
          <w:rFonts w:eastAsia="MS Mincho"/>
          <w:i w:val="0"/>
          <w:spacing w:val="0"/>
          <w:lang w:eastAsia="ja-JP"/>
        </w:rPr>
        <w:pPrChange w:id="17581" w:author="Rev 4 Allen Wirfs-Brock" w:date="2011-11-07T12:16:00Z">
          <w:pPr>
            <w:pStyle w:val="Alg4"/>
            <w:numPr>
              <w:numId w:val="535"/>
            </w:numPr>
            <w:tabs>
              <w:tab w:val="num" w:pos="360"/>
            </w:tabs>
            <w:spacing w:after="220"/>
            <w:ind w:left="360" w:hanging="360"/>
            <w:contextualSpacing/>
          </w:pPr>
        </w:pPrChange>
      </w:pPr>
      <w:ins w:id="17582" w:author="Rev 3 Allen Wirfs-Brock" w:date="2011-09-09T12:39:00Z">
        <w:del w:id="17583" w:author="Rev 6 Allen Wirfs-Brock" w:date="2012-02-25T16:20:00Z">
          <w:r w:rsidRPr="00E77497" w:rsidDel="002B4235">
            <w:delText xml:space="preserve">Append to </w:delText>
          </w:r>
          <w:r w:rsidRPr="00E77497" w:rsidDel="002B4235">
            <w:rPr>
              <w:i/>
            </w:rPr>
            <w:delText>names</w:delText>
          </w:r>
          <w:r w:rsidRPr="00E77497" w:rsidDel="002B4235">
            <w:delText xml:space="preserve"> the elements of BoundNames of </w:delText>
          </w:r>
          <w:r w:rsidRPr="00E77497" w:rsidDel="002B4235">
            <w:rPr>
              <w:rStyle w:val="bnf"/>
            </w:rPr>
            <w:delText>ConstBinding.</w:delText>
          </w:r>
        </w:del>
      </w:ins>
    </w:p>
    <w:p w14:paraId="40115157" w14:textId="77777777" w:rsidR="00884D1C" w:rsidRPr="00E77497" w:rsidDel="002B4235" w:rsidRDefault="00884D1C">
      <w:pPr>
        <w:pStyle w:val="Alg4"/>
        <w:numPr>
          <w:ilvl w:val="0"/>
          <w:numId w:val="505"/>
        </w:numPr>
        <w:spacing w:after="220"/>
        <w:contextualSpacing/>
        <w:rPr>
          <w:ins w:id="17584" w:author="Rev 3 Allen Wirfs-Brock" w:date="2011-09-09T12:39:00Z"/>
          <w:del w:id="17585" w:author="Rev 6 Allen Wirfs-Brock" w:date="2012-02-25T16:20:00Z"/>
        </w:rPr>
        <w:pPrChange w:id="17586" w:author="Rev 4 Allen Wirfs-Brock" w:date="2011-11-07T12:16:00Z">
          <w:pPr>
            <w:pStyle w:val="Alg4"/>
            <w:numPr>
              <w:numId w:val="535"/>
            </w:numPr>
            <w:tabs>
              <w:tab w:val="num" w:pos="360"/>
            </w:tabs>
            <w:spacing w:after="220"/>
            <w:ind w:left="360" w:hanging="360"/>
            <w:contextualSpacing/>
          </w:pPr>
        </w:pPrChange>
      </w:pPr>
      <w:ins w:id="17587" w:author="Rev 3 Allen Wirfs-Brock" w:date="2011-09-09T12:39:00Z">
        <w:del w:id="17588" w:author="Rev 6 Allen Wirfs-Brock" w:date="2012-02-25T16:20:00Z">
          <w:r w:rsidRPr="00E77497" w:rsidDel="002B4235">
            <w:delText xml:space="preserve">Return </w:delText>
          </w:r>
          <w:r w:rsidRPr="00E77497" w:rsidDel="002B4235">
            <w:rPr>
              <w:rStyle w:val="bnf"/>
            </w:rPr>
            <w:delText>names</w:delText>
          </w:r>
          <w:r w:rsidRPr="00E77497" w:rsidDel="002B4235">
            <w:delText>.</w:delText>
          </w:r>
        </w:del>
      </w:ins>
    </w:p>
    <w:p w14:paraId="736A5E57" w14:textId="77777777" w:rsidR="00884D1C" w:rsidRPr="00E77497" w:rsidDel="002B4235" w:rsidRDefault="00884D1C" w:rsidP="00884D1C">
      <w:pPr>
        <w:rPr>
          <w:ins w:id="17589" w:author="Rev 3 Allen Wirfs-Brock" w:date="2011-09-09T12:39:00Z"/>
          <w:del w:id="17590" w:author="Rev 6 Allen Wirfs-Brock" w:date="2012-02-25T16:20:00Z"/>
        </w:rPr>
      </w:pPr>
      <w:ins w:id="17591" w:author="Rev 3 Allen Wirfs-Brock" w:date="2011-09-09T12:39:00Z">
        <w:del w:id="17592" w:author="Rev 6 Allen Wirfs-Brock" w:date="2012-02-25T16:20:00Z">
          <w:r w:rsidRPr="00E77497" w:rsidDel="002B4235">
            <w:delText xml:space="preserve">The production </w:delText>
          </w:r>
          <w:r w:rsidRPr="00E77497" w:rsidDel="002B4235">
            <w:rPr>
              <w:rFonts w:ascii="Times New Roman" w:hAnsi="Times New Roman"/>
              <w:i/>
            </w:rPr>
            <w:delText xml:space="preserve">ConstBindingList </w:delText>
          </w:r>
          <w:r w:rsidRPr="00E77497" w:rsidDel="002B4235">
            <w:rPr>
              <w:b/>
            </w:rPr>
            <w:delText>:</w:delText>
          </w:r>
          <w:r w:rsidRPr="00E77497" w:rsidDel="002B4235">
            <w:delText xml:space="preserve"> </w:delText>
          </w:r>
          <w:r w:rsidRPr="00E77497" w:rsidDel="002B4235">
            <w:rPr>
              <w:rFonts w:ascii="Times New Roman" w:hAnsi="Times New Roman"/>
              <w:i/>
            </w:rPr>
            <w:delText xml:space="preserve">ConstBindingList </w:delText>
          </w:r>
          <w:r w:rsidRPr="00E77497" w:rsidDel="002B4235">
            <w:rPr>
              <w:rFonts w:ascii="Courier New" w:hAnsi="Courier New"/>
              <w:b/>
            </w:rPr>
            <w:delText>,</w:delText>
          </w:r>
          <w:r w:rsidRPr="00E77497" w:rsidDel="002B4235">
            <w:delText xml:space="preserve"> </w:delText>
          </w:r>
          <w:r w:rsidRPr="00E77497" w:rsidDel="002B4235">
            <w:rPr>
              <w:rStyle w:val="bnf"/>
            </w:rPr>
            <w:delText>ConstBinding</w:delText>
          </w:r>
          <w:r w:rsidRPr="00E77497" w:rsidDel="002B4235">
            <w:delText xml:space="preserve"> is evaluated as follows:</w:delText>
          </w:r>
        </w:del>
      </w:ins>
    </w:p>
    <w:p w14:paraId="52B22F22" w14:textId="77777777" w:rsidR="00884D1C" w:rsidRPr="00E77497" w:rsidDel="002B4235" w:rsidRDefault="00884D1C" w:rsidP="00FA3203">
      <w:pPr>
        <w:pStyle w:val="Alg2"/>
        <w:keepNext/>
        <w:numPr>
          <w:ilvl w:val="0"/>
          <w:numId w:val="504"/>
        </w:numPr>
        <w:rPr>
          <w:ins w:id="17593" w:author="Rev 3 Allen Wirfs-Brock" w:date="2011-09-09T12:39:00Z"/>
          <w:del w:id="17594" w:author="Rev 6 Allen Wirfs-Brock" w:date="2012-02-25T16:20:00Z"/>
        </w:rPr>
      </w:pPr>
      <w:ins w:id="17595" w:author="Rev 3 Allen Wirfs-Brock" w:date="2011-09-09T12:39:00Z">
        <w:del w:id="17596" w:author="Rev 6 Allen Wirfs-Brock" w:date="2012-02-18T11:09:00Z">
          <w:r w:rsidRPr="00E77497" w:rsidDel="000348AE">
            <w:delText xml:space="preserve">Evaluate </w:delText>
          </w:r>
        </w:del>
        <w:del w:id="17597" w:author="Rev 6 Allen Wirfs-Brock" w:date="2012-02-25T16:20:00Z">
          <w:r w:rsidRPr="00E77497" w:rsidDel="002B4235">
            <w:rPr>
              <w:i/>
            </w:rPr>
            <w:delText>ConstBindingList</w:delText>
          </w:r>
          <w:r w:rsidRPr="00E77497" w:rsidDel="002B4235">
            <w:delText>.</w:delText>
          </w:r>
        </w:del>
      </w:ins>
    </w:p>
    <w:p w14:paraId="18C70B30" w14:textId="77777777" w:rsidR="00884D1C" w:rsidRPr="00E77497" w:rsidDel="002B4235" w:rsidRDefault="00884D1C" w:rsidP="00FA3203">
      <w:pPr>
        <w:pStyle w:val="Alg2"/>
        <w:numPr>
          <w:ilvl w:val="0"/>
          <w:numId w:val="504"/>
        </w:numPr>
        <w:spacing w:after="220"/>
        <w:rPr>
          <w:ins w:id="17598" w:author="Rev 3 Allen Wirfs-Brock" w:date="2011-09-09T12:39:00Z"/>
          <w:del w:id="17599" w:author="Rev 6 Allen Wirfs-Brock" w:date="2012-02-25T16:20:00Z"/>
        </w:rPr>
      </w:pPr>
      <w:ins w:id="17600" w:author="Rev 3 Allen Wirfs-Brock" w:date="2011-09-09T12:39:00Z">
        <w:del w:id="17601" w:author="Rev 6 Allen Wirfs-Brock" w:date="2012-02-18T11:06:00Z">
          <w:r w:rsidRPr="00E77497" w:rsidDel="000348AE">
            <w:delText xml:space="preserve">Evaluate </w:delText>
          </w:r>
        </w:del>
        <w:del w:id="17602" w:author="Rev 6 Allen Wirfs-Brock" w:date="2012-02-25T16:20:00Z">
          <w:r w:rsidRPr="00E77497" w:rsidDel="002B4235">
            <w:rPr>
              <w:rStyle w:val="bnf"/>
            </w:rPr>
            <w:delText>ConstBinding</w:delText>
          </w:r>
          <w:r w:rsidRPr="00E77497" w:rsidDel="002B4235">
            <w:delText>.</w:delText>
          </w:r>
        </w:del>
      </w:ins>
    </w:p>
    <w:p w14:paraId="2704F021" w14:textId="77777777" w:rsidR="00884D1C" w:rsidRPr="00E77497" w:rsidDel="002B4235" w:rsidRDefault="00884D1C" w:rsidP="00884D1C">
      <w:pPr>
        <w:rPr>
          <w:ins w:id="17603" w:author="Rev 3 Allen Wirfs-Brock" w:date="2011-09-09T12:39:00Z"/>
          <w:del w:id="17604" w:author="Rev 6 Allen Wirfs-Brock" w:date="2012-02-25T16:20:00Z"/>
        </w:rPr>
      </w:pPr>
      <w:ins w:id="17605" w:author="Rev 3 Allen Wirfs-Brock" w:date="2011-09-09T12:39:00Z">
        <w:del w:id="17606" w:author="Rev 6 Allen Wirfs-Brock" w:date="2012-02-25T16:20:00Z">
          <w:r w:rsidRPr="00E77497" w:rsidDel="002B4235">
            <w:delText xml:space="preserve">The </w:delText>
          </w:r>
          <w:r w:rsidRPr="00E77497" w:rsidDel="002B4235">
            <w:rPr>
              <w:rFonts w:ascii="Times New Roman" w:eastAsia="Times New Roman" w:hAnsi="Times New Roman"/>
              <w:spacing w:val="6"/>
              <w:lang w:eastAsia="en-US"/>
            </w:rPr>
            <w:delText xml:space="preserve">BoundNames </w:delText>
          </w:r>
          <w:r w:rsidRPr="00E77497" w:rsidDel="002B4235">
            <w:delText xml:space="preserve">of the production  </w:delText>
          </w:r>
          <w:r w:rsidRPr="00E77497" w:rsidDel="002B4235">
            <w:rPr>
              <w:rStyle w:val="bnf"/>
            </w:rPr>
            <w:delText xml:space="preserve">ConstBinding </w:delText>
          </w:r>
          <w:r w:rsidRPr="00E77497" w:rsidDel="002B4235">
            <w:rPr>
              <w:b/>
            </w:rPr>
            <w:delText>:</w:delText>
          </w:r>
          <w:r w:rsidRPr="00E77497" w:rsidDel="002B4235">
            <w:delText xml:space="preserve"> </w:delText>
          </w:r>
          <w:r w:rsidRPr="00E77497" w:rsidDel="002B4235">
            <w:rPr>
              <w:rFonts w:ascii="Times New Roman" w:hAnsi="Times New Roman"/>
              <w:i/>
            </w:rPr>
            <w:delText>BindingIdentifier Initialiser</w:delText>
          </w:r>
          <w:r w:rsidRPr="00E77497" w:rsidDel="002B4235">
            <w:delText xml:space="preserve"> is determined as follows: </w:delText>
          </w:r>
        </w:del>
      </w:ins>
    </w:p>
    <w:p w14:paraId="037CE49B" w14:textId="77777777" w:rsidR="00884D1C" w:rsidRPr="00E77497" w:rsidDel="002B4235" w:rsidRDefault="00884D1C">
      <w:pPr>
        <w:pStyle w:val="Alg4"/>
        <w:numPr>
          <w:ilvl w:val="0"/>
          <w:numId w:val="503"/>
        </w:numPr>
        <w:spacing w:after="220"/>
        <w:contextualSpacing/>
        <w:rPr>
          <w:ins w:id="17607" w:author="Rev 3 Allen Wirfs-Brock" w:date="2011-09-09T12:39:00Z"/>
          <w:del w:id="17608" w:author="Rev 6 Allen Wirfs-Brock" w:date="2012-02-25T16:20:00Z"/>
        </w:rPr>
        <w:pPrChange w:id="17609" w:author="Rev 4 Allen Wirfs-Brock" w:date="2011-11-07T12:16:00Z">
          <w:pPr>
            <w:pStyle w:val="Alg4"/>
            <w:numPr>
              <w:numId w:val="533"/>
            </w:numPr>
            <w:tabs>
              <w:tab w:val="num" w:pos="360"/>
            </w:tabs>
            <w:spacing w:after="220"/>
            <w:ind w:left="360" w:hanging="360"/>
            <w:contextualSpacing/>
          </w:pPr>
        </w:pPrChange>
      </w:pPr>
      <w:ins w:id="17610" w:author="Rev 3 Allen Wirfs-Brock" w:date="2011-09-09T12:39:00Z">
        <w:del w:id="17611" w:author="Rev 6 Allen Wirfs-Brock" w:date="2012-02-25T16:20:00Z">
          <w:r w:rsidRPr="00E77497" w:rsidDel="002B4235">
            <w:delText xml:space="preserve">Return the BoundNames of </w:delText>
          </w:r>
          <w:r w:rsidRPr="00E77497" w:rsidDel="002B4235">
            <w:rPr>
              <w:i/>
            </w:rPr>
            <w:delText>BindingIdentifier</w:delText>
          </w:r>
          <w:r w:rsidRPr="00E77497" w:rsidDel="002B4235">
            <w:delText>.</w:delText>
          </w:r>
        </w:del>
      </w:ins>
    </w:p>
    <w:p w14:paraId="695AADC7" w14:textId="77777777" w:rsidR="00884D1C" w:rsidRPr="00E77497" w:rsidDel="002B4235" w:rsidRDefault="00884D1C" w:rsidP="00884D1C">
      <w:pPr>
        <w:rPr>
          <w:ins w:id="17612" w:author="Rev 3 Allen Wirfs-Brock" w:date="2011-09-09T12:39:00Z"/>
          <w:del w:id="17613" w:author="Rev 6 Allen Wirfs-Brock" w:date="2012-02-25T16:20:00Z"/>
        </w:rPr>
      </w:pPr>
      <w:ins w:id="17614" w:author="Rev 3 Allen Wirfs-Brock" w:date="2011-09-09T12:39:00Z">
        <w:del w:id="17615" w:author="Rev 6 Allen Wirfs-Brock" w:date="2012-02-25T16:20:00Z">
          <w:r w:rsidRPr="00E77497" w:rsidDel="002B4235">
            <w:delText xml:space="preserve">The production </w:delText>
          </w:r>
          <w:r w:rsidRPr="00E77497" w:rsidDel="002B4235">
            <w:rPr>
              <w:rStyle w:val="bnf"/>
            </w:rPr>
            <w:delText xml:space="preserve">ConstBinding </w:delText>
          </w:r>
          <w:r w:rsidRPr="00E77497" w:rsidDel="002B4235">
            <w:rPr>
              <w:b/>
            </w:rPr>
            <w:delText>:</w:delText>
          </w:r>
          <w:r w:rsidRPr="00E77497" w:rsidDel="002B4235">
            <w:delText xml:space="preserve"> </w:delText>
          </w:r>
          <w:r w:rsidRPr="00E77497" w:rsidDel="002B4235">
            <w:rPr>
              <w:rFonts w:ascii="Times New Roman" w:hAnsi="Times New Roman"/>
              <w:i/>
            </w:rPr>
            <w:delText>BindingIdentifier Initialiser</w:delText>
          </w:r>
          <w:r w:rsidRPr="00E77497" w:rsidDel="002B4235">
            <w:delText xml:space="preserve"> is evaluated as follows:</w:delText>
          </w:r>
        </w:del>
      </w:ins>
    </w:p>
    <w:p w14:paraId="56C99038" w14:textId="77777777" w:rsidR="00884D1C" w:rsidRPr="00E77497" w:rsidDel="002B4235" w:rsidRDefault="00884D1C" w:rsidP="00FA3203">
      <w:pPr>
        <w:pStyle w:val="Alg2"/>
        <w:numPr>
          <w:ilvl w:val="0"/>
          <w:numId w:val="502"/>
        </w:numPr>
        <w:rPr>
          <w:ins w:id="17616" w:author="Rev 3 Allen Wirfs-Brock" w:date="2011-09-09T12:39:00Z"/>
          <w:del w:id="17617" w:author="Rev 6 Allen Wirfs-Brock" w:date="2012-02-25T16:20:00Z"/>
        </w:rPr>
      </w:pPr>
      <w:ins w:id="17618" w:author="Rev 3 Allen Wirfs-Brock" w:date="2011-09-09T12:39:00Z">
        <w:del w:id="17619" w:author="Rev 6 Allen Wirfs-Brock" w:date="2012-02-25T16:20:00Z">
          <w:r w:rsidRPr="00E77497" w:rsidDel="002B4235">
            <w:delText xml:space="preserve">Let </w:delText>
          </w:r>
          <w:r w:rsidRPr="00E77497" w:rsidDel="002B4235">
            <w:rPr>
              <w:i/>
            </w:rPr>
            <w:delText xml:space="preserve">rhs </w:delText>
          </w:r>
          <w:r w:rsidRPr="00E77497" w:rsidDel="002B4235">
            <w:delText xml:space="preserve">be the result of evaluating </w:delText>
          </w:r>
          <w:r w:rsidRPr="00E77497" w:rsidDel="002B4235">
            <w:rPr>
              <w:i/>
            </w:rPr>
            <w:delText>Initialiser</w:delText>
          </w:r>
          <w:r w:rsidRPr="00E77497" w:rsidDel="002B4235">
            <w:delText>.</w:delText>
          </w:r>
        </w:del>
      </w:ins>
    </w:p>
    <w:p w14:paraId="0DAEA7E3" w14:textId="77777777" w:rsidR="00884D1C" w:rsidRPr="00E77497" w:rsidDel="002B4235" w:rsidRDefault="00884D1C" w:rsidP="00FA3203">
      <w:pPr>
        <w:pStyle w:val="Alg2"/>
        <w:numPr>
          <w:ilvl w:val="0"/>
          <w:numId w:val="502"/>
        </w:numPr>
        <w:rPr>
          <w:ins w:id="17620" w:author="Rev 3 Allen Wirfs-Brock" w:date="2011-09-09T12:39:00Z"/>
          <w:del w:id="17621" w:author="Rev 6 Allen Wirfs-Brock" w:date="2012-02-25T16:20:00Z"/>
        </w:rPr>
      </w:pPr>
      <w:ins w:id="17622" w:author="Rev 3 Allen Wirfs-Brock" w:date="2011-09-09T12:39:00Z">
        <w:del w:id="17623" w:author="Rev 6 Allen Wirfs-Brock" w:date="2012-02-25T16:20:00Z">
          <w:r w:rsidRPr="00E77497" w:rsidDel="002B4235">
            <w:delText xml:space="preserve">Let </w:delText>
          </w:r>
          <w:r w:rsidRPr="00E77497" w:rsidDel="002B4235">
            <w:rPr>
              <w:i/>
            </w:rPr>
            <w:delText xml:space="preserve">value </w:delText>
          </w:r>
          <w:r w:rsidRPr="00E77497" w:rsidDel="002B4235">
            <w:delText>be GetValue(</w:delText>
          </w:r>
          <w:r w:rsidRPr="00E77497" w:rsidDel="002B4235">
            <w:rPr>
              <w:i/>
            </w:rPr>
            <w:delText>rhs</w:delText>
          </w:r>
          <w:r w:rsidRPr="00E77497" w:rsidDel="002B4235">
            <w:delText>).</w:delText>
          </w:r>
        </w:del>
      </w:ins>
    </w:p>
    <w:p w14:paraId="006B6664" w14:textId="77777777" w:rsidR="00884D1C" w:rsidRPr="00E77497" w:rsidDel="002B4235" w:rsidRDefault="00884D1C" w:rsidP="00FA3203">
      <w:pPr>
        <w:pStyle w:val="Alg2"/>
        <w:numPr>
          <w:ilvl w:val="0"/>
          <w:numId w:val="502"/>
        </w:numPr>
        <w:jc w:val="left"/>
        <w:rPr>
          <w:ins w:id="17624" w:author="Rev 3 Allen Wirfs-Brock" w:date="2011-09-09T12:39:00Z"/>
          <w:del w:id="17625" w:author="Rev 6 Allen Wirfs-Brock" w:date="2012-02-25T16:20:00Z"/>
        </w:rPr>
      </w:pPr>
      <w:ins w:id="17626" w:author="Rev 3 Allen Wirfs-Brock" w:date="2011-09-09T12:39:00Z">
        <w:del w:id="17627" w:author="Rev 6 Allen Wirfs-Brock" w:date="2012-02-25T16:20:00Z">
          <w:r w:rsidRPr="00E77497" w:rsidDel="002B4235">
            <w:delText xml:space="preserve">Let </w:delText>
          </w:r>
          <w:r w:rsidRPr="00E77497" w:rsidDel="002B4235">
            <w:rPr>
              <w:i/>
            </w:rPr>
            <w:delText>env</w:delText>
          </w:r>
          <w:r w:rsidRPr="00E77497" w:rsidDel="002B4235">
            <w:delText xml:space="preserve"> be the running execution context’s LexicalEnvironment.</w:delText>
          </w:r>
        </w:del>
      </w:ins>
    </w:p>
    <w:p w14:paraId="3343C346" w14:textId="77777777" w:rsidR="00884D1C" w:rsidRPr="00E77497" w:rsidDel="002B4235" w:rsidRDefault="00BA50E1" w:rsidP="00FA3203">
      <w:pPr>
        <w:pStyle w:val="Alg2"/>
        <w:numPr>
          <w:ilvl w:val="0"/>
          <w:numId w:val="502"/>
        </w:numPr>
        <w:spacing w:after="220"/>
        <w:rPr>
          <w:ins w:id="17628" w:author="Rev 3 Allen Wirfs-Brock" w:date="2011-09-09T12:39:00Z"/>
          <w:del w:id="17629" w:author="Rev 6 Allen Wirfs-Brock" w:date="2012-02-25T16:20:00Z"/>
        </w:rPr>
      </w:pPr>
      <w:ins w:id="17630" w:author="Rev 3 Allen Wirfs-Brock" w:date="2011-09-22T14:44:00Z">
        <w:del w:id="17631" w:author="Rev 6 Allen Wirfs-Brock" w:date="2012-02-18T10:57:00Z">
          <w:r w:rsidRPr="00E77497" w:rsidDel="00481DAC">
            <w:delText xml:space="preserve">Perform </w:delText>
          </w:r>
        </w:del>
        <w:del w:id="17632" w:author="Rev 6 Allen Wirfs-Brock" w:date="2012-02-25T16:20:00Z">
          <w:r w:rsidRPr="00E77497" w:rsidDel="002B4235">
            <w:delText xml:space="preserve">Binding Initialization for </w:delText>
          </w:r>
          <w:r w:rsidRPr="00E77497" w:rsidDel="002B4235">
            <w:rPr>
              <w:i/>
            </w:rPr>
            <w:delText>BindingIdentifier</w:delText>
          </w:r>
          <w:r w:rsidRPr="00E77497" w:rsidDel="002B4235">
            <w:delText xml:space="preserve"> passing</w:delText>
          </w:r>
          <w:r w:rsidRPr="00E77497" w:rsidDel="002B4235">
            <w:rPr>
              <w:i/>
            </w:rPr>
            <w:delText xml:space="preserve"> value</w:delText>
          </w:r>
          <w:r w:rsidRPr="00E77497" w:rsidDel="002B4235">
            <w:delText xml:space="preserve"> and </w:delText>
          </w:r>
          <w:r w:rsidRPr="00E77497" w:rsidDel="002B4235">
            <w:rPr>
              <w:i/>
            </w:rPr>
            <w:delText>env</w:delText>
          </w:r>
          <w:r w:rsidRPr="00E77497" w:rsidDel="002B4235">
            <w:delText xml:space="preserve"> as the arguments.</w:delText>
          </w:r>
        </w:del>
      </w:ins>
    </w:p>
    <w:p w14:paraId="49A73011" w14:textId="77777777" w:rsidR="00884D1C" w:rsidRPr="00E77497" w:rsidDel="002B4235" w:rsidRDefault="00884D1C" w:rsidP="00884D1C">
      <w:pPr>
        <w:rPr>
          <w:ins w:id="17633" w:author="Rev 3 Allen Wirfs-Brock" w:date="2011-09-09T12:39:00Z"/>
          <w:del w:id="17634" w:author="Rev 6 Allen Wirfs-Brock" w:date="2012-02-25T16:20:00Z"/>
        </w:rPr>
      </w:pPr>
      <w:ins w:id="17635" w:author="Rev 3 Allen Wirfs-Brock" w:date="2011-09-09T12:39:00Z">
        <w:del w:id="17636" w:author="Rev 6 Allen Wirfs-Brock" w:date="2012-02-25T16:20:00Z">
          <w:r w:rsidRPr="00E77497" w:rsidDel="002B4235">
            <w:delText xml:space="preserve">The </w:delText>
          </w:r>
          <w:r w:rsidRPr="00E77497" w:rsidDel="002B4235">
            <w:rPr>
              <w:rFonts w:ascii="Times New Roman" w:eastAsia="Times New Roman" w:hAnsi="Times New Roman"/>
              <w:spacing w:val="6"/>
              <w:lang w:eastAsia="en-US"/>
            </w:rPr>
            <w:delText xml:space="preserve">BoundNames </w:delText>
          </w:r>
          <w:r w:rsidRPr="00E77497" w:rsidDel="002B4235">
            <w:delText xml:space="preserve">of the production  </w:delText>
          </w:r>
          <w:r w:rsidRPr="00E77497" w:rsidDel="002B4235">
            <w:rPr>
              <w:rStyle w:val="bnf"/>
            </w:rPr>
            <w:delText>ConstBinding</w:delText>
          </w:r>
          <w:r w:rsidRPr="00E77497" w:rsidDel="002B4235">
            <w:rPr>
              <w:b/>
            </w:rPr>
            <w:delText>:</w:delText>
          </w:r>
          <w:r w:rsidRPr="00E77497" w:rsidDel="002B4235">
            <w:delText xml:space="preserve"> </w:delText>
          </w:r>
          <w:r w:rsidRPr="00E77497" w:rsidDel="002B4235">
            <w:rPr>
              <w:rFonts w:ascii="Times New Roman" w:hAnsi="Times New Roman"/>
              <w:i/>
            </w:rPr>
            <w:delText>BindingPattern Initialiser</w:delText>
          </w:r>
          <w:r w:rsidRPr="00E77497" w:rsidDel="002B4235">
            <w:delText xml:space="preserve"> is determined as follows: </w:delText>
          </w:r>
        </w:del>
      </w:ins>
    </w:p>
    <w:p w14:paraId="2DEBE723" w14:textId="77777777" w:rsidR="00884D1C" w:rsidRPr="00E77497" w:rsidDel="002B4235" w:rsidRDefault="00884D1C">
      <w:pPr>
        <w:pStyle w:val="Alg4"/>
        <w:numPr>
          <w:ilvl w:val="0"/>
          <w:numId w:val="501"/>
        </w:numPr>
        <w:spacing w:after="220"/>
        <w:contextualSpacing/>
        <w:rPr>
          <w:ins w:id="17637" w:author="Rev 3 Allen Wirfs-Brock" w:date="2011-09-09T12:39:00Z"/>
          <w:del w:id="17638" w:author="Rev 6 Allen Wirfs-Brock" w:date="2012-02-25T16:20:00Z"/>
        </w:rPr>
        <w:pPrChange w:id="17639" w:author="Rev 4 Allen Wirfs-Brock" w:date="2011-11-07T12:16:00Z">
          <w:pPr>
            <w:pStyle w:val="Alg4"/>
            <w:numPr>
              <w:numId w:val="531"/>
            </w:numPr>
            <w:tabs>
              <w:tab w:val="num" w:pos="360"/>
            </w:tabs>
            <w:spacing w:after="220"/>
            <w:ind w:left="360" w:hanging="360"/>
            <w:contextualSpacing/>
          </w:pPr>
        </w:pPrChange>
      </w:pPr>
      <w:ins w:id="17640" w:author="Rev 3 Allen Wirfs-Brock" w:date="2011-09-09T12:39:00Z">
        <w:del w:id="17641" w:author="Rev 6 Allen Wirfs-Brock" w:date="2012-02-25T16:20:00Z">
          <w:r w:rsidRPr="00E77497" w:rsidDel="002B4235">
            <w:delText xml:space="preserve">Return the BoundNames of </w:delText>
          </w:r>
          <w:r w:rsidRPr="00E77497" w:rsidDel="002B4235">
            <w:rPr>
              <w:i/>
            </w:rPr>
            <w:delText>BindingPattern</w:delText>
          </w:r>
          <w:r w:rsidRPr="00E77497" w:rsidDel="002B4235">
            <w:delText>.</w:delText>
          </w:r>
        </w:del>
      </w:ins>
    </w:p>
    <w:p w14:paraId="4E0EFB89" w14:textId="77777777" w:rsidR="00884D1C" w:rsidRPr="00E77497" w:rsidDel="002B4235" w:rsidRDefault="00884D1C" w:rsidP="00884D1C">
      <w:pPr>
        <w:rPr>
          <w:ins w:id="17642" w:author="Rev 3 Allen Wirfs-Brock" w:date="2011-09-09T12:39:00Z"/>
          <w:del w:id="17643" w:author="Rev 6 Allen Wirfs-Brock" w:date="2012-02-25T16:20:00Z"/>
        </w:rPr>
      </w:pPr>
      <w:ins w:id="17644" w:author="Rev 3 Allen Wirfs-Brock" w:date="2011-09-09T12:39:00Z">
        <w:del w:id="17645" w:author="Rev 6 Allen Wirfs-Brock" w:date="2012-02-25T16:20:00Z">
          <w:r w:rsidRPr="00E77497" w:rsidDel="002B4235">
            <w:delText xml:space="preserve">The production </w:delText>
          </w:r>
          <w:r w:rsidRPr="00E77497" w:rsidDel="002B4235">
            <w:rPr>
              <w:rStyle w:val="bnf"/>
            </w:rPr>
            <w:delText>ConstBinding</w:delText>
          </w:r>
          <w:r w:rsidRPr="00E77497" w:rsidDel="002B4235">
            <w:rPr>
              <w:b/>
            </w:rPr>
            <w:delText>:</w:delText>
          </w:r>
          <w:r w:rsidRPr="00E77497" w:rsidDel="002B4235">
            <w:delText xml:space="preserve"> </w:delText>
          </w:r>
          <w:r w:rsidRPr="00E77497" w:rsidDel="002B4235">
            <w:rPr>
              <w:rFonts w:ascii="Times New Roman" w:hAnsi="Times New Roman"/>
              <w:i/>
            </w:rPr>
            <w:delText>BindingPattern Initialiser</w:delText>
          </w:r>
          <w:r w:rsidRPr="00E77497" w:rsidDel="002B4235">
            <w:delText xml:space="preserve"> is evaluated as follows:</w:delText>
          </w:r>
        </w:del>
      </w:ins>
    </w:p>
    <w:p w14:paraId="2FD49E19" w14:textId="77777777" w:rsidR="00884D1C" w:rsidRPr="00E77497" w:rsidDel="002B4235" w:rsidRDefault="00884D1C" w:rsidP="00FA3203">
      <w:pPr>
        <w:pStyle w:val="Alg2"/>
        <w:numPr>
          <w:ilvl w:val="0"/>
          <w:numId w:val="500"/>
        </w:numPr>
        <w:rPr>
          <w:ins w:id="17646" w:author="Rev 3 Allen Wirfs-Brock" w:date="2011-09-09T12:39:00Z"/>
          <w:del w:id="17647" w:author="Rev 6 Allen Wirfs-Brock" w:date="2012-02-25T16:20:00Z"/>
        </w:rPr>
      </w:pPr>
      <w:ins w:id="17648" w:author="Rev 3 Allen Wirfs-Brock" w:date="2011-09-09T12:39:00Z">
        <w:del w:id="17649" w:author="Rev 6 Allen Wirfs-Brock" w:date="2012-02-25T16:20:00Z">
          <w:r w:rsidRPr="00E77497" w:rsidDel="002B4235">
            <w:delText xml:space="preserve">Let </w:delText>
          </w:r>
          <w:r w:rsidRPr="00E77497" w:rsidDel="002B4235">
            <w:rPr>
              <w:i/>
            </w:rPr>
            <w:delText xml:space="preserve">rhs </w:delText>
          </w:r>
          <w:r w:rsidRPr="00E77497" w:rsidDel="002B4235">
            <w:delText xml:space="preserve">be the result of evaluating </w:delText>
          </w:r>
          <w:r w:rsidRPr="00E77497" w:rsidDel="002B4235">
            <w:rPr>
              <w:i/>
            </w:rPr>
            <w:delText>Initialiser</w:delText>
          </w:r>
          <w:r w:rsidRPr="00E77497" w:rsidDel="002B4235">
            <w:delText>.</w:delText>
          </w:r>
        </w:del>
      </w:ins>
    </w:p>
    <w:p w14:paraId="0AC1EB12" w14:textId="77777777" w:rsidR="00884D1C" w:rsidRPr="00E77497" w:rsidDel="002B4235" w:rsidRDefault="00884D1C" w:rsidP="00FA3203">
      <w:pPr>
        <w:pStyle w:val="Alg3"/>
        <w:numPr>
          <w:ilvl w:val="0"/>
          <w:numId w:val="500"/>
        </w:numPr>
        <w:rPr>
          <w:ins w:id="17650" w:author="Rev 3 Allen Wirfs-Brock" w:date="2011-09-09T12:39:00Z"/>
          <w:del w:id="17651" w:author="Rev 6 Allen Wirfs-Brock" w:date="2012-02-25T16:20:00Z"/>
        </w:rPr>
      </w:pPr>
      <w:ins w:id="17652" w:author="Rev 3 Allen Wirfs-Brock" w:date="2011-09-09T12:39:00Z">
        <w:del w:id="17653" w:author="Rev 6 Allen Wirfs-Brock" w:date="2012-02-25T16:20:00Z">
          <w:r w:rsidRPr="00E77497" w:rsidDel="002B4235">
            <w:delText xml:space="preserve">Let </w:delText>
          </w:r>
          <w:r w:rsidRPr="00E77497" w:rsidDel="002B4235">
            <w:rPr>
              <w:i/>
            </w:rPr>
            <w:delText>rval</w:delText>
          </w:r>
          <w:r w:rsidRPr="00E77497" w:rsidDel="002B4235">
            <w:delText xml:space="preserve"> be GetValue(</w:delText>
          </w:r>
          <w:r w:rsidRPr="00E77497" w:rsidDel="002B4235">
            <w:rPr>
              <w:i/>
            </w:rPr>
            <w:delText>rhs</w:delText>
          </w:r>
          <w:r w:rsidRPr="00E77497" w:rsidDel="002B4235">
            <w:delText>).</w:delText>
          </w:r>
        </w:del>
      </w:ins>
    </w:p>
    <w:p w14:paraId="4C63B7AD" w14:textId="77777777" w:rsidR="00884D1C" w:rsidRPr="00E77497" w:rsidDel="002B4235" w:rsidRDefault="00884D1C" w:rsidP="00FA3203">
      <w:pPr>
        <w:pStyle w:val="Alg2"/>
        <w:numPr>
          <w:ilvl w:val="0"/>
          <w:numId w:val="500"/>
        </w:numPr>
        <w:spacing w:after="220"/>
        <w:contextualSpacing/>
        <w:rPr>
          <w:ins w:id="17654" w:author="Rev 3 Allen Wirfs-Brock" w:date="2011-09-09T12:39:00Z"/>
          <w:del w:id="17655" w:author="Rev 6 Allen Wirfs-Brock" w:date="2012-02-25T16:20:00Z"/>
        </w:rPr>
      </w:pPr>
      <w:ins w:id="17656" w:author="Rev 3 Allen Wirfs-Brock" w:date="2011-09-09T12:39:00Z">
        <w:del w:id="17657" w:author="Rev 6 Allen Wirfs-Brock" w:date="2012-02-25T16:20:00Z">
          <w:r w:rsidRPr="00E77497" w:rsidDel="002B4235">
            <w:delText xml:space="preserve">Let </w:delText>
          </w:r>
          <w:r w:rsidRPr="00E77497" w:rsidDel="002B4235">
            <w:rPr>
              <w:i/>
            </w:rPr>
            <w:delText>env</w:delText>
          </w:r>
          <w:r w:rsidRPr="00E77497" w:rsidDel="002B4235">
            <w:delText xml:space="preserve"> be the running execution context’s LexicalEnvironment.</w:delText>
          </w:r>
        </w:del>
      </w:ins>
    </w:p>
    <w:p w14:paraId="288A5326" w14:textId="77777777" w:rsidR="00884D1C" w:rsidRPr="00E77497" w:rsidDel="002B4235" w:rsidRDefault="006445D5" w:rsidP="00FA3203">
      <w:pPr>
        <w:pStyle w:val="Alg2"/>
        <w:numPr>
          <w:ilvl w:val="0"/>
          <w:numId w:val="500"/>
        </w:numPr>
        <w:spacing w:after="220"/>
        <w:rPr>
          <w:ins w:id="17658" w:author="Rev 3 Allen Wirfs-Brock" w:date="2011-09-09T12:39:00Z"/>
          <w:del w:id="17659" w:author="Rev 6 Allen Wirfs-Brock" w:date="2012-02-25T16:20:00Z"/>
        </w:rPr>
      </w:pPr>
      <w:ins w:id="17660" w:author="Rev 4 Allen Wirfs-Brock" w:date="2011-11-06T12:00:00Z">
        <w:del w:id="17661" w:author="Rev 6 Allen Wirfs-Brock" w:date="2012-02-18T10:57:00Z">
          <w:r w:rsidRPr="00E77497" w:rsidDel="00481DAC">
            <w:delText xml:space="preserve">Perform </w:delText>
          </w:r>
        </w:del>
        <w:del w:id="17662" w:author="Rev 6 Allen Wirfs-Brock" w:date="2012-02-25T16:20:00Z">
          <w:r w:rsidRPr="00E77497" w:rsidDel="002B4235">
            <w:delText xml:space="preserve">Binding Initialization for </w:delText>
          </w:r>
        </w:del>
      </w:ins>
      <w:ins w:id="17663" w:author="Rev 3 Allen Wirfs-Brock" w:date="2011-09-09T12:39:00Z">
        <w:del w:id="17664" w:author="Rev 6 Allen Wirfs-Brock" w:date="2012-02-25T16:20:00Z">
          <w:r w:rsidR="00884D1C" w:rsidRPr="00E77497" w:rsidDel="002B4235">
            <w:delText xml:space="preserve">Evaluate </w:delText>
          </w:r>
          <w:r w:rsidR="00884D1C" w:rsidRPr="00E77497" w:rsidDel="002B4235">
            <w:rPr>
              <w:i/>
            </w:rPr>
            <w:delText>BindingPattern</w:delText>
          </w:r>
          <w:r w:rsidR="00884D1C" w:rsidRPr="00E77497" w:rsidDel="002B4235">
            <w:delText xml:space="preserve"> using </w:delText>
          </w:r>
          <w:r w:rsidR="00884D1C" w:rsidRPr="00E77497" w:rsidDel="002B4235">
            <w:rPr>
              <w:i/>
            </w:rPr>
            <w:delText>rval</w:delText>
          </w:r>
          <w:r w:rsidR="00884D1C" w:rsidRPr="00E77497" w:rsidDel="002B4235">
            <w:delText xml:space="preserve"> as the </w:delText>
          </w:r>
          <w:r w:rsidR="00884D1C" w:rsidRPr="00E77497" w:rsidDel="002B4235">
            <w:rPr>
              <w:rStyle w:val="bnf"/>
            </w:rPr>
            <w:delText>obj</w:delText>
          </w:r>
          <w:r w:rsidR="00884D1C" w:rsidRPr="00E77497" w:rsidDel="002B4235">
            <w:rPr>
              <w:i/>
            </w:rPr>
            <w:delText xml:space="preserve"> </w:delText>
          </w:r>
          <w:r w:rsidR="00884D1C" w:rsidRPr="00E77497" w:rsidDel="002B4235">
            <w:delText xml:space="preserve">parameter and </w:delText>
          </w:r>
          <w:r w:rsidR="00884D1C" w:rsidRPr="00E77497" w:rsidDel="002B4235">
            <w:rPr>
              <w:i/>
            </w:rPr>
            <w:delText>env</w:delText>
          </w:r>
          <w:r w:rsidR="00884D1C" w:rsidRPr="00E77497" w:rsidDel="002B4235">
            <w:delText xml:space="preserve"> as the </w:delText>
          </w:r>
          <w:r w:rsidR="00884D1C" w:rsidRPr="00E77497" w:rsidDel="002B4235">
            <w:rPr>
              <w:i/>
            </w:rPr>
            <w:delText>environment</w:delText>
          </w:r>
          <w:r w:rsidR="00884D1C" w:rsidRPr="00E77497" w:rsidDel="002B4235">
            <w:delText xml:space="preserve"> parameter.</w:delText>
          </w:r>
        </w:del>
      </w:ins>
    </w:p>
    <w:p w14:paraId="5DA4907A" w14:textId="77777777" w:rsidR="00884D1C" w:rsidRPr="00E77497" w:rsidRDefault="00884D1C" w:rsidP="00884D1C">
      <w:pPr>
        <w:pStyle w:val="30"/>
        <w:numPr>
          <w:ilvl w:val="0"/>
          <w:numId w:val="0"/>
        </w:numPr>
        <w:rPr>
          <w:ins w:id="17665" w:author="Rev 3 Allen Wirfs-Brock" w:date="2011-09-09T12:39:00Z"/>
        </w:rPr>
      </w:pPr>
      <w:bookmarkStart w:id="17666" w:name="_Toc336509559"/>
      <w:ins w:id="17667" w:author="Rev 3 Allen Wirfs-Brock" w:date="2011-09-09T12:39:00Z">
        <w:r w:rsidRPr="00E77497">
          <w:t>12.2.</w:t>
        </w:r>
        <w:del w:id="17668" w:author="Rev 6 Allen Wirfs-Brock" w:date="2012-02-25T16:20:00Z">
          <w:r w:rsidRPr="00E77497" w:rsidDel="002B4235">
            <w:delText>3</w:delText>
          </w:r>
        </w:del>
      </w:ins>
      <w:ins w:id="17669" w:author="Rev 6 Allen Wirfs-Brock" w:date="2012-02-25T16:20:00Z">
        <w:r w:rsidR="002B4235">
          <w:t>2</w:t>
        </w:r>
      </w:ins>
      <w:ins w:id="17670" w:author="Rev 3 Allen Wirfs-Brock" w:date="2011-09-09T12:39:00Z">
        <w:r w:rsidRPr="00E77497">
          <w:tab/>
          <w:t>Variable Statement</w:t>
        </w:r>
        <w:bookmarkEnd w:id="17666"/>
      </w:ins>
    </w:p>
    <w:p w14:paraId="0D477097" w14:textId="77777777" w:rsidR="00297CB6" w:rsidRPr="00E77497" w:rsidRDefault="00297CB6" w:rsidP="00297CB6">
      <w:pPr>
        <w:rPr>
          <w:ins w:id="17671" w:author="Rev 4 Allen Wirfs-Brock" w:date="2011-10-15T17:31:00Z"/>
          <w:sz w:val="18"/>
        </w:rPr>
      </w:pPr>
      <w:ins w:id="17672" w:author="Rev 4 Allen Wirfs-Brock" w:date="2011-10-15T17:31:00Z">
        <w:r w:rsidRPr="00E77497">
          <w:rPr>
            <w:sz w:val="18"/>
          </w:rPr>
          <w:t>NOTE</w:t>
        </w:r>
        <w:r w:rsidRPr="00E77497">
          <w:rPr>
            <w:sz w:val="18"/>
          </w:rPr>
          <w:tab/>
          <w:t xml:space="preserve">A </w:t>
        </w:r>
        <w:r w:rsidRPr="00E77497">
          <w:rPr>
            <w:rFonts w:ascii="Courier New" w:hAnsi="Courier New"/>
            <w:b/>
            <w:sz w:val="18"/>
          </w:rPr>
          <w:t>var</w:t>
        </w:r>
        <w:r w:rsidRPr="00E77497">
          <w:rPr>
            <w:sz w:val="16"/>
          </w:rPr>
          <w:t xml:space="preserve"> </w:t>
        </w:r>
        <w:r w:rsidRPr="00E77497">
          <w:rPr>
            <w:sz w:val="18"/>
          </w:rPr>
          <w:t xml:space="preserve">statement declares variables that are scoped to the </w:t>
        </w:r>
        <w:del w:id="17673" w:author="Rev 8 Allen Wirfs-Brock" w:date="2012-06-13T16:00:00Z">
          <w:r w:rsidRPr="00E77497" w:rsidDel="00B33FB4">
            <w:rPr>
              <w:sz w:val="18"/>
            </w:rPr>
            <w:delText>current</w:delText>
          </w:r>
        </w:del>
      </w:ins>
      <w:ins w:id="17674" w:author="Rev 8 Allen Wirfs-Brock" w:date="2012-06-13T16:00:00Z">
        <w:r w:rsidR="00B33FB4">
          <w:rPr>
            <w:sz w:val="18"/>
          </w:rPr>
          <w:t>running</w:t>
        </w:r>
      </w:ins>
      <w:ins w:id="17675" w:author="Rev 4 Allen Wirfs-Brock" w:date="2011-10-15T17:31:00Z">
        <w:r w:rsidRPr="00E77497">
          <w:rPr>
            <w:sz w:val="18"/>
          </w:rPr>
          <w:t xml:space="preserve"> execution context’s VariableEnvironment. Var variables are created when their containing Lexical Environment is instantiated and are initialised to </w:t>
        </w:r>
        <w:r w:rsidRPr="00E77497">
          <w:rPr>
            <w:b/>
            <w:sz w:val="18"/>
          </w:rPr>
          <w:t>undefined</w:t>
        </w:r>
        <w:r w:rsidRPr="00E77497">
          <w:rPr>
            <w:sz w:val="18"/>
          </w:rPr>
          <w:t xml:space="preserve"> when created. Within the scope of any VariableEnvironemnt a common </w:t>
        </w:r>
        <w:r w:rsidRPr="00E77497">
          <w:rPr>
            <w:rFonts w:ascii="Times New Roman" w:hAnsi="Times New Roman"/>
            <w:i/>
            <w:sz w:val="18"/>
          </w:rPr>
          <w:t>Identifier</w:t>
        </w:r>
        <w:r w:rsidRPr="00E77497">
          <w:rPr>
            <w:sz w:val="18"/>
          </w:rPr>
          <w:t xml:space="preserve"> may appear in more than one </w:t>
        </w:r>
        <w:r w:rsidRPr="00E77497">
          <w:rPr>
            <w:rFonts w:ascii="Times New Roman" w:hAnsi="Times New Roman"/>
            <w:i/>
            <w:sz w:val="18"/>
          </w:rPr>
          <w:t>VariableDeclaration</w:t>
        </w:r>
        <w:r w:rsidRPr="00E77497">
          <w:rPr>
            <w:sz w:val="18"/>
          </w:rPr>
          <w:t xml:space="preserve"> but those declarations collective define only one variable. A variable defined by a </w:t>
        </w:r>
        <w:r w:rsidRPr="00E77497">
          <w:rPr>
            <w:rFonts w:ascii="Times New Roman" w:hAnsi="Times New Roman"/>
            <w:i/>
            <w:sz w:val="18"/>
          </w:rPr>
          <w:t>VariableDeclaration</w:t>
        </w:r>
        <w:r w:rsidRPr="00E77497">
          <w:rPr>
            <w:sz w:val="18"/>
          </w:rPr>
          <w:t xml:space="preserve"> with an </w:t>
        </w:r>
        <w:r w:rsidRPr="00E77497">
          <w:rPr>
            <w:rFonts w:ascii="Times New Roman" w:hAnsi="Times New Roman"/>
            <w:i/>
            <w:sz w:val="18"/>
          </w:rPr>
          <w:t>Initialiser</w:t>
        </w:r>
        <w:r w:rsidRPr="00E77497">
          <w:rPr>
            <w:sz w:val="18"/>
          </w:rPr>
          <w:t xml:space="preserve"> is assigned the value of its </w:t>
        </w:r>
        <w:r w:rsidRPr="00E77497">
          <w:rPr>
            <w:rFonts w:ascii="Times New Roman" w:hAnsi="Times New Roman"/>
            <w:i/>
            <w:sz w:val="18"/>
          </w:rPr>
          <w:t>Initialiser</w:t>
        </w:r>
        <w:r w:rsidRPr="00E77497">
          <w:rPr>
            <w:rFonts w:ascii="Times New Roman" w:hAnsi="Times New Roman"/>
            <w:sz w:val="18"/>
          </w:rPr>
          <w:t>’s</w:t>
        </w:r>
        <w:r w:rsidRPr="00E77497">
          <w:rPr>
            <w:sz w:val="18"/>
          </w:rPr>
          <w:t xml:space="preserve"> </w:t>
        </w:r>
        <w:r w:rsidRPr="00E77497">
          <w:rPr>
            <w:rFonts w:ascii="Times New Roman" w:hAnsi="Times New Roman"/>
            <w:i/>
            <w:sz w:val="18"/>
          </w:rPr>
          <w:t>AssignmentExpression</w:t>
        </w:r>
        <w:r w:rsidRPr="00E77497">
          <w:rPr>
            <w:sz w:val="18"/>
          </w:rPr>
          <w:t xml:space="preserve"> when the </w:t>
        </w:r>
        <w:r w:rsidRPr="00E77497">
          <w:rPr>
            <w:rFonts w:ascii="Times New Roman" w:hAnsi="Times New Roman"/>
            <w:i/>
            <w:sz w:val="18"/>
          </w:rPr>
          <w:t>VariableDeclaration</w:t>
        </w:r>
        <w:r w:rsidRPr="00E77497">
          <w:rPr>
            <w:sz w:val="18"/>
          </w:rPr>
          <w:t xml:space="preserve"> is executed, not when the variable is created. </w:t>
        </w:r>
      </w:ins>
    </w:p>
    <w:p w14:paraId="08B70349" w14:textId="77777777" w:rsidR="00884D1C" w:rsidRPr="00E77497" w:rsidRDefault="00884D1C" w:rsidP="00884D1C">
      <w:pPr>
        <w:pStyle w:val="Syntax"/>
        <w:rPr>
          <w:ins w:id="17676" w:author="Rev 3 Allen Wirfs-Brock" w:date="2011-09-09T12:39:00Z"/>
        </w:rPr>
      </w:pPr>
      <w:ins w:id="17677" w:author="Rev 3 Allen Wirfs-Brock" w:date="2011-09-09T12:39:00Z">
        <w:r w:rsidRPr="00E77497">
          <w:t>Syntax</w:t>
        </w:r>
      </w:ins>
    </w:p>
    <w:p w14:paraId="7005C45C" w14:textId="77777777" w:rsidR="00884D1C" w:rsidRPr="00E77497" w:rsidRDefault="00884D1C" w:rsidP="00884D1C">
      <w:pPr>
        <w:pStyle w:val="SyntaxRule"/>
        <w:rPr>
          <w:ins w:id="17678" w:author="Rev 3 Allen Wirfs-Brock" w:date="2011-09-09T12:39:00Z"/>
        </w:rPr>
      </w:pPr>
      <w:ins w:id="17679" w:author="Rev 3 Allen Wirfs-Brock" w:date="2011-09-09T12:39:00Z">
        <w:r w:rsidRPr="00E77497">
          <w:t xml:space="preserve">VariableStatement </w:t>
        </w:r>
        <w:r w:rsidRPr="00E77497">
          <w:rPr>
            <w:rFonts w:ascii="Arial" w:hAnsi="Arial"/>
            <w:b/>
            <w:i w:val="0"/>
          </w:rPr>
          <w:t>:</w:t>
        </w:r>
      </w:ins>
    </w:p>
    <w:p w14:paraId="284AEA25" w14:textId="77777777" w:rsidR="00884D1C" w:rsidRPr="00E77497" w:rsidRDefault="00884D1C" w:rsidP="00884D1C">
      <w:pPr>
        <w:pStyle w:val="SyntaxDefinition"/>
        <w:rPr>
          <w:ins w:id="17680" w:author="Rev 3 Allen Wirfs-Brock" w:date="2011-09-09T12:39:00Z"/>
        </w:rPr>
      </w:pPr>
      <w:ins w:id="17681" w:author="Rev 3 Allen Wirfs-Brock" w:date="2011-09-09T12:39:00Z">
        <w:r w:rsidRPr="00E77497">
          <w:rPr>
            <w:rFonts w:ascii="Courier New" w:hAnsi="Courier New"/>
            <w:b/>
            <w:i w:val="0"/>
          </w:rPr>
          <w:t>var</w:t>
        </w:r>
        <w:r w:rsidRPr="00E77497">
          <w:t xml:space="preserve"> VariableDeclarationList </w:t>
        </w:r>
        <w:r w:rsidRPr="00E77497">
          <w:rPr>
            <w:rFonts w:ascii="Courier New" w:hAnsi="Courier New"/>
            <w:b/>
            <w:i w:val="0"/>
          </w:rPr>
          <w:t>;</w:t>
        </w:r>
      </w:ins>
    </w:p>
    <w:p w14:paraId="5D05567F" w14:textId="77777777" w:rsidR="00884D1C" w:rsidRPr="00E77497" w:rsidRDefault="00884D1C" w:rsidP="00884D1C">
      <w:pPr>
        <w:pStyle w:val="SyntaxRule"/>
        <w:rPr>
          <w:ins w:id="17682" w:author="Rev 3 Allen Wirfs-Brock" w:date="2011-09-09T12:39:00Z"/>
        </w:rPr>
      </w:pPr>
      <w:ins w:id="17683" w:author="Rev 3 Allen Wirfs-Brock" w:date="2011-09-09T12:39:00Z">
        <w:r w:rsidRPr="00E77497">
          <w:t xml:space="preserve">VariableDeclarationList </w:t>
        </w:r>
        <w:r w:rsidRPr="00E77497">
          <w:rPr>
            <w:rFonts w:ascii="Arial" w:hAnsi="Arial"/>
            <w:b/>
            <w:i w:val="0"/>
          </w:rPr>
          <w:t>:</w:t>
        </w:r>
      </w:ins>
    </w:p>
    <w:p w14:paraId="30D423CC" w14:textId="77777777" w:rsidR="00884D1C" w:rsidRPr="00E77497" w:rsidRDefault="00884D1C" w:rsidP="00884D1C">
      <w:pPr>
        <w:pStyle w:val="SyntaxDefinition"/>
        <w:rPr>
          <w:ins w:id="17684" w:author="Rev 3 Allen Wirfs-Brock" w:date="2011-09-09T12:39:00Z"/>
        </w:rPr>
      </w:pPr>
      <w:ins w:id="17685" w:author="Rev 3 Allen Wirfs-Brock" w:date="2011-09-09T12:39:00Z">
        <w:r w:rsidRPr="00E77497">
          <w:t>VariableDeclaration</w:t>
        </w:r>
        <w:r w:rsidRPr="00E77497">
          <w:br/>
          <w:t xml:space="preserve">VariableDeclarationList </w:t>
        </w:r>
        <w:r w:rsidRPr="00E77497">
          <w:rPr>
            <w:rFonts w:ascii="Courier New" w:hAnsi="Courier New"/>
            <w:b/>
            <w:i w:val="0"/>
          </w:rPr>
          <w:t>,</w:t>
        </w:r>
        <w:r w:rsidRPr="00E77497">
          <w:t xml:space="preserve"> VariableDeclaration</w:t>
        </w:r>
      </w:ins>
    </w:p>
    <w:p w14:paraId="556E24E5" w14:textId="77777777" w:rsidR="00884D1C" w:rsidRPr="00E77497" w:rsidRDefault="00884D1C" w:rsidP="00884D1C">
      <w:pPr>
        <w:pStyle w:val="SyntaxRule"/>
        <w:rPr>
          <w:ins w:id="17686" w:author="Rev 3 Allen Wirfs-Brock" w:date="2011-09-09T12:39:00Z"/>
        </w:rPr>
      </w:pPr>
      <w:ins w:id="17687" w:author="Rev 3 Allen Wirfs-Brock" w:date="2011-09-09T12:39:00Z">
        <w:r w:rsidRPr="00E77497">
          <w:t xml:space="preserve">VariableDeclarationListNoIn </w:t>
        </w:r>
        <w:r w:rsidRPr="00E77497">
          <w:rPr>
            <w:rFonts w:ascii="Arial" w:hAnsi="Arial"/>
            <w:b/>
            <w:i w:val="0"/>
          </w:rPr>
          <w:t>:</w:t>
        </w:r>
      </w:ins>
    </w:p>
    <w:p w14:paraId="7D8A5295" w14:textId="77777777" w:rsidR="00884D1C" w:rsidRPr="00E77497" w:rsidRDefault="00884D1C" w:rsidP="00884D1C">
      <w:pPr>
        <w:pStyle w:val="SyntaxDefinition"/>
        <w:rPr>
          <w:ins w:id="17688" w:author="Rev 3 Allen Wirfs-Brock" w:date="2011-09-09T12:39:00Z"/>
        </w:rPr>
      </w:pPr>
      <w:ins w:id="17689" w:author="Rev 3 Allen Wirfs-Brock" w:date="2011-09-09T12:39:00Z">
        <w:r w:rsidRPr="00E77497">
          <w:t>VariableDeclarationNoIn</w:t>
        </w:r>
        <w:r w:rsidRPr="00E77497">
          <w:br/>
          <w:t xml:space="preserve">VariableDeclarationListNoIn </w:t>
        </w:r>
        <w:r w:rsidRPr="00E77497">
          <w:rPr>
            <w:rFonts w:ascii="Courier New" w:hAnsi="Courier New"/>
            <w:b/>
            <w:i w:val="0"/>
          </w:rPr>
          <w:t>,</w:t>
        </w:r>
        <w:r w:rsidRPr="00E77497">
          <w:t xml:space="preserve"> VariableDeclarationNoIn</w:t>
        </w:r>
      </w:ins>
    </w:p>
    <w:p w14:paraId="3E8F25D3" w14:textId="77777777" w:rsidR="00884D1C" w:rsidRPr="00E77497" w:rsidRDefault="00884D1C" w:rsidP="00884D1C">
      <w:pPr>
        <w:pStyle w:val="SyntaxRule"/>
        <w:rPr>
          <w:ins w:id="17690" w:author="Rev 3 Allen Wirfs-Brock" w:date="2011-09-09T12:39:00Z"/>
        </w:rPr>
      </w:pPr>
      <w:ins w:id="17691" w:author="Rev 3 Allen Wirfs-Brock" w:date="2011-09-09T12:39:00Z">
        <w:r w:rsidRPr="00E77497">
          <w:t xml:space="preserve">VariableDeclaration </w:t>
        </w:r>
        <w:r w:rsidRPr="00E77497">
          <w:rPr>
            <w:rFonts w:ascii="Arial" w:hAnsi="Arial"/>
            <w:b/>
            <w:i w:val="0"/>
          </w:rPr>
          <w:t>:</w:t>
        </w:r>
      </w:ins>
    </w:p>
    <w:p w14:paraId="14AAE7B2" w14:textId="77777777" w:rsidR="00884D1C" w:rsidRPr="00E77497" w:rsidRDefault="00884D1C" w:rsidP="00884D1C">
      <w:pPr>
        <w:pStyle w:val="SyntaxDefinition"/>
        <w:rPr>
          <w:ins w:id="17692" w:author="Rev 3 Allen Wirfs-Brock" w:date="2011-09-09T12:39:00Z"/>
        </w:rPr>
      </w:pPr>
      <w:ins w:id="17693" w:author="Rev 3 Allen Wirfs-Brock" w:date="2011-09-09T12:39:00Z">
        <w:r w:rsidRPr="00E77497">
          <w:t>BindingIdentifier Initialiser</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w:t>
        </w:r>
      </w:ins>
    </w:p>
    <w:p w14:paraId="7B875B8C" w14:textId="77777777" w:rsidR="00884D1C" w:rsidRPr="00E77497" w:rsidRDefault="00884D1C" w:rsidP="00884D1C">
      <w:pPr>
        <w:pStyle w:val="SyntaxRule"/>
        <w:rPr>
          <w:ins w:id="17694" w:author="Rev 3 Allen Wirfs-Brock" w:date="2011-09-09T12:39:00Z"/>
        </w:rPr>
      </w:pPr>
      <w:ins w:id="17695" w:author="Rev 3 Allen Wirfs-Brock" w:date="2011-09-09T12:39:00Z">
        <w:r w:rsidRPr="00E77497">
          <w:t xml:space="preserve">VariableDeclarationNoIn </w:t>
        </w:r>
        <w:r w:rsidRPr="00E77497">
          <w:rPr>
            <w:rFonts w:ascii="Arial" w:hAnsi="Arial"/>
            <w:b/>
            <w:i w:val="0"/>
          </w:rPr>
          <w:t>:</w:t>
        </w:r>
      </w:ins>
    </w:p>
    <w:p w14:paraId="12CFF96E" w14:textId="77777777" w:rsidR="00884D1C" w:rsidRPr="00E77497" w:rsidDel="002B4191" w:rsidRDefault="00884D1C" w:rsidP="00884D1C">
      <w:pPr>
        <w:pStyle w:val="SyntaxDefinition"/>
        <w:rPr>
          <w:ins w:id="17696" w:author="Rev 3 Allen Wirfs-Brock" w:date="2011-09-09T12:39:00Z"/>
          <w:del w:id="17697" w:author="Rev 4 Allen Wirfs-Brock" w:date="2011-10-15T17:31:00Z"/>
        </w:rPr>
      </w:pPr>
      <w:ins w:id="17698" w:author="Rev 3 Allen Wirfs-Brock" w:date="2011-09-09T12:39:00Z">
        <w:r w:rsidRPr="00E77497">
          <w:t>BindingIdentifier InitialiserNoIn</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InitialiserNoIn</w:t>
        </w:r>
      </w:ins>
    </w:p>
    <w:p w14:paraId="4FA0B645" w14:textId="77777777" w:rsidR="00884D1C" w:rsidRPr="00E77497" w:rsidRDefault="00884D1C" w:rsidP="00C7794D">
      <w:pPr>
        <w:pStyle w:val="SyntaxDefinition"/>
        <w:rPr>
          <w:ins w:id="17699" w:author="Rev 3 Allen Wirfs-Brock" w:date="2011-09-09T12:39:00Z"/>
        </w:rPr>
      </w:pPr>
    </w:p>
    <w:p w14:paraId="637D4F94" w14:textId="77777777" w:rsidR="008D60F4" w:rsidRPr="00E77497" w:rsidRDefault="008D60F4" w:rsidP="008D60F4">
      <w:pPr>
        <w:rPr>
          <w:ins w:id="17700" w:author="Rev 4 Allen Wirfs-Brock" w:date="2011-10-15T17:46:00Z"/>
        </w:rPr>
      </w:pPr>
      <w:ins w:id="17701" w:author="Rev 4 Allen Wirfs-Brock" w:date="2011-10-15T17:46:00Z">
        <w:r w:rsidRPr="00E77497">
          <w:t>The</w:t>
        </w:r>
      </w:ins>
      <w:ins w:id="17702" w:author="Rev 4 Allen Wirfs-Brock" w:date="2011-10-15T17:47:00Z">
        <w:r w:rsidRPr="00E77497">
          <w:t xml:space="preserve"> semantics of the</w:t>
        </w:r>
      </w:ins>
      <w:ins w:id="17703" w:author="Rev 4 Allen Wirfs-Brock" w:date="2011-10-15T17:46:00Z">
        <w:r w:rsidRPr="00E77497">
          <w:t xml:space="preserve"> </w:t>
        </w:r>
        <w:r w:rsidRPr="00E77497">
          <w:rPr>
            <w:rStyle w:val="bnf"/>
          </w:rPr>
          <w:t>VariableDeclarationListNoIn</w:t>
        </w:r>
        <w:r w:rsidRPr="00E77497">
          <w:t xml:space="preserve">, </w:t>
        </w:r>
        <w:r w:rsidRPr="00E77497">
          <w:rPr>
            <w:rStyle w:val="bnf"/>
          </w:rPr>
          <w:t>VariableDeclarationNoIn</w:t>
        </w:r>
        <w:r w:rsidRPr="00E77497">
          <w:t xml:space="preserve"> and </w:t>
        </w:r>
        <w:r w:rsidRPr="00E77497">
          <w:rPr>
            <w:rStyle w:val="bnf"/>
          </w:rPr>
          <w:t>InitialiserNoIn</w:t>
        </w:r>
        <w:r w:rsidRPr="00E77497">
          <w:t xml:space="preserve"> productions are the same as the </w:t>
        </w:r>
        <w:r w:rsidRPr="00E77497">
          <w:rPr>
            <w:rStyle w:val="bnf"/>
          </w:rPr>
          <w:t>VariableDeclarationList</w:t>
        </w:r>
        <w:r w:rsidRPr="00E77497">
          <w:t xml:space="preserve">, </w:t>
        </w:r>
        <w:r w:rsidRPr="00E77497">
          <w:rPr>
            <w:rStyle w:val="bnf"/>
          </w:rPr>
          <w:t>VariableDeclaration</w:t>
        </w:r>
        <w:r w:rsidRPr="00E77497">
          <w:t xml:space="preserve"> and </w:t>
        </w:r>
        <w:r w:rsidRPr="00E77497">
          <w:rPr>
            <w:rStyle w:val="bnf"/>
          </w:rPr>
          <w:t>Initialiser</w:t>
        </w:r>
        <w:r w:rsidRPr="00E77497">
          <w:t xml:space="preserve"> productions except that the contained </w:t>
        </w:r>
        <w:r w:rsidRPr="00E77497">
          <w:rPr>
            <w:rStyle w:val="bnf"/>
          </w:rPr>
          <w:t>VariableDeclarationListNoIn</w:t>
        </w:r>
        <w:r w:rsidRPr="00E77497">
          <w:t xml:space="preserve">, </w:t>
        </w:r>
        <w:r w:rsidRPr="00E77497">
          <w:rPr>
            <w:rStyle w:val="bnf"/>
          </w:rPr>
          <w:t>VariableDeclarationNoIn</w:t>
        </w:r>
        <w:r w:rsidRPr="00E77497">
          <w:t xml:space="preserve">, </w:t>
        </w:r>
        <w:r w:rsidRPr="00E77497">
          <w:rPr>
            <w:rStyle w:val="bnf"/>
          </w:rPr>
          <w:t>InitialiserNoIn</w:t>
        </w:r>
        <w:r w:rsidRPr="00E77497">
          <w:t xml:space="preserve"> and </w:t>
        </w:r>
        <w:r w:rsidRPr="00E77497">
          <w:rPr>
            <w:rStyle w:val="bnf"/>
          </w:rPr>
          <w:t>AssignmentExpressionNoIn</w:t>
        </w:r>
        <w:r w:rsidRPr="00E77497">
          <w:t xml:space="preserve"> are </w:t>
        </w:r>
      </w:ins>
      <w:ins w:id="17704" w:author="Rev 4 Allen Wirfs-Brock" w:date="2011-10-15T17:48:00Z">
        <w:r w:rsidRPr="00E77497">
          <w:t xml:space="preserve">used in </w:t>
        </w:r>
      </w:ins>
      <w:ins w:id="17705" w:author="Rev 4 Allen Wirfs-Brock" w:date="2011-10-15T17:46:00Z">
        <w:r w:rsidRPr="00E77497">
          <w:t xml:space="preserve">of the contained </w:t>
        </w:r>
        <w:r w:rsidRPr="00E77497">
          <w:rPr>
            <w:rStyle w:val="bnf"/>
          </w:rPr>
          <w:t>VariableDeclarationList</w:t>
        </w:r>
        <w:r w:rsidRPr="00E77497">
          <w:t xml:space="preserve">, </w:t>
        </w:r>
        <w:r w:rsidRPr="00E77497">
          <w:rPr>
            <w:rStyle w:val="bnf"/>
          </w:rPr>
          <w:t>VariableDeclaration</w:t>
        </w:r>
        <w:r w:rsidRPr="00E77497">
          <w:t xml:space="preserve">, </w:t>
        </w:r>
        <w:r w:rsidRPr="00E77497">
          <w:rPr>
            <w:rStyle w:val="bnf"/>
          </w:rPr>
          <w:t>Initialiser</w:t>
        </w:r>
        <w:r w:rsidRPr="00E77497">
          <w:t xml:space="preserve"> and </w:t>
        </w:r>
        <w:r w:rsidRPr="00E77497">
          <w:rPr>
            <w:rStyle w:val="bnf"/>
          </w:rPr>
          <w:t>AssignmentExpression</w:t>
        </w:r>
        <w:r w:rsidRPr="00E77497">
          <w:t>, respectively.</w:t>
        </w:r>
      </w:ins>
    </w:p>
    <w:p w14:paraId="5962CACA" w14:textId="77777777" w:rsidR="00884D1C" w:rsidRPr="00E77497" w:rsidDel="00297CB6" w:rsidRDefault="00884D1C" w:rsidP="00884D1C">
      <w:pPr>
        <w:rPr>
          <w:ins w:id="17706" w:author="Rev 3 Allen Wirfs-Brock" w:date="2011-09-09T12:39:00Z"/>
          <w:del w:id="17707" w:author="Rev 4 Allen Wirfs-Brock" w:date="2011-10-15T17:31:00Z"/>
          <w:sz w:val="18"/>
        </w:rPr>
      </w:pPr>
      <w:ins w:id="17708" w:author="Rev 3 Allen Wirfs-Brock" w:date="2011-09-09T12:39:00Z">
        <w:del w:id="17709" w:author="Rev 4 Allen Wirfs-Brock" w:date="2011-10-15T17:31:00Z">
          <w:r w:rsidRPr="00E77497" w:rsidDel="00297CB6">
            <w:rPr>
              <w:sz w:val="18"/>
            </w:rPr>
            <w:delText>NOTE</w:delText>
          </w:r>
          <w:r w:rsidRPr="00E77497" w:rsidDel="00297CB6">
            <w:rPr>
              <w:sz w:val="18"/>
            </w:rPr>
            <w:tab/>
            <w:delText xml:space="preserve">A </w:delText>
          </w:r>
          <w:r w:rsidRPr="00E77497" w:rsidDel="00297CB6">
            <w:rPr>
              <w:rFonts w:ascii="Courier New" w:hAnsi="Courier New"/>
              <w:b/>
              <w:sz w:val="18"/>
            </w:rPr>
            <w:delText>var</w:delText>
          </w:r>
          <w:r w:rsidRPr="00E77497" w:rsidDel="00297CB6">
            <w:rPr>
              <w:sz w:val="16"/>
            </w:rPr>
            <w:delText xml:space="preserve"> </w:delText>
          </w:r>
          <w:r w:rsidRPr="00E77497" w:rsidDel="00297CB6">
            <w:rPr>
              <w:sz w:val="18"/>
            </w:rPr>
            <w:delText xml:space="preserve">statement declares variables that are scoped to the current execution context’s VariableEnvironment. Var variables are created when their containing Lexical Environment is instantiated and are initialised to </w:delText>
          </w:r>
          <w:r w:rsidRPr="00E77497" w:rsidDel="00297CB6">
            <w:rPr>
              <w:b/>
              <w:sz w:val="18"/>
            </w:rPr>
            <w:delText>undefined</w:delText>
          </w:r>
          <w:r w:rsidRPr="00E77497" w:rsidDel="00297CB6">
            <w:rPr>
              <w:sz w:val="18"/>
            </w:rPr>
            <w:delText xml:space="preserve"> when created. Within the scope of any VariableEnvironemnt a common </w:delText>
          </w:r>
          <w:r w:rsidRPr="00E77497" w:rsidDel="00297CB6">
            <w:rPr>
              <w:rFonts w:ascii="Times New Roman" w:hAnsi="Times New Roman"/>
              <w:i/>
              <w:sz w:val="18"/>
            </w:rPr>
            <w:delText>Identifier</w:delText>
          </w:r>
          <w:r w:rsidRPr="00E77497" w:rsidDel="00297CB6">
            <w:rPr>
              <w:sz w:val="18"/>
            </w:rPr>
            <w:delText xml:space="preserve"> may appear in more than one </w:delText>
          </w:r>
          <w:r w:rsidRPr="00E77497" w:rsidDel="00297CB6">
            <w:rPr>
              <w:rFonts w:ascii="Times New Roman" w:hAnsi="Times New Roman"/>
              <w:i/>
              <w:sz w:val="18"/>
            </w:rPr>
            <w:delText>VariableDeclaration</w:delText>
          </w:r>
          <w:r w:rsidRPr="00E77497" w:rsidDel="00297CB6">
            <w:rPr>
              <w:sz w:val="18"/>
            </w:rPr>
            <w:delText xml:space="preserve"> but those declarations collective define only one variable. A variable defined by a </w:delText>
          </w:r>
          <w:r w:rsidRPr="00E77497" w:rsidDel="00297CB6">
            <w:rPr>
              <w:rFonts w:ascii="Times New Roman" w:hAnsi="Times New Roman"/>
              <w:i/>
              <w:sz w:val="18"/>
            </w:rPr>
            <w:delText>VariableDeclaration</w:delText>
          </w:r>
          <w:r w:rsidRPr="00E77497" w:rsidDel="00297CB6">
            <w:rPr>
              <w:sz w:val="18"/>
            </w:rPr>
            <w:delText xml:space="preserve"> with an </w:delText>
          </w:r>
          <w:r w:rsidRPr="00E77497" w:rsidDel="00297CB6">
            <w:rPr>
              <w:rFonts w:ascii="Times New Roman" w:hAnsi="Times New Roman"/>
              <w:i/>
              <w:sz w:val="18"/>
            </w:rPr>
            <w:delText>Initialiser</w:delText>
          </w:r>
          <w:r w:rsidRPr="00E77497" w:rsidDel="00297CB6">
            <w:rPr>
              <w:sz w:val="18"/>
            </w:rPr>
            <w:delText xml:space="preserve"> is assigned the value of its </w:delText>
          </w:r>
          <w:r w:rsidRPr="00E77497" w:rsidDel="00297CB6">
            <w:rPr>
              <w:rFonts w:ascii="Times New Roman" w:hAnsi="Times New Roman"/>
              <w:i/>
              <w:sz w:val="18"/>
            </w:rPr>
            <w:delText>Initialiser</w:delText>
          </w:r>
          <w:r w:rsidRPr="00E77497" w:rsidDel="00297CB6">
            <w:rPr>
              <w:rFonts w:ascii="Times New Roman" w:hAnsi="Times New Roman"/>
              <w:sz w:val="18"/>
            </w:rPr>
            <w:delText>’s</w:delText>
          </w:r>
          <w:r w:rsidRPr="00E77497" w:rsidDel="00297CB6">
            <w:rPr>
              <w:sz w:val="18"/>
            </w:rPr>
            <w:delText xml:space="preserve"> </w:delText>
          </w:r>
          <w:r w:rsidRPr="00E77497" w:rsidDel="00297CB6">
            <w:rPr>
              <w:rFonts w:ascii="Times New Roman" w:hAnsi="Times New Roman"/>
              <w:i/>
              <w:sz w:val="18"/>
            </w:rPr>
            <w:delText>AssignmentExpression</w:delText>
          </w:r>
          <w:r w:rsidRPr="00E77497" w:rsidDel="00297CB6">
            <w:rPr>
              <w:sz w:val="18"/>
            </w:rPr>
            <w:delText xml:space="preserve"> when the </w:delText>
          </w:r>
          <w:r w:rsidRPr="00E77497" w:rsidDel="00297CB6">
            <w:rPr>
              <w:rFonts w:ascii="Times New Roman" w:hAnsi="Times New Roman"/>
              <w:i/>
              <w:sz w:val="18"/>
            </w:rPr>
            <w:delText>VariableDeclaration</w:delText>
          </w:r>
          <w:r w:rsidRPr="00E77497" w:rsidDel="00297CB6">
            <w:rPr>
              <w:sz w:val="18"/>
            </w:rPr>
            <w:delText xml:space="preserve"> is executed, not when the variable is created. </w:delText>
          </w:r>
        </w:del>
      </w:ins>
    </w:p>
    <w:p w14:paraId="3E0A820C" w14:textId="77777777" w:rsidR="00884D1C" w:rsidRPr="00E77497" w:rsidDel="009728E8" w:rsidRDefault="00884D1C" w:rsidP="00884D1C">
      <w:pPr>
        <w:pStyle w:val="Syntax"/>
        <w:rPr>
          <w:ins w:id="17710" w:author="Rev 3 Allen Wirfs-Brock" w:date="2011-09-09T12:39:00Z"/>
          <w:del w:id="17711" w:author="Rev 4 Allen Wirfs-Brock" w:date="2011-10-15T17:32:00Z"/>
        </w:rPr>
      </w:pPr>
      <w:ins w:id="17712" w:author="Rev 3 Allen Wirfs-Brock" w:date="2011-09-09T12:39:00Z">
        <w:del w:id="17713" w:author="Rev 4 Allen Wirfs-Brock" w:date="2011-10-15T17:32:00Z">
          <w:r w:rsidRPr="00E77497" w:rsidDel="009728E8">
            <w:delText>Semantics</w:delText>
          </w:r>
        </w:del>
      </w:ins>
    </w:p>
    <w:p w14:paraId="342BD7F5" w14:textId="77777777" w:rsidR="009728E8" w:rsidRPr="00E77497" w:rsidRDefault="009728E8" w:rsidP="009728E8">
      <w:pPr>
        <w:pStyle w:val="40"/>
        <w:numPr>
          <w:ilvl w:val="0"/>
          <w:numId w:val="0"/>
        </w:numPr>
        <w:rPr>
          <w:ins w:id="17714" w:author="Rev 4 Allen Wirfs-Brock" w:date="2011-10-15T17:32:00Z"/>
        </w:rPr>
      </w:pPr>
      <w:ins w:id="17715" w:author="Rev 4 Allen Wirfs-Brock" w:date="2011-10-15T17:32:00Z">
        <w:r w:rsidRPr="00E77497">
          <w:t>Static Semantics</w:t>
        </w:r>
      </w:ins>
    </w:p>
    <w:p w14:paraId="1108A46E" w14:textId="77777777" w:rsidR="009728E8" w:rsidRPr="00E77497" w:rsidDel="00F144A1" w:rsidRDefault="00C9049C" w:rsidP="009728E8">
      <w:pPr>
        <w:rPr>
          <w:ins w:id="17716" w:author="Rev 4 Allen Wirfs-Brock" w:date="2011-10-15T17:32:00Z"/>
          <w:del w:id="17717" w:author="Rev 6 Allen Wirfs-Brock" w:date="2012-01-26T15:05:00Z"/>
          <w:rFonts w:ascii="Helvetica" w:hAnsi="Helvetica"/>
          <w:b/>
        </w:rPr>
      </w:pPr>
      <w:ins w:id="17718" w:author="Rev 4 Allen Wirfs-Brock" w:date="2011-10-20T10:20:00Z">
        <w:del w:id="17719" w:author="Rev 6 Allen Wirfs-Brock" w:date="2012-01-26T15:05:00Z">
          <w:r w:rsidRPr="00E77497" w:rsidDel="00F144A1">
            <w:rPr>
              <w:rFonts w:ascii="Helvetica" w:hAnsi="Helvetica"/>
              <w:b/>
            </w:rPr>
            <w:delText xml:space="preserve">Static Semantics:  </w:delText>
          </w:r>
        </w:del>
      </w:ins>
      <w:ins w:id="17720" w:author="Rev 4 Allen Wirfs-Brock" w:date="2011-10-15T17:32:00Z">
        <w:del w:id="17721" w:author="Rev 6 Allen Wirfs-Brock" w:date="2012-01-26T15:05:00Z">
          <w:r w:rsidR="009728E8" w:rsidRPr="00E77497" w:rsidDel="00F144A1">
            <w:rPr>
              <w:rFonts w:ascii="Helvetica" w:hAnsi="Helvetica"/>
              <w:b/>
            </w:rPr>
            <w:delText>Early Errors</w:delText>
          </w:r>
        </w:del>
      </w:ins>
    </w:p>
    <w:p w14:paraId="1398BBF2" w14:textId="77777777" w:rsidR="00BF2819" w:rsidRPr="00E77497" w:rsidDel="00F144A1" w:rsidRDefault="00BF2819" w:rsidP="00BF2819">
      <w:pPr>
        <w:rPr>
          <w:ins w:id="17722" w:author="Rev 4 Allen Wirfs-Brock" w:date="2011-10-15T17:45:00Z"/>
          <w:del w:id="17723" w:author="Rev 6 Allen Wirfs-Brock" w:date="2012-01-26T15:05:00Z"/>
        </w:rPr>
      </w:pPr>
      <w:ins w:id="17724" w:author="Rev 4 Allen Wirfs-Brock" w:date="2011-10-15T17:45:00Z">
        <w:del w:id="17725" w:author="Rev 6 Allen Wirfs-Brock" w:date="2012-01-26T15:05:00Z">
          <w:r w:rsidRPr="00E77497" w:rsidDel="00F144A1">
            <w:rPr>
              <w:rFonts w:ascii="Times New Roman" w:hAnsi="Times New Roman"/>
              <w:i/>
            </w:rPr>
            <w:delText xml:space="preserve">VariableDeclaration </w:delText>
          </w:r>
          <w:r w:rsidRPr="00E77497" w:rsidDel="00F144A1">
            <w:rPr>
              <w:b/>
            </w:rPr>
            <w:delText>:</w:delText>
          </w:r>
          <w:r w:rsidRPr="00E77497" w:rsidDel="00F144A1">
            <w:delText xml:space="preserve"> </w:delText>
          </w:r>
          <w:r w:rsidRPr="00E77497" w:rsidDel="00F144A1">
            <w:rPr>
              <w:rFonts w:ascii="Times New Roman" w:hAnsi="Times New Roman"/>
              <w:i/>
            </w:rPr>
            <w:delText>BindingPattern Initialiser</w:delText>
          </w:r>
          <w:r w:rsidRPr="00E77497" w:rsidDel="00F144A1">
            <w:delText xml:space="preserve"> </w:delText>
          </w:r>
        </w:del>
      </w:ins>
    </w:p>
    <w:p w14:paraId="656EFE4A" w14:textId="77777777" w:rsidR="00BF2819" w:rsidRPr="00E77497" w:rsidDel="00F144A1" w:rsidRDefault="00BF2819" w:rsidP="00FA3203">
      <w:pPr>
        <w:numPr>
          <w:ilvl w:val="0"/>
          <w:numId w:val="403"/>
        </w:numPr>
        <w:rPr>
          <w:ins w:id="17726" w:author="Rev 4 Allen Wirfs-Brock" w:date="2011-10-15T17:45:00Z"/>
          <w:del w:id="17727" w:author="Rev 6 Allen Wirfs-Brock" w:date="2012-01-26T15:05:00Z"/>
        </w:rPr>
      </w:pPr>
      <w:ins w:id="17728" w:author="Rev 4 Allen Wirfs-Brock" w:date="2011-10-15T17:45:00Z">
        <w:del w:id="17729" w:author="Rev 6 Allen Wirfs-Brock" w:date="2012-01-26T15:05:00Z">
          <w:r w:rsidRPr="00E77497" w:rsidDel="00F144A1">
            <w:delText>It is a Syntax Error if the source code matching this production is not contained in extended code.</w:delText>
          </w:r>
        </w:del>
      </w:ins>
    </w:p>
    <w:p w14:paraId="6E1E52BE" w14:textId="77777777" w:rsidR="00E721B9" w:rsidRPr="00E77497" w:rsidRDefault="00E721B9" w:rsidP="00E721B9">
      <w:pPr>
        <w:rPr>
          <w:ins w:id="17730" w:author="Rev 4 Allen Wirfs-Brock" w:date="2011-10-15T17:40:00Z"/>
          <w:rFonts w:ascii="Helvetica" w:hAnsi="Helvetica"/>
          <w:b/>
        </w:rPr>
      </w:pPr>
      <w:ins w:id="17731" w:author="Rev 4 Allen Wirfs-Brock" w:date="2011-10-15T17:40:00Z">
        <w:r w:rsidRPr="00E77497">
          <w:rPr>
            <w:rFonts w:ascii="Helvetica" w:hAnsi="Helvetica"/>
            <w:b/>
          </w:rPr>
          <w:t xml:space="preserve">Static Semantics:  </w:t>
        </w:r>
        <w:r w:rsidRPr="00E77497">
          <w:rPr>
            <w:rFonts w:ascii="Helvetica" w:hAnsi="Helvetica"/>
            <w:b/>
            <w:lang w:eastAsia="en-US"/>
          </w:rPr>
          <w:t>BoundNames</w:t>
        </w:r>
      </w:ins>
    </w:p>
    <w:p w14:paraId="1C593883" w14:textId="77777777" w:rsidR="00884D1C" w:rsidRPr="00E77497" w:rsidDel="00211A14" w:rsidRDefault="00884D1C" w:rsidP="00884D1C">
      <w:pPr>
        <w:rPr>
          <w:ins w:id="17732" w:author="Rev 3 Allen Wirfs-Brock" w:date="2011-09-09T12:39:00Z"/>
          <w:del w:id="17733" w:author="Rev 8 Allen Wirfs-Brock" w:date="2012-06-01T08:52:00Z"/>
        </w:rPr>
      </w:pPr>
      <w:ins w:id="17734" w:author="Rev 3 Allen Wirfs-Brock" w:date="2011-09-09T12:39:00Z">
        <w:del w:id="17735" w:author="Rev 8 Allen Wirfs-Brock" w:date="2012-06-01T08:52:00Z">
          <w:r w:rsidRPr="00E77497" w:rsidDel="00211A14">
            <w:delText xml:space="preserve">The </w:delText>
          </w:r>
          <w:r w:rsidRPr="00E77497" w:rsidDel="00211A14">
            <w:rPr>
              <w:rFonts w:ascii="Times New Roman" w:eastAsia="Times New Roman" w:hAnsi="Times New Roman"/>
              <w:spacing w:val="6"/>
              <w:lang w:eastAsia="en-US"/>
            </w:rPr>
            <w:delText xml:space="preserve">BoundNames </w:delText>
          </w:r>
          <w:r w:rsidRPr="00E77497" w:rsidDel="00211A14">
            <w:delText xml:space="preserve">of the production  </w:delText>
          </w:r>
          <w:r w:rsidRPr="00E77497" w:rsidDel="00211A14">
            <w:rPr>
              <w:rFonts w:ascii="Times New Roman" w:hAnsi="Times New Roman"/>
              <w:i/>
            </w:rPr>
            <w:delText xml:space="preserve">VariableStatement </w:delText>
          </w:r>
          <w:r w:rsidRPr="00E77497" w:rsidDel="00211A14">
            <w:rPr>
              <w:b/>
            </w:rPr>
            <w:delText>:</w:delText>
          </w:r>
          <w:r w:rsidRPr="00E77497" w:rsidDel="00211A14">
            <w:rPr>
              <w:rFonts w:ascii="Times New Roman" w:hAnsi="Times New Roman"/>
              <w:i/>
            </w:rPr>
            <w:delText xml:space="preserve"> </w:delText>
          </w:r>
          <w:r w:rsidRPr="00E77497" w:rsidDel="00211A14">
            <w:rPr>
              <w:rFonts w:ascii="Courier New" w:hAnsi="Courier New"/>
              <w:b/>
            </w:rPr>
            <w:delText>var</w:delText>
          </w:r>
          <w:r w:rsidRPr="00E77497" w:rsidDel="00211A14">
            <w:rPr>
              <w:rFonts w:ascii="Times New Roman" w:hAnsi="Times New Roman"/>
              <w:i/>
            </w:rPr>
            <w:delText xml:space="preserve"> VariableDeclarationList </w:delText>
          </w:r>
          <w:r w:rsidRPr="00E77497" w:rsidDel="00211A14">
            <w:rPr>
              <w:rFonts w:ascii="Courier New" w:hAnsi="Courier New"/>
              <w:b/>
            </w:rPr>
            <w:delText>;</w:delText>
          </w:r>
          <w:r w:rsidRPr="00E77497" w:rsidDel="00211A14">
            <w:delText xml:space="preserve"> is determined as follows:</w:delText>
          </w:r>
        </w:del>
      </w:ins>
    </w:p>
    <w:p w14:paraId="25D9CC3D" w14:textId="77777777" w:rsidR="00884D1C" w:rsidRPr="00E77497" w:rsidDel="00211A14" w:rsidRDefault="00884D1C" w:rsidP="00FA3203">
      <w:pPr>
        <w:pStyle w:val="Alg4"/>
        <w:numPr>
          <w:ilvl w:val="0"/>
          <w:numId w:val="510"/>
        </w:numPr>
        <w:spacing w:after="220"/>
        <w:contextualSpacing/>
        <w:rPr>
          <w:ins w:id="17736" w:author="Rev 3 Allen Wirfs-Brock" w:date="2011-09-09T12:39:00Z"/>
          <w:del w:id="17737" w:author="Rev 8 Allen Wirfs-Brock" w:date="2012-06-01T08:52:00Z"/>
        </w:rPr>
      </w:pPr>
      <w:ins w:id="17738" w:author="Rev 3 Allen Wirfs-Brock" w:date="2011-09-09T12:39:00Z">
        <w:del w:id="17739" w:author="Rev 8 Allen Wirfs-Brock" w:date="2012-06-01T08:52:00Z">
          <w:r w:rsidRPr="00E77497" w:rsidDel="00211A14">
            <w:delText xml:space="preserve">Return BoundNames of </w:delText>
          </w:r>
          <w:r w:rsidRPr="00E77497" w:rsidDel="00211A14">
            <w:rPr>
              <w:i/>
            </w:rPr>
            <w:delText>VariableDeclarationList</w:delText>
          </w:r>
          <w:r w:rsidRPr="00E77497" w:rsidDel="00211A14">
            <w:delText>.</w:delText>
          </w:r>
        </w:del>
      </w:ins>
    </w:p>
    <w:p w14:paraId="2F7D010D" w14:textId="77777777" w:rsidR="00943821" w:rsidRPr="00E77497" w:rsidDel="00211A14" w:rsidRDefault="00943821" w:rsidP="00943821">
      <w:pPr>
        <w:rPr>
          <w:ins w:id="17740" w:author="Rev 4 Allen Wirfs-Brock" w:date="2011-10-15T17:41:00Z"/>
          <w:del w:id="17741" w:author="Rev 8 Allen Wirfs-Brock" w:date="2012-06-01T08:52:00Z"/>
        </w:rPr>
      </w:pPr>
      <w:ins w:id="17742" w:author="Rev 4 Allen Wirfs-Brock" w:date="2011-10-15T17:41:00Z">
        <w:del w:id="17743" w:author="Rev 8 Allen Wirfs-Brock" w:date="2012-06-01T08:52:00Z">
          <w:r w:rsidRPr="00E77497" w:rsidDel="00211A14">
            <w:rPr>
              <w:rStyle w:val="bnf"/>
            </w:rPr>
            <w:delText>VariableDeclarationList</w:delText>
          </w:r>
          <w:r w:rsidRPr="00E77497" w:rsidDel="00211A14">
            <w:delText xml:space="preserve"> </w:delText>
          </w:r>
          <w:r w:rsidRPr="00E77497" w:rsidDel="00211A14">
            <w:rPr>
              <w:b/>
            </w:rPr>
            <w:delText>:</w:delText>
          </w:r>
          <w:r w:rsidRPr="00E77497" w:rsidDel="00211A14">
            <w:rPr>
              <w:rStyle w:val="bnf"/>
            </w:rPr>
            <w:delText>VariableDeclaration</w:delText>
          </w:r>
          <w:r w:rsidRPr="00E77497" w:rsidDel="00211A14">
            <w:delText xml:space="preserve"> </w:delText>
          </w:r>
        </w:del>
      </w:ins>
    </w:p>
    <w:p w14:paraId="699E0EBC" w14:textId="77777777" w:rsidR="00943821" w:rsidRPr="00E77497" w:rsidDel="00211A14" w:rsidRDefault="00943821" w:rsidP="00FA3203">
      <w:pPr>
        <w:pStyle w:val="Alg4"/>
        <w:numPr>
          <w:ilvl w:val="0"/>
          <w:numId w:val="511"/>
        </w:numPr>
        <w:spacing w:after="220"/>
        <w:contextualSpacing/>
        <w:rPr>
          <w:ins w:id="17744" w:author="Rev 4 Allen Wirfs-Brock" w:date="2011-10-15T17:41:00Z"/>
          <w:del w:id="17745" w:author="Rev 8 Allen Wirfs-Brock" w:date="2012-06-01T08:52:00Z"/>
        </w:rPr>
      </w:pPr>
      <w:ins w:id="17746" w:author="Rev 4 Allen Wirfs-Brock" w:date="2011-10-15T17:41:00Z">
        <w:del w:id="17747" w:author="Rev 8 Allen Wirfs-Brock" w:date="2012-06-01T08:52:00Z">
          <w:r w:rsidRPr="00E77497" w:rsidDel="00211A14">
            <w:delText xml:space="preserve">Return BoundNames of </w:delText>
          </w:r>
          <w:r w:rsidRPr="00E77497" w:rsidDel="00211A14">
            <w:rPr>
              <w:i/>
            </w:rPr>
            <w:delText>VariableDeclaration</w:delText>
          </w:r>
          <w:r w:rsidRPr="00E77497" w:rsidDel="00211A14">
            <w:delText>.</w:delText>
          </w:r>
        </w:del>
      </w:ins>
    </w:p>
    <w:p w14:paraId="6FA83948" w14:textId="77777777" w:rsidR="00FF4BEE" w:rsidRPr="00E77497" w:rsidRDefault="00FF4BEE" w:rsidP="00FF4BEE">
      <w:pPr>
        <w:rPr>
          <w:ins w:id="17748" w:author="Rev 4 Allen Wirfs-Brock" w:date="2011-10-15T17:42:00Z"/>
        </w:rPr>
      </w:pPr>
      <w:ins w:id="17749" w:author="Rev 4 Allen Wirfs-Brock" w:date="2011-10-15T17:42:00Z">
        <w:r w:rsidRPr="00E77497">
          <w:rPr>
            <w:rStyle w:val="bnf"/>
          </w:rPr>
          <w:t>VariableDeclarationList</w:t>
        </w:r>
        <w:r w:rsidRPr="00E77497">
          <w:t xml:space="preserve"> </w:t>
        </w:r>
        <w:r w:rsidRPr="00E77497">
          <w:rPr>
            <w:b/>
          </w:rPr>
          <w:t>:</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VariableDeclaration</w:t>
        </w:r>
        <w:r w:rsidRPr="00E77497">
          <w:t xml:space="preserve"> </w:t>
        </w:r>
      </w:ins>
    </w:p>
    <w:p w14:paraId="23AA6A15" w14:textId="77777777" w:rsidR="00FF4BEE" w:rsidRPr="00E77497" w:rsidRDefault="00FF4BEE" w:rsidP="00FA3203">
      <w:pPr>
        <w:pStyle w:val="Alg4"/>
        <w:numPr>
          <w:ilvl w:val="0"/>
          <w:numId w:val="495"/>
        </w:numPr>
        <w:spacing w:after="220"/>
        <w:contextualSpacing/>
        <w:rPr>
          <w:ins w:id="17750" w:author="Rev 4 Allen Wirfs-Brock" w:date="2011-10-15T17:42:00Z"/>
        </w:rPr>
      </w:pPr>
      <w:ins w:id="17751" w:author="Rev 4 Allen Wirfs-Brock" w:date="2011-10-15T17:42:00Z">
        <w:r w:rsidRPr="00E77497">
          <w:t xml:space="preserve">Let </w:t>
        </w:r>
        <w:r w:rsidRPr="00E77497">
          <w:rPr>
            <w:i/>
          </w:rPr>
          <w:t xml:space="preserve">names </w:t>
        </w:r>
        <w:r w:rsidRPr="00E77497">
          <w:t xml:space="preserve">be BoundNames of </w:t>
        </w:r>
        <w:r w:rsidRPr="00E77497">
          <w:rPr>
            <w:rStyle w:val="bnf"/>
          </w:rPr>
          <w:t>VariableDeclarationList</w:t>
        </w:r>
        <w:r w:rsidRPr="00E77497">
          <w:t>.</w:t>
        </w:r>
      </w:ins>
    </w:p>
    <w:p w14:paraId="5BB462E5" w14:textId="77777777" w:rsidR="00FF4BEE" w:rsidRPr="00E77497" w:rsidRDefault="00FF4BEE" w:rsidP="00FA3203">
      <w:pPr>
        <w:pStyle w:val="Alg4"/>
        <w:numPr>
          <w:ilvl w:val="0"/>
          <w:numId w:val="495"/>
        </w:numPr>
        <w:spacing w:after="220"/>
        <w:contextualSpacing/>
        <w:rPr>
          <w:ins w:id="17752" w:author="Rev 4 Allen Wirfs-Brock" w:date="2011-10-15T17:42:00Z"/>
          <w:rStyle w:val="bnf"/>
          <w:i w:val="0"/>
        </w:rPr>
      </w:pPr>
      <w:ins w:id="17753" w:author="Rev 4 Allen Wirfs-Brock" w:date="2011-10-15T17:42:00Z">
        <w:r w:rsidRPr="00E77497">
          <w:t xml:space="preserve">Append to </w:t>
        </w:r>
        <w:r w:rsidRPr="00E77497">
          <w:rPr>
            <w:i/>
          </w:rPr>
          <w:t>names</w:t>
        </w:r>
        <w:r w:rsidRPr="00E77497">
          <w:t xml:space="preserve"> the elements of BoundNames of </w:t>
        </w:r>
        <w:r w:rsidRPr="00E77497">
          <w:rPr>
            <w:rStyle w:val="bnf"/>
          </w:rPr>
          <w:t>VariableDeclaration.</w:t>
        </w:r>
      </w:ins>
    </w:p>
    <w:p w14:paraId="3242DF08" w14:textId="77777777" w:rsidR="00FF4BEE" w:rsidRPr="00E77497" w:rsidRDefault="00FF4BEE" w:rsidP="00FA3203">
      <w:pPr>
        <w:pStyle w:val="Alg4"/>
        <w:numPr>
          <w:ilvl w:val="0"/>
          <w:numId w:val="495"/>
        </w:numPr>
        <w:spacing w:after="220"/>
        <w:contextualSpacing/>
        <w:rPr>
          <w:ins w:id="17754" w:author="Rev 4 Allen Wirfs-Brock" w:date="2011-10-15T17:42:00Z"/>
        </w:rPr>
      </w:pPr>
      <w:ins w:id="17755" w:author="Rev 4 Allen Wirfs-Brock" w:date="2011-10-15T17:42:00Z">
        <w:r w:rsidRPr="00E77497">
          <w:t xml:space="preserve">Return </w:t>
        </w:r>
        <w:r w:rsidRPr="00E77497">
          <w:rPr>
            <w:rStyle w:val="bnf"/>
          </w:rPr>
          <w:t>names</w:t>
        </w:r>
        <w:r w:rsidRPr="00E77497">
          <w:t>.</w:t>
        </w:r>
      </w:ins>
    </w:p>
    <w:p w14:paraId="4A7308B4" w14:textId="77777777" w:rsidR="005A4AE3" w:rsidRPr="00E77497" w:rsidRDefault="005A4AE3" w:rsidP="005A4AE3">
      <w:pPr>
        <w:rPr>
          <w:ins w:id="17756" w:author="Rev 4 Allen Wirfs-Brock" w:date="2011-10-15T17:43:00Z"/>
        </w:rPr>
      </w:pPr>
      <w:ins w:id="17757" w:author="Rev 4 Allen Wirfs-Brock" w:date="2011-10-15T17:43:00Z">
        <w:r w:rsidRPr="00E77497">
          <w:rPr>
            <w:rFonts w:ascii="Times New Roman" w:hAnsi="Times New Roman"/>
            <w:i/>
          </w:rPr>
          <w:t xml:space="preserve">VariableDeclaration </w:t>
        </w:r>
        <w:r w:rsidRPr="00E77497">
          <w:rPr>
            <w:b/>
          </w:rPr>
          <w:t>:</w:t>
        </w:r>
        <w:r w:rsidRPr="00E77497">
          <w:t xml:space="preserve"> </w:t>
        </w:r>
        <w:r w:rsidRPr="00E77497">
          <w:rPr>
            <w:rFonts w:ascii="Times New Roman" w:hAnsi="Times New Roman"/>
            <w:i/>
          </w:rPr>
          <w:t>BindingIdentifier Initialiser</w:t>
        </w:r>
        <w:r w:rsidRPr="00E77497">
          <w:rPr>
            <w:rFonts w:ascii="Times New Roman" w:hAnsi="Times New Roman"/>
            <w:vertAlign w:val="subscript"/>
          </w:rPr>
          <w:t>opt</w:t>
        </w:r>
        <w:r w:rsidRPr="00E77497">
          <w:t xml:space="preserve"> </w:t>
        </w:r>
      </w:ins>
    </w:p>
    <w:p w14:paraId="3A21B037" w14:textId="77777777" w:rsidR="005A4AE3" w:rsidRPr="00E77497" w:rsidRDefault="005A4AE3" w:rsidP="00FA3203">
      <w:pPr>
        <w:pStyle w:val="Alg4"/>
        <w:numPr>
          <w:ilvl w:val="0"/>
          <w:numId w:val="512"/>
        </w:numPr>
        <w:spacing w:after="220"/>
        <w:contextualSpacing/>
        <w:rPr>
          <w:ins w:id="17758" w:author="Rev 4 Allen Wirfs-Brock" w:date="2011-10-15T17:43:00Z"/>
        </w:rPr>
      </w:pPr>
      <w:ins w:id="17759" w:author="Rev 4 Allen Wirfs-Brock" w:date="2011-10-15T17:43:00Z">
        <w:r w:rsidRPr="00E77497">
          <w:t xml:space="preserve">Return the BoundNames of </w:t>
        </w:r>
        <w:r w:rsidRPr="00E77497">
          <w:rPr>
            <w:i/>
          </w:rPr>
          <w:t>BindingIdentifier</w:t>
        </w:r>
        <w:r w:rsidRPr="00E77497">
          <w:t>.</w:t>
        </w:r>
      </w:ins>
    </w:p>
    <w:p w14:paraId="39720B1E" w14:textId="77777777" w:rsidR="00D128F0" w:rsidRPr="00E77497" w:rsidRDefault="00D128F0" w:rsidP="00D128F0">
      <w:pPr>
        <w:rPr>
          <w:ins w:id="17760" w:author="Rev 4 Allen Wirfs-Brock" w:date="2011-10-15T17:44:00Z"/>
        </w:rPr>
      </w:pPr>
      <w:ins w:id="17761" w:author="Rev 4 Allen Wirfs-Brock" w:date="2011-10-15T17:44:00Z">
        <w:r w:rsidRPr="00E77497">
          <w:rPr>
            <w:rFonts w:ascii="Times New Roman" w:hAnsi="Times New Roman"/>
            <w:i/>
          </w:rPr>
          <w:t xml:space="preserve">VariableDeclaration </w:t>
        </w:r>
        <w:r w:rsidRPr="00E77497">
          <w:rPr>
            <w:b/>
          </w:rPr>
          <w:t>:</w:t>
        </w:r>
        <w:r w:rsidRPr="00E77497">
          <w:t xml:space="preserve"> </w:t>
        </w:r>
        <w:r w:rsidRPr="00E77497">
          <w:rPr>
            <w:rFonts w:ascii="Times New Roman" w:hAnsi="Times New Roman"/>
            <w:i/>
          </w:rPr>
          <w:t>BindingPattern Initialiser</w:t>
        </w:r>
        <w:r w:rsidRPr="00E77497">
          <w:t xml:space="preserve"> </w:t>
        </w:r>
      </w:ins>
    </w:p>
    <w:p w14:paraId="67214F45" w14:textId="77777777" w:rsidR="00D128F0" w:rsidRPr="00E77497" w:rsidRDefault="00D128F0" w:rsidP="00FA3203">
      <w:pPr>
        <w:pStyle w:val="Alg4"/>
        <w:numPr>
          <w:ilvl w:val="0"/>
          <w:numId w:val="513"/>
        </w:numPr>
        <w:spacing w:after="220"/>
        <w:contextualSpacing/>
        <w:rPr>
          <w:ins w:id="17762" w:author="Rev 4 Allen Wirfs-Brock" w:date="2011-10-15T17:44:00Z"/>
        </w:rPr>
      </w:pPr>
      <w:ins w:id="17763" w:author="Rev 4 Allen Wirfs-Brock" w:date="2011-10-15T17:44:00Z">
        <w:r w:rsidRPr="00E77497">
          <w:t xml:space="preserve">Return the BoundNames of </w:t>
        </w:r>
        <w:r w:rsidRPr="00E77497">
          <w:rPr>
            <w:i/>
          </w:rPr>
          <w:t>BindingPattern</w:t>
        </w:r>
        <w:r w:rsidRPr="00E77497">
          <w:t>.</w:t>
        </w:r>
      </w:ins>
    </w:p>
    <w:p w14:paraId="03EAEDF3" w14:textId="77777777" w:rsidR="00E00CAD" w:rsidRPr="00E77497" w:rsidRDefault="00E00CAD" w:rsidP="00E00CAD">
      <w:pPr>
        <w:pStyle w:val="40"/>
        <w:numPr>
          <w:ilvl w:val="0"/>
          <w:numId w:val="0"/>
        </w:numPr>
        <w:rPr>
          <w:ins w:id="17764" w:author="Rev 4 Allen Wirfs-Brock" w:date="2011-10-15T17:41:00Z"/>
        </w:rPr>
      </w:pPr>
      <w:ins w:id="17765" w:author="Rev 4 Allen Wirfs-Brock" w:date="2011-10-15T17:41:00Z">
        <w:r w:rsidRPr="00E77497">
          <w:t>Runtime Semantics</w:t>
        </w:r>
      </w:ins>
    </w:p>
    <w:p w14:paraId="66B73B9F" w14:textId="77777777" w:rsidR="00F84DC3" w:rsidRDefault="00F84DC3" w:rsidP="00F84DC3">
      <w:pPr>
        <w:keepNext/>
        <w:rPr>
          <w:ins w:id="17766" w:author="Rev 6 Allen Wirfs-Brock" w:date="2012-01-31T14:11:00Z"/>
          <w:rFonts w:ascii="Helvetica" w:hAnsi="Helvetica"/>
          <w:b/>
          <w:spacing w:val="6"/>
        </w:rPr>
      </w:pPr>
      <w:ins w:id="17767" w:author="Rev 6 Allen Wirfs-Brock" w:date="2012-01-31T14:11:00Z">
        <w:r w:rsidRPr="00E77497">
          <w:rPr>
            <w:rFonts w:ascii="Helvetica" w:hAnsi="Helvetica"/>
            <w:b/>
          </w:rPr>
          <w:t xml:space="preserve">Runtime Semantics: </w:t>
        </w:r>
        <w:r w:rsidRPr="00E77497">
          <w:rPr>
            <w:rFonts w:ascii="Helvetica" w:hAnsi="Helvetica"/>
            <w:b/>
            <w:spacing w:val="6"/>
          </w:rPr>
          <w:t xml:space="preserve">Binding </w:t>
        </w:r>
      </w:ins>
      <w:ins w:id="17768" w:author="Rev 6 Allen Wirfs-Brock" w:date="2012-02-27T15:45:00Z">
        <w:r w:rsidR="00A113E2">
          <w:rPr>
            <w:rFonts w:ascii="Helvetica" w:hAnsi="Helvetica"/>
            <w:b/>
            <w:spacing w:val="6"/>
          </w:rPr>
          <w:t>Initialisation</w:t>
        </w:r>
      </w:ins>
    </w:p>
    <w:p w14:paraId="1E773362" w14:textId="77777777" w:rsidR="00F84DC3" w:rsidRPr="00FA3203" w:rsidRDefault="00F84DC3" w:rsidP="00F84DC3">
      <w:pPr>
        <w:ind w:left="360"/>
        <w:rPr>
          <w:ins w:id="17769" w:author="Rev 6 Allen Wirfs-Brock" w:date="2012-01-31T14:11:00Z"/>
        </w:rPr>
      </w:pPr>
      <w:ins w:id="17770" w:author="Rev 6 Allen Wirfs-Brock" w:date="2012-01-31T14:11:00Z">
        <w:r>
          <w:t>W</w:t>
        </w:r>
        <w:r w:rsidRPr="004418C4">
          <w:t xml:space="preserve">ith arguments </w:t>
        </w:r>
        <w:r w:rsidRPr="004418C4">
          <w:rPr>
            <w:rFonts w:ascii="Times New Roman" w:hAnsi="Times New Roman"/>
            <w:i/>
          </w:rPr>
          <w:t>value</w:t>
        </w:r>
        <w:r w:rsidRPr="004418C4">
          <w:t xml:space="preserve"> and </w:t>
        </w:r>
      </w:ins>
      <w:ins w:id="17771" w:author="Rev 6 Allen Wirfs-Brock" w:date="2012-02-27T16:31:00Z">
        <w:r w:rsidR="00767E5E">
          <w:rPr>
            <w:rFonts w:ascii="Times New Roman" w:hAnsi="Times New Roman"/>
            <w:i/>
          </w:rPr>
          <w:t>environment</w:t>
        </w:r>
      </w:ins>
      <w:ins w:id="17772" w:author="Rev 6 Allen Wirfs-Brock" w:date="2012-01-31T14:11:00Z">
        <w:r>
          <w:t>.</w:t>
        </w:r>
      </w:ins>
    </w:p>
    <w:p w14:paraId="5DFAEA4D" w14:textId="77777777" w:rsidR="00F84DC3" w:rsidRPr="008E00F6" w:rsidRDefault="00F84DC3" w:rsidP="00F84DC3">
      <w:pPr>
        <w:rPr>
          <w:ins w:id="17773" w:author="Rev 6 Allen Wirfs-Brock" w:date="2012-01-31T14:11:00Z"/>
          <w:sz w:val="18"/>
        </w:rPr>
      </w:pPr>
      <w:ins w:id="17774" w:author="Rev 6 Allen Wirfs-Brock" w:date="2012-01-31T14:11:00Z">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ins>
      <w:ins w:id="17775" w:author="Rev 6 Allen Wirfs-Brock" w:date="2012-02-27T15:48:00Z">
        <w:r w:rsidR="00A113E2">
          <w:rPr>
            <w:sz w:val="18"/>
          </w:rPr>
          <w:t>initialisation</w:t>
        </w:r>
      </w:ins>
      <w:ins w:id="17776" w:author="Rev 6 Allen Wirfs-Brock" w:date="2012-01-31T14:11:00Z">
        <w:r w:rsidRPr="008E00F6">
          <w:rPr>
            <w:sz w:val="18"/>
          </w:rPr>
          <w:t xml:space="preserve"> value.  This is the </w:t>
        </w:r>
        <w:del w:id="17777" w:author="Rev 7 Allen Wirfs-Brock" w:date="2012-05-04T14:18:00Z">
          <w:r w:rsidRPr="008E00F6" w:rsidDel="00F77917">
            <w:rPr>
              <w:sz w:val="18"/>
            </w:rPr>
            <w:delText xml:space="preserve">the </w:delText>
          </w:r>
        </w:del>
        <w:r w:rsidRPr="008E00F6">
          <w:rPr>
            <w:sz w:val="18"/>
          </w:rPr>
          <w:t xml:space="preserve">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preinitialized prior to evaluation of its initializer. </w:t>
        </w:r>
      </w:ins>
    </w:p>
    <w:p w14:paraId="7DFB728C" w14:textId="77777777" w:rsidR="004708DF" w:rsidRPr="00E77497" w:rsidRDefault="004708DF" w:rsidP="004708DF">
      <w:pPr>
        <w:rPr>
          <w:ins w:id="17778" w:author="Rev 6 Allen Wirfs-Brock" w:date="2012-01-31T14:21:00Z"/>
        </w:rPr>
      </w:pPr>
      <w:ins w:id="17779" w:author="Rev 6 Allen Wirfs-Brock" w:date="2012-01-31T14:21:00Z">
        <w:r w:rsidRPr="00E77497">
          <w:rPr>
            <w:rFonts w:ascii="Times New Roman" w:hAnsi="Times New Roman"/>
            <w:i/>
          </w:rPr>
          <w:t xml:space="preserve">VariableDeclaration </w:t>
        </w:r>
        <w:r w:rsidRPr="00E77497">
          <w:rPr>
            <w:b/>
          </w:rPr>
          <w:t>:</w:t>
        </w:r>
        <w:r w:rsidRPr="00E77497">
          <w:rPr>
            <w:rFonts w:ascii="Times New Roman" w:hAnsi="Times New Roman"/>
            <w:i/>
          </w:rPr>
          <w:t xml:space="preserve"> BindingIdentifier</w:t>
        </w:r>
        <w:r w:rsidRPr="00E77497">
          <w:t xml:space="preserve"> </w:t>
        </w:r>
      </w:ins>
    </w:p>
    <w:p w14:paraId="32665840" w14:textId="77777777" w:rsidR="004708DF" w:rsidRPr="00E77497" w:rsidRDefault="00481DAC" w:rsidP="004708DF">
      <w:pPr>
        <w:pStyle w:val="Alg2"/>
        <w:numPr>
          <w:ilvl w:val="0"/>
          <w:numId w:val="112"/>
        </w:numPr>
        <w:spacing w:after="220"/>
        <w:rPr>
          <w:ins w:id="17780" w:author="Rev 6 Allen Wirfs-Brock" w:date="2012-01-31T14:21:00Z"/>
        </w:rPr>
      </w:pPr>
      <w:ins w:id="17781" w:author="Rev 6 Allen Wirfs-Brock" w:date="2012-02-18T10:58:00Z">
        <w:r>
          <w:t>Return the result of p</w:t>
        </w:r>
        <w:r w:rsidRPr="004418C4">
          <w:t>erform</w:t>
        </w:r>
        <w:r>
          <w:t>ing</w:t>
        </w:r>
        <w:r w:rsidRPr="004418C4">
          <w:t xml:space="preserve"> </w:t>
        </w:r>
      </w:ins>
      <w:ins w:id="17782" w:author="Rev 6 Allen Wirfs-Brock" w:date="2012-01-31T14:22:00Z">
        <w:r w:rsidR="004708DF" w:rsidRPr="00E77497">
          <w:t xml:space="preserve">Binding </w:t>
        </w:r>
      </w:ins>
      <w:ins w:id="17783" w:author="Rev 6 Allen Wirfs-Brock" w:date="2012-02-27T15:45:00Z">
        <w:r w:rsidR="00A113E2">
          <w:t>Initialisation</w:t>
        </w:r>
      </w:ins>
      <w:ins w:id="17784" w:author="Rev 6 Allen Wirfs-Brock" w:date="2012-01-31T14:22:00Z">
        <w:r w:rsidR="004708DF" w:rsidRPr="00E77497">
          <w:t xml:space="preserve"> for </w:t>
        </w:r>
        <w:r w:rsidR="004708DF" w:rsidRPr="00E77497">
          <w:rPr>
            <w:i/>
          </w:rPr>
          <w:t>BindingIdentifier</w:t>
        </w:r>
        <w:r w:rsidR="004708DF" w:rsidRPr="00E77497">
          <w:t xml:space="preserve"> passing</w:t>
        </w:r>
        <w:r w:rsidR="004708DF" w:rsidRPr="00E77497">
          <w:rPr>
            <w:i/>
          </w:rPr>
          <w:t xml:space="preserve"> value</w:t>
        </w:r>
        <w:r w:rsidR="004708DF" w:rsidRPr="00E77497">
          <w:t xml:space="preserve"> and </w:t>
        </w:r>
        <w:r w:rsidR="004708DF" w:rsidRPr="00E77497">
          <w:rPr>
            <w:b/>
          </w:rPr>
          <w:t>undefined</w:t>
        </w:r>
        <w:r w:rsidR="004708DF" w:rsidRPr="00E77497">
          <w:t xml:space="preserve"> as the arguments.</w:t>
        </w:r>
      </w:ins>
    </w:p>
    <w:p w14:paraId="1B545E9A" w14:textId="77777777" w:rsidR="004708DF" w:rsidRPr="00E77497" w:rsidRDefault="004708DF" w:rsidP="004708DF">
      <w:pPr>
        <w:rPr>
          <w:ins w:id="17785" w:author="Rev 6 Allen Wirfs-Brock" w:date="2012-01-31T14:21:00Z"/>
        </w:rPr>
      </w:pPr>
      <w:ins w:id="17786" w:author="Rev 6 Allen Wirfs-Brock" w:date="2012-01-31T14:21:00Z">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BindingIdentifier Initialiser</w:t>
        </w:r>
        <w:r w:rsidRPr="00E77497">
          <w:t xml:space="preserve"> </w:t>
        </w:r>
      </w:ins>
    </w:p>
    <w:p w14:paraId="0EBDFB23" w14:textId="77777777" w:rsidR="004708DF" w:rsidRPr="00E77497" w:rsidRDefault="00481DAC" w:rsidP="004708DF">
      <w:pPr>
        <w:pStyle w:val="Alg2"/>
        <w:numPr>
          <w:ilvl w:val="0"/>
          <w:numId w:val="496"/>
        </w:numPr>
        <w:spacing w:after="220"/>
        <w:rPr>
          <w:ins w:id="17787" w:author="Rev 6 Allen Wirfs-Brock" w:date="2012-01-31T14:21:00Z"/>
        </w:rPr>
      </w:pPr>
      <w:ins w:id="17788" w:author="Rev 6 Allen Wirfs-Brock" w:date="2012-02-18T10:58:00Z">
        <w:r>
          <w:t>Return the result of p</w:t>
        </w:r>
        <w:r w:rsidRPr="004418C4">
          <w:t>erform</w:t>
        </w:r>
        <w:r>
          <w:t>ing</w:t>
        </w:r>
        <w:r w:rsidRPr="004418C4">
          <w:t xml:space="preserve"> </w:t>
        </w:r>
      </w:ins>
      <w:ins w:id="17789" w:author="Rev 6 Allen Wirfs-Brock" w:date="2012-01-31T14:21:00Z">
        <w:r w:rsidR="004708DF" w:rsidRPr="00E77497">
          <w:t xml:space="preserve">Binding </w:t>
        </w:r>
      </w:ins>
      <w:ins w:id="17790" w:author="Rev 6 Allen Wirfs-Brock" w:date="2012-02-27T15:45:00Z">
        <w:r w:rsidR="00A113E2">
          <w:t>Initialisation</w:t>
        </w:r>
      </w:ins>
      <w:ins w:id="17791" w:author="Rev 6 Allen Wirfs-Brock" w:date="2012-01-31T14:21:00Z">
        <w:r w:rsidR="004708DF" w:rsidRPr="00E77497">
          <w:t xml:space="preserve"> for </w:t>
        </w:r>
        <w:r w:rsidR="004708DF" w:rsidRPr="00E77497">
          <w:rPr>
            <w:i/>
          </w:rPr>
          <w:t>BindingIdentifier</w:t>
        </w:r>
        <w:r w:rsidR="004708DF" w:rsidRPr="00E77497">
          <w:t xml:space="preserve"> passing</w:t>
        </w:r>
        <w:r w:rsidR="004708DF" w:rsidRPr="00E77497">
          <w:rPr>
            <w:i/>
          </w:rPr>
          <w:t xml:space="preserve"> value</w:t>
        </w:r>
        <w:r w:rsidR="004708DF" w:rsidRPr="00E77497">
          <w:t xml:space="preserve"> and </w:t>
        </w:r>
        <w:r w:rsidR="004708DF" w:rsidRPr="00E77497">
          <w:rPr>
            <w:b/>
          </w:rPr>
          <w:t>undefined</w:t>
        </w:r>
        <w:r w:rsidR="004708DF" w:rsidRPr="00E77497">
          <w:t xml:space="preserve"> as the arguments.</w:t>
        </w:r>
      </w:ins>
    </w:p>
    <w:p w14:paraId="2958223E" w14:textId="77777777" w:rsidR="004708DF" w:rsidRPr="00E77497" w:rsidRDefault="004708DF" w:rsidP="004708DF">
      <w:pPr>
        <w:rPr>
          <w:ins w:id="17792" w:author="Rev 6 Allen Wirfs-Brock" w:date="2012-01-31T14:21:00Z"/>
        </w:rPr>
      </w:pPr>
      <w:ins w:id="17793" w:author="Rev 6 Allen Wirfs-Brock" w:date="2012-01-31T14:21:00Z">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BindingPattern Initialiser</w:t>
        </w:r>
        <w:r w:rsidRPr="00E77497">
          <w:t xml:space="preserve"> </w:t>
        </w:r>
      </w:ins>
    </w:p>
    <w:p w14:paraId="352664AA" w14:textId="77777777" w:rsidR="004708DF" w:rsidRPr="00E77497" w:rsidRDefault="00481DAC" w:rsidP="004708DF">
      <w:pPr>
        <w:pStyle w:val="Alg2"/>
        <w:numPr>
          <w:ilvl w:val="0"/>
          <w:numId w:val="497"/>
        </w:numPr>
        <w:spacing w:after="220"/>
        <w:rPr>
          <w:ins w:id="17794" w:author="Rev 6 Allen Wirfs-Brock" w:date="2012-01-31T14:21:00Z"/>
        </w:rPr>
      </w:pPr>
      <w:ins w:id="17795" w:author="Rev 6 Allen Wirfs-Brock" w:date="2012-02-18T10:58:00Z">
        <w:r>
          <w:t>Return the result of p</w:t>
        </w:r>
        <w:r w:rsidRPr="004418C4">
          <w:t>erform</w:t>
        </w:r>
        <w:r>
          <w:t>ing</w:t>
        </w:r>
        <w:r w:rsidRPr="004418C4">
          <w:t xml:space="preserve"> </w:t>
        </w:r>
      </w:ins>
      <w:ins w:id="17796" w:author="Rev 6 Allen Wirfs-Brock" w:date="2012-01-31T14:21:00Z">
        <w:r w:rsidR="004708DF" w:rsidRPr="00E77497">
          <w:t xml:space="preserve">Binding </w:t>
        </w:r>
      </w:ins>
      <w:ins w:id="17797" w:author="Rev 6 Allen Wirfs-Brock" w:date="2012-02-27T15:45:00Z">
        <w:r w:rsidR="00A113E2">
          <w:t>Initialisation</w:t>
        </w:r>
      </w:ins>
      <w:ins w:id="17798" w:author="Rev 6 Allen Wirfs-Brock" w:date="2012-01-31T14:21:00Z">
        <w:r w:rsidR="004708DF" w:rsidRPr="00E77497">
          <w:t xml:space="preserve"> for </w:t>
        </w:r>
        <w:r w:rsidR="004708DF" w:rsidRPr="00E77497">
          <w:rPr>
            <w:i/>
          </w:rPr>
          <w:t>BindingPattern</w:t>
        </w:r>
        <w:r w:rsidR="004708DF" w:rsidRPr="00E77497">
          <w:t xml:space="preserve"> </w:t>
        </w:r>
      </w:ins>
      <w:ins w:id="17799" w:author="Rev 6 Allen Wirfs-Brock" w:date="2012-01-31T14:24:00Z">
        <w:r w:rsidR="004708DF" w:rsidRPr="00E77497">
          <w:t>passing</w:t>
        </w:r>
        <w:r w:rsidR="004708DF" w:rsidRPr="00E77497">
          <w:rPr>
            <w:i/>
          </w:rPr>
          <w:t xml:space="preserve"> </w:t>
        </w:r>
      </w:ins>
      <w:ins w:id="17800" w:author="Rev 6 Allen Wirfs-Brock" w:date="2012-01-31T14:23:00Z">
        <w:r w:rsidR="004708DF" w:rsidRPr="00E77497">
          <w:rPr>
            <w:i/>
          </w:rPr>
          <w:t>value</w:t>
        </w:r>
        <w:r w:rsidR="004708DF" w:rsidRPr="00E77497">
          <w:t xml:space="preserve"> </w:t>
        </w:r>
      </w:ins>
      <w:ins w:id="17801" w:author="Rev 6 Allen Wirfs-Brock" w:date="2012-01-31T14:21:00Z">
        <w:r w:rsidR="004708DF" w:rsidRPr="00E77497">
          <w:t xml:space="preserve">and </w:t>
        </w:r>
        <w:r w:rsidR="004708DF" w:rsidRPr="00E77497">
          <w:rPr>
            <w:b/>
          </w:rPr>
          <w:t>undefined</w:t>
        </w:r>
        <w:r w:rsidR="004708DF" w:rsidRPr="00E77497">
          <w:t xml:space="preserve"> as the </w:t>
        </w:r>
      </w:ins>
      <w:ins w:id="17802" w:author="Rev 6 Allen Wirfs-Brock" w:date="2012-01-31T14:24:00Z">
        <w:r w:rsidR="004708DF" w:rsidRPr="00E77497">
          <w:t>arguments</w:t>
        </w:r>
      </w:ins>
      <w:ins w:id="17803" w:author="Rev 6 Allen Wirfs-Brock" w:date="2012-01-31T14:21:00Z">
        <w:r w:rsidR="004708DF" w:rsidRPr="00E77497">
          <w:t>.</w:t>
        </w:r>
      </w:ins>
    </w:p>
    <w:p w14:paraId="1CF093D1" w14:textId="77777777" w:rsidR="00E00CAD" w:rsidRPr="00E77497" w:rsidRDefault="00E00CAD" w:rsidP="00E00CAD">
      <w:pPr>
        <w:keepNext/>
        <w:rPr>
          <w:ins w:id="17804" w:author="Rev 4 Allen Wirfs-Brock" w:date="2011-10-15T17:41:00Z"/>
          <w:rFonts w:ascii="Helvetica" w:hAnsi="Helvetica"/>
          <w:b/>
        </w:rPr>
      </w:pPr>
      <w:ins w:id="17805" w:author="Rev 4 Allen Wirfs-Brock" w:date="2011-10-15T17:41:00Z">
        <w:r w:rsidRPr="00E77497">
          <w:rPr>
            <w:rFonts w:ascii="Helvetica" w:hAnsi="Helvetica"/>
            <w:b/>
          </w:rPr>
          <w:t xml:space="preserve">Runtime Semantics: </w:t>
        </w:r>
        <w:r w:rsidRPr="00E77497">
          <w:rPr>
            <w:rFonts w:ascii="Helvetica" w:hAnsi="Helvetica"/>
            <w:b/>
            <w:spacing w:val="6"/>
          </w:rPr>
          <w:t>Evaluation</w:t>
        </w:r>
      </w:ins>
    </w:p>
    <w:p w14:paraId="54638C65" w14:textId="77777777" w:rsidR="00884D1C" w:rsidRPr="00E77497" w:rsidRDefault="00884D1C" w:rsidP="00884D1C">
      <w:pPr>
        <w:rPr>
          <w:ins w:id="17806" w:author="Rev 3 Allen Wirfs-Brock" w:date="2011-09-09T12:39:00Z"/>
        </w:rPr>
      </w:pPr>
      <w:ins w:id="17807" w:author="Rev 3 Allen Wirfs-Brock" w:date="2011-09-09T12:39:00Z">
        <w:del w:id="17808" w:author="Rev 4 Allen Wirfs-Brock" w:date="2011-10-15T17:41:00Z">
          <w:r w:rsidRPr="00E77497" w:rsidDel="00E00CAD">
            <w:delText xml:space="preserve">The production </w:delText>
          </w:r>
        </w:del>
        <w:r w:rsidRPr="00E77497">
          <w:rPr>
            <w:rFonts w:ascii="Times New Roman" w:hAnsi="Times New Roman"/>
            <w:i/>
          </w:rPr>
          <w:t xml:space="preserve">VariableStatement </w:t>
        </w:r>
        <w:r w:rsidRPr="00E77497">
          <w:rPr>
            <w:b/>
          </w:rPr>
          <w:t>:</w:t>
        </w:r>
        <w:r w:rsidRPr="00E77497">
          <w:rPr>
            <w:rFonts w:ascii="Times New Roman" w:hAnsi="Times New Roman"/>
            <w:i/>
          </w:rPr>
          <w:t xml:space="preserve"> </w:t>
        </w:r>
        <w:r w:rsidRPr="00E77497">
          <w:rPr>
            <w:rFonts w:ascii="Courier New" w:hAnsi="Courier New"/>
            <w:b/>
          </w:rPr>
          <w:t>var</w:t>
        </w:r>
        <w:r w:rsidRPr="00E77497">
          <w:rPr>
            <w:rFonts w:ascii="Times New Roman" w:hAnsi="Times New Roman"/>
            <w:i/>
          </w:rPr>
          <w:t xml:space="preserve"> VariableDeclarationList </w:t>
        </w:r>
        <w:r w:rsidRPr="00E77497">
          <w:rPr>
            <w:rFonts w:ascii="Courier New" w:hAnsi="Courier New"/>
            <w:b/>
          </w:rPr>
          <w:t>;</w:t>
        </w:r>
        <w:r w:rsidRPr="00E77497">
          <w:t xml:space="preserve"> </w:t>
        </w:r>
        <w:del w:id="17809" w:author="Rev 4 Allen Wirfs-Brock" w:date="2011-10-15T17:41:00Z">
          <w:r w:rsidRPr="00E77497" w:rsidDel="00E00CAD">
            <w:delText>is evaluated as follows:</w:delText>
          </w:r>
        </w:del>
      </w:ins>
    </w:p>
    <w:p w14:paraId="0A0DE5DF" w14:textId="77777777" w:rsidR="00884D1C" w:rsidRPr="00E77497" w:rsidRDefault="000348AE" w:rsidP="00FA3203">
      <w:pPr>
        <w:pStyle w:val="Alg2"/>
        <w:numPr>
          <w:ilvl w:val="0"/>
          <w:numId w:val="447"/>
        </w:numPr>
        <w:rPr>
          <w:ins w:id="17810" w:author="Rev 3 Allen Wirfs-Brock" w:date="2011-09-09T12:39:00Z"/>
        </w:rPr>
      </w:pPr>
      <w:ins w:id="17811" w:author="Rev 6 Allen Wirfs-Brock" w:date="2012-02-18T11:12:00Z">
        <w:r w:rsidRPr="00E77497">
          <w:t xml:space="preserve">Let </w:t>
        </w:r>
        <w:r>
          <w:rPr>
            <w:i/>
          </w:rPr>
          <w:t>next</w:t>
        </w:r>
        <w:r w:rsidRPr="00E77497">
          <w:rPr>
            <w:i/>
          </w:rPr>
          <w:t xml:space="preserve"> </w:t>
        </w:r>
        <w:r w:rsidRPr="00E77497">
          <w:t xml:space="preserve">be the result of evaluating </w:t>
        </w:r>
      </w:ins>
      <w:ins w:id="17812" w:author="Rev 3 Allen Wirfs-Brock" w:date="2011-09-09T12:39:00Z">
        <w:del w:id="17813" w:author="Rev 6 Allen Wirfs-Brock" w:date="2012-02-18T11:12:00Z">
          <w:r w:rsidR="00884D1C" w:rsidRPr="00E77497" w:rsidDel="000348AE">
            <w:delText xml:space="preserve">Evaluate </w:delText>
          </w:r>
        </w:del>
        <w:r w:rsidR="00884D1C" w:rsidRPr="00E77497">
          <w:rPr>
            <w:i/>
          </w:rPr>
          <w:t>VariableDeclarationList</w:t>
        </w:r>
        <w:r w:rsidR="00884D1C" w:rsidRPr="00E77497">
          <w:t>.</w:t>
        </w:r>
      </w:ins>
    </w:p>
    <w:p w14:paraId="5238540F" w14:textId="77777777" w:rsidR="006506E0" w:rsidRDefault="001E28FF" w:rsidP="006506E0">
      <w:pPr>
        <w:pStyle w:val="Alg2"/>
        <w:numPr>
          <w:ilvl w:val="0"/>
          <w:numId w:val="447"/>
        </w:numPr>
        <w:spacing w:after="220"/>
        <w:contextualSpacing/>
        <w:rPr>
          <w:ins w:id="17814" w:author="Rev 6 Allen Wirfs-Brock" w:date="2012-02-18T11:16:00Z"/>
        </w:rPr>
      </w:pPr>
      <w:ins w:id="17815" w:author="Rev 10 Allen Wirfs-Brock" w:date="2012-08-07T16:17:00Z">
        <w:r>
          <w:t>ReturnIfAbrupt(</w:t>
        </w:r>
        <w:r>
          <w:rPr>
            <w:i/>
          </w:rPr>
          <w:t>next</w:t>
        </w:r>
        <w:r>
          <w:t>)</w:t>
        </w:r>
      </w:ins>
      <w:ins w:id="17816" w:author="Rev 6 Allen Wirfs-Brock" w:date="2012-02-18T11:16:00Z">
        <w:del w:id="17817" w:author="Rev 10 Allen Wirfs-Brock" w:date="2012-08-07T16:17:00Z">
          <w:r w:rsidR="006506E0" w:rsidDel="001E28FF">
            <w:delText xml:space="preserve">If </w:delText>
          </w:r>
          <w:r w:rsidR="006506E0" w:rsidRPr="00B25FEE" w:rsidDel="001E28FF">
            <w:rPr>
              <w:i/>
            </w:rPr>
            <w:delText>next</w:delText>
          </w:r>
          <w:r w:rsidR="006506E0" w:rsidDel="001E28FF">
            <w:delText xml:space="preserve"> is an abrupt completion, return </w:delText>
          </w:r>
          <w:r w:rsidR="006506E0" w:rsidRPr="00B25FEE" w:rsidDel="001E28FF">
            <w:rPr>
              <w:i/>
            </w:rPr>
            <w:delText>next</w:delText>
          </w:r>
        </w:del>
        <w:r w:rsidR="006506E0">
          <w:t>.</w:t>
        </w:r>
      </w:ins>
    </w:p>
    <w:p w14:paraId="55FD9831" w14:textId="77777777" w:rsidR="00884D1C" w:rsidRPr="00E77497" w:rsidRDefault="00884D1C" w:rsidP="00FA3203">
      <w:pPr>
        <w:pStyle w:val="Alg2"/>
        <w:numPr>
          <w:ilvl w:val="0"/>
          <w:numId w:val="447"/>
        </w:numPr>
        <w:spacing w:after="220"/>
        <w:rPr>
          <w:ins w:id="17818" w:author="Rev 3 Allen Wirfs-Brock" w:date="2011-09-09T12:39:00Z"/>
        </w:rPr>
      </w:pPr>
      <w:ins w:id="17819" w:author="Rev 3 Allen Wirfs-Brock" w:date="2011-09-09T12:39:00Z">
        <w:r w:rsidRPr="00E77497">
          <w:t xml:space="preserve">Return </w:t>
        </w:r>
      </w:ins>
      <w:ins w:id="17820" w:author="Rev 6 Allen Wirfs-Brock" w:date="2012-02-23T12:38:00Z">
        <w:r w:rsidR="00DE1793">
          <w:t>NormalCompletion(</w:t>
        </w:r>
        <w:r w:rsidR="00DE1793" w:rsidRPr="00E77497" w:rsidDel="00D70AE0">
          <w:t xml:space="preserve"> </w:t>
        </w:r>
      </w:ins>
      <w:ins w:id="17821" w:author="Rev 3 Allen Wirfs-Brock" w:date="2011-09-09T12:39:00Z">
        <w:del w:id="17822" w:author="Rev 6 Allen Wirfs-Brock" w:date="2012-02-18T11:38:00Z">
          <w:r w:rsidRPr="00E77497" w:rsidDel="00D70AE0">
            <w:delText>(</w:delText>
          </w:r>
        </w:del>
        <w:del w:id="17823" w:author="Rev 6 Allen Wirfs-Brock" w:date="2012-02-23T12:38:00Z">
          <w:r w:rsidRPr="00E77497" w:rsidDel="00DE1793">
            <w:rPr>
              <w:rFonts w:ascii="Arial" w:hAnsi="Arial" w:cs="Arial"/>
            </w:rPr>
            <w:delText>normal</w:delText>
          </w:r>
          <w:r w:rsidRPr="00E77497" w:rsidDel="00DE1793">
            <w:delText xml:space="preserve">, </w:delText>
          </w:r>
        </w:del>
        <w:r w:rsidRPr="00E77497">
          <w:rPr>
            <w:rFonts w:ascii="Arial" w:hAnsi="Arial" w:cs="Arial"/>
          </w:rPr>
          <w:t>empt</w:t>
        </w:r>
      </w:ins>
      <w:ins w:id="17824" w:author="Rev 6 Allen Wirfs-Brock" w:date="2012-02-23T12:38:00Z">
        <w:r w:rsidR="00DE1793">
          <w:rPr>
            <w:rFonts w:ascii="Arial" w:hAnsi="Arial" w:cs="Arial"/>
          </w:rPr>
          <w:t>y</w:t>
        </w:r>
      </w:ins>
      <w:ins w:id="17825" w:author="Rev 3 Allen Wirfs-Brock" w:date="2011-09-09T12:39:00Z">
        <w:del w:id="17826" w:author="Rev 6 Allen Wirfs-Brock" w:date="2012-02-23T12:38:00Z">
          <w:r w:rsidRPr="00DE1793" w:rsidDel="00DE1793">
            <w:delText>y, empty</w:delText>
          </w:r>
        </w:del>
        <w:del w:id="17827" w:author="Rev 6 Allen Wirfs-Brock" w:date="2012-02-18T11:40:00Z">
          <w:r w:rsidRPr="00DE1793" w:rsidDel="00D70AE0">
            <w:delText>)</w:delText>
          </w:r>
        </w:del>
      </w:ins>
      <w:ins w:id="17828" w:author="Rev 6 Allen Wirfs-Brock" w:date="2012-02-23T12:38:00Z">
        <w:r w:rsidR="00DE1793" w:rsidRPr="00DE1793">
          <w:t>)</w:t>
        </w:r>
      </w:ins>
      <w:ins w:id="17829" w:author="Rev 3 Allen Wirfs-Brock" w:date="2011-09-09T12:39:00Z">
        <w:r w:rsidRPr="00E77497">
          <w:t>.</w:t>
        </w:r>
      </w:ins>
    </w:p>
    <w:p w14:paraId="7CC47A58" w14:textId="77777777" w:rsidR="00884D1C" w:rsidRPr="00E77497" w:rsidDel="00943821" w:rsidRDefault="00884D1C" w:rsidP="00884D1C">
      <w:pPr>
        <w:rPr>
          <w:ins w:id="17830" w:author="Rev 3 Allen Wirfs-Brock" w:date="2011-09-09T12:39:00Z"/>
          <w:del w:id="17831" w:author="Rev 4 Allen Wirfs-Brock" w:date="2011-10-15T17:41:00Z"/>
        </w:rPr>
      </w:pPr>
      <w:ins w:id="17832" w:author="Rev 3 Allen Wirfs-Brock" w:date="2011-09-09T12:39:00Z">
        <w:del w:id="17833" w:author="Rev 4 Allen Wirfs-Brock" w:date="2011-10-15T17:41:00Z">
          <w:r w:rsidRPr="00E77497" w:rsidDel="00943821">
            <w:delText xml:space="preserve">The </w:delText>
          </w:r>
          <w:r w:rsidRPr="00E77497" w:rsidDel="00943821">
            <w:rPr>
              <w:rFonts w:ascii="Times New Roman" w:eastAsia="Times New Roman" w:hAnsi="Times New Roman"/>
              <w:spacing w:val="6"/>
              <w:lang w:eastAsia="en-US"/>
            </w:rPr>
            <w:delText xml:space="preserve">BoundNames </w:delText>
          </w:r>
          <w:r w:rsidRPr="00E77497" w:rsidDel="00943821">
            <w:delText xml:space="preserve">of the production  </w:delText>
          </w:r>
          <w:r w:rsidRPr="00E77497" w:rsidDel="00943821">
            <w:rPr>
              <w:rStyle w:val="bnf"/>
            </w:rPr>
            <w:delText>VariableDeclarationList</w:delText>
          </w:r>
          <w:r w:rsidRPr="00E77497" w:rsidDel="00943821">
            <w:delText xml:space="preserve"> </w:delText>
          </w:r>
          <w:r w:rsidRPr="00E77497" w:rsidDel="00943821">
            <w:rPr>
              <w:b/>
            </w:rPr>
            <w:delText>:</w:delText>
          </w:r>
          <w:r w:rsidRPr="00E77497" w:rsidDel="00943821">
            <w:rPr>
              <w:rStyle w:val="bnf"/>
            </w:rPr>
            <w:delText>VariableDeclaration</w:delText>
          </w:r>
          <w:r w:rsidRPr="00E77497" w:rsidDel="00943821">
            <w:delText xml:space="preserve"> is determined as follows:</w:delText>
          </w:r>
        </w:del>
      </w:ins>
    </w:p>
    <w:p w14:paraId="18968D6A" w14:textId="77777777" w:rsidR="00884D1C" w:rsidRPr="00E77497" w:rsidDel="00943821" w:rsidRDefault="00884D1C">
      <w:pPr>
        <w:pStyle w:val="Alg4"/>
        <w:numPr>
          <w:ilvl w:val="0"/>
          <w:numId w:val="511"/>
        </w:numPr>
        <w:spacing w:after="220"/>
        <w:contextualSpacing/>
        <w:rPr>
          <w:ins w:id="17834" w:author="Rev 3 Allen Wirfs-Brock" w:date="2011-09-09T12:39:00Z"/>
          <w:del w:id="17835" w:author="Rev 4 Allen Wirfs-Brock" w:date="2011-10-15T17:41:00Z"/>
        </w:rPr>
        <w:pPrChange w:id="17836" w:author="Rev 4 Allen Wirfs-Brock" w:date="2011-11-07T12:16:00Z">
          <w:pPr>
            <w:pStyle w:val="Alg4"/>
            <w:numPr>
              <w:numId w:val="541"/>
            </w:numPr>
            <w:tabs>
              <w:tab w:val="num" w:pos="360"/>
            </w:tabs>
            <w:spacing w:after="220"/>
            <w:ind w:left="360" w:hanging="360"/>
            <w:contextualSpacing/>
          </w:pPr>
        </w:pPrChange>
      </w:pPr>
      <w:ins w:id="17837" w:author="Rev 3 Allen Wirfs-Brock" w:date="2011-09-09T12:39:00Z">
        <w:del w:id="17838" w:author="Rev 4 Allen Wirfs-Brock" w:date="2011-10-15T17:41:00Z">
          <w:r w:rsidRPr="00E77497" w:rsidDel="00943821">
            <w:delText xml:space="preserve">Return BoundNames of </w:delText>
          </w:r>
          <w:r w:rsidRPr="00E77497" w:rsidDel="00943821">
            <w:rPr>
              <w:i/>
            </w:rPr>
            <w:delText>VariableDeclaration</w:delText>
          </w:r>
          <w:r w:rsidRPr="00E77497" w:rsidDel="00943821">
            <w:delText>.</w:delText>
          </w:r>
        </w:del>
      </w:ins>
    </w:p>
    <w:p w14:paraId="62BBD055" w14:textId="77777777" w:rsidR="00884D1C" w:rsidRPr="00E77497" w:rsidDel="00F07F43" w:rsidRDefault="00884D1C" w:rsidP="00884D1C">
      <w:pPr>
        <w:rPr>
          <w:ins w:id="17839" w:author="Rev 3 Allen Wirfs-Brock" w:date="2011-09-09T12:39:00Z"/>
          <w:del w:id="17840" w:author="Rev 8 Allen Wirfs-Brock" w:date="2012-06-01T08:53:00Z"/>
        </w:rPr>
      </w:pPr>
      <w:ins w:id="17841" w:author="Rev 3 Allen Wirfs-Brock" w:date="2011-09-09T12:39:00Z">
        <w:del w:id="17842" w:author="Rev 8 Allen Wirfs-Brock" w:date="2012-06-01T08:53:00Z">
          <w:r w:rsidRPr="00E77497" w:rsidDel="00F07F43">
            <w:delText xml:space="preserve">The production </w:delText>
          </w:r>
          <w:r w:rsidRPr="00E77497" w:rsidDel="00F07F43">
            <w:rPr>
              <w:rStyle w:val="bnf"/>
            </w:rPr>
            <w:delText>VariableDeclarationList</w:delText>
          </w:r>
          <w:r w:rsidRPr="00E77497" w:rsidDel="00F07F43">
            <w:delText xml:space="preserve"> </w:delText>
          </w:r>
          <w:r w:rsidRPr="00E77497" w:rsidDel="00F07F43">
            <w:rPr>
              <w:b/>
            </w:rPr>
            <w:delText>:</w:delText>
          </w:r>
          <w:r w:rsidRPr="00E77497" w:rsidDel="00F07F43">
            <w:rPr>
              <w:rStyle w:val="bnf"/>
            </w:rPr>
            <w:delText>VariableDeclaration</w:delText>
          </w:r>
          <w:r w:rsidRPr="00E77497" w:rsidDel="00F07F43">
            <w:delText xml:space="preserve"> is evaluated as follows:</w:delText>
          </w:r>
        </w:del>
      </w:ins>
    </w:p>
    <w:p w14:paraId="5A3428E4" w14:textId="77777777" w:rsidR="00884D1C" w:rsidRPr="00E77497" w:rsidDel="00F07F43" w:rsidRDefault="000348AE" w:rsidP="00FA3203">
      <w:pPr>
        <w:pStyle w:val="Alg2"/>
        <w:numPr>
          <w:ilvl w:val="0"/>
          <w:numId w:val="448"/>
        </w:numPr>
        <w:spacing w:after="220"/>
        <w:rPr>
          <w:ins w:id="17843" w:author="Rev 3 Allen Wirfs-Brock" w:date="2011-09-09T12:39:00Z"/>
          <w:del w:id="17844" w:author="Rev 8 Allen Wirfs-Brock" w:date="2012-06-01T08:53:00Z"/>
        </w:rPr>
      </w:pPr>
      <w:ins w:id="17845" w:author="Rev 6 Allen Wirfs-Brock" w:date="2012-02-18T11:07:00Z">
        <w:del w:id="17846" w:author="Rev 8 Allen Wirfs-Brock" w:date="2012-06-01T08:53:00Z">
          <w:r w:rsidDel="00F07F43">
            <w:delText>Return the result of evaluating</w:delText>
          </w:r>
          <w:r w:rsidRPr="00E77497" w:rsidDel="00F07F43">
            <w:delText xml:space="preserve"> </w:delText>
          </w:r>
        </w:del>
      </w:ins>
      <w:ins w:id="17847" w:author="Rev 3 Allen Wirfs-Brock" w:date="2011-09-09T12:39:00Z">
        <w:del w:id="17848" w:author="Rev 8 Allen Wirfs-Brock" w:date="2012-06-01T08:53:00Z">
          <w:r w:rsidR="00884D1C" w:rsidRPr="00E77497" w:rsidDel="00F07F43">
            <w:delText xml:space="preserve">Evaluate </w:delText>
          </w:r>
          <w:r w:rsidR="00884D1C" w:rsidRPr="00E77497" w:rsidDel="00F07F43">
            <w:rPr>
              <w:i/>
            </w:rPr>
            <w:delText>VariableDeclaration</w:delText>
          </w:r>
          <w:r w:rsidR="00884D1C" w:rsidRPr="00E77497" w:rsidDel="00F07F43">
            <w:delText>.</w:delText>
          </w:r>
        </w:del>
      </w:ins>
    </w:p>
    <w:p w14:paraId="1E118EC4" w14:textId="77777777" w:rsidR="00884D1C" w:rsidRPr="00E77497" w:rsidDel="00FF4BEE" w:rsidRDefault="00884D1C" w:rsidP="00884D1C">
      <w:pPr>
        <w:rPr>
          <w:ins w:id="17849" w:author="Rev 3 Allen Wirfs-Brock" w:date="2011-09-09T12:39:00Z"/>
          <w:del w:id="17850" w:author="Rev 4 Allen Wirfs-Brock" w:date="2011-10-15T17:42:00Z"/>
        </w:rPr>
      </w:pPr>
      <w:ins w:id="17851" w:author="Rev 3 Allen Wirfs-Brock" w:date="2011-09-09T12:39:00Z">
        <w:del w:id="17852" w:author="Rev 4 Allen Wirfs-Brock" w:date="2011-10-15T17:42:00Z">
          <w:r w:rsidRPr="00E77497" w:rsidDel="00FF4BEE">
            <w:delText xml:space="preserve">The </w:delText>
          </w:r>
          <w:r w:rsidRPr="00E77497" w:rsidDel="00FF4BEE">
            <w:rPr>
              <w:rFonts w:ascii="Times New Roman" w:eastAsia="Times New Roman" w:hAnsi="Times New Roman"/>
              <w:spacing w:val="6"/>
              <w:lang w:eastAsia="en-US"/>
            </w:rPr>
            <w:delText xml:space="preserve">BoundNames </w:delText>
          </w:r>
          <w:r w:rsidRPr="00E77497" w:rsidDel="00FF4BEE">
            <w:delText xml:space="preserve">of the production  </w:delText>
          </w:r>
          <w:r w:rsidRPr="00E77497" w:rsidDel="00FF4BEE">
            <w:rPr>
              <w:rStyle w:val="bnf"/>
            </w:rPr>
            <w:delText>VariableDeclarationList</w:delText>
          </w:r>
          <w:r w:rsidRPr="00E77497" w:rsidDel="00FF4BEE">
            <w:delText xml:space="preserve"> </w:delText>
          </w:r>
          <w:r w:rsidRPr="00E77497" w:rsidDel="00FF4BEE">
            <w:rPr>
              <w:b/>
            </w:rPr>
            <w:delText>:</w:delText>
          </w:r>
          <w:r w:rsidRPr="00E77497" w:rsidDel="00FF4BEE">
            <w:delText xml:space="preserve"> </w:delText>
          </w:r>
          <w:r w:rsidRPr="00E77497" w:rsidDel="00FF4BEE">
            <w:rPr>
              <w:rStyle w:val="bnf"/>
            </w:rPr>
            <w:delText>VariableDeclarationList</w:delText>
          </w:r>
          <w:r w:rsidRPr="00E77497" w:rsidDel="00FF4BEE">
            <w:delText xml:space="preserve"> </w:delText>
          </w:r>
          <w:r w:rsidRPr="00E77497" w:rsidDel="00FF4BEE">
            <w:rPr>
              <w:rFonts w:ascii="Courier New" w:hAnsi="Courier New"/>
              <w:b/>
            </w:rPr>
            <w:delText>,</w:delText>
          </w:r>
          <w:r w:rsidRPr="00E77497" w:rsidDel="00FF4BEE">
            <w:delText xml:space="preserve"> </w:delText>
          </w:r>
          <w:r w:rsidRPr="00E77497" w:rsidDel="00FF4BEE">
            <w:rPr>
              <w:rStyle w:val="bnf"/>
            </w:rPr>
            <w:delText>VariableDeclaration</w:delText>
          </w:r>
          <w:r w:rsidRPr="00E77497" w:rsidDel="00FF4BEE">
            <w:delText xml:space="preserve"> is determined as follows:</w:delText>
          </w:r>
        </w:del>
      </w:ins>
    </w:p>
    <w:p w14:paraId="229ECA2D" w14:textId="77777777" w:rsidR="00884D1C" w:rsidRPr="00E77497" w:rsidDel="00FF4BEE" w:rsidRDefault="00884D1C">
      <w:pPr>
        <w:pStyle w:val="Alg4"/>
        <w:numPr>
          <w:ilvl w:val="0"/>
          <w:numId w:val="495"/>
        </w:numPr>
        <w:spacing w:after="220"/>
        <w:contextualSpacing/>
        <w:rPr>
          <w:ins w:id="17853" w:author="Rev 3 Allen Wirfs-Brock" w:date="2011-09-09T12:39:00Z"/>
          <w:del w:id="17854" w:author="Rev 4 Allen Wirfs-Brock" w:date="2011-10-15T17:42:00Z"/>
        </w:rPr>
        <w:pPrChange w:id="17855" w:author="Rev 4 Allen Wirfs-Brock" w:date="2011-11-07T12:16:00Z">
          <w:pPr>
            <w:pStyle w:val="Alg4"/>
            <w:numPr>
              <w:numId w:val="525"/>
            </w:numPr>
            <w:tabs>
              <w:tab w:val="num" w:pos="360"/>
            </w:tabs>
            <w:spacing w:after="220"/>
            <w:ind w:left="360" w:hanging="360"/>
            <w:contextualSpacing/>
          </w:pPr>
        </w:pPrChange>
      </w:pPr>
      <w:ins w:id="17856" w:author="Rev 3 Allen Wirfs-Brock" w:date="2011-09-09T12:39:00Z">
        <w:del w:id="17857" w:author="Rev 4 Allen Wirfs-Brock" w:date="2011-10-15T17:42:00Z">
          <w:r w:rsidRPr="00E77497" w:rsidDel="00FF4BEE">
            <w:delText xml:space="preserve">Let </w:delText>
          </w:r>
          <w:r w:rsidRPr="00E77497" w:rsidDel="00FF4BEE">
            <w:rPr>
              <w:i/>
            </w:rPr>
            <w:delText xml:space="preserve">names </w:delText>
          </w:r>
          <w:r w:rsidRPr="00E77497" w:rsidDel="00FF4BEE">
            <w:delText xml:space="preserve">be BoundNames of </w:delText>
          </w:r>
          <w:r w:rsidRPr="00E77497" w:rsidDel="00FF4BEE">
            <w:rPr>
              <w:rStyle w:val="bnf"/>
            </w:rPr>
            <w:delText>VariableDeclarationList</w:delText>
          </w:r>
          <w:r w:rsidRPr="00E77497" w:rsidDel="00FF4BEE">
            <w:delText>.</w:delText>
          </w:r>
        </w:del>
      </w:ins>
    </w:p>
    <w:p w14:paraId="40BED313" w14:textId="77777777" w:rsidR="00884D1C" w:rsidRPr="00E77497" w:rsidDel="00FF4BEE" w:rsidRDefault="00884D1C">
      <w:pPr>
        <w:pStyle w:val="Alg4"/>
        <w:numPr>
          <w:ilvl w:val="0"/>
          <w:numId w:val="495"/>
        </w:numPr>
        <w:spacing w:after="220"/>
        <w:contextualSpacing/>
        <w:rPr>
          <w:ins w:id="17858" w:author="Rev 3 Allen Wirfs-Brock" w:date="2011-09-09T12:39:00Z"/>
          <w:del w:id="17859" w:author="Rev 4 Allen Wirfs-Brock" w:date="2011-10-15T17:42:00Z"/>
          <w:rStyle w:val="bnf"/>
          <w:rFonts w:eastAsia="MS Mincho"/>
          <w:i w:val="0"/>
          <w:spacing w:val="0"/>
          <w:lang w:eastAsia="ja-JP"/>
        </w:rPr>
        <w:pPrChange w:id="17860" w:author="Rev 4 Allen Wirfs-Brock" w:date="2011-11-07T12:16:00Z">
          <w:pPr>
            <w:pStyle w:val="Alg4"/>
            <w:numPr>
              <w:numId w:val="525"/>
            </w:numPr>
            <w:tabs>
              <w:tab w:val="num" w:pos="360"/>
            </w:tabs>
            <w:spacing w:after="220"/>
            <w:ind w:left="360" w:hanging="360"/>
            <w:contextualSpacing/>
          </w:pPr>
        </w:pPrChange>
      </w:pPr>
      <w:ins w:id="17861" w:author="Rev 3 Allen Wirfs-Brock" w:date="2011-09-09T12:39:00Z">
        <w:del w:id="17862" w:author="Rev 4 Allen Wirfs-Brock" w:date="2011-10-15T17:42:00Z">
          <w:r w:rsidRPr="00E77497" w:rsidDel="00FF4BEE">
            <w:delText xml:space="preserve">Append to </w:delText>
          </w:r>
          <w:r w:rsidRPr="00E77497" w:rsidDel="00FF4BEE">
            <w:rPr>
              <w:i/>
            </w:rPr>
            <w:delText>names</w:delText>
          </w:r>
          <w:r w:rsidRPr="00E77497" w:rsidDel="00FF4BEE">
            <w:delText xml:space="preserve"> the elements of BoundNames of </w:delText>
          </w:r>
          <w:r w:rsidRPr="00E77497" w:rsidDel="00FF4BEE">
            <w:rPr>
              <w:rStyle w:val="bnf"/>
            </w:rPr>
            <w:delText>VariableDeclaration.</w:delText>
          </w:r>
        </w:del>
      </w:ins>
    </w:p>
    <w:p w14:paraId="73B4589D" w14:textId="77777777" w:rsidR="00884D1C" w:rsidRPr="00E77497" w:rsidDel="00FF4BEE" w:rsidRDefault="00884D1C">
      <w:pPr>
        <w:pStyle w:val="Alg4"/>
        <w:numPr>
          <w:ilvl w:val="0"/>
          <w:numId w:val="495"/>
        </w:numPr>
        <w:spacing w:after="220"/>
        <w:contextualSpacing/>
        <w:rPr>
          <w:ins w:id="17863" w:author="Rev 3 Allen Wirfs-Brock" w:date="2011-09-09T12:39:00Z"/>
          <w:del w:id="17864" w:author="Rev 4 Allen Wirfs-Brock" w:date="2011-10-15T17:42:00Z"/>
        </w:rPr>
        <w:pPrChange w:id="17865" w:author="Rev 4 Allen Wirfs-Brock" w:date="2011-11-07T12:16:00Z">
          <w:pPr>
            <w:pStyle w:val="Alg4"/>
            <w:numPr>
              <w:numId w:val="525"/>
            </w:numPr>
            <w:tabs>
              <w:tab w:val="num" w:pos="360"/>
            </w:tabs>
            <w:spacing w:after="220"/>
            <w:ind w:left="360" w:hanging="360"/>
            <w:contextualSpacing/>
          </w:pPr>
        </w:pPrChange>
      </w:pPr>
      <w:ins w:id="17866" w:author="Rev 3 Allen Wirfs-Brock" w:date="2011-09-09T12:39:00Z">
        <w:del w:id="17867" w:author="Rev 4 Allen Wirfs-Brock" w:date="2011-10-15T17:42:00Z">
          <w:r w:rsidRPr="00E77497" w:rsidDel="00FF4BEE">
            <w:delText xml:space="preserve">Return </w:delText>
          </w:r>
          <w:r w:rsidRPr="00E77497" w:rsidDel="00FF4BEE">
            <w:rPr>
              <w:rStyle w:val="bnf"/>
            </w:rPr>
            <w:delText>names</w:delText>
          </w:r>
          <w:r w:rsidRPr="00E77497" w:rsidDel="00FF4BEE">
            <w:delText>.</w:delText>
          </w:r>
        </w:del>
      </w:ins>
    </w:p>
    <w:p w14:paraId="68B881A2" w14:textId="77777777" w:rsidR="00884D1C" w:rsidRPr="00E77497" w:rsidRDefault="00884D1C" w:rsidP="00884D1C">
      <w:pPr>
        <w:rPr>
          <w:ins w:id="17868" w:author="Rev 3 Allen Wirfs-Brock" w:date="2011-09-09T12:39:00Z"/>
        </w:rPr>
      </w:pPr>
      <w:ins w:id="17869" w:author="Rev 3 Allen Wirfs-Brock" w:date="2011-09-09T12:39:00Z">
        <w:del w:id="17870" w:author="Rev 4 Allen Wirfs-Brock" w:date="2011-10-15T17:43:00Z">
          <w:r w:rsidRPr="00E77497" w:rsidDel="00FF4BEE">
            <w:delText xml:space="preserve">The production </w:delText>
          </w:r>
        </w:del>
        <w:r w:rsidRPr="00E77497">
          <w:rPr>
            <w:rStyle w:val="bnf"/>
          </w:rPr>
          <w:t>VariableDeclarationList</w:t>
        </w:r>
        <w:r w:rsidRPr="00E77497">
          <w:t xml:space="preserve"> </w:t>
        </w:r>
        <w:r w:rsidRPr="00E77497">
          <w:rPr>
            <w:b/>
          </w:rPr>
          <w:t>:</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VariableDeclaration</w:t>
        </w:r>
        <w:r w:rsidRPr="00E77497">
          <w:t xml:space="preserve"> </w:t>
        </w:r>
        <w:del w:id="17871" w:author="Rev 4 Allen Wirfs-Brock" w:date="2011-10-15T17:43:00Z">
          <w:r w:rsidRPr="00E77497" w:rsidDel="00FF4BEE">
            <w:delText>is evaluated as follows:</w:delText>
          </w:r>
        </w:del>
      </w:ins>
    </w:p>
    <w:p w14:paraId="095214C6" w14:textId="77777777" w:rsidR="00884D1C" w:rsidRPr="00E77497" w:rsidRDefault="000348AE" w:rsidP="00FA3203">
      <w:pPr>
        <w:pStyle w:val="Alg2"/>
        <w:keepNext/>
        <w:numPr>
          <w:ilvl w:val="0"/>
          <w:numId w:val="449"/>
        </w:numPr>
        <w:rPr>
          <w:ins w:id="17872" w:author="Rev 3 Allen Wirfs-Brock" w:date="2011-09-09T12:39:00Z"/>
        </w:rPr>
      </w:pPr>
      <w:ins w:id="17873" w:author="Rev 6 Allen Wirfs-Brock" w:date="2012-02-18T11:12:00Z">
        <w:r w:rsidRPr="00E77497">
          <w:t xml:space="preserve">Let </w:t>
        </w:r>
        <w:r>
          <w:rPr>
            <w:i/>
          </w:rPr>
          <w:t>next</w:t>
        </w:r>
        <w:r w:rsidRPr="00E77497">
          <w:rPr>
            <w:i/>
          </w:rPr>
          <w:t xml:space="preserve"> </w:t>
        </w:r>
        <w:r w:rsidRPr="00E77497">
          <w:t xml:space="preserve">be the result of evaluating </w:t>
        </w:r>
      </w:ins>
      <w:ins w:id="17874" w:author="Rev 3 Allen Wirfs-Brock" w:date="2011-09-09T12:39:00Z">
        <w:del w:id="17875" w:author="Rev 6 Allen Wirfs-Brock" w:date="2012-02-18T11:12:00Z">
          <w:r w:rsidR="00884D1C" w:rsidRPr="00E77497" w:rsidDel="000348AE">
            <w:delText xml:space="preserve">Evaluate </w:delText>
          </w:r>
        </w:del>
        <w:r w:rsidR="00884D1C" w:rsidRPr="00E77497">
          <w:rPr>
            <w:i/>
          </w:rPr>
          <w:t>VariableDeclarationList</w:t>
        </w:r>
        <w:r w:rsidR="00884D1C" w:rsidRPr="00E77497">
          <w:t>.</w:t>
        </w:r>
      </w:ins>
    </w:p>
    <w:p w14:paraId="2CF39924" w14:textId="77777777" w:rsidR="006506E0" w:rsidRDefault="001E28FF" w:rsidP="006506E0">
      <w:pPr>
        <w:pStyle w:val="Alg2"/>
        <w:numPr>
          <w:ilvl w:val="0"/>
          <w:numId w:val="449"/>
        </w:numPr>
        <w:spacing w:after="220"/>
        <w:contextualSpacing/>
        <w:rPr>
          <w:ins w:id="17876" w:author="Rev 6 Allen Wirfs-Brock" w:date="2012-02-18T11:16:00Z"/>
        </w:rPr>
      </w:pPr>
      <w:ins w:id="17877" w:author="Rev 10 Allen Wirfs-Brock" w:date="2012-08-07T16:17:00Z">
        <w:r>
          <w:t>ReturnIfAbrupt(</w:t>
        </w:r>
        <w:r>
          <w:rPr>
            <w:i/>
          </w:rPr>
          <w:t>next</w:t>
        </w:r>
        <w:r>
          <w:t>)</w:t>
        </w:r>
      </w:ins>
      <w:ins w:id="17878" w:author="Rev 6 Allen Wirfs-Brock" w:date="2012-02-18T11:16:00Z">
        <w:del w:id="17879" w:author="Rev 10 Allen Wirfs-Brock" w:date="2012-08-07T16:17:00Z">
          <w:r w:rsidR="006506E0" w:rsidDel="001E28FF">
            <w:delText xml:space="preserve">If </w:delText>
          </w:r>
          <w:r w:rsidR="006506E0" w:rsidRPr="00B25FEE" w:rsidDel="001E28FF">
            <w:rPr>
              <w:i/>
            </w:rPr>
            <w:delText>next</w:delText>
          </w:r>
          <w:r w:rsidR="006506E0" w:rsidDel="001E28FF">
            <w:delText xml:space="preserve"> is an abrupt completion, return </w:delText>
          </w:r>
          <w:r w:rsidR="006506E0" w:rsidRPr="00B25FEE" w:rsidDel="001E28FF">
            <w:rPr>
              <w:i/>
            </w:rPr>
            <w:delText>next</w:delText>
          </w:r>
        </w:del>
        <w:r w:rsidR="006506E0">
          <w:t>.</w:t>
        </w:r>
      </w:ins>
    </w:p>
    <w:p w14:paraId="1846D02C" w14:textId="77777777" w:rsidR="00884D1C" w:rsidRPr="00E77497" w:rsidRDefault="000348AE" w:rsidP="00FA3203">
      <w:pPr>
        <w:pStyle w:val="Alg2"/>
        <w:numPr>
          <w:ilvl w:val="0"/>
          <w:numId w:val="449"/>
        </w:numPr>
        <w:spacing w:after="220"/>
        <w:rPr>
          <w:ins w:id="17880" w:author="Rev 3 Allen Wirfs-Brock" w:date="2011-09-09T12:39:00Z"/>
        </w:rPr>
      </w:pPr>
      <w:ins w:id="17881" w:author="Rev 6 Allen Wirfs-Brock" w:date="2012-02-18T11:07:00Z">
        <w:r>
          <w:t>Return the result of evaluating</w:t>
        </w:r>
        <w:r w:rsidRPr="00E77497">
          <w:t xml:space="preserve"> </w:t>
        </w:r>
      </w:ins>
      <w:ins w:id="17882" w:author="Rev 3 Allen Wirfs-Brock" w:date="2011-09-09T12:39:00Z">
        <w:del w:id="17883" w:author="Rev 6 Allen Wirfs-Brock" w:date="2012-02-18T11:07:00Z">
          <w:r w:rsidR="00884D1C" w:rsidRPr="00E77497" w:rsidDel="000348AE">
            <w:delText xml:space="preserve">Evaluate </w:delText>
          </w:r>
        </w:del>
        <w:r w:rsidR="00884D1C" w:rsidRPr="00E77497">
          <w:rPr>
            <w:i/>
          </w:rPr>
          <w:t>VariableDeclaration</w:t>
        </w:r>
        <w:r w:rsidR="00884D1C" w:rsidRPr="00E77497">
          <w:t>.</w:t>
        </w:r>
      </w:ins>
    </w:p>
    <w:p w14:paraId="6FACF682" w14:textId="77777777" w:rsidR="00884D1C" w:rsidRPr="00E77497" w:rsidDel="005A4AE3" w:rsidRDefault="00884D1C" w:rsidP="00884D1C">
      <w:pPr>
        <w:rPr>
          <w:ins w:id="17884" w:author="Rev 3 Allen Wirfs-Brock" w:date="2011-09-09T12:39:00Z"/>
          <w:del w:id="17885" w:author="Rev 4 Allen Wirfs-Brock" w:date="2011-10-15T17:43:00Z"/>
        </w:rPr>
      </w:pPr>
      <w:ins w:id="17886" w:author="Rev 3 Allen Wirfs-Brock" w:date="2011-09-09T12:39:00Z">
        <w:del w:id="17887" w:author="Rev 4 Allen Wirfs-Brock" w:date="2011-10-15T17:43:00Z">
          <w:r w:rsidRPr="00E77497" w:rsidDel="005A4AE3">
            <w:delText xml:space="preserve">The </w:delText>
          </w:r>
          <w:r w:rsidRPr="00E77497" w:rsidDel="005A4AE3">
            <w:rPr>
              <w:rFonts w:ascii="Times New Roman" w:eastAsia="Times New Roman" w:hAnsi="Times New Roman"/>
              <w:spacing w:val="6"/>
              <w:lang w:eastAsia="en-US"/>
            </w:rPr>
            <w:delText xml:space="preserve">BoundNames </w:delText>
          </w:r>
          <w:r w:rsidRPr="00E77497" w:rsidDel="005A4AE3">
            <w:delText xml:space="preserve">of the production  </w:delText>
          </w:r>
          <w:r w:rsidRPr="00E77497" w:rsidDel="005A4AE3">
            <w:rPr>
              <w:rFonts w:ascii="Times New Roman" w:hAnsi="Times New Roman"/>
              <w:i/>
            </w:rPr>
            <w:delText xml:space="preserve">VariableDeclaration </w:delText>
          </w:r>
          <w:r w:rsidRPr="00E77497" w:rsidDel="005A4AE3">
            <w:rPr>
              <w:b/>
            </w:rPr>
            <w:delText>:</w:delText>
          </w:r>
          <w:r w:rsidRPr="00E77497" w:rsidDel="005A4AE3">
            <w:delText xml:space="preserve"> </w:delText>
          </w:r>
          <w:r w:rsidRPr="00E77497" w:rsidDel="005A4AE3">
            <w:rPr>
              <w:rFonts w:ascii="Times New Roman" w:hAnsi="Times New Roman"/>
              <w:i/>
            </w:rPr>
            <w:delText>BindingIdentifier Initialiser</w:delText>
          </w:r>
          <w:r w:rsidRPr="00E77497" w:rsidDel="005A4AE3">
            <w:rPr>
              <w:rFonts w:ascii="Times New Roman" w:hAnsi="Times New Roman"/>
              <w:vertAlign w:val="subscript"/>
            </w:rPr>
            <w:delText>opt</w:delText>
          </w:r>
          <w:r w:rsidRPr="00E77497" w:rsidDel="005A4AE3">
            <w:delText xml:space="preserve"> is determined as follows: </w:delText>
          </w:r>
        </w:del>
      </w:ins>
    </w:p>
    <w:p w14:paraId="5979C0DA" w14:textId="77777777" w:rsidR="00884D1C" w:rsidRPr="00E77497" w:rsidDel="005A4AE3" w:rsidRDefault="00884D1C">
      <w:pPr>
        <w:pStyle w:val="Alg4"/>
        <w:numPr>
          <w:ilvl w:val="0"/>
          <w:numId w:val="512"/>
        </w:numPr>
        <w:spacing w:after="220"/>
        <w:contextualSpacing/>
        <w:rPr>
          <w:ins w:id="17888" w:author="Rev 3 Allen Wirfs-Brock" w:date="2011-09-09T12:39:00Z"/>
          <w:del w:id="17889" w:author="Rev 4 Allen Wirfs-Brock" w:date="2011-10-15T17:43:00Z"/>
        </w:rPr>
        <w:pPrChange w:id="17890" w:author="Rev 4 Allen Wirfs-Brock" w:date="2011-11-07T12:16:00Z">
          <w:pPr>
            <w:pStyle w:val="Alg4"/>
            <w:numPr>
              <w:numId w:val="542"/>
            </w:numPr>
            <w:tabs>
              <w:tab w:val="num" w:pos="360"/>
            </w:tabs>
            <w:spacing w:after="220"/>
            <w:ind w:left="360" w:hanging="360"/>
            <w:contextualSpacing/>
          </w:pPr>
        </w:pPrChange>
      </w:pPr>
      <w:ins w:id="17891" w:author="Rev 3 Allen Wirfs-Brock" w:date="2011-09-09T12:39:00Z">
        <w:del w:id="17892" w:author="Rev 4 Allen Wirfs-Brock" w:date="2011-10-15T17:43:00Z">
          <w:r w:rsidRPr="00E77497" w:rsidDel="005A4AE3">
            <w:delText xml:space="preserve">Return the BoundNames of </w:delText>
          </w:r>
          <w:r w:rsidRPr="00E77497" w:rsidDel="005A4AE3">
            <w:rPr>
              <w:i/>
            </w:rPr>
            <w:delText>BindingIdentifier</w:delText>
          </w:r>
          <w:r w:rsidRPr="00E77497" w:rsidDel="005A4AE3">
            <w:delText>.</w:delText>
          </w:r>
        </w:del>
      </w:ins>
    </w:p>
    <w:p w14:paraId="2EE84D21" w14:textId="77777777" w:rsidR="00884D1C" w:rsidRPr="00E77497" w:rsidRDefault="00884D1C" w:rsidP="00884D1C">
      <w:pPr>
        <w:rPr>
          <w:ins w:id="17893" w:author="Rev 3 Allen Wirfs-Brock" w:date="2011-09-09T12:39:00Z"/>
        </w:rPr>
      </w:pPr>
      <w:ins w:id="17894" w:author="Rev 3 Allen Wirfs-Brock" w:date="2011-09-09T12:39:00Z">
        <w:del w:id="17895" w:author="Rev 4 Allen Wirfs-Brock" w:date="2011-10-15T17:44:00Z">
          <w:r w:rsidRPr="00E77497" w:rsidDel="005A4AE3">
            <w:delText xml:space="preserve">The production </w:delText>
          </w:r>
        </w:del>
        <w:r w:rsidRPr="00E77497">
          <w:rPr>
            <w:rFonts w:ascii="Times New Roman" w:hAnsi="Times New Roman"/>
            <w:i/>
          </w:rPr>
          <w:t xml:space="preserve">VariableDeclaration </w:t>
        </w:r>
        <w:r w:rsidRPr="00E77497">
          <w:rPr>
            <w:b/>
          </w:rPr>
          <w:t>:</w:t>
        </w:r>
        <w:r w:rsidRPr="00E77497">
          <w:rPr>
            <w:rFonts w:ascii="Times New Roman" w:hAnsi="Times New Roman"/>
            <w:i/>
          </w:rPr>
          <w:t xml:space="preserve"> BindingIdentifier</w:t>
        </w:r>
        <w:r w:rsidRPr="00E77497">
          <w:t xml:space="preserve"> </w:t>
        </w:r>
        <w:del w:id="17896" w:author="Rev 4 Allen Wirfs-Brock" w:date="2011-10-15T17:44:00Z">
          <w:r w:rsidRPr="00E77497" w:rsidDel="005A4AE3">
            <w:delText>is evaluated as follows:</w:delText>
          </w:r>
        </w:del>
      </w:ins>
    </w:p>
    <w:p w14:paraId="20E3ADFA" w14:textId="77777777" w:rsidR="00884D1C" w:rsidRPr="00E77497" w:rsidRDefault="00884D1C" w:rsidP="00FB0D52">
      <w:pPr>
        <w:pStyle w:val="Alg2"/>
        <w:numPr>
          <w:ilvl w:val="0"/>
          <w:numId w:val="669"/>
        </w:numPr>
        <w:spacing w:after="220"/>
        <w:rPr>
          <w:ins w:id="17897" w:author="Rev 3 Allen Wirfs-Brock" w:date="2011-09-09T12:39:00Z"/>
        </w:rPr>
      </w:pPr>
      <w:ins w:id="17898" w:author="Rev 3 Allen Wirfs-Brock" w:date="2011-09-09T12:39:00Z">
        <w:r w:rsidRPr="00E77497">
          <w:t xml:space="preserve">Return </w:t>
        </w:r>
        <w:del w:id="17899" w:author="Rev 6 Allen Wirfs-Brock" w:date="2012-02-25T10:55:00Z">
          <w:r w:rsidRPr="00E77497" w:rsidDel="00FB0D52">
            <w:delText xml:space="preserve">the String value of </w:delText>
          </w:r>
          <w:r w:rsidRPr="00E77497" w:rsidDel="00FB0D52">
            <w:rPr>
              <w:i/>
            </w:rPr>
            <w:delText>BindingIdentifier</w:delText>
          </w:r>
        </w:del>
      </w:ins>
      <w:ins w:id="17900" w:author="Rev 6 Allen Wirfs-Brock" w:date="2012-02-25T10:55:00Z">
        <w:r w:rsidR="00FB0D52">
          <w:t>NormalCompletion(</w:t>
        </w:r>
        <w:r w:rsidR="00FB0D52" w:rsidRPr="0013710B">
          <w:rPr>
            <w:rFonts w:ascii="Arial" w:hAnsi="Arial" w:cs="Arial"/>
          </w:rPr>
          <w:t>empty</w:t>
        </w:r>
        <w:r w:rsidR="00FB0D52">
          <w:t>)</w:t>
        </w:r>
      </w:ins>
      <w:ins w:id="17901" w:author="Rev 3 Allen Wirfs-Brock" w:date="2011-09-09T12:39:00Z">
        <w:r w:rsidRPr="00E77497">
          <w:t>.</w:t>
        </w:r>
      </w:ins>
    </w:p>
    <w:p w14:paraId="59961221" w14:textId="77777777" w:rsidR="00884D1C" w:rsidRPr="00E77497" w:rsidRDefault="00884D1C" w:rsidP="00884D1C">
      <w:pPr>
        <w:rPr>
          <w:ins w:id="17902" w:author="Rev 3 Allen Wirfs-Brock" w:date="2011-09-09T12:39:00Z"/>
        </w:rPr>
      </w:pPr>
      <w:ins w:id="17903" w:author="Rev 3 Allen Wirfs-Brock" w:date="2011-09-09T12:39:00Z">
        <w:del w:id="17904" w:author="Rev 4 Allen Wirfs-Brock" w:date="2011-10-15T17:44:00Z">
          <w:r w:rsidRPr="00E77497" w:rsidDel="005A4AE3">
            <w:delText xml:space="preserve">The production </w:delText>
          </w:r>
        </w:del>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BindingIdentifier Initialiser</w:t>
        </w:r>
        <w:r w:rsidRPr="00E77497">
          <w:t xml:space="preserve"> </w:t>
        </w:r>
        <w:del w:id="17905" w:author="Rev 4 Allen Wirfs-Brock" w:date="2011-10-15T17:44:00Z">
          <w:r w:rsidRPr="00E77497" w:rsidDel="005A4AE3">
            <w:delText>is evaluated as follows:</w:delText>
          </w:r>
        </w:del>
      </w:ins>
    </w:p>
    <w:p w14:paraId="6D4272AC" w14:textId="77777777" w:rsidR="00884D1C" w:rsidRPr="00E77497" w:rsidRDefault="00884D1C" w:rsidP="00FB0D52">
      <w:pPr>
        <w:pStyle w:val="Alg2"/>
        <w:numPr>
          <w:ilvl w:val="0"/>
          <w:numId w:val="670"/>
        </w:numPr>
        <w:rPr>
          <w:ins w:id="17906" w:author="Rev 3 Allen Wirfs-Brock" w:date="2011-09-09T12:39:00Z"/>
        </w:rPr>
      </w:pPr>
      <w:ins w:id="17907"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14:paraId="293625E6" w14:textId="77777777" w:rsidR="00884D1C" w:rsidRPr="00E77497" w:rsidRDefault="00884D1C" w:rsidP="00FB0D52">
      <w:pPr>
        <w:pStyle w:val="Alg2"/>
        <w:numPr>
          <w:ilvl w:val="0"/>
          <w:numId w:val="670"/>
        </w:numPr>
        <w:rPr>
          <w:ins w:id="17908" w:author="Rev 3 Allen Wirfs-Brock" w:date="2011-09-09T12:39:00Z"/>
        </w:rPr>
      </w:pPr>
      <w:ins w:id="17909" w:author="Rev 3 Allen Wirfs-Brock" w:date="2011-09-09T12:39:00Z">
        <w:r w:rsidRPr="00E77497">
          <w:t xml:space="preserve">Let </w:t>
        </w:r>
        <w:r w:rsidRPr="00E77497">
          <w:rPr>
            <w:i/>
          </w:rPr>
          <w:t xml:space="preserve">value </w:t>
        </w:r>
        <w:r w:rsidRPr="00E77497">
          <w:t>be GetValue(</w:t>
        </w:r>
        <w:r w:rsidRPr="00E77497">
          <w:rPr>
            <w:i/>
          </w:rPr>
          <w:t>rhs</w:t>
        </w:r>
        <w:r w:rsidRPr="00E77497">
          <w:t>).</w:t>
        </w:r>
      </w:ins>
    </w:p>
    <w:p w14:paraId="1D58B44F" w14:textId="77777777" w:rsidR="00D70AE0" w:rsidRDefault="001E28FF" w:rsidP="00D70AE0">
      <w:pPr>
        <w:pStyle w:val="Alg2"/>
        <w:numPr>
          <w:ilvl w:val="0"/>
          <w:numId w:val="670"/>
        </w:numPr>
        <w:spacing w:after="220"/>
        <w:contextualSpacing/>
        <w:rPr>
          <w:ins w:id="17910" w:author="Rev 6 Allen Wirfs-Brock" w:date="2012-02-18T11:39:00Z"/>
        </w:rPr>
      </w:pPr>
      <w:ins w:id="17911" w:author="Rev 10 Allen Wirfs-Brock" w:date="2012-08-07T16:17:00Z">
        <w:r>
          <w:t>ReturnIfAbrupt(</w:t>
        </w:r>
        <w:r>
          <w:rPr>
            <w:i/>
          </w:rPr>
          <w:t>value</w:t>
        </w:r>
        <w:r>
          <w:t>)</w:t>
        </w:r>
      </w:ins>
      <w:ins w:id="17912" w:author="Rev 6 Allen Wirfs-Brock" w:date="2012-02-18T11:39:00Z">
        <w:del w:id="17913" w:author="Rev 10 Allen Wirfs-Brock" w:date="2012-08-07T16:17:00Z">
          <w:r w:rsidR="00D70AE0" w:rsidDel="001E28FF">
            <w:delText xml:space="preserve">If </w:delText>
          </w:r>
        </w:del>
      </w:ins>
      <w:ins w:id="17914" w:author="Rev 6 Allen Wirfs-Brock" w:date="2012-02-18T11:40:00Z">
        <w:del w:id="17915" w:author="Rev 10 Allen Wirfs-Brock" w:date="2012-08-07T16:17:00Z">
          <w:r w:rsidR="00D70AE0" w:rsidDel="001E28FF">
            <w:rPr>
              <w:i/>
            </w:rPr>
            <w:delText>value</w:delText>
          </w:r>
        </w:del>
      </w:ins>
      <w:ins w:id="17916" w:author="Rev 6 Allen Wirfs-Brock" w:date="2012-02-18T11:39:00Z">
        <w:del w:id="17917" w:author="Rev 10 Allen Wirfs-Brock" w:date="2012-08-07T16:17:00Z">
          <w:r w:rsidR="00D70AE0" w:rsidDel="001E28FF">
            <w:delText xml:space="preserve"> is an abrupt completion, return </w:delText>
          </w:r>
        </w:del>
      </w:ins>
      <w:ins w:id="17918" w:author="Rev 6 Allen Wirfs-Brock" w:date="2012-02-18T11:40:00Z">
        <w:del w:id="17919" w:author="Rev 10 Allen Wirfs-Brock" w:date="2012-08-07T16:17:00Z">
          <w:r w:rsidR="00D70AE0" w:rsidDel="001E28FF">
            <w:rPr>
              <w:i/>
            </w:rPr>
            <w:delText>value</w:delText>
          </w:r>
        </w:del>
      </w:ins>
      <w:ins w:id="17920" w:author="Rev 6 Allen Wirfs-Brock" w:date="2012-02-18T11:39:00Z">
        <w:r w:rsidR="00D70AE0">
          <w:t>.</w:t>
        </w:r>
      </w:ins>
    </w:p>
    <w:p w14:paraId="6F0A06AD" w14:textId="77777777" w:rsidR="00884D1C" w:rsidRPr="00E77497" w:rsidRDefault="00481DAC" w:rsidP="00FB0D52">
      <w:pPr>
        <w:pStyle w:val="Alg2"/>
        <w:numPr>
          <w:ilvl w:val="0"/>
          <w:numId w:val="670"/>
        </w:numPr>
        <w:spacing w:after="220"/>
        <w:rPr>
          <w:ins w:id="17921" w:author="Rev 3 Allen Wirfs-Brock" w:date="2011-09-09T12:39:00Z"/>
        </w:rPr>
      </w:pPr>
      <w:ins w:id="17922" w:author="Rev 6 Allen Wirfs-Brock" w:date="2012-02-18T10:59:00Z">
        <w:r>
          <w:t>Return the result of p</w:t>
        </w:r>
        <w:r w:rsidRPr="004418C4">
          <w:t>erform</w:t>
        </w:r>
        <w:r>
          <w:t>ing</w:t>
        </w:r>
        <w:r w:rsidRPr="004418C4">
          <w:t xml:space="preserve"> </w:t>
        </w:r>
      </w:ins>
      <w:ins w:id="17923" w:author="Rev 3 Allen Wirfs-Brock" w:date="2011-09-22T14:45:00Z">
        <w:del w:id="17924" w:author="Rev 6 Allen Wirfs-Brock" w:date="2012-02-18T10:59:00Z">
          <w:r w:rsidR="004A71FF" w:rsidRPr="00E77497" w:rsidDel="00481DAC">
            <w:delText xml:space="preserve">Perform </w:delText>
          </w:r>
        </w:del>
        <w:r w:rsidR="004A71FF" w:rsidRPr="00E77497">
          <w:t xml:space="preserve">Binding </w:t>
        </w:r>
        <w:del w:id="17925" w:author="Rev 6 Allen Wirfs-Brock" w:date="2012-02-27T15:45:00Z">
          <w:r w:rsidR="004A71FF" w:rsidRPr="00E77497" w:rsidDel="00A113E2">
            <w:delText>Initialization</w:delText>
          </w:r>
        </w:del>
      </w:ins>
      <w:ins w:id="17926" w:author="Rev 6 Allen Wirfs-Brock" w:date="2012-02-27T15:45:00Z">
        <w:r w:rsidR="00A113E2">
          <w:t>Initialisation</w:t>
        </w:r>
      </w:ins>
      <w:ins w:id="17927" w:author="Rev 3 Allen Wirfs-Brock" w:date="2011-09-22T14:45:00Z">
        <w:r w:rsidR="004A71FF" w:rsidRPr="00E77497">
          <w:t xml:space="preserve"> for </w:t>
        </w:r>
        <w:r w:rsidR="004A71FF" w:rsidRPr="00E77497">
          <w:rPr>
            <w:i/>
          </w:rPr>
          <w:t>BindingIdentifier</w:t>
        </w:r>
        <w:r w:rsidR="004A71FF" w:rsidRPr="00E77497">
          <w:t xml:space="preserve"> passing</w:t>
        </w:r>
        <w:r w:rsidR="004A71FF" w:rsidRPr="00E77497">
          <w:rPr>
            <w:i/>
          </w:rPr>
          <w:t xml:space="preserve"> value</w:t>
        </w:r>
        <w:r w:rsidR="004A71FF" w:rsidRPr="00E77497">
          <w:t xml:space="preserve"> and </w:t>
        </w:r>
      </w:ins>
      <w:ins w:id="17928" w:author="Rev 3 Allen Wirfs-Brock" w:date="2011-09-22T14:46:00Z">
        <w:r w:rsidR="004A71FF" w:rsidRPr="00E77497">
          <w:rPr>
            <w:b/>
          </w:rPr>
          <w:t>undefined</w:t>
        </w:r>
        <w:r w:rsidR="004A71FF" w:rsidRPr="00E77497">
          <w:t xml:space="preserve"> </w:t>
        </w:r>
      </w:ins>
      <w:ins w:id="17929" w:author="Rev 3 Allen Wirfs-Brock" w:date="2011-09-22T14:45:00Z">
        <w:r w:rsidR="004A71FF" w:rsidRPr="00E77497">
          <w:t>as the arguments.</w:t>
        </w:r>
      </w:ins>
    </w:p>
    <w:p w14:paraId="6EAEFBBA" w14:textId="77777777" w:rsidR="00884D1C" w:rsidRPr="00E77497" w:rsidDel="0013710B" w:rsidRDefault="00884D1C" w:rsidP="00884D1C">
      <w:pPr>
        <w:pStyle w:val="Note"/>
        <w:rPr>
          <w:ins w:id="17930" w:author="Rev 3 Allen Wirfs-Brock" w:date="2011-09-09T12:39:00Z"/>
          <w:del w:id="17931" w:author="Rev 6 Allen Wirfs-Brock" w:date="2012-02-25T10:58:00Z"/>
        </w:rPr>
      </w:pPr>
      <w:ins w:id="17932" w:author="Rev 3 Allen Wirfs-Brock" w:date="2011-09-09T12:39:00Z">
        <w:del w:id="17933" w:author="Rev 6 Allen Wirfs-Brock" w:date="2012-02-25T10:58:00Z">
          <w:r w:rsidRPr="00E77497" w:rsidDel="0013710B">
            <w:delText>NOTE 1</w:delText>
          </w:r>
          <w:r w:rsidRPr="00E77497" w:rsidDel="0013710B">
            <w:tab/>
            <w:delText xml:space="preserve">The String value of a </w:delText>
          </w:r>
          <w:r w:rsidRPr="00E77497" w:rsidDel="0013710B">
            <w:rPr>
              <w:rStyle w:val="bnf"/>
            </w:rPr>
            <w:delText>VariableDeclaration</w:delText>
          </w:r>
          <w:r w:rsidRPr="00E77497" w:rsidDel="0013710B">
            <w:delText xml:space="preserve"> is used in the evaluation of for-in statements (12.6.4).</w:delText>
          </w:r>
        </w:del>
      </w:ins>
    </w:p>
    <w:p w14:paraId="49FC0987" w14:textId="77777777" w:rsidR="00884D1C" w:rsidRPr="00E77497" w:rsidRDefault="00884D1C" w:rsidP="00884D1C">
      <w:pPr>
        <w:pStyle w:val="Note"/>
        <w:rPr>
          <w:ins w:id="17934" w:author="Rev 3 Allen Wirfs-Brock" w:date="2011-09-09T12:39:00Z"/>
          <w:szCs w:val="18"/>
        </w:rPr>
      </w:pPr>
      <w:ins w:id="17935" w:author="Rev 3 Allen Wirfs-Brock" w:date="2011-09-09T12:39:00Z">
        <w:r w:rsidRPr="00E77497">
          <w:t xml:space="preserve">NOTE </w:t>
        </w:r>
        <w:del w:id="17936" w:author="Rev 6 Allen Wirfs-Brock" w:date="2012-02-25T10:58:00Z">
          <w:r w:rsidRPr="00E77497" w:rsidDel="0013710B">
            <w:delText>2</w:delText>
          </w:r>
        </w:del>
        <w:r w:rsidRPr="00E77497">
          <w:rPr>
            <w:szCs w:val="18"/>
          </w:rPr>
          <w:tab/>
          <w:t xml:space="preserve">If a </w:t>
        </w:r>
        <w:r w:rsidRPr="00E77497">
          <w:rPr>
            <w:rStyle w:val="bnf"/>
            <w:szCs w:val="18"/>
          </w:rPr>
          <w:t>VariableDeclaration</w:t>
        </w:r>
        <w:r w:rsidRPr="00E77497">
          <w:rPr>
            <w:szCs w:val="18"/>
          </w:rPr>
          <w:t xml:space="preserve"> is </w:t>
        </w:r>
        <w:r w:rsidRPr="00E77497">
          <w:t>nested</w:t>
        </w:r>
        <w:r w:rsidRPr="00E77497">
          <w:rPr>
            <w:szCs w:val="18"/>
          </w:rPr>
          <w:t xml:space="preserve"> within a with statement and the </w:t>
        </w:r>
        <w:r w:rsidRPr="00E77497">
          <w:rPr>
            <w:i/>
            <w:szCs w:val="18"/>
          </w:rPr>
          <w:t>Identifier</w:t>
        </w:r>
        <w:r w:rsidRPr="00E77497">
          <w:rPr>
            <w:szCs w:val="18"/>
          </w:rPr>
          <w:t xml:space="preserve"> in the </w:t>
        </w:r>
        <w:r w:rsidRPr="00E77497">
          <w:rPr>
            <w:rStyle w:val="bnf"/>
            <w:szCs w:val="18"/>
          </w:rPr>
          <w:t>VariableDeclaration</w:t>
        </w:r>
        <w:r w:rsidRPr="00E77497">
          <w:rPr>
            <w:szCs w:val="18"/>
          </w:rPr>
          <w:t xml:space="preserve"> is the same as a property name of the binding object of the with statement’s object environment record, then step </w:t>
        </w:r>
        <w:del w:id="17937" w:author="Rev 4 Allen Wirfs-Brock" w:date="2011-10-20T14:32:00Z">
          <w:r w:rsidRPr="00E77497" w:rsidDel="001000E8">
            <w:rPr>
              <w:szCs w:val="18"/>
            </w:rPr>
            <w:delText>4</w:delText>
          </w:r>
        </w:del>
      </w:ins>
      <w:ins w:id="17938" w:author="Rev 4 Allen Wirfs-Brock" w:date="2011-10-20T14:32:00Z">
        <w:r w:rsidR="001000E8" w:rsidRPr="00E77497">
          <w:rPr>
            <w:szCs w:val="18"/>
          </w:rPr>
          <w:t>3</w:t>
        </w:r>
      </w:ins>
      <w:ins w:id="17939" w:author="Rev 3 Allen Wirfs-Brock" w:date="2011-09-09T12:39:00Z">
        <w:r w:rsidRPr="00E77497">
          <w:rPr>
            <w:szCs w:val="18"/>
          </w:rPr>
          <w:t xml:space="preserve"> will assign value to the property instead of to the VariableEnvironment binding of the </w:t>
        </w:r>
        <w:r w:rsidRPr="00E77497">
          <w:rPr>
            <w:rStyle w:val="bnf"/>
            <w:szCs w:val="18"/>
          </w:rPr>
          <w:t>Identifier</w:t>
        </w:r>
        <w:r w:rsidRPr="00E77497">
          <w:rPr>
            <w:szCs w:val="18"/>
          </w:rPr>
          <w:t>.</w:t>
        </w:r>
      </w:ins>
    </w:p>
    <w:p w14:paraId="65065CBA" w14:textId="77777777" w:rsidR="00884D1C" w:rsidRPr="00E77497" w:rsidDel="00BF2819" w:rsidRDefault="00884D1C" w:rsidP="00884D1C">
      <w:pPr>
        <w:rPr>
          <w:ins w:id="17940" w:author="Rev 3 Allen Wirfs-Brock" w:date="2011-09-09T12:39:00Z"/>
          <w:del w:id="17941" w:author="Rev 4 Allen Wirfs-Brock" w:date="2011-10-15T17:45:00Z"/>
        </w:rPr>
      </w:pPr>
      <w:ins w:id="17942" w:author="Rev 3 Allen Wirfs-Brock" w:date="2011-09-09T12:39:00Z">
        <w:del w:id="17943" w:author="Rev 4 Allen Wirfs-Brock" w:date="2011-10-15T17:45:00Z">
          <w:r w:rsidRPr="00E77497" w:rsidDel="00BF2819">
            <w:delText xml:space="preserve">The static semantics of the production </w:delText>
          </w:r>
          <w:r w:rsidRPr="00E77497" w:rsidDel="00BF2819">
            <w:rPr>
              <w:rFonts w:ascii="Times New Roman" w:hAnsi="Times New Roman"/>
              <w:i/>
            </w:rPr>
            <w:delText xml:space="preserve">VariableDeclaration </w:delText>
          </w:r>
          <w:r w:rsidRPr="00E77497" w:rsidDel="00BF2819">
            <w:rPr>
              <w:b/>
            </w:rPr>
            <w:delText>:</w:delText>
          </w:r>
          <w:r w:rsidRPr="00E77497" w:rsidDel="00BF2819">
            <w:delText xml:space="preserve"> </w:delText>
          </w:r>
          <w:r w:rsidRPr="00E77497" w:rsidDel="00BF2819">
            <w:rPr>
              <w:rFonts w:ascii="Times New Roman" w:hAnsi="Times New Roman"/>
              <w:i/>
            </w:rPr>
            <w:delText>BindingPattern Initialiser</w:delText>
          </w:r>
          <w:r w:rsidRPr="00E77497" w:rsidDel="00BF2819">
            <w:delText xml:space="preserve"> are:</w:delText>
          </w:r>
        </w:del>
      </w:ins>
    </w:p>
    <w:p w14:paraId="40203FDC" w14:textId="77777777" w:rsidR="00884D1C" w:rsidRPr="00E77497" w:rsidDel="00BF2819" w:rsidRDefault="00884D1C">
      <w:pPr>
        <w:numPr>
          <w:ilvl w:val="0"/>
          <w:numId w:val="403"/>
        </w:numPr>
        <w:rPr>
          <w:ins w:id="17944" w:author="Rev 3 Allen Wirfs-Brock" w:date="2011-09-09T12:39:00Z"/>
          <w:del w:id="17945" w:author="Rev 4 Allen Wirfs-Brock" w:date="2011-10-15T17:45:00Z"/>
        </w:rPr>
        <w:pPrChange w:id="17946" w:author="Rev 4 Allen Wirfs-Brock" w:date="2011-11-07T12:16:00Z">
          <w:pPr>
            <w:numPr>
              <w:numId w:val="411"/>
            </w:numPr>
            <w:tabs>
              <w:tab w:val="num" w:pos="360"/>
            </w:tabs>
            <w:ind w:left="360" w:hanging="360"/>
          </w:pPr>
        </w:pPrChange>
      </w:pPr>
      <w:ins w:id="17947" w:author="Rev 3 Allen Wirfs-Brock" w:date="2011-09-09T12:39:00Z">
        <w:del w:id="17948" w:author="Rev 4 Allen Wirfs-Brock" w:date="2011-10-15T17:45:00Z">
          <w:r w:rsidRPr="00E77497" w:rsidDel="00BF2819">
            <w:delText>It is a Syntax Error if the source code matching this production is not contained in extended code.</w:delText>
          </w:r>
        </w:del>
      </w:ins>
    </w:p>
    <w:p w14:paraId="303EB12A" w14:textId="77777777" w:rsidR="00884D1C" w:rsidRPr="00E77497" w:rsidDel="00D128F0" w:rsidRDefault="00884D1C" w:rsidP="00884D1C">
      <w:pPr>
        <w:rPr>
          <w:ins w:id="17949" w:author="Rev 3 Allen Wirfs-Brock" w:date="2011-09-09T12:39:00Z"/>
          <w:del w:id="17950" w:author="Rev 4 Allen Wirfs-Brock" w:date="2011-10-15T17:44:00Z"/>
        </w:rPr>
      </w:pPr>
      <w:ins w:id="17951" w:author="Rev 3 Allen Wirfs-Brock" w:date="2011-09-09T12:39:00Z">
        <w:del w:id="17952" w:author="Rev 4 Allen Wirfs-Brock" w:date="2011-10-15T17:44:00Z">
          <w:r w:rsidRPr="00E77497" w:rsidDel="00D128F0">
            <w:delText xml:space="preserve">The </w:delText>
          </w:r>
          <w:r w:rsidRPr="00E77497" w:rsidDel="00D128F0">
            <w:rPr>
              <w:rFonts w:ascii="Times New Roman" w:eastAsia="Times New Roman" w:hAnsi="Times New Roman"/>
              <w:spacing w:val="6"/>
              <w:lang w:eastAsia="en-US"/>
            </w:rPr>
            <w:delText xml:space="preserve">BoundNames </w:delText>
          </w:r>
          <w:r w:rsidRPr="00E77497" w:rsidDel="00D128F0">
            <w:delText xml:space="preserve">of the production  </w:delText>
          </w:r>
          <w:r w:rsidRPr="00E77497" w:rsidDel="00D128F0">
            <w:rPr>
              <w:rFonts w:ascii="Times New Roman" w:hAnsi="Times New Roman"/>
              <w:i/>
            </w:rPr>
            <w:delText xml:space="preserve">VariableDeclaration </w:delText>
          </w:r>
          <w:r w:rsidRPr="00E77497" w:rsidDel="00D128F0">
            <w:rPr>
              <w:b/>
            </w:rPr>
            <w:delText>:</w:delText>
          </w:r>
          <w:r w:rsidRPr="00E77497" w:rsidDel="00D128F0">
            <w:delText xml:space="preserve"> </w:delText>
          </w:r>
          <w:r w:rsidRPr="00E77497" w:rsidDel="00D128F0">
            <w:rPr>
              <w:rFonts w:ascii="Times New Roman" w:hAnsi="Times New Roman"/>
              <w:i/>
            </w:rPr>
            <w:delText>BindingPattern Initialiser</w:delText>
          </w:r>
          <w:r w:rsidRPr="00E77497" w:rsidDel="00D128F0">
            <w:delText xml:space="preserve"> is determined as follows: </w:delText>
          </w:r>
        </w:del>
      </w:ins>
    </w:p>
    <w:p w14:paraId="701F74B7" w14:textId="77777777" w:rsidR="00884D1C" w:rsidRPr="00E77497" w:rsidDel="00D128F0" w:rsidRDefault="00884D1C">
      <w:pPr>
        <w:pStyle w:val="Alg4"/>
        <w:numPr>
          <w:ilvl w:val="0"/>
          <w:numId w:val="513"/>
        </w:numPr>
        <w:spacing w:after="220"/>
        <w:contextualSpacing/>
        <w:rPr>
          <w:ins w:id="17953" w:author="Rev 3 Allen Wirfs-Brock" w:date="2011-09-09T12:39:00Z"/>
          <w:del w:id="17954" w:author="Rev 4 Allen Wirfs-Brock" w:date="2011-10-15T17:44:00Z"/>
        </w:rPr>
        <w:pPrChange w:id="17955" w:author="Rev 4 Allen Wirfs-Brock" w:date="2011-11-07T12:16:00Z">
          <w:pPr>
            <w:pStyle w:val="Alg4"/>
            <w:numPr>
              <w:numId w:val="543"/>
            </w:numPr>
            <w:tabs>
              <w:tab w:val="num" w:pos="360"/>
            </w:tabs>
            <w:spacing w:after="220"/>
            <w:ind w:left="360" w:hanging="360"/>
            <w:contextualSpacing/>
          </w:pPr>
        </w:pPrChange>
      </w:pPr>
      <w:ins w:id="17956" w:author="Rev 3 Allen Wirfs-Brock" w:date="2011-09-09T12:39:00Z">
        <w:del w:id="17957" w:author="Rev 4 Allen Wirfs-Brock" w:date="2011-10-15T17:44:00Z">
          <w:r w:rsidRPr="00E77497" w:rsidDel="00D128F0">
            <w:delText xml:space="preserve">Return the BoundNames of </w:delText>
          </w:r>
          <w:r w:rsidRPr="00E77497" w:rsidDel="00D128F0">
            <w:rPr>
              <w:i/>
            </w:rPr>
            <w:delText>BindingPattern</w:delText>
          </w:r>
          <w:r w:rsidRPr="00E77497" w:rsidDel="00D128F0">
            <w:delText>.</w:delText>
          </w:r>
        </w:del>
      </w:ins>
    </w:p>
    <w:p w14:paraId="01CD963B" w14:textId="77777777" w:rsidR="00884D1C" w:rsidRPr="00E77497" w:rsidRDefault="00884D1C" w:rsidP="00884D1C">
      <w:pPr>
        <w:rPr>
          <w:ins w:id="17958" w:author="Rev 3 Allen Wirfs-Brock" w:date="2011-09-09T12:39:00Z"/>
        </w:rPr>
      </w:pPr>
      <w:ins w:id="17959" w:author="Rev 3 Allen Wirfs-Brock" w:date="2011-09-09T12:39:00Z">
        <w:del w:id="17960" w:author="Rev 4 Allen Wirfs-Brock" w:date="2011-10-15T17:45:00Z">
          <w:r w:rsidRPr="00E77497" w:rsidDel="00BF2819">
            <w:delText xml:space="preserve">The production </w:delText>
          </w:r>
        </w:del>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BindingPattern Initialiser</w:t>
        </w:r>
        <w:r w:rsidRPr="00E77497">
          <w:t xml:space="preserve"> </w:t>
        </w:r>
        <w:del w:id="17961" w:author="Rev 4 Allen Wirfs-Brock" w:date="2011-10-15T17:45:00Z">
          <w:r w:rsidRPr="00E77497" w:rsidDel="00BF2819">
            <w:delText>is evaluated as follows:</w:delText>
          </w:r>
        </w:del>
      </w:ins>
    </w:p>
    <w:p w14:paraId="470911C0" w14:textId="77777777" w:rsidR="00884D1C" w:rsidRPr="00E77497" w:rsidRDefault="00884D1C" w:rsidP="0074281A">
      <w:pPr>
        <w:pStyle w:val="Alg2"/>
        <w:numPr>
          <w:ilvl w:val="0"/>
          <w:numId w:val="497"/>
        </w:numPr>
        <w:rPr>
          <w:ins w:id="17962" w:author="Rev 3 Allen Wirfs-Brock" w:date="2011-09-09T12:39:00Z"/>
        </w:rPr>
      </w:pPr>
      <w:ins w:id="17963" w:author="Rev 3 Allen Wirfs-Brock" w:date="2011-09-09T12:39:00Z">
        <w:r w:rsidRPr="00E77497">
          <w:t xml:space="preserve">Let </w:t>
        </w:r>
        <w:r w:rsidRPr="00E77497">
          <w:rPr>
            <w:i/>
          </w:rPr>
          <w:t xml:space="preserve">rhs </w:t>
        </w:r>
        <w:r w:rsidRPr="00E77497">
          <w:t xml:space="preserve">be the result of evaluating </w:t>
        </w:r>
        <w:r w:rsidRPr="00E77497">
          <w:rPr>
            <w:i/>
          </w:rPr>
          <w:t>Initialiser</w:t>
        </w:r>
        <w:r w:rsidRPr="00E77497">
          <w:t>.</w:t>
        </w:r>
      </w:ins>
    </w:p>
    <w:p w14:paraId="41FAD50F" w14:textId="77777777" w:rsidR="00884D1C" w:rsidRPr="00E77497" w:rsidRDefault="00884D1C" w:rsidP="0074281A">
      <w:pPr>
        <w:pStyle w:val="Alg3"/>
        <w:numPr>
          <w:ilvl w:val="0"/>
          <w:numId w:val="497"/>
        </w:numPr>
        <w:rPr>
          <w:ins w:id="17964" w:author="Rev 3 Allen Wirfs-Brock" w:date="2011-09-09T12:39:00Z"/>
        </w:rPr>
      </w:pPr>
      <w:ins w:id="17965" w:author="Rev 3 Allen Wirfs-Brock" w:date="2011-09-09T12:39:00Z">
        <w:r w:rsidRPr="00E77497">
          <w:t xml:space="preserve">Let </w:t>
        </w:r>
        <w:r w:rsidRPr="00E77497">
          <w:rPr>
            <w:i/>
          </w:rPr>
          <w:t>rval</w:t>
        </w:r>
        <w:r w:rsidRPr="00E77497">
          <w:t xml:space="preserve"> be </w:t>
        </w:r>
      </w:ins>
      <w:ins w:id="17966" w:author="Rev 10 Allen Wirfs-Brock" w:date="2012-08-07T15:31:00Z">
        <w:r w:rsidR="001E28FF">
          <w:t>ToObject(</w:t>
        </w:r>
      </w:ins>
      <w:ins w:id="17967" w:author="Rev 3 Allen Wirfs-Brock" w:date="2011-09-09T12:39:00Z">
        <w:del w:id="17968" w:author="Rev 6 Allen Wirfs-Brock" w:date="2012-01-31T15:34:00Z">
          <w:r w:rsidRPr="00E77497" w:rsidDel="005B6BDA">
            <w:delText>ToObject(</w:delText>
          </w:r>
        </w:del>
        <w:r w:rsidRPr="00E77497">
          <w:t>GetValue(</w:t>
        </w:r>
        <w:r w:rsidRPr="00E77497">
          <w:rPr>
            <w:i/>
          </w:rPr>
          <w:t>rhs</w:t>
        </w:r>
        <w:del w:id="17969" w:author="Rev 6 Allen Wirfs-Brock" w:date="2012-01-31T15:34:00Z">
          <w:r w:rsidRPr="00E77497" w:rsidDel="005B6BDA">
            <w:delText>)</w:delText>
          </w:r>
        </w:del>
        <w:r w:rsidRPr="00E77497">
          <w:t>)</w:t>
        </w:r>
      </w:ins>
      <w:ins w:id="17970" w:author="Rev 10 Allen Wirfs-Brock" w:date="2012-08-07T15:31:00Z">
        <w:r w:rsidR="001E28FF">
          <w:t>)</w:t>
        </w:r>
      </w:ins>
      <w:ins w:id="17971" w:author="Rev 3 Allen Wirfs-Brock" w:date="2011-09-09T12:39:00Z">
        <w:r w:rsidRPr="00E77497">
          <w:t>.</w:t>
        </w:r>
      </w:ins>
    </w:p>
    <w:p w14:paraId="4ECC76EA" w14:textId="77777777" w:rsidR="006506E0" w:rsidRDefault="001E28FF" w:rsidP="006506E0">
      <w:pPr>
        <w:pStyle w:val="Alg2"/>
        <w:numPr>
          <w:ilvl w:val="0"/>
          <w:numId w:val="497"/>
        </w:numPr>
        <w:spacing w:after="220"/>
        <w:contextualSpacing/>
        <w:rPr>
          <w:ins w:id="17972" w:author="Rev 6 Allen Wirfs-Brock" w:date="2012-02-18T11:17:00Z"/>
        </w:rPr>
      </w:pPr>
      <w:ins w:id="17973" w:author="Rev 10 Allen Wirfs-Brock" w:date="2012-08-07T16:16:00Z">
        <w:r>
          <w:t>ReturnIfAbrupt(</w:t>
        </w:r>
        <w:r w:rsidRPr="00E77497">
          <w:rPr>
            <w:i/>
          </w:rPr>
          <w:t>rval</w:t>
        </w:r>
        <w:r>
          <w:t>)</w:t>
        </w:r>
      </w:ins>
      <w:ins w:id="17974" w:author="Rev 6 Allen Wirfs-Brock" w:date="2012-02-18T11:17:00Z">
        <w:del w:id="17975" w:author="Rev 10 Allen Wirfs-Brock" w:date="2012-08-07T16:16:00Z">
          <w:r w:rsidR="006506E0" w:rsidDel="001E28FF">
            <w:delText xml:space="preserve">If </w:delText>
          </w:r>
          <w:r w:rsidR="006506E0" w:rsidDel="001E28FF">
            <w:rPr>
              <w:i/>
            </w:rPr>
            <w:delText>rval</w:delText>
          </w:r>
          <w:r w:rsidR="006506E0" w:rsidDel="001E28FF">
            <w:delText xml:space="preserve"> is an abrupt completion, return </w:delText>
          </w:r>
          <w:r w:rsidR="006506E0" w:rsidDel="001E28FF">
            <w:rPr>
              <w:i/>
            </w:rPr>
            <w:delText>rval</w:delText>
          </w:r>
        </w:del>
        <w:r w:rsidR="006506E0">
          <w:t>.</w:t>
        </w:r>
      </w:ins>
    </w:p>
    <w:p w14:paraId="14FAE061" w14:textId="77777777" w:rsidR="00884D1C" w:rsidRPr="00E77497" w:rsidRDefault="00481DAC" w:rsidP="0074281A">
      <w:pPr>
        <w:pStyle w:val="Alg2"/>
        <w:numPr>
          <w:ilvl w:val="0"/>
          <w:numId w:val="497"/>
        </w:numPr>
        <w:spacing w:after="220"/>
        <w:rPr>
          <w:ins w:id="17976" w:author="Rev 3 Allen Wirfs-Brock" w:date="2011-09-09T12:39:00Z"/>
        </w:rPr>
      </w:pPr>
      <w:ins w:id="17977" w:author="Rev 6 Allen Wirfs-Brock" w:date="2012-02-18T10:59:00Z">
        <w:r>
          <w:t>Return the result of p</w:t>
        </w:r>
        <w:r w:rsidRPr="004418C4">
          <w:t>erform</w:t>
        </w:r>
        <w:r>
          <w:t>ing</w:t>
        </w:r>
        <w:r w:rsidRPr="004418C4">
          <w:t xml:space="preserve"> </w:t>
        </w:r>
      </w:ins>
      <w:ins w:id="17978" w:author="Rev 4 Allen Wirfs-Brock" w:date="2011-11-06T12:01:00Z">
        <w:del w:id="17979" w:author="Rev 6 Allen Wirfs-Brock" w:date="2012-02-18T10:59:00Z">
          <w:r w:rsidR="006445D5" w:rsidRPr="00E77497" w:rsidDel="00481DAC">
            <w:delText xml:space="preserve">Perform </w:delText>
          </w:r>
        </w:del>
        <w:r w:rsidR="006445D5" w:rsidRPr="00E77497">
          <w:t xml:space="preserve">Binding </w:t>
        </w:r>
        <w:del w:id="17980" w:author="Rev 6 Allen Wirfs-Brock" w:date="2012-02-27T15:45:00Z">
          <w:r w:rsidR="006445D5" w:rsidRPr="00E77497" w:rsidDel="00A113E2">
            <w:delText>Initialization</w:delText>
          </w:r>
        </w:del>
      </w:ins>
      <w:ins w:id="17981" w:author="Rev 6 Allen Wirfs-Brock" w:date="2012-02-27T15:45:00Z">
        <w:r w:rsidR="00A113E2">
          <w:t>Initialisation</w:t>
        </w:r>
      </w:ins>
      <w:ins w:id="17982" w:author="Rev 4 Allen Wirfs-Brock" w:date="2011-11-06T12:01:00Z">
        <w:r w:rsidR="006445D5" w:rsidRPr="00E77497">
          <w:t xml:space="preserve"> for </w:t>
        </w:r>
      </w:ins>
      <w:ins w:id="17983" w:author="Rev 3 Allen Wirfs-Brock" w:date="2011-09-09T12:39:00Z">
        <w:del w:id="17984" w:author="Rev 4 Allen Wirfs-Brock" w:date="2011-11-06T12:01:00Z">
          <w:r w:rsidR="00884D1C" w:rsidRPr="00E77497" w:rsidDel="006445D5">
            <w:delText xml:space="preserve">Evaluate </w:delText>
          </w:r>
        </w:del>
        <w:r w:rsidR="00884D1C" w:rsidRPr="00E77497">
          <w:rPr>
            <w:i/>
          </w:rPr>
          <w:t>BindingPattern</w:t>
        </w:r>
        <w:r w:rsidR="00884D1C" w:rsidRPr="00E77497">
          <w:t xml:space="preserve"> </w:t>
        </w:r>
        <w:del w:id="17985" w:author="Rev 6 Allen Wirfs-Brock" w:date="2012-01-31T15:35:00Z">
          <w:r w:rsidR="00884D1C" w:rsidRPr="00E77497" w:rsidDel="005B6BDA">
            <w:delText>using</w:delText>
          </w:r>
        </w:del>
      </w:ins>
      <w:ins w:id="17986" w:author="Rev 6 Allen Wirfs-Brock" w:date="2012-01-31T15:35:00Z">
        <w:r w:rsidR="005B6BDA">
          <w:t>passing</w:t>
        </w:r>
      </w:ins>
      <w:ins w:id="17987" w:author="Rev 3 Allen Wirfs-Brock" w:date="2011-09-09T12:39:00Z">
        <w:r w:rsidR="00884D1C" w:rsidRPr="00E77497">
          <w:t xml:space="preserve"> </w:t>
        </w:r>
        <w:r w:rsidR="00884D1C" w:rsidRPr="00E77497">
          <w:rPr>
            <w:i/>
          </w:rPr>
          <w:t>rval</w:t>
        </w:r>
        <w:r w:rsidR="00884D1C" w:rsidRPr="00E77497">
          <w:t xml:space="preserve"> </w:t>
        </w:r>
        <w:del w:id="17988" w:author="Rev 6 Allen Wirfs-Brock" w:date="2012-01-31T15:35:00Z">
          <w:r w:rsidR="00884D1C" w:rsidRPr="00E77497" w:rsidDel="005B6BDA">
            <w:delText xml:space="preserve">as the </w:delText>
          </w:r>
          <w:r w:rsidR="00884D1C" w:rsidRPr="00E77497" w:rsidDel="005B6BDA">
            <w:rPr>
              <w:rStyle w:val="bnf"/>
            </w:rPr>
            <w:delText>obj</w:delText>
          </w:r>
          <w:r w:rsidR="00884D1C" w:rsidRPr="00E77497" w:rsidDel="005B6BDA">
            <w:rPr>
              <w:i/>
            </w:rPr>
            <w:delText xml:space="preserve"> </w:delText>
          </w:r>
          <w:r w:rsidR="00884D1C" w:rsidRPr="00E77497" w:rsidDel="005B6BDA">
            <w:delText xml:space="preserve">parameter </w:delText>
          </w:r>
        </w:del>
        <w:r w:rsidR="00884D1C" w:rsidRPr="00E77497">
          <w:t xml:space="preserve">and </w:t>
        </w:r>
        <w:r w:rsidR="00884D1C" w:rsidRPr="00E77497">
          <w:rPr>
            <w:b/>
          </w:rPr>
          <w:t>undefined</w:t>
        </w:r>
        <w:r w:rsidR="00884D1C" w:rsidRPr="00E77497">
          <w:t xml:space="preserve"> as </w:t>
        </w:r>
        <w:del w:id="17989" w:author="Rev 6 Allen Wirfs-Brock" w:date="2012-01-31T15:35:00Z">
          <w:r w:rsidR="00884D1C" w:rsidRPr="00E77497" w:rsidDel="005B6BDA">
            <w:delText xml:space="preserve">the </w:delText>
          </w:r>
          <w:r w:rsidR="00884D1C" w:rsidRPr="00E77497" w:rsidDel="005B6BDA">
            <w:rPr>
              <w:i/>
            </w:rPr>
            <w:delText>environment</w:delText>
          </w:r>
          <w:r w:rsidR="00884D1C" w:rsidRPr="00E77497" w:rsidDel="005B6BDA">
            <w:delText xml:space="preserve"> parameter</w:delText>
          </w:r>
        </w:del>
      </w:ins>
      <w:ins w:id="17990" w:author="Rev 6 Allen Wirfs-Brock" w:date="2012-01-31T15:35:00Z">
        <w:r w:rsidR="005B6BDA">
          <w:t>arguments</w:t>
        </w:r>
      </w:ins>
      <w:ins w:id="17991" w:author="Rev 3 Allen Wirfs-Brock" w:date="2011-09-09T12:39:00Z">
        <w:r w:rsidR="00884D1C" w:rsidRPr="00E77497">
          <w:t>.</w:t>
        </w:r>
      </w:ins>
    </w:p>
    <w:p w14:paraId="777E95E4" w14:textId="77777777" w:rsidR="00884D1C" w:rsidRPr="00E77497" w:rsidDel="008D60F4" w:rsidRDefault="00884D1C" w:rsidP="00884D1C">
      <w:pPr>
        <w:rPr>
          <w:ins w:id="17992" w:author="Rev 3 Allen Wirfs-Brock" w:date="2011-09-09T12:39:00Z"/>
          <w:del w:id="17993" w:author="Rev 4 Allen Wirfs-Brock" w:date="2011-10-15T17:46:00Z"/>
        </w:rPr>
      </w:pPr>
      <w:ins w:id="17994" w:author="Rev 3 Allen Wirfs-Brock" w:date="2011-09-09T12:39:00Z">
        <w:del w:id="17995" w:author="Rev 4 Allen Wirfs-Brock" w:date="2011-10-15T17:46:00Z">
          <w:r w:rsidRPr="00E77497" w:rsidDel="008D60F4">
            <w:delText xml:space="preserve">The </w:delText>
          </w:r>
          <w:r w:rsidRPr="00E77497" w:rsidDel="008D60F4">
            <w:rPr>
              <w:rStyle w:val="bnf"/>
            </w:rPr>
            <w:delText>VariableDeclarationListNoIn</w:delText>
          </w:r>
          <w:r w:rsidRPr="00E77497" w:rsidDel="008D60F4">
            <w:delText xml:space="preserve">, </w:delText>
          </w:r>
          <w:r w:rsidRPr="00E77497" w:rsidDel="008D60F4">
            <w:rPr>
              <w:rStyle w:val="bnf"/>
            </w:rPr>
            <w:delText>VariableDeclarationNoIn</w:delText>
          </w:r>
          <w:r w:rsidRPr="00E77497" w:rsidDel="008D60F4">
            <w:delText xml:space="preserve"> and </w:delText>
          </w:r>
          <w:r w:rsidRPr="00E77497" w:rsidDel="008D60F4">
            <w:rPr>
              <w:rStyle w:val="bnf"/>
            </w:rPr>
            <w:delText>InitialiserNoIn</w:delText>
          </w:r>
          <w:r w:rsidRPr="00E77497" w:rsidDel="008D60F4">
            <w:delText xml:space="preserve"> productions are evaluated in the same manner as the </w:delText>
          </w:r>
          <w:r w:rsidRPr="00E77497" w:rsidDel="008D60F4">
            <w:rPr>
              <w:rStyle w:val="bnf"/>
            </w:rPr>
            <w:delText>VariableDeclarationList</w:delText>
          </w:r>
          <w:r w:rsidRPr="00E77497" w:rsidDel="008D60F4">
            <w:delText xml:space="preserve">, </w:delText>
          </w:r>
          <w:r w:rsidRPr="00E77497" w:rsidDel="008D60F4">
            <w:rPr>
              <w:rStyle w:val="bnf"/>
            </w:rPr>
            <w:delText>VariableDeclaration</w:delText>
          </w:r>
          <w:r w:rsidRPr="00E77497" w:rsidDel="008D60F4">
            <w:delText xml:space="preserve"> and </w:delText>
          </w:r>
          <w:r w:rsidRPr="00E77497" w:rsidDel="008D60F4">
            <w:rPr>
              <w:rStyle w:val="bnf"/>
            </w:rPr>
            <w:delText>Initialiser</w:delText>
          </w:r>
          <w:r w:rsidRPr="00E77497" w:rsidDel="008D60F4">
            <w:delText xml:space="preserve"> productions except that the contained </w:delText>
          </w:r>
          <w:r w:rsidRPr="00E77497" w:rsidDel="008D60F4">
            <w:rPr>
              <w:rStyle w:val="bnf"/>
            </w:rPr>
            <w:delText>VariableDeclarationListNoIn</w:delText>
          </w:r>
          <w:r w:rsidRPr="00E77497" w:rsidDel="008D60F4">
            <w:delText xml:space="preserve">, </w:delText>
          </w:r>
          <w:r w:rsidRPr="00E77497" w:rsidDel="008D60F4">
            <w:rPr>
              <w:rStyle w:val="bnf"/>
            </w:rPr>
            <w:delText>VariableDeclarationNoIn</w:delText>
          </w:r>
          <w:r w:rsidRPr="00E77497" w:rsidDel="008D60F4">
            <w:delText xml:space="preserve">, </w:delText>
          </w:r>
          <w:r w:rsidRPr="00E77497" w:rsidDel="008D60F4">
            <w:rPr>
              <w:rStyle w:val="bnf"/>
            </w:rPr>
            <w:delText>InitialiserNoIn</w:delText>
          </w:r>
          <w:r w:rsidRPr="00E77497" w:rsidDel="008D60F4">
            <w:delText xml:space="preserve"> and </w:delText>
          </w:r>
          <w:r w:rsidRPr="00E77497" w:rsidDel="008D60F4">
            <w:rPr>
              <w:rStyle w:val="bnf"/>
            </w:rPr>
            <w:delText>AssignmentExpressionNoIn</w:delText>
          </w:r>
          <w:r w:rsidRPr="00E77497" w:rsidDel="008D60F4">
            <w:delText xml:space="preserve"> are evaluated instead of the contained </w:delText>
          </w:r>
          <w:r w:rsidRPr="00E77497" w:rsidDel="008D60F4">
            <w:rPr>
              <w:rStyle w:val="bnf"/>
            </w:rPr>
            <w:delText>VariableDeclarationList</w:delText>
          </w:r>
          <w:r w:rsidRPr="00E77497" w:rsidDel="008D60F4">
            <w:delText xml:space="preserve">, </w:delText>
          </w:r>
          <w:r w:rsidRPr="00E77497" w:rsidDel="008D60F4">
            <w:rPr>
              <w:rStyle w:val="bnf"/>
            </w:rPr>
            <w:delText>VariableDeclaration</w:delText>
          </w:r>
          <w:r w:rsidRPr="00E77497" w:rsidDel="008D60F4">
            <w:delText xml:space="preserve">, </w:delText>
          </w:r>
          <w:r w:rsidRPr="00E77497" w:rsidDel="008D60F4">
            <w:rPr>
              <w:rStyle w:val="bnf"/>
            </w:rPr>
            <w:delText>Initialiser</w:delText>
          </w:r>
          <w:r w:rsidRPr="00E77497" w:rsidDel="008D60F4">
            <w:delText xml:space="preserve"> and </w:delText>
          </w:r>
          <w:r w:rsidRPr="00E77497" w:rsidDel="008D60F4">
            <w:rPr>
              <w:rStyle w:val="bnf"/>
            </w:rPr>
            <w:delText>AssignmentExpression</w:delText>
          </w:r>
          <w:r w:rsidRPr="00E77497" w:rsidDel="008D60F4">
            <w:delText>, respectively.</w:delText>
          </w:r>
        </w:del>
      </w:ins>
    </w:p>
    <w:p w14:paraId="4E4955EC" w14:textId="77777777" w:rsidR="00884D1C" w:rsidRPr="00E77497" w:rsidRDefault="00884D1C" w:rsidP="00884D1C">
      <w:pPr>
        <w:pStyle w:val="30"/>
        <w:numPr>
          <w:ilvl w:val="0"/>
          <w:numId w:val="0"/>
        </w:numPr>
        <w:rPr>
          <w:ins w:id="17996" w:author="Rev 3 Allen Wirfs-Brock" w:date="2011-09-09T12:39:00Z"/>
        </w:rPr>
      </w:pPr>
      <w:bookmarkStart w:id="17997" w:name="_Toc336509560"/>
      <w:ins w:id="17998" w:author="Rev 3 Allen Wirfs-Brock" w:date="2011-09-09T12:39:00Z">
        <w:r w:rsidRPr="00E77497">
          <w:t>12.2.</w:t>
        </w:r>
      </w:ins>
      <w:ins w:id="17999" w:author="Rev 3 Allen Wirfs-Brock" w:date="2011-09-09T12:40:00Z">
        <w:r w:rsidRPr="00E77497">
          <w:t>4</w:t>
        </w:r>
      </w:ins>
      <w:ins w:id="18000" w:author="Rev 3 Allen Wirfs-Brock" w:date="2011-09-09T12:39:00Z">
        <w:r w:rsidRPr="00E77497">
          <w:tab/>
        </w:r>
      </w:ins>
      <w:ins w:id="18001" w:author="Rev 3 Allen Wirfs-Brock" w:date="2011-09-09T12:40:00Z">
        <w:r w:rsidRPr="00E77497">
          <w:t>Destructuring Binding Patterns</w:t>
        </w:r>
      </w:ins>
      <w:bookmarkEnd w:id="17997"/>
    </w:p>
    <w:p w14:paraId="6E720F94" w14:textId="77777777" w:rsidR="004C02EF" w:rsidRPr="00E77497" w:rsidRDefault="004C02EF" w:rsidP="004C02EF">
      <w:pPr>
        <w:pStyle w:val="Syntax"/>
      </w:pPr>
      <w:r w:rsidRPr="00E77497">
        <w:t>Syntax</w:t>
      </w:r>
    </w:p>
    <w:p w14:paraId="28CCA098" w14:textId="77777777" w:rsidR="004C02EF" w:rsidRPr="00E77497" w:rsidDel="0058214B" w:rsidRDefault="004C02EF" w:rsidP="004C02EF">
      <w:pPr>
        <w:pStyle w:val="SyntaxRule"/>
        <w:rPr>
          <w:del w:id="18002" w:author="Rev 3 Allen Wirfs-Brock" w:date="2011-08-31T16:14:00Z"/>
        </w:rPr>
      </w:pPr>
      <w:del w:id="18003" w:author="Rev 3 Allen Wirfs-Brock" w:date="2011-08-31T16:14:00Z">
        <w:r w:rsidRPr="00E77497" w:rsidDel="0058214B">
          <w:delText xml:space="preserve">VariableStatement </w:delText>
        </w:r>
        <w:r w:rsidRPr="00E77497" w:rsidDel="0058214B">
          <w:rPr>
            <w:rFonts w:ascii="Arial" w:hAnsi="Arial"/>
            <w:b/>
            <w:i w:val="0"/>
          </w:rPr>
          <w:delText>:</w:delText>
        </w:r>
      </w:del>
    </w:p>
    <w:p w14:paraId="4D39BC90" w14:textId="77777777" w:rsidR="004C02EF" w:rsidRPr="00E77497" w:rsidDel="0058214B" w:rsidRDefault="004C02EF" w:rsidP="004C02EF">
      <w:pPr>
        <w:pStyle w:val="SyntaxDefinition"/>
        <w:rPr>
          <w:del w:id="18004" w:author="Rev 3 Allen Wirfs-Brock" w:date="2011-08-31T16:14:00Z"/>
        </w:rPr>
      </w:pPr>
      <w:del w:id="18005" w:author="Rev 3 Allen Wirfs-Brock" w:date="2011-08-31T16:14:00Z">
        <w:r w:rsidRPr="00E77497" w:rsidDel="0058214B">
          <w:rPr>
            <w:rFonts w:ascii="Courier New" w:hAnsi="Courier New"/>
            <w:b/>
            <w:i w:val="0"/>
          </w:rPr>
          <w:delText>var</w:delText>
        </w:r>
        <w:r w:rsidRPr="00E77497" w:rsidDel="0058214B">
          <w:delText xml:space="preserve"> VariableDeclarationList </w:delText>
        </w:r>
        <w:r w:rsidRPr="00E77497" w:rsidDel="0058214B">
          <w:rPr>
            <w:rFonts w:ascii="Courier New" w:hAnsi="Courier New"/>
            <w:b/>
            <w:i w:val="0"/>
          </w:rPr>
          <w:delText>;</w:delText>
        </w:r>
      </w:del>
    </w:p>
    <w:p w14:paraId="3B03B5E2" w14:textId="77777777" w:rsidR="004C02EF" w:rsidRPr="00E77497" w:rsidDel="0058214B" w:rsidRDefault="004C02EF" w:rsidP="004C02EF">
      <w:pPr>
        <w:pStyle w:val="SyntaxRule"/>
        <w:rPr>
          <w:del w:id="18006" w:author="Rev 3 Allen Wirfs-Brock" w:date="2011-08-31T16:14:00Z"/>
        </w:rPr>
      </w:pPr>
      <w:del w:id="18007" w:author="Rev 3 Allen Wirfs-Brock" w:date="2011-08-31T16:14:00Z">
        <w:r w:rsidRPr="00E77497" w:rsidDel="0058214B">
          <w:delText xml:space="preserve">VariableDeclarationList </w:delText>
        </w:r>
        <w:r w:rsidRPr="00E77497" w:rsidDel="0058214B">
          <w:rPr>
            <w:rFonts w:ascii="Arial" w:hAnsi="Arial"/>
            <w:b/>
            <w:i w:val="0"/>
          </w:rPr>
          <w:delText>:</w:delText>
        </w:r>
      </w:del>
    </w:p>
    <w:p w14:paraId="18656337" w14:textId="77777777" w:rsidR="004C02EF" w:rsidRPr="00E77497" w:rsidDel="0058214B" w:rsidRDefault="004C02EF" w:rsidP="004C02EF">
      <w:pPr>
        <w:pStyle w:val="SyntaxDefinition"/>
        <w:rPr>
          <w:del w:id="18008" w:author="Rev 3 Allen Wirfs-Brock" w:date="2011-08-31T16:14:00Z"/>
        </w:rPr>
      </w:pPr>
      <w:del w:id="18009" w:author="Rev 3 Allen Wirfs-Brock" w:date="2011-08-31T16:14:00Z">
        <w:r w:rsidRPr="00E77497" w:rsidDel="0058214B">
          <w:delText>VariableDeclaration</w:delText>
        </w:r>
        <w:r w:rsidRPr="00E77497" w:rsidDel="0058214B">
          <w:br/>
          <w:delText xml:space="preserve">VariableDeclarationList </w:delText>
        </w:r>
        <w:r w:rsidRPr="00E77497" w:rsidDel="0058214B">
          <w:rPr>
            <w:rFonts w:ascii="Courier New" w:hAnsi="Courier New"/>
            <w:b/>
            <w:i w:val="0"/>
          </w:rPr>
          <w:delText>,</w:delText>
        </w:r>
        <w:r w:rsidRPr="00E77497" w:rsidDel="0058214B">
          <w:delText xml:space="preserve"> VariableDeclaration</w:delText>
        </w:r>
      </w:del>
    </w:p>
    <w:p w14:paraId="049BECBB" w14:textId="77777777" w:rsidR="004C02EF" w:rsidRPr="00E77497" w:rsidDel="0058214B" w:rsidRDefault="004C02EF" w:rsidP="004C02EF">
      <w:pPr>
        <w:pStyle w:val="SyntaxRule"/>
        <w:rPr>
          <w:del w:id="18010" w:author="Rev 3 Allen Wirfs-Brock" w:date="2011-08-31T16:14:00Z"/>
        </w:rPr>
      </w:pPr>
      <w:del w:id="18011" w:author="Rev 3 Allen Wirfs-Brock" w:date="2011-08-31T16:14:00Z">
        <w:r w:rsidRPr="00E77497" w:rsidDel="0058214B">
          <w:delText xml:space="preserve">VariableDeclarationListNoIn </w:delText>
        </w:r>
        <w:r w:rsidRPr="00E77497" w:rsidDel="0058214B">
          <w:rPr>
            <w:rFonts w:ascii="Arial" w:hAnsi="Arial"/>
            <w:b/>
            <w:i w:val="0"/>
          </w:rPr>
          <w:delText>:</w:delText>
        </w:r>
      </w:del>
    </w:p>
    <w:p w14:paraId="6CD57ACD" w14:textId="77777777" w:rsidR="004C02EF" w:rsidRPr="00E77497" w:rsidDel="0058214B" w:rsidRDefault="004C02EF" w:rsidP="004C02EF">
      <w:pPr>
        <w:pStyle w:val="SyntaxDefinition"/>
        <w:rPr>
          <w:del w:id="18012" w:author="Rev 3 Allen Wirfs-Brock" w:date="2011-08-31T16:14:00Z"/>
        </w:rPr>
      </w:pPr>
      <w:del w:id="18013" w:author="Rev 3 Allen Wirfs-Brock" w:date="2011-08-31T16:14:00Z">
        <w:r w:rsidRPr="00E77497" w:rsidDel="0058214B">
          <w:delText>VariableDeclarationNoIn</w:delText>
        </w:r>
        <w:r w:rsidRPr="00E77497" w:rsidDel="0058214B">
          <w:br/>
          <w:delText xml:space="preserve">VariableDeclarationListNoIn </w:delText>
        </w:r>
        <w:r w:rsidRPr="00E77497" w:rsidDel="0058214B">
          <w:rPr>
            <w:rFonts w:ascii="Courier New" w:hAnsi="Courier New"/>
            <w:b/>
            <w:i w:val="0"/>
          </w:rPr>
          <w:delText>,</w:delText>
        </w:r>
        <w:r w:rsidRPr="00E77497" w:rsidDel="0058214B">
          <w:delText xml:space="preserve"> VariableDeclarationNoIn</w:delText>
        </w:r>
      </w:del>
    </w:p>
    <w:p w14:paraId="54D50581" w14:textId="77777777" w:rsidR="004C02EF" w:rsidRPr="00E77497" w:rsidDel="0058214B" w:rsidRDefault="004C02EF" w:rsidP="004C02EF">
      <w:pPr>
        <w:pStyle w:val="SyntaxRule"/>
        <w:rPr>
          <w:del w:id="18014" w:author="Rev 3 Allen Wirfs-Brock" w:date="2011-08-31T16:14:00Z"/>
        </w:rPr>
      </w:pPr>
      <w:del w:id="18015" w:author="Rev 3 Allen Wirfs-Brock" w:date="2011-08-31T16:14:00Z">
        <w:r w:rsidRPr="00E77497" w:rsidDel="0058214B">
          <w:delText xml:space="preserve">VariableDeclaration </w:delText>
        </w:r>
        <w:r w:rsidRPr="00E77497" w:rsidDel="0058214B">
          <w:rPr>
            <w:rFonts w:ascii="Arial" w:hAnsi="Arial"/>
            <w:b/>
            <w:i w:val="0"/>
          </w:rPr>
          <w:delText>:</w:delText>
        </w:r>
      </w:del>
    </w:p>
    <w:p w14:paraId="0B410999" w14:textId="77777777" w:rsidR="004C02EF" w:rsidRPr="00E77497" w:rsidDel="0058214B" w:rsidRDefault="004C02EF" w:rsidP="004C02EF">
      <w:pPr>
        <w:pStyle w:val="SyntaxDefinition"/>
        <w:rPr>
          <w:del w:id="18016" w:author="Rev 3 Allen Wirfs-Brock" w:date="2011-08-31T16:14:00Z"/>
        </w:rPr>
      </w:pPr>
      <w:del w:id="18017" w:author="Rev 3 Allen Wirfs-Brock" w:date="2011-08-31T16:14:00Z">
        <w:r w:rsidRPr="00E77497" w:rsidDel="0058214B">
          <w:delText>Identifier Initialiser</w:delText>
        </w:r>
        <w:r w:rsidRPr="00E77497" w:rsidDel="0058214B">
          <w:rPr>
            <w:rFonts w:ascii="Arial" w:hAnsi="Arial" w:cs="Arial"/>
            <w:i w:val="0"/>
            <w:vertAlign w:val="subscript"/>
          </w:rPr>
          <w:delText>opt</w:delText>
        </w:r>
      </w:del>
    </w:p>
    <w:p w14:paraId="5919DCFE" w14:textId="77777777" w:rsidR="005D4898" w:rsidRPr="00E77497" w:rsidDel="0058214B" w:rsidRDefault="004C02EF" w:rsidP="005D4898">
      <w:pPr>
        <w:pStyle w:val="SyntaxRule"/>
        <w:rPr>
          <w:del w:id="18018" w:author="Rev 3 Allen Wirfs-Brock" w:date="2011-08-31T16:14:00Z"/>
        </w:rPr>
      </w:pPr>
      <w:del w:id="18019" w:author="Rev 3 Allen Wirfs-Brock" w:date="2011-08-31T16:14:00Z">
        <w:r w:rsidRPr="00E77497" w:rsidDel="0058214B">
          <w:delText xml:space="preserve">VariableDeclarationNoIn </w:delText>
        </w:r>
        <w:r w:rsidRPr="00E77497" w:rsidDel="0058214B">
          <w:rPr>
            <w:rFonts w:ascii="Arial" w:hAnsi="Arial"/>
            <w:b/>
            <w:i w:val="0"/>
          </w:rPr>
          <w:delText>:</w:delText>
        </w:r>
      </w:del>
    </w:p>
    <w:p w14:paraId="503FCEC5" w14:textId="77777777" w:rsidR="004C02EF" w:rsidRPr="00E77497" w:rsidDel="0058214B" w:rsidRDefault="004C02EF" w:rsidP="004C02EF">
      <w:pPr>
        <w:pStyle w:val="SyntaxDefinition"/>
        <w:rPr>
          <w:del w:id="18020" w:author="Rev 3 Allen Wirfs-Brock" w:date="2011-08-31T16:14:00Z"/>
        </w:rPr>
      </w:pPr>
      <w:del w:id="18021" w:author="Rev 3 Allen Wirfs-Brock" w:date="2011-08-31T16:14:00Z">
        <w:r w:rsidRPr="00E77497" w:rsidDel="0058214B">
          <w:delText>Identifier InitialiserNoIn</w:delText>
        </w:r>
        <w:r w:rsidRPr="00E77497" w:rsidDel="0058214B">
          <w:rPr>
            <w:rFonts w:ascii="Arial" w:hAnsi="Arial" w:cs="Arial"/>
            <w:i w:val="0"/>
            <w:vertAlign w:val="subscript"/>
          </w:rPr>
          <w:delText>opt</w:delText>
        </w:r>
      </w:del>
    </w:p>
    <w:p w14:paraId="3AEC34E2" w14:textId="77777777" w:rsidR="004C02EF" w:rsidRPr="00E77497" w:rsidDel="003A22E2" w:rsidRDefault="004C02EF" w:rsidP="004C02EF">
      <w:pPr>
        <w:pStyle w:val="SyntaxRule"/>
        <w:rPr>
          <w:del w:id="18022" w:author="Rev 3 Allen Wirfs-Brock" w:date="2011-08-31T13:08:00Z"/>
        </w:rPr>
      </w:pPr>
      <w:del w:id="18023" w:author="Rev 3 Allen Wirfs-Brock" w:date="2011-08-31T13:08:00Z">
        <w:r w:rsidRPr="00E77497" w:rsidDel="003A22E2">
          <w:delText xml:space="preserve">Initialiser </w:delText>
        </w:r>
        <w:r w:rsidRPr="00E77497" w:rsidDel="003A22E2">
          <w:rPr>
            <w:rFonts w:ascii="Arial" w:hAnsi="Arial"/>
            <w:b/>
            <w:i w:val="0"/>
          </w:rPr>
          <w:delText>:</w:delText>
        </w:r>
      </w:del>
    </w:p>
    <w:p w14:paraId="12B5895D" w14:textId="77777777" w:rsidR="004C02EF" w:rsidRPr="00E77497" w:rsidDel="003A22E2" w:rsidRDefault="004C02EF" w:rsidP="004C02EF">
      <w:pPr>
        <w:pStyle w:val="SyntaxDefinition"/>
        <w:rPr>
          <w:del w:id="18024" w:author="Rev 3 Allen Wirfs-Brock" w:date="2011-08-31T13:08:00Z"/>
        </w:rPr>
      </w:pPr>
      <w:del w:id="18025" w:author="Rev 3 Allen Wirfs-Brock" w:date="2011-08-31T13:08:00Z">
        <w:r w:rsidRPr="00E77497" w:rsidDel="003A22E2">
          <w:rPr>
            <w:rFonts w:ascii="Courier New" w:hAnsi="Courier New"/>
            <w:b/>
            <w:i w:val="0"/>
          </w:rPr>
          <w:delText>=</w:delText>
        </w:r>
        <w:r w:rsidRPr="00E77497" w:rsidDel="003A22E2">
          <w:delText xml:space="preserve"> AssignmentExpression</w:delText>
        </w:r>
      </w:del>
    </w:p>
    <w:p w14:paraId="59635E4B" w14:textId="77777777" w:rsidR="004C02EF" w:rsidRPr="00E77497" w:rsidDel="003A22E2" w:rsidRDefault="004C02EF" w:rsidP="004C02EF">
      <w:pPr>
        <w:pStyle w:val="SyntaxRule"/>
        <w:rPr>
          <w:del w:id="18026" w:author="Rev 3 Allen Wirfs-Brock" w:date="2011-08-31T13:08:00Z"/>
        </w:rPr>
      </w:pPr>
      <w:del w:id="18027" w:author="Rev 3 Allen Wirfs-Brock" w:date="2011-08-31T13:08:00Z">
        <w:r w:rsidRPr="00E77497" w:rsidDel="003A22E2">
          <w:delText xml:space="preserve">InitialiserNoIn </w:delText>
        </w:r>
        <w:r w:rsidRPr="00E77497" w:rsidDel="003A22E2">
          <w:rPr>
            <w:rFonts w:ascii="Arial" w:hAnsi="Arial"/>
            <w:b/>
            <w:i w:val="0"/>
          </w:rPr>
          <w:delText>:</w:delText>
        </w:r>
      </w:del>
    </w:p>
    <w:p w14:paraId="54255536" w14:textId="77777777" w:rsidR="00473B27" w:rsidRPr="00E77497" w:rsidDel="003A22E2" w:rsidRDefault="004C02EF" w:rsidP="00473B27">
      <w:pPr>
        <w:pStyle w:val="SyntaxDefinition"/>
        <w:rPr>
          <w:del w:id="18028" w:author="Rev 3 Allen Wirfs-Brock" w:date="2011-08-31T13:08:00Z"/>
        </w:rPr>
      </w:pPr>
      <w:del w:id="18029" w:author="Rev 3 Allen Wirfs-Brock" w:date="2011-08-31T13:08:00Z">
        <w:r w:rsidRPr="00E77497" w:rsidDel="003A22E2">
          <w:rPr>
            <w:rFonts w:ascii="Courier New" w:hAnsi="Courier New"/>
            <w:b/>
            <w:i w:val="0"/>
          </w:rPr>
          <w:delText>=</w:delText>
        </w:r>
        <w:r w:rsidRPr="00E77497" w:rsidDel="003A22E2">
          <w:delText xml:space="preserve"> AssignmentExpressionNoIn</w:delText>
        </w:r>
      </w:del>
    </w:p>
    <w:p w14:paraId="3742DD06" w14:textId="77777777" w:rsidR="00542957" w:rsidRPr="00E77497" w:rsidRDefault="00542957" w:rsidP="00542957">
      <w:pPr>
        <w:pStyle w:val="SyntaxRule"/>
        <w:rPr>
          <w:ins w:id="18030" w:author="Allen Wirfs-Brock" w:date="2011-07-11T10:33:00Z"/>
          <w:rFonts w:ascii="Arial" w:hAnsi="Arial"/>
        </w:rPr>
      </w:pPr>
      <w:ins w:id="18031" w:author="Allen Wirfs-Brock" w:date="2011-07-11T10:34:00Z">
        <w:r w:rsidRPr="00E77497">
          <w:t>Binding</w:t>
        </w:r>
      </w:ins>
      <w:ins w:id="18032" w:author="Allen Wirfs-Brock" w:date="2011-07-11T10:33:00Z">
        <w:r w:rsidRPr="00E77497">
          <w:t xml:space="preserve">Pattern </w:t>
        </w:r>
        <w:r w:rsidRPr="00E77497">
          <w:rPr>
            <w:rFonts w:ascii="Arial" w:hAnsi="Arial"/>
            <w:b/>
            <w:i w:val="0"/>
          </w:rPr>
          <w:t>:</w:t>
        </w:r>
      </w:ins>
    </w:p>
    <w:p w14:paraId="1B25F1F2" w14:textId="77777777" w:rsidR="00542957" w:rsidRPr="00E77497" w:rsidRDefault="00542957" w:rsidP="00542957">
      <w:pPr>
        <w:pStyle w:val="SyntaxDefinition"/>
        <w:rPr>
          <w:ins w:id="18033" w:author="Allen Wirfs-Brock" w:date="2011-07-11T10:33:00Z"/>
          <w:rFonts w:ascii="Courier New" w:hAnsi="Courier New" w:cs="Courier New"/>
          <w:b/>
          <w:i w:val="0"/>
        </w:rPr>
      </w:pPr>
      <w:ins w:id="18034" w:author="Allen Wirfs-Brock" w:date="2011-07-11T10:33:00Z">
        <w:r w:rsidRPr="00E77497">
          <w:t>Object</w:t>
        </w:r>
      </w:ins>
      <w:ins w:id="18035" w:author="Allen Wirfs-Brock" w:date="2011-07-11T10:34:00Z">
        <w:r w:rsidRPr="00E77497">
          <w:t>Binding</w:t>
        </w:r>
      </w:ins>
      <w:ins w:id="18036" w:author="Allen Wirfs-Brock" w:date="2011-07-11T10:33:00Z">
        <w:r w:rsidRPr="00E77497">
          <w:t>Pattern</w:t>
        </w:r>
        <w:r w:rsidRPr="00E77497">
          <w:br/>
          <w:t>Array</w:t>
        </w:r>
      </w:ins>
      <w:ins w:id="18037" w:author="Allen Wirfs-Brock" w:date="2011-07-11T10:34:00Z">
        <w:r w:rsidRPr="00E77497">
          <w:t>Binding</w:t>
        </w:r>
      </w:ins>
      <w:ins w:id="18038" w:author="Allen Wirfs-Brock" w:date="2011-07-11T10:33:00Z">
        <w:r w:rsidRPr="00E77497">
          <w:t>Pattern</w:t>
        </w:r>
        <w:r w:rsidRPr="00E77497">
          <w:rPr>
            <w:rFonts w:ascii="Courier New" w:hAnsi="Courier New" w:cs="Courier New"/>
            <w:b/>
            <w:i w:val="0"/>
          </w:rPr>
          <w:t xml:space="preserve"> </w:t>
        </w:r>
      </w:ins>
    </w:p>
    <w:p w14:paraId="19BF7E53" w14:textId="77777777" w:rsidR="00542957" w:rsidRPr="00E77497" w:rsidRDefault="00542957" w:rsidP="00542957">
      <w:pPr>
        <w:pStyle w:val="SyntaxRule"/>
        <w:rPr>
          <w:ins w:id="18039" w:author="Allen Wirfs-Brock" w:date="2011-07-11T10:33:00Z"/>
          <w:rFonts w:ascii="Arial" w:hAnsi="Arial"/>
        </w:rPr>
      </w:pPr>
      <w:ins w:id="18040" w:author="Allen Wirfs-Brock" w:date="2011-07-11T10:33:00Z">
        <w:r w:rsidRPr="00E77497">
          <w:t>Object</w:t>
        </w:r>
      </w:ins>
      <w:ins w:id="18041" w:author="Allen Wirfs-Brock" w:date="2011-07-11T10:34:00Z">
        <w:r w:rsidRPr="00E77497">
          <w:t>Binding</w:t>
        </w:r>
      </w:ins>
      <w:ins w:id="18042" w:author="Allen Wirfs-Brock" w:date="2011-07-11T10:33:00Z">
        <w:r w:rsidRPr="00E77497">
          <w:t xml:space="preserve">Pattern </w:t>
        </w:r>
        <w:r w:rsidRPr="00E77497">
          <w:rPr>
            <w:rFonts w:ascii="Arial" w:hAnsi="Arial"/>
            <w:b/>
            <w:i w:val="0"/>
          </w:rPr>
          <w:t>:</w:t>
        </w:r>
      </w:ins>
    </w:p>
    <w:p w14:paraId="625DEC79" w14:textId="77777777" w:rsidR="00542957" w:rsidRPr="00E77497" w:rsidRDefault="00542957" w:rsidP="00542957">
      <w:pPr>
        <w:pStyle w:val="SyntaxDefinition"/>
        <w:rPr>
          <w:ins w:id="18043" w:author="Allen Wirfs-Brock" w:date="2011-07-11T10:33:00Z"/>
          <w:rFonts w:ascii="Courier New" w:hAnsi="Courier New" w:cs="Courier New"/>
          <w:b/>
          <w:i w:val="0"/>
        </w:rPr>
      </w:pPr>
      <w:commentRangeStart w:id="18044"/>
      <w:ins w:id="18045" w:author="Allen Wirfs-Brock" w:date="2011-07-11T10:33:00Z">
        <w:r w:rsidRPr="00E77497">
          <w:rPr>
            <w:rFonts w:ascii="Courier New" w:hAnsi="Courier New" w:cs="Courier New"/>
            <w:b/>
            <w:i w:val="0"/>
          </w:rPr>
          <w:t>{ }</w:t>
        </w:r>
        <w:r w:rsidRPr="00E77497">
          <w:rPr>
            <w:rFonts w:ascii="Courier New" w:hAnsi="Courier New" w:cs="Courier New"/>
            <w:b/>
            <w:i w:val="0"/>
          </w:rPr>
          <w:br/>
        </w:r>
      </w:ins>
      <w:commentRangeEnd w:id="18044"/>
      <w:ins w:id="18046" w:author="Allen Wirfs-Brock" w:date="2011-07-11T14:53:00Z">
        <w:r w:rsidR="007B4F56" w:rsidRPr="00E77497">
          <w:rPr>
            <w:rStyle w:val="af3"/>
            <w:rFonts w:ascii="Arial" w:eastAsia="MS Mincho" w:hAnsi="Arial"/>
            <w:i w:val="0"/>
            <w:lang w:val="en-GB" w:eastAsia="ja-JP"/>
          </w:rPr>
          <w:commentReference w:id="18044"/>
        </w:r>
      </w:ins>
      <w:ins w:id="18047" w:author="Allen Wirfs-Brock" w:date="2011-07-11T10:33:00Z">
        <w:r w:rsidRPr="00E77497">
          <w:rPr>
            <w:rFonts w:ascii="Courier New" w:hAnsi="Courier New" w:cs="Courier New"/>
            <w:b/>
            <w:i w:val="0"/>
          </w:rPr>
          <w:t xml:space="preserve">{ </w:t>
        </w:r>
      </w:ins>
      <w:ins w:id="18048" w:author="Allen Wirfs-Brock" w:date="2011-07-11T10:36:00Z">
        <w:r w:rsidRPr="00E77497">
          <w:t>Binding</w:t>
        </w:r>
      </w:ins>
      <w:ins w:id="18049" w:author="Allen Wirfs-Brock" w:date="2011-07-11T10:33:00Z">
        <w:r w:rsidRPr="00E77497">
          <w:t>PropertyList</w:t>
        </w:r>
        <w:r w:rsidRPr="00E77497">
          <w:rPr>
            <w:rFonts w:ascii="Courier New" w:hAnsi="Courier New" w:cs="Courier New"/>
            <w:b/>
            <w:i w:val="0"/>
          </w:rPr>
          <w:t xml:space="preserve"> }</w:t>
        </w:r>
        <w:r w:rsidRPr="00E77497">
          <w:rPr>
            <w:rFonts w:ascii="Courier New" w:hAnsi="Courier New" w:cs="Courier New"/>
            <w:b/>
            <w:i w:val="0"/>
          </w:rPr>
          <w:br/>
          <w:t xml:space="preserve">{ </w:t>
        </w:r>
      </w:ins>
      <w:ins w:id="18050" w:author="Allen Wirfs-Brock" w:date="2011-07-11T10:36:00Z">
        <w:r w:rsidRPr="00E77497">
          <w:t>Binding</w:t>
        </w:r>
      </w:ins>
      <w:ins w:id="18051" w:author="Allen Wirfs-Brock" w:date="2011-07-11T10:33:00Z">
        <w:r w:rsidRPr="00E77497">
          <w:t>PropertyList</w:t>
        </w:r>
        <w:r w:rsidRPr="00E77497">
          <w:rPr>
            <w:rFonts w:ascii="Courier New" w:hAnsi="Courier New" w:cs="Courier New"/>
            <w:b/>
            <w:i w:val="0"/>
          </w:rPr>
          <w:t xml:space="preserve"> , }</w:t>
        </w:r>
      </w:ins>
    </w:p>
    <w:p w14:paraId="4845D23F" w14:textId="77777777" w:rsidR="00542957" w:rsidRPr="00E77497" w:rsidRDefault="00542957" w:rsidP="00542957">
      <w:pPr>
        <w:pStyle w:val="SyntaxRule"/>
        <w:rPr>
          <w:ins w:id="18052" w:author="Allen Wirfs-Brock" w:date="2011-07-11T10:33:00Z"/>
          <w:rFonts w:ascii="Arial" w:hAnsi="Arial"/>
        </w:rPr>
      </w:pPr>
      <w:ins w:id="18053" w:author="Allen Wirfs-Brock" w:date="2011-07-11T10:33:00Z">
        <w:r w:rsidRPr="00E77497">
          <w:t>Array</w:t>
        </w:r>
      </w:ins>
      <w:ins w:id="18054" w:author="Allen Wirfs-Brock" w:date="2011-07-11T10:38:00Z">
        <w:r w:rsidRPr="00E77497">
          <w:t>Binding</w:t>
        </w:r>
      </w:ins>
      <w:ins w:id="18055" w:author="Allen Wirfs-Brock" w:date="2011-07-11T10:33:00Z">
        <w:r w:rsidRPr="00E77497">
          <w:t xml:space="preserve">Pattern </w:t>
        </w:r>
        <w:r w:rsidRPr="00E77497">
          <w:rPr>
            <w:rFonts w:ascii="Arial" w:hAnsi="Arial"/>
            <w:b/>
            <w:i w:val="0"/>
          </w:rPr>
          <w:t>:</w:t>
        </w:r>
      </w:ins>
    </w:p>
    <w:p w14:paraId="399F9121" w14:textId="77777777" w:rsidR="00542957" w:rsidRPr="00E77497" w:rsidRDefault="00542957" w:rsidP="00542957">
      <w:pPr>
        <w:pStyle w:val="SyntaxDefinition"/>
        <w:rPr>
          <w:ins w:id="18056" w:author="Allen Wirfs-Brock" w:date="2011-07-11T10:33:00Z"/>
          <w:rFonts w:ascii="Courier New" w:hAnsi="Courier New" w:cs="Courier New"/>
          <w:b/>
          <w:i w:val="0"/>
        </w:rPr>
      </w:pPr>
      <w:ins w:id="18057" w:author="Allen Wirfs-Brock" w:date="2011-07-11T10:33:00Z">
        <w:r w:rsidRPr="00E77497">
          <w:rPr>
            <w:rFonts w:ascii="Courier New" w:hAnsi="Courier New" w:cs="Courier New"/>
            <w:b/>
            <w:i w:val="0"/>
          </w:rPr>
          <w:t xml:space="preserve">[ </w:t>
        </w:r>
        <w:commentRangeStart w:id="18058"/>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ins>
      <w:ins w:id="18059" w:author="Allen Wirfs-Brock" w:date="2011-07-11T10:38:00Z">
        <w:r w:rsidRPr="00E77497">
          <w:t>Binding</w:t>
        </w:r>
      </w:ins>
      <w:ins w:id="18060" w:author="Allen Wirfs-Brock" w:date="2011-07-11T10:33:00Z">
        <w:r w:rsidRPr="00E77497">
          <w:t>RestElement</w:t>
        </w:r>
        <w:r w:rsidRPr="00E77497">
          <w:rPr>
            <w:rFonts w:ascii="Arial" w:hAnsi="Arial" w:cs="Arial"/>
            <w:i w:val="0"/>
            <w:vertAlign w:val="subscript"/>
          </w:rPr>
          <w:t xml:space="preserve">opt </w:t>
        </w:r>
      </w:ins>
      <w:commentRangeEnd w:id="18058"/>
      <w:ins w:id="18061" w:author="Allen Wirfs-Brock" w:date="2011-07-11T14:55:00Z">
        <w:r w:rsidR="007B4F56" w:rsidRPr="00E77497">
          <w:rPr>
            <w:rStyle w:val="af3"/>
            <w:rFonts w:ascii="Arial" w:eastAsia="MS Mincho" w:hAnsi="Arial"/>
            <w:i w:val="0"/>
            <w:lang w:val="en-GB" w:eastAsia="ja-JP"/>
          </w:rPr>
          <w:commentReference w:id="18058"/>
        </w:r>
      </w:ins>
      <w:ins w:id="18062" w:author="Allen Wirfs-Brock" w:date="2011-07-11T10:33:00Z">
        <w:r w:rsidRPr="00675B74">
          <w:rPr>
            <w:rFonts w:ascii="Courier New" w:hAnsi="Courier New" w:cs="Courier New"/>
            <w:b/>
            <w:i w:val="0"/>
          </w:rPr>
          <w:t>]</w:t>
        </w:r>
        <w:r w:rsidRPr="00675B74">
          <w:rPr>
            <w:rFonts w:ascii="Courier New" w:hAnsi="Courier New" w:cs="Courier New"/>
            <w:b/>
            <w:i w:val="0"/>
          </w:rPr>
          <w:br/>
        </w:r>
      </w:ins>
      <w:ins w:id="18063" w:author="Rev 5 Allen Wirfs-Brock" w:date="2012-01-03T16:44:00Z">
        <w:r w:rsidR="0074281A" w:rsidRPr="00E77497">
          <w:rPr>
            <w:rFonts w:ascii="Courier New" w:hAnsi="Courier New" w:cs="Courier New"/>
            <w:b/>
            <w:i w:val="0"/>
          </w:rPr>
          <w:t>[</w:t>
        </w:r>
      </w:ins>
      <w:ins w:id="18064" w:author="Rev 5 Allen Wirfs-Brock" w:date="2012-01-03T16:49:00Z">
        <w:r w:rsidR="0074281A">
          <w:rPr>
            <w:rFonts w:ascii="Courier New" w:hAnsi="Courier New" w:cs="Courier New"/>
            <w:b/>
            <w:i w:val="0"/>
          </w:rPr>
          <w:t xml:space="preserve"> </w:t>
        </w:r>
      </w:ins>
      <w:ins w:id="18065" w:author="Rev 5 Allen Wirfs-Brock" w:date="2012-01-03T16:44:00Z">
        <w:r w:rsidR="0074281A" w:rsidRPr="00E77497">
          <w:t>BindingElementList</w:t>
        </w:r>
        <w:r w:rsidR="0074281A" w:rsidRPr="00E77497">
          <w:rPr>
            <w:rFonts w:ascii="Courier New" w:hAnsi="Courier New" w:cs="Courier New"/>
            <w:b/>
            <w:i w:val="0"/>
          </w:rPr>
          <w:t xml:space="preserve"> </w:t>
        </w:r>
        <w:r w:rsidR="0074281A" w:rsidRPr="00E77497">
          <w:rPr>
            <w:rStyle w:val="af3"/>
            <w:rFonts w:ascii="Arial" w:eastAsia="MS Mincho" w:hAnsi="Arial"/>
            <w:i w:val="0"/>
            <w:lang w:val="en-GB" w:eastAsia="ja-JP"/>
          </w:rPr>
          <w:commentReference w:id="18066"/>
        </w:r>
        <w:r w:rsidR="0074281A" w:rsidRPr="00675B74">
          <w:rPr>
            <w:rFonts w:ascii="Courier New" w:hAnsi="Courier New" w:cs="Courier New"/>
            <w:b/>
            <w:i w:val="0"/>
          </w:rPr>
          <w:t>]</w:t>
        </w:r>
        <w:r w:rsidR="0074281A" w:rsidRPr="00675B74">
          <w:rPr>
            <w:rFonts w:ascii="Courier New" w:hAnsi="Courier New" w:cs="Courier New"/>
            <w:b/>
            <w:i w:val="0"/>
          </w:rPr>
          <w:br/>
        </w:r>
      </w:ins>
      <w:ins w:id="18067" w:author="Allen Wirfs-Brock" w:date="2011-07-11T10:33:00Z">
        <w:r w:rsidRPr="00675B74">
          <w:rPr>
            <w:rFonts w:ascii="Courier New" w:hAnsi="Courier New" w:cs="Courier New"/>
            <w:b/>
            <w:i w:val="0"/>
          </w:rPr>
          <w:t>[</w:t>
        </w:r>
      </w:ins>
      <w:ins w:id="18068" w:author="Rev 5 Allen Wirfs-Brock" w:date="2012-01-03T16:44:00Z">
        <w:r w:rsidR="0074281A">
          <w:rPr>
            <w:rFonts w:ascii="Courier New" w:hAnsi="Courier New" w:cs="Courier New"/>
            <w:b/>
            <w:i w:val="0"/>
          </w:rPr>
          <w:t xml:space="preserve"> </w:t>
        </w:r>
      </w:ins>
      <w:ins w:id="18069" w:author="Allen Wirfs-Brock" w:date="2011-07-11T10:38:00Z">
        <w:r w:rsidRPr="00E77497">
          <w:t>Binding</w:t>
        </w:r>
      </w:ins>
      <w:ins w:id="18070" w:author="Allen Wirfs-Brock" w:date="2011-07-11T10:33:00Z">
        <w:r w:rsidRPr="00E77497">
          <w:t>ElementList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ins>
      <w:ins w:id="18071" w:author="Allen Wirfs-Brock" w:date="2011-07-11T10:38:00Z">
        <w:r w:rsidRPr="00E77497">
          <w:t>Binding</w:t>
        </w:r>
      </w:ins>
      <w:ins w:id="18072" w:author="Allen Wirfs-Brock" w:date="2011-07-11T10:33:00Z">
        <w:r w:rsidRPr="00E77497">
          <w:t>RestElement</w:t>
        </w:r>
        <w:r w:rsidRPr="00E77497">
          <w:rPr>
            <w:rFonts w:ascii="Arial" w:hAnsi="Arial" w:cs="Arial"/>
            <w:i w:val="0"/>
            <w:vertAlign w:val="subscript"/>
          </w:rPr>
          <w:t xml:space="preserve">opt </w:t>
        </w:r>
        <w:r w:rsidRPr="00E77497">
          <w:rPr>
            <w:rFonts w:ascii="Courier New" w:hAnsi="Courier New" w:cs="Courier New"/>
            <w:b/>
            <w:i w:val="0"/>
          </w:rPr>
          <w:t>]</w:t>
        </w:r>
      </w:ins>
    </w:p>
    <w:p w14:paraId="398F7B73" w14:textId="77777777" w:rsidR="00542957" w:rsidRPr="00E77497" w:rsidRDefault="00542957" w:rsidP="00542957">
      <w:pPr>
        <w:pStyle w:val="SyntaxRule"/>
        <w:rPr>
          <w:ins w:id="18073" w:author="Allen Wirfs-Brock" w:date="2011-07-11T10:33:00Z"/>
          <w:rFonts w:ascii="Arial" w:hAnsi="Arial"/>
        </w:rPr>
      </w:pPr>
      <w:ins w:id="18074" w:author="Allen Wirfs-Brock" w:date="2011-07-11T10:37:00Z">
        <w:r w:rsidRPr="00E77497">
          <w:t>Binding</w:t>
        </w:r>
      </w:ins>
      <w:ins w:id="18075" w:author="Allen Wirfs-Brock" w:date="2011-07-11T10:33:00Z">
        <w:r w:rsidRPr="00E77497">
          <w:t xml:space="preserve">PropertyList </w:t>
        </w:r>
        <w:r w:rsidRPr="00E77497">
          <w:rPr>
            <w:rFonts w:ascii="Arial" w:hAnsi="Arial"/>
            <w:b/>
            <w:i w:val="0"/>
          </w:rPr>
          <w:t>:</w:t>
        </w:r>
      </w:ins>
    </w:p>
    <w:p w14:paraId="507FCA29" w14:textId="77777777" w:rsidR="00542957" w:rsidRPr="00E77497" w:rsidRDefault="00542957" w:rsidP="00542957">
      <w:pPr>
        <w:pStyle w:val="SyntaxDefinition"/>
        <w:rPr>
          <w:ins w:id="18076" w:author="Allen Wirfs-Brock" w:date="2011-07-11T10:33:00Z"/>
        </w:rPr>
      </w:pPr>
      <w:ins w:id="18077" w:author="Allen Wirfs-Brock" w:date="2011-07-11T10:37:00Z">
        <w:r w:rsidRPr="00E77497">
          <w:t>Binding</w:t>
        </w:r>
      </w:ins>
      <w:ins w:id="18078" w:author="Allen Wirfs-Brock" w:date="2011-07-11T10:33:00Z">
        <w:r w:rsidRPr="00E77497">
          <w:t>Property</w:t>
        </w:r>
        <w:r w:rsidRPr="00E77497">
          <w:br/>
        </w:r>
      </w:ins>
      <w:ins w:id="18079" w:author="Allen Wirfs-Brock" w:date="2011-07-11T10:37:00Z">
        <w:r w:rsidRPr="00E77497">
          <w:t>Binding</w:t>
        </w:r>
      </w:ins>
      <w:ins w:id="18080" w:author="Allen Wirfs-Brock" w:date="2011-07-11T10:33:00Z">
        <w:r w:rsidRPr="00E77497">
          <w:t xml:space="preserve">PropertyList </w:t>
        </w:r>
        <w:r w:rsidRPr="00E77497">
          <w:rPr>
            <w:rFonts w:ascii="Courier New" w:hAnsi="Courier New" w:cs="Courier New"/>
            <w:b/>
            <w:i w:val="0"/>
          </w:rPr>
          <w:t>,</w:t>
        </w:r>
        <w:r w:rsidRPr="00E77497">
          <w:t xml:space="preserve"> </w:t>
        </w:r>
      </w:ins>
      <w:ins w:id="18081" w:author="Allen Wirfs-Brock" w:date="2011-07-11T10:37:00Z">
        <w:r w:rsidRPr="00E77497">
          <w:t>Binding</w:t>
        </w:r>
      </w:ins>
      <w:ins w:id="18082" w:author="Allen Wirfs-Brock" w:date="2011-07-11T10:33:00Z">
        <w:r w:rsidRPr="00E77497">
          <w:t>Property</w:t>
        </w:r>
      </w:ins>
    </w:p>
    <w:p w14:paraId="517B6980" w14:textId="77777777" w:rsidR="00542957" w:rsidRPr="00E77497" w:rsidRDefault="00542957" w:rsidP="00542957">
      <w:pPr>
        <w:pStyle w:val="SyntaxRule"/>
        <w:rPr>
          <w:ins w:id="18083" w:author="Allen Wirfs-Brock" w:date="2011-07-11T10:33:00Z"/>
          <w:rFonts w:ascii="Arial" w:hAnsi="Arial"/>
        </w:rPr>
      </w:pPr>
      <w:ins w:id="18084" w:author="Allen Wirfs-Brock" w:date="2011-07-11T10:39:00Z">
        <w:r w:rsidRPr="00E77497">
          <w:t>Binding</w:t>
        </w:r>
      </w:ins>
      <w:ins w:id="18085" w:author="Allen Wirfs-Brock" w:date="2011-07-11T10:33:00Z">
        <w:r w:rsidRPr="00E77497">
          <w:t>ElementList</w:t>
        </w:r>
        <w:r w:rsidRPr="00E77497">
          <w:rPr>
            <w:rFonts w:ascii="Arial" w:hAnsi="Arial"/>
          </w:rPr>
          <w:t xml:space="preserve"> </w:t>
        </w:r>
        <w:r w:rsidRPr="00E77497">
          <w:rPr>
            <w:rFonts w:ascii="Arial" w:hAnsi="Arial"/>
            <w:b/>
            <w:i w:val="0"/>
          </w:rPr>
          <w:t>:</w:t>
        </w:r>
      </w:ins>
    </w:p>
    <w:p w14:paraId="068B2ED7" w14:textId="77777777" w:rsidR="00542957" w:rsidRPr="00E77497" w:rsidRDefault="00542957" w:rsidP="00542957">
      <w:pPr>
        <w:pStyle w:val="SyntaxDefinition"/>
        <w:rPr>
          <w:ins w:id="18086" w:author="Allen Wirfs-Brock" w:date="2011-07-11T10:33:00Z"/>
        </w:rPr>
      </w:pPr>
      <w:ins w:id="18087" w:author="Allen Wirfs-Brock" w:date="2011-07-11T10:33:00Z">
        <w:r w:rsidRPr="00E77497">
          <w:t>Elision</w:t>
        </w:r>
        <w:r w:rsidRPr="00E77497">
          <w:rPr>
            <w:rFonts w:ascii="Arial" w:hAnsi="Arial" w:cs="Arial"/>
            <w:i w:val="0"/>
            <w:vertAlign w:val="subscript"/>
          </w:rPr>
          <w:t>opt</w:t>
        </w:r>
        <w:r w:rsidRPr="00E77497">
          <w:t xml:space="preserve">  </w:t>
        </w:r>
      </w:ins>
      <w:ins w:id="18088" w:author="Allen Wirfs-Brock" w:date="2011-07-11T10:39:00Z">
        <w:r w:rsidRPr="00E77497">
          <w:t>Binding</w:t>
        </w:r>
      </w:ins>
      <w:ins w:id="18089" w:author="Allen Wirfs-Brock" w:date="2011-07-11T10:33:00Z">
        <w:r w:rsidRPr="00E77497">
          <w:t xml:space="preserve">Element </w:t>
        </w:r>
        <w:r w:rsidRPr="00E77497">
          <w:br/>
        </w:r>
      </w:ins>
      <w:ins w:id="18090" w:author="Allen Wirfs-Brock" w:date="2011-07-11T10:39:00Z">
        <w:r w:rsidRPr="00E77497">
          <w:t>Binding</w:t>
        </w:r>
      </w:ins>
      <w:ins w:id="18091" w:author="Allen Wirfs-Brock" w:date="2011-07-11T10:33:00Z">
        <w:r w:rsidRPr="00E77497">
          <w:t xml:space="preserve">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 xml:space="preserve">opt </w:t>
        </w:r>
        <w:r w:rsidRPr="00E77497">
          <w:t xml:space="preserve"> </w:t>
        </w:r>
      </w:ins>
      <w:ins w:id="18092" w:author="Allen Wirfs-Brock" w:date="2011-07-11T10:39:00Z">
        <w:r w:rsidRPr="00E77497">
          <w:t>Binding</w:t>
        </w:r>
      </w:ins>
      <w:ins w:id="18093" w:author="Allen Wirfs-Brock" w:date="2011-07-11T10:33:00Z">
        <w:r w:rsidRPr="00E77497">
          <w:t>Element</w:t>
        </w:r>
      </w:ins>
    </w:p>
    <w:p w14:paraId="2490B1B1" w14:textId="77777777" w:rsidR="00542957" w:rsidRPr="00E77497" w:rsidRDefault="00542957" w:rsidP="00542957">
      <w:pPr>
        <w:pStyle w:val="SyntaxRule"/>
        <w:rPr>
          <w:ins w:id="18094" w:author="Allen Wirfs-Brock" w:date="2011-07-11T10:33:00Z"/>
          <w:rFonts w:ascii="Arial" w:hAnsi="Arial"/>
        </w:rPr>
      </w:pPr>
      <w:ins w:id="18095" w:author="Allen Wirfs-Brock" w:date="2011-07-11T10:37:00Z">
        <w:r w:rsidRPr="00E77497">
          <w:t>Binding</w:t>
        </w:r>
      </w:ins>
      <w:ins w:id="18096" w:author="Allen Wirfs-Brock" w:date="2011-07-11T10:33:00Z">
        <w:r w:rsidRPr="00E77497">
          <w:t xml:space="preserve">Property </w:t>
        </w:r>
        <w:r w:rsidRPr="00E77497">
          <w:rPr>
            <w:rFonts w:ascii="Arial" w:hAnsi="Arial"/>
            <w:b/>
            <w:i w:val="0"/>
          </w:rPr>
          <w:t>:</w:t>
        </w:r>
      </w:ins>
    </w:p>
    <w:p w14:paraId="5DFDA6FF" w14:textId="77777777" w:rsidR="00542957" w:rsidRPr="00E77497" w:rsidRDefault="003F6A3C" w:rsidP="00542957">
      <w:pPr>
        <w:pStyle w:val="SyntaxDefinition"/>
        <w:rPr>
          <w:ins w:id="18097" w:author="Allen Wirfs-Brock" w:date="2011-07-11T10:33:00Z"/>
        </w:rPr>
      </w:pPr>
      <w:ins w:id="18098" w:author="Rev 3 Allen Wirfs-Brock" w:date="2011-09-01T13:46:00Z">
        <w:r w:rsidRPr="00E77497">
          <w:t>SingleNameBinding</w:t>
        </w:r>
      </w:ins>
      <w:ins w:id="18099" w:author="Allen Wirfs-Brock" w:date="2011-07-11T10:33:00Z">
        <w:del w:id="18100" w:author="Rev 3 Allen Wirfs-Brock" w:date="2011-09-01T13:46:00Z">
          <w:r w:rsidR="00542957" w:rsidRPr="00E77497" w:rsidDel="003F6A3C">
            <w:delText>Identifier</w:delText>
          </w:r>
        </w:del>
      </w:ins>
      <w:ins w:id="18101" w:author="Rev 3 Allen Wirfs-Brock" w:date="2011-08-31T10:49:00Z">
        <w:r w:rsidR="007F533A" w:rsidRPr="00E77497">
          <w:t xml:space="preserve"> </w:t>
        </w:r>
      </w:ins>
      <w:ins w:id="18102" w:author="Rev 3 Allen Wirfs-Brock" w:date="2011-08-31T11:50:00Z">
        <w:r w:rsidR="009A7A92" w:rsidRPr="00E77497">
          <w:rPr>
            <w:rFonts w:ascii="Arial" w:hAnsi="Arial" w:cs="Arial"/>
            <w:i w:val="0"/>
            <w:vertAlign w:val="subscript"/>
          </w:rPr>
          <w:br/>
        </w:r>
      </w:ins>
      <w:ins w:id="18103" w:author="Rev 4 Allen Wirfs-Brock" w:date="2011-10-04T14:36:00Z">
        <w:r w:rsidR="00A360B4" w:rsidRPr="00675B74" w:rsidDel="00A360B4">
          <w:t xml:space="preserve"> </w:t>
        </w:r>
      </w:ins>
      <w:ins w:id="18104" w:author="Rev 3 Allen Wirfs-Brock" w:date="2011-08-31T11:50:00Z">
        <w:del w:id="18105" w:author="Rev 4 Allen Wirfs-Brock" w:date="2011-10-04T14:36:00Z">
          <w:r w:rsidR="009A7A92" w:rsidRPr="00E77497" w:rsidDel="00A360B4">
            <w:delText>PropertyName</w:delText>
          </w:r>
          <w:r w:rsidR="009A7A92" w:rsidRPr="00E77497" w:rsidDel="00A360B4">
            <w:rPr>
              <w:rFonts w:ascii="Courier New" w:hAnsi="Courier New" w:cs="Courier New"/>
              <w:b/>
              <w:i w:val="0"/>
            </w:rPr>
            <w:delText xml:space="preserve"> : </w:delText>
          </w:r>
        </w:del>
      </w:ins>
      <w:ins w:id="18106" w:author="Rev 3 Allen Wirfs-Brock" w:date="2011-09-01T13:46:00Z">
        <w:del w:id="18107" w:author="Rev 4 Allen Wirfs-Brock" w:date="2011-10-04T14:36:00Z">
          <w:r w:rsidRPr="00E77497" w:rsidDel="00A360B4">
            <w:delText>SingleNameBinding</w:delText>
          </w:r>
        </w:del>
      </w:ins>
      <w:ins w:id="18108" w:author="Allen Wirfs-Brock" w:date="2011-07-11T10:33:00Z">
        <w:del w:id="18109" w:author="Rev 4 Allen Wirfs-Brock" w:date="2011-10-04T14:36:00Z">
          <w:r w:rsidR="00542957" w:rsidRPr="00E77497" w:rsidDel="00A360B4">
            <w:br/>
          </w:r>
        </w:del>
      </w:ins>
      <w:ins w:id="18110" w:author="Rev 4 Allen Wirfs-Brock" w:date="2011-10-04T14:36:00Z">
        <w:r w:rsidR="00A360B4" w:rsidRPr="00E77497">
          <w:t>PropertyName</w:t>
        </w:r>
        <w:r w:rsidR="00A360B4" w:rsidRPr="00E77497">
          <w:rPr>
            <w:rFonts w:ascii="Courier New" w:hAnsi="Courier New" w:cs="Courier New"/>
            <w:b/>
            <w:i w:val="0"/>
          </w:rPr>
          <w:t xml:space="preserve"> : </w:t>
        </w:r>
        <w:r w:rsidR="00A360B4" w:rsidRPr="00E77497">
          <w:t>BindingElement</w:t>
        </w:r>
      </w:ins>
      <w:ins w:id="18111" w:author="Allen Wirfs-Brock" w:date="2011-07-11T10:33:00Z">
        <w:del w:id="18112" w:author="Rev 4 Allen Wirfs-Brock" w:date="2011-10-04T14:36:00Z">
          <w:r w:rsidR="00542957" w:rsidRPr="00E77497" w:rsidDel="00A360B4">
            <w:delText>PropertyName</w:delText>
          </w:r>
          <w:r w:rsidR="00542957" w:rsidRPr="00E77497" w:rsidDel="00A360B4">
            <w:rPr>
              <w:rFonts w:ascii="Courier New" w:hAnsi="Courier New" w:cs="Courier New"/>
              <w:b/>
              <w:i w:val="0"/>
            </w:rPr>
            <w:delText xml:space="preserve"> : </w:delText>
          </w:r>
        </w:del>
      </w:ins>
      <w:ins w:id="18113" w:author="Allen Wirfs-Brock" w:date="2011-07-11T10:43:00Z">
        <w:del w:id="18114" w:author="Rev 4 Allen Wirfs-Brock" w:date="2011-10-04T14:36:00Z">
          <w:r w:rsidR="00950128" w:rsidRPr="00E77497" w:rsidDel="00A360B4">
            <w:delText>Binding</w:delText>
          </w:r>
        </w:del>
      </w:ins>
      <w:ins w:id="18115" w:author="Allen Wirfs-Brock" w:date="2011-07-11T15:40:00Z">
        <w:del w:id="18116" w:author="Rev 4 Allen Wirfs-Brock" w:date="2011-10-04T14:36:00Z">
          <w:r w:rsidR="00AA404C" w:rsidRPr="00E77497" w:rsidDel="00A360B4">
            <w:delText>Pattern</w:delText>
          </w:r>
        </w:del>
      </w:ins>
      <w:ins w:id="18117" w:author="Rev 3 Allen Wirfs-Brock" w:date="2011-08-31T10:49:00Z">
        <w:del w:id="18118" w:author="Rev 4 Allen Wirfs-Brock" w:date="2011-10-04T14:36:00Z">
          <w:r w:rsidR="007F533A" w:rsidRPr="00E77497" w:rsidDel="00A360B4">
            <w:delText xml:space="preserve"> Initialiser</w:delText>
          </w:r>
          <w:r w:rsidR="007F533A" w:rsidRPr="00E77497" w:rsidDel="00A360B4">
            <w:rPr>
              <w:rFonts w:ascii="Arial" w:hAnsi="Arial" w:cs="Arial"/>
              <w:i w:val="0"/>
              <w:vertAlign w:val="subscript"/>
            </w:rPr>
            <w:delText>opt</w:delText>
          </w:r>
        </w:del>
      </w:ins>
    </w:p>
    <w:p w14:paraId="66FC5A5A" w14:textId="77777777" w:rsidR="00542957" w:rsidRPr="00E77497" w:rsidRDefault="00542957" w:rsidP="00542957">
      <w:pPr>
        <w:pStyle w:val="SyntaxRule"/>
        <w:rPr>
          <w:ins w:id="18119" w:author="Allen Wirfs-Brock" w:date="2011-07-11T10:33:00Z"/>
          <w:rFonts w:ascii="Arial" w:hAnsi="Arial"/>
        </w:rPr>
      </w:pPr>
      <w:ins w:id="18120" w:author="Allen Wirfs-Brock" w:date="2011-07-11T10:39:00Z">
        <w:r w:rsidRPr="00E77497">
          <w:t>Binding</w:t>
        </w:r>
      </w:ins>
      <w:ins w:id="18121" w:author="Allen Wirfs-Brock" w:date="2011-07-11T10:33:00Z">
        <w:r w:rsidRPr="00E77497">
          <w:t xml:space="preserve">Element </w:t>
        </w:r>
        <w:r w:rsidRPr="00E77497">
          <w:rPr>
            <w:rFonts w:ascii="Arial" w:hAnsi="Arial"/>
            <w:b/>
            <w:i w:val="0"/>
          </w:rPr>
          <w:t>:</w:t>
        </w:r>
      </w:ins>
    </w:p>
    <w:p w14:paraId="7A23271A" w14:textId="77777777" w:rsidR="00542957" w:rsidRPr="00E77497" w:rsidRDefault="003F6A3C" w:rsidP="00542957">
      <w:pPr>
        <w:pStyle w:val="SyntaxDefinition"/>
        <w:rPr>
          <w:ins w:id="18122" w:author="Allen Wirfs-Brock" w:date="2011-07-11T10:33:00Z"/>
        </w:rPr>
      </w:pPr>
      <w:ins w:id="18123" w:author="Rev 3 Allen Wirfs-Brock" w:date="2011-09-01T13:46:00Z">
        <w:r w:rsidRPr="00E77497">
          <w:t>SingleNameBinding</w:t>
        </w:r>
      </w:ins>
      <w:ins w:id="18124" w:author="Rev 3 Allen Wirfs-Brock" w:date="2011-08-31T12:14:00Z">
        <w:r w:rsidR="00670A44" w:rsidRPr="00E77497">
          <w:br/>
        </w:r>
      </w:ins>
      <w:ins w:id="18125" w:author="Allen Wirfs-Brock" w:date="2011-07-11T10:33:00Z">
        <w:del w:id="18126" w:author="Rev 3 Allen Wirfs-Brock" w:date="2011-08-31T10:40:00Z">
          <w:r w:rsidR="00542957" w:rsidRPr="00E77497" w:rsidDel="001748F3">
            <w:rPr>
              <w:rFonts w:ascii="Arial" w:hAnsi="Arial" w:cs="Arial"/>
              <w:i w:val="0"/>
              <w:sz w:val="16"/>
              <w:szCs w:val="16"/>
            </w:rPr>
            <w:delText xml:space="preserve"> </w:delText>
          </w:r>
        </w:del>
      </w:ins>
      <w:ins w:id="18127" w:author="Allen Wirfs-Brock" w:date="2011-07-11T10:44:00Z">
        <w:del w:id="18128" w:author="Rev 3 Allen Wirfs-Brock" w:date="2011-08-31T10:40:00Z">
          <w:r w:rsidR="00950128" w:rsidRPr="00E77497" w:rsidDel="001748F3">
            <w:delText>Identifier</w:delText>
          </w:r>
        </w:del>
      </w:ins>
      <w:ins w:id="18129" w:author="Allen Wirfs-Brock" w:date="2011-07-11T10:43:00Z">
        <w:del w:id="18130" w:author="Rev 3 Allen Wirfs-Brock" w:date="2011-08-31T10:40:00Z">
          <w:r w:rsidR="00950128" w:rsidRPr="00E77497" w:rsidDel="001748F3">
            <w:br/>
          </w:r>
        </w:del>
      </w:ins>
      <w:ins w:id="18131" w:author="Allen Wirfs-Brock" w:date="2011-07-11T10:44:00Z">
        <w:r w:rsidR="00950128" w:rsidRPr="00E77497">
          <w:t>BindingPattern</w:t>
        </w:r>
      </w:ins>
      <w:ins w:id="18132" w:author="Rev 3 Allen Wirfs-Brock" w:date="2011-08-31T10:49:00Z">
        <w:r w:rsidR="007F533A" w:rsidRPr="00E77497">
          <w:t xml:space="preserve"> Initialiser</w:t>
        </w:r>
        <w:r w:rsidR="007F533A" w:rsidRPr="00E77497">
          <w:rPr>
            <w:rFonts w:ascii="Arial" w:hAnsi="Arial" w:cs="Arial"/>
            <w:i w:val="0"/>
            <w:vertAlign w:val="subscript"/>
          </w:rPr>
          <w:t>opt</w:t>
        </w:r>
      </w:ins>
    </w:p>
    <w:p w14:paraId="31A00CAD" w14:textId="77777777" w:rsidR="00670A44" w:rsidRPr="00E77497" w:rsidRDefault="003F6A3C" w:rsidP="00670A44">
      <w:pPr>
        <w:pStyle w:val="SyntaxRule"/>
        <w:rPr>
          <w:ins w:id="18133" w:author="Rev 3 Allen Wirfs-Brock" w:date="2011-08-31T12:06:00Z"/>
          <w:rFonts w:ascii="Arial" w:hAnsi="Arial"/>
        </w:rPr>
      </w:pPr>
      <w:ins w:id="18134" w:author="Rev 3 Allen Wirfs-Brock" w:date="2011-09-01T13:45:00Z">
        <w:r w:rsidRPr="00E77497">
          <w:t>SingleNameBinding</w:t>
        </w:r>
      </w:ins>
      <w:ins w:id="18135" w:author="Rev 3 Allen Wirfs-Brock" w:date="2011-08-31T12:12:00Z">
        <w:r w:rsidR="00670A44" w:rsidRPr="00E77497">
          <w:t xml:space="preserve"> </w:t>
        </w:r>
      </w:ins>
      <w:ins w:id="18136" w:author="Rev 3 Allen Wirfs-Brock" w:date="2011-08-31T12:06:00Z">
        <w:r w:rsidR="00670A44" w:rsidRPr="00E77497">
          <w:t xml:space="preserve"> </w:t>
        </w:r>
        <w:r w:rsidR="00670A44" w:rsidRPr="00E77497">
          <w:rPr>
            <w:rFonts w:ascii="Arial" w:hAnsi="Arial"/>
            <w:b/>
            <w:i w:val="0"/>
          </w:rPr>
          <w:t>:</w:t>
        </w:r>
      </w:ins>
    </w:p>
    <w:p w14:paraId="641328FB" w14:textId="77777777" w:rsidR="00670A44" w:rsidRPr="00E77497" w:rsidRDefault="00D42EB6" w:rsidP="00670A44">
      <w:pPr>
        <w:pStyle w:val="SyntaxDefinition"/>
        <w:rPr>
          <w:ins w:id="18137" w:author="Rev 3 Allen Wirfs-Brock" w:date="2011-08-31T12:07:00Z"/>
        </w:rPr>
      </w:pPr>
      <w:ins w:id="18138" w:author="Rev 3 Allen Wirfs-Brock" w:date="2011-09-22T16:55:00Z">
        <w:r w:rsidRPr="00E77497">
          <w:t>Binding</w:t>
        </w:r>
      </w:ins>
      <w:ins w:id="18139" w:author="Rev 3 Allen Wirfs-Brock" w:date="2011-08-31T12:06:00Z">
        <w:r w:rsidR="00670A44" w:rsidRPr="00E77497">
          <w:t>Identifier Initialiser</w:t>
        </w:r>
        <w:r w:rsidR="00670A44" w:rsidRPr="00E77497">
          <w:rPr>
            <w:rFonts w:ascii="Arial" w:hAnsi="Arial" w:cs="Arial"/>
            <w:i w:val="0"/>
            <w:vertAlign w:val="subscript"/>
          </w:rPr>
          <w:t>opt</w:t>
        </w:r>
      </w:ins>
    </w:p>
    <w:p w14:paraId="4E1800BF" w14:textId="77777777" w:rsidR="00542957" w:rsidRPr="00E77497" w:rsidRDefault="00542957" w:rsidP="00670A44">
      <w:pPr>
        <w:pStyle w:val="SyntaxRule"/>
        <w:rPr>
          <w:ins w:id="18140" w:author="Allen Wirfs-Brock" w:date="2011-07-11T10:33:00Z"/>
          <w:rFonts w:ascii="Arial" w:hAnsi="Arial"/>
        </w:rPr>
      </w:pPr>
      <w:ins w:id="18141" w:author="Allen Wirfs-Brock" w:date="2011-07-11T10:39:00Z">
        <w:r w:rsidRPr="00E77497">
          <w:t>Binding</w:t>
        </w:r>
      </w:ins>
      <w:ins w:id="18142" w:author="Allen Wirfs-Brock" w:date="2011-07-11T10:33:00Z">
        <w:r w:rsidRPr="00E77497">
          <w:t xml:space="preserve">RestElement </w:t>
        </w:r>
        <w:r w:rsidRPr="00E77497">
          <w:rPr>
            <w:rFonts w:ascii="Arial" w:hAnsi="Arial"/>
            <w:b/>
            <w:i w:val="0"/>
          </w:rPr>
          <w:t>:</w:t>
        </w:r>
      </w:ins>
    </w:p>
    <w:p w14:paraId="09E177E1" w14:textId="77777777" w:rsidR="00542957" w:rsidRPr="00E77497" w:rsidRDefault="00542957" w:rsidP="00542957">
      <w:pPr>
        <w:pStyle w:val="SyntaxDefinition"/>
        <w:rPr>
          <w:ins w:id="18143" w:author="Allen Wirfs-Brock" w:date="2011-07-11T10:33:00Z"/>
        </w:rPr>
      </w:pPr>
      <w:ins w:id="18144" w:author="Allen Wirfs-Brock" w:date="2011-07-11T10:33:00Z">
        <w:r w:rsidRPr="00E77497">
          <w:rPr>
            <w:rFonts w:ascii="Arial" w:hAnsi="Arial" w:cs="Arial"/>
            <w:i w:val="0"/>
            <w:sz w:val="16"/>
            <w:szCs w:val="16"/>
          </w:rPr>
          <w:t xml:space="preserve"> </w:t>
        </w:r>
        <w:r w:rsidRPr="00E77497">
          <w:rPr>
            <w:rFonts w:ascii="Courier New" w:hAnsi="Courier New" w:cs="Courier New"/>
            <w:b/>
            <w:i w:val="0"/>
          </w:rPr>
          <w:t>…</w:t>
        </w:r>
        <w:r w:rsidRPr="00E77497">
          <w:rPr>
            <w:rFonts w:ascii="Arial" w:hAnsi="Arial" w:cs="Arial"/>
            <w:i w:val="0"/>
            <w:sz w:val="16"/>
            <w:szCs w:val="16"/>
          </w:rPr>
          <w:t xml:space="preserve"> </w:t>
        </w:r>
      </w:ins>
      <w:ins w:id="18145" w:author="Rev 3 Allen Wirfs-Brock" w:date="2011-09-01T13:47:00Z">
        <w:r w:rsidR="003F6A3C" w:rsidRPr="00E77497">
          <w:t xml:space="preserve">BindingIdentifier  </w:t>
        </w:r>
      </w:ins>
      <w:ins w:id="18146" w:author="Allen Wirfs-Brock" w:date="2011-07-11T10:43:00Z">
        <w:del w:id="18147" w:author="Rev 3 Allen Wirfs-Brock" w:date="2011-09-01T13:47:00Z">
          <w:r w:rsidR="00950128" w:rsidRPr="00E77497" w:rsidDel="003F6A3C">
            <w:delText>Identifier</w:delText>
          </w:r>
        </w:del>
      </w:ins>
    </w:p>
    <w:p w14:paraId="29C0BA12" w14:textId="77777777" w:rsidR="000D4CC8" w:rsidRPr="00E77497" w:rsidRDefault="000D4CC8" w:rsidP="000D4CC8">
      <w:pPr>
        <w:pStyle w:val="40"/>
        <w:numPr>
          <w:ilvl w:val="0"/>
          <w:numId w:val="0"/>
        </w:numPr>
        <w:rPr>
          <w:ins w:id="18148" w:author="Rev 4 Allen Wirfs-Brock" w:date="2011-10-15T17:53:00Z"/>
        </w:rPr>
      </w:pPr>
      <w:ins w:id="18149" w:author="Rev 4 Allen Wirfs-Brock" w:date="2011-10-15T17:53:00Z">
        <w:r w:rsidRPr="00E77497">
          <w:t>Static Semantics</w:t>
        </w:r>
      </w:ins>
    </w:p>
    <w:p w14:paraId="61AF1B61" w14:textId="77777777" w:rsidR="002F6D6F" w:rsidRPr="00E77497" w:rsidRDefault="002F6D6F" w:rsidP="002F6D6F">
      <w:pPr>
        <w:rPr>
          <w:ins w:id="18150" w:author="Rev 6 Allen Wirfs-Brock" w:date="2012-02-01T13:28:00Z"/>
          <w:rFonts w:ascii="Helvetica" w:hAnsi="Helvetica"/>
          <w:b/>
        </w:rPr>
      </w:pPr>
      <w:ins w:id="18151" w:author="Rev 6 Allen Wirfs-Brock" w:date="2012-02-01T13:28:00Z">
        <w:r w:rsidRPr="00E77497">
          <w:rPr>
            <w:rFonts w:ascii="Helvetica" w:hAnsi="Helvetica"/>
            <w:b/>
          </w:rPr>
          <w:t>Static Semantics:  Early Errors</w:t>
        </w:r>
      </w:ins>
    </w:p>
    <w:p w14:paraId="15BA4616" w14:textId="77777777" w:rsidR="002F6D6F" w:rsidRPr="00E77497" w:rsidRDefault="002F6D6F" w:rsidP="002F6D6F">
      <w:pPr>
        <w:rPr>
          <w:ins w:id="18152" w:author="Rev 6 Allen Wirfs-Brock" w:date="2012-02-01T13:28:00Z"/>
        </w:rPr>
      </w:pPr>
      <w:ins w:id="18153" w:author="Rev 6 Allen Wirfs-Brock" w:date="2012-02-01T13:28:00Z">
        <w:r w:rsidRPr="00E77497">
          <w:rPr>
            <w:rStyle w:val="bnf"/>
          </w:rPr>
          <w:t xml:space="preserve">BindingPattern  </w:t>
        </w:r>
        <w:r w:rsidRPr="00E77497">
          <w:rPr>
            <w:b/>
          </w:rPr>
          <w:t>:</w:t>
        </w:r>
        <w:r w:rsidRPr="00E77497">
          <w:t xml:space="preserve"> </w:t>
        </w:r>
        <w:r w:rsidRPr="00E77497">
          <w:rPr>
            <w:rStyle w:val="bnf"/>
          </w:rPr>
          <w:t>ObjectBindingPattern</w:t>
        </w:r>
      </w:ins>
    </w:p>
    <w:p w14:paraId="261F7869" w14:textId="77777777" w:rsidR="002F6D6F" w:rsidRPr="00E77497" w:rsidRDefault="002F6D6F" w:rsidP="00D5580A">
      <w:pPr>
        <w:numPr>
          <w:ilvl w:val="0"/>
          <w:numId w:val="737"/>
        </w:numPr>
        <w:rPr>
          <w:ins w:id="18154" w:author="Rev 6 Allen Wirfs-Brock" w:date="2012-02-01T13:28:00Z"/>
        </w:rPr>
      </w:pPr>
      <w:ins w:id="18155" w:author="Rev 6 Allen Wirfs-Brock" w:date="2012-02-01T13:28:00Z">
        <w:r w:rsidRPr="00E77497">
          <w:t>It is a Syntax Error if the</w:t>
        </w:r>
      </w:ins>
      <w:ins w:id="18156" w:author="Rev 6 Allen Wirfs-Brock" w:date="2012-02-01T13:29:00Z">
        <w:r>
          <w:t xml:space="preserve"> </w:t>
        </w:r>
        <w:del w:id="18157" w:author="Rev 9 Allen Wirfs-Brock" w:date="2012-07-07T16:25:00Z">
          <w:r w:rsidDel="00201325">
            <w:delText>Bound Names</w:delText>
          </w:r>
        </w:del>
      </w:ins>
      <w:ins w:id="18158" w:author="Rev 9 Allen Wirfs-Brock" w:date="2012-07-07T16:25:00Z">
        <w:r w:rsidR="00201325">
          <w:t>BoundNames</w:t>
        </w:r>
      </w:ins>
      <w:ins w:id="18159" w:author="Rev 6 Allen Wirfs-Brock" w:date="2012-02-01T13:29:00Z">
        <w:r>
          <w:t xml:space="preserve"> of </w:t>
        </w:r>
      </w:ins>
      <w:ins w:id="18160" w:author="Rev 6 Allen Wirfs-Brock" w:date="2012-02-01T13:28:00Z">
        <w:r w:rsidRPr="00E77497">
          <w:t xml:space="preserve"> </w:t>
        </w:r>
      </w:ins>
      <w:ins w:id="18161" w:author="Rev 6 Allen Wirfs-Brock" w:date="2012-02-01T13:29:00Z">
        <w:r w:rsidRPr="00E77497">
          <w:rPr>
            <w:rStyle w:val="bnf"/>
          </w:rPr>
          <w:t>ObjectBindingPattern</w:t>
        </w:r>
        <w:r w:rsidRPr="00E77497">
          <w:t xml:space="preserve"> </w:t>
        </w:r>
      </w:ins>
      <w:ins w:id="18162" w:author="Rev 6 Allen Wirfs-Brock" w:date="2012-02-01T13:31:00Z">
        <w:r>
          <w:t>contains the string</w:t>
        </w:r>
      </w:ins>
      <w:ins w:id="18163" w:author="Rev 6 Allen Wirfs-Brock" w:date="2012-02-01T13:28:00Z">
        <w:r w:rsidRPr="00E77497">
          <w:t xml:space="preserve"> </w:t>
        </w:r>
      </w:ins>
      <w:ins w:id="18164" w:author="Rev 6 Allen Wirfs-Brock" w:date="2012-02-01T13:32:00Z">
        <w:r>
          <w:t>“</w:t>
        </w:r>
      </w:ins>
      <w:ins w:id="18165" w:author="Rev 6 Allen Wirfs-Brock" w:date="2012-02-01T13:28:00Z">
        <w:r w:rsidRPr="00E77497">
          <w:rPr>
            <w:rFonts w:ascii="Courier New" w:hAnsi="Courier New" w:cs="Courier New"/>
            <w:b/>
          </w:rPr>
          <w:t>eval</w:t>
        </w:r>
      </w:ins>
      <w:ins w:id="18166" w:author="Rev 6 Allen Wirfs-Brock" w:date="2012-02-01T13:32:00Z">
        <w:r w:rsidRPr="0027695A">
          <w:rPr>
            <w:rFonts w:cs="Arial"/>
          </w:rPr>
          <w:t>”</w:t>
        </w:r>
      </w:ins>
      <w:ins w:id="18167" w:author="Rev 6 Allen Wirfs-Brock" w:date="2012-02-01T13:28:00Z">
        <w:r w:rsidRPr="00E77497">
          <w:t xml:space="preserve"> or </w:t>
        </w:r>
      </w:ins>
      <w:ins w:id="18168" w:author="Rev 6 Allen Wirfs-Brock" w:date="2012-02-01T13:32:00Z">
        <w:r>
          <w:t>the string “</w:t>
        </w:r>
      </w:ins>
      <w:ins w:id="18169" w:author="Rev 6 Allen Wirfs-Brock" w:date="2012-02-01T13:28:00Z">
        <w:r w:rsidRPr="00E77497">
          <w:rPr>
            <w:rFonts w:ascii="Courier New" w:hAnsi="Courier New" w:cs="Courier New"/>
            <w:b/>
          </w:rPr>
          <w:t>arguments</w:t>
        </w:r>
      </w:ins>
      <w:ins w:id="18170" w:author="Rev 6 Allen Wirfs-Brock" w:date="2012-02-01T13:33:00Z">
        <w:r w:rsidRPr="009E12F1">
          <w:rPr>
            <w:rFonts w:cs="Arial"/>
          </w:rPr>
          <w:t>”</w:t>
        </w:r>
      </w:ins>
      <w:ins w:id="18171" w:author="Rev 6 Allen Wirfs-Brock" w:date="2012-02-01T13:28:00Z">
        <w:r w:rsidRPr="00E77497">
          <w:t>.</w:t>
        </w:r>
      </w:ins>
    </w:p>
    <w:p w14:paraId="205B1363" w14:textId="77777777" w:rsidR="002F6D6F" w:rsidRPr="00E77497" w:rsidRDefault="002F6D6F" w:rsidP="002F6D6F">
      <w:pPr>
        <w:rPr>
          <w:ins w:id="18172" w:author="Rev 6 Allen Wirfs-Brock" w:date="2012-02-01T13:33:00Z"/>
        </w:rPr>
      </w:pPr>
      <w:ins w:id="18173" w:author="Rev 6 Allen Wirfs-Brock" w:date="2012-02-01T13:33:00Z">
        <w:r w:rsidRPr="00E77497">
          <w:rPr>
            <w:rStyle w:val="bnf"/>
          </w:rPr>
          <w:t xml:space="preserve">BindingPattern  </w:t>
        </w:r>
        <w:r w:rsidRPr="00E77497">
          <w:rPr>
            <w:b/>
          </w:rPr>
          <w:t>:</w:t>
        </w:r>
        <w:r w:rsidRPr="00E77497">
          <w:t xml:space="preserve"> </w:t>
        </w:r>
        <w:r w:rsidRPr="00E77497">
          <w:rPr>
            <w:rStyle w:val="bnf"/>
          </w:rPr>
          <w:t>ObjectBindingPattern</w:t>
        </w:r>
      </w:ins>
    </w:p>
    <w:p w14:paraId="61037C21" w14:textId="77777777" w:rsidR="002F6D6F" w:rsidRPr="00E77497" w:rsidRDefault="002F6D6F" w:rsidP="00D5580A">
      <w:pPr>
        <w:numPr>
          <w:ilvl w:val="0"/>
          <w:numId w:val="737"/>
        </w:numPr>
        <w:rPr>
          <w:ins w:id="18174" w:author="Rev 6 Allen Wirfs-Brock" w:date="2012-02-01T13:33:00Z"/>
        </w:rPr>
      </w:pPr>
      <w:ins w:id="18175" w:author="Rev 6 Allen Wirfs-Brock" w:date="2012-02-01T13:33:00Z">
        <w:r w:rsidRPr="00E77497">
          <w:t>It is a Syntax Error if the</w:t>
        </w:r>
        <w:r>
          <w:t xml:space="preserve"> </w:t>
        </w:r>
        <w:del w:id="18176" w:author="Rev 9 Allen Wirfs-Brock" w:date="2012-07-07T16:25:00Z">
          <w:r w:rsidDel="00201325">
            <w:delText>Bound Names</w:delText>
          </w:r>
        </w:del>
      </w:ins>
      <w:ins w:id="18177" w:author="Rev 9 Allen Wirfs-Brock" w:date="2012-07-07T16:25:00Z">
        <w:r w:rsidR="00201325">
          <w:t>BoundNames</w:t>
        </w:r>
      </w:ins>
      <w:ins w:id="18178" w:author="Rev 6 Allen Wirfs-Brock" w:date="2012-02-01T13:33:00Z">
        <w:r>
          <w:t xml:space="preserve"> of </w:t>
        </w:r>
        <w:r w:rsidRPr="00E77497">
          <w:t xml:space="preserve"> </w:t>
        </w:r>
        <w:r w:rsidRPr="00E77497">
          <w:rPr>
            <w:rStyle w:val="bnf"/>
          </w:rPr>
          <w:t>ArrayBindingPattern</w:t>
        </w:r>
        <w:r w:rsidRPr="00E77497">
          <w:t xml:space="preserve"> </w:t>
        </w:r>
        <w:r>
          <w:t>contains the string</w:t>
        </w:r>
        <w:r w:rsidRPr="00E77497">
          <w:t xml:space="preserve"> </w:t>
        </w:r>
        <w:r>
          <w:t>“</w:t>
        </w:r>
        <w:r w:rsidRPr="00E77497">
          <w:rPr>
            <w:rFonts w:ascii="Courier New" w:hAnsi="Courier New" w:cs="Courier New"/>
            <w:b/>
          </w:rPr>
          <w:t>eval</w:t>
        </w:r>
        <w:r w:rsidRPr="009E12F1">
          <w:rPr>
            <w:rFonts w:cs="Arial"/>
          </w:rPr>
          <w:t>”</w:t>
        </w:r>
        <w:r w:rsidRPr="00E77497">
          <w:t xml:space="preserve"> or </w:t>
        </w:r>
        <w:r>
          <w:t>the string “</w:t>
        </w:r>
        <w:r w:rsidRPr="00E77497">
          <w:rPr>
            <w:rFonts w:ascii="Courier New" w:hAnsi="Courier New" w:cs="Courier New"/>
            <w:b/>
          </w:rPr>
          <w:t>arguments</w:t>
        </w:r>
        <w:r w:rsidRPr="009E12F1">
          <w:rPr>
            <w:rFonts w:cs="Arial"/>
          </w:rPr>
          <w:t>”</w:t>
        </w:r>
        <w:r w:rsidRPr="00E77497">
          <w:t>.</w:t>
        </w:r>
      </w:ins>
    </w:p>
    <w:p w14:paraId="5DBDDC8C" w14:textId="77777777" w:rsidR="000D4CC8" w:rsidRPr="00E77497" w:rsidRDefault="000D4CC8" w:rsidP="000D4CC8">
      <w:pPr>
        <w:rPr>
          <w:ins w:id="18179" w:author="Rev 4 Allen Wirfs-Brock" w:date="2011-10-15T17:53:00Z"/>
          <w:rFonts w:ascii="Helvetica" w:hAnsi="Helvetica"/>
          <w:b/>
        </w:rPr>
      </w:pPr>
      <w:ins w:id="18180" w:author="Rev 4 Allen Wirfs-Brock" w:date="2011-10-15T17:53:00Z">
        <w:r w:rsidRPr="00E77497">
          <w:rPr>
            <w:rFonts w:ascii="Helvetica" w:hAnsi="Helvetica"/>
            <w:b/>
          </w:rPr>
          <w:t xml:space="preserve">Static Semantics:  </w:t>
        </w:r>
        <w:del w:id="18181" w:author="Rev 9 Allen Wirfs-Brock" w:date="2012-07-07T16:25:00Z">
          <w:r w:rsidRPr="00E77497" w:rsidDel="00201325">
            <w:rPr>
              <w:rFonts w:ascii="Helvetica" w:hAnsi="Helvetica"/>
              <w:b/>
              <w:lang w:eastAsia="en-US"/>
            </w:rPr>
            <w:delText>Bound</w:delText>
          </w:r>
        </w:del>
      </w:ins>
      <w:ins w:id="18182" w:author="Rev 6 Allen Wirfs-Brock" w:date="2012-02-01T13:29:00Z">
        <w:del w:id="18183" w:author="Rev 9 Allen Wirfs-Brock" w:date="2012-07-07T16:25:00Z">
          <w:r w:rsidR="002F6D6F" w:rsidDel="00201325">
            <w:rPr>
              <w:rFonts w:ascii="Helvetica" w:hAnsi="Helvetica"/>
              <w:b/>
              <w:lang w:eastAsia="en-US"/>
            </w:rPr>
            <w:delText xml:space="preserve"> </w:delText>
          </w:r>
        </w:del>
      </w:ins>
      <w:ins w:id="18184" w:author="Rev 4 Allen Wirfs-Brock" w:date="2011-10-15T17:53:00Z">
        <w:del w:id="18185" w:author="Rev 9 Allen Wirfs-Brock" w:date="2012-07-07T16:25:00Z">
          <w:r w:rsidRPr="00E77497" w:rsidDel="00201325">
            <w:rPr>
              <w:rFonts w:ascii="Helvetica" w:hAnsi="Helvetica"/>
              <w:b/>
              <w:lang w:eastAsia="en-US"/>
            </w:rPr>
            <w:delText>Names</w:delText>
          </w:r>
        </w:del>
      </w:ins>
      <w:ins w:id="18186" w:author="Rev 9 Allen Wirfs-Brock" w:date="2012-07-07T16:25:00Z">
        <w:r w:rsidR="00201325">
          <w:rPr>
            <w:rFonts w:ascii="Helvetica" w:hAnsi="Helvetica"/>
            <w:b/>
            <w:lang w:eastAsia="en-US"/>
          </w:rPr>
          <w:t>BoundNames</w:t>
        </w:r>
      </w:ins>
    </w:p>
    <w:p w14:paraId="57C2C98A" w14:textId="77777777" w:rsidR="0058214B" w:rsidRPr="00E77497" w:rsidDel="000D4CC8" w:rsidRDefault="0058214B" w:rsidP="009570BE">
      <w:pPr>
        <w:pStyle w:val="Syntax"/>
        <w:rPr>
          <w:ins w:id="18187" w:author="Rev 3 Allen Wirfs-Brock" w:date="2011-08-31T16:09:00Z"/>
          <w:del w:id="18188" w:author="Rev 4 Allen Wirfs-Brock" w:date="2011-10-15T17:53:00Z"/>
        </w:rPr>
      </w:pPr>
      <w:ins w:id="18189" w:author="Rev 3 Allen Wirfs-Brock" w:date="2011-08-31T16:13:00Z">
        <w:del w:id="18190" w:author="Rev 4 Allen Wirfs-Brock" w:date="2011-10-15T17:53:00Z">
          <w:r w:rsidRPr="00E77497" w:rsidDel="000D4CC8">
            <w:delText>Semantics</w:delText>
          </w:r>
        </w:del>
      </w:ins>
    </w:p>
    <w:p w14:paraId="66BA9570" w14:textId="77777777" w:rsidR="004C02EF" w:rsidRPr="00E77497" w:rsidDel="0058214B" w:rsidRDefault="004C02EF" w:rsidP="004C02EF">
      <w:pPr>
        <w:rPr>
          <w:del w:id="18191" w:author="Rev 3 Allen Wirfs-Brock" w:date="2011-08-31T16:12:00Z"/>
        </w:rPr>
      </w:pPr>
      <w:del w:id="18192" w:author="Rev 3 Allen Wirfs-Brock" w:date="2011-08-31T16:12:00Z">
        <w:r w:rsidRPr="00E77497" w:rsidDel="0058214B">
          <w:delText xml:space="preserve">A variable statement declares variables that are created as defined in 10.5. Variables are initialised to </w:delText>
        </w:r>
        <w:r w:rsidRPr="00E77497" w:rsidDel="0058214B">
          <w:rPr>
            <w:b/>
          </w:rPr>
          <w:delText>undefined</w:delText>
        </w:r>
        <w:r w:rsidRPr="00E77497" w:rsidDel="0058214B">
          <w:delText xml:space="preserve"> when created. A variable with an </w:delText>
        </w:r>
        <w:r w:rsidRPr="00E77497" w:rsidDel="0058214B">
          <w:rPr>
            <w:rFonts w:ascii="Times New Roman" w:hAnsi="Times New Roman"/>
            <w:i/>
          </w:rPr>
          <w:delText>Initialiser</w:delText>
        </w:r>
        <w:r w:rsidRPr="00E77497" w:rsidDel="0058214B">
          <w:delText xml:space="preserve"> is assigned the value of its </w:delText>
        </w:r>
        <w:r w:rsidRPr="00E77497" w:rsidDel="0058214B">
          <w:rPr>
            <w:rFonts w:ascii="Times New Roman" w:hAnsi="Times New Roman"/>
            <w:i/>
          </w:rPr>
          <w:delText>AssignmentExpression</w:delText>
        </w:r>
        <w:r w:rsidRPr="00E77497" w:rsidDel="0058214B">
          <w:delText xml:space="preserve"> when the </w:delText>
        </w:r>
        <w:r w:rsidRPr="00E77497" w:rsidDel="0058214B">
          <w:rPr>
            <w:rFonts w:ascii="Times New Roman" w:hAnsi="Times New Roman"/>
            <w:i/>
          </w:rPr>
          <w:delText>VariableStatement</w:delText>
        </w:r>
        <w:r w:rsidRPr="00E77497" w:rsidDel="0058214B">
          <w:delText xml:space="preserve"> is executed, not when the variable is created.</w:delText>
        </w:r>
      </w:del>
    </w:p>
    <w:p w14:paraId="1F03CF84" w14:textId="77777777" w:rsidR="004C02EF" w:rsidRPr="00E77497" w:rsidDel="0058214B" w:rsidRDefault="004C02EF" w:rsidP="004C02EF">
      <w:pPr>
        <w:pStyle w:val="Syntax"/>
        <w:rPr>
          <w:del w:id="18193" w:author="Rev 3 Allen Wirfs-Brock" w:date="2011-08-31T16:12:00Z"/>
        </w:rPr>
      </w:pPr>
      <w:del w:id="18194" w:author="Rev 3 Allen Wirfs-Brock" w:date="2011-08-31T16:12:00Z">
        <w:r w:rsidRPr="00E77497" w:rsidDel="0058214B">
          <w:delText>Semantics</w:delText>
        </w:r>
      </w:del>
    </w:p>
    <w:p w14:paraId="703CCF05" w14:textId="77777777" w:rsidR="004C02EF" w:rsidRPr="00E77497" w:rsidDel="0058214B" w:rsidRDefault="004C02EF" w:rsidP="004C02EF">
      <w:pPr>
        <w:rPr>
          <w:del w:id="18195" w:author="Rev 3 Allen Wirfs-Brock" w:date="2011-08-31T16:12:00Z"/>
        </w:rPr>
      </w:pPr>
      <w:del w:id="18196" w:author="Rev 3 Allen Wirfs-Brock" w:date="2011-08-31T16:12:00Z">
        <w:r w:rsidRPr="00E77497" w:rsidDel="0058214B">
          <w:delText xml:space="preserve">The production </w:delText>
        </w:r>
        <w:r w:rsidRPr="00E77497" w:rsidDel="0058214B">
          <w:rPr>
            <w:rFonts w:ascii="Times New Roman" w:hAnsi="Times New Roman"/>
            <w:i/>
          </w:rPr>
          <w:delText xml:space="preserve">VariableStatement </w:delText>
        </w:r>
        <w:r w:rsidRPr="00E77497" w:rsidDel="0058214B">
          <w:rPr>
            <w:b/>
          </w:rPr>
          <w:delText>:</w:delText>
        </w:r>
        <w:r w:rsidRPr="00E77497" w:rsidDel="0058214B">
          <w:rPr>
            <w:rFonts w:ascii="Times New Roman" w:hAnsi="Times New Roman"/>
            <w:i/>
          </w:rPr>
          <w:delText xml:space="preserve"> </w:delText>
        </w:r>
        <w:r w:rsidRPr="00E77497" w:rsidDel="0058214B">
          <w:rPr>
            <w:rFonts w:ascii="Courier New" w:hAnsi="Courier New"/>
            <w:b/>
          </w:rPr>
          <w:delText>var</w:delText>
        </w:r>
        <w:r w:rsidRPr="00E77497" w:rsidDel="0058214B">
          <w:rPr>
            <w:rFonts w:ascii="Times New Roman" w:hAnsi="Times New Roman"/>
            <w:i/>
          </w:rPr>
          <w:delText xml:space="preserve"> VariableDeclarationList </w:delText>
        </w:r>
        <w:r w:rsidRPr="00E77497" w:rsidDel="0058214B">
          <w:rPr>
            <w:rFonts w:ascii="Courier New" w:hAnsi="Courier New"/>
            <w:b/>
          </w:rPr>
          <w:delText>;</w:delText>
        </w:r>
        <w:r w:rsidRPr="00E77497" w:rsidDel="0058214B">
          <w:delText xml:space="preserve"> is evaluated as follows:</w:delText>
        </w:r>
        <w:bookmarkStart w:id="18197" w:name="_Toc382212713"/>
      </w:del>
    </w:p>
    <w:p w14:paraId="67DEEB60" w14:textId="77777777" w:rsidR="004C02EF" w:rsidRPr="00E77497" w:rsidDel="0058214B" w:rsidRDefault="004C02EF">
      <w:pPr>
        <w:pStyle w:val="Alg2"/>
        <w:numPr>
          <w:ilvl w:val="0"/>
          <w:numId w:val="109"/>
        </w:numPr>
        <w:rPr>
          <w:del w:id="18198" w:author="Rev 3 Allen Wirfs-Brock" w:date="2011-08-31T16:12:00Z"/>
        </w:rPr>
        <w:pPrChange w:id="18199" w:author="Rev 4 Allen Wirfs-Brock" w:date="2011-11-07T12:16:00Z">
          <w:pPr>
            <w:pStyle w:val="Alg2"/>
            <w:numPr>
              <w:numId w:val="112"/>
            </w:numPr>
            <w:tabs>
              <w:tab w:val="num" w:pos="360"/>
            </w:tabs>
            <w:ind w:left="360" w:hanging="360"/>
          </w:pPr>
        </w:pPrChange>
      </w:pPr>
      <w:del w:id="18200" w:author="Rev 3 Allen Wirfs-Brock" w:date="2011-08-31T16:12:00Z">
        <w:r w:rsidRPr="00E77497" w:rsidDel="0058214B">
          <w:delText xml:space="preserve">Evaluate </w:delText>
        </w:r>
        <w:r w:rsidRPr="00E77497" w:rsidDel="0058214B">
          <w:rPr>
            <w:i/>
          </w:rPr>
          <w:delText>VariableDeclarationList</w:delText>
        </w:r>
        <w:bookmarkEnd w:id="18197"/>
        <w:r w:rsidRPr="00E77497" w:rsidDel="0058214B">
          <w:delText>.</w:delText>
        </w:r>
      </w:del>
    </w:p>
    <w:p w14:paraId="6DF8A5C0" w14:textId="77777777" w:rsidR="004C02EF" w:rsidRPr="00E77497" w:rsidDel="0058214B" w:rsidRDefault="004C02EF">
      <w:pPr>
        <w:pStyle w:val="Alg2"/>
        <w:numPr>
          <w:ilvl w:val="0"/>
          <w:numId w:val="109"/>
        </w:numPr>
        <w:spacing w:after="220"/>
        <w:rPr>
          <w:del w:id="18201" w:author="Rev 3 Allen Wirfs-Brock" w:date="2011-08-31T16:12:00Z"/>
        </w:rPr>
        <w:pPrChange w:id="18202" w:author="Rev 4 Allen Wirfs-Brock" w:date="2011-11-07T12:16:00Z">
          <w:pPr>
            <w:pStyle w:val="Alg2"/>
            <w:numPr>
              <w:numId w:val="112"/>
            </w:numPr>
            <w:tabs>
              <w:tab w:val="num" w:pos="360"/>
            </w:tabs>
            <w:spacing w:after="220"/>
            <w:ind w:left="360" w:hanging="360"/>
          </w:pPr>
        </w:pPrChange>
      </w:pPr>
      <w:del w:id="18203" w:author="Rev 3 Allen Wirfs-Brock" w:date="2011-08-31T16:12:00Z">
        <w:r w:rsidRPr="00E77497" w:rsidDel="0058214B">
          <w:delText>Return (</w:delText>
        </w:r>
        <w:r w:rsidRPr="00E77497" w:rsidDel="0058214B">
          <w:rPr>
            <w:rFonts w:ascii="Arial" w:hAnsi="Arial" w:cs="Arial"/>
          </w:rPr>
          <w:delText>normal</w:delText>
        </w:r>
        <w:r w:rsidRPr="00E77497" w:rsidDel="0058214B">
          <w:delText xml:space="preserve">, </w:delText>
        </w:r>
        <w:r w:rsidRPr="00E77497" w:rsidDel="0058214B">
          <w:rPr>
            <w:rFonts w:ascii="Arial" w:hAnsi="Arial" w:cs="Arial"/>
          </w:rPr>
          <w:delText>empty</w:delText>
        </w:r>
        <w:r w:rsidRPr="00E77497" w:rsidDel="0058214B">
          <w:delText xml:space="preserve">, </w:delText>
        </w:r>
        <w:r w:rsidRPr="00E77497" w:rsidDel="0058214B">
          <w:rPr>
            <w:rFonts w:ascii="Arial" w:hAnsi="Arial" w:cs="Arial"/>
          </w:rPr>
          <w:delText>empty</w:delText>
        </w:r>
        <w:r w:rsidRPr="00E77497" w:rsidDel="0058214B">
          <w:delText>).</w:delText>
        </w:r>
      </w:del>
    </w:p>
    <w:p w14:paraId="76FBBBD2" w14:textId="77777777" w:rsidR="004C02EF" w:rsidRPr="00E77497" w:rsidDel="0058214B" w:rsidRDefault="004C02EF" w:rsidP="004C02EF">
      <w:pPr>
        <w:rPr>
          <w:del w:id="18204" w:author="Rev 3 Allen Wirfs-Brock" w:date="2011-08-31T16:12:00Z"/>
        </w:rPr>
      </w:pPr>
      <w:del w:id="18205" w:author="Rev 3 Allen Wirfs-Brock" w:date="2011-08-31T16:12:00Z">
        <w:r w:rsidRPr="00E77497" w:rsidDel="0058214B">
          <w:delText xml:space="preserve">The production </w:delText>
        </w:r>
        <w:r w:rsidRPr="00E77497" w:rsidDel="0058214B">
          <w:rPr>
            <w:rStyle w:val="bnf"/>
          </w:rPr>
          <w:delText>VariableDeclarationList</w:delText>
        </w:r>
        <w:r w:rsidRPr="00E77497" w:rsidDel="0058214B">
          <w:delText xml:space="preserve"> </w:delText>
        </w:r>
        <w:r w:rsidRPr="00E77497" w:rsidDel="0058214B">
          <w:rPr>
            <w:b/>
          </w:rPr>
          <w:delText>:</w:delText>
        </w:r>
        <w:r w:rsidRPr="00E77497" w:rsidDel="0058214B">
          <w:rPr>
            <w:rStyle w:val="bnf"/>
          </w:rPr>
          <w:delText>VariableDeclaration</w:delText>
        </w:r>
        <w:r w:rsidRPr="00E77497" w:rsidDel="0058214B">
          <w:delText xml:space="preserve"> is evaluated as follows:</w:delText>
        </w:r>
      </w:del>
    </w:p>
    <w:p w14:paraId="326157E8" w14:textId="77777777" w:rsidR="004C02EF" w:rsidRPr="00E77497" w:rsidDel="0058214B" w:rsidRDefault="004C02EF">
      <w:pPr>
        <w:pStyle w:val="Alg2"/>
        <w:numPr>
          <w:ilvl w:val="0"/>
          <w:numId w:val="110"/>
        </w:numPr>
        <w:spacing w:after="220"/>
        <w:rPr>
          <w:del w:id="18206" w:author="Rev 3 Allen Wirfs-Brock" w:date="2011-08-31T16:12:00Z"/>
        </w:rPr>
        <w:pPrChange w:id="18207" w:author="Rev 4 Allen Wirfs-Brock" w:date="2011-11-07T12:16:00Z">
          <w:pPr>
            <w:pStyle w:val="Alg2"/>
            <w:numPr>
              <w:numId w:val="113"/>
            </w:numPr>
            <w:tabs>
              <w:tab w:val="num" w:pos="360"/>
            </w:tabs>
            <w:spacing w:after="220"/>
            <w:ind w:left="360" w:hanging="360"/>
          </w:pPr>
        </w:pPrChange>
      </w:pPr>
      <w:del w:id="18208" w:author="Rev 3 Allen Wirfs-Brock" w:date="2011-08-31T16:12:00Z">
        <w:r w:rsidRPr="00E77497" w:rsidDel="0058214B">
          <w:delText xml:space="preserve">Evaluate </w:delText>
        </w:r>
        <w:r w:rsidRPr="00E77497" w:rsidDel="0058214B">
          <w:rPr>
            <w:i/>
          </w:rPr>
          <w:delText>VariableDeclaration</w:delText>
        </w:r>
        <w:r w:rsidRPr="00E77497" w:rsidDel="0058214B">
          <w:delText>.</w:delText>
        </w:r>
      </w:del>
    </w:p>
    <w:p w14:paraId="5B76396B" w14:textId="77777777" w:rsidR="004C02EF" w:rsidRPr="00E77497" w:rsidDel="0058214B" w:rsidRDefault="004C02EF" w:rsidP="004C02EF">
      <w:pPr>
        <w:rPr>
          <w:del w:id="18209" w:author="Rev 3 Allen Wirfs-Brock" w:date="2011-08-31T16:12:00Z"/>
        </w:rPr>
      </w:pPr>
      <w:del w:id="18210" w:author="Rev 3 Allen Wirfs-Brock" w:date="2011-08-31T16:12:00Z">
        <w:r w:rsidRPr="00E77497" w:rsidDel="0058214B">
          <w:delText xml:space="preserve">The production </w:delText>
        </w:r>
        <w:r w:rsidRPr="00E77497" w:rsidDel="0058214B">
          <w:rPr>
            <w:rStyle w:val="bnf"/>
          </w:rPr>
          <w:delText>VariableDeclarationList</w:delText>
        </w:r>
        <w:r w:rsidRPr="00E77497" w:rsidDel="0058214B">
          <w:delText xml:space="preserve"> </w:delText>
        </w:r>
        <w:r w:rsidRPr="00E77497" w:rsidDel="0058214B">
          <w:rPr>
            <w:b/>
          </w:rPr>
          <w:delText>:</w:delText>
        </w:r>
        <w:r w:rsidRPr="00E77497" w:rsidDel="0058214B">
          <w:delText xml:space="preserve"> </w:delText>
        </w:r>
        <w:r w:rsidRPr="00E77497" w:rsidDel="0058214B">
          <w:rPr>
            <w:rStyle w:val="bnf"/>
          </w:rPr>
          <w:delText>VariableDeclarationList</w:delText>
        </w:r>
        <w:r w:rsidRPr="00E77497" w:rsidDel="0058214B">
          <w:delText xml:space="preserve"> </w:delText>
        </w:r>
        <w:r w:rsidRPr="00E77497" w:rsidDel="0058214B">
          <w:rPr>
            <w:rFonts w:ascii="Courier New" w:hAnsi="Courier New"/>
            <w:b/>
          </w:rPr>
          <w:delText>,</w:delText>
        </w:r>
        <w:r w:rsidRPr="00E77497" w:rsidDel="0058214B">
          <w:delText xml:space="preserve"> </w:delText>
        </w:r>
        <w:r w:rsidRPr="00E77497" w:rsidDel="0058214B">
          <w:rPr>
            <w:rStyle w:val="bnf"/>
          </w:rPr>
          <w:delText>VariableDeclaration</w:delText>
        </w:r>
        <w:r w:rsidRPr="00E77497" w:rsidDel="0058214B">
          <w:delText xml:space="preserve"> is evaluated as follows:</w:delText>
        </w:r>
        <w:bookmarkStart w:id="18211" w:name="_Toc382212714"/>
      </w:del>
    </w:p>
    <w:p w14:paraId="6185AB6A" w14:textId="77777777" w:rsidR="004C02EF" w:rsidRPr="00E77497" w:rsidDel="0058214B" w:rsidRDefault="004C02EF">
      <w:pPr>
        <w:pStyle w:val="Alg2"/>
        <w:keepNext/>
        <w:numPr>
          <w:ilvl w:val="0"/>
          <w:numId w:val="111"/>
        </w:numPr>
        <w:rPr>
          <w:del w:id="18212" w:author="Rev 3 Allen Wirfs-Brock" w:date="2011-08-31T16:12:00Z"/>
        </w:rPr>
        <w:pPrChange w:id="18213" w:author="Rev 4 Allen Wirfs-Brock" w:date="2011-11-07T12:16:00Z">
          <w:pPr>
            <w:pStyle w:val="Alg2"/>
            <w:keepNext/>
            <w:numPr>
              <w:numId w:val="114"/>
            </w:numPr>
            <w:tabs>
              <w:tab w:val="num" w:pos="360"/>
            </w:tabs>
            <w:ind w:left="360" w:hanging="360"/>
          </w:pPr>
        </w:pPrChange>
      </w:pPr>
      <w:del w:id="18214" w:author="Rev 3 Allen Wirfs-Brock" w:date="2011-08-31T16:12:00Z">
        <w:r w:rsidRPr="00E77497" w:rsidDel="0058214B">
          <w:delText xml:space="preserve">Evaluate </w:delText>
        </w:r>
        <w:r w:rsidRPr="00E77497" w:rsidDel="0058214B">
          <w:rPr>
            <w:i/>
          </w:rPr>
          <w:delText>VariableDeclarationList</w:delText>
        </w:r>
        <w:bookmarkEnd w:id="18211"/>
        <w:r w:rsidRPr="00E77497" w:rsidDel="0058214B">
          <w:delText>.</w:delText>
        </w:r>
        <w:bookmarkStart w:id="18215" w:name="_Toc382212715"/>
      </w:del>
    </w:p>
    <w:p w14:paraId="600DF0C6" w14:textId="77777777" w:rsidR="004C02EF" w:rsidRPr="00E77497" w:rsidDel="0058214B" w:rsidRDefault="004C02EF">
      <w:pPr>
        <w:pStyle w:val="Alg2"/>
        <w:numPr>
          <w:ilvl w:val="0"/>
          <w:numId w:val="111"/>
        </w:numPr>
        <w:spacing w:after="220"/>
        <w:rPr>
          <w:del w:id="18216" w:author="Rev 3 Allen Wirfs-Brock" w:date="2011-08-31T16:12:00Z"/>
        </w:rPr>
        <w:pPrChange w:id="18217" w:author="Rev 4 Allen Wirfs-Brock" w:date="2011-11-07T12:16:00Z">
          <w:pPr>
            <w:pStyle w:val="Alg2"/>
            <w:numPr>
              <w:numId w:val="114"/>
            </w:numPr>
            <w:tabs>
              <w:tab w:val="num" w:pos="360"/>
            </w:tabs>
            <w:spacing w:after="220"/>
            <w:ind w:left="360" w:hanging="360"/>
          </w:pPr>
        </w:pPrChange>
      </w:pPr>
      <w:del w:id="18218" w:author="Rev 3 Allen Wirfs-Brock" w:date="2011-08-31T16:12:00Z">
        <w:r w:rsidRPr="00E77497" w:rsidDel="0058214B">
          <w:delText xml:space="preserve">Evaluate </w:delText>
        </w:r>
        <w:r w:rsidRPr="00E77497" w:rsidDel="0058214B">
          <w:rPr>
            <w:i/>
          </w:rPr>
          <w:delText>VariableDeclaration</w:delText>
        </w:r>
        <w:bookmarkEnd w:id="18215"/>
        <w:r w:rsidRPr="00E77497" w:rsidDel="0058214B">
          <w:delText>.</w:delText>
        </w:r>
      </w:del>
    </w:p>
    <w:p w14:paraId="11DAD205" w14:textId="77777777" w:rsidR="004C02EF" w:rsidRPr="00E77497" w:rsidDel="006A0081" w:rsidRDefault="004C02EF" w:rsidP="004C02EF">
      <w:pPr>
        <w:rPr>
          <w:del w:id="18219" w:author="Rev 3 Allen Wirfs-Brock" w:date="2011-09-01T11:08:00Z"/>
        </w:rPr>
      </w:pPr>
      <w:del w:id="18220" w:author="Rev 3 Allen Wirfs-Brock" w:date="2011-09-01T11:08:00Z">
        <w:r w:rsidRPr="00E77497" w:rsidDel="006A0081">
          <w:delText xml:space="preserve">The production </w:delText>
        </w:r>
        <w:r w:rsidRPr="00E77497" w:rsidDel="006A0081">
          <w:rPr>
            <w:rFonts w:ascii="Times New Roman" w:hAnsi="Times New Roman"/>
            <w:i/>
          </w:rPr>
          <w:delText xml:space="preserve">VariableDeclaration </w:delText>
        </w:r>
        <w:r w:rsidRPr="00E77497" w:rsidDel="006A0081">
          <w:rPr>
            <w:b/>
          </w:rPr>
          <w:delText>:</w:delText>
        </w:r>
        <w:r w:rsidRPr="00E77497" w:rsidDel="006A0081">
          <w:rPr>
            <w:rFonts w:ascii="Times New Roman" w:hAnsi="Times New Roman"/>
            <w:i/>
          </w:rPr>
          <w:delText xml:space="preserve"> Identifier</w:delText>
        </w:r>
        <w:r w:rsidRPr="00E77497" w:rsidDel="006A0081">
          <w:delText xml:space="preserve"> is evaluated as follows:</w:delText>
        </w:r>
      </w:del>
    </w:p>
    <w:p w14:paraId="12B7C77C" w14:textId="77777777" w:rsidR="004C02EF" w:rsidRPr="00E77497" w:rsidDel="006A0081" w:rsidRDefault="004C02EF">
      <w:pPr>
        <w:pStyle w:val="Alg2"/>
        <w:numPr>
          <w:ilvl w:val="0"/>
          <w:numId w:val="112"/>
        </w:numPr>
        <w:spacing w:after="220"/>
        <w:rPr>
          <w:del w:id="18221" w:author="Rev 3 Allen Wirfs-Brock" w:date="2011-09-01T11:08:00Z"/>
        </w:rPr>
        <w:pPrChange w:id="18222" w:author="Rev 4 Allen Wirfs-Brock" w:date="2011-11-07T12:16:00Z">
          <w:pPr>
            <w:pStyle w:val="Alg2"/>
            <w:numPr>
              <w:numId w:val="115"/>
            </w:numPr>
            <w:tabs>
              <w:tab w:val="num" w:pos="360"/>
            </w:tabs>
            <w:spacing w:after="220"/>
            <w:ind w:left="360" w:hanging="360"/>
          </w:pPr>
        </w:pPrChange>
      </w:pPr>
      <w:del w:id="18223" w:author="Rev 3 Allen Wirfs-Brock" w:date="2011-09-01T11:08:00Z">
        <w:r w:rsidRPr="00E77497" w:rsidDel="006A0081">
          <w:delText xml:space="preserve">Return a String value containing the same sequence of characters as in the </w:delText>
        </w:r>
        <w:r w:rsidRPr="00E77497" w:rsidDel="006A0081">
          <w:rPr>
            <w:i/>
          </w:rPr>
          <w:delText>Identifier</w:delText>
        </w:r>
        <w:r w:rsidRPr="00E77497" w:rsidDel="006A0081">
          <w:delText>.</w:delText>
        </w:r>
      </w:del>
    </w:p>
    <w:p w14:paraId="2F6CA655" w14:textId="77777777" w:rsidR="004C02EF" w:rsidRPr="00E77497" w:rsidDel="006A0081" w:rsidRDefault="004C02EF" w:rsidP="004C02EF">
      <w:pPr>
        <w:rPr>
          <w:del w:id="18224" w:author="Rev 3 Allen Wirfs-Brock" w:date="2011-09-01T11:08:00Z"/>
        </w:rPr>
      </w:pPr>
      <w:del w:id="18225" w:author="Rev 3 Allen Wirfs-Brock" w:date="2011-09-01T11:08:00Z">
        <w:r w:rsidRPr="00E77497" w:rsidDel="006A0081">
          <w:delText xml:space="preserve">The production </w:delText>
        </w:r>
        <w:r w:rsidRPr="00E77497" w:rsidDel="006A0081">
          <w:rPr>
            <w:rFonts w:ascii="Times New Roman" w:hAnsi="Times New Roman"/>
            <w:i/>
          </w:rPr>
          <w:delText>VariableDeclaration</w:delText>
        </w:r>
        <w:r w:rsidRPr="00E77497" w:rsidDel="006A0081">
          <w:delText xml:space="preserve"> </w:delText>
        </w:r>
        <w:r w:rsidRPr="00E77497" w:rsidDel="006A0081">
          <w:rPr>
            <w:b/>
          </w:rPr>
          <w:delText>:</w:delText>
        </w:r>
        <w:r w:rsidRPr="00E77497" w:rsidDel="006A0081">
          <w:delText xml:space="preserve"> </w:delText>
        </w:r>
        <w:r w:rsidRPr="00E77497" w:rsidDel="006A0081">
          <w:rPr>
            <w:rFonts w:ascii="Times New Roman" w:hAnsi="Times New Roman"/>
            <w:i/>
          </w:rPr>
          <w:delText>Identifier Initialiser</w:delText>
        </w:r>
        <w:r w:rsidRPr="00E77497" w:rsidDel="006A0081">
          <w:delText xml:space="preserve"> is evaluated as follows:</w:delText>
        </w:r>
        <w:bookmarkStart w:id="18226" w:name="_Toc382212716"/>
      </w:del>
    </w:p>
    <w:p w14:paraId="7635CCE3" w14:textId="77777777" w:rsidR="004C02EF" w:rsidRPr="00E77497" w:rsidDel="006A0081" w:rsidRDefault="004C02EF">
      <w:pPr>
        <w:pStyle w:val="Alg2"/>
        <w:numPr>
          <w:ilvl w:val="0"/>
          <w:numId w:val="113"/>
        </w:numPr>
        <w:rPr>
          <w:del w:id="18227" w:author="Rev 3 Allen Wirfs-Brock" w:date="2011-09-01T11:08:00Z"/>
        </w:rPr>
        <w:pPrChange w:id="18228" w:author="Rev 4 Allen Wirfs-Brock" w:date="2011-11-07T12:16:00Z">
          <w:pPr>
            <w:pStyle w:val="Alg2"/>
            <w:numPr>
              <w:numId w:val="116"/>
            </w:numPr>
            <w:tabs>
              <w:tab w:val="num" w:pos="360"/>
            </w:tabs>
            <w:ind w:left="360" w:hanging="360"/>
          </w:pPr>
        </w:pPrChange>
      </w:pPr>
      <w:del w:id="18229" w:author="Rev 3 Allen Wirfs-Brock" w:date="2011-09-01T11:08:00Z">
        <w:r w:rsidRPr="00E77497" w:rsidDel="006A0081">
          <w:delText xml:space="preserve">Let </w:delText>
        </w:r>
        <w:r w:rsidRPr="00E77497" w:rsidDel="006A0081">
          <w:rPr>
            <w:i/>
          </w:rPr>
          <w:delText>lhs</w:delText>
        </w:r>
        <w:r w:rsidRPr="00E77497" w:rsidDel="006A0081">
          <w:delText xml:space="preserve"> be the result of evaluating </w:delText>
        </w:r>
        <w:r w:rsidRPr="00E77497" w:rsidDel="006A0081">
          <w:rPr>
            <w:i/>
          </w:rPr>
          <w:delText>Identifie</w:delText>
        </w:r>
        <w:bookmarkEnd w:id="18226"/>
        <w:r w:rsidRPr="00E77497" w:rsidDel="006A0081">
          <w:rPr>
            <w:i/>
          </w:rPr>
          <w:delText>r</w:delText>
        </w:r>
        <w:r w:rsidRPr="00E77497" w:rsidDel="006A0081">
          <w:delText xml:space="preserve"> as described in 11.1.2.</w:delText>
        </w:r>
        <w:bookmarkStart w:id="18230" w:name="_Toc382212717"/>
      </w:del>
    </w:p>
    <w:p w14:paraId="090221A5" w14:textId="77777777" w:rsidR="004C02EF" w:rsidRPr="00E77497" w:rsidDel="006A0081" w:rsidRDefault="004C02EF">
      <w:pPr>
        <w:pStyle w:val="Alg2"/>
        <w:numPr>
          <w:ilvl w:val="0"/>
          <w:numId w:val="113"/>
        </w:numPr>
        <w:rPr>
          <w:del w:id="18231" w:author="Rev 3 Allen Wirfs-Brock" w:date="2011-09-01T11:08:00Z"/>
        </w:rPr>
        <w:pPrChange w:id="18232" w:author="Rev 4 Allen Wirfs-Brock" w:date="2011-11-07T12:16:00Z">
          <w:pPr>
            <w:pStyle w:val="Alg2"/>
            <w:numPr>
              <w:numId w:val="116"/>
            </w:numPr>
            <w:tabs>
              <w:tab w:val="num" w:pos="360"/>
            </w:tabs>
            <w:ind w:left="360" w:hanging="360"/>
          </w:pPr>
        </w:pPrChange>
      </w:pPr>
      <w:del w:id="18233" w:author="Rev 3 Allen Wirfs-Brock" w:date="2011-09-01T11:08:00Z">
        <w:r w:rsidRPr="00E77497" w:rsidDel="006A0081">
          <w:delText xml:space="preserve">Let </w:delText>
        </w:r>
        <w:r w:rsidRPr="00E77497" w:rsidDel="006A0081">
          <w:rPr>
            <w:i/>
          </w:rPr>
          <w:delText xml:space="preserve">rhs </w:delText>
        </w:r>
        <w:r w:rsidRPr="00E77497" w:rsidDel="006A0081">
          <w:delText xml:space="preserve">be the result of evaluating </w:delText>
        </w:r>
        <w:r w:rsidRPr="00E77497" w:rsidDel="006A0081">
          <w:rPr>
            <w:i/>
          </w:rPr>
          <w:delText>Initialiser</w:delText>
        </w:r>
        <w:bookmarkEnd w:id="18230"/>
        <w:r w:rsidRPr="00E77497" w:rsidDel="006A0081">
          <w:delText>.</w:delText>
        </w:r>
        <w:bookmarkStart w:id="18234" w:name="_Toc382212718"/>
      </w:del>
    </w:p>
    <w:p w14:paraId="31D1701D" w14:textId="77777777" w:rsidR="004C02EF" w:rsidRPr="00E77497" w:rsidDel="006A0081" w:rsidRDefault="004C02EF">
      <w:pPr>
        <w:pStyle w:val="Alg2"/>
        <w:numPr>
          <w:ilvl w:val="0"/>
          <w:numId w:val="113"/>
        </w:numPr>
        <w:rPr>
          <w:del w:id="18235" w:author="Rev 3 Allen Wirfs-Brock" w:date="2011-09-01T11:08:00Z"/>
        </w:rPr>
        <w:pPrChange w:id="18236" w:author="Rev 4 Allen Wirfs-Brock" w:date="2011-11-07T12:16:00Z">
          <w:pPr>
            <w:pStyle w:val="Alg2"/>
            <w:numPr>
              <w:numId w:val="116"/>
            </w:numPr>
            <w:tabs>
              <w:tab w:val="num" w:pos="360"/>
            </w:tabs>
            <w:ind w:left="360" w:hanging="360"/>
          </w:pPr>
        </w:pPrChange>
      </w:pPr>
      <w:del w:id="18237" w:author="Rev 3 Allen Wirfs-Brock" w:date="2011-09-01T11:08:00Z">
        <w:r w:rsidRPr="00E77497" w:rsidDel="006A0081">
          <w:delText xml:space="preserve">Let </w:delText>
        </w:r>
        <w:r w:rsidRPr="00E77497" w:rsidDel="006A0081">
          <w:rPr>
            <w:i/>
          </w:rPr>
          <w:delText xml:space="preserve">value </w:delText>
        </w:r>
        <w:r w:rsidRPr="00E77497" w:rsidDel="006A0081">
          <w:delText>be GetValue(</w:delText>
        </w:r>
        <w:r w:rsidRPr="00E77497" w:rsidDel="006A0081">
          <w:rPr>
            <w:i/>
          </w:rPr>
          <w:delText>rhs</w:delText>
        </w:r>
        <w:r w:rsidRPr="00E77497" w:rsidDel="006A0081">
          <w:delText>)</w:delText>
        </w:r>
        <w:bookmarkEnd w:id="18234"/>
        <w:r w:rsidRPr="00E77497" w:rsidDel="006A0081">
          <w:delText>.</w:delText>
        </w:r>
        <w:bookmarkStart w:id="18238" w:name="_Toc382212719"/>
      </w:del>
    </w:p>
    <w:p w14:paraId="4AC6D2B7" w14:textId="77777777" w:rsidR="004C02EF" w:rsidRPr="00E77497" w:rsidDel="006A0081" w:rsidRDefault="004C02EF">
      <w:pPr>
        <w:pStyle w:val="Alg2"/>
        <w:numPr>
          <w:ilvl w:val="0"/>
          <w:numId w:val="113"/>
        </w:numPr>
        <w:jc w:val="left"/>
        <w:rPr>
          <w:del w:id="18239" w:author="Rev 3 Allen Wirfs-Brock" w:date="2011-09-01T11:08:00Z"/>
        </w:rPr>
        <w:pPrChange w:id="18240" w:author="Rev 4 Allen Wirfs-Brock" w:date="2011-11-07T12:16:00Z">
          <w:pPr>
            <w:pStyle w:val="Alg2"/>
            <w:numPr>
              <w:numId w:val="116"/>
            </w:numPr>
            <w:tabs>
              <w:tab w:val="num" w:pos="360"/>
            </w:tabs>
            <w:ind w:left="360" w:hanging="360"/>
            <w:jc w:val="left"/>
          </w:pPr>
        </w:pPrChange>
      </w:pPr>
      <w:del w:id="18241" w:author="Rev 3 Allen Wirfs-Brock" w:date="2011-09-01T11:08:00Z">
        <w:r w:rsidRPr="00E77497" w:rsidDel="006A0081">
          <w:delText>Call PutValue(</w:delText>
        </w:r>
        <w:r w:rsidRPr="00E77497" w:rsidDel="006A0081">
          <w:rPr>
            <w:i/>
          </w:rPr>
          <w:delText>lhs</w:delText>
        </w:r>
        <w:r w:rsidRPr="00E77497" w:rsidDel="006A0081">
          <w:delText xml:space="preserve">, </w:delText>
        </w:r>
        <w:r w:rsidRPr="00E77497" w:rsidDel="006A0081">
          <w:rPr>
            <w:i/>
          </w:rPr>
          <w:delText>value</w:delText>
        </w:r>
        <w:r w:rsidRPr="00E77497" w:rsidDel="006A0081">
          <w:delText>).</w:delText>
        </w:r>
      </w:del>
    </w:p>
    <w:bookmarkEnd w:id="18238"/>
    <w:p w14:paraId="488E8993" w14:textId="77777777" w:rsidR="004C02EF" w:rsidRPr="00E77497" w:rsidDel="006A0081" w:rsidRDefault="004C02EF">
      <w:pPr>
        <w:pStyle w:val="Alg2"/>
        <w:numPr>
          <w:ilvl w:val="0"/>
          <w:numId w:val="113"/>
        </w:numPr>
        <w:spacing w:after="220"/>
        <w:rPr>
          <w:del w:id="18242" w:author="Rev 3 Allen Wirfs-Brock" w:date="2011-09-01T11:08:00Z"/>
        </w:rPr>
        <w:pPrChange w:id="18243" w:author="Rev 4 Allen Wirfs-Brock" w:date="2011-11-07T12:16:00Z">
          <w:pPr>
            <w:pStyle w:val="Alg2"/>
            <w:numPr>
              <w:numId w:val="116"/>
            </w:numPr>
            <w:tabs>
              <w:tab w:val="num" w:pos="360"/>
            </w:tabs>
            <w:spacing w:after="220"/>
            <w:ind w:left="360" w:hanging="360"/>
          </w:pPr>
        </w:pPrChange>
      </w:pPr>
      <w:del w:id="18244" w:author="Rev 3 Allen Wirfs-Brock" w:date="2011-09-01T11:08:00Z">
        <w:r w:rsidRPr="00E77497" w:rsidDel="006A0081">
          <w:delText xml:space="preserve">Return a String value containing the same sequence of characters as in the </w:delText>
        </w:r>
        <w:r w:rsidRPr="00E77497" w:rsidDel="006A0081">
          <w:rPr>
            <w:i/>
          </w:rPr>
          <w:delText>Identifier</w:delText>
        </w:r>
        <w:r w:rsidRPr="00E77497" w:rsidDel="006A0081">
          <w:delText>.</w:delText>
        </w:r>
        <w:bookmarkStart w:id="18245" w:name="_Ref381185764"/>
        <w:bookmarkStart w:id="18246" w:name="_Toc381513712"/>
        <w:bookmarkStart w:id="18247" w:name="_Toc375031199"/>
        <w:bookmarkStart w:id="18248" w:name="_Ref381175098"/>
      </w:del>
    </w:p>
    <w:p w14:paraId="1F40B71A" w14:textId="77777777" w:rsidR="004C02EF" w:rsidRPr="00E77497" w:rsidDel="006A0081" w:rsidRDefault="004C02EF" w:rsidP="004C02EF">
      <w:pPr>
        <w:pStyle w:val="Note"/>
        <w:rPr>
          <w:del w:id="18249" w:author="Rev 3 Allen Wirfs-Brock" w:date="2011-09-01T11:08:00Z"/>
        </w:rPr>
      </w:pPr>
      <w:del w:id="18250" w:author="Rev 3 Allen Wirfs-Brock" w:date="2011-09-01T11:08:00Z">
        <w:r w:rsidRPr="00E77497" w:rsidDel="006A0081">
          <w:delText>NOTE</w:delText>
        </w:r>
      </w:del>
      <w:ins w:id="18251" w:author="Allen Wirfs-Brock rev2" w:date="2011-07-20T13:44:00Z">
        <w:del w:id="18252" w:author="Rev 3 Allen Wirfs-Brock" w:date="2011-09-01T11:08:00Z">
          <w:r w:rsidR="00920F94" w:rsidRPr="00E77497" w:rsidDel="006A0081">
            <w:delText xml:space="preserve"> 1</w:delText>
          </w:r>
        </w:del>
      </w:ins>
      <w:del w:id="18253" w:author="Rev 3 Allen Wirfs-Brock" w:date="2011-09-01T11:08:00Z">
        <w:r w:rsidRPr="00E77497" w:rsidDel="006A0081">
          <w:tab/>
          <w:delText xml:space="preserve">The String value of a </w:delText>
        </w:r>
        <w:r w:rsidRPr="00E77497" w:rsidDel="006A0081">
          <w:rPr>
            <w:rStyle w:val="bnf"/>
          </w:rPr>
          <w:delText>VariableDeclaration</w:delText>
        </w:r>
        <w:r w:rsidRPr="00E77497" w:rsidDel="006A0081">
          <w:delText xml:space="preserve"> is used in the evaluation of for-in statements (12.6.4).</w:delText>
        </w:r>
      </w:del>
    </w:p>
    <w:p w14:paraId="10BD2D1A" w14:textId="77777777" w:rsidR="00473B27" w:rsidRPr="009C202C" w:rsidDel="006A0081" w:rsidRDefault="00920F94" w:rsidP="00C7794D">
      <w:pPr>
        <w:pStyle w:val="Note"/>
        <w:rPr>
          <w:del w:id="18254" w:author="Rev 3 Allen Wirfs-Brock" w:date="2011-09-01T11:08:00Z"/>
          <w:szCs w:val="18"/>
        </w:rPr>
      </w:pPr>
      <w:ins w:id="18255" w:author="Allen Wirfs-Brock rev2" w:date="2011-07-20T13:45:00Z">
        <w:del w:id="18256" w:author="Rev 3 Allen Wirfs-Brock" w:date="2011-09-01T11:08:00Z">
          <w:r w:rsidRPr="00E77497" w:rsidDel="006A0081">
            <w:delText>NOTE 2</w:delText>
          </w:r>
          <w:r w:rsidRPr="00E77497" w:rsidDel="006A0081">
            <w:rPr>
              <w:szCs w:val="18"/>
            </w:rPr>
            <w:tab/>
          </w:r>
        </w:del>
      </w:ins>
      <w:del w:id="18257" w:author="Rev 3 Allen Wirfs-Brock" w:date="2011-09-01T11:08:00Z">
        <w:r w:rsidR="004C02EF" w:rsidRPr="00E77497" w:rsidDel="006A0081">
          <w:rPr>
            <w:szCs w:val="18"/>
          </w:rPr>
          <w:delText xml:space="preserve">If a </w:delText>
        </w:r>
        <w:r w:rsidR="004C02EF" w:rsidRPr="00E77497" w:rsidDel="006A0081">
          <w:rPr>
            <w:rStyle w:val="bnf"/>
            <w:szCs w:val="18"/>
          </w:rPr>
          <w:delText>VariableDeclaration</w:delText>
        </w:r>
        <w:r w:rsidR="004C02EF" w:rsidRPr="00E77497" w:rsidDel="006A0081">
          <w:rPr>
            <w:szCs w:val="18"/>
          </w:rPr>
          <w:delText xml:space="preserve"> is </w:delText>
        </w:r>
        <w:r w:rsidR="004C02EF" w:rsidRPr="00E77497" w:rsidDel="006A0081">
          <w:delText>nested</w:delText>
        </w:r>
        <w:r w:rsidR="004C02EF" w:rsidRPr="00E77497" w:rsidDel="006A0081">
          <w:rPr>
            <w:szCs w:val="18"/>
          </w:rPr>
          <w:delText xml:space="preserve"> within a with statement and the </w:delText>
        </w:r>
        <w:r w:rsidR="004C02EF" w:rsidRPr="00C7794D" w:rsidDel="006A0081">
          <w:rPr>
            <w:i/>
            <w:szCs w:val="18"/>
          </w:rPr>
          <w:delText>Identifier</w:delText>
        </w:r>
        <w:r w:rsidR="004C02EF" w:rsidRPr="004D1BD1" w:rsidDel="006A0081">
          <w:rPr>
            <w:szCs w:val="18"/>
          </w:rPr>
          <w:delText xml:space="preserve"> in the </w:delText>
        </w:r>
        <w:r w:rsidR="004C02EF" w:rsidRPr="003B4312" w:rsidDel="006A0081">
          <w:rPr>
            <w:rStyle w:val="bnf"/>
            <w:szCs w:val="18"/>
          </w:rPr>
          <w:delText>VariableDeclaration</w:delText>
        </w:r>
        <w:r w:rsidR="004C02EF" w:rsidRPr="006B6D0A" w:rsidDel="006A0081">
          <w:rPr>
            <w:szCs w:val="18"/>
          </w:rPr>
          <w:delText xml:space="preserve"> is the same as a property name of the binding object of the with statement’s object environment record, then step 4 will assign value to the property instead of to the VariableEnvironment binding of the </w:delText>
        </w:r>
        <w:r w:rsidR="004C02EF" w:rsidRPr="006B6D0A" w:rsidDel="006A0081">
          <w:rPr>
            <w:rStyle w:val="bnf"/>
            <w:szCs w:val="18"/>
          </w:rPr>
          <w:delText>Identifier</w:delText>
        </w:r>
        <w:r w:rsidR="004C02EF" w:rsidRPr="00E65A34" w:rsidDel="006A0081">
          <w:rPr>
            <w:szCs w:val="18"/>
          </w:rPr>
          <w:delText>.</w:delText>
        </w:r>
      </w:del>
    </w:p>
    <w:p w14:paraId="4477EAF4" w14:textId="77777777" w:rsidR="004C02EF" w:rsidRPr="00E77497" w:rsidDel="000103D2" w:rsidRDefault="004C02EF" w:rsidP="004C02EF">
      <w:pPr>
        <w:rPr>
          <w:del w:id="18258" w:author="Rev 3 Allen Wirfs-Brock" w:date="2011-09-09T13:56:00Z"/>
        </w:rPr>
      </w:pPr>
      <w:del w:id="18259" w:author="Rev 3 Allen Wirfs-Brock" w:date="2011-09-09T13:56:00Z">
        <w:r w:rsidRPr="00B820AB" w:rsidDel="000103D2">
          <w:delText xml:space="preserve">The production </w:delText>
        </w:r>
        <w:r w:rsidRPr="00690A41" w:rsidDel="000103D2">
          <w:rPr>
            <w:rFonts w:ascii="Times New Roman" w:hAnsi="Times New Roman"/>
            <w:i/>
          </w:rPr>
          <w:delText xml:space="preserve">Initialiser </w:delText>
        </w:r>
        <w:r w:rsidRPr="00675B74" w:rsidDel="000103D2">
          <w:rPr>
            <w:b/>
          </w:rPr>
          <w:delText>:</w:delText>
        </w:r>
        <w:r w:rsidRPr="00675B74" w:rsidDel="000103D2">
          <w:rPr>
            <w:rFonts w:ascii="Times New Roman" w:hAnsi="Times New Roman"/>
            <w:i/>
          </w:rPr>
          <w:delText xml:space="preserve"> </w:delText>
        </w:r>
        <w:r w:rsidRPr="00E77497" w:rsidDel="000103D2">
          <w:rPr>
            <w:rFonts w:ascii="Courier New" w:hAnsi="Courier New"/>
            <w:b/>
          </w:rPr>
          <w:delText>=</w:delText>
        </w:r>
        <w:r w:rsidRPr="00E77497" w:rsidDel="000103D2">
          <w:rPr>
            <w:rFonts w:ascii="Times New Roman" w:hAnsi="Times New Roman"/>
            <w:i/>
          </w:rPr>
          <w:delText xml:space="preserve"> AssignmentExpression</w:delText>
        </w:r>
        <w:r w:rsidRPr="00E77497" w:rsidDel="000103D2">
          <w:delText xml:space="preserve"> is evaluated as follows:</w:delText>
        </w:r>
      </w:del>
    </w:p>
    <w:p w14:paraId="477D686F" w14:textId="77777777" w:rsidR="004C02EF" w:rsidRPr="00E77497" w:rsidDel="000103D2" w:rsidRDefault="004C02EF">
      <w:pPr>
        <w:pStyle w:val="Alg2"/>
        <w:numPr>
          <w:ilvl w:val="0"/>
          <w:numId w:val="114"/>
        </w:numPr>
        <w:spacing w:after="220"/>
        <w:rPr>
          <w:del w:id="18260" w:author="Rev 3 Allen Wirfs-Brock" w:date="2011-09-09T13:56:00Z"/>
          <w:rFonts w:ascii="Arial" w:hAnsi="Arial"/>
        </w:rPr>
        <w:pPrChange w:id="18261" w:author="Rev 4 Allen Wirfs-Brock" w:date="2011-11-07T12:16:00Z">
          <w:pPr>
            <w:pStyle w:val="Alg2"/>
            <w:numPr>
              <w:numId w:val="117"/>
            </w:numPr>
            <w:tabs>
              <w:tab w:val="num" w:pos="360"/>
            </w:tabs>
            <w:spacing w:after="220"/>
            <w:ind w:left="360" w:hanging="360"/>
          </w:pPr>
        </w:pPrChange>
      </w:pPr>
      <w:del w:id="18262" w:author="Rev 3 Allen Wirfs-Brock" w:date="2011-09-09T13:56:00Z">
        <w:r w:rsidRPr="00E77497" w:rsidDel="000103D2">
          <w:delText xml:space="preserve">Return the result of evaluating </w:delText>
        </w:r>
        <w:r w:rsidRPr="00E77497" w:rsidDel="000103D2">
          <w:rPr>
            <w:i/>
          </w:rPr>
          <w:delText>AssignmentExpression</w:delText>
        </w:r>
        <w:r w:rsidRPr="00E77497" w:rsidDel="000103D2">
          <w:rPr>
            <w:rFonts w:ascii="Arial" w:hAnsi="Arial"/>
          </w:rPr>
          <w:delText>.</w:delText>
        </w:r>
      </w:del>
    </w:p>
    <w:p w14:paraId="311C4357" w14:textId="77777777" w:rsidR="004C02EF" w:rsidRPr="00E77497" w:rsidDel="0003097E" w:rsidRDefault="004C02EF" w:rsidP="004C02EF">
      <w:pPr>
        <w:rPr>
          <w:del w:id="18263" w:author="Rev 3 Allen Wirfs-Brock" w:date="2011-09-01T11:02:00Z"/>
        </w:rPr>
      </w:pPr>
      <w:bookmarkStart w:id="18264" w:name="_Toc382212234"/>
      <w:bookmarkStart w:id="18265" w:name="_Toc382212721"/>
      <w:bookmarkStart w:id="18266" w:name="_Toc382291579"/>
      <w:bookmarkStart w:id="18267" w:name="_Toc385672228"/>
      <w:bookmarkStart w:id="18268" w:name="_Toc393690332"/>
      <w:del w:id="18269" w:author="Rev 3 Allen Wirfs-Brock" w:date="2011-09-01T11:02:00Z">
        <w:r w:rsidRPr="00E77497" w:rsidDel="0003097E">
          <w:delText xml:space="preserve">The </w:delText>
        </w:r>
        <w:r w:rsidRPr="00E77497" w:rsidDel="0003097E">
          <w:rPr>
            <w:rStyle w:val="bnf"/>
          </w:rPr>
          <w:delText>VariableDeclarationListNoIn</w:delText>
        </w:r>
        <w:r w:rsidRPr="00E77497" w:rsidDel="0003097E">
          <w:delText xml:space="preserve">, </w:delText>
        </w:r>
        <w:r w:rsidRPr="00E77497" w:rsidDel="0003097E">
          <w:rPr>
            <w:rStyle w:val="bnf"/>
          </w:rPr>
          <w:delText>VariableDeclarationNoIn</w:delText>
        </w:r>
        <w:r w:rsidRPr="00E77497" w:rsidDel="0003097E">
          <w:delText xml:space="preserve"> and </w:delText>
        </w:r>
        <w:r w:rsidRPr="00E77497" w:rsidDel="0003097E">
          <w:rPr>
            <w:rStyle w:val="bnf"/>
          </w:rPr>
          <w:delText>InitialiserNoIn</w:delText>
        </w:r>
        <w:r w:rsidRPr="00E77497" w:rsidDel="0003097E">
          <w:delText xml:space="preserve"> productions are evaluated in the same manner as the </w:delText>
        </w:r>
        <w:r w:rsidRPr="00E77497" w:rsidDel="0003097E">
          <w:rPr>
            <w:rStyle w:val="bnf"/>
          </w:rPr>
          <w:delText>VariableDeclarationList</w:delText>
        </w:r>
        <w:r w:rsidRPr="00E77497" w:rsidDel="0003097E">
          <w:delText xml:space="preserve">, </w:delText>
        </w:r>
        <w:r w:rsidRPr="00E77497" w:rsidDel="0003097E">
          <w:rPr>
            <w:rStyle w:val="bnf"/>
          </w:rPr>
          <w:delText>VariableDeclaration</w:delText>
        </w:r>
        <w:r w:rsidRPr="00E77497" w:rsidDel="0003097E">
          <w:delText xml:space="preserve"> and </w:delText>
        </w:r>
        <w:r w:rsidRPr="00E77497" w:rsidDel="0003097E">
          <w:rPr>
            <w:rStyle w:val="bnf"/>
          </w:rPr>
          <w:delText>Initialiser</w:delText>
        </w:r>
        <w:r w:rsidRPr="00E77497" w:rsidDel="0003097E">
          <w:delText xml:space="preserve"> productions except that the contained </w:delText>
        </w:r>
        <w:r w:rsidRPr="00E77497" w:rsidDel="0003097E">
          <w:rPr>
            <w:rStyle w:val="bnf"/>
          </w:rPr>
          <w:delText>VariableDeclarationListNoIn</w:delText>
        </w:r>
        <w:r w:rsidRPr="00E77497" w:rsidDel="0003097E">
          <w:delText xml:space="preserve">, </w:delText>
        </w:r>
        <w:r w:rsidRPr="00E77497" w:rsidDel="0003097E">
          <w:rPr>
            <w:rStyle w:val="bnf"/>
          </w:rPr>
          <w:delText>VariableDeclarationNoIn</w:delText>
        </w:r>
        <w:r w:rsidRPr="00E77497" w:rsidDel="0003097E">
          <w:delText xml:space="preserve">, </w:delText>
        </w:r>
        <w:r w:rsidRPr="00E77497" w:rsidDel="0003097E">
          <w:rPr>
            <w:rStyle w:val="bnf"/>
          </w:rPr>
          <w:delText>InitialiserNoIn</w:delText>
        </w:r>
        <w:r w:rsidRPr="00E77497" w:rsidDel="0003097E">
          <w:delText xml:space="preserve"> and </w:delText>
        </w:r>
        <w:r w:rsidRPr="00E77497" w:rsidDel="0003097E">
          <w:rPr>
            <w:rStyle w:val="bnf"/>
          </w:rPr>
          <w:delText>AssignmentExpressionNoIn</w:delText>
        </w:r>
        <w:r w:rsidRPr="00E77497" w:rsidDel="0003097E">
          <w:delText xml:space="preserve"> are evaluated instead of the contained </w:delText>
        </w:r>
        <w:r w:rsidRPr="00E77497" w:rsidDel="0003097E">
          <w:rPr>
            <w:rStyle w:val="bnf"/>
          </w:rPr>
          <w:delText>VariableDeclarationList</w:delText>
        </w:r>
        <w:r w:rsidRPr="00E77497" w:rsidDel="0003097E">
          <w:delText xml:space="preserve">, </w:delText>
        </w:r>
        <w:r w:rsidRPr="00E77497" w:rsidDel="0003097E">
          <w:rPr>
            <w:rStyle w:val="bnf"/>
          </w:rPr>
          <w:delText>VariableDeclaration</w:delText>
        </w:r>
        <w:r w:rsidRPr="00E77497" w:rsidDel="0003097E">
          <w:delText xml:space="preserve">, </w:delText>
        </w:r>
        <w:r w:rsidRPr="00E77497" w:rsidDel="0003097E">
          <w:rPr>
            <w:rStyle w:val="bnf"/>
          </w:rPr>
          <w:delText>Initialiser</w:delText>
        </w:r>
        <w:r w:rsidRPr="00E77497" w:rsidDel="0003097E">
          <w:delText xml:space="preserve"> and </w:delText>
        </w:r>
        <w:r w:rsidRPr="00E77497" w:rsidDel="0003097E">
          <w:rPr>
            <w:rStyle w:val="bnf"/>
          </w:rPr>
          <w:delText>AssignmentExpression</w:delText>
        </w:r>
        <w:r w:rsidRPr="00E77497" w:rsidDel="0003097E">
          <w:delText>, respectively.</w:delText>
        </w:r>
      </w:del>
    </w:p>
    <w:p w14:paraId="2450325B" w14:textId="77777777" w:rsidR="00C8445E" w:rsidRPr="00E77497" w:rsidDel="00F07F43" w:rsidRDefault="00C8445E" w:rsidP="00C8445E">
      <w:pPr>
        <w:rPr>
          <w:ins w:id="18270" w:author="Allen Wirfs-Brock" w:date="2011-07-11T14:47:00Z"/>
          <w:del w:id="18271" w:author="Rev 8 Allen Wirfs-Brock" w:date="2012-06-01T08:53:00Z"/>
        </w:rPr>
      </w:pPr>
      <w:bookmarkStart w:id="18272" w:name="_Toc235503451"/>
      <w:bookmarkStart w:id="18273" w:name="_Toc241509226"/>
      <w:bookmarkStart w:id="18274" w:name="_Toc244416713"/>
      <w:bookmarkStart w:id="18275" w:name="_Toc276631077"/>
      <w:bookmarkStart w:id="18276" w:name="_Ref457437654"/>
      <w:bookmarkStart w:id="18277" w:name="_Toc472818877"/>
      <w:ins w:id="18278" w:author="Allen Wirfs-Brock" w:date="2011-07-11T14:47:00Z">
        <w:del w:id="18279" w:author="Rev 8 Allen Wirfs-Brock" w:date="2012-06-01T08:53:00Z">
          <w:r w:rsidRPr="00E77497" w:rsidDel="00F07F43">
            <w:delText xml:space="preserve">The </w:delText>
          </w:r>
          <w:r w:rsidRPr="00E77497" w:rsidDel="00F07F43">
            <w:rPr>
              <w:rFonts w:ascii="Times New Roman" w:eastAsia="Times New Roman" w:hAnsi="Times New Roman"/>
              <w:spacing w:val="6"/>
              <w:lang w:eastAsia="en-US"/>
            </w:rPr>
            <w:delText xml:space="preserve">BoundNames </w:delText>
          </w:r>
          <w:r w:rsidRPr="00E77497" w:rsidDel="00F07F43">
            <w:delText xml:space="preserve">of the production  </w:delText>
          </w:r>
        </w:del>
      </w:ins>
      <w:ins w:id="18280" w:author="Allen Wirfs-Brock" w:date="2011-07-11T14:48:00Z">
        <w:del w:id="18281" w:author="Rev 8 Allen Wirfs-Brock" w:date="2012-06-01T08:53:00Z">
          <w:r w:rsidRPr="00E77497" w:rsidDel="00F07F43">
            <w:rPr>
              <w:rStyle w:val="bnf"/>
            </w:rPr>
            <w:delText xml:space="preserve">BindingPattern  </w:delText>
          </w:r>
        </w:del>
      </w:ins>
      <w:ins w:id="18282" w:author="Allen Wirfs-Brock" w:date="2011-07-11T14:47:00Z">
        <w:del w:id="18283" w:author="Rev 8 Allen Wirfs-Brock" w:date="2012-06-01T08:53:00Z">
          <w:r w:rsidRPr="00E77497" w:rsidDel="00F07F43">
            <w:rPr>
              <w:b/>
            </w:rPr>
            <w:delText>:</w:delText>
          </w:r>
          <w:r w:rsidRPr="00E77497" w:rsidDel="00F07F43">
            <w:delText xml:space="preserve"> </w:delText>
          </w:r>
        </w:del>
      </w:ins>
      <w:ins w:id="18284" w:author="Allen Wirfs-Brock" w:date="2011-07-11T14:48:00Z">
        <w:del w:id="18285" w:author="Rev 8 Allen Wirfs-Brock" w:date="2012-06-01T08:53:00Z">
          <w:r w:rsidRPr="00E77497" w:rsidDel="00F07F43">
            <w:rPr>
              <w:rStyle w:val="bnf"/>
            </w:rPr>
            <w:delText>ObjectBindingPattern</w:delText>
          </w:r>
        </w:del>
      </w:ins>
      <w:ins w:id="18286" w:author="Allen Wirfs-Brock" w:date="2011-07-11T14:47:00Z">
        <w:del w:id="18287" w:author="Rev 8 Allen Wirfs-Brock" w:date="2012-06-01T08:53:00Z">
          <w:r w:rsidRPr="00E77497" w:rsidDel="00F07F43">
            <w:delText xml:space="preserve"> is determined as follows:</w:delText>
          </w:r>
        </w:del>
      </w:ins>
    </w:p>
    <w:p w14:paraId="33A8870E" w14:textId="77777777" w:rsidR="00C8445E" w:rsidRPr="00E77497" w:rsidDel="00F07F43" w:rsidRDefault="00C8445E" w:rsidP="00FA3203">
      <w:pPr>
        <w:pStyle w:val="Alg4"/>
        <w:numPr>
          <w:ilvl w:val="0"/>
          <w:numId w:val="470"/>
        </w:numPr>
        <w:spacing w:after="220"/>
        <w:contextualSpacing/>
        <w:rPr>
          <w:ins w:id="18288" w:author="Allen Wirfs-Brock" w:date="2011-07-11T14:47:00Z"/>
          <w:del w:id="18289" w:author="Rev 8 Allen Wirfs-Brock" w:date="2012-06-01T08:53:00Z"/>
        </w:rPr>
      </w:pPr>
      <w:ins w:id="18290" w:author="Allen Wirfs-Brock" w:date="2011-07-11T14:47:00Z">
        <w:del w:id="18291" w:author="Rev 8 Allen Wirfs-Brock" w:date="2012-06-01T08:53:00Z">
          <w:r w:rsidRPr="00E77497" w:rsidDel="00F07F43">
            <w:delText xml:space="preserve">Return </w:delText>
          </w:r>
        </w:del>
      </w:ins>
      <w:ins w:id="18292" w:author="Rev 6 Allen Wirfs-Brock" w:date="2012-02-01T13:29:00Z">
        <w:del w:id="18293" w:author="Rev 8 Allen Wirfs-Brock" w:date="2012-06-01T08:53:00Z">
          <w:r w:rsidR="002F6D6F" w:rsidDel="00F07F43">
            <w:delText xml:space="preserve">the </w:delText>
          </w:r>
        </w:del>
      </w:ins>
      <w:ins w:id="18294" w:author="Allen Wirfs-Brock" w:date="2011-07-11T14:47:00Z">
        <w:del w:id="18295" w:author="Rev 8 Allen Wirfs-Brock" w:date="2012-06-01T08:53:00Z">
          <w:r w:rsidRPr="00E77497" w:rsidDel="00F07F43">
            <w:delText>Bound</w:delText>
          </w:r>
        </w:del>
      </w:ins>
      <w:ins w:id="18296" w:author="Rev 6 Allen Wirfs-Brock" w:date="2012-02-01T13:29:00Z">
        <w:del w:id="18297" w:author="Rev 8 Allen Wirfs-Brock" w:date="2012-06-01T08:53:00Z">
          <w:r w:rsidR="002F6D6F" w:rsidDel="00F07F43">
            <w:delText xml:space="preserve"> </w:delText>
          </w:r>
        </w:del>
      </w:ins>
      <w:ins w:id="18298" w:author="Allen Wirfs-Brock" w:date="2011-07-11T14:47:00Z">
        <w:del w:id="18299" w:author="Rev 8 Allen Wirfs-Brock" w:date="2012-06-01T08:53:00Z">
          <w:r w:rsidRPr="00E77497" w:rsidDel="00F07F43">
            <w:delText xml:space="preserve">Names of </w:delText>
          </w:r>
        </w:del>
      </w:ins>
      <w:ins w:id="18300" w:author="Allen Wirfs-Brock" w:date="2011-07-11T14:49:00Z">
        <w:del w:id="18301" w:author="Rev 8 Allen Wirfs-Brock" w:date="2012-06-01T08:53:00Z">
          <w:r w:rsidRPr="00E77497" w:rsidDel="00F07F43">
            <w:rPr>
              <w:rStyle w:val="bnf"/>
            </w:rPr>
            <w:delText>ObjectBindingPattern</w:delText>
          </w:r>
        </w:del>
      </w:ins>
      <w:ins w:id="18302" w:author="Allen Wirfs-Brock" w:date="2011-07-11T14:47:00Z">
        <w:del w:id="18303" w:author="Rev 8 Allen Wirfs-Brock" w:date="2012-06-01T08:53:00Z">
          <w:r w:rsidRPr="00E77497" w:rsidDel="00F07F43">
            <w:delText>.</w:delText>
          </w:r>
        </w:del>
      </w:ins>
    </w:p>
    <w:p w14:paraId="6351EE30" w14:textId="77777777" w:rsidR="003E2351" w:rsidRPr="00E77497" w:rsidDel="00F07F43" w:rsidRDefault="003E2351" w:rsidP="003E2351">
      <w:pPr>
        <w:rPr>
          <w:ins w:id="18304" w:author="Rev 4 Allen Wirfs-Brock" w:date="2011-10-15T17:56:00Z"/>
          <w:del w:id="18305" w:author="Rev 8 Allen Wirfs-Brock" w:date="2012-06-01T08:53:00Z"/>
        </w:rPr>
      </w:pPr>
      <w:ins w:id="18306" w:author="Rev 4 Allen Wirfs-Brock" w:date="2011-10-15T17:56:00Z">
        <w:del w:id="18307" w:author="Rev 8 Allen Wirfs-Brock" w:date="2012-06-01T08:53:00Z">
          <w:r w:rsidRPr="00E77497" w:rsidDel="00F07F43">
            <w:rPr>
              <w:rStyle w:val="bnf"/>
            </w:rPr>
            <w:delText xml:space="preserve">BindingPattern  </w:delText>
          </w:r>
          <w:r w:rsidRPr="00E77497" w:rsidDel="00F07F43">
            <w:rPr>
              <w:b/>
            </w:rPr>
            <w:delText>:</w:delText>
          </w:r>
          <w:r w:rsidRPr="00E77497" w:rsidDel="00F07F43">
            <w:delText xml:space="preserve"> </w:delText>
          </w:r>
          <w:r w:rsidRPr="00E77497" w:rsidDel="00F07F43">
            <w:rPr>
              <w:rStyle w:val="bnf"/>
            </w:rPr>
            <w:delText>ArrayBindingPattern</w:delText>
          </w:r>
          <w:r w:rsidRPr="00E77497" w:rsidDel="00F07F43">
            <w:delText xml:space="preserve"> </w:delText>
          </w:r>
        </w:del>
      </w:ins>
    </w:p>
    <w:p w14:paraId="592B99ED" w14:textId="77777777" w:rsidR="003E2351" w:rsidRPr="00E77497" w:rsidDel="00F07F43" w:rsidRDefault="003E2351" w:rsidP="00C47E72">
      <w:pPr>
        <w:pStyle w:val="Alg4"/>
        <w:numPr>
          <w:ilvl w:val="0"/>
          <w:numId w:val="430"/>
        </w:numPr>
        <w:spacing w:after="220"/>
        <w:contextualSpacing/>
        <w:rPr>
          <w:ins w:id="18308" w:author="Rev 4 Allen Wirfs-Brock" w:date="2011-10-15T17:56:00Z"/>
          <w:del w:id="18309" w:author="Rev 8 Allen Wirfs-Brock" w:date="2012-06-01T08:53:00Z"/>
        </w:rPr>
      </w:pPr>
      <w:ins w:id="18310" w:author="Rev 4 Allen Wirfs-Brock" w:date="2011-10-15T17:56:00Z">
        <w:del w:id="18311" w:author="Rev 8 Allen Wirfs-Brock" w:date="2012-06-01T08:53:00Z">
          <w:r w:rsidRPr="00E77497" w:rsidDel="00F07F43">
            <w:delText xml:space="preserve">Return BoundNames of </w:delText>
          </w:r>
          <w:r w:rsidRPr="00E77497" w:rsidDel="00F07F43">
            <w:rPr>
              <w:rStyle w:val="bnf"/>
            </w:rPr>
            <w:delText>ArrayBindingPattern</w:delText>
          </w:r>
          <w:r w:rsidRPr="00E77497" w:rsidDel="00F07F43">
            <w:delText>.</w:delText>
          </w:r>
        </w:del>
      </w:ins>
    </w:p>
    <w:p w14:paraId="78BD07EA" w14:textId="77777777" w:rsidR="003E2351" w:rsidRPr="00E77497" w:rsidRDefault="003E2351" w:rsidP="003E2351">
      <w:pPr>
        <w:rPr>
          <w:ins w:id="18312" w:author="Rev 4 Allen Wirfs-Brock" w:date="2011-10-15T17:56:00Z"/>
        </w:rPr>
      </w:pPr>
      <w:ins w:id="18313" w:author="Rev 4 Allen Wirfs-Brock" w:date="2011-10-15T17:56:00Z">
        <w:r w:rsidRPr="00E77497">
          <w:rPr>
            <w:rStyle w:val="bnf"/>
          </w:rPr>
          <w:t>ObjectBindingPattern</w:t>
        </w:r>
        <w:r w:rsidRPr="00E77497">
          <w:rPr>
            <w:b/>
          </w:rPr>
          <w:t>:</w:t>
        </w:r>
        <w:r w:rsidRPr="00E77497">
          <w:t xml:space="preserve"> </w:t>
        </w:r>
        <w:r w:rsidRPr="00E77497">
          <w:rPr>
            <w:rStyle w:val="bnf"/>
            <w:rFonts w:ascii="Courier New" w:hAnsi="Courier New" w:cs="Courier New"/>
            <w:b/>
            <w:i w:val="0"/>
          </w:rPr>
          <w:t>{ }</w:t>
        </w:r>
        <w:r w:rsidRPr="00E77497">
          <w:t xml:space="preserve"> </w:t>
        </w:r>
      </w:ins>
    </w:p>
    <w:p w14:paraId="06E58EA7" w14:textId="77777777" w:rsidR="003E2351" w:rsidRPr="00E77497" w:rsidRDefault="003E2351" w:rsidP="00C47E72">
      <w:pPr>
        <w:pStyle w:val="Alg4"/>
        <w:numPr>
          <w:ilvl w:val="0"/>
          <w:numId w:val="431"/>
        </w:numPr>
        <w:spacing w:after="220"/>
        <w:contextualSpacing/>
        <w:rPr>
          <w:ins w:id="18314" w:author="Rev 4 Allen Wirfs-Brock" w:date="2011-10-15T17:56:00Z"/>
        </w:rPr>
      </w:pPr>
      <w:ins w:id="18315" w:author="Rev 4 Allen Wirfs-Brock" w:date="2011-10-15T17:56:00Z">
        <w:r w:rsidRPr="00E77497">
          <w:t>Return an empty List.</w:t>
        </w:r>
      </w:ins>
    </w:p>
    <w:p w14:paraId="2F9E4CD9" w14:textId="77777777" w:rsidR="009F731D" w:rsidRPr="00E77497" w:rsidDel="00F07F43" w:rsidRDefault="009F731D" w:rsidP="009F731D">
      <w:pPr>
        <w:pStyle w:val="SyntaxRule"/>
        <w:rPr>
          <w:ins w:id="18316" w:author="Rev 4 Allen Wirfs-Brock" w:date="2011-10-15T18:01:00Z"/>
          <w:del w:id="18317" w:author="Rev 8 Allen Wirfs-Brock" w:date="2012-06-01T08:54:00Z"/>
          <w:rFonts w:ascii="Arial" w:hAnsi="Arial"/>
        </w:rPr>
      </w:pPr>
      <w:ins w:id="18318" w:author="Rev 4 Allen Wirfs-Brock" w:date="2011-10-15T18:01:00Z">
        <w:del w:id="18319" w:author="Rev 8 Allen Wirfs-Brock" w:date="2012-06-01T08:54:00Z">
          <w:r w:rsidRPr="00E77497" w:rsidDel="00F07F43">
            <w:delText xml:space="preserve">ObjectBindingPattern </w:delText>
          </w:r>
          <w:r w:rsidRPr="00E77497" w:rsidDel="00F07F43">
            <w:rPr>
              <w:rFonts w:ascii="Arial" w:hAnsi="Arial"/>
              <w:b/>
              <w:i w:val="0"/>
            </w:rPr>
            <w:delText>:</w:delText>
          </w:r>
        </w:del>
      </w:ins>
    </w:p>
    <w:p w14:paraId="66F6F2CD" w14:textId="77777777" w:rsidR="009F731D" w:rsidRPr="00E77497" w:rsidDel="00F07F43" w:rsidRDefault="009F731D" w:rsidP="009F731D">
      <w:pPr>
        <w:pStyle w:val="SyntaxDefinition"/>
        <w:rPr>
          <w:ins w:id="18320" w:author="Rev 4 Allen Wirfs-Brock" w:date="2011-10-15T18:01:00Z"/>
          <w:del w:id="18321" w:author="Rev 8 Allen Wirfs-Brock" w:date="2012-06-01T08:54:00Z"/>
          <w:rFonts w:ascii="Courier New" w:hAnsi="Courier New" w:cs="Courier New"/>
          <w:b/>
          <w:i w:val="0"/>
        </w:rPr>
      </w:pPr>
      <w:ins w:id="18322" w:author="Rev 4 Allen Wirfs-Brock" w:date="2011-10-15T18:01:00Z">
        <w:del w:id="18323" w:author="Rev 8 Allen Wirfs-Brock" w:date="2012-06-01T08:54:00Z">
          <w:r w:rsidRPr="00E77497" w:rsidDel="00F07F43">
            <w:rPr>
              <w:rStyle w:val="af3"/>
              <w:rFonts w:ascii="Arial" w:eastAsia="MS Mincho" w:hAnsi="Arial"/>
              <w:i w:val="0"/>
              <w:lang w:val="en-GB" w:eastAsia="ja-JP"/>
            </w:rPr>
            <w:commentReference w:id="18324"/>
          </w:r>
          <w:r w:rsidRPr="00E77497" w:rsidDel="00F07F43">
            <w:rPr>
              <w:rFonts w:ascii="Courier New" w:hAnsi="Courier New" w:cs="Courier New"/>
              <w:b/>
              <w:i w:val="0"/>
            </w:rPr>
            <w:delText xml:space="preserve">{ </w:delText>
          </w:r>
          <w:r w:rsidRPr="00E77497" w:rsidDel="00F07F43">
            <w:delText>BindingPropertyList</w:delText>
          </w:r>
          <w:r w:rsidRPr="00E77497" w:rsidDel="00F07F43">
            <w:rPr>
              <w:rFonts w:ascii="Courier New" w:hAnsi="Courier New" w:cs="Courier New"/>
              <w:b/>
              <w:i w:val="0"/>
            </w:rPr>
            <w:delText xml:space="preserve"> }</w:delText>
          </w:r>
          <w:r w:rsidRPr="00E77497" w:rsidDel="00F07F43">
            <w:rPr>
              <w:rFonts w:ascii="Courier New" w:hAnsi="Courier New" w:cs="Courier New"/>
              <w:b/>
              <w:i w:val="0"/>
            </w:rPr>
            <w:br/>
            <w:delText xml:space="preserve">{ </w:delText>
          </w:r>
          <w:r w:rsidRPr="00E77497" w:rsidDel="00F07F43">
            <w:delText>BindingPropertyList</w:delText>
          </w:r>
          <w:r w:rsidRPr="00E77497" w:rsidDel="00F07F43">
            <w:rPr>
              <w:rFonts w:ascii="Courier New" w:hAnsi="Courier New" w:cs="Courier New"/>
              <w:b/>
              <w:i w:val="0"/>
            </w:rPr>
            <w:delText xml:space="preserve"> , }</w:delText>
          </w:r>
        </w:del>
      </w:ins>
    </w:p>
    <w:p w14:paraId="2ACD97BD" w14:textId="77777777" w:rsidR="003E2351" w:rsidRPr="00E77497" w:rsidDel="00F07F43" w:rsidRDefault="003E2351" w:rsidP="00FA3203">
      <w:pPr>
        <w:pStyle w:val="Alg4"/>
        <w:numPr>
          <w:ilvl w:val="0"/>
          <w:numId w:val="544"/>
        </w:numPr>
        <w:spacing w:after="220"/>
        <w:contextualSpacing/>
        <w:rPr>
          <w:ins w:id="18325" w:author="Rev 4 Allen Wirfs-Brock" w:date="2011-10-15T17:57:00Z"/>
          <w:del w:id="18326" w:author="Rev 8 Allen Wirfs-Brock" w:date="2012-06-01T08:54:00Z"/>
        </w:rPr>
      </w:pPr>
      <w:ins w:id="18327" w:author="Rev 4 Allen Wirfs-Brock" w:date="2011-10-15T17:57:00Z">
        <w:del w:id="18328" w:author="Rev 8 Allen Wirfs-Brock" w:date="2012-06-01T08:54:00Z">
          <w:r w:rsidRPr="00E77497" w:rsidDel="00F07F43">
            <w:delText xml:space="preserve">Return the BoundNames of </w:delText>
          </w:r>
          <w:r w:rsidRPr="00E77497" w:rsidDel="00F07F43">
            <w:rPr>
              <w:rStyle w:val="bnf"/>
            </w:rPr>
            <w:delText>BindingPropertyList</w:delText>
          </w:r>
          <w:r w:rsidRPr="00E77497" w:rsidDel="00F07F43">
            <w:delText>.</w:delText>
          </w:r>
        </w:del>
      </w:ins>
    </w:p>
    <w:p w14:paraId="2C42EB67" w14:textId="77777777" w:rsidR="003E2351" w:rsidRPr="00E77497" w:rsidRDefault="003E2351" w:rsidP="003E2351">
      <w:pPr>
        <w:rPr>
          <w:ins w:id="18329" w:author="Rev 4 Allen Wirfs-Brock" w:date="2011-10-15T17:57:00Z"/>
        </w:rPr>
      </w:pPr>
      <w:ins w:id="18330" w:author="Rev 4 Allen Wirfs-Brock" w:date="2011-10-15T17:57: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ins>
    </w:p>
    <w:p w14:paraId="1E4D9BAC" w14:textId="77777777" w:rsidR="003E2351" w:rsidRPr="00E77497" w:rsidRDefault="003E2351" w:rsidP="00FA3203">
      <w:pPr>
        <w:pStyle w:val="Alg4"/>
        <w:numPr>
          <w:ilvl w:val="0"/>
          <w:numId w:val="433"/>
        </w:numPr>
        <w:spacing w:after="220"/>
        <w:contextualSpacing/>
        <w:rPr>
          <w:ins w:id="18331" w:author="Rev 4 Allen Wirfs-Brock" w:date="2011-10-15T17:57:00Z"/>
        </w:rPr>
      </w:pPr>
      <w:ins w:id="18332" w:author="Rev 4 Allen Wirfs-Brock" w:date="2011-10-15T17:57:00Z">
        <w:r w:rsidRPr="00E77497">
          <w:t>Return an empty List.</w:t>
        </w:r>
      </w:ins>
    </w:p>
    <w:p w14:paraId="2259D361" w14:textId="77777777" w:rsidR="003E2351" w:rsidRPr="00E77497" w:rsidRDefault="003E2351" w:rsidP="003E2351">
      <w:pPr>
        <w:rPr>
          <w:ins w:id="18333" w:author="Rev 4 Allen Wirfs-Brock" w:date="2011-10-15T17:58:00Z"/>
        </w:rPr>
      </w:pPr>
      <w:ins w:id="18334" w:author="Rev 4 Allen Wirfs-Brock" w:date="2011-10-15T17:58: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ins>
    </w:p>
    <w:p w14:paraId="6B0EE50F" w14:textId="77777777" w:rsidR="003E2351" w:rsidRPr="00E77497" w:rsidRDefault="003E2351" w:rsidP="00FA3203">
      <w:pPr>
        <w:pStyle w:val="Alg4"/>
        <w:numPr>
          <w:ilvl w:val="0"/>
          <w:numId w:val="434"/>
        </w:numPr>
        <w:spacing w:after="220"/>
        <w:contextualSpacing/>
        <w:rPr>
          <w:ins w:id="18335" w:author="Rev 4 Allen Wirfs-Brock" w:date="2011-10-15T17:58:00Z"/>
        </w:rPr>
      </w:pPr>
      <w:ins w:id="18336" w:author="Rev 4 Allen Wirfs-Brock" w:date="2011-10-15T17:58:00Z">
        <w:r w:rsidRPr="00E77497">
          <w:t xml:space="preserve">Return the BoundNames of </w:t>
        </w:r>
        <w:r w:rsidRPr="00E77497">
          <w:rPr>
            <w:rStyle w:val="bnf"/>
          </w:rPr>
          <w:t>BindingElementList</w:t>
        </w:r>
        <w:r w:rsidRPr="00E77497">
          <w:t>.</w:t>
        </w:r>
      </w:ins>
    </w:p>
    <w:p w14:paraId="357672D3" w14:textId="77777777" w:rsidR="00B34B48" w:rsidRPr="00E77497" w:rsidDel="00F07F43" w:rsidRDefault="00B34B48" w:rsidP="00B34B48">
      <w:pPr>
        <w:rPr>
          <w:ins w:id="18337" w:author="Rev 5 Allen Wirfs-Brock" w:date="2012-01-03T16:55:00Z"/>
          <w:del w:id="18338" w:author="Rev 8 Allen Wirfs-Brock" w:date="2012-06-01T08:54:00Z"/>
        </w:rPr>
      </w:pPr>
      <w:ins w:id="18339" w:author="Rev 5 Allen Wirfs-Brock" w:date="2012-01-03T16:55:00Z">
        <w:del w:id="18340" w:author="Rev 8 Allen Wirfs-Brock" w:date="2012-06-01T08:54:00Z">
          <w:r w:rsidRPr="00E77497" w:rsidDel="00F07F43">
            <w:rPr>
              <w:rStyle w:val="bnf"/>
            </w:rPr>
            <w:delText xml:space="preserve">ArrayBindingPattern </w:delText>
          </w:r>
          <w:r w:rsidRPr="00E77497" w:rsidDel="00F07F43">
            <w:rPr>
              <w:b/>
            </w:rPr>
            <w:delText>:</w:delText>
          </w:r>
          <w:r w:rsidRPr="00E77497" w:rsidDel="00F07F43">
            <w:delText xml:space="preserve"> </w:delText>
          </w:r>
          <w:r w:rsidRPr="00E77497" w:rsidDel="00F07F43">
            <w:rPr>
              <w:rFonts w:ascii="Courier New" w:hAnsi="Courier New" w:cs="Courier New"/>
              <w:b/>
            </w:rPr>
            <w:delText>[</w:delText>
          </w:r>
          <w:r w:rsidDel="00F07F43">
            <w:rPr>
              <w:rFonts w:ascii="Courier New" w:hAnsi="Courier New" w:cs="Courier New"/>
              <w:b/>
            </w:rPr>
            <w:delText xml:space="preserve"> </w:delText>
          </w:r>
          <w:r w:rsidRPr="00E77497" w:rsidDel="00F07F43">
            <w:rPr>
              <w:rStyle w:val="bnf"/>
            </w:rPr>
            <w:delText>BindingElementList</w:delText>
          </w:r>
          <w:r w:rsidDel="00F07F43">
            <w:rPr>
              <w:rStyle w:val="bnf"/>
              <w:rFonts w:ascii="Courier New" w:hAnsi="Courier New" w:cs="Courier New"/>
              <w:b/>
              <w:i w:val="0"/>
            </w:rPr>
            <w:delText xml:space="preserve"> </w:delText>
          </w:r>
          <w:r w:rsidRPr="00E77497" w:rsidDel="00F07F43">
            <w:rPr>
              <w:rFonts w:ascii="Courier New" w:hAnsi="Courier New" w:cs="Courier New"/>
              <w:b/>
            </w:rPr>
            <w:delText>]</w:delText>
          </w:r>
          <w:r w:rsidRPr="00E77497" w:rsidDel="00F07F43">
            <w:delText xml:space="preserve"> </w:delText>
          </w:r>
        </w:del>
      </w:ins>
    </w:p>
    <w:p w14:paraId="1C1FE498" w14:textId="77777777" w:rsidR="00B34B48" w:rsidRPr="00E77497" w:rsidDel="00F07F43" w:rsidRDefault="00B34B48" w:rsidP="00B34B48">
      <w:pPr>
        <w:pStyle w:val="Alg4"/>
        <w:numPr>
          <w:ilvl w:val="0"/>
          <w:numId w:val="554"/>
        </w:numPr>
        <w:spacing w:after="220"/>
        <w:contextualSpacing/>
        <w:rPr>
          <w:ins w:id="18341" w:author="Rev 5 Allen Wirfs-Brock" w:date="2012-01-03T16:55:00Z"/>
          <w:del w:id="18342" w:author="Rev 8 Allen Wirfs-Brock" w:date="2012-06-01T08:54:00Z"/>
        </w:rPr>
      </w:pPr>
      <w:ins w:id="18343" w:author="Rev 5 Allen Wirfs-Brock" w:date="2012-01-03T16:55:00Z">
        <w:del w:id="18344" w:author="Rev 8 Allen Wirfs-Brock" w:date="2012-06-01T08:54:00Z">
          <w:r w:rsidRPr="00E77497" w:rsidDel="00F07F43">
            <w:delText xml:space="preserve">Return the BoundNames of </w:delText>
          </w:r>
          <w:r w:rsidRPr="00E77497" w:rsidDel="00F07F43">
            <w:rPr>
              <w:rStyle w:val="bnf"/>
            </w:rPr>
            <w:delText>BindingElementList</w:delText>
          </w:r>
          <w:r w:rsidRPr="00E77497" w:rsidDel="00F07F43">
            <w:delText>.</w:delText>
          </w:r>
        </w:del>
      </w:ins>
    </w:p>
    <w:p w14:paraId="0E9149D4" w14:textId="77777777" w:rsidR="004878F5" w:rsidRPr="00E77497" w:rsidRDefault="004878F5" w:rsidP="004878F5">
      <w:pPr>
        <w:rPr>
          <w:ins w:id="18345" w:author="Rev 4 Allen Wirfs-Brock" w:date="2011-10-15T18:12:00Z"/>
        </w:rPr>
      </w:pPr>
      <w:ins w:id="18346" w:author="Rev 4 Allen Wirfs-Brock" w:date="2011-10-15T18:12: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ins>
      <w:ins w:id="18347" w:author="Rev 5 Allen Wirfs-Brock" w:date="2012-01-03T16:55:00Z">
        <w:r w:rsidR="00B34B48">
          <w:rPr>
            <w:rFonts w:ascii="Courier New" w:hAnsi="Courier New" w:cs="Courier New"/>
            <w:b/>
          </w:rPr>
          <w:t xml:space="preserve"> </w:t>
        </w:r>
      </w:ins>
      <w:ins w:id="18348" w:author="Rev 4 Allen Wirfs-Brock" w:date="2011-10-15T18:12:00Z">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ins>
    </w:p>
    <w:p w14:paraId="76C9FCBD" w14:textId="77777777" w:rsidR="004878F5" w:rsidRPr="00E77497" w:rsidRDefault="004878F5" w:rsidP="00FA3203">
      <w:pPr>
        <w:pStyle w:val="Alg4"/>
        <w:numPr>
          <w:ilvl w:val="0"/>
          <w:numId w:val="554"/>
        </w:numPr>
        <w:spacing w:after="220"/>
        <w:contextualSpacing/>
        <w:rPr>
          <w:ins w:id="18349" w:author="Rev 4 Allen Wirfs-Brock" w:date="2011-10-15T18:12:00Z"/>
        </w:rPr>
      </w:pPr>
      <w:ins w:id="18350" w:author="Rev 4 Allen Wirfs-Brock" w:date="2011-10-15T18:12:00Z">
        <w:r w:rsidRPr="00E77497">
          <w:t xml:space="preserve">Return the BoundNames of </w:t>
        </w:r>
        <w:r w:rsidRPr="00E77497">
          <w:rPr>
            <w:rStyle w:val="bnf"/>
          </w:rPr>
          <w:t>BindingElementList</w:t>
        </w:r>
        <w:r w:rsidRPr="00E77497">
          <w:t>.</w:t>
        </w:r>
      </w:ins>
    </w:p>
    <w:p w14:paraId="3DF1DDBD" w14:textId="77777777" w:rsidR="009062B9" w:rsidRPr="00E77497" w:rsidRDefault="009062B9" w:rsidP="009062B9">
      <w:pPr>
        <w:rPr>
          <w:ins w:id="18351" w:author="Rev 4 Allen Wirfs-Brock" w:date="2011-10-15T18:14:00Z"/>
        </w:rPr>
      </w:pPr>
      <w:ins w:id="18352" w:author="Rev 4 Allen Wirfs-Brock" w:date="2011-10-15T18:14:00Z">
        <w:r w:rsidRPr="00E77497">
          <w:rPr>
            <w:rStyle w:val="bnf"/>
          </w:rPr>
          <w:t xml:space="preserve">ArrayBindingPattern </w:t>
        </w:r>
        <w:r w:rsidRPr="00E77497">
          <w:rPr>
            <w:b/>
          </w:rPr>
          <w:t>:</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ins>
    </w:p>
    <w:p w14:paraId="02D477E7" w14:textId="77777777" w:rsidR="009062B9" w:rsidRPr="00E77497" w:rsidRDefault="009062B9" w:rsidP="00FA3203">
      <w:pPr>
        <w:pStyle w:val="Alg4"/>
        <w:numPr>
          <w:ilvl w:val="0"/>
          <w:numId w:val="435"/>
        </w:numPr>
        <w:spacing w:after="220"/>
        <w:contextualSpacing/>
        <w:rPr>
          <w:ins w:id="18353" w:author="Rev 4 Allen Wirfs-Brock" w:date="2011-10-15T18:14:00Z"/>
        </w:rPr>
      </w:pPr>
      <w:ins w:id="18354" w:author="Rev 4 Allen Wirfs-Brock" w:date="2011-10-15T18:14:00Z">
        <w:r w:rsidRPr="00E77497">
          <w:t xml:space="preserve">Let </w:t>
        </w:r>
        <w:r w:rsidRPr="00E77497">
          <w:rPr>
            <w:i/>
          </w:rPr>
          <w:t xml:space="preserve">names </w:t>
        </w:r>
        <w:r w:rsidRPr="00E77497">
          <w:t xml:space="preserve">be BoundNames of </w:t>
        </w:r>
        <w:r w:rsidRPr="00E77497">
          <w:rPr>
            <w:rStyle w:val="bnf"/>
          </w:rPr>
          <w:t>BindingElementList</w:t>
        </w:r>
        <w:r w:rsidRPr="00E77497">
          <w:t>.</w:t>
        </w:r>
      </w:ins>
    </w:p>
    <w:p w14:paraId="2C087D09" w14:textId="77777777" w:rsidR="009062B9" w:rsidRPr="00E77497" w:rsidRDefault="009062B9" w:rsidP="00FA3203">
      <w:pPr>
        <w:pStyle w:val="Alg4"/>
        <w:numPr>
          <w:ilvl w:val="0"/>
          <w:numId w:val="435"/>
        </w:numPr>
        <w:spacing w:after="220"/>
        <w:contextualSpacing/>
        <w:rPr>
          <w:ins w:id="18355" w:author="Rev 4 Allen Wirfs-Brock" w:date="2011-10-15T18:14:00Z"/>
          <w:rStyle w:val="bnf"/>
          <w:i w:val="0"/>
        </w:rPr>
      </w:pPr>
      <w:ins w:id="18356" w:author="Rev 4 Allen Wirfs-Brock" w:date="2011-10-15T18:14:00Z">
        <w:r w:rsidRPr="00E77497">
          <w:t xml:space="preserve">Append to </w:t>
        </w:r>
        <w:r w:rsidRPr="00E77497">
          <w:rPr>
            <w:i/>
          </w:rPr>
          <w:t>names</w:t>
        </w:r>
        <w:r w:rsidRPr="00E77497">
          <w:t xml:space="preserve"> the elements of BoundNames of </w:t>
        </w:r>
        <w:r w:rsidRPr="00E77497">
          <w:rPr>
            <w:rStyle w:val="bnf"/>
          </w:rPr>
          <w:t>BindingRestElement.</w:t>
        </w:r>
      </w:ins>
    </w:p>
    <w:p w14:paraId="5CB18AE0" w14:textId="77777777" w:rsidR="009062B9" w:rsidRPr="00E77497" w:rsidRDefault="009062B9" w:rsidP="00FA3203">
      <w:pPr>
        <w:pStyle w:val="Alg4"/>
        <w:numPr>
          <w:ilvl w:val="0"/>
          <w:numId w:val="435"/>
        </w:numPr>
        <w:spacing w:after="220"/>
        <w:contextualSpacing/>
        <w:rPr>
          <w:ins w:id="18357" w:author="Rev 4 Allen Wirfs-Brock" w:date="2011-10-15T18:14:00Z"/>
        </w:rPr>
      </w:pPr>
      <w:ins w:id="18358" w:author="Rev 4 Allen Wirfs-Brock" w:date="2011-10-15T18:14:00Z">
        <w:r w:rsidRPr="00E77497">
          <w:t xml:space="preserve">Return </w:t>
        </w:r>
        <w:r w:rsidRPr="00E77497">
          <w:rPr>
            <w:rStyle w:val="bnf"/>
          </w:rPr>
          <w:t>names</w:t>
        </w:r>
        <w:r w:rsidRPr="00E77497">
          <w:t>.</w:t>
        </w:r>
      </w:ins>
    </w:p>
    <w:p w14:paraId="2229A498" w14:textId="77777777" w:rsidR="00830027" w:rsidRPr="00E77497" w:rsidDel="00F07F43" w:rsidRDefault="00830027" w:rsidP="00830027">
      <w:pPr>
        <w:rPr>
          <w:ins w:id="18359" w:author="Rev 4 Allen Wirfs-Brock" w:date="2011-10-15T18:16:00Z"/>
          <w:del w:id="18360" w:author="Rev 8 Allen Wirfs-Brock" w:date="2012-06-01T08:54:00Z"/>
        </w:rPr>
      </w:pPr>
      <w:ins w:id="18361" w:author="Rev 4 Allen Wirfs-Brock" w:date="2011-10-15T18:16:00Z">
        <w:del w:id="18362" w:author="Rev 8 Allen Wirfs-Brock" w:date="2012-06-01T08:54:00Z">
          <w:r w:rsidRPr="00E77497" w:rsidDel="00F07F43">
            <w:rPr>
              <w:rStyle w:val="bnf"/>
            </w:rPr>
            <w:delText xml:space="preserve">BindingPropertyList </w:delText>
          </w:r>
          <w:r w:rsidRPr="00E77497" w:rsidDel="00F07F43">
            <w:rPr>
              <w:b/>
            </w:rPr>
            <w:delText>:</w:delText>
          </w:r>
          <w:r w:rsidRPr="00E77497" w:rsidDel="00F07F43">
            <w:delText xml:space="preserve"> </w:delText>
          </w:r>
          <w:r w:rsidRPr="00E77497" w:rsidDel="00F07F43">
            <w:rPr>
              <w:rStyle w:val="bnf"/>
            </w:rPr>
            <w:delText>BindingProperty</w:delText>
          </w:r>
          <w:r w:rsidRPr="00E77497" w:rsidDel="00F07F43">
            <w:rPr>
              <w:rStyle w:val="bnf"/>
              <w:rFonts w:ascii="Courier New" w:hAnsi="Courier New" w:cs="Courier New"/>
              <w:b/>
              <w:i w:val="0"/>
            </w:rPr>
            <w:delText xml:space="preserve"> </w:delText>
          </w:r>
        </w:del>
      </w:ins>
    </w:p>
    <w:p w14:paraId="329C204E" w14:textId="77777777" w:rsidR="00830027" w:rsidRPr="00E77497" w:rsidDel="00F07F43" w:rsidRDefault="00830027" w:rsidP="00FA3203">
      <w:pPr>
        <w:pStyle w:val="Alg4"/>
        <w:numPr>
          <w:ilvl w:val="0"/>
          <w:numId w:val="436"/>
        </w:numPr>
        <w:spacing w:after="220"/>
        <w:contextualSpacing/>
        <w:rPr>
          <w:ins w:id="18363" w:author="Rev 4 Allen Wirfs-Brock" w:date="2011-10-15T18:16:00Z"/>
          <w:del w:id="18364" w:author="Rev 8 Allen Wirfs-Brock" w:date="2012-06-01T08:54:00Z"/>
        </w:rPr>
      </w:pPr>
      <w:ins w:id="18365" w:author="Rev 4 Allen Wirfs-Brock" w:date="2011-10-15T18:16:00Z">
        <w:del w:id="18366" w:author="Rev 8 Allen Wirfs-Brock" w:date="2012-06-01T08:54:00Z">
          <w:r w:rsidRPr="00E77497" w:rsidDel="00F07F43">
            <w:delText xml:space="preserve">Return BoundNames of </w:delText>
          </w:r>
          <w:r w:rsidRPr="00E77497" w:rsidDel="00F07F43">
            <w:rPr>
              <w:rStyle w:val="bnf"/>
            </w:rPr>
            <w:delText>BindingProperty</w:delText>
          </w:r>
          <w:r w:rsidRPr="00E77497" w:rsidDel="00F07F43">
            <w:delText>.</w:delText>
          </w:r>
        </w:del>
      </w:ins>
    </w:p>
    <w:p w14:paraId="2A9015F2" w14:textId="77777777" w:rsidR="005D234B" w:rsidRPr="00E77497" w:rsidRDefault="005D234B" w:rsidP="005D234B">
      <w:pPr>
        <w:rPr>
          <w:ins w:id="18367" w:author="Rev 4 Allen Wirfs-Brock" w:date="2011-10-15T18:18:00Z"/>
        </w:rPr>
      </w:pPr>
      <w:ins w:id="18368" w:author="Rev 4 Allen Wirfs-Brock" w:date="2011-10-15T18:18:00Z">
        <w:r w:rsidRPr="00E77497">
          <w:rPr>
            <w:rStyle w:val="bnf"/>
          </w:rPr>
          <w:t xml:space="preserve">BindingPropertyList </w:t>
        </w:r>
        <w:r w:rsidRPr="00E77497">
          <w:rPr>
            <w:b/>
          </w:rPr>
          <w:t>:</w:t>
        </w:r>
        <w:r w:rsidRPr="00E77497">
          <w:t xml:space="preserve"> </w:t>
        </w:r>
        <w:r w:rsidRPr="00E77497">
          <w:rPr>
            <w:rStyle w:val="bnf"/>
          </w:rPr>
          <w:t xml:space="preserve">BindingPropertyList </w:t>
        </w:r>
        <w:r w:rsidRPr="00E77497">
          <w:rPr>
            <w:rStyle w:val="bnf"/>
            <w:rFonts w:ascii="Courier New" w:hAnsi="Courier New" w:cs="Courier New"/>
            <w:b/>
            <w:i w:val="0"/>
          </w:rPr>
          <w:t>,</w:t>
        </w:r>
        <w:r w:rsidRPr="00E77497">
          <w:rPr>
            <w:rStyle w:val="bnf"/>
          </w:rPr>
          <w:t xml:space="preserve"> BindingProperty</w:t>
        </w:r>
        <w:r w:rsidRPr="00E77497">
          <w:rPr>
            <w:rStyle w:val="bnf"/>
            <w:rFonts w:ascii="Courier New" w:hAnsi="Courier New" w:cs="Courier New"/>
            <w:b/>
            <w:i w:val="0"/>
          </w:rPr>
          <w:t xml:space="preserve"> </w:t>
        </w:r>
      </w:ins>
    </w:p>
    <w:p w14:paraId="74A6B4EF" w14:textId="77777777" w:rsidR="005D234B" w:rsidRPr="00E77497" w:rsidRDefault="005D234B" w:rsidP="00FA3203">
      <w:pPr>
        <w:pStyle w:val="Alg4"/>
        <w:numPr>
          <w:ilvl w:val="0"/>
          <w:numId w:val="437"/>
        </w:numPr>
        <w:spacing w:after="220"/>
        <w:contextualSpacing/>
        <w:rPr>
          <w:ins w:id="18369" w:author="Rev 4 Allen Wirfs-Brock" w:date="2011-10-15T18:18:00Z"/>
        </w:rPr>
      </w:pPr>
      <w:ins w:id="18370" w:author="Rev 4 Allen Wirfs-Brock" w:date="2011-10-15T18:18:00Z">
        <w:r w:rsidRPr="00E77497">
          <w:t xml:space="preserve">Let </w:t>
        </w:r>
        <w:r w:rsidRPr="00E77497">
          <w:rPr>
            <w:i/>
          </w:rPr>
          <w:t xml:space="preserve">names </w:t>
        </w:r>
        <w:r w:rsidRPr="00E77497">
          <w:t xml:space="preserve">be BoundNames of </w:t>
        </w:r>
        <w:r w:rsidRPr="00E77497">
          <w:rPr>
            <w:rStyle w:val="bnf"/>
          </w:rPr>
          <w:t>BindingPropertyList</w:t>
        </w:r>
        <w:r w:rsidRPr="00E77497">
          <w:t>.</w:t>
        </w:r>
      </w:ins>
    </w:p>
    <w:p w14:paraId="3A7834BA" w14:textId="77777777" w:rsidR="005D234B" w:rsidRPr="00E77497" w:rsidRDefault="005D234B" w:rsidP="00FA3203">
      <w:pPr>
        <w:pStyle w:val="Alg4"/>
        <w:numPr>
          <w:ilvl w:val="0"/>
          <w:numId w:val="437"/>
        </w:numPr>
        <w:spacing w:after="220"/>
        <w:contextualSpacing/>
        <w:rPr>
          <w:ins w:id="18371" w:author="Rev 4 Allen Wirfs-Brock" w:date="2011-10-15T18:18:00Z"/>
          <w:rStyle w:val="bnf"/>
          <w:i w:val="0"/>
        </w:rPr>
      </w:pPr>
      <w:ins w:id="18372" w:author="Rev 4 Allen Wirfs-Brock" w:date="2011-10-15T18:18:00Z">
        <w:r w:rsidRPr="00E77497">
          <w:t xml:space="preserve">Append to </w:t>
        </w:r>
        <w:r w:rsidRPr="00E77497">
          <w:rPr>
            <w:i/>
          </w:rPr>
          <w:t>names</w:t>
        </w:r>
        <w:r w:rsidRPr="00E77497">
          <w:t xml:space="preserve"> the elements of BoundNames of </w:t>
        </w:r>
        <w:r w:rsidRPr="00E77497">
          <w:rPr>
            <w:rStyle w:val="bnf"/>
          </w:rPr>
          <w:t>BindingProperty.</w:t>
        </w:r>
      </w:ins>
    </w:p>
    <w:p w14:paraId="308B9FCF" w14:textId="77777777" w:rsidR="005D234B" w:rsidRPr="00E77497" w:rsidRDefault="005D234B" w:rsidP="00FA3203">
      <w:pPr>
        <w:pStyle w:val="Alg4"/>
        <w:numPr>
          <w:ilvl w:val="0"/>
          <w:numId w:val="437"/>
        </w:numPr>
        <w:spacing w:after="220"/>
        <w:contextualSpacing/>
        <w:rPr>
          <w:ins w:id="18373" w:author="Rev 4 Allen Wirfs-Brock" w:date="2011-10-15T18:18:00Z"/>
        </w:rPr>
      </w:pPr>
      <w:ins w:id="18374" w:author="Rev 4 Allen Wirfs-Brock" w:date="2011-10-15T18:18:00Z">
        <w:r w:rsidRPr="00E77497">
          <w:t xml:space="preserve">Return </w:t>
        </w:r>
        <w:r w:rsidRPr="00E77497">
          <w:rPr>
            <w:rStyle w:val="bnf"/>
          </w:rPr>
          <w:t>names</w:t>
        </w:r>
        <w:r w:rsidRPr="00E77497">
          <w:t>.</w:t>
        </w:r>
      </w:ins>
    </w:p>
    <w:p w14:paraId="777E92AD" w14:textId="77777777" w:rsidR="00C35E30" w:rsidRPr="00E77497" w:rsidRDefault="00C35E30" w:rsidP="00C35E30">
      <w:pPr>
        <w:rPr>
          <w:ins w:id="18375" w:author="Rev 4 Allen Wirfs-Brock" w:date="2011-10-15T18:19:00Z"/>
        </w:rPr>
      </w:pPr>
      <w:ins w:id="18376" w:author="Rev 4 Allen Wirfs-Brock" w:date="2011-10-15T18:19:00Z">
        <w:r w:rsidRPr="00E77497">
          <w:rPr>
            <w:rStyle w:val="bnf"/>
          </w:rPr>
          <w:t xml:space="preserve">BindingElementList </w:t>
        </w:r>
        <w:r w:rsidRPr="00E77497">
          <w:rPr>
            <w:b/>
          </w:rPr>
          <w:t>:</w:t>
        </w:r>
        <w:r w:rsidRPr="00E77497">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rPr>
            <w:rStyle w:val="bnf"/>
            <w:rFonts w:ascii="Courier New" w:hAnsi="Courier New" w:cs="Courier New"/>
            <w:b/>
            <w:i w:val="0"/>
          </w:rPr>
          <w:t xml:space="preserve"> </w:t>
        </w:r>
      </w:ins>
    </w:p>
    <w:p w14:paraId="4DCDE5D1" w14:textId="77777777" w:rsidR="00C35E30" w:rsidRPr="00E77497" w:rsidRDefault="00C35E30" w:rsidP="00FA3203">
      <w:pPr>
        <w:pStyle w:val="Alg4"/>
        <w:numPr>
          <w:ilvl w:val="0"/>
          <w:numId w:val="438"/>
        </w:numPr>
        <w:spacing w:after="220"/>
        <w:contextualSpacing/>
        <w:rPr>
          <w:ins w:id="18377" w:author="Rev 4 Allen Wirfs-Brock" w:date="2011-10-15T18:19:00Z"/>
        </w:rPr>
      </w:pPr>
      <w:ins w:id="18378" w:author="Rev 4 Allen Wirfs-Brock" w:date="2011-10-15T18:19:00Z">
        <w:r w:rsidRPr="00E77497">
          <w:t xml:space="preserve">Return BoundNames of </w:t>
        </w:r>
        <w:r w:rsidRPr="00E77497">
          <w:rPr>
            <w:rStyle w:val="bnf"/>
          </w:rPr>
          <w:t>BindingElement</w:t>
        </w:r>
        <w:r w:rsidRPr="00E77497">
          <w:t>.</w:t>
        </w:r>
      </w:ins>
    </w:p>
    <w:p w14:paraId="6EF65D36" w14:textId="77777777" w:rsidR="00343429" w:rsidRPr="00E77497" w:rsidRDefault="00343429" w:rsidP="00343429">
      <w:pPr>
        <w:rPr>
          <w:ins w:id="18379" w:author="Rev 4 Allen Wirfs-Brock" w:date="2011-10-15T18:21:00Z"/>
        </w:rPr>
      </w:pPr>
      <w:ins w:id="18380" w:author="Rev 4 Allen Wirfs-Brock" w:date="2011-10-15T18:21:00Z">
        <w:r w:rsidRPr="00E77497">
          <w:rPr>
            <w:rStyle w:val="bnf"/>
          </w:rPr>
          <w:t xml:space="preserve">BindingElementList </w:t>
        </w:r>
        <w:r w:rsidRPr="00E77497">
          <w:rPr>
            <w:b/>
          </w:rPr>
          <w:t>:</w:t>
        </w:r>
        <w:r w:rsidRPr="00E77497">
          <w:t xml:space="preserve"> </w:t>
        </w:r>
        <w:r w:rsidRPr="00E77497">
          <w:rPr>
            <w:rStyle w:val="bnf"/>
          </w:rPr>
          <w:t xml:space="preserve">BindingElementList </w:t>
        </w:r>
        <w:r w:rsidRPr="00E77497">
          <w:rPr>
            <w:rStyle w:val="bnf"/>
            <w:rFonts w:ascii="Courier New" w:hAnsi="Courier New" w:cs="Courier New"/>
            <w:b/>
            <w:i w:val="0"/>
          </w:rPr>
          <w:t>,</w:t>
        </w:r>
        <w:r w:rsidRPr="00E77497">
          <w:rPr>
            <w:rStyle w:val="bnf"/>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t xml:space="preserve"> </w:t>
        </w:r>
      </w:ins>
    </w:p>
    <w:p w14:paraId="7C62DC18" w14:textId="77777777" w:rsidR="00343429" w:rsidRPr="00E77497" w:rsidRDefault="00343429" w:rsidP="00C47E72">
      <w:pPr>
        <w:pStyle w:val="Alg4"/>
        <w:numPr>
          <w:ilvl w:val="0"/>
          <w:numId w:val="439"/>
        </w:numPr>
        <w:spacing w:after="220"/>
        <w:contextualSpacing/>
        <w:rPr>
          <w:ins w:id="18381" w:author="Rev 4 Allen Wirfs-Brock" w:date="2011-10-15T18:21:00Z"/>
        </w:rPr>
      </w:pPr>
      <w:ins w:id="18382" w:author="Rev 4 Allen Wirfs-Brock" w:date="2011-10-15T18:21:00Z">
        <w:r w:rsidRPr="00E77497">
          <w:t xml:space="preserve">Let </w:t>
        </w:r>
        <w:r w:rsidRPr="00E77497">
          <w:rPr>
            <w:i/>
          </w:rPr>
          <w:t xml:space="preserve">names </w:t>
        </w:r>
        <w:r w:rsidRPr="00E77497">
          <w:t xml:space="preserve">be BoundNames of </w:t>
        </w:r>
        <w:r w:rsidRPr="00E77497">
          <w:rPr>
            <w:rStyle w:val="bnf"/>
          </w:rPr>
          <w:t>BindingElementList</w:t>
        </w:r>
        <w:r w:rsidRPr="00E77497">
          <w:t>.</w:t>
        </w:r>
      </w:ins>
    </w:p>
    <w:p w14:paraId="77A2921B" w14:textId="77777777" w:rsidR="00343429" w:rsidRPr="00E77497" w:rsidRDefault="00343429" w:rsidP="00C47E72">
      <w:pPr>
        <w:pStyle w:val="Alg4"/>
        <w:numPr>
          <w:ilvl w:val="0"/>
          <w:numId w:val="439"/>
        </w:numPr>
        <w:spacing w:after="220"/>
        <w:contextualSpacing/>
        <w:rPr>
          <w:ins w:id="18383" w:author="Rev 4 Allen Wirfs-Brock" w:date="2011-10-15T18:21:00Z"/>
          <w:rStyle w:val="bnf"/>
          <w:i w:val="0"/>
        </w:rPr>
      </w:pPr>
      <w:ins w:id="18384" w:author="Rev 4 Allen Wirfs-Brock" w:date="2011-10-15T18:21:00Z">
        <w:r w:rsidRPr="00E77497">
          <w:t xml:space="preserve">Append to </w:t>
        </w:r>
        <w:r w:rsidRPr="00E77497">
          <w:rPr>
            <w:i/>
          </w:rPr>
          <w:t>names</w:t>
        </w:r>
        <w:r w:rsidRPr="00E77497">
          <w:t xml:space="preserve"> the elements of BoundNames of </w:t>
        </w:r>
        <w:r w:rsidRPr="00E77497">
          <w:rPr>
            <w:rStyle w:val="bnf"/>
          </w:rPr>
          <w:t>BindingElement.</w:t>
        </w:r>
      </w:ins>
    </w:p>
    <w:p w14:paraId="32CC0CB9" w14:textId="77777777" w:rsidR="00343429" w:rsidRPr="00E77497" w:rsidRDefault="00343429" w:rsidP="00C47E72">
      <w:pPr>
        <w:pStyle w:val="Alg4"/>
        <w:numPr>
          <w:ilvl w:val="0"/>
          <w:numId w:val="439"/>
        </w:numPr>
        <w:spacing w:after="220"/>
        <w:contextualSpacing/>
        <w:rPr>
          <w:ins w:id="18385" w:author="Rev 4 Allen Wirfs-Brock" w:date="2011-10-15T18:21:00Z"/>
        </w:rPr>
      </w:pPr>
      <w:ins w:id="18386" w:author="Rev 4 Allen Wirfs-Brock" w:date="2011-10-15T18:21:00Z">
        <w:r w:rsidRPr="00E77497">
          <w:t xml:space="preserve">Return </w:t>
        </w:r>
        <w:r w:rsidRPr="00E77497">
          <w:rPr>
            <w:rStyle w:val="bnf"/>
          </w:rPr>
          <w:t>names</w:t>
        </w:r>
        <w:r w:rsidRPr="00E77497">
          <w:t>.</w:t>
        </w:r>
      </w:ins>
    </w:p>
    <w:p w14:paraId="5910D2DF" w14:textId="77777777" w:rsidR="006E26C7" w:rsidRPr="00E77497" w:rsidDel="00F07F43" w:rsidRDefault="006E26C7" w:rsidP="006E26C7">
      <w:pPr>
        <w:rPr>
          <w:ins w:id="18387" w:author="Rev 4 Allen Wirfs-Brock" w:date="2011-10-15T18:23:00Z"/>
          <w:del w:id="18388" w:author="Rev 8 Allen Wirfs-Brock" w:date="2012-06-01T08:54:00Z"/>
        </w:rPr>
      </w:pPr>
      <w:ins w:id="18389" w:author="Rev 4 Allen Wirfs-Brock" w:date="2011-10-15T18:23:00Z">
        <w:del w:id="18390" w:author="Rev 8 Allen Wirfs-Brock" w:date="2012-06-01T08:54:00Z">
          <w:r w:rsidRPr="00E77497" w:rsidDel="00F07F43">
            <w:rPr>
              <w:rStyle w:val="bnf"/>
            </w:rPr>
            <w:delText xml:space="preserve">BindingProperty </w:delText>
          </w:r>
          <w:r w:rsidRPr="00E77497" w:rsidDel="00F07F43">
            <w:rPr>
              <w:b/>
            </w:rPr>
            <w:delText>:</w:delText>
          </w:r>
          <w:r w:rsidRPr="00E77497" w:rsidDel="00F07F43">
            <w:delText xml:space="preserve"> </w:delText>
          </w:r>
          <w:r w:rsidRPr="00E77497" w:rsidDel="00F07F43">
            <w:rPr>
              <w:rFonts w:ascii="Times New Roman" w:hAnsi="Times New Roman"/>
              <w:i/>
            </w:rPr>
            <w:delText xml:space="preserve">SingleNameBinding </w:delText>
          </w:r>
        </w:del>
      </w:ins>
    </w:p>
    <w:p w14:paraId="7576A1A8" w14:textId="77777777" w:rsidR="006E26C7" w:rsidRPr="00E77497" w:rsidDel="00F07F43" w:rsidRDefault="006E26C7" w:rsidP="00C47E72">
      <w:pPr>
        <w:pStyle w:val="Alg4"/>
        <w:numPr>
          <w:ilvl w:val="0"/>
          <w:numId w:val="440"/>
        </w:numPr>
        <w:spacing w:after="220"/>
        <w:contextualSpacing/>
        <w:rPr>
          <w:ins w:id="18391" w:author="Rev 4 Allen Wirfs-Brock" w:date="2011-10-15T18:23:00Z"/>
          <w:del w:id="18392" w:author="Rev 8 Allen Wirfs-Brock" w:date="2012-06-01T08:54:00Z"/>
        </w:rPr>
      </w:pPr>
      <w:ins w:id="18393" w:author="Rev 4 Allen Wirfs-Brock" w:date="2011-10-15T18:23:00Z">
        <w:del w:id="18394" w:author="Rev 8 Allen Wirfs-Brock" w:date="2012-06-01T08:54:00Z">
          <w:r w:rsidRPr="00E77497" w:rsidDel="00F07F43">
            <w:delText xml:space="preserve">Return the BoundNames of </w:delText>
          </w:r>
          <w:r w:rsidRPr="00E77497" w:rsidDel="00F07F43">
            <w:rPr>
              <w:i/>
            </w:rPr>
            <w:delText>SingleNameBinding</w:delText>
          </w:r>
          <w:r w:rsidRPr="00E77497" w:rsidDel="00F07F43">
            <w:rPr>
              <w:rStyle w:val="bnf"/>
            </w:rPr>
            <w:delText xml:space="preserve"> </w:delText>
          </w:r>
          <w:r w:rsidRPr="00E77497" w:rsidDel="00F07F43">
            <w:delText>.</w:delText>
          </w:r>
        </w:del>
      </w:ins>
    </w:p>
    <w:p w14:paraId="63249268" w14:textId="77777777" w:rsidR="005E5F0B" w:rsidRPr="00E77497" w:rsidRDefault="005E5F0B" w:rsidP="005E5F0B">
      <w:pPr>
        <w:rPr>
          <w:ins w:id="18395" w:author="Rev 4 Allen Wirfs-Brock" w:date="2011-10-15T18:24:00Z"/>
        </w:rPr>
      </w:pPr>
      <w:ins w:id="18396" w:author="Rev 4 Allen Wirfs-Brock" w:date="2011-10-15T18:24:00Z">
        <w:r w:rsidRPr="00E77497">
          <w:rPr>
            <w:rStyle w:val="bnf"/>
          </w:rPr>
          <w:t xml:space="preserve">BindingProperty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BindingElement</w:t>
        </w:r>
        <w:r w:rsidRPr="00E77497">
          <w:rPr>
            <w:rFonts w:cs="Arial"/>
            <w:i/>
            <w:vertAlign w:val="subscript"/>
          </w:rPr>
          <w:t xml:space="preserve"> </w:t>
        </w:r>
      </w:ins>
    </w:p>
    <w:p w14:paraId="0D117AAC" w14:textId="77777777" w:rsidR="005E5F0B" w:rsidRPr="00E77497" w:rsidRDefault="005E5F0B" w:rsidP="00C47E72">
      <w:pPr>
        <w:pStyle w:val="Alg4"/>
        <w:numPr>
          <w:ilvl w:val="0"/>
          <w:numId w:val="569"/>
        </w:numPr>
        <w:spacing w:after="220"/>
        <w:contextualSpacing/>
        <w:rPr>
          <w:ins w:id="18397" w:author="Rev 4 Allen Wirfs-Brock" w:date="2011-10-15T18:24:00Z"/>
        </w:rPr>
      </w:pPr>
      <w:ins w:id="18398" w:author="Rev 4 Allen Wirfs-Brock" w:date="2011-10-15T18:24:00Z">
        <w:r w:rsidRPr="00E77497">
          <w:t xml:space="preserve">Return the BoundNames of </w:t>
        </w:r>
        <w:r w:rsidRPr="00E77497">
          <w:rPr>
            <w:rStyle w:val="bnf"/>
          </w:rPr>
          <w:t>BindingElement</w:t>
        </w:r>
        <w:r w:rsidRPr="00E77497">
          <w:t>.</w:t>
        </w:r>
      </w:ins>
    </w:p>
    <w:p w14:paraId="729BD89F" w14:textId="77777777" w:rsidR="005B3577" w:rsidRPr="00E77497" w:rsidRDefault="005B3577" w:rsidP="005B3577">
      <w:pPr>
        <w:rPr>
          <w:ins w:id="18399" w:author="Rev 4 Allen Wirfs-Brock" w:date="2011-10-15T18:29:00Z"/>
        </w:rPr>
      </w:pPr>
      <w:ins w:id="18400" w:author="Rev 4 Allen Wirfs-Brock" w:date="2011-10-15T18:29:00Z">
        <w:r w:rsidRPr="00E77497">
          <w:rPr>
            <w:rFonts w:ascii="Times New Roman" w:hAnsi="Times New Roman"/>
            <w:i/>
          </w:rPr>
          <w:t xml:space="preserve">SingleNameBinding </w:t>
        </w:r>
        <w:r w:rsidRPr="00E77497">
          <w:rPr>
            <w:rFonts w:ascii="Courier New" w:hAnsi="Courier New" w:cs="Courier New"/>
            <w:b/>
          </w:rPr>
          <w:t>:</w:t>
        </w:r>
        <w:r w:rsidRPr="00E77497">
          <w:t xml:space="preserve"> </w:t>
        </w:r>
        <w:r w:rsidRPr="00E77497">
          <w:rPr>
            <w:rStyle w:val="bnf"/>
          </w:rPr>
          <w:t xml:space="preserve">BindingIdentifier </w:t>
        </w:r>
        <w:r w:rsidRPr="00E77497">
          <w:rPr>
            <w:rFonts w:ascii="Times New Roman" w:hAnsi="Times New Roman"/>
            <w:i/>
          </w:rPr>
          <w:t>Initialiser</w:t>
        </w:r>
        <w:r w:rsidRPr="00E77497">
          <w:rPr>
            <w:rFonts w:ascii="Times New Roman" w:hAnsi="Times New Roman"/>
            <w:vertAlign w:val="subscript"/>
          </w:rPr>
          <w:t>opt</w:t>
        </w:r>
        <w:r w:rsidRPr="00E77497">
          <w:t xml:space="preserve"> </w:t>
        </w:r>
      </w:ins>
    </w:p>
    <w:p w14:paraId="5FD2382E" w14:textId="77777777" w:rsidR="005B3577" w:rsidRPr="00E77497" w:rsidRDefault="005B3577" w:rsidP="00C47E72">
      <w:pPr>
        <w:pStyle w:val="Alg4"/>
        <w:numPr>
          <w:ilvl w:val="0"/>
          <w:numId w:val="442"/>
        </w:numPr>
        <w:spacing w:after="220"/>
        <w:contextualSpacing/>
        <w:rPr>
          <w:ins w:id="18401" w:author="Rev 4 Allen Wirfs-Brock" w:date="2011-10-15T18:29:00Z"/>
        </w:rPr>
      </w:pPr>
      <w:ins w:id="18402" w:author="Rev 4 Allen Wirfs-Brock" w:date="2011-10-15T18:29:00Z">
        <w:r w:rsidRPr="00E77497">
          <w:t xml:space="preserve">Return the BoundNames of </w:t>
        </w:r>
        <w:r w:rsidRPr="00E77497">
          <w:rPr>
            <w:rStyle w:val="bnf"/>
          </w:rPr>
          <w:t>BindingIdentifier</w:t>
        </w:r>
        <w:r w:rsidRPr="00E77497">
          <w:t>.</w:t>
        </w:r>
      </w:ins>
    </w:p>
    <w:p w14:paraId="1EC2369F" w14:textId="77777777" w:rsidR="00243AB9" w:rsidRPr="00E77497" w:rsidDel="00F07F43" w:rsidRDefault="00243AB9" w:rsidP="00243AB9">
      <w:pPr>
        <w:rPr>
          <w:ins w:id="18403" w:author="Rev 4 Allen Wirfs-Brock" w:date="2011-10-15T18:30:00Z"/>
          <w:del w:id="18404" w:author="Rev 8 Allen Wirfs-Brock" w:date="2012-06-01T08:55:00Z"/>
        </w:rPr>
      </w:pPr>
      <w:ins w:id="18405" w:author="Rev 4 Allen Wirfs-Brock" w:date="2011-10-15T18:30:00Z">
        <w:del w:id="18406" w:author="Rev 8 Allen Wirfs-Brock" w:date="2012-06-01T08:55:00Z">
          <w:r w:rsidRPr="00E77497" w:rsidDel="00F07F43">
            <w:rPr>
              <w:rStyle w:val="bnf"/>
            </w:rPr>
            <w:delText xml:space="preserve">BindingElement </w:delText>
          </w:r>
          <w:r w:rsidRPr="00E77497" w:rsidDel="00F07F43">
            <w:rPr>
              <w:b/>
            </w:rPr>
            <w:delText>:</w:delText>
          </w:r>
          <w:r w:rsidRPr="00E77497" w:rsidDel="00F07F43">
            <w:delText xml:space="preserve"> </w:delText>
          </w:r>
          <w:r w:rsidRPr="00E77497" w:rsidDel="00F07F43">
            <w:rPr>
              <w:rFonts w:ascii="Times New Roman" w:hAnsi="Times New Roman"/>
              <w:i/>
            </w:rPr>
            <w:delText>SingleNameBinding</w:delText>
          </w:r>
          <w:r w:rsidRPr="00E77497" w:rsidDel="00F07F43">
            <w:rPr>
              <w:rStyle w:val="bnf"/>
            </w:rPr>
            <w:delText xml:space="preserve"> </w:delText>
          </w:r>
        </w:del>
      </w:ins>
    </w:p>
    <w:p w14:paraId="1BB6398C" w14:textId="77777777" w:rsidR="00243AB9" w:rsidRPr="00E77497" w:rsidDel="00F07F43" w:rsidRDefault="00243AB9" w:rsidP="00C47E72">
      <w:pPr>
        <w:pStyle w:val="Alg4"/>
        <w:numPr>
          <w:ilvl w:val="0"/>
          <w:numId w:val="563"/>
        </w:numPr>
        <w:spacing w:after="220"/>
        <w:contextualSpacing/>
        <w:rPr>
          <w:ins w:id="18407" w:author="Rev 4 Allen Wirfs-Brock" w:date="2011-10-15T18:30:00Z"/>
          <w:del w:id="18408" w:author="Rev 8 Allen Wirfs-Brock" w:date="2012-06-01T08:55:00Z"/>
        </w:rPr>
      </w:pPr>
      <w:ins w:id="18409" w:author="Rev 4 Allen Wirfs-Brock" w:date="2011-10-15T18:30:00Z">
        <w:del w:id="18410" w:author="Rev 8 Allen Wirfs-Brock" w:date="2012-06-01T08:55:00Z">
          <w:r w:rsidRPr="00E77497" w:rsidDel="00F07F43">
            <w:delText xml:space="preserve">Return the BoundNames of </w:delText>
          </w:r>
          <w:r w:rsidRPr="00E77497" w:rsidDel="00F07F43">
            <w:rPr>
              <w:i/>
            </w:rPr>
            <w:delText>SingleNameBinding</w:delText>
          </w:r>
          <w:r w:rsidRPr="00E77497" w:rsidDel="00F07F43">
            <w:rPr>
              <w:rStyle w:val="bnf"/>
            </w:rPr>
            <w:delText xml:space="preserve"> </w:delText>
          </w:r>
          <w:r w:rsidRPr="00E77497" w:rsidDel="00F07F43">
            <w:delText>.</w:delText>
          </w:r>
        </w:del>
      </w:ins>
    </w:p>
    <w:p w14:paraId="38CA63C9" w14:textId="77777777" w:rsidR="00010328" w:rsidRPr="00E77497" w:rsidRDefault="00010328" w:rsidP="00010328">
      <w:pPr>
        <w:rPr>
          <w:ins w:id="18411" w:author="Rev 4 Allen Wirfs-Brock" w:date="2011-10-15T18:32:00Z"/>
        </w:rPr>
      </w:pPr>
      <w:ins w:id="18412" w:author="Rev 4 Allen Wirfs-Brock" w:date="2011-10-15T18:32:00Z">
        <w:r w:rsidRPr="00E77497">
          <w:rPr>
            <w:rStyle w:val="bnf"/>
          </w:rPr>
          <w:t xml:space="preserve">BindingElement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rPr>
            <w:rFonts w:ascii="Times New Roman" w:hAnsi="Times New Roman"/>
            <w:vertAlign w:val="subscript"/>
          </w:rPr>
          <w:t>opt</w:t>
        </w:r>
        <w:r w:rsidRPr="00E77497">
          <w:t xml:space="preserve"> </w:t>
        </w:r>
      </w:ins>
    </w:p>
    <w:p w14:paraId="4762EB23" w14:textId="77777777" w:rsidR="00010328" w:rsidRPr="00E77497" w:rsidRDefault="00010328" w:rsidP="00C47E72">
      <w:pPr>
        <w:pStyle w:val="Alg4"/>
        <w:numPr>
          <w:ilvl w:val="0"/>
          <w:numId w:val="565"/>
        </w:numPr>
        <w:spacing w:after="220"/>
        <w:contextualSpacing/>
        <w:rPr>
          <w:ins w:id="18413" w:author="Rev 4 Allen Wirfs-Brock" w:date="2011-10-15T18:32:00Z"/>
        </w:rPr>
      </w:pPr>
      <w:ins w:id="18414" w:author="Rev 4 Allen Wirfs-Brock" w:date="2011-10-15T18:32:00Z">
        <w:r w:rsidRPr="00E77497">
          <w:t xml:space="preserve">Return the BoundNames of </w:t>
        </w:r>
        <w:r w:rsidRPr="00E77497">
          <w:rPr>
            <w:rStyle w:val="bnf"/>
          </w:rPr>
          <w:t>BindingPattern</w:t>
        </w:r>
        <w:r w:rsidRPr="00E77497">
          <w:t>.</w:t>
        </w:r>
      </w:ins>
    </w:p>
    <w:p w14:paraId="38E384BE" w14:textId="77777777" w:rsidR="00686CCA" w:rsidRPr="00E77497" w:rsidDel="00F07F43" w:rsidRDefault="00686CCA" w:rsidP="00686CCA">
      <w:pPr>
        <w:rPr>
          <w:ins w:id="18415" w:author="Rev 4 Allen Wirfs-Brock" w:date="2011-10-15T18:33:00Z"/>
          <w:del w:id="18416" w:author="Rev 8 Allen Wirfs-Brock" w:date="2012-06-01T08:55:00Z"/>
        </w:rPr>
      </w:pPr>
      <w:ins w:id="18417" w:author="Rev 4 Allen Wirfs-Brock" w:date="2011-10-15T18:33:00Z">
        <w:del w:id="18418" w:author="Rev 8 Allen Wirfs-Brock" w:date="2012-06-01T08:55:00Z">
          <w:r w:rsidRPr="00E77497" w:rsidDel="00F07F43">
            <w:rPr>
              <w:rStyle w:val="bnf"/>
            </w:rPr>
            <w:delText xml:space="preserve">BindingRestElement </w:delText>
          </w:r>
          <w:r w:rsidRPr="00E77497" w:rsidDel="00F07F43">
            <w:rPr>
              <w:rFonts w:cs="Arial"/>
              <w:i/>
              <w:vertAlign w:val="subscript"/>
            </w:rPr>
            <w:delText xml:space="preserve"> </w:delText>
          </w:r>
          <w:r w:rsidRPr="00E77497" w:rsidDel="00F07F43">
            <w:rPr>
              <w:b/>
            </w:rPr>
            <w:delText>:</w:delText>
          </w:r>
          <w:r w:rsidRPr="00E77497" w:rsidDel="00F07F43">
            <w:delText xml:space="preserve">  </w:delText>
          </w:r>
          <w:r w:rsidRPr="00E77497" w:rsidDel="00F07F43">
            <w:rPr>
              <w:rFonts w:ascii="Courier New" w:hAnsi="Courier New" w:cs="Courier New"/>
              <w:b/>
            </w:rPr>
            <w:delText>...</w:delText>
          </w:r>
          <w:r w:rsidRPr="00E77497" w:rsidDel="00F07F43">
            <w:rPr>
              <w:rStyle w:val="bnf"/>
            </w:rPr>
            <w:delText xml:space="preserve">  BindingIdentifier</w:delText>
          </w:r>
          <w:r w:rsidRPr="00E77497" w:rsidDel="00F07F43">
            <w:delText xml:space="preserve"> </w:delText>
          </w:r>
        </w:del>
      </w:ins>
    </w:p>
    <w:p w14:paraId="0B683D80" w14:textId="77777777" w:rsidR="00686CCA" w:rsidRPr="00E77497" w:rsidDel="00F07F43" w:rsidRDefault="00686CCA" w:rsidP="00C47E72">
      <w:pPr>
        <w:pStyle w:val="Alg4"/>
        <w:numPr>
          <w:ilvl w:val="0"/>
          <w:numId w:val="561"/>
        </w:numPr>
        <w:spacing w:after="220"/>
        <w:contextualSpacing/>
        <w:rPr>
          <w:ins w:id="18419" w:author="Rev 4 Allen Wirfs-Brock" w:date="2011-10-15T18:33:00Z"/>
          <w:del w:id="18420" w:author="Rev 8 Allen Wirfs-Brock" w:date="2012-06-01T08:55:00Z"/>
        </w:rPr>
      </w:pPr>
      <w:ins w:id="18421" w:author="Rev 4 Allen Wirfs-Brock" w:date="2011-10-15T18:33:00Z">
        <w:del w:id="18422" w:author="Rev 8 Allen Wirfs-Brock" w:date="2012-06-01T08:55:00Z">
          <w:r w:rsidRPr="00E77497" w:rsidDel="00F07F43">
            <w:delText xml:space="preserve">Return the BoundNames of </w:delText>
          </w:r>
          <w:r w:rsidRPr="00E77497" w:rsidDel="00F07F43">
            <w:rPr>
              <w:rStyle w:val="bnf"/>
            </w:rPr>
            <w:delText>BindingIdentifier</w:delText>
          </w:r>
          <w:r w:rsidRPr="00E77497" w:rsidDel="00F07F43">
            <w:delText>.</w:delText>
          </w:r>
        </w:del>
      </w:ins>
    </w:p>
    <w:p w14:paraId="390C0E20" w14:textId="77777777" w:rsidR="009A6454" w:rsidRPr="00E77497" w:rsidRDefault="009A6454" w:rsidP="009A6454">
      <w:pPr>
        <w:rPr>
          <w:ins w:id="18423" w:author="Rev 4 Allen Wirfs-Brock" w:date="2011-11-06T12:56:00Z"/>
          <w:rFonts w:ascii="Helvetica" w:hAnsi="Helvetica"/>
          <w:b/>
        </w:rPr>
      </w:pPr>
      <w:ins w:id="18424" w:author="Rev 4 Allen Wirfs-Brock" w:date="2011-11-06T12:56:00Z">
        <w:r w:rsidRPr="00E77497">
          <w:rPr>
            <w:rFonts w:ascii="Helvetica" w:hAnsi="Helvetica"/>
            <w:b/>
          </w:rPr>
          <w:t xml:space="preserve">Static Semantics:  </w:t>
        </w:r>
        <w:r w:rsidRPr="00E77497">
          <w:rPr>
            <w:rFonts w:ascii="Helvetica" w:hAnsi="Helvetica"/>
            <w:b/>
            <w:lang w:eastAsia="en-US"/>
          </w:rPr>
          <w:t>HasInitialiser</w:t>
        </w:r>
      </w:ins>
    </w:p>
    <w:p w14:paraId="1E86A510" w14:textId="77777777" w:rsidR="009A6454" w:rsidRPr="00E77497" w:rsidDel="00F07F43" w:rsidRDefault="009A6454" w:rsidP="009A6454">
      <w:pPr>
        <w:rPr>
          <w:ins w:id="18425" w:author="Rev 4 Allen Wirfs-Brock" w:date="2011-11-06T12:57:00Z"/>
          <w:del w:id="18426" w:author="Rev 8 Allen Wirfs-Brock" w:date="2012-06-01T08:55:00Z"/>
        </w:rPr>
      </w:pPr>
      <w:ins w:id="18427" w:author="Rev 4 Allen Wirfs-Brock" w:date="2011-11-06T12:57:00Z">
        <w:del w:id="18428" w:author="Rev 8 Allen Wirfs-Brock" w:date="2012-06-01T08:55:00Z">
          <w:r w:rsidRPr="00E77497" w:rsidDel="00F07F43">
            <w:rPr>
              <w:rStyle w:val="bnf"/>
            </w:rPr>
            <w:delText xml:space="preserve">BindingElement </w:delText>
          </w:r>
          <w:r w:rsidRPr="00E77497" w:rsidDel="00F07F43">
            <w:rPr>
              <w:b/>
            </w:rPr>
            <w:delText>:</w:delText>
          </w:r>
          <w:r w:rsidRPr="00E77497" w:rsidDel="00F07F43">
            <w:delText xml:space="preserve"> </w:delText>
          </w:r>
          <w:r w:rsidRPr="00E77497" w:rsidDel="00F07F43">
            <w:rPr>
              <w:rFonts w:ascii="Times New Roman" w:hAnsi="Times New Roman"/>
              <w:i/>
            </w:rPr>
            <w:delText>SingleNameBinding</w:delText>
          </w:r>
          <w:r w:rsidRPr="00E77497" w:rsidDel="00F07F43">
            <w:rPr>
              <w:rStyle w:val="bnf"/>
            </w:rPr>
            <w:delText xml:space="preserve"> </w:delText>
          </w:r>
        </w:del>
      </w:ins>
    </w:p>
    <w:p w14:paraId="2E771C92" w14:textId="77777777" w:rsidR="009A6454" w:rsidRPr="00E77497" w:rsidDel="00F07F43" w:rsidRDefault="009A6454" w:rsidP="00C47E72">
      <w:pPr>
        <w:pStyle w:val="Alg4"/>
        <w:numPr>
          <w:ilvl w:val="0"/>
          <w:numId w:val="617"/>
        </w:numPr>
        <w:spacing w:after="220"/>
        <w:contextualSpacing/>
        <w:rPr>
          <w:ins w:id="18429" w:author="Rev 4 Allen Wirfs-Brock" w:date="2011-11-06T12:57:00Z"/>
          <w:del w:id="18430" w:author="Rev 8 Allen Wirfs-Brock" w:date="2012-06-01T08:55:00Z"/>
        </w:rPr>
      </w:pPr>
      <w:ins w:id="18431" w:author="Rev 4 Allen Wirfs-Brock" w:date="2011-11-06T12:57:00Z">
        <w:del w:id="18432" w:author="Rev 8 Allen Wirfs-Brock" w:date="2012-06-01T08:55:00Z">
          <w:r w:rsidRPr="00E77497" w:rsidDel="00F07F43">
            <w:delText xml:space="preserve">Return </w:delText>
          </w:r>
        </w:del>
      </w:ins>
      <w:ins w:id="18433" w:author="Rev 4 Allen Wirfs-Brock" w:date="2011-11-06T12:58:00Z">
        <w:del w:id="18434" w:author="Rev 8 Allen Wirfs-Brock" w:date="2012-06-01T08:55:00Z">
          <w:r w:rsidDel="00F07F43">
            <w:delText>HasInitializer</w:delText>
          </w:r>
        </w:del>
      </w:ins>
      <w:ins w:id="18435" w:author="Rev 4 Allen Wirfs-Brock" w:date="2011-11-06T12:57:00Z">
        <w:del w:id="18436" w:author="Rev 8 Allen Wirfs-Brock" w:date="2012-06-01T08:55:00Z">
          <w:r w:rsidRPr="00E77497" w:rsidDel="00F07F43">
            <w:delText xml:space="preserve"> of </w:delText>
          </w:r>
          <w:r w:rsidRPr="00E77497" w:rsidDel="00F07F43">
            <w:rPr>
              <w:i/>
            </w:rPr>
            <w:delText>SingleNameBinding</w:delText>
          </w:r>
          <w:r w:rsidRPr="00E77497" w:rsidDel="00F07F43">
            <w:rPr>
              <w:rStyle w:val="bnf"/>
            </w:rPr>
            <w:delText xml:space="preserve"> </w:delText>
          </w:r>
          <w:r w:rsidRPr="00E77497" w:rsidDel="00F07F43">
            <w:delText>.</w:delText>
          </w:r>
        </w:del>
      </w:ins>
    </w:p>
    <w:p w14:paraId="2A8FEB00" w14:textId="77777777" w:rsidR="009A6454" w:rsidRPr="00E77497" w:rsidRDefault="009A6454" w:rsidP="009A6454">
      <w:pPr>
        <w:rPr>
          <w:ins w:id="18437" w:author="Rev 4 Allen Wirfs-Brock" w:date="2011-11-06T12:59:00Z"/>
        </w:rPr>
      </w:pPr>
      <w:ins w:id="18438" w:author="Rev 4 Allen Wirfs-Brock" w:date="2011-11-06T12:59:00Z">
        <w:r w:rsidRPr="00E77497">
          <w:rPr>
            <w:rStyle w:val="bnf"/>
          </w:rPr>
          <w:t xml:space="preserve">BindingElement </w:t>
        </w:r>
        <w:r w:rsidRPr="00E77497">
          <w:rPr>
            <w:b/>
          </w:rPr>
          <w:t>:</w:t>
        </w:r>
        <w:r w:rsidRPr="00E77497">
          <w:t xml:space="preserve"> </w:t>
        </w:r>
        <w:r w:rsidRPr="00E77497">
          <w:rPr>
            <w:rStyle w:val="bnf"/>
          </w:rPr>
          <w:t xml:space="preserve">BindingPattern </w:t>
        </w:r>
      </w:ins>
    </w:p>
    <w:p w14:paraId="6E37304B" w14:textId="77777777" w:rsidR="009A6454" w:rsidRPr="00E77497" w:rsidRDefault="009A6454" w:rsidP="00C47E72">
      <w:pPr>
        <w:pStyle w:val="Alg4"/>
        <w:numPr>
          <w:ilvl w:val="0"/>
          <w:numId w:val="618"/>
        </w:numPr>
        <w:spacing w:after="220"/>
        <w:contextualSpacing/>
        <w:rPr>
          <w:ins w:id="18439" w:author="Rev 4 Allen Wirfs-Brock" w:date="2011-11-06T12:59:00Z"/>
        </w:rPr>
      </w:pPr>
      <w:ins w:id="18440" w:author="Rev 4 Allen Wirfs-Brock" w:date="2011-11-06T13:00:00Z">
        <w:r w:rsidRPr="00E77497">
          <w:t xml:space="preserve">Return </w:t>
        </w:r>
        <w:r w:rsidRPr="00E77497">
          <w:rPr>
            <w:b/>
          </w:rPr>
          <w:t>false</w:t>
        </w:r>
        <w:r w:rsidRPr="00E77497">
          <w:t>.</w:t>
        </w:r>
      </w:ins>
    </w:p>
    <w:p w14:paraId="5644B085" w14:textId="77777777" w:rsidR="009A6454" w:rsidRPr="00E77497" w:rsidRDefault="009A6454" w:rsidP="009A6454">
      <w:pPr>
        <w:rPr>
          <w:ins w:id="18441" w:author="Rev 4 Allen Wirfs-Brock" w:date="2011-11-06T13:00:00Z"/>
        </w:rPr>
      </w:pPr>
      <w:ins w:id="18442" w:author="Rev 4 Allen Wirfs-Brock" w:date="2011-11-06T13:00:00Z">
        <w:r w:rsidRPr="00E77497">
          <w:rPr>
            <w:rStyle w:val="bnf"/>
          </w:rPr>
          <w:t xml:space="preserve">BindingElement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t xml:space="preserve"> </w:t>
        </w:r>
      </w:ins>
    </w:p>
    <w:p w14:paraId="2434C126" w14:textId="77777777" w:rsidR="009A6454" w:rsidRPr="00E77497" w:rsidRDefault="009A6454" w:rsidP="00C47E72">
      <w:pPr>
        <w:pStyle w:val="Alg4"/>
        <w:numPr>
          <w:ilvl w:val="0"/>
          <w:numId w:val="428"/>
        </w:numPr>
        <w:spacing w:after="220"/>
        <w:contextualSpacing/>
        <w:rPr>
          <w:ins w:id="18443" w:author="Rev 4 Allen Wirfs-Brock" w:date="2011-11-06T12:56:00Z"/>
        </w:rPr>
      </w:pPr>
      <w:ins w:id="18444" w:author="Rev 4 Allen Wirfs-Brock" w:date="2011-11-06T12:56:00Z">
        <w:r w:rsidRPr="00E77497">
          <w:t xml:space="preserve">Return </w:t>
        </w:r>
      </w:ins>
      <w:ins w:id="18445" w:author="Rev 4 Allen Wirfs-Brock" w:date="2011-11-06T13:00:00Z">
        <w:r>
          <w:rPr>
            <w:b/>
          </w:rPr>
          <w:t>true</w:t>
        </w:r>
      </w:ins>
      <w:ins w:id="18446" w:author="Rev 4 Allen Wirfs-Brock" w:date="2011-11-06T12:56:00Z">
        <w:r w:rsidRPr="00E77497">
          <w:t>.</w:t>
        </w:r>
      </w:ins>
    </w:p>
    <w:p w14:paraId="16E298B0" w14:textId="77777777" w:rsidR="009A6454" w:rsidRPr="004418C4" w:rsidRDefault="009A6454" w:rsidP="009A6454">
      <w:pPr>
        <w:contextualSpacing/>
        <w:rPr>
          <w:ins w:id="18447" w:author="Rev 4 Allen Wirfs-Brock" w:date="2011-11-06T13:02:00Z"/>
        </w:rPr>
      </w:pPr>
      <w:ins w:id="18448" w:author="Rev 4 Allen Wirfs-Brock" w:date="2011-11-06T13:02:00Z">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ins>
    </w:p>
    <w:p w14:paraId="0E084F2A" w14:textId="77777777" w:rsidR="009A6454" w:rsidRPr="00E77497" w:rsidRDefault="009A6454" w:rsidP="00C47E72">
      <w:pPr>
        <w:pStyle w:val="Alg4"/>
        <w:numPr>
          <w:ilvl w:val="0"/>
          <w:numId w:val="429"/>
        </w:numPr>
        <w:spacing w:after="220"/>
        <w:contextualSpacing/>
        <w:rPr>
          <w:ins w:id="18449" w:author="Rev 4 Allen Wirfs-Brock" w:date="2011-11-06T12:56:00Z"/>
        </w:rPr>
      </w:pPr>
      <w:ins w:id="18450" w:author="Rev 4 Allen Wirfs-Brock" w:date="2011-11-06T12:56:00Z">
        <w:r w:rsidRPr="00E77497">
          <w:t xml:space="preserve">Return </w:t>
        </w:r>
      </w:ins>
      <w:ins w:id="18451" w:author="Rev 4 Allen Wirfs-Brock" w:date="2011-11-06T13:03:00Z">
        <w:r>
          <w:rPr>
            <w:b/>
          </w:rPr>
          <w:t>false</w:t>
        </w:r>
      </w:ins>
      <w:ins w:id="18452" w:author="Rev 4 Allen Wirfs-Brock" w:date="2011-11-06T12:56:00Z">
        <w:r w:rsidRPr="00E77497">
          <w:t>.</w:t>
        </w:r>
      </w:ins>
    </w:p>
    <w:p w14:paraId="6FD1ACB6" w14:textId="77777777" w:rsidR="009A6454" w:rsidRPr="004418C4" w:rsidRDefault="009A6454" w:rsidP="009A6454">
      <w:pPr>
        <w:contextualSpacing/>
        <w:rPr>
          <w:ins w:id="18453" w:author="Rev 4 Allen Wirfs-Brock" w:date="2011-11-06T13:03:00Z"/>
        </w:rPr>
      </w:pPr>
      <w:ins w:id="18454" w:author="Rev 4 Allen Wirfs-Brock" w:date="2011-11-06T13:03:00Z">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r w:rsidRPr="004418C4">
          <w:rPr>
            <w:rFonts w:ascii="Times New Roman" w:hAnsi="Times New Roman"/>
            <w:i/>
          </w:rPr>
          <w:t>Initialiser</w:t>
        </w:r>
        <w:r w:rsidRPr="004418C4">
          <w:t xml:space="preserve"> </w:t>
        </w:r>
      </w:ins>
    </w:p>
    <w:p w14:paraId="59DBB3A2" w14:textId="77777777" w:rsidR="009A6454" w:rsidRPr="00E77497" w:rsidRDefault="009A6454" w:rsidP="00C47E72">
      <w:pPr>
        <w:pStyle w:val="Alg4"/>
        <w:numPr>
          <w:ilvl w:val="0"/>
          <w:numId w:val="619"/>
        </w:numPr>
        <w:spacing w:after="220"/>
        <w:contextualSpacing/>
        <w:rPr>
          <w:ins w:id="18455" w:author="Rev 4 Allen Wirfs-Brock" w:date="2011-11-06T13:03:00Z"/>
        </w:rPr>
      </w:pPr>
      <w:ins w:id="18456" w:author="Rev 4 Allen Wirfs-Brock" w:date="2011-11-06T13:03:00Z">
        <w:r w:rsidRPr="00E77497">
          <w:t xml:space="preserve">Return </w:t>
        </w:r>
        <w:r w:rsidRPr="00E77497">
          <w:rPr>
            <w:b/>
          </w:rPr>
          <w:t>true</w:t>
        </w:r>
        <w:r w:rsidRPr="00E77497">
          <w:t>.</w:t>
        </w:r>
      </w:ins>
    </w:p>
    <w:p w14:paraId="5C872EE2" w14:textId="77777777" w:rsidR="00065F45" w:rsidRPr="00E77497" w:rsidRDefault="00065F45" w:rsidP="00065F45">
      <w:pPr>
        <w:pStyle w:val="40"/>
        <w:numPr>
          <w:ilvl w:val="0"/>
          <w:numId w:val="0"/>
        </w:numPr>
        <w:rPr>
          <w:ins w:id="18457" w:author="Rev 4 Allen Wirfs-Brock" w:date="2011-10-15T17:58:00Z"/>
        </w:rPr>
      </w:pPr>
      <w:ins w:id="18458" w:author="Rev 4 Allen Wirfs-Brock" w:date="2011-10-15T17:58:00Z">
        <w:r w:rsidRPr="00E77497">
          <w:t>Runtime Semantics</w:t>
        </w:r>
      </w:ins>
    </w:p>
    <w:p w14:paraId="491E768F" w14:textId="77777777" w:rsidR="00715A67" w:rsidRDefault="00715A67" w:rsidP="00715A67">
      <w:pPr>
        <w:keepNext/>
        <w:rPr>
          <w:ins w:id="18459" w:author="Rev 4 Allen Wirfs-Brock" w:date="2011-11-04T17:56:00Z"/>
          <w:rFonts w:ascii="Helvetica" w:hAnsi="Helvetica"/>
          <w:b/>
          <w:spacing w:val="6"/>
        </w:rPr>
      </w:pPr>
      <w:ins w:id="18460" w:author="Rev 4 Allen Wirfs-Brock" w:date="2011-11-04T17:56:00Z">
        <w:r w:rsidRPr="004418C4">
          <w:rPr>
            <w:rFonts w:ascii="Helvetica" w:hAnsi="Helvetica"/>
            <w:b/>
          </w:rPr>
          <w:t xml:space="preserve">Runtime Semantics: </w:t>
        </w:r>
        <w:r w:rsidRPr="004418C4">
          <w:rPr>
            <w:rFonts w:ascii="Helvetica" w:hAnsi="Helvetica"/>
            <w:b/>
            <w:spacing w:val="6"/>
          </w:rPr>
          <w:t xml:space="preserve">Binding </w:t>
        </w:r>
        <w:del w:id="18461" w:author="Rev 6 Allen Wirfs-Brock" w:date="2012-02-27T15:45:00Z">
          <w:r w:rsidRPr="004418C4" w:rsidDel="00A113E2">
            <w:rPr>
              <w:rFonts w:ascii="Helvetica" w:hAnsi="Helvetica"/>
              <w:b/>
              <w:spacing w:val="6"/>
            </w:rPr>
            <w:delText>Initialization</w:delText>
          </w:r>
        </w:del>
      </w:ins>
      <w:ins w:id="18462" w:author="Rev 6 Allen Wirfs-Brock" w:date="2012-02-27T15:45:00Z">
        <w:r w:rsidR="00A113E2">
          <w:rPr>
            <w:rFonts w:ascii="Helvetica" w:hAnsi="Helvetica"/>
            <w:b/>
            <w:spacing w:val="6"/>
          </w:rPr>
          <w:t>Initialisation</w:t>
        </w:r>
      </w:ins>
    </w:p>
    <w:p w14:paraId="30B7195A" w14:textId="77777777" w:rsidR="00715A67" w:rsidRPr="004418C4" w:rsidRDefault="00715A67" w:rsidP="00715A67">
      <w:pPr>
        <w:ind w:left="360"/>
        <w:rPr>
          <w:ins w:id="18463" w:author="Rev 4 Allen Wirfs-Brock" w:date="2011-11-04T17:56:00Z"/>
        </w:rPr>
      </w:pPr>
      <w:ins w:id="18464" w:author="Rev 4 Allen Wirfs-Brock" w:date="2011-11-04T17:56:00Z">
        <w:r>
          <w:t>W</w:t>
        </w:r>
        <w:r w:rsidRPr="004418C4">
          <w:t xml:space="preserve">ith </w:t>
        </w:r>
        <w:r>
          <w:t>parameters</w:t>
        </w:r>
        <w:r w:rsidRPr="004418C4">
          <w:t xml:space="preserve"> </w:t>
        </w:r>
        <w:r w:rsidRPr="004418C4">
          <w:rPr>
            <w:rFonts w:ascii="Times New Roman" w:hAnsi="Times New Roman"/>
            <w:i/>
          </w:rPr>
          <w:t>value</w:t>
        </w:r>
        <w:r w:rsidRPr="004418C4">
          <w:t xml:space="preserve"> and </w:t>
        </w:r>
        <w:del w:id="18465" w:author="Rev 6 Allen Wirfs-Brock" w:date="2012-02-27T16:31:00Z">
          <w:r w:rsidRPr="004418C4" w:rsidDel="00767E5E">
            <w:rPr>
              <w:rFonts w:ascii="Times New Roman" w:hAnsi="Times New Roman"/>
              <w:i/>
            </w:rPr>
            <w:delText>enviornment</w:delText>
          </w:r>
        </w:del>
      </w:ins>
      <w:ins w:id="18466" w:author="Rev 6 Allen Wirfs-Brock" w:date="2012-02-27T16:31:00Z">
        <w:r w:rsidR="00767E5E">
          <w:rPr>
            <w:rFonts w:ascii="Times New Roman" w:hAnsi="Times New Roman"/>
            <w:i/>
          </w:rPr>
          <w:t>environment</w:t>
        </w:r>
      </w:ins>
      <w:ins w:id="18467" w:author="Rev 4 Allen Wirfs-Brock" w:date="2011-11-04T17:56:00Z">
        <w:r>
          <w:t>.</w:t>
        </w:r>
      </w:ins>
    </w:p>
    <w:p w14:paraId="7B545D85" w14:textId="77777777" w:rsidR="00715A67" w:rsidRPr="008E00F6" w:rsidRDefault="00715A67" w:rsidP="00715A67">
      <w:pPr>
        <w:rPr>
          <w:ins w:id="18468" w:author="Rev 4 Allen Wirfs-Brock" w:date="2011-11-04T17:56:00Z"/>
          <w:sz w:val="18"/>
        </w:rPr>
      </w:pPr>
      <w:ins w:id="18469" w:author="Rev 4 Allen Wirfs-Brock" w:date="2011-11-04T17:56:00Z">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del w:id="18470" w:author="Rev 6 Allen Wirfs-Brock" w:date="2012-02-27T15:48:00Z">
          <w:r w:rsidRPr="008E00F6" w:rsidDel="00A113E2">
            <w:rPr>
              <w:sz w:val="18"/>
            </w:rPr>
            <w:delText>initialization</w:delText>
          </w:r>
        </w:del>
      </w:ins>
      <w:ins w:id="18471" w:author="Rev 6 Allen Wirfs-Brock" w:date="2012-02-27T15:48:00Z">
        <w:r w:rsidR="00A113E2">
          <w:rPr>
            <w:sz w:val="18"/>
          </w:rPr>
          <w:t>initialisation</w:t>
        </w:r>
      </w:ins>
      <w:ins w:id="18472" w:author="Rev 4 Allen Wirfs-Brock" w:date="2011-11-04T17:56:00Z">
        <w:r w:rsidRPr="008E00F6">
          <w:rPr>
            <w:sz w:val="18"/>
          </w:rPr>
          <w:t xml:space="preserve"> value.  This is the </w:t>
        </w:r>
        <w:del w:id="18473" w:author="Rev 7 Allen Wirfs-Brock" w:date="2012-05-04T14:18:00Z">
          <w:r w:rsidRPr="008E00F6" w:rsidDel="00F77917">
            <w:rPr>
              <w:sz w:val="18"/>
            </w:rPr>
            <w:delText xml:space="preserve">the </w:delText>
          </w:r>
        </w:del>
        <w:r w:rsidRPr="008E00F6">
          <w:rPr>
            <w:sz w:val="18"/>
          </w:rPr>
          <w:t xml:space="preserve">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preinitialized </w:t>
        </w:r>
        <w:r>
          <w:rPr>
            <w:sz w:val="18"/>
          </w:rPr>
          <w:t>in order to deal with the possibility of multiple parameters with the same name</w:t>
        </w:r>
        <w:r w:rsidRPr="008E00F6">
          <w:rPr>
            <w:sz w:val="18"/>
          </w:rPr>
          <w:t xml:space="preserve">. </w:t>
        </w:r>
      </w:ins>
    </w:p>
    <w:p w14:paraId="6E94B09F" w14:textId="77777777" w:rsidR="009F731D" w:rsidRPr="00E77497" w:rsidRDefault="00CD14C4" w:rsidP="00C7794D">
      <w:pPr>
        <w:contextualSpacing/>
        <w:rPr>
          <w:ins w:id="18474" w:author="Rev 4 Allen Wirfs-Brock" w:date="2011-10-15T18:02:00Z"/>
          <w:rStyle w:val="bnf"/>
        </w:rPr>
      </w:pPr>
      <w:ins w:id="18475" w:author="Rev 3 Allen Wirfs-Brock" w:date="2011-09-11T09:49:00Z">
        <w:del w:id="18476" w:author="Rev 4 Allen Wirfs-Brock" w:date="2011-10-15T18:02:00Z">
          <w:r w:rsidRPr="00675B74" w:rsidDel="009F731D">
            <w:delText xml:space="preserve">The production </w:delText>
          </w:r>
        </w:del>
      </w:ins>
      <w:ins w:id="18477" w:author="Rev 3 Allen Wirfs-Brock" w:date="2011-09-11T09:50:00Z">
        <w:r w:rsidRPr="00675B74">
          <w:rPr>
            <w:rStyle w:val="bnf"/>
          </w:rPr>
          <w:t xml:space="preserve">BindingPattern  </w:t>
        </w:r>
        <w:r w:rsidRPr="00E77497">
          <w:rPr>
            <w:b/>
          </w:rPr>
          <w:t>:</w:t>
        </w:r>
        <w:r w:rsidRPr="00E77497">
          <w:t xml:space="preserve"> </w:t>
        </w:r>
        <w:r w:rsidRPr="00E77497">
          <w:rPr>
            <w:rStyle w:val="bnf"/>
          </w:rPr>
          <w:t>ObjectBindingPattern</w:t>
        </w:r>
      </w:ins>
    </w:p>
    <w:p w14:paraId="5948C6F6" w14:textId="77777777" w:rsidR="00E77497" w:rsidRPr="004418C4" w:rsidRDefault="00E77497" w:rsidP="00C47E72">
      <w:pPr>
        <w:pStyle w:val="Alg3"/>
        <w:numPr>
          <w:ilvl w:val="0"/>
          <w:numId w:val="540"/>
        </w:numPr>
        <w:contextualSpacing/>
        <w:rPr>
          <w:ins w:id="18478" w:author="Rev 4 Allen Wirfs-Brock" w:date="2011-11-04T19:15:00Z"/>
        </w:rPr>
      </w:pPr>
      <w:ins w:id="18479" w:author="Rev 4 Allen Wirfs-Brock" w:date="2011-11-04T19:15:00Z">
        <w:del w:id="18480" w:author="Rev 10 Allen Wirfs-Brock" w:date="2012-08-07T16:09:00Z">
          <w:r w:rsidRPr="004418C4" w:rsidDel="001E28FF">
            <w:delText xml:space="preserve">If </w:delText>
          </w:r>
          <w:r w:rsidRPr="004418C4" w:rsidDel="001E28FF">
            <w:rPr>
              <w:i/>
            </w:rPr>
            <w:delText>value</w:delText>
          </w:r>
          <w:r w:rsidRPr="004418C4" w:rsidDel="001E28FF">
            <w:delText xml:space="preserve"> is neither of </w:delText>
          </w:r>
          <w:r w:rsidRPr="004418C4" w:rsidDel="001E28FF">
            <w:rPr>
              <w:b/>
            </w:rPr>
            <w:delText>null</w:delText>
          </w:r>
          <w:r w:rsidRPr="004418C4" w:rsidDel="001E28FF">
            <w:delText xml:space="preserve"> or </w:delText>
          </w:r>
          <w:r w:rsidRPr="004418C4" w:rsidDel="001E28FF">
            <w:rPr>
              <w:b/>
            </w:rPr>
            <w:delText>undefined</w:delText>
          </w:r>
          <w:r w:rsidRPr="004418C4" w:rsidDel="001E28FF">
            <w:delText>, then</w:delText>
          </w:r>
        </w:del>
      </w:ins>
      <w:ins w:id="18481" w:author="Rev 10 Allen Wirfs-Brock" w:date="2012-08-07T16:09:00Z">
        <w:r w:rsidR="001E28FF">
          <w:t>Assert: Type(</w:t>
        </w:r>
        <w:r w:rsidR="001E28FF" w:rsidRPr="001E28FF">
          <w:rPr>
            <w:i/>
          </w:rPr>
          <w:t>value</w:t>
        </w:r>
        <w:r w:rsidR="001E28FF">
          <w:t>) is Object</w:t>
        </w:r>
      </w:ins>
    </w:p>
    <w:p w14:paraId="5805A74E" w14:textId="77777777" w:rsidR="00E77497" w:rsidRPr="004418C4" w:rsidDel="001E28FF" w:rsidRDefault="00E77497" w:rsidP="00C47E72">
      <w:pPr>
        <w:pStyle w:val="Alg3"/>
        <w:numPr>
          <w:ilvl w:val="1"/>
          <w:numId w:val="540"/>
        </w:numPr>
        <w:contextualSpacing/>
        <w:rPr>
          <w:ins w:id="18482" w:author="Rev 4 Allen Wirfs-Brock" w:date="2011-11-04T19:15:00Z"/>
          <w:del w:id="18483" w:author="Rev 10 Allen Wirfs-Brock" w:date="2012-08-07T16:10:00Z"/>
        </w:rPr>
      </w:pPr>
      <w:ins w:id="18484" w:author="Rev 4 Allen Wirfs-Brock" w:date="2011-11-04T19:15:00Z">
        <w:del w:id="18485" w:author="Rev 10 Allen Wirfs-Brock" w:date="2012-08-07T16:10:00Z">
          <w:r w:rsidRPr="004418C4" w:rsidDel="001E28FF">
            <w:delText xml:space="preserve">Let </w:delText>
          </w:r>
          <w:r w:rsidRPr="004418C4" w:rsidDel="001E28FF">
            <w:rPr>
              <w:i/>
            </w:rPr>
            <w:delText>obj</w:delText>
          </w:r>
          <w:r w:rsidRPr="004418C4" w:rsidDel="001E28FF">
            <w:delText xml:space="preserve"> be ToObject(</w:delText>
          </w:r>
          <w:r w:rsidRPr="004418C4" w:rsidDel="001E28FF">
            <w:rPr>
              <w:i/>
            </w:rPr>
            <w:delText>value</w:delText>
          </w:r>
          <w:r w:rsidRPr="004418C4" w:rsidDel="001E28FF">
            <w:delText>).</w:delText>
          </w:r>
        </w:del>
      </w:ins>
    </w:p>
    <w:p w14:paraId="6BF0304D" w14:textId="77777777" w:rsidR="00E77497" w:rsidRPr="004418C4" w:rsidDel="001E28FF" w:rsidRDefault="00E77497" w:rsidP="00C47E72">
      <w:pPr>
        <w:pStyle w:val="Alg4"/>
        <w:numPr>
          <w:ilvl w:val="0"/>
          <w:numId w:val="540"/>
        </w:numPr>
        <w:contextualSpacing/>
        <w:rPr>
          <w:ins w:id="18486" w:author="Rev 4 Allen Wirfs-Brock" w:date="2011-11-04T19:15:00Z"/>
          <w:del w:id="18487" w:author="Rev 10 Allen Wirfs-Brock" w:date="2012-08-07T16:10:00Z"/>
        </w:rPr>
      </w:pPr>
      <w:ins w:id="18488" w:author="Rev 4 Allen Wirfs-Brock" w:date="2011-11-04T19:15:00Z">
        <w:del w:id="18489" w:author="Rev 10 Allen Wirfs-Brock" w:date="2012-08-07T16:10:00Z">
          <w:r w:rsidRPr="004418C4" w:rsidDel="001E28FF">
            <w:delText xml:space="preserve">Else, let </w:delText>
          </w:r>
          <w:r w:rsidRPr="004418C4" w:rsidDel="001E28FF">
            <w:rPr>
              <w:i/>
            </w:rPr>
            <w:delText>obj</w:delText>
          </w:r>
          <w:r w:rsidRPr="004418C4" w:rsidDel="001E28FF">
            <w:delText xml:space="preserve"> be</w:delText>
          </w:r>
        </w:del>
        <w:del w:id="18490" w:author="Rev 10 Allen Wirfs-Brock" w:date="2012-08-07T14:48:00Z">
          <w:r w:rsidRPr="004418C4" w:rsidDel="001E28FF">
            <w:delText xml:space="preserve"> </w:delText>
          </w:r>
          <w:r w:rsidRPr="004418C4" w:rsidDel="001E28FF">
            <w:rPr>
              <w:b/>
            </w:rPr>
            <w:delText>undefined</w:delText>
          </w:r>
        </w:del>
        <w:del w:id="18491" w:author="Rev 10 Allen Wirfs-Brock" w:date="2012-08-07T16:10:00Z">
          <w:r w:rsidRPr="004418C4" w:rsidDel="001E28FF">
            <w:delText>.</w:delText>
          </w:r>
        </w:del>
      </w:ins>
    </w:p>
    <w:p w14:paraId="7879F96C" w14:textId="77777777" w:rsidR="00CD14C4" w:rsidRPr="00E77497" w:rsidDel="00715A67" w:rsidRDefault="00CD14C4" w:rsidP="00C7794D">
      <w:pPr>
        <w:ind w:left="360"/>
        <w:rPr>
          <w:ins w:id="18492" w:author="Rev 3 Allen Wirfs-Brock" w:date="2011-09-11T09:49:00Z"/>
          <w:del w:id="18493" w:author="Rev 4 Allen Wirfs-Brock" w:date="2011-11-04T17:59:00Z"/>
        </w:rPr>
      </w:pPr>
      <w:ins w:id="18494" w:author="Rev 3 Allen Wirfs-Brock" w:date="2011-09-11T09:50:00Z">
        <w:del w:id="18495" w:author="Rev 10 Allen Wirfs-Brock" w:date="2012-08-07T16:10:00Z">
          <w:r w:rsidRPr="00E77497" w:rsidDel="001E28FF">
            <w:delText xml:space="preserve"> </w:delText>
          </w:r>
        </w:del>
      </w:ins>
      <w:ins w:id="18496" w:author="Rev 3 Allen Wirfs-Brock" w:date="2011-09-11T09:49:00Z">
        <w:del w:id="18497" w:author="Rev 4 Allen Wirfs-Brock" w:date="2011-10-15T18:03:00Z">
          <w:r w:rsidRPr="00E77497" w:rsidDel="009F731D">
            <w:delText xml:space="preserve">is evaluated </w:delText>
          </w:r>
        </w:del>
        <w:del w:id="18498" w:author="Rev 4 Allen Wirfs-Brock" w:date="2011-11-04T17:59:00Z">
          <w:r w:rsidRPr="00E77497" w:rsidDel="00715A67">
            <w:delText xml:space="preserve">with parameters </w:delText>
          </w:r>
        </w:del>
      </w:ins>
      <w:ins w:id="18499" w:author="Rev 3 Allen Wirfs-Brock" w:date="2011-09-11T09:50:00Z">
        <w:del w:id="18500" w:author="Rev 4 Allen Wirfs-Brock" w:date="2011-11-04T17:59:00Z">
          <w:r w:rsidRPr="00E77497" w:rsidDel="00715A67">
            <w:rPr>
              <w:rFonts w:ascii="Times New Roman" w:eastAsia="Times New Roman" w:hAnsi="Times New Roman"/>
              <w:i/>
              <w:spacing w:val="6"/>
              <w:lang w:eastAsia="en-US"/>
            </w:rPr>
            <w:delText>value</w:delText>
          </w:r>
        </w:del>
      </w:ins>
      <w:ins w:id="18501" w:author="Rev 3 Allen Wirfs-Brock" w:date="2011-09-11T09:49:00Z">
        <w:del w:id="18502" w:author="Rev 4 Allen Wirfs-Brock" w:date="2011-11-04T17:59:00Z">
          <w:r w:rsidRPr="00E77497" w:rsidDel="00715A67">
            <w:delText xml:space="preserve"> and </w:delText>
          </w:r>
        </w:del>
      </w:ins>
      <w:ins w:id="18503" w:author="Rev 3 Allen Wirfs-Brock" w:date="2011-09-11T09:50:00Z">
        <w:del w:id="18504" w:author="Rev 4 Allen Wirfs-Brock" w:date="2011-11-04T17:59:00Z">
          <w:r w:rsidRPr="00E77497" w:rsidDel="00715A67">
            <w:rPr>
              <w:rFonts w:ascii="Times New Roman" w:eastAsia="Times New Roman" w:hAnsi="Times New Roman"/>
              <w:i/>
              <w:spacing w:val="6"/>
              <w:lang w:eastAsia="en-US"/>
            </w:rPr>
            <w:delText>env</w:delText>
          </w:r>
        </w:del>
      </w:ins>
      <w:ins w:id="18505" w:author="Rev 3 Allen Wirfs-Brock" w:date="2011-09-11T09:49:00Z">
        <w:del w:id="18506" w:author="Rev 4 Allen Wirfs-Brock" w:date="2011-11-04T17:59:00Z">
          <w:r w:rsidRPr="00E77497" w:rsidDel="00715A67">
            <w:delText xml:space="preserve"> </w:delText>
          </w:r>
        </w:del>
        <w:del w:id="18507" w:author="Rev 4 Allen Wirfs-Brock" w:date="2011-10-15T18:03:00Z">
          <w:r w:rsidRPr="00E77497" w:rsidDel="009F731D">
            <w:delText>as follows:</w:delText>
          </w:r>
        </w:del>
      </w:ins>
    </w:p>
    <w:p w14:paraId="7A62A362" w14:textId="77777777" w:rsidR="00CD14C4" w:rsidRPr="00E77497" w:rsidRDefault="000269C8" w:rsidP="00C47E72">
      <w:pPr>
        <w:pStyle w:val="Alg2"/>
        <w:numPr>
          <w:ilvl w:val="0"/>
          <w:numId w:val="540"/>
        </w:numPr>
        <w:spacing w:after="220"/>
        <w:rPr>
          <w:ins w:id="18508" w:author="Rev 3 Allen Wirfs-Brock" w:date="2011-09-11T09:49:00Z"/>
        </w:rPr>
      </w:pPr>
      <w:ins w:id="18509" w:author="Rev 3 Allen Wirfs-Brock" w:date="2011-09-11T09:54:00Z">
        <w:del w:id="18510" w:author="Rev 4 Allen Wirfs-Brock" w:date="2011-11-04T18:02:00Z">
          <w:r w:rsidRPr="00E77497" w:rsidDel="009E1969">
            <w:delText>E</w:delText>
          </w:r>
        </w:del>
      </w:ins>
      <w:ins w:id="18511" w:author="Rev 3 Allen Wirfs-Brock" w:date="2011-09-11T09:50:00Z">
        <w:del w:id="18512" w:author="Rev 4 Allen Wirfs-Brock" w:date="2011-11-04T18:02:00Z">
          <w:r w:rsidR="00CD14C4" w:rsidRPr="00E77497" w:rsidDel="009E1969">
            <w:delText>valuat</w:delText>
          </w:r>
        </w:del>
      </w:ins>
      <w:ins w:id="18513" w:author="Rev 3 Allen Wirfs-Brock" w:date="2011-09-11T09:54:00Z">
        <w:del w:id="18514" w:author="Rev 4 Allen Wirfs-Brock" w:date="2011-11-04T18:02:00Z">
          <w:r w:rsidRPr="00E77497" w:rsidDel="009E1969">
            <w:delText>e</w:delText>
          </w:r>
        </w:del>
      </w:ins>
      <w:ins w:id="18515" w:author="Rev 6 Allen Wirfs-Brock" w:date="2012-02-18T10:59:00Z">
        <w:r w:rsidR="00481DAC" w:rsidRPr="00481DAC">
          <w:t xml:space="preserve"> </w:t>
        </w:r>
        <w:r w:rsidR="00481DAC">
          <w:t>Return the result of p</w:t>
        </w:r>
        <w:r w:rsidR="00481DAC" w:rsidRPr="004418C4">
          <w:t>erform</w:t>
        </w:r>
        <w:r w:rsidR="00481DAC">
          <w:t>ing</w:t>
        </w:r>
        <w:r w:rsidR="00481DAC" w:rsidRPr="004418C4">
          <w:t xml:space="preserve"> </w:t>
        </w:r>
      </w:ins>
      <w:ins w:id="18516" w:author="Rev 4 Allen Wirfs-Brock" w:date="2011-11-04T18:02:00Z">
        <w:del w:id="18517" w:author="Rev 6 Allen Wirfs-Brock" w:date="2012-02-18T10:59:00Z">
          <w:r w:rsidR="009E1969" w:rsidDel="00481DAC">
            <w:delText xml:space="preserve">Perform </w:delText>
          </w:r>
        </w:del>
        <w:r w:rsidR="009E1969">
          <w:t xml:space="preserve">Binding </w:t>
        </w:r>
        <w:del w:id="18518" w:author="Rev 6 Allen Wirfs-Brock" w:date="2012-02-27T15:45:00Z">
          <w:r w:rsidR="009E1969" w:rsidDel="00A113E2">
            <w:delText>Initialization</w:delText>
          </w:r>
        </w:del>
      </w:ins>
      <w:ins w:id="18519" w:author="Rev 6 Allen Wirfs-Brock" w:date="2012-02-27T15:45:00Z">
        <w:r w:rsidR="00A113E2">
          <w:t>Initialisation</w:t>
        </w:r>
      </w:ins>
      <w:ins w:id="18520" w:author="Rev 4 Allen Wirfs-Brock" w:date="2011-11-04T18:02:00Z">
        <w:r w:rsidR="009E1969">
          <w:t xml:space="preserve"> for</w:t>
        </w:r>
      </w:ins>
      <w:ins w:id="18521" w:author="Rev 3 Allen Wirfs-Brock" w:date="2011-09-11T09:49:00Z">
        <w:r w:rsidR="00CD14C4" w:rsidRPr="00675B74">
          <w:t xml:space="preserve"> </w:t>
        </w:r>
      </w:ins>
      <w:ins w:id="18522" w:author="Rev 3 Allen Wirfs-Brock" w:date="2011-09-11T09:51:00Z">
        <w:r w:rsidR="00CD14C4" w:rsidRPr="00675B74">
          <w:rPr>
            <w:rStyle w:val="bnf"/>
          </w:rPr>
          <w:t>ObjectBindingPattern</w:t>
        </w:r>
        <w:r w:rsidR="00CD14C4" w:rsidRPr="00E77497">
          <w:t xml:space="preserve"> </w:t>
        </w:r>
      </w:ins>
      <w:ins w:id="18523" w:author="Rev 3 Allen Wirfs-Brock" w:date="2011-09-11T09:49:00Z">
        <w:r w:rsidR="00CD14C4" w:rsidRPr="00E77497">
          <w:t xml:space="preserve">using </w:t>
        </w:r>
      </w:ins>
      <w:ins w:id="18524" w:author="Rev 3 Allen Wirfs-Brock" w:date="2011-09-11T09:51:00Z">
        <w:del w:id="18525" w:author="Rev 4 Allen Wirfs-Brock" w:date="2011-11-04T19:15:00Z">
          <w:r w:rsidR="00CD14C4" w:rsidRPr="00E77497" w:rsidDel="00E77497">
            <w:rPr>
              <w:i/>
            </w:rPr>
            <w:delText>value</w:delText>
          </w:r>
        </w:del>
      </w:ins>
      <w:ins w:id="18526" w:author="Rev 3 Allen Wirfs-Brock" w:date="2011-09-11T09:49:00Z">
        <w:del w:id="18527" w:author="Rev 4 Allen Wirfs-Brock" w:date="2011-11-04T19:15:00Z">
          <w:r w:rsidR="00CD14C4" w:rsidRPr="00E77497" w:rsidDel="00E77497">
            <w:delText xml:space="preserve"> as the </w:delText>
          </w:r>
        </w:del>
        <w:r w:rsidR="00CD14C4" w:rsidRPr="00E77497">
          <w:rPr>
            <w:rStyle w:val="bnf"/>
          </w:rPr>
          <w:t>obj</w:t>
        </w:r>
        <w:r w:rsidR="00CD14C4" w:rsidRPr="00E77497">
          <w:rPr>
            <w:i/>
          </w:rPr>
          <w:t xml:space="preserve"> </w:t>
        </w:r>
        <w:del w:id="18528" w:author="Rev 4 Allen Wirfs-Brock" w:date="2011-11-04T19:15:00Z">
          <w:r w:rsidR="00CD14C4" w:rsidRPr="00E77497" w:rsidDel="00E77497">
            <w:delText xml:space="preserve">parameter </w:delText>
          </w:r>
        </w:del>
        <w:r w:rsidR="00CD14C4" w:rsidRPr="00E77497">
          <w:t xml:space="preserve">and </w:t>
        </w:r>
        <w:del w:id="18529" w:author="Rev 4 Allen Wirfs-Brock" w:date="2011-11-04T19:15:00Z">
          <w:r w:rsidR="00CD14C4" w:rsidRPr="00E77497" w:rsidDel="00E77497">
            <w:rPr>
              <w:i/>
            </w:rPr>
            <w:delText>env</w:delText>
          </w:r>
          <w:r w:rsidR="00CD14C4" w:rsidRPr="00E77497" w:rsidDel="00E77497">
            <w:delText xml:space="preserve"> as the </w:delText>
          </w:r>
        </w:del>
        <w:r w:rsidR="00CD14C4" w:rsidRPr="00E77497">
          <w:rPr>
            <w:i/>
          </w:rPr>
          <w:t>environment</w:t>
        </w:r>
        <w:r w:rsidR="00CD14C4" w:rsidRPr="00E77497">
          <w:t xml:space="preserve"> </w:t>
        </w:r>
        <w:del w:id="18530" w:author="Rev 4 Allen Wirfs-Brock" w:date="2011-11-04T19:15:00Z">
          <w:r w:rsidR="00CD14C4" w:rsidRPr="00E77497" w:rsidDel="00E77497">
            <w:delText>parameter</w:delText>
          </w:r>
        </w:del>
      </w:ins>
      <w:ins w:id="18531" w:author="Rev 4 Allen Wirfs-Brock" w:date="2011-11-04T19:15:00Z">
        <w:r w:rsidR="00E77497">
          <w:t>as arguments</w:t>
        </w:r>
      </w:ins>
      <w:ins w:id="18532" w:author="Rev 3 Allen Wirfs-Brock" w:date="2011-09-11T09:49:00Z">
        <w:r w:rsidR="00CD14C4" w:rsidRPr="00E77497">
          <w:t>.</w:t>
        </w:r>
      </w:ins>
    </w:p>
    <w:p w14:paraId="3522F03F" w14:textId="77777777" w:rsidR="00C8445E" w:rsidRPr="00E77497" w:rsidDel="003E2351" w:rsidRDefault="00C8445E" w:rsidP="00C7794D">
      <w:pPr>
        <w:contextualSpacing/>
        <w:rPr>
          <w:ins w:id="18533" w:author="Allen Wirfs-Brock" w:date="2011-07-11T14:49:00Z"/>
          <w:del w:id="18534" w:author="Rev 4 Allen Wirfs-Brock" w:date="2011-10-15T17:56:00Z"/>
        </w:rPr>
      </w:pPr>
      <w:ins w:id="18535" w:author="Allen Wirfs-Brock" w:date="2011-07-11T14:49:00Z">
        <w:del w:id="18536" w:author="Rev 4 Allen Wirfs-Brock" w:date="2011-10-15T17:56:00Z">
          <w:r w:rsidRPr="00E77497" w:rsidDel="003E2351">
            <w:delText xml:space="preserve">The </w:delText>
          </w:r>
          <w:r w:rsidRPr="00E77497" w:rsidDel="003E2351">
            <w:rPr>
              <w:rFonts w:ascii="Times New Roman" w:eastAsia="Times New Roman" w:hAnsi="Times New Roman"/>
              <w:spacing w:val="6"/>
              <w:lang w:eastAsia="en-US"/>
            </w:rPr>
            <w:delText xml:space="preserve">BoundNames </w:delText>
          </w:r>
          <w:r w:rsidRPr="00E77497" w:rsidDel="003E2351">
            <w:delText xml:space="preserve">of the production  </w:delText>
          </w:r>
          <w:r w:rsidRPr="00E77497" w:rsidDel="003E2351">
            <w:rPr>
              <w:rStyle w:val="bnf"/>
            </w:rPr>
            <w:delText xml:space="preserve">BindingPattern  </w:delText>
          </w:r>
          <w:r w:rsidRPr="00E77497" w:rsidDel="003E2351">
            <w:rPr>
              <w:b/>
            </w:rPr>
            <w:delText>:</w:delText>
          </w:r>
          <w:r w:rsidRPr="00E77497" w:rsidDel="003E2351">
            <w:delText xml:space="preserve"> </w:delText>
          </w:r>
          <w:r w:rsidRPr="00E77497" w:rsidDel="003E2351">
            <w:rPr>
              <w:rStyle w:val="bnf"/>
            </w:rPr>
            <w:delText>ArrayBindingPattern</w:delText>
          </w:r>
          <w:r w:rsidRPr="00E77497" w:rsidDel="003E2351">
            <w:delText xml:space="preserve"> is determined as follows:</w:delText>
          </w:r>
        </w:del>
      </w:ins>
    </w:p>
    <w:p w14:paraId="18676E4A" w14:textId="77777777" w:rsidR="00C8445E" w:rsidRPr="00E77497" w:rsidDel="003E2351" w:rsidRDefault="00C8445E">
      <w:pPr>
        <w:pStyle w:val="Alg4"/>
        <w:numPr>
          <w:ilvl w:val="0"/>
          <w:numId w:val="430"/>
        </w:numPr>
        <w:spacing w:after="220"/>
        <w:contextualSpacing/>
        <w:rPr>
          <w:ins w:id="18537" w:author="Allen Wirfs-Brock" w:date="2011-07-11T14:49:00Z"/>
          <w:del w:id="18538" w:author="Rev 4 Allen Wirfs-Brock" w:date="2011-10-15T17:56:00Z"/>
        </w:rPr>
        <w:pPrChange w:id="18539" w:author="Rev 4 Allen Wirfs-Brock" w:date="2011-11-07T12:16:00Z">
          <w:pPr>
            <w:pStyle w:val="Alg4"/>
            <w:numPr>
              <w:numId w:val="453"/>
            </w:numPr>
            <w:tabs>
              <w:tab w:val="num" w:pos="360"/>
            </w:tabs>
            <w:spacing w:after="220"/>
            <w:ind w:left="360" w:hanging="360"/>
            <w:contextualSpacing/>
          </w:pPr>
        </w:pPrChange>
      </w:pPr>
      <w:ins w:id="18540" w:author="Allen Wirfs-Brock" w:date="2011-07-11T14:49:00Z">
        <w:del w:id="18541" w:author="Rev 4 Allen Wirfs-Brock" w:date="2011-10-15T17:56:00Z">
          <w:r w:rsidRPr="00E77497" w:rsidDel="003E2351">
            <w:delText xml:space="preserve">Return BoundNames of </w:delText>
          </w:r>
          <w:r w:rsidRPr="00E77497" w:rsidDel="003E2351">
            <w:rPr>
              <w:rStyle w:val="bnf"/>
            </w:rPr>
            <w:delText>ArrayBindingPattern</w:delText>
          </w:r>
          <w:r w:rsidRPr="00E77497" w:rsidDel="003E2351">
            <w:delText>.</w:delText>
          </w:r>
        </w:del>
      </w:ins>
    </w:p>
    <w:p w14:paraId="52FED8B6" w14:textId="77777777" w:rsidR="00135B3A" w:rsidRPr="00E77497" w:rsidRDefault="000269C8" w:rsidP="00C7794D">
      <w:pPr>
        <w:contextualSpacing/>
        <w:rPr>
          <w:ins w:id="18542" w:author="Rev 4 Allen Wirfs-Brock" w:date="2011-10-15T18:07:00Z"/>
        </w:rPr>
      </w:pPr>
      <w:ins w:id="18543" w:author="Rev 3 Allen Wirfs-Brock" w:date="2011-09-11T09:52:00Z">
        <w:del w:id="18544" w:author="Rev 4 Allen Wirfs-Brock" w:date="2011-10-15T18:06:00Z">
          <w:r w:rsidRPr="00E77497" w:rsidDel="00135B3A">
            <w:delText xml:space="preserve">The production </w:delText>
          </w:r>
        </w:del>
        <w:r w:rsidRPr="00E77497">
          <w:rPr>
            <w:rStyle w:val="bnf"/>
          </w:rPr>
          <w:t xml:space="preserve">BindingPattern  </w:t>
        </w:r>
        <w:r w:rsidRPr="00E77497">
          <w:rPr>
            <w:b/>
          </w:rPr>
          <w:t>:</w:t>
        </w:r>
        <w:r w:rsidRPr="00E77497">
          <w:t xml:space="preserve"> </w:t>
        </w:r>
      </w:ins>
      <w:ins w:id="18545" w:author="Rev 3 Allen Wirfs-Brock" w:date="2011-09-11T09:53:00Z">
        <w:r w:rsidRPr="00E77497">
          <w:rPr>
            <w:rStyle w:val="bnf"/>
          </w:rPr>
          <w:t>ArrayBindingPattern</w:t>
        </w:r>
      </w:ins>
      <w:ins w:id="18546" w:author="Rev 3 Allen Wirfs-Brock" w:date="2011-09-11T09:52:00Z">
        <w:r w:rsidRPr="00E77497">
          <w:t xml:space="preserve"> </w:t>
        </w:r>
      </w:ins>
    </w:p>
    <w:p w14:paraId="15CC9111" w14:textId="77777777" w:rsidR="00E77497" w:rsidRPr="004418C4" w:rsidRDefault="001E28FF" w:rsidP="00C47E72">
      <w:pPr>
        <w:pStyle w:val="Alg3"/>
        <w:numPr>
          <w:ilvl w:val="0"/>
          <w:numId w:val="541"/>
        </w:numPr>
        <w:contextualSpacing/>
        <w:rPr>
          <w:ins w:id="18547" w:author="Rev 4 Allen Wirfs-Brock" w:date="2011-11-04T19:16:00Z"/>
        </w:rPr>
      </w:pPr>
      <w:ins w:id="18548" w:author="Rev 10 Allen Wirfs-Brock" w:date="2012-08-07T16:11:00Z">
        <w:r>
          <w:t>Assert: Type(</w:t>
        </w:r>
        <w:r w:rsidRPr="001E28FF">
          <w:rPr>
            <w:i/>
          </w:rPr>
          <w:t>value</w:t>
        </w:r>
        <w:r>
          <w:t>) is Objec</w:t>
        </w:r>
      </w:ins>
      <w:ins w:id="18549" w:author="Rev 4 Allen Wirfs-Brock" w:date="2011-11-04T19:16:00Z">
        <w:del w:id="18550" w:author="Rev 10 Allen Wirfs-Brock" w:date="2012-08-07T16:11:00Z">
          <w:r w:rsidR="00E77497" w:rsidRPr="004418C4" w:rsidDel="001E28FF">
            <w:delText xml:space="preserve">If </w:delText>
          </w:r>
          <w:r w:rsidR="00E77497" w:rsidRPr="004418C4" w:rsidDel="001E28FF">
            <w:rPr>
              <w:i/>
            </w:rPr>
            <w:delText>value</w:delText>
          </w:r>
          <w:r w:rsidR="00E77497" w:rsidRPr="004418C4" w:rsidDel="001E28FF">
            <w:delText xml:space="preserve"> is neither of </w:delText>
          </w:r>
          <w:r w:rsidR="00E77497" w:rsidRPr="004418C4" w:rsidDel="001E28FF">
            <w:rPr>
              <w:b/>
            </w:rPr>
            <w:delText>null</w:delText>
          </w:r>
          <w:r w:rsidR="00E77497" w:rsidRPr="004418C4" w:rsidDel="001E28FF">
            <w:delText xml:space="preserve"> or </w:delText>
          </w:r>
          <w:r w:rsidR="00E77497" w:rsidRPr="004418C4" w:rsidDel="001E28FF">
            <w:rPr>
              <w:b/>
            </w:rPr>
            <w:delText>undefined</w:delText>
          </w:r>
          <w:r w:rsidR="00E77497" w:rsidRPr="004418C4" w:rsidDel="001E28FF">
            <w:delText>, then</w:delText>
          </w:r>
        </w:del>
      </w:ins>
    </w:p>
    <w:p w14:paraId="63E5EF92" w14:textId="77777777" w:rsidR="00CB5F32" w:rsidRPr="004418C4" w:rsidDel="001E28FF" w:rsidRDefault="00CB5F32" w:rsidP="00C47E72">
      <w:pPr>
        <w:pStyle w:val="Alg3"/>
        <w:numPr>
          <w:ilvl w:val="1"/>
          <w:numId w:val="541"/>
        </w:numPr>
        <w:contextualSpacing/>
        <w:rPr>
          <w:ins w:id="18551" w:author="Rev 4 Allen Wirfs-Brock" w:date="2011-11-05T08:51:00Z"/>
          <w:del w:id="18552" w:author="Rev 10 Allen Wirfs-Brock" w:date="2012-08-07T16:11:00Z"/>
        </w:rPr>
      </w:pPr>
      <w:ins w:id="18553" w:author="Rev 4 Allen Wirfs-Brock" w:date="2011-11-05T08:51:00Z">
        <w:del w:id="18554" w:author="Rev 10 Allen Wirfs-Brock" w:date="2012-08-07T16:11:00Z">
          <w:r w:rsidRPr="004418C4" w:rsidDel="001E28FF">
            <w:delText xml:space="preserve">Let </w:delText>
          </w:r>
          <w:r w:rsidDel="001E28FF">
            <w:rPr>
              <w:i/>
            </w:rPr>
            <w:delText>array</w:delText>
          </w:r>
          <w:r w:rsidRPr="004418C4" w:rsidDel="001E28FF">
            <w:delText xml:space="preserve"> be ToObject(</w:delText>
          </w:r>
          <w:r w:rsidRPr="004418C4" w:rsidDel="001E28FF">
            <w:rPr>
              <w:i/>
            </w:rPr>
            <w:delText>value</w:delText>
          </w:r>
          <w:r w:rsidRPr="004418C4" w:rsidDel="001E28FF">
            <w:delText>).</w:delText>
          </w:r>
        </w:del>
      </w:ins>
    </w:p>
    <w:p w14:paraId="0724AF4D" w14:textId="77777777" w:rsidR="00132AAE" w:rsidDel="00B840BD" w:rsidRDefault="00132AAE" w:rsidP="00C47E72">
      <w:pPr>
        <w:pStyle w:val="Alg3"/>
        <w:numPr>
          <w:ilvl w:val="1"/>
          <w:numId w:val="541"/>
        </w:numPr>
        <w:contextualSpacing/>
        <w:rPr>
          <w:ins w:id="18555" w:author="Rev 4 Allen Wirfs-Brock" w:date="2011-11-05T08:45:00Z"/>
          <w:del w:id="18556" w:author="Rev 5 Allen Wirfs-Brock" w:date="2012-01-04T11:43:00Z"/>
        </w:rPr>
      </w:pPr>
      <w:ins w:id="18557" w:author="Rev 4 Allen Wirfs-Brock" w:date="2011-11-05T08:45:00Z">
        <w:del w:id="18558" w:author="Rev 5 Allen Wirfs-Brock" w:date="2012-01-04T11:43:00Z">
          <w:r w:rsidDel="00B840BD">
            <w:delText xml:space="preserve">Let </w:delText>
          </w:r>
        </w:del>
      </w:ins>
      <w:ins w:id="18559" w:author="Rev 4 Allen Wirfs-Brock" w:date="2011-11-05T08:49:00Z">
        <w:del w:id="18560" w:author="Rev 5 Allen Wirfs-Brock" w:date="2012-01-04T11:43:00Z">
          <w:r w:rsidRPr="00C7794D" w:rsidDel="00B840BD">
            <w:rPr>
              <w:i/>
            </w:rPr>
            <w:delText>lenValue</w:delText>
          </w:r>
        </w:del>
      </w:ins>
      <w:ins w:id="18561" w:author="Rev 4 Allen Wirfs-Brock" w:date="2011-11-05T08:45:00Z">
        <w:del w:id="18562" w:author="Rev 5 Allen Wirfs-Brock" w:date="2012-01-04T11:43:00Z">
          <w:r w:rsidDel="00B840BD">
            <w:delText xml:space="preserve"> be the result of calling the [[Get]] internal method of </w:delText>
          </w:r>
          <w:r w:rsidRPr="00C7794D" w:rsidDel="00B840BD">
            <w:rPr>
              <w:i/>
            </w:rPr>
            <w:delText>array</w:delText>
          </w:r>
          <w:r w:rsidDel="00B840BD">
            <w:delText xml:space="preserve"> with argument </w:delText>
          </w:r>
        </w:del>
      </w:ins>
      <w:ins w:id="18563" w:author="Rev 4 Allen Wirfs-Brock" w:date="2011-11-05T08:49:00Z">
        <w:del w:id="18564" w:author="Rev 5 Allen Wirfs-Brock" w:date="2012-01-04T11:43:00Z">
          <w:r w:rsidDel="00B840BD">
            <w:rPr>
              <w:rFonts w:ascii="Courier New" w:hAnsi="Courier New" w:cs="Courier New"/>
            </w:rPr>
            <w:delText>"</w:delText>
          </w:r>
        </w:del>
      </w:ins>
      <w:ins w:id="18565" w:author="Rev 4 Allen Wirfs-Brock" w:date="2011-11-05T08:48:00Z">
        <w:del w:id="18566" w:author="Rev 5 Allen Wirfs-Brock" w:date="2012-01-04T11:43:00Z">
          <w:r w:rsidRPr="00C7794D" w:rsidDel="00B840BD">
            <w:rPr>
              <w:rFonts w:ascii="Courier New" w:hAnsi="Courier New" w:cs="Courier New"/>
            </w:rPr>
            <w:delText>length</w:delText>
          </w:r>
        </w:del>
      </w:ins>
      <w:ins w:id="18567" w:author="Rev 4 Allen Wirfs-Brock" w:date="2011-11-05T08:49:00Z">
        <w:del w:id="18568" w:author="Rev 5 Allen Wirfs-Brock" w:date="2012-01-04T11:43:00Z">
          <w:r w:rsidDel="00B840BD">
            <w:rPr>
              <w:rFonts w:ascii="Courier New" w:hAnsi="Courier New" w:cs="Courier New"/>
            </w:rPr>
            <w:delText>"</w:delText>
          </w:r>
        </w:del>
      </w:ins>
      <w:ins w:id="18569" w:author="Rev 4 Allen Wirfs-Brock" w:date="2011-11-05T08:48:00Z">
        <w:del w:id="18570" w:author="Rev 5 Allen Wirfs-Brock" w:date="2012-01-04T11:43:00Z">
          <w:r w:rsidDel="00B840BD">
            <w:delText>.</w:delText>
          </w:r>
        </w:del>
      </w:ins>
    </w:p>
    <w:p w14:paraId="2565C8BC" w14:textId="77777777" w:rsidR="00132AAE" w:rsidDel="00B840BD" w:rsidRDefault="00132AAE" w:rsidP="00C47E72">
      <w:pPr>
        <w:pStyle w:val="Alg3"/>
        <w:numPr>
          <w:ilvl w:val="1"/>
          <w:numId w:val="541"/>
        </w:numPr>
        <w:contextualSpacing/>
        <w:rPr>
          <w:ins w:id="18571" w:author="Rev 4 Allen Wirfs-Brock" w:date="2011-11-05T08:50:00Z"/>
          <w:del w:id="18572" w:author="Rev 5 Allen Wirfs-Brock" w:date="2012-01-04T11:43:00Z"/>
        </w:rPr>
      </w:pPr>
      <w:ins w:id="18573" w:author="Rev 4 Allen Wirfs-Brock" w:date="2011-11-05T08:50:00Z">
        <w:del w:id="18574" w:author="Rev 5 Allen Wirfs-Brock" w:date="2012-01-04T11:43:00Z">
          <w:r w:rsidDel="00B840BD">
            <w:delText xml:space="preserve">Let </w:delText>
          </w:r>
          <w:r w:rsidRPr="00C7794D" w:rsidDel="00B840BD">
            <w:rPr>
              <w:i/>
            </w:rPr>
            <w:delText>arrayLength</w:delText>
          </w:r>
          <w:r w:rsidDel="00B840BD">
            <w:delText xml:space="preserve"> be To</w:delText>
          </w:r>
          <w:r w:rsidR="00CB5F32" w:rsidDel="00B840BD">
            <w:delText>Uint32(</w:delText>
          </w:r>
          <w:r w:rsidR="00CB5F32" w:rsidRPr="00C7794D" w:rsidDel="00B840BD">
            <w:rPr>
              <w:i/>
            </w:rPr>
            <w:delText>lenValue</w:delText>
          </w:r>
          <w:r w:rsidR="00CB5F32" w:rsidDel="00B840BD">
            <w:delText>).</w:delText>
          </w:r>
        </w:del>
      </w:ins>
    </w:p>
    <w:p w14:paraId="4CD28AC5" w14:textId="77777777" w:rsidR="00CB5F32" w:rsidDel="001E28FF" w:rsidRDefault="00E77497" w:rsidP="00C47E72">
      <w:pPr>
        <w:pStyle w:val="Alg4"/>
        <w:numPr>
          <w:ilvl w:val="0"/>
          <w:numId w:val="541"/>
        </w:numPr>
        <w:contextualSpacing/>
        <w:rPr>
          <w:ins w:id="18575" w:author="Rev 4 Allen Wirfs-Brock" w:date="2011-11-05T08:51:00Z"/>
          <w:del w:id="18576" w:author="Rev 10 Allen Wirfs-Brock" w:date="2012-08-07T16:11:00Z"/>
        </w:rPr>
      </w:pPr>
      <w:ins w:id="18577" w:author="Rev 4 Allen Wirfs-Brock" w:date="2011-11-04T19:16:00Z">
        <w:del w:id="18578" w:author="Rev 10 Allen Wirfs-Brock" w:date="2012-08-07T16:11:00Z">
          <w:r w:rsidRPr="004418C4" w:rsidDel="001E28FF">
            <w:delText>Else,</w:delText>
          </w:r>
        </w:del>
      </w:ins>
    </w:p>
    <w:p w14:paraId="4422836E" w14:textId="77777777" w:rsidR="00CB5F32" w:rsidRPr="004418C4" w:rsidDel="001E28FF" w:rsidRDefault="00CB5F32" w:rsidP="00C47E72">
      <w:pPr>
        <w:pStyle w:val="Alg4"/>
        <w:numPr>
          <w:ilvl w:val="1"/>
          <w:numId w:val="541"/>
        </w:numPr>
        <w:contextualSpacing/>
        <w:rPr>
          <w:ins w:id="18579" w:author="Rev 4 Allen Wirfs-Brock" w:date="2011-11-05T08:52:00Z"/>
          <w:del w:id="18580" w:author="Rev 10 Allen Wirfs-Brock" w:date="2012-08-07T16:11:00Z"/>
        </w:rPr>
      </w:pPr>
      <w:ins w:id="18581" w:author="Rev 4 Allen Wirfs-Brock" w:date="2011-11-05T08:52:00Z">
        <w:del w:id="18582" w:author="Rev 10 Allen Wirfs-Brock" w:date="2012-08-07T16:11:00Z">
          <w:r w:rsidDel="001E28FF">
            <w:delText>L</w:delText>
          </w:r>
          <w:r w:rsidRPr="004418C4" w:rsidDel="001E28FF">
            <w:delText xml:space="preserve">et </w:delText>
          </w:r>
          <w:r w:rsidDel="001E28FF">
            <w:rPr>
              <w:i/>
            </w:rPr>
            <w:delText>array</w:delText>
          </w:r>
          <w:r w:rsidRPr="004418C4" w:rsidDel="001E28FF">
            <w:delText xml:space="preserve"> be</w:delText>
          </w:r>
        </w:del>
        <w:del w:id="18583" w:author="Rev 10 Allen Wirfs-Brock" w:date="2012-08-07T14:49:00Z">
          <w:r w:rsidRPr="004418C4" w:rsidDel="001E28FF">
            <w:delText xml:space="preserve"> </w:delText>
          </w:r>
          <w:r w:rsidRPr="004418C4" w:rsidDel="001E28FF">
            <w:rPr>
              <w:b/>
            </w:rPr>
            <w:delText>undefined</w:delText>
          </w:r>
        </w:del>
        <w:del w:id="18584" w:author="Rev 10 Allen Wirfs-Brock" w:date="2012-08-07T16:11:00Z">
          <w:r w:rsidRPr="004418C4" w:rsidDel="001E28FF">
            <w:delText>.</w:delText>
          </w:r>
        </w:del>
      </w:ins>
    </w:p>
    <w:p w14:paraId="7B18E0F5" w14:textId="77777777" w:rsidR="00CB5F32" w:rsidDel="00B840BD" w:rsidRDefault="00CB5F32" w:rsidP="00C47E72">
      <w:pPr>
        <w:pStyle w:val="Alg3"/>
        <w:numPr>
          <w:ilvl w:val="1"/>
          <w:numId w:val="541"/>
        </w:numPr>
        <w:contextualSpacing/>
        <w:rPr>
          <w:ins w:id="18585" w:author="Rev 4 Allen Wirfs-Brock" w:date="2011-11-05T08:52:00Z"/>
          <w:del w:id="18586" w:author="Rev 5 Allen Wirfs-Brock" w:date="2012-01-04T11:43:00Z"/>
        </w:rPr>
      </w:pPr>
      <w:ins w:id="18587" w:author="Rev 4 Allen Wirfs-Brock" w:date="2011-11-05T08:52:00Z">
        <w:del w:id="18588" w:author="Rev 5 Allen Wirfs-Brock" w:date="2012-01-04T11:43:00Z">
          <w:r w:rsidDel="00B840BD">
            <w:delText xml:space="preserve">Let </w:delText>
          </w:r>
          <w:r w:rsidRPr="004418C4" w:rsidDel="00B840BD">
            <w:rPr>
              <w:i/>
            </w:rPr>
            <w:delText>arrayLength</w:delText>
          </w:r>
          <w:r w:rsidDel="00B840BD">
            <w:delText xml:space="preserve"> be 0.</w:delText>
          </w:r>
        </w:del>
      </w:ins>
    </w:p>
    <w:p w14:paraId="047B1A95" w14:textId="77777777" w:rsidR="000269C8" w:rsidRPr="00E77497" w:rsidDel="00715A67" w:rsidRDefault="000269C8" w:rsidP="00C7794D">
      <w:pPr>
        <w:ind w:left="360"/>
        <w:rPr>
          <w:ins w:id="18589" w:author="Rev 3 Allen Wirfs-Brock" w:date="2011-09-11T09:52:00Z"/>
          <w:del w:id="18590" w:author="Rev 4 Allen Wirfs-Brock" w:date="2011-11-04T17:58:00Z"/>
        </w:rPr>
      </w:pPr>
      <w:ins w:id="18591" w:author="Rev 3 Allen Wirfs-Brock" w:date="2011-09-11T09:52:00Z">
        <w:del w:id="18592" w:author="Rev 4 Allen Wirfs-Brock" w:date="2011-10-15T18:07:00Z">
          <w:r w:rsidRPr="00E77497" w:rsidDel="00135B3A">
            <w:delText xml:space="preserve">is evaluated </w:delText>
          </w:r>
        </w:del>
        <w:del w:id="18593" w:author="Rev 4 Allen Wirfs-Brock" w:date="2011-11-04T17:58: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18594" w:author="Rev 4 Allen Wirfs-Brock" w:date="2011-10-15T18:07:00Z">
          <w:r w:rsidRPr="00E77497" w:rsidDel="00135B3A">
            <w:delText>as follows:</w:delText>
          </w:r>
        </w:del>
      </w:ins>
    </w:p>
    <w:p w14:paraId="01B7781C" w14:textId="77777777" w:rsidR="000269C8" w:rsidRPr="00675B74" w:rsidRDefault="00481DAC" w:rsidP="00C47E72">
      <w:pPr>
        <w:pStyle w:val="Alg2"/>
        <w:numPr>
          <w:ilvl w:val="0"/>
          <w:numId w:val="541"/>
        </w:numPr>
        <w:spacing w:after="220"/>
        <w:rPr>
          <w:ins w:id="18595" w:author="Rev 3 Allen Wirfs-Brock" w:date="2011-09-11T09:52:00Z"/>
        </w:rPr>
      </w:pPr>
      <w:ins w:id="18596" w:author="Rev 6 Allen Wirfs-Brock" w:date="2012-02-18T10:59:00Z">
        <w:r>
          <w:t>Return the result of p</w:t>
        </w:r>
        <w:r w:rsidRPr="004418C4">
          <w:t>erform</w:t>
        </w:r>
        <w:r>
          <w:t>ing</w:t>
        </w:r>
        <w:r w:rsidRPr="004418C4">
          <w:t xml:space="preserve"> </w:t>
        </w:r>
      </w:ins>
      <w:ins w:id="18597" w:author="Rev 4 Allen Wirfs-Brock" w:date="2011-11-04T18:03:00Z">
        <w:del w:id="18598" w:author="Rev 6 Allen Wirfs-Brock" w:date="2012-02-18T10:59:00Z">
          <w:r w:rsidR="009E1969" w:rsidDel="00481DAC">
            <w:delText xml:space="preserve">Perform </w:delText>
          </w:r>
        </w:del>
      </w:ins>
      <w:ins w:id="18599" w:author="Rev 4 Allen Wirfs-Brock" w:date="2011-11-05T08:55:00Z">
        <w:r w:rsidR="00CB5F32">
          <w:t xml:space="preserve">Indexed </w:t>
        </w:r>
      </w:ins>
      <w:ins w:id="18600" w:author="Rev 4 Allen Wirfs-Brock" w:date="2011-11-04T18:03:00Z">
        <w:r w:rsidR="009E1969">
          <w:t xml:space="preserve">Binding </w:t>
        </w:r>
        <w:del w:id="18601" w:author="Rev 6 Allen Wirfs-Brock" w:date="2012-02-27T15:45:00Z">
          <w:r w:rsidR="009E1969" w:rsidDel="00A113E2">
            <w:delText>Initialization</w:delText>
          </w:r>
        </w:del>
      </w:ins>
      <w:ins w:id="18602" w:author="Rev 6 Allen Wirfs-Brock" w:date="2012-02-27T15:45:00Z">
        <w:r w:rsidR="00A113E2">
          <w:t>Initialisation</w:t>
        </w:r>
      </w:ins>
      <w:ins w:id="18603" w:author="Rev 4 Allen Wirfs-Brock" w:date="2011-11-04T18:03:00Z">
        <w:r w:rsidR="009E1969">
          <w:t xml:space="preserve"> for</w:t>
        </w:r>
        <w:r w:rsidR="009E1969" w:rsidRPr="004418C4">
          <w:t xml:space="preserve"> </w:t>
        </w:r>
      </w:ins>
      <w:ins w:id="18604" w:author="Rev 3 Allen Wirfs-Brock" w:date="2011-09-11T09:54:00Z">
        <w:del w:id="18605" w:author="Rev 4 Allen Wirfs-Brock" w:date="2011-11-04T18:03:00Z">
          <w:r w:rsidR="000269C8" w:rsidRPr="00675B74" w:rsidDel="009E1969">
            <w:delText xml:space="preserve">Evaluate </w:delText>
          </w:r>
        </w:del>
      </w:ins>
      <w:ins w:id="18606" w:author="Rev 3 Allen Wirfs-Brock" w:date="2011-09-11T09:55:00Z">
        <w:r w:rsidR="000269C8" w:rsidRPr="00675B74">
          <w:rPr>
            <w:rStyle w:val="bnf"/>
          </w:rPr>
          <w:t>ArrayBindingPattern</w:t>
        </w:r>
        <w:r w:rsidR="000269C8" w:rsidRPr="00E77497">
          <w:t xml:space="preserve"> </w:t>
        </w:r>
      </w:ins>
      <w:ins w:id="18607" w:author="Rev 3 Allen Wirfs-Brock" w:date="2011-09-11T09:52:00Z">
        <w:r w:rsidR="000269C8" w:rsidRPr="00E77497">
          <w:t xml:space="preserve">using </w:t>
        </w:r>
        <w:del w:id="18608" w:author="Rev 4 Allen Wirfs-Brock" w:date="2011-11-04T19:16:00Z">
          <w:r w:rsidR="000269C8" w:rsidRPr="00E77497" w:rsidDel="00E77497">
            <w:rPr>
              <w:i/>
            </w:rPr>
            <w:delText>value</w:delText>
          </w:r>
        </w:del>
      </w:ins>
      <w:ins w:id="18609" w:author="Rev 4 Allen Wirfs-Brock" w:date="2011-11-04T19:16:00Z">
        <w:r w:rsidR="00E77497">
          <w:rPr>
            <w:i/>
          </w:rPr>
          <w:t>array</w:t>
        </w:r>
      </w:ins>
      <w:ins w:id="18610" w:author="Rev 3 Allen Wirfs-Brock" w:date="2011-09-11T09:52:00Z">
        <w:del w:id="18611" w:author="Rev 4 Allen Wirfs-Brock" w:date="2011-11-05T08:53:00Z">
          <w:r w:rsidR="000269C8" w:rsidRPr="00E77497" w:rsidDel="00CB5F32">
            <w:delText xml:space="preserve"> </w:delText>
          </w:r>
        </w:del>
      </w:ins>
      <w:ins w:id="18612" w:author="Rev 4 Allen Wirfs-Brock" w:date="2011-11-05T08:53:00Z">
        <w:r w:rsidR="00CB5F32">
          <w:t xml:space="preserve">, </w:t>
        </w:r>
        <w:del w:id="18613" w:author="Rev 5 Allen Wirfs-Brock" w:date="2012-01-04T11:43:00Z">
          <w:r w:rsidR="00CB5F32" w:rsidRPr="008E7E56" w:rsidDel="00B840BD">
            <w:delText>arrayLength</w:delText>
          </w:r>
          <w:r w:rsidR="00CB5F32" w:rsidRPr="00B840BD" w:rsidDel="00B840BD">
            <w:delText xml:space="preserve">, </w:delText>
          </w:r>
        </w:del>
      </w:ins>
      <w:ins w:id="18614" w:author="Rev 4 Allen Wirfs-Brock" w:date="2011-11-05T08:59:00Z">
        <w:del w:id="18615" w:author="Rev 5 Allen Wirfs-Brock" w:date="2012-01-04T11:48:00Z">
          <w:r w:rsidR="00CB5F32" w:rsidRPr="002A015C" w:rsidDel="00B840BD">
            <w:rPr>
              <w:b/>
            </w:rPr>
            <w:delText>undefined</w:delText>
          </w:r>
        </w:del>
      </w:ins>
      <w:ins w:id="18616" w:author="Rev 5 Allen Wirfs-Brock" w:date="2012-01-04T11:48:00Z">
        <w:r w:rsidR="00B840BD" w:rsidRPr="008E7E56">
          <w:t>0</w:t>
        </w:r>
      </w:ins>
      <w:ins w:id="18617" w:author="Rev 4 Allen Wirfs-Brock" w:date="2011-11-05T08:53:00Z">
        <w:r w:rsidR="00CB5F32">
          <w:t xml:space="preserve">, </w:t>
        </w:r>
      </w:ins>
      <w:ins w:id="18618" w:author="Rev 3 Allen Wirfs-Brock" w:date="2011-09-11T09:52:00Z">
        <w:del w:id="18619" w:author="Rev 4 Allen Wirfs-Brock" w:date="2011-11-04T18:01:00Z">
          <w:r w:rsidR="000269C8" w:rsidRPr="00E77497" w:rsidDel="009E1969">
            <w:delText xml:space="preserve">as the </w:delText>
          </w:r>
          <w:r w:rsidR="000269C8" w:rsidRPr="00E77497" w:rsidDel="009E1969">
            <w:rPr>
              <w:rStyle w:val="bnf"/>
            </w:rPr>
            <w:delText>obj</w:delText>
          </w:r>
          <w:r w:rsidR="000269C8" w:rsidRPr="00E77497" w:rsidDel="009E1969">
            <w:rPr>
              <w:i/>
            </w:rPr>
            <w:delText xml:space="preserve"> </w:delText>
          </w:r>
          <w:r w:rsidR="000269C8" w:rsidRPr="00E77497" w:rsidDel="009E1969">
            <w:delText xml:space="preserve">parameter </w:delText>
          </w:r>
        </w:del>
        <w:r w:rsidR="000269C8" w:rsidRPr="00E77497">
          <w:t xml:space="preserve">and </w:t>
        </w:r>
        <w:del w:id="18620" w:author="Rev 4 Allen Wirfs-Brock" w:date="2011-11-04T18:01:00Z">
          <w:r w:rsidR="000269C8" w:rsidRPr="00E77497" w:rsidDel="009E1969">
            <w:rPr>
              <w:i/>
            </w:rPr>
            <w:delText>env</w:delText>
          </w:r>
          <w:r w:rsidR="000269C8" w:rsidRPr="00E77497" w:rsidDel="009E1969">
            <w:delText xml:space="preserve"> as the </w:delText>
          </w:r>
        </w:del>
        <w:r w:rsidR="000269C8" w:rsidRPr="00E77497">
          <w:rPr>
            <w:i/>
          </w:rPr>
          <w:t>environment</w:t>
        </w:r>
        <w:r w:rsidR="000269C8" w:rsidRPr="00E77497">
          <w:t xml:space="preserve"> </w:t>
        </w:r>
      </w:ins>
      <w:ins w:id="18621" w:author="Rev 4 Allen Wirfs-Brock" w:date="2011-11-04T18:02:00Z">
        <w:r w:rsidR="009E1969">
          <w:t>as arguments</w:t>
        </w:r>
      </w:ins>
      <w:ins w:id="18622" w:author="Rev 3 Allen Wirfs-Brock" w:date="2011-09-11T09:52:00Z">
        <w:del w:id="18623" w:author="Rev 4 Allen Wirfs-Brock" w:date="2011-11-04T18:02:00Z">
          <w:r w:rsidR="000269C8" w:rsidRPr="00675B74" w:rsidDel="009E1969">
            <w:delText>parameter</w:delText>
          </w:r>
        </w:del>
        <w:r w:rsidR="000269C8" w:rsidRPr="00675B74">
          <w:t>.</w:t>
        </w:r>
      </w:ins>
    </w:p>
    <w:p w14:paraId="76878390" w14:textId="77777777" w:rsidR="007B4F56" w:rsidRPr="00E77497" w:rsidDel="003E2351" w:rsidRDefault="007B4F56" w:rsidP="00C7794D">
      <w:pPr>
        <w:contextualSpacing/>
        <w:rPr>
          <w:ins w:id="18624" w:author="Allen Wirfs-Brock" w:date="2011-07-11T14:56:00Z"/>
          <w:del w:id="18625" w:author="Rev 4 Allen Wirfs-Brock" w:date="2011-10-15T17:56:00Z"/>
        </w:rPr>
      </w:pPr>
      <w:ins w:id="18626" w:author="Allen Wirfs-Brock" w:date="2011-07-11T14:56:00Z">
        <w:del w:id="18627" w:author="Rev 4 Allen Wirfs-Brock" w:date="2011-10-15T17:56:00Z">
          <w:r w:rsidRPr="00E77497" w:rsidDel="003E2351">
            <w:delText xml:space="preserve">The </w:delText>
          </w:r>
          <w:r w:rsidRPr="00E77497" w:rsidDel="003E2351">
            <w:rPr>
              <w:rFonts w:ascii="Times New Roman" w:eastAsia="Times New Roman" w:hAnsi="Times New Roman"/>
              <w:spacing w:val="6"/>
              <w:lang w:eastAsia="en-US"/>
            </w:rPr>
            <w:delText xml:space="preserve">BoundNames </w:delText>
          </w:r>
          <w:r w:rsidRPr="00E77497" w:rsidDel="003E2351">
            <w:delText xml:space="preserve">of the production  </w:delText>
          </w:r>
          <w:r w:rsidRPr="00E77497" w:rsidDel="003E2351">
            <w:rPr>
              <w:rStyle w:val="bnf"/>
            </w:rPr>
            <w:delText>ObjectBindingPattern</w:delText>
          </w:r>
          <w:r w:rsidRPr="00E77497" w:rsidDel="003E2351">
            <w:rPr>
              <w:b/>
            </w:rPr>
            <w:delText>:</w:delText>
          </w:r>
          <w:r w:rsidRPr="00E77497" w:rsidDel="003E2351">
            <w:delText xml:space="preserve"> </w:delText>
          </w:r>
        </w:del>
      </w:ins>
      <w:ins w:id="18628" w:author="Allen Wirfs-Brock" w:date="2011-07-11T14:57:00Z">
        <w:del w:id="18629" w:author="Rev 4 Allen Wirfs-Brock" w:date="2011-10-15T17:56:00Z">
          <w:r w:rsidRPr="00E77497" w:rsidDel="003E2351">
            <w:rPr>
              <w:rStyle w:val="bnf"/>
              <w:rFonts w:ascii="Courier New" w:hAnsi="Courier New" w:cs="Courier New"/>
              <w:b/>
              <w:i w:val="0"/>
            </w:rPr>
            <w:delText>{ }</w:delText>
          </w:r>
        </w:del>
      </w:ins>
      <w:ins w:id="18630" w:author="Allen Wirfs-Brock" w:date="2011-07-11T14:56:00Z">
        <w:del w:id="18631" w:author="Rev 4 Allen Wirfs-Brock" w:date="2011-10-15T17:56:00Z">
          <w:r w:rsidRPr="00E77497" w:rsidDel="003E2351">
            <w:delText xml:space="preserve"> is determined as follows:</w:delText>
          </w:r>
        </w:del>
      </w:ins>
    </w:p>
    <w:p w14:paraId="47CF30C3" w14:textId="77777777" w:rsidR="007B4F56" w:rsidRPr="00E77497" w:rsidDel="003E2351" w:rsidRDefault="007B4F56">
      <w:pPr>
        <w:pStyle w:val="Alg4"/>
        <w:numPr>
          <w:ilvl w:val="0"/>
          <w:numId w:val="431"/>
        </w:numPr>
        <w:spacing w:after="220"/>
        <w:contextualSpacing/>
        <w:rPr>
          <w:ins w:id="18632" w:author="Allen Wirfs-Brock" w:date="2011-07-11T14:56:00Z"/>
          <w:del w:id="18633" w:author="Rev 4 Allen Wirfs-Brock" w:date="2011-10-15T17:56:00Z"/>
        </w:rPr>
        <w:pPrChange w:id="18634" w:author="Rev 4 Allen Wirfs-Brock" w:date="2011-11-07T12:16:00Z">
          <w:pPr>
            <w:pStyle w:val="Alg4"/>
            <w:numPr>
              <w:numId w:val="454"/>
            </w:numPr>
            <w:tabs>
              <w:tab w:val="num" w:pos="360"/>
            </w:tabs>
            <w:spacing w:after="220"/>
            <w:ind w:left="360" w:hanging="360"/>
            <w:contextualSpacing/>
          </w:pPr>
        </w:pPrChange>
      </w:pPr>
      <w:ins w:id="18635" w:author="Allen Wirfs-Brock" w:date="2011-07-11T14:56:00Z">
        <w:del w:id="18636" w:author="Rev 4 Allen Wirfs-Brock" w:date="2011-10-15T17:56:00Z">
          <w:r w:rsidRPr="00E77497" w:rsidDel="003E2351">
            <w:delText xml:space="preserve">Return </w:delText>
          </w:r>
        </w:del>
      </w:ins>
      <w:ins w:id="18637" w:author="Allen Wirfs-Brock" w:date="2011-07-11T14:57:00Z">
        <w:del w:id="18638" w:author="Rev 4 Allen Wirfs-Brock" w:date="2011-10-15T17:56:00Z">
          <w:r w:rsidRPr="00E77497" w:rsidDel="003E2351">
            <w:delText>an empty List</w:delText>
          </w:r>
        </w:del>
      </w:ins>
      <w:ins w:id="18639" w:author="Allen Wirfs-Brock" w:date="2011-07-11T14:56:00Z">
        <w:del w:id="18640" w:author="Rev 4 Allen Wirfs-Brock" w:date="2011-10-15T17:56:00Z">
          <w:r w:rsidRPr="00E77497" w:rsidDel="003E2351">
            <w:delText>.</w:delText>
          </w:r>
        </w:del>
      </w:ins>
    </w:p>
    <w:p w14:paraId="728E8693" w14:textId="77777777" w:rsidR="00F012F7" w:rsidRPr="00E77497" w:rsidRDefault="00E479C5" w:rsidP="00C7794D">
      <w:pPr>
        <w:contextualSpacing/>
        <w:rPr>
          <w:ins w:id="18641" w:author="Rev 4 Allen Wirfs-Brock" w:date="2011-10-15T18:08:00Z"/>
        </w:rPr>
      </w:pPr>
      <w:ins w:id="18642" w:author="Rev 3 Allen Wirfs-Brock" w:date="2011-09-11T10:05:00Z">
        <w:del w:id="18643" w:author="Rev 4 Allen Wirfs-Brock" w:date="2011-10-15T18:06:00Z">
          <w:r w:rsidRPr="00E77497" w:rsidDel="00135B3A">
            <w:delText xml:space="preserve">The production </w:delText>
          </w:r>
        </w:del>
      </w:ins>
      <w:ins w:id="18644" w:author="Rev 3 Allen Wirfs-Brock" w:date="2011-09-11T10:06:00Z">
        <w:r w:rsidRPr="00E77497">
          <w:rPr>
            <w:rStyle w:val="bnf"/>
          </w:rPr>
          <w:t>ObjectBindingPattern</w:t>
        </w:r>
        <w:r w:rsidRPr="00E77497">
          <w:rPr>
            <w:b/>
          </w:rPr>
          <w:t>:</w:t>
        </w:r>
        <w:r w:rsidRPr="00E77497">
          <w:t xml:space="preserve"> </w:t>
        </w:r>
        <w:r w:rsidRPr="00E77497">
          <w:rPr>
            <w:rStyle w:val="bnf"/>
            <w:rFonts w:ascii="Courier New" w:hAnsi="Courier New" w:cs="Courier New"/>
            <w:b/>
            <w:i w:val="0"/>
          </w:rPr>
          <w:t xml:space="preserve">{ } </w:t>
        </w:r>
      </w:ins>
      <w:ins w:id="18645" w:author="Rev 3 Allen Wirfs-Brock" w:date="2011-09-11T10:05:00Z">
        <w:del w:id="18646" w:author="Rev 4 Allen Wirfs-Brock" w:date="2011-10-15T18:08:00Z">
          <w:r w:rsidRPr="00E77497" w:rsidDel="00F012F7">
            <w:delText xml:space="preserve">is evaluated </w:delText>
          </w:r>
        </w:del>
      </w:ins>
    </w:p>
    <w:p w14:paraId="60CD9828" w14:textId="77777777" w:rsidR="00E479C5" w:rsidRPr="00E77497" w:rsidDel="00715A67" w:rsidRDefault="00E479C5" w:rsidP="00C7794D">
      <w:pPr>
        <w:ind w:left="360"/>
        <w:rPr>
          <w:ins w:id="18647" w:author="Rev 3 Allen Wirfs-Brock" w:date="2011-09-11T10:05:00Z"/>
          <w:del w:id="18648" w:author="Rev 4 Allen Wirfs-Brock" w:date="2011-11-04T17:58:00Z"/>
        </w:rPr>
      </w:pPr>
      <w:ins w:id="18649" w:author="Rev 3 Allen Wirfs-Brock" w:date="2011-09-11T10:05:00Z">
        <w:del w:id="18650" w:author="Rev 4 Allen Wirfs-Brock" w:date="2011-11-04T17:58: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18651" w:author="Rev 4 Allen Wirfs-Brock" w:date="2011-10-15T18:08:00Z">
          <w:r w:rsidRPr="00E77497" w:rsidDel="00F012F7">
            <w:delText>as follows:</w:delText>
          </w:r>
        </w:del>
      </w:ins>
    </w:p>
    <w:p w14:paraId="4A531FF4" w14:textId="77777777" w:rsidR="00E479C5" w:rsidRPr="00E77497" w:rsidRDefault="00B04C67" w:rsidP="00C47E72">
      <w:pPr>
        <w:pStyle w:val="Alg2"/>
        <w:numPr>
          <w:ilvl w:val="0"/>
          <w:numId w:val="542"/>
        </w:numPr>
        <w:spacing w:after="220"/>
        <w:rPr>
          <w:ins w:id="18652" w:author="Rev 3 Allen Wirfs-Brock" w:date="2011-09-11T10:05:00Z"/>
        </w:rPr>
      </w:pPr>
      <w:ins w:id="18653" w:author="Rev 3 Allen Wirfs-Brock" w:date="2011-09-22T15:50:00Z">
        <w:del w:id="18654" w:author="Rev 4 Allen Wirfs-Brock" w:date="2011-11-04T19:16:00Z">
          <w:r w:rsidRPr="00E77497" w:rsidDel="00E77497">
            <w:delText xml:space="preserve">If </w:delText>
          </w:r>
          <w:r w:rsidRPr="00E77497" w:rsidDel="00E77497">
            <w:rPr>
              <w:i/>
            </w:rPr>
            <w:delText>value</w:delText>
          </w:r>
          <w:r w:rsidRPr="00E77497" w:rsidDel="00E77497">
            <w:delText xml:space="preserve"> is </w:delText>
          </w:r>
        </w:del>
      </w:ins>
      <w:ins w:id="18655" w:author="Rev 3 Allen Wirfs-Brock" w:date="2011-09-22T15:52:00Z">
        <w:del w:id="18656" w:author="Rev 4 Allen Wirfs-Brock" w:date="2011-11-04T19:16:00Z">
          <w:r w:rsidRPr="00E77497" w:rsidDel="00E77497">
            <w:delText>neither of</w:delText>
          </w:r>
        </w:del>
      </w:ins>
      <w:ins w:id="18657" w:author="Rev 3 Allen Wirfs-Brock" w:date="2011-09-22T15:50:00Z">
        <w:del w:id="18658" w:author="Rev 4 Allen Wirfs-Brock" w:date="2011-11-04T19:16:00Z">
          <w:r w:rsidRPr="00E77497" w:rsidDel="00E77497">
            <w:delText xml:space="preserve"> </w:delText>
          </w:r>
          <w:r w:rsidRPr="00E77497" w:rsidDel="00E77497">
            <w:rPr>
              <w:b/>
            </w:rPr>
            <w:delText>null</w:delText>
          </w:r>
          <w:r w:rsidRPr="00E77497" w:rsidDel="00E77497">
            <w:delText xml:space="preserve"> or </w:delText>
          </w:r>
        </w:del>
      </w:ins>
      <w:ins w:id="18659" w:author="Rev 3 Allen Wirfs-Brock" w:date="2011-09-22T15:51:00Z">
        <w:del w:id="18660" w:author="Rev 4 Allen Wirfs-Brock" w:date="2011-11-04T19:16:00Z">
          <w:r w:rsidRPr="00E77497" w:rsidDel="00E77497">
            <w:rPr>
              <w:b/>
            </w:rPr>
            <w:delText>un</w:delText>
          </w:r>
        </w:del>
      </w:ins>
      <w:ins w:id="18661" w:author="Rev 3 Allen Wirfs-Brock" w:date="2011-09-22T15:50:00Z">
        <w:del w:id="18662" w:author="Rev 4 Allen Wirfs-Brock" w:date="2011-11-04T19:16:00Z">
          <w:r w:rsidRPr="00E77497" w:rsidDel="00E77497">
            <w:rPr>
              <w:b/>
            </w:rPr>
            <w:delText>defined</w:delText>
          </w:r>
          <w:r w:rsidRPr="00E77497" w:rsidDel="00E77497">
            <w:delText xml:space="preserve">, </w:delText>
          </w:r>
        </w:del>
      </w:ins>
      <w:ins w:id="18663" w:author="Rev 3 Allen Wirfs-Brock" w:date="2011-09-22T15:51:00Z">
        <w:del w:id="18664" w:author="Rev 4 Allen Wirfs-Brock" w:date="2011-11-04T19:16:00Z">
          <w:r w:rsidRPr="00E77497" w:rsidDel="00E77497">
            <w:delText>then p</w:delText>
          </w:r>
        </w:del>
      </w:ins>
      <w:ins w:id="18665" w:author="Rev 3 Allen Wirfs-Brock" w:date="2011-09-11T10:06:00Z">
        <w:del w:id="18666" w:author="Rev 4 Allen Wirfs-Brock" w:date="2011-11-04T19:16:00Z">
          <w:r w:rsidR="00E479C5" w:rsidRPr="00E77497" w:rsidDel="00E77497">
            <w:delText>erform ToObject(</w:delText>
          </w:r>
        </w:del>
      </w:ins>
      <w:ins w:id="18667" w:author="Rev 3 Allen Wirfs-Brock" w:date="2011-09-11T10:07:00Z">
        <w:del w:id="18668" w:author="Rev 4 Allen Wirfs-Brock" w:date="2011-11-04T19:16:00Z">
          <w:r w:rsidR="00E479C5" w:rsidRPr="00E77497" w:rsidDel="00E77497">
            <w:rPr>
              <w:i/>
            </w:rPr>
            <w:delText>value</w:delText>
          </w:r>
        </w:del>
      </w:ins>
      <w:ins w:id="18669" w:author="Rev 3 Allen Wirfs-Brock" w:date="2011-09-11T10:06:00Z">
        <w:del w:id="18670" w:author="Rev 4 Allen Wirfs-Brock" w:date="2011-11-04T19:16:00Z">
          <w:r w:rsidR="00E479C5" w:rsidRPr="00E77497" w:rsidDel="00E77497">
            <w:delText>) and discard the result</w:delText>
          </w:r>
        </w:del>
      </w:ins>
      <w:ins w:id="18671" w:author="Rev 10 Allen Wirfs-Brock" w:date="2012-08-07T16:19:00Z">
        <w:r w:rsidR="001E28FF" w:rsidRPr="00E77497">
          <w:t xml:space="preserve">Return </w:t>
        </w:r>
        <w:r w:rsidR="001E28FF">
          <w:t>NormalCompletion(</w:t>
        </w:r>
        <w:r w:rsidR="001E28FF" w:rsidRPr="00E77497">
          <w:rPr>
            <w:rFonts w:ascii="Arial" w:hAnsi="Arial" w:cs="Arial"/>
          </w:rPr>
          <w:t>empt</w:t>
        </w:r>
        <w:r w:rsidR="001E28FF">
          <w:rPr>
            <w:rFonts w:ascii="Arial" w:hAnsi="Arial" w:cs="Arial"/>
          </w:rPr>
          <w:t>y</w:t>
        </w:r>
        <w:r w:rsidR="001E28FF" w:rsidRPr="00DE1793">
          <w:t>)</w:t>
        </w:r>
      </w:ins>
      <w:ins w:id="18672" w:author="Rev 4 Allen Wirfs-Brock" w:date="2011-11-04T19:16:00Z">
        <w:del w:id="18673" w:author="Rev 10 Allen Wirfs-Brock" w:date="2012-08-07T16:19:00Z">
          <w:r w:rsidR="00E77497" w:rsidDel="001E28FF">
            <w:delText>Return</w:delText>
          </w:r>
        </w:del>
      </w:ins>
      <w:ins w:id="18674" w:author="Rev 3 Allen Wirfs-Brock" w:date="2011-09-11T10:06:00Z">
        <w:r w:rsidR="00E479C5" w:rsidRPr="00E77497">
          <w:t>.</w:t>
        </w:r>
      </w:ins>
      <w:ins w:id="18675" w:author="Rev 3 Allen Wirfs-Brock" w:date="2011-09-11T10:05:00Z">
        <w:r w:rsidR="00E479C5" w:rsidRPr="00E77497">
          <w:t xml:space="preserve"> </w:t>
        </w:r>
      </w:ins>
    </w:p>
    <w:p w14:paraId="71FDC348" w14:textId="77777777" w:rsidR="002C479D" w:rsidRPr="00E77497" w:rsidDel="00F07F43" w:rsidRDefault="002C479D" w:rsidP="002C479D">
      <w:pPr>
        <w:pStyle w:val="SyntaxRule"/>
        <w:rPr>
          <w:ins w:id="18676" w:author="Rev 4 Allen Wirfs-Brock" w:date="2011-10-15T18:09:00Z"/>
          <w:del w:id="18677" w:author="Rev 8 Allen Wirfs-Brock" w:date="2012-06-01T08:56:00Z"/>
          <w:rFonts w:ascii="Arial" w:hAnsi="Arial"/>
        </w:rPr>
      </w:pPr>
      <w:ins w:id="18678" w:author="Rev 4 Allen Wirfs-Brock" w:date="2011-10-15T18:09:00Z">
        <w:del w:id="18679" w:author="Rev 8 Allen Wirfs-Brock" w:date="2012-06-01T08:56:00Z">
          <w:r w:rsidRPr="00E77497" w:rsidDel="00F07F43">
            <w:delText xml:space="preserve">ObjectBindingPattern </w:delText>
          </w:r>
          <w:r w:rsidRPr="00E77497" w:rsidDel="00F07F43">
            <w:rPr>
              <w:rFonts w:ascii="Arial" w:hAnsi="Arial"/>
              <w:b/>
              <w:i w:val="0"/>
            </w:rPr>
            <w:delText>:</w:delText>
          </w:r>
        </w:del>
      </w:ins>
    </w:p>
    <w:p w14:paraId="2F3993B9" w14:textId="77777777" w:rsidR="002C479D" w:rsidRPr="006B6D0A" w:rsidDel="00F07F43" w:rsidRDefault="002C479D" w:rsidP="00C7794D">
      <w:pPr>
        <w:pStyle w:val="SyntaxDefinition"/>
        <w:spacing w:after="240"/>
        <w:rPr>
          <w:ins w:id="18680" w:author="Rev 4 Allen Wirfs-Brock" w:date="2011-10-15T18:09:00Z"/>
          <w:del w:id="18681" w:author="Rev 8 Allen Wirfs-Brock" w:date="2012-06-01T08:56:00Z"/>
          <w:rFonts w:ascii="Courier New" w:hAnsi="Courier New" w:cs="Courier New"/>
          <w:b/>
          <w:i w:val="0"/>
        </w:rPr>
      </w:pPr>
      <w:ins w:id="18682" w:author="Rev 4 Allen Wirfs-Brock" w:date="2011-10-15T18:09:00Z">
        <w:del w:id="18683" w:author="Rev 8 Allen Wirfs-Brock" w:date="2012-06-01T08:56:00Z">
          <w:r w:rsidRPr="00C7794D" w:rsidDel="00F07F43">
            <w:rPr>
              <w:rStyle w:val="af3"/>
              <w:rFonts w:ascii="Arial" w:eastAsia="MS Mincho" w:hAnsi="Arial"/>
              <w:i w:val="0"/>
              <w:lang w:val="en-GB" w:eastAsia="ja-JP"/>
            </w:rPr>
            <w:commentReference w:id="18684"/>
          </w:r>
          <w:r w:rsidRPr="004D1BD1" w:rsidDel="00F07F43">
            <w:rPr>
              <w:rFonts w:ascii="Courier New" w:hAnsi="Courier New" w:cs="Courier New"/>
              <w:b/>
              <w:i w:val="0"/>
            </w:rPr>
            <w:delText xml:space="preserve">{ </w:delText>
          </w:r>
          <w:r w:rsidRPr="003B4312" w:rsidDel="00F07F43">
            <w:delText>BindingPropertyList</w:delText>
          </w:r>
          <w:r w:rsidRPr="006B6D0A" w:rsidDel="00F07F43">
            <w:rPr>
              <w:rFonts w:ascii="Courier New" w:hAnsi="Courier New" w:cs="Courier New"/>
              <w:b/>
              <w:i w:val="0"/>
            </w:rPr>
            <w:delText xml:space="preserve"> }</w:delText>
          </w:r>
          <w:r w:rsidRPr="006B6D0A" w:rsidDel="00F07F43">
            <w:rPr>
              <w:rFonts w:ascii="Courier New" w:hAnsi="Courier New" w:cs="Courier New"/>
              <w:b/>
              <w:i w:val="0"/>
            </w:rPr>
            <w:br/>
            <w:delText xml:space="preserve">{ </w:delText>
          </w:r>
          <w:r w:rsidRPr="006B6D0A" w:rsidDel="00F07F43">
            <w:delText>BindingPropertyList</w:delText>
          </w:r>
          <w:r w:rsidRPr="006B6D0A" w:rsidDel="00F07F43">
            <w:rPr>
              <w:rFonts w:ascii="Courier New" w:hAnsi="Courier New" w:cs="Courier New"/>
              <w:b/>
              <w:i w:val="0"/>
            </w:rPr>
            <w:delText xml:space="preserve"> , }</w:delText>
          </w:r>
        </w:del>
      </w:ins>
    </w:p>
    <w:p w14:paraId="4EE4EFB5" w14:textId="77777777" w:rsidR="000B6E8C" w:rsidRPr="00E77497" w:rsidDel="00F07F43" w:rsidRDefault="000B6E8C" w:rsidP="00C7794D">
      <w:pPr>
        <w:ind w:left="360"/>
        <w:rPr>
          <w:ins w:id="18685" w:author="Rev 3 Allen Wirfs-Brock" w:date="2011-09-11T10:15:00Z"/>
          <w:del w:id="18686" w:author="Rev 8 Allen Wirfs-Brock" w:date="2012-06-01T08:56:00Z"/>
        </w:rPr>
      </w:pPr>
      <w:ins w:id="18687" w:author="Rev 3 Allen Wirfs-Brock" w:date="2011-09-11T10:15:00Z">
        <w:del w:id="18688" w:author="Rev 8 Allen Wirfs-Brock" w:date="2012-06-01T08:56:00Z">
          <w:r w:rsidRPr="00E65A34" w:rsidDel="00F07F43">
            <w:delText xml:space="preserve">The </w:delText>
          </w:r>
          <w:r w:rsidRPr="009C202C" w:rsidDel="00F07F43">
            <w:rPr>
              <w:rFonts w:ascii="Times New Roman" w:eastAsia="Times New Roman" w:hAnsi="Times New Roman"/>
              <w:spacing w:val="6"/>
              <w:lang w:eastAsia="en-US"/>
            </w:rPr>
            <w:delText xml:space="preserve">BoundNames </w:delText>
          </w:r>
          <w:r w:rsidRPr="00B820AB" w:rsidDel="00F07F43">
            <w:delText xml:space="preserve">of the productions  </w:delText>
          </w:r>
          <w:r w:rsidRPr="00690A41" w:rsidDel="00F07F43">
            <w:rPr>
              <w:rStyle w:val="bnf"/>
            </w:rPr>
            <w:delText>ObjectBindingPattern</w:delText>
          </w:r>
          <w:r w:rsidRPr="00675B74" w:rsidDel="00F07F43">
            <w:rPr>
              <w:b/>
            </w:rPr>
            <w:delText>:</w:delText>
          </w:r>
          <w:r w:rsidRPr="00675B74" w:rsidDel="00F07F43">
            <w:delText xml:space="preserve"> </w:delText>
          </w:r>
          <w:r w:rsidRPr="00E77497" w:rsidDel="00F07F43">
            <w:rPr>
              <w:rStyle w:val="bnf"/>
              <w:rFonts w:ascii="Courier New" w:hAnsi="Courier New" w:cs="Courier New"/>
              <w:b/>
              <w:i w:val="0"/>
            </w:rPr>
            <w:delText xml:space="preserve">{ </w:delText>
          </w:r>
          <w:r w:rsidRPr="00E77497" w:rsidDel="00F07F43">
            <w:rPr>
              <w:rStyle w:val="bnf"/>
            </w:rPr>
            <w:delText>BindingPropertyList</w:delText>
          </w:r>
          <w:r w:rsidRPr="00E77497" w:rsidDel="00F07F43">
            <w:rPr>
              <w:rStyle w:val="bnf"/>
              <w:rFonts w:ascii="Courier New" w:hAnsi="Courier New" w:cs="Courier New"/>
              <w:b/>
              <w:i w:val="0"/>
            </w:rPr>
            <w:delText xml:space="preserve"> }</w:delText>
          </w:r>
          <w:r w:rsidRPr="00E77497" w:rsidDel="00F07F43">
            <w:delText xml:space="preserve"> and </w:delText>
          </w:r>
          <w:r w:rsidRPr="00E77497" w:rsidDel="00F07F43">
            <w:rPr>
              <w:rStyle w:val="bnf"/>
            </w:rPr>
            <w:delText xml:space="preserve">ObjectBindingPattern </w:delText>
          </w:r>
          <w:r w:rsidRPr="00E77497" w:rsidDel="00F07F43">
            <w:rPr>
              <w:b/>
            </w:rPr>
            <w:delText>:</w:delText>
          </w:r>
          <w:r w:rsidRPr="00E77497" w:rsidDel="00F07F43">
            <w:delText xml:space="preserve"> </w:delText>
          </w:r>
          <w:r w:rsidRPr="00E77497" w:rsidDel="00F07F43">
            <w:rPr>
              <w:rStyle w:val="bnf"/>
              <w:rFonts w:ascii="Courier New" w:hAnsi="Courier New" w:cs="Courier New"/>
              <w:b/>
              <w:i w:val="0"/>
            </w:rPr>
            <w:delText xml:space="preserve">{ </w:delText>
          </w:r>
          <w:r w:rsidRPr="00E77497" w:rsidDel="00F07F43">
            <w:rPr>
              <w:rStyle w:val="bnf"/>
            </w:rPr>
            <w:delText>BindingPropertyList</w:delText>
          </w:r>
          <w:r w:rsidRPr="00E77497" w:rsidDel="00F07F43">
            <w:rPr>
              <w:rStyle w:val="bnf"/>
              <w:rFonts w:ascii="Courier New" w:hAnsi="Courier New" w:cs="Courier New"/>
              <w:b/>
              <w:i w:val="0"/>
            </w:rPr>
            <w:delText xml:space="preserve"> , } </w:delText>
          </w:r>
          <w:r w:rsidRPr="00E77497" w:rsidDel="00F07F43">
            <w:delText>is determined as follows:</w:delText>
          </w:r>
        </w:del>
      </w:ins>
    </w:p>
    <w:p w14:paraId="3FCCC1E1" w14:textId="77777777" w:rsidR="000B6E8C" w:rsidRPr="00E77497" w:rsidDel="00F07F43" w:rsidRDefault="000B6E8C">
      <w:pPr>
        <w:pStyle w:val="Alg4"/>
        <w:numPr>
          <w:ilvl w:val="0"/>
          <w:numId w:val="544"/>
        </w:numPr>
        <w:spacing w:after="220"/>
        <w:ind w:left="720"/>
        <w:contextualSpacing/>
        <w:rPr>
          <w:ins w:id="18689" w:author="Rev 3 Allen Wirfs-Brock" w:date="2011-09-11T10:15:00Z"/>
          <w:del w:id="18690" w:author="Rev 8 Allen Wirfs-Brock" w:date="2012-06-01T08:56:00Z"/>
        </w:rPr>
        <w:pPrChange w:id="18691" w:author="Rev 4 Allen Wirfs-Brock" w:date="2011-11-07T12:16:00Z">
          <w:pPr>
            <w:pStyle w:val="Alg4"/>
            <w:numPr>
              <w:numId w:val="577"/>
            </w:numPr>
            <w:tabs>
              <w:tab w:val="num" w:pos="360"/>
            </w:tabs>
            <w:spacing w:after="220"/>
            <w:ind w:left="720" w:hanging="360"/>
            <w:contextualSpacing/>
          </w:pPr>
        </w:pPrChange>
      </w:pPr>
      <w:ins w:id="18692" w:author="Rev 3 Allen Wirfs-Brock" w:date="2011-09-11T10:15:00Z">
        <w:del w:id="18693" w:author="Rev 8 Allen Wirfs-Brock" w:date="2012-06-01T08:56:00Z">
          <w:r w:rsidRPr="00E77497" w:rsidDel="00F07F43">
            <w:delText xml:space="preserve">Return the BoundNames of </w:delText>
          </w:r>
          <w:r w:rsidRPr="00E77497" w:rsidDel="00F07F43">
            <w:rPr>
              <w:rStyle w:val="bnf"/>
            </w:rPr>
            <w:delText>BindingPropertyList</w:delText>
          </w:r>
          <w:r w:rsidRPr="00E77497" w:rsidDel="00F07F43">
            <w:delText>.</w:delText>
          </w:r>
        </w:del>
      </w:ins>
    </w:p>
    <w:p w14:paraId="2D36A763" w14:textId="77777777" w:rsidR="007B4F56" w:rsidRPr="00E77497" w:rsidDel="00F07F43" w:rsidRDefault="007B4F56" w:rsidP="00C7794D">
      <w:pPr>
        <w:ind w:left="360"/>
        <w:rPr>
          <w:ins w:id="18694" w:author="Allen Wirfs-Brock" w:date="2011-07-11T14:58:00Z"/>
          <w:del w:id="18695" w:author="Rev 8 Allen Wirfs-Brock" w:date="2012-06-01T08:56:00Z"/>
        </w:rPr>
      </w:pPr>
      <w:ins w:id="18696" w:author="Allen Wirfs-Brock" w:date="2011-07-11T14:58:00Z">
        <w:del w:id="18697" w:author="Rev 8 Allen Wirfs-Brock" w:date="2012-06-01T08:56:00Z">
          <w:r w:rsidRPr="00E77497" w:rsidDel="00F07F43">
            <w:delText xml:space="preserve">The </w:delText>
          </w:r>
          <w:r w:rsidRPr="00E77497" w:rsidDel="00F07F43">
            <w:rPr>
              <w:rFonts w:ascii="Times New Roman" w:eastAsia="Times New Roman" w:hAnsi="Times New Roman"/>
              <w:spacing w:val="6"/>
              <w:lang w:eastAsia="en-US"/>
            </w:rPr>
            <w:delText xml:space="preserve">BoundNames </w:delText>
          </w:r>
          <w:r w:rsidRPr="00E77497" w:rsidDel="00F07F43">
            <w:delText xml:space="preserve">of the productions  </w:delText>
          </w:r>
          <w:r w:rsidRPr="00E77497" w:rsidDel="00F07F43">
            <w:rPr>
              <w:rStyle w:val="bnf"/>
            </w:rPr>
            <w:delText>ObjectBindingPattern</w:delText>
          </w:r>
          <w:r w:rsidRPr="00E77497" w:rsidDel="00F07F43">
            <w:rPr>
              <w:b/>
            </w:rPr>
            <w:delText>:</w:delText>
          </w:r>
          <w:r w:rsidRPr="00E77497" w:rsidDel="00F07F43">
            <w:delText xml:space="preserve"> </w:delText>
          </w:r>
          <w:r w:rsidRPr="00E77497" w:rsidDel="00F07F43">
            <w:rPr>
              <w:rStyle w:val="bnf"/>
              <w:rFonts w:ascii="Courier New" w:hAnsi="Courier New" w:cs="Courier New"/>
              <w:b/>
              <w:i w:val="0"/>
            </w:rPr>
            <w:delText>{</w:delText>
          </w:r>
        </w:del>
      </w:ins>
      <w:ins w:id="18698" w:author="Allen Wirfs-Brock" w:date="2011-07-11T14:59:00Z">
        <w:del w:id="18699" w:author="Rev 8 Allen Wirfs-Brock" w:date="2012-06-01T08:56:00Z">
          <w:r w:rsidRPr="00E77497" w:rsidDel="00F07F43">
            <w:rPr>
              <w:rStyle w:val="bnf"/>
              <w:rFonts w:ascii="Courier New" w:hAnsi="Courier New" w:cs="Courier New"/>
              <w:b/>
              <w:i w:val="0"/>
            </w:rPr>
            <w:delText xml:space="preserve"> </w:delText>
          </w:r>
          <w:r w:rsidRPr="00E77497" w:rsidDel="00F07F43">
            <w:rPr>
              <w:rStyle w:val="bnf"/>
            </w:rPr>
            <w:delText>BindingPropertyList</w:delText>
          </w:r>
        </w:del>
      </w:ins>
      <w:ins w:id="18700" w:author="Allen Wirfs-Brock" w:date="2011-07-11T14:58:00Z">
        <w:del w:id="18701" w:author="Rev 8 Allen Wirfs-Brock" w:date="2012-06-01T08:56:00Z">
          <w:r w:rsidRPr="00E77497" w:rsidDel="00F07F43">
            <w:rPr>
              <w:rStyle w:val="bnf"/>
              <w:rFonts w:ascii="Courier New" w:hAnsi="Courier New" w:cs="Courier New"/>
              <w:b/>
              <w:i w:val="0"/>
            </w:rPr>
            <w:delText xml:space="preserve"> }</w:delText>
          </w:r>
          <w:r w:rsidRPr="00E77497" w:rsidDel="00F07F43">
            <w:delText xml:space="preserve"> </w:delText>
          </w:r>
        </w:del>
      </w:ins>
      <w:ins w:id="18702" w:author="Allen Wirfs-Brock" w:date="2011-07-11T14:59:00Z">
        <w:del w:id="18703" w:author="Rev 8 Allen Wirfs-Brock" w:date="2012-06-01T08:56:00Z">
          <w:r w:rsidRPr="00E77497" w:rsidDel="00F07F43">
            <w:delText xml:space="preserve">and </w:delText>
          </w:r>
          <w:r w:rsidRPr="00E77497" w:rsidDel="00F07F43">
            <w:rPr>
              <w:rStyle w:val="bnf"/>
            </w:rPr>
            <w:delText>ObjectBindingPattern</w:delText>
          </w:r>
        </w:del>
      </w:ins>
      <w:ins w:id="18704" w:author="Allen Wirfs-Brock" w:date="2011-07-11T15:07:00Z">
        <w:del w:id="18705" w:author="Rev 8 Allen Wirfs-Brock" w:date="2012-06-01T08:56:00Z">
          <w:r w:rsidR="009F05FF" w:rsidRPr="00E77497" w:rsidDel="00F07F43">
            <w:rPr>
              <w:rStyle w:val="bnf"/>
            </w:rPr>
            <w:delText xml:space="preserve"> </w:delText>
          </w:r>
        </w:del>
      </w:ins>
      <w:ins w:id="18706" w:author="Allen Wirfs-Brock" w:date="2011-07-11T14:59:00Z">
        <w:del w:id="18707" w:author="Rev 8 Allen Wirfs-Brock" w:date="2012-06-01T08:56:00Z">
          <w:r w:rsidRPr="00E77497" w:rsidDel="00F07F43">
            <w:rPr>
              <w:b/>
            </w:rPr>
            <w:delText>:</w:delText>
          </w:r>
          <w:r w:rsidRPr="00E77497" w:rsidDel="00F07F43">
            <w:delText xml:space="preserve"> </w:delText>
          </w:r>
          <w:r w:rsidRPr="00E77497" w:rsidDel="00F07F43">
            <w:rPr>
              <w:rStyle w:val="bnf"/>
              <w:rFonts w:ascii="Courier New" w:hAnsi="Courier New" w:cs="Courier New"/>
              <w:b/>
              <w:i w:val="0"/>
            </w:rPr>
            <w:delText xml:space="preserve">{ </w:delText>
          </w:r>
          <w:r w:rsidRPr="00E77497" w:rsidDel="00F07F43">
            <w:rPr>
              <w:rStyle w:val="bnf"/>
            </w:rPr>
            <w:delText>BindingPropertyList</w:delText>
          </w:r>
          <w:r w:rsidRPr="00E77497" w:rsidDel="00F07F43">
            <w:rPr>
              <w:rStyle w:val="bnf"/>
              <w:rFonts w:ascii="Courier New" w:hAnsi="Courier New" w:cs="Courier New"/>
              <w:b/>
              <w:i w:val="0"/>
            </w:rPr>
            <w:delText xml:space="preserve"> , } </w:delText>
          </w:r>
        </w:del>
      </w:ins>
      <w:ins w:id="18708" w:author="Allen Wirfs-Brock" w:date="2011-07-11T14:58:00Z">
        <w:del w:id="18709" w:author="Rev 8 Allen Wirfs-Brock" w:date="2012-06-01T08:56:00Z">
          <w:r w:rsidRPr="00E77497" w:rsidDel="00F07F43">
            <w:delText>is</w:delText>
          </w:r>
        </w:del>
      </w:ins>
      <w:ins w:id="18710" w:author="Rev 3 Allen Wirfs-Brock" w:date="2011-09-11T10:11:00Z">
        <w:del w:id="18711" w:author="Rev 8 Allen Wirfs-Brock" w:date="2012-06-01T08:56:00Z">
          <w:r w:rsidR="00445887" w:rsidRPr="00E77497" w:rsidDel="00F07F43">
            <w:delText xml:space="preserve">are evaluated </w:delText>
          </w:r>
        </w:del>
      </w:ins>
      <w:ins w:id="18712" w:author="Allen Wirfs-Brock" w:date="2011-07-11T14:58:00Z">
        <w:del w:id="18713" w:author="Rev 8 Allen Wirfs-Brock" w:date="2012-06-01T08:56:00Z">
          <w:r w:rsidRPr="00E77497" w:rsidDel="00F07F43">
            <w:delText xml:space="preserve"> </w:delText>
          </w:r>
        </w:del>
      </w:ins>
      <w:ins w:id="18714" w:author="Rev 3 Allen Wirfs-Brock" w:date="2011-09-11T10:11:00Z">
        <w:del w:id="18715" w:author="Rev 8 Allen Wirfs-Brock" w:date="2012-06-01T08:56:00Z">
          <w:r w:rsidR="00445887" w:rsidRPr="00E77497" w:rsidDel="00F07F43">
            <w:delText xml:space="preserve">with parameters </w:delText>
          </w:r>
          <w:r w:rsidR="00445887" w:rsidRPr="00E77497" w:rsidDel="00F07F43">
            <w:rPr>
              <w:rFonts w:ascii="Times New Roman" w:eastAsia="Times New Roman" w:hAnsi="Times New Roman"/>
              <w:i/>
              <w:spacing w:val="6"/>
              <w:lang w:eastAsia="en-US"/>
            </w:rPr>
            <w:delText>value</w:delText>
          </w:r>
          <w:r w:rsidR="00445887" w:rsidRPr="00E77497" w:rsidDel="00F07F43">
            <w:delText xml:space="preserve"> and </w:delText>
          </w:r>
          <w:r w:rsidR="00445887" w:rsidRPr="00E77497" w:rsidDel="00F07F43">
            <w:rPr>
              <w:rFonts w:ascii="Times New Roman" w:eastAsia="Times New Roman" w:hAnsi="Times New Roman"/>
              <w:i/>
              <w:spacing w:val="6"/>
              <w:lang w:eastAsia="en-US"/>
            </w:rPr>
            <w:delText>env</w:delText>
          </w:r>
          <w:r w:rsidR="00445887" w:rsidRPr="00E77497" w:rsidDel="00F07F43">
            <w:delText xml:space="preserve"> </w:delText>
          </w:r>
        </w:del>
      </w:ins>
      <w:ins w:id="18716" w:author="Allen Wirfs-Brock" w:date="2011-07-11T14:58:00Z">
        <w:del w:id="18717" w:author="Rev 8 Allen Wirfs-Brock" w:date="2012-06-01T08:56:00Z">
          <w:r w:rsidRPr="00E77497" w:rsidDel="00F07F43">
            <w:delText>determined as follows:</w:delText>
          </w:r>
        </w:del>
      </w:ins>
    </w:p>
    <w:p w14:paraId="24C041DB" w14:textId="77777777" w:rsidR="00B04C67" w:rsidRPr="00E77497" w:rsidDel="00F07F43" w:rsidRDefault="00B04C67" w:rsidP="00C47E72">
      <w:pPr>
        <w:pStyle w:val="Alg3"/>
        <w:numPr>
          <w:ilvl w:val="0"/>
          <w:numId w:val="432"/>
        </w:numPr>
        <w:contextualSpacing/>
        <w:rPr>
          <w:ins w:id="18718" w:author="Rev 3 Allen Wirfs-Brock" w:date="2011-09-22T15:52:00Z"/>
          <w:del w:id="18719" w:author="Rev 8 Allen Wirfs-Brock" w:date="2012-06-01T08:56:00Z"/>
        </w:rPr>
      </w:pPr>
      <w:ins w:id="18720" w:author="Rev 3 Allen Wirfs-Brock" w:date="2011-09-22T15:52:00Z">
        <w:del w:id="18721" w:author="Rev 8 Allen Wirfs-Brock" w:date="2012-06-01T08:56:00Z">
          <w:r w:rsidRPr="00E77497" w:rsidDel="00F07F43">
            <w:delText xml:space="preserve">If </w:delText>
          </w:r>
          <w:r w:rsidRPr="00E77497" w:rsidDel="00F07F43">
            <w:rPr>
              <w:i/>
            </w:rPr>
            <w:delText>value</w:delText>
          </w:r>
          <w:r w:rsidRPr="00E77497" w:rsidDel="00F07F43">
            <w:delText xml:space="preserve"> is neither of </w:delText>
          </w:r>
          <w:r w:rsidRPr="00E77497" w:rsidDel="00F07F43">
            <w:rPr>
              <w:b/>
            </w:rPr>
            <w:delText>null</w:delText>
          </w:r>
          <w:r w:rsidRPr="00E77497" w:rsidDel="00F07F43">
            <w:delText xml:space="preserve"> or </w:delText>
          </w:r>
          <w:r w:rsidRPr="00E77497" w:rsidDel="00F07F43">
            <w:rPr>
              <w:b/>
            </w:rPr>
            <w:delText>undefined</w:delText>
          </w:r>
          <w:r w:rsidRPr="00E77497" w:rsidDel="00F07F43">
            <w:delText>, then</w:delText>
          </w:r>
        </w:del>
      </w:ins>
    </w:p>
    <w:p w14:paraId="7EAB2D92" w14:textId="77777777" w:rsidR="00417C71" w:rsidRPr="00E77497" w:rsidDel="00F07F43" w:rsidRDefault="00417C71">
      <w:pPr>
        <w:pStyle w:val="Alg3"/>
        <w:numPr>
          <w:ilvl w:val="1"/>
          <w:numId w:val="432"/>
        </w:numPr>
        <w:tabs>
          <w:tab w:val="clear" w:pos="1080"/>
          <w:tab w:val="num" w:pos="630"/>
        </w:tabs>
        <w:ind w:hanging="720"/>
        <w:contextualSpacing/>
        <w:rPr>
          <w:ins w:id="18722" w:author="Rev 3 Allen Wirfs-Brock" w:date="2011-09-11T12:02:00Z"/>
          <w:del w:id="18723" w:author="Rev 8 Allen Wirfs-Brock" w:date="2012-06-01T08:56:00Z"/>
        </w:rPr>
        <w:pPrChange w:id="18724" w:author="Rev 4 Allen Wirfs-Brock" w:date="2011-11-07T12:16:00Z">
          <w:pPr>
            <w:pStyle w:val="Alg3"/>
            <w:numPr>
              <w:ilvl w:val="1"/>
              <w:numId w:val="455"/>
            </w:numPr>
            <w:tabs>
              <w:tab w:val="clear" w:pos="360"/>
              <w:tab w:val="num" w:pos="630"/>
              <w:tab w:val="num" w:pos="1080"/>
            </w:tabs>
            <w:ind w:left="1080" w:hanging="720"/>
            <w:contextualSpacing/>
          </w:pPr>
        </w:pPrChange>
      </w:pPr>
      <w:ins w:id="18725" w:author="Rev 3 Allen Wirfs-Brock" w:date="2011-09-11T12:02:00Z">
        <w:del w:id="18726" w:author="Rev 8 Allen Wirfs-Brock" w:date="2012-06-01T08:56:00Z">
          <w:r w:rsidRPr="00E77497" w:rsidDel="00F07F43">
            <w:delText xml:space="preserve">Let </w:delText>
          </w:r>
          <w:r w:rsidRPr="00E77497" w:rsidDel="00F07F43">
            <w:rPr>
              <w:i/>
            </w:rPr>
            <w:delText>obj</w:delText>
          </w:r>
          <w:r w:rsidRPr="00E77497" w:rsidDel="00F07F43">
            <w:delText xml:space="preserve"> be ToObject(</w:delText>
          </w:r>
          <w:r w:rsidRPr="00E77497" w:rsidDel="00F07F43">
            <w:rPr>
              <w:i/>
            </w:rPr>
            <w:delText>value</w:delText>
          </w:r>
          <w:r w:rsidRPr="00E77497" w:rsidDel="00F07F43">
            <w:delText>).</w:delText>
          </w:r>
        </w:del>
      </w:ins>
    </w:p>
    <w:p w14:paraId="08003107" w14:textId="77777777" w:rsidR="00B04C67" w:rsidRPr="00E77497" w:rsidDel="00F07F43" w:rsidRDefault="00B04C67" w:rsidP="00C47E72">
      <w:pPr>
        <w:pStyle w:val="Alg4"/>
        <w:numPr>
          <w:ilvl w:val="0"/>
          <w:numId w:val="432"/>
        </w:numPr>
        <w:spacing w:after="220"/>
        <w:contextualSpacing/>
        <w:rPr>
          <w:ins w:id="18727" w:author="Rev 3 Allen Wirfs-Brock" w:date="2011-09-22T15:52:00Z"/>
          <w:del w:id="18728" w:author="Rev 8 Allen Wirfs-Brock" w:date="2012-06-01T08:56:00Z"/>
        </w:rPr>
      </w:pPr>
      <w:ins w:id="18729" w:author="Rev 3 Allen Wirfs-Brock" w:date="2011-09-22T15:53:00Z">
        <w:del w:id="18730" w:author="Rev 8 Allen Wirfs-Brock" w:date="2012-06-01T08:56:00Z">
          <w:r w:rsidRPr="00E77497" w:rsidDel="00F07F43">
            <w:delText xml:space="preserve">Else, let </w:delText>
          </w:r>
          <w:r w:rsidRPr="00E77497" w:rsidDel="00F07F43">
            <w:rPr>
              <w:i/>
            </w:rPr>
            <w:delText>obj</w:delText>
          </w:r>
          <w:r w:rsidRPr="00E77497" w:rsidDel="00F07F43">
            <w:delText xml:space="preserve"> be </w:delText>
          </w:r>
          <w:r w:rsidRPr="00E77497" w:rsidDel="00F07F43">
            <w:rPr>
              <w:b/>
            </w:rPr>
            <w:delText>undefined</w:delText>
          </w:r>
          <w:r w:rsidRPr="00E77497" w:rsidDel="00F07F43">
            <w:delText>.</w:delText>
          </w:r>
        </w:del>
      </w:ins>
    </w:p>
    <w:p w14:paraId="0A659E1B" w14:textId="77777777" w:rsidR="007B4F56" w:rsidRPr="00675B74" w:rsidDel="00F07F43" w:rsidRDefault="007B4F56" w:rsidP="00C47E72">
      <w:pPr>
        <w:pStyle w:val="Alg4"/>
        <w:numPr>
          <w:ilvl w:val="0"/>
          <w:numId w:val="432"/>
        </w:numPr>
        <w:spacing w:after="220"/>
        <w:contextualSpacing/>
        <w:rPr>
          <w:ins w:id="18731" w:author="Allen Wirfs-Brock" w:date="2011-07-11T14:58:00Z"/>
          <w:del w:id="18732" w:author="Rev 8 Allen Wirfs-Brock" w:date="2012-06-01T08:56:00Z"/>
        </w:rPr>
      </w:pPr>
      <w:ins w:id="18733" w:author="Allen Wirfs-Brock" w:date="2011-07-11T14:58:00Z">
        <w:del w:id="18734" w:author="Rev 8 Allen Wirfs-Brock" w:date="2012-06-01T08:56:00Z">
          <w:r w:rsidRPr="00E77497" w:rsidDel="00F07F43">
            <w:delText xml:space="preserve">Return </w:delText>
          </w:r>
        </w:del>
      </w:ins>
      <w:ins w:id="18735" w:author="Allen Wirfs-Brock" w:date="2011-07-11T15:00:00Z">
        <w:del w:id="18736" w:author="Rev 8 Allen Wirfs-Brock" w:date="2012-06-01T08:56:00Z">
          <w:r w:rsidR="00607D92" w:rsidRPr="00E77497" w:rsidDel="00F07F43">
            <w:delText xml:space="preserve">the </w:delText>
          </w:r>
        </w:del>
      </w:ins>
      <w:ins w:id="18737" w:author="Allen Wirfs-Brock" w:date="2011-07-11T15:01:00Z">
        <w:del w:id="18738" w:author="Rev 8 Allen Wirfs-Brock" w:date="2012-06-01T08:56:00Z">
          <w:r w:rsidR="00607D92" w:rsidRPr="00E77497" w:rsidDel="00F07F43">
            <w:delText xml:space="preserve">BoundNames of </w:delText>
          </w:r>
          <w:r w:rsidR="00607D92" w:rsidRPr="00E77497" w:rsidDel="00F07F43">
            <w:rPr>
              <w:rStyle w:val="bnf"/>
            </w:rPr>
            <w:delText>BindingPropertyList</w:delText>
          </w:r>
        </w:del>
      </w:ins>
      <w:ins w:id="18739" w:author="Rev 4 Allen Wirfs-Brock" w:date="2011-11-04T18:03:00Z">
        <w:del w:id="18740" w:author="Rev 8 Allen Wirfs-Brock" w:date="2012-06-01T08:56:00Z">
          <w:r w:rsidR="009E1969" w:rsidRPr="009E1969" w:rsidDel="00F07F43">
            <w:delText xml:space="preserve"> </w:delText>
          </w:r>
        </w:del>
      </w:ins>
      <w:ins w:id="18741" w:author="Rev 6 Allen Wirfs-Brock" w:date="2012-02-18T11:00:00Z">
        <w:del w:id="18742" w:author="Rev 8 Allen Wirfs-Brock" w:date="2012-06-01T08:56:00Z">
          <w:r w:rsidR="00481DAC" w:rsidDel="00F07F43">
            <w:delText>Return the result of p</w:delText>
          </w:r>
          <w:r w:rsidR="00481DAC" w:rsidRPr="004418C4" w:rsidDel="00F07F43">
            <w:delText>erform</w:delText>
          </w:r>
          <w:r w:rsidR="00481DAC" w:rsidDel="00F07F43">
            <w:delText>ing</w:delText>
          </w:r>
          <w:r w:rsidR="00481DAC" w:rsidRPr="004418C4" w:rsidDel="00F07F43">
            <w:delText xml:space="preserve"> </w:delText>
          </w:r>
        </w:del>
      </w:ins>
      <w:ins w:id="18743" w:author="Rev 4 Allen Wirfs-Brock" w:date="2011-11-04T18:03:00Z">
        <w:del w:id="18744" w:author="Rev 8 Allen Wirfs-Brock" w:date="2012-06-01T08:56:00Z">
          <w:r w:rsidR="009E1969" w:rsidDel="00F07F43">
            <w:delText>Perform Binding Initialization</w:delText>
          </w:r>
        </w:del>
      </w:ins>
      <w:ins w:id="18745" w:author="Rev 6 Allen Wirfs-Brock" w:date="2012-02-27T15:45:00Z">
        <w:del w:id="18746" w:author="Rev 8 Allen Wirfs-Brock" w:date="2012-06-01T08:56:00Z">
          <w:r w:rsidR="00A113E2" w:rsidDel="00F07F43">
            <w:delText>Initialisation</w:delText>
          </w:r>
        </w:del>
      </w:ins>
      <w:ins w:id="18747" w:author="Rev 4 Allen Wirfs-Brock" w:date="2011-11-04T18:03:00Z">
        <w:del w:id="18748" w:author="Rev 8 Allen Wirfs-Brock" w:date="2012-06-01T08:56:00Z">
          <w:r w:rsidR="009E1969" w:rsidDel="00F07F43">
            <w:delText xml:space="preserve"> for</w:delText>
          </w:r>
          <w:r w:rsidR="009E1969" w:rsidRPr="004418C4" w:rsidDel="00F07F43">
            <w:delText xml:space="preserve"> </w:delText>
          </w:r>
        </w:del>
      </w:ins>
      <w:ins w:id="18749" w:author="Rev 3 Allen Wirfs-Brock" w:date="2011-09-11T10:12:00Z">
        <w:del w:id="18750" w:author="Rev 8 Allen Wirfs-Brock" w:date="2012-06-01T08:56:00Z">
          <w:r w:rsidR="00445887" w:rsidRPr="00675B74" w:rsidDel="00F07F43">
            <w:delText xml:space="preserve">Evaluate </w:delText>
          </w:r>
        </w:del>
      </w:ins>
      <w:ins w:id="18751" w:author="Rev 3 Allen Wirfs-Brock" w:date="2011-09-11T10:13:00Z">
        <w:del w:id="18752" w:author="Rev 8 Allen Wirfs-Brock" w:date="2012-06-01T08:56:00Z">
          <w:r w:rsidR="00445887" w:rsidRPr="00675B74" w:rsidDel="00F07F43">
            <w:rPr>
              <w:rStyle w:val="bnf"/>
            </w:rPr>
            <w:delText>BindingPropertyList</w:delText>
          </w:r>
          <w:r w:rsidR="00445887" w:rsidRPr="00E77497" w:rsidDel="00F07F43">
            <w:rPr>
              <w:rStyle w:val="bnf"/>
              <w:rFonts w:ascii="Courier New" w:hAnsi="Courier New" w:cs="Courier New"/>
              <w:b/>
              <w:i w:val="0"/>
            </w:rPr>
            <w:delText xml:space="preserve"> </w:delText>
          </w:r>
        </w:del>
      </w:ins>
      <w:ins w:id="18753" w:author="Rev 3 Allen Wirfs-Brock" w:date="2011-09-11T10:12:00Z">
        <w:del w:id="18754" w:author="Rev 8 Allen Wirfs-Brock" w:date="2012-06-01T08:56:00Z">
          <w:r w:rsidR="00445887" w:rsidRPr="00E77497" w:rsidDel="00F07F43">
            <w:delText xml:space="preserve">using </w:delText>
          </w:r>
        </w:del>
      </w:ins>
      <w:ins w:id="18755" w:author="Rev 3 Allen Wirfs-Brock" w:date="2011-09-11T12:02:00Z">
        <w:del w:id="18756" w:author="Rev 8 Allen Wirfs-Brock" w:date="2012-06-01T08:56:00Z">
          <w:r w:rsidR="00417C71" w:rsidRPr="00E77497" w:rsidDel="00F07F43">
            <w:rPr>
              <w:i/>
            </w:rPr>
            <w:delText>obj</w:delText>
          </w:r>
        </w:del>
      </w:ins>
      <w:ins w:id="18757" w:author="Rev 4 Allen Wirfs-Brock" w:date="2011-11-04T19:17:00Z">
        <w:del w:id="18758" w:author="Rev 8 Allen Wirfs-Brock" w:date="2012-06-01T08:56:00Z">
          <w:r w:rsidR="00E77497" w:rsidDel="00F07F43">
            <w:rPr>
              <w:i/>
            </w:rPr>
            <w:delText>value</w:delText>
          </w:r>
        </w:del>
      </w:ins>
      <w:ins w:id="18759" w:author="Rev 3 Allen Wirfs-Brock" w:date="2011-09-11T12:02:00Z">
        <w:del w:id="18760" w:author="Rev 8 Allen Wirfs-Brock" w:date="2012-06-01T08:56:00Z">
          <w:r w:rsidR="00417C71" w:rsidRPr="00E77497" w:rsidDel="00F07F43">
            <w:delText xml:space="preserve"> </w:delText>
          </w:r>
        </w:del>
      </w:ins>
      <w:ins w:id="18761" w:author="Rev 3 Allen Wirfs-Brock" w:date="2011-09-11T10:12:00Z">
        <w:del w:id="18762" w:author="Rev 8 Allen Wirfs-Brock" w:date="2012-06-01T08:56:00Z">
          <w:r w:rsidR="00445887" w:rsidRPr="00E77497" w:rsidDel="00F07F43">
            <w:delText xml:space="preserve">as the </w:delText>
          </w:r>
          <w:r w:rsidR="00445887" w:rsidRPr="00E77497" w:rsidDel="00F07F43">
            <w:rPr>
              <w:rStyle w:val="bnf"/>
            </w:rPr>
            <w:delText>obj</w:delText>
          </w:r>
          <w:r w:rsidR="00445887" w:rsidRPr="00E77497" w:rsidDel="00F07F43">
            <w:rPr>
              <w:i/>
            </w:rPr>
            <w:delText xml:space="preserve"> </w:delText>
          </w:r>
          <w:r w:rsidR="00445887" w:rsidRPr="00E77497" w:rsidDel="00F07F43">
            <w:delText xml:space="preserve">parameter and </w:delText>
          </w:r>
          <w:r w:rsidR="00445887" w:rsidRPr="00E77497" w:rsidDel="00F07F43">
            <w:rPr>
              <w:i/>
            </w:rPr>
            <w:delText>env</w:delText>
          </w:r>
          <w:r w:rsidR="00445887" w:rsidRPr="00E77497" w:rsidDel="00F07F43">
            <w:delText xml:space="preserve"> as the </w:delText>
          </w:r>
          <w:r w:rsidR="00445887" w:rsidRPr="00E77497" w:rsidDel="00F07F43">
            <w:rPr>
              <w:i/>
            </w:rPr>
            <w:delText>environment</w:delText>
          </w:r>
          <w:r w:rsidR="00445887" w:rsidRPr="00E77497" w:rsidDel="00F07F43">
            <w:delText xml:space="preserve"> </w:delText>
          </w:r>
        </w:del>
      </w:ins>
      <w:ins w:id="18763" w:author="Rev 4 Allen Wirfs-Brock" w:date="2011-11-04T18:01:00Z">
        <w:del w:id="18764" w:author="Rev 8 Allen Wirfs-Brock" w:date="2012-06-01T08:56:00Z">
          <w:r w:rsidR="009E1969" w:rsidDel="00F07F43">
            <w:delText xml:space="preserve">as </w:delText>
          </w:r>
        </w:del>
      </w:ins>
      <w:ins w:id="18765" w:author="Rev 3 Allen Wirfs-Brock" w:date="2011-09-11T10:12:00Z">
        <w:del w:id="18766" w:author="Rev 8 Allen Wirfs-Brock" w:date="2012-06-01T08:56:00Z">
          <w:r w:rsidR="00445887" w:rsidRPr="00675B74" w:rsidDel="00F07F43">
            <w:delText>parameter</w:delText>
          </w:r>
        </w:del>
      </w:ins>
      <w:ins w:id="18767" w:author="Rev 4 Allen Wirfs-Brock" w:date="2011-11-04T18:01:00Z">
        <w:del w:id="18768" w:author="Rev 8 Allen Wirfs-Brock" w:date="2012-06-01T08:56:00Z">
          <w:r w:rsidR="009E1969" w:rsidDel="00F07F43">
            <w:delText>arguments</w:delText>
          </w:r>
        </w:del>
      </w:ins>
      <w:ins w:id="18769" w:author="Rev 3 Allen Wirfs-Brock" w:date="2011-09-11T10:12:00Z">
        <w:del w:id="18770" w:author="Rev 8 Allen Wirfs-Brock" w:date="2012-06-01T08:56:00Z">
          <w:r w:rsidR="00445887" w:rsidRPr="00675B74" w:rsidDel="00F07F43">
            <w:delText>.</w:delText>
          </w:r>
        </w:del>
      </w:ins>
      <w:ins w:id="18771" w:author="Allen Wirfs-Brock" w:date="2011-07-11T14:58:00Z">
        <w:del w:id="18772" w:author="Rev 8 Allen Wirfs-Brock" w:date="2012-06-01T08:56:00Z">
          <w:r w:rsidRPr="00675B74" w:rsidDel="00F07F43">
            <w:delText>.</w:delText>
          </w:r>
        </w:del>
      </w:ins>
    </w:p>
    <w:p w14:paraId="776F2D00" w14:textId="77777777" w:rsidR="009F05FF" w:rsidRPr="00E77497" w:rsidDel="003E2351" w:rsidRDefault="009F05FF" w:rsidP="00D4578E">
      <w:pPr>
        <w:contextualSpacing/>
        <w:rPr>
          <w:ins w:id="18773" w:author="Allen Wirfs-Brock" w:date="2011-07-11T15:07:00Z"/>
          <w:del w:id="18774" w:author="Rev 4 Allen Wirfs-Brock" w:date="2011-10-15T17:57:00Z"/>
        </w:rPr>
      </w:pPr>
      <w:ins w:id="18775" w:author="Allen Wirfs-Brock" w:date="2011-07-11T15:07:00Z">
        <w:del w:id="18776" w:author="Rev 4 Allen Wirfs-Brock" w:date="2011-10-15T17:57:00Z">
          <w:r w:rsidRPr="00E77497" w:rsidDel="003E2351">
            <w:delText xml:space="preserve">The </w:delText>
          </w:r>
          <w:r w:rsidRPr="00E77497" w:rsidDel="003E2351">
            <w:rPr>
              <w:rFonts w:ascii="Times New Roman" w:eastAsia="Times New Roman" w:hAnsi="Times New Roman"/>
              <w:spacing w:val="6"/>
              <w:lang w:eastAsia="en-US"/>
            </w:rPr>
            <w:delText xml:space="preserve">BoundNames </w:delText>
          </w:r>
          <w:r w:rsidRPr="00E77497" w:rsidDel="003E2351">
            <w:delText xml:space="preserve">of the production  </w:delText>
          </w:r>
        </w:del>
      </w:ins>
      <w:ins w:id="18777" w:author="Allen Wirfs-Brock" w:date="2011-07-11T15:08:00Z">
        <w:del w:id="18778" w:author="Rev 4 Allen Wirfs-Brock" w:date="2011-10-15T17:57:00Z">
          <w:r w:rsidRPr="00E77497" w:rsidDel="003E2351">
            <w:rPr>
              <w:rStyle w:val="bnf"/>
            </w:rPr>
            <w:delText xml:space="preserve">ArrayBindingPattern </w:delText>
          </w:r>
        </w:del>
      </w:ins>
      <w:ins w:id="18779" w:author="Allen Wirfs-Brock" w:date="2011-07-11T15:07:00Z">
        <w:del w:id="18780" w:author="Rev 4 Allen Wirfs-Brock" w:date="2011-10-15T17:57:00Z">
          <w:r w:rsidRPr="00E77497" w:rsidDel="003E2351">
            <w:rPr>
              <w:b/>
            </w:rPr>
            <w:delText>:</w:delText>
          </w:r>
          <w:r w:rsidRPr="00E77497" w:rsidDel="003E2351">
            <w:delText xml:space="preserve"> </w:delText>
          </w:r>
        </w:del>
      </w:ins>
      <w:ins w:id="18781" w:author="Allen Wirfs-Brock" w:date="2011-07-11T15:08:00Z">
        <w:del w:id="18782" w:author="Rev 4 Allen Wirfs-Brock" w:date="2011-10-15T17:57:00Z">
          <w:r w:rsidRPr="00E77497" w:rsidDel="003E2351">
            <w:rPr>
              <w:rFonts w:ascii="Courier New" w:hAnsi="Courier New" w:cs="Courier New"/>
              <w:b/>
            </w:rPr>
            <w:delText>[</w:delText>
          </w:r>
          <w:r w:rsidRPr="00E77497" w:rsidDel="003E2351">
            <w:rPr>
              <w:rFonts w:ascii="Courier New" w:hAnsi="Courier New" w:cs="Courier New"/>
              <w:b/>
              <w:i/>
            </w:rPr>
            <w:delText xml:space="preserve"> </w:delText>
          </w:r>
          <w:r w:rsidRPr="00E77497" w:rsidDel="003E2351">
            <w:rPr>
              <w:rFonts w:ascii="Times New Roman" w:hAnsi="Times New Roman"/>
              <w:i/>
            </w:rPr>
            <w:delText>Elision</w:delText>
          </w:r>
          <w:r w:rsidRPr="00E77497" w:rsidDel="003E2351">
            <w:rPr>
              <w:rFonts w:cs="Arial"/>
              <w:vertAlign w:val="subscript"/>
            </w:rPr>
            <w:delText>opt</w:delText>
          </w:r>
        </w:del>
      </w:ins>
      <w:ins w:id="18783" w:author="Allen Wirfs-Brock" w:date="2011-07-11T15:11:00Z">
        <w:del w:id="18784" w:author="Rev 4 Allen Wirfs-Brock" w:date="2011-10-15T17:57:00Z">
          <w:r w:rsidR="00A817DB" w:rsidRPr="00E77497" w:rsidDel="003E2351">
            <w:rPr>
              <w:rStyle w:val="bnf"/>
            </w:rPr>
            <w:delText xml:space="preserve"> </w:delText>
          </w:r>
        </w:del>
      </w:ins>
      <w:ins w:id="18785" w:author="Allen Wirfs-Brock" w:date="2011-07-11T15:08:00Z">
        <w:del w:id="18786" w:author="Rev 4 Allen Wirfs-Brock" w:date="2011-10-15T17:57:00Z">
          <w:r w:rsidRPr="00E77497" w:rsidDel="003E2351">
            <w:rPr>
              <w:rFonts w:ascii="Courier New" w:hAnsi="Courier New" w:cs="Courier New"/>
              <w:b/>
            </w:rPr>
            <w:delText>]</w:delText>
          </w:r>
        </w:del>
      </w:ins>
      <w:ins w:id="18787" w:author="Allen Wirfs-Brock" w:date="2011-07-11T15:07:00Z">
        <w:del w:id="18788" w:author="Rev 4 Allen Wirfs-Brock" w:date="2011-10-15T17:57:00Z">
          <w:r w:rsidRPr="00E77497" w:rsidDel="003E2351">
            <w:delText xml:space="preserve"> is determined as follows:</w:delText>
          </w:r>
        </w:del>
      </w:ins>
    </w:p>
    <w:p w14:paraId="7F1E45DE" w14:textId="77777777" w:rsidR="009F05FF" w:rsidRPr="00E77497" w:rsidDel="003E2351" w:rsidRDefault="00A817DB">
      <w:pPr>
        <w:pStyle w:val="Alg4"/>
        <w:numPr>
          <w:ilvl w:val="0"/>
          <w:numId w:val="433"/>
        </w:numPr>
        <w:spacing w:after="220"/>
        <w:contextualSpacing/>
        <w:rPr>
          <w:ins w:id="18789" w:author="Allen Wirfs-Brock" w:date="2011-07-11T15:07:00Z"/>
          <w:del w:id="18790" w:author="Rev 4 Allen Wirfs-Brock" w:date="2011-10-15T17:57:00Z"/>
        </w:rPr>
        <w:pPrChange w:id="18791" w:author="Rev 4 Allen Wirfs-Brock" w:date="2011-11-07T12:16:00Z">
          <w:pPr>
            <w:pStyle w:val="Alg4"/>
            <w:numPr>
              <w:numId w:val="457"/>
            </w:numPr>
            <w:tabs>
              <w:tab w:val="num" w:pos="360"/>
            </w:tabs>
            <w:spacing w:after="220"/>
            <w:ind w:left="360" w:hanging="360"/>
            <w:contextualSpacing/>
          </w:pPr>
        </w:pPrChange>
      </w:pPr>
      <w:ins w:id="18792" w:author="Allen Wirfs-Brock" w:date="2011-07-11T15:11:00Z">
        <w:del w:id="18793" w:author="Rev 4 Allen Wirfs-Brock" w:date="2011-10-15T17:57:00Z">
          <w:r w:rsidRPr="00E77497" w:rsidDel="003E2351">
            <w:delText>Return an empty List</w:delText>
          </w:r>
        </w:del>
      </w:ins>
      <w:ins w:id="18794" w:author="Allen Wirfs-Brock" w:date="2011-07-11T15:07:00Z">
        <w:del w:id="18795" w:author="Rev 4 Allen Wirfs-Brock" w:date="2011-10-15T17:57:00Z">
          <w:r w:rsidR="009F05FF" w:rsidRPr="00E77497" w:rsidDel="003E2351">
            <w:delText>.</w:delText>
          </w:r>
        </w:del>
      </w:ins>
    </w:p>
    <w:p w14:paraId="476B5301" w14:textId="77777777" w:rsidR="006D29F8" w:rsidRPr="00E77497" w:rsidDel="00715A67" w:rsidRDefault="006D29F8" w:rsidP="00D4578E">
      <w:pPr>
        <w:ind w:left="360"/>
        <w:rPr>
          <w:ins w:id="18796" w:author="Rev 3 Allen Wirfs-Brock" w:date="2011-09-11T10:09:00Z"/>
          <w:del w:id="18797" w:author="Rev 4 Allen Wirfs-Brock" w:date="2011-11-04T17:59:00Z"/>
        </w:rPr>
      </w:pPr>
      <w:ins w:id="18798" w:author="Rev 3 Allen Wirfs-Brock" w:date="2011-09-11T10:09:00Z">
        <w:del w:id="18799" w:author="Rev 4 Allen Wirfs-Brock" w:date="2011-10-15T18:10:00Z">
          <w:r w:rsidRPr="00E77497" w:rsidDel="00FD4CD5">
            <w:delText xml:space="preserve">The production </w:delText>
          </w:r>
        </w:del>
        <w:del w:id="18800" w:author="Rev 4 Allen Wirfs-Brock" w:date="2011-11-05T08:54:00Z">
          <w:r w:rsidRPr="00E77497" w:rsidDel="00CB5F32">
            <w:rPr>
              <w:rStyle w:val="bnf"/>
            </w:rPr>
            <w:delText xml:space="preserve">ArrayBindingPattern </w:delText>
          </w:r>
          <w:r w:rsidRPr="00E77497" w:rsidDel="00CB5F32">
            <w:rPr>
              <w:b/>
            </w:rPr>
            <w:delText>:</w:delText>
          </w:r>
          <w:r w:rsidRPr="00E77497" w:rsidDel="00CB5F32">
            <w:delText xml:space="preserve"> </w:delText>
          </w:r>
          <w:r w:rsidRPr="00E77497" w:rsidDel="00CB5F32">
            <w:rPr>
              <w:rFonts w:ascii="Courier New" w:hAnsi="Courier New" w:cs="Courier New"/>
              <w:b/>
            </w:rPr>
            <w:delText>[</w:delText>
          </w:r>
          <w:r w:rsidRPr="00E77497" w:rsidDel="00CB5F32">
            <w:rPr>
              <w:rFonts w:ascii="Courier New" w:hAnsi="Courier New" w:cs="Courier New"/>
              <w:b/>
              <w:i/>
            </w:rPr>
            <w:delText xml:space="preserve"> </w:delText>
          </w:r>
          <w:r w:rsidRPr="00E77497" w:rsidDel="00CB5F32">
            <w:rPr>
              <w:rFonts w:ascii="Times New Roman" w:hAnsi="Times New Roman"/>
              <w:i/>
            </w:rPr>
            <w:delText>Elision</w:delText>
          </w:r>
          <w:r w:rsidRPr="00E77497" w:rsidDel="00CB5F32">
            <w:rPr>
              <w:rFonts w:cs="Arial"/>
              <w:vertAlign w:val="subscript"/>
            </w:rPr>
            <w:delText>opt</w:delText>
          </w:r>
          <w:r w:rsidRPr="00E77497" w:rsidDel="00CB5F32">
            <w:rPr>
              <w:rStyle w:val="bnf"/>
            </w:rPr>
            <w:delText xml:space="preserve"> </w:delText>
          </w:r>
          <w:r w:rsidRPr="00E77497" w:rsidDel="00CB5F32">
            <w:rPr>
              <w:rFonts w:ascii="Courier New" w:hAnsi="Courier New" w:cs="Courier New"/>
              <w:b/>
            </w:rPr>
            <w:delText>]</w:delText>
          </w:r>
        </w:del>
        <w:del w:id="18801" w:author="Rev 4 Allen Wirfs-Brock" w:date="2011-10-15T18:10:00Z">
          <w:r w:rsidRPr="00E77497" w:rsidDel="00FD4CD5">
            <w:delText xml:space="preserve"> is evaluated </w:delText>
          </w:r>
        </w:del>
        <w:del w:id="18802" w:author="Rev 4 Allen Wirfs-Brock" w:date="2011-11-04T17:59: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18803" w:author="Rev 4 Allen Wirfs-Brock" w:date="2011-10-15T18:10:00Z">
          <w:r w:rsidRPr="00E77497" w:rsidDel="00FD4CD5">
            <w:delText>as follows:</w:delText>
          </w:r>
        </w:del>
      </w:ins>
    </w:p>
    <w:p w14:paraId="7B5C22DA" w14:textId="77777777" w:rsidR="006D29F8" w:rsidRPr="00E77497" w:rsidDel="00CB5F32" w:rsidRDefault="00B04C67">
      <w:pPr>
        <w:pStyle w:val="Alg2"/>
        <w:numPr>
          <w:ilvl w:val="0"/>
          <w:numId w:val="543"/>
        </w:numPr>
        <w:spacing w:after="220"/>
        <w:rPr>
          <w:ins w:id="18804" w:author="Rev 3 Allen Wirfs-Brock" w:date="2011-09-11T10:09:00Z"/>
          <w:del w:id="18805" w:author="Rev 4 Allen Wirfs-Brock" w:date="2011-11-05T08:54:00Z"/>
        </w:rPr>
        <w:pPrChange w:id="18806" w:author="Rev 4 Allen Wirfs-Brock" w:date="2011-11-07T12:16:00Z">
          <w:pPr>
            <w:pStyle w:val="Alg2"/>
            <w:numPr>
              <w:numId w:val="576"/>
            </w:numPr>
            <w:tabs>
              <w:tab w:val="num" w:pos="360"/>
            </w:tabs>
            <w:spacing w:after="220"/>
            <w:ind w:left="360" w:hanging="360"/>
          </w:pPr>
        </w:pPrChange>
      </w:pPr>
      <w:ins w:id="18807" w:author="Rev 3 Allen Wirfs-Brock" w:date="2011-09-22T15:54:00Z">
        <w:del w:id="18808" w:author="Rev 4 Allen Wirfs-Brock" w:date="2011-11-04T19:17:00Z">
          <w:r w:rsidRPr="00E77497" w:rsidDel="00E77497">
            <w:delText xml:space="preserve">If </w:delText>
          </w:r>
          <w:r w:rsidRPr="00E77497" w:rsidDel="00E77497">
            <w:rPr>
              <w:i/>
            </w:rPr>
            <w:delText>value</w:delText>
          </w:r>
          <w:r w:rsidRPr="00E77497" w:rsidDel="00E77497">
            <w:delText xml:space="preserve"> is neither of </w:delText>
          </w:r>
          <w:r w:rsidRPr="00E77497" w:rsidDel="00E77497">
            <w:rPr>
              <w:b/>
            </w:rPr>
            <w:delText>null</w:delText>
          </w:r>
          <w:r w:rsidRPr="00E77497" w:rsidDel="00E77497">
            <w:delText xml:space="preserve"> or </w:delText>
          </w:r>
          <w:r w:rsidRPr="00E77497" w:rsidDel="00E77497">
            <w:rPr>
              <w:b/>
            </w:rPr>
            <w:delText>undefined</w:delText>
          </w:r>
          <w:r w:rsidRPr="00E77497" w:rsidDel="00E77497">
            <w:delText xml:space="preserve">, then perform </w:delText>
          </w:r>
        </w:del>
      </w:ins>
      <w:ins w:id="18809" w:author="Rev 3 Allen Wirfs-Brock" w:date="2011-09-11T10:09:00Z">
        <w:del w:id="18810" w:author="Rev 4 Allen Wirfs-Brock" w:date="2011-11-04T19:17:00Z">
          <w:r w:rsidR="006D29F8" w:rsidRPr="00E77497" w:rsidDel="00E77497">
            <w:delText>ToObject(</w:delText>
          </w:r>
          <w:r w:rsidR="006D29F8" w:rsidRPr="00E77497" w:rsidDel="00E77497">
            <w:rPr>
              <w:i/>
            </w:rPr>
            <w:delText>value</w:delText>
          </w:r>
          <w:r w:rsidR="006D29F8" w:rsidRPr="00E77497" w:rsidDel="00E77497">
            <w:delText>) and discard the result</w:delText>
          </w:r>
        </w:del>
        <w:del w:id="18811" w:author="Rev 4 Allen Wirfs-Brock" w:date="2011-11-05T08:54:00Z">
          <w:r w:rsidR="006D29F8" w:rsidRPr="00E77497" w:rsidDel="00CB5F32">
            <w:delText xml:space="preserve">. </w:delText>
          </w:r>
        </w:del>
      </w:ins>
    </w:p>
    <w:p w14:paraId="18B20F11" w14:textId="77777777" w:rsidR="00A817DB" w:rsidRPr="00E77497" w:rsidDel="003E2351" w:rsidRDefault="00A817DB" w:rsidP="00D4578E">
      <w:pPr>
        <w:contextualSpacing/>
        <w:rPr>
          <w:ins w:id="18812" w:author="Allen Wirfs-Brock" w:date="2011-07-11T15:11:00Z"/>
          <w:del w:id="18813" w:author="Rev 4 Allen Wirfs-Brock" w:date="2011-10-15T17:58:00Z"/>
        </w:rPr>
      </w:pPr>
      <w:ins w:id="18814" w:author="Allen Wirfs-Brock" w:date="2011-07-11T15:11:00Z">
        <w:del w:id="18815" w:author="Rev 4 Allen Wirfs-Brock" w:date="2011-10-15T17:58:00Z">
          <w:r w:rsidRPr="00E77497" w:rsidDel="003E2351">
            <w:delText xml:space="preserve">The </w:delText>
          </w:r>
          <w:r w:rsidRPr="00E77497" w:rsidDel="003E2351">
            <w:rPr>
              <w:rFonts w:ascii="Times New Roman" w:eastAsia="Times New Roman" w:hAnsi="Times New Roman"/>
              <w:spacing w:val="6"/>
              <w:lang w:eastAsia="en-US"/>
            </w:rPr>
            <w:delText xml:space="preserve">BoundNames </w:delText>
          </w:r>
          <w:r w:rsidRPr="00E77497" w:rsidDel="003E2351">
            <w:delText>of the production</w:delText>
          </w:r>
        </w:del>
      </w:ins>
      <w:ins w:id="18816" w:author="Allen Wirfs-Brock" w:date="2011-07-11T15:16:00Z">
        <w:del w:id="18817" w:author="Rev 4 Allen Wirfs-Brock" w:date="2011-10-15T17:58:00Z">
          <w:r w:rsidR="006C4F91" w:rsidRPr="00E77497" w:rsidDel="003E2351">
            <w:delText xml:space="preserve">s </w:delText>
          </w:r>
        </w:del>
      </w:ins>
      <w:ins w:id="18818" w:author="Allen Wirfs-Brock" w:date="2011-07-11T15:11:00Z">
        <w:del w:id="18819" w:author="Rev 4 Allen Wirfs-Brock" w:date="2011-10-15T17:58:00Z">
          <w:r w:rsidRPr="00E77497" w:rsidDel="003E2351">
            <w:delText xml:space="preserve">  </w:delText>
          </w:r>
          <w:r w:rsidRPr="00E77497" w:rsidDel="003E2351">
            <w:rPr>
              <w:rStyle w:val="bnf"/>
            </w:rPr>
            <w:delText xml:space="preserve">ArrayBindingPattern </w:delText>
          </w:r>
          <w:r w:rsidRPr="00E77497" w:rsidDel="003E2351">
            <w:rPr>
              <w:b/>
            </w:rPr>
            <w:delText>:</w:delText>
          </w:r>
          <w:r w:rsidRPr="00E77497" w:rsidDel="003E2351">
            <w:delText xml:space="preserve"> </w:delText>
          </w:r>
          <w:r w:rsidRPr="00E77497" w:rsidDel="003E2351">
            <w:rPr>
              <w:rFonts w:ascii="Courier New" w:hAnsi="Courier New" w:cs="Courier New"/>
              <w:b/>
            </w:rPr>
            <w:delText>[</w:delText>
          </w:r>
          <w:r w:rsidRPr="00E77497" w:rsidDel="003E2351">
            <w:rPr>
              <w:rFonts w:ascii="Courier New" w:hAnsi="Courier New" w:cs="Courier New"/>
              <w:b/>
              <w:i/>
            </w:rPr>
            <w:delText xml:space="preserve"> </w:delText>
          </w:r>
          <w:r w:rsidRPr="00E77497" w:rsidDel="003E2351">
            <w:rPr>
              <w:rFonts w:ascii="Times New Roman" w:hAnsi="Times New Roman"/>
              <w:i/>
            </w:rPr>
            <w:delText>Elision</w:delText>
          </w:r>
          <w:r w:rsidRPr="00E77497" w:rsidDel="003E2351">
            <w:rPr>
              <w:rFonts w:cs="Arial"/>
              <w:vertAlign w:val="subscript"/>
            </w:rPr>
            <w:delText>opt</w:delText>
          </w:r>
          <w:r w:rsidRPr="00E77497" w:rsidDel="003E2351">
            <w:rPr>
              <w:rFonts w:ascii="Courier New" w:hAnsi="Courier New" w:cs="Courier New"/>
              <w:b/>
              <w:i/>
            </w:rPr>
            <w:delText xml:space="preserve"> </w:delText>
          </w:r>
          <w:r w:rsidRPr="00E77497" w:rsidDel="003E2351">
            <w:rPr>
              <w:rStyle w:val="bnf"/>
            </w:rPr>
            <w:delText>BindingRestElement</w:delText>
          </w:r>
        </w:del>
      </w:ins>
      <w:ins w:id="18820" w:author="Allen Wirfs-Brock" w:date="2011-07-11T15:12:00Z">
        <w:del w:id="18821" w:author="Rev 4 Allen Wirfs-Brock" w:date="2011-10-15T17:58:00Z">
          <w:r w:rsidRPr="00E77497" w:rsidDel="003E2351">
            <w:rPr>
              <w:rStyle w:val="bnf"/>
            </w:rPr>
            <w:delText xml:space="preserve"> </w:delText>
          </w:r>
        </w:del>
      </w:ins>
      <w:ins w:id="18822" w:author="Allen Wirfs-Brock" w:date="2011-07-11T15:11:00Z">
        <w:del w:id="18823" w:author="Rev 4 Allen Wirfs-Brock" w:date="2011-10-15T17:58:00Z">
          <w:r w:rsidRPr="00E77497" w:rsidDel="003E2351">
            <w:rPr>
              <w:rFonts w:cs="Arial"/>
              <w:i/>
              <w:vertAlign w:val="subscript"/>
            </w:rPr>
            <w:delText xml:space="preserve"> </w:delText>
          </w:r>
          <w:r w:rsidRPr="00E77497" w:rsidDel="003E2351">
            <w:rPr>
              <w:rFonts w:ascii="Courier New" w:hAnsi="Courier New" w:cs="Courier New"/>
              <w:b/>
            </w:rPr>
            <w:delText>]</w:delText>
          </w:r>
          <w:r w:rsidRPr="00E77497" w:rsidDel="003E2351">
            <w:delText xml:space="preserve"> </w:delText>
          </w:r>
        </w:del>
      </w:ins>
      <w:ins w:id="18824" w:author="Allen Wirfs-Brock" w:date="2011-07-11T15:16:00Z">
        <w:del w:id="18825" w:author="Rev 4 Allen Wirfs-Brock" w:date="2011-10-15T17:58:00Z">
          <w:r w:rsidR="006C4F91" w:rsidRPr="00E77497" w:rsidDel="003E2351">
            <w:delText xml:space="preserve">and </w:delText>
          </w:r>
        </w:del>
      </w:ins>
      <w:ins w:id="18826" w:author="Allen Wirfs-Brock" w:date="2011-07-11T15:17:00Z">
        <w:del w:id="18827" w:author="Rev 4 Allen Wirfs-Brock" w:date="2011-10-15T17:58:00Z">
          <w:r w:rsidR="006C4F91" w:rsidRPr="00E77497" w:rsidDel="003E2351">
            <w:rPr>
              <w:rStyle w:val="bnf"/>
            </w:rPr>
            <w:delText xml:space="preserve">ArrayBindingPattern </w:delText>
          </w:r>
          <w:r w:rsidR="006C4F91" w:rsidRPr="00E77497" w:rsidDel="003E2351">
            <w:rPr>
              <w:b/>
            </w:rPr>
            <w:delText>:</w:delText>
          </w:r>
          <w:r w:rsidR="006C4F91" w:rsidRPr="00E77497" w:rsidDel="003E2351">
            <w:delText xml:space="preserve"> </w:delText>
          </w:r>
          <w:r w:rsidR="006C4F91" w:rsidRPr="00E77497" w:rsidDel="003E2351">
            <w:rPr>
              <w:rFonts w:ascii="Courier New" w:hAnsi="Courier New" w:cs="Courier New"/>
              <w:b/>
            </w:rPr>
            <w:delText>[</w:delText>
          </w:r>
          <w:r w:rsidR="006C4F91" w:rsidRPr="00E77497" w:rsidDel="003E2351">
            <w:rPr>
              <w:rStyle w:val="bnf"/>
            </w:rPr>
            <w:delText>BindingElementList</w:delText>
          </w:r>
          <w:r w:rsidR="006C4F91" w:rsidRPr="00E77497" w:rsidDel="003E2351">
            <w:rPr>
              <w:rFonts w:cs="Arial"/>
              <w:i/>
              <w:vertAlign w:val="subscript"/>
            </w:rPr>
            <w:delText xml:space="preserve"> </w:delText>
          </w:r>
          <w:r w:rsidR="006C4F91" w:rsidRPr="00E77497" w:rsidDel="003E2351">
            <w:rPr>
              <w:rStyle w:val="bnf"/>
              <w:rFonts w:ascii="Courier New" w:hAnsi="Courier New" w:cs="Courier New"/>
              <w:b/>
              <w:i w:val="0"/>
            </w:rPr>
            <w:delText xml:space="preserve">, </w:delText>
          </w:r>
          <w:r w:rsidR="006C4F91" w:rsidRPr="00E77497" w:rsidDel="003E2351">
            <w:rPr>
              <w:rFonts w:ascii="Times New Roman" w:hAnsi="Times New Roman"/>
              <w:i/>
            </w:rPr>
            <w:delText>Elision</w:delText>
          </w:r>
          <w:r w:rsidR="006C4F91" w:rsidRPr="00E77497" w:rsidDel="003E2351">
            <w:rPr>
              <w:rFonts w:cs="Arial"/>
              <w:vertAlign w:val="subscript"/>
            </w:rPr>
            <w:delText>opt</w:delText>
          </w:r>
          <w:r w:rsidR="006C4F91" w:rsidRPr="00E77497" w:rsidDel="003E2351">
            <w:rPr>
              <w:rStyle w:val="bnf"/>
            </w:rPr>
            <w:delText xml:space="preserve"> </w:delText>
          </w:r>
          <w:r w:rsidR="006C4F91" w:rsidRPr="00E77497" w:rsidDel="003E2351">
            <w:rPr>
              <w:rFonts w:ascii="Courier New" w:hAnsi="Courier New" w:cs="Courier New"/>
              <w:b/>
            </w:rPr>
            <w:delText>]</w:delText>
          </w:r>
        </w:del>
      </w:ins>
      <w:ins w:id="18828" w:author="Allen Wirfs-Brock" w:date="2011-07-11T15:16:00Z">
        <w:del w:id="18829" w:author="Rev 4 Allen Wirfs-Brock" w:date="2011-10-15T17:58:00Z">
          <w:r w:rsidR="006C4F91" w:rsidRPr="00E77497" w:rsidDel="003E2351">
            <w:delText xml:space="preserve"> </w:delText>
          </w:r>
        </w:del>
      </w:ins>
      <w:ins w:id="18830" w:author="Allen Wirfs-Brock" w:date="2011-07-11T15:11:00Z">
        <w:del w:id="18831" w:author="Rev 4 Allen Wirfs-Brock" w:date="2011-10-15T17:58:00Z">
          <w:r w:rsidRPr="00E77497" w:rsidDel="003E2351">
            <w:delText>is determined as follows:</w:delText>
          </w:r>
        </w:del>
      </w:ins>
    </w:p>
    <w:p w14:paraId="01F8BB0C" w14:textId="77777777" w:rsidR="00A817DB" w:rsidRPr="00E77497" w:rsidDel="003E2351" w:rsidRDefault="00A817DB">
      <w:pPr>
        <w:pStyle w:val="Alg4"/>
        <w:numPr>
          <w:ilvl w:val="0"/>
          <w:numId w:val="434"/>
        </w:numPr>
        <w:spacing w:after="220"/>
        <w:contextualSpacing/>
        <w:rPr>
          <w:ins w:id="18832" w:author="Allen Wirfs-Brock" w:date="2011-07-11T15:11:00Z"/>
          <w:del w:id="18833" w:author="Rev 4 Allen Wirfs-Brock" w:date="2011-10-15T17:58:00Z"/>
        </w:rPr>
        <w:pPrChange w:id="18834" w:author="Rev 4 Allen Wirfs-Brock" w:date="2011-11-07T12:16:00Z">
          <w:pPr>
            <w:pStyle w:val="Alg4"/>
            <w:numPr>
              <w:numId w:val="458"/>
            </w:numPr>
            <w:tabs>
              <w:tab w:val="num" w:pos="360"/>
            </w:tabs>
            <w:spacing w:after="220"/>
            <w:ind w:left="360" w:hanging="360"/>
            <w:contextualSpacing/>
          </w:pPr>
        </w:pPrChange>
      </w:pPr>
      <w:ins w:id="18835" w:author="Allen Wirfs-Brock" w:date="2011-07-11T15:11:00Z">
        <w:del w:id="18836" w:author="Rev 4 Allen Wirfs-Brock" w:date="2011-10-15T17:58:00Z">
          <w:r w:rsidRPr="00E77497" w:rsidDel="003E2351">
            <w:delText xml:space="preserve">Return </w:delText>
          </w:r>
        </w:del>
      </w:ins>
      <w:ins w:id="18837" w:author="Allen Wirfs-Brock" w:date="2011-07-11T15:12:00Z">
        <w:del w:id="18838" w:author="Rev 4 Allen Wirfs-Brock" w:date="2011-10-15T17:58:00Z">
          <w:r w:rsidRPr="00E77497" w:rsidDel="003E2351">
            <w:delText xml:space="preserve">the BoundNames of </w:delText>
          </w:r>
          <w:r w:rsidRPr="00E77497" w:rsidDel="003E2351">
            <w:rPr>
              <w:rStyle w:val="bnf"/>
            </w:rPr>
            <w:delText>BindingElement</w:delText>
          </w:r>
        </w:del>
      </w:ins>
      <w:ins w:id="18839" w:author="Allen Wirfs-Brock" w:date="2011-07-11T15:18:00Z">
        <w:del w:id="18840" w:author="Rev 4 Allen Wirfs-Brock" w:date="2011-10-15T17:58:00Z">
          <w:r w:rsidR="006C4F91" w:rsidRPr="00E77497" w:rsidDel="003E2351">
            <w:rPr>
              <w:rStyle w:val="bnf"/>
            </w:rPr>
            <w:delText>List</w:delText>
          </w:r>
        </w:del>
      </w:ins>
      <w:ins w:id="18841" w:author="Allen Wirfs-Brock" w:date="2011-07-11T15:11:00Z">
        <w:del w:id="18842" w:author="Rev 4 Allen Wirfs-Brock" w:date="2011-10-15T17:58:00Z">
          <w:r w:rsidRPr="00E77497" w:rsidDel="003E2351">
            <w:delText>.</w:delText>
          </w:r>
        </w:del>
      </w:ins>
    </w:p>
    <w:p w14:paraId="3E2C73DB" w14:textId="77777777" w:rsidR="005C1EE0" w:rsidRPr="00E77497" w:rsidDel="00E77497" w:rsidRDefault="005C1EE0" w:rsidP="00D4578E">
      <w:pPr>
        <w:ind w:left="360"/>
        <w:rPr>
          <w:ins w:id="18843" w:author="Rev 3 Allen Wirfs-Brock" w:date="2011-09-11T11:09:00Z"/>
          <w:del w:id="18844" w:author="Rev 4 Allen Wirfs-Brock" w:date="2011-11-04T19:17:00Z"/>
        </w:rPr>
      </w:pPr>
      <w:ins w:id="18845" w:author="Rev 3 Allen Wirfs-Brock" w:date="2011-09-11T11:09:00Z">
        <w:del w:id="18846" w:author="Rev 4 Allen Wirfs-Brock" w:date="2011-10-15T18:10:00Z">
          <w:r w:rsidRPr="00E77497" w:rsidDel="00FD4CD5">
            <w:delText xml:space="preserve">The production </w:delText>
          </w:r>
        </w:del>
      </w:ins>
      <w:ins w:id="18847" w:author="Rev 3 Allen Wirfs-Brock" w:date="2011-09-11T11:10:00Z">
        <w:del w:id="18848" w:author="Rev 4 Allen Wirfs-Brock" w:date="2011-11-05T08:54:00Z">
          <w:r w:rsidRPr="00E77497" w:rsidDel="00CB5F32">
            <w:rPr>
              <w:rStyle w:val="bnf"/>
            </w:rPr>
            <w:delText>ArrayBindingPattern</w:delText>
          </w:r>
        </w:del>
      </w:ins>
      <w:ins w:id="18849" w:author="Rev 3 Allen Wirfs-Brock" w:date="2011-09-11T11:09:00Z">
        <w:del w:id="18850" w:author="Rev 4 Allen Wirfs-Brock" w:date="2011-11-05T08:54:00Z">
          <w:r w:rsidRPr="00E77497" w:rsidDel="00CB5F32">
            <w:delText xml:space="preserve">: </w:delText>
          </w:r>
          <w:r w:rsidRPr="00E77497" w:rsidDel="00CB5F32">
            <w:rPr>
              <w:rFonts w:ascii="Courier New" w:hAnsi="Courier New" w:cs="Courier New"/>
              <w:b/>
            </w:rPr>
            <w:delText xml:space="preserve">[ </w:delText>
          </w:r>
          <w:r w:rsidRPr="00E77497" w:rsidDel="00CB5F32">
            <w:rPr>
              <w:rStyle w:val="bnf"/>
            </w:rPr>
            <w:delText>Elision</w:delText>
          </w:r>
          <w:r w:rsidRPr="00E77497" w:rsidDel="00CB5F32">
            <w:rPr>
              <w:rFonts w:cs="Arial"/>
              <w:vertAlign w:val="subscript"/>
            </w:rPr>
            <w:delText>opt</w:delText>
          </w:r>
          <w:r w:rsidRPr="00E77497" w:rsidDel="00CB5F32">
            <w:delText xml:space="preserve"> </w:delText>
          </w:r>
        </w:del>
      </w:ins>
      <w:ins w:id="18851" w:author="Rev 3 Allen Wirfs-Brock" w:date="2011-09-11T11:10:00Z">
        <w:del w:id="18852" w:author="Rev 4 Allen Wirfs-Brock" w:date="2011-11-05T08:54:00Z">
          <w:r w:rsidRPr="00E77497" w:rsidDel="00CB5F32">
            <w:rPr>
              <w:rStyle w:val="bnf"/>
            </w:rPr>
            <w:delText xml:space="preserve">BindingRestElement </w:delText>
          </w:r>
          <w:r w:rsidRPr="00E77497" w:rsidDel="00CB5F32">
            <w:rPr>
              <w:rFonts w:cs="Arial"/>
              <w:i/>
              <w:vertAlign w:val="subscript"/>
            </w:rPr>
            <w:delText xml:space="preserve"> </w:delText>
          </w:r>
        </w:del>
      </w:ins>
      <w:ins w:id="18853" w:author="Rev 3 Allen Wirfs-Brock" w:date="2011-09-11T11:09:00Z">
        <w:del w:id="18854" w:author="Rev 4 Allen Wirfs-Brock" w:date="2011-11-05T08:54:00Z">
          <w:r w:rsidRPr="00E77497" w:rsidDel="00CB5F32">
            <w:rPr>
              <w:rFonts w:ascii="Courier New" w:hAnsi="Courier New" w:cs="Courier New"/>
              <w:b/>
            </w:rPr>
            <w:delText xml:space="preserve">] </w:delText>
          </w:r>
        </w:del>
        <w:del w:id="18855" w:author="Rev 4 Allen Wirfs-Brock" w:date="2011-10-15T18:11:00Z">
          <w:r w:rsidRPr="00E77497" w:rsidDel="00D37DA9">
            <w:delText xml:space="preserve">is evaluated </w:delText>
          </w:r>
        </w:del>
        <w:del w:id="18856" w:author="Rev 4 Allen Wirfs-Brock" w:date="2011-11-04T19:17:00Z">
          <w:r w:rsidRPr="00E77497" w:rsidDel="00E77497">
            <w:delText xml:space="preserve">with </w:delText>
          </w:r>
        </w:del>
      </w:ins>
      <w:ins w:id="18857" w:author="Rev 3 Allen Wirfs-Brock" w:date="2011-09-11T11:11:00Z">
        <w:del w:id="18858" w:author="Rev 4 Allen Wirfs-Brock" w:date="2011-11-04T19:17:00Z">
          <w:r w:rsidRPr="00E77497" w:rsidDel="00E77497">
            <w:delText xml:space="preserve">parameters </w:delText>
          </w:r>
          <w:r w:rsidRPr="00E77497" w:rsidDel="00E77497">
            <w:rPr>
              <w:rFonts w:ascii="Times New Roman" w:eastAsia="Times New Roman" w:hAnsi="Times New Roman"/>
              <w:i/>
              <w:spacing w:val="6"/>
              <w:lang w:eastAsia="en-US"/>
            </w:rPr>
            <w:delText>value</w:delText>
          </w:r>
          <w:r w:rsidRPr="00E77497" w:rsidDel="00E77497">
            <w:delText xml:space="preserve"> and </w:delText>
          </w:r>
          <w:r w:rsidRPr="00E77497" w:rsidDel="00E77497">
            <w:rPr>
              <w:rFonts w:ascii="Times New Roman" w:eastAsia="Times New Roman" w:hAnsi="Times New Roman"/>
              <w:i/>
              <w:spacing w:val="6"/>
              <w:lang w:eastAsia="en-US"/>
            </w:rPr>
            <w:delText>env</w:delText>
          </w:r>
          <w:r w:rsidRPr="00E77497" w:rsidDel="00E77497">
            <w:delText xml:space="preserve"> </w:delText>
          </w:r>
        </w:del>
      </w:ins>
      <w:ins w:id="18859" w:author="Rev 3 Allen Wirfs-Brock" w:date="2011-09-11T11:09:00Z">
        <w:del w:id="18860" w:author="Rev 4 Allen Wirfs-Brock" w:date="2011-10-15T18:11:00Z">
          <w:r w:rsidRPr="00E77497" w:rsidDel="00D37DA9">
            <w:delText>as follows:</w:delText>
          </w:r>
        </w:del>
      </w:ins>
    </w:p>
    <w:p w14:paraId="4A6570C0" w14:textId="77777777" w:rsidR="005C1EE0" w:rsidRPr="00E77497" w:rsidDel="00CB5F32" w:rsidRDefault="005C1EE0">
      <w:pPr>
        <w:pStyle w:val="Alg3"/>
        <w:numPr>
          <w:ilvl w:val="0"/>
          <w:numId w:val="545"/>
        </w:numPr>
        <w:rPr>
          <w:ins w:id="18861" w:author="Rev 3 Allen Wirfs-Brock" w:date="2011-09-11T11:09:00Z"/>
          <w:del w:id="18862" w:author="Rev 4 Allen Wirfs-Brock" w:date="2011-11-05T08:54:00Z"/>
        </w:rPr>
        <w:pPrChange w:id="18863" w:author="Rev 4 Allen Wirfs-Brock" w:date="2011-11-07T12:16:00Z">
          <w:pPr>
            <w:pStyle w:val="Alg3"/>
            <w:numPr>
              <w:numId w:val="578"/>
            </w:numPr>
          </w:pPr>
        </w:pPrChange>
      </w:pPr>
      <w:ins w:id="18864" w:author="Rev 3 Allen Wirfs-Brock" w:date="2011-09-11T11:09:00Z">
        <w:del w:id="18865" w:author="Rev 4 Allen Wirfs-Brock" w:date="2011-11-05T08:54:00Z">
          <w:r w:rsidRPr="00E77497" w:rsidDel="00CB5F32">
            <w:delText xml:space="preserve">If </w:delText>
          </w:r>
          <w:r w:rsidRPr="00E77497" w:rsidDel="00CB5F32">
            <w:rPr>
              <w:i/>
            </w:rPr>
            <w:delText>Elision</w:delText>
          </w:r>
          <w:r w:rsidRPr="00E77497" w:rsidDel="00CB5F32">
            <w:delText xml:space="preserve"> is present, then let </w:delText>
          </w:r>
          <w:r w:rsidRPr="00E77497" w:rsidDel="00CB5F32">
            <w:rPr>
              <w:i/>
            </w:rPr>
            <w:delText>skip</w:delText>
          </w:r>
          <w:r w:rsidRPr="00E77497" w:rsidDel="00CB5F32">
            <w:delText xml:space="preserve"> be the result of evaluating </w:delText>
          </w:r>
          <w:r w:rsidRPr="00E77497" w:rsidDel="00CB5F32">
            <w:rPr>
              <w:i/>
            </w:rPr>
            <w:delText>Elision</w:delText>
          </w:r>
          <w:r w:rsidRPr="00E77497" w:rsidDel="00CB5F32">
            <w:delText xml:space="preserve">, otherwise let </w:delText>
          </w:r>
          <w:r w:rsidRPr="00E77497" w:rsidDel="00CB5F32">
            <w:rPr>
              <w:i/>
            </w:rPr>
            <w:delText>skip</w:delText>
          </w:r>
          <w:r w:rsidRPr="00E77497" w:rsidDel="00CB5F32">
            <w:delText xml:space="preserve"> be 0.</w:delText>
          </w:r>
        </w:del>
      </w:ins>
    </w:p>
    <w:p w14:paraId="30A35E93" w14:textId="77777777" w:rsidR="00BF2727" w:rsidRPr="00E77497" w:rsidDel="00E77497" w:rsidRDefault="00BF2727">
      <w:pPr>
        <w:pStyle w:val="Alg3"/>
        <w:numPr>
          <w:ilvl w:val="0"/>
          <w:numId w:val="545"/>
        </w:numPr>
        <w:contextualSpacing/>
        <w:rPr>
          <w:ins w:id="18866" w:author="Rev 3 Allen Wirfs-Brock" w:date="2011-09-22T15:55:00Z"/>
          <w:del w:id="18867" w:author="Rev 4 Allen Wirfs-Brock" w:date="2011-11-04T19:18:00Z"/>
        </w:rPr>
        <w:pPrChange w:id="18868" w:author="Rev 4 Allen Wirfs-Brock" w:date="2011-11-07T12:16:00Z">
          <w:pPr>
            <w:pStyle w:val="Alg3"/>
            <w:numPr>
              <w:numId w:val="578"/>
            </w:numPr>
            <w:contextualSpacing/>
          </w:pPr>
        </w:pPrChange>
      </w:pPr>
      <w:ins w:id="18869" w:author="Rev 3 Allen Wirfs-Brock" w:date="2011-09-22T15:55:00Z">
        <w:del w:id="18870" w:author="Rev 4 Allen Wirfs-Brock" w:date="2011-11-04T19:18:00Z">
          <w:r w:rsidRPr="00E77497" w:rsidDel="00E77497">
            <w:delText xml:space="preserve">If </w:delText>
          </w:r>
          <w:r w:rsidRPr="00E77497" w:rsidDel="00E77497">
            <w:rPr>
              <w:i/>
            </w:rPr>
            <w:delText>value</w:delText>
          </w:r>
          <w:r w:rsidRPr="00E77497" w:rsidDel="00E77497">
            <w:delText xml:space="preserve"> is neither of </w:delText>
          </w:r>
          <w:r w:rsidRPr="00E77497" w:rsidDel="00E77497">
            <w:rPr>
              <w:b/>
            </w:rPr>
            <w:delText>null</w:delText>
          </w:r>
          <w:r w:rsidRPr="00E77497" w:rsidDel="00E77497">
            <w:delText xml:space="preserve"> or </w:delText>
          </w:r>
          <w:r w:rsidRPr="00E77497" w:rsidDel="00E77497">
            <w:rPr>
              <w:b/>
            </w:rPr>
            <w:delText>undefined</w:delText>
          </w:r>
          <w:r w:rsidRPr="00E77497" w:rsidDel="00E77497">
            <w:delText>, then</w:delText>
          </w:r>
        </w:del>
      </w:ins>
    </w:p>
    <w:p w14:paraId="06700BAA" w14:textId="77777777" w:rsidR="00BF2727" w:rsidRPr="00E77497" w:rsidDel="00E77497" w:rsidRDefault="00BF2727">
      <w:pPr>
        <w:pStyle w:val="Alg3"/>
        <w:numPr>
          <w:ilvl w:val="1"/>
          <w:numId w:val="545"/>
        </w:numPr>
        <w:contextualSpacing/>
        <w:rPr>
          <w:ins w:id="18871" w:author="Rev 3 Allen Wirfs-Brock" w:date="2011-09-22T15:55:00Z"/>
          <w:del w:id="18872" w:author="Rev 4 Allen Wirfs-Brock" w:date="2011-11-04T19:18:00Z"/>
        </w:rPr>
        <w:pPrChange w:id="18873" w:author="Rev 4 Allen Wirfs-Brock" w:date="2011-11-07T12:16:00Z">
          <w:pPr>
            <w:pStyle w:val="Alg3"/>
            <w:numPr>
              <w:ilvl w:val="1"/>
              <w:numId w:val="578"/>
            </w:numPr>
            <w:tabs>
              <w:tab w:val="clear" w:pos="360"/>
              <w:tab w:val="num" w:pos="1080"/>
            </w:tabs>
            <w:ind w:left="1080"/>
            <w:contextualSpacing/>
          </w:pPr>
        </w:pPrChange>
      </w:pPr>
      <w:ins w:id="18874" w:author="Rev 3 Allen Wirfs-Brock" w:date="2011-09-22T15:55:00Z">
        <w:del w:id="18875" w:author="Rev 4 Allen Wirfs-Brock" w:date="2011-11-04T19:18:00Z">
          <w:r w:rsidRPr="00E77497" w:rsidDel="00E77497">
            <w:delText xml:space="preserve">Let </w:delText>
          </w:r>
          <w:r w:rsidRPr="00E77497" w:rsidDel="00E77497">
            <w:rPr>
              <w:i/>
            </w:rPr>
            <w:delText>obj</w:delText>
          </w:r>
          <w:r w:rsidRPr="00E77497" w:rsidDel="00E77497">
            <w:delText xml:space="preserve"> be ToObject(</w:delText>
          </w:r>
          <w:r w:rsidRPr="00E77497" w:rsidDel="00E77497">
            <w:rPr>
              <w:i/>
            </w:rPr>
            <w:delText>value</w:delText>
          </w:r>
          <w:r w:rsidRPr="00E77497" w:rsidDel="00E77497">
            <w:delText>).</w:delText>
          </w:r>
        </w:del>
      </w:ins>
    </w:p>
    <w:p w14:paraId="137C3F91" w14:textId="77777777" w:rsidR="00BF2727" w:rsidRPr="00E77497" w:rsidDel="00E77497" w:rsidRDefault="00BF2727">
      <w:pPr>
        <w:pStyle w:val="Alg4"/>
        <w:numPr>
          <w:ilvl w:val="0"/>
          <w:numId w:val="545"/>
        </w:numPr>
        <w:contextualSpacing/>
        <w:rPr>
          <w:ins w:id="18876" w:author="Rev 3 Allen Wirfs-Brock" w:date="2011-09-22T15:55:00Z"/>
          <w:del w:id="18877" w:author="Rev 4 Allen Wirfs-Brock" w:date="2011-11-04T19:18:00Z"/>
        </w:rPr>
        <w:pPrChange w:id="18878" w:author="Rev 4 Allen Wirfs-Brock" w:date="2011-11-07T12:16:00Z">
          <w:pPr>
            <w:pStyle w:val="Alg4"/>
            <w:numPr>
              <w:numId w:val="578"/>
            </w:numPr>
            <w:tabs>
              <w:tab w:val="num" w:pos="360"/>
            </w:tabs>
            <w:ind w:left="360" w:hanging="360"/>
            <w:contextualSpacing/>
          </w:pPr>
        </w:pPrChange>
      </w:pPr>
      <w:ins w:id="18879" w:author="Rev 3 Allen Wirfs-Brock" w:date="2011-09-22T15:55:00Z">
        <w:del w:id="18880" w:author="Rev 4 Allen Wirfs-Brock" w:date="2011-11-04T19:18:00Z">
          <w:r w:rsidRPr="00E77497" w:rsidDel="00E77497">
            <w:delText xml:space="preserve">Else, let </w:delText>
          </w:r>
          <w:r w:rsidRPr="00E77497" w:rsidDel="00E77497">
            <w:rPr>
              <w:i/>
            </w:rPr>
            <w:delText>obj</w:delText>
          </w:r>
          <w:r w:rsidRPr="00E77497" w:rsidDel="00E77497">
            <w:delText xml:space="preserve"> be </w:delText>
          </w:r>
          <w:r w:rsidRPr="00E77497" w:rsidDel="00E77497">
            <w:rPr>
              <w:b/>
            </w:rPr>
            <w:delText>undefined</w:delText>
          </w:r>
          <w:r w:rsidRPr="00E77497" w:rsidDel="00E77497">
            <w:delText>.</w:delText>
          </w:r>
        </w:del>
      </w:ins>
    </w:p>
    <w:p w14:paraId="209F6A1B" w14:textId="77777777" w:rsidR="005C1EE0" w:rsidRPr="00675B74" w:rsidDel="00CB5F32" w:rsidRDefault="005C1EE0">
      <w:pPr>
        <w:pStyle w:val="Alg3"/>
        <w:numPr>
          <w:ilvl w:val="0"/>
          <w:numId w:val="545"/>
        </w:numPr>
        <w:spacing w:after="220"/>
        <w:rPr>
          <w:ins w:id="18881" w:author="Rev 3 Allen Wirfs-Brock" w:date="2011-09-11T11:09:00Z"/>
          <w:del w:id="18882" w:author="Rev 4 Allen Wirfs-Brock" w:date="2011-11-05T08:54:00Z"/>
        </w:rPr>
        <w:pPrChange w:id="18883" w:author="Rev 4 Allen Wirfs-Brock" w:date="2011-11-07T12:16:00Z">
          <w:pPr>
            <w:pStyle w:val="Alg3"/>
            <w:numPr>
              <w:numId w:val="578"/>
            </w:numPr>
            <w:spacing w:after="220"/>
          </w:pPr>
        </w:pPrChange>
      </w:pPr>
      <w:ins w:id="18884" w:author="Rev 3 Allen Wirfs-Brock" w:date="2011-09-11T11:09:00Z">
        <w:del w:id="18885" w:author="Rev 4 Allen Wirfs-Brock" w:date="2011-11-04T18:04:00Z">
          <w:r w:rsidRPr="00675B74" w:rsidDel="009E1969">
            <w:delText xml:space="preserve">Evaluate </w:delText>
          </w:r>
        </w:del>
      </w:ins>
      <w:ins w:id="18886" w:author="Rev 3 Allen Wirfs-Brock" w:date="2011-09-11T11:13:00Z">
        <w:del w:id="18887" w:author="Rev 4 Allen Wirfs-Brock" w:date="2011-11-05T08:54:00Z">
          <w:r w:rsidRPr="00675B74" w:rsidDel="00CB5F32">
            <w:rPr>
              <w:rStyle w:val="bnf"/>
            </w:rPr>
            <w:delText xml:space="preserve">BindingRestElement </w:delText>
          </w:r>
          <w:r w:rsidRPr="00E77497" w:rsidDel="00CB5F32">
            <w:rPr>
              <w:rFonts w:cs="Arial"/>
              <w:i/>
              <w:vertAlign w:val="subscript"/>
            </w:rPr>
            <w:delText xml:space="preserve"> </w:delText>
          </w:r>
        </w:del>
      </w:ins>
      <w:ins w:id="18888" w:author="Rev 3 Allen Wirfs-Brock" w:date="2011-09-11T11:09:00Z">
        <w:del w:id="18889" w:author="Rev 4 Allen Wirfs-Brock" w:date="2011-11-05T08:54:00Z">
          <w:r w:rsidRPr="00E77497" w:rsidDel="00CB5F32">
            <w:delText xml:space="preserve">using </w:delText>
          </w:r>
        </w:del>
      </w:ins>
      <w:ins w:id="18890" w:author="Rev 3 Allen Wirfs-Brock" w:date="2011-09-11T12:00:00Z">
        <w:del w:id="18891" w:author="Rev 4 Allen Wirfs-Brock" w:date="2011-11-04T19:18:00Z">
          <w:r w:rsidR="00417C71" w:rsidRPr="00E77497" w:rsidDel="00E77497">
            <w:rPr>
              <w:i/>
            </w:rPr>
            <w:delText>obj</w:delText>
          </w:r>
        </w:del>
        <w:del w:id="18892" w:author="Rev 4 Allen Wirfs-Brock" w:date="2011-11-04T18:04:00Z">
          <w:r w:rsidR="00417C71" w:rsidRPr="00E77497" w:rsidDel="009E1969">
            <w:delText xml:space="preserve"> </w:delText>
          </w:r>
        </w:del>
      </w:ins>
      <w:ins w:id="18893" w:author="Rev 3 Allen Wirfs-Brock" w:date="2011-09-11T11:09:00Z">
        <w:del w:id="18894" w:author="Rev 4 Allen Wirfs-Brock" w:date="2011-11-04T18:04:00Z">
          <w:r w:rsidRPr="00E77497" w:rsidDel="009E1969">
            <w:delText xml:space="preserve">as the </w:delText>
          </w:r>
        </w:del>
        <w:del w:id="18895" w:author="Rev 4 Allen Wirfs-Brock" w:date="2011-11-04T18:00:00Z">
          <w:r w:rsidRPr="00E77497" w:rsidDel="009E1969">
            <w:rPr>
              <w:i/>
            </w:rPr>
            <w:delText>obj</w:delText>
          </w:r>
        </w:del>
        <w:del w:id="18896" w:author="Rev 4 Allen Wirfs-Brock" w:date="2011-11-04T18:04:00Z">
          <w:r w:rsidRPr="00E77497" w:rsidDel="009E1969">
            <w:delText xml:space="preserve"> parameter</w:delText>
          </w:r>
        </w:del>
      </w:ins>
      <w:ins w:id="18897" w:author="Rev 3 Allen Wirfs-Brock" w:date="2011-09-11T11:12:00Z">
        <w:del w:id="18898" w:author="Rev 4 Allen Wirfs-Brock" w:date="2011-11-04T18:04:00Z">
          <w:r w:rsidRPr="00E77497" w:rsidDel="009E1969">
            <w:delText>,</w:delText>
          </w:r>
        </w:del>
      </w:ins>
      <w:ins w:id="18899" w:author="Rev 3 Allen Wirfs-Brock" w:date="2011-09-11T11:13:00Z">
        <w:del w:id="18900" w:author="Rev 4 Allen Wirfs-Brock" w:date="2011-11-04T18:04:00Z">
          <w:r w:rsidRPr="00E77497" w:rsidDel="009E1969">
            <w:rPr>
              <w:i/>
            </w:rPr>
            <w:delText xml:space="preserve"> env</w:delText>
          </w:r>
          <w:r w:rsidRPr="00E77497" w:rsidDel="009E1969">
            <w:delText xml:space="preserve"> as the</w:delText>
          </w:r>
        </w:del>
        <w:del w:id="18901" w:author="Rev 4 Allen Wirfs-Brock" w:date="2011-11-05T08:54:00Z">
          <w:r w:rsidRPr="00675B74" w:rsidDel="00CB5F32">
            <w:delText xml:space="preserve"> </w:delText>
          </w:r>
          <w:r w:rsidRPr="00675B74" w:rsidDel="00CB5F32">
            <w:rPr>
              <w:i/>
            </w:rPr>
            <w:delText>enviro</w:delText>
          </w:r>
          <w:r w:rsidRPr="00E77497" w:rsidDel="00CB5F32">
            <w:rPr>
              <w:i/>
            </w:rPr>
            <w:delText>nment</w:delText>
          </w:r>
          <w:r w:rsidRPr="00E77497" w:rsidDel="00CB5F32">
            <w:delText>,</w:delText>
          </w:r>
        </w:del>
      </w:ins>
      <w:ins w:id="18902" w:author="Rev 3 Allen Wirfs-Brock" w:date="2011-09-11T11:12:00Z">
        <w:del w:id="18903" w:author="Rev 4 Allen Wirfs-Brock" w:date="2011-11-05T08:54:00Z">
          <w:r w:rsidRPr="00E77497" w:rsidDel="00CB5F32">
            <w:delText xml:space="preserve"> </w:delText>
          </w:r>
        </w:del>
      </w:ins>
      <w:ins w:id="18904" w:author="Rev 3 Allen Wirfs-Brock" w:date="2011-09-11T11:09:00Z">
        <w:del w:id="18905" w:author="Rev 4 Allen Wirfs-Brock" w:date="2011-11-05T08:54:00Z">
          <w:r w:rsidRPr="00E77497" w:rsidDel="00CB5F32">
            <w:delText xml:space="preserve"> and </w:delText>
          </w:r>
          <w:r w:rsidRPr="00E77497" w:rsidDel="00CB5F32">
            <w:rPr>
              <w:i/>
            </w:rPr>
            <w:delText>skip</w:delText>
          </w:r>
          <w:r w:rsidRPr="00E77497" w:rsidDel="00CB5F32">
            <w:delText xml:space="preserve"> as </w:delText>
          </w:r>
        </w:del>
        <w:del w:id="18906" w:author="Rev 4 Allen Wirfs-Brock" w:date="2011-11-04T18:04:00Z">
          <w:r w:rsidRPr="00E77497" w:rsidDel="009E1969">
            <w:delText xml:space="preserve">the </w:delText>
          </w:r>
          <w:r w:rsidRPr="00E77497" w:rsidDel="009E1969">
            <w:rPr>
              <w:i/>
            </w:rPr>
            <w:delText>index</w:delText>
          </w:r>
          <w:r w:rsidRPr="00E77497" w:rsidDel="009E1969">
            <w:delText xml:space="preserve"> parameter</w:delText>
          </w:r>
        </w:del>
        <w:del w:id="18907" w:author="Rev 4 Allen Wirfs-Brock" w:date="2011-11-05T08:54:00Z">
          <w:r w:rsidRPr="00675B74" w:rsidDel="00CB5F32">
            <w:delText>.</w:delText>
          </w:r>
        </w:del>
      </w:ins>
    </w:p>
    <w:p w14:paraId="1EB64BC7" w14:textId="77777777" w:rsidR="00C33713" w:rsidRPr="00E77497" w:rsidDel="004878F5" w:rsidRDefault="00C33713" w:rsidP="00D4578E">
      <w:pPr>
        <w:contextualSpacing/>
        <w:rPr>
          <w:ins w:id="18908" w:author="Rev 3 Allen Wirfs-Brock" w:date="2011-09-21T16:48:00Z"/>
          <w:del w:id="18909" w:author="Rev 4 Allen Wirfs-Brock" w:date="2011-10-15T18:12:00Z"/>
        </w:rPr>
      </w:pPr>
      <w:ins w:id="18910" w:author="Rev 3 Allen Wirfs-Brock" w:date="2011-09-21T16:48:00Z">
        <w:del w:id="18911" w:author="Rev 4 Allen Wirfs-Brock" w:date="2011-10-15T18:12:00Z">
          <w:r w:rsidRPr="00675B74" w:rsidDel="004878F5">
            <w:delText xml:space="preserve">The </w:delText>
          </w:r>
          <w:r w:rsidRPr="00675B74" w:rsidDel="004878F5">
            <w:rPr>
              <w:rFonts w:ascii="Times New Roman" w:eastAsia="Times New Roman" w:hAnsi="Times New Roman"/>
              <w:spacing w:val="6"/>
              <w:lang w:eastAsia="en-US"/>
            </w:rPr>
            <w:delText xml:space="preserve">BoundNames </w:delText>
          </w:r>
          <w:r w:rsidRPr="00675B74" w:rsidDel="004878F5">
            <w:delText xml:space="preserve">of the </w:delText>
          </w:r>
          <w:r w:rsidR="009D6A1A" w:rsidRPr="00E77497" w:rsidDel="004878F5">
            <w:delText>production</w:delText>
          </w:r>
          <w:r w:rsidRPr="00E77497" w:rsidDel="004878F5">
            <w:delText xml:space="preserve"> </w:delText>
          </w:r>
          <w:r w:rsidRPr="00E77497" w:rsidDel="004878F5">
            <w:rPr>
              <w:rStyle w:val="bnf"/>
            </w:rPr>
            <w:delText xml:space="preserve">ArrayBindingPattern </w:delText>
          </w:r>
          <w:r w:rsidRPr="00E77497" w:rsidDel="004878F5">
            <w:rPr>
              <w:b/>
            </w:rPr>
            <w:delText>:</w:delText>
          </w:r>
          <w:r w:rsidRPr="00E77497" w:rsidDel="004878F5">
            <w:delText xml:space="preserve"> </w:delText>
          </w:r>
          <w:r w:rsidRPr="00E77497" w:rsidDel="004878F5">
            <w:rPr>
              <w:rFonts w:ascii="Courier New" w:hAnsi="Courier New" w:cs="Courier New"/>
              <w:b/>
            </w:rPr>
            <w:delText>[</w:delText>
          </w:r>
          <w:r w:rsidRPr="00E77497" w:rsidDel="004878F5">
            <w:rPr>
              <w:rStyle w:val="bnf"/>
            </w:rPr>
            <w:delText>BindingElementList</w:delText>
          </w:r>
          <w:r w:rsidRPr="00E77497" w:rsidDel="004878F5">
            <w:rPr>
              <w:rFonts w:cs="Arial"/>
              <w:i/>
              <w:vertAlign w:val="subscript"/>
            </w:rPr>
            <w:delText xml:space="preserve"> </w:delText>
          </w:r>
          <w:r w:rsidRPr="00E77497" w:rsidDel="004878F5">
            <w:rPr>
              <w:rStyle w:val="bnf"/>
              <w:rFonts w:ascii="Courier New" w:hAnsi="Courier New" w:cs="Courier New"/>
              <w:b/>
              <w:i w:val="0"/>
            </w:rPr>
            <w:delText xml:space="preserve">, </w:delText>
          </w:r>
          <w:r w:rsidRPr="00E77497" w:rsidDel="004878F5">
            <w:rPr>
              <w:rFonts w:ascii="Times New Roman" w:hAnsi="Times New Roman"/>
              <w:i/>
            </w:rPr>
            <w:delText>Elision</w:delText>
          </w:r>
          <w:r w:rsidRPr="00E77497" w:rsidDel="004878F5">
            <w:rPr>
              <w:rFonts w:cs="Arial"/>
              <w:vertAlign w:val="subscript"/>
            </w:rPr>
            <w:delText>opt</w:delText>
          </w:r>
          <w:r w:rsidRPr="00E77497" w:rsidDel="004878F5">
            <w:rPr>
              <w:rStyle w:val="bnf"/>
            </w:rPr>
            <w:delText xml:space="preserve"> </w:delText>
          </w:r>
          <w:r w:rsidRPr="00E77497" w:rsidDel="004878F5">
            <w:rPr>
              <w:rFonts w:ascii="Courier New" w:hAnsi="Courier New" w:cs="Courier New"/>
              <w:b/>
            </w:rPr>
            <w:delText>]</w:delText>
          </w:r>
          <w:r w:rsidRPr="00E77497" w:rsidDel="004878F5">
            <w:delText xml:space="preserve"> is determined as follows:</w:delText>
          </w:r>
        </w:del>
      </w:ins>
    </w:p>
    <w:p w14:paraId="5285CD16" w14:textId="77777777" w:rsidR="00C33713" w:rsidRPr="00E77497" w:rsidDel="004878F5" w:rsidRDefault="00C33713">
      <w:pPr>
        <w:pStyle w:val="Alg4"/>
        <w:numPr>
          <w:ilvl w:val="0"/>
          <w:numId w:val="554"/>
        </w:numPr>
        <w:spacing w:after="220"/>
        <w:contextualSpacing/>
        <w:rPr>
          <w:ins w:id="18912" w:author="Rev 3 Allen Wirfs-Brock" w:date="2011-09-21T16:48:00Z"/>
          <w:del w:id="18913" w:author="Rev 4 Allen Wirfs-Brock" w:date="2011-10-15T18:12:00Z"/>
        </w:rPr>
        <w:pPrChange w:id="18914" w:author="Rev 4 Allen Wirfs-Brock" w:date="2011-11-07T12:16:00Z">
          <w:pPr>
            <w:pStyle w:val="Alg4"/>
            <w:numPr>
              <w:numId w:val="588"/>
            </w:numPr>
            <w:tabs>
              <w:tab w:val="num" w:pos="360"/>
            </w:tabs>
            <w:spacing w:after="220"/>
            <w:ind w:left="360" w:hanging="360"/>
            <w:contextualSpacing/>
          </w:pPr>
        </w:pPrChange>
      </w:pPr>
      <w:ins w:id="18915" w:author="Rev 3 Allen Wirfs-Brock" w:date="2011-09-21T16:48:00Z">
        <w:del w:id="18916" w:author="Rev 4 Allen Wirfs-Brock" w:date="2011-10-15T18:12:00Z">
          <w:r w:rsidRPr="00E77497" w:rsidDel="004878F5">
            <w:delText xml:space="preserve">Return the BoundNames of </w:delText>
          </w:r>
          <w:r w:rsidRPr="00E77497" w:rsidDel="004878F5">
            <w:rPr>
              <w:rStyle w:val="bnf"/>
            </w:rPr>
            <w:delText>BindingElementList</w:delText>
          </w:r>
          <w:r w:rsidRPr="00E77497" w:rsidDel="004878F5">
            <w:delText>.</w:delText>
          </w:r>
        </w:del>
      </w:ins>
    </w:p>
    <w:p w14:paraId="72199CE1" w14:textId="77777777" w:rsidR="009D6A1A" w:rsidRPr="00E77497" w:rsidDel="00715A67" w:rsidRDefault="009D6A1A" w:rsidP="00D4578E">
      <w:pPr>
        <w:ind w:left="360"/>
        <w:rPr>
          <w:ins w:id="18917" w:author="Rev 3 Allen Wirfs-Brock" w:date="2011-09-21T16:51:00Z"/>
          <w:del w:id="18918" w:author="Rev 4 Allen Wirfs-Brock" w:date="2011-11-04T17:59:00Z"/>
        </w:rPr>
      </w:pPr>
      <w:ins w:id="18919" w:author="Rev 3 Allen Wirfs-Brock" w:date="2011-09-21T16:51:00Z">
        <w:del w:id="18920" w:author="Rev 4 Allen Wirfs-Brock" w:date="2011-10-15T18:13:00Z">
          <w:r w:rsidRPr="00E77497" w:rsidDel="0034157D">
            <w:delText xml:space="preserve">The production </w:delText>
          </w:r>
        </w:del>
        <w:del w:id="18921" w:author="Rev 4 Allen Wirfs-Brock" w:date="2011-11-05T08:54:00Z">
          <w:r w:rsidRPr="00E77497" w:rsidDel="00CB5F32">
            <w:rPr>
              <w:rStyle w:val="bnf"/>
            </w:rPr>
            <w:delText>ArrayBindingPattern</w:delText>
          </w:r>
          <w:r w:rsidRPr="00E77497" w:rsidDel="00CB5F32">
            <w:delText xml:space="preserve">: </w:delText>
          </w:r>
          <w:r w:rsidRPr="00E77497" w:rsidDel="00CB5F32">
            <w:rPr>
              <w:rFonts w:ascii="Courier New" w:hAnsi="Courier New" w:cs="Courier New"/>
              <w:b/>
            </w:rPr>
            <w:delText xml:space="preserve">[ </w:delText>
          </w:r>
          <w:r w:rsidRPr="00E77497" w:rsidDel="00CB5F32">
            <w:rPr>
              <w:rStyle w:val="bnf"/>
            </w:rPr>
            <w:delText>BindingElementList</w:delText>
          </w:r>
          <w:r w:rsidRPr="00E77497" w:rsidDel="00CB5F32">
            <w:rPr>
              <w:rFonts w:cs="Arial"/>
              <w:i/>
              <w:vertAlign w:val="subscript"/>
            </w:rPr>
            <w:delText xml:space="preserve"> </w:delText>
          </w:r>
          <w:r w:rsidRPr="00E77497" w:rsidDel="00CB5F32">
            <w:rPr>
              <w:rStyle w:val="bnf"/>
              <w:rFonts w:ascii="Courier New" w:hAnsi="Courier New" w:cs="Courier New"/>
              <w:b/>
              <w:i w:val="0"/>
            </w:rPr>
            <w:delText xml:space="preserve">, </w:delText>
          </w:r>
          <w:r w:rsidRPr="00E77497" w:rsidDel="00CB5F32">
            <w:rPr>
              <w:rStyle w:val="bnf"/>
            </w:rPr>
            <w:delText>Elision</w:delText>
          </w:r>
          <w:r w:rsidRPr="00E77497" w:rsidDel="00CB5F32">
            <w:rPr>
              <w:rFonts w:cs="Arial"/>
              <w:vertAlign w:val="subscript"/>
            </w:rPr>
            <w:delText>opt</w:delText>
          </w:r>
          <w:r w:rsidRPr="00E77497" w:rsidDel="00CB5F32">
            <w:rPr>
              <w:rFonts w:ascii="Courier New" w:hAnsi="Courier New" w:cs="Courier New"/>
              <w:b/>
            </w:rPr>
            <w:delText xml:space="preserve">] </w:delText>
          </w:r>
        </w:del>
        <w:del w:id="18922" w:author="Rev 4 Allen Wirfs-Brock" w:date="2011-10-15T18:13:00Z">
          <w:r w:rsidRPr="00E77497" w:rsidDel="0034157D">
            <w:delText xml:space="preserve">is evaluated </w:delText>
          </w:r>
        </w:del>
        <w:del w:id="18923" w:author="Rev 4 Allen Wirfs-Brock" w:date="2011-11-04T17:59: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18924" w:author="Rev 4 Allen Wirfs-Brock" w:date="2011-10-15T18:13:00Z">
          <w:r w:rsidRPr="00E77497" w:rsidDel="0034157D">
            <w:delText>as follows:</w:delText>
          </w:r>
        </w:del>
      </w:ins>
    </w:p>
    <w:p w14:paraId="5BA46669" w14:textId="77777777" w:rsidR="00BF2727" w:rsidRPr="00E77497" w:rsidDel="00E77497" w:rsidRDefault="00BF2727">
      <w:pPr>
        <w:pStyle w:val="Alg3"/>
        <w:numPr>
          <w:ilvl w:val="0"/>
          <w:numId w:val="546"/>
        </w:numPr>
        <w:contextualSpacing/>
        <w:rPr>
          <w:ins w:id="18925" w:author="Rev 3 Allen Wirfs-Brock" w:date="2011-09-22T15:55:00Z"/>
          <w:del w:id="18926" w:author="Rev 4 Allen Wirfs-Brock" w:date="2011-11-04T19:18:00Z"/>
        </w:rPr>
        <w:pPrChange w:id="18927" w:author="Rev 4 Allen Wirfs-Brock" w:date="2011-11-07T12:16:00Z">
          <w:pPr>
            <w:pStyle w:val="Alg3"/>
            <w:numPr>
              <w:numId w:val="579"/>
            </w:numPr>
            <w:contextualSpacing/>
          </w:pPr>
        </w:pPrChange>
      </w:pPr>
      <w:ins w:id="18928" w:author="Rev 3 Allen Wirfs-Brock" w:date="2011-09-22T15:55:00Z">
        <w:del w:id="18929" w:author="Rev 4 Allen Wirfs-Brock" w:date="2011-11-04T19:18:00Z">
          <w:r w:rsidRPr="00E77497" w:rsidDel="00E77497">
            <w:delText xml:space="preserve">If </w:delText>
          </w:r>
          <w:r w:rsidRPr="00E77497" w:rsidDel="00E77497">
            <w:rPr>
              <w:i/>
            </w:rPr>
            <w:delText>value</w:delText>
          </w:r>
          <w:r w:rsidRPr="00E77497" w:rsidDel="00E77497">
            <w:delText xml:space="preserve"> is neither of </w:delText>
          </w:r>
          <w:r w:rsidRPr="00E77497" w:rsidDel="00E77497">
            <w:rPr>
              <w:b/>
            </w:rPr>
            <w:delText>null</w:delText>
          </w:r>
          <w:r w:rsidRPr="00E77497" w:rsidDel="00E77497">
            <w:delText xml:space="preserve"> or </w:delText>
          </w:r>
          <w:r w:rsidRPr="00E77497" w:rsidDel="00E77497">
            <w:rPr>
              <w:b/>
            </w:rPr>
            <w:delText>undefined</w:delText>
          </w:r>
          <w:r w:rsidRPr="00E77497" w:rsidDel="00E77497">
            <w:delText>, then</w:delText>
          </w:r>
        </w:del>
      </w:ins>
    </w:p>
    <w:p w14:paraId="4CF9C1F4" w14:textId="77777777" w:rsidR="00BF2727" w:rsidRPr="00E77497" w:rsidDel="00E77497" w:rsidRDefault="00BF2727">
      <w:pPr>
        <w:pStyle w:val="Alg3"/>
        <w:numPr>
          <w:ilvl w:val="1"/>
          <w:numId w:val="546"/>
        </w:numPr>
        <w:contextualSpacing/>
        <w:rPr>
          <w:ins w:id="18930" w:author="Rev 3 Allen Wirfs-Brock" w:date="2011-09-22T15:55:00Z"/>
          <w:del w:id="18931" w:author="Rev 4 Allen Wirfs-Brock" w:date="2011-11-04T19:18:00Z"/>
        </w:rPr>
        <w:pPrChange w:id="18932" w:author="Rev 4 Allen Wirfs-Brock" w:date="2011-11-07T12:16:00Z">
          <w:pPr>
            <w:pStyle w:val="Alg3"/>
            <w:numPr>
              <w:ilvl w:val="1"/>
              <w:numId w:val="579"/>
            </w:numPr>
            <w:tabs>
              <w:tab w:val="clear" w:pos="360"/>
              <w:tab w:val="num" w:pos="1080"/>
            </w:tabs>
            <w:ind w:left="1080"/>
            <w:contextualSpacing/>
          </w:pPr>
        </w:pPrChange>
      </w:pPr>
      <w:ins w:id="18933" w:author="Rev 3 Allen Wirfs-Brock" w:date="2011-09-22T15:55:00Z">
        <w:del w:id="18934" w:author="Rev 4 Allen Wirfs-Brock" w:date="2011-11-04T19:18:00Z">
          <w:r w:rsidRPr="00E77497" w:rsidDel="00E77497">
            <w:delText xml:space="preserve">Let </w:delText>
          </w:r>
          <w:r w:rsidRPr="00E77497" w:rsidDel="00E77497">
            <w:rPr>
              <w:i/>
            </w:rPr>
            <w:delText>obj</w:delText>
          </w:r>
          <w:r w:rsidRPr="00E77497" w:rsidDel="00E77497">
            <w:delText xml:space="preserve"> be ToObject(</w:delText>
          </w:r>
          <w:r w:rsidRPr="00E77497" w:rsidDel="00E77497">
            <w:rPr>
              <w:i/>
            </w:rPr>
            <w:delText>value</w:delText>
          </w:r>
          <w:r w:rsidRPr="00E77497" w:rsidDel="00E77497">
            <w:delText>).</w:delText>
          </w:r>
        </w:del>
      </w:ins>
    </w:p>
    <w:p w14:paraId="2492987E" w14:textId="77777777" w:rsidR="00BF2727" w:rsidRPr="00E77497" w:rsidDel="00E77497" w:rsidRDefault="00BF2727">
      <w:pPr>
        <w:pStyle w:val="Alg4"/>
        <w:numPr>
          <w:ilvl w:val="0"/>
          <w:numId w:val="546"/>
        </w:numPr>
        <w:contextualSpacing/>
        <w:rPr>
          <w:ins w:id="18935" w:author="Rev 3 Allen Wirfs-Brock" w:date="2011-09-22T15:55:00Z"/>
          <w:del w:id="18936" w:author="Rev 4 Allen Wirfs-Brock" w:date="2011-11-04T19:18:00Z"/>
        </w:rPr>
        <w:pPrChange w:id="18937" w:author="Rev 4 Allen Wirfs-Brock" w:date="2011-11-07T12:16:00Z">
          <w:pPr>
            <w:pStyle w:val="Alg4"/>
            <w:numPr>
              <w:numId w:val="579"/>
            </w:numPr>
            <w:tabs>
              <w:tab w:val="num" w:pos="360"/>
            </w:tabs>
            <w:ind w:left="360" w:hanging="360"/>
            <w:contextualSpacing/>
          </w:pPr>
        </w:pPrChange>
      </w:pPr>
      <w:ins w:id="18938" w:author="Rev 3 Allen Wirfs-Brock" w:date="2011-09-22T15:55:00Z">
        <w:del w:id="18939" w:author="Rev 4 Allen Wirfs-Brock" w:date="2011-11-04T19:18:00Z">
          <w:r w:rsidRPr="00E77497" w:rsidDel="00E77497">
            <w:delText xml:space="preserve">Else, let </w:delText>
          </w:r>
          <w:r w:rsidRPr="00E77497" w:rsidDel="00E77497">
            <w:rPr>
              <w:i/>
            </w:rPr>
            <w:delText>obj</w:delText>
          </w:r>
          <w:r w:rsidRPr="00E77497" w:rsidDel="00E77497">
            <w:delText xml:space="preserve"> be </w:delText>
          </w:r>
          <w:r w:rsidRPr="00E77497" w:rsidDel="00E77497">
            <w:rPr>
              <w:b/>
            </w:rPr>
            <w:delText>undefined</w:delText>
          </w:r>
          <w:r w:rsidRPr="00E77497" w:rsidDel="00E77497">
            <w:delText>.</w:delText>
          </w:r>
        </w:del>
      </w:ins>
    </w:p>
    <w:p w14:paraId="26F0CE00" w14:textId="77777777" w:rsidR="009D6A1A" w:rsidRPr="00675B74" w:rsidDel="00CB5F32" w:rsidRDefault="009D6A1A">
      <w:pPr>
        <w:pStyle w:val="Alg3"/>
        <w:numPr>
          <w:ilvl w:val="0"/>
          <w:numId w:val="546"/>
        </w:numPr>
        <w:spacing w:after="240"/>
        <w:rPr>
          <w:ins w:id="18940" w:author="Rev 3 Allen Wirfs-Brock" w:date="2011-09-21T16:51:00Z"/>
          <w:del w:id="18941" w:author="Rev 4 Allen Wirfs-Brock" w:date="2011-11-05T08:54:00Z"/>
        </w:rPr>
        <w:pPrChange w:id="18942" w:author="Rev 4 Allen Wirfs-Brock" w:date="2011-11-07T12:16:00Z">
          <w:pPr>
            <w:pStyle w:val="Alg3"/>
            <w:numPr>
              <w:numId w:val="579"/>
            </w:numPr>
            <w:spacing w:after="240"/>
          </w:pPr>
        </w:pPrChange>
      </w:pPr>
      <w:ins w:id="18943" w:author="Rev 3 Allen Wirfs-Brock" w:date="2011-09-21T16:51:00Z">
        <w:del w:id="18944" w:author="Rev 4 Allen Wirfs-Brock" w:date="2011-11-04T14:29:00Z">
          <w:r w:rsidRPr="00E77497" w:rsidDel="0096494E">
            <w:delText xml:space="preserve">Let </w:delText>
          </w:r>
          <w:r w:rsidRPr="00E77497" w:rsidDel="0096494E">
            <w:rPr>
              <w:i/>
            </w:rPr>
            <w:delText>index</w:delText>
          </w:r>
          <w:r w:rsidRPr="00E77497" w:rsidDel="0096494E">
            <w:delText xml:space="preserve"> be the result of evaluating</w:delText>
          </w:r>
        </w:del>
        <w:del w:id="18945" w:author="Rev 4 Allen Wirfs-Brock" w:date="2011-11-04T18:04:00Z">
          <w:r w:rsidRPr="00675B74" w:rsidDel="009E1969">
            <w:delText xml:space="preserve"> </w:delText>
          </w:r>
        </w:del>
        <w:del w:id="18946" w:author="Rev 4 Allen Wirfs-Brock" w:date="2011-11-05T08:54:00Z">
          <w:r w:rsidRPr="00675B74" w:rsidDel="00CB5F32">
            <w:rPr>
              <w:rStyle w:val="bnf"/>
            </w:rPr>
            <w:delText>BindingElementList</w:delText>
          </w:r>
          <w:r w:rsidRPr="00675B74" w:rsidDel="00CB5F32">
            <w:rPr>
              <w:rFonts w:cs="Arial"/>
              <w:i/>
              <w:vertAlign w:val="subscript"/>
            </w:rPr>
            <w:delText xml:space="preserve"> </w:delText>
          </w:r>
          <w:r w:rsidRPr="00E77497" w:rsidDel="00CB5F32">
            <w:delText xml:space="preserve">using </w:delText>
          </w:r>
        </w:del>
        <w:del w:id="18947" w:author="Rev 4 Allen Wirfs-Brock" w:date="2011-11-04T19:19:00Z">
          <w:r w:rsidRPr="00E77497" w:rsidDel="00E77497">
            <w:rPr>
              <w:i/>
            </w:rPr>
            <w:delText>obj</w:delText>
          </w:r>
        </w:del>
        <w:del w:id="18948" w:author="Rev 4 Allen Wirfs-Brock" w:date="2011-11-04T18:05:00Z">
          <w:r w:rsidRPr="00E77497" w:rsidDel="009E1969">
            <w:delText xml:space="preserve"> as the </w:delText>
          </w:r>
          <w:r w:rsidRPr="00E77497" w:rsidDel="009E1969">
            <w:rPr>
              <w:i/>
            </w:rPr>
            <w:delText>obj</w:delText>
          </w:r>
          <w:r w:rsidRPr="00E77497" w:rsidDel="009E1969">
            <w:delText xml:space="preserve"> parameter</w:delText>
          </w:r>
        </w:del>
        <w:del w:id="18949" w:author="Rev 4 Allen Wirfs-Brock" w:date="2011-11-05T08:54:00Z">
          <w:r w:rsidRPr="00E77497" w:rsidDel="00CB5F32">
            <w:delText>,</w:delText>
          </w:r>
          <w:r w:rsidRPr="00E77497" w:rsidDel="00CB5F32">
            <w:rPr>
              <w:i/>
            </w:rPr>
            <w:delText xml:space="preserve"> </w:delText>
          </w:r>
        </w:del>
        <w:del w:id="18950" w:author="Rev 4 Allen Wirfs-Brock" w:date="2011-11-04T18:09:00Z">
          <w:r w:rsidRPr="00E77497" w:rsidDel="009E1969">
            <w:rPr>
              <w:i/>
            </w:rPr>
            <w:delText>env</w:delText>
          </w:r>
        </w:del>
        <w:del w:id="18951" w:author="Rev 4 Allen Wirfs-Brock" w:date="2011-11-04T18:05:00Z">
          <w:r w:rsidRPr="00675B74" w:rsidDel="009E1969">
            <w:delText xml:space="preserve"> as the </w:delText>
          </w:r>
          <w:r w:rsidRPr="00675B74" w:rsidDel="009E1969">
            <w:rPr>
              <w:i/>
            </w:rPr>
            <w:delText>environment</w:delText>
          </w:r>
        </w:del>
        <w:del w:id="18952" w:author="Rev 4 Allen Wirfs-Brock" w:date="2011-11-05T08:54:00Z">
          <w:r w:rsidRPr="00675B74" w:rsidDel="00CB5F32">
            <w:delText xml:space="preserve">, and 0 as </w:delText>
          </w:r>
        </w:del>
        <w:del w:id="18953" w:author="Rev 4 Allen Wirfs-Brock" w:date="2011-11-04T18:05:00Z">
          <w:r w:rsidRPr="00E77497" w:rsidDel="009E1969">
            <w:delText xml:space="preserve">the </w:delText>
          </w:r>
          <w:r w:rsidRPr="00E77497" w:rsidDel="009E1969">
            <w:rPr>
              <w:i/>
            </w:rPr>
            <w:delText>index</w:delText>
          </w:r>
          <w:r w:rsidRPr="00E77497" w:rsidDel="009E1969">
            <w:delText xml:space="preserve"> parameter</w:delText>
          </w:r>
        </w:del>
        <w:del w:id="18954" w:author="Rev 4 Allen Wirfs-Brock" w:date="2011-11-05T08:54:00Z">
          <w:r w:rsidRPr="00675B74" w:rsidDel="00CB5F32">
            <w:delText>.</w:delText>
          </w:r>
        </w:del>
      </w:ins>
    </w:p>
    <w:p w14:paraId="7F1BA0A0" w14:textId="77777777" w:rsidR="009D6A1A" w:rsidRPr="00E77497" w:rsidDel="0096494E" w:rsidRDefault="009D6A1A">
      <w:pPr>
        <w:pStyle w:val="Alg3"/>
        <w:numPr>
          <w:ilvl w:val="0"/>
          <w:numId w:val="546"/>
        </w:numPr>
        <w:spacing w:after="220"/>
        <w:rPr>
          <w:ins w:id="18955" w:author="Rev 3 Allen Wirfs-Brock" w:date="2011-09-21T16:51:00Z"/>
          <w:del w:id="18956" w:author="Rev 4 Allen Wirfs-Brock" w:date="2011-11-04T14:29:00Z"/>
        </w:rPr>
        <w:pPrChange w:id="18957" w:author="Rev 4 Allen Wirfs-Brock" w:date="2011-11-07T12:16:00Z">
          <w:pPr>
            <w:pStyle w:val="Alg3"/>
            <w:numPr>
              <w:numId w:val="579"/>
            </w:numPr>
            <w:spacing w:after="220"/>
          </w:pPr>
        </w:pPrChange>
      </w:pPr>
      <w:ins w:id="18958" w:author="Rev 3 Allen Wirfs-Brock" w:date="2011-09-21T16:54:00Z">
        <w:del w:id="18959" w:author="Rev 4 Allen Wirfs-Brock" w:date="2011-11-04T14:29:00Z">
          <w:r w:rsidRPr="00E77497" w:rsidDel="0096494E">
            <w:delText xml:space="preserve">If </w:delText>
          </w:r>
          <w:r w:rsidRPr="00E77497" w:rsidDel="0096494E">
            <w:rPr>
              <w:i/>
            </w:rPr>
            <w:delText>Elision</w:delText>
          </w:r>
          <w:r w:rsidRPr="00E77497" w:rsidDel="0096494E">
            <w:delText xml:space="preserve"> is present, then let </w:delText>
          </w:r>
          <w:r w:rsidRPr="00E77497" w:rsidDel="0096494E">
            <w:rPr>
              <w:i/>
            </w:rPr>
            <w:delText>skip</w:delText>
          </w:r>
          <w:r w:rsidRPr="00E77497" w:rsidDel="0096494E">
            <w:delText xml:space="preserve"> be the result of evaluating </w:delText>
          </w:r>
          <w:r w:rsidRPr="00E77497" w:rsidDel="0096494E">
            <w:rPr>
              <w:i/>
            </w:rPr>
            <w:delText>Elision</w:delText>
          </w:r>
          <w:r w:rsidRPr="00E77497" w:rsidDel="0096494E">
            <w:delText xml:space="preserve">, otherwise let </w:delText>
          </w:r>
          <w:r w:rsidRPr="00E77497" w:rsidDel="0096494E">
            <w:rPr>
              <w:i/>
            </w:rPr>
            <w:delText>skip</w:delText>
          </w:r>
          <w:r w:rsidRPr="00E77497" w:rsidDel="0096494E">
            <w:delText xml:space="preserve"> be 0.</w:delText>
          </w:r>
        </w:del>
      </w:ins>
    </w:p>
    <w:p w14:paraId="61EE1707" w14:textId="77777777" w:rsidR="006C4F91" w:rsidRPr="00E77497" w:rsidDel="00835523" w:rsidRDefault="006C4F91" w:rsidP="00D4578E">
      <w:pPr>
        <w:contextualSpacing/>
        <w:rPr>
          <w:ins w:id="18960" w:author="Allen Wirfs-Brock" w:date="2011-07-11T15:16:00Z"/>
          <w:del w:id="18961" w:author="Rev 4 Allen Wirfs-Brock" w:date="2011-10-15T18:15:00Z"/>
        </w:rPr>
      </w:pPr>
      <w:ins w:id="18962" w:author="Allen Wirfs-Brock" w:date="2011-07-11T15:16:00Z">
        <w:del w:id="18963" w:author="Rev 4 Allen Wirfs-Brock" w:date="2011-10-15T18:15:00Z">
          <w:r w:rsidRPr="00E77497" w:rsidDel="00835523">
            <w:delText xml:space="preserve">The </w:delText>
          </w:r>
          <w:r w:rsidRPr="00E77497" w:rsidDel="00835523">
            <w:rPr>
              <w:rFonts w:ascii="Times New Roman" w:eastAsia="Times New Roman" w:hAnsi="Times New Roman"/>
              <w:spacing w:val="6"/>
              <w:lang w:eastAsia="en-US"/>
            </w:rPr>
            <w:delText xml:space="preserve">BoundNames </w:delText>
          </w:r>
          <w:r w:rsidRPr="00E77497" w:rsidDel="00835523">
            <w:delText xml:space="preserve">of the production  </w:delText>
          </w:r>
          <w:r w:rsidRPr="00E77497" w:rsidDel="00835523">
            <w:rPr>
              <w:rStyle w:val="bnf"/>
            </w:rPr>
            <w:delText xml:space="preserve">ArrayBindingPattern </w:delText>
          </w:r>
          <w:r w:rsidRPr="00E77497" w:rsidDel="00835523">
            <w:rPr>
              <w:b/>
            </w:rPr>
            <w:delText>:</w:delText>
          </w:r>
          <w:r w:rsidRPr="00E77497" w:rsidDel="00835523">
            <w:delText xml:space="preserve"> </w:delText>
          </w:r>
          <w:r w:rsidRPr="00E77497" w:rsidDel="00835523">
            <w:rPr>
              <w:rFonts w:ascii="Courier New" w:hAnsi="Courier New" w:cs="Courier New"/>
              <w:b/>
            </w:rPr>
            <w:delText>[</w:delText>
          </w:r>
        </w:del>
      </w:ins>
      <w:ins w:id="18964" w:author="Allen Wirfs-Brock" w:date="2011-07-11T15:19:00Z">
        <w:del w:id="18965" w:author="Rev 4 Allen Wirfs-Brock" w:date="2011-10-15T18:15:00Z">
          <w:r w:rsidR="006F2444" w:rsidRPr="00E77497" w:rsidDel="00835523">
            <w:rPr>
              <w:rFonts w:ascii="Courier New" w:hAnsi="Courier New" w:cs="Courier New"/>
              <w:b/>
            </w:rPr>
            <w:delText xml:space="preserve"> </w:delText>
          </w:r>
        </w:del>
      </w:ins>
      <w:ins w:id="18966" w:author="Allen Wirfs-Brock" w:date="2011-07-11T15:16:00Z">
        <w:del w:id="18967" w:author="Rev 4 Allen Wirfs-Brock" w:date="2011-10-15T18:15:00Z">
          <w:r w:rsidRPr="00E77497" w:rsidDel="00835523">
            <w:rPr>
              <w:rStyle w:val="bnf"/>
            </w:rPr>
            <w:delText>BindingElementList</w:delText>
          </w:r>
          <w:r w:rsidRPr="00E77497" w:rsidDel="00835523">
            <w:rPr>
              <w:rFonts w:cs="Arial"/>
              <w:i/>
              <w:vertAlign w:val="subscript"/>
            </w:rPr>
            <w:delText xml:space="preserve"> </w:delText>
          </w:r>
          <w:r w:rsidRPr="00E77497" w:rsidDel="00835523">
            <w:rPr>
              <w:rStyle w:val="bnf"/>
              <w:rFonts w:ascii="Courier New" w:hAnsi="Courier New" w:cs="Courier New"/>
              <w:b/>
              <w:i w:val="0"/>
            </w:rPr>
            <w:delText xml:space="preserve">, </w:delText>
          </w:r>
          <w:r w:rsidRPr="00E77497" w:rsidDel="00835523">
            <w:rPr>
              <w:rFonts w:ascii="Times New Roman" w:hAnsi="Times New Roman"/>
              <w:i/>
            </w:rPr>
            <w:delText>Elision</w:delText>
          </w:r>
          <w:r w:rsidRPr="00E77497" w:rsidDel="00835523">
            <w:rPr>
              <w:rFonts w:cs="Arial"/>
              <w:vertAlign w:val="subscript"/>
            </w:rPr>
            <w:delText>opt</w:delText>
          </w:r>
          <w:r w:rsidRPr="00E77497" w:rsidDel="00835523">
            <w:rPr>
              <w:rFonts w:ascii="Courier New" w:hAnsi="Courier New" w:cs="Courier New"/>
              <w:b/>
              <w:i/>
            </w:rPr>
            <w:delText xml:space="preserve"> </w:delText>
          </w:r>
          <w:r w:rsidRPr="00E77497" w:rsidDel="00835523">
            <w:rPr>
              <w:rStyle w:val="bnf"/>
            </w:rPr>
            <w:delText xml:space="preserve">BindingRestElement </w:delText>
          </w:r>
          <w:r w:rsidRPr="00E77497" w:rsidDel="00835523">
            <w:rPr>
              <w:rFonts w:cs="Arial"/>
              <w:i/>
              <w:vertAlign w:val="subscript"/>
            </w:rPr>
            <w:delText xml:space="preserve"> </w:delText>
          </w:r>
          <w:r w:rsidRPr="00E77497" w:rsidDel="00835523">
            <w:rPr>
              <w:rFonts w:ascii="Courier New" w:hAnsi="Courier New" w:cs="Courier New"/>
              <w:b/>
            </w:rPr>
            <w:delText>]</w:delText>
          </w:r>
          <w:r w:rsidRPr="00E77497" w:rsidDel="00835523">
            <w:delText xml:space="preserve"> is determined as follows:</w:delText>
          </w:r>
        </w:del>
      </w:ins>
    </w:p>
    <w:p w14:paraId="05F65FF5" w14:textId="77777777" w:rsidR="006F2444" w:rsidRPr="00E77497" w:rsidDel="00835523" w:rsidRDefault="006F2444">
      <w:pPr>
        <w:pStyle w:val="Alg4"/>
        <w:numPr>
          <w:ilvl w:val="0"/>
          <w:numId w:val="435"/>
        </w:numPr>
        <w:spacing w:after="220"/>
        <w:contextualSpacing/>
        <w:rPr>
          <w:ins w:id="18968" w:author="Allen Wirfs-Brock" w:date="2011-07-11T15:19:00Z"/>
          <w:del w:id="18969" w:author="Rev 4 Allen Wirfs-Brock" w:date="2011-10-15T18:15:00Z"/>
        </w:rPr>
        <w:pPrChange w:id="18970" w:author="Rev 4 Allen Wirfs-Brock" w:date="2011-11-07T12:16:00Z">
          <w:pPr>
            <w:pStyle w:val="Alg4"/>
            <w:numPr>
              <w:numId w:val="459"/>
            </w:numPr>
            <w:tabs>
              <w:tab w:val="num" w:pos="360"/>
            </w:tabs>
            <w:spacing w:after="220"/>
            <w:ind w:left="360" w:hanging="360"/>
            <w:contextualSpacing/>
          </w:pPr>
        </w:pPrChange>
      </w:pPr>
      <w:ins w:id="18971" w:author="Allen Wirfs-Brock" w:date="2011-07-11T15:19:00Z">
        <w:del w:id="18972" w:author="Rev 4 Allen Wirfs-Brock" w:date="2011-10-15T18:15:00Z">
          <w:r w:rsidRPr="00E77497" w:rsidDel="00835523">
            <w:delText xml:space="preserve">Let </w:delText>
          </w:r>
          <w:r w:rsidRPr="00E77497" w:rsidDel="00835523">
            <w:rPr>
              <w:i/>
            </w:rPr>
            <w:delText xml:space="preserve">names </w:delText>
          </w:r>
          <w:r w:rsidRPr="00E77497" w:rsidDel="00835523">
            <w:delText xml:space="preserve">be BoundNames of </w:delText>
          </w:r>
        </w:del>
      </w:ins>
      <w:ins w:id="18973" w:author="Allen Wirfs-Brock" w:date="2011-07-11T15:20:00Z">
        <w:del w:id="18974" w:author="Rev 4 Allen Wirfs-Brock" w:date="2011-10-15T18:15:00Z">
          <w:r w:rsidRPr="00E77497" w:rsidDel="00835523">
            <w:rPr>
              <w:rStyle w:val="bnf"/>
            </w:rPr>
            <w:delText>BindingElementList</w:delText>
          </w:r>
        </w:del>
      </w:ins>
      <w:ins w:id="18975" w:author="Allen Wirfs-Brock" w:date="2011-07-11T15:19:00Z">
        <w:del w:id="18976" w:author="Rev 4 Allen Wirfs-Brock" w:date="2011-10-15T18:15:00Z">
          <w:r w:rsidRPr="00E77497" w:rsidDel="00835523">
            <w:delText>.</w:delText>
          </w:r>
        </w:del>
      </w:ins>
    </w:p>
    <w:p w14:paraId="57CBE982" w14:textId="77777777" w:rsidR="006F2444" w:rsidRPr="00E77497" w:rsidDel="00835523" w:rsidRDefault="006F2444">
      <w:pPr>
        <w:pStyle w:val="Alg4"/>
        <w:numPr>
          <w:ilvl w:val="0"/>
          <w:numId w:val="435"/>
        </w:numPr>
        <w:spacing w:after="220"/>
        <w:contextualSpacing/>
        <w:rPr>
          <w:ins w:id="18977" w:author="Allen Wirfs-Brock" w:date="2011-07-11T15:20:00Z"/>
          <w:del w:id="18978" w:author="Rev 4 Allen Wirfs-Brock" w:date="2011-10-15T18:15:00Z"/>
          <w:rStyle w:val="bnf"/>
          <w:rFonts w:eastAsia="MS Mincho"/>
          <w:i w:val="0"/>
          <w:spacing w:val="0"/>
          <w:lang w:eastAsia="ja-JP"/>
        </w:rPr>
        <w:pPrChange w:id="18979" w:author="Rev 4 Allen Wirfs-Brock" w:date="2011-11-07T12:16:00Z">
          <w:pPr>
            <w:pStyle w:val="Alg4"/>
            <w:numPr>
              <w:numId w:val="459"/>
            </w:numPr>
            <w:tabs>
              <w:tab w:val="num" w:pos="360"/>
            </w:tabs>
            <w:spacing w:after="220"/>
            <w:ind w:left="360" w:hanging="360"/>
            <w:contextualSpacing/>
          </w:pPr>
        </w:pPrChange>
      </w:pPr>
      <w:ins w:id="18980" w:author="Allen Wirfs-Brock" w:date="2011-07-11T15:19:00Z">
        <w:del w:id="18981" w:author="Rev 4 Allen Wirfs-Brock" w:date="2011-10-15T18:15:00Z">
          <w:r w:rsidRPr="00E77497" w:rsidDel="00835523">
            <w:delText xml:space="preserve">Append to </w:delText>
          </w:r>
          <w:r w:rsidRPr="00E77497" w:rsidDel="00835523">
            <w:rPr>
              <w:i/>
            </w:rPr>
            <w:delText>names</w:delText>
          </w:r>
          <w:r w:rsidRPr="00E77497" w:rsidDel="00835523">
            <w:delText xml:space="preserve"> the elements of BoundNames of </w:delText>
          </w:r>
        </w:del>
      </w:ins>
      <w:ins w:id="18982" w:author="Allen Wirfs-Brock" w:date="2011-07-11T15:20:00Z">
        <w:del w:id="18983" w:author="Rev 4 Allen Wirfs-Brock" w:date="2011-10-15T18:15:00Z">
          <w:r w:rsidRPr="00E77497" w:rsidDel="00835523">
            <w:rPr>
              <w:rStyle w:val="bnf"/>
            </w:rPr>
            <w:delText>BindingRestElement</w:delText>
          </w:r>
        </w:del>
      </w:ins>
      <w:ins w:id="18984" w:author="Allen Wirfs-Brock" w:date="2011-07-11T15:19:00Z">
        <w:del w:id="18985" w:author="Rev 4 Allen Wirfs-Brock" w:date="2011-10-15T18:15:00Z">
          <w:r w:rsidRPr="00E77497" w:rsidDel="00835523">
            <w:rPr>
              <w:rStyle w:val="bnf"/>
            </w:rPr>
            <w:delText>.</w:delText>
          </w:r>
        </w:del>
      </w:ins>
    </w:p>
    <w:p w14:paraId="44CA0036" w14:textId="77777777" w:rsidR="006C4F91" w:rsidRPr="00E77497" w:rsidDel="00835523" w:rsidRDefault="006C4F91">
      <w:pPr>
        <w:pStyle w:val="Alg4"/>
        <w:numPr>
          <w:ilvl w:val="0"/>
          <w:numId w:val="435"/>
        </w:numPr>
        <w:spacing w:after="220"/>
        <w:contextualSpacing/>
        <w:rPr>
          <w:ins w:id="18986" w:author="Allen Wirfs-Brock" w:date="2011-07-11T15:16:00Z"/>
          <w:del w:id="18987" w:author="Rev 4 Allen Wirfs-Brock" w:date="2011-10-15T18:15:00Z"/>
        </w:rPr>
        <w:pPrChange w:id="18988" w:author="Rev 4 Allen Wirfs-Brock" w:date="2011-11-07T12:16:00Z">
          <w:pPr>
            <w:pStyle w:val="Alg4"/>
            <w:numPr>
              <w:numId w:val="459"/>
            </w:numPr>
            <w:tabs>
              <w:tab w:val="num" w:pos="360"/>
            </w:tabs>
            <w:spacing w:after="220"/>
            <w:ind w:left="360" w:hanging="360"/>
            <w:contextualSpacing/>
          </w:pPr>
        </w:pPrChange>
      </w:pPr>
      <w:ins w:id="18989" w:author="Allen Wirfs-Brock" w:date="2011-07-11T15:16:00Z">
        <w:del w:id="18990" w:author="Rev 4 Allen Wirfs-Brock" w:date="2011-10-15T18:15:00Z">
          <w:r w:rsidRPr="00E77497" w:rsidDel="00835523">
            <w:delText xml:space="preserve">Return </w:delText>
          </w:r>
        </w:del>
      </w:ins>
      <w:ins w:id="18991" w:author="Allen Wirfs-Brock" w:date="2011-07-11T15:21:00Z">
        <w:del w:id="18992" w:author="Rev 4 Allen Wirfs-Brock" w:date="2011-10-15T18:15:00Z">
          <w:r w:rsidR="000B57C8" w:rsidRPr="00E77497" w:rsidDel="00835523">
            <w:rPr>
              <w:rStyle w:val="bnf"/>
            </w:rPr>
            <w:delText>names</w:delText>
          </w:r>
        </w:del>
      </w:ins>
      <w:ins w:id="18993" w:author="Allen Wirfs-Brock" w:date="2011-07-11T15:16:00Z">
        <w:del w:id="18994" w:author="Rev 4 Allen Wirfs-Brock" w:date="2011-10-15T18:15:00Z">
          <w:r w:rsidRPr="00E77497" w:rsidDel="00835523">
            <w:delText>.</w:delText>
          </w:r>
        </w:del>
      </w:ins>
    </w:p>
    <w:p w14:paraId="1476E53F" w14:textId="77777777" w:rsidR="00D20116" w:rsidRPr="00E77497" w:rsidDel="00715A67" w:rsidRDefault="00D20116" w:rsidP="00D4578E">
      <w:pPr>
        <w:ind w:left="360"/>
        <w:rPr>
          <w:ins w:id="18995" w:author="Rev 3 Allen Wirfs-Brock" w:date="2011-09-11T11:23:00Z"/>
          <w:del w:id="18996" w:author="Rev 4 Allen Wirfs-Brock" w:date="2011-11-04T17:59:00Z"/>
        </w:rPr>
      </w:pPr>
      <w:ins w:id="18997" w:author="Rev 3 Allen Wirfs-Brock" w:date="2011-09-11T11:23:00Z">
        <w:del w:id="18998" w:author="Rev 4 Allen Wirfs-Brock" w:date="2011-10-15T18:15:00Z">
          <w:r w:rsidRPr="00E77497" w:rsidDel="00835523">
            <w:delText xml:space="preserve">The production </w:delText>
          </w:r>
        </w:del>
        <w:del w:id="18999" w:author="Rev 4 Allen Wirfs-Brock" w:date="2011-11-05T08:54:00Z">
          <w:r w:rsidRPr="00E77497" w:rsidDel="00CB5F32">
            <w:rPr>
              <w:rStyle w:val="bnf"/>
            </w:rPr>
            <w:delText>ArrayBindingPattern</w:delText>
          </w:r>
          <w:r w:rsidRPr="00E77497" w:rsidDel="00CB5F32">
            <w:delText xml:space="preserve">: </w:delText>
          </w:r>
          <w:r w:rsidRPr="00E77497" w:rsidDel="00CB5F32">
            <w:rPr>
              <w:rFonts w:ascii="Courier New" w:hAnsi="Courier New" w:cs="Courier New"/>
              <w:b/>
            </w:rPr>
            <w:delText>[</w:delText>
          </w:r>
        </w:del>
      </w:ins>
      <w:ins w:id="19000" w:author="Rev 3 Allen Wirfs-Brock" w:date="2011-09-11T11:24:00Z">
        <w:del w:id="19001" w:author="Rev 4 Allen Wirfs-Brock" w:date="2011-11-05T08:54:00Z">
          <w:r w:rsidR="00756E91" w:rsidRPr="00E77497" w:rsidDel="00CB5F32">
            <w:rPr>
              <w:rFonts w:ascii="Courier New" w:hAnsi="Courier New" w:cs="Courier New"/>
              <w:b/>
            </w:rPr>
            <w:delText xml:space="preserve"> </w:delText>
          </w:r>
        </w:del>
      </w:ins>
      <w:ins w:id="19002" w:author="Rev 3 Allen Wirfs-Brock" w:date="2011-09-11T11:23:00Z">
        <w:del w:id="19003" w:author="Rev 4 Allen Wirfs-Brock" w:date="2011-11-05T08:54:00Z">
          <w:r w:rsidR="00756E91" w:rsidRPr="00E77497" w:rsidDel="00CB5F32">
            <w:rPr>
              <w:rStyle w:val="bnf"/>
            </w:rPr>
            <w:delText>BindingElementList</w:delText>
          </w:r>
          <w:r w:rsidR="00756E91" w:rsidRPr="00E77497" w:rsidDel="00CB5F32">
            <w:rPr>
              <w:rFonts w:cs="Arial"/>
              <w:i/>
              <w:vertAlign w:val="subscript"/>
            </w:rPr>
            <w:delText xml:space="preserve"> </w:delText>
          </w:r>
          <w:r w:rsidR="00756E91" w:rsidRPr="00E77497" w:rsidDel="00CB5F32">
            <w:rPr>
              <w:rStyle w:val="bnf"/>
              <w:rFonts w:ascii="Courier New" w:hAnsi="Courier New" w:cs="Courier New"/>
              <w:b/>
              <w:i w:val="0"/>
            </w:rPr>
            <w:delText xml:space="preserve">, </w:delText>
          </w:r>
          <w:r w:rsidRPr="00E77497" w:rsidDel="00CB5F32">
            <w:rPr>
              <w:rStyle w:val="bnf"/>
            </w:rPr>
            <w:delText>Elision</w:delText>
          </w:r>
          <w:r w:rsidRPr="00E77497" w:rsidDel="00CB5F32">
            <w:rPr>
              <w:rFonts w:cs="Arial"/>
              <w:vertAlign w:val="subscript"/>
            </w:rPr>
            <w:delText>opt</w:delText>
          </w:r>
          <w:r w:rsidRPr="00E77497" w:rsidDel="00CB5F32">
            <w:delText xml:space="preserve"> </w:delText>
          </w:r>
          <w:r w:rsidRPr="00675B74" w:rsidDel="00CB5F32">
            <w:rPr>
              <w:rStyle w:val="bnf"/>
            </w:rPr>
            <w:delText xml:space="preserve">BindingRestElement </w:delText>
          </w:r>
          <w:r w:rsidRPr="00675B74" w:rsidDel="00CB5F32">
            <w:rPr>
              <w:rFonts w:cs="Arial"/>
              <w:i/>
              <w:vertAlign w:val="subscript"/>
            </w:rPr>
            <w:delText xml:space="preserve"> </w:delText>
          </w:r>
          <w:r w:rsidRPr="00E77497" w:rsidDel="00CB5F32">
            <w:rPr>
              <w:rFonts w:ascii="Courier New" w:hAnsi="Courier New" w:cs="Courier New"/>
              <w:b/>
            </w:rPr>
            <w:delText xml:space="preserve">] </w:delText>
          </w:r>
        </w:del>
        <w:del w:id="19004" w:author="Rev 4 Allen Wirfs-Brock" w:date="2011-10-15T18:15:00Z">
          <w:r w:rsidRPr="00E77497" w:rsidDel="00835523">
            <w:delText xml:space="preserve">is evaluated </w:delText>
          </w:r>
        </w:del>
        <w:del w:id="19005" w:author="Rev 4 Allen Wirfs-Brock" w:date="2011-11-04T17:59:00Z">
          <w:r w:rsidRPr="00E77497" w:rsidDel="00715A67">
            <w:delText xml:space="preserve">with parameters </w:delText>
          </w:r>
          <w:r w:rsidRPr="00E77497" w:rsidDel="00715A67">
            <w:rPr>
              <w:rFonts w:ascii="Times New Roman" w:eastAsia="Times New Roman" w:hAnsi="Times New Roman"/>
              <w:i/>
              <w:spacing w:val="6"/>
              <w:lang w:eastAsia="en-US"/>
            </w:rPr>
            <w:delText>value</w:delText>
          </w:r>
          <w:r w:rsidRPr="00E77497" w:rsidDel="00715A67">
            <w:delText xml:space="preserve"> and </w:delText>
          </w:r>
          <w:r w:rsidRPr="00E77497" w:rsidDel="00715A67">
            <w:rPr>
              <w:rFonts w:ascii="Times New Roman" w:eastAsia="Times New Roman" w:hAnsi="Times New Roman"/>
              <w:i/>
              <w:spacing w:val="6"/>
              <w:lang w:eastAsia="en-US"/>
            </w:rPr>
            <w:delText>env</w:delText>
          </w:r>
          <w:r w:rsidRPr="00E77497" w:rsidDel="00715A67">
            <w:delText xml:space="preserve"> </w:delText>
          </w:r>
        </w:del>
        <w:del w:id="19006" w:author="Rev 4 Allen Wirfs-Brock" w:date="2011-10-15T18:15:00Z">
          <w:r w:rsidRPr="00E77497" w:rsidDel="00835523">
            <w:delText>as follows:</w:delText>
          </w:r>
        </w:del>
      </w:ins>
    </w:p>
    <w:p w14:paraId="30455C42" w14:textId="77777777" w:rsidR="00FC1A2F" w:rsidRPr="00E77497" w:rsidDel="00CB5F32" w:rsidRDefault="00FC1A2F">
      <w:pPr>
        <w:pStyle w:val="Alg3"/>
        <w:numPr>
          <w:ilvl w:val="0"/>
          <w:numId w:val="555"/>
        </w:numPr>
        <w:contextualSpacing/>
        <w:rPr>
          <w:ins w:id="19007" w:author="Rev 3 Allen Wirfs-Brock" w:date="2011-09-22T15:56:00Z"/>
          <w:del w:id="19008" w:author="Rev 4 Allen Wirfs-Brock" w:date="2011-11-05T08:54:00Z"/>
        </w:rPr>
        <w:pPrChange w:id="19009" w:author="Rev 4 Allen Wirfs-Brock" w:date="2011-11-07T12:16:00Z">
          <w:pPr>
            <w:pStyle w:val="Alg3"/>
            <w:numPr>
              <w:numId w:val="589"/>
            </w:numPr>
            <w:contextualSpacing/>
          </w:pPr>
        </w:pPrChange>
      </w:pPr>
      <w:ins w:id="19010" w:author="Rev 3 Allen Wirfs-Brock" w:date="2011-09-22T15:56:00Z">
        <w:del w:id="19011" w:author="Rev 4 Allen Wirfs-Brock" w:date="2011-11-05T08:54:00Z">
          <w:r w:rsidRPr="00E77497" w:rsidDel="00CB5F32">
            <w:delText xml:space="preserve">If </w:delText>
          </w:r>
          <w:r w:rsidRPr="00E77497" w:rsidDel="00CB5F32">
            <w:rPr>
              <w:i/>
            </w:rPr>
            <w:delText>value</w:delText>
          </w:r>
          <w:r w:rsidRPr="00E77497" w:rsidDel="00CB5F32">
            <w:delText xml:space="preserve"> is neither of </w:delText>
          </w:r>
          <w:r w:rsidRPr="00E77497" w:rsidDel="00CB5F32">
            <w:rPr>
              <w:b/>
            </w:rPr>
            <w:delText>null</w:delText>
          </w:r>
          <w:r w:rsidRPr="00E77497" w:rsidDel="00CB5F32">
            <w:delText xml:space="preserve"> or </w:delText>
          </w:r>
          <w:r w:rsidRPr="00E77497" w:rsidDel="00CB5F32">
            <w:rPr>
              <w:b/>
            </w:rPr>
            <w:delText>undefined</w:delText>
          </w:r>
          <w:r w:rsidRPr="00E77497" w:rsidDel="00CB5F32">
            <w:delText>, then</w:delText>
          </w:r>
        </w:del>
      </w:ins>
    </w:p>
    <w:p w14:paraId="6FF1168E" w14:textId="77777777" w:rsidR="00FC1A2F" w:rsidRPr="00E77497" w:rsidDel="00CB5F32" w:rsidRDefault="00FC1A2F">
      <w:pPr>
        <w:pStyle w:val="Alg3"/>
        <w:numPr>
          <w:ilvl w:val="1"/>
          <w:numId w:val="555"/>
        </w:numPr>
        <w:contextualSpacing/>
        <w:rPr>
          <w:ins w:id="19012" w:author="Rev 3 Allen Wirfs-Brock" w:date="2011-09-22T15:56:00Z"/>
          <w:del w:id="19013" w:author="Rev 4 Allen Wirfs-Brock" w:date="2011-11-05T08:54:00Z"/>
        </w:rPr>
        <w:pPrChange w:id="19014" w:author="Rev 4 Allen Wirfs-Brock" w:date="2011-11-07T12:16:00Z">
          <w:pPr>
            <w:pStyle w:val="Alg3"/>
            <w:numPr>
              <w:ilvl w:val="1"/>
              <w:numId w:val="589"/>
            </w:numPr>
            <w:tabs>
              <w:tab w:val="clear" w:pos="360"/>
              <w:tab w:val="num" w:pos="1080"/>
            </w:tabs>
            <w:ind w:left="1080"/>
            <w:contextualSpacing/>
          </w:pPr>
        </w:pPrChange>
      </w:pPr>
      <w:ins w:id="19015" w:author="Rev 3 Allen Wirfs-Brock" w:date="2011-09-22T15:56:00Z">
        <w:del w:id="19016" w:author="Rev 4 Allen Wirfs-Brock" w:date="2011-11-05T08:54:00Z">
          <w:r w:rsidRPr="00E77497" w:rsidDel="00CB5F32">
            <w:delText xml:space="preserve">Let </w:delText>
          </w:r>
          <w:r w:rsidRPr="00E77497" w:rsidDel="00CB5F32">
            <w:rPr>
              <w:i/>
            </w:rPr>
            <w:delText>obj</w:delText>
          </w:r>
          <w:r w:rsidRPr="00E77497" w:rsidDel="00CB5F32">
            <w:delText xml:space="preserve"> be ToObject(</w:delText>
          </w:r>
          <w:r w:rsidRPr="00E77497" w:rsidDel="00CB5F32">
            <w:rPr>
              <w:i/>
            </w:rPr>
            <w:delText>value</w:delText>
          </w:r>
          <w:r w:rsidRPr="00E77497" w:rsidDel="00CB5F32">
            <w:delText>).</w:delText>
          </w:r>
        </w:del>
      </w:ins>
    </w:p>
    <w:p w14:paraId="0EFB49D6" w14:textId="77777777" w:rsidR="00FC1A2F" w:rsidRPr="00E77497" w:rsidDel="00CB5F32" w:rsidRDefault="00FC1A2F">
      <w:pPr>
        <w:pStyle w:val="Alg4"/>
        <w:numPr>
          <w:ilvl w:val="0"/>
          <w:numId w:val="555"/>
        </w:numPr>
        <w:contextualSpacing/>
        <w:rPr>
          <w:ins w:id="19017" w:author="Rev 3 Allen Wirfs-Brock" w:date="2011-09-22T15:56:00Z"/>
          <w:del w:id="19018" w:author="Rev 4 Allen Wirfs-Brock" w:date="2011-11-05T08:54:00Z"/>
        </w:rPr>
        <w:pPrChange w:id="19019" w:author="Rev 4 Allen Wirfs-Brock" w:date="2011-11-07T12:16:00Z">
          <w:pPr>
            <w:pStyle w:val="Alg4"/>
            <w:numPr>
              <w:numId w:val="589"/>
            </w:numPr>
            <w:tabs>
              <w:tab w:val="num" w:pos="360"/>
            </w:tabs>
            <w:ind w:left="360" w:hanging="360"/>
            <w:contextualSpacing/>
          </w:pPr>
        </w:pPrChange>
      </w:pPr>
      <w:ins w:id="19020" w:author="Rev 3 Allen Wirfs-Brock" w:date="2011-09-22T15:56:00Z">
        <w:del w:id="19021" w:author="Rev 4 Allen Wirfs-Brock" w:date="2011-11-05T08:54:00Z">
          <w:r w:rsidRPr="00E77497" w:rsidDel="00CB5F32">
            <w:delText xml:space="preserve">Else, let </w:delText>
          </w:r>
          <w:r w:rsidRPr="00E77497" w:rsidDel="00CB5F32">
            <w:rPr>
              <w:i/>
            </w:rPr>
            <w:delText>obj</w:delText>
          </w:r>
          <w:r w:rsidRPr="00E77497" w:rsidDel="00CB5F32">
            <w:delText xml:space="preserve"> be </w:delText>
          </w:r>
          <w:r w:rsidRPr="00E77497" w:rsidDel="00CB5F32">
            <w:rPr>
              <w:b/>
            </w:rPr>
            <w:delText>undefined</w:delText>
          </w:r>
          <w:r w:rsidRPr="00E77497" w:rsidDel="00CB5F32">
            <w:delText>.</w:delText>
          </w:r>
        </w:del>
      </w:ins>
    </w:p>
    <w:p w14:paraId="594C6125" w14:textId="77777777" w:rsidR="00756E91" w:rsidRPr="00675B74" w:rsidDel="00CB5F32" w:rsidRDefault="00756E91">
      <w:pPr>
        <w:pStyle w:val="Alg3"/>
        <w:numPr>
          <w:ilvl w:val="0"/>
          <w:numId w:val="555"/>
        </w:numPr>
        <w:rPr>
          <w:ins w:id="19022" w:author="Rev 3 Allen Wirfs-Brock" w:date="2011-09-11T11:24:00Z"/>
          <w:del w:id="19023" w:author="Rev 4 Allen Wirfs-Brock" w:date="2011-11-05T08:54:00Z"/>
        </w:rPr>
        <w:pPrChange w:id="19024" w:author="Rev 4 Allen Wirfs-Brock" w:date="2011-11-07T12:16:00Z">
          <w:pPr>
            <w:pStyle w:val="Alg3"/>
            <w:numPr>
              <w:numId w:val="589"/>
            </w:numPr>
          </w:pPr>
        </w:pPrChange>
      </w:pPr>
      <w:ins w:id="19025" w:author="Rev 3 Allen Wirfs-Brock" w:date="2011-09-11T11:24:00Z">
        <w:del w:id="19026" w:author="Rev 4 Allen Wirfs-Brock" w:date="2011-11-05T08:54:00Z">
          <w:r w:rsidRPr="00E77497" w:rsidDel="00CB5F32">
            <w:delText xml:space="preserve">Let </w:delText>
          </w:r>
          <w:r w:rsidRPr="00E77497" w:rsidDel="00CB5F32">
            <w:rPr>
              <w:i/>
            </w:rPr>
            <w:delText>index</w:delText>
          </w:r>
          <w:r w:rsidRPr="00E77497" w:rsidDel="00CB5F32">
            <w:delText xml:space="preserve"> be the result of </w:delText>
          </w:r>
        </w:del>
        <w:del w:id="19027" w:author="Rev 4 Allen Wirfs-Brock" w:date="2011-11-04T18:06:00Z">
          <w:r w:rsidRPr="00675B74" w:rsidDel="009E1969">
            <w:delText xml:space="preserve">evaluating </w:delText>
          </w:r>
        </w:del>
      </w:ins>
      <w:ins w:id="19028" w:author="Rev 3 Allen Wirfs-Brock" w:date="2011-09-11T11:25:00Z">
        <w:del w:id="19029" w:author="Rev 4 Allen Wirfs-Brock" w:date="2011-11-05T08:54:00Z">
          <w:r w:rsidRPr="00675B74" w:rsidDel="00CB5F32">
            <w:rPr>
              <w:rStyle w:val="bnf"/>
            </w:rPr>
            <w:delText>BindingElementList</w:delText>
          </w:r>
          <w:r w:rsidRPr="00675B74" w:rsidDel="00CB5F32">
            <w:rPr>
              <w:rFonts w:cs="Arial"/>
              <w:i/>
              <w:vertAlign w:val="subscript"/>
            </w:rPr>
            <w:delText xml:space="preserve"> </w:delText>
          </w:r>
        </w:del>
      </w:ins>
      <w:ins w:id="19030" w:author="Rev 3 Allen Wirfs-Brock" w:date="2011-09-11T11:24:00Z">
        <w:del w:id="19031" w:author="Rev 4 Allen Wirfs-Brock" w:date="2011-11-05T08:54:00Z">
          <w:r w:rsidRPr="00E77497" w:rsidDel="00CB5F32">
            <w:delText xml:space="preserve">using </w:delText>
          </w:r>
        </w:del>
      </w:ins>
      <w:ins w:id="19032" w:author="Rev 3 Allen Wirfs-Brock" w:date="2011-09-11T12:01:00Z">
        <w:del w:id="19033" w:author="Rev 4 Allen Wirfs-Brock" w:date="2011-11-05T08:54:00Z">
          <w:r w:rsidR="00417C71" w:rsidRPr="00E77497" w:rsidDel="00CB5F32">
            <w:rPr>
              <w:i/>
            </w:rPr>
            <w:delText>obj</w:delText>
          </w:r>
        </w:del>
        <w:del w:id="19034" w:author="Rev 4 Allen Wirfs-Brock" w:date="2011-11-04T18:06:00Z">
          <w:r w:rsidR="00417C71" w:rsidRPr="00E77497" w:rsidDel="009E1969">
            <w:delText xml:space="preserve"> </w:delText>
          </w:r>
        </w:del>
      </w:ins>
      <w:ins w:id="19035" w:author="Rev 3 Allen Wirfs-Brock" w:date="2011-09-11T11:24:00Z">
        <w:del w:id="19036" w:author="Rev 4 Allen Wirfs-Brock" w:date="2011-11-04T18:06:00Z">
          <w:r w:rsidRPr="00E77497" w:rsidDel="009E1969">
            <w:delText xml:space="preserve">as the </w:delText>
          </w:r>
          <w:r w:rsidRPr="00E77497" w:rsidDel="009E1969">
            <w:rPr>
              <w:i/>
            </w:rPr>
            <w:delText>obj</w:delText>
          </w:r>
          <w:r w:rsidRPr="00E77497" w:rsidDel="009E1969">
            <w:delText xml:space="preserve"> parameter</w:delText>
          </w:r>
        </w:del>
      </w:ins>
      <w:ins w:id="19037" w:author="Rev 3 Allen Wirfs-Brock" w:date="2011-09-11T11:26:00Z">
        <w:del w:id="19038" w:author="Rev 4 Allen Wirfs-Brock" w:date="2011-11-05T08:54:00Z">
          <w:r w:rsidRPr="00E77497" w:rsidDel="00CB5F32">
            <w:delText>,</w:delText>
          </w:r>
          <w:r w:rsidRPr="00E77497" w:rsidDel="00CB5F32">
            <w:rPr>
              <w:i/>
            </w:rPr>
            <w:delText xml:space="preserve"> env</w:delText>
          </w:r>
          <w:r w:rsidRPr="00E77497" w:rsidDel="00CB5F32">
            <w:delText xml:space="preserve"> </w:delText>
          </w:r>
        </w:del>
        <w:del w:id="19039" w:author="Rev 4 Allen Wirfs-Brock" w:date="2011-11-04T18:18:00Z">
          <w:r w:rsidRPr="00E77497" w:rsidDel="00D20B80">
            <w:delText xml:space="preserve">as the </w:delText>
          </w:r>
        </w:del>
        <w:del w:id="19040" w:author="Rev 4 Allen Wirfs-Brock" w:date="2011-11-05T08:54:00Z">
          <w:r w:rsidRPr="00E77497" w:rsidDel="00CB5F32">
            <w:rPr>
              <w:i/>
            </w:rPr>
            <w:delText>environment</w:delText>
          </w:r>
          <w:r w:rsidRPr="00E77497" w:rsidDel="00CB5F32">
            <w:delText>,</w:delText>
          </w:r>
        </w:del>
      </w:ins>
      <w:ins w:id="19041" w:author="Rev 3 Allen Wirfs-Brock" w:date="2011-09-11T11:24:00Z">
        <w:del w:id="19042" w:author="Rev 4 Allen Wirfs-Brock" w:date="2011-11-05T08:54:00Z">
          <w:r w:rsidRPr="00E77497" w:rsidDel="00CB5F32">
            <w:delText xml:space="preserve"> and 0 as </w:delText>
          </w:r>
        </w:del>
        <w:del w:id="19043" w:author="Rev 4 Allen Wirfs-Brock" w:date="2011-11-04T18:07:00Z">
          <w:r w:rsidRPr="00E77497" w:rsidDel="009E1969">
            <w:delText xml:space="preserve">the </w:delText>
          </w:r>
          <w:r w:rsidRPr="00E77497" w:rsidDel="009E1969">
            <w:rPr>
              <w:i/>
            </w:rPr>
            <w:delText>index</w:delText>
          </w:r>
          <w:r w:rsidRPr="00E77497" w:rsidDel="009E1969">
            <w:delText xml:space="preserve"> parameter</w:delText>
          </w:r>
        </w:del>
        <w:del w:id="19044" w:author="Rev 4 Allen Wirfs-Brock" w:date="2011-11-05T08:54:00Z">
          <w:r w:rsidRPr="00675B74" w:rsidDel="00CB5F32">
            <w:delText>.</w:delText>
          </w:r>
        </w:del>
      </w:ins>
    </w:p>
    <w:p w14:paraId="6237B071" w14:textId="77777777" w:rsidR="00D20116" w:rsidRPr="00E77497" w:rsidDel="00CB5F32" w:rsidRDefault="00D20116">
      <w:pPr>
        <w:pStyle w:val="Alg3"/>
        <w:numPr>
          <w:ilvl w:val="0"/>
          <w:numId w:val="555"/>
        </w:numPr>
        <w:rPr>
          <w:ins w:id="19045" w:author="Rev 3 Allen Wirfs-Brock" w:date="2011-09-11T11:23:00Z"/>
          <w:del w:id="19046" w:author="Rev 4 Allen Wirfs-Brock" w:date="2011-11-05T08:54:00Z"/>
        </w:rPr>
        <w:pPrChange w:id="19047" w:author="Rev 4 Allen Wirfs-Brock" w:date="2011-11-07T12:16:00Z">
          <w:pPr>
            <w:pStyle w:val="Alg3"/>
            <w:numPr>
              <w:numId w:val="589"/>
            </w:numPr>
          </w:pPr>
        </w:pPrChange>
      </w:pPr>
      <w:ins w:id="19048" w:author="Rev 3 Allen Wirfs-Brock" w:date="2011-09-11T11:23:00Z">
        <w:del w:id="19049" w:author="Rev 4 Allen Wirfs-Brock" w:date="2011-11-05T08:54:00Z">
          <w:r w:rsidRPr="00E77497" w:rsidDel="00CB5F32">
            <w:delText xml:space="preserve">If </w:delText>
          </w:r>
          <w:r w:rsidRPr="00E77497" w:rsidDel="00CB5F32">
            <w:rPr>
              <w:i/>
            </w:rPr>
            <w:delText>Elision</w:delText>
          </w:r>
          <w:r w:rsidRPr="00E77497" w:rsidDel="00CB5F32">
            <w:delText xml:space="preserve"> is present, then let </w:delText>
          </w:r>
          <w:r w:rsidRPr="00E77497" w:rsidDel="00CB5F32">
            <w:rPr>
              <w:i/>
            </w:rPr>
            <w:delText>skip</w:delText>
          </w:r>
          <w:r w:rsidRPr="00E77497" w:rsidDel="00CB5F32">
            <w:delText xml:space="preserve"> be the result of evaluating </w:delText>
          </w:r>
          <w:r w:rsidRPr="00E77497" w:rsidDel="00CB5F32">
            <w:rPr>
              <w:i/>
            </w:rPr>
            <w:delText>Elision</w:delText>
          </w:r>
          <w:r w:rsidRPr="00E77497" w:rsidDel="00CB5F32">
            <w:delText xml:space="preserve">, otherwise let </w:delText>
          </w:r>
          <w:r w:rsidRPr="00E77497" w:rsidDel="00CB5F32">
            <w:rPr>
              <w:i/>
            </w:rPr>
            <w:delText>skip</w:delText>
          </w:r>
          <w:r w:rsidRPr="00E77497" w:rsidDel="00CB5F32">
            <w:delText xml:space="preserve"> be 0.</w:delText>
          </w:r>
        </w:del>
      </w:ins>
    </w:p>
    <w:p w14:paraId="0D78BD64" w14:textId="77777777" w:rsidR="00D20116" w:rsidRPr="00675B74" w:rsidDel="00CB5F32" w:rsidRDefault="00D20116">
      <w:pPr>
        <w:pStyle w:val="Alg3"/>
        <w:numPr>
          <w:ilvl w:val="0"/>
          <w:numId w:val="555"/>
        </w:numPr>
        <w:spacing w:after="220"/>
        <w:rPr>
          <w:ins w:id="19050" w:author="Rev 3 Allen Wirfs-Brock" w:date="2011-09-11T11:23:00Z"/>
          <w:del w:id="19051" w:author="Rev 4 Allen Wirfs-Brock" w:date="2011-11-05T08:54:00Z"/>
        </w:rPr>
        <w:pPrChange w:id="19052" w:author="Rev 4 Allen Wirfs-Brock" w:date="2011-11-07T12:16:00Z">
          <w:pPr>
            <w:pStyle w:val="Alg3"/>
            <w:numPr>
              <w:numId w:val="589"/>
            </w:numPr>
            <w:spacing w:after="220"/>
          </w:pPr>
        </w:pPrChange>
      </w:pPr>
      <w:ins w:id="19053" w:author="Rev 3 Allen Wirfs-Brock" w:date="2011-09-11T11:23:00Z">
        <w:del w:id="19054" w:author="Rev 4 Allen Wirfs-Brock" w:date="2011-11-04T18:05:00Z">
          <w:r w:rsidRPr="00675B74" w:rsidDel="009E1969">
            <w:delText xml:space="preserve">Evaluate </w:delText>
          </w:r>
        </w:del>
        <w:del w:id="19055" w:author="Rev 4 Allen Wirfs-Brock" w:date="2011-11-05T08:54:00Z">
          <w:r w:rsidRPr="00675B74" w:rsidDel="00CB5F32">
            <w:rPr>
              <w:rStyle w:val="bnf"/>
            </w:rPr>
            <w:delText xml:space="preserve">BindingRestElement </w:delText>
          </w:r>
          <w:r w:rsidRPr="00675B74" w:rsidDel="00CB5F32">
            <w:rPr>
              <w:rFonts w:cs="Arial"/>
              <w:i/>
              <w:vertAlign w:val="subscript"/>
            </w:rPr>
            <w:delText xml:space="preserve"> </w:delText>
          </w:r>
          <w:r w:rsidRPr="00E77497" w:rsidDel="00CB5F32">
            <w:delText xml:space="preserve">using </w:delText>
          </w:r>
        </w:del>
      </w:ins>
      <w:ins w:id="19056" w:author="Rev 3 Allen Wirfs-Brock" w:date="2011-09-11T12:01:00Z">
        <w:del w:id="19057" w:author="Rev 4 Allen Wirfs-Brock" w:date="2011-11-05T08:54:00Z">
          <w:r w:rsidR="00417C71" w:rsidRPr="00E77497" w:rsidDel="00CB5F32">
            <w:rPr>
              <w:i/>
            </w:rPr>
            <w:delText>obj</w:delText>
          </w:r>
        </w:del>
        <w:del w:id="19058" w:author="Rev 4 Allen Wirfs-Brock" w:date="2011-11-04T18:07:00Z">
          <w:r w:rsidR="00417C71" w:rsidRPr="00E77497" w:rsidDel="009E1969">
            <w:delText xml:space="preserve"> </w:delText>
          </w:r>
        </w:del>
      </w:ins>
      <w:ins w:id="19059" w:author="Rev 3 Allen Wirfs-Brock" w:date="2011-09-11T11:23:00Z">
        <w:del w:id="19060" w:author="Rev 4 Allen Wirfs-Brock" w:date="2011-11-04T18:07:00Z">
          <w:r w:rsidRPr="00E77497" w:rsidDel="009E1969">
            <w:delText xml:space="preserve">as the </w:delText>
          </w:r>
          <w:r w:rsidRPr="00E77497" w:rsidDel="009E1969">
            <w:rPr>
              <w:i/>
            </w:rPr>
            <w:delText>obj</w:delText>
          </w:r>
          <w:r w:rsidRPr="00E77497" w:rsidDel="009E1969">
            <w:delText xml:space="preserve"> parameter</w:delText>
          </w:r>
        </w:del>
        <w:del w:id="19061" w:author="Rev 4 Allen Wirfs-Brock" w:date="2011-11-05T08:54:00Z">
          <w:r w:rsidRPr="00E77497" w:rsidDel="00CB5F32">
            <w:delText>,</w:delText>
          </w:r>
          <w:r w:rsidRPr="00E77497" w:rsidDel="00CB5F32">
            <w:rPr>
              <w:i/>
            </w:rPr>
            <w:delText xml:space="preserve"> </w:delText>
          </w:r>
        </w:del>
        <w:del w:id="19062" w:author="Rev 4 Allen Wirfs-Brock" w:date="2011-11-04T18:08:00Z">
          <w:r w:rsidRPr="00E77497" w:rsidDel="009E1969">
            <w:rPr>
              <w:i/>
            </w:rPr>
            <w:delText>env</w:delText>
          </w:r>
        </w:del>
        <w:del w:id="19063" w:author="Rev 4 Allen Wirfs-Brock" w:date="2011-11-04T18:07:00Z">
          <w:r w:rsidRPr="00675B74" w:rsidDel="009E1969">
            <w:delText xml:space="preserve"> as the </w:delText>
          </w:r>
          <w:r w:rsidRPr="00675B74" w:rsidDel="009E1969">
            <w:rPr>
              <w:i/>
            </w:rPr>
            <w:delText>environment</w:delText>
          </w:r>
        </w:del>
        <w:del w:id="19064" w:author="Rev 4 Allen Wirfs-Brock" w:date="2011-11-05T08:54:00Z">
          <w:r w:rsidRPr="00675B74" w:rsidDel="00CB5F32">
            <w:delText xml:space="preserve">,  and </w:delText>
          </w:r>
        </w:del>
      </w:ins>
      <w:ins w:id="19065" w:author="Rev 3 Allen Wirfs-Brock" w:date="2011-09-11T11:26:00Z">
        <w:del w:id="19066" w:author="Rev 4 Allen Wirfs-Brock" w:date="2011-11-05T08:54:00Z">
          <w:r w:rsidR="00756E91" w:rsidRPr="00E77497" w:rsidDel="00CB5F32">
            <w:rPr>
              <w:i/>
            </w:rPr>
            <w:delText>index</w:delText>
          </w:r>
        </w:del>
      </w:ins>
      <w:ins w:id="19067" w:author="Rev 3 Allen Wirfs-Brock" w:date="2011-09-11T11:27:00Z">
        <w:del w:id="19068" w:author="Rev 4 Allen Wirfs-Brock" w:date="2011-11-05T08:54:00Z">
          <w:r w:rsidR="00756E91" w:rsidRPr="00E77497" w:rsidDel="00CB5F32">
            <w:delText>+</w:delText>
          </w:r>
        </w:del>
      </w:ins>
      <w:ins w:id="19069" w:author="Rev 3 Allen Wirfs-Brock" w:date="2011-09-11T11:23:00Z">
        <w:del w:id="19070" w:author="Rev 4 Allen Wirfs-Brock" w:date="2011-11-05T08:54:00Z">
          <w:r w:rsidRPr="00E77497" w:rsidDel="00CB5F32">
            <w:rPr>
              <w:i/>
            </w:rPr>
            <w:delText>skip</w:delText>
          </w:r>
          <w:r w:rsidRPr="00E77497" w:rsidDel="00CB5F32">
            <w:delText xml:space="preserve"> as </w:delText>
          </w:r>
        </w:del>
        <w:del w:id="19071" w:author="Rev 4 Allen Wirfs-Brock" w:date="2011-11-04T18:07:00Z">
          <w:r w:rsidRPr="00E77497" w:rsidDel="009E1969">
            <w:delText xml:space="preserve">the </w:delText>
          </w:r>
          <w:r w:rsidRPr="00E77497" w:rsidDel="009E1969">
            <w:rPr>
              <w:i/>
            </w:rPr>
            <w:delText>index</w:delText>
          </w:r>
          <w:r w:rsidRPr="00E77497" w:rsidDel="009E1969">
            <w:delText xml:space="preserve"> parameter</w:delText>
          </w:r>
        </w:del>
        <w:del w:id="19072" w:author="Rev 4 Allen Wirfs-Brock" w:date="2011-11-05T08:54:00Z">
          <w:r w:rsidRPr="00675B74" w:rsidDel="00CB5F32">
            <w:delText>.</w:delText>
          </w:r>
        </w:del>
      </w:ins>
    </w:p>
    <w:p w14:paraId="6C064CBD" w14:textId="77777777" w:rsidR="000B57C8" w:rsidRPr="00E77497" w:rsidDel="00830027" w:rsidRDefault="000B57C8" w:rsidP="00D4578E">
      <w:pPr>
        <w:contextualSpacing/>
        <w:rPr>
          <w:ins w:id="19073" w:author="Allen Wirfs-Brock" w:date="2011-07-11T15:21:00Z"/>
          <w:del w:id="19074" w:author="Rev 4 Allen Wirfs-Brock" w:date="2011-10-15T18:16:00Z"/>
        </w:rPr>
      </w:pPr>
      <w:ins w:id="19075" w:author="Allen Wirfs-Brock" w:date="2011-07-11T15:21:00Z">
        <w:del w:id="19076" w:author="Rev 4 Allen Wirfs-Brock" w:date="2011-10-15T18:16:00Z">
          <w:r w:rsidRPr="00E77497" w:rsidDel="00830027">
            <w:delText xml:space="preserve">The </w:delText>
          </w:r>
          <w:r w:rsidRPr="00E77497" w:rsidDel="00830027">
            <w:rPr>
              <w:rFonts w:ascii="Times New Roman" w:eastAsia="Times New Roman" w:hAnsi="Times New Roman"/>
              <w:spacing w:val="6"/>
              <w:lang w:eastAsia="en-US"/>
            </w:rPr>
            <w:delText xml:space="preserve">BoundNames </w:delText>
          </w:r>
          <w:r w:rsidRPr="00E77497" w:rsidDel="00830027">
            <w:delText xml:space="preserve">of the production  </w:delText>
          </w:r>
        </w:del>
      </w:ins>
      <w:ins w:id="19077" w:author="Allen Wirfs-Brock" w:date="2011-07-11T15:22:00Z">
        <w:del w:id="19078" w:author="Rev 4 Allen Wirfs-Brock" w:date="2011-10-15T18:16:00Z">
          <w:r w:rsidRPr="00E77497" w:rsidDel="00830027">
            <w:rPr>
              <w:rStyle w:val="bnf"/>
            </w:rPr>
            <w:delText xml:space="preserve">BindingPropertyList </w:delText>
          </w:r>
        </w:del>
      </w:ins>
      <w:ins w:id="19079" w:author="Allen Wirfs-Brock" w:date="2011-07-11T15:21:00Z">
        <w:del w:id="19080" w:author="Rev 4 Allen Wirfs-Brock" w:date="2011-10-15T18:16:00Z">
          <w:r w:rsidRPr="00E77497" w:rsidDel="00830027">
            <w:rPr>
              <w:b/>
            </w:rPr>
            <w:delText>:</w:delText>
          </w:r>
          <w:r w:rsidRPr="00E77497" w:rsidDel="00830027">
            <w:delText xml:space="preserve"> </w:delText>
          </w:r>
        </w:del>
      </w:ins>
      <w:ins w:id="19081" w:author="Allen Wirfs-Brock" w:date="2011-07-11T15:22:00Z">
        <w:del w:id="19082" w:author="Rev 4 Allen Wirfs-Brock" w:date="2011-10-15T18:16:00Z">
          <w:r w:rsidRPr="00E77497" w:rsidDel="00830027">
            <w:rPr>
              <w:rStyle w:val="bnf"/>
            </w:rPr>
            <w:delText>BindingProperty</w:delText>
          </w:r>
          <w:r w:rsidRPr="00E77497" w:rsidDel="00830027">
            <w:rPr>
              <w:rStyle w:val="bnf"/>
              <w:rFonts w:ascii="Courier New" w:hAnsi="Courier New" w:cs="Courier New"/>
              <w:b/>
              <w:i w:val="0"/>
            </w:rPr>
            <w:delText xml:space="preserve"> </w:delText>
          </w:r>
        </w:del>
      </w:ins>
      <w:ins w:id="19083" w:author="Allen Wirfs-Brock" w:date="2011-07-11T15:21:00Z">
        <w:del w:id="19084" w:author="Rev 4 Allen Wirfs-Brock" w:date="2011-10-15T18:16:00Z">
          <w:r w:rsidRPr="00E77497" w:rsidDel="00830027">
            <w:delText>is determined as follows:</w:delText>
          </w:r>
        </w:del>
      </w:ins>
    </w:p>
    <w:p w14:paraId="48BADD54" w14:textId="77777777" w:rsidR="000B57C8" w:rsidRPr="00E77497" w:rsidDel="00830027" w:rsidRDefault="000B57C8">
      <w:pPr>
        <w:pStyle w:val="Alg4"/>
        <w:numPr>
          <w:ilvl w:val="0"/>
          <w:numId w:val="436"/>
        </w:numPr>
        <w:spacing w:after="220"/>
        <w:contextualSpacing/>
        <w:rPr>
          <w:ins w:id="19085" w:author="Allen Wirfs-Brock" w:date="2011-07-11T15:21:00Z"/>
          <w:del w:id="19086" w:author="Rev 4 Allen Wirfs-Brock" w:date="2011-10-15T18:16:00Z"/>
        </w:rPr>
        <w:pPrChange w:id="19087" w:author="Rev 4 Allen Wirfs-Brock" w:date="2011-11-07T12:16:00Z">
          <w:pPr>
            <w:pStyle w:val="Alg4"/>
            <w:numPr>
              <w:numId w:val="460"/>
            </w:numPr>
            <w:tabs>
              <w:tab w:val="num" w:pos="360"/>
            </w:tabs>
            <w:spacing w:after="220"/>
            <w:ind w:left="360" w:hanging="360"/>
            <w:contextualSpacing/>
          </w:pPr>
        </w:pPrChange>
      </w:pPr>
      <w:ins w:id="19088" w:author="Allen Wirfs-Brock" w:date="2011-07-11T15:21:00Z">
        <w:del w:id="19089" w:author="Rev 4 Allen Wirfs-Brock" w:date="2011-10-15T18:16:00Z">
          <w:r w:rsidRPr="00E77497" w:rsidDel="00830027">
            <w:delText xml:space="preserve">Return BoundNames of </w:delText>
          </w:r>
        </w:del>
      </w:ins>
      <w:ins w:id="19090" w:author="Allen Wirfs-Brock" w:date="2011-07-11T15:22:00Z">
        <w:del w:id="19091" w:author="Rev 4 Allen Wirfs-Brock" w:date="2011-10-15T18:16:00Z">
          <w:r w:rsidRPr="00E77497" w:rsidDel="00830027">
            <w:rPr>
              <w:rStyle w:val="bnf"/>
            </w:rPr>
            <w:delText>BindingProperty</w:delText>
          </w:r>
        </w:del>
      </w:ins>
      <w:ins w:id="19092" w:author="Allen Wirfs-Brock" w:date="2011-07-11T15:21:00Z">
        <w:del w:id="19093" w:author="Rev 4 Allen Wirfs-Brock" w:date="2011-10-15T18:16:00Z">
          <w:r w:rsidRPr="00E77497" w:rsidDel="00830027">
            <w:delText>.</w:delText>
          </w:r>
        </w:del>
      </w:ins>
    </w:p>
    <w:p w14:paraId="43C9C44B" w14:textId="77777777" w:rsidR="00CE7764" w:rsidRPr="00E77497" w:rsidDel="00F07F43" w:rsidRDefault="00154090" w:rsidP="00D4578E">
      <w:pPr>
        <w:contextualSpacing/>
        <w:rPr>
          <w:ins w:id="19094" w:author="Rev 4 Allen Wirfs-Brock" w:date="2011-10-15T18:17:00Z"/>
          <w:del w:id="19095" w:author="Rev 8 Allen Wirfs-Brock" w:date="2012-06-01T08:56:00Z"/>
        </w:rPr>
      </w:pPr>
      <w:ins w:id="19096" w:author="Rev 3 Allen Wirfs-Brock" w:date="2011-09-11T12:05:00Z">
        <w:del w:id="19097" w:author="Rev 8 Allen Wirfs-Brock" w:date="2012-06-01T08:56:00Z">
          <w:r w:rsidRPr="00E77497" w:rsidDel="00F07F43">
            <w:delText xml:space="preserve">The production </w:delText>
          </w:r>
          <w:r w:rsidRPr="00E77497" w:rsidDel="00F07F43">
            <w:rPr>
              <w:rStyle w:val="bnf"/>
            </w:rPr>
            <w:delText xml:space="preserve">BindingPropertyList </w:delText>
          </w:r>
          <w:r w:rsidRPr="00E77497" w:rsidDel="00F07F43">
            <w:rPr>
              <w:b/>
            </w:rPr>
            <w:delText>:</w:delText>
          </w:r>
          <w:r w:rsidRPr="00E77497" w:rsidDel="00F07F43">
            <w:delText xml:space="preserve"> </w:delText>
          </w:r>
          <w:r w:rsidRPr="00E77497" w:rsidDel="00F07F43">
            <w:rPr>
              <w:rStyle w:val="bnf"/>
            </w:rPr>
            <w:delText>BindingProperty</w:delText>
          </w:r>
          <w:r w:rsidRPr="00E77497" w:rsidDel="00F07F43">
            <w:rPr>
              <w:rStyle w:val="bnf"/>
              <w:rFonts w:ascii="Courier New" w:hAnsi="Courier New" w:cs="Courier New"/>
              <w:b/>
              <w:i w:val="0"/>
            </w:rPr>
            <w:delText xml:space="preserve"> </w:delText>
          </w:r>
          <w:r w:rsidRPr="00E77497" w:rsidDel="00F07F43">
            <w:delText xml:space="preserve">is evaluated  </w:delText>
          </w:r>
        </w:del>
      </w:ins>
    </w:p>
    <w:p w14:paraId="2E7C56DA" w14:textId="77777777" w:rsidR="00154090" w:rsidRPr="00E77497" w:rsidDel="00F07F43" w:rsidRDefault="00154090" w:rsidP="00D4578E">
      <w:pPr>
        <w:ind w:left="360"/>
        <w:rPr>
          <w:ins w:id="19098" w:author="Rev 3 Allen Wirfs-Brock" w:date="2011-09-11T12:05:00Z"/>
          <w:del w:id="19099" w:author="Rev 8 Allen Wirfs-Brock" w:date="2012-06-01T08:56:00Z"/>
        </w:rPr>
      </w:pPr>
      <w:ins w:id="19100" w:author="Rev 3 Allen Wirfs-Brock" w:date="2011-09-11T12:05:00Z">
        <w:del w:id="19101" w:author="Rev 8 Allen Wirfs-Brock" w:date="2012-06-01T08:56:00Z">
          <w:r w:rsidRPr="00E77497" w:rsidDel="00F07F43">
            <w:delText xml:space="preserve">with parameters </w:delText>
          </w:r>
          <w:r w:rsidRPr="00E77497" w:rsidDel="00F07F43">
            <w:rPr>
              <w:rFonts w:ascii="Times New Roman" w:eastAsia="Times New Roman" w:hAnsi="Times New Roman"/>
              <w:i/>
              <w:spacing w:val="6"/>
              <w:lang w:eastAsia="en-US"/>
            </w:rPr>
            <w:delText>obj</w:delText>
          </w:r>
          <w:r w:rsidRPr="00E77497" w:rsidDel="00F07F43">
            <w:delText xml:space="preserve"> and </w:delText>
          </w:r>
          <w:r w:rsidRPr="00E77497" w:rsidDel="00F07F43">
            <w:rPr>
              <w:rFonts w:ascii="Times New Roman" w:eastAsia="Times New Roman" w:hAnsi="Times New Roman"/>
              <w:i/>
              <w:spacing w:val="6"/>
              <w:lang w:eastAsia="en-US"/>
            </w:rPr>
            <w:delText>env</w:delText>
          </w:r>
          <w:r w:rsidRPr="00E77497" w:rsidDel="00F07F43">
            <w:delText xml:space="preserve"> as follows:</w:delText>
          </w:r>
        </w:del>
      </w:ins>
    </w:p>
    <w:p w14:paraId="731CA85B" w14:textId="77777777" w:rsidR="00154090" w:rsidRPr="00675B74" w:rsidDel="00F07F43" w:rsidRDefault="00481DAC" w:rsidP="00C47E72">
      <w:pPr>
        <w:pStyle w:val="Alg4"/>
        <w:numPr>
          <w:ilvl w:val="0"/>
          <w:numId w:val="547"/>
        </w:numPr>
        <w:spacing w:after="220"/>
        <w:contextualSpacing/>
        <w:rPr>
          <w:ins w:id="19102" w:author="Rev 3 Allen Wirfs-Brock" w:date="2011-09-11T12:05:00Z"/>
          <w:del w:id="19103" w:author="Rev 8 Allen Wirfs-Brock" w:date="2012-06-01T08:56:00Z"/>
        </w:rPr>
      </w:pPr>
      <w:ins w:id="19104" w:author="Rev 6 Allen Wirfs-Brock" w:date="2012-02-18T11:00:00Z">
        <w:del w:id="19105" w:author="Rev 8 Allen Wirfs-Brock" w:date="2012-06-01T08:56:00Z">
          <w:r w:rsidDel="00F07F43">
            <w:delText>Return the result of p</w:delText>
          </w:r>
          <w:r w:rsidRPr="004418C4" w:rsidDel="00F07F43">
            <w:delText>erform</w:delText>
          </w:r>
          <w:r w:rsidDel="00F07F43">
            <w:delText>ing</w:delText>
          </w:r>
          <w:r w:rsidRPr="004418C4" w:rsidDel="00F07F43">
            <w:delText xml:space="preserve"> </w:delText>
          </w:r>
        </w:del>
      </w:ins>
      <w:ins w:id="19106" w:author="Rev 4 Allen Wirfs-Brock" w:date="2011-11-04T18:08:00Z">
        <w:del w:id="19107" w:author="Rev 8 Allen Wirfs-Brock" w:date="2012-06-01T08:56:00Z">
          <w:r w:rsidR="009E1969" w:rsidDel="00F07F43">
            <w:delText>Perform Binding Initialization</w:delText>
          </w:r>
        </w:del>
      </w:ins>
      <w:ins w:id="19108" w:author="Rev 6 Allen Wirfs-Brock" w:date="2012-02-27T15:45:00Z">
        <w:del w:id="19109" w:author="Rev 8 Allen Wirfs-Brock" w:date="2012-06-01T08:56:00Z">
          <w:r w:rsidR="00A113E2" w:rsidDel="00F07F43">
            <w:delText>Initialisation</w:delText>
          </w:r>
        </w:del>
      </w:ins>
      <w:ins w:id="19110" w:author="Rev 4 Allen Wirfs-Brock" w:date="2011-11-04T18:08:00Z">
        <w:del w:id="19111" w:author="Rev 8 Allen Wirfs-Brock" w:date="2012-06-01T08:56:00Z">
          <w:r w:rsidR="009E1969" w:rsidDel="00F07F43">
            <w:delText xml:space="preserve"> for</w:delText>
          </w:r>
          <w:r w:rsidR="009E1969" w:rsidRPr="004418C4" w:rsidDel="00F07F43">
            <w:delText xml:space="preserve"> </w:delText>
          </w:r>
        </w:del>
      </w:ins>
      <w:ins w:id="19112" w:author="Rev 3 Allen Wirfs-Brock" w:date="2011-09-11T12:05:00Z">
        <w:del w:id="19113" w:author="Rev 8 Allen Wirfs-Brock" w:date="2012-06-01T08:56:00Z">
          <w:r w:rsidR="00154090" w:rsidRPr="00675B74" w:rsidDel="00F07F43">
            <w:delText xml:space="preserve">Evaluate </w:delText>
          </w:r>
          <w:r w:rsidR="00154090" w:rsidRPr="00675B74" w:rsidDel="00F07F43">
            <w:rPr>
              <w:rStyle w:val="bnf"/>
            </w:rPr>
            <w:delText>BindingPropert</w:delText>
          </w:r>
        </w:del>
      </w:ins>
      <w:ins w:id="19114" w:author="Rev 3 Allen Wirfs-Brock" w:date="2011-09-11T12:15:00Z">
        <w:del w:id="19115" w:author="Rev 8 Allen Wirfs-Brock" w:date="2012-06-01T08:56:00Z">
          <w:r w:rsidR="0090427F" w:rsidRPr="00675B74" w:rsidDel="00F07F43">
            <w:rPr>
              <w:rStyle w:val="bnf"/>
            </w:rPr>
            <w:delText>y</w:delText>
          </w:r>
        </w:del>
      </w:ins>
      <w:ins w:id="19116" w:author="Rev 3 Allen Wirfs-Brock" w:date="2011-09-11T12:05:00Z">
        <w:del w:id="19117" w:author="Rev 8 Allen Wirfs-Brock" w:date="2012-06-01T08:56:00Z">
          <w:r w:rsidR="00154090" w:rsidRPr="00E77497" w:rsidDel="00F07F43">
            <w:rPr>
              <w:rStyle w:val="bnf"/>
              <w:rFonts w:ascii="Courier New" w:hAnsi="Courier New" w:cs="Courier New"/>
              <w:b/>
              <w:i w:val="0"/>
            </w:rPr>
            <w:delText xml:space="preserve"> </w:delText>
          </w:r>
          <w:r w:rsidR="00154090" w:rsidRPr="00E77497" w:rsidDel="00F07F43">
            <w:delText xml:space="preserve">using </w:delText>
          </w:r>
          <w:r w:rsidR="00154090" w:rsidRPr="00E77497" w:rsidDel="00F07F43">
            <w:rPr>
              <w:i/>
            </w:rPr>
            <w:delText>obj</w:delText>
          </w:r>
        </w:del>
      </w:ins>
      <w:ins w:id="19118" w:author="Rev 4 Allen Wirfs-Brock" w:date="2011-11-04T18:08:00Z">
        <w:del w:id="19119" w:author="Rev 8 Allen Wirfs-Brock" w:date="2012-06-01T08:56:00Z">
          <w:r w:rsidR="009E1969" w:rsidDel="00F07F43">
            <w:rPr>
              <w:i/>
            </w:rPr>
            <w:delText>value</w:delText>
          </w:r>
        </w:del>
      </w:ins>
      <w:ins w:id="19120" w:author="Rev 3 Allen Wirfs-Brock" w:date="2011-09-11T12:05:00Z">
        <w:del w:id="19121" w:author="Rev 8 Allen Wirfs-Brock" w:date="2012-06-01T08:56:00Z">
          <w:r w:rsidR="00154090" w:rsidRPr="00675B74" w:rsidDel="00F07F43">
            <w:delText xml:space="preserve"> as the </w:delText>
          </w:r>
          <w:r w:rsidR="00154090" w:rsidRPr="00675B74" w:rsidDel="00F07F43">
            <w:rPr>
              <w:rStyle w:val="bnf"/>
            </w:rPr>
            <w:delText>obj</w:delText>
          </w:r>
          <w:r w:rsidR="00154090" w:rsidRPr="00E77497" w:rsidDel="00F07F43">
            <w:rPr>
              <w:i/>
            </w:rPr>
            <w:delText xml:space="preserve"> </w:delText>
          </w:r>
          <w:r w:rsidR="00154090" w:rsidRPr="00E77497" w:rsidDel="00F07F43">
            <w:delText xml:space="preserve">parameter and </w:delText>
          </w:r>
          <w:r w:rsidR="00154090" w:rsidRPr="00E77497" w:rsidDel="00F07F43">
            <w:rPr>
              <w:i/>
            </w:rPr>
            <w:delText>env</w:delText>
          </w:r>
          <w:r w:rsidR="00154090" w:rsidRPr="00E77497" w:rsidDel="00F07F43">
            <w:delText xml:space="preserve"> as the </w:delText>
          </w:r>
          <w:r w:rsidR="00154090" w:rsidRPr="00E77497" w:rsidDel="00F07F43">
            <w:rPr>
              <w:i/>
            </w:rPr>
            <w:delText>environment</w:delText>
          </w:r>
          <w:r w:rsidR="00154090" w:rsidRPr="00E77497" w:rsidDel="00F07F43">
            <w:delText xml:space="preserve"> parameter</w:delText>
          </w:r>
        </w:del>
      </w:ins>
      <w:ins w:id="19122" w:author="Rev 4 Allen Wirfs-Brock" w:date="2011-11-04T18:08:00Z">
        <w:del w:id="19123" w:author="Rev 8 Allen Wirfs-Brock" w:date="2012-06-01T08:56:00Z">
          <w:r w:rsidR="009E1969" w:rsidDel="00F07F43">
            <w:delText>as arguments</w:delText>
          </w:r>
        </w:del>
      </w:ins>
      <w:ins w:id="19124" w:author="Rev 3 Allen Wirfs-Brock" w:date="2011-09-11T12:05:00Z">
        <w:del w:id="19125" w:author="Rev 8 Allen Wirfs-Brock" w:date="2012-06-01T08:56:00Z">
          <w:r w:rsidR="00154090" w:rsidRPr="00675B74" w:rsidDel="00F07F43">
            <w:delText>.</w:delText>
          </w:r>
        </w:del>
      </w:ins>
    </w:p>
    <w:p w14:paraId="2D73AFFC" w14:textId="77777777" w:rsidR="00726A79" w:rsidRPr="00E77497" w:rsidDel="005D234B" w:rsidRDefault="00726A79" w:rsidP="00D4578E">
      <w:pPr>
        <w:contextualSpacing/>
        <w:rPr>
          <w:ins w:id="19126" w:author="Allen Wirfs-Brock" w:date="2011-07-11T15:23:00Z"/>
          <w:del w:id="19127" w:author="Rev 4 Allen Wirfs-Brock" w:date="2011-10-15T18:18:00Z"/>
        </w:rPr>
      </w:pPr>
      <w:ins w:id="19128" w:author="Allen Wirfs-Brock" w:date="2011-07-11T15:23:00Z">
        <w:del w:id="19129" w:author="Rev 4 Allen Wirfs-Brock" w:date="2011-10-15T18:18:00Z">
          <w:r w:rsidRPr="00E77497" w:rsidDel="005D234B">
            <w:delText xml:space="preserve">The </w:delText>
          </w:r>
          <w:r w:rsidRPr="00E77497" w:rsidDel="005D234B">
            <w:rPr>
              <w:rFonts w:ascii="Times New Roman" w:eastAsia="Times New Roman" w:hAnsi="Times New Roman"/>
              <w:spacing w:val="6"/>
              <w:lang w:eastAsia="en-US"/>
            </w:rPr>
            <w:delText xml:space="preserve">BoundNames </w:delText>
          </w:r>
          <w:r w:rsidRPr="00E77497" w:rsidDel="005D234B">
            <w:delText xml:space="preserve">of the production  </w:delText>
          </w:r>
          <w:r w:rsidRPr="00E77497" w:rsidDel="005D234B">
            <w:rPr>
              <w:rStyle w:val="bnf"/>
            </w:rPr>
            <w:delText xml:space="preserve">BindingPropertyList </w:delText>
          </w:r>
          <w:r w:rsidRPr="00E77497" w:rsidDel="005D234B">
            <w:rPr>
              <w:b/>
            </w:rPr>
            <w:delText>:</w:delText>
          </w:r>
          <w:r w:rsidRPr="00E77497" w:rsidDel="005D234B">
            <w:delText xml:space="preserve"> </w:delText>
          </w:r>
        </w:del>
      </w:ins>
      <w:ins w:id="19130" w:author="Allen Wirfs-Brock" w:date="2011-07-11T15:24:00Z">
        <w:del w:id="19131" w:author="Rev 4 Allen Wirfs-Brock" w:date="2011-10-15T18:18:00Z">
          <w:r w:rsidRPr="00E77497" w:rsidDel="005D234B">
            <w:rPr>
              <w:rStyle w:val="bnf"/>
            </w:rPr>
            <w:delText>BindingPropertyList</w:delText>
          </w:r>
        </w:del>
      </w:ins>
      <w:ins w:id="19132" w:author="Allen Wirfs-Brock" w:date="2011-07-11T15:25:00Z">
        <w:del w:id="19133" w:author="Rev 4 Allen Wirfs-Brock" w:date="2011-10-15T18:18:00Z">
          <w:r w:rsidRPr="00E77497" w:rsidDel="005D234B">
            <w:rPr>
              <w:rStyle w:val="bnf"/>
            </w:rPr>
            <w:delText xml:space="preserve"> </w:delText>
          </w:r>
          <w:r w:rsidRPr="00E77497" w:rsidDel="005D234B">
            <w:rPr>
              <w:rStyle w:val="bnf"/>
              <w:rFonts w:ascii="Courier New" w:hAnsi="Courier New" w:cs="Courier New"/>
              <w:b/>
              <w:i w:val="0"/>
            </w:rPr>
            <w:delText>,</w:delText>
          </w:r>
        </w:del>
      </w:ins>
      <w:ins w:id="19134" w:author="Allen Wirfs-Brock" w:date="2011-07-11T15:24:00Z">
        <w:del w:id="19135" w:author="Rev 4 Allen Wirfs-Brock" w:date="2011-10-15T18:18:00Z">
          <w:r w:rsidRPr="00E77497" w:rsidDel="005D234B">
            <w:rPr>
              <w:rStyle w:val="bnf"/>
            </w:rPr>
            <w:delText xml:space="preserve"> </w:delText>
          </w:r>
        </w:del>
      </w:ins>
      <w:ins w:id="19136" w:author="Allen Wirfs-Brock" w:date="2011-07-11T15:23:00Z">
        <w:del w:id="19137" w:author="Rev 4 Allen Wirfs-Brock" w:date="2011-10-15T18:18:00Z">
          <w:r w:rsidRPr="00E77497" w:rsidDel="005D234B">
            <w:rPr>
              <w:rStyle w:val="bnf"/>
            </w:rPr>
            <w:delText>BindingProperty</w:delText>
          </w:r>
          <w:r w:rsidRPr="00E77497" w:rsidDel="005D234B">
            <w:rPr>
              <w:rStyle w:val="bnf"/>
              <w:rFonts w:ascii="Courier New" w:hAnsi="Courier New" w:cs="Courier New"/>
              <w:b/>
              <w:i w:val="0"/>
            </w:rPr>
            <w:delText xml:space="preserve"> </w:delText>
          </w:r>
          <w:r w:rsidRPr="00E77497" w:rsidDel="005D234B">
            <w:delText>is determined as follows:</w:delText>
          </w:r>
        </w:del>
      </w:ins>
    </w:p>
    <w:p w14:paraId="4A331304" w14:textId="77777777" w:rsidR="00726A79" w:rsidRPr="00E77497" w:rsidDel="005D234B" w:rsidRDefault="00726A79">
      <w:pPr>
        <w:pStyle w:val="Alg4"/>
        <w:numPr>
          <w:ilvl w:val="0"/>
          <w:numId w:val="437"/>
        </w:numPr>
        <w:spacing w:after="220"/>
        <w:contextualSpacing/>
        <w:rPr>
          <w:ins w:id="19138" w:author="Allen Wirfs-Brock" w:date="2011-07-11T15:24:00Z"/>
          <w:del w:id="19139" w:author="Rev 4 Allen Wirfs-Brock" w:date="2011-10-15T18:18:00Z"/>
        </w:rPr>
        <w:pPrChange w:id="19140" w:author="Rev 4 Allen Wirfs-Brock" w:date="2011-11-07T12:16:00Z">
          <w:pPr>
            <w:pStyle w:val="Alg4"/>
            <w:numPr>
              <w:numId w:val="461"/>
            </w:numPr>
            <w:tabs>
              <w:tab w:val="num" w:pos="360"/>
            </w:tabs>
            <w:spacing w:after="220"/>
            <w:ind w:left="360" w:hanging="360"/>
            <w:contextualSpacing/>
          </w:pPr>
        </w:pPrChange>
      </w:pPr>
      <w:ins w:id="19141" w:author="Allen Wirfs-Brock" w:date="2011-07-11T15:24:00Z">
        <w:del w:id="19142" w:author="Rev 4 Allen Wirfs-Brock" w:date="2011-10-15T18:18:00Z">
          <w:r w:rsidRPr="00E77497" w:rsidDel="005D234B">
            <w:delText xml:space="preserve">Let </w:delText>
          </w:r>
          <w:r w:rsidRPr="00E77497" w:rsidDel="005D234B">
            <w:rPr>
              <w:i/>
            </w:rPr>
            <w:delText xml:space="preserve">names </w:delText>
          </w:r>
          <w:r w:rsidRPr="00E77497" w:rsidDel="005D234B">
            <w:delText xml:space="preserve">be BoundNames of </w:delText>
          </w:r>
        </w:del>
      </w:ins>
      <w:ins w:id="19143" w:author="Allen Wirfs-Brock" w:date="2011-07-11T15:25:00Z">
        <w:del w:id="19144" w:author="Rev 4 Allen Wirfs-Brock" w:date="2011-10-15T18:18:00Z">
          <w:r w:rsidRPr="00E77497" w:rsidDel="005D234B">
            <w:rPr>
              <w:rStyle w:val="bnf"/>
            </w:rPr>
            <w:delText>BindingPropertyList</w:delText>
          </w:r>
        </w:del>
      </w:ins>
      <w:ins w:id="19145" w:author="Allen Wirfs-Brock" w:date="2011-07-11T15:24:00Z">
        <w:del w:id="19146" w:author="Rev 4 Allen Wirfs-Brock" w:date="2011-10-15T18:18:00Z">
          <w:r w:rsidRPr="00E77497" w:rsidDel="005D234B">
            <w:delText>.</w:delText>
          </w:r>
        </w:del>
      </w:ins>
    </w:p>
    <w:p w14:paraId="246D4A56" w14:textId="77777777" w:rsidR="00726A79" w:rsidRPr="00E77497" w:rsidDel="005D234B" w:rsidRDefault="00726A79">
      <w:pPr>
        <w:pStyle w:val="Alg4"/>
        <w:numPr>
          <w:ilvl w:val="0"/>
          <w:numId w:val="437"/>
        </w:numPr>
        <w:spacing w:after="220"/>
        <w:contextualSpacing/>
        <w:rPr>
          <w:ins w:id="19147" w:author="Allen Wirfs-Brock" w:date="2011-07-11T15:24:00Z"/>
          <w:del w:id="19148" w:author="Rev 4 Allen Wirfs-Brock" w:date="2011-10-15T18:18:00Z"/>
          <w:rStyle w:val="bnf"/>
          <w:rFonts w:eastAsia="MS Mincho"/>
          <w:i w:val="0"/>
          <w:spacing w:val="0"/>
          <w:lang w:eastAsia="ja-JP"/>
        </w:rPr>
        <w:pPrChange w:id="19149" w:author="Rev 4 Allen Wirfs-Brock" w:date="2011-11-07T12:16:00Z">
          <w:pPr>
            <w:pStyle w:val="Alg4"/>
            <w:numPr>
              <w:numId w:val="461"/>
            </w:numPr>
            <w:tabs>
              <w:tab w:val="num" w:pos="360"/>
            </w:tabs>
            <w:spacing w:after="220"/>
            <w:ind w:left="360" w:hanging="360"/>
            <w:contextualSpacing/>
          </w:pPr>
        </w:pPrChange>
      </w:pPr>
      <w:ins w:id="19150" w:author="Allen Wirfs-Brock" w:date="2011-07-11T15:24:00Z">
        <w:del w:id="19151" w:author="Rev 4 Allen Wirfs-Brock" w:date="2011-10-15T18:18:00Z">
          <w:r w:rsidRPr="00E77497" w:rsidDel="005D234B">
            <w:delText xml:space="preserve">Append to </w:delText>
          </w:r>
          <w:r w:rsidRPr="00E77497" w:rsidDel="005D234B">
            <w:rPr>
              <w:i/>
            </w:rPr>
            <w:delText>names</w:delText>
          </w:r>
          <w:r w:rsidRPr="00E77497" w:rsidDel="005D234B">
            <w:delText xml:space="preserve"> the elements of BoundNames of </w:delText>
          </w:r>
        </w:del>
      </w:ins>
      <w:ins w:id="19152" w:author="Allen Wirfs-Brock" w:date="2011-07-11T15:25:00Z">
        <w:del w:id="19153" w:author="Rev 4 Allen Wirfs-Brock" w:date="2011-10-15T18:18:00Z">
          <w:r w:rsidRPr="00E77497" w:rsidDel="005D234B">
            <w:rPr>
              <w:rStyle w:val="bnf"/>
            </w:rPr>
            <w:delText>BindingProperty</w:delText>
          </w:r>
        </w:del>
      </w:ins>
      <w:ins w:id="19154" w:author="Allen Wirfs-Brock" w:date="2011-07-11T15:24:00Z">
        <w:del w:id="19155" w:author="Rev 4 Allen Wirfs-Brock" w:date="2011-10-15T18:18:00Z">
          <w:r w:rsidRPr="00E77497" w:rsidDel="005D234B">
            <w:rPr>
              <w:rStyle w:val="bnf"/>
            </w:rPr>
            <w:delText>.</w:delText>
          </w:r>
        </w:del>
      </w:ins>
    </w:p>
    <w:p w14:paraId="0FC97C78" w14:textId="77777777" w:rsidR="00726A79" w:rsidRPr="00E77497" w:rsidDel="005D234B" w:rsidRDefault="00726A79">
      <w:pPr>
        <w:pStyle w:val="Alg4"/>
        <w:numPr>
          <w:ilvl w:val="0"/>
          <w:numId w:val="437"/>
        </w:numPr>
        <w:spacing w:after="220"/>
        <w:contextualSpacing/>
        <w:rPr>
          <w:ins w:id="19156" w:author="Allen Wirfs-Brock" w:date="2011-07-11T15:24:00Z"/>
          <w:del w:id="19157" w:author="Rev 4 Allen Wirfs-Brock" w:date="2011-10-15T18:18:00Z"/>
        </w:rPr>
        <w:pPrChange w:id="19158" w:author="Rev 4 Allen Wirfs-Brock" w:date="2011-11-07T12:16:00Z">
          <w:pPr>
            <w:pStyle w:val="Alg4"/>
            <w:numPr>
              <w:numId w:val="461"/>
            </w:numPr>
            <w:tabs>
              <w:tab w:val="num" w:pos="360"/>
            </w:tabs>
            <w:spacing w:after="220"/>
            <w:ind w:left="360" w:hanging="360"/>
            <w:contextualSpacing/>
          </w:pPr>
        </w:pPrChange>
      </w:pPr>
      <w:ins w:id="19159" w:author="Allen Wirfs-Brock" w:date="2011-07-11T15:24:00Z">
        <w:del w:id="19160" w:author="Rev 4 Allen Wirfs-Brock" w:date="2011-10-15T18:18:00Z">
          <w:r w:rsidRPr="00E77497" w:rsidDel="005D234B">
            <w:delText xml:space="preserve">Return </w:delText>
          </w:r>
          <w:r w:rsidRPr="00E77497" w:rsidDel="005D234B">
            <w:rPr>
              <w:rStyle w:val="bnf"/>
            </w:rPr>
            <w:delText>names</w:delText>
          </w:r>
          <w:r w:rsidRPr="00E77497" w:rsidDel="005D234B">
            <w:delText>.</w:delText>
          </w:r>
        </w:del>
      </w:ins>
    </w:p>
    <w:p w14:paraId="3FB8B60D" w14:textId="77777777" w:rsidR="00044F12" w:rsidRPr="00E77497" w:rsidRDefault="0090427F" w:rsidP="00D4578E">
      <w:pPr>
        <w:contextualSpacing/>
        <w:rPr>
          <w:ins w:id="19161" w:author="Rev 4 Allen Wirfs-Brock" w:date="2011-10-15T18:19:00Z"/>
        </w:rPr>
      </w:pPr>
      <w:ins w:id="19162" w:author="Rev 3 Allen Wirfs-Brock" w:date="2011-09-11T12:14:00Z">
        <w:del w:id="19163" w:author="Rev 4 Allen Wirfs-Brock" w:date="2011-10-15T18:19:00Z">
          <w:r w:rsidRPr="00E77497" w:rsidDel="00044F12">
            <w:delText xml:space="preserve">The production </w:delText>
          </w:r>
        </w:del>
        <w:r w:rsidRPr="00E77497">
          <w:rPr>
            <w:rStyle w:val="bnf"/>
          </w:rPr>
          <w:t xml:space="preserve">BindingPropertyList </w:t>
        </w:r>
        <w:r w:rsidRPr="00E77497">
          <w:rPr>
            <w:b/>
          </w:rPr>
          <w:t>:</w:t>
        </w:r>
        <w:r w:rsidRPr="00E77497">
          <w:t xml:space="preserve"> </w:t>
        </w:r>
      </w:ins>
      <w:ins w:id="19164" w:author="Rev 3 Allen Wirfs-Brock" w:date="2011-09-11T12:15:00Z">
        <w:r w:rsidR="00F929C4" w:rsidRPr="00E77497">
          <w:rPr>
            <w:rStyle w:val="bnf"/>
          </w:rPr>
          <w:t xml:space="preserve">BindingPropertyList </w:t>
        </w:r>
        <w:r w:rsidR="00F929C4" w:rsidRPr="00E77497">
          <w:rPr>
            <w:rStyle w:val="bnf"/>
            <w:rFonts w:ascii="Courier New" w:hAnsi="Courier New" w:cs="Courier New"/>
            <w:b/>
            <w:i w:val="0"/>
          </w:rPr>
          <w:t>,</w:t>
        </w:r>
        <w:r w:rsidR="00F929C4" w:rsidRPr="00E77497">
          <w:rPr>
            <w:rStyle w:val="bnf"/>
          </w:rPr>
          <w:t xml:space="preserve"> </w:t>
        </w:r>
      </w:ins>
      <w:ins w:id="19165" w:author="Rev 3 Allen Wirfs-Brock" w:date="2011-09-11T12:14:00Z">
        <w:r w:rsidRPr="00E77497">
          <w:rPr>
            <w:rStyle w:val="bnf"/>
          </w:rPr>
          <w:t>BindingProperty</w:t>
        </w:r>
        <w:r w:rsidRPr="00E77497">
          <w:rPr>
            <w:rStyle w:val="bnf"/>
            <w:rFonts w:ascii="Courier New" w:hAnsi="Courier New" w:cs="Courier New"/>
            <w:b/>
            <w:i w:val="0"/>
          </w:rPr>
          <w:t xml:space="preserve"> </w:t>
        </w:r>
        <w:del w:id="19166" w:author="Rev 4 Allen Wirfs-Brock" w:date="2011-10-15T18:19:00Z">
          <w:r w:rsidRPr="00E77497" w:rsidDel="00044F12">
            <w:delText xml:space="preserve">is evaluated  </w:delText>
          </w:r>
        </w:del>
      </w:ins>
    </w:p>
    <w:p w14:paraId="2C2CDBE1" w14:textId="77777777" w:rsidR="0090427F" w:rsidRPr="00E77497" w:rsidDel="00D20B80" w:rsidRDefault="0090427F" w:rsidP="00D4578E">
      <w:pPr>
        <w:ind w:left="360"/>
        <w:rPr>
          <w:ins w:id="19167" w:author="Rev 3 Allen Wirfs-Brock" w:date="2011-09-11T12:14:00Z"/>
          <w:del w:id="19168" w:author="Rev 4 Allen Wirfs-Brock" w:date="2011-11-04T18:11:00Z"/>
        </w:rPr>
      </w:pPr>
      <w:ins w:id="19169" w:author="Rev 3 Allen Wirfs-Brock" w:date="2011-09-11T12:14:00Z">
        <w:del w:id="19170" w:author="Rev 4 Allen Wirfs-Brock" w:date="2011-11-04T18:11:00Z">
          <w:r w:rsidRPr="00E77497" w:rsidDel="00D20B80">
            <w:delText xml:space="preserve">with parameters </w:delText>
          </w:r>
          <w:r w:rsidRPr="00E77497" w:rsidDel="00D20B80">
            <w:rPr>
              <w:rFonts w:ascii="Times New Roman" w:eastAsia="Times New Roman" w:hAnsi="Times New Roman"/>
              <w:i/>
              <w:spacing w:val="6"/>
              <w:lang w:eastAsia="en-US"/>
            </w:rPr>
            <w:delText>obj</w:delText>
          </w:r>
          <w:r w:rsidRPr="00E77497" w:rsidDel="00D20B80">
            <w:delText xml:space="preserve"> and </w:delText>
          </w:r>
          <w:r w:rsidRPr="00E77497" w:rsidDel="00D20B80">
            <w:rPr>
              <w:rFonts w:ascii="Times New Roman" w:eastAsia="Times New Roman" w:hAnsi="Times New Roman"/>
              <w:i/>
              <w:spacing w:val="6"/>
              <w:lang w:eastAsia="en-US"/>
            </w:rPr>
            <w:delText>env</w:delText>
          </w:r>
          <w:r w:rsidRPr="00E77497" w:rsidDel="00D20B80">
            <w:delText xml:space="preserve"> </w:delText>
          </w:r>
        </w:del>
        <w:del w:id="19171" w:author="Rev 4 Allen Wirfs-Brock" w:date="2011-10-15T18:19:00Z">
          <w:r w:rsidRPr="00E77497" w:rsidDel="00044F12">
            <w:delText>as follows:</w:delText>
          </w:r>
        </w:del>
      </w:ins>
    </w:p>
    <w:p w14:paraId="4FFC0155" w14:textId="77777777" w:rsidR="0090427F" w:rsidRPr="00675B74" w:rsidRDefault="000348AE" w:rsidP="00EB121A">
      <w:pPr>
        <w:pStyle w:val="Alg4"/>
        <w:numPr>
          <w:ilvl w:val="0"/>
          <w:numId w:val="548"/>
        </w:numPr>
        <w:contextualSpacing/>
        <w:rPr>
          <w:ins w:id="19172" w:author="Rev 3 Allen Wirfs-Brock" w:date="2011-09-11T12:14:00Z"/>
        </w:rPr>
      </w:pPr>
      <w:ins w:id="19173" w:author="Rev 6 Allen Wirfs-Brock" w:date="2012-02-18T11:13:00Z">
        <w:r w:rsidRPr="00E77497">
          <w:t xml:space="preserve">Let </w:t>
        </w:r>
        <w:del w:id="19174" w:author="Rev 10 Allen Wirfs-Brock" w:date="2012-08-09T16:22:00Z">
          <w:r w:rsidDel="0004792F">
            <w:rPr>
              <w:i/>
            </w:rPr>
            <w:delText>next</w:delText>
          </w:r>
        </w:del>
      </w:ins>
      <w:ins w:id="19175" w:author="Rev 10 Allen Wirfs-Brock" w:date="2012-08-09T16:22:00Z">
        <w:r w:rsidR="0004792F">
          <w:rPr>
            <w:i/>
          </w:rPr>
          <w:t>status</w:t>
        </w:r>
      </w:ins>
      <w:ins w:id="19176" w:author="Rev 6 Allen Wirfs-Brock" w:date="2012-02-18T11:13:00Z">
        <w:r w:rsidRPr="00E77497">
          <w:rPr>
            <w:i/>
          </w:rPr>
          <w:t xml:space="preserve"> </w:t>
        </w:r>
        <w:r w:rsidRPr="00E77497">
          <w:t xml:space="preserve">be the result of </w:t>
        </w:r>
        <w:r>
          <w:t>performing</w:t>
        </w:r>
        <w:r w:rsidRPr="00E77497">
          <w:t xml:space="preserve"> </w:t>
        </w:r>
      </w:ins>
      <w:ins w:id="19177" w:author="Rev 4 Allen Wirfs-Brock" w:date="2011-11-04T18:09:00Z">
        <w:del w:id="19178" w:author="Rev 6 Allen Wirfs-Brock" w:date="2012-02-18T11:13:00Z">
          <w:r w:rsidR="00D20B80" w:rsidDel="000348AE">
            <w:delText xml:space="preserve">Perform </w:delText>
          </w:r>
        </w:del>
        <w:r w:rsidR="00D20B80">
          <w:t xml:space="preserve">Binding </w:t>
        </w:r>
        <w:del w:id="19179" w:author="Rev 6 Allen Wirfs-Brock" w:date="2012-02-27T15:45:00Z">
          <w:r w:rsidR="00D20B80" w:rsidDel="00A113E2">
            <w:delText>Initialization</w:delText>
          </w:r>
        </w:del>
      </w:ins>
      <w:ins w:id="19180" w:author="Rev 6 Allen Wirfs-Brock" w:date="2012-02-27T15:45:00Z">
        <w:r w:rsidR="00A113E2">
          <w:t>Initialisation</w:t>
        </w:r>
      </w:ins>
      <w:ins w:id="19181" w:author="Rev 4 Allen Wirfs-Brock" w:date="2011-11-04T18:09:00Z">
        <w:r w:rsidR="00D20B80">
          <w:t xml:space="preserve"> for</w:t>
        </w:r>
        <w:r w:rsidR="00D20B80" w:rsidRPr="004418C4">
          <w:t xml:space="preserve"> </w:t>
        </w:r>
      </w:ins>
      <w:ins w:id="19182" w:author="Rev 3 Allen Wirfs-Brock" w:date="2011-09-11T12:14:00Z">
        <w:del w:id="19183" w:author="Rev 4 Allen Wirfs-Brock" w:date="2011-11-04T18:09:00Z">
          <w:r w:rsidR="0090427F" w:rsidRPr="00675B74" w:rsidDel="00D20B80">
            <w:delText xml:space="preserve">Evaluate </w:delText>
          </w:r>
        </w:del>
        <w:r w:rsidR="0090427F" w:rsidRPr="00675B74">
          <w:rPr>
            <w:rStyle w:val="bnf"/>
          </w:rPr>
          <w:t>BindingPropert</w:t>
        </w:r>
      </w:ins>
      <w:ins w:id="19184" w:author="Rev 3 Allen Wirfs-Brock" w:date="2011-09-11T12:15:00Z">
        <w:r w:rsidR="0090427F" w:rsidRPr="00675B74">
          <w:rPr>
            <w:rStyle w:val="bnf"/>
          </w:rPr>
          <w:t>yL</w:t>
        </w:r>
        <w:r w:rsidR="0090427F" w:rsidRPr="00E77497">
          <w:rPr>
            <w:rStyle w:val="bnf"/>
          </w:rPr>
          <w:t>ist</w:t>
        </w:r>
      </w:ins>
      <w:ins w:id="19185" w:author="Rev 3 Allen Wirfs-Brock" w:date="2011-09-11T12:14:00Z">
        <w:r w:rsidR="0090427F" w:rsidRPr="00E77497">
          <w:rPr>
            <w:rStyle w:val="bnf"/>
            <w:rFonts w:ascii="Courier New" w:hAnsi="Courier New" w:cs="Courier New"/>
            <w:b/>
            <w:i w:val="0"/>
          </w:rPr>
          <w:t xml:space="preserve"> </w:t>
        </w:r>
        <w:r w:rsidR="0090427F" w:rsidRPr="00E77497">
          <w:t xml:space="preserve">using </w:t>
        </w:r>
        <w:del w:id="19186" w:author="Rev 4 Allen Wirfs-Brock" w:date="2011-11-04T18:10:00Z">
          <w:r w:rsidR="0090427F" w:rsidRPr="00E77497" w:rsidDel="00D20B80">
            <w:rPr>
              <w:i/>
            </w:rPr>
            <w:delText>obj</w:delText>
          </w:r>
        </w:del>
      </w:ins>
      <w:ins w:id="19187" w:author="Rev 4 Allen Wirfs-Brock" w:date="2011-11-04T18:10:00Z">
        <w:r w:rsidR="00D20B80">
          <w:rPr>
            <w:i/>
          </w:rPr>
          <w:t>value</w:t>
        </w:r>
      </w:ins>
      <w:ins w:id="19188" w:author="Rev 3 Allen Wirfs-Brock" w:date="2011-09-11T12:14:00Z">
        <w:r w:rsidR="0090427F" w:rsidRPr="00675B74">
          <w:t xml:space="preserve"> </w:t>
        </w:r>
        <w:del w:id="19189" w:author="Rev 4 Allen Wirfs-Brock" w:date="2011-11-04T18:10:00Z">
          <w:r w:rsidR="0090427F" w:rsidRPr="00675B74" w:rsidDel="00D20B80">
            <w:delText xml:space="preserve">as the </w:delText>
          </w:r>
          <w:r w:rsidR="0090427F" w:rsidRPr="00675B74" w:rsidDel="00D20B80">
            <w:rPr>
              <w:rStyle w:val="bnf"/>
            </w:rPr>
            <w:delText>obj</w:delText>
          </w:r>
          <w:r w:rsidR="0090427F" w:rsidRPr="00E77497" w:rsidDel="00D20B80">
            <w:rPr>
              <w:i/>
            </w:rPr>
            <w:delText xml:space="preserve"> </w:delText>
          </w:r>
          <w:r w:rsidR="0090427F" w:rsidRPr="00E77497" w:rsidDel="00D20B80">
            <w:delText xml:space="preserve">parameter </w:delText>
          </w:r>
        </w:del>
        <w:r w:rsidR="0090427F" w:rsidRPr="00E77497">
          <w:t xml:space="preserve">and </w:t>
        </w:r>
        <w:del w:id="19190" w:author="Rev 4 Allen Wirfs-Brock" w:date="2011-11-04T18:10:00Z">
          <w:r w:rsidR="0090427F" w:rsidRPr="00E77497" w:rsidDel="00D20B80">
            <w:rPr>
              <w:i/>
            </w:rPr>
            <w:delText>env</w:delText>
          </w:r>
          <w:r w:rsidR="0090427F" w:rsidRPr="00E77497" w:rsidDel="00D20B80">
            <w:delText xml:space="preserve"> as the </w:delText>
          </w:r>
        </w:del>
        <w:r w:rsidR="0090427F" w:rsidRPr="00E77497">
          <w:rPr>
            <w:i/>
          </w:rPr>
          <w:t>environment</w:t>
        </w:r>
        <w:r w:rsidR="0090427F" w:rsidRPr="00E77497">
          <w:t xml:space="preserve"> </w:t>
        </w:r>
        <w:del w:id="19191" w:author="Rev 4 Allen Wirfs-Brock" w:date="2011-11-04T18:10:00Z">
          <w:r w:rsidR="0090427F" w:rsidRPr="00E77497" w:rsidDel="00D20B80">
            <w:delText>parameter</w:delText>
          </w:r>
        </w:del>
      </w:ins>
      <w:ins w:id="19192" w:author="Rev 4 Allen Wirfs-Brock" w:date="2011-11-04T18:10:00Z">
        <w:r w:rsidR="00D20B80">
          <w:t>as arguments</w:t>
        </w:r>
      </w:ins>
      <w:ins w:id="19193" w:author="Rev 3 Allen Wirfs-Brock" w:date="2011-09-11T12:14:00Z">
        <w:r w:rsidR="0090427F" w:rsidRPr="00675B74">
          <w:t>.</w:t>
        </w:r>
      </w:ins>
    </w:p>
    <w:p w14:paraId="11CBF55F" w14:textId="77777777" w:rsidR="006506E0" w:rsidRDefault="005715ED" w:rsidP="00EB121A">
      <w:pPr>
        <w:pStyle w:val="Alg2"/>
        <w:numPr>
          <w:ilvl w:val="0"/>
          <w:numId w:val="548"/>
        </w:numPr>
        <w:contextualSpacing/>
        <w:rPr>
          <w:ins w:id="19194" w:author="Rev 6 Allen Wirfs-Brock" w:date="2012-02-18T11:20:00Z"/>
        </w:rPr>
      </w:pPr>
      <w:ins w:id="19195" w:author="Rev 7 Allen Wirfs-Brock" w:date="2012-04-12T14:46:00Z">
        <w:r>
          <w:t>ReturnIfAbrupt(</w:t>
        </w:r>
        <w:del w:id="19196" w:author="Rev 10 Allen Wirfs-Brock" w:date="2012-08-09T16:22:00Z">
          <w:r w:rsidDel="0004792F">
            <w:rPr>
              <w:i/>
            </w:rPr>
            <w:delText>next</w:delText>
          </w:r>
        </w:del>
      </w:ins>
      <w:ins w:id="19197" w:author="Rev 10 Allen Wirfs-Brock" w:date="2012-08-09T16:22:00Z">
        <w:r w:rsidR="0004792F">
          <w:rPr>
            <w:i/>
          </w:rPr>
          <w:t>status</w:t>
        </w:r>
      </w:ins>
      <w:ins w:id="19198" w:author="Rev 7 Allen Wirfs-Brock" w:date="2012-04-12T14:46:00Z">
        <w:r>
          <w:t>)</w:t>
        </w:r>
      </w:ins>
      <w:ins w:id="19199" w:author="Rev 6 Allen Wirfs-Brock" w:date="2012-02-18T11:20:00Z">
        <w:del w:id="19200" w:author="Rev 7 Allen Wirfs-Brock" w:date="2012-04-12T14:46:00Z">
          <w:r w:rsidR="006506E0" w:rsidDel="005715ED">
            <w:delText xml:space="preserve">If </w:delText>
          </w:r>
          <w:r w:rsidR="006506E0" w:rsidRPr="00B25FEE" w:rsidDel="005715ED">
            <w:rPr>
              <w:i/>
            </w:rPr>
            <w:delText>next</w:delText>
          </w:r>
          <w:r w:rsidR="006506E0" w:rsidDel="005715ED">
            <w:delText xml:space="preserve"> is an abrupt completion, return </w:delText>
          </w:r>
          <w:r w:rsidR="006506E0" w:rsidRPr="00B25FEE" w:rsidDel="005715ED">
            <w:rPr>
              <w:i/>
            </w:rPr>
            <w:delText>next</w:delText>
          </w:r>
        </w:del>
        <w:r w:rsidR="006506E0">
          <w:t>.</w:t>
        </w:r>
      </w:ins>
    </w:p>
    <w:p w14:paraId="5890E8AB" w14:textId="77777777" w:rsidR="0090427F" w:rsidRPr="00675B74" w:rsidRDefault="00481DAC" w:rsidP="00C47E72">
      <w:pPr>
        <w:pStyle w:val="Alg4"/>
        <w:numPr>
          <w:ilvl w:val="0"/>
          <w:numId w:val="548"/>
        </w:numPr>
        <w:spacing w:after="220"/>
        <w:contextualSpacing/>
        <w:rPr>
          <w:ins w:id="19201" w:author="Rev 3 Allen Wirfs-Brock" w:date="2011-09-11T12:14:00Z"/>
        </w:rPr>
      </w:pPr>
      <w:ins w:id="19202" w:author="Rev 6 Allen Wirfs-Brock" w:date="2012-02-18T11:00:00Z">
        <w:r>
          <w:t>Return the result of p</w:t>
        </w:r>
        <w:r w:rsidRPr="004418C4">
          <w:t>erform</w:t>
        </w:r>
        <w:r>
          <w:t>ing</w:t>
        </w:r>
        <w:r w:rsidRPr="004418C4">
          <w:t xml:space="preserve"> </w:t>
        </w:r>
      </w:ins>
      <w:ins w:id="19203" w:author="Rev 4 Allen Wirfs-Brock" w:date="2011-11-04T18:10:00Z">
        <w:del w:id="19204" w:author="Rev 6 Allen Wirfs-Brock" w:date="2012-02-18T11:00:00Z">
          <w:r w:rsidR="00D20B80" w:rsidDel="00481DAC">
            <w:delText xml:space="preserve">Perform </w:delText>
          </w:r>
        </w:del>
        <w:r w:rsidR="00D20B80">
          <w:t xml:space="preserve">Binding </w:t>
        </w:r>
        <w:del w:id="19205" w:author="Rev 6 Allen Wirfs-Brock" w:date="2012-02-27T15:45:00Z">
          <w:r w:rsidR="00D20B80" w:rsidDel="00A113E2">
            <w:delText>Initialization</w:delText>
          </w:r>
        </w:del>
      </w:ins>
      <w:ins w:id="19206" w:author="Rev 6 Allen Wirfs-Brock" w:date="2012-02-27T15:45:00Z">
        <w:r w:rsidR="00A113E2">
          <w:t>Initialisation</w:t>
        </w:r>
      </w:ins>
      <w:ins w:id="19207" w:author="Rev 4 Allen Wirfs-Brock" w:date="2011-11-04T18:10:00Z">
        <w:r w:rsidR="00D20B80">
          <w:t xml:space="preserve"> for</w:t>
        </w:r>
        <w:r w:rsidR="00D20B80" w:rsidRPr="004418C4">
          <w:t xml:space="preserve"> </w:t>
        </w:r>
      </w:ins>
      <w:ins w:id="19208" w:author="Rev 3 Allen Wirfs-Brock" w:date="2011-09-11T12:14:00Z">
        <w:del w:id="19209" w:author="Rev 4 Allen Wirfs-Brock" w:date="2011-11-04T18:10:00Z">
          <w:r w:rsidR="0090427F" w:rsidRPr="00675B74" w:rsidDel="00D20B80">
            <w:delText xml:space="preserve">Evaluate </w:delText>
          </w:r>
        </w:del>
        <w:r w:rsidR="0090427F" w:rsidRPr="00675B74">
          <w:rPr>
            <w:rStyle w:val="bnf"/>
          </w:rPr>
          <w:t>BindingPropert</w:t>
        </w:r>
      </w:ins>
      <w:ins w:id="19210" w:author="Rev 3 Allen Wirfs-Brock" w:date="2011-09-11T12:15:00Z">
        <w:r w:rsidR="0090427F" w:rsidRPr="00675B74">
          <w:rPr>
            <w:rStyle w:val="bnf"/>
          </w:rPr>
          <w:t>y</w:t>
        </w:r>
      </w:ins>
      <w:ins w:id="19211" w:author="Rev 3 Allen Wirfs-Brock" w:date="2011-09-11T12:14:00Z">
        <w:r w:rsidR="0090427F" w:rsidRPr="00E77497">
          <w:rPr>
            <w:rStyle w:val="bnf"/>
            <w:rFonts w:ascii="Courier New" w:hAnsi="Courier New" w:cs="Courier New"/>
            <w:b/>
            <w:i w:val="0"/>
          </w:rPr>
          <w:t xml:space="preserve"> </w:t>
        </w:r>
        <w:r w:rsidR="0090427F" w:rsidRPr="00E77497">
          <w:t xml:space="preserve">using </w:t>
        </w:r>
        <w:del w:id="19212" w:author="Rev 4 Allen Wirfs-Brock" w:date="2011-11-04T18:11:00Z">
          <w:r w:rsidR="0090427F" w:rsidRPr="00E77497" w:rsidDel="00D20B80">
            <w:rPr>
              <w:i/>
            </w:rPr>
            <w:delText>obj</w:delText>
          </w:r>
        </w:del>
      </w:ins>
      <w:ins w:id="19213" w:author="Rev 4 Allen Wirfs-Brock" w:date="2011-11-04T18:11:00Z">
        <w:r w:rsidR="00D20B80">
          <w:rPr>
            <w:i/>
          </w:rPr>
          <w:t>value</w:t>
        </w:r>
      </w:ins>
      <w:ins w:id="19214" w:author="Rev 3 Allen Wirfs-Brock" w:date="2011-09-11T12:14:00Z">
        <w:r w:rsidR="0090427F" w:rsidRPr="00675B74">
          <w:t xml:space="preserve"> </w:t>
        </w:r>
        <w:del w:id="19215" w:author="Rev 4 Allen Wirfs-Brock" w:date="2011-11-04T18:10:00Z">
          <w:r w:rsidR="0090427F" w:rsidRPr="00675B74" w:rsidDel="00D20B80">
            <w:delText xml:space="preserve">as the </w:delText>
          </w:r>
          <w:r w:rsidR="0090427F" w:rsidRPr="00675B74" w:rsidDel="00D20B80">
            <w:rPr>
              <w:rStyle w:val="bnf"/>
            </w:rPr>
            <w:delText>obj</w:delText>
          </w:r>
          <w:r w:rsidR="0090427F" w:rsidRPr="00E77497" w:rsidDel="00D20B80">
            <w:rPr>
              <w:i/>
            </w:rPr>
            <w:delText xml:space="preserve"> </w:delText>
          </w:r>
          <w:r w:rsidR="0090427F" w:rsidRPr="00E77497" w:rsidDel="00D20B80">
            <w:delText xml:space="preserve">parameter </w:delText>
          </w:r>
        </w:del>
        <w:r w:rsidR="0090427F" w:rsidRPr="00E77497">
          <w:t xml:space="preserve">and </w:t>
        </w:r>
        <w:del w:id="19216" w:author="Rev 4 Allen Wirfs-Brock" w:date="2011-11-04T18:10:00Z">
          <w:r w:rsidR="0090427F" w:rsidRPr="00E77497" w:rsidDel="00D20B80">
            <w:rPr>
              <w:i/>
            </w:rPr>
            <w:delText>env</w:delText>
          </w:r>
          <w:r w:rsidR="0090427F" w:rsidRPr="00E77497" w:rsidDel="00D20B80">
            <w:delText xml:space="preserve"> as the </w:delText>
          </w:r>
        </w:del>
        <w:r w:rsidR="0090427F" w:rsidRPr="00E77497">
          <w:rPr>
            <w:i/>
          </w:rPr>
          <w:t>environment</w:t>
        </w:r>
        <w:r w:rsidR="0090427F" w:rsidRPr="00E77497">
          <w:t xml:space="preserve"> </w:t>
        </w:r>
        <w:del w:id="19217" w:author="Rev 4 Allen Wirfs-Brock" w:date="2011-11-04T18:10:00Z">
          <w:r w:rsidR="0090427F" w:rsidRPr="00E77497" w:rsidDel="00D20B80">
            <w:delText>parameter</w:delText>
          </w:r>
        </w:del>
      </w:ins>
      <w:ins w:id="19218" w:author="Rev 4 Allen Wirfs-Brock" w:date="2011-11-04T18:10:00Z">
        <w:r w:rsidR="00D20B80">
          <w:t>as arguments</w:t>
        </w:r>
      </w:ins>
      <w:ins w:id="19219" w:author="Rev 3 Allen Wirfs-Brock" w:date="2011-09-11T12:14:00Z">
        <w:r w:rsidR="0090427F" w:rsidRPr="00675B74">
          <w:t>.</w:t>
        </w:r>
      </w:ins>
    </w:p>
    <w:p w14:paraId="4A3AD9F0" w14:textId="77777777" w:rsidR="008C0F14" w:rsidRPr="004418C4" w:rsidRDefault="008C0F14" w:rsidP="008C0F14">
      <w:pPr>
        <w:contextualSpacing/>
        <w:rPr>
          <w:ins w:id="19220" w:author="Rev 4 Allen Wirfs-Brock" w:date="2011-11-04T18:35:00Z"/>
        </w:rPr>
      </w:pPr>
      <w:ins w:id="19221" w:author="Rev 4 Allen Wirfs-Brock" w:date="2011-11-04T18:35:00Z">
        <w:r w:rsidRPr="004418C4">
          <w:rPr>
            <w:rStyle w:val="bnf"/>
          </w:rPr>
          <w:t xml:space="preserve">BindingProperty </w:t>
        </w:r>
        <w:r w:rsidRPr="004418C4">
          <w:rPr>
            <w:b/>
          </w:rPr>
          <w:t>:</w:t>
        </w:r>
        <w:r w:rsidRPr="004418C4">
          <w:t xml:space="preserve"> </w:t>
        </w:r>
        <w:r w:rsidRPr="004418C4">
          <w:rPr>
            <w:rFonts w:ascii="Times New Roman" w:hAnsi="Times New Roman"/>
            <w:i/>
          </w:rPr>
          <w:t>SingleNameBinding</w:t>
        </w:r>
        <w:r w:rsidRPr="004418C4">
          <w:t xml:space="preserve"> </w:t>
        </w:r>
      </w:ins>
    </w:p>
    <w:p w14:paraId="4EC7A2A7" w14:textId="77777777" w:rsidR="008C0F14" w:rsidRPr="004418C4" w:rsidRDefault="008C0F14" w:rsidP="00C47E72">
      <w:pPr>
        <w:pStyle w:val="Alg3"/>
        <w:numPr>
          <w:ilvl w:val="0"/>
          <w:numId w:val="551"/>
        </w:numPr>
        <w:rPr>
          <w:ins w:id="19222" w:author="Rev 4 Allen Wirfs-Brock" w:date="2011-11-04T18:35:00Z"/>
        </w:rPr>
      </w:pPr>
      <w:ins w:id="19223" w:author="Rev 4 Allen Wirfs-Brock" w:date="2011-11-04T18:35:00Z">
        <w:r w:rsidRPr="004418C4">
          <w:t xml:space="preserve">Let </w:t>
        </w:r>
        <w:r w:rsidRPr="004418C4">
          <w:rPr>
            <w:i/>
          </w:rPr>
          <w:t>name</w:t>
        </w:r>
        <w:r w:rsidRPr="004418C4">
          <w:t xml:space="preserve"> be the </w:t>
        </w:r>
        <w:r w:rsidRPr="00BC2562">
          <w:t>string</w:t>
        </w:r>
        <w:r w:rsidRPr="004418C4">
          <w:t xml:space="preserve"> that is the only element of BoundNames of </w:t>
        </w:r>
        <w:r w:rsidRPr="004418C4">
          <w:rPr>
            <w:i/>
          </w:rPr>
          <w:t>SingleNameBinding</w:t>
        </w:r>
        <w:r w:rsidRPr="004418C4">
          <w:t>.</w:t>
        </w:r>
      </w:ins>
    </w:p>
    <w:p w14:paraId="5BB7D208" w14:textId="77777777" w:rsidR="008C0F14" w:rsidRPr="004418C4" w:rsidRDefault="00481DAC" w:rsidP="00C47E72">
      <w:pPr>
        <w:pStyle w:val="Alg3"/>
        <w:numPr>
          <w:ilvl w:val="0"/>
          <w:numId w:val="551"/>
        </w:numPr>
        <w:spacing w:after="220"/>
        <w:rPr>
          <w:ins w:id="19224" w:author="Rev 4 Allen Wirfs-Brock" w:date="2011-11-04T18:35:00Z"/>
        </w:rPr>
      </w:pPr>
      <w:ins w:id="19225" w:author="Rev 6 Allen Wirfs-Brock" w:date="2012-02-18T11:00:00Z">
        <w:r>
          <w:t>Return the result of p</w:t>
        </w:r>
        <w:r w:rsidRPr="004418C4">
          <w:t>erform</w:t>
        </w:r>
        <w:r>
          <w:t>ing</w:t>
        </w:r>
        <w:r w:rsidRPr="004418C4">
          <w:t xml:space="preserve"> </w:t>
        </w:r>
      </w:ins>
      <w:ins w:id="19226" w:author="Rev 4 Allen Wirfs-Brock" w:date="2011-11-04T18:36:00Z">
        <w:del w:id="19227" w:author="Rev 6 Allen Wirfs-Brock" w:date="2012-02-18T11:00:00Z">
          <w:r w:rsidR="008C0F14" w:rsidDel="00481DAC">
            <w:delText xml:space="preserve">Perform </w:delText>
          </w:r>
        </w:del>
        <w:r w:rsidR="008C0F14">
          <w:t xml:space="preserve">Keyed Binding </w:t>
        </w:r>
        <w:del w:id="19228" w:author="Rev 6 Allen Wirfs-Brock" w:date="2012-02-27T15:45:00Z">
          <w:r w:rsidR="008C0F14" w:rsidDel="00A113E2">
            <w:delText>Initialization</w:delText>
          </w:r>
        </w:del>
      </w:ins>
      <w:ins w:id="19229" w:author="Rev 6 Allen Wirfs-Brock" w:date="2012-02-27T15:45:00Z">
        <w:r w:rsidR="00A113E2">
          <w:t>Initialisation</w:t>
        </w:r>
      </w:ins>
      <w:ins w:id="19230" w:author="Rev 4 Allen Wirfs-Brock" w:date="2011-11-04T18:36:00Z">
        <w:r w:rsidR="008C0F14">
          <w:t xml:space="preserve"> for</w:t>
        </w:r>
      </w:ins>
      <w:ins w:id="19231" w:author="Rev 4 Allen Wirfs-Brock" w:date="2011-11-04T18:35:00Z">
        <w:r w:rsidR="008C0F14" w:rsidRPr="004418C4">
          <w:t xml:space="preserve"> </w:t>
        </w:r>
        <w:r w:rsidR="008C0F14" w:rsidRPr="004418C4">
          <w:rPr>
            <w:i/>
          </w:rPr>
          <w:t>SingleNameBinding</w:t>
        </w:r>
        <w:r w:rsidR="008C0F14" w:rsidRPr="004418C4">
          <w:t xml:space="preserve"> using  </w:t>
        </w:r>
      </w:ins>
      <w:ins w:id="19232" w:author="Rev 4 Allen Wirfs-Brock" w:date="2011-11-04T18:36:00Z">
        <w:r w:rsidR="008C0F14">
          <w:rPr>
            <w:rStyle w:val="bnf"/>
          </w:rPr>
          <w:t>value</w:t>
        </w:r>
      </w:ins>
      <w:ins w:id="19233" w:author="Rev 4 Allen Wirfs-Brock" w:date="2011-11-04T18:35:00Z">
        <w:r w:rsidR="008C0F14" w:rsidRPr="004418C4">
          <w:t xml:space="preserve">, </w:t>
        </w:r>
      </w:ins>
      <w:ins w:id="19234" w:author="Rev 4 Allen Wirfs-Brock" w:date="2011-11-04T18:37:00Z">
        <w:r w:rsidR="008C0F14" w:rsidRPr="00C7794D">
          <w:rPr>
            <w:i/>
          </w:rPr>
          <w:t>environment</w:t>
        </w:r>
        <w:r w:rsidR="008C0F14">
          <w:t xml:space="preserve">, </w:t>
        </w:r>
      </w:ins>
      <w:ins w:id="19235" w:author="Rev 4 Allen Wirfs-Brock" w:date="2011-11-04T18:35:00Z">
        <w:r w:rsidR="008C0F14" w:rsidRPr="004418C4">
          <w:t xml:space="preserve">and </w:t>
        </w:r>
      </w:ins>
      <w:ins w:id="19236" w:author="Rev 4 Allen Wirfs-Brock" w:date="2011-11-04T18:37:00Z">
        <w:r w:rsidR="008C0F14">
          <w:rPr>
            <w:i/>
          </w:rPr>
          <w:t>name</w:t>
        </w:r>
      </w:ins>
      <w:ins w:id="19237" w:author="Rev 4 Allen Wirfs-Brock" w:date="2011-11-04T18:35:00Z">
        <w:r w:rsidR="008C0F14" w:rsidRPr="004418C4">
          <w:t xml:space="preserve"> as the arguments.</w:t>
        </w:r>
      </w:ins>
    </w:p>
    <w:p w14:paraId="3601764A" w14:textId="77777777" w:rsidR="008C0F14" w:rsidRPr="004418C4" w:rsidRDefault="008C0F14" w:rsidP="008C0F14">
      <w:pPr>
        <w:contextualSpacing/>
        <w:rPr>
          <w:ins w:id="19238" w:author="Rev 4 Allen Wirfs-Brock" w:date="2011-11-04T18:35:00Z"/>
          <w:rFonts w:ascii="Times New Roman" w:hAnsi="Times New Roman"/>
          <w:i/>
        </w:rPr>
      </w:pPr>
      <w:ins w:id="19239" w:author="Rev 4 Allen Wirfs-Brock" w:date="2011-11-04T18:35:00Z">
        <w:r w:rsidRPr="004418C4">
          <w:rPr>
            <w:rStyle w:val="bnf"/>
          </w:rPr>
          <w:t xml:space="preserve">BindingProperty </w:t>
        </w:r>
        <w:r w:rsidRPr="004418C4">
          <w:rPr>
            <w:b/>
          </w:rPr>
          <w:t>:</w:t>
        </w:r>
        <w:r w:rsidRPr="004418C4">
          <w:t xml:space="preserve"> </w:t>
        </w:r>
        <w:r w:rsidRPr="004418C4">
          <w:rPr>
            <w:rStyle w:val="bnf"/>
          </w:rPr>
          <w:t>PropertyName</w:t>
        </w:r>
        <w:r w:rsidRPr="004418C4">
          <w:t xml:space="preserve"> </w:t>
        </w:r>
        <w:r w:rsidRPr="004418C4">
          <w:rPr>
            <w:rFonts w:ascii="Courier New" w:hAnsi="Courier New" w:cs="Courier New"/>
            <w:b/>
          </w:rPr>
          <w:t>:</w:t>
        </w:r>
        <w:r w:rsidRPr="004418C4">
          <w:t xml:space="preserve"> </w:t>
        </w:r>
        <w:r w:rsidRPr="004418C4">
          <w:rPr>
            <w:rStyle w:val="bnf"/>
          </w:rPr>
          <w:t>BindingElement</w:t>
        </w:r>
        <w:r w:rsidRPr="004418C4">
          <w:rPr>
            <w:rFonts w:cs="Arial"/>
            <w:i/>
            <w:vertAlign w:val="subscript"/>
          </w:rPr>
          <w:t xml:space="preserve"> </w:t>
        </w:r>
      </w:ins>
    </w:p>
    <w:p w14:paraId="7123D89C" w14:textId="77777777" w:rsidR="008C0F14" w:rsidRPr="004418C4" w:rsidRDefault="008C0F14" w:rsidP="00C47E72">
      <w:pPr>
        <w:pStyle w:val="Alg3"/>
        <w:numPr>
          <w:ilvl w:val="0"/>
          <w:numId w:val="557"/>
        </w:numPr>
        <w:rPr>
          <w:ins w:id="19240" w:author="Rev 4 Allen Wirfs-Brock" w:date="2011-11-04T18:35:00Z"/>
        </w:rPr>
      </w:pPr>
      <w:ins w:id="19241" w:author="Rev 4 Allen Wirfs-Brock" w:date="2011-11-04T18:35:00Z">
        <w:r w:rsidRPr="004418C4">
          <w:t xml:space="preserve">Let </w:t>
        </w:r>
        <w:r w:rsidRPr="004418C4">
          <w:rPr>
            <w:i/>
          </w:rPr>
          <w:t>P</w:t>
        </w:r>
        <w:r w:rsidRPr="004418C4">
          <w:t xml:space="preserve"> be the PropName of </w:t>
        </w:r>
        <w:r w:rsidRPr="004418C4">
          <w:rPr>
            <w:rStyle w:val="bnf"/>
          </w:rPr>
          <w:t>PropertyName</w:t>
        </w:r>
      </w:ins>
    </w:p>
    <w:p w14:paraId="0739CFD0" w14:textId="77777777" w:rsidR="008C0F14" w:rsidRPr="004418C4" w:rsidRDefault="00481DAC" w:rsidP="00C47E72">
      <w:pPr>
        <w:pStyle w:val="Alg3"/>
        <w:numPr>
          <w:ilvl w:val="0"/>
          <w:numId w:val="557"/>
        </w:numPr>
        <w:spacing w:after="220"/>
        <w:rPr>
          <w:ins w:id="19242" w:author="Rev 4 Allen Wirfs-Brock" w:date="2011-11-04T18:35:00Z"/>
        </w:rPr>
      </w:pPr>
      <w:ins w:id="19243" w:author="Rev 6 Allen Wirfs-Brock" w:date="2012-02-18T11:00:00Z">
        <w:r>
          <w:t>Return the result of p</w:t>
        </w:r>
        <w:r w:rsidRPr="004418C4">
          <w:t>erform</w:t>
        </w:r>
        <w:r>
          <w:t>ing</w:t>
        </w:r>
        <w:r w:rsidRPr="004418C4">
          <w:t xml:space="preserve"> </w:t>
        </w:r>
      </w:ins>
      <w:ins w:id="19244" w:author="Rev 5 Allen Wirfs-Brock" w:date="2011-11-07T16:52:00Z">
        <w:del w:id="19245" w:author="Rev 6 Allen Wirfs-Brock" w:date="2012-02-18T11:00:00Z">
          <w:r w:rsidR="001C1CAB" w:rsidDel="00481DAC">
            <w:delText xml:space="preserve">Perform </w:delText>
          </w:r>
        </w:del>
        <w:r w:rsidR="001C1CAB">
          <w:t xml:space="preserve">Keyed Binding </w:t>
        </w:r>
        <w:del w:id="19246" w:author="Rev 6 Allen Wirfs-Brock" w:date="2012-02-27T15:45:00Z">
          <w:r w:rsidR="001C1CAB" w:rsidDel="00A113E2">
            <w:delText>Initialization</w:delText>
          </w:r>
        </w:del>
      </w:ins>
      <w:ins w:id="19247" w:author="Rev 6 Allen Wirfs-Brock" w:date="2012-02-27T15:45:00Z">
        <w:r w:rsidR="00A113E2">
          <w:t>Initialisation</w:t>
        </w:r>
      </w:ins>
      <w:ins w:id="19248" w:author="Rev 5 Allen Wirfs-Brock" w:date="2011-11-07T16:52:00Z">
        <w:r w:rsidR="001C1CAB">
          <w:t xml:space="preserve"> for</w:t>
        </w:r>
        <w:r w:rsidR="001C1CAB" w:rsidRPr="00675B74">
          <w:t xml:space="preserve"> </w:t>
        </w:r>
      </w:ins>
      <w:ins w:id="19249" w:author="Rev 4 Allen Wirfs-Brock" w:date="2011-11-04T18:35:00Z">
        <w:del w:id="19250" w:author="Rev 5 Allen Wirfs-Brock" w:date="2011-11-07T16:52:00Z">
          <w:r w:rsidR="008C0F14" w:rsidRPr="004418C4" w:rsidDel="001C1CAB">
            <w:delText xml:space="preserve">Evaluate </w:delText>
          </w:r>
        </w:del>
        <w:r w:rsidR="008C0F14" w:rsidRPr="004418C4">
          <w:rPr>
            <w:rStyle w:val="bnf"/>
          </w:rPr>
          <w:t>BindingElement</w:t>
        </w:r>
        <w:r w:rsidR="008C0F14" w:rsidRPr="004418C4">
          <w:rPr>
            <w:rFonts w:cs="Arial"/>
            <w:i/>
            <w:vertAlign w:val="subscript"/>
          </w:rPr>
          <w:t xml:space="preserve"> </w:t>
        </w:r>
        <w:r w:rsidR="008C0F14" w:rsidRPr="004418C4">
          <w:t xml:space="preserve">using </w:t>
        </w:r>
      </w:ins>
      <w:ins w:id="19251" w:author="Rev 4 Allen Wirfs-Brock" w:date="2011-11-04T18:38:00Z">
        <w:r w:rsidR="008C0F14">
          <w:rPr>
            <w:i/>
          </w:rPr>
          <w:t>value</w:t>
        </w:r>
      </w:ins>
      <w:ins w:id="19252" w:author="Rev 4 Allen Wirfs-Brock" w:date="2011-11-04T18:35:00Z">
        <w:r w:rsidR="008C0F14" w:rsidRPr="004418C4">
          <w:t xml:space="preserve">, </w:t>
        </w:r>
        <w:r w:rsidR="008C0F14" w:rsidRPr="004418C4">
          <w:rPr>
            <w:i/>
          </w:rPr>
          <w:t>env</w:t>
        </w:r>
      </w:ins>
      <w:ins w:id="19253" w:author="Rev 4 Allen Wirfs-Brock" w:date="2011-11-04T18:38:00Z">
        <w:r w:rsidR="008C0F14">
          <w:rPr>
            <w:i/>
          </w:rPr>
          <w:t>ir</w:t>
        </w:r>
      </w:ins>
      <w:ins w:id="19254" w:author="Rev 10 Allen Wirfs-Brock" w:date="2012-08-14T10:18:00Z">
        <w:r w:rsidR="006552DF">
          <w:rPr>
            <w:i/>
          </w:rPr>
          <w:t>o</w:t>
        </w:r>
      </w:ins>
      <w:ins w:id="19255" w:author="Rev 4 Allen Wirfs-Brock" w:date="2011-11-04T18:38:00Z">
        <w:r w:rsidR="008C0F14">
          <w:rPr>
            <w:i/>
          </w:rPr>
          <w:t>nment</w:t>
        </w:r>
      </w:ins>
      <w:ins w:id="19256" w:author="Rev 4 Allen Wirfs-Brock" w:date="2011-11-04T18:35:00Z">
        <w:r w:rsidR="008C0F14" w:rsidRPr="004418C4">
          <w:t xml:space="preserve">, and </w:t>
        </w:r>
        <w:r w:rsidR="008C0F14" w:rsidRPr="004418C4">
          <w:rPr>
            <w:i/>
          </w:rPr>
          <w:t>P</w:t>
        </w:r>
        <w:r w:rsidR="008C0F14" w:rsidRPr="004418C4">
          <w:t xml:space="preserve"> as </w:t>
        </w:r>
      </w:ins>
      <w:ins w:id="19257" w:author="Rev 4 Allen Wirfs-Brock" w:date="2011-11-04T18:38:00Z">
        <w:r w:rsidR="008C0F14">
          <w:t>arguments</w:t>
        </w:r>
      </w:ins>
      <w:ins w:id="19258" w:author="Rev 4 Allen Wirfs-Brock" w:date="2011-11-04T18:35:00Z">
        <w:r w:rsidR="008C0F14" w:rsidRPr="004418C4">
          <w:t>.</w:t>
        </w:r>
      </w:ins>
    </w:p>
    <w:p w14:paraId="4FE60AD8" w14:textId="77777777" w:rsidR="005E7156" w:rsidRDefault="005E7156" w:rsidP="005E7156">
      <w:pPr>
        <w:keepNext/>
        <w:rPr>
          <w:ins w:id="19259" w:author="Rev 4 Allen Wirfs-Brock" w:date="2011-11-04T18:19:00Z"/>
          <w:rFonts w:ascii="Helvetica" w:hAnsi="Helvetica"/>
          <w:b/>
          <w:spacing w:val="6"/>
        </w:rPr>
      </w:pPr>
      <w:ins w:id="19260" w:author="Rev 4 Allen Wirfs-Brock" w:date="2011-11-04T18:19:00Z">
        <w:r w:rsidRPr="004418C4">
          <w:rPr>
            <w:rFonts w:ascii="Helvetica" w:hAnsi="Helvetica"/>
            <w:b/>
          </w:rPr>
          <w:t xml:space="preserve">Runtime Semantics: </w:t>
        </w:r>
      </w:ins>
      <w:ins w:id="19261" w:author="Rev 4 Allen Wirfs-Brock" w:date="2011-11-04T18:21:00Z">
        <w:r>
          <w:rPr>
            <w:rFonts w:ascii="Helvetica" w:hAnsi="Helvetica"/>
            <w:b/>
          </w:rPr>
          <w:t xml:space="preserve">Indexed </w:t>
        </w:r>
      </w:ins>
      <w:ins w:id="19262" w:author="Rev 4 Allen Wirfs-Brock" w:date="2011-11-04T18:19:00Z">
        <w:r w:rsidRPr="004418C4">
          <w:rPr>
            <w:rFonts w:ascii="Helvetica" w:hAnsi="Helvetica"/>
            <w:b/>
            <w:spacing w:val="6"/>
          </w:rPr>
          <w:t xml:space="preserve">Binding </w:t>
        </w:r>
        <w:del w:id="19263" w:author="Rev 6 Allen Wirfs-Brock" w:date="2012-02-27T15:45:00Z">
          <w:r w:rsidRPr="004418C4" w:rsidDel="00A113E2">
            <w:rPr>
              <w:rFonts w:ascii="Helvetica" w:hAnsi="Helvetica"/>
              <w:b/>
              <w:spacing w:val="6"/>
            </w:rPr>
            <w:delText>Initialization</w:delText>
          </w:r>
        </w:del>
      </w:ins>
      <w:ins w:id="19264" w:author="Rev 6 Allen Wirfs-Brock" w:date="2012-02-27T15:45:00Z">
        <w:r w:rsidR="00A113E2">
          <w:rPr>
            <w:rFonts w:ascii="Helvetica" w:hAnsi="Helvetica"/>
            <w:b/>
            <w:spacing w:val="6"/>
          </w:rPr>
          <w:t>Initialisation</w:t>
        </w:r>
      </w:ins>
    </w:p>
    <w:p w14:paraId="473AE7B8" w14:textId="77777777" w:rsidR="005E7156" w:rsidRPr="004418C4" w:rsidRDefault="005E7156" w:rsidP="005E7156">
      <w:pPr>
        <w:ind w:left="360"/>
        <w:rPr>
          <w:ins w:id="19265" w:author="Rev 4 Allen Wirfs-Brock" w:date="2011-11-04T18:19:00Z"/>
        </w:rPr>
      </w:pPr>
      <w:ins w:id="19266" w:author="Rev 4 Allen Wirfs-Brock" w:date="2011-11-04T18:19:00Z">
        <w:r>
          <w:t>W</w:t>
        </w:r>
        <w:r w:rsidRPr="004418C4">
          <w:t xml:space="preserve">ith </w:t>
        </w:r>
        <w:r>
          <w:t>parameters</w:t>
        </w:r>
        <w:r w:rsidRPr="004418C4">
          <w:t xml:space="preserve"> </w:t>
        </w:r>
      </w:ins>
      <w:ins w:id="19267" w:author="Rev 4 Allen Wirfs-Brock" w:date="2011-11-04T18:23:00Z">
        <w:r>
          <w:rPr>
            <w:rFonts w:ascii="Times New Roman" w:hAnsi="Times New Roman"/>
            <w:i/>
          </w:rPr>
          <w:t>array</w:t>
        </w:r>
      </w:ins>
      <w:ins w:id="19268" w:author="Rev 4 Allen Wirfs-Brock" w:date="2011-11-04T18:20:00Z">
        <w:r>
          <w:t>,</w:t>
        </w:r>
      </w:ins>
      <w:ins w:id="19269" w:author="Rev 4 Allen Wirfs-Brock" w:date="2011-11-05T08:56:00Z">
        <w:r w:rsidR="00CB5F32">
          <w:t xml:space="preserve"> </w:t>
        </w:r>
        <w:del w:id="19270" w:author="Rev 5 Allen Wirfs-Brock" w:date="2012-01-04T11:45:00Z">
          <w:r w:rsidR="00CB5F32" w:rsidRPr="00C7794D" w:rsidDel="00B840BD">
            <w:rPr>
              <w:rFonts w:ascii="Times New Roman" w:hAnsi="Times New Roman"/>
              <w:i/>
            </w:rPr>
            <w:delText>arrayLength</w:delText>
          </w:r>
          <w:r w:rsidR="00CB5F32" w:rsidDel="00B840BD">
            <w:rPr>
              <w:rFonts w:ascii="Times New Roman" w:hAnsi="Times New Roman"/>
              <w:i/>
            </w:rPr>
            <w:delText xml:space="preserve">, </w:delText>
          </w:r>
        </w:del>
      </w:ins>
      <w:ins w:id="19271" w:author="Rev 4 Allen Wirfs-Brock" w:date="2011-11-05T08:58:00Z">
        <w:r w:rsidR="00CB5F32">
          <w:rPr>
            <w:rFonts w:ascii="Times New Roman" w:hAnsi="Times New Roman"/>
            <w:i/>
          </w:rPr>
          <w:t>nextI</w:t>
        </w:r>
      </w:ins>
      <w:ins w:id="19272" w:author="Rev 4 Allen Wirfs-Brock" w:date="2011-11-05T08:56:00Z">
        <w:r w:rsidR="00CB5F32">
          <w:rPr>
            <w:rFonts w:ascii="Times New Roman" w:hAnsi="Times New Roman"/>
            <w:i/>
          </w:rPr>
          <w:t>ndex</w:t>
        </w:r>
      </w:ins>
      <w:ins w:id="19273" w:author="Rev 4 Allen Wirfs-Brock" w:date="2011-11-05T08:57:00Z">
        <w:r w:rsidR="00CB5F32">
          <w:rPr>
            <w:rFonts w:ascii="Times New Roman" w:hAnsi="Times New Roman"/>
            <w:i/>
          </w:rPr>
          <w:t>,</w:t>
        </w:r>
      </w:ins>
      <w:ins w:id="19274" w:author="Rev 4 Allen Wirfs-Brock" w:date="2011-11-05T08:56:00Z">
        <w:r w:rsidR="00CB5F32" w:rsidRPr="004418C4">
          <w:t xml:space="preserve"> and</w:t>
        </w:r>
        <w:r w:rsidR="00CB5F32">
          <w:rPr>
            <w:rFonts w:ascii="Times New Roman" w:hAnsi="Times New Roman"/>
            <w:i/>
          </w:rPr>
          <w:t xml:space="preserve"> </w:t>
        </w:r>
        <w:r w:rsidR="00CB5F32" w:rsidRPr="00827833">
          <w:t xml:space="preserve"> </w:t>
        </w:r>
      </w:ins>
      <w:ins w:id="19275" w:author="Rev 4 Allen Wirfs-Brock" w:date="2011-11-04T18:20:00Z">
        <w:r>
          <w:rPr>
            <w:rFonts w:ascii="Times New Roman" w:hAnsi="Times New Roman"/>
            <w:i/>
          </w:rPr>
          <w:t>environment</w:t>
        </w:r>
      </w:ins>
      <w:ins w:id="19276" w:author="Rev 4 Allen Wirfs-Brock" w:date="2011-11-04T18:19:00Z">
        <w:r>
          <w:t>.</w:t>
        </w:r>
      </w:ins>
    </w:p>
    <w:p w14:paraId="39D86339" w14:textId="77777777" w:rsidR="005E7156" w:rsidRPr="008E00F6" w:rsidRDefault="005E7156" w:rsidP="005E7156">
      <w:pPr>
        <w:rPr>
          <w:ins w:id="19277" w:author="Rev 4 Allen Wirfs-Brock" w:date="2011-11-04T18:19:00Z"/>
          <w:sz w:val="18"/>
        </w:rPr>
      </w:pPr>
      <w:ins w:id="19278" w:author="Rev 4 Allen Wirfs-Brock" w:date="2011-11-04T18:19:00Z">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del w:id="19279" w:author="Rev 6 Allen Wirfs-Brock" w:date="2012-02-27T15:48:00Z">
          <w:r w:rsidRPr="008E00F6" w:rsidDel="00A113E2">
            <w:rPr>
              <w:sz w:val="18"/>
            </w:rPr>
            <w:delText>initialization</w:delText>
          </w:r>
        </w:del>
      </w:ins>
      <w:ins w:id="19280" w:author="Rev 6 Allen Wirfs-Brock" w:date="2012-02-27T15:48:00Z">
        <w:r w:rsidR="00A113E2">
          <w:rPr>
            <w:sz w:val="18"/>
          </w:rPr>
          <w:t>initialisation</w:t>
        </w:r>
      </w:ins>
      <w:ins w:id="19281" w:author="Rev 4 Allen Wirfs-Brock" w:date="2011-11-04T18:19:00Z">
        <w:r w:rsidRPr="008E00F6">
          <w:rPr>
            <w:sz w:val="18"/>
          </w:rPr>
          <w:t xml:space="preserve"> value.  This is the </w:t>
        </w:r>
        <w:del w:id="19282" w:author="Rev 7 Allen Wirfs-Brock" w:date="2012-05-04T14:19:00Z">
          <w:r w:rsidRPr="008E00F6" w:rsidDel="00F77917">
            <w:rPr>
              <w:sz w:val="18"/>
            </w:rPr>
            <w:delText xml:space="preserve">the </w:delText>
          </w:r>
        </w:del>
        <w:r w:rsidRPr="008E00F6">
          <w:rPr>
            <w:sz w:val="18"/>
          </w:rPr>
          <w:t xml:space="preserve">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preinitialized </w:t>
        </w:r>
        <w:r>
          <w:rPr>
            <w:sz w:val="18"/>
          </w:rPr>
          <w:t>in order to deal with the possibility of multiple parameters with the same name</w:t>
        </w:r>
        <w:r w:rsidRPr="008E00F6">
          <w:rPr>
            <w:sz w:val="18"/>
          </w:rPr>
          <w:t xml:space="preserve">. </w:t>
        </w:r>
      </w:ins>
    </w:p>
    <w:p w14:paraId="3D635255" w14:textId="77777777" w:rsidR="00CB5F32" w:rsidRPr="00E77497" w:rsidRDefault="00CB5F32" w:rsidP="00CB5F32">
      <w:pPr>
        <w:contextualSpacing/>
        <w:rPr>
          <w:ins w:id="19283" w:author="Rev 4 Allen Wirfs-Brock" w:date="2011-11-05T08:55:00Z"/>
          <w:rFonts w:ascii="Courier New" w:hAnsi="Courier New" w:cs="Courier New"/>
          <w:b/>
        </w:rPr>
      </w:pPr>
      <w:ins w:id="19284" w:author="Rev 4 Allen Wirfs-Brock" w:date="2011-11-05T08:55:00Z">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ins>
    </w:p>
    <w:p w14:paraId="265A4B71" w14:textId="77777777" w:rsidR="00CB5F32" w:rsidRPr="00E77497" w:rsidRDefault="001E28FF" w:rsidP="00B34B48">
      <w:pPr>
        <w:pStyle w:val="Alg2"/>
        <w:numPr>
          <w:ilvl w:val="0"/>
          <w:numId w:val="543"/>
        </w:numPr>
        <w:spacing w:after="220"/>
        <w:rPr>
          <w:ins w:id="19285" w:author="Rev 4 Allen Wirfs-Brock" w:date="2011-11-05T08:55:00Z"/>
        </w:rPr>
      </w:pPr>
      <w:ins w:id="19286" w:author="Rev 10 Allen Wirfs-Brock" w:date="2012-08-07T16:20:00Z">
        <w:r w:rsidRPr="00E77497">
          <w:t xml:space="preserve">Return </w:t>
        </w:r>
        <w:r>
          <w:t>NormalCompletion(</w:t>
        </w:r>
        <w:r w:rsidRPr="00E77497">
          <w:rPr>
            <w:rFonts w:ascii="Arial" w:hAnsi="Arial" w:cs="Arial"/>
          </w:rPr>
          <w:t>empt</w:t>
        </w:r>
        <w:r>
          <w:rPr>
            <w:rFonts w:ascii="Arial" w:hAnsi="Arial" w:cs="Arial"/>
          </w:rPr>
          <w:t>y</w:t>
        </w:r>
        <w:r w:rsidRPr="00DE1793">
          <w:t>)</w:t>
        </w:r>
      </w:ins>
      <w:ins w:id="19287" w:author="Rev 4 Allen Wirfs-Brock" w:date="2011-11-05T08:55:00Z">
        <w:del w:id="19288" w:author="Rev 10 Allen Wirfs-Brock" w:date="2012-08-07T16:20:00Z">
          <w:r w:rsidR="00CB5F32" w:rsidDel="001E28FF">
            <w:delText>Return</w:delText>
          </w:r>
        </w:del>
        <w:r w:rsidR="00CB5F32" w:rsidRPr="00E77497">
          <w:t xml:space="preserve">. </w:t>
        </w:r>
      </w:ins>
    </w:p>
    <w:p w14:paraId="710CE93E" w14:textId="77777777" w:rsidR="00CB5F32" w:rsidRPr="00E77497" w:rsidRDefault="00CB5F32" w:rsidP="00CB5F32">
      <w:pPr>
        <w:contextualSpacing/>
        <w:rPr>
          <w:ins w:id="19289" w:author="Rev 4 Allen Wirfs-Brock" w:date="2011-11-05T08:55:00Z"/>
        </w:rPr>
      </w:pPr>
      <w:ins w:id="19290" w:author="Rev 4 Allen Wirfs-Brock" w:date="2011-11-05T08:55:00Z">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Elision</w:t>
        </w:r>
        <w:r w:rsidRPr="00E77497">
          <w:rPr>
            <w:rFonts w:cs="Arial"/>
            <w:vertAlign w:val="subscript"/>
          </w:rPr>
          <w:t>opt</w:t>
        </w:r>
        <w:r w:rsidRPr="00E77497" w:rsidDel="000E305D">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 xml:space="preserve">] </w:t>
        </w:r>
      </w:ins>
    </w:p>
    <w:p w14:paraId="175CDC66" w14:textId="77777777" w:rsidR="00CB5F32" w:rsidRPr="00E77497" w:rsidRDefault="00766C2E" w:rsidP="00B34B48">
      <w:pPr>
        <w:pStyle w:val="Alg3"/>
        <w:numPr>
          <w:ilvl w:val="0"/>
          <w:numId w:val="545"/>
        </w:numPr>
        <w:rPr>
          <w:ins w:id="19291" w:author="Rev 4 Allen Wirfs-Brock" w:date="2011-11-05T08:55:00Z"/>
        </w:rPr>
      </w:pPr>
      <w:ins w:id="19292" w:author="Rev 10 Allen Wirfs-Brock" w:date="2012-09-04T11:01:00Z">
        <w:r w:rsidRPr="00E77497">
          <w:t xml:space="preserve">Let </w:t>
        </w:r>
        <w:r>
          <w:rPr>
            <w:i/>
          </w:rPr>
          <w:t>nextIndex</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ins>
      <w:ins w:id="19293" w:author="Rev 4 Allen Wirfs-Brock" w:date="2011-11-05T08:55:00Z">
        <w:del w:id="19294" w:author="Rev 10 Allen Wirfs-Brock" w:date="2012-09-04T11:01:00Z">
          <w:r w:rsidR="00CB5F32" w:rsidRPr="00E77497" w:rsidDel="00766C2E">
            <w:delText xml:space="preserve">If </w:delText>
          </w:r>
          <w:r w:rsidR="00CB5F32" w:rsidRPr="00E77497" w:rsidDel="00766C2E">
            <w:rPr>
              <w:i/>
            </w:rPr>
            <w:delText>Elision</w:delText>
          </w:r>
          <w:r w:rsidR="00CB5F32" w:rsidRPr="00E77497" w:rsidDel="00766C2E">
            <w:delText xml:space="preserve"> is present, then let </w:delText>
          </w:r>
        </w:del>
      </w:ins>
      <w:ins w:id="19295" w:author="Rev 4 Allen Wirfs-Brock" w:date="2011-11-05T08:58:00Z">
        <w:del w:id="19296" w:author="Rev 10 Allen Wirfs-Brock" w:date="2012-09-04T11:01:00Z">
          <w:r w:rsidR="00CB5F32" w:rsidDel="00766C2E">
            <w:rPr>
              <w:i/>
            </w:rPr>
            <w:delText>nextIndex</w:delText>
          </w:r>
        </w:del>
      </w:ins>
      <w:ins w:id="19297" w:author="Rev 4 Allen Wirfs-Brock" w:date="2011-11-05T08:55:00Z">
        <w:del w:id="19298" w:author="Rev 10 Allen Wirfs-Brock" w:date="2012-09-04T11:01:00Z">
          <w:r w:rsidR="00CB5F32" w:rsidRPr="00E77497" w:rsidDel="00766C2E">
            <w:delText xml:space="preserve"> be the result of evaluating </w:delText>
          </w:r>
          <w:r w:rsidR="00CB5F32" w:rsidRPr="00E77497" w:rsidDel="00766C2E">
            <w:rPr>
              <w:i/>
            </w:rPr>
            <w:delText>Elision</w:delText>
          </w:r>
          <w:r w:rsidR="00CB5F32" w:rsidRPr="00E77497" w:rsidDel="00766C2E">
            <w:delText xml:space="preserve">, otherwise let </w:delText>
          </w:r>
        </w:del>
      </w:ins>
      <w:ins w:id="19299" w:author="Rev 4 Allen Wirfs-Brock" w:date="2011-11-05T08:59:00Z">
        <w:del w:id="19300" w:author="Rev 10 Allen Wirfs-Brock" w:date="2012-09-04T11:01:00Z">
          <w:r w:rsidR="00CB5F32" w:rsidDel="00766C2E">
            <w:rPr>
              <w:i/>
            </w:rPr>
            <w:delText>nextIndex</w:delText>
          </w:r>
        </w:del>
      </w:ins>
      <w:ins w:id="19301" w:author="Rev 4 Allen Wirfs-Brock" w:date="2011-11-05T08:55:00Z">
        <w:del w:id="19302" w:author="Rev 10 Allen Wirfs-Brock" w:date="2012-09-04T11:01:00Z">
          <w:r w:rsidR="00CB5F32" w:rsidRPr="00E77497" w:rsidDel="00766C2E">
            <w:delText xml:space="preserve"> be 0.</w:delText>
          </w:r>
        </w:del>
      </w:ins>
    </w:p>
    <w:p w14:paraId="607FE5AE" w14:textId="77777777" w:rsidR="00CB5F32" w:rsidRPr="00675B74" w:rsidRDefault="00481DAC" w:rsidP="00B34B48">
      <w:pPr>
        <w:pStyle w:val="Alg3"/>
        <w:numPr>
          <w:ilvl w:val="0"/>
          <w:numId w:val="545"/>
        </w:numPr>
        <w:spacing w:after="220"/>
        <w:rPr>
          <w:ins w:id="19303" w:author="Rev 4 Allen Wirfs-Brock" w:date="2011-11-05T08:55:00Z"/>
        </w:rPr>
      </w:pPr>
      <w:ins w:id="19304" w:author="Rev 6 Allen Wirfs-Brock" w:date="2012-02-18T11:00:00Z">
        <w:r>
          <w:t>Return the result of p</w:t>
        </w:r>
        <w:r w:rsidRPr="004418C4">
          <w:t>erform</w:t>
        </w:r>
        <w:r>
          <w:t>ing</w:t>
        </w:r>
        <w:r w:rsidRPr="004418C4">
          <w:t xml:space="preserve"> </w:t>
        </w:r>
      </w:ins>
      <w:ins w:id="19305" w:author="Rev 4 Allen Wirfs-Brock" w:date="2011-11-05T08:55:00Z">
        <w:del w:id="19306" w:author="Rev 6 Allen Wirfs-Brock" w:date="2012-02-18T11:00:00Z">
          <w:r w:rsidR="00CB5F32" w:rsidDel="00481DAC">
            <w:delText xml:space="preserve">Perform </w:delText>
          </w:r>
        </w:del>
        <w:r w:rsidR="00CB5F32">
          <w:t xml:space="preserve">Indexed Binding </w:t>
        </w:r>
        <w:del w:id="19307" w:author="Rev 6 Allen Wirfs-Brock" w:date="2012-02-27T15:45:00Z">
          <w:r w:rsidR="00CB5F32" w:rsidDel="00A113E2">
            <w:delText>Initialization</w:delText>
          </w:r>
        </w:del>
      </w:ins>
      <w:ins w:id="19308" w:author="Rev 6 Allen Wirfs-Brock" w:date="2012-02-27T15:45:00Z">
        <w:r w:rsidR="00A113E2">
          <w:t>Initialisation</w:t>
        </w:r>
      </w:ins>
      <w:ins w:id="19309" w:author="Rev 4 Allen Wirfs-Brock" w:date="2011-11-05T08:55:00Z">
        <w:r w:rsidR="00CB5F32">
          <w:t xml:space="preserve"> for</w:t>
        </w:r>
        <w:r w:rsidR="00CB5F32" w:rsidRPr="004418C4">
          <w:t xml:space="preserve"> </w:t>
        </w:r>
        <w:r w:rsidR="00CB5F32" w:rsidRPr="00675B74">
          <w:rPr>
            <w:rStyle w:val="bnf"/>
          </w:rPr>
          <w:t xml:space="preserve">BindingRestElement </w:t>
        </w:r>
        <w:r w:rsidR="00CB5F32" w:rsidRPr="00E77497">
          <w:rPr>
            <w:rFonts w:cs="Arial"/>
            <w:i/>
            <w:vertAlign w:val="subscript"/>
          </w:rPr>
          <w:t xml:space="preserve"> </w:t>
        </w:r>
        <w:r w:rsidR="00CB5F32" w:rsidRPr="00E77497">
          <w:t xml:space="preserve">using </w:t>
        </w:r>
      </w:ins>
      <w:ins w:id="19310" w:author="Rev 4 Allen Wirfs-Brock" w:date="2011-11-05T09:00:00Z">
        <w:r w:rsidR="00CB5F32">
          <w:rPr>
            <w:i/>
          </w:rPr>
          <w:t xml:space="preserve">array, </w:t>
        </w:r>
        <w:del w:id="19311" w:author="Rev 5 Allen Wirfs-Brock" w:date="2012-01-04T11:46:00Z">
          <w:r w:rsidR="00CB5F32" w:rsidDel="00B840BD">
            <w:rPr>
              <w:i/>
            </w:rPr>
            <w:delText xml:space="preserve">arrayLength, </w:delText>
          </w:r>
        </w:del>
        <w:r w:rsidR="00CB5F32">
          <w:rPr>
            <w:i/>
          </w:rPr>
          <w:t>nextIndex</w:t>
        </w:r>
      </w:ins>
      <w:ins w:id="19312" w:author="Rev 4 Allen Wirfs-Brock" w:date="2011-11-05T08:55:00Z">
        <w:r w:rsidR="00CB5F32">
          <w:t>,</w:t>
        </w:r>
        <w:r w:rsidR="00CB5F32" w:rsidRPr="00675B74">
          <w:t xml:space="preserve"> </w:t>
        </w:r>
      </w:ins>
      <w:ins w:id="19313" w:author="Rev 4 Allen Wirfs-Brock" w:date="2011-11-05T09:00:00Z">
        <w:r w:rsidR="00CB5F32" w:rsidRPr="00E77497">
          <w:t xml:space="preserve">and </w:t>
        </w:r>
      </w:ins>
      <w:ins w:id="19314" w:author="Rev 4 Allen Wirfs-Brock" w:date="2011-11-05T08:55:00Z">
        <w:r w:rsidR="00CB5F32" w:rsidRPr="00675B74">
          <w:rPr>
            <w:i/>
          </w:rPr>
          <w:t>enviro</w:t>
        </w:r>
        <w:r w:rsidR="00CB5F32" w:rsidRPr="00E77497">
          <w:rPr>
            <w:i/>
          </w:rPr>
          <w:t>nment</w:t>
        </w:r>
        <w:r w:rsidR="00CB5F32" w:rsidRPr="00E77497">
          <w:t xml:space="preserve"> as </w:t>
        </w:r>
        <w:r w:rsidR="00CB5F32">
          <w:t>arguments</w:t>
        </w:r>
        <w:r w:rsidR="00CB5F32" w:rsidRPr="00675B74">
          <w:t>.</w:t>
        </w:r>
      </w:ins>
    </w:p>
    <w:p w14:paraId="259B3FFF" w14:textId="77777777" w:rsidR="00B34B48" w:rsidRPr="00E77497" w:rsidRDefault="00B34B48" w:rsidP="00B34B48">
      <w:pPr>
        <w:contextualSpacing/>
        <w:rPr>
          <w:ins w:id="19315" w:author="Rev 5 Allen Wirfs-Brock" w:date="2012-01-03T16:58:00Z"/>
        </w:rPr>
      </w:pPr>
      <w:ins w:id="19316" w:author="Rev 5 Allen Wirfs-Brock" w:date="2012-01-03T16:58:00Z">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Pr>
            <w:rStyle w:val="bnf"/>
            <w:rFonts w:ascii="Courier New" w:hAnsi="Courier New" w:cs="Courier New"/>
            <w:b/>
            <w:i w:val="0"/>
          </w:rPr>
          <w:t xml:space="preserve"> </w:t>
        </w:r>
        <w:r w:rsidRPr="00E77497">
          <w:rPr>
            <w:rFonts w:ascii="Courier New" w:hAnsi="Courier New" w:cs="Courier New"/>
            <w:b/>
          </w:rPr>
          <w:t xml:space="preserve">] </w:t>
        </w:r>
      </w:ins>
    </w:p>
    <w:p w14:paraId="4FF2CFCF" w14:textId="77777777" w:rsidR="00B34B48" w:rsidRPr="00675B74" w:rsidRDefault="00481DAC" w:rsidP="00B34B48">
      <w:pPr>
        <w:pStyle w:val="Alg3"/>
        <w:numPr>
          <w:ilvl w:val="0"/>
          <w:numId w:val="546"/>
        </w:numPr>
        <w:spacing w:after="240"/>
        <w:rPr>
          <w:ins w:id="19317" w:author="Rev 5 Allen Wirfs-Brock" w:date="2012-01-03T16:58:00Z"/>
        </w:rPr>
      </w:pPr>
      <w:ins w:id="19318" w:author="Rev 6 Allen Wirfs-Brock" w:date="2012-02-18T11:00:00Z">
        <w:r>
          <w:t>Return the result of p</w:t>
        </w:r>
        <w:r w:rsidRPr="004418C4">
          <w:t>erform</w:t>
        </w:r>
        <w:r>
          <w:t>ing</w:t>
        </w:r>
        <w:r w:rsidRPr="004418C4">
          <w:t xml:space="preserve"> </w:t>
        </w:r>
      </w:ins>
      <w:ins w:id="19319" w:author="Rev 5 Allen Wirfs-Brock" w:date="2012-01-03T16:58:00Z">
        <w:del w:id="19320" w:author="Rev 6 Allen Wirfs-Brock" w:date="2012-02-18T11:00:00Z">
          <w:r w:rsidR="00B34B48" w:rsidDel="00481DAC">
            <w:delText xml:space="preserve">Perform </w:delText>
          </w:r>
        </w:del>
        <w:r w:rsidR="00B34B48">
          <w:t xml:space="preserve">Indexed Binding </w:t>
        </w:r>
        <w:del w:id="19321" w:author="Rev 6 Allen Wirfs-Brock" w:date="2012-02-27T15:45:00Z">
          <w:r w:rsidR="00B34B48" w:rsidDel="00A113E2">
            <w:delText>Initialization</w:delText>
          </w:r>
        </w:del>
      </w:ins>
      <w:ins w:id="19322" w:author="Rev 6 Allen Wirfs-Brock" w:date="2012-02-27T15:45:00Z">
        <w:r w:rsidR="00A113E2">
          <w:t>Initialisation</w:t>
        </w:r>
      </w:ins>
      <w:ins w:id="19323" w:author="Rev 5 Allen Wirfs-Brock" w:date="2012-01-03T16:58:00Z">
        <w:r w:rsidR="00B34B48">
          <w:t xml:space="preserve"> for </w:t>
        </w:r>
        <w:r w:rsidR="00B34B48" w:rsidRPr="00675B74">
          <w:rPr>
            <w:rStyle w:val="bnf"/>
          </w:rPr>
          <w:t>BindingElementList</w:t>
        </w:r>
        <w:r w:rsidR="00B34B48" w:rsidRPr="00675B74">
          <w:rPr>
            <w:rFonts w:cs="Arial"/>
            <w:i/>
            <w:vertAlign w:val="subscript"/>
          </w:rPr>
          <w:t xml:space="preserve"> </w:t>
        </w:r>
        <w:r w:rsidR="00B34B48" w:rsidRPr="00E77497">
          <w:t xml:space="preserve">using </w:t>
        </w:r>
        <w:r w:rsidR="00B34B48">
          <w:rPr>
            <w:i/>
          </w:rPr>
          <w:t>array</w:t>
        </w:r>
        <w:r w:rsidR="00B34B48" w:rsidRPr="00E77497">
          <w:t>,</w:t>
        </w:r>
        <w:r w:rsidR="00B34B48" w:rsidRPr="00E77497">
          <w:rPr>
            <w:i/>
          </w:rPr>
          <w:t xml:space="preserve"> </w:t>
        </w:r>
        <w:r w:rsidR="00B34B48">
          <w:rPr>
            <w:i/>
          </w:rPr>
          <w:t>nextIndex</w:t>
        </w:r>
        <w:r w:rsidR="00B34B48">
          <w:t>,</w:t>
        </w:r>
        <w:r w:rsidR="00B34B48" w:rsidRPr="00675B74">
          <w:t xml:space="preserve"> </w:t>
        </w:r>
        <w:r w:rsidR="00B34B48" w:rsidRPr="00E77497">
          <w:t xml:space="preserve">and </w:t>
        </w:r>
        <w:r w:rsidR="00B34B48" w:rsidRPr="00675B74">
          <w:rPr>
            <w:i/>
          </w:rPr>
          <w:t>enviro</w:t>
        </w:r>
        <w:r w:rsidR="00B34B48" w:rsidRPr="00E77497">
          <w:rPr>
            <w:i/>
          </w:rPr>
          <w:t>nmen</w:t>
        </w:r>
        <w:r w:rsidR="00B34B48">
          <w:rPr>
            <w:i/>
          </w:rPr>
          <w:t xml:space="preserve">t </w:t>
        </w:r>
        <w:r w:rsidR="00B34B48" w:rsidRPr="00675B74">
          <w:t xml:space="preserve">as </w:t>
        </w:r>
        <w:r w:rsidR="00B34B48">
          <w:t>arguments</w:t>
        </w:r>
        <w:r w:rsidR="00B34B48" w:rsidRPr="00675B74">
          <w:t>.</w:t>
        </w:r>
      </w:ins>
    </w:p>
    <w:p w14:paraId="311B1E8D" w14:textId="77777777" w:rsidR="00CB5F32" w:rsidRPr="00E77497" w:rsidRDefault="00CB5F32" w:rsidP="00CB5F32">
      <w:pPr>
        <w:contextualSpacing/>
        <w:rPr>
          <w:ins w:id="19324" w:author="Rev 4 Allen Wirfs-Brock" w:date="2011-11-05T08:55:00Z"/>
        </w:rPr>
      </w:pPr>
      <w:ins w:id="19325" w:author="Rev 4 Allen Wirfs-Brock" w:date="2011-11-05T08:55:00Z">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Style w:val="bnf"/>
          </w:rPr>
          <w:t>Elision</w:t>
        </w:r>
        <w:r w:rsidRPr="00E77497">
          <w:rPr>
            <w:rFonts w:cs="Arial"/>
            <w:vertAlign w:val="subscript"/>
          </w:rPr>
          <w:t>opt</w:t>
        </w:r>
        <w:r w:rsidRPr="00E77497">
          <w:rPr>
            <w:rFonts w:ascii="Courier New" w:hAnsi="Courier New" w:cs="Courier New"/>
            <w:b/>
          </w:rPr>
          <w:t xml:space="preserve">] </w:t>
        </w:r>
      </w:ins>
    </w:p>
    <w:p w14:paraId="786FE5B4" w14:textId="77777777" w:rsidR="00CB5F32" w:rsidRPr="00675B74" w:rsidRDefault="00481DAC" w:rsidP="00B840BD">
      <w:pPr>
        <w:pStyle w:val="Alg3"/>
        <w:numPr>
          <w:ilvl w:val="0"/>
          <w:numId w:val="627"/>
        </w:numPr>
        <w:spacing w:after="240"/>
        <w:rPr>
          <w:ins w:id="19326" w:author="Rev 4 Allen Wirfs-Brock" w:date="2011-11-05T08:55:00Z"/>
        </w:rPr>
      </w:pPr>
      <w:ins w:id="19327" w:author="Rev 6 Allen Wirfs-Brock" w:date="2012-02-18T11:00:00Z">
        <w:r>
          <w:t>Return the result of p</w:t>
        </w:r>
        <w:r w:rsidRPr="004418C4">
          <w:t>erform</w:t>
        </w:r>
        <w:r>
          <w:t>ing</w:t>
        </w:r>
        <w:r w:rsidRPr="004418C4">
          <w:t xml:space="preserve"> </w:t>
        </w:r>
      </w:ins>
      <w:ins w:id="19328" w:author="Rev 4 Allen Wirfs-Brock" w:date="2011-11-05T08:55:00Z">
        <w:del w:id="19329" w:author="Rev 6 Allen Wirfs-Brock" w:date="2012-02-18T11:00:00Z">
          <w:r w:rsidR="00CB5F32" w:rsidDel="00481DAC">
            <w:delText xml:space="preserve">Perform </w:delText>
          </w:r>
        </w:del>
        <w:r w:rsidR="00CB5F32">
          <w:t xml:space="preserve">Indexed Binding </w:t>
        </w:r>
        <w:del w:id="19330" w:author="Rev 6 Allen Wirfs-Brock" w:date="2012-02-27T15:45:00Z">
          <w:r w:rsidR="00CB5F32" w:rsidDel="00A113E2">
            <w:delText>Initialization</w:delText>
          </w:r>
        </w:del>
      </w:ins>
      <w:ins w:id="19331" w:author="Rev 6 Allen Wirfs-Brock" w:date="2012-02-27T15:45:00Z">
        <w:r w:rsidR="00A113E2">
          <w:t>Initialisation</w:t>
        </w:r>
      </w:ins>
      <w:ins w:id="19332" w:author="Rev 4 Allen Wirfs-Brock" w:date="2011-11-05T08:55:00Z">
        <w:r w:rsidR="00CB5F32">
          <w:t xml:space="preserve"> for </w:t>
        </w:r>
        <w:r w:rsidR="00CB5F32" w:rsidRPr="00675B74">
          <w:rPr>
            <w:rStyle w:val="bnf"/>
          </w:rPr>
          <w:t>BindingElementList</w:t>
        </w:r>
        <w:r w:rsidR="00CB5F32" w:rsidRPr="00675B74">
          <w:rPr>
            <w:rFonts w:cs="Arial"/>
            <w:i/>
            <w:vertAlign w:val="subscript"/>
          </w:rPr>
          <w:t xml:space="preserve"> </w:t>
        </w:r>
        <w:r w:rsidR="00CB5F32" w:rsidRPr="00E77497">
          <w:t xml:space="preserve">using </w:t>
        </w:r>
      </w:ins>
      <w:ins w:id="19333" w:author="Rev 4 Allen Wirfs-Brock" w:date="2011-11-05T09:02:00Z">
        <w:r w:rsidR="00F12460">
          <w:rPr>
            <w:i/>
          </w:rPr>
          <w:t>array</w:t>
        </w:r>
      </w:ins>
      <w:ins w:id="19334" w:author="Rev 4 Allen Wirfs-Brock" w:date="2011-11-05T08:55:00Z">
        <w:r w:rsidR="00CB5F32" w:rsidRPr="00E77497">
          <w:t>,</w:t>
        </w:r>
        <w:r w:rsidR="00CB5F32" w:rsidRPr="00E77497">
          <w:rPr>
            <w:i/>
          </w:rPr>
          <w:t xml:space="preserve"> </w:t>
        </w:r>
      </w:ins>
      <w:ins w:id="19335" w:author="Rev 4 Allen Wirfs-Brock" w:date="2011-11-05T09:02:00Z">
        <w:del w:id="19336" w:author="Rev 5 Allen Wirfs-Brock" w:date="2012-01-04T11:48:00Z">
          <w:r w:rsidR="00F12460" w:rsidRPr="00C7794D" w:rsidDel="00B840BD">
            <w:delText>0</w:delText>
          </w:r>
          <w:r w:rsidR="00F12460" w:rsidDel="00B840BD">
            <w:rPr>
              <w:i/>
            </w:rPr>
            <w:delText xml:space="preserve">, </w:delText>
          </w:r>
        </w:del>
        <w:r w:rsidR="00F12460">
          <w:rPr>
            <w:i/>
          </w:rPr>
          <w:t>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ins>
      <w:ins w:id="19337" w:author="Rev 4 Allen Wirfs-Brock" w:date="2011-11-05T08:55:00Z">
        <w:r w:rsidR="00CB5F32" w:rsidRPr="00675B74">
          <w:t xml:space="preserve">as </w:t>
        </w:r>
        <w:r w:rsidR="00CB5F32">
          <w:t>arguments</w:t>
        </w:r>
        <w:r w:rsidR="00CB5F32" w:rsidRPr="00675B74">
          <w:t>.</w:t>
        </w:r>
      </w:ins>
    </w:p>
    <w:p w14:paraId="77CC2C77" w14:textId="77777777" w:rsidR="00CB5F32" w:rsidRPr="00E77497" w:rsidRDefault="00CB5F32" w:rsidP="00CB5F32">
      <w:pPr>
        <w:contextualSpacing/>
        <w:rPr>
          <w:ins w:id="19338" w:author="Rev 4 Allen Wirfs-Brock" w:date="2011-11-05T08:55:00Z"/>
          <w:rFonts w:ascii="Courier New" w:hAnsi="Courier New" w:cs="Courier New"/>
          <w:b/>
        </w:rPr>
      </w:pPr>
      <w:ins w:id="19339" w:author="Rev 4 Allen Wirfs-Brock" w:date="2011-11-05T08:55:00Z">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Style w:val="bnf"/>
          </w:rPr>
          <w:t>Elision</w:t>
        </w:r>
        <w:r w:rsidRPr="00E77497">
          <w:rPr>
            <w:rFonts w:cs="Arial"/>
            <w:vertAlign w:val="subscript"/>
          </w:rPr>
          <w:t>opt</w:t>
        </w:r>
        <w:r w:rsidRPr="00E77497" w:rsidDel="000E305D">
          <w:t xml:space="preserve"> </w:t>
        </w:r>
        <w:r>
          <w:t xml:space="preserve"> </w:t>
        </w:r>
        <w:r w:rsidRPr="00675B74">
          <w:rPr>
            <w:rStyle w:val="bnf"/>
          </w:rPr>
          <w:t xml:space="preserve">BindingRestElement </w:t>
        </w:r>
        <w:r w:rsidRPr="00675B74">
          <w:rPr>
            <w:rFonts w:cs="Arial"/>
            <w:i/>
            <w:vertAlign w:val="subscript"/>
          </w:rPr>
          <w:t xml:space="preserve"> </w:t>
        </w:r>
        <w:r w:rsidRPr="00E77497">
          <w:rPr>
            <w:rFonts w:ascii="Courier New" w:hAnsi="Courier New" w:cs="Courier New"/>
            <w:b/>
          </w:rPr>
          <w:t xml:space="preserve">] </w:t>
        </w:r>
      </w:ins>
    </w:p>
    <w:p w14:paraId="6ED2B7A8" w14:textId="77777777" w:rsidR="00CB5F32" w:rsidRPr="00675B74" w:rsidRDefault="00CB5F32" w:rsidP="00B34B48">
      <w:pPr>
        <w:pStyle w:val="Alg3"/>
        <w:numPr>
          <w:ilvl w:val="0"/>
          <w:numId w:val="555"/>
        </w:numPr>
        <w:rPr>
          <w:ins w:id="19340" w:author="Rev 4 Allen Wirfs-Brock" w:date="2011-11-05T08:55:00Z"/>
        </w:rPr>
      </w:pPr>
      <w:ins w:id="19341" w:author="Rev 4 Allen Wirfs-Brock" w:date="2011-11-05T08:55:00Z">
        <w:r w:rsidRPr="00E77497">
          <w:t xml:space="preserve">Let </w:t>
        </w:r>
        <w:del w:id="19342" w:author="Rev 10 Allen Wirfs-Brock" w:date="2012-08-14T10:03:00Z">
          <w:r w:rsidRPr="00E77497" w:rsidDel="006552DF">
            <w:rPr>
              <w:i/>
            </w:rPr>
            <w:delText>index</w:delText>
          </w:r>
        </w:del>
      </w:ins>
      <w:ins w:id="19343" w:author="Rev 10 Allen Wirfs-Brock" w:date="2012-08-14T10:03:00Z">
        <w:r w:rsidR="006552DF">
          <w:rPr>
            <w:i/>
          </w:rPr>
          <w:t>next</w:t>
        </w:r>
      </w:ins>
      <w:ins w:id="19344" w:author="Rev 4 Allen Wirfs-Brock" w:date="2011-11-05T08:55:00Z">
        <w:r w:rsidRPr="00E77497">
          <w:t xml:space="preserve"> be the result of </w:t>
        </w:r>
        <w:r>
          <w:t xml:space="preserve">performing Indexed Binding </w:t>
        </w:r>
        <w:del w:id="19345" w:author="Rev 6 Allen Wirfs-Brock" w:date="2012-02-27T15:45:00Z">
          <w:r w:rsidDel="00A113E2">
            <w:delText>Initialization</w:delText>
          </w:r>
        </w:del>
      </w:ins>
      <w:ins w:id="19346" w:author="Rev 6 Allen Wirfs-Brock" w:date="2012-02-27T15:45:00Z">
        <w:r w:rsidR="00A113E2">
          <w:t>Initialisation</w:t>
        </w:r>
      </w:ins>
      <w:ins w:id="19347" w:author="Rev 4 Allen Wirfs-Brock" w:date="2011-11-05T08:55:00Z">
        <w:r>
          <w:t xml:space="preserve"> for</w:t>
        </w:r>
        <w:r w:rsidRPr="004418C4">
          <w:t xml:space="preserve"> </w:t>
        </w:r>
        <w:r w:rsidRPr="00675B74">
          <w:rPr>
            <w:rStyle w:val="bnf"/>
          </w:rPr>
          <w:t>BindingElementList</w:t>
        </w:r>
        <w:r w:rsidRPr="00675B74">
          <w:rPr>
            <w:rFonts w:cs="Arial"/>
            <w:i/>
            <w:vertAlign w:val="subscript"/>
          </w:rPr>
          <w:t xml:space="preserve"> </w:t>
        </w:r>
        <w:r w:rsidRPr="00E77497">
          <w:t xml:space="preserve">using </w:t>
        </w:r>
      </w:ins>
      <w:ins w:id="19348" w:author="Rev 4 Allen Wirfs-Brock" w:date="2011-11-05T09:03:00Z">
        <w:r w:rsidR="00F12460">
          <w:rPr>
            <w:i/>
          </w:rPr>
          <w:t>array</w:t>
        </w:r>
        <w:del w:id="19349" w:author="Rev 7 Allen Wirfs-Brock" w:date="2012-05-04T14:35:00Z">
          <w:r w:rsidR="00F12460" w:rsidRPr="00E77497" w:rsidDel="00C9532C">
            <w:delText>,</w:delText>
          </w:r>
        </w:del>
        <w:r w:rsidR="00F12460" w:rsidRPr="00E77497">
          <w:rPr>
            <w:i/>
          </w:rPr>
          <w:t xml:space="preserve"> </w:t>
        </w:r>
        <w:del w:id="19350" w:author="Rev 5 Allen Wirfs-Brock" w:date="2012-01-04T11:49:00Z">
          <w:r w:rsidR="00F12460" w:rsidRPr="004418C4" w:rsidDel="00B840BD">
            <w:delText>0</w:delText>
          </w:r>
        </w:del>
        <w:r w:rsidR="00F12460">
          <w:rPr>
            <w:i/>
          </w:rPr>
          <w:t>, 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t</w:t>
        </w:r>
      </w:ins>
      <w:ins w:id="19351" w:author="Rev 4 Allen Wirfs-Brock" w:date="2011-11-05T08:55:00Z">
        <w:r w:rsidRPr="00E77497">
          <w:t xml:space="preserve"> as </w:t>
        </w:r>
        <w:r>
          <w:t>arguments</w:t>
        </w:r>
        <w:r w:rsidRPr="00675B74">
          <w:t>.</w:t>
        </w:r>
      </w:ins>
    </w:p>
    <w:p w14:paraId="24DC8D90" w14:textId="77777777" w:rsidR="006506E0" w:rsidRDefault="005715ED" w:rsidP="00EB121A">
      <w:pPr>
        <w:pStyle w:val="Alg2"/>
        <w:numPr>
          <w:ilvl w:val="0"/>
          <w:numId w:val="555"/>
        </w:numPr>
        <w:contextualSpacing/>
        <w:rPr>
          <w:ins w:id="19352" w:author="Rev 6 Allen Wirfs-Brock" w:date="2012-02-18T11:22:00Z"/>
        </w:rPr>
      </w:pPr>
      <w:ins w:id="19353" w:author="Rev 7 Allen Wirfs-Brock" w:date="2012-04-12T14:43:00Z">
        <w:r>
          <w:t>ReturnIfAbrupt(</w:t>
        </w:r>
      </w:ins>
      <w:ins w:id="19354" w:author="Rev 7 Allen Wirfs-Brock" w:date="2012-04-12T14:44:00Z">
        <w:del w:id="19355" w:author="Rev 10 Allen Wirfs-Brock" w:date="2012-08-14T10:03:00Z">
          <w:r w:rsidDel="006552DF">
            <w:rPr>
              <w:i/>
            </w:rPr>
            <w:delText>index</w:delText>
          </w:r>
        </w:del>
      </w:ins>
      <w:ins w:id="19356" w:author="Rev 10 Allen Wirfs-Brock" w:date="2012-08-14T10:03:00Z">
        <w:r w:rsidR="006552DF">
          <w:rPr>
            <w:i/>
          </w:rPr>
          <w:t>next</w:t>
        </w:r>
      </w:ins>
      <w:ins w:id="19357" w:author="Rev 7 Allen Wirfs-Brock" w:date="2012-04-12T14:43:00Z">
        <w:r>
          <w:t>).</w:t>
        </w:r>
      </w:ins>
      <w:ins w:id="19358" w:author="Rev 6 Allen Wirfs-Brock" w:date="2012-02-18T11:22:00Z">
        <w:del w:id="19359" w:author="Rev 7 Allen Wirfs-Brock" w:date="2012-04-12T14:43:00Z">
          <w:r w:rsidR="006506E0" w:rsidDel="005715ED">
            <w:delText xml:space="preserve">If </w:delText>
          </w:r>
          <w:r w:rsidR="006506E0" w:rsidDel="005715ED">
            <w:rPr>
              <w:i/>
            </w:rPr>
            <w:delText>index</w:delText>
          </w:r>
          <w:r w:rsidR="006506E0" w:rsidDel="005715ED">
            <w:delText xml:space="preserve"> is an abrupt completion, return </w:delText>
          </w:r>
        </w:del>
      </w:ins>
      <w:ins w:id="19360" w:author="Rev 6 Allen Wirfs-Brock" w:date="2012-02-18T11:23:00Z">
        <w:del w:id="19361" w:author="Rev 7 Allen Wirfs-Brock" w:date="2012-04-12T14:43:00Z">
          <w:r w:rsidR="006506E0" w:rsidDel="005715ED">
            <w:rPr>
              <w:i/>
            </w:rPr>
            <w:delText>index</w:delText>
          </w:r>
        </w:del>
      </w:ins>
      <w:ins w:id="19362" w:author="Rev 6 Allen Wirfs-Brock" w:date="2012-02-18T11:22:00Z">
        <w:del w:id="19363" w:author="Rev 7 Allen Wirfs-Brock" w:date="2012-04-12T14:43:00Z">
          <w:r w:rsidR="006506E0" w:rsidDel="005715ED">
            <w:delText>.</w:delText>
          </w:r>
        </w:del>
      </w:ins>
    </w:p>
    <w:p w14:paraId="3C2F8596" w14:textId="77777777" w:rsidR="00CB5F32" w:rsidRPr="00E77497" w:rsidRDefault="00766C2E" w:rsidP="00B34B48">
      <w:pPr>
        <w:pStyle w:val="Alg3"/>
        <w:numPr>
          <w:ilvl w:val="0"/>
          <w:numId w:val="555"/>
        </w:numPr>
        <w:rPr>
          <w:ins w:id="19364" w:author="Rev 4 Allen Wirfs-Brock" w:date="2011-11-05T08:55:00Z"/>
        </w:rPr>
      </w:pPr>
      <w:ins w:id="19365" w:author="Rev 10 Allen Wirfs-Brock" w:date="2012-09-04T11:02:00Z">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ins>
      <w:ins w:id="19366" w:author="Rev 4 Allen Wirfs-Brock" w:date="2011-11-05T08:55:00Z">
        <w:del w:id="19367" w:author="Rev 10 Allen Wirfs-Brock" w:date="2012-09-04T11:02:00Z">
          <w:r w:rsidR="00CB5F32" w:rsidRPr="00E77497" w:rsidDel="00766C2E">
            <w:delText xml:space="preserve">If </w:delText>
          </w:r>
          <w:r w:rsidR="00CB5F32" w:rsidRPr="00E77497" w:rsidDel="00766C2E">
            <w:rPr>
              <w:i/>
            </w:rPr>
            <w:delText>Elision</w:delText>
          </w:r>
          <w:r w:rsidR="00CB5F32" w:rsidRPr="00E77497" w:rsidDel="00766C2E">
            <w:delText xml:space="preserve"> is present, then let </w:delText>
          </w:r>
          <w:r w:rsidR="00CB5F32" w:rsidRPr="00E77497" w:rsidDel="00766C2E">
            <w:rPr>
              <w:i/>
            </w:rPr>
            <w:delText>skip</w:delText>
          </w:r>
          <w:r w:rsidR="00CB5F32" w:rsidRPr="00E77497" w:rsidDel="00766C2E">
            <w:delText xml:space="preserve"> be the result of evaluating </w:delText>
          </w:r>
          <w:r w:rsidR="00CB5F32" w:rsidRPr="00E77497" w:rsidDel="00766C2E">
            <w:rPr>
              <w:i/>
            </w:rPr>
            <w:delText>Elision</w:delText>
          </w:r>
          <w:r w:rsidR="00CB5F32" w:rsidRPr="00E77497" w:rsidDel="00766C2E">
            <w:delText xml:space="preserve">, otherwise let </w:delText>
          </w:r>
          <w:r w:rsidR="00CB5F32" w:rsidRPr="00E77497" w:rsidDel="00766C2E">
            <w:rPr>
              <w:i/>
            </w:rPr>
            <w:delText>skip</w:delText>
          </w:r>
          <w:r w:rsidR="00CB5F32" w:rsidRPr="00E77497" w:rsidDel="00766C2E">
            <w:delText xml:space="preserve"> be 0.</w:delText>
          </w:r>
        </w:del>
      </w:ins>
    </w:p>
    <w:p w14:paraId="06248EC8" w14:textId="77777777" w:rsidR="00CB5F32" w:rsidRPr="00675B74" w:rsidRDefault="00481DAC" w:rsidP="00B34B48">
      <w:pPr>
        <w:pStyle w:val="Alg3"/>
        <w:numPr>
          <w:ilvl w:val="0"/>
          <w:numId w:val="555"/>
        </w:numPr>
        <w:spacing w:after="220"/>
        <w:rPr>
          <w:ins w:id="19368" w:author="Rev 4 Allen Wirfs-Brock" w:date="2011-11-05T08:55:00Z"/>
        </w:rPr>
      </w:pPr>
      <w:ins w:id="19369" w:author="Rev 6 Allen Wirfs-Brock" w:date="2012-02-18T11:00:00Z">
        <w:r>
          <w:t>Return the result of p</w:t>
        </w:r>
        <w:r w:rsidRPr="004418C4">
          <w:t>erform</w:t>
        </w:r>
        <w:r>
          <w:t>ing</w:t>
        </w:r>
        <w:r w:rsidRPr="004418C4">
          <w:t xml:space="preserve"> </w:t>
        </w:r>
      </w:ins>
      <w:ins w:id="19370" w:author="Rev 4 Allen Wirfs-Brock" w:date="2011-11-05T08:55:00Z">
        <w:del w:id="19371" w:author="Rev 6 Allen Wirfs-Brock" w:date="2012-02-18T11:00:00Z">
          <w:r w:rsidR="00CB5F32" w:rsidDel="00481DAC">
            <w:delText xml:space="preserve">Perform </w:delText>
          </w:r>
        </w:del>
        <w:r w:rsidR="00CB5F32">
          <w:t xml:space="preserve">Indexed Binding </w:t>
        </w:r>
        <w:del w:id="19372" w:author="Rev 6 Allen Wirfs-Brock" w:date="2012-02-27T15:45:00Z">
          <w:r w:rsidR="00CB5F32" w:rsidDel="00A113E2">
            <w:delText>Initialization</w:delText>
          </w:r>
        </w:del>
      </w:ins>
      <w:ins w:id="19373" w:author="Rev 6 Allen Wirfs-Brock" w:date="2012-02-27T15:45:00Z">
        <w:r w:rsidR="00A113E2">
          <w:t>Initialisation</w:t>
        </w:r>
      </w:ins>
      <w:ins w:id="19374" w:author="Rev 4 Allen Wirfs-Brock" w:date="2011-11-05T08:55:00Z">
        <w:r w:rsidR="00CB5F32">
          <w:t xml:space="preserve"> for</w:t>
        </w:r>
        <w:r w:rsidR="00CB5F32" w:rsidRPr="004418C4">
          <w:t xml:space="preserve"> </w:t>
        </w:r>
        <w:r w:rsidR="00CB5F32" w:rsidRPr="00675B74">
          <w:rPr>
            <w:rStyle w:val="bnf"/>
          </w:rPr>
          <w:t xml:space="preserve">BindingRestElement </w:t>
        </w:r>
        <w:r w:rsidR="00CB5F32" w:rsidRPr="00675B74">
          <w:rPr>
            <w:rFonts w:cs="Arial"/>
            <w:i/>
            <w:vertAlign w:val="subscript"/>
          </w:rPr>
          <w:t xml:space="preserve"> </w:t>
        </w:r>
        <w:r w:rsidR="00CB5F32" w:rsidRPr="00E77497">
          <w:t xml:space="preserve">using </w:t>
        </w:r>
      </w:ins>
      <w:ins w:id="19375" w:author="Rev 4 Allen Wirfs-Brock" w:date="2011-11-05T09:04:00Z">
        <w:r w:rsidR="00F12460">
          <w:rPr>
            <w:i/>
          </w:rPr>
          <w:t xml:space="preserve">array, </w:t>
        </w:r>
        <w:del w:id="19376" w:author="Rev 5 Allen Wirfs-Brock" w:date="2012-01-04T11:50:00Z">
          <w:r w:rsidR="00F12460" w:rsidDel="00B840BD">
            <w:rPr>
              <w:i/>
            </w:rPr>
            <w:delText xml:space="preserve">arrayLength, </w:delText>
          </w:r>
        </w:del>
      </w:ins>
      <w:ins w:id="19377" w:author="Rev 4 Allen Wirfs-Brock" w:date="2011-11-05T08:55:00Z">
        <w:del w:id="19378" w:author="Rev 10 Allen Wirfs-Brock" w:date="2012-08-14T10:04:00Z">
          <w:r w:rsidR="00CB5F32" w:rsidRPr="00E77497" w:rsidDel="006552DF">
            <w:rPr>
              <w:i/>
            </w:rPr>
            <w:delText>index</w:delText>
          </w:r>
        </w:del>
      </w:ins>
      <w:ins w:id="19379" w:author="Rev 10 Allen Wirfs-Brock" w:date="2012-08-14T10:04:00Z">
        <w:r w:rsidR="006552DF">
          <w:rPr>
            <w:i/>
          </w:rPr>
          <w:t>next</w:t>
        </w:r>
      </w:ins>
      <w:ins w:id="19380" w:author="Rev 4 Allen Wirfs-Brock" w:date="2011-11-05T08:55:00Z">
        <w:r w:rsidR="00CB5F32" w:rsidRPr="00E77497">
          <w:t>+</w:t>
        </w:r>
        <w:r w:rsidR="00CB5F32" w:rsidRPr="00E77497">
          <w:rPr>
            <w:i/>
          </w:rPr>
          <w:t>skip</w:t>
        </w:r>
        <w:r w:rsidR="00CB5F32" w:rsidRPr="00E77497">
          <w:t xml:space="preserve"> </w:t>
        </w:r>
      </w:ins>
      <w:ins w:id="19381" w:author="Rev 4 Allen Wirfs-Brock" w:date="2011-11-05T09:04:00Z">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ins>
      <w:ins w:id="19382" w:author="Rev 4 Allen Wirfs-Brock" w:date="2011-11-05T08:55:00Z">
        <w:r w:rsidR="00CB5F32" w:rsidRPr="00E77497">
          <w:t xml:space="preserve">as </w:t>
        </w:r>
        <w:r w:rsidR="00CB5F32">
          <w:t>arguments</w:t>
        </w:r>
        <w:r w:rsidR="00CB5F32" w:rsidRPr="00675B74">
          <w:t>.</w:t>
        </w:r>
      </w:ins>
    </w:p>
    <w:p w14:paraId="4386467A" w14:textId="77777777" w:rsidR="00726A79" w:rsidRPr="00E77497" w:rsidDel="00C35E30" w:rsidRDefault="00726A79" w:rsidP="00D4578E">
      <w:pPr>
        <w:contextualSpacing/>
        <w:rPr>
          <w:ins w:id="19383" w:author="Allen Wirfs-Brock" w:date="2011-07-11T15:26:00Z"/>
          <w:del w:id="19384" w:author="Rev 4 Allen Wirfs-Brock" w:date="2011-10-15T18:19:00Z"/>
        </w:rPr>
      </w:pPr>
      <w:ins w:id="19385" w:author="Allen Wirfs-Brock" w:date="2011-07-11T15:26:00Z">
        <w:del w:id="19386" w:author="Rev 4 Allen Wirfs-Brock" w:date="2011-10-15T18:19:00Z">
          <w:r w:rsidRPr="00675B74" w:rsidDel="00C35E30">
            <w:delText xml:space="preserve">The </w:delText>
          </w:r>
          <w:r w:rsidRPr="00675B74" w:rsidDel="00C35E30">
            <w:rPr>
              <w:rFonts w:ascii="Times New Roman" w:eastAsia="Times New Roman" w:hAnsi="Times New Roman"/>
              <w:spacing w:val="6"/>
              <w:lang w:eastAsia="en-US"/>
            </w:rPr>
            <w:delText xml:space="preserve">BoundNames </w:delText>
          </w:r>
          <w:r w:rsidRPr="00675B74" w:rsidDel="00C35E30">
            <w:delText xml:space="preserve">of the production  </w:delText>
          </w:r>
        </w:del>
      </w:ins>
      <w:ins w:id="19387" w:author="Allen Wirfs-Brock" w:date="2011-07-11T15:27:00Z">
        <w:del w:id="19388" w:author="Rev 4 Allen Wirfs-Brock" w:date="2011-10-15T18:19:00Z">
          <w:r w:rsidRPr="00E77497" w:rsidDel="00C35E30">
            <w:rPr>
              <w:rStyle w:val="bnf"/>
            </w:rPr>
            <w:delText xml:space="preserve">BindingElementList </w:delText>
          </w:r>
        </w:del>
      </w:ins>
      <w:ins w:id="19389" w:author="Allen Wirfs-Brock" w:date="2011-07-11T15:26:00Z">
        <w:del w:id="19390" w:author="Rev 4 Allen Wirfs-Brock" w:date="2011-10-15T18:19:00Z">
          <w:r w:rsidRPr="00E77497" w:rsidDel="00C35E30">
            <w:rPr>
              <w:b/>
            </w:rPr>
            <w:delText>:</w:delText>
          </w:r>
          <w:r w:rsidRPr="00E77497" w:rsidDel="00C35E30">
            <w:delText xml:space="preserve"> </w:delText>
          </w:r>
        </w:del>
      </w:ins>
      <w:ins w:id="19391" w:author="Allen Wirfs-Brock" w:date="2011-07-11T15:28:00Z">
        <w:del w:id="19392" w:author="Rev 4 Allen Wirfs-Brock" w:date="2011-10-15T18:19:00Z">
          <w:r w:rsidRPr="00E77497" w:rsidDel="00C35E30">
            <w:rPr>
              <w:rFonts w:ascii="Times New Roman" w:hAnsi="Times New Roman"/>
              <w:i/>
            </w:rPr>
            <w:delText>Elision</w:delText>
          </w:r>
          <w:r w:rsidRPr="00E77497" w:rsidDel="00C35E30">
            <w:rPr>
              <w:rFonts w:cs="Arial"/>
              <w:vertAlign w:val="subscript"/>
            </w:rPr>
            <w:delText>opt</w:delText>
          </w:r>
          <w:r w:rsidRPr="00E77497" w:rsidDel="00C35E30">
            <w:rPr>
              <w:rStyle w:val="bnf"/>
            </w:rPr>
            <w:delText xml:space="preserve">  </w:delText>
          </w:r>
        </w:del>
      </w:ins>
      <w:ins w:id="19393" w:author="Allen Wirfs-Brock" w:date="2011-07-11T15:26:00Z">
        <w:del w:id="19394" w:author="Rev 4 Allen Wirfs-Brock" w:date="2011-10-15T18:19:00Z">
          <w:r w:rsidRPr="00E77497" w:rsidDel="00C35E30">
            <w:rPr>
              <w:rStyle w:val="bnf"/>
            </w:rPr>
            <w:delText>Binding</w:delText>
          </w:r>
        </w:del>
      </w:ins>
      <w:ins w:id="19395" w:author="Allen Wirfs-Brock" w:date="2011-07-11T15:28:00Z">
        <w:del w:id="19396" w:author="Rev 4 Allen Wirfs-Brock" w:date="2011-10-15T18:19:00Z">
          <w:r w:rsidRPr="00E77497" w:rsidDel="00C35E30">
            <w:rPr>
              <w:rStyle w:val="bnf"/>
            </w:rPr>
            <w:delText>Element</w:delText>
          </w:r>
        </w:del>
      </w:ins>
      <w:ins w:id="19397" w:author="Allen Wirfs-Brock" w:date="2011-07-11T15:26:00Z">
        <w:del w:id="19398" w:author="Rev 4 Allen Wirfs-Brock" w:date="2011-10-15T18:19:00Z">
          <w:r w:rsidRPr="00E77497" w:rsidDel="00C35E30">
            <w:rPr>
              <w:rStyle w:val="bnf"/>
              <w:rFonts w:ascii="Courier New" w:hAnsi="Courier New" w:cs="Courier New"/>
              <w:b/>
              <w:i w:val="0"/>
            </w:rPr>
            <w:delText xml:space="preserve"> </w:delText>
          </w:r>
          <w:r w:rsidRPr="00E77497" w:rsidDel="00C35E30">
            <w:delText>is determined as follows:</w:delText>
          </w:r>
        </w:del>
      </w:ins>
    </w:p>
    <w:p w14:paraId="114A9C87" w14:textId="77777777" w:rsidR="00726A79" w:rsidRPr="00E77497" w:rsidDel="00C35E30" w:rsidRDefault="00726A79">
      <w:pPr>
        <w:pStyle w:val="Alg4"/>
        <w:numPr>
          <w:ilvl w:val="0"/>
          <w:numId w:val="438"/>
        </w:numPr>
        <w:spacing w:after="220"/>
        <w:contextualSpacing/>
        <w:rPr>
          <w:ins w:id="19399" w:author="Allen Wirfs-Brock" w:date="2011-07-11T15:26:00Z"/>
          <w:del w:id="19400" w:author="Rev 4 Allen Wirfs-Brock" w:date="2011-10-15T18:19:00Z"/>
        </w:rPr>
        <w:pPrChange w:id="19401" w:author="Rev 4 Allen Wirfs-Brock" w:date="2011-11-07T12:16:00Z">
          <w:pPr>
            <w:pStyle w:val="Alg4"/>
            <w:numPr>
              <w:numId w:val="462"/>
            </w:numPr>
            <w:tabs>
              <w:tab w:val="num" w:pos="360"/>
            </w:tabs>
            <w:spacing w:after="220"/>
            <w:ind w:left="360" w:hanging="360"/>
            <w:contextualSpacing/>
          </w:pPr>
        </w:pPrChange>
      </w:pPr>
      <w:ins w:id="19402" w:author="Allen Wirfs-Brock" w:date="2011-07-11T15:26:00Z">
        <w:del w:id="19403" w:author="Rev 4 Allen Wirfs-Brock" w:date="2011-10-15T18:19:00Z">
          <w:r w:rsidRPr="00E77497" w:rsidDel="00C35E30">
            <w:delText xml:space="preserve">Return BoundNames of </w:delText>
          </w:r>
        </w:del>
      </w:ins>
      <w:ins w:id="19404" w:author="Allen Wirfs-Brock" w:date="2011-07-11T15:29:00Z">
        <w:del w:id="19405" w:author="Rev 4 Allen Wirfs-Brock" w:date="2011-10-15T18:19:00Z">
          <w:r w:rsidRPr="00E77497" w:rsidDel="00C35E30">
            <w:rPr>
              <w:rStyle w:val="bnf"/>
            </w:rPr>
            <w:delText>BindingElement</w:delText>
          </w:r>
        </w:del>
      </w:ins>
      <w:ins w:id="19406" w:author="Allen Wirfs-Brock" w:date="2011-07-11T15:26:00Z">
        <w:del w:id="19407" w:author="Rev 4 Allen Wirfs-Brock" w:date="2011-10-15T18:19:00Z">
          <w:r w:rsidRPr="00E77497" w:rsidDel="00C35E30">
            <w:delText>.</w:delText>
          </w:r>
        </w:del>
      </w:ins>
    </w:p>
    <w:p w14:paraId="76639139" w14:textId="77777777" w:rsidR="000958E3" w:rsidRPr="00E77497" w:rsidRDefault="009E67EA" w:rsidP="00D4578E">
      <w:pPr>
        <w:contextualSpacing/>
        <w:rPr>
          <w:ins w:id="19408" w:author="Rev 4 Allen Wirfs-Brock" w:date="2011-10-15T18:20:00Z"/>
        </w:rPr>
      </w:pPr>
      <w:ins w:id="19409" w:author="Rev 3 Allen Wirfs-Brock" w:date="2011-09-11T13:04:00Z">
        <w:del w:id="19410" w:author="Rev 4 Allen Wirfs-Brock" w:date="2011-10-15T18:20:00Z">
          <w:r w:rsidRPr="00E77497" w:rsidDel="000958E3">
            <w:delText xml:space="preserve">The production </w:delText>
          </w:r>
        </w:del>
      </w:ins>
      <w:ins w:id="19411" w:author="Rev 3 Allen Wirfs-Brock" w:date="2011-09-11T13:05:00Z">
        <w:r w:rsidRPr="00E77497">
          <w:rPr>
            <w:rStyle w:val="bnf"/>
          </w:rPr>
          <w:t>Binding</w:t>
        </w:r>
      </w:ins>
      <w:ins w:id="19412" w:author="Rev 3 Allen Wirfs-Brock" w:date="2011-09-11T13:04:00Z">
        <w:r w:rsidRPr="00E77497">
          <w:rPr>
            <w:rStyle w:val="bnf"/>
          </w:rPr>
          <w:t xml:space="preserve">ElementList </w:t>
        </w:r>
        <w:r w:rsidRPr="00E77497">
          <w:rPr>
            <w:b/>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ins>
      <w:ins w:id="19413" w:author="Rev 3 Allen Wirfs-Brock" w:date="2011-09-11T13:05:00Z">
        <w:r w:rsidRPr="00E77497">
          <w:rPr>
            <w:rStyle w:val="bnf"/>
          </w:rPr>
          <w:t>Binding</w:t>
        </w:r>
      </w:ins>
      <w:ins w:id="19414" w:author="Rev 3 Allen Wirfs-Brock" w:date="2011-09-11T13:04:00Z">
        <w:r w:rsidRPr="00E77497">
          <w:rPr>
            <w:rStyle w:val="bnf"/>
          </w:rPr>
          <w:t>Element</w:t>
        </w:r>
        <w:r w:rsidRPr="00E77497">
          <w:rPr>
            <w:rFonts w:cs="Arial"/>
            <w:i/>
            <w:vertAlign w:val="subscript"/>
          </w:rPr>
          <w:t xml:space="preserve"> </w:t>
        </w:r>
        <w:r w:rsidRPr="00E77497">
          <w:t xml:space="preserve"> </w:t>
        </w:r>
        <w:del w:id="19415" w:author="Rev 4 Allen Wirfs-Brock" w:date="2011-10-15T18:20:00Z">
          <w:r w:rsidRPr="00E77497" w:rsidDel="000958E3">
            <w:delText xml:space="preserve">is evaluated </w:delText>
          </w:r>
        </w:del>
      </w:ins>
    </w:p>
    <w:p w14:paraId="64C74206" w14:textId="77777777" w:rsidR="009E67EA" w:rsidRPr="00E77497" w:rsidDel="00D20B80" w:rsidRDefault="009E67EA" w:rsidP="00D4578E">
      <w:pPr>
        <w:ind w:left="360"/>
        <w:rPr>
          <w:ins w:id="19416" w:author="Rev 3 Allen Wirfs-Brock" w:date="2011-09-11T13:04:00Z"/>
          <w:del w:id="19417" w:author="Rev 4 Allen Wirfs-Brock" w:date="2011-11-04T18:09:00Z"/>
        </w:rPr>
      </w:pPr>
      <w:ins w:id="19418" w:author="Rev 3 Allen Wirfs-Brock" w:date="2011-09-11T13:04:00Z">
        <w:del w:id="19419" w:author="Rev 4 Allen Wirfs-Brock" w:date="2011-11-04T18:09:00Z">
          <w:r w:rsidRPr="00E77497" w:rsidDel="00D20B80">
            <w:delText xml:space="preserve">with the parameters </w:delText>
          </w:r>
          <w:r w:rsidRPr="00E77497" w:rsidDel="00D20B80">
            <w:rPr>
              <w:rStyle w:val="bnf"/>
            </w:rPr>
            <w:delText>obj</w:delText>
          </w:r>
        </w:del>
      </w:ins>
      <w:ins w:id="19420" w:author="Rev 3 Allen Wirfs-Brock" w:date="2011-09-11T13:06:00Z">
        <w:del w:id="19421" w:author="Rev 4 Allen Wirfs-Brock" w:date="2011-11-04T18:09:00Z">
          <w:r w:rsidRPr="00E77497" w:rsidDel="00D20B80">
            <w:delText xml:space="preserve">, </w:delText>
          </w:r>
          <w:r w:rsidRPr="00E77497" w:rsidDel="00D20B80">
            <w:rPr>
              <w:rFonts w:ascii="Times New Roman" w:eastAsia="Times New Roman" w:hAnsi="Times New Roman"/>
              <w:i/>
              <w:spacing w:val="6"/>
              <w:lang w:eastAsia="en-US"/>
            </w:rPr>
            <w:delText>env</w:delText>
          </w:r>
          <w:r w:rsidRPr="00E77497" w:rsidDel="00D20B80">
            <w:delText xml:space="preserve">, </w:delText>
          </w:r>
        </w:del>
      </w:ins>
      <w:ins w:id="19422" w:author="Rev 3 Allen Wirfs-Brock" w:date="2011-09-11T13:04:00Z">
        <w:del w:id="19423" w:author="Rev 4 Allen Wirfs-Brock" w:date="2011-11-04T18:09:00Z">
          <w:r w:rsidRPr="00E77497" w:rsidDel="00D20B80">
            <w:delText xml:space="preserve">and </w:delText>
          </w:r>
          <w:r w:rsidRPr="00E77497" w:rsidDel="00D20B80">
            <w:rPr>
              <w:rStyle w:val="bnf"/>
            </w:rPr>
            <w:delText>index</w:delText>
          </w:r>
          <w:r w:rsidRPr="00E77497" w:rsidDel="00D20B80">
            <w:delText xml:space="preserve"> </w:delText>
          </w:r>
        </w:del>
        <w:del w:id="19424" w:author="Rev 4 Allen Wirfs-Brock" w:date="2011-10-15T18:20:00Z">
          <w:r w:rsidRPr="00E77497" w:rsidDel="000958E3">
            <w:delText>as follows:</w:delText>
          </w:r>
        </w:del>
      </w:ins>
    </w:p>
    <w:p w14:paraId="4B3CC602" w14:textId="77777777" w:rsidR="009E67EA" w:rsidRPr="00E77497" w:rsidRDefault="00766C2E" w:rsidP="00B34B48">
      <w:pPr>
        <w:pStyle w:val="Alg3"/>
        <w:numPr>
          <w:ilvl w:val="0"/>
          <w:numId w:val="549"/>
        </w:numPr>
        <w:rPr>
          <w:ins w:id="19425" w:author="Rev 3 Allen Wirfs-Brock" w:date="2011-09-11T13:04:00Z"/>
        </w:rPr>
      </w:pPr>
      <w:ins w:id="19426" w:author="Rev 10 Allen Wirfs-Brock" w:date="2012-09-04T11:02:00Z">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ins>
      <w:ins w:id="19427" w:author="Rev 3 Allen Wirfs-Brock" w:date="2011-09-11T13:04:00Z">
        <w:del w:id="19428" w:author="Rev 10 Allen Wirfs-Brock" w:date="2012-09-04T11:02:00Z">
          <w:r w:rsidR="009E67EA" w:rsidRPr="00E77497" w:rsidDel="00766C2E">
            <w:delText xml:space="preserve">If </w:delText>
          </w:r>
          <w:r w:rsidR="009E67EA" w:rsidRPr="00E77497" w:rsidDel="00766C2E">
            <w:rPr>
              <w:i/>
            </w:rPr>
            <w:delText>Elision</w:delText>
          </w:r>
          <w:r w:rsidR="009E67EA" w:rsidRPr="00E77497" w:rsidDel="00766C2E">
            <w:delText xml:space="preserve"> is present, then let </w:delText>
          </w:r>
          <w:r w:rsidR="009E67EA" w:rsidRPr="00E77497" w:rsidDel="00766C2E">
            <w:rPr>
              <w:i/>
            </w:rPr>
            <w:delText>skip</w:delText>
          </w:r>
          <w:r w:rsidR="009E67EA" w:rsidRPr="00E77497" w:rsidDel="00766C2E">
            <w:delText xml:space="preserve"> be the result of evaluating </w:delText>
          </w:r>
          <w:r w:rsidR="009E67EA" w:rsidRPr="00E77497" w:rsidDel="00766C2E">
            <w:rPr>
              <w:i/>
            </w:rPr>
            <w:delText>Elision</w:delText>
          </w:r>
          <w:r w:rsidR="009E67EA" w:rsidRPr="00E77497" w:rsidDel="00766C2E">
            <w:delText xml:space="preserve">, otherwise let </w:delText>
          </w:r>
          <w:r w:rsidR="009E67EA" w:rsidRPr="00E77497" w:rsidDel="00766C2E">
            <w:rPr>
              <w:i/>
            </w:rPr>
            <w:delText>skip</w:delText>
          </w:r>
          <w:r w:rsidR="009E67EA" w:rsidRPr="00E77497" w:rsidDel="00766C2E">
            <w:delText xml:space="preserve"> be 0.</w:delText>
          </w:r>
        </w:del>
      </w:ins>
    </w:p>
    <w:p w14:paraId="75850ECB" w14:textId="77777777" w:rsidR="009E67EA" w:rsidRPr="00675B74" w:rsidRDefault="006506E0" w:rsidP="00B34B48">
      <w:pPr>
        <w:pStyle w:val="Alg3"/>
        <w:numPr>
          <w:ilvl w:val="0"/>
          <w:numId w:val="549"/>
        </w:numPr>
        <w:rPr>
          <w:ins w:id="19429" w:author="Rev 3 Allen Wirfs-Brock" w:date="2011-09-11T13:04:00Z"/>
        </w:rPr>
      </w:pPr>
      <w:ins w:id="19430" w:author="Rev 6 Allen Wirfs-Brock" w:date="2012-02-18T11:14:00Z">
        <w:r w:rsidRPr="00E77497">
          <w:t xml:space="preserve">Let </w:t>
        </w:r>
        <w:del w:id="19431" w:author="Rev 10 Allen Wirfs-Brock" w:date="2012-08-14T10:15:00Z">
          <w:r w:rsidDel="006552DF">
            <w:rPr>
              <w:i/>
            </w:rPr>
            <w:delText>next</w:delText>
          </w:r>
        </w:del>
      </w:ins>
      <w:ins w:id="19432" w:author="Rev 10 Allen Wirfs-Brock" w:date="2012-08-14T10:15:00Z">
        <w:r w:rsidR="006552DF">
          <w:rPr>
            <w:i/>
          </w:rPr>
          <w:t>status</w:t>
        </w:r>
      </w:ins>
      <w:ins w:id="19433" w:author="Rev 6 Allen Wirfs-Brock" w:date="2012-02-18T11:14:00Z">
        <w:r w:rsidRPr="00E77497">
          <w:rPr>
            <w:i/>
          </w:rPr>
          <w:t xml:space="preserve"> </w:t>
        </w:r>
        <w:r w:rsidRPr="00E77497">
          <w:t xml:space="preserve">be the result of </w:t>
        </w:r>
        <w:r>
          <w:t>performing</w:t>
        </w:r>
        <w:r w:rsidRPr="00E77497">
          <w:t xml:space="preserve"> </w:t>
        </w:r>
      </w:ins>
      <w:ins w:id="19434" w:author="Rev 4 Allen Wirfs-Brock" w:date="2011-11-04T18:10:00Z">
        <w:del w:id="19435" w:author="Rev 6 Allen Wirfs-Brock" w:date="2012-02-18T11:14:00Z">
          <w:r w:rsidR="00D20B80" w:rsidDel="006506E0">
            <w:delText xml:space="preserve">Perform </w:delText>
          </w:r>
        </w:del>
      </w:ins>
      <w:ins w:id="19436" w:author="Rev 4 Allen Wirfs-Brock" w:date="2011-11-04T18:55:00Z">
        <w:r w:rsidR="00675B74">
          <w:t>Indexed</w:t>
        </w:r>
      </w:ins>
      <w:ins w:id="19437" w:author="Rev 4 Allen Wirfs-Brock" w:date="2011-11-04T18:22:00Z">
        <w:r w:rsidR="005E7156">
          <w:t xml:space="preserve"> </w:t>
        </w:r>
      </w:ins>
      <w:ins w:id="19438" w:author="Rev 4 Allen Wirfs-Brock" w:date="2011-11-04T18:10:00Z">
        <w:r w:rsidR="00D20B80">
          <w:t xml:space="preserve">Binding </w:t>
        </w:r>
        <w:del w:id="19439" w:author="Rev 6 Allen Wirfs-Brock" w:date="2012-02-27T15:45:00Z">
          <w:r w:rsidR="00D20B80" w:rsidDel="00A113E2">
            <w:delText>Initialization</w:delText>
          </w:r>
        </w:del>
      </w:ins>
      <w:ins w:id="19440" w:author="Rev 6 Allen Wirfs-Brock" w:date="2012-02-27T15:45:00Z">
        <w:r w:rsidR="00A113E2">
          <w:t>Initialisation</w:t>
        </w:r>
      </w:ins>
      <w:ins w:id="19441" w:author="Rev 4 Allen Wirfs-Brock" w:date="2011-11-04T18:10:00Z">
        <w:r w:rsidR="00D20B80">
          <w:t xml:space="preserve"> for</w:t>
        </w:r>
        <w:r w:rsidR="00D20B80" w:rsidRPr="004418C4">
          <w:t xml:space="preserve"> </w:t>
        </w:r>
      </w:ins>
      <w:ins w:id="19442" w:author="Rev 3 Allen Wirfs-Brock" w:date="2011-09-11T13:04:00Z">
        <w:del w:id="19443" w:author="Rev 4 Allen Wirfs-Brock" w:date="2011-11-04T18:10:00Z">
          <w:r w:rsidR="009E67EA" w:rsidRPr="00675B74" w:rsidDel="00D20B80">
            <w:delText xml:space="preserve">Evaluate </w:delText>
          </w:r>
        </w:del>
      </w:ins>
      <w:ins w:id="19444" w:author="Rev 3 Allen Wirfs-Brock" w:date="2011-09-11T13:07:00Z">
        <w:r w:rsidR="009E67EA" w:rsidRPr="00675B74">
          <w:rPr>
            <w:rStyle w:val="bnf"/>
          </w:rPr>
          <w:t>BindingElement</w:t>
        </w:r>
        <w:r w:rsidR="009E67EA" w:rsidRPr="00675B74">
          <w:rPr>
            <w:rFonts w:cs="Arial"/>
            <w:i/>
            <w:vertAlign w:val="subscript"/>
          </w:rPr>
          <w:t xml:space="preserve"> </w:t>
        </w:r>
        <w:r w:rsidR="009E67EA" w:rsidRPr="00E77497">
          <w:t xml:space="preserve"> </w:t>
        </w:r>
      </w:ins>
      <w:ins w:id="19445" w:author="Rev 3 Allen Wirfs-Brock" w:date="2011-09-11T13:04:00Z">
        <w:r w:rsidR="009E67EA" w:rsidRPr="00E77497">
          <w:t xml:space="preserve">using </w:t>
        </w:r>
        <w:del w:id="19446" w:author="Rev 4 Allen Wirfs-Brock" w:date="2011-11-04T18:11:00Z">
          <w:r w:rsidR="009E67EA" w:rsidRPr="00E77497" w:rsidDel="00D20B80">
            <w:rPr>
              <w:i/>
            </w:rPr>
            <w:delText>obj</w:delText>
          </w:r>
        </w:del>
      </w:ins>
      <w:ins w:id="19447" w:author="Rev 4 Allen Wirfs-Brock" w:date="2011-11-04T18:23:00Z">
        <w:r w:rsidR="005E7156">
          <w:rPr>
            <w:i/>
          </w:rPr>
          <w:t>array</w:t>
        </w:r>
      </w:ins>
      <w:ins w:id="19448" w:author="Rev 3 Allen Wirfs-Brock" w:date="2011-09-11T13:04:00Z">
        <w:del w:id="19449" w:author="Rev 4 Allen Wirfs-Brock" w:date="2011-11-04T18:11:00Z">
          <w:r w:rsidR="009E67EA" w:rsidRPr="00675B74" w:rsidDel="00D20B80">
            <w:delText xml:space="preserve"> as the </w:delText>
          </w:r>
          <w:r w:rsidR="009E67EA" w:rsidRPr="00675B74" w:rsidDel="00D20B80">
            <w:rPr>
              <w:i/>
            </w:rPr>
            <w:delText>obj</w:delText>
          </w:r>
          <w:r w:rsidR="009E67EA" w:rsidRPr="00675B74" w:rsidDel="00D20B80">
            <w:delText xml:space="preserve"> parameter</w:delText>
          </w:r>
        </w:del>
      </w:ins>
      <w:ins w:id="19450" w:author="Rev 3 Allen Wirfs-Brock" w:date="2011-09-22T16:32:00Z">
        <w:r w:rsidR="005D3876" w:rsidRPr="00E77497">
          <w:t xml:space="preserve">, </w:t>
        </w:r>
      </w:ins>
      <w:ins w:id="19451" w:author="Rev 4 Allen Wirfs-Brock" w:date="2011-11-05T09:06:00Z">
        <w:del w:id="19452" w:author="Rev 5 Allen Wirfs-Brock" w:date="2012-01-04T11:51:00Z">
          <w:r w:rsidR="00F12460" w:rsidDel="00B840BD">
            <w:rPr>
              <w:i/>
            </w:rPr>
            <w:delText xml:space="preserve">arrayLength, </w:delText>
          </w:r>
        </w:del>
        <w:r w:rsidR="00F12460">
          <w:rPr>
            <w:i/>
          </w:rPr>
          <w:t>nextIndex</w:t>
        </w:r>
        <w:del w:id="19453" w:author="Rev 10 Allen Wirfs-Brock" w:date="2012-08-14T10:05:00Z">
          <w:r w:rsidR="00F12460" w:rsidRPr="00E77497" w:rsidDel="006552DF">
            <w:delText xml:space="preserve"> </w:delText>
          </w:r>
        </w:del>
        <w:r w:rsidR="00F12460" w:rsidRPr="00E77497">
          <w:t>+</w:t>
        </w:r>
        <w:r w:rsidR="00F12460" w:rsidRPr="00E77497">
          <w:rPr>
            <w:i/>
          </w:rPr>
          <w:t>skip</w:t>
        </w:r>
        <w:r w:rsidR="00F12460" w:rsidRPr="00E77497">
          <w:t xml:space="preserve"> </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ins>
      <w:ins w:id="19454" w:author="Rev 3 Allen Wirfs-Brock" w:date="2011-09-22T16:32:00Z">
        <w:del w:id="19455" w:author="Rev 4 Allen Wirfs-Brock" w:date="2011-11-05T09:06:00Z">
          <w:r w:rsidR="005D3876" w:rsidRPr="00E77497" w:rsidDel="00F12460">
            <w:rPr>
              <w:i/>
            </w:rPr>
            <w:delText>env</w:delText>
          </w:r>
        </w:del>
        <w:del w:id="19456" w:author="Rev 4 Allen Wirfs-Brock" w:date="2011-11-04T18:11:00Z">
          <w:r w:rsidR="005D3876" w:rsidRPr="00675B74" w:rsidDel="00D20B80">
            <w:delText xml:space="preserve"> as the </w:delText>
          </w:r>
          <w:r w:rsidR="005D3876" w:rsidRPr="00675B74" w:rsidDel="00D20B80">
            <w:rPr>
              <w:i/>
            </w:rPr>
            <w:delText>env</w:delText>
          </w:r>
          <w:r w:rsidR="005D3876" w:rsidRPr="00675B74" w:rsidDel="00D20B80">
            <w:delText xml:space="preserve"> parameter</w:delText>
          </w:r>
        </w:del>
        <w:del w:id="19457" w:author="Rev 4 Allen Wirfs-Brock" w:date="2011-11-05T09:06:00Z">
          <w:r w:rsidR="005D3876" w:rsidRPr="00E77497" w:rsidDel="00F12460">
            <w:delText>,</w:delText>
          </w:r>
        </w:del>
      </w:ins>
      <w:ins w:id="19458" w:author="Rev 3 Allen Wirfs-Brock" w:date="2011-09-11T13:04:00Z">
        <w:del w:id="19459" w:author="Rev 4 Allen Wirfs-Brock" w:date="2011-11-05T09:06:00Z">
          <w:r w:rsidR="009E67EA" w:rsidRPr="00E77497" w:rsidDel="00F12460">
            <w:delText xml:space="preserve"> and </w:delText>
          </w:r>
          <w:r w:rsidR="009E67EA" w:rsidRPr="00E77497" w:rsidDel="00F12460">
            <w:rPr>
              <w:i/>
            </w:rPr>
            <w:delText>index</w:delText>
          </w:r>
          <w:r w:rsidR="009E67EA" w:rsidRPr="00E77497" w:rsidDel="00F12460">
            <w:delText>+</w:delText>
          </w:r>
          <w:r w:rsidR="009E67EA" w:rsidRPr="00E77497" w:rsidDel="00F12460">
            <w:rPr>
              <w:i/>
            </w:rPr>
            <w:delText>skip</w:delText>
          </w:r>
          <w:r w:rsidR="009E67EA" w:rsidRPr="00E77497" w:rsidDel="00F12460">
            <w:delText xml:space="preserve"> </w:delText>
          </w:r>
        </w:del>
        <w:r w:rsidR="009E67EA" w:rsidRPr="00E77497">
          <w:t xml:space="preserve">as </w:t>
        </w:r>
        <w:del w:id="19460" w:author="Rev 4 Allen Wirfs-Brock" w:date="2011-11-04T18:22:00Z">
          <w:r w:rsidR="009E67EA" w:rsidRPr="00E77497" w:rsidDel="005E7156">
            <w:delText xml:space="preserve">the </w:delText>
          </w:r>
        </w:del>
        <w:del w:id="19461" w:author="Rev 4 Allen Wirfs-Brock" w:date="2011-10-04T13:41:00Z">
          <w:r w:rsidR="009E67EA" w:rsidRPr="00E77497" w:rsidDel="00E73FF3">
            <w:rPr>
              <w:i/>
            </w:rPr>
            <w:delText>index</w:delText>
          </w:r>
        </w:del>
        <w:del w:id="19462" w:author="Rev 4 Allen Wirfs-Brock" w:date="2011-11-04T18:22:00Z">
          <w:r w:rsidR="009E67EA" w:rsidRPr="00E77497" w:rsidDel="005E7156">
            <w:delText xml:space="preserve"> parameter</w:delText>
          </w:r>
        </w:del>
      </w:ins>
      <w:ins w:id="19463" w:author="Rev 4 Allen Wirfs-Brock" w:date="2011-11-04T18:22:00Z">
        <w:r w:rsidR="005E7156">
          <w:t>arguments</w:t>
        </w:r>
      </w:ins>
      <w:ins w:id="19464" w:author="Rev 3 Allen Wirfs-Brock" w:date="2011-09-11T13:04:00Z">
        <w:r w:rsidR="009E67EA" w:rsidRPr="00675B74">
          <w:t>.</w:t>
        </w:r>
      </w:ins>
    </w:p>
    <w:p w14:paraId="0C957A4F" w14:textId="77777777" w:rsidR="00A37763" w:rsidRDefault="005715ED" w:rsidP="00EB121A">
      <w:pPr>
        <w:pStyle w:val="Alg2"/>
        <w:numPr>
          <w:ilvl w:val="0"/>
          <w:numId w:val="549"/>
        </w:numPr>
        <w:contextualSpacing/>
        <w:rPr>
          <w:ins w:id="19465" w:author="Rev 6 Allen Wirfs-Brock" w:date="2012-02-18T11:25:00Z"/>
        </w:rPr>
      </w:pPr>
      <w:ins w:id="19466" w:author="Rev 7 Allen Wirfs-Brock" w:date="2012-04-12T14:44:00Z">
        <w:r>
          <w:t>ReturnIfAbrupt(</w:t>
        </w:r>
        <w:del w:id="19467" w:author="Rev 10 Allen Wirfs-Brock" w:date="2012-08-14T10:15:00Z">
          <w:r w:rsidDel="006552DF">
            <w:rPr>
              <w:i/>
            </w:rPr>
            <w:delText>next</w:delText>
          </w:r>
        </w:del>
      </w:ins>
      <w:ins w:id="19468" w:author="Rev 10 Allen Wirfs-Brock" w:date="2012-08-14T10:15:00Z">
        <w:r w:rsidR="006552DF">
          <w:rPr>
            <w:i/>
          </w:rPr>
          <w:t>status</w:t>
        </w:r>
      </w:ins>
      <w:ins w:id="19469" w:author="Rev 7 Allen Wirfs-Brock" w:date="2012-04-12T14:44:00Z">
        <w:r>
          <w:t>).</w:t>
        </w:r>
      </w:ins>
      <w:ins w:id="19470" w:author="Rev 6 Allen Wirfs-Brock" w:date="2012-02-18T11:25:00Z">
        <w:del w:id="19471" w:author="Rev 7 Allen Wirfs-Brock" w:date="2012-04-12T14:44:00Z">
          <w:r w:rsidR="00A37763" w:rsidDel="005715ED">
            <w:delText xml:space="preserve">If </w:delText>
          </w:r>
          <w:r w:rsidR="00A37763" w:rsidRPr="00B25FEE" w:rsidDel="005715ED">
            <w:rPr>
              <w:i/>
            </w:rPr>
            <w:delText>next</w:delText>
          </w:r>
          <w:r w:rsidR="00A37763" w:rsidDel="005715ED">
            <w:delText xml:space="preserve"> is an abrupt completion, return </w:delText>
          </w:r>
          <w:r w:rsidR="00A37763" w:rsidRPr="00B25FEE" w:rsidDel="005715ED">
            <w:rPr>
              <w:i/>
            </w:rPr>
            <w:delText>next</w:delText>
          </w:r>
          <w:r w:rsidR="00A37763" w:rsidDel="005715ED">
            <w:delText>.</w:delText>
          </w:r>
        </w:del>
      </w:ins>
    </w:p>
    <w:p w14:paraId="5D81E637" w14:textId="77777777" w:rsidR="009E67EA" w:rsidRPr="00E77497" w:rsidRDefault="009E67EA" w:rsidP="00B34B48">
      <w:pPr>
        <w:pStyle w:val="Alg3"/>
        <w:numPr>
          <w:ilvl w:val="0"/>
          <w:numId w:val="549"/>
        </w:numPr>
        <w:spacing w:after="220"/>
        <w:rPr>
          <w:ins w:id="19472" w:author="Rev 3 Allen Wirfs-Brock" w:date="2011-09-11T13:04:00Z"/>
        </w:rPr>
      </w:pPr>
      <w:ins w:id="19473" w:author="Rev 3 Allen Wirfs-Brock" w:date="2011-09-11T13:04:00Z">
        <w:r w:rsidRPr="00E77497">
          <w:t xml:space="preserve">Return </w:t>
        </w:r>
      </w:ins>
      <w:ins w:id="19474" w:author="Rev 10 Allen Wirfs-Brock" w:date="2012-08-14T10:14:00Z">
        <w:r w:rsidR="006552DF">
          <w:rPr>
            <w:i/>
          </w:rPr>
          <w:t>nextIndex</w:t>
        </w:r>
        <w:r w:rsidR="006552DF" w:rsidRPr="00E77497" w:rsidDel="006552DF">
          <w:rPr>
            <w:i/>
          </w:rPr>
          <w:t xml:space="preserve"> </w:t>
        </w:r>
      </w:ins>
      <w:ins w:id="19475" w:author="Rev 3 Allen Wirfs-Brock" w:date="2011-09-11T13:04:00Z">
        <w:del w:id="19476" w:author="Rev 10 Allen Wirfs-Brock" w:date="2012-08-14T10:14:00Z">
          <w:r w:rsidRPr="00E77497" w:rsidDel="006552DF">
            <w:rPr>
              <w:i/>
            </w:rPr>
            <w:delText>index</w:delText>
          </w:r>
        </w:del>
        <w:r w:rsidRPr="00E77497">
          <w:t>+</w:t>
        </w:r>
        <w:r w:rsidRPr="00E77497">
          <w:rPr>
            <w:i/>
          </w:rPr>
          <w:t>skip</w:t>
        </w:r>
        <w:r w:rsidRPr="00E77497">
          <w:t>+1.</w:t>
        </w:r>
      </w:ins>
    </w:p>
    <w:p w14:paraId="5B69AAB0" w14:textId="77777777" w:rsidR="00726A79" w:rsidRPr="00E77497" w:rsidDel="00343429" w:rsidRDefault="00726A79" w:rsidP="00C7794D">
      <w:pPr>
        <w:contextualSpacing/>
        <w:rPr>
          <w:ins w:id="19477" w:author="Allen Wirfs-Brock" w:date="2011-07-11T15:29:00Z"/>
          <w:del w:id="19478" w:author="Rev 4 Allen Wirfs-Brock" w:date="2011-10-15T18:21:00Z"/>
        </w:rPr>
      </w:pPr>
      <w:ins w:id="19479" w:author="Allen Wirfs-Brock" w:date="2011-07-11T15:29:00Z">
        <w:del w:id="19480" w:author="Rev 4 Allen Wirfs-Brock" w:date="2011-10-15T18:21:00Z">
          <w:r w:rsidRPr="00E77497" w:rsidDel="00343429">
            <w:delText xml:space="preserve">The </w:delText>
          </w:r>
          <w:r w:rsidRPr="00E77497" w:rsidDel="00343429">
            <w:rPr>
              <w:rFonts w:ascii="Times New Roman" w:eastAsia="Times New Roman" w:hAnsi="Times New Roman"/>
              <w:spacing w:val="6"/>
              <w:lang w:eastAsia="en-US"/>
            </w:rPr>
            <w:delText xml:space="preserve">BoundNames </w:delText>
          </w:r>
          <w:r w:rsidRPr="00E77497" w:rsidDel="00343429">
            <w:delText xml:space="preserve">of the production  </w:delText>
          </w:r>
          <w:r w:rsidRPr="00E77497" w:rsidDel="00343429">
            <w:rPr>
              <w:rStyle w:val="bnf"/>
            </w:rPr>
            <w:delText xml:space="preserve">BindingElementList </w:delText>
          </w:r>
          <w:r w:rsidRPr="00E77497" w:rsidDel="00343429">
            <w:rPr>
              <w:b/>
            </w:rPr>
            <w:delText>:</w:delText>
          </w:r>
          <w:r w:rsidRPr="00E77497" w:rsidDel="00343429">
            <w:delText xml:space="preserve"> </w:delText>
          </w:r>
        </w:del>
      </w:ins>
      <w:ins w:id="19481" w:author="Allen Wirfs-Brock" w:date="2011-07-11T15:30:00Z">
        <w:del w:id="19482" w:author="Rev 4 Allen Wirfs-Brock" w:date="2011-10-15T18:21:00Z">
          <w:r w:rsidRPr="00E77497" w:rsidDel="00343429">
            <w:rPr>
              <w:rStyle w:val="bnf"/>
            </w:rPr>
            <w:delText xml:space="preserve">BindingElementList </w:delText>
          </w:r>
        </w:del>
      </w:ins>
      <w:ins w:id="19483" w:author="Allen Wirfs-Brock" w:date="2011-07-11T15:29:00Z">
        <w:del w:id="19484" w:author="Rev 4 Allen Wirfs-Brock" w:date="2011-10-15T18:21:00Z">
          <w:r w:rsidRPr="00E77497" w:rsidDel="00343429">
            <w:rPr>
              <w:rStyle w:val="bnf"/>
              <w:rFonts w:ascii="Courier New" w:hAnsi="Courier New" w:cs="Courier New"/>
              <w:b/>
              <w:i w:val="0"/>
            </w:rPr>
            <w:delText>,</w:delText>
          </w:r>
          <w:r w:rsidRPr="00E77497" w:rsidDel="00343429">
            <w:rPr>
              <w:rStyle w:val="bnf"/>
            </w:rPr>
            <w:delText xml:space="preserve"> </w:delText>
          </w:r>
        </w:del>
      </w:ins>
      <w:ins w:id="19485" w:author="Allen Wirfs-Brock" w:date="2011-07-11T15:30:00Z">
        <w:del w:id="19486" w:author="Rev 4 Allen Wirfs-Brock" w:date="2011-10-15T18:21:00Z">
          <w:r w:rsidRPr="00E77497" w:rsidDel="00343429">
            <w:rPr>
              <w:rFonts w:ascii="Times New Roman" w:hAnsi="Times New Roman"/>
              <w:i/>
            </w:rPr>
            <w:delText>Elision</w:delText>
          </w:r>
          <w:r w:rsidRPr="00E77497" w:rsidDel="00343429">
            <w:rPr>
              <w:rFonts w:cs="Arial"/>
              <w:vertAlign w:val="subscript"/>
            </w:rPr>
            <w:delText>opt</w:delText>
          </w:r>
          <w:r w:rsidRPr="00E77497" w:rsidDel="00343429">
            <w:rPr>
              <w:rStyle w:val="bnf"/>
            </w:rPr>
            <w:delText xml:space="preserve">  BindingElement</w:delText>
          </w:r>
          <w:r w:rsidRPr="00E77497" w:rsidDel="00343429">
            <w:delText xml:space="preserve"> </w:delText>
          </w:r>
        </w:del>
      </w:ins>
      <w:ins w:id="19487" w:author="Allen Wirfs-Brock" w:date="2011-07-11T15:29:00Z">
        <w:del w:id="19488" w:author="Rev 4 Allen Wirfs-Brock" w:date="2011-10-15T18:21:00Z">
          <w:r w:rsidRPr="00E77497" w:rsidDel="00343429">
            <w:delText>is determined as follows:</w:delText>
          </w:r>
        </w:del>
      </w:ins>
    </w:p>
    <w:p w14:paraId="7FC6128D" w14:textId="77777777" w:rsidR="00726A79" w:rsidRPr="00E77497" w:rsidDel="00343429" w:rsidRDefault="00726A79">
      <w:pPr>
        <w:pStyle w:val="Alg4"/>
        <w:numPr>
          <w:ilvl w:val="0"/>
          <w:numId w:val="439"/>
        </w:numPr>
        <w:spacing w:after="220"/>
        <w:contextualSpacing/>
        <w:rPr>
          <w:ins w:id="19489" w:author="Allen Wirfs-Brock" w:date="2011-07-11T15:29:00Z"/>
          <w:del w:id="19490" w:author="Rev 4 Allen Wirfs-Brock" w:date="2011-10-15T18:21:00Z"/>
        </w:rPr>
        <w:pPrChange w:id="19491" w:author="Rev 4 Allen Wirfs-Brock" w:date="2011-11-07T12:16:00Z">
          <w:pPr>
            <w:pStyle w:val="Alg4"/>
            <w:numPr>
              <w:numId w:val="463"/>
            </w:numPr>
            <w:tabs>
              <w:tab w:val="num" w:pos="360"/>
            </w:tabs>
            <w:spacing w:after="220"/>
            <w:ind w:left="360" w:hanging="360"/>
            <w:contextualSpacing/>
          </w:pPr>
        </w:pPrChange>
      </w:pPr>
      <w:ins w:id="19492" w:author="Allen Wirfs-Brock" w:date="2011-07-11T15:29:00Z">
        <w:del w:id="19493" w:author="Rev 4 Allen Wirfs-Brock" w:date="2011-10-15T18:21:00Z">
          <w:r w:rsidRPr="00E77497" w:rsidDel="00343429">
            <w:delText xml:space="preserve">Let </w:delText>
          </w:r>
          <w:r w:rsidRPr="00E77497" w:rsidDel="00343429">
            <w:rPr>
              <w:i/>
            </w:rPr>
            <w:delText xml:space="preserve">names </w:delText>
          </w:r>
          <w:r w:rsidRPr="00E77497" w:rsidDel="00343429">
            <w:delText xml:space="preserve">be BoundNames of </w:delText>
          </w:r>
        </w:del>
      </w:ins>
      <w:ins w:id="19494" w:author="Allen Wirfs-Brock" w:date="2011-07-11T15:30:00Z">
        <w:del w:id="19495" w:author="Rev 4 Allen Wirfs-Brock" w:date="2011-10-15T18:21:00Z">
          <w:r w:rsidRPr="00E77497" w:rsidDel="00343429">
            <w:rPr>
              <w:rStyle w:val="bnf"/>
            </w:rPr>
            <w:delText>BindingElementList</w:delText>
          </w:r>
        </w:del>
      </w:ins>
      <w:ins w:id="19496" w:author="Allen Wirfs-Brock" w:date="2011-07-11T15:29:00Z">
        <w:del w:id="19497" w:author="Rev 4 Allen Wirfs-Brock" w:date="2011-10-15T18:21:00Z">
          <w:r w:rsidRPr="00E77497" w:rsidDel="00343429">
            <w:delText>.</w:delText>
          </w:r>
        </w:del>
      </w:ins>
    </w:p>
    <w:p w14:paraId="6CC2ABA6" w14:textId="77777777" w:rsidR="00726A79" w:rsidRPr="00E77497" w:rsidDel="00343429" w:rsidRDefault="00726A79">
      <w:pPr>
        <w:pStyle w:val="Alg4"/>
        <w:numPr>
          <w:ilvl w:val="0"/>
          <w:numId w:val="439"/>
        </w:numPr>
        <w:spacing w:after="220"/>
        <w:contextualSpacing/>
        <w:rPr>
          <w:ins w:id="19498" w:author="Allen Wirfs-Brock" w:date="2011-07-11T15:29:00Z"/>
          <w:del w:id="19499" w:author="Rev 4 Allen Wirfs-Brock" w:date="2011-10-15T18:21:00Z"/>
          <w:rStyle w:val="bnf"/>
          <w:rFonts w:eastAsia="MS Mincho"/>
          <w:i w:val="0"/>
          <w:spacing w:val="0"/>
          <w:lang w:eastAsia="ja-JP"/>
        </w:rPr>
        <w:pPrChange w:id="19500" w:author="Rev 4 Allen Wirfs-Brock" w:date="2011-11-07T12:16:00Z">
          <w:pPr>
            <w:pStyle w:val="Alg4"/>
            <w:numPr>
              <w:numId w:val="463"/>
            </w:numPr>
            <w:tabs>
              <w:tab w:val="num" w:pos="360"/>
            </w:tabs>
            <w:spacing w:after="220"/>
            <w:ind w:left="360" w:hanging="360"/>
            <w:contextualSpacing/>
          </w:pPr>
        </w:pPrChange>
      </w:pPr>
      <w:ins w:id="19501" w:author="Allen Wirfs-Brock" w:date="2011-07-11T15:29:00Z">
        <w:del w:id="19502" w:author="Rev 4 Allen Wirfs-Brock" w:date="2011-10-15T18:21:00Z">
          <w:r w:rsidRPr="00E77497" w:rsidDel="00343429">
            <w:delText xml:space="preserve">Append to </w:delText>
          </w:r>
          <w:r w:rsidRPr="00E77497" w:rsidDel="00343429">
            <w:rPr>
              <w:i/>
            </w:rPr>
            <w:delText>names</w:delText>
          </w:r>
          <w:r w:rsidRPr="00E77497" w:rsidDel="00343429">
            <w:delText xml:space="preserve"> the elements of BoundNames of </w:delText>
          </w:r>
        </w:del>
      </w:ins>
      <w:ins w:id="19503" w:author="Allen Wirfs-Brock" w:date="2011-07-11T15:30:00Z">
        <w:del w:id="19504" w:author="Rev 4 Allen Wirfs-Brock" w:date="2011-10-15T18:21:00Z">
          <w:r w:rsidRPr="00E77497" w:rsidDel="00343429">
            <w:rPr>
              <w:rStyle w:val="bnf"/>
            </w:rPr>
            <w:delText>BindingElement</w:delText>
          </w:r>
        </w:del>
      </w:ins>
      <w:ins w:id="19505" w:author="Allen Wirfs-Brock" w:date="2011-07-11T15:29:00Z">
        <w:del w:id="19506" w:author="Rev 4 Allen Wirfs-Brock" w:date="2011-10-15T18:21:00Z">
          <w:r w:rsidRPr="00E77497" w:rsidDel="00343429">
            <w:rPr>
              <w:rStyle w:val="bnf"/>
            </w:rPr>
            <w:delText>.</w:delText>
          </w:r>
        </w:del>
      </w:ins>
    </w:p>
    <w:p w14:paraId="033FE609" w14:textId="77777777" w:rsidR="00726A79" w:rsidRPr="00E77497" w:rsidDel="00343429" w:rsidRDefault="00726A79">
      <w:pPr>
        <w:pStyle w:val="Alg4"/>
        <w:numPr>
          <w:ilvl w:val="0"/>
          <w:numId w:val="439"/>
        </w:numPr>
        <w:spacing w:after="220"/>
        <w:contextualSpacing/>
        <w:rPr>
          <w:ins w:id="19507" w:author="Allen Wirfs-Brock" w:date="2011-07-11T15:29:00Z"/>
          <w:del w:id="19508" w:author="Rev 4 Allen Wirfs-Brock" w:date="2011-10-15T18:21:00Z"/>
        </w:rPr>
        <w:pPrChange w:id="19509" w:author="Rev 4 Allen Wirfs-Brock" w:date="2011-11-07T12:16:00Z">
          <w:pPr>
            <w:pStyle w:val="Alg4"/>
            <w:numPr>
              <w:numId w:val="463"/>
            </w:numPr>
            <w:tabs>
              <w:tab w:val="num" w:pos="360"/>
            </w:tabs>
            <w:spacing w:after="220"/>
            <w:ind w:left="360" w:hanging="360"/>
            <w:contextualSpacing/>
          </w:pPr>
        </w:pPrChange>
      </w:pPr>
      <w:ins w:id="19510" w:author="Allen Wirfs-Brock" w:date="2011-07-11T15:29:00Z">
        <w:del w:id="19511" w:author="Rev 4 Allen Wirfs-Brock" w:date="2011-10-15T18:21:00Z">
          <w:r w:rsidRPr="00E77497" w:rsidDel="00343429">
            <w:delText xml:space="preserve">Return </w:delText>
          </w:r>
          <w:r w:rsidRPr="00E77497" w:rsidDel="00343429">
            <w:rPr>
              <w:rStyle w:val="bnf"/>
            </w:rPr>
            <w:delText>names</w:delText>
          </w:r>
          <w:r w:rsidRPr="00E77497" w:rsidDel="00343429">
            <w:delText>.</w:delText>
          </w:r>
        </w:del>
      </w:ins>
    </w:p>
    <w:p w14:paraId="45689BF2" w14:textId="77777777" w:rsidR="00724A72" w:rsidRPr="00E77497" w:rsidRDefault="007E2957" w:rsidP="00C7794D">
      <w:pPr>
        <w:contextualSpacing/>
        <w:rPr>
          <w:ins w:id="19512" w:author="Rev 4 Allen Wirfs-Brock" w:date="2011-10-15T18:22:00Z"/>
        </w:rPr>
      </w:pPr>
      <w:ins w:id="19513" w:author="Rev 3 Allen Wirfs-Brock" w:date="2011-09-11T13:08:00Z">
        <w:del w:id="19514" w:author="Rev 4 Allen Wirfs-Brock" w:date="2011-10-15T18:22:00Z">
          <w:r w:rsidRPr="00E77497" w:rsidDel="00724A72">
            <w:delText xml:space="preserve">The production </w:delText>
          </w:r>
        </w:del>
      </w:ins>
      <w:ins w:id="19515" w:author="Rev 3 Allen Wirfs-Brock" w:date="2011-09-11T13:09:00Z">
        <w:r w:rsidRPr="00E77497">
          <w:rPr>
            <w:rStyle w:val="bnf"/>
          </w:rPr>
          <w:t xml:space="preserve">BindingElementList </w:t>
        </w:r>
      </w:ins>
      <w:ins w:id="19516" w:author="Rev 3 Allen Wirfs-Brock" w:date="2011-09-11T13:08:00Z">
        <w:r w:rsidRPr="00E77497">
          <w:rPr>
            <w:b/>
          </w:rPr>
          <w:t xml:space="preserve">: </w:t>
        </w:r>
      </w:ins>
      <w:ins w:id="19517" w:author="Rev 3 Allen Wirfs-Brock" w:date="2011-09-11T13:09:00Z">
        <w:r w:rsidRPr="00E77497">
          <w:rPr>
            <w:rStyle w:val="bnf"/>
          </w:rPr>
          <w:t xml:space="preserve">BindingElementList </w:t>
        </w:r>
      </w:ins>
      <w:ins w:id="19518" w:author="Rev 3 Allen Wirfs-Brock" w:date="2011-09-11T13:08:00Z">
        <w:r w:rsidRPr="00E77497">
          <w:rPr>
            <w:rFonts w:ascii="Courier New" w:hAnsi="Courier New" w:cs="Courier New"/>
            <w:b/>
          </w:rPr>
          <w:t>,</w:t>
        </w:r>
        <w:r w:rsidRPr="00E77497">
          <w:rPr>
            <w:rStyle w:val="bnf"/>
          </w:rPr>
          <w:t xml:space="preserve"> Elision</w:t>
        </w:r>
        <w:r w:rsidRPr="00E77497">
          <w:rPr>
            <w:rFonts w:cs="Arial"/>
            <w:vertAlign w:val="subscript"/>
          </w:rPr>
          <w:t>opt</w:t>
        </w:r>
        <w:r w:rsidRPr="00E77497">
          <w:rPr>
            <w:rFonts w:ascii="Courier New" w:hAnsi="Courier New" w:cs="Courier New"/>
            <w:b/>
            <w:i/>
          </w:rPr>
          <w:t xml:space="preserve"> </w:t>
        </w:r>
      </w:ins>
      <w:ins w:id="19519" w:author="Rev 3 Allen Wirfs-Brock" w:date="2011-09-11T13:09:00Z">
        <w:r w:rsidRPr="00E77497">
          <w:rPr>
            <w:rStyle w:val="bnf"/>
          </w:rPr>
          <w:t>Binding</w:t>
        </w:r>
      </w:ins>
      <w:ins w:id="19520" w:author="Rev 3 Allen Wirfs-Brock" w:date="2011-09-11T13:08:00Z">
        <w:r w:rsidRPr="00E77497">
          <w:rPr>
            <w:rStyle w:val="bnf"/>
          </w:rPr>
          <w:t>Element</w:t>
        </w:r>
        <w:r w:rsidRPr="00E77497">
          <w:rPr>
            <w:rFonts w:cs="Arial"/>
            <w:i/>
            <w:vertAlign w:val="subscript"/>
          </w:rPr>
          <w:t xml:space="preserve"> </w:t>
        </w:r>
        <w:del w:id="19521" w:author="Rev 4 Allen Wirfs-Brock" w:date="2011-10-15T18:22:00Z">
          <w:r w:rsidRPr="00E77497" w:rsidDel="00724A72">
            <w:delText xml:space="preserve"> </w:delText>
          </w:r>
        </w:del>
      </w:ins>
    </w:p>
    <w:p w14:paraId="593360FE" w14:textId="77777777" w:rsidR="007E2957" w:rsidRPr="00E77497" w:rsidDel="005E7156" w:rsidRDefault="007E2957" w:rsidP="00C7794D">
      <w:pPr>
        <w:ind w:left="360"/>
        <w:rPr>
          <w:ins w:id="19522" w:author="Rev 3 Allen Wirfs-Brock" w:date="2011-09-11T13:08:00Z"/>
          <w:del w:id="19523" w:author="Rev 4 Allen Wirfs-Brock" w:date="2011-11-04T18:23:00Z"/>
        </w:rPr>
      </w:pPr>
      <w:ins w:id="19524" w:author="Rev 3 Allen Wirfs-Brock" w:date="2011-09-11T13:08:00Z">
        <w:del w:id="19525" w:author="Rev 4 Allen Wirfs-Brock" w:date="2011-10-15T18:22:00Z">
          <w:r w:rsidRPr="00E77497" w:rsidDel="00724A72">
            <w:delText xml:space="preserve">is evaluated </w:delText>
          </w:r>
        </w:del>
        <w:del w:id="19526" w:author="Rev 4 Allen Wirfs-Brock" w:date="2011-11-04T18:23:00Z">
          <w:r w:rsidRPr="00E77497" w:rsidDel="005E7156">
            <w:delText xml:space="preserve">with the parameters </w:delText>
          </w:r>
          <w:r w:rsidRPr="00E77497" w:rsidDel="005E7156">
            <w:rPr>
              <w:rStyle w:val="bnf"/>
            </w:rPr>
            <w:delText>obj</w:delText>
          </w:r>
        </w:del>
      </w:ins>
      <w:ins w:id="19527" w:author="Rev 3 Allen Wirfs-Brock" w:date="2011-09-11T13:10:00Z">
        <w:del w:id="19528" w:author="Rev 4 Allen Wirfs-Brock" w:date="2011-11-04T18:23:00Z">
          <w:r w:rsidRPr="00E77497" w:rsidDel="005E7156">
            <w:delText xml:space="preserve">, </w:delText>
          </w:r>
          <w:r w:rsidRPr="00E77497" w:rsidDel="005E7156">
            <w:rPr>
              <w:rFonts w:ascii="Times New Roman" w:eastAsia="Times New Roman" w:hAnsi="Times New Roman"/>
              <w:i/>
              <w:spacing w:val="6"/>
              <w:lang w:eastAsia="en-US"/>
            </w:rPr>
            <w:delText>env</w:delText>
          </w:r>
          <w:r w:rsidRPr="00E77497" w:rsidDel="005E7156">
            <w:delText xml:space="preserve">, </w:delText>
          </w:r>
        </w:del>
      </w:ins>
      <w:ins w:id="19529" w:author="Rev 3 Allen Wirfs-Brock" w:date="2011-09-11T13:08:00Z">
        <w:del w:id="19530" w:author="Rev 4 Allen Wirfs-Brock" w:date="2011-11-04T18:23:00Z">
          <w:r w:rsidRPr="00E77497" w:rsidDel="005E7156">
            <w:delText xml:space="preserve"> and </w:delText>
          </w:r>
          <w:r w:rsidRPr="00E77497" w:rsidDel="005E7156">
            <w:rPr>
              <w:rStyle w:val="bnf"/>
            </w:rPr>
            <w:delText>index</w:delText>
          </w:r>
          <w:r w:rsidRPr="00E77497" w:rsidDel="005E7156">
            <w:delText xml:space="preserve"> </w:delText>
          </w:r>
        </w:del>
        <w:del w:id="19531" w:author="Rev 4 Allen Wirfs-Brock" w:date="2011-10-15T18:22:00Z">
          <w:r w:rsidRPr="00E77497" w:rsidDel="00724A72">
            <w:delText>as follows:</w:delText>
          </w:r>
        </w:del>
      </w:ins>
    </w:p>
    <w:p w14:paraId="231CC518" w14:textId="77777777" w:rsidR="007E2957" w:rsidRPr="00675B74" w:rsidRDefault="007E2957" w:rsidP="00B34B48">
      <w:pPr>
        <w:pStyle w:val="Alg3"/>
        <w:numPr>
          <w:ilvl w:val="0"/>
          <w:numId w:val="550"/>
        </w:numPr>
        <w:rPr>
          <w:ins w:id="19532" w:author="Rev 3 Allen Wirfs-Brock" w:date="2011-09-11T13:08:00Z"/>
        </w:rPr>
      </w:pPr>
      <w:ins w:id="19533" w:author="Rev 3 Allen Wirfs-Brock" w:date="2011-09-11T13:08:00Z">
        <w:r w:rsidRPr="00E77497">
          <w:t xml:space="preserve">Let </w:t>
        </w:r>
        <w:r w:rsidRPr="00E77497">
          <w:rPr>
            <w:i/>
          </w:rPr>
          <w:t>listNext</w:t>
        </w:r>
        <w:r w:rsidRPr="00E77497">
          <w:t xml:space="preserve"> be the result of </w:t>
        </w:r>
        <w:del w:id="19534" w:author="Rev 4 Allen Wirfs-Brock" w:date="2011-11-04T18:24:00Z">
          <w:r w:rsidRPr="00E77497" w:rsidDel="005E7156">
            <w:delText>evaluating</w:delText>
          </w:r>
        </w:del>
      </w:ins>
      <w:ins w:id="19535" w:author="Rev 4 Allen Wirfs-Brock" w:date="2011-11-04T18:24:00Z">
        <w:r w:rsidR="005E7156">
          <w:t xml:space="preserve">performing Indexed Binding </w:t>
        </w:r>
        <w:del w:id="19536" w:author="Rev 6 Allen Wirfs-Brock" w:date="2012-02-27T15:45:00Z">
          <w:r w:rsidR="005E7156" w:rsidDel="00A113E2">
            <w:delText>Initialization</w:delText>
          </w:r>
        </w:del>
      </w:ins>
      <w:ins w:id="19537" w:author="Rev 6 Allen Wirfs-Brock" w:date="2012-02-27T15:45:00Z">
        <w:r w:rsidR="00A113E2">
          <w:t>Initialisation</w:t>
        </w:r>
      </w:ins>
      <w:ins w:id="19538" w:author="Rev 4 Allen Wirfs-Brock" w:date="2011-11-04T18:24:00Z">
        <w:r w:rsidR="005E7156">
          <w:t xml:space="preserve"> for</w:t>
        </w:r>
      </w:ins>
      <w:ins w:id="19539" w:author="Rev 3 Allen Wirfs-Brock" w:date="2011-09-11T13:08:00Z">
        <w:r w:rsidRPr="00675B74">
          <w:t xml:space="preserve"> </w:t>
        </w:r>
      </w:ins>
      <w:ins w:id="19540" w:author="Rev 3 Allen Wirfs-Brock" w:date="2011-09-11T13:10:00Z">
        <w:r w:rsidRPr="00675B74">
          <w:rPr>
            <w:rStyle w:val="bnf"/>
          </w:rPr>
          <w:t xml:space="preserve">BindingElementList </w:t>
        </w:r>
      </w:ins>
      <w:ins w:id="19541" w:author="Rev 3 Allen Wirfs-Brock" w:date="2011-09-11T13:08:00Z">
        <w:r w:rsidRPr="00675B74">
          <w:t xml:space="preserve">using </w:t>
        </w:r>
        <w:del w:id="19542" w:author="Rev 4 Allen Wirfs-Brock" w:date="2011-11-04T18:24:00Z">
          <w:r w:rsidRPr="00E77497" w:rsidDel="005E7156">
            <w:rPr>
              <w:i/>
            </w:rPr>
            <w:delText>obj</w:delText>
          </w:r>
        </w:del>
      </w:ins>
      <w:ins w:id="19543" w:author="Rev 4 Allen Wirfs-Brock" w:date="2011-11-05T09:08:00Z">
        <w:r w:rsidR="00F12460" w:rsidRPr="00F12460">
          <w:rPr>
            <w:i/>
          </w:rPr>
          <w:t xml:space="preserve"> </w:t>
        </w:r>
        <w:r w:rsidR="00F12460">
          <w:rPr>
            <w:i/>
          </w:rPr>
          <w:t xml:space="preserve">array, </w:t>
        </w:r>
        <w:del w:id="19544" w:author="Rev 5 Allen Wirfs-Brock" w:date="2012-01-04T11:51:00Z">
          <w:r w:rsidR="00F12460" w:rsidDel="00B840BD">
            <w:rPr>
              <w:i/>
            </w:rPr>
            <w:delText xml:space="preserve">arrayLength, </w:delText>
          </w:r>
        </w:del>
        <w:r w:rsidR="00F12460">
          <w:rPr>
            <w:i/>
          </w:rPr>
          <w:t>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nment</w:t>
        </w:r>
        <w:r w:rsidR="00F12460">
          <w:rPr>
            <w:i/>
          </w:rPr>
          <w:t xml:space="preserve"> </w:t>
        </w:r>
      </w:ins>
      <w:ins w:id="19545" w:author="Rev 3 Allen Wirfs-Brock" w:date="2011-09-11T13:08:00Z">
        <w:del w:id="19546" w:author="Rev 4 Allen Wirfs-Brock" w:date="2011-11-04T18:24:00Z">
          <w:r w:rsidRPr="00675B74" w:rsidDel="005E7156">
            <w:delText xml:space="preserve"> as the </w:delText>
          </w:r>
          <w:r w:rsidRPr="00675B74" w:rsidDel="005E7156">
            <w:rPr>
              <w:i/>
            </w:rPr>
            <w:delText>obj</w:delText>
          </w:r>
          <w:r w:rsidRPr="00675B74" w:rsidDel="005E7156">
            <w:delText xml:space="preserve"> parameter</w:delText>
          </w:r>
        </w:del>
      </w:ins>
      <w:ins w:id="19547" w:author="Rev 3 Allen Wirfs-Brock" w:date="2011-09-11T13:12:00Z">
        <w:del w:id="19548" w:author="Rev 4 Allen Wirfs-Brock" w:date="2011-11-05T09:08:00Z">
          <w:r w:rsidR="00B47642" w:rsidRPr="00E77497" w:rsidDel="00F12460">
            <w:delText>,</w:delText>
          </w:r>
          <w:r w:rsidR="00B47642" w:rsidRPr="00E77497" w:rsidDel="00F12460">
            <w:rPr>
              <w:i/>
            </w:rPr>
            <w:delText xml:space="preserve"> env</w:delText>
          </w:r>
        </w:del>
        <w:del w:id="19549" w:author="Rev 4 Allen Wirfs-Brock" w:date="2011-11-04T18:24:00Z">
          <w:r w:rsidR="00B47642" w:rsidRPr="00675B74" w:rsidDel="005E7156">
            <w:delText xml:space="preserve"> as the </w:delText>
          </w:r>
          <w:r w:rsidR="00B47642" w:rsidRPr="00675B74" w:rsidDel="005E7156">
            <w:rPr>
              <w:i/>
            </w:rPr>
            <w:delText>env</w:delText>
          </w:r>
        </w:del>
      </w:ins>
      <w:ins w:id="19550" w:author="Rev 3 Allen Wirfs-Brock" w:date="2011-09-22T16:30:00Z">
        <w:del w:id="19551" w:author="Rev 4 Allen Wirfs-Brock" w:date="2011-11-04T18:24:00Z">
          <w:r w:rsidR="001D3A4E" w:rsidRPr="00675B74" w:rsidDel="005E7156">
            <w:delText xml:space="preserve"> parameter</w:delText>
          </w:r>
        </w:del>
      </w:ins>
      <w:ins w:id="19552" w:author="Rev 3 Allen Wirfs-Brock" w:date="2011-09-11T13:13:00Z">
        <w:del w:id="19553" w:author="Rev 4 Allen Wirfs-Brock" w:date="2011-11-05T09:08:00Z">
          <w:r w:rsidR="00B47642" w:rsidRPr="00E77497" w:rsidDel="00F12460">
            <w:delText xml:space="preserve">, </w:delText>
          </w:r>
        </w:del>
      </w:ins>
      <w:ins w:id="19554" w:author="Rev 3 Allen Wirfs-Brock" w:date="2011-09-11T13:08:00Z">
        <w:del w:id="19555" w:author="Rev 4 Allen Wirfs-Brock" w:date="2011-11-05T09:08:00Z">
          <w:r w:rsidRPr="00E77497" w:rsidDel="00F12460">
            <w:delText xml:space="preserve">and </w:delText>
          </w:r>
          <w:r w:rsidRPr="00E77497" w:rsidDel="00F12460">
            <w:rPr>
              <w:i/>
            </w:rPr>
            <w:delText>index</w:delText>
          </w:r>
          <w:r w:rsidRPr="00E77497" w:rsidDel="00F12460">
            <w:delText xml:space="preserve"> </w:delText>
          </w:r>
        </w:del>
        <w:r w:rsidRPr="00E77497">
          <w:t xml:space="preserve">as </w:t>
        </w:r>
        <w:del w:id="19556" w:author="Rev 4 Allen Wirfs-Brock" w:date="2011-11-04T18:24:00Z">
          <w:r w:rsidRPr="00E77497" w:rsidDel="005E7156">
            <w:delText xml:space="preserve">the </w:delText>
          </w:r>
          <w:r w:rsidRPr="00E77497" w:rsidDel="005E7156">
            <w:rPr>
              <w:i/>
            </w:rPr>
            <w:delText>index</w:delText>
          </w:r>
          <w:r w:rsidRPr="00E77497" w:rsidDel="005E7156">
            <w:delText xml:space="preserve"> parameter</w:delText>
          </w:r>
        </w:del>
      </w:ins>
      <w:ins w:id="19557" w:author="Rev 4 Allen Wirfs-Brock" w:date="2011-11-04T18:24:00Z">
        <w:r w:rsidR="005E7156">
          <w:t>arguments.</w:t>
        </w:r>
      </w:ins>
    </w:p>
    <w:p w14:paraId="21C1F4E0" w14:textId="77777777" w:rsidR="00A37763" w:rsidRDefault="005715ED" w:rsidP="00EB121A">
      <w:pPr>
        <w:pStyle w:val="Alg2"/>
        <w:numPr>
          <w:ilvl w:val="0"/>
          <w:numId w:val="550"/>
        </w:numPr>
        <w:contextualSpacing/>
        <w:rPr>
          <w:ins w:id="19558" w:author="Rev 6 Allen Wirfs-Brock" w:date="2012-02-18T11:25:00Z"/>
        </w:rPr>
      </w:pPr>
      <w:ins w:id="19559" w:author="Rev 7 Allen Wirfs-Brock" w:date="2012-04-12T14:45:00Z">
        <w:r>
          <w:t>ReturnIfAbrupt(</w:t>
        </w:r>
      </w:ins>
      <w:ins w:id="19560" w:author="Rev 10 Allen Wirfs-Brock" w:date="2012-08-14T09:57:00Z">
        <w:r w:rsidR="006552DF" w:rsidRPr="00E77497">
          <w:rPr>
            <w:i/>
          </w:rPr>
          <w:t>listNext</w:t>
        </w:r>
      </w:ins>
      <w:ins w:id="19561" w:author="Rev 7 Allen Wirfs-Brock" w:date="2012-04-12T14:45:00Z">
        <w:del w:id="19562" w:author="Rev 10 Allen Wirfs-Brock" w:date="2012-08-14T09:57:00Z">
          <w:r w:rsidDel="006552DF">
            <w:rPr>
              <w:i/>
            </w:rPr>
            <w:delText>next</w:delText>
          </w:r>
        </w:del>
        <w:r>
          <w:t>)</w:t>
        </w:r>
      </w:ins>
      <w:ins w:id="19563" w:author="Rev 6 Allen Wirfs-Brock" w:date="2012-02-18T11:25:00Z">
        <w:del w:id="19564" w:author="Rev 7 Allen Wirfs-Brock" w:date="2012-04-12T14:45:00Z">
          <w:r w:rsidR="00A37763" w:rsidDel="005715ED">
            <w:delText xml:space="preserve">If </w:delText>
          </w:r>
          <w:r w:rsidR="00A37763" w:rsidRPr="00B25FEE" w:rsidDel="005715ED">
            <w:rPr>
              <w:i/>
            </w:rPr>
            <w:delText>next</w:delText>
          </w:r>
          <w:r w:rsidR="00A37763" w:rsidDel="005715ED">
            <w:delText xml:space="preserve"> is an abrupt completion, return </w:delText>
          </w:r>
          <w:r w:rsidR="00A37763" w:rsidRPr="00B25FEE" w:rsidDel="005715ED">
            <w:rPr>
              <w:i/>
            </w:rPr>
            <w:delText>next</w:delText>
          </w:r>
        </w:del>
        <w:r w:rsidR="00A37763">
          <w:t>.</w:t>
        </w:r>
      </w:ins>
    </w:p>
    <w:p w14:paraId="28DBEFF8" w14:textId="77777777" w:rsidR="007E2957" w:rsidRPr="00E77497" w:rsidRDefault="00766C2E" w:rsidP="00B34B48">
      <w:pPr>
        <w:pStyle w:val="Alg3"/>
        <w:numPr>
          <w:ilvl w:val="0"/>
          <w:numId w:val="550"/>
        </w:numPr>
        <w:rPr>
          <w:ins w:id="19565" w:author="Rev 3 Allen Wirfs-Brock" w:date="2011-09-11T13:08:00Z"/>
        </w:rPr>
      </w:pPr>
      <w:ins w:id="19566" w:author="Rev 10 Allen Wirfs-Brock" w:date="2012-09-04T11:03:00Z">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ins>
      <w:ins w:id="19567" w:author="Rev 3 Allen Wirfs-Brock" w:date="2011-09-11T13:08:00Z">
        <w:del w:id="19568" w:author="Rev 10 Allen Wirfs-Brock" w:date="2012-09-04T11:03:00Z">
          <w:r w:rsidR="007E2957" w:rsidRPr="00E77497" w:rsidDel="00766C2E">
            <w:delText xml:space="preserve">If </w:delText>
          </w:r>
          <w:r w:rsidR="007E2957" w:rsidRPr="00E77497" w:rsidDel="00766C2E">
            <w:rPr>
              <w:i/>
            </w:rPr>
            <w:delText>Elision</w:delText>
          </w:r>
          <w:r w:rsidR="007E2957" w:rsidRPr="00E77497" w:rsidDel="00766C2E">
            <w:delText xml:space="preserve"> is present, then let </w:delText>
          </w:r>
          <w:r w:rsidR="007E2957" w:rsidRPr="00E77497" w:rsidDel="00766C2E">
            <w:rPr>
              <w:i/>
            </w:rPr>
            <w:delText>skip</w:delText>
          </w:r>
          <w:r w:rsidR="007E2957" w:rsidRPr="00E77497" w:rsidDel="00766C2E">
            <w:delText xml:space="preserve"> be the result of evaluating </w:delText>
          </w:r>
          <w:r w:rsidR="007E2957" w:rsidRPr="00E77497" w:rsidDel="00766C2E">
            <w:rPr>
              <w:i/>
            </w:rPr>
            <w:delText>Elision</w:delText>
          </w:r>
          <w:r w:rsidR="007E2957" w:rsidRPr="00E77497" w:rsidDel="00766C2E">
            <w:delText xml:space="preserve">, otherwise let </w:delText>
          </w:r>
          <w:r w:rsidR="007E2957" w:rsidRPr="00E77497" w:rsidDel="00766C2E">
            <w:rPr>
              <w:i/>
            </w:rPr>
            <w:delText>skip</w:delText>
          </w:r>
          <w:r w:rsidR="007E2957" w:rsidRPr="00E77497" w:rsidDel="00766C2E">
            <w:delText xml:space="preserve"> be 0.</w:delText>
          </w:r>
        </w:del>
      </w:ins>
    </w:p>
    <w:p w14:paraId="1891D895" w14:textId="77777777" w:rsidR="007E2957" w:rsidRPr="00675B74" w:rsidRDefault="007E2957" w:rsidP="00B34B48">
      <w:pPr>
        <w:pStyle w:val="Alg3"/>
        <w:numPr>
          <w:ilvl w:val="0"/>
          <w:numId w:val="550"/>
        </w:numPr>
        <w:rPr>
          <w:ins w:id="19569" w:author="Rev 3 Allen Wirfs-Brock" w:date="2011-09-11T13:08:00Z"/>
        </w:rPr>
      </w:pPr>
      <w:ins w:id="19570" w:author="Rev 3 Allen Wirfs-Brock" w:date="2011-09-11T13:08:00Z">
        <w:del w:id="19571" w:author="Rev 4 Allen Wirfs-Brock" w:date="2011-11-04T18:25:00Z">
          <w:r w:rsidRPr="00E77497" w:rsidDel="005E7156">
            <w:delText>Evaluate</w:delText>
          </w:r>
        </w:del>
      </w:ins>
      <w:ins w:id="19572" w:author="Rev 6 Allen Wirfs-Brock" w:date="2012-02-18T11:14:00Z">
        <w:r w:rsidR="006506E0" w:rsidRPr="006506E0">
          <w:t xml:space="preserve"> </w:t>
        </w:r>
        <w:r w:rsidR="006506E0" w:rsidRPr="00E77497">
          <w:t xml:space="preserve">Let </w:t>
        </w:r>
        <w:del w:id="19573" w:author="Rev 10 Allen Wirfs-Brock" w:date="2012-08-14T10:15:00Z">
          <w:r w:rsidR="006506E0" w:rsidDel="006552DF">
            <w:rPr>
              <w:i/>
            </w:rPr>
            <w:delText>next</w:delText>
          </w:r>
        </w:del>
      </w:ins>
      <w:ins w:id="19574" w:author="Rev 10 Allen Wirfs-Brock" w:date="2012-08-14T10:15:00Z">
        <w:r w:rsidR="006552DF">
          <w:rPr>
            <w:i/>
          </w:rPr>
          <w:t>status</w:t>
        </w:r>
      </w:ins>
      <w:ins w:id="19575" w:author="Rev 6 Allen Wirfs-Brock" w:date="2012-02-18T11:14:00Z">
        <w:r w:rsidR="006506E0" w:rsidRPr="00E77497">
          <w:rPr>
            <w:i/>
          </w:rPr>
          <w:t xml:space="preserve"> </w:t>
        </w:r>
        <w:r w:rsidR="006506E0" w:rsidRPr="00E77497">
          <w:t xml:space="preserve">be the result of </w:t>
        </w:r>
        <w:r w:rsidR="006506E0">
          <w:t>performing</w:t>
        </w:r>
        <w:r w:rsidR="006506E0" w:rsidRPr="00E77497">
          <w:t xml:space="preserve"> </w:t>
        </w:r>
      </w:ins>
      <w:ins w:id="19576" w:author="Rev 4 Allen Wirfs-Brock" w:date="2011-11-04T18:25:00Z">
        <w:del w:id="19577" w:author="Rev 6 Allen Wirfs-Brock" w:date="2012-02-18T11:14:00Z">
          <w:r w:rsidR="005E7156" w:rsidDel="006506E0">
            <w:delText xml:space="preserve">Perform </w:delText>
          </w:r>
        </w:del>
      </w:ins>
      <w:ins w:id="19578" w:author="Rev 4 Allen Wirfs-Brock" w:date="2011-11-04T18:54:00Z">
        <w:r w:rsidR="00675B74">
          <w:t>Indexed</w:t>
        </w:r>
      </w:ins>
      <w:ins w:id="19579" w:author="Rev 4 Allen Wirfs-Brock" w:date="2011-11-04T18:25:00Z">
        <w:r w:rsidR="005E7156">
          <w:t xml:space="preserve"> Binding </w:t>
        </w:r>
        <w:del w:id="19580" w:author="Rev 6 Allen Wirfs-Brock" w:date="2012-02-27T15:45:00Z">
          <w:r w:rsidR="005E7156" w:rsidDel="00A113E2">
            <w:delText>Initialization</w:delText>
          </w:r>
        </w:del>
      </w:ins>
      <w:ins w:id="19581" w:author="Rev 6 Allen Wirfs-Brock" w:date="2012-02-27T15:45:00Z">
        <w:r w:rsidR="00A113E2">
          <w:t>Initialisation</w:t>
        </w:r>
      </w:ins>
      <w:ins w:id="19582" w:author="Rev 4 Allen Wirfs-Brock" w:date="2011-11-04T18:25:00Z">
        <w:r w:rsidR="005E7156">
          <w:t xml:space="preserve"> for</w:t>
        </w:r>
      </w:ins>
      <w:ins w:id="19583" w:author="Rev 3 Allen Wirfs-Brock" w:date="2011-09-11T13:08:00Z">
        <w:r w:rsidRPr="00675B74">
          <w:t xml:space="preserve"> </w:t>
        </w:r>
      </w:ins>
      <w:ins w:id="19584" w:author="Rev 3 Allen Wirfs-Brock" w:date="2011-09-11T13:10:00Z">
        <w:r w:rsidRPr="00675B74">
          <w:rPr>
            <w:rStyle w:val="bnf"/>
          </w:rPr>
          <w:t>BindingElement</w:t>
        </w:r>
        <w:r w:rsidRPr="00675B74">
          <w:rPr>
            <w:rFonts w:cs="Arial"/>
            <w:i/>
            <w:vertAlign w:val="subscript"/>
          </w:rPr>
          <w:t xml:space="preserve"> </w:t>
        </w:r>
      </w:ins>
      <w:ins w:id="19585" w:author="Rev 3 Allen Wirfs-Brock" w:date="2011-09-11T13:08:00Z">
        <w:r w:rsidRPr="00E77497">
          <w:t xml:space="preserve">using </w:t>
        </w:r>
        <w:del w:id="19586" w:author="Rev 4 Allen Wirfs-Brock" w:date="2011-11-04T18:25:00Z">
          <w:r w:rsidRPr="00E77497" w:rsidDel="005E7156">
            <w:rPr>
              <w:i/>
            </w:rPr>
            <w:delText>obj</w:delText>
          </w:r>
        </w:del>
      </w:ins>
      <w:ins w:id="19587" w:author="Rev 4 Allen Wirfs-Brock" w:date="2011-11-04T18:25:00Z">
        <w:r w:rsidR="005E7156">
          <w:rPr>
            <w:i/>
          </w:rPr>
          <w:t>array</w:t>
        </w:r>
      </w:ins>
      <w:ins w:id="19588" w:author="Rev 3 Allen Wirfs-Brock" w:date="2011-09-11T13:08:00Z">
        <w:del w:id="19589" w:author="Rev 4 Allen Wirfs-Brock" w:date="2011-11-04T18:25:00Z">
          <w:r w:rsidRPr="00675B74" w:rsidDel="005E7156">
            <w:delText xml:space="preserve"> as the </w:delText>
          </w:r>
          <w:r w:rsidRPr="00675B74" w:rsidDel="005E7156">
            <w:rPr>
              <w:i/>
            </w:rPr>
            <w:delText>obj</w:delText>
          </w:r>
          <w:r w:rsidRPr="00675B74" w:rsidDel="005E7156">
            <w:delText xml:space="preserve"> parameter</w:delText>
          </w:r>
        </w:del>
      </w:ins>
      <w:ins w:id="19590" w:author="Rev 3 Allen Wirfs-Brock" w:date="2011-09-22T16:31:00Z">
        <w:r w:rsidR="001D3A4E" w:rsidRPr="00E77497">
          <w:t xml:space="preserve">, </w:t>
        </w:r>
      </w:ins>
      <w:ins w:id="19591" w:author="Rev 4 Allen Wirfs-Brock" w:date="2011-11-05T09:09:00Z">
        <w:del w:id="19592" w:author="Rev 5 Allen Wirfs-Brock" w:date="2012-01-04T11:52:00Z">
          <w:r w:rsidR="00F12460" w:rsidDel="002A015C">
            <w:rPr>
              <w:i/>
            </w:rPr>
            <w:delText xml:space="preserve">arrayLength, </w:delText>
          </w:r>
        </w:del>
      </w:ins>
      <w:ins w:id="19593" w:author="Rev 3 Allen Wirfs-Brock" w:date="2011-09-22T16:31:00Z">
        <w:del w:id="19594" w:author="Rev 4 Allen Wirfs-Brock" w:date="2011-11-05T09:09:00Z">
          <w:r w:rsidR="001D3A4E" w:rsidRPr="00E77497" w:rsidDel="00F12460">
            <w:rPr>
              <w:i/>
            </w:rPr>
            <w:delText>env</w:delText>
          </w:r>
        </w:del>
        <w:del w:id="19595" w:author="Rev 4 Allen Wirfs-Brock" w:date="2011-11-04T18:26:00Z">
          <w:r w:rsidR="001D3A4E" w:rsidRPr="00675B74" w:rsidDel="005E7156">
            <w:delText xml:space="preserve"> as the </w:delText>
          </w:r>
          <w:r w:rsidR="001D3A4E" w:rsidRPr="00675B74" w:rsidDel="005E7156">
            <w:rPr>
              <w:i/>
            </w:rPr>
            <w:delText>env</w:delText>
          </w:r>
          <w:r w:rsidR="001D3A4E" w:rsidRPr="00675B74" w:rsidDel="005E7156">
            <w:delText xml:space="preserve"> parameter</w:delText>
          </w:r>
        </w:del>
        <w:del w:id="19596" w:author="Rev 5 Allen Wirfs-Brock" w:date="2012-01-04T11:52:00Z">
          <w:r w:rsidR="005D3876" w:rsidRPr="00E77497" w:rsidDel="002A015C">
            <w:delText>,</w:delText>
          </w:r>
        </w:del>
      </w:ins>
      <w:ins w:id="19597" w:author="Rev 3 Allen Wirfs-Brock" w:date="2011-09-11T13:08:00Z">
        <w:r w:rsidRPr="00E77497">
          <w:t xml:space="preserve"> </w:t>
        </w:r>
        <w:del w:id="19598" w:author="Rev 4 Allen Wirfs-Brock" w:date="2011-11-05T09:09:00Z">
          <w:r w:rsidRPr="00E77497" w:rsidDel="00F12460">
            <w:delText xml:space="preserve">and </w:delText>
          </w:r>
        </w:del>
        <w:r w:rsidRPr="00E77497">
          <w:rPr>
            <w:i/>
          </w:rPr>
          <w:t>listNext</w:t>
        </w:r>
        <w:r w:rsidRPr="00E77497">
          <w:t>+</w:t>
        </w:r>
        <w:r w:rsidRPr="00E77497">
          <w:rPr>
            <w:i/>
          </w:rPr>
          <w:t>skip</w:t>
        </w:r>
        <w:r w:rsidRPr="00E77497">
          <w:t xml:space="preserve"> </w:t>
        </w:r>
      </w:ins>
      <w:ins w:id="19599" w:author="Rev 4 Allen Wirfs-Brock" w:date="2011-11-05T09:09:00Z">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ins>
      <w:ins w:id="19600" w:author="Rev 3 Allen Wirfs-Brock" w:date="2011-09-11T13:08:00Z">
        <w:r w:rsidRPr="00E77497">
          <w:t xml:space="preserve">as </w:t>
        </w:r>
        <w:del w:id="19601" w:author="Rev 4 Allen Wirfs-Brock" w:date="2011-11-04T18:40:00Z">
          <w:r w:rsidRPr="00E77497" w:rsidDel="008C0F14">
            <w:delText xml:space="preserve">the </w:delText>
          </w:r>
        </w:del>
        <w:del w:id="19602" w:author="Rev 4 Allen Wirfs-Brock" w:date="2011-10-04T13:39:00Z">
          <w:r w:rsidRPr="00E77497" w:rsidDel="00E73FF3">
            <w:rPr>
              <w:i/>
            </w:rPr>
            <w:delText>index</w:delText>
          </w:r>
        </w:del>
        <w:del w:id="19603" w:author="Rev 4 Allen Wirfs-Brock" w:date="2011-11-04T18:40:00Z">
          <w:r w:rsidRPr="00E77497" w:rsidDel="008C0F14">
            <w:delText xml:space="preserve"> parameter</w:delText>
          </w:r>
        </w:del>
      </w:ins>
      <w:ins w:id="19604" w:author="Rev 4 Allen Wirfs-Brock" w:date="2011-11-04T18:40:00Z">
        <w:r w:rsidR="008C0F14">
          <w:t>arguments</w:t>
        </w:r>
      </w:ins>
      <w:ins w:id="19605" w:author="Rev 3 Allen Wirfs-Brock" w:date="2011-09-11T13:08:00Z">
        <w:r w:rsidRPr="00675B74">
          <w:t>.</w:t>
        </w:r>
      </w:ins>
    </w:p>
    <w:p w14:paraId="2E2E9DA7" w14:textId="77777777" w:rsidR="00A37763" w:rsidRDefault="005715ED" w:rsidP="00EB121A">
      <w:pPr>
        <w:pStyle w:val="Alg2"/>
        <w:numPr>
          <w:ilvl w:val="0"/>
          <w:numId w:val="550"/>
        </w:numPr>
        <w:contextualSpacing/>
        <w:rPr>
          <w:ins w:id="19606" w:author="Rev 6 Allen Wirfs-Brock" w:date="2012-02-18T11:26:00Z"/>
        </w:rPr>
      </w:pPr>
      <w:ins w:id="19607" w:author="Rev 7 Allen Wirfs-Brock" w:date="2012-04-12T14:45:00Z">
        <w:r>
          <w:t>ReturnIfAbrupt(</w:t>
        </w:r>
      </w:ins>
      <w:ins w:id="19608" w:author="Rev 10 Allen Wirfs-Brock" w:date="2012-08-14T10:15:00Z">
        <w:r w:rsidR="006552DF">
          <w:rPr>
            <w:i/>
          </w:rPr>
          <w:t>status</w:t>
        </w:r>
      </w:ins>
      <w:ins w:id="19609" w:author="Rev 7 Allen Wirfs-Brock" w:date="2012-04-12T14:46:00Z">
        <w:del w:id="19610" w:author="Rev 10 Allen Wirfs-Brock" w:date="2012-08-14T09:58:00Z">
          <w:r w:rsidDel="006552DF">
            <w:rPr>
              <w:i/>
            </w:rPr>
            <w:delText>listN</w:delText>
          </w:r>
        </w:del>
      </w:ins>
      <w:ins w:id="19611" w:author="Rev 7 Allen Wirfs-Brock" w:date="2012-04-12T14:45:00Z">
        <w:del w:id="19612" w:author="Rev 10 Allen Wirfs-Brock" w:date="2012-08-14T09:58:00Z">
          <w:r w:rsidDel="006552DF">
            <w:rPr>
              <w:i/>
            </w:rPr>
            <w:delText>ext</w:delText>
          </w:r>
        </w:del>
        <w:r>
          <w:t>)</w:t>
        </w:r>
      </w:ins>
      <w:ins w:id="19613" w:author="Rev 6 Allen Wirfs-Brock" w:date="2012-02-18T11:26:00Z">
        <w:del w:id="19614" w:author="Rev 7 Allen Wirfs-Brock" w:date="2012-04-12T14:45:00Z">
          <w:r w:rsidR="00A37763" w:rsidDel="005715ED">
            <w:delText xml:space="preserve">If </w:delText>
          </w:r>
        </w:del>
      </w:ins>
      <w:ins w:id="19615" w:author="Rev 6 Allen Wirfs-Brock" w:date="2012-02-18T11:27:00Z">
        <w:del w:id="19616" w:author="Rev 7 Allen Wirfs-Brock" w:date="2012-04-12T14:45:00Z">
          <w:r w:rsidR="00A37763" w:rsidDel="005715ED">
            <w:rPr>
              <w:i/>
            </w:rPr>
            <w:delText>l</w:delText>
          </w:r>
        </w:del>
      </w:ins>
      <w:ins w:id="19617" w:author="Rev 6 Allen Wirfs-Brock" w:date="2012-02-18T11:26:00Z">
        <w:del w:id="19618" w:author="Rev 7 Allen Wirfs-Brock" w:date="2012-04-12T14:45:00Z">
          <w:r w:rsidR="00A37763" w:rsidDel="005715ED">
            <w:rPr>
              <w:i/>
            </w:rPr>
            <w:delText>istN</w:delText>
          </w:r>
          <w:r w:rsidR="00A37763" w:rsidRPr="00B25FEE" w:rsidDel="005715ED">
            <w:rPr>
              <w:i/>
            </w:rPr>
            <w:delText>ext</w:delText>
          </w:r>
          <w:r w:rsidR="00A37763" w:rsidDel="005715ED">
            <w:delText xml:space="preserve"> is an abrupt completion, return </w:delText>
          </w:r>
        </w:del>
      </w:ins>
      <w:ins w:id="19619" w:author="Rev 6 Allen Wirfs-Brock" w:date="2012-02-18T11:27:00Z">
        <w:del w:id="19620" w:author="Rev 7 Allen Wirfs-Brock" w:date="2012-04-12T14:45:00Z">
          <w:r w:rsidR="00A37763" w:rsidDel="005715ED">
            <w:rPr>
              <w:i/>
            </w:rPr>
            <w:delText>listN</w:delText>
          </w:r>
        </w:del>
      </w:ins>
      <w:ins w:id="19621" w:author="Rev 6 Allen Wirfs-Brock" w:date="2012-02-18T11:26:00Z">
        <w:del w:id="19622" w:author="Rev 7 Allen Wirfs-Brock" w:date="2012-04-12T14:45:00Z">
          <w:r w:rsidR="00A37763" w:rsidRPr="00B25FEE" w:rsidDel="005715ED">
            <w:rPr>
              <w:i/>
            </w:rPr>
            <w:delText>ext</w:delText>
          </w:r>
        </w:del>
        <w:r w:rsidR="00A37763">
          <w:t>.</w:t>
        </w:r>
      </w:ins>
    </w:p>
    <w:p w14:paraId="4D62DB1F" w14:textId="77777777" w:rsidR="007E2957" w:rsidRPr="00E77497" w:rsidDel="00675B74" w:rsidRDefault="007E2957" w:rsidP="00B34B48">
      <w:pPr>
        <w:pStyle w:val="Alg3"/>
        <w:numPr>
          <w:ilvl w:val="0"/>
          <w:numId w:val="550"/>
        </w:numPr>
        <w:spacing w:after="220"/>
        <w:rPr>
          <w:ins w:id="19623" w:author="Rev 3 Allen Wirfs-Brock" w:date="2011-09-11T13:08:00Z"/>
          <w:del w:id="19624" w:author="Rev 4 Allen Wirfs-Brock" w:date="2011-11-04T19:00:00Z"/>
        </w:rPr>
      </w:pPr>
      <w:ins w:id="19625" w:author="Rev 3 Allen Wirfs-Brock" w:date="2011-09-11T13:08:00Z">
        <w:r w:rsidRPr="00E77497">
          <w:t xml:space="preserve">Return </w:t>
        </w:r>
      </w:ins>
      <w:ins w:id="19626" w:author="Rev 10 Allen Wirfs-Brock" w:date="2012-08-14T10:15:00Z">
        <w:r w:rsidR="006552DF" w:rsidRPr="00E77497">
          <w:rPr>
            <w:i/>
          </w:rPr>
          <w:t>listNext</w:t>
        </w:r>
        <w:r w:rsidR="006552DF" w:rsidRPr="00E77497" w:rsidDel="006552DF">
          <w:rPr>
            <w:i/>
          </w:rPr>
          <w:t xml:space="preserve"> </w:t>
        </w:r>
      </w:ins>
      <w:ins w:id="19627" w:author="Rev 3 Allen Wirfs-Brock" w:date="2011-09-11T13:08:00Z">
        <w:del w:id="19628" w:author="Rev 10 Allen Wirfs-Brock" w:date="2012-08-14T09:58:00Z">
          <w:r w:rsidRPr="00E77497" w:rsidDel="006552DF">
            <w:rPr>
              <w:i/>
            </w:rPr>
            <w:delText>listNext</w:delText>
          </w:r>
        </w:del>
        <w:r w:rsidRPr="00E77497">
          <w:t>+</w:t>
        </w:r>
        <w:r w:rsidRPr="00E77497">
          <w:rPr>
            <w:i/>
          </w:rPr>
          <w:t>skip+</w:t>
        </w:r>
        <w:r w:rsidRPr="00E77497">
          <w:t>1.</w:t>
        </w:r>
      </w:ins>
    </w:p>
    <w:p w14:paraId="647D0ABA" w14:textId="77777777" w:rsidR="00805896" w:rsidRPr="004418C4" w:rsidRDefault="00805896" w:rsidP="00B34B48">
      <w:pPr>
        <w:pStyle w:val="Alg3"/>
        <w:numPr>
          <w:ilvl w:val="0"/>
          <w:numId w:val="550"/>
        </w:numPr>
        <w:spacing w:after="220"/>
        <w:rPr>
          <w:ins w:id="19629" w:author="Rev 4 Allen Wirfs-Brock" w:date="2011-11-04T18:41:00Z"/>
        </w:rPr>
      </w:pPr>
    </w:p>
    <w:p w14:paraId="2C1172F0" w14:textId="77777777" w:rsidR="00B24B13" w:rsidRPr="00E77497" w:rsidDel="006E26C7" w:rsidRDefault="00B24B13" w:rsidP="00B24B13">
      <w:pPr>
        <w:rPr>
          <w:ins w:id="19630" w:author="Allen Wirfs-Brock" w:date="2011-07-11T15:33:00Z"/>
          <w:del w:id="19631" w:author="Rev 4 Allen Wirfs-Brock" w:date="2011-10-15T18:22:00Z"/>
        </w:rPr>
      </w:pPr>
      <w:ins w:id="19632" w:author="Allen Wirfs-Brock" w:date="2011-07-11T15:33:00Z">
        <w:del w:id="19633" w:author="Rev 4 Allen Wirfs-Brock" w:date="2011-10-15T18:22:00Z">
          <w:r w:rsidRPr="00675B74" w:rsidDel="006E26C7">
            <w:delText xml:space="preserve">The </w:delText>
          </w:r>
          <w:r w:rsidRPr="00675B74" w:rsidDel="006E26C7">
            <w:rPr>
              <w:rFonts w:ascii="Times New Roman" w:eastAsia="Times New Roman" w:hAnsi="Times New Roman"/>
              <w:spacing w:val="6"/>
              <w:lang w:eastAsia="en-US"/>
            </w:rPr>
            <w:delText xml:space="preserve">BoundNames </w:delText>
          </w:r>
          <w:r w:rsidRPr="00675B74" w:rsidDel="006E26C7">
            <w:delText xml:space="preserve">of the productions  </w:delText>
          </w:r>
        </w:del>
      </w:ins>
      <w:ins w:id="19634" w:author="Allen Wirfs-Brock" w:date="2011-07-11T15:34:00Z">
        <w:del w:id="19635" w:author="Rev 4 Allen Wirfs-Brock" w:date="2011-10-15T18:22:00Z">
          <w:r w:rsidRPr="00675B74" w:rsidDel="006E26C7">
            <w:rPr>
              <w:rStyle w:val="bnf"/>
            </w:rPr>
            <w:delText xml:space="preserve">BindingProperty </w:delText>
          </w:r>
        </w:del>
      </w:ins>
      <w:ins w:id="19636" w:author="Allen Wirfs-Brock" w:date="2011-07-11T15:33:00Z">
        <w:del w:id="19637" w:author="Rev 4 Allen Wirfs-Brock" w:date="2011-10-15T18:22:00Z">
          <w:r w:rsidRPr="00E77497" w:rsidDel="006E26C7">
            <w:rPr>
              <w:b/>
            </w:rPr>
            <w:delText>:</w:delText>
          </w:r>
          <w:r w:rsidRPr="00E77497" w:rsidDel="006E26C7">
            <w:delText xml:space="preserve"> </w:delText>
          </w:r>
        </w:del>
      </w:ins>
      <w:ins w:id="19638" w:author="Rev 3 Allen Wirfs-Brock" w:date="2011-09-01T13:49:00Z">
        <w:del w:id="19639" w:author="Rev 4 Allen Wirfs-Brock" w:date="2011-10-15T18:22:00Z">
          <w:r w:rsidR="00B678FE" w:rsidRPr="00E77497" w:rsidDel="006E26C7">
            <w:rPr>
              <w:rFonts w:ascii="Times New Roman" w:hAnsi="Times New Roman"/>
              <w:i/>
            </w:rPr>
            <w:delText xml:space="preserve">SingleNameBinding </w:delText>
          </w:r>
        </w:del>
      </w:ins>
      <w:ins w:id="19640" w:author="Allen Wirfs-Brock" w:date="2011-07-11T15:34:00Z">
        <w:del w:id="19641" w:author="Rev 4 Allen Wirfs-Brock" w:date="2011-10-15T18:22:00Z">
          <w:r w:rsidRPr="00E77497" w:rsidDel="006E26C7">
            <w:rPr>
              <w:rStyle w:val="bnf"/>
            </w:rPr>
            <w:delText>Identifier</w:delText>
          </w:r>
        </w:del>
      </w:ins>
      <w:ins w:id="19642" w:author="Allen Wirfs-Brock" w:date="2011-07-11T15:33:00Z">
        <w:del w:id="19643" w:author="Rev 4 Allen Wirfs-Brock" w:date="2011-10-15T18:22:00Z">
          <w:r w:rsidRPr="00E77497" w:rsidDel="006E26C7">
            <w:delText xml:space="preserve"> </w:delText>
          </w:r>
        </w:del>
      </w:ins>
      <w:ins w:id="19644" w:author="Rev 3 Allen Wirfs-Brock" w:date="2011-09-22T16:09:00Z">
        <w:del w:id="19645" w:author="Rev 4 Allen Wirfs-Brock" w:date="2011-10-04T14:35:00Z">
          <w:r w:rsidR="00DB2564" w:rsidRPr="00E77497" w:rsidDel="00A360B4">
            <w:delText>and</w:delText>
          </w:r>
        </w:del>
      </w:ins>
      <w:ins w:id="19646" w:author="Rev 3 Allen Wirfs-Brock" w:date="2011-09-21T18:07:00Z">
        <w:del w:id="19647" w:author="Rev 4 Allen Wirfs-Brock" w:date="2011-10-04T14:35:00Z">
          <w:r w:rsidR="00DD09F5" w:rsidRPr="00E77497" w:rsidDel="00A360B4">
            <w:delText xml:space="preserve"> </w:delText>
          </w:r>
        </w:del>
      </w:ins>
      <w:ins w:id="19648" w:author="Rev 3 Allen Wirfs-Brock" w:date="2011-08-31T12:34:00Z">
        <w:del w:id="19649" w:author="Rev 4 Allen Wirfs-Brock" w:date="2011-10-04T14:35:00Z">
          <w:r w:rsidR="007604E3" w:rsidRPr="00E77497" w:rsidDel="00A360B4">
            <w:rPr>
              <w:rStyle w:val="bnf"/>
            </w:rPr>
            <w:delText xml:space="preserve">BindingProperty </w:delText>
          </w:r>
          <w:r w:rsidR="007604E3" w:rsidRPr="00E77497" w:rsidDel="00A360B4">
            <w:rPr>
              <w:b/>
            </w:rPr>
            <w:delText>:</w:delText>
          </w:r>
          <w:r w:rsidR="007604E3" w:rsidRPr="00E77497" w:rsidDel="00A360B4">
            <w:delText xml:space="preserve"> </w:delText>
          </w:r>
        </w:del>
      </w:ins>
      <w:ins w:id="19650" w:author="Rev 3 Allen Wirfs-Brock" w:date="2011-08-31T12:35:00Z">
        <w:del w:id="19651" w:author="Rev 4 Allen Wirfs-Brock" w:date="2011-10-04T14:35:00Z">
          <w:r w:rsidR="007604E3" w:rsidRPr="00E77497" w:rsidDel="00A360B4">
            <w:rPr>
              <w:rStyle w:val="bnf"/>
            </w:rPr>
            <w:delText>PropertyName</w:delText>
          </w:r>
          <w:r w:rsidR="007604E3" w:rsidRPr="00E77497" w:rsidDel="00A360B4">
            <w:delText xml:space="preserve"> </w:delText>
          </w:r>
          <w:r w:rsidR="007604E3" w:rsidRPr="00E77497" w:rsidDel="00A360B4">
            <w:rPr>
              <w:rFonts w:ascii="Courier New" w:hAnsi="Courier New" w:cs="Courier New"/>
              <w:b/>
            </w:rPr>
            <w:delText>:</w:delText>
          </w:r>
          <w:r w:rsidR="007604E3" w:rsidRPr="00E77497" w:rsidDel="00A360B4">
            <w:delText xml:space="preserve"> </w:delText>
          </w:r>
        </w:del>
      </w:ins>
      <w:ins w:id="19652" w:author="Rev 3 Allen Wirfs-Brock" w:date="2011-09-01T13:49:00Z">
        <w:del w:id="19653" w:author="Rev 4 Allen Wirfs-Brock" w:date="2011-10-04T14:35:00Z">
          <w:r w:rsidR="00B678FE" w:rsidRPr="00E77497" w:rsidDel="00A360B4">
            <w:rPr>
              <w:rFonts w:ascii="Times New Roman" w:hAnsi="Times New Roman"/>
              <w:i/>
            </w:rPr>
            <w:delText>SingleNameBinding</w:delText>
          </w:r>
          <w:r w:rsidR="00B678FE" w:rsidRPr="00E77497" w:rsidDel="00A360B4">
            <w:delText xml:space="preserve"> </w:delText>
          </w:r>
        </w:del>
      </w:ins>
      <w:ins w:id="19654" w:author="Allen Wirfs-Brock" w:date="2011-07-11T15:33:00Z">
        <w:del w:id="19655" w:author="Rev 4 Allen Wirfs-Brock" w:date="2011-10-15T18:22:00Z">
          <w:r w:rsidRPr="00E77497" w:rsidDel="006E26C7">
            <w:delText xml:space="preserve">and </w:delText>
          </w:r>
        </w:del>
      </w:ins>
      <w:ins w:id="19656" w:author="Allen Wirfs-Brock" w:date="2011-07-11T15:34:00Z">
        <w:del w:id="19657" w:author="Rev 4 Allen Wirfs-Brock" w:date="2011-10-15T18:22:00Z">
          <w:r w:rsidRPr="00E77497" w:rsidDel="006E26C7">
            <w:rPr>
              <w:rStyle w:val="bnf"/>
            </w:rPr>
            <w:delText>BindingElement</w:delText>
          </w:r>
        </w:del>
      </w:ins>
      <w:ins w:id="19658" w:author="Allen Wirfs-Brock" w:date="2011-07-11T15:37:00Z">
        <w:del w:id="19659" w:author="Rev 4 Allen Wirfs-Brock" w:date="2011-10-15T18:22:00Z">
          <w:r w:rsidRPr="00E77497" w:rsidDel="006E26C7">
            <w:rPr>
              <w:rStyle w:val="bnf"/>
            </w:rPr>
            <w:delText xml:space="preserve"> </w:delText>
          </w:r>
        </w:del>
      </w:ins>
      <w:ins w:id="19660" w:author="Allen Wirfs-Brock" w:date="2011-07-11T15:33:00Z">
        <w:del w:id="19661" w:author="Rev 4 Allen Wirfs-Brock" w:date="2011-10-15T18:22:00Z">
          <w:r w:rsidRPr="00E77497" w:rsidDel="006E26C7">
            <w:rPr>
              <w:b/>
            </w:rPr>
            <w:delText>:</w:delText>
          </w:r>
          <w:r w:rsidRPr="00E77497" w:rsidDel="006E26C7">
            <w:delText xml:space="preserve"> </w:delText>
          </w:r>
        </w:del>
      </w:ins>
      <w:ins w:id="19662" w:author="Allen Wirfs-Brock" w:date="2011-07-11T15:35:00Z">
        <w:del w:id="19663" w:author="Rev 4 Allen Wirfs-Brock" w:date="2011-10-15T18:22:00Z">
          <w:r w:rsidRPr="00E77497" w:rsidDel="006E26C7">
            <w:rPr>
              <w:rStyle w:val="bnf"/>
            </w:rPr>
            <w:delText>Identifier</w:delText>
          </w:r>
        </w:del>
      </w:ins>
      <w:ins w:id="19664" w:author="Allen Wirfs-Brock" w:date="2011-07-11T15:33:00Z">
        <w:del w:id="19665" w:author="Rev 4 Allen Wirfs-Brock" w:date="2011-10-15T18:22:00Z">
          <w:r w:rsidRPr="00E77497" w:rsidDel="006E26C7">
            <w:rPr>
              <w:rStyle w:val="bnf"/>
              <w:rFonts w:ascii="Courier New" w:hAnsi="Courier New" w:cs="Courier New"/>
              <w:b/>
              <w:i w:val="0"/>
            </w:rPr>
            <w:delText xml:space="preserve"> </w:delText>
          </w:r>
          <w:r w:rsidRPr="00E77497" w:rsidDel="006E26C7">
            <w:delText>is determined as follows:</w:delText>
          </w:r>
        </w:del>
      </w:ins>
      <w:ins w:id="19666" w:author="Rev 3 Allen Wirfs-Brock" w:date="2011-08-31T12:33:00Z">
        <w:del w:id="19667" w:author="Rev 4 Allen Wirfs-Brock" w:date="2011-10-15T18:22:00Z">
          <w:r w:rsidR="007604E3" w:rsidRPr="00E77497" w:rsidDel="006E26C7">
            <w:delText xml:space="preserve"> </w:delText>
          </w:r>
        </w:del>
      </w:ins>
    </w:p>
    <w:p w14:paraId="34733436" w14:textId="77777777" w:rsidR="00B24B13" w:rsidRPr="00E77497" w:rsidDel="006E26C7" w:rsidRDefault="00B24B13">
      <w:pPr>
        <w:pStyle w:val="Alg4"/>
        <w:numPr>
          <w:ilvl w:val="0"/>
          <w:numId w:val="440"/>
        </w:numPr>
        <w:spacing w:after="220"/>
        <w:contextualSpacing/>
        <w:rPr>
          <w:ins w:id="19668" w:author="Allen Wirfs-Brock" w:date="2011-07-11T15:33:00Z"/>
          <w:del w:id="19669" w:author="Rev 4 Allen Wirfs-Brock" w:date="2011-10-15T18:22:00Z"/>
        </w:rPr>
        <w:pPrChange w:id="19670" w:author="Rev 4 Allen Wirfs-Brock" w:date="2011-11-07T12:16:00Z">
          <w:pPr>
            <w:pStyle w:val="Alg4"/>
            <w:numPr>
              <w:numId w:val="464"/>
            </w:numPr>
            <w:tabs>
              <w:tab w:val="num" w:pos="360"/>
            </w:tabs>
            <w:spacing w:after="220"/>
            <w:ind w:left="360" w:hanging="360"/>
            <w:contextualSpacing/>
          </w:pPr>
        </w:pPrChange>
      </w:pPr>
      <w:ins w:id="19671" w:author="Allen Wirfs-Brock" w:date="2011-07-11T15:33:00Z">
        <w:del w:id="19672" w:author="Rev 4 Allen Wirfs-Brock" w:date="2011-10-15T18:22:00Z">
          <w:r w:rsidRPr="00E77497" w:rsidDel="006E26C7">
            <w:delText xml:space="preserve">Return the BoundNames of </w:delText>
          </w:r>
        </w:del>
      </w:ins>
      <w:ins w:id="19673" w:author="Rev 3 Allen Wirfs-Brock" w:date="2011-09-01T13:50:00Z">
        <w:del w:id="19674" w:author="Rev 4 Allen Wirfs-Brock" w:date="2011-10-15T18:22:00Z">
          <w:r w:rsidR="00B678FE" w:rsidRPr="00E77497" w:rsidDel="006E26C7">
            <w:rPr>
              <w:i/>
            </w:rPr>
            <w:delText>SingleNameBinding</w:delText>
          </w:r>
          <w:r w:rsidR="00B678FE" w:rsidRPr="00E77497" w:rsidDel="006E26C7">
            <w:rPr>
              <w:rStyle w:val="bnf"/>
            </w:rPr>
            <w:delText xml:space="preserve"> </w:delText>
          </w:r>
        </w:del>
      </w:ins>
      <w:ins w:id="19675" w:author="Allen Wirfs-Brock" w:date="2011-07-11T15:35:00Z">
        <w:del w:id="19676" w:author="Rev 4 Allen Wirfs-Brock" w:date="2011-10-15T18:22:00Z">
          <w:r w:rsidRPr="00E77497" w:rsidDel="006E26C7">
            <w:rPr>
              <w:rStyle w:val="bnf"/>
            </w:rPr>
            <w:delText>Identifier</w:delText>
          </w:r>
        </w:del>
      </w:ins>
      <w:ins w:id="19677" w:author="Allen Wirfs-Brock" w:date="2011-07-11T15:33:00Z">
        <w:del w:id="19678" w:author="Rev 4 Allen Wirfs-Brock" w:date="2011-10-15T18:22:00Z">
          <w:r w:rsidRPr="00E77497" w:rsidDel="006E26C7">
            <w:delText>.</w:delText>
          </w:r>
        </w:del>
      </w:ins>
    </w:p>
    <w:p w14:paraId="42A6B8FC" w14:textId="77777777" w:rsidR="00A52E6B" w:rsidRPr="00E77497" w:rsidDel="008C0F14" w:rsidRDefault="00A52E6B" w:rsidP="00C7794D">
      <w:pPr>
        <w:ind w:left="360"/>
        <w:rPr>
          <w:ins w:id="19679" w:author="Rev 3 Allen Wirfs-Brock" w:date="2011-09-21T17:23:00Z"/>
          <w:del w:id="19680" w:author="Rev 4 Allen Wirfs-Brock" w:date="2011-11-04T18:35:00Z"/>
        </w:rPr>
      </w:pPr>
      <w:ins w:id="19681" w:author="Rev 3 Allen Wirfs-Brock" w:date="2011-09-21T17:23:00Z">
        <w:del w:id="19682" w:author="Rev 4 Allen Wirfs-Brock" w:date="2011-10-15T18:23:00Z">
          <w:r w:rsidRPr="00E77497" w:rsidDel="00054D17">
            <w:delText xml:space="preserve">The production </w:delText>
          </w:r>
        </w:del>
      </w:ins>
      <w:ins w:id="19683" w:author="Rev 3 Allen Wirfs-Brock" w:date="2011-09-21T17:24:00Z">
        <w:del w:id="19684" w:author="Rev 4 Allen Wirfs-Brock" w:date="2011-11-04T18:35:00Z">
          <w:r w:rsidRPr="00E77497" w:rsidDel="008C0F14">
            <w:rPr>
              <w:rStyle w:val="bnf"/>
            </w:rPr>
            <w:delText xml:space="preserve">BindingProperty </w:delText>
          </w:r>
          <w:r w:rsidRPr="00E77497" w:rsidDel="008C0F14">
            <w:rPr>
              <w:b/>
            </w:rPr>
            <w:delText>:</w:delText>
          </w:r>
          <w:r w:rsidRPr="00E77497" w:rsidDel="008C0F14">
            <w:delText xml:space="preserve"> </w:delText>
          </w:r>
          <w:r w:rsidRPr="00E77497" w:rsidDel="008C0F14">
            <w:rPr>
              <w:rFonts w:ascii="Times New Roman" w:hAnsi="Times New Roman"/>
              <w:i/>
            </w:rPr>
            <w:delText>SingleNameBinding</w:delText>
          </w:r>
        </w:del>
      </w:ins>
      <w:ins w:id="19685" w:author="Rev 3 Allen Wirfs-Brock" w:date="2011-09-21T17:23:00Z">
        <w:del w:id="19686" w:author="Rev 4 Allen Wirfs-Brock" w:date="2011-11-04T18:35:00Z">
          <w:r w:rsidRPr="00E77497" w:rsidDel="008C0F14">
            <w:delText xml:space="preserve"> </w:delText>
          </w:r>
        </w:del>
        <w:del w:id="19687" w:author="Rev 4 Allen Wirfs-Brock" w:date="2011-10-15T18:24:00Z">
          <w:r w:rsidRPr="00E77497" w:rsidDel="00054D17">
            <w:delText xml:space="preserve">is evaluated </w:delText>
          </w:r>
        </w:del>
        <w:del w:id="19688" w:author="Rev 4 Allen Wirfs-Brock" w:date="2011-11-04T18:35:00Z">
          <w:r w:rsidRPr="00E77497" w:rsidDel="008C0F14">
            <w:delText xml:space="preserve">with the parameters </w:delText>
          </w:r>
          <w:r w:rsidRPr="00E77497" w:rsidDel="008C0F14">
            <w:rPr>
              <w:rStyle w:val="bnf"/>
            </w:rPr>
            <w:delText>obj</w:delText>
          </w:r>
          <w:r w:rsidRPr="00E77497" w:rsidDel="008C0F14">
            <w:delText xml:space="preserve"> and </w:delText>
          </w:r>
        </w:del>
      </w:ins>
      <w:ins w:id="19689" w:author="Rev 3 Allen Wirfs-Brock" w:date="2011-09-21T17:25:00Z">
        <w:del w:id="19690" w:author="Rev 4 Allen Wirfs-Brock" w:date="2011-11-04T18:35:00Z">
          <w:r w:rsidRPr="00E77497" w:rsidDel="008C0F14">
            <w:rPr>
              <w:rFonts w:ascii="Times New Roman" w:eastAsia="Times New Roman" w:hAnsi="Times New Roman"/>
              <w:i/>
              <w:spacing w:val="6"/>
              <w:lang w:eastAsia="en-US"/>
            </w:rPr>
            <w:delText>env</w:delText>
          </w:r>
          <w:r w:rsidRPr="00E77497" w:rsidDel="008C0F14">
            <w:delText xml:space="preserve"> </w:delText>
          </w:r>
        </w:del>
      </w:ins>
      <w:ins w:id="19691" w:author="Rev 3 Allen Wirfs-Brock" w:date="2011-09-21T17:23:00Z">
        <w:del w:id="19692" w:author="Rev 4 Allen Wirfs-Brock" w:date="2011-10-15T18:24:00Z">
          <w:r w:rsidRPr="00E77497" w:rsidDel="00054D17">
            <w:delText>as follows:</w:delText>
          </w:r>
        </w:del>
      </w:ins>
    </w:p>
    <w:p w14:paraId="11136C53" w14:textId="77777777" w:rsidR="00A52E6B" w:rsidRPr="00E77497" w:rsidDel="008C0F14" w:rsidRDefault="00A52E6B">
      <w:pPr>
        <w:pStyle w:val="Alg3"/>
        <w:numPr>
          <w:ilvl w:val="0"/>
          <w:numId w:val="551"/>
        </w:numPr>
        <w:rPr>
          <w:ins w:id="19693" w:author="Rev 3 Allen Wirfs-Brock" w:date="2011-09-21T17:23:00Z"/>
          <w:del w:id="19694" w:author="Rev 4 Allen Wirfs-Brock" w:date="2011-11-04T18:35:00Z"/>
        </w:rPr>
        <w:pPrChange w:id="19695" w:author="Rev 4 Allen Wirfs-Brock" w:date="2011-11-07T12:16:00Z">
          <w:pPr>
            <w:pStyle w:val="Alg3"/>
            <w:numPr>
              <w:numId w:val="584"/>
            </w:numPr>
          </w:pPr>
        </w:pPrChange>
      </w:pPr>
      <w:ins w:id="19696" w:author="Rev 3 Allen Wirfs-Brock" w:date="2011-09-21T17:23:00Z">
        <w:del w:id="19697" w:author="Rev 4 Allen Wirfs-Brock" w:date="2011-11-04T18:35:00Z">
          <w:r w:rsidRPr="00E77497" w:rsidDel="008C0F14">
            <w:delText xml:space="preserve">Let </w:delText>
          </w:r>
        </w:del>
      </w:ins>
      <w:ins w:id="19698" w:author="Rev 3 Allen Wirfs-Brock" w:date="2011-09-21T17:29:00Z">
        <w:del w:id="19699" w:author="Rev 4 Allen Wirfs-Brock" w:date="2011-11-04T18:35:00Z">
          <w:r w:rsidRPr="00E77497" w:rsidDel="008C0F14">
            <w:rPr>
              <w:i/>
            </w:rPr>
            <w:delText>name</w:delText>
          </w:r>
        </w:del>
      </w:ins>
      <w:ins w:id="19700" w:author="Rev 3 Allen Wirfs-Brock" w:date="2011-09-21T17:23:00Z">
        <w:del w:id="19701" w:author="Rev 4 Allen Wirfs-Brock" w:date="2011-11-04T18:35:00Z">
          <w:r w:rsidRPr="00E77497" w:rsidDel="008C0F14">
            <w:delText xml:space="preserve"> be </w:delText>
          </w:r>
        </w:del>
      </w:ins>
      <w:ins w:id="19702" w:author="Rev 3 Allen Wirfs-Brock" w:date="2011-09-21T17:27:00Z">
        <w:del w:id="19703" w:author="Rev 4 Allen Wirfs-Brock" w:date="2011-11-04T18:35:00Z">
          <w:r w:rsidRPr="00E77497" w:rsidDel="008C0F14">
            <w:delText>the</w:delText>
          </w:r>
        </w:del>
      </w:ins>
      <w:ins w:id="19704" w:author="Rev 3 Allen Wirfs-Brock" w:date="2011-09-21T17:36:00Z">
        <w:del w:id="19705" w:author="Rev 4 Allen Wirfs-Brock" w:date="2011-11-04T18:35:00Z">
          <w:r w:rsidR="00057704" w:rsidRPr="00E77497" w:rsidDel="008C0F14">
            <w:delText xml:space="preserve"> </w:delText>
          </w:r>
        </w:del>
        <w:del w:id="19706" w:author="Rev 4 Allen Wirfs-Brock" w:date="2011-10-19T11:10:00Z">
          <w:r w:rsidR="00057704" w:rsidRPr="00E77497" w:rsidDel="00BF3CD1">
            <w:rPr>
              <w:i/>
            </w:rPr>
            <w:delText>IdentifierName</w:delText>
          </w:r>
        </w:del>
      </w:ins>
      <w:ins w:id="19707" w:author="Rev 3 Allen Wirfs-Brock" w:date="2011-09-21T17:27:00Z">
        <w:del w:id="19708" w:author="Rev 4 Allen Wirfs-Brock" w:date="2011-11-04T18:35:00Z">
          <w:r w:rsidRPr="00E77497" w:rsidDel="008C0F14">
            <w:delText xml:space="preserve"> </w:delText>
          </w:r>
        </w:del>
      </w:ins>
      <w:ins w:id="19709" w:author="Rev 3 Allen Wirfs-Brock" w:date="2011-09-21T17:36:00Z">
        <w:del w:id="19710" w:author="Rev 4 Allen Wirfs-Brock" w:date="2011-11-04T18:35:00Z">
          <w:r w:rsidR="00057704" w:rsidRPr="00E77497" w:rsidDel="008C0F14">
            <w:delText xml:space="preserve">that is the </w:delText>
          </w:r>
        </w:del>
      </w:ins>
      <w:ins w:id="19711" w:author="Rev 3 Allen Wirfs-Brock" w:date="2011-09-21T17:32:00Z">
        <w:del w:id="19712" w:author="Rev 4 Allen Wirfs-Brock" w:date="2011-11-04T18:35:00Z">
          <w:r w:rsidR="00057704" w:rsidRPr="00E77497" w:rsidDel="008C0F14">
            <w:delText xml:space="preserve">only element of BoundNames of </w:delText>
          </w:r>
        </w:del>
      </w:ins>
      <w:ins w:id="19713" w:author="Rev 3 Allen Wirfs-Brock" w:date="2011-09-21T17:28:00Z">
        <w:del w:id="19714" w:author="Rev 4 Allen Wirfs-Brock" w:date="2011-11-04T18:35:00Z">
          <w:r w:rsidRPr="00E77497" w:rsidDel="008C0F14">
            <w:rPr>
              <w:i/>
            </w:rPr>
            <w:delText>SingleNameBinding</w:delText>
          </w:r>
        </w:del>
      </w:ins>
      <w:ins w:id="19715" w:author="Rev 3 Allen Wirfs-Brock" w:date="2011-09-21T17:23:00Z">
        <w:del w:id="19716" w:author="Rev 4 Allen Wirfs-Brock" w:date="2011-11-04T18:35:00Z">
          <w:r w:rsidRPr="00E77497" w:rsidDel="008C0F14">
            <w:delText>.</w:delText>
          </w:r>
        </w:del>
      </w:ins>
    </w:p>
    <w:p w14:paraId="312F5849" w14:textId="77777777" w:rsidR="00A52E6B" w:rsidRPr="00E77497" w:rsidDel="00BF3CD1" w:rsidRDefault="00A52E6B">
      <w:pPr>
        <w:pStyle w:val="Alg3"/>
        <w:numPr>
          <w:ilvl w:val="0"/>
          <w:numId w:val="551"/>
        </w:numPr>
        <w:rPr>
          <w:ins w:id="19717" w:author="Rev 3 Allen Wirfs-Brock" w:date="2011-09-21T17:23:00Z"/>
          <w:del w:id="19718" w:author="Rev 4 Allen Wirfs-Brock" w:date="2011-10-19T11:10:00Z"/>
        </w:rPr>
        <w:pPrChange w:id="19719" w:author="Rev 4 Allen Wirfs-Brock" w:date="2011-11-07T12:16:00Z">
          <w:pPr>
            <w:pStyle w:val="Alg3"/>
            <w:numPr>
              <w:numId w:val="584"/>
            </w:numPr>
          </w:pPr>
        </w:pPrChange>
      </w:pPr>
      <w:ins w:id="19720" w:author="Rev 3 Allen Wirfs-Brock" w:date="2011-09-21T17:23:00Z">
        <w:del w:id="19721" w:author="Rev 4 Allen Wirfs-Brock" w:date="2011-10-19T11:10:00Z">
          <w:r w:rsidRPr="00E77497" w:rsidDel="00BF3CD1">
            <w:delText xml:space="preserve">Let </w:delText>
          </w:r>
        </w:del>
      </w:ins>
      <w:ins w:id="19722" w:author="Rev 3 Allen Wirfs-Brock" w:date="2011-09-21T17:40:00Z">
        <w:del w:id="19723" w:author="Rev 4 Allen Wirfs-Brock" w:date="2011-10-19T11:10:00Z">
          <w:r w:rsidR="001A5A8A" w:rsidRPr="00E77497" w:rsidDel="00BF3CD1">
            <w:rPr>
              <w:i/>
            </w:rPr>
            <w:delText>P</w:delText>
          </w:r>
          <w:r w:rsidR="001A5A8A" w:rsidRPr="00E77497" w:rsidDel="00BF3CD1">
            <w:delText xml:space="preserve"> be </w:delText>
          </w:r>
        </w:del>
      </w:ins>
      <w:ins w:id="19724" w:author="Rev 3 Allen Wirfs-Brock" w:date="2011-09-21T17:39:00Z">
        <w:del w:id="19725" w:author="Rev 4 Allen Wirfs-Brock" w:date="2011-10-19T11:10:00Z">
          <w:r w:rsidR="00057704" w:rsidRPr="00E77497" w:rsidDel="00BF3CD1">
            <w:delText xml:space="preserve">the </w:delText>
          </w:r>
        </w:del>
      </w:ins>
      <w:ins w:id="19726" w:author="Rev 3 Allen Wirfs-Brock" w:date="2011-09-21T18:18:00Z">
        <w:del w:id="19727" w:author="Rev 4 Allen Wirfs-Brock" w:date="2011-10-19T11:10:00Z">
          <w:r w:rsidR="00EE35BA" w:rsidRPr="00E77497" w:rsidDel="00BF3CD1">
            <w:delText>PropName</w:delText>
          </w:r>
        </w:del>
      </w:ins>
      <w:ins w:id="19728" w:author="Rev 3 Allen Wirfs-Brock" w:date="2011-09-21T17:39:00Z">
        <w:del w:id="19729" w:author="Rev 4 Allen Wirfs-Brock" w:date="2011-10-19T11:10:00Z">
          <w:r w:rsidR="00057704" w:rsidRPr="00E77497" w:rsidDel="00BF3CD1">
            <w:delText xml:space="preserve"> </w:delText>
          </w:r>
        </w:del>
      </w:ins>
      <w:ins w:id="19730" w:author="Rev 3 Allen Wirfs-Brock" w:date="2011-09-21T18:18:00Z">
        <w:del w:id="19731" w:author="Rev 4 Allen Wirfs-Brock" w:date="2011-10-19T11:10:00Z">
          <w:r w:rsidR="00EE35BA" w:rsidRPr="00E77497" w:rsidDel="00BF3CD1">
            <w:delText xml:space="preserve">of </w:delText>
          </w:r>
        </w:del>
      </w:ins>
      <w:ins w:id="19732" w:author="Rev 3 Allen Wirfs-Brock" w:date="2011-09-21T18:19:00Z">
        <w:del w:id="19733" w:author="Rev 4 Allen Wirfs-Brock" w:date="2011-10-19T11:10:00Z">
          <w:r w:rsidR="00EE35BA" w:rsidRPr="00E77497" w:rsidDel="00BF3CD1">
            <w:rPr>
              <w:i/>
            </w:rPr>
            <w:delText>name</w:delText>
          </w:r>
        </w:del>
      </w:ins>
      <w:ins w:id="19734" w:author="Rev 3 Allen Wirfs-Brock" w:date="2011-09-21T18:18:00Z">
        <w:del w:id="19735" w:author="Rev 4 Allen Wirfs-Brock" w:date="2011-10-19T11:10:00Z">
          <w:r w:rsidR="00EE35BA" w:rsidRPr="00E77497" w:rsidDel="00BF3CD1">
            <w:delText>.</w:delText>
          </w:r>
        </w:del>
      </w:ins>
    </w:p>
    <w:p w14:paraId="005AC1D7" w14:textId="77777777" w:rsidR="00A52E6B" w:rsidRPr="00E77497" w:rsidDel="008C0F14" w:rsidRDefault="002F2B62">
      <w:pPr>
        <w:pStyle w:val="Alg3"/>
        <w:numPr>
          <w:ilvl w:val="0"/>
          <w:numId w:val="551"/>
        </w:numPr>
        <w:spacing w:after="220"/>
        <w:rPr>
          <w:ins w:id="19736" w:author="Rev 3 Allen Wirfs-Brock" w:date="2011-09-21T17:23:00Z"/>
          <w:del w:id="19737" w:author="Rev 4 Allen Wirfs-Brock" w:date="2011-11-04T18:35:00Z"/>
        </w:rPr>
        <w:pPrChange w:id="19738" w:author="Rev 4 Allen Wirfs-Brock" w:date="2011-11-07T12:16:00Z">
          <w:pPr>
            <w:pStyle w:val="Alg3"/>
            <w:numPr>
              <w:numId w:val="584"/>
            </w:numPr>
            <w:spacing w:after="220"/>
          </w:pPr>
        </w:pPrChange>
      </w:pPr>
      <w:ins w:id="19739" w:author="Rev 3 Allen Wirfs-Brock" w:date="2011-09-21T17:59:00Z">
        <w:del w:id="19740" w:author="Rev 4 Allen Wirfs-Brock" w:date="2011-11-04T18:35:00Z">
          <w:r w:rsidRPr="00E77497" w:rsidDel="008C0F14">
            <w:delText xml:space="preserve">Evaluate </w:delText>
          </w:r>
          <w:r w:rsidRPr="00E77497" w:rsidDel="008C0F14">
            <w:rPr>
              <w:i/>
            </w:rPr>
            <w:delText>SingleNameBinding</w:delText>
          </w:r>
          <w:r w:rsidRPr="00E77497" w:rsidDel="008C0F14">
            <w:delText xml:space="preserve"> using </w:delText>
          </w:r>
        </w:del>
      </w:ins>
      <w:ins w:id="19741" w:author="Rev 3 Allen Wirfs-Brock" w:date="2011-09-21T17:23:00Z">
        <w:del w:id="19742" w:author="Rev 4 Allen Wirfs-Brock" w:date="2011-11-04T18:35:00Z">
          <w:r w:rsidR="00A52E6B" w:rsidRPr="00E77497" w:rsidDel="008C0F14">
            <w:delText xml:space="preserve"> </w:delText>
          </w:r>
        </w:del>
      </w:ins>
      <w:ins w:id="19743" w:author="Rev 3 Allen Wirfs-Brock" w:date="2011-09-21T18:03:00Z">
        <w:del w:id="19744" w:author="Rev 4 Allen Wirfs-Brock" w:date="2011-10-19T11:10:00Z">
          <w:r w:rsidR="00DD09F5" w:rsidRPr="00E77497" w:rsidDel="00BF3CD1">
            <w:rPr>
              <w:i/>
            </w:rPr>
            <w:delText>P</w:delText>
          </w:r>
        </w:del>
      </w:ins>
      <w:ins w:id="19745" w:author="Rev 3 Allen Wirfs-Brock" w:date="2011-09-21T17:23:00Z">
        <w:del w:id="19746" w:author="Rev 4 Allen Wirfs-Brock" w:date="2011-11-04T18:35:00Z">
          <w:r w:rsidR="00C3303B" w:rsidRPr="00E77497" w:rsidDel="008C0F14">
            <w:delText>,</w:delText>
          </w:r>
        </w:del>
      </w:ins>
      <w:ins w:id="19747" w:author="Rev 3 Allen Wirfs-Brock" w:date="2011-09-21T18:00:00Z">
        <w:del w:id="19748" w:author="Rev 4 Allen Wirfs-Brock" w:date="2011-11-04T18:35:00Z">
          <w:r w:rsidR="00C3303B" w:rsidRPr="00E77497" w:rsidDel="008C0F14">
            <w:rPr>
              <w:i/>
            </w:rPr>
            <w:delText xml:space="preserve"> </w:delText>
          </w:r>
        </w:del>
      </w:ins>
      <w:ins w:id="19749" w:author="Rev 3 Allen Wirfs-Brock" w:date="2011-09-21T18:30:00Z">
        <w:del w:id="19750" w:author="Rev 4 Allen Wirfs-Brock" w:date="2011-11-04T18:35:00Z">
          <w:r w:rsidR="00203662" w:rsidRPr="00E77497" w:rsidDel="008C0F14">
            <w:rPr>
              <w:rStyle w:val="bnf"/>
            </w:rPr>
            <w:delText>obj</w:delText>
          </w:r>
        </w:del>
      </w:ins>
      <w:ins w:id="19751" w:author="Rev 3 Allen Wirfs-Brock" w:date="2011-09-21T18:29:00Z">
        <w:del w:id="19752" w:author="Rev 4 Allen Wirfs-Brock" w:date="2011-11-04T18:35:00Z">
          <w:r w:rsidR="00807377" w:rsidRPr="00E77497" w:rsidDel="008C0F14">
            <w:delText xml:space="preserve">, </w:delText>
          </w:r>
        </w:del>
      </w:ins>
      <w:ins w:id="19753" w:author="Rev 3 Allen Wirfs-Brock" w:date="2011-09-21T17:23:00Z">
        <w:del w:id="19754" w:author="Rev 4 Allen Wirfs-Brock" w:date="2011-11-04T18:35:00Z">
          <w:r w:rsidR="00A52E6B" w:rsidRPr="00E77497" w:rsidDel="008C0F14">
            <w:delText xml:space="preserve">and </w:delText>
          </w:r>
          <w:r w:rsidR="00A52E6B" w:rsidRPr="00E77497" w:rsidDel="008C0F14">
            <w:rPr>
              <w:i/>
            </w:rPr>
            <w:delText>env</w:delText>
          </w:r>
          <w:r w:rsidR="00A52E6B" w:rsidRPr="00E77497" w:rsidDel="008C0F14">
            <w:delText xml:space="preserve"> as the</w:delText>
          </w:r>
        </w:del>
      </w:ins>
      <w:ins w:id="19755" w:author="Rev 3 Allen Wirfs-Brock" w:date="2011-09-21T18:00:00Z">
        <w:del w:id="19756" w:author="Rev 4 Allen Wirfs-Brock" w:date="2011-11-04T18:35:00Z">
          <w:r w:rsidR="00C3303B" w:rsidRPr="00E77497" w:rsidDel="008C0F14">
            <w:delText xml:space="preserve"> arguments</w:delText>
          </w:r>
        </w:del>
      </w:ins>
      <w:ins w:id="19757" w:author="Rev 3 Allen Wirfs-Brock" w:date="2011-09-21T17:23:00Z">
        <w:del w:id="19758" w:author="Rev 4 Allen Wirfs-Brock" w:date="2011-11-04T18:35:00Z">
          <w:r w:rsidR="00A52E6B" w:rsidRPr="00E77497" w:rsidDel="008C0F14">
            <w:delText>.</w:delText>
          </w:r>
        </w:del>
      </w:ins>
    </w:p>
    <w:p w14:paraId="34CAF600" w14:textId="77777777" w:rsidR="00DD09F5" w:rsidRPr="00E77497" w:rsidDel="008C0F14" w:rsidRDefault="00DD09F5" w:rsidP="00C7794D">
      <w:pPr>
        <w:ind w:left="360"/>
        <w:rPr>
          <w:ins w:id="19759" w:author="Rev 3 Allen Wirfs-Brock" w:date="2011-09-21T18:05:00Z"/>
          <w:del w:id="19760" w:author="Rev 4 Allen Wirfs-Brock" w:date="2011-11-04T18:35:00Z"/>
        </w:rPr>
      </w:pPr>
      <w:ins w:id="19761" w:author="Rev 3 Allen Wirfs-Brock" w:date="2011-09-21T18:05:00Z">
        <w:del w:id="19762" w:author="Rev 4 Allen Wirfs-Brock" w:date="2011-10-15T18:28:00Z">
          <w:r w:rsidRPr="00E77497" w:rsidDel="00817299">
            <w:delText xml:space="preserve">The production </w:delText>
          </w:r>
        </w:del>
      </w:ins>
      <w:ins w:id="19763" w:author="Rev 3 Allen Wirfs-Brock" w:date="2011-09-21T18:06:00Z">
        <w:del w:id="19764" w:author="Rev 4 Allen Wirfs-Brock" w:date="2011-11-04T18:35:00Z">
          <w:r w:rsidRPr="00E77497" w:rsidDel="008C0F14">
            <w:rPr>
              <w:rStyle w:val="bnf"/>
            </w:rPr>
            <w:delText xml:space="preserve">BindingProperty </w:delText>
          </w:r>
          <w:r w:rsidRPr="00E77497" w:rsidDel="008C0F14">
            <w:rPr>
              <w:b/>
            </w:rPr>
            <w:delText>:</w:delText>
          </w:r>
          <w:r w:rsidRPr="00E77497" w:rsidDel="008C0F14">
            <w:delText xml:space="preserve"> </w:delText>
          </w:r>
          <w:r w:rsidRPr="00E77497" w:rsidDel="008C0F14">
            <w:rPr>
              <w:rStyle w:val="bnf"/>
            </w:rPr>
            <w:delText>PropertyName</w:delText>
          </w:r>
          <w:r w:rsidRPr="00E77497" w:rsidDel="008C0F14">
            <w:delText xml:space="preserve"> </w:delText>
          </w:r>
          <w:r w:rsidRPr="00E77497" w:rsidDel="008C0F14">
            <w:rPr>
              <w:rFonts w:ascii="Courier New" w:hAnsi="Courier New" w:cs="Courier New"/>
              <w:b/>
            </w:rPr>
            <w:delText>:</w:delText>
          </w:r>
          <w:r w:rsidRPr="00E77497" w:rsidDel="008C0F14">
            <w:delText xml:space="preserve"> </w:delText>
          </w:r>
        </w:del>
        <w:del w:id="19765" w:author="Rev 4 Allen Wirfs-Brock" w:date="2011-10-04T14:30:00Z">
          <w:r w:rsidRPr="00E77497" w:rsidDel="00A10F2F">
            <w:rPr>
              <w:rFonts w:ascii="Times New Roman" w:hAnsi="Times New Roman"/>
              <w:i/>
            </w:rPr>
            <w:delText>SingleNameBinding</w:delText>
          </w:r>
        </w:del>
      </w:ins>
      <w:ins w:id="19766" w:author="Rev 3 Allen Wirfs-Brock" w:date="2011-09-21T18:05:00Z">
        <w:del w:id="19767" w:author="Rev 4 Allen Wirfs-Brock" w:date="2011-10-04T14:30:00Z">
          <w:r w:rsidRPr="00E77497" w:rsidDel="00A10F2F">
            <w:delText xml:space="preserve"> </w:delText>
          </w:r>
        </w:del>
        <w:del w:id="19768" w:author="Rev 4 Allen Wirfs-Brock" w:date="2011-10-15T18:28:00Z">
          <w:r w:rsidRPr="00E77497" w:rsidDel="00817299">
            <w:delText xml:space="preserve">is evaluated </w:delText>
          </w:r>
        </w:del>
        <w:del w:id="19769" w:author="Rev 4 Allen Wirfs-Brock" w:date="2011-11-04T18:35:00Z">
          <w:r w:rsidRPr="00E77497" w:rsidDel="008C0F14">
            <w:delText xml:space="preserve">with the parameters </w:delText>
          </w:r>
          <w:r w:rsidRPr="00E77497" w:rsidDel="008C0F14">
            <w:rPr>
              <w:rStyle w:val="bnf"/>
            </w:rPr>
            <w:delText>obj</w:delText>
          </w:r>
          <w:r w:rsidRPr="00E77497" w:rsidDel="008C0F14">
            <w:delText xml:space="preserve"> and </w:delText>
          </w:r>
          <w:r w:rsidRPr="00E77497" w:rsidDel="008C0F14">
            <w:rPr>
              <w:rFonts w:ascii="Times New Roman" w:eastAsia="Times New Roman" w:hAnsi="Times New Roman"/>
              <w:i/>
              <w:spacing w:val="6"/>
              <w:lang w:eastAsia="en-US"/>
            </w:rPr>
            <w:delText>env</w:delText>
          </w:r>
          <w:r w:rsidRPr="00E77497" w:rsidDel="008C0F14">
            <w:delText xml:space="preserve"> </w:delText>
          </w:r>
        </w:del>
        <w:del w:id="19770" w:author="Rev 4 Allen Wirfs-Brock" w:date="2011-10-15T18:28:00Z">
          <w:r w:rsidRPr="00E77497" w:rsidDel="00817299">
            <w:delText>as follows:</w:delText>
          </w:r>
        </w:del>
      </w:ins>
    </w:p>
    <w:p w14:paraId="694C2DDF" w14:textId="77777777" w:rsidR="00DD09F5" w:rsidRPr="00E77497" w:rsidDel="008C0F14" w:rsidRDefault="00DD09F5">
      <w:pPr>
        <w:pStyle w:val="Alg3"/>
        <w:numPr>
          <w:ilvl w:val="0"/>
          <w:numId w:val="557"/>
        </w:numPr>
        <w:rPr>
          <w:ins w:id="19771" w:author="Rev 3 Allen Wirfs-Brock" w:date="2011-09-21T18:05:00Z"/>
          <w:del w:id="19772" w:author="Rev 4 Allen Wirfs-Brock" w:date="2011-11-04T18:35:00Z"/>
        </w:rPr>
        <w:pPrChange w:id="19773" w:author="Rev 4 Allen Wirfs-Brock" w:date="2011-11-07T12:16:00Z">
          <w:pPr>
            <w:pStyle w:val="Alg3"/>
            <w:numPr>
              <w:numId w:val="591"/>
            </w:numPr>
          </w:pPr>
        </w:pPrChange>
      </w:pPr>
      <w:ins w:id="19774" w:author="Rev 3 Allen Wirfs-Brock" w:date="2011-09-21T18:05:00Z">
        <w:del w:id="19775" w:author="Rev 4 Allen Wirfs-Brock" w:date="2011-11-04T18:35:00Z">
          <w:r w:rsidRPr="00E77497" w:rsidDel="008C0F14">
            <w:delText xml:space="preserve">Let </w:delText>
          </w:r>
          <w:r w:rsidRPr="00E77497" w:rsidDel="008C0F14">
            <w:rPr>
              <w:i/>
            </w:rPr>
            <w:delText>P</w:delText>
          </w:r>
          <w:r w:rsidRPr="00E77497" w:rsidDel="008C0F14">
            <w:delText xml:space="preserve"> be the </w:delText>
          </w:r>
        </w:del>
      </w:ins>
      <w:ins w:id="19776" w:author="Rev 3 Allen Wirfs-Brock" w:date="2011-09-21T18:19:00Z">
        <w:del w:id="19777" w:author="Rev 4 Allen Wirfs-Brock" w:date="2011-11-04T18:35:00Z">
          <w:r w:rsidR="00EE35BA" w:rsidRPr="00E77497" w:rsidDel="008C0F14">
            <w:delText xml:space="preserve">PropName </w:delText>
          </w:r>
        </w:del>
      </w:ins>
      <w:ins w:id="19778" w:author="Rev 3 Allen Wirfs-Brock" w:date="2011-09-21T18:20:00Z">
        <w:del w:id="19779" w:author="Rev 4 Allen Wirfs-Brock" w:date="2011-11-04T18:35:00Z">
          <w:r w:rsidR="00EE35BA" w:rsidRPr="00E77497" w:rsidDel="008C0F14">
            <w:delText>of</w:delText>
          </w:r>
        </w:del>
      </w:ins>
      <w:ins w:id="19780" w:author="Rev 3 Allen Wirfs-Brock" w:date="2011-09-21T18:05:00Z">
        <w:del w:id="19781" w:author="Rev 4 Allen Wirfs-Brock" w:date="2011-11-04T18:35:00Z">
          <w:r w:rsidRPr="00E77497" w:rsidDel="008C0F14">
            <w:delText xml:space="preserve"> </w:delText>
          </w:r>
        </w:del>
      </w:ins>
      <w:ins w:id="19782" w:author="Rev 3 Allen Wirfs-Brock" w:date="2011-09-21T18:20:00Z">
        <w:del w:id="19783" w:author="Rev 4 Allen Wirfs-Brock" w:date="2011-11-04T18:35:00Z">
          <w:r w:rsidR="00EE35BA" w:rsidRPr="00E77497" w:rsidDel="008C0F14">
            <w:rPr>
              <w:rStyle w:val="bnf"/>
            </w:rPr>
            <w:delText>PropertyName</w:delText>
          </w:r>
        </w:del>
      </w:ins>
    </w:p>
    <w:p w14:paraId="2A88C45E" w14:textId="77777777" w:rsidR="00DD09F5" w:rsidRPr="00E77497" w:rsidDel="008C0F14" w:rsidRDefault="00DD09F5">
      <w:pPr>
        <w:pStyle w:val="Alg3"/>
        <w:numPr>
          <w:ilvl w:val="0"/>
          <w:numId w:val="557"/>
        </w:numPr>
        <w:spacing w:after="220"/>
        <w:rPr>
          <w:ins w:id="19784" w:author="Rev 3 Allen Wirfs-Brock" w:date="2011-09-21T18:05:00Z"/>
          <w:del w:id="19785" w:author="Rev 4 Allen Wirfs-Brock" w:date="2011-11-04T18:35:00Z"/>
        </w:rPr>
        <w:pPrChange w:id="19786" w:author="Rev 4 Allen Wirfs-Brock" w:date="2011-11-07T12:16:00Z">
          <w:pPr>
            <w:pStyle w:val="Alg3"/>
            <w:numPr>
              <w:numId w:val="591"/>
            </w:numPr>
            <w:spacing w:after="220"/>
          </w:pPr>
        </w:pPrChange>
      </w:pPr>
      <w:ins w:id="19787" w:author="Rev 3 Allen Wirfs-Brock" w:date="2011-09-21T18:05:00Z">
        <w:del w:id="19788" w:author="Rev 4 Allen Wirfs-Brock" w:date="2011-10-04T14:29:00Z">
          <w:r w:rsidRPr="00E77497" w:rsidDel="00A10F2F">
            <w:delText xml:space="preserve">Evaluate </w:delText>
          </w:r>
          <w:r w:rsidRPr="00E77497" w:rsidDel="00A10F2F">
            <w:rPr>
              <w:i/>
            </w:rPr>
            <w:delText>SingleNameBinding</w:delText>
          </w:r>
          <w:r w:rsidRPr="00E77497" w:rsidDel="00A10F2F">
            <w:delText xml:space="preserve"> using  </w:delText>
          </w:r>
          <w:r w:rsidRPr="00E77497" w:rsidDel="00A10F2F">
            <w:rPr>
              <w:i/>
            </w:rPr>
            <w:delText>P</w:delText>
          </w:r>
          <w:r w:rsidRPr="00E77497" w:rsidDel="00A10F2F">
            <w:delText>,</w:delText>
          </w:r>
          <w:r w:rsidRPr="00E77497" w:rsidDel="00A10F2F">
            <w:rPr>
              <w:i/>
            </w:rPr>
            <w:delText xml:space="preserve"> </w:delText>
          </w:r>
        </w:del>
      </w:ins>
      <w:ins w:id="19789" w:author="Rev 3 Allen Wirfs-Brock" w:date="2011-09-21T18:30:00Z">
        <w:del w:id="19790" w:author="Rev 4 Allen Wirfs-Brock" w:date="2011-10-04T14:29:00Z">
          <w:r w:rsidR="00807377" w:rsidRPr="00E77497" w:rsidDel="00A10F2F">
            <w:rPr>
              <w:rStyle w:val="bnf"/>
            </w:rPr>
            <w:delText>obj</w:delText>
          </w:r>
        </w:del>
      </w:ins>
      <w:ins w:id="19791" w:author="Rev 3 Allen Wirfs-Brock" w:date="2011-09-21T18:31:00Z">
        <w:del w:id="19792" w:author="Rev 4 Allen Wirfs-Brock" w:date="2011-10-04T14:29:00Z">
          <w:r w:rsidR="00203662" w:rsidRPr="00E77497" w:rsidDel="00A10F2F">
            <w:delText>,</w:delText>
          </w:r>
        </w:del>
      </w:ins>
      <w:ins w:id="19793" w:author="Rev 3 Allen Wirfs-Brock" w:date="2011-09-21T18:05:00Z">
        <w:del w:id="19794" w:author="Rev 4 Allen Wirfs-Brock" w:date="2011-10-04T14:29:00Z">
          <w:r w:rsidRPr="00E77497" w:rsidDel="00A10F2F">
            <w:delText xml:space="preserve"> and </w:delText>
          </w:r>
          <w:r w:rsidRPr="00E77497" w:rsidDel="00A10F2F">
            <w:rPr>
              <w:i/>
            </w:rPr>
            <w:delText>env</w:delText>
          </w:r>
          <w:r w:rsidRPr="00E77497" w:rsidDel="00A10F2F">
            <w:delText xml:space="preserve"> as the arguments.</w:delText>
          </w:r>
        </w:del>
      </w:ins>
    </w:p>
    <w:p w14:paraId="5BE20364" w14:textId="77777777" w:rsidR="00AA404C" w:rsidRPr="00E77497" w:rsidDel="00A10F2F" w:rsidRDefault="00AA404C" w:rsidP="00C7794D">
      <w:pPr>
        <w:contextualSpacing/>
        <w:rPr>
          <w:ins w:id="19795" w:author="Allen Wirfs-Brock" w:date="2011-07-11T15:40:00Z"/>
          <w:del w:id="19796" w:author="Rev 4 Allen Wirfs-Brock" w:date="2011-10-04T14:31:00Z"/>
        </w:rPr>
      </w:pPr>
      <w:ins w:id="19797" w:author="Allen Wirfs-Brock" w:date="2011-07-11T15:40:00Z">
        <w:del w:id="19798" w:author="Rev 4 Allen Wirfs-Brock" w:date="2011-10-04T14:31:00Z">
          <w:r w:rsidRPr="00E77497" w:rsidDel="00A10F2F">
            <w:delText xml:space="preserve">The </w:delText>
          </w:r>
          <w:r w:rsidRPr="00E77497" w:rsidDel="00A10F2F">
            <w:rPr>
              <w:rFonts w:ascii="Times New Roman" w:eastAsia="Times New Roman" w:hAnsi="Times New Roman"/>
              <w:spacing w:val="6"/>
              <w:lang w:eastAsia="en-US"/>
            </w:rPr>
            <w:delText xml:space="preserve">BoundNames </w:delText>
          </w:r>
          <w:r w:rsidRPr="00E77497" w:rsidDel="00A10F2F">
            <w:delText xml:space="preserve">of the productions  </w:delText>
          </w:r>
          <w:r w:rsidRPr="00E77497" w:rsidDel="00A10F2F">
            <w:rPr>
              <w:rStyle w:val="bnf"/>
            </w:rPr>
            <w:delText xml:space="preserve">BindingProperty </w:delText>
          </w:r>
          <w:r w:rsidRPr="00E77497" w:rsidDel="00A10F2F">
            <w:rPr>
              <w:b/>
            </w:rPr>
            <w:delText>:</w:delText>
          </w:r>
          <w:r w:rsidRPr="00E77497" w:rsidDel="00A10F2F">
            <w:delText xml:space="preserve"> </w:delText>
          </w:r>
        </w:del>
      </w:ins>
      <w:ins w:id="19799" w:author="Allen Wirfs-Brock" w:date="2011-07-11T15:41:00Z">
        <w:del w:id="19800" w:author="Rev 4 Allen Wirfs-Brock" w:date="2011-10-04T14:31:00Z">
          <w:r w:rsidR="005451AB" w:rsidRPr="00E77497" w:rsidDel="00A10F2F">
            <w:rPr>
              <w:rStyle w:val="bnf"/>
            </w:rPr>
            <w:delText>PropertyName</w:delText>
          </w:r>
          <w:r w:rsidR="005451AB" w:rsidRPr="00E77497" w:rsidDel="00A10F2F">
            <w:delText xml:space="preserve"> </w:delText>
          </w:r>
        </w:del>
      </w:ins>
      <w:ins w:id="19801" w:author="Allen Wirfs-Brock" w:date="2011-07-11T15:42:00Z">
        <w:del w:id="19802" w:author="Rev 4 Allen Wirfs-Brock" w:date="2011-10-04T14:31:00Z">
          <w:r w:rsidR="005451AB" w:rsidRPr="00E77497" w:rsidDel="00A10F2F">
            <w:rPr>
              <w:rFonts w:ascii="Courier New" w:hAnsi="Courier New" w:cs="Courier New"/>
              <w:b/>
            </w:rPr>
            <w:delText>:</w:delText>
          </w:r>
        </w:del>
      </w:ins>
      <w:ins w:id="19803" w:author="Allen Wirfs-Brock" w:date="2011-07-11T15:41:00Z">
        <w:del w:id="19804" w:author="Rev 4 Allen Wirfs-Brock" w:date="2011-10-04T14:31:00Z">
          <w:r w:rsidR="005451AB" w:rsidRPr="00E77497" w:rsidDel="00A10F2F">
            <w:delText xml:space="preserve"> </w:delText>
          </w:r>
          <w:r w:rsidRPr="00E77497" w:rsidDel="00A10F2F">
            <w:rPr>
              <w:rStyle w:val="bnf"/>
            </w:rPr>
            <w:delText>BindingPattern</w:delText>
          </w:r>
        </w:del>
      </w:ins>
      <w:ins w:id="19805" w:author="Rev 3 Allen Wirfs-Brock" w:date="2011-08-31T11:02:00Z">
        <w:del w:id="19806" w:author="Rev 4 Allen Wirfs-Brock" w:date="2011-10-04T14:31:00Z">
          <w:r w:rsidR="00471F4A" w:rsidRPr="00E77497" w:rsidDel="00A10F2F">
            <w:rPr>
              <w:rStyle w:val="bnf"/>
            </w:rPr>
            <w:delText xml:space="preserve"> </w:delText>
          </w:r>
          <w:r w:rsidR="00471F4A" w:rsidRPr="00E77497" w:rsidDel="00A10F2F">
            <w:rPr>
              <w:rFonts w:ascii="Times New Roman" w:hAnsi="Times New Roman"/>
              <w:i/>
            </w:rPr>
            <w:delText>Initialiser</w:delText>
          </w:r>
          <w:r w:rsidR="00471F4A" w:rsidRPr="00E77497" w:rsidDel="00A10F2F">
            <w:rPr>
              <w:rFonts w:ascii="Times New Roman" w:hAnsi="Times New Roman"/>
              <w:vertAlign w:val="subscript"/>
            </w:rPr>
            <w:delText>opt</w:delText>
          </w:r>
        </w:del>
      </w:ins>
      <w:ins w:id="19807" w:author="Allen Wirfs-Brock" w:date="2011-07-11T15:40:00Z">
        <w:del w:id="19808" w:author="Rev 4 Allen Wirfs-Brock" w:date="2011-10-04T14:31:00Z">
          <w:r w:rsidRPr="00E77497" w:rsidDel="00A10F2F">
            <w:delText xml:space="preserve"> and </w:delText>
          </w:r>
          <w:r w:rsidRPr="00E77497" w:rsidDel="00A10F2F">
            <w:rPr>
              <w:rStyle w:val="bnf"/>
            </w:rPr>
            <w:delText xml:space="preserve">BindingElement </w:delText>
          </w:r>
          <w:r w:rsidRPr="00E77497" w:rsidDel="00A10F2F">
            <w:rPr>
              <w:b/>
            </w:rPr>
            <w:delText>:</w:delText>
          </w:r>
          <w:r w:rsidRPr="00E77497" w:rsidDel="00A10F2F">
            <w:delText xml:space="preserve"> </w:delText>
          </w:r>
        </w:del>
      </w:ins>
      <w:ins w:id="19809" w:author="Allen Wirfs-Brock" w:date="2011-07-11T15:43:00Z">
        <w:del w:id="19810" w:author="Rev 4 Allen Wirfs-Brock" w:date="2011-10-04T14:31:00Z">
          <w:r w:rsidR="005451AB" w:rsidRPr="00E77497" w:rsidDel="00A10F2F">
            <w:rPr>
              <w:rStyle w:val="bnf"/>
            </w:rPr>
            <w:delText>BindingPattern</w:delText>
          </w:r>
          <w:r w:rsidR="005451AB" w:rsidRPr="00E77497" w:rsidDel="00A10F2F">
            <w:delText xml:space="preserve"> </w:delText>
          </w:r>
        </w:del>
      </w:ins>
      <w:ins w:id="19811" w:author="Allen Wirfs-Brock" w:date="2011-07-11T15:40:00Z">
        <w:del w:id="19812" w:author="Rev 4 Allen Wirfs-Brock" w:date="2011-10-04T14:31:00Z">
          <w:r w:rsidRPr="00E77497" w:rsidDel="00A10F2F">
            <w:delText>is determined as follows:</w:delText>
          </w:r>
        </w:del>
      </w:ins>
    </w:p>
    <w:p w14:paraId="08A90AD8" w14:textId="77777777" w:rsidR="00AA404C" w:rsidRPr="00E77497" w:rsidDel="00A10F2F" w:rsidRDefault="00AA404C">
      <w:pPr>
        <w:pStyle w:val="Alg4"/>
        <w:numPr>
          <w:ilvl w:val="0"/>
          <w:numId w:val="441"/>
        </w:numPr>
        <w:spacing w:after="220"/>
        <w:contextualSpacing/>
        <w:rPr>
          <w:ins w:id="19813" w:author="Allen Wirfs-Brock" w:date="2011-07-11T15:40:00Z"/>
          <w:del w:id="19814" w:author="Rev 4 Allen Wirfs-Brock" w:date="2011-10-04T14:31:00Z"/>
        </w:rPr>
        <w:pPrChange w:id="19815" w:author="Rev 4 Allen Wirfs-Brock" w:date="2011-11-07T12:16:00Z">
          <w:pPr>
            <w:pStyle w:val="Alg4"/>
            <w:numPr>
              <w:numId w:val="465"/>
            </w:numPr>
            <w:tabs>
              <w:tab w:val="num" w:pos="360"/>
            </w:tabs>
            <w:spacing w:after="220"/>
            <w:ind w:left="360" w:hanging="360"/>
            <w:contextualSpacing/>
          </w:pPr>
        </w:pPrChange>
      </w:pPr>
      <w:ins w:id="19816" w:author="Allen Wirfs-Brock" w:date="2011-07-11T15:40:00Z">
        <w:del w:id="19817" w:author="Rev 4 Allen Wirfs-Brock" w:date="2011-10-04T14:31:00Z">
          <w:r w:rsidRPr="00E77497" w:rsidDel="00A10F2F">
            <w:delText xml:space="preserve">Return the BoundNames of </w:delText>
          </w:r>
        </w:del>
      </w:ins>
      <w:ins w:id="19818" w:author="Allen Wirfs-Brock" w:date="2011-07-11T15:43:00Z">
        <w:del w:id="19819" w:author="Rev 4 Allen Wirfs-Brock" w:date="2011-10-04T14:31:00Z">
          <w:r w:rsidR="005451AB" w:rsidRPr="00E77497" w:rsidDel="00A10F2F">
            <w:rPr>
              <w:rStyle w:val="bnf"/>
            </w:rPr>
            <w:delText>BindingPattern</w:delText>
          </w:r>
        </w:del>
      </w:ins>
      <w:ins w:id="19820" w:author="Allen Wirfs-Brock" w:date="2011-07-11T15:40:00Z">
        <w:del w:id="19821" w:author="Rev 4 Allen Wirfs-Brock" w:date="2011-10-04T14:31:00Z">
          <w:r w:rsidRPr="00E77497" w:rsidDel="00A10F2F">
            <w:delText>.</w:delText>
          </w:r>
        </w:del>
      </w:ins>
    </w:p>
    <w:p w14:paraId="5811A914" w14:textId="77777777" w:rsidR="000D60F8" w:rsidRPr="00E77497" w:rsidDel="00A10F2F" w:rsidRDefault="000D60F8" w:rsidP="00C7794D">
      <w:pPr>
        <w:contextualSpacing/>
        <w:rPr>
          <w:ins w:id="19822" w:author="Rev 3 Allen Wirfs-Brock" w:date="2011-09-22T15:12:00Z"/>
          <w:del w:id="19823" w:author="Rev 4 Allen Wirfs-Brock" w:date="2011-10-04T14:31:00Z"/>
        </w:rPr>
      </w:pPr>
      <w:ins w:id="19824" w:author="Rev 3 Allen Wirfs-Brock" w:date="2011-09-22T15:12:00Z">
        <w:del w:id="19825" w:author="Rev 4 Allen Wirfs-Brock" w:date="2011-10-04T14:31:00Z">
          <w:r w:rsidRPr="00E77497" w:rsidDel="00A10F2F">
            <w:delText xml:space="preserve">The production </w:delText>
          </w:r>
          <w:r w:rsidRPr="00E77497" w:rsidDel="00A10F2F">
            <w:rPr>
              <w:rStyle w:val="bnf"/>
            </w:rPr>
            <w:delText xml:space="preserve">BindingProperty </w:delText>
          </w:r>
          <w:r w:rsidRPr="00E77497" w:rsidDel="00A10F2F">
            <w:rPr>
              <w:b/>
            </w:rPr>
            <w:delText>:</w:delText>
          </w:r>
          <w:r w:rsidRPr="00E77497" w:rsidDel="00A10F2F">
            <w:delText xml:space="preserve"> </w:delText>
          </w:r>
          <w:r w:rsidRPr="00E77497" w:rsidDel="00A10F2F">
            <w:rPr>
              <w:rStyle w:val="bnf"/>
            </w:rPr>
            <w:delText>PropertyName</w:delText>
          </w:r>
          <w:r w:rsidRPr="00E77497" w:rsidDel="00A10F2F">
            <w:delText xml:space="preserve"> </w:delText>
          </w:r>
          <w:r w:rsidRPr="00E77497" w:rsidDel="00A10F2F">
            <w:rPr>
              <w:rFonts w:ascii="Courier New" w:hAnsi="Courier New" w:cs="Courier New"/>
              <w:b/>
            </w:rPr>
            <w:delText>:</w:delText>
          </w:r>
          <w:r w:rsidRPr="00E77497" w:rsidDel="00A10F2F">
            <w:delText xml:space="preserve"> </w:delText>
          </w:r>
          <w:r w:rsidRPr="00E77497" w:rsidDel="00A10F2F">
            <w:rPr>
              <w:rStyle w:val="bnf"/>
            </w:rPr>
            <w:delText xml:space="preserve">BindingPattern </w:delText>
          </w:r>
          <w:r w:rsidRPr="00E77497" w:rsidDel="00A10F2F">
            <w:rPr>
              <w:rFonts w:ascii="Times New Roman" w:hAnsi="Times New Roman"/>
              <w:i/>
            </w:rPr>
            <w:delText>Initialiser</w:delText>
          </w:r>
          <w:r w:rsidRPr="00E77497" w:rsidDel="00A10F2F">
            <w:rPr>
              <w:rFonts w:ascii="Times New Roman" w:hAnsi="Times New Roman"/>
              <w:vertAlign w:val="subscript"/>
            </w:rPr>
            <w:delText>opt</w:delText>
          </w:r>
          <w:r w:rsidRPr="00E77497" w:rsidDel="00A10F2F">
            <w:delText xml:space="preserve"> is evaluated </w:delText>
          </w:r>
        </w:del>
      </w:ins>
      <w:ins w:id="19826" w:author="Rev 3 Allen Wirfs-Brock" w:date="2011-09-22T15:18:00Z">
        <w:del w:id="19827" w:author="Rev 4 Allen Wirfs-Brock" w:date="2011-10-04T14:31:00Z">
          <w:r w:rsidR="00892C42" w:rsidRPr="00E77497" w:rsidDel="00A10F2F">
            <w:delText xml:space="preserve">with the parameters </w:delText>
          </w:r>
          <w:r w:rsidR="00892C42" w:rsidRPr="00E77497" w:rsidDel="00A10F2F">
            <w:rPr>
              <w:rStyle w:val="bnf"/>
            </w:rPr>
            <w:delText>obj</w:delText>
          </w:r>
          <w:r w:rsidR="00892C42" w:rsidRPr="00E77497" w:rsidDel="00A10F2F">
            <w:delText xml:space="preserve"> and </w:delText>
          </w:r>
          <w:r w:rsidR="00892C42" w:rsidRPr="00E77497" w:rsidDel="00A10F2F">
            <w:rPr>
              <w:rFonts w:ascii="Times New Roman" w:eastAsia="Times New Roman" w:hAnsi="Times New Roman"/>
              <w:i/>
              <w:spacing w:val="6"/>
              <w:lang w:eastAsia="en-US"/>
            </w:rPr>
            <w:delText>env</w:delText>
          </w:r>
          <w:r w:rsidR="00892C42" w:rsidRPr="00E77497" w:rsidDel="00A10F2F">
            <w:delText xml:space="preserve"> </w:delText>
          </w:r>
        </w:del>
      </w:ins>
      <w:ins w:id="19828" w:author="Rev 3 Allen Wirfs-Brock" w:date="2011-09-22T15:12:00Z">
        <w:del w:id="19829" w:author="Rev 4 Allen Wirfs-Brock" w:date="2011-10-04T14:31:00Z">
          <w:r w:rsidRPr="00E77497" w:rsidDel="00A10F2F">
            <w:delText>as follows:</w:delText>
          </w:r>
        </w:del>
      </w:ins>
    </w:p>
    <w:p w14:paraId="38904F57" w14:textId="77777777" w:rsidR="000D60F8" w:rsidRPr="00E77497" w:rsidDel="00A10F2F" w:rsidRDefault="000D60F8">
      <w:pPr>
        <w:pStyle w:val="Alg2"/>
        <w:numPr>
          <w:ilvl w:val="0"/>
          <w:numId w:val="562"/>
        </w:numPr>
        <w:contextualSpacing/>
        <w:rPr>
          <w:ins w:id="19830" w:author="Rev 3 Allen Wirfs-Brock" w:date="2011-09-22T15:14:00Z"/>
          <w:del w:id="19831" w:author="Rev 4 Allen Wirfs-Brock" w:date="2011-10-04T14:31:00Z"/>
        </w:rPr>
        <w:pPrChange w:id="19832" w:author="Rev 4 Allen Wirfs-Brock" w:date="2011-11-07T12:16:00Z">
          <w:pPr>
            <w:pStyle w:val="Alg2"/>
            <w:numPr>
              <w:numId w:val="596"/>
            </w:numPr>
            <w:tabs>
              <w:tab w:val="num" w:pos="360"/>
            </w:tabs>
            <w:ind w:left="360" w:hanging="360"/>
            <w:contextualSpacing/>
          </w:pPr>
        </w:pPrChange>
      </w:pPr>
      <w:ins w:id="19833" w:author="Rev 3 Allen Wirfs-Brock" w:date="2011-09-22T15:14:00Z">
        <w:del w:id="19834" w:author="Rev 4 Allen Wirfs-Brock" w:date="2011-10-04T14:31:00Z">
          <w:r w:rsidRPr="00E77497" w:rsidDel="00A10F2F">
            <w:delText xml:space="preserve">Let </w:delText>
          </w:r>
        </w:del>
      </w:ins>
      <w:ins w:id="19835" w:author="Rev 3 Allen Wirfs-Brock" w:date="2011-09-22T15:22:00Z">
        <w:del w:id="19836" w:author="Rev 4 Allen Wirfs-Brock" w:date="2011-10-04T14:31:00Z">
          <w:r w:rsidR="00892C42" w:rsidRPr="00E77497" w:rsidDel="00A10F2F">
            <w:rPr>
              <w:i/>
            </w:rPr>
            <w:delText xml:space="preserve">P </w:delText>
          </w:r>
        </w:del>
      </w:ins>
      <w:ins w:id="19837" w:author="Rev 3 Allen Wirfs-Brock" w:date="2011-09-22T15:14:00Z">
        <w:del w:id="19838" w:author="Rev 4 Allen Wirfs-Brock" w:date="2011-10-04T14:31:00Z">
          <w:r w:rsidRPr="00E77497" w:rsidDel="00A10F2F">
            <w:delText xml:space="preserve">be the </w:delText>
          </w:r>
        </w:del>
      </w:ins>
      <w:ins w:id="19839" w:author="Rev 3 Allen Wirfs-Brock" w:date="2011-09-22T15:15:00Z">
        <w:del w:id="19840" w:author="Rev 4 Allen Wirfs-Brock" w:date="2011-10-04T14:31:00Z">
          <w:r w:rsidRPr="00E77497" w:rsidDel="00A10F2F">
            <w:delText xml:space="preserve">PropName </w:delText>
          </w:r>
        </w:del>
      </w:ins>
      <w:ins w:id="19841" w:author="Rev 3 Allen Wirfs-Brock" w:date="2011-09-22T15:14:00Z">
        <w:del w:id="19842" w:author="Rev 4 Allen Wirfs-Brock" w:date="2011-10-04T14:31:00Z">
          <w:r w:rsidRPr="00E77497" w:rsidDel="00A10F2F">
            <w:delText xml:space="preserve">of </w:delText>
          </w:r>
        </w:del>
      </w:ins>
      <w:ins w:id="19843" w:author="Rev 3 Allen Wirfs-Brock" w:date="2011-09-22T15:16:00Z">
        <w:del w:id="19844" w:author="Rev 4 Allen Wirfs-Brock" w:date="2011-10-04T14:31:00Z">
          <w:r w:rsidRPr="00E77497" w:rsidDel="00A10F2F">
            <w:rPr>
              <w:rStyle w:val="bnf"/>
            </w:rPr>
            <w:delText>PropertyName</w:delText>
          </w:r>
        </w:del>
      </w:ins>
      <w:ins w:id="19845" w:author="Rev 3 Allen Wirfs-Brock" w:date="2011-09-22T15:15:00Z">
        <w:del w:id="19846" w:author="Rev 4 Allen Wirfs-Brock" w:date="2011-10-04T14:31:00Z">
          <w:r w:rsidRPr="00E77497" w:rsidDel="00A10F2F">
            <w:delText>.</w:delText>
          </w:r>
        </w:del>
      </w:ins>
    </w:p>
    <w:p w14:paraId="134085BD" w14:textId="77777777" w:rsidR="00892C42" w:rsidRPr="00E77497" w:rsidDel="00A10F2F" w:rsidRDefault="00892C42">
      <w:pPr>
        <w:pStyle w:val="Alg3"/>
        <w:numPr>
          <w:ilvl w:val="0"/>
          <w:numId w:val="562"/>
        </w:numPr>
        <w:contextualSpacing/>
        <w:rPr>
          <w:ins w:id="19847" w:author="Rev 3 Allen Wirfs-Brock" w:date="2011-09-22T15:22:00Z"/>
          <w:del w:id="19848" w:author="Rev 4 Allen Wirfs-Brock" w:date="2011-10-04T14:31:00Z"/>
        </w:rPr>
        <w:pPrChange w:id="19849" w:author="Rev 4 Allen Wirfs-Brock" w:date="2011-11-07T12:16:00Z">
          <w:pPr>
            <w:pStyle w:val="Alg3"/>
            <w:numPr>
              <w:numId w:val="596"/>
            </w:numPr>
            <w:contextualSpacing/>
          </w:pPr>
        </w:pPrChange>
      </w:pPr>
      <w:ins w:id="19850" w:author="Rev 3 Allen Wirfs-Brock" w:date="2011-09-22T15:22:00Z">
        <w:del w:id="19851" w:author="Rev 4 Allen Wirfs-Brock" w:date="2011-10-04T14:31:00Z">
          <w:r w:rsidRPr="00E77497" w:rsidDel="00A10F2F">
            <w:delText xml:space="preserve">Let </w:delText>
          </w:r>
          <w:r w:rsidRPr="00E77497" w:rsidDel="00A10F2F">
            <w:rPr>
              <w:i/>
            </w:rPr>
            <w:delText>exists</w:delText>
          </w:r>
          <w:r w:rsidRPr="00E77497" w:rsidDel="00A10F2F">
            <w:delText xml:space="preserve"> be the result of calling the [[HasProperty]] internal method of </w:delText>
          </w:r>
          <w:r w:rsidRPr="00E77497" w:rsidDel="00A10F2F">
            <w:rPr>
              <w:i/>
            </w:rPr>
            <w:delText>obj</w:delText>
          </w:r>
          <w:r w:rsidRPr="00E77497" w:rsidDel="00A10F2F">
            <w:delText xml:space="preserve"> with argument </w:delText>
          </w:r>
          <w:r w:rsidRPr="00E77497" w:rsidDel="00A10F2F">
            <w:rPr>
              <w:i/>
            </w:rPr>
            <w:delText>P</w:delText>
          </w:r>
          <w:r w:rsidRPr="00E77497" w:rsidDel="00A10F2F">
            <w:delText>.</w:delText>
          </w:r>
        </w:del>
      </w:ins>
    </w:p>
    <w:p w14:paraId="2D5761ED" w14:textId="77777777" w:rsidR="00892C42" w:rsidRPr="00E77497" w:rsidDel="00A10F2F" w:rsidRDefault="00892C42">
      <w:pPr>
        <w:pStyle w:val="Alg3"/>
        <w:numPr>
          <w:ilvl w:val="0"/>
          <w:numId w:val="562"/>
        </w:numPr>
        <w:contextualSpacing/>
        <w:rPr>
          <w:ins w:id="19852" w:author="Rev 3 Allen Wirfs-Brock" w:date="2011-09-22T15:22:00Z"/>
          <w:del w:id="19853" w:author="Rev 4 Allen Wirfs-Brock" w:date="2011-10-04T14:31:00Z"/>
        </w:rPr>
        <w:pPrChange w:id="19854" w:author="Rev 4 Allen Wirfs-Brock" w:date="2011-11-07T12:16:00Z">
          <w:pPr>
            <w:pStyle w:val="Alg3"/>
            <w:numPr>
              <w:numId w:val="596"/>
            </w:numPr>
            <w:contextualSpacing/>
          </w:pPr>
        </w:pPrChange>
      </w:pPr>
      <w:ins w:id="19855" w:author="Rev 3 Allen Wirfs-Brock" w:date="2011-09-22T15:22:00Z">
        <w:del w:id="19856" w:author="Rev 4 Allen Wirfs-Brock" w:date="2011-10-04T14:31:00Z">
          <w:r w:rsidRPr="00E77497" w:rsidDel="00A10F2F">
            <w:delText xml:space="preserve">If </w:delText>
          </w:r>
          <w:r w:rsidRPr="00E77497" w:rsidDel="00A10F2F">
            <w:rPr>
              <w:i/>
            </w:rPr>
            <w:delText>exists</w:delText>
          </w:r>
          <w:r w:rsidRPr="00E77497" w:rsidDel="00A10F2F">
            <w:delText xml:space="preserve"> is </w:delText>
          </w:r>
          <w:r w:rsidRPr="00E77497" w:rsidDel="00A10F2F">
            <w:rPr>
              <w:b/>
            </w:rPr>
            <w:delText>true</w:delText>
          </w:r>
          <w:r w:rsidRPr="00E77497" w:rsidDel="00A10F2F">
            <w:delText>, then</w:delText>
          </w:r>
        </w:del>
      </w:ins>
    </w:p>
    <w:p w14:paraId="0C5498C4" w14:textId="77777777" w:rsidR="00892C42" w:rsidRPr="00E77497" w:rsidDel="00A10F2F" w:rsidRDefault="00892C42">
      <w:pPr>
        <w:pStyle w:val="Alg3"/>
        <w:numPr>
          <w:ilvl w:val="1"/>
          <w:numId w:val="562"/>
        </w:numPr>
        <w:contextualSpacing/>
        <w:rPr>
          <w:ins w:id="19857" w:author="Rev 3 Allen Wirfs-Brock" w:date="2011-09-22T15:22:00Z"/>
          <w:del w:id="19858" w:author="Rev 4 Allen Wirfs-Brock" w:date="2011-10-04T14:31:00Z"/>
        </w:rPr>
        <w:pPrChange w:id="19859" w:author="Rev 4 Allen Wirfs-Brock" w:date="2011-11-07T12:16:00Z">
          <w:pPr>
            <w:pStyle w:val="Alg3"/>
            <w:numPr>
              <w:ilvl w:val="1"/>
              <w:numId w:val="596"/>
            </w:numPr>
            <w:tabs>
              <w:tab w:val="clear" w:pos="360"/>
              <w:tab w:val="num" w:pos="1080"/>
            </w:tabs>
            <w:ind w:left="1080"/>
            <w:contextualSpacing/>
          </w:pPr>
        </w:pPrChange>
      </w:pPr>
      <w:ins w:id="19860" w:author="Rev 3 Allen Wirfs-Brock" w:date="2011-09-22T15:22:00Z">
        <w:del w:id="19861" w:author="Rev 4 Allen Wirfs-Brock" w:date="2011-10-04T14:31:00Z">
          <w:r w:rsidRPr="00E77497" w:rsidDel="00A10F2F">
            <w:delText xml:space="preserve">Let </w:delText>
          </w:r>
          <w:r w:rsidRPr="00E77497" w:rsidDel="00A10F2F">
            <w:rPr>
              <w:i/>
            </w:rPr>
            <w:delText>v</w:delText>
          </w:r>
          <w:r w:rsidRPr="00E77497" w:rsidDel="00A10F2F">
            <w:delText xml:space="preserve"> be the result of calling the [[Get]] internal method of </w:delText>
          </w:r>
          <w:r w:rsidRPr="00E77497" w:rsidDel="00A10F2F">
            <w:rPr>
              <w:i/>
            </w:rPr>
            <w:delText>obj</w:delText>
          </w:r>
          <w:r w:rsidRPr="00E77497" w:rsidDel="00A10F2F">
            <w:delText xml:space="preserve"> passing </w:delText>
          </w:r>
          <w:r w:rsidRPr="00E77497" w:rsidDel="00A10F2F">
            <w:rPr>
              <w:i/>
            </w:rPr>
            <w:delText xml:space="preserve">P </w:delText>
          </w:r>
          <w:r w:rsidRPr="00E77497" w:rsidDel="00A10F2F">
            <w:delText>as the argument.</w:delText>
          </w:r>
        </w:del>
      </w:ins>
    </w:p>
    <w:p w14:paraId="24755E9D" w14:textId="77777777" w:rsidR="00892C42" w:rsidRPr="00E77497" w:rsidDel="00A10F2F" w:rsidRDefault="00892C42">
      <w:pPr>
        <w:pStyle w:val="Alg3"/>
        <w:numPr>
          <w:ilvl w:val="0"/>
          <w:numId w:val="562"/>
        </w:numPr>
        <w:contextualSpacing/>
        <w:rPr>
          <w:ins w:id="19862" w:author="Rev 3 Allen Wirfs-Brock" w:date="2011-09-22T15:22:00Z"/>
          <w:del w:id="19863" w:author="Rev 4 Allen Wirfs-Brock" w:date="2011-10-04T14:31:00Z"/>
        </w:rPr>
        <w:pPrChange w:id="19864" w:author="Rev 4 Allen Wirfs-Brock" w:date="2011-11-07T12:16:00Z">
          <w:pPr>
            <w:pStyle w:val="Alg3"/>
            <w:numPr>
              <w:numId w:val="596"/>
            </w:numPr>
            <w:contextualSpacing/>
          </w:pPr>
        </w:pPrChange>
      </w:pPr>
      <w:ins w:id="19865" w:author="Rev 3 Allen Wirfs-Brock" w:date="2011-09-22T15:22:00Z">
        <w:del w:id="19866" w:author="Rev 4 Allen Wirfs-Brock" w:date="2011-10-04T14:31:00Z">
          <w:r w:rsidRPr="00E77497" w:rsidDel="00A10F2F">
            <w:delText xml:space="preserve">Else </w:delText>
          </w:r>
        </w:del>
      </w:ins>
    </w:p>
    <w:p w14:paraId="45BB647B" w14:textId="77777777" w:rsidR="00892C42" w:rsidRPr="00E77497" w:rsidDel="00A10F2F" w:rsidRDefault="00892C42">
      <w:pPr>
        <w:pStyle w:val="Alg3"/>
        <w:numPr>
          <w:ilvl w:val="1"/>
          <w:numId w:val="562"/>
        </w:numPr>
        <w:contextualSpacing/>
        <w:rPr>
          <w:ins w:id="19867" w:author="Rev 3 Allen Wirfs-Brock" w:date="2011-09-22T15:22:00Z"/>
          <w:del w:id="19868" w:author="Rev 4 Allen Wirfs-Brock" w:date="2011-10-04T14:31:00Z"/>
        </w:rPr>
        <w:pPrChange w:id="19869" w:author="Rev 4 Allen Wirfs-Brock" w:date="2011-11-07T12:16:00Z">
          <w:pPr>
            <w:pStyle w:val="Alg3"/>
            <w:numPr>
              <w:ilvl w:val="1"/>
              <w:numId w:val="596"/>
            </w:numPr>
            <w:tabs>
              <w:tab w:val="clear" w:pos="360"/>
              <w:tab w:val="num" w:pos="1080"/>
            </w:tabs>
            <w:ind w:left="1080"/>
            <w:contextualSpacing/>
          </w:pPr>
        </w:pPrChange>
      </w:pPr>
      <w:ins w:id="19870" w:author="Rev 3 Allen Wirfs-Brock" w:date="2011-09-22T15:22:00Z">
        <w:del w:id="19871" w:author="Rev 4 Allen Wirfs-Brock" w:date="2011-10-04T14:31:00Z">
          <w:r w:rsidRPr="00E77497" w:rsidDel="00A10F2F">
            <w:delText xml:space="preserve">If </w:delText>
          </w:r>
          <w:r w:rsidRPr="00E77497" w:rsidDel="00A10F2F">
            <w:rPr>
              <w:i/>
            </w:rPr>
            <w:delText>Initialiser</w:delText>
          </w:r>
          <w:r w:rsidRPr="00E77497" w:rsidDel="00A10F2F">
            <w:rPr>
              <w:vertAlign w:val="subscript"/>
            </w:rPr>
            <w:delText>opt</w:delText>
          </w:r>
          <w:r w:rsidRPr="00E77497" w:rsidDel="00A10F2F">
            <w:delText xml:space="preserve"> is present, then</w:delText>
          </w:r>
        </w:del>
      </w:ins>
    </w:p>
    <w:p w14:paraId="410AAC68" w14:textId="77777777" w:rsidR="00892C42" w:rsidRPr="00E77497" w:rsidDel="00A10F2F" w:rsidRDefault="00892C42">
      <w:pPr>
        <w:pStyle w:val="Alg3"/>
        <w:numPr>
          <w:ilvl w:val="2"/>
          <w:numId w:val="562"/>
        </w:numPr>
        <w:contextualSpacing/>
        <w:rPr>
          <w:ins w:id="19872" w:author="Rev 3 Allen Wirfs-Brock" w:date="2011-09-22T15:22:00Z"/>
          <w:del w:id="19873" w:author="Rev 4 Allen Wirfs-Brock" w:date="2011-10-04T14:31:00Z"/>
        </w:rPr>
        <w:pPrChange w:id="19874" w:author="Rev 4 Allen Wirfs-Brock" w:date="2011-11-07T12:16:00Z">
          <w:pPr>
            <w:pStyle w:val="Alg3"/>
            <w:numPr>
              <w:ilvl w:val="2"/>
              <w:numId w:val="596"/>
            </w:numPr>
            <w:tabs>
              <w:tab w:val="clear" w:pos="360"/>
              <w:tab w:val="num" w:pos="1800"/>
            </w:tabs>
            <w:ind w:left="1800"/>
            <w:contextualSpacing/>
          </w:pPr>
        </w:pPrChange>
      </w:pPr>
      <w:ins w:id="19875" w:author="Rev 3 Allen Wirfs-Brock" w:date="2011-09-22T15:22:00Z">
        <w:del w:id="19876" w:author="Rev 4 Allen Wirfs-Brock" w:date="2011-10-04T14:31:00Z">
          <w:r w:rsidRPr="00E77497" w:rsidDel="00A10F2F">
            <w:delText xml:space="preserve">Let </w:delText>
          </w:r>
          <w:r w:rsidRPr="00E77497" w:rsidDel="00A10F2F">
            <w:rPr>
              <w:i/>
            </w:rPr>
            <w:delText>v</w:delText>
          </w:r>
          <w:r w:rsidRPr="00E77497" w:rsidDel="00A10F2F">
            <w:delText xml:space="preserve"> be the result of evaluating</w:delText>
          </w:r>
          <w:r w:rsidRPr="00E77497" w:rsidDel="00A10F2F">
            <w:rPr>
              <w:i/>
            </w:rPr>
            <w:delText xml:space="preserve"> Initialiser</w:delText>
          </w:r>
          <w:r w:rsidRPr="00E77497" w:rsidDel="00A10F2F">
            <w:delText>.</w:delText>
          </w:r>
        </w:del>
      </w:ins>
    </w:p>
    <w:p w14:paraId="5184F6EF" w14:textId="77777777" w:rsidR="00892C42" w:rsidRPr="00E77497" w:rsidDel="00A10F2F" w:rsidRDefault="00892C42">
      <w:pPr>
        <w:pStyle w:val="Alg3"/>
        <w:numPr>
          <w:ilvl w:val="1"/>
          <w:numId w:val="562"/>
        </w:numPr>
        <w:contextualSpacing/>
        <w:rPr>
          <w:ins w:id="19877" w:author="Rev 3 Allen Wirfs-Brock" w:date="2011-09-22T15:22:00Z"/>
          <w:del w:id="19878" w:author="Rev 4 Allen Wirfs-Brock" w:date="2011-10-04T14:31:00Z"/>
        </w:rPr>
        <w:pPrChange w:id="19879" w:author="Rev 4 Allen Wirfs-Brock" w:date="2011-11-07T12:16:00Z">
          <w:pPr>
            <w:pStyle w:val="Alg3"/>
            <w:numPr>
              <w:ilvl w:val="1"/>
              <w:numId w:val="596"/>
            </w:numPr>
            <w:tabs>
              <w:tab w:val="clear" w:pos="360"/>
              <w:tab w:val="num" w:pos="1080"/>
            </w:tabs>
            <w:ind w:left="1080"/>
            <w:contextualSpacing/>
          </w:pPr>
        </w:pPrChange>
      </w:pPr>
      <w:ins w:id="19880" w:author="Rev 3 Allen Wirfs-Brock" w:date="2011-09-22T15:22:00Z">
        <w:del w:id="19881" w:author="Rev 4 Allen Wirfs-Brock" w:date="2011-10-04T14:31:00Z">
          <w:r w:rsidRPr="00E77497" w:rsidDel="00A10F2F">
            <w:delText>Else,</w:delText>
          </w:r>
        </w:del>
      </w:ins>
    </w:p>
    <w:p w14:paraId="750210E7" w14:textId="77777777" w:rsidR="00892C42" w:rsidRPr="00E77497" w:rsidDel="00A10F2F" w:rsidRDefault="00892C42">
      <w:pPr>
        <w:pStyle w:val="Alg3"/>
        <w:numPr>
          <w:ilvl w:val="2"/>
          <w:numId w:val="562"/>
        </w:numPr>
        <w:tabs>
          <w:tab w:val="left" w:pos="990"/>
        </w:tabs>
        <w:contextualSpacing/>
        <w:rPr>
          <w:ins w:id="19882" w:author="Rev 3 Allen Wirfs-Brock" w:date="2011-09-22T15:22:00Z"/>
          <w:del w:id="19883" w:author="Rev 4 Allen Wirfs-Brock" w:date="2011-10-04T14:31:00Z"/>
        </w:rPr>
        <w:pPrChange w:id="19884" w:author="Rev 4 Allen Wirfs-Brock" w:date="2011-11-07T12:16:00Z">
          <w:pPr>
            <w:pStyle w:val="Alg3"/>
            <w:numPr>
              <w:ilvl w:val="2"/>
              <w:numId w:val="596"/>
            </w:numPr>
            <w:tabs>
              <w:tab w:val="clear" w:pos="360"/>
              <w:tab w:val="left" w:pos="990"/>
              <w:tab w:val="num" w:pos="1800"/>
            </w:tabs>
            <w:ind w:left="1800"/>
            <w:contextualSpacing/>
          </w:pPr>
        </w:pPrChange>
      </w:pPr>
      <w:ins w:id="19885" w:author="Rev 3 Allen Wirfs-Brock" w:date="2011-09-22T15:22:00Z">
        <w:del w:id="19886" w:author="Rev 4 Allen Wirfs-Brock" w:date="2011-10-04T14:31:00Z">
          <w:r w:rsidRPr="00E77497" w:rsidDel="00A10F2F">
            <w:delText xml:space="preserve"> Let</w:delText>
          </w:r>
          <w:r w:rsidRPr="00E77497" w:rsidDel="00A10F2F">
            <w:rPr>
              <w:i/>
            </w:rPr>
            <w:delText xml:space="preserve"> v</w:delText>
          </w:r>
          <w:r w:rsidRPr="00E77497" w:rsidDel="00A10F2F">
            <w:delText xml:space="preserve"> be </w:delText>
          </w:r>
          <w:r w:rsidRPr="00E77497" w:rsidDel="00A10F2F">
            <w:rPr>
              <w:b/>
            </w:rPr>
            <w:delText>undefined</w:delText>
          </w:r>
          <w:r w:rsidRPr="00E77497" w:rsidDel="00A10F2F">
            <w:delText>.</w:delText>
          </w:r>
        </w:del>
      </w:ins>
    </w:p>
    <w:p w14:paraId="6B4F6534" w14:textId="77777777" w:rsidR="000D60F8" w:rsidRPr="00E77497" w:rsidDel="00A10F2F" w:rsidRDefault="000D60F8">
      <w:pPr>
        <w:pStyle w:val="Alg2"/>
        <w:numPr>
          <w:ilvl w:val="0"/>
          <w:numId w:val="562"/>
        </w:numPr>
        <w:spacing w:after="220"/>
        <w:contextualSpacing/>
        <w:rPr>
          <w:ins w:id="19887" w:author="Rev 3 Allen Wirfs-Brock" w:date="2011-09-22T15:12:00Z"/>
          <w:del w:id="19888" w:author="Rev 4 Allen Wirfs-Brock" w:date="2011-10-04T14:31:00Z"/>
        </w:rPr>
        <w:pPrChange w:id="19889" w:author="Rev 4 Allen Wirfs-Brock" w:date="2011-11-07T12:16:00Z">
          <w:pPr>
            <w:pStyle w:val="Alg2"/>
            <w:numPr>
              <w:numId w:val="596"/>
            </w:numPr>
            <w:tabs>
              <w:tab w:val="num" w:pos="360"/>
            </w:tabs>
            <w:spacing w:after="220"/>
            <w:ind w:left="360" w:hanging="360"/>
            <w:contextualSpacing/>
          </w:pPr>
        </w:pPrChange>
      </w:pPr>
      <w:ins w:id="19890" w:author="Rev 3 Allen Wirfs-Brock" w:date="2011-09-22T15:12:00Z">
        <w:del w:id="19891" w:author="Rev 4 Allen Wirfs-Brock" w:date="2011-10-04T14:31:00Z">
          <w:r w:rsidRPr="00E77497" w:rsidDel="00A10F2F">
            <w:delText xml:space="preserve">Evaluate </w:delText>
          </w:r>
          <w:r w:rsidRPr="00E77497" w:rsidDel="00A10F2F">
            <w:rPr>
              <w:i/>
            </w:rPr>
            <w:delText>BindingPattern</w:delText>
          </w:r>
          <w:r w:rsidRPr="00E77497" w:rsidDel="00A10F2F">
            <w:delText xml:space="preserve"> </w:delText>
          </w:r>
        </w:del>
      </w:ins>
      <w:ins w:id="19892" w:author="Rev 3 Allen Wirfs-Brock" w:date="2011-09-22T15:34:00Z">
        <w:del w:id="19893" w:author="Rev 4 Allen Wirfs-Brock" w:date="2011-10-04T14:31:00Z">
          <w:r w:rsidR="00FB7F29" w:rsidRPr="00E77497" w:rsidDel="00A10F2F">
            <w:delText>passing</w:delText>
          </w:r>
        </w:del>
      </w:ins>
      <w:ins w:id="19894" w:author="Rev 3 Allen Wirfs-Brock" w:date="2011-09-22T15:12:00Z">
        <w:del w:id="19895" w:author="Rev 4 Allen Wirfs-Brock" w:date="2011-10-04T14:31:00Z">
          <w:r w:rsidRPr="00E77497" w:rsidDel="00A10F2F">
            <w:delText xml:space="preserve"> </w:delText>
          </w:r>
        </w:del>
      </w:ins>
      <w:ins w:id="19896" w:author="Rev 3 Allen Wirfs-Brock" w:date="2011-09-22T15:33:00Z">
        <w:del w:id="19897" w:author="Rev 4 Allen Wirfs-Brock" w:date="2011-10-04T14:31:00Z">
          <w:r w:rsidR="00FB7F29" w:rsidRPr="00E77497" w:rsidDel="00A10F2F">
            <w:rPr>
              <w:i/>
            </w:rPr>
            <w:delText>v</w:delText>
          </w:r>
        </w:del>
      </w:ins>
      <w:ins w:id="19898" w:author="Rev 3 Allen Wirfs-Brock" w:date="2011-09-22T15:12:00Z">
        <w:del w:id="19899" w:author="Rev 4 Allen Wirfs-Brock" w:date="2011-10-04T14:31:00Z">
          <w:r w:rsidRPr="00E77497" w:rsidDel="00A10F2F">
            <w:delText xml:space="preserve"> and </w:delText>
          </w:r>
        </w:del>
      </w:ins>
      <w:ins w:id="19900" w:author="Rev 3 Allen Wirfs-Brock" w:date="2011-09-22T15:28:00Z">
        <w:del w:id="19901" w:author="Rev 4 Allen Wirfs-Brock" w:date="2011-10-04T14:31:00Z">
          <w:r w:rsidR="00454B4A" w:rsidRPr="00E77497" w:rsidDel="00A10F2F">
            <w:rPr>
              <w:i/>
            </w:rPr>
            <w:delText>env</w:delText>
          </w:r>
          <w:r w:rsidR="00454B4A" w:rsidRPr="00E77497" w:rsidDel="00A10F2F">
            <w:delText xml:space="preserve"> </w:delText>
          </w:r>
        </w:del>
      </w:ins>
      <w:ins w:id="19902" w:author="Rev 3 Allen Wirfs-Brock" w:date="2011-09-22T15:12:00Z">
        <w:del w:id="19903" w:author="Rev 4 Allen Wirfs-Brock" w:date="2011-10-04T14:31:00Z">
          <w:r w:rsidRPr="00E77497" w:rsidDel="00A10F2F">
            <w:delText>as</w:delText>
          </w:r>
        </w:del>
      </w:ins>
      <w:ins w:id="19904" w:author="Rev 3 Allen Wirfs-Brock" w:date="2011-09-22T15:34:00Z">
        <w:del w:id="19905" w:author="Rev 4 Allen Wirfs-Brock" w:date="2011-10-04T14:31:00Z">
          <w:r w:rsidR="00FB7F29" w:rsidRPr="00E77497" w:rsidDel="00A10F2F">
            <w:delText xml:space="preserve"> arguments</w:delText>
          </w:r>
        </w:del>
      </w:ins>
      <w:ins w:id="19906" w:author="Rev 3 Allen Wirfs-Brock" w:date="2011-09-22T15:12:00Z">
        <w:del w:id="19907" w:author="Rev 4 Allen Wirfs-Brock" w:date="2011-10-04T14:31:00Z">
          <w:r w:rsidRPr="00E77497" w:rsidDel="00A10F2F">
            <w:delText>.</w:delText>
          </w:r>
        </w:del>
      </w:ins>
    </w:p>
    <w:p w14:paraId="5FEA5C52" w14:textId="77777777" w:rsidR="00B678FE" w:rsidRPr="00E77497" w:rsidDel="005B3577" w:rsidRDefault="00B678FE" w:rsidP="00C7794D">
      <w:pPr>
        <w:contextualSpacing/>
        <w:rPr>
          <w:ins w:id="19908" w:author="Rev 3 Allen Wirfs-Brock" w:date="2011-09-01T13:51:00Z"/>
          <w:del w:id="19909" w:author="Rev 4 Allen Wirfs-Brock" w:date="2011-10-15T18:29:00Z"/>
        </w:rPr>
      </w:pPr>
      <w:ins w:id="19910" w:author="Rev 3 Allen Wirfs-Brock" w:date="2011-09-01T13:51:00Z">
        <w:del w:id="19911" w:author="Rev 4 Allen Wirfs-Brock" w:date="2011-10-15T18:29:00Z">
          <w:r w:rsidRPr="00E77497" w:rsidDel="005B3577">
            <w:delText xml:space="preserve">The </w:delText>
          </w:r>
          <w:r w:rsidRPr="00E77497" w:rsidDel="005B3577">
            <w:rPr>
              <w:rFonts w:ascii="Times New Roman" w:eastAsia="Times New Roman" w:hAnsi="Times New Roman"/>
              <w:spacing w:val="6"/>
              <w:lang w:eastAsia="en-US"/>
            </w:rPr>
            <w:delText xml:space="preserve">BoundNames </w:delText>
          </w:r>
          <w:r w:rsidRPr="00E77497" w:rsidDel="005B3577">
            <w:delText xml:space="preserve">of the production </w:delText>
          </w:r>
        </w:del>
      </w:ins>
      <w:ins w:id="19912" w:author="Rev 3 Allen Wirfs-Brock" w:date="2011-09-01T13:52:00Z">
        <w:del w:id="19913" w:author="Rev 4 Allen Wirfs-Brock" w:date="2011-10-15T18:29:00Z">
          <w:r w:rsidRPr="00E77497" w:rsidDel="005B3577">
            <w:rPr>
              <w:rFonts w:ascii="Times New Roman" w:hAnsi="Times New Roman"/>
              <w:i/>
            </w:rPr>
            <w:delText xml:space="preserve">SingleNameBinding </w:delText>
          </w:r>
        </w:del>
      </w:ins>
      <w:ins w:id="19914" w:author="Rev 3 Allen Wirfs-Brock" w:date="2011-09-01T13:51:00Z">
        <w:del w:id="19915" w:author="Rev 4 Allen Wirfs-Brock" w:date="2011-10-15T18:29:00Z">
          <w:r w:rsidRPr="00E77497" w:rsidDel="005B3577">
            <w:rPr>
              <w:rFonts w:ascii="Courier New" w:hAnsi="Courier New" w:cs="Courier New"/>
              <w:b/>
            </w:rPr>
            <w:delText>:</w:delText>
          </w:r>
          <w:r w:rsidRPr="00E77497" w:rsidDel="005B3577">
            <w:delText xml:space="preserve"> </w:delText>
          </w:r>
        </w:del>
      </w:ins>
      <w:ins w:id="19916" w:author="Rev 3 Allen Wirfs-Brock" w:date="2011-09-01T13:52:00Z">
        <w:del w:id="19917" w:author="Rev 4 Allen Wirfs-Brock" w:date="2011-10-15T18:29:00Z">
          <w:r w:rsidRPr="00E77497" w:rsidDel="005B3577">
            <w:rPr>
              <w:rStyle w:val="bnf"/>
            </w:rPr>
            <w:delText>BindingIdentifier</w:delText>
          </w:r>
        </w:del>
      </w:ins>
      <w:ins w:id="19918" w:author="Rev 3 Allen Wirfs-Brock" w:date="2011-09-01T13:51:00Z">
        <w:del w:id="19919" w:author="Rev 4 Allen Wirfs-Brock" w:date="2011-10-15T18:29:00Z">
          <w:r w:rsidRPr="00E77497" w:rsidDel="005B3577">
            <w:rPr>
              <w:rStyle w:val="bnf"/>
            </w:rPr>
            <w:delText xml:space="preserve"> </w:delText>
          </w:r>
          <w:r w:rsidRPr="00E77497" w:rsidDel="005B3577">
            <w:rPr>
              <w:rFonts w:ascii="Times New Roman" w:hAnsi="Times New Roman"/>
              <w:i/>
            </w:rPr>
            <w:delText>Initialiser</w:delText>
          </w:r>
          <w:r w:rsidRPr="00E77497" w:rsidDel="005B3577">
            <w:rPr>
              <w:rFonts w:ascii="Times New Roman" w:hAnsi="Times New Roman"/>
              <w:vertAlign w:val="subscript"/>
            </w:rPr>
            <w:delText>opt</w:delText>
          </w:r>
          <w:r w:rsidRPr="00E77497" w:rsidDel="005B3577">
            <w:delText xml:space="preserve"> is determined as follows:</w:delText>
          </w:r>
        </w:del>
      </w:ins>
    </w:p>
    <w:p w14:paraId="3CE4AD4D" w14:textId="77777777" w:rsidR="00B678FE" w:rsidRPr="00E77497" w:rsidDel="005B3577" w:rsidRDefault="00B678FE">
      <w:pPr>
        <w:pStyle w:val="Alg4"/>
        <w:numPr>
          <w:ilvl w:val="0"/>
          <w:numId w:val="442"/>
        </w:numPr>
        <w:spacing w:after="220"/>
        <w:contextualSpacing/>
        <w:rPr>
          <w:ins w:id="19920" w:author="Rev 3 Allen Wirfs-Brock" w:date="2011-09-21T18:24:00Z"/>
          <w:del w:id="19921" w:author="Rev 4 Allen Wirfs-Brock" w:date="2011-10-15T18:29:00Z"/>
        </w:rPr>
        <w:pPrChange w:id="19922" w:author="Rev 4 Allen Wirfs-Brock" w:date="2011-11-07T12:16:00Z">
          <w:pPr>
            <w:pStyle w:val="Alg4"/>
            <w:numPr>
              <w:numId w:val="466"/>
            </w:numPr>
            <w:tabs>
              <w:tab w:val="num" w:pos="360"/>
            </w:tabs>
            <w:spacing w:after="220"/>
            <w:ind w:left="360" w:hanging="360"/>
            <w:contextualSpacing/>
          </w:pPr>
        </w:pPrChange>
      </w:pPr>
      <w:ins w:id="19923" w:author="Rev 3 Allen Wirfs-Brock" w:date="2011-09-01T13:51:00Z">
        <w:del w:id="19924" w:author="Rev 4 Allen Wirfs-Brock" w:date="2011-10-15T18:29:00Z">
          <w:r w:rsidRPr="00E77497" w:rsidDel="005B3577">
            <w:delText xml:space="preserve">Return </w:delText>
          </w:r>
        </w:del>
      </w:ins>
      <w:ins w:id="19925" w:author="Rev 3 Allen Wirfs-Brock" w:date="2011-09-01T13:53:00Z">
        <w:del w:id="19926" w:author="Rev 4 Allen Wirfs-Brock" w:date="2011-10-15T18:29:00Z">
          <w:r w:rsidRPr="00E77497" w:rsidDel="005B3577">
            <w:delText>the BoundNames of</w:delText>
          </w:r>
        </w:del>
      </w:ins>
      <w:ins w:id="19927" w:author="Rev 3 Allen Wirfs-Brock" w:date="2011-09-01T13:51:00Z">
        <w:del w:id="19928" w:author="Rev 4 Allen Wirfs-Brock" w:date="2011-10-15T18:29:00Z">
          <w:r w:rsidRPr="00E77497" w:rsidDel="005B3577">
            <w:delText xml:space="preserve"> </w:delText>
          </w:r>
        </w:del>
      </w:ins>
      <w:ins w:id="19929" w:author="Rev 3 Allen Wirfs-Brock" w:date="2011-09-01T13:54:00Z">
        <w:del w:id="19930" w:author="Rev 4 Allen Wirfs-Brock" w:date="2011-10-15T18:29:00Z">
          <w:r w:rsidRPr="00E77497" w:rsidDel="005B3577">
            <w:rPr>
              <w:rStyle w:val="bnf"/>
            </w:rPr>
            <w:delText>BindingIdentifier</w:delText>
          </w:r>
        </w:del>
      </w:ins>
      <w:ins w:id="19931" w:author="Rev 3 Allen Wirfs-Brock" w:date="2011-09-01T13:51:00Z">
        <w:del w:id="19932" w:author="Rev 4 Allen Wirfs-Brock" w:date="2011-10-15T18:29:00Z">
          <w:r w:rsidRPr="00E77497" w:rsidDel="005B3577">
            <w:delText>.</w:delText>
          </w:r>
        </w:del>
      </w:ins>
    </w:p>
    <w:p w14:paraId="2BD931F3" w14:textId="77777777" w:rsidR="00807377" w:rsidRPr="00E77497" w:rsidDel="00675B74" w:rsidRDefault="00807377" w:rsidP="00C7794D">
      <w:pPr>
        <w:ind w:left="360"/>
        <w:rPr>
          <w:ins w:id="19933" w:author="Rev 3 Allen Wirfs-Brock" w:date="2011-09-21T18:25:00Z"/>
          <w:del w:id="19934" w:author="Rev 4 Allen Wirfs-Brock" w:date="2011-11-04T18:59:00Z"/>
        </w:rPr>
      </w:pPr>
      <w:ins w:id="19935" w:author="Rev 3 Allen Wirfs-Brock" w:date="2011-09-21T18:25:00Z">
        <w:del w:id="19936" w:author="Rev 4 Allen Wirfs-Brock" w:date="2011-10-15T18:29:00Z">
          <w:r w:rsidRPr="00E77497" w:rsidDel="009D0839">
            <w:delText xml:space="preserve">The production </w:delText>
          </w:r>
        </w:del>
        <w:del w:id="19937" w:author="Rev 4 Allen Wirfs-Brock" w:date="2011-11-04T18:59:00Z">
          <w:r w:rsidRPr="00E77497" w:rsidDel="00675B74">
            <w:rPr>
              <w:rFonts w:ascii="Times New Roman" w:hAnsi="Times New Roman"/>
              <w:i/>
            </w:rPr>
            <w:delText xml:space="preserve">SingleNameBinding </w:delText>
          </w:r>
          <w:r w:rsidRPr="00E77497" w:rsidDel="00675B74">
            <w:rPr>
              <w:rFonts w:ascii="Courier New" w:hAnsi="Courier New" w:cs="Courier New"/>
              <w:b/>
            </w:rPr>
            <w:delText>:</w:delText>
          </w:r>
          <w:r w:rsidRPr="00E77497" w:rsidDel="00675B74">
            <w:delText xml:space="preserve"> </w:delText>
          </w:r>
          <w:r w:rsidRPr="00E77497" w:rsidDel="00675B74">
            <w:rPr>
              <w:rStyle w:val="bnf"/>
            </w:rPr>
            <w:delText xml:space="preserve">BindingIdentifier </w:delText>
          </w:r>
          <w:r w:rsidRPr="00E77497" w:rsidDel="00675B74">
            <w:rPr>
              <w:rFonts w:ascii="Times New Roman" w:hAnsi="Times New Roman"/>
              <w:i/>
            </w:rPr>
            <w:delText>Initialiser</w:delText>
          </w:r>
          <w:r w:rsidRPr="00E77497" w:rsidDel="00675B74">
            <w:rPr>
              <w:rFonts w:ascii="Times New Roman" w:hAnsi="Times New Roman"/>
              <w:vertAlign w:val="subscript"/>
            </w:rPr>
            <w:delText>opt</w:delText>
          </w:r>
          <w:r w:rsidRPr="00E77497" w:rsidDel="00675B74">
            <w:delText xml:space="preserve"> </w:delText>
          </w:r>
        </w:del>
        <w:del w:id="19938" w:author="Rev 4 Allen Wirfs-Brock" w:date="2011-10-15T18:29:00Z">
          <w:r w:rsidRPr="00E77497" w:rsidDel="009D0839">
            <w:delText xml:space="preserve">is evaluated </w:delText>
          </w:r>
        </w:del>
        <w:del w:id="19939" w:author="Rev 4 Allen Wirfs-Brock" w:date="2011-11-04T18:59:00Z">
          <w:r w:rsidRPr="00E77497" w:rsidDel="00675B74">
            <w:delText xml:space="preserve">with the parameters </w:delText>
          </w:r>
        </w:del>
      </w:ins>
      <w:ins w:id="19940" w:author="Rev 3 Allen Wirfs-Brock" w:date="2011-09-21T18:26:00Z">
        <w:del w:id="19941" w:author="Rev 4 Allen Wirfs-Brock" w:date="2011-11-04T18:59:00Z">
          <w:r w:rsidRPr="00E77497" w:rsidDel="00675B74">
            <w:rPr>
              <w:rStyle w:val="bnf"/>
            </w:rPr>
            <w:delText>pr</w:delText>
          </w:r>
          <w:r w:rsidR="00467AC7" w:rsidRPr="00E77497" w:rsidDel="00675B74">
            <w:rPr>
              <w:rStyle w:val="bnf"/>
            </w:rPr>
            <w:delText xml:space="preserve">opertyName, </w:delText>
          </w:r>
        </w:del>
      </w:ins>
      <w:ins w:id="19942" w:author="Rev 3 Allen Wirfs-Brock" w:date="2011-09-21T18:32:00Z">
        <w:del w:id="19943" w:author="Rev 4 Allen Wirfs-Brock" w:date="2011-11-04T18:59:00Z">
          <w:r w:rsidR="00203662" w:rsidRPr="00C7794D" w:rsidDel="00675B74">
            <w:rPr>
              <w:rStyle w:val="bnf"/>
            </w:rPr>
            <w:delText>obj</w:delText>
          </w:r>
          <w:r w:rsidR="00203662" w:rsidRPr="00675B74" w:rsidDel="00675B74">
            <w:delText xml:space="preserve">, </w:delText>
          </w:r>
        </w:del>
      </w:ins>
      <w:ins w:id="19944" w:author="Rev 3 Allen Wirfs-Brock" w:date="2011-09-21T18:25:00Z">
        <w:del w:id="19945" w:author="Rev 4 Allen Wirfs-Brock" w:date="2011-11-04T18:59:00Z">
          <w:r w:rsidRPr="00675B74" w:rsidDel="00675B74">
            <w:delText xml:space="preserve">and </w:delText>
          </w:r>
          <w:r w:rsidRPr="00675B74" w:rsidDel="00675B74">
            <w:rPr>
              <w:rFonts w:ascii="Times New Roman" w:eastAsia="Times New Roman" w:hAnsi="Times New Roman"/>
              <w:i/>
              <w:spacing w:val="6"/>
              <w:lang w:eastAsia="en-US"/>
            </w:rPr>
            <w:delText>env</w:delText>
          </w:r>
          <w:r w:rsidRPr="00675B74" w:rsidDel="00675B74">
            <w:delText xml:space="preserve"> </w:delText>
          </w:r>
        </w:del>
        <w:del w:id="19946" w:author="Rev 4 Allen Wirfs-Brock" w:date="2011-10-15T18:30:00Z">
          <w:r w:rsidRPr="00E77497" w:rsidDel="009D0839">
            <w:delText>as follows:</w:delText>
          </w:r>
        </w:del>
      </w:ins>
    </w:p>
    <w:p w14:paraId="465DFBFD" w14:textId="77777777" w:rsidR="00807377" w:rsidRPr="00E77497" w:rsidDel="00675B74" w:rsidRDefault="00807377">
      <w:pPr>
        <w:pStyle w:val="Alg3"/>
        <w:numPr>
          <w:ilvl w:val="0"/>
          <w:numId w:val="558"/>
        </w:numPr>
        <w:rPr>
          <w:ins w:id="19947" w:author="Rev 3 Allen Wirfs-Brock" w:date="2011-09-21T18:27:00Z"/>
          <w:del w:id="19948" w:author="Rev 4 Allen Wirfs-Brock" w:date="2011-11-04T18:59:00Z"/>
        </w:rPr>
        <w:pPrChange w:id="19949" w:author="Rev 4 Allen Wirfs-Brock" w:date="2011-11-07T12:16:00Z">
          <w:pPr>
            <w:pStyle w:val="Alg3"/>
            <w:numPr>
              <w:numId w:val="592"/>
            </w:numPr>
          </w:pPr>
        </w:pPrChange>
      </w:pPr>
      <w:ins w:id="19950" w:author="Rev 3 Allen Wirfs-Brock" w:date="2011-09-21T18:27:00Z">
        <w:del w:id="19951" w:author="Rev 4 Allen Wirfs-Brock" w:date="2011-11-04T18:59:00Z">
          <w:r w:rsidRPr="00675B74" w:rsidDel="00675B74">
            <w:delText xml:space="preserve">Let </w:delText>
          </w:r>
          <w:r w:rsidRPr="00675B74" w:rsidDel="00675B74">
            <w:rPr>
              <w:i/>
            </w:rPr>
            <w:delText>exists</w:delText>
          </w:r>
          <w:r w:rsidRPr="00675B74" w:rsidDel="00675B74">
            <w:delText xml:space="preserve"> be the result of calling the [[HasProperty]] internal method of </w:delText>
          </w:r>
          <w:r w:rsidRPr="00E77497" w:rsidDel="00675B74">
            <w:rPr>
              <w:i/>
            </w:rPr>
            <w:delText>obj</w:delText>
          </w:r>
          <w:r w:rsidRPr="00E77497" w:rsidDel="00675B74">
            <w:delText xml:space="preserve"> with argument </w:delText>
          </w:r>
          <w:r w:rsidRPr="00E77497" w:rsidDel="00675B74">
            <w:rPr>
              <w:i/>
            </w:rPr>
            <w:delText>P</w:delText>
          </w:r>
          <w:r w:rsidRPr="00E77497" w:rsidDel="00675B74">
            <w:delText>.</w:delText>
          </w:r>
        </w:del>
      </w:ins>
    </w:p>
    <w:p w14:paraId="1E98E20B" w14:textId="77777777" w:rsidR="00807377" w:rsidRPr="00E77497" w:rsidDel="00675B74" w:rsidRDefault="00807377">
      <w:pPr>
        <w:pStyle w:val="Alg3"/>
        <w:numPr>
          <w:ilvl w:val="0"/>
          <w:numId w:val="558"/>
        </w:numPr>
        <w:rPr>
          <w:ins w:id="19952" w:author="Rev 3 Allen Wirfs-Brock" w:date="2011-09-21T18:27:00Z"/>
          <w:del w:id="19953" w:author="Rev 4 Allen Wirfs-Brock" w:date="2011-11-04T18:59:00Z"/>
        </w:rPr>
        <w:pPrChange w:id="19954" w:author="Rev 4 Allen Wirfs-Brock" w:date="2011-11-07T12:16:00Z">
          <w:pPr>
            <w:pStyle w:val="Alg3"/>
            <w:numPr>
              <w:numId w:val="592"/>
            </w:numPr>
          </w:pPr>
        </w:pPrChange>
      </w:pPr>
      <w:ins w:id="19955" w:author="Rev 3 Allen Wirfs-Brock" w:date="2011-09-21T18:27:00Z">
        <w:del w:id="19956" w:author="Rev 4 Allen Wirfs-Brock" w:date="2011-11-04T18:59:00Z">
          <w:r w:rsidRPr="00E77497" w:rsidDel="00675B74">
            <w:delText xml:space="preserve">If </w:delText>
          </w:r>
          <w:r w:rsidRPr="00E77497" w:rsidDel="00675B74">
            <w:rPr>
              <w:i/>
            </w:rPr>
            <w:delText>exists</w:delText>
          </w:r>
          <w:r w:rsidRPr="00E77497" w:rsidDel="00675B74">
            <w:delText xml:space="preserve"> is </w:delText>
          </w:r>
          <w:r w:rsidRPr="00E77497" w:rsidDel="00675B74">
            <w:rPr>
              <w:b/>
            </w:rPr>
            <w:delText>true</w:delText>
          </w:r>
          <w:r w:rsidRPr="00E77497" w:rsidDel="00675B74">
            <w:delText>, then</w:delText>
          </w:r>
        </w:del>
      </w:ins>
    </w:p>
    <w:p w14:paraId="6A247E42" w14:textId="77777777" w:rsidR="00807377" w:rsidRPr="00E77497" w:rsidDel="00675B74" w:rsidRDefault="00807377">
      <w:pPr>
        <w:pStyle w:val="Alg3"/>
        <w:numPr>
          <w:ilvl w:val="1"/>
          <w:numId w:val="558"/>
        </w:numPr>
        <w:tabs>
          <w:tab w:val="clear" w:pos="1080"/>
          <w:tab w:val="num" w:pos="630"/>
        </w:tabs>
        <w:ind w:hanging="720"/>
        <w:rPr>
          <w:ins w:id="19957" w:author="Rev 3 Allen Wirfs-Brock" w:date="2011-09-21T18:27:00Z"/>
          <w:del w:id="19958" w:author="Rev 4 Allen Wirfs-Brock" w:date="2011-11-04T18:59:00Z"/>
        </w:rPr>
        <w:pPrChange w:id="19959" w:author="Rev 4 Allen Wirfs-Brock" w:date="2011-11-07T12:16:00Z">
          <w:pPr>
            <w:pStyle w:val="Alg3"/>
            <w:numPr>
              <w:ilvl w:val="1"/>
              <w:numId w:val="592"/>
            </w:numPr>
            <w:tabs>
              <w:tab w:val="clear" w:pos="360"/>
              <w:tab w:val="num" w:pos="630"/>
              <w:tab w:val="num" w:pos="1080"/>
            </w:tabs>
            <w:ind w:left="1080" w:hanging="720"/>
          </w:pPr>
        </w:pPrChange>
      </w:pPr>
      <w:ins w:id="19960" w:author="Rev 3 Allen Wirfs-Brock" w:date="2011-09-21T18:27:00Z">
        <w:del w:id="19961" w:author="Rev 4 Allen Wirfs-Brock" w:date="2011-11-04T18:59:00Z">
          <w:r w:rsidRPr="00E77497" w:rsidDel="00675B74">
            <w:delText xml:space="preserve">Let </w:delText>
          </w:r>
          <w:r w:rsidRPr="00E77497" w:rsidDel="00675B74">
            <w:rPr>
              <w:i/>
            </w:rPr>
            <w:delText>v</w:delText>
          </w:r>
          <w:r w:rsidRPr="00E77497" w:rsidDel="00675B74">
            <w:delText xml:space="preserve"> be the result of calling the [[Get]] internal method of </w:delText>
          </w:r>
          <w:r w:rsidRPr="00E77497" w:rsidDel="00675B74">
            <w:rPr>
              <w:i/>
            </w:rPr>
            <w:delText>obj</w:delText>
          </w:r>
          <w:r w:rsidRPr="00E77497" w:rsidDel="00675B74">
            <w:delText xml:space="preserve"> passing </w:delText>
          </w:r>
          <w:r w:rsidRPr="00E77497" w:rsidDel="00675B74">
            <w:rPr>
              <w:i/>
            </w:rPr>
            <w:delText xml:space="preserve">P </w:delText>
          </w:r>
          <w:r w:rsidRPr="00E77497" w:rsidDel="00675B74">
            <w:delText>as the argument.</w:delText>
          </w:r>
        </w:del>
      </w:ins>
    </w:p>
    <w:p w14:paraId="150CA802" w14:textId="77777777" w:rsidR="00807377" w:rsidRPr="00E77497" w:rsidDel="00675B74" w:rsidRDefault="00467AC7">
      <w:pPr>
        <w:pStyle w:val="Alg3"/>
        <w:numPr>
          <w:ilvl w:val="0"/>
          <w:numId w:val="558"/>
        </w:numPr>
        <w:rPr>
          <w:ins w:id="19962" w:author="Rev 3 Allen Wirfs-Brock" w:date="2011-09-21T18:27:00Z"/>
          <w:del w:id="19963" w:author="Rev 4 Allen Wirfs-Brock" w:date="2011-11-04T18:59:00Z"/>
        </w:rPr>
        <w:pPrChange w:id="19964" w:author="Rev 4 Allen Wirfs-Brock" w:date="2011-11-07T12:16:00Z">
          <w:pPr>
            <w:pStyle w:val="Alg3"/>
            <w:numPr>
              <w:numId w:val="592"/>
            </w:numPr>
          </w:pPr>
        </w:pPrChange>
      </w:pPr>
      <w:ins w:id="19965" w:author="Rev 3 Allen Wirfs-Brock" w:date="2011-09-22T12:23:00Z">
        <w:del w:id="19966" w:author="Rev 4 Allen Wirfs-Brock" w:date="2011-11-04T18:59:00Z">
          <w:r w:rsidRPr="00E77497" w:rsidDel="00675B74">
            <w:delText>Else</w:delText>
          </w:r>
        </w:del>
      </w:ins>
      <w:ins w:id="19967" w:author="Rev 3 Allen Wirfs-Brock" w:date="2011-09-21T18:27:00Z">
        <w:del w:id="19968" w:author="Rev 4 Allen Wirfs-Brock" w:date="2011-11-04T18:59:00Z">
          <w:r w:rsidR="00807377" w:rsidRPr="00E77497" w:rsidDel="00675B74">
            <w:delText xml:space="preserve"> </w:delText>
          </w:r>
        </w:del>
      </w:ins>
    </w:p>
    <w:p w14:paraId="21961C23" w14:textId="77777777" w:rsidR="00467AC7" w:rsidRPr="00E77497" w:rsidDel="00675B74" w:rsidRDefault="00467AC7">
      <w:pPr>
        <w:pStyle w:val="Alg3"/>
        <w:numPr>
          <w:ilvl w:val="1"/>
          <w:numId w:val="558"/>
        </w:numPr>
        <w:tabs>
          <w:tab w:val="clear" w:pos="1080"/>
          <w:tab w:val="num" w:pos="720"/>
        </w:tabs>
        <w:ind w:hanging="720"/>
        <w:rPr>
          <w:ins w:id="19969" w:author="Rev 3 Allen Wirfs-Brock" w:date="2011-09-22T12:24:00Z"/>
          <w:del w:id="19970" w:author="Rev 4 Allen Wirfs-Brock" w:date="2011-11-04T18:59:00Z"/>
        </w:rPr>
        <w:pPrChange w:id="19971" w:author="Rev 4 Allen Wirfs-Brock" w:date="2011-11-07T12:16:00Z">
          <w:pPr>
            <w:pStyle w:val="Alg3"/>
            <w:numPr>
              <w:ilvl w:val="1"/>
              <w:numId w:val="592"/>
            </w:numPr>
            <w:tabs>
              <w:tab w:val="clear" w:pos="360"/>
              <w:tab w:val="num" w:pos="720"/>
              <w:tab w:val="num" w:pos="1080"/>
            </w:tabs>
            <w:ind w:left="1080" w:hanging="720"/>
          </w:pPr>
        </w:pPrChange>
      </w:pPr>
      <w:ins w:id="19972" w:author="Rev 3 Allen Wirfs-Brock" w:date="2011-09-22T12:24:00Z">
        <w:del w:id="19973" w:author="Rev 4 Allen Wirfs-Brock" w:date="2011-11-04T18:59:00Z">
          <w:r w:rsidRPr="00E77497" w:rsidDel="00675B74">
            <w:delText xml:space="preserve">If </w:delText>
          </w:r>
        </w:del>
      </w:ins>
      <w:ins w:id="19974" w:author="Rev 3 Allen Wirfs-Brock" w:date="2011-09-22T12:25:00Z">
        <w:del w:id="19975" w:author="Rev 4 Allen Wirfs-Brock" w:date="2011-11-04T18:59:00Z">
          <w:r w:rsidRPr="00E77497" w:rsidDel="00675B74">
            <w:rPr>
              <w:i/>
            </w:rPr>
            <w:delText>Initialiser</w:delText>
          </w:r>
          <w:r w:rsidRPr="00E77497" w:rsidDel="00675B74">
            <w:rPr>
              <w:vertAlign w:val="subscript"/>
            </w:rPr>
            <w:delText>opt</w:delText>
          </w:r>
        </w:del>
      </w:ins>
      <w:ins w:id="19976" w:author="Rev 3 Allen Wirfs-Brock" w:date="2011-09-22T12:24:00Z">
        <w:del w:id="19977" w:author="Rev 4 Allen Wirfs-Brock" w:date="2011-11-04T18:59:00Z">
          <w:r w:rsidRPr="00E77497" w:rsidDel="00675B74">
            <w:delText xml:space="preserve"> is present, then</w:delText>
          </w:r>
        </w:del>
      </w:ins>
    </w:p>
    <w:p w14:paraId="16C2222A" w14:textId="77777777" w:rsidR="00807377" w:rsidRPr="00E77497" w:rsidDel="00675B74" w:rsidRDefault="00807377">
      <w:pPr>
        <w:pStyle w:val="Alg3"/>
        <w:numPr>
          <w:ilvl w:val="2"/>
          <w:numId w:val="558"/>
        </w:numPr>
        <w:tabs>
          <w:tab w:val="clear" w:pos="1800"/>
          <w:tab w:val="num" w:pos="990"/>
        </w:tabs>
        <w:ind w:hanging="990"/>
        <w:rPr>
          <w:ins w:id="19978" w:author="Rev 3 Allen Wirfs-Brock" w:date="2011-09-21T18:27:00Z"/>
          <w:del w:id="19979" w:author="Rev 4 Allen Wirfs-Brock" w:date="2011-11-04T18:59:00Z"/>
        </w:rPr>
        <w:pPrChange w:id="19980" w:author="Rev 4 Allen Wirfs-Brock" w:date="2011-11-07T12:16:00Z">
          <w:pPr>
            <w:pStyle w:val="Alg3"/>
            <w:numPr>
              <w:ilvl w:val="2"/>
              <w:numId w:val="592"/>
            </w:numPr>
            <w:tabs>
              <w:tab w:val="clear" w:pos="360"/>
              <w:tab w:val="num" w:pos="990"/>
              <w:tab w:val="num" w:pos="1800"/>
            </w:tabs>
            <w:ind w:left="1800" w:hanging="990"/>
          </w:pPr>
        </w:pPrChange>
      </w:pPr>
      <w:ins w:id="19981" w:author="Rev 3 Allen Wirfs-Brock" w:date="2011-09-21T18:27:00Z">
        <w:del w:id="19982" w:author="Rev 4 Allen Wirfs-Brock" w:date="2011-11-04T18:59:00Z">
          <w:r w:rsidRPr="00E77497" w:rsidDel="00675B74">
            <w:delText xml:space="preserve">Let </w:delText>
          </w:r>
        </w:del>
      </w:ins>
      <w:ins w:id="19983" w:author="Rev 3 Allen Wirfs-Brock" w:date="2011-09-22T12:24:00Z">
        <w:del w:id="19984" w:author="Rev 4 Allen Wirfs-Brock" w:date="2011-11-04T18:59:00Z">
          <w:r w:rsidR="00467AC7" w:rsidRPr="00E77497" w:rsidDel="00675B74">
            <w:rPr>
              <w:i/>
            </w:rPr>
            <w:delText>v</w:delText>
          </w:r>
        </w:del>
      </w:ins>
      <w:ins w:id="19985" w:author="Rev 3 Allen Wirfs-Brock" w:date="2011-09-21T18:27:00Z">
        <w:del w:id="19986" w:author="Rev 4 Allen Wirfs-Brock" w:date="2011-11-04T18:59:00Z">
          <w:r w:rsidRPr="00E77497" w:rsidDel="00675B74">
            <w:delText xml:space="preserve"> </w:delText>
          </w:r>
        </w:del>
      </w:ins>
      <w:ins w:id="19987" w:author="Rev 3 Allen Wirfs-Brock" w:date="2011-09-22T12:24:00Z">
        <w:del w:id="19988" w:author="Rev 4 Allen Wirfs-Brock" w:date="2011-11-04T18:59:00Z">
          <w:r w:rsidR="00467AC7" w:rsidRPr="00E77497" w:rsidDel="00675B74">
            <w:delText>be the result of evaluating</w:delText>
          </w:r>
        </w:del>
      </w:ins>
      <w:ins w:id="19989" w:author="Rev 3 Allen Wirfs-Brock" w:date="2011-09-22T12:25:00Z">
        <w:del w:id="19990" w:author="Rev 4 Allen Wirfs-Brock" w:date="2011-11-04T18:59:00Z">
          <w:r w:rsidR="00467AC7" w:rsidRPr="00E77497" w:rsidDel="00675B74">
            <w:rPr>
              <w:i/>
            </w:rPr>
            <w:delText xml:space="preserve"> Initialiser</w:delText>
          </w:r>
        </w:del>
      </w:ins>
      <w:ins w:id="19991" w:author="Rev 3 Allen Wirfs-Brock" w:date="2011-09-21T18:27:00Z">
        <w:del w:id="19992" w:author="Rev 4 Allen Wirfs-Brock" w:date="2011-11-04T18:59:00Z">
          <w:r w:rsidRPr="00E77497" w:rsidDel="00675B74">
            <w:delText>.</w:delText>
          </w:r>
        </w:del>
      </w:ins>
    </w:p>
    <w:p w14:paraId="30A5689F" w14:textId="77777777" w:rsidR="00B81A73" w:rsidRPr="00E77497" w:rsidDel="00675B74" w:rsidRDefault="00467AC7">
      <w:pPr>
        <w:pStyle w:val="Alg3"/>
        <w:numPr>
          <w:ilvl w:val="1"/>
          <w:numId w:val="558"/>
        </w:numPr>
        <w:tabs>
          <w:tab w:val="clear" w:pos="1080"/>
          <w:tab w:val="num" w:pos="720"/>
        </w:tabs>
        <w:ind w:hanging="720"/>
        <w:rPr>
          <w:ins w:id="19993" w:author="Rev 3 Allen Wirfs-Brock" w:date="2011-09-22T14:51:00Z"/>
          <w:del w:id="19994" w:author="Rev 4 Allen Wirfs-Brock" w:date="2011-11-04T18:59:00Z"/>
        </w:rPr>
        <w:pPrChange w:id="19995" w:author="Rev 4 Allen Wirfs-Brock" w:date="2011-11-07T12:16:00Z">
          <w:pPr>
            <w:pStyle w:val="Alg3"/>
            <w:numPr>
              <w:ilvl w:val="1"/>
              <w:numId w:val="592"/>
            </w:numPr>
            <w:tabs>
              <w:tab w:val="clear" w:pos="360"/>
              <w:tab w:val="num" w:pos="720"/>
              <w:tab w:val="num" w:pos="1080"/>
            </w:tabs>
            <w:ind w:left="1080" w:hanging="720"/>
          </w:pPr>
        </w:pPrChange>
      </w:pPr>
      <w:ins w:id="19996" w:author="Rev 3 Allen Wirfs-Brock" w:date="2011-09-22T12:26:00Z">
        <w:del w:id="19997" w:author="Rev 4 Allen Wirfs-Brock" w:date="2011-11-04T18:59:00Z">
          <w:r w:rsidRPr="00E77497" w:rsidDel="00675B74">
            <w:delText>Else,</w:delText>
          </w:r>
        </w:del>
      </w:ins>
    </w:p>
    <w:p w14:paraId="54AB5A8D" w14:textId="77777777" w:rsidR="00807377" w:rsidRPr="00E77497" w:rsidDel="00675B74" w:rsidRDefault="00467AC7">
      <w:pPr>
        <w:pStyle w:val="Alg3"/>
        <w:numPr>
          <w:ilvl w:val="2"/>
          <w:numId w:val="558"/>
        </w:numPr>
        <w:tabs>
          <w:tab w:val="clear" w:pos="1800"/>
          <w:tab w:val="left" w:pos="990"/>
        </w:tabs>
        <w:ind w:hanging="990"/>
        <w:rPr>
          <w:ins w:id="19998" w:author="Rev 3 Allen Wirfs-Brock" w:date="2011-09-21T18:27:00Z"/>
          <w:del w:id="19999" w:author="Rev 4 Allen Wirfs-Brock" w:date="2011-11-04T18:59:00Z"/>
        </w:rPr>
        <w:pPrChange w:id="20000" w:author="Rev 4 Allen Wirfs-Brock" w:date="2011-11-07T12:16:00Z">
          <w:pPr>
            <w:pStyle w:val="Alg3"/>
            <w:numPr>
              <w:ilvl w:val="2"/>
              <w:numId w:val="592"/>
            </w:numPr>
            <w:tabs>
              <w:tab w:val="clear" w:pos="360"/>
              <w:tab w:val="left" w:pos="990"/>
              <w:tab w:val="num" w:pos="1800"/>
            </w:tabs>
            <w:ind w:left="1800" w:hanging="990"/>
          </w:pPr>
        </w:pPrChange>
      </w:pPr>
      <w:ins w:id="20001" w:author="Rev 3 Allen Wirfs-Brock" w:date="2011-09-22T12:26:00Z">
        <w:del w:id="20002" w:author="Rev 4 Allen Wirfs-Brock" w:date="2011-11-04T18:59:00Z">
          <w:r w:rsidRPr="00E77497" w:rsidDel="00675B74">
            <w:delText xml:space="preserve"> </w:delText>
          </w:r>
        </w:del>
      </w:ins>
      <w:ins w:id="20003" w:author="Rev 3 Allen Wirfs-Brock" w:date="2011-09-22T14:52:00Z">
        <w:del w:id="20004" w:author="Rev 4 Allen Wirfs-Brock" w:date="2011-11-04T18:59:00Z">
          <w:r w:rsidR="00B81A73" w:rsidRPr="00E77497" w:rsidDel="00675B74">
            <w:delText>L</w:delText>
          </w:r>
        </w:del>
      </w:ins>
      <w:ins w:id="20005" w:author="Rev 3 Allen Wirfs-Brock" w:date="2011-09-21T18:27:00Z">
        <w:del w:id="20006" w:author="Rev 4 Allen Wirfs-Brock" w:date="2011-11-04T18:59:00Z">
          <w:r w:rsidR="00807377" w:rsidRPr="00E77497" w:rsidDel="00675B74">
            <w:delText>et</w:delText>
          </w:r>
        </w:del>
      </w:ins>
      <w:ins w:id="20007" w:author="Rev 3 Allen Wirfs-Brock" w:date="2011-09-22T12:26:00Z">
        <w:del w:id="20008" w:author="Rev 4 Allen Wirfs-Brock" w:date="2011-11-04T18:59:00Z">
          <w:r w:rsidRPr="00E77497" w:rsidDel="00675B74">
            <w:rPr>
              <w:i/>
            </w:rPr>
            <w:delText xml:space="preserve"> v</w:delText>
          </w:r>
          <w:r w:rsidRPr="00E77497" w:rsidDel="00675B74">
            <w:delText xml:space="preserve"> be </w:delText>
          </w:r>
          <w:r w:rsidRPr="00E77497" w:rsidDel="00675B74">
            <w:rPr>
              <w:b/>
            </w:rPr>
            <w:delText>undefined</w:delText>
          </w:r>
        </w:del>
      </w:ins>
      <w:ins w:id="20009" w:author="Rev 3 Allen Wirfs-Brock" w:date="2011-09-21T18:27:00Z">
        <w:del w:id="20010" w:author="Rev 4 Allen Wirfs-Brock" w:date="2011-11-04T18:59:00Z">
          <w:r w:rsidR="00807377" w:rsidRPr="00E77497" w:rsidDel="00675B74">
            <w:delText>.</w:delText>
          </w:r>
        </w:del>
      </w:ins>
    </w:p>
    <w:p w14:paraId="4CBDB54E" w14:textId="77777777" w:rsidR="00807377" w:rsidRPr="00E77497" w:rsidDel="00675B74" w:rsidRDefault="00807377">
      <w:pPr>
        <w:pStyle w:val="Alg3"/>
        <w:numPr>
          <w:ilvl w:val="0"/>
          <w:numId w:val="558"/>
        </w:numPr>
        <w:spacing w:after="220"/>
        <w:rPr>
          <w:ins w:id="20011" w:author="Rev 3 Allen Wirfs-Brock" w:date="2011-09-01T13:51:00Z"/>
          <w:del w:id="20012" w:author="Rev 4 Allen Wirfs-Brock" w:date="2011-11-04T18:59:00Z"/>
        </w:rPr>
        <w:pPrChange w:id="20013" w:author="Rev 4 Allen Wirfs-Brock" w:date="2011-11-07T12:16:00Z">
          <w:pPr>
            <w:pStyle w:val="Alg3"/>
            <w:numPr>
              <w:numId w:val="592"/>
            </w:numPr>
            <w:spacing w:after="220"/>
          </w:pPr>
        </w:pPrChange>
      </w:pPr>
      <w:ins w:id="20014" w:author="Rev 3 Allen Wirfs-Brock" w:date="2011-09-21T18:27:00Z">
        <w:del w:id="20015" w:author="Rev 4 Allen Wirfs-Brock" w:date="2011-11-04T18:59:00Z">
          <w:r w:rsidRPr="00E77497" w:rsidDel="00675B74">
            <w:delText xml:space="preserve">Perform </w:delText>
          </w:r>
        </w:del>
      </w:ins>
      <w:ins w:id="20016" w:author="Rev 3 Allen Wirfs-Brock" w:date="2011-09-22T12:33:00Z">
        <w:del w:id="20017" w:author="Rev 4 Allen Wirfs-Brock" w:date="2011-11-04T18:59:00Z">
          <w:r w:rsidR="00FE73F6" w:rsidRPr="00E77497" w:rsidDel="00675B74">
            <w:delText xml:space="preserve">Binding </w:delText>
          </w:r>
        </w:del>
      </w:ins>
      <w:ins w:id="20018" w:author="Rev 3 Allen Wirfs-Brock" w:date="2011-09-21T18:27:00Z">
        <w:del w:id="20019" w:author="Rev 4 Allen Wirfs-Brock" w:date="2011-11-04T18:59:00Z">
          <w:r w:rsidRPr="00E77497" w:rsidDel="00675B74">
            <w:delText xml:space="preserve">Initialization for </w:delText>
          </w:r>
          <w:r w:rsidRPr="00E77497" w:rsidDel="00675B74">
            <w:rPr>
              <w:i/>
            </w:rPr>
            <w:delText>BindingIdentifer</w:delText>
          </w:r>
          <w:r w:rsidRPr="00E77497" w:rsidDel="00675B74">
            <w:delText xml:space="preserve"> using </w:delText>
          </w:r>
        </w:del>
        <w:del w:id="20020" w:author="Rev 4 Allen Wirfs-Brock" w:date="2011-11-04T17:27:00Z">
          <w:r w:rsidRPr="00E77497" w:rsidDel="00D10B56">
            <w:rPr>
              <w:i/>
            </w:rPr>
            <w:delText>A</w:delText>
          </w:r>
        </w:del>
        <w:del w:id="20021" w:author="Rev 4 Allen Wirfs-Brock" w:date="2011-11-04T18:59:00Z">
          <w:r w:rsidRPr="00675B74" w:rsidDel="00675B74">
            <w:delText xml:space="preserve"> as the </w:delText>
          </w:r>
          <w:r w:rsidRPr="00675B74" w:rsidDel="00675B74">
            <w:rPr>
              <w:i/>
            </w:rPr>
            <w:delText>value</w:delText>
          </w:r>
          <w:r w:rsidRPr="00675B74" w:rsidDel="00675B74">
            <w:delText xml:space="preserve"> and </w:delText>
          </w:r>
          <w:r w:rsidRPr="00675B74" w:rsidDel="00675B74">
            <w:rPr>
              <w:i/>
            </w:rPr>
            <w:delText>env</w:delText>
          </w:r>
          <w:r w:rsidRPr="00E77497" w:rsidDel="00675B74">
            <w:delText xml:space="preserve"> as the </w:delText>
          </w:r>
          <w:r w:rsidRPr="00E77497" w:rsidDel="00675B74">
            <w:rPr>
              <w:i/>
            </w:rPr>
            <w:delText>enviornment</w:delText>
          </w:r>
          <w:r w:rsidRPr="00E77497" w:rsidDel="00675B74">
            <w:delText>.</w:delText>
          </w:r>
        </w:del>
      </w:ins>
    </w:p>
    <w:p w14:paraId="24E14243" w14:textId="77777777" w:rsidR="00B711C8" w:rsidRPr="00E77497" w:rsidDel="00243AB9" w:rsidRDefault="00B711C8" w:rsidP="00B711C8">
      <w:pPr>
        <w:rPr>
          <w:ins w:id="20022" w:author="Rev 3 Allen Wirfs-Brock" w:date="2011-09-22T16:08:00Z"/>
          <w:del w:id="20023" w:author="Rev 4 Allen Wirfs-Brock" w:date="2011-10-15T18:30:00Z"/>
        </w:rPr>
      </w:pPr>
      <w:ins w:id="20024" w:author="Rev 3 Allen Wirfs-Brock" w:date="2011-09-22T16:08:00Z">
        <w:del w:id="20025" w:author="Rev 4 Allen Wirfs-Brock" w:date="2011-10-15T18:30:00Z">
          <w:r w:rsidRPr="00E77497" w:rsidDel="00243AB9">
            <w:delText xml:space="preserve">The </w:delText>
          </w:r>
          <w:r w:rsidRPr="00E77497" w:rsidDel="00243AB9">
            <w:rPr>
              <w:rFonts w:ascii="Times New Roman" w:eastAsia="Times New Roman" w:hAnsi="Times New Roman"/>
              <w:spacing w:val="6"/>
              <w:lang w:eastAsia="en-US"/>
            </w:rPr>
            <w:delText xml:space="preserve">BoundNames </w:delText>
          </w:r>
          <w:r w:rsidRPr="00E77497" w:rsidDel="00243AB9">
            <w:delText xml:space="preserve">of the production </w:delText>
          </w:r>
          <w:r w:rsidRPr="00E77497" w:rsidDel="00243AB9">
            <w:rPr>
              <w:rStyle w:val="bnf"/>
            </w:rPr>
            <w:delText xml:space="preserve">BindingElement </w:delText>
          </w:r>
          <w:r w:rsidRPr="00E77497" w:rsidDel="00243AB9">
            <w:rPr>
              <w:b/>
            </w:rPr>
            <w:delText>:</w:delText>
          </w:r>
          <w:r w:rsidRPr="00E77497" w:rsidDel="00243AB9">
            <w:delText xml:space="preserve"> </w:delText>
          </w:r>
          <w:r w:rsidRPr="00E77497" w:rsidDel="00243AB9">
            <w:rPr>
              <w:rFonts w:ascii="Times New Roman" w:hAnsi="Times New Roman"/>
              <w:i/>
            </w:rPr>
            <w:delText>SingleNameBinding</w:delText>
          </w:r>
          <w:r w:rsidRPr="00E77497" w:rsidDel="00243AB9">
            <w:rPr>
              <w:rStyle w:val="bnf"/>
            </w:rPr>
            <w:delText xml:space="preserve"> </w:delText>
          </w:r>
          <w:r w:rsidRPr="00E77497" w:rsidDel="00243AB9">
            <w:delText xml:space="preserve">is determined as follows: </w:delText>
          </w:r>
        </w:del>
      </w:ins>
    </w:p>
    <w:p w14:paraId="70B7BE68" w14:textId="77777777" w:rsidR="00B711C8" w:rsidRPr="00E77497" w:rsidDel="00243AB9" w:rsidRDefault="00B711C8">
      <w:pPr>
        <w:pStyle w:val="Alg4"/>
        <w:numPr>
          <w:ilvl w:val="0"/>
          <w:numId w:val="563"/>
        </w:numPr>
        <w:spacing w:after="220"/>
        <w:contextualSpacing/>
        <w:rPr>
          <w:ins w:id="20026" w:author="Rev 3 Allen Wirfs-Brock" w:date="2011-09-22T16:08:00Z"/>
          <w:del w:id="20027" w:author="Rev 4 Allen Wirfs-Brock" w:date="2011-10-15T18:30:00Z"/>
        </w:rPr>
        <w:pPrChange w:id="20028" w:author="Rev 4 Allen Wirfs-Brock" w:date="2011-11-07T12:16:00Z">
          <w:pPr>
            <w:pStyle w:val="Alg4"/>
            <w:numPr>
              <w:numId w:val="597"/>
            </w:numPr>
            <w:tabs>
              <w:tab w:val="num" w:pos="360"/>
            </w:tabs>
            <w:spacing w:after="220"/>
            <w:ind w:left="360" w:hanging="360"/>
            <w:contextualSpacing/>
          </w:pPr>
        </w:pPrChange>
      </w:pPr>
      <w:ins w:id="20029" w:author="Rev 3 Allen Wirfs-Brock" w:date="2011-09-22T16:08:00Z">
        <w:del w:id="20030" w:author="Rev 4 Allen Wirfs-Brock" w:date="2011-10-15T18:30:00Z">
          <w:r w:rsidRPr="00E77497" w:rsidDel="00243AB9">
            <w:delText xml:space="preserve">Return the BoundNames of </w:delText>
          </w:r>
          <w:r w:rsidRPr="00E77497" w:rsidDel="00243AB9">
            <w:rPr>
              <w:i/>
            </w:rPr>
            <w:delText>SingleNameBinding</w:delText>
          </w:r>
          <w:r w:rsidRPr="00E77497" w:rsidDel="00243AB9">
            <w:rPr>
              <w:rStyle w:val="bnf"/>
            </w:rPr>
            <w:delText xml:space="preserve"> </w:delText>
          </w:r>
          <w:r w:rsidRPr="00E77497" w:rsidDel="00243AB9">
            <w:delText>.</w:delText>
          </w:r>
        </w:del>
      </w:ins>
    </w:p>
    <w:p w14:paraId="54109337" w14:textId="77777777" w:rsidR="00243AB9" w:rsidRPr="00E77497" w:rsidRDefault="000709BD" w:rsidP="00C7794D">
      <w:pPr>
        <w:contextualSpacing/>
        <w:rPr>
          <w:ins w:id="20031" w:author="Rev 4 Allen Wirfs-Brock" w:date="2011-10-15T18:31:00Z"/>
        </w:rPr>
      </w:pPr>
      <w:ins w:id="20032" w:author="Rev 3 Allen Wirfs-Brock" w:date="2011-09-22T16:13:00Z">
        <w:del w:id="20033" w:author="Rev 4 Allen Wirfs-Brock" w:date="2011-10-15T18:31:00Z">
          <w:r w:rsidRPr="00E77497" w:rsidDel="00243AB9">
            <w:delText xml:space="preserve">The production </w:delText>
          </w:r>
        </w:del>
        <w:r w:rsidRPr="00E77497">
          <w:rPr>
            <w:rStyle w:val="bnf"/>
          </w:rPr>
          <w:t>BindingElement</w:t>
        </w:r>
        <w:r w:rsidRPr="00E77497">
          <w:rPr>
            <w:b/>
          </w:rPr>
          <w:t>:</w:t>
        </w:r>
        <w:r w:rsidRPr="00E77497">
          <w:t xml:space="preserve"> </w:t>
        </w:r>
        <w:r w:rsidRPr="00E77497">
          <w:rPr>
            <w:rFonts w:ascii="Times New Roman" w:hAnsi="Times New Roman"/>
            <w:i/>
          </w:rPr>
          <w:t>SingleNameBinding</w:t>
        </w:r>
        <w:r w:rsidRPr="00E77497">
          <w:t xml:space="preserve"> </w:t>
        </w:r>
        <w:del w:id="20034" w:author="Rev 4 Allen Wirfs-Brock" w:date="2011-10-15T18:31:00Z">
          <w:r w:rsidRPr="00E77497" w:rsidDel="00243AB9">
            <w:delText xml:space="preserve">is evaluated </w:delText>
          </w:r>
        </w:del>
      </w:ins>
    </w:p>
    <w:p w14:paraId="1AEC9381" w14:textId="77777777" w:rsidR="00217939" w:rsidDel="002A015C" w:rsidRDefault="00217939" w:rsidP="00B34B48">
      <w:pPr>
        <w:pStyle w:val="Alg3"/>
        <w:numPr>
          <w:ilvl w:val="0"/>
          <w:numId w:val="564"/>
        </w:numPr>
        <w:rPr>
          <w:ins w:id="20035" w:author="Rev 4 Allen Wirfs-Brock" w:date="2011-11-06T11:42:00Z"/>
          <w:del w:id="20036" w:author="Rev 5 Allen Wirfs-Brock" w:date="2012-01-04T11:56:00Z"/>
        </w:rPr>
      </w:pPr>
      <w:ins w:id="20037" w:author="Rev 4 Allen Wirfs-Brock" w:date="2011-11-06T11:42:00Z">
        <w:del w:id="20038" w:author="Rev 5 Allen Wirfs-Brock" w:date="2012-01-04T11:56:00Z">
          <w:r w:rsidDel="002A015C">
            <w:delText xml:space="preserve">If </w:delText>
          </w:r>
          <w:r w:rsidRPr="004418C4" w:rsidDel="002A015C">
            <w:rPr>
              <w:i/>
            </w:rPr>
            <w:delText>nextIndex</w:delText>
          </w:r>
          <w:r w:rsidDel="002A015C">
            <w:delText xml:space="preserve"> ≥ </w:delText>
          </w:r>
          <w:r w:rsidRPr="004418C4" w:rsidDel="002A015C">
            <w:rPr>
              <w:i/>
            </w:rPr>
            <w:delText>arrayLength</w:delText>
          </w:r>
          <w:r w:rsidDel="002A015C">
            <w:delText>, then</w:delText>
          </w:r>
        </w:del>
      </w:ins>
    </w:p>
    <w:p w14:paraId="00E36C45" w14:textId="77777777" w:rsidR="00217939" w:rsidRPr="00E77497" w:rsidDel="002A015C" w:rsidRDefault="00217939" w:rsidP="00B34B48">
      <w:pPr>
        <w:pStyle w:val="Alg3"/>
        <w:numPr>
          <w:ilvl w:val="1"/>
          <w:numId w:val="564"/>
        </w:numPr>
        <w:tabs>
          <w:tab w:val="left" w:pos="720"/>
        </w:tabs>
        <w:rPr>
          <w:ins w:id="20039" w:author="Rev 4 Allen Wirfs-Brock" w:date="2011-11-06T11:42:00Z"/>
          <w:del w:id="20040" w:author="Rev 5 Allen Wirfs-Brock" w:date="2012-01-04T11:56:00Z"/>
        </w:rPr>
      </w:pPr>
      <w:ins w:id="20041" w:author="Rev 4 Allen Wirfs-Brock" w:date="2011-11-06T11:42:00Z">
        <w:del w:id="20042" w:author="Rev 5 Allen Wirfs-Brock" w:date="2012-01-04T11:56:00Z">
          <w:r w:rsidDel="002A015C">
            <w:delText xml:space="preserve">Let </w:delText>
          </w:r>
        </w:del>
      </w:ins>
      <w:ins w:id="20043" w:author="Rev 4 Allen Wirfs-Brock" w:date="2011-11-06T11:43:00Z">
        <w:del w:id="20044" w:author="Rev 5 Allen Wirfs-Brock" w:date="2012-01-04T11:56:00Z">
          <w:r w:rsidDel="002A015C">
            <w:rPr>
              <w:i/>
            </w:rPr>
            <w:delText>array</w:delText>
          </w:r>
        </w:del>
      </w:ins>
      <w:ins w:id="20045" w:author="Rev 4 Allen Wirfs-Brock" w:date="2011-11-06T11:42:00Z">
        <w:del w:id="20046" w:author="Rev 5 Allen Wirfs-Brock" w:date="2012-01-04T11:56:00Z">
          <w:r w:rsidDel="002A015C">
            <w:delText xml:space="preserve"> be </w:delText>
          </w:r>
        </w:del>
      </w:ins>
      <w:ins w:id="20047" w:author="Rev 4 Allen Wirfs-Brock" w:date="2011-11-06T11:43:00Z">
        <w:del w:id="20048" w:author="Rev 5 Allen Wirfs-Brock" w:date="2012-01-04T11:56:00Z">
          <w:r w:rsidDel="002A015C">
            <w:rPr>
              <w:b/>
            </w:rPr>
            <w:delText>undefined</w:delText>
          </w:r>
        </w:del>
      </w:ins>
      <w:ins w:id="20049" w:author="Rev 4 Allen Wirfs-Brock" w:date="2011-11-06T11:42:00Z">
        <w:del w:id="20050" w:author="Rev 5 Allen Wirfs-Brock" w:date="2012-01-04T11:56:00Z">
          <w:r w:rsidDel="002A015C">
            <w:delText>.</w:delText>
          </w:r>
        </w:del>
      </w:ins>
    </w:p>
    <w:p w14:paraId="2FBD5395" w14:textId="77777777" w:rsidR="000709BD" w:rsidRPr="00E77497" w:rsidDel="00440001" w:rsidRDefault="000709BD" w:rsidP="00C7794D">
      <w:pPr>
        <w:ind w:left="400"/>
        <w:rPr>
          <w:ins w:id="20051" w:author="Rev 3 Allen Wirfs-Brock" w:date="2011-09-22T16:13:00Z"/>
          <w:del w:id="20052" w:author="Rev 4 Allen Wirfs-Brock" w:date="2011-11-04T19:02:00Z"/>
        </w:rPr>
      </w:pPr>
      <w:ins w:id="20053" w:author="Rev 3 Allen Wirfs-Brock" w:date="2011-09-22T16:13:00Z">
        <w:del w:id="20054" w:author="Rev 4 Allen Wirfs-Brock" w:date="2011-11-04T19:02:00Z">
          <w:r w:rsidRPr="00E77497" w:rsidDel="00440001">
            <w:delText xml:space="preserve">with the parameters </w:delText>
          </w:r>
          <w:r w:rsidRPr="00E77497" w:rsidDel="00440001">
            <w:rPr>
              <w:rStyle w:val="bnf"/>
            </w:rPr>
            <w:delText>obj</w:delText>
          </w:r>
        </w:del>
      </w:ins>
      <w:ins w:id="20055" w:author="Rev 3 Allen Wirfs-Brock" w:date="2011-09-22T16:15:00Z">
        <w:del w:id="20056" w:author="Rev 4 Allen Wirfs-Brock" w:date="2011-11-04T19:02:00Z">
          <w:r w:rsidRPr="00E77497" w:rsidDel="00440001">
            <w:delText>,</w:delText>
          </w:r>
        </w:del>
      </w:ins>
      <w:ins w:id="20057" w:author="Rev 3 Allen Wirfs-Brock" w:date="2011-09-22T16:13:00Z">
        <w:del w:id="20058" w:author="Rev 4 Allen Wirfs-Brock" w:date="2011-11-04T19:02:00Z">
          <w:r w:rsidRPr="00E77497" w:rsidDel="00440001">
            <w:delText xml:space="preserve"> </w:delText>
          </w:r>
          <w:r w:rsidRPr="00E77497" w:rsidDel="00440001">
            <w:rPr>
              <w:rFonts w:ascii="Times New Roman" w:eastAsia="Times New Roman" w:hAnsi="Times New Roman"/>
              <w:i/>
              <w:spacing w:val="6"/>
              <w:lang w:eastAsia="en-US"/>
            </w:rPr>
            <w:delText>env</w:delText>
          </w:r>
          <w:r w:rsidRPr="00E77497" w:rsidDel="00440001">
            <w:delText xml:space="preserve"> </w:delText>
          </w:r>
        </w:del>
      </w:ins>
      <w:ins w:id="20059" w:author="Rev 3 Allen Wirfs-Brock" w:date="2011-09-22T16:15:00Z">
        <w:del w:id="20060" w:author="Rev 4 Allen Wirfs-Brock" w:date="2011-11-04T19:02:00Z">
          <w:r w:rsidRPr="00E77497" w:rsidDel="00440001">
            <w:delText xml:space="preserve">and </w:delText>
          </w:r>
        </w:del>
        <w:del w:id="20061" w:author="Rev 4 Allen Wirfs-Brock" w:date="2011-10-04T14:23:00Z">
          <w:r w:rsidRPr="00E77497" w:rsidDel="00A10F2F">
            <w:rPr>
              <w:rFonts w:ascii="Times New Roman" w:eastAsia="Times New Roman" w:hAnsi="Times New Roman"/>
              <w:i/>
              <w:spacing w:val="6"/>
              <w:lang w:eastAsia="en-US"/>
            </w:rPr>
            <w:delText>index</w:delText>
          </w:r>
        </w:del>
        <w:del w:id="20062" w:author="Rev 4 Allen Wirfs-Brock" w:date="2011-11-04T19:02:00Z">
          <w:r w:rsidRPr="00E77497" w:rsidDel="00440001">
            <w:delText xml:space="preserve"> </w:delText>
          </w:r>
        </w:del>
      </w:ins>
      <w:ins w:id="20063" w:author="Rev 3 Allen Wirfs-Brock" w:date="2011-09-22T16:13:00Z">
        <w:del w:id="20064" w:author="Rev 4 Allen Wirfs-Brock" w:date="2011-10-15T18:31:00Z">
          <w:r w:rsidRPr="00E77497" w:rsidDel="00243AB9">
            <w:delText>as follows:</w:delText>
          </w:r>
        </w:del>
      </w:ins>
    </w:p>
    <w:p w14:paraId="0D3C3DAB" w14:textId="77777777" w:rsidR="000709BD" w:rsidRPr="00E77497" w:rsidDel="00A10F2F" w:rsidRDefault="000709BD" w:rsidP="00B34B48">
      <w:pPr>
        <w:pStyle w:val="Alg3"/>
        <w:numPr>
          <w:ilvl w:val="0"/>
          <w:numId w:val="564"/>
        </w:numPr>
        <w:rPr>
          <w:ins w:id="20065" w:author="Rev 3 Allen Wirfs-Brock" w:date="2011-09-22T16:13:00Z"/>
          <w:del w:id="20066" w:author="Rev 4 Allen Wirfs-Brock" w:date="2011-10-04T14:24:00Z"/>
        </w:rPr>
      </w:pPr>
      <w:ins w:id="20067" w:author="Rev 3 Allen Wirfs-Brock" w:date="2011-09-22T16:13:00Z">
        <w:del w:id="20068" w:author="Rev 4 Allen Wirfs-Brock" w:date="2011-10-04T14:24:00Z">
          <w:r w:rsidRPr="00E77497" w:rsidDel="00A10F2F">
            <w:delText xml:space="preserve">Let </w:delText>
          </w:r>
        </w:del>
      </w:ins>
      <w:ins w:id="20069" w:author="Rev 3 Allen Wirfs-Brock" w:date="2011-09-22T16:26:00Z">
        <w:del w:id="20070" w:author="Rev 4 Allen Wirfs-Brock" w:date="2011-10-04T14:24:00Z">
          <w:r w:rsidRPr="00E77497" w:rsidDel="00A10F2F">
            <w:rPr>
              <w:i/>
            </w:rPr>
            <w:delText>P</w:delText>
          </w:r>
        </w:del>
      </w:ins>
      <w:ins w:id="20071" w:author="Rev 3 Allen Wirfs-Brock" w:date="2011-09-22T16:13:00Z">
        <w:del w:id="20072" w:author="Rev 4 Allen Wirfs-Brock" w:date="2011-10-04T14:24:00Z">
          <w:r w:rsidRPr="00E77497" w:rsidDel="00A10F2F">
            <w:delText xml:space="preserve"> be </w:delText>
          </w:r>
        </w:del>
      </w:ins>
      <w:ins w:id="20073" w:author="Rev 3 Allen Wirfs-Brock" w:date="2011-09-22T16:17:00Z">
        <w:del w:id="20074" w:author="Rev 4 Allen Wirfs-Brock" w:date="2011-10-04T14:24:00Z">
          <w:r w:rsidRPr="00E77497" w:rsidDel="00A10F2F">
            <w:delText>ToString(</w:delText>
          </w:r>
          <w:r w:rsidRPr="00E77497" w:rsidDel="00A10F2F">
            <w:rPr>
              <w:i/>
            </w:rPr>
            <w:delText>index</w:delText>
          </w:r>
          <w:r w:rsidRPr="00E77497" w:rsidDel="00A10F2F">
            <w:delText>)</w:delText>
          </w:r>
        </w:del>
      </w:ins>
      <w:ins w:id="20075" w:author="Rev 3 Allen Wirfs-Brock" w:date="2011-09-22T16:13:00Z">
        <w:del w:id="20076" w:author="Rev 4 Allen Wirfs-Brock" w:date="2011-10-04T14:24:00Z">
          <w:r w:rsidRPr="00E77497" w:rsidDel="00A10F2F">
            <w:delText>.</w:delText>
          </w:r>
        </w:del>
      </w:ins>
    </w:p>
    <w:p w14:paraId="5B16937C" w14:textId="77777777" w:rsidR="000709BD" w:rsidRPr="00E77497" w:rsidRDefault="00481DAC" w:rsidP="00B34B48">
      <w:pPr>
        <w:pStyle w:val="Alg3"/>
        <w:numPr>
          <w:ilvl w:val="0"/>
          <w:numId w:val="564"/>
        </w:numPr>
        <w:spacing w:after="220"/>
        <w:rPr>
          <w:ins w:id="20077" w:author="Rev 3 Allen Wirfs-Brock" w:date="2011-09-22T16:13:00Z"/>
        </w:rPr>
      </w:pPr>
      <w:ins w:id="20078" w:author="Rev 6 Allen Wirfs-Brock" w:date="2012-02-18T11:01:00Z">
        <w:r>
          <w:t>Return the result of p</w:t>
        </w:r>
        <w:r w:rsidRPr="004418C4">
          <w:t>erform</w:t>
        </w:r>
        <w:r>
          <w:t>ing</w:t>
        </w:r>
        <w:r w:rsidRPr="004418C4">
          <w:t xml:space="preserve"> </w:t>
        </w:r>
      </w:ins>
      <w:ins w:id="20079" w:author="Rev 5 Allen Wirfs-Brock" w:date="2011-11-07T16:52:00Z">
        <w:del w:id="20080" w:author="Rev 6 Allen Wirfs-Brock" w:date="2012-02-18T11:01:00Z">
          <w:r w:rsidR="001C1CAB" w:rsidDel="00481DAC">
            <w:delText xml:space="preserve">Perform </w:delText>
          </w:r>
        </w:del>
        <w:r w:rsidR="001C1CAB">
          <w:t xml:space="preserve">Keyed Binding </w:t>
        </w:r>
        <w:del w:id="20081" w:author="Rev 6 Allen Wirfs-Brock" w:date="2012-02-27T15:45:00Z">
          <w:r w:rsidR="001C1CAB" w:rsidDel="00A113E2">
            <w:delText>Initialization</w:delText>
          </w:r>
        </w:del>
      </w:ins>
      <w:ins w:id="20082" w:author="Rev 6 Allen Wirfs-Brock" w:date="2012-02-27T15:45:00Z">
        <w:r w:rsidR="00A113E2">
          <w:t>Initialisation</w:t>
        </w:r>
      </w:ins>
      <w:ins w:id="20083" w:author="Rev 5 Allen Wirfs-Brock" w:date="2011-11-07T16:52:00Z">
        <w:r w:rsidR="001C1CAB">
          <w:t xml:space="preserve"> for</w:t>
        </w:r>
        <w:r w:rsidR="001C1CAB" w:rsidRPr="00675B74">
          <w:t xml:space="preserve"> </w:t>
        </w:r>
      </w:ins>
      <w:ins w:id="20084" w:author="Rev 3 Allen Wirfs-Brock" w:date="2011-09-22T16:13:00Z">
        <w:del w:id="20085" w:author="Rev 5 Allen Wirfs-Brock" w:date="2011-11-07T16:52:00Z">
          <w:r w:rsidR="000709BD" w:rsidRPr="00E77497" w:rsidDel="001C1CAB">
            <w:delText xml:space="preserve">Evaluate </w:delText>
          </w:r>
        </w:del>
        <w:r w:rsidR="000709BD" w:rsidRPr="00E77497">
          <w:rPr>
            <w:i/>
          </w:rPr>
          <w:t>SingleNameBinding</w:t>
        </w:r>
        <w:r w:rsidR="000709BD" w:rsidRPr="00E77497">
          <w:t xml:space="preserve"> using  </w:t>
        </w:r>
        <w:del w:id="20086" w:author="Rev 4 Allen Wirfs-Brock" w:date="2011-11-04T19:02:00Z">
          <w:r w:rsidR="000709BD" w:rsidRPr="00E77497" w:rsidDel="00440001">
            <w:rPr>
              <w:i/>
            </w:rPr>
            <w:delText>P</w:delText>
          </w:r>
          <w:r w:rsidR="000709BD" w:rsidRPr="00E77497" w:rsidDel="00440001">
            <w:delText>,</w:delText>
          </w:r>
          <w:r w:rsidR="000709BD" w:rsidRPr="00E77497" w:rsidDel="00440001">
            <w:rPr>
              <w:i/>
            </w:rPr>
            <w:delText xml:space="preserve"> </w:delText>
          </w:r>
          <w:r w:rsidR="000709BD" w:rsidRPr="00E77497" w:rsidDel="00440001">
            <w:rPr>
              <w:rStyle w:val="bnf"/>
            </w:rPr>
            <w:delText>obj</w:delText>
          </w:r>
        </w:del>
      </w:ins>
      <w:ins w:id="20087" w:author="Rev 4 Allen Wirfs-Brock" w:date="2011-11-04T19:02:00Z">
        <w:r w:rsidR="00440001">
          <w:rPr>
            <w:rStyle w:val="bnf"/>
          </w:rPr>
          <w:t>array</w:t>
        </w:r>
      </w:ins>
      <w:ins w:id="20088" w:author="Rev 3 Allen Wirfs-Brock" w:date="2011-09-22T16:13:00Z">
        <w:r w:rsidR="000709BD" w:rsidRPr="00E77497">
          <w:t xml:space="preserve">, </w:t>
        </w:r>
      </w:ins>
      <w:ins w:id="20089" w:author="Rev 4 Allen Wirfs-Brock" w:date="2011-11-04T19:02:00Z">
        <w:r w:rsidR="00440001">
          <w:rPr>
            <w:i/>
          </w:rPr>
          <w:t>environment</w:t>
        </w:r>
        <w:r w:rsidR="00440001" w:rsidRPr="004418C4">
          <w:t>,</w:t>
        </w:r>
        <w:r w:rsidR="00440001">
          <w:t xml:space="preserve"> </w:t>
        </w:r>
      </w:ins>
      <w:ins w:id="20090" w:author="Rev 3 Allen Wirfs-Brock" w:date="2011-09-22T16:13:00Z">
        <w:r w:rsidR="000709BD" w:rsidRPr="00E77497">
          <w:t>and</w:t>
        </w:r>
      </w:ins>
      <w:ins w:id="20091" w:author="Rev 4 Allen Wirfs-Brock" w:date="2011-11-04T19:01:00Z">
        <w:r w:rsidR="00440001">
          <w:t xml:space="preserve"> ToString(</w:t>
        </w:r>
      </w:ins>
      <w:ins w:id="20092" w:author="Rev 3 Allen Wirfs-Brock" w:date="2011-09-22T16:13:00Z">
        <w:del w:id="20093" w:author="Rev 4 Allen Wirfs-Brock" w:date="2011-11-04T19:01:00Z">
          <w:r w:rsidR="000709BD" w:rsidRPr="00E77497" w:rsidDel="00440001">
            <w:delText xml:space="preserve"> </w:delText>
          </w:r>
        </w:del>
        <w:del w:id="20094" w:author="Rev 4 Allen Wirfs-Brock" w:date="2011-10-04T14:24:00Z">
          <w:r w:rsidR="000709BD" w:rsidRPr="00E77497" w:rsidDel="00A10F2F">
            <w:rPr>
              <w:i/>
            </w:rPr>
            <w:delText>env</w:delText>
          </w:r>
        </w:del>
      </w:ins>
      <w:ins w:id="20095" w:author="Rev 4 Allen Wirfs-Brock" w:date="2011-11-06T11:44:00Z">
        <w:r w:rsidR="00217939" w:rsidRPr="004418C4">
          <w:rPr>
            <w:i/>
          </w:rPr>
          <w:t>nextIndex</w:t>
        </w:r>
      </w:ins>
      <w:ins w:id="20096" w:author="Rev 4 Allen Wirfs-Brock" w:date="2011-11-04T19:02:00Z">
        <w:r w:rsidR="00440001">
          <w:t>)</w:t>
        </w:r>
      </w:ins>
      <w:ins w:id="20097" w:author="Rev 3 Allen Wirfs-Brock" w:date="2011-09-22T16:13:00Z">
        <w:r w:rsidR="000709BD" w:rsidRPr="00E77497">
          <w:t xml:space="preserve"> as the arguments.</w:t>
        </w:r>
      </w:ins>
    </w:p>
    <w:p w14:paraId="0C24F3C0" w14:textId="77777777" w:rsidR="00AB6493" w:rsidRPr="00E77497" w:rsidDel="00010328" w:rsidRDefault="00AB6493" w:rsidP="00AB6493">
      <w:pPr>
        <w:rPr>
          <w:ins w:id="20098" w:author="Rev 3 Allen Wirfs-Brock" w:date="2011-09-22T16:37:00Z"/>
          <w:del w:id="20099" w:author="Rev 4 Allen Wirfs-Brock" w:date="2011-10-15T18:32:00Z"/>
        </w:rPr>
      </w:pPr>
      <w:ins w:id="20100" w:author="Rev 3 Allen Wirfs-Brock" w:date="2011-09-22T16:37:00Z">
        <w:del w:id="20101" w:author="Rev 4 Allen Wirfs-Brock" w:date="2011-10-15T18:32:00Z">
          <w:r w:rsidRPr="00E77497" w:rsidDel="00010328">
            <w:delText xml:space="preserve">The </w:delText>
          </w:r>
          <w:r w:rsidRPr="00E77497" w:rsidDel="00010328">
            <w:rPr>
              <w:rFonts w:ascii="Times New Roman" w:eastAsia="Times New Roman" w:hAnsi="Times New Roman"/>
              <w:spacing w:val="6"/>
              <w:lang w:eastAsia="en-US"/>
            </w:rPr>
            <w:delText xml:space="preserve">BoundNames </w:delText>
          </w:r>
          <w:r w:rsidRPr="00E77497" w:rsidDel="00010328">
            <w:delText xml:space="preserve">of the production </w:delText>
          </w:r>
          <w:r w:rsidRPr="00E77497" w:rsidDel="00010328">
            <w:rPr>
              <w:rStyle w:val="bnf"/>
            </w:rPr>
            <w:delText xml:space="preserve">BindingElement </w:delText>
          </w:r>
          <w:r w:rsidRPr="00E77497" w:rsidDel="00010328">
            <w:rPr>
              <w:b/>
            </w:rPr>
            <w:delText>:</w:delText>
          </w:r>
          <w:r w:rsidRPr="00E77497" w:rsidDel="00010328">
            <w:delText xml:space="preserve"> </w:delText>
          </w:r>
          <w:r w:rsidRPr="00E77497" w:rsidDel="00010328">
            <w:rPr>
              <w:rStyle w:val="bnf"/>
            </w:rPr>
            <w:delText xml:space="preserve">BindingPattern </w:delText>
          </w:r>
          <w:r w:rsidRPr="00E77497" w:rsidDel="00010328">
            <w:rPr>
              <w:rFonts w:ascii="Times New Roman" w:hAnsi="Times New Roman"/>
              <w:i/>
            </w:rPr>
            <w:delText>Initialiser</w:delText>
          </w:r>
          <w:r w:rsidRPr="00E77497" w:rsidDel="00010328">
            <w:rPr>
              <w:rFonts w:ascii="Times New Roman" w:hAnsi="Times New Roman"/>
              <w:vertAlign w:val="subscript"/>
            </w:rPr>
            <w:delText>opt</w:delText>
          </w:r>
          <w:r w:rsidRPr="00E77497" w:rsidDel="00010328">
            <w:delText xml:space="preserve"> is determined as follows:</w:delText>
          </w:r>
        </w:del>
      </w:ins>
    </w:p>
    <w:p w14:paraId="00A7B391" w14:textId="77777777" w:rsidR="00AB6493" w:rsidRPr="00E77497" w:rsidDel="00010328" w:rsidRDefault="00AB6493">
      <w:pPr>
        <w:pStyle w:val="Alg4"/>
        <w:numPr>
          <w:ilvl w:val="0"/>
          <w:numId w:val="565"/>
        </w:numPr>
        <w:spacing w:after="220"/>
        <w:contextualSpacing/>
        <w:rPr>
          <w:ins w:id="20102" w:author="Rev 3 Allen Wirfs-Brock" w:date="2011-09-22T16:37:00Z"/>
          <w:del w:id="20103" w:author="Rev 4 Allen Wirfs-Brock" w:date="2011-10-15T18:32:00Z"/>
        </w:rPr>
        <w:pPrChange w:id="20104" w:author="Rev 4 Allen Wirfs-Brock" w:date="2011-11-07T12:16:00Z">
          <w:pPr>
            <w:pStyle w:val="Alg4"/>
            <w:numPr>
              <w:numId w:val="599"/>
            </w:numPr>
            <w:tabs>
              <w:tab w:val="num" w:pos="360"/>
            </w:tabs>
            <w:spacing w:after="220"/>
            <w:ind w:left="360" w:hanging="360"/>
            <w:contextualSpacing/>
          </w:pPr>
        </w:pPrChange>
      </w:pPr>
      <w:ins w:id="20105" w:author="Rev 3 Allen Wirfs-Brock" w:date="2011-09-22T16:37:00Z">
        <w:del w:id="20106" w:author="Rev 4 Allen Wirfs-Brock" w:date="2011-10-15T18:32:00Z">
          <w:r w:rsidRPr="00E77497" w:rsidDel="00010328">
            <w:delText xml:space="preserve">Return the BoundNames of </w:delText>
          </w:r>
          <w:r w:rsidRPr="00E77497" w:rsidDel="00010328">
            <w:rPr>
              <w:rStyle w:val="bnf"/>
            </w:rPr>
            <w:delText>BindingPattern</w:delText>
          </w:r>
          <w:r w:rsidRPr="00E77497" w:rsidDel="00010328">
            <w:delText>.</w:delText>
          </w:r>
        </w:del>
      </w:ins>
    </w:p>
    <w:p w14:paraId="3CA07899" w14:textId="77777777" w:rsidR="003F52AE" w:rsidRPr="00E77497" w:rsidRDefault="00A15A12" w:rsidP="00C7794D">
      <w:pPr>
        <w:contextualSpacing/>
        <w:rPr>
          <w:ins w:id="20107" w:author="Rev 4 Allen Wirfs-Brock" w:date="2011-10-15T18:32:00Z"/>
        </w:rPr>
      </w:pPr>
      <w:ins w:id="20108" w:author="Rev 3 Allen Wirfs-Brock" w:date="2011-09-22T16:39:00Z">
        <w:del w:id="20109" w:author="Rev 4 Allen Wirfs-Brock" w:date="2011-10-15T18:32:00Z">
          <w:r w:rsidRPr="00E77497" w:rsidDel="003F52AE">
            <w:delText xml:space="preserve">The production </w:delText>
          </w:r>
        </w:del>
        <w:r w:rsidRPr="00E77497">
          <w:rPr>
            <w:rStyle w:val="bnf"/>
          </w:rPr>
          <w:t>BindingElement</w:t>
        </w:r>
        <w:r w:rsidRPr="00E77497">
          <w:rPr>
            <w:b/>
          </w:rPr>
          <w:t>:</w:t>
        </w:r>
        <w:r w:rsidRPr="00E77497">
          <w:t xml:space="preserve"> </w:t>
        </w:r>
      </w:ins>
      <w:ins w:id="20110" w:author="Rev 3 Allen Wirfs-Brock" w:date="2011-09-22T16:40:00Z">
        <w:r w:rsidRPr="00E77497">
          <w:rPr>
            <w:rStyle w:val="bnf"/>
          </w:rPr>
          <w:t xml:space="preserve">BindingPattern </w:t>
        </w:r>
        <w:r w:rsidRPr="00E77497">
          <w:rPr>
            <w:rFonts w:ascii="Times New Roman" w:hAnsi="Times New Roman"/>
            <w:i/>
          </w:rPr>
          <w:t>Initialiser</w:t>
        </w:r>
        <w:r w:rsidRPr="00E77497">
          <w:rPr>
            <w:rFonts w:ascii="Times New Roman" w:hAnsi="Times New Roman"/>
            <w:vertAlign w:val="subscript"/>
          </w:rPr>
          <w:t>opt</w:t>
        </w:r>
      </w:ins>
      <w:ins w:id="20111" w:author="Rev 3 Allen Wirfs-Brock" w:date="2011-09-22T16:39:00Z">
        <w:r w:rsidRPr="00E77497">
          <w:t xml:space="preserve"> </w:t>
        </w:r>
        <w:del w:id="20112" w:author="Rev 4 Allen Wirfs-Brock" w:date="2011-10-15T18:32:00Z">
          <w:r w:rsidRPr="00E77497" w:rsidDel="003F52AE">
            <w:delText xml:space="preserve">is evaluated </w:delText>
          </w:r>
        </w:del>
      </w:ins>
    </w:p>
    <w:p w14:paraId="733F64E4" w14:textId="77777777" w:rsidR="00DD66FD" w:rsidRDefault="00DD66FD" w:rsidP="00B34B48">
      <w:pPr>
        <w:pStyle w:val="Alg3"/>
        <w:numPr>
          <w:ilvl w:val="0"/>
          <w:numId w:val="566"/>
        </w:numPr>
        <w:tabs>
          <w:tab w:val="clear" w:pos="720"/>
          <w:tab w:val="num" w:pos="360"/>
        </w:tabs>
        <w:ind w:hanging="720"/>
        <w:rPr>
          <w:ins w:id="20113" w:author="Rev 4 Allen Wirfs-Brock" w:date="2011-11-05T10:53:00Z"/>
        </w:rPr>
      </w:pPr>
      <w:ins w:id="20114" w:author="Rev 4 Allen Wirfs-Brock" w:date="2011-11-05T10:53:00Z">
        <w:r w:rsidRPr="004418C4">
          <w:t xml:space="preserve">Let </w:t>
        </w:r>
        <w:r w:rsidRPr="004418C4">
          <w:rPr>
            <w:i/>
          </w:rPr>
          <w:t>P</w:t>
        </w:r>
        <w:r w:rsidRPr="004418C4">
          <w:t xml:space="preserve"> be ToString(</w:t>
        </w:r>
        <w:r w:rsidRPr="004418C4">
          <w:rPr>
            <w:i/>
          </w:rPr>
          <w:t>nextIndex</w:t>
        </w:r>
        <w:r w:rsidRPr="004418C4">
          <w:t>).</w:t>
        </w:r>
      </w:ins>
    </w:p>
    <w:p w14:paraId="620E65ED" w14:textId="77777777" w:rsidR="00DD66FD" w:rsidDel="002A015C" w:rsidRDefault="006A7D66">
      <w:pPr>
        <w:pStyle w:val="Alg3"/>
        <w:numPr>
          <w:ilvl w:val="0"/>
          <w:numId w:val="566"/>
        </w:numPr>
        <w:tabs>
          <w:tab w:val="num" w:pos="450"/>
        </w:tabs>
        <w:ind w:firstLine="0"/>
        <w:rPr>
          <w:ins w:id="20115" w:author="Rev 4 Allen Wirfs-Brock" w:date="2011-11-05T10:44:00Z"/>
          <w:del w:id="20116" w:author="Rev 5 Allen Wirfs-Brock" w:date="2012-01-04T11:57:00Z"/>
        </w:rPr>
        <w:pPrChange w:id="20117" w:author="Rev 5 Allen Wirfs-Brock" w:date="2012-01-04T11:57:00Z">
          <w:pPr>
            <w:pStyle w:val="Alg3"/>
            <w:numPr>
              <w:numId w:val="566"/>
            </w:numPr>
            <w:tabs>
              <w:tab w:val="clear" w:pos="360"/>
              <w:tab w:val="num" w:pos="720"/>
            </w:tabs>
            <w:ind w:left="720" w:hanging="720"/>
          </w:pPr>
        </w:pPrChange>
      </w:pPr>
      <w:ins w:id="20118" w:author="Rev 4 Allen Wirfs-Brock" w:date="2011-11-05T10:44:00Z">
        <w:del w:id="20119" w:author="Rev 5 Allen Wirfs-Brock" w:date="2012-01-04T11:57:00Z">
          <w:r w:rsidDel="002A015C">
            <w:delText xml:space="preserve">If </w:delText>
          </w:r>
          <w:r w:rsidR="00DD66FD" w:rsidRPr="00C7794D" w:rsidDel="002A015C">
            <w:rPr>
              <w:i/>
            </w:rPr>
            <w:delText>nextIndex</w:delText>
          </w:r>
          <w:r w:rsidR="00DD66FD" w:rsidDel="002A015C">
            <w:delText xml:space="preserve"> </w:delText>
          </w:r>
        </w:del>
      </w:ins>
      <w:ins w:id="20120" w:author="Rev 4 Allen Wirfs-Brock" w:date="2011-11-05T10:46:00Z">
        <w:del w:id="20121" w:author="Rev 5 Allen Wirfs-Brock" w:date="2012-01-04T11:57:00Z">
          <w:r w:rsidR="00DD66FD" w:rsidDel="002A015C">
            <w:delText>≥</w:delText>
          </w:r>
        </w:del>
      </w:ins>
      <w:ins w:id="20122" w:author="Rev 4 Allen Wirfs-Brock" w:date="2011-11-05T10:44:00Z">
        <w:del w:id="20123" w:author="Rev 5 Allen Wirfs-Brock" w:date="2012-01-04T11:57:00Z">
          <w:r w:rsidR="00DD66FD" w:rsidDel="002A015C">
            <w:delText xml:space="preserve"> </w:delText>
          </w:r>
          <w:r w:rsidR="00DD66FD" w:rsidRPr="00C7794D" w:rsidDel="002A015C">
            <w:rPr>
              <w:i/>
            </w:rPr>
            <w:delText>arrayLength</w:delText>
          </w:r>
          <w:r w:rsidR="00DD66FD" w:rsidDel="002A015C">
            <w:delText>, then</w:delText>
          </w:r>
        </w:del>
      </w:ins>
    </w:p>
    <w:p w14:paraId="5D6932E7" w14:textId="77777777" w:rsidR="00DD66FD" w:rsidRPr="00E77497" w:rsidDel="002A015C" w:rsidRDefault="00DD66FD" w:rsidP="002A015C">
      <w:pPr>
        <w:pStyle w:val="Alg3"/>
        <w:numPr>
          <w:ilvl w:val="0"/>
          <w:numId w:val="566"/>
        </w:numPr>
        <w:tabs>
          <w:tab w:val="num" w:pos="450"/>
        </w:tabs>
        <w:ind w:firstLine="0"/>
        <w:rPr>
          <w:ins w:id="20124" w:author="Rev 4 Allen Wirfs-Brock" w:date="2011-11-05T10:46:00Z"/>
          <w:del w:id="20125" w:author="Rev 5 Allen Wirfs-Brock" w:date="2012-01-04T11:57:00Z"/>
        </w:rPr>
      </w:pPr>
      <w:ins w:id="20126" w:author="Rev 4 Allen Wirfs-Brock" w:date="2011-11-05T10:47:00Z">
        <w:del w:id="20127" w:author="Rev 5 Allen Wirfs-Brock" w:date="2012-01-04T11:57:00Z">
          <w:r w:rsidDel="002A015C">
            <w:delText xml:space="preserve">Let </w:delText>
          </w:r>
          <w:r w:rsidRPr="00C7794D" w:rsidDel="002A015C">
            <w:rPr>
              <w:i/>
            </w:rPr>
            <w:delText>exists</w:delText>
          </w:r>
          <w:r w:rsidDel="002A015C">
            <w:delText xml:space="preserve"> be </w:delText>
          </w:r>
          <w:r w:rsidRPr="00C7794D" w:rsidDel="002A015C">
            <w:rPr>
              <w:b/>
            </w:rPr>
            <w:delText>false</w:delText>
          </w:r>
          <w:r w:rsidDel="002A015C">
            <w:delText>.</w:delText>
          </w:r>
        </w:del>
      </w:ins>
    </w:p>
    <w:p w14:paraId="27D2A0C9" w14:textId="77777777" w:rsidR="00DD66FD" w:rsidRPr="00E77497" w:rsidDel="002A015C" w:rsidRDefault="00DD66FD">
      <w:pPr>
        <w:pStyle w:val="Alg3"/>
        <w:numPr>
          <w:ilvl w:val="0"/>
          <w:numId w:val="566"/>
        </w:numPr>
        <w:tabs>
          <w:tab w:val="num" w:pos="450"/>
        </w:tabs>
        <w:ind w:firstLine="0"/>
        <w:rPr>
          <w:ins w:id="20128" w:author="Rev 4 Allen Wirfs-Brock" w:date="2011-11-05T10:48:00Z"/>
          <w:del w:id="20129" w:author="Rev 5 Allen Wirfs-Brock" w:date="2012-01-04T11:57:00Z"/>
        </w:rPr>
        <w:pPrChange w:id="20130" w:author="Rev 5 Allen Wirfs-Brock" w:date="2012-01-04T11:57:00Z">
          <w:pPr>
            <w:pStyle w:val="Alg3"/>
            <w:numPr>
              <w:numId w:val="566"/>
            </w:numPr>
            <w:tabs>
              <w:tab w:val="clear" w:pos="360"/>
              <w:tab w:val="num" w:pos="720"/>
            </w:tabs>
            <w:ind w:left="720" w:hanging="720"/>
          </w:pPr>
        </w:pPrChange>
      </w:pPr>
      <w:ins w:id="20131" w:author="Rev 4 Allen Wirfs-Brock" w:date="2011-11-05T10:48:00Z">
        <w:del w:id="20132" w:author="Rev 5 Allen Wirfs-Brock" w:date="2012-01-04T11:57:00Z">
          <w:r w:rsidRPr="00E77497" w:rsidDel="002A015C">
            <w:delText xml:space="preserve">Else </w:delText>
          </w:r>
        </w:del>
      </w:ins>
    </w:p>
    <w:p w14:paraId="566F02D4" w14:textId="77777777" w:rsidR="00DD66FD" w:rsidRPr="00E77497" w:rsidDel="001E1845" w:rsidRDefault="00DD66FD" w:rsidP="002A015C">
      <w:pPr>
        <w:pStyle w:val="Alg3"/>
        <w:numPr>
          <w:ilvl w:val="0"/>
          <w:numId w:val="566"/>
        </w:numPr>
        <w:tabs>
          <w:tab w:val="clear" w:pos="720"/>
          <w:tab w:val="num" w:pos="360"/>
        </w:tabs>
        <w:ind w:hanging="720"/>
        <w:rPr>
          <w:ins w:id="20133" w:author="Rev 4 Allen Wirfs-Brock" w:date="2011-11-05T10:50:00Z"/>
          <w:del w:id="20134" w:author="Rev 10 Allen Wirfs-Brock" w:date="2012-08-07T10:21:00Z"/>
        </w:rPr>
      </w:pPr>
      <w:ins w:id="20135" w:author="Rev 4 Allen Wirfs-Brock" w:date="2011-11-05T10:51:00Z">
        <w:del w:id="20136" w:author="Rev 10 Allen Wirfs-Brock" w:date="2012-08-07T10:21:00Z">
          <w:r w:rsidRPr="00E77497" w:rsidDel="001E1845">
            <w:delText xml:space="preserve">Let </w:delText>
          </w:r>
          <w:r w:rsidRPr="00E77497" w:rsidDel="001E1845">
            <w:rPr>
              <w:i/>
            </w:rPr>
            <w:delText>exists</w:delText>
          </w:r>
          <w:r w:rsidRPr="00E77497" w:rsidDel="001E1845">
            <w:delText xml:space="preserve"> be the result of calling the [[HasProperty]] internal method of </w:delText>
          </w:r>
        </w:del>
      </w:ins>
      <w:ins w:id="20137" w:author="Rev 4 Allen Wirfs-Brock" w:date="2011-11-05T10:55:00Z">
        <w:del w:id="20138" w:author="Rev 10 Allen Wirfs-Brock" w:date="2012-08-07T10:21:00Z">
          <w:r w:rsidR="003F7F32" w:rsidDel="001E1845">
            <w:rPr>
              <w:i/>
            </w:rPr>
            <w:delText>array</w:delText>
          </w:r>
        </w:del>
      </w:ins>
      <w:ins w:id="20139" w:author="Rev 4 Allen Wirfs-Brock" w:date="2011-11-05T10:51:00Z">
        <w:del w:id="20140" w:author="Rev 10 Allen Wirfs-Brock" w:date="2012-08-07T10:21:00Z">
          <w:r w:rsidRPr="00E77497" w:rsidDel="001E1845">
            <w:delText xml:space="preserve"> with argument </w:delText>
          </w:r>
        </w:del>
      </w:ins>
      <w:ins w:id="20141" w:author="Rev 4 Allen Wirfs-Brock" w:date="2011-11-05T10:53:00Z">
        <w:del w:id="20142" w:author="Rev 10 Allen Wirfs-Brock" w:date="2012-08-07T10:21:00Z">
          <w:r w:rsidRPr="004418C4" w:rsidDel="001E1845">
            <w:rPr>
              <w:i/>
            </w:rPr>
            <w:delText>P</w:delText>
          </w:r>
        </w:del>
      </w:ins>
      <w:ins w:id="20143" w:author="Rev 4 Allen Wirfs-Brock" w:date="2011-11-05T10:51:00Z">
        <w:del w:id="20144" w:author="Rev 10 Allen Wirfs-Brock" w:date="2012-08-07T10:21:00Z">
          <w:r w:rsidRPr="00E77497" w:rsidDel="001E1845">
            <w:delText>.</w:delText>
          </w:r>
        </w:del>
      </w:ins>
      <w:ins w:id="20145" w:author="Rev 4 Allen Wirfs-Brock" w:date="2011-11-05T10:50:00Z">
        <w:del w:id="20146" w:author="Rev 10 Allen Wirfs-Brock" w:date="2012-08-07T10:21:00Z">
          <w:r w:rsidRPr="00E77497" w:rsidDel="001E1845">
            <w:delText xml:space="preserve"> </w:delText>
          </w:r>
        </w:del>
      </w:ins>
    </w:p>
    <w:p w14:paraId="7BCC679D" w14:textId="77777777" w:rsidR="00A15A12" w:rsidRPr="00E77497" w:rsidDel="006A7D66" w:rsidRDefault="00A15A12" w:rsidP="00C7794D">
      <w:pPr>
        <w:tabs>
          <w:tab w:val="num" w:pos="360"/>
        </w:tabs>
        <w:ind w:hanging="720"/>
        <w:rPr>
          <w:ins w:id="20147" w:author="Rev 3 Allen Wirfs-Brock" w:date="2011-09-22T16:39:00Z"/>
          <w:del w:id="20148" w:author="Rev 4 Allen Wirfs-Brock" w:date="2011-11-05T10:43:00Z"/>
        </w:rPr>
      </w:pPr>
      <w:ins w:id="20149" w:author="Rev 3 Allen Wirfs-Brock" w:date="2011-09-22T16:39:00Z">
        <w:del w:id="20150" w:author="Rev 4 Allen Wirfs-Brock" w:date="2011-11-05T10:43:00Z">
          <w:r w:rsidRPr="00E77497" w:rsidDel="006A7D66">
            <w:delText xml:space="preserve">with the parameters </w:delText>
          </w:r>
          <w:r w:rsidRPr="00E77497" w:rsidDel="006A7D66">
            <w:rPr>
              <w:rStyle w:val="bnf"/>
            </w:rPr>
            <w:delText>obj</w:delText>
          </w:r>
          <w:r w:rsidRPr="00E77497" w:rsidDel="006A7D66">
            <w:delText xml:space="preserve">, </w:delText>
          </w:r>
          <w:r w:rsidRPr="00E77497" w:rsidDel="006A7D66">
            <w:rPr>
              <w:rFonts w:ascii="Times New Roman" w:eastAsia="Times New Roman" w:hAnsi="Times New Roman"/>
              <w:i/>
              <w:spacing w:val="6"/>
              <w:lang w:eastAsia="en-US"/>
            </w:rPr>
            <w:delText>env</w:delText>
          </w:r>
          <w:r w:rsidRPr="00E77497" w:rsidDel="006A7D66">
            <w:delText xml:space="preserve"> and </w:delText>
          </w:r>
        </w:del>
        <w:del w:id="20151" w:author="Rev 4 Allen Wirfs-Brock" w:date="2011-10-04T13:37:00Z">
          <w:r w:rsidRPr="00E77497" w:rsidDel="00E73FF3">
            <w:rPr>
              <w:rFonts w:ascii="Times New Roman" w:eastAsia="Times New Roman" w:hAnsi="Times New Roman"/>
              <w:i/>
              <w:spacing w:val="6"/>
              <w:lang w:eastAsia="en-US"/>
            </w:rPr>
            <w:delText>index</w:delText>
          </w:r>
        </w:del>
        <w:del w:id="20152" w:author="Rev 4 Allen Wirfs-Brock" w:date="2011-11-05T10:43:00Z">
          <w:r w:rsidRPr="00E77497" w:rsidDel="006A7D66">
            <w:delText xml:space="preserve"> </w:delText>
          </w:r>
        </w:del>
        <w:del w:id="20153" w:author="Rev 4 Allen Wirfs-Brock" w:date="2011-10-15T18:33:00Z">
          <w:r w:rsidRPr="00E77497" w:rsidDel="003F52AE">
            <w:delText>as follows:</w:delText>
          </w:r>
        </w:del>
      </w:ins>
    </w:p>
    <w:p w14:paraId="6BAFE1C0" w14:textId="77777777" w:rsidR="00A15A12" w:rsidRPr="00E77497" w:rsidDel="00E73FF3" w:rsidRDefault="00A15A12" w:rsidP="00B34B48">
      <w:pPr>
        <w:pStyle w:val="Alg3"/>
        <w:numPr>
          <w:ilvl w:val="0"/>
          <w:numId w:val="566"/>
        </w:numPr>
        <w:tabs>
          <w:tab w:val="clear" w:pos="720"/>
          <w:tab w:val="num" w:pos="360"/>
        </w:tabs>
        <w:ind w:hanging="720"/>
        <w:rPr>
          <w:ins w:id="20154" w:author="Rev 3 Allen Wirfs-Brock" w:date="2011-09-22T16:42:00Z"/>
          <w:del w:id="20155" w:author="Rev 4 Allen Wirfs-Brock" w:date="2011-10-04T13:38:00Z"/>
        </w:rPr>
      </w:pPr>
      <w:ins w:id="20156" w:author="Rev 3 Allen Wirfs-Brock" w:date="2011-09-22T16:42:00Z">
        <w:del w:id="20157" w:author="Rev 4 Allen Wirfs-Brock" w:date="2011-10-04T13:38:00Z">
          <w:r w:rsidRPr="00E77497" w:rsidDel="00E73FF3">
            <w:delText xml:space="preserve">Let </w:delText>
          </w:r>
          <w:r w:rsidRPr="00E77497" w:rsidDel="00E73FF3">
            <w:rPr>
              <w:i/>
            </w:rPr>
            <w:delText>P</w:delText>
          </w:r>
          <w:r w:rsidRPr="00E77497" w:rsidDel="00E73FF3">
            <w:delText xml:space="preserve"> be ToString(</w:delText>
          </w:r>
          <w:r w:rsidRPr="00E77497" w:rsidDel="00E73FF3">
            <w:rPr>
              <w:i/>
            </w:rPr>
            <w:delText>index</w:delText>
          </w:r>
          <w:r w:rsidRPr="00E77497" w:rsidDel="00E73FF3">
            <w:delText>).</w:delText>
          </w:r>
        </w:del>
      </w:ins>
    </w:p>
    <w:p w14:paraId="55747C5C" w14:textId="77777777" w:rsidR="00A15A12" w:rsidRPr="00E77497" w:rsidDel="00DD66FD" w:rsidRDefault="00A15A12" w:rsidP="00B34B48">
      <w:pPr>
        <w:pStyle w:val="Alg3"/>
        <w:numPr>
          <w:ilvl w:val="0"/>
          <w:numId w:val="566"/>
        </w:numPr>
        <w:tabs>
          <w:tab w:val="clear" w:pos="720"/>
          <w:tab w:val="num" w:pos="360"/>
        </w:tabs>
        <w:ind w:hanging="720"/>
        <w:rPr>
          <w:ins w:id="20158" w:author="Rev 3 Allen Wirfs-Brock" w:date="2011-09-22T16:44:00Z"/>
          <w:del w:id="20159" w:author="Rev 4 Allen Wirfs-Brock" w:date="2011-11-05T10:51:00Z"/>
        </w:rPr>
      </w:pPr>
      <w:ins w:id="20160" w:author="Rev 3 Allen Wirfs-Brock" w:date="2011-09-22T16:44:00Z">
        <w:del w:id="20161" w:author="Rev 4 Allen Wirfs-Brock" w:date="2011-11-05T10:51:00Z">
          <w:r w:rsidRPr="00E77497" w:rsidDel="00DD66FD">
            <w:delText xml:space="preserve">Let </w:delText>
          </w:r>
          <w:r w:rsidRPr="00E77497" w:rsidDel="00DD66FD">
            <w:rPr>
              <w:i/>
            </w:rPr>
            <w:delText>exists</w:delText>
          </w:r>
          <w:r w:rsidRPr="00E77497" w:rsidDel="00DD66FD">
            <w:delText xml:space="preserve"> be the result of calling the [[HasProperty]] internal method of </w:delText>
          </w:r>
          <w:r w:rsidRPr="00E77497" w:rsidDel="00DD66FD">
            <w:rPr>
              <w:i/>
            </w:rPr>
            <w:delText>obj</w:delText>
          </w:r>
          <w:r w:rsidRPr="00E77497" w:rsidDel="00DD66FD">
            <w:delText xml:space="preserve"> with argument </w:delText>
          </w:r>
        </w:del>
        <w:del w:id="20162" w:author="Rev 4 Allen Wirfs-Brock" w:date="2011-10-04T13:38:00Z">
          <w:r w:rsidRPr="00E77497" w:rsidDel="00E73FF3">
            <w:rPr>
              <w:i/>
            </w:rPr>
            <w:delText>P</w:delText>
          </w:r>
        </w:del>
        <w:del w:id="20163" w:author="Rev 4 Allen Wirfs-Brock" w:date="2011-11-05T10:51:00Z">
          <w:r w:rsidRPr="00E77497" w:rsidDel="00DD66FD">
            <w:delText>.</w:delText>
          </w:r>
        </w:del>
      </w:ins>
    </w:p>
    <w:p w14:paraId="70D3A7C4" w14:textId="77777777" w:rsidR="00A15A12" w:rsidRPr="00E77497" w:rsidDel="001E1845" w:rsidRDefault="00A15A12" w:rsidP="00B34B48">
      <w:pPr>
        <w:pStyle w:val="Alg3"/>
        <w:numPr>
          <w:ilvl w:val="0"/>
          <w:numId w:val="566"/>
        </w:numPr>
        <w:tabs>
          <w:tab w:val="clear" w:pos="720"/>
          <w:tab w:val="num" w:pos="360"/>
        </w:tabs>
        <w:ind w:hanging="720"/>
        <w:rPr>
          <w:ins w:id="20164" w:author="Rev 3 Allen Wirfs-Brock" w:date="2011-09-22T16:44:00Z"/>
          <w:del w:id="20165" w:author="Rev 10 Allen Wirfs-Brock" w:date="2012-08-07T10:22:00Z"/>
        </w:rPr>
      </w:pPr>
      <w:ins w:id="20166" w:author="Rev 3 Allen Wirfs-Brock" w:date="2011-09-22T16:44:00Z">
        <w:del w:id="20167" w:author="Rev 10 Allen Wirfs-Brock" w:date="2012-08-07T10:22:00Z">
          <w:r w:rsidRPr="00E77497" w:rsidDel="001E1845">
            <w:delText xml:space="preserve">If </w:delText>
          </w:r>
          <w:r w:rsidRPr="00E77497" w:rsidDel="001E1845">
            <w:rPr>
              <w:i/>
            </w:rPr>
            <w:delText>exists</w:delText>
          </w:r>
          <w:r w:rsidRPr="00E77497" w:rsidDel="001E1845">
            <w:delText xml:space="preserve"> is </w:delText>
          </w:r>
          <w:r w:rsidRPr="00E77497" w:rsidDel="001E1845">
            <w:rPr>
              <w:b/>
            </w:rPr>
            <w:delText>true</w:delText>
          </w:r>
          <w:r w:rsidRPr="00E77497" w:rsidDel="001E1845">
            <w:delText>, then</w:delText>
          </w:r>
        </w:del>
      </w:ins>
    </w:p>
    <w:p w14:paraId="02D7FBF3" w14:textId="77777777" w:rsidR="00A15A12" w:rsidRPr="00E77497" w:rsidRDefault="00A15A12" w:rsidP="001E28FF">
      <w:pPr>
        <w:pStyle w:val="Alg3"/>
        <w:numPr>
          <w:ilvl w:val="0"/>
          <w:numId w:val="566"/>
        </w:numPr>
        <w:tabs>
          <w:tab w:val="clear" w:pos="720"/>
          <w:tab w:val="num" w:pos="360"/>
        </w:tabs>
        <w:ind w:hanging="720"/>
        <w:rPr>
          <w:ins w:id="20168" w:author="Rev 3 Allen Wirfs-Brock" w:date="2011-09-22T16:44:00Z"/>
        </w:rPr>
      </w:pPr>
      <w:ins w:id="20169" w:author="Rev 3 Allen Wirfs-Brock" w:date="2011-09-22T16:44:00Z">
        <w:r w:rsidRPr="00E77497">
          <w:t xml:space="preserve">Let </w:t>
        </w:r>
        <w:r w:rsidRPr="00E77497">
          <w:rPr>
            <w:i/>
          </w:rPr>
          <w:t>v</w:t>
        </w:r>
        <w:r w:rsidRPr="00E77497">
          <w:t xml:space="preserve"> be the result of calling the [[Get]] internal method of </w:t>
        </w:r>
        <w:del w:id="20170" w:author="Rev 4 Allen Wirfs-Brock" w:date="2011-11-05T10:55:00Z">
          <w:r w:rsidRPr="00E77497" w:rsidDel="003F7F32">
            <w:rPr>
              <w:i/>
            </w:rPr>
            <w:delText>obj</w:delText>
          </w:r>
        </w:del>
      </w:ins>
      <w:ins w:id="20171" w:author="Rev 4 Allen Wirfs-Brock" w:date="2011-11-05T10:55:00Z">
        <w:r w:rsidR="003F7F32">
          <w:rPr>
            <w:i/>
          </w:rPr>
          <w:t>array</w:t>
        </w:r>
      </w:ins>
      <w:ins w:id="20172" w:author="Rev 3 Allen Wirfs-Brock" w:date="2011-09-22T16:44:00Z">
        <w:r w:rsidRPr="00E77497">
          <w:t xml:space="preserve"> </w:t>
        </w:r>
      </w:ins>
      <w:ins w:id="20173" w:author="Rev 4 Allen Wirfs-Brock" w:date="2011-11-05T10:54:00Z">
        <w:r w:rsidR="003F7F32" w:rsidRPr="00E77497">
          <w:t xml:space="preserve">with argument </w:t>
        </w:r>
      </w:ins>
      <w:ins w:id="20174" w:author="Rev 4 Allen Wirfs-Brock" w:date="2011-11-06T11:45:00Z">
        <w:r w:rsidR="00217939" w:rsidRPr="004418C4">
          <w:rPr>
            <w:i/>
          </w:rPr>
          <w:t>P</w:t>
        </w:r>
      </w:ins>
      <w:ins w:id="20175" w:author="Rev 3 Allen Wirfs-Brock" w:date="2011-09-22T16:44:00Z">
        <w:del w:id="20176" w:author="Rev 4 Allen Wirfs-Brock" w:date="2011-11-05T10:54:00Z">
          <w:r w:rsidRPr="00C7794D" w:rsidDel="003F7F32">
            <w:rPr>
              <w:sz w:val="22"/>
            </w:rPr>
            <w:delText xml:space="preserve">passing </w:delText>
          </w:r>
        </w:del>
        <w:del w:id="20177" w:author="Rev 4 Allen Wirfs-Brock" w:date="2011-10-04T13:38:00Z">
          <w:r w:rsidRPr="00C7794D" w:rsidDel="00E73FF3">
            <w:rPr>
              <w:i/>
              <w:sz w:val="22"/>
            </w:rPr>
            <w:delText>P</w:delText>
          </w:r>
        </w:del>
        <w:del w:id="20178" w:author="Rev 4 Allen Wirfs-Brock" w:date="2011-11-05T10:54:00Z">
          <w:r w:rsidRPr="00E77497" w:rsidDel="00DD66FD">
            <w:rPr>
              <w:i/>
            </w:rPr>
            <w:delText xml:space="preserve"> </w:delText>
          </w:r>
          <w:r w:rsidRPr="00E77497" w:rsidDel="003F7F32">
            <w:delText>as the argument</w:delText>
          </w:r>
        </w:del>
        <w:r w:rsidRPr="00E77497">
          <w:t>.</w:t>
        </w:r>
      </w:ins>
    </w:p>
    <w:p w14:paraId="32E94290" w14:textId="77777777" w:rsidR="001E1845" w:rsidRDefault="001E1845" w:rsidP="001E1845">
      <w:pPr>
        <w:pStyle w:val="Alg2"/>
        <w:numPr>
          <w:ilvl w:val="0"/>
          <w:numId w:val="566"/>
        </w:numPr>
        <w:tabs>
          <w:tab w:val="clear" w:pos="720"/>
          <w:tab w:val="num" w:pos="360"/>
        </w:tabs>
        <w:ind w:hanging="720"/>
        <w:contextualSpacing/>
        <w:rPr>
          <w:ins w:id="20179" w:author="Rev 10 Allen Wirfs-Brock" w:date="2012-08-07T10:27:00Z"/>
        </w:rPr>
      </w:pPr>
      <w:ins w:id="20180" w:author="Rev 10 Allen Wirfs-Brock" w:date="2012-08-07T10:27:00Z">
        <w:r>
          <w:t>ReturnIfAbrupt(</w:t>
        </w:r>
        <w:r>
          <w:rPr>
            <w:i/>
          </w:rPr>
          <w:t>v</w:t>
        </w:r>
        <w:r>
          <w:t>).</w:t>
        </w:r>
      </w:ins>
    </w:p>
    <w:p w14:paraId="39AB6B60" w14:textId="77777777" w:rsidR="00A15A12" w:rsidRPr="00E77497" w:rsidDel="001E1845" w:rsidRDefault="00A15A12" w:rsidP="00B34B48">
      <w:pPr>
        <w:pStyle w:val="Alg3"/>
        <w:numPr>
          <w:ilvl w:val="0"/>
          <w:numId w:val="566"/>
        </w:numPr>
        <w:tabs>
          <w:tab w:val="clear" w:pos="720"/>
          <w:tab w:val="num" w:pos="360"/>
        </w:tabs>
        <w:ind w:hanging="720"/>
        <w:rPr>
          <w:ins w:id="20181" w:author="Rev 3 Allen Wirfs-Brock" w:date="2011-09-22T16:44:00Z"/>
          <w:del w:id="20182" w:author="Rev 10 Allen Wirfs-Brock" w:date="2012-08-07T10:25:00Z"/>
        </w:rPr>
      </w:pPr>
      <w:ins w:id="20183" w:author="Rev 3 Allen Wirfs-Brock" w:date="2011-09-22T16:44:00Z">
        <w:del w:id="20184" w:author="Rev 10 Allen Wirfs-Brock" w:date="2012-08-07T10:25:00Z">
          <w:r w:rsidRPr="00E77497" w:rsidDel="001E1845">
            <w:delText xml:space="preserve">Else </w:delText>
          </w:r>
        </w:del>
      </w:ins>
    </w:p>
    <w:p w14:paraId="00432349" w14:textId="77777777" w:rsidR="00A15A12" w:rsidRPr="00E77497" w:rsidRDefault="00A15A12" w:rsidP="001E28FF">
      <w:pPr>
        <w:pStyle w:val="Alg3"/>
        <w:numPr>
          <w:ilvl w:val="0"/>
          <w:numId w:val="566"/>
        </w:numPr>
        <w:tabs>
          <w:tab w:val="clear" w:pos="720"/>
          <w:tab w:val="num" w:pos="360"/>
        </w:tabs>
        <w:ind w:hanging="720"/>
        <w:rPr>
          <w:ins w:id="20185" w:author="Rev 3 Allen Wirfs-Brock" w:date="2011-09-22T16:44:00Z"/>
        </w:rPr>
      </w:pPr>
      <w:ins w:id="20186" w:author="Rev 3 Allen Wirfs-Brock" w:date="2011-09-22T16:44:00Z">
        <w:r w:rsidRPr="00E77497">
          <w:t xml:space="preserve">If </w:t>
        </w:r>
        <w:r w:rsidRPr="00E77497">
          <w:rPr>
            <w:i/>
          </w:rPr>
          <w:t>Initialiser</w:t>
        </w:r>
        <w:r w:rsidRPr="00E77497">
          <w:rPr>
            <w:vertAlign w:val="subscript"/>
          </w:rPr>
          <w:t>opt</w:t>
        </w:r>
        <w:r w:rsidRPr="00E77497">
          <w:t xml:space="preserve"> is present</w:t>
        </w:r>
      </w:ins>
      <w:ins w:id="20187" w:author="Rev 10 Allen Wirfs-Brock" w:date="2012-08-07T10:25:00Z">
        <w:r w:rsidR="001E1845">
          <w:t xml:space="preserve"> and </w:t>
        </w:r>
        <w:r w:rsidR="001E1845" w:rsidRPr="001E28FF">
          <w:rPr>
            <w:i/>
          </w:rPr>
          <w:t>v</w:t>
        </w:r>
        <w:r w:rsidR="001E1845">
          <w:t xml:space="preserve"> is </w:t>
        </w:r>
        <w:r w:rsidR="001E1845" w:rsidRPr="001E28FF">
          <w:rPr>
            <w:b/>
          </w:rPr>
          <w:t>undefined</w:t>
        </w:r>
      </w:ins>
      <w:ins w:id="20188" w:author="Rev 3 Allen Wirfs-Brock" w:date="2011-09-22T16:44:00Z">
        <w:r w:rsidRPr="00E77497">
          <w:t>, then</w:t>
        </w:r>
      </w:ins>
    </w:p>
    <w:p w14:paraId="2AAD6018" w14:textId="77777777" w:rsidR="001E28FF" w:rsidRPr="00E77497" w:rsidRDefault="001E28FF" w:rsidP="001E28FF">
      <w:pPr>
        <w:pStyle w:val="Alg3"/>
        <w:numPr>
          <w:ilvl w:val="1"/>
          <w:numId w:val="556"/>
        </w:numPr>
        <w:tabs>
          <w:tab w:val="clear" w:pos="1080"/>
          <w:tab w:val="num" w:pos="720"/>
        </w:tabs>
        <w:ind w:left="720"/>
        <w:rPr>
          <w:ins w:id="20189" w:author="Rev 10 Allen Wirfs-Brock" w:date="2012-08-07T16:26:00Z"/>
        </w:rPr>
      </w:pPr>
      <w:ins w:id="20190" w:author="Rev 10 Allen Wirfs-Brock" w:date="2012-08-07T16:26:00Z">
        <w:r w:rsidRPr="00E77497">
          <w:t xml:space="preserve">Let </w:t>
        </w:r>
        <w:r w:rsidRPr="001E28FF">
          <w:rPr>
            <w:i/>
          </w:rPr>
          <w:t>defaultValue</w:t>
        </w:r>
        <w:r w:rsidRPr="00E77497">
          <w:t xml:space="preserve"> be the result of evaluating</w:t>
        </w:r>
        <w:r w:rsidRPr="001E28FF">
          <w:t xml:space="preserve"> </w:t>
        </w:r>
        <w:r w:rsidRPr="001E28FF">
          <w:rPr>
            <w:i/>
          </w:rPr>
          <w:t>Initialiser</w:t>
        </w:r>
        <w:r w:rsidRPr="00E77497">
          <w:t>.</w:t>
        </w:r>
      </w:ins>
    </w:p>
    <w:p w14:paraId="584C3184" w14:textId="77777777" w:rsidR="001E28FF" w:rsidRDefault="001E28FF" w:rsidP="001E28FF">
      <w:pPr>
        <w:pStyle w:val="Alg3"/>
        <w:numPr>
          <w:ilvl w:val="1"/>
          <w:numId w:val="556"/>
        </w:numPr>
        <w:tabs>
          <w:tab w:val="clear" w:pos="1080"/>
          <w:tab w:val="num" w:pos="720"/>
        </w:tabs>
        <w:ind w:left="720"/>
        <w:rPr>
          <w:ins w:id="20191" w:author="Rev 10 Allen Wirfs-Brock" w:date="2012-08-07T16:26:00Z"/>
        </w:rPr>
      </w:pPr>
      <w:ins w:id="20192" w:author="Rev 10 Allen Wirfs-Brock" w:date="2012-08-07T16:26:00Z">
        <w:r>
          <w:t xml:space="preserve">Let </w:t>
        </w:r>
        <w:r w:rsidRPr="001E28FF">
          <w:rPr>
            <w:i/>
          </w:rPr>
          <w:t>v</w:t>
        </w:r>
        <w:r>
          <w:t xml:space="preserve"> be ToObject(</w:t>
        </w:r>
        <w:r w:rsidRPr="001E28FF">
          <w:rPr>
            <w:i/>
          </w:rPr>
          <w:t>defaultValue</w:t>
        </w:r>
        <w:r>
          <w:t>).</w:t>
        </w:r>
      </w:ins>
    </w:p>
    <w:p w14:paraId="7E147109" w14:textId="77777777" w:rsidR="00A15A12" w:rsidRPr="00E77497" w:rsidDel="001E28FF" w:rsidRDefault="00A15A12" w:rsidP="001E28FF">
      <w:pPr>
        <w:pStyle w:val="Alg3"/>
        <w:numPr>
          <w:ilvl w:val="1"/>
          <w:numId w:val="556"/>
        </w:numPr>
        <w:tabs>
          <w:tab w:val="clear" w:pos="1080"/>
          <w:tab w:val="num" w:pos="720"/>
        </w:tabs>
        <w:ind w:left="720"/>
        <w:rPr>
          <w:ins w:id="20193" w:author="Rev 3 Allen Wirfs-Brock" w:date="2011-09-22T16:44:00Z"/>
          <w:del w:id="20194" w:author="Rev 10 Allen Wirfs-Brock" w:date="2012-08-07T16:26:00Z"/>
        </w:rPr>
      </w:pPr>
      <w:ins w:id="20195" w:author="Rev 3 Allen Wirfs-Brock" w:date="2011-09-22T16:44:00Z">
        <w:del w:id="20196" w:author="Rev 10 Allen Wirfs-Brock" w:date="2012-08-07T16:26:00Z">
          <w:r w:rsidRPr="00E77497" w:rsidDel="001E28FF">
            <w:delText xml:space="preserve">Let </w:delText>
          </w:r>
          <w:r w:rsidRPr="00E77497" w:rsidDel="001E28FF">
            <w:rPr>
              <w:i/>
            </w:rPr>
            <w:delText>v</w:delText>
          </w:r>
          <w:r w:rsidRPr="00E77497" w:rsidDel="001E28FF">
            <w:delText xml:space="preserve"> be the result of evaluating</w:delText>
          </w:r>
          <w:r w:rsidRPr="00E77497" w:rsidDel="001E28FF">
            <w:rPr>
              <w:i/>
            </w:rPr>
            <w:delText xml:space="preserve"> Initialiser</w:delText>
          </w:r>
          <w:r w:rsidRPr="00E77497" w:rsidDel="001E28FF">
            <w:delText>.</w:delText>
          </w:r>
        </w:del>
      </w:ins>
    </w:p>
    <w:p w14:paraId="71416F89" w14:textId="77777777" w:rsidR="00A15A12" w:rsidRPr="00E77497" w:rsidDel="001E1845" w:rsidRDefault="00A15A12" w:rsidP="00B34B48">
      <w:pPr>
        <w:pStyle w:val="Alg3"/>
        <w:numPr>
          <w:ilvl w:val="1"/>
          <w:numId w:val="566"/>
        </w:numPr>
        <w:tabs>
          <w:tab w:val="num" w:pos="360"/>
          <w:tab w:val="num" w:pos="720"/>
        </w:tabs>
        <w:ind w:hanging="1080"/>
        <w:rPr>
          <w:ins w:id="20197" w:author="Rev 3 Allen Wirfs-Brock" w:date="2011-09-22T16:44:00Z"/>
          <w:del w:id="20198" w:author="Rev 10 Allen Wirfs-Brock" w:date="2012-08-07T10:25:00Z"/>
        </w:rPr>
      </w:pPr>
      <w:ins w:id="20199" w:author="Rev 3 Allen Wirfs-Brock" w:date="2011-09-22T16:44:00Z">
        <w:del w:id="20200" w:author="Rev 10 Allen Wirfs-Brock" w:date="2012-08-07T10:25:00Z">
          <w:r w:rsidRPr="00E77497" w:rsidDel="001E1845">
            <w:delText>Else,</w:delText>
          </w:r>
        </w:del>
      </w:ins>
    </w:p>
    <w:p w14:paraId="7660D1FA" w14:textId="77777777" w:rsidR="00A15A12" w:rsidRPr="00E77497" w:rsidDel="001E1845" w:rsidRDefault="00A15A12" w:rsidP="00B34B48">
      <w:pPr>
        <w:pStyle w:val="Alg3"/>
        <w:numPr>
          <w:ilvl w:val="2"/>
          <w:numId w:val="566"/>
        </w:numPr>
        <w:tabs>
          <w:tab w:val="num" w:pos="360"/>
          <w:tab w:val="left" w:pos="990"/>
        </w:tabs>
        <w:ind w:hanging="1350"/>
        <w:rPr>
          <w:ins w:id="20201" w:author="Rev 3 Allen Wirfs-Brock" w:date="2011-09-22T16:44:00Z"/>
          <w:del w:id="20202" w:author="Rev 10 Allen Wirfs-Brock" w:date="2012-08-07T10:25:00Z"/>
        </w:rPr>
      </w:pPr>
      <w:ins w:id="20203" w:author="Rev 3 Allen Wirfs-Brock" w:date="2011-09-22T16:44:00Z">
        <w:del w:id="20204" w:author="Rev 10 Allen Wirfs-Brock" w:date="2012-08-07T10:25:00Z">
          <w:r w:rsidRPr="00E77497" w:rsidDel="001E1845">
            <w:delText xml:space="preserve"> Let</w:delText>
          </w:r>
          <w:r w:rsidRPr="00E77497" w:rsidDel="001E1845">
            <w:rPr>
              <w:i/>
            </w:rPr>
            <w:delText xml:space="preserve"> v</w:delText>
          </w:r>
          <w:r w:rsidRPr="00E77497" w:rsidDel="001E1845">
            <w:delText xml:space="preserve"> be </w:delText>
          </w:r>
          <w:r w:rsidRPr="00E77497" w:rsidDel="001E1845">
            <w:rPr>
              <w:b/>
            </w:rPr>
            <w:delText>undefined</w:delText>
          </w:r>
          <w:r w:rsidRPr="00E77497" w:rsidDel="001E1845">
            <w:delText>.</w:delText>
          </w:r>
        </w:del>
      </w:ins>
    </w:p>
    <w:p w14:paraId="7B6463B8" w14:textId="77777777" w:rsidR="00EB121A" w:rsidRDefault="00725391" w:rsidP="00EB121A">
      <w:pPr>
        <w:pStyle w:val="Alg2"/>
        <w:numPr>
          <w:ilvl w:val="0"/>
          <w:numId w:val="566"/>
        </w:numPr>
        <w:tabs>
          <w:tab w:val="clear" w:pos="720"/>
          <w:tab w:val="num" w:pos="360"/>
        </w:tabs>
        <w:ind w:hanging="720"/>
        <w:contextualSpacing/>
        <w:rPr>
          <w:ins w:id="20205" w:author="Rev 6 Allen Wirfs-Brock" w:date="2012-02-18T11:44:00Z"/>
        </w:rPr>
      </w:pPr>
      <w:ins w:id="20206" w:author="Rev 7 Allen Wirfs-Brock" w:date="2012-04-09T17:15:00Z">
        <w:r>
          <w:t>ReturnIfAbrupt(</w:t>
        </w:r>
        <w:r>
          <w:rPr>
            <w:i/>
          </w:rPr>
          <w:t>v</w:t>
        </w:r>
        <w:r>
          <w:t>).</w:t>
        </w:r>
      </w:ins>
      <w:ins w:id="20207" w:author="Rev 6 Allen Wirfs-Brock" w:date="2012-02-18T11:44:00Z">
        <w:del w:id="20208" w:author="Rev 7 Allen Wirfs-Brock" w:date="2012-04-09T17:15:00Z">
          <w:r w:rsidR="00EB121A" w:rsidDel="00725391">
            <w:delText xml:space="preserve">If </w:delText>
          </w:r>
          <w:r w:rsidR="00EB121A" w:rsidDel="00725391">
            <w:rPr>
              <w:i/>
            </w:rPr>
            <w:delText>v</w:delText>
          </w:r>
          <w:r w:rsidR="00EB121A" w:rsidDel="00725391">
            <w:delText xml:space="preserve"> is an abrupt completion, return </w:delText>
          </w:r>
          <w:r w:rsidR="00EB121A" w:rsidDel="00725391">
            <w:rPr>
              <w:i/>
            </w:rPr>
            <w:delText>v</w:delText>
          </w:r>
          <w:r w:rsidR="00EB121A" w:rsidDel="00725391">
            <w:delText>.</w:delText>
          </w:r>
        </w:del>
      </w:ins>
    </w:p>
    <w:p w14:paraId="55528C71" w14:textId="77777777" w:rsidR="000709BD" w:rsidRPr="00E77497" w:rsidRDefault="00481DAC" w:rsidP="00B34B48">
      <w:pPr>
        <w:pStyle w:val="Alg2"/>
        <w:numPr>
          <w:ilvl w:val="0"/>
          <w:numId w:val="566"/>
        </w:numPr>
        <w:tabs>
          <w:tab w:val="clear" w:pos="720"/>
          <w:tab w:val="num" w:pos="360"/>
        </w:tabs>
        <w:spacing w:after="220"/>
        <w:ind w:hanging="720"/>
        <w:rPr>
          <w:ins w:id="20209" w:author="Rev 3 Allen Wirfs-Brock" w:date="2011-09-22T16:13:00Z"/>
        </w:rPr>
      </w:pPr>
      <w:ins w:id="20210" w:author="Rev 6 Allen Wirfs-Brock" w:date="2012-02-18T11:01:00Z">
        <w:r>
          <w:t>Return the result of p</w:t>
        </w:r>
        <w:r w:rsidRPr="004418C4">
          <w:t>erform</w:t>
        </w:r>
        <w:r>
          <w:t>ing</w:t>
        </w:r>
        <w:r w:rsidRPr="004418C4">
          <w:t xml:space="preserve"> </w:t>
        </w:r>
      </w:ins>
      <w:ins w:id="20211" w:author="Rev 4 Allen Wirfs-Brock" w:date="2011-11-06T10:08:00Z">
        <w:del w:id="20212" w:author="Rev 6 Allen Wirfs-Brock" w:date="2012-02-18T11:01:00Z">
          <w:r w:rsidR="004A2653" w:rsidRPr="004418C4" w:rsidDel="00481DAC">
            <w:delText xml:space="preserve">Perform </w:delText>
          </w:r>
        </w:del>
        <w:r w:rsidR="004A2653" w:rsidRPr="004418C4">
          <w:t xml:space="preserve">Binding </w:t>
        </w:r>
        <w:del w:id="20213" w:author="Rev 6 Allen Wirfs-Brock" w:date="2012-02-27T15:45:00Z">
          <w:r w:rsidR="004A2653" w:rsidRPr="004418C4" w:rsidDel="00A113E2">
            <w:delText>Initialization</w:delText>
          </w:r>
        </w:del>
      </w:ins>
      <w:ins w:id="20214" w:author="Rev 6 Allen Wirfs-Brock" w:date="2012-02-27T15:45:00Z">
        <w:r w:rsidR="00A113E2">
          <w:t>Initialisation</w:t>
        </w:r>
      </w:ins>
      <w:ins w:id="20215" w:author="Rev 4 Allen Wirfs-Brock" w:date="2011-11-06T10:08:00Z">
        <w:r w:rsidR="004A2653" w:rsidRPr="004418C4">
          <w:t xml:space="preserve"> for </w:t>
        </w:r>
      </w:ins>
      <w:ins w:id="20216" w:author="Rev 3 Allen Wirfs-Brock" w:date="2011-09-22T16:41:00Z">
        <w:del w:id="20217" w:author="Rev 4 Allen Wirfs-Brock" w:date="2011-11-06T10:08:00Z">
          <w:r w:rsidR="00A15A12" w:rsidRPr="00E77497" w:rsidDel="004A2653">
            <w:delText xml:space="preserve">Evaluate </w:delText>
          </w:r>
        </w:del>
        <w:r w:rsidR="00A15A12" w:rsidRPr="00E77497">
          <w:rPr>
            <w:i/>
          </w:rPr>
          <w:t>BindingPattern</w:t>
        </w:r>
        <w:r w:rsidR="00A15A12" w:rsidRPr="00E77497">
          <w:t xml:space="preserve"> passing </w:t>
        </w:r>
      </w:ins>
      <w:ins w:id="20218" w:author="Rev 4 Allen Wirfs-Brock" w:date="2011-11-06T10:10:00Z">
        <w:r w:rsidR="004A2653">
          <w:rPr>
            <w:i/>
          </w:rPr>
          <w:t>v</w:t>
        </w:r>
      </w:ins>
      <w:ins w:id="20219" w:author="Rev 4 Allen Wirfs-Brock" w:date="2011-11-06T10:09:00Z">
        <w:r w:rsidR="004A2653" w:rsidRPr="004418C4">
          <w:t xml:space="preserve"> </w:t>
        </w:r>
      </w:ins>
      <w:ins w:id="20220" w:author="Rev 3 Allen Wirfs-Brock" w:date="2011-09-22T16:41:00Z">
        <w:del w:id="20221" w:author="Rev 4 Allen Wirfs-Brock" w:date="2011-11-06T10:09:00Z">
          <w:r w:rsidR="00A15A12" w:rsidRPr="00E77497" w:rsidDel="004A2653">
            <w:rPr>
              <w:i/>
            </w:rPr>
            <w:delText>v</w:delText>
          </w:r>
          <w:r w:rsidR="00A15A12" w:rsidRPr="00E77497" w:rsidDel="004A2653">
            <w:delText xml:space="preserve"> </w:delText>
          </w:r>
        </w:del>
        <w:r w:rsidR="00A15A12" w:rsidRPr="00E77497">
          <w:t xml:space="preserve">and </w:t>
        </w:r>
      </w:ins>
      <w:ins w:id="20222" w:author="Rev 4 Allen Wirfs-Brock" w:date="2011-11-06T10:08:00Z">
        <w:r w:rsidR="004A2653">
          <w:rPr>
            <w:i/>
          </w:rPr>
          <w:t xml:space="preserve">environment </w:t>
        </w:r>
      </w:ins>
      <w:ins w:id="20223" w:author="Rev 3 Allen Wirfs-Brock" w:date="2011-09-22T16:41:00Z">
        <w:del w:id="20224" w:author="Rev 4 Allen Wirfs-Brock" w:date="2011-11-06T10:08:00Z">
          <w:r w:rsidR="00A15A12" w:rsidRPr="00E77497" w:rsidDel="004A2653">
            <w:rPr>
              <w:i/>
            </w:rPr>
            <w:delText>env</w:delText>
          </w:r>
          <w:r w:rsidR="00A15A12" w:rsidRPr="00E77497" w:rsidDel="004A2653">
            <w:delText xml:space="preserve"> </w:delText>
          </w:r>
        </w:del>
        <w:r w:rsidR="00A15A12" w:rsidRPr="00E77497">
          <w:t>as arguments.</w:t>
        </w:r>
      </w:ins>
    </w:p>
    <w:p w14:paraId="5AE2BBF7" w14:textId="77777777" w:rsidR="00675B74" w:rsidRPr="004418C4" w:rsidRDefault="00675B74" w:rsidP="00675B74">
      <w:pPr>
        <w:contextualSpacing/>
        <w:rPr>
          <w:ins w:id="20225" w:author="Rev 4 Allen Wirfs-Brock" w:date="2011-11-04T19:00:00Z"/>
        </w:rPr>
      </w:pPr>
      <w:ins w:id="20226" w:author="Rev 4 Allen Wirfs-Brock" w:date="2011-11-04T19:00:00Z">
        <w:r w:rsidRPr="004418C4">
          <w:rPr>
            <w:rStyle w:val="bnf"/>
          </w:rPr>
          <w:t xml:space="preserve">BindingRestElement </w:t>
        </w:r>
        <w:r w:rsidRPr="004418C4">
          <w:t xml:space="preserve">: </w:t>
        </w:r>
        <w:r w:rsidRPr="004418C4">
          <w:rPr>
            <w:b/>
          </w:rPr>
          <w:t xml:space="preserve">… </w:t>
        </w:r>
        <w:r w:rsidRPr="004418C4">
          <w:rPr>
            <w:rStyle w:val="bnf"/>
          </w:rPr>
          <w:t>BindingIdentifier</w:t>
        </w:r>
        <w:r w:rsidRPr="004418C4">
          <w:t xml:space="preserve"> </w:t>
        </w:r>
      </w:ins>
    </w:p>
    <w:p w14:paraId="4751E8AB" w14:textId="77777777" w:rsidR="00675B74" w:rsidRPr="004418C4" w:rsidRDefault="00675B74" w:rsidP="00B34B48">
      <w:pPr>
        <w:pStyle w:val="Alg3"/>
        <w:numPr>
          <w:ilvl w:val="0"/>
          <w:numId w:val="556"/>
        </w:numPr>
        <w:rPr>
          <w:ins w:id="20227" w:author="Rev 4 Allen Wirfs-Brock" w:date="2011-11-04T19:00:00Z"/>
        </w:rPr>
      </w:pPr>
      <w:ins w:id="20228" w:author="Rev 4 Allen Wirfs-Brock" w:date="2011-11-04T19:00:00Z">
        <w:r w:rsidRPr="004418C4">
          <w:t xml:space="preserve">Let </w:t>
        </w:r>
        <w:r w:rsidRPr="004418C4">
          <w:rPr>
            <w:i/>
          </w:rPr>
          <w:t>A</w:t>
        </w:r>
        <w:r w:rsidRPr="004418C4">
          <w:t xml:space="preserve"> be </w:t>
        </w:r>
      </w:ins>
      <w:ins w:id="20229" w:author="Rev 7 Allen Wirfs-Brock" w:date="2012-04-11T16:18:00Z">
        <w:r w:rsidR="00F44A1F">
          <w:t>the result of the abstract</w:t>
        </w:r>
        <w:del w:id="20230" w:author="Rev 8 Allen Wirfs-Brock" w:date="2012-06-14T14:38:00Z">
          <w:r w:rsidR="00F44A1F" w:rsidDel="00D4543D">
            <w:delText>ion</w:delText>
          </w:r>
        </w:del>
        <w:r w:rsidR="00F44A1F">
          <w:t xml:space="preserve"> operation ArrayCreate (15.4) with argument 0</w:t>
        </w:r>
      </w:ins>
      <w:ins w:id="20231" w:author="Rev 4 Allen Wirfs-Brock" w:date="2011-11-04T19:00:00Z">
        <w:del w:id="20232" w:author="Rev 7 Allen Wirfs-Brock" w:date="2012-04-11T16:18:00Z">
          <w:r w:rsidRPr="004418C4" w:rsidDel="00F44A1F">
            <w:delText xml:space="preserve">a new array object created as if by the expression </w:delText>
          </w:r>
          <w:r w:rsidRPr="004418C4" w:rsidDel="00F44A1F">
            <w:rPr>
              <w:rFonts w:ascii="Courier New" w:hAnsi="Courier New" w:cs="Courier New"/>
              <w:b/>
            </w:rPr>
            <w:delText>new Array()</w:delText>
          </w:r>
          <w:r w:rsidRPr="004418C4" w:rsidDel="00F44A1F">
            <w:delText xml:space="preserve"> where </w:delText>
          </w:r>
          <w:r w:rsidRPr="004418C4" w:rsidDel="00F44A1F">
            <w:rPr>
              <w:rFonts w:ascii="Courier New" w:hAnsi="Courier New" w:cs="Courier New"/>
              <w:b/>
            </w:rPr>
            <w:delText>Array</w:delText>
          </w:r>
          <w:r w:rsidRPr="004418C4" w:rsidDel="00F44A1F">
            <w:delText xml:space="preserve"> is the standard built-in constructor with that name</w:delText>
          </w:r>
        </w:del>
        <w:r w:rsidRPr="004418C4">
          <w:t>.</w:t>
        </w:r>
      </w:ins>
    </w:p>
    <w:p w14:paraId="2C57BE37" w14:textId="77777777" w:rsidR="002A015C" w:rsidRPr="00E77497" w:rsidRDefault="002A015C" w:rsidP="002A015C">
      <w:pPr>
        <w:pStyle w:val="Alg3"/>
        <w:numPr>
          <w:ilvl w:val="0"/>
          <w:numId w:val="556"/>
        </w:numPr>
        <w:rPr>
          <w:ins w:id="20233" w:author="Rev 5 Allen Wirfs-Brock" w:date="2012-01-04T12:02:00Z"/>
        </w:rPr>
      </w:pPr>
      <w:ins w:id="20234" w:author="Rev 5 Allen Wirfs-Brock" w:date="2012-01-04T12:02:00Z">
        <w:r w:rsidRPr="00E77497">
          <w:t xml:space="preserve">Let </w:t>
        </w:r>
        <w:r w:rsidRPr="00E77497">
          <w:rPr>
            <w:i/>
          </w:rPr>
          <w:t>lenVal</w:t>
        </w:r>
        <w:r w:rsidRPr="00E77497">
          <w:t xml:space="preserve"> be the result of calling the [[Get]] internal method of </w:t>
        </w:r>
      </w:ins>
      <w:ins w:id="20235" w:author="Rev 5 Allen Wirfs-Brock" w:date="2012-01-04T12:03:00Z">
        <w:r w:rsidR="000D108B">
          <w:rPr>
            <w:i/>
          </w:rPr>
          <w:t>array</w:t>
        </w:r>
      </w:ins>
      <w:ins w:id="20236" w:author="Rev 5 Allen Wirfs-Brock" w:date="2012-01-04T12:02:00Z">
        <w:r w:rsidRPr="00E77497">
          <w:t xml:space="preserve"> with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ins>
    </w:p>
    <w:p w14:paraId="3D291281" w14:textId="77777777" w:rsidR="002A015C" w:rsidRPr="00E77497" w:rsidRDefault="002A015C" w:rsidP="002A015C">
      <w:pPr>
        <w:pStyle w:val="Alg3"/>
        <w:numPr>
          <w:ilvl w:val="0"/>
          <w:numId w:val="556"/>
        </w:numPr>
        <w:rPr>
          <w:ins w:id="20237" w:author="Rev 5 Allen Wirfs-Brock" w:date="2012-01-04T12:02:00Z"/>
        </w:rPr>
      </w:pPr>
      <w:ins w:id="20238" w:author="Rev 5 Allen Wirfs-Brock" w:date="2012-01-04T12:02:00Z">
        <w:r w:rsidRPr="00E77497">
          <w:t xml:space="preserve">Let </w:t>
        </w:r>
      </w:ins>
      <w:ins w:id="20239" w:author="Rev 5 Allen Wirfs-Brock" w:date="2012-01-04T12:03:00Z">
        <w:r w:rsidR="000D108B">
          <w:rPr>
            <w:i/>
          </w:rPr>
          <w:t>arrayLength</w:t>
        </w:r>
      </w:ins>
      <w:ins w:id="20240" w:author="Rev 5 Allen Wirfs-Brock" w:date="2012-01-04T12:02:00Z">
        <w:r w:rsidRPr="00E77497">
          <w:t xml:space="preserve"> be ToUint32(</w:t>
        </w:r>
        <w:r w:rsidRPr="00E77497">
          <w:rPr>
            <w:i/>
          </w:rPr>
          <w:t>lenVal</w:t>
        </w:r>
        <w:r w:rsidRPr="00E77497">
          <w:t>).</w:t>
        </w:r>
      </w:ins>
    </w:p>
    <w:p w14:paraId="6BB7C67D" w14:textId="77777777" w:rsidR="00A37763" w:rsidRDefault="00725391" w:rsidP="00EB121A">
      <w:pPr>
        <w:pStyle w:val="Alg2"/>
        <w:numPr>
          <w:ilvl w:val="0"/>
          <w:numId w:val="556"/>
        </w:numPr>
        <w:contextualSpacing/>
        <w:rPr>
          <w:ins w:id="20241" w:author="Rev 6 Allen Wirfs-Brock" w:date="2012-02-18T11:27:00Z"/>
        </w:rPr>
      </w:pPr>
      <w:ins w:id="20242" w:author="Rev 7 Allen Wirfs-Brock" w:date="2012-04-09T17:16:00Z">
        <w:r>
          <w:t>ReturnIfAbrupt(</w:t>
        </w:r>
        <w:r>
          <w:rPr>
            <w:i/>
          </w:rPr>
          <w:t>arrayLength</w:t>
        </w:r>
        <w:r>
          <w:t>).</w:t>
        </w:r>
      </w:ins>
      <w:ins w:id="20243" w:author="Rev 6 Allen Wirfs-Brock" w:date="2012-02-18T11:27:00Z">
        <w:del w:id="20244" w:author="Rev 7 Allen Wirfs-Brock" w:date="2012-04-09T17:16:00Z">
          <w:r w:rsidR="00A37763" w:rsidDel="00725391">
            <w:delText xml:space="preserve">If </w:delText>
          </w:r>
        </w:del>
      </w:ins>
      <w:ins w:id="20245" w:author="Rev 6 Allen Wirfs-Brock" w:date="2012-02-18T11:28:00Z">
        <w:del w:id="20246" w:author="Rev 7 Allen Wirfs-Brock" w:date="2012-04-09T17:16:00Z">
          <w:r w:rsidR="00A37763" w:rsidDel="00725391">
            <w:rPr>
              <w:i/>
            </w:rPr>
            <w:delText>arrayLength</w:delText>
          </w:r>
        </w:del>
      </w:ins>
      <w:ins w:id="20247" w:author="Rev 6 Allen Wirfs-Brock" w:date="2012-02-18T11:27:00Z">
        <w:del w:id="20248" w:author="Rev 7 Allen Wirfs-Brock" w:date="2012-04-09T17:16:00Z">
          <w:r w:rsidR="00A37763" w:rsidDel="00725391">
            <w:delText xml:space="preserve"> is an abrupt completion, return </w:delText>
          </w:r>
        </w:del>
      </w:ins>
      <w:ins w:id="20249" w:author="Rev 6 Allen Wirfs-Brock" w:date="2012-02-18T11:28:00Z">
        <w:del w:id="20250" w:author="Rev 7 Allen Wirfs-Brock" w:date="2012-04-09T17:16:00Z">
          <w:r w:rsidR="00A37763" w:rsidDel="00725391">
            <w:rPr>
              <w:i/>
            </w:rPr>
            <w:delText>arrayLength</w:delText>
          </w:r>
        </w:del>
      </w:ins>
      <w:ins w:id="20251" w:author="Rev 6 Allen Wirfs-Brock" w:date="2012-02-18T11:27:00Z">
        <w:del w:id="20252" w:author="Rev 7 Allen Wirfs-Brock" w:date="2012-04-09T17:16:00Z">
          <w:r w:rsidR="00A37763" w:rsidDel="00725391">
            <w:delText>.</w:delText>
          </w:r>
        </w:del>
      </w:ins>
    </w:p>
    <w:p w14:paraId="04468B45" w14:textId="77777777" w:rsidR="00675B74" w:rsidRPr="004418C4" w:rsidRDefault="00675B74" w:rsidP="00B34B48">
      <w:pPr>
        <w:pStyle w:val="Alg3"/>
        <w:numPr>
          <w:ilvl w:val="0"/>
          <w:numId w:val="556"/>
        </w:numPr>
        <w:rPr>
          <w:ins w:id="20253" w:author="Rev 4 Allen Wirfs-Brock" w:date="2011-11-04T19:00:00Z"/>
        </w:rPr>
      </w:pPr>
      <w:ins w:id="20254" w:author="Rev 4 Allen Wirfs-Brock" w:date="2011-11-04T19:00:00Z">
        <w:r w:rsidRPr="004418C4">
          <w:t xml:space="preserve">Let </w:t>
        </w:r>
        <w:r w:rsidRPr="004418C4">
          <w:rPr>
            <w:i/>
          </w:rPr>
          <w:t>n</w:t>
        </w:r>
        <w:r w:rsidRPr="004418C4">
          <w:t>=0</w:t>
        </w:r>
      </w:ins>
      <w:ins w:id="20255" w:author="Rev 4 Allen Wirfs-Brock" w:date="2011-11-05T10:52:00Z">
        <w:r w:rsidR="00DD66FD">
          <w:t>.</w:t>
        </w:r>
      </w:ins>
    </w:p>
    <w:p w14:paraId="2159923C" w14:textId="77777777" w:rsidR="00DD66FD" w:rsidRDefault="00DD66FD" w:rsidP="00B34B48">
      <w:pPr>
        <w:pStyle w:val="Alg3"/>
        <w:numPr>
          <w:ilvl w:val="0"/>
          <w:numId w:val="556"/>
        </w:numPr>
        <w:rPr>
          <w:ins w:id="20256" w:author="Rev 4 Allen Wirfs-Brock" w:date="2011-11-05T10:52:00Z"/>
        </w:rPr>
      </w:pPr>
      <w:ins w:id="20257" w:author="Rev 4 Allen Wirfs-Brock" w:date="2011-11-05T10:52:00Z">
        <w:r>
          <w:t xml:space="preserve">Let </w:t>
        </w:r>
        <w:r w:rsidRPr="00C7794D">
          <w:rPr>
            <w:i/>
          </w:rPr>
          <w:t>index</w:t>
        </w:r>
        <w:r>
          <w:t xml:space="preserve"> = </w:t>
        </w:r>
        <w:r w:rsidRPr="00C7794D">
          <w:rPr>
            <w:i/>
          </w:rPr>
          <w:t>nextIndex</w:t>
        </w:r>
        <w:r>
          <w:t>.</w:t>
        </w:r>
      </w:ins>
    </w:p>
    <w:p w14:paraId="044BDC2C" w14:textId="77777777" w:rsidR="00675B74" w:rsidRPr="004418C4" w:rsidRDefault="00675B74" w:rsidP="00B34B48">
      <w:pPr>
        <w:pStyle w:val="Alg3"/>
        <w:numPr>
          <w:ilvl w:val="0"/>
          <w:numId w:val="556"/>
        </w:numPr>
        <w:rPr>
          <w:ins w:id="20258" w:author="Rev 4 Allen Wirfs-Brock" w:date="2011-11-04T19:00:00Z"/>
        </w:rPr>
      </w:pPr>
      <w:ins w:id="20259" w:author="Rev 4 Allen Wirfs-Brock" w:date="2011-11-04T19:00:00Z">
        <w:r w:rsidRPr="004418C4">
          <w:t xml:space="preserve">Repeat, while </w:t>
        </w:r>
        <w:r w:rsidRPr="004418C4">
          <w:rPr>
            <w:i/>
          </w:rPr>
          <w:t>index</w:t>
        </w:r>
        <w:r w:rsidRPr="004418C4">
          <w:t xml:space="preserve"> &lt; </w:t>
        </w:r>
      </w:ins>
      <w:ins w:id="20260" w:author="Rev 4 Allen Wirfs-Brock" w:date="2011-11-05T10:34:00Z">
        <w:r w:rsidR="006A7D66">
          <w:rPr>
            <w:i/>
          </w:rPr>
          <w:t>arrayLength</w:t>
        </w:r>
      </w:ins>
    </w:p>
    <w:p w14:paraId="6D4A2553" w14:textId="77777777" w:rsidR="00675B74" w:rsidRPr="004418C4" w:rsidRDefault="00675B74" w:rsidP="00B34B48">
      <w:pPr>
        <w:pStyle w:val="Alg3"/>
        <w:numPr>
          <w:ilvl w:val="1"/>
          <w:numId w:val="556"/>
        </w:numPr>
        <w:tabs>
          <w:tab w:val="clear" w:pos="1080"/>
          <w:tab w:val="num" w:pos="720"/>
        </w:tabs>
        <w:ind w:left="720"/>
        <w:rPr>
          <w:ins w:id="20261" w:author="Rev 4 Allen Wirfs-Brock" w:date="2011-11-04T19:00:00Z"/>
        </w:rPr>
      </w:pPr>
      <w:ins w:id="20262" w:author="Rev 4 Allen Wirfs-Brock" w:date="2011-11-04T19:00:00Z">
        <w:r w:rsidRPr="004418C4">
          <w:t xml:space="preserve">Let </w:t>
        </w:r>
        <w:r w:rsidRPr="004418C4">
          <w:rPr>
            <w:i/>
          </w:rPr>
          <w:t>P</w:t>
        </w:r>
        <w:r w:rsidRPr="004418C4">
          <w:t xml:space="preserve"> be ToString(</w:t>
        </w:r>
        <w:r w:rsidRPr="004418C4">
          <w:rPr>
            <w:i/>
          </w:rPr>
          <w:t>index</w:t>
        </w:r>
        <w:r w:rsidRPr="004418C4">
          <w:t>).</w:t>
        </w:r>
      </w:ins>
    </w:p>
    <w:p w14:paraId="5086DAD6" w14:textId="77777777" w:rsidR="00675B74" w:rsidRPr="004418C4" w:rsidRDefault="00675B74" w:rsidP="00B34B48">
      <w:pPr>
        <w:pStyle w:val="Alg3"/>
        <w:numPr>
          <w:ilvl w:val="1"/>
          <w:numId w:val="556"/>
        </w:numPr>
        <w:tabs>
          <w:tab w:val="clear" w:pos="1080"/>
          <w:tab w:val="num" w:pos="720"/>
        </w:tabs>
        <w:ind w:left="720"/>
        <w:rPr>
          <w:ins w:id="20263" w:author="Rev 4 Allen Wirfs-Brock" w:date="2011-11-04T19:00:00Z"/>
        </w:rPr>
      </w:pPr>
      <w:ins w:id="20264" w:author="Rev 4 Allen Wirfs-Brock" w:date="2011-11-04T19:00:00Z">
        <w:r w:rsidRPr="004418C4">
          <w:t xml:space="preserve">Let </w:t>
        </w:r>
        <w:r w:rsidRPr="004418C4">
          <w:rPr>
            <w:i/>
          </w:rPr>
          <w:t>exists</w:t>
        </w:r>
        <w:r w:rsidRPr="004418C4">
          <w:t xml:space="preserve"> be the result of calling the [[HasProperty]] internal method of </w:t>
        </w:r>
      </w:ins>
      <w:ins w:id="20265" w:author="Rev 4 Allen Wirfs-Brock" w:date="2011-11-05T10:34:00Z">
        <w:r w:rsidR="006A7D66">
          <w:rPr>
            <w:i/>
          </w:rPr>
          <w:t>array</w:t>
        </w:r>
      </w:ins>
      <w:ins w:id="20266" w:author="Rev 4 Allen Wirfs-Brock" w:date="2011-11-04T19:00:00Z">
        <w:r w:rsidRPr="004418C4">
          <w:t xml:space="preserve"> with argument </w:t>
        </w:r>
        <w:r w:rsidRPr="004418C4">
          <w:rPr>
            <w:i/>
          </w:rPr>
          <w:t>P</w:t>
        </w:r>
        <w:r w:rsidRPr="004418C4">
          <w:t>.</w:t>
        </w:r>
      </w:ins>
    </w:p>
    <w:p w14:paraId="60861CFB" w14:textId="77777777" w:rsidR="00675B74" w:rsidRPr="004418C4" w:rsidRDefault="00675B74" w:rsidP="00B34B48">
      <w:pPr>
        <w:pStyle w:val="Alg3"/>
        <w:numPr>
          <w:ilvl w:val="1"/>
          <w:numId w:val="556"/>
        </w:numPr>
        <w:tabs>
          <w:tab w:val="clear" w:pos="1080"/>
          <w:tab w:val="num" w:pos="720"/>
        </w:tabs>
        <w:ind w:left="720"/>
        <w:rPr>
          <w:ins w:id="20267" w:author="Rev 4 Allen Wirfs-Brock" w:date="2011-11-04T19:00:00Z"/>
        </w:rPr>
      </w:pPr>
      <w:ins w:id="20268" w:author="Rev 4 Allen Wirfs-Brock" w:date="2011-11-04T19:00:00Z">
        <w:r w:rsidRPr="004418C4">
          <w:t xml:space="preserve">If </w:t>
        </w:r>
        <w:r w:rsidRPr="004418C4">
          <w:rPr>
            <w:i/>
          </w:rPr>
          <w:t>exists</w:t>
        </w:r>
        <w:r w:rsidRPr="004418C4">
          <w:t xml:space="preserve"> is </w:t>
        </w:r>
        <w:r w:rsidRPr="004418C4">
          <w:rPr>
            <w:b/>
          </w:rPr>
          <w:t>true</w:t>
        </w:r>
        <w:r w:rsidRPr="004418C4">
          <w:t>, then</w:t>
        </w:r>
      </w:ins>
    </w:p>
    <w:p w14:paraId="1412AFD7" w14:textId="77777777" w:rsidR="00675B74" w:rsidRPr="004418C4" w:rsidRDefault="00675B74" w:rsidP="00B34B48">
      <w:pPr>
        <w:pStyle w:val="Alg3"/>
        <w:numPr>
          <w:ilvl w:val="2"/>
          <w:numId w:val="556"/>
        </w:numPr>
        <w:tabs>
          <w:tab w:val="clear" w:pos="1800"/>
          <w:tab w:val="num" w:pos="990"/>
        </w:tabs>
        <w:ind w:left="990" w:hanging="180"/>
        <w:rPr>
          <w:ins w:id="20269" w:author="Rev 4 Allen Wirfs-Brock" w:date="2011-11-04T19:00:00Z"/>
        </w:rPr>
      </w:pPr>
      <w:ins w:id="20270" w:author="Rev 4 Allen Wirfs-Brock" w:date="2011-11-04T19:00:00Z">
        <w:r w:rsidRPr="004418C4">
          <w:t xml:space="preserve">Let </w:t>
        </w:r>
        <w:r w:rsidRPr="004418C4">
          <w:rPr>
            <w:i/>
          </w:rPr>
          <w:t>v</w:t>
        </w:r>
        <w:r w:rsidRPr="004418C4">
          <w:t xml:space="preserve"> be the result of calling the [[Get]] internal method of </w:t>
        </w:r>
      </w:ins>
      <w:ins w:id="20271" w:author="Rev 4 Allen Wirfs-Brock" w:date="2011-11-05T10:35:00Z">
        <w:r w:rsidR="006A7D66">
          <w:rPr>
            <w:i/>
          </w:rPr>
          <w:t>array</w:t>
        </w:r>
      </w:ins>
      <w:ins w:id="20272" w:author="Rev 4 Allen Wirfs-Brock" w:date="2011-11-04T19:00:00Z">
        <w:r w:rsidRPr="004418C4">
          <w:t xml:space="preserve"> passing </w:t>
        </w:r>
        <w:r w:rsidRPr="004418C4">
          <w:rPr>
            <w:i/>
          </w:rPr>
          <w:t xml:space="preserve">P </w:t>
        </w:r>
        <w:r w:rsidRPr="004418C4">
          <w:t>as the argument.</w:t>
        </w:r>
      </w:ins>
    </w:p>
    <w:p w14:paraId="2BF078BD" w14:textId="77777777" w:rsidR="00A37763" w:rsidRDefault="00A37763" w:rsidP="00EB121A">
      <w:pPr>
        <w:pStyle w:val="Alg2"/>
        <w:numPr>
          <w:ilvl w:val="2"/>
          <w:numId w:val="556"/>
        </w:numPr>
        <w:tabs>
          <w:tab w:val="clear" w:pos="1800"/>
          <w:tab w:val="num" w:pos="990"/>
        </w:tabs>
        <w:ind w:hanging="990"/>
        <w:contextualSpacing/>
        <w:rPr>
          <w:ins w:id="20273" w:author="Rev 6 Allen Wirfs-Brock" w:date="2012-02-18T11:30:00Z"/>
        </w:rPr>
      </w:pPr>
      <w:ins w:id="20274" w:author="Rev 6 Allen Wirfs-Brock" w:date="2012-02-18T11:30:00Z">
        <w:del w:id="20275" w:author="Rev 7 Allen Wirfs-Brock" w:date="2012-04-09T16:40:00Z">
          <w:r w:rsidDel="00992271">
            <w:delText xml:space="preserve">If </w:delText>
          </w:r>
          <w:r w:rsidDel="00992271">
            <w:rPr>
              <w:i/>
            </w:rPr>
            <w:delText>v</w:delText>
          </w:r>
          <w:r w:rsidDel="00992271">
            <w:delText xml:space="preserve"> is an abrupt completion, return </w:delText>
          </w:r>
        </w:del>
      </w:ins>
      <w:ins w:id="20276" w:author="Rev 6 Allen Wirfs-Brock" w:date="2012-02-18T11:31:00Z">
        <w:del w:id="20277" w:author="Rev 7 Allen Wirfs-Brock" w:date="2012-04-09T16:40:00Z">
          <w:r w:rsidDel="00992271">
            <w:rPr>
              <w:i/>
            </w:rPr>
            <w:delText>v</w:delText>
          </w:r>
        </w:del>
      </w:ins>
      <w:ins w:id="20278" w:author="Rev 7 Allen Wirfs-Brock" w:date="2012-04-09T16:40:00Z">
        <w:r w:rsidR="00992271">
          <w:t>ReturnIfAbrupt(</w:t>
        </w:r>
        <w:r w:rsidR="00992271" w:rsidRPr="00D5580A">
          <w:rPr>
            <w:i/>
          </w:rPr>
          <w:t>v</w:t>
        </w:r>
        <w:r w:rsidR="00992271">
          <w:t>)</w:t>
        </w:r>
      </w:ins>
      <w:ins w:id="20279" w:author="Rev 6 Allen Wirfs-Brock" w:date="2012-02-18T11:30:00Z">
        <w:r>
          <w:t>.</w:t>
        </w:r>
      </w:ins>
    </w:p>
    <w:p w14:paraId="4354B5E3" w14:textId="77777777" w:rsidR="00675B74" w:rsidRPr="004418C4" w:rsidRDefault="00675B74" w:rsidP="00B34B48">
      <w:pPr>
        <w:pStyle w:val="Alg3"/>
        <w:numPr>
          <w:ilvl w:val="2"/>
          <w:numId w:val="556"/>
        </w:numPr>
        <w:tabs>
          <w:tab w:val="clear" w:pos="1800"/>
          <w:tab w:val="num" w:pos="990"/>
        </w:tabs>
        <w:ind w:left="990" w:hanging="180"/>
        <w:rPr>
          <w:ins w:id="20280" w:author="Rev 4 Allen Wirfs-Brock" w:date="2011-11-04T19:00:00Z"/>
        </w:rPr>
      </w:pPr>
      <w:ins w:id="20281" w:author="Rev 4 Allen Wirfs-Brock" w:date="2011-11-04T19:00:00Z">
        <w:r w:rsidRPr="004418C4">
          <w:t xml:space="preserve">Call the [[DefineOwnProperty]] internal method of </w:t>
        </w:r>
        <w:r w:rsidRPr="004418C4">
          <w:rPr>
            <w:i/>
          </w:rPr>
          <w:t>A</w:t>
        </w:r>
        <w:r w:rsidRPr="004418C4">
          <w:t xml:space="preserve"> with arguments ToString(</w:t>
        </w:r>
        <w:r w:rsidRPr="004418C4">
          <w:rPr>
            <w:i/>
          </w:rPr>
          <w:t>n</w:t>
        </w:r>
        <w:r w:rsidRPr="004418C4">
          <w:t xml:space="preserve">), Property Descriptor {[[Value]]: </w:t>
        </w:r>
        <w:r w:rsidRPr="004418C4">
          <w:rPr>
            <w:i/>
          </w:rPr>
          <w:t>v</w:t>
        </w:r>
      </w:ins>
      <w:ins w:id="20282" w:author="Rev 6 Allen Wirfs-Brock" w:date="2012-02-18T11:31:00Z">
        <w:del w:id="20283" w:author="Rev 7 Allen Wirfs-Brock" w:date="2012-04-09T16:41:00Z">
          <w:r w:rsidR="00A37763" w:rsidDel="00992271">
            <w:delText>.[[value]]</w:delText>
          </w:r>
        </w:del>
      </w:ins>
      <w:ins w:id="20284" w:author="Rev 4 Allen Wirfs-Brock" w:date="2011-11-04T19:00:00Z">
        <w:r w:rsidRPr="004418C4">
          <w:t xml:space="preserve">, [[Writable]]: </w:t>
        </w:r>
        <w:r w:rsidRPr="004418C4">
          <w:rPr>
            <w:b/>
          </w:rPr>
          <w:t>true</w:t>
        </w:r>
        <w:r w:rsidRPr="004418C4">
          <w:t xml:space="preserve">, [[Enumerable]]: </w:t>
        </w:r>
        <w:r w:rsidRPr="004418C4">
          <w:rPr>
            <w:b/>
          </w:rPr>
          <w:t>true</w:t>
        </w:r>
        <w:r w:rsidRPr="004418C4">
          <w:t xml:space="preserve">, [[Configurable]]: </w:t>
        </w:r>
        <w:r w:rsidRPr="004418C4">
          <w:rPr>
            <w:b/>
          </w:rPr>
          <w:t>true</w:t>
        </w:r>
        <w:r w:rsidRPr="004418C4">
          <w:t xml:space="preserve">}, and </w:t>
        </w:r>
        <w:r w:rsidRPr="004418C4">
          <w:rPr>
            <w:b/>
          </w:rPr>
          <w:t>false</w:t>
        </w:r>
        <w:r w:rsidRPr="004418C4">
          <w:t>.</w:t>
        </w:r>
      </w:ins>
    </w:p>
    <w:p w14:paraId="23D2AD64" w14:textId="77777777" w:rsidR="00675B74" w:rsidRPr="004418C4" w:rsidRDefault="00675B74" w:rsidP="00B34B48">
      <w:pPr>
        <w:pStyle w:val="Alg3"/>
        <w:numPr>
          <w:ilvl w:val="1"/>
          <w:numId w:val="556"/>
        </w:numPr>
        <w:tabs>
          <w:tab w:val="clear" w:pos="1080"/>
          <w:tab w:val="num" w:pos="720"/>
        </w:tabs>
        <w:ind w:hanging="720"/>
        <w:rPr>
          <w:ins w:id="20285" w:author="Rev 4 Allen Wirfs-Brock" w:date="2011-11-04T19:00:00Z"/>
        </w:rPr>
      </w:pPr>
      <w:ins w:id="20286" w:author="Rev 4 Allen Wirfs-Brock" w:date="2011-11-04T19:00:00Z">
        <w:r w:rsidRPr="004418C4">
          <w:t xml:space="preserve">Let </w:t>
        </w:r>
        <w:r w:rsidRPr="004418C4">
          <w:rPr>
            <w:i/>
          </w:rPr>
          <w:t>n</w:t>
        </w:r>
        <w:r w:rsidRPr="004418C4">
          <w:t xml:space="preserve"> = </w:t>
        </w:r>
        <w:r w:rsidRPr="004418C4">
          <w:rPr>
            <w:i/>
          </w:rPr>
          <w:t>n</w:t>
        </w:r>
        <w:r w:rsidRPr="004418C4">
          <w:t>+1.</w:t>
        </w:r>
      </w:ins>
    </w:p>
    <w:p w14:paraId="6452ACB1" w14:textId="77777777" w:rsidR="00675B74" w:rsidRPr="004418C4" w:rsidRDefault="00675B74" w:rsidP="00B34B48">
      <w:pPr>
        <w:pStyle w:val="Alg3"/>
        <w:numPr>
          <w:ilvl w:val="1"/>
          <w:numId w:val="556"/>
        </w:numPr>
        <w:tabs>
          <w:tab w:val="clear" w:pos="1080"/>
          <w:tab w:val="num" w:pos="720"/>
        </w:tabs>
        <w:ind w:hanging="720"/>
        <w:rPr>
          <w:ins w:id="20287" w:author="Rev 4 Allen Wirfs-Brock" w:date="2011-11-04T19:00:00Z"/>
        </w:rPr>
      </w:pPr>
      <w:ins w:id="20288" w:author="Rev 4 Allen Wirfs-Brock" w:date="2011-11-04T19:00:00Z">
        <w:r w:rsidRPr="004418C4">
          <w:t xml:space="preserve">Let </w:t>
        </w:r>
        <w:r w:rsidRPr="004418C4">
          <w:rPr>
            <w:i/>
          </w:rPr>
          <w:t>index</w:t>
        </w:r>
        <w:r w:rsidRPr="004418C4">
          <w:t xml:space="preserve"> = </w:t>
        </w:r>
        <w:r w:rsidRPr="004418C4">
          <w:rPr>
            <w:i/>
          </w:rPr>
          <w:t>index</w:t>
        </w:r>
        <w:r w:rsidRPr="004418C4">
          <w:t>+1.</w:t>
        </w:r>
      </w:ins>
    </w:p>
    <w:p w14:paraId="52B7FA8F" w14:textId="77777777" w:rsidR="00675B74" w:rsidRPr="004418C4" w:rsidRDefault="00481DAC" w:rsidP="00B34B48">
      <w:pPr>
        <w:pStyle w:val="Alg3"/>
        <w:numPr>
          <w:ilvl w:val="0"/>
          <w:numId w:val="556"/>
        </w:numPr>
        <w:spacing w:after="240"/>
        <w:rPr>
          <w:ins w:id="20289" w:author="Rev 4 Allen Wirfs-Brock" w:date="2011-11-04T19:00:00Z"/>
        </w:rPr>
      </w:pPr>
      <w:ins w:id="20290" w:author="Rev 6 Allen Wirfs-Brock" w:date="2012-02-18T11:01:00Z">
        <w:r>
          <w:t>Return the result of p</w:t>
        </w:r>
        <w:r w:rsidRPr="004418C4">
          <w:t>erform</w:t>
        </w:r>
        <w:r>
          <w:t>ing</w:t>
        </w:r>
        <w:r w:rsidRPr="004418C4">
          <w:t xml:space="preserve"> </w:t>
        </w:r>
      </w:ins>
      <w:ins w:id="20291" w:author="Rev 4 Allen Wirfs-Brock" w:date="2011-11-04T19:00:00Z">
        <w:del w:id="20292" w:author="Rev 6 Allen Wirfs-Brock" w:date="2012-02-18T11:01:00Z">
          <w:r w:rsidR="00675B74" w:rsidRPr="004418C4" w:rsidDel="00481DAC">
            <w:delText xml:space="preserve">Perform </w:delText>
          </w:r>
        </w:del>
        <w:r w:rsidR="00675B74" w:rsidRPr="004418C4">
          <w:t xml:space="preserve">Binding </w:t>
        </w:r>
        <w:del w:id="20293" w:author="Rev 6 Allen Wirfs-Brock" w:date="2012-02-27T15:45:00Z">
          <w:r w:rsidR="00675B74" w:rsidRPr="004418C4" w:rsidDel="00A113E2">
            <w:delText>Initialization</w:delText>
          </w:r>
        </w:del>
      </w:ins>
      <w:ins w:id="20294" w:author="Rev 6 Allen Wirfs-Brock" w:date="2012-02-27T15:45:00Z">
        <w:r w:rsidR="00A113E2">
          <w:t>Initialisation</w:t>
        </w:r>
      </w:ins>
      <w:ins w:id="20295" w:author="Rev 4 Allen Wirfs-Brock" w:date="2011-11-04T19:00:00Z">
        <w:r w:rsidR="00675B74" w:rsidRPr="004418C4">
          <w:t xml:space="preserve"> for </w:t>
        </w:r>
        <w:r w:rsidR="00675B74" w:rsidRPr="004418C4">
          <w:rPr>
            <w:i/>
          </w:rPr>
          <w:t>BindingIdentif</w:t>
        </w:r>
      </w:ins>
      <w:ins w:id="20296" w:author="Rev 7 Allen Wirfs-Brock" w:date="2012-04-12T14:34:00Z">
        <w:r w:rsidR="00B048D2">
          <w:rPr>
            <w:i/>
          </w:rPr>
          <w:t>i</w:t>
        </w:r>
      </w:ins>
      <w:ins w:id="20297" w:author="Rev 4 Allen Wirfs-Brock" w:date="2011-11-04T19:00:00Z">
        <w:r w:rsidR="00675B74" w:rsidRPr="004418C4">
          <w:rPr>
            <w:i/>
          </w:rPr>
          <w:t>er</w:t>
        </w:r>
        <w:r w:rsidR="00675B74" w:rsidRPr="004418C4">
          <w:t xml:space="preserve"> using </w:t>
        </w:r>
        <w:del w:id="20298" w:author="Rev 7 Allen Wirfs-Brock" w:date="2012-04-12T14:40:00Z">
          <w:r w:rsidR="00675B74" w:rsidDel="00B048D2">
            <w:rPr>
              <w:i/>
            </w:rPr>
            <w:delText>array</w:delText>
          </w:r>
        </w:del>
      </w:ins>
      <w:ins w:id="20299" w:author="Rev 7 Allen Wirfs-Brock" w:date="2012-04-12T14:40:00Z">
        <w:r w:rsidR="00B048D2">
          <w:rPr>
            <w:i/>
          </w:rPr>
          <w:t>A</w:t>
        </w:r>
      </w:ins>
      <w:ins w:id="20300" w:author="Rev 4 Allen Wirfs-Brock" w:date="2011-11-04T19:00:00Z">
        <w:r w:rsidR="00675B74" w:rsidRPr="004418C4">
          <w:t xml:space="preserve"> and </w:t>
        </w:r>
        <w:r w:rsidR="00675B74">
          <w:rPr>
            <w:i/>
          </w:rPr>
          <w:t xml:space="preserve">environment </w:t>
        </w:r>
        <w:r w:rsidR="00675B74">
          <w:t>as arguments</w:t>
        </w:r>
        <w:r w:rsidR="00675B74" w:rsidRPr="004418C4">
          <w:t>.</w:t>
        </w:r>
      </w:ins>
    </w:p>
    <w:p w14:paraId="77142E3E" w14:textId="77777777" w:rsidR="00675B74" w:rsidRDefault="00675B74" w:rsidP="00675B74">
      <w:pPr>
        <w:keepNext/>
        <w:rPr>
          <w:ins w:id="20301" w:author="Rev 4 Allen Wirfs-Brock" w:date="2011-11-04T18:59:00Z"/>
          <w:rFonts w:ascii="Helvetica" w:hAnsi="Helvetica"/>
          <w:b/>
          <w:spacing w:val="6"/>
        </w:rPr>
      </w:pPr>
      <w:ins w:id="20302" w:author="Rev 4 Allen Wirfs-Brock" w:date="2011-11-04T18:59:00Z">
        <w:r w:rsidRPr="004418C4">
          <w:rPr>
            <w:rFonts w:ascii="Helvetica" w:hAnsi="Helvetica"/>
            <w:b/>
          </w:rPr>
          <w:t xml:space="preserve">Runtime Semantics: </w:t>
        </w:r>
        <w:r>
          <w:rPr>
            <w:rFonts w:ascii="Helvetica" w:hAnsi="Helvetica"/>
            <w:b/>
          </w:rPr>
          <w:t xml:space="preserve">Keyed </w:t>
        </w:r>
        <w:r w:rsidRPr="004418C4">
          <w:rPr>
            <w:rFonts w:ascii="Helvetica" w:hAnsi="Helvetica"/>
            <w:b/>
            <w:spacing w:val="6"/>
          </w:rPr>
          <w:t xml:space="preserve">Binding </w:t>
        </w:r>
        <w:del w:id="20303" w:author="Rev 6 Allen Wirfs-Brock" w:date="2012-02-27T15:45:00Z">
          <w:r w:rsidRPr="004418C4" w:rsidDel="00A113E2">
            <w:rPr>
              <w:rFonts w:ascii="Helvetica" w:hAnsi="Helvetica"/>
              <w:b/>
              <w:spacing w:val="6"/>
            </w:rPr>
            <w:delText>Initialization</w:delText>
          </w:r>
        </w:del>
      </w:ins>
      <w:ins w:id="20304" w:author="Rev 6 Allen Wirfs-Brock" w:date="2012-02-27T15:45:00Z">
        <w:r w:rsidR="00A113E2">
          <w:rPr>
            <w:rFonts w:ascii="Helvetica" w:hAnsi="Helvetica"/>
            <w:b/>
            <w:spacing w:val="6"/>
          </w:rPr>
          <w:t>Initialisation</w:t>
        </w:r>
      </w:ins>
    </w:p>
    <w:p w14:paraId="5C3EE8BF" w14:textId="77777777" w:rsidR="00675B74" w:rsidRPr="004418C4" w:rsidRDefault="00675B74" w:rsidP="00675B74">
      <w:pPr>
        <w:ind w:left="360"/>
        <w:rPr>
          <w:ins w:id="20305" w:author="Rev 4 Allen Wirfs-Brock" w:date="2011-11-04T18:59:00Z"/>
        </w:rPr>
      </w:pPr>
      <w:ins w:id="20306" w:author="Rev 4 Allen Wirfs-Brock" w:date="2011-11-04T18:59:00Z">
        <w:r>
          <w:t>W</w:t>
        </w:r>
        <w:r w:rsidRPr="004418C4">
          <w:t xml:space="preserve">ith </w:t>
        </w:r>
        <w:r>
          <w:t>parameters</w:t>
        </w:r>
        <w:r w:rsidRPr="004418C4">
          <w:t xml:space="preserve"> </w:t>
        </w:r>
        <w:r>
          <w:rPr>
            <w:rFonts w:ascii="Times New Roman" w:hAnsi="Times New Roman"/>
            <w:i/>
          </w:rPr>
          <w:t>obj</w:t>
        </w:r>
        <w:r>
          <w:t xml:space="preserve">, </w:t>
        </w:r>
        <w:r>
          <w:rPr>
            <w:rFonts w:ascii="Times New Roman" w:hAnsi="Times New Roman"/>
            <w:i/>
          </w:rPr>
          <w:t xml:space="preserve">environment, </w:t>
        </w:r>
        <w:r w:rsidRPr="004418C4">
          <w:t>and</w:t>
        </w:r>
        <w:r>
          <w:rPr>
            <w:rFonts w:ascii="Times New Roman" w:hAnsi="Times New Roman"/>
            <w:i/>
          </w:rPr>
          <w:t xml:space="preserve"> </w:t>
        </w:r>
        <w:r w:rsidRPr="00827833">
          <w:t xml:space="preserve"> </w:t>
        </w:r>
        <w:r>
          <w:rPr>
            <w:rFonts w:ascii="Times New Roman" w:hAnsi="Times New Roman"/>
            <w:i/>
          </w:rPr>
          <w:t>propertyName</w:t>
        </w:r>
        <w:r>
          <w:t>.</w:t>
        </w:r>
      </w:ins>
    </w:p>
    <w:p w14:paraId="7473DAB3" w14:textId="77777777" w:rsidR="00675B74" w:rsidRPr="008E00F6" w:rsidRDefault="00675B74" w:rsidP="00675B74">
      <w:pPr>
        <w:rPr>
          <w:ins w:id="20307" w:author="Rev 4 Allen Wirfs-Brock" w:date="2011-11-04T18:59:00Z"/>
          <w:sz w:val="18"/>
        </w:rPr>
      </w:pPr>
      <w:ins w:id="20308" w:author="Rev 4 Allen Wirfs-Brock" w:date="2011-11-04T18:59:00Z">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del w:id="20309" w:author="Rev 6 Allen Wirfs-Brock" w:date="2012-02-27T15:48:00Z">
          <w:r w:rsidRPr="008E00F6" w:rsidDel="00A113E2">
            <w:rPr>
              <w:sz w:val="18"/>
            </w:rPr>
            <w:delText>initialization</w:delText>
          </w:r>
        </w:del>
      </w:ins>
      <w:ins w:id="20310" w:author="Rev 6 Allen Wirfs-Brock" w:date="2012-02-27T15:48:00Z">
        <w:r w:rsidR="00A113E2">
          <w:rPr>
            <w:sz w:val="18"/>
          </w:rPr>
          <w:t>initialisation</w:t>
        </w:r>
      </w:ins>
      <w:ins w:id="20311" w:author="Rev 4 Allen Wirfs-Brock" w:date="2011-11-04T18:59:00Z">
        <w:r w:rsidRPr="008E00F6">
          <w:rPr>
            <w:sz w:val="18"/>
          </w:rPr>
          <w:t xml:space="preserve"> value.  This is the </w:t>
        </w:r>
        <w:del w:id="20312" w:author="Rev 7 Allen Wirfs-Brock" w:date="2012-05-04T14:19:00Z">
          <w:r w:rsidRPr="008E00F6" w:rsidDel="00F77917">
            <w:rPr>
              <w:sz w:val="18"/>
            </w:rPr>
            <w:delText xml:space="preserve">the </w:delText>
          </w:r>
        </w:del>
        <w:r w:rsidRPr="008E00F6">
          <w:rPr>
            <w:sz w:val="18"/>
          </w:rPr>
          <w:t xml:space="preserve">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preinitialized </w:t>
        </w:r>
        <w:r>
          <w:rPr>
            <w:sz w:val="18"/>
          </w:rPr>
          <w:t>in order to deal with the possibility of multiple parameters with the same name</w:t>
        </w:r>
        <w:r w:rsidRPr="008E00F6">
          <w:rPr>
            <w:sz w:val="18"/>
          </w:rPr>
          <w:t xml:space="preserve">. </w:t>
        </w:r>
      </w:ins>
    </w:p>
    <w:p w14:paraId="1B99F3C6" w14:textId="77777777" w:rsidR="001C1CAB" w:rsidRPr="00E77497" w:rsidDel="00F07F43" w:rsidRDefault="001C1CAB" w:rsidP="001C1CAB">
      <w:pPr>
        <w:contextualSpacing/>
        <w:rPr>
          <w:ins w:id="20313" w:author="Rev 5 Allen Wirfs-Brock" w:date="2011-11-07T16:55:00Z"/>
          <w:del w:id="20314" w:author="Rev 8 Allen Wirfs-Brock" w:date="2012-06-01T08:57:00Z"/>
        </w:rPr>
      </w:pPr>
      <w:ins w:id="20315" w:author="Rev 5 Allen Wirfs-Brock" w:date="2011-11-07T16:55:00Z">
        <w:del w:id="20316" w:author="Rev 8 Allen Wirfs-Brock" w:date="2012-06-01T08:57:00Z">
          <w:r w:rsidRPr="00E77497" w:rsidDel="00F07F43">
            <w:rPr>
              <w:rStyle w:val="bnf"/>
            </w:rPr>
            <w:delText>BindingElement</w:delText>
          </w:r>
          <w:r w:rsidRPr="00E77497" w:rsidDel="00F07F43">
            <w:rPr>
              <w:b/>
            </w:rPr>
            <w:delText>:</w:delText>
          </w:r>
          <w:r w:rsidRPr="00E77497" w:rsidDel="00F07F43">
            <w:delText xml:space="preserve"> </w:delText>
          </w:r>
          <w:r w:rsidRPr="00E77497" w:rsidDel="00F07F43">
            <w:rPr>
              <w:rFonts w:ascii="Times New Roman" w:hAnsi="Times New Roman"/>
              <w:i/>
            </w:rPr>
            <w:delText>SingleNameBinding</w:delText>
          </w:r>
          <w:r w:rsidRPr="00E77497" w:rsidDel="00F07F43">
            <w:delText xml:space="preserve"> </w:delText>
          </w:r>
        </w:del>
      </w:ins>
    </w:p>
    <w:p w14:paraId="7C29B863" w14:textId="77777777" w:rsidR="001C1CAB" w:rsidRPr="00E77497" w:rsidDel="00F07F43" w:rsidRDefault="00481DAC" w:rsidP="00B34B48">
      <w:pPr>
        <w:pStyle w:val="Alg3"/>
        <w:numPr>
          <w:ilvl w:val="0"/>
          <w:numId w:val="623"/>
        </w:numPr>
        <w:spacing w:after="220"/>
        <w:rPr>
          <w:ins w:id="20317" w:author="Rev 5 Allen Wirfs-Brock" w:date="2011-11-07T16:55:00Z"/>
          <w:del w:id="20318" w:author="Rev 8 Allen Wirfs-Brock" w:date="2012-06-01T08:57:00Z"/>
        </w:rPr>
      </w:pPr>
      <w:ins w:id="20319" w:author="Rev 6 Allen Wirfs-Brock" w:date="2012-02-18T11:01:00Z">
        <w:del w:id="20320" w:author="Rev 8 Allen Wirfs-Brock" w:date="2012-06-01T08:57:00Z">
          <w:r w:rsidDel="00F07F43">
            <w:delText>Return the result of p</w:delText>
          </w:r>
          <w:r w:rsidRPr="004418C4" w:rsidDel="00F07F43">
            <w:delText>erform</w:delText>
          </w:r>
          <w:r w:rsidDel="00F07F43">
            <w:delText>ing</w:delText>
          </w:r>
          <w:r w:rsidRPr="004418C4" w:rsidDel="00F07F43">
            <w:delText xml:space="preserve"> </w:delText>
          </w:r>
        </w:del>
      </w:ins>
      <w:ins w:id="20321" w:author="Rev 5 Allen Wirfs-Brock" w:date="2011-11-07T16:55:00Z">
        <w:del w:id="20322" w:author="Rev 8 Allen Wirfs-Brock" w:date="2012-06-01T08:57:00Z">
          <w:r w:rsidR="001C1CAB" w:rsidDel="00F07F43">
            <w:delText>Perform Keyed Binding Initialization</w:delText>
          </w:r>
        </w:del>
      </w:ins>
      <w:ins w:id="20323" w:author="Rev 6 Allen Wirfs-Brock" w:date="2012-02-27T15:46:00Z">
        <w:del w:id="20324" w:author="Rev 8 Allen Wirfs-Brock" w:date="2012-06-01T08:57:00Z">
          <w:r w:rsidR="00A113E2" w:rsidDel="00F07F43">
            <w:delText>Initialisation</w:delText>
          </w:r>
        </w:del>
      </w:ins>
      <w:ins w:id="20325" w:author="Rev 5 Allen Wirfs-Brock" w:date="2011-11-07T16:55:00Z">
        <w:del w:id="20326" w:author="Rev 8 Allen Wirfs-Brock" w:date="2012-06-01T08:57:00Z">
          <w:r w:rsidR="001C1CAB" w:rsidDel="00F07F43">
            <w:delText xml:space="preserve"> for</w:delText>
          </w:r>
          <w:r w:rsidR="001C1CAB" w:rsidRPr="00675B74" w:rsidDel="00F07F43">
            <w:delText xml:space="preserve"> </w:delText>
          </w:r>
          <w:r w:rsidR="001C1CAB" w:rsidRPr="00E77497" w:rsidDel="00F07F43">
            <w:rPr>
              <w:i/>
            </w:rPr>
            <w:delText>SingleNameBinding</w:delText>
          </w:r>
          <w:r w:rsidR="001C1CAB" w:rsidRPr="00E77497" w:rsidDel="00F07F43">
            <w:delText xml:space="preserve"> using  </w:delText>
          </w:r>
          <w:r w:rsidR="001C1CAB" w:rsidDel="00F07F43">
            <w:rPr>
              <w:rStyle w:val="bnf"/>
            </w:rPr>
            <w:delText>obj</w:delText>
          </w:r>
          <w:r w:rsidR="001C1CAB" w:rsidRPr="00E77497" w:rsidDel="00F07F43">
            <w:delText xml:space="preserve">, </w:delText>
          </w:r>
          <w:r w:rsidR="001C1CAB" w:rsidDel="00F07F43">
            <w:rPr>
              <w:i/>
            </w:rPr>
            <w:delText>environment</w:delText>
          </w:r>
          <w:r w:rsidR="001C1CAB" w:rsidRPr="004418C4" w:rsidDel="00F07F43">
            <w:delText>,</w:delText>
          </w:r>
          <w:r w:rsidR="001C1CAB" w:rsidDel="00F07F43">
            <w:delText xml:space="preserve"> </w:delText>
          </w:r>
          <w:r w:rsidR="001C1CAB" w:rsidRPr="00E77497" w:rsidDel="00F07F43">
            <w:delText>and</w:delText>
          </w:r>
          <w:r w:rsidR="001C1CAB" w:rsidDel="00F07F43">
            <w:delText xml:space="preserve"> </w:delText>
          </w:r>
        </w:del>
      </w:ins>
      <w:ins w:id="20327" w:author="Rev 5 Allen Wirfs-Brock" w:date="2011-11-07T16:56:00Z">
        <w:del w:id="20328" w:author="Rev 8 Allen Wirfs-Brock" w:date="2012-06-01T08:57:00Z">
          <w:r w:rsidR="001C1CAB" w:rsidDel="00F07F43">
            <w:rPr>
              <w:i/>
            </w:rPr>
            <w:delText>propertyName</w:delText>
          </w:r>
        </w:del>
      </w:ins>
      <w:ins w:id="20329" w:author="Rev 5 Allen Wirfs-Brock" w:date="2011-11-07T16:55:00Z">
        <w:del w:id="20330" w:author="Rev 8 Allen Wirfs-Brock" w:date="2012-06-01T08:57:00Z">
          <w:r w:rsidR="001C1CAB" w:rsidRPr="00E77497" w:rsidDel="00F07F43">
            <w:delText xml:space="preserve"> as the arguments.</w:delText>
          </w:r>
        </w:del>
      </w:ins>
    </w:p>
    <w:p w14:paraId="6793966A" w14:textId="77777777" w:rsidR="00FD6556" w:rsidRPr="00E77497" w:rsidRDefault="00FD6556" w:rsidP="00FD6556">
      <w:pPr>
        <w:contextualSpacing/>
        <w:rPr>
          <w:ins w:id="20331" w:author="Rev 5 Allen Wirfs-Brock" w:date="2011-11-07T17:03:00Z"/>
        </w:rPr>
      </w:pPr>
      <w:ins w:id="20332" w:author="Rev 5 Allen Wirfs-Brock" w:date="2011-11-07T17:03:00Z">
        <w:r w:rsidRPr="00E77497">
          <w:rPr>
            <w:rStyle w:val="bnf"/>
          </w:rPr>
          <w:t>BindingElement</w:t>
        </w:r>
        <w:r w:rsidRPr="00E77497">
          <w:rPr>
            <w:b/>
          </w:rPr>
          <w:t>:</w:t>
        </w:r>
        <w:r w:rsidRPr="00E77497">
          <w:t xml:space="preserve"> </w:t>
        </w:r>
        <w:r w:rsidRPr="00E77497">
          <w:rPr>
            <w:rStyle w:val="bnf"/>
          </w:rPr>
          <w:t xml:space="preserve">BindingPattern </w:t>
        </w:r>
      </w:ins>
      <w:ins w:id="20333" w:author="Rev 5 Allen Wirfs-Brock" w:date="2012-01-04T12:06:00Z">
        <w:r w:rsidR="000D108B">
          <w:rPr>
            <w:rStyle w:val="bnf"/>
          </w:rPr>
          <w:t xml:space="preserve"> </w:t>
        </w:r>
      </w:ins>
      <w:ins w:id="20334" w:author="Rev 5 Allen Wirfs-Brock" w:date="2011-11-07T17:03:00Z">
        <w:r w:rsidRPr="00E77497">
          <w:rPr>
            <w:rFonts w:ascii="Times New Roman" w:hAnsi="Times New Roman"/>
            <w:i/>
          </w:rPr>
          <w:t>Initialiser</w:t>
        </w:r>
        <w:r w:rsidRPr="00E77497">
          <w:rPr>
            <w:rFonts w:ascii="Times New Roman" w:hAnsi="Times New Roman"/>
            <w:vertAlign w:val="subscript"/>
          </w:rPr>
          <w:t>opt</w:t>
        </w:r>
        <w:r w:rsidRPr="00E77497">
          <w:t xml:space="preserve"> </w:t>
        </w:r>
      </w:ins>
    </w:p>
    <w:p w14:paraId="23FE4271" w14:textId="77777777" w:rsidR="00FD6556" w:rsidRPr="00E77497" w:rsidDel="001E1845" w:rsidRDefault="00FD6556" w:rsidP="001E1845">
      <w:pPr>
        <w:pStyle w:val="Alg3"/>
        <w:numPr>
          <w:ilvl w:val="0"/>
          <w:numId w:val="556"/>
        </w:numPr>
        <w:tabs>
          <w:tab w:val="num" w:pos="1440"/>
        </w:tabs>
        <w:rPr>
          <w:ins w:id="20335" w:author="Rev 5 Allen Wirfs-Brock" w:date="2011-11-07T17:03:00Z"/>
          <w:del w:id="20336" w:author="Rev 10 Allen Wirfs-Brock" w:date="2012-08-07T11:01:00Z"/>
        </w:rPr>
      </w:pPr>
      <w:ins w:id="20337" w:author="Rev 5 Allen Wirfs-Brock" w:date="2011-11-07T17:03:00Z">
        <w:del w:id="20338" w:author="Rev 10 Allen Wirfs-Brock" w:date="2012-08-07T11:01:00Z">
          <w:r w:rsidRPr="00E77497" w:rsidDel="001E1845">
            <w:delText xml:space="preserve">Let </w:delText>
          </w:r>
          <w:r w:rsidRPr="001E1845" w:rsidDel="001E1845">
            <w:delText>exists</w:delText>
          </w:r>
          <w:r w:rsidRPr="00E77497" w:rsidDel="001E1845">
            <w:delText xml:space="preserve"> be the result of calling the [[HasProperty]] internal method of </w:delText>
          </w:r>
        </w:del>
      </w:ins>
      <w:ins w:id="20339" w:author="Rev 5 Allen Wirfs-Brock" w:date="2012-01-04T12:05:00Z">
        <w:del w:id="20340" w:author="Rev 10 Allen Wirfs-Brock" w:date="2012-08-07T11:01:00Z">
          <w:r w:rsidR="000D108B" w:rsidRPr="001E1845" w:rsidDel="001E1845">
            <w:delText>obj</w:delText>
          </w:r>
        </w:del>
      </w:ins>
      <w:ins w:id="20341" w:author="Rev 5 Allen Wirfs-Brock" w:date="2011-11-07T17:03:00Z">
        <w:del w:id="20342" w:author="Rev 10 Allen Wirfs-Brock" w:date="2012-08-07T11:01:00Z">
          <w:r w:rsidRPr="00E77497" w:rsidDel="001E1845">
            <w:delText xml:space="preserve"> with argument </w:delText>
          </w:r>
        </w:del>
      </w:ins>
      <w:ins w:id="20343" w:author="Rev 5 Allen Wirfs-Brock" w:date="2011-11-07T17:06:00Z">
        <w:del w:id="20344" w:author="Rev 10 Allen Wirfs-Brock" w:date="2012-08-07T11:01:00Z">
          <w:r w:rsidRPr="001E1845" w:rsidDel="001E1845">
            <w:delText>propertyName</w:delText>
          </w:r>
        </w:del>
      </w:ins>
      <w:ins w:id="20345" w:author="Rev 5 Allen Wirfs-Brock" w:date="2011-11-07T17:03:00Z">
        <w:del w:id="20346" w:author="Rev 10 Allen Wirfs-Brock" w:date="2012-08-07T11:01:00Z">
          <w:r w:rsidRPr="00E77497" w:rsidDel="001E1845">
            <w:delText xml:space="preserve">. </w:delText>
          </w:r>
        </w:del>
      </w:ins>
    </w:p>
    <w:p w14:paraId="6C47AC09" w14:textId="77777777" w:rsidR="00FD6556" w:rsidRPr="00E77497" w:rsidDel="001E1845" w:rsidRDefault="00FD6556" w:rsidP="001E1845">
      <w:pPr>
        <w:pStyle w:val="Alg3"/>
        <w:numPr>
          <w:ilvl w:val="0"/>
          <w:numId w:val="556"/>
        </w:numPr>
        <w:rPr>
          <w:ins w:id="20347" w:author="Rev 5 Allen Wirfs-Brock" w:date="2011-11-07T17:03:00Z"/>
          <w:del w:id="20348" w:author="Rev 10 Allen Wirfs-Brock" w:date="2012-08-07T11:01:00Z"/>
        </w:rPr>
      </w:pPr>
      <w:ins w:id="20349" w:author="Rev 5 Allen Wirfs-Brock" w:date="2011-11-07T17:03:00Z">
        <w:del w:id="20350" w:author="Rev 10 Allen Wirfs-Brock" w:date="2012-08-07T11:01:00Z">
          <w:r w:rsidRPr="00E77497" w:rsidDel="001E1845">
            <w:delText xml:space="preserve">If </w:delText>
          </w:r>
          <w:r w:rsidRPr="001E1845" w:rsidDel="001E1845">
            <w:delText>exists</w:delText>
          </w:r>
          <w:r w:rsidRPr="00E77497" w:rsidDel="001E1845">
            <w:delText xml:space="preserve"> is </w:delText>
          </w:r>
          <w:r w:rsidRPr="001E1845" w:rsidDel="001E1845">
            <w:delText>true</w:delText>
          </w:r>
          <w:r w:rsidRPr="00E77497" w:rsidDel="001E1845">
            <w:delText>, then</w:delText>
          </w:r>
        </w:del>
      </w:ins>
    </w:p>
    <w:p w14:paraId="149FBDF3" w14:textId="77777777" w:rsidR="00FD6556" w:rsidRPr="00E77497" w:rsidDel="001E1845" w:rsidRDefault="00FD6556" w:rsidP="001E1845">
      <w:pPr>
        <w:pStyle w:val="Alg3"/>
        <w:numPr>
          <w:ilvl w:val="0"/>
          <w:numId w:val="556"/>
        </w:numPr>
        <w:rPr>
          <w:ins w:id="20351" w:author="Rev 5 Allen Wirfs-Brock" w:date="2011-11-07T17:03:00Z"/>
          <w:del w:id="20352" w:author="Rev 10 Allen Wirfs-Brock" w:date="2012-08-07T11:17:00Z"/>
        </w:rPr>
      </w:pPr>
      <w:ins w:id="20353" w:author="Rev 5 Allen Wirfs-Brock" w:date="2011-11-07T17:03:00Z">
        <w:del w:id="20354" w:author="Rev 10 Allen Wirfs-Brock" w:date="2012-08-07T11:17:00Z">
          <w:r w:rsidRPr="00E77497" w:rsidDel="001E1845">
            <w:delText xml:space="preserve">Let </w:delText>
          </w:r>
          <w:r w:rsidRPr="001E1845" w:rsidDel="001E1845">
            <w:delText>v</w:delText>
          </w:r>
          <w:r w:rsidRPr="00E77497" w:rsidDel="001E1845">
            <w:delText xml:space="preserve"> be the result of calling the [[Get]] internal method of </w:delText>
          </w:r>
        </w:del>
      </w:ins>
      <w:ins w:id="20355" w:author="Rev 5 Allen Wirfs-Brock" w:date="2012-01-04T12:05:00Z">
        <w:del w:id="20356" w:author="Rev 10 Allen Wirfs-Brock" w:date="2012-08-07T11:17:00Z">
          <w:r w:rsidR="000D108B" w:rsidRPr="001E1845" w:rsidDel="001E1845">
            <w:delText>obj</w:delText>
          </w:r>
        </w:del>
      </w:ins>
      <w:ins w:id="20357" w:author="Rev 5 Allen Wirfs-Brock" w:date="2011-11-07T17:03:00Z">
        <w:del w:id="20358" w:author="Rev 10 Allen Wirfs-Brock" w:date="2012-08-07T11:17:00Z">
          <w:r w:rsidRPr="00E77497" w:rsidDel="001E1845">
            <w:delText xml:space="preserve"> with argument </w:delText>
          </w:r>
        </w:del>
      </w:ins>
      <w:ins w:id="20359" w:author="Rev 5 Allen Wirfs-Brock" w:date="2011-11-07T17:06:00Z">
        <w:del w:id="20360" w:author="Rev 10 Allen Wirfs-Brock" w:date="2012-08-07T11:17:00Z">
          <w:r w:rsidRPr="001E1845" w:rsidDel="001E1845">
            <w:delText>propertyName</w:delText>
          </w:r>
        </w:del>
      </w:ins>
      <w:ins w:id="20361" w:author="Rev 5 Allen Wirfs-Brock" w:date="2011-11-07T17:03:00Z">
        <w:del w:id="20362" w:author="Rev 10 Allen Wirfs-Brock" w:date="2012-08-07T11:17:00Z">
          <w:r w:rsidRPr="00E77497" w:rsidDel="001E1845">
            <w:delText>.</w:delText>
          </w:r>
        </w:del>
      </w:ins>
    </w:p>
    <w:p w14:paraId="4F46BD50" w14:textId="77777777" w:rsidR="001E1845" w:rsidRPr="00E77497" w:rsidRDefault="001E1845" w:rsidP="001E1845">
      <w:pPr>
        <w:pStyle w:val="Alg3"/>
        <w:numPr>
          <w:ilvl w:val="0"/>
          <w:numId w:val="918"/>
        </w:numPr>
        <w:rPr>
          <w:ins w:id="20363" w:author="Rev 10 Allen Wirfs-Brock" w:date="2012-08-07T11:16:00Z"/>
        </w:rPr>
      </w:pPr>
      <w:ins w:id="20364" w:author="Rev 10 Allen Wirfs-Brock" w:date="2012-08-07T11:16:00Z">
        <w:r w:rsidRPr="00E77497">
          <w:t xml:space="preserve">Let </w:t>
        </w:r>
        <w:r w:rsidRPr="001E1845">
          <w:rPr>
            <w:i/>
          </w:rPr>
          <w:t>v</w:t>
        </w:r>
        <w:r w:rsidRPr="00E77497">
          <w:t xml:space="preserve"> be the result of calling the [[Get]] internal method of </w:t>
        </w:r>
        <w:r w:rsidRPr="001E1845">
          <w:t>obj</w:t>
        </w:r>
        <w:r w:rsidRPr="00E77497">
          <w:t xml:space="preserve"> with argument </w:t>
        </w:r>
        <w:r w:rsidRPr="0004792F">
          <w:rPr>
            <w:i/>
          </w:rPr>
          <w:t>propertyName</w:t>
        </w:r>
        <w:r w:rsidRPr="00E77497">
          <w:t>.</w:t>
        </w:r>
      </w:ins>
    </w:p>
    <w:p w14:paraId="67D97C14" w14:textId="77777777" w:rsidR="001E1845" w:rsidRDefault="001E1845" w:rsidP="001E1845">
      <w:pPr>
        <w:pStyle w:val="Alg3"/>
        <w:numPr>
          <w:ilvl w:val="0"/>
          <w:numId w:val="918"/>
        </w:numPr>
        <w:rPr>
          <w:ins w:id="20365" w:author="Rev 10 Allen Wirfs-Brock" w:date="2012-08-07T11:03:00Z"/>
        </w:rPr>
      </w:pPr>
      <w:ins w:id="20366" w:author="Rev 10 Allen Wirfs-Brock" w:date="2012-08-07T11:03:00Z">
        <w:r>
          <w:t>ReturnIfAbrupt(</w:t>
        </w:r>
        <w:r w:rsidRPr="001E1845">
          <w:rPr>
            <w:i/>
          </w:rPr>
          <w:t>v</w:t>
        </w:r>
        <w:r>
          <w:t>).</w:t>
        </w:r>
      </w:ins>
    </w:p>
    <w:p w14:paraId="1D79F930" w14:textId="77777777" w:rsidR="00FD6556" w:rsidRPr="00E77497" w:rsidDel="001E28FF" w:rsidRDefault="00FD6556" w:rsidP="001E1845">
      <w:pPr>
        <w:pStyle w:val="Alg3"/>
        <w:numPr>
          <w:ilvl w:val="0"/>
          <w:numId w:val="918"/>
        </w:numPr>
        <w:rPr>
          <w:ins w:id="20367" w:author="Rev 5 Allen Wirfs-Brock" w:date="2011-11-07T17:03:00Z"/>
          <w:del w:id="20368" w:author="Rev 10 Allen Wirfs-Brock" w:date="2012-08-07T15:52:00Z"/>
        </w:rPr>
      </w:pPr>
      <w:ins w:id="20369" w:author="Rev 5 Allen Wirfs-Brock" w:date="2011-11-07T17:03:00Z">
        <w:del w:id="20370" w:author="Rev 10 Allen Wirfs-Brock" w:date="2012-08-07T15:51:00Z">
          <w:r w:rsidRPr="00E77497" w:rsidDel="001E28FF">
            <w:delText xml:space="preserve">Else </w:delText>
          </w:r>
        </w:del>
      </w:ins>
    </w:p>
    <w:p w14:paraId="6B596BD2" w14:textId="77777777" w:rsidR="00FD6556" w:rsidRPr="00E77497" w:rsidRDefault="00FD6556" w:rsidP="001E1845">
      <w:pPr>
        <w:pStyle w:val="Alg3"/>
        <w:numPr>
          <w:ilvl w:val="0"/>
          <w:numId w:val="918"/>
        </w:numPr>
        <w:rPr>
          <w:ins w:id="20371" w:author="Rev 5 Allen Wirfs-Brock" w:date="2011-11-07T17:03:00Z"/>
        </w:rPr>
      </w:pPr>
      <w:ins w:id="20372" w:author="Rev 5 Allen Wirfs-Brock" w:date="2011-11-07T17:03:00Z">
        <w:r w:rsidRPr="00E77497">
          <w:t xml:space="preserve">If </w:t>
        </w:r>
        <w:r w:rsidRPr="001E1845">
          <w:rPr>
            <w:i/>
          </w:rPr>
          <w:t>Initialiser</w:t>
        </w:r>
        <w:r w:rsidRPr="001E1845">
          <w:rPr>
            <w:vertAlign w:val="subscript"/>
          </w:rPr>
          <w:t>opt</w:t>
        </w:r>
        <w:r w:rsidRPr="00E77497">
          <w:t xml:space="preserve"> is present</w:t>
        </w:r>
      </w:ins>
      <w:ins w:id="20373" w:author="Rev 10 Allen Wirfs-Brock" w:date="2012-08-07T11:03:00Z">
        <w:r w:rsidR="001E1845">
          <w:t xml:space="preserve"> and </w:t>
        </w:r>
        <w:r w:rsidR="001E1845" w:rsidRPr="001E1845">
          <w:rPr>
            <w:i/>
          </w:rPr>
          <w:t>v</w:t>
        </w:r>
        <w:r w:rsidR="001E1845">
          <w:t xml:space="preserve"> is </w:t>
        </w:r>
        <w:r w:rsidR="001E1845" w:rsidRPr="001E1845">
          <w:rPr>
            <w:b/>
          </w:rPr>
          <w:t>undefined</w:t>
        </w:r>
      </w:ins>
      <w:ins w:id="20374" w:author="Rev 5 Allen Wirfs-Brock" w:date="2011-11-07T17:03:00Z">
        <w:r w:rsidRPr="00E77497">
          <w:t>, then</w:t>
        </w:r>
      </w:ins>
    </w:p>
    <w:p w14:paraId="608A38C5" w14:textId="77777777" w:rsidR="00FD6556" w:rsidRPr="00E77497" w:rsidRDefault="00FD6556" w:rsidP="001E28FF">
      <w:pPr>
        <w:pStyle w:val="Alg3"/>
        <w:numPr>
          <w:ilvl w:val="1"/>
          <w:numId w:val="558"/>
        </w:numPr>
        <w:tabs>
          <w:tab w:val="clear" w:pos="1080"/>
          <w:tab w:val="num" w:pos="720"/>
        </w:tabs>
        <w:ind w:hanging="720"/>
        <w:rPr>
          <w:ins w:id="20375" w:author="Rev 5 Allen Wirfs-Brock" w:date="2011-11-07T17:03:00Z"/>
        </w:rPr>
      </w:pPr>
      <w:ins w:id="20376" w:author="Rev 5 Allen Wirfs-Brock" w:date="2011-11-07T17:03:00Z">
        <w:r w:rsidRPr="00E77497">
          <w:t xml:space="preserve">Let </w:t>
        </w:r>
        <w:del w:id="20377" w:author="Rev 10 Allen Wirfs-Brock" w:date="2012-08-07T15:57:00Z">
          <w:r w:rsidRPr="00E77497" w:rsidDel="001E28FF">
            <w:rPr>
              <w:i/>
            </w:rPr>
            <w:delText>v</w:delText>
          </w:r>
        </w:del>
      </w:ins>
      <w:ins w:id="20378" w:author="Rev 10 Allen Wirfs-Brock" w:date="2012-08-07T15:57:00Z">
        <w:r w:rsidR="001E28FF">
          <w:rPr>
            <w:i/>
          </w:rPr>
          <w:t>defaultValue</w:t>
        </w:r>
      </w:ins>
      <w:ins w:id="20379" w:author="Rev 5 Allen Wirfs-Brock" w:date="2011-11-07T17:03:00Z">
        <w:r w:rsidRPr="00E77497">
          <w:t xml:space="preserve"> be the result of evaluating</w:t>
        </w:r>
        <w:r w:rsidRPr="00E77497">
          <w:rPr>
            <w:i/>
          </w:rPr>
          <w:t xml:space="preserve"> Initialiser</w:t>
        </w:r>
        <w:r w:rsidRPr="00E77497">
          <w:t>.</w:t>
        </w:r>
      </w:ins>
    </w:p>
    <w:p w14:paraId="31B0C38C" w14:textId="77777777" w:rsidR="001E28FF" w:rsidRDefault="001E28FF" w:rsidP="001E28FF">
      <w:pPr>
        <w:pStyle w:val="Alg3"/>
        <w:numPr>
          <w:ilvl w:val="1"/>
          <w:numId w:val="558"/>
        </w:numPr>
        <w:tabs>
          <w:tab w:val="clear" w:pos="1080"/>
          <w:tab w:val="num" w:pos="360"/>
          <w:tab w:val="num" w:pos="720"/>
        </w:tabs>
        <w:ind w:hanging="720"/>
        <w:rPr>
          <w:ins w:id="20380" w:author="Rev 10 Allen Wirfs-Brock" w:date="2012-08-07T15:53:00Z"/>
        </w:rPr>
      </w:pPr>
      <w:ins w:id="20381" w:author="Rev 10 Allen Wirfs-Brock" w:date="2012-08-07T15:57:00Z">
        <w:r>
          <w:t xml:space="preserve">Let </w:t>
        </w:r>
        <w:r w:rsidRPr="001E28FF">
          <w:rPr>
            <w:i/>
          </w:rPr>
          <w:t>v</w:t>
        </w:r>
        <w:r>
          <w:t xml:space="preserve"> be ToObject</w:t>
        </w:r>
      </w:ins>
      <w:ins w:id="20382" w:author="Rev 10 Allen Wirfs-Brock" w:date="2012-08-07T15:53:00Z">
        <w:r>
          <w:t>(</w:t>
        </w:r>
      </w:ins>
      <w:ins w:id="20383" w:author="Rev 10 Allen Wirfs-Brock" w:date="2012-08-07T15:58:00Z">
        <w:r w:rsidRPr="001E28FF">
          <w:rPr>
            <w:i/>
          </w:rPr>
          <w:t>defaultValue</w:t>
        </w:r>
      </w:ins>
      <w:ins w:id="20384" w:author="Rev 10 Allen Wirfs-Brock" w:date="2012-08-07T15:53:00Z">
        <w:r>
          <w:t>).</w:t>
        </w:r>
      </w:ins>
    </w:p>
    <w:p w14:paraId="654A8D80" w14:textId="77777777" w:rsidR="00FD6556" w:rsidRPr="00E77497" w:rsidDel="001E1845" w:rsidRDefault="00FD6556" w:rsidP="001E28FF">
      <w:pPr>
        <w:pStyle w:val="Alg3"/>
        <w:numPr>
          <w:ilvl w:val="0"/>
          <w:numId w:val="558"/>
        </w:numPr>
        <w:rPr>
          <w:ins w:id="20385" w:author="Rev 5 Allen Wirfs-Brock" w:date="2011-11-07T17:03:00Z"/>
          <w:del w:id="20386" w:author="Rev 10 Allen Wirfs-Brock" w:date="2012-08-07T11:02:00Z"/>
        </w:rPr>
        <w:pPrChange w:id="20387" w:author="Rev 10 Allen Wirfs-Brock" w:date="2012-08-07T11:17:00Z">
          <w:pPr>
            <w:pStyle w:val="Alg3"/>
            <w:numPr>
              <w:ilvl w:val="1"/>
              <w:numId w:val="625"/>
            </w:numPr>
            <w:tabs>
              <w:tab w:val="clear" w:pos="360"/>
              <w:tab w:val="num" w:pos="720"/>
              <w:tab w:val="num" w:pos="1080"/>
            </w:tabs>
            <w:ind w:left="1080" w:hanging="1080"/>
          </w:pPr>
        </w:pPrChange>
      </w:pPr>
      <w:ins w:id="20388" w:author="Rev 5 Allen Wirfs-Brock" w:date="2011-11-07T17:03:00Z">
        <w:del w:id="20389" w:author="Rev 10 Allen Wirfs-Brock" w:date="2012-08-07T11:02:00Z">
          <w:r w:rsidRPr="00E77497" w:rsidDel="001E1845">
            <w:delText>Else,</w:delText>
          </w:r>
        </w:del>
      </w:ins>
    </w:p>
    <w:p w14:paraId="782357D0" w14:textId="77777777" w:rsidR="00FD6556" w:rsidRPr="00E77497" w:rsidDel="001E1845" w:rsidRDefault="00FD6556" w:rsidP="001E28FF">
      <w:pPr>
        <w:pStyle w:val="Alg3"/>
        <w:numPr>
          <w:ilvl w:val="0"/>
          <w:numId w:val="558"/>
        </w:numPr>
        <w:rPr>
          <w:ins w:id="20390" w:author="Rev 5 Allen Wirfs-Brock" w:date="2011-11-07T17:03:00Z"/>
          <w:del w:id="20391" w:author="Rev 10 Allen Wirfs-Brock" w:date="2012-08-07T11:02:00Z"/>
        </w:rPr>
        <w:pPrChange w:id="20392" w:author="Rev 10 Allen Wirfs-Brock" w:date="2012-08-07T11:17:00Z">
          <w:pPr>
            <w:pStyle w:val="Alg3"/>
            <w:numPr>
              <w:ilvl w:val="2"/>
              <w:numId w:val="625"/>
            </w:numPr>
            <w:tabs>
              <w:tab w:val="clear" w:pos="360"/>
              <w:tab w:val="left" w:pos="990"/>
              <w:tab w:val="num" w:pos="1800"/>
            </w:tabs>
            <w:ind w:left="1800" w:hanging="1350"/>
          </w:pPr>
        </w:pPrChange>
      </w:pPr>
      <w:ins w:id="20393" w:author="Rev 5 Allen Wirfs-Brock" w:date="2011-11-07T17:03:00Z">
        <w:del w:id="20394" w:author="Rev 10 Allen Wirfs-Brock" w:date="2012-08-07T11:02:00Z">
          <w:r w:rsidRPr="00E77497" w:rsidDel="001E1845">
            <w:delText xml:space="preserve"> Let</w:delText>
          </w:r>
          <w:r w:rsidRPr="001E1845" w:rsidDel="001E1845">
            <w:delText xml:space="preserve"> v</w:delText>
          </w:r>
          <w:r w:rsidRPr="00E77497" w:rsidDel="001E1845">
            <w:delText xml:space="preserve"> be </w:delText>
          </w:r>
          <w:r w:rsidRPr="001E1845" w:rsidDel="001E1845">
            <w:rPr>
              <w:b/>
            </w:rPr>
            <w:delText>undefined</w:delText>
          </w:r>
          <w:r w:rsidRPr="00E77497" w:rsidDel="001E1845">
            <w:delText>.</w:delText>
          </w:r>
        </w:del>
      </w:ins>
    </w:p>
    <w:p w14:paraId="7EECD17A" w14:textId="77777777" w:rsidR="00EB121A" w:rsidRDefault="00112290" w:rsidP="001E28FF">
      <w:pPr>
        <w:pStyle w:val="Alg3"/>
        <w:numPr>
          <w:ilvl w:val="0"/>
          <w:numId w:val="918"/>
        </w:numPr>
        <w:rPr>
          <w:ins w:id="20395" w:author="Rev 6 Allen Wirfs-Brock" w:date="2012-02-18T11:46:00Z"/>
        </w:rPr>
      </w:pPr>
      <w:ins w:id="20396" w:author="Rev 7 Allen Wirfs-Brock" w:date="2012-04-09T17:16:00Z">
        <w:r>
          <w:t>ReturnIfAbrupt(</w:t>
        </w:r>
        <w:r w:rsidRPr="001E1845">
          <w:rPr>
            <w:i/>
          </w:rPr>
          <w:t>v</w:t>
        </w:r>
        <w:r>
          <w:t>).</w:t>
        </w:r>
      </w:ins>
      <w:ins w:id="20397" w:author="Rev 6 Allen Wirfs-Brock" w:date="2012-02-18T11:46:00Z">
        <w:del w:id="20398" w:author="Rev 7 Allen Wirfs-Brock" w:date="2012-04-09T17:16:00Z">
          <w:r w:rsidR="00EB121A" w:rsidDel="00112290">
            <w:delText xml:space="preserve">If </w:delText>
          </w:r>
          <w:r w:rsidR="00EB121A" w:rsidRPr="001E1845" w:rsidDel="00112290">
            <w:rPr>
              <w:i/>
            </w:rPr>
            <w:delText>v</w:delText>
          </w:r>
          <w:r w:rsidR="00EB121A" w:rsidDel="00112290">
            <w:delText xml:space="preserve"> is an abrupt completion, return </w:delText>
          </w:r>
          <w:r w:rsidR="00EB121A" w:rsidRPr="001E1845" w:rsidDel="00112290">
            <w:rPr>
              <w:i/>
            </w:rPr>
            <w:delText>v</w:delText>
          </w:r>
          <w:r w:rsidR="00EB121A" w:rsidDel="00112290">
            <w:delText>.</w:delText>
          </w:r>
        </w:del>
      </w:ins>
    </w:p>
    <w:p w14:paraId="5E2D2C88" w14:textId="77777777" w:rsidR="00FD6556" w:rsidRPr="00E77497" w:rsidRDefault="00481DAC" w:rsidP="001E28FF">
      <w:pPr>
        <w:pStyle w:val="Alg4"/>
        <w:numPr>
          <w:ilvl w:val="0"/>
          <w:numId w:val="918"/>
        </w:numPr>
        <w:spacing w:after="220"/>
        <w:contextualSpacing/>
        <w:rPr>
          <w:ins w:id="20399" w:author="Rev 5 Allen Wirfs-Brock" w:date="2011-11-07T17:03:00Z"/>
        </w:rPr>
      </w:pPr>
      <w:ins w:id="20400" w:author="Rev 6 Allen Wirfs-Brock" w:date="2012-02-18T11:01:00Z">
        <w:r>
          <w:t>Return the result of p</w:t>
        </w:r>
        <w:r w:rsidRPr="004418C4">
          <w:t>erform</w:t>
        </w:r>
        <w:r>
          <w:t>ing</w:t>
        </w:r>
        <w:r w:rsidRPr="004418C4">
          <w:t xml:space="preserve"> </w:t>
        </w:r>
      </w:ins>
      <w:ins w:id="20401" w:author="Rev 5 Allen Wirfs-Brock" w:date="2011-11-07T17:03:00Z">
        <w:del w:id="20402" w:author="Rev 6 Allen Wirfs-Brock" w:date="2012-02-18T11:01:00Z">
          <w:r w:rsidR="00FD6556" w:rsidRPr="004418C4" w:rsidDel="00481DAC">
            <w:delText xml:space="preserve">Perform </w:delText>
          </w:r>
        </w:del>
        <w:r w:rsidR="00FD6556" w:rsidRPr="004418C4">
          <w:t xml:space="preserve">Binding </w:t>
        </w:r>
        <w:del w:id="20403" w:author="Rev 6 Allen Wirfs-Brock" w:date="2012-02-27T15:46:00Z">
          <w:r w:rsidR="00FD6556" w:rsidRPr="004418C4" w:rsidDel="00A113E2">
            <w:delText>Initialization</w:delText>
          </w:r>
        </w:del>
      </w:ins>
      <w:ins w:id="20404" w:author="Rev 6 Allen Wirfs-Brock" w:date="2012-02-27T15:46:00Z">
        <w:r w:rsidR="00A113E2">
          <w:t>Initialisation</w:t>
        </w:r>
      </w:ins>
      <w:ins w:id="20405" w:author="Rev 5 Allen Wirfs-Brock" w:date="2011-11-07T17:03:00Z">
        <w:r w:rsidR="00FD6556" w:rsidRPr="004418C4">
          <w:t xml:space="preserve"> for </w:t>
        </w:r>
        <w:r w:rsidR="00FD6556" w:rsidRPr="001E1845">
          <w:t>BindingPattern</w:t>
        </w:r>
        <w:r w:rsidR="00FD6556" w:rsidRPr="00E77497">
          <w:t xml:space="preserve"> passing </w:t>
        </w:r>
        <w:r w:rsidR="00FD6556" w:rsidRPr="001E1845">
          <w:rPr>
            <w:i/>
          </w:rPr>
          <w:t>v</w:t>
        </w:r>
        <w:r w:rsidR="00FD6556" w:rsidRPr="004418C4">
          <w:t xml:space="preserve"> </w:t>
        </w:r>
        <w:r w:rsidR="00FD6556" w:rsidRPr="00E77497">
          <w:t xml:space="preserve">and </w:t>
        </w:r>
        <w:r w:rsidR="00FD6556" w:rsidRPr="001E1845">
          <w:rPr>
            <w:i/>
          </w:rPr>
          <w:t>environment</w:t>
        </w:r>
        <w:r w:rsidR="00FD6556" w:rsidRPr="001E1845">
          <w:t xml:space="preserve"> </w:t>
        </w:r>
        <w:r w:rsidR="00FD6556" w:rsidRPr="00E77497">
          <w:t>as arguments.</w:t>
        </w:r>
      </w:ins>
    </w:p>
    <w:p w14:paraId="061236F3" w14:textId="77777777" w:rsidR="00675B74" w:rsidRPr="004418C4" w:rsidRDefault="00675B74" w:rsidP="00675B74">
      <w:pPr>
        <w:contextualSpacing/>
        <w:rPr>
          <w:ins w:id="20406" w:author="Rev 4 Allen Wirfs-Brock" w:date="2011-11-04T18:59:00Z"/>
        </w:rPr>
      </w:pPr>
      <w:ins w:id="20407" w:author="Rev 4 Allen Wirfs-Brock" w:date="2011-11-04T18:59:00Z">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r w:rsidRPr="004418C4">
          <w:rPr>
            <w:rFonts w:ascii="Times New Roman" w:hAnsi="Times New Roman"/>
            <w:i/>
          </w:rPr>
          <w:t>Initialiser</w:t>
        </w:r>
        <w:r w:rsidRPr="004418C4">
          <w:rPr>
            <w:rFonts w:ascii="Times New Roman" w:hAnsi="Times New Roman"/>
            <w:vertAlign w:val="subscript"/>
          </w:rPr>
          <w:t>opt</w:t>
        </w:r>
        <w:r w:rsidRPr="004418C4">
          <w:t xml:space="preserve"> </w:t>
        </w:r>
      </w:ins>
    </w:p>
    <w:p w14:paraId="03D2BE14" w14:textId="77777777" w:rsidR="00675B74" w:rsidRPr="004418C4" w:rsidDel="001E1845" w:rsidRDefault="00675B74" w:rsidP="00B34B48">
      <w:pPr>
        <w:pStyle w:val="Alg3"/>
        <w:numPr>
          <w:ilvl w:val="0"/>
          <w:numId w:val="558"/>
        </w:numPr>
        <w:rPr>
          <w:ins w:id="20408" w:author="Rev 4 Allen Wirfs-Brock" w:date="2011-11-04T18:59:00Z"/>
          <w:del w:id="20409" w:author="Rev 10 Allen Wirfs-Brock" w:date="2012-08-07T11:05:00Z"/>
        </w:rPr>
      </w:pPr>
      <w:ins w:id="20410" w:author="Rev 4 Allen Wirfs-Brock" w:date="2011-11-04T18:59:00Z">
        <w:del w:id="20411" w:author="Rev 10 Allen Wirfs-Brock" w:date="2012-08-07T11:05:00Z">
          <w:r w:rsidRPr="00675B74" w:rsidDel="001E1845">
            <w:delText xml:space="preserve">Let </w:delText>
          </w:r>
          <w:r w:rsidRPr="00675B74" w:rsidDel="001E1845">
            <w:rPr>
              <w:i/>
            </w:rPr>
            <w:delText>exists</w:delText>
          </w:r>
          <w:r w:rsidRPr="00675B74" w:rsidDel="001E1845">
            <w:delText xml:space="preserve"> be the result of calling the [[HasProperty]] internal method of </w:delText>
          </w:r>
          <w:r w:rsidRPr="004418C4" w:rsidDel="001E1845">
            <w:rPr>
              <w:i/>
            </w:rPr>
            <w:delText>obj</w:delText>
          </w:r>
          <w:r w:rsidRPr="004418C4" w:rsidDel="001E1845">
            <w:delText xml:space="preserve"> with argument </w:delText>
          </w:r>
        </w:del>
      </w:ins>
      <w:ins w:id="20412" w:author="Rev 4 Allen Wirfs-Brock" w:date="2011-11-06T11:48:00Z">
        <w:del w:id="20413" w:author="Rev 10 Allen Wirfs-Brock" w:date="2012-08-07T11:05:00Z">
          <w:r w:rsidR="00217939" w:rsidDel="001E1845">
            <w:rPr>
              <w:i/>
            </w:rPr>
            <w:delText>propertyName</w:delText>
          </w:r>
        </w:del>
      </w:ins>
      <w:ins w:id="20414" w:author="Rev 4 Allen Wirfs-Brock" w:date="2011-11-04T18:59:00Z">
        <w:del w:id="20415" w:author="Rev 10 Allen Wirfs-Brock" w:date="2012-08-07T11:05:00Z">
          <w:r w:rsidRPr="004418C4" w:rsidDel="001E1845">
            <w:delText>.</w:delText>
          </w:r>
        </w:del>
      </w:ins>
    </w:p>
    <w:p w14:paraId="46D2C8C7" w14:textId="77777777" w:rsidR="00675B74" w:rsidRPr="004418C4" w:rsidDel="001E1845" w:rsidRDefault="00675B74" w:rsidP="00B34B48">
      <w:pPr>
        <w:pStyle w:val="Alg3"/>
        <w:numPr>
          <w:ilvl w:val="0"/>
          <w:numId w:val="558"/>
        </w:numPr>
        <w:rPr>
          <w:ins w:id="20416" w:author="Rev 4 Allen Wirfs-Brock" w:date="2011-11-04T18:59:00Z"/>
          <w:del w:id="20417" w:author="Rev 10 Allen Wirfs-Brock" w:date="2012-08-07T11:05:00Z"/>
        </w:rPr>
      </w:pPr>
      <w:ins w:id="20418" w:author="Rev 4 Allen Wirfs-Brock" w:date="2011-11-04T18:59:00Z">
        <w:del w:id="20419" w:author="Rev 10 Allen Wirfs-Brock" w:date="2012-08-07T11:05:00Z">
          <w:r w:rsidRPr="004418C4" w:rsidDel="001E1845">
            <w:delText xml:space="preserve">If </w:delText>
          </w:r>
          <w:r w:rsidRPr="004418C4" w:rsidDel="001E1845">
            <w:rPr>
              <w:i/>
            </w:rPr>
            <w:delText>exists</w:delText>
          </w:r>
          <w:r w:rsidRPr="004418C4" w:rsidDel="001E1845">
            <w:delText xml:space="preserve"> is </w:delText>
          </w:r>
          <w:r w:rsidRPr="004418C4" w:rsidDel="001E1845">
            <w:rPr>
              <w:b/>
            </w:rPr>
            <w:delText>true</w:delText>
          </w:r>
          <w:r w:rsidRPr="004418C4" w:rsidDel="001E1845">
            <w:delText>, then</w:delText>
          </w:r>
        </w:del>
      </w:ins>
    </w:p>
    <w:p w14:paraId="1F6D4706" w14:textId="77777777" w:rsidR="00675B74" w:rsidRPr="004418C4" w:rsidDel="001E1845" w:rsidRDefault="00675B74" w:rsidP="001E1845">
      <w:pPr>
        <w:pStyle w:val="Alg3"/>
        <w:numPr>
          <w:ilvl w:val="0"/>
          <w:numId w:val="918"/>
        </w:numPr>
        <w:rPr>
          <w:ins w:id="20420" w:author="Rev 4 Allen Wirfs-Brock" w:date="2011-11-04T18:59:00Z"/>
          <w:del w:id="20421" w:author="Rev 10 Allen Wirfs-Brock" w:date="2012-08-07T11:19:00Z"/>
        </w:rPr>
        <w:pPrChange w:id="20422" w:author="Rev 10 Allen Wirfs-Brock" w:date="2012-08-07T11:18:00Z">
          <w:pPr>
            <w:pStyle w:val="Alg3"/>
            <w:numPr>
              <w:ilvl w:val="1"/>
              <w:numId w:val="558"/>
            </w:numPr>
            <w:tabs>
              <w:tab w:val="clear" w:pos="360"/>
              <w:tab w:val="num" w:pos="630"/>
            </w:tabs>
            <w:ind w:left="1080" w:hanging="720"/>
          </w:pPr>
        </w:pPrChange>
      </w:pPr>
      <w:ins w:id="20423" w:author="Rev 4 Allen Wirfs-Brock" w:date="2011-11-04T18:59:00Z">
        <w:del w:id="20424" w:author="Rev 10 Allen Wirfs-Brock" w:date="2012-08-07T11:19:00Z">
          <w:r w:rsidRPr="004418C4" w:rsidDel="001E1845">
            <w:delText xml:space="preserve">Let </w:delText>
          </w:r>
          <w:r w:rsidRPr="004418C4" w:rsidDel="001E1845">
            <w:rPr>
              <w:i/>
            </w:rPr>
            <w:delText>v</w:delText>
          </w:r>
          <w:r w:rsidRPr="004418C4" w:rsidDel="001E1845">
            <w:delText xml:space="preserve"> be the result of calling the [[Get]] internal method of </w:delText>
          </w:r>
          <w:r w:rsidRPr="004418C4" w:rsidDel="001E1845">
            <w:rPr>
              <w:i/>
            </w:rPr>
            <w:delText>obj</w:delText>
          </w:r>
          <w:r w:rsidRPr="004418C4" w:rsidDel="001E1845">
            <w:delText xml:space="preserve"> passing </w:delText>
          </w:r>
        </w:del>
      </w:ins>
      <w:ins w:id="20425" w:author="Rev 4 Allen Wirfs-Brock" w:date="2011-11-06T11:48:00Z">
        <w:del w:id="20426" w:author="Rev 10 Allen Wirfs-Brock" w:date="2012-08-07T11:19:00Z">
          <w:r w:rsidR="00217939" w:rsidDel="001E1845">
            <w:rPr>
              <w:i/>
            </w:rPr>
            <w:delText>propertyName</w:delText>
          </w:r>
        </w:del>
      </w:ins>
      <w:ins w:id="20427" w:author="Rev 4 Allen Wirfs-Brock" w:date="2011-11-04T18:59:00Z">
        <w:del w:id="20428" w:author="Rev 10 Allen Wirfs-Brock" w:date="2012-08-07T11:19:00Z">
          <w:r w:rsidRPr="004418C4" w:rsidDel="001E1845">
            <w:rPr>
              <w:i/>
            </w:rPr>
            <w:delText xml:space="preserve"> </w:delText>
          </w:r>
          <w:r w:rsidRPr="004418C4" w:rsidDel="001E1845">
            <w:delText>as the argument.</w:delText>
          </w:r>
        </w:del>
      </w:ins>
    </w:p>
    <w:p w14:paraId="3E4A64A8" w14:textId="77777777" w:rsidR="001E1845" w:rsidRPr="004418C4" w:rsidRDefault="001E1845" w:rsidP="001E1845">
      <w:pPr>
        <w:pStyle w:val="Alg3"/>
        <w:numPr>
          <w:ilvl w:val="0"/>
          <w:numId w:val="919"/>
        </w:numPr>
        <w:rPr>
          <w:ins w:id="20429" w:author="Rev 10 Allen Wirfs-Brock" w:date="2012-08-07T11:18:00Z"/>
        </w:rPr>
      </w:pPr>
      <w:ins w:id="20430" w:author="Rev 10 Allen Wirfs-Brock" w:date="2012-08-07T11:18:00Z">
        <w:r w:rsidRPr="004418C4">
          <w:t xml:space="preserve">Let </w:t>
        </w:r>
        <w:r w:rsidRPr="004418C4">
          <w:rPr>
            <w:i/>
          </w:rPr>
          <w:t>v</w:t>
        </w:r>
        <w:r w:rsidRPr="004418C4">
          <w:t xml:space="preserve"> be the result of calling the [[Get]] internal method of </w:t>
        </w:r>
        <w:r w:rsidRPr="004418C4">
          <w:rPr>
            <w:i/>
          </w:rPr>
          <w:t>obj</w:t>
        </w:r>
        <w:r w:rsidRPr="004418C4">
          <w:t xml:space="preserve"> passing </w:t>
        </w:r>
        <w:r>
          <w:rPr>
            <w:i/>
          </w:rPr>
          <w:t>propertyName</w:t>
        </w:r>
        <w:r w:rsidRPr="004418C4">
          <w:rPr>
            <w:i/>
          </w:rPr>
          <w:t xml:space="preserve"> </w:t>
        </w:r>
        <w:r w:rsidRPr="004418C4">
          <w:t>as the argument.</w:t>
        </w:r>
      </w:ins>
    </w:p>
    <w:p w14:paraId="470452B4" w14:textId="77777777" w:rsidR="001E1845" w:rsidRDefault="001E1845" w:rsidP="001E1845">
      <w:pPr>
        <w:pStyle w:val="Alg2"/>
        <w:numPr>
          <w:ilvl w:val="0"/>
          <w:numId w:val="558"/>
        </w:numPr>
        <w:contextualSpacing/>
        <w:rPr>
          <w:ins w:id="20431" w:author="Rev 10 Allen Wirfs-Brock" w:date="2012-08-07T11:06:00Z"/>
        </w:rPr>
      </w:pPr>
      <w:ins w:id="20432" w:author="Rev 10 Allen Wirfs-Brock" w:date="2012-08-07T11:06:00Z">
        <w:r>
          <w:t>ReturnIfAbrupt(</w:t>
        </w:r>
        <w:r>
          <w:rPr>
            <w:i/>
          </w:rPr>
          <w:t>v</w:t>
        </w:r>
        <w:r>
          <w:t>).</w:t>
        </w:r>
      </w:ins>
    </w:p>
    <w:p w14:paraId="0BE59CC9" w14:textId="77777777" w:rsidR="00675B74" w:rsidRPr="004418C4" w:rsidDel="001E28FF" w:rsidRDefault="00675B74" w:rsidP="004C289E">
      <w:pPr>
        <w:pStyle w:val="Alg3"/>
        <w:numPr>
          <w:ilvl w:val="0"/>
          <w:numId w:val="558"/>
        </w:numPr>
        <w:rPr>
          <w:ins w:id="20433" w:author="Rev 4 Allen Wirfs-Brock" w:date="2011-11-04T18:59:00Z"/>
          <w:del w:id="20434" w:author="Rev 10 Allen Wirfs-Brock" w:date="2012-08-07T14:09:00Z"/>
        </w:rPr>
      </w:pPr>
      <w:ins w:id="20435" w:author="Rev 4 Allen Wirfs-Brock" w:date="2011-11-04T18:59:00Z">
        <w:del w:id="20436" w:author="Rev 10 Allen Wirfs-Brock" w:date="2012-08-07T14:09:00Z">
          <w:r w:rsidRPr="004418C4" w:rsidDel="001E28FF">
            <w:delText xml:space="preserve">Else </w:delText>
          </w:r>
        </w:del>
      </w:ins>
    </w:p>
    <w:p w14:paraId="02BC72E3" w14:textId="77777777" w:rsidR="00675B74" w:rsidRPr="004418C4" w:rsidRDefault="00675B74" w:rsidP="001E28FF">
      <w:pPr>
        <w:pStyle w:val="Alg3"/>
        <w:numPr>
          <w:ilvl w:val="0"/>
          <w:numId w:val="558"/>
        </w:numPr>
        <w:rPr>
          <w:ins w:id="20437" w:author="Rev 4 Allen Wirfs-Brock" w:date="2011-11-04T18:59:00Z"/>
        </w:rPr>
      </w:pPr>
      <w:ins w:id="20438" w:author="Rev 4 Allen Wirfs-Brock" w:date="2011-11-04T18:59:00Z">
        <w:r w:rsidRPr="004418C4">
          <w:t xml:space="preserve">If </w:t>
        </w:r>
        <w:r w:rsidRPr="004418C4">
          <w:rPr>
            <w:i/>
          </w:rPr>
          <w:t>Initialiser</w:t>
        </w:r>
        <w:r w:rsidRPr="004418C4">
          <w:rPr>
            <w:vertAlign w:val="subscript"/>
          </w:rPr>
          <w:t>opt</w:t>
        </w:r>
        <w:r w:rsidRPr="004418C4">
          <w:t xml:space="preserve"> is present</w:t>
        </w:r>
      </w:ins>
      <w:ins w:id="20439" w:author="Rev 10 Allen Wirfs-Brock" w:date="2012-08-07T14:09:00Z">
        <w:r w:rsidR="001E28FF" w:rsidRPr="001E28FF">
          <w:t xml:space="preserve"> </w:t>
        </w:r>
        <w:r w:rsidR="001E28FF">
          <w:t xml:space="preserve">and </w:t>
        </w:r>
        <w:r w:rsidR="001E28FF" w:rsidRPr="001E1845">
          <w:rPr>
            <w:i/>
          </w:rPr>
          <w:t>v</w:t>
        </w:r>
        <w:r w:rsidR="001E28FF">
          <w:t xml:space="preserve"> is </w:t>
        </w:r>
        <w:r w:rsidR="001E28FF" w:rsidRPr="001E1845">
          <w:rPr>
            <w:b/>
          </w:rPr>
          <w:t>undefined</w:t>
        </w:r>
      </w:ins>
      <w:ins w:id="20440" w:author="Rev 4 Allen Wirfs-Brock" w:date="2011-11-04T18:59:00Z">
        <w:r w:rsidRPr="004418C4">
          <w:t>, then</w:t>
        </w:r>
      </w:ins>
    </w:p>
    <w:p w14:paraId="129013DB" w14:textId="77777777" w:rsidR="00675B74" w:rsidRPr="004418C4" w:rsidRDefault="00675B74" w:rsidP="001E28FF">
      <w:pPr>
        <w:pStyle w:val="Alg3"/>
        <w:numPr>
          <w:ilvl w:val="1"/>
          <w:numId w:val="558"/>
        </w:numPr>
        <w:tabs>
          <w:tab w:val="clear" w:pos="1080"/>
          <w:tab w:val="num" w:pos="720"/>
        </w:tabs>
        <w:ind w:hanging="720"/>
        <w:rPr>
          <w:ins w:id="20441" w:author="Rev 4 Allen Wirfs-Brock" w:date="2011-11-04T18:59:00Z"/>
        </w:rPr>
      </w:pPr>
      <w:ins w:id="20442" w:author="Rev 4 Allen Wirfs-Brock" w:date="2011-11-04T18:59:00Z">
        <w:r w:rsidRPr="004418C4">
          <w:t xml:space="preserve">Let </w:t>
        </w:r>
        <w:r w:rsidRPr="004418C4">
          <w:rPr>
            <w:i/>
          </w:rPr>
          <w:t>v</w:t>
        </w:r>
        <w:r w:rsidRPr="004418C4">
          <w:t xml:space="preserve"> be the result of evaluating</w:t>
        </w:r>
        <w:r w:rsidRPr="004418C4">
          <w:rPr>
            <w:i/>
          </w:rPr>
          <w:t xml:space="preserve"> Initialiser</w:t>
        </w:r>
        <w:r w:rsidRPr="004418C4">
          <w:t>.</w:t>
        </w:r>
      </w:ins>
    </w:p>
    <w:p w14:paraId="3C56848A" w14:textId="77777777" w:rsidR="00675B74" w:rsidRPr="004418C4" w:rsidDel="001E28FF" w:rsidRDefault="00675B74" w:rsidP="00B34B48">
      <w:pPr>
        <w:pStyle w:val="Alg3"/>
        <w:numPr>
          <w:ilvl w:val="1"/>
          <w:numId w:val="558"/>
        </w:numPr>
        <w:tabs>
          <w:tab w:val="clear" w:pos="1080"/>
          <w:tab w:val="num" w:pos="720"/>
        </w:tabs>
        <w:ind w:hanging="720"/>
        <w:rPr>
          <w:ins w:id="20443" w:author="Rev 4 Allen Wirfs-Brock" w:date="2011-11-04T18:59:00Z"/>
          <w:del w:id="20444" w:author="Rev 10 Allen Wirfs-Brock" w:date="2012-08-07T14:10:00Z"/>
        </w:rPr>
      </w:pPr>
      <w:ins w:id="20445" w:author="Rev 4 Allen Wirfs-Brock" w:date="2011-11-04T18:59:00Z">
        <w:del w:id="20446" w:author="Rev 10 Allen Wirfs-Brock" w:date="2012-08-07T14:10:00Z">
          <w:r w:rsidRPr="004418C4" w:rsidDel="001E28FF">
            <w:delText>Else,</w:delText>
          </w:r>
        </w:del>
      </w:ins>
    </w:p>
    <w:p w14:paraId="5E2773A7" w14:textId="77777777" w:rsidR="00675B74" w:rsidRPr="004418C4" w:rsidDel="001E28FF" w:rsidRDefault="00675B74" w:rsidP="00B34B48">
      <w:pPr>
        <w:pStyle w:val="Alg3"/>
        <w:numPr>
          <w:ilvl w:val="2"/>
          <w:numId w:val="558"/>
        </w:numPr>
        <w:tabs>
          <w:tab w:val="clear" w:pos="1800"/>
          <w:tab w:val="left" w:pos="990"/>
        </w:tabs>
        <w:ind w:hanging="990"/>
        <w:rPr>
          <w:ins w:id="20447" w:author="Rev 4 Allen Wirfs-Brock" w:date="2011-11-04T18:59:00Z"/>
          <w:del w:id="20448" w:author="Rev 10 Allen Wirfs-Brock" w:date="2012-08-07T14:10:00Z"/>
        </w:rPr>
      </w:pPr>
      <w:ins w:id="20449" w:author="Rev 4 Allen Wirfs-Brock" w:date="2011-11-04T18:59:00Z">
        <w:del w:id="20450" w:author="Rev 10 Allen Wirfs-Brock" w:date="2012-08-07T14:10:00Z">
          <w:r w:rsidRPr="004418C4" w:rsidDel="001E28FF">
            <w:delText xml:space="preserve"> Let</w:delText>
          </w:r>
          <w:r w:rsidRPr="004418C4" w:rsidDel="001E28FF">
            <w:rPr>
              <w:i/>
            </w:rPr>
            <w:delText xml:space="preserve"> v</w:delText>
          </w:r>
          <w:r w:rsidRPr="004418C4" w:rsidDel="001E28FF">
            <w:delText xml:space="preserve"> be </w:delText>
          </w:r>
          <w:r w:rsidRPr="004418C4" w:rsidDel="001E28FF">
            <w:rPr>
              <w:b/>
            </w:rPr>
            <w:delText>undefined</w:delText>
          </w:r>
          <w:r w:rsidRPr="004418C4" w:rsidDel="001E28FF">
            <w:delText>.</w:delText>
          </w:r>
        </w:del>
      </w:ins>
    </w:p>
    <w:p w14:paraId="2A8CBF7C" w14:textId="77777777" w:rsidR="00EB121A" w:rsidRDefault="00112290" w:rsidP="00EB121A">
      <w:pPr>
        <w:pStyle w:val="Alg2"/>
        <w:numPr>
          <w:ilvl w:val="0"/>
          <w:numId w:val="558"/>
        </w:numPr>
        <w:contextualSpacing/>
        <w:rPr>
          <w:ins w:id="20451" w:author="Rev 6 Allen Wirfs-Brock" w:date="2012-02-18T11:46:00Z"/>
        </w:rPr>
      </w:pPr>
      <w:ins w:id="20452" w:author="Rev 7 Allen Wirfs-Brock" w:date="2012-04-09T17:17:00Z">
        <w:r>
          <w:t>ReturnIfAbrupt(</w:t>
        </w:r>
        <w:r>
          <w:rPr>
            <w:i/>
          </w:rPr>
          <w:t>v</w:t>
        </w:r>
        <w:r>
          <w:t>).</w:t>
        </w:r>
      </w:ins>
      <w:ins w:id="20453" w:author="Rev 6 Allen Wirfs-Brock" w:date="2012-02-18T11:46:00Z">
        <w:del w:id="20454" w:author="Rev 7 Allen Wirfs-Brock" w:date="2012-04-09T17:17:00Z">
          <w:r w:rsidR="00EB121A" w:rsidDel="00112290">
            <w:delText xml:space="preserve">If </w:delText>
          </w:r>
          <w:r w:rsidR="00EB121A" w:rsidDel="00112290">
            <w:rPr>
              <w:i/>
            </w:rPr>
            <w:delText>v</w:delText>
          </w:r>
          <w:r w:rsidR="00EB121A" w:rsidDel="00112290">
            <w:delText xml:space="preserve"> is an abrupt completion, return </w:delText>
          </w:r>
          <w:r w:rsidR="00EB121A" w:rsidDel="00112290">
            <w:rPr>
              <w:i/>
            </w:rPr>
            <w:delText>v</w:delText>
          </w:r>
          <w:r w:rsidR="00EB121A" w:rsidDel="00112290">
            <w:delText>.</w:delText>
          </w:r>
        </w:del>
      </w:ins>
    </w:p>
    <w:p w14:paraId="749ACE83" w14:textId="77777777" w:rsidR="00675B74" w:rsidRPr="004418C4" w:rsidRDefault="00481DAC" w:rsidP="00B34B48">
      <w:pPr>
        <w:pStyle w:val="Alg3"/>
        <w:numPr>
          <w:ilvl w:val="0"/>
          <w:numId w:val="558"/>
        </w:numPr>
        <w:spacing w:after="220"/>
        <w:rPr>
          <w:ins w:id="20455" w:author="Rev 4 Allen Wirfs-Brock" w:date="2011-11-04T18:59:00Z"/>
        </w:rPr>
      </w:pPr>
      <w:ins w:id="20456" w:author="Rev 6 Allen Wirfs-Brock" w:date="2012-02-18T11:01:00Z">
        <w:r>
          <w:t>Return the result of p</w:t>
        </w:r>
        <w:r w:rsidRPr="004418C4">
          <w:t>erform</w:t>
        </w:r>
        <w:r>
          <w:t>ing</w:t>
        </w:r>
        <w:r w:rsidRPr="004418C4">
          <w:t xml:space="preserve"> </w:t>
        </w:r>
      </w:ins>
      <w:ins w:id="20457" w:author="Rev 4 Allen Wirfs-Brock" w:date="2011-11-04T18:59:00Z">
        <w:del w:id="20458" w:author="Rev 6 Allen Wirfs-Brock" w:date="2012-02-18T11:01:00Z">
          <w:r w:rsidR="00675B74" w:rsidRPr="004418C4" w:rsidDel="00481DAC">
            <w:delText xml:space="preserve">Perform </w:delText>
          </w:r>
        </w:del>
        <w:r w:rsidR="00675B74" w:rsidRPr="004418C4">
          <w:t xml:space="preserve">Binding </w:t>
        </w:r>
        <w:del w:id="20459" w:author="Rev 6 Allen Wirfs-Brock" w:date="2012-02-27T15:46:00Z">
          <w:r w:rsidR="00675B74" w:rsidRPr="004418C4" w:rsidDel="00A113E2">
            <w:delText>Initialization</w:delText>
          </w:r>
        </w:del>
      </w:ins>
      <w:ins w:id="20460" w:author="Rev 6 Allen Wirfs-Brock" w:date="2012-02-27T15:46:00Z">
        <w:r w:rsidR="00A113E2">
          <w:t>Initialisation</w:t>
        </w:r>
      </w:ins>
      <w:ins w:id="20461" w:author="Rev 4 Allen Wirfs-Brock" w:date="2011-11-04T18:59:00Z">
        <w:r w:rsidR="00675B74" w:rsidRPr="004418C4">
          <w:t xml:space="preserve"> for </w:t>
        </w:r>
        <w:r w:rsidR="00675B74" w:rsidRPr="004418C4">
          <w:rPr>
            <w:i/>
          </w:rPr>
          <w:t>BindingIdentif</w:t>
        </w:r>
      </w:ins>
      <w:ins w:id="20462" w:author="Rev 10 Allen Wirfs-Brock" w:date="2012-08-30T16:33:00Z">
        <w:r w:rsidR="00626B1E">
          <w:rPr>
            <w:i/>
          </w:rPr>
          <w:t>i</w:t>
        </w:r>
      </w:ins>
      <w:ins w:id="20463" w:author="Rev 4 Allen Wirfs-Brock" w:date="2011-11-04T18:59:00Z">
        <w:r w:rsidR="00675B74" w:rsidRPr="004418C4">
          <w:rPr>
            <w:i/>
          </w:rPr>
          <w:t>er</w:t>
        </w:r>
        <w:r w:rsidR="00675B74" w:rsidRPr="004418C4">
          <w:t xml:space="preserve"> </w:t>
        </w:r>
      </w:ins>
      <w:ins w:id="20464" w:author="Rev 4 Allen Wirfs-Brock" w:date="2011-11-06T16:42:00Z">
        <w:r w:rsidR="0074396A">
          <w:t>passing</w:t>
        </w:r>
      </w:ins>
      <w:ins w:id="20465" w:author="Rev 4 Allen Wirfs-Brock" w:date="2011-11-04T18:59:00Z">
        <w:r w:rsidR="00675B74" w:rsidRPr="004418C4">
          <w:t xml:space="preserve"> </w:t>
        </w:r>
        <w:r w:rsidR="00675B74">
          <w:rPr>
            <w:i/>
          </w:rPr>
          <w:t>v</w:t>
        </w:r>
        <w:r w:rsidR="00675B74" w:rsidRPr="00675B74">
          <w:t xml:space="preserve"> and </w:t>
        </w:r>
      </w:ins>
      <w:ins w:id="20466" w:author="Rev 4 Allen Wirfs-Brock" w:date="2011-11-06T16:42:00Z">
        <w:del w:id="20467" w:author="Rev 6 Allen Wirfs-Brock" w:date="2012-02-27T16:31:00Z">
          <w:r w:rsidR="0074396A" w:rsidRPr="004418C4" w:rsidDel="00767E5E">
            <w:rPr>
              <w:i/>
            </w:rPr>
            <w:delText>enviornment</w:delText>
          </w:r>
        </w:del>
      </w:ins>
      <w:ins w:id="20468" w:author="Rev 6 Allen Wirfs-Brock" w:date="2012-02-27T16:31:00Z">
        <w:r w:rsidR="00767E5E">
          <w:rPr>
            <w:i/>
          </w:rPr>
          <w:t>environment</w:t>
        </w:r>
      </w:ins>
      <w:ins w:id="20469" w:author="Rev 4 Allen Wirfs-Brock" w:date="2011-11-06T16:42:00Z">
        <w:r w:rsidR="0074396A" w:rsidRPr="004418C4">
          <w:t xml:space="preserve"> </w:t>
        </w:r>
      </w:ins>
      <w:ins w:id="20470" w:author="Rev 4 Allen Wirfs-Brock" w:date="2011-11-04T18:59:00Z">
        <w:r w:rsidR="00675B74" w:rsidRPr="004418C4">
          <w:t xml:space="preserve">as </w:t>
        </w:r>
      </w:ins>
      <w:ins w:id="20471" w:author="Rev 4 Allen Wirfs-Brock" w:date="2011-11-06T16:42:00Z">
        <w:r w:rsidR="0074396A">
          <w:t>arguments</w:t>
        </w:r>
      </w:ins>
      <w:ins w:id="20472" w:author="Rev 4 Allen Wirfs-Brock" w:date="2011-11-04T18:59:00Z">
        <w:r w:rsidR="00675B74" w:rsidRPr="004418C4">
          <w:t>.</w:t>
        </w:r>
      </w:ins>
    </w:p>
    <w:p w14:paraId="71F168F4" w14:textId="77777777" w:rsidR="0064674E" w:rsidRPr="00E77497" w:rsidDel="00686CCA" w:rsidRDefault="0064674E" w:rsidP="0064674E">
      <w:pPr>
        <w:rPr>
          <w:ins w:id="20473" w:author="Rev 3 Allen Wirfs-Brock" w:date="2011-09-22T15:07:00Z"/>
          <w:del w:id="20474" w:author="Rev 4 Allen Wirfs-Brock" w:date="2011-10-15T18:33:00Z"/>
        </w:rPr>
      </w:pPr>
      <w:ins w:id="20475" w:author="Rev 3 Allen Wirfs-Brock" w:date="2011-09-22T15:07:00Z">
        <w:del w:id="20476" w:author="Rev 4 Allen Wirfs-Brock" w:date="2011-10-15T18:33:00Z">
          <w:r w:rsidRPr="00E77497" w:rsidDel="00686CCA">
            <w:delText xml:space="preserve">The </w:delText>
          </w:r>
          <w:r w:rsidRPr="00E77497" w:rsidDel="00686CCA">
            <w:rPr>
              <w:rFonts w:ascii="Times New Roman" w:eastAsia="Times New Roman" w:hAnsi="Times New Roman"/>
              <w:spacing w:val="6"/>
              <w:lang w:eastAsia="en-US"/>
            </w:rPr>
            <w:delText xml:space="preserve">BoundNames </w:delText>
          </w:r>
          <w:r w:rsidRPr="00E77497" w:rsidDel="00686CCA">
            <w:delText xml:space="preserve">of the production </w:delText>
          </w:r>
          <w:r w:rsidRPr="00E77497" w:rsidDel="00686CCA">
            <w:rPr>
              <w:rStyle w:val="bnf"/>
            </w:rPr>
            <w:delText xml:space="preserve">BindingRestElement </w:delText>
          </w:r>
          <w:r w:rsidRPr="00E77497" w:rsidDel="00686CCA">
            <w:rPr>
              <w:rFonts w:cs="Arial"/>
              <w:i/>
              <w:vertAlign w:val="subscript"/>
            </w:rPr>
            <w:delText xml:space="preserve"> </w:delText>
          </w:r>
          <w:r w:rsidRPr="00E77497" w:rsidDel="00686CCA">
            <w:rPr>
              <w:b/>
            </w:rPr>
            <w:delText>:</w:delText>
          </w:r>
          <w:r w:rsidRPr="00E77497" w:rsidDel="00686CCA">
            <w:delText xml:space="preserve">  </w:delText>
          </w:r>
          <w:r w:rsidRPr="00E77497" w:rsidDel="00686CCA">
            <w:rPr>
              <w:rFonts w:ascii="Courier New" w:hAnsi="Courier New" w:cs="Courier New"/>
              <w:b/>
            </w:rPr>
            <w:delText>...</w:delText>
          </w:r>
          <w:r w:rsidRPr="00E77497" w:rsidDel="00686CCA">
            <w:rPr>
              <w:rStyle w:val="bnf"/>
            </w:rPr>
            <w:delText xml:space="preserve">  BindingIdentifier</w:delText>
          </w:r>
          <w:r w:rsidRPr="00E77497" w:rsidDel="00686CCA">
            <w:delText xml:space="preserve"> is determined as follows:</w:delText>
          </w:r>
        </w:del>
      </w:ins>
    </w:p>
    <w:p w14:paraId="55545219" w14:textId="77777777" w:rsidR="0064674E" w:rsidRPr="00E77497" w:rsidDel="00686CCA" w:rsidRDefault="0064674E">
      <w:pPr>
        <w:pStyle w:val="Alg4"/>
        <w:numPr>
          <w:ilvl w:val="0"/>
          <w:numId w:val="561"/>
        </w:numPr>
        <w:spacing w:after="220"/>
        <w:contextualSpacing/>
        <w:rPr>
          <w:ins w:id="20477" w:author="Rev 3 Allen Wirfs-Brock" w:date="2011-09-22T15:07:00Z"/>
          <w:del w:id="20478" w:author="Rev 4 Allen Wirfs-Brock" w:date="2011-10-15T18:33:00Z"/>
        </w:rPr>
        <w:pPrChange w:id="20479" w:author="Rev 4 Allen Wirfs-Brock" w:date="2011-11-07T12:16:00Z">
          <w:pPr>
            <w:pStyle w:val="Alg4"/>
            <w:numPr>
              <w:numId w:val="595"/>
            </w:numPr>
            <w:tabs>
              <w:tab w:val="num" w:pos="360"/>
            </w:tabs>
            <w:spacing w:after="220"/>
            <w:ind w:left="360" w:hanging="360"/>
            <w:contextualSpacing/>
          </w:pPr>
        </w:pPrChange>
      </w:pPr>
      <w:ins w:id="20480" w:author="Rev 3 Allen Wirfs-Brock" w:date="2011-09-22T15:07:00Z">
        <w:del w:id="20481" w:author="Rev 4 Allen Wirfs-Brock" w:date="2011-10-15T18:33:00Z">
          <w:r w:rsidRPr="00E77497" w:rsidDel="00686CCA">
            <w:delText xml:space="preserve">Return the BoundNames of </w:delText>
          </w:r>
          <w:r w:rsidRPr="00E77497" w:rsidDel="00686CCA">
            <w:rPr>
              <w:rStyle w:val="bnf"/>
            </w:rPr>
            <w:delText>BindingIdentifier</w:delText>
          </w:r>
          <w:r w:rsidRPr="00E77497" w:rsidDel="00686CCA">
            <w:delText>.</w:delText>
          </w:r>
        </w:del>
      </w:ins>
    </w:p>
    <w:p w14:paraId="1EDE73DB" w14:textId="77777777" w:rsidR="00AA404C" w:rsidRPr="00E77497" w:rsidDel="00F1230C" w:rsidRDefault="00AA404C" w:rsidP="00AA404C">
      <w:pPr>
        <w:rPr>
          <w:ins w:id="20482" w:author="Allen Wirfs-Brock" w:date="2011-07-11T15:39:00Z"/>
          <w:del w:id="20483" w:author="Rev 3 Allen Wirfs-Brock" w:date="2011-09-21T17:19:00Z"/>
        </w:rPr>
      </w:pPr>
      <w:ins w:id="20484" w:author="Allen Wirfs-Brock" w:date="2011-07-11T15:39:00Z">
        <w:del w:id="20485" w:author="Rev 3 Allen Wirfs-Brock" w:date="2011-09-21T17:19:00Z">
          <w:r w:rsidRPr="00E77497" w:rsidDel="00F1230C">
            <w:delText xml:space="preserve">The </w:delText>
          </w:r>
          <w:r w:rsidRPr="00E77497" w:rsidDel="00F1230C">
            <w:rPr>
              <w:rFonts w:ascii="Times New Roman" w:eastAsia="Times New Roman" w:hAnsi="Times New Roman"/>
              <w:spacing w:val="6"/>
              <w:lang w:eastAsia="en-US"/>
            </w:rPr>
            <w:delText xml:space="preserve">BoundNames </w:delText>
          </w:r>
          <w:r w:rsidRPr="00E77497" w:rsidDel="00F1230C">
            <w:delText>of the production</w:delText>
          </w:r>
        </w:del>
        <w:del w:id="20486" w:author="Rev 3 Allen Wirfs-Brock" w:date="2011-09-01T13:55:00Z">
          <w:r w:rsidRPr="00E77497" w:rsidDel="00B678FE">
            <w:delText xml:space="preserve">  </w:delText>
          </w:r>
        </w:del>
      </w:ins>
      <w:ins w:id="20487" w:author="Allen Wirfs-Brock" w:date="2011-07-11T15:44:00Z">
        <w:del w:id="20488" w:author="Rev 3 Allen Wirfs-Brock" w:date="2011-09-01T13:55:00Z">
          <w:r w:rsidR="005451AB" w:rsidRPr="00E77497" w:rsidDel="00B678FE">
            <w:rPr>
              <w:rStyle w:val="bnf"/>
            </w:rPr>
            <w:delText xml:space="preserve">BindingRestElement </w:delText>
          </w:r>
          <w:r w:rsidR="005451AB" w:rsidRPr="00E77497" w:rsidDel="00B678FE">
            <w:rPr>
              <w:rFonts w:cs="Arial"/>
              <w:i/>
              <w:vertAlign w:val="subscript"/>
            </w:rPr>
            <w:delText xml:space="preserve"> </w:delText>
          </w:r>
        </w:del>
      </w:ins>
      <w:ins w:id="20489" w:author="Allen Wirfs-Brock" w:date="2011-07-11T15:39:00Z">
        <w:del w:id="20490" w:author="Rev 3 Allen Wirfs-Brock" w:date="2011-09-01T13:55:00Z">
          <w:r w:rsidRPr="00E77497" w:rsidDel="00B678FE">
            <w:rPr>
              <w:b/>
            </w:rPr>
            <w:delText>:</w:delText>
          </w:r>
          <w:r w:rsidRPr="00E77497" w:rsidDel="00B678FE">
            <w:delText xml:space="preserve"> </w:delText>
          </w:r>
        </w:del>
      </w:ins>
      <w:ins w:id="20491" w:author="Allen Wirfs-Brock" w:date="2011-07-11T15:45:00Z">
        <w:del w:id="20492" w:author="Rev 3 Allen Wirfs-Brock" w:date="2011-09-01T13:55:00Z">
          <w:r w:rsidR="005451AB" w:rsidRPr="00E77497" w:rsidDel="00B678FE">
            <w:delText xml:space="preserve"> </w:delText>
          </w:r>
          <w:r w:rsidR="005451AB" w:rsidRPr="00E77497" w:rsidDel="00B678FE">
            <w:rPr>
              <w:rFonts w:ascii="Courier New" w:hAnsi="Courier New" w:cs="Courier New"/>
              <w:b/>
            </w:rPr>
            <w:delText>...</w:delText>
          </w:r>
        </w:del>
      </w:ins>
      <w:ins w:id="20493" w:author="Allen Wirfs-Brock" w:date="2011-07-11T15:39:00Z">
        <w:del w:id="20494" w:author="Rev 3 Allen Wirfs-Brock" w:date="2011-09-01T13:55:00Z">
          <w:r w:rsidRPr="00E77497" w:rsidDel="00B678FE">
            <w:rPr>
              <w:rStyle w:val="bnf"/>
            </w:rPr>
            <w:delText xml:space="preserve">  </w:delText>
          </w:r>
        </w:del>
      </w:ins>
      <w:ins w:id="20495" w:author="Allen Wirfs-Brock" w:date="2011-07-11T15:44:00Z">
        <w:del w:id="20496" w:author="Rev 3 Allen Wirfs-Brock" w:date="2011-09-01T13:55:00Z">
          <w:r w:rsidR="005451AB" w:rsidRPr="00E77497" w:rsidDel="00B678FE">
            <w:rPr>
              <w:rStyle w:val="bnf"/>
            </w:rPr>
            <w:delText>Identifier</w:delText>
          </w:r>
        </w:del>
        <w:del w:id="20497" w:author="Rev 3 Allen Wirfs-Brock" w:date="2011-09-21T17:19:00Z">
          <w:r w:rsidR="005451AB" w:rsidRPr="00E77497" w:rsidDel="00F1230C">
            <w:delText xml:space="preserve"> </w:delText>
          </w:r>
        </w:del>
      </w:ins>
      <w:ins w:id="20498" w:author="Allen Wirfs-Brock" w:date="2011-07-11T15:39:00Z">
        <w:del w:id="20499" w:author="Rev 3 Allen Wirfs-Brock" w:date="2011-09-21T17:19:00Z">
          <w:r w:rsidRPr="00E77497" w:rsidDel="00F1230C">
            <w:delText>is determined as follows:</w:delText>
          </w:r>
        </w:del>
      </w:ins>
    </w:p>
    <w:p w14:paraId="570F6C2D" w14:textId="77777777" w:rsidR="00AA404C" w:rsidRPr="00E77497" w:rsidDel="00F1230C" w:rsidRDefault="00AA404C">
      <w:pPr>
        <w:pStyle w:val="Alg4"/>
        <w:numPr>
          <w:ilvl w:val="0"/>
          <w:numId w:val="552"/>
        </w:numPr>
        <w:spacing w:after="220"/>
        <w:contextualSpacing/>
        <w:rPr>
          <w:ins w:id="20500" w:author="Allen Wirfs-Brock" w:date="2011-07-11T15:39:00Z"/>
          <w:del w:id="20501" w:author="Rev 3 Allen Wirfs-Brock" w:date="2011-09-21T17:19:00Z"/>
        </w:rPr>
        <w:pPrChange w:id="20502" w:author="Rev 4 Allen Wirfs-Brock" w:date="2011-11-07T12:16:00Z">
          <w:pPr>
            <w:pStyle w:val="Alg4"/>
            <w:numPr>
              <w:numId w:val="586"/>
            </w:numPr>
            <w:tabs>
              <w:tab w:val="num" w:pos="360"/>
            </w:tabs>
            <w:spacing w:after="220"/>
            <w:ind w:left="360" w:hanging="360"/>
            <w:contextualSpacing/>
          </w:pPr>
        </w:pPrChange>
      </w:pPr>
      <w:ins w:id="20503" w:author="Allen Wirfs-Brock" w:date="2011-07-11T15:39:00Z">
        <w:del w:id="20504" w:author="Rev 3 Allen Wirfs-Brock" w:date="2011-09-21T17:19:00Z">
          <w:r w:rsidRPr="00E77497" w:rsidDel="00F1230C">
            <w:delText xml:space="preserve">Return </w:delText>
          </w:r>
        </w:del>
        <w:del w:id="20505" w:author="Rev 3 Allen Wirfs-Brock" w:date="2011-08-31T11:03:00Z">
          <w:r w:rsidRPr="00E77497" w:rsidDel="00471F4A">
            <w:delText xml:space="preserve">BoundNames of </w:delText>
          </w:r>
          <w:r w:rsidRPr="00E77497" w:rsidDel="00471F4A">
            <w:rPr>
              <w:rStyle w:val="bnf"/>
            </w:rPr>
            <w:delText>BindingElement</w:delText>
          </w:r>
          <w:r w:rsidRPr="00E77497" w:rsidDel="00471F4A">
            <w:delText>.</w:delText>
          </w:r>
        </w:del>
      </w:ins>
    </w:p>
    <w:p w14:paraId="05B5EF77" w14:textId="77777777" w:rsidR="00583028" w:rsidRPr="00E77497" w:rsidDel="00805896" w:rsidRDefault="00583028" w:rsidP="00C7794D">
      <w:pPr>
        <w:ind w:left="360"/>
        <w:rPr>
          <w:ins w:id="20506" w:author="Rev 3 Allen Wirfs-Brock" w:date="2011-09-11T14:46:00Z"/>
          <w:del w:id="20507" w:author="Rev 4 Allen Wirfs-Brock" w:date="2011-11-04T18:40:00Z"/>
        </w:rPr>
      </w:pPr>
      <w:ins w:id="20508" w:author="Rev 3 Allen Wirfs-Brock" w:date="2011-09-11T14:46:00Z">
        <w:del w:id="20509" w:author="Rev 4 Allen Wirfs-Brock" w:date="2011-10-15T18:34:00Z">
          <w:r w:rsidRPr="00E77497" w:rsidDel="00686CCA">
            <w:delText xml:space="preserve">The production </w:delText>
          </w:r>
        </w:del>
        <w:del w:id="20510" w:author="Rev 4 Allen Wirfs-Brock" w:date="2011-11-04T18:40:00Z">
          <w:r w:rsidRPr="00E77497" w:rsidDel="00805896">
            <w:rPr>
              <w:rStyle w:val="bnf"/>
            </w:rPr>
            <w:delText xml:space="preserve">BindingRestElement </w:delText>
          </w:r>
          <w:r w:rsidRPr="00E77497" w:rsidDel="00805896">
            <w:delText xml:space="preserve">: </w:delText>
          </w:r>
          <w:r w:rsidRPr="00E77497" w:rsidDel="00805896">
            <w:rPr>
              <w:b/>
            </w:rPr>
            <w:delText xml:space="preserve">… </w:delText>
          </w:r>
        </w:del>
      </w:ins>
      <w:ins w:id="20511" w:author="Rev 3 Allen Wirfs-Brock" w:date="2011-09-11T14:47:00Z">
        <w:del w:id="20512" w:author="Rev 4 Allen Wirfs-Brock" w:date="2011-11-04T18:40:00Z">
          <w:r w:rsidRPr="00E77497" w:rsidDel="00805896">
            <w:rPr>
              <w:rStyle w:val="bnf"/>
            </w:rPr>
            <w:delText>BindingIdentifier</w:delText>
          </w:r>
          <w:r w:rsidRPr="00E77497" w:rsidDel="00805896">
            <w:delText xml:space="preserve"> </w:delText>
          </w:r>
        </w:del>
      </w:ins>
      <w:ins w:id="20513" w:author="Rev 3 Allen Wirfs-Brock" w:date="2011-09-11T14:46:00Z">
        <w:del w:id="20514" w:author="Rev 4 Allen Wirfs-Brock" w:date="2011-10-15T18:34:00Z">
          <w:r w:rsidRPr="00E77497" w:rsidDel="00686CCA">
            <w:delText xml:space="preserve">is evaluated </w:delText>
          </w:r>
        </w:del>
        <w:del w:id="20515" w:author="Rev 4 Allen Wirfs-Brock" w:date="2011-11-04T18:40:00Z">
          <w:r w:rsidRPr="00E77497" w:rsidDel="00805896">
            <w:delText xml:space="preserve">with the parameters </w:delText>
          </w:r>
          <w:r w:rsidRPr="00E77497" w:rsidDel="00805896">
            <w:rPr>
              <w:rStyle w:val="bnf"/>
            </w:rPr>
            <w:delText>obj</w:delText>
          </w:r>
        </w:del>
      </w:ins>
      <w:ins w:id="20516" w:author="Rev 3 Allen Wirfs-Brock" w:date="2011-09-11T14:48:00Z">
        <w:del w:id="20517" w:author="Rev 4 Allen Wirfs-Brock" w:date="2011-11-04T18:40:00Z">
          <w:r w:rsidRPr="00E77497" w:rsidDel="00805896">
            <w:delText xml:space="preserve">, </w:delText>
          </w:r>
          <w:r w:rsidRPr="00E77497" w:rsidDel="00805896">
            <w:rPr>
              <w:rFonts w:ascii="Times New Roman" w:eastAsia="Times New Roman" w:hAnsi="Times New Roman"/>
              <w:i/>
              <w:spacing w:val="6"/>
              <w:lang w:eastAsia="en-US"/>
            </w:rPr>
            <w:delText>env</w:delText>
          </w:r>
          <w:r w:rsidRPr="00E77497" w:rsidDel="00805896">
            <w:delText>,</w:delText>
          </w:r>
        </w:del>
      </w:ins>
      <w:ins w:id="20518" w:author="Rev 3 Allen Wirfs-Brock" w:date="2011-09-11T14:46:00Z">
        <w:del w:id="20519" w:author="Rev 4 Allen Wirfs-Brock" w:date="2011-11-04T18:40:00Z">
          <w:r w:rsidRPr="00E77497" w:rsidDel="00805896">
            <w:delText xml:space="preserve"> and </w:delText>
          </w:r>
          <w:r w:rsidRPr="00E77497" w:rsidDel="00805896">
            <w:rPr>
              <w:rStyle w:val="bnf"/>
            </w:rPr>
            <w:delText>index</w:delText>
          </w:r>
          <w:r w:rsidRPr="00E77497" w:rsidDel="00805896">
            <w:delText xml:space="preserve"> </w:delText>
          </w:r>
        </w:del>
        <w:del w:id="20520" w:author="Rev 4 Allen Wirfs-Brock" w:date="2011-10-15T18:34:00Z">
          <w:r w:rsidRPr="00E77497" w:rsidDel="00686CCA">
            <w:delText>as follows:</w:delText>
          </w:r>
        </w:del>
      </w:ins>
    </w:p>
    <w:p w14:paraId="2FB05809" w14:textId="77777777" w:rsidR="00583028" w:rsidRPr="00E77497" w:rsidDel="00805896" w:rsidRDefault="00583028">
      <w:pPr>
        <w:pStyle w:val="Alg3"/>
        <w:numPr>
          <w:ilvl w:val="0"/>
          <w:numId w:val="556"/>
        </w:numPr>
        <w:rPr>
          <w:ins w:id="20521" w:author="Rev 3 Allen Wirfs-Brock" w:date="2011-09-11T14:46:00Z"/>
          <w:del w:id="20522" w:author="Rev 4 Allen Wirfs-Brock" w:date="2011-11-04T18:40:00Z"/>
        </w:rPr>
        <w:pPrChange w:id="20523" w:author="Rev 4 Allen Wirfs-Brock" w:date="2011-11-07T12:16:00Z">
          <w:pPr>
            <w:pStyle w:val="Alg3"/>
            <w:numPr>
              <w:numId w:val="590"/>
            </w:numPr>
          </w:pPr>
        </w:pPrChange>
      </w:pPr>
      <w:ins w:id="20524" w:author="Rev 3 Allen Wirfs-Brock" w:date="2011-09-11T14:46:00Z">
        <w:del w:id="20525" w:author="Rev 4 Allen Wirfs-Brock" w:date="2011-11-04T18:40:00Z">
          <w:r w:rsidRPr="00E77497" w:rsidDel="00805896">
            <w:delText xml:space="preserve">Let </w:delText>
          </w:r>
          <w:r w:rsidRPr="00E77497" w:rsidDel="00805896">
            <w:rPr>
              <w:i/>
            </w:rPr>
            <w:delText>lenVal</w:delText>
          </w:r>
          <w:r w:rsidRPr="00E77497" w:rsidDel="00805896">
            <w:delText xml:space="preserve"> be the result of calling the [[Get]] internal method of </w:delText>
          </w:r>
          <w:r w:rsidRPr="00E77497" w:rsidDel="00805896">
            <w:rPr>
              <w:i/>
            </w:rPr>
            <w:delText>obj</w:delText>
          </w:r>
          <w:r w:rsidRPr="00E77497" w:rsidDel="00805896">
            <w:delText xml:space="preserve"> with argument </w:delText>
          </w:r>
          <w:r w:rsidRPr="00E77497" w:rsidDel="00805896">
            <w:rPr>
              <w:rFonts w:ascii="Courier New" w:hAnsi="Courier New" w:cs="Courier New"/>
            </w:rPr>
            <w:delText>“</w:delText>
          </w:r>
          <w:r w:rsidRPr="00E77497" w:rsidDel="00805896">
            <w:rPr>
              <w:rFonts w:ascii="Courier New" w:hAnsi="Courier New" w:cs="Courier New"/>
              <w:b/>
            </w:rPr>
            <w:delText>length</w:delText>
          </w:r>
          <w:r w:rsidRPr="00E77497" w:rsidDel="00805896">
            <w:rPr>
              <w:rFonts w:ascii="Courier New" w:hAnsi="Courier New" w:cs="Courier New"/>
            </w:rPr>
            <w:delText>”.</w:delText>
          </w:r>
        </w:del>
      </w:ins>
    </w:p>
    <w:p w14:paraId="1B2E26C4" w14:textId="77777777" w:rsidR="00583028" w:rsidRPr="00E77497" w:rsidDel="00805896" w:rsidRDefault="00583028">
      <w:pPr>
        <w:pStyle w:val="Alg3"/>
        <w:numPr>
          <w:ilvl w:val="0"/>
          <w:numId w:val="556"/>
        </w:numPr>
        <w:rPr>
          <w:ins w:id="20526" w:author="Rev 3 Allen Wirfs-Brock" w:date="2011-09-11T14:46:00Z"/>
          <w:del w:id="20527" w:author="Rev 4 Allen Wirfs-Brock" w:date="2011-11-04T18:40:00Z"/>
        </w:rPr>
        <w:pPrChange w:id="20528" w:author="Rev 4 Allen Wirfs-Brock" w:date="2011-11-07T12:16:00Z">
          <w:pPr>
            <w:pStyle w:val="Alg3"/>
            <w:numPr>
              <w:numId w:val="590"/>
            </w:numPr>
          </w:pPr>
        </w:pPrChange>
      </w:pPr>
      <w:ins w:id="20529" w:author="Rev 3 Allen Wirfs-Brock" w:date="2011-09-11T14:46:00Z">
        <w:del w:id="20530" w:author="Rev 4 Allen Wirfs-Brock" w:date="2011-11-04T18:40:00Z">
          <w:r w:rsidRPr="00E77497" w:rsidDel="00805896">
            <w:delText xml:space="preserve">Let </w:delText>
          </w:r>
          <w:r w:rsidRPr="00E77497" w:rsidDel="00805896">
            <w:rPr>
              <w:i/>
            </w:rPr>
            <w:delText>len</w:delText>
          </w:r>
          <w:r w:rsidRPr="00E77497" w:rsidDel="00805896">
            <w:delText xml:space="preserve"> be ToUint32(</w:delText>
          </w:r>
          <w:r w:rsidRPr="00E77497" w:rsidDel="00805896">
            <w:rPr>
              <w:i/>
            </w:rPr>
            <w:delText>lenVal</w:delText>
          </w:r>
          <w:r w:rsidRPr="00E77497" w:rsidDel="00805896">
            <w:delText>).</w:delText>
          </w:r>
        </w:del>
      </w:ins>
    </w:p>
    <w:p w14:paraId="5491EA58" w14:textId="77777777" w:rsidR="00583028" w:rsidRPr="00E77497" w:rsidDel="00805896" w:rsidRDefault="00583028">
      <w:pPr>
        <w:pStyle w:val="Alg3"/>
        <w:numPr>
          <w:ilvl w:val="0"/>
          <w:numId w:val="556"/>
        </w:numPr>
        <w:rPr>
          <w:ins w:id="20531" w:author="Rev 3 Allen Wirfs-Brock" w:date="2011-09-11T14:46:00Z"/>
          <w:del w:id="20532" w:author="Rev 4 Allen Wirfs-Brock" w:date="2011-11-04T18:40:00Z"/>
        </w:rPr>
        <w:pPrChange w:id="20533" w:author="Rev 4 Allen Wirfs-Brock" w:date="2011-11-07T12:16:00Z">
          <w:pPr>
            <w:pStyle w:val="Alg3"/>
            <w:numPr>
              <w:numId w:val="590"/>
            </w:numPr>
          </w:pPr>
        </w:pPrChange>
      </w:pPr>
      <w:ins w:id="20534" w:author="Rev 3 Allen Wirfs-Brock" w:date="2011-09-11T14:46:00Z">
        <w:del w:id="20535" w:author="Rev 4 Allen Wirfs-Brock" w:date="2011-11-04T18:40:00Z">
          <w:r w:rsidRPr="00E77497" w:rsidDel="00805896">
            <w:delText xml:space="preserve">Let </w:delText>
          </w:r>
          <w:r w:rsidRPr="00E77497" w:rsidDel="00805896">
            <w:rPr>
              <w:i/>
            </w:rPr>
            <w:delText>A</w:delText>
          </w:r>
          <w:r w:rsidRPr="00E77497" w:rsidDel="00805896">
            <w:delText xml:space="preserve"> be a new array object created as if by the expression </w:delText>
          </w:r>
          <w:r w:rsidRPr="00E77497" w:rsidDel="00805896">
            <w:rPr>
              <w:rFonts w:ascii="Courier New" w:hAnsi="Courier New" w:cs="Courier New"/>
              <w:b/>
            </w:rPr>
            <w:delText>new Array()</w:delText>
          </w:r>
          <w:r w:rsidRPr="00E77497" w:rsidDel="00805896">
            <w:delText xml:space="preserve"> where </w:delText>
          </w:r>
          <w:r w:rsidRPr="00E77497" w:rsidDel="00805896">
            <w:rPr>
              <w:rFonts w:ascii="Courier New" w:hAnsi="Courier New" w:cs="Courier New"/>
              <w:b/>
            </w:rPr>
            <w:delText>Array</w:delText>
          </w:r>
          <w:r w:rsidRPr="00E77497" w:rsidDel="00805896">
            <w:delText xml:space="preserve"> is the standard built-in constructor with that name.</w:delText>
          </w:r>
        </w:del>
      </w:ins>
    </w:p>
    <w:p w14:paraId="7CD81432" w14:textId="77777777" w:rsidR="00583028" w:rsidRPr="00E77497" w:rsidDel="00805896" w:rsidRDefault="00583028">
      <w:pPr>
        <w:pStyle w:val="Alg3"/>
        <w:numPr>
          <w:ilvl w:val="0"/>
          <w:numId w:val="556"/>
        </w:numPr>
        <w:rPr>
          <w:ins w:id="20536" w:author="Rev 3 Allen Wirfs-Brock" w:date="2011-09-11T14:46:00Z"/>
          <w:del w:id="20537" w:author="Rev 4 Allen Wirfs-Brock" w:date="2011-11-04T18:40:00Z"/>
        </w:rPr>
        <w:pPrChange w:id="20538" w:author="Rev 4 Allen Wirfs-Brock" w:date="2011-11-07T12:16:00Z">
          <w:pPr>
            <w:pStyle w:val="Alg3"/>
            <w:numPr>
              <w:numId w:val="590"/>
            </w:numPr>
          </w:pPr>
        </w:pPrChange>
      </w:pPr>
      <w:ins w:id="20539" w:author="Rev 3 Allen Wirfs-Brock" w:date="2011-09-11T14:46:00Z">
        <w:del w:id="20540" w:author="Rev 4 Allen Wirfs-Brock" w:date="2011-11-04T18:40:00Z">
          <w:r w:rsidRPr="00E77497" w:rsidDel="00805896">
            <w:delText xml:space="preserve">Let </w:delText>
          </w:r>
          <w:r w:rsidRPr="00E77497" w:rsidDel="00805896">
            <w:rPr>
              <w:i/>
            </w:rPr>
            <w:delText>n</w:delText>
          </w:r>
          <w:r w:rsidRPr="00E77497" w:rsidDel="00805896">
            <w:delText>=0;</w:delText>
          </w:r>
        </w:del>
      </w:ins>
    </w:p>
    <w:p w14:paraId="088BC764" w14:textId="77777777" w:rsidR="00583028" w:rsidRPr="00E77497" w:rsidDel="00805896" w:rsidRDefault="00583028">
      <w:pPr>
        <w:pStyle w:val="Alg3"/>
        <w:numPr>
          <w:ilvl w:val="0"/>
          <w:numId w:val="556"/>
        </w:numPr>
        <w:rPr>
          <w:ins w:id="20541" w:author="Rev 3 Allen Wirfs-Brock" w:date="2011-09-11T14:46:00Z"/>
          <w:del w:id="20542" w:author="Rev 4 Allen Wirfs-Brock" w:date="2011-11-04T18:40:00Z"/>
        </w:rPr>
        <w:pPrChange w:id="20543" w:author="Rev 4 Allen Wirfs-Brock" w:date="2011-11-07T12:16:00Z">
          <w:pPr>
            <w:pStyle w:val="Alg3"/>
            <w:numPr>
              <w:numId w:val="590"/>
            </w:numPr>
          </w:pPr>
        </w:pPrChange>
      </w:pPr>
      <w:ins w:id="20544" w:author="Rev 3 Allen Wirfs-Brock" w:date="2011-09-11T14:46:00Z">
        <w:del w:id="20545" w:author="Rev 4 Allen Wirfs-Brock" w:date="2011-11-04T18:40:00Z">
          <w:r w:rsidRPr="00E77497" w:rsidDel="00805896">
            <w:delText xml:space="preserve">Repeat, while </w:delText>
          </w:r>
          <w:r w:rsidRPr="00E77497" w:rsidDel="00805896">
            <w:rPr>
              <w:i/>
            </w:rPr>
            <w:delText>index</w:delText>
          </w:r>
          <w:r w:rsidRPr="00E77497" w:rsidDel="00805896">
            <w:delText xml:space="preserve"> &lt; </w:delText>
          </w:r>
          <w:r w:rsidRPr="00E77497" w:rsidDel="00805896">
            <w:rPr>
              <w:i/>
            </w:rPr>
            <w:delText>len</w:delText>
          </w:r>
        </w:del>
      </w:ins>
    </w:p>
    <w:p w14:paraId="756CF94D" w14:textId="77777777" w:rsidR="002276DA" w:rsidRPr="00E77497" w:rsidDel="00805896" w:rsidRDefault="002276DA">
      <w:pPr>
        <w:pStyle w:val="Alg3"/>
        <w:numPr>
          <w:ilvl w:val="1"/>
          <w:numId w:val="556"/>
        </w:numPr>
        <w:tabs>
          <w:tab w:val="clear" w:pos="1080"/>
          <w:tab w:val="num" w:pos="720"/>
        </w:tabs>
        <w:ind w:left="720"/>
        <w:rPr>
          <w:ins w:id="20546" w:author="Rev 3 Allen Wirfs-Brock" w:date="2011-09-11T14:53:00Z"/>
          <w:del w:id="20547" w:author="Rev 4 Allen Wirfs-Brock" w:date="2011-11-04T18:40:00Z"/>
        </w:rPr>
        <w:pPrChange w:id="20548" w:author="Rev 4 Allen Wirfs-Brock" w:date="2011-11-07T12:16:00Z">
          <w:pPr>
            <w:pStyle w:val="Alg3"/>
            <w:numPr>
              <w:ilvl w:val="1"/>
              <w:numId w:val="590"/>
            </w:numPr>
            <w:tabs>
              <w:tab w:val="clear" w:pos="360"/>
              <w:tab w:val="num" w:pos="720"/>
              <w:tab w:val="num" w:pos="1080"/>
            </w:tabs>
            <w:ind w:left="720"/>
          </w:pPr>
        </w:pPrChange>
      </w:pPr>
      <w:ins w:id="20549" w:author="Rev 3 Allen Wirfs-Brock" w:date="2011-09-11T14:53:00Z">
        <w:del w:id="20550" w:author="Rev 4 Allen Wirfs-Brock" w:date="2011-11-04T18:40:00Z">
          <w:r w:rsidRPr="00E77497" w:rsidDel="00805896">
            <w:delText xml:space="preserve">Let </w:delText>
          </w:r>
          <w:r w:rsidRPr="00E77497" w:rsidDel="00805896">
            <w:rPr>
              <w:i/>
            </w:rPr>
            <w:delText>P</w:delText>
          </w:r>
          <w:r w:rsidRPr="00E77497" w:rsidDel="00805896">
            <w:delText xml:space="preserve"> be ToString(</w:delText>
          </w:r>
          <w:r w:rsidRPr="00E77497" w:rsidDel="00805896">
            <w:rPr>
              <w:i/>
            </w:rPr>
            <w:delText>index</w:delText>
          </w:r>
          <w:r w:rsidRPr="00E77497" w:rsidDel="00805896">
            <w:delText>).</w:delText>
          </w:r>
        </w:del>
      </w:ins>
    </w:p>
    <w:p w14:paraId="70A50517" w14:textId="77777777" w:rsidR="00B95652" w:rsidRPr="00E77497" w:rsidDel="00805896" w:rsidRDefault="002276DA">
      <w:pPr>
        <w:pStyle w:val="Alg3"/>
        <w:numPr>
          <w:ilvl w:val="1"/>
          <w:numId w:val="556"/>
        </w:numPr>
        <w:tabs>
          <w:tab w:val="clear" w:pos="1080"/>
          <w:tab w:val="num" w:pos="720"/>
        </w:tabs>
        <w:ind w:left="720"/>
        <w:rPr>
          <w:ins w:id="20551" w:author="Rev 3 Allen Wirfs-Brock" w:date="2011-09-11T14:51:00Z"/>
          <w:del w:id="20552" w:author="Rev 4 Allen Wirfs-Brock" w:date="2011-11-04T18:40:00Z"/>
        </w:rPr>
        <w:pPrChange w:id="20553" w:author="Rev 4 Allen Wirfs-Brock" w:date="2011-11-07T12:16:00Z">
          <w:pPr>
            <w:pStyle w:val="Alg3"/>
            <w:numPr>
              <w:ilvl w:val="1"/>
              <w:numId w:val="590"/>
            </w:numPr>
            <w:tabs>
              <w:tab w:val="clear" w:pos="360"/>
              <w:tab w:val="num" w:pos="720"/>
              <w:tab w:val="num" w:pos="1080"/>
            </w:tabs>
            <w:ind w:left="720"/>
          </w:pPr>
        </w:pPrChange>
      </w:pPr>
      <w:ins w:id="20554" w:author="Rev 3 Allen Wirfs-Brock" w:date="2011-09-11T14:52:00Z">
        <w:del w:id="20555" w:author="Rev 4 Allen Wirfs-Brock" w:date="2011-11-04T18:40:00Z">
          <w:r w:rsidRPr="00E77497" w:rsidDel="00805896">
            <w:delText xml:space="preserve">Let </w:delText>
          </w:r>
          <w:r w:rsidRPr="00E77497" w:rsidDel="00805896">
            <w:rPr>
              <w:i/>
            </w:rPr>
            <w:delText>exists</w:delText>
          </w:r>
          <w:r w:rsidRPr="00E77497" w:rsidDel="00805896">
            <w:delText xml:space="preserve"> be the result of calling the [[HasProperty]] internal method of </w:delText>
          </w:r>
          <w:r w:rsidRPr="00E77497" w:rsidDel="00805896">
            <w:rPr>
              <w:i/>
            </w:rPr>
            <w:delText>obj</w:delText>
          </w:r>
          <w:r w:rsidRPr="00E77497" w:rsidDel="00805896">
            <w:delText xml:space="preserve"> with argument </w:delText>
          </w:r>
          <w:r w:rsidRPr="00E77497" w:rsidDel="00805896">
            <w:rPr>
              <w:i/>
            </w:rPr>
            <w:delText>P</w:delText>
          </w:r>
          <w:r w:rsidRPr="00E77497" w:rsidDel="00805896">
            <w:delText>.</w:delText>
          </w:r>
        </w:del>
      </w:ins>
    </w:p>
    <w:p w14:paraId="05C148F5" w14:textId="77777777" w:rsidR="002276DA" w:rsidRPr="00E77497" w:rsidDel="00805896" w:rsidRDefault="002276DA">
      <w:pPr>
        <w:pStyle w:val="Alg3"/>
        <w:numPr>
          <w:ilvl w:val="1"/>
          <w:numId w:val="556"/>
        </w:numPr>
        <w:tabs>
          <w:tab w:val="clear" w:pos="1080"/>
          <w:tab w:val="num" w:pos="720"/>
        </w:tabs>
        <w:ind w:left="720"/>
        <w:rPr>
          <w:ins w:id="20556" w:author="Rev 3 Allen Wirfs-Brock" w:date="2011-09-11T14:54:00Z"/>
          <w:del w:id="20557" w:author="Rev 4 Allen Wirfs-Brock" w:date="2011-11-04T18:40:00Z"/>
        </w:rPr>
        <w:pPrChange w:id="20558" w:author="Rev 4 Allen Wirfs-Brock" w:date="2011-11-07T12:16:00Z">
          <w:pPr>
            <w:pStyle w:val="Alg3"/>
            <w:numPr>
              <w:ilvl w:val="1"/>
              <w:numId w:val="590"/>
            </w:numPr>
            <w:tabs>
              <w:tab w:val="clear" w:pos="360"/>
              <w:tab w:val="num" w:pos="720"/>
              <w:tab w:val="num" w:pos="1080"/>
            </w:tabs>
            <w:ind w:left="720"/>
          </w:pPr>
        </w:pPrChange>
      </w:pPr>
      <w:ins w:id="20559" w:author="Rev 3 Allen Wirfs-Brock" w:date="2011-09-11T14:54:00Z">
        <w:del w:id="20560" w:author="Rev 4 Allen Wirfs-Brock" w:date="2011-11-04T18:40:00Z">
          <w:r w:rsidRPr="00E77497" w:rsidDel="00805896">
            <w:delText xml:space="preserve">If </w:delText>
          </w:r>
          <w:r w:rsidRPr="00E77497" w:rsidDel="00805896">
            <w:rPr>
              <w:i/>
            </w:rPr>
            <w:delText>exists</w:delText>
          </w:r>
          <w:r w:rsidRPr="00E77497" w:rsidDel="00805896">
            <w:delText xml:space="preserve"> is </w:delText>
          </w:r>
          <w:r w:rsidRPr="00E77497" w:rsidDel="00805896">
            <w:rPr>
              <w:b/>
            </w:rPr>
            <w:delText>true</w:delText>
          </w:r>
          <w:r w:rsidRPr="00E77497" w:rsidDel="00805896">
            <w:delText>, then</w:delText>
          </w:r>
        </w:del>
      </w:ins>
    </w:p>
    <w:p w14:paraId="63188D62" w14:textId="77777777" w:rsidR="00583028" w:rsidRPr="00E77497" w:rsidDel="00805896" w:rsidRDefault="00583028">
      <w:pPr>
        <w:pStyle w:val="Alg3"/>
        <w:numPr>
          <w:ilvl w:val="2"/>
          <w:numId w:val="556"/>
        </w:numPr>
        <w:tabs>
          <w:tab w:val="clear" w:pos="1800"/>
          <w:tab w:val="num" w:pos="990"/>
        </w:tabs>
        <w:ind w:left="990" w:hanging="180"/>
        <w:rPr>
          <w:ins w:id="20561" w:author="Rev 3 Allen Wirfs-Brock" w:date="2011-09-11T14:46:00Z"/>
          <w:del w:id="20562" w:author="Rev 4 Allen Wirfs-Brock" w:date="2011-11-04T18:40:00Z"/>
        </w:rPr>
        <w:pPrChange w:id="20563" w:author="Rev 4 Allen Wirfs-Brock" w:date="2011-11-07T12:16:00Z">
          <w:pPr>
            <w:pStyle w:val="Alg3"/>
            <w:numPr>
              <w:ilvl w:val="2"/>
              <w:numId w:val="590"/>
            </w:numPr>
            <w:tabs>
              <w:tab w:val="clear" w:pos="360"/>
              <w:tab w:val="num" w:pos="990"/>
              <w:tab w:val="num" w:pos="1800"/>
            </w:tabs>
            <w:ind w:left="990" w:hanging="180"/>
          </w:pPr>
        </w:pPrChange>
      </w:pPr>
      <w:ins w:id="20564" w:author="Rev 3 Allen Wirfs-Brock" w:date="2011-09-11T14:46:00Z">
        <w:del w:id="20565" w:author="Rev 4 Allen Wirfs-Brock" w:date="2011-11-04T18:40:00Z">
          <w:r w:rsidRPr="00E77497" w:rsidDel="00805896">
            <w:delText xml:space="preserve">Let </w:delText>
          </w:r>
          <w:r w:rsidRPr="00E77497" w:rsidDel="00805896">
            <w:rPr>
              <w:i/>
            </w:rPr>
            <w:delText>v</w:delText>
          </w:r>
          <w:r w:rsidRPr="00E77497" w:rsidDel="00805896">
            <w:delText xml:space="preserve"> be the result of calling the [[Get]] internal method of </w:delText>
          </w:r>
          <w:r w:rsidRPr="00E77497" w:rsidDel="00805896">
            <w:rPr>
              <w:i/>
            </w:rPr>
            <w:delText>obj</w:delText>
          </w:r>
          <w:r w:rsidRPr="00E77497" w:rsidDel="00805896">
            <w:delText xml:space="preserve"> passing </w:delText>
          </w:r>
        </w:del>
      </w:ins>
      <w:ins w:id="20566" w:author="Rev 3 Allen Wirfs-Brock" w:date="2011-09-11T14:55:00Z">
        <w:del w:id="20567" w:author="Rev 4 Allen Wirfs-Brock" w:date="2011-11-04T18:40:00Z">
          <w:r w:rsidR="002276DA" w:rsidRPr="00E77497" w:rsidDel="00805896">
            <w:rPr>
              <w:i/>
            </w:rPr>
            <w:delText xml:space="preserve">P </w:delText>
          </w:r>
        </w:del>
      </w:ins>
      <w:ins w:id="20568" w:author="Rev 3 Allen Wirfs-Brock" w:date="2011-09-11T14:46:00Z">
        <w:del w:id="20569" w:author="Rev 4 Allen Wirfs-Brock" w:date="2011-11-04T18:40:00Z">
          <w:r w:rsidRPr="00E77497" w:rsidDel="00805896">
            <w:delText>as the argument.</w:delText>
          </w:r>
        </w:del>
      </w:ins>
    </w:p>
    <w:p w14:paraId="3FF4D326" w14:textId="77777777" w:rsidR="00583028" w:rsidRPr="00E77497" w:rsidDel="00805896" w:rsidRDefault="00583028">
      <w:pPr>
        <w:pStyle w:val="Alg3"/>
        <w:numPr>
          <w:ilvl w:val="2"/>
          <w:numId w:val="556"/>
        </w:numPr>
        <w:tabs>
          <w:tab w:val="clear" w:pos="1800"/>
          <w:tab w:val="num" w:pos="990"/>
        </w:tabs>
        <w:ind w:left="990" w:hanging="180"/>
        <w:rPr>
          <w:ins w:id="20570" w:author="Rev 3 Allen Wirfs-Brock" w:date="2011-09-11T14:46:00Z"/>
          <w:del w:id="20571" w:author="Rev 4 Allen Wirfs-Brock" w:date="2011-11-04T18:40:00Z"/>
        </w:rPr>
        <w:pPrChange w:id="20572" w:author="Rev 4 Allen Wirfs-Brock" w:date="2011-11-07T12:16:00Z">
          <w:pPr>
            <w:pStyle w:val="Alg3"/>
            <w:numPr>
              <w:ilvl w:val="2"/>
              <w:numId w:val="590"/>
            </w:numPr>
            <w:tabs>
              <w:tab w:val="clear" w:pos="360"/>
              <w:tab w:val="num" w:pos="990"/>
              <w:tab w:val="num" w:pos="1800"/>
            </w:tabs>
            <w:ind w:left="990" w:hanging="180"/>
          </w:pPr>
        </w:pPrChange>
      </w:pPr>
      <w:ins w:id="20573" w:author="Rev 3 Allen Wirfs-Brock" w:date="2011-09-11T14:46:00Z">
        <w:del w:id="20574" w:author="Rev 4 Allen Wirfs-Brock" w:date="2011-11-04T18:40:00Z">
          <w:r w:rsidRPr="00E77497" w:rsidDel="00805896">
            <w:delText xml:space="preserve">Call the [[DefineOwnProperty]] internal method of </w:delText>
          </w:r>
          <w:r w:rsidRPr="00E77497" w:rsidDel="00805896">
            <w:rPr>
              <w:i/>
            </w:rPr>
            <w:delText>A</w:delText>
          </w:r>
          <w:r w:rsidRPr="00E77497" w:rsidDel="00805896">
            <w:delText xml:space="preserve"> with arguments ToString(</w:delText>
          </w:r>
          <w:r w:rsidRPr="00E77497" w:rsidDel="00805896">
            <w:rPr>
              <w:i/>
            </w:rPr>
            <w:delText>n</w:delText>
          </w:r>
          <w:r w:rsidRPr="00E77497" w:rsidDel="00805896">
            <w:delText xml:space="preserve">), Property Descriptor {[[Value]]: </w:delText>
          </w:r>
          <w:r w:rsidRPr="00E77497" w:rsidDel="00805896">
            <w:rPr>
              <w:i/>
            </w:rPr>
            <w:delText>v</w:delText>
          </w:r>
          <w:r w:rsidRPr="00E77497" w:rsidDel="00805896">
            <w:delText xml:space="preserve">, [[Writable]]: </w:delText>
          </w:r>
          <w:r w:rsidRPr="00E77497" w:rsidDel="00805896">
            <w:rPr>
              <w:b/>
            </w:rPr>
            <w:delText>true</w:delText>
          </w:r>
          <w:r w:rsidRPr="00E77497" w:rsidDel="00805896">
            <w:delText xml:space="preserve">, [[Enumerable]]: </w:delText>
          </w:r>
          <w:r w:rsidRPr="00E77497" w:rsidDel="00805896">
            <w:rPr>
              <w:b/>
            </w:rPr>
            <w:delText>true</w:delText>
          </w:r>
          <w:r w:rsidRPr="00E77497" w:rsidDel="00805896">
            <w:delText xml:space="preserve">, [[Configurable]]: </w:delText>
          </w:r>
          <w:r w:rsidRPr="00E77497" w:rsidDel="00805896">
            <w:rPr>
              <w:b/>
            </w:rPr>
            <w:delText>true</w:delText>
          </w:r>
          <w:r w:rsidRPr="00E77497" w:rsidDel="00805896">
            <w:delText xml:space="preserve">}, and </w:delText>
          </w:r>
          <w:r w:rsidRPr="00E77497" w:rsidDel="00805896">
            <w:rPr>
              <w:b/>
            </w:rPr>
            <w:delText>false</w:delText>
          </w:r>
          <w:r w:rsidRPr="00E77497" w:rsidDel="00805896">
            <w:delText>.</w:delText>
          </w:r>
        </w:del>
      </w:ins>
    </w:p>
    <w:p w14:paraId="2E553DE2" w14:textId="77777777" w:rsidR="00583028" w:rsidRPr="00E77497" w:rsidDel="00805896" w:rsidRDefault="00583028">
      <w:pPr>
        <w:pStyle w:val="Alg3"/>
        <w:numPr>
          <w:ilvl w:val="1"/>
          <w:numId w:val="556"/>
        </w:numPr>
        <w:tabs>
          <w:tab w:val="clear" w:pos="1080"/>
          <w:tab w:val="num" w:pos="720"/>
        </w:tabs>
        <w:ind w:hanging="720"/>
        <w:rPr>
          <w:ins w:id="20575" w:author="Rev 3 Allen Wirfs-Brock" w:date="2011-09-11T14:46:00Z"/>
          <w:del w:id="20576" w:author="Rev 4 Allen Wirfs-Brock" w:date="2011-11-04T18:40:00Z"/>
        </w:rPr>
        <w:pPrChange w:id="20577" w:author="Rev 4 Allen Wirfs-Brock" w:date="2011-11-07T12:16:00Z">
          <w:pPr>
            <w:pStyle w:val="Alg3"/>
            <w:numPr>
              <w:ilvl w:val="1"/>
              <w:numId w:val="590"/>
            </w:numPr>
            <w:tabs>
              <w:tab w:val="clear" w:pos="360"/>
              <w:tab w:val="num" w:pos="720"/>
              <w:tab w:val="num" w:pos="1080"/>
            </w:tabs>
            <w:ind w:left="1080" w:hanging="720"/>
          </w:pPr>
        </w:pPrChange>
      </w:pPr>
      <w:ins w:id="20578" w:author="Rev 3 Allen Wirfs-Brock" w:date="2011-09-11T14:46:00Z">
        <w:del w:id="20579" w:author="Rev 4 Allen Wirfs-Brock" w:date="2011-11-04T18:40:00Z">
          <w:r w:rsidRPr="00E77497" w:rsidDel="00805896">
            <w:delText xml:space="preserve">Let </w:delText>
          </w:r>
          <w:r w:rsidRPr="00E77497" w:rsidDel="00805896">
            <w:rPr>
              <w:i/>
            </w:rPr>
            <w:delText>n</w:delText>
          </w:r>
          <w:r w:rsidRPr="00E77497" w:rsidDel="00805896">
            <w:delText xml:space="preserve"> = </w:delText>
          </w:r>
          <w:r w:rsidRPr="00E77497" w:rsidDel="00805896">
            <w:rPr>
              <w:i/>
            </w:rPr>
            <w:delText>n</w:delText>
          </w:r>
          <w:r w:rsidRPr="00E77497" w:rsidDel="00805896">
            <w:delText>+1.</w:delText>
          </w:r>
        </w:del>
      </w:ins>
    </w:p>
    <w:p w14:paraId="1733E238" w14:textId="77777777" w:rsidR="00583028" w:rsidRPr="00E77497" w:rsidDel="00805896" w:rsidRDefault="00583028">
      <w:pPr>
        <w:pStyle w:val="Alg3"/>
        <w:numPr>
          <w:ilvl w:val="1"/>
          <w:numId w:val="556"/>
        </w:numPr>
        <w:tabs>
          <w:tab w:val="clear" w:pos="1080"/>
          <w:tab w:val="num" w:pos="720"/>
        </w:tabs>
        <w:ind w:hanging="720"/>
        <w:rPr>
          <w:ins w:id="20580" w:author="Rev 3 Allen Wirfs-Brock" w:date="2011-09-11T14:46:00Z"/>
          <w:del w:id="20581" w:author="Rev 4 Allen Wirfs-Brock" w:date="2011-11-04T18:40:00Z"/>
        </w:rPr>
        <w:pPrChange w:id="20582" w:author="Rev 4 Allen Wirfs-Brock" w:date="2011-11-07T12:16:00Z">
          <w:pPr>
            <w:pStyle w:val="Alg3"/>
            <w:numPr>
              <w:ilvl w:val="1"/>
              <w:numId w:val="590"/>
            </w:numPr>
            <w:tabs>
              <w:tab w:val="clear" w:pos="360"/>
              <w:tab w:val="num" w:pos="720"/>
              <w:tab w:val="num" w:pos="1080"/>
            </w:tabs>
            <w:ind w:left="1080" w:hanging="720"/>
          </w:pPr>
        </w:pPrChange>
      </w:pPr>
      <w:ins w:id="20583" w:author="Rev 3 Allen Wirfs-Brock" w:date="2011-09-11T14:46:00Z">
        <w:del w:id="20584" w:author="Rev 4 Allen Wirfs-Brock" w:date="2011-11-04T18:40:00Z">
          <w:r w:rsidRPr="00E77497" w:rsidDel="00805896">
            <w:delText xml:space="preserve">Let </w:delText>
          </w:r>
          <w:r w:rsidRPr="00E77497" w:rsidDel="00805896">
            <w:rPr>
              <w:i/>
            </w:rPr>
            <w:delText>index</w:delText>
          </w:r>
          <w:r w:rsidRPr="00E77497" w:rsidDel="00805896">
            <w:delText xml:space="preserve"> = </w:delText>
          </w:r>
          <w:r w:rsidRPr="00E77497" w:rsidDel="00805896">
            <w:rPr>
              <w:i/>
            </w:rPr>
            <w:delText>index</w:delText>
          </w:r>
          <w:r w:rsidRPr="00E77497" w:rsidDel="00805896">
            <w:delText>+1.</w:delText>
          </w:r>
        </w:del>
      </w:ins>
    </w:p>
    <w:p w14:paraId="3C7A2D06" w14:textId="77777777" w:rsidR="00583028" w:rsidRPr="00E77497" w:rsidDel="00805896" w:rsidRDefault="00E96A32">
      <w:pPr>
        <w:pStyle w:val="Alg3"/>
        <w:numPr>
          <w:ilvl w:val="0"/>
          <w:numId w:val="556"/>
        </w:numPr>
        <w:rPr>
          <w:ins w:id="20585" w:author="Rev 3 Allen Wirfs-Brock" w:date="2011-09-11T14:46:00Z"/>
          <w:del w:id="20586" w:author="Rev 4 Allen Wirfs-Brock" w:date="2011-11-04T18:40:00Z"/>
        </w:rPr>
        <w:pPrChange w:id="20587" w:author="Rev 4 Allen Wirfs-Brock" w:date="2011-11-07T12:16:00Z">
          <w:pPr>
            <w:pStyle w:val="Alg3"/>
            <w:numPr>
              <w:numId w:val="590"/>
            </w:numPr>
          </w:pPr>
        </w:pPrChange>
      </w:pPr>
      <w:ins w:id="20588" w:author="Rev 3 Allen Wirfs-Brock" w:date="2011-09-11T15:03:00Z">
        <w:del w:id="20589" w:author="Rev 4 Allen Wirfs-Brock" w:date="2011-11-04T18:40:00Z">
          <w:r w:rsidRPr="00E77497" w:rsidDel="00805896">
            <w:delText xml:space="preserve">Perform </w:delText>
          </w:r>
        </w:del>
      </w:ins>
      <w:ins w:id="20590" w:author="Rev 3 Allen Wirfs-Brock" w:date="2011-09-22T12:34:00Z">
        <w:del w:id="20591" w:author="Rev 4 Allen Wirfs-Brock" w:date="2011-11-04T18:40:00Z">
          <w:r w:rsidR="00FE73F6" w:rsidRPr="00E77497" w:rsidDel="00805896">
            <w:delText xml:space="preserve">Binding </w:delText>
          </w:r>
        </w:del>
      </w:ins>
      <w:ins w:id="20592" w:author="Rev 3 Allen Wirfs-Brock" w:date="2011-09-11T15:04:00Z">
        <w:del w:id="20593" w:author="Rev 4 Allen Wirfs-Brock" w:date="2011-11-04T18:40:00Z">
          <w:r w:rsidRPr="00E77497" w:rsidDel="00805896">
            <w:delText>Initialization</w:delText>
          </w:r>
        </w:del>
      </w:ins>
      <w:ins w:id="20594" w:author="Rev 3 Allen Wirfs-Brock" w:date="2011-09-11T15:03:00Z">
        <w:del w:id="20595" w:author="Rev 4 Allen Wirfs-Brock" w:date="2011-11-04T18:40:00Z">
          <w:r w:rsidRPr="00E77497" w:rsidDel="00805896">
            <w:delText xml:space="preserve"> for </w:delText>
          </w:r>
          <w:r w:rsidRPr="00E77497" w:rsidDel="00805896">
            <w:rPr>
              <w:i/>
            </w:rPr>
            <w:delText>BindingIdentifer</w:delText>
          </w:r>
          <w:r w:rsidRPr="00E77497" w:rsidDel="00805896">
            <w:delText xml:space="preserve"> using </w:delText>
          </w:r>
        </w:del>
      </w:ins>
      <w:ins w:id="20596" w:author="Rev 3 Allen Wirfs-Brock" w:date="2011-09-11T15:04:00Z">
        <w:del w:id="20597" w:author="Rev 4 Allen Wirfs-Brock" w:date="2011-11-04T18:40:00Z">
          <w:r w:rsidRPr="00E77497" w:rsidDel="00805896">
            <w:rPr>
              <w:i/>
            </w:rPr>
            <w:delText>A</w:delText>
          </w:r>
          <w:r w:rsidRPr="00E77497" w:rsidDel="00805896">
            <w:delText xml:space="preserve"> as the </w:delText>
          </w:r>
          <w:r w:rsidRPr="00E77497" w:rsidDel="00805896">
            <w:rPr>
              <w:i/>
            </w:rPr>
            <w:delText>value</w:delText>
          </w:r>
          <w:r w:rsidRPr="00E77497" w:rsidDel="00805896">
            <w:delText xml:space="preserve"> and </w:delText>
          </w:r>
          <w:r w:rsidRPr="00E77497" w:rsidDel="00805896">
            <w:rPr>
              <w:i/>
            </w:rPr>
            <w:delText>env</w:delText>
          </w:r>
          <w:r w:rsidRPr="00E77497" w:rsidDel="00805896">
            <w:delText xml:space="preserve"> as the</w:delText>
          </w:r>
        </w:del>
      </w:ins>
      <w:ins w:id="20598" w:author="Rev 3 Allen Wirfs-Brock" w:date="2011-09-11T15:05:00Z">
        <w:del w:id="20599" w:author="Rev 4 Allen Wirfs-Brock" w:date="2011-11-04T18:40:00Z">
          <w:r w:rsidRPr="00E77497" w:rsidDel="00805896">
            <w:delText xml:space="preserve"> </w:delText>
          </w:r>
          <w:r w:rsidRPr="00E77497" w:rsidDel="00805896">
            <w:rPr>
              <w:i/>
            </w:rPr>
            <w:delText>enviornment</w:delText>
          </w:r>
        </w:del>
      </w:ins>
      <w:ins w:id="20600" w:author="Rev 3 Allen Wirfs-Brock" w:date="2011-09-11T14:46:00Z">
        <w:del w:id="20601" w:author="Rev 4 Allen Wirfs-Brock" w:date="2011-11-04T18:40:00Z">
          <w:r w:rsidR="00583028" w:rsidRPr="00E77497" w:rsidDel="00805896">
            <w:delText>.</w:delText>
          </w:r>
        </w:del>
      </w:ins>
    </w:p>
    <w:p w14:paraId="361E1F3D" w14:textId="77777777" w:rsidR="00583028" w:rsidRPr="00E77497" w:rsidDel="00715A67" w:rsidRDefault="00583028" w:rsidP="00583028">
      <w:pPr>
        <w:rPr>
          <w:ins w:id="20602" w:author="Rev 3 Allen Wirfs-Brock" w:date="2011-09-11T14:46:00Z"/>
          <w:del w:id="20603" w:author="Rev 4 Allen Wirfs-Brock" w:date="2011-11-04T17:57:00Z"/>
        </w:rPr>
      </w:pPr>
    </w:p>
    <w:p w14:paraId="3CA13BC1" w14:textId="77777777" w:rsidR="0058214B" w:rsidRPr="00E77497" w:rsidDel="00805896" w:rsidRDefault="0058214B" w:rsidP="00F17B4B">
      <w:pPr>
        <w:rPr>
          <w:ins w:id="20604" w:author="Rev 3 Allen Wirfs-Brock" w:date="2011-08-31T16:10:00Z"/>
          <w:del w:id="20605" w:author="Rev 4 Allen Wirfs-Brock" w:date="2011-11-04T18:40:00Z"/>
        </w:rPr>
      </w:pPr>
    </w:p>
    <w:p w14:paraId="107E37BA" w14:textId="77777777" w:rsidR="004C02EF" w:rsidRPr="00E77497" w:rsidRDefault="004C02EF" w:rsidP="003A4B22">
      <w:pPr>
        <w:pStyle w:val="20"/>
        <w:numPr>
          <w:ilvl w:val="0"/>
          <w:numId w:val="0"/>
        </w:numPr>
      </w:pPr>
      <w:bookmarkStart w:id="20606" w:name="_Toc235503452"/>
      <w:bookmarkStart w:id="20607" w:name="_Toc241509227"/>
      <w:bookmarkStart w:id="20608" w:name="_Toc244416714"/>
      <w:bookmarkStart w:id="20609" w:name="_Toc276631078"/>
      <w:bookmarkStart w:id="20610" w:name="_Toc336509561"/>
      <w:bookmarkEnd w:id="18272"/>
      <w:bookmarkEnd w:id="18273"/>
      <w:bookmarkEnd w:id="18274"/>
      <w:bookmarkEnd w:id="18275"/>
      <w:r w:rsidRPr="00E77497">
        <w:t>12.3</w:t>
      </w:r>
      <w:r w:rsidRPr="00E77497">
        <w:tab/>
        <w:t>Empty Statemen</w:t>
      </w:r>
      <w:bookmarkEnd w:id="18245"/>
      <w:bookmarkEnd w:id="18246"/>
      <w:bookmarkEnd w:id="18264"/>
      <w:bookmarkEnd w:id="18265"/>
      <w:bookmarkEnd w:id="18266"/>
      <w:bookmarkEnd w:id="18267"/>
      <w:bookmarkEnd w:id="18268"/>
      <w:r w:rsidRPr="00E77497">
        <w:t>t</w:t>
      </w:r>
      <w:bookmarkEnd w:id="18276"/>
      <w:bookmarkEnd w:id="18277"/>
      <w:bookmarkEnd w:id="20606"/>
      <w:bookmarkEnd w:id="20607"/>
      <w:bookmarkEnd w:id="20608"/>
      <w:bookmarkEnd w:id="20609"/>
      <w:bookmarkEnd w:id="20610"/>
    </w:p>
    <w:p w14:paraId="552CA187" w14:textId="77777777" w:rsidR="004C02EF" w:rsidRPr="00E77497" w:rsidRDefault="004C02EF" w:rsidP="004C02EF">
      <w:pPr>
        <w:pStyle w:val="Syntax"/>
      </w:pPr>
      <w:r w:rsidRPr="00E77497">
        <w:t>Syntax</w:t>
      </w:r>
    </w:p>
    <w:p w14:paraId="2C3D9268" w14:textId="77777777" w:rsidR="004C02EF" w:rsidRPr="00E77497" w:rsidRDefault="004C02EF" w:rsidP="004C02EF">
      <w:pPr>
        <w:pStyle w:val="SyntaxRule"/>
      </w:pPr>
      <w:r w:rsidRPr="00E77497">
        <w:t xml:space="preserve">EmptyStatement </w:t>
      </w:r>
      <w:r w:rsidRPr="00E77497">
        <w:rPr>
          <w:rFonts w:ascii="Arial" w:hAnsi="Arial"/>
          <w:b/>
          <w:i w:val="0"/>
        </w:rPr>
        <w:t>:</w:t>
      </w:r>
    </w:p>
    <w:p w14:paraId="51267BDE"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w:t>
      </w:r>
    </w:p>
    <w:p w14:paraId="4C6AD68E" w14:textId="77777777" w:rsidR="004901F8" w:rsidRPr="00E77497" w:rsidRDefault="004901F8" w:rsidP="004901F8">
      <w:pPr>
        <w:pStyle w:val="40"/>
        <w:numPr>
          <w:ilvl w:val="0"/>
          <w:numId w:val="0"/>
        </w:numPr>
        <w:rPr>
          <w:ins w:id="20611" w:author="Rev 6 Allen Wirfs-Brock" w:date="2012-02-25T11:24:00Z"/>
        </w:rPr>
      </w:pPr>
      <w:ins w:id="20612" w:author="Rev 6 Allen Wirfs-Brock" w:date="2012-02-25T11:24:00Z">
        <w:r w:rsidRPr="00E77497">
          <w:t>Runtime Semantics</w:t>
        </w:r>
      </w:ins>
    </w:p>
    <w:p w14:paraId="39B5D66F" w14:textId="77777777" w:rsidR="00B245D9" w:rsidRPr="00E77497" w:rsidRDefault="00B245D9" w:rsidP="00B245D9">
      <w:pPr>
        <w:keepNext/>
        <w:rPr>
          <w:ins w:id="20613" w:author="Rev 4 Allen Wirfs-Brock" w:date="2011-10-15T18:36:00Z"/>
          <w:rFonts w:ascii="Helvetica" w:hAnsi="Helvetica"/>
          <w:b/>
        </w:rPr>
      </w:pPr>
      <w:ins w:id="20614" w:author="Rev 4 Allen Wirfs-Brock" w:date="2011-10-15T18:36:00Z">
        <w:r w:rsidRPr="00E77497">
          <w:rPr>
            <w:rFonts w:ascii="Helvetica" w:hAnsi="Helvetica"/>
            <w:b/>
          </w:rPr>
          <w:t xml:space="preserve">Runtime Semantics: </w:t>
        </w:r>
        <w:r w:rsidRPr="00E77497">
          <w:rPr>
            <w:rFonts w:ascii="Helvetica" w:hAnsi="Helvetica"/>
            <w:b/>
            <w:spacing w:val="6"/>
          </w:rPr>
          <w:t>Evaluation</w:t>
        </w:r>
      </w:ins>
    </w:p>
    <w:p w14:paraId="0FF039CB" w14:textId="77777777" w:rsidR="004C02EF" w:rsidRPr="00E77497" w:rsidDel="00B245D9" w:rsidRDefault="004C02EF" w:rsidP="004C02EF">
      <w:pPr>
        <w:pStyle w:val="Syntax"/>
        <w:rPr>
          <w:del w:id="20615" w:author="Rev 4 Allen Wirfs-Brock" w:date="2011-10-15T18:36:00Z"/>
        </w:rPr>
      </w:pPr>
      <w:del w:id="20616" w:author="Rev 4 Allen Wirfs-Brock" w:date="2011-10-15T18:36:00Z">
        <w:r w:rsidRPr="00E77497" w:rsidDel="00B245D9">
          <w:delText>Semantics</w:delText>
        </w:r>
      </w:del>
    </w:p>
    <w:p w14:paraId="0DE5CF94" w14:textId="77777777" w:rsidR="004C02EF" w:rsidRPr="00E77497" w:rsidRDefault="004C02EF" w:rsidP="004C02EF">
      <w:del w:id="20617" w:author="Rev 4 Allen Wirfs-Brock" w:date="2011-10-15T18:36:00Z">
        <w:r w:rsidRPr="00E77497" w:rsidDel="00B245D9">
          <w:delText xml:space="preserve">The production </w:delText>
        </w:r>
      </w:del>
      <w:r w:rsidRPr="00E77497">
        <w:rPr>
          <w:rFonts w:ascii="Times New Roman" w:hAnsi="Times New Roman"/>
          <w:i/>
        </w:rPr>
        <w:t xml:space="preserve">EmptyStatement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del w:id="20618" w:author="Rev 4 Allen Wirfs-Brock" w:date="2011-10-15T18:36:00Z">
        <w:r w:rsidRPr="00E77497" w:rsidDel="00B245D9">
          <w:delText>is evaluated as follows:</w:delText>
        </w:r>
      </w:del>
      <w:bookmarkStart w:id="20619" w:name="_Toc381513713"/>
    </w:p>
    <w:p w14:paraId="44592866" w14:textId="77777777" w:rsidR="004C02EF" w:rsidRPr="00E77497" w:rsidRDefault="004C02EF" w:rsidP="00B34B48">
      <w:pPr>
        <w:pStyle w:val="Alg2"/>
        <w:numPr>
          <w:ilvl w:val="0"/>
          <w:numId w:val="115"/>
        </w:numPr>
        <w:spacing w:after="220"/>
        <w:rPr>
          <w:rFonts w:ascii="Arial" w:hAnsi="Arial"/>
        </w:rPr>
      </w:pPr>
      <w:r w:rsidRPr="00E77497">
        <w:t>Return</w:t>
      </w:r>
      <w:r w:rsidRPr="00E77497">
        <w:rPr>
          <w:rFonts w:ascii="Arial" w:hAnsi="Arial"/>
        </w:rPr>
        <w:t xml:space="preserve"> </w:t>
      </w:r>
      <w:ins w:id="20620" w:author="Rev 6 Allen Wirfs-Brock" w:date="2012-02-23T12:39:00Z">
        <w:r w:rsidR="00DE1793">
          <w:t>NormalCompletion(</w:t>
        </w:r>
      </w:ins>
      <w:del w:id="20621" w:author="Rev 6 Allen Wirfs-Brock" w:date="2012-02-18T11:48:00Z">
        <w:r w:rsidRPr="00E77497" w:rsidDel="00EB121A">
          <w:delText>(</w:delText>
        </w:r>
      </w:del>
      <w:del w:id="20622" w:author="Rev 6 Allen Wirfs-Brock" w:date="2012-02-23T12:39:00Z">
        <w:r w:rsidRPr="00E77497" w:rsidDel="00DE1793">
          <w:rPr>
            <w:rFonts w:ascii="Arial" w:hAnsi="Arial"/>
          </w:rPr>
          <w:delText>normal</w:delText>
        </w:r>
        <w:r w:rsidRPr="00E77497" w:rsidDel="00DE1793">
          <w:delText>,</w:delText>
        </w:r>
        <w:r w:rsidRPr="00E77497" w:rsidDel="00DE1793">
          <w:rPr>
            <w:rFonts w:ascii="Arial" w:hAnsi="Arial"/>
          </w:rPr>
          <w:delText xml:space="preserve"> </w:delText>
        </w:r>
      </w:del>
      <w:r w:rsidRPr="00E77497">
        <w:rPr>
          <w:rFonts w:ascii="Arial" w:hAnsi="Arial"/>
        </w:rPr>
        <w:t>empty</w:t>
      </w:r>
      <w:del w:id="20623" w:author="Rev 6 Allen Wirfs-Brock" w:date="2012-02-23T12:39:00Z">
        <w:r w:rsidRPr="00E77497" w:rsidDel="00DE1793">
          <w:delText>,</w:delText>
        </w:r>
        <w:r w:rsidRPr="00E77497" w:rsidDel="00DE1793">
          <w:rPr>
            <w:rFonts w:ascii="Arial" w:hAnsi="Arial"/>
          </w:rPr>
          <w:delText xml:space="preserve"> empty</w:delText>
        </w:r>
      </w:del>
      <w:del w:id="20624" w:author="Rev 6 Allen Wirfs-Brock" w:date="2012-02-18T11:49:00Z">
        <w:r w:rsidRPr="00E77497" w:rsidDel="00EB121A">
          <w:delText>)</w:delText>
        </w:r>
        <w:r w:rsidRPr="00E77497" w:rsidDel="00EB121A">
          <w:rPr>
            <w:rFonts w:ascii="Arial" w:hAnsi="Arial"/>
          </w:rPr>
          <w:delText>.</w:delText>
        </w:r>
      </w:del>
      <w:ins w:id="20625" w:author="Rev 6 Allen Wirfs-Brock" w:date="2012-02-23T12:39:00Z">
        <w:r w:rsidR="00DE1793">
          <w:t>)</w:t>
        </w:r>
      </w:ins>
      <w:ins w:id="20626" w:author="Rev 6 Allen Wirfs-Brock" w:date="2012-02-18T11:49:00Z">
        <w:r w:rsidR="00EB121A" w:rsidRPr="00E77497">
          <w:rPr>
            <w:rFonts w:ascii="Arial" w:hAnsi="Arial"/>
          </w:rPr>
          <w:t>.</w:t>
        </w:r>
      </w:ins>
    </w:p>
    <w:p w14:paraId="2B6F9D68" w14:textId="77777777" w:rsidR="004C02EF" w:rsidRPr="00E77497" w:rsidRDefault="004C02EF" w:rsidP="003A4B22">
      <w:pPr>
        <w:pStyle w:val="20"/>
        <w:numPr>
          <w:ilvl w:val="0"/>
          <w:numId w:val="0"/>
        </w:numPr>
      </w:pPr>
      <w:bookmarkStart w:id="20627" w:name="_Toc382212235"/>
      <w:bookmarkStart w:id="20628" w:name="_Toc382212722"/>
      <w:bookmarkStart w:id="20629" w:name="_Toc382291580"/>
      <w:bookmarkStart w:id="20630" w:name="_Toc385672229"/>
      <w:bookmarkStart w:id="20631" w:name="_Toc393690333"/>
      <w:bookmarkStart w:id="20632" w:name="_Ref456010696"/>
      <w:bookmarkStart w:id="20633" w:name="_Toc472818878"/>
      <w:bookmarkStart w:id="20634" w:name="_Toc235503453"/>
      <w:bookmarkStart w:id="20635" w:name="_Toc241509228"/>
      <w:bookmarkStart w:id="20636" w:name="_Toc244416715"/>
      <w:bookmarkStart w:id="20637" w:name="_Toc276631079"/>
      <w:bookmarkStart w:id="20638" w:name="_Toc336509562"/>
      <w:bookmarkEnd w:id="18247"/>
      <w:bookmarkEnd w:id="18248"/>
      <w:bookmarkEnd w:id="20619"/>
      <w:r w:rsidRPr="00E77497">
        <w:t>12.4</w:t>
      </w:r>
      <w:r w:rsidRPr="00E77497">
        <w:tab/>
        <w:t>Expression Statemen</w:t>
      </w:r>
      <w:bookmarkEnd w:id="20627"/>
      <w:bookmarkEnd w:id="20628"/>
      <w:bookmarkEnd w:id="20629"/>
      <w:bookmarkEnd w:id="20630"/>
      <w:bookmarkEnd w:id="20631"/>
      <w:r w:rsidRPr="00E77497">
        <w:t>t</w:t>
      </w:r>
      <w:bookmarkEnd w:id="20632"/>
      <w:bookmarkEnd w:id="20633"/>
      <w:bookmarkEnd w:id="20634"/>
      <w:bookmarkEnd w:id="20635"/>
      <w:bookmarkEnd w:id="20636"/>
      <w:bookmarkEnd w:id="20637"/>
      <w:bookmarkEnd w:id="20638"/>
    </w:p>
    <w:p w14:paraId="73F67C24" w14:textId="77777777" w:rsidR="004C02EF" w:rsidRPr="00E77497" w:rsidRDefault="004C02EF" w:rsidP="004C02EF">
      <w:pPr>
        <w:pStyle w:val="Syntax"/>
      </w:pPr>
      <w:r w:rsidRPr="00E77497">
        <w:t>Syntax</w:t>
      </w:r>
    </w:p>
    <w:p w14:paraId="5205575B" w14:textId="77777777" w:rsidR="004C02EF" w:rsidRPr="00E77497" w:rsidRDefault="004C02EF" w:rsidP="004C02EF">
      <w:pPr>
        <w:pStyle w:val="SyntaxRule"/>
      </w:pPr>
      <w:r w:rsidRPr="00E77497">
        <w:t xml:space="preserve">ExpressionStatement </w:t>
      </w:r>
      <w:r w:rsidRPr="00E77497">
        <w:rPr>
          <w:rFonts w:ascii="Arial" w:hAnsi="Arial"/>
          <w:b/>
          <w:i w:val="0"/>
        </w:rPr>
        <w:t>:</w:t>
      </w:r>
    </w:p>
    <w:p w14:paraId="31F515A7" w14:textId="77777777" w:rsidR="004C02EF" w:rsidRPr="00E77497" w:rsidRDefault="004C02EF" w:rsidP="004C02EF">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rPr>
        <w:t>{</w:t>
      </w:r>
      <w:r w:rsidRPr="00E77497">
        <w:rPr>
          <w:rFonts w:ascii="Arial" w:hAnsi="Arial" w:cs="Arial"/>
          <w:i w:val="0"/>
          <w:sz w:val="16"/>
          <w:szCs w:val="16"/>
        </w:rPr>
        <w:t>,</w:t>
      </w:r>
      <w:r w:rsidRPr="00E77497">
        <w:rPr>
          <w:rFonts w:ascii="Courier New" w:hAnsi="Courier New"/>
          <w:b/>
          <w:i w:val="0"/>
          <w:sz w:val="16"/>
          <w:szCs w:val="16"/>
        </w:rPr>
        <w:t xml:space="preserve"> function</w:t>
      </w:r>
      <w:ins w:id="20639" w:author="Rev 8 Allen Wirfs-Brock" w:date="2012-06-15T18:57:00Z">
        <w:r w:rsidR="00572A2F" w:rsidRPr="00E77497">
          <w:rPr>
            <w:rFonts w:ascii="Arial" w:hAnsi="Arial" w:cs="Arial"/>
            <w:i w:val="0"/>
            <w:sz w:val="16"/>
            <w:szCs w:val="16"/>
          </w:rPr>
          <w:t>,</w:t>
        </w:r>
        <w:r w:rsidR="00572A2F">
          <w:rPr>
            <w:rFonts w:ascii="Arial" w:hAnsi="Arial" w:cs="Arial"/>
            <w:i w:val="0"/>
            <w:sz w:val="16"/>
            <w:szCs w:val="16"/>
          </w:rPr>
          <w:t xml:space="preserve">  </w:t>
        </w:r>
        <w:r w:rsidR="00572A2F">
          <w:rPr>
            <w:rFonts w:ascii="Courier New" w:hAnsi="Courier New"/>
            <w:b/>
            <w:i w:val="0"/>
            <w:sz w:val="16"/>
            <w:szCs w:val="16"/>
          </w:rPr>
          <w:t>class</w:t>
        </w:r>
        <w:r w:rsidR="00572A2F" w:rsidRPr="00E77497">
          <w:rPr>
            <w:i w:val="0"/>
            <w:sz w:val="16"/>
            <w:szCs w:val="16"/>
          </w:rPr>
          <w:t xml:space="preserve"> </w:t>
        </w:r>
      </w:ins>
      <w:r w:rsidRPr="00E77497">
        <w:rPr>
          <w:i w:val="0"/>
          <w:sz w:val="16"/>
          <w:szCs w:val="16"/>
        </w:rPr>
        <w:t>}]</w:t>
      </w:r>
      <w:r w:rsidRPr="00E77497">
        <w:t xml:space="preserve"> Expression </w:t>
      </w:r>
      <w:r w:rsidRPr="00E77497">
        <w:rPr>
          <w:rFonts w:ascii="Courier New" w:hAnsi="Courier New"/>
          <w:b/>
          <w:i w:val="0"/>
        </w:rPr>
        <w:t>;</w:t>
      </w:r>
    </w:p>
    <w:p w14:paraId="224C681C" w14:textId="77777777" w:rsidR="004C02EF" w:rsidRPr="00E77497" w:rsidRDefault="004C02EF" w:rsidP="004C02EF">
      <w:pPr>
        <w:pStyle w:val="Note"/>
      </w:pPr>
      <w:r w:rsidRPr="00E77497">
        <w:t>NOTE</w:t>
      </w:r>
      <w:r w:rsidRPr="00E77497">
        <w:tab/>
        <w:t xml:space="preserve">An </w:t>
      </w:r>
      <w:r w:rsidRPr="00E77497">
        <w:rPr>
          <w:rStyle w:val="bnf"/>
        </w:rPr>
        <w:t>ExpressionStatement</w:t>
      </w:r>
      <w:r w:rsidRPr="00E77497">
        <w:t xml:space="preserve"> cannot start with an opening curly brace because that might make it ambiguous with a </w:t>
      </w:r>
      <w:r w:rsidRPr="00E77497">
        <w:rPr>
          <w:rStyle w:val="bnf"/>
        </w:rPr>
        <w:t>Block</w:t>
      </w:r>
      <w:r w:rsidRPr="00E77497">
        <w:t xml:space="preserve">. Also, an </w:t>
      </w:r>
      <w:r w:rsidRPr="00E77497">
        <w:rPr>
          <w:rStyle w:val="bnf"/>
        </w:rPr>
        <w:t>ExpressionStatement</w:t>
      </w:r>
      <w:r w:rsidRPr="00E77497">
        <w:t xml:space="preserve"> cannot start with the </w:t>
      </w:r>
      <w:r w:rsidRPr="00E77497">
        <w:rPr>
          <w:rFonts w:ascii="Courier New" w:hAnsi="Courier New"/>
          <w:b/>
        </w:rPr>
        <w:t>function</w:t>
      </w:r>
      <w:r w:rsidRPr="00E77497">
        <w:t xml:space="preserve"> </w:t>
      </w:r>
      <w:ins w:id="20640" w:author="Rev 8 Allen Wirfs-Brock" w:date="2012-05-28T17:30:00Z">
        <w:r w:rsidR="00782470">
          <w:t>or</w:t>
        </w:r>
        <w:r w:rsidR="00782470" w:rsidRPr="00E77497">
          <w:t xml:space="preserve"> </w:t>
        </w:r>
      </w:ins>
      <w:ins w:id="20641" w:author="Rev 8 Allen Wirfs-Brock" w:date="2012-05-28T17:31:00Z">
        <w:r w:rsidR="00782470">
          <w:rPr>
            <w:rFonts w:ascii="Courier New" w:hAnsi="Courier New"/>
            <w:b/>
          </w:rPr>
          <w:t>class</w:t>
        </w:r>
        <w:r w:rsidR="00782470" w:rsidRPr="00E77497">
          <w:t xml:space="preserve"> </w:t>
        </w:r>
      </w:ins>
      <w:r w:rsidRPr="00E77497">
        <w:t>keyword</w:t>
      </w:r>
      <w:ins w:id="20642" w:author="Rev 8 Allen Wirfs-Brock" w:date="2012-05-28T17:31:00Z">
        <w:r w:rsidR="00782470">
          <w:t>s</w:t>
        </w:r>
      </w:ins>
      <w:r w:rsidRPr="00E77497">
        <w:t xml:space="preserve"> because that </w:t>
      </w:r>
      <w:ins w:id="20643" w:author="Rev 8 Allen Wirfs-Brock" w:date="2012-06-15T18:58:00Z">
        <w:r w:rsidR="00572A2F">
          <w:t>would</w:t>
        </w:r>
        <w:r w:rsidR="00572A2F" w:rsidRPr="00E77497">
          <w:t xml:space="preserve"> </w:t>
        </w:r>
      </w:ins>
      <w:del w:id="20644" w:author="Rev 8 Allen Wirfs-Brock" w:date="2012-06-15T18:58:00Z">
        <w:r w:rsidRPr="00E77497" w:rsidDel="00572A2F">
          <w:delText xml:space="preserve">might </w:delText>
        </w:r>
      </w:del>
      <w:r w:rsidRPr="00E77497">
        <w:t xml:space="preserve">make it ambiguous with a </w:t>
      </w:r>
      <w:r w:rsidRPr="00E77497">
        <w:rPr>
          <w:rStyle w:val="bnf"/>
        </w:rPr>
        <w:t>FunctionDeclaration</w:t>
      </w:r>
      <w:ins w:id="20645" w:author="Rev 8 Allen Wirfs-Brock" w:date="2012-05-28T17:39:00Z">
        <w:r w:rsidR="00782470">
          <w:t>,</w:t>
        </w:r>
        <w:r w:rsidR="00782470" w:rsidRPr="00782470">
          <w:t xml:space="preserve"> </w:t>
        </w:r>
        <w:r w:rsidR="00782470" w:rsidRPr="00E77497">
          <w:t xml:space="preserve">a </w:t>
        </w:r>
        <w:r w:rsidR="00782470">
          <w:rPr>
            <w:rStyle w:val="bnf"/>
          </w:rPr>
          <w:t>Generator</w:t>
        </w:r>
        <w:r w:rsidR="00782470" w:rsidRPr="00E77497">
          <w:rPr>
            <w:rStyle w:val="bnf"/>
          </w:rPr>
          <w:t>Declaration</w:t>
        </w:r>
        <w:r w:rsidR="00782470">
          <w:t xml:space="preserve">, </w:t>
        </w:r>
      </w:ins>
      <w:ins w:id="20646" w:author="Rev 8 Allen Wirfs-Brock" w:date="2012-05-28T17:32:00Z">
        <w:r w:rsidR="00782470">
          <w:t>or</w:t>
        </w:r>
      </w:ins>
      <w:ins w:id="20647" w:author="Rev 8 Allen Wirfs-Brock" w:date="2012-05-28T17:31:00Z">
        <w:r w:rsidR="00782470" w:rsidRPr="00E77497">
          <w:t xml:space="preserve"> </w:t>
        </w:r>
      </w:ins>
      <w:ins w:id="20648" w:author="Rev 8 Allen Wirfs-Brock" w:date="2012-05-28T17:40:00Z">
        <w:r w:rsidR="00782470" w:rsidRPr="00E77497">
          <w:t>a</w:t>
        </w:r>
        <w:r w:rsidR="00782470">
          <w:rPr>
            <w:rStyle w:val="bnf"/>
          </w:rPr>
          <w:t xml:space="preserve"> </w:t>
        </w:r>
      </w:ins>
      <w:ins w:id="20649" w:author="Rev 8 Allen Wirfs-Brock" w:date="2012-05-28T17:32:00Z">
        <w:r w:rsidR="00782470">
          <w:rPr>
            <w:rStyle w:val="bnf"/>
          </w:rPr>
          <w:t>Class</w:t>
        </w:r>
      </w:ins>
      <w:ins w:id="20650" w:author="Rev 8 Allen Wirfs-Brock" w:date="2012-05-28T17:31:00Z">
        <w:r w:rsidR="00782470" w:rsidRPr="00E77497">
          <w:rPr>
            <w:rStyle w:val="bnf"/>
          </w:rPr>
          <w:t>Declaration</w:t>
        </w:r>
      </w:ins>
      <w:r w:rsidRPr="00E77497">
        <w:t>.</w:t>
      </w:r>
    </w:p>
    <w:p w14:paraId="6842B5BD" w14:textId="77777777" w:rsidR="004901F8" w:rsidRPr="00E77497" w:rsidRDefault="004901F8" w:rsidP="004901F8">
      <w:pPr>
        <w:pStyle w:val="40"/>
        <w:numPr>
          <w:ilvl w:val="0"/>
          <w:numId w:val="0"/>
        </w:numPr>
        <w:rPr>
          <w:ins w:id="20651" w:author="Rev 6 Allen Wirfs-Brock" w:date="2012-02-25T11:24:00Z"/>
        </w:rPr>
      </w:pPr>
      <w:ins w:id="20652" w:author="Rev 6 Allen Wirfs-Brock" w:date="2012-02-25T11:24:00Z">
        <w:r w:rsidRPr="00E77497">
          <w:t>Runtime Semantics</w:t>
        </w:r>
      </w:ins>
    </w:p>
    <w:p w14:paraId="6242FD02" w14:textId="77777777" w:rsidR="00B245D9" w:rsidRPr="00E77497" w:rsidRDefault="00B245D9" w:rsidP="00B245D9">
      <w:pPr>
        <w:keepNext/>
        <w:rPr>
          <w:ins w:id="20653" w:author="Rev 4 Allen Wirfs-Brock" w:date="2011-10-15T18:36:00Z"/>
          <w:rFonts w:ascii="Helvetica" w:hAnsi="Helvetica"/>
          <w:b/>
        </w:rPr>
      </w:pPr>
      <w:ins w:id="20654" w:author="Rev 4 Allen Wirfs-Brock" w:date="2011-10-15T18:36:00Z">
        <w:r w:rsidRPr="00E77497">
          <w:rPr>
            <w:rFonts w:ascii="Helvetica" w:hAnsi="Helvetica"/>
            <w:b/>
          </w:rPr>
          <w:t xml:space="preserve">Runtime Semantics: </w:t>
        </w:r>
        <w:r w:rsidRPr="00E77497">
          <w:rPr>
            <w:rFonts w:ascii="Helvetica" w:hAnsi="Helvetica"/>
            <w:b/>
            <w:spacing w:val="6"/>
          </w:rPr>
          <w:t>Evaluation</w:t>
        </w:r>
      </w:ins>
    </w:p>
    <w:p w14:paraId="3EF11E67" w14:textId="77777777" w:rsidR="004C02EF" w:rsidRPr="00E77497" w:rsidDel="00B245D9" w:rsidRDefault="004C02EF" w:rsidP="004C02EF">
      <w:pPr>
        <w:pStyle w:val="Syntax"/>
        <w:rPr>
          <w:del w:id="20655" w:author="Rev 4 Allen Wirfs-Brock" w:date="2011-10-15T18:36:00Z"/>
        </w:rPr>
      </w:pPr>
      <w:del w:id="20656" w:author="Rev 4 Allen Wirfs-Brock" w:date="2011-10-15T18:36:00Z">
        <w:r w:rsidRPr="00E77497" w:rsidDel="00B245D9">
          <w:delText>Semantics</w:delText>
        </w:r>
      </w:del>
    </w:p>
    <w:p w14:paraId="432825BE" w14:textId="77777777" w:rsidR="004C02EF" w:rsidRPr="00E77497" w:rsidRDefault="004C02EF" w:rsidP="004C02EF">
      <w:del w:id="20657" w:author="Rev 4 Allen Wirfs-Brock" w:date="2011-10-15T18:36:00Z">
        <w:r w:rsidRPr="00E77497" w:rsidDel="00B245D9">
          <w:delText xml:space="preserve">The production </w:delText>
        </w:r>
      </w:del>
      <w:r w:rsidRPr="00E77497">
        <w:rPr>
          <w:rFonts w:ascii="Times New Roman" w:hAnsi="Times New Roman"/>
          <w:i/>
        </w:rPr>
        <w:t xml:space="preserve">ExpressionStatement </w:t>
      </w:r>
      <w:r w:rsidRPr="00E77497">
        <w:rPr>
          <w:b/>
        </w:rPr>
        <w:t>:</w:t>
      </w:r>
      <w:r w:rsidRPr="00E77497">
        <w:rPr>
          <w:rFonts w:ascii="Times New Roman" w:hAnsi="Times New Roman"/>
          <w:i/>
        </w:rPr>
        <w:t xml:space="preserve"> </w:t>
      </w:r>
      <w:r w:rsidRPr="00E77497">
        <w:rPr>
          <w:sz w:val="16"/>
        </w:rPr>
        <w:t xml:space="preserve">[lookahead </w:t>
      </w:r>
      <w:r w:rsidRPr="006B6D0A">
        <w:rPr>
          <w:sz w:val="16"/>
        </w:rPr>
        <w:sym w:font="Symbol" w:char="F0CF"/>
      </w:r>
      <w:r w:rsidRPr="006B6D0A">
        <w:rPr>
          <w:sz w:val="16"/>
        </w:rPr>
        <w:t xml:space="preserve"> {</w:t>
      </w:r>
      <w:r w:rsidRPr="006B6D0A">
        <w:rPr>
          <w:rFonts w:ascii="Courier New" w:hAnsi="Courier New"/>
          <w:b/>
          <w:sz w:val="16"/>
        </w:rPr>
        <w:t>{</w:t>
      </w:r>
      <w:r w:rsidRPr="006B6D0A">
        <w:rPr>
          <w:rFonts w:cs="Arial"/>
          <w:b/>
          <w:sz w:val="16"/>
        </w:rPr>
        <w:t>,</w:t>
      </w:r>
      <w:r w:rsidRPr="00E65A34">
        <w:rPr>
          <w:rFonts w:ascii="Courier New" w:hAnsi="Courier New"/>
          <w:b/>
          <w:sz w:val="16"/>
        </w:rPr>
        <w:t xml:space="preserve"> function</w:t>
      </w:r>
      <w:ins w:id="20658" w:author="Rev 8 Allen Wirfs-Brock" w:date="2012-05-28T17:30:00Z">
        <w:r w:rsidR="00901D23" w:rsidRPr="006B6D0A">
          <w:rPr>
            <w:rFonts w:cs="Arial"/>
            <w:b/>
            <w:sz w:val="16"/>
          </w:rPr>
          <w:t>,</w:t>
        </w:r>
        <w:r w:rsidR="00901D23" w:rsidRPr="00E65A34">
          <w:rPr>
            <w:rFonts w:ascii="Courier New" w:hAnsi="Courier New"/>
            <w:b/>
            <w:sz w:val="16"/>
          </w:rPr>
          <w:t xml:space="preserve"> </w:t>
        </w:r>
        <w:r w:rsidR="00901D23">
          <w:rPr>
            <w:rFonts w:ascii="Courier New" w:hAnsi="Courier New"/>
            <w:b/>
            <w:sz w:val="16"/>
          </w:rPr>
          <w:t>class</w:t>
        </w:r>
        <w:r w:rsidR="00901D23" w:rsidRPr="009C202C">
          <w:rPr>
            <w:sz w:val="16"/>
          </w:rPr>
          <w:t xml:space="preserve"> </w:t>
        </w:r>
      </w:ins>
      <w:r w:rsidRPr="009C202C">
        <w:rPr>
          <w:sz w:val="16"/>
        </w:rPr>
        <w:t>}]</w:t>
      </w:r>
      <w:r w:rsidRPr="00B820AB">
        <w:rPr>
          <w:rFonts w:ascii="Times New Roman" w:hAnsi="Times New Roman"/>
          <w:i/>
        </w:rPr>
        <w:t xml:space="preserve"> Expression</w:t>
      </w:r>
      <w:r w:rsidRPr="00675B74">
        <w:rPr>
          <w:rFonts w:ascii="Courier New" w:hAnsi="Courier New"/>
          <w:b/>
        </w:rPr>
        <w:t>;</w:t>
      </w:r>
      <w:r w:rsidRPr="00675B74">
        <w:t xml:space="preserve"> </w:t>
      </w:r>
      <w:del w:id="20659" w:author="Rev 4 Allen Wirfs-Brock" w:date="2011-10-15T18:37:00Z">
        <w:r w:rsidRPr="00E77497" w:rsidDel="00B245D9">
          <w:delText>is evaluated as follows:</w:delText>
        </w:r>
      </w:del>
      <w:bookmarkStart w:id="20660" w:name="_Toc382212723"/>
    </w:p>
    <w:p w14:paraId="763CB912" w14:textId="77777777" w:rsidR="004C02EF" w:rsidRPr="00E77497" w:rsidRDefault="004C02EF" w:rsidP="00B34B48">
      <w:pPr>
        <w:pStyle w:val="Alg2"/>
        <w:numPr>
          <w:ilvl w:val="0"/>
          <w:numId w:val="116"/>
        </w:numPr>
      </w:pPr>
      <w:r w:rsidRPr="00E77497">
        <w:t xml:space="preserve">Let </w:t>
      </w:r>
      <w:r w:rsidRPr="00E77497">
        <w:rPr>
          <w:i/>
        </w:rPr>
        <w:t>exprRef</w:t>
      </w:r>
      <w:r w:rsidRPr="00E77497">
        <w:t xml:space="preserve"> be the result of evaluating </w:t>
      </w:r>
      <w:r w:rsidRPr="00E77497">
        <w:rPr>
          <w:i/>
        </w:rPr>
        <w:t>Expression</w:t>
      </w:r>
      <w:bookmarkEnd w:id="20660"/>
      <w:r w:rsidRPr="00E77497">
        <w:t>.</w:t>
      </w:r>
      <w:bookmarkStart w:id="20661" w:name="_Toc382212724"/>
    </w:p>
    <w:bookmarkEnd w:id="20661"/>
    <w:p w14:paraId="1294D995" w14:textId="77777777" w:rsidR="00EB121A" w:rsidRDefault="00EB121A" w:rsidP="00EB121A">
      <w:pPr>
        <w:pStyle w:val="Alg2"/>
        <w:numPr>
          <w:ilvl w:val="0"/>
          <w:numId w:val="116"/>
        </w:numPr>
        <w:contextualSpacing/>
        <w:rPr>
          <w:ins w:id="20662" w:author="Rev 6 Allen Wirfs-Brock" w:date="2012-02-18T11:52:00Z"/>
        </w:rPr>
      </w:pPr>
      <w:ins w:id="20663" w:author="Rev 6 Allen Wirfs-Brock" w:date="2012-02-18T11:52:00Z">
        <w:r>
          <w:t xml:space="preserve">Let </w:t>
        </w:r>
        <w:r w:rsidRPr="0027695A">
          <w:rPr>
            <w:i/>
          </w:rPr>
          <w:t>value</w:t>
        </w:r>
        <w:r>
          <w:t xml:space="preserve"> be </w:t>
        </w:r>
        <w:r w:rsidRPr="00E77497">
          <w:t>GetValue(</w:t>
        </w:r>
        <w:r w:rsidRPr="00E77497">
          <w:rPr>
            <w:i/>
          </w:rPr>
          <w:t>exprRef</w:t>
        </w:r>
        <w:r w:rsidRPr="00E77497">
          <w:t>)</w:t>
        </w:r>
        <w:r>
          <w:t>.</w:t>
        </w:r>
      </w:ins>
    </w:p>
    <w:p w14:paraId="736BEE49" w14:textId="77777777" w:rsidR="00EB121A" w:rsidRDefault="00EB121A" w:rsidP="00EB121A">
      <w:pPr>
        <w:pStyle w:val="Alg2"/>
        <w:numPr>
          <w:ilvl w:val="0"/>
          <w:numId w:val="116"/>
        </w:numPr>
        <w:contextualSpacing/>
        <w:rPr>
          <w:ins w:id="20664" w:author="Rev 6 Allen Wirfs-Brock" w:date="2012-02-18T11:50:00Z"/>
        </w:rPr>
      </w:pPr>
      <w:ins w:id="20665" w:author="Rev 6 Allen Wirfs-Brock" w:date="2012-02-18T11:50:00Z">
        <w:del w:id="20666" w:author="Rev 10 Allen Wirfs-Brock" w:date="2012-08-14T14:35:00Z">
          <w:r w:rsidDel="006552DF">
            <w:delText xml:space="preserve">If </w:delText>
          </w:r>
        </w:del>
      </w:ins>
      <w:ins w:id="20667" w:author="Rev 6 Allen Wirfs-Brock" w:date="2012-02-18T11:52:00Z">
        <w:del w:id="20668" w:author="Rev 10 Allen Wirfs-Brock" w:date="2012-08-14T14:35:00Z">
          <w:r w:rsidRPr="00EB121A" w:rsidDel="006552DF">
            <w:rPr>
              <w:i/>
            </w:rPr>
            <w:delText>value</w:delText>
          </w:r>
          <w:r w:rsidDel="006552DF">
            <w:delText xml:space="preserve"> </w:delText>
          </w:r>
        </w:del>
      </w:ins>
      <w:ins w:id="20669" w:author="Rev 6 Allen Wirfs-Brock" w:date="2012-02-18T11:50:00Z">
        <w:del w:id="20670" w:author="Rev 10 Allen Wirfs-Brock" w:date="2012-08-14T14:35:00Z">
          <w:r w:rsidDel="006552DF">
            <w:delText xml:space="preserve">is an abrupt completion, return </w:delText>
          </w:r>
        </w:del>
      </w:ins>
      <w:ins w:id="20671" w:author="Rev 6 Allen Wirfs-Brock" w:date="2012-02-18T11:52:00Z">
        <w:del w:id="20672" w:author="Rev 10 Allen Wirfs-Brock" w:date="2012-08-14T14:35:00Z">
          <w:r w:rsidRPr="00EB121A" w:rsidDel="006552DF">
            <w:rPr>
              <w:i/>
            </w:rPr>
            <w:delText>value</w:delText>
          </w:r>
        </w:del>
      </w:ins>
      <w:ins w:id="20673" w:author="Rev 10 Allen Wirfs-Brock" w:date="2012-08-14T14:35:00Z">
        <w:r w:rsidR="006552DF">
          <w:t>ReturnIfAbrupt(</w:t>
        </w:r>
        <w:r w:rsidR="006552DF" w:rsidRPr="006552DF">
          <w:rPr>
            <w:i/>
          </w:rPr>
          <w:t>value</w:t>
        </w:r>
        <w:r w:rsidR="006552DF">
          <w:t>)</w:t>
        </w:r>
      </w:ins>
      <w:ins w:id="20674" w:author="Rev 6 Allen Wirfs-Brock" w:date="2012-02-18T11:50:00Z">
        <w:r>
          <w:t>.</w:t>
        </w:r>
      </w:ins>
    </w:p>
    <w:p w14:paraId="0EA15976" w14:textId="77777777" w:rsidR="004C02EF" w:rsidRPr="00E77497" w:rsidRDefault="004C02EF" w:rsidP="00B34B48">
      <w:pPr>
        <w:pStyle w:val="Alg2"/>
        <w:numPr>
          <w:ilvl w:val="0"/>
          <w:numId w:val="116"/>
        </w:numPr>
        <w:spacing w:after="220"/>
      </w:pPr>
      <w:r w:rsidRPr="00E77497">
        <w:t xml:space="preserve">Return </w:t>
      </w:r>
      <w:ins w:id="20675" w:author="Rev 6 Allen Wirfs-Brock" w:date="2012-02-23T12:42:00Z">
        <w:r w:rsidR="00DE1793">
          <w:t>NormalCompletion(</w:t>
        </w:r>
      </w:ins>
      <w:del w:id="20676" w:author="Rev 6 Allen Wirfs-Brock" w:date="2012-02-18T11:50:00Z">
        <w:r w:rsidRPr="00E77497" w:rsidDel="00EB121A">
          <w:delText>(</w:delText>
        </w:r>
      </w:del>
      <w:del w:id="20677" w:author="Rev 6 Allen Wirfs-Brock" w:date="2012-02-23T12:42:00Z">
        <w:r w:rsidRPr="00E77497" w:rsidDel="00DE1793">
          <w:rPr>
            <w:rFonts w:ascii="Arial" w:hAnsi="Arial" w:cs="Arial"/>
          </w:rPr>
          <w:delText>normal</w:delText>
        </w:r>
        <w:r w:rsidRPr="00E77497" w:rsidDel="00DE1793">
          <w:delText xml:space="preserve">, </w:delText>
        </w:r>
      </w:del>
      <w:del w:id="20678" w:author="Rev 6 Allen Wirfs-Brock" w:date="2012-02-18T11:53:00Z">
        <w:r w:rsidRPr="00EB121A" w:rsidDel="00EB121A">
          <w:rPr>
            <w:i/>
          </w:rPr>
          <w:delText>GetValue(exprRef)</w:delText>
        </w:r>
      </w:del>
      <w:ins w:id="20679" w:author="Rev 6 Allen Wirfs-Brock" w:date="2012-02-18T11:53:00Z">
        <w:r w:rsidR="00EB121A" w:rsidRPr="00EB121A">
          <w:rPr>
            <w:i/>
          </w:rPr>
          <w:t>value</w:t>
        </w:r>
      </w:ins>
      <w:del w:id="20680" w:author="Rev 6 Allen Wirfs-Brock" w:date="2012-02-23T12:42:00Z">
        <w:r w:rsidRPr="00E77497" w:rsidDel="00DE1793">
          <w:delText xml:space="preserve">, </w:delText>
        </w:r>
        <w:r w:rsidRPr="00E77497" w:rsidDel="00DE1793">
          <w:rPr>
            <w:rFonts w:ascii="Arial" w:hAnsi="Arial" w:cs="Arial"/>
          </w:rPr>
          <w:delText>empty</w:delText>
        </w:r>
      </w:del>
      <w:r w:rsidRPr="00E77497">
        <w:t>).</w:t>
      </w:r>
    </w:p>
    <w:p w14:paraId="5EF1CFEB" w14:textId="77777777" w:rsidR="004C02EF" w:rsidRPr="00E77497" w:rsidRDefault="004C02EF" w:rsidP="003A4B22">
      <w:pPr>
        <w:pStyle w:val="20"/>
        <w:numPr>
          <w:ilvl w:val="0"/>
          <w:numId w:val="0"/>
        </w:numPr>
      </w:pPr>
      <w:bookmarkStart w:id="20681" w:name="_Toc375031200"/>
      <w:bookmarkStart w:id="20682" w:name="_Toc381513714"/>
      <w:bookmarkStart w:id="20683" w:name="_Toc382212236"/>
      <w:bookmarkStart w:id="20684" w:name="_Toc382212725"/>
      <w:bookmarkStart w:id="20685" w:name="_Toc382291581"/>
      <w:bookmarkStart w:id="20686" w:name="_Toc385672230"/>
      <w:bookmarkStart w:id="20687" w:name="_Toc393690334"/>
      <w:bookmarkStart w:id="20688" w:name="_Ref457437655"/>
      <w:bookmarkStart w:id="20689" w:name="_Toc472818879"/>
      <w:bookmarkStart w:id="20690" w:name="_Toc235503454"/>
      <w:bookmarkStart w:id="20691" w:name="_Toc241509229"/>
      <w:bookmarkStart w:id="20692" w:name="_Toc244416716"/>
      <w:bookmarkStart w:id="20693" w:name="_Toc276631080"/>
      <w:bookmarkStart w:id="20694" w:name="_Toc336509563"/>
      <w:r w:rsidRPr="00E77497">
        <w:t>12.5</w:t>
      </w:r>
      <w:r w:rsidRPr="00E77497">
        <w:tab/>
        <w:t xml:space="preserve">The </w:t>
      </w:r>
      <w:r w:rsidRPr="00E77497">
        <w:rPr>
          <w:rFonts w:ascii="Courier New" w:hAnsi="Courier New"/>
        </w:rPr>
        <w:t>if</w:t>
      </w:r>
      <w:r w:rsidRPr="00E77497">
        <w:t xml:space="preserve"> Statemen</w:t>
      </w:r>
      <w:bookmarkEnd w:id="20681"/>
      <w:bookmarkEnd w:id="20682"/>
      <w:bookmarkEnd w:id="20683"/>
      <w:bookmarkEnd w:id="20684"/>
      <w:bookmarkEnd w:id="20685"/>
      <w:bookmarkEnd w:id="20686"/>
      <w:bookmarkEnd w:id="20687"/>
      <w:r w:rsidRPr="00E77497">
        <w:t>t</w:t>
      </w:r>
      <w:bookmarkEnd w:id="20688"/>
      <w:bookmarkEnd w:id="20689"/>
      <w:bookmarkEnd w:id="20690"/>
      <w:bookmarkEnd w:id="20691"/>
      <w:bookmarkEnd w:id="20692"/>
      <w:bookmarkEnd w:id="20693"/>
      <w:bookmarkEnd w:id="20694"/>
    </w:p>
    <w:p w14:paraId="7DC25238" w14:textId="77777777" w:rsidR="004C02EF" w:rsidRPr="00E77497" w:rsidRDefault="004C02EF" w:rsidP="004C02EF">
      <w:pPr>
        <w:pStyle w:val="Syntax"/>
      </w:pPr>
      <w:r w:rsidRPr="00E77497">
        <w:t>Syntax</w:t>
      </w:r>
    </w:p>
    <w:p w14:paraId="22D9251B" w14:textId="77777777" w:rsidR="004C02EF" w:rsidRPr="00E77497" w:rsidRDefault="004C02EF" w:rsidP="004C02EF">
      <w:pPr>
        <w:pStyle w:val="SyntaxRule"/>
      </w:pPr>
      <w:r w:rsidRPr="00E77497">
        <w:t xml:space="preserve">IfStatement </w:t>
      </w:r>
      <w:r w:rsidRPr="00E77497">
        <w:rPr>
          <w:rFonts w:ascii="Arial" w:hAnsi="Arial"/>
          <w:b/>
          <w:i w:val="0"/>
        </w:rPr>
        <w:t>:</w:t>
      </w:r>
    </w:p>
    <w:p w14:paraId="7F7152E6" w14:textId="77777777" w:rsidR="004C02EF" w:rsidRPr="00E77497" w:rsidRDefault="004C02EF" w:rsidP="004C02EF">
      <w:pPr>
        <w:pStyle w:val="SyntaxDefinition"/>
      </w:pP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  </w:t>
      </w:r>
      <w:r w:rsidRPr="00E77497">
        <w:rPr>
          <w:rFonts w:ascii="Courier New" w:hAnsi="Courier New"/>
          <w:b/>
          <w:i w:val="0"/>
        </w:rPr>
        <w:t>else</w:t>
      </w:r>
      <w:r w:rsidRPr="00E77497">
        <w:t xml:space="preserve"> Statement</w:t>
      </w:r>
      <w:r w:rsidRPr="00E77497">
        <w:br/>
      </w: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39863672" w14:textId="77777777" w:rsidR="004C02EF" w:rsidRPr="00E77497" w:rsidRDefault="004C02EF" w:rsidP="004C02EF">
      <w:r w:rsidRPr="00E77497">
        <w:t xml:space="preserve">Each </w:t>
      </w:r>
      <w:r w:rsidRPr="00E77497">
        <w:rPr>
          <w:rFonts w:ascii="Courier New" w:hAnsi="Courier New"/>
          <w:b/>
        </w:rPr>
        <w:t>else</w:t>
      </w:r>
      <w:r w:rsidRPr="00E77497">
        <w:t xml:space="preserve"> for which the choice of associated </w:t>
      </w:r>
      <w:r w:rsidRPr="00E77497">
        <w:rPr>
          <w:rFonts w:ascii="Courier New" w:hAnsi="Courier New"/>
          <w:b/>
        </w:rPr>
        <w:t>if</w:t>
      </w:r>
      <w:r w:rsidRPr="00E77497">
        <w:t xml:space="preserve"> is ambiguous shall be associated with the nearest possible </w:t>
      </w:r>
      <w:r w:rsidRPr="00E77497">
        <w:rPr>
          <w:b/>
        </w:rPr>
        <w:t>if</w:t>
      </w:r>
      <w:r w:rsidRPr="00E77497">
        <w:t xml:space="preserve"> that would otherwise have no corresponding </w:t>
      </w:r>
      <w:r w:rsidRPr="00E77497">
        <w:rPr>
          <w:rFonts w:ascii="Courier New" w:hAnsi="Courier New"/>
          <w:b/>
        </w:rPr>
        <w:t>else</w:t>
      </w:r>
      <w:r w:rsidRPr="00E77497">
        <w:t>.</w:t>
      </w:r>
    </w:p>
    <w:p w14:paraId="6CE374AD" w14:textId="77777777" w:rsidR="00AD4164" w:rsidRPr="00E77497" w:rsidRDefault="00AD4164" w:rsidP="00AD4164">
      <w:pPr>
        <w:rPr>
          <w:ins w:id="20695" w:author="Rev 4 Allen Wirfs-Brock" w:date="2011-10-15T18:38:00Z"/>
          <w:rFonts w:ascii="Helvetica" w:hAnsi="Helvetica"/>
          <w:b/>
        </w:rPr>
      </w:pPr>
      <w:ins w:id="20696" w:author="Rev 4 Allen Wirfs-Brock" w:date="2011-10-15T18:38:00Z">
        <w:r w:rsidRPr="00E77497">
          <w:rPr>
            <w:rFonts w:ascii="Helvetica" w:hAnsi="Helvetica"/>
            <w:b/>
          </w:rPr>
          <w:t xml:space="preserve">Static Semantics:  </w:t>
        </w:r>
        <w:r w:rsidRPr="00E77497">
          <w:rPr>
            <w:rFonts w:ascii="Helvetica" w:hAnsi="Helvetica"/>
            <w:b/>
            <w:lang w:eastAsia="en-US"/>
          </w:rPr>
          <w:t>VarDeclaredNames</w:t>
        </w:r>
      </w:ins>
    </w:p>
    <w:p w14:paraId="6CFFF2B4" w14:textId="77777777" w:rsidR="004C02EF" w:rsidRPr="00E77497" w:rsidDel="00AD4164" w:rsidRDefault="004C02EF" w:rsidP="004C02EF">
      <w:pPr>
        <w:pStyle w:val="Syntax"/>
        <w:rPr>
          <w:del w:id="20697" w:author="Rev 4 Allen Wirfs-Brock" w:date="2011-10-15T18:38:00Z"/>
        </w:rPr>
      </w:pPr>
      <w:del w:id="20698" w:author="Rev 4 Allen Wirfs-Brock" w:date="2011-10-15T18:38:00Z">
        <w:r w:rsidRPr="00E77497" w:rsidDel="00AD4164">
          <w:delText>Semantics</w:delText>
        </w:r>
      </w:del>
    </w:p>
    <w:p w14:paraId="320EC5EC" w14:textId="77777777" w:rsidR="00B41F00" w:rsidRPr="00E77497" w:rsidRDefault="00B41F00" w:rsidP="007B6D32">
      <w:pPr>
        <w:jc w:val="left"/>
        <w:rPr>
          <w:ins w:id="20699" w:author="Rev 3 Allen Wirfs-Brock" w:date="2011-09-02T10:44:00Z"/>
        </w:rPr>
      </w:pPr>
      <w:ins w:id="20700" w:author="Rev 3 Allen Wirfs-Brock" w:date="2011-09-02T10:44:00Z">
        <w:del w:id="20701" w:author="Rev 4 Allen Wirfs-Brock" w:date="2011-10-15T18:38:00Z">
          <w:r w:rsidRPr="00E77497" w:rsidDel="00AD4164">
            <w:delText xml:space="preserve">The VarDeclaredNames of the production  </w:delText>
          </w:r>
        </w:del>
      </w:ins>
      <w:ins w:id="20702" w:author="Rev 3 Allen Wirfs-Brock" w:date="2011-09-02T10:45:00Z">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r w:rsidRPr="00E77497">
          <w:rPr>
            <w:rFonts w:ascii="Courier New" w:hAnsi="Courier New"/>
            <w:b/>
          </w:rPr>
          <w:t>else</w:t>
        </w:r>
        <w:r w:rsidRPr="00E77497">
          <w:rPr>
            <w:rFonts w:ascii="Times New Roman" w:hAnsi="Times New Roman"/>
            <w:i/>
          </w:rPr>
          <w:t xml:space="preserve"> Statement</w:t>
        </w:r>
      </w:ins>
      <w:ins w:id="20703" w:author="Rev 3 Allen Wirfs-Brock" w:date="2011-09-02T10:44:00Z">
        <w:r w:rsidRPr="00E77497">
          <w:t xml:space="preserve"> </w:t>
        </w:r>
        <w:del w:id="20704" w:author="Rev 4 Allen Wirfs-Brock" w:date="2011-10-15T18:38:00Z">
          <w:r w:rsidRPr="00E77497" w:rsidDel="00AD4164">
            <w:delText>is determined as follows:</w:delText>
          </w:r>
        </w:del>
      </w:ins>
    </w:p>
    <w:p w14:paraId="7BCBC32D" w14:textId="77777777" w:rsidR="00B41F00" w:rsidRPr="00E77497" w:rsidRDefault="00B41F00" w:rsidP="00B34B48">
      <w:pPr>
        <w:pStyle w:val="Alg4"/>
        <w:numPr>
          <w:ilvl w:val="0"/>
          <w:numId w:val="475"/>
        </w:numPr>
        <w:spacing w:after="220"/>
        <w:contextualSpacing/>
        <w:rPr>
          <w:ins w:id="20705" w:author="Rev 3 Allen Wirfs-Brock" w:date="2011-09-02T10:44:00Z"/>
        </w:rPr>
      </w:pPr>
      <w:ins w:id="20706" w:author="Rev 3 Allen Wirfs-Brock" w:date="2011-09-02T10:44:00Z">
        <w:r w:rsidRPr="00E77497">
          <w:t xml:space="preserve">Let </w:t>
        </w:r>
        <w:r w:rsidRPr="00E77497">
          <w:rPr>
            <w:i/>
          </w:rPr>
          <w:t xml:space="preserve">names </w:t>
        </w:r>
        <w:r w:rsidRPr="00E77497">
          <w:t xml:space="preserve">be VarDeclaredNames of </w:t>
        </w:r>
      </w:ins>
      <w:ins w:id="20707" w:author="Rev 3 Allen Wirfs-Brock" w:date="2011-09-02T10:46:00Z">
        <w:r w:rsidRPr="00E77497">
          <w:t xml:space="preserve">the first </w:t>
        </w:r>
        <w:r w:rsidRPr="00E77497">
          <w:rPr>
            <w:i/>
          </w:rPr>
          <w:t>Statement</w:t>
        </w:r>
      </w:ins>
      <w:ins w:id="20708" w:author="Rev 3 Allen Wirfs-Brock" w:date="2011-09-02T10:44:00Z">
        <w:r w:rsidRPr="00E77497">
          <w:t>.</w:t>
        </w:r>
      </w:ins>
    </w:p>
    <w:p w14:paraId="530B8A63" w14:textId="77777777" w:rsidR="00B41F00" w:rsidRPr="00E77497" w:rsidRDefault="00B41F00" w:rsidP="00B34B48">
      <w:pPr>
        <w:pStyle w:val="Alg4"/>
        <w:numPr>
          <w:ilvl w:val="0"/>
          <w:numId w:val="475"/>
        </w:numPr>
        <w:spacing w:after="220"/>
        <w:contextualSpacing/>
        <w:rPr>
          <w:ins w:id="20709" w:author="Rev 3 Allen Wirfs-Brock" w:date="2011-09-02T10:44:00Z"/>
          <w:rStyle w:val="bnf"/>
          <w:i w:val="0"/>
        </w:rPr>
      </w:pPr>
      <w:ins w:id="20710" w:author="Rev 3 Allen Wirfs-Brock" w:date="2011-09-02T10:44:00Z">
        <w:r w:rsidRPr="00E77497">
          <w:t xml:space="preserve">Append to </w:t>
        </w:r>
        <w:r w:rsidRPr="00E77497">
          <w:rPr>
            <w:i/>
          </w:rPr>
          <w:t>names</w:t>
        </w:r>
        <w:r w:rsidRPr="00E77497">
          <w:t xml:space="preserve"> the elements of the VarDeclaredNames of </w:t>
        </w:r>
      </w:ins>
      <w:ins w:id="20711" w:author="Rev 3 Allen Wirfs-Brock" w:date="2011-09-02T10:47:00Z">
        <w:r w:rsidRPr="00E77497">
          <w:t xml:space="preserve">the </w:t>
        </w:r>
      </w:ins>
      <w:ins w:id="20712" w:author="Rev 3 Allen Wirfs-Brock" w:date="2011-09-02T11:02:00Z">
        <w:r w:rsidR="007B6D32" w:rsidRPr="00E77497">
          <w:t>second</w:t>
        </w:r>
      </w:ins>
      <w:ins w:id="20713" w:author="Rev 3 Allen Wirfs-Brock" w:date="2011-09-02T10:47:00Z">
        <w:r w:rsidRPr="00E77497">
          <w:t xml:space="preserve"> </w:t>
        </w:r>
        <w:r w:rsidRPr="00E77497">
          <w:rPr>
            <w:i/>
          </w:rPr>
          <w:t>Statement</w:t>
        </w:r>
      </w:ins>
      <w:ins w:id="20714" w:author="Rev 3 Allen Wirfs-Brock" w:date="2011-09-02T10:44:00Z">
        <w:r w:rsidRPr="00E77497">
          <w:rPr>
            <w:rStyle w:val="bnf"/>
          </w:rPr>
          <w:t>.</w:t>
        </w:r>
      </w:ins>
    </w:p>
    <w:p w14:paraId="7CC8C74F" w14:textId="77777777" w:rsidR="00B41F00" w:rsidRPr="00E77497" w:rsidRDefault="00B41F00" w:rsidP="00B34B48">
      <w:pPr>
        <w:pStyle w:val="Alg4"/>
        <w:numPr>
          <w:ilvl w:val="0"/>
          <w:numId w:val="475"/>
        </w:numPr>
        <w:spacing w:after="220"/>
        <w:contextualSpacing/>
        <w:rPr>
          <w:ins w:id="20715" w:author="Rev 3 Allen Wirfs-Brock" w:date="2011-09-02T10:44:00Z"/>
        </w:rPr>
      </w:pPr>
      <w:ins w:id="20716" w:author="Rev 3 Allen Wirfs-Brock" w:date="2011-09-02T10:44:00Z">
        <w:r w:rsidRPr="00E77497">
          <w:t xml:space="preserve">Return </w:t>
        </w:r>
        <w:r w:rsidRPr="00E77497">
          <w:rPr>
            <w:rStyle w:val="bnf"/>
          </w:rPr>
          <w:t>names</w:t>
        </w:r>
        <w:r w:rsidRPr="00E77497">
          <w:t>.</w:t>
        </w:r>
      </w:ins>
    </w:p>
    <w:p w14:paraId="3D932F9D" w14:textId="77777777" w:rsidR="004D5676" w:rsidRPr="00E77497" w:rsidRDefault="004D5676" w:rsidP="004D5676">
      <w:pPr>
        <w:jc w:val="left"/>
        <w:rPr>
          <w:ins w:id="20717" w:author="Rev 4 Allen Wirfs-Brock" w:date="2011-10-15T18:39:00Z"/>
        </w:rPr>
      </w:pPr>
      <w:ins w:id="20718" w:author="Rev 4 Allen Wirfs-Brock" w:date="2011-10-15T18:39:00Z">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ins>
    </w:p>
    <w:p w14:paraId="52967512" w14:textId="77777777" w:rsidR="004D5676" w:rsidRPr="00E77497" w:rsidRDefault="004D5676" w:rsidP="00B34B48">
      <w:pPr>
        <w:pStyle w:val="Alg4"/>
        <w:numPr>
          <w:ilvl w:val="0"/>
          <w:numId w:val="476"/>
        </w:numPr>
        <w:spacing w:after="220"/>
        <w:contextualSpacing/>
        <w:rPr>
          <w:ins w:id="20719" w:author="Rev 4 Allen Wirfs-Brock" w:date="2011-10-15T18:39:00Z"/>
        </w:rPr>
      </w:pPr>
      <w:ins w:id="20720" w:author="Rev 4 Allen Wirfs-Brock" w:date="2011-10-15T18:39:00Z">
        <w:r w:rsidRPr="00E77497">
          <w:t xml:space="preserve">Return the VarDeclaredNames of </w:t>
        </w:r>
        <w:r w:rsidRPr="00E77497">
          <w:rPr>
            <w:i/>
          </w:rPr>
          <w:t>Statement</w:t>
        </w:r>
        <w:r w:rsidRPr="00E77497">
          <w:t>.</w:t>
        </w:r>
      </w:ins>
    </w:p>
    <w:p w14:paraId="711627FA" w14:textId="77777777" w:rsidR="004901F8" w:rsidRPr="00E77497" w:rsidRDefault="004901F8" w:rsidP="004901F8">
      <w:pPr>
        <w:pStyle w:val="40"/>
        <w:numPr>
          <w:ilvl w:val="0"/>
          <w:numId w:val="0"/>
        </w:numPr>
        <w:rPr>
          <w:ins w:id="20721" w:author="Rev 6 Allen Wirfs-Brock" w:date="2012-02-25T11:24:00Z"/>
        </w:rPr>
      </w:pPr>
      <w:ins w:id="20722" w:author="Rev 6 Allen Wirfs-Brock" w:date="2012-02-25T11:24:00Z">
        <w:r w:rsidRPr="00E77497">
          <w:t>Runtime Semantics</w:t>
        </w:r>
      </w:ins>
    </w:p>
    <w:p w14:paraId="7A0885FF" w14:textId="77777777" w:rsidR="00AD4164" w:rsidRPr="00E77497" w:rsidRDefault="00AD4164" w:rsidP="00AD4164">
      <w:pPr>
        <w:keepNext/>
        <w:rPr>
          <w:ins w:id="20723" w:author="Rev 4 Allen Wirfs-Brock" w:date="2011-10-15T18:37:00Z"/>
          <w:rFonts w:ascii="Helvetica" w:hAnsi="Helvetica"/>
          <w:b/>
        </w:rPr>
      </w:pPr>
      <w:ins w:id="20724" w:author="Rev 4 Allen Wirfs-Brock" w:date="2011-10-15T18:37:00Z">
        <w:r w:rsidRPr="00E77497">
          <w:rPr>
            <w:rFonts w:ascii="Helvetica" w:hAnsi="Helvetica"/>
            <w:b/>
          </w:rPr>
          <w:t xml:space="preserve">Runtime Semantics: </w:t>
        </w:r>
        <w:r w:rsidRPr="00E77497">
          <w:rPr>
            <w:rFonts w:ascii="Helvetica" w:hAnsi="Helvetica"/>
            <w:b/>
            <w:spacing w:val="6"/>
          </w:rPr>
          <w:t>Evaluation</w:t>
        </w:r>
      </w:ins>
    </w:p>
    <w:p w14:paraId="3409824C" w14:textId="77777777" w:rsidR="004C02EF" w:rsidRPr="00E77497" w:rsidRDefault="004C02EF" w:rsidP="004C02EF">
      <w:del w:id="20725" w:author="Rev 4 Allen Wirfs-Brock" w:date="2011-10-15T18:37:00Z">
        <w:r w:rsidRPr="00E77497" w:rsidDel="00AD4164">
          <w:delText xml:space="preserve">The production </w:delText>
        </w:r>
      </w:del>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r w:rsidRPr="00E77497">
        <w:rPr>
          <w:rFonts w:ascii="Courier New" w:hAnsi="Courier New"/>
          <w:b/>
        </w:rPr>
        <w:t>else</w:t>
      </w:r>
      <w:r w:rsidRPr="00E77497">
        <w:rPr>
          <w:rFonts w:ascii="Times New Roman" w:hAnsi="Times New Roman"/>
          <w:i/>
        </w:rPr>
        <w:t xml:space="preserve"> Statement</w:t>
      </w:r>
      <w:r w:rsidRPr="00E77497">
        <w:t xml:space="preserve"> </w:t>
      </w:r>
      <w:del w:id="20726" w:author="Rev 4 Allen Wirfs-Brock" w:date="2011-10-15T18:37:00Z">
        <w:r w:rsidRPr="00E77497" w:rsidDel="00AD4164">
          <w:delText>is evaluated as follows:</w:delText>
        </w:r>
      </w:del>
      <w:bookmarkStart w:id="20727" w:name="_Toc382212726"/>
    </w:p>
    <w:p w14:paraId="6BD85E6C" w14:textId="77777777" w:rsidR="004C02EF" w:rsidRPr="00E77497" w:rsidRDefault="004C02EF" w:rsidP="00B34B48">
      <w:pPr>
        <w:pStyle w:val="Alg2"/>
        <w:numPr>
          <w:ilvl w:val="0"/>
          <w:numId w:val="117"/>
        </w:numPr>
      </w:pPr>
      <w:r w:rsidRPr="00E77497">
        <w:t xml:space="preserve">Let </w:t>
      </w:r>
      <w:r w:rsidRPr="00E77497">
        <w:rPr>
          <w:i/>
        </w:rPr>
        <w:t>exprRef</w:t>
      </w:r>
      <w:r w:rsidRPr="00E77497">
        <w:t xml:space="preserve"> be the result of evaluating </w:t>
      </w:r>
      <w:r w:rsidRPr="00E77497">
        <w:rPr>
          <w:i/>
        </w:rPr>
        <w:t>Expression</w:t>
      </w:r>
      <w:bookmarkEnd w:id="20727"/>
      <w:r w:rsidRPr="00E77497">
        <w:t>.</w:t>
      </w:r>
      <w:bookmarkStart w:id="20728" w:name="_Toc382212727"/>
    </w:p>
    <w:p w14:paraId="66AB33A4" w14:textId="77777777" w:rsidR="00327BF7" w:rsidRDefault="00327BF7" w:rsidP="00327BF7">
      <w:pPr>
        <w:pStyle w:val="Alg2"/>
        <w:numPr>
          <w:ilvl w:val="0"/>
          <w:numId w:val="117"/>
        </w:numPr>
        <w:contextualSpacing/>
        <w:rPr>
          <w:ins w:id="20729" w:author="Rev 6 Allen Wirfs-Brock" w:date="2012-02-18T12:00:00Z"/>
        </w:rPr>
      </w:pPr>
      <w:bookmarkStart w:id="20730" w:name="_Toc382212729"/>
      <w:bookmarkEnd w:id="20728"/>
      <w:ins w:id="20731" w:author="Rev 6 Allen Wirfs-Brock" w:date="2012-02-18T12:00:00Z">
        <w:r>
          <w:t xml:space="preserve">Let </w:t>
        </w:r>
        <w:r w:rsidRPr="00327BF7">
          <w:rPr>
            <w:i/>
          </w:rPr>
          <w:t>exprValue</w:t>
        </w:r>
        <w:r>
          <w:t xml:space="preserve"> be </w:t>
        </w:r>
        <w:r w:rsidRPr="00E77497">
          <w:t>ToBoolean(GetValue(</w:t>
        </w:r>
        <w:r w:rsidRPr="00E77497">
          <w:rPr>
            <w:i/>
          </w:rPr>
          <w:t>exprRef</w:t>
        </w:r>
        <w:r w:rsidRPr="00E77497">
          <w:t>))</w:t>
        </w:r>
        <w:r>
          <w:t>.</w:t>
        </w:r>
      </w:ins>
    </w:p>
    <w:p w14:paraId="50E915AF" w14:textId="77777777" w:rsidR="00327BF7" w:rsidRDefault="006552DF" w:rsidP="00327BF7">
      <w:pPr>
        <w:pStyle w:val="Alg2"/>
        <w:numPr>
          <w:ilvl w:val="0"/>
          <w:numId w:val="117"/>
        </w:numPr>
        <w:contextualSpacing/>
        <w:rPr>
          <w:ins w:id="20732" w:author="Rev 6 Allen Wirfs-Brock" w:date="2012-02-18T11:59:00Z"/>
        </w:rPr>
      </w:pPr>
      <w:ins w:id="20733" w:author="Rev 10 Allen Wirfs-Brock" w:date="2012-08-14T14:54:00Z">
        <w:r>
          <w:t>ReturnIfAbrupt(</w:t>
        </w:r>
        <w:r w:rsidRPr="006A5E27">
          <w:rPr>
            <w:i/>
          </w:rPr>
          <w:t>exprValue</w:t>
        </w:r>
        <w:r>
          <w:t>)</w:t>
        </w:r>
      </w:ins>
      <w:ins w:id="20734" w:author="Rev 6 Allen Wirfs-Brock" w:date="2012-02-18T11:59:00Z">
        <w:del w:id="20735" w:author="Rev 10 Allen Wirfs-Brock" w:date="2012-08-14T14:54:00Z">
          <w:r w:rsidR="00327BF7" w:rsidDel="006552DF">
            <w:delText xml:space="preserve">If </w:delText>
          </w:r>
        </w:del>
      </w:ins>
      <w:ins w:id="20736" w:author="Rev 6 Allen Wirfs-Brock" w:date="2012-02-18T12:00:00Z">
        <w:del w:id="20737" w:author="Rev 10 Allen Wirfs-Brock" w:date="2012-08-14T14:54:00Z">
          <w:r w:rsidR="00327BF7" w:rsidRPr="006A5E27" w:rsidDel="006552DF">
            <w:rPr>
              <w:i/>
            </w:rPr>
            <w:delText>exprValue</w:delText>
          </w:r>
          <w:r w:rsidR="00327BF7" w:rsidDel="006552DF">
            <w:delText xml:space="preserve"> </w:delText>
          </w:r>
        </w:del>
      </w:ins>
      <w:ins w:id="20738" w:author="Rev 6 Allen Wirfs-Brock" w:date="2012-02-18T11:59:00Z">
        <w:del w:id="20739" w:author="Rev 10 Allen Wirfs-Brock" w:date="2012-08-14T14:54:00Z">
          <w:r w:rsidR="00327BF7" w:rsidDel="006552DF">
            <w:delText xml:space="preserve">is an abrupt completion, return </w:delText>
          </w:r>
        </w:del>
      </w:ins>
      <w:ins w:id="20740" w:author="Rev 6 Allen Wirfs-Brock" w:date="2012-02-18T12:00:00Z">
        <w:del w:id="20741" w:author="Rev 10 Allen Wirfs-Brock" w:date="2012-08-14T14:54:00Z">
          <w:r w:rsidR="00327BF7" w:rsidRPr="006A5E27" w:rsidDel="006552DF">
            <w:rPr>
              <w:i/>
            </w:rPr>
            <w:delText>exprValue</w:delText>
          </w:r>
        </w:del>
      </w:ins>
      <w:ins w:id="20742" w:author="Rev 6 Allen Wirfs-Brock" w:date="2012-02-18T11:59:00Z">
        <w:r w:rsidR="00327BF7">
          <w:t>.</w:t>
        </w:r>
      </w:ins>
    </w:p>
    <w:p w14:paraId="18F1C520" w14:textId="77777777" w:rsidR="004C02EF" w:rsidRPr="00E77497" w:rsidRDefault="004C02EF" w:rsidP="00B34B48">
      <w:pPr>
        <w:pStyle w:val="Alg2"/>
        <w:numPr>
          <w:ilvl w:val="0"/>
          <w:numId w:val="117"/>
        </w:numPr>
      </w:pPr>
      <w:r w:rsidRPr="00E77497">
        <w:t xml:space="preserve">If </w:t>
      </w:r>
      <w:ins w:id="20743" w:author="Rev 6 Allen Wirfs-Brock" w:date="2012-02-18T12:00:00Z">
        <w:r w:rsidR="00327BF7" w:rsidRPr="006A5E27">
          <w:rPr>
            <w:i/>
          </w:rPr>
          <w:t>exprValue</w:t>
        </w:r>
      </w:ins>
      <w:del w:id="20744" w:author="Rev 6 Allen Wirfs-Brock" w:date="2012-02-18T12:00:00Z">
        <w:r w:rsidRPr="00E77497" w:rsidDel="00327BF7">
          <w:delText>ToBoolean(GetValue(</w:delText>
        </w:r>
        <w:r w:rsidRPr="00E77497" w:rsidDel="00327BF7">
          <w:rPr>
            <w:i/>
          </w:rPr>
          <w:delText>exprRef</w:delText>
        </w:r>
        <w:r w:rsidRPr="00E77497" w:rsidDel="00327BF7">
          <w:delText>))</w:delText>
        </w:r>
      </w:del>
      <w:r w:rsidRPr="00E77497">
        <w:t xml:space="preserve"> is </w:t>
      </w:r>
      <w:r w:rsidRPr="00E77497">
        <w:rPr>
          <w:b/>
        </w:rPr>
        <w:t>true</w:t>
      </w:r>
      <w:r w:rsidRPr="00E77497">
        <w:t xml:space="preserve">, </w:t>
      </w:r>
      <w:bookmarkStart w:id="20745" w:name="_Toc382212730"/>
      <w:bookmarkEnd w:id="20730"/>
      <w:r w:rsidRPr="00E77497">
        <w:t>then</w:t>
      </w:r>
    </w:p>
    <w:p w14:paraId="0E241B58" w14:textId="77777777" w:rsidR="004C02EF" w:rsidRPr="00E77497" w:rsidRDefault="004C02EF" w:rsidP="00B34B48">
      <w:pPr>
        <w:pStyle w:val="Alg2"/>
        <w:numPr>
          <w:ilvl w:val="1"/>
          <w:numId w:val="117"/>
        </w:numPr>
        <w:tabs>
          <w:tab w:val="left" w:pos="1620"/>
        </w:tabs>
      </w:pPr>
      <w:r w:rsidRPr="00E77497">
        <w:t xml:space="preserve">Return the result of evaluating the first </w:t>
      </w:r>
      <w:r w:rsidRPr="00E77497">
        <w:rPr>
          <w:i/>
        </w:rPr>
        <w:t>Statement</w:t>
      </w:r>
      <w:bookmarkEnd w:id="20745"/>
      <w:r w:rsidRPr="00E77497">
        <w:t>.</w:t>
      </w:r>
      <w:bookmarkStart w:id="20746" w:name="_Toc382212731"/>
    </w:p>
    <w:bookmarkEnd w:id="20746"/>
    <w:p w14:paraId="1A39B3B9" w14:textId="77777777" w:rsidR="004C02EF" w:rsidRPr="00E77497" w:rsidRDefault="004C02EF" w:rsidP="00B34B48">
      <w:pPr>
        <w:pStyle w:val="Alg2"/>
        <w:numPr>
          <w:ilvl w:val="0"/>
          <w:numId w:val="117"/>
        </w:numPr>
      </w:pPr>
      <w:r w:rsidRPr="00E77497">
        <w:t>Else,</w:t>
      </w:r>
      <w:bookmarkStart w:id="20747" w:name="_Toc382212732"/>
    </w:p>
    <w:p w14:paraId="32B06EE3" w14:textId="77777777" w:rsidR="004C02EF" w:rsidRPr="00E77497" w:rsidRDefault="004C02EF" w:rsidP="00B34B48">
      <w:pPr>
        <w:pStyle w:val="Alg2"/>
        <w:numPr>
          <w:ilvl w:val="1"/>
          <w:numId w:val="117"/>
        </w:numPr>
        <w:tabs>
          <w:tab w:val="left" w:pos="1620"/>
        </w:tabs>
        <w:spacing w:after="220"/>
      </w:pPr>
      <w:bookmarkStart w:id="20748" w:name="_Toc382212733"/>
      <w:bookmarkEnd w:id="20747"/>
      <w:r w:rsidRPr="00E77497">
        <w:t xml:space="preserve">Return the result of evaluating the second </w:t>
      </w:r>
      <w:r w:rsidRPr="00E77497">
        <w:rPr>
          <w:i/>
        </w:rPr>
        <w:t>Statement</w:t>
      </w:r>
      <w:bookmarkEnd w:id="20748"/>
      <w:r w:rsidRPr="00E77497">
        <w:t>.</w:t>
      </w:r>
    </w:p>
    <w:p w14:paraId="359ADA86" w14:textId="77777777" w:rsidR="00B32674" w:rsidRPr="00E77497" w:rsidDel="004D5676" w:rsidRDefault="00B32674" w:rsidP="00B32674">
      <w:pPr>
        <w:jc w:val="left"/>
        <w:rPr>
          <w:ins w:id="20749" w:author="Rev 3 Allen Wirfs-Brock" w:date="2011-09-02T11:02:00Z"/>
          <w:del w:id="20750" w:author="Rev 4 Allen Wirfs-Brock" w:date="2011-10-15T18:39:00Z"/>
        </w:rPr>
      </w:pPr>
      <w:ins w:id="20751" w:author="Rev 3 Allen Wirfs-Brock" w:date="2011-09-02T11:02:00Z">
        <w:del w:id="20752" w:author="Rev 4 Allen Wirfs-Brock" w:date="2011-10-15T18:39:00Z">
          <w:r w:rsidRPr="00E77497" w:rsidDel="004D5676">
            <w:delText xml:space="preserve">The VarDeclaredNames of the production  </w:delText>
          </w:r>
          <w:r w:rsidRPr="00E77497" w:rsidDel="004D5676">
            <w:rPr>
              <w:rFonts w:ascii="Times New Roman" w:hAnsi="Times New Roman"/>
              <w:i/>
            </w:rPr>
            <w:delText xml:space="preserve">IfStatement </w:delText>
          </w:r>
          <w:r w:rsidRPr="00E77497" w:rsidDel="004D5676">
            <w:rPr>
              <w:b/>
            </w:rPr>
            <w:delText>:</w:delText>
          </w:r>
          <w:r w:rsidRPr="00E77497" w:rsidDel="004D5676">
            <w:rPr>
              <w:rFonts w:ascii="Times New Roman" w:hAnsi="Times New Roman"/>
              <w:i/>
            </w:rPr>
            <w:delText xml:space="preserve"> </w:delText>
          </w:r>
          <w:r w:rsidRPr="00E77497" w:rsidDel="004D5676">
            <w:rPr>
              <w:rFonts w:ascii="Courier New" w:hAnsi="Courier New"/>
              <w:b/>
            </w:rPr>
            <w:delText>if</w:delText>
          </w:r>
          <w:r w:rsidRPr="00E77497" w:rsidDel="004D5676">
            <w:rPr>
              <w:rFonts w:ascii="Times New Roman" w:hAnsi="Times New Roman"/>
              <w:i/>
            </w:rPr>
            <w:delText xml:space="preserve"> </w:delText>
          </w:r>
          <w:r w:rsidRPr="00E77497" w:rsidDel="004D5676">
            <w:rPr>
              <w:rFonts w:ascii="Courier New" w:hAnsi="Courier New"/>
              <w:b/>
            </w:rPr>
            <w:delText>(</w:delText>
          </w:r>
          <w:r w:rsidRPr="00E77497" w:rsidDel="004D5676">
            <w:rPr>
              <w:rFonts w:ascii="Times New Roman" w:hAnsi="Times New Roman"/>
              <w:i/>
            </w:rPr>
            <w:delText xml:space="preserve"> Expression </w:delText>
          </w:r>
          <w:r w:rsidRPr="00E77497" w:rsidDel="004D5676">
            <w:rPr>
              <w:rFonts w:ascii="Courier New" w:hAnsi="Courier New"/>
              <w:b/>
            </w:rPr>
            <w:delText>)</w:delText>
          </w:r>
          <w:r w:rsidRPr="00E77497" w:rsidDel="004D5676">
            <w:rPr>
              <w:rFonts w:ascii="Times New Roman" w:hAnsi="Times New Roman"/>
              <w:i/>
            </w:rPr>
            <w:delText xml:space="preserve"> Statement </w:delText>
          </w:r>
          <w:r w:rsidRPr="00E77497" w:rsidDel="004D5676">
            <w:delText>is determined as follows:</w:delText>
          </w:r>
        </w:del>
      </w:ins>
    </w:p>
    <w:p w14:paraId="10BE1B47" w14:textId="77777777" w:rsidR="00B32674" w:rsidRPr="00E77497" w:rsidDel="004D5676" w:rsidRDefault="00B32674">
      <w:pPr>
        <w:pStyle w:val="Alg4"/>
        <w:numPr>
          <w:ilvl w:val="0"/>
          <w:numId w:val="476"/>
        </w:numPr>
        <w:spacing w:after="220"/>
        <w:contextualSpacing/>
        <w:rPr>
          <w:ins w:id="20753" w:author="Rev 3 Allen Wirfs-Brock" w:date="2011-09-02T11:02:00Z"/>
          <w:del w:id="20754" w:author="Rev 4 Allen Wirfs-Brock" w:date="2011-10-15T18:39:00Z"/>
        </w:rPr>
        <w:pPrChange w:id="20755" w:author="Rev 4 Allen Wirfs-Brock" w:date="2011-11-07T12:16:00Z">
          <w:pPr>
            <w:pStyle w:val="Alg4"/>
            <w:numPr>
              <w:numId w:val="506"/>
            </w:numPr>
            <w:tabs>
              <w:tab w:val="num" w:pos="360"/>
            </w:tabs>
            <w:spacing w:after="220"/>
            <w:ind w:left="360" w:hanging="360"/>
            <w:contextualSpacing/>
          </w:pPr>
        </w:pPrChange>
      </w:pPr>
      <w:ins w:id="20756" w:author="Rev 3 Allen Wirfs-Brock" w:date="2011-09-02T11:02:00Z">
        <w:del w:id="20757" w:author="Rev 4 Allen Wirfs-Brock" w:date="2011-10-15T18:39:00Z">
          <w:r w:rsidRPr="00E77497" w:rsidDel="004D5676">
            <w:delText xml:space="preserve">Return </w:delText>
          </w:r>
        </w:del>
      </w:ins>
      <w:ins w:id="20758" w:author="Rev 3 Allen Wirfs-Brock" w:date="2011-09-02T11:03:00Z">
        <w:del w:id="20759" w:author="Rev 4 Allen Wirfs-Brock" w:date="2011-10-15T18:39:00Z">
          <w:r w:rsidRPr="00E77497" w:rsidDel="004D5676">
            <w:delText xml:space="preserve">the VarDeclaredNames of </w:delText>
          </w:r>
          <w:r w:rsidRPr="00E77497" w:rsidDel="004D5676">
            <w:rPr>
              <w:i/>
            </w:rPr>
            <w:delText>Statement</w:delText>
          </w:r>
        </w:del>
      </w:ins>
      <w:ins w:id="20760" w:author="Rev 3 Allen Wirfs-Brock" w:date="2011-09-02T11:02:00Z">
        <w:del w:id="20761" w:author="Rev 4 Allen Wirfs-Brock" w:date="2011-10-15T18:39:00Z">
          <w:r w:rsidRPr="00E77497" w:rsidDel="004D5676">
            <w:delText>.</w:delText>
          </w:r>
        </w:del>
      </w:ins>
    </w:p>
    <w:p w14:paraId="6829290A" w14:textId="77777777" w:rsidR="004C02EF" w:rsidRPr="00E77497" w:rsidRDefault="004C02EF" w:rsidP="004C02EF">
      <w:del w:id="20762" w:author="Rev 4 Allen Wirfs-Brock" w:date="2011-10-15T18:39:00Z">
        <w:r w:rsidRPr="00E77497" w:rsidDel="004D5676">
          <w:delText xml:space="preserve">The production </w:delText>
        </w:r>
      </w:del>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del w:id="20763" w:author="Rev 4 Allen Wirfs-Brock" w:date="2011-10-15T18:39:00Z">
        <w:r w:rsidRPr="00E77497" w:rsidDel="004D5676">
          <w:delText>is evaluated as follows:</w:delText>
        </w:r>
      </w:del>
      <w:bookmarkStart w:id="20764" w:name="_Toc382212734"/>
    </w:p>
    <w:p w14:paraId="0E1851F5" w14:textId="77777777" w:rsidR="004C02EF" w:rsidRPr="00E77497" w:rsidRDefault="004C02EF" w:rsidP="00B34B48">
      <w:pPr>
        <w:pStyle w:val="Alg2"/>
        <w:numPr>
          <w:ilvl w:val="0"/>
          <w:numId w:val="399"/>
        </w:numPr>
      </w:pPr>
      <w:bookmarkStart w:id="20765" w:name="_Ref375016587"/>
      <w:bookmarkStart w:id="20766" w:name="_Ref375016604"/>
      <w:bookmarkStart w:id="20767" w:name="_Ref375016635"/>
      <w:bookmarkStart w:id="20768" w:name="_Toc375031201"/>
      <w:bookmarkStart w:id="20769" w:name="_Toc381513715"/>
      <w:bookmarkStart w:id="20770" w:name="_Toc382212237"/>
      <w:bookmarkStart w:id="20771" w:name="_Toc382212740"/>
      <w:bookmarkStart w:id="20772" w:name="_Toc382291582"/>
      <w:bookmarkStart w:id="20773" w:name="_Toc385672231"/>
      <w:bookmarkStart w:id="20774" w:name="_Toc393690335"/>
      <w:bookmarkStart w:id="20775" w:name="_Ref432004073"/>
      <w:bookmarkStart w:id="20776" w:name="_Toc472818880"/>
      <w:bookmarkStart w:id="20777" w:name="_Toc235503455"/>
      <w:bookmarkStart w:id="20778" w:name="_Toc241509230"/>
      <w:bookmarkStart w:id="20779" w:name="_Toc244416717"/>
      <w:bookmarkEnd w:id="20764"/>
      <w:r w:rsidRPr="00E77497">
        <w:t xml:space="preserve">Let </w:t>
      </w:r>
      <w:r w:rsidRPr="00E77497">
        <w:rPr>
          <w:i/>
        </w:rPr>
        <w:t>exprRef</w:t>
      </w:r>
      <w:r w:rsidRPr="00E77497">
        <w:t xml:space="preserve"> be the result of evaluating </w:t>
      </w:r>
      <w:r w:rsidRPr="00E77497">
        <w:rPr>
          <w:i/>
        </w:rPr>
        <w:t>Expression</w:t>
      </w:r>
      <w:r w:rsidRPr="00E77497">
        <w:t>.</w:t>
      </w:r>
      <w:bookmarkStart w:id="20780" w:name="_Toc382212735"/>
    </w:p>
    <w:p w14:paraId="560CD801" w14:textId="77777777" w:rsidR="00327BF7" w:rsidRDefault="00327BF7" w:rsidP="00327BF7">
      <w:pPr>
        <w:pStyle w:val="Alg2"/>
        <w:numPr>
          <w:ilvl w:val="0"/>
          <w:numId w:val="399"/>
        </w:numPr>
        <w:contextualSpacing/>
        <w:rPr>
          <w:ins w:id="20781" w:author="Rev 6 Allen Wirfs-Brock" w:date="2012-02-18T12:01:00Z"/>
        </w:rPr>
      </w:pPr>
      <w:bookmarkStart w:id="20782" w:name="_Toc382212737"/>
      <w:bookmarkEnd w:id="20780"/>
      <w:ins w:id="20783" w:author="Rev 6 Allen Wirfs-Brock" w:date="2012-02-18T12:01:00Z">
        <w:r>
          <w:t xml:space="preserve">Let </w:t>
        </w:r>
        <w:r w:rsidRPr="00327BF7">
          <w:rPr>
            <w:i/>
          </w:rPr>
          <w:t>exprValue</w:t>
        </w:r>
        <w:r>
          <w:t xml:space="preserve"> be </w:t>
        </w:r>
        <w:r w:rsidRPr="00E77497">
          <w:t>ToBoolean(GetValue(</w:t>
        </w:r>
        <w:r w:rsidRPr="00E77497">
          <w:rPr>
            <w:i/>
          </w:rPr>
          <w:t>exprRef</w:t>
        </w:r>
        <w:r w:rsidRPr="00E77497">
          <w:t>))</w:t>
        </w:r>
        <w:r>
          <w:t>.</w:t>
        </w:r>
      </w:ins>
    </w:p>
    <w:p w14:paraId="45C77A73" w14:textId="77777777" w:rsidR="00327BF7" w:rsidRDefault="006552DF" w:rsidP="00327BF7">
      <w:pPr>
        <w:pStyle w:val="Alg2"/>
        <w:numPr>
          <w:ilvl w:val="0"/>
          <w:numId w:val="399"/>
        </w:numPr>
        <w:contextualSpacing/>
        <w:rPr>
          <w:ins w:id="20784" w:author="Rev 6 Allen Wirfs-Brock" w:date="2012-02-18T12:01:00Z"/>
        </w:rPr>
      </w:pPr>
      <w:ins w:id="20785" w:author="Rev 10 Allen Wirfs-Brock" w:date="2012-08-14T14:54:00Z">
        <w:r>
          <w:t>ReturnIfAbrupt(</w:t>
        </w:r>
        <w:r w:rsidRPr="006A5E27">
          <w:rPr>
            <w:i/>
          </w:rPr>
          <w:t>exprValue</w:t>
        </w:r>
        <w:r>
          <w:t>)</w:t>
        </w:r>
      </w:ins>
      <w:ins w:id="20786" w:author="Rev 6 Allen Wirfs-Brock" w:date="2012-02-18T12:01:00Z">
        <w:del w:id="20787" w:author="Rev 10 Allen Wirfs-Brock" w:date="2012-08-14T14:54:00Z">
          <w:r w:rsidR="00327BF7" w:rsidDel="006552DF">
            <w:delText xml:space="preserve">If </w:delText>
          </w:r>
          <w:r w:rsidR="00327BF7" w:rsidRPr="006A5E27" w:rsidDel="006552DF">
            <w:rPr>
              <w:i/>
            </w:rPr>
            <w:delText>exprValue</w:delText>
          </w:r>
          <w:r w:rsidR="00327BF7" w:rsidDel="006552DF">
            <w:delText xml:space="preserve"> is an abrupt completion, return </w:delText>
          </w:r>
          <w:r w:rsidR="00327BF7" w:rsidRPr="006A5E27" w:rsidDel="006552DF">
            <w:rPr>
              <w:i/>
            </w:rPr>
            <w:delText>exprValue</w:delText>
          </w:r>
        </w:del>
        <w:r w:rsidR="00327BF7">
          <w:t>.</w:t>
        </w:r>
      </w:ins>
    </w:p>
    <w:p w14:paraId="10B170B0" w14:textId="77777777" w:rsidR="004C02EF" w:rsidRPr="00E77497" w:rsidRDefault="004C02EF" w:rsidP="00B34B48">
      <w:pPr>
        <w:pStyle w:val="Alg2"/>
        <w:numPr>
          <w:ilvl w:val="0"/>
          <w:numId w:val="399"/>
        </w:numPr>
      </w:pPr>
      <w:r w:rsidRPr="00E77497">
        <w:t xml:space="preserve">If </w:t>
      </w:r>
      <w:ins w:id="20788" w:author="Rev 6 Allen Wirfs-Brock" w:date="2012-02-18T12:02:00Z">
        <w:r w:rsidR="00327BF7" w:rsidRPr="006A5E27">
          <w:rPr>
            <w:i/>
          </w:rPr>
          <w:t>exprValue</w:t>
        </w:r>
      </w:ins>
      <w:del w:id="20789" w:author="Rev 6 Allen Wirfs-Brock" w:date="2012-02-18T12:02:00Z">
        <w:r w:rsidRPr="00E77497" w:rsidDel="00327BF7">
          <w:delText>ToBoolean(GetValue(</w:delText>
        </w:r>
        <w:r w:rsidRPr="00E77497" w:rsidDel="00327BF7">
          <w:rPr>
            <w:i/>
          </w:rPr>
          <w:delText>exprRef</w:delText>
        </w:r>
        <w:r w:rsidRPr="00E77497" w:rsidDel="00327BF7">
          <w:delText>))</w:delText>
        </w:r>
      </w:del>
      <w:r w:rsidRPr="00E77497">
        <w:t xml:space="preserve"> is </w:t>
      </w:r>
      <w:r w:rsidRPr="00E77497">
        <w:rPr>
          <w:b/>
        </w:rPr>
        <w:t>false</w:t>
      </w:r>
      <w:r w:rsidRPr="00E77497">
        <w:t xml:space="preserve">, return </w:t>
      </w:r>
      <w:ins w:id="20790" w:author="Rev 6 Allen Wirfs-Brock" w:date="2012-02-23T12:43:00Z">
        <w:r w:rsidR="00DE1793">
          <w:t>NormalCompletion(</w:t>
        </w:r>
      </w:ins>
      <w:del w:id="20791" w:author="Rev 6 Allen Wirfs-Brock" w:date="2012-02-18T12:02:00Z">
        <w:r w:rsidRPr="00E77497" w:rsidDel="00327BF7">
          <w:delText>(</w:delText>
        </w:r>
      </w:del>
      <w:del w:id="20792" w:author="Rev 6 Allen Wirfs-Brock" w:date="2012-02-23T12:43:00Z">
        <w:r w:rsidRPr="00E77497" w:rsidDel="00DE1793">
          <w:rPr>
            <w:rFonts w:ascii="Arial" w:hAnsi="Arial" w:cs="Arial"/>
          </w:rPr>
          <w:delText>normal</w:delText>
        </w:r>
        <w:r w:rsidRPr="00E77497" w:rsidDel="00DE1793">
          <w:delText xml:space="preserve">, </w:delText>
        </w:r>
      </w:del>
      <w:commentRangeStart w:id="20793"/>
      <w:del w:id="20794" w:author="Rev 6 Allen Wirfs-Brock" w:date="2012-02-18T12:06:00Z">
        <w:r w:rsidRPr="00DE1793" w:rsidDel="00BD5F8D">
          <w:rPr>
            <w:b/>
          </w:rPr>
          <w:delText>empty</w:delText>
        </w:r>
      </w:del>
      <w:ins w:id="20795" w:author="Rev 6 Allen Wirfs-Brock" w:date="2012-02-18T12:06:00Z">
        <w:r w:rsidR="00BD5F8D" w:rsidRPr="00DE1793">
          <w:rPr>
            <w:b/>
          </w:rPr>
          <w:t>undefined</w:t>
        </w:r>
      </w:ins>
      <w:commentRangeEnd w:id="20793"/>
      <w:ins w:id="20796" w:author="Rev 6 Allen Wirfs-Brock" w:date="2012-02-18T12:07:00Z">
        <w:r w:rsidR="00BD5F8D">
          <w:rPr>
            <w:rStyle w:val="af3"/>
            <w:rFonts w:ascii="Arial" w:eastAsia="MS Mincho" w:hAnsi="Arial"/>
            <w:spacing w:val="0"/>
            <w:lang w:eastAsia="ja-JP"/>
          </w:rPr>
          <w:commentReference w:id="20793"/>
        </w:r>
      </w:ins>
      <w:del w:id="20797" w:author="Rev 6 Allen Wirfs-Brock" w:date="2012-02-23T12:43:00Z">
        <w:r w:rsidRPr="00E77497" w:rsidDel="00DE1793">
          <w:delText xml:space="preserve">, </w:delText>
        </w:r>
        <w:r w:rsidRPr="00E77497" w:rsidDel="00DE1793">
          <w:rPr>
            <w:rFonts w:ascii="Arial" w:hAnsi="Arial" w:cs="Arial"/>
          </w:rPr>
          <w:delText>empty</w:delText>
        </w:r>
      </w:del>
      <w:del w:id="20798" w:author="Rev 6 Allen Wirfs-Brock" w:date="2012-02-18T12:03:00Z">
        <w:r w:rsidRPr="00E77497" w:rsidDel="00327BF7">
          <w:delText>).</w:delText>
        </w:r>
      </w:del>
      <w:bookmarkStart w:id="20799" w:name="_Toc382212738"/>
      <w:bookmarkEnd w:id="20782"/>
      <w:ins w:id="20800" w:author="Rev 6 Allen Wirfs-Brock" w:date="2012-02-23T12:43:00Z">
        <w:r w:rsidR="00DE1793">
          <w:t>)</w:t>
        </w:r>
      </w:ins>
      <w:ins w:id="20801" w:author="Rev 6 Allen Wirfs-Brock" w:date="2012-02-18T12:03:00Z">
        <w:r w:rsidR="00327BF7" w:rsidRPr="00E77497">
          <w:t>.</w:t>
        </w:r>
      </w:ins>
    </w:p>
    <w:p w14:paraId="023CBA6D" w14:textId="77777777" w:rsidR="004C02EF" w:rsidRPr="00E77497" w:rsidRDefault="004C02EF" w:rsidP="00B34B48">
      <w:pPr>
        <w:pStyle w:val="Alg2"/>
        <w:numPr>
          <w:ilvl w:val="0"/>
          <w:numId w:val="399"/>
        </w:numPr>
        <w:spacing w:after="120"/>
        <w:rPr>
          <w:rFonts w:ascii="Arial" w:hAnsi="Arial"/>
        </w:rPr>
      </w:pPr>
      <w:bookmarkStart w:id="20802" w:name="_Toc382212739"/>
      <w:bookmarkEnd w:id="20799"/>
      <w:r w:rsidRPr="00E77497">
        <w:t xml:space="preserve">Return the result of evaluating </w:t>
      </w:r>
      <w:r w:rsidRPr="00E77497">
        <w:rPr>
          <w:i/>
        </w:rPr>
        <w:t>Statement</w:t>
      </w:r>
      <w:bookmarkEnd w:id="20802"/>
      <w:r w:rsidRPr="00E77497">
        <w:rPr>
          <w:rFonts w:ascii="Arial" w:hAnsi="Arial"/>
        </w:rPr>
        <w:t>.</w:t>
      </w:r>
    </w:p>
    <w:p w14:paraId="6EC89AB2" w14:textId="77777777" w:rsidR="004C02EF" w:rsidRPr="00E77497" w:rsidRDefault="004C02EF" w:rsidP="003A4B22">
      <w:pPr>
        <w:pStyle w:val="20"/>
        <w:numPr>
          <w:ilvl w:val="0"/>
          <w:numId w:val="0"/>
        </w:numPr>
      </w:pPr>
      <w:bookmarkStart w:id="20803" w:name="_Toc276631081"/>
      <w:bookmarkStart w:id="20804" w:name="_Toc336509564"/>
      <w:r w:rsidRPr="00E77497">
        <w:t>12.6</w:t>
      </w:r>
      <w:r w:rsidRPr="00E77497">
        <w:tab/>
        <w:t>Iteration Statement</w:t>
      </w:r>
      <w:bookmarkEnd w:id="20765"/>
      <w:bookmarkEnd w:id="20766"/>
      <w:bookmarkEnd w:id="20767"/>
      <w:bookmarkEnd w:id="20768"/>
      <w:bookmarkEnd w:id="20769"/>
      <w:bookmarkEnd w:id="20770"/>
      <w:bookmarkEnd w:id="20771"/>
      <w:bookmarkEnd w:id="20772"/>
      <w:bookmarkEnd w:id="20773"/>
      <w:bookmarkEnd w:id="20774"/>
      <w:r w:rsidRPr="00E77497">
        <w:t>s</w:t>
      </w:r>
      <w:bookmarkEnd w:id="20775"/>
      <w:bookmarkEnd w:id="20776"/>
      <w:bookmarkEnd w:id="20777"/>
      <w:bookmarkEnd w:id="20778"/>
      <w:bookmarkEnd w:id="20779"/>
      <w:bookmarkEnd w:id="20803"/>
      <w:bookmarkEnd w:id="20804"/>
    </w:p>
    <w:p w14:paraId="20E39A3A" w14:textId="77777777" w:rsidR="004C02EF" w:rsidRPr="00E77497" w:rsidRDefault="004C02EF" w:rsidP="004C02EF">
      <w:pPr>
        <w:pStyle w:val="Syntax"/>
      </w:pPr>
      <w:r w:rsidRPr="00E77497">
        <w:t>Syntax</w:t>
      </w:r>
    </w:p>
    <w:p w14:paraId="56A05B57" w14:textId="77777777" w:rsidR="004C02EF" w:rsidRPr="00E77497" w:rsidRDefault="004C02EF" w:rsidP="004C02EF">
      <w:pPr>
        <w:pStyle w:val="SyntaxRule"/>
      </w:pPr>
      <w:r w:rsidRPr="00E77497">
        <w:t xml:space="preserve">IterationStatement </w:t>
      </w:r>
      <w:r w:rsidRPr="00E77497">
        <w:rPr>
          <w:rFonts w:ascii="Arial" w:hAnsi="Arial"/>
          <w:b/>
          <w:i w:val="0"/>
        </w:rPr>
        <w:t>:</w:t>
      </w:r>
    </w:p>
    <w:p w14:paraId="60DD0241" w14:textId="77777777" w:rsidR="004C02EF" w:rsidRPr="00E77497" w:rsidRDefault="004C02EF" w:rsidP="004C02EF">
      <w:pPr>
        <w:pStyle w:val="SyntaxDefinition"/>
      </w:pPr>
      <w:r w:rsidRPr="00E77497">
        <w:rPr>
          <w:rFonts w:ascii="Courier New" w:hAnsi="Courier New"/>
          <w:b/>
          <w:i w:val="0"/>
        </w:rPr>
        <w:t xml:space="preserve">do </w:t>
      </w:r>
      <w:r w:rsidRPr="00E77497">
        <w:t>Statement</w:t>
      </w:r>
      <w:r w:rsidRPr="00E77497">
        <w:rPr>
          <w:rFonts w:ascii="Courier New" w:hAnsi="Courier New"/>
          <w:b/>
          <w:i w:val="0"/>
        </w:rPr>
        <w:t xml:space="preserve"> 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ins w:id="20805" w:author="Rev 6 Allen Wirfs-Brock" w:date="2012-02-27T16:46:00Z">
        <w:r w:rsidR="002E4AE1" w:rsidRPr="00E77497" w:rsidDel="002E4AE1">
          <w:rPr>
            <w:rFonts w:ascii="Courier New" w:hAnsi="Courier New"/>
            <w:b/>
            <w:i w:val="0"/>
          </w:rPr>
          <w:t xml:space="preserve"> </w:t>
        </w:r>
      </w:ins>
      <w:del w:id="20806" w:author="Rev 6 Allen Wirfs-Brock" w:date="2012-02-27T16:46:00Z">
        <w:r w:rsidRPr="00E77497" w:rsidDel="002E4AE1">
          <w:rPr>
            <w:rFonts w:ascii="Courier New" w:hAnsi="Courier New"/>
            <w:b/>
            <w:i w:val="0"/>
          </w:rPr>
          <w:delText>;</w:delText>
        </w:r>
      </w:del>
      <w:r w:rsidRPr="00E77497">
        <w:br/>
      </w:r>
      <w:r w:rsidRPr="00E77497">
        <w:rPr>
          <w:rFonts w:ascii="Courier New" w:hAnsi="Courier New"/>
          <w:b/>
          <w:i w:val="0"/>
        </w:rPr>
        <w:t>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ExpressionNoIn</w:t>
      </w:r>
      <w:r w:rsidRPr="00E77497">
        <w:rPr>
          <w:rFonts w:ascii="Arial" w:hAnsi="Arial" w:cs="Arial"/>
          <w:i w:val="0"/>
          <w:vertAlign w:val="subscript"/>
        </w:rPr>
        <w:t>opt</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VariableDeclarationListNoIn</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Statement</w:t>
      </w:r>
      <w:r w:rsidRPr="00E77497">
        <w:br/>
      </w:r>
      <w:ins w:id="20807" w:author="Rev 6 Allen Wirfs-Brock" w:date="2012-01-26T16:05:00Z">
        <w:r w:rsidR="00747D32" w:rsidRPr="00E77497">
          <w:rPr>
            <w:rFonts w:ascii="Courier New" w:hAnsi="Courier New"/>
            <w:b/>
            <w:i w:val="0"/>
          </w:rPr>
          <w:t>for</w:t>
        </w:r>
        <w:r w:rsidR="00747D32" w:rsidRPr="00E77497">
          <w:t xml:space="preserve"> </w:t>
        </w:r>
        <w:r w:rsidR="00747D32" w:rsidRPr="00E77497">
          <w:rPr>
            <w:rFonts w:ascii="Courier New" w:hAnsi="Courier New"/>
            <w:b/>
            <w:i w:val="0"/>
          </w:rPr>
          <w:t>(</w:t>
        </w:r>
      </w:ins>
      <w:ins w:id="20808" w:author="Rev 6 Allen Wirfs-Brock" w:date="2012-01-26T16:32:00Z">
        <w:r w:rsidR="00B52BAA" w:rsidRPr="00323ECD">
          <w:t xml:space="preserve"> </w:t>
        </w:r>
      </w:ins>
      <w:ins w:id="20809" w:author="Rev 6 Allen Wirfs-Brock" w:date="2012-02-25T16:32:00Z">
        <w:r w:rsidR="00FD2CF3">
          <w:t>Lexical</w:t>
        </w:r>
      </w:ins>
      <w:ins w:id="20810" w:author="Rev 6 Allen Wirfs-Brock" w:date="2012-01-26T16:31:00Z">
        <w:r w:rsidR="00B52BAA">
          <w:t>DeclarationNoIn</w:t>
        </w:r>
      </w:ins>
      <w:ins w:id="20811" w:author="Rev 6 Allen Wirfs-Brock" w:date="2012-01-26T16:05:00Z">
        <w:r w:rsidR="00747D32" w:rsidRPr="00E77497">
          <w:rPr>
            <w:rFonts w:ascii="Courier New" w:hAnsi="Courier New"/>
            <w:b/>
            <w:i w:val="0"/>
          </w:rPr>
          <w:t>;</w:t>
        </w:r>
        <w:r w:rsidR="00747D32" w:rsidRPr="00E77497">
          <w:t xml:space="preserve"> Expression</w:t>
        </w:r>
        <w:r w:rsidR="00747D32" w:rsidRPr="00E77497">
          <w:rPr>
            <w:rFonts w:ascii="Arial" w:hAnsi="Arial" w:cs="Arial"/>
            <w:i w:val="0"/>
            <w:vertAlign w:val="subscript"/>
          </w:rPr>
          <w:t>opt</w:t>
        </w:r>
        <w:r w:rsidR="00747D32" w:rsidRPr="00E77497">
          <w:t xml:space="preserve"> </w:t>
        </w:r>
        <w:r w:rsidR="00747D32" w:rsidRPr="00E77497">
          <w:rPr>
            <w:rFonts w:ascii="Courier New" w:hAnsi="Courier New"/>
            <w:b/>
            <w:i w:val="0"/>
          </w:rPr>
          <w:t>;</w:t>
        </w:r>
        <w:r w:rsidR="00747D32" w:rsidRPr="00E77497">
          <w:t xml:space="preserve"> Expression</w:t>
        </w:r>
        <w:r w:rsidR="00747D32" w:rsidRPr="00E77497">
          <w:rPr>
            <w:rFonts w:ascii="Arial" w:hAnsi="Arial" w:cs="Arial"/>
            <w:i w:val="0"/>
            <w:vertAlign w:val="subscript"/>
          </w:rPr>
          <w:t>opt</w:t>
        </w:r>
        <w:r w:rsidR="00747D32" w:rsidRPr="00E77497">
          <w:t xml:space="preserve"> </w:t>
        </w:r>
        <w:r w:rsidR="00747D32" w:rsidRPr="00E77497">
          <w:rPr>
            <w:rFonts w:ascii="Courier New" w:hAnsi="Courier New"/>
            <w:b/>
            <w:i w:val="0"/>
          </w:rPr>
          <w:t>)</w:t>
        </w:r>
        <w:r w:rsidR="00747D32" w:rsidRPr="00E77497">
          <w:t xml:space="preserve"> Statement</w:t>
        </w:r>
        <w:r w:rsidR="00747D32" w:rsidRPr="00E77497">
          <w:br/>
        </w:r>
      </w:ins>
      <w:r w:rsidRPr="00E77497">
        <w:rPr>
          <w:rFonts w:ascii="Courier New" w:hAnsi="Courier New"/>
          <w:b/>
          <w:i w:val="0"/>
        </w:rPr>
        <w:t>for</w:t>
      </w:r>
      <w:r w:rsidRPr="00E77497">
        <w:t xml:space="preserve"> </w:t>
      </w:r>
      <w:r w:rsidRPr="00E77497">
        <w:rPr>
          <w:rFonts w:ascii="Courier New" w:hAnsi="Courier New"/>
          <w:b/>
          <w:i w:val="0"/>
        </w:rPr>
        <w:t>(</w:t>
      </w:r>
      <w:r w:rsidRPr="00E77497">
        <w:t xml:space="preserve"> LeftHandSideExpression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w:t>
      </w:r>
      <w:ins w:id="20812" w:author="Rev 7 Allen Wirfs-Brock" w:date="2012-04-24T17:55:00Z">
        <w:r w:rsidR="004429A2">
          <w:t>For</w:t>
        </w:r>
      </w:ins>
      <w:ins w:id="20813" w:author="Rev 7 Allen Wirfs-Brock" w:date="2012-04-24T18:12:00Z">
        <w:r w:rsidR="00FC6066">
          <w:t>Binding</w:t>
        </w:r>
      </w:ins>
      <w:commentRangeStart w:id="20814"/>
      <w:ins w:id="20815" w:author="Rev 6 Allen Wirfs-Brock" w:date="2012-02-15T16:46:00Z">
        <w:del w:id="20816" w:author="Rev 7 Allen Wirfs-Brock" w:date="2012-04-24T17:55:00Z">
          <w:r w:rsidR="00D07025" w:rsidDel="004429A2">
            <w:delText>BindingIdentifer</w:delText>
          </w:r>
        </w:del>
      </w:ins>
      <w:ins w:id="20817" w:author="Rev 6 Allen Wirfs-Brock" w:date="2012-01-31T14:35:00Z">
        <w:r w:rsidR="00A019F2" w:rsidRPr="00E77497" w:rsidDel="00A019F2">
          <w:t xml:space="preserve"> </w:t>
        </w:r>
      </w:ins>
      <w:commentRangeEnd w:id="20814"/>
      <w:ins w:id="20818" w:author="Rev 6 Allen Wirfs-Brock" w:date="2012-02-15T16:46:00Z">
        <w:r w:rsidR="00D07025">
          <w:rPr>
            <w:rStyle w:val="af3"/>
            <w:rFonts w:ascii="Arial" w:eastAsia="MS Mincho" w:hAnsi="Arial"/>
            <w:i w:val="0"/>
            <w:lang w:eastAsia="ja-JP"/>
          </w:rPr>
          <w:commentReference w:id="20814"/>
        </w:r>
      </w:ins>
      <w:del w:id="20819" w:author="Rev 6 Allen Wirfs-Brock" w:date="2012-01-31T14:35:00Z">
        <w:r w:rsidRPr="00E77497" w:rsidDel="00A019F2">
          <w:delText xml:space="preserve">VariableDeclarationNoIn </w:delText>
        </w:r>
      </w:del>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bookmarkStart w:id="20820" w:name="_Toc375031202"/>
      <w:bookmarkStart w:id="20821" w:name="_Toc381513716"/>
      <w:bookmarkStart w:id="20822" w:name="_Toc382212238"/>
      <w:bookmarkStart w:id="20823" w:name="_Toc382212741"/>
      <w:bookmarkStart w:id="20824" w:name="_Toc382291583"/>
      <w:bookmarkStart w:id="20825" w:name="_Toc385672232"/>
      <w:bookmarkStart w:id="20826" w:name="_Toc393690336"/>
      <w:ins w:id="20827" w:author="Rev 6 Allen Wirfs-Brock" w:date="2012-01-26T16:20:00Z">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ins>
      <w:ins w:id="20828" w:author="Rev 6 Allen Wirfs-Brock" w:date="2012-01-26T16:21:00Z">
        <w:r w:rsidR="00784795">
          <w:t>For</w:t>
        </w:r>
      </w:ins>
      <w:ins w:id="20829" w:author="Rev 6 Allen Wirfs-Brock" w:date="2012-01-26T16:20:00Z">
        <w:r w:rsidR="00784795">
          <w:t>Declaration</w:t>
        </w:r>
      </w:ins>
      <w:ins w:id="20830" w:author="Rev 6 Allen Wirfs-Brock" w:date="2012-01-31T13:22:00Z">
        <w:r w:rsidR="00D54263">
          <w:t xml:space="preserve"> </w:t>
        </w:r>
      </w:ins>
      <w:ins w:id="20831" w:author="Rev 6 Allen Wirfs-Brock" w:date="2012-01-26T16:20:00Z">
        <w:r w:rsidR="00784795" w:rsidRPr="00E77497">
          <w:t xml:space="preserve"> </w:t>
        </w:r>
        <w:r w:rsidR="00784795" w:rsidRPr="00E77497">
          <w:rPr>
            <w:rFonts w:ascii="Courier New" w:hAnsi="Courier New"/>
            <w:b/>
            <w:i w:val="0"/>
          </w:rPr>
          <w:t>in</w:t>
        </w:r>
        <w:r w:rsidR="00784795" w:rsidRPr="00E77497">
          <w:t xml:space="preserve"> Expression </w:t>
        </w:r>
        <w:r w:rsidR="00784795" w:rsidRPr="00E77497">
          <w:rPr>
            <w:rFonts w:ascii="Courier New" w:hAnsi="Courier New"/>
            <w:b/>
            <w:i w:val="0"/>
          </w:rPr>
          <w:t>)</w:t>
        </w:r>
        <w:r w:rsidR="00784795" w:rsidRPr="00E77497">
          <w:t xml:space="preserve"> Statement</w:t>
        </w:r>
      </w:ins>
      <w:ins w:id="20832" w:author="Rev 6 Allen Wirfs-Brock" w:date="2012-01-26T16:23:00Z">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LeftHandSideExpression </w:t>
        </w:r>
        <w:r w:rsidR="00784795">
          <w:rPr>
            <w:rFonts w:ascii="Courier New" w:hAnsi="Courier New"/>
            <w:b/>
            <w:i w:val="0"/>
          </w:rPr>
          <w:t>of</w:t>
        </w:r>
        <w:r w:rsidR="00784795" w:rsidRPr="00E77497">
          <w:t xml:space="preserve"> Expression </w:t>
        </w:r>
        <w:r w:rsidR="00784795" w:rsidRPr="00E77497">
          <w:rPr>
            <w:rFonts w:ascii="Courier New" w:hAnsi="Courier New"/>
            <w:b/>
            <w:i w:val="0"/>
          </w:rPr>
          <w:t>)</w:t>
        </w:r>
        <w:r w:rsidR="00784795" w:rsidRPr="00E77497">
          <w:t xml:space="preserve"> Statement</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r w:rsidR="00784795" w:rsidRPr="00E77497">
          <w:rPr>
            <w:rFonts w:ascii="Courier New" w:hAnsi="Courier New"/>
            <w:b/>
            <w:i w:val="0"/>
          </w:rPr>
          <w:t>var</w:t>
        </w:r>
        <w:r w:rsidR="00784795" w:rsidRPr="00E77497">
          <w:t xml:space="preserve"> </w:t>
        </w:r>
      </w:ins>
      <w:ins w:id="20833" w:author="Rev 6 Allen Wirfs-Brock" w:date="2012-01-31T14:36:00Z">
        <w:del w:id="20834" w:author="Rev 7 Allen Wirfs-Brock" w:date="2012-04-24T18:13:00Z">
          <w:r w:rsidR="00A019F2" w:rsidDel="00FC6066">
            <w:delText>ForVar</w:delText>
          </w:r>
          <w:r w:rsidR="00A019F2" w:rsidRPr="00E77497" w:rsidDel="00FC6066">
            <w:delText>Declaration</w:delText>
          </w:r>
        </w:del>
      </w:ins>
      <w:ins w:id="20835" w:author="Rev 7 Allen Wirfs-Brock" w:date="2012-04-24T18:13:00Z">
        <w:r w:rsidR="00FC6066">
          <w:t>ForBinding</w:t>
        </w:r>
      </w:ins>
      <w:ins w:id="20836" w:author="Rev 6 Allen Wirfs-Brock" w:date="2012-01-31T14:36:00Z">
        <w:r w:rsidR="00A019F2" w:rsidRPr="00E77497" w:rsidDel="00A019F2">
          <w:t xml:space="preserve"> </w:t>
        </w:r>
      </w:ins>
      <w:ins w:id="20837" w:author="Rev 6 Allen Wirfs-Brock" w:date="2012-01-31T15:55:00Z">
        <w:r w:rsidR="00AB39BE" w:rsidRPr="00345F94">
          <w:rPr>
            <w:rFonts w:ascii="Courier New" w:hAnsi="Courier New" w:cs="Courier New"/>
            <w:b/>
            <w:i w:val="0"/>
          </w:rPr>
          <w:t>o</w:t>
        </w:r>
      </w:ins>
      <w:ins w:id="20838" w:author="Rev 6 Allen Wirfs-Brock" w:date="2012-01-26T16:23:00Z">
        <w:r w:rsidR="00784795">
          <w:rPr>
            <w:rFonts w:ascii="Courier New" w:hAnsi="Courier New"/>
            <w:b/>
            <w:i w:val="0"/>
          </w:rPr>
          <w:t>f</w:t>
        </w:r>
        <w:r w:rsidR="00784795" w:rsidRPr="00E77497">
          <w:t xml:space="preserve"> Expression </w:t>
        </w:r>
        <w:r w:rsidR="00784795" w:rsidRPr="00E77497">
          <w:rPr>
            <w:rFonts w:ascii="Courier New" w:hAnsi="Courier New"/>
            <w:b/>
            <w:i w:val="0"/>
          </w:rPr>
          <w:t>)</w:t>
        </w:r>
        <w:r w:rsidR="00784795" w:rsidRPr="00E77497">
          <w:t xml:space="preserve"> Statement</w:t>
        </w:r>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r w:rsidR="00784795">
          <w:t>ForDeclaration</w:t>
        </w:r>
      </w:ins>
      <w:ins w:id="20839" w:author="Rev 6 Allen Wirfs-Brock" w:date="2012-01-26T16:29:00Z">
        <w:r w:rsidR="00B52BAA">
          <w:t xml:space="preserve"> </w:t>
        </w:r>
      </w:ins>
      <w:ins w:id="20840" w:author="Rev 6 Allen Wirfs-Brock" w:date="2012-01-26T16:23:00Z">
        <w:r w:rsidR="00784795" w:rsidRPr="00E77497">
          <w:t xml:space="preserve"> </w:t>
        </w:r>
        <w:r w:rsidR="00784795">
          <w:rPr>
            <w:rFonts w:ascii="Courier New" w:hAnsi="Courier New"/>
            <w:b/>
            <w:i w:val="0"/>
          </w:rPr>
          <w:t>of</w:t>
        </w:r>
        <w:r w:rsidR="00784795" w:rsidRPr="00E77497">
          <w:t xml:space="preserve"> Expression </w:t>
        </w:r>
        <w:r w:rsidR="00784795" w:rsidRPr="00E77497">
          <w:rPr>
            <w:rFonts w:ascii="Courier New" w:hAnsi="Courier New"/>
            <w:b/>
            <w:i w:val="0"/>
          </w:rPr>
          <w:t>)</w:t>
        </w:r>
        <w:r w:rsidR="00784795" w:rsidRPr="00E77497">
          <w:t xml:space="preserve"> Statement</w:t>
        </w:r>
      </w:ins>
    </w:p>
    <w:p w14:paraId="19AC55CD" w14:textId="77777777" w:rsidR="004708DF" w:rsidRPr="00E77497" w:rsidDel="00FC6066" w:rsidRDefault="004708DF" w:rsidP="004708DF">
      <w:pPr>
        <w:pStyle w:val="SyntaxRule"/>
        <w:rPr>
          <w:ins w:id="20841" w:author="Rev 6 Allen Wirfs-Brock" w:date="2012-01-31T14:29:00Z"/>
          <w:del w:id="20842" w:author="Rev 7 Allen Wirfs-Brock" w:date="2012-04-24T18:13:00Z"/>
        </w:rPr>
      </w:pPr>
      <w:bookmarkStart w:id="20843" w:name="_Toc472818881"/>
      <w:bookmarkStart w:id="20844" w:name="_Toc235503456"/>
      <w:bookmarkStart w:id="20845" w:name="_Toc241509231"/>
      <w:bookmarkStart w:id="20846" w:name="_Toc244416718"/>
      <w:bookmarkStart w:id="20847" w:name="_Toc276631082"/>
      <w:ins w:id="20848" w:author="Rev 6 Allen Wirfs-Brock" w:date="2012-01-31T14:29:00Z">
        <w:del w:id="20849" w:author="Rev 7 Allen Wirfs-Brock" w:date="2012-04-24T18:13:00Z">
          <w:r w:rsidDel="00FC6066">
            <w:delText>ForVar</w:delText>
          </w:r>
          <w:r w:rsidRPr="00E77497" w:rsidDel="00FC6066">
            <w:delText xml:space="preserve">Declaration </w:delText>
          </w:r>
          <w:r w:rsidRPr="00E77497" w:rsidDel="00FC6066">
            <w:rPr>
              <w:rFonts w:ascii="Arial" w:hAnsi="Arial"/>
              <w:b/>
              <w:i w:val="0"/>
            </w:rPr>
            <w:delText>:</w:delText>
          </w:r>
        </w:del>
      </w:ins>
    </w:p>
    <w:p w14:paraId="03645951" w14:textId="77777777" w:rsidR="00837D11" w:rsidRPr="00E77497" w:rsidDel="00FC6066" w:rsidRDefault="00A019F2" w:rsidP="004429A2">
      <w:pPr>
        <w:pStyle w:val="SyntaxDefinition"/>
        <w:rPr>
          <w:ins w:id="20850" w:author="Rev 6 Allen Wirfs-Brock" w:date="2012-01-31T14:29:00Z"/>
          <w:del w:id="20851" w:author="Rev 7 Allen Wirfs-Brock" w:date="2012-04-24T18:13:00Z"/>
        </w:rPr>
      </w:pPr>
      <w:ins w:id="20852" w:author="Rev 6 Allen Wirfs-Brock" w:date="2012-01-31T14:33:00Z">
        <w:del w:id="20853" w:author="Rev 7 Allen Wirfs-Brock" w:date="2012-04-24T18:05:00Z">
          <w:r w:rsidRPr="00E77497" w:rsidDel="00FC6066">
            <w:delText>BindingPattern</w:delText>
          </w:r>
        </w:del>
      </w:ins>
      <w:ins w:id="20854" w:author="Rev 6 Allen Wirfs-Brock" w:date="2012-01-31T14:29:00Z">
        <w:del w:id="20855" w:author="Rev 7 Allen Wirfs-Brock" w:date="2012-04-24T18:05:00Z">
          <w:r w:rsidR="004708DF" w:rsidDel="00FC6066">
            <w:rPr>
              <w:rFonts w:ascii="Courier New" w:hAnsi="Courier New"/>
              <w:b/>
              <w:i w:val="0"/>
            </w:rPr>
            <w:br/>
          </w:r>
        </w:del>
      </w:ins>
      <w:ins w:id="20856" w:author="Rev 6 Allen Wirfs-Brock" w:date="2012-01-31T14:32:00Z">
        <w:del w:id="20857" w:author="Rev 7 Allen Wirfs-Brock" w:date="2012-04-24T18:03:00Z">
          <w:r w:rsidRPr="00E77497" w:rsidDel="004429A2">
            <w:delText>VariableDeclaration</w:delText>
          </w:r>
        </w:del>
      </w:ins>
      <w:ins w:id="20858" w:author="Rev 6 Allen Wirfs-Brock" w:date="2012-01-31T14:34:00Z">
        <w:del w:id="20859" w:author="Rev 7 Allen Wirfs-Brock" w:date="2012-04-24T18:03:00Z">
          <w:r w:rsidDel="004429A2">
            <w:delText>NoIn</w:delText>
          </w:r>
        </w:del>
      </w:ins>
    </w:p>
    <w:p w14:paraId="3BC3229C" w14:textId="77777777" w:rsidR="003B6A66" w:rsidRPr="00E77497" w:rsidRDefault="003B6A66" w:rsidP="003B6A66">
      <w:pPr>
        <w:pStyle w:val="SyntaxRule"/>
        <w:rPr>
          <w:ins w:id="20860" w:author="Rev 6 Allen Wirfs-Brock" w:date="2012-01-26T16:54:00Z"/>
        </w:rPr>
      </w:pPr>
      <w:ins w:id="20861" w:author="Rev 6 Allen Wirfs-Brock" w:date="2012-01-26T16:54:00Z">
        <w:r>
          <w:t>For</w:t>
        </w:r>
        <w:r w:rsidRPr="00E77497">
          <w:t xml:space="preserve">Declaration </w:t>
        </w:r>
        <w:r w:rsidRPr="00E77497">
          <w:rPr>
            <w:rFonts w:ascii="Arial" w:hAnsi="Arial"/>
            <w:b/>
            <w:i w:val="0"/>
          </w:rPr>
          <w:t>:</w:t>
        </w:r>
      </w:ins>
    </w:p>
    <w:p w14:paraId="48139EA0" w14:textId="77777777" w:rsidR="00B52BAA" w:rsidRDefault="000F5543" w:rsidP="00323ECD">
      <w:pPr>
        <w:pStyle w:val="SyntaxDefinition"/>
        <w:rPr>
          <w:ins w:id="20862" w:author="Rev 6 Allen Wirfs-Brock" w:date="2012-01-26T16:34:00Z"/>
        </w:rPr>
      </w:pPr>
      <w:ins w:id="20863" w:author="Rev 6 Allen Wirfs-Brock" w:date="2012-02-26T13:31:00Z">
        <w:r w:rsidRPr="00E77497">
          <w:t>Let</w:t>
        </w:r>
        <w:r>
          <w:t xml:space="preserve">OrConst  </w:t>
        </w:r>
      </w:ins>
      <w:ins w:id="20864" w:author="Rev 6 Allen Wirfs-Brock" w:date="2012-01-31T13:19:00Z">
        <w:r w:rsidR="00D54263">
          <w:t>For</w:t>
        </w:r>
      </w:ins>
      <w:ins w:id="20865" w:author="Rev 6 Allen Wirfs-Brock" w:date="2012-01-26T16:54:00Z">
        <w:r w:rsidR="003B6A66" w:rsidRPr="00E77497">
          <w:t xml:space="preserve">Binding </w:t>
        </w:r>
      </w:ins>
    </w:p>
    <w:p w14:paraId="33B945CE" w14:textId="77777777" w:rsidR="00837D11" w:rsidRDefault="00837D11" w:rsidP="007C32C2">
      <w:pPr>
        <w:pStyle w:val="Note"/>
        <w:rPr>
          <w:ins w:id="20866" w:author="Rev 7 Allen Wirfs-Brock" w:date="2012-04-12T17:46:00Z"/>
        </w:rPr>
      </w:pPr>
      <w:ins w:id="20867" w:author="Rev 7 Allen Wirfs-Brock" w:date="2012-04-12T17:47:00Z">
        <w:r>
          <w:t>NOTE 1</w:t>
        </w:r>
        <w:r>
          <w:tab/>
        </w:r>
        <w:r w:rsidRPr="007C32C2">
          <w:rPr>
            <w:rFonts w:ascii="Times New Roman" w:hAnsi="Times New Roman"/>
            <w:i/>
          </w:rPr>
          <w:t>ForBinding</w:t>
        </w:r>
        <w:r>
          <w:t xml:space="preserve"> is defined in 11.1.4.2.</w:t>
        </w:r>
      </w:ins>
    </w:p>
    <w:p w14:paraId="65B7B5F8" w14:textId="77777777" w:rsidR="00D54263" w:rsidRPr="00837D11" w:rsidDel="00837D11" w:rsidRDefault="00D54263" w:rsidP="00D54263">
      <w:pPr>
        <w:pStyle w:val="SyntaxRule"/>
        <w:rPr>
          <w:ins w:id="20868" w:author="Rev 6 Allen Wirfs-Brock" w:date="2012-01-31T13:20:00Z"/>
          <w:del w:id="20869" w:author="Rev 7 Allen Wirfs-Brock" w:date="2012-04-12T17:44:00Z"/>
          <w:rFonts w:ascii="Arial" w:hAnsi="Arial" w:cs="Arial"/>
          <w:sz w:val="18"/>
          <w:szCs w:val="18"/>
          <w:rPrChange w:id="20870" w:author="Rev 7 Allen Wirfs-Brock" w:date="2012-04-12T17:48:00Z">
            <w:rPr>
              <w:ins w:id="20871" w:author="Rev 6 Allen Wirfs-Brock" w:date="2012-01-31T13:20:00Z"/>
              <w:del w:id="20872" w:author="Rev 7 Allen Wirfs-Brock" w:date="2012-04-12T17:44:00Z"/>
            </w:rPr>
          </w:rPrChange>
        </w:rPr>
      </w:pPr>
      <w:ins w:id="20873" w:author="Rev 6 Allen Wirfs-Brock" w:date="2012-01-31T13:20:00Z">
        <w:del w:id="20874" w:author="Rev 7 Allen Wirfs-Brock" w:date="2012-04-12T17:44:00Z">
          <w:r w:rsidRPr="007C32C2" w:rsidDel="00837D11">
            <w:rPr>
              <w:rFonts w:ascii="Arial" w:hAnsi="Arial" w:cs="Arial"/>
              <w:sz w:val="18"/>
              <w:szCs w:val="18"/>
            </w:rPr>
            <w:delText xml:space="preserve">ForBinding </w:delText>
          </w:r>
          <w:r w:rsidRPr="007C32C2" w:rsidDel="00837D11">
            <w:rPr>
              <w:rFonts w:ascii="Arial" w:hAnsi="Arial" w:cs="Arial"/>
              <w:b/>
              <w:i w:val="0"/>
              <w:sz w:val="18"/>
              <w:szCs w:val="18"/>
            </w:rPr>
            <w:delText>:</w:delText>
          </w:r>
        </w:del>
      </w:ins>
    </w:p>
    <w:p w14:paraId="53CCC588" w14:textId="77777777" w:rsidR="00D54263" w:rsidRPr="007C32C2" w:rsidDel="00837D11" w:rsidRDefault="00D54263" w:rsidP="00D54263">
      <w:pPr>
        <w:pStyle w:val="SyntaxDefinition"/>
        <w:rPr>
          <w:ins w:id="20875" w:author="Rev 6 Allen Wirfs-Brock" w:date="2012-01-31T13:20:00Z"/>
          <w:del w:id="20876" w:author="Rev 7 Allen Wirfs-Brock" w:date="2012-04-12T17:44:00Z"/>
          <w:rFonts w:ascii="Arial" w:hAnsi="Arial" w:cs="Arial"/>
          <w:sz w:val="18"/>
          <w:szCs w:val="18"/>
        </w:rPr>
      </w:pPr>
      <w:ins w:id="20877" w:author="Rev 6 Allen Wirfs-Brock" w:date="2012-01-31T13:20:00Z">
        <w:del w:id="20878" w:author="Rev 7 Allen Wirfs-Brock" w:date="2012-04-12T17:44:00Z">
          <w:r w:rsidRPr="00837D11" w:rsidDel="00837D11">
            <w:rPr>
              <w:rFonts w:ascii="Arial" w:hAnsi="Arial" w:cs="Arial"/>
              <w:sz w:val="18"/>
              <w:szCs w:val="18"/>
              <w:rPrChange w:id="20879" w:author="Rev 7 Allen Wirfs-Brock" w:date="2012-04-12T17:48:00Z">
                <w:rPr/>
              </w:rPrChange>
            </w:rPr>
            <w:delText>BindingIdentifier</w:delText>
          </w:r>
          <w:r w:rsidRPr="007C32C2" w:rsidDel="00837D11">
            <w:rPr>
              <w:rFonts w:ascii="Arial" w:hAnsi="Arial" w:cs="Arial"/>
              <w:b/>
              <w:i w:val="0"/>
              <w:sz w:val="18"/>
              <w:szCs w:val="18"/>
            </w:rPr>
            <w:br/>
          </w:r>
          <w:r w:rsidRPr="007C32C2" w:rsidDel="00837D11">
            <w:rPr>
              <w:rFonts w:ascii="Arial" w:hAnsi="Arial" w:cs="Arial"/>
              <w:sz w:val="18"/>
              <w:szCs w:val="18"/>
            </w:rPr>
            <w:delText xml:space="preserve">BindingPattern  </w:delText>
          </w:r>
        </w:del>
      </w:ins>
    </w:p>
    <w:p w14:paraId="71C2D575" w14:textId="77777777" w:rsidR="00345F94" w:rsidRPr="00837D11" w:rsidRDefault="00345F94" w:rsidP="00542A4C">
      <w:pPr>
        <w:rPr>
          <w:ins w:id="20880" w:author="Rev 6 Allen Wirfs-Brock" w:date="2012-02-27T16:47:00Z"/>
          <w:rFonts w:cs="Arial"/>
          <w:sz w:val="18"/>
          <w:szCs w:val="18"/>
        </w:rPr>
      </w:pPr>
      <w:commentRangeStart w:id="20881"/>
      <w:ins w:id="20882" w:author="Rev 6 Allen Wirfs-Brock" w:date="2012-02-27T16:47:00Z">
        <w:r w:rsidRPr="00837D11">
          <w:rPr>
            <w:rFonts w:cs="Arial"/>
            <w:sz w:val="18"/>
            <w:szCs w:val="18"/>
          </w:rPr>
          <w:t>NOTE</w:t>
        </w:r>
      </w:ins>
      <w:ins w:id="20883" w:author="Rev 7 Allen Wirfs-Brock" w:date="2012-04-12T17:47:00Z">
        <w:r w:rsidR="00837D11" w:rsidRPr="00837D11">
          <w:rPr>
            <w:rFonts w:cs="Arial"/>
            <w:sz w:val="18"/>
            <w:szCs w:val="18"/>
          </w:rPr>
          <w:t xml:space="preserve"> 2</w:t>
        </w:r>
      </w:ins>
      <w:ins w:id="20884" w:author="Rev 6 Allen Wirfs-Brock" w:date="2012-02-27T16:47:00Z">
        <w:r w:rsidRPr="00837D11">
          <w:rPr>
            <w:rFonts w:cs="Arial"/>
            <w:sz w:val="18"/>
            <w:szCs w:val="18"/>
          </w:rPr>
          <w:tab/>
          <w:t xml:space="preserve">A semicolon is not required after a </w:t>
        </w:r>
        <w:r w:rsidRPr="00837D11">
          <w:rPr>
            <w:rFonts w:ascii="Courier New" w:hAnsi="Courier New" w:cs="Courier New"/>
            <w:b/>
            <w:sz w:val="18"/>
            <w:szCs w:val="18"/>
          </w:rPr>
          <w:t>do-while</w:t>
        </w:r>
        <w:r w:rsidRPr="00837D11">
          <w:rPr>
            <w:rFonts w:cs="Arial"/>
            <w:sz w:val="18"/>
            <w:szCs w:val="18"/>
          </w:rPr>
          <w:t xml:space="preserve"> statement</w:t>
        </w:r>
      </w:ins>
      <w:ins w:id="20885" w:author="Rev 6 Allen Wirfs-Brock" w:date="2012-02-27T16:49:00Z">
        <w:r w:rsidRPr="00837D11">
          <w:rPr>
            <w:rFonts w:cs="Arial"/>
            <w:sz w:val="18"/>
            <w:szCs w:val="18"/>
          </w:rPr>
          <w:t xml:space="preserve">. </w:t>
        </w:r>
      </w:ins>
      <w:commentRangeEnd w:id="20881"/>
      <w:ins w:id="20886" w:author="Rev 6 Allen Wirfs-Brock" w:date="2012-02-27T16:50:00Z">
        <w:r w:rsidRPr="007C32C2">
          <w:rPr>
            <w:rStyle w:val="af3"/>
            <w:rFonts w:cs="Arial"/>
            <w:sz w:val="18"/>
            <w:szCs w:val="18"/>
          </w:rPr>
          <w:commentReference w:id="20881"/>
        </w:r>
      </w:ins>
    </w:p>
    <w:p w14:paraId="5A83EEA6" w14:textId="77777777" w:rsidR="00491BC9" w:rsidRPr="002241B3" w:rsidRDefault="00470F92" w:rsidP="00491BC9">
      <w:pPr>
        <w:keepNext/>
        <w:rPr>
          <w:ins w:id="20887" w:author="Rev 8 Allen Wirfs-Brock" w:date="2012-06-14T15:02:00Z"/>
          <w:rFonts w:ascii="Helvetica" w:hAnsi="Helvetica"/>
          <w:b/>
          <w:spacing w:val="6"/>
        </w:rPr>
      </w:pPr>
      <w:ins w:id="20888" w:author="Rev 8 Allen Wirfs-Brock" w:date="2012-06-14T15:02:00Z">
        <w:r w:rsidRPr="002241B3">
          <w:rPr>
            <w:b/>
          </w:rPr>
          <w:t>Runtime Semantics</w:t>
        </w:r>
      </w:ins>
    </w:p>
    <w:p w14:paraId="12674DF8" w14:textId="77777777" w:rsidR="00542A4C" w:rsidRDefault="00470F92" w:rsidP="00542A4C">
      <w:pPr>
        <w:rPr>
          <w:ins w:id="20889" w:author="Rev 6 Allen Wirfs-Brock" w:date="2012-02-25T09:47:00Z"/>
        </w:rPr>
      </w:pPr>
      <w:ins w:id="20890" w:author="Rev 8 Allen Wirfs-Brock" w:date="2012-06-14T15:04:00Z">
        <w:del w:id="20891" w:author="Rev 9 Allen Wirfs-Brock" w:date="2012-07-08T14:34:00Z">
          <w:r w:rsidDel="00491BC9">
            <w:delText xml:space="preserve">Within the </w:delText>
          </w:r>
          <w:r w:rsidRPr="00572A2F" w:rsidDel="00491BC9">
            <w:rPr>
              <w:rFonts w:ascii="Times New Roman" w:hAnsi="Times New Roman"/>
              <w:i/>
            </w:rPr>
            <w:delText>Statement</w:delText>
          </w:r>
          <w:r w:rsidDel="00491BC9">
            <w:delText xml:space="preserve"> part of an </w:delText>
          </w:r>
          <w:r w:rsidRPr="00572A2F" w:rsidDel="00491BC9">
            <w:rPr>
              <w:rFonts w:ascii="Times New Roman" w:hAnsi="Times New Roman"/>
              <w:i/>
            </w:rPr>
            <w:delText>IterationStatement</w:delText>
          </w:r>
          <w:r w:rsidDel="00491BC9">
            <w:delText xml:space="preserve"> a </w:delText>
          </w:r>
        </w:del>
      </w:ins>
      <w:ins w:id="20892" w:author="Rev 8 Allen Wirfs-Brock" w:date="2012-06-14T15:05:00Z">
        <w:del w:id="20893" w:author="Rev 9 Allen Wirfs-Brock" w:date="2012-07-08T14:34:00Z">
          <w:r w:rsidRPr="00572A2F" w:rsidDel="00491BC9">
            <w:rPr>
              <w:rFonts w:ascii="Times New Roman" w:hAnsi="Times New Roman"/>
              <w:i/>
            </w:rPr>
            <w:delText>ContinueStatement</w:delText>
          </w:r>
          <w:r w:rsidDel="00491BC9">
            <w:delText xml:space="preserve"> may be used be begin a new iterations. </w:delText>
          </w:r>
        </w:del>
        <w:del w:id="20894" w:author="Rev 9 Allen Wirfs-Brock" w:date="2012-07-08T14:32:00Z">
          <w:r w:rsidDel="00491BC9">
            <w:delText>This semantics is defined using t</w:delText>
          </w:r>
        </w:del>
      </w:ins>
      <w:ins w:id="20895" w:author="Rev 9 Allen Wirfs-Brock" w:date="2012-07-08T14:32:00Z">
        <w:r w:rsidR="00491BC9">
          <w:t>T</w:t>
        </w:r>
      </w:ins>
      <w:ins w:id="20896" w:author="Rev 8 Allen Wirfs-Brock" w:date="2012-06-14T15:05:00Z">
        <w:r>
          <w:t>he</w:t>
        </w:r>
      </w:ins>
      <w:ins w:id="20897" w:author="Rev 6 Allen Wirfs-Brock" w:date="2012-02-25T09:47:00Z">
        <w:del w:id="20898" w:author="Rev 8 Allen Wirfs-Brock" w:date="2012-06-14T15:05:00Z">
          <w:r w:rsidR="00542A4C" w:rsidDel="00470F92">
            <w:delText>The</w:delText>
          </w:r>
        </w:del>
        <w:r w:rsidR="00542A4C">
          <w:t xml:space="preserve"> abstract operation </w:t>
        </w:r>
      </w:ins>
      <w:ins w:id="20899" w:author="Rev 6 Allen Wirfs-Brock" w:date="2012-02-25T09:55:00Z">
        <w:del w:id="20900" w:author="Rev 7 Allen Wirfs-Brock" w:date="2012-04-25T08:01:00Z">
          <w:r w:rsidR="00542A4C" w:rsidRPr="007C32C2" w:rsidDel="007C32C2">
            <w:rPr>
              <w:rFonts w:ascii="Times New Roman" w:hAnsi="Times New Roman"/>
            </w:rPr>
            <w:delText>l</w:delText>
          </w:r>
        </w:del>
        <w:del w:id="20901" w:author="Rev 7 Allen Wirfs-Brock" w:date="2012-04-25T08:04:00Z">
          <w:r w:rsidR="00542A4C" w:rsidRPr="007C32C2" w:rsidDel="007C32C2">
            <w:rPr>
              <w:rFonts w:ascii="Times New Roman" w:hAnsi="Times New Roman"/>
            </w:rPr>
            <w:delText>oopContinues</w:delText>
          </w:r>
        </w:del>
      </w:ins>
      <w:ins w:id="20902" w:author="Rev 7 Allen Wirfs-Brock" w:date="2012-04-25T08:04:00Z">
        <w:r w:rsidR="007C32C2">
          <w:rPr>
            <w:rFonts w:ascii="Times New Roman" w:hAnsi="Times New Roman"/>
          </w:rPr>
          <w:t>LoopContinues</w:t>
        </w:r>
      </w:ins>
      <w:ins w:id="20903" w:author="Rev 6 Allen Wirfs-Brock" w:date="2012-02-25T09:47:00Z">
        <w:r w:rsidR="00542A4C">
          <w:t xml:space="preserve"> with arguments </w:t>
        </w:r>
      </w:ins>
      <w:ins w:id="20904" w:author="Rev 6 Allen Wirfs-Brock" w:date="2012-02-26T11:37:00Z">
        <w:r w:rsidR="00526AEF">
          <w:rPr>
            <w:rFonts w:ascii="Times New Roman" w:hAnsi="Times New Roman"/>
            <w:i/>
          </w:rPr>
          <w:t>c</w:t>
        </w:r>
      </w:ins>
      <w:ins w:id="20905" w:author="Rev 6 Allen Wirfs-Brock" w:date="2012-02-25T09:47:00Z">
        <w:r w:rsidR="00542A4C" w:rsidRPr="00542A4C">
          <w:rPr>
            <w:rFonts w:ascii="Times New Roman" w:hAnsi="Times New Roman"/>
            <w:i/>
          </w:rPr>
          <w:t>ompletion</w:t>
        </w:r>
        <w:r w:rsidR="00542A4C">
          <w:t xml:space="preserve"> and </w:t>
        </w:r>
      </w:ins>
      <w:ins w:id="20906" w:author="Rev 6 Allen Wirfs-Brock" w:date="2012-02-25T09:48:00Z">
        <w:r w:rsidR="00542A4C" w:rsidRPr="00470F92">
          <w:rPr>
            <w:rFonts w:ascii="Times New Roman" w:hAnsi="Times New Roman"/>
            <w:i/>
          </w:rPr>
          <w:t>labelSet</w:t>
        </w:r>
        <w:r w:rsidR="00542A4C">
          <w:t xml:space="preserve"> is defined by the following step:</w:t>
        </w:r>
      </w:ins>
    </w:p>
    <w:p w14:paraId="2026D9A5" w14:textId="77777777" w:rsidR="00526AEF" w:rsidRDefault="00526AEF" w:rsidP="00724A70">
      <w:pPr>
        <w:pStyle w:val="Alg3"/>
        <w:numPr>
          <w:ilvl w:val="0"/>
          <w:numId w:val="118"/>
        </w:numPr>
        <w:rPr>
          <w:ins w:id="20907" w:author="Rev 6 Allen Wirfs-Brock" w:date="2012-02-26T11:36:00Z"/>
        </w:rPr>
      </w:pPr>
      <w:ins w:id="20908" w:author="Rev 6 Allen Wirfs-Brock" w:date="2012-02-26T11:37:00Z">
        <w:r w:rsidRPr="00E77497">
          <w:t xml:space="preserve">If </w:t>
        </w:r>
        <w:r>
          <w:rPr>
            <w:i/>
          </w:rPr>
          <w:t>c</w:t>
        </w:r>
        <w:r w:rsidRPr="00542A4C">
          <w:rPr>
            <w:i/>
          </w:rPr>
          <w:t>ompletion</w:t>
        </w:r>
        <w:r w:rsidRPr="00E77497">
          <w:t>.</w:t>
        </w:r>
        <w:r>
          <w:t>[[</w:t>
        </w:r>
        <w:r w:rsidRPr="00E77497">
          <w:t>type</w:t>
        </w:r>
        <w:r>
          <w:t>]]</w:t>
        </w:r>
        <w:r w:rsidRPr="00E77497">
          <w:t xml:space="preserve"> is </w:t>
        </w:r>
        <w:r>
          <w:rPr>
            <w:rFonts w:ascii="Arial" w:hAnsi="Arial" w:cs="Arial"/>
          </w:rPr>
          <w:t>normal</w:t>
        </w:r>
        <w:r w:rsidRPr="00E77497">
          <w:t>, then</w:t>
        </w:r>
        <w:r>
          <w:t xml:space="preserve"> return </w:t>
        </w:r>
        <w:r>
          <w:rPr>
            <w:b/>
          </w:rPr>
          <w:t>true</w:t>
        </w:r>
        <w:r>
          <w:t>.</w:t>
        </w:r>
      </w:ins>
    </w:p>
    <w:p w14:paraId="0D784B69" w14:textId="77777777" w:rsidR="00B741A1" w:rsidRPr="00E77497" w:rsidRDefault="00B741A1" w:rsidP="00724A70">
      <w:pPr>
        <w:pStyle w:val="Alg3"/>
        <w:numPr>
          <w:ilvl w:val="0"/>
          <w:numId w:val="118"/>
        </w:numPr>
        <w:rPr>
          <w:ins w:id="20909" w:author="Rev 6 Allen Wirfs-Brock" w:date="2012-02-25T09:46:00Z"/>
        </w:rPr>
      </w:pPr>
      <w:ins w:id="20910" w:author="Rev 6 Allen Wirfs-Brock" w:date="2012-02-25T09:46:00Z">
        <w:r w:rsidRPr="00E77497">
          <w:t xml:space="preserve">If </w:t>
        </w:r>
      </w:ins>
      <w:ins w:id="20911" w:author="Rev 6 Allen Wirfs-Brock" w:date="2012-02-26T11:37:00Z">
        <w:r w:rsidR="00526AEF">
          <w:rPr>
            <w:i/>
          </w:rPr>
          <w:t>c</w:t>
        </w:r>
        <w:r w:rsidR="00526AEF" w:rsidRPr="00542A4C">
          <w:rPr>
            <w:i/>
          </w:rPr>
          <w:t>ompletion</w:t>
        </w:r>
      </w:ins>
      <w:ins w:id="20912" w:author="Rev 6 Allen Wirfs-Brock" w:date="2012-02-25T09:46:00Z">
        <w:r w:rsidRPr="00E77497">
          <w:t>.</w:t>
        </w:r>
        <w:r>
          <w:t>[[</w:t>
        </w:r>
        <w:r w:rsidRPr="00E77497">
          <w:t>type</w:t>
        </w:r>
        <w:r>
          <w:t>]]</w:t>
        </w:r>
        <w:r w:rsidRPr="00E77497">
          <w:t xml:space="preserve"> is not </w:t>
        </w:r>
        <w:r w:rsidRPr="00E77497">
          <w:rPr>
            <w:rFonts w:ascii="Arial" w:hAnsi="Arial" w:cs="Arial"/>
          </w:rPr>
          <w:t>continue</w:t>
        </w:r>
        <w:r w:rsidRPr="00E77497">
          <w:t>, then</w:t>
        </w:r>
      </w:ins>
      <w:ins w:id="20913" w:author="Rev 6 Allen Wirfs-Brock" w:date="2012-02-25T09:57:00Z">
        <w:r w:rsidR="00724A70">
          <w:t xml:space="preserve"> return </w:t>
        </w:r>
        <w:r w:rsidR="00724A70" w:rsidRPr="00B814B6">
          <w:rPr>
            <w:b/>
          </w:rPr>
          <w:t>false</w:t>
        </w:r>
        <w:r w:rsidR="00724A70">
          <w:t>.</w:t>
        </w:r>
      </w:ins>
    </w:p>
    <w:p w14:paraId="5AF1C506" w14:textId="77777777" w:rsidR="00542A4C" w:rsidRDefault="00724A70" w:rsidP="00724A70">
      <w:pPr>
        <w:pStyle w:val="Alg3"/>
        <w:numPr>
          <w:ilvl w:val="0"/>
          <w:numId w:val="118"/>
        </w:numPr>
        <w:rPr>
          <w:ins w:id="20914" w:author="Rev 6 Allen Wirfs-Brock" w:date="2012-02-25T09:53:00Z"/>
        </w:rPr>
      </w:pPr>
      <w:ins w:id="20915" w:author="Rev 6 Allen Wirfs-Brock" w:date="2012-02-25T09:58:00Z">
        <w:r>
          <w:t xml:space="preserve">If </w:t>
        </w:r>
      </w:ins>
      <w:ins w:id="20916" w:author="Rev 6 Allen Wirfs-Brock" w:date="2012-02-26T11:37:00Z">
        <w:r w:rsidR="00526AEF">
          <w:rPr>
            <w:i/>
          </w:rPr>
          <w:t>c</w:t>
        </w:r>
        <w:r w:rsidR="00526AEF" w:rsidRPr="00542A4C">
          <w:rPr>
            <w:i/>
          </w:rPr>
          <w:t>ompletion</w:t>
        </w:r>
      </w:ins>
      <w:ins w:id="20917" w:author="Rev 6 Allen Wirfs-Brock" w:date="2012-02-25T09:58:00Z">
        <w:r w:rsidRPr="00E77497">
          <w:t>.</w:t>
        </w:r>
        <w:r>
          <w:t>[[target]]</w:t>
        </w:r>
        <w:r w:rsidRPr="00E77497">
          <w:t xml:space="preserve"> is </w:t>
        </w:r>
        <w:r>
          <w:rPr>
            <w:rFonts w:ascii="Arial" w:hAnsi="Arial" w:cs="Arial"/>
          </w:rPr>
          <w:t>empty</w:t>
        </w:r>
        <w:r w:rsidRPr="00E77497">
          <w:t>, then</w:t>
        </w:r>
        <w:r>
          <w:t xml:space="preserve"> return </w:t>
        </w:r>
        <w:r w:rsidRPr="00B814B6">
          <w:rPr>
            <w:b/>
          </w:rPr>
          <w:t>true</w:t>
        </w:r>
        <w:r>
          <w:t>.</w:t>
        </w:r>
      </w:ins>
    </w:p>
    <w:p w14:paraId="082054C5" w14:textId="77777777" w:rsidR="00724A70" w:rsidRDefault="00724A70" w:rsidP="00724A70">
      <w:pPr>
        <w:pStyle w:val="Alg3"/>
        <w:numPr>
          <w:ilvl w:val="0"/>
          <w:numId w:val="118"/>
        </w:numPr>
        <w:rPr>
          <w:ins w:id="20918" w:author="Rev 6 Allen Wirfs-Brock" w:date="2012-02-25T09:59:00Z"/>
        </w:rPr>
      </w:pPr>
      <w:ins w:id="20919" w:author="Rev 6 Allen Wirfs-Brock" w:date="2012-02-25T09:59:00Z">
        <w:r>
          <w:t xml:space="preserve">If </w:t>
        </w:r>
      </w:ins>
      <w:ins w:id="20920" w:author="Rev 6 Allen Wirfs-Brock" w:date="2012-02-26T11:37:00Z">
        <w:r w:rsidR="00526AEF">
          <w:rPr>
            <w:i/>
          </w:rPr>
          <w:t>c</w:t>
        </w:r>
        <w:r w:rsidR="00526AEF" w:rsidRPr="00542A4C">
          <w:rPr>
            <w:i/>
          </w:rPr>
          <w:t>ompletion</w:t>
        </w:r>
      </w:ins>
      <w:ins w:id="20921" w:author="Rev 6 Allen Wirfs-Brock" w:date="2012-02-25T09:59:00Z">
        <w:r w:rsidRPr="00E77497">
          <w:t>.</w:t>
        </w:r>
        <w:r>
          <w:t xml:space="preserve">[[target]] is an element of </w:t>
        </w:r>
        <w:r w:rsidRPr="00724A70">
          <w:rPr>
            <w:i/>
          </w:rPr>
          <w:t>labelSet</w:t>
        </w:r>
        <w:r w:rsidRPr="00E77497">
          <w:t>, then</w:t>
        </w:r>
        <w:r>
          <w:t xml:space="preserve"> return </w:t>
        </w:r>
        <w:r w:rsidRPr="00B814B6">
          <w:rPr>
            <w:b/>
          </w:rPr>
          <w:t>true</w:t>
        </w:r>
        <w:r>
          <w:t>.</w:t>
        </w:r>
      </w:ins>
    </w:p>
    <w:p w14:paraId="5B60B805" w14:textId="77777777" w:rsidR="00B741A1" w:rsidRPr="00E77497" w:rsidRDefault="00542A4C" w:rsidP="00724A70">
      <w:pPr>
        <w:pStyle w:val="Alg3"/>
        <w:numPr>
          <w:ilvl w:val="0"/>
          <w:numId w:val="118"/>
        </w:numPr>
        <w:spacing w:after="240"/>
        <w:rPr>
          <w:ins w:id="20922" w:author="Rev 6 Allen Wirfs-Brock" w:date="2012-02-25T09:46:00Z"/>
        </w:rPr>
      </w:pPr>
      <w:ins w:id="20923" w:author="Rev 6 Allen Wirfs-Brock" w:date="2012-02-25T09:53:00Z">
        <w:r>
          <w:t xml:space="preserve">Return </w:t>
        </w:r>
        <w:r w:rsidRPr="00B814B6">
          <w:rPr>
            <w:b/>
          </w:rPr>
          <w:t>false</w:t>
        </w:r>
      </w:ins>
      <w:ins w:id="20924" w:author="Rev 6 Allen Wirfs-Brock" w:date="2012-02-25T09:46:00Z">
        <w:r w:rsidR="00B741A1" w:rsidRPr="00E77497">
          <w:t>.</w:t>
        </w:r>
      </w:ins>
    </w:p>
    <w:p w14:paraId="28808956" w14:textId="77777777" w:rsidR="00491BC9" w:rsidRDefault="00491BC9" w:rsidP="00491BC9">
      <w:pPr>
        <w:pStyle w:val="Note"/>
        <w:rPr>
          <w:ins w:id="20925" w:author="Rev 9 Allen Wirfs-Brock" w:date="2012-07-08T14:34:00Z"/>
        </w:rPr>
        <w:pPrChange w:id="20926" w:author="Rev 9 Allen Wirfs-Brock" w:date="2012-07-08T14:34:00Z">
          <w:pPr>
            <w:pStyle w:val="30"/>
            <w:numPr>
              <w:ilvl w:val="0"/>
              <w:numId w:val="0"/>
            </w:numPr>
          </w:pPr>
        </w:pPrChange>
      </w:pPr>
      <w:ins w:id="20927" w:author="Rev 9 Allen Wirfs-Brock" w:date="2012-07-08T14:34:00Z">
        <w:r>
          <w:t>NOTE</w:t>
        </w:r>
        <w:r>
          <w:tab/>
          <w:t xml:space="preserve">Within the </w:t>
        </w:r>
        <w:r w:rsidRPr="00572A2F">
          <w:rPr>
            <w:rFonts w:ascii="Times New Roman" w:hAnsi="Times New Roman"/>
            <w:i/>
          </w:rPr>
          <w:t>Statement</w:t>
        </w:r>
        <w:r>
          <w:t xml:space="preserve"> part of an </w:t>
        </w:r>
        <w:r w:rsidRPr="00572A2F">
          <w:rPr>
            <w:rFonts w:ascii="Times New Roman" w:hAnsi="Times New Roman"/>
            <w:i/>
          </w:rPr>
          <w:t>IterationStatement</w:t>
        </w:r>
        <w:r>
          <w:t xml:space="preserve"> a </w:t>
        </w:r>
        <w:r w:rsidRPr="00572A2F">
          <w:rPr>
            <w:rFonts w:ascii="Times New Roman" w:hAnsi="Times New Roman"/>
            <w:i/>
          </w:rPr>
          <w:t>ContinueStatement</w:t>
        </w:r>
        <w:r>
          <w:t xml:space="preserve"> may be used </w:t>
        </w:r>
        <w:del w:id="20928" w:author="Rev 10 Allen Wirfs-Brock" w:date="2012-08-13T16:18:00Z">
          <w:r w:rsidDel="0003414D">
            <w:delText>be</w:delText>
          </w:r>
        </w:del>
      </w:ins>
      <w:ins w:id="20929" w:author="Rev 10 Allen Wirfs-Brock" w:date="2012-08-13T16:18:00Z">
        <w:r w:rsidR="0003414D">
          <w:t>to</w:t>
        </w:r>
      </w:ins>
      <w:ins w:id="20930" w:author="Rev 9 Allen Wirfs-Brock" w:date="2012-07-08T14:34:00Z">
        <w:r>
          <w:t xml:space="preserve"> begin a new iteration</w:t>
        </w:r>
        <w:del w:id="20931" w:author="Rev 10 Allen Wirfs-Brock" w:date="2012-08-13T16:18:00Z">
          <w:r w:rsidDel="0003414D">
            <w:delText>s</w:delText>
          </w:r>
        </w:del>
        <w:r>
          <w:t>.</w:t>
        </w:r>
      </w:ins>
    </w:p>
    <w:p w14:paraId="662162D6" w14:textId="77777777" w:rsidR="004C02EF" w:rsidRPr="00E77497" w:rsidRDefault="004C02EF" w:rsidP="003A4B22">
      <w:pPr>
        <w:pStyle w:val="30"/>
        <w:numPr>
          <w:ilvl w:val="0"/>
          <w:numId w:val="0"/>
        </w:numPr>
      </w:pPr>
      <w:bookmarkStart w:id="20932" w:name="_Toc336509565"/>
      <w:r w:rsidRPr="00E77497">
        <w:t>12.6.1</w:t>
      </w:r>
      <w:r w:rsidRPr="00E77497">
        <w:tab/>
        <w:t xml:space="preserve">The </w:t>
      </w:r>
      <w:r w:rsidRPr="00E77497">
        <w:rPr>
          <w:rFonts w:ascii="Courier New" w:hAnsi="Courier New"/>
        </w:rPr>
        <w:t>do</w:t>
      </w:r>
      <w:r w:rsidRPr="00E77497">
        <w:t>-</w:t>
      </w:r>
      <w:r w:rsidRPr="00E77497">
        <w:rPr>
          <w:rFonts w:ascii="Courier New" w:hAnsi="Courier New"/>
        </w:rPr>
        <w:t>while</w:t>
      </w:r>
      <w:r w:rsidRPr="00E77497">
        <w:t xml:space="preserve"> Statemen</w:t>
      </w:r>
      <w:bookmarkEnd w:id="20820"/>
      <w:bookmarkEnd w:id="20821"/>
      <w:bookmarkEnd w:id="20822"/>
      <w:bookmarkEnd w:id="20823"/>
      <w:bookmarkEnd w:id="20824"/>
      <w:bookmarkEnd w:id="20825"/>
      <w:bookmarkEnd w:id="20826"/>
      <w:r w:rsidRPr="00E77497">
        <w:t>t</w:t>
      </w:r>
      <w:bookmarkEnd w:id="20843"/>
      <w:bookmarkEnd w:id="20844"/>
      <w:bookmarkEnd w:id="20845"/>
      <w:bookmarkEnd w:id="20846"/>
      <w:bookmarkEnd w:id="20847"/>
      <w:bookmarkEnd w:id="20932"/>
    </w:p>
    <w:p w14:paraId="29D9873B" w14:textId="77777777" w:rsidR="004D5676" w:rsidRPr="00E77497" w:rsidRDefault="004D5676" w:rsidP="004D5676">
      <w:pPr>
        <w:rPr>
          <w:ins w:id="20933" w:author="Rev 4 Allen Wirfs-Brock" w:date="2011-10-15T18:40:00Z"/>
          <w:rFonts w:ascii="Helvetica" w:hAnsi="Helvetica"/>
          <w:b/>
        </w:rPr>
      </w:pPr>
      <w:ins w:id="20934" w:author="Rev 4 Allen Wirfs-Brock" w:date="2011-10-15T18:40:00Z">
        <w:r w:rsidRPr="00E77497">
          <w:rPr>
            <w:rFonts w:ascii="Helvetica" w:hAnsi="Helvetica"/>
            <w:b/>
          </w:rPr>
          <w:t xml:space="preserve">Static Semantics:  </w:t>
        </w:r>
        <w:r w:rsidRPr="00E77497">
          <w:rPr>
            <w:rFonts w:ascii="Helvetica" w:hAnsi="Helvetica"/>
            <w:b/>
            <w:lang w:eastAsia="en-US"/>
          </w:rPr>
          <w:t>VarDeclaredNames</w:t>
        </w:r>
      </w:ins>
    </w:p>
    <w:p w14:paraId="1925B3F5" w14:textId="77777777" w:rsidR="00A04A9C" w:rsidRPr="00E77497" w:rsidRDefault="00F460AA" w:rsidP="00A04A9C">
      <w:pPr>
        <w:jc w:val="left"/>
        <w:rPr>
          <w:ins w:id="20935" w:author="Rev 3 Allen Wirfs-Brock" w:date="2011-09-02T11:04:00Z"/>
        </w:rPr>
      </w:pPr>
      <w:ins w:id="20936" w:author="Rev 6 Allen Wirfs-Brock" w:date="2012-02-23T17:56:00Z">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ins>
      <w:ins w:id="20937" w:author="Rev 3 Allen Wirfs-Brock" w:date="2011-09-02T11:04:00Z">
        <w:del w:id="20938" w:author="Rev 4 Allen Wirfs-Brock" w:date="2011-10-15T18:40:00Z">
          <w:r w:rsidR="00A04A9C" w:rsidRPr="00E77497" w:rsidDel="004D5676">
            <w:delText xml:space="preserve">The VarDeclaredNames of the production  </w:delText>
          </w:r>
        </w:del>
        <w:r w:rsidR="00A04A9C" w:rsidRPr="00E77497">
          <w:rPr>
            <w:rFonts w:ascii="Courier New" w:hAnsi="Courier New"/>
            <w:b/>
          </w:rPr>
          <w:t xml:space="preserve">do </w:t>
        </w:r>
        <w:r w:rsidR="00A04A9C" w:rsidRPr="00E77497">
          <w:rPr>
            <w:rFonts w:ascii="Times New Roman" w:hAnsi="Times New Roman"/>
            <w:i/>
          </w:rPr>
          <w:t xml:space="preserve">Statement </w:t>
        </w:r>
        <w:r w:rsidR="00A04A9C" w:rsidRPr="00E77497">
          <w:rPr>
            <w:rFonts w:ascii="Courier New" w:hAnsi="Courier New"/>
            <w:b/>
          </w:rPr>
          <w:t>while</w:t>
        </w:r>
        <w:r w:rsidR="00A04A9C" w:rsidRPr="00E77497">
          <w:rPr>
            <w:rFonts w:ascii="Times New Roman" w:hAnsi="Times New Roman"/>
            <w:i/>
          </w:rPr>
          <w:t xml:space="preserve"> </w:t>
        </w:r>
        <w:r w:rsidR="00A04A9C" w:rsidRPr="00E77497">
          <w:rPr>
            <w:rFonts w:ascii="Courier New" w:hAnsi="Courier New"/>
            <w:b/>
          </w:rPr>
          <w:t>(</w:t>
        </w:r>
        <w:r w:rsidR="00A04A9C" w:rsidRPr="00E77497">
          <w:rPr>
            <w:rFonts w:ascii="Times New Roman" w:hAnsi="Times New Roman"/>
            <w:i/>
          </w:rPr>
          <w:t xml:space="preserve"> Expression </w:t>
        </w:r>
        <w:r w:rsidR="00A04A9C" w:rsidRPr="00E77497">
          <w:rPr>
            <w:rFonts w:ascii="Courier New" w:hAnsi="Courier New"/>
            <w:b/>
          </w:rPr>
          <w:t>)</w:t>
        </w:r>
        <w:del w:id="20939" w:author="Rev 10 Allen Wirfs-Brock" w:date="2012-09-04T10:13:00Z">
          <w:r w:rsidR="00A04A9C" w:rsidRPr="00E77497" w:rsidDel="009459EC">
            <w:rPr>
              <w:rFonts w:ascii="Courier New" w:hAnsi="Courier New"/>
              <w:b/>
            </w:rPr>
            <w:delText>;</w:delText>
          </w:r>
        </w:del>
        <w:r w:rsidR="00A04A9C" w:rsidRPr="00E77497">
          <w:t xml:space="preserve"> </w:t>
        </w:r>
        <w:r w:rsidR="00A04A9C" w:rsidRPr="00E77497">
          <w:rPr>
            <w:rFonts w:ascii="Times New Roman" w:hAnsi="Times New Roman"/>
            <w:i/>
          </w:rPr>
          <w:t xml:space="preserve"> </w:t>
        </w:r>
        <w:del w:id="20940" w:author="Rev 4 Allen Wirfs-Brock" w:date="2011-10-15T18:40:00Z">
          <w:r w:rsidR="00A04A9C" w:rsidRPr="00E77497" w:rsidDel="004D5676">
            <w:delText>is determined as follows:</w:delText>
          </w:r>
        </w:del>
      </w:ins>
    </w:p>
    <w:p w14:paraId="56758975" w14:textId="77777777" w:rsidR="00A04A9C" w:rsidRPr="00E77497" w:rsidRDefault="00A04A9C" w:rsidP="00B34B48">
      <w:pPr>
        <w:pStyle w:val="Alg4"/>
        <w:numPr>
          <w:ilvl w:val="0"/>
          <w:numId w:val="477"/>
        </w:numPr>
        <w:spacing w:after="220"/>
        <w:contextualSpacing/>
        <w:rPr>
          <w:ins w:id="20941" w:author="Rev 3 Allen Wirfs-Brock" w:date="2011-09-02T11:04:00Z"/>
        </w:rPr>
      </w:pPr>
      <w:ins w:id="20942" w:author="Rev 3 Allen Wirfs-Brock" w:date="2011-09-02T11:04:00Z">
        <w:r w:rsidRPr="00E77497">
          <w:t xml:space="preserve">Return the VarDeclaredNames of </w:t>
        </w:r>
        <w:r w:rsidRPr="00E77497">
          <w:rPr>
            <w:i/>
          </w:rPr>
          <w:t>Statement</w:t>
        </w:r>
        <w:r w:rsidRPr="00E77497">
          <w:t>.</w:t>
        </w:r>
      </w:ins>
    </w:p>
    <w:p w14:paraId="762723F8" w14:textId="77777777" w:rsidR="004901F8" w:rsidRPr="00E77497" w:rsidRDefault="004901F8" w:rsidP="004901F8">
      <w:pPr>
        <w:pStyle w:val="40"/>
        <w:numPr>
          <w:ilvl w:val="0"/>
          <w:numId w:val="0"/>
        </w:numPr>
        <w:rPr>
          <w:ins w:id="20943" w:author="Rev 6 Allen Wirfs-Brock" w:date="2012-02-25T11:24:00Z"/>
        </w:rPr>
      </w:pPr>
      <w:ins w:id="20944" w:author="Rev 6 Allen Wirfs-Brock" w:date="2012-02-25T11:24:00Z">
        <w:r w:rsidRPr="00E77497">
          <w:t>Runtime Semantics</w:t>
        </w:r>
      </w:ins>
    </w:p>
    <w:p w14:paraId="569BD276" w14:textId="77777777" w:rsidR="00B741A1" w:rsidRDefault="00B741A1" w:rsidP="00B741A1">
      <w:pPr>
        <w:keepNext/>
        <w:rPr>
          <w:ins w:id="20945" w:author="Rev 6 Allen Wirfs-Brock" w:date="2012-02-25T09:37:00Z"/>
          <w:rFonts w:ascii="Helvetica" w:hAnsi="Helvetica"/>
          <w:b/>
          <w:spacing w:val="6"/>
        </w:rPr>
      </w:pPr>
      <w:ins w:id="20946" w:author="Rev 6 Allen Wirfs-Brock" w:date="2012-02-25T09:37:00Z">
        <w:r w:rsidRPr="00E77497">
          <w:rPr>
            <w:rFonts w:ascii="Helvetica" w:hAnsi="Helvetica"/>
            <w:b/>
          </w:rPr>
          <w:t xml:space="preserve">Runtime Semantics: </w:t>
        </w:r>
        <w:r>
          <w:rPr>
            <w:rFonts w:ascii="Helvetica" w:hAnsi="Helvetica"/>
            <w:b/>
            <w:spacing w:val="6"/>
          </w:rPr>
          <w:t>Labelled Evaluation</w:t>
        </w:r>
      </w:ins>
    </w:p>
    <w:p w14:paraId="32E5CBF7" w14:textId="77777777" w:rsidR="00B741A1" w:rsidRPr="00FA3203" w:rsidRDefault="00B741A1" w:rsidP="00B741A1">
      <w:pPr>
        <w:ind w:left="360"/>
        <w:rPr>
          <w:ins w:id="20947" w:author="Rev 6 Allen Wirfs-Brock" w:date="2012-02-25T09:37:00Z"/>
        </w:rPr>
      </w:pPr>
      <w:ins w:id="20948" w:author="Rev 6 Allen Wirfs-Brock" w:date="2012-02-25T09:37:00Z">
        <w:r>
          <w:t>W</w:t>
        </w:r>
        <w:r w:rsidRPr="004418C4">
          <w:t xml:space="preserve">ith argument </w:t>
        </w:r>
        <w:r>
          <w:rPr>
            <w:rFonts w:ascii="Times New Roman" w:hAnsi="Times New Roman"/>
            <w:i/>
          </w:rPr>
          <w:t>l</w:t>
        </w:r>
        <w:r w:rsidRPr="006B5B38">
          <w:rPr>
            <w:rFonts w:ascii="Times New Roman" w:hAnsi="Times New Roman"/>
            <w:i/>
          </w:rPr>
          <w:t>abelSet</w:t>
        </w:r>
        <w:r>
          <w:t>.</w:t>
        </w:r>
      </w:ins>
    </w:p>
    <w:p w14:paraId="34CE8711" w14:textId="77777777" w:rsidR="004D5676" w:rsidRPr="00E77497" w:rsidDel="00B741A1" w:rsidRDefault="004D5676" w:rsidP="004D5676">
      <w:pPr>
        <w:keepNext/>
        <w:rPr>
          <w:ins w:id="20949" w:author="Rev 4 Allen Wirfs-Brock" w:date="2011-10-15T18:40:00Z"/>
          <w:del w:id="20950" w:author="Rev 6 Allen Wirfs-Brock" w:date="2012-02-25T09:37:00Z"/>
          <w:rFonts w:ascii="Helvetica" w:hAnsi="Helvetica"/>
          <w:b/>
        </w:rPr>
      </w:pPr>
      <w:ins w:id="20951" w:author="Rev 4 Allen Wirfs-Brock" w:date="2011-10-15T18:40:00Z">
        <w:del w:id="20952" w:author="Rev 6 Allen Wirfs-Brock" w:date="2012-02-25T09:37:00Z">
          <w:r w:rsidRPr="00E77497" w:rsidDel="00B741A1">
            <w:rPr>
              <w:rFonts w:ascii="Helvetica" w:hAnsi="Helvetica"/>
              <w:b/>
            </w:rPr>
            <w:delText xml:space="preserve">Runtime Semantics: </w:delText>
          </w:r>
          <w:r w:rsidRPr="00E77497" w:rsidDel="00B741A1">
            <w:rPr>
              <w:rFonts w:ascii="Helvetica" w:hAnsi="Helvetica"/>
              <w:b/>
              <w:spacing w:val="6"/>
            </w:rPr>
            <w:delText>Evaluation</w:delText>
          </w:r>
        </w:del>
      </w:ins>
    </w:p>
    <w:p w14:paraId="722063D3" w14:textId="77777777" w:rsidR="004C02EF" w:rsidRPr="00E77497" w:rsidRDefault="00F460AA" w:rsidP="004C02EF">
      <w:ins w:id="20953" w:author="Rev 6 Allen Wirfs-Brock" w:date="2012-02-23T17:56:00Z">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ins>
      <w:del w:id="20954" w:author="Rev 4 Allen Wirfs-Brock" w:date="2011-10-15T18:40:00Z">
        <w:r w:rsidR="004C02EF" w:rsidRPr="00E77497" w:rsidDel="004D5676">
          <w:delText xml:space="preserve">The production </w:delText>
        </w:r>
      </w:del>
      <w:r w:rsidR="004C02EF" w:rsidRPr="00E77497">
        <w:rPr>
          <w:rFonts w:ascii="Courier New" w:hAnsi="Courier New"/>
          <w:b/>
        </w:rPr>
        <w:t xml:space="preserve">do </w:t>
      </w:r>
      <w:r w:rsidR="004C02EF" w:rsidRPr="00E77497">
        <w:rPr>
          <w:rFonts w:ascii="Times New Roman" w:hAnsi="Times New Roman"/>
          <w:i/>
        </w:rPr>
        <w:t xml:space="preserve">Statement </w:t>
      </w:r>
      <w:r w:rsidR="004C02EF" w:rsidRPr="00E77497">
        <w:rPr>
          <w:rFonts w:ascii="Courier New" w:hAnsi="Courier New"/>
          <w:b/>
        </w:rPr>
        <w:t>while</w:t>
      </w:r>
      <w:r w:rsidR="004C02EF" w:rsidRPr="00E77497">
        <w:rPr>
          <w:rFonts w:ascii="Times New Roman" w:hAnsi="Times New Roman"/>
          <w:i/>
        </w:rPr>
        <w:t xml:space="preserve"> </w:t>
      </w:r>
      <w:r w:rsidR="004C02EF" w:rsidRPr="00E77497">
        <w:rPr>
          <w:rFonts w:ascii="Courier New" w:hAnsi="Courier New"/>
          <w:b/>
        </w:rPr>
        <w:t>(</w:t>
      </w:r>
      <w:r w:rsidR="004C02EF" w:rsidRPr="00E77497">
        <w:rPr>
          <w:rFonts w:ascii="Times New Roman" w:hAnsi="Times New Roman"/>
          <w:i/>
        </w:rPr>
        <w:t xml:space="preserve"> Expression </w:t>
      </w:r>
      <w:r w:rsidR="004C02EF" w:rsidRPr="00E77497">
        <w:rPr>
          <w:rFonts w:ascii="Courier New" w:hAnsi="Courier New"/>
          <w:b/>
        </w:rPr>
        <w:t>)</w:t>
      </w:r>
      <w:del w:id="20955" w:author="Rev 10 Allen Wirfs-Brock" w:date="2012-09-04T10:13:00Z">
        <w:r w:rsidR="004C02EF" w:rsidRPr="00E77497" w:rsidDel="009459EC">
          <w:rPr>
            <w:rFonts w:ascii="Courier New" w:hAnsi="Courier New"/>
            <w:b/>
          </w:rPr>
          <w:delText>;</w:delText>
        </w:r>
      </w:del>
      <w:r w:rsidR="004C02EF" w:rsidRPr="00E77497">
        <w:t xml:space="preserve"> </w:t>
      </w:r>
      <w:del w:id="20956" w:author="Rev 4 Allen Wirfs-Brock" w:date="2011-10-15T18:41:00Z">
        <w:r w:rsidR="004C02EF" w:rsidRPr="00E77497" w:rsidDel="004D5676">
          <w:delText>is evaluated as follows:</w:delText>
        </w:r>
      </w:del>
      <w:bookmarkStart w:id="20957" w:name="_Toc375031203"/>
      <w:bookmarkStart w:id="20958" w:name="_Toc381513717"/>
    </w:p>
    <w:p w14:paraId="5FA28EE2" w14:textId="77777777" w:rsidR="004C02EF" w:rsidRPr="00E77497" w:rsidRDefault="004C02EF" w:rsidP="0027695A">
      <w:pPr>
        <w:pStyle w:val="Alg3"/>
        <w:numPr>
          <w:ilvl w:val="0"/>
          <w:numId w:val="683"/>
        </w:numPr>
      </w:pPr>
      <w:r w:rsidRPr="00E77497">
        <w:t xml:space="preserve">Let </w:t>
      </w:r>
      <w:r w:rsidRPr="00E77497">
        <w:rPr>
          <w:i/>
        </w:rPr>
        <w:t>V</w:t>
      </w:r>
      <w:r w:rsidRPr="00E77497">
        <w:t xml:space="preserve"> = </w:t>
      </w:r>
      <w:commentRangeStart w:id="20959"/>
      <w:del w:id="20960" w:author="Rev 6 Allen Wirfs-Brock" w:date="2012-02-18T12:15:00Z">
        <w:r w:rsidRPr="00F75D28" w:rsidDel="00BD5F8D">
          <w:rPr>
            <w:b/>
          </w:rPr>
          <w:delText>empty</w:delText>
        </w:r>
      </w:del>
      <w:ins w:id="20961" w:author="Rev 6 Allen Wirfs-Brock" w:date="2012-02-18T12:15:00Z">
        <w:r w:rsidR="00BD5F8D" w:rsidRPr="00F75D28">
          <w:rPr>
            <w:b/>
          </w:rPr>
          <w:t>undefined</w:t>
        </w:r>
        <w:commentRangeEnd w:id="20959"/>
        <w:r w:rsidR="00BD5F8D" w:rsidRPr="00F75D28">
          <w:rPr>
            <w:rStyle w:val="af3"/>
            <w:rFonts w:eastAsia="MS Mincho"/>
            <w:b/>
            <w:spacing w:val="0"/>
            <w:lang w:eastAsia="ja-JP"/>
          </w:rPr>
          <w:commentReference w:id="20959"/>
        </w:r>
      </w:ins>
      <w:r w:rsidRPr="00F75D28">
        <w:rPr>
          <w:b/>
        </w:rPr>
        <w:t>.</w:t>
      </w:r>
    </w:p>
    <w:p w14:paraId="7A507068" w14:textId="77777777" w:rsidR="004C02EF" w:rsidRPr="00E77497" w:rsidDel="00724A70" w:rsidRDefault="004C02EF" w:rsidP="0027695A">
      <w:pPr>
        <w:pStyle w:val="Alg3"/>
        <w:numPr>
          <w:ilvl w:val="0"/>
          <w:numId w:val="683"/>
        </w:numPr>
        <w:rPr>
          <w:del w:id="20962" w:author="Rev 6 Allen Wirfs-Brock" w:date="2012-02-25T10:06:00Z"/>
        </w:rPr>
      </w:pPr>
      <w:del w:id="20963" w:author="Rev 6 Allen Wirfs-Brock" w:date="2012-02-25T10:06:00Z">
        <w:r w:rsidRPr="00E77497" w:rsidDel="00724A70">
          <w:delText xml:space="preserve">Let </w:delText>
        </w:r>
        <w:r w:rsidRPr="00E77497" w:rsidDel="00724A70">
          <w:rPr>
            <w:i/>
          </w:rPr>
          <w:delText>iterating</w:delText>
        </w:r>
        <w:r w:rsidRPr="00E77497" w:rsidDel="00724A70">
          <w:delText xml:space="preserve"> be </w:delText>
        </w:r>
        <w:r w:rsidRPr="00E77497" w:rsidDel="00724A70">
          <w:rPr>
            <w:b/>
          </w:rPr>
          <w:delText>true</w:delText>
        </w:r>
        <w:r w:rsidRPr="00E77497" w:rsidDel="00724A70">
          <w:delText>.</w:delText>
        </w:r>
      </w:del>
    </w:p>
    <w:p w14:paraId="7AF52CBB" w14:textId="77777777" w:rsidR="004C02EF" w:rsidRPr="00E77497" w:rsidRDefault="004C02EF" w:rsidP="0027695A">
      <w:pPr>
        <w:pStyle w:val="Alg3"/>
        <w:numPr>
          <w:ilvl w:val="0"/>
          <w:numId w:val="683"/>
        </w:numPr>
      </w:pPr>
      <w:r w:rsidRPr="00E77497">
        <w:t>Repeat</w:t>
      </w:r>
      <w:del w:id="20964" w:author="Rev 6 Allen Wirfs-Brock" w:date="2012-02-25T10:06:00Z">
        <w:r w:rsidRPr="00E77497" w:rsidDel="00724A70">
          <w:delText>,</w:delText>
        </w:r>
      </w:del>
      <w:r w:rsidRPr="00E77497">
        <w:t xml:space="preserve"> </w:t>
      </w:r>
      <w:del w:id="20965" w:author="Rev 6 Allen Wirfs-Brock" w:date="2012-02-25T10:06:00Z">
        <w:r w:rsidRPr="00E77497" w:rsidDel="00724A70">
          <w:delText xml:space="preserve">while </w:delText>
        </w:r>
        <w:r w:rsidRPr="00E77497" w:rsidDel="00724A70">
          <w:rPr>
            <w:i/>
          </w:rPr>
          <w:delText>iterating</w:delText>
        </w:r>
        <w:r w:rsidRPr="00E77497" w:rsidDel="00724A70">
          <w:delText xml:space="preserve"> is </w:delText>
        </w:r>
        <w:r w:rsidRPr="00E77497" w:rsidDel="00724A70">
          <w:rPr>
            <w:b/>
          </w:rPr>
          <w:delText>true</w:delText>
        </w:r>
      </w:del>
    </w:p>
    <w:p w14:paraId="2AC1F1F4" w14:textId="77777777" w:rsidR="004C02EF" w:rsidRPr="00E77497" w:rsidRDefault="004C02EF" w:rsidP="0027695A">
      <w:pPr>
        <w:pStyle w:val="Alg3"/>
        <w:numPr>
          <w:ilvl w:val="1"/>
          <w:numId w:val="683"/>
        </w:numPr>
      </w:pPr>
      <w:r w:rsidRPr="00E77497">
        <w:t xml:space="preserve">Let </w:t>
      </w:r>
      <w:r w:rsidRPr="00E77497">
        <w:rPr>
          <w:i/>
        </w:rPr>
        <w:t>stmt</w:t>
      </w:r>
      <w:r w:rsidRPr="00E77497">
        <w:t xml:space="preserve"> be the result of evaluating </w:t>
      </w:r>
      <w:r w:rsidRPr="00E77497">
        <w:rPr>
          <w:i/>
        </w:rPr>
        <w:t>Statement</w:t>
      </w:r>
      <w:r w:rsidRPr="00E77497">
        <w:t>.</w:t>
      </w:r>
    </w:p>
    <w:p w14:paraId="6D6BE665" w14:textId="77777777" w:rsidR="004C02EF" w:rsidRPr="00E77497" w:rsidRDefault="004C02EF" w:rsidP="0027695A">
      <w:pPr>
        <w:pStyle w:val="Alg3"/>
        <w:numPr>
          <w:ilvl w:val="1"/>
          <w:numId w:val="683"/>
        </w:numPr>
      </w:pPr>
      <w:r w:rsidRPr="00E77497">
        <w:t xml:space="preserve">If </w:t>
      </w:r>
      <w:r w:rsidRPr="00E77497">
        <w:rPr>
          <w:i/>
        </w:rPr>
        <w:t>stmt</w:t>
      </w:r>
      <w:r w:rsidRPr="00E77497">
        <w:t>.</w:t>
      </w:r>
      <w:ins w:id="20966" w:author="Rev 6 Allen Wirfs-Brock" w:date="2012-02-18T12:21:00Z">
        <w:r w:rsidR="00F75D28">
          <w:t>[[</w:t>
        </w:r>
      </w:ins>
      <w:r w:rsidRPr="00E77497">
        <w:t>value</w:t>
      </w:r>
      <w:ins w:id="20967" w:author="Rev 6 Allen Wirfs-Brock" w:date="2012-02-18T12:21:00Z">
        <w:r w:rsidR="00F75D28">
          <w:t>]]</w:t>
        </w:r>
      </w:ins>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w:t>
      </w:r>
      <w:ins w:id="20968" w:author="Rev 6 Allen Wirfs-Brock" w:date="2012-02-18T12:22:00Z">
        <w:r w:rsidR="00F75D28">
          <w:t>[[</w:t>
        </w:r>
      </w:ins>
      <w:r w:rsidRPr="00E77497">
        <w:t>value</w:t>
      </w:r>
      <w:ins w:id="20969" w:author="Rev 6 Allen Wirfs-Brock" w:date="2012-02-18T12:22:00Z">
        <w:r w:rsidR="00F75D28">
          <w:t>]]</w:t>
        </w:r>
      </w:ins>
      <w:r w:rsidRPr="00E77497">
        <w:rPr>
          <w:i/>
        </w:rPr>
        <w:t>.</w:t>
      </w:r>
    </w:p>
    <w:p w14:paraId="5F7298D7" w14:textId="77777777" w:rsidR="004C02EF" w:rsidRPr="00E77497" w:rsidDel="00724A70" w:rsidRDefault="004C02EF" w:rsidP="0027695A">
      <w:pPr>
        <w:pStyle w:val="Alg3"/>
        <w:numPr>
          <w:ilvl w:val="1"/>
          <w:numId w:val="683"/>
        </w:numPr>
        <w:rPr>
          <w:del w:id="20970" w:author="Rev 6 Allen Wirfs-Brock" w:date="2012-02-25T10:02:00Z"/>
        </w:rPr>
      </w:pPr>
      <w:del w:id="20971" w:author="Rev 6 Allen Wirfs-Brock" w:date="2012-02-25T10:02:00Z">
        <w:r w:rsidRPr="00E77497" w:rsidDel="00724A70">
          <w:delText xml:space="preserve">If </w:delText>
        </w:r>
        <w:r w:rsidRPr="00E77497" w:rsidDel="00724A70">
          <w:rPr>
            <w:i/>
          </w:rPr>
          <w:delText>stmt</w:delText>
        </w:r>
        <w:r w:rsidRPr="00E77497" w:rsidDel="00724A70">
          <w:delText xml:space="preserve">.type is not </w:delText>
        </w:r>
        <w:r w:rsidRPr="00E77497" w:rsidDel="00724A70">
          <w:rPr>
            <w:rFonts w:ascii="Arial" w:hAnsi="Arial" w:cs="Arial"/>
          </w:rPr>
          <w:delText>continue</w:delText>
        </w:r>
        <w:r w:rsidRPr="00E77497" w:rsidDel="00724A70">
          <w:delText xml:space="preserve"> </w:delText>
        </w:r>
      </w:del>
      <w:ins w:id="20972" w:author="Allen Wirfs-Brock rev2" w:date="2011-07-25T15:32:00Z">
        <w:del w:id="20973" w:author="Rev 6 Allen Wirfs-Brock" w:date="2012-02-25T10:02:00Z">
          <w:r w:rsidR="006B2955" w:rsidRPr="00E77497" w:rsidDel="00724A70">
            <w:delText>or</w:delText>
          </w:r>
        </w:del>
      </w:ins>
      <w:del w:id="20974" w:author="Rev 6 Allen Wirfs-Brock" w:date="2012-02-25T10:02:00Z">
        <w:r w:rsidRPr="00E77497" w:rsidDel="00724A70">
          <w:delText xml:space="preserve">|| </w:delText>
        </w:r>
        <w:r w:rsidRPr="00E77497" w:rsidDel="00724A70">
          <w:rPr>
            <w:i/>
          </w:rPr>
          <w:delText>stmt</w:delText>
        </w:r>
        <w:r w:rsidRPr="00E77497" w:rsidDel="00724A70">
          <w:delText xml:space="preserve">.target is not </w:delText>
        </w:r>
      </w:del>
      <w:del w:id="20975" w:author="Rev 6 Allen Wirfs-Brock" w:date="2012-02-23T18:16:00Z">
        <w:r w:rsidRPr="00E77497" w:rsidDel="00E94AC6">
          <w:delText>in the current label set</w:delText>
        </w:r>
      </w:del>
      <w:del w:id="20976" w:author="Rev 6 Allen Wirfs-Brock" w:date="2012-02-25T10:02:00Z">
        <w:r w:rsidRPr="00E77497" w:rsidDel="00724A70">
          <w:delText>, then</w:delText>
        </w:r>
      </w:del>
    </w:p>
    <w:p w14:paraId="4A5E5C87" w14:textId="77777777" w:rsidR="004C02EF" w:rsidRPr="00E77497" w:rsidDel="00B741A1" w:rsidRDefault="004C02EF">
      <w:pPr>
        <w:pStyle w:val="Alg3"/>
        <w:numPr>
          <w:ilvl w:val="2"/>
          <w:numId w:val="683"/>
        </w:numPr>
        <w:rPr>
          <w:del w:id="20977" w:author="Rev 6 Allen Wirfs-Brock" w:date="2012-02-25T09:40:00Z"/>
        </w:rPr>
        <w:pPrChange w:id="20978" w:author="Rev 6 Allen Wirfs-Brock" w:date="2012-02-25T10:06:00Z">
          <w:pPr>
            <w:pStyle w:val="Alg3"/>
            <w:numPr>
              <w:ilvl w:val="2"/>
              <w:numId w:val="118"/>
            </w:numPr>
            <w:tabs>
              <w:tab w:val="clear" w:pos="360"/>
              <w:tab w:val="num" w:pos="1800"/>
            </w:tabs>
            <w:ind w:left="1800"/>
          </w:pPr>
        </w:pPrChange>
      </w:pPr>
      <w:del w:id="20979" w:author="Rev 6 Allen Wirfs-Brock" w:date="2012-02-25T09:40:00Z">
        <w:r w:rsidRPr="00E77497" w:rsidDel="00B741A1">
          <w:delText xml:space="preserve">If </w:delText>
        </w:r>
        <w:r w:rsidRPr="00E77497" w:rsidDel="00B741A1">
          <w:rPr>
            <w:i/>
          </w:rPr>
          <w:delText>stmt</w:delText>
        </w:r>
        <w:r w:rsidRPr="00E77497" w:rsidDel="00B741A1">
          <w:delText xml:space="preserve">.type is </w:delText>
        </w:r>
        <w:r w:rsidRPr="00E77497" w:rsidDel="00B741A1">
          <w:rPr>
            <w:rFonts w:ascii="Arial" w:hAnsi="Arial" w:cs="Arial"/>
          </w:rPr>
          <w:delText>break</w:delText>
        </w:r>
        <w:r w:rsidRPr="00E77497" w:rsidDel="00B741A1">
          <w:delText xml:space="preserve"> and </w:delText>
        </w:r>
        <w:r w:rsidRPr="00E77497" w:rsidDel="00B741A1">
          <w:rPr>
            <w:i/>
          </w:rPr>
          <w:delText>stmt</w:delText>
        </w:r>
        <w:r w:rsidRPr="00E77497" w:rsidDel="00B741A1">
          <w:delText xml:space="preserve">.target is </w:delText>
        </w:r>
      </w:del>
      <w:del w:id="20980" w:author="Rev 6 Allen Wirfs-Brock" w:date="2012-02-23T18:16:00Z">
        <w:r w:rsidRPr="00E77497" w:rsidDel="00E94AC6">
          <w:delText>in the current label set</w:delText>
        </w:r>
      </w:del>
      <w:del w:id="20981" w:author="Rev 6 Allen Wirfs-Brock" w:date="2012-02-25T09:40:00Z">
        <w:r w:rsidRPr="00E77497" w:rsidDel="00B741A1">
          <w:delText xml:space="preserve">, return </w:delText>
        </w:r>
      </w:del>
      <w:del w:id="20982" w:author="Rev 6 Allen Wirfs-Brock" w:date="2012-02-18T12:25:00Z">
        <w:r w:rsidRPr="00E77497" w:rsidDel="00F75D28">
          <w:delText>(</w:delText>
        </w:r>
      </w:del>
      <w:del w:id="20983" w:author="Rev 6 Allen Wirfs-Brock" w:date="2012-02-23T12:44:00Z">
        <w:r w:rsidRPr="00E77497" w:rsidDel="00DE1793">
          <w:rPr>
            <w:rFonts w:ascii="Arial" w:hAnsi="Arial" w:cs="Arial"/>
          </w:rPr>
          <w:delText>normal</w:delText>
        </w:r>
        <w:r w:rsidRPr="00E77497" w:rsidDel="00DE1793">
          <w:delText xml:space="preserve">, </w:delText>
        </w:r>
      </w:del>
      <w:del w:id="20984" w:author="Rev 6 Allen Wirfs-Brock" w:date="2012-02-25T09:40:00Z">
        <w:r w:rsidRPr="00E77497" w:rsidDel="00B741A1">
          <w:rPr>
            <w:i/>
          </w:rPr>
          <w:delText>V</w:delText>
        </w:r>
      </w:del>
      <w:del w:id="20985" w:author="Rev 6 Allen Wirfs-Brock" w:date="2012-02-23T12:44:00Z">
        <w:r w:rsidRPr="00E77497" w:rsidDel="00DE1793">
          <w:delText xml:space="preserve">, </w:delText>
        </w:r>
        <w:r w:rsidRPr="00E77497" w:rsidDel="00DE1793">
          <w:rPr>
            <w:rFonts w:ascii="Arial" w:hAnsi="Arial" w:cs="Arial"/>
          </w:rPr>
          <w:delText>empty</w:delText>
        </w:r>
      </w:del>
      <w:del w:id="20986" w:author="Rev 6 Allen Wirfs-Brock" w:date="2012-02-25T09:40:00Z">
        <w:r w:rsidRPr="00E77497" w:rsidDel="00B741A1">
          <w:delText>).</w:delText>
        </w:r>
      </w:del>
    </w:p>
    <w:p w14:paraId="21107A84" w14:textId="77777777" w:rsidR="004C02EF" w:rsidRPr="00E77497" w:rsidRDefault="004C02EF" w:rsidP="0027695A">
      <w:pPr>
        <w:pStyle w:val="Alg3"/>
        <w:numPr>
          <w:ilvl w:val="1"/>
          <w:numId w:val="683"/>
        </w:numPr>
      </w:pPr>
      <w:r w:rsidRPr="00E77497">
        <w:t xml:space="preserve">If </w:t>
      </w:r>
      <w:r w:rsidRPr="00E77497">
        <w:rPr>
          <w:i/>
        </w:rPr>
        <w:t>stmt</w:t>
      </w:r>
      <w:r w:rsidRPr="00E77497">
        <w:t xml:space="preserve"> is an abrupt completion</w:t>
      </w:r>
      <w:ins w:id="20987" w:author="Rev 6 Allen Wirfs-Brock" w:date="2012-02-25T10:01:00Z">
        <w:r w:rsidR="00724A70">
          <w:t xml:space="preserve"> and </w:t>
        </w:r>
      </w:ins>
      <w:ins w:id="20988" w:author="Rev 6 Allen Wirfs-Brock" w:date="2012-02-25T10:02:00Z">
        <w:del w:id="20989" w:author="Rev 7 Allen Wirfs-Brock" w:date="2012-04-25T08:04:00Z">
          <w:r w:rsidR="00724A70" w:rsidDel="007C32C2">
            <w:delText>loopContinues</w:delText>
          </w:r>
        </w:del>
      </w:ins>
      <w:ins w:id="20990" w:author="Rev 7 Allen Wirfs-Brock" w:date="2012-04-25T08:04:00Z">
        <w:r w:rsidR="007C32C2">
          <w:t>LoopContinues</w:t>
        </w:r>
      </w:ins>
      <w:ins w:id="20991" w:author="Rev 6 Allen Wirfs-Brock" w:date="2012-02-25T10:02:00Z">
        <w:r w:rsidR="00724A70">
          <w:t xml:space="preserve"> (</w:t>
        </w:r>
        <w:r w:rsidR="00724A70" w:rsidRPr="00451D9D">
          <w:rPr>
            <w:i/>
          </w:rPr>
          <w:t>stmt</w:t>
        </w:r>
        <w:r w:rsidR="00724A70">
          <w:t>,</w:t>
        </w:r>
        <w:r w:rsidR="00724A70" w:rsidRPr="00451D9D">
          <w:rPr>
            <w:i/>
          </w:rPr>
          <w:t>labelSet</w:t>
        </w:r>
        <w:r w:rsidR="00724A70">
          <w:t xml:space="preserve">) is </w:t>
        </w:r>
        <w:r w:rsidR="00724A70">
          <w:rPr>
            <w:b/>
          </w:rPr>
          <w:t>false</w:t>
        </w:r>
      </w:ins>
      <w:r w:rsidRPr="00E77497">
        <w:t xml:space="preserve">, return </w:t>
      </w:r>
      <w:r w:rsidRPr="00E77497">
        <w:rPr>
          <w:i/>
        </w:rPr>
        <w:t>stmt</w:t>
      </w:r>
      <w:r w:rsidRPr="00E77497">
        <w:t>.</w:t>
      </w:r>
    </w:p>
    <w:p w14:paraId="1038DAC5" w14:textId="77777777" w:rsidR="004C02EF" w:rsidRPr="00E77497" w:rsidRDefault="004C02EF" w:rsidP="0027695A">
      <w:pPr>
        <w:pStyle w:val="Alg3"/>
        <w:numPr>
          <w:ilvl w:val="1"/>
          <w:numId w:val="683"/>
        </w:numPr>
      </w:pPr>
      <w:r w:rsidRPr="00E77497">
        <w:t xml:space="preserve">Let </w:t>
      </w:r>
      <w:r w:rsidRPr="00E77497">
        <w:rPr>
          <w:i/>
        </w:rPr>
        <w:t>exprRef</w:t>
      </w:r>
      <w:r w:rsidRPr="00E77497">
        <w:t xml:space="preserve"> be the result of evaluating </w:t>
      </w:r>
      <w:r w:rsidRPr="00E77497">
        <w:rPr>
          <w:i/>
        </w:rPr>
        <w:t>Expression</w:t>
      </w:r>
      <w:r w:rsidRPr="00E77497">
        <w:t>.</w:t>
      </w:r>
    </w:p>
    <w:p w14:paraId="702D6F9C" w14:textId="77777777" w:rsidR="00F75D28" w:rsidRDefault="00F75D28" w:rsidP="0027695A">
      <w:pPr>
        <w:pStyle w:val="Alg2"/>
        <w:numPr>
          <w:ilvl w:val="1"/>
          <w:numId w:val="683"/>
        </w:numPr>
        <w:contextualSpacing/>
        <w:rPr>
          <w:ins w:id="20992" w:author="Rev 6 Allen Wirfs-Brock" w:date="2012-02-18T12:18:00Z"/>
        </w:rPr>
      </w:pPr>
      <w:ins w:id="20993" w:author="Rev 6 Allen Wirfs-Brock" w:date="2012-02-18T12:18:00Z">
        <w:r>
          <w:t xml:space="preserve">Let </w:t>
        </w:r>
        <w:r w:rsidRPr="00327BF7">
          <w:rPr>
            <w:i/>
          </w:rPr>
          <w:t>exprValue</w:t>
        </w:r>
        <w:r>
          <w:t xml:space="preserve"> be </w:t>
        </w:r>
        <w:r w:rsidRPr="00E77497">
          <w:t>ToBoolean(GetValue(</w:t>
        </w:r>
        <w:r w:rsidRPr="00E77497">
          <w:rPr>
            <w:i/>
          </w:rPr>
          <w:t>exprRef</w:t>
        </w:r>
        <w:r w:rsidRPr="00E77497">
          <w:t>))</w:t>
        </w:r>
        <w:r>
          <w:t>.</w:t>
        </w:r>
      </w:ins>
    </w:p>
    <w:p w14:paraId="1A1FAEC8" w14:textId="77777777" w:rsidR="004C02EF" w:rsidRPr="00E77497" w:rsidRDefault="004C02EF" w:rsidP="0027695A">
      <w:pPr>
        <w:pStyle w:val="Alg3"/>
        <w:numPr>
          <w:ilvl w:val="1"/>
          <w:numId w:val="683"/>
        </w:numPr>
      </w:pPr>
      <w:r w:rsidRPr="00E77497">
        <w:t xml:space="preserve">If </w:t>
      </w:r>
      <w:ins w:id="20994" w:author="Rev 6 Allen Wirfs-Brock" w:date="2012-02-18T12:19:00Z">
        <w:r w:rsidR="00F75D28" w:rsidRPr="006A5E27">
          <w:rPr>
            <w:i/>
          </w:rPr>
          <w:t>exprValue</w:t>
        </w:r>
      </w:ins>
      <w:del w:id="20995" w:author="Rev 6 Allen Wirfs-Brock" w:date="2012-02-18T12:19:00Z">
        <w:r w:rsidRPr="00E77497" w:rsidDel="00F75D28">
          <w:delText>ToBoolean(GetValue(</w:delText>
        </w:r>
        <w:r w:rsidRPr="00E77497" w:rsidDel="00F75D28">
          <w:rPr>
            <w:i/>
          </w:rPr>
          <w:delText>exprRef</w:delText>
        </w:r>
        <w:r w:rsidRPr="00E77497" w:rsidDel="00F75D28">
          <w:delText>))</w:delText>
        </w:r>
      </w:del>
      <w:r w:rsidRPr="00E77497">
        <w:t xml:space="preserve"> is </w:t>
      </w:r>
      <w:r w:rsidRPr="00E77497">
        <w:rPr>
          <w:b/>
        </w:rPr>
        <w:t>false</w:t>
      </w:r>
      <w:r w:rsidRPr="00E77497">
        <w:t xml:space="preserve">, </w:t>
      </w:r>
      <w:ins w:id="20996" w:author="Rev 6 Allen Wirfs-Brock" w:date="2012-02-25T10:06:00Z">
        <w:r w:rsidR="00724A70" w:rsidRPr="00E77497">
          <w:t xml:space="preserve">Return </w:t>
        </w:r>
        <w:r w:rsidR="00724A70">
          <w:t>NormalCompletion(</w:t>
        </w:r>
        <w:r w:rsidR="00724A70" w:rsidRPr="00E77497">
          <w:rPr>
            <w:i/>
          </w:rPr>
          <w:t>V</w:t>
        </w:r>
        <w:r w:rsidR="00724A70">
          <w:t>)</w:t>
        </w:r>
      </w:ins>
      <w:del w:id="20997" w:author="Rev 6 Allen Wirfs-Brock" w:date="2012-02-25T10:06:00Z">
        <w:r w:rsidRPr="00E77497" w:rsidDel="00724A70">
          <w:delText xml:space="preserve">set </w:delText>
        </w:r>
        <w:r w:rsidRPr="00E77497" w:rsidDel="00724A70">
          <w:rPr>
            <w:i/>
          </w:rPr>
          <w:delText>iterating</w:delText>
        </w:r>
        <w:r w:rsidRPr="00E77497" w:rsidDel="00724A70">
          <w:delText xml:space="preserve"> to </w:delText>
        </w:r>
        <w:r w:rsidRPr="00E77497" w:rsidDel="00724A70">
          <w:rPr>
            <w:b/>
          </w:rPr>
          <w:delText>false</w:delText>
        </w:r>
      </w:del>
      <w:r w:rsidRPr="00E77497">
        <w:t>.</w:t>
      </w:r>
    </w:p>
    <w:p w14:paraId="4C80F2EA" w14:textId="77777777" w:rsidR="00236961" w:rsidRDefault="00236961" w:rsidP="0027695A">
      <w:pPr>
        <w:pStyle w:val="Alg3"/>
        <w:numPr>
          <w:ilvl w:val="1"/>
          <w:numId w:val="683"/>
        </w:numPr>
        <w:rPr>
          <w:ins w:id="20998" w:author="Rev 6 Allen Wirfs-Brock" w:date="2012-02-18T12:36:00Z"/>
        </w:rPr>
      </w:pPr>
      <w:ins w:id="20999" w:author="Rev 6 Allen Wirfs-Brock" w:date="2012-02-18T12:35:00Z">
        <w:r>
          <w:t xml:space="preserve">Else if </w:t>
        </w:r>
        <w:r w:rsidRPr="009E1306">
          <w:rPr>
            <w:i/>
          </w:rPr>
          <w:t>exprValue</w:t>
        </w:r>
        <w:r>
          <w:t xml:space="preserve"> is a Completion Record</w:t>
        </w:r>
      </w:ins>
      <w:ins w:id="21000" w:author="Rev 6 Allen Wirfs-Brock" w:date="2012-02-18T12:36:00Z">
        <w:r>
          <w:t xml:space="preserve">, </w:t>
        </w:r>
        <w:commentRangeStart w:id="21001"/>
        <w:r>
          <w:t>then</w:t>
        </w:r>
      </w:ins>
      <w:commentRangeEnd w:id="21001"/>
      <w:ins w:id="21002" w:author="Rev 6 Allen Wirfs-Brock" w:date="2012-02-18T12:38:00Z">
        <w:r w:rsidR="009E1306">
          <w:rPr>
            <w:rStyle w:val="af3"/>
            <w:rFonts w:ascii="Arial" w:eastAsia="MS Mincho" w:hAnsi="Arial"/>
            <w:spacing w:val="0"/>
            <w:lang w:eastAsia="ja-JP"/>
          </w:rPr>
          <w:commentReference w:id="21001"/>
        </w:r>
      </w:ins>
    </w:p>
    <w:p w14:paraId="09F3E70F" w14:textId="77777777" w:rsidR="006430AB" w:rsidRDefault="006430AB" w:rsidP="006430AB">
      <w:pPr>
        <w:pStyle w:val="Alg3"/>
        <w:numPr>
          <w:ilvl w:val="2"/>
          <w:numId w:val="683"/>
        </w:numPr>
        <w:ind w:left="1620" w:hanging="180"/>
        <w:rPr>
          <w:ins w:id="21003" w:author="Rev 6 Allen Wirfs-Brock" w:date="2012-02-25T10:08:00Z"/>
        </w:rPr>
      </w:pPr>
      <w:ins w:id="21004" w:author="Rev 6 Allen Wirfs-Brock" w:date="2012-02-25T10:08:00Z">
        <w:r>
          <w:t xml:space="preserve">Assert: </w:t>
        </w:r>
        <w:r w:rsidRPr="006430AB">
          <w:rPr>
            <w:i/>
          </w:rPr>
          <w:t>expr</w:t>
        </w:r>
      </w:ins>
      <w:ins w:id="21005" w:author="Rev 6 Allen Wirfs-Brock" w:date="2012-02-25T10:09:00Z">
        <w:r w:rsidRPr="006430AB">
          <w:rPr>
            <w:i/>
          </w:rPr>
          <w:t>V</w:t>
        </w:r>
      </w:ins>
      <w:ins w:id="21006" w:author="Rev 6 Allen Wirfs-Brock" w:date="2012-02-25T10:08:00Z">
        <w:r w:rsidRPr="006430AB">
          <w:rPr>
            <w:i/>
          </w:rPr>
          <w:t>alue</w:t>
        </w:r>
        <w:r>
          <w:t xml:space="preserve"> is an abrupt completion.</w:t>
        </w:r>
      </w:ins>
    </w:p>
    <w:p w14:paraId="6CF3DB13" w14:textId="77777777" w:rsidR="00236961" w:rsidRPr="00E77497" w:rsidRDefault="00236961" w:rsidP="006430AB">
      <w:pPr>
        <w:pStyle w:val="Alg3"/>
        <w:numPr>
          <w:ilvl w:val="2"/>
          <w:numId w:val="683"/>
        </w:numPr>
        <w:spacing w:after="240"/>
        <w:ind w:left="1627" w:hanging="187"/>
        <w:rPr>
          <w:ins w:id="21007" w:author="Rev 6 Allen Wirfs-Brock" w:date="2012-02-18T12:35:00Z"/>
        </w:rPr>
      </w:pPr>
      <w:ins w:id="21008" w:author="Rev 6 Allen Wirfs-Brock" w:date="2012-02-18T12:36:00Z">
        <w:r>
          <w:t>If</w:t>
        </w:r>
      </w:ins>
      <w:ins w:id="21009" w:author="Rev 6 Allen Wirfs-Brock" w:date="2012-02-18T12:35:00Z">
        <w:r>
          <w:t xml:space="preserve"> </w:t>
        </w:r>
        <w:r w:rsidRPr="00E77497">
          <w:t xml:space="preserve"> </w:t>
        </w:r>
      </w:ins>
      <w:ins w:id="21010" w:author="Rev 6 Allen Wirfs-Brock" w:date="2012-02-25T10:10:00Z">
        <w:del w:id="21011" w:author="Rev 7 Allen Wirfs-Brock" w:date="2012-04-25T08:04:00Z">
          <w:r w:rsidR="006430AB" w:rsidDel="007C32C2">
            <w:delText>loopContinues</w:delText>
          </w:r>
        </w:del>
      </w:ins>
      <w:ins w:id="21012" w:author="Rev 7 Allen Wirfs-Brock" w:date="2012-04-25T08:04:00Z">
        <w:r w:rsidR="007C32C2">
          <w:t>LoopContinues</w:t>
        </w:r>
      </w:ins>
      <w:ins w:id="21013" w:author="Rev 6 Allen Wirfs-Brock" w:date="2012-02-25T10:10:00Z">
        <w:r w:rsidR="006430AB">
          <w:t xml:space="preserve"> (</w:t>
        </w:r>
        <w:r w:rsidR="006430AB" w:rsidRPr="006430AB">
          <w:rPr>
            <w:i/>
          </w:rPr>
          <w:t>exprValue</w:t>
        </w:r>
        <w:r w:rsidR="006430AB">
          <w:t>,</w:t>
        </w:r>
        <w:r w:rsidR="006430AB" w:rsidRPr="00451D9D">
          <w:rPr>
            <w:i/>
          </w:rPr>
          <w:t>labelSet</w:t>
        </w:r>
        <w:r w:rsidR="006430AB">
          <w:t xml:space="preserve">) is </w:t>
        </w:r>
        <w:r w:rsidR="006430AB">
          <w:rPr>
            <w:b/>
          </w:rPr>
          <w:t>false</w:t>
        </w:r>
        <w:r w:rsidR="006430AB" w:rsidRPr="00E77497">
          <w:t xml:space="preserve">, return </w:t>
        </w:r>
        <w:r w:rsidR="006430AB" w:rsidRPr="006430AB">
          <w:rPr>
            <w:i/>
          </w:rPr>
          <w:t>exprV</w:t>
        </w:r>
        <w:r w:rsidR="006430AB">
          <w:rPr>
            <w:i/>
          </w:rPr>
          <w:t>alue.</w:t>
        </w:r>
      </w:ins>
    </w:p>
    <w:p w14:paraId="622863AF" w14:textId="77777777" w:rsidR="004C02EF" w:rsidRPr="00E77497" w:rsidDel="006430AB" w:rsidRDefault="004C02EF" w:rsidP="006430AB">
      <w:pPr>
        <w:pStyle w:val="Alg3"/>
        <w:numPr>
          <w:ilvl w:val="0"/>
          <w:numId w:val="683"/>
        </w:numPr>
        <w:spacing w:after="220"/>
        <w:rPr>
          <w:del w:id="21014" w:author="Rev 6 Allen Wirfs-Brock" w:date="2012-02-25T10:11:00Z"/>
        </w:rPr>
      </w:pPr>
      <w:del w:id="21015" w:author="Rev 6 Allen Wirfs-Brock" w:date="2012-02-25T10:11:00Z">
        <w:r w:rsidRPr="00E77497" w:rsidDel="006430AB">
          <w:delText xml:space="preserve">Return </w:delText>
        </w:r>
      </w:del>
      <w:del w:id="21016" w:author="Rev 6 Allen Wirfs-Brock" w:date="2012-02-18T12:20:00Z">
        <w:r w:rsidRPr="00E77497" w:rsidDel="00F75D28">
          <w:delText>(</w:delText>
        </w:r>
      </w:del>
      <w:del w:id="21017" w:author="Rev 6 Allen Wirfs-Brock" w:date="2012-02-23T12:45:00Z">
        <w:r w:rsidRPr="00E77497" w:rsidDel="00DE1793">
          <w:rPr>
            <w:rFonts w:ascii="Arial" w:hAnsi="Arial" w:cs="Arial"/>
          </w:rPr>
          <w:delText>normal</w:delText>
        </w:r>
        <w:r w:rsidRPr="00E77497" w:rsidDel="00DE1793">
          <w:delText xml:space="preserve">, </w:delText>
        </w:r>
      </w:del>
      <w:del w:id="21018" w:author="Rev 6 Allen Wirfs-Brock" w:date="2012-02-25T10:11:00Z">
        <w:r w:rsidRPr="00E77497" w:rsidDel="006430AB">
          <w:rPr>
            <w:i/>
          </w:rPr>
          <w:delText>V</w:delText>
        </w:r>
      </w:del>
      <w:del w:id="21019" w:author="Rev 6 Allen Wirfs-Brock" w:date="2012-02-23T12:45:00Z">
        <w:r w:rsidRPr="00E77497" w:rsidDel="00DE1793">
          <w:delText xml:space="preserve">, </w:delText>
        </w:r>
        <w:r w:rsidRPr="00E77497" w:rsidDel="00DE1793">
          <w:rPr>
            <w:rFonts w:ascii="Arial" w:hAnsi="Arial" w:cs="Arial"/>
          </w:rPr>
          <w:delText>empty</w:delText>
        </w:r>
      </w:del>
      <w:del w:id="21020" w:author="Rev 6 Allen Wirfs-Brock" w:date="2012-02-18T12:21:00Z">
        <w:r w:rsidRPr="00E77497" w:rsidDel="00F75D28">
          <w:delText>);</w:delText>
        </w:r>
      </w:del>
    </w:p>
    <w:p w14:paraId="42850D1C" w14:textId="77777777" w:rsidR="004C02EF" w:rsidRPr="00E77497" w:rsidRDefault="004C02EF" w:rsidP="003A4B22">
      <w:pPr>
        <w:pStyle w:val="30"/>
        <w:numPr>
          <w:ilvl w:val="0"/>
          <w:numId w:val="0"/>
        </w:numPr>
      </w:pPr>
      <w:bookmarkStart w:id="21021" w:name="_Toc417706222"/>
      <w:bookmarkStart w:id="21022" w:name="_Toc472818882"/>
      <w:bookmarkStart w:id="21023" w:name="_Toc235503457"/>
      <w:bookmarkStart w:id="21024" w:name="_Toc241509232"/>
      <w:bookmarkStart w:id="21025" w:name="_Toc244416719"/>
      <w:bookmarkStart w:id="21026" w:name="_Toc276631083"/>
      <w:bookmarkStart w:id="21027" w:name="_Toc336509566"/>
      <w:r w:rsidRPr="00E77497">
        <w:t>12.6.2</w:t>
      </w:r>
      <w:r w:rsidRPr="00E77497">
        <w:tab/>
        <w:t xml:space="preserve">The </w:t>
      </w:r>
      <w:r w:rsidRPr="00E77497">
        <w:rPr>
          <w:rFonts w:ascii="Courier New" w:hAnsi="Courier New"/>
        </w:rPr>
        <w:t>while</w:t>
      </w:r>
      <w:r w:rsidRPr="00E77497">
        <w:t xml:space="preserve"> </w:t>
      </w:r>
      <w:bookmarkEnd w:id="21021"/>
      <w:bookmarkEnd w:id="21022"/>
      <w:bookmarkEnd w:id="21023"/>
      <w:r w:rsidRPr="00E77497">
        <w:t>Statement</w:t>
      </w:r>
      <w:bookmarkEnd w:id="21024"/>
      <w:bookmarkEnd w:id="21025"/>
      <w:bookmarkEnd w:id="21026"/>
      <w:bookmarkEnd w:id="21027"/>
    </w:p>
    <w:p w14:paraId="0554D187" w14:textId="77777777" w:rsidR="00687A3E" w:rsidRPr="00E77497" w:rsidRDefault="00687A3E" w:rsidP="00687A3E">
      <w:pPr>
        <w:rPr>
          <w:ins w:id="21028" w:author="Rev 4 Allen Wirfs-Brock" w:date="2011-10-15T18:41:00Z"/>
          <w:rFonts w:ascii="Helvetica" w:hAnsi="Helvetica"/>
          <w:b/>
        </w:rPr>
      </w:pPr>
      <w:ins w:id="21029" w:author="Rev 4 Allen Wirfs-Brock" w:date="2011-10-15T18:41:00Z">
        <w:r w:rsidRPr="00E77497">
          <w:rPr>
            <w:rFonts w:ascii="Helvetica" w:hAnsi="Helvetica"/>
            <w:b/>
          </w:rPr>
          <w:t xml:space="preserve">Static Semantics:  </w:t>
        </w:r>
        <w:r w:rsidRPr="00E77497">
          <w:rPr>
            <w:rFonts w:ascii="Helvetica" w:hAnsi="Helvetica"/>
            <w:b/>
            <w:lang w:eastAsia="en-US"/>
          </w:rPr>
          <w:t>VarDeclaredNames</w:t>
        </w:r>
      </w:ins>
    </w:p>
    <w:p w14:paraId="21F6E02B" w14:textId="77777777" w:rsidR="008B7162" w:rsidRPr="00E77497" w:rsidRDefault="008B7162" w:rsidP="008B7162">
      <w:pPr>
        <w:jc w:val="left"/>
        <w:rPr>
          <w:ins w:id="21030" w:author="Rev 3 Allen Wirfs-Brock" w:date="2011-09-02T11:05:00Z"/>
        </w:rPr>
      </w:pPr>
      <w:ins w:id="21031" w:author="Rev 3 Allen Wirfs-Brock" w:date="2011-09-02T11:05:00Z">
        <w:del w:id="21032" w:author="Rev 4 Allen Wirfs-Brock" w:date="2011-10-15T18:43:00Z">
          <w:r w:rsidRPr="00E77497" w:rsidDel="00687A3E">
            <w:delText xml:space="preserve">The VarDeclaredNames of the production  </w:delText>
          </w:r>
        </w:del>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Pr="00E77497">
          <w:rPr>
            <w:rFonts w:ascii="Courier New" w:hAnsi="Courier New"/>
            <w:b/>
          </w:rPr>
          <w:t>while</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ins>
      <w:ins w:id="21033" w:author="Rev 8 Allen Wirfs-Brock" w:date="2012-06-01T09:03:00Z">
        <w:r w:rsidR="00007356" w:rsidRPr="00007356">
          <w:rPr>
            <w:rFonts w:ascii="Times New Roman" w:hAnsi="Times New Roman"/>
            <w:i/>
          </w:rPr>
          <w:t xml:space="preserve"> </w:t>
        </w:r>
        <w:r w:rsidR="00007356" w:rsidRPr="00E77497">
          <w:rPr>
            <w:rFonts w:ascii="Times New Roman" w:hAnsi="Times New Roman"/>
            <w:i/>
          </w:rPr>
          <w:t>Statement</w:t>
        </w:r>
      </w:ins>
      <w:ins w:id="21034" w:author="Rev 3 Allen Wirfs-Brock" w:date="2011-09-02T11:05:00Z">
        <w:r w:rsidRPr="00E77497">
          <w:rPr>
            <w:rFonts w:ascii="Times New Roman" w:hAnsi="Times New Roman"/>
            <w:i/>
          </w:rPr>
          <w:t xml:space="preserve"> </w:t>
        </w:r>
        <w:del w:id="21035" w:author="Rev 4 Allen Wirfs-Brock" w:date="2011-10-15T18:43:00Z">
          <w:r w:rsidRPr="00E77497" w:rsidDel="00687A3E">
            <w:rPr>
              <w:rFonts w:ascii="Times New Roman" w:hAnsi="Times New Roman"/>
              <w:i/>
            </w:rPr>
            <w:delText>Statement</w:delText>
          </w:r>
          <w:r w:rsidRPr="00E77497" w:rsidDel="00687A3E">
            <w:delText xml:space="preserve"> </w:delText>
          </w:r>
          <w:r w:rsidRPr="00E77497" w:rsidDel="00687A3E">
            <w:rPr>
              <w:rFonts w:ascii="Times New Roman" w:hAnsi="Times New Roman"/>
              <w:i/>
            </w:rPr>
            <w:delText xml:space="preserve"> </w:delText>
          </w:r>
          <w:r w:rsidRPr="00E77497" w:rsidDel="00687A3E">
            <w:delText>is determined as follows:</w:delText>
          </w:r>
        </w:del>
      </w:ins>
    </w:p>
    <w:p w14:paraId="170286F9" w14:textId="77777777" w:rsidR="008B7162" w:rsidRPr="00E77497" w:rsidRDefault="008B7162" w:rsidP="00B34B48">
      <w:pPr>
        <w:pStyle w:val="Alg4"/>
        <w:numPr>
          <w:ilvl w:val="0"/>
          <w:numId w:val="478"/>
        </w:numPr>
        <w:spacing w:after="220"/>
        <w:contextualSpacing/>
        <w:rPr>
          <w:ins w:id="21036" w:author="Rev 3 Allen Wirfs-Brock" w:date="2011-09-02T11:05:00Z"/>
        </w:rPr>
      </w:pPr>
      <w:ins w:id="21037" w:author="Rev 3 Allen Wirfs-Brock" w:date="2011-09-02T11:05:00Z">
        <w:r w:rsidRPr="00E77497">
          <w:t xml:space="preserve">Return the VarDeclaredNames of </w:t>
        </w:r>
        <w:r w:rsidRPr="00E77497">
          <w:rPr>
            <w:i/>
          </w:rPr>
          <w:t>Statement</w:t>
        </w:r>
        <w:r w:rsidRPr="00E77497">
          <w:t>.</w:t>
        </w:r>
      </w:ins>
    </w:p>
    <w:p w14:paraId="5700BE85" w14:textId="77777777" w:rsidR="004901F8" w:rsidRPr="00E77497" w:rsidRDefault="004901F8" w:rsidP="004901F8">
      <w:pPr>
        <w:pStyle w:val="40"/>
        <w:numPr>
          <w:ilvl w:val="0"/>
          <w:numId w:val="0"/>
        </w:numPr>
        <w:rPr>
          <w:ins w:id="21038" w:author="Rev 6 Allen Wirfs-Brock" w:date="2012-02-25T11:24:00Z"/>
        </w:rPr>
      </w:pPr>
      <w:ins w:id="21039" w:author="Rev 6 Allen Wirfs-Brock" w:date="2012-02-25T11:24:00Z">
        <w:r w:rsidRPr="00E77497">
          <w:t>Runtime Semantics</w:t>
        </w:r>
      </w:ins>
    </w:p>
    <w:p w14:paraId="5299D9C5" w14:textId="77777777" w:rsidR="004901F8" w:rsidRDefault="004901F8" w:rsidP="004901F8">
      <w:pPr>
        <w:keepNext/>
        <w:rPr>
          <w:ins w:id="21040" w:author="Rev 6 Allen Wirfs-Brock" w:date="2012-02-25T11:21:00Z"/>
          <w:rFonts w:ascii="Helvetica" w:hAnsi="Helvetica"/>
          <w:b/>
          <w:spacing w:val="6"/>
        </w:rPr>
      </w:pPr>
      <w:ins w:id="21041" w:author="Rev 6 Allen Wirfs-Brock" w:date="2012-02-25T11:21:00Z">
        <w:r w:rsidRPr="00E77497">
          <w:rPr>
            <w:rFonts w:ascii="Helvetica" w:hAnsi="Helvetica"/>
            <w:b/>
          </w:rPr>
          <w:t xml:space="preserve">Runtime Semantics: </w:t>
        </w:r>
        <w:r>
          <w:rPr>
            <w:rFonts w:ascii="Helvetica" w:hAnsi="Helvetica"/>
            <w:b/>
            <w:spacing w:val="6"/>
          </w:rPr>
          <w:t>Labelled Evaluation</w:t>
        </w:r>
      </w:ins>
    </w:p>
    <w:p w14:paraId="73443228" w14:textId="77777777" w:rsidR="004901F8" w:rsidRPr="00FA3203" w:rsidRDefault="004901F8" w:rsidP="004901F8">
      <w:pPr>
        <w:ind w:left="360"/>
        <w:rPr>
          <w:ins w:id="21042" w:author="Rev 6 Allen Wirfs-Brock" w:date="2012-02-25T11:21:00Z"/>
        </w:rPr>
      </w:pPr>
      <w:ins w:id="21043" w:author="Rev 6 Allen Wirfs-Brock" w:date="2012-02-25T11:21:00Z">
        <w:r>
          <w:t>W</w:t>
        </w:r>
        <w:r w:rsidRPr="004418C4">
          <w:t xml:space="preserve">ith argument </w:t>
        </w:r>
        <w:r>
          <w:rPr>
            <w:rFonts w:ascii="Times New Roman" w:hAnsi="Times New Roman"/>
            <w:i/>
          </w:rPr>
          <w:t>l</w:t>
        </w:r>
        <w:r w:rsidRPr="006B5B38">
          <w:rPr>
            <w:rFonts w:ascii="Times New Roman" w:hAnsi="Times New Roman"/>
            <w:i/>
          </w:rPr>
          <w:t>abelSet</w:t>
        </w:r>
        <w:r>
          <w:t>.</w:t>
        </w:r>
      </w:ins>
    </w:p>
    <w:p w14:paraId="1A450F56" w14:textId="77777777" w:rsidR="00687A3E" w:rsidRPr="00E77497" w:rsidDel="004901F8" w:rsidRDefault="00687A3E" w:rsidP="00687A3E">
      <w:pPr>
        <w:keepNext/>
        <w:rPr>
          <w:ins w:id="21044" w:author="Rev 4 Allen Wirfs-Brock" w:date="2011-10-15T18:42:00Z"/>
          <w:del w:id="21045" w:author="Rev 6 Allen Wirfs-Brock" w:date="2012-02-25T11:21:00Z"/>
          <w:rFonts w:ascii="Helvetica" w:hAnsi="Helvetica"/>
          <w:b/>
        </w:rPr>
      </w:pPr>
      <w:ins w:id="21046" w:author="Rev 4 Allen Wirfs-Brock" w:date="2011-10-15T18:42:00Z">
        <w:del w:id="21047" w:author="Rev 6 Allen Wirfs-Brock" w:date="2012-02-25T11:21:00Z">
          <w:r w:rsidRPr="00E77497" w:rsidDel="004901F8">
            <w:rPr>
              <w:rFonts w:ascii="Helvetica" w:hAnsi="Helvetica"/>
              <w:b/>
            </w:rPr>
            <w:delText xml:space="preserve">Runtime Semantics: </w:delText>
          </w:r>
          <w:r w:rsidRPr="00E77497" w:rsidDel="004901F8">
            <w:rPr>
              <w:rFonts w:ascii="Helvetica" w:hAnsi="Helvetica"/>
              <w:b/>
              <w:spacing w:val="6"/>
            </w:rPr>
            <w:delText>Evaluation</w:delText>
          </w:r>
        </w:del>
      </w:ins>
    </w:p>
    <w:p w14:paraId="666A11CF" w14:textId="77777777" w:rsidR="004C02EF" w:rsidRPr="00E77497" w:rsidRDefault="004C02EF" w:rsidP="004C02EF">
      <w:del w:id="21048" w:author="Rev 4 Allen Wirfs-Brock" w:date="2011-10-15T18:44:00Z">
        <w:r w:rsidRPr="00E77497" w:rsidDel="00687A3E">
          <w:delText xml:space="preserve">The production </w:delText>
        </w:r>
      </w:del>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Pr="00E77497">
        <w:rPr>
          <w:rFonts w:ascii="Courier New" w:hAnsi="Courier New"/>
          <w:b/>
        </w:rPr>
        <w:t>while</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del w:id="21049" w:author="Rev 4 Allen Wirfs-Brock" w:date="2011-10-15T18:44:00Z">
        <w:r w:rsidRPr="00E77497" w:rsidDel="00687A3E">
          <w:delText>is evaluated as follows:</w:delText>
        </w:r>
      </w:del>
    </w:p>
    <w:p w14:paraId="0E3A1B8D" w14:textId="77777777" w:rsidR="004C02EF" w:rsidRPr="00E77497" w:rsidRDefault="004C02EF" w:rsidP="00B34B48">
      <w:pPr>
        <w:pStyle w:val="Alg3"/>
        <w:numPr>
          <w:ilvl w:val="0"/>
          <w:numId w:val="119"/>
        </w:numPr>
      </w:pPr>
      <w:r w:rsidRPr="00E77497">
        <w:t xml:space="preserve">Let </w:t>
      </w:r>
      <w:r w:rsidRPr="00E77497">
        <w:rPr>
          <w:i/>
        </w:rPr>
        <w:t>V</w:t>
      </w:r>
      <w:r w:rsidRPr="00E77497">
        <w:t xml:space="preserve"> = </w:t>
      </w:r>
      <w:commentRangeStart w:id="21050"/>
      <w:del w:id="21051" w:author="Rev 6 Allen Wirfs-Brock" w:date="2012-02-18T12:13:00Z">
        <w:r w:rsidRPr="00BC2562" w:rsidDel="00BD5F8D">
          <w:rPr>
            <w:b/>
          </w:rPr>
          <w:delText>empty</w:delText>
        </w:r>
      </w:del>
      <w:ins w:id="21052" w:author="Rev 6 Allen Wirfs-Brock" w:date="2012-02-18T12:13:00Z">
        <w:r w:rsidR="00BD5F8D" w:rsidRPr="00BC2562">
          <w:rPr>
            <w:b/>
          </w:rPr>
          <w:t>undefined</w:t>
        </w:r>
        <w:commentRangeEnd w:id="21050"/>
        <w:r w:rsidR="00BD5F8D" w:rsidRPr="00BC2562">
          <w:rPr>
            <w:rStyle w:val="af3"/>
            <w:rFonts w:ascii="Arial" w:eastAsia="MS Mincho" w:hAnsi="Arial"/>
            <w:b/>
            <w:spacing w:val="0"/>
            <w:lang w:eastAsia="ja-JP"/>
          </w:rPr>
          <w:commentReference w:id="21050"/>
        </w:r>
      </w:ins>
      <w:r w:rsidRPr="00BC2562">
        <w:t>.</w:t>
      </w:r>
    </w:p>
    <w:p w14:paraId="663FB288" w14:textId="77777777" w:rsidR="004C02EF" w:rsidRPr="00E77497" w:rsidRDefault="004C02EF" w:rsidP="00B34B48">
      <w:pPr>
        <w:pStyle w:val="Alg3"/>
        <w:numPr>
          <w:ilvl w:val="0"/>
          <w:numId w:val="119"/>
        </w:numPr>
      </w:pPr>
      <w:r w:rsidRPr="00E77497">
        <w:t>Repeat</w:t>
      </w:r>
    </w:p>
    <w:p w14:paraId="34B10218" w14:textId="77777777" w:rsidR="004C02EF" w:rsidRPr="00E77497" w:rsidRDefault="004C02EF" w:rsidP="00B34B48">
      <w:pPr>
        <w:pStyle w:val="Alg3"/>
        <w:numPr>
          <w:ilvl w:val="1"/>
          <w:numId w:val="119"/>
        </w:numPr>
      </w:pPr>
      <w:r w:rsidRPr="00E77497">
        <w:t xml:space="preserve">Let </w:t>
      </w:r>
      <w:r w:rsidRPr="00E77497">
        <w:rPr>
          <w:i/>
        </w:rPr>
        <w:t>exprRef</w:t>
      </w:r>
      <w:r w:rsidRPr="00E77497">
        <w:t xml:space="preserve"> be the result of evaluating </w:t>
      </w:r>
      <w:r w:rsidRPr="00E77497">
        <w:rPr>
          <w:i/>
        </w:rPr>
        <w:t>Expression</w:t>
      </w:r>
      <w:r w:rsidRPr="00E77497">
        <w:t>.</w:t>
      </w:r>
    </w:p>
    <w:p w14:paraId="05AA21C6" w14:textId="77777777" w:rsidR="00F75D28" w:rsidRDefault="00F75D28" w:rsidP="006430AB">
      <w:pPr>
        <w:pStyle w:val="Alg2"/>
        <w:numPr>
          <w:ilvl w:val="1"/>
          <w:numId w:val="119"/>
        </w:numPr>
        <w:contextualSpacing/>
        <w:rPr>
          <w:ins w:id="21053" w:author="Rev 6 Allen Wirfs-Brock" w:date="2012-02-18T12:18:00Z"/>
        </w:rPr>
      </w:pPr>
      <w:ins w:id="21054" w:author="Rev 6 Allen Wirfs-Brock" w:date="2012-02-18T12:18:00Z">
        <w:r>
          <w:t xml:space="preserve">Let </w:t>
        </w:r>
        <w:r w:rsidRPr="00327BF7">
          <w:rPr>
            <w:i/>
          </w:rPr>
          <w:t>exprValue</w:t>
        </w:r>
        <w:r>
          <w:t xml:space="preserve"> be </w:t>
        </w:r>
        <w:r w:rsidRPr="00E77497">
          <w:t>ToBoolean(GetValue(</w:t>
        </w:r>
        <w:r w:rsidRPr="00E77497">
          <w:rPr>
            <w:i/>
          </w:rPr>
          <w:t>exprRef</w:t>
        </w:r>
        <w:r w:rsidRPr="00E77497">
          <w:t>))</w:t>
        </w:r>
        <w:r>
          <w:t>.</w:t>
        </w:r>
      </w:ins>
    </w:p>
    <w:p w14:paraId="6ADE4E3E" w14:textId="77777777" w:rsidR="004C02EF" w:rsidRPr="00E77497" w:rsidRDefault="004C02EF" w:rsidP="00B34B48">
      <w:pPr>
        <w:pStyle w:val="Alg3"/>
        <w:numPr>
          <w:ilvl w:val="1"/>
          <w:numId w:val="119"/>
        </w:numPr>
      </w:pPr>
      <w:r w:rsidRPr="00E77497">
        <w:t xml:space="preserve">If </w:t>
      </w:r>
      <w:ins w:id="21055" w:author="Rev 6 Allen Wirfs-Brock" w:date="2012-02-18T12:20:00Z">
        <w:r w:rsidR="00F75D28" w:rsidRPr="006A5E27">
          <w:rPr>
            <w:i/>
          </w:rPr>
          <w:t>exprValue</w:t>
        </w:r>
      </w:ins>
      <w:del w:id="21056" w:author="Rev 6 Allen Wirfs-Brock" w:date="2012-02-18T12:20:00Z">
        <w:r w:rsidRPr="00E77497" w:rsidDel="00F75D28">
          <w:delText>ToBoolean(GetValue(</w:delText>
        </w:r>
        <w:r w:rsidRPr="00E77497" w:rsidDel="00F75D28">
          <w:rPr>
            <w:i/>
          </w:rPr>
          <w:delText>exprRef</w:delText>
        </w:r>
        <w:r w:rsidRPr="00E77497" w:rsidDel="00F75D28">
          <w:delText>))</w:delText>
        </w:r>
      </w:del>
      <w:r w:rsidRPr="00E77497">
        <w:t xml:space="preserve"> is </w:t>
      </w:r>
      <w:r w:rsidRPr="00E77497">
        <w:rPr>
          <w:b/>
        </w:rPr>
        <w:t>false</w:t>
      </w:r>
      <w:r w:rsidRPr="00E77497">
        <w:t xml:space="preserve">, return </w:t>
      </w:r>
      <w:ins w:id="21057" w:author="Rev 6 Allen Wirfs-Brock" w:date="2012-02-23T12:48:00Z">
        <w:r w:rsidR="001E2FDD">
          <w:t>NormalCompletion(</w:t>
        </w:r>
      </w:ins>
      <w:del w:id="21058" w:author="Rev 6 Allen Wirfs-Brock" w:date="2012-02-18T12:41:00Z">
        <w:r w:rsidRPr="00E77497" w:rsidDel="009E1306">
          <w:delText>(</w:delText>
        </w:r>
      </w:del>
      <w:del w:id="21059" w:author="Rev 6 Allen Wirfs-Brock" w:date="2012-02-23T12:48:00Z">
        <w:r w:rsidRPr="00E77497" w:rsidDel="001E2FDD">
          <w:rPr>
            <w:rFonts w:ascii="Arial" w:hAnsi="Arial" w:cs="Arial"/>
          </w:rPr>
          <w:delText>normal</w:delText>
        </w:r>
        <w:r w:rsidRPr="00E77497" w:rsidDel="001E2FDD">
          <w:delText xml:space="preserve">, </w:delText>
        </w:r>
      </w:del>
      <w:r w:rsidRPr="00E77497">
        <w:rPr>
          <w:i/>
        </w:rPr>
        <w:t>V</w:t>
      </w:r>
      <w:del w:id="21060" w:author="Rev 6 Allen Wirfs-Brock" w:date="2012-02-23T12:48:00Z">
        <w:r w:rsidRPr="00E77497" w:rsidDel="001E2FDD">
          <w:delText xml:space="preserve">, </w:delText>
        </w:r>
        <w:r w:rsidRPr="00E77497" w:rsidDel="001E2FDD">
          <w:rPr>
            <w:rFonts w:ascii="Arial" w:hAnsi="Arial" w:cs="Arial"/>
          </w:rPr>
          <w:delText>empty</w:delText>
        </w:r>
      </w:del>
      <w:r w:rsidRPr="00E77497">
        <w:t>).</w:t>
      </w:r>
    </w:p>
    <w:p w14:paraId="6D6C8BE5" w14:textId="77777777" w:rsidR="009E1306" w:rsidRDefault="009E1306" w:rsidP="009E1306">
      <w:pPr>
        <w:pStyle w:val="Alg3"/>
        <w:numPr>
          <w:ilvl w:val="1"/>
          <w:numId w:val="119"/>
        </w:numPr>
        <w:rPr>
          <w:ins w:id="21061" w:author="Rev 6 Allen Wirfs-Brock" w:date="2012-02-18T12:40:00Z"/>
        </w:rPr>
      </w:pPr>
      <w:ins w:id="21062" w:author="Rev 6 Allen Wirfs-Brock" w:date="2012-02-18T12:40:00Z">
        <w:r>
          <w:t xml:space="preserve">Else if </w:t>
        </w:r>
        <w:r w:rsidRPr="009E1306">
          <w:rPr>
            <w:i/>
          </w:rPr>
          <w:t>exprValue</w:t>
        </w:r>
        <w:r>
          <w:t xml:space="preserve"> is a Completion Record, </w:t>
        </w:r>
        <w:commentRangeStart w:id="21063"/>
        <w:r>
          <w:t>then</w:t>
        </w:r>
        <w:commentRangeEnd w:id="21063"/>
        <w:r>
          <w:rPr>
            <w:rStyle w:val="af3"/>
            <w:rFonts w:ascii="Arial" w:eastAsia="MS Mincho" w:hAnsi="Arial"/>
            <w:spacing w:val="0"/>
            <w:lang w:eastAsia="ja-JP"/>
          </w:rPr>
          <w:commentReference w:id="21063"/>
        </w:r>
      </w:ins>
    </w:p>
    <w:p w14:paraId="783FB544" w14:textId="77777777" w:rsidR="006430AB" w:rsidRDefault="006430AB" w:rsidP="006430AB">
      <w:pPr>
        <w:pStyle w:val="Alg3"/>
        <w:numPr>
          <w:ilvl w:val="2"/>
          <w:numId w:val="119"/>
        </w:numPr>
        <w:tabs>
          <w:tab w:val="clear" w:pos="1800"/>
          <w:tab w:val="num" w:pos="1440"/>
        </w:tabs>
        <w:ind w:hanging="630"/>
        <w:rPr>
          <w:ins w:id="21064" w:author="Rev 6 Allen Wirfs-Brock" w:date="2012-02-25T10:15:00Z"/>
        </w:rPr>
      </w:pPr>
      <w:ins w:id="21065" w:author="Rev 6 Allen Wirfs-Brock" w:date="2012-02-25T10:15:00Z">
        <w:r>
          <w:t xml:space="preserve">Assert: </w:t>
        </w:r>
        <w:r w:rsidRPr="006430AB">
          <w:rPr>
            <w:i/>
          </w:rPr>
          <w:t>exprValue</w:t>
        </w:r>
        <w:r>
          <w:t xml:space="preserve"> is an abrupt completion.</w:t>
        </w:r>
      </w:ins>
    </w:p>
    <w:p w14:paraId="3F19F341" w14:textId="77777777" w:rsidR="009E1306" w:rsidRPr="00E77497" w:rsidRDefault="006430AB" w:rsidP="006430AB">
      <w:pPr>
        <w:pStyle w:val="Alg3"/>
        <w:numPr>
          <w:ilvl w:val="2"/>
          <w:numId w:val="119"/>
        </w:numPr>
        <w:tabs>
          <w:tab w:val="clear" w:pos="1800"/>
          <w:tab w:val="left" w:pos="1440"/>
          <w:tab w:val="left" w:pos="2070"/>
          <w:tab w:val="left" w:pos="2160"/>
        </w:tabs>
        <w:ind w:left="1530"/>
        <w:rPr>
          <w:ins w:id="21066" w:author="Rev 6 Allen Wirfs-Brock" w:date="2012-02-18T12:40:00Z"/>
        </w:rPr>
      </w:pPr>
      <w:ins w:id="21067" w:author="Rev 6 Allen Wirfs-Brock" w:date="2012-02-25T10:16:00Z">
        <w:r>
          <w:t xml:space="preserve">If </w:t>
        </w:r>
        <w:r w:rsidRPr="00E77497">
          <w:t xml:space="preserve"> </w:t>
        </w:r>
        <w:del w:id="21068" w:author="Rev 7 Allen Wirfs-Brock" w:date="2012-04-25T08:04:00Z">
          <w:r w:rsidDel="007C32C2">
            <w:delText>loopContinues</w:delText>
          </w:r>
        </w:del>
      </w:ins>
      <w:ins w:id="21069" w:author="Rev 7 Allen Wirfs-Brock" w:date="2012-04-25T08:04:00Z">
        <w:r w:rsidR="007C32C2">
          <w:t>LoopContinues</w:t>
        </w:r>
      </w:ins>
      <w:ins w:id="21070" w:author="Rev 6 Allen Wirfs-Brock" w:date="2012-02-25T10:16:00Z">
        <w:r>
          <w:t xml:space="preserve"> (</w:t>
        </w:r>
        <w:r w:rsidRPr="006430AB">
          <w:rPr>
            <w:i/>
          </w:rPr>
          <w:t>exprValue</w:t>
        </w:r>
        <w:r>
          <w:t>,</w:t>
        </w:r>
        <w:r w:rsidRPr="00451D9D">
          <w:rPr>
            <w:i/>
          </w:rPr>
          <w:t>labelSet</w:t>
        </w:r>
        <w:r>
          <w:t xml:space="preserve">) is </w:t>
        </w:r>
        <w:r>
          <w:rPr>
            <w:b/>
          </w:rPr>
          <w:t>false</w:t>
        </w:r>
        <w:r w:rsidRPr="00E77497">
          <w:t xml:space="preserve">, return </w:t>
        </w:r>
        <w:r w:rsidRPr="006430AB">
          <w:rPr>
            <w:i/>
          </w:rPr>
          <w:t>exprV</w:t>
        </w:r>
        <w:r>
          <w:rPr>
            <w:i/>
          </w:rPr>
          <w:t>alue.</w:t>
        </w:r>
      </w:ins>
    </w:p>
    <w:p w14:paraId="6195E0B3" w14:textId="77777777" w:rsidR="004C02EF" w:rsidRPr="00E77497" w:rsidRDefault="004C02EF" w:rsidP="00B34B48">
      <w:pPr>
        <w:pStyle w:val="Alg3"/>
        <w:numPr>
          <w:ilvl w:val="1"/>
          <w:numId w:val="119"/>
        </w:numPr>
      </w:pPr>
      <w:r w:rsidRPr="00E77497">
        <w:t xml:space="preserve">Let </w:t>
      </w:r>
      <w:r w:rsidRPr="00E77497">
        <w:rPr>
          <w:i/>
        </w:rPr>
        <w:t>stmt</w:t>
      </w:r>
      <w:r w:rsidRPr="00E77497">
        <w:t xml:space="preserve"> be the result of evaluating </w:t>
      </w:r>
      <w:r w:rsidRPr="00E77497">
        <w:rPr>
          <w:i/>
        </w:rPr>
        <w:t>Statement</w:t>
      </w:r>
      <w:r w:rsidRPr="00E77497">
        <w:t>.</w:t>
      </w:r>
    </w:p>
    <w:p w14:paraId="4DDA15EF" w14:textId="77777777" w:rsidR="004C02EF" w:rsidRPr="00E77497" w:rsidRDefault="004C02EF" w:rsidP="00B34B48">
      <w:pPr>
        <w:pStyle w:val="Alg3"/>
        <w:numPr>
          <w:ilvl w:val="1"/>
          <w:numId w:val="119"/>
        </w:numPr>
      </w:pPr>
      <w:r w:rsidRPr="00E77497">
        <w:t xml:space="preserve">If </w:t>
      </w:r>
      <w:r w:rsidRPr="00E77497">
        <w:rPr>
          <w:i/>
        </w:rPr>
        <w:t>stmt</w:t>
      </w:r>
      <w:r w:rsidRPr="00E77497">
        <w:t>.</w:t>
      </w:r>
      <w:ins w:id="21071" w:author="Rev 6 Allen Wirfs-Brock" w:date="2012-02-18T12:47:00Z">
        <w:r w:rsidR="009E1306">
          <w:t>[[</w:t>
        </w:r>
      </w:ins>
      <w:r w:rsidRPr="00E77497">
        <w:t>value</w:t>
      </w:r>
      <w:ins w:id="21072" w:author="Rev 6 Allen Wirfs-Brock" w:date="2012-02-18T12:47:00Z">
        <w:r w:rsidR="009E1306">
          <w:t>]]</w:t>
        </w:r>
      </w:ins>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w:t>
      </w:r>
      <w:ins w:id="21073" w:author="Rev 6 Allen Wirfs-Brock" w:date="2012-02-18T12:47:00Z">
        <w:r w:rsidR="009E1306">
          <w:t>[[</w:t>
        </w:r>
      </w:ins>
      <w:r w:rsidRPr="00E77497">
        <w:t>value</w:t>
      </w:r>
      <w:ins w:id="21074" w:author="Rev 6 Allen Wirfs-Brock" w:date="2012-02-18T12:47:00Z">
        <w:r w:rsidR="009E1306">
          <w:t>]]</w:t>
        </w:r>
      </w:ins>
      <w:r w:rsidRPr="00E77497">
        <w:t>.</w:t>
      </w:r>
    </w:p>
    <w:p w14:paraId="428842AC" w14:textId="77777777" w:rsidR="004C02EF" w:rsidRPr="00E77497" w:rsidDel="00F204E5" w:rsidRDefault="004C02EF" w:rsidP="00B34B48">
      <w:pPr>
        <w:pStyle w:val="Alg3"/>
        <w:numPr>
          <w:ilvl w:val="1"/>
          <w:numId w:val="119"/>
        </w:numPr>
        <w:rPr>
          <w:del w:id="21075" w:author="Rev 6 Allen Wirfs-Brock" w:date="2012-02-25T10:17:00Z"/>
        </w:rPr>
      </w:pPr>
      <w:del w:id="21076" w:author="Rev 6 Allen Wirfs-Brock" w:date="2012-02-25T10:17:00Z">
        <w:r w:rsidRPr="00E77497" w:rsidDel="00F204E5">
          <w:delText xml:space="preserve">If </w:delText>
        </w:r>
        <w:r w:rsidRPr="00E77497" w:rsidDel="00F204E5">
          <w:rPr>
            <w:i/>
          </w:rPr>
          <w:delText>stmt</w:delText>
        </w:r>
        <w:r w:rsidRPr="00E77497" w:rsidDel="00F204E5">
          <w:delText xml:space="preserve">.type is not </w:delText>
        </w:r>
        <w:r w:rsidRPr="00E77497" w:rsidDel="00F204E5">
          <w:rPr>
            <w:rFonts w:ascii="Arial" w:hAnsi="Arial" w:cs="Arial"/>
          </w:rPr>
          <w:delText>continue</w:delText>
        </w:r>
        <w:r w:rsidRPr="00E77497" w:rsidDel="00F204E5">
          <w:delText xml:space="preserve"> </w:delText>
        </w:r>
      </w:del>
      <w:ins w:id="21077" w:author="Allen Wirfs-Brock rev2" w:date="2011-07-25T15:32:00Z">
        <w:del w:id="21078" w:author="Rev 6 Allen Wirfs-Brock" w:date="2012-02-25T10:17:00Z">
          <w:r w:rsidR="006B2955" w:rsidRPr="00E77497" w:rsidDel="00F204E5">
            <w:delText>or</w:delText>
          </w:r>
        </w:del>
      </w:ins>
      <w:del w:id="21079" w:author="Rev 6 Allen Wirfs-Brock" w:date="2012-02-25T10:17:00Z">
        <w:r w:rsidRPr="00E77497" w:rsidDel="00F204E5">
          <w:delText xml:space="preserve">|| </w:delText>
        </w:r>
        <w:r w:rsidRPr="00E77497" w:rsidDel="00F204E5">
          <w:rPr>
            <w:i/>
          </w:rPr>
          <w:delText>stmt</w:delText>
        </w:r>
        <w:r w:rsidRPr="00E77497" w:rsidDel="00F204E5">
          <w:delText xml:space="preserve">.target is not </w:delText>
        </w:r>
      </w:del>
      <w:del w:id="21080" w:author="Rev 6 Allen Wirfs-Brock" w:date="2012-02-23T18:18:00Z">
        <w:r w:rsidRPr="00E77497" w:rsidDel="00E94AC6">
          <w:delText>in the current label set</w:delText>
        </w:r>
      </w:del>
      <w:del w:id="21081" w:author="Rev 6 Allen Wirfs-Brock" w:date="2012-02-25T10:17:00Z">
        <w:r w:rsidRPr="00E77497" w:rsidDel="00F204E5">
          <w:delText>, then</w:delText>
        </w:r>
      </w:del>
    </w:p>
    <w:p w14:paraId="007299F4" w14:textId="77777777" w:rsidR="004C02EF" w:rsidRPr="00E77497" w:rsidDel="00F204E5" w:rsidRDefault="004C02EF" w:rsidP="009E1306">
      <w:pPr>
        <w:pStyle w:val="Alg3"/>
        <w:numPr>
          <w:ilvl w:val="2"/>
          <w:numId w:val="119"/>
        </w:numPr>
        <w:tabs>
          <w:tab w:val="clear" w:pos="1800"/>
          <w:tab w:val="num" w:pos="1440"/>
        </w:tabs>
        <w:ind w:hanging="630"/>
        <w:rPr>
          <w:del w:id="21082" w:author="Rev 6 Allen Wirfs-Brock" w:date="2012-02-25T10:17:00Z"/>
        </w:rPr>
      </w:pPr>
      <w:del w:id="21083" w:author="Rev 6 Allen Wirfs-Brock" w:date="2012-02-25T10:17:00Z">
        <w:r w:rsidRPr="00E77497" w:rsidDel="00F204E5">
          <w:delText xml:space="preserve">If </w:delText>
        </w:r>
        <w:r w:rsidRPr="00E77497" w:rsidDel="00F204E5">
          <w:rPr>
            <w:i/>
          </w:rPr>
          <w:delText>stmt</w:delText>
        </w:r>
        <w:r w:rsidRPr="00E77497" w:rsidDel="00F204E5">
          <w:delText xml:space="preserve">.type is </w:delText>
        </w:r>
        <w:r w:rsidRPr="00E77497" w:rsidDel="00F204E5">
          <w:rPr>
            <w:rFonts w:ascii="Arial" w:hAnsi="Arial" w:cs="Arial"/>
          </w:rPr>
          <w:delText>break</w:delText>
        </w:r>
        <w:r w:rsidRPr="00E77497" w:rsidDel="00F204E5">
          <w:delText xml:space="preserve"> and </w:delText>
        </w:r>
        <w:r w:rsidRPr="00E77497" w:rsidDel="00F204E5">
          <w:rPr>
            <w:i/>
          </w:rPr>
          <w:delText>stmt</w:delText>
        </w:r>
        <w:r w:rsidRPr="00E77497" w:rsidDel="00F204E5">
          <w:delText xml:space="preserve">.target is </w:delText>
        </w:r>
      </w:del>
      <w:del w:id="21084" w:author="Rev 6 Allen Wirfs-Brock" w:date="2012-02-23T18:19:00Z">
        <w:r w:rsidRPr="00E77497" w:rsidDel="00E94AC6">
          <w:delText>in the current label set</w:delText>
        </w:r>
      </w:del>
      <w:del w:id="21085" w:author="Rev 6 Allen Wirfs-Brock" w:date="2012-02-25T10:17:00Z">
        <w:r w:rsidRPr="00E77497" w:rsidDel="00F204E5">
          <w:delText>, then</w:delText>
        </w:r>
      </w:del>
    </w:p>
    <w:p w14:paraId="4788D478" w14:textId="77777777" w:rsidR="004C02EF" w:rsidRPr="00E77497" w:rsidDel="00F204E5" w:rsidRDefault="004C02EF" w:rsidP="009E1306">
      <w:pPr>
        <w:pStyle w:val="Alg3"/>
        <w:numPr>
          <w:ilvl w:val="3"/>
          <w:numId w:val="119"/>
        </w:numPr>
        <w:tabs>
          <w:tab w:val="clear" w:pos="2520"/>
          <w:tab w:val="num" w:pos="1800"/>
        </w:tabs>
        <w:ind w:hanging="1080"/>
        <w:rPr>
          <w:del w:id="21086" w:author="Rev 6 Allen Wirfs-Brock" w:date="2012-02-25T10:17:00Z"/>
        </w:rPr>
      </w:pPr>
      <w:del w:id="21087" w:author="Rev 6 Allen Wirfs-Brock" w:date="2012-02-25T10:17:00Z">
        <w:r w:rsidRPr="00E77497" w:rsidDel="00F204E5">
          <w:delText xml:space="preserve">Return </w:delText>
        </w:r>
      </w:del>
      <w:del w:id="21088" w:author="Rev 6 Allen Wirfs-Brock" w:date="2012-02-18T12:48:00Z">
        <w:r w:rsidRPr="00E77497" w:rsidDel="009E1306">
          <w:delText>(</w:delText>
        </w:r>
      </w:del>
      <w:del w:id="21089" w:author="Rev 6 Allen Wirfs-Brock" w:date="2012-02-23T12:46:00Z">
        <w:r w:rsidRPr="00E77497" w:rsidDel="001E2FDD">
          <w:rPr>
            <w:rFonts w:ascii="Arial" w:hAnsi="Arial" w:cs="Arial"/>
          </w:rPr>
          <w:delText>normal</w:delText>
        </w:r>
        <w:r w:rsidRPr="00E77497" w:rsidDel="001E2FDD">
          <w:delText xml:space="preserve">, </w:delText>
        </w:r>
      </w:del>
      <w:del w:id="21090" w:author="Rev 6 Allen Wirfs-Brock" w:date="2012-02-25T10:17:00Z">
        <w:r w:rsidRPr="00E77497" w:rsidDel="00F204E5">
          <w:rPr>
            <w:i/>
          </w:rPr>
          <w:delText>V</w:delText>
        </w:r>
      </w:del>
      <w:del w:id="21091" w:author="Rev 6 Allen Wirfs-Brock" w:date="2012-02-23T12:47:00Z">
        <w:r w:rsidRPr="00E77497" w:rsidDel="001E2FDD">
          <w:delText xml:space="preserve">, </w:delText>
        </w:r>
        <w:r w:rsidRPr="00E77497" w:rsidDel="001E2FDD">
          <w:rPr>
            <w:rFonts w:ascii="Arial" w:hAnsi="Arial" w:cs="Arial"/>
          </w:rPr>
          <w:delText>empty</w:delText>
        </w:r>
      </w:del>
      <w:del w:id="21092" w:author="Rev 6 Allen Wirfs-Brock" w:date="2012-02-25T10:17:00Z">
        <w:r w:rsidRPr="00E77497" w:rsidDel="00F204E5">
          <w:delText>).</w:delText>
        </w:r>
      </w:del>
    </w:p>
    <w:p w14:paraId="674BED96" w14:textId="77777777" w:rsidR="004C02EF" w:rsidRPr="00E77497" w:rsidRDefault="004C02EF" w:rsidP="00F204E5">
      <w:pPr>
        <w:pStyle w:val="Alg3"/>
        <w:numPr>
          <w:ilvl w:val="1"/>
          <w:numId w:val="119"/>
        </w:numPr>
        <w:spacing w:after="220"/>
      </w:pPr>
      <w:r w:rsidRPr="00E77497">
        <w:t xml:space="preserve">If </w:t>
      </w:r>
      <w:del w:id="21093" w:author="Rev 6 Allen Wirfs-Brock" w:date="2012-02-26T11:39:00Z">
        <w:r w:rsidRPr="00E77497" w:rsidDel="00526AEF">
          <w:rPr>
            <w:i/>
          </w:rPr>
          <w:delText>stmt</w:delText>
        </w:r>
        <w:r w:rsidRPr="00E77497" w:rsidDel="00526AEF">
          <w:delText xml:space="preserve"> is an abrupt completion</w:delText>
        </w:r>
      </w:del>
      <w:ins w:id="21094" w:author="Rev 6 Allen Wirfs-Brock" w:date="2012-02-25T10:17:00Z">
        <w:del w:id="21095" w:author="Rev 7 Allen Wirfs-Brock" w:date="2012-04-25T08:04:00Z">
          <w:r w:rsidR="00F204E5" w:rsidDel="007C32C2">
            <w:delText>loopContinues</w:delText>
          </w:r>
        </w:del>
      </w:ins>
      <w:ins w:id="21096" w:author="Rev 7 Allen Wirfs-Brock" w:date="2012-04-25T08:04:00Z">
        <w:r w:rsidR="007C32C2">
          <w:t>LoopContinues</w:t>
        </w:r>
      </w:ins>
      <w:ins w:id="21097" w:author="Rev 6 Allen Wirfs-Brock" w:date="2012-02-25T10:17:00Z">
        <w:r w:rsidR="00F204E5">
          <w:t xml:space="preserve"> (</w:t>
        </w:r>
        <w:r w:rsidR="00F204E5" w:rsidRPr="00451D9D">
          <w:rPr>
            <w:i/>
          </w:rPr>
          <w:t>stmt</w:t>
        </w:r>
        <w:r w:rsidR="00F204E5">
          <w:t>,</w:t>
        </w:r>
        <w:r w:rsidR="00F204E5" w:rsidRPr="00451D9D">
          <w:rPr>
            <w:i/>
          </w:rPr>
          <w:t>labelSet</w:t>
        </w:r>
        <w:r w:rsidR="00F204E5">
          <w:t xml:space="preserve">) is </w:t>
        </w:r>
        <w:r w:rsidR="00F204E5">
          <w:rPr>
            <w:b/>
          </w:rPr>
          <w:t>false</w:t>
        </w:r>
      </w:ins>
      <w:r w:rsidRPr="00E77497">
        <w:t xml:space="preserve">, return </w:t>
      </w:r>
      <w:r w:rsidRPr="00E77497">
        <w:rPr>
          <w:i/>
        </w:rPr>
        <w:t>stmt</w:t>
      </w:r>
      <w:r w:rsidRPr="00E77497">
        <w:t>.</w:t>
      </w:r>
    </w:p>
    <w:p w14:paraId="66E691AB" w14:textId="77777777" w:rsidR="004C02EF" w:rsidRPr="00E77497" w:rsidRDefault="004C02EF" w:rsidP="003A4B22">
      <w:pPr>
        <w:pStyle w:val="30"/>
        <w:numPr>
          <w:ilvl w:val="0"/>
          <w:numId w:val="0"/>
        </w:numPr>
      </w:pPr>
      <w:bookmarkStart w:id="21098" w:name="_Toc382212239"/>
      <w:bookmarkStart w:id="21099" w:name="_Toc382212753"/>
      <w:bookmarkStart w:id="21100" w:name="_Toc382291584"/>
      <w:bookmarkStart w:id="21101" w:name="_Toc385672233"/>
      <w:bookmarkStart w:id="21102" w:name="_Toc393690337"/>
      <w:bookmarkStart w:id="21103" w:name="_Ref432004090"/>
      <w:bookmarkStart w:id="21104" w:name="_Toc472818883"/>
      <w:bookmarkStart w:id="21105" w:name="_Toc235503458"/>
      <w:bookmarkStart w:id="21106" w:name="_Toc241509233"/>
      <w:bookmarkStart w:id="21107" w:name="_Toc244416720"/>
      <w:bookmarkStart w:id="21108" w:name="_Toc276631084"/>
      <w:bookmarkStart w:id="21109" w:name="_Toc336509567"/>
      <w:r w:rsidRPr="00E77497">
        <w:t>12.6.3</w:t>
      </w:r>
      <w:r w:rsidRPr="00E77497">
        <w:tab/>
      </w:r>
      <w:commentRangeStart w:id="21110"/>
      <w:r w:rsidRPr="00E77497">
        <w:t xml:space="preserve">The </w:t>
      </w:r>
      <w:r w:rsidRPr="00E77497">
        <w:rPr>
          <w:rFonts w:ascii="Courier New" w:hAnsi="Courier New"/>
        </w:rPr>
        <w:t>for</w:t>
      </w:r>
      <w:r w:rsidRPr="00E77497">
        <w:t xml:space="preserve"> Statemen</w:t>
      </w:r>
      <w:bookmarkEnd w:id="20957"/>
      <w:bookmarkEnd w:id="20958"/>
      <w:bookmarkEnd w:id="21098"/>
      <w:bookmarkEnd w:id="21099"/>
      <w:bookmarkEnd w:id="21100"/>
      <w:bookmarkEnd w:id="21101"/>
      <w:bookmarkEnd w:id="21102"/>
      <w:r w:rsidRPr="00E77497">
        <w:t>t</w:t>
      </w:r>
      <w:bookmarkEnd w:id="21103"/>
      <w:bookmarkEnd w:id="21104"/>
      <w:bookmarkEnd w:id="21105"/>
      <w:bookmarkEnd w:id="21106"/>
      <w:bookmarkEnd w:id="21107"/>
      <w:bookmarkEnd w:id="21108"/>
      <w:commentRangeEnd w:id="21110"/>
      <w:r w:rsidR="00CC12F9" w:rsidRPr="00E77497">
        <w:rPr>
          <w:rStyle w:val="af3"/>
          <w:b w:val="0"/>
          <w:lang w:val="en-GB"/>
        </w:rPr>
        <w:commentReference w:id="21110"/>
      </w:r>
      <w:bookmarkEnd w:id="21109"/>
    </w:p>
    <w:p w14:paraId="366F48D4" w14:textId="77777777" w:rsidR="00533E91" w:rsidRPr="00E77497" w:rsidRDefault="00533E91" w:rsidP="00533E91">
      <w:pPr>
        <w:pStyle w:val="40"/>
        <w:numPr>
          <w:ilvl w:val="0"/>
          <w:numId w:val="0"/>
        </w:numPr>
        <w:rPr>
          <w:ins w:id="21111" w:author="Rev 9 Allen Wirfs-Brock" w:date="2012-07-08T14:19:00Z"/>
        </w:rPr>
      </w:pPr>
      <w:ins w:id="21112" w:author="Rev 9 Allen Wirfs-Brock" w:date="2012-07-08T14:19:00Z">
        <w:r>
          <w:t>Static</w:t>
        </w:r>
        <w:r w:rsidRPr="00E77497">
          <w:t xml:space="preserve"> Semantics</w:t>
        </w:r>
      </w:ins>
    </w:p>
    <w:p w14:paraId="6649C295" w14:textId="77777777" w:rsidR="00687A3E" w:rsidRPr="00E77497" w:rsidRDefault="00687A3E" w:rsidP="00687A3E">
      <w:pPr>
        <w:rPr>
          <w:ins w:id="21113" w:author="Rev 4 Allen Wirfs-Brock" w:date="2011-10-15T18:41:00Z"/>
          <w:rFonts w:ascii="Helvetica" w:hAnsi="Helvetica"/>
          <w:b/>
        </w:rPr>
      </w:pPr>
      <w:ins w:id="21114" w:author="Rev 4 Allen Wirfs-Brock" w:date="2011-10-15T18:41:00Z">
        <w:r w:rsidRPr="00E77497">
          <w:rPr>
            <w:rFonts w:ascii="Helvetica" w:hAnsi="Helvetica"/>
            <w:b/>
          </w:rPr>
          <w:t xml:space="preserve">Static Semantics:  </w:t>
        </w:r>
        <w:r w:rsidRPr="00E77497">
          <w:rPr>
            <w:rFonts w:ascii="Helvetica" w:hAnsi="Helvetica"/>
            <w:b/>
            <w:lang w:eastAsia="en-US"/>
          </w:rPr>
          <w:t>VarDeclaredNames</w:t>
        </w:r>
      </w:ins>
    </w:p>
    <w:p w14:paraId="36BAB89A" w14:textId="77777777" w:rsidR="00466EC5" w:rsidRPr="00E77497" w:rsidRDefault="00137648" w:rsidP="00466EC5">
      <w:pPr>
        <w:jc w:val="left"/>
        <w:rPr>
          <w:ins w:id="21115" w:author="Rev 3 Allen Wirfs-Brock" w:date="2011-09-02T11:06:00Z"/>
        </w:rPr>
      </w:pPr>
      <w:ins w:id="21116" w:author="Rev 8 Allen Wirfs-Brock" w:date="2012-06-14T15:44:00Z">
        <w:r w:rsidRPr="00E77497">
          <w:rPr>
            <w:rStyle w:val="bnf"/>
          </w:rPr>
          <w:t>IterationStatement</w:t>
        </w:r>
        <w:r w:rsidRPr="00E77497">
          <w:t xml:space="preserve"> </w:t>
        </w:r>
        <w:r w:rsidRPr="00E77497">
          <w:rPr>
            <w:b/>
          </w:rPr>
          <w:t>:</w:t>
        </w:r>
        <w:r w:rsidRPr="00E77497">
          <w:t xml:space="preserve"> </w:t>
        </w:r>
      </w:ins>
      <w:ins w:id="21117" w:author="Rev 3 Allen Wirfs-Brock" w:date="2011-09-02T11:06:00Z">
        <w:del w:id="21118" w:author="Rev 4 Allen Wirfs-Brock" w:date="2011-10-15T18:44:00Z">
          <w:r w:rsidR="00466EC5" w:rsidRPr="00E77497" w:rsidDel="00687A3E">
            <w:delText xml:space="preserve">The VarDeclaredNames of the production  </w:delText>
          </w:r>
        </w:del>
      </w:ins>
      <w:ins w:id="21119" w:author="Rev 3 Allen Wirfs-Brock" w:date="2011-09-02T11:07:00Z">
        <w:r w:rsidR="00466EC5" w:rsidRPr="00E77497">
          <w:rPr>
            <w:rFonts w:ascii="Courier New" w:hAnsi="Courier New"/>
            <w:b/>
          </w:rPr>
          <w:t>for</w:t>
        </w:r>
        <w:r w:rsidR="00466EC5" w:rsidRPr="00E77497">
          <w:t xml:space="preserve"> </w:t>
        </w:r>
        <w:r w:rsidR="00466EC5" w:rsidRPr="00E77497">
          <w:rPr>
            <w:rFonts w:ascii="Courier New" w:hAnsi="Courier New"/>
            <w:b/>
          </w:rPr>
          <w:t>(</w:t>
        </w:r>
        <w:r w:rsidR="00466EC5" w:rsidRPr="00E77497">
          <w:rPr>
            <w:rStyle w:val="bnf"/>
          </w:rPr>
          <w:t>ExpressionNoIn</w:t>
        </w:r>
        <w:r w:rsidR="00466EC5" w:rsidRPr="00E77497">
          <w:rPr>
            <w:vertAlign w:val="subscript"/>
          </w:rPr>
          <w:t>opt</w:t>
        </w:r>
        <w:r w:rsidR="00466EC5" w:rsidRPr="00E77497">
          <w:t xml:space="preserve"> </w:t>
        </w:r>
        <w:r w:rsidR="00466EC5" w:rsidRPr="00E77497">
          <w:rPr>
            <w:rFonts w:ascii="Courier New" w:hAnsi="Courier New"/>
            <w:b/>
          </w:rPr>
          <w:t>;</w:t>
        </w:r>
        <w:r w:rsidR="00466EC5" w:rsidRPr="00E77497">
          <w:t xml:space="preserve"> </w:t>
        </w:r>
        <w:r w:rsidR="00466EC5" w:rsidRPr="00E77497">
          <w:rPr>
            <w:rStyle w:val="bnf"/>
          </w:rPr>
          <w:t>Expression</w:t>
        </w:r>
        <w:r w:rsidR="00466EC5" w:rsidRPr="00E77497">
          <w:rPr>
            <w:vertAlign w:val="subscript"/>
          </w:rPr>
          <w:t>opt</w:t>
        </w:r>
        <w:r w:rsidR="00466EC5" w:rsidRPr="00E77497">
          <w:t xml:space="preserve"> </w:t>
        </w:r>
        <w:r w:rsidR="00466EC5" w:rsidRPr="00E77497">
          <w:rPr>
            <w:rFonts w:ascii="Courier New" w:hAnsi="Courier New"/>
            <w:b/>
          </w:rPr>
          <w:t>;</w:t>
        </w:r>
        <w:r w:rsidR="00466EC5" w:rsidRPr="00E77497">
          <w:t xml:space="preserve"> </w:t>
        </w:r>
        <w:r w:rsidR="00466EC5" w:rsidRPr="00E77497">
          <w:rPr>
            <w:rStyle w:val="bnf"/>
          </w:rPr>
          <w:t>Expression</w:t>
        </w:r>
        <w:r w:rsidR="00466EC5" w:rsidRPr="00E77497">
          <w:rPr>
            <w:vertAlign w:val="subscript"/>
          </w:rPr>
          <w:t>opt</w:t>
        </w:r>
        <w:r w:rsidR="00466EC5" w:rsidRPr="00E77497">
          <w:rPr>
            <w:rFonts w:ascii="Courier New" w:hAnsi="Courier New"/>
            <w:b/>
          </w:rPr>
          <w:t>)</w:t>
        </w:r>
        <w:r w:rsidR="00466EC5" w:rsidRPr="00E77497">
          <w:t xml:space="preserve"> </w:t>
        </w:r>
        <w:r w:rsidR="00466EC5" w:rsidRPr="00E77497">
          <w:rPr>
            <w:rStyle w:val="bnf"/>
          </w:rPr>
          <w:t>Statement</w:t>
        </w:r>
      </w:ins>
      <w:ins w:id="21120" w:author="Rev 3 Allen Wirfs-Brock" w:date="2011-09-02T11:06:00Z">
        <w:r w:rsidR="00466EC5" w:rsidRPr="00E77497">
          <w:t xml:space="preserve"> </w:t>
        </w:r>
        <w:r w:rsidR="00466EC5" w:rsidRPr="00E77497">
          <w:rPr>
            <w:rFonts w:ascii="Times New Roman" w:hAnsi="Times New Roman"/>
            <w:i/>
          </w:rPr>
          <w:t xml:space="preserve"> </w:t>
        </w:r>
        <w:del w:id="21121" w:author="Rev 4 Allen Wirfs-Brock" w:date="2011-10-15T18:44:00Z">
          <w:r w:rsidR="00466EC5" w:rsidRPr="00E77497" w:rsidDel="00687A3E">
            <w:delText>is determined as follows:</w:delText>
          </w:r>
        </w:del>
      </w:ins>
    </w:p>
    <w:p w14:paraId="3448CA0E" w14:textId="77777777" w:rsidR="00466EC5" w:rsidRPr="00E77497" w:rsidRDefault="00466EC5" w:rsidP="00B34B48">
      <w:pPr>
        <w:pStyle w:val="Alg4"/>
        <w:numPr>
          <w:ilvl w:val="0"/>
          <w:numId w:val="479"/>
        </w:numPr>
        <w:spacing w:after="220"/>
        <w:contextualSpacing/>
        <w:rPr>
          <w:ins w:id="21122" w:author="Rev 3 Allen Wirfs-Brock" w:date="2011-09-02T11:06:00Z"/>
        </w:rPr>
      </w:pPr>
      <w:ins w:id="21123" w:author="Rev 3 Allen Wirfs-Brock" w:date="2011-09-02T11:06:00Z">
        <w:r w:rsidRPr="00E77497">
          <w:t xml:space="preserve">Return the VarDeclaredNames of </w:t>
        </w:r>
        <w:r w:rsidRPr="00E77497">
          <w:rPr>
            <w:i/>
          </w:rPr>
          <w:t>Statement</w:t>
        </w:r>
        <w:r w:rsidRPr="00E77497">
          <w:t>.</w:t>
        </w:r>
      </w:ins>
    </w:p>
    <w:p w14:paraId="677C5A51" w14:textId="77777777" w:rsidR="00FD645E" w:rsidRPr="00E77497" w:rsidRDefault="00FD645E" w:rsidP="00687A3E">
      <w:pPr>
        <w:keepNext/>
        <w:rPr>
          <w:ins w:id="21124" w:author="Rev 4 Allen Wirfs-Brock" w:date="2011-10-15T18:46:00Z"/>
          <w:rFonts w:ascii="Helvetica" w:hAnsi="Helvetica"/>
          <w:b/>
        </w:rPr>
      </w:pPr>
      <w:ins w:id="21125" w:author="Rev 4 Allen Wirfs-Brock" w:date="2011-10-15T18:46:00Z">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Pr="00E77497">
          <w:rPr>
            <w:rStyle w:val="bnf"/>
          </w:rPr>
          <w:t>VariableDeclarationListNoIn</w:t>
        </w:r>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r w:rsidRPr="00E77497">
          <w:rPr>
            <w:rFonts w:ascii="Helvetica" w:hAnsi="Helvetica"/>
            <w:b/>
          </w:rPr>
          <w:t xml:space="preserve"> </w:t>
        </w:r>
      </w:ins>
    </w:p>
    <w:p w14:paraId="28A1D076" w14:textId="77777777" w:rsidR="00FD645E" w:rsidRPr="00E77497" w:rsidRDefault="00FD645E" w:rsidP="00B34B48">
      <w:pPr>
        <w:pStyle w:val="Alg4"/>
        <w:numPr>
          <w:ilvl w:val="0"/>
          <w:numId w:val="480"/>
        </w:numPr>
        <w:spacing w:after="220"/>
        <w:contextualSpacing/>
        <w:rPr>
          <w:ins w:id="21126" w:author="Rev 4 Allen Wirfs-Brock" w:date="2011-10-15T18:46:00Z"/>
        </w:rPr>
      </w:pPr>
      <w:ins w:id="21127" w:author="Rev 4 Allen Wirfs-Brock" w:date="2011-10-15T18:46:00Z">
        <w:r w:rsidRPr="00E77497">
          <w:t xml:space="preserve">Let </w:t>
        </w:r>
        <w:r w:rsidRPr="00E77497">
          <w:rPr>
            <w:i/>
          </w:rPr>
          <w:t xml:space="preserve">names </w:t>
        </w:r>
        <w:r w:rsidRPr="00E77497">
          <w:t xml:space="preserve">be BoundNames of </w:t>
        </w:r>
        <w:r w:rsidRPr="00E77497">
          <w:rPr>
            <w:rStyle w:val="bnf"/>
          </w:rPr>
          <w:t>VariableDeclarationListNoIn</w:t>
        </w:r>
        <w:r w:rsidRPr="00E77497">
          <w:t>.</w:t>
        </w:r>
      </w:ins>
    </w:p>
    <w:p w14:paraId="62C6FC15" w14:textId="77777777" w:rsidR="00FD645E" w:rsidRPr="00E77497" w:rsidRDefault="00FD645E" w:rsidP="00B34B48">
      <w:pPr>
        <w:pStyle w:val="Alg4"/>
        <w:numPr>
          <w:ilvl w:val="0"/>
          <w:numId w:val="480"/>
        </w:numPr>
        <w:spacing w:after="220"/>
        <w:contextualSpacing/>
        <w:rPr>
          <w:ins w:id="21128" w:author="Rev 4 Allen Wirfs-Brock" w:date="2011-10-15T18:46:00Z"/>
          <w:rStyle w:val="bnf"/>
          <w:i w:val="0"/>
        </w:rPr>
      </w:pPr>
      <w:ins w:id="21129" w:author="Rev 4 Allen Wirfs-Brock" w:date="2011-10-15T18:46:00Z">
        <w:r w:rsidRPr="00E77497">
          <w:t xml:space="preserve">Append to </w:t>
        </w:r>
        <w:r w:rsidRPr="00E77497">
          <w:rPr>
            <w:i/>
          </w:rPr>
          <w:t>names</w:t>
        </w:r>
        <w:r w:rsidRPr="00E77497">
          <w:t xml:space="preserve"> the elements of the VarDeclaredNames of </w:t>
        </w:r>
        <w:r w:rsidRPr="00E77497">
          <w:rPr>
            <w:i/>
          </w:rPr>
          <w:t>Statement</w:t>
        </w:r>
        <w:r w:rsidRPr="00E77497">
          <w:rPr>
            <w:rStyle w:val="bnf"/>
          </w:rPr>
          <w:t>.</w:t>
        </w:r>
      </w:ins>
    </w:p>
    <w:p w14:paraId="06C19AD5" w14:textId="77777777" w:rsidR="00FD645E" w:rsidRPr="00E77497" w:rsidRDefault="00FD645E" w:rsidP="00B34B48">
      <w:pPr>
        <w:pStyle w:val="Alg4"/>
        <w:numPr>
          <w:ilvl w:val="0"/>
          <w:numId w:val="480"/>
        </w:numPr>
        <w:spacing w:after="220"/>
        <w:contextualSpacing/>
        <w:rPr>
          <w:ins w:id="21130" w:author="Rev 4 Allen Wirfs-Brock" w:date="2011-10-15T18:46:00Z"/>
        </w:rPr>
      </w:pPr>
      <w:ins w:id="21131" w:author="Rev 4 Allen Wirfs-Brock" w:date="2011-10-15T18:46:00Z">
        <w:r w:rsidRPr="00E77497">
          <w:t xml:space="preserve">Return </w:t>
        </w:r>
        <w:r w:rsidRPr="00E77497">
          <w:rPr>
            <w:rStyle w:val="bnf"/>
          </w:rPr>
          <w:t>names</w:t>
        </w:r>
        <w:r w:rsidRPr="00E77497">
          <w:t>.</w:t>
        </w:r>
      </w:ins>
    </w:p>
    <w:p w14:paraId="4C5D91C1" w14:textId="77777777" w:rsidR="00FD2CF3" w:rsidRPr="00E77497" w:rsidRDefault="00137648" w:rsidP="00FD2CF3">
      <w:pPr>
        <w:jc w:val="left"/>
        <w:rPr>
          <w:ins w:id="21132" w:author="Rev 6 Allen Wirfs-Brock" w:date="2012-02-25T16:37:00Z"/>
        </w:rPr>
      </w:pPr>
      <w:ins w:id="21133" w:author="Rev 8 Allen Wirfs-Brock" w:date="2012-06-14T15:44:00Z">
        <w:r w:rsidRPr="00E77497">
          <w:rPr>
            <w:rStyle w:val="bnf"/>
          </w:rPr>
          <w:t>IterationStatement</w:t>
        </w:r>
        <w:r w:rsidRPr="00E77497">
          <w:t xml:space="preserve"> </w:t>
        </w:r>
        <w:r w:rsidRPr="00E77497">
          <w:rPr>
            <w:b/>
          </w:rPr>
          <w:t>:</w:t>
        </w:r>
        <w:r w:rsidRPr="00E77497">
          <w:t xml:space="preserve"> </w:t>
        </w:r>
      </w:ins>
      <w:ins w:id="21134" w:author="Rev 6 Allen Wirfs-Brock" w:date="2012-02-25T16:37:00Z">
        <w:r w:rsidR="00FD2CF3" w:rsidRPr="00E77497">
          <w:rPr>
            <w:rFonts w:ascii="Courier New" w:hAnsi="Courier New"/>
            <w:b/>
          </w:rPr>
          <w:t>for</w:t>
        </w:r>
        <w:r w:rsidR="00FD2CF3" w:rsidRPr="00E77497">
          <w:t xml:space="preserve"> </w:t>
        </w:r>
        <w:r w:rsidR="00FD2CF3" w:rsidRPr="00E77497">
          <w:rPr>
            <w:rFonts w:ascii="Courier New" w:hAnsi="Courier New"/>
            <w:b/>
          </w:rPr>
          <w:t>(</w:t>
        </w:r>
      </w:ins>
      <w:ins w:id="21135" w:author="Rev 6 Allen Wirfs-Brock" w:date="2012-02-25T16:38:00Z">
        <w:r w:rsidR="00FD2CF3">
          <w:rPr>
            <w:rStyle w:val="bnf"/>
          </w:rPr>
          <w:t>LexicalDeclaration</w:t>
        </w:r>
      </w:ins>
      <w:ins w:id="21136" w:author="Rev 6 Allen Wirfs-Brock" w:date="2012-02-25T16:37:00Z">
        <w:r w:rsidR="00FD2CF3" w:rsidRPr="00E77497">
          <w:rPr>
            <w:rStyle w:val="bnf"/>
          </w:rPr>
          <w:t>NoIn</w:t>
        </w:r>
        <w:r w:rsidR="00FD2CF3" w:rsidRPr="00E77497">
          <w:rPr>
            <w:rFonts w:ascii="Courier New" w:hAnsi="Courier New"/>
            <w:b/>
          </w:rPr>
          <w:t>;</w:t>
        </w:r>
        <w:r w:rsidR="00FD2CF3" w:rsidRPr="00E77497">
          <w:t xml:space="preserve"> </w:t>
        </w:r>
        <w:r w:rsidR="00FD2CF3" w:rsidRPr="00E77497">
          <w:rPr>
            <w:rStyle w:val="bnf"/>
          </w:rPr>
          <w:t>Expression</w:t>
        </w:r>
        <w:r w:rsidR="00FD2CF3" w:rsidRPr="00E77497">
          <w:rPr>
            <w:vertAlign w:val="subscript"/>
          </w:rPr>
          <w:t>opt</w:t>
        </w:r>
        <w:r w:rsidR="00FD2CF3" w:rsidRPr="00E77497">
          <w:t xml:space="preserve"> </w:t>
        </w:r>
        <w:r w:rsidR="00FD2CF3" w:rsidRPr="00E77497">
          <w:rPr>
            <w:rFonts w:ascii="Courier New" w:hAnsi="Courier New"/>
            <w:b/>
          </w:rPr>
          <w:t>;</w:t>
        </w:r>
        <w:r w:rsidR="00FD2CF3" w:rsidRPr="00E77497">
          <w:t xml:space="preserve"> </w:t>
        </w:r>
        <w:r w:rsidR="00FD2CF3" w:rsidRPr="00E77497">
          <w:rPr>
            <w:rStyle w:val="bnf"/>
          </w:rPr>
          <w:t>Expression</w:t>
        </w:r>
        <w:r w:rsidR="00FD2CF3" w:rsidRPr="00E77497">
          <w:rPr>
            <w:vertAlign w:val="subscript"/>
          </w:rPr>
          <w:t>opt</w:t>
        </w:r>
        <w:r w:rsidR="00FD2CF3" w:rsidRPr="00E77497">
          <w:rPr>
            <w:rFonts w:ascii="Courier New" w:hAnsi="Courier New"/>
            <w:b/>
          </w:rPr>
          <w:t>)</w:t>
        </w:r>
        <w:r w:rsidR="00FD2CF3" w:rsidRPr="00E77497">
          <w:t xml:space="preserve"> </w:t>
        </w:r>
        <w:r w:rsidR="00FD2CF3" w:rsidRPr="00E77497">
          <w:rPr>
            <w:rStyle w:val="bnf"/>
          </w:rPr>
          <w:t>Statement</w:t>
        </w:r>
        <w:r w:rsidR="00FD2CF3" w:rsidRPr="00E77497">
          <w:t xml:space="preserve"> </w:t>
        </w:r>
        <w:r w:rsidR="00FD2CF3" w:rsidRPr="00E77497">
          <w:rPr>
            <w:rFonts w:ascii="Times New Roman" w:hAnsi="Times New Roman"/>
            <w:i/>
          </w:rPr>
          <w:t xml:space="preserve"> </w:t>
        </w:r>
      </w:ins>
    </w:p>
    <w:p w14:paraId="3CAD71AE" w14:textId="77777777" w:rsidR="00FD2CF3" w:rsidRPr="00E77497" w:rsidRDefault="00FD2CF3" w:rsidP="008E2AED">
      <w:pPr>
        <w:pStyle w:val="Alg4"/>
        <w:numPr>
          <w:ilvl w:val="0"/>
          <w:numId w:val="688"/>
        </w:numPr>
        <w:spacing w:after="220"/>
        <w:contextualSpacing/>
        <w:rPr>
          <w:ins w:id="21137" w:author="Rev 6 Allen Wirfs-Brock" w:date="2012-02-25T16:37:00Z"/>
        </w:rPr>
      </w:pPr>
      <w:ins w:id="21138" w:author="Rev 6 Allen Wirfs-Brock" w:date="2012-02-25T16:37:00Z">
        <w:r w:rsidRPr="00E77497">
          <w:t xml:space="preserve">Return the VarDeclaredNames of </w:t>
        </w:r>
        <w:r w:rsidRPr="00E77497">
          <w:rPr>
            <w:i/>
          </w:rPr>
          <w:t>Statement</w:t>
        </w:r>
        <w:r w:rsidRPr="00E77497">
          <w:t>.</w:t>
        </w:r>
      </w:ins>
    </w:p>
    <w:p w14:paraId="64EEEE82" w14:textId="77777777" w:rsidR="004901F8" w:rsidRPr="00E77497" w:rsidRDefault="004901F8" w:rsidP="004901F8">
      <w:pPr>
        <w:pStyle w:val="40"/>
        <w:numPr>
          <w:ilvl w:val="0"/>
          <w:numId w:val="0"/>
        </w:numPr>
        <w:rPr>
          <w:ins w:id="21139" w:author="Rev 6 Allen Wirfs-Brock" w:date="2012-02-25T11:22:00Z"/>
        </w:rPr>
      </w:pPr>
      <w:ins w:id="21140" w:author="Rev 6 Allen Wirfs-Brock" w:date="2012-02-25T11:22:00Z">
        <w:r w:rsidRPr="00E77497">
          <w:t>Runtime Semantics</w:t>
        </w:r>
      </w:ins>
    </w:p>
    <w:p w14:paraId="3D40EA50" w14:textId="77777777" w:rsidR="004901F8" w:rsidRDefault="004901F8" w:rsidP="004901F8">
      <w:pPr>
        <w:keepNext/>
        <w:rPr>
          <w:ins w:id="21141" w:author="Rev 6 Allen Wirfs-Brock" w:date="2012-02-25T11:21:00Z"/>
          <w:rFonts w:ascii="Helvetica" w:hAnsi="Helvetica"/>
          <w:b/>
          <w:spacing w:val="6"/>
        </w:rPr>
      </w:pPr>
      <w:ins w:id="21142" w:author="Rev 6 Allen Wirfs-Brock" w:date="2012-02-25T11:21:00Z">
        <w:r w:rsidRPr="00E77497">
          <w:rPr>
            <w:rFonts w:ascii="Helvetica" w:hAnsi="Helvetica"/>
            <w:b/>
          </w:rPr>
          <w:t xml:space="preserve">Runtime Semantics: </w:t>
        </w:r>
        <w:r>
          <w:rPr>
            <w:rFonts w:ascii="Helvetica" w:hAnsi="Helvetica"/>
            <w:b/>
            <w:spacing w:val="6"/>
          </w:rPr>
          <w:t>Labelled Evaluation</w:t>
        </w:r>
      </w:ins>
    </w:p>
    <w:p w14:paraId="7E69C6EA" w14:textId="77777777" w:rsidR="004901F8" w:rsidRPr="00FA3203" w:rsidRDefault="004901F8" w:rsidP="004901F8">
      <w:pPr>
        <w:ind w:left="360"/>
        <w:rPr>
          <w:ins w:id="21143" w:author="Rev 6 Allen Wirfs-Brock" w:date="2012-02-25T11:21:00Z"/>
        </w:rPr>
      </w:pPr>
      <w:ins w:id="21144" w:author="Rev 6 Allen Wirfs-Brock" w:date="2012-02-25T11:21:00Z">
        <w:r>
          <w:t>W</w:t>
        </w:r>
        <w:r w:rsidRPr="004418C4">
          <w:t xml:space="preserve">ith argument </w:t>
        </w:r>
        <w:r>
          <w:rPr>
            <w:rFonts w:ascii="Times New Roman" w:hAnsi="Times New Roman"/>
            <w:i/>
          </w:rPr>
          <w:t>l</w:t>
        </w:r>
        <w:r w:rsidRPr="006B5B38">
          <w:rPr>
            <w:rFonts w:ascii="Times New Roman" w:hAnsi="Times New Roman"/>
            <w:i/>
          </w:rPr>
          <w:t>abelSet</w:t>
        </w:r>
        <w:r>
          <w:t>.</w:t>
        </w:r>
      </w:ins>
    </w:p>
    <w:p w14:paraId="3B0106A1" w14:textId="77777777" w:rsidR="00687A3E" w:rsidRPr="00E77497" w:rsidDel="004901F8" w:rsidRDefault="00687A3E" w:rsidP="00687A3E">
      <w:pPr>
        <w:keepNext/>
        <w:rPr>
          <w:ins w:id="21145" w:author="Rev 4 Allen Wirfs-Brock" w:date="2011-10-15T18:43:00Z"/>
          <w:del w:id="21146" w:author="Rev 6 Allen Wirfs-Brock" w:date="2012-02-25T11:21:00Z"/>
          <w:rFonts w:ascii="Helvetica" w:hAnsi="Helvetica"/>
          <w:b/>
        </w:rPr>
      </w:pPr>
      <w:ins w:id="21147" w:author="Rev 4 Allen Wirfs-Brock" w:date="2011-10-15T18:43:00Z">
        <w:del w:id="21148" w:author="Rev 6 Allen Wirfs-Brock" w:date="2012-02-25T11:21:00Z">
          <w:r w:rsidRPr="00E77497" w:rsidDel="004901F8">
            <w:rPr>
              <w:rFonts w:ascii="Helvetica" w:hAnsi="Helvetica"/>
              <w:b/>
            </w:rPr>
            <w:delText xml:space="preserve">Runtime Semantics: </w:delText>
          </w:r>
          <w:r w:rsidRPr="00E77497" w:rsidDel="004901F8">
            <w:rPr>
              <w:rFonts w:ascii="Helvetica" w:hAnsi="Helvetica"/>
              <w:b/>
              <w:spacing w:val="6"/>
            </w:rPr>
            <w:delText>Evaluation</w:delText>
          </w:r>
        </w:del>
      </w:ins>
    </w:p>
    <w:p w14:paraId="31681FA3" w14:textId="77777777" w:rsidR="004C02EF" w:rsidRPr="00E77497" w:rsidRDefault="004C02EF" w:rsidP="004C02EF">
      <w:pPr>
        <w:jc w:val="left"/>
      </w:pPr>
      <w:del w:id="21149" w:author="Rev 4 Allen Wirfs-Brock" w:date="2011-10-15T18:44:00Z">
        <w:r w:rsidRPr="00E77497" w:rsidDel="00687A3E">
          <w:delText>The production</w:delText>
        </w:r>
        <w:r w:rsidRPr="00E77497" w:rsidDel="00687A3E">
          <w:br/>
          <w:delText xml:space="preserve">    </w:delText>
        </w:r>
      </w:del>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rStyle w:val="bnf"/>
        </w:rPr>
        <w:t>ExpressionNoIn</w:t>
      </w:r>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rPr>
          <w:rFonts w:ascii="Courier New" w:hAnsi="Courier New"/>
          <w:b/>
        </w:rPr>
        <w:t>)</w:t>
      </w:r>
      <w:r w:rsidRPr="00E77497">
        <w:t xml:space="preserve"> </w:t>
      </w:r>
      <w:r w:rsidRPr="00E77497">
        <w:rPr>
          <w:rStyle w:val="bnf"/>
        </w:rPr>
        <w:t>Statement</w:t>
      </w:r>
      <w:del w:id="21150" w:author="Rev 4 Allen Wirfs-Brock" w:date="2011-10-15T18:44:00Z">
        <w:r w:rsidRPr="00E77497" w:rsidDel="00687A3E">
          <w:br/>
          <w:delText>is evaluated as follows:</w:delText>
        </w:r>
      </w:del>
    </w:p>
    <w:p w14:paraId="02927F31" w14:textId="77777777" w:rsidR="004C02EF" w:rsidRPr="00E77497" w:rsidRDefault="004C02EF" w:rsidP="00B34B48">
      <w:pPr>
        <w:pStyle w:val="Alg3"/>
        <w:numPr>
          <w:ilvl w:val="0"/>
          <w:numId w:val="120"/>
        </w:numPr>
      </w:pPr>
      <w:r w:rsidRPr="00E77497">
        <w:t xml:space="preserve">If </w:t>
      </w:r>
      <w:r w:rsidRPr="00E77497">
        <w:rPr>
          <w:i/>
        </w:rPr>
        <w:t>ExpressionNoIn</w:t>
      </w:r>
      <w:r w:rsidRPr="00E77497">
        <w:t xml:space="preserve"> is present, then.</w:t>
      </w:r>
    </w:p>
    <w:p w14:paraId="49263F83" w14:textId="77777777" w:rsidR="004C02EF" w:rsidRPr="00E77497" w:rsidRDefault="004C02EF" w:rsidP="00B34B48">
      <w:pPr>
        <w:pStyle w:val="Alg3"/>
        <w:numPr>
          <w:ilvl w:val="1"/>
          <w:numId w:val="120"/>
        </w:numPr>
      </w:pPr>
      <w:r w:rsidRPr="00E77497">
        <w:t xml:space="preserve">Let </w:t>
      </w:r>
      <w:r w:rsidRPr="00E77497">
        <w:rPr>
          <w:i/>
        </w:rPr>
        <w:t>exprRef</w:t>
      </w:r>
      <w:r w:rsidRPr="00E77497">
        <w:t xml:space="preserve"> be the result of evaluating </w:t>
      </w:r>
      <w:r w:rsidRPr="00E77497">
        <w:rPr>
          <w:i/>
        </w:rPr>
        <w:t>ExpressionNoIn</w:t>
      </w:r>
      <w:r w:rsidRPr="00E77497">
        <w:t>.</w:t>
      </w:r>
    </w:p>
    <w:p w14:paraId="5B5F4DB9" w14:textId="77777777" w:rsidR="004C02EF" w:rsidRPr="00E77497" w:rsidRDefault="004C02EF" w:rsidP="00B34B48">
      <w:pPr>
        <w:pStyle w:val="Alg3"/>
        <w:numPr>
          <w:ilvl w:val="1"/>
          <w:numId w:val="120"/>
        </w:numPr>
      </w:pPr>
      <w:del w:id="21151" w:author="Rev 6 Allen Wirfs-Brock" w:date="2012-02-18T17:53:00Z">
        <w:r w:rsidRPr="00E77497" w:rsidDel="006327B6">
          <w:delText xml:space="preserve">Call </w:delText>
        </w:r>
      </w:del>
      <w:ins w:id="21152" w:author="Rev 6 Allen Wirfs-Brock" w:date="2012-02-18T17:53:00Z">
        <w:r w:rsidR="006327B6">
          <w:t xml:space="preserve">Let </w:t>
        </w:r>
        <w:r w:rsidR="006327B6" w:rsidRPr="006A5E27">
          <w:rPr>
            <w:i/>
          </w:rPr>
          <w:t>exprValue</w:t>
        </w:r>
        <w:r w:rsidR="006327B6">
          <w:t xml:space="preserve"> be</w:t>
        </w:r>
        <w:r w:rsidR="006327B6" w:rsidRPr="00E77497">
          <w:t xml:space="preserve"> </w:t>
        </w:r>
      </w:ins>
      <w:r w:rsidRPr="00E77497">
        <w:t>GetValue(</w:t>
      </w:r>
      <w:r w:rsidRPr="00E77497">
        <w:rPr>
          <w:i/>
        </w:rPr>
        <w:t>exprRef</w:t>
      </w:r>
      <w:r w:rsidRPr="00E77497">
        <w:t>). (This value is not used but the call may have side-effects.)</w:t>
      </w:r>
    </w:p>
    <w:p w14:paraId="72358779" w14:textId="77777777" w:rsidR="00F204E5" w:rsidRPr="00E77497" w:rsidRDefault="006327B6" w:rsidP="0013710B">
      <w:pPr>
        <w:pStyle w:val="Alg3"/>
        <w:numPr>
          <w:ilvl w:val="1"/>
          <w:numId w:val="120"/>
        </w:numPr>
        <w:rPr>
          <w:ins w:id="21153" w:author="Rev 6 Allen Wirfs-Brock" w:date="2012-02-25T10:22:00Z"/>
        </w:rPr>
      </w:pPr>
      <w:ins w:id="21154" w:author="Rev 6 Allen Wirfs-Brock" w:date="2012-02-18T17:55:00Z">
        <w:r>
          <w:t>I</w:t>
        </w:r>
      </w:ins>
      <w:ins w:id="21155" w:author="Rev 6 Allen Wirfs-Brock" w:date="2012-02-18T17:53:00Z">
        <w:r>
          <w:t xml:space="preserve">f </w:t>
        </w:r>
      </w:ins>
      <w:ins w:id="21156" w:author="Rev 6 Allen Wirfs-Brock" w:date="2012-02-25T10:22:00Z">
        <w:del w:id="21157" w:author="Rev 7 Allen Wirfs-Brock" w:date="2012-04-25T08:04:00Z">
          <w:r w:rsidR="00F204E5" w:rsidDel="007C32C2">
            <w:delText>loopContinues</w:delText>
          </w:r>
        </w:del>
      </w:ins>
      <w:ins w:id="21158" w:author="Rev 7 Allen Wirfs-Brock" w:date="2012-04-25T08:04:00Z">
        <w:r w:rsidR="007C32C2">
          <w:t>LoopContinues</w:t>
        </w:r>
      </w:ins>
      <w:ins w:id="21159" w:author="Rev 6 Allen Wirfs-Brock" w:date="2012-02-25T10:22:00Z">
        <w:r w:rsidR="00F204E5">
          <w:t>(</w:t>
        </w:r>
        <w:r w:rsidR="00F204E5" w:rsidRPr="006430AB">
          <w:rPr>
            <w:i/>
          </w:rPr>
          <w:t>exprValue</w:t>
        </w:r>
        <w:r w:rsidR="00F204E5">
          <w:t>,</w:t>
        </w:r>
        <w:r w:rsidR="00F204E5" w:rsidRPr="00451D9D">
          <w:rPr>
            <w:i/>
          </w:rPr>
          <w:t>labelSet</w:t>
        </w:r>
        <w:r w:rsidR="00F204E5">
          <w:t xml:space="preserve">) is </w:t>
        </w:r>
        <w:r w:rsidR="00F204E5">
          <w:rPr>
            <w:b/>
          </w:rPr>
          <w:t>false</w:t>
        </w:r>
        <w:r w:rsidR="00F204E5" w:rsidRPr="00E77497">
          <w:t xml:space="preserve">, return </w:t>
        </w:r>
        <w:r w:rsidR="00F204E5" w:rsidRPr="006430AB">
          <w:rPr>
            <w:i/>
          </w:rPr>
          <w:t>exprV</w:t>
        </w:r>
        <w:r w:rsidR="00F204E5">
          <w:rPr>
            <w:i/>
          </w:rPr>
          <w:t>alue.</w:t>
        </w:r>
      </w:ins>
    </w:p>
    <w:p w14:paraId="0A9B21EC" w14:textId="77777777" w:rsidR="00033CAC" w:rsidRPr="00E77497" w:rsidRDefault="00033CAC" w:rsidP="00033CAC">
      <w:pPr>
        <w:pStyle w:val="Alg3"/>
        <w:numPr>
          <w:ilvl w:val="0"/>
          <w:numId w:val="120"/>
        </w:numPr>
        <w:rPr>
          <w:ins w:id="21160" w:author="Rev 6 Allen Wirfs-Brock" w:date="2012-02-25T11:14:00Z"/>
        </w:rPr>
      </w:pPr>
      <w:ins w:id="21161" w:author="Rev 6 Allen Wirfs-Brock" w:date="2012-02-25T11:15:00Z">
        <w:r>
          <w:t>Return the result of perform</w:t>
        </w:r>
      </w:ins>
      <w:ins w:id="21162" w:author="Rev 6 Allen Wirfs-Brock" w:date="2012-02-25T16:58:00Z">
        <w:r w:rsidR="008A0F38">
          <w:t>ing</w:t>
        </w:r>
      </w:ins>
      <w:ins w:id="21163" w:author="Rev 6 Allen Wirfs-Brock" w:date="2012-02-25T11:15:00Z">
        <w:r>
          <w:t xml:space="preserve"> </w:t>
        </w:r>
      </w:ins>
      <w:ins w:id="21164" w:author="Rev 6 Allen Wirfs-Brock" w:date="2012-02-25T17:01:00Z">
        <w:r w:rsidR="00732086">
          <w:t>For Body Evaluation</w:t>
        </w:r>
      </w:ins>
      <w:ins w:id="21165" w:author="Rev 6 Allen Wirfs-Brock" w:date="2012-02-25T11:15:00Z">
        <w:r>
          <w:t xml:space="preserve"> with</w:t>
        </w:r>
      </w:ins>
      <w:ins w:id="21166" w:author="Rev 6 Allen Wirfs-Brock" w:date="2012-02-25T11:14:00Z">
        <w:r>
          <w:t xml:space="preserve"> the </w:t>
        </w:r>
      </w:ins>
      <w:ins w:id="21167" w:author="Rev 6 Allen Wirfs-Brock" w:date="2012-02-25T11:16:00Z">
        <w:r>
          <w:t xml:space="preserve">first </w:t>
        </w:r>
        <w:r w:rsidRPr="004901F8">
          <w:rPr>
            <w:i/>
          </w:rPr>
          <w:t>Expression</w:t>
        </w:r>
        <w:r>
          <w:t xml:space="preserve"> as the </w:t>
        </w:r>
        <w:del w:id="21168" w:author="Rev 10 Allen Wirfs-Brock" w:date="2012-08-13T16:12:00Z">
          <w:r w:rsidRPr="004901F8" w:rsidDel="0003414D">
            <w:rPr>
              <w:i/>
            </w:rPr>
            <w:delText>increment</w:delText>
          </w:r>
        </w:del>
      </w:ins>
      <w:ins w:id="21169" w:author="Rev 10 Allen Wirfs-Brock" w:date="2012-08-13T16:12:00Z">
        <w:r w:rsidR="0003414D">
          <w:rPr>
            <w:i/>
          </w:rPr>
          <w:t>test</w:t>
        </w:r>
      </w:ins>
      <w:ins w:id="21170" w:author="Rev 6 Allen Wirfs-Brock" w:date="2012-02-25T11:16:00Z">
        <w:r w:rsidRPr="004901F8">
          <w:rPr>
            <w:i/>
          </w:rPr>
          <w:t>Expr</w:t>
        </w:r>
        <w:r>
          <w:t xml:space="preserve"> argument, the second </w:t>
        </w:r>
        <w:r w:rsidRPr="004901F8">
          <w:rPr>
            <w:i/>
          </w:rPr>
          <w:t>Expression</w:t>
        </w:r>
        <w:r>
          <w:t xml:space="preserve"> as the </w:t>
        </w:r>
      </w:ins>
      <w:ins w:id="21171" w:author="Rev 10 Allen Wirfs-Brock" w:date="2012-08-13T16:12:00Z">
        <w:r w:rsidR="0003414D" w:rsidRPr="004901F8">
          <w:rPr>
            <w:i/>
          </w:rPr>
          <w:t>incrementExpr</w:t>
        </w:r>
        <w:r w:rsidR="0003414D">
          <w:t xml:space="preserve"> </w:t>
        </w:r>
      </w:ins>
      <w:ins w:id="21172" w:author="Rev 6 Allen Wirfs-Brock" w:date="2012-02-25T11:16:00Z">
        <w:del w:id="21173" w:author="Rev 10 Allen Wirfs-Brock" w:date="2012-08-13T16:12:00Z">
          <w:r w:rsidRPr="004901F8" w:rsidDel="0003414D">
            <w:rPr>
              <w:i/>
            </w:rPr>
            <w:delText>testExpr</w:delText>
          </w:r>
          <w:r w:rsidDel="0003414D">
            <w:delText xml:space="preserve"> </w:delText>
          </w:r>
        </w:del>
        <w:r>
          <w:t xml:space="preserve">argument and </w:t>
        </w:r>
      </w:ins>
      <w:ins w:id="21174" w:author="Rev 6 Allen Wirfs-Brock" w:date="2012-02-25T11:18:00Z">
        <w:r w:rsidR="004901F8">
          <w:t xml:space="preserve">with </w:t>
        </w:r>
        <w:r w:rsidR="004901F8" w:rsidRPr="004901F8">
          <w:rPr>
            <w:i/>
          </w:rPr>
          <w:t>labelSet</w:t>
        </w:r>
      </w:ins>
      <w:ins w:id="21175" w:author="Rev 6 Allen Wirfs-Brock" w:date="2012-02-25T11:14:00Z">
        <w:r w:rsidRPr="00E77497">
          <w:t>.</w:t>
        </w:r>
      </w:ins>
      <w:ins w:id="21176" w:author="Rev 6 Allen Wirfs-Brock" w:date="2012-02-25T11:18:00Z">
        <w:r w:rsidR="004901F8">
          <w:t xml:space="preserve">  </w:t>
        </w:r>
      </w:ins>
    </w:p>
    <w:p w14:paraId="7C712309" w14:textId="77777777" w:rsidR="0013710B" w:rsidRDefault="0013710B" w:rsidP="0013710B">
      <w:pPr>
        <w:pStyle w:val="Alg3"/>
        <w:tabs>
          <w:tab w:val="clear" w:pos="360"/>
        </w:tabs>
        <w:ind w:left="0" w:firstLine="0"/>
        <w:rPr>
          <w:ins w:id="21177" w:author="Rev 6 Allen Wirfs-Brock" w:date="2012-02-25T11:06:00Z"/>
        </w:rPr>
      </w:pPr>
    </w:p>
    <w:p w14:paraId="1B5A1B57" w14:textId="77777777" w:rsidR="0013710B" w:rsidRPr="0013710B" w:rsidRDefault="0013710B" w:rsidP="0013710B">
      <w:pPr>
        <w:rPr>
          <w:ins w:id="21178" w:author="Rev 6 Allen Wirfs-Brock" w:date="2012-02-25T11:04:00Z"/>
          <w:lang w:eastAsia="en-US"/>
        </w:rPr>
      </w:pPr>
      <w:ins w:id="21179" w:author="Rev 6 Allen Wirfs-Brock" w:date="2012-02-25T11:06:00Z">
        <w:r>
          <w:rPr>
            <w:lang w:eastAsia="en-US"/>
          </w:rPr>
          <w:t>The abstract</w:t>
        </w:r>
        <w:del w:id="21180" w:author="Rev 8 Allen Wirfs-Brock" w:date="2012-06-14T14:38:00Z">
          <w:r w:rsidDel="00D4543D">
            <w:rPr>
              <w:lang w:eastAsia="en-US"/>
            </w:rPr>
            <w:delText>ion</w:delText>
          </w:r>
        </w:del>
        <w:r>
          <w:rPr>
            <w:lang w:eastAsia="en-US"/>
          </w:rPr>
          <w:t xml:space="preserve"> operation </w:t>
        </w:r>
      </w:ins>
      <w:ins w:id="21181" w:author="Rev 6 Allen Wirfs-Brock" w:date="2012-02-25T11:07:00Z">
        <w:r>
          <w:rPr>
            <w:lang w:eastAsia="en-US"/>
          </w:rPr>
          <w:t>For Body</w:t>
        </w:r>
      </w:ins>
      <w:ins w:id="21182" w:author="Rev 6 Allen Wirfs-Brock" w:date="2012-02-25T17:01:00Z">
        <w:r w:rsidR="00732086">
          <w:rPr>
            <w:lang w:eastAsia="en-US"/>
          </w:rPr>
          <w:t xml:space="preserve"> Evaluation</w:t>
        </w:r>
      </w:ins>
      <w:ins w:id="21183" w:author="Rev 6 Allen Wirfs-Brock" w:date="2012-02-25T11:07:00Z">
        <w:r>
          <w:rPr>
            <w:lang w:eastAsia="en-US"/>
          </w:rPr>
          <w:t xml:space="preserve"> with arguments </w:t>
        </w:r>
      </w:ins>
      <w:ins w:id="21184" w:author="Rev 6 Allen Wirfs-Brock" w:date="2012-02-25T11:12:00Z">
        <w:r w:rsidR="00033CAC">
          <w:rPr>
            <w:rFonts w:ascii="Times New Roman" w:hAnsi="Times New Roman"/>
            <w:i/>
            <w:lang w:eastAsia="en-US"/>
          </w:rPr>
          <w:t>testExpr</w:t>
        </w:r>
      </w:ins>
      <w:ins w:id="21185" w:author="Rev 6 Allen Wirfs-Brock" w:date="2012-02-25T11:07:00Z">
        <w:r>
          <w:rPr>
            <w:lang w:eastAsia="en-US"/>
          </w:rPr>
          <w:t xml:space="preserve">, </w:t>
        </w:r>
      </w:ins>
      <w:ins w:id="21186" w:author="Rev 6 Allen Wirfs-Brock" w:date="2012-02-25T11:12:00Z">
        <w:r w:rsidR="00033CAC">
          <w:rPr>
            <w:rFonts w:ascii="Times New Roman" w:hAnsi="Times New Roman"/>
            <w:i/>
            <w:lang w:eastAsia="en-US"/>
          </w:rPr>
          <w:t>incrementExpr</w:t>
        </w:r>
      </w:ins>
      <w:ins w:id="21187" w:author="Rev 6 Allen Wirfs-Brock" w:date="2012-02-25T11:07:00Z">
        <w:r>
          <w:rPr>
            <w:lang w:eastAsia="en-US"/>
          </w:rPr>
          <w:t>, and</w:t>
        </w:r>
        <w:r w:rsidR="00033CAC">
          <w:rPr>
            <w:lang w:eastAsia="en-US"/>
          </w:rPr>
          <w:t xml:space="preserve"> </w:t>
        </w:r>
        <w:r w:rsidR="00033CAC" w:rsidRPr="00033CAC">
          <w:rPr>
            <w:rFonts w:ascii="Times New Roman" w:hAnsi="Times New Roman"/>
            <w:i/>
            <w:lang w:eastAsia="en-US"/>
          </w:rPr>
          <w:t>labelSet</w:t>
        </w:r>
        <w:r w:rsidR="00033CAC">
          <w:rPr>
            <w:lang w:eastAsia="en-US"/>
          </w:rPr>
          <w:t xml:space="preserve"> is performed as follow</w:t>
        </w:r>
      </w:ins>
      <w:ins w:id="21188" w:author="Rev 6 Allen Wirfs-Brock" w:date="2012-02-25T11:08:00Z">
        <w:r w:rsidR="00033CAC">
          <w:rPr>
            <w:lang w:eastAsia="en-US"/>
          </w:rPr>
          <w:t>s:</w:t>
        </w:r>
      </w:ins>
    </w:p>
    <w:p w14:paraId="6AD790E0" w14:textId="77777777" w:rsidR="004C02EF" w:rsidRPr="00E77497" w:rsidRDefault="004C02EF" w:rsidP="0013710B">
      <w:pPr>
        <w:pStyle w:val="Alg3"/>
        <w:numPr>
          <w:ilvl w:val="0"/>
          <w:numId w:val="684"/>
        </w:numPr>
      </w:pPr>
      <w:r w:rsidRPr="00E77497">
        <w:t xml:space="preserve">Let </w:t>
      </w:r>
      <w:r w:rsidRPr="0013710B">
        <w:rPr>
          <w:i/>
        </w:rPr>
        <w:t>V</w:t>
      </w:r>
      <w:r w:rsidRPr="00E77497">
        <w:t xml:space="preserve"> = </w:t>
      </w:r>
      <w:commentRangeStart w:id="21189"/>
      <w:ins w:id="21190" w:author="Rev 6 Allen Wirfs-Brock" w:date="2012-02-18T18:02:00Z">
        <w:r w:rsidR="006327B6" w:rsidRPr="0013710B">
          <w:rPr>
            <w:b/>
          </w:rPr>
          <w:t>undefined</w:t>
        </w:r>
        <w:commentRangeEnd w:id="21189"/>
        <w:r w:rsidR="006327B6">
          <w:rPr>
            <w:rStyle w:val="af3"/>
            <w:rFonts w:ascii="Arial" w:eastAsia="MS Mincho" w:hAnsi="Arial"/>
            <w:spacing w:val="0"/>
            <w:lang w:eastAsia="ja-JP"/>
          </w:rPr>
          <w:commentReference w:id="21189"/>
        </w:r>
        <w:r w:rsidR="006327B6" w:rsidRPr="00E77497">
          <w:t>,</w:t>
        </w:r>
      </w:ins>
      <w:del w:id="21191" w:author="Rev 6 Allen Wirfs-Brock" w:date="2012-02-18T18:02:00Z">
        <w:r w:rsidRPr="0013710B" w:rsidDel="006327B6">
          <w:rPr>
            <w:rFonts w:ascii="Arial" w:hAnsi="Arial" w:cs="Arial"/>
          </w:rPr>
          <w:delText>empty</w:delText>
        </w:r>
      </w:del>
      <w:r w:rsidRPr="00E77497">
        <w:t>.</w:t>
      </w:r>
    </w:p>
    <w:p w14:paraId="6ADDCB06" w14:textId="77777777" w:rsidR="004C02EF" w:rsidRPr="00E77497" w:rsidRDefault="004C02EF" w:rsidP="0013710B">
      <w:pPr>
        <w:pStyle w:val="Alg3"/>
        <w:numPr>
          <w:ilvl w:val="0"/>
          <w:numId w:val="684"/>
        </w:numPr>
      </w:pPr>
      <w:r w:rsidRPr="00E77497">
        <w:t>Repeat</w:t>
      </w:r>
    </w:p>
    <w:p w14:paraId="59C28383" w14:textId="77777777" w:rsidR="004C02EF" w:rsidRPr="00E77497" w:rsidRDefault="004C02EF" w:rsidP="00033CAC">
      <w:pPr>
        <w:pStyle w:val="Alg3"/>
        <w:numPr>
          <w:ilvl w:val="1"/>
          <w:numId w:val="684"/>
        </w:numPr>
      </w:pPr>
      <w:r w:rsidRPr="00E77497">
        <w:t xml:space="preserve">If </w:t>
      </w:r>
      <w:del w:id="21192" w:author="Rev 6 Allen Wirfs-Brock" w:date="2012-02-25T11:13:00Z">
        <w:r w:rsidRPr="00E77497" w:rsidDel="00033CAC">
          <w:delText xml:space="preserve">the first </w:delText>
        </w:r>
      </w:del>
      <w:del w:id="21193" w:author="Rev 6 Allen Wirfs-Brock" w:date="2012-02-25T11:11:00Z">
        <w:r w:rsidRPr="00E77497" w:rsidDel="00033CAC">
          <w:rPr>
            <w:i/>
          </w:rPr>
          <w:delText>Expression</w:delText>
        </w:r>
        <w:r w:rsidRPr="00E77497" w:rsidDel="00033CAC">
          <w:delText xml:space="preserve"> </w:delText>
        </w:r>
      </w:del>
      <w:ins w:id="21194" w:author="Rev 6 Allen Wirfs-Brock" w:date="2012-02-25T11:12:00Z">
        <w:r w:rsidR="00033CAC">
          <w:rPr>
            <w:i/>
          </w:rPr>
          <w:t>testExpr</w:t>
        </w:r>
        <w:r w:rsidR="00033CAC" w:rsidRPr="00E77497">
          <w:t xml:space="preserve"> </w:t>
        </w:r>
      </w:ins>
      <w:r w:rsidRPr="00E77497">
        <w:t>is</w:t>
      </w:r>
      <w:ins w:id="21195" w:author="Rev 6 Allen Wirfs-Brock" w:date="2012-02-25T11:14:00Z">
        <w:r w:rsidR="00033CAC">
          <w:t xml:space="preserve"> not</w:t>
        </w:r>
      </w:ins>
      <w:r w:rsidRPr="00E77497">
        <w:t xml:space="preserve"> </w:t>
      </w:r>
      <w:ins w:id="21196" w:author="Rev 6 Allen Wirfs-Brock" w:date="2012-02-25T11:11:00Z">
        <w:r w:rsidR="00033CAC" w:rsidRPr="00E77497">
          <w:rPr>
            <w:sz w:val="16"/>
          </w:rPr>
          <w:t>[empty]</w:t>
        </w:r>
      </w:ins>
      <w:del w:id="21197" w:author="Rev 6 Allen Wirfs-Brock" w:date="2012-02-25T11:11:00Z">
        <w:r w:rsidRPr="00E77497" w:rsidDel="00033CAC">
          <w:delText>present</w:delText>
        </w:r>
      </w:del>
      <w:r w:rsidRPr="00E77497">
        <w:t>, then</w:t>
      </w:r>
    </w:p>
    <w:p w14:paraId="163C2CCE" w14:textId="77777777" w:rsidR="004C02EF" w:rsidRPr="00E77497" w:rsidRDefault="004C02EF" w:rsidP="00033CAC">
      <w:pPr>
        <w:pStyle w:val="Alg3"/>
        <w:numPr>
          <w:ilvl w:val="2"/>
          <w:numId w:val="684"/>
        </w:numPr>
      </w:pPr>
      <w:r w:rsidRPr="00E77497">
        <w:t xml:space="preserve">Let </w:t>
      </w:r>
      <w:r w:rsidRPr="00E77497">
        <w:rPr>
          <w:i/>
        </w:rPr>
        <w:t>testExprRef</w:t>
      </w:r>
      <w:r w:rsidRPr="00E77497">
        <w:t xml:space="preserve"> be the result of evaluating </w:t>
      </w:r>
      <w:del w:id="21198" w:author="Rev 6 Allen Wirfs-Brock" w:date="2012-02-25T11:14:00Z">
        <w:r w:rsidRPr="00E77497" w:rsidDel="00033CAC">
          <w:delText xml:space="preserve">the first </w:delText>
        </w:r>
      </w:del>
      <w:ins w:id="21199" w:author="Rev 6 Allen Wirfs-Brock" w:date="2012-02-25T11:12:00Z">
        <w:r w:rsidR="00033CAC">
          <w:rPr>
            <w:i/>
          </w:rPr>
          <w:t>testExpr</w:t>
        </w:r>
      </w:ins>
      <w:del w:id="21200" w:author="Rev 6 Allen Wirfs-Brock" w:date="2012-02-25T11:12:00Z">
        <w:r w:rsidRPr="00E77497" w:rsidDel="00033CAC">
          <w:rPr>
            <w:i/>
          </w:rPr>
          <w:delText>Expression</w:delText>
        </w:r>
      </w:del>
      <w:r w:rsidRPr="00E77497">
        <w:t>.</w:t>
      </w:r>
    </w:p>
    <w:p w14:paraId="1D8FAA1D" w14:textId="77777777" w:rsidR="002A2777" w:rsidRDefault="002A2777" w:rsidP="00033CAC">
      <w:pPr>
        <w:pStyle w:val="Alg3"/>
        <w:numPr>
          <w:ilvl w:val="2"/>
          <w:numId w:val="684"/>
        </w:numPr>
        <w:rPr>
          <w:ins w:id="21201" w:author="Rev 6 Allen Wirfs-Brock" w:date="2012-02-18T18:15:00Z"/>
        </w:rPr>
      </w:pPr>
      <w:ins w:id="21202" w:author="Rev 6 Allen Wirfs-Brock" w:date="2012-02-18T18:15:00Z">
        <w:r>
          <w:t xml:space="preserve">Let </w:t>
        </w:r>
        <w:r>
          <w:rPr>
            <w:i/>
          </w:rPr>
          <w:t>testE</w:t>
        </w:r>
        <w:r w:rsidRPr="009E1306">
          <w:rPr>
            <w:i/>
          </w:rPr>
          <w:t>xprValue</w:t>
        </w:r>
        <w:r>
          <w:t xml:space="preserve"> be </w:t>
        </w:r>
        <w:r w:rsidRPr="00E77497">
          <w:t>ToBoolean(GetValue(</w:t>
        </w:r>
        <w:r w:rsidRPr="00E77497">
          <w:rPr>
            <w:i/>
          </w:rPr>
          <w:t>testExprRef</w:t>
        </w:r>
        <w:r w:rsidRPr="00E77497">
          <w:t>))</w:t>
        </w:r>
      </w:ins>
    </w:p>
    <w:p w14:paraId="2B7DD4C2" w14:textId="77777777" w:rsidR="004C02EF" w:rsidRPr="00E77497" w:rsidRDefault="004C02EF" w:rsidP="00033CAC">
      <w:pPr>
        <w:pStyle w:val="Alg3"/>
        <w:numPr>
          <w:ilvl w:val="2"/>
          <w:numId w:val="684"/>
        </w:numPr>
      </w:pPr>
      <w:r w:rsidRPr="00E77497">
        <w:t xml:space="preserve">If </w:t>
      </w:r>
      <w:ins w:id="21203" w:author="Rev 6 Allen Wirfs-Brock" w:date="2012-02-18T18:16:00Z">
        <w:r w:rsidR="002A2777">
          <w:rPr>
            <w:i/>
          </w:rPr>
          <w:t>testE</w:t>
        </w:r>
        <w:r w:rsidR="002A2777" w:rsidRPr="009E1306">
          <w:rPr>
            <w:i/>
          </w:rPr>
          <w:t>xprValue</w:t>
        </w:r>
      </w:ins>
      <w:del w:id="21204" w:author="Rev 6 Allen Wirfs-Brock" w:date="2012-02-18T18:16:00Z">
        <w:r w:rsidR="00330F2A" w:rsidRPr="00E77497" w:rsidDel="002A2777">
          <w:delText>ToBoolean(</w:delText>
        </w:r>
        <w:r w:rsidRPr="00E77497" w:rsidDel="002A2777">
          <w:delText>GetValue(</w:delText>
        </w:r>
        <w:r w:rsidRPr="00E77497" w:rsidDel="002A2777">
          <w:rPr>
            <w:i/>
          </w:rPr>
          <w:delText>testExprRef</w:delText>
        </w:r>
        <w:r w:rsidRPr="00E77497" w:rsidDel="002A2777">
          <w:delText>)</w:delText>
        </w:r>
        <w:r w:rsidR="00330F2A" w:rsidRPr="00E77497" w:rsidDel="002A2777">
          <w:delText>)</w:delText>
        </w:r>
      </w:del>
      <w:r w:rsidRPr="00E77497">
        <w:t xml:space="preserve"> is </w:t>
      </w:r>
      <w:r w:rsidRPr="00E77497">
        <w:rPr>
          <w:b/>
        </w:rPr>
        <w:t>false</w:t>
      </w:r>
      <w:r w:rsidRPr="00E77497">
        <w:t xml:space="preserve">, return </w:t>
      </w:r>
      <w:ins w:id="21205" w:author="Rev 6 Allen Wirfs-Brock" w:date="2012-02-23T12:50:00Z">
        <w:r w:rsidR="001E2FDD">
          <w:t>NormalCompletion(</w:t>
        </w:r>
      </w:ins>
      <w:del w:id="21206" w:author="Rev 6 Allen Wirfs-Brock" w:date="2012-02-18T18:16:00Z">
        <w:r w:rsidRPr="00E77497" w:rsidDel="002A2777">
          <w:delText>(</w:delText>
        </w:r>
      </w:del>
      <w:del w:id="21207" w:author="Rev 6 Allen Wirfs-Brock" w:date="2012-02-23T12:50:00Z">
        <w:r w:rsidRPr="00E77497" w:rsidDel="001E2FDD">
          <w:rPr>
            <w:rFonts w:ascii="Arial" w:hAnsi="Arial" w:cs="Arial"/>
          </w:rPr>
          <w:delText>normal</w:delText>
        </w:r>
        <w:r w:rsidRPr="00E77497" w:rsidDel="001E2FDD">
          <w:delText xml:space="preserve">, </w:delText>
        </w:r>
      </w:del>
      <w:r w:rsidRPr="00E77497">
        <w:rPr>
          <w:i/>
        </w:rPr>
        <w:t>V</w:t>
      </w:r>
      <w:del w:id="21208" w:author="Rev 6 Allen Wirfs-Brock" w:date="2012-02-23T12:50:00Z">
        <w:r w:rsidRPr="00E77497" w:rsidDel="001E2FDD">
          <w:delText xml:space="preserve">, </w:delText>
        </w:r>
        <w:r w:rsidRPr="00E77497" w:rsidDel="001E2FDD">
          <w:rPr>
            <w:rFonts w:ascii="Arial" w:hAnsi="Arial" w:cs="Arial"/>
          </w:rPr>
          <w:delText>empty</w:delText>
        </w:r>
      </w:del>
      <w:r w:rsidRPr="00E77497">
        <w:t>).</w:t>
      </w:r>
    </w:p>
    <w:p w14:paraId="1557CF20" w14:textId="77777777" w:rsidR="00B814B6" w:rsidRPr="00E77497" w:rsidRDefault="00B814B6" w:rsidP="0013710B">
      <w:pPr>
        <w:pStyle w:val="Alg3"/>
        <w:numPr>
          <w:ilvl w:val="2"/>
          <w:numId w:val="684"/>
        </w:numPr>
        <w:rPr>
          <w:ins w:id="21209" w:author="Rev 6 Allen Wirfs-Brock" w:date="2012-02-25T10:27:00Z"/>
        </w:rPr>
      </w:pPr>
      <w:ins w:id="21210" w:author="Rev 6 Allen Wirfs-Brock" w:date="2012-02-25T10:27:00Z">
        <w:r>
          <w:t xml:space="preserve">Else </w:t>
        </w:r>
      </w:ins>
      <w:ins w:id="21211" w:author="Rev 10 Allen Wirfs-Brock" w:date="2012-08-13T16:16:00Z">
        <w:r w:rsidR="0003414D">
          <w:t xml:space="preserve">if </w:t>
        </w:r>
      </w:ins>
      <w:ins w:id="21212" w:author="Rev 6 Allen Wirfs-Brock" w:date="2012-02-25T10:27:00Z">
        <w:del w:id="21213" w:author="Rev 7 Allen Wirfs-Brock" w:date="2012-04-25T08:04:00Z">
          <w:r w:rsidDel="007C32C2">
            <w:delText>loopContinues</w:delText>
          </w:r>
        </w:del>
      </w:ins>
      <w:ins w:id="21214" w:author="Rev 7 Allen Wirfs-Brock" w:date="2012-04-25T08:04:00Z">
        <w:r w:rsidR="007C32C2">
          <w:t>LoopContinues</w:t>
        </w:r>
      </w:ins>
      <w:ins w:id="21215" w:author="Rev 6 Allen Wirfs-Brock" w:date="2012-02-25T10:27:00Z">
        <w:r>
          <w:t xml:space="preserve"> (</w:t>
        </w:r>
        <w:r>
          <w:rPr>
            <w:i/>
          </w:rPr>
          <w:t>testE</w:t>
        </w:r>
        <w:r w:rsidRPr="009E1306">
          <w:rPr>
            <w:i/>
          </w:rPr>
          <w:t>xprValue</w:t>
        </w:r>
        <w:r>
          <w:t>,</w:t>
        </w:r>
        <w:r w:rsidRPr="00451D9D">
          <w:rPr>
            <w:i/>
          </w:rPr>
          <w:t>labelSet</w:t>
        </w:r>
        <w:r>
          <w:t xml:space="preserve">) is </w:t>
        </w:r>
        <w:r>
          <w:rPr>
            <w:b/>
          </w:rPr>
          <w:t>false</w:t>
        </w:r>
        <w:r w:rsidRPr="00E77497">
          <w:t xml:space="preserve">, return </w:t>
        </w:r>
        <w:r>
          <w:rPr>
            <w:i/>
          </w:rPr>
          <w:t>testE</w:t>
        </w:r>
        <w:r w:rsidRPr="009E1306">
          <w:rPr>
            <w:i/>
          </w:rPr>
          <w:t>xprValue</w:t>
        </w:r>
        <w:r>
          <w:rPr>
            <w:i/>
          </w:rPr>
          <w:t>.</w:t>
        </w:r>
      </w:ins>
    </w:p>
    <w:p w14:paraId="64B1BE63" w14:textId="77777777" w:rsidR="004C02EF" w:rsidRPr="00E77497" w:rsidRDefault="004C02EF" w:rsidP="00033CAC">
      <w:pPr>
        <w:pStyle w:val="Alg3"/>
        <w:numPr>
          <w:ilvl w:val="1"/>
          <w:numId w:val="684"/>
        </w:numPr>
      </w:pPr>
      <w:r w:rsidRPr="00E77497">
        <w:t xml:space="preserve">Let </w:t>
      </w:r>
      <w:r w:rsidRPr="00E77497">
        <w:rPr>
          <w:i/>
        </w:rPr>
        <w:t>stmt</w:t>
      </w:r>
      <w:r w:rsidRPr="00E77497">
        <w:t xml:space="preserve"> be the result of evaluating </w:t>
      </w:r>
      <w:r w:rsidRPr="00E77497">
        <w:rPr>
          <w:i/>
        </w:rPr>
        <w:t>Statement</w:t>
      </w:r>
      <w:r w:rsidRPr="00E77497">
        <w:t>.</w:t>
      </w:r>
    </w:p>
    <w:p w14:paraId="11E1CBE9" w14:textId="77777777" w:rsidR="004C02EF" w:rsidRPr="00E77497" w:rsidRDefault="004C02EF" w:rsidP="00033CAC">
      <w:pPr>
        <w:pStyle w:val="Alg3"/>
        <w:numPr>
          <w:ilvl w:val="1"/>
          <w:numId w:val="684"/>
        </w:numPr>
      </w:pPr>
      <w:r w:rsidRPr="00E77497">
        <w:t xml:space="preserve">If </w:t>
      </w:r>
      <w:r w:rsidRPr="00E77497">
        <w:rPr>
          <w:i/>
        </w:rPr>
        <w:t>stmt</w:t>
      </w:r>
      <w:r w:rsidRPr="00E77497">
        <w:t>.</w:t>
      </w:r>
      <w:ins w:id="21216" w:author="Rev 6 Allen Wirfs-Brock" w:date="2012-02-18T18:18:00Z">
        <w:r w:rsidR="002A2777">
          <w:t>[[</w:t>
        </w:r>
      </w:ins>
      <w:r w:rsidRPr="00E77497">
        <w:t>value</w:t>
      </w:r>
      <w:ins w:id="21217" w:author="Rev 6 Allen Wirfs-Brock" w:date="2012-02-18T18:18:00Z">
        <w:r w:rsidR="002A2777">
          <w:t>]]</w:t>
        </w:r>
      </w:ins>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w:t>
      </w:r>
      <w:ins w:id="21218" w:author="Rev 6 Allen Wirfs-Brock" w:date="2012-02-18T18:18:00Z">
        <w:r w:rsidR="002A2777">
          <w:t>[[</w:t>
        </w:r>
      </w:ins>
      <w:r w:rsidRPr="00E77497">
        <w:t>value</w:t>
      </w:r>
      <w:ins w:id="21219" w:author="Rev 6 Allen Wirfs-Brock" w:date="2012-02-18T18:18:00Z">
        <w:r w:rsidR="002A2777">
          <w:t>]].</w:t>
        </w:r>
      </w:ins>
    </w:p>
    <w:p w14:paraId="1E586B5C" w14:textId="77777777" w:rsidR="004C02EF" w:rsidRPr="00E77497" w:rsidDel="00B814B6" w:rsidRDefault="004C02EF" w:rsidP="00033CAC">
      <w:pPr>
        <w:pStyle w:val="Alg3"/>
        <w:numPr>
          <w:ilvl w:val="1"/>
          <w:numId w:val="684"/>
        </w:numPr>
        <w:rPr>
          <w:del w:id="21220" w:author="Rev 6 Allen Wirfs-Brock" w:date="2012-02-25T10:32:00Z"/>
        </w:rPr>
      </w:pPr>
      <w:del w:id="21221" w:author="Rev 6 Allen Wirfs-Brock" w:date="2012-02-25T10:32:00Z">
        <w:r w:rsidRPr="00E77497" w:rsidDel="00B814B6">
          <w:delText xml:space="preserve">If </w:delText>
        </w:r>
        <w:r w:rsidRPr="00E77497" w:rsidDel="00B814B6">
          <w:rPr>
            <w:i/>
          </w:rPr>
          <w:delText>stmt</w:delText>
        </w:r>
        <w:r w:rsidRPr="00E77497" w:rsidDel="00B814B6">
          <w:delText xml:space="preserve">.type is </w:delText>
        </w:r>
        <w:r w:rsidRPr="00E77497" w:rsidDel="00B814B6">
          <w:rPr>
            <w:rFonts w:ascii="Arial" w:hAnsi="Arial" w:cs="Arial"/>
          </w:rPr>
          <w:delText>break</w:delText>
        </w:r>
        <w:r w:rsidRPr="00E77497" w:rsidDel="00B814B6">
          <w:delText xml:space="preserve"> and </w:delText>
        </w:r>
        <w:r w:rsidRPr="00E77497" w:rsidDel="00B814B6">
          <w:rPr>
            <w:i/>
          </w:rPr>
          <w:delText>stmt</w:delText>
        </w:r>
        <w:r w:rsidRPr="00E77497" w:rsidDel="00B814B6">
          <w:delText xml:space="preserve">.target is in the current label set, return </w:delText>
        </w:r>
      </w:del>
      <w:del w:id="21222" w:author="Rev 6 Allen Wirfs-Brock" w:date="2012-02-18T18:19:00Z">
        <w:r w:rsidRPr="00E77497" w:rsidDel="002A2777">
          <w:delText>(</w:delText>
        </w:r>
      </w:del>
      <w:del w:id="21223" w:author="Rev 6 Allen Wirfs-Brock" w:date="2012-02-23T12:51:00Z">
        <w:r w:rsidRPr="00E77497" w:rsidDel="001E2FDD">
          <w:rPr>
            <w:b/>
          </w:rPr>
          <w:delText>normal</w:delText>
        </w:r>
        <w:r w:rsidRPr="00E77497" w:rsidDel="001E2FDD">
          <w:delText xml:space="preserve">, </w:delText>
        </w:r>
      </w:del>
      <w:del w:id="21224" w:author="Rev 6 Allen Wirfs-Brock" w:date="2012-02-25T10:32:00Z">
        <w:r w:rsidRPr="00E77497" w:rsidDel="00B814B6">
          <w:rPr>
            <w:i/>
          </w:rPr>
          <w:delText>V</w:delText>
        </w:r>
        <w:r w:rsidRPr="00E77497" w:rsidDel="00B814B6">
          <w:delText xml:space="preserve">, </w:delText>
        </w:r>
        <w:r w:rsidRPr="00E77497" w:rsidDel="00B814B6">
          <w:rPr>
            <w:b/>
          </w:rPr>
          <w:delText>empty</w:delText>
        </w:r>
        <w:r w:rsidRPr="00E77497" w:rsidDel="00B814B6">
          <w:delText>).</w:delText>
        </w:r>
      </w:del>
    </w:p>
    <w:p w14:paraId="411B675D" w14:textId="77777777" w:rsidR="004C02EF" w:rsidRPr="00E77497" w:rsidDel="00B814B6" w:rsidRDefault="004C02EF" w:rsidP="00033CAC">
      <w:pPr>
        <w:pStyle w:val="Alg3"/>
        <w:numPr>
          <w:ilvl w:val="1"/>
          <w:numId w:val="684"/>
        </w:numPr>
        <w:rPr>
          <w:del w:id="21225" w:author="Rev 6 Allen Wirfs-Brock" w:date="2012-02-25T10:32:00Z"/>
        </w:rPr>
      </w:pPr>
      <w:del w:id="21226" w:author="Rev 6 Allen Wirfs-Brock" w:date="2012-02-25T10:32:00Z">
        <w:r w:rsidRPr="00E77497" w:rsidDel="00B814B6">
          <w:delText xml:space="preserve">If </w:delText>
        </w:r>
        <w:r w:rsidRPr="00E77497" w:rsidDel="00B814B6">
          <w:rPr>
            <w:i/>
          </w:rPr>
          <w:delText>stmt</w:delText>
        </w:r>
        <w:r w:rsidRPr="00E77497" w:rsidDel="00B814B6">
          <w:delText xml:space="preserve">.type is not </w:delText>
        </w:r>
        <w:r w:rsidRPr="00E77497" w:rsidDel="00B814B6">
          <w:rPr>
            <w:rFonts w:ascii="Arial" w:hAnsi="Arial" w:cs="Arial"/>
          </w:rPr>
          <w:delText>continue</w:delText>
        </w:r>
        <w:r w:rsidRPr="00E77497" w:rsidDel="00B814B6">
          <w:delText xml:space="preserve"> || </w:delText>
        </w:r>
        <w:r w:rsidRPr="00E77497" w:rsidDel="00B814B6">
          <w:rPr>
            <w:i/>
          </w:rPr>
          <w:delText>stmt</w:delText>
        </w:r>
        <w:r w:rsidRPr="00E77497" w:rsidDel="00B814B6">
          <w:delText>.target is not in the current label set, then</w:delText>
        </w:r>
      </w:del>
    </w:p>
    <w:p w14:paraId="53592470" w14:textId="77777777" w:rsidR="004C02EF" w:rsidRPr="00E77497" w:rsidRDefault="004C02EF" w:rsidP="00033CAC">
      <w:pPr>
        <w:pStyle w:val="Alg3"/>
        <w:numPr>
          <w:ilvl w:val="1"/>
          <w:numId w:val="684"/>
        </w:numPr>
      </w:pPr>
      <w:r w:rsidRPr="00E77497">
        <w:t xml:space="preserve">If </w:t>
      </w:r>
      <w:del w:id="21227" w:author="Rev 9 Allen Wirfs-Brock" w:date="2012-07-08T14:19:00Z">
        <w:r w:rsidRPr="00E77497" w:rsidDel="00533E91">
          <w:rPr>
            <w:i/>
          </w:rPr>
          <w:delText>stmt</w:delText>
        </w:r>
        <w:r w:rsidRPr="00E77497" w:rsidDel="00533E91">
          <w:delText xml:space="preserve"> </w:delText>
        </w:r>
      </w:del>
      <w:del w:id="21228" w:author="Rev 6 Allen Wirfs-Brock" w:date="2012-02-26T11:42:00Z">
        <w:r w:rsidRPr="00E77497" w:rsidDel="00526AEF">
          <w:delText>is an abrupt completion</w:delText>
        </w:r>
      </w:del>
      <w:ins w:id="21229" w:author="Rev 6 Allen Wirfs-Brock" w:date="2012-02-25T10:31:00Z">
        <w:del w:id="21230" w:author="Rev 7 Allen Wirfs-Brock" w:date="2012-04-25T08:04:00Z">
          <w:r w:rsidR="00B814B6" w:rsidDel="007C32C2">
            <w:delText>loopContinues</w:delText>
          </w:r>
        </w:del>
      </w:ins>
      <w:ins w:id="21231" w:author="Rev 7 Allen Wirfs-Brock" w:date="2012-04-25T08:04:00Z">
        <w:r w:rsidR="007C32C2">
          <w:t>LoopContinues</w:t>
        </w:r>
      </w:ins>
      <w:ins w:id="21232" w:author="Rev 6 Allen Wirfs-Brock" w:date="2012-02-25T10:31:00Z">
        <w:r w:rsidR="00B814B6">
          <w:t xml:space="preserve"> (</w:t>
        </w:r>
        <w:r w:rsidR="00B814B6" w:rsidRPr="00451D9D">
          <w:rPr>
            <w:i/>
          </w:rPr>
          <w:t>stmt</w:t>
        </w:r>
        <w:r w:rsidR="00B814B6">
          <w:t>,</w:t>
        </w:r>
        <w:r w:rsidR="00B814B6" w:rsidRPr="00451D9D">
          <w:rPr>
            <w:i/>
          </w:rPr>
          <w:t>labelSet</w:t>
        </w:r>
        <w:r w:rsidR="00B814B6">
          <w:t xml:space="preserve">) is </w:t>
        </w:r>
        <w:r w:rsidR="00B814B6">
          <w:rPr>
            <w:b/>
          </w:rPr>
          <w:t>false</w:t>
        </w:r>
      </w:ins>
      <w:r w:rsidRPr="00E77497">
        <w:t xml:space="preserve">, return </w:t>
      </w:r>
      <w:r w:rsidRPr="00E77497">
        <w:rPr>
          <w:i/>
        </w:rPr>
        <w:t>stmt</w:t>
      </w:r>
      <w:r w:rsidRPr="00E77497">
        <w:t>.</w:t>
      </w:r>
    </w:p>
    <w:p w14:paraId="1DD7CBBC" w14:textId="77777777" w:rsidR="004C02EF" w:rsidRPr="00E77497" w:rsidRDefault="004C02EF" w:rsidP="00033CAC">
      <w:pPr>
        <w:pStyle w:val="Alg3"/>
        <w:numPr>
          <w:ilvl w:val="1"/>
          <w:numId w:val="684"/>
        </w:numPr>
      </w:pPr>
      <w:r w:rsidRPr="00E77497">
        <w:t xml:space="preserve">If </w:t>
      </w:r>
      <w:del w:id="21233" w:author="Rev 6 Allen Wirfs-Brock" w:date="2012-02-25T11:13:00Z">
        <w:r w:rsidRPr="00E77497" w:rsidDel="00033CAC">
          <w:delText xml:space="preserve">the second </w:delText>
        </w:r>
      </w:del>
      <w:ins w:id="21234" w:author="Rev 6 Allen Wirfs-Brock" w:date="2012-02-25T11:13:00Z">
        <w:r w:rsidR="00033CAC">
          <w:rPr>
            <w:i/>
          </w:rPr>
          <w:t>incrementExpr</w:t>
        </w:r>
        <w:r w:rsidR="00033CAC" w:rsidRPr="00E77497" w:rsidDel="00033CAC">
          <w:rPr>
            <w:i/>
          </w:rPr>
          <w:t xml:space="preserve"> </w:t>
        </w:r>
      </w:ins>
      <w:del w:id="21235" w:author="Rev 6 Allen Wirfs-Brock" w:date="2012-02-25T11:13:00Z">
        <w:r w:rsidRPr="00E77497" w:rsidDel="00033CAC">
          <w:rPr>
            <w:i/>
          </w:rPr>
          <w:delText>Expression</w:delText>
        </w:r>
        <w:r w:rsidRPr="00E77497" w:rsidDel="00033CAC">
          <w:delText xml:space="preserve"> </w:delText>
        </w:r>
      </w:del>
      <w:r w:rsidRPr="00E77497">
        <w:t>is</w:t>
      </w:r>
      <w:ins w:id="21236" w:author="Rev 6 Allen Wirfs-Brock" w:date="2012-02-25T11:14:00Z">
        <w:r w:rsidR="00033CAC">
          <w:t xml:space="preserve"> not</w:t>
        </w:r>
      </w:ins>
      <w:r w:rsidRPr="00E77497">
        <w:t xml:space="preserve"> </w:t>
      </w:r>
      <w:ins w:id="21237" w:author="Rev 6 Allen Wirfs-Brock" w:date="2012-02-25T11:13:00Z">
        <w:r w:rsidR="00033CAC" w:rsidRPr="00E77497">
          <w:rPr>
            <w:sz w:val="16"/>
          </w:rPr>
          <w:t>[empty]</w:t>
        </w:r>
      </w:ins>
      <w:del w:id="21238" w:author="Rev 6 Allen Wirfs-Brock" w:date="2012-02-25T11:13:00Z">
        <w:r w:rsidRPr="00E77497" w:rsidDel="00033CAC">
          <w:delText>present</w:delText>
        </w:r>
      </w:del>
      <w:r w:rsidRPr="00E77497">
        <w:t>, then</w:t>
      </w:r>
    </w:p>
    <w:p w14:paraId="7AAFA61D" w14:textId="77777777" w:rsidR="004C02EF" w:rsidRPr="00E77497" w:rsidRDefault="004C02EF" w:rsidP="001C7A10">
      <w:pPr>
        <w:pStyle w:val="Alg3"/>
        <w:numPr>
          <w:ilvl w:val="2"/>
          <w:numId w:val="684"/>
        </w:numPr>
      </w:pPr>
      <w:r w:rsidRPr="00E77497">
        <w:t xml:space="preserve">Let </w:t>
      </w:r>
      <w:r w:rsidRPr="00E77497">
        <w:rPr>
          <w:i/>
        </w:rPr>
        <w:t>incExprRef</w:t>
      </w:r>
      <w:r w:rsidRPr="00E77497">
        <w:t xml:space="preserve"> be the result of evaluating </w:t>
      </w:r>
      <w:del w:id="21239" w:author="Rev 6 Allen Wirfs-Brock" w:date="2012-02-25T11:13:00Z">
        <w:r w:rsidRPr="00E77497" w:rsidDel="00033CAC">
          <w:delText xml:space="preserve">the second </w:delText>
        </w:r>
      </w:del>
      <w:ins w:id="21240" w:author="Rev 6 Allen Wirfs-Brock" w:date="2012-02-25T11:13:00Z">
        <w:r w:rsidR="00033CAC">
          <w:rPr>
            <w:i/>
          </w:rPr>
          <w:t>incrementExpr</w:t>
        </w:r>
      </w:ins>
      <w:del w:id="21241" w:author="Rev 6 Allen Wirfs-Brock" w:date="2012-02-25T11:13:00Z">
        <w:r w:rsidRPr="00E77497" w:rsidDel="00033CAC">
          <w:rPr>
            <w:i/>
          </w:rPr>
          <w:delText>Expressio</w:delText>
        </w:r>
        <w:r w:rsidRPr="00E77497" w:rsidDel="00033CAC">
          <w:delText>n</w:delText>
        </w:r>
      </w:del>
      <w:r w:rsidRPr="00E77497">
        <w:t>.</w:t>
      </w:r>
    </w:p>
    <w:p w14:paraId="3F8496EE" w14:textId="77777777" w:rsidR="004C02EF" w:rsidRDefault="004C02EF" w:rsidP="001C7A10">
      <w:pPr>
        <w:pStyle w:val="Alg3"/>
        <w:numPr>
          <w:ilvl w:val="2"/>
          <w:numId w:val="684"/>
        </w:numPr>
        <w:contextualSpacing/>
        <w:rPr>
          <w:ins w:id="21242" w:author="Rev 6 Allen Wirfs-Brock" w:date="2012-02-18T18:22:00Z"/>
        </w:rPr>
      </w:pPr>
      <w:del w:id="21243" w:author="Rev 6 Allen Wirfs-Brock" w:date="2012-02-18T18:23:00Z">
        <w:r w:rsidRPr="00E77497" w:rsidDel="002A2777">
          <w:delText xml:space="preserve">Call </w:delText>
        </w:r>
      </w:del>
      <w:ins w:id="21244" w:author="Rev 6 Allen Wirfs-Brock" w:date="2012-02-18T18:23:00Z">
        <w:r w:rsidR="002A2777">
          <w:t xml:space="preserve">Let </w:t>
        </w:r>
      </w:ins>
      <w:ins w:id="21245" w:author="Rev 6 Allen Wirfs-Brock" w:date="2012-02-18T18:24:00Z">
        <w:r w:rsidR="001D52C8" w:rsidRPr="00E77497">
          <w:rPr>
            <w:i/>
          </w:rPr>
          <w:t>incExpr</w:t>
        </w:r>
        <w:r w:rsidR="001D52C8">
          <w:rPr>
            <w:i/>
          </w:rPr>
          <w:t>Value</w:t>
        </w:r>
        <w:r w:rsidR="001D52C8" w:rsidRPr="00E77497">
          <w:t xml:space="preserve"> </w:t>
        </w:r>
      </w:ins>
      <w:ins w:id="21246" w:author="Rev 6 Allen Wirfs-Brock" w:date="2012-02-18T18:23:00Z">
        <w:r w:rsidR="002A2777">
          <w:t>be</w:t>
        </w:r>
        <w:r w:rsidR="002A2777" w:rsidRPr="00E77497">
          <w:t xml:space="preserve"> </w:t>
        </w:r>
      </w:ins>
      <w:r w:rsidRPr="00E77497">
        <w:t>GetValue(</w:t>
      </w:r>
      <w:r w:rsidRPr="00E77497">
        <w:rPr>
          <w:i/>
        </w:rPr>
        <w:t>incExprRef</w:t>
      </w:r>
      <w:r w:rsidRPr="00E77497">
        <w:t xml:space="preserve">). </w:t>
      </w:r>
      <w:del w:id="21247" w:author="Rev 6 Allen Wirfs-Brock" w:date="2012-02-18T18:28:00Z">
        <w:r w:rsidRPr="00E77497" w:rsidDel="001D52C8">
          <w:delText>(This value is not used.)</w:delText>
        </w:r>
      </w:del>
    </w:p>
    <w:p w14:paraId="5C9EED9E" w14:textId="77777777" w:rsidR="002A2777" w:rsidRPr="00DC5061" w:rsidRDefault="002A2777" w:rsidP="001C7A10">
      <w:pPr>
        <w:numPr>
          <w:ilvl w:val="2"/>
          <w:numId w:val="684"/>
        </w:numPr>
        <w:spacing w:line="240" w:lineRule="auto"/>
        <w:jc w:val="left"/>
        <w:rPr>
          <w:ins w:id="21248" w:author="Rev 6 Allen Wirfs-Brock" w:date="2012-02-18T18:23:00Z"/>
          <w:rFonts w:ascii="Times New Roman" w:eastAsia="Times New Roman" w:hAnsi="Times New Roman"/>
          <w:spacing w:val="6"/>
          <w:lang w:eastAsia="en-US"/>
        </w:rPr>
      </w:pPr>
      <w:ins w:id="21249" w:author="Rev 6 Allen Wirfs-Brock" w:date="2012-02-18T18:23:00Z">
        <w:r w:rsidRPr="00DC5061">
          <w:rPr>
            <w:rFonts w:ascii="Times New Roman" w:eastAsia="Times New Roman" w:hAnsi="Times New Roman"/>
            <w:spacing w:val="6"/>
            <w:lang w:eastAsia="en-US"/>
          </w:rPr>
          <w:t xml:space="preserve">If </w:t>
        </w:r>
      </w:ins>
      <w:ins w:id="21250" w:author="Rev 6 Allen Wirfs-Brock" w:date="2012-02-25T10:38:00Z">
        <w:del w:id="21251" w:author="Rev 7 Allen Wirfs-Brock" w:date="2012-04-25T08:04:00Z">
          <w:r w:rsidR="00DC5061" w:rsidRPr="00DC5061" w:rsidDel="007C32C2">
            <w:rPr>
              <w:rFonts w:ascii="Times New Roman" w:eastAsia="Times New Roman" w:hAnsi="Times New Roman"/>
              <w:spacing w:val="6"/>
              <w:lang w:eastAsia="en-US"/>
            </w:rPr>
            <w:delText>loopContinues</w:delText>
          </w:r>
        </w:del>
      </w:ins>
      <w:ins w:id="21252" w:author="Rev 7 Allen Wirfs-Brock" w:date="2012-04-25T08:04:00Z">
        <w:r w:rsidR="007C32C2">
          <w:rPr>
            <w:rFonts w:ascii="Times New Roman" w:eastAsia="Times New Roman" w:hAnsi="Times New Roman"/>
            <w:spacing w:val="6"/>
            <w:lang w:eastAsia="en-US"/>
          </w:rPr>
          <w:t>LoopContinues</w:t>
        </w:r>
      </w:ins>
      <w:ins w:id="21253" w:author="Rev 6 Allen Wirfs-Brock" w:date="2012-02-25T10:38:00Z">
        <w:r w:rsidR="00DC5061" w:rsidRPr="00DC5061">
          <w:rPr>
            <w:rFonts w:ascii="Times New Roman" w:eastAsia="Times New Roman" w:hAnsi="Times New Roman"/>
            <w:spacing w:val="6"/>
            <w:lang w:eastAsia="en-US"/>
          </w:rPr>
          <w:t>(</w:t>
        </w:r>
        <w:r w:rsidR="00DC5061" w:rsidRPr="00DC5061">
          <w:rPr>
            <w:rFonts w:ascii="Times New Roman" w:hAnsi="Times New Roman"/>
            <w:i/>
          </w:rPr>
          <w:t>incExprValue</w:t>
        </w:r>
        <w:r w:rsidR="00DC5061" w:rsidRPr="00DC5061">
          <w:rPr>
            <w:rFonts w:ascii="Times New Roman" w:eastAsia="Times New Roman" w:hAnsi="Times New Roman"/>
            <w:spacing w:val="6"/>
            <w:lang w:eastAsia="en-US"/>
          </w:rPr>
          <w:t>,</w:t>
        </w:r>
        <w:r w:rsidR="00DC5061" w:rsidRPr="00DC5061">
          <w:rPr>
            <w:rFonts w:ascii="Times New Roman" w:eastAsia="Times New Roman" w:hAnsi="Times New Roman"/>
            <w:i/>
            <w:spacing w:val="6"/>
            <w:lang w:eastAsia="en-US"/>
          </w:rPr>
          <w:t>labelSet</w:t>
        </w:r>
        <w:r w:rsidR="00DC5061" w:rsidRPr="00DC5061">
          <w:rPr>
            <w:rFonts w:ascii="Times New Roman" w:eastAsia="Times New Roman" w:hAnsi="Times New Roman"/>
            <w:spacing w:val="6"/>
            <w:lang w:eastAsia="en-US"/>
          </w:rPr>
          <w:t xml:space="preserve">) is </w:t>
        </w:r>
        <w:r w:rsidR="00DC5061" w:rsidRPr="00DC5061">
          <w:rPr>
            <w:rFonts w:ascii="Times New Roman" w:eastAsia="Times New Roman" w:hAnsi="Times New Roman"/>
            <w:b/>
            <w:spacing w:val="6"/>
            <w:lang w:eastAsia="en-US"/>
          </w:rPr>
          <w:t>false</w:t>
        </w:r>
        <w:r w:rsidR="00DC5061" w:rsidRPr="00DC5061">
          <w:rPr>
            <w:rFonts w:ascii="Times New Roman" w:eastAsia="Times New Roman" w:hAnsi="Times New Roman"/>
            <w:spacing w:val="6"/>
            <w:lang w:eastAsia="en-US"/>
          </w:rPr>
          <w:t xml:space="preserve">, return </w:t>
        </w:r>
        <w:r w:rsidR="00DC5061" w:rsidRPr="00DC5061">
          <w:rPr>
            <w:rFonts w:ascii="Times New Roman" w:hAnsi="Times New Roman"/>
            <w:i/>
          </w:rPr>
          <w:t>incExprValue</w:t>
        </w:r>
        <w:r w:rsidR="00DC5061" w:rsidRPr="00DC5061">
          <w:rPr>
            <w:rFonts w:ascii="Times New Roman" w:eastAsia="Times New Roman" w:hAnsi="Times New Roman"/>
            <w:i/>
            <w:spacing w:val="6"/>
            <w:lang w:eastAsia="en-US"/>
          </w:rPr>
          <w:t>.</w:t>
        </w:r>
      </w:ins>
    </w:p>
    <w:p w14:paraId="580EB956" w14:textId="77777777" w:rsidR="004901F8" w:rsidRPr="00E77497" w:rsidRDefault="004901F8" w:rsidP="004901F8">
      <w:pPr>
        <w:jc w:val="left"/>
      </w:pPr>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Pr="00E77497">
        <w:rPr>
          <w:rStyle w:val="bnf"/>
        </w:rPr>
        <w:t>VariableDeclarationListNoIn</w:t>
      </w:r>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p>
    <w:p w14:paraId="47E90A82" w14:textId="77777777" w:rsidR="004901F8" w:rsidRPr="00E77497" w:rsidRDefault="004901F8" w:rsidP="004901F8">
      <w:pPr>
        <w:pStyle w:val="Alg3"/>
        <w:numPr>
          <w:ilvl w:val="0"/>
          <w:numId w:val="121"/>
        </w:numPr>
        <w:rPr>
          <w:ins w:id="21254" w:author="Rev 6 Allen Wirfs-Brock" w:date="2012-02-25T11:26:00Z"/>
        </w:rPr>
      </w:pPr>
      <w:ins w:id="21255" w:author="Rev 6 Allen Wirfs-Brock" w:date="2012-02-25T11:26:00Z">
        <w:r>
          <w:t xml:space="preserve">Let </w:t>
        </w:r>
        <w:r w:rsidRPr="00E7227A">
          <w:rPr>
            <w:i/>
          </w:rPr>
          <w:t>varDcl</w:t>
        </w:r>
        <w:r>
          <w:t xml:space="preserve"> be the result of evaluating</w:t>
        </w:r>
        <w:r w:rsidRPr="00E77497">
          <w:t xml:space="preserve"> </w:t>
        </w:r>
      </w:ins>
      <w:r w:rsidRPr="00E77497">
        <w:rPr>
          <w:i/>
        </w:rPr>
        <w:t>VariableDeclarationListNoIn</w:t>
      </w:r>
      <w:ins w:id="21256" w:author="Rev 6 Allen Wirfs-Brock" w:date="2012-02-25T11:26:00Z">
        <w:r w:rsidRPr="00E77497">
          <w:t>.</w:t>
        </w:r>
      </w:ins>
    </w:p>
    <w:p w14:paraId="5244F724" w14:textId="77777777" w:rsidR="004901F8" w:rsidRPr="00E77497" w:rsidRDefault="004901F8" w:rsidP="004901F8">
      <w:pPr>
        <w:pStyle w:val="Alg3"/>
        <w:numPr>
          <w:ilvl w:val="0"/>
          <w:numId w:val="121"/>
        </w:numPr>
        <w:tabs>
          <w:tab w:val="left" w:pos="2160"/>
        </w:tabs>
        <w:rPr>
          <w:ins w:id="21257" w:author="Rev 6 Allen Wirfs-Brock" w:date="2012-02-25T11:26:00Z"/>
        </w:rPr>
      </w:pPr>
      <w:ins w:id="21258" w:author="Rev 6 Allen Wirfs-Brock" w:date="2012-02-25T11:26:00Z">
        <w:r w:rsidRPr="00E77497">
          <w:t xml:space="preserve">If </w:t>
        </w:r>
        <w:del w:id="21259" w:author="Rev 7 Allen Wirfs-Brock" w:date="2012-04-25T08:04:00Z">
          <w:r w:rsidRPr="00DC5061" w:rsidDel="007C32C2">
            <w:delText>loopContinues</w:delText>
          </w:r>
        </w:del>
      </w:ins>
      <w:ins w:id="21260" w:author="Rev 7 Allen Wirfs-Brock" w:date="2012-04-25T08:04:00Z">
        <w:r w:rsidR="007C32C2">
          <w:t>LoopContinues</w:t>
        </w:r>
      </w:ins>
      <w:ins w:id="21261" w:author="Rev 6 Allen Wirfs-Brock" w:date="2012-02-25T11:26:00Z">
        <w:r w:rsidRPr="00DC5061">
          <w:t>(</w:t>
        </w:r>
        <w:r w:rsidRPr="00E7227A">
          <w:rPr>
            <w:i/>
          </w:rPr>
          <w:t>varDcl</w:t>
        </w:r>
        <w:r w:rsidRPr="00DC5061">
          <w:t>,</w:t>
        </w:r>
        <w:r w:rsidRPr="00DC5061">
          <w:rPr>
            <w:i/>
          </w:rPr>
          <w:t>labelSet</w:t>
        </w:r>
        <w:r w:rsidRPr="00DC5061">
          <w:t xml:space="preserve">) is </w:t>
        </w:r>
        <w:r w:rsidRPr="00DC5061">
          <w:rPr>
            <w:b/>
          </w:rPr>
          <w:t>false</w:t>
        </w:r>
        <w:r w:rsidRPr="00E77497">
          <w:t xml:space="preserve">, return </w:t>
        </w:r>
        <w:r w:rsidRPr="00E7227A">
          <w:rPr>
            <w:i/>
          </w:rPr>
          <w:t>varDcl</w:t>
        </w:r>
        <w:r w:rsidRPr="00E77497">
          <w:t>.</w:t>
        </w:r>
      </w:ins>
    </w:p>
    <w:p w14:paraId="3AC9F8B8" w14:textId="77777777" w:rsidR="004C02EF" w:rsidRPr="00E77497" w:rsidRDefault="004901F8" w:rsidP="00C02B70">
      <w:pPr>
        <w:pStyle w:val="Alg3"/>
        <w:numPr>
          <w:ilvl w:val="0"/>
          <w:numId w:val="121"/>
        </w:numPr>
        <w:spacing w:after="240"/>
      </w:pPr>
      <w:ins w:id="21262" w:author="Rev 6 Allen Wirfs-Brock" w:date="2012-02-25T11:26:00Z">
        <w:r>
          <w:t>Return the result of perform</w:t>
        </w:r>
      </w:ins>
      <w:ins w:id="21263" w:author="Rev 6 Allen Wirfs-Brock" w:date="2012-02-25T16:58:00Z">
        <w:r w:rsidR="008A0F38">
          <w:t>ing</w:t>
        </w:r>
      </w:ins>
      <w:ins w:id="21264" w:author="Rev 6 Allen Wirfs-Brock" w:date="2012-02-25T11:26:00Z">
        <w:r>
          <w:t xml:space="preserve"> </w:t>
        </w:r>
      </w:ins>
      <w:ins w:id="21265" w:author="Rev 6 Allen Wirfs-Brock" w:date="2012-02-25T17:02:00Z">
        <w:r w:rsidR="00732086">
          <w:t>For Body Evaluation</w:t>
        </w:r>
      </w:ins>
      <w:ins w:id="21266" w:author="Rev 6 Allen Wirfs-Brock" w:date="2012-02-25T11:26:00Z">
        <w:r>
          <w:t xml:space="preserve"> with the first </w:t>
        </w:r>
        <w:r w:rsidRPr="004901F8">
          <w:rPr>
            <w:i/>
          </w:rPr>
          <w:t>Expression</w:t>
        </w:r>
        <w:r>
          <w:t xml:space="preserve"> as the </w:t>
        </w:r>
      </w:ins>
      <w:ins w:id="21267" w:author="Rev 10 Allen Wirfs-Brock" w:date="2012-08-13T16:13:00Z">
        <w:r w:rsidR="0003414D">
          <w:rPr>
            <w:i/>
          </w:rPr>
          <w:t>test</w:t>
        </w:r>
        <w:r w:rsidR="0003414D" w:rsidRPr="004901F8">
          <w:rPr>
            <w:i/>
          </w:rPr>
          <w:t>Expr</w:t>
        </w:r>
        <w:r w:rsidR="0003414D">
          <w:t xml:space="preserve"> </w:t>
        </w:r>
      </w:ins>
      <w:ins w:id="21268" w:author="Rev 6 Allen Wirfs-Brock" w:date="2012-02-25T11:26:00Z">
        <w:del w:id="21269" w:author="Rev 10 Allen Wirfs-Brock" w:date="2012-08-13T16:13:00Z">
          <w:r w:rsidRPr="004901F8" w:rsidDel="0003414D">
            <w:rPr>
              <w:i/>
            </w:rPr>
            <w:delText>incrementExpr</w:delText>
          </w:r>
          <w:r w:rsidDel="0003414D">
            <w:delText xml:space="preserve"> </w:delText>
          </w:r>
        </w:del>
        <w:r>
          <w:t xml:space="preserve">argument, the second </w:t>
        </w:r>
        <w:r w:rsidRPr="004901F8">
          <w:rPr>
            <w:i/>
          </w:rPr>
          <w:t>Expression</w:t>
        </w:r>
        <w:r>
          <w:t xml:space="preserve"> as the </w:t>
        </w:r>
      </w:ins>
      <w:ins w:id="21270" w:author="Rev 10 Allen Wirfs-Brock" w:date="2012-08-13T16:12:00Z">
        <w:r w:rsidR="0003414D" w:rsidRPr="004901F8">
          <w:rPr>
            <w:i/>
          </w:rPr>
          <w:t>incrementExpr</w:t>
        </w:r>
        <w:r w:rsidR="0003414D">
          <w:t xml:space="preserve"> </w:t>
        </w:r>
      </w:ins>
      <w:ins w:id="21271" w:author="Rev 6 Allen Wirfs-Brock" w:date="2012-02-25T11:26:00Z">
        <w:del w:id="21272" w:author="Rev 10 Allen Wirfs-Brock" w:date="2012-08-13T16:12:00Z">
          <w:r w:rsidRPr="004901F8" w:rsidDel="0003414D">
            <w:rPr>
              <w:i/>
            </w:rPr>
            <w:delText>testExpr</w:delText>
          </w:r>
          <w:r w:rsidDel="0003414D">
            <w:delText xml:space="preserve"> </w:delText>
          </w:r>
        </w:del>
        <w:r>
          <w:t xml:space="preserve">argument and with </w:t>
        </w:r>
        <w:r w:rsidRPr="004901F8">
          <w:rPr>
            <w:i/>
          </w:rPr>
          <w:t>labelSet</w:t>
        </w:r>
        <w:r w:rsidRPr="00E77497">
          <w:t>.</w:t>
        </w:r>
        <w:r>
          <w:t xml:space="preserve">  </w:t>
        </w:r>
      </w:ins>
      <w:bookmarkStart w:id="21273" w:name="_Ref375019192"/>
      <w:bookmarkStart w:id="21274" w:name="_Ref375019200"/>
      <w:bookmarkStart w:id="21275" w:name="_Toc375031204"/>
      <w:bookmarkStart w:id="21276" w:name="_Toc381513718"/>
    </w:p>
    <w:p w14:paraId="7157801C" w14:textId="77777777" w:rsidR="004C02EF" w:rsidRPr="00E77497" w:rsidDel="00C02B70" w:rsidRDefault="004C02EF" w:rsidP="00B34B48">
      <w:pPr>
        <w:pStyle w:val="Alg3"/>
        <w:numPr>
          <w:ilvl w:val="0"/>
          <w:numId w:val="121"/>
        </w:numPr>
        <w:rPr>
          <w:del w:id="21277" w:author="Rev 6 Allen Wirfs-Brock" w:date="2012-02-25T11:45:00Z"/>
        </w:rPr>
      </w:pPr>
      <w:del w:id="21278" w:author="Rev 6 Allen Wirfs-Brock" w:date="2012-02-25T11:45:00Z">
        <w:r w:rsidRPr="00E77497" w:rsidDel="00C02B70">
          <w:delText xml:space="preserve">Evaluate </w:delText>
        </w:r>
        <w:r w:rsidRPr="00E77497" w:rsidDel="00C02B70">
          <w:rPr>
            <w:i/>
          </w:rPr>
          <w:delText>VariableDeclarationListNoIn</w:delText>
        </w:r>
        <w:r w:rsidRPr="00E77497" w:rsidDel="00C02B70">
          <w:delText>.</w:delText>
        </w:r>
      </w:del>
    </w:p>
    <w:p w14:paraId="44DAA723" w14:textId="77777777" w:rsidR="004C02EF" w:rsidRPr="00E77497" w:rsidDel="00C02B70" w:rsidRDefault="004C02EF" w:rsidP="00B34B48">
      <w:pPr>
        <w:pStyle w:val="Alg3"/>
        <w:numPr>
          <w:ilvl w:val="0"/>
          <w:numId w:val="121"/>
        </w:numPr>
        <w:rPr>
          <w:del w:id="21279" w:author="Rev 6 Allen Wirfs-Brock" w:date="2012-02-25T11:45:00Z"/>
        </w:rPr>
      </w:pPr>
      <w:del w:id="21280" w:author="Rev 6 Allen Wirfs-Brock" w:date="2012-02-25T11:45:00Z">
        <w:r w:rsidRPr="00E77497" w:rsidDel="00C02B70">
          <w:delText xml:space="preserve">Let V = </w:delText>
        </w:r>
        <w:r w:rsidRPr="00E77497" w:rsidDel="00C02B70">
          <w:rPr>
            <w:rFonts w:ascii="Arial" w:hAnsi="Arial" w:cs="Arial"/>
          </w:rPr>
          <w:delText>empty</w:delText>
        </w:r>
        <w:r w:rsidRPr="00E77497" w:rsidDel="00C02B70">
          <w:delText>.</w:delText>
        </w:r>
      </w:del>
    </w:p>
    <w:p w14:paraId="134AB206" w14:textId="77777777" w:rsidR="004C02EF" w:rsidRPr="00E77497" w:rsidDel="00C02B70" w:rsidRDefault="004C02EF" w:rsidP="00B34B48">
      <w:pPr>
        <w:pStyle w:val="Alg3"/>
        <w:numPr>
          <w:ilvl w:val="0"/>
          <w:numId w:val="121"/>
        </w:numPr>
        <w:rPr>
          <w:del w:id="21281" w:author="Rev 6 Allen Wirfs-Brock" w:date="2012-02-25T11:45:00Z"/>
        </w:rPr>
      </w:pPr>
      <w:del w:id="21282" w:author="Rev 6 Allen Wirfs-Brock" w:date="2012-02-25T11:45:00Z">
        <w:r w:rsidRPr="00E77497" w:rsidDel="00C02B70">
          <w:delText>Repeat</w:delText>
        </w:r>
      </w:del>
    </w:p>
    <w:p w14:paraId="339C4E85" w14:textId="77777777" w:rsidR="004C02EF" w:rsidRPr="00E77497" w:rsidDel="00C02B70" w:rsidRDefault="004C02EF" w:rsidP="00B34B48">
      <w:pPr>
        <w:pStyle w:val="Alg3"/>
        <w:numPr>
          <w:ilvl w:val="1"/>
          <w:numId w:val="121"/>
        </w:numPr>
        <w:rPr>
          <w:del w:id="21283" w:author="Rev 6 Allen Wirfs-Brock" w:date="2012-02-25T11:45:00Z"/>
        </w:rPr>
      </w:pPr>
      <w:del w:id="21284" w:author="Rev 6 Allen Wirfs-Brock" w:date="2012-02-25T11:45:00Z">
        <w:r w:rsidRPr="00E77497" w:rsidDel="00C02B70">
          <w:delText xml:space="preserve">If the first </w:delText>
        </w:r>
        <w:r w:rsidRPr="00E77497" w:rsidDel="00C02B70">
          <w:rPr>
            <w:i/>
          </w:rPr>
          <w:delText>Expression</w:delText>
        </w:r>
        <w:r w:rsidRPr="00E77497" w:rsidDel="00C02B70">
          <w:delText xml:space="preserve"> is present, then</w:delText>
        </w:r>
      </w:del>
    </w:p>
    <w:p w14:paraId="0E7D22F4" w14:textId="77777777" w:rsidR="004C02EF" w:rsidRPr="00E77497" w:rsidDel="00C02B70" w:rsidRDefault="004C02EF" w:rsidP="00B34B48">
      <w:pPr>
        <w:pStyle w:val="Alg3"/>
        <w:numPr>
          <w:ilvl w:val="2"/>
          <w:numId w:val="121"/>
        </w:numPr>
        <w:rPr>
          <w:del w:id="21285" w:author="Rev 6 Allen Wirfs-Brock" w:date="2012-02-25T11:45:00Z"/>
        </w:rPr>
      </w:pPr>
      <w:del w:id="21286" w:author="Rev 6 Allen Wirfs-Brock" w:date="2012-02-25T11:45:00Z">
        <w:r w:rsidRPr="00E77497" w:rsidDel="00C02B70">
          <w:delText xml:space="preserve">Let </w:delText>
        </w:r>
        <w:r w:rsidRPr="00E77497" w:rsidDel="00C02B70">
          <w:rPr>
            <w:i/>
          </w:rPr>
          <w:delText>testExprRef</w:delText>
        </w:r>
        <w:r w:rsidRPr="00E77497" w:rsidDel="00C02B70">
          <w:delText xml:space="preserve"> be the result of evaluating the first </w:delText>
        </w:r>
        <w:r w:rsidRPr="00E77497" w:rsidDel="00C02B70">
          <w:rPr>
            <w:i/>
          </w:rPr>
          <w:delText>Expression</w:delText>
        </w:r>
        <w:r w:rsidRPr="00E77497" w:rsidDel="00C02B70">
          <w:delText>.</w:delText>
        </w:r>
      </w:del>
    </w:p>
    <w:p w14:paraId="71B2ADEC" w14:textId="77777777" w:rsidR="004C02EF" w:rsidRPr="00E77497" w:rsidDel="00C02B70" w:rsidRDefault="004C02EF" w:rsidP="00B34B48">
      <w:pPr>
        <w:pStyle w:val="Alg3"/>
        <w:numPr>
          <w:ilvl w:val="2"/>
          <w:numId w:val="121"/>
        </w:numPr>
        <w:rPr>
          <w:del w:id="21287" w:author="Rev 6 Allen Wirfs-Brock" w:date="2012-02-25T11:45:00Z"/>
        </w:rPr>
      </w:pPr>
      <w:del w:id="21288" w:author="Rev 6 Allen Wirfs-Brock" w:date="2012-02-25T11:45:00Z">
        <w:r w:rsidRPr="00E77497" w:rsidDel="00C02B70">
          <w:delText>If ToBoolean(GetValue(</w:delText>
        </w:r>
        <w:r w:rsidRPr="00E77497" w:rsidDel="00C02B70">
          <w:rPr>
            <w:i/>
          </w:rPr>
          <w:delText>testExprRef</w:delText>
        </w:r>
        <w:r w:rsidRPr="00E77497" w:rsidDel="00C02B70">
          <w:delText xml:space="preserve">)) is </w:delText>
        </w:r>
        <w:r w:rsidRPr="00E77497" w:rsidDel="00C02B70">
          <w:rPr>
            <w:b/>
          </w:rPr>
          <w:delText>false</w:delText>
        </w:r>
        <w:r w:rsidRPr="00E77497" w:rsidDel="00C02B70">
          <w:delText xml:space="preserve">, then return </w:delText>
        </w:r>
        <w:r w:rsidRPr="001E2FDD" w:rsidDel="00C02B70">
          <w:rPr>
            <w:i/>
          </w:rPr>
          <w:delText>(</w:delText>
        </w:r>
        <w:r w:rsidRPr="001E2FDD" w:rsidDel="00C02B70">
          <w:rPr>
            <w:rFonts w:ascii="Arial" w:hAnsi="Arial" w:cs="Arial"/>
            <w:i/>
          </w:rPr>
          <w:delText>normal</w:delText>
        </w:r>
        <w:r w:rsidRPr="001E2FDD" w:rsidDel="00C02B70">
          <w:rPr>
            <w:i/>
          </w:rPr>
          <w:delText>, V</w:delText>
        </w:r>
        <w:r w:rsidRPr="00E77497" w:rsidDel="00C02B70">
          <w:delText xml:space="preserve">, </w:delText>
        </w:r>
        <w:r w:rsidRPr="00E77497" w:rsidDel="00C02B70">
          <w:rPr>
            <w:rFonts w:ascii="Arial" w:hAnsi="Arial" w:cs="Arial"/>
          </w:rPr>
          <w:delText>empty</w:delText>
        </w:r>
        <w:r w:rsidRPr="00E77497" w:rsidDel="00C02B70">
          <w:delText>).</w:delText>
        </w:r>
      </w:del>
    </w:p>
    <w:p w14:paraId="6EC73B48" w14:textId="77777777" w:rsidR="004C02EF" w:rsidRPr="00E77497" w:rsidDel="00C02B70" w:rsidRDefault="004C02EF" w:rsidP="00B34B48">
      <w:pPr>
        <w:pStyle w:val="Alg3"/>
        <w:numPr>
          <w:ilvl w:val="1"/>
          <w:numId w:val="121"/>
        </w:numPr>
        <w:rPr>
          <w:del w:id="21289" w:author="Rev 6 Allen Wirfs-Brock" w:date="2012-02-25T11:45:00Z"/>
        </w:rPr>
      </w:pPr>
      <w:del w:id="21290" w:author="Rev 6 Allen Wirfs-Brock" w:date="2012-02-25T11:45:00Z">
        <w:r w:rsidRPr="00E77497" w:rsidDel="00C02B70">
          <w:delText xml:space="preserve">Let </w:delText>
        </w:r>
        <w:r w:rsidRPr="00E77497" w:rsidDel="00C02B70">
          <w:rPr>
            <w:i/>
          </w:rPr>
          <w:delText>stmt</w:delText>
        </w:r>
        <w:r w:rsidRPr="00E77497" w:rsidDel="00C02B70">
          <w:delText xml:space="preserve"> be the result of evaluating </w:delText>
        </w:r>
        <w:r w:rsidRPr="00E77497" w:rsidDel="00C02B70">
          <w:rPr>
            <w:i/>
          </w:rPr>
          <w:delText>Statement</w:delText>
        </w:r>
        <w:r w:rsidRPr="00E77497" w:rsidDel="00C02B70">
          <w:delText>.</w:delText>
        </w:r>
      </w:del>
    </w:p>
    <w:p w14:paraId="6C3A1F6E" w14:textId="77777777" w:rsidR="004C02EF" w:rsidRPr="00E77497" w:rsidDel="00C02B70" w:rsidRDefault="004C02EF" w:rsidP="00B34B48">
      <w:pPr>
        <w:pStyle w:val="Alg3"/>
        <w:numPr>
          <w:ilvl w:val="1"/>
          <w:numId w:val="121"/>
        </w:numPr>
        <w:rPr>
          <w:del w:id="21291" w:author="Rev 6 Allen Wirfs-Brock" w:date="2012-02-25T11:45:00Z"/>
        </w:rPr>
      </w:pPr>
      <w:del w:id="21292" w:author="Rev 6 Allen Wirfs-Brock" w:date="2012-02-25T11:45:00Z">
        <w:r w:rsidRPr="00E77497" w:rsidDel="00C02B70">
          <w:delText xml:space="preserve">If </w:delText>
        </w:r>
        <w:r w:rsidRPr="00E77497" w:rsidDel="00C02B70">
          <w:rPr>
            <w:i/>
          </w:rPr>
          <w:delText>stmt</w:delText>
        </w:r>
        <w:r w:rsidRPr="00E77497" w:rsidDel="00C02B70">
          <w:delText xml:space="preserve">.value is not </w:delText>
        </w:r>
        <w:r w:rsidRPr="00E77497" w:rsidDel="00C02B70">
          <w:rPr>
            <w:rFonts w:ascii="Arial" w:hAnsi="Arial" w:cs="Arial"/>
          </w:rPr>
          <w:delText>empty</w:delText>
        </w:r>
        <w:r w:rsidRPr="00E77497" w:rsidDel="00C02B70">
          <w:delText xml:space="preserve">, let V = </w:delText>
        </w:r>
        <w:r w:rsidRPr="00E77497" w:rsidDel="00C02B70">
          <w:rPr>
            <w:i/>
          </w:rPr>
          <w:delText>stmt</w:delText>
        </w:r>
        <w:r w:rsidRPr="00E77497" w:rsidDel="00C02B70">
          <w:delText>.value.</w:delText>
        </w:r>
      </w:del>
    </w:p>
    <w:p w14:paraId="0CD4BCEB" w14:textId="77777777" w:rsidR="004C02EF" w:rsidRPr="00E77497" w:rsidDel="00C02B70" w:rsidRDefault="004C02EF" w:rsidP="00B34B48">
      <w:pPr>
        <w:pStyle w:val="Alg3"/>
        <w:numPr>
          <w:ilvl w:val="1"/>
          <w:numId w:val="121"/>
        </w:numPr>
        <w:rPr>
          <w:del w:id="21293" w:author="Rev 6 Allen Wirfs-Brock" w:date="2012-02-25T11:45:00Z"/>
        </w:rPr>
      </w:pPr>
      <w:del w:id="21294" w:author="Rev 6 Allen Wirfs-Brock" w:date="2012-02-25T11:45:00Z">
        <w:r w:rsidRPr="00E77497" w:rsidDel="00C02B70">
          <w:delText xml:space="preserve">If </w:delText>
        </w:r>
        <w:r w:rsidRPr="00E77497" w:rsidDel="00C02B70">
          <w:rPr>
            <w:i/>
          </w:rPr>
          <w:delText>stmt</w:delText>
        </w:r>
        <w:r w:rsidRPr="00E77497" w:rsidDel="00C02B70">
          <w:delText xml:space="preserve">.type is </w:delText>
        </w:r>
        <w:r w:rsidRPr="00E77497" w:rsidDel="00C02B70">
          <w:rPr>
            <w:rFonts w:ascii="Arial" w:hAnsi="Arial" w:cs="Arial"/>
          </w:rPr>
          <w:delText>break</w:delText>
        </w:r>
        <w:r w:rsidRPr="00E77497" w:rsidDel="00C02B70">
          <w:delText xml:space="preserve"> and </w:delText>
        </w:r>
        <w:r w:rsidRPr="00E77497" w:rsidDel="00C02B70">
          <w:rPr>
            <w:i/>
          </w:rPr>
          <w:delText>stmt</w:delText>
        </w:r>
        <w:r w:rsidRPr="00E77497" w:rsidDel="00C02B70">
          <w:delText xml:space="preserve">.target is in the current label set, return </w:delText>
        </w:r>
        <w:r w:rsidRPr="001E2FDD" w:rsidDel="00C02B70">
          <w:rPr>
            <w:i/>
          </w:rPr>
          <w:delText>(</w:delText>
        </w:r>
        <w:r w:rsidRPr="001E2FDD" w:rsidDel="00C02B70">
          <w:rPr>
            <w:b/>
            <w:i/>
          </w:rPr>
          <w:delText>normal</w:delText>
        </w:r>
        <w:r w:rsidRPr="001E2FDD" w:rsidDel="00C02B70">
          <w:rPr>
            <w:i/>
          </w:rPr>
          <w:delText>, V</w:delText>
        </w:r>
        <w:r w:rsidRPr="00E77497" w:rsidDel="00C02B70">
          <w:delText xml:space="preserve">, </w:delText>
        </w:r>
        <w:r w:rsidRPr="00E77497" w:rsidDel="00C02B70">
          <w:rPr>
            <w:b/>
          </w:rPr>
          <w:delText>empty</w:delText>
        </w:r>
        <w:r w:rsidRPr="00E77497" w:rsidDel="00C02B70">
          <w:delText>).</w:delText>
        </w:r>
      </w:del>
    </w:p>
    <w:p w14:paraId="586043E2" w14:textId="77777777" w:rsidR="004C02EF" w:rsidRPr="00E77497" w:rsidDel="00C02B70" w:rsidRDefault="004C02EF" w:rsidP="00B34B48">
      <w:pPr>
        <w:pStyle w:val="Alg3"/>
        <w:numPr>
          <w:ilvl w:val="1"/>
          <w:numId w:val="121"/>
        </w:numPr>
        <w:rPr>
          <w:del w:id="21295" w:author="Rev 6 Allen Wirfs-Brock" w:date="2012-02-25T11:45:00Z"/>
        </w:rPr>
      </w:pPr>
      <w:del w:id="21296" w:author="Rev 6 Allen Wirfs-Brock" w:date="2012-02-25T11:45:00Z">
        <w:r w:rsidRPr="00E77497" w:rsidDel="00C02B70">
          <w:delText xml:space="preserve">If </w:delText>
        </w:r>
        <w:r w:rsidRPr="00E77497" w:rsidDel="00C02B70">
          <w:rPr>
            <w:i/>
          </w:rPr>
          <w:delText>stmt</w:delText>
        </w:r>
        <w:r w:rsidRPr="00E77497" w:rsidDel="00C02B70">
          <w:delText xml:space="preserve">.type is not </w:delText>
        </w:r>
        <w:r w:rsidRPr="00E77497" w:rsidDel="00C02B70">
          <w:rPr>
            <w:rFonts w:ascii="Arial" w:hAnsi="Arial" w:cs="Arial"/>
          </w:rPr>
          <w:delText>continue</w:delText>
        </w:r>
        <w:r w:rsidRPr="00E77497" w:rsidDel="00C02B70">
          <w:delText xml:space="preserve"> || </w:delText>
        </w:r>
        <w:r w:rsidRPr="00E77497" w:rsidDel="00C02B70">
          <w:rPr>
            <w:i/>
          </w:rPr>
          <w:delText>stmt</w:delText>
        </w:r>
        <w:r w:rsidRPr="00E77497" w:rsidDel="00C02B70">
          <w:delText>.target is not in the current label set, then</w:delText>
        </w:r>
      </w:del>
    </w:p>
    <w:p w14:paraId="00191E01" w14:textId="77777777" w:rsidR="004C02EF" w:rsidRPr="00E77497" w:rsidDel="00C02B70" w:rsidRDefault="004C02EF" w:rsidP="00B34B48">
      <w:pPr>
        <w:pStyle w:val="Alg3"/>
        <w:numPr>
          <w:ilvl w:val="2"/>
          <w:numId w:val="121"/>
        </w:numPr>
        <w:rPr>
          <w:del w:id="21297" w:author="Rev 6 Allen Wirfs-Brock" w:date="2012-02-25T11:45:00Z"/>
        </w:rPr>
      </w:pPr>
      <w:del w:id="21298" w:author="Rev 6 Allen Wirfs-Brock" w:date="2012-02-25T11:45:00Z">
        <w:r w:rsidRPr="00E77497" w:rsidDel="00C02B70">
          <w:delText xml:space="preserve">If </w:delText>
        </w:r>
        <w:r w:rsidRPr="00E77497" w:rsidDel="00C02B70">
          <w:rPr>
            <w:i/>
          </w:rPr>
          <w:delText>stmt</w:delText>
        </w:r>
        <w:r w:rsidRPr="00E77497" w:rsidDel="00C02B70">
          <w:delText xml:space="preserve"> is an abrupt completion, return </w:delText>
        </w:r>
        <w:r w:rsidRPr="00E77497" w:rsidDel="00C02B70">
          <w:rPr>
            <w:i/>
          </w:rPr>
          <w:delText>stmt</w:delText>
        </w:r>
        <w:r w:rsidRPr="00E77497" w:rsidDel="00C02B70">
          <w:delText>.</w:delText>
        </w:r>
      </w:del>
    </w:p>
    <w:p w14:paraId="5EA0CB3A" w14:textId="77777777" w:rsidR="004C02EF" w:rsidRPr="00E77497" w:rsidDel="00C02B70" w:rsidRDefault="004C02EF" w:rsidP="00B34B48">
      <w:pPr>
        <w:pStyle w:val="Alg3"/>
        <w:numPr>
          <w:ilvl w:val="1"/>
          <w:numId w:val="121"/>
        </w:numPr>
        <w:rPr>
          <w:del w:id="21299" w:author="Rev 6 Allen Wirfs-Brock" w:date="2012-02-25T11:45:00Z"/>
        </w:rPr>
      </w:pPr>
      <w:del w:id="21300" w:author="Rev 6 Allen Wirfs-Brock" w:date="2012-02-25T11:45:00Z">
        <w:r w:rsidRPr="00E77497" w:rsidDel="00C02B70">
          <w:delText xml:space="preserve">If the second </w:delText>
        </w:r>
        <w:r w:rsidRPr="00E77497" w:rsidDel="00C02B70">
          <w:rPr>
            <w:i/>
          </w:rPr>
          <w:delText>Expression</w:delText>
        </w:r>
        <w:r w:rsidRPr="00E77497" w:rsidDel="00C02B70">
          <w:delText xml:space="preserve"> is present, then.</w:delText>
        </w:r>
      </w:del>
    </w:p>
    <w:p w14:paraId="59A1591F" w14:textId="77777777" w:rsidR="004C02EF" w:rsidRPr="00E77497" w:rsidDel="00C02B70" w:rsidRDefault="004C02EF" w:rsidP="00B34B48">
      <w:pPr>
        <w:pStyle w:val="Alg3"/>
        <w:numPr>
          <w:ilvl w:val="2"/>
          <w:numId w:val="121"/>
        </w:numPr>
        <w:rPr>
          <w:del w:id="21301" w:author="Rev 6 Allen Wirfs-Brock" w:date="2012-02-25T11:45:00Z"/>
        </w:rPr>
      </w:pPr>
      <w:del w:id="21302" w:author="Rev 6 Allen Wirfs-Brock" w:date="2012-02-25T11:45:00Z">
        <w:r w:rsidRPr="00E77497" w:rsidDel="00C02B70">
          <w:delText xml:space="preserve">Let </w:delText>
        </w:r>
        <w:r w:rsidRPr="00E77497" w:rsidDel="00C02B70">
          <w:rPr>
            <w:i/>
          </w:rPr>
          <w:delText>incExprRef</w:delText>
        </w:r>
        <w:r w:rsidRPr="00E77497" w:rsidDel="00C02B70">
          <w:delText xml:space="preserve"> be the result of evaluating the second </w:delText>
        </w:r>
        <w:r w:rsidRPr="00E77497" w:rsidDel="00C02B70">
          <w:rPr>
            <w:i/>
          </w:rPr>
          <w:delText>Expression</w:delText>
        </w:r>
        <w:r w:rsidRPr="00E77497" w:rsidDel="00C02B70">
          <w:delText>.</w:delText>
        </w:r>
      </w:del>
    </w:p>
    <w:p w14:paraId="1DE4D4B4" w14:textId="77777777" w:rsidR="004C02EF" w:rsidRPr="001E2FDD" w:rsidDel="00C02B70" w:rsidRDefault="004C02EF" w:rsidP="001E2FDD">
      <w:pPr>
        <w:numPr>
          <w:ilvl w:val="4"/>
          <w:numId w:val="121"/>
        </w:numPr>
        <w:tabs>
          <w:tab w:val="clear" w:pos="3240"/>
          <w:tab w:val="num" w:pos="2880"/>
        </w:tabs>
        <w:spacing w:after="220" w:line="240" w:lineRule="auto"/>
        <w:ind w:left="2880"/>
        <w:jc w:val="left"/>
        <w:rPr>
          <w:del w:id="21303" w:author="Rev 6 Allen Wirfs-Brock" w:date="2012-02-25T11:45:00Z"/>
          <w:rFonts w:ascii="Times New Roman" w:eastAsia="Times New Roman" w:hAnsi="Times New Roman"/>
          <w:spacing w:val="6"/>
          <w:lang w:eastAsia="en-US"/>
        </w:rPr>
      </w:pPr>
      <w:del w:id="21304" w:author="Rev 6 Allen Wirfs-Brock" w:date="2012-02-25T11:45:00Z">
        <w:r w:rsidRPr="00E77497" w:rsidDel="00C02B70">
          <w:delText>Call GetValue(</w:delText>
        </w:r>
        <w:r w:rsidRPr="00E77497" w:rsidDel="00C02B70">
          <w:rPr>
            <w:i/>
          </w:rPr>
          <w:delText>incExprRef</w:delText>
        </w:r>
        <w:r w:rsidRPr="00E77497" w:rsidDel="00C02B70">
          <w:delText>). (This value is not used.)</w:delText>
        </w:r>
      </w:del>
    </w:p>
    <w:p w14:paraId="6EC0BA14" w14:textId="77777777" w:rsidR="009F099E" w:rsidRPr="00E77497" w:rsidRDefault="009F099E" w:rsidP="009F099E">
      <w:pPr>
        <w:jc w:val="left"/>
        <w:rPr>
          <w:ins w:id="21305" w:author="Rev 6 Allen Wirfs-Brock" w:date="2012-02-15T13:17:00Z"/>
        </w:rPr>
      </w:pPr>
      <w:bookmarkStart w:id="21306" w:name="_Toc382212240"/>
      <w:bookmarkStart w:id="21307" w:name="_Toc382212769"/>
      <w:bookmarkStart w:id="21308" w:name="_Toc382291585"/>
      <w:bookmarkStart w:id="21309" w:name="_Ref383837418"/>
      <w:bookmarkStart w:id="21310" w:name="_Toc385672234"/>
      <w:bookmarkStart w:id="21311" w:name="_Toc393690338"/>
      <w:bookmarkStart w:id="21312" w:name="_Ref404493018"/>
      <w:bookmarkStart w:id="21313" w:name="_Ref424530966"/>
      <w:bookmarkStart w:id="21314" w:name="_Ref424667453"/>
      <w:bookmarkStart w:id="21315" w:name="_Toc472818884"/>
      <w:bookmarkStart w:id="21316" w:name="_Toc235503459"/>
      <w:bookmarkStart w:id="21317" w:name="_Toc241509234"/>
      <w:bookmarkStart w:id="21318" w:name="_Toc244416721"/>
      <w:bookmarkStart w:id="21319" w:name="_Toc276631085"/>
      <w:commentRangeStart w:id="21320"/>
      <w:ins w:id="21321" w:author="Rev 6 Allen Wirfs-Brock" w:date="2012-02-15T13:17:00Z">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Pr>
            <w:rFonts w:ascii="Courier New" w:hAnsi="Courier New"/>
            <w:b/>
          </w:rPr>
          <w:t xml:space="preserve"> </w:t>
        </w:r>
      </w:ins>
      <w:ins w:id="21322" w:author="Rev 6 Allen Wirfs-Brock" w:date="2012-02-25T16:40:00Z">
        <w:r w:rsidR="008E2AED">
          <w:rPr>
            <w:rStyle w:val="bnf"/>
          </w:rPr>
          <w:t>Lexical</w:t>
        </w:r>
      </w:ins>
      <w:ins w:id="21323" w:author="Rev 6 Allen Wirfs-Brock" w:date="2012-02-15T13:17:00Z">
        <w:r w:rsidRPr="00E77497">
          <w:rPr>
            <w:rStyle w:val="bnf"/>
          </w:rPr>
          <w:t>DeclarationNoIn</w:t>
        </w:r>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ins>
      <w:commentRangeEnd w:id="21320"/>
      <w:ins w:id="21324" w:author="Rev 6 Allen Wirfs-Brock" w:date="2012-02-15T13:37:00Z">
        <w:r w:rsidR="00C8672F">
          <w:rPr>
            <w:rStyle w:val="af3"/>
          </w:rPr>
          <w:commentReference w:id="21320"/>
        </w:r>
      </w:ins>
    </w:p>
    <w:p w14:paraId="72AF9669" w14:textId="77777777" w:rsidR="00D57F8B" w:rsidRPr="00E77497" w:rsidRDefault="00D57F8B" w:rsidP="00D57F8B">
      <w:pPr>
        <w:pStyle w:val="Alg2"/>
        <w:numPr>
          <w:ilvl w:val="0"/>
          <w:numId w:val="662"/>
        </w:numPr>
        <w:contextualSpacing/>
        <w:rPr>
          <w:ins w:id="21325" w:author="Rev 6 Allen Wirfs-Brock" w:date="2012-02-15T13:21:00Z"/>
        </w:rPr>
      </w:pPr>
      <w:ins w:id="21326" w:author="Rev 6 Allen Wirfs-Brock" w:date="2012-02-15T13:21:00Z">
        <w:r w:rsidRPr="00E77497">
          <w:t xml:space="preserve">Let </w:t>
        </w:r>
        <w:r w:rsidRPr="00E77497">
          <w:rPr>
            <w:i/>
          </w:rPr>
          <w:t>oldEnv</w:t>
        </w:r>
        <w:r w:rsidRPr="00E77497">
          <w:t xml:space="preserve"> be the </w:t>
        </w:r>
        <w:del w:id="21327" w:author="Rev 7 Allen Wirfs-Brock" w:date="2012-05-02T10:48:00Z">
          <w:r w:rsidRPr="00E77497" w:rsidDel="000D5AB9">
            <w:delText>running</w:delText>
          </w:r>
        </w:del>
      </w:ins>
      <w:ins w:id="21328" w:author="Rev 7 Allen Wirfs-Brock" w:date="2012-05-02T10:48:00Z">
        <w:del w:id="21329" w:author="Rev 8 Allen Wirfs-Brock" w:date="2012-06-13T16:00:00Z">
          <w:r w:rsidR="000D5AB9" w:rsidDel="00B33FB4">
            <w:delText>current</w:delText>
          </w:r>
        </w:del>
      </w:ins>
      <w:ins w:id="21330" w:author="Rev 8 Allen Wirfs-Brock" w:date="2012-06-13T16:00:00Z">
        <w:r w:rsidR="00B33FB4">
          <w:t>running</w:t>
        </w:r>
      </w:ins>
      <w:ins w:id="21331" w:author="Rev 6 Allen Wirfs-Brock" w:date="2012-02-15T13:21:00Z">
        <w:r w:rsidRPr="00E77497">
          <w:t xml:space="preserve"> execution context’s LexicalEnvironment.</w:t>
        </w:r>
      </w:ins>
    </w:p>
    <w:p w14:paraId="552A31CE" w14:textId="77777777" w:rsidR="00D57F8B" w:rsidRPr="00E77497" w:rsidRDefault="00D57F8B" w:rsidP="00C8672F">
      <w:pPr>
        <w:pStyle w:val="Alg2"/>
        <w:numPr>
          <w:ilvl w:val="0"/>
          <w:numId w:val="662"/>
        </w:numPr>
        <w:contextualSpacing/>
        <w:rPr>
          <w:ins w:id="21332" w:author="Rev 6 Allen Wirfs-Brock" w:date="2012-02-15T13:23:00Z"/>
        </w:rPr>
      </w:pPr>
      <w:ins w:id="21333" w:author="Rev 6 Allen Wirfs-Brock" w:date="2012-02-15T13:23:00Z">
        <w:r w:rsidRPr="00E77497">
          <w:t xml:space="preserve">Let </w:t>
        </w:r>
        <w:r>
          <w:rPr>
            <w:i/>
          </w:rPr>
          <w:t>loop</w:t>
        </w:r>
        <w:r w:rsidRPr="00E77497">
          <w:rPr>
            <w:i/>
          </w:rPr>
          <w:t>Env</w:t>
        </w:r>
        <w:r w:rsidRPr="00E77497">
          <w:t xml:space="preserve"> be the result of calling NewDeclarativeEnvironment passing </w:t>
        </w:r>
        <w:r w:rsidRPr="00E77497">
          <w:rPr>
            <w:i/>
          </w:rPr>
          <w:t>oldEnv</w:t>
        </w:r>
        <w:r w:rsidRPr="00E77497">
          <w:t xml:space="preserve"> as the argument.</w:t>
        </w:r>
      </w:ins>
    </w:p>
    <w:p w14:paraId="4EC588D2" w14:textId="77777777" w:rsidR="008E2AED" w:rsidRPr="00732086" w:rsidRDefault="008E2AED" w:rsidP="00732086">
      <w:pPr>
        <w:pStyle w:val="Alg4"/>
        <w:numPr>
          <w:ilvl w:val="0"/>
          <w:numId w:val="662"/>
        </w:numPr>
        <w:rPr>
          <w:ins w:id="21334" w:author="Rev 6 Allen Wirfs-Brock" w:date="2012-02-25T16:48:00Z"/>
          <w:i/>
        </w:rPr>
      </w:pPr>
      <w:ins w:id="21335" w:author="Rev 6 Allen Wirfs-Brock" w:date="2012-02-25T16:48:00Z">
        <w:r>
          <w:t xml:space="preserve">Let </w:t>
        </w:r>
        <w:r w:rsidRPr="00732086">
          <w:rPr>
            <w:i/>
          </w:rPr>
          <w:t>isConst</w:t>
        </w:r>
        <w:r>
          <w:t xml:space="preserve"> be the </w:t>
        </w:r>
        <w:del w:id="21336" w:author="Rev 7 Allen Wirfs-Brock" w:date="2012-05-04T14:19:00Z">
          <w:r w:rsidDel="00F77917">
            <w:delText xml:space="preserve">the </w:delText>
          </w:r>
        </w:del>
        <w:r>
          <w:t>result of</w:t>
        </w:r>
      </w:ins>
      <w:ins w:id="21337" w:author="Rev 6 Allen Wirfs-Brock" w:date="2012-02-25T16:49:00Z">
        <w:r>
          <w:t xml:space="preserve"> performing</w:t>
        </w:r>
      </w:ins>
      <w:ins w:id="21338" w:author="Rev 6 Allen Wirfs-Brock" w:date="2012-02-25T16:48:00Z">
        <w:r>
          <w:t xml:space="preserve"> </w:t>
        </w:r>
      </w:ins>
      <w:ins w:id="21339" w:author="Rev 6 Allen Wirfs-Brock" w:date="2012-02-25T16:49:00Z">
        <w:r>
          <w:t>IsConstantDeclaration of</w:t>
        </w:r>
        <w:r w:rsidRPr="00E77497">
          <w:t xml:space="preserve"> </w:t>
        </w:r>
        <w:r w:rsidRPr="00E77497">
          <w:rPr>
            <w:i/>
          </w:rPr>
          <w:t>d</w:t>
        </w:r>
        <w:r w:rsidR="008A0F38">
          <w:t>.</w:t>
        </w:r>
      </w:ins>
    </w:p>
    <w:p w14:paraId="0B1ECA17" w14:textId="77777777" w:rsidR="008E2AED" w:rsidRPr="00E77497" w:rsidRDefault="008E2AED" w:rsidP="00732086">
      <w:pPr>
        <w:pStyle w:val="Alg4"/>
        <w:numPr>
          <w:ilvl w:val="0"/>
          <w:numId w:val="662"/>
        </w:numPr>
        <w:rPr>
          <w:ins w:id="21340" w:author="Rev 6 Allen Wirfs-Brock" w:date="2012-02-25T16:47:00Z"/>
          <w:i/>
        </w:rPr>
      </w:pPr>
      <w:ins w:id="21341" w:author="Rev 6 Allen Wirfs-Brock" w:date="2012-02-25T16:47:00Z">
        <w:r w:rsidRPr="00E77497">
          <w:t xml:space="preserve">For each element </w:t>
        </w:r>
        <w:r w:rsidRPr="00E77497">
          <w:rPr>
            <w:i/>
          </w:rPr>
          <w:t>dn</w:t>
        </w:r>
        <w:r w:rsidRPr="00E77497">
          <w:t xml:space="preserve"> of the BoundNames of </w:t>
        </w:r>
        <w:r>
          <w:rPr>
            <w:rStyle w:val="bnf"/>
          </w:rPr>
          <w:t>Lexical</w:t>
        </w:r>
        <w:r w:rsidRPr="00E77497">
          <w:rPr>
            <w:rStyle w:val="bnf"/>
          </w:rPr>
          <w:t>DeclarationNoIn</w:t>
        </w:r>
        <w:r w:rsidRPr="00E77497">
          <w:t xml:space="preserve"> do</w:t>
        </w:r>
      </w:ins>
    </w:p>
    <w:p w14:paraId="373B9A1D" w14:textId="77777777" w:rsidR="008E2AED" w:rsidRPr="00E77497" w:rsidRDefault="008E2AED" w:rsidP="00732086">
      <w:pPr>
        <w:pStyle w:val="Alg4"/>
        <w:numPr>
          <w:ilvl w:val="1"/>
          <w:numId w:val="662"/>
        </w:numPr>
        <w:rPr>
          <w:ins w:id="21342" w:author="Rev 6 Allen Wirfs-Brock" w:date="2012-02-25T16:47:00Z"/>
        </w:rPr>
      </w:pPr>
      <w:ins w:id="21343" w:author="Rev 6 Allen Wirfs-Brock" w:date="2012-02-25T16:47:00Z">
        <w:r w:rsidRPr="00E77497">
          <w:t>If</w:t>
        </w:r>
        <w:r>
          <w:t xml:space="preserve"> </w:t>
        </w:r>
      </w:ins>
      <w:ins w:id="21344" w:author="Rev 6 Allen Wirfs-Brock" w:date="2012-02-25T16:50:00Z">
        <w:r w:rsidR="008A0F38" w:rsidRPr="00451D9D">
          <w:rPr>
            <w:i/>
          </w:rPr>
          <w:t>isConst</w:t>
        </w:r>
      </w:ins>
      <w:ins w:id="21345" w:author="Rev 6 Allen Wirfs-Brock" w:date="2012-02-25T16:47:00Z">
        <w:r w:rsidRPr="00E77497">
          <w:t xml:space="preserve"> is </w:t>
        </w:r>
        <w:r w:rsidRPr="00451D9D">
          <w:rPr>
            <w:b/>
          </w:rPr>
          <w:t>true</w:t>
        </w:r>
        <w:r w:rsidRPr="00E77497">
          <w:t>, then</w:t>
        </w:r>
      </w:ins>
    </w:p>
    <w:p w14:paraId="04942880" w14:textId="77777777" w:rsidR="008E2AED" w:rsidRPr="00E77497" w:rsidRDefault="008E2AED" w:rsidP="00732086">
      <w:pPr>
        <w:pStyle w:val="Alg4"/>
        <w:numPr>
          <w:ilvl w:val="2"/>
          <w:numId w:val="662"/>
        </w:numPr>
        <w:spacing w:after="220"/>
        <w:contextualSpacing/>
        <w:rPr>
          <w:ins w:id="21346" w:author="Rev 6 Allen Wirfs-Brock" w:date="2012-02-25T16:47:00Z"/>
        </w:rPr>
      </w:pPr>
      <w:ins w:id="21347" w:author="Rev 6 Allen Wirfs-Brock" w:date="2012-02-25T16:47:00Z">
        <w:r w:rsidRPr="00E77497">
          <w:t xml:space="preserve">Call </w:t>
        </w:r>
      </w:ins>
      <w:ins w:id="21348" w:author="Rev 6 Allen Wirfs-Brock" w:date="2012-02-25T16:51:00Z">
        <w:r w:rsidR="008A0F38">
          <w:rPr>
            <w:i/>
          </w:rPr>
          <w:t>loop</w:t>
        </w:r>
        <w:r w:rsidR="008A0F38" w:rsidRPr="00E77497">
          <w:rPr>
            <w:i/>
          </w:rPr>
          <w:t>Env</w:t>
        </w:r>
      </w:ins>
      <w:ins w:id="21349" w:author="Rev 6 Allen Wirfs-Brock" w:date="2012-02-25T16:47:00Z">
        <w:r w:rsidRPr="00E77497">
          <w:t xml:space="preserve">’s CreateImmutableBinding concrete method passing </w:t>
        </w:r>
        <w:r w:rsidRPr="00E77497">
          <w:rPr>
            <w:i/>
          </w:rPr>
          <w:t xml:space="preserve">dn </w:t>
        </w:r>
        <w:r w:rsidRPr="00E77497">
          <w:t>as the argument.</w:t>
        </w:r>
      </w:ins>
    </w:p>
    <w:p w14:paraId="42E2616F" w14:textId="77777777" w:rsidR="008E2AED" w:rsidRPr="00E77497" w:rsidRDefault="008E2AED" w:rsidP="00732086">
      <w:pPr>
        <w:pStyle w:val="Alg4"/>
        <w:numPr>
          <w:ilvl w:val="1"/>
          <w:numId w:val="662"/>
        </w:numPr>
        <w:spacing w:after="220"/>
        <w:contextualSpacing/>
        <w:rPr>
          <w:ins w:id="21350" w:author="Rev 6 Allen Wirfs-Brock" w:date="2012-02-25T16:47:00Z"/>
        </w:rPr>
      </w:pPr>
      <w:ins w:id="21351" w:author="Rev 6 Allen Wirfs-Brock" w:date="2012-02-25T16:47:00Z">
        <w:r w:rsidRPr="00E77497">
          <w:t>Else,</w:t>
        </w:r>
      </w:ins>
    </w:p>
    <w:p w14:paraId="01C0BC3D" w14:textId="77777777" w:rsidR="008E2AED" w:rsidRPr="00E77497" w:rsidRDefault="008E2AED" w:rsidP="00732086">
      <w:pPr>
        <w:pStyle w:val="Alg4"/>
        <w:numPr>
          <w:ilvl w:val="2"/>
          <w:numId w:val="662"/>
        </w:numPr>
        <w:contextualSpacing/>
        <w:rPr>
          <w:ins w:id="21352" w:author="Rev 6 Allen Wirfs-Brock" w:date="2012-02-25T16:47:00Z"/>
        </w:rPr>
      </w:pPr>
      <w:ins w:id="21353" w:author="Rev 6 Allen Wirfs-Brock" w:date="2012-02-25T16:47:00Z">
        <w:r w:rsidRPr="00E77497">
          <w:t xml:space="preserve">Call </w:t>
        </w:r>
      </w:ins>
      <w:ins w:id="21354" w:author="Rev 6 Allen Wirfs-Brock" w:date="2012-02-25T16:50:00Z">
        <w:r w:rsidR="008A0F38">
          <w:rPr>
            <w:i/>
          </w:rPr>
          <w:t>loop</w:t>
        </w:r>
        <w:r w:rsidR="008A0F38" w:rsidRPr="00E77497">
          <w:rPr>
            <w:i/>
          </w:rPr>
          <w:t>Env</w:t>
        </w:r>
      </w:ins>
      <w:ins w:id="21355" w:author="Rev 6 Allen Wirfs-Brock" w:date="2012-02-25T16:47:00Z">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ins>
    </w:p>
    <w:p w14:paraId="5A022CA0" w14:textId="77777777" w:rsidR="008A0F38" w:rsidRPr="00E77497" w:rsidRDefault="008A0F38" w:rsidP="008A0F38">
      <w:pPr>
        <w:pStyle w:val="Alg2"/>
        <w:numPr>
          <w:ilvl w:val="0"/>
          <w:numId w:val="662"/>
        </w:numPr>
        <w:contextualSpacing/>
        <w:rPr>
          <w:ins w:id="21356" w:author="Rev 6 Allen Wirfs-Brock" w:date="2012-02-25T16:56:00Z"/>
        </w:rPr>
      </w:pPr>
      <w:ins w:id="21357" w:author="Rev 6 Allen Wirfs-Brock" w:date="2012-02-25T16:56:00Z">
        <w:r w:rsidRPr="00E77497">
          <w:t xml:space="preserve">Set the </w:t>
        </w:r>
        <w:del w:id="21358" w:author="Rev 7 Allen Wirfs-Brock" w:date="2012-05-02T10:48:00Z">
          <w:r w:rsidRPr="00E77497" w:rsidDel="000D5AB9">
            <w:delText>running</w:delText>
          </w:r>
        </w:del>
      </w:ins>
      <w:ins w:id="21359" w:author="Rev 7 Allen Wirfs-Brock" w:date="2012-05-02T10:48:00Z">
        <w:del w:id="21360" w:author="Rev 8 Allen Wirfs-Brock" w:date="2012-06-13T16:00:00Z">
          <w:r w:rsidR="000D5AB9" w:rsidDel="00B33FB4">
            <w:delText>current</w:delText>
          </w:r>
        </w:del>
      </w:ins>
      <w:ins w:id="21361" w:author="Rev 8 Allen Wirfs-Brock" w:date="2012-06-13T16:00:00Z">
        <w:r w:rsidR="00B33FB4">
          <w:t>running</w:t>
        </w:r>
      </w:ins>
      <w:ins w:id="21362" w:author="Rev 6 Allen Wirfs-Brock" w:date="2012-02-25T16:56:00Z">
        <w:r w:rsidRPr="00E77497">
          <w:t xml:space="preserve"> </w:t>
        </w:r>
        <w:r w:rsidRPr="000D5AB9">
          <w:t>execution</w:t>
        </w:r>
        <w:r w:rsidRPr="00E77497">
          <w:t xml:space="preserve"> context’s LexicalEnvironment to </w:t>
        </w:r>
        <w:r>
          <w:rPr>
            <w:i/>
          </w:rPr>
          <w:t>loop</w:t>
        </w:r>
        <w:r w:rsidRPr="00E77497">
          <w:rPr>
            <w:i/>
          </w:rPr>
          <w:t>Env</w:t>
        </w:r>
        <w:r w:rsidRPr="00E77497">
          <w:t>.</w:t>
        </w:r>
      </w:ins>
    </w:p>
    <w:p w14:paraId="2076E65F" w14:textId="77777777" w:rsidR="00D57F8B" w:rsidRDefault="004A16B0" w:rsidP="00C8672F">
      <w:pPr>
        <w:pStyle w:val="Alg3"/>
        <w:numPr>
          <w:ilvl w:val="0"/>
          <w:numId w:val="662"/>
        </w:numPr>
        <w:rPr>
          <w:ins w:id="21363" w:author="Rev 6 Allen Wirfs-Brock" w:date="2012-02-15T13:23:00Z"/>
        </w:rPr>
      </w:pPr>
      <w:ins w:id="21364" w:author="Rev 6 Allen Wirfs-Brock" w:date="2012-02-19T17:35:00Z">
        <w:r>
          <w:t xml:space="preserve">Let </w:t>
        </w:r>
        <w:r>
          <w:rPr>
            <w:i/>
          </w:rPr>
          <w:t>for</w:t>
        </w:r>
        <w:r w:rsidRPr="00E7227A">
          <w:rPr>
            <w:i/>
          </w:rPr>
          <w:t>Dcl</w:t>
        </w:r>
        <w:r>
          <w:t xml:space="preserve"> be the result of </w:t>
        </w:r>
      </w:ins>
      <w:ins w:id="21365" w:author="Rev 6 Allen Wirfs-Brock" w:date="2012-02-25T16:57:00Z">
        <w:r w:rsidR="008A0F38">
          <w:t>evaluating</w:t>
        </w:r>
      </w:ins>
      <w:ins w:id="21366" w:author="Rev 6 Allen Wirfs-Brock" w:date="2012-02-15T13:23:00Z">
        <w:r w:rsidR="00D57F8B">
          <w:t xml:space="preserve"> </w:t>
        </w:r>
      </w:ins>
      <w:ins w:id="21367" w:author="Rev 6 Allen Wirfs-Brock" w:date="2012-02-25T16:52:00Z">
        <w:r w:rsidR="008A0F38">
          <w:rPr>
            <w:i/>
          </w:rPr>
          <w:t>Lexical</w:t>
        </w:r>
      </w:ins>
      <w:ins w:id="21368" w:author="Rev 6 Allen Wirfs-Brock" w:date="2012-02-19T17:36:00Z">
        <w:r w:rsidR="00DE4B08" w:rsidRPr="00E77497">
          <w:rPr>
            <w:i/>
          </w:rPr>
          <w:t>DeclarationNoIn</w:t>
        </w:r>
      </w:ins>
      <w:ins w:id="21369" w:author="Rev 6 Allen Wirfs-Brock" w:date="2012-02-15T13:23:00Z">
        <w:r w:rsidR="00D57F8B">
          <w:t>.</w:t>
        </w:r>
      </w:ins>
    </w:p>
    <w:p w14:paraId="0C7098BE" w14:textId="77777777" w:rsidR="008A0F38" w:rsidRDefault="008A0F38" w:rsidP="008A0F38">
      <w:pPr>
        <w:pStyle w:val="Alg3"/>
        <w:numPr>
          <w:ilvl w:val="0"/>
          <w:numId w:val="662"/>
        </w:numPr>
        <w:tabs>
          <w:tab w:val="left" w:pos="2160"/>
        </w:tabs>
        <w:rPr>
          <w:ins w:id="21370" w:author="Rev 6 Allen Wirfs-Brock" w:date="2012-02-25T16:59:00Z"/>
        </w:rPr>
      </w:pPr>
      <w:ins w:id="21371" w:author="Rev 6 Allen Wirfs-Brock" w:date="2012-02-25T16:58:00Z">
        <w:r w:rsidRPr="00E77497">
          <w:t xml:space="preserve">If </w:t>
        </w:r>
        <w:del w:id="21372" w:author="Rev 7 Allen Wirfs-Brock" w:date="2012-04-25T08:04:00Z">
          <w:r w:rsidRPr="00DC5061" w:rsidDel="007C32C2">
            <w:delText>loopContinues</w:delText>
          </w:r>
        </w:del>
      </w:ins>
      <w:ins w:id="21373" w:author="Rev 7 Allen Wirfs-Brock" w:date="2012-04-25T08:04:00Z">
        <w:r w:rsidR="007C32C2">
          <w:t>LoopContinues</w:t>
        </w:r>
      </w:ins>
      <w:ins w:id="21374" w:author="Rev 6 Allen Wirfs-Brock" w:date="2012-02-25T16:58:00Z">
        <w:r w:rsidRPr="00DC5061">
          <w:t>(</w:t>
        </w:r>
      </w:ins>
      <w:ins w:id="21375" w:author="Rev 10 Allen Wirfs-Brock" w:date="2012-08-14T09:48:00Z">
        <w:r w:rsidR="00C700A2">
          <w:rPr>
            <w:i/>
          </w:rPr>
          <w:t>for</w:t>
        </w:r>
        <w:r w:rsidR="00C700A2" w:rsidRPr="00E7227A">
          <w:rPr>
            <w:i/>
          </w:rPr>
          <w:t>Dcl</w:t>
        </w:r>
      </w:ins>
      <w:ins w:id="21376" w:author="Rev 6 Allen Wirfs-Brock" w:date="2012-02-25T16:58:00Z">
        <w:del w:id="21377" w:author="Rev 10 Allen Wirfs-Brock" w:date="2012-08-14T09:48:00Z">
          <w:r w:rsidRPr="00E7227A" w:rsidDel="00C700A2">
            <w:rPr>
              <w:i/>
            </w:rPr>
            <w:delText>varDcl</w:delText>
          </w:r>
        </w:del>
        <w:r w:rsidRPr="00DC5061">
          <w:t>,</w:t>
        </w:r>
        <w:r w:rsidRPr="00DC5061">
          <w:rPr>
            <w:i/>
          </w:rPr>
          <w:t>labelSet</w:t>
        </w:r>
        <w:r w:rsidRPr="00DC5061">
          <w:t xml:space="preserve">) is </w:t>
        </w:r>
        <w:r w:rsidRPr="00DC5061">
          <w:rPr>
            <w:b/>
          </w:rPr>
          <w:t>false</w:t>
        </w:r>
        <w:r w:rsidRPr="00E77497">
          <w:t xml:space="preserve">, </w:t>
        </w:r>
      </w:ins>
      <w:ins w:id="21378" w:author="Rev 6 Allen Wirfs-Brock" w:date="2012-02-25T16:59:00Z">
        <w:r>
          <w:t>then</w:t>
        </w:r>
      </w:ins>
    </w:p>
    <w:p w14:paraId="56A05669" w14:textId="77777777" w:rsidR="008A0F38" w:rsidRDefault="00732086" w:rsidP="00732086">
      <w:pPr>
        <w:pStyle w:val="Alg3"/>
        <w:numPr>
          <w:ilvl w:val="1"/>
          <w:numId w:val="662"/>
        </w:numPr>
        <w:tabs>
          <w:tab w:val="left" w:pos="2160"/>
        </w:tabs>
        <w:rPr>
          <w:ins w:id="21379" w:author="Rev 6 Allen Wirfs-Brock" w:date="2012-02-25T16:59:00Z"/>
        </w:rPr>
      </w:pPr>
      <w:ins w:id="21380" w:author="Rev 6 Allen Wirfs-Brock" w:date="2012-02-25T17:00:00Z">
        <w:r w:rsidRPr="00E77497">
          <w:t xml:space="preserve">Set the </w:t>
        </w:r>
        <w:del w:id="21381" w:author="Rev 7 Allen Wirfs-Brock" w:date="2012-05-02T10:48:00Z">
          <w:r w:rsidRPr="00E77497" w:rsidDel="000D5AB9">
            <w:delText>running</w:delText>
          </w:r>
        </w:del>
      </w:ins>
      <w:ins w:id="21382" w:author="Rev 7 Allen Wirfs-Brock" w:date="2012-05-02T10:48:00Z">
        <w:del w:id="21383" w:author="Rev 8 Allen Wirfs-Brock" w:date="2012-06-13T16:00:00Z">
          <w:r w:rsidR="000D5AB9" w:rsidDel="00B33FB4">
            <w:delText>current</w:delText>
          </w:r>
        </w:del>
      </w:ins>
      <w:ins w:id="21384" w:author="Rev 8 Allen Wirfs-Brock" w:date="2012-06-13T16:00:00Z">
        <w:r w:rsidR="00B33FB4">
          <w:t>running</w:t>
        </w:r>
      </w:ins>
      <w:ins w:id="21385" w:author="Rev 6 Allen Wirfs-Brock" w:date="2012-02-25T17:00:00Z">
        <w:r w:rsidRPr="00E77497">
          <w:t xml:space="preserve"> </w:t>
        </w:r>
        <w:r w:rsidRPr="000D5AB9">
          <w:t>execution</w:t>
        </w:r>
        <w:r w:rsidRPr="00E77497">
          <w:t xml:space="preserve"> context’s LexicalEnvironment to </w:t>
        </w:r>
        <w:r w:rsidRPr="00E77497">
          <w:rPr>
            <w:i/>
          </w:rPr>
          <w:t>oldEnv</w:t>
        </w:r>
        <w:r w:rsidRPr="00E77497">
          <w:t>.</w:t>
        </w:r>
      </w:ins>
    </w:p>
    <w:p w14:paraId="601FEC7C" w14:textId="77777777" w:rsidR="008A0F38" w:rsidRPr="00E77497" w:rsidRDefault="00732086" w:rsidP="00732086">
      <w:pPr>
        <w:pStyle w:val="Alg3"/>
        <w:numPr>
          <w:ilvl w:val="1"/>
          <w:numId w:val="662"/>
        </w:numPr>
        <w:tabs>
          <w:tab w:val="left" w:pos="2160"/>
        </w:tabs>
        <w:rPr>
          <w:ins w:id="21386" w:author="Rev 6 Allen Wirfs-Brock" w:date="2012-02-25T16:58:00Z"/>
        </w:rPr>
      </w:pPr>
      <w:ins w:id="21387" w:author="Rev 6 Allen Wirfs-Brock" w:date="2012-02-25T17:00:00Z">
        <w:r>
          <w:t>R</w:t>
        </w:r>
      </w:ins>
      <w:ins w:id="21388" w:author="Rev 6 Allen Wirfs-Brock" w:date="2012-02-25T16:58:00Z">
        <w:r w:rsidR="008A0F38" w:rsidRPr="00E77497">
          <w:t xml:space="preserve">eturn </w:t>
        </w:r>
      </w:ins>
      <w:ins w:id="21389" w:author="Rev 10 Allen Wirfs-Brock" w:date="2012-08-14T09:48:00Z">
        <w:r w:rsidR="00C700A2">
          <w:rPr>
            <w:i/>
          </w:rPr>
          <w:t>for</w:t>
        </w:r>
        <w:r w:rsidR="00C700A2" w:rsidRPr="00E7227A">
          <w:rPr>
            <w:i/>
          </w:rPr>
          <w:t>Dcl</w:t>
        </w:r>
      </w:ins>
      <w:ins w:id="21390" w:author="Rev 6 Allen Wirfs-Brock" w:date="2012-02-25T16:58:00Z">
        <w:del w:id="21391" w:author="Rev 10 Allen Wirfs-Brock" w:date="2012-08-14T09:48:00Z">
          <w:r w:rsidR="008A0F38" w:rsidRPr="00E7227A" w:rsidDel="00C700A2">
            <w:rPr>
              <w:i/>
            </w:rPr>
            <w:delText>varDcl</w:delText>
          </w:r>
        </w:del>
        <w:r w:rsidR="008A0F38" w:rsidRPr="00E77497">
          <w:t>.</w:t>
        </w:r>
      </w:ins>
    </w:p>
    <w:p w14:paraId="43C031EE" w14:textId="77777777" w:rsidR="009F099E" w:rsidRPr="00E77497" w:rsidRDefault="00732086" w:rsidP="009F099E">
      <w:pPr>
        <w:pStyle w:val="Alg3"/>
        <w:numPr>
          <w:ilvl w:val="0"/>
          <w:numId w:val="662"/>
        </w:numPr>
        <w:rPr>
          <w:ins w:id="21392" w:author="Rev 6 Allen Wirfs-Brock" w:date="2012-02-15T13:17:00Z"/>
        </w:rPr>
      </w:pPr>
      <w:ins w:id="21393" w:author="Rev 6 Allen Wirfs-Brock" w:date="2012-02-25T17:03:00Z">
        <w:r>
          <w:t xml:space="preserve">Let </w:t>
        </w:r>
        <w:r w:rsidRPr="00732086">
          <w:rPr>
            <w:i/>
          </w:rPr>
          <w:t>bodyResult</w:t>
        </w:r>
        <w:r>
          <w:t xml:space="preserve"> be the result of performing For Body Evaluation with the first </w:t>
        </w:r>
        <w:r w:rsidRPr="004901F8">
          <w:rPr>
            <w:i/>
          </w:rPr>
          <w:t>Expression</w:t>
        </w:r>
        <w:r>
          <w:t xml:space="preserve"> as the </w:t>
        </w:r>
        <w:del w:id="21394" w:author="Rev 10 Allen Wirfs-Brock" w:date="2012-08-13T16:13:00Z">
          <w:r w:rsidRPr="004901F8" w:rsidDel="0003414D">
            <w:rPr>
              <w:i/>
            </w:rPr>
            <w:delText>increment</w:delText>
          </w:r>
        </w:del>
      </w:ins>
      <w:ins w:id="21395" w:author="Rev 10 Allen Wirfs-Brock" w:date="2012-08-13T16:13:00Z">
        <w:r w:rsidR="0003414D">
          <w:rPr>
            <w:i/>
          </w:rPr>
          <w:t>test</w:t>
        </w:r>
      </w:ins>
      <w:ins w:id="21396" w:author="Rev 6 Allen Wirfs-Brock" w:date="2012-02-25T17:03:00Z">
        <w:r w:rsidRPr="004901F8">
          <w:rPr>
            <w:i/>
          </w:rPr>
          <w:t>Expr</w:t>
        </w:r>
        <w:r>
          <w:t xml:space="preserve"> argument, the second </w:t>
        </w:r>
        <w:r w:rsidRPr="004901F8">
          <w:rPr>
            <w:i/>
          </w:rPr>
          <w:t>Expression</w:t>
        </w:r>
        <w:r>
          <w:t xml:space="preserve"> as the </w:t>
        </w:r>
      </w:ins>
      <w:ins w:id="21397" w:author="Rev 10 Allen Wirfs-Brock" w:date="2012-08-13T16:13:00Z">
        <w:r w:rsidR="0003414D" w:rsidRPr="004901F8">
          <w:rPr>
            <w:i/>
          </w:rPr>
          <w:t>incrementExpr</w:t>
        </w:r>
        <w:r w:rsidR="0003414D">
          <w:t xml:space="preserve"> </w:t>
        </w:r>
      </w:ins>
      <w:ins w:id="21398" w:author="Rev 6 Allen Wirfs-Brock" w:date="2012-02-25T17:03:00Z">
        <w:del w:id="21399" w:author="Rev 10 Allen Wirfs-Brock" w:date="2012-08-13T16:13:00Z">
          <w:r w:rsidRPr="004901F8" w:rsidDel="0003414D">
            <w:rPr>
              <w:i/>
            </w:rPr>
            <w:delText>testExpr</w:delText>
          </w:r>
          <w:r w:rsidDel="0003414D">
            <w:delText xml:space="preserve"> </w:delText>
          </w:r>
        </w:del>
        <w:r>
          <w:t xml:space="preserve">argument and with </w:t>
        </w:r>
        <w:r w:rsidRPr="004901F8">
          <w:rPr>
            <w:i/>
          </w:rPr>
          <w:t>labelSet</w:t>
        </w:r>
        <w:r w:rsidRPr="00E77497">
          <w:t>.</w:t>
        </w:r>
      </w:ins>
    </w:p>
    <w:p w14:paraId="3F484BFB" w14:textId="77777777" w:rsidR="009F099E" w:rsidRPr="00E77497" w:rsidRDefault="00732086" w:rsidP="00732086">
      <w:pPr>
        <w:pStyle w:val="Alg3"/>
        <w:numPr>
          <w:ilvl w:val="0"/>
          <w:numId w:val="662"/>
        </w:numPr>
        <w:rPr>
          <w:ins w:id="21400" w:author="Rev 6 Allen Wirfs-Brock" w:date="2012-02-15T13:17:00Z"/>
        </w:rPr>
      </w:pPr>
      <w:ins w:id="21401" w:author="Rev 6 Allen Wirfs-Brock" w:date="2012-02-25T17:05:00Z">
        <w:r w:rsidRPr="00E77497">
          <w:t xml:space="preserve">Set the </w:t>
        </w:r>
        <w:del w:id="21402" w:author="Rev 7 Allen Wirfs-Brock" w:date="2012-05-02T10:49:00Z">
          <w:r w:rsidRPr="00E77497" w:rsidDel="000D5AB9">
            <w:delText>running</w:delText>
          </w:r>
        </w:del>
      </w:ins>
      <w:ins w:id="21403" w:author="Rev 7 Allen Wirfs-Brock" w:date="2012-05-02T10:49:00Z">
        <w:del w:id="21404" w:author="Rev 8 Allen Wirfs-Brock" w:date="2012-06-13T16:01:00Z">
          <w:r w:rsidR="000D5AB9" w:rsidDel="00B33FB4">
            <w:delText>current</w:delText>
          </w:r>
        </w:del>
      </w:ins>
      <w:ins w:id="21405" w:author="Rev 8 Allen Wirfs-Brock" w:date="2012-06-13T16:01:00Z">
        <w:r w:rsidR="00B33FB4">
          <w:t>running</w:t>
        </w:r>
      </w:ins>
      <w:ins w:id="21406" w:author="Rev 6 Allen Wirfs-Brock" w:date="2012-02-25T17:05:00Z">
        <w:r w:rsidRPr="00E77497">
          <w:t xml:space="preserve"> </w:t>
        </w:r>
        <w:r w:rsidRPr="000D5AB9">
          <w:t>execution</w:t>
        </w:r>
        <w:r w:rsidRPr="00E77497">
          <w:t xml:space="preserve"> context’s LexicalEnvironment to </w:t>
        </w:r>
        <w:r w:rsidRPr="00E77497">
          <w:rPr>
            <w:i/>
          </w:rPr>
          <w:t>oldEnv</w:t>
        </w:r>
        <w:r w:rsidRPr="00E77497">
          <w:t>.</w:t>
        </w:r>
      </w:ins>
    </w:p>
    <w:p w14:paraId="5397B1D3" w14:textId="77777777" w:rsidR="009F099E" w:rsidRPr="00E77497" w:rsidRDefault="00732086" w:rsidP="00732086">
      <w:pPr>
        <w:pStyle w:val="Alg3"/>
        <w:numPr>
          <w:ilvl w:val="0"/>
          <w:numId w:val="662"/>
        </w:numPr>
        <w:spacing w:after="220"/>
        <w:rPr>
          <w:ins w:id="21407" w:author="Rev 6 Allen Wirfs-Brock" w:date="2012-02-15T13:17:00Z"/>
        </w:rPr>
      </w:pPr>
      <w:ins w:id="21408" w:author="Rev 6 Allen Wirfs-Brock" w:date="2012-02-25T17:05:00Z">
        <w:r>
          <w:t xml:space="preserve">Return </w:t>
        </w:r>
      </w:ins>
      <w:ins w:id="21409" w:author="Rev 6 Allen Wirfs-Brock" w:date="2012-02-15T13:17:00Z">
        <w:r w:rsidR="009F099E" w:rsidRPr="00E77497">
          <w:t xml:space="preserve"> </w:t>
        </w:r>
      </w:ins>
      <w:ins w:id="21410" w:author="Rev 6 Allen Wirfs-Brock" w:date="2012-02-25T17:06:00Z">
        <w:r w:rsidRPr="00732086">
          <w:rPr>
            <w:i/>
          </w:rPr>
          <w:t>bodyResult</w:t>
        </w:r>
      </w:ins>
      <w:ins w:id="21411" w:author="Rev 6 Allen Wirfs-Brock" w:date="2012-02-15T13:17:00Z">
        <w:r>
          <w:t>.</w:t>
        </w:r>
      </w:ins>
    </w:p>
    <w:p w14:paraId="7D8DDD17" w14:textId="77777777" w:rsidR="004C02EF" w:rsidRPr="00E77497" w:rsidRDefault="004C02EF" w:rsidP="003A4B22">
      <w:pPr>
        <w:pStyle w:val="30"/>
        <w:numPr>
          <w:ilvl w:val="0"/>
          <w:numId w:val="0"/>
        </w:numPr>
      </w:pPr>
      <w:bookmarkStart w:id="21412" w:name="_Toc336509568"/>
      <w:r w:rsidRPr="00E77497">
        <w:t>12.6.4</w:t>
      </w:r>
      <w:r w:rsidRPr="00E77497">
        <w:tab/>
        <w:t xml:space="preserve">The </w:t>
      </w:r>
      <w:r w:rsidRPr="00E77497">
        <w:rPr>
          <w:rFonts w:ascii="Courier New" w:hAnsi="Courier New"/>
        </w:rPr>
        <w:t>for</w:t>
      </w:r>
      <w:r w:rsidRPr="00E77497">
        <w:t>-</w:t>
      </w:r>
      <w:r w:rsidRPr="00E77497">
        <w:rPr>
          <w:rFonts w:ascii="Courier New" w:hAnsi="Courier New"/>
        </w:rPr>
        <w:t>in</w:t>
      </w:r>
      <w:r w:rsidRPr="00E77497">
        <w:t xml:space="preserve"> </w:t>
      </w:r>
      <w:ins w:id="21413" w:author="Allen Wirfs-Brock" w:date="2012-02-15T12:55:00Z">
        <w:r w:rsidR="00BD6B41">
          <w:t xml:space="preserve">and </w:t>
        </w:r>
      </w:ins>
      <w:ins w:id="21414" w:author="Allen Wirfs-Brock" w:date="2012-02-15T12:56:00Z">
        <w:r w:rsidR="00BD6B41" w:rsidRPr="00E77497">
          <w:rPr>
            <w:rFonts w:ascii="Courier New" w:hAnsi="Courier New"/>
          </w:rPr>
          <w:t>for</w:t>
        </w:r>
        <w:r w:rsidR="00BD6B41" w:rsidRPr="00E77497">
          <w:t>-</w:t>
        </w:r>
        <w:r w:rsidR="00BD6B41">
          <w:rPr>
            <w:rFonts w:ascii="Courier New" w:hAnsi="Courier New"/>
          </w:rPr>
          <w:t>of</w:t>
        </w:r>
      </w:ins>
      <w:ins w:id="21415" w:author="Allen Wirfs-Brock" w:date="2012-02-15T12:55:00Z">
        <w:r w:rsidR="00BD6B41">
          <w:t xml:space="preserve"> </w:t>
        </w:r>
      </w:ins>
      <w:r w:rsidRPr="00E77497">
        <w:t>Statemen</w:t>
      </w:r>
      <w:bookmarkEnd w:id="21273"/>
      <w:bookmarkEnd w:id="21274"/>
      <w:bookmarkEnd w:id="21275"/>
      <w:bookmarkEnd w:id="21276"/>
      <w:bookmarkEnd w:id="21306"/>
      <w:bookmarkEnd w:id="21307"/>
      <w:bookmarkEnd w:id="21308"/>
      <w:bookmarkEnd w:id="21309"/>
      <w:bookmarkEnd w:id="21310"/>
      <w:bookmarkEnd w:id="21311"/>
      <w:bookmarkEnd w:id="21312"/>
      <w:r w:rsidRPr="00E77497">
        <w:t>t</w:t>
      </w:r>
      <w:bookmarkEnd w:id="21313"/>
      <w:bookmarkEnd w:id="21314"/>
      <w:bookmarkEnd w:id="21315"/>
      <w:bookmarkEnd w:id="21316"/>
      <w:bookmarkEnd w:id="21317"/>
      <w:bookmarkEnd w:id="21318"/>
      <w:bookmarkEnd w:id="21319"/>
      <w:ins w:id="21416" w:author="Allen Wirfs-Brock" w:date="2012-02-15T12:56:00Z">
        <w:r w:rsidR="00BD6B41">
          <w:t>s</w:t>
        </w:r>
      </w:ins>
      <w:bookmarkEnd w:id="21412"/>
    </w:p>
    <w:p w14:paraId="4667BBB5" w14:textId="77777777" w:rsidR="00F5066A" w:rsidRPr="00E77497" w:rsidRDefault="00F5066A" w:rsidP="00F5066A">
      <w:pPr>
        <w:pStyle w:val="40"/>
        <w:numPr>
          <w:ilvl w:val="0"/>
          <w:numId w:val="0"/>
        </w:numPr>
        <w:rPr>
          <w:ins w:id="21417" w:author="Rev 6 Allen Wirfs-Brock" w:date="2012-01-31T13:37:00Z"/>
        </w:rPr>
      </w:pPr>
      <w:ins w:id="21418" w:author="Rev 6 Allen Wirfs-Brock" w:date="2012-01-31T13:37:00Z">
        <w:r w:rsidRPr="00E77497">
          <w:t>Static Semantics</w:t>
        </w:r>
      </w:ins>
    </w:p>
    <w:p w14:paraId="1498EE71" w14:textId="77777777" w:rsidR="00AB39BE" w:rsidRPr="00E77497" w:rsidRDefault="00AB39BE" w:rsidP="00AB39BE">
      <w:pPr>
        <w:rPr>
          <w:ins w:id="21419" w:author="Rev 6 Allen Wirfs-Brock" w:date="2012-01-31T15:53:00Z"/>
          <w:rFonts w:ascii="Helvetica" w:hAnsi="Helvetica"/>
          <w:b/>
        </w:rPr>
      </w:pPr>
      <w:ins w:id="21420" w:author="Rev 6 Allen Wirfs-Brock" w:date="2012-01-31T15:53:00Z">
        <w:r w:rsidRPr="00E77497">
          <w:rPr>
            <w:rFonts w:ascii="Helvetica" w:hAnsi="Helvetica"/>
            <w:b/>
          </w:rPr>
          <w:t>Static Semantics:  Early Errors</w:t>
        </w:r>
      </w:ins>
    </w:p>
    <w:p w14:paraId="4A0016CE" w14:textId="77777777" w:rsidR="0078764F" w:rsidRDefault="0078764F" w:rsidP="0078764F">
      <w:pPr>
        <w:contextualSpacing/>
        <w:jc w:val="left"/>
        <w:rPr>
          <w:ins w:id="21421" w:author="Rev 6 Allen Wirfs-Brock" w:date="2012-02-15T13:06:00Z"/>
        </w:rPr>
      </w:pPr>
      <w:ins w:id="21422" w:author="Rev 6 Allen Wirfs-Brock" w:date="2012-02-15T13:06:00Z">
        <w:r w:rsidRPr="00E77497">
          <w:rPr>
            <w:rFonts w:ascii="Times New Roman" w:hAnsi="Times New Roman"/>
            <w:i/>
          </w:rPr>
          <w:t>IterationStatement</w:t>
        </w:r>
        <w:r w:rsidRPr="00E77497">
          <w:t xml:space="preserve"> </w:t>
        </w:r>
        <w:r w:rsidRPr="00E77497">
          <w:rPr>
            <w:b/>
          </w:rPr>
          <w:t>:</w:t>
        </w:r>
        <w:r w:rsidRPr="00E77497">
          <w:t xml:space="preserve"> </w:t>
        </w:r>
      </w:ins>
    </w:p>
    <w:p w14:paraId="0077A7B2" w14:textId="77777777" w:rsidR="0078764F" w:rsidRDefault="0078764F" w:rsidP="0078764F">
      <w:pPr>
        <w:ind w:left="360"/>
        <w:contextualSpacing/>
        <w:jc w:val="left"/>
        <w:rPr>
          <w:ins w:id="21423" w:author="Rev 6 Allen Wirfs-Brock" w:date="2012-02-15T13:06:00Z"/>
        </w:rPr>
      </w:pPr>
      <w:ins w:id="21424" w:author="Rev 6 Allen Wirfs-Brock" w:date="2012-02-15T13:06:00Z">
        <w:r w:rsidRPr="00E77497">
          <w:rPr>
            <w:rFonts w:ascii="Courier New" w:hAnsi="Courier New"/>
            <w:b/>
          </w:rPr>
          <w:t>for</w:t>
        </w:r>
        <w:r w:rsidRPr="00E77497">
          <w:t xml:space="preserve"> </w:t>
        </w:r>
        <w:r w:rsidRPr="00E77497">
          <w:rPr>
            <w:rFonts w:ascii="Courier New" w:hAnsi="Courier New"/>
            <w:b/>
          </w:rPr>
          <w:t>(</w:t>
        </w:r>
        <w:r w:rsidRPr="00C11D93">
          <w:rPr>
            <w:rStyle w:val="bnf"/>
          </w:rPr>
          <w:t xml:space="preserve">LeftHandSideExpression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0968F663" w14:textId="77777777" w:rsidR="0078764F" w:rsidRPr="00E77497" w:rsidRDefault="0078764F" w:rsidP="0078764F">
      <w:pPr>
        <w:ind w:left="360"/>
        <w:jc w:val="left"/>
        <w:rPr>
          <w:ins w:id="21425" w:author="Rev 6 Allen Wirfs-Brock" w:date="2012-02-15T13:06:00Z"/>
        </w:rPr>
      </w:pPr>
      <w:ins w:id="21426" w:author="Rev 6 Allen Wirfs-Brock" w:date="2012-02-15T13:06:00Z">
        <w:r w:rsidRPr="00E77497">
          <w:rPr>
            <w:rFonts w:ascii="Courier New" w:hAnsi="Courier New"/>
            <w:b/>
          </w:rPr>
          <w:t>for</w:t>
        </w:r>
        <w:r w:rsidRPr="00E77497">
          <w:t xml:space="preserve"> </w:t>
        </w:r>
        <w:r w:rsidRPr="00E77497">
          <w:rPr>
            <w:rFonts w:ascii="Courier New" w:hAnsi="Courier New"/>
            <w:b/>
          </w:rPr>
          <w:t>(</w:t>
        </w:r>
        <w:r w:rsidRPr="00C11D93">
          <w:rPr>
            <w:rStyle w:val="bnf"/>
          </w:rPr>
          <w:t xml:space="preserve">LeftHandSideExpression  </w:t>
        </w:r>
        <w:r>
          <w:rPr>
            <w:rFonts w:ascii="Courier New" w:hAnsi="Courier New"/>
            <w:b/>
          </w:rPr>
          <w:t>of</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1AC0F994" w14:textId="77777777" w:rsidR="0078764F" w:rsidRPr="00E77497" w:rsidRDefault="0078764F" w:rsidP="00BC2562">
      <w:pPr>
        <w:numPr>
          <w:ilvl w:val="0"/>
          <w:numId w:val="737"/>
        </w:numPr>
        <w:spacing w:after="0"/>
        <w:rPr>
          <w:ins w:id="21427" w:author="Rev 6 Allen Wirfs-Brock" w:date="2012-02-15T13:06:00Z"/>
        </w:rPr>
      </w:pPr>
      <w:ins w:id="21428" w:author="Rev 6 Allen Wirfs-Brock" w:date="2012-02-15T13:06:00Z">
        <w:r w:rsidRPr="00E77497">
          <w:t xml:space="preserve">It is a Syntax Error if the </w:t>
        </w:r>
        <w:r>
          <w:rPr>
            <w:rStyle w:val="bnf"/>
          </w:rPr>
          <w:t>IterationStatement</w:t>
        </w:r>
        <w:r w:rsidRPr="00E77497">
          <w:t xml:space="preserve"> is contained in strict code and </w:t>
        </w:r>
        <w:r w:rsidRPr="00E77497">
          <w:rPr>
            <w:rStyle w:val="bnf"/>
          </w:rPr>
          <w:t>LeftHandSideExpression</w:t>
        </w:r>
        <w:r w:rsidRPr="00E77497">
          <w:t xml:space="preserve"> is the </w:t>
        </w:r>
        <w:r w:rsidRPr="00E77497">
          <w:rPr>
            <w:rStyle w:val="bnf"/>
          </w:rPr>
          <w:t>Identifier</w:t>
        </w:r>
        <w:r w:rsidRPr="00E77497">
          <w:t xml:space="preserve"> </w:t>
        </w:r>
        <w:r w:rsidRPr="00E77497">
          <w:rPr>
            <w:rFonts w:ascii="Courier New" w:hAnsi="Courier New" w:cs="Courier New"/>
            <w:b/>
          </w:rPr>
          <w:t>eval</w:t>
        </w:r>
        <w:r w:rsidRPr="00E77497">
          <w:t xml:space="preserve"> or the </w:t>
        </w:r>
        <w:r w:rsidRPr="00E77497">
          <w:rPr>
            <w:rStyle w:val="bnf"/>
          </w:rPr>
          <w:t xml:space="preserve">Identifier </w:t>
        </w:r>
        <w:r w:rsidRPr="00E77497">
          <w:rPr>
            <w:rFonts w:ascii="Courier New" w:hAnsi="Courier New" w:cs="Courier New"/>
            <w:b/>
          </w:rPr>
          <w:t>arguments</w:t>
        </w:r>
        <w:r w:rsidRPr="00E77497">
          <w:t>.</w:t>
        </w:r>
      </w:ins>
    </w:p>
    <w:p w14:paraId="783357ED" w14:textId="77777777" w:rsidR="0078764F" w:rsidRPr="00E77497" w:rsidRDefault="0078764F" w:rsidP="00BC2562">
      <w:pPr>
        <w:numPr>
          <w:ilvl w:val="0"/>
          <w:numId w:val="737"/>
        </w:numPr>
        <w:spacing w:after="0"/>
        <w:rPr>
          <w:ins w:id="21429" w:author="Rev 6 Allen Wirfs-Brock" w:date="2012-02-15T13:06:00Z"/>
        </w:rPr>
      </w:pPr>
      <w:ins w:id="21430" w:author="Rev 6 Allen Wirfs-Brock" w:date="2012-02-15T13:06:00Z">
        <w:r w:rsidRPr="00E77497">
          <w:t xml:space="preserve">It is a Syntax Error if the </w:t>
        </w:r>
        <w:r w:rsidRPr="00E77497">
          <w:rPr>
            <w:rStyle w:val="bnf"/>
          </w:rPr>
          <w:t>LeftHandSideExpression</w:t>
        </w:r>
        <w:r w:rsidRPr="00E77497">
          <w:t xml:space="preserve"> is an </w:t>
        </w:r>
        <w:r w:rsidRPr="00E77497">
          <w:rPr>
            <w:rStyle w:val="bnf"/>
          </w:rPr>
          <w:t xml:space="preserve">Identifier </w:t>
        </w:r>
        <w:r w:rsidRPr="00E77497">
          <w:rPr>
            <w:rStyle w:val="bnf"/>
            <w:i w:val="0"/>
          </w:rPr>
          <w:t>that statically resolve</w:t>
        </w:r>
        <w:r>
          <w:rPr>
            <w:rStyle w:val="bnf"/>
            <w:i w:val="0"/>
          </w:rPr>
          <w:t>s</w:t>
        </w:r>
        <w:r w:rsidRPr="00E77497">
          <w:rPr>
            <w:rStyle w:val="bnf"/>
            <w:i w:val="0"/>
          </w:rPr>
          <w:t xml:space="preserve"> to a declarative environment record binding </w:t>
        </w:r>
        <w:r>
          <w:rPr>
            <w:rStyle w:val="bnf"/>
            <w:i w:val="0"/>
          </w:rPr>
          <w:t>and</w:t>
        </w:r>
        <w:r w:rsidRPr="00E77497">
          <w:rPr>
            <w:rStyle w:val="bnf"/>
            <w:i w:val="0"/>
          </w:rPr>
          <w:t xml:space="preserve"> the resolved binding is an immutable binding.</w:t>
        </w:r>
      </w:ins>
    </w:p>
    <w:p w14:paraId="64C10749" w14:textId="77777777" w:rsidR="0078764F" w:rsidRPr="00E77497" w:rsidRDefault="0078764F" w:rsidP="00BC2562">
      <w:pPr>
        <w:numPr>
          <w:ilvl w:val="0"/>
          <w:numId w:val="737"/>
        </w:numPr>
        <w:spacing w:after="220"/>
        <w:contextualSpacing/>
        <w:rPr>
          <w:ins w:id="21431" w:author="Rev 6 Allen Wirfs-Brock" w:date="2012-02-15T13:06:00Z"/>
        </w:rPr>
      </w:pPr>
      <w:ins w:id="21432" w:author="Rev 6 Allen Wirfs-Brock" w:date="2012-02-15T13:06:00Z">
        <w:r w:rsidRPr="00E77497">
          <w:t xml:space="preserve">It is a Syntax Error if the </w:t>
        </w:r>
        <w:r w:rsidRPr="00E77497">
          <w:rPr>
            <w:rStyle w:val="bnf"/>
          </w:rPr>
          <w:t>LeftHandSideExpression</w:t>
        </w:r>
        <w:r w:rsidRPr="00E77497">
          <w:t xml:space="preserve"> is </w:t>
        </w:r>
        <w:r w:rsidRPr="00E77497">
          <w:rPr>
            <w:rStyle w:val="bnf"/>
          </w:rPr>
          <w:t xml:space="preserve">PrimaryExpression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 </w:t>
        </w:r>
        <w:r w:rsidRPr="00E77497">
          <w:t xml:space="preserve">and </w:t>
        </w:r>
        <w:r w:rsidRPr="00E77497">
          <w:rPr>
            <w:rStyle w:val="bnf"/>
          </w:rPr>
          <w:t>Expression</w:t>
        </w:r>
        <w:r w:rsidRPr="00E77497">
          <w:t xml:space="preserve"> derived a production that would produce a Syntax Error according to these rules. This rule is recursively applied.</w:t>
        </w:r>
      </w:ins>
    </w:p>
    <w:p w14:paraId="5C415834" w14:textId="77777777" w:rsidR="0078764F" w:rsidRPr="00E77497" w:rsidRDefault="00BF04B8" w:rsidP="00BC2562">
      <w:pPr>
        <w:numPr>
          <w:ilvl w:val="0"/>
          <w:numId w:val="737"/>
        </w:numPr>
        <w:rPr>
          <w:ins w:id="21433" w:author="Rev 6 Allen Wirfs-Brock" w:date="2012-02-15T13:06:00Z"/>
        </w:rPr>
      </w:pPr>
      <w:ins w:id="21434" w:author="Rev 7 Allen Wirfs-Brock" w:date="2012-04-25T09:05:00Z">
        <w:r w:rsidRPr="00E77497">
          <w:t xml:space="preserve">It is a Syntax Error if </w:t>
        </w:r>
        <w:r w:rsidRPr="00BF04B8">
          <w:rPr>
            <w:rFonts w:ascii="Times New Roman" w:hAnsi="Times New Roman"/>
          </w:rPr>
          <w:t>IsInvalidAssignmentPattern</w:t>
        </w:r>
        <w:r>
          <w:rPr>
            <w:rFonts w:ascii="Times New Roman" w:hAnsi="Times New Roman"/>
          </w:rPr>
          <w:t xml:space="preserve"> </w:t>
        </w:r>
        <w:r w:rsidRPr="00E77497">
          <w:t>o</w:t>
        </w:r>
        <w:r>
          <w:t>f</w:t>
        </w:r>
        <w:r w:rsidRPr="00E77497">
          <w:t xml:space="preserve"> </w:t>
        </w:r>
        <w:r w:rsidRPr="00E77497">
          <w:rPr>
            <w:rStyle w:val="bnf"/>
          </w:rPr>
          <w:t>LeftHandSideExpression</w:t>
        </w:r>
        <w:r w:rsidRPr="00E77497">
          <w:t xml:space="preserve"> is </w:t>
        </w:r>
        <w:r w:rsidRPr="00BF04B8">
          <w:rPr>
            <w:rFonts w:ascii="Times New Roman" w:hAnsi="Times New Roman"/>
            <w:b/>
          </w:rPr>
          <w:t>true</w:t>
        </w:r>
        <w:r w:rsidRPr="00E77497">
          <w:t>.</w:t>
        </w:r>
      </w:ins>
      <w:ins w:id="21435" w:author="Rev 6 Allen Wirfs-Brock" w:date="2012-02-15T13:06:00Z">
        <w:del w:id="21436" w:author="Rev 7 Allen Wirfs-Brock" w:date="2012-04-25T09:05:00Z">
          <w:r w:rsidR="0078764F" w:rsidRPr="00E77497" w:rsidDel="00BF04B8">
            <w:delText xml:space="preserve">It is a Syntax Error if the </w:delText>
          </w:r>
          <w:r w:rsidR="0078764F" w:rsidRPr="00E77497" w:rsidDel="00BF04B8">
            <w:rPr>
              <w:rStyle w:val="bnf"/>
            </w:rPr>
            <w:delText>LeftHandSideExpression</w:delText>
          </w:r>
          <w:r w:rsidR="0078764F" w:rsidRPr="00E77497" w:rsidDel="00BF04B8">
            <w:delText xml:space="preserve"> is an </w:delText>
          </w:r>
          <w:r w:rsidR="0078764F" w:rsidRPr="00E77497" w:rsidDel="00BF04B8">
            <w:rPr>
              <w:rStyle w:val="bnf"/>
            </w:rPr>
            <w:delText>ObjectLiteral</w:delText>
          </w:r>
          <w:r w:rsidR="0078764F" w:rsidRPr="00E77497" w:rsidDel="00BF04B8">
            <w:delText xml:space="preserve"> or an</w:delText>
          </w:r>
          <w:r w:rsidR="0078764F" w:rsidRPr="00E77497" w:rsidDel="00BF04B8">
            <w:rPr>
              <w:i/>
            </w:rPr>
            <w:delText xml:space="preserve"> </w:delText>
          </w:r>
          <w:r w:rsidR="0078764F" w:rsidRPr="00E77497" w:rsidDel="00BF04B8">
            <w:rPr>
              <w:rStyle w:val="bnf"/>
            </w:rPr>
            <w:delText>ArrayLiteral</w:delText>
          </w:r>
          <w:r w:rsidR="0078764F" w:rsidRPr="00E77497" w:rsidDel="00BF04B8">
            <w:rPr>
              <w:i/>
            </w:rPr>
            <w:delText xml:space="preserve"> </w:delText>
          </w:r>
          <w:r w:rsidR="0078764F" w:rsidRPr="00E77497" w:rsidDel="00BF04B8">
            <w:delText xml:space="preserve">and the source code corresponding to </w:delText>
          </w:r>
          <w:r w:rsidR="0078764F" w:rsidRPr="00E77497" w:rsidDel="00BF04B8">
            <w:rPr>
              <w:rStyle w:val="bnf"/>
            </w:rPr>
            <w:delText>LeftHandSideExpression</w:delText>
          </w:r>
          <w:r w:rsidR="0078764F" w:rsidRPr="00E77497" w:rsidDel="00BF04B8">
            <w:delText xml:space="preserve"> cannot be parsed using </w:delText>
          </w:r>
          <w:r w:rsidR="0078764F" w:rsidRPr="00E77497" w:rsidDel="00BF04B8">
            <w:rPr>
              <w:rStyle w:val="bnf"/>
            </w:rPr>
            <w:delText>AssignmentPattern</w:delText>
          </w:r>
          <w:r w:rsidR="0078764F" w:rsidRPr="00E77497" w:rsidDel="00BF04B8">
            <w:delText xml:space="preserve"> as the goal symbol.</w:delText>
          </w:r>
        </w:del>
      </w:ins>
    </w:p>
    <w:p w14:paraId="51E1B72E" w14:textId="77777777" w:rsidR="0078764F" w:rsidRDefault="0078764F" w:rsidP="0078764F">
      <w:pPr>
        <w:contextualSpacing/>
        <w:jc w:val="left"/>
        <w:rPr>
          <w:ins w:id="21437" w:author="Rev 6 Allen Wirfs-Brock" w:date="2012-02-15T13:03:00Z"/>
        </w:rPr>
      </w:pPr>
      <w:ins w:id="21438" w:author="Rev 6 Allen Wirfs-Brock" w:date="2012-02-15T13:03:00Z">
        <w:r w:rsidRPr="00E77497">
          <w:rPr>
            <w:rFonts w:ascii="Times New Roman" w:hAnsi="Times New Roman"/>
            <w:i/>
          </w:rPr>
          <w:t>IterationStatement</w:t>
        </w:r>
        <w:r w:rsidRPr="00E77497">
          <w:t xml:space="preserve"> </w:t>
        </w:r>
        <w:r w:rsidRPr="00E77497">
          <w:rPr>
            <w:b/>
          </w:rPr>
          <w:t>:</w:t>
        </w:r>
        <w:r w:rsidRPr="00E77497">
          <w:t xml:space="preserve"> </w:t>
        </w:r>
      </w:ins>
    </w:p>
    <w:p w14:paraId="5B3D35F4" w14:textId="77777777" w:rsidR="0078764F" w:rsidRDefault="0078764F" w:rsidP="0078764F">
      <w:pPr>
        <w:ind w:left="360"/>
        <w:contextualSpacing/>
        <w:jc w:val="left"/>
        <w:rPr>
          <w:ins w:id="21439" w:author="Rev 6 Allen Wirfs-Brock" w:date="2012-02-15T13:03:00Z"/>
        </w:rPr>
      </w:pPr>
      <w:ins w:id="21440" w:author="Rev 6 Allen Wirfs-Brock" w:date="2012-02-15T13:03:00Z">
        <w:r w:rsidRPr="00E77497">
          <w:rPr>
            <w:rFonts w:ascii="Courier New" w:hAnsi="Courier New"/>
            <w:b/>
          </w:rPr>
          <w:t>for</w:t>
        </w:r>
        <w:r w:rsidRPr="00E77497">
          <w:t xml:space="preserve"> </w:t>
        </w:r>
        <w:r w:rsidRPr="00E77497">
          <w:rPr>
            <w:rFonts w:ascii="Courier New" w:hAnsi="Courier New"/>
            <w:b/>
          </w:rPr>
          <w:t>(</w:t>
        </w:r>
        <w:r w:rsidRPr="00200A53">
          <w:rPr>
            <w:rStyle w:val="bnf"/>
          </w:rPr>
          <w:t>ForDeclaration</w:t>
        </w:r>
        <w:r w:rsidRPr="00E77497">
          <w:t xml:space="preserve">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564BAE1A" w14:textId="77777777" w:rsidR="0078764F" w:rsidRPr="00E77497" w:rsidRDefault="0078764F" w:rsidP="0078764F">
      <w:pPr>
        <w:ind w:left="360"/>
        <w:jc w:val="left"/>
        <w:rPr>
          <w:ins w:id="21441" w:author="Rev 6 Allen Wirfs-Brock" w:date="2012-02-15T13:03:00Z"/>
        </w:rPr>
      </w:pPr>
      <w:ins w:id="21442" w:author="Rev 6 Allen Wirfs-Brock" w:date="2012-02-15T13:03:00Z">
        <w:r w:rsidRPr="00E77497">
          <w:rPr>
            <w:rFonts w:ascii="Courier New" w:hAnsi="Courier New"/>
            <w:b/>
          </w:rPr>
          <w:t>for</w:t>
        </w:r>
        <w:r w:rsidRPr="00E77497">
          <w:t xml:space="preserve"> </w:t>
        </w:r>
        <w:r w:rsidRPr="00E77497">
          <w:rPr>
            <w:rFonts w:ascii="Courier New" w:hAnsi="Courier New"/>
            <w:b/>
          </w:rPr>
          <w:t>(</w:t>
        </w:r>
        <w:r w:rsidRPr="00200A53">
          <w:rPr>
            <w:rStyle w:val="bnf"/>
          </w:rPr>
          <w:t>ForDeclaration</w:t>
        </w:r>
        <w:r w:rsidRPr="00E77497">
          <w:t xml:space="preserve"> </w:t>
        </w:r>
        <w:r>
          <w:rPr>
            <w:rFonts w:ascii="Courier New" w:hAnsi="Courier New"/>
            <w:b/>
          </w:rPr>
          <w:t>of</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3062FAD5" w14:textId="77777777" w:rsidR="00AB39BE" w:rsidRPr="00E77497" w:rsidRDefault="00AB39BE" w:rsidP="00F77917">
      <w:pPr>
        <w:numPr>
          <w:ilvl w:val="0"/>
          <w:numId w:val="737"/>
        </w:numPr>
        <w:spacing w:after="220"/>
        <w:rPr>
          <w:ins w:id="21443" w:author="Rev 6 Allen Wirfs-Brock" w:date="2012-01-31T15:53:00Z"/>
        </w:rPr>
      </w:pPr>
      <w:ins w:id="21444" w:author="Rev 6 Allen Wirfs-Brock" w:date="2012-01-31T15:53:00Z">
        <w:r w:rsidRPr="00E77497">
          <w:t>It is a Syntax Error if any element of the Lexically</w:t>
        </w:r>
      </w:ins>
      <w:ins w:id="21445" w:author="Rev 6 Allen Wirfs-Brock" w:date="2012-02-01T13:34:00Z">
        <w:del w:id="21446" w:author="Rev 7 Allen Wirfs-Brock" w:date="2012-05-04T14:14:00Z">
          <w:r w:rsidR="002F6D6F" w:rsidDel="00F77917">
            <w:delText xml:space="preserve"> </w:delText>
          </w:r>
        </w:del>
      </w:ins>
      <w:ins w:id="21447" w:author="Rev 6 Allen Wirfs-Brock" w:date="2012-01-31T15:53:00Z">
        <w:r w:rsidRPr="00E77497">
          <w:t>Declared</w:t>
        </w:r>
      </w:ins>
      <w:ins w:id="21448" w:author="Rev 6 Allen Wirfs-Brock" w:date="2012-02-01T13:34:00Z">
        <w:del w:id="21449" w:author="Rev 7 Allen Wirfs-Brock" w:date="2012-05-04T14:14:00Z">
          <w:r w:rsidR="002F6D6F" w:rsidDel="00F77917">
            <w:delText xml:space="preserve"> </w:delText>
          </w:r>
        </w:del>
      </w:ins>
      <w:ins w:id="21450" w:author="Rev 6 Allen Wirfs-Brock" w:date="2012-01-31T15:53:00Z">
        <w:r w:rsidRPr="00E77497">
          <w:t xml:space="preserve">Names of </w:t>
        </w:r>
      </w:ins>
      <w:ins w:id="21451" w:author="Rev 6 Allen Wirfs-Brock" w:date="2012-01-31T15:54:00Z">
        <w:r>
          <w:rPr>
            <w:rFonts w:ascii="Times New Roman" w:hAnsi="Times New Roman"/>
            <w:i/>
          </w:rPr>
          <w:t>ForDeclaration</w:t>
        </w:r>
      </w:ins>
      <w:ins w:id="21452" w:author="Rev 6 Allen Wirfs-Brock" w:date="2012-01-31T15:53:00Z">
        <w:r w:rsidRPr="00E77497">
          <w:t xml:space="preserve"> also occurs in the </w:t>
        </w:r>
        <w:del w:id="21453" w:author="Rev 9 Allen Wirfs-Brock" w:date="2012-07-07T16:27:00Z">
          <w:r w:rsidRPr="00E77497" w:rsidDel="00201325">
            <w:delText>Var</w:delText>
          </w:r>
        </w:del>
      </w:ins>
      <w:ins w:id="21454" w:author="Rev 6 Allen Wirfs-Brock" w:date="2012-02-01T13:34:00Z">
        <w:del w:id="21455" w:author="Rev 9 Allen Wirfs-Brock" w:date="2012-07-07T16:27:00Z">
          <w:r w:rsidR="002F6D6F" w:rsidDel="00201325">
            <w:delText xml:space="preserve"> </w:delText>
          </w:r>
        </w:del>
      </w:ins>
      <w:ins w:id="21456" w:author="Rev 6 Allen Wirfs-Brock" w:date="2012-01-31T15:53:00Z">
        <w:del w:id="21457" w:author="Rev 9 Allen Wirfs-Brock" w:date="2012-07-07T16:27:00Z">
          <w:r w:rsidRPr="00E77497" w:rsidDel="00201325">
            <w:delText>Declared</w:delText>
          </w:r>
        </w:del>
      </w:ins>
      <w:ins w:id="21458" w:author="Rev 6 Allen Wirfs-Brock" w:date="2012-02-01T13:34:00Z">
        <w:del w:id="21459" w:author="Rev 9 Allen Wirfs-Brock" w:date="2012-07-07T16:27:00Z">
          <w:r w:rsidR="002F6D6F" w:rsidDel="00201325">
            <w:delText xml:space="preserve"> </w:delText>
          </w:r>
        </w:del>
      </w:ins>
      <w:ins w:id="21460" w:author="Rev 6 Allen Wirfs-Brock" w:date="2012-01-31T15:53:00Z">
        <w:del w:id="21461" w:author="Rev 9 Allen Wirfs-Brock" w:date="2012-07-07T16:27:00Z">
          <w:r w:rsidRPr="00E77497" w:rsidDel="00201325">
            <w:delText>Names</w:delText>
          </w:r>
        </w:del>
      </w:ins>
      <w:ins w:id="21462" w:author="Rev 9 Allen Wirfs-Brock" w:date="2012-07-07T16:27:00Z">
        <w:r w:rsidR="00201325">
          <w:t>VarDeclaredNames</w:t>
        </w:r>
      </w:ins>
      <w:ins w:id="21463" w:author="Rev 6 Allen Wirfs-Brock" w:date="2012-01-31T15:53:00Z">
        <w:r w:rsidRPr="00E77497">
          <w:t xml:space="preserve"> of </w:t>
        </w:r>
        <w:r w:rsidRPr="00E77497">
          <w:rPr>
            <w:rFonts w:ascii="Times New Roman" w:hAnsi="Times New Roman"/>
            <w:i/>
          </w:rPr>
          <w:t>Statement</w:t>
        </w:r>
        <w:r w:rsidRPr="00E77497">
          <w:t>.</w:t>
        </w:r>
      </w:ins>
    </w:p>
    <w:p w14:paraId="603D799F" w14:textId="77777777" w:rsidR="001A6405" w:rsidRPr="00E77497" w:rsidRDefault="001A6405" w:rsidP="001A6405">
      <w:pPr>
        <w:rPr>
          <w:ins w:id="21464" w:author="Rev 6 Allen Wirfs-Brock" w:date="2012-01-30T17:25:00Z"/>
          <w:rFonts w:ascii="Helvetica" w:hAnsi="Helvetica"/>
          <w:b/>
        </w:rPr>
      </w:pPr>
      <w:ins w:id="21465" w:author="Rev 6 Allen Wirfs-Brock" w:date="2012-01-30T17:25:00Z">
        <w:r w:rsidRPr="00E77497">
          <w:rPr>
            <w:rFonts w:ascii="Helvetica" w:hAnsi="Helvetica"/>
            <w:b/>
          </w:rPr>
          <w:t xml:space="preserve">Static Semantics:  </w:t>
        </w:r>
        <w:del w:id="21466" w:author="Rev 9 Allen Wirfs-Brock" w:date="2012-07-07T16:25:00Z">
          <w:r w:rsidRPr="00E77497" w:rsidDel="00201325">
            <w:rPr>
              <w:rFonts w:ascii="Helvetica" w:hAnsi="Helvetica"/>
              <w:b/>
              <w:lang w:eastAsia="en-US"/>
            </w:rPr>
            <w:delText>Bound</w:delText>
          </w:r>
        </w:del>
      </w:ins>
      <w:ins w:id="21467" w:author="Rev 6 Allen Wirfs-Brock" w:date="2012-02-01T13:35:00Z">
        <w:del w:id="21468" w:author="Rev 9 Allen Wirfs-Brock" w:date="2012-07-07T16:25:00Z">
          <w:r w:rsidR="002F6D6F" w:rsidDel="00201325">
            <w:rPr>
              <w:rFonts w:ascii="Helvetica" w:hAnsi="Helvetica"/>
              <w:b/>
              <w:lang w:eastAsia="en-US"/>
            </w:rPr>
            <w:delText xml:space="preserve"> </w:delText>
          </w:r>
        </w:del>
      </w:ins>
      <w:ins w:id="21469" w:author="Rev 6 Allen Wirfs-Brock" w:date="2012-01-30T17:25:00Z">
        <w:del w:id="21470" w:author="Rev 9 Allen Wirfs-Brock" w:date="2012-07-07T16:25:00Z">
          <w:r w:rsidRPr="00E77497" w:rsidDel="00201325">
            <w:rPr>
              <w:rFonts w:ascii="Helvetica" w:hAnsi="Helvetica"/>
              <w:b/>
              <w:lang w:eastAsia="en-US"/>
            </w:rPr>
            <w:delText>Names</w:delText>
          </w:r>
        </w:del>
      </w:ins>
      <w:ins w:id="21471" w:author="Rev 9 Allen Wirfs-Brock" w:date="2012-07-07T16:25:00Z">
        <w:r w:rsidR="00201325">
          <w:rPr>
            <w:rFonts w:ascii="Helvetica" w:hAnsi="Helvetica"/>
            <w:b/>
            <w:lang w:eastAsia="en-US"/>
          </w:rPr>
          <w:t>BoundNames</w:t>
        </w:r>
      </w:ins>
    </w:p>
    <w:p w14:paraId="316FA41A" w14:textId="77777777" w:rsidR="00CA7892" w:rsidRPr="00E77497" w:rsidDel="00FC6066" w:rsidRDefault="00CA7892" w:rsidP="00CA7892">
      <w:pPr>
        <w:rPr>
          <w:ins w:id="21472" w:author="Rev 6 Allen Wirfs-Brock" w:date="2012-01-31T14:45:00Z"/>
          <w:del w:id="21473" w:author="Rev 7 Allen Wirfs-Brock" w:date="2012-04-24T18:13:00Z"/>
        </w:rPr>
      </w:pPr>
      <w:ins w:id="21474" w:author="Rev 6 Allen Wirfs-Brock" w:date="2012-01-31T14:45:00Z">
        <w:del w:id="21475" w:author="Rev 7 Allen Wirfs-Brock" w:date="2012-04-24T18:13:00Z">
          <w:r w:rsidRPr="001A6405" w:rsidDel="00FC6066">
            <w:rPr>
              <w:rFonts w:ascii="Times New Roman" w:hAnsi="Times New Roman"/>
              <w:i/>
            </w:rPr>
            <w:delText>For</w:delText>
          </w:r>
          <w:r w:rsidDel="00FC6066">
            <w:rPr>
              <w:rFonts w:ascii="Times New Roman" w:hAnsi="Times New Roman"/>
              <w:i/>
            </w:rPr>
            <w:delText>Var</w:delText>
          </w:r>
          <w:r w:rsidRPr="001A6405" w:rsidDel="00FC6066">
            <w:rPr>
              <w:rFonts w:ascii="Times New Roman" w:hAnsi="Times New Roman"/>
              <w:i/>
            </w:rPr>
            <w:delText>Declaration</w:delText>
          </w:r>
        </w:del>
      </w:ins>
      <w:ins w:id="21476" w:author="Rev 6 Allen Wirfs-Brock" w:date="2012-01-31T14:46:00Z">
        <w:del w:id="21477" w:author="Rev 7 Allen Wirfs-Brock" w:date="2012-04-24T18:13:00Z">
          <w:r w:rsidDel="00FC6066">
            <w:rPr>
              <w:rFonts w:ascii="Times New Roman" w:hAnsi="Times New Roman"/>
              <w:i/>
            </w:rPr>
            <w:delText xml:space="preserve"> </w:delText>
          </w:r>
        </w:del>
      </w:ins>
      <w:ins w:id="21478" w:author="Rev 6 Allen Wirfs-Brock" w:date="2012-01-31T14:45:00Z">
        <w:del w:id="21479" w:author="Rev 7 Allen Wirfs-Brock" w:date="2012-04-24T18:13:00Z">
          <w:r w:rsidRPr="00E77497" w:rsidDel="00FC6066">
            <w:rPr>
              <w:b/>
            </w:rPr>
            <w:delText>:</w:delText>
          </w:r>
          <w:r w:rsidRPr="00E77497" w:rsidDel="00FC6066">
            <w:rPr>
              <w:rFonts w:ascii="Times New Roman" w:hAnsi="Times New Roman"/>
              <w:i/>
            </w:rPr>
            <w:delText xml:space="preserve"> </w:delText>
          </w:r>
          <w:r w:rsidDel="00FC6066">
            <w:rPr>
              <w:rFonts w:ascii="Times New Roman" w:hAnsi="Times New Roman"/>
              <w:i/>
            </w:rPr>
            <w:delText>BindingPattern</w:delText>
          </w:r>
          <w:r w:rsidRPr="00E77497" w:rsidDel="00FC6066">
            <w:rPr>
              <w:rFonts w:ascii="Times New Roman" w:hAnsi="Times New Roman"/>
              <w:i/>
            </w:rPr>
            <w:delText xml:space="preserve"> </w:delText>
          </w:r>
        </w:del>
      </w:ins>
    </w:p>
    <w:p w14:paraId="22F73D08" w14:textId="77777777" w:rsidR="00CA7892" w:rsidRPr="00E77497" w:rsidDel="00FC6066" w:rsidRDefault="00CA7892" w:rsidP="00CA7892">
      <w:pPr>
        <w:pStyle w:val="Alg4"/>
        <w:numPr>
          <w:ilvl w:val="0"/>
          <w:numId w:val="637"/>
        </w:numPr>
        <w:spacing w:after="220"/>
        <w:contextualSpacing/>
        <w:rPr>
          <w:ins w:id="21480" w:author="Rev 6 Allen Wirfs-Brock" w:date="2012-01-31T14:45:00Z"/>
          <w:del w:id="21481" w:author="Rev 7 Allen Wirfs-Brock" w:date="2012-04-24T18:13:00Z"/>
        </w:rPr>
      </w:pPr>
      <w:ins w:id="21482" w:author="Rev 6 Allen Wirfs-Brock" w:date="2012-01-31T14:45:00Z">
        <w:del w:id="21483" w:author="Rev 7 Allen Wirfs-Brock" w:date="2012-04-24T18:13:00Z">
          <w:r w:rsidRPr="00E77497" w:rsidDel="00FC6066">
            <w:delText>Return</w:delText>
          </w:r>
        </w:del>
      </w:ins>
      <w:ins w:id="21484" w:author="Rev 6 Allen Wirfs-Brock" w:date="2012-02-01T13:35:00Z">
        <w:del w:id="21485" w:author="Rev 7 Allen Wirfs-Brock" w:date="2012-04-24T18:13:00Z">
          <w:r w:rsidR="002F6D6F" w:rsidDel="00FC6066">
            <w:delText xml:space="preserve"> the</w:delText>
          </w:r>
        </w:del>
      </w:ins>
      <w:ins w:id="21486" w:author="Rev 6 Allen Wirfs-Brock" w:date="2012-01-31T14:45:00Z">
        <w:del w:id="21487" w:author="Rev 7 Allen Wirfs-Brock" w:date="2012-04-24T18:13:00Z">
          <w:r w:rsidRPr="00E77497" w:rsidDel="00FC6066">
            <w:delText xml:space="preserve"> Bound</w:delText>
          </w:r>
        </w:del>
      </w:ins>
      <w:ins w:id="21488" w:author="Rev 6 Allen Wirfs-Brock" w:date="2012-02-01T13:35:00Z">
        <w:del w:id="21489" w:author="Rev 7 Allen Wirfs-Brock" w:date="2012-04-24T18:13:00Z">
          <w:r w:rsidR="002F6D6F" w:rsidDel="00FC6066">
            <w:delText xml:space="preserve"> </w:delText>
          </w:r>
        </w:del>
      </w:ins>
      <w:ins w:id="21490" w:author="Rev 6 Allen Wirfs-Brock" w:date="2012-01-31T14:45:00Z">
        <w:del w:id="21491" w:author="Rev 7 Allen Wirfs-Brock" w:date="2012-04-24T18:13:00Z">
          <w:r w:rsidRPr="00E77497" w:rsidDel="00FC6066">
            <w:delText xml:space="preserve">Names of </w:delText>
          </w:r>
          <w:r w:rsidDel="00FC6066">
            <w:rPr>
              <w:i/>
            </w:rPr>
            <w:delText>BindingPattern</w:delText>
          </w:r>
          <w:r w:rsidRPr="00E77497" w:rsidDel="00FC6066">
            <w:delText>.</w:delText>
          </w:r>
        </w:del>
      </w:ins>
    </w:p>
    <w:p w14:paraId="01ED2F9B" w14:textId="77777777" w:rsidR="00CA7892" w:rsidRPr="00E77497" w:rsidDel="00FC6066" w:rsidRDefault="00CA7892" w:rsidP="00CA7892">
      <w:pPr>
        <w:rPr>
          <w:ins w:id="21492" w:author="Rev 6 Allen Wirfs-Brock" w:date="2012-01-31T14:45:00Z"/>
          <w:del w:id="21493" w:author="Rev 7 Allen Wirfs-Brock" w:date="2012-04-24T18:13:00Z"/>
        </w:rPr>
      </w:pPr>
      <w:ins w:id="21494" w:author="Rev 6 Allen Wirfs-Brock" w:date="2012-01-31T14:45:00Z">
        <w:del w:id="21495" w:author="Rev 7 Allen Wirfs-Brock" w:date="2012-04-24T18:13:00Z">
          <w:r w:rsidRPr="001A6405" w:rsidDel="00FC6066">
            <w:rPr>
              <w:rFonts w:ascii="Times New Roman" w:hAnsi="Times New Roman"/>
              <w:i/>
            </w:rPr>
            <w:delText>For</w:delText>
          </w:r>
          <w:r w:rsidDel="00FC6066">
            <w:rPr>
              <w:rFonts w:ascii="Times New Roman" w:hAnsi="Times New Roman"/>
              <w:i/>
            </w:rPr>
            <w:delText>Var</w:delText>
          </w:r>
          <w:r w:rsidRPr="001A6405" w:rsidDel="00FC6066">
            <w:rPr>
              <w:rFonts w:ascii="Times New Roman" w:hAnsi="Times New Roman"/>
              <w:i/>
            </w:rPr>
            <w:delText>Declaration</w:delText>
          </w:r>
        </w:del>
      </w:ins>
      <w:ins w:id="21496" w:author="Rev 6 Allen Wirfs-Brock" w:date="2012-01-31T14:46:00Z">
        <w:del w:id="21497" w:author="Rev 7 Allen Wirfs-Brock" w:date="2012-04-24T18:13:00Z">
          <w:r w:rsidDel="00FC6066">
            <w:rPr>
              <w:rFonts w:ascii="Times New Roman" w:hAnsi="Times New Roman"/>
              <w:i/>
            </w:rPr>
            <w:delText xml:space="preserve"> </w:delText>
          </w:r>
        </w:del>
      </w:ins>
      <w:ins w:id="21498" w:author="Rev 6 Allen Wirfs-Brock" w:date="2012-01-31T14:45:00Z">
        <w:del w:id="21499" w:author="Rev 7 Allen Wirfs-Brock" w:date="2012-04-24T18:13:00Z">
          <w:r w:rsidRPr="00E77497" w:rsidDel="00FC6066">
            <w:rPr>
              <w:b/>
            </w:rPr>
            <w:delText>:</w:delText>
          </w:r>
          <w:r w:rsidRPr="00E77497" w:rsidDel="00FC6066">
            <w:rPr>
              <w:rFonts w:ascii="Times New Roman" w:hAnsi="Times New Roman"/>
              <w:i/>
            </w:rPr>
            <w:delText xml:space="preserve"> </w:delText>
          </w:r>
        </w:del>
      </w:ins>
      <w:ins w:id="21500" w:author="Rev 6 Allen Wirfs-Brock" w:date="2012-01-31T14:46:00Z">
        <w:del w:id="21501" w:author="Rev 7 Allen Wirfs-Brock" w:date="2012-04-24T18:13:00Z">
          <w:r w:rsidRPr="00CA7892" w:rsidDel="00FC6066">
            <w:rPr>
              <w:rFonts w:ascii="Times New Roman" w:hAnsi="Times New Roman"/>
              <w:i/>
            </w:rPr>
            <w:delText>VariableDeclarationNoIn</w:delText>
          </w:r>
        </w:del>
      </w:ins>
      <w:ins w:id="21502" w:author="Rev 6 Allen Wirfs-Brock" w:date="2012-01-31T14:45:00Z">
        <w:del w:id="21503" w:author="Rev 7 Allen Wirfs-Brock" w:date="2012-04-24T18:13:00Z">
          <w:r w:rsidRPr="00E77497" w:rsidDel="00FC6066">
            <w:delText xml:space="preserve"> </w:delText>
          </w:r>
        </w:del>
      </w:ins>
    </w:p>
    <w:p w14:paraId="0347FCAB" w14:textId="77777777" w:rsidR="00CA7892" w:rsidRPr="00E77497" w:rsidDel="00FC6066" w:rsidRDefault="00CA7892" w:rsidP="00CA7892">
      <w:pPr>
        <w:pStyle w:val="Alg4"/>
        <w:numPr>
          <w:ilvl w:val="0"/>
          <w:numId w:val="638"/>
        </w:numPr>
        <w:spacing w:after="220"/>
        <w:contextualSpacing/>
        <w:rPr>
          <w:ins w:id="21504" w:author="Rev 6 Allen Wirfs-Brock" w:date="2012-01-31T14:45:00Z"/>
          <w:del w:id="21505" w:author="Rev 7 Allen Wirfs-Brock" w:date="2012-04-24T18:13:00Z"/>
        </w:rPr>
      </w:pPr>
      <w:ins w:id="21506" w:author="Rev 6 Allen Wirfs-Brock" w:date="2012-01-31T14:45:00Z">
        <w:del w:id="21507" w:author="Rev 7 Allen Wirfs-Brock" w:date="2012-04-24T18:13:00Z">
          <w:r w:rsidRPr="00E77497" w:rsidDel="00FC6066">
            <w:delText xml:space="preserve">Return </w:delText>
          </w:r>
        </w:del>
      </w:ins>
      <w:ins w:id="21508" w:author="Rev 6 Allen Wirfs-Brock" w:date="2012-02-01T13:35:00Z">
        <w:del w:id="21509" w:author="Rev 7 Allen Wirfs-Brock" w:date="2012-04-24T18:13:00Z">
          <w:r w:rsidR="002F6D6F" w:rsidDel="00FC6066">
            <w:delText xml:space="preserve">the </w:delText>
          </w:r>
        </w:del>
      </w:ins>
      <w:ins w:id="21510" w:author="Rev 6 Allen Wirfs-Brock" w:date="2012-01-31T14:45:00Z">
        <w:del w:id="21511" w:author="Rev 7 Allen Wirfs-Brock" w:date="2012-04-24T18:13:00Z">
          <w:r w:rsidRPr="00E77497" w:rsidDel="00FC6066">
            <w:delText>Bound</w:delText>
          </w:r>
        </w:del>
      </w:ins>
      <w:ins w:id="21512" w:author="Rev 6 Allen Wirfs-Brock" w:date="2012-02-01T13:35:00Z">
        <w:del w:id="21513" w:author="Rev 7 Allen Wirfs-Brock" w:date="2012-04-24T18:13:00Z">
          <w:r w:rsidR="002F6D6F" w:rsidDel="00FC6066">
            <w:delText xml:space="preserve"> </w:delText>
          </w:r>
        </w:del>
      </w:ins>
      <w:ins w:id="21514" w:author="Rev 6 Allen Wirfs-Brock" w:date="2012-01-31T14:45:00Z">
        <w:del w:id="21515" w:author="Rev 7 Allen Wirfs-Brock" w:date="2012-04-24T18:13:00Z">
          <w:r w:rsidRPr="00E77497" w:rsidDel="00FC6066">
            <w:delText xml:space="preserve">Names of </w:delText>
          </w:r>
        </w:del>
      </w:ins>
      <w:ins w:id="21516" w:author="Rev 6 Allen Wirfs-Brock" w:date="2012-01-31T14:46:00Z">
        <w:del w:id="21517" w:author="Rev 7 Allen Wirfs-Brock" w:date="2012-04-24T18:13:00Z">
          <w:r w:rsidRPr="00CA7892" w:rsidDel="00FC6066">
            <w:rPr>
              <w:i/>
            </w:rPr>
            <w:delText>VariableDeclarationNoIn</w:delText>
          </w:r>
        </w:del>
      </w:ins>
      <w:ins w:id="21518" w:author="Rev 6 Allen Wirfs-Brock" w:date="2012-01-31T14:45:00Z">
        <w:del w:id="21519" w:author="Rev 7 Allen Wirfs-Brock" w:date="2012-04-24T18:13:00Z">
          <w:r w:rsidRPr="00E77497" w:rsidDel="00FC6066">
            <w:delText>.</w:delText>
          </w:r>
        </w:del>
      </w:ins>
    </w:p>
    <w:p w14:paraId="7BB4D7CE" w14:textId="77777777" w:rsidR="001A6405" w:rsidRPr="00E77497" w:rsidRDefault="001A6405" w:rsidP="001A6405">
      <w:pPr>
        <w:rPr>
          <w:ins w:id="21520" w:author="Rev 6 Allen Wirfs-Brock" w:date="2012-01-30T17:25:00Z"/>
        </w:rPr>
      </w:pPr>
      <w:ins w:id="21521" w:author="Rev 6 Allen Wirfs-Brock" w:date="2012-01-30T17:26:00Z">
        <w:r w:rsidRPr="001A6405">
          <w:rPr>
            <w:rFonts w:ascii="Times New Roman" w:hAnsi="Times New Roman"/>
            <w:i/>
          </w:rPr>
          <w:t>ForDeclaration</w:t>
        </w:r>
      </w:ins>
      <w:ins w:id="21522" w:author="Rev 6 Allen Wirfs-Brock" w:date="2012-01-30T17:25:00Z">
        <w:r w:rsidRPr="00E77497">
          <w:rPr>
            <w:rFonts w:ascii="Times New Roman" w:hAnsi="Times New Roman"/>
            <w:i/>
          </w:rPr>
          <w:t xml:space="preserve"> </w:t>
        </w:r>
        <w:r w:rsidRPr="00E77497">
          <w:rPr>
            <w:b/>
          </w:rPr>
          <w:t>:</w:t>
        </w:r>
        <w:r w:rsidRPr="00E77497">
          <w:rPr>
            <w:rFonts w:ascii="Times New Roman" w:hAnsi="Times New Roman"/>
            <w:i/>
          </w:rPr>
          <w:t xml:space="preserve"> </w:t>
        </w:r>
      </w:ins>
      <w:ins w:id="21523" w:author="Rev 6 Allen Wirfs-Brock" w:date="2012-02-26T13:36:00Z">
        <w:r w:rsidR="00DB251D" w:rsidRPr="0027695A">
          <w:rPr>
            <w:rFonts w:ascii="Times New Roman" w:hAnsi="Times New Roman"/>
            <w:i/>
          </w:rPr>
          <w:t>LetOrConst</w:t>
        </w:r>
        <w:r w:rsidR="00DB251D" w:rsidRPr="00DB251D">
          <w:rPr>
            <w:rFonts w:ascii="Courier New" w:hAnsi="Courier New"/>
            <w:b/>
            <w:i/>
          </w:rPr>
          <w:t xml:space="preserve"> </w:t>
        </w:r>
      </w:ins>
      <w:ins w:id="21524" w:author="Rev 6 Allen Wirfs-Brock" w:date="2012-01-31T13:30:00Z">
        <w:r w:rsidR="004A3CB8">
          <w:rPr>
            <w:rFonts w:ascii="Times New Roman" w:hAnsi="Times New Roman"/>
            <w:i/>
          </w:rPr>
          <w:t>For</w:t>
        </w:r>
      </w:ins>
      <w:ins w:id="21525" w:author="Rev 6 Allen Wirfs-Brock" w:date="2012-01-30T17:25:00Z">
        <w:r w:rsidRPr="00E77497">
          <w:rPr>
            <w:rFonts w:ascii="Times New Roman" w:hAnsi="Times New Roman"/>
            <w:i/>
          </w:rPr>
          <w:t xml:space="preserve">Binding </w:t>
        </w:r>
      </w:ins>
    </w:p>
    <w:p w14:paraId="63C7E6B3" w14:textId="77777777" w:rsidR="001A6405" w:rsidRPr="00E77497" w:rsidRDefault="001A6405" w:rsidP="00CA7892">
      <w:pPr>
        <w:pStyle w:val="Alg4"/>
        <w:numPr>
          <w:ilvl w:val="0"/>
          <w:numId w:val="646"/>
        </w:numPr>
        <w:spacing w:after="220"/>
        <w:contextualSpacing/>
        <w:rPr>
          <w:ins w:id="21526" w:author="Rev 6 Allen Wirfs-Brock" w:date="2012-01-30T17:25:00Z"/>
        </w:rPr>
      </w:pPr>
      <w:ins w:id="21527" w:author="Rev 6 Allen Wirfs-Brock" w:date="2012-01-30T17:25:00Z">
        <w:r w:rsidRPr="00E77497">
          <w:t xml:space="preserve">Return </w:t>
        </w:r>
      </w:ins>
      <w:ins w:id="21528" w:author="Rev 6 Allen Wirfs-Brock" w:date="2012-02-01T13:35:00Z">
        <w:r w:rsidR="002F6D6F">
          <w:t xml:space="preserve">the </w:t>
        </w:r>
      </w:ins>
      <w:ins w:id="21529" w:author="Rev 6 Allen Wirfs-Brock" w:date="2012-01-30T17:25:00Z">
        <w:del w:id="21530" w:author="Rev 9 Allen Wirfs-Brock" w:date="2012-07-07T16:25:00Z">
          <w:r w:rsidRPr="00E77497" w:rsidDel="00201325">
            <w:delText>Bound</w:delText>
          </w:r>
        </w:del>
      </w:ins>
      <w:ins w:id="21531" w:author="Rev 6 Allen Wirfs-Brock" w:date="2012-02-01T13:35:00Z">
        <w:del w:id="21532" w:author="Rev 9 Allen Wirfs-Brock" w:date="2012-07-07T16:25:00Z">
          <w:r w:rsidR="002F6D6F" w:rsidDel="00201325">
            <w:delText xml:space="preserve"> </w:delText>
          </w:r>
        </w:del>
      </w:ins>
      <w:ins w:id="21533" w:author="Rev 6 Allen Wirfs-Brock" w:date="2012-01-30T17:25:00Z">
        <w:del w:id="21534" w:author="Rev 9 Allen Wirfs-Brock" w:date="2012-07-07T16:25:00Z">
          <w:r w:rsidRPr="00E77497" w:rsidDel="00201325">
            <w:delText>Names</w:delText>
          </w:r>
        </w:del>
      </w:ins>
      <w:ins w:id="21535" w:author="Rev 9 Allen Wirfs-Brock" w:date="2012-07-07T16:25:00Z">
        <w:r w:rsidR="00201325">
          <w:t>BoundNames</w:t>
        </w:r>
      </w:ins>
      <w:ins w:id="21536" w:author="Rev 6 Allen Wirfs-Brock" w:date="2012-01-30T17:25:00Z">
        <w:r w:rsidRPr="00E77497">
          <w:t xml:space="preserve"> of </w:t>
        </w:r>
      </w:ins>
      <w:ins w:id="21537" w:author="Rev 6 Allen Wirfs-Brock" w:date="2012-01-31T13:31:00Z">
        <w:r w:rsidR="004A3CB8">
          <w:rPr>
            <w:i/>
          </w:rPr>
          <w:t>For</w:t>
        </w:r>
      </w:ins>
      <w:ins w:id="21538" w:author="Rev 6 Allen Wirfs-Brock" w:date="2012-01-30T17:25:00Z">
        <w:r w:rsidRPr="00E77497">
          <w:rPr>
            <w:i/>
          </w:rPr>
          <w:t>Binding</w:t>
        </w:r>
        <w:r w:rsidRPr="00E77497">
          <w:t>.</w:t>
        </w:r>
      </w:ins>
    </w:p>
    <w:p w14:paraId="06EA56BE" w14:textId="77777777" w:rsidR="004A3CB8" w:rsidRPr="00E77497" w:rsidDel="00297E3D" w:rsidRDefault="004A3CB8" w:rsidP="004A3CB8">
      <w:pPr>
        <w:rPr>
          <w:ins w:id="21539" w:author="Rev 6 Allen Wirfs-Brock" w:date="2012-01-31T13:33:00Z"/>
          <w:del w:id="21540" w:author="Rev 7 Allen Wirfs-Brock" w:date="2012-04-12T17:51:00Z"/>
        </w:rPr>
      </w:pPr>
      <w:ins w:id="21541" w:author="Rev 6 Allen Wirfs-Brock" w:date="2012-01-31T13:33:00Z">
        <w:del w:id="21542" w:author="Rev 7 Allen Wirfs-Brock" w:date="2012-04-12T17:51:00Z">
          <w:r w:rsidRPr="001A6405" w:rsidDel="00297E3D">
            <w:rPr>
              <w:rFonts w:ascii="Times New Roman" w:hAnsi="Times New Roman"/>
              <w:i/>
            </w:rPr>
            <w:delText>For</w:delText>
          </w:r>
          <w:r w:rsidDel="00297E3D">
            <w:rPr>
              <w:rFonts w:ascii="Times New Roman" w:hAnsi="Times New Roman"/>
              <w:i/>
            </w:rPr>
            <w:delText>Binding</w:delText>
          </w:r>
          <w:r w:rsidRPr="00E77497" w:rsidDel="00297E3D">
            <w:rPr>
              <w:rFonts w:ascii="Times New Roman" w:hAnsi="Times New Roman"/>
              <w:i/>
            </w:rPr>
            <w:delText xml:space="preserve"> </w:delText>
          </w:r>
          <w:r w:rsidRPr="00E77497" w:rsidDel="00297E3D">
            <w:rPr>
              <w:b/>
            </w:rPr>
            <w:delText>:</w:delText>
          </w:r>
          <w:r w:rsidRPr="00E77497" w:rsidDel="00297E3D">
            <w:rPr>
              <w:rFonts w:ascii="Times New Roman" w:hAnsi="Times New Roman"/>
              <w:i/>
            </w:rPr>
            <w:delText xml:space="preserve"> Binding</w:delText>
          </w:r>
        </w:del>
      </w:ins>
      <w:ins w:id="21543" w:author="Rev 6 Allen Wirfs-Brock" w:date="2012-01-31T13:34:00Z">
        <w:del w:id="21544" w:author="Rev 7 Allen Wirfs-Brock" w:date="2012-04-12T17:51:00Z">
          <w:r w:rsidDel="00297E3D">
            <w:rPr>
              <w:rFonts w:ascii="Times New Roman" w:hAnsi="Times New Roman"/>
              <w:i/>
            </w:rPr>
            <w:delText>Identifier</w:delText>
          </w:r>
        </w:del>
      </w:ins>
      <w:ins w:id="21545" w:author="Rev 6 Allen Wirfs-Brock" w:date="2012-01-31T13:33:00Z">
        <w:del w:id="21546" w:author="Rev 7 Allen Wirfs-Brock" w:date="2012-04-12T17:51:00Z">
          <w:r w:rsidRPr="00E77497" w:rsidDel="00297E3D">
            <w:rPr>
              <w:rFonts w:ascii="Times New Roman" w:hAnsi="Times New Roman"/>
              <w:i/>
            </w:rPr>
            <w:delText xml:space="preserve"> </w:delText>
          </w:r>
        </w:del>
      </w:ins>
    </w:p>
    <w:p w14:paraId="670E7836" w14:textId="77777777" w:rsidR="004A3CB8" w:rsidRPr="00E77497" w:rsidDel="00297E3D" w:rsidRDefault="004A3CB8" w:rsidP="004A3CB8">
      <w:pPr>
        <w:pStyle w:val="Alg4"/>
        <w:numPr>
          <w:ilvl w:val="0"/>
          <w:numId w:val="639"/>
        </w:numPr>
        <w:spacing w:after="220"/>
        <w:contextualSpacing/>
        <w:rPr>
          <w:ins w:id="21547" w:author="Rev 6 Allen Wirfs-Brock" w:date="2012-01-31T13:33:00Z"/>
          <w:del w:id="21548" w:author="Rev 7 Allen Wirfs-Brock" w:date="2012-04-12T17:51:00Z"/>
        </w:rPr>
      </w:pPr>
      <w:ins w:id="21549" w:author="Rev 6 Allen Wirfs-Brock" w:date="2012-01-31T13:33:00Z">
        <w:del w:id="21550" w:author="Rev 7 Allen Wirfs-Brock" w:date="2012-04-12T17:51:00Z">
          <w:r w:rsidRPr="00E77497" w:rsidDel="00297E3D">
            <w:delText xml:space="preserve">Return </w:delText>
          </w:r>
        </w:del>
      </w:ins>
      <w:ins w:id="21551" w:author="Rev 6 Allen Wirfs-Brock" w:date="2012-02-01T13:35:00Z">
        <w:del w:id="21552" w:author="Rev 7 Allen Wirfs-Brock" w:date="2012-04-12T17:51:00Z">
          <w:r w:rsidR="002F6D6F" w:rsidDel="00297E3D">
            <w:delText xml:space="preserve">the </w:delText>
          </w:r>
        </w:del>
      </w:ins>
      <w:ins w:id="21553" w:author="Rev 6 Allen Wirfs-Brock" w:date="2012-01-31T13:33:00Z">
        <w:del w:id="21554" w:author="Rev 7 Allen Wirfs-Brock" w:date="2012-04-12T17:51:00Z">
          <w:r w:rsidRPr="00E77497" w:rsidDel="00297E3D">
            <w:delText>Bound</w:delText>
          </w:r>
        </w:del>
      </w:ins>
      <w:ins w:id="21555" w:author="Rev 6 Allen Wirfs-Brock" w:date="2012-02-01T13:35:00Z">
        <w:del w:id="21556" w:author="Rev 7 Allen Wirfs-Brock" w:date="2012-04-12T17:51:00Z">
          <w:r w:rsidR="002F6D6F" w:rsidDel="00297E3D">
            <w:delText xml:space="preserve"> </w:delText>
          </w:r>
        </w:del>
      </w:ins>
      <w:ins w:id="21557" w:author="Rev 6 Allen Wirfs-Brock" w:date="2012-01-31T13:33:00Z">
        <w:del w:id="21558" w:author="Rev 7 Allen Wirfs-Brock" w:date="2012-04-12T17:51:00Z">
          <w:r w:rsidRPr="00E77497" w:rsidDel="00297E3D">
            <w:delText xml:space="preserve">Names of </w:delText>
          </w:r>
        </w:del>
      </w:ins>
      <w:ins w:id="21559" w:author="Rev 6 Allen Wirfs-Brock" w:date="2012-01-31T13:34:00Z">
        <w:del w:id="21560" w:author="Rev 7 Allen Wirfs-Brock" w:date="2012-04-12T17:51:00Z">
          <w:r w:rsidRPr="004A3CB8" w:rsidDel="00297E3D">
            <w:rPr>
              <w:i/>
            </w:rPr>
            <w:delText>BindingIdentifier</w:delText>
          </w:r>
        </w:del>
      </w:ins>
      <w:ins w:id="21561" w:author="Rev 6 Allen Wirfs-Brock" w:date="2012-01-31T13:33:00Z">
        <w:del w:id="21562" w:author="Rev 7 Allen Wirfs-Brock" w:date="2012-04-12T17:51:00Z">
          <w:r w:rsidRPr="00E77497" w:rsidDel="00297E3D">
            <w:delText>.</w:delText>
          </w:r>
        </w:del>
      </w:ins>
    </w:p>
    <w:p w14:paraId="31268A82" w14:textId="77777777" w:rsidR="004A3CB8" w:rsidRPr="00E77497" w:rsidDel="00297E3D" w:rsidRDefault="004A3CB8" w:rsidP="004A3CB8">
      <w:pPr>
        <w:rPr>
          <w:ins w:id="21563" w:author="Rev 6 Allen Wirfs-Brock" w:date="2012-01-31T13:33:00Z"/>
          <w:del w:id="21564" w:author="Rev 7 Allen Wirfs-Brock" w:date="2012-04-12T17:51:00Z"/>
        </w:rPr>
      </w:pPr>
      <w:ins w:id="21565" w:author="Rev 6 Allen Wirfs-Brock" w:date="2012-01-31T13:33:00Z">
        <w:del w:id="21566" w:author="Rev 7 Allen Wirfs-Brock" w:date="2012-04-12T17:51:00Z">
          <w:r w:rsidRPr="001A6405" w:rsidDel="00297E3D">
            <w:rPr>
              <w:rFonts w:ascii="Times New Roman" w:hAnsi="Times New Roman"/>
              <w:i/>
            </w:rPr>
            <w:delText>For</w:delText>
          </w:r>
        </w:del>
        <w:del w:id="21567" w:author="Rev 7 Allen Wirfs-Brock" w:date="2012-04-12T17:41:00Z">
          <w:r w:rsidRPr="001A6405" w:rsidDel="00837D11">
            <w:rPr>
              <w:rFonts w:ascii="Times New Roman" w:hAnsi="Times New Roman"/>
              <w:i/>
            </w:rPr>
            <w:delText>Declaration</w:delText>
          </w:r>
        </w:del>
        <w:del w:id="21568" w:author="Rev 7 Allen Wirfs-Brock" w:date="2012-04-12T17:51:00Z">
          <w:r w:rsidRPr="00E77497" w:rsidDel="00297E3D">
            <w:rPr>
              <w:rFonts w:ascii="Times New Roman" w:hAnsi="Times New Roman"/>
              <w:i/>
            </w:rPr>
            <w:delText xml:space="preserve"> </w:delText>
          </w:r>
          <w:r w:rsidRPr="00E77497" w:rsidDel="00297E3D">
            <w:rPr>
              <w:b/>
            </w:rPr>
            <w:delText>:</w:delText>
          </w:r>
          <w:r w:rsidRPr="00E77497" w:rsidDel="00297E3D">
            <w:rPr>
              <w:rFonts w:ascii="Times New Roman" w:hAnsi="Times New Roman"/>
              <w:i/>
            </w:rPr>
            <w:delText xml:space="preserve"> </w:delText>
          </w:r>
        </w:del>
      </w:ins>
      <w:ins w:id="21569" w:author="Rev 6 Allen Wirfs-Brock" w:date="2012-01-31T13:34:00Z">
        <w:del w:id="21570" w:author="Rev 7 Allen Wirfs-Brock" w:date="2012-04-12T17:51:00Z">
          <w:r w:rsidRPr="00E77497" w:rsidDel="00297E3D">
            <w:rPr>
              <w:rFonts w:ascii="Times New Roman" w:hAnsi="Times New Roman"/>
              <w:i/>
            </w:rPr>
            <w:delText>Binding</w:delText>
          </w:r>
        </w:del>
      </w:ins>
      <w:ins w:id="21571" w:author="Rev 6 Allen Wirfs-Brock" w:date="2012-01-31T13:35:00Z">
        <w:del w:id="21572" w:author="Rev 7 Allen Wirfs-Brock" w:date="2012-04-12T17:51:00Z">
          <w:r w:rsidDel="00297E3D">
            <w:rPr>
              <w:rFonts w:ascii="Times New Roman" w:hAnsi="Times New Roman"/>
              <w:i/>
            </w:rPr>
            <w:delText>Pattern</w:delText>
          </w:r>
        </w:del>
      </w:ins>
    </w:p>
    <w:p w14:paraId="2E9C5D5E" w14:textId="77777777" w:rsidR="004A3CB8" w:rsidRPr="00E77497" w:rsidDel="00297E3D" w:rsidRDefault="004A3CB8" w:rsidP="004A3CB8">
      <w:pPr>
        <w:pStyle w:val="Alg4"/>
        <w:numPr>
          <w:ilvl w:val="0"/>
          <w:numId w:val="640"/>
        </w:numPr>
        <w:spacing w:after="220"/>
        <w:contextualSpacing/>
        <w:rPr>
          <w:ins w:id="21573" w:author="Rev 6 Allen Wirfs-Brock" w:date="2012-01-31T13:33:00Z"/>
          <w:del w:id="21574" w:author="Rev 7 Allen Wirfs-Brock" w:date="2012-04-12T17:51:00Z"/>
        </w:rPr>
      </w:pPr>
      <w:ins w:id="21575" w:author="Rev 6 Allen Wirfs-Brock" w:date="2012-01-31T13:33:00Z">
        <w:del w:id="21576" w:author="Rev 7 Allen Wirfs-Brock" w:date="2012-04-12T17:51:00Z">
          <w:r w:rsidRPr="00E77497" w:rsidDel="00297E3D">
            <w:delText xml:space="preserve">Return </w:delText>
          </w:r>
        </w:del>
      </w:ins>
      <w:ins w:id="21577" w:author="Rev 6 Allen Wirfs-Brock" w:date="2012-02-01T13:36:00Z">
        <w:del w:id="21578" w:author="Rev 7 Allen Wirfs-Brock" w:date="2012-04-12T17:51:00Z">
          <w:r w:rsidR="002F6D6F" w:rsidDel="00297E3D">
            <w:delText xml:space="preserve">the </w:delText>
          </w:r>
        </w:del>
      </w:ins>
      <w:ins w:id="21579" w:author="Rev 6 Allen Wirfs-Brock" w:date="2012-01-31T13:33:00Z">
        <w:del w:id="21580" w:author="Rev 7 Allen Wirfs-Brock" w:date="2012-04-12T17:51:00Z">
          <w:r w:rsidRPr="00E77497" w:rsidDel="00297E3D">
            <w:delText>Bound</w:delText>
          </w:r>
        </w:del>
      </w:ins>
      <w:ins w:id="21581" w:author="Rev 6 Allen Wirfs-Brock" w:date="2012-02-01T13:36:00Z">
        <w:del w:id="21582" w:author="Rev 7 Allen Wirfs-Brock" w:date="2012-04-12T17:51:00Z">
          <w:r w:rsidR="002F6D6F" w:rsidDel="00297E3D">
            <w:delText xml:space="preserve"> </w:delText>
          </w:r>
        </w:del>
      </w:ins>
      <w:ins w:id="21583" w:author="Rev 6 Allen Wirfs-Brock" w:date="2012-01-31T13:33:00Z">
        <w:del w:id="21584" w:author="Rev 7 Allen Wirfs-Brock" w:date="2012-04-12T17:51:00Z">
          <w:r w:rsidRPr="00E77497" w:rsidDel="00297E3D">
            <w:delText xml:space="preserve">Names of </w:delText>
          </w:r>
        </w:del>
      </w:ins>
      <w:ins w:id="21585" w:author="Rev 6 Allen Wirfs-Brock" w:date="2012-01-31T13:34:00Z">
        <w:del w:id="21586" w:author="Rev 7 Allen Wirfs-Brock" w:date="2012-04-12T17:51:00Z">
          <w:r w:rsidRPr="009E12F1" w:rsidDel="00297E3D">
            <w:rPr>
              <w:i/>
            </w:rPr>
            <w:delText>Binding</w:delText>
          </w:r>
        </w:del>
      </w:ins>
      <w:ins w:id="21587" w:author="Rev 6 Allen Wirfs-Brock" w:date="2012-01-31T13:35:00Z">
        <w:del w:id="21588" w:author="Rev 7 Allen Wirfs-Brock" w:date="2012-04-12T17:51:00Z">
          <w:r w:rsidDel="00297E3D">
            <w:rPr>
              <w:i/>
            </w:rPr>
            <w:delText>Pattern</w:delText>
          </w:r>
        </w:del>
      </w:ins>
      <w:ins w:id="21589" w:author="Rev 6 Allen Wirfs-Brock" w:date="2012-01-31T13:33:00Z">
        <w:del w:id="21590" w:author="Rev 7 Allen Wirfs-Brock" w:date="2012-04-12T17:51:00Z">
          <w:r w:rsidRPr="00E77497" w:rsidDel="00297E3D">
            <w:delText>.</w:delText>
          </w:r>
        </w:del>
      </w:ins>
    </w:p>
    <w:p w14:paraId="3FB6A535" w14:textId="77777777" w:rsidR="00687A3E" w:rsidRPr="00E77497" w:rsidRDefault="00687A3E" w:rsidP="00687A3E">
      <w:pPr>
        <w:rPr>
          <w:ins w:id="21591" w:author="Rev 4 Allen Wirfs-Brock" w:date="2011-10-15T18:42:00Z"/>
          <w:rFonts w:ascii="Helvetica" w:hAnsi="Helvetica"/>
          <w:b/>
        </w:rPr>
      </w:pPr>
      <w:ins w:id="21592" w:author="Rev 4 Allen Wirfs-Brock" w:date="2011-10-15T18:42:00Z">
        <w:r w:rsidRPr="00E77497">
          <w:rPr>
            <w:rFonts w:ascii="Helvetica" w:hAnsi="Helvetica"/>
            <w:b/>
          </w:rPr>
          <w:t xml:space="preserve">Static Semantics:  </w:t>
        </w:r>
        <w:del w:id="21593" w:author="Rev 9 Allen Wirfs-Brock" w:date="2012-07-07T16:27:00Z">
          <w:r w:rsidRPr="00E77497" w:rsidDel="00201325">
            <w:rPr>
              <w:rFonts w:ascii="Helvetica" w:hAnsi="Helvetica"/>
              <w:b/>
              <w:lang w:eastAsia="en-US"/>
            </w:rPr>
            <w:delText>Var</w:delText>
          </w:r>
        </w:del>
      </w:ins>
      <w:ins w:id="21594" w:author="Rev 6 Allen Wirfs-Brock" w:date="2012-02-01T13:36:00Z">
        <w:del w:id="21595" w:author="Rev 9 Allen Wirfs-Brock" w:date="2012-07-07T16:27:00Z">
          <w:r w:rsidR="002F6D6F" w:rsidDel="00201325">
            <w:rPr>
              <w:rFonts w:ascii="Helvetica" w:hAnsi="Helvetica"/>
              <w:b/>
              <w:lang w:eastAsia="en-US"/>
            </w:rPr>
            <w:delText xml:space="preserve"> </w:delText>
          </w:r>
        </w:del>
      </w:ins>
      <w:ins w:id="21596" w:author="Rev 4 Allen Wirfs-Brock" w:date="2011-10-15T18:42:00Z">
        <w:del w:id="21597" w:author="Rev 9 Allen Wirfs-Brock" w:date="2012-07-07T16:27:00Z">
          <w:r w:rsidRPr="00E77497" w:rsidDel="00201325">
            <w:rPr>
              <w:rFonts w:ascii="Helvetica" w:hAnsi="Helvetica"/>
              <w:b/>
              <w:lang w:eastAsia="en-US"/>
            </w:rPr>
            <w:delText>Declared</w:delText>
          </w:r>
        </w:del>
      </w:ins>
      <w:ins w:id="21598" w:author="Rev 6 Allen Wirfs-Brock" w:date="2012-02-01T13:36:00Z">
        <w:del w:id="21599" w:author="Rev 9 Allen Wirfs-Brock" w:date="2012-07-07T16:27:00Z">
          <w:r w:rsidR="002F6D6F" w:rsidDel="00201325">
            <w:rPr>
              <w:rFonts w:ascii="Helvetica" w:hAnsi="Helvetica"/>
              <w:b/>
              <w:lang w:eastAsia="en-US"/>
            </w:rPr>
            <w:delText xml:space="preserve"> </w:delText>
          </w:r>
        </w:del>
      </w:ins>
      <w:ins w:id="21600" w:author="Rev 4 Allen Wirfs-Brock" w:date="2011-10-15T18:42:00Z">
        <w:del w:id="21601" w:author="Rev 9 Allen Wirfs-Brock" w:date="2012-07-07T16:27:00Z">
          <w:r w:rsidRPr="00E77497" w:rsidDel="00201325">
            <w:rPr>
              <w:rFonts w:ascii="Helvetica" w:hAnsi="Helvetica"/>
              <w:b/>
              <w:lang w:eastAsia="en-US"/>
            </w:rPr>
            <w:delText>Names</w:delText>
          </w:r>
        </w:del>
      </w:ins>
      <w:ins w:id="21602" w:author="Rev 9 Allen Wirfs-Brock" w:date="2012-07-07T16:27:00Z">
        <w:r w:rsidR="00201325">
          <w:rPr>
            <w:rFonts w:ascii="Helvetica" w:hAnsi="Helvetica"/>
            <w:b/>
            <w:lang w:eastAsia="en-US"/>
          </w:rPr>
          <w:t>VarDeclaredNames</w:t>
        </w:r>
      </w:ins>
    </w:p>
    <w:p w14:paraId="5CECB5B9" w14:textId="77777777" w:rsidR="00CC12F9" w:rsidRPr="00E77497" w:rsidRDefault="00F5066A" w:rsidP="00CC12F9">
      <w:pPr>
        <w:jc w:val="left"/>
        <w:rPr>
          <w:ins w:id="21603" w:author="Rev 3 Allen Wirfs-Brock" w:date="2011-09-02T11:14:00Z"/>
        </w:rPr>
      </w:pPr>
      <w:ins w:id="21604" w:author="Rev 6 Allen Wirfs-Brock" w:date="2012-01-31T13:40:00Z">
        <w:r w:rsidRPr="00E77497">
          <w:rPr>
            <w:rFonts w:ascii="Times New Roman" w:hAnsi="Times New Roman"/>
            <w:i/>
          </w:rPr>
          <w:t>IterationStatement</w:t>
        </w:r>
        <w:r w:rsidRPr="00E77497">
          <w:t xml:space="preserve"> </w:t>
        </w:r>
        <w:r w:rsidRPr="00E77497">
          <w:rPr>
            <w:b/>
          </w:rPr>
          <w:t>:</w:t>
        </w:r>
        <w:r w:rsidRPr="00E77497">
          <w:t xml:space="preserve"> </w:t>
        </w:r>
      </w:ins>
      <w:ins w:id="21605" w:author="Rev 3 Allen Wirfs-Brock" w:date="2011-09-02T11:14:00Z">
        <w:del w:id="21606" w:author="Rev 4 Allen Wirfs-Brock" w:date="2011-10-15T18:47:00Z">
          <w:r w:rsidR="00CC12F9" w:rsidRPr="00E77497" w:rsidDel="00D25231">
            <w:delText xml:space="preserve">The VarDeclaredNames of the production  </w:delText>
          </w:r>
        </w:del>
        <w:r w:rsidR="00CC12F9" w:rsidRPr="00E77497">
          <w:rPr>
            <w:rFonts w:ascii="Courier New" w:hAnsi="Courier New"/>
            <w:b/>
          </w:rPr>
          <w:t>for</w:t>
        </w:r>
        <w:r w:rsidR="00CC12F9" w:rsidRPr="00E77497">
          <w:t xml:space="preserve"> </w:t>
        </w:r>
        <w:r w:rsidR="00CC12F9" w:rsidRPr="00E77497">
          <w:rPr>
            <w:rFonts w:ascii="Courier New" w:hAnsi="Courier New"/>
            <w:b/>
          </w:rPr>
          <w:t>(</w:t>
        </w:r>
        <w:r w:rsidR="00CC12F9" w:rsidRPr="00E77497">
          <w:rPr>
            <w:b/>
          </w:rPr>
          <w:t xml:space="preserve"> </w:t>
        </w:r>
        <w:r w:rsidR="00CC12F9" w:rsidRPr="00E77497">
          <w:rPr>
            <w:rStyle w:val="bnf"/>
          </w:rPr>
          <w:t>LeftHandSideExpression</w:t>
        </w:r>
        <w:r w:rsidR="00CC12F9" w:rsidRPr="00E77497">
          <w:t xml:space="preserve"> </w:t>
        </w:r>
        <w:r w:rsidR="00CC12F9" w:rsidRPr="00E77497">
          <w:rPr>
            <w:rFonts w:ascii="Courier New" w:hAnsi="Courier New"/>
            <w:b/>
          </w:rPr>
          <w:t>in</w:t>
        </w:r>
        <w:r w:rsidR="00CC12F9" w:rsidRPr="00E77497">
          <w:t xml:space="preserve"> </w:t>
        </w:r>
        <w:r w:rsidR="00CC12F9" w:rsidRPr="00E77497">
          <w:rPr>
            <w:rStyle w:val="bnf"/>
          </w:rPr>
          <w:t>Expression</w:t>
        </w:r>
        <w:r w:rsidR="00CC12F9" w:rsidRPr="00E77497">
          <w:t xml:space="preserve"> </w:t>
        </w:r>
        <w:r w:rsidR="00CC12F9" w:rsidRPr="00E77497">
          <w:rPr>
            <w:rFonts w:ascii="Courier New" w:hAnsi="Courier New"/>
            <w:b/>
          </w:rPr>
          <w:t>)</w:t>
        </w:r>
        <w:r w:rsidR="00CC12F9" w:rsidRPr="00E77497">
          <w:t xml:space="preserve"> </w:t>
        </w:r>
        <w:r w:rsidR="00CC12F9" w:rsidRPr="00E77497">
          <w:rPr>
            <w:rStyle w:val="bnf"/>
          </w:rPr>
          <w:t>Statement</w:t>
        </w:r>
        <w:r w:rsidR="00CC12F9" w:rsidRPr="00E77497">
          <w:t xml:space="preserve"> </w:t>
        </w:r>
        <w:del w:id="21607" w:author="Rev 4 Allen Wirfs-Brock" w:date="2011-10-15T18:47:00Z">
          <w:r w:rsidR="00CC12F9" w:rsidRPr="00E77497" w:rsidDel="00D25231">
            <w:delText>is determined as follows:</w:delText>
          </w:r>
        </w:del>
      </w:ins>
    </w:p>
    <w:p w14:paraId="00046163" w14:textId="77777777" w:rsidR="00CC12F9" w:rsidRPr="00E77497" w:rsidRDefault="00CC12F9" w:rsidP="00B34B48">
      <w:pPr>
        <w:pStyle w:val="Alg4"/>
        <w:numPr>
          <w:ilvl w:val="0"/>
          <w:numId w:val="481"/>
        </w:numPr>
        <w:spacing w:after="220"/>
        <w:contextualSpacing/>
        <w:rPr>
          <w:ins w:id="21608" w:author="Rev 3 Allen Wirfs-Brock" w:date="2011-09-02T11:14:00Z"/>
        </w:rPr>
      </w:pPr>
      <w:ins w:id="21609" w:author="Rev 3 Allen Wirfs-Brock" w:date="2011-09-02T11:14:00Z">
        <w:r w:rsidRPr="00E77497">
          <w:t xml:space="preserve">Return the </w:t>
        </w:r>
        <w:del w:id="21610" w:author="Rev 9 Allen Wirfs-Brock" w:date="2012-07-07T16:27:00Z">
          <w:r w:rsidRPr="00E77497" w:rsidDel="00201325">
            <w:delText>Var</w:delText>
          </w:r>
        </w:del>
      </w:ins>
      <w:ins w:id="21611" w:author="Rev 6 Allen Wirfs-Brock" w:date="2012-02-01T13:36:00Z">
        <w:del w:id="21612" w:author="Rev 9 Allen Wirfs-Brock" w:date="2012-07-07T16:27:00Z">
          <w:r w:rsidR="002F6D6F" w:rsidDel="00201325">
            <w:delText xml:space="preserve"> </w:delText>
          </w:r>
        </w:del>
      </w:ins>
      <w:ins w:id="21613" w:author="Rev 3 Allen Wirfs-Brock" w:date="2011-09-02T11:14:00Z">
        <w:del w:id="21614" w:author="Rev 9 Allen Wirfs-Brock" w:date="2012-07-07T16:27:00Z">
          <w:r w:rsidRPr="00E77497" w:rsidDel="00201325">
            <w:delText>Declared</w:delText>
          </w:r>
        </w:del>
      </w:ins>
      <w:ins w:id="21615" w:author="Rev 6 Allen Wirfs-Brock" w:date="2012-02-01T13:36:00Z">
        <w:del w:id="21616" w:author="Rev 9 Allen Wirfs-Brock" w:date="2012-07-07T16:27:00Z">
          <w:r w:rsidR="002F6D6F" w:rsidDel="00201325">
            <w:delText xml:space="preserve"> </w:delText>
          </w:r>
        </w:del>
      </w:ins>
      <w:ins w:id="21617" w:author="Rev 3 Allen Wirfs-Brock" w:date="2011-09-02T11:14:00Z">
        <w:del w:id="21618" w:author="Rev 9 Allen Wirfs-Brock" w:date="2012-07-07T16:27:00Z">
          <w:r w:rsidRPr="00E77497" w:rsidDel="00201325">
            <w:delText>Names</w:delText>
          </w:r>
        </w:del>
      </w:ins>
      <w:ins w:id="21619" w:author="Rev 9 Allen Wirfs-Brock" w:date="2012-07-07T16:27:00Z">
        <w:r w:rsidR="00201325">
          <w:t>VarDeclaredNames</w:t>
        </w:r>
      </w:ins>
      <w:ins w:id="21620" w:author="Rev 3 Allen Wirfs-Brock" w:date="2011-09-02T11:14:00Z">
        <w:r w:rsidRPr="00E77497">
          <w:t xml:space="preserve"> of </w:t>
        </w:r>
        <w:r w:rsidRPr="00E77497">
          <w:rPr>
            <w:i/>
          </w:rPr>
          <w:t>Statement</w:t>
        </w:r>
        <w:r w:rsidRPr="00E77497">
          <w:t>.</w:t>
        </w:r>
      </w:ins>
    </w:p>
    <w:p w14:paraId="4318CB03" w14:textId="77777777" w:rsidR="00D25231" w:rsidRPr="00E77497" w:rsidRDefault="00D25231" w:rsidP="00D25231">
      <w:pPr>
        <w:jc w:val="left"/>
        <w:rPr>
          <w:ins w:id="21621" w:author="Rev 4 Allen Wirfs-Brock" w:date="2011-10-15T18:48:00Z"/>
        </w:rPr>
      </w:pPr>
      <w:ins w:id="21622" w:author="Rev 4 Allen Wirfs-Brock" w:date="2011-10-15T18:48: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del w:id="21623" w:author="Rev 6 Allen Wirfs-Brock" w:date="2012-01-31T14:42:00Z">
          <w:r w:rsidRPr="00E77497" w:rsidDel="00CA7892">
            <w:rPr>
              <w:rFonts w:ascii="Times New Roman" w:hAnsi="Times New Roman"/>
              <w:i/>
            </w:rPr>
            <w:delText>VariableDeclarationNoIn</w:delText>
          </w:r>
        </w:del>
      </w:ins>
      <w:ins w:id="21624" w:author="Rev 6 Allen Wirfs-Brock" w:date="2012-02-15T16:53:00Z">
        <w:del w:id="21625" w:author="Rev 7 Allen Wirfs-Brock" w:date="2012-04-24T17:57:00Z">
          <w:r w:rsidR="00D07025" w:rsidDel="004429A2">
            <w:rPr>
              <w:rFonts w:ascii="Times New Roman" w:hAnsi="Times New Roman"/>
              <w:i/>
            </w:rPr>
            <w:delText>BindingIdentifier</w:delText>
          </w:r>
        </w:del>
      </w:ins>
      <w:ins w:id="21626" w:author="Rev 7 Allen Wirfs-Brock" w:date="2012-04-24T18:14:00Z">
        <w:r w:rsidR="00FC6066">
          <w:rPr>
            <w:rFonts w:ascii="Times New Roman" w:hAnsi="Times New Roman"/>
            <w:i/>
          </w:rPr>
          <w:t>ForBinding</w:t>
        </w:r>
      </w:ins>
      <w:ins w:id="21627" w:author="Rev 4 Allen Wirfs-Brock" w:date="2011-10-15T18:48:00Z">
        <w:r w:rsidRPr="00E77497">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ins>
    </w:p>
    <w:p w14:paraId="293106D6" w14:textId="77777777" w:rsidR="00D25231" w:rsidRPr="00E77497" w:rsidRDefault="00D25231" w:rsidP="00B34B48">
      <w:pPr>
        <w:pStyle w:val="Alg4"/>
        <w:numPr>
          <w:ilvl w:val="0"/>
          <w:numId w:val="482"/>
        </w:numPr>
        <w:spacing w:after="220"/>
        <w:contextualSpacing/>
        <w:rPr>
          <w:ins w:id="21628" w:author="Rev 4 Allen Wirfs-Brock" w:date="2011-10-15T18:48:00Z"/>
        </w:rPr>
      </w:pPr>
      <w:ins w:id="21629" w:author="Rev 4 Allen Wirfs-Brock" w:date="2011-10-15T18:48:00Z">
        <w:r w:rsidRPr="00E77497">
          <w:t xml:space="preserve">Let </w:t>
        </w:r>
        <w:r w:rsidRPr="00E77497">
          <w:rPr>
            <w:i/>
          </w:rPr>
          <w:t xml:space="preserve">names </w:t>
        </w:r>
        <w:r w:rsidRPr="00E77497">
          <w:t xml:space="preserve">be </w:t>
        </w:r>
      </w:ins>
      <w:ins w:id="21630" w:author="Rev 6 Allen Wirfs-Brock" w:date="2012-02-01T13:36:00Z">
        <w:r w:rsidR="002F6D6F">
          <w:t xml:space="preserve">the </w:t>
        </w:r>
      </w:ins>
      <w:ins w:id="21631" w:author="Rev 4 Allen Wirfs-Brock" w:date="2011-10-15T18:48:00Z">
        <w:del w:id="21632" w:author="Rev 9 Allen Wirfs-Brock" w:date="2012-07-07T16:25:00Z">
          <w:r w:rsidRPr="00E77497" w:rsidDel="00201325">
            <w:delText>Bound</w:delText>
          </w:r>
        </w:del>
      </w:ins>
      <w:ins w:id="21633" w:author="Rev 6 Allen Wirfs-Brock" w:date="2012-02-01T13:36:00Z">
        <w:del w:id="21634" w:author="Rev 9 Allen Wirfs-Brock" w:date="2012-07-07T16:25:00Z">
          <w:r w:rsidR="002F6D6F" w:rsidDel="00201325">
            <w:delText xml:space="preserve"> </w:delText>
          </w:r>
        </w:del>
      </w:ins>
      <w:ins w:id="21635" w:author="Rev 4 Allen Wirfs-Brock" w:date="2011-10-15T18:48:00Z">
        <w:del w:id="21636" w:author="Rev 9 Allen Wirfs-Brock" w:date="2012-07-07T16:25:00Z">
          <w:r w:rsidRPr="00E77497" w:rsidDel="00201325">
            <w:delText>Names</w:delText>
          </w:r>
        </w:del>
      </w:ins>
      <w:ins w:id="21637" w:author="Rev 9 Allen Wirfs-Brock" w:date="2012-07-07T16:25:00Z">
        <w:r w:rsidR="00201325">
          <w:t>BoundNames</w:t>
        </w:r>
      </w:ins>
      <w:ins w:id="21638" w:author="Rev 4 Allen Wirfs-Brock" w:date="2011-10-15T18:48:00Z">
        <w:r w:rsidRPr="00E77497">
          <w:t xml:space="preserve"> of </w:t>
        </w:r>
        <w:del w:id="21639" w:author="Rev 6 Allen Wirfs-Brock" w:date="2012-01-31T14:42:00Z">
          <w:r w:rsidRPr="00E77497" w:rsidDel="00CA7892">
            <w:rPr>
              <w:i/>
            </w:rPr>
            <w:delText>Variable</w:delText>
          </w:r>
        </w:del>
      </w:ins>
      <w:ins w:id="21640" w:author="Rev 6 Allen Wirfs-Brock" w:date="2012-02-15T16:53:00Z">
        <w:del w:id="21641" w:author="Rev 7 Allen Wirfs-Brock" w:date="2012-04-24T17:58:00Z">
          <w:r w:rsidR="00D07025" w:rsidDel="004429A2">
            <w:rPr>
              <w:i/>
            </w:rPr>
            <w:delText>BindingIdentifier</w:delText>
          </w:r>
        </w:del>
      </w:ins>
      <w:ins w:id="21642" w:author="Rev 7 Allen Wirfs-Brock" w:date="2012-04-24T18:14:00Z">
        <w:r w:rsidR="00FC6066">
          <w:rPr>
            <w:i/>
          </w:rPr>
          <w:t>ForBinding</w:t>
        </w:r>
      </w:ins>
      <w:ins w:id="21643" w:author="Rev 4 Allen Wirfs-Brock" w:date="2011-10-15T18:48:00Z">
        <w:del w:id="21644" w:author="Rev 6 Allen Wirfs-Brock" w:date="2012-02-15T16:53:00Z">
          <w:r w:rsidRPr="00E77497" w:rsidDel="00D07025">
            <w:rPr>
              <w:i/>
            </w:rPr>
            <w:delText>Declaration</w:delText>
          </w:r>
        </w:del>
        <w:del w:id="21645" w:author="Rev 6 Allen Wirfs-Brock" w:date="2012-01-31T14:42:00Z">
          <w:r w:rsidRPr="00E77497" w:rsidDel="00CA7892">
            <w:rPr>
              <w:i/>
            </w:rPr>
            <w:delText>NoIn</w:delText>
          </w:r>
        </w:del>
        <w:r w:rsidRPr="00E77497">
          <w:t>.</w:t>
        </w:r>
      </w:ins>
    </w:p>
    <w:p w14:paraId="58E011CA" w14:textId="77777777" w:rsidR="00D25231" w:rsidRPr="00C7794D" w:rsidRDefault="00D25231" w:rsidP="00B34B48">
      <w:pPr>
        <w:pStyle w:val="Alg4"/>
        <w:numPr>
          <w:ilvl w:val="0"/>
          <w:numId w:val="482"/>
        </w:numPr>
        <w:spacing w:after="220"/>
        <w:contextualSpacing/>
        <w:rPr>
          <w:ins w:id="21646" w:author="Rev 4 Allen Wirfs-Brock" w:date="2011-10-15T18:48:00Z"/>
          <w:i/>
        </w:rPr>
      </w:pPr>
      <w:ins w:id="21647" w:author="Rev 4 Allen Wirfs-Brock" w:date="2011-10-15T18:48:00Z">
        <w:r w:rsidRPr="00E77497">
          <w:t xml:space="preserve">Append to </w:t>
        </w:r>
        <w:r w:rsidRPr="00E77497">
          <w:rPr>
            <w:i/>
          </w:rPr>
          <w:t>names</w:t>
        </w:r>
        <w:r w:rsidRPr="00E77497">
          <w:t xml:space="preserve"> the elements of the </w:t>
        </w:r>
        <w:del w:id="21648" w:author="Rev 9 Allen Wirfs-Brock" w:date="2012-07-07T16:27:00Z">
          <w:r w:rsidRPr="00E77497" w:rsidDel="00201325">
            <w:delText>Var</w:delText>
          </w:r>
        </w:del>
      </w:ins>
      <w:ins w:id="21649" w:author="Rev 6 Allen Wirfs-Brock" w:date="2012-02-01T13:36:00Z">
        <w:del w:id="21650" w:author="Rev 9 Allen Wirfs-Brock" w:date="2012-07-07T16:27:00Z">
          <w:r w:rsidR="002F6D6F" w:rsidDel="00201325">
            <w:delText xml:space="preserve"> </w:delText>
          </w:r>
        </w:del>
      </w:ins>
      <w:ins w:id="21651" w:author="Rev 4 Allen Wirfs-Brock" w:date="2011-10-15T18:48:00Z">
        <w:del w:id="21652" w:author="Rev 9 Allen Wirfs-Brock" w:date="2012-07-07T16:27:00Z">
          <w:r w:rsidRPr="00E77497" w:rsidDel="00201325">
            <w:delText>Declared</w:delText>
          </w:r>
        </w:del>
      </w:ins>
      <w:ins w:id="21653" w:author="Rev 6 Allen Wirfs-Brock" w:date="2012-02-01T13:36:00Z">
        <w:del w:id="21654" w:author="Rev 9 Allen Wirfs-Brock" w:date="2012-07-07T16:27:00Z">
          <w:r w:rsidR="002F6D6F" w:rsidDel="00201325">
            <w:delText xml:space="preserve"> </w:delText>
          </w:r>
        </w:del>
      </w:ins>
      <w:ins w:id="21655" w:author="Rev 4 Allen Wirfs-Brock" w:date="2011-10-15T18:48:00Z">
        <w:del w:id="21656" w:author="Rev 9 Allen Wirfs-Brock" w:date="2012-07-07T16:27:00Z">
          <w:r w:rsidRPr="00E77497" w:rsidDel="00201325">
            <w:delText>Names</w:delText>
          </w:r>
        </w:del>
      </w:ins>
      <w:ins w:id="21657" w:author="Rev 9 Allen Wirfs-Brock" w:date="2012-07-07T16:27:00Z">
        <w:r w:rsidR="00201325">
          <w:t>VarDeclaredNames</w:t>
        </w:r>
      </w:ins>
      <w:ins w:id="21658" w:author="Rev 4 Allen Wirfs-Brock" w:date="2011-10-15T18:48:00Z">
        <w:r w:rsidRPr="00E77497">
          <w:t xml:space="preserve"> of </w:t>
        </w:r>
        <w:r w:rsidRPr="00E77497">
          <w:rPr>
            <w:i/>
          </w:rPr>
          <w:t>Statement</w:t>
        </w:r>
        <w:r w:rsidRPr="00E77497">
          <w:rPr>
            <w:rStyle w:val="bnf"/>
          </w:rPr>
          <w:t>.</w:t>
        </w:r>
      </w:ins>
    </w:p>
    <w:p w14:paraId="27174841" w14:textId="77777777" w:rsidR="00D25231" w:rsidRPr="006B6D0A" w:rsidRDefault="00D25231" w:rsidP="00B34B48">
      <w:pPr>
        <w:pStyle w:val="Alg4"/>
        <w:numPr>
          <w:ilvl w:val="0"/>
          <w:numId w:val="482"/>
        </w:numPr>
        <w:spacing w:after="220"/>
        <w:contextualSpacing/>
        <w:rPr>
          <w:ins w:id="21659" w:author="Rev 4 Allen Wirfs-Brock" w:date="2011-10-15T18:49:00Z"/>
          <w:rStyle w:val="bnf"/>
        </w:rPr>
      </w:pPr>
      <w:ins w:id="21660" w:author="Rev 4 Allen Wirfs-Brock" w:date="2011-10-15T18:48:00Z">
        <w:r w:rsidRPr="004D1BD1">
          <w:t xml:space="preserve">Return </w:t>
        </w:r>
        <w:r w:rsidRPr="003B4312">
          <w:rPr>
            <w:rStyle w:val="bnf"/>
          </w:rPr>
          <w:t>names</w:t>
        </w:r>
      </w:ins>
    </w:p>
    <w:p w14:paraId="433B9F3C" w14:textId="77777777" w:rsidR="00A45298" w:rsidRPr="00E77497" w:rsidRDefault="00F5066A" w:rsidP="00A45298">
      <w:pPr>
        <w:jc w:val="left"/>
        <w:rPr>
          <w:ins w:id="21661" w:author="Rev 6 Allen Wirfs-Brock" w:date="2012-01-30T16:58:00Z"/>
        </w:rPr>
      </w:pPr>
      <w:ins w:id="21662" w:author="Rev 6 Allen Wirfs-Brock" w:date="2012-01-31T13:41:00Z">
        <w:r w:rsidRPr="00E77497">
          <w:rPr>
            <w:rFonts w:ascii="Times New Roman" w:hAnsi="Times New Roman"/>
            <w:i/>
          </w:rPr>
          <w:t>IterationStatement</w:t>
        </w:r>
        <w:r w:rsidRPr="00E77497">
          <w:t xml:space="preserve"> </w:t>
        </w:r>
        <w:r w:rsidRPr="00E77497">
          <w:rPr>
            <w:b/>
          </w:rPr>
          <w:t>:</w:t>
        </w:r>
        <w:r w:rsidRPr="00E77497">
          <w:t xml:space="preserve"> </w:t>
        </w:r>
      </w:ins>
      <w:ins w:id="21663" w:author="Rev 6 Allen Wirfs-Brock" w:date="2012-01-30T16:58:00Z">
        <w:r w:rsidR="00A45298" w:rsidRPr="00E77497">
          <w:rPr>
            <w:rFonts w:ascii="Courier New" w:hAnsi="Courier New"/>
            <w:b/>
          </w:rPr>
          <w:t>for</w:t>
        </w:r>
        <w:r w:rsidR="00A45298" w:rsidRPr="00E77497">
          <w:t xml:space="preserve"> </w:t>
        </w:r>
        <w:r w:rsidR="00A45298" w:rsidRPr="00E77497">
          <w:rPr>
            <w:rFonts w:ascii="Courier New" w:hAnsi="Courier New"/>
            <w:b/>
          </w:rPr>
          <w:t>(</w:t>
        </w:r>
        <w:r w:rsidR="00A45298">
          <w:rPr>
            <w:rFonts w:ascii="Courier New" w:hAnsi="Courier New"/>
            <w:b/>
          </w:rPr>
          <w:t xml:space="preserve"> </w:t>
        </w:r>
        <w:r w:rsidR="00A45298" w:rsidRPr="00200A53">
          <w:rPr>
            <w:rStyle w:val="bnf"/>
          </w:rPr>
          <w:t>ForDeclaration</w:t>
        </w:r>
        <w:r w:rsidR="00A45298" w:rsidRPr="00E77497">
          <w:t xml:space="preserve"> </w:t>
        </w:r>
        <w:r w:rsidR="00A45298" w:rsidRPr="00E77497">
          <w:rPr>
            <w:rFonts w:ascii="Courier New" w:hAnsi="Courier New"/>
            <w:b/>
          </w:rPr>
          <w:t>in</w:t>
        </w:r>
        <w:r w:rsidR="00A45298" w:rsidRPr="00E77497">
          <w:t xml:space="preserve"> </w:t>
        </w:r>
        <w:r w:rsidR="00A45298" w:rsidRPr="00E77497">
          <w:rPr>
            <w:rStyle w:val="bnf"/>
          </w:rPr>
          <w:t>Expression</w:t>
        </w:r>
        <w:r w:rsidR="00A45298" w:rsidRPr="00E77497">
          <w:t xml:space="preserve"> </w:t>
        </w:r>
        <w:r w:rsidR="00A45298" w:rsidRPr="00E77497">
          <w:rPr>
            <w:rFonts w:ascii="Courier New" w:hAnsi="Courier New"/>
            <w:b/>
          </w:rPr>
          <w:t>)</w:t>
        </w:r>
        <w:r w:rsidR="00A45298" w:rsidRPr="00E77497">
          <w:t xml:space="preserve"> </w:t>
        </w:r>
        <w:r w:rsidR="00A45298" w:rsidRPr="00E77497">
          <w:rPr>
            <w:rStyle w:val="bnf"/>
          </w:rPr>
          <w:t>Statement</w:t>
        </w:r>
        <w:r w:rsidR="00A45298" w:rsidRPr="00E77497">
          <w:t xml:space="preserve"> </w:t>
        </w:r>
      </w:ins>
    </w:p>
    <w:p w14:paraId="61588E6C" w14:textId="77777777" w:rsidR="00A45298" w:rsidRPr="00E77497" w:rsidRDefault="00A45298" w:rsidP="00A45298">
      <w:pPr>
        <w:pStyle w:val="Alg4"/>
        <w:numPr>
          <w:ilvl w:val="0"/>
          <w:numId w:val="633"/>
        </w:numPr>
        <w:spacing w:after="220"/>
        <w:contextualSpacing/>
        <w:rPr>
          <w:ins w:id="21664" w:author="Rev 6 Allen Wirfs-Brock" w:date="2012-01-30T16:58:00Z"/>
        </w:rPr>
      </w:pPr>
      <w:ins w:id="21665" w:author="Rev 6 Allen Wirfs-Brock" w:date="2012-01-30T16:58:00Z">
        <w:r w:rsidRPr="00E77497">
          <w:t xml:space="preserve">Return the </w:t>
        </w:r>
        <w:del w:id="21666" w:author="Rev 9 Allen Wirfs-Brock" w:date="2012-07-07T16:27:00Z">
          <w:r w:rsidRPr="00E77497" w:rsidDel="00201325">
            <w:delText>Var</w:delText>
          </w:r>
        </w:del>
      </w:ins>
      <w:ins w:id="21667" w:author="Rev 6 Allen Wirfs-Brock" w:date="2012-02-01T13:36:00Z">
        <w:del w:id="21668" w:author="Rev 9 Allen Wirfs-Brock" w:date="2012-07-07T16:27:00Z">
          <w:r w:rsidR="002F6D6F" w:rsidDel="00201325">
            <w:delText xml:space="preserve"> </w:delText>
          </w:r>
        </w:del>
      </w:ins>
      <w:ins w:id="21669" w:author="Rev 6 Allen Wirfs-Brock" w:date="2012-01-30T16:58:00Z">
        <w:del w:id="21670" w:author="Rev 9 Allen Wirfs-Brock" w:date="2012-07-07T16:27:00Z">
          <w:r w:rsidRPr="00E77497" w:rsidDel="00201325">
            <w:delText>Declared</w:delText>
          </w:r>
        </w:del>
      </w:ins>
      <w:ins w:id="21671" w:author="Rev 6 Allen Wirfs-Brock" w:date="2012-02-01T13:36:00Z">
        <w:del w:id="21672" w:author="Rev 9 Allen Wirfs-Brock" w:date="2012-07-07T16:27:00Z">
          <w:r w:rsidR="002F6D6F" w:rsidDel="00201325">
            <w:delText xml:space="preserve"> </w:delText>
          </w:r>
        </w:del>
      </w:ins>
      <w:ins w:id="21673" w:author="Rev 6 Allen Wirfs-Brock" w:date="2012-01-30T16:58:00Z">
        <w:del w:id="21674" w:author="Rev 9 Allen Wirfs-Brock" w:date="2012-07-07T16:27:00Z">
          <w:r w:rsidRPr="00E77497" w:rsidDel="00201325">
            <w:delText>Names</w:delText>
          </w:r>
        </w:del>
      </w:ins>
      <w:ins w:id="21675" w:author="Rev 9 Allen Wirfs-Brock" w:date="2012-07-07T16:27:00Z">
        <w:r w:rsidR="00201325">
          <w:t>VarDeclaredNames</w:t>
        </w:r>
      </w:ins>
      <w:ins w:id="21676" w:author="Rev 6 Allen Wirfs-Brock" w:date="2012-01-30T16:58:00Z">
        <w:r w:rsidRPr="00E77497">
          <w:t xml:space="preserve"> of </w:t>
        </w:r>
        <w:r w:rsidRPr="00E77497">
          <w:rPr>
            <w:i/>
          </w:rPr>
          <w:t>Statement</w:t>
        </w:r>
        <w:r w:rsidRPr="00E77497">
          <w:t>.</w:t>
        </w:r>
      </w:ins>
    </w:p>
    <w:p w14:paraId="1D5CA5F8" w14:textId="77777777" w:rsidR="00F5066A" w:rsidRPr="00E77497" w:rsidRDefault="00F5066A" w:rsidP="00F5066A">
      <w:pPr>
        <w:jc w:val="left"/>
        <w:rPr>
          <w:ins w:id="21677" w:author="Rev 6 Allen Wirfs-Brock" w:date="2012-01-31T13:44:00Z"/>
        </w:rPr>
      </w:pPr>
      <w:ins w:id="21678" w:author="Rev 6 Allen Wirfs-Brock" w:date="2012-01-31T13:44: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ins>
      <w:ins w:id="21679" w:author="Rev 6 Allen Wirfs-Brock" w:date="2012-01-31T13:45:00Z">
        <w:r>
          <w:rPr>
            <w:rFonts w:ascii="Courier New" w:hAnsi="Courier New"/>
            <w:b/>
          </w:rPr>
          <w:t>of</w:t>
        </w:r>
      </w:ins>
      <w:ins w:id="21680" w:author="Rev 6 Allen Wirfs-Brock" w:date="2012-01-31T13:44:00Z">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0657E1AE" w14:textId="77777777" w:rsidR="00F5066A" w:rsidRPr="00E77497" w:rsidRDefault="00F5066A" w:rsidP="00F5066A">
      <w:pPr>
        <w:pStyle w:val="Alg4"/>
        <w:numPr>
          <w:ilvl w:val="0"/>
          <w:numId w:val="641"/>
        </w:numPr>
        <w:spacing w:after="220"/>
        <w:contextualSpacing/>
        <w:rPr>
          <w:ins w:id="21681" w:author="Rev 6 Allen Wirfs-Brock" w:date="2012-01-31T13:44:00Z"/>
        </w:rPr>
      </w:pPr>
      <w:ins w:id="21682" w:author="Rev 6 Allen Wirfs-Brock" w:date="2012-01-31T13:44:00Z">
        <w:r w:rsidRPr="00E77497">
          <w:t xml:space="preserve">Return the </w:t>
        </w:r>
        <w:del w:id="21683" w:author="Rev 9 Allen Wirfs-Brock" w:date="2012-07-07T16:27:00Z">
          <w:r w:rsidRPr="00E77497" w:rsidDel="00201325">
            <w:delText>Var</w:delText>
          </w:r>
        </w:del>
      </w:ins>
      <w:ins w:id="21684" w:author="Rev 6 Allen Wirfs-Brock" w:date="2012-02-01T13:36:00Z">
        <w:del w:id="21685" w:author="Rev 9 Allen Wirfs-Brock" w:date="2012-07-07T16:27:00Z">
          <w:r w:rsidR="002F6D6F" w:rsidDel="00201325">
            <w:delText xml:space="preserve"> </w:delText>
          </w:r>
        </w:del>
      </w:ins>
      <w:ins w:id="21686" w:author="Rev 6 Allen Wirfs-Brock" w:date="2012-01-31T13:44:00Z">
        <w:del w:id="21687" w:author="Rev 9 Allen Wirfs-Brock" w:date="2012-07-07T16:27:00Z">
          <w:r w:rsidRPr="00E77497" w:rsidDel="00201325">
            <w:delText>Declared</w:delText>
          </w:r>
        </w:del>
      </w:ins>
      <w:ins w:id="21688" w:author="Rev 6 Allen Wirfs-Brock" w:date="2012-02-01T13:36:00Z">
        <w:del w:id="21689" w:author="Rev 9 Allen Wirfs-Brock" w:date="2012-07-07T16:27:00Z">
          <w:r w:rsidR="002F6D6F" w:rsidDel="00201325">
            <w:delText xml:space="preserve"> </w:delText>
          </w:r>
        </w:del>
      </w:ins>
      <w:ins w:id="21690" w:author="Rev 6 Allen Wirfs-Brock" w:date="2012-01-31T13:44:00Z">
        <w:del w:id="21691" w:author="Rev 9 Allen Wirfs-Brock" w:date="2012-07-07T16:27:00Z">
          <w:r w:rsidRPr="00E77497" w:rsidDel="00201325">
            <w:delText>Names</w:delText>
          </w:r>
        </w:del>
      </w:ins>
      <w:ins w:id="21692" w:author="Rev 9 Allen Wirfs-Brock" w:date="2012-07-07T16:27:00Z">
        <w:r w:rsidR="00201325">
          <w:t>VarDeclaredNames</w:t>
        </w:r>
      </w:ins>
      <w:ins w:id="21693" w:author="Rev 6 Allen Wirfs-Brock" w:date="2012-01-31T13:44:00Z">
        <w:r w:rsidRPr="00E77497">
          <w:t xml:space="preserve"> of </w:t>
        </w:r>
        <w:r w:rsidRPr="00E77497">
          <w:rPr>
            <w:i/>
          </w:rPr>
          <w:t>Statement</w:t>
        </w:r>
        <w:r w:rsidRPr="00E77497">
          <w:t>.</w:t>
        </w:r>
      </w:ins>
    </w:p>
    <w:p w14:paraId="747987BB" w14:textId="77777777" w:rsidR="00F5066A" w:rsidRPr="00E77497" w:rsidRDefault="00F5066A" w:rsidP="00F5066A">
      <w:pPr>
        <w:jc w:val="left"/>
        <w:rPr>
          <w:ins w:id="21694" w:author="Rev 6 Allen Wirfs-Brock" w:date="2012-01-31T13:44:00Z"/>
        </w:rPr>
      </w:pPr>
      <w:ins w:id="21695" w:author="Rev 6 Allen Wirfs-Brock" w:date="2012-01-31T13:44: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ins>
      <w:ins w:id="21696" w:author="Rev 6 Allen Wirfs-Brock" w:date="2012-01-31T14:49:00Z">
        <w:del w:id="21697" w:author="Rev 7 Allen Wirfs-Brock" w:date="2012-04-24T18:15:00Z">
          <w:r w:rsidR="00CA7892" w:rsidDel="009F1BE2">
            <w:rPr>
              <w:rFonts w:ascii="Times New Roman" w:hAnsi="Times New Roman"/>
              <w:i/>
            </w:rPr>
            <w:delText>ForVarDeclaration</w:delText>
          </w:r>
        </w:del>
      </w:ins>
      <w:ins w:id="21698" w:author="Rev 7 Allen Wirfs-Brock" w:date="2012-04-24T18:15:00Z">
        <w:r w:rsidR="009F1BE2">
          <w:rPr>
            <w:rFonts w:ascii="Times New Roman" w:hAnsi="Times New Roman"/>
            <w:i/>
          </w:rPr>
          <w:t>ForBinding</w:t>
        </w:r>
      </w:ins>
      <w:ins w:id="21699" w:author="Rev 6 Allen Wirfs-Brock" w:date="2012-01-31T14:49:00Z">
        <w:r w:rsidR="00CA7892" w:rsidRPr="00E77497">
          <w:t xml:space="preserve"> </w:t>
        </w:r>
      </w:ins>
      <w:ins w:id="21700" w:author="Rev 6 Allen Wirfs-Brock" w:date="2012-01-31T13:45:00Z">
        <w:r>
          <w:rPr>
            <w:rFonts w:ascii="Courier New" w:hAnsi="Courier New"/>
            <w:b/>
          </w:rPr>
          <w:t>of</w:t>
        </w:r>
      </w:ins>
      <w:ins w:id="21701" w:author="Rev 6 Allen Wirfs-Brock" w:date="2012-01-31T13:44:00Z">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ins>
    </w:p>
    <w:p w14:paraId="7559019F" w14:textId="77777777" w:rsidR="00F5066A" w:rsidRPr="00E77497" w:rsidRDefault="00F5066A" w:rsidP="00F5066A">
      <w:pPr>
        <w:pStyle w:val="Alg4"/>
        <w:numPr>
          <w:ilvl w:val="0"/>
          <w:numId w:val="642"/>
        </w:numPr>
        <w:spacing w:after="220"/>
        <w:contextualSpacing/>
        <w:rPr>
          <w:ins w:id="21702" w:author="Rev 6 Allen Wirfs-Brock" w:date="2012-01-31T13:44:00Z"/>
        </w:rPr>
      </w:pPr>
      <w:ins w:id="21703" w:author="Rev 6 Allen Wirfs-Brock" w:date="2012-01-31T13:44:00Z">
        <w:r w:rsidRPr="00E77497">
          <w:t xml:space="preserve">Let </w:t>
        </w:r>
        <w:r w:rsidRPr="00E77497">
          <w:rPr>
            <w:i/>
          </w:rPr>
          <w:t xml:space="preserve">names </w:t>
        </w:r>
        <w:r w:rsidRPr="00E77497">
          <w:t xml:space="preserve">be </w:t>
        </w:r>
      </w:ins>
      <w:ins w:id="21704" w:author="Rev 6 Allen Wirfs-Brock" w:date="2012-02-01T13:36:00Z">
        <w:r w:rsidR="002F6D6F">
          <w:t xml:space="preserve">the </w:t>
        </w:r>
      </w:ins>
      <w:ins w:id="21705" w:author="Rev 6 Allen Wirfs-Brock" w:date="2012-01-31T13:44:00Z">
        <w:del w:id="21706" w:author="Rev 9 Allen Wirfs-Brock" w:date="2012-07-07T16:25:00Z">
          <w:r w:rsidRPr="00E77497" w:rsidDel="00201325">
            <w:delText>Bound</w:delText>
          </w:r>
        </w:del>
      </w:ins>
      <w:ins w:id="21707" w:author="Rev 6 Allen Wirfs-Brock" w:date="2012-02-01T13:36:00Z">
        <w:del w:id="21708" w:author="Rev 9 Allen Wirfs-Brock" w:date="2012-07-07T16:25:00Z">
          <w:r w:rsidR="002F6D6F" w:rsidDel="00201325">
            <w:delText xml:space="preserve"> </w:delText>
          </w:r>
        </w:del>
      </w:ins>
      <w:ins w:id="21709" w:author="Rev 6 Allen Wirfs-Brock" w:date="2012-01-31T13:44:00Z">
        <w:del w:id="21710" w:author="Rev 9 Allen Wirfs-Brock" w:date="2012-07-07T16:25:00Z">
          <w:r w:rsidRPr="00E77497" w:rsidDel="00201325">
            <w:delText>Names</w:delText>
          </w:r>
        </w:del>
      </w:ins>
      <w:ins w:id="21711" w:author="Rev 9 Allen Wirfs-Brock" w:date="2012-07-07T16:25:00Z">
        <w:r w:rsidR="00201325">
          <w:t>BoundNames</w:t>
        </w:r>
      </w:ins>
      <w:ins w:id="21712" w:author="Rev 6 Allen Wirfs-Brock" w:date="2012-01-31T13:44:00Z">
        <w:r w:rsidRPr="00E77497">
          <w:t xml:space="preserve"> of </w:t>
        </w:r>
      </w:ins>
      <w:ins w:id="21713" w:author="Rev 6 Allen Wirfs-Brock" w:date="2012-01-31T14:49:00Z">
        <w:del w:id="21714" w:author="Rev 7 Allen Wirfs-Brock" w:date="2012-04-24T18:15:00Z">
          <w:r w:rsidR="00CA7892" w:rsidDel="009F1BE2">
            <w:rPr>
              <w:i/>
            </w:rPr>
            <w:delText>ForVarDeclaration</w:delText>
          </w:r>
        </w:del>
      </w:ins>
      <w:ins w:id="21715" w:author="Rev 7 Allen Wirfs-Brock" w:date="2012-04-24T18:15:00Z">
        <w:r w:rsidR="009F1BE2">
          <w:rPr>
            <w:i/>
          </w:rPr>
          <w:t>ForBinding</w:t>
        </w:r>
      </w:ins>
      <w:ins w:id="21716" w:author="Rev 6 Allen Wirfs-Brock" w:date="2012-01-31T13:44:00Z">
        <w:r w:rsidRPr="00E77497">
          <w:t>.</w:t>
        </w:r>
      </w:ins>
    </w:p>
    <w:p w14:paraId="72A03828" w14:textId="77777777" w:rsidR="00F5066A" w:rsidRPr="00C7794D" w:rsidRDefault="00F5066A" w:rsidP="00F5066A">
      <w:pPr>
        <w:pStyle w:val="Alg4"/>
        <w:numPr>
          <w:ilvl w:val="0"/>
          <w:numId w:val="642"/>
        </w:numPr>
        <w:spacing w:after="220"/>
        <w:contextualSpacing/>
        <w:rPr>
          <w:ins w:id="21717" w:author="Rev 6 Allen Wirfs-Brock" w:date="2012-01-31T13:44:00Z"/>
          <w:i/>
        </w:rPr>
      </w:pPr>
      <w:ins w:id="21718" w:author="Rev 6 Allen Wirfs-Brock" w:date="2012-01-31T13:44:00Z">
        <w:r w:rsidRPr="00E77497">
          <w:t xml:space="preserve">Append to </w:t>
        </w:r>
        <w:r w:rsidRPr="00E77497">
          <w:rPr>
            <w:i/>
          </w:rPr>
          <w:t>names</w:t>
        </w:r>
        <w:r w:rsidRPr="00E77497">
          <w:t xml:space="preserve"> the elements of the </w:t>
        </w:r>
        <w:del w:id="21719" w:author="Rev 9 Allen Wirfs-Brock" w:date="2012-07-07T16:27:00Z">
          <w:r w:rsidRPr="00E77497" w:rsidDel="00201325">
            <w:delText>Var</w:delText>
          </w:r>
        </w:del>
      </w:ins>
      <w:ins w:id="21720" w:author="Rev 6 Allen Wirfs-Brock" w:date="2012-02-01T13:36:00Z">
        <w:del w:id="21721" w:author="Rev 9 Allen Wirfs-Brock" w:date="2012-07-07T16:27:00Z">
          <w:r w:rsidR="002F6D6F" w:rsidDel="00201325">
            <w:delText xml:space="preserve"> </w:delText>
          </w:r>
        </w:del>
      </w:ins>
      <w:ins w:id="21722" w:author="Rev 6 Allen Wirfs-Brock" w:date="2012-01-31T13:44:00Z">
        <w:del w:id="21723" w:author="Rev 9 Allen Wirfs-Brock" w:date="2012-07-07T16:27:00Z">
          <w:r w:rsidRPr="00E77497" w:rsidDel="00201325">
            <w:delText>Declared</w:delText>
          </w:r>
        </w:del>
      </w:ins>
      <w:ins w:id="21724" w:author="Rev 6 Allen Wirfs-Brock" w:date="2012-02-01T13:36:00Z">
        <w:del w:id="21725" w:author="Rev 9 Allen Wirfs-Brock" w:date="2012-07-07T16:27:00Z">
          <w:r w:rsidR="002F6D6F" w:rsidDel="00201325">
            <w:delText xml:space="preserve"> </w:delText>
          </w:r>
        </w:del>
      </w:ins>
      <w:ins w:id="21726" w:author="Rev 6 Allen Wirfs-Brock" w:date="2012-01-31T13:44:00Z">
        <w:del w:id="21727" w:author="Rev 9 Allen Wirfs-Brock" w:date="2012-07-07T16:27:00Z">
          <w:r w:rsidRPr="00E77497" w:rsidDel="00201325">
            <w:delText>Names</w:delText>
          </w:r>
        </w:del>
      </w:ins>
      <w:ins w:id="21728" w:author="Rev 9 Allen Wirfs-Brock" w:date="2012-07-07T16:27:00Z">
        <w:r w:rsidR="00201325">
          <w:t>VarDeclaredNames</w:t>
        </w:r>
      </w:ins>
      <w:ins w:id="21729" w:author="Rev 6 Allen Wirfs-Brock" w:date="2012-01-31T13:44:00Z">
        <w:r w:rsidRPr="00E77497">
          <w:t xml:space="preserve"> of </w:t>
        </w:r>
        <w:r w:rsidRPr="00E77497">
          <w:rPr>
            <w:i/>
          </w:rPr>
          <w:t>Statement</w:t>
        </w:r>
        <w:r w:rsidRPr="00E77497">
          <w:rPr>
            <w:rStyle w:val="bnf"/>
          </w:rPr>
          <w:t>.</w:t>
        </w:r>
      </w:ins>
    </w:p>
    <w:p w14:paraId="07973911" w14:textId="77777777" w:rsidR="00F5066A" w:rsidRPr="006B6D0A" w:rsidRDefault="00F5066A" w:rsidP="00F5066A">
      <w:pPr>
        <w:pStyle w:val="Alg4"/>
        <w:numPr>
          <w:ilvl w:val="0"/>
          <w:numId w:val="642"/>
        </w:numPr>
        <w:spacing w:after="220"/>
        <w:contextualSpacing/>
        <w:rPr>
          <w:ins w:id="21730" w:author="Rev 6 Allen Wirfs-Brock" w:date="2012-01-31T13:44:00Z"/>
          <w:rStyle w:val="bnf"/>
        </w:rPr>
      </w:pPr>
      <w:ins w:id="21731" w:author="Rev 6 Allen Wirfs-Brock" w:date="2012-01-31T13:44:00Z">
        <w:r w:rsidRPr="004D1BD1">
          <w:t xml:space="preserve">Return </w:t>
        </w:r>
        <w:r w:rsidRPr="003B4312">
          <w:rPr>
            <w:rStyle w:val="bnf"/>
          </w:rPr>
          <w:t>names</w:t>
        </w:r>
      </w:ins>
    </w:p>
    <w:p w14:paraId="4F74EF42" w14:textId="77777777" w:rsidR="00F5066A" w:rsidRPr="00E77497" w:rsidRDefault="00F5066A" w:rsidP="00F5066A">
      <w:pPr>
        <w:jc w:val="left"/>
        <w:rPr>
          <w:ins w:id="21732" w:author="Rev 6 Allen Wirfs-Brock" w:date="2012-01-31T13:44:00Z"/>
        </w:rPr>
      </w:pPr>
      <w:ins w:id="21733" w:author="Rev 6 Allen Wirfs-Brock" w:date="2012-01-31T13:44: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Pr>
            <w:rFonts w:ascii="Courier New" w:hAnsi="Courier New"/>
            <w:b/>
          </w:rPr>
          <w:t xml:space="preserve"> </w:t>
        </w:r>
        <w:r w:rsidRPr="00200A53">
          <w:rPr>
            <w:rStyle w:val="bnf"/>
          </w:rPr>
          <w:t>ForDeclaration</w:t>
        </w:r>
        <w:r w:rsidRPr="00E77497">
          <w:t xml:space="preserve"> </w:t>
        </w:r>
      </w:ins>
      <w:ins w:id="21734" w:author="Rev 6 Allen Wirfs-Brock" w:date="2012-01-31T13:45:00Z">
        <w:r>
          <w:rPr>
            <w:rFonts w:ascii="Courier New" w:hAnsi="Courier New"/>
            <w:b/>
          </w:rPr>
          <w:t>of</w:t>
        </w:r>
      </w:ins>
      <w:ins w:id="21735" w:author="Rev 6 Allen Wirfs-Brock" w:date="2012-01-31T13:44:00Z">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540B85A6" w14:textId="77777777" w:rsidR="00F5066A" w:rsidRPr="00E77497" w:rsidRDefault="00F5066A" w:rsidP="00F5066A">
      <w:pPr>
        <w:pStyle w:val="Alg4"/>
        <w:numPr>
          <w:ilvl w:val="0"/>
          <w:numId w:val="643"/>
        </w:numPr>
        <w:spacing w:after="220"/>
        <w:contextualSpacing/>
        <w:rPr>
          <w:ins w:id="21736" w:author="Rev 6 Allen Wirfs-Brock" w:date="2012-01-31T13:44:00Z"/>
        </w:rPr>
      </w:pPr>
      <w:ins w:id="21737" w:author="Rev 6 Allen Wirfs-Brock" w:date="2012-01-31T13:44:00Z">
        <w:r w:rsidRPr="00E77497">
          <w:t xml:space="preserve">Return the </w:t>
        </w:r>
        <w:del w:id="21738" w:author="Rev 9 Allen Wirfs-Brock" w:date="2012-07-07T16:27:00Z">
          <w:r w:rsidRPr="00E77497" w:rsidDel="00201325">
            <w:delText>Var</w:delText>
          </w:r>
        </w:del>
      </w:ins>
      <w:ins w:id="21739" w:author="Rev 6 Allen Wirfs-Brock" w:date="2012-02-01T13:37:00Z">
        <w:del w:id="21740" w:author="Rev 9 Allen Wirfs-Brock" w:date="2012-07-07T16:27:00Z">
          <w:r w:rsidR="002F6D6F" w:rsidDel="00201325">
            <w:delText xml:space="preserve"> </w:delText>
          </w:r>
        </w:del>
      </w:ins>
      <w:ins w:id="21741" w:author="Rev 6 Allen Wirfs-Brock" w:date="2012-01-31T13:44:00Z">
        <w:del w:id="21742" w:author="Rev 9 Allen Wirfs-Brock" w:date="2012-07-07T16:27:00Z">
          <w:r w:rsidRPr="00E77497" w:rsidDel="00201325">
            <w:delText>Declared</w:delText>
          </w:r>
        </w:del>
      </w:ins>
      <w:ins w:id="21743" w:author="Rev 6 Allen Wirfs-Brock" w:date="2012-02-01T13:37:00Z">
        <w:del w:id="21744" w:author="Rev 9 Allen Wirfs-Brock" w:date="2012-07-07T16:27:00Z">
          <w:r w:rsidR="002F6D6F" w:rsidDel="00201325">
            <w:delText xml:space="preserve"> </w:delText>
          </w:r>
        </w:del>
      </w:ins>
      <w:ins w:id="21745" w:author="Rev 6 Allen Wirfs-Brock" w:date="2012-01-31T13:44:00Z">
        <w:del w:id="21746" w:author="Rev 9 Allen Wirfs-Brock" w:date="2012-07-07T16:27:00Z">
          <w:r w:rsidRPr="00E77497" w:rsidDel="00201325">
            <w:delText>Names</w:delText>
          </w:r>
        </w:del>
      </w:ins>
      <w:ins w:id="21747" w:author="Rev 9 Allen Wirfs-Brock" w:date="2012-07-07T16:27:00Z">
        <w:r w:rsidR="00201325">
          <w:t>VarDeclaredNames</w:t>
        </w:r>
      </w:ins>
      <w:ins w:id="21748" w:author="Rev 6 Allen Wirfs-Brock" w:date="2012-01-31T13:44:00Z">
        <w:r w:rsidRPr="00E77497">
          <w:t xml:space="preserve"> of </w:t>
        </w:r>
        <w:r w:rsidRPr="00E77497">
          <w:rPr>
            <w:i/>
          </w:rPr>
          <w:t>Statement</w:t>
        </w:r>
        <w:r w:rsidRPr="00E77497">
          <w:t>.</w:t>
        </w:r>
      </w:ins>
    </w:p>
    <w:p w14:paraId="591326DE" w14:textId="77777777" w:rsidR="00F5066A" w:rsidRPr="00E77497" w:rsidRDefault="00F5066A" w:rsidP="00F5066A">
      <w:pPr>
        <w:pStyle w:val="40"/>
        <w:numPr>
          <w:ilvl w:val="0"/>
          <w:numId w:val="0"/>
        </w:numPr>
        <w:rPr>
          <w:ins w:id="21749" w:author="Rev 6 Allen Wirfs-Brock" w:date="2012-01-31T13:39:00Z"/>
        </w:rPr>
      </w:pPr>
      <w:ins w:id="21750" w:author="Rev 6 Allen Wirfs-Brock" w:date="2012-01-31T13:39:00Z">
        <w:r w:rsidRPr="00E77497">
          <w:t>Runtime Semantics</w:t>
        </w:r>
      </w:ins>
    </w:p>
    <w:p w14:paraId="4EC6EC43" w14:textId="77777777" w:rsidR="009F5E7D" w:rsidRDefault="009F5E7D" w:rsidP="009F5E7D">
      <w:pPr>
        <w:keepNext/>
        <w:rPr>
          <w:ins w:id="21751" w:author="Rev 6 Allen Wirfs-Brock" w:date="2012-02-01T11:06:00Z"/>
          <w:rFonts w:ascii="Helvetica" w:hAnsi="Helvetica"/>
          <w:b/>
          <w:spacing w:val="6"/>
        </w:rPr>
      </w:pPr>
      <w:ins w:id="21752" w:author="Rev 6 Allen Wirfs-Brock" w:date="2012-02-01T11:06:00Z">
        <w:r w:rsidRPr="00E77497">
          <w:rPr>
            <w:rFonts w:ascii="Helvetica" w:hAnsi="Helvetica"/>
            <w:b/>
          </w:rPr>
          <w:t xml:space="preserve">Runtime Semantics: </w:t>
        </w:r>
        <w:r w:rsidRPr="00E77497">
          <w:rPr>
            <w:rFonts w:ascii="Helvetica" w:hAnsi="Helvetica"/>
            <w:b/>
            <w:spacing w:val="6"/>
          </w:rPr>
          <w:t xml:space="preserve">Binding </w:t>
        </w:r>
        <w:r>
          <w:rPr>
            <w:rFonts w:ascii="Helvetica" w:hAnsi="Helvetica"/>
            <w:b/>
            <w:spacing w:val="6"/>
          </w:rPr>
          <w:t>Instantiation</w:t>
        </w:r>
      </w:ins>
    </w:p>
    <w:p w14:paraId="4062A978" w14:textId="77777777" w:rsidR="009F5E7D" w:rsidRPr="00FA3203" w:rsidRDefault="009F5E7D" w:rsidP="009F5E7D">
      <w:pPr>
        <w:ind w:left="360"/>
        <w:rPr>
          <w:ins w:id="21753" w:author="Rev 6 Allen Wirfs-Brock" w:date="2012-02-01T11:06:00Z"/>
        </w:rPr>
      </w:pPr>
      <w:ins w:id="21754" w:author="Rev 6 Allen Wirfs-Brock" w:date="2012-02-01T11:06:00Z">
        <w:r>
          <w:t>W</w:t>
        </w:r>
        <w:r w:rsidRPr="004418C4">
          <w:t xml:space="preserve">ith arguments </w:t>
        </w:r>
        <w:r w:rsidRPr="004418C4">
          <w:rPr>
            <w:rFonts w:ascii="Times New Roman" w:hAnsi="Times New Roman"/>
            <w:i/>
          </w:rPr>
          <w:t>value</w:t>
        </w:r>
        <w:r w:rsidRPr="004418C4">
          <w:t xml:space="preserve"> and </w:t>
        </w:r>
      </w:ins>
      <w:ins w:id="21755" w:author="Rev 6 Allen Wirfs-Brock" w:date="2012-02-27T16:31:00Z">
        <w:r w:rsidR="00767E5E">
          <w:rPr>
            <w:rFonts w:ascii="Times New Roman" w:hAnsi="Times New Roman"/>
            <w:i/>
          </w:rPr>
          <w:t>environment</w:t>
        </w:r>
      </w:ins>
      <w:ins w:id="21756" w:author="Rev 6 Allen Wirfs-Brock" w:date="2012-02-01T11:06:00Z">
        <w:r>
          <w:t>.</w:t>
        </w:r>
      </w:ins>
    </w:p>
    <w:p w14:paraId="240C4659" w14:textId="77777777" w:rsidR="00F04E83" w:rsidRPr="00E77497" w:rsidRDefault="00F04E83" w:rsidP="00F04E83">
      <w:pPr>
        <w:rPr>
          <w:ins w:id="21757" w:author="Rev 6 Allen Wirfs-Brock" w:date="2012-02-01T11:08:00Z"/>
        </w:rPr>
      </w:pPr>
      <w:ins w:id="21758" w:author="Rev 6 Allen Wirfs-Brock" w:date="2012-02-01T11:08:00Z">
        <w:r w:rsidRPr="001A6405">
          <w:rPr>
            <w:rFonts w:ascii="Times New Roman" w:hAnsi="Times New Roman"/>
            <w:i/>
          </w:rPr>
          <w:t>ForDeclaration</w:t>
        </w:r>
        <w:r>
          <w:rPr>
            <w:rFonts w:ascii="Times New Roman" w:hAnsi="Times New Roman"/>
            <w:i/>
          </w:rPr>
          <w:t xml:space="preserve"> </w:t>
        </w:r>
        <w:r w:rsidRPr="00E77497">
          <w:rPr>
            <w:b/>
          </w:rPr>
          <w:t>:</w:t>
        </w:r>
        <w:r w:rsidRPr="00E77497">
          <w:rPr>
            <w:rFonts w:ascii="Times New Roman" w:hAnsi="Times New Roman"/>
            <w:i/>
          </w:rPr>
          <w:t xml:space="preserve"> </w:t>
        </w:r>
        <w:r w:rsidRPr="000B0083">
          <w:rPr>
            <w:rFonts w:ascii="Times New Roman" w:hAnsi="Times New Roman"/>
            <w:i/>
          </w:rPr>
          <w:t xml:space="preserve"> </w:t>
        </w:r>
      </w:ins>
      <w:ins w:id="21759" w:author="Rev 6 Allen Wirfs-Brock" w:date="2012-02-26T13:37:00Z">
        <w:r w:rsidR="00DB251D" w:rsidRPr="00451D9D">
          <w:rPr>
            <w:rFonts w:ascii="Times New Roman" w:hAnsi="Times New Roman"/>
            <w:i/>
          </w:rPr>
          <w:t>LetOrConst</w:t>
        </w:r>
        <w:r w:rsidR="00DB251D" w:rsidRPr="00DB251D">
          <w:rPr>
            <w:rFonts w:ascii="Courier New" w:hAnsi="Courier New"/>
            <w:b/>
            <w:i/>
          </w:rPr>
          <w:t xml:space="preserve"> </w:t>
        </w:r>
      </w:ins>
      <w:ins w:id="21760" w:author="Rev 6 Allen Wirfs-Brock" w:date="2012-02-01T11:08:00Z">
        <w:r w:rsidRPr="000B0083">
          <w:rPr>
            <w:rFonts w:ascii="Times New Roman" w:hAnsi="Times New Roman"/>
            <w:i/>
          </w:rPr>
          <w:t>ForBinding</w:t>
        </w:r>
        <w:r w:rsidRPr="00E77497">
          <w:rPr>
            <w:rFonts w:ascii="Times New Roman" w:hAnsi="Times New Roman"/>
            <w:i/>
          </w:rPr>
          <w:t xml:space="preserve"> </w:t>
        </w:r>
      </w:ins>
    </w:p>
    <w:p w14:paraId="05F39170" w14:textId="77777777" w:rsidR="00F04E83" w:rsidRPr="00E77497" w:rsidRDefault="00F04E83" w:rsidP="00390EC9">
      <w:pPr>
        <w:pStyle w:val="Alg4"/>
        <w:numPr>
          <w:ilvl w:val="0"/>
          <w:numId w:val="650"/>
        </w:numPr>
        <w:rPr>
          <w:ins w:id="21761" w:author="Rev 6 Allen Wirfs-Brock" w:date="2012-02-01T11:09:00Z"/>
          <w:i/>
        </w:rPr>
      </w:pPr>
      <w:ins w:id="21762" w:author="Rev 6 Allen Wirfs-Brock" w:date="2012-02-01T11:09:00Z">
        <w:r w:rsidRPr="00E77497">
          <w:t xml:space="preserve">For each element </w:t>
        </w:r>
      </w:ins>
      <w:ins w:id="21763" w:author="Rev 6 Allen Wirfs-Brock" w:date="2012-02-01T11:10:00Z">
        <w:r>
          <w:rPr>
            <w:i/>
          </w:rPr>
          <w:t>name</w:t>
        </w:r>
      </w:ins>
      <w:ins w:id="21764" w:author="Rev 6 Allen Wirfs-Brock" w:date="2012-02-01T11:09:00Z">
        <w:r w:rsidRPr="00E77497">
          <w:t xml:space="preserve"> of the </w:t>
        </w:r>
        <w:del w:id="21765" w:author="Rev 9 Allen Wirfs-Brock" w:date="2012-07-07T16:25:00Z">
          <w:r w:rsidRPr="00E77497" w:rsidDel="00201325">
            <w:delText>Bound</w:delText>
          </w:r>
        </w:del>
      </w:ins>
      <w:ins w:id="21766" w:author="Rev 6 Allen Wirfs-Brock" w:date="2012-02-01T13:37:00Z">
        <w:del w:id="21767" w:author="Rev 9 Allen Wirfs-Brock" w:date="2012-07-07T16:25:00Z">
          <w:r w:rsidR="002F6D6F" w:rsidDel="00201325">
            <w:delText xml:space="preserve"> </w:delText>
          </w:r>
        </w:del>
      </w:ins>
      <w:ins w:id="21768" w:author="Rev 6 Allen Wirfs-Brock" w:date="2012-02-01T11:09:00Z">
        <w:del w:id="21769" w:author="Rev 9 Allen Wirfs-Brock" w:date="2012-07-07T16:25:00Z">
          <w:r w:rsidRPr="00E77497" w:rsidDel="00201325">
            <w:delText>Names</w:delText>
          </w:r>
        </w:del>
      </w:ins>
      <w:ins w:id="21770" w:author="Rev 9 Allen Wirfs-Brock" w:date="2012-07-07T16:25:00Z">
        <w:r w:rsidR="00201325">
          <w:t>BoundNames</w:t>
        </w:r>
      </w:ins>
      <w:ins w:id="21771" w:author="Rev 6 Allen Wirfs-Brock" w:date="2012-02-01T11:09:00Z">
        <w:r w:rsidRPr="00E77497">
          <w:t xml:space="preserve"> of </w:t>
        </w:r>
        <w:r>
          <w:rPr>
            <w:i/>
          </w:rPr>
          <w:t>ForBinding</w:t>
        </w:r>
        <w:r w:rsidRPr="00E77497">
          <w:t xml:space="preserve"> do</w:t>
        </w:r>
      </w:ins>
    </w:p>
    <w:p w14:paraId="6C1F25A4" w14:textId="77777777" w:rsidR="00EC0EFF" w:rsidRPr="00EC0EFF" w:rsidRDefault="00EC0EFF" w:rsidP="00EC0EFF">
      <w:pPr>
        <w:pStyle w:val="Alg4"/>
        <w:numPr>
          <w:ilvl w:val="1"/>
          <w:numId w:val="650"/>
        </w:numPr>
        <w:spacing w:after="220"/>
        <w:contextualSpacing/>
        <w:rPr>
          <w:ins w:id="21772" w:author="Rev 6 Allen Wirfs-Brock" w:date="2012-02-26T13:50:00Z"/>
        </w:rPr>
      </w:pPr>
      <w:ins w:id="21773" w:author="Rev 6 Allen Wirfs-Brock" w:date="2012-02-26T13:50:00Z">
        <w:r>
          <w:t xml:space="preserve">If IsConstantDeclaration of </w:t>
        </w:r>
        <w:r w:rsidRPr="00451D9D">
          <w:rPr>
            <w:i/>
          </w:rPr>
          <w:t>LetOrConst</w:t>
        </w:r>
        <w:r>
          <w:t xml:space="preserve"> is </w:t>
        </w:r>
        <w:r w:rsidRPr="00EC0EFF">
          <w:rPr>
            <w:b/>
          </w:rPr>
          <w:t>false</w:t>
        </w:r>
        <w:r>
          <w:t>, then</w:t>
        </w:r>
      </w:ins>
    </w:p>
    <w:p w14:paraId="01F3E803" w14:textId="77777777" w:rsidR="00F04E83" w:rsidRPr="00E77497" w:rsidRDefault="00F04E83" w:rsidP="00EC0EFF">
      <w:pPr>
        <w:pStyle w:val="Alg4"/>
        <w:numPr>
          <w:ilvl w:val="2"/>
          <w:numId w:val="650"/>
        </w:numPr>
        <w:spacing w:after="220"/>
        <w:contextualSpacing/>
        <w:rPr>
          <w:ins w:id="21774" w:author="Rev 6 Allen Wirfs-Brock" w:date="2012-02-01T11:09:00Z"/>
        </w:rPr>
      </w:pPr>
      <w:ins w:id="21775" w:author="Rev 6 Allen Wirfs-Brock" w:date="2012-02-01T11:09:00Z">
        <w:r w:rsidRPr="00E77497">
          <w:t xml:space="preserve">Call </w:t>
        </w:r>
      </w:ins>
      <w:ins w:id="21776" w:author="Rev 6 Allen Wirfs-Brock" w:date="2012-02-27T16:31:00Z">
        <w:r w:rsidR="00767E5E">
          <w:rPr>
            <w:i/>
          </w:rPr>
          <w:t>environment</w:t>
        </w:r>
      </w:ins>
      <w:ins w:id="21777" w:author="Rev 6 Allen Wirfs-Brock" w:date="2012-02-01T11:09:00Z">
        <w:r w:rsidRPr="00E77497">
          <w:t xml:space="preserve">’s </w:t>
        </w:r>
      </w:ins>
      <w:ins w:id="21778" w:author="Rev 6 Allen Wirfs-Brock" w:date="2012-02-01T11:12:00Z">
        <w:r w:rsidRPr="00E77497">
          <w:t xml:space="preserve">CreateMutableBinding concrete method </w:t>
        </w:r>
      </w:ins>
      <w:ins w:id="21779" w:author="Rev 6 Allen Wirfs-Brock" w:date="2012-02-01T11:19:00Z">
        <w:r w:rsidR="000B07FE">
          <w:t>with argument</w:t>
        </w:r>
      </w:ins>
      <w:ins w:id="21780" w:author="Rev 6 Allen Wirfs-Brock" w:date="2012-02-01T11:12:00Z">
        <w:r w:rsidRPr="00E77497">
          <w:t xml:space="preserve"> </w:t>
        </w:r>
        <w:r>
          <w:rPr>
            <w:i/>
          </w:rPr>
          <w:t>name</w:t>
        </w:r>
        <w:r w:rsidRPr="00E77497">
          <w:t>.</w:t>
        </w:r>
      </w:ins>
    </w:p>
    <w:p w14:paraId="05187011" w14:textId="77777777" w:rsidR="00EC0EFF" w:rsidRDefault="00EC0EFF" w:rsidP="00EC0EFF">
      <w:pPr>
        <w:pStyle w:val="Alg4"/>
        <w:numPr>
          <w:ilvl w:val="1"/>
          <w:numId w:val="650"/>
        </w:numPr>
        <w:spacing w:after="220"/>
        <w:contextualSpacing/>
        <w:rPr>
          <w:ins w:id="21781" w:author="Rev 6 Allen Wirfs-Brock" w:date="2012-02-26T13:50:00Z"/>
        </w:rPr>
      </w:pPr>
      <w:ins w:id="21782" w:author="Rev 6 Allen Wirfs-Brock" w:date="2012-02-26T13:51:00Z">
        <w:r>
          <w:t xml:space="preserve">Else, </w:t>
        </w:r>
      </w:ins>
    </w:p>
    <w:p w14:paraId="158FFFC4" w14:textId="77777777" w:rsidR="00EC0EFF" w:rsidRPr="00E77497" w:rsidRDefault="00EC0EFF" w:rsidP="00EC0EFF">
      <w:pPr>
        <w:pStyle w:val="Alg4"/>
        <w:numPr>
          <w:ilvl w:val="2"/>
          <w:numId w:val="650"/>
        </w:numPr>
        <w:spacing w:after="220"/>
        <w:contextualSpacing/>
        <w:rPr>
          <w:ins w:id="21783" w:author="Rev 6 Allen Wirfs-Brock" w:date="2012-02-26T13:51:00Z"/>
        </w:rPr>
      </w:pPr>
      <w:ins w:id="21784" w:author="Rev 6 Allen Wirfs-Brock" w:date="2012-02-26T13:51:00Z">
        <w:r w:rsidRPr="00E77497">
          <w:t xml:space="preserve">Call </w:t>
        </w:r>
      </w:ins>
      <w:ins w:id="21785" w:author="Rev 6 Allen Wirfs-Brock" w:date="2012-02-27T16:31:00Z">
        <w:r w:rsidR="00767E5E">
          <w:rPr>
            <w:i/>
          </w:rPr>
          <w:t>environment</w:t>
        </w:r>
      </w:ins>
      <w:ins w:id="21786" w:author="Rev 6 Allen Wirfs-Brock" w:date="2012-02-26T13:51:00Z">
        <w:r w:rsidRPr="00E77497">
          <w:t xml:space="preserve">’s CreateImmutableBinding concrete method </w:t>
        </w:r>
        <w:r>
          <w:t>with argument</w:t>
        </w:r>
        <w:r w:rsidRPr="00E77497">
          <w:t xml:space="preserve"> </w:t>
        </w:r>
        <w:r>
          <w:rPr>
            <w:i/>
          </w:rPr>
          <w:t>name</w:t>
        </w:r>
        <w:r w:rsidRPr="00E77497">
          <w:t>.</w:t>
        </w:r>
      </w:ins>
    </w:p>
    <w:p w14:paraId="5053C687" w14:textId="77777777" w:rsidR="00F04E83" w:rsidRPr="00E77497" w:rsidRDefault="00F04E83" w:rsidP="00F04E83">
      <w:pPr>
        <w:pStyle w:val="Alg4"/>
        <w:numPr>
          <w:ilvl w:val="0"/>
          <w:numId w:val="650"/>
        </w:numPr>
        <w:spacing w:after="220"/>
        <w:contextualSpacing/>
        <w:rPr>
          <w:ins w:id="21787" w:author="Rev 6 Allen Wirfs-Brock" w:date="2012-02-01T11:08:00Z"/>
        </w:rPr>
      </w:pPr>
      <w:ins w:id="21788" w:author="Rev 6 Allen Wirfs-Brock" w:date="2012-02-01T11:08:00Z">
        <w:del w:id="21789" w:author="Rev 9 Allen Wirfs-Brock" w:date="2012-07-07T17:07:00Z">
          <w:r w:rsidRPr="004418C4" w:rsidDel="00DE0144">
            <w:delText>Perform</w:delText>
          </w:r>
        </w:del>
      </w:ins>
      <w:ins w:id="21790" w:author="Rev 9 Allen Wirfs-Brock" w:date="2012-07-07T17:07:00Z">
        <w:r w:rsidR="00DE0144">
          <w:t>Return the result of performing</w:t>
        </w:r>
      </w:ins>
      <w:ins w:id="21791" w:author="Rev 6 Allen Wirfs-Brock" w:date="2012-02-01T11:08:00Z">
        <w:r w:rsidRPr="004418C4">
          <w:t xml:space="preserve"> Binding </w:t>
        </w:r>
      </w:ins>
      <w:ins w:id="21792" w:author="Rev 6 Allen Wirfs-Brock" w:date="2012-02-27T15:46:00Z">
        <w:r w:rsidR="00A113E2">
          <w:t>Initialisation</w:t>
        </w:r>
      </w:ins>
      <w:ins w:id="21793" w:author="Rev 6 Allen Wirfs-Brock" w:date="2012-02-01T11:08:00Z">
        <w:r w:rsidRPr="004418C4">
          <w:t xml:space="preserve"> for </w:t>
        </w:r>
        <w:r w:rsidRPr="000B0083">
          <w:rPr>
            <w:i/>
          </w:rPr>
          <w:t>For</w:t>
        </w:r>
        <w:r>
          <w:rPr>
            <w:i/>
          </w:rPr>
          <w:t>Binding</w:t>
        </w:r>
        <w:r w:rsidRPr="004418C4">
          <w:t xml:space="preserve"> passing</w:t>
        </w:r>
        <w:r w:rsidRPr="004418C4">
          <w:rPr>
            <w:i/>
          </w:rPr>
          <w:t xml:space="preserve"> </w:t>
        </w:r>
        <w:r>
          <w:rPr>
            <w:i/>
          </w:rPr>
          <w:t>value</w:t>
        </w:r>
        <w:r>
          <w:t xml:space="preserve"> </w:t>
        </w:r>
        <w:r w:rsidRPr="004418C4">
          <w:t xml:space="preserve">and </w:t>
        </w:r>
      </w:ins>
      <w:ins w:id="21794" w:author="Rev 6 Allen Wirfs-Brock" w:date="2012-02-27T16:31:00Z">
        <w:r w:rsidR="00767E5E">
          <w:rPr>
            <w:i/>
          </w:rPr>
          <w:t>environment</w:t>
        </w:r>
      </w:ins>
      <w:ins w:id="21795" w:author="Rev 6 Allen Wirfs-Brock" w:date="2012-02-01T11:11:00Z">
        <w:r w:rsidRPr="004418C4">
          <w:t xml:space="preserve"> </w:t>
        </w:r>
      </w:ins>
      <w:ins w:id="21796" w:author="Rev 6 Allen Wirfs-Brock" w:date="2012-02-01T11:08:00Z">
        <w:r w:rsidRPr="004418C4">
          <w:t>as the arguments.</w:t>
        </w:r>
      </w:ins>
    </w:p>
    <w:p w14:paraId="38F40CD0" w14:textId="77777777" w:rsidR="00F84DC3" w:rsidDel="009F1BE2" w:rsidRDefault="00F84DC3" w:rsidP="00F84DC3">
      <w:pPr>
        <w:keepNext/>
        <w:rPr>
          <w:ins w:id="21797" w:author="Rev 6 Allen Wirfs-Brock" w:date="2012-01-31T14:10:00Z"/>
          <w:del w:id="21798" w:author="Rev 7 Allen Wirfs-Brock" w:date="2012-04-24T18:18:00Z"/>
          <w:rFonts w:ascii="Helvetica" w:hAnsi="Helvetica"/>
          <w:b/>
          <w:spacing w:val="6"/>
        </w:rPr>
      </w:pPr>
      <w:ins w:id="21799" w:author="Rev 6 Allen Wirfs-Brock" w:date="2012-01-31T14:10:00Z">
        <w:del w:id="21800" w:author="Rev 7 Allen Wirfs-Brock" w:date="2012-04-24T18:18:00Z">
          <w:r w:rsidRPr="00E77497" w:rsidDel="009F1BE2">
            <w:rPr>
              <w:rFonts w:ascii="Helvetica" w:hAnsi="Helvetica"/>
              <w:b/>
            </w:rPr>
            <w:delText xml:space="preserve">Runtime Semantics: </w:delText>
          </w:r>
          <w:r w:rsidRPr="00E77497" w:rsidDel="009F1BE2">
            <w:rPr>
              <w:rFonts w:ascii="Helvetica" w:hAnsi="Helvetica"/>
              <w:b/>
              <w:spacing w:val="6"/>
            </w:rPr>
            <w:delText xml:space="preserve">Binding </w:delText>
          </w:r>
        </w:del>
      </w:ins>
      <w:ins w:id="21801" w:author="Rev 6 Allen Wirfs-Brock" w:date="2012-02-27T15:46:00Z">
        <w:del w:id="21802" w:author="Rev 7 Allen Wirfs-Brock" w:date="2012-04-24T18:18:00Z">
          <w:r w:rsidR="00A113E2" w:rsidDel="009F1BE2">
            <w:rPr>
              <w:rFonts w:ascii="Helvetica" w:hAnsi="Helvetica"/>
              <w:b/>
              <w:spacing w:val="6"/>
            </w:rPr>
            <w:delText>Initialisation</w:delText>
          </w:r>
        </w:del>
      </w:ins>
    </w:p>
    <w:p w14:paraId="059C489B" w14:textId="77777777" w:rsidR="00F84DC3" w:rsidRPr="00FA3203" w:rsidDel="009F1BE2" w:rsidRDefault="00F84DC3" w:rsidP="00F84DC3">
      <w:pPr>
        <w:ind w:left="360"/>
        <w:rPr>
          <w:ins w:id="21803" w:author="Rev 6 Allen Wirfs-Brock" w:date="2012-01-31T14:10:00Z"/>
          <w:del w:id="21804" w:author="Rev 7 Allen Wirfs-Brock" w:date="2012-04-24T18:18:00Z"/>
        </w:rPr>
      </w:pPr>
      <w:ins w:id="21805" w:author="Rev 6 Allen Wirfs-Brock" w:date="2012-01-31T14:10:00Z">
        <w:del w:id="21806" w:author="Rev 7 Allen Wirfs-Brock" w:date="2012-04-24T18:18:00Z">
          <w:r w:rsidDel="009F1BE2">
            <w:delText>W</w:delText>
          </w:r>
          <w:r w:rsidRPr="004418C4" w:rsidDel="009F1BE2">
            <w:delText xml:space="preserve">ith arguments </w:delText>
          </w:r>
          <w:r w:rsidRPr="004418C4" w:rsidDel="009F1BE2">
            <w:rPr>
              <w:rFonts w:ascii="Times New Roman" w:hAnsi="Times New Roman"/>
              <w:i/>
            </w:rPr>
            <w:delText>value</w:delText>
          </w:r>
          <w:r w:rsidRPr="004418C4" w:rsidDel="009F1BE2">
            <w:delText xml:space="preserve"> and </w:delText>
          </w:r>
        </w:del>
      </w:ins>
      <w:ins w:id="21807" w:author="Rev 6 Allen Wirfs-Brock" w:date="2012-02-27T16:31:00Z">
        <w:del w:id="21808" w:author="Rev 7 Allen Wirfs-Brock" w:date="2012-04-24T18:18:00Z">
          <w:r w:rsidR="00767E5E" w:rsidDel="009F1BE2">
            <w:rPr>
              <w:rFonts w:ascii="Times New Roman" w:hAnsi="Times New Roman"/>
              <w:i/>
            </w:rPr>
            <w:delText>environment</w:delText>
          </w:r>
        </w:del>
      </w:ins>
      <w:ins w:id="21809" w:author="Rev 6 Allen Wirfs-Brock" w:date="2012-01-31T14:10:00Z">
        <w:del w:id="21810" w:author="Rev 7 Allen Wirfs-Brock" w:date="2012-04-24T18:18:00Z">
          <w:r w:rsidDel="009F1BE2">
            <w:delText>.</w:delText>
          </w:r>
        </w:del>
      </w:ins>
    </w:p>
    <w:p w14:paraId="579A08E5" w14:textId="77777777" w:rsidR="00F84DC3" w:rsidRPr="008E00F6" w:rsidDel="009F1BE2" w:rsidRDefault="00F84DC3" w:rsidP="00F84DC3">
      <w:pPr>
        <w:rPr>
          <w:ins w:id="21811" w:author="Rev 6 Allen Wirfs-Brock" w:date="2012-01-31T14:10:00Z"/>
          <w:del w:id="21812" w:author="Rev 7 Allen Wirfs-Brock" w:date="2012-04-24T18:18:00Z"/>
          <w:sz w:val="18"/>
        </w:rPr>
      </w:pPr>
      <w:ins w:id="21813" w:author="Rev 6 Allen Wirfs-Brock" w:date="2012-01-31T14:10:00Z">
        <w:del w:id="21814" w:author="Rev 7 Allen Wirfs-Brock" w:date="2012-04-24T18:18:00Z">
          <w:r w:rsidRPr="008E00F6" w:rsidDel="009F1BE2">
            <w:rPr>
              <w:sz w:val="18"/>
            </w:rPr>
            <w:delText>NOTE</w:delText>
          </w:r>
          <w:r w:rsidRPr="008E00F6" w:rsidDel="009F1BE2">
            <w:rPr>
              <w:sz w:val="18"/>
            </w:rPr>
            <w:tab/>
          </w:r>
          <w:r w:rsidRPr="008E00F6" w:rsidDel="009F1BE2">
            <w:rPr>
              <w:b/>
              <w:sz w:val="18"/>
            </w:rPr>
            <w:delText>undefined</w:delText>
          </w:r>
          <w:r w:rsidRPr="008E00F6" w:rsidDel="009F1BE2">
            <w:rPr>
              <w:sz w:val="18"/>
            </w:rPr>
            <w:delText xml:space="preserve"> is passed for </w:delText>
          </w:r>
          <w:r w:rsidRPr="008E00F6" w:rsidDel="009F1BE2">
            <w:rPr>
              <w:rFonts w:ascii="Times New Roman" w:hAnsi="Times New Roman"/>
              <w:i/>
              <w:sz w:val="18"/>
            </w:rPr>
            <w:delText>environment</w:delText>
          </w:r>
          <w:r w:rsidRPr="008E00F6" w:rsidDel="009F1BE2">
            <w:rPr>
              <w:sz w:val="18"/>
            </w:rPr>
            <w:delText xml:space="preserve"> to indicate that a PutValue operation should be used to assign the </w:delText>
          </w:r>
        </w:del>
      </w:ins>
      <w:ins w:id="21815" w:author="Rev 6 Allen Wirfs-Brock" w:date="2012-02-27T15:48:00Z">
        <w:del w:id="21816" w:author="Rev 7 Allen Wirfs-Brock" w:date="2012-04-24T18:18:00Z">
          <w:r w:rsidR="00A113E2" w:rsidDel="009F1BE2">
            <w:rPr>
              <w:sz w:val="18"/>
            </w:rPr>
            <w:delText>initialisation</w:delText>
          </w:r>
        </w:del>
      </w:ins>
      <w:ins w:id="21817" w:author="Rev 6 Allen Wirfs-Brock" w:date="2012-01-31T14:10:00Z">
        <w:del w:id="21818" w:author="Rev 7 Allen Wirfs-Brock" w:date="2012-04-24T18:18:00Z">
          <w:r w:rsidRPr="008E00F6" w:rsidDel="009F1BE2">
            <w:rPr>
              <w:sz w:val="18"/>
            </w:rPr>
            <w:delText xml:space="preserve"> value.  This is the the case for </w:delText>
          </w:r>
          <w:r w:rsidRPr="008E00F6" w:rsidDel="009F1BE2">
            <w:rPr>
              <w:rFonts w:ascii="Courier New" w:hAnsi="Courier New"/>
              <w:b/>
              <w:sz w:val="18"/>
            </w:rPr>
            <w:delText>var</w:delText>
          </w:r>
          <w:r w:rsidRPr="008E00F6" w:rsidDel="009F1BE2">
            <w:rPr>
              <w:sz w:val="18"/>
            </w:rPr>
            <w:delText xml:space="preserve"> statements </w:delText>
          </w:r>
          <w:r w:rsidDel="009F1BE2">
            <w:rPr>
              <w:sz w:val="18"/>
            </w:rPr>
            <w:delText>formal parameter lists of non-strict functions.</w:delText>
          </w:r>
          <w:r w:rsidRPr="008E00F6" w:rsidDel="009F1BE2">
            <w:rPr>
              <w:sz w:val="18"/>
            </w:rPr>
            <w:delText xml:space="preserve"> </w:delText>
          </w:r>
          <w:r w:rsidDel="009F1BE2">
            <w:rPr>
              <w:sz w:val="18"/>
            </w:rPr>
            <w:delText>In those cases</w:delText>
          </w:r>
          <w:r w:rsidRPr="008E00F6" w:rsidDel="009F1BE2">
            <w:rPr>
              <w:sz w:val="18"/>
            </w:rPr>
            <w:delText xml:space="preserve"> a lexical binding is hosted and preinitialized prior to evaluation of its initializer. </w:delText>
          </w:r>
        </w:del>
      </w:ins>
    </w:p>
    <w:p w14:paraId="4B5427EF" w14:textId="77777777" w:rsidR="005C189A" w:rsidRPr="00E77497" w:rsidDel="009F1BE2" w:rsidRDefault="005C189A" w:rsidP="005C189A">
      <w:pPr>
        <w:rPr>
          <w:ins w:id="21819" w:author="Rev 6 Allen Wirfs-Brock" w:date="2012-01-31T15:22:00Z"/>
          <w:del w:id="21820" w:author="Rev 7 Allen Wirfs-Brock" w:date="2012-04-24T18:18:00Z"/>
        </w:rPr>
      </w:pPr>
      <w:ins w:id="21821" w:author="Rev 6 Allen Wirfs-Brock" w:date="2012-01-31T15:22:00Z">
        <w:del w:id="21822" w:author="Rev 7 Allen Wirfs-Brock" w:date="2012-04-24T18:18:00Z">
          <w:r w:rsidRPr="001A6405" w:rsidDel="009F1BE2">
            <w:rPr>
              <w:rFonts w:ascii="Times New Roman" w:hAnsi="Times New Roman"/>
              <w:i/>
            </w:rPr>
            <w:delText>For</w:delText>
          </w:r>
          <w:r w:rsidDel="009F1BE2">
            <w:rPr>
              <w:rFonts w:ascii="Times New Roman" w:hAnsi="Times New Roman"/>
              <w:i/>
            </w:rPr>
            <w:delText>Var</w:delText>
          </w:r>
          <w:r w:rsidRPr="001A6405" w:rsidDel="009F1BE2">
            <w:rPr>
              <w:rFonts w:ascii="Times New Roman" w:hAnsi="Times New Roman"/>
              <w:i/>
            </w:rPr>
            <w:delText>Declaration</w:delText>
          </w:r>
          <w:r w:rsidDel="009F1BE2">
            <w:rPr>
              <w:rFonts w:ascii="Times New Roman" w:hAnsi="Times New Roman"/>
              <w:i/>
            </w:rPr>
            <w:delText xml:space="preserve"> </w:delText>
          </w:r>
          <w:r w:rsidRPr="00E77497" w:rsidDel="009F1BE2">
            <w:rPr>
              <w:b/>
            </w:rPr>
            <w:delText>:</w:delText>
          </w:r>
          <w:r w:rsidRPr="00E77497" w:rsidDel="009F1BE2">
            <w:rPr>
              <w:rFonts w:ascii="Times New Roman" w:hAnsi="Times New Roman"/>
              <w:i/>
            </w:rPr>
            <w:delText xml:space="preserve"> </w:delText>
          </w:r>
          <w:r w:rsidDel="009F1BE2">
            <w:rPr>
              <w:rFonts w:ascii="Times New Roman" w:hAnsi="Times New Roman"/>
              <w:i/>
            </w:rPr>
            <w:delText>BindingPattern</w:delText>
          </w:r>
          <w:r w:rsidRPr="00E77497" w:rsidDel="009F1BE2">
            <w:rPr>
              <w:rFonts w:ascii="Times New Roman" w:hAnsi="Times New Roman"/>
              <w:i/>
            </w:rPr>
            <w:delText xml:space="preserve"> </w:delText>
          </w:r>
        </w:del>
      </w:ins>
    </w:p>
    <w:p w14:paraId="768CE77E" w14:textId="77777777" w:rsidR="005C189A" w:rsidRPr="00E77497" w:rsidDel="009F1BE2" w:rsidRDefault="005C189A" w:rsidP="00EA5E1B">
      <w:pPr>
        <w:pStyle w:val="Alg4"/>
        <w:numPr>
          <w:ilvl w:val="0"/>
          <w:numId w:val="648"/>
        </w:numPr>
        <w:spacing w:after="220"/>
        <w:contextualSpacing/>
        <w:rPr>
          <w:ins w:id="21823" w:author="Rev 6 Allen Wirfs-Brock" w:date="2012-01-31T15:22:00Z"/>
          <w:del w:id="21824" w:author="Rev 7 Allen Wirfs-Brock" w:date="2012-04-24T18:18:00Z"/>
        </w:rPr>
      </w:pPr>
      <w:ins w:id="21825" w:author="Rev 6 Allen Wirfs-Brock" w:date="2012-01-31T15:22:00Z">
        <w:del w:id="21826" w:author="Rev 7 Allen Wirfs-Brock" w:date="2012-04-24T18:18:00Z">
          <w:r w:rsidRPr="004418C4" w:rsidDel="009F1BE2">
            <w:delText xml:space="preserve">Perform Binding </w:delText>
          </w:r>
        </w:del>
      </w:ins>
      <w:ins w:id="21827" w:author="Rev 6 Allen Wirfs-Brock" w:date="2012-02-27T15:46:00Z">
        <w:del w:id="21828" w:author="Rev 7 Allen Wirfs-Brock" w:date="2012-04-24T18:18:00Z">
          <w:r w:rsidR="00A113E2" w:rsidDel="009F1BE2">
            <w:delText>Initialisation</w:delText>
          </w:r>
        </w:del>
      </w:ins>
      <w:ins w:id="21829" w:author="Rev 6 Allen Wirfs-Brock" w:date="2012-01-31T15:22:00Z">
        <w:del w:id="21830" w:author="Rev 7 Allen Wirfs-Brock" w:date="2012-04-24T18:18:00Z">
          <w:r w:rsidRPr="004418C4" w:rsidDel="009F1BE2">
            <w:delText xml:space="preserve"> for </w:delText>
          </w:r>
        </w:del>
      </w:ins>
      <w:ins w:id="21831" w:author="Rev 6 Allen Wirfs-Brock" w:date="2012-01-31T15:23:00Z">
        <w:del w:id="21832" w:author="Rev 7 Allen Wirfs-Brock" w:date="2012-04-24T18:18:00Z">
          <w:r w:rsidDel="009F1BE2">
            <w:rPr>
              <w:i/>
            </w:rPr>
            <w:delText>BindingPattern</w:delText>
          </w:r>
          <w:r w:rsidRPr="004418C4" w:rsidDel="009F1BE2">
            <w:delText xml:space="preserve"> </w:delText>
          </w:r>
        </w:del>
      </w:ins>
      <w:ins w:id="21833" w:author="Rev 6 Allen Wirfs-Brock" w:date="2012-01-31T15:22:00Z">
        <w:del w:id="21834" w:author="Rev 7 Allen Wirfs-Brock" w:date="2012-04-24T18:18:00Z">
          <w:r w:rsidRPr="004418C4" w:rsidDel="009F1BE2">
            <w:delText>passing</w:delText>
          </w:r>
          <w:r w:rsidRPr="004418C4" w:rsidDel="009F1BE2">
            <w:rPr>
              <w:i/>
            </w:rPr>
            <w:delText xml:space="preserve"> </w:delText>
          </w:r>
        </w:del>
      </w:ins>
      <w:ins w:id="21835" w:author="Rev 6 Allen Wirfs-Brock" w:date="2012-01-31T15:30:00Z">
        <w:del w:id="21836" w:author="Rev 7 Allen Wirfs-Brock" w:date="2012-04-24T18:18:00Z">
          <w:r w:rsidR="00EA5E1B" w:rsidDel="009F1BE2">
            <w:rPr>
              <w:i/>
            </w:rPr>
            <w:delText>value</w:delText>
          </w:r>
        </w:del>
      </w:ins>
      <w:ins w:id="21837" w:author="Rev 6 Allen Wirfs-Brock" w:date="2012-01-31T15:24:00Z">
        <w:del w:id="21838" w:author="Rev 7 Allen Wirfs-Brock" w:date="2012-04-24T18:18:00Z">
          <w:r w:rsidR="00EA5E1B" w:rsidDel="009F1BE2">
            <w:delText xml:space="preserve"> </w:delText>
          </w:r>
        </w:del>
      </w:ins>
      <w:ins w:id="21839" w:author="Rev 6 Allen Wirfs-Brock" w:date="2012-01-31T15:22:00Z">
        <w:del w:id="21840" w:author="Rev 7 Allen Wirfs-Brock" w:date="2012-04-24T18:18:00Z">
          <w:r w:rsidRPr="004418C4" w:rsidDel="009F1BE2">
            <w:delText xml:space="preserve">and </w:delText>
          </w:r>
          <w:r w:rsidRPr="004418C4" w:rsidDel="009F1BE2">
            <w:rPr>
              <w:i/>
            </w:rPr>
            <w:delText>env</w:delText>
          </w:r>
          <w:r w:rsidRPr="004418C4" w:rsidDel="009F1BE2">
            <w:delText xml:space="preserve"> as the arguments.</w:delText>
          </w:r>
        </w:del>
      </w:ins>
    </w:p>
    <w:p w14:paraId="1699CDA7" w14:textId="77777777" w:rsidR="005C189A" w:rsidRPr="00E77497" w:rsidDel="009F1BE2" w:rsidRDefault="005C189A" w:rsidP="005C189A">
      <w:pPr>
        <w:rPr>
          <w:ins w:id="21841" w:author="Rev 6 Allen Wirfs-Brock" w:date="2012-01-31T15:22:00Z"/>
          <w:del w:id="21842" w:author="Rev 7 Allen Wirfs-Brock" w:date="2012-04-24T18:18:00Z"/>
        </w:rPr>
      </w:pPr>
      <w:ins w:id="21843" w:author="Rev 6 Allen Wirfs-Brock" w:date="2012-01-31T15:22:00Z">
        <w:del w:id="21844" w:author="Rev 7 Allen Wirfs-Brock" w:date="2012-04-24T18:18:00Z">
          <w:r w:rsidRPr="001A6405" w:rsidDel="009F1BE2">
            <w:rPr>
              <w:rFonts w:ascii="Times New Roman" w:hAnsi="Times New Roman"/>
              <w:i/>
            </w:rPr>
            <w:delText>For</w:delText>
          </w:r>
          <w:r w:rsidDel="009F1BE2">
            <w:rPr>
              <w:rFonts w:ascii="Times New Roman" w:hAnsi="Times New Roman"/>
              <w:i/>
            </w:rPr>
            <w:delText>Var</w:delText>
          </w:r>
          <w:r w:rsidRPr="001A6405" w:rsidDel="009F1BE2">
            <w:rPr>
              <w:rFonts w:ascii="Times New Roman" w:hAnsi="Times New Roman"/>
              <w:i/>
            </w:rPr>
            <w:delText>Declaration</w:delText>
          </w:r>
          <w:r w:rsidDel="009F1BE2">
            <w:rPr>
              <w:rFonts w:ascii="Times New Roman" w:hAnsi="Times New Roman"/>
              <w:i/>
            </w:rPr>
            <w:delText xml:space="preserve"> </w:delText>
          </w:r>
          <w:r w:rsidRPr="00E77497" w:rsidDel="009F1BE2">
            <w:rPr>
              <w:b/>
            </w:rPr>
            <w:delText>:</w:delText>
          </w:r>
          <w:r w:rsidRPr="00E77497" w:rsidDel="009F1BE2">
            <w:rPr>
              <w:rFonts w:ascii="Times New Roman" w:hAnsi="Times New Roman"/>
              <w:i/>
            </w:rPr>
            <w:delText xml:space="preserve"> </w:delText>
          </w:r>
          <w:r w:rsidRPr="00CA7892" w:rsidDel="009F1BE2">
            <w:rPr>
              <w:rFonts w:ascii="Times New Roman" w:hAnsi="Times New Roman"/>
              <w:i/>
            </w:rPr>
            <w:delText>VariableDeclarationNoIn</w:delText>
          </w:r>
          <w:r w:rsidRPr="00E77497" w:rsidDel="009F1BE2">
            <w:delText xml:space="preserve"> </w:delText>
          </w:r>
        </w:del>
      </w:ins>
    </w:p>
    <w:p w14:paraId="25734355" w14:textId="77777777" w:rsidR="005C189A" w:rsidRPr="00E77497" w:rsidDel="009F1BE2" w:rsidRDefault="00EA5E1B" w:rsidP="00EA5E1B">
      <w:pPr>
        <w:pStyle w:val="Alg4"/>
        <w:numPr>
          <w:ilvl w:val="0"/>
          <w:numId w:val="649"/>
        </w:numPr>
        <w:spacing w:after="220"/>
        <w:contextualSpacing/>
        <w:rPr>
          <w:ins w:id="21845" w:author="Rev 6 Allen Wirfs-Brock" w:date="2012-01-31T15:22:00Z"/>
          <w:del w:id="21846" w:author="Rev 7 Allen Wirfs-Brock" w:date="2012-04-24T18:18:00Z"/>
        </w:rPr>
      </w:pPr>
      <w:ins w:id="21847" w:author="Rev 6 Allen Wirfs-Brock" w:date="2012-01-31T15:25:00Z">
        <w:del w:id="21848" w:author="Rev 7 Allen Wirfs-Brock" w:date="2012-04-24T18:18:00Z">
          <w:r w:rsidRPr="004418C4" w:rsidDel="009F1BE2">
            <w:delText xml:space="preserve">Perform Binding </w:delText>
          </w:r>
        </w:del>
      </w:ins>
      <w:ins w:id="21849" w:author="Rev 6 Allen Wirfs-Brock" w:date="2012-02-27T15:46:00Z">
        <w:del w:id="21850" w:author="Rev 7 Allen Wirfs-Brock" w:date="2012-04-24T18:18:00Z">
          <w:r w:rsidR="00A113E2" w:rsidDel="009F1BE2">
            <w:delText>Initialisation</w:delText>
          </w:r>
        </w:del>
      </w:ins>
      <w:ins w:id="21851" w:author="Rev 6 Allen Wirfs-Brock" w:date="2012-01-31T15:25:00Z">
        <w:del w:id="21852" w:author="Rev 7 Allen Wirfs-Brock" w:date="2012-04-24T18:18:00Z">
          <w:r w:rsidRPr="004418C4" w:rsidDel="009F1BE2">
            <w:delText xml:space="preserve"> for </w:delText>
          </w:r>
        </w:del>
      </w:ins>
      <w:ins w:id="21853" w:author="Rev 6 Allen Wirfs-Brock" w:date="2012-01-31T15:31:00Z">
        <w:del w:id="21854" w:author="Rev 7 Allen Wirfs-Brock" w:date="2012-04-24T18:18:00Z">
          <w:r w:rsidRPr="00CA7892" w:rsidDel="009F1BE2">
            <w:rPr>
              <w:i/>
            </w:rPr>
            <w:delText>VariableDeclarationNoIn</w:delText>
          </w:r>
          <w:r w:rsidRPr="00E77497" w:rsidDel="009F1BE2">
            <w:delText xml:space="preserve"> </w:delText>
          </w:r>
        </w:del>
      </w:ins>
      <w:ins w:id="21855" w:author="Rev 6 Allen Wirfs-Brock" w:date="2012-01-31T15:25:00Z">
        <w:del w:id="21856" w:author="Rev 7 Allen Wirfs-Brock" w:date="2012-04-24T18:18:00Z">
          <w:r w:rsidRPr="004418C4" w:rsidDel="009F1BE2">
            <w:delText>passing</w:delText>
          </w:r>
          <w:r w:rsidRPr="004418C4" w:rsidDel="009F1BE2">
            <w:rPr>
              <w:i/>
            </w:rPr>
            <w:delText xml:space="preserve"> </w:delText>
          </w:r>
        </w:del>
      </w:ins>
      <w:ins w:id="21857" w:author="Rev 6 Allen Wirfs-Brock" w:date="2012-01-31T15:26:00Z">
        <w:del w:id="21858" w:author="Rev 7 Allen Wirfs-Brock" w:date="2012-04-24T18:18:00Z">
          <w:r w:rsidDel="009F1BE2">
            <w:rPr>
              <w:i/>
            </w:rPr>
            <w:delText>value</w:delText>
          </w:r>
        </w:del>
      </w:ins>
      <w:ins w:id="21859" w:author="Rev 6 Allen Wirfs-Brock" w:date="2012-01-31T15:25:00Z">
        <w:del w:id="21860" w:author="Rev 7 Allen Wirfs-Brock" w:date="2012-04-24T18:18:00Z">
          <w:r w:rsidDel="009F1BE2">
            <w:delText xml:space="preserve"> </w:delText>
          </w:r>
          <w:r w:rsidRPr="004418C4" w:rsidDel="009F1BE2">
            <w:delText xml:space="preserve">and </w:delText>
          </w:r>
          <w:r w:rsidRPr="004418C4" w:rsidDel="009F1BE2">
            <w:rPr>
              <w:i/>
            </w:rPr>
            <w:delText>env</w:delText>
          </w:r>
          <w:r w:rsidRPr="004418C4" w:rsidDel="009F1BE2">
            <w:delText xml:space="preserve"> as the arguments.</w:delText>
          </w:r>
        </w:del>
      </w:ins>
    </w:p>
    <w:p w14:paraId="51EAC82E" w14:textId="77777777" w:rsidR="000B0083" w:rsidRPr="00E77497" w:rsidDel="00297E3D" w:rsidRDefault="000B0083" w:rsidP="000B0083">
      <w:pPr>
        <w:rPr>
          <w:ins w:id="21861" w:author="Rev 6 Allen Wirfs-Brock" w:date="2012-01-31T15:47:00Z"/>
          <w:del w:id="21862" w:author="Rev 7 Allen Wirfs-Brock" w:date="2012-04-12T17:54:00Z"/>
        </w:rPr>
      </w:pPr>
      <w:ins w:id="21863" w:author="Rev 6 Allen Wirfs-Brock" w:date="2012-01-31T15:47:00Z">
        <w:del w:id="21864" w:author="Rev 7 Allen Wirfs-Brock" w:date="2012-04-12T17:54:00Z">
          <w:r w:rsidRPr="001A6405" w:rsidDel="00297E3D">
            <w:rPr>
              <w:rFonts w:ascii="Times New Roman" w:hAnsi="Times New Roman"/>
              <w:i/>
            </w:rPr>
            <w:delText>For</w:delText>
          </w:r>
          <w:r w:rsidDel="00297E3D">
            <w:rPr>
              <w:rFonts w:ascii="Times New Roman" w:hAnsi="Times New Roman"/>
              <w:i/>
            </w:rPr>
            <w:delText xml:space="preserve">Binding </w:delText>
          </w:r>
          <w:r w:rsidRPr="00E77497" w:rsidDel="00297E3D">
            <w:rPr>
              <w:b/>
            </w:rPr>
            <w:delText>:</w:delText>
          </w:r>
          <w:r w:rsidRPr="00E77497" w:rsidDel="00297E3D">
            <w:rPr>
              <w:rFonts w:ascii="Times New Roman" w:hAnsi="Times New Roman"/>
              <w:i/>
            </w:rPr>
            <w:delText xml:space="preserve"> </w:delText>
          </w:r>
          <w:r w:rsidDel="00297E3D">
            <w:rPr>
              <w:rFonts w:ascii="Times New Roman" w:hAnsi="Times New Roman"/>
              <w:i/>
            </w:rPr>
            <w:delText>BindingIdentifier</w:delText>
          </w:r>
          <w:r w:rsidRPr="00E77497" w:rsidDel="00297E3D">
            <w:rPr>
              <w:rFonts w:ascii="Times New Roman" w:hAnsi="Times New Roman"/>
              <w:i/>
            </w:rPr>
            <w:delText xml:space="preserve"> </w:delText>
          </w:r>
        </w:del>
      </w:ins>
    </w:p>
    <w:p w14:paraId="370E5E4F" w14:textId="77777777" w:rsidR="000B0083" w:rsidRPr="00E77497" w:rsidDel="00297E3D" w:rsidRDefault="000B0083" w:rsidP="000B0083">
      <w:pPr>
        <w:pStyle w:val="Alg4"/>
        <w:numPr>
          <w:ilvl w:val="0"/>
          <w:numId w:val="652"/>
        </w:numPr>
        <w:spacing w:after="220"/>
        <w:contextualSpacing/>
        <w:rPr>
          <w:ins w:id="21865" w:author="Rev 6 Allen Wirfs-Brock" w:date="2012-01-31T15:47:00Z"/>
          <w:del w:id="21866" w:author="Rev 7 Allen Wirfs-Brock" w:date="2012-04-12T17:54:00Z"/>
        </w:rPr>
      </w:pPr>
      <w:ins w:id="21867" w:author="Rev 6 Allen Wirfs-Brock" w:date="2012-01-31T15:47:00Z">
        <w:del w:id="21868" w:author="Rev 7 Allen Wirfs-Brock" w:date="2012-04-12T17:54:00Z">
          <w:r w:rsidRPr="004418C4" w:rsidDel="00297E3D">
            <w:delText xml:space="preserve">Perform Binding </w:delText>
          </w:r>
        </w:del>
      </w:ins>
      <w:ins w:id="21869" w:author="Rev 6 Allen Wirfs-Brock" w:date="2012-02-27T15:46:00Z">
        <w:del w:id="21870" w:author="Rev 7 Allen Wirfs-Brock" w:date="2012-04-12T17:54:00Z">
          <w:r w:rsidR="00A113E2" w:rsidDel="00297E3D">
            <w:delText>Initialisation</w:delText>
          </w:r>
        </w:del>
      </w:ins>
      <w:ins w:id="21871" w:author="Rev 6 Allen Wirfs-Brock" w:date="2012-01-31T15:47:00Z">
        <w:del w:id="21872" w:author="Rev 7 Allen Wirfs-Brock" w:date="2012-04-12T17:54:00Z">
          <w:r w:rsidRPr="004418C4" w:rsidDel="00297E3D">
            <w:delText xml:space="preserve"> for </w:delText>
          </w:r>
        </w:del>
      </w:ins>
      <w:ins w:id="21873" w:author="Rev 6 Allen Wirfs-Brock" w:date="2012-01-31T15:48:00Z">
        <w:del w:id="21874" w:author="Rev 7 Allen Wirfs-Brock" w:date="2012-04-12T17:54:00Z">
          <w:r w:rsidDel="00297E3D">
            <w:rPr>
              <w:i/>
            </w:rPr>
            <w:delText xml:space="preserve">BindingIdentifier </w:delText>
          </w:r>
        </w:del>
      </w:ins>
      <w:ins w:id="21875" w:author="Rev 6 Allen Wirfs-Brock" w:date="2012-01-31T15:47:00Z">
        <w:del w:id="21876" w:author="Rev 7 Allen Wirfs-Brock" w:date="2012-04-12T17:54:00Z">
          <w:r w:rsidRPr="004418C4" w:rsidDel="00297E3D">
            <w:delText xml:space="preserve"> passing</w:delText>
          </w:r>
          <w:r w:rsidRPr="004418C4" w:rsidDel="00297E3D">
            <w:rPr>
              <w:i/>
            </w:rPr>
            <w:delText xml:space="preserve"> </w:delText>
          </w:r>
          <w:r w:rsidDel="00297E3D">
            <w:rPr>
              <w:i/>
            </w:rPr>
            <w:delText>value</w:delText>
          </w:r>
          <w:r w:rsidDel="00297E3D">
            <w:delText xml:space="preserve"> </w:delText>
          </w:r>
          <w:r w:rsidRPr="004418C4" w:rsidDel="00297E3D">
            <w:delText xml:space="preserve">and </w:delText>
          </w:r>
          <w:r w:rsidRPr="004418C4" w:rsidDel="00297E3D">
            <w:rPr>
              <w:i/>
            </w:rPr>
            <w:delText>env</w:delText>
          </w:r>
          <w:r w:rsidRPr="004418C4" w:rsidDel="00297E3D">
            <w:delText xml:space="preserve"> as the arguments.</w:delText>
          </w:r>
        </w:del>
      </w:ins>
    </w:p>
    <w:p w14:paraId="3D44CF1F" w14:textId="77777777" w:rsidR="000B0083" w:rsidRPr="00E77497" w:rsidDel="00297E3D" w:rsidRDefault="000B0083" w:rsidP="000B0083">
      <w:pPr>
        <w:rPr>
          <w:ins w:id="21877" w:author="Rev 6 Allen Wirfs-Brock" w:date="2012-01-31T15:47:00Z"/>
          <w:del w:id="21878" w:author="Rev 7 Allen Wirfs-Brock" w:date="2012-04-12T17:54:00Z"/>
        </w:rPr>
      </w:pPr>
      <w:ins w:id="21879" w:author="Rev 6 Allen Wirfs-Brock" w:date="2012-01-31T15:48:00Z">
        <w:del w:id="21880" w:author="Rev 7 Allen Wirfs-Brock" w:date="2012-04-12T17:54:00Z">
          <w:r w:rsidRPr="001A6405" w:rsidDel="00297E3D">
            <w:rPr>
              <w:rFonts w:ascii="Times New Roman" w:hAnsi="Times New Roman"/>
              <w:i/>
            </w:rPr>
            <w:delText>For</w:delText>
          </w:r>
          <w:r w:rsidDel="00297E3D">
            <w:rPr>
              <w:rFonts w:ascii="Times New Roman" w:hAnsi="Times New Roman"/>
              <w:i/>
            </w:rPr>
            <w:delText>Binding</w:delText>
          </w:r>
        </w:del>
      </w:ins>
      <w:ins w:id="21881" w:author="Rev 6 Allen Wirfs-Brock" w:date="2012-01-31T15:47:00Z">
        <w:del w:id="21882" w:author="Rev 7 Allen Wirfs-Brock" w:date="2012-04-12T17:54:00Z">
          <w:r w:rsidRPr="00E77497" w:rsidDel="00297E3D">
            <w:rPr>
              <w:b/>
            </w:rPr>
            <w:delText>:</w:delText>
          </w:r>
          <w:r w:rsidRPr="00E77497" w:rsidDel="00297E3D">
            <w:rPr>
              <w:rFonts w:ascii="Times New Roman" w:hAnsi="Times New Roman"/>
              <w:i/>
            </w:rPr>
            <w:delText xml:space="preserve"> </w:delText>
          </w:r>
        </w:del>
      </w:ins>
      <w:ins w:id="21883" w:author="Rev 6 Allen Wirfs-Brock" w:date="2012-01-31T15:48:00Z">
        <w:del w:id="21884" w:author="Rev 7 Allen Wirfs-Brock" w:date="2012-04-12T17:54:00Z">
          <w:r w:rsidDel="00297E3D">
            <w:rPr>
              <w:rFonts w:ascii="Times New Roman" w:hAnsi="Times New Roman"/>
              <w:i/>
            </w:rPr>
            <w:delText>BindingPattern</w:delText>
          </w:r>
        </w:del>
      </w:ins>
    </w:p>
    <w:p w14:paraId="13CAAA9C" w14:textId="77777777" w:rsidR="000B0083" w:rsidRPr="00E77497" w:rsidDel="00297E3D" w:rsidRDefault="000B0083" w:rsidP="000B0083">
      <w:pPr>
        <w:pStyle w:val="Alg4"/>
        <w:numPr>
          <w:ilvl w:val="0"/>
          <w:numId w:val="653"/>
        </w:numPr>
        <w:spacing w:after="220"/>
        <w:contextualSpacing/>
        <w:rPr>
          <w:ins w:id="21885" w:author="Rev 6 Allen Wirfs-Brock" w:date="2012-01-31T15:47:00Z"/>
          <w:del w:id="21886" w:author="Rev 7 Allen Wirfs-Brock" w:date="2012-04-12T17:54:00Z"/>
        </w:rPr>
      </w:pPr>
      <w:ins w:id="21887" w:author="Rev 6 Allen Wirfs-Brock" w:date="2012-01-31T15:47:00Z">
        <w:del w:id="21888" w:author="Rev 7 Allen Wirfs-Brock" w:date="2012-04-12T17:54:00Z">
          <w:r w:rsidRPr="004418C4" w:rsidDel="00297E3D">
            <w:delText xml:space="preserve">Perform Binding </w:delText>
          </w:r>
        </w:del>
      </w:ins>
      <w:ins w:id="21889" w:author="Rev 6 Allen Wirfs-Brock" w:date="2012-02-27T15:46:00Z">
        <w:del w:id="21890" w:author="Rev 7 Allen Wirfs-Brock" w:date="2012-04-12T17:54:00Z">
          <w:r w:rsidR="00A113E2" w:rsidDel="00297E3D">
            <w:delText>Initialisation</w:delText>
          </w:r>
        </w:del>
      </w:ins>
      <w:ins w:id="21891" w:author="Rev 6 Allen Wirfs-Brock" w:date="2012-01-31T15:47:00Z">
        <w:del w:id="21892" w:author="Rev 7 Allen Wirfs-Brock" w:date="2012-04-12T17:54:00Z">
          <w:r w:rsidRPr="004418C4" w:rsidDel="00297E3D">
            <w:delText xml:space="preserve"> for </w:delText>
          </w:r>
        </w:del>
      </w:ins>
      <w:ins w:id="21893" w:author="Rev 6 Allen Wirfs-Brock" w:date="2012-01-31T15:48:00Z">
        <w:del w:id="21894" w:author="Rev 7 Allen Wirfs-Brock" w:date="2012-04-12T17:54:00Z">
          <w:r w:rsidDel="00297E3D">
            <w:rPr>
              <w:i/>
            </w:rPr>
            <w:delText>BindingPattern</w:delText>
          </w:r>
          <w:r w:rsidRPr="004418C4" w:rsidDel="00297E3D">
            <w:delText xml:space="preserve"> </w:delText>
          </w:r>
        </w:del>
      </w:ins>
      <w:ins w:id="21895" w:author="Rev 6 Allen Wirfs-Brock" w:date="2012-01-31T15:47:00Z">
        <w:del w:id="21896" w:author="Rev 7 Allen Wirfs-Brock" w:date="2012-04-12T17:54:00Z">
          <w:r w:rsidRPr="004418C4" w:rsidDel="00297E3D">
            <w:delText>passing</w:delText>
          </w:r>
          <w:r w:rsidRPr="004418C4" w:rsidDel="00297E3D">
            <w:rPr>
              <w:i/>
            </w:rPr>
            <w:delText xml:space="preserve"> </w:delText>
          </w:r>
          <w:r w:rsidDel="00297E3D">
            <w:rPr>
              <w:i/>
            </w:rPr>
            <w:delText>value</w:delText>
          </w:r>
          <w:r w:rsidDel="00297E3D">
            <w:delText xml:space="preserve"> </w:delText>
          </w:r>
          <w:r w:rsidRPr="004418C4" w:rsidDel="00297E3D">
            <w:delText xml:space="preserve">and </w:delText>
          </w:r>
          <w:r w:rsidRPr="004418C4" w:rsidDel="00297E3D">
            <w:rPr>
              <w:i/>
            </w:rPr>
            <w:delText>env</w:delText>
          </w:r>
          <w:r w:rsidRPr="004418C4" w:rsidDel="00297E3D">
            <w:delText xml:space="preserve"> as the arguments.</w:delText>
          </w:r>
        </w:del>
      </w:ins>
    </w:p>
    <w:p w14:paraId="60FFEE0C" w14:textId="77777777" w:rsidR="0068432C" w:rsidRDefault="0068432C" w:rsidP="0068432C">
      <w:pPr>
        <w:keepNext/>
        <w:rPr>
          <w:ins w:id="21897" w:author="Rev 6 Allen Wirfs-Brock" w:date="2012-02-26T10:57:00Z"/>
          <w:rFonts w:ascii="Helvetica" w:hAnsi="Helvetica"/>
          <w:b/>
          <w:spacing w:val="6"/>
        </w:rPr>
      </w:pPr>
      <w:ins w:id="21898" w:author="Rev 6 Allen Wirfs-Brock" w:date="2012-02-26T10:57:00Z">
        <w:r w:rsidRPr="00E77497">
          <w:rPr>
            <w:rFonts w:ascii="Helvetica" w:hAnsi="Helvetica"/>
            <w:b/>
          </w:rPr>
          <w:t xml:space="preserve">Runtime Semantics: </w:t>
        </w:r>
        <w:r>
          <w:rPr>
            <w:rFonts w:ascii="Helvetica" w:hAnsi="Helvetica"/>
            <w:b/>
            <w:spacing w:val="6"/>
          </w:rPr>
          <w:t>Labelled Evaluation</w:t>
        </w:r>
      </w:ins>
    </w:p>
    <w:p w14:paraId="555C3838" w14:textId="77777777" w:rsidR="0068432C" w:rsidRPr="00FA3203" w:rsidRDefault="0068432C" w:rsidP="0068432C">
      <w:pPr>
        <w:ind w:left="360"/>
        <w:rPr>
          <w:ins w:id="21899" w:author="Rev 6 Allen Wirfs-Brock" w:date="2012-02-26T10:57:00Z"/>
        </w:rPr>
      </w:pPr>
      <w:ins w:id="21900" w:author="Rev 6 Allen Wirfs-Brock" w:date="2012-02-26T10:57:00Z">
        <w:r>
          <w:t>W</w:t>
        </w:r>
        <w:r w:rsidRPr="004418C4">
          <w:t xml:space="preserve">ith argument </w:t>
        </w:r>
        <w:r>
          <w:rPr>
            <w:rFonts w:ascii="Times New Roman" w:hAnsi="Times New Roman"/>
            <w:i/>
          </w:rPr>
          <w:t>l</w:t>
        </w:r>
        <w:r w:rsidRPr="006B5B38">
          <w:rPr>
            <w:rFonts w:ascii="Times New Roman" w:hAnsi="Times New Roman"/>
            <w:i/>
          </w:rPr>
          <w:t>abelSet</w:t>
        </w:r>
        <w:r>
          <w:t>.</w:t>
        </w:r>
      </w:ins>
    </w:p>
    <w:p w14:paraId="4DE5B1D5" w14:textId="77777777" w:rsidR="00687A3E" w:rsidRPr="00E65A34" w:rsidDel="0068432C" w:rsidRDefault="00687A3E" w:rsidP="00D25231">
      <w:pPr>
        <w:keepNext/>
        <w:rPr>
          <w:ins w:id="21901" w:author="Rev 4 Allen Wirfs-Brock" w:date="2011-10-15T18:43:00Z"/>
          <w:del w:id="21902" w:author="Rev 6 Allen Wirfs-Brock" w:date="2012-02-26T10:57:00Z"/>
          <w:rFonts w:ascii="Helvetica" w:hAnsi="Helvetica"/>
          <w:b/>
        </w:rPr>
      </w:pPr>
      <w:ins w:id="21903" w:author="Rev 4 Allen Wirfs-Brock" w:date="2011-10-15T18:43:00Z">
        <w:del w:id="21904" w:author="Rev 6 Allen Wirfs-Brock" w:date="2012-02-26T10:57:00Z">
          <w:r w:rsidRPr="006B6D0A" w:rsidDel="0068432C">
            <w:rPr>
              <w:rFonts w:ascii="Helvetica" w:hAnsi="Helvetica"/>
              <w:b/>
            </w:rPr>
            <w:delText xml:space="preserve">Runtime Semantics: </w:delText>
          </w:r>
          <w:r w:rsidRPr="006B6D0A" w:rsidDel="0068432C">
            <w:rPr>
              <w:rFonts w:ascii="Helvetica" w:hAnsi="Helvetica"/>
              <w:b/>
              <w:spacing w:val="6"/>
            </w:rPr>
            <w:delText>Evaluation</w:delText>
          </w:r>
        </w:del>
      </w:ins>
    </w:p>
    <w:p w14:paraId="7FE40B05" w14:textId="77777777" w:rsidR="004C02EF" w:rsidRPr="00E77497" w:rsidRDefault="004C02EF" w:rsidP="004C02EF">
      <w:del w:id="21905" w:author="Rev 4 Allen Wirfs-Brock" w:date="2011-10-15T18:47:00Z">
        <w:r w:rsidRPr="009C202C" w:rsidDel="00D25231">
          <w:delText xml:space="preserve">The production </w:delText>
        </w:r>
      </w:del>
      <w:r w:rsidRPr="00B820AB">
        <w:rPr>
          <w:rStyle w:val="bnf"/>
        </w:rPr>
        <w:t>IterationStatement</w:t>
      </w:r>
      <w:r w:rsidRPr="00675B74">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del w:id="21906" w:author="Rev 4 Allen Wirfs-Brock" w:date="2011-10-15T18:48:00Z">
        <w:r w:rsidRPr="00E77497" w:rsidDel="00D25231">
          <w:delText>is evaluated as follows:</w:delText>
        </w:r>
      </w:del>
    </w:p>
    <w:p w14:paraId="6A87CC6E" w14:textId="77777777" w:rsidR="00E21F6A" w:rsidRPr="00E21F6A" w:rsidRDefault="00E21F6A" w:rsidP="00E21F6A">
      <w:pPr>
        <w:pStyle w:val="Alg3"/>
        <w:numPr>
          <w:ilvl w:val="0"/>
          <w:numId w:val="122"/>
        </w:numPr>
        <w:rPr>
          <w:ins w:id="21907" w:author="Rev 6 Allen Wirfs-Brock" w:date="2012-02-26T14:08:00Z"/>
        </w:rPr>
      </w:pPr>
      <w:ins w:id="21908" w:author="Rev 6 Allen Wirfs-Brock" w:date="2012-02-26T14:08:00Z">
        <w:r w:rsidRPr="00E77497">
          <w:t xml:space="preserve">Let </w:t>
        </w:r>
        <w:r>
          <w:rPr>
            <w:i/>
          </w:rPr>
          <w:t>keyResult</w:t>
        </w:r>
        <w:r w:rsidRPr="00E77497">
          <w:t xml:space="preserve"> be the result of </w:t>
        </w:r>
      </w:ins>
      <w:ins w:id="21909" w:author="Rev 6 Allen Wirfs-Brock" w:date="2012-02-26T14:09:00Z">
        <w:r>
          <w:t>performing For In/Of Expression Eval</w:t>
        </w:r>
      </w:ins>
      <w:ins w:id="21910" w:author="Rev 9 Allen Wirfs-Brock" w:date="2012-07-07T16:52:00Z">
        <w:r w:rsidR="000358AB">
          <w:t>u</w:t>
        </w:r>
      </w:ins>
      <w:ins w:id="21911" w:author="Rev 6 Allen Wirfs-Brock" w:date="2012-02-26T14:09:00Z">
        <w:r>
          <w:t xml:space="preserve">ation with </w:t>
        </w:r>
      </w:ins>
      <w:ins w:id="21912" w:author="Rev 6 Allen Wirfs-Brock" w:date="2012-02-26T14:08:00Z">
        <w:r w:rsidRPr="00E77497">
          <w:t xml:space="preserve"> </w:t>
        </w:r>
      </w:ins>
      <w:ins w:id="21913" w:author="Rev 6 Allen Wirfs-Brock" w:date="2012-02-26T14:10:00Z">
        <w:r w:rsidRPr="00E21F6A">
          <w:rPr>
            <w:i/>
          </w:rPr>
          <w:t>Statement</w:t>
        </w:r>
        <w:r>
          <w:t xml:space="preserve">, </w:t>
        </w:r>
        <w:r w:rsidRPr="00E21F6A">
          <w:rPr>
            <w:rFonts w:ascii="Arial" w:hAnsi="Arial" w:cs="Arial"/>
          </w:rPr>
          <w:t>enumerate</w:t>
        </w:r>
        <w:r>
          <w:t xml:space="preserve">, and </w:t>
        </w:r>
        <w:r w:rsidRPr="00E21F6A">
          <w:rPr>
            <w:i/>
          </w:rPr>
          <w:t>labelSet</w:t>
        </w:r>
      </w:ins>
      <w:ins w:id="21914" w:author="Rev 6 Allen Wirfs-Brock" w:date="2012-02-26T14:11:00Z">
        <w:r>
          <w:t>.</w:t>
        </w:r>
      </w:ins>
    </w:p>
    <w:p w14:paraId="76BA7D7C" w14:textId="77777777" w:rsidR="00E21F6A" w:rsidRDefault="00FA7F97" w:rsidP="00E21F6A">
      <w:pPr>
        <w:pStyle w:val="Alg3"/>
        <w:numPr>
          <w:ilvl w:val="0"/>
          <w:numId w:val="122"/>
        </w:numPr>
        <w:tabs>
          <w:tab w:val="left" w:pos="2160"/>
        </w:tabs>
        <w:rPr>
          <w:ins w:id="21915" w:author="Rev 6 Allen Wirfs-Brock" w:date="2012-02-26T14:13:00Z"/>
        </w:rPr>
      </w:pPr>
      <w:ins w:id="21916" w:author="Rev 6 Allen Wirfs-Brock" w:date="2012-02-26T14:41:00Z">
        <w:r>
          <w:t>ReturnIfAbrupt(</w:t>
        </w:r>
      </w:ins>
      <w:ins w:id="21917" w:author="Rev 6 Allen Wirfs-Brock" w:date="2012-02-26T14:13:00Z">
        <w:r w:rsidR="00E21F6A">
          <w:rPr>
            <w:i/>
          </w:rPr>
          <w:t>keyResult</w:t>
        </w:r>
      </w:ins>
      <w:ins w:id="21918" w:author="Rev 6 Allen Wirfs-Brock" w:date="2012-02-26T14:41:00Z">
        <w:r>
          <w:t>)</w:t>
        </w:r>
      </w:ins>
      <w:ins w:id="21919" w:author="Rev 6 Allen Wirfs-Brock" w:date="2012-02-26T16:08:00Z">
        <w:r w:rsidR="00514B53">
          <w:t>.</w:t>
        </w:r>
      </w:ins>
    </w:p>
    <w:p w14:paraId="6B6D02F8" w14:textId="77777777" w:rsidR="00E21F6A" w:rsidRDefault="00164D8C" w:rsidP="004B3A2D">
      <w:pPr>
        <w:pStyle w:val="Alg3"/>
        <w:numPr>
          <w:ilvl w:val="0"/>
          <w:numId w:val="122"/>
        </w:numPr>
        <w:spacing w:after="240"/>
        <w:rPr>
          <w:ins w:id="21920" w:author="Rev 6 Allen Wirfs-Brock" w:date="2012-02-26T16:06:00Z"/>
        </w:rPr>
      </w:pPr>
      <w:ins w:id="21921" w:author="Rev 6 Allen Wirfs-Brock" w:date="2012-02-26T14:46:00Z">
        <w:r>
          <w:t>Return</w:t>
        </w:r>
        <w:r w:rsidRPr="00E77497">
          <w:t xml:space="preserve"> the result of </w:t>
        </w:r>
        <w:r>
          <w:t>performing For In/Of Body Eval</w:t>
        </w:r>
      </w:ins>
      <w:ins w:id="21922" w:author="Rev 9 Allen Wirfs-Brock" w:date="2012-07-07T16:52:00Z">
        <w:r w:rsidR="000358AB">
          <w:t>u</w:t>
        </w:r>
      </w:ins>
      <w:ins w:id="21923" w:author="Rev 6 Allen Wirfs-Brock" w:date="2012-02-26T14:46:00Z">
        <w:r>
          <w:t xml:space="preserve">ation with </w:t>
        </w:r>
        <w:r w:rsidRPr="00E77497">
          <w:t xml:space="preserve"> </w:t>
        </w:r>
      </w:ins>
      <w:ins w:id="21924" w:author="Rev 6 Allen Wirfs-Brock" w:date="2012-02-26T14:50:00Z">
        <w:r w:rsidRPr="00E77497">
          <w:rPr>
            <w:rStyle w:val="bnf"/>
          </w:rPr>
          <w:t>LeftHandSideExpression</w:t>
        </w:r>
      </w:ins>
      <w:ins w:id="21925" w:author="Rev 6 Allen Wirfs-Brock" w:date="2012-02-26T14:51:00Z">
        <w:r>
          <w:t>,</w:t>
        </w:r>
      </w:ins>
      <w:ins w:id="21926" w:author="Rev 6 Allen Wirfs-Brock" w:date="2012-02-26T14:50:00Z">
        <w:r w:rsidRPr="00E77497">
          <w:t xml:space="preserve"> </w:t>
        </w:r>
      </w:ins>
      <w:ins w:id="21927" w:author="Rev 6 Allen Wirfs-Brock" w:date="2012-02-26T14:46:00Z">
        <w:r w:rsidRPr="00E21F6A">
          <w:rPr>
            <w:i/>
          </w:rPr>
          <w:t>Statement</w:t>
        </w:r>
        <w:r>
          <w:t xml:space="preserve">, </w:t>
        </w:r>
        <w:r w:rsidRPr="00FA7F97">
          <w:rPr>
            <w:i/>
          </w:rPr>
          <w:t>keyResult</w:t>
        </w:r>
        <w:del w:id="21928" w:author="Rev 7 Allen Wirfs-Brock" w:date="2012-04-09T16:27:00Z">
          <w:r w:rsidDel="008F79D4">
            <w:delText>.[[value]]</w:delText>
          </w:r>
        </w:del>
      </w:ins>
      <w:ins w:id="21929" w:author="Rev 6 Allen Wirfs-Brock" w:date="2012-02-26T14:51:00Z">
        <w:r>
          <w:t>,</w:t>
        </w:r>
      </w:ins>
      <w:ins w:id="21930" w:author="Rev 6 Allen Wirfs-Brock" w:date="2012-02-26T15:01:00Z">
        <w:r w:rsidR="00F4124C">
          <w:t xml:space="preserve"> </w:t>
        </w:r>
      </w:ins>
      <w:ins w:id="21931" w:author="Rev 6 Allen Wirfs-Brock" w:date="2012-02-26T14:46:00Z">
        <w:r>
          <w:t xml:space="preserve"> </w:t>
        </w:r>
        <w:r>
          <w:rPr>
            <w:rFonts w:ascii="Arial" w:hAnsi="Arial" w:cs="Arial"/>
          </w:rPr>
          <w:t>assignment</w:t>
        </w:r>
      </w:ins>
      <w:ins w:id="21932" w:author="Rev 6 Allen Wirfs-Brock" w:date="2012-02-26T14:51:00Z">
        <w:r>
          <w:t>,</w:t>
        </w:r>
      </w:ins>
      <w:ins w:id="21933" w:author="Rev 6 Allen Wirfs-Brock" w:date="2012-02-26T14:46:00Z">
        <w:r>
          <w:t xml:space="preserve"> and </w:t>
        </w:r>
        <w:r w:rsidRPr="00E21F6A">
          <w:rPr>
            <w:i/>
          </w:rPr>
          <w:t>labelSet</w:t>
        </w:r>
        <w:r>
          <w:t>.</w:t>
        </w:r>
      </w:ins>
    </w:p>
    <w:p w14:paraId="5017C6EC" w14:textId="77777777" w:rsidR="00514B53" w:rsidRPr="00E77497" w:rsidRDefault="00514B53" w:rsidP="00514B53">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del w:id="21934" w:author="Rev 7 Allen Wirfs-Brock" w:date="2012-04-24T17:59:00Z">
        <w:r w:rsidRPr="00451D9D" w:rsidDel="004429A2">
          <w:rPr>
            <w:rFonts w:ascii="Times New Roman" w:hAnsi="Times New Roman"/>
            <w:i/>
          </w:rPr>
          <w:delText>BindingIdentifier</w:delText>
        </w:r>
        <w:r w:rsidDel="004429A2">
          <w:rPr>
            <w:i/>
          </w:rPr>
          <w:delText xml:space="preserve"> </w:delText>
        </w:r>
        <w:r w:rsidRPr="004418C4" w:rsidDel="004429A2">
          <w:delText xml:space="preserve"> </w:delText>
        </w:r>
      </w:del>
      <w:ins w:id="21935" w:author="Rev 7 Allen Wirfs-Brock" w:date="2012-04-24T18:19:00Z">
        <w:r w:rsidR="009F1BE2">
          <w:rPr>
            <w:rFonts w:ascii="Times New Roman" w:hAnsi="Times New Roman"/>
            <w:i/>
          </w:rPr>
          <w:t>ForBinding</w:t>
        </w:r>
      </w:ins>
      <w:ins w:id="21936" w:author="Rev 7 Allen Wirfs-Brock" w:date="2012-04-24T17:59:00Z">
        <w:r w:rsidR="004429A2">
          <w:rPr>
            <w:i/>
          </w:rPr>
          <w:t xml:space="preserve"> </w:t>
        </w:r>
        <w:r w:rsidR="004429A2" w:rsidRPr="004418C4">
          <w:t xml:space="preserve"> </w:t>
        </w:r>
      </w:ins>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14:paraId="3B373C0D" w14:textId="77777777" w:rsidR="00514B53" w:rsidRPr="00E21F6A" w:rsidRDefault="00514B53" w:rsidP="00514B53">
      <w:pPr>
        <w:pStyle w:val="Alg3"/>
        <w:numPr>
          <w:ilvl w:val="0"/>
          <w:numId w:val="123"/>
        </w:numPr>
        <w:rPr>
          <w:ins w:id="21937" w:author="Rev 6 Allen Wirfs-Brock" w:date="2012-02-26T16:08:00Z"/>
        </w:rPr>
      </w:pPr>
      <w:ins w:id="21938" w:author="Rev 6 Allen Wirfs-Brock" w:date="2012-02-26T16:08:00Z">
        <w:r w:rsidRPr="00E77497">
          <w:t xml:space="preserve">Let </w:t>
        </w:r>
        <w:r>
          <w:rPr>
            <w:i/>
          </w:rPr>
          <w:t>keyResult</w:t>
        </w:r>
        <w:r w:rsidRPr="00E77497">
          <w:t xml:space="preserve"> be the result of </w:t>
        </w:r>
        <w:r>
          <w:t>performing For In/Of Expression Eval</w:t>
        </w:r>
      </w:ins>
      <w:ins w:id="21939" w:author="Rev 9 Allen Wirfs-Brock" w:date="2012-07-07T16:53:00Z">
        <w:r w:rsidR="000358AB">
          <w:t>u</w:t>
        </w:r>
      </w:ins>
      <w:ins w:id="21940" w:author="Rev 6 Allen Wirfs-Brock" w:date="2012-02-26T16:08:00Z">
        <w:r>
          <w:t xml:space="preserve">ation with </w:t>
        </w:r>
        <w:r w:rsidRPr="00E77497">
          <w:t xml:space="preserve"> </w:t>
        </w:r>
        <w:r w:rsidRPr="00E21F6A">
          <w:rPr>
            <w:i/>
          </w:rPr>
          <w:t>Statement</w:t>
        </w:r>
        <w:r>
          <w:t xml:space="preserve">, </w:t>
        </w:r>
        <w:r w:rsidRPr="00E21F6A">
          <w:rPr>
            <w:rFonts w:ascii="Arial" w:hAnsi="Arial" w:cs="Arial"/>
          </w:rPr>
          <w:t>enumerate</w:t>
        </w:r>
        <w:r>
          <w:t xml:space="preserve">, and </w:t>
        </w:r>
        <w:r w:rsidRPr="00E21F6A">
          <w:rPr>
            <w:i/>
          </w:rPr>
          <w:t>labelSet</w:t>
        </w:r>
        <w:r>
          <w:t>.</w:t>
        </w:r>
      </w:ins>
    </w:p>
    <w:p w14:paraId="5107A347" w14:textId="77777777" w:rsidR="00514B53" w:rsidRDefault="00514B53" w:rsidP="00514B53">
      <w:pPr>
        <w:pStyle w:val="Alg3"/>
        <w:numPr>
          <w:ilvl w:val="0"/>
          <w:numId w:val="123"/>
        </w:numPr>
        <w:tabs>
          <w:tab w:val="left" w:pos="2160"/>
        </w:tabs>
        <w:rPr>
          <w:ins w:id="21941" w:author="Rev 6 Allen Wirfs-Brock" w:date="2012-02-26T16:08:00Z"/>
        </w:rPr>
      </w:pPr>
      <w:ins w:id="21942" w:author="Rev 6 Allen Wirfs-Brock" w:date="2012-02-26T16:08:00Z">
        <w:r>
          <w:t>ReturnIfAbrupt(</w:t>
        </w:r>
        <w:r>
          <w:rPr>
            <w:i/>
          </w:rPr>
          <w:t>keyResult</w:t>
        </w:r>
        <w:r>
          <w:t>).</w:t>
        </w:r>
      </w:ins>
    </w:p>
    <w:p w14:paraId="2D0FAB7E" w14:textId="77777777" w:rsidR="00514B53" w:rsidRDefault="00514B53" w:rsidP="004B3A2D">
      <w:pPr>
        <w:pStyle w:val="Alg3"/>
        <w:numPr>
          <w:ilvl w:val="0"/>
          <w:numId w:val="123"/>
        </w:numPr>
        <w:spacing w:after="240"/>
        <w:rPr>
          <w:ins w:id="21943" w:author="Rev 6 Allen Wirfs-Brock" w:date="2012-02-26T14:04:00Z"/>
        </w:rPr>
      </w:pPr>
      <w:ins w:id="21944" w:author="Rev 6 Allen Wirfs-Brock" w:date="2012-02-26T16:09:00Z">
        <w:r>
          <w:t>Return</w:t>
        </w:r>
        <w:r w:rsidRPr="00E77497">
          <w:t xml:space="preserve"> the result of </w:t>
        </w:r>
        <w:r>
          <w:t>performing For In/Of Body Eval</w:t>
        </w:r>
      </w:ins>
      <w:ins w:id="21945" w:author="Rev 9 Allen Wirfs-Brock" w:date="2012-07-07T16:52:00Z">
        <w:r w:rsidR="000358AB">
          <w:t>u</w:t>
        </w:r>
      </w:ins>
      <w:ins w:id="21946" w:author="Rev 6 Allen Wirfs-Brock" w:date="2012-02-26T16:09:00Z">
        <w:r>
          <w:t xml:space="preserve">ation with </w:t>
        </w:r>
        <w:r w:rsidRPr="00E77497">
          <w:t xml:space="preserve"> </w:t>
        </w:r>
        <w:del w:id="21947" w:author="Rev 7 Allen Wirfs-Brock" w:date="2012-04-25T08:06:00Z">
          <w:r w:rsidRPr="00451D9D" w:rsidDel="007C32C2">
            <w:rPr>
              <w:i/>
            </w:rPr>
            <w:delText>BindingIdentifier</w:delText>
          </w:r>
        </w:del>
      </w:ins>
      <w:ins w:id="21948" w:author="Rev 7 Allen Wirfs-Brock" w:date="2012-04-25T08:06:00Z">
        <w:r w:rsidR="007C32C2">
          <w:rPr>
            <w:i/>
          </w:rPr>
          <w:t>ForBinding</w:t>
        </w:r>
      </w:ins>
      <w:ins w:id="21949" w:author="Rev 6 Allen Wirfs-Brock" w:date="2012-02-26T16:09:00Z">
        <w:r>
          <w:t>,</w:t>
        </w:r>
        <w:r w:rsidRPr="00E77497">
          <w:t xml:space="preserve"> </w:t>
        </w:r>
        <w:r w:rsidRPr="00E21F6A">
          <w:rPr>
            <w:i/>
          </w:rPr>
          <w:t>Statement</w:t>
        </w:r>
        <w:r>
          <w:t xml:space="preserve">, </w:t>
        </w:r>
        <w:r w:rsidRPr="00FA7F97">
          <w:rPr>
            <w:i/>
          </w:rPr>
          <w:t>keyResult</w:t>
        </w:r>
        <w:del w:id="21950" w:author="Rev 7 Allen Wirfs-Brock" w:date="2012-04-09T16:27:00Z">
          <w:r w:rsidDel="008F79D4">
            <w:delText>.[[value]]</w:delText>
          </w:r>
        </w:del>
        <w:r>
          <w:t xml:space="preserve">,  </w:t>
        </w:r>
      </w:ins>
      <w:ins w:id="21951" w:author="Rev 6 Allen Wirfs-Brock" w:date="2012-02-26T16:10:00Z">
        <w:r>
          <w:rPr>
            <w:rFonts w:ascii="Arial" w:hAnsi="Arial" w:cs="Arial"/>
          </w:rPr>
          <w:t>varBinding</w:t>
        </w:r>
      </w:ins>
      <w:ins w:id="21952" w:author="Rev 6 Allen Wirfs-Brock" w:date="2012-02-26T16:09:00Z">
        <w:r>
          <w:t xml:space="preserve">, and </w:t>
        </w:r>
        <w:r w:rsidRPr="00E21F6A">
          <w:rPr>
            <w:i/>
          </w:rPr>
          <w:t>labelSet</w:t>
        </w:r>
        <w:r>
          <w:t>.</w:t>
        </w:r>
      </w:ins>
    </w:p>
    <w:p w14:paraId="4D32CC4D" w14:textId="77777777" w:rsidR="00514B53" w:rsidRPr="00E77497" w:rsidRDefault="00514B53" w:rsidP="00514B53">
      <w:pPr>
        <w:jc w:val="left"/>
        <w:rPr>
          <w:ins w:id="21953" w:author="Rev 6 Allen Wirfs-Brock" w:date="2012-02-26T16:12:00Z"/>
        </w:rPr>
      </w:pPr>
      <w:ins w:id="21954" w:author="Rev 6 Allen Wirfs-Brock" w:date="2012-02-26T16:12: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206AA9">
          <w:rPr>
            <w:rFonts w:ascii="Times New Roman" w:hAnsi="Times New Roman"/>
            <w:i/>
          </w:rPr>
          <w:t>ForDeclaration</w:t>
        </w:r>
        <w:r w:rsidRPr="00E77497">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ins>
    </w:p>
    <w:p w14:paraId="30D48369" w14:textId="77777777" w:rsidR="00514B53" w:rsidRPr="00E21F6A" w:rsidRDefault="00514B53" w:rsidP="004B3A2D">
      <w:pPr>
        <w:pStyle w:val="Alg3"/>
        <w:numPr>
          <w:ilvl w:val="0"/>
          <w:numId w:val="693"/>
        </w:numPr>
        <w:rPr>
          <w:ins w:id="21955" w:author="Rev 6 Allen Wirfs-Brock" w:date="2012-02-26T16:12:00Z"/>
        </w:rPr>
      </w:pPr>
      <w:ins w:id="21956" w:author="Rev 6 Allen Wirfs-Brock" w:date="2012-02-26T16:12:00Z">
        <w:r w:rsidRPr="00E77497">
          <w:t xml:space="preserve">Let </w:t>
        </w:r>
        <w:r>
          <w:rPr>
            <w:i/>
          </w:rPr>
          <w:t>keyResult</w:t>
        </w:r>
        <w:r w:rsidRPr="00E77497">
          <w:t xml:space="preserve"> be the result of </w:t>
        </w:r>
        <w:r>
          <w:t>performing For In/Of Expression Eval</w:t>
        </w:r>
      </w:ins>
      <w:ins w:id="21957" w:author="Rev 9 Allen Wirfs-Brock" w:date="2012-07-07T16:53:00Z">
        <w:r w:rsidR="000358AB">
          <w:t>u</w:t>
        </w:r>
      </w:ins>
      <w:ins w:id="21958" w:author="Rev 6 Allen Wirfs-Brock" w:date="2012-02-26T16:12:00Z">
        <w:r>
          <w:t xml:space="preserve">ation with </w:t>
        </w:r>
        <w:r w:rsidRPr="00E77497">
          <w:t xml:space="preserve"> </w:t>
        </w:r>
        <w:r w:rsidRPr="00E21F6A">
          <w:rPr>
            <w:i/>
          </w:rPr>
          <w:t>Statement</w:t>
        </w:r>
        <w:r>
          <w:t xml:space="preserve">, </w:t>
        </w:r>
        <w:r w:rsidRPr="00E21F6A">
          <w:rPr>
            <w:rFonts w:ascii="Arial" w:hAnsi="Arial" w:cs="Arial"/>
          </w:rPr>
          <w:t>enumerate</w:t>
        </w:r>
        <w:r>
          <w:t xml:space="preserve">, and </w:t>
        </w:r>
        <w:r w:rsidRPr="00E21F6A">
          <w:rPr>
            <w:i/>
          </w:rPr>
          <w:t>labelSet</w:t>
        </w:r>
        <w:r>
          <w:t>.</w:t>
        </w:r>
      </w:ins>
    </w:p>
    <w:p w14:paraId="63C21A06" w14:textId="77777777" w:rsidR="00514B53" w:rsidRDefault="00514B53" w:rsidP="004B3A2D">
      <w:pPr>
        <w:pStyle w:val="Alg3"/>
        <w:numPr>
          <w:ilvl w:val="0"/>
          <w:numId w:val="693"/>
        </w:numPr>
        <w:tabs>
          <w:tab w:val="left" w:pos="2160"/>
        </w:tabs>
        <w:rPr>
          <w:ins w:id="21959" w:author="Rev 6 Allen Wirfs-Brock" w:date="2012-02-26T16:12:00Z"/>
        </w:rPr>
      </w:pPr>
      <w:ins w:id="21960" w:author="Rev 6 Allen Wirfs-Brock" w:date="2012-02-26T16:12:00Z">
        <w:r>
          <w:t>ReturnIfAbrupt(</w:t>
        </w:r>
        <w:r>
          <w:rPr>
            <w:i/>
          </w:rPr>
          <w:t>keyResult</w:t>
        </w:r>
        <w:r>
          <w:t>).</w:t>
        </w:r>
      </w:ins>
    </w:p>
    <w:p w14:paraId="286D51F1" w14:textId="77777777" w:rsidR="00514B53" w:rsidRDefault="00514B53" w:rsidP="004B3A2D">
      <w:pPr>
        <w:pStyle w:val="Alg3"/>
        <w:numPr>
          <w:ilvl w:val="0"/>
          <w:numId w:val="693"/>
        </w:numPr>
        <w:spacing w:after="240"/>
        <w:rPr>
          <w:ins w:id="21961" w:author="Rev 6 Allen Wirfs-Brock" w:date="2012-02-26T16:12:00Z"/>
        </w:rPr>
      </w:pPr>
      <w:ins w:id="21962" w:author="Rev 6 Allen Wirfs-Brock" w:date="2012-02-26T16:12:00Z">
        <w:r>
          <w:t>Return</w:t>
        </w:r>
        <w:r w:rsidRPr="00E77497">
          <w:t xml:space="preserve"> the result of </w:t>
        </w:r>
        <w:r>
          <w:t>performing For In/Of Body Eval</w:t>
        </w:r>
      </w:ins>
      <w:ins w:id="21963" w:author="Rev 9 Allen Wirfs-Brock" w:date="2012-07-07T16:52:00Z">
        <w:r w:rsidR="000358AB">
          <w:t>u</w:t>
        </w:r>
      </w:ins>
      <w:ins w:id="21964" w:author="Rev 6 Allen Wirfs-Brock" w:date="2012-02-26T16:12:00Z">
        <w:r>
          <w:t xml:space="preserve">ation with </w:t>
        </w:r>
        <w:r w:rsidRPr="00E77497">
          <w:t xml:space="preserve"> </w:t>
        </w:r>
        <w:r w:rsidRPr="00206AA9">
          <w:rPr>
            <w:i/>
          </w:rPr>
          <w:t>ForDeclaration</w:t>
        </w:r>
        <w:r>
          <w:t>,</w:t>
        </w:r>
        <w:r w:rsidRPr="00E77497">
          <w:t xml:space="preserve"> </w:t>
        </w:r>
        <w:r w:rsidRPr="00E21F6A">
          <w:rPr>
            <w:i/>
          </w:rPr>
          <w:t>Statement</w:t>
        </w:r>
        <w:r>
          <w:t xml:space="preserve">, </w:t>
        </w:r>
        <w:r w:rsidRPr="00FA7F97">
          <w:rPr>
            <w:i/>
          </w:rPr>
          <w:t>keyResult</w:t>
        </w:r>
        <w:del w:id="21965" w:author="Rev 7 Allen Wirfs-Brock" w:date="2012-04-09T16:27:00Z">
          <w:r w:rsidDel="008F79D4">
            <w:delText>.[[value]]</w:delText>
          </w:r>
        </w:del>
        <w:r>
          <w:t xml:space="preserve">,  </w:t>
        </w:r>
      </w:ins>
      <w:ins w:id="21966" w:author="Rev 7 Allen Wirfs-Brock" w:date="2012-04-24T18:30:00Z">
        <w:r w:rsidR="00A22135">
          <w:rPr>
            <w:rFonts w:ascii="Arial" w:hAnsi="Arial" w:cs="Arial"/>
          </w:rPr>
          <w:t>lexicalBinding</w:t>
        </w:r>
      </w:ins>
      <w:ins w:id="21967" w:author="Rev 6 Allen Wirfs-Brock" w:date="2012-02-26T16:13:00Z">
        <w:del w:id="21968" w:author="Rev 7 Allen Wirfs-Brock" w:date="2012-04-24T18:30:00Z">
          <w:r w:rsidDel="00A22135">
            <w:rPr>
              <w:rFonts w:ascii="Arial" w:hAnsi="Arial" w:cs="Arial"/>
            </w:rPr>
            <w:delText>ForDeclaration</w:delText>
          </w:r>
        </w:del>
      </w:ins>
      <w:ins w:id="21969" w:author="Rev 6 Allen Wirfs-Brock" w:date="2012-02-26T16:12:00Z">
        <w:r>
          <w:t xml:space="preserve">, and </w:t>
        </w:r>
        <w:r w:rsidRPr="00E21F6A">
          <w:rPr>
            <w:i/>
          </w:rPr>
          <w:t>labelSet</w:t>
        </w:r>
        <w:r>
          <w:t>.</w:t>
        </w:r>
      </w:ins>
    </w:p>
    <w:p w14:paraId="04ED4466" w14:textId="77777777" w:rsidR="00514B53" w:rsidRPr="00E77497" w:rsidRDefault="00514B53" w:rsidP="00514B53">
      <w:pPr>
        <w:rPr>
          <w:ins w:id="21970" w:author="Rev 6 Allen Wirfs-Brock" w:date="2012-02-26T16:14:00Z"/>
        </w:rPr>
      </w:pPr>
      <w:ins w:id="21971" w:author="Rev 6 Allen Wirfs-Brock" w:date="2012-02-26T16:14:00Z">
        <w:r w:rsidRPr="00B820AB">
          <w:rPr>
            <w:rStyle w:val="bnf"/>
          </w:rPr>
          <w:t>IterationStatement</w:t>
        </w:r>
        <w:r w:rsidRPr="00675B74">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ins>
      <w:ins w:id="21972" w:author="Rev 6 Allen Wirfs-Brock" w:date="2012-02-26T16:16:00Z">
        <w:r w:rsidR="004B3A2D">
          <w:rPr>
            <w:rFonts w:ascii="Courier New" w:hAnsi="Courier New"/>
            <w:b/>
          </w:rPr>
          <w:t>of</w:t>
        </w:r>
      </w:ins>
      <w:ins w:id="21973" w:author="Rev 6 Allen Wirfs-Brock" w:date="2012-02-26T16:14:00Z">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ins>
    </w:p>
    <w:p w14:paraId="1D65B939" w14:textId="77777777" w:rsidR="00514B53" w:rsidRPr="00E21F6A" w:rsidRDefault="00514B53" w:rsidP="004B3A2D">
      <w:pPr>
        <w:pStyle w:val="Alg3"/>
        <w:numPr>
          <w:ilvl w:val="0"/>
          <w:numId w:val="696"/>
        </w:numPr>
        <w:rPr>
          <w:ins w:id="21974" w:author="Rev 6 Allen Wirfs-Brock" w:date="2012-02-26T16:14:00Z"/>
        </w:rPr>
      </w:pPr>
      <w:ins w:id="21975" w:author="Rev 6 Allen Wirfs-Brock" w:date="2012-02-26T16:14:00Z">
        <w:r w:rsidRPr="00E77497">
          <w:t xml:space="preserve">Let </w:t>
        </w:r>
        <w:r>
          <w:rPr>
            <w:i/>
          </w:rPr>
          <w:t>keyResult</w:t>
        </w:r>
        <w:r w:rsidRPr="00E77497">
          <w:t xml:space="preserve"> be the result of </w:t>
        </w:r>
        <w:r>
          <w:t>performing For In/Of Expression Eval</w:t>
        </w:r>
      </w:ins>
      <w:ins w:id="21976" w:author="Rev 9 Allen Wirfs-Brock" w:date="2012-07-07T16:53:00Z">
        <w:r w:rsidR="000358AB">
          <w:t>u</w:t>
        </w:r>
      </w:ins>
      <w:ins w:id="21977" w:author="Rev 6 Allen Wirfs-Brock" w:date="2012-02-26T16:14:00Z">
        <w:r>
          <w:t xml:space="preserve">ation with </w:t>
        </w:r>
        <w:r w:rsidRPr="00E77497">
          <w:t xml:space="preserve"> </w:t>
        </w:r>
        <w:r w:rsidRPr="00E21F6A">
          <w:rPr>
            <w:i/>
          </w:rPr>
          <w:t>Statement</w:t>
        </w:r>
        <w:r>
          <w:t xml:space="preserve">, </w:t>
        </w:r>
      </w:ins>
      <w:ins w:id="21978" w:author="Rev 6 Allen Wirfs-Brock" w:date="2012-02-26T16:16:00Z">
        <w:r w:rsidR="004B3A2D">
          <w:rPr>
            <w:rFonts w:ascii="Arial" w:hAnsi="Arial" w:cs="Arial"/>
          </w:rPr>
          <w:t>iterate</w:t>
        </w:r>
      </w:ins>
      <w:ins w:id="21979" w:author="Rev 6 Allen Wirfs-Brock" w:date="2012-02-26T16:14:00Z">
        <w:r>
          <w:t xml:space="preserve">, and </w:t>
        </w:r>
        <w:r w:rsidRPr="00E21F6A">
          <w:rPr>
            <w:i/>
          </w:rPr>
          <w:t>labelSet</w:t>
        </w:r>
        <w:r>
          <w:t>.</w:t>
        </w:r>
      </w:ins>
    </w:p>
    <w:p w14:paraId="627F9413" w14:textId="77777777" w:rsidR="00514B53" w:rsidRDefault="00514B53" w:rsidP="004B3A2D">
      <w:pPr>
        <w:pStyle w:val="Alg3"/>
        <w:numPr>
          <w:ilvl w:val="0"/>
          <w:numId w:val="696"/>
        </w:numPr>
        <w:tabs>
          <w:tab w:val="left" w:pos="2160"/>
        </w:tabs>
        <w:rPr>
          <w:ins w:id="21980" w:author="Rev 6 Allen Wirfs-Brock" w:date="2012-02-26T16:14:00Z"/>
        </w:rPr>
      </w:pPr>
      <w:ins w:id="21981" w:author="Rev 6 Allen Wirfs-Brock" w:date="2012-02-26T16:14:00Z">
        <w:r>
          <w:t>ReturnIfAbrupt(</w:t>
        </w:r>
        <w:r>
          <w:rPr>
            <w:i/>
          </w:rPr>
          <w:t>keyResult</w:t>
        </w:r>
        <w:r>
          <w:t>).</w:t>
        </w:r>
      </w:ins>
    </w:p>
    <w:p w14:paraId="53608AF9" w14:textId="77777777" w:rsidR="00514B53" w:rsidRDefault="00514B53" w:rsidP="004B3A2D">
      <w:pPr>
        <w:pStyle w:val="Alg3"/>
        <w:numPr>
          <w:ilvl w:val="0"/>
          <w:numId w:val="696"/>
        </w:numPr>
        <w:spacing w:after="240"/>
        <w:rPr>
          <w:ins w:id="21982" w:author="Rev 6 Allen Wirfs-Brock" w:date="2012-02-26T16:14:00Z"/>
        </w:rPr>
      </w:pPr>
      <w:ins w:id="21983" w:author="Rev 6 Allen Wirfs-Brock" w:date="2012-02-26T16:14:00Z">
        <w:r>
          <w:t>Return</w:t>
        </w:r>
        <w:r w:rsidRPr="00E77497">
          <w:t xml:space="preserve"> the result of </w:t>
        </w:r>
        <w:r>
          <w:t>performing For In/Of Body Eval</w:t>
        </w:r>
      </w:ins>
      <w:ins w:id="21984" w:author="Rev 9 Allen Wirfs-Brock" w:date="2012-07-07T16:53:00Z">
        <w:r w:rsidR="000358AB">
          <w:t>u</w:t>
        </w:r>
      </w:ins>
      <w:ins w:id="21985" w:author="Rev 6 Allen Wirfs-Brock" w:date="2012-02-26T16:14:00Z">
        <w:r>
          <w:t xml:space="preserve">ation with </w:t>
        </w:r>
        <w:r w:rsidRPr="00E77497">
          <w:t xml:space="preserve"> </w:t>
        </w:r>
        <w:r w:rsidRPr="00E77497">
          <w:rPr>
            <w:rStyle w:val="bnf"/>
          </w:rPr>
          <w:t>LeftHandSideExpression</w:t>
        </w:r>
        <w:r>
          <w:t>,</w:t>
        </w:r>
        <w:r w:rsidRPr="00E77497">
          <w:t xml:space="preserve"> </w:t>
        </w:r>
        <w:r w:rsidRPr="00E21F6A">
          <w:rPr>
            <w:i/>
          </w:rPr>
          <w:t>Statement</w:t>
        </w:r>
        <w:r>
          <w:t xml:space="preserve">, </w:t>
        </w:r>
        <w:r w:rsidRPr="00FA7F97">
          <w:rPr>
            <w:i/>
          </w:rPr>
          <w:t>keyResult</w:t>
        </w:r>
        <w:del w:id="21986" w:author="Rev 7 Allen Wirfs-Brock" w:date="2012-04-09T16:28:00Z">
          <w:r w:rsidDel="008F79D4">
            <w:delText>.[[value]]</w:delText>
          </w:r>
        </w:del>
        <w:r>
          <w:t xml:space="preserve">,  </w:t>
        </w:r>
        <w:r>
          <w:rPr>
            <w:rFonts w:ascii="Arial" w:hAnsi="Arial" w:cs="Arial"/>
          </w:rPr>
          <w:t>assignment</w:t>
        </w:r>
        <w:r>
          <w:t xml:space="preserve">, and </w:t>
        </w:r>
        <w:r w:rsidRPr="00E21F6A">
          <w:rPr>
            <w:i/>
          </w:rPr>
          <w:t>labelSet</w:t>
        </w:r>
        <w:r>
          <w:t>.</w:t>
        </w:r>
      </w:ins>
    </w:p>
    <w:p w14:paraId="39C045C7" w14:textId="77777777" w:rsidR="00514B53" w:rsidRPr="00E77497" w:rsidRDefault="00514B53" w:rsidP="00514B53">
      <w:pPr>
        <w:jc w:val="left"/>
        <w:rPr>
          <w:ins w:id="21987" w:author="Rev 6 Allen Wirfs-Brock" w:date="2012-02-26T16:14:00Z"/>
        </w:rPr>
      </w:pPr>
      <w:ins w:id="21988" w:author="Rev 6 Allen Wirfs-Brock" w:date="2012-02-26T16:14: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del w:id="21989" w:author="Rev 7 Allen Wirfs-Brock" w:date="2012-04-24T17:59:00Z">
          <w:r w:rsidRPr="00451D9D" w:rsidDel="004429A2">
            <w:rPr>
              <w:rFonts w:ascii="Times New Roman" w:hAnsi="Times New Roman"/>
              <w:i/>
            </w:rPr>
            <w:delText>BindingIdentifier</w:delText>
          </w:r>
        </w:del>
      </w:ins>
      <w:ins w:id="21990" w:author="Rev 7 Allen Wirfs-Brock" w:date="2012-04-24T18:19:00Z">
        <w:r w:rsidR="009F1BE2">
          <w:rPr>
            <w:rFonts w:ascii="Times New Roman" w:hAnsi="Times New Roman"/>
            <w:i/>
          </w:rPr>
          <w:t>ForBinding</w:t>
        </w:r>
      </w:ins>
      <w:ins w:id="21991" w:author="Rev 6 Allen Wirfs-Brock" w:date="2012-02-26T16:14:00Z">
        <w:r>
          <w:rPr>
            <w:i/>
          </w:rPr>
          <w:t xml:space="preserve"> </w:t>
        </w:r>
        <w:r w:rsidRPr="004418C4">
          <w:t xml:space="preserve"> </w:t>
        </w:r>
      </w:ins>
      <w:ins w:id="21992" w:author="Rev 6 Allen Wirfs-Brock" w:date="2012-02-26T16:16:00Z">
        <w:r w:rsidR="004B3A2D">
          <w:rPr>
            <w:rFonts w:ascii="Courier New" w:hAnsi="Courier New"/>
            <w:b/>
          </w:rPr>
          <w:t>of</w:t>
        </w:r>
      </w:ins>
      <w:ins w:id="21993" w:author="Rev 6 Allen Wirfs-Brock" w:date="2012-02-26T16:14:00Z">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ins>
    </w:p>
    <w:p w14:paraId="2041BC89" w14:textId="77777777" w:rsidR="00514B53" w:rsidRPr="00E21F6A" w:rsidRDefault="00514B53" w:rsidP="004B3A2D">
      <w:pPr>
        <w:pStyle w:val="Alg3"/>
        <w:numPr>
          <w:ilvl w:val="0"/>
          <w:numId w:val="695"/>
        </w:numPr>
        <w:rPr>
          <w:ins w:id="21994" w:author="Rev 6 Allen Wirfs-Brock" w:date="2012-02-26T16:14:00Z"/>
        </w:rPr>
      </w:pPr>
      <w:ins w:id="21995" w:author="Rev 6 Allen Wirfs-Brock" w:date="2012-02-26T16:14:00Z">
        <w:r w:rsidRPr="00E77497">
          <w:t xml:space="preserve">Let </w:t>
        </w:r>
        <w:r>
          <w:rPr>
            <w:i/>
          </w:rPr>
          <w:t>keyResult</w:t>
        </w:r>
        <w:r w:rsidRPr="00E77497">
          <w:t xml:space="preserve"> be the result of </w:t>
        </w:r>
        <w:r>
          <w:t>performing For In/Of Expression Eval</w:t>
        </w:r>
      </w:ins>
      <w:ins w:id="21996" w:author="Rev 9 Allen Wirfs-Brock" w:date="2012-07-07T16:52:00Z">
        <w:r w:rsidR="000358AB">
          <w:t>u</w:t>
        </w:r>
      </w:ins>
      <w:ins w:id="21997" w:author="Rev 6 Allen Wirfs-Brock" w:date="2012-02-26T16:14:00Z">
        <w:r>
          <w:t xml:space="preserve">ation with </w:t>
        </w:r>
        <w:r w:rsidRPr="00E77497">
          <w:t xml:space="preserve"> </w:t>
        </w:r>
        <w:del w:id="21998" w:author="Rev 7 Allen Wirfs-Brock" w:date="2012-04-24T18:22:00Z">
          <w:r w:rsidRPr="00E21F6A" w:rsidDel="009F1BE2">
            <w:rPr>
              <w:i/>
            </w:rPr>
            <w:delText>Statement</w:delText>
          </w:r>
        </w:del>
      </w:ins>
      <w:ins w:id="21999" w:author="Rev 7 Allen Wirfs-Brock" w:date="2012-04-24T18:22:00Z">
        <w:r w:rsidR="009F1BE2">
          <w:rPr>
            <w:i/>
          </w:rPr>
          <w:t>Expression</w:t>
        </w:r>
      </w:ins>
      <w:ins w:id="22000" w:author="Rev 6 Allen Wirfs-Brock" w:date="2012-02-26T16:14:00Z">
        <w:r>
          <w:t xml:space="preserve">, </w:t>
        </w:r>
      </w:ins>
      <w:ins w:id="22001" w:author="Rev 6 Allen Wirfs-Brock" w:date="2012-02-26T16:16:00Z">
        <w:r w:rsidR="004B3A2D">
          <w:rPr>
            <w:rFonts w:ascii="Arial" w:hAnsi="Arial" w:cs="Arial"/>
          </w:rPr>
          <w:t>iterate</w:t>
        </w:r>
      </w:ins>
      <w:ins w:id="22002" w:author="Rev 6 Allen Wirfs-Brock" w:date="2012-02-26T16:14:00Z">
        <w:r>
          <w:t xml:space="preserve">, and </w:t>
        </w:r>
        <w:r w:rsidRPr="00E21F6A">
          <w:rPr>
            <w:i/>
          </w:rPr>
          <w:t>labelSet</w:t>
        </w:r>
        <w:r>
          <w:t>.</w:t>
        </w:r>
      </w:ins>
    </w:p>
    <w:p w14:paraId="14EA9410" w14:textId="77777777" w:rsidR="00514B53" w:rsidRDefault="00514B53" w:rsidP="004B3A2D">
      <w:pPr>
        <w:pStyle w:val="Alg3"/>
        <w:numPr>
          <w:ilvl w:val="0"/>
          <w:numId w:val="695"/>
        </w:numPr>
        <w:tabs>
          <w:tab w:val="left" w:pos="2160"/>
        </w:tabs>
        <w:rPr>
          <w:ins w:id="22003" w:author="Rev 6 Allen Wirfs-Brock" w:date="2012-02-26T16:14:00Z"/>
        </w:rPr>
      </w:pPr>
      <w:ins w:id="22004" w:author="Rev 6 Allen Wirfs-Brock" w:date="2012-02-26T16:14:00Z">
        <w:r>
          <w:t>ReturnIfAbrupt(</w:t>
        </w:r>
        <w:r>
          <w:rPr>
            <w:i/>
          </w:rPr>
          <w:t>keyResult</w:t>
        </w:r>
        <w:r>
          <w:t>).</w:t>
        </w:r>
      </w:ins>
    </w:p>
    <w:p w14:paraId="063ED773" w14:textId="77777777" w:rsidR="00514B53" w:rsidRDefault="00514B53" w:rsidP="004B3A2D">
      <w:pPr>
        <w:pStyle w:val="Alg3"/>
        <w:numPr>
          <w:ilvl w:val="0"/>
          <w:numId w:val="695"/>
        </w:numPr>
        <w:spacing w:after="240"/>
        <w:rPr>
          <w:ins w:id="22005" w:author="Rev 6 Allen Wirfs-Brock" w:date="2012-02-26T16:14:00Z"/>
        </w:rPr>
      </w:pPr>
      <w:ins w:id="22006" w:author="Rev 6 Allen Wirfs-Brock" w:date="2012-02-26T16:14:00Z">
        <w:r>
          <w:t>Return</w:t>
        </w:r>
        <w:r w:rsidRPr="00E77497">
          <w:t xml:space="preserve"> the result of </w:t>
        </w:r>
        <w:r>
          <w:t>performing For In/Of Body Eval</w:t>
        </w:r>
      </w:ins>
      <w:ins w:id="22007" w:author="Rev 9 Allen Wirfs-Brock" w:date="2012-07-07T16:53:00Z">
        <w:r w:rsidR="000358AB">
          <w:t>u</w:t>
        </w:r>
      </w:ins>
      <w:ins w:id="22008" w:author="Rev 6 Allen Wirfs-Brock" w:date="2012-02-26T16:14:00Z">
        <w:r>
          <w:t xml:space="preserve">ation with </w:t>
        </w:r>
        <w:r w:rsidRPr="00E77497">
          <w:t xml:space="preserve"> </w:t>
        </w:r>
        <w:del w:id="22009" w:author="Rev 7 Allen Wirfs-Brock" w:date="2012-04-25T08:05:00Z">
          <w:r w:rsidRPr="00451D9D" w:rsidDel="007C32C2">
            <w:rPr>
              <w:i/>
            </w:rPr>
            <w:delText>BindingIdentifier</w:delText>
          </w:r>
        </w:del>
      </w:ins>
      <w:ins w:id="22010" w:author="Rev 7 Allen Wirfs-Brock" w:date="2012-04-25T08:05:00Z">
        <w:r w:rsidR="007C32C2">
          <w:rPr>
            <w:i/>
          </w:rPr>
          <w:t>ForBinding</w:t>
        </w:r>
      </w:ins>
      <w:ins w:id="22011" w:author="Rev 6 Allen Wirfs-Brock" w:date="2012-02-26T16:14:00Z">
        <w:r>
          <w:t>,</w:t>
        </w:r>
        <w:r w:rsidRPr="00E77497">
          <w:t xml:space="preserve"> </w:t>
        </w:r>
        <w:r w:rsidRPr="00E21F6A">
          <w:rPr>
            <w:i/>
          </w:rPr>
          <w:t>Statement</w:t>
        </w:r>
        <w:r>
          <w:t xml:space="preserve">, </w:t>
        </w:r>
        <w:r w:rsidRPr="00FA7F97">
          <w:rPr>
            <w:i/>
          </w:rPr>
          <w:t>keyResult</w:t>
        </w:r>
        <w:del w:id="22012" w:author="Rev 7 Allen Wirfs-Brock" w:date="2012-04-09T16:28:00Z">
          <w:r w:rsidDel="008F79D4">
            <w:delText>.[[value]]</w:delText>
          </w:r>
        </w:del>
        <w:r>
          <w:t xml:space="preserve">,  </w:t>
        </w:r>
        <w:r>
          <w:rPr>
            <w:rFonts w:ascii="Arial" w:hAnsi="Arial" w:cs="Arial"/>
          </w:rPr>
          <w:t>varBinding</w:t>
        </w:r>
        <w:r>
          <w:t xml:space="preserve">, and </w:t>
        </w:r>
        <w:r w:rsidRPr="00E21F6A">
          <w:rPr>
            <w:i/>
          </w:rPr>
          <w:t>labelSet</w:t>
        </w:r>
        <w:r>
          <w:t>.</w:t>
        </w:r>
      </w:ins>
    </w:p>
    <w:p w14:paraId="33DBFBA5" w14:textId="77777777" w:rsidR="00514B53" w:rsidRPr="00E77497" w:rsidRDefault="00514B53" w:rsidP="00514B53">
      <w:pPr>
        <w:jc w:val="left"/>
        <w:rPr>
          <w:ins w:id="22013" w:author="Rev 6 Allen Wirfs-Brock" w:date="2012-02-26T16:14:00Z"/>
        </w:rPr>
      </w:pPr>
      <w:ins w:id="22014" w:author="Rev 6 Allen Wirfs-Brock" w:date="2012-02-26T16:14:00Z">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206AA9">
          <w:rPr>
            <w:rFonts w:ascii="Times New Roman" w:hAnsi="Times New Roman"/>
            <w:i/>
          </w:rPr>
          <w:t>ForDeclaration</w:t>
        </w:r>
        <w:r w:rsidRPr="00E77497">
          <w:t xml:space="preserve"> </w:t>
        </w:r>
      </w:ins>
      <w:ins w:id="22015" w:author="Rev 6 Allen Wirfs-Brock" w:date="2012-02-26T16:16:00Z">
        <w:r w:rsidR="004B3A2D">
          <w:rPr>
            <w:rFonts w:ascii="Courier New" w:hAnsi="Courier New"/>
            <w:b/>
          </w:rPr>
          <w:t>of</w:t>
        </w:r>
      </w:ins>
      <w:ins w:id="22016" w:author="Rev 6 Allen Wirfs-Brock" w:date="2012-02-26T16:14:00Z">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ins>
    </w:p>
    <w:p w14:paraId="1951AA82" w14:textId="77777777" w:rsidR="00514B53" w:rsidRPr="00E21F6A" w:rsidRDefault="00514B53" w:rsidP="004B3A2D">
      <w:pPr>
        <w:pStyle w:val="Alg3"/>
        <w:numPr>
          <w:ilvl w:val="0"/>
          <w:numId w:val="694"/>
        </w:numPr>
        <w:rPr>
          <w:ins w:id="22017" w:author="Rev 6 Allen Wirfs-Brock" w:date="2012-02-26T16:14:00Z"/>
        </w:rPr>
      </w:pPr>
      <w:ins w:id="22018" w:author="Rev 6 Allen Wirfs-Brock" w:date="2012-02-26T16:14:00Z">
        <w:r w:rsidRPr="00E77497">
          <w:t xml:space="preserve">Let </w:t>
        </w:r>
        <w:r>
          <w:rPr>
            <w:i/>
          </w:rPr>
          <w:t>keyResult</w:t>
        </w:r>
        <w:r w:rsidRPr="00E77497">
          <w:t xml:space="preserve"> be the result of </w:t>
        </w:r>
        <w:r>
          <w:t>performing For In/Of Expression Eval</w:t>
        </w:r>
      </w:ins>
      <w:ins w:id="22019" w:author="Rev 9 Allen Wirfs-Brock" w:date="2012-07-07T16:53:00Z">
        <w:r w:rsidR="000358AB">
          <w:t>u</w:t>
        </w:r>
      </w:ins>
      <w:ins w:id="22020" w:author="Rev 6 Allen Wirfs-Brock" w:date="2012-02-26T16:14:00Z">
        <w:r>
          <w:t xml:space="preserve">ation with </w:t>
        </w:r>
        <w:r w:rsidRPr="00E77497">
          <w:t xml:space="preserve"> </w:t>
        </w:r>
        <w:del w:id="22021" w:author="Rev 7 Allen Wirfs-Brock" w:date="2012-04-24T18:22:00Z">
          <w:r w:rsidRPr="00E21F6A" w:rsidDel="009F1BE2">
            <w:rPr>
              <w:i/>
            </w:rPr>
            <w:delText>Statement</w:delText>
          </w:r>
        </w:del>
      </w:ins>
      <w:ins w:id="22022" w:author="Rev 7 Allen Wirfs-Brock" w:date="2012-04-24T18:22:00Z">
        <w:r w:rsidR="009F1BE2">
          <w:rPr>
            <w:i/>
          </w:rPr>
          <w:t>Expression</w:t>
        </w:r>
      </w:ins>
      <w:ins w:id="22023" w:author="Rev 6 Allen Wirfs-Brock" w:date="2012-02-26T16:14:00Z">
        <w:r>
          <w:t xml:space="preserve">, </w:t>
        </w:r>
      </w:ins>
      <w:ins w:id="22024" w:author="Rev 6 Allen Wirfs-Brock" w:date="2012-02-26T16:16:00Z">
        <w:r w:rsidR="004B3A2D">
          <w:rPr>
            <w:rFonts w:ascii="Arial" w:hAnsi="Arial" w:cs="Arial"/>
          </w:rPr>
          <w:t>iterate</w:t>
        </w:r>
      </w:ins>
      <w:ins w:id="22025" w:author="Rev 6 Allen Wirfs-Brock" w:date="2012-02-26T16:14:00Z">
        <w:r>
          <w:t xml:space="preserve">, and </w:t>
        </w:r>
        <w:r w:rsidRPr="00E21F6A">
          <w:rPr>
            <w:i/>
          </w:rPr>
          <w:t>labelSet</w:t>
        </w:r>
        <w:r>
          <w:t>.</w:t>
        </w:r>
      </w:ins>
    </w:p>
    <w:p w14:paraId="6D06EE3A" w14:textId="77777777" w:rsidR="00514B53" w:rsidRDefault="00514B53" w:rsidP="004B3A2D">
      <w:pPr>
        <w:pStyle w:val="Alg3"/>
        <w:numPr>
          <w:ilvl w:val="0"/>
          <w:numId w:val="694"/>
        </w:numPr>
        <w:tabs>
          <w:tab w:val="left" w:pos="2160"/>
        </w:tabs>
        <w:rPr>
          <w:ins w:id="22026" w:author="Rev 6 Allen Wirfs-Brock" w:date="2012-02-26T16:14:00Z"/>
        </w:rPr>
      </w:pPr>
      <w:ins w:id="22027" w:author="Rev 6 Allen Wirfs-Brock" w:date="2012-02-26T16:14:00Z">
        <w:r>
          <w:t>ReturnIfAbrupt(</w:t>
        </w:r>
        <w:r>
          <w:rPr>
            <w:i/>
          </w:rPr>
          <w:t>keyResult</w:t>
        </w:r>
        <w:r>
          <w:t>).</w:t>
        </w:r>
      </w:ins>
    </w:p>
    <w:p w14:paraId="3DEE1F55" w14:textId="77777777" w:rsidR="00514B53" w:rsidRDefault="00514B53" w:rsidP="004B3A2D">
      <w:pPr>
        <w:pStyle w:val="Alg3"/>
        <w:numPr>
          <w:ilvl w:val="0"/>
          <w:numId w:val="694"/>
        </w:numPr>
        <w:spacing w:after="240"/>
        <w:rPr>
          <w:ins w:id="22028" w:author="Rev 6 Allen Wirfs-Brock" w:date="2012-02-26T16:14:00Z"/>
        </w:rPr>
      </w:pPr>
      <w:ins w:id="22029" w:author="Rev 6 Allen Wirfs-Brock" w:date="2012-02-26T16:14:00Z">
        <w:r>
          <w:t>Return</w:t>
        </w:r>
        <w:r w:rsidRPr="00E77497">
          <w:t xml:space="preserve"> the result of </w:t>
        </w:r>
        <w:r>
          <w:t>performing For In/Of Body Eval</w:t>
        </w:r>
      </w:ins>
      <w:ins w:id="22030" w:author="Rev 9 Allen Wirfs-Brock" w:date="2012-07-07T16:53:00Z">
        <w:r w:rsidR="000358AB">
          <w:t>u</w:t>
        </w:r>
      </w:ins>
      <w:ins w:id="22031" w:author="Rev 6 Allen Wirfs-Brock" w:date="2012-02-26T16:14:00Z">
        <w:r>
          <w:t xml:space="preserve">ation with </w:t>
        </w:r>
        <w:r w:rsidRPr="00E77497">
          <w:t xml:space="preserve"> </w:t>
        </w:r>
        <w:r w:rsidRPr="00206AA9">
          <w:rPr>
            <w:i/>
          </w:rPr>
          <w:t>ForDeclaration</w:t>
        </w:r>
        <w:r>
          <w:t>,</w:t>
        </w:r>
        <w:r w:rsidRPr="00E77497">
          <w:t xml:space="preserve"> </w:t>
        </w:r>
        <w:r w:rsidRPr="00E21F6A">
          <w:rPr>
            <w:i/>
          </w:rPr>
          <w:t>Statement</w:t>
        </w:r>
        <w:r>
          <w:t xml:space="preserve">, </w:t>
        </w:r>
        <w:r w:rsidRPr="00FA7F97">
          <w:rPr>
            <w:i/>
          </w:rPr>
          <w:t>keyResult</w:t>
        </w:r>
        <w:del w:id="22032" w:author="Rev 7 Allen Wirfs-Brock" w:date="2012-04-09T16:28:00Z">
          <w:r w:rsidDel="008F79D4">
            <w:delText>.[[value]]</w:delText>
          </w:r>
        </w:del>
        <w:r>
          <w:t xml:space="preserve">,  </w:t>
        </w:r>
      </w:ins>
      <w:ins w:id="22033" w:author="Rev 7 Allen Wirfs-Brock" w:date="2012-04-24T18:30:00Z">
        <w:r w:rsidR="00A22135">
          <w:rPr>
            <w:rFonts w:ascii="Arial" w:hAnsi="Arial" w:cs="Arial"/>
          </w:rPr>
          <w:t>lexicalBinding</w:t>
        </w:r>
      </w:ins>
      <w:ins w:id="22034" w:author="Rev 6 Allen Wirfs-Brock" w:date="2012-02-26T16:14:00Z">
        <w:del w:id="22035" w:author="Rev 7 Allen Wirfs-Brock" w:date="2012-04-24T18:30:00Z">
          <w:r w:rsidDel="00A22135">
            <w:rPr>
              <w:rFonts w:ascii="Arial" w:hAnsi="Arial" w:cs="Arial"/>
            </w:rPr>
            <w:delText>ForDeclaration</w:delText>
          </w:r>
        </w:del>
        <w:r>
          <w:t xml:space="preserve">, and </w:t>
        </w:r>
        <w:r w:rsidRPr="00E21F6A">
          <w:rPr>
            <w:i/>
          </w:rPr>
          <w:t>labelSet</w:t>
        </w:r>
        <w:r>
          <w:t>.</w:t>
        </w:r>
      </w:ins>
    </w:p>
    <w:p w14:paraId="7334C7E2" w14:textId="77777777" w:rsidR="00E21F6A" w:rsidRPr="0013710B" w:rsidRDefault="00E21F6A" w:rsidP="00E21F6A">
      <w:pPr>
        <w:rPr>
          <w:ins w:id="22036" w:author="Rev 6 Allen Wirfs-Brock" w:date="2012-02-26T14:04:00Z"/>
          <w:lang w:eastAsia="en-US"/>
        </w:rPr>
      </w:pPr>
      <w:ins w:id="22037" w:author="Rev 6 Allen Wirfs-Brock" w:date="2012-02-26T14:04:00Z">
        <w:r>
          <w:rPr>
            <w:lang w:eastAsia="en-US"/>
          </w:rPr>
          <w:t>The abstract</w:t>
        </w:r>
        <w:del w:id="22038" w:author="Rev 8 Allen Wirfs-Brock" w:date="2012-06-14T14:38:00Z">
          <w:r w:rsidDel="00D4543D">
            <w:rPr>
              <w:lang w:eastAsia="en-US"/>
            </w:rPr>
            <w:delText>ion</w:delText>
          </w:r>
        </w:del>
        <w:r>
          <w:rPr>
            <w:lang w:eastAsia="en-US"/>
          </w:rPr>
          <w:t xml:space="preserve"> operation For </w:t>
        </w:r>
      </w:ins>
      <w:ins w:id="22039" w:author="Rev 6 Allen Wirfs-Brock" w:date="2012-02-26T14:05:00Z">
        <w:r>
          <w:rPr>
            <w:lang w:eastAsia="en-US"/>
          </w:rPr>
          <w:t>In/Of</w:t>
        </w:r>
      </w:ins>
      <w:ins w:id="22040" w:author="Rev 6 Allen Wirfs-Brock" w:date="2012-02-26T14:04:00Z">
        <w:r>
          <w:rPr>
            <w:lang w:eastAsia="en-US"/>
          </w:rPr>
          <w:t xml:space="preserve"> </w:t>
        </w:r>
      </w:ins>
      <w:ins w:id="22041" w:author="Rev 6 Allen Wirfs-Brock" w:date="2012-02-26T14:05:00Z">
        <w:r>
          <w:rPr>
            <w:lang w:eastAsia="en-US"/>
          </w:rPr>
          <w:t xml:space="preserve">Expression </w:t>
        </w:r>
      </w:ins>
      <w:ins w:id="22042" w:author="Rev 6 Allen Wirfs-Brock" w:date="2012-02-26T14:04:00Z">
        <w:r>
          <w:rPr>
            <w:lang w:eastAsia="en-US"/>
          </w:rPr>
          <w:t xml:space="preserve">Evaluation </w:t>
        </w:r>
      </w:ins>
      <w:ins w:id="22043" w:author="Rev 10 Allen Wirfs-Brock" w:date="2012-07-09T14:13:00Z">
        <w:r w:rsidR="002241B3">
          <w:rPr>
            <w:lang w:eastAsia="en-US"/>
          </w:rPr>
          <w:t xml:space="preserve">is called </w:t>
        </w:r>
      </w:ins>
      <w:ins w:id="22044" w:author="Rev 6 Allen Wirfs-Brock" w:date="2012-02-26T14:04:00Z">
        <w:r>
          <w:rPr>
            <w:lang w:eastAsia="en-US"/>
          </w:rPr>
          <w:t xml:space="preserve">with arguments </w:t>
        </w:r>
      </w:ins>
      <w:ins w:id="22045" w:author="Rev 6 Allen Wirfs-Brock" w:date="2012-02-26T14:06:00Z">
        <w:r>
          <w:rPr>
            <w:rFonts w:ascii="Times New Roman" w:hAnsi="Times New Roman"/>
            <w:i/>
            <w:lang w:eastAsia="en-US"/>
          </w:rPr>
          <w:t>expr</w:t>
        </w:r>
      </w:ins>
      <w:ins w:id="22046" w:author="Rev 6 Allen Wirfs-Brock" w:date="2012-02-26T14:04:00Z">
        <w:r>
          <w:rPr>
            <w:lang w:eastAsia="en-US"/>
          </w:rPr>
          <w:t xml:space="preserve">, </w:t>
        </w:r>
      </w:ins>
      <w:ins w:id="22047" w:author="Rev 6 Allen Wirfs-Brock" w:date="2012-02-26T14:11:00Z">
        <w:r>
          <w:rPr>
            <w:rFonts w:ascii="Times New Roman" w:hAnsi="Times New Roman"/>
            <w:i/>
            <w:lang w:eastAsia="en-US"/>
          </w:rPr>
          <w:t>iterationKind</w:t>
        </w:r>
      </w:ins>
      <w:ins w:id="22048" w:author="Rev 6 Allen Wirfs-Brock" w:date="2012-02-26T14:04:00Z">
        <w:r>
          <w:rPr>
            <w:lang w:eastAsia="en-US"/>
          </w:rPr>
          <w:t xml:space="preserve">, and </w:t>
        </w:r>
        <w:r w:rsidRPr="00033CAC">
          <w:rPr>
            <w:rFonts w:ascii="Times New Roman" w:hAnsi="Times New Roman"/>
            <w:i/>
            <w:lang w:eastAsia="en-US"/>
          </w:rPr>
          <w:t>labelSet</w:t>
        </w:r>
      </w:ins>
      <w:ins w:id="22049" w:author="Rev 9 Allen Wirfs-Brock" w:date="2012-07-08T13:30:00Z">
        <w:r w:rsidR="00B7141C">
          <w:rPr>
            <w:rFonts w:ascii="Times New Roman" w:hAnsi="Times New Roman"/>
            <w:lang w:eastAsia="en-US"/>
          </w:rPr>
          <w:t>.</w:t>
        </w:r>
      </w:ins>
      <w:ins w:id="22050" w:author="Rev 6 Allen Wirfs-Brock" w:date="2012-02-26T14:04:00Z">
        <w:r>
          <w:rPr>
            <w:lang w:eastAsia="en-US"/>
          </w:rPr>
          <w:t xml:space="preserve"> </w:t>
        </w:r>
      </w:ins>
      <w:ins w:id="22051" w:author="Rev 9 Allen Wirfs-Brock" w:date="2012-07-08T13:30:00Z">
        <w:r w:rsidR="00B7141C">
          <w:rPr>
            <w:lang w:eastAsia="en-US"/>
          </w:rPr>
          <w:t xml:space="preserve">The value </w:t>
        </w:r>
      </w:ins>
      <w:ins w:id="22052" w:author="Rev 9 Allen Wirfs-Brock" w:date="2012-07-08T13:32:00Z">
        <w:r w:rsidR="00B7141C">
          <w:rPr>
            <w:lang w:eastAsia="en-US"/>
          </w:rPr>
          <w:t>of</w:t>
        </w:r>
      </w:ins>
      <w:ins w:id="22053" w:author="Rev 9 Allen Wirfs-Brock" w:date="2012-07-08T13:30:00Z">
        <w:r w:rsidR="00B7141C">
          <w:rPr>
            <w:lang w:eastAsia="en-US"/>
          </w:rPr>
          <w:t xml:space="preserve"> </w:t>
        </w:r>
      </w:ins>
      <w:ins w:id="22054" w:author="Rev 9 Allen Wirfs-Brock" w:date="2012-07-08T13:31:00Z">
        <w:r w:rsidR="00B7141C">
          <w:rPr>
            <w:rFonts w:ascii="Times New Roman" w:hAnsi="Times New Roman"/>
            <w:i/>
            <w:lang w:eastAsia="en-US"/>
          </w:rPr>
          <w:t>iterationKind</w:t>
        </w:r>
      </w:ins>
      <w:ins w:id="22055" w:author="Rev 9 Allen Wirfs-Brock" w:date="2012-07-08T13:30:00Z">
        <w:r w:rsidR="00B7141C">
          <w:rPr>
            <w:lang w:eastAsia="en-US"/>
          </w:rPr>
          <w:t xml:space="preserve"> </w:t>
        </w:r>
      </w:ins>
      <w:ins w:id="22056" w:author="Rev 9 Allen Wirfs-Brock" w:date="2012-07-08T13:32:00Z">
        <w:r w:rsidR="00B7141C">
          <w:rPr>
            <w:lang w:eastAsia="en-US"/>
          </w:rPr>
          <w:t>is either</w:t>
        </w:r>
      </w:ins>
      <w:ins w:id="22057" w:author="Rev 9 Allen Wirfs-Brock" w:date="2012-07-08T13:30:00Z">
        <w:r w:rsidR="00B7141C">
          <w:rPr>
            <w:lang w:eastAsia="en-US"/>
          </w:rPr>
          <w:t xml:space="preserve"> </w:t>
        </w:r>
        <w:r w:rsidR="00B7141C" w:rsidRPr="00B7141C">
          <w:rPr>
            <w:b/>
            <w:lang w:eastAsia="en-US"/>
          </w:rPr>
          <w:t>enumerate</w:t>
        </w:r>
        <w:r w:rsidR="00B7141C">
          <w:rPr>
            <w:lang w:eastAsia="en-US"/>
          </w:rPr>
          <w:t xml:space="preserve"> </w:t>
        </w:r>
      </w:ins>
      <w:ins w:id="22058" w:author="Rev 9 Allen Wirfs-Brock" w:date="2012-07-08T13:32:00Z">
        <w:r w:rsidR="00B7141C">
          <w:rPr>
            <w:lang w:eastAsia="en-US"/>
          </w:rPr>
          <w:t>or</w:t>
        </w:r>
      </w:ins>
      <w:ins w:id="22059" w:author="Rev 9 Allen Wirfs-Brock" w:date="2012-07-08T13:30:00Z">
        <w:r w:rsidR="00B7141C">
          <w:rPr>
            <w:lang w:eastAsia="en-US"/>
          </w:rPr>
          <w:t xml:space="preserve"> </w:t>
        </w:r>
        <w:r w:rsidR="00B7141C" w:rsidRPr="00B7141C">
          <w:rPr>
            <w:b/>
            <w:lang w:eastAsia="en-US"/>
          </w:rPr>
          <w:t>iterate</w:t>
        </w:r>
        <w:r w:rsidR="00B7141C">
          <w:rPr>
            <w:lang w:eastAsia="en-US"/>
          </w:rPr>
          <w:t xml:space="preserve">. </w:t>
        </w:r>
      </w:ins>
      <w:ins w:id="22060" w:author="Rev 6 Allen Wirfs-Brock" w:date="2012-02-26T14:04:00Z">
        <w:del w:id="22061" w:author="Rev 9 Allen Wirfs-Brock" w:date="2012-07-08T13:31:00Z">
          <w:r w:rsidDel="00B7141C">
            <w:rPr>
              <w:lang w:eastAsia="en-US"/>
            </w:rPr>
            <w:delText>is performed as follows:</w:delText>
          </w:r>
        </w:del>
      </w:ins>
    </w:p>
    <w:p w14:paraId="4AE5184B" w14:textId="77777777" w:rsidR="004C02EF" w:rsidRPr="00E77497" w:rsidRDefault="004C02EF" w:rsidP="00E21F6A">
      <w:pPr>
        <w:pStyle w:val="Alg3"/>
        <w:numPr>
          <w:ilvl w:val="0"/>
          <w:numId w:val="691"/>
        </w:numPr>
      </w:pPr>
      <w:r w:rsidRPr="00E77497">
        <w:t xml:space="preserve">Let </w:t>
      </w:r>
      <w:r w:rsidRPr="00E77497">
        <w:rPr>
          <w:i/>
        </w:rPr>
        <w:t>exprRef</w:t>
      </w:r>
      <w:r w:rsidRPr="00E77497">
        <w:t xml:space="preserve"> be the result of evaluating the</w:t>
      </w:r>
      <w:ins w:id="22062" w:author="Rev 6 Allen Wirfs-Brock" w:date="2012-02-26T14:06:00Z">
        <w:r w:rsidR="00E21F6A">
          <w:t xml:space="preserve"> production that is</w:t>
        </w:r>
      </w:ins>
      <w:r w:rsidRPr="00E77497">
        <w:t xml:space="preserve"> </w:t>
      </w:r>
      <w:del w:id="22063" w:author="Rev 6 Allen Wirfs-Brock" w:date="2012-02-26T14:06:00Z">
        <w:r w:rsidRPr="00E77497" w:rsidDel="00E21F6A">
          <w:rPr>
            <w:i/>
          </w:rPr>
          <w:delText>Expression</w:delText>
        </w:r>
      </w:del>
      <w:ins w:id="22064" w:author="Rev 6 Allen Wirfs-Brock" w:date="2012-02-26T14:06:00Z">
        <w:r w:rsidR="00E21F6A">
          <w:rPr>
            <w:i/>
          </w:rPr>
          <w:t>expr</w:t>
        </w:r>
      </w:ins>
      <w:r w:rsidRPr="00E77497">
        <w:t>.</w:t>
      </w:r>
    </w:p>
    <w:p w14:paraId="51E1E45D" w14:textId="77777777" w:rsidR="004C02EF" w:rsidRPr="00E77497" w:rsidRDefault="004C02EF" w:rsidP="00E21F6A">
      <w:pPr>
        <w:pStyle w:val="Alg3"/>
        <w:numPr>
          <w:ilvl w:val="0"/>
          <w:numId w:val="691"/>
        </w:numPr>
      </w:pPr>
      <w:r w:rsidRPr="00E77497">
        <w:t xml:space="preserve">Let </w:t>
      </w:r>
      <w:r w:rsidRPr="00E77497">
        <w:rPr>
          <w:i/>
        </w:rPr>
        <w:t>experValue</w:t>
      </w:r>
      <w:r w:rsidRPr="00E77497">
        <w:t xml:space="preserve"> be GetValue(</w:t>
      </w:r>
      <w:r w:rsidRPr="00E77497">
        <w:rPr>
          <w:i/>
        </w:rPr>
        <w:t>exprRef</w:t>
      </w:r>
      <w:r w:rsidRPr="00E77497">
        <w:t>).</w:t>
      </w:r>
    </w:p>
    <w:p w14:paraId="6202ABEF" w14:textId="77777777" w:rsidR="00351628" w:rsidRPr="00E77497" w:rsidRDefault="00351628" w:rsidP="0055450D">
      <w:pPr>
        <w:pStyle w:val="Alg3"/>
        <w:numPr>
          <w:ilvl w:val="0"/>
          <w:numId w:val="691"/>
        </w:numPr>
        <w:tabs>
          <w:tab w:val="left" w:pos="2160"/>
        </w:tabs>
        <w:rPr>
          <w:ins w:id="22065" w:author="Rev 6 Allen Wirfs-Brock" w:date="2012-02-26T10:53:00Z"/>
        </w:rPr>
      </w:pPr>
      <w:ins w:id="22066" w:author="Rev 6 Allen Wirfs-Brock" w:date="2012-02-26T10:53:00Z">
        <w:r w:rsidRPr="00E77497">
          <w:t xml:space="preserve">If </w:t>
        </w:r>
        <w:r w:rsidRPr="00E77497">
          <w:rPr>
            <w:i/>
          </w:rPr>
          <w:t>experValue</w:t>
        </w:r>
        <w:r w:rsidRPr="00E77497">
          <w:t xml:space="preserve"> is an abrupt completion</w:t>
        </w:r>
      </w:ins>
      <w:ins w:id="22067" w:author="Rev 6 Allen Wirfs-Brock" w:date="2012-02-26T11:12:00Z">
        <w:r w:rsidR="00523976">
          <w:t xml:space="preserve">, </w:t>
        </w:r>
        <w:del w:id="22068" w:author="Rev 7 Allen Wirfs-Brock" w:date="2012-04-24T18:21:00Z">
          <w:r w:rsidR="00523976" w:rsidDel="009F1BE2">
            <w:delText>then</w:delText>
          </w:r>
        </w:del>
      </w:ins>
      <w:ins w:id="22069" w:author="Rev 6 Allen Wirfs-Brock" w:date="2012-02-26T14:14:00Z">
        <w:del w:id="22070" w:author="Rev 7 Allen Wirfs-Brock" w:date="2012-04-24T18:21:00Z">
          <w:r w:rsidR="00E21F6A" w:rsidDel="009F1BE2">
            <w:delText xml:space="preserve"> return </w:delText>
          </w:r>
        </w:del>
      </w:ins>
    </w:p>
    <w:p w14:paraId="1B8ADC19" w14:textId="77777777" w:rsidR="00FA7F97" w:rsidRPr="00E77497" w:rsidRDefault="00FA7F97" w:rsidP="00FA7F97">
      <w:pPr>
        <w:pStyle w:val="Alg3"/>
        <w:numPr>
          <w:ilvl w:val="1"/>
          <w:numId w:val="691"/>
        </w:numPr>
        <w:tabs>
          <w:tab w:val="left" w:pos="2160"/>
        </w:tabs>
        <w:rPr>
          <w:ins w:id="22071" w:author="Rev 6 Allen Wirfs-Brock" w:date="2012-02-26T14:35:00Z"/>
        </w:rPr>
      </w:pPr>
      <w:ins w:id="22072" w:author="Rev 6 Allen Wirfs-Brock" w:date="2012-02-26T14:35:00Z">
        <w:r>
          <w:t xml:space="preserve">If </w:t>
        </w:r>
        <w:del w:id="22073" w:author="Rev 7 Allen Wirfs-Brock" w:date="2012-04-25T08:04:00Z">
          <w:r w:rsidRPr="00DC5061" w:rsidDel="007C32C2">
            <w:delText>loopContinues</w:delText>
          </w:r>
        </w:del>
      </w:ins>
      <w:ins w:id="22074" w:author="Rev 7 Allen Wirfs-Brock" w:date="2012-04-25T08:04:00Z">
        <w:r w:rsidR="007C32C2">
          <w:t>LoopContinues</w:t>
        </w:r>
      </w:ins>
      <w:ins w:id="22075" w:author="Rev 6 Allen Wirfs-Brock" w:date="2012-02-26T14:35:00Z">
        <w:r w:rsidRPr="00DC5061">
          <w:t>(</w:t>
        </w:r>
      </w:ins>
      <w:ins w:id="22076" w:author="Rev 6 Allen Wirfs-Brock" w:date="2012-02-26T14:36:00Z">
        <w:r w:rsidRPr="00E77497">
          <w:rPr>
            <w:i/>
          </w:rPr>
          <w:t>experValue</w:t>
        </w:r>
      </w:ins>
      <w:ins w:id="22077" w:author="Rev 6 Allen Wirfs-Brock" w:date="2012-02-26T14:35:00Z">
        <w:r w:rsidRPr="00DC5061">
          <w:t>,</w:t>
        </w:r>
        <w:r w:rsidRPr="0068432C">
          <w:rPr>
            <w:i/>
          </w:rPr>
          <w:t>labelSet</w:t>
        </w:r>
        <w:r w:rsidRPr="00DC5061">
          <w:t xml:space="preserve">) is </w:t>
        </w:r>
        <w:r w:rsidRPr="0068432C">
          <w:rPr>
            <w:b/>
          </w:rPr>
          <w:t>false</w:t>
        </w:r>
        <w:r w:rsidRPr="00E77497">
          <w:t xml:space="preserve">, </w:t>
        </w:r>
        <w:r>
          <w:t>then r</w:t>
        </w:r>
        <w:r w:rsidRPr="00E77497">
          <w:t xml:space="preserve">eturn </w:t>
        </w:r>
      </w:ins>
      <w:ins w:id="22078" w:author="Rev 6 Allen Wirfs-Brock" w:date="2012-02-26T14:36:00Z">
        <w:r w:rsidRPr="00E77497">
          <w:rPr>
            <w:i/>
          </w:rPr>
          <w:t>experValue</w:t>
        </w:r>
      </w:ins>
      <w:ins w:id="22079" w:author="Rev 6 Allen Wirfs-Brock" w:date="2012-02-26T14:35:00Z">
        <w:r w:rsidRPr="00E77497">
          <w:t>.</w:t>
        </w:r>
      </w:ins>
    </w:p>
    <w:p w14:paraId="392A709E" w14:textId="77777777" w:rsidR="00FA7F97" w:rsidRDefault="00FA7F97" w:rsidP="00FA7F97">
      <w:pPr>
        <w:pStyle w:val="Alg3"/>
        <w:numPr>
          <w:ilvl w:val="1"/>
          <w:numId w:val="691"/>
        </w:numPr>
        <w:rPr>
          <w:ins w:id="22080" w:author="Rev 6 Allen Wirfs-Brock" w:date="2012-02-26T14:35:00Z"/>
        </w:rPr>
      </w:pPr>
      <w:ins w:id="22081" w:author="Rev 6 Allen Wirfs-Brock" w:date="2012-02-26T14:35:00Z">
        <w:r>
          <w:t xml:space="preserve">Else, </w:t>
        </w:r>
        <w:commentRangeStart w:id="22082"/>
        <w:r>
          <w:t xml:space="preserve">return </w:t>
        </w:r>
      </w:ins>
      <w:commentRangeEnd w:id="22082"/>
      <w:ins w:id="22083" w:author="Rev 6 Allen Wirfs-Brock" w:date="2012-02-26T14:38:00Z">
        <w:r>
          <w:rPr>
            <w:rStyle w:val="af3"/>
            <w:rFonts w:ascii="Arial" w:eastAsia="MS Mincho" w:hAnsi="Arial"/>
            <w:spacing w:val="0"/>
            <w:lang w:eastAsia="ja-JP"/>
          </w:rPr>
          <w:commentReference w:id="22082"/>
        </w:r>
      </w:ins>
      <w:ins w:id="22084" w:author="Rev 6 Allen Wirfs-Brock" w:date="2012-02-26T14:36:00Z">
        <w:r>
          <w:t>Completion</w:t>
        </w:r>
      </w:ins>
      <w:ins w:id="22085" w:author="Rev 9 Allen Wirfs-Brock" w:date="2012-07-08T16:20:00Z">
        <w:r w:rsidR="008C0532">
          <w:t xml:space="preserve"> </w:t>
        </w:r>
      </w:ins>
      <w:ins w:id="22086" w:author="Rev 6 Allen Wirfs-Brock" w:date="2012-02-26T14:36:00Z">
        <w:r>
          <w:t>{</w:t>
        </w:r>
      </w:ins>
      <w:ins w:id="22087" w:author="Rev 8 Allen Wirfs-Brock" w:date="2012-06-14T16:00:00Z">
        <w:r w:rsidR="004B2239">
          <w:t>[[</w:t>
        </w:r>
      </w:ins>
      <w:ins w:id="22088" w:author="Rev 6 Allen Wirfs-Brock" w:date="2012-02-26T14:36:00Z">
        <w:r>
          <w:t>type</w:t>
        </w:r>
      </w:ins>
      <w:ins w:id="22089" w:author="Rev 8 Allen Wirfs-Brock" w:date="2012-06-14T16:00:00Z">
        <w:r w:rsidR="004B2239">
          <w:t>]]</w:t>
        </w:r>
      </w:ins>
      <w:ins w:id="22090" w:author="Rev 6 Allen Wirfs-Brock" w:date="2012-02-26T14:36:00Z">
        <w:r>
          <w:t xml:space="preserve">: </w:t>
        </w:r>
        <w:r>
          <w:rPr>
            <w:rFonts w:ascii="Arial" w:hAnsi="Arial" w:cs="Arial"/>
          </w:rPr>
          <w:t>break</w:t>
        </w:r>
        <w:r>
          <w:t xml:space="preserve">, </w:t>
        </w:r>
      </w:ins>
      <w:ins w:id="22091" w:author="Rev 8 Allen Wirfs-Brock" w:date="2012-06-14T16:00:00Z">
        <w:r w:rsidR="004B2239">
          <w:t>[[</w:t>
        </w:r>
      </w:ins>
      <w:ins w:id="22092" w:author="Rev 6 Allen Wirfs-Brock" w:date="2012-02-26T14:36:00Z">
        <w:r>
          <w:t>value</w:t>
        </w:r>
      </w:ins>
      <w:ins w:id="22093" w:author="Rev 8 Allen Wirfs-Brock" w:date="2012-06-14T16:00:00Z">
        <w:r w:rsidR="004B2239">
          <w:t>]]</w:t>
        </w:r>
      </w:ins>
      <w:ins w:id="22094" w:author="Rev 6 Allen Wirfs-Brock" w:date="2012-02-26T14:36:00Z">
        <w:r>
          <w:t xml:space="preserve">: </w:t>
        </w:r>
      </w:ins>
      <w:ins w:id="22095" w:author="Rev 9 Allen Wirfs-Brock" w:date="2012-07-08T16:15:00Z">
        <w:r w:rsidR="008C0532" w:rsidRPr="008C0532">
          <w:rPr>
            <w:rFonts w:ascii="Arial" w:hAnsi="Arial" w:cs="Arial"/>
          </w:rPr>
          <w:t>empty</w:t>
        </w:r>
      </w:ins>
      <w:ins w:id="22096" w:author="Rev 10 Allen Wirfs-Brock" w:date="2012-07-09T15:57:00Z">
        <w:r w:rsidR="009632C7">
          <w:rPr>
            <w:rFonts w:ascii="Arial" w:hAnsi="Arial" w:cs="Arial"/>
          </w:rPr>
          <w:t>,</w:t>
        </w:r>
      </w:ins>
      <w:commentRangeStart w:id="22097"/>
      <w:ins w:id="22098" w:author="Rev 6 Allen Wirfs-Brock" w:date="2012-02-26T14:36:00Z">
        <w:del w:id="22099" w:author="Rev 9 Allen Wirfs-Brock" w:date="2012-07-08T16:15:00Z">
          <w:r w:rsidRPr="00E77497" w:rsidDel="008C0532">
            <w:rPr>
              <w:b/>
            </w:rPr>
            <w:delText>undefined</w:delText>
          </w:r>
          <w:commentRangeEnd w:id="22097"/>
          <w:r w:rsidDel="008C0532">
            <w:rPr>
              <w:rStyle w:val="af3"/>
              <w:rFonts w:ascii="Arial" w:eastAsia="MS Mincho" w:hAnsi="Arial"/>
              <w:spacing w:val="0"/>
              <w:lang w:eastAsia="ja-JP"/>
            </w:rPr>
            <w:commentReference w:id="22097"/>
          </w:r>
          <w:r w:rsidDel="008C0532">
            <w:delText>,</w:delText>
          </w:r>
        </w:del>
        <w:r>
          <w:t xml:space="preserve"> </w:t>
        </w:r>
      </w:ins>
      <w:ins w:id="22100" w:author="Rev 8 Allen Wirfs-Brock" w:date="2012-06-14T16:01:00Z">
        <w:r w:rsidR="004B2239">
          <w:t>[[</w:t>
        </w:r>
      </w:ins>
      <w:ins w:id="22101" w:author="Rev 6 Allen Wirfs-Brock" w:date="2012-02-26T14:36:00Z">
        <w:r>
          <w:t>target</w:t>
        </w:r>
      </w:ins>
      <w:ins w:id="22102" w:author="Rev 8 Allen Wirfs-Brock" w:date="2012-06-14T16:01:00Z">
        <w:r w:rsidR="004B2239">
          <w:t>]]</w:t>
        </w:r>
      </w:ins>
      <w:ins w:id="22103" w:author="Rev 6 Allen Wirfs-Brock" w:date="2012-02-26T14:36:00Z">
        <w:r>
          <w:t xml:space="preserve">: </w:t>
        </w:r>
        <w:r w:rsidRPr="00FA7F97">
          <w:rPr>
            <w:rFonts w:ascii="Arial" w:hAnsi="Arial" w:cs="Arial"/>
          </w:rPr>
          <w:t>empty</w:t>
        </w:r>
        <w:r>
          <w:t>}</w:t>
        </w:r>
      </w:ins>
      <w:ins w:id="22104" w:author="Rev 6 Allen Wirfs-Brock" w:date="2012-02-26T14:35:00Z">
        <w:r>
          <w:t>.</w:t>
        </w:r>
      </w:ins>
    </w:p>
    <w:p w14:paraId="2C2F2674" w14:textId="77777777" w:rsidR="004C02EF" w:rsidRPr="00E77497" w:rsidRDefault="004C02EF" w:rsidP="0055450D">
      <w:pPr>
        <w:pStyle w:val="Alg3"/>
        <w:numPr>
          <w:ilvl w:val="0"/>
          <w:numId w:val="691"/>
        </w:numPr>
      </w:pPr>
      <w:r w:rsidRPr="00E77497">
        <w:t xml:space="preserve">If </w:t>
      </w:r>
      <w:r w:rsidRPr="00E77497">
        <w:rPr>
          <w:i/>
        </w:rPr>
        <w:t>experValue</w:t>
      </w:r>
      <w:ins w:id="22105" w:author="Rev 6 Allen Wirfs-Brock" w:date="2012-02-26T11:01:00Z">
        <w:r w:rsidR="0068432C">
          <w:t>.[</w:t>
        </w:r>
      </w:ins>
      <w:ins w:id="22106" w:author="Rev 8 Allen Wirfs-Brock" w:date="2012-06-14T16:01:00Z">
        <w:r w:rsidR="004B2239">
          <w:t>[</w:t>
        </w:r>
      </w:ins>
      <w:ins w:id="22107" w:author="Rev 6 Allen Wirfs-Brock" w:date="2012-02-26T11:01:00Z">
        <w:r w:rsidR="0068432C">
          <w:t>value]]</w:t>
        </w:r>
      </w:ins>
      <w:r w:rsidRPr="00E77497">
        <w:t xml:space="preserve"> is </w:t>
      </w:r>
      <w:r w:rsidRPr="00E77497">
        <w:rPr>
          <w:b/>
        </w:rPr>
        <w:t>null</w:t>
      </w:r>
      <w:r w:rsidRPr="00E77497">
        <w:t xml:space="preserve"> or </w:t>
      </w:r>
      <w:r w:rsidRPr="00E77497">
        <w:rPr>
          <w:b/>
        </w:rPr>
        <w:t>undefined</w:t>
      </w:r>
      <w:r w:rsidRPr="00E77497">
        <w:t>, return</w:t>
      </w:r>
      <w:ins w:id="22108" w:author="Rev 6 Allen Wirfs-Brock" w:date="2012-02-26T14:39:00Z">
        <w:r w:rsidR="00FA7F97" w:rsidRPr="00FA7F97">
          <w:t xml:space="preserve"> </w:t>
        </w:r>
        <w:r w:rsidR="00FA7F97">
          <w:t>Completion</w:t>
        </w:r>
      </w:ins>
      <w:ins w:id="22109" w:author="Rev 9 Allen Wirfs-Brock" w:date="2012-07-08T16:20:00Z">
        <w:r w:rsidR="008C0532">
          <w:t xml:space="preserve"> </w:t>
        </w:r>
      </w:ins>
      <w:ins w:id="22110" w:author="Rev 6 Allen Wirfs-Brock" w:date="2012-02-26T14:39:00Z">
        <w:r w:rsidR="00FA7F97">
          <w:t>{</w:t>
        </w:r>
      </w:ins>
      <w:ins w:id="22111" w:author="Rev 8 Allen Wirfs-Brock" w:date="2012-06-14T16:01:00Z">
        <w:r w:rsidR="004B2239">
          <w:t>[[</w:t>
        </w:r>
      </w:ins>
      <w:ins w:id="22112" w:author="Rev 6 Allen Wirfs-Brock" w:date="2012-02-26T14:39:00Z">
        <w:r w:rsidR="00FA7F97">
          <w:t>type</w:t>
        </w:r>
      </w:ins>
      <w:ins w:id="22113" w:author="Rev 8 Allen Wirfs-Brock" w:date="2012-06-14T16:01:00Z">
        <w:r w:rsidR="004B2239">
          <w:t>]]</w:t>
        </w:r>
      </w:ins>
      <w:ins w:id="22114" w:author="Rev 6 Allen Wirfs-Brock" w:date="2012-02-26T14:39:00Z">
        <w:r w:rsidR="00FA7F97">
          <w:t xml:space="preserve">: </w:t>
        </w:r>
        <w:r w:rsidR="00FA7F97">
          <w:rPr>
            <w:rFonts w:ascii="Arial" w:hAnsi="Arial" w:cs="Arial"/>
          </w:rPr>
          <w:t>break</w:t>
        </w:r>
        <w:r w:rsidR="00FA7F97">
          <w:t xml:space="preserve">, </w:t>
        </w:r>
      </w:ins>
      <w:ins w:id="22115" w:author="Rev 8 Allen Wirfs-Brock" w:date="2012-06-14T16:01:00Z">
        <w:r w:rsidR="004B2239">
          <w:t>[[</w:t>
        </w:r>
      </w:ins>
      <w:ins w:id="22116" w:author="Rev 6 Allen Wirfs-Brock" w:date="2012-02-26T14:39:00Z">
        <w:r w:rsidR="00FA7F97">
          <w:t>value</w:t>
        </w:r>
      </w:ins>
      <w:ins w:id="22117" w:author="Rev 8 Allen Wirfs-Brock" w:date="2012-06-14T16:01:00Z">
        <w:r w:rsidR="004B2239">
          <w:t>]]</w:t>
        </w:r>
      </w:ins>
      <w:ins w:id="22118" w:author="Rev 6 Allen Wirfs-Brock" w:date="2012-02-26T14:39:00Z">
        <w:r w:rsidR="00FA7F97">
          <w:t xml:space="preserve">: </w:t>
        </w:r>
      </w:ins>
      <w:ins w:id="22119" w:author="Rev 9 Allen Wirfs-Brock" w:date="2012-07-08T16:14:00Z">
        <w:r w:rsidR="008C0532" w:rsidRPr="008C0532">
          <w:rPr>
            <w:rFonts w:ascii="Arial" w:hAnsi="Arial" w:cs="Arial"/>
          </w:rPr>
          <w:t>empty</w:t>
        </w:r>
      </w:ins>
      <w:ins w:id="22120" w:author="Rev 10 Allen Wirfs-Brock" w:date="2012-07-09T15:57:00Z">
        <w:r w:rsidR="009632C7">
          <w:rPr>
            <w:rFonts w:ascii="Arial" w:hAnsi="Arial" w:cs="Arial"/>
          </w:rPr>
          <w:t>,</w:t>
        </w:r>
      </w:ins>
      <w:commentRangeStart w:id="22121"/>
      <w:ins w:id="22122" w:author="Rev 6 Allen Wirfs-Brock" w:date="2012-02-26T14:39:00Z">
        <w:del w:id="22123" w:author="Rev 9 Allen Wirfs-Brock" w:date="2012-07-08T16:14:00Z">
          <w:r w:rsidR="00FA7F97" w:rsidRPr="00E77497" w:rsidDel="008C0532">
            <w:rPr>
              <w:b/>
            </w:rPr>
            <w:delText>undefined</w:delText>
          </w:r>
          <w:commentRangeEnd w:id="22121"/>
          <w:r w:rsidR="00FA7F97" w:rsidDel="008C0532">
            <w:rPr>
              <w:rStyle w:val="af3"/>
              <w:rFonts w:ascii="Arial" w:eastAsia="MS Mincho" w:hAnsi="Arial"/>
              <w:spacing w:val="0"/>
              <w:lang w:eastAsia="ja-JP"/>
            </w:rPr>
            <w:commentReference w:id="22121"/>
          </w:r>
          <w:r w:rsidR="00FA7F97" w:rsidDel="008C0532">
            <w:delText>,</w:delText>
          </w:r>
        </w:del>
        <w:r w:rsidR="00FA7F97">
          <w:t xml:space="preserve"> </w:t>
        </w:r>
      </w:ins>
      <w:ins w:id="22124" w:author="Rev 8 Allen Wirfs-Brock" w:date="2012-06-14T16:01:00Z">
        <w:r w:rsidR="004B2239">
          <w:t>[[</w:t>
        </w:r>
      </w:ins>
      <w:ins w:id="22125" w:author="Rev 6 Allen Wirfs-Brock" w:date="2012-02-26T14:39:00Z">
        <w:r w:rsidR="00FA7F97">
          <w:t>target</w:t>
        </w:r>
      </w:ins>
      <w:ins w:id="22126" w:author="Rev 8 Allen Wirfs-Brock" w:date="2012-06-14T16:01:00Z">
        <w:r w:rsidR="004B2239">
          <w:t>]]</w:t>
        </w:r>
      </w:ins>
      <w:ins w:id="22127" w:author="Rev 6 Allen Wirfs-Brock" w:date="2012-02-26T14:39:00Z">
        <w:r w:rsidR="00FA7F97">
          <w:t xml:space="preserve">: </w:t>
        </w:r>
        <w:r w:rsidR="00FA7F97" w:rsidRPr="00FA7F97">
          <w:rPr>
            <w:rFonts w:ascii="Arial" w:hAnsi="Arial" w:cs="Arial"/>
          </w:rPr>
          <w:t>empty</w:t>
        </w:r>
        <w:r w:rsidR="00FA7F97">
          <w:t>}</w:t>
        </w:r>
      </w:ins>
      <w:del w:id="22128" w:author="Rev 6 Allen Wirfs-Brock" w:date="2012-02-26T14:36:00Z">
        <w:r w:rsidRPr="00E77497" w:rsidDel="00FA7F97">
          <w:delText xml:space="preserve"> </w:delText>
        </w:r>
      </w:del>
      <w:ins w:id="22129" w:author="Rev 6 Allen Wirfs-Brock" w:date="2012-02-26T14:18:00Z">
        <w:del w:id="22130" w:author="Rev 10 Allen Wirfs-Brock" w:date="2012-07-09T15:57:00Z">
          <w:r w:rsidR="0055450D" w:rsidDel="009632C7">
            <w:delText>.</w:delText>
          </w:r>
        </w:del>
      </w:ins>
      <w:del w:id="22131" w:author="Rev 6 Allen Wirfs-Brock" w:date="2012-02-26T11:01:00Z">
        <w:r w:rsidRPr="00E77497" w:rsidDel="0068432C">
          <w:delText>(</w:delText>
        </w:r>
        <w:r w:rsidRPr="00E77497" w:rsidDel="0068432C">
          <w:rPr>
            <w:rFonts w:ascii="Arial" w:hAnsi="Arial" w:cs="Arial"/>
          </w:rPr>
          <w:delText>normal</w:delText>
        </w:r>
        <w:r w:rsidRPr="00E77497" w:rsidDel="0068432C">
          <w:delText xml:space="preserve">, </w:delText>
        </w:r>
        <w:r w:rsidRPr="00E77497" w:rsidDel="0068432C">
          <w:rPr>
            <w:rFonts w:ascii="Arial" w:hAnsi="Arial" w:cs="Arial"/>
          </w:rPr>
          <w:delText>empty</w:delText>
        </w:r>
        <w:r w:rsidRPr="00E77497" w:rsidDel="0068432C">
          <w:delText xml:space="preserve">, </w:delText>
        </w:r>
        <w:r w:rsidRPr="00E77497" w:rsidDel="0068432C">
          <w:rPr>
            <w:rFonts w:ascii="Arial" w:hAnsi="Arial" w:cs="Arial"/>
          </w:rPr>
          <w:delText>empty</w:delText>
        </w:r>
        <w:r w:rsidRPr="00E77497" w:rsidDel="0068432C">
          <w:delText>)</w:delText>
        </w:r>
      </w:del>
      <w:r w:rsidRPr="00E77497">
        <w:t>.</w:t>
      </w:r>
    </w:p>
    <w:p w14:paraId="27E30DCE" w14:textId="77777777" w:rsidR="004C02EF" w:rsidRPr="00E77497" w:rsidRDefault="004C02EF" w:rsidP="0055450D">
      <w:pPr>
        <w:pStyle w:val="Alg3"/>
        <w:numPr>
          <w:ilvl w:val="0"/>
          <w:numId w:val="691"/>
        </w:numPr>
      </w:pPr>
      <w:r w:rsidRPr="00E77497">
        <w:t xml:space="preserve">Let </w:t>
      </w:r>
      <w:r w:rsidRPr="00E77497">
        <w:rPr>
          <w:i/>
        </w:rPr>
        <w:t>obj</w:t>
      </w:r>
      <w:r w:rsidRPr="00E77497">
        <w:t xml:space="preserve"> be ToObject(</w:t>
      </w:r>
      <w:r w:rsidRPr="00E77497">
        <w:rPr>
          <w:i/>
        </w:rPr>
        <w:t>experValue</w:t>
      </w:r>
      <w:r w:rsidRPr="00E77497">
        <w:t>).</w:t>
      </w:r>
    </w:p>
    <w:p w14:paraId="4C954D42" w14:textId="77777777" w:rsidR="0055450D" w:rsidRDefault="0055450D" w:rsidP="0055450D">
      <w:pPr>
        <w:pStyle w:val="Alg3"/>
        <w:keepNext/>
        <w:numPr>
          <w:ilvl w:val="0"/>
          <w:numId w:val="691"/>
        </w:numPr>
        <w:rPr>
          <w:ins w:id="22132" w:author="Rev 6 Allen Wirfs-Brock" w:date="2012-02-26T14:21:00Z"/>
        </w:rPr>
      </w:pPr>
      <w:ins w:id="22133" w:author="Rev 6 Allen Wirfs-Brock" w:date="2012-02-26T14:21:00Z">
        <w:r>
          <w:t xml:space="preserve">If </w:t>
        </w:r>
        <w:r w:rsidRPr="0055450D">
          <w:rPr>
            <w:i/>
          </w:rPr>
          <w:t>iterationKind</w:t>
        </w:r>
        <w:r>
          <w:t xml:space="preserve"> is </w:t>
        </w:r>
        <w:r w:rsidRPr="0055450D">
          <w:rPr>
            <w:rFonts w:ascii="Arial" w:hAnsi="Arial" w:cs="Arial"/>
          </w:rPr>
          <w:t>enumerate</w:t>
        </w:r>
        <w:r>
          <w:t>, then</w:t>
        </w:r>
      </w:ins>
    </w:p>
    <w:p w14:paraId="16C1CA60" w14:textId="77777777" w:rsidR="00FB33C0" w:rsidRDefault="00FB33C0" w:rsidP="0055450D">
      <w:pPr>
        <w:pStyle w:val="Alg3"/>
        <w:keepNext/>
        <w:numPr>
          <w:ilvl w:val="1"/>
          <w:numId w:val="691"/>
        </w:numPr>
        <w:rPr>
          <w:ins w:id="22134" w:author="Rev 6 Allen Wirfs-Brock" w:date="2012-02-26T11:17:00Z"/>
        </w:rPr>
      </w:pPr>
      <w:ins w:id="22135" w:author="Rev 6 Allen Wirfs-Brock" w:date="2012-02-26T11:17:00Z">
        <w:r>
          <w:t xml:space="preserve">Let </w:t>
        </w:r>
        <w:r w:rsidRPr="00EA0311">
          <w:rPr>
            <w:i/>
          </w:rPr>
          <w:t>keys</w:t>
        </w:r>
        <w:r>
          <w:t xml:space="preserve"> be the result of calling the [[Enumerate]] internal method of </w:t>
        </w:r>
        <w:r w:rsidRPr="00EA0311">
          <w:rPr>
            <w:i/>
          </w:rPr>
          <w:t>obj</w:t>
        </w:r>
      </w:ins>
      <w:ins w:id="22136" w:author="Rev 6 Allen Wirfs-Brock" w:date="2012-02-27T18:26:00Z">
        <w:r w:rsidR="002F0FA8">
          <w:t xml:space="preserve"> with arguments </w:t>
        </w:r>
        <w:r w:rsidR="002F0FA8" w:rsidRPr="002F0FA8">
          <w:rPr>
            <w:b/>
          </w:rPr>
          <w:t>true</w:t>
        </w:r>
        <w:r w:rsidR="002F0FA8">
          <w:t xml:space="preserve"> and </w:t>
        </w:r>
        <w:r w:rsidR="002F0FA8" w:rsidRPr="002F0FA8">
          <w:rPr>
            <w:b/>
          </w:rPr>
          <w:t>true</w:t>
        </w:r>
      </w:ins>
      <w:ins w:id="22137" w:author="Rev 6 Allen Wirfs-Brock" w:date="2012-02-26T11:17:00Z">
        <w:r>
          <w:t>.</w:t>
        </w:r>
      </w:ins>
    </w:p>
    <w:p w14:paraId="237D7FD8" w14:textId="77777777" w:rsidR="0055450D" w:rsidRDefault="0055450D" w:rsidP="0055450D">
      <w:pPr>
        <w:pStyle w:val="Alg3"/>
        <w:numPr>
          <w:ilvl w:val="0"/>
          <w:numId w:val="691"/>
        </w:numPr>
        <w:rPr>
          <w:ins w:id="22138" w:author="Rev 6 Allen Wirfs-Brock" w:date="2012-02-26T14:22:00Z"/>
        </w:rPr>
      </w:pPr>
      <w:ins w:id="22139" w:author="Rev 6 Allen Wirfs-Brock" w:date="2012-02-26T14:22:00Z">
        <w:r>
          <w:t>Else,</w:t>
        </w:r>
      </w:ins>
    </w:p>
    <w:p w14:paraId="209E5970" w14:textId="77777777" w:rsidR="00514B53" w:rsidRDefault="00514B53" w:rsidP="0055450D">
      <w:pPr>
        <w:pStyle w:val="Alg3"/>
        <w:keepNext/>
        <w:numPr>
          <w:ilvl w:val="1"/>
          <w:numId w:val="691"/>
        </w:numPr>
        <w:rPr>
          <w:ins w:id="22140" w:author="Rev 6 Allen Wirfs-Brock" w:date="2012-02-26T16:15:00Z"/>
        </w:rPr>
      </w:pPr>
      <w:ins w:id="22141" w:author="Rev 6 Allen Wirfs-Brock" w:date="2012-02-26T16:15:00Z">
        <w:r>
          <w:t xml:space="preserve">Assert </w:t>
        </w:r>
        <w:r w:rsidRPr="0055450D">
          <w:rPr>
            <w:i/>
          </w:rPr>
          <w:t>iterationKind</w:t>
        </w:r>
        <w:r>
          <w:t xml:space="preserve"> is </w:t>
        </w:r>
        <w:r>
          <w:rPr>
            <w:rFonts w:ascii="Arial" w:hAnsi="Arial" w:cs="Arial"/>
          </w:rPr>
          <w:t>iterate</w:t>
        </w:r>
        <w:r w:rsidRPr="00514B53">
          <w:t>.</w:t>
        </w:r>
      </w:ins>
    </w:p>
    <w:p w14:paraId="75D9DA9A" w14:textId="77777777" w:rsidR="0055450D" w:rsidRDefault="0055450D" w:rsidP="0055450D">
      <w:pPr>
        <w:pStyle w:val="Alg3"/>
        <w:keepNext/>
        <w:numPr>
          <w:ilvl w:val="1"/>
          <w:numId w:val="691"/>
        </w:numPr>
        <w:rPr>
          <w:ins w:id="22142" w:author="Rev 6 Allen Wirfs-Brock" w:date="2012-02-26T14:23:00Z"/>
        </w:rPr>
      </w:pPr>
      <w:ins w:id="22143" w:author="Rev 6 Allen Wirfs-Brock" w:date="2012-02-26T14:23:00Z">
        <w:r>
          <w:t xml:space="preserve">Let </w:t>
        </w:r>
        <w:r w:rsidRPr="00EA0311">
          <w:rPr>
            <w:i/>
          </w:rPr>
          <w:t>keys</w:t>
        </w:r>
        <w:r>
          <w:t xml:space="preserve"> be the result of calling the [[Iterate]] internal method of </w:t>
        </w:r>
        <w:r w:rsidRPr="00EA0311">
          <w:rPr>
            <w:i/>
          </w:rPr>
          <w:t>obj</w:t>
        </w:r>
        <w:r>
          <w:t>.</w:t>
        </w:r>
      </w:ins>
    </w:p>
    <w:p w14:paraId="41A439A3" w14:textId="77777777" w:rsidR="00FB33C0" w:rsidRDefault="00FB33C0" w:rsidP="0055450D">
      <w:pPr>
        <w:pStyle w:val="Alg3"/>
        <w:numPr>
          <w:ilvl w:val="0"/>
          <w:numId w:val="691"/>
        </w:numPr>
        <w:rPr>
          <w:ins w:id="22144" w:author="Rev 6 Allen Wirfs-Brock" w:date="2012-02-26T11:17:00Z"/>
        </w:rPr>
      </w:pPr>
      <w:ins w:id="22145" w:author="Rev 6 Allen Wirfs-Brock" w:date="2012-02-26T11:17:00Z">
        <w:r>
          <w:t xml:space="preserve">If </w:t>
        </w:r>
        <w:r>
          <w:rPr>
            <w:i/>
          </w:rPr>
          <w:t>keys</w:t>
        </w:r>
        <w:r>
          <w:t xml:space="preserve"> is </w:t>
        </w:r>
        <w:r w:rsidRPr="00E77497">
          <w:t>an abrupt completion</w:t>
        </w:r>
        <w:r>
          <w:t xml:space="preserve">, </w:t>
        </w:r>
        <w:commentRangeStart w:id="22146"/>
        <w:r>
          <w:t>then</w:t>
        </w:r>
        <w:commentRangeEnd w:id="22146"/>
        <w:r>
          <w:rPr>
            <w:rStyle w:val="af3"/>
            <w:rFonts w:ascii="Arial" w:eastAsia="MS Mincho" w:hAnsi="Arial"/>
            <w:spacing w:val="0"/>
            <w:lang w:eastAsia="ja-JP"/>
          </w:rPr>
          <w:commentReference w:id="22146"/>
        </w:r>
      </w:ins>
    </w:p>
    <w:p w14:paraId="5443E713" w14:textId="77777777" w:rsidR="009F062A" w:rsidRDefault="009F062A" w:rsidP="0055450D">
      <w:pPr>
        <w:pStyle w:val="Alg3"/>
        <w:numPr>
          <w:ilvl w:val="1"/>
          <w:numId w:val="691"/>
        </w:numPr>
        <w:tabs>
          <w:tab w:val="left" w:pos="2070"/>
          <w:tab w:val="left" w:pos="2160"/>
        </w:tabs>
        <w:rPr>
          <w:ins w:id="22147" w:author="Rev 6 Allen Wirfs-Brock" w:date="2012-02-26T11:47:00Z"/>
        </w:rPr>
      </w:pPr>
      <w:ins w:id="22148" w:author="Rev 6 Allen Wirfs-Brock" w:date="2012-02-26T11:47:00Z">
        <w:r>
          <w:t xml:space="preserve">If </w:t>
        </w:r>
      </w:ins>
      <w:ins w:id="22149" w:author="Rev 6 Allen Wirfs-Brock" w:date="2012-02-26T11:53:00Z">
        <w:del w:id="22150" w:author="Rev 7 Allen Wirfs-Brock" w:date="2012-04-25T08:04:00Z">
          <w:r w:rsidDel="007C32C2">
            <w:delText>L</w:delText>
          </w:r>
        </w:del>
      </w:ins>
      <w:ins w:id="22151" w:author="Rev 6 Allen Wirfs-Brock" w:date="2012-02-26T11:47:00Z">
        <w:del w:id="22152" w:author="Rev 7 Allen Wirfs-Brock" w:date="2012-04-25T08:04:00Z">
          <w:r w:rsidRPr="00DC5061" w:rsidDel="007C32C2">
            <w:delText>oopContinues</w:delText>
          </w:r>
        </w:del>
      </w:ins>
      <w:ins w:id="22153" w:author="Rev 7 Allen Wirfs-Brock" w:date="2012-04-25T08:04:00Z">
        <w:r w:rsidR="007C32C2">
          <w:t>LoopContinues</w:t>
        </w:r>
      </w:ins>
      <w:ins w:id="22154" w:author="Rev 6 Allen Wirfs-Brock" w:date="2012-02-26T11:47:00Z">
        <w:r w:rsidRPr="00DC5061">
          <w:t>(</w:t>
        </w:r>
        <w:r w:rsidRPr="0068432C">
          <w:rPr>
            <w:i/>
          </w:rPr>
          <w:t>experValue</w:t>
        </w:r>
        <w:r w:rsidRPr="00DC5061">
          <w:t>,</w:t>
        </w:r>
        <w:r w:rsidRPr="0068432C">
          <w:rPr>
            <w:i/>
          </w:rPr>
          <w:t>labelSet</w:t>
        </w:r>
        <w:r w:rsidRPr="00DC5061">
          <w:t xml:space="preserve">) is </w:t>
        </w:r>
        <w:r w:rsidRPr="0068432C">
          <w:rPr>
            <w:b/>
          </w:rPr>
          <w:t>false</w:t>
        </w:r>
        <w:r w:rsidRPr="00E77497">
          <w:t xml:space="preserve">, </w:t>
        </w:r>
        <w:r>
          <w:t>then r</w:t>
        </w:r>
        <w:r w:rsidRPr="00E77497">
          <w:t xml:space="preserve">eturn </w:t>
        </w:r>
        <w:r w:rsidRPr="0068432C">
          <w:rPr>
            <w:i/>
          </w:rPr>
          <w:t>experValue</w:t>
        </w:r>
        <w:r w:rsidRPr="00E77497">
          <w:t>.</w:t>
        </w:r>
      </w:ins>
    </w:p>
    <w:p w14:paraId="4C049AF8" w14:textId="77777777" w:rsidR="009F062A" w:rsidRDefault="009F062A" w:rsidP="0055450D">
      <w:pPr>
        <w:pStyle w:val="Alg3"/>
        <w:numPr>
          <w:ilvl w:val="1"/>
          <w:numId w:val="691"/>
        </w:numPr>
        <w:tabs>
          <w:tab w:val="left" w:pos="2070"/>
          <w:tab w:val="left" w:pos="2160"/>
        </w:tabs>
        <w:rPr>
          <w:ins w:id="22155" w:author="Rev 6 Allen Wirfs-Brock" w:date="2012-02-26T11:50:00Z"/>
        </w:rPr>
      </w:pPr>
      <w:ins w:id="22156" w:author="Rev 6 Allen Wirfs-Brock" w:date="2012-02-26T11:50:00Z">
        <w:r>
          <w:t>Asse</w:t>
        </w:r>
      </w:ins>
      <w:ins w:id="22157" w:author="Rev 8 Allen Wirfs-Brock" w:date="2012-06-14T15:46:00Z">
        <w:r w:rsidR="003679DC">
          <w:t>r</w:t>
        </w:r>
      </w:ins>
      <w:ins w:id="22158" w:author="Rev 6 Allen Wirfs-Brock" w:date="2012-02-26T11:50:00Z">
        <w:r>
          <w:t xml:space="preserve">t: </w:t>
        </w:r>
      </w:ins>
      <w:ins w:id="22159" w:author="Rev 6 Allen Wirfs-Brock" w:date="2012-02-26T11:17:00Z">
        <w:r w:rsidR="00FB33C0">
          <w:t xml:space="preserve"> </w:t>
        </w:r>
        <w:r w:rsidR="00FB33C0" w:rsidRPr="00E77497">
          <w:t xml:space="preserve"> </w:t>
        </w:r>
      </w:ins>
      <w:ins w:id="22160" w:author="Rev 6 Allen Wirfs-Brock" w:date="2012-02-26T11:45:00Z">
        <w:r>
          <w:rPr>
            <w:i/>
          </w:rPr>
          <w:t>keys</w:t>
        </w:r>
      </w:ins>
      <w:ins w:id="22161" w:author="Rev 6 Allen Wirfs-Brock" w:date="2012-02-26T11:17:00Z">
        <w:r w:rsidR="00FB33C0" w:rsidRPr="00E77497">
          <w:t>.</w:t>
        </w:r>
        <w:r w:rsidR="00FB33C0">
          <w:t>[[</w:t>
        </w:r>
        <w:r w:rsidR="00FB33C0" w:rsidRPr="00E77497">
          <w:t>type</w:t>
        </w:r>
        <w:r w:rsidR="00FB33C0">
          <w:t>]]</w:t>
        </w:r>
        <w:r w:rsidR="00FB33C0" w:rsidRPr="00E77497">
          <w:t xml:space="preserve"> is </w:t>
        </w:r>
        <w:commentRangeStart w:id="22162"/>
        <w:r w:rsidR="00FB33C0" w:rsidRPr="00E77497">
          <w:rPr>
            <w:rFonts w:ascii="Arial" w:hAnsi="Arial" w:cs="Arial"/>
          </w:rPr>
          <w:t>continue</w:t>
        </w:r>
        <w:commentRangeEnd w:id="22162"/>
        <w:r w:rsidR="00FB33C0">
          <w:rPr>
            <w:rStyle w:val="af3"/>
            <w:rFonts w:ascii="Arial" w:eastAsia="MS Mincho" w:hAnsi="Arial"/>
            <w:spacing w:val="0"/>
            <w:lang w:eastAsia="ja-JP"/>
          </w:rPr>
          <w:commentReference w:id="22162"/>
        </w:r>
      </w:ins>
    </w:p>
    <w:p w14:paraId="67B9F87A" w14:textId="77777777" w:rsidR="00FB33C0" w:rsidRDefault="009F062A" w:rsidP="0055450D">
      <w:pPr>
        <w:pStyle w:val="Alg3"/>
        <w:numPr>
          <w:ilvl w:val="1"/>
          <w:numId w:val="691"/>
        </w:numPr>
        <w:tabs>
          <w:tab w:val="left" w:pos="2070"/>
          <w:tab w:val="left" w:pos="2160"/>
        </w:tabs>
        <w:rPr>
          <w:ins w:id="22163" w:author="Rev 6 Allen Wirfs-Brock" w:date="2012-02-26T11:17:00Z"/>
        </w:rPr>
      </w:pPr>
      <w:ins w:id="22164" w:author="Rev 6 Allen Wirfs-Brock" w:date="2012-02-26T11:50:00Z">
        <w:r>
          <w:t>R</w:t>
        </w:r>
      </w:ins>
      <w:ins w:id="22165" w:author="Rev 6 Allen Wirfs-Brock" w:date="2012-02-26T11:17:00Z">
        <w:r w:rsidR="00FB33C0">
          <w:t xml:space="preserve">eturn </w:t>
        </w:r>
      </w:ins>
      <w:ins w:id="22166" w:author="Rev 6 Allen Wirfs-Brock" w:date="2012-02-26T14:19:00Z">
        <w:r w:rsidR="0055450D">
          <w:t>Completion</w:t>
        </w:r>
      </w:ins>
      <w:ins w:id="22167" w:author="Rev 9 Allen Wirfs-Brock" w:date="2012-07-08T16:20:00Z">
        <w:r w:rsidR="008C0532">
          <w:t xml:space="preserve"> </w:t>
        </w:r>
      </w:ins>
      <w:ins w:id="22168" w:author="Rev 6 Allen Wirfs-Brock" w:date="2012-02-26T14:19:00Z">
        <w:r w:rsidR="0055450D">
          <w:t>{</w:t>
        </w:r>
      </w:ins>
      <w:ins w:id="22169" w:author="Rev 8 Allen Wirfs-Brock" w:date="2012-06-14T16:02:00Z">
        <w:r w:rsidR="004B2239">
          <w:t>[[</w:t>
        </w:r>
      </w:ins>
      <w:ins w:id="22170" w:author="Rev 6 Allen Wirfs-Brock" w:date="2012-02-26T14:19:00Z">
        <w:r w:rsidR="0055450D">
          <w:t>type</w:t>
        </w:r>
      </w:ins>
      <w:ins w:id="22171" w:author="Rev 8 Allen Wirfs-Brock" w:date="2012-06-14T16:02:00Z">
        <w:r w:rsidR="004B2239">
          <w:t>]]</w:t>
        </w:r>
      </w:ins>
      <w:ins w:id="22172" w:author="Rev 6 Allen Wirfs-Brock" w:date="2012-02-26T14:19:00Z">
        <w:r w:rsidR="0055450D">
          <w:t xml:space="preserve">: </w:t>
        </w:r>
      </w:ins>
      <w:ins w:id="22173" w:author="Rev 6 Allen Wirfs-Brock" w:date="2012-02-26T14:39:00Z">
        <w:r w:rsidR="00FA7F97">
          <w:rPr>
            <w:rFonts w:ascii="Arial" w:hAnsi="Arial" w:cs="Arial"/>
          </w:rPr>
          <w:t>break</w:t>
        </w:r>
      </w:ins>
      <w:ins w:id="22174" w:author="Rev 6 Allen Wirfs-Brock" w:date="2012-02-26T14:19:00Z">
        <w:r w:rsidR="0055450D">
          <w:t xml:space="preserve">, </w:t>
        </w:r>
      </w:ins>
      <w:ins w:id="22175" w:author="Rev 8 Allen Wirfs-Brock" w:date="2012-06-14T16:02:00Z">
        <w:r w:rsidR="004B2239">
          <w:t>[[</w:t>
        </w:r>
      </w:ins>
      <w:ins w:id="22176" w:author="Rev 6 Allen Wirfs-Brock" w:date="2012-02-26T14:19:00Z">
        <w:r w:rsidR="0055450D">
          <w:t>value</w:t>
        </w:r>
      </w:ins>
      <w:ins w:id="22177" w:author="Rev 8 Allen Wirfs-Brock" w:date="2012-06-14T16:02:00Z">
        <w:r w:rsidR="004B2239">
          <w:t>]]</w:t>
        </w:r>
      </w:ins>
      <w:ins w:id="22178" w:author="Rev 6 Allen Wirfs-Brock" w:date="2012-02-26T14:19:00Z">
        <w:r w:rsidR="0055450D">
          <w:t xml:space="preserve">: </w:t>
        </w:r>
        <w:commentRangeStart w:id="22179"/>
        <w:del w:id="22180" w:author="Rev 9 Allen Wirfs-Brock" w:date="2012-07-08T16:13:00Z">
          <w:r w:rsidR="0055450D" w:rsidRPr="008C0532" w:rsidDel="008C0532">
            <w:rPr>
              <w:rFonts w:ascii="Arial" w:hAnsi="Arial" w:cs="Arial"/>
            </w:rPr>
            <w:delText>undefined</w:delText>
          </w:r>
          <w:commentRangeEnd w:id="22179"/>
          <w:r w:rsidR="0055450D" w:rsidRPr="008C0532" w:rsidDel="008C0532">
            <w:rPr>
              <w:rStyle w:val="af3"/>
              <w:rFonts w:ascii="Arial" w:eastAsia="MS Mincho" w:hAnsi="Arial" w:cs="Arial"/>
              <w:spacing w:val="0"/>
              <w:lang w:eastAsia="ja-JP"/>
            </w:rPr>
            <w:commentReference w:id="22179"/>
          </w:r>
          <w:r w:rsidR="0055450D" w:rsidRPr="008C0532" w:rsidDel="008C0532">
            <w:rPr>
              <w:rFonts w:ascii="Arial" w:hAnsi="Arial" w:cs="Arial"/>
            </w:rPr>
            <w:delText>,</w:delText>
          </w:r>
        </w:del>
      </w:ins>
      <w:ins w:id="22181" w:author="Rev 9 Allen Wirfs-Brock" w:date="2012-07-08T16:13:00Z">
        <w:r w:rsidR="008C0532" w:rsidRPr="008C0532">
          <w:rPr>
            <w:rFonts w:ascii="Arial" w:hAnsi="Arial" w:cs="Arial"/>
          </w:rPr>
          <w:t>empty</w:t>
        </w:r>
      </w:ins>
      <w:ins w:id="22182" w:author="Rev 9 Allen Wirfs-Brock" w:date="2012-07-08T16:14:00Z">
        <w:r w:rsidR="008C0532">
          <w:t>,</w:t>
        </w:r>
      </w:ins>
      <w:ins w:id="22183" w:author="Rev 6 Allen Wirfs-Brock" w:date="2012-02-26T14:19:00Z">
        <w:r w:rsidR="0055450D">
          <w:t xml:space="preserve"> </w:t>
        </w:r>
      </w:ins>
      <w:ins w:id="22184" w:author="Rev 8 Allen Wirfs-Brock" w:date="2012-06-14T16:02:00Z">
        <w:r w:rsidR="004B2239">
          <w:t>[[</w:t>
        </w:r>
      </w:ins>
      <w:ins w:id="22185" w:author="Rev 6 Allen Wirfs-Brock" w:date="2012-02-26T14:19:00Z">
        <w:r w:rsidR="0055450D">
          <w:t>target</w:t>
        </w:r>
      </w:ins>
      <w:ins w:id="22186" w:author="Rev 8 Allen Wirfs-Brock" w:date="2012-06-14T16:02:00Z">
        <w:r w:rsidR="004B2239">
          <w:t>]]</w:t>
        </w:r>
      </w:ins>
      <w:ins w:id="22187" w:author="Rev 6 Allen Wirfs-Brock" w:date="2012-02-26T14:19:00Z">
        <w:r w:rsidR="0055450D">
          <w:t xml:space="preserve">: </w:t>
        </w:r>
        <w:r w:rsidR="0055450D" w:rsidRPr="00FA7F97">
          <w:rPr>
            <w:rFonts w:ascii="Arial" w:hAnsi="Arial" w:cs="Arial"/>
          </w:rPr>
          <w:t>empty</w:t>
        </w:r>
        <w:r w:rsidR="0055450D">
          <w:t>}</w:t>
        </w:r>
      </w:ins>
      <w:ins w:id="22188" w:author="Rev 6 Allen Wirfs-Brock" w:date="2012-02-26T11:17:00Z">
        <w:r w:rsidR="00FB33C0">
          <w:t>.</w:t>
        </w:r>
      </w:ins>
    </w:p>
    <w:p w14:paraId="647E5F19" w14:textId="77777777" w:rsidR="0055450D" w:rsidRDefault="0055450D" w:rsidP="00FA7F97">
      <w:pPr>
        <w:pStyle w:val="Alg3"/>
        <w:numPr>
          <w:ilvl w:val="0"/>
          <w:numId w:val="691"/>
        </w:numPr>
        <w:spacing w:after="240"/>
        <w:rPr>
          <w:ins w:id="22189" w:author="Rev 6 Allen Wirfs-Brock" w:date="2012-02-26T14:24:00Z"/>
        </w:rPr>
      </w:pPr>
      <w:ins w:id="22190" w:author="Rev 6 Allen Wirfs-Brock" w:date="2012-02-26T14:24:00Z">
        <w:r>
          <w:t xml:space="preserve">Return </w:t>
        </w:r>
        <w:r w:rsidRPr="0055450D">
          <w:rPr>
            <w:i/>
          </w:rPr>
          <w:t>keys</w:t>
        </w:r>
        <w:r>
          <w:t>.</w:t>
        </w:r>
      </w:ins>
    </w:p>
    <w:p w14:paraId="5F1328CF" w14:textId="77777777" w:rsidR="001E7A63" w:rsidRPr="0013710B" w:rsidRDefault="001E7A63" w:rsidP="001E7A63">
      <w:pPr>
        <w:rPr>
          <w:ins w:id="22191" w:author="Rev 6 Allen Wirfs-Brock" w:date="2012-02-26T14:27:00Z"/>
          <w:lang w:eastAsia="en-US"/>
        </w:rPr>
      </w:pPr>
      <w:ins w:id="22192" w:author="Rev 6 Allen Wirfs-Brock" w:date="2012-02-26T14:27:00Z">
        <w:r>
          <w:rPr>
            <w:lang w:eastAsia="en-US"/>
          </w:rPr>
          <w:t>The abstract</w:t>
        </w:r>
        <w:del w:id="22193" w:author="Rev 8 Allen Wirfs-Brock" w:date="2012-06-14T14:39:00Z">
          <w:r w:rsidDel="00D4543D">
            <w:rPr>
              <w:lang w:eastAsia="en-US"/>
            </w:rPr>
            <w:delText>ion</w:delText>
          </w:r>
        </w:del>
        <w:r>
          <w:rPr>
            <w:lang w:eastAsia="en-US"/>
          </w:rPr>
          <w:t xml:space="preserve"> operation For In/Of </w:t>
        </w:r>
      </w:ins>
      <w:ins w:id="22194" w:author="Rev 6 Allen Wirfs-Brock" w:date="2012-02-26T14:43:00Z">
        <w:r w:rsidR="00FA7F97">
          <w:rPr>
            <w:lang w:eastAsia="en-US"/>
          </w:rPr>
          <w:t>Body</w:t>
        </w:r>
      </w:ins>
      <w:ins w:id="22195" w:author="Rev 6 Allen Wirfs-Brock" w:date="2012-02-26T14:27:00Z">
        <w:r>
          <w:rPr>
            <w:lang w:eastAsia="en-US"/>
          </w:rPr>
          <w:t xml:space="preserve"> Evaluation </w:t>
        </w:r>
      </w:ins>
      <w:ins w:id="22196" w:author="Rev 10 Allen Wirfs-Brock" w:date="2012-07-09T14:14:00Z">
        <w:r w:rsidR="002241B3">
          <w:rPr>
            <w:lang w:eastAsia="en-US"/>
          </w:rPr>
          <w:t xml:space="preserve">is called </w:t>
        </w:r>
      </w:ins>
      <w:ins w:id="22197" w:author="Rev 6 Allen Wirfs-Brock" w:date="2012-02-26T14:27:00Z">
        <w:r>
          <w:rPr>
            <w:lang w:eastAsia="en-US"/>
          </w:rPr>
          <w:t xml:space="preserve">with arguments </w:t>
        </w:r>
      </w:ins>
      <w:ins w:id="22198" w:author="Rev 6 Allen Wirfs-Brock" w:date="2012-02-26T14:50:00Z">
        <w:r w:rsidR="00164D8C" w:rsidRPr="003806A6">
          <w:rPr>
            <w:rFonts w:ascii="Times New Roman" w:hAnsi="Times New Roman"/>
            <w:i/>
            <w:lang w:eastAsia="en-US"/>
          </w:rPr>
          <w:t>lhs</w:t>
        </w:r>
        <w:r w:rsidR="00164D8C">
          <w:rPr>
            <w:lang w:eastAsia="en-US"/>
          </w:rPr>
          <w:t xml:space="preserve">, </w:t>
        </w:r>
      </w:ins>
      <w:ins w:id="22199" w:author="Rev 6 Allen Wirfs-Brock" w:date="2012-02-26T14:28:00Z">
        <w:r>
          <w:rPr>
            <w:rFonts w:ascii="Times New Roman" w:hAnsi="Times New Roman"/>
            <w:i/>
            <w:lang w:eastAsia="en-US"/>
          </w:rPr>
          <w:t>stmt</w:t>
        </w:r>
      </w:ins>
      <w:ins w:id="22200" w:author="Rev 6 Allen Wirfs-Brock" w:date="2012-02-26T14:27:00Z">
        <w:r w:rsidRPr="003806A6">
          <w:rPr>
            <w:rFonts w:ascii="Times New Roman" w:hAnsi="Times New Roman"/>
            <w:i/>
            <w:lang w:eastAsia="en-US"/>
          </w:rPr>
          <w:t>,</w:t>
        </w:r>
      </w:ins>
      <w:ins w:id="22201" w:author="Rev 6 Allen Wirfs-Brock" w:date="2012-02-26T14:47:00Z">
        <w:r w:rsidR="00164D8C" w:rsidRPr="003806A6">
          <w:rPr>
            <w:rFonts w:ascii="Times New Roman" w:hAnsi="Times New Roman"/>
            <w:i/>
            <w:lang w:eastAsia="en-US"/>
          </w:rPr>
          <w:t xml:space="preserve"> keys,</w:t>
        </w:r>
      </w:ins>
      <w:ins w:id="22202" w:author="Rev 6 Allen Wirfs-Brock" w:date="2012-02-26T14:27:00Z">
        <w:r>
          <w:rPr>
            <w:lang w:eastAsia="en-US"/>
          </w:rPr>
          <w:t xml:space="preserve"> </w:t>
        </w:r>
      </w:ins>
      <w:ins w:id="22203" w:author="Rev 6 Allen Wirfs-Brock" w:date="2012-02-26T14:48:00Z">
        <w:r w:rsidR="00164D8C">
          <w:rPr>
            <w:rFonts w:ascii="Times New Roman" w:hAnsi="Times New Roman"/>
            <w:i/>
            <w:lang w:eastAsia="en-US"/>
          </w:rPr>
          <w:t>lhsKind</w:t>
        </w:r>
      </w:ins>
      <w:ins w:id="22204" w:author="Rev 6 Allen Wirfs-Brock" w:date="2012-02-26T14:27:00Z">
        <w:r>
          <w:rPr>
            <w:lang w:eastAsia="en-US"/>
          </w:rPr>
          <w:t>,</w:t>
        </w:r>
      </w:ins>
      <w:ins w:id="22205" w:author="Rev 6 Allen Wirfs-Brock" w:date="2012-02-26T15:01:00Z">
        <w:r w:rsidR="00F4124C">
          <w:rPr>
            <w:lang w:eastAsia="en-US"/>
          </w:rPr>
          <w:t xml:space="preserve"> </w:t>
        </w:r>
      </w:ins>
      <w:ins w:id="22206" w:author="Rev 6 Allen Wirfs-Brock" w:date="2012-02-26T14:27:00Z">
        <w:r>
          <w:rPr>
            <w:lang w:eastAsia="en-US"/>
          </w:rPr>
          <w:t xml:space="preserve">and </w:t>
        </w:r>
        <w:r w:rsidRPr="00033CAC">
          <w:rPr>
            <w:rFonts w:ascii="Times New Roman" w:hAnsi="Times New Roman"/>
            <w:i/>
            <w:lang w:eastAsia="en-US"/>
          </w:rPr>
          <w:t>labelSet</w:t>
        </w:r>
      </w:ins>
      <w:ins w:id="22207" w:author="Rev 9 Allen Wirfs-Brock" w:date="2012-07-08T13:33:00Z">
        <w:r w:rsidR="00B7141C">
          <w:rPr>
            <w:rFonts w:ascii="Times New Roman" w:hAnsi="Times New Roman"/>
            <w:i/>
            <w:lang w:eastAsia="en-US"/>
          </w:rPr>
          <w:t>.</w:t>
        </w:r>
      </w:ins>
      <w:ins w:id="22208" w:author="Rev 6 Allen Wirfs-Brock" w:date="2012-02-26T14:27:00Z">
        <w:r>
          <w:rPr>
            <w:lang w:eastAsia="en-US"/>
          </w:rPr>
          <w:t xml:space="preserve"> </w:t>
        </w:r>
      </w:ins>
      <w:ins w:id="22209" w:author="Rev 9 Allen Wirfs-Brock" w:date="2012-07-08T13:33:00Z">
        <w:r w:rsidR="00B7141C">
          <w:rPr>
            <w:lang w:eastAsia="en-US"/>
          </w:rPr>
          <w:t xml:space="preserve">The value of </w:t>
        </w:r>
        <w:r w:rsidR="00B7141C">
          <w:rPr>
            <w:rFonts w:ascii="Times New Roman" w:hAnsi="Times New Roman"/>
            <w:i/>
            <w:lang w:eastAsia="en-US"/>
          </w:rPr>
          <w:t>lhsKind</w:t>
        </w:r>
        <w:r w:rsidR="00B7141C">
          <w:rPr>
            <w:lang w:eastAsia="en-US"/>
          </w:rPr>
          <w:t xml:space="preserve"> is either </w:t>
        </w:r>
        <w:r w:rsidR="00B7141C">
          <w:rPr>
            <w:b/>
            <w:lang w:eastAsia="en-US"/>
          </w:rPr>
          <w:t>assignment</w:t>
        </w:r>
        <w:r w:rsidR="00B7141C" w:rsidRPr="008E7E56">
          <w:rPr>
            <w:lang w:eastAsia="en-US"/>
          </w:rPr>
          <w:t>,</w:t>
        </w:r>
        <w:r w:rsidR="00B7141C">
          <w:rPr>
            <w:b/>
            <w:lang w:eastAsia="en-US"/>
          </w:rPr>
          <w:t xml:space="preserve"> varBinding</w:t>
        </w:r>
        <w:r w:rsidR="00B7141C">
          <w:rPr>
            <w:lang w:eastAsia="en-US"/>
          </w:rPr>
          <w:t xml:space="preserve"> or </w:t>
        </w:r>
      </w:ins>
      <w:ins w:id="22210" w:author="Rev 9 Allen Wirfs-Brock" w:date="2012-07-08T13:34:00Z">
        <w:r w:rsidR="00B7141C">
          <w:rPr>
            <w:b/>
            <w:lang w:eastAsia="en-US"/>
          </w:rPr>
          <w:t>lexicalBinding</w:t>
        </w:r>
      </w:ins>
      <w:ins w:id="22211" w:author="Rev 9 Allen Wirfs-Brock" w:date="2012-07-08T13:33:00Z">
        <w:r w:rsidR="00B7141C">
          <w:rPr>
            <w:lang w:eastAsia="en-US"/>
          </w:rPr>
          <w:t>.</w:t>
        </w:r>
      </w:ins>
      <w:ins w:id="22212" w:author="Rev 6 Allen Wirfs-Brock" w:date="2012-02-26T14:27:00Z">
        <w:del w:id="22213" w:author="Rev 9 Allen Wirfs-Brock" w:date="2012-07-08T13:33:00Z">
          <w:r w:rsidDel="00B7141C">
            <w:rPr>
              <w:lang w:eastAsia="en-US"/>
            </w:rPr>
            <w:delText>is performed as follows:</w:delText>
          </w:r>
        </w:del>
      </w:ins>
    </w:p>
    <w:p w14:paraId="7D116829" w14:textId="77777777" w:rsidR="0079389E" w:rsidRPr="00E77497" w:rsidRDefault="0079389E" w:rsidP="0079389E">
      <w:pPr>
        <w:pStyle w:val="Alg2"/>
        <w:numPr>
          <w:ilvl w:val="0"/>
          <w:numId w:val="692"/>
        </w:numPr>
        <w:contextualSpacing/>
        <w:rPr>
          <w:ins w:id="22214" w:author="Rev 6 Allen Wirfs-Brock" w:date="2012-02-26T15:30:00Z"/>
        </w:rPr>
      </w:pPr>
      <w:ins w:id="22215" w:author="Rev 6 Allen Wirfs-Brock" w:date="2012-02-26T15:30:00Z">
        <w:r w:rsidRPr="00E77497">
          <w:t xml:space="preserve">Let </w:t>
        </w:r>
        <w:r w:rsidRPr="00E77497">
          <w:rPr>
            <w:i/>
          </w:rPr>
          <w:t>oldEnv</w:t>
        </w:r>
        <w:r w:rsidRPr="00E77497">
          <w:t xml:space="preserve"> be the </w:t>
        </w:r>
        <w:del w:id="22216" w:author="Rev 7 Allen Wirfs-Brock" w:date="2012-05-02T10:49:00Z">
          <w:r w:rsidRPr="00E77497" w:rsidDel="000D5AB9">
            <w:delText>running</w:delText>
          </w:r>
        </w:del>
      </w:ins>
      <w:ins w:id="22217" w:author="Rev 7 Allen Wirfs-Brock" w:date="2012-05-02T10:49:00Z">
        <w:del w:id="22218" w:author="Rev 8 Allen Wirfs-Brock" w:date="2012-06-13T16:01:00Z">
          <w:r w:rsidR="000D5AB9" w:rsidDel="00B33FB4">
            <w:delText>current</w:delText>
          </w:r>
        </w:del>
      </w:ins>
      <w:ins w:id="22219" w:author="Rev 8 Allen Wirfs-Brock" w:date="2012-06-13T16:01:00Z">
        <w:r w:rsidR="00B33FB4">
          <w:t>running</w:t>
        </w:r>
      </w:ins>
      <w:ins w:id="22220" w:author="Rev 6 Allen Wirfs-Brock" w:date="2012-02-26T15:30:00Z">
        <w:r w:rsidRPr="00E77497">
          <w:t xml:space="preserve"> execution context’s LexicalEnvironment.</w:t>
        </w:r>
      </w:ins>
    </w:p>
    <w:p w14:paraId="1FD5DA5E" w14:textId="77777777" w:rsidR="004C02EF" w:rsidRPr="00E77497" w:rsidRDefault="004C02EF" w:rsidP="003806A6">
      <w:pPr>
        <w:pStyle w:val="Alg3"/>
        <w:numPr>
          <w:ilvl w:val="0"/>
          <w:numId w:val="692"/>
        </w:numPr>
      </w:pPr>
      <w:r w:rsidRPr="00E77497">
        <w:t xml:space="preserve">Let </w:t>
      </w:r>
      <w:r w:rsidRPr="00E77497">
        <w:rPr>
          <w:i/>
        </w:rPr>
        <w:t>V</w:t>
      </w:r>
      <w:r w:rsidRPr="00E77497">
        <w:t xml:space="preserve"> = </w:t>
      </w:r>
      <w:commentRangeStart w:id="22221"/>
      <w:ins w:id="22222" w:author="Rev 6 Allen Wirfs-Brock" w:date="2012-02-26T11:02:00Z">
        <w:r w:rsidR="0068432C" w:rsidRPr="00E77497">
          <w:rPr>
            <w:b/>
          </w:rPr>
          <w:t>undefined</w:t>
        </w:r>
        <w:commentRangeEnd w:id="22221"/>
        <w:r w:rsidR="0068432C">
          <w:rPr>
            <w:rStyle w:val="af3"/>
            <w:rFonts w:ascii="Arial" w:eastAsia="MS Mincho" w:hAnsi="Arial"/>
            <w:spacing w:val="0"/>
            <w:lang w:eastAsia="ja-JP"/>
          </w:rPr>
          <w:commentReference w:id="22221"/>
        </w:r>
      </w:ins>
      <w:ins w:id="22223" w:author="Rev 9 Allen Wirfs-Brock" w:date="2012-07-08T13:36:00Z">
        <w:r w:rsidR="00B7141C" w:rsidDel="00B7141C">
          <w:t xml:space="preserve"> </w:t>
        </w:r>
      </w:ins>
      <w:ins w:id="22224" w:author="Rev 6 Allen Wirfs-Brock" w:date="2012-02-26T11:02:00Z">
        <w:del w:id="22225" w:author="Rev 9 Allen Wirfs-Brock" w:date="2012-07-08T13:36:00Z">
          <w:r w:rsidR="0068432C" w:rsidDel="00B7141C">
            <w:delText>)</w:delText>
          </w:r>
        </w:del>
      </w:ins>
      <w:del w:id="22226" w:author="Rev 6 Allen Wirfs-Brock" w:date="2012-02-26T11:02:00Z">
        <w:r w:rsidRPr="00E77497" w:rsidDel="0068432C">
          <w:rPr>
            <w:rFonts w:ascii="Arial" w:hAnsi="Arial" w:cs="Arial"/>
          </w:rPr>
          <w:delText>empty</w:delText>
        </w:r>
      </w:del>
      <w:r w:rsidRPr="00E77497">
        <w:t>.</w:t>
      </w:r>
    </w:p>
    <w:p w14:paraId="6A270A28" w14:textId="77777777" w:rsidR="004C02EF" w:rsidRPr="00E77497" w:rsidRDefault="004C02EF" w:rsidP="003806A6">
      <w:pPr>
        <w:pStyle w:val="Alg3"/>
        <w:numPr>
          <w:ilvl w:val="0"/>
          <w:numId w:val="692"/>
        </w:numPr>
      </w:pPr>
      <w:r w:rsidRPr="00E77497">
        <w:t>Repeat</w:t>
      </w:r>
    </w:p>
    <w:p w14:paraId="76BDA1B4" w14:textId="77777777" w:rsidR="00FB33C0" w:rsidRDefault="00FB33C0" w:rsidP="003806A6">
      <w:pPr>
        <w:pStyle w:val="Alg3"/>
        <w:numPr>
          <w:ilvl w:val="1"/>
          <w:numId w:val="692"/>
        </w:numPr>
        <w:rPr>
          <w:ins w:id="22227" w:author="Rev 6 Allen Wirfs-Brock" w:date="2012-02-26T11:22:00Z"/>
        </w:rPr>
      </w:pPr>
      <w:ins w:id="22228" w:author="Rev 6 Allen Wirfs-Brock" w:date="2012-02-26T11:22:00Z">
        <w:r>
          <w:t xml:space="preserve">Let </w:t>
        </w:r>
        <w:r w:rsidRPr="004848CA">
          <w:rPr>
            <w:i/>
          </w:rPr>
          <w:t>next</w:t>
        </w:r>
        <w:r>
          <w:t xml:space="preserve"> be the result of performing Invoke with arguments </w:t>
        </w:r>
      </w:ins>
      <w:ins w:id="22229" w:author="Rev 6 Allen Wirfs-Brock" w:date="2012-02-26T11:24:00Z">
        <w:r w:rsidRPr="00E77497">
          <w:rPr>
            <w:b/>
          </w:rPr>
          <w:t>"</w:t>
        </w:r>
      </w:ins>
      <w:ins w:id="22230" w:author="Rev 6 Allen Wirfs-Brock" w:date="2012-02-26T11:25:00Z">
        <w:r w:rsidR="004848CA">
          <w:rPr>
            <w:rFonts w:ascii="Courier New" w:hAnsi="Courier New" w:cs="Courier New"/>
            <w:b/>
          </w:rPr>
          <w:t>next</w:t>
        </w:r>
      </w:ins>
      <w:ins w:id="22231" w:author="Rev 6 Allen Wirfs-Brock" w:date="2012-02-26T11:24:00Z">
        <w:r w:rsidRPr="00E77497">
          <w:rPr>
            <w:b/>
          </w:rPr>
          <w:t>"</w:t>
        </w:r>
      </w:ins>
      <w:ins w:id="22232" w:author="Rev 6 Allen Wirfs-Brock" w:date="2012-02-26T11:25:00Z">
        <w:r w:rsidR="004848CA">
          <w:t xml:space="preserve">, </w:t>
        </w:r>
        <w:r w:rsidR="004848CA">
          <w:rPr>
            <w:i/>
          </w:rPr>
          <w:t>keys</w:t>
        </w:r>
        <w:r w:rsidR="004848CA">
          <w:t>, and an empty arguments List.</w:t>
        </w:r>
      </w:ins>
    </w:p>
    <w:p w14:paraId="63F17C49" w14:textId="77777777" w:rsidR="00EA0311" w:rsidRDefault="004848CA" w:rsidP="003806A6">
      <w:pPr>
        <w:pStyle w:val="Alg3"/>
        <w:numPr>
          <w:ilvl w:val="1"/>
          <w:numId w:val="692"/>
        </w:numPr>
        <w:rPr>
          <w:ins w:id="22233" w:author="Rev 6 Allen Wirfs-Brock" w:date="2012-02-01T13:58:00Z"/>
        </w:rPr>
      </w:pPr>
      <w:ins w:id="22234" w:author="Rev 6 Allen Wirfs-Brock" w:date="2012-02-01T13:58:00Z">
        <w:r>
          <w:t xml:space="preserve">If </w:t>
        </w:r>
        <w:commentRangeStart w:id="22235"/>
        <w:r>
          <w:t>IteratorComplete</w:t>
        </w:r>
      </w:ins>
      <w:commentRangeEnd w:id="22235"/>
      <w:r w:rsidR="007325A7">
        <w:rPr>
          <w:rStyle w:val="af3"/>
          <w:rFonts w:ascii="Arial" w:eastAsia="MS Mincho" w:hAnsi="Arial"/>
          <w:spacing w:val="0"/>
          <w:lang w:eastAsia="ja-JP"/>
        </w:rPr>
        <w:commentReference w:id="22235"/>
      </w:r>
      <w:ins w:id="22236" w:author="Rev 6 Allen Wirfs-Brock" w:date="2012-02-01T13:58:00Z">
        <w:r>
          <w:t>(</w:t>
        </w:r>
      </w:ins>
      <w:ins w:id="22237" w:author="Rev 6 Allen Wirfs-Brock" w:date="2012-02-26T12:02:00Z">
        <w:r w:rsidR="0011682D">
          <w:rPr>
            <w:i/>
          </w:rPr>
          <w:t>next</w:t>
        </w:r>
      </w:ins>
      <w:ins w:id="22238" w:author="Rev 6 Allen Wirfs-Brock" w:date="2012-02-26T11:29:00Z">
        <w:r>
          <w:t xml:space="preserve">) is </w:t>
        </w:r>
        <w:r w:rsidRPr="00BC2562">
          <w:rPr>
            <w:b/>
          </w:rPr>
          <w:t>true</w:t>
        </w:r>
        <w:r>
          <w:t>, the</w:t>
        </w:r>
      </w:ins>
      <w:ins w:id="22239" w:author="Rev 9 Allen Wirfs-Brock" w:date="2012-07-08T14:21:00Z">
        <w:r w:rsidR="00372375">
          <w:t>n</w:t>
        </w:r>
      </w:ins>
      <w:ins w:id="22240" w:author="Rev 6 Allen Wirfs-Brock" w:date="2012-02-26T11:29:00Z">
        <w:r>
          <w:t xml:space="preserve"> </w:t>
        </w:r>
      </w:ins>
      <w:ins w:id="22241" w:author="Rev 6 Allen Wirfs-Brock" w:date="2012-02-01T13:58:00Z">
        <w:r w:rsidR="00EA0311" w:rsidRPr="00E77497">
          <w:t xml:space="preserve">return </w:t>
        </w:r>
      </w:ins>
      <w:ins w:id="22242" w:author="Rev 6 Allen Wirfs-Brock" w:date="2012-02-23T13:00:00Z">
        <w:r w:rsidR="00BB752E">
          <w:t>NormalCompletion</w:t>
        </w:r>
      </w:ins>
      <w:ins w:id="22243" w:author="Rev 6 Allen Wirfs-Brock" w:date="2012-02-26T11:28:00Z">
        <w:r>
          <w:t>(</w:t>
        </w:r>
        <w:r w:rsidRPr="0011682D">
          <w:rPr>
            <w:i/>
          </w:rPr>
          <w:t>V</w:t>
        </w:r>
      </w:ins>
      <w:ins w:id="22244" w:author="Rev 6 Allen Wirfs-Brock" w:date="2012-02-01T13:58:00Z">
        <w:r w:rsidR="00EA0311" w:rsidRPr="00E77497">
          <w:t>).</w:t>
        </w:r>
      </w:ins>
    </w:p>
    <w:p w14:paraId="4239ED23" w14:textId="77777777" w:rsidR="00EA0311" w:rsidRPr="00E77497" w:rsidRDefault="009F062A" w:rsidP="003806A6">
      <w:pPr>
        <w:pStyle w:val="Alg3"/>
        <w:numPr>
          <w:ilvl w:val="1"/>
          <w:numId w:val="692"/>
        </w:numPr>
        <w:rPr>
          <w:ins w:id="22245" w:author="Rev 6 Allen Wirfs-Brock" w:date="2012-02-01T13:58:00Z"/>
        </w:rPr>
      </w:pPr>
      <w:ins w:id="22246" w:author="Rev 6 Allen Wirfs-Brock" w:date="2012-02-26T11:54:00Z">
        <w:r>
          <w:t xml:space="preserve">If </w:t>
        </w:r>
        <w:del w:id="22247" w:author="Rev 7 Allen Wirfs-Brock" w:date="2012-04-25T08:04:00Z">
          <w:r w:rsidRPr="00DC5061" w:rsidDel="007C32C2">
            <w:delText>loopContinues</w:delText>
          </w:r>
        </w:del>
      </w:ins>
      <w:ins w:id="22248" w:author="Rev 7 Allen Wirfs-Brock" w:date="2012-04-25T08:04:00Z">
        <w:r w:rsidR="007C32C2">
          <w:t>LoopContinues</w:t>
        </w:r>
      </w:ins>
      <w:ins w:id="22249" w:author="Rev 6 Allen Wirfs-Brock" w:date="2012-02-26T11:54:00Z">
        <w:r w:rsidRPr="00DC5061">
          <w:t>(</w:t>
        </w:r>
      </w:ins>
      <w:ins w:id="22250" w:author="Rev 6 Allen Wirfs-Brock" w:date="2012-02-26T12:02:00Z">
        <w:r w:rsidR="0011682D">
          <w:rPr>
            <w:i/>
          </w:rPr>
          <w:t>next</w:t>
        </w:r>
      </w:ins>
      <w:ins w:id="22251" w:author="Rev 6 Allen Wirfs-Brock" w:date="2012-02-26T11:54:00Z">
        <w:r w:rsidRPr="00DC5061">
          <w:t>,</w:t>
        </w:r>
        <w:r w:rsidRPr="0068432C">
          <w:rPr>
            <w:i/>
          </w:rPr>
          <w:t>labelSet</w:t>
        </w:r>
        <w:r w:rsidRPr="00DC5061">
          <w:t xml:space="preserve">) is </w:t>
        </w:r>
        <w:r w:rsidRPr="0068432C">
          <w:rPr>
            <w:b/>
          </w:rPr>
          <w:t>false</w:t>
        </w:r>
        <w:r w:rsidRPr="00E77497">
          <w:t xml:space="preserve">, </w:t>
        </w:r>
        <w:r>
          <w:t>then r</w:t>
        </w:r>
        <w:r w:rsidRPr="00E77497">
          <w:t xml:space="preserve">eturn </w:t>
        </w:r>
      </w:ins>
      <w:ins w:id="22252" w:author="Rev 6 Allen Wirfs-Brock" w:date="2012-02-26T12:05:00Z">
        <w:r w:rsidR="0011682D">
          <w:rPr>
            <w:i/>
          </w:rPr>
          <w:t>next</w:t>
        </w:r>
      </w:ins>
      <w:ins w:id="22253" w:author="Rev 6 Allen Wirfs-Brock" w:date="2012-02-26T11:54:00Z">
        <w:r w:rsidRPr="00E77497">
          <w:t>.</w:t>
        </w:r>
      </w:ins>
    </w:p>
    <w:p w14:paraId="434B31C7" w14:textId="77777777" w:rsidR="003806A6" w:rsidRDefault="003806A6" w:rsidP="003806A6">
      <w:pPr>
        <w:pStyle w:val="Alg3"/>
        <w:numPr>
          <w:ilvl w:val="1"/>
          <w:numId w:val="692"/>
        </w:numPr>
        <w:rPr>
          <w:ins w:id="22254" w:author="Rev 6 Allen Wirfs-Brock" w:date="2012-02-26T16:02:00Z"/>
        </w:rPr>
      </w:pPr>
      <w:ins w:id="22255" w:author="Rev 6 Allen Wirfs-Brock" w:date="2012-02-26T16:02:00Z">
        <w:r>
          <w:t xml:space="preserve">If </w:t>
        </w:r>
        <w:r w:rsidRPr="003806A6">
          <w:rPr>
            <w:i/>
          </w:rPr>
          <w:t>next</w:t>
        </w:r>
        <w:r>
          <w:t xml:space="preserve"> is an abrupt completion, then let </w:t>
        </w:r>
        <w:r w:rsidRPr="003806A6">
          <w:rPr>
            <w:i/>
          </w:rPr>
          <w:t>status</w:t>
        </w:r>
        <w:r>
          <w:t xml:space="preserve"> be </w:t>
        </w:r>
        <w:r w:rsidRPr="004E372D">
          <w:rPr>
            <w:i/>
          </w:rPr>
          <w:t>next</w:t>
        </w:r>
        <w:r>
          <w:t>.</w:t>
        </w:r>
      </w:ins>
    </w:p>
    <w:p w14:paraId="36C185DF" w14:textId="77777777" w:rsidR="003806A6" w:rsidRDefault="003806A6" w:rsidP="003806A6">
      <w:pPr>
        <w:pStyle w:val="Alg3"/>
        <w:numPr>
          <w:ilvl w:val="1"/>
          <w:numId w:val="692"/>
        </w:numPr>
        <w:rPr>
          <w:ins w:id="22256" w:author="Rev 6 Allen Wirfs-Brock" w:date="2012-02-26T16:03:00Z"/>
        </w:rPr>
      </w:pPr>
      <w:ins w:id="22257" w:author="Rev 6 Allen Wirfs-Brock" w:date="2012-02-26T16:03:00Z">
        <w:r>
          <w:t>Else,</w:t>
        </w:r>
      </w:ins>
    </w:p>
    <w:p w14:paraId="3939890A" w14:textId="77777777" w:rsidR="0011682D" w:rsidRDefault="003806A6" w:rsidP="003806A6">
      <w:pPr>
        <w:pStyle w:val="Alg3"/>
        <w:numPr>
          <w:ilvl w:val="2"/>
          <w:numId w:val="692"/>
        </w:numPr>
        <w:rPr>
          <w:ins w:id="22258" w:author="Rev 6 Allen Wirfs-Brock" w:date="2012-02-26T11:55:00Z"/>
        </w:rPr>
      </w:pPr>
      <w:ins w:id="22259" w:author="Rev 6 Allen Wirfs-Brock" w:date="2012-02-26T16:04:00Z">
        <w:r>
          <w:t xml:space="preserve">Assert </w:t>
        </w:r>
      </w:ins>
      <w:ins w:id="22260" w:author="Rev 6 Allen Wirfs-Brock" w:date="2012-02-26T12:02:00Z">
        <w:r w:rsidR="0011682D">
          <w:rPr>
            <w:i/>
          </w:rPr>
          <w:t>next</w:t>
        </w:r>
      </w:ins>
      <w:ins w:id="22261" w:author="Rev 6 Allen Wirfs-Brock" w:date="2012-02-26T11:55:00Z">
        <w:r w:rsidR="0011682D">
          <w:t xml:space="preserve">.[[type]] is </w:t>
        </w:r>
        <w:r w:rsidR="0011682D" w:rsidRPr="0011682D">
          <w:rPr>
            <w:rFonts w:ascii="Arial" w:hAnsi="Arial" w:cs="Arial"/>
          </w:rPr>
          <w:t>normal</w:t>
        </w:r>
      </w:ins>
      <w:ins w:id="22262" w:author="Rev 6 Allen Wirfs-Brock" w:date="2012-02-26T16:04:00Z">
        <w:r>
          <w:t>.</w:t>
        </w:r>
      </w:ins>
    </w:p>
    <w:p w14:paraId="6F4B13FB" w14:textId="77777777" w:rsidR="0079389E" w:rsidRDefault="0079389E" w:rsidP="0079389E">
      <w:pPr>
        <w:pStyle w:val="Alg3"/>
        <w:numPr>
          <w:ilvl w:val="2"/>
          <w:numId w:val="692"/>
        </w:numPr>
        <w:rPr>
          <w:ins w:id="22263" w:author="Rev 6 Allen Wirfs-Brock" w:date="2012-02-26T15:32:00Z"/>
        </w:rPr>
      </w:pPr>
      <w:ins w:id="22264" w:author="Rev 6 Allen Wirfs-Brock" w:date="2012-02-26T15:32:00Z">
        <w:r>
          <w:t xml:space="preserve">Let </w:t>
        </w:r>
        <w:r w:rsidRPr="0079389E">
          <w:rPr>
            <w:i/>
          </w:rPr>
          <w:t>nextValue</w:t>
        </w:r>
        <w:r>
          <w:t xml:space="preserve"> be </w:t>
        </w:r>
        <w:r w:rsidRPr="0079389E">
          <w:rPr>
            <w:i/>
          </w:rPr>
          <w:t>next</w:t>
        </w:r>
        <w:r>
          <w:t>.[[value]].</w:t>
        </w:r>
      </w:ins>
    </w:p>
    <w:p w14:paraId="2E4A6BBC" w14:textId="77777777" w:rsidR="00164D8C" w:rsidRDefault="00164D8C" w:rsidP="0079389E">
      <w:pPr>
        <w:pStyle w:val="Alg3"/>
        <w:numPr>
          <w:ilvl w:val="2"/>
          <w:numId w:val="692"/>
        </w:numPr>
        <w:rPr>
          <w:ins w:id="22265" w:author="Rev 6 Allen Wirfs-Brock" w:date="2012-02-26T14:53:00Z"/>
        </w:rPr>
      </w:pPr>
      <w:ins w:id="22266" w:author="Rev 6 Allen Wirfs-Brock" w:date="2012-02-26T14:54:00Z">
        <w:r>
          <w:t xml:space="preserve">If </w:t>
        </w:r>
        <w:r w:rsidRPr="0079389E">
          <w:rPr>
            <w:i/>
          </w:rPr>
          <w:t>lhs</w:t>
        </w:r>
      </w:ins>
      <w:ins w:id="22267" w:author="Rev 6 Allen Wirfs-Brock" w:date="2012-02-26T15:24:00Z">
        <w:r w:rsidR="00CF609A">
          <w:rPr>
            <w:i/>
          </w:rPr>
          <w:t>Kind</w:t>
        </w:r>
      </w:ins>
      <w:ins w:id="22268" w:author="Rev 6 Allen Wirfs-Brock" w:date="2012-02-26T14:54:00Z">
        <w:r>
          <w:t xml:space="preserve"> is </w:t>
        </w:r>
      </w:ins>
      <w:ins w:id="22269" w:author="Rev 6 Allen Wirfs-Brock" w:date="2012-02-26T15:24:00Z">
        <w:r w:rsidR="00CF609A">
          <w:rPr>
            <w:rFonts w:ascii="Arial" w:hAnsi="Arial" w:cs="Arial"/>
          </w:rPr>
          <w:t>assignment</w:t>
        </w:r>
      </w:ins>
      <w:ins w:id="22270" w:author="Rev 6 Allen Wirfs-Brock" w:date="2012-02-26T14:54:00Z">
        <w:r>
          <w:t>, then</w:t>
        </w:r>
      </w:ins>
    </w:p>
    <w:p w14:paraId="7813E655" w14:textId="77777777" w:rsidR="007C32C2" w:rsidRDefault="007C32C2" w:rsidP="0079389E">
      <w:pPr>
        <w:pStyle w:val="Alg3"/>
        <w:numPr>
          <w:ilvl w:val="3"/>
          <w:numId w:val="692"/>
        </w:numPr>
        <w:rPr>
          <w:ins w:id="22271" w:author="Rev 7 Allen Wirfs-Brock" w:date="2012-04-25T08:10:00Z"/>
        </w:rPr>
      </w:pPr>
      <w:ins w:id="22272" w:author="Rev 7 Allen Wirfs-Brock" w:date="2012-04-25T08:10:00Z">
        <w:r>
          <w:t xml:space="preserve">Assert: </w:t>
        </w:r>
        <w:r w:rsidRPr="00EA4F82">
          <w:rPr>
            <w:i/>
          </w:rPr>
          <w:t>lhs</w:t>
        </w:r>
        <w:r>
          <w:t xml:space="preserve"> is a </w:t>
        </w:r>
        <w:r w:rsidRPr="00EA4F82">
          <w:rPr>
            <w:i/>
          </w:rPr>
          <w:t>LeftHandSideExpression</w:t>
        </w:r>
      </w:ins>
      <w:ins w:id="22273" w:author="Rev 7 Allen Wirfs-Brock" w:date="2012-04-25T08:11:00Z">
        <w:r w:rsidR="00EA4F82">
          <w:t>.</w:t>
        </w:r>
      </w:ins>
    </w:p>
    <w:p w14:paraId="2E783F52" w14:textId="77777777" w:rsidR="0078764F" w:rsidRPr="00E51F91" w:rsidRDefault="0078764F" w:rsidP="0079389E">
      <w:pPr>
        <w:pStyle w:val="Alg3"/>
        <w:numPr>
          <w:ilvl w:val="3"/>
          <w:numId w:val="692"/>
        </w:numPr>
        <w:rPr>
          <w:ins w:id="22274" w:author="Rev 6 Allen Wirfs-Brock" w:date="2012-02-15T13:07:00Z"/>
        </w:rPr>
      </w:pPr>
      <w:ins w:id="22275" w:author="Rev 6 Allen Wirfs-Brock" w:date="2012-02-15T13:07:00Z">
        <w:r w:rsidRPr="00E51F91">
          <w:t xml:space="preserve">If </w:t>
        </w:r>
      </w:ins>
      <w:ins w:id="22276" w:author="Rev 6 Allen Wirfs-Brock" w:date="2012-02-26T14:54:00Z">
        <w:r w:rsidR="00164D8C">
          <w:rPr>
            <w:i/>
          </w:rPr>
          <w:t>lhs</w:t>
        </w:r>
      </w:ins>
      <w:ins w:id="22277" w:author="Rev 6 Allen Wirfs-Brock" w:date="2012-02-15T13:07:00Z">
        <w:r w:rsidRPr="00E51F91">
          <w:t xml:space="preserve"> is neither an </w:t>
        </w:r>
        <w:r w:rsidRPr="00E51F91">
          <w:rPr>
            <w:i/>
          </w:rPr>
          <w:t>ObjectLiteral</w:t>
        </w:r>
        <w:r w:rsidRPr="00E51F91">
          <w:t xml:space="preserve"> nor an</w:t>
        </w:r>
        <w:r w:rsidRPr="00E51F91">
          <w:rPr>
            <w:i/>
          </w:rPr>
          <w:t xml:space="preserve"> ArrayLiteral  </w:t>
        </w:r>
        <w:r w:rsidRPr="00E51F91">
          <w:t>then</w:t>
        </w:r>
      </w:ins>
    </w:p>
    <w:p w14:paraId="5621EAC1" w14:textId="77777777" w:rsidR="004C02EF" w:rsidRPr="00E77497" w:rsidDel="00EA0311" w:rsidRDefault="004C02EF" w:rsidP="0079389E">
      <w:pPr>
        <w:pStyle w:val="Alg3"/>
        <w:numPr>
          <w:ilvl w:val="4"/>
          <w:numId w:val="692"/>
        </w:numPr>
        <w:rPr>
          <w:del w:id="22278" w:author="Rev 6 Allen Wirfs-Brock" w:date="2012-02-01T13:58:00Z"/>
        </w:rPr>
      </w:pPr>
      <w:del w:id="22279" w:author="Rev 6 Allen Wirfs-Brock" w:date="2012-02-01T13:58:00Z">
        <w:r w:rsidRPr="00E77497" w:rsidDel="00EA0311">
          <w:delText xml:space="preserve">Let </w:delText>
        </w:r>
        <w:r w:rsidRPr="00E77497" w:rsidDel="00EA0311">
          <w:rPr>
            <w:i/>
          </w:rPr>
          <w:delText>P</w:delText>
        </w:r>
        <w:r w:rsidRPr="00E77497" w:rsidDel="00EA0311">
          <w:delText xml:space="preserve"> be the name of the next property of </w:delText>
        </w:r>
        <w:r w:rsidRPr="00E77497" w:rsidDel="00EA0311">
          <w:rPr>
            <w:i/>
          </w:rPr>
          <w:delText>obj</w:delText>
        </w:r>
        <w:r w:rsidRPr="00E77497" w:rsidDel="00EA0311">
          <w:delText xml:space="preserve"> whose [[Enumerable]] attribute is </w:delText>
        </w:r>
        <w:r w:rsidRPr="00E77497" w:rsidDel="00EA0311">
          <w:rPr>
            <w:b/>
          </w:rPr>
          <w:delText>true</w:delText>
        </w:r>
        <w:r w:rsidRPr="00E77497" w:rsidDel="00EA0311">
          <w:delText>. If there is no such property, return (</w:delText>
        </w:r>
        <w:r w:rsidRPr="00E77497" w:rsidDel="00EA0311">
          <w:rPr>
            <w:rFonts w:ascii="Arial" w:hAnsi="Arial" w:cs="Arial"/>
          </w:rPr>
          <w:delText>normal</w:delText>
        </w:r>
        <w:r w:rsidRPr="00E77497" w:rsidDel="00EA0311">
          <w:delText xml:space="preserve">, </w:delText>
        </w:r>
        <w:r w:rsidRPr="00E77497" w:rsidDel="00EA0311">
          <w:rPr>
            <w:i/>
          </w:rPr>
          <w:delText>V</w:delText>
        </w:r>
        <w:r w:rsidRPr="00E77497" w:rsidDel="00EA0311">
          <w:delText xml:space="preserve">, </w:delText>
        </w:r>
        <w:r w:rsidRPr="00E77497" w:rsidDel="00EA0311">
          <w:rPr>
            <w:rFonts w:ascii="Arial" w:hAnsi="Arial" w:cs="Arial"/>
          </w:rPr>
          <w:delText>empty</w:delText>
        </w:r>
        <w:r w:rsidRPr="00E77497" w:rsidDel="00EA0311">
          <w:delText>).</w:delText>
        </w:r>
      </w:del>
    </w:p>
    <w:p w14:paraId="6E37D044" w14:textId="77777777" w:rsidR="004C02EF" w:rsidRPr="00E77497" w:rsidRDefault="004C02EF" w:rsidP="0079389E">
      <w:pPr>
        <w:pStyle w:val="Alg3"/>
        <w:numPr>
          <w:ilvl w:val="4"/>
          <w:numId w:val="692"/>
        </w:numPr>
      </w:pPr>
      <w:r w:rsidRPr="00E77497">
        <w:t xml:space="preserve">Let </w:t>
      </w:r>
      <w:r w:rsidRPr="00E77497">
        <w:rPr>
          <w:i/>
        </w:rPr>
        <w:t>lhsRef</w:t>
      </w:r>
      <w:r w:rsidRPr="00E77497">
        <w:t xml:space="preserve"> be the result of evaluating </w:t>
      </w:r>
      <w:del w:id="22280" w:author="Rev 7 Allen Wirfs-Brock" w:date="2012-04-25T08:11:00Z">
        <w:r w:rsidRPr="00E77497" w:rsidDel="00EA4F82">
          <w:delText xml:space="preserve">the </w:delText>
        </w:r>
        <w:r w:rsidRPr="00E77497" w:rsidDel="00EA4F82">
          <w:rPr>
            <w:i/>
          </w:rPr>
          <w:delText>LeftHandSideExpression</w:delText>
        </w:r>
        <w:r w:rsidRPr="00E77497" w:rsidDel="00EA4F82">
          <w:delText xml:space="preserve"> </w:delText>
        </w:r>
      </w:del>
      <w:ins w:id="22281" w:author="Rev 7 Allen Wirfs-Brock" w:date="2012-04-25T08:11:00Z">
        <w:r w:rsidR="00EA4F82">
          <w:rPr>
            <w:i/>
          </w:rPr>
          <w:t>lhs</w:t>
        </w:r>
        <w:r w:rsidR="00EA4F82" w:rsidRPr="00E77497">
          <w:t xml:space="preserve"> </w:t>
        </w:r>
      </w:ins>
      <w:r w:rsidRPr="00E77497">
        <w:t>( it may be evaluated repeatedly).</w:t>
      </w:r>
    </w:p>
    <w:p w14:paraId="6E3DBEF4" w14:textId="77777777" w:rsidR="004C02EF" w:rsidRPr="00E77497" w:rsidRDefault="004C02EF" w:rsidP="0079389E">
      <w:pPr>
        <w:pStyle w:val="Alg3"/>
        <w:numPr>
          <w:ilvl w:val="4"/>
          <w:numId w:val="692"/>
        </w:numPr>
      </w:pPr>
      <w:del w:id="22282" w:author="Rev 6 Allen Wirfs-Brock" w:date="2012-02-26T11:59:00Z">
        <w:r w:rsidRPr="00E77497" w:rsidDel="0011682D">
          <w:delText xml:space="preserve">Call </w:delText>
        </w:r>
      </w:del>
      <w:ins w:id="22283" w:author="Rev 6 Allen Wirfs-Brock" w:date="2012-02-26T11:59:00Z">
        <w:r w:rsidR="0011682D">
          <w:t xml:space="preserve">Let </w:t>
        </w:r>
        <w:r w:rsidR="0011682D" w:rsidRPr="0011682D">
          <w:rPr>
            <w:i/>
          </w:rPr>
          <w:t>status</w:t>
        </w:r>
        <w:r w:rsidR="0011682D">
          <w:t xml:space="preserve"> be the result of p</w:t>
        </w:r>
      </w:ins>
      <w:ins w:id="22284" w:author="Rev 6 Allen Wirfs-Brock" w:date="2012-02-26T12:00:00Z">
        <w:r w:rsidR="0011682D">
          <w:t>erforming</w:t>
        </w:r>
      </w:ins>
      <w:ins w:id="22285" w:author="Rev 6 Allen Wirfs-Brock" w:date="2012-02-26T11:59:00Z">
        <w:r w:rsidR="0011682D" w:rsidRPr="00E77497">
          <w:t xml:space="preserve"> </w:t>
        </w:r>
      </w:ins>
      <w:r w:rsidRPr="00E77497">
        <w:t>PutValue(</w:t>
      </w:r>
      <w:r w:rsidRPr="00E77497">
        <w:rPr>
          <w:i/>
        </w:rPr>
        <w:t>lhsRef</w:t>
      </w:r>
      <w:r w:rsidRPr="00E77497">
        <w:t xml:space="preserve">, </w:t>
      </w:r>
      <w:del w:id="22286" w:author="Rev 6 Allen Wirfs-Brock" w:date="2012-02-26T12:01:00Z">
        <w:r w:rsidRPr="00E77497" w:rsidDel="0011682D">
          <w:rPr>
            <w:i/>
          </w:rPr>
          <w:delText>P</w:delText>
        </w:r>
      </w:del>
      <w:ins w:id="22287" w:author="Rev 6 Allen Wirfs-Brock" w:date="2012-02-26T15:33:00Z">
        <w:r w:rsidR="0079389E" w:rsidRPr="0079389E">
          <w:rPr>
            <w:i/>
          </w:rPr>
          <w:t xml:space="preserve"> nextValue</w:t>
        </w:r>
      </w:ins>
      <w:r w:rsidRPr="00E77497">
        <w:t>).</w:t>
      </w:r>
    </w:p>
    <w:p w14:paraId="51D39964" w14:textId="77777777" w:rsidR="00E51F91" w:rsidRDefault="00E51F91" w:rsidP="003806A6">
      <w:pPr>
        <w:pStyle w:val="Alg3"/>
        <w:numPr>
          <w:ilvl w:val="3"/>
          <w:numId w:val="692"/>
        </w:numPr>
        <w:rPr>
          <w:ins w:id="22288" w:author="Rev 6 Allen Wirfs-Brock" w:date="2012-02-15T13:11:00Z"/>
        </w:rPr>
      </w:pPr>
      <w:ins w:id="22289" w:author="Rev 6 Allen Wirfs-Brock" w:date="2012-02-15T13:11:00Z">
        <w:r>
          <w:t>Else</w:t>
        </w:r>
      </w:ins>
    </w:p>
    <w:p w14:paraId="3DB069D2" w14:textId="77777777" w:rsidR="00E51F91" w:rsidRPr="00E77497" w:rsidRDefault="00E51F91" w:rsidP="003806A6">
      <w:pPr>
        <w:pStyle w:val="Alg3"/>
        <w:numPr>
          <w:ilvl w:val="4"/>
          <w:numId w:val="692"/>
        </w:numPr>
        <w:rPr>
          <w:ins w:id="22290" w:author="Rev 6 Allen Wirfs-Brock" w:date="2012-02-15T13:11:00Z"/>
        </w:rPr>
      </w:pPr>
      <w:ins w:id="22291" w:author="Rev 6 Allen Wirfs-Brock" w:date="2012-02-15T13:11:00Z">
        <w:r w:rsidRPr="003B4312">
          <w:t xml:space="preserve">Let </w:t>
        </w:r>
        <w:r w:rsidRPr="008B7F6F">
          <w:rPr>
            <w:i/>
          </w:rPr>
          <w:t>AssignmentPattern</w:t>
        </w:r>
        <w:r w:rsidRPr="006B6D0A">
          <w:t xml:space="preserve"> be the parse of the source code corresponding to </w:t>
        </w:r>
      </w:ins>
      <w:ins w:id="22292" w:author="Rev 6 Allen Wirfs-Brock" w:date="2012-02-26T15:25:00Z">
        <w:r w:rsidR="00CF609A">
          <w:rPr>
            <w:i/>
          </w:rPr>
          <w:t>lhs</w:t>
        </w:r>
        <w:r w:rsidR="00CF609A" w:rsidRPr="00E51F91">
          <w:t xml:space="preserve"> </w:t>
        </w:r>
      </w:ins>
      <w:ins w:id="22293" w:author="Rev 6 Allen Wirfs-Brock" w:date="2012-02-15T13:11:00Z">
        <w:r w:rsidRPr="00675B74">
          <w:t xml:space="preserve">using </w:t>
        </w:r>
        <w:r w:rsidRPr="00E77497">
          <w:rPr>
            <w:i/>
          </w:rPr>
          <w:t>AssignmentPattern</w:t>
        </w:r>
        <w:r w:rsidRPr="00E77497">
          <w:t xml:space="preserve"> as the goal symbol.</w:t>
        </w:r>
      </w:ins>
    </w:p>
    <w:p w14:paraId="33D8649F" w14:textId="77777777" w:rsidR="00E51F91" w:rsidRPr="00E77497" w:rsidRDefault="00E51F91" w:rsidP="003806A6">
      <w:pPr>
        <w:pStyle w:val="Alg3"/>
        <w:numPr>
          <w:ilvl w:val="4"/>
          <w:numId w:val="692"/>
        </w:numPr>
        <w:rPr>
          <w:ins w:id="22294" w:author="Rev 6 Allen Wirfs-Brock" w:date="2012-02-15T13:11:00Z"/>
        </w:rPr>
      </w:pPr>
      <w:ins w:id="22295" w:author="Rev 6 Allen Wirfs-Brock" w:date="2012-02-15T13:11:00Z">
        <w:r w:rsidRPr="00E77497">
          <w:t xml:space="preserve">Let </w:t>
        </w:r>
        <w:r w:rsidRPr="00E77497">
          <w:rPr>
            <w:i/>
          </w:rPr>
          <w:t>rval</w:t>
        </w:r>
        <w:r w:rsidRPr="00E77497">
          <w:t xml:space="preserve"> be ToObject(</w:t>
        </w:r>
      </w:ins>
      <w:ins w:id="22296" w:author="Rev 6 Allen Wirfs-Brock" w:date="2012-02-26T15:33:00Z">
        <w:r w:rsidR="0079389E" w:rsidRPr="0079389E">
          <w:rPr>
            <w:i/>
          </w:rPr>
          <w:t>nextValue</w:t>
        </w:r>
      </w:ins>
      <w:ins w:id="22297" w:author="Rev 6 Allen Wirfs-Brock" w:date="2012-02-15T13:11:00Z">
        <w:r w:rsidRPr="00E77497">
          <w:t>).</w:t>
        </w:r>
      </w:ins>
    </w:p>
    <w:p w14:paraId="0F98FE9B" w14:textId="77777777" w:rsidR="00CF609A" w:rsidRDefault="00CF609A" w:rsidP="003806A6">
      <w:pPr>
        <w:pStyle w:val="Alg3"/>
        <w:numPr>
          <w:ilvl w:val="4"/>
          <w:numId w:val="692"/>
        </w:numPr>
        <w:rPr>
          <w:ins w:id="22298" w:author="Rev 6 Allen Wirfs-Brock" w:date="2012-02-26T15:17:00Z"/>
        </w:rPr>
      </w:pPr>
      <w:ins w:id="22299" w:author="Rev 6 Allen Wirfs-Brock" w:date="2012-02-26T15:17:00Z">
        <w:r>
          <w:t xml:space="preserve">If </w:t>
        </w:r>
        <w:r w:rsidRPr="00CF609A">
          <w:rPr>
            <w:i/>
          </w:rPr>
          <w:t>rval</w:t>
        </w:r>
        <w:r>
          <w:t xml:space="preserve"> is an abrupt completion, then let </w:t>
        </w:r>
        <w:r w:rsidRPr="00CF609A">
          <w:rPr>
            <w:i/>
          </w:rPr>
          <w:t>status</w:t>
        </w:r>
        <w:r>
          <w:t xml:space="preserve"> be </w:t>
        </w:r>
        <w:r w:rsidRPr="00CF609A">
          <w:rPr>
            <w:i/>
          </w:rPr>
          <w:t>rval</w:t>
        </w:r>
        <w:r>
          <w:t>.</w:t>
        </w:r>
      </w:ins>
    </w:p>
    <w:p w14:paraId="7B6C47C9" w14:textId="77777777" w:rsidR="00E51F91" w:rsidRPr="00E77497" w:rsidRDefault="00CF609A" w:rsidP="003806A6">
      <w:pPr>
        <w:pStyle w:val="Alg3"/>
        <w:numPr>
          <w:ilvl w:val="4"/>
          <w:numId w:val="692"/>
        </w:numPr>
        <w:rPr>
          <w:ins w:id="22300" w:author="Rev 6 Allen Wirfs-Brock" w:date="2012-02-15T13:11:00Z"/>
        </w:rPr>
      </w:pPr>
      <w:ins w:id="22301" w:author="Rev 6 Allen Wirfs-Brock" w:date="2012-02-26T15:18:00Z">
        <w:r>
          <w:t>Else, l</w:t>
        </w:r>
      </w:ins>
      <w:ins w:id="22302" w:author="Rev 6 Allen Wirfs-Brock" w:date="2012-02-26T12:03:00Z">
        <w:r w:rsidR="0011682D">
          <w:t xml:space="preserve">et </w:t>
        </w:r>
        <w:r w:rsidR="0011682D" w:rsidRPr="0011682D">
          <w:rPr>
            <w:i/>
          </w:rPr>
          <w:t>status</w:t>
        </w:r>
        <w:r w:rsidR="0011682D">
          <w:t xml:space="preserve"> be the result of performing</w:t>
        </w:r>
        <w:r w:rsidR="0011682D" w:rsidRPr="00E77497">
          <w:t xml:space="preserve"> </w:t>
        </w:r>
      </w:ins>
      <w:commentRangeStart w:id="22303"/>
      <w:ins w:id="22304" w:author="Rev 6 Allen Wirfs-Brock" w:date="2012-02-15T13:11:00Z">
        <w:r w:rsidR="00E51F91">
          <w:t xml:space="preserve">Destructuring Assignment Evaluation </w:t>
        </w:r>
      </w:ins>
      <w:commentRangeEnd w:id="22303"/>
      <w:ins w:id="22305" w:author="Rev 6 Allen Wirfs-Brock" w:date="2012-02-26T12:04:00Z">
        <w:r w:rsidR="0011682D">
          <w:rPr>
            <w:rStyle w:val="af3"/>
            <w:rFonts w:ascii="Arial" w:eastAsia="MS Mincho" w:hAnsi="Arial"/>
            <w:spacing w:val="0"/>
            <w:lang w:eastAsia="ja-JP"/>
          </w:rPr>
          <w:commentReference w:id="22303"/>
        </w:r>
      </w:ins>
      <w:ins w:id="22306" w:author="Rev 6 Allen Wirfs-Brock" w:date="2012-02-15T13:11:00Z">
        <w:r w:rsidR="00E51F91">
          <w:t>of</w:t>
        </w:r>
        <w:r w:rsidR="00E51F91" w:rsidRPr="00E77497">
          <w:t xml:space="preserve"> </w:t>
        </w:r>
        <w:r w:rsidR="00E51F91" w:rsidRPr="00E77497">
          <w:rPr>
            <w:i/>
          </w:rPr>
          <w:t>AssignmentPattern</w:t>
        </w:r>
        <w:r w:rsidR="00E51F91" w:rsidRPr="00E77497">
          <w:t xml:space="preserve"> using </w:t>
        </w:r>
        <w:r w:rsidR="00E51F91" w:rsidRPr="00E77497">
          <w:rPr>
            <w:i/>
          </w:rPr>
          <w:t>rval</w:t>
        </w:r>
        <w:r w:rsidR="00E51F91" w:rsidRPr="00E77497">
          <w:t xml:space="preserve"> as the </w:t>
        </w:r>
        <w:r w:rsidR="00E51F91">
          <w:t>argument</w:t>
        </w:r>
        <w:r w:rsidR="00E51F91" w:rsidRPr="00E77497">
          <w:t>.</w:t>
        </w:r>
      </w:ins>
    </w:p>
    <w:p w14:paraId="040AF52A" w14:textId="77777777" w:rsidR="00F4124C" w:rsidRDefault="00F4124C" w:rsidP="003806A6">
      <w:pPr>
        <w:pStyle w:val="Alg3"/>
        <w:numPr>
          <w:ilvl w:val="2"/>
          <w:numId w:val="692"/>
        </w:numPr>
        <w:rPr>
          <w:ins w:id="22307" w:author="Rev 6 Allen Wirfs-Brock" w:date="2012-02-26T14:56:00Z"/>
        </w:rPr>
      </w:pPr>
      <w:ins w:id="22308" w:author="Rev 6 Allen Wirfs-Brock" w:date="2012-02-26T14:56:00Z">
        <w:r>
          <w:t xml:space="preserve">Else if </w:t>
        </w:r>
      </w:ins>
      <w:ins w:id="22309" w:author="Rev 6 Allen Wirfs-Brock" w:date="2012-02-26T15:25:00Z">
        <w:r w:rsidR="0079389E" w:rsidRPr="00451D9D">
          <w:rPr>
            <w:i/>
          </w:rPr>
          <w:t>lhs</w:t>
        </w:r>
        <w:r w:rsidR="0079389E">
          <w:rPr>
            <w:i/>
          </w:rPr>
          <w:t>Kind</w:t>
        </w:r>
        <w:r w:rsidR="0079389E">
          <w:t xml:space="preserve"> </w:t>
        </w:r>
      </w:ins>
      <w:ins w:id="22310" w:author="Rev 6 Allen Wirfs-Brock" w:date="2012-02-26T14:56:00Z">
        <w:r>
          <w:t xml:space="preserve">is </w:t>
        </w:r>
      </w:ins>
      <w:ins w:id="22311" w:author="Rev 6 Allen Wirfs-Brock" w:date="2012-02-26T15:25:00Z">
        <w:r w:rsidR="0079389E">
          <w:rPr>
            <w:rFonts w:ascii="Arial" w:hAnsi="Arial" w:cs="Arial"/>
          </w:rPr>
          <w:t>varBinding</w:t>
        </w:r>
      </w:ins>
      <w:ins w:id="22312" w:author="Rev 6 Allen Wirfs-Brock" w:date="2012-02-26T14:56:00Z">
        <w:r>
          <w:t>, then</w:t>
        </w:r>
      </w:ins>
    </w:p>
    <w:p w14:paraId="336C0B93" w14:textId="77777777" w:rsidR="00EA4F82" w:rsidRDefault="00EA4F82" w:rsidP="00EA4F82">
      <w:pPr>
        <w:pStyle w:val="Alg3"/>
        <w:numPr>
          <w:ilvl w:val="3"/>
          <w:numId w:val="692"/>
        </w:numPr>
        <w:rPr>
          <w:ins w:id="22313" w:author="Rev 7 Allen Wirfs-Brock" w:date="2012-04-25T08:13:00Z"/>
        </w:rPr>
      </w:pPr>
      <w:ins w:id="22314" w:author="Rev 7 Allen Wirfs-Brock" w:date="2012-04-25T08:13:00Z">
        <w:r>
          <w:t xml:space="preserve">Assert: </w:t>
        </w:r>
        <w:r w:rsidRPr="00EA4F82">
          <w:rPr>
            <w:i/>
          </w:rPr>
          <w:t>lhs</w:t>
        </w:r>
        <w:r>
          <w:t xml:space="preserve"> is a </w:t>
        </w:r>
        <w:r>
          <w:rPr>
            <w:i/>
          </w:rPr>
          <w:t>ForBinding</w:t>
        </w:r>
        <w:r>
          <w:t>.</w:t>
        </w:r>
      </w:ins>
    </w:p>
    <w:p w14:paraId="5304CC89" w14:textId="77777777" w:rsidR="00CF609A" w:rsidRPr="00E77497" w:rsidRDefault="00CF609A" w:rsidP="003806A6">
      <w:pPr>
        <w:pStyle w:val="Alg3"/>
        <w:numPr>
          <w:ilvl w:val="3"/>
          <w:numId w:val="692"/>
        </w:numPr>
        <w:rPr>
          <w:ins w:id="22315" w:author="Rev 6 Allen Wirfs-Brock" w:date="2012-02-26T15:20:00Z"/>
        </w:rPr>
      </w:pPr>
      <w:ins w:id="22316" w:author="Rev 6 Allen Wirfs-Brock" w:date="2012-02-26T15:21:00Z">
        <w:r>
          <w:t xml:space="preserve">Let </w:t>
        </w:r>
        <w:r w:rsidRPr="0011682D">
          <w:rPr>
            <w:i/>
          </w:rPr>
          <w:t>status</w:t>
        </w:r>
        <w:r>
          <w:t xml:space="preserve"> be the result of performing</w:t>
        </w:r>
        <w:r w:rsidRPr="00E77497">
          <w:t xml:space="preserve"> </w:t>
        </w:r>
      </w:ins>
      <w:ins w:id="22317" w:author="Rev 6 Allen Wirfs-Brock" w:date="2012-02-26T15:20:00Z">
        <w:r w:rsidRPr="004418C4">
          <w:t xml:space="preserve">Binding </w:t>
        </w:r>
      </w:ins>
      <w:ins w:id="22318" w:author="Rev 6 Allen Wirfs-Brock" w:date="2012-02-27T15:46:00Z">
        <w:r w:rsidR="00A113E2">
          <w:t>Initialisation</w:t>
        </w:r>
      </w:ins>
      <w:ins w:id="22319" w:author="Rev 6 Allen Wirfs-Brock" w:date="2012-02-26T15:20:00Z">
        <w:r w:rsidRPr="004418C4">
          <w:t xml:space="preserve"> for </w:t>
        </w:r>
      </w:ins>
      <w:ins w:id="22320" w:author="Rev 6 Allen Wirfs-Brock" w:date="2012-02-26T15:21:00Z">
        <w:r>
          <w:rPr>
            <w:i/>
          </w:rPr>
          <w:t>lhs</w:t>
        </w:r>
      </w:ins>
      <w:ins w:id="22321" w:author="Rev 6 Allen Wirfs-Brock" w:date="2012-02-26T15:20:00Z">
        <w:r w:rsidRPr="005C189A" w:rsidDel="00A019F2">
          <w:rPr>
            <w:i/>
          </w:rPr>
          <w:t xml:space="preserve"> </w:t>
        </w:r>
        <w:r w:rsidRPr="004418C4">
          <w:t>passing</w:t>
        </w:r>
        <w:r w:rsidRPr="004418C4">
          <w:rPr>
            <w:i/>
          </w:rPr>
          <w:t xml:space="preserve"> </w:t>
        </w:r>
      </w:ins>
      <w:ins w:id="22322" w:author="Rev 6 Allen Wirfs-Brock" w:date="2012-02-26T15:33:00Z">
        <w:r w:rsidR="0079389E" w:rsidRPr="0079389E">
          <w:rPr>
            <w:i/>
          </w:rPr>
          <w:t>nextValue</w:t>
        </w:r>
      </w:ins>
      <w:ins w:id="22323" w:author="Rev 6 Allen Wirfs-Brock" w:date="2012-02-26T15:34:00Z">
        <w:r w:rsidR="0079389E">
          <w:t xml:space="preserve"> </w:t>
        </w:r>
      </w:ins>
      <w:ins w:id="22324" w:author="Rev 6 Allen Wirfs-Brock" w:date="2012-02-26T15:20:00Z">
        <w:r w:rsidRPr="004418C4">
          <w:t xml:space="preserve">and </w:t>
        </w:r>
        <w:r w:rsidRPr="005C189A">
          <w:rPr>
            <w:b/>
          </w:rPr>
          <w:t>undefined</w:t>
        </w:r>
        <w:r w:rsidRPr="004418C4">
          <w:t xml:space="preserve"> as the arguments</w:t>
        </w:r>
        <w:r w:rsidRPr="00E77497">
          <w:t>.</w:t>
        </w:r>
      </w:ins>
    </w:p>
    <w:p w14:paraId="7A277E34" w14:textId="77777777" w:rsidR="0079389E" w:rsidRPr="0079389E" w:rsidRDefault="00CF609A" w:rsidP="003806A6">
      <w:pPr>
        <w:pStyle w:val="Alg3"/>
        <w:numPr>
          <w:ilvl w:val="2"/>
          <w:numId w:val="692"/>
        </w:numPr>
        <w:rPr>
          <w:ins w:id="22325" w:author="Rev 6 Allen Wirfs-Brock" w:date="2012-02-26T15:19:00Z"/>
        </w:rPr>
      </w:pPr>
      <w:ins w:id="22326" w:author="Rev 6 Allen Wirfs-Brock" w:date="2012-02-26T15:19:00Z">
        <w:r>
          <w:t>Else</w:t>
        </w:r>
      </w:ins>
      <w:ins w:id="22327" w:author="Rev 6 Allen Wirfs-Brock" w:date="2012-02-26T15:26:00Z">
        <w:r w:rsidR="0079389E">
          <w:t xml:space="preserve">, </w:t>
        </w:r>
      </w:ins>
    </w:p>
    <w:p w14:paraId="58219A4F" w14:textId="77777777" w:rsidR="0079389E" w:rsidRDefault="0079389E" w:rsidP="003806A6">
      <w:pPr>
        <w:pStyle w:val="Alg3"/>
        <w:numPr>
          <w:ilvl w:val="3"/>
          <w:numId w:val="692"/>
        </w:numPr>
        <w:rPr>
          <w:ins w:id="22328" w:author="Rev 6 Allen Wirfs-Brock" w:date="2012-02-26T15:26:00Z"/>
        </w:rPr>
      </w:pPr>
      <w:ins w:id="22329" w:author="Rev 6 Allen Wirfs-Brock" w:date="2012-02-26T15:26:00Z">
        <w:r>
          <w:t>Asse</w:t>
        </w:r>
      </w:ins>
      <w:ins w:id="22330" w:author="Rev 8 Allen Wirfs-Brock" w:date="2012-06-14T15:47:00Z">
        <w:r w:rsidR="003679DC">
          <w:t>r</w:t>
        </w:r>
      </w:ins>
      <w:ins w:id="22331" w:author="Rev 6 Allen Wirfs-Brock" w:date="2012-02-26T15:26:00Z">
        <w:r>
          <w:t xml:space="preserve">t </w:t>
        </w:r>
        <w:r w:rsidRPr="0079389E">
          <w:rPr>
            <w:i/>
          </w:rPr>
          <w:t>lhsKind</w:t>
        </w:r>
        <w:r>
          <w:t xml:space="preserve"> is </w:t>
        </w:r>
      </w:ins>
      <w:ins w:id="22332" w:author="Rev 7 Allen Wirfs-Brock" w:date="2012-04-24T18:29:00Z">
        <w:r w:rsidR="00A22135">
          <w:rPr>
            <w:rFonts w:ascii="Arial" w:hAnsi="Arial" w:cs="Arial"/>
          </w:rPr>
          <w:t>lexicalBinding</w:t>
        </w:r>
      </w:ins>
      <w:ins w:id="22333" w:author="Rev 6 Allen Wirfs-Brock" w:date="2012-02-26T15:27:00Z">
        <w:del w:id="22334" w:author="Rev 7 Allen Wirfs-Brock" w:date="2012-04-24T18:29:00Z">
          <w:r w:rsidDel="00A22135">
            <w:rPr>
              <w:rFonts w:ascii="Arial" w:hAnsi="Arial" w:cs="Arial"/>
            </w:rPr>
            <w:delText>ForDeclaration</w:delText>
          </w:r>
        </w:del>
      </w:ins>
      <w:ins w:id="22335" w:author="Rev 6 Allen Wirfs-Brock" w:date="2012-02-26T15:26:00Z">
        <w:r>
          <w:t>.</w:t>
        </w:r>
      </w:ins>
    </w:p>
    <w:p w14:paraId="1C29A7A3" w14:textId="77777777" w:rsidR="00EA4F82" w:rsidRDefault="00EA4F82" w:rsidP="00EA4F82">
      <w:pPr>
        <w:pStyle w:val="Alg3"/>
        <w:numPr>
          <w:ilvl w:val="3"/>
          <w:numId w:val="692"/>
        </w:numPr>
        <w:rPr>
          <w:ins w:id="22336" w:author="Rev 7 Allen Wirfs-Brock" w:date="2012-04-25T08:13:00Z"/>
        </w:rPr>
      </w:pPr>
      <w:ins w:id="22337" w:author="Rev 7 Allen Wirfs-Brock" w:date="2012-04-25T08:13:00Z">
        <w:r>
          <w:t xml:space="preserve">Assert: </w:t>
        </w:r>
        <w:r w:rsidRPr="00EA4F82">
          <w:rPr>
            <w:i/>
          </w:rPr>
          <w:t>lhs</w:t>
        </w:r>
        <w:r>
          <w:t xml:space="preserve"> is a </w:t>
        </w:r>
        <w:r>
          <w:rPr>
            <w:i/>
          </w:rPr>
          <w:t>ForDeclaration</w:t>
        </w:r>
        <w:r>
          <w:t>.</w:t>
        </w:r>
      </w:ins>
    </w:p>
    <w:p w14:paraId="0510D104" w14:textId="77777777" w:rsidR="0079389E" w:rsidRPr="00E77497" w:rsidRDefault="0079389E" w:rsidP="003806A6">
      <w:pPr>
        <w:pStyle w:val="Alg2"/>
        <w:numPr>
          <w:ilvl w:val="3"/>
          <w:numId w:val="692"/>
        </w:numPr>
        <w:contextualSpacing/>
        <w:rPr>
          <w:ins w:id="22338" w:author="Rev 6 Allen Wirfs-Brock" w:date="2012-02-26T15:29:00Z"/>
        </w:rPr>
      </w:pPr>
      <w:ins w:id="22339" w:author="Rev 6 Allen Wirfs-Brock" w:date="2012-02-26T15:29:00Z">
        <w:r w:rsidRPr="00E77497">
          <w:t xml:space="preserve">Let </w:t>
        </w:r>
        <w:r>
          <w:rPr>
            <w:i/>
          </w:rPr>
          <w:t>iteration</w:t>
        </w:r>
        <w:r w:rsidRPr="00E77497">
          <w:rPr>
            <w:i/>
          </w:rPr>
          <w:t>Env</w:t>
        </w:r>
        <w:r w:rsidRPr="00E77497">
          <w:t xml:space="preserve"> be the result of calling NewDeclarativeEnvironment passing </w:t>
        </w:r>
        <w:r w:rsidRPr="00E77497">
          <w:rPr>
            <w:i/>
          </w:rPr>
          <w:t>oldEnv</w:t>
        </w:r>
        <w:r w:rsidRPr="00E77497">
          <w:t xml:space="preserve"> as the argument.</w:t>
        </w:r>
      </w:ins>
    </w:p>
    <w:p w14:paraId="712F2DCA" w14:textId="77777777" w:rsidR="0079389E" w:rsidRDefault="0079389E" w:rsidP="003806A6">
      <w:pPr>
        <w:pStyle w:val="Alg3"/>
        <w:numPr>
          <w:ilvl w:val="3"/>
          <w:numId w:val="692"/>
        </w:numPr>
        <w:rPr>
          <w:ins w:id="22340" w:author="Rev 6 Allen Wirfs-Brock" w:date="2012-02-26T15:29:00Z"/>
        </w:rPr>
      </w:pPr>
      <w:ins w:id="22341" w:author="Rev 6 Allen Wirfs-Brock" w:date="2012-02-26T15:29:00Z">
        <w:r>
          <w:t xml:space="preserve">Perform Binding Instantiation for </w:t>
        </w:r>
      </w:ins>
      <w:ins w:id="22342" w:author="Rev 6 Allen Wirfs-Brock" w:date="2012-02-26T15:31:00Z">
        <w:r>
          <w:rPr>
            <w:i/>
          </w:rPr>
          <w:t>lhs</w:t>
        </w:r>
      </w:ins>
      <w:ins w:id="22343" w:author="Rev 6 Allen Wirfs-Brock" w:date="2012-02-26T15:29:00Z">
        <w:r>
          <w:t xml:space="preserve"> passing </w:t>
        </w:r>
      </w:ins>
      <w:ins w:id="22344" w:author="Rev 6 Allen Wirfs-Brock" w:date="2012-02-26T15:34:00Z">
        <w:r w:rsidRPr="0079389E">
          <w:rPr>
            <w:i/>
          </w:rPr>
          <w:t>nextValue</w:t>
        </w:r>
        <w:r>
          <w:t xml:space="preserve"> </w:t>
        </w:r>
      </w:ins>
      <w:ins w:id="22345" w:author="Rev 6 Allen Wirfs-Brock" w:date="2012-02-26T15:29:00Z">
        <w:r>
          <w:t xml:space="preserve">and </w:t>
        </w:r>
        <w:r>
          <w:rPr>
            <w:i/>
          </w:rPr>
          <w:t>iteration</w:t>
        </w:r>
        <w:r w:rsidRPr="00E77497">
          <w:rPr>
            <w:i/>
          </w:rPr>
          <w:t>Env</w:t>
        </w:r>
        <w:r w:rsidRPr="00E77497">
          <w:t xml:space="preserve"> </w:t>
        </w:r>
        <w:r>
          <w:t>as arguments.</w:t>
        </w:r>
      </w:ins>
    </w:p>
    <w:p w14:paraId="39FC8616" w14:textId="77777777" w:rsidR="00CD6A7E" w:rsidRDefault="00CD6A7E" w:rsidP="003806A6">
      <w:pPr>
        <w:pStyle w:val="Alg2"/>
        <w:numPr>
          <w:ilvl w:val="3"/>
          <w:numId w:val="692"/>
        </w:numPr>
        <w:contextualSpacing/>
        <w:rPr>
          <w:ins w:id="22346" w:author="Rev 6 Allen Wirfs-Brock" w:date="2012-02-26T15:37:00Z"/>
        </w:rPr>
      </w:pPr>
      <w:ins w:id="22347" w:author="Rev 6 Allen Wirfs-Brock" w:date="2012-02-26T15:38:00Z">
        <w:r>
          <w:t xml:space="preserve">Let </w:t>
        </w:r>
        <w:r w:rsidRPr="003806A6">
          <w:rPr>
            <w:i/>
          </w:rPr>
          <w:t>status</w:t>
        </w:r>
        <w:r>
          <w:t xml:space="preserve"> be NormalCompletion(</w:t>
        </w:r>
        <w:r w:rsidRPr="003806A6">
          <w:rPr>
            <w:rFonts w:ascii="Arial" w:hAnsi="Arial" w:cs="Arial"/>
          </w:rPr>
          <w:t>empty</w:t>
        </w:r>
        <w:r>
          <w:t>)</w:t>
        </w:r>
      </w:ins>
    </w:p>
    <w:p w14:paraId="27B0BC75" w14:textId="77777777" w:rsidR="0079389E" w:rsidRPr="00E77497" w:rsidRDefault="0079389E" w:rsidP="003806A6">
      <w:pPr>
        <w:pStyle w:val="Alg2"/>
        <w:numPr>
          <w:ilvl w:val="3"/>
          <w:numId w:val="692"/>
        </w:numPr>
        <w:contextualSpacing/>
        <w:rPr>
          <w:ins w:id="22348" w:author="Rev 6 Allen Wirfs-Brock" w:date="2012-02-26T15:29:00Z"/>
        </w:rPr>
      </w:pPr>
      <w:ins w:id="22349" w:author="Rev 6 Allen Wirfs-Brock" w:date="2012-02-26T15:29:00Z">
        <w:r w:rsidRPr="00E77497">
          <w:t xml:space="preserve">Set the </w:t>
        </w:r>
        <w:del w:id="22350" w:author="Rev 7 Allen Wirfs-Brock" w:date="2012-05-02T10:50:00Z">
          <w:r w:rsidRPr="00E77497" w:rsidDel="000D5AB9">
            <w:delText>running</w:delText>
          </w:r>
        </w:del>
      </w:ins>
      <w:ins w:id="22351" w:author="Rev 7 Allen Wirfs-Brock" w:date="2012-05-02T10:50:00Z">
        <w:del w:id="22352" w:author="Rev 8 Allen Wirfs-Brock" w:date="2012-06-13T16:01:00Z">
          <w:r w:rsidR="000D5AB9" w:rsidDel="00B33FB4">
            <w:delText>current</w:delText>
          </w:r>
        </w:del>
      </w:ins>
      <w:ins w:id="22353" w:author="Rev 8 Allen Wirfs-Brock" w:date="2012-06-13T16:01:00Z">
        <w:r w:rsidR="00B33FB4">
          <w:t>running</w:t>
        </w:r>
      </w:ins>
      <w:ins w:id="22354" w:author="Rev 6 Allen Wirfs-Brock" w:date="2012-02-26T15:29:00Z">
        <w:r w:rsidRPr="00E77497">
          <w:t xml:space="preserve"> </w:t>
        </w:r>
        <w:r w:rsidRPr="002F42C1">
          <w:t>execution</w:t>
        </w:r>
        <w:r w:rsidRPr="00E77497">
          <w:t xml:space="preserve"> context’s LexicalEnvironment to </w:t>
        </w:r>
        <w:r>
          <w:rPr>
            <w:i/>
          </w:rPr>
          <w:t>iteration</w:t>
        </w:r>
        <w:r w:rsidRPr="00E77497">
          <w:rPr>
            <w:i/>
          </w:rPr>
          <w:t>Env</w:t>
        </w:r>
        <w:r w:rsidRPr="00E77497">
          <w:t>.</w:t>
        </w:r>
      </w:ins>
    </w:p>
    <w:p w14:paraId="423A8C67" w14:textId="77777777" w:rsidR="00CD6A7E" w:rsidRDefault="0098463B" w:rsidP="003806A6">
      <w:pPr>
        <w:pStyle w:val="Alg3"/>
        <w:numPr>
          <w:ilvl w:val="2"/>
          <w:numId w:val="692"/>
        </w:numPr>
        <w:rPr>
          <w:ins w:id="22355" w:author="Rev 6 Allen Wirfs-Brock" w:date="2012-02-26T15:39:00Z"/>
        </w:rPr>
      </w:pPr>
      <w:ins w:id="22356" w:author="Rev 6 Allen Wirfs-Brock" w:date="2012-02-26T12:05:00Z">
        <w:r>
          <w:t xml:space="preserve">If </w:t>
        </w:r>
      </w:ins>
      <w:ins w:id="22357" w:author="Rev 6 Allen Wirfs-Brock" w:date="2012-02-26T15:45:00Z">
        <w:r w:rsidR="00CD6A7E">
          <w:rPr>
            <w:i/>
          </w:rPr>
          <w:t>status</w:t>
        </w:r>
        <w:r w:rsidR="00CD6A7E">
          <w:t xml:space="preserve">.[[type]] is </w:t>
        </w:r>
        <w:r w:rsidR="00CD6A7E" w:rsidRPr="0011682D">
          <w:rPr>
            <w:rFonts w:ascii="Arial" w:hAnsi="Arial" w:cs="Arial"/>
          </w:rPr>
          <w:t>normal</w:t>
        </w:r>
      </w:ins>
      <w:ins w:id="22358" w:author="Rev 6 Allen Wirfs-Brock" w:date="2012-02-26T12:05:00Z">
        <w:r w:rsidRPr="00E77497">
          <w:t xml:space="preserve">, </w:t>
        </w:r>
        <w:r>
          <w:t>then</w:t>
        </w:r>
      </w:ins>
    </w:p>
    <w:p w14:paraId="5B291239" w14:textId="77777777" w:rsidR="004C02EF" w:rsidRPr="00E77497" w:rsidRDefault="004C02EF" w:rsidP="003806A6">
      <w:pPr>
        <w:pStyle w:val="Alg3"/>
        <w:numPr>
          <w:ilvl w:val="3"/>
          <w:numId w:val="692"/>
        </w:numPr>
      </w:pPr>
      <w:r w:rsidRPr="00E77497">
        <w:t xml:space="preserve">Let </w:t>
      </w:r>
      <w:del w:id="22359" w:author="Rev 6 Allen Wirfs-Brock" w:date="2012-02-26T15:45:00Z">
        <w:r w:rsidRPr="00E77497" w:rsidDel="000A1661">
          <w:rPr>
            <w:i/>
          </w:rPr>
          <w:delText>stmt</w:delText>
        </w:r>
        <w:r w:rsidRPr="00E77497" w:rsidDel="000A1661">
          <w:delText xml:space="preserve"> </w:delText>
        </w:r>
      </w:del>
      <w:ins w:id="22360" w:author="Rev 6 Allen Wirfs-Brock" w:date="2012-02-26T15:45:00Z">
        <w:r w:rsidR="000A1661">
          <w:rPr>
            <w:i/>
          </w:rPr>
          <w:t>status</w:t>
        </w:r>
        <w:r w:rsidR="000A1661" w:rsidRPr="00E77497">
          <w:t xml:space="preserve"> </w:t>
        </w:r>
      </w:ins>
      <w:r w:rsidRPr="00E77497">
        <w:t>be the result</w:t>
      </w:r>
      <w:ins w:id="22361" w:author="Rev 6 Allen Wirfs-Brock" w:date="2012-02-01T13:58:00Z">
        <w:r w:rsidR="00FF7312">
          <w:t xml:space="preserve"> </w:t>
        </w:r>
      </w:ins>
      <w:r w:rsidRPr="00E77497">
        <w:t xml:space="preserve"> of evaluating </w:t>
      </w:r>
      <w:del w:id="22362" w:author="Rev 6 Allen Wirfs-Brock" w:date="2012-02-26T15:42:00Z">
        <w:r w:rsidRPr="00E77497" w:rsidDel="00CD6A7E">
          <w:rPr>
            <w:i/>
          </w:rPr>
          <w:delText>Statement</w:delText>
        </w:r>
      </w:del>
      <w:ins w:id="22363" w:author="Rev 6 Allen Wirfs-Brock" w:date="2012-02-26T15:42:00Z">
        <w:r w:rsidR="00CD6A7E">
          <w:rPr>
            <w:i/>
          </w:rPr>
          <w:t>stmt</w:t>
        </w:r>
      </w:ins>
      <w:r w:rsidRPr="00E77497">
        <w:t>.</w:t>
      </w:r>
    </w:p>
    <w:p w14:paraId="51AD077F" w14:textId="77777777" w:rsidR="0098463B" w:rsidRDefault="0098463B" w:rsidP="003806A6">
      <w:pPr>
        <w:pStyle w:val="Alg3"/>
        <w:numPr>
          <w:ilvl w:val="3"/>
          <w:numId w:val="692"/>
        </w:numPr>
        <w:rPr>
          <w:ins w:id="22364" w:author="Rev 6 Allen Wirfs-Brock" w:date="2012-02-26T12:10:00Z"/>
        </w:rPr>
      </w:pPr>
      <w:ins w:id="22365" w:author="Rev 6 Allen Wirfs-Brock" w:date="2012-02-26T12:09:00Z">
        <w:r>
          <w:t xml:space="preserve">If </w:t>
        </w:r>
      </w:ins>
      <w:ins w:id="22366" w:author="Rev 6 Allen Wirfs-Brock" w:date="2012-02-26T15:47:00Z">
        <w:r w:rsidR="000A1661">
          <w:rPr>
            <w:i/>
          </w:rPr>
          <w:t>status</w:t>
        </w:r>
        <w:r w:rsidR="000A1661">
          <w:t xml:space="preserve">.[[type]] is </w:t>
        </w:r>
        <w:r w:rsidR="000A1661" w:rsidRPr="0011682D">
          <w:rPr>
            <w:rFonts w:ascii="Arial" w:hAnsi="Arial" w:cs="Arial"/>
          </w:rPr>
          <w:t>normal</w:t>
        </w:r>
      </w:ins>
      <w:ins w:id="22367" w:author="Rev 6 Allen Wirfs-Brock" w:date="2012-02-26T15:49:00Z">
        <w:r w:rsidR="000A1661" w:rsidRPr="000A1661">
          <w:t xml:space="preserve"> </w:t>
        </w:r>
        <w:r w:rsidR="000A1661">
          <w:t>and</w:t>
        </w:r>
        <w:r w:rsidR="000A1661" w:rsidRPr="00E77497">
          <w:t xml:space="preserve"> </w:t>
        </w:r>
      </w:ins>
      <w:ins w:id="22368" w:author="Rev 6 Allen Wirfs-Brock" w:date="2012-02-26T15:57:00Z">
        <w:r w:rsidR="003806A6">
          <w:rPr>
            <w:i/>
          </w:rPr>
          <w:t>status</w:t>
        </w:r>
      </w:ins>
      <w:ins w:id="22369" w:author="Rev 6 Allen Wirfs-Brock" w:date="2012-02-26T15:49:00Z">
        <w:r w:rsidR="000A1661" w:rsidRPr="00E77497">
          <w:t>.</w:t>
        </w:r>
        <w:r w:rsidR="000A1661">
          <w:t>[[</w:t>
        </w:r>
      </w:ins>
      <w:ins w:id="22370" w:author="Rev 6 Allen Wirfs-Brock" w:date="2012-02-26T15:56:00Z">
        <w:r w:rsidR="003806A6">
          <w:t>value</w:t>
        </w:r>
      </w:ins>
      <w:ins w:id="22371" w:author="Rev 6 Allen Wirfs-Brock" w:date="2012-02-26T15:49:00Z">
        <w:r w:rsidR="000A1661">
          <w:t xml:space="preserve">]] </w:t>
        </w:r>
      </w:ins>
      <w:ins w:id="22372" w:author="Rev 10 Allen Wirfs-Brock" w:date="2012-08-13T16:27:00Z">
        <w:r w:rsidR="0003414D">
          <w:t xml:space="preserve">is </w:t>
        </w:r>
      </w:ins>
      <w:ins w:id="22373" w:author="Rev 6 Allen Wirfs-Brock" w:date="2012-02-26T15:49:00Z">
        <w:r w:rsidR="000A1661">
          <w:t>not</w:t>
        </w:r>
        <w:r w:rsidR="000A1661" w:rsidRPr="00E77497">
          <w:t xml:space="preserve"> </w:t>
        </w:r>
        <w:r w:rsidR="000A1661" w:rsidRPr="0027695A">
          <w:rPr>
            <w:rFonts w:ascii="Arial" w:hAnsi="Arial" w:cs="Arial"/>
          </w:rPr>
          <w:t>empty</w:t>
        </w:r>
      </w:ins>
      <w:ins w:id="22374" w:author="Rev 6 Allen Wirfs-Brock" w:date="2012-02-26T12:09:00Z">
        <w:r w:rsidRPr="00E77497">
          <w:t xml:space="preserve">, </w:t>
        </w:r>
        <w:r>
          <w:t xml:space="preserve">then </w:t>
        </w:r>
      </w:ins>
    </w:p>
    <w:p w14:paraId="76057776" w14:textId="77777777" w:rsidR="004C02EF" w:rsidRPr="00E77497" w:rsidRDefault="004C02EF" w:rsidP="003806A6">
      <w:pPr>
        <w:pStyle w:val="Alg3"/>
        <w:numPr>
          <w:ilvl w:val="4"/>
          <w:numId w:val="692"/>
        </w:numPr>
      </w:pPr>
      <w:del w:id="22375" w:author="Rev 6 Allen Wirfs-Brock" w:date="2012-02-26T15:50:00Z">
        <w:r w:rsidRPr="00E77497" w:rsidDel="000A1661">
          <w:delText xml:space="preserve">If </w:delText>
        </w:r>
        <w:r w:rsidRPr="00E77497" w:rsidDel="000A1661">
          <w:rPr>
            <w:i/>
          </w:rPr>
          <w:delText>stmt</w:delText>
        </w:r>
        <w:r w:rsidRPr="00E77497" w:rsidDel="000A1661">
          <w:delText xml:space="preserve">.value is </w:delText>
        </w:r>
      </w:del>
      <w:del w:id="22376" w:author="Rev 6 Allen Wirfs-Brock" w:date="2012-02-26T12:11:00Z">
        <w:r w:rsidRPr="00E77497" w:rsidDel="0098463B">
          <w:delText xml:space="preserve">not </w:delText>
        </w:r>
      </w:del>
      <w:del w:id="22377" w:author="Rev 6 Allen Wirfs-Brock" w:date="2012-02-26T12:10:00Z">
        <w:r w:rsidRPr="00E77497" w:rsidDel="0098463B">
          <w:rPr>
            <w:rFonts w:ascii="Arial" w:hAnsi="Arial" w:cs="Arial"/>
          </w:rPr>
          <w:delText>empty</w:delText>
        </w:r>
      </w:del>
      <w:del w:id="22378" w:author="Rev 6 Allen Wirfs-Brock" w:date="2012-02-26T15:50:00Z">
        <w:r w:rsidRPr="00E77497" w:rsidDel="000A1661">
          <w:delText>, l</w:delText>
        </w:r>
      </w:del>
      <w:ins w:id="22379" w:author="Rev 6 Allen Wirfs-Brock" w:date="2012-02-26T15:50:00Z">
        <w:r w:rsidR="000A1661">
          <w:t>L</w:t>
        </w:r>
      </w:ins>
      <w:r w:rsidRPr="00E77497">
        <w:t xml:space="preserve">et </w:t>
      </w:r>
      <w:r w:rsidRPr="00E77497">
        <w:rPr>
          <w:i/>
        </w:rPr>
        <w:t>V</w:t>
      </w:r>
      <w:r w:rsidRPr="00E77497">
        <w:t xml:space="preserve"> = </w:t>
      </w:r>
      <w:del w:id="22380" w:author="Rev 6 Allen Wirfs-Brock" w:date="2012-02-26T15:57:00Z">
        <w:r w:rsidRPr="00E77497" w:rsidDel="003806A6">
          <w:rPr>
            <w:i/>
          </w:rPr>
          <w:delText>stmt</w:delText>
        </w:r>
      </w:del>
      <w:ins w:id="22381" w:author="Rev 6 Allen Wirfs-Brock" w:date="2012-02-26T15:57:00Z">
        <w:r w:rsidR="003806A6">
          <w:rPr>
            <w:i/>
          </w:rPr>
          <w:t>status</w:t>
        </w:r>
      </w:ins>
      <w:r w:rsidRPr="00E77497">
        <w:t>.</w:t>
      </w:r>
      <w:ins w:id="22382" w:author="Rev 6 Allen Wirfs-Brock" w:date="2012-02-26T12:12:00Z">
        <w:r w:rsidR="0098463B">
          <w:t>[[</w:t>
        </w:r>
      </w:ins>
      <w:r w:rsidRPr="00E77497">
        <w:t>value</w:t>
      </w:r>
      <w:ins w:id="22383" w:author="Rev 6 Allen Wirfs-Brock" w:date="2012-02-26T12:12:00Z">
        <w:r w:rsidR="0098463B">
          <w:t>]]</w:t>
        </w:r>
      </w:ins>
      <w:r w:rsidRPr="00E77497">
        <w:t>.</w:t>
      </w:r>
    </w:p>
    <w:p w14:paraId="4AC4F263" w14:textId="77777777" w:rsidR="000A1661" w:rsidRDefault="000A1661" w:rsidP="00BF2010">
      <w:pPr>
        <w:pStyle w:val="Alg3"/>
        <w:numPr>
          <w:ilvl w:val="2"/>
          <w:numId w:val="692"/>
        </w:numPr>
        <w:rPr>
          <w:ins w:id="22384" w:author="Rev 6 Allen Wirfs-Brock" w:date="2012-02-26T15:53:00Z"/>
        </w:rPr>
      </w:pPr>
      <w:ins w:id="22385" w:author="Rev 6 Allen Wirfs-Brock" w:date="2012-02-26T15:53:00Z">
        <w:r w:rsidRPr="00E77497">
          <w:t xml:space="preserve">Set the </w:t>
        </w:r>
        <w:del w:id="22386" w:author="Rev 7 Allen Wirfs-Brock" w:date="2012-05-02T10:50:00Z">
          <w:r w:rsidRPr="00E77497" w:rsidDel="000D5AB9">
            <w:delText>running</w:delText>
          </w:r>
        </w:del>
      </w:ins>
      <w:ins w:id="22387" w:author="Rev 7 Allen Wirfs-Brock" w:date="2012-05-02T10:50:00Z">
        <w:del w:id="22388" w:author="Rev 8 Allen Wirfs-Brock" w:date="2012-06-13T16:01:00Z">
          <w:r w:rsidR="000D5AB9" w:rsidDel="00B33FB4">
            <w:delText>current</w:delText>
          </w:r>
        </w:del>
      </w:ins>
      <w:ins w:id="22389" w:author="Rev 8 Allen Wirfs-Brock" w:date="2012-06-13T16:01:00Z">
        <w:r w:rsidR="00B33FB4">
          <w:t>running</w:t>
        </w:r>
      </w:ins>
      <w:ins w:id="22390" w:author="Rev 6 Allen Wirfs-Brock" w:date="2012-02-26T15:53:00Z">
        <w:r w:rsidRPr="00E77497">
          <w:t xml:space="preserve"> </w:t>
        </w:r>
        <w:r w:rsidRPr="000D5AB9">
          <w:t>execution</w:t>
        </w:r>
        <w:r w:rsidRPr="00E77497">
          <w:t xml:space="preserve"> context’s LexicalEnvironment to </w:t>
        </w:r>
        <w:r w:rsidRPr="00E77497">
          <w:rPr>
            <w:i/>
          </w:rPr>
          <w:t>oldEnv</w:t>
        </w:r>
        <w:r w:rsidRPr="00E77497">
          <w:t>.</w:t>
        </w:r>
      </w:ins>
    </w:p>
    <w:p w14:paraId="00939803" w14:textId="77777777" w:rsidR="00CD6A7E" w:rsidRDefault="00CD6A7E" w:rsidP="00CD6A7E">
      <w:pPr>
        <w:pStyle w:val="Alg3"/>
        <w:numPr>
          <w:ilvl w:val="2"/>
          <w:numId w:val="692"/>
        </w:numPr>
        <w:rPr>
          <w:ins w:id="22391" w:author="Rev 6 Allen Wirfs-Brock" w:date="2012-02-26T15:44:00Z"/>
        </w:rPr>
      </w:pPr>
      <w:ins w:id="22392" w:author="Rev 6 Allen Wirfs-Brock" w:date="2012-02-26T15:44:00Z">
        <w:r>
          <w:t>If</w:t>
        </w:r>
      </w:ins>
      <w:ins w:id="22393" w:author="Rev 6 Allen Wirfs-Brock" w:date="2012-02-26T15:52:00Z">
        <w:r w:rsidR="000A1661">
          <w:t xml:space="preserve"> </w:t>
        </w:r>
        <w:r w:rsidR="000A1661" w:rsidRPr="00BF2010">
          <w:rPr>
            <w:i/>
          </w:rPr>
          <w:t>status</w:t>
        </w:r>
      </w:ins>
      <w:ins w:id="22394" w:author="Rev 6 Allen Wirfs-Brock" w:date="2012-02-26T15:53:00Z">
        <w:r w:rsidR="000A1661">
          <w:t xml:space="preserve"> is an abrupt completion and </w:t>
        </w:r>
      </w:ins>
      <w:ins w:id="22395" w:author="Rev 6 Allen Wirfs-Brock" w:date="2012-02-26T15:44:00Z">
        <w:r>
          <w:t xml:space="preserve"> </w:t>
        </w:r>
        <w:del w:id="22396" w:author="Rev 7 Allen Wirfs-Brock" w:date="2012-04-25T08:04:00Z">
          <w:r w:rsidRPr="00DC5061" w:rsidDel="007C32C2">
            <w:delText>loopContinues</w:delText>
          </w:r>
        </w:del>
      </w:ins>
      <w:ins w:id="22397" w:author="Rev 7 Allen Wirfs-Brock" w:date="2012-04-25T08:04:00Z">
        <w:r w:rsidR="007C32C2">
          <w:t>LoopContinues</w:t>
        </w:r>
      </w:ins>
      <w:ins w:id="22398" w:author="Rev 6 Allen Wirfs-Brock" w:date="2012-02-26T15:44:00Z">
        <w:r w:rsidRPr="00DC5061">
          <w:t>(</w:t>
        </w:r>
        <w:r>
          <w:rPr>
            <w:i/>
          </w:rPr>
          <w:t>status</w:t>
        </w:r>
        <w:r w:rsidRPr="00DC5061">
          <w:t>,</w:t>
        </w:r>
        <w:r w:rsidRPr="0068432C">
          <w:rPr>
            <w:i/>
          </w:rPr>
          <w:t>labelSet</w:t>
        </w:r>
        <w:r w:rsidRPr="00DC5061">
          <w:t xml:space="preserve">) is </w:t>
        </w:r>
        <w:r w:rsidRPr="0068432C">
          <w:rPr>
            <w:b/>
          </w:rPr>
          <w:t>false</w:t>
        </w:r>
        <w:r w:rsidRPr="00E77497">
          <w:t xml:space="preserve">, </w:t>
        </w:r>
        <w:r>
          <w:t>then</w:t>
        </w:r>
      </w:ins>
      <w:ins w:id="22399" w:author="Rev 6 Allen Wirfs-Brock" w:date="2012-02-26T15:57:00Z">
        <w:r w:rsidR="003806A6" w:rsidRPr="003806A6">
          <w:t xml:space="preserve"> </w:t>
        </w:r>
        <w:r w:rsidR="003806A6">
          <w:t>r</w:t>
        </w:r>
        <w:r w:rsidR="003806A6" w:rsidRPr="00E77497">
          <w:t xml:space="preserve">eturn </w:t>
        </w:r>
        <w:r w:rsidR="003806A6">
          <w:rPr>
            <w:i/>
          </w:rPr>
          <w:t>status</w:t>
        </w:r>
        <w:r w:rsidR="003806A6" w:rsidRPr="00E77497">
          <w:t>.</w:t>
        </w:r>
      </w:ins>
    </w:p>
    <w:p w14:paraId="393B489D" w14:textId="77777777" w:rsidR="004C02EF" w:rsidRPr="00E77497" w:rsidDel="0098463B" w:rsidRDefault="004C02EF" w:rsidP="0098463B">
      <w:pPr>
        <w:pStyle w:val="Alg3"/>
        <w:numPr>
          <w:ilvl w:val="3"/>
          <w:numId w:val="122"/>
        </w:numPr>
        <w:rPr>
          <w:del w:id="22400" w:author="Rev 6 Allen Wirfs-Brock" w:date="2012-02-26T12:09:00Z"/>
        </w:rPr>
      </w:pPr>
      <w:del w:id="22401" w:author="Rev 6 Allen Wirfs-Brock" w:date="2012-02-26T12:09:00Z">
        <w:r w:rsidRPr="00E77497" w:rsidDel="0098463B">
          <w:delText xml:space="preserve">If </w:delText>
        </w:r>
        <w:r w:rsidRPr="00E77497" w:rsidDel="0098463B">
          <w:rPr>
            <w:i/>
          </w:rPr>
          <w:delText>stmt</w:delText>
        </w:r>
        <w:r w:rsidRPr="00E77497" w:rsidDel="0098463B">
          <w:delText xml:space="preserve">.type is </w:delText>
        </w:r>
        <w:r w:rsidRPr="00E77497" w:rsidDel="0098463B">
          <w:rPr>
            <w:rFonts w:ascii="Arial" w:hAnsi="Arial" w:cs="Arial"/>
          </w:rPr>
          <w:delText>break</w:delText>
        </w:r>
        <w:r w:rsidRPr="00E77497" w:rsidDel="0098463B">
          <w:delText xml:space="preserve"> and </w:delText>
        </w:r>
        <w:r w:rsidRPr="00E77497" w:rsidDel="0098463B">
          <w:rPr>
            <w:i/>
          </w:rPr>
          <w:delText>stmt</w:delText>
        </w:r>
        <w:r w:rsidRPr="00E77497" w:rsidDel="0098463B">
          <w:delText xml:space="preserve">.target is in </w:delText>
        </w:r>
      </w:del>
      <w:del w:id="22402" w:author="Rev 6 Allen Wirfs-Brock" w:date="2012-02-23T18:28:00Z">
        <w:r w:rsidRPr="00E77497" w:rsidDel="001F39C4">
          <w:delText>the current label set</w:delText>
        </w:r>
      </w:del>
      <w:del w:id="22403" w:author="Rev 6 Allen Wirfs-Brock" w:date="2012-02-26T12:09:00Z">
        <w:r w:rsidRPr="00E77497" w:rsidDel="0098463B">
          <w:delText xml:space="preserve">, return </w:delText>
        </w:r>
      </w:del>
      <w:del w:id="22404" w:author="Rev 6 Allen Wirfs-Brock" w:date="2012-02-23T13:00:00Z">
        <w:r w:rsidRPr="00E77497" w:rsidDel="00BB752E">
          <w:delText>(</w:delText>
        </w:r>
        <w:r w:rsidRPr="00E77497" w:rsidDel="00BB752E">
          <w:rPr>
            <w:rFonts w:ascii="Arial" w:hAnsi="Arial" w:cs="Arial"/>
          </w:rPr>
          <w:delText>normal</w:delText>
        </w:r>
        <w:r w:rsidRPr="00E77497" w:rsidDel="00BB752E">
          <w:delText xml:space="preserve">, </w:delText>
        </w:r>
      </w:del>
      <w:del w:id="22405" w:author="Rev 6 Allen Wirfs-Brock" w:date="2012-02-26T12:09:00Z">
        <w:r w:rsidRPr="00E77497" w:rsidDel="0098463B">
          <w:rPr>
            <w:i/>
          </w:rPr>
          <w:delText>V</w:delText>
        </w:r>
      </w:del>
      <w:del w:id="22406" w:author="Rev 6 Allen Wirfs-Brock" w:date="2012-02-23T13:00:00Z">
        <w:r w:rsidRPr="00E77497" w:rsidDel="00BB752E">
          <w:delText xml:space="preserve">, </w:delText>
        </w:r>
        <w:r w:rsidRPr="00E77497" w:rsidDel="00BB752E">
          <w:rPr>
            <w:rFonts w:ascii="Arial" w:hAnsi="Arial" w:cs="Arial"/>
          </w:rPr>
          <w:delText>empty</w:delText>
        </w:r>
      </w:del>
      <w:del w:id="22407" w:author="Rev 6 Allen Wirfs-Brock" w:date="2012-02-26T12:09:00Z">
        <w:r w:rsidRPr="00E77497" w:rsidDel="0098463B">
          <w:delText>).</w:delText>
        </w:r>
      </w:del>
    </w:p>
    <w:p w14:paraId="325D783E" w14:textId="77777777" w:rsidR="004C02EF" w:rsidRPr="00E77497" w:rsidDel="0098463B" w:rsidRDefault="004C02EF" w:rsidP="0098463B">
      <w:pPr>
        <w:pStyle w:val="Alg3"/>
        <w:numPr>
          <w:ilvl w:val="3"/>
          <w:numId w:val="122"/>
        </w:numPr>
        <w:rPr>
          <w:del w:id="22408" w:author="Rev 6 Allen Wirfs-Brock" w:date="2012-02-26T12:11:00Z"/>
        </w:rPr>
      </w:pPr>
      <w:del w:id="22409" w:author="Rev 6 Allen Wirfs-Brock" w:date="2012-02-26T12:11:00Z">
        <w:r w:rsidRPr="00E77497" w:rsidDel="0098463B">
          <w:delText xml:space="preserve">If </w:delText>
        </w:r>
        <w:r w:rsidRPr="00E77497" w:rsidDel="0098463B">
          <w:rPr>
            <w:i/>
          </w:rPr>
          <w:delText>stmt</w:delText>
        </w:r>
        <w:r w:rsidRPr="00E77497" w:rsidDel="0098463B">
          <w:delText xml:space="preserve">.type is not </w:delText>
        </w:r>
        <w:r w:rsidRPr="00E77497" w:rsidDel="0098463B">
          <w:rPr>
            <w:b/>
          </w:rPr>
          <w:delText>continue</w:delText>
        </w:r>
        <w:r w:rsidRPr="00E77497" w:rsidDel="0098463B">
          <w:delText xml:space="preserve"> </w:delText>
        </w:r>
      </w:del>
      <w:ins w:id="22410" w:author="Allen Wirfs-Brock rev2" w:date="2011-07-25T15:33:00Z">
        <w:del w:id="22411" w:author="Rev 6 Allen Wirfs-Brock" w:date="2012-02-26T12:11:00Z">
          <w:r w:rsidR="006B2955" w:rsidRPr="00E77497" w:rsidDel="0098463B">
            <w:delText>or</w:delText>
          </w:r>
        </w:del>
      </w:ins>
      <w:del w:id="22412" w:author="Rev 6 Allen Wirfs-Brock" w:date="2012-02-26T12:11:00Z">
        <w:r w:rsidRPr="00E77497" w:rsidDel="0098463B">
          <w:delText xml:space="preserve">|| </w:delText>
        </w:r>
        <w:r w:rsidRPr="00E77497" w:rsidDel="0098463B">
          <w:rPr>
            <w:i/>
          </w:rPr>
          <w:delText>stmt</w:delText>
        </w:r>
        <w:r w:rsidRPr="00E77497" w:rsidDel="0098463B">
          <w:delText xml:space="preserve">.target is not in </w:delText>
        </w:r>
      </w:del>
      <w:del w:id="22413" w:author="Rev 6 Allen Wirfs-Brock" w:date="2012-02-23T18:28:00Z">
        <w:r w:rsidRPr="00E77497" w:rsidDel="001F39C4">
          <w:delText>the current label set</w:delText>
        </w:r>
      </w:del>
      <w:del w:id="22414" w:author="Rev 6 Allen Wirfs-Brock" w:date="2012-02-26T12:11:00Z">
        <w:r w:rsidRPr="00E77497" w:rsidDel="0098463B">
          <w:delText>, then</w:delText>
        </w:r>
      </w:del>
    </w:p>
    <w:p w14:paraId="46DAB339" w14:textId="77777777" w:rsidR="004C02EF" w:rsidRPr="00E77497" w:rsidDel="0098463B" w:rsidRDefault="004C02EF" w:rsidP="0098463B">
      <w:pPr>
        <w:pStyle w:val="Alg3"/>
        <w:numPr>
          <w:ilvl w:val="4"/>
          <w:numId w:val="122"/>
        </w:numPr>
        <w:spacing w:after="220"/>
        <w:rPr>
          <w:del w:id="22415" w:author="Rev 6 Allen Wirfs-Brock" w:date="2012-02-26T12:11:00Z"/>
        </w:rPr>
      </w:pPr>
      <w:del w:id="22416" w:author="Rev 6 Allen Wirfs-Brock" w:date="2012-02-26T12:11:00Z">
        <w:r w:rsidRPr="00E77497" w:rsidDel="0098463B">
          <w:delText xml:space="preserve">If </w:delText>
        </w:r>
        <w:r w:rsidRPr="00E77497" w:rsidDel="0098463B">
          <w:rPr>
            <w:i/>
          </w:rPr>
          <w:delText>stmt</w:delText>
        </w:r>
        <w:r w:rsidRPr="00E77497" w:rsidDel="0098463B">
          <w:delText xml:space="preserve"> is an abrupt completion, return </w:delText>
        </w:r>
        <w:r w:rsidRPr="00E77497" w:rsidDel="0098463B">
          <w:rPr>
            <w:i/>
          </w:rPr>
          <w:delText>stmt</w:delText>
        </w:r>
        <w:r w:rsidRPr="00E77497" w:rsidDel="0098463B">
          <w:delText>.</w:delText>
        </w:r>
      </w:del>
    </w:p>
    <w:p w14:paraId="4F1A5D3C" w14:textId="77777777" w:rsidR="0098463B" w:rsidRDefault="0098463B" w:rsidP="004C02EF">
      <w:pPr>
        <w:jc w:val="left"/>
        <w:rPr>
          <w:ins w:id="22417" w:author="Rev 6 Allen Wirfs-Brock" w:date="2012-02-26T12:11:00Z"/>
        </w:rPr>
      </w:pPr>
    </w:p>
    <w:p w14:paraId="4177A43C" w14:textId="77777777" w:rsidR="00343186" w:rsidRPr="00E77497" w:rsidDel="00D25231" w:rsidRDefault="00343186" w:rsidP="00343186">
      <w:pPr>
        <w:jc w:val="left"/>
        <w:rPr>
          <w:ins w:id="22418" w:author="Rev 3 Allen Wirfs-Brock" w:date="2011-09-02T11:15:00Z"/>
          <w:del w:id="22419" w:author="Rev 4 Allen Wirfs-Brock" w:date="2011-10-15T18:49:00Z"/>
        </w:rPr>
      </w:pPr>
      <w:ins w:id="22420" w:author="Rev 3 Allen Wirfs-Brock" w:date="2011-09-02T11:15:00Z">
        <w:del w:id="22421" w:author="Rev 4 Allen Wirfs-Brock" w:date="2011-10-15T18:49:00Z">
          <w:r w:rsidRPr="00E77497" w:rsidDel="00D25231">
            <w:delText>The VarDeclaredNames of the production</w:delText>
          </w:r>
          <w:r w:rsidRPr="00E77497" w:rsidDel="00D25231">
            <w:br/>
            <w:delText xml:space="preserve">    </w:delText>
          </w:r>
        </w:del>
      </w:ins>
      <w:ins w:id="22422" w:author="Rev 3 Allen Wirfs-Brock" w:date="2011-09-02T11:16:00Z">
        <w:del w:id="22423" w:author="Rev 4 Allen Wirfs-Brock" w:date="2011-10-15T18:49:00Z">
          <w:r w:rsidRPr="00E77497" w:rsidDel="00D25231">
            <w:rPr>
              <w:rFonts w:ascii="Courier New" w:hAnsi="Courier New"/>
              <w:b/>
            </w:rPr>
            <w:delText>for</w:delText>
          </w:r>
          <w:r w:rsidRPr="00E77497" w:rsidDel="00D25231">
            <w:delText xml:space="preserve"> </w:delText>
          </w:r>
          <w:r w:rsidRPr="00E77497" w:rsidDel="00D25231">
            <w:rPr>
              <w:rFonts w:ascii="Courier New" w:hAnsi="Courier New"/>
              <w:b/>
            </w:rPr>
            <w:delText>(</w:delText>
          </w:r>
          <w:r w:rsidRPr="00E77497" w:rsidDel="00D25231">
            <w:delText xml:space="preserve"> </w:delText>
          </w:r>
          <w:r w:rsidRPr="00E77497" w:rsidDel="00D25231">
            <w:rPr>
              <w:rFonts w:ascii="Courier New" w:hAnsi="Courier New"/>
              <w:b/>
            </w:rPr>
            <w:delText>var</w:delText>
          </w:r>
          <w:r w:rsidRPr="00E77497" w:rsidDel="00D25231">
            <w:delText xml:space="preserve"> </w:delText>
          </w:r>
          <w:r w:rsidRPr="00E77497" w:rsidDel="00D25231">
            <w:rPr>
              <w:rFonts w:ascii="Times New Roman" w:hAnsi="Times New Roman"/>
              <w:i/>
            </w:rPr>
            <w:delText>VariableDeclarationNoIn</w:delText>
          </w:r>
          <w:r w:rsidRPr="00E77497" w:rsidDel="00D25231">
            <w:delText xml:space="preserve"> </w:delText>
          </w:r>
          <w:r w:rsidRPr="00E77497" w:rsidDel="00D25231">
            <w:rPr>
              <w:rFonts w:ascii="Courier New" w:hAnsi="Courier New"/>
              <w:b/>
            </w:rPr>
            <w:delText>in</w:delText>
          </w:r>
          <w:r w:rsidRPr="00E77497" w:rsidDel="00D25231">
            <w:delText xml:space="preserve"> </w:delText>
          </w:r>
          <w:r w:rsidRPr="00E77497" w:rsidDel="00D25231">
            <w:rPr>
              <w:rFonts w:ascii="Times New Roman" w:hAnsi="Times New Roman"/>
              <w:i/>
            </w:rPr>
            <w:delText>Expression</w:delText>
          </w:r>
          <w:r w:rsidRPr="00E77497" w:rsidDel="00D25231">
            <w:delText xml:space="preserve"> </w:delText>
          </w:r>
          <w:r w:rsidRPr="00E77497" w:rsidDel="00D25231">
            <w:rPr>
              <w:rFonts w:ascii="Courier New" w:hAnsi="Courier New"/>
              <w:b/>
            </w:rPr>
            <w:delText>)</w:delText>
          </w:r>
          <w:r w:rsidRPr="00E77497" w:rsidDel="00D25231">
            <w:delText xml:space="preserve"> </w:delText>
          </w:r>
          <w:r w:rsidRPr="00E77497" w:rsidDel="00D25231">
            <w:rPr>
              <w:rFonts w:ascii="Times New Roman" w:hAnsi="Times New Roman"/>
              <w:i/>
            </w:rPr>
            <w:delText>Statement</w:delText>
          </w:r>
        </w:del>
      </w:ins>
      <w:ins w:id="22424" w:author="Rev 3 Allen Wirfs-Brock" w:date="2011-09-02T11:15:00Z">
        <w:del w:id="22425" w:author="Rev 4 Allen Wirfs-Brock" w:date="2011-10-15T18:49:00Z">
          <w:r w:rsidRPr="00E77497" w:rsidDel="00D25231">
            <w:rPr>
              <w:rFonts w:ascii="Courier New" w:hAnsi="Courier New"/>
              <w:b/>
            </w:rPr>
            <w:br/>
          </w:r>
          <w:r w:rsidRPr="00E77497" w:rsidDel="00D25231">
            <w:delText>is determined as follows:</w:delText>
          </w:r>
        </w:del>
      </w:ins>
    </w:p>
    <w:p w14:paraId="25E458AE" w14:textId="77777777" w:rsidR="00343186" w:rsidRPr="00E77497" w:rsidDel="00D25231" w:rsidRDefault="00343186">
      <w:pPr>
        <w:pStyle w:val="Alg4"/>
        <w:numPr>
          <w:ilvl w:val="0"/>
          <w:numId w:val="482"/>
        </w:numPr>
        <w:spacing w:after="220"/>
        <w:contextualSpacing/>
        <w:rPr>
          <w:ins w:id="22426" w:author="Rev 3 Allen Wirfs-Brock" w:date="2011-09-02T11:15:00Z"/>
          <w:del w:id="22427" w:author="Rev 4 Allen Wirfs-Brock" w:date="2011-10-15T18:49:00Z"/>
        </w:rPr>
        <w:pPrChange w:id="22428" w:author="Rev 4 Allen Wirfs-Brock" w:date="2011-11-07T12:16:00Z">
          <w:pPr>
            <w:pStyle w:val="Alg4"/>
            <w:numPr>
              <w:numId w:val="512"/>
            </w:numPr>
            <w:tabs>
              <w:tab w:val="num" w:pos="360"/>
            </w:tabs>
            <w:spacing w:after="220"/>
            <w:ind w:left="360" w:hanging="360"/>
            <w:contextualSpacing/>
          </w:pPr>
        </w:pPrChange>
      </w:pPr>
      <w:ins w:id="22429" w:author="Rev 3 Allen Wirfs-Brock" w:date="2011-09-02T11:15:00Z">
        <w:del w:id="22430" w:author="Rev 4 Allen Wirfs-Brock" w:date="2011-10-15T18:49:00Z">
          <w:r w:rsidRPr="00E77497" w:rsidDel="00D25231">
            <w:delText xml:space="preserve">Let </w:delText>
          </w:r>
          <w:r w:rsidRPr="00E77497" w:rsidDel="00D25231">
            <w:rPr>
              <w:i/>
            </w:rPr>
            <w:delText xml:space="preserve">names </w:delText>
          </w:r>
          <w:r w:rsidRPr="00E77497" w:rsidDel="00D25231">
            <w:delText xml:space="preserve">be BoundNames of </w:delText>
          </w:r>
        </w:del>
      </w:ins>
      <w:ins w:id="22431" w:author="Rev 3 Allen Wirfs-Brock" w:date="2011-09-02T11:16:00Z">
        <w:del w:id="22432" w:author="Rev 4 Allen Wirfs-Brock" w:date="2011-10-15T18:49:00Z">
          <w:r w:rsidRPr="00E77497" w:rsidDel="00D25231">
            <w:rPr>
              <w:i/>
            </w:rPr>
            <w:delText>VariableDeclarationNoIn</w:delText>
          </w:r>
        </w:del>
      </w:ins>
      <w:ins w:id="22433" w:author="Rev 3 Allen Wirfs-Brock" w:date="2011-09-02T11:15:00Z">
        <w:del w:id="22434" w:author="Rev 4 Allen Wirfs-Brock" w:date="2011-10-15T18:49:00Z">
          <w:r w:rsidRPr="00E77497" w:rsidDel="00D25231">
            <w:delText>.</w:delText>
          </w:r>
        </w:del>
      </w:ins>
    </w:p>
    <w:p w14:paraId="442ADE9B" w14:textId="77777777" w:rsidR="00343186" w:rsidRPr="00E77497" w:rsidDel="00D25231" w:rsidRDefault="00343186">
      <w:pPr>
        <w:pStyle w:val="Alg4"/>
        <w:numPr>
          <w:ilvl w:val="0"/>
          <w:numId w:val="482"/>
        </w:numPr>
        <w:spacing w:after="220"/>
        <w:contextualSpacing/>
        <w:rPr>
          <w:ins w:id="22435" w:author="Rev 3 Allen Wirfs-Brock" w:date="2011-09-02T11:15:00Z"/>
          <w:del w:id="22436" w:author="Rev 4 Allen Wirfs-Brock" w:date="2011-10-15T18:49:00Z"/>
          <w:rStyle w:val="bnf"/>
          <w:rFonts w:eastAsia="MS Mincho"/>
          <w:i w:val="0"/>
          <w:spacing w:val="0"/>
          <w:lang w:eastAsia="ja-JP"/>
        </w:rPr>
        <w:pPrChange w:id="22437" w:author="Rev 4 Allen Wirfs-Brock" w:date="2011-11-07T12:16:00Z">
          <w:pPr>
            <w:pStyle w:val="Alg4"/>
            <w:numPr>
              <w:numId w:val="512"/>
            </w:numPr>
            <w:tabs>
              <w:tab w:val="num" w:pos="360"/>
            </w:tabs>
            <w:spacing w:after="220"/>
            <w:ind w:left="360" w:hanging="360"/>
            <w:contextualSpacing/>
          </w:pPr>
        </w:pPrChange>
      </w:pPr>
      <w:ins w:id="22438" w:author="Rev 3 Allen Wirfs-Brock" w:date="2011-09-02T11:15:00Z">
        <w:del w:id="22439" w:author="Rev 4 Allen Wirfs-Brock" w:date="2011-10-15T18:49:00Z">
          <w:r w:rsidRPr="00E77497" w:rsidDel="00D25231">
            <w:delText xml:space="preserve">Append to </w:delText>
          </w:r>
          <w:r w:rsidRPr="00E77497" w:rsidDel="00D25231">
            <w:rPr>
              <w:i/>
            </w:rPr>
            <w:delText>names</w:delText>
          </w:r>
          <w:r w:rsidRPr="00E77497" w:rsidDel="00D25231">
            <w:delText xml:space="preserve"> the elements of the VarDeclaredNames of </w:delText>
          </w:r>
          <w:r w:rsidRPr="00E77497" w:rsidDel="00D25231">
            <w:rPr>
              <w:i/>
            </w:rPr>
            <w:delText>Statement</w:delText>
          </w:r>
          <w:r w:rsidRPr="00E77497" w:rsidDel="00D25231">
            <w:rPr>
              <w:rStyle w:val="bnf"/>
            </w:rPr>
            <w:delText>.</w:delText>
          </w:r>
        </w:del>
      </w:ins>
    </w:p>
    <w:p w14:paraId="3BAAC084" w14:textId="77777777" w:rsidR="00343186" w:rsidRPr="00E77497" w:rsidDel="00D25231" w:rsidRDefault="00343186">
      <w:pPr>
        <w:pStyle w:val="Alg4"/>
        <w:numPr>
          <w:ilvl w:val="0"/>
          <w:numId w:val="482"/>
        </w:numPr>
        <w:spacing w:after="220"/>
        <w:contextualSpacing/>
        <w:rPr>
          <w:ins w:id="22440" w:author="Rev 3 Allen Wirfs-Brock" w:date="2011-09-02T11:15:00Z"/>
          <w:del w:id="22441" w:author="Rev 4 Allen Wirfs-Brock" w:date="2011-10-15T18:49:00Z"/>
        </w:rPr>
        <w:pPrChange w:id="22442" w:author="Rev 4 Allen Wirfs-Brock" w:date="2011-11-07T12:16:00Z">
          <w:pPr>
            <w:pStyle w:val="Alg4"/>
            <w:numPr>
              <w:numId w:val="512"/>
            </w:numPr>
            <w:tabs>
              <w:tab w:val="num" w:pos="360"/>
            </w:tabs>
            <w:spacing w:after="220"/>
            <w:ind w:left="360" w:hanging="360"/>
            <w:contextualSpacing/>
          </w:pPr>
        </w:pPrChange>
      </w:pPr>
      <w:ins w:id="22443" w:author="Rev 3 Allen Wirfs-Brock" w:date="2011-09-02T11:15:00Z">
        <w:del w:id="22444" w:author="Rev 4 Allen Wirfs-Brock" w:date="2011-10-15T18:49:00Z">
          <w:r w:rsidRPr="00E77497" w:rsidDel="00D25231">
            <w:delText xml:space="preserve">Return </w:delText>
          </w:r>
          <w:r w:rsidRPr="00E77497" w:rsidDel="00D25231">
            <w:rPr>
              <w:rStyle w:val="bnf"/>
            </w:rPr>
            <w:delText>names</w:delText>
          </w:r>
          <w:r w:rsidRPr="00E77497" w:rsidDel="00D25231">
            <w:delText>.</w:delText>
          </w:r>
        </w:del>
      </w:ins>
    </w:p>
    <w:p w14:paraId="20A86A7C" w14:textId="77777777" w:rsidR="004C02EF" w:rsidRPr="00E77497" w:rsidDel="00514B53" w:rsidRDefault="004C02EF" w:rsidP="004C02EF">
      <w:pPr>
        <w:jc w:val="left"/>
        <w:rPr>
          <w:del w:id="22445" w:author="Rev 6 Allen Wirfs-Brock" w:date="2012-02-26T16:11:00Z"/>
        </w:rPr>
      </w:pPr>
      <w:del w:id="22446" w:author="Rev 6 Allen Wirfs-Brock" w:date="2012-02-26T16:11:00Z">
        <w:r w:rsidRPr="00E77497" w:rsidDel="00514B53">
          <w:delText>The production</w:delText>
        </w:r>
        <w:r w:rsidRPr="00E77497" w:rsidDel="00514B53">
          <w:br/>
          <w:delText xml:space="preserve">    </w:delText>
        </w:r>
        <w:r w:rsidRPr="00E77497" w:rsidDel="00514B53">
          <w:rPr>
            <w:rFonts w:ascii="Times New Roman" w:hAnsi="Times New Roman"/>
            <w:i/>
          </w:rPr>
          <w:delText>IterationStatement</w:delText>
        </w:r>
        <w:r w:rsidRPr="00E77497" w:rsidDel="00514B53">
          <w:delText xml:space="preserve"> </w:delText>
        </w:r>
        <w:r w:rsidRPr="00E77497" w:rsidDel="00514B53">
          <w:rPr>
            <w:b/>
          </w:rPr>
          <w:delText>:</w:delText>
        </w:r>
        <w:r w:rsidRPr="00E77497" w:rsidDel="00514B53">
          <w:delText xml:space="preserve"> </w:delText>
        </w:r>
        <w:r w:rsidRPr="00E77497" w:rsidDel="00514B53">
          <w:rPr>
            <w:rFonts w:ascii="Courier New" w:hAnsi="Courier New"/>
            <w:b/>
          </w:rPr>
          <w:delText>for</w:delText>
        </w:r>
        <w:r w:rsidRPr="00E77497" w:rsidDel="00514B53">
          <w:delText xml:space="preserve"> </w:delText>
        </w:r>
        <w:r w:rsidRPr="00E77497" w:rsidDel="00514B53">
          <w:rPr>
            <w:rFonts w:ascii="Courier New" w:hAnsi="Courier New"/>
            <w:b/>
          </w:rPr>
          <w:delText>(</w:delText>
        </w:r>
        <w:r w:rsidRPr="00E77497" w:rsidDel="00514B53">
          <w:delText xml:space="preserve"> </w:delText>
        </w:r>
        <w:r w:rsidRPr="00E77497" w:rsidDel="00514B53">
          <w:rPr>
            <w:rFonts w:ascii="Courier New" w:hAnsi="Courier New"/>
            <w:b/>
          </w:rPr>
          <w:delText>var</w:delText>
        </w:r>
        <w:r w:rsidRPr="00E77497" w:rsidDel="00514B53">
          <w:delText xml:space="preserve"> </w:delText>
        </w:r>
      </w:del>
      <w:del w:id="22447" w:author="Rev 6 Allen Wirfs-Brock" w:date="2012-01-31T15:15:00Z">
        <w:r w:rsidRPr="00E77497" w:rsidDel="005C189A">
          <w:rPr>
            <w:rFonts w:ascii="Times New Roman" w:hAnsi="Times New Roman"/>
            <w:i/>
          </w:rPr>
          <w:delText>VariableDeclarationNoIn</w:delText>
        </w:r>
        <w:r w:rsidRPr="00E77497" w:rsidDel="005C189A">
          <w:delText xml:space="preserve"> </w:delText>
        </w:r>
      </w:del>
      <w:del w:id="22448" w:author="Rev 6 Allen Wirfs-Brock" w:date="2012-02-26T16:11:00Z">
        <w:r w:rsidRPr="00E77497" w:rsidDel="00514B53">
          <w:rPr>
            <w:rFonts w:ascii="Courier New" w:hAnsi="Courier New"/>
            <w:b/>
          </w:rPr>
          <w:delText>in</w:delText>
        </w:r>
        <w:r w:rsidRPr="00E77497" w:rsidDel="00514B53">
          <w:delText xml:space="preserve"> </w:delText>
        </w:r>
        <w:r w:rsidRPr="00E77497" w:rsidDel="00514B53">
          <w:rPr>
            <w:rFonts w:ascii="Times New Roman" w:hAnsi="Times New Roman"/>
            <w:i/>
          </w:rPr>
          <w:delText>Expression</w:delText>
        </w:r>
        <w:r w:rsidRPr="00E77497" w:rsidDel="00514B53">
          <w:delText xml:space="preserve"> </w:delText>
        </w:r>
        <w:r w:rsidRPr="00E77497" w:rsidDel="00514B53">
          <w:rPr>
            <w:rFonts w:ascii="Courier New" w:hAnsi="Courier New"/>
            <w:b/>
          </w:rPr>
          <w:delText>)</w:delText>
        </w:r>
        <w:r w:rsidRPr="00E77497" w:rsidDel="00514B53">
          <w:delText xml:space="preserve"> </w:delText>
        </w:r>
        <w:r w:rsidRPr="00E77497" w:rsidDel="00514B53">
          <w:rPr>
            <w:rFonts w:ascii="Times New Roman" w:hAnsi="Times New Roman"/>
            <w:i/>
          </w:rPr>
          <w:delText>Statement</w:delText>
        </w:r>
        <w:r w:rsidRPr="00E77497" w:rsidDel="00514B53">
          <w:br/>
          <w:delText>is evaluated as follows:</w:delText>
        </w:r>
      </w:del>
    </w:p>
    <w:p w14:paraId="7809EB6A" w14:textId="77777777" w:rsidR="004C02EF" w:rsidRPr="00E77497" w:rsidDel="005C189A" w:rsidRDefault="004C02EF" w:rsidP="00B34B48">
      <w:pPr>
        <w:pStyle w:val="Alg3"/>
        <w:numPr>
          <w:ilvl w:val="0"/>
          <w:numId w:val="123"/>
        </w:numPr>
        <w:rPr>
          <w:del w:id="22449" w:author="Rev 6 Allen Wirfs-Brock" w:date="2012-01-31T15:12:00Z"/>
        </w:rPr>
      </w:pPr>
      <w:del w:id="22450" w:author="Rev 6 Allen Wirfs-Brock" w:date="2012-01-31T15:12:00Z">
        <w:r w:rsidRPr="00E77497" w:rsidDel="005C189A">
          <w:delText xml:space="preserve">Let </w:delText>
        </w:r>
        <w:r w:rsidRPr="00E77497" w:rsidDel="005C189A">
          <w:rPr>
            <w:i/>
          </w:rPr>
          <w:delText>varName</w:delText>
        </w:r>
        <w:r w:rsidRPr="00E77497" w:rsidDel="005C189A">
          <w:delText xml:space="preserve"> be the result of evaluating </w:delText>
        </w:r>
        <w:r w:rsidRPr="00E77497" w:rsidDel="005C189A">
          <w:rPr>
            <w:i/>
          </w:rPr>
          <w:delText>VariableDeclarationNoIn</w:delText>
        </w:r>
        <w:r w:rsidRPr="00E77497" w:rsidDel="005C189A">
          <w:delText>.</w:delText>
        </w:r>
      </w:del>
    </w:p>
    <w:p w14:paraId="2F992F94" w14:textId="77777777" w:rsidR="004C02EF" w:rsidRPr="00E77497" w:rsidDel="00514B53" w:rsidRDefault="004C02EF" w:rsidP="00B34B48">
      <w:pPr>
        <w:pStyle w:val="Alg3"/>
        <w:numPr>
          <w:ilvl w:val="0"/>
          <w:numId w:val="123"/>
        </w:numPr>
        <w:rPr>
          <w:del w:id="22451" w:author="Rev 6 Allen Wirfs-Brock" w:date="2012-02-26T16:11:00Z"/>
        </w:rPr>
      </w:pPr>
      <w:del w:id="22452" w:author="Rev 6 Allen Wirfs-Brock" w:date="2012-02-26T16:11:00Z">
        <w:r w:rsidRPr="00E77497" w:rsidDel="00514B53">
          <w:delText xml:space="preserve">Let </w:delText>
        </w:r>
        <w:r w:rsidRPr="00E77497" w:rsidDel="00514B53">
          <w:rPr>
            <w:i/>
          </w:rPr>
          <w:delText>exprRef</w:delText>
        </w:r>
        <w:r w:rsidRPr="00E77497" w:rsidDel="00514B53">
          <w:delText xml:space="preserve"> be the result of evaluating the </w:delText>
        </w:r>
        <w:r w:rsidRPr="00E77497" w:rsidDel="00514B53">
          <w:rPr>
            <w:i/>
          </w:rPr>
          <w:delText>Expression</w:delText>
        </w:r>
        <w:r w:rsidRPr="00E77497" w:rsidDel="00514B53">
          <w:delText>.</w:delText>
        </w:r>
      </w:del>
    </w:p>
    <w:p w14:paraId="22C3142A" w14:textId="77777777" w:rsidR="004C02EF" w:rsidRPr="00E77497" w:rsidDel="00514B53" w:rsidRDefault="004C02EF" w:rsidP="00B34B48">
      <w:pPr>
        <w:pStyle w:val="Alg3"/>
        <w:numPr>
          <w:ilvl w:val="0"/>
          <w:numId w:val="123"/>
        </w:numPr>
        <w:rPr>
          <w:del w:id="22453" w:author="Rev 6 Allen Wirfs-Brock" w:date="2012-02-26T16:11:00Z"/>
        </w:rPr>
      </w:pPr>
      <w:del w:id="22454" w:author="Rev 6 Allen Wirfs-Brock" w:date="2012-02-26T16:11:00Z">
        <w:r w:rsidRPr="00E77497" w:rsidDel="00514B53">
          <w:delText xml:space="preserve">Let </w:delText>
        </w:r>
        <w:r w:rsidRPr="00E77497" w:rsidDel="00514B53">
          <w:rPr>
            <w:i/>
          </w:rPr>
          <w:delText>experValue</w:delText>
        </w:r>
        <w:r w:rsidRPr="00E77497" w:rsidDel="00514B53">
          <w:delText xml:space="preserve"> be GetValue(</w:delText>
        </w:r>
        <w:r w:rsidRPr="00E77497" w:rsidDel="00514B53">
          <w:rPr>
            <w:i/>
          </w:rPr>
          <w:delText>exprRef</w:delText>
        </w:r>
        <w:r w:rsidRPr="00E77497" w:rsidDel="00514B53">
          <w:delText>).</w:delText>
        </w:r>
      </w:del>
    </w:p>
    <w:p w14:paraId="30E9491B" w14:textId="77777777" w:rsidR="004C02EF" w:rsidRPr="00E77497" w:rsidDel="00514B53" w:rsidRDefault="004C02EF" w:rsidP="00B34B48">
      <w:pPr>
        <w:pStyle w:val="Alg3"/>
        <w:numPr>
          <w:ilvl w:val="0"/>
          <w:numId w:val="123"/>
        </w:numPr>
        <w:rPr>
          <w:del w:id="22455" w:author="Rev 6 Allen Wirfs-Brock" w:date="2012-02-26T16:11:00Z"/>
        </w:rPr>
      </w:pPr>
      <w:del w:id="22456" w:author="Rev 6 Allen Wirfs-Brock" w:date="2012-02-26T16:11:00Z">
        <w:r w:rsidRPr="00E77497" w:rsidDel="00514B53">
          <w:delText xml:space="preserve">If </w:delText>
        </w:r>
        <w:r w:rsidRPr="00E77497" w:rsidDel="00514B53">
          <w:rPr>
            <w:i/>
          </w:rPr>
          <w:delText>experValue</w:delText>
        </w:r>
        <w:r w:rsidRPr="00E77497" w:rsidDel="00514B53">
          <w:delText xml:space="preserve"> is </w:delText>
        </w:r>
        <w:r w:rsidRPr="00E77497" w:rsidDel="00514B53">
          <w:rPr>
            <w:b/>
          </w:rPr>
          <w:delText>null</w:delText>
        </w:r>
        <w:r w:rsidRPr="00E77497" w:rsidDel="00514B53">
          <w:delText xml:space="preserve"> or </w:delText>
        </w:r>
        <w:r w:rsidRPr="00E77497" w:rsidDel="00514B53">
          <w:rPr>
            <w:b/>
          </w:rPr>
          <w:delText>undefined</w:delText>
        </w:r>
        <w:r w:rsidRPr="00E77497" w:rsidDel="00514B53">
          <w:delText>, return (</w:delText>
        </w:r>
        <w:r w:rsidRPr="00E77497" w:rsidDel="00514B53">
          <w:rPr>
            <w:rFonts w:ascii="Arial" w:hAnsi="Arial" w:cs="Arial"/>
          </w:rPr>
          <w:delText>normal</w:delText>
        </w:r>
        <w:r w:rsidRPr="00E77497" w:rsidDel="00514B53">
          <w:delText xml:space="preserve">, </w:delText>
        </w:r>
        <w:r w:rsidRPr="00E77497" w:rsidDel="00514B53">
          <w:rPr>
            <w:rFonts w:ascii="Arial" w:hAnsi="Arial" w:cs="Arial"/>
          </w:rPr>
          <w:delText>empty</w:delText>
        </w:r>
        <w:r w:rsidRPr="00E77497" w:rsidDel="00514B53">
          <w:delText xml:space="preserve">, </w:delText>
        </w:r>
        <w:r w:rsidRPr="00E77497" w:rsidDel="00514B53">
          <w:rPr>
            <w:rFonts w:ascii="Arial" w:hAnsi="Arial" w:cs="Arial"/>
          </w:rPr>
          <w:delText>empty</w:delText>
        </w:r>
        <w:r w:rsidRPr="00E77497" w:rsidDel="00514B53">
          <w:delText>).</w:delText>
        </w:r>
      </w:del>
    </w:p>
    <w:p w14:paraId="00A64CFB" w14:textId="77777777" w:rsidR="004C02EF" w:rsidRPr="00E77497" w:rsidDel="00514B53" w:rsidRDefault="004C02EF" w:rsidP="00B34B48">
      <w:pPr>
        <w:pStyle w:val="Alg3"/>
        <w:numPr>
          <w:ilvl w:val="0"/>
          <w:numId w:val="123"/>
        </w:numPr>
        <w:rPr>
          <w:del w:id="22457" w:author="Rev 6 Allen Wirfs-Brock" w:date="2012-02-26T16:11:00Z"/>
        </w:rPr>
      </w:pPr>
      <w:del w:id="22458" w:author="Rev 6 Allen Wirfs-Brock" w:date="2012-02-26T16:11:00Z">
        <w:r w:rsidRPr="00E77497" w:rsidDel="00514B53">
          <w:delText xml:space="preserve">Let </w:delText>
        </w:r>
        <w:r w:rsidRPr="00E77497" w:rsidDel="00514B53">
          <w:rPr>
            <w:i/>
          </w:rPr>
          <w:delText>obj</w:delText>
        </w:r>
        <w:r w:rsidRPr="00E77497" w:rsidDel="00514B53">
          <w:delText xml:space="preserve"> be ToObject(</w:delText>
        </w:r>
        <w:r w:rsidRPr="00E77497" w:rsidDel="00514B53">
          <w:rPr>
            <w:i/>
          </w:rPr>
          <w:delText>experValue</w:delText>
        </w:r>
        <w:r w:rsidRPr="00E77497" w:rsidDel="00514B53">
          <w:delText>).</w:delText>
        </w:r>
      </w:del>
    </w:p>
    <w:p w14:paraId="06E3E732" w14:textId="77777777" w:rsidR="004C02EF" w:rsidRPr="00E77497" w:rsidDel="00514B53" w:rsidRDefault="004C02EF" w:rsidP="00B34B48">
      <w:pPr>
        <w:pStyle w:val="Alg3"/>
        <w:numPr>
          <w:ilvl w:val="0"/>
          <w:numId w:val="123"/>
        </w:numPr>
        <w:rPr>
          <w:del w:id="22459" w:author="Rev 6 Allen Wirfs-Brock" w:date="2012-02-26T16:11:00Z"/>
        </w:rPr>
      </w:pPr>
      <w:del w:id="22460" w:author="Rev 6 Allen Wirfs-Brock" w:date="2012-02-26T16:11:00Z">
        <w:r w:rsidRPr="00E77497" w:rsidDel="00514B53">
          <w:delText xml:space="preserve">Let </w:delText>
        </w:r>
        <w:r w:rsidRPr="00E77497" w:rsidDel="00514B53">
          <w:rPr>
            <w:i/>
          </w:rPr>
          <w:delText>V</w:delText>
        </w:r>
        <w:r w:rsidRPr="00E77497" w:rsidDel="00514B53">
          <w:delText xml:space="preserve"> = </w:delText>
        </w:r>
        <w:r w:rsidRPr="00E77497" w:rsidDel="00514B53">
          <w:rPr>
            <w:rFonts w:ascii="Arial" w:hAnsi="Arial" w:cs="Arial"/>
          </w:rPr>
          <w:delText>empty</w:delText>
        </w:r>
        <w:r w:rsidRPr="00E77497" w:rsidDel="00514B53">
          <w:delText>.</w:delText>
        </w:r>
      </w:del>
    </w:p>
    <w:p w14:paraId="70290A81" w14:textId="77777777" w:rsidR="004C02EF" w:rsidRPr="00E77497" w:rsidDel="00514B53" w:rsidRDefault="004C02EF" w:rsidP="00B34B48">
      <w:pPr>
        <w:pStyle w:val="Alg3"/>
        <w:keepNext/>
        <w:numPr>
          <w:ilvl w:val="0"/>
          <w:numId w:val="123"/>
        </w:numPr>
        <w:rPr>
          <w:del w:id="22461" w:author="Rev 6 Allen Wirfs-Brock" w:date="2012-02-26T16:11:00Z"/>
        </w:rPr>
      </w:pPr>
      <w:del w:id="22462" w:author="Rev 6 Allen Wirfs-Brock" w:date="2012-02-26T16:11:00Z">
        <w:r w:rsidRPr="00E77497" w:rsidDel="00514B53">
          <w:delText>Repeat</w:delText>
        </w:r>
      </w:del>
    </w:p>
    <w:p w14:paraId="7184FC0C" w14:textId="77777777" w:rsidR="004C02EF" w:rsidRPr="00E77497" w:rsidDel="00EA0311" w:rsidRDefault="004C02EF" w:rsidP="00B34B48">
      <w:pPr>
        <w:pStyle w:val="Alg3"/>
        <w:numPr>
          <w:ilvl w:val="1"/>
          <w:numId w:val="123"/>
        </w:numPr>
        <w:rPr>
          <w:del w:id="22463" w:author="Rev 6 Allen Wirfs-Brock" w:date="2012-02-01T13:56:00Z"/>
        </w:rPr>
      </w:pPr>
      <w:del w:id="22464" w:author="Rev 6 Allen Wirfs-Brock" w:date="2012-02-01T13:56:00Z">
        <w:r w:rsidRPr="00E77497" w:rsidDel="00EA0311">
          <w:delText xml:space="preserve">Let </w:delText>
        </w:r>
        <w:r w:rsidRPr="00E77497" w:rsidDel="00EA0311">
          <w:rPr>
            <w:i/>
          </w:rPr>
          <w:delText>P</w:delText>
        </w:r>
        <w:r w:rsidRPr="00E77497" w:rsidDel="00EA0311">
          <w:delText xml:space="preserve"> be the name of the next property of </w:delText>
        </w:r>
        <w:r w:rsidRPr="00E77497" w:rsidDel="00EA0311">
          <w:rPr>
            <w:i/>
          </w:rPr>
          <w:delText>obj</w:delText>
        </w:r>
        <w:r w:rsidRPr="00E77497" w:rsidDel="00EA0311">
          <w:delText xml:space="preserve"> whose [[Enumerable]] attribute is </w:delText>
        </w:r>
        <w:r w:rsidRPr="00E77497" w:rsidDel="00EA0311">
          <w:rPr>
            <w:b/>
          </w:rPr>
          <w:delText>true</w:delText>
        </w:r>
        <w:r w:rsidRPr="00E77497" w:rsidDel="00EA0311">
          <w:delText>. If there is no such property, return (</w:delText>
        </w:r>
        <w:r w:rsidRPr="00E77497" w:rsidDel="00EA0311">
          <w:rPr>
            <w:rFonts w:ascii="Arial" w:hAnsi="Arial" w:cs="Arial"/>
          </w:rPr>
          <w:delText>normal</w:delText>
        </w:r>
        <w:r w:rsidRPr="00E77497" w:rsidDel="00EA0311">
          <w:delText xml:space="preserve">, </w:delText>
        </w:r>
        <w:r w:rsidRPr="00E77497" w:rsidDel="00EA0311">
          <w:rPr>
            <w:i/>
          </w:rPr>
          <w:delText>V</w:delText>
        </w:r>
        <w:r w:rsidRPr="00E77497" w:rsidDel="00EA0311">
          <w:delText xml:space="preserve">, </w:delText>
        </w:r>
        <w:r w:rsidRPr="00E77497" w:rsidDel="00EA0311">
          <w:rPr>
            <w:rFonts w:ascii="Arial" w:hAnsi="Arial" w:cs="Arial"/>
          </w:rPr>
          <w:delText>empty</w:delText>
        </w:r>
        <w:r w:rsidRPr="00E77497" w:rsidDel="00EA0311">
          <w:delText>).</w:delText>
        </w:r>
      </w:del>
    </w:p>
    <w:p w14:paraId="15C6404A" w14:textId="77777777" w:rsidR="004C02EF" w:rsidRPr="00E77497" w:rsidDel="005C189A" w:rsidRDefault="004C02EF" w:rsidP="00B34B48">
      <w:pPr>
        <w:pStyle w:val="Alg3"/>
        <w:numPr>
          <w:ilvl w:val="1"/>
          <w:numId w:val="123"/>
        </w:numPr>
        <w:rPr>
          <w:del w:id="22465" w:author="Rev 6 Allen Wirfs-Brock" w:date="2012-01-31T15:17:00Z"/>
        </w:rPr>
      </w:pPr>
      <w:del w:id="22466" w:author="Rev 6 Allen Wirfs-Brock" w:date="2012-01-31T15:17:00Z">
        <w:r w:rsidRPr="00E77497" w:rsidDel="005C189A">
          <w:delText xml:space="preserve">Let </w:delText>
        </w:r>
        <w:r w:rsidRPr="00E77497" w:rsidDel="005C189A">
          <w:rPr>
            <w:i/>
          </w:rPr>
          <w:delText>varRef</w:delText>
        </w:r>
        <w:r w:rsidRPr="00E77497" w:rsidDel="005C189A">
          <w:delText xml:space="preserve"> be the result of evaluating </w:delText>
        </w:r>
        <w:r w:rsidRPr="00E77497" w:rsidDel="005C189A">
          <w:rPr>
            <w:i/>
          </w:rPr>
          <w:delText>varName</w:delText>
        </w:r>
        <w:r w:rsidRPr="00E77497" w:rsidDel="005C189A">
          <w:delText xml:space="preserve"> as if it were an Identifier Reference (11.1.2); it may be evaluated repeatedly.</w:delText>
        </w:r>
      </w:del>
    </w:p>
    <w:p w14:paraId="719D07F5" w14:textId="77777777" w:rsidR="004C02EF" w:rsidRPr="00E77497" w:rsidDel="00514B53" w:rsidRDefault="004C02EF" w:rsidP="00B34B48">
      <w:pPr>
        <w:pStyle w:val="Alg3"/>
        <w:numPr>
          <w:ilvl w:val="1"/>
          <w:numId w:val="123"/>
        </w:numPr>
        <w:rPr>
          <w:del w:id="22467" w:author="Rev 6 Allen Wirfs-Brock" w:date="2012-02-26T16:11:00Z"/>
        </w:rPr>
      </w:pPr>
      <w:del w:id="22468" w:author="Rev 6 Allen Wirfs-Brock" w:date="2012-01-31T15:15:00Z">
        <w:r w:rsidRPr="00E77497" w:rsidDel="005C189A">
          <w:delText>Call PutValue(</w:delText>
        </w:r>
        <w:r w:rsidRPr="00E77497" w:rsidDel="005C189A">
          <w:rPr>
            <w:i/>
          </w:rPr>
          <w:delText>varRef</w:delText>
        </w:r>
        <w:r w:rsidRPr="00E77497" w:rsidDel="005C189A">
          <w:delText xml:space="preserve">, </w:delText>
        </w:r>
        <w:r w:rsidRPr="00E77497" w:rsidDel="005C189A">
          <w:rPr>
            <w:i/>
          </w:rPr>
          <w:delText>P</w:delText>
        </w:r>
        <w:r w:rsidRPr="00E77497" w:rsidDel="005C189A">
          <w:delText>)</w:delText>
        </w:r>
      </w:del>
      <w:del w:id="22469" w:author="Rev 6 Allen Wirfs-Brock" w:date="2012-02-26T16:11:00Z">
        <w:r w:rsidRPr="00E77497" w:rsidDel="00514B53">
          <w:delText>.</w:delText>
        </w:r>
      </w:del>
    </w:p>
    <w:p w14:paraId="3047413C" w14:textId="77777777" w:rsidR="004C02EF" w:rsidRPr="00E77497" w:rsidDel="00514B53" w:rsidRDefault="004C02EF" w:rsidP="00B34B48">
      <w:pPr>
        <w:pStyle w:val="Alg3"/>
        <w:numPr>
          <w:ilvl w:val="1"/>
          <w:numId w:val="123"/>
        </w:numPr>
        <w:rPr>
          <w:del w:id="22470" w:author="Rev 6 Allen Wirfs-Brock" w:date="2012-02-26T16:11:00Z"/>
        </w:rPr>
      </w:pPr>
      <w:del w:id="22471" w:author="Rev 6 Allen Wirfs-Brock" w:date="2012-02-26T16:11:00Z">
        <w:r w:rsidRPr="00E77497" w:rsidDel="00514B53">
          <w:delText xml:space="preserve">Let </w:delText>
        </w:r>
        <w:r w:rsidRPr="00E77497" w:rsidDel="00514B53">
          <w:rPr>
            <w:i/>
          </w:rPr>
          <w:delText>stmt</w:delText>
        </w:r>
        <w:r w:rsidRPr="00E77497" w:rsidDel="00514B53">
          <w:delText xml:space="preserve"> be the result of evaluating </w:delText>
        </w:r>
        <w:r w:rsidRPr="00E77497" w:rsidDel="00514B53">
          <w:rPr>
            <w:i/>
          </w:rPr>
          <w:delText>Statement</w:delText>
        </w:r>
        <w:r w:rsidRPr="00E77497" w:rsidDel="00514B53">
          <w:delText>.</w:delText>
        </w:r>
      </w:del>
    </w:p>
    <w:p w14:paraId="389E5EC2" w14:textId="77777777" w:rsidR="004C02EF" w:rsidRPr="00E77497" w:rsidDel="00514B53" w:rsidRDefault="004C02EF" w:rsidP="00B34B48">
      <w:pPr>
        <w:pStyle w:val="Alg3"/>
        <w:numPr>
          <w:ilvl w:val="1"/>
          <w:numId w:val="123"/>
        </w:numPr>
        <w:rPr>
          <w:del w:id="22472" w:author="Rev 6 Allen Wirfs-Brock" w:date="2012-02-26T16:11:00Z"/>
        </w:rPr>
      </w:pPr>
      <w:del w:id="22473" w:author="Rev 6 Allen Wirfs-Brock" w:date="2012-02-26T16:11:00Z">
        <w:r w:rsidRPr="00E77497" w:rsidDel="00514B53">
          <w:delText xml:space="preserve">If </w:delText>
        </w:r>
        <w:r w:rsidRPr="00E77497" w:rsidDel="00514B53">
          <w:rPr>
            <w:i/>
          </w:rPr>
          <w:delText>stmt</w:delText>
        </w:r>
        <w:r w:rsidRPr="00E77497" w:rsidDel="00514B53">
          <w:delText xml:space="preserve">.value is not </w:delText>
        </w:r>
        <w:r w:rsidRPr="00E77497" w:rsidDel="00514B53">
          <w:rPr>
            <w:rFonts w:ascii="Arial" w:hAnsi="Arial" w:cs="Arial"/>
          </w:rPr>
          <w:delText>empty</w:delText>
        </w:r>
        <w:r w:rsidRPr="00E77497" w:rsidDel="00514B53">
          <w:delText xml:space="preserve">, let </w:delText>
        </w:r>
        <w:r w:rsidRPr="00E77497" w:rsidDel="00514B53">
          <w:rPr>
            <w:i/>
          </w:rPr>
          <w:delText>V</w:delText>
        </w:r>
        <w:r w:rsidRPr="00E77497" w:rsidDel="00514B53">
          <w:delText xml:space="preserve"> = </w:delText>
        </w:r>
        <w:r w:rsidRPr="00E77497" w:rsidDel="00514B53">
          <w:rPr>
            <w:i/>
          </w:rPr>
          <w:delText>stmt</w:delText>
        </w:r>
        <w:r w:rsidRPr="00E77497" w:rsidDel="00514B53">
          <w:delText>.value.</w:delText>
        </w:r>
      </w:del>
    </w:p>
    <w:p w14:paraId="2EA608A7" w14:textId="77777777" w:rsidR="004C02EF" w:rsidRPr="00E77497" w:rsidDel="00514B53" w:rsidRDefault="004C02EF" w:rsidP="00B34B48">
      <w:pPr>
        <w:pStyle w:val="Alg3"/>
        <w:numPr>
          <w:ilvl w:val="1"/>
          <w:numId w:val="123"/>
        </w:numPr>
        <w:rPr>
          <w:del w:id="22474" w:author="Rev 6 Allen Wirfs-Brock" w:date="2012-02-26T16:11:00Z"/>
        </w:rPr>
      </w:pPr>
      <w:del w:id="22475" w:author="Rev 6 Allen Wirfs-Brock" w:date="2012-02-26T16:11:00Z">
        <w:r w:rsidRPr="00E77497" w:rsidDel="00514B53">
          <w:delText xml:space="preserve">If </w:delText>
        </w:r>
        <w:r w:rsidRPr="00E77497" w:rsidDel="00514B53">
          <w:rPr>
            <w:i/>
          </w:rPr>
          <w:delText>stmt</w:delText>
        </w:r>
        <w:r w:rsidRPr="00E77497" w:rsidDel="00514B53">
          <w:delText xml:space="preserve">.type is </w:delText>
        </w:r>
        <w:r w:rsidRPr="00E77497" w:rsidDel="00514B53">
          <w:rPr>
            <w:rFonts w:ascii="Arial" w:hAnsi="Arial" w:cs="Arial"/>
          </w:rPr>
          <w:delText>break</w:delText>
        </w:r>
        <w:r w:rsidRPr="00E77497" w:rsidDel="00514B53">
          <w:delText xml:space="preserve"> and </w:delText>
        </w:r>
        <w:r w:rsidRPr="00E77497" w:rsidDel="00514B53">
          <w:rPr>
            <w:i/>
          </w:rPr>
          <w:delText>stmt</w:delText>
        </w:r>
        <w:r w:rsidRPr="00E77497" w:rsidDel="00514B53">
          <w:delText xml:space="preserve">.target is in </w:delText>
        </w:r>
      </w:del>
      <w:del w:id="22476" w:author="Rev 6 Allen Wirfs-Brock" w:date="2012-02-23T18:29:00Z">
        <w:r w:rsidRPr="00E77497" w:rsidDel="001F39C4">
          <w:delText>the current label set</w:delText>
        </w:r>
      </w:del>
      <w:del w:id="22477" w:author="Rev 6 Allen Wirfs-Brock" w:date="2012-02-26T16:11:00Z">
        <w:r w:rsidRPr="00E77497" w:rsidDel="00514B53">
          <w:delText>, return (</w:delText>
        </w:r>
        <w:r w:rsidRPr="00E77497" w:rsidDel="00514B53">
          <w:rPr>
            <w:rFonts w:ascii="Arial" w:hAnsi="Arial" w:cs="Arial"/>
          </w:rPr>
          <w:delText>normal</w:delText>
        </w:r>
        <w:r w:rsidRPr="00E77497" w:rsidDel="00514B53">
          <w:delText xml:space="preserve">, </w:delText>
        </w:r>
        <w:r w:rsidRPr="00E77497" w:rsidDel="00514B53">
          <w:rPr>
            <w:i/>
          </w:rPr>
          <w:delText>V</w:delText>
        </w:r>
        <w:r w:rsidRPr="00E77497" w:rsidDel="00514B53">
          <w:delText xml:space="preserve">, </w:delText>
        </w:r>
        <w:r w:rsidRPr="00E77497" w:rsidDel="00514B53">
          <w:rPr>
            <w:rFonts w:ascii="Arial" w:hAnsi="Arial" w:cs="Arial"/>
          </w:rPr>
          <w:delText>empty</w:delText>
        </w:r>
        <w:r w:rsidRPr="00E77497" w:rsidDel="00514B53">
          <w:delText>).</w:delText>
        </w:r>
      </w:del>
    </w:p>
    <w:p w14:paraId="32A6AFC8" w14:textId="77777777" w:rsidR="004C02EF" w:rsidRPr="00E77497" w:rsidDel="00514B53" w:rsidRDefault="004C02EF" w:rsidP="00B34B48">
      <w:pPr>
        <w:pStyle w:val="Alg3"/>
        <w:numPr>
          <w:ilvl w:val="1"/>
          <w:numId w:val="123"/>
        </w:numPr>
        <w:rPr>
          <w:del w:id="22478" w:author="Rev 6 Allen Wirfs-Brock" w:date="2012-02-26T16:11:00Z"/>
        </w:rPr>
      </w:pPr>
      <w:del w:id="22479" w:author="Rev 6 Allen Wirfs-Brock" w:date="2012-02-26T16:11:00Z">
        <w:r w:rsidRPr="00E77497" w:rsidDel="00514B53">
          <w:delText xml:space="preserve">If </w:delText>
        </w:r>
        <w:r w:rsidRPr="00E77497" w:rsidDel="00514B53">
          <w:rPr>
            <w:i/>
          </w:rPr>
          <w:delText>stmt</w:delText>
        </w:r>
        <w:r w:rsidRPr="00E77497" w:rsidDel="00514B53">
          <w:delText xml:space="preserve">.type is not </w:delText>
        </w:r>
        <w:r w:rsidRPr="00E77497" w:rsidDel="00514B53">
          <w:rPr>
            <w:rFonts w:ascii="Arial" w:hAnsi="Arial" w:cs="Arial"/>
          </w:rPr>
          <w:delText>continue</w:delText>
        </w:r>
        <w:r w:rsidRPr="00E77497" w:rsidDel="00514B53">
          <w:delText xml:space="preserve"> </w:delText>
        </w:r>
      </w:del>
      <w:ins w:id="22480" w:author="Allen Wirfs-Brock rev2" w:date="2011-07-25T15:33:00Z">
        <w:del w:id="22481" w:author="Rev 6 Allen Wirfs-Brock" w:date="2012-02-26T16:11:00Z">
          <w:r w:rsidR="006B2955" w:rsidRPr="00E77497" w:rsidDel="00514B53">
            <w:delText>or</w:delText>
          </w:r>
        </w:del>
      </w:ins>
      <w:del w:id="22482" w:author="Rev 6 Allen Wirfs-Brock" w:date="2012-02-26T16:11:00Z">
        <w:r w:rsidRPr="00E77497" w:rsidDel="00514B53">
          <w:delText xml:space="preserve">|| </w:delText>
        </w:r>
        <w:r w:rsidRPr="00E77497" w:rsidDel="00514B53">
          <w:rPr>
            <w:i/>
          </w:rPr>
          <w:delText>stmt</w:delText>
        </w:r>
        <w:r w:rsidRPr="00E77497" w:rsidDel="00514B53">
          <w:delText xml:space="preserve">.target is not in </w:delText>
        </w:r>
      </w:del>
      <w:del w:id="22483" w:author="Rev 6 Allen Wirfs-Brock" w:date="2012-02-23T18:29:00Z">
        <w:r w:rsidRPr="00E77497" w:rsidDel="001F39C4">
          <w:delText>the current label set</w:delText>
        </w:r>
      </w:del>
      <w:del w:id="22484" w:author="Rev 6 Allen Wirfs-Brock" w:date="2012-02-26T16:11:00Z">
        <w:r w:rsidRPr="00E77497" w:rsidDel="00514B53">
          <w:delText>, then</w:delText>
        </w:r>
      </w:del>
    </w:p>
    <w:p w14:paraId="3FB25F94" w14:textId="77777777" w:rsidR="004C02EF" w:rsidRPr="00E77497" w:rsidDel="00514B53" w:rsidRDefault="004C02EF" w:rsidP="00B34B48">
      <w:pPr>
        <w:pStyle w:val="Alg3"/>
        <w:numPr>
          <w:ilvl w:val="2"/>
          <w:numId w:val="123"/>
        </w:numPr>
        <w:spacing w:after="220"/>
        <w:rPr>
          <w:del w:id="22485" w:author="Rev 6 Allen Wirfs-Brock" w:date="2012-02-26T16:11:00Z"/>
        </w:rPr>
      </w:pPr>
      <w:del w:id="22486" w:author="Rev 6 Allen Wirfs-Brock" w:date="2012-02-26T16:11:00Z">
        <w:r w:rsidRPr="00E77497" w:rsidDel="00514B53">
          <w:delText xml:space="preserve">If </w:delText>
        </w:r>
        <w:r w:rsidRPr="00E77497" w:rsidDel="00514B53">
          <w:rPr>
            <w:i/>
          </w:rPr>
          <w:delText>stmt</w:delText>
        </w:r>
        <w:r w:rsidRPr="00E77497" w:rsidDel="00514B53">
          <w:delText xml:space="preserve"> is an abrupt completion, return </w:delText>
        </w:r>
        <w:r w:rsidRPr="00E77497" w:rsidDel="00514B53">
          <w:rPr>
            <w:i/>
          </w:rPr>
          <w:delText>stmt</w:delText>
        </w:r>
        <w:r w:rsidRPr="00E77497" w:rsidDel="00514B53">
          <w:delText>.</w:delText>
        </w:r>
      </w:del>
    </w:p>
    <w:p w14:paraId="39097507" w14:textId="77777777" w:rsidR="004C02EF" w:rsidRPr="00E77497" w:rsidDel="00BB04E8" w:rsidRDefault="004C02EF" w:rsidP="004C02EF">
      <w:pPr>
        <w:rPr>
          <w:del w:id="22487" w:author="Rev 6 Allen Wirfs-Brock" w:date="2012-02-26T16:45:00Z"/>
        </w:rPr>
      </w:pPr>
      <w:del w:id="22488" w:author="Rev 6 Allen Wirfs-Brock" w:date="2012-02-26T16:45:00Z">
        <w:r w:rsidRPr="00E77497" w:rsidDel="00BB04E8">
          <w:delText>The mechanics and order of enumerating the properties (step 6.a in the first algorithm, step 7.a in the second) is not specified. Properties of the object being enumerated may be deleted during enumeration. If a property that has not yet been visited during enumeration is deleted, then it will not be visited. If new properties are added to the object being enumerated during enumeration, the newly added properties are not guaranteed to be visited in the active enumeration. A property name must not be visited more than once in any enumeration.</w:delText>
        </w:r>
      </w:del>
    </w:p>
    <w:p w14:paraId="3ADB533A" w14:textId="77777777" w:rsidR="004C02EF" w:rsidRPr="00E77497" w:rsidDel="00BB04E8" w:rsidRDefault="004C02EF" w:rsidP="004C02EF">
      <w:pPr>
        <w:rPr>
          <w:del w:id="22489" w:author="Rev 6 Allen Wirfs-Brock" w:date="2012-02-26T16:45:00Z"/>
        </w:rPr>
      </w:pPr>
      <w:del w:id="22490" w:author="Rev 6 Allen Wirfs-Brock" w:date="2012-02-26T16:45:00Z">
        <w:r w:rsidRPr="00E77497" w:rsidDel="00BB04E8">
          <w:delText>Enumerating the properties of an object includes enumerating properties of its prototype, and the prototype of the prototype, and so on, recursively; but a property of a prototype is not enumerated if it is “shadowed” because some previous object in the prototype chain has a property with the same name.</w:delText>
        </w:r>
        <w:bookmarkStart w:id="22491" w:name="_Toc375031206"/>
        <w:bookmarkStart w:id="22492" w:name="_Toc381513719"/>
        <w:bookmarkStart w:id="22493" w:name="_Toc382212241"/>
        <w:bookmarkStart w:id="22494" w:name="_Toc382212783"/>
        <w:bookmarkStart w:id="22495" w:name="_Toc382291586"/>
        <w:bookmarkStart w:id="22496" w:name="_Ref382717821"/>
        <w:bookmarkStart w:id="22497" w:name="_Toc385672235"/>
        <w:bookmarkStart w:id="22498" w:name="_Toc393690339"/>
        <w:r w:rsidRPr="00E77497" w:rsidDel="00BB04E8">
          <w:delText xml:space="preserve"> The values of [[Enumerable]] attributes are not considered when determining if a property of a prototype object is shadowed by a previous object on the prototype chain.</w:delText>
        </w:r>
      </w:del>
    </w:p>
    <w:p w14:paraId="0B14AF11" w14:textId="77777777" w:rsidR="004C02EF" w:rsidRPr="00E77497" w:rsidDel="002F6D6F" w:rsidRDefault="004C02EF" w:rsidP="004C02EF">
      <w:pPr>
        <w:pStyle w:val="Note"/>
        <w:rPr>
          <w:del w:id="22499" w:author="Rev 6 Allen Wirfs-Brock" w:date="2012-02-01T13:38:00Z"/>
        </w:rPr>
      </w:pPr>
      <w:del w:id="22500" w:author="Rev 6 Allen Wirfs-Brock" w:date="2012-02-01T13:38:00Z">
        <w:r w:rsidRPr="00E77497" w:rsidDel="002F6D6F">
          <w:delText>NOTE</w:delText>
        </w:r>
        <w:r w:rsidRPr="00E77497" w:rsidDel="002F6D6F">
          <w:tab/>
          <w:delText>See NOTE 11.13.1.</w:delText>
        </w:r>
      </w:del>
    </w:p>
    <w:p w14:paraId="338CCE3B" w14:textId="77777777" w:rsidR="004C02EF" w:rsidRPr="00E77497" w:rsidRDefault="004C02EF" w:rsidP="00B43482">
      <w:pPr>
        <w:pStyle w:val="20"/>
        <w:numPr>
          <w:ilvl w:val="0"/>
          <w:numId w:val="0"/>
        </w:numPr>
      </w:pPr>
      <w:bookmarkStart w:id="22501" w:name="_Ref440445453"/>
      <w:bookmarkStart w:id="22502" w:name="_Toc472818885"/>
      <w:bookmarkStart w:id="22503" w:name="_Toc235503460"/>
      <w:bookmarkStart w:id="22504" w:name="_Toc241509235"/>
      <w:bookmarkStart w:id="22505" w:name="_Toc244416722"/>
      <w:bookmarkStart w:id="22506" w:name="_Toc276631086"/>
      <w:bookmarkStart w:id="22507" w:name="_Toc336509569"/>
      <w:r w:rsidRPr="00E77497">
        <w:t>12.7</w:t>
      </w:r>
      <w:r w:rsidRPr="00E77497">
        <w:tab/>
        <w:t xml:space="preserve">The </w:t>
      </w:r>
      <w:r w:rsidRPr="00E77497">
        <w:rPr>
          <w:rFonts w:ascii="Courier New" w:hAnsi="Courier New"/>
        </w:rPr>
        <w:t>continue</w:t>
      </w:r>
      <w:r w:rsidRPr="00E77497">
        <w:t xml:space="preserve"> Statement</w:t>
      </w:r>
      <w:bookmarkEnd w:id="22491"/>
      <w:bookmarkEnd w:id="22492"/>
      <w:bookmarkEnd w:id="22493"/>
      <w:bookmarkEnd w:id="22494"/>
      <w:bookmarkEnd w:id="22495"/>
      <w:bookmarkEnd w:id="22496"/>
      <w:bookmarkEnd w:id="22497"/>
      <w:bookmarkEnd w:id="22498"/>
      <w:bookmarkEnd w:id="22501"/>
      <w:bookmarkEnd w:id="22502"/>
      <w:bookmarkEnd w:id="22503"/>
      <w:bookmarkEnd w:id="22504"/>
      <w:bookmarkEnd w:id="22505"/>
      <w:bookmarkEnd w:id="22506"/>
      <w:bookmarkEnd w:id="22507"/>
    </w:p>
    <w:p w14:paraId="3BD089F8" w14:textId="77777777" w:rsidR="004C02EF" w:rsidRPr="00E77497" w:rsidRDefault="004C02EF" w:rsidP="004C02EF">
      <w:pPr>
        <w:pStyle w:val="Syntax"/>
      </w:pPr>
      <w:r w:rsidRPr="00E77497">
        <w:t>Syntax</w:t>
      </w:r>
    </w:p>
    <w:p w14:paraId="4A49D572" w14:textId="77777777" w:rsidR="004C02EF" w:rsidRPr="00E77497" w:rsidRDefault="004C02EF" w:rsidP="004C02EF">
      <w:pPr>
        <w:pStyle w:val="SyntaxRule"/>
      </w:pPr>
      <w:r w:rsidRPr="00E77497">
        <w:t xml:space="preserve">ContinueStatement </w:t>
      </w:r>
      <w:r w:rsidRPr="00E77497">
        <w:rPr>
          <w:rFonts w:ascii="Arial" w:hAnsi="Arial"/>
          <w:b/>
          <w:i w:val="0"/>
        </w:rPr>
        <w:t>:</w:t>
      </w:r>
    </w:p>
    <w:p w14:paraId="0D8E54E7" w14:textId="77777777" w:rsidR="004C02EF" w:rsidRPr="00E77497" w:rsidRDefault="004C02EF" w:rsidP="004C02EF">
      <w:pPr>
        <w:pStyle w:val="SyntaxDefinition"/>
      </w:pPr>
      <w:r w:rsidRPr="00E77497">
        <w:rPr>
          <w:rFonts w:ascii="Courier New" w:hAnsi="Courier New"/>
          <w:b/>
          <w:i w:val="0"/>
        </w:rPr>
        <w:t>continue ;</w:t>
      </w:r>
      <w:r w:rsidRPr="00E77497">
        <w:rPr>
          <w:rFonts w:ascii="Courier New" w:hAnsi="Courier New"/>
          <w:b/>
          <w:i w:val="0"/>
        </w:rPr>
        <w:br/>
        <w:t xml:space="preserve">continue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E77497">
        <w:t xml:space="preserve"> Identifier</w:t>
      </w:r>
      <w:r w:rsidRPr="00E77497">
        <w:rPr>
          <w:rFonts w:ascii="Courier New" w:hAnsi="Courier New"/>
          <w:b/>
          <w:i w:val="0"/>
        </w:rPr>
        <w:t>;</w:t>
      </w:r>
    </w:p>
    <w:p w14:paraId="285BD745" w14:textId="77777777" w:rsidR="00726A32" w:rsidRPr="00E77497" w:rsidRDefault="00726A32" w:rsidP="00726A32">
      <w:pPr>
        <w:pStyle w:val="40"/>
        <w:numPr>
          <w:ilvl w:val="0"/>
          <w:numId w:val="0"/>
        </w:numPr>
        <w:rPr>
          <w:ins w:id="22508" w:author="Rev 6 Allen Wirfs-Brock" w:date="2012-02-18T13:17:00Z"/>
        </w:rPr>
      </w:pPr>
      <w:ins w:id="22509" w:author="Rev 6 Allen Wirfs-Brock" w:date="2012-02-18T13:17:00Z">
        <w:r w:rsidRPr="00E77497">
          <w:t>Static Semantics</w:t>
        </w:r>
      </w:ins>
    </w:p>
    <w:p w14:paraId="665E3221" w14:textId="77777777" w:rsidR="00726A32" w:rsidRPr="00E77497" w:rsidRDefault="00726A32" w:rsidP="00726A32">
      <w:pPr>
        <w:rPr>
          <w:ins w:id="22510" w:author="Rev 6 Allen Wirfs-Brock" w:date="2012-02-18T13:17:00Z"/>
          <w:rFonts w:ascii="Helvetica" w:hAnsi="Helvetica"/>
          <w:b/>
        </w:rPr>
      </w:pPr>
      <w:ins w:id="22511" w:author="Rev 6 Allen Wirfs-Brock" w:date="2012-02-18T13:17:00Z">
        <w:r w:rsidRPr="00E77497">
          <w:rPr>
            <w:rFonts w:ascii="Helvetica" w:hAnsi="Helvetica"/>
            <w:b/>
          </w:rPr>
          <w:t>Static Semantics:  Early Errors</w:t>
        </w:r>
      </w:ins>
    </w:p>
    <w:p w14:paraId="46B60171" w14:textId="77777777" w:rsidR="004C02EF" w:rsidRPr="00E77497" w:rsidDel="00726A32" w:rsidRDefault="004C02EF" w:rsidP="004C02EF">
      <w:pPr>
        <w:pStyle w:val="Syntax"/>
        <w:rPr>
          <w:del w:id="22512" w:author="Rev 6 Allen Wirfs-Brock" w:date="2012-02-18T13:17:00Z"/>
        </w:rPr>
      </w:pPr>
      <w:del w:id="22513" w:author="Rev 6 Allen Wirfs-Brock" w:date="2012-02-18T13:17:00Z">
        <w:r w:rsidRPr="00E77497" w:rsidDel="00726A32">
          <w:delText>Semantics</w:delText>
        </w:r>
      </w:del>
    </w:p>
    <w:p w14:paraId="4F6223A4" w14:textId="77777777" w:rsidR="00726A32" w:rsidRPr="0035100D" w:rsidRDefault="00726A32" w:rsidP="00726A32">
      <w:pPr>
        <w:rPr>
          <w:ins w:id="22514" w:author="Rev 6 Allen Wirfs-Brock" w:date="2012-02-18T13:22:00Z"/>
        </w:rPr>
      </w:pPr>
      <w:ins w:id="22515" w:author="Rev 6 Allen Wirfs-Brock" w:date="2012-02-18T13:23:00Z">
        <w:r>
          <w:rPr>
            <w:rFonts w:ascii="Times New Roman" w:hAnsi="Times New Roman"/>
            <w:i/>
          </w:rPr>
          <w:t>ContinueStatement</w:t>
        </w:r>
      </w:ins>
      <w:ins w:id="22516" w:author="Rev 6 Allen Wirfs-Brock" w:date="2012-02-18T13:22:00Z">
        <w:r w:rsidRPr="00675B74">
          <w:rPr>
            <w:rFonts w:ascii="Times New Roman" w:hAnsi="Times New Roman"/>
            <w:i/>
          </w:rPr>
          <w:t xml:space="preserve"> </w:t>
        </w:r>
        <w:r w:rsidRPr="00E77497">
          <w:rPr>
            <w:b/>
          </w:rPr>
          <w:t>:</w:t>
        </w:r>
        <w:r w:rsidRPr="00E77497">
          <w:rPr>
            <w:rFonts w:ascii="Times New Roman" w:hAnsi="Times New Roman"/>
            <w:i/>
          </w:rPr>
          <w:t xml:space="preserve"> </w:t>
        </w:r>
      </w:ins>
      <w:ins w:id="22517" w:author="Rev 6 Allen Wirfs-Brock" w:date="2012-02-18T13:23:00Z">
        <w:r w:rsidRPr="0035100D">
          <w:rPr>
            <w:rFonts w:ascii="Courier New" w:hAnsi="Courier New"/>
            <w:b/>
          </w:rPr>
          <w:t>continue ;</w:t>
        </w:r>
      </w:ins>
      <w:ins w:id="22518" w:author="Rev 6 Allen Wirfs-Brock" w:date="2012-02-18T13:22:00Z">
        <w:r w:rsidRPr="0035100D">
          <w:t xml:space="preserve"> </w:t>
        </w:r>
      </w:ins>
    </w:p>
    <w:p w14:paraId="02FE3162" w14:textId="77777777" w:rsidR="004C02EF" w:rsidRPr="006A2C4B" w:rsidDel="00726A32" w:rsidRDefault="004C02EF" w:rsidP="004C02EF">
      <w:pPr>
        <w:rPr>
          <w:del w:id="22519" w:author="Rev 6 Allen Wirfs-Brock" w:date="2012-02-18T13:22:00Z"/>
          <w:rFonts w:cs="Arial"/>
        </w:rPr>
      </w:pPr>
      <w:del w:id="22520" w:author="Rev 6 Allen Wirfs-Brock" w:date="2012-02-18T13:22:00Z">
        <w:r w:rsidRPr="006A2C4B" w:rsidDel="00726A32">
          <w:rPr>
            <w:rFonts w:cs="Arial"/>
          </w:rPr>
          <w:delText>A program is considered syntactically incorrect if either of the following is true:</w:delText>
        </w:r>
        <w:bookmarkStart w:id="22521" w:name="_Toc382212784"/>
      </w:del>
    </w:p>
    <w:p w14:paraId="6CB9382B" w14:textId="77777777" w:rsidR="004C02EF" w:rsidRPr="00E77497" w:rsidRDefault="00726A32" w:rsidP="004C02EF">
      <w:pPr>
        <w:pStyle w:val="Bullet2Notlast"/>
        <w:numPr>
          <w:ilvl w:val="0"/>
          <w:numId w:val="26"/>
        </w:numPr>
        <w:ind w:left="1080"/>
        <w:rPr>
          <w:rFonts w:ascii="Arial" w:hAnsi="Arial"/>
        </w:rPr>
      </w:pPr>
      <w:ins w:id="22522" w:author="Rev 6 Allen Wirfs-Brock" w:date="2012-02-18T13:18:00Z">
        <w:r w:rsidRPr="0035100D">
          <w:rPr>
            <w:rFonts w:ascii="Arial" w:hAnsi="Arial" w:cs="Arial"/>
          </w:rPr>
          <w:t>It is a Syntax Error if</w:t>
        </w:r>
        <w:r w:rsidRPr="006B6D0A">
          <w:t xml:space="preserve"> </w:t>
        </w:r>
      </w:ins>
      <w:del w:id="22523" w:author="Rev 6 Allen Wirfs-Brock" w:date="2012-02-18T13:18:00Z">
        <w:r w:rsidR="004C02EF" w:rsidRPr="00E77497" w:rsidDel="00726A32">
          <w:rPr>
            <w:rFonts w:ascii="Arial" w:hAnsi="Arial"/>
          </w:rPr>
          <w:delText xml:space="preserve">The </w:delText>
        </w:r>
      </w:del>
      <w:del w:id="22524" w:author="Rev 6 Allen Wirfs-Brock" w:date="2012-02-18T13:24:00Z">
        <w:r w:rsidR="004C02EF" w:rsidRPr="00E77497" w:rsidDel="00726A32">
          <w:rPr>
            <w:rFonts w:ascii="Arial" w:hAnsi="Arial"/>
          </w:rPr>
          <w:delText xml:space="preserve">program contains a </w:delText>
        </w:r>
        <w:r w:rsidR="004C02EF" w:rsidRPr="00E77497" w:rsidDel="00726A32">
          <w:rPr>
            <w:rFonts w:ascii="Courier New" w:hAnsi="Courier New"/>
            <w:b/>
          </w:rPr>
          <w:delText>continue</w:delText>
        </w:r>
        <w:r w:rsidR="004C02EF" w:rsidRPr="00E77497" w:rsidDel="00726A32">
          <w:rPr>
            <w:rFonts w:ascii="Arial" w:hAnsi="Arial"/>
          </w:rPr>
          <w:delText xml:space="preserve"> statement without the optional </w:delText>
        </w:r>
        <w:r w:rsidR="004C02EF" w:rsidRPr="00E77497" w:rsidDel="00726A32">
          <w:rPr>
            <w:i/>
          </w:rPr>
          <w:delText>Identifier</w:delText>
        </w:r>
        <w:r w:rsidR="004C02EF" w:rsidRPr="00E77497" w:rsidDel="00726A32">
          <w:rPr>
            <w:rFonts w:ascii="Arial" w:hAnsi="Arial"/>
          </w:rPr>
          <w:delText>, which</w:delText>
        </w:r>
      </w:del>
      <w:ins w:id="22525" w:author="Rev 6 Allen Wirfs-Brock" w:date="2012-02-18T13:24:00Z">
        <w:r>
          <w:rPr>
            <w:rFonts w:ascii="Arial" w:hAnsi="Arial"/>
          </w:rPr>
          <w:t>this production</w:t>
        </w:r>
      </w:ins>
      <w:r w:rsidR="004C02EF" w:rsidRPr="00E77497">
        <w:rPr>
          <w:rFonts w:ascii="Arial" w:hAnsi="Arial"/>
        </w:rPr>
        <w:t xml:space="preserve"> is not nested, directly or indirectly (but not crossing function boundaries), within an </w:t>
      </w:r>
      <w:r w:rsidR="004C02EF" w:rsidRPr="00E77497">
        <w:rPr>
          <w:i/>
        </w:rPr>
        <w:t>IterationStatement</w:t>
      </w:r>
      <w:r w:rsidR="004C02EF" w:rsidRPr="00E77497">
        <w:rPr>
          <w:rFonts w:ascii="Arial" w:hAnsi="Arial"/>
        </w:rPr>
        <w:t>.</w:t>
      </w:r>
    </w:p>
    <w:p w14:paraId="18ACB2FA" w14:textId="77777777" w:rsidR="0035100D" w:rsidRPr="00E77497" w:rsidRDefault="0035100D" w:rsidP="0035100D">
      <w:pPr>
        <w:rPr>
          <w:ins w:id="22526" w:author="Rev 6 Allen Wirfs-Brock" w:date="2012-02-18T13:26:00Z"/>
        </w:rPr>
      </w:pPr>
      <w:ins w:id="22527" w:author="Rev 6 Allen Wirfs-Brock" w:date="2012-02-18T13:26:00Z">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35100D">
          <w:rPr>
            <w:rFonts w:ascii="Courier New" w:hAnsi="Courier New"/>
            <w:b/>
          </w:rPr>
          <w:t>;</w:t>
        </w:r>
        <w:r w:rsidRPr="00E77497">
          <w:t xml:space="preserve"> </w:t>
        </w:r>
      </w:ins>
    </w:p>
    <w:p w14:paraId="345AD3D9" w14:textId="77777777" w:rsidR="004C02EF" w:rsidRPr="00E77497" w:rsidRDefault="0035100D" w:rsidP="004C02EF">
      <w:pPr>
        <w:pStyle w:val="Bullet2Last"/>
        <w:numPr>
          <w:ilvl w:val="0"/>
          <w:numId w:val="26"/>
        </w:numPr>
        <w:ind w:left="1080"/>
        <w:rPr>
          <w:rFonts w:ascii="Arial" w:hAnsi="Arial"/>
        </w:rPr>
      </w:pPr>
      <w:ins w:id="22528" w:author="Rev 6 Allen Wirfs-Brock" w:date="2012-02-18T13:29:00Z">
        <w:r w:rsidRPr="0035100D">
          <w:rPr>
            <w:rFonts w:ascii="Arial" w:hAnsi="Arial" w:cs="Arial"/>
          </w:rPr>
          <w:t>It is a Syntax Error if</w:t>
        </w:r>
      </w:ins>
      <w:del w:id="22529" w:author="Rev 6 Allen Wirfs-Brock" w:date="2012-02-18T13:29:00Z">
        <w:r w:rsidR="004C02EF" w:rsidRPr="00E77497" w:rsidDel="0035100D">
          <w:rPr>
            <w:rFonts w:ascii="Arial" w:hAnsi="Arial"/>
          </w:rPr>
          <w:delText xml:space="preserve">The program contains a </w:delText>
        </w:r>
        <w:r w:rsidR="004C02EF" w:rsidRPr="00E77497" w:rsidDel="0035100D">
          <w:rPr>
            <w:rFonts w:ascii="Courier New" w:hAnsi="Courier New"/>
            <w:b/>
          </w:rPr>
          <w:delText>continue</w:delText>
        </w:r>
        <w:r w:rsidR="004C02EF" w:rsidRPr="00E77497" w:rsidDel="0035100D">
          <w:rPr>
            <w:rFonts w:ascii="Arial" w:hAnsi="Arial"/>
          </w:rPr>
          <w:delText xml:space="preserve"> statement with the optional </w:delText>
        </w:r>
        <w:r w:rsidR="004C02EF" w:rsidRPr="00E77497" w:rsidDel="0035100D">
          <w:rPr>
            <w:i/>
          </w:rPr>
          <w:delText>Identifier</w:delText>
        </w:r>
        <w:r w:rsidR="004C02EF" w:rsidRPr="00E77497" w:rsidDel="0035100D">
          <w:rPr>
            <w:rFonts w:ascii="Arial" w:hAnsi="Arial"/>
          </w:rPr>
          <w:delText>, where</w:delText>
        </w:r>
      </w:del>
      <w:r w:rsidR="004C02EF" w:rsidRPr="00E77497">
        <w:rPr>
          <w:rFonts w:ascii="Arial" w:hAnsi="Arial"/>
        </w:rPr>
        <w:t xml:space="preserve"> </w:t>
      </w:r>
      <w:r w:rsidR="004C02EF" w:rsidRPr="00E77497">
        <w:rPr>
          <w:i/>
        </w:rPr>
        <w:t>Identifier</w:t>
      </w:r>
      <w:r w:rsidR="004C02EF" w:rsidRPr="00E77497">
        <w:rPr>
          <w:rFonts w:ascii="Arial" w:hAnsi="Arial"/>
        </w:rPr>
        <w:t xml:space="preserve"> does not appear in the </w:t>
      </w:r>
      <w:ins w:id="22530" w:author="Rev 6 Allen Wirfs-Brock" w:date="2012-02-24T09:17:00Z">
        <w:r w:rsidR="00097080" w:rsidRPr="00451D9D">
          <w:rPr>
            <w:i/>
          </w:rPr>
          <w:t>CurrentLabelSet</w:t>
        </w:r>
      </w:ins>
      <w:del w:id="22531" w:author="Rev 6 Allen Wirfs-Brock" w:date="2012-02-24T09:17:00Z">
        <w:r w:rsidR="004C02EF" w:rsidRPr="00E77497" w:rsidDel="00097080">
          <w:rPr>
            <w:rFonts w:ascii="Arial" w:hAnsi="Arial"/>
          </w:rPr>
          <w:delText>label set</w:delText>
        </w:r>
      </w:del>
      <w:r w:rsidR="004C02EF" w:rsidRPr="00E77497">
        <w:rPr>
          <w:rFonts w:ascii="Arial" w:hAnsi="Arial"/>
        </w:rPr>
        <w:t xml:space="preserve"> of an enclosing (but not crossing function boundaries) </w:t>
      </w:r>
      <w:r w:rsidR="004C02EF" w:rsidRPr="00E77497">
        <w:rPr>
          <w:i/>
        </w:rPr>
        <w:t>IterationStatement</w:t>
      </w:r>
      <w:r w:rsidR="004C02EF" w:rsidRPr="00E77497">
        <w:rPr>
          <w:rFonts w:ascii="Arial" w:hAnsi="Arial"/>
        </w:rPr>
        <w:t>.</w:t>
      </w:r>
    </w:p>
    <w:p w14:paraId="1B7DFA0F" w14:textId="77777777" w:rsidR="0035100D" w:rsidRPr="00E77497" w:rsidRDefault="0035100D" w:rsidP="0035100D">
      <w:pPr>
        <w:pStyle w:val="40"/>
        <w:numPr>
          <w:ilvl w:val="0"/>
          <w:numId w:val="0"/>
        </w:numPr>
        <w:rPr>
          <w:ins w:id="22532" w:author="Rev 6 Allen Wirfs-Brock" w:date="2012-02-18T13:31:00Z"/>
        </w:rPr>
      </w:pPr>
      <w:ins w:id="22533" w:author="Rev 6 Allen Wirfs-Brock" w:date="2012-02-18T13:31:00Z">
        <w:r w:rsidRPr="00E77497">
          <w:t>Runtime Semantics</w:t>
        </w:r>
      </w:ins>
    </w:p>
    <w:p w14:paraId="4AEEDD34" w14:textId="77777777" w:rsidR="00726A32" w:rsidRPr="00E77497" w:rsidRDefault="00726A32" w:rsidP="00726A32">
      <w:pPr>
        <w:keepNext/>
        <w:rPr>
          <w:ins w:id="22534" w:author="Rev 6 Allen Wirfs-Brock" w:date="2012-02-18T13:16:00Z"/>
          <w:rFonts w:ascii="Helvetica" w:hAnsi="Helvetica"/>
          <w:b/>
        </w:rPr>
      </w:pPr>
      <w:ins w:id="22535" w:author="Rev 6 Allen Wirfs-Brock" w:date="2012-02-18T13:16:00Z">
        <w:r w:rsidRPr="00E77497">
          <w:rPr>
            <w:rFonts w:ascii="Helvetica" w:hAnsi="Helvetica"/>
            <w:b/>
          </w:rPr>
          <w:t xml:space="preserve">Runtime Semantics: </w:t>
        </w:r>
        <w:r w:rsidRPr="00E77497">
          <w:rPr>
            <w:rFonts w:ascii="Helvetica" w:hAnsi="Helvetica"/>
            <w:b/>
            <w:spacing w:val="6"/>
          </w:rPr>
          <w:t>Evaluation</w:t>
        </w:r>
      </w:ins>
    </w:p>
    <w:p w14:paraId="48A8DFDE" w14:textId="77777777" w:rsidR="0035100D" w:rsidRPr="00E77497" w:rsidRDefault="0035100D" w:rsidP="0035100D">
      <w:pPr>
        <w:rPr>
          <w:ins w:id="22536" w:author="Rev 6 Allen Wirfs-Brock" w:date="2012-02-18T13:30:00Z"/>
        </w:rPr>
      </w:pPr>
      <w:ins w:id="22537" w:author="Rev 6 Allen Wirfs-Brock" w:date="2012-02-18T13:30:00Z">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 ;</w:t>
        </w:r>
        <w:r w:rsidRPr="00E77497">
          <w:t xml:space="preserve"> </w:t>
        </w:r>
      </w:ins>
    </w:p>
    <w:p w14:paraId="11A12889" w14:textId="77777777" w:rsidR="004C02EF" w:rsidRPr="00E77497" w:rsidDel="0035100D" w:rsidRDefault="004C02EF" w:rsidP="004C02EF">
      <w:pPr>
        <w:rPr>
          <w:del w:id="22538" w:author="Rev 6 Allen Wirfs-Brock" w:date="2012-02-18T13:30:00Z"/>
        </w:rPr>
      </w:pPr>
      <w:del w:id="22539" w:author="Rev 6 Allen Wirfs-Brock" w:date="2012-02-18T13:30:00Z">
        <w:r w:rsidRPr="00E77497" w:rsidDel="0035100D">
          <w:delText xml:space="preserve">A </w:delText>
        </w:r>
        <w:r w:rsidRPr="00E77497" w:rsidDel="0035100D">
          <w:rPr>
            <w:rFonts w:ascii="Times New Roman" w:hAnsi="Times New Roman"/>
            <w:i/>
          </w:rPr>
          <w:delText>ContinueStatement</w:delText>
        </w:r>
        <w:r w:rsidRPr="00E77497" w:rsidDel="0035100D">
          <w:delText xml:space="preserve"> without an </w:delText>
        </w:r>
        <w:r w:rsidRPr="00E77497" w:rsidDel="0035100D">
          <w:rPr>
            <w:rFonts w:ascii="Times New Roman" w:hAnsi="Times New Roman"/>
            <w:i/>
          </w:rPr>
          <w:delText>Identifier</w:delText>
        </w:r>
        <w:r w:rsidRPr="00E77497" w:rsidDel="0035100D">
          <w:delText xml:space="preserve"> is evaluated as follows:</w:delText>
        </w:r>
      </w:del>
    </w:p>
    <w:p w14:paraId="6E9CBDEC" w14:textId="77777777" w:rsidR="004C02EF" w:rsidRPr="00E77497" w:rsidRDefault="004C02EF" w:rsidP="00B34B48">
      <w:pPr>
        <w:pStyle w:val="Alg2"/>
        <w:numPr>
          <w:ilvl w:val="0"/>
          <w:numId w:val="124"/>
        </w:numPr>
        <w:spacing w:after="220"/>
      </w:pPr>
      <w:r w:rsidRPr="00E77497">
        <w:t xml:space="preserve">Return </w:t>
      </w:r>
      <w:ins w:id="22540" w:author="Rev 6 Allen Wirfs-Brock" w:date="2012-02-18T13:05:00Z">
        <w:r w:rsidR="00675312">
          <w:t xml:space="preserve">Completion {[[type]]: </w:t>
        </w:r>
      </w:ins>
      <w:del w:id="22541" w:author="Rev 6 Allen Wirfs-Brock" w:date="2012-02-18T13:05:00Z">
        <w:r w:rsidRPr="00E77497" w:rsidDel="00675312">
          <w:delText>(</w:delText>
        </w:r>
      </w:del>
      <w:r w:rsidRPr="00E77497">
        <w:rPr>
          <w:rFonts w:ascii="Arial" w:hAnsi="Arial" w:cs="Arial"/>
        </w:rPr>
        <w:t>continue</w:t>
      </w:r>
      <w:r w:rsidRPr="00E77497">
        <w:t xml:space="preserve">, </w:t>
      </w:r>
      <w:ins w:id="22542" w:author="Rev 6 Allen Wirfs-Brock" w:date="2012-02-18T13:07:00Z">
        <w:r w:rsidR="00675312">
          <w:t xml:space="preserve">[[value]]: </w:t>
        </w:r>
      </w:ins>
      <w:r w:rsidRPr="00E77497">
        <w:rPr>
          <w:rFonts w:ascii="Arial" w:hAnsi="Arial" w:cs="Arial"/>
        </w:rPr>
        <w:t>empty</w:t>
      </w:r>
      <w:r w:rsidRPr="00E77497">
        <w:t xml:space="preserve">, </w:t>
      </w:r>
      <w:ins w:id="22543" w:author="Rev 6 Allen Wirfs-Brock" w:date="2012-02-18T13:07:00Z">
        <w:r w:rsidR="00675312">
          <w:t xml:space="preserve">[[target]]: </w:t>
        </w:r>
      </w:ins>
      <w:r w:rsidRPr="00E77497">
        <w:rPr>
          <w:rFonts w:ascii="Arial" w:hAnsi="Arial" w:cs="Arial"/>
        </w:rPr>
        <w:t>empty</w:t>
      </w:r>
      <w:del w:id="22544" w:author="Rev 6 Allen Wirfs-Brock" w:date="2012-02-18T13:07:00Z">
        <w:r w:rsidRPr="00E77497" w:rsidDel="00675312">
          <w:delText>).</w:delText>
        </w:r>
      </w:del>
      <w:ins w:id="22545" w:author="Rev 6 Allen Wirfs-Brock" w:date="2012-02-18T13:07:00Z">
        <w:r w:rsidR="00675312">
          <w:t>}</w:t>
        </w:r>
        <w:r w:rsidR="00675312" w:rsidRPr="00E77497">
          <w:t>.</w:t>
        </w:r>
      </w:ins>
    </w:p>
    <w:p w14:paraId="0E2F02BE" w14:textId="77777777" w:rsidR="0035100D" w:rsidRPr="00E77497" w:rsidRDefault="0035100D" w:rsidP="0035100D">
      <w:pPr>
        <w:rPr>
          <w:ins w:id="22546" w:author="Rev 6 Allen Wirfs-Brock" w:date="2012-02-18T13:30:00Z"/>
        </w:rPr>
      </w:pPr>
      <w:ins w:id="22547" w:author="Rev 6 Allen Wirfs-Brock" w:date="2012-02-18T13:30:00Z">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35100D">
          <w:rPr>
            <w:rFonts w:ascii="Courier New" w:hAnsi="Courier New"/>
            <w:b/>
          </w:rPr>
          <w:t>;</w:t>
        </w:r>
        <w:r w:rsidRPr="00E77497">
          <w:t xml:space="preserve"> </w:t>
        </w:r>
      </w:ins>
    </w:p>
    <w:p w14:paraId="3C88FE2D" w14:textId="77777777" w:rsidR="004C02EF" w:rsidRPr="00E77497" w:rsidDel="0035100D" w:rsidRDefault="004C02EF" w:rsidP="004C02EF">
      <w:pPr>
        <w:rPr>
          <w:del w:id="22548" w:author="Rev 6 Allen Wirfs-Brock" w:date="2012-02-18T13:30:00Z"/>
          <w:rFonts w:ascii="Times New Roman" w:hAnsi="Times New Roman"/>
        </w:rPr>
      </w:pPr>
      <w:del w:id="22549" w:author="Rev 6 Allen Wirfs-Brock" w:date="2012-02-18T13:30:00Z">
        <w:r w:rsidRPr="00E77497" w:rsidDel="0035100D">
          <w:delText xml:space="preserve">A </w:delText>
        </w:r>
        <w:r w:rsidRPr="00E77497" w:rsidDel="0035100D">
          <w:rPr>
            <w:rFonts w:ascii="Times New Roman" w:hAnsi="Times New Roman"/>
            <w:i/>
          </w:rPr>
          <w:delText>ContinueStatement</w:delText>
        </w:r>
        <w:r w:rsidRPr="00E77497" w:rsidDel="0035100D">
          <w:delText xml:space="preserve"> with the optional </w:delText>
        </w:r>
        <w:r w:rsidRPr="00E77497" w:rsidDel="0035100D">
          <w:rPr>
            <w:rFonts w:ascii="Times New Roman" w:hAnsi="Times New Roman"/>
            <w:i/>
          </w:rPr>
          <w:delText>Identifier</w:delText>
        </w:r>
        <w:r w:rsidRPr="00E77497" w:rsidDel="0035100D">
          <w:delText xml:space="preserve"> is evaluated as follows:</w:delText>
        </w:r>
      </w:del>
    </w:p>
    <w:p w14:paraId="6E8BE54D" w14:textId="77777777" w:rsidR="004C02EF" w:rsidRPr="00E77497" w:rsidRDefault="004C02EF" w:rsidP="00B34B48">
      <w:pPr>
        <w:pStyle w:val="Alg2"/>
        <w:numPr>
          <w:ilvl w:val="0"/>
          <w:numId w:val="125"/>
        </w:numPr>
        <w:spacing w:after="220"/>
        <w:rPr>
          <w:rFonts w:ascii="Arial" w:hAnsi="Arial"/>
        </w:rPr>
      </w:pPr>
      <w:r w:rsidRPr="00E77497">
        <w:t xml:space="preserve">Return </w:t>
      </w:r>
      <w:ins w:id="22550" w:author="Rev 6 Allen Wirfs-Brock" w:date="2012-02-18T13:05:00Z">
        <w:r w:rsidR="00675312">
          <w:t xml:space="preserve">Completion {[[type]]: </w:t>
        </w:r>
      </w:ins>
      <w:del w:id="22551" w:author="Rev 6 Allen Wirfs-Brock" w:date="2012-02-18T13:05:00Z">
        <w:r w:rsidRPr="00E77497" w:rsidDel="00675312">
          <w:delText>(</w:delText>
        </w:r>
      </w:del>
      <w:r w:rsidRPr="00E77497">
        <w:rPr>
          <w:rFonts w:ascii="Arial" w:hAnsi="Arial" w:cs="Arial"/>
        </w:rPr>
        <w:t>continue</w:t>
      </w:r>
      <w:r w:rsidRPr="00E77497">
        <w:t xml:space="preserve">, </w:t>
      </w:r>
      <w:ins w:id="22552" w:author="Rev 6 Allen Wirfs-Brock" w:date="2012-02-18T13:06:00Z">
        <w:r w:rsidR="00675312">
          <w:t xml:space="preserve">[[value]]: </w:t>
        </w:r>
      </w:ins>
      <w:r w:rsidRPr="00E77497">
        <w:rPr>
          <w:rFonts w:ascii="Arial" w:hAnsi="Arial"/>
        </w:rPr>
        <w:t>empty</w:t>
      </w:r>
      <w:r w:rsidRPr="00E77497">
        <w:t>,</w:t>
      </w:r>
      <w:r w:rsidRPr="00E77497">
        <w:rPr>
          <w:rFonts w:ascii="Arial" w:hAnsi="Arial"/>
        </w:rPr>
        <w:t xml:space="preserve"> </w:t>
      </w:r>
      <w:ins w:id="22553" w:author="Rev 6 Allen Wirfs-Brock" w:date="2012-02-18T13:07:00Z">
        <w:r w:rsidR="00675312">
          <w:t xml:space="preserve">[[target]]: </w:t>
        </w:r>
      </w:ins>
      <w:r w:rsidRPr="00E77497">
        <w:rPr>
          <w:i/>
        </w:rPr>
        <w:t>Identifier</w:t>
      </w:r>
      <w:del w:id="22554" w:author="Rev 6 Allen Wirfs-Brock" w:date="2012-02-18T13:07:00Z">
        <w:r w:rsidRPr="00E77497" w:rsidDel="00675312">
          <w:delText>).</w:delText>
        </w:r>
      </w:del>
      <w:ins w:id="22555" w:author="Rev 6 Allen Wirfs-Brock" w:date="2012-02-18T13:07:00Z">
        <w:r w:rsidR="00675312">
          <w:t>}</w:t>
        </w:r>
        <w:r w:rsidR="00675312" w:rsidRPr="00E77497">
          <w:t>.</w:t>
        </w:r>
      </w:ins>
    </w:p>
    <w:p w14:paraId="07E8BCD4" w14:textId="77777777" w:rsidR="004C02EF" w:rsidRPr="00E77497" w:rsidRDefault="004C02EF" w:rsidP="00B43482">
      <w:pPr>
        <w:pStyle w:val="20"/>
        <w:numPr>
          <w:ilvl w:val="0"/>
          <w:numId w:val="0"/>
        </w:numPr>
      </w:pPr>
      <w:bookmarkStart w:id="22556" w:name="_Toc375031207"/>
      <w:bookmarkStart w:id="22557" w:name="_Toc381513720"/>
      <w:bookmarkStart w:id="22558" w:name="_Toc382212242"/>
      <w:bookmarkStart w:id="22559" w:name="_Toc382212785"/>
      <w:bookmarkStart w:id="22560" w:name="_Toc382291587"/>
      <w:bookmarkStart w:id="22561" w:name="_Ref382717823"/>
      <w:bookmarkStart w:id="22562" w:name="_Toc385672236"/>
      <w:bookmarkStart w:id="22563" w:name="_Toc393690340"/>
      <w:bookmarkStart w:id="22564" w:name="_Ref440445472"/>
      <w:bookmarkStart w:id="22565" w:name="_Toc472818886"/>
      <w:bookmarkStart w:id="22566" w:name="_Toc235503461"/>
      <w:bookmarkStart w:id="22567" w:name="_Toc241509236"/>
      <w:bookmarkStart w:id="22568" w:name="_Toc244416723"/>
      <w:bookmarkStart w:id="22569" w:name="_Toc276631087"/>
      <w:bookmarkStart w:id="22570" w:name="_Toc336509570"/>
      <w:bookmarkEnd w:id="22521"/>
      <w:r w:rsidRPr="00E77497">
        <w:t>12.8</w:t>
      </w:r>
      <w:r w:rsidRPr="00E77497">
        <w:tab/>
        <w:t xml:space="preserve">The </w:t>
      </w:r>
      <w:r w:rsidRPr="00E77497">
        <w:rPr>
          <w:rFonts w:ascii="Courier New" w:hAnsi="Courier New"/>
        </w:rPr>
        <w:t>break</w:t>
      </w:r>
      <w:r w:rsidRPr="00E77497">
        <w:t xml:space="preserve"> Statemen</w:t>
      </w:r>
      <w:bookmarkEnd w:id="22556"/>
      <w:bookmarkEnd w:id="22557"/>
      <w:bookmarkEnd w:id="22558"/>
      <w:bookmarkEnd w:id="22559"/>
      <w:bookmarkEnd w:id="22560"/>
      <w:bookmarkEnd w:id="22561"/>
      <w:bookmarkEnd w:id="22562"/>
      <w:bookmarkEnd w:id="22563"/>
      <w:r w:rsidRPr="00E77497">
        <w:t>t</w:t>
      </w:r>
      <w:bookmarkEnd w:id="22564"/>
      <w:bookmarkEnd w:id="22565"/>
      <w:bookmarkEnd w:id="22566"/>
      <w:bookmarkEnd w:id="22567"/>
      <w:bookmarkEnd w:id="22568"/>
      <w:bookmarkEnd w:id="22569"/>
      <w:bookmarkEnd w:id="22570"/>
    </w:p>
    <w:p w14:paraId="06A0BC41" w14:textId="77777777" w:rsidR="004C02EF" w:rsidRPr="00E77497" w:rsidRDefault="004C02EF" w:rsidP="004C02EF">
      <w:pPr>
        <w:pStyle w:val="Syntax"/>
      </w:pPr>
      <w:r w:rsidRPr="00E77497">
        <w:t>Syntax</w:t>
      </w:r>
    </w:p>
    <w:p w14:paraId="5F62B5AB" w14:textId="77777777" w:rsidR="004C02EF" w:rsidRPr="00E77497" w:rsidRDefault="004C02EF" w:rsidP="004C02EF">
      <w:pPr>
        <w:pStyle w:val="SyntaxRule"/>
      </w:pPr>
      <w:r w:rsidRPr="00E77497">
        <w:t xml:space="preserve">BreakStatement </w:t>
      </w:r>
      <w:r w:rsidRPr="00E77497">
        <w:rPr>
          <w:rFonts w:ascii="Arial" w:hAnsi="Arial"/>
          <w:b/>
          <w:i w:val="0"/>
        </w:rPr>
        <w:t>:</w:t>
      </w:r>
    </w:p>
    <w:p w14:paraId="68E059D4" w14:textId="77777777" w:rsidR="004C02EF" w:rsidRPr="00E77497" w:rsidRDefault="004C02EF" w:rsidP="004C02EF">
      <w:pPr>
        <w:pStyle w:val="SyntaxDefinition"/>
      </w:pPr>
      <w:r w:rsidRPr="00E77497">
        <w:rPr>
          <w:rFonts w:ascii="Courier New" w:hAnsi="Courier New"/>
          <w:b/>
          <w:i w:val="0"/>
        </w:rPr>
        <w:t>break ;</w:t>
      </w:r>
      <w:r w:rsidRPr="00E77497">
        <w:rPr>
          <w:rFonts w:ascii="Courier New" w:hAnsi="Courier New"/>
          <w:b/>
          <w:i w:val="0"/>
        </w:rPr>
        <w:br/>
        <w:t>break</w:t>
      </w:r>
      <w:r w:rsidRPr="00E77497">
        <w:rPr>
          <w:b/>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r w:rsidRPr="00E77497">
        <w:t xml:space="preserve">Identifier </w:t>
      </w:r>
      <w:r w:rsidRPr="00E77497">
        <w:rPr>
          <w:rFonts w:ascii="Courier New" w:hAnsi="Courier New"/>
          <w:b/>
          <w:i w:val="0"/>
        </w:rPr>
        <w:t>;</w:t>
      </w:r>
    </w:p>
    <w:p w14:paraId="01E30BC3" w14:textId="77777777" w:rsidR="0035100D" w:rsidRPr="00E77497" w:rsidRDefault="0035100D" w:rsidP="0035100D">
      <w:pPr>
        <w:pStyle w:val="40"/>
        <w:numPr>
          <w:ilvl w:val="0"/>
          <w:numId w:val="0"/>
        </w:numPr>
        <w:rPr>
          <w:ins w:id="22571" w:author="Rev 6 Allen Wirfs-Brock" w:date="2012-02-18T13:31:00Z"/>
        </w:rPr>
      </w:pPr>
      <w:ins w:id="22572" w:author="Rev 6 Allen Wirfs-Brock" w:date="2012-02-18T13:31:00Z">
        <w:r w:rsidRPr="00E77497">
          <w:t>Static Semantics</w:t>
        </w:r>
      </w:ins>
    </w:p>
    <w:p w14:paraId="7E46E0F9" w14:textId="77777777" w:rsidR="0035100D" w:rsidRPr="00E77497" w:rsidRDefault="0035100D" w:rsidP="0035100D">
      <w:pPr>
        <w:rPr>
          <w:ins w:id="22573" w:author="Rev 6 Allen Wirfs-Brock" w:date="2012-02-18T13:31:00Z"/>
          <w:rFonts w:ascii="Helvetica" w:hAnsi="Helvetica"/>
          <w:b/>
        </w:rPr>
      </w:pPr>
      <w:ins w:id="22574" w:author="Rev 6 Allen Wirfs-Brock" w:date="2012-02-18T13:31:00Z">
        <w:r w:rsidRPr="00E77497">
          <w:rPr>
            <w:rFonts w:ascii="Helvetica" w:hAnsi="Helvetica"/>
            <w:b/>
          </w:rPr>
          <w:t>Static Semantics:  Early Errors</w:t>
        </w:r>
      </w:ins>
    </w:p>
    <w:p w14:paraId="0031A5F3" w14:textId="77777777" w:rsidR="0035100D" w:rsidRPr="00E77497" w:rsidRDefault="0035100D" w:rsidP="0035100D">
      <w:pPr>
        <w:rPr>
          <w:ins w:id="22575" w:author="Rev 6 Allen Wirfs-Brock" w:date="2012-02-18T13:32:00Z"/>
        </w:rPr>
      </w:pPr>
      <w:ins w:id="22576" w:author="Rev 6 Allen Wirfs-Brock" w:date="2012-02-18T13:32:00Z">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0377FF">
          <w:rPr>
            <w:rFonts w:ascii="Courier New" w:hAnsi="Courier New"/>
            <w:b/>
          </w:rPr>
          <w:t>break ;</w:t>
        </w:r>
        <w:r w:rsidRPr="00E77497">
          <w:t xml:space="preserve"> </w:t>
        </w:r>
      </w:ins>
    </w:p>
    <w:p w14:paraId="0BB81EA4" w14:textId="77777777" w:rsidR="004C02EF" w:rsidRPr="00E77497" w:rsidDel="0035100D" w:rsidRDefault="004C02EF" w:rsidP="004C02EF">
      <w:pPr>
        <w:pStyle w:val="Syntax"/>
        <w:rPr>
          <w:del w:id="22577" w:author="Rev 6 Allen Wirfs-Brock" w:date="2012-02-18T13:31:00Z"/>
        </w:rPr>
      </w:pPr>
      <w:del w:id="22578" w:author="Rev 6 Allen Wirfs-Brock" w:date="2012-02-18T13:31:00Z">
        <w:r w:rsidRPr="00E77497" w:rsidDel="0035100D">
          <w:delText>Semantics</w:delText>
        </w:r>
      </w:del>
    </w:p>
    <w:p w14:paraId="317C385F" w14:textId="77777777" w:rsidR="004C02EF" w:rsidRPr="00E77497" w:rsidDel="0035100D" w:rsidRDefault="004C02EF" w:rsidP="004C02EF">
      <w:pPr>
        <w:rPr>
          <w:del w:id="22579" w:author="Rev 6 Allen Wirfs-Brock" w:date="2012-02-18T13:31:00Z"/>
        </w:rPr>
      </w:pPr>
      <w:del w:id="22580" w:author="Rev 6 Allen Wirfs-Brock" w:date="2012-02-18T13:31:00Z">
        <w:r w:rsidRPr="00E77497" w:rsidDel="0035100D">
          <w:delText>A program is considered syntactically incorrect if either of the following is true:</w:delText>
        </w:r>
        <w:bookmarkStart w:id="22581" w:name="_Toc382212786"/>
      </w:del>
    </w:p>
    <w:p w14:paraId="058B5E9C" w14:textId="77777777" w:rsidR="004C02EF" w:rsidRPr="00E77497" w:rsidRDefault="000377FF" w:rsidP="004C02EF">
      <w:pPr>
        <w:pStyle w:val="Bullet2Notlast"/>
        <w:numPr>
          <w:ilvl w:val="0"/>
          <w:numId w:val="26"/>
        </w:numPr>
        <w:ind w:left="1080"/>
        <w:rPr>
          <w:rFonts w:ascii="Arial" w:hAnsi="Arial"/>
        </w:rPr>
      </w:pPr>
      <w:ins w:id="22582" w:author="Rev 6 Allen Wirfs-Brock" w:date="2012-02-18T13:36:00Z">
        <w:r w:rsidRPr="0035100D">
          <w:rPr>
            <w:rFonts w:ascii="Arial" w:hAnsi="Arial" w:cs="Arial"/>
          </w:rPr>
          <w:t>It is a Syntax Error if</w:t>
        </w:r>
        <w:r w:rsidRPr="006B6D0A">
          <w:t xml:space="preserve"> </w:t>
        </w:r>
        <w:r>
          <w:rPr>
            <w:rFonts w:ascii="Arial" w:hAnsi="Arial"/>
          </w:rPr>
          <w:t>this production</w:t>
        </w:r>
      </w:ins>
      <w:del w:id="22583" w:author="Rev 6 Allen Wirfs-Brock" w:date="2012-02-18T13:36:00Z">
        <w:r w:rsidR="004C02EF" w:rsidRPr="00E77497" w:rsidDel="000377FF">
          <w:rPr>
            <w:rFonts w:ascii="Arial" w:hAnsi="Arial"/>
          </w:rPr>
          <w:delText xml:space="preserve">The program contains a </w:delText>
        </w:r>
        <w:r w:rsidR="004C02EF" w:rsidRPr="00E77497" w:rsidDel="000377FF">
          <w:rPr>
            <w:rFonts w:ascii="Courier New" w:hAnsi="Courier New"/>
            <w:b/>
          </w:rPr>
          <w:delText>break</w:delText>
        </w:r>
        <w:r w:rsidR="004C02EF" w:rsidRPr="00E77497" w:rsidDel="000377FF">
          <w:rPr>
            <w:rFonts w:ascii="Arial" w:hAnsi="Arial"/>
          </w:rPr>
          <w:delText xml:space="preserve"> statement without the optional </w:delText>
        </w:r>
        <w:r w:rsidR="004C02EF" w:rsidRPr="00E77497" w:rsidDel="000377FF">
          <w:rPr>
            <w:i/>
          </w:rPr>
          <w:delText>Identifier</w:delText>
        </w:r>
        <w:r w:rsidR="004C02EF" w:rsidRPr="00E77497" w:rsidDel="000377FF">
          <w:rPr>
            <w:rFonts w:ascii="Arial" w:hAnsi="Arial"/>
          </w:rPr>
          <w:delText>, which is</w:delText>
        </w:r>
      </w:del>
      <w:r w:rsidR="004C02EF" w:rsidRPr="00E77497">
        <w:rPr>
          <w:rFonts w:ascii="Arial" w:hAnsi="Arial"/>
        </w:rPr>
        <w:t xml:space="preserve"> not nested, directly or indirectly (but not crossing function boundaries), within an </w:t>
      </w:r>
      <w:r w:rsidR="004C02EF" w:rsidRPr="00E77497">
        <w:rPr>
          <w:i/>
        </w:rPr>
        <w:t>IterationStatement</w:t>
      </w:r>
      <w:r w:rsidR="004C02EF" w:rsidRPr="00E77497">
        <w:rPr>
          <w:rFonts w:ascii="Arial" w:hAnsi="Arial"/>
        </w:rPr>
        <w:t xml:space="preserve"> or a </w:t>
      </w:r>
      <w:r w:rsidR="004C02EF" w:rsidRPr="00E77497">
        <w:rPr>
          <w:i/>
        </w:rPr>
        <w:t>SwitchStatement</w:t>
      </w:r>
      <w:r w:rsidR="004C02EF" w:rsidRPr="00E77497">
        <w:rPr>
          <w:rFonts w:ascii="Arial" w:hAnsi="Arial"/>
        </w:rPr>
        <w:t>.</w:t>
      </w:r>
    </w:p>
    <w:p w14:paraId="4EB9438D" w14:textId="77777777" w:rsidR="0035100D" w:rsidRPr="00E77497" w:rsidRDefault="0035100D" w:rsidP="0035100D">
      <w:pPr>
        <w:rPr>
          <w:ins w:id="22584" w:author="Rev 6 Allen Wirfs-Brock" w:date="2012-02-18T13:33:00Z"/>
        </w:rPr>
      </w:pPr>
      <w:ins w:id="22585" w:author="Rev 6 Allen Wirfs-Brock" w:date="2012-02-18T13:33:00Z">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break</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27695A">
          <w:rPr>
            <w:rFonts w:ascii="Courier New" w:hAnsi="Courier New"/>
            <w:b/>
          </w:rPr>
          <w:t>;</w:t>
        </w:r>
        <w:r w:rsidRPr="000377FF">
          <w:t xml:space="preserve"> </w:t>
        </w:r>
      </w:ins>
    </w:p>
    <w:p w14:paraId="3461553F" w14:textId="77777777" w:rsidR="004C02EF" w:rsidRPr="00E77497" w:rsidRDefault="000377FF" w:rsidP="004C02EF">
      <w:pPr>
        <w:pStyle w:val="Bullet2Last"/>
        <w:numPr>
          <w:ilvl w:val="0"/>
          <w:numId w:val="26"/>
        </w:numPr>
        <w:ind w:left="1080"/>
        <w:rPr>
          <w:rFonts w:ascii="Arial" w:hAnsi="Arial"/>
        </w:rPr>
      </w:pPr>
      <w:ins w:id="22586" w:author="Rev 6 Allen Wirfs-Brock" w:date="2012-02-18T13:36:00Z">
        <w:r w:rsidRPr="0035100D">
          <w:rPr>
            <w:rFonts w:ascii="Arial" w:hAnsi="Arial" w:cs="Arial"/>
          </w:rPr>
          <w:t>It is a Syntax Error if</w:t>
        </w:r>
        <w:r w:rsidRPr="006B6D0A">
          <w:t xml:space="preserve"> </w:t>
        </w:r>
      </w:ins>
      <w:del w:id="22587" w:author="Rev 6 Allen Wirfs-Brock" w:date="2012-02-18T13:36:00Z">
        <w:r w:rsidR="004C02EF" w:rsidRPr="00E77497" w:rsidDel="000377FF">
          <w:rPr>
            <w:rFonts w:ascii="Arial" w:hAnsi="Arial"/>
          </w:rPr>
          <w:delText xml:space="preserve">The program contains a </w:delText>
        </w:r>
        <w:r w:rsidR="004C02EF" w:rsidRPr="00E77497" w:rsidDel="000377FF">
          <w:rPr>
            <w:rFonts w:ascii="Courier New" w:hAnsi="Courier New"/>
            <w:b/>
          </w:rPr>
          <w:delText>break</w:delText>
        </w:r>
        <w:r w:rsidR="004C02EF" w:rsidRPr="00E77497" w:rsidDel="000377FF">
          <w:rPr>
            <w:rFonts w:ascii="Arial" w:hAnsi="Arial"/>
          </w:rPr>
          <w:delText xml:space="preserve"> statement with the optional </w:delText>
        </w:r>
        <w:r w:rsidR="004C02EF" w:rsidRPr="00E77497" w:rsidDel="000377FF">
          <w:rPr>
            <w:i/>
          </w:rPr>
          <w:delText>Identifier</w:delText>
        </w:r>
        <w:r w:rsidR="004C02EF" w:rsidRPr="00E77497" w:rsidDel="000377FF">
          <w:rPr>
            <w:rFonts w:ascii="Arial" w:hAnsi="Arial"/>
          </w:rPr>
          <w:delText xml:space="preserve">, where </w:delText>
        </w:r>
      </w:del>
      <w:r w:rsidR="004C02EF" w:rsidRPr="00E77497">
        <w:rPr>
          <w:i/>
        </w:rPr>
        <w:t>Identifier</w:t>
      </w:r>
      <w:r w:rsidR="004C02EF" w:rsidRPr="00E77497">
        <w:rPr>
          <w:rFonts w:ascii="Arial" w:hAnsi="Arial"/>
        </w:rPr>
        <w:t xml:space="preserve"> does not appear in the </w:t>
      </w:r>
      <w:ins w:id="22588" w:author="Rev 6 Allen Wirfs-Brock" w:date="2012-02-24T09:18:00Z">
        <w:r w:rsidR="00097080" w:rsidRPr="00451D9D">
          <w:rPr>
            <w:i/>
          </w:rPr>
          <w:t>CurrentLabelSet</w:t>
        </w:r>
      </w:ins>
      <w:del w:id="22589" w:author="Rev 6 Allen Wirfs-Brock" w:date="2012-02-24T09:18:00Z">
        <w:r w:rsidR="004C02EF" w:rsidRPr="00E77497" w:rsidDel="00097080">
          <w:rPr>
            <w:rFonts w:ascii="Arial" w:hAnsi="Arial"/>
          </w:rPr>
          <w:delText>label set</w:delText>
        </w:r>
      </w:del>
      <w:r w:rsidR="004C02EF" w:rsidRPr="00E77497">
        <w:rPr>
          <w:rFonts w:ascii="Arial" w:hAnsi="Arial"/>
        </w:rPr>
        <w:t xml:space="preserve"> of an enclosing (but not crossing function boundaries) </w:t>
      </w:r>
      <w:r w:rsidR="004C02EF" w:rsidRPr="00E77497">
        <w:rPr>
          <w:i/>
        </w:rPr>
        <w:t>Statement</w:t>
      </w:r>
      <w:r w:rsidR="004C02EF" w:rsidRPr="00E77497">
        <w:rPr>
          <w:rFonts w:ascii="Arial" w:hAnsi="Arial"/>
        </w:rPr>
        <w:t>.</w:t>
      </w:r>
    </w:p>
    <w:p w14:paraId="15102BF4" w14:textId="77777777" w:rsidR="000377FF" w:rsidRPr="00E77497" w:rsidRDefault="000377FF" w:rsidP="000377FF">
      <w:pPr>
        <w:pStyle w:val="40"/>
        <w:numPr>
          <w:ilvl w:val="0"/>
          <w:numId w:val="0"/>
        </w:numPr>
        <w:rPr>
          <w:ins w:id="22590" w:author="Rev 6 Allen Wirfs-Brock" w:date="2012-02-18T13:39:00Z"/>
        </w:rPr>
      </w:pPr>
      <w:ins w:id="22591" w:author="Rev 6 Allen Wirfs-Brock" w:date="2012-02-18T13:39:00Z">
        <w:r w:rsidRPr="00E77497">
          <w:t>Runtime Semantics</w:t>
        </w:r>
      </w:ins>
    </w:p>
    <w:p w14:paraId="2872EFDB" w14:textId="77777777" w:rsidR="000377FF" w:rsidRPr="00E77497" w:rsidRDefault="000377FF" w:rsidP="000377FF">
      <w:pPr>
        <w:keepNext/>
        <w:rPr>
          <w:ins w:id="22592" w:author="Rev 6 Allen Wirfs-Brock" w:date="2012-02-18T13:39:00Z"/>
          <w:rFonts w:ascii="Helvetica" w:hAnsi="Helvetica"/>
          <w:b/>
        </w:rPr>
      </w:pPr>
      <w:ins w:id="22593" w:author="Rev 6 Allen Wirfs-Brock" w:date="2012-02-18T13:39:00Z">
        <w:r w:rsidRPr="00E77497">
          <w:rPr>
            <w:rFonts w:ascii="Helvetica" w:hAnsi="Helvetica"/>
            <w:b/>
          </w:rPr>
          <w:t xml:space="preserve">Runtime Semantics: </w:t>
        </w:r>
        <w:r w:rsidRPr="00E77497">
          <w:rPr>
            <w:rFonts w:ascii="Helvetica" w:hAnsi="Helvetica"/>
            <w:b/>
            <w:spacing w:val="6"/>
          </w:rPr>
          <w:t>Evaluation</w:t>
        </w:r>
      </w:ins>
    </w:p>
    <w:p w14:paraId="5C687195" w14:textId="77777777" w:rsidR="000377FF" w:rsidRPr="00E77497" w:rsidRDefault="000377FF" w:rsidP="000377FF">
      <w:pPr>
        <w:rPr>
          <w:ins w:id="22594" w:author="Rev 6 Allen Wirfs-Brock" w:date="2012-02-18T13:37:00Z"/>
        </w:rPr>
      </w:pPr>
      <w:ins w:id="22595" w:author="Rev 6 Allen Wirfs-Brock" w:date="2012-02-18T13:37:00Z">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0377FF">
          <w:rPr>
            <w:rFonts w:ascii="Courier New" w:hAnsi="Courier New"/>
            <w:b/>
          </w:rPr>
          <w:t>break ;</w:t>
        </w:r>
        <w:r w:rsidRPr="00E77497">
          <w:t xml:space="preserve"> </w:t>
        </w:r>
      </w:ins>
    </w:p>
    <w:p w14:paraId="2DDA56D8" w14:textId="77777777" w:rsidR="004C02EF" w:rsidRPr="00E77497" w:rsidDel="000377FF" w:rsidRDefault="004C02EF" w:rsidP="004C02EF">
      <w:pPr>
        <w:rPr>
          <w:del w:id="22596" w:author="Rev 6 Allen Wirfs-Brock" w:date="2012-02-18T13:37:00Z"/>
        </w:rPr>
      </w:pPr>
      <w:del w:id="22597" w:author="Rev 6 Allen Wirfs-Brock" w:date="2012-02-18T13:37:00Z">
        <w:r w:rsidRPr="00E77497" w:rsidDel="000377FF">
          <w:delText xml:space="preserve">A </w:delText>
        </w:r>
        <w:r w:rsidRPr="00E77497" w:rsidDel="000377FF">
          <w:rPr>
            <w:rFonts w:ascii="Times New Roman" w:hAnsi="Times New Roman"/>
            <w:i/>
          </w:rPr>
          <w:delText>BreakStatement</w:delText>
        </w:r>
        <w:r w:rsidRPr="00E77497" w:rsidDel="000377FF">
          <w:delText xml:space="preserve"> without an </w:delText>
        </w:r>
        <w:r w:rsidRPr="00E77497" w:rsidDel="000377FF">
          <w:rPr>
            <w:rFonts w:ascii="Times New Roman" w:hAnsi="Times New Roman"/>
            <w:i/>
          </w:rPr>
          <w:delText>Identifier</w:delText>
        </w:r>
        <w:r w:rsidRPr="00E77497" w:rsidDel="000377FF">
          <w:delText xml:space="preserve"> is evaluated as follows:</w:delText>
        </w:r>
      </w:del>
    </w:p>
    <w:p w14:paraId="2C425DA8" w14:textId="77777777" w:rsidR="004C02EF" w:rsidRPr="00E77497" w:rsidRDefault="004C02EF" w:rsidP="00B34B48">
      <w:pPr>
        <w:pStyle w:val="Alg2"/>
        <w:numPr>
          <w:ilvl w:val="0"/>
          <w:numId w:val="126"/>
        </w:numPr>
        <w:spacing w:after="220"/>
      </w:pPr>
      <w:r w:rsidRPr="00E77497">
        <w:t xml:space="preserve">Return </w:t>
      </w:r>
      <w:ins w:id="22598" w:author="Rev 6 Allen Wirfs-Brock" w:date="2012-02-18T13:05:00Z">
        <w:r w:rsidR="00675312">
          <w:t xml:space="preserve">Completion {[[type]]: </w:t>
        </w:r>
      </w:ins>
      <w:del w:id="22599" w:author="Rev 6 Allen Wirfs-Brock" w:date="2012-02-18T13:05:00Z">
        <w:r w:rsidRPr="00E77497" w:rsidDel="00675312">
          <w:delText>(</w:delText>
        </w:r>
      </w:del>
      <w:r w:rsidRPr="00E77497">
        <w:rPr>
          <w:rFonts w:ascii="Arial" w:hAnsi="Arial" w:cs="Arial"/>
        </w:rPr>
        <w:t>break</w:t>
      </w:r>
      <w:r w:rsidRPr="00E77497">
        <w:t xml:space="preserve">, </w:t>
      </w:r>
      <w:ins w:id="22600" w:author="Rev 6 Allen Wirfs-Brock" w:date="2012-02-18T13:06:00Z">
        <w:r w:rsidR="00675312">
          <w:t xml:space="preserve">[[value]]: </w:t>
        </w:r>
      </w:ins>
      <w:r w:rsidRPr="00E77497">
        <w:rPr>
          <w:rFonts w:ascii="Arial" w:hAnsi="Arial" w:cs="Arial"/>
        </w:rPr>
        <w:t>empty</w:t>
      </w:r>
      <w:r w:rsidRPr="00E77497">
        <w:t xml:space="preserve">, </w:t>
      </w:r>
      <w:ins w:id="22601" w:author="Rev 6 Allen Wirfs-Brock" w:date="2012-02-18T13:07:00Z">
        <w:r w:rsidR="00675312">
          <w:t xml:space="preserve">[[target]]: </w:t>
        </w:r>
      </w:ins>
      <w:r w:rsidRPr="00E77497">
        <w:rPr>
          <w:rFonts w:ascii="Arial" w:hAnsi="Arial" w:cs="Arial"/>
        </w:rPr>
        <w:t>empty</w:t>
      </w:r>
      <w:del w:id="22602" w:author="Rev 6 Allen Wirfs-Brock" w:date="2012-02-18T13:07:00Z">
        <w:r w:rsidRPr="00E77497" w:rsidDel="00675312">
          <w:delText>).</w:delText>
        </w:r>
      </w:del>
      <w:ins w:id="22603" w:author="Rev 6 Allen Wirfs-Brock" w:date="2012-02-18T13:07:00Z">
        <w:r w:rsidR="00675312">
          <w:t>}</w:t>
        </w:r>
        <w:r w:rsidR="00675312" w:rsidRPr="00E77497">
          <w:t>.</w:t>
        </w:r>
      </w:ins>
    </w:p>
    <w:p w14:paraId="090FD0EC" w14:textId="77777777" w:rsidR="000377FF" w:rsidRPr="00E77497" w:rsidRDefault="000377FF" w:rsidP="000377FF">
      <w:pPr>
        <w:rPr>
          <w:ins w:id="22604" w:author="Rev 6 Allen Wirfs-Brock" w:date="2012-02-18T13:37:00Z"/>
        </w:rPr>
      </w:pPr>
      <w:ins w:id="22605" w:author="Rev 6 Allen Wirfs-Brock" w:date="2012-02-18T13:37:00Z">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break</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FE23BC">
          <w:rPr>
            <w:rFonts w:ascii="Courier New" w:hAnsi="Courier New"/>
            <w:b/>
          </w:rPr>
          <w:t>;</w:t>
        </w:r>
        <w:r w:rsidRPr="00E77497">
          <w:t xml:space="preserve"> </w:t>
        </w:r>
      </w:ins>
    </w:p>
    <w:p w14:paraId="3ECEADE0" w14:textId="77777777" w:rsidR="004C02EF" w:rsidRPr="00E77497" w:rsidDel="000377FF" w:rsidRDefault="004C02EF" w:rsidP="004C02EF">
      <w:pPr>
        <w:rPr>
          <w:del w:id="22606" w:author="Rev 6 Allen Wirfs-Brock" w:date="2012-02-18T13:37:00Z"/>
        </w:rPr>
      </w:pPr>
      <w:del w:id="22607" w:author="Rev 6 Allen Wirfs-Brock" w:date="2012-02-18T13:37:00Z">
        <w:r w:rsidRPr="00E77497" w:rsidDel="000377FF">
          <w:delText xml:space="preserve">A </w:delText>
        </w:r>
        <w:r w:rsidRPr="00E77497" w:rsidDel="000377FF">
          <w:rPr>
            <w:rFonts w:ascii="Times New Roman" w:hAnsi="Times New Roman"/>
            <w:i/>
          </w:rPr>
          <w:delText>BreakStatement</w:delText>
        </w:r>
        <w:r w:rsidRPr="00E77497" w:rsidDel="000377FF">
          <w:delText xml:space="preserve"> with an </w:delText>
        </w:r>
        <w:r w:rsidRPr="00E77497" w:rsidDel="000377FF">
          <w:rPr>
            <w:rFonts w:ascii="Times New Roman" w:hAnsi="Times New Roman"/>
            <w:i/>
          </w:rPr>
          <w:delText>Identifier</w:delText>
        </w:r>
        <w:r w:rsidRPr="00E77497" w:rsidDel="000377FF">
          <w:delText xml:space="preserve"> is evaluated as follows:</w:delText>
        </w:r>
      </w:del>
    </w:p>
    <w:p w14:paraId="19F13070" w14:textId="77777777" w:rsidR="004C02EF" w:rsidRPr="00E77497" w:rsidRDefault="004C02EF" w:rsidP="00B34B48">
      <w:pPr>
        <w:pStyle w:val="Alg2"/>
        <w:numPr>
          <w:ilvl w:val="0"/>
          <w:numId w:val="127"/>
        </w:numPr>
        <w:spacing w:after="220"/>
      </w:pPr>
      <w:r w:rsidRPr="00E77497">
        <w:t xml:space="preserve">Return </w:t>
      </w:r>
      <w:ins w:id="22608" w:author="Rev 6 Allen Wirfs-Brock" w:date="2012-02-18T13:05:00Z">
        <w:r w:rsidR="00675312">
          <w:t xml:space="preserve">Completion {[[type]]: </w:t>
        </w:r>
      </w:ins>
      <w:del w:id="22609" w:author="Rev 6 Allen Wirfs-Brock" w:date="2012-02-18T13:05:00Z">
        <w:r w:rsidRPr="00E77497" w:rsidDel="00675312">
          <w:delText>(</w:delText>
        </w:r>
      </w:del>
      <w:r w:rsidRPr="00E77497">
        <w:rPr>
          <w:rFonts w:ascii="Arial" w:hAnsi="Arial" w:cs="Arial"/>
        </w:rPr>
        <w:t>break</w:t>
      </w:r>
      <w:r w:rsidRPr="00E77497">
        <w:t xml:space="preserve">, </w:t>
      </w:r>
      <w:ins w:id="22610" w:author="Rev 6 Allen Wirfs-Brock" w:date="2012-02-18T13:05:00Z">
        <w:r w:rsidR="00675312">
          <w:t xml:space="preserve">[[value]]: </w:t>
        </w:r>
      </w:ins>
      <w:r w:rsidRPr="00E77497">
        <w:rPr>
          <w:rFonts w:ascii="Arial" w:hAnsi="Arial" w:cs="Arial"/>
        </w:rPr>
        <w:t>empty</w:t>
      </w:r>
      <w:r w:rsidRPr="00E77497">
        <w:t>,</w:t>
      </w:r>
      <w:r w:rsidRPr="00E77497">
        <w:rPr>
          <w:i/>
        </w:rPr>
        <w:t xml:space="preserve"> </w:t>
      </w:r>
      <w:ins w:id="22611" w:author="Rev 6 Allen Wirfs-Brock" w:date="2012-02-18T13:07:00Z">
        <w:r w:rsidR="00675312">
          <w:t xml:space="preserve">[[target]]: </w:t>
        </w:r>
      </w:ins>
      <w:r w:rsidRPr="00E77497">
        <w:rPr>
          <w:i/>
        </w:rPr>
        <w:t>Identifier</w:t>
      </w:r>
      <w:del w:id="22612" w:author="Rev 6 Allen Wirfs-Brock" w:date="2012-02-18T13:07:00Z">
        <w:r w:rsidRPr="00E77497" w:rsidDel="00675312">
          <w:delText>).</w:delText>
        </w:r>
      </w:del>
      <w:ins w:id="22613" w:author="Rev 6 Allen Wirfs-Brock" w:date="2012-02-18T13:07:00Z">
        <w:r w:rsidR="00675312">
          <w:t>}</w:t>
        </w:r>
        <w:r w:rsidR="00675312" w:rsidRPr="00E77497">
          <w:t>.</w:t>
        </w:r>
      </w:ins>
    </w:p>
    <w:p w14:paraId="54DBE5CB" w14:textId="77777777" w:rsidR="004C02EF" w:rsidRPr="00E77497" w:rsidRDefault="004C02EF" w:rsidP="00B43482">
      <w:pPr>
        <w:pStyle w:val="20"/>
        <w:numPr>
          <w:ilvl w:val="0"/>
          <w:numId w:val="0"/>
        </w:numPr>
      </w:pPr>
      <w:bookmarkStart w:id="22614" w:name="_Toc417706227"/>
      <w:bookmarkStart w:id="22615" w:name="_Ref449966595"/>
      <w:bookmarkStart w:id="22616" w:name="_Ref457437662"/>
      <w:bookmarkStart w:id="22617" w:name="_Ref457705349"/>
      <w:bookmarkStart w:id="22618" w:name="_Ref457792665"/>
      <w:bookmarkStart w:id="22619" w:name="_Toc472818887"/>
      <w:bookmarkStart w:id="22620" w:name="_Toc235503462"/>
      <w:bookmarkStart w:id="22621" w:name="_Toc241509237"/>
      <w:bookmarkStart w:id="22622" w:name="_Toc244416724"/>
      <w:bookmarkStart w:id="22623" w:name="_Toc276631088"/>
      <w:bookmarkStart w:id="22624" w:name="_Toc336509571"/>
      <w:bookmarkEnd w:id="22581"/>
      <w:r w:rsidRPr="00E77497">
        <w:t>12.9</w:t>
      </w:r>
      <w:r w:rsidRPr="00E77497">
        <w:tab/>
        <w:t xml:space="preserve">The </w:t>
      </w:r>
      <w:r w:rsidRPr="00E77497">
        <w:rPr>
          <w:rFonts w:ascii="Courier New" w:hAnsi="Courier New"/>
        </w:rPr>
        <w:t>return</w:t>
      </w:r>
      <w:r w:rsidRPr="00E77497">
        <w:t xml:space="preserve"> Statement</w:t>
      </w:r>
      <w:bookmarkEnd w:id="22614"/>
      <w:bookmarkEnd w:id="22615"/>
      <w:bookmarkEnd w:id="22616"/>
      <w:bookmarkEnd w:id="22617"/>
      <w:bookmarkEnd w:id="22618"/>
      <w:bookmarkEnd w:id="22619"/>
      <w:bookmarkEnd w:id="22620"/>
      <w:bookmarkEnd w:id="22621"/>
      <w:bookmarkEnd w:id="22622"/>
      <w:bookmarkEnd w:id="22623"/>
      <w:bookmarkEnd w:id="22624"/>
    </w:p>
    <w:p w14:paraId="130B83ED" w14:textId="77777777" w:rsidR="004C02EF" w:rsidRPr="00E77497" w:rsidRDefault="004C02EF" w:rsidP="004C02EF">
      <w:pPr>
        <w:pStyle w:val="Syntax"/>
      </w:pPr>
      <w:r w:rsidRPr="00E77497">
        <w:t>Syntax</w:t>
      </w:r>
    </w:p>
    <w:p w14:paraId="3BD0D325" w14:textId="77777777" w:rsidR="004C02EF" w:rsidRPr="00E77497" w:rsidRDefault="004C02EF" w:rsidP="004C02EF">
      <w:pPr>
        <w:pStyle w:val="SyntaxRule"/>
      </w:pPr>
      <w:r w:rsidRPr="00E77497">
        <w:t xml:space="preserve">ReturnStatement </w:t>
      </w:r>
      <w:r w:rsidRPr="00E77497">
        <w:rPr>
          <w:rFonts w:ascii="Arial" w:hAnsi="Arial"/>
          <w:b/>
          <w:i w:val="0"/>
        </w:rPr>
        <w:t>:</w:t>
      </w:r>
    </w:p>
    <w:p w14:paraId="5541072F" w14:textId="77777777" w:rsidR="004C02EF" w:rsidRPr="00E77497" w:rsidRDefault="004C02EF" w:rsidP="004C02EF">
      <w:pPr>
        <w:pStyle w:val="SyntaxDefinition"/>
      </w:pPr>
      <w:r w:rsidRPr="00E77497">
        <w:rPr>
          <w:rFonts w:ascii="Courier New" w:hAnsi="Courier New"/>
          <w:b/>
          <w:i w:val="0"/>
        </w:rPr>
        <w:t>return ;</w:t>
      </w:r>
      <w:r w:rsidRPr="00E77497">
        <w:rPr>
          <w:rFonts w:ascii="Courier New" w:hAnsi="Courier New"/>
          <w:b/>
          <w:i w:val="0"/>
        </w:rPr>
        <w:br/>
        <w:t xml:space="preserve">return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E77497">
        <w:rPr>
          <w:b/>
        </w:rPr>
        <w:t xml:space="preserve"> </w:t>
      </w:r>
      <w:r w:rsidRPr="00E77497">
        <w:t xml:space="preserve">Expression </w:t>
      </w:r>
      <w:r w:rsidRPr="00E77497">
        <w:rPr>
          <w:rFonts w:ascii="Courier New" w:hAnsi="Courier New"/>
          <w:b/>
          <w:i w:val="0"/>
        </w:rPr>
        <w:t>;</w:t>
      </w:r>
    </w:p>
    <w:p w14:paraId="3ABD809F" w14:textId="77777777" w:rsidR="000377FF" w:rsidRPr="006B426D" w:rsidRDefault="000377FF" w:rsidP="000377FF">
      <w:pPr>
        <w:rPr>
          <w:ins w:id="22625" w:author="Rev 6 Allen Wirfs-Brock" w:date="2012-02-18T13:44:00Z"/>
          <w:sz w:val="18"/>
          <w:szCs w:val="18"/>
        </w:rPr>
      </w:pPr>
      <w:ins w:id="22626" w:author="Rev 6 Allen Wirfs-Brock" w:date="2012-02-18T13:44:00Z">
        <w:r w:rsidRPr="006B426D">
          <w:rPr>
            <w:sz w:val="18"/>
            <w:szCs w:val="18"/>
          </w:rPr>
          <w:t>NOTE</w:t>
        </w:r>
        <w:r w:rsidRPr="006B426D">
          <w:rPr>
            <w:sz w:val="18"/>
            <w:szCs w:val="18"/>
          </w:rPr>
          <w:tab/>
          <w:t xml:space="preserve">A </w:t>
        </w:r>
        <w:r w:rsidRPr="006B426D">
          <w:rPr>
            <w:rFonts w:ascii="Courier New" w:hAnsi="Courier New"/>
            <w:b/>
            <w:sz w:val="18"/>
            <w:szCs w:val="18"/>
          </w:rPr>
          <w:t>return</w:t>
        </w:r>
        <w:r w:rsidRPr="006B426D">
          <w:rPr>
            <w:sz w:val="18"/>
            <w:szCs w:val="18"/>
          </w:rPr>
          <w:t xml:space="preserve"> statement causes a function to cease execution and return a value to the caller. If </w:t>
        </w:r>
        <w:r w:rsidRPr="006B426D">
          <w:rPr>
            <w:rFonts w:ascii="Times New Roman" w:hAnsi="Times New Roman"/>
            <w:i/>
            <w:sz w:val="18"/>
            <w:szCs w:val="18"/>
          </w:rPr>
          <w:t>Expression</w:t>
        </w:r>
        <w:r w:rsidRPr="006B426D">
          <w:rPr>
            <w:sz w:val="18"/>
            <w:szCs w:val="18"/>
          </w:rPr>
          <w:t xml:space="preserve"> is omitted, the return value is </w:t>
        </w:r>
        <w:r w:rsidRPr="006B426D">
          <w:rPr>
            <w:b/>
            <w:sz w:val="18"/>
            <w:szCs w:val="18"/>
          </w:rPr>
          <w:t>undefined</w:t>
        </w:r>
        <w:r w:rsidRPr="006B426D">
          <w:rPr>
            <w:sz w:val="18"/>
            <w:szCs w:val="18"/>
          </w:rPr>
          <w:t xml:space="preserve">. Otherwise, the return value is the value of </w:t>
        </w:r>
        <w:r w:rsidRPr="006B426D">
          <w:rPr>
            <w:rFonts w:ascii="Times New Roman" w:hAnsi="Times New Roman"/>
            <w:i/>
            <w:sz w:val="18"/>
            <w:szCs w:val="18"/>
          </w:rPr>
          <w:t>Expression</w:t>
        </w:r>
        <w:r w:rsidRPr="006B426D">
          <w:rPr>
            <w:sz w:val="18"/>
            <w:szCs w:val="18"/>
          </w:rPr>
          <w:t>.</w:t>
        </w:r>
      </w:ins>
    </w:p>
    <w:p w14:paraId="12FC38D8" w14:textId="77777777" w:rsidR="00726A32" w:rsidRPr="00726A32" w:rsidRDefault="00726A32" w:rsidP="00726A32">
      <w:pPr>
        <w:keepNext/>
        <w:tabs>
          <w:tab w:val="left" w:pos="940"/>
          <w:tab w:val="left" w:pos="1140"/>
          <w:tab w:val="left" w:pos="1360"/>
        </w:tabs>
        <w:suppressAutoHyphens/>
        <w:spacing w:before="60" w:line="230" w:lineRule="exact"/>
        <w:jc w:val="left"/>
        <w:outlineLvl w:val="3"/>
        <w:rPr>
          <w:ins w:id="22627" w:author="Rev 6 Allen Wirfs-Brock" w:date="2012-02-18T13:17:00Z"/>
          <w:b/>
        </w:rPr>
      </w:pPr>
      <w:ins w:id="22628" w:author="Rev 6 Allen Wirfs-Brock" w:date="2012-02-18T13:17:00Z">
        <w:r w:rsidRPr="00726A32">
          <w:rPr>
            <w:b/>
          </w:rPr>
          <w:t>Static Semantics</w:t>
        </w:r>
      </w:ins>
    </w:p>
    <w:p w14:paraId="711D6B37" w14:textId="77777777" w:rsidR="00726A32" w:rsidRPr="00726A32" w:rsidRDefault="00726A32" w:rsidP="00726A32">
      <w:pPr>
        <w:rPr>
          <w:ins w:id="22629" w:author="Rev 6 Allen Wirfs-Brock" w:date="2012-02-18T13:17:00Z"/>
          <w:rFonts w:ascii="Helvetica" w:hAnsi="Helvetica"/>
          <w:b/>
        </w:rPr>
      </w:pPr>
      <w:ins w:id="22630" w:author="Rev 6 Allen Wirfs-Brock" w:date="2012-02-18T13:17:00Z">
        <w:r w:rsidRPr="00726A32">
          <w:rPr>
            <w:rFonts w:ascii="Helvetica" w:hAnsi="Helvetica"/>
            <w:b/>
          </w:rPr>
          <w:t>Static Semantics:  Early Errors</w:t>
        </w:r>
      </w:ins>
    </w:p>
    <w:p w14:paraId="10A71864" w14:textId="77777777" w:rsidR="004C02EF" w:rsidRPr="00E77497" w:rsidDel="00726A32" w:rsidRDefault="004C02EF" w:rsidP="00D5580A">
      <w:pPr>
        <w:pStyle w:val="Syntax"/>
        <w:numPr>
          <w:ilvl w:val="0"/>
          <w:numId w:val="737"/>
        </w:numPr>
        <w:rPr>
          <w:del w:id="22631" w:author="Rev 6 Allen Wirfs-Brock" w:date="2012-02-18T13:17:00Z"/>
        </w:rPr>
      </w:pPr>
      <w:del w:id="22632" w:author="Rev 6 Allen Wirfs-Brock" w:date="2012-02-18T13:17:00Z">
        <w:r w:rsidRPr="00E77497" w:rsidDel="00726A32">
          <w:delText>Semantics</w:delText>
        </w:r>
      </w:del>
    </w:p>
    <w:p w14:paraId="755F6E18" w14:textId="77777777" w:rsidR="004C02EF" w:rsidRPr="00E77497" w:rsidRDefault="006B426D" w:rsidP="00D5580A">
      <w:pPr>
        <w:numPr>
          <w:ilvl w:val="0"/>
          <w:numId w:val="737"/>
        </w:numPr>
      </w:pPr>
      <w:ins w:id="22633" w:author="Rev 6 Allen Wirfs-Brock" w:date="2012-02-18T13:46:00Z">
        <w:r w:rsidRPr="0035100D">
          <w:rPr>
            <w:rFonts w:cs="Arial"/>
          </w:rPr>
          <w:t>It is a Syntax Error if</w:t>
        </w:r>
      </w:ins>
      <w:del w:id="22634" w:author="Rev 6 Allen Wirfs-Brock" w:date="2012-02-18T13:46:00Z">
        <w:r w:rsidR="004C02EF" w:rsidRPr="00E77497" w:rsidDel="006B426D">
          <w:delText>An ECMAScript program is considered syntactically incorrect if it contains</w:delText>
        </w:r>
      </w:del>
      <w:r w:rsidR="004C02EF" w:rsidRPr="00E77497">
        <w:t xml:space="preserve"> a </w:t>
      </w:r>
      <w:r w:rsidR="004C02EF" w:rsidRPr="00E77497">
        <w:rPr>
          <w:rFonts w:ascii="Courier New" w:hAnsi="Courier New"/>
          <w:b/>
        </w:rPr>
        <w:t>return</w:t>
      </w:r>
      <w:r w:rsidR="004C02EF" w:rsidRPr="00E77497">
        <w:t xml:space="preserve"> statement </w:t>
      </w:r>
      <w:del w:id="22635" w:author="Rev 9 Allen Wirfs-Brock" w:date="2012-07-08T14:16:00Z">
        <w:r w:rsidR="004C02EF" w:rsidRPr="00E77497" w:rsidDel="00533E91">
          <w:delText xml:space="preserve">that </w:delText>
        </w:r>
      </w:del>
      <w:r w:rsidR="004C02EF" w:rsidRPr="00E77497">
        <w:t xml:space="preserve">is not within a </w:t>
      </w:r>
      <w:r w:rsidR="004C02EF" w:rsidRPr="00E77497">
        <w:rPr>
          <w:rFonts w:ascii="Times New Roman" w:hAnsi="Times New Roman"/>
          <w:i/>
        </w:rPr>
        <w:t>FunctionBody</w:t>
      </w:r>
      <w:r w:rsidR="004C02EF" w:rsidRPr="00E77497">
        <w:t xml:space="preserve">. </w:t>
      </w:r>
      <w:del w:id="22636" w:author="Rev 6 Allen Wirfs-Brock" w:date="2012-02-18T13:44:00Z">
        <w:r w:rsidR="004C02EF" w:rsidRPr="00E77497" w:rsidDel="000377FF">
          <w:delText xml:space="preserve">A </w:delText>
        </w:r>
        <w:r w:rsidR="004C02EF" w:rsidRPr="00E77497" w:rsidDel="000377FF">
          <w:rPr>
            <w:rFonts w:ascii="Courier New" w:hAnsi="Courier New"/>
            <w:b/>
          </w:rPr>
          <w:delText>return</w:delText>
        </w:r>
        <w:r w:rsidR="004C02EF" w:rsidRPr="00E77497" w:rsidDel="000377FF">
          <w:delText xml:space="preserve"> statement causes a function to cease execution and return a value to the caller. If </w:delText>
        </w:r>
        <w:r w:rsidR="004C02EF" w:rsidRPr="00E77497" w:rsidDel="000377FF">
          <w:rPr>
            <w:rFonts w:ascii="Times New Roman" w:hAnsi="Times New Roman"/>
            <w:i/>
          </w:rPr>
          <w:delText>Expression</w:delText>
        </w:r>
        <w:r w:rsidR="004C02EF" w:rsidRPr="00E77497" w:rsidDel="000377FF">
          <w:delText xml:space="preserve"> is omitted, the return value is </w:delText>
        </w:r>
        <w:r w:rsidR="004C02EF" w:rsidRPr="00E77497" w:rsidDel="000377FF">
          <w:rPr>
            <w:b/>
          </w:rPr>
          <w:delText>undefined</w:delText>
        </w:r>
        <w:r w:rsidR="004C02EF" w:rsidRPr="00E77497" w:rsidDel="000377FF">
          <w:delText xml:space="preserve">. Otherwise, the return value is the value of </w:delText>
        </w:r>
        <w:r w:rsidR="004C02EF" w:rsidRPr="00E77497" w:rsidDel="000377FF">
          <w:rPr>
            <w:rFonts w:ascii="Times New Roman" w:hAnsi="Times New Roman"/>
            <w:i/>
          </w:rPr>
          <w:delText>Expression</w:delText>
        </w:r>
        <w:r w:rsidR="004C02EF" w:rsidRPr="00E77497" w:rsidDel="000377FF">
          <w:delText>.</w:delText>
        </w:r>
      </w:del>
    </w:p>
    <w:p w14:paraId="690F90A4" w14:textId="77777777" w:rsidR="000377FF" w:rsidRPr="00E77497" w:rsidRDefault="000377FF" w:rsidP="000377FF">
      <w:pPr>
        <w:pStyle w:val="40"/>
        <w:numPr>
          <w:ilvl w:val="0"/>
          <w:numId w:val="0"/>
        </w:numPr>
        <w:rPr>
          <w:ins w:id="22637" w:author="Rev 6 Allen Wirfs-Brock" w:date="2012-02-18T13:40:00Z"/>
        </w:rPr>
      </w:pPr>
      <w:ins w:id="22638" w:author="Rev 6 Allen Wirfs-Brock" w:date="2012-02-18T13:40:00Z">
        <w:r w:rsidRPr="00E77497">
          <w:t>Runtime Semantics</w:t>
        </w:r>
      </w:ins>
    </w:p>
    <w:p w14:paraId="152CE296" w14:textId="77777777" w:rsidR="000377FF" w:rsidRPr="00E77497" w:rsidRDefault="000377FF" w:rsidP="000377FF">
      <w:pPr>
        <w:keepNext/>
        <w:rPr>
          <w:ins w:id="22639" w:author="Rev 6 Allen Wirfs-Brock" w:date="2012-02-18T13:40:00Z"/>
          <w:rFonts w:ascii="Helvetica" w:hAnsi="Helvetica"/>
          <w:b/>
        </w:rPr>
      </w:pPr>
      <w:ins w:id="22640" w:author="Rev 6 Allen Wirfs-Brock" w:date="2012-02-18T13:40:00Z">
        <w:r w:rsidRPr="00E77497">
          <w:rPr>
            <w:rFonts w:ascii="Helvetica" w:hAnsi="Helvetica"/>
            <w:b/>
          </w:rPr>
          <w:t xml:space="preserve">Runtime Semantics: </w:t>
        </w:r>
        <w:r w:rsidRPr="00E77497">
          <w:rPr>
            <w:rFonts w:ascii="Helvetica" w:hAnsi="Helvetica"/>
            <w:b/>
            <w:spacing w:val="6"/>
          </w:rPr>
          <w:t>Evaluation</w:t>
        </w:r>
      </w:ins>
    </w:p>
    <w:p w14:paraId="75FD4365" w14:textId="77777777" w:rsidR="000377FF" w:rsidRPr="00E77497" w:rsidRDefault="000377FF" w:rsidP="000377FF">
      <w:pPr>
        <w:rPr>
          <w:ins w:id="22641" w:author="Rev 6 Allen Wirfs-Brock" w:date="2012-02-18T13:40:00Z"/>
        </w:rPr>
      </w:pPr>
      <w:ins w:id="22642" w:author="Rev 6 Allen Wirfs-Brock" w:date="2012-02-18T13:40:00Z">
        <w:r>
          <w:rPr>
            <w:rFonts w:ascii="Times New Roman" w:hAnsi="Times New Roman"/>
            <w:i/>
          </w:rPr>
          <w:t xml:space="preserve">ReturnStatement </w:t>
        </w:r>
        <w:r w:rsidRPr="00675B74">
          <w:rPr>
            <w:rFonts w:ascii="Times New Roman" w:hAnsi="Times New Roman"/>
            <w:i/>
          </w:rPr>
          <w:t xml:space="preserve"> </w:t>
        </w:r>
        <w:r w:rsidRPr="00E77497">
          <w:rPr>
            <w:b/>
          </w:rPr>
          <w:t>:</w:t>
        </w:r>
        <w:r>
          <w:rPr>
            <w:b/>
          </w:rPr>
          <w:t xml:space="preserve"> </w:t>
        </w:r>
        <w:r w:rsidRPr="00E77497">
          <w:rPr>
            <w:rFonts w:ascii="Times New Roman" w:hAnsi="Times New Roman"/>
            <w:i/>
          </w:rPr>
          <w:t xml:space="preserve"> </w:t>
        </w:r>
        <w:r>
          <w:rPr>
            <w:rFonts w:ascii="Courier New" w:hAnsi="Courier New"/>
            <w:b/>
          </w:rPr>
          <w:t>return</w:t>
        </w:r>
        <w:r w:rsidRPr="000377FF">
          <w:rPr>
            <w:rFonts w:ascii="Courier New" w:hAnsi="Courier New"/>
            <w:b/>
          </w:rPr>
          <w:t xml:space="preserve"> ;</w:t>
        </w:r>
        <w:r w:rsidRPr="00E77497">
          <w:t xml:space="preserve"> </w:t>
        </w:r>
      </w:ins>
    </w:p>
    <w:p w14:paraId="100F6EA8" w14:textId="77777777" w:rsidR="004C02EF" w:rsidRPr="00E77497" w:rsidDel="000377FF" w:rsidRDefault="004C02EF" w:rsidP="004C02EF">
      <w:pPr>
        <w:rPr>
          <w:del w:id="22643" w:author="Rev 6 Allen Wirfs-Brock" w:date="2012-02-18T13:40:00Z"/>
        </w:rPr>
      </w:pPr>
      <w:del w:id="22644" w:author="Rev 6 Allen Wirfs-Brock" w:date="2012-02-18T13:40:00Z">
        <w:r w:rsidRPr="00E77497" w:rsidDel="000377FF">
          <w:delText xml:space="preserve">A </w:delText>
        </w:r>
        <w:r w:rsidRPr="00E77497" w:rsidDel="000377FF">
          <w:rPr>
            <w:rFonts w:ascii="Times New Roman" w:hAnsi="Times New Roman"/>
            <w:i/>
          </w:rPr>
          <w:delText>ReturnStatement</w:delText>
        </w:r>
        <w:r w:rsidRPr="00E77497" w:rsidDel="000377FF">
          <w:delText xml:space="preserve"> is evaluated as follows:</w:delText>
        </w:r>
      </w:del>
    </w:p>
    <w:p w14:paraId="3B14EB56" w14:textId="77777777" w:rsidR="004C02EF" w:rsidRPr="00E77497" w:rsidRDefault="004C02EF" w:rsidP="0027695A">
      <w:pPr>
        <w:pStyle w:val="Alg2"/>
        <w:numPr>
          <w:ilvl w:val="0"/>
          <w:numId w:val="128"/>
        </w:numPr>
        <w:spacing w:after="240"/>
      </w:pPr>
      <w:del w:id="22645" w:author="Rev 6 Allen Wirfs-Brock" w:date="2012-02-18T13:42:00Z">
        <w:r w:rsidRPr="00E77497" w:rsidDel="000377FF">
          <w:delText xml:space="preserve">If the </w:delText>
        </w:r>
        <w:r w:rsidRPr="00E77497" w:rsidDel="000377FF">
          <w:rPr>
            <w:i/>
          </w:rPr>
          <w:delText>Expression</w:delText>
        </w:r>
        <w:r w:rsidRPr="00E77497" w:rsidDel="000377FF">
          <w:delText xml:space="preserve"> is not present, r</w:delText>
        </w:r>
      </w:del>
      <w:ins w:id="22646" w:author="Rev 6 Allen Wirfs-Brock" w:date="2012-02-18T13:42:00Z">
        <w:r w:rsidR="000377FF">
          <w:t>R</w:t>
        </w:r>
      </w:ins>
      <w:r w:rsidRPr="00E77497">
        <w:t xml:space="preserve">eturn </w:t>
      </w:r>
      <w:ins w:id="22647" w:author="Rev 6 Allen Wirfs-Brock" w:date="2012-02-18T13:13:00Z">
        <w:r w:rsidR="00675312">
          <w:t xml:space="preserve">Completion {[[type]]: </w:t>
        </w:r>
      </w:ins>
      <w:del w:id="22648" w:author="Rev 6 Allen Wirfs-Brock" w:date="2012-02-18T13:13:00Z">
        <w:r w:rsidRPr="00E77497" w:rsidDel="00675312">
          <w:delText>(</w:delText>
        </w:r>
      </w:del>
      <w:r w:rsidRPr="00E77497">
        <w:rPr>
          <w:rFonts w:ascii="Arial" w:hAnsi="Arial" w:cs="Arial"/>
        </w:rPr>
        <w:t>return</w:t>
      </w:r>
      <w:r w:rsidRPr="00E77497">
        <w:t xml:space="preserve">, </w:t>
      </w:r>
      <w:ins w:id="22649" w:author="Rev 6 Allen Wirfs-Brock" w:date="2012-02-18T13:13:00Z">
        <w:r w:rsidR="00675312">
          <w:t xml:space="preserve">[[value]]: </w:t>
        </w:r>
        <w:r w:rsidR="00675312" w:rsidRPr="00675312">
          <w:rPr>
            <w:i/>
          </w:rPr>
          <w:t xml:space="preserve"> </w:t>
        </w:r>
      </w:ins>
      <w:r w:rsidRPr="00675312">
        <w:rPr>
          <w:b/>
        </w:rPr>
        <w:t>undefined</w:t>
      </w:r>
      <w:r w:rsidRPr="00E77497">
        <w:t xml:space="preserve">, </w:t>
      </w:r>
      <w:ins w:id="22650" w:author="Rev 6 Allen Wirfs-Brock" w:date="2012-02-18T13:13:00Z">
        <w:r w:rsidR="00675312">
          <w:t xml:space="preserve">[[target]]: </w:t>
        </w:r>
        <w:r w:rsidR="00675312" w:rsidRPr="00675312">
          <w:rPr>
            <w:i/>
          </w:rPr>
          <w:t xml:space="preserve"> </w:t>
        </w:r>
      </w:ins>
      <w:r w:rsidRPr="00E77497">
        <w:rPr>
          <w:rFonts w:ascii="Arial" w:hAnsi="Arial" w:cs="Arial"/>
        </w:rPr>
        <w:t>empty</w:t>
      </w:r>
      <w:del w:id="22651" w:author="Rev 6 Allen Wirfs-Brock" w:date="2012-02-18T13:13:00Z">
        <w:r w:rsidRPr="00E77497" w:rsidDel="00675312">
          <w:delText>).</w:delText>
        </w:r>
      </w:del>
      <w:ins w:id="22652" w:author="Rev 6 Allen Wirfs-Brock" w:date="2012-02-18T13:13:00Z">
        <w:r w:rsidR="00675312">
          <w:t>}</w:t>
        </w:r>
        <w:r w:rsidR="00675312" w:rsidRPr="00E77497">
          <w:t>.</w:t>
        </w:r>
      </w:ins>
    </w:p>
    <w:p w14:paraId="2C9526F3" w14:textId="77777777" w:rsidR="000377FF" w:rsidRPr="00E77497" w:rsidRDefault="000377FF" w:rsidP="000377FF">
      <w:pPr>
        <w:rPr>
          <w:ins w:id="22653" w:author="Rev 6 Allen Wirfs-Brock" w:date="2012-02-18T13:41:00Z"/>
        </w:rPr>
      </w:pPr>
      <w:ins w:id="22654" w:author="Rev 6 Allen Wirfs-Brock" w:date="2012-02-18T13:41:00Z">
        <w:r>
          <w:rPr>
            <w:rFonts w:ascii="Times New Roman" w:hAnsi="Times New Roman"/>
            <w:i/>
          </w:rPr>
          <w:t>ReturnStatement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return</w:t>
        </w:r>
        <w:r w:rsidRPr="000377FF">
          <w:rPr>
            <w:rFonts w:ascii="Courier New" w:hAnsi="Courier New"/>
            <w:b/>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ins>
      <w:ins w:id="22655" w:author="Rev 6 Allen Wirfs-Brock" w:date="2012-02-18T13:42:00Z">
        <w:r>
          <w:rPr>
            <w:rFonts w:ascii="Times New Roman" w:hAnsi="Times New Roman"/>
            <w:i/>
          </w:rPr>
          <w:t>Expression</w:t>
        </w:r>
      </w:ins>
      <w:ins w:id="22656" w:author="Rev 6 Allen Wirfs-Brock" w:date="2012-02-18T13:41:00Z">
        <w:r w:rsidRPr="006A5E27">
          <w:rPr>
            <w:rFonts w:ascii="Courier New" w:hAnsi="Courier New"/>
            <w:b/>
          </w:rPr>
          <w:t>;</w:t>
        </w:r>
        <w:r w:rsidRPr="00E77497">
          <w:t xml:space="preserve"> </w:t>
        </w:r>
      </w:ins>
    </w:p>
    <w:p w14:paraId="7103F08C" w14:textId="77777777" w:rsidR="004C02EF" w:rsidRPr="00E77497" w:rsidRDefault="004C02EF" w:rsidP="006B426D">
      <w:pPr>
        <w:pStyle w:val="Alg2"/>
        <w:numPr>
          <w:ilvl w:val="0"/>
          <w:numId w:val="671"/>
        </w:numPr>
      </w:pPr>
      <w:r w:rsidRPr="00E77497">
        <w:t xml:space="preserve">Let </w:t>
      </w:r>
      <w:r w:rsidRPr="00E77497">
        <w:rPr>
          <w:i/>
        </w:rPr>
        <w:t>exprRef</w:t>
      </w:r>
      <w:r w:rsidRPr="00E77497">
        <w:t xml:space="preserve"> be the result of evaluating </w:t>
      </w:r>
      <w:r w:rsidRPr="00E77497">
        <w:rPr>
          <w:i/>
        </w:rPr>
        <w:t>Expression</w:t>
      </w:r>
      <w:r w:rsidRPr="00E77497">
        <w:t>.</w:t>
      </w:r>
    </w:p>
    <w:p w14:paraId="3F301482" w14:textId="77777777" w:rsidR="00675312" w:rsidRDefault="00675312" w:rsidP="006B426D">
      <w:pPr>
        <w:pStyle w:val="Alg2"/>
        <w:numPr>
          <w:ilvl w:val="0"/>
          <w:numId w:val="671"/>
        </w:numPr>
        <w:contextualSpacing/>
        <w:rPr>
          <w:ins w:id="22657" w:author="Rev 6 Allen Wirfs-Brock" w:date="2012-02-18T13:09:00Z"/>
        </w:rPr>
      </w:pPr>
      <w:ins w:id="22658" w:author="Rev 6 Allen Wirfs-Brock" w:date="2012-02-18T13:09:00Z">
        <w:r>
          <w:t xml:space="preserve">Let </w:t>
        </w:r>
        <w:r w:rsidRPr="00327BF7">
          <w:rPr>
            <w:i/>
          </w:rPr>
          <w:t>exprValue</w:t>
        </w:r>
        <w:r>
          <w:t xml:space="preserve"> be </w:t>
        </w:r>
        <w:commentRangeStart w:id="22659"/>
        <w:r w:rsidRPr="00E77497">
          <w:t>GetValue(</w:t>
        </w:r>
        <w:r w:rsidRPr="00E77497">
          <w:rPr>
            <w:i/>
          </w:rPr>
          <w:t>exprRef</w:t>
        </w:r>
        <w:r w:rsidRPr="00E77497">
          <w:t>)</w:t>
        </w:r>
        <w:r>
          <w:t>.</w:t>
        </w:r>
      </w:ins>
      <w:commentRangeEnd w:id="22659"/>
      <w:r w:rsidR="00272A6D">
        <w:rPr>
          <w:rStyle w:val="af3"/>
          <w:rFonts w:ascii="Arial" w:eastAsia="MS Mincho" w:hAnsi="Arial"/>
          <w:spacing w:val="0"/>
          <w:lang w:eastAsia="ja-JP"/>
        </w:rPr>
        <w:commentReference w:id="22659"/>
      </w:r>
    </w:p>
    <w:p w14:paraId="328F9D90" w14:textId="77777777" w:rsidR="00675312" w:rsidRDefault="006552DF" w:rsidP="006B426D">
      <w:pPr>
        <w:pStyle w:val="Alg2"/>
        <w:numPr>
          <w:ilvl w:val="0"/>
          <w:numId w:val="671"/>
        </w:numPr>
        <w:contextualSpacing/>
        <w:rPr>
          <w:ins w:id="22660" w:author="Rev 6 Allen Wirfs-Brock" w:date="2012-02-18T13:09:00Z"/>
        </w:rPr>
      </w:pPr>
      <w:ins w:id="22661" w:author="Rev 10 Allen Wirfs-Brock" w:date="2012-08-14T14:56:00Z">
        <w:r>
          <w:t>ReturnIfAbrupt(</w:t>
        </w:r>
        <w:r w:rsidRPr="006A5E27">
          <w:rPr>
            <w:i/>
          </w:rPr>
          <w:t>exprValue</w:t>
        </w:r>
        <w:r>
          <w:t>)</w:t>
        </w:r>
      </w:ins>
      <w:ins w:id="22662" w:author="Rev 6 Allen Wirfs-Brock" w:date="2012-02-18T13:09:00Z">
        <w:del w:id="22663" w:author="Rev 10 Allen Wirfs-Brock" w:date="2012-08-14T14:56:00Z">
          <w:r w:rsidR="00675312" w:rsidDel="006552DF">
            <w:delText xml:space="preserve">If </w:delText>
          </w:r>
          <w:r w:rsidR="00675312" w:rsidRPr="006A5E27" w:rsidDel="006552DF">
            <w:rPr>
              <w:i/>
            </w:rPr>
            <w:delText>exprValue</w:delText>
          </w:r>
          <w:r w:rsidR="00675312" w:rsidDel="006552DF">
            <w:delText xml:space="preserve"> is an abrupt completion, return </w:delText>
          </w:r>
          <w:r w:rsidR="00675312" w:rsidRPr="006A5E27" w:rsidDel="006552DF">
            <w:rPr>
              <w:i/>
            </w:rPr>
            <w:delText>exprValue</w:delText>
          </w:r>
        </w:del>
        <w:r w:rsidR="00675312">
          <w:t>.</w:t>
        </w:r>
      </w:ins>
    </w:p>
    <w:p w14:paraId="4A9C6B16" w14:textId="77777777" w:rsidR="004C02EF" w:rsidRPr="00E77497" w:rsidRDefault="004C02EF" w:rsidP="006B426D">
      <w:pPr>
        <w:pStyle w:val="Alg2"/>
        <w:numPr>
          <w:ilvl w:val="0"/>
          <w:numId w:val="671"/>
        </w:numPr>
        <w:spacing w:after="220"/>
      </w:pPr>
      <w:r w:rsidRPr="00E77497">
        <w:t xml:space="preserve">Return </w:t>
      </w:r>
      <w:ins w:id="22664" w:author="Rev 6 Allen Wirfs-Brock" w:date="2012-02-18T13:05:00Z">
        <w:r w:rsidR="00675312">
          <w:t xml:space="preserve">Completion {[[type]]: </w:t>
        </w:r>
      </w:ins>
      <w:del w:id="22665" w:author="Rev 6 Allen Wirfs-Brock" w:date="2012-02-18T13:05:00Z">
        <w:r w:rsidRPr="00E77497" w:rsidDel="00675312">
          <w:delText>(</w:delText>
        </w:r>
      </w:del>
      <w:r w:rsidRPr="00E77497">
        <w:rPr>
          <w:rFonts w:ascii="Arial" w:hAnsi="Arial" w:cs="Arial"/>
        </w:rPr>
        <w:t>return</w:t>
      </w:r>
      <w:r w:rsidRPr="00E77497">
        <w:t xml:space="preserve">, </w:t>
      </w:r>
      <w:ins w:id="22666" w:author="Rev 6 Allen Wirfs-Brock" w:date="2012-02-18T13:11:00Z">
        <w:r w:rsidR="00675312">
          <w:t>[[</w:t>
        </w:r>
      </w:ins>
      <w:ins w:id="22667" w:author="Rev 6 Allen Wirfs-Brock" w:date="2012-02-18T13:13:00Z">
        <w:r w:rsidR="00675312">
          <w:t>value</w:t>
        </w:r>
      </w:ins>
      <w:ins w:id="22668" w:author="Rev 6 Allen Wirfs-Brock" w:date="2012-02-18T13:11:00Z">
        <w:r w:rsidR="00675312">
          <w:t xml:space="preserve">]]: </w:t>
        </w:r>
      </w:ins>
      <w:del w:id="22669" w:author="Rev 6 Allen Wirfs-Brock" w:date="2012-02-18T13:11:00Z">
        <w:r w:rsidRPr="00E77497" w:rsidDel="00675312">
          <w:delText>GetValue(</w:delText>
        </w:r>
      </w:del>
      <w:ins w:id="22670" w:author="Rev 6 Allen Wirfs-Brock" w:date="2012-02-18T13:12:00Z">
        <w:r w:rsidR="00675312" w:rsidRPr="00675312">
          <w:rPr>
            <w:i/>
          </w:rPr>
          <w:t xml:space="preserve"> </w:t>
        </w:r>
        <w:r w:rsidR="00675312" w:rsidRPr="006A5E27">
          <w:rPr>
            <w:i/>
          </w:rPr>
          <w:t>exprValue</w:t>
        </w:r>
      </w:ins>
      <w:del w:id="22671" w:author="Rev 6 Allen Wirfs-Brock" w:date="2012-02-18T13:12:00Z">
        <w:r w:rsidRPr="00E77497" w:rsidDel="00675312">
          <w:rPr>
            <w:i/>
          </w:rPr>
          <w:delText>exprRef</w:delText>
        </w:r>
      </w:del>
      <w:del w:id="22672" w:author="Rev 6 Allen Wirfs-Brock" w:date="2012-02-18T13:11:00Z">
        <w:r w:rsidRPr="00E77497" w:rsidDel="00675312">
          <w:delText>)</w:delText>
        </w:r>
      </w:del>
      <w:r w:rsidRPr="00E77497">
        <w:t xml:space="preserve">, </w:t>
      </w:r>
      <w:ins w:id="22673" w:author="Rev 6 Allen Wirfs-Brock" w:date="2012-02-18T13:08:00Z">
        <w:r w:rsidR="00675312">
          <w:t xml:space="preserve">[[target]]: </w:t>
        </w:r>
      </w:ins>
      <w:r w:rsidRPr="00E77497">
        <w:rPr>
          <w:rFonts w:ascii="Arial" w:hAnsi="Arial" w:cs="Arial"/>
        </w:rPr>
        <w:t>empty</w:t>
      </w:r>
      <w:del w:id="22674" w:author="Rev 6 Allen Wirfs-Brock" w:date="2012-02-18T13:08:00Z">
        <w:r w:rsidRPr="00E77497" w:rsidDel="00675312">
          <w:delText>).</w:delText>
        </w:r>
      </w:del>
      <w:ins w:id="22675" w:author="Rev 6 Allen Wirfs-Brock" w:date="2012-02-18T13:08:00Z">
        <w:r w:rsidR="00675312">
          <w:t>}</w:t>
        </w:r>
        <w:r w:rsidR="00675312" w:rsidRPr="00E77497">
          <w:t>.</w:t>
        </w:r>
      </w:ins>
    </w:p>
    <w:p w14:paraId="6DC519A9" w14:textId="77777777" w:rsidR="004C02EF" w:rsidRPr="00E77497" w:rsidRDefault="004C02EF" w:rsidP="00B43482">
      <w:pPr>
        <w:pStyle w:val="20"/>
        <w:numPr>
          <w:ilvl w:val="0"/>
          <w:numId w:val="0"/>
        </w:numPr>
      </w:pPr>
      <w:bookmarkStart w:id="22676" w:name="_Toc417706228"/>
      <w:bookmarkStart w:id="22677" w:name="_Ref440445541"/>
      <w:bookmarkStart w:id="22678" w:name="_Ref457437663"/>
      <w:bookmarkStart w:id="22679" w:name="_Ref457707585"/>
      <w:bookmarkStart w:id="22680" w:name="_Ref457792686"/>
      <w:bookmarkStart w:id="22681" w:name="_Ref458333739"/>
      <w:bookmarkStart w:id="22682" w:name="_Ref458336610"/>
      <w:bookmarkStart w:id="22683" w:name="_Toc472818888"/>
      <w:bookmarkStart w:id="22684" w:name="_Toc235503463"/>
      <w:bookmarkStart w:id="22685" w:name="_Toc241509238"/>
      <w:bookmarkStart w:id="22686" w:name="_Toc244416725"/>
      <w:bookmarkStart w:id="22687" w:name="_Toc276631089"/>
      <w:bookmarkStart w:id="22688" w:name="_Toc336509572"/>
      <w:r w:rsidRPr="00E77497">
        <w:t>12.10</w:t>
      </w:r>
      <w:r w:rsidRPr="00E77497">
        <w:tab/>
        <w:t xml:space="preserve">The </w:t>
      </w:r>
      <w:r w:rsidRPr="00E77497">
        <w:rPr>
          <w:rFonts w:ascii="Courier New" w:hAnsi="Courier New"/>
        </w:rPr>
        <w:t>with</w:t>
      </w:r>
      <w:r w:rsidRPr="00E77497">
        <w:t xml:space="preserve"> Statement</w:t>
      </w:r>
      <w:bookmarkEnd w:id="22676"/>
      <w:bookmarkEnd w:id="22677"/>
      <w:bookmarkEnd w:id="22678"/>
      <w:bookmarkEnd w:id="22679"/>
      <w:bookmarkEnd w:id="22680"/>
      <w:bookmarkEnd w:id="22681"/>
      <w:bookmarkEnd w:id="22682"/>
      <w:bookmarkEnd w:id="22683"/>
      <w:bookmarkEnd w:id="22684"/>
      <w:bookmarkEnd w:id="22685"/>
      <w:bookmarkEnd w:id="22686"/>
      <w:bookmarkEnd w:id="22687"/>
      <w:bookmarkEnd w:id="22688"/>
    </w:p>
    <w:p w14:paraId="3D764D19" w14:textId="77777777" w:rsidR="004C02EF" w:rsidRPr="00E77497" w:rsidRDefault="004C02EF" w:rsidP="004C02EF">
      <w:pPr>
        <w:pStyle w:val="Syntax"/>
      </w:pPr>
      <w:r w:rsidRPr="00E77497">
        <w:t>Syntax</w:t>
      </w:r>
    </w:p>
    <w:p w14:paraId="7E7896B7" w14:textId="77777777" w:rsidR="004C02EF" w:rsidRPr="00E77497" w:rsidRDefault="004C02EF" w:rsidP="004C02EF">
      <w:pPr>
        <w:pStyle w:val="SyntaxRule"/>
      </w:pPr>
      <w:r w:rsidRPr="00E77497">
        <w:t xml:space="preserve">WithStatement </w:t>
      </w:r>
      <w:r w:rsidRPr="00E77497">
        <w:rPr>
          <w:rFonts w:ascii="Arial" w:hAnsi="Arial"/>
          <w:b/>
          <w:i w:val="0"/>
        </w:rPr>
        <w:t>:</w:t>
      </w:r>
    </w:p>
    <w:p w14:paraId="733AD420" w14:textId="77777777" w:rsidR="004C02EF" w:rsidRPr="00E77497" w:rsidRDefault="004C02EF" w:rsidP="004C02EF">
      <w:pPr>
        <w:pStyle w:val="SyntaxDefinition"/>
      </w:pPr>
      <w:r w:rsidRPr="00E77497">
        <w:rPr>
          <w:rFonts w:ascii="Courier New" w:hAnsi="Courier New"/>
          <w:b/>
          <w:i w:val="0"/>
        </w:rPr>
        <w:t>with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32E8D453" w14:textId="77777777" w:rsidR="004C02EF" w:rsidRPr="00C7794D" w:rsidRDefault="00211FB7" w:rsidP="004C02EF">
      <w:pPr>
        <w:rPr>
          <w:sz w:val="18"/>
        </w:rPr>
      </w:pPr>
      <w:ins w:id="22689" w:author="Rev 3 Allen Wirfs-Brock" w:date="2011-09-02T11:19:00Z">
        <w:r w:rsidRPr="00E77497">
          <w:rPr>
            <w:sz w:val="18"/>
          </w:rPr>
          <w:t>NOTE</w:t>
        </w:r>
        <w:r w:rsidRPr="00E77497">
          <w:rPr>
            <w:sz w:val="18"/>
          </w:rPr>
          <w:tab/>
        </w:r>
      </w:ins>
      <w:r w:rsidR="004C02EF" w:rsidRPr="00C7794D">
        <w:rPr>
          <w:sz w:val="18"/>
        </w:rPr>
        <w:t xml:space="preserve">The </w:t>
      </w:r>
      <w:r w:rsidR="004C02EF" w:rsidRPr="00C7794D">
        <w:rPr>
          <w:rFonts w:ascii="Courier New" w:hAnsi="Courier New"/>
          <w:b/>
          <w:sz w:val="18"/>
        </w:rPr>
        <w:t xml:space="preserve">with </w:t>
      </w:r>
      <w:r w:rsidR="004C02EF" w:rsidRPr="00C7794D">
        <w:rPr>
          <w:sz w:val="18"/>
        </w:rPr>
        <w:t xml:space="preserve">statement adds an object environment record for a computed object to the lexical environment of the </w:t>
      </w:r>
      <w:del w:id="22690" w:author="Rev 8 Allen Wirfs-Brock" w:date="2012-06-13T16:01:00Z">
        <w:r w:rsidR="004C02EF" w:rsidRPr="00C7794D" w:rsidDel="00B33FB4">
          <w:rPr>
            <w:sz w:val="18"/>
          </w:rPr>
          <w:delText xml:space="preserve">current </w:delText>
        </w:r>
      </w:del>
      <w:ins w:id="22691" w:author="Rev 8 Allen Wirfs-Brock" w:date="2012-06-13T16:01:00Z">
        <w:r w:rsidR="00B33FB4">
          <w:rPr>
            <w:sz w:val="18"/>
          </w:rPr>
          <w:t>running</w:t>
        </w:r>
        <w:r w:rsidR="00B33FB4" w:rsidRPr="00C7794D">
          <w:rPr>
            <w:sz w:val="18"/>
          </w:rPr>
          <w:t xml:space="preserve"> </w:t>
        </w:r>
      </w:ins>
      <w:r w:rsidR="004C02EF" w:rsidRPr="00C7794D">
        <w:rPr>
          <w:sz w:val="18"/>
        </w:rPr>
        <w:t>execution context. It then executes a statement using this augmented lexical environment. Finally, it restores the original lexical environment.</w:t>
      </w:r>
    </w:p>
    <w:p w14:paraId="29264201" w14:textId="77777777" w:rsidR="00726A32" w:rsidRPr="00726A32" w:rsidRDefault="00726A32" w:rsidP="00726A32">
      <w:pPr>
        <w:keepNext/>
        <w:tabs>
          <w:tab w:val="left" w:pos="940"/>
          <w:tab w:val="left" w:pos="1140"/>
          <w:tab w:val="left" w:pos="1360"/>
        </w:tabs>
        <w:suppressAutoHyphens/>
        <w:spacing w:before="60" w:line="230" w:lineRule="exact"/>
        <w:jc w:val="left"/>
        <w:outlineLvl w:val="3"/>
        <w:rPr>
          <w:ins w:id="22692" w:author="Rev 6 Allen Wirfs-Brock" w:date="2012-02-18T13:18:00Z"/>
          <w:b/>
        </w:rPr>
      </w:pPr>
      <w:ins w:id="22693" w:author="Rev 6 Allen Wirfs-Brock" w:date="2012-02-18T13:18:00Z">
        <w:r w:rsidRPr="00726A32">
          <w:rPr>
            <w:b/>
          </w:rPr>
          <w:t>Static Semantics</w:t>
        </w:r>
      </w:ins>
    </w:p>
    <w:p w14:paraId="3BBEEFA3" w14:textId="77777777" w:rsidR="00726A32" w:rsidRPr="00726A32" w:rsidRDefault="00726A32" w:rsidP="00726A32">
      <w:pPr>
        <w:rPr>
          <w:ins w:id="22694" w:author="Rev 6 Allen Wirfs-Brock" w:date="2012-02-18T13:18:00Z"/>
          <w:rFonts w:ascii="Helvetica" w:hAnsi="Helvetica"/>
          <w:b/>
        </w:rPr>
      </w:pPr>
      <w:ins w:id="22695" w:author="Rev 6 Allen Wirfs-Brock" w:date="2012-02-18T13:18:00Z">
        <w:r w:rsidRPr="00726A32">
          <w:rPr>
            <w:rFonts w:ascii="Helvetica" w:hAnsi="Helvetica"/>
            <w:b/>
          </w:rPr>
          <w:t>Static Semantics:  Early Errors</w:t>
        </w:r>
      </w:ins>
    </w:p>
    <w:p w14:paraId="26FC20CD" w14:textId="77777777" w:rsidR="004C02EF" w:rsidRPr="004D1BD1" w:rsidDel="00726A32" w:rsidRDefault="004C02EF" w:rsidP="004C02EF">
      <w:pPr>
        <w:pStyle w:val="Syntax"/>
        <w:rPr>
          <w:del w:id="22696" w:author="Rev 6 Allen Wirfs-Brock" w:date="2012-02-18T13:18:00Z"/>
        </w:rPr>
      </w:pPr>
      <w:del w:id="22697" w:author="Rev 6 Allen Wirfs-Brock" w:date="2012-02-18T13:18:00Z">
        <w:r w:rsidRPr="004D1BD1" w:rsidDel="00726A32">
          <w:delText>Semantics</w:delText>
        </w:r>
      </w:del>
    </w:p>
    <w:p w14:paraId="3183111F" w14:textId="77777777" w:rsidR="00514CF8" w:rsidRPr="00E77497" w:rsidRDefault="00514CF8" w:rsidP="00514CF8">
      <w:pPr>
        <w:rPr>
          <w:ins w:id="22698" w:author="Rev 3 Allen Wirfs-Brock" w:date="2011-09-09T12:50:00Z"/>
        </w:rPr>
      </w:pPr>
      <w:ins w:id="22699" w:author="Rev 3 Allen Wirfs-Brock" w:date="2011-09-09T12:50:00Z">
        <w:del w:id="22700" w:author="Rev 6 Allen Wirfs-Brock" w:date="2012-02-18T18:36:00Z">
          <w:r w:rsidRPr="003B4312" w:rsidDel="00DE0462">
            <w:delText xml:space="preserve">The static semantics of the production </w:delText>
          </w:r>
        </w:del>
        <w:r w:rsidRPr="006B6D0A">
          <w:rPr>
            <w:rFonts w:ascii="Times New Roman" w:hAnsi="Times New Roman"/>
            <w:i/>
          </w:rPr>
          <w:t xml:space="preserve">WithStatement </w:t>
        </w:r>
        <w:r w:rsidRPr="006B6D0A">
          <w:rPr>
            <w:b/>
          </w:rPr>
          <w:t>:</w:t>
        </w:r>
        <w:r w:rsidRPr="006B6D0A">
          <w:rPr>
            <w:rFonts w:ascii="Times New Roman" w:hAnsi="Times New Roman"/>
            <w:i/>
          </w:rPr>
          <w:t xml:space="preserve"> </w:t>
        </w:r>
        <w:r w:rsidRPr="00E65A34">
          <w:rPr>
            <w:rFonts w:ascii="Courier New" w:hAnsi="Courier New"/>
            <w:b/>
          </w:rPr>
          <w:t>with</w:t>
        </w:r>
        <w:r w:rsidRPr="009C202C">
          <w:rPr>
            <w:rFonts w:ascii="Times New Roman" w:hAnsi="Times New Roman"/>
            <w:i/>
          </w:rPr>
          <w:t xml:space="preserve"> </w:t>
        </w:r>
        <w:r w:rsidRPr="00B820AB">
          <w:rPr>
            <w:rFonts w:ascii="Courier New" w:hAnsi="Courier New"/>
            <w:b/>
          </w:rPr>
          <w:t>(</w:t>
        </w:r>
        <w:r w:rsidRPr="00675B74">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del w:id="22701" w:author="Rev 6 Allen Wirfs-Brock" w:date="2012-02-18T18:36:00Z">
          <w:r w:rsidRPr="00E77497" w:rsidDel="00DE0462">
            <w:delText>are:</w:delText>
          </w:r>
        </w:del>
      </w:ins>
    </w:p>
    <w:p w14:paraId="0C349207" w14:textId="77777777" w:rsidR="00514CF8" w:rsidRPr="00E77497" w:rsidRDefault="00514CF8" w:rsidP="00D5580A">
      <w:pPr>
        <w:numPr>
          <w:ilvl w:val="0"/>
          <w:numId w:val="737"/>
        </w:numPr>
        <w:spacing w:after="220"/>
        <w:rPr>
          <w:ins w:id="22702" w:author="Rev 3 Allen Wirfs-Brock" w:date="2011-09-09T12:50:00Z"/>
        </w:rPr>
      </w:pPr>
      <w:ins w:id="22703" w:author="Rev 3 Allen Wirfs-Brock" w:date="2011-09-09T12:50:00Z">
        <w:r w:rsidRPr="00E77497">
          <w:t xml:space="preserve">It is a Syntax Error if the code that matches this production is contained in </w:t>
        </w:r>
        <w:del w:id="22704" w:author="Rev 6 Allen Wirfs-Brock" w:date="2012-02-18T18:37:00Z">
          <w:r w:rsidRPr="00E77497" w:rsidDel="00DE0462">
            <w:delText>static</w:delText>
          </w:r>
        </w:del>
      </w:ins>
      <w:ins w:id="22705" w:author="Rev 6 Allen Wirfs-Brock" w:date="2012-02-18T18:37:00Z">
        <w:r w:rsidR="00DE0462">
          <w:t>strict</w:t>
        </w:r>
      </w:ins>
      <w:ins w:id="22706" w:author="Rev 3 Allen Wirfs-Brock" w:date="2011-09-09T12:50:00Z">
        <w:r w:rsidRPr="00E77497">
          <w:t xml:space="preserve"> code.  </w:t>
        </w:r>
      </w:ins>
    </w:p>
    <w:p w14:paraId="57D2E01F" w14:textId="77777777" w:rsidR="00DE0462" w:rsidRPr="00E77497" w:rsidRDefault="00DE0462" w:rsidP="00DE0462">
      <w:pPr>
        <w:rPr>
          <w:ins w:id="22707" w:author="Rev 6 Allen Wirfs-Brock" w:date="2012-02-18T18:35:00Z"/>
          <w:rFonts w:ascii="Helvetica" w:hAnsi="Helvetica"/>
          <w:b/>
        </w:rPr>
      </w:pPr>
      <w:ins w:id="22708" w:author="Rev 6 Allen Wirfs-Brock" w:date="2012-02-18T18:35:00Z">
        <w:r w:rsidRPr="00E77497">
          <w:rPr>
            <w:rFonts w:ascii="Helvetica" w:hAnsi="Helvetica"/>
            <w:b/>
          </w:rPr>
          <w:t xml:space="preserve">Static Semantics:  </w:t>
        </w:r>
        <w:r w:rsidRPr="00E77497">
          <w:rPr>
            <w:rFonts w:ascii="Helvetica" w:hAnsi="Helvetica"/>
            <w:b/>
            <w:lang w:eastAsia="en-US"/>
          </w:rPr>
          <w:t>VarDeclaredNames</w:t>
        </w:r>
      </w:ins>
    </w:p>
    <w:p w14:paraId="4FECED56" w14:textId="77777777" w:rsidR="00D72593" w:rsidRPr="00E77497" w:rsidRDefault="00D72593" w:rsidP="00D72593">
      <w:pPr>
        <w:jc w:val="left"/>
        <w:rPr>
          <w:ins w:id="22709" w:author="Rev 3 Allen Wirfs-Brock" w:date="2011-09-02T11:18:00Z"/>
        </w:rPr>
      </w:pPr>
      <w:ins w:id="22710" w:author="Rev 3 Allen Wirfs-Brock" w:date="2011-09-02T11:18:00Z">
        <w:del w:id="22711" w:author="Rev 6 Allen Wirfs-Brock" w:date="2012-02-18T18:36:00Z">
          <w:r w:rsidRPr="00E77497" w:rsidDel="00DE0462">
            <w:delText xml:space="preserve">The VarDeclaredNames of the production  </w:delText>
          </w:r>
        </w:del>
        <w:r w:rsidRPr="00E77497">
          <w:rPr>
            <w:rFonts w:ascii="Times New Roman" w:hAnsi="Times New Roman"/>
            <w:i/>
          </w:rPr>
          <w:t xml:space="preserve">WithStatement </w:t>
        </w:r>
        <w:r w:rsidRPr="00E77497">
          <w:rPr>
            <w:b/>
          </w:rPr>
          <w:t>:</w:t>
        </w:r>
        <w:r w:rsidRPr="00E77497">
          <w:rPr>
            <w:rFonts w:ascii="Times New Roman" w:hAnsi="Times New Roman"/>
            <w:i/>
          </w:rPr>
          <w:t xml:space="preserve"> </w:t>
        </w:r>
        <w:r w:rsidRPr="00E77497">
          <w:rPr>
            <w:rFonts w:ascii="Courier New" w:hAnsi="Courier New"/>
            <w:b/>
          </w:rPr>
          <w:t>with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del w:id="22712" w:author="Rev 6 Allen Wirfs-Brock" w:date="2012-02-18T18:36:00Z">
          <w:r w:rsidRPr="00E77497" w:rsidDel="00DE0462">
            <w:delText>is determined as follows:</w:delText>
          </w:r>
        </w:del>
      </w:ins>
    </w:p>
    <w:p w14:paraId="4F59E18B" w14:textId="77777777" w:rsidR="00D72593" w:rsidRPr="00E77497" w:rsidRDefault="00D72593" w:rsidP="00B34B48">
      <w:pPr>
        <w:pStyle w:val="Alg4"/>
        <w:numPr>
          <w:ilvl w:val="0"/>
          <w:numId w:val="483"/>
        </w:numPr>
        <w:spacing w:after="220"/>
        <w:contextualSpacing/>
        <w:rPr>
          <w:ins w:id="22713" w:author="Rev 3 Allen Wirfs-Brock" w:date="2011-09-02T11:18:00Z"/>
        </w:rPr>
      </w:pPr>
      <w:ins w:id="22714" w:author="Rev 3 Allen Wirfs-Brock" w:date="2011-09-02T11:18:00Z">
        <w:r w:rsidRPr="00E77497">
          <w:t xml:space="preserve">Return the VarDeclaredNames of </w:t>
        </w:r>
        <w:r w:rsidRPr="00E77497">
          <w:rPr>
            <w:i/>
          </w:rPr>
          <w:t>Statement</w:t>
        </w:r>
        <w:r w:rsidRPr="00E77497">
          <w:t>.</w:t>
        </w:r>
      </w:ins>
    </w:p>
    <w:p w14:paraId="462E8184" w14:textId="77777777" w:rsidR="00DE0462" w:rsidRPr="00E77497" w:rsidRDefault="00DE0462" w:rsidP="00DE0462">
      <w:pPr>
        <w:pStyle w:val="40"/>
        <w:numPr>
          <w:ilvl w:val="0"/>
          <w:numId w:val="0"/>
        </w:numPr>
        <w:rPr>
          <w:ins w:id="22715" w:author="Rev 6 Allen Wirfs-Brock" w:date="2012-02-18T18:34:00Z"/>
        </w:rPr>
      </w:pPr>
      <w:ins w:id="22716" w:author="Rev 6 Allen Wirfs-Brock" w:date="2012-02-18T18:34:00Z">
        <w:r w:rsidRPr="00E77497">
          <w:t>Runtime Semantics</w:t>
        </w:r>
      </w:ins>
    </w:p>
    <w:p w14:paraId="012B6DA3" w14:textId="77777777" w:rsidR="00DE0462" w:rsidRPr="00E77497" w:rsidRDefault="00DE0462" w:rsidP="00DE0462">
      <w:pPr>
        <w:keepNext/>
        <w:rPr>
          <w:ins w:id="22717" w:author="Rev 6 Allen Wirfs-Brock" w:date="2012-02-18T18:34:00Z"/>
          <w:rFonts w:ascii="Helvetica" w:hAnsi="Helvetica"/>
          <w:b/>
        </w:rPr>
      </w:pPr>
      <w:ins w:id="22718" w:author="Rev 6 Allen Wirfs-Brock" w:date="2012-02-18T18:34:00Z">
        <w:r w:rsidRPr="00E77497">
          <w:rPr>
            <w:rFonts w:ascii="Helvetica" w:hAnsi="Helvetica"/>
            <w:b/>
          </w:rPr>
          <w:t xml:space="preserve">Runtime Semantics: </w:t>
        </w:r>
        <w:r w:rsidRPr="00E77497">
          <w:rPr>
            <w:rFonts w:ascii="Helvetica" w:hAnsi="Helvetica"/>
            <w:b/>
            <w:spacing w:val="6"/>
          </w:rPr>
          <w:t>Evaluation</w:t>
        </w:r>
      </w:ins>
    </w:p>
    <w:p w14:paraId="7A19C108" w14:textId="77777777" w:rsidR="004C02EF" w:rsidRPr="00E77497" w:rsidRDefault="004C02EF" w:rsidP="004C02EF">
      <w:del w:id="22719" w:author="Rev 6 Allen Wirfs-Brock" w:date="2012-02-18T18:37:00Z">
        <w:r w:rsidRPr="00E77497" w:rsidDel="00DE0462">
          <w:delText xml:space="preserve">The production </w:delText>
        </w:r>
      </w:del>
      <w:r w:rsidRPr="00E77497">
        <w:rPr>
          <w:rFonts w:ascii="Times New Roman" w:hAnsi="Times New Roman"/>
          <w:i/>
        </w:rPr>
        <w:t xml:space="preserve">WithStatement </w:t>
      </w:r>
      <w:r w:rsidRPr="00E77497">
        <w:rPr>
          <w:b/>
        </w:rPr>
        <w:t>:</w:t>
      </w:r>
      <w:r w:rsidRPr="00E77497">
        <w:rPr>
          <w:rFonts w:ascii="Times New Roman" w:hAnsi="Times New Roman"/>
          <w:i/>
        </w:rPr>
        <w:t xml:space="preserve"> </w:t>
      </w:r>
      <w:r w:rsidRPr="00E77497">
        <w:rPr>
          <w:rFonts w:ascii="Courier New" w:hAnsi="Courier New"/>
          <w:b/>
        </w:rPr>
        <w:t>with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del w:id="22720" w:author="Rev 6 Allen Wirfs-Brock" w:date="2012-02-18T18:37:00Z">
        <w:r w:rsidRPr="00E77497" w:rsidDel="00DE0462">
          <w:delText>is evaluated as follows:</w:delText>
        </w:r>
      </w:del>
      <w:bookmarkStart w:id="22721" w:name="_Toc382212791"/>
    </w:p>
    <w:p w14:paraId="490F404D" w14:textId="77777777" w:rsidR="004C02EF" w:rsidRPr="00E77497" w:rsidRDefault="004C02EF" w:rsidP="00B34B48">
      <w:pPr>
        <w:pStyle w:val="Alg2"/>
        <w:numPr>
          <w:ilvl w:val="0"/>
          <w:numId w:val="129"/>
        </w:numPr>
      </w:pPr>
      <w:r w:rsidRPr="00E77497">
        <w:t xml:space="preserve">Let </w:t>
      </w:r>
      <w:r w:rsidRPr="00E77497">
        <w:rPr>
          <w:i/>
        </w:rPr>
        <w:t>val</w:t>
      </w:r>
      <w:r w:rsidRPr="00E77497">
        <w:t xml:space="preserve"> be the result of evaluating </w:t>
      </w:r>
      <w:r w:rsidRPr="00E77497">
        <w:rPr>
          <w:i/>
        </w:rPr>
        <w:t>Expression</w:t>
      </w:r>
      <w:bookmarkEnd w:id="22721"/>
      <w:r w:rsidRPr="00E77497">
        <w:t>.</w:t>
      </w:r>
      <w:bookmarkStart w:id="22722" w:name="_Toc382212792"/>
    </w:p>
    <w:p w14:paraId="69229AAB" w14:textId="77777777" w:rsidR="004C02EF" w:rsidRPr="00E77497" w:rsidRDefault="004C02EF" w:rsidP="00B34B48">
      <w:pPr>
        <w:pStyle w:val="Alg2"/>
        <w:numPr>
          <w:ilvl w:val="0"/>
          <w:numId w:val="129"/>
        </w:numPr>
      </w:pPr>
      <w:r w:rsidRPr="00E77497">
        <w:t xml:space="preserve">Let </w:t>
      </w:r>
      <w:r w:rsidRPr="00E77497">
        <w:rPr>
          <w:i/>
        </w:rPr>
        <w:t>obj</w:t>
      </w:r>
      <w:r w:rsidRPr="00E77497">
        <w:t xml:space="preserve"> be ToObject(GetValue(</w:t>
      </w:r>
      <w:r w:rsidRPr="00E77497">
        <w:rPr>
          <w:i/>
        </w:rPr>
        <w:t>val</w:t>
      </w:r>
      <w:r w:rsidRPr="00E77497">
        <w:t>)</w:t>
      </w:r>
      <w:bookmarkEnd w:id="22722"/>
      <w:r w:rsidRPr="00E77497">
        <w:t>).</w:t>
      </w:r>
      <w:bookmarkStart w:id="22723" w:name="_Toc382212793"/>
    </w:p>
    <w:p w14:paraId="6F948402" w14:textId="77777777" w:rsidR="00DE0462" w:rsidRDefault="006552DF" w:rsidP="00DE0462">
      <w:pPr>
        <w:pStyle w:val="Alg2"/>
        <w:numPr>
          <w:ilvl w:val="0"/>
          <w:numId w:val="129"/>
        </w:numPr>
        <w:contextualSpacing/>
        <w:rPr>
          <w:ins w:id="22724" w:author="Rev 6 Allen Wirfs-Brock" w:date="2012-02-18T18:42:00Z"/>
        </w:rPr>
      </w:pPr>
      <w:bookmarkStart w:id="22725" w:name="_Toc382212794"/>
      <w:bookmarkEnd w:id="22723"/>
      <w:ins w:id="22726" w:author="Rev 10 Allen Wirfs-Brock" w:date="2012-08-14T14:56:00Z">
        <w:r>
          <w:t>ReturnIfAbrupt(</w:t>
        </w:r>
        <w:r>
          <w:rPr>
            <w:i/>
          </w:rPr>
          <w:t>obj</w:t>
        </w:r>
        <w:r>
          <w:t>)</w:t>
        </w:r>
      </w:ins>
      <w:ins w:id="22727" w:author="Rev 6 Allen Wirfs-Brock" w:date="2012-02-18T18:42:00Z">
        <w:del w:id="22728" w:author="Rev 10 Allen Wirfs-Brock" w:date="2012-08-14T14:56:00Z">
          <w:r w:rsidR="00DE0462" w:rsidDel="006552DF">
            <w:delText xml:space="preserve">If </w:delText>
          </w:r>
          <w:r w:rsidR="00DE0462" w:rsidRPr="00E77497" w:rsidDel="006552DF">
            <w:rPr>
              <w:i/>
            </w:rPr>
            <w:delText>obj</w:delText>
          </w:r>
          <w:r w:rsidR="00DE0462" w:rsidRPr="00E77497" w:rsidDel="006552DF">
            <w:delText xml:space="preserve"> </w:delText>
          </w:r>
          <w:r w:rsidR="00DE0462" w:rsidDel="006552DF">
            <w:delText xml:space="preserve">is an abrupt completion, return </w:delText>
          </w:r>
          <w:r w:rsidR="00DE0462" w:rsidRPr="00E77497" w:rsidDel="006552DF">
            <w:rPr>
              <w:i/>
            </w:rPr>
            <w:delText>ob</w:delText>
          </w:r>
        </w:del>
        <w:r w:rsidR="00DE0462" w:rsidRPr="00E77497">
          <w:rPr>
            <w:i/>
          </w:rPr>
          <w:t>j</w:t>
        </w:r>
        <w:r w:rsidR="00DE0462">
          <w:t>.</w:t>
        </w:r>
      </w:ins>
    </w:p>
    <w:p w14:paraId="2F994487" w14:textId="77777777" w:rsidR="004C02EF" w:rsidRPr="00E77497" w:rsidRDefault="004C02EF" w:rsidP="00B34B48">
      <w:pPr>
        <w:pStyle w:val="Alg2"/>
        <w:numPr>
          <w:ilvl w:val="0"/>
          <w:numId w:val="129"/>
        </w:numPr>
      </w:pPr>
      <w:r w:rsidRPr="00E77497">
        <w:t xml:space="preserve">Let </w:t>
      </w:r>
      <w:r w:rsidRPr="00E77497">
        <w:rPr>
          <w:i/>
        </w:rPr>
        <w:t>oldEnv</w:t>
      </w:r>
      <w:r w:rsidRPr="00E77497">
        <w:t xml:space="preserve"> be the </w:t>
      </w:r>
      <w:del w:id="22729" w:author="Rev 7 Allen Wirfs-Brock" w:date="2012-05-02T10:50:00Z">
        <w:r w:rsidRPr="00E77497" w:rsidDel="002F42C1">
          <w:delText xml:space="preserve">running </w:delText>
        </w:r>
      </w:del>
      <w:ins w:id="22730" w:author="Rev 7 Allen Wirfs-Brock" w:date="2012-05-02T10:50:00Z">
        <w:del w:id="22731" w:author="Rev 8 Allen Wirfs-Brock" w:date="2012-06-13T16:01:00Z">
          <w:r w:rsidR="002F42C1" w:rsidDel="00B33FB4">
            <w:delText>current</w:delText>
          </w:r>
        </w:del>
      </w:ins>
      <w:ins w:id="22732" w:author="Rev 8 Allen Wirfs-Brock" w:date="2012-06-13T16:01:00Z">
        <w:r w:rsidR="00B33FB4">
          <w:t>running</w:t>
        </w:r>
      </w:ins>
      <w:ins w:id="22733" w:author="Rev 7 Allen Wirfs-Brock" w:date="2012-05-02T10:50:00Z">
        <w:r w:rsidR="002F42C1" w:rsidRPr="00E77497">
          <w:t xml:space="preserve"> </w:t>
        </w:r>
      </w:ins>
      <w:r w:rsidRPr="00E77497">
        <w:t>execution context’s LexicalEnvironment.</w:t>
      </w:r>
    </w:p>
    <w:p w14:paraId="25E6B601" w14:textId="77777777" w:rsidR="004C02EF" w:rsidRPr="00E77497" w:rsidRDefault="004C02EF" w:rsidP="00B34B48">
      <w:pPr>
        <w:pStyle w:val="Alg2"/>
        <w:numPr>
          <w:ilvl w:val="0"/>
          <w:numId w:val="129"/>
        </w:numPr>
      </w:pPr>
      <w:r w:rsidRPr="00E77497">
        <w:t xml:space="preserve">Let </w:t>
      </w:r>
      <w:r w:rsidRPr="00E77497">
        <w:rPr>
          <w:i/>
        </w:rPr>
        <w:t>newEnv</w:t>
      </w:r>
      <w:r w:rsidRPr="00E77497">
        <w:t xml:space="preserve"> be the result of calling NewObjectEnvironment passing </w:t>
      </w:r>
      <w:r w:rsidRPr="00E77497">
        <w:rPr>
          <w:i/>
        </w:rPr>
        <w:t>obj</w:t>
      </w:r>
      <w:r w:rsidRPr="00E77497">
        <w:t xml:space="preserve"> and </w:t>
      </w:r>
      <w:r w:rsidRPr="00E77497">
        <w:rPr>
          <w:i/>
        </w:rPr>
        <w:t>oldEnv</w:t>
      </w:r>
      <w:r w:rsidRPr="00E77497">
        <w:t xml:space="preserve"> as the arguments</w:t>
      </w:r>
      <w:bookmarkStart w:id="22734" w:name="_Toc382212795"/>
      <w:bookmarkEnd w:id="22725"/>
      <w:r w:rsidRPr="00E77497">
        <w:t>.</w:t>
      </w:r>
    </w:p>
    <w:p w14:paraId="1EE0F85E" w14:textId="77777777" w:rsidR="004C02EF" w:rsidRPr="00E77497" w:rsidRDefault="004C02EF" w:rsidP="00B34B48">
      <w:pPr>
        <w:pStyle w:val="Alg2"/>
        <w:numPr>
          <w:ilvl w:val="0"/>
          <w:numId w:val="129"/>
        </w:numPr>
      </w:pPr>
      <w:r w:rsidRPr="00E77497">
        <w:t xml:space="preserve">Set the </w:t>
      </w:r>
      <w:ins w:id="22735" w:author="Rev 7 Allen Wirfs-Brock" w:date="2012-04-26T08:53:00Z">
        <w:r w:rsidR="00933B52">
          <w:rPr>
            <w:i/>
          </w:rPr>
          <w:t>withEnvironment</w:t>
        </w:r>
        <w:r w:rsidR="00933B52" w:rsidRPr="00E77497">
          <w:t xml:space="preserve"> </w:t>
        </w:r>
      </w:ins>
      <w:del w:id="22736" w:author="Rev 7 Allen Wirfs-Brock" w:date="2012-04-26T08:53:00Z">
        <w:r w:rsidRPr="00E77497" w:rsidDel="00933B52">
          <w:rPr>
            <w:i/>
          </w:rPr>
          <w:delText>provideThis</w:delText>
        </w:r>
        <w:r w:rsidRPr="00E77497" w:rsidDel="00933B52">
          <w:delText xml:space="preserve"> </w:delText>
        </w:r>
      </w:del>
      <w:r w:rsidRPr="00E77497">
        <w:t xml:space="preserve">flag of </w:t>
      </w:r>
      <w:r w:rsidRPr="00E77497">
        <w:rPr>
          <w:i/>
        </w:rPr>
        <w:t>newEnv</w:t>
      </w:r>
      <w:r w:rsidRPr="00E77497">
        <w:t xml:space="preserve"> to </w:t>
      </w:r>
      <w:r w:rsidRPr="00E77497">
        <w:rPr>
          <w:b/>
        </w:rPr>
        <w:t>true</w:t>
      </w:r>
      <w:r w:rsidRPr="00E77497">
        <w:t>.</w:t>
      </w:r>
    </w:p>
    <w:p w14:paraId="37A4E3DF" w14:textId="77777777" w:rsidR="004C02EF" w:rsidRPr="00E77497" w:rsidRDefault="004C02EF" w:rsidP="00B34B48">
      <w:pPr>
        <w:pStyle w:val="Alg2"/>
        <w:numPr>
          <w:ilvl w:val="0"/>
          <w:numId w:val="129"/>
        </w:numPr>
      </w:pPr>
      <w:r w:rsidRPr="00E77497">
        <w:t xml:space="preserve">Set the </w:t>
      </w:r>
      <w:del w:id="22737" w:author="Rev 7 Allen Wirfs-Brock" w:date="2012-05-02T10:51:00Z">
        <w:r w:rsidRPr="00E77497" w:rsidDel="002F42C1">
          <w:delText xml:space="preserve">running </w:delText>
        </w:r>
      </w:del>
      <w:ins w:id="22738" w:author="Rev 7 Allen Wirfs-Brock" w:date="2012-05-02T10:51:00Z">
        <w:del w:id="22739" w:author="Rev 8 Allen Wirfs-Brock" w:date="2012-06-13T16:01:00Z">
          <w:r w:rsidR="002F42C1" w:rsidDel="00B33FB4">
            <w:delText>current</w:delText>
          </w:r>
        </w:del>
      </w:ins>
      <w:ins w:id="22740" w:author="Rev 8 Allen Wirfs-Brock" w:date="2012-06-13T16:01:00Z">
        <w:r w:rsidR="00B33FB4">
          <w:t>running</w:t>
        </w:r>
      </w:ins>
      <w:ins w:id="22741" w:author="Rev 7 Allen Wirfs-Brock" w:date="2012-05-02T10:51:00Z">
        <w:r w:rsidR="002F42C1" w:rsidRPr="00E77497">
          <w:t xml:space="preserve"> </w:t>
        </w:r>
      </w:ins>
      <w:r w:rsidRPr="00E77497">
        <w:t xml:space="preserve">execution context’s LexicalEnvironment to </w:t>
      </w:r>
      <w:r w:rsidRPr="00E77497">
        <w:rPr>
          <w:i/>
        </w:rPr>
        <w:t>newEnv</w:t>
      </w:r>
      <w:r w:rsidRPr="00E77497">
        <w:t>.</w:t>
      </w:r>
    </w:p>
    <w:p w14:paraId="4BC6C4EB" w14:textId="77777777" w:rsidR="004C02EF" w:rsidRPr="00E77497" w:rsidRDefault="004C02EF" w:rsidP="00B34B48">
      <w:pPr>
        <w:pStyle w:val="Alg2"/>
        <w:numPr>
          <w:ilvl w:val="0"/>
          <w:numId w:val="129"/>
        </w:numPr>
      </w:pPr>
      <w:r w:rsidRPr="00E77497">
        <w:t xml:space="preserve">Let </w:t>
      </w:r>
      <w:r w:rsidRPr="00E77497">
        <w:rPr>
          <w:i/>
        </w:rPr>
        <w:t xml:space="preserve">C </w:t>
      </w:r>
      <w:r w:rsidRPr="00E77497">
        <w:t xml:space="preserve">be the result of evaluating </w:t>
      </w:r>
      <w:r w:rsidRPr="00E77497">
        <w:rPr>
          <w:i/>
        </w:rPr>
        <w:t>Statement</w:t>
      </w:r>
      <w:ins w:id="22742" w:author="Rev 6 Allen Wirfs-Brock" w:date="2012-02-18T18:44:00Z">
        <w:r w:rsidR="00DE0462">
          <w:t>.</w:t>
        </w:r>
      </w:ins>
      <w:r w:rsidRPr="00E77497">
        <w:rPr>
          <w:i/>
        </w:rPr>
        <w:t xml:space="preserve"> </w:t>
      </w:r>
      <w:bookmarkStart w:id="22743" w:name="_Toc382212796"/>
      <w:bookmarkEnd w:id="22734"/>
      <w:del w:id="22744" w:author="Rev 6 Allen Wirfs-Brock" w:date="2012-02-18T18:43:00Z">
        <w:r w:rsidRPr="00E77497" w:rsidDel="00DE0462">
          <w:delText xml:space="preserve">but if an exception is thrown during the evaluation, let </w:delText>
        </w:r>
        <w:r w:rsidRPr="00E77497" w:rsidDel="00DE0462">
          <w:rPr>
            <w:i/>
          </w:rPr>
          <w:delText>C</w:delText>
        </w:r>
        <w:r w:rsidRPr="00E77497" w:rsidDel="00DE0462">
          <w:delText xml:space="preserve"> be </w:delText>
        </w:r>
      </w:del>
      <w:del w:id="22745" w:author="Rev 6 Allen Wirfs-Brock" w:date="2012-02-18T13:05:00Z">
        <w:r w:rsidRPr="00E77497" w:rsidDel="00675312">
          <w:delText>(</w:delText>
        </w:r>
      </w:del>
      <w:del w:id="22746" w:author="Rev 6 Allen Wirfs-Brock" w:date="2012-02-18T18:43:00Z">
        <w:r w:rsidRPr="00E77497" w:rsidDel="00DE0462">
          <w:rPr>
            <w:rFonts w:ascii="Arial" w:hAnsi="Arial" w:cs="Arial"/>
          </w:rPr>
          <w:delText>throw</w:delText>
        </w:r>
        <w:r w:rsidRPr="00E77497" w:rsidDel="00DE0462">
          <w:delText xml:space="preserve">, </w:delText>
        </w:r>
        <w:r w:rsidRPr="00E77497" w:rsidDel="00DE0462">
          <w:rPr>
            <w:i/>
          </w:rPr>
          <w:delText>V</w:delText>
        </w:r>
        <w:r w:rsidRPr="00E77497" w:rsidDel="00DE0462">
          <w:delText xml:space="preserve">, </w:delText>
        </w:r>
        <w:r w:rsidRPr="00E77497" w:rsidDel="00DE0462">
          <w:rPr>
            <w:rFonts w:ascii="Arial" w:hAnsi="Arial" w:cs="Arial"/>
          </w:rPr>
          <w:delText>empty</w:delText>
        </w:r>
      </w:del>
      <w:del w:id="22747" w:author="Rev 6 Allen Wirfs-Brock" w:date="2012-02-18T18:39:00Z">
        <w:r w:rsidRPr="00E77497" w:rsidDel="00DE0462">
          <w:delText xml:space="preserve">), </w:delText>
        </w:r>
      </w:del>
      <w:del w:id="22748" w:author="Rev 6 Allen Wirfs-Brock" w:date="2012-02-18T18:43:00Z">
        <w:r w:rsidRPr="00E77497" w:rsidDel="00DE0462">
          <w:delText xml:space="preserve">where </w:delText>
        </w:r>
        <w:r w:rsidRPr="00E77497" w:rsidDel="00DE0462">
          <w:rPr>
            <w:i/>
          </w:rPr>
          <w:delText>V</w:delText>
        </w:r>
        <w:r w:rsidRPr="00E77497" w:rsidDel="00DE0462">
          <w:delText xml:space="preserve"> is the exception. (Execution now proceeds as if no exception were thrown.)</w:delText>
        </w:r>
      </w:del>
    </w:p>
    <w:p w14:paraId="237D3C39" w14:textId="77777777" w:rsidR="004C02EF" w:rsidRPr="00E77497" w:rsidRDefault="004C02EF" w:rsidP="00B34B48">
      <w:pPr>
        <w:pStyle w:val="Alg2"/>
        <w:numPr>
          <w:ilvl w:val="0"/>
          <w:numId w:val="129"/>
        </w:numPr>
      </w:pPr>
      <w:r w:rsidRPr="00E77497">
        <w:t xml:space="preserve">Set the </w:t>
      </w:r>
      <w:del w:id="22749" w:author="Rev 7 Allen Wirfs-Brock" w:date="2012-05-02T10:51:00Z">
        <w:r w:rsidRPr="00E77497" w:rsidDel="002F42C1">
          <w:delText xml:space="preserve">running </w:delText>
        </w:r>
      </w:del>
      <w:ins w:id="22750" w:author="Rev 7 Allen Wirfs-Brock" w:date="2012-05-02T10:51:00Z">
        <w:del w:id="22751" w:author="Rev 8 Allen Wirfs-Brock" w:date="2012-06-13T16:01:00Z">
          <w:r w:rsidR="002F42C1" w:rsidDel="00B33FB4">
            <w:delText>current</w:delText>
          </w:r>
        </w:del>
      </w:ins>
      <w:ins w:id="22752" w:author="Rev 8 Allen Wirfs-Brock" w:date="2012-06-13T16:01:00Z">
        <w:r w:rsidR="00B33FB4">
          <w:t>running</w:t>
        </w:r>
      </w:ins>
      <w:ins w:id="22753" w:author="Rev 7 Allen Wirfs-Brock" w:date="2012-05-02T10:51:00Z">
        <w:r w:rsidR="002F42C1" w:rsidRPr="00E77497">
          <w:t xml:space="preserve"> </w:t>
        </w:r>
      </w:ins>
      <w:r w:rsidRPr="00E77497">
        <w:t xml:space="preserve">execution context’s Lexical Environment to </w:t>
      </w:r>
      <w:r w:rsidRPr="00E77497">
        <w:rPr>
          <w:i/>
        </w:rPr>
        <w:t>oldEnv</w:t>
      </w:r>
      <w:r w:rsidRPr="00E77497">
        <w:t>.</w:t>
      </w:r>
    </w:p>
    <w:bookmarkEnd w:id="22743"/>
    <w:p w14:paraId="167C09D0" w14:textId="77777777" w:rsidR="004C02EF" w:rsidRPr="00E77497" w:rsidRDefault="004C02EF" w:rsidP="00B34B48">
      <w:pPr>
        <w:pStyle w:val="Alg2"/>
        <w:numPr>
          <w:ilvl w:val="0"/>
          <w:numId w:val="129"/>
        </w:numPr>
        <w:spacing w:after="220"/>
      </w:pPr>
      <w:r w:rsidRPr="00E77497">
        <w:t xml:space="preserve">Return </w:t>
      </w:r>
      <w:r w:rsidRPr="00E77497">
        <w:rPr>
          <w:i/>
        </w:rPr>
        <w:t>C</w:t>
      </w:r>
      <w:r w:rsidRPr="00E77497">
        <w:t>.</w:t>
      </w:r>
    </w:p>
    <w:p w14:paraId="2F911F65" w14:textId="77777777" w:rsidR="004C02EF" w:rsidRPr="00E77497" w:rsidRDefault="004C02EF" w:rsidP="004C02EF">
      <w:pPr>
        <w:pStyle w:val="Note"/>
      </w:pPr>
      <w:r w:rsidRPr="00E77497">
        <w:t>NOTE</w:t>
      </w:r>
      <w:r w:rsidRPr="00E77497">
        <w:tab/>
        <w:t xml:space="preserve">No matter how control leaves the embedded </w:t>
      </w:r>
      <w:r w:rsidRPr="00E77497">
        <w:rPr>
          <w:rStyle w:val="bnf"/>
        </w:rPr>
        <w:t>Statement</w:t>
      </w:r>
      <w:r w:rsidRPr="00E77497">
        <w:t>, whether normally or by some form of abrupt completion or exception, the LexicalEnvironment is always restored to its former state</w:t>
      </w:r>
      <w:bookmarkStart w:id="22754" w:name="_Toc381513723"/>
      <w:bookmarkStart w:id="22755" w:name="_Toc382212245"/>
      <w:bookmarkStart w:id="22756" w:name="_Toc382212808"/>
      <w:bookmarkStart w:id="22757" w:name="_Toc382291590"/>
      <w:r w:rsidRPr="00E77497">
        <w:t>.</w:t>
      </w:r>
      <w:bookmarkStart w:id="22758" w:name="_Toc385672239"/>
      <w:bookmarkStart w:id="22759" w:name="_Ref386878658"/>
      <w:bookmarkStart w:id="22760" w:name="_Toc393690343"/>
    </w:p>
    <w:p w14:paraId="6D6E2D52" w14:textId="77777777" w:rsidR="004C02EF" w:rsidRPr="00E77497" w:rsidDel="00514CF8" w:rsidRDefault="004C02EF" w:rsidP="00B43482">
      <w:pPr>
        <w:pStyle w:val="30"/>
        <w:numPr>
          <w:ilvl w:val="0"/>
          <w:numId w:val="0"/>
        </w:numPr>
        <w:rPr>
          <w:del w:id="22761" w:author="Rev 3 Allen Wirfs-Brock" w:date="2011-09-09T12:50:00Z"/>
        </w:rPr>
      </w:pPr>
      <w:bookmarkStart w:id="22762" w:name="_Toc235503464"/>
      <w:bookmarkStart w:id="22763" w:name="_Toc241509239"/>
      <w:bookmarkStart w:id="22764" w:name="_Toc244416726"/>
      <w:bookmarkStart w:id="22765" w:name="_Toc276631090"/>
      <w:bookmarkStart w:id="22766" w:name="_Toc417706229"/>
      <w:bookmarkStart w:id="22767" w:name="_Ref457437670"/>
      <w:bookmarkStart w:id="22768" w:name="_Ref457437671"/>
      <w:bookmarkStart w:id="22769" w:name="_Ref457437672"/>
      <w:bookmarkStart w:id="22770" w:name="_Ref457437673"/>
      <w:bookmarkStart w:id="22771" w:name="_Ref457437674"/>
      <w:bookmarkStart w:id="22772" w:name="_Toc472818889"/>
      <w:del w:id="22773" w:author="Rev 3 Allen Wirfs-Brock" w:date="2011-09-09T12:50:00Z">
        <w:r w:rsidRPr="00E77497" w:rsidDel="00514CF8">
          <w:delText>12.10.1</w:delText>
        </w:r>
        <w:r w:rsidRPr="00E77497" w:rsidDel="00514CF8">
          <w:tab/>
          <w:delText>Strict Mode Restrictions</w:delText>
        </w:r>
        <w:bookmarkEnd w:id="22762"/>
        <w:bookmarkEnd w:id="22763"/>
        <w:bookmarkEnd w:id="22764"/>
        <w:bookmarkEnd w:id="22765"/>
      </w:del>
    </w:p>
    <w:p w14:paraId="36CD9581" w14:textId="77777777" w:rsidR="004C02EF" w:rsidRPr="00E77497" w:rsidDel="00514CF8" w:rsidRDefault="004C02EF" w:rsidP="004C02EF">
      <w:pPr>
        <w:rPr>
          <w:del w:id="22774" w:author="Rev 3 Allen Wirfs-Brock" w:date="2011-09-09T12:50:00Z"/>
        </w:rPr>
      </w:pPr>
      <w:del w:id="22775" w:author="Rev 3 Allen Wirfs-Brock" w:date="2011-09-09T12:50:00Z">
        <w:r w:rsidRPr="00E77497" w:rsidDel="00514CF8">
          <w:delText xml:space="preserve">Strict mode code may not include a </w:delText>
        </w:r>
        <w:r w:rsidRPr="00E77497" w:rsidDel="00514CF8">
          <w:rPr>
            <w:rFonts w:ascii="Times New Roman" w:hAnsi="Times New Roman"/>
            <w:i/>
          </w:rPr>
          <w:delText>WithStatement</w:delText>
        </w:r>
        <w:r w:rsidRPr="00E77497" w:rsidDel="00514CF8">
          <w:delText xml:space="preserve">. The occurrence of a </w:delText>
        </w:r>
        <w:r w:rsidRPr="00E77497" w:rsidDel="00514CF8">
          <w:rPr>
            <w:rFonts w:ascii="Times New Roman" w:hAnsi="Times New Roman"/>
            <w:i/>
          </w:rPr>
          <w:delText>WithStatement</w:delText>
        </w:r>
        <w:r w:rsidRPr="00E77497" w:rsidDel="00514CF8">
          <w:delText xml:space="preserve"> in such a context is treated as a </w:delText>
        </w:r>
        <w:r w:rsidRPr="00E77497" w:rsidDel="00514CF8">
          <w:rPr>
            <w:b/>
          </w:rPr>
          <w:delText>SyntaxError</w:delText>
        </w:r>
        <w:r w:rsidRPr="00E77497" w:rsidDel="00514CF8">
          <w:delText>.</w:delText>
        </w:r>
      </w:del>
    </w:p>
    <w:p w14:paraId="07ED534D" w14:textId="77777777" w:rsidR="004C02EF" w:rsidRPr="00E77497" w:rsidRDefault="004C02EF" w:rsidP="00B43482">
      <w:pPr>
        <w:pStyle w:val="20"/>
        <w:numPr>
          <w:ilvl w:val="0"/>
          <w:numId w:val="0"/>
        </w:numPr>
      </w:pPr>
      <w:bookmarkStart w:id="22776" w:name="_Toc235503465"/>
      <w:bookmarkStart w:id="22777" w:name="_Toc241509240"/>
      <w:bookmarkStart w:id="22778" w:name="_Toc244416727"/>
      <w:bookmarkStart w:id="22779" w:name="_Toc276631091"/>
      <w:bookmarkStart w:id="22780" w:name="_Toc336509573"/>
      <w:r w:rsidRPr="00E77497">
        <w:t>12.11</w:t>
      </w:r>
      <w:r w:rsidRPr="00E77497">
        <w:tab/>
        <w:t xml:space="preserve">The </w:t>
      </w:r>
      <w:r w:rsidRPr="00E77497">
        <w:rPr>
          <w:rFonts w:ascii="Courier New" w:hAnsi="Courier New"/>
          <w:sz w:val="20"/>
        </w:rPr>
        <w:t>switch</w:t>
      </w:r>
      <w:r w:rsidRPr="00E77497">
        <w:t xml:space="preserve"> Statement</w:t>
      </w:r>
      <w:bookmarkEnd w:id="22766"/>
      <w:bookmarkEnd w:id="22767"/>
      <w:bookmarkEnd w:id="22768"/>
      <w:bookmarkEnd w:id="22769"/>
      <w:bookmarkEnd w:id="22770"/>
      <w:bookmarkEnd w:id="22771"/>
      <w:bookmarkEnd w:id="22772"/>
      <w:bookmarkEnd w:id="22776"/>
      <w:bookmarkEnd w:id="22777"/>
      <w:bookmarkEnd w:id="22778"/>
      <w:bookmarkEnd w:id="22779"/>
      <w:bookmarkEnd w:id="22780"/>
    </w:p>
    <w:p w14:paraId="36A177DB" w14:textId="77777777" w:rsidR="004C02EF" w:rsidRPr="00E77497" w:rsidRDefault="004C02EF" w:rsidP="004C02EF">
      <w:pPr>
        <w:pStyle w:val="Syntax"/>
      </w:pPr>
      <w:r w:rsidRPr="00E77497">
        <w:t>Syntax</w:t>
      </w:r>
    </w:p>
    <w:p w14:paraId="6B7FDFF4" w14:textId="77777777" w:rsidR="004C02EF" w:rsidRPr="00E77497" w:rsidRDefault="004C02EF" w:rsidP="004C02EF">
      <w:pPr>
        <w:pStyle w:val="SyntaxRule"/>
      </w:pPr>
      <w:r w:rsidRPr="00E77497">
        <w:t xml:space="preserve">SwitchStatement </w:t>
      </w:r>
      <w:r w:rsidRPr="00E77497">
        <w:rPr>
          <w:rFonts w:ascii="Arial" w:hAnsi="Arial"/>
          <w:b/>
          <w:i w:val="0"/>
        </w:rPr>
        <w:t>:</w:t>
      </w:r>
    </w:p>
    <w:p w14:paraId="23BF73DA" w14:textId="77777777" w:rsidR="004C02EF" w:rsidRPr="00E77497" w:rsidRDefault="004C02EF" w:rsidP="004C02EF">
      <w:pPr>
        <w:pStyle w:val="SyntaxDefinition"/>
      </w:pPr>
      <w:r w:rsidRPr="00E77497">
        <w:rPr>
          <w:rFonts w:ascii="Courier New" w:hAnsi="Courier New"/>
          <w:b/>
          <w:i w:val="0"/>
        </w:rPr>
        <w:t>switch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CaseBlock</w:t>
      </w:r>
    </w:p>
    <w:p w14:paraId="02CC2E5E" w14:textId="77777777" w:rsidR="004C02EF" w:rsidRPr="00E77497" w:rsidRDefault="004C02EF" w:rsidP="004C02EF">
      <w:pPr>
        <w:pStyle w:val="SyntaxRule"/>
      </w:pPr>
      <w:r w:rsidRPr="00E77497">
        <w:t xml:space="preserve">CaseBlock </w:t>
      </w:r>
      <w:r w:rsidRPr="00E77497">
        <w:rPr>
          <w:rFonts w:ascii="Arial" w:hAnsi="Arial"/>
          <w:b/>
          <w:i w:val="0"/>
        </w:rPr>
        <w:t>:</w:t>
      </w:r>
    </w:p>
    <w:p w14:paraId="6E1B7A27" w14:textId="77777777" w:rsidR="004C02EF" w:rsidRPr="00E77497" w:rsidRDefault="004C02EF" w:rsidP="004C02EF">
      <w:pPr>
        <w:pStyle w:val="SyntaxDefinition"/>
      </w:pPr>
      <w:r w:rsidRPr="00E77497">
        <w:rPr>
          <w:rFonts w:ascii="Courier New" w:hAnsi="Courier New"/>
          <w:b/>
          <w:i w:val="0"/>
        </w:rPr>
        <w:t>{</w:t>
      </w:r>
      <w:r w:rsidRPr="00E77497">
        <w:t xml:space="preserve"> CaseClauses</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br/>
      </w:r>
      <w:r w:rsidRPr="00E77497">
        <w:rPr>
          <w:rFonts w:ascii="Courier New" w:hAnsi="Courier New"/>
          <w:b/>
          <w:i w:val="0"/>
        </w:rPr>
        <w:t>{</w:t>
      </w:r>
      <w:r w:rsidRPr="00E77497">
        <w:t xml:space="preserve"> CaseClauses</w:t>
      </w:r>
      <w:r w:rsidRPr="00E77497">
        <w:rPr>
          <w:rFonts w:ascii="Arial" w:hAnsi="Arial" w:cs="Arial"/>
          <w:i w:val="0"/>
          <w:vertAlign w:val="subscript"/>
        </w:rPr>
        <w:t>opt</w:t>
      </w:r>
      <w:r w:rsidRPr="00E77497">
        <w:t xml:space="preserve"> DefaultClause CaseClauses</w:t>
      </w:r>
      <w:r w:rsidRPr="00E77497">
        <w:rPr>
          <w:rFonts w:ascii="Arial" w:hAnsi="Arial" w:cs="Arial"/>
          <w:i w:val="0"/>
          <w:vertAlign w:val="subscript"/>
        </w:rPr>
        <w:t>opt</w:t>
      </w:r>
      <w:r w:rsidRPr="00E77497">
        <w:t xml:space="preserve"> </w:t>
      </w:r>
      <w:r w:rsidRPr="00E77497">
        <w:rPr>
          <w:rFonts w:ascii="Courier New" w:hAnsi="Courier New"/>
          <w:b/>
          <w:i w:val="0"/>
        </w:rPr>
        <w:t>}</w:t>
      </w:r>
    </w:p>
    <w:p w14:paraId="2F2A183E" w14:textId="77777777" w:rsidR="004C02EF" w:rsidRPr="00E77497" w:rsidRDefault="004C02EF" w:rsidP="004C02EF">
      <w:pPr>
        <w:pStyle w:val="SyntaxRule"/>
      </w:pPr>
      <w:r w:rsidRPr="00E77497">
        <w:t xml:space="preserve">CaseClauses </w:t>
      </w:r>
      <w:r w:rsidRPr="00E77497">
        <w:rPr>
          <w:rFonts w:ascii="Arial" w:hAnsi="Arial"/>
          <w:b/>
          <w:i w:val="0"/>
        </w:rPr>
        <w:t>:</w:t>
      </w:r>
    </w:p>
    <w:p w14:paraId="7CF0C67B" w14:textId="77777777" w:rsidR="004C02EF" w:rsidRPr="00E77497" w:rsidRDefault="004C02EF" w:rsidP="004C02EF">
      <w:pPr>
        <w:pStyle w:val="SyntaxDefinition"/>
      </w:pPr>
      <w:r w:rsidRPr="00E77497">
        <w:t>CaseClause</w:t>
      </w:r>
      <w:r w:rsidRPr="00E77497">
        <w:br/>
        <w:t>CaseClauses CaseClause</w:t>
      </w:r>
    </w:p>
    <w:p w14:paraId="3BFB5339" w14:textId="77777777" w:rsidR="004C02EF" w:rsidRPr="00E77497" w:rsidRDefault="004C02EF" w:rsidP="004C02EF">
      <w:pPr>
        <w:pStyle w:val="SyntaxRule"/>
      </w:pPr>
      <w:r w:rsidRPr="00E77497">
        <w:t xml:space="preserve">CaseClause </w:t>
      </w:r>
      <w:r w:rsidRPr="00E77497">
        <w:rPr>
          <w:rFonts w:ascii="Arial" w:hAnsi="Arial"/>
          <w:b/>
          <w:i w:val="0"/>
        </w:rPr>
        <w:t>:</w:t>
      </w:r>
    </w:p>
    <w:p w14:paraId="33B472F8" w14:textId="77777777" w:rsidR="004C02EF" w:rsidRPr="00E77497" w:rsidRDefault="004C02EF" w:rsidP="004C02EF">
      <w:pPr>
        <w:pStyle w:val="SyntaxDefinition"/>
        <w:rPr>
          <w:vertAlign w:val="subscript"/>
        </w:rPr>
      </w:pPr>
      <w:r w:rsidRPr="00E77497">
        <w:rPr>
          <w:rFonts w:ascii="Courier New" w:hAnsi="Courier New"/>
          <w:b/>
          <w:i w:val="0"/>
        </w:rPr>
        <w:t>case</w:t>
      </w:r>
      <w:r w:rsidRPr="00E77497">
        <w:t xml:space="preserve"> Expression </w:t>
      </w:r>
      <w:r w:rsidRPr="00E77497">
        <w:rPr>
          <w:rFonts w:ascii="Courier New" w:hAnsi="Courier New"/>
          <w:b/>
          <w:i w:val="0"/>
        </w:rPr>
        <w:t>:</w:t>
      </w:r>
      <w:r w:rsidRPr="00E77497">
        <w:t xml:space="preserve"> StatementList</w:t>
      </w:r>
      <w:r w:rsidRPr="00E77497">
        <w:rPr>
          <w:rFonts w:ascii="Arial" w:hAnsi="Arial" w:cs="Arial"/>
          <w:i w:val="0"/>
          <w:vertAlign w:val="subscript"/>
        </w:rPr>
        <w:t>opt</w:t>
      </w:r>
    </w:p>
    <w:p w14:paraId="2CAB75F4" w14:textId="77777777" w:rsidR="004C02EF" w:rsidRPr="00E77497" w:rsidRDefault="004C02EF" w:rsidP="004C02EF">
      <w:pPr>
        <w:pStyle w:val="SyntaxRule"/>
      </w:pPr>
      <w:r w:rsidRPr="00E77497">
        <w:t xml:space="preserve">DefaultClause </w:t>
      </w:r>
      <w:r w:rsidRPr="00E77497">
        <w:rPr>
          <w:rFonts w:ascii="Arial" w:hAnsi="Arial"/>
          <w:b/>
          <w:i w:val="0"/>
        </w:rPr>
        <w:t>:</w:t>
      </w:r>
    </w:p>
    <w:p w14:paraId="48D8CDA8" w14:textId="77777777" w:rsidR="004C02EF" w:rsidRPr="00E77497" w:rsidRDefault="004C02EF" w:rsidP="004C02EF">
      <w:pPr>
        <w:pStyle w:val="SyntaxDefinition"/>
        <w:rPr>
          <w:vertAlign w:val="subscript"/>
        </w:rPr>
      </w:pPr>
      <w:r w:rsidRPr="00E77497">
        <w:rPr>
          <w:rFonts w:ascii="Courier New" w:hAnsi="Courier New"/>
          <w:b/>
          <w:i w:val="0"/>
        </w:rPr>
        <w:t>default</w:t>
      </w:r>
      <w:r w:rsidRPr="00E77497">
        <w:t xml:space="preserve"> </w:t>
      </w:r>
      <w:r w:rsidRPr="00E77497">
        <w:rPr>
          <w:rFonts w:ascii="Courier New" w:hAnsi="Courier New"/>
          <w:b/>
          <w:i w:val="0"/>
        </w:rPr>
        <w:t>:</w:t>
      </w:r>
      <w:r w:rsidRPr="00E77497">
        <w:t xml:space="preserve"> StatementList</w:t>
      </w:r>
      <w:r w:rsidRPr="00E77497">
        <w:rPr>
          <w:rFonts w:ascii="Arial" w:hAnsi="Arial" w:cs="Arial"/>
          <w:i w:val="0"/>
          <w:vertAlign w:val="subscript"/>
        </w:rPr>
        <w:t>opt</w:t>
      </w:r>
    </w:p>
    <w:p w14:paraId="405692D4" w14:textId="77777777" w:rsidR="003C2189" w:rsidRPr="00E77497" w:rsidRDefault="003C2189" w:rsidP="003C2189">
      <w:pPr>
        <w:pStyle w:val="40"/>
        <w:numPr>
          <w:ilvl w:val="0"/>
          <w:numId w:val="0"/>
        </w:numPr>
        <w:rPr>
          <w:ins w:id="22781" w:author="Rev 4 Allen Wirfs-Brock" w:date="2011-10-20T10:35:00Z"/>
        </w:rPr>
      </w:pPr>
      <w:ins w:id="22782" w:author="Rev 4 Allen Wirfs-Brock" w:date="2011-10-20T10:35:00Z">
        <w:r w:rsidRPr="00E77497">
          <w:t>Static Semantics</w:t>
        </w:r>
      </w:ins>
    </w:p>
    <w:p w14:paraId="544B9EF7" w14:textId="77777777" w:rsidR="003C2189" w:rsidRPr="00E77497" w:rsidRDefault="003C2189" w:rsidP="003C2189">
      <w:pPr>
        <w:rPr>
          <w:ins w:id="22783" w:author="Rev 4 Allen Wirfs-Brock" w:date="2011-10-20T10:35:00Z"/>
          <w:rFonts w:ascii="Helvetica" w:hAnsi="Helvetica"/>
          <w:b/>
        </w:rPr>
      </w:pPr>
      <w:ins w:id="22784" w:author="Rev 4 Allen Wirfs-Brock" w:date="2011-10-20T10:35:00Z">
        <w:r w:rsidRPr="00E77497">
          <w:rPr>
            <w:rFonts w:ascii="Helvetica" w:hAnsi="Helvetica"/>
            <w:b/>
          </w:rPr>
          <w:t>Static Semantics:  Early Errors</w:t>
        </w:r>
      </w:ins>
    </w:p>
    <w:p w14:paraId="741E3C4C" w14:textId="77777777" w:rsidR="003C1856" w:rsidRPr="003B4312" w:rsidRDefault="003C1856" w:rsidP="003C1856">
      <w:pPr>
        <w:rPr>
          <w:ins w:id="22785" w:author="Rev 4 Allen Wirfs-Brock" w:date="2011-10-20T10:38:00Z"/>
        </w:rPr>
      </w:pPr>
      <w:ins w:id="22786" w:author="Rev 4 Allen Wirfs-Brock" w:date="2011-10-20T10:38: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t xml:space="preserve"> </w:t>
        </w:r>
        <w:r w:rsidRPr="00C7794D">
          <w:rPr>
            <w:rFonts w:ascii="Courier New" w:hAnsi="Courier New" w:cs="Courier New"/>
            <w:b/>
          </w:rPr>
          <w:t>}</w:t>
        </w:r>
        <w:r w:rsidRPr="004D1BD1">
          <w:rPr>
            <w:rStyle w:val="bnf"/>
          </w:rPr>
          <w:t xml:space="preserve"> </w:t>
        </w:r>
        <w:r w:rsidRPr="003B4312">
          <w:t xml:space="preserve"> </w:t>
        </w:r>
        <w:del w:id="22787" w:author="Rev 6 Allen Wirfs-Brock" w:date="2012-02-27T15:53:00Z">
          <w:r w:rsidRPr="003B4312" w:rsidDel="003471DC">
            <w:delText>are:</w:delText>
          </w:r>
        </w:del>
      </w:ins>
    </w:p>
    <w:p w14:paraId="46FC3641" w14:textId="77777777" w:rsidR="003C1856" w:rsidRPr="004D1BD1" w:rsidRDefault="003C1856" w:rsidP="00BC2562">
      <w:pPr>
        <w:numPr>
          <w:ilvl w:val="0"/>
          <w:numId w:val="737"/>
        </w:numPr>
        <w:spacing w:after="220"/>
        <w:contextualSpacing/>
        <w:rPr>
          <w:ins w:id="22788" w:author="Rev 4 Allen Wirfs-Brock" w:date="2011-10-20T10:38:00Z"/>
        </w:rPr>
      </w:pPr>
      <w:ins w:id="22789" w:author="Rev 4 Allen Wirfs-Brock" w:date="2011-10-20T10:38:00Z">
        <w:r w:rsidRPr="006B6D0A">
          <w:t xml:space="preserve">It is a Syntax Error if the LexicallyDeclaredNames of </w:t>
        </w:r>
        <w:r w:rsidRPr="00C7794D">
          <w:rPr>
            <w:rFonts w:ascii="Times New Roman" w:hAnsi="Times New Roman"/>
            <w:i/>
          </w:rPr>
          <w:t>CaseClauses</w:t>
        </w:r>
        <w:r w:rsidRPr="00C7794D">
          <w:t xml:space="preserve"> </w:t>
        </w:r>
        <w:r w:rsidRPr="004D1BD1">
          <w:t>contains any duplicate ent</w:t>
        </w:r>
        <w:del w:id="22790" w:author="Rev 9 Allen Wirfs-Brock" w:date="2012-07-08T14:36:00Z">
          <w:r w:rsidRPr="004D1BD1" w:rsidDel="00491BC9">
            <w:delText>i</w:delText>
          </w:r>
        </w:del>
        <w:r w:rsidRPr="004D1BD1">
          <w:t>r</w:t>
        </w:r>
      </w:ins>
      <w:ins w:id="22791" w:author="Rev 6 Allen Wirfs-Brock" w:date="2012-02-27T16:14:00Z">
        <w:r w:rsidR="00650D6A">
          <w:t>i</w:t>
        </w:r>
      </w:ins>
      <w:ins w:id="22792" w:author="Rev 4 Allen Wirfs-Brock" w:date="2011-10-20T10:38:00Z">
        <w:r w:rsidRPr="004D1BD1">
          <w:t>es.</w:t>
        </w:r>
      </w:ins>
    </w:p>
    <w:p w14:paraId="54BA4530" w14:textId="77777777" w:rsidR="003C1856" w:rsidRPr="004D1BD1" w:rsidRDefault="003C1856" w:rsidP="00BC2562">
      <w:pPr>
        <w:numPr>
          <w:ilvl w:val="0"/>
          <w:numId w:val="737"/>
        </w:numPr>
        <w:spacing w:after="220"/>
        <w:rPr>
          <w:ins w:id="22793" w:author="Rev 4 Allen Wirfs-Brock" w:date="2011-10-20T10:38:00Z"/>
        </w:rPr>
      </w:pPr>
      <w:ins w:id="22794" w:author="Rev 4 Allen Wirfs-Brock" w:date="2011-10-20T10:38:00Z">
        <w:r w:rsidRPr="003B4312">
          <w:t>It is a Syntax Error if a</w:t>
        </w:r>
        <w:r w:rsidRPr="006B6D0A">
          <w:t xml:space="preserve">ny element of the LexicallyDeclaredNames of </w:t>
        </w:r>
        <w:r w:rsidRPr="00C7794D">
          <w:rPr>
            <w:rFonts w:ascii="Times New Roman" w:hAnsi="Times New Roman"/>
            <w:i/>
          </w:rPr>
          <w:t>CaseClauses</w:t>
        </w:r>
        <w:r w:rsidRPr="00C7794D">
          <w:t xml:space="preserve"> </w:t>
        </w:r>
        <w:r w:rsidRPr="004D1BD1">
          <w:t xml:space="preserve">also occurs in the VarDeclaredNames of </w:t>
        </w:r>
        <w:r w:rsidRPr="00C7794D">
          <w:rPr>
            <w:rFonts w:ascii="Times New Roman" w:hAnsi="Times New Roman"/>
            <w:i/>
          </w:rPr>
          <w:t>CaseClauses</w:t>
        </w:r>
        <w:r w:rsidRPr="004D1BD1">
          <w:t>.</w:t>
        </w:r>
      </w:ins>
    </w:p>
    <w:p w14:paraId="08FD19A8" w14:textId="77777777" w:rsidR="00BD4A1E" w:rsidRPr="00E77497" w:rsidDel="00516F75" w:rsidRDefault="00BD4A1E" w:rsidP="00BD4A1E">
      <w:pPr>
        <w:rPr>
          <w:ins w:id="22795" w:author="Rev 4 Allen Wirfs-Brock" w:date="2011-10-20T10:58:00Z"/>
          <w:del w:id="22796" w:author="Rev 6 Allen Wirfs-Brock" w:date="2012-01-26T15:06:00Z"/>
        </w:rPr>
      </w:pPr>
      <w:ins w:id="22797" w:author="Rev 4 Allen Wirfs-Brock" w:date="2011-10-20T10:58:00Z">
        <w:del w:id="22798" w:author="Rev 6 Allen Wirfs-Brock" w:date="2012-01-26T15:06:00Z">
          <w:r w:rsidRPr="003B4312" w:rsidDel="00516F75">
            <w:rPr>
              <w:rFonts w:ascii="Times New Roman" w:hAnsi="Times New Roman"/>
              <w:i/>
            </w:rPr>
            <w:delText>CaseClause</w:delText>
          </w:r>
          <w:r w:rsidRPr="006B6D0A" w:rsidDel="00516F75">
            <w:delText xml:space="preserve"> </w:delText>
          </w:r>
          <w:r w:rsidRPr="006B6D0A" w:rsidDel="00516F75">
            <w:rPr>
              <w:b/>
            </w:rPr>
            <w:delText>:</w:delText>
          </w:r>
          <w:r w:rsidRPr="006B6D0A" w:rsidDel="00516F75">
            <w:delText xml:space="preserve"> </w:delText>
          </w:r>
          <w:r w:rsidRPr="00E65A34" w:rsidDel="00516F75">
            <w:rPr>
              <w:rFonts w:ascii="Courier New" w:hAnsi="Courier New"/>
              <w:b/>
            </w:rPr>
            <w:delText>case</w:delText>
          </w:r>
          <w:r w:rsidRPr="009C202C" w:rsidDel="00516F75">
            <w:rPr>
              <w:rFonts w:ascii="Times New Roman" w:hAnsi="Times New Roman"/>
              <w:i/>
            </w:rPr>
            <w:delText xml:space="preserve"> Expression </w:delText>
          </w:r>
          <w:r w:rsidRPr="00B820AB" w:rsidDel="00516F75">
            <w:rPr>
              <w:rFonts w:ascii="Courier New" w:hAnsi="Courier New"/>
              <w:b/>
            </w:rPr>
            <w:delText>:</w:delText>
          </w:r>
          <w:r w:rsidRPr="00675B74" w:rsidDel="00516F75">
            <w:rPr>
              <w:rFonts w:ascii="Times New Roman" w:hAnsi="Times New Roman"/>
              <w:i/>
            </w:rPr>
            <w:delText xml:space="preserve"> StatementList</w:delText>
          </w:r>
          <w:r w:rsidRPr="00E77497" w:rsidDel="00516F75">
            <w:rPr>
              <w:rStyle w:val="bnf"/>
            </w:rPr>
            <w:delText xml:space="preserve"> </w:delText>
          </w:r>
          <w:r w:rsidRPr="00E77497" w:rsidDel="00516F75">
            <w:delText xml:space="preserve"> </w:delText>
          </w:r>
        </w:del>
      </w:ins>
    </w:p>
    <w:p w14:paraId="70CE05FD" w14:textId="77777777" w:rsidR="00BD4A1E" w:rsidRPr="00E77497" w:rsidDel="00516F75" w:rsidRDefault="00BD4A1E" w:rsidP="00B34B48">
      <w:pPr>
        <w:numPr>
          <w:ilvl w:val="0"/>
          <w:numId w:val="403"/>
        </w:numPr>
        <w:spacing w:after="220"/>
        <w:rPr>
          <w:ins w:id="22799" w:author="Rev 4 Allen Wirfs-Brock" w:date="2011-10-20T10:58:00Z"/>
          <w:del w:id="22800" w:author="Rev 6 Allen Wirfs-Brock" w:date="2012-01-26T15:06:00Z"/>
        </w:rPr>
      </w:pPr>
      <w:ins w:id="22801" w:author="Rev 4 Allen Wirfs-Brock" w:date="2011-10-20T10:58:00Z">
        <w:del w:id="22802" w:author="Rev 6 Allen Wirfs-Brock" w:date="2012-01-26T15:06:00Z">
          <w:r w:rsidRPr="00E77497" w:rsidDel="00516F75">
            <w:delText xml:space="preserve">It is a Syntax Error if </w:delText>
          </w:r>
          <w:r w:rsidRPr="00E77497" w:rsidDel="00516F75">
            <w:rPr>
              <w:rFonts w:ascii="Times New Roman" w:hAnsi="Times New Roman"/>
              <w:i/>
            </w:rPr>
            <w:delText>StatementList</w:delText>
          </w:r>
          <w:r w:rsidRPr="00E77497" w:rsidDel="00516F75">
            <w:delText xml:space="preserve"> includes a </w:delText>
          </w:r>
          <w:r w:rsidRPr="00E77497" w:rsidDel="00516F75">
            <w:rPr>
              <w:rFonts w:ascii="Times New Roman" w:hAnsi="Times New Roman"/>
              <w:i/>
            </w:rPr>
            <w:delText xml:space="preserve">StatementListItem </w:delText>
          </w:r>
          <w:r w:rsidRPr="00E77497" w:rsidDel="00516F75">
            <w:rPr>
              <w:b/>
            </w:rPr>
            <w:delText>:</w:delText>
          </w:r>
          <w:r w:rsidRPr="00E77497" w:rsidDel="00516F75">
            <w:rPr>
              <w:rFonts w:ascii="Times New Roman" w:hAnsi="Times New Roman"/>
              <w:i/>
            </w:rPr>
            <w:delText xml:space="preserve"> FunctionDeclaration</w:delText>
          </w:r>
          <w:r w:rsidRPr="00E77497" w:rsidDel="00516F75">
            <w:delText xml:space="preserve"> production  and the source code matching this </w:delText>
          </w:r>
          <w:r w:rsidRPr="00E77497" w:rsidDel="00516F75">
            <w:rPr>
              <w:rFonts w:ascii="Times New Roman" w:hAnsi="Times New Roman"/>
              <w:i/>
            </w:rPr>
            <w:delText xml:space="preserve">CaseClause </w:delText>
          </w:r>
          <w:r w:rsidRPr="00E77497" w:rsidDel="00516F75">
            <w:delText>production is not contained in extended code.</w:delText>
          </w:r>
        </w:del>
      </w:ins>
    </w:p>
    <w:p w14:paraId="2AC8B173" w14:textId="77777777" w:rsidR="00352017" w:rsidRPr="00E77497" w:rsidRDefault="00352017" w:rsidP="00352017">
      <w:pPr>
        <w:rPr>
          <w:ins w:id="22803" w:author="Rev 4 Allen Wirfs-Brock" w:date="2011-10-20T10:41:00Z"/>
          <w:rFonts w:ascii="Helvetica" w:hAnsi="Helvetica"/>
          <w:b/>
        </w:rPr>
      </w:pPr>
      <w:ins w:id="22804" w:author="Rev 4 Allen Wirfs-Brock" w:date="2011-10-20T10:41:00Z">
        <w:r w:rsidRPr="00E77497">
          <w:rPr>
            <w:rFonts w:ascii="Helvetica" w:hAnsi="Helvetica"/>
            <w:b/>
          </w:rPr>
          <w:t xml:space="preserve">Static Semantics:  </w:t>
        </w:r>
        <w:r w:rsidRPr="00E77497">
          <w:rPr>
            <w:rFonts w:ascii="Helvetica" w:hAnsi="Helvetica"/>
            <w:b/>
            <w:lang w:eastAsia="en-US"/>
          </w:rPr>
          <w:t>LexicalDeclarations</w:t>
        </w:r>
      </w:ins>
    </w:p>
    <w:p w14:paraId="704C4A0A" w14:textId="77777777" w:rsidR="00383225" w:rsidRPr="004D1BD1" w:rsidRDefault="00383225" w:rsidP="00383225">
      <w:pPr>
        <w:jc w:val="left"/>
        <w:rPr>
          <w:ins w:id="22805" w:author="Rev 4 Allen Wirfs-Brock" w:date="2011-10-20T10:42:00Z"/>
        </w:rPr>
      </w:pPr>
      <w:ins w:id="22806" w:author="Rev 4 Allen Wirfs-Brock" w:date="2011-10-20T10:42: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ins>
    </w:p>
    <w:p w14:paraId="39C1437D" w14:textId="77777777" w:rsidR="00383225" w:rsidRPr="003B4312" w:rsidRDefault="00383225" w:rsidP="00B34B48">
      <w:pPr>
        <w:pStyle w:val="Alg4"/>
        <w:numPr>
          <w:ilvl w:val="0"/>
          <w:numId w:val="485"/>
        </w:numPr>
        <w:spacing w:after="220"/>
        <w:contextualSpacing/>
        <w:rPr>
          <w:ins w:id="22807" w:author="Rev 4 Allen Wirfs-Brock" w:date="2011-10-20T10:42:00Z"/>
        </w:rPr>
      </w:pPr>
      <w:ins w:id="22808" w:author="Rev 4 Allen Wirfs-Brock" w:date="2011-10-20T10:42:00Z">
        <w:r w:rsidRPr="003B4312">
          <w:t>Return a new empty List.</w:t>
        </w:r>
      </w:ins>
    </w:p>
    <w:p w14:paraId="4646F4F1" w14:textId="77777777" w:rsidR="00175EBD" w:rsidRPr="004D1BD1" w:rsidDel="00007356" w:rsidRDefault="00175EBD" w:rsidP="00175EBD">
      <w:pPr>
        <w:jc w:val="left"/>
        <w:rPr>
          <w:ins w:id="22809" w:author="Rev 4 Allen Wirfs-Brock" w:date="2011-10-20T10:44:00Z"/>
          <w:del w:id="22810" w:author="Rev 8 Allen Wirfs-Brock" w:date="2012-06-01T09:05:00Z"/>
        </w:rPr>
      </w:pPr>
      <w:ins w:id="22811" w:author="Rev 4 Allen Wirfs-Brock" w:date="2011-10-20T10:44:00Z">
        <w:del w:id="22812" w:author="Rev 8 Allen Wirfs-Brock" w:date="2012-06-01T09:05:00Z">
          <w:r w:rsidRPr="00C7794D" w:rsidDel="00007356">
            <w:rPr>
              <w:rFonts w:ascii="Times New Roman" w:hAnsi="Times New Roman"/>
              <w:i/>
            </w:rPr>
            <w:delText>CaseBlock</w:delText>
          </w:r>
          <w:r w:rsidRPr="00C7794D" w:rsidDel="00007356">
            <w:delText xml:space="preserve"> </w:delText>
          </w:r>
          <w:r w:rsidRPr="00C7794D" w:rsidDel="00007356">
            <w:rPr>
              <w:b/>
            </w:rPr>
            <w:delText>:</w:delText>
          </w:r>
          <w:r w:rsidRPr="00C7794D" w:rsidDel="00007356">
            <w:delText xml:space="preserve"> </w:delText>
          </w:r>
          <w:r w:rsidRPr="00C7794D" w:rsidDel="00007356">
            <w:rPr>
              <w:rFonts w:ascii="Courier New" w:hAnsi="Courier New" w:cs="Courier New"/>
              <w:b/>
            </w:rPr>
            <w:delText>{</w:delText>
          </w:r>
          <w:r w:rsidRPr="00C7794D" w:rsidDel="00007356">
            <w:delText xml:space="preserve"> </w:delText>
          </w:r>
          <w:r w:rsidRPr="00C7794D" w:rsidDel="00007356">
            <w:rPr>
              <w:rFonts w:ascii="Times New Roman" w:hAnsi="Times New Roman"/>
              <w:i/>
            </w:rPr>
            <w:delText>CaseClauses</w:delText>
          </w:r>
          <w:r w:rsidRPr="00C7794D" w:rsidDel="00007356">
            <w:delText xml:space="preserve"> </w:delText>
          </w:r>
          <w:r w:rsidRPr="00C7794D" w:rsidDel="00007356">
            <w:rPr>
              <w:rFonts w:ascii="Courier New" w:hAnsi="Courier New" w:cs="Courier New"/>
              <w:b/>
            </w:rPr>
            <w:delText>}</w:delText>
          </w:r>
          <w:r w:rsidRPr="00C7794D" w:rsidDel="00007356">
            <w:delText xml:space="preserve"> </w:delText>
          </w:r>
        </w:del>
      </w:ins>
    </w:p>
    <w:p w14:paraId="2B2F95EC" w14:textId="77777777" w:rsidR="00175EBD" w:rsidRPr="004D1BD1" w:rsidDel="00007356" w:rsidRDefault="00175EBD" w:rsidP="00B34B48">
      <w:pPr>
        <w:pStyle w:val="Alg4"/>
        <w:numPr>
          <w:ilvl w:val="0"/>
          <w:numId w:val="531"/>
        </w:numPr>
        <w:spacing w:after="220"/>
        <w:contextualSpacing/>
        <w:rPr>
          <w:ins w:id="22813" w:author="Rev 4 Allen Wirfs-Brock" w:date="2011-10-20T10:44:00Z"/>
          <w:del w:id="22814" w:author="Rev 8 Allen Wirfs-Brock" w:date="2012-06-01T09:05:00Z"/>
        </w:rPr>
      </w:pPr>
      <w:ins w:id="22815" w:author="Rev 4 Allen Wirfs-Brock" w:date="2011-10-20T10:44:00Z">
        <w:del w:id="22816" w:author="Rev 8 Allen Wirfs-Brock" w:date="2012-06-01T09:05:00Z">
          <w:r w:rsidRPr="003B4312" w:rsidDel="00007356">
            <w:delText xml:space="preserve">Return the LexicalDeclarations of </w:delText>
          </w:r>
          <w:r w:rsidRPr="00C7794D" w:rsidDel="00007356">
            <w:rPr>
              <w:i/>
            </w:rPr>
            <w:delText>CaseClauses</w:delText>
          </w:r>
          <w:r w:rsidRPr="004D1BD1" w:rsidDel="00007356">
            <w:delText>.</w:delText>
          </w:r>
        </w:del>
      </w:ins>
    </w:p>
    <w:p w14:paraId="5B974670" w14:textId="77777777" w:rsidR="0030338C" w:rsidRPr="004D1BD1" w:rsidRDefault="0030338C" w:rsidP="0030338C">
      <w:pPr>
        <w:jc w:val="left"/>
        <w:rPr>
          <w:ins w:id="22817" w:author="Rev 4 Allen Wirfs-Brock" w:date="2011-10-20T10:49:00Z"/>
        </w:rPr>
      </w:pPr>
      <w:ins w:id="22818" w:author="Rev 4 Allen Wirfs-Brock" w:date="2011-10-20T10:49: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ins>
    </w:p>
    <w:p w14:paraId="5576305F" w14:textId="77777777" w:rsidR="0030338C" w:rsidRPr="004D1BD1" w:rsidRDefault="0030338C" w:rsidP="00B34B48">
      <w:pPr>
        <w:pStyle w:val="Alg4"/>
        <w:numPr>
          <w:ilvl w:val="0"/>
          <w:numId w:val="532"/>
        </w:numPr>
        <w:spacing w:after="220"/>
        <w:contextualSpacing/>
        <w:rPr>
          <w:ins w:id="22819" w:author="Rev 4 Allen Wirfs-Brock" w:date="2011-10-20T10:49:00Z"/>
        </w:rPr>
      </w:pPr>
      <w:ins w:id="22820" w:author="Rev 4 Allen Wirfs-Brock" w:date="2011-10-20T10:49:00Z">
        <w:r w:rsidRPr="003B4312">
          <w:t xml:space="preserve">If the first </w:t>
        </w:r>
        <w:r w:rsidRPr="00C7794D">
          <w:rPr>
            <w:i/>
          </w:rPr>
          <w:t>CaseClauses</w:t>
        </w:r>
        <w:r w:rsidRPr="004D1BD1">
          <w:t xml:space="preserve"> is present, let </w:t>
        </w:r>
        <w:r w:rsidRPr="003B4312">
          <w:rPr>
            <w:i/>
          </w:rPr>
          <w:t xml:space="preserve">declarations </w:t>
        </w:r>
        <w:r w:rsidRPr="006B6D0A">
          <w:t xml:space="preserve">be the LexicalDeclarations of the first </w:t>
        </w:r>
        <w:r w:rsidRPr="00C7794D">
          <w:rPr>
            <w:i/>
          </w:rPr>
          <w:t>CaseClauses</w:t>
        </w:r>
        <w:r w:rsidRPr="004D1BD1">
          <w:t>.</w:t>
        </w:r>
      </w:ins>
    </w:p>
    <w:p w14:paraId="322A85C1" w14:textId="77777777" w:rsidR="0030338C" w:rsidRPr="006B6D0A" w:rsidRDefault="0030338C" w:rsidP="00B34B48">
      <w:pPr>
        <w:pStyle w:val="Alg4"/>
        <w:numPr>
          <w:ilvl w:val="0"/>
          <w:numId w:val="532"/>
        </w:numPr>
        <w:spacing w:after="220"/>
        <w:contextualSpacing/>
        <w:rPr>
          <w:ins w:id="22821" w:author="Rev 4 Allen Wirfs-Brock" w:date="2011-10-20T10:49:00Z"/>
        </w:rPr>
      </w:pPr>
      <w:ins w:id="22822" w:author="Rev 4 Allen Wirfs-Brock" w:date="2011-10-20T10:49:00Z">
        <w:r w:rsidRPr="003B4312">
          <w:t xml:space="preserve">Else let </w:t>
        </w:r>
        <w:r w:rsidRPr="006B6D0A">
          <w:rPr>
            <w:i/>
          </w:rPr>
          <w:t xml:space="preserve">declarations </w:t>
        </w:r>
        <w:r w:rsidRPr="006B6D0A">
          <w:t>be a new empty List.</w:t>
        </w:r>
      </w:ins>
    </w:p>
    <w:p w14:paraId="2459FD67" w14:textId="77777777" w:rsidR="0030338C" w:rsidRPr="003B4312" w:rsidRDefault="0030338C" w:rsidP="00B34B48">
      <w:pPr>
        <w:pStyle w:val="Alg4"/>
        <w:numPr>
          <w:ilvl w:val="0"/>
          <w:numId w:val="532"/>
        </w:numPr>
        <w:spacing w:after="220"/>
        <w:contextualSpacing/>
        <w:rPr>
          <w:ins w:id="22823" w:author="Rev 4 Allen Wirfs-Brock" w:date="2011-10-20T10:49:00Z"/>
          <w:rStyle w:val="bnf"/>
          <w:i w:val="0"/>
        </w:rPr>
      </w:pPr>
      <w:ins w:id="22824" w:author="Rev 4 Allen Wirfs-Brock" w:date="2011-10-20T10:49:00Z">
        <w:r w:rsidRPr="006B6D0A">
          <w:t xml:space="preserve">Append to </w:t>
        </w:r>
        <w:r w:rsidRPr="00E65A34">
          <w:rPr>
            <w:i/>
          </w:rPr>
          <w:t xml:space="preserve">declarations </w:t>
        </w:r>
        <w:r w:rsidRPr="009C202C">
          <w:t xml:space="preserve">the elements of the </w:t>
        </w:r>
      </w:ins>
      <w:ins w:id="22825" w:author="Rev 10 Allen Wirfs-Brock" w:date="2012-08-14T09:43:00Z">
        <w:r w:rsidR="00C700A2" w:rsidRPr="006B6D0A">
          <w:t xml:space="preserve">LexicalDeclarations </w:t>
        </w:r>
      </w:ins>
      <w:ins w:id="22826" w:author="Rev 4 Allen Wirfs-Brock" w:date="2011-10-20T10:49:00Z">
        <w:del w:id="22827" w:author="Rev 10 Allen Wirfs-Brock" w:date="2012-08-14T09:43:00Z">
          <w:r w:rsidRPr="009C202C" w:rsidDel="00C700A2">
            <w:delText xml:space="preserve">LexicallyDeclaredNames </w:delText>
          </w:r>
        </w:del>
        <w:r w:rsidRPr="009C202C">
          <w:t xml:space="preserve">of the </w:t>
        </w:r>
        <w:r w:rsidRPr="00C7794D">
          <w:rPr>
            <w:i/>
          </w:rPr>
          <w:t>DefaultClause</w:t>
        </w:r>
        <w:r w:rsidRPr="004D1BD1">
          <w:rPr>
            <w:rStyle w:val="bnf"/>
          </w:rPr>
          <w:t>.</w:t>
        </w:r>
      </w:ins>
    </w:p>
    <w:p w14:paraId="2B5B2C6A" w14:textId="77777777" w:rsidR="0030338C" w:rsidRPr="006B6D0A" w:rsidRDefault="0030338C" w:rsidP="00B34B48">
      <w:pPr>
        <w:pStyle w:val="Alg4"/>
        <w:numPr>
          <w:ilvl w:val="0"/>
          <w:numId w:val="532"/>
        </w:numPr>
        <w:spacing w:after="220"/>
        <w:contextualSpacing/>
        <w:rPr>
          <w:ins w:id="22828" w:author="Rev 4 Allen Wirfs-Brock" w:date="2011-10-20T10:49:00Z"/>
        </w:rPr>
      </w:pPr>
      <w:ins w:id="22829" w:author="Rev 4 Allen Wirfs-Brock" w:date="2011-10-20T10:49:00Z">
        <w:r w:rsidRPr="006B6D0A">
          <w:t xml:space="preserve">If the second </w:t>
        </w:r>
        <w:r w:rsidRPr="00C7794D">
          <w:rPr>
            <w:i/>
          </w:rPr>
          <w:t>CaseClauses</w:t>
        </w:r>
        <w:r w:rsidRPr="004D1BD1">
          <w:t xml:space="preserve"> is not present, return </w:t>
        </w:r>
      </w:ins>
      <w:ins w:id="22830" w:author="Rev 10 Allen Wirfs-Brock" w:date="2012-08-14T09:42:00Z">
        <w:r w:rsidR="00C700A2" w:rsidRPr="00E65A34">
          <w:rPr>
            <w:i/>
          </w:rPr>
          <w:t>declarations</w:t>
        </w:r>
      </w:ins>
      <w:ins w:id="22831" w:author="Rev 4 Allen Wirfs-Brock" w:date="2011-10-20T10:49:00Z">
        <w:del w:id="22832" w:author="Rev 10 Allen Wirfs-Brock" w:date="2012-08-14T09:42:00Z">
          <w:r w:rsidRPr="003B4312" w:rsidDel="00C700A2">
            <w:rPr>
              <w:rStyle w:val="bnf"/>
            </w:rPr>
            <w:delText>names</w:delText>
          </w:r>
        </w:del>
        <w:r w:rsidRPr="006B6D0A">
          <w:t>.</w:t>
        </w:r>
      </w:ins>
    </w:p>
    <w:p w14:paraId="63C3A9BC" w14:textId="77777777" w:rsidR="0030338C" w:rsidRPr="004D1BD1" w:rsidRDefault="0030338C" w:rsidP="00B34B48">
      <w:pPr>
        <w:pStyle w:val="Alg4"/>
        <w:numPr>
          <w:ilvl w:val="0"/>
          <w:numId w:val="532"/>
        </w:numPr>
        <w:spacing w:after="220"/>
        <w:contextualSpacing/>
        <w:rPr>
          <w:ins w:id="22833" w:author="Rev 4 Allen Wirfs-Brock" w:date="2011-10-20T10:49:00Z"/>
        </w:rPr>
      </w:pPr>
      <w:ins w:id="22834" w:author="Rev 4 Allen Wirfs-Brock" w:date="2011-10-20T10:49:00Z">
        <w:r w:rsidRPr="006B6D0A">
          <w:t>Else return the result of append</w:t>
        </w:r>
      </w:ins>
      <w:ins w:id="22835" w:author="Rev 7 Allen Wirfs-Brock" w:date="2012-05-04T14:16:00Z">
        <w:r w:rsidR="00F77917">
          <w:t>ing</w:t>
        </w:r>
      </w:ins>
      <w:ins w:id="22836" w:author="Rev 4 Allen Wirfs-Brock" w:date="2011-10-20T10:49:00Z">
        <w:r w:rsidRPr="006B6D0A">
          <w:t xml:space="preserve"> to </w:t>
        </w:r>
      </w:ins>
      <w:ins w:id="22837" w:author="Rev 10 Allen Wirfs-Brock" w:date="2012-08-14T09:42:00Z">
        <w:r w:rsidR="00C700A2" w:rsidRPr="00E65A34">
          <w:rPr>
            <w:i/>
          </w:rPr>
          <w:t xml:space="preserve">declarations </w:t>
        </w:r>
      </w:ins>
      <w:ins w:id="22838" w:author="Rev 4 Allen Wirfs-Brock" w:date="2011-10-20T10:49:00Z">
        <w:del w:id="22839" w:author="Rev 10 Allen Wirfs-Brock" w:date="2012-08-14T09:42:00Z">
          <w:r w:rsidRPr="006B6D0A" w:rsidDel="00C700A2">
            <w:rPr>
              <w:i/>
            </w:rPr>
            <w:delText>names</w:delText>
          </w:r>
          <w:r w:rsidRPr="006B6D0A" w:rsidDel="00C700A2">
            <w:delText xml:space="preserve"> </w:delText>
          </w:r>
        </w:del>
        <w:r w:rsidRPr="006B6D0A">
          <w:t xml:space="preserve">the elements of the </w:t>
        </w:r>
        <w:del w:id="22840" w:author="Rev 7 Allen Wirfs-Brock" w:date="2012-05-04T14:19:00Z">
          <w:r w:rsidRPr="006B6D0A" w:rsidDel="00F77917">
            <w:delText xml:space="preserve">the </w:delText>
          </w:r>
        </w:del>
        <w:r w:rsidRPr="006B6D0A">
          <w:t>Lexical</w:t>
        </w:r>
        <w:del w:id="22841" w:author="Rev 10 Allen Wirfs-Brock" w:date="2012-08-14T09:42:00Z">
          <w:r w:rsidRPr="006B6D0A" w:rsidDel="00C700A2">
            <w:delText>lyDeclaredNames</w:delText>
          </w:r>
        </w:del>
      </w:ins>
      <w:ins w:id="22842" w:author="Rev 10 Allen Wirfs-Brock" w:date="2012-08-14T09:42:00Z">
        <w:r w:rsidR="00C700A2">
          <w:t>Declarations</w:t>
        </w:r>
      </w:ins>
      <w:ins w:id="22843" w:author="Rev 4 Allen Wirfs-Brock" w:date="2011-10-20T10:49:00Z">
        <w:r w:rsidRPr="006B6D0A">
          <w:t xml:space="preserve"> of the second </w:t>
        </w:r>
        <w:r w:rsidRPr="00C7794D">
          <w:rPr>
            <w:i/>
          </w:rPr>
          <w:t>CaseClauses</w:t>
        </w:r>
        <w:r w:rsidRPr="004D1BD1">
          <w:t>.</w:t>
        </w:r>
      </w:ins>
    </w:p>
    <w:p w14:paraId="64537938" w14:textId="77777777" w:rsidR="00712597" w:rsidRPr="006B6D0A" w:rsidDel="00007356" w:rsidRDefault="00712597" w:rsidP="00712597">
      <w:pPr>
        <w:rPr>
          <w:ins w:id="22844" w:author="Rev 4 Allen Wirfs-Brock" w:date="2011-10-20T10:53:00Z"/>
          <w:del w:id="22845" w:author="Rev 8 Allen Wirfs-Brock" w:date="2012-06-01T09:05:00Z"/>
        </w:rPr>
      </w:pPr>
      <w:ins w:id="22846" w:author="Rev 4 Allen Wirfs-Brock" w:date="2011-10-20T10:53:00Z">
        <w:del w:id="22847" w:author="Rev 8 Allen Wirfs-Brock" w:date="2012-06-01T09:05:00Z">
          <w:r w:rsidRPr="003B4312" w:rsidDel="00007356">
            <w:rPr>
              <w:rFonts w:ascii="Times New Roman" w:hAnsi="Times New Roman"/>
              <w:i/>
            </w:rPr>
            <w:delText xml:space="preserve">CaseClauses </w:delText>
          </w:r>
          <w:r w:rsidRPr="006B6D0A" w:rsidDel="00007356">
            <w:rPr>
              <w:b/>
            </w:rPr>
            <w:delText>:</w:delText>
          </w:r>
          <w:r w:rsidRPr="006B6D0A" w:rsidDel="00007356">
            <w:rPr>
              <w:rFonts w:ascii="Times New Roman" w:hAnsi="Times New Roman"/>
              <w:i/>
            </w:rPr>
            <w:delText xml:space="preserve"> CaseClause</w:delText>
          </w:r>
          <w:r w:rsidRPr="006B6D0A" w:rsidDel="00007356">
            <w:delText xml:space="preserve"> </w:delText>
          </w:r>
        </w:del>
      </w:ins>
    </w:p>
    <w:p w14:paraId="715E5712" w14:textId="77777777" w:rsidR="00712597" w:rsidRPr="00B820AB" w:rsidDel="00007356" w:rsidRDefault="00712597" w:rsidP="00435B72">
      <w:pPr>
        <w:pStyle w:val="Alg4"/>
        <w:numPr>
          <w:ilvl w:val="0"/>
          <w:numId w:val="533"/>
        </w:numPr>
        <w:spacing w:after="220"/>
        <w:contextualSpacing/>
        <w:rPr>
          <w:ins w:id="22848" w:author="Rev 4 Allen Wirfs-Brock" w:date="2011-10-20T10:53:00Z"/>
          <w:del w:id="22849" w:author="Rev 8 Allen Wirfs-Brock" w:date="2012-06-01T09:05:00Z"/>
        </w:rPr>
      </w:pPr>
      <w:ins w:id="22850" w:author="Rev 4 Allen Wirfs-Brock" w:date="2011-10-20T10:53:00Z">
        <w:del w:id="22851" w:author="Rev 8 Allen Wirfs-Brock" w:date="2012-06-01T09:05:00Z">
          <w:r w:rsidRPr="00E65A34" w:rsidDel="00007356">
            <w:delText xml:space="preserve">Return the LexicalDeclarations of </w:delText>
          </w:r>
          <w:r w:rsidRPr="009C202C" w:rsidDel="00007356">
            <w:rPr>
              <w:i/>
            </w:rPr>
            <w:delText>CaseClause</w:delText>
          </w:r>
          <w:r w:rsidRPr="00B820AB" w:rsidDel="00007356">
            <w:delText>.</w:delText>
          </w:r>
        </w:del>
      </w:ins>
    </w:p>
    <w:p w14:paraId="4B3F45CC" w14:textId="77777777" w:rsidR="00712597" w:rsidRPr="00E77497" w:rsidRDefault="00712597" w:rsidP="00712597">
      <w:pPr>
        <w:rPr>
          <w:ins w:id="22852" w:author="Rev 4 Allen Wirfs-Brock" w:date="2011-10-20T10:53:00Z"/>
        </w:rPr>
      </w:pPr>
      <w:ins w:id="22853" w:author="Rev 4 Allen Wirfs-Brock" w:date="2011-10-20T10:53:00Z">
        <w:r w:rsidRPr="00675B74">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ins>
    </w:p>
    <w:p w14:paraId="5565917A" w14:textId="77777777" w:rsidR="00712597" w:rsidRPr="00E77497" w:rsidRDefault="00712597" w:rsidP="00435B72">
      <w:pPr>
        <w:pStyle w:val="Alg4"/>
        <w:numPr>
          <w:ilvl w:val="0"/>
          <w:numId w:val="534"/>
        </w:numPr>
        <w:spacing w:after="220"/>
        <w:contextualSpacing/>
        <w:rPr>
          <w:ins w:id="22854" w:author="Rev 4 Allen Wirfs-Brock" w:date="2011-10-20T10:53:00Z"/>
        </w:rPr>
      </w:pPr>
      <w:ins w:id="22855" w:author="Rev 4 Allen Wirfs-Brock" w:date="2011-10-20T10:53:00Z">
        <w:r w:rsidRPr="00E77497">
          <w:t xml:space="preserve">Let </w:t>
        </w:r>
        <w:r w:rsidRPr="00E77497">
          <w:rPr>
            <w:i/>
          </w:rPr>
          <w:t xml:space="preserve">declarations </w:t>
        </w:r>
        <w:r w:rsidRPr="00E77497">
          <w:t xml:space="preserve">be LexicalDeclarations of </w:t>
        </w:r>
        <w:r w:rsidRPr="00E77497">
          <w:rPr>
            <w:i/>
          </w:rPr>
          <w:t>CaseClauses</w:t>
        </w:r>
        <w:r w:rsidRPr="00E77497">
          <w:t>.</w:t>
        </w:r>
      </w:ins>
    </w:p>
    <w:p w14:paraId="348AE484" w14:textId="77777777" w:rsidR="00712597" w:rsidRPr="00E77497" w:rsidRDefault="00712597" w:rsidP="00435B72">
      <w:pPr>
        <w:pStyle w:val="Alg4"/>
        <w:numPr>
          <w:ilvl w:val="0"/>
          <w:numId w:val="534"/>
        </w:numPr>
        <w:spacing w:after="220"/>
        <w:contextualSpacing/>
        <w:rPr>
          <w:ins w:id="22856" w:author="Rev 4 Allen Wirfs-Brock" w:date="2011-10-20T10:53:00Z"/>
          <w:rStyle w:val="bnf"/>
          <w:i w:val="0"/>
        </w:rPr>
      </w:pPr>
      <w:ins w:id="22857" w:author="Rev 4 Allen Wirfs-Brock" w:date="2011-10-20T10:53:00Z">
        <w:r w:rsidRPr="00E77497">
          <w:t xml:space="preserve">Append to </w:t>
        </w:r>
      </w:ins>
      <w:ins w:id="22858" w:author="Rev 10 Allen Wirfs-Brock" w:date="2012-08-14T09:43:00Z">
        <w:r w:rsidR="00C700A2" w:rsidRPr="00E77497">
          <w:rPr>
            <w:i/>
          </w:rPr>
          <w:t xml:space="preserve">declarations </w:t>
        </w:r>
      </w:ins>
      <w:ins w:id="22859" w:author="Rev 4 Allen Wirfs-Brock" w:date="2011-10-20T10:53:00Z">
        <w:del w:id="22860" w:author="Rev 10 Allen Wirfs-Brock" w:date="2012-08-14T09:43:00Z">
          <w:r w:rsidRPr="00E77497" w:rsidDel="00C700A2">
            <w:rPr>
              <w:i/>
            </w:rPr>
            <w:delText>names</w:delText>
          </w:r>
          <w:r w:rsidRPr="00E77497" w:rsidDel="00C700A2">
            <w:delText xml:space="preserve"> </w:delText>
          </w:r>
        </w:del>
        <w:r w:rsidRPr="00E77497">
          <w:t xml:space="preserve">the elements of the LexicalDeclarations of </w:t>
        </w:r>
        <w:r w:rsidRPr="00E77497">
          <w:rPr>
            <w:i/>
          </w:rPr>
          <w:t>CaseClause</w:t>
        </w:r>
        <w:r w:rsidRPr="00E77497">
          <w:rPr>
            <w:rStyle w:val="bnf"/>
          </w:rPr>
          <w:t>.</w:t>
        </w:r>
      </w:ins>
    </w:p>
    <w:p w14:paraId="4F6D64B5" w14:textId="77777777" w:rsidR="00712597" w:rsidRPr="00E77497" w:rsidRDefault="00712597" w:rsidP="00435B72">
      <w:pPr>
        <w:pStyle w:val="Alg4"/>
        <w:numPr>
          <w:ilvl w:val="0"/>
          <w:numId w:val="534"/>
        </w:numPr>
        <w:spacing w:after="220"/>
        <w:contextualSpacing/>
        <w:rPr>
          <w:ins w:id="22861" w:author="Rev 4 Allen Wirfs-Brock" w:date="2011-10-20T10:53:00Z"/>
        </w:rPr>
      </w:pPr>
      <w:ins w:id="22862" w:author="Rev 4 Allen Wirfs-Brock" w:date="2011-10-20T10:53:00Z">
        <w:r w:rsidRPr="00E77497">
          <w:t xml:space="preserve">Return </w:t>
        </w:r>
        <w:r w:rsidRPr="00E77497">
          <w:rPr>
            <w:i/>
          </w:rPr>
          <w:t>declarations</w:t>
        </w:r>
        <w:r w:rsidRPr="00E77497">
          <w:t>.</w:t>
        </w:r>
      </w:ins>
    </w:p>
    <w:p w14:paraId="32BD5BE8" w14:textId="77777777" w:rsidR="006A32A0" w:rsidRPr="00E77497" w:rsidRDefault="006A32A0" w:rsidP="006A32A0">
      <w:pPr>
        <w:jc w:val="left"/>
        <w:rPr>
          <w:ins w:id="22863" w:author="Rev 4 Allen Wirfs-Brock" w:date="2011-10-20T11:00:00Z"/>
        </w:rPr>
      </w:pPr>
      <w:ins w:id="22864" w:author="Rev 4 Allen Wirfs-Brock" w:date="2011-10-20T11:00:00Z">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ins>
    </w:p>
    <w:p w14:paraId="257B9931" w14:textId="77777777" w:rsidR="006A32A0" w:rsidRPr="00E77497" w:rsidRDefault="006A32A0" w:rsidP="00435B72">
      <w:pPr>
        <w:pStyle w:val="Alg4"/>
        <w:numPr>
          <w:ilvl w:val="0"/>
          <w:numId w:val="535"/>
        </w:numPr>
        <w:spacing w:after="220"/>
        <w:contextualSpacing/>
        <w:rPr>
          <w:ins w:id="22865" w:author="Rev 4 Allen Wirfs-Brock" w:date="2011-10-20T11:00:00Z"/>
        </w:rPr>
      </w:pPr>
      <w:ins w:id="22866" w:author="Rev 4 Allen Wirfs-Brock" w:date="2011-10-20T11:00:00Z">
        <w:r w:rsidRPr="00E77497">
          <w:t xml:space="preserve">If the </w:t>
        </w:r>
        <w:r w:rsidRPr="00E77497">
          <w:rPr>
            <w:i/>
          </w:rPr>
          <w:t xml:space="preserve">StatementList </w:t>
        </w:r>
        <w:r w:rsidRPr="00E77497">
          <w:t xml:space="preserve">is present, return the LexicalDeclarations of </w:t>
        </w:r>
        <w:r w:rsidRPr="00E77497">
          <w:rPr>
            <w:i/>
          </w:rPr>
          <w:t>StatementList</w:t>
        </w:r>
        <w:r w:rsidRPr="00E77497">
          <w:t>.</w:t>
        </w:r>
      </w:ins>
    </w:p>
    <w:p w14:paraId="11B0B256" w14:textId="77777777" w:rsidR="006A32A0" w:rsidRPr="00E77497" w:rsidRDefault="006A32A0" w:rsidP="00435B72">
      <w:pPr>
        <w:pStyle w:val="Alg4"/>
        <w:numPr>
          <w:ilvl w:val="0"/>
          <w:numId w:val="535"/>
        </w:numPr>
        <w:spacing w:after="220"/>
        <w:contextualSpacing/>
        <w:rPr>
          <w:ins w:id="22867" w:author="Rev 4 Allen Wirfs-Brock" w:date="2011-10-20T11:00:00Z"/>
        </w:rPr>
      </w:pPr>
      <w:ins w:id="22868" w:author="Rev 4 Allen Wirfs-Brock" w:date="2011-10-20T11:00:00Z">
        <w:r w:rsidRPr="00E77497">
          <w:t>Else return a new empty List.</w:t>
        </w:r>
      </w:ins>
    </w:p>
    <w:p w14:paraId="42B6564C" w14:textId="77777777" w:rsidR="00D97D35" w:rsidRPr="00E77497" w:rsidRDefault="00D97D35" w:rsidP="00D97D35">
      <w:pPr>
        <w:jc w:val="left"/>
        <w:rPr>
          <w:ins w:id="22869" w:author="Rev 4 Allen Wirfs-Brock" w:date="2011-10-20T11:04:00Z"/>
        </w:rPr>
      </w:pPr>
      <w:ins w:id="22870" w:author="Rev 4 Allen Wirfs-Brock" w:date="2011-10-20T11:04:00Z">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ins>
    </w:p>
    <w:p w14:paraId="68197F45" w14:textId="77777777" w:rsidR="00D97D35" w:rsidRPr="00E77497" w:rsidRDefault="00D97D35" w:rsidP="00435B72">
      <w:pPr>
        <w:pStyle w:val="Alg4"/>
        <w:numPr>
          <w:ilvl w:val="0"/>
          <w:numId w:val="536"/>
        </w:numPr>
        <w:spacing w:after="220"/>
        <w:contextualSpacing/>
        <w:rPr>
          <w:ins w:id="22871" w:author="Rev 4 Allen Wirfs-Brock" w:date="2011-10-20T11:04:00Z"/>
        </w:rPr>
      </w:pPr>
      <w:ins w:id="22872" w:author="Rev 4 Allen Wirfs-Brock" w:date="2011-10-20T11:04:00Z">
        <w:r w:rsidRPr="00E77497">
          <w:t xml:space="preserve">If the </w:t>
        </w:r>
        <w:r w:rsidRPr="00E77497">
          <w:rPr>
            <w:i/>
          </w:rPr>
          <w:t xml:space="preserve">StatementList </w:t>
        </w:r>
        <w:r w:rsidRPr="00E77497">
          <w:t xml:space="preserve">is present, return the LexicalDeclarations of </w:t>
        </w:r>
        <w:r w:rsidRPr="00E77497">
          <w:rPr>
            <w:i/>
          </w:rPr>
          <w:t>StatementList</w:t>
        </w:r>
        <w:r w:rsidRPr="00E77497">
          <w:t>.</w:t>
        </w:r>
      </w:ins>
    </w:p>
    <w:p w14:paraId="353455DB" w14:textId="77777777" w:rsidR="00D97D35" w:rsidRPr="00E77497" w:rsidRDefault="00D97D35" w:rsidP="00435B72">
      <w:pPr>
        <w:pStyle w:val="Alg4"/>
        <w:numPr>
          <w:ilvl w:val="0"/>
          <w:numId w:val="536"/>
        </w:numPr>
        <w:spacing w:after="220"/>
        <w:contextualSpacing/>
        <w:rPr>
          <w:ins w:id="22873" w:author="Rev 4 Allen Wirfs-Brock" w:date="2011-10-20T11:04:00Z"/>
        </w:rPr>
      </w:pPr>
      <w:ins w:id="22874" w:author="Rev 4 Allen Wirfs-Brock" w:date="2011-10-20T11:04:00Z">
        <w:r w:rsidRPr="00E77497">
          <w:t>Else return a new empty List.</w:t>
        </w:r>
      </w:ins>
    </w:p>
    <w:p w14:paraId="33CE7997" w14:textId="77777777" w:rsidR="00001CB2" w:rsidRPr="00E77497" w:rsidRDefault="00001CB2" w:rsidP="00001CB2">
      <w:pPr>
        <w:rPr>
          <w:ins w:id="22875" w:author="Rev 4 Allen Wirfs-Brock" w:date="2011-10-20T10:40:00Z"/>
          <w:rFonts w:ascii="Helvetica" w:hAnsi="Helvetica"/>
          <w:b/>
        </w:rPr>
      </w:pPr>
      <w:ins w:id="22876" w:author="Rev 4 Allen Wirfs-Brock" w:date="2011-10-20T10:40:00Z">
        <w:r w:rsidRPr="00E77497">
          <w:rPr>
            <w:rFonts w:ascii="Helvetica" w:hAnsi="Helvetica"/>
            <w:b/>
          </w:rPr>
          <w:t xml:space="preserve">Static Semantics:  </w:t>
        </w:r>
        <w:r w:rsidRPr="00E77497">
          <w:rPr>
            <w:rFonts w:ascii="Helvetica" w:hAnsi="Helvetica"/>
            <w:b/>
            <w:lang w:eastAsia="en-US"/>
          </w:rPr>
          <w:t>LexicallyDeclaredNames</w:t>
        </w:r>
      </w:ins>
    </w:p>
    <w:p w14:paraId="131B7731" w14:textId="77777777" w:rsidR="00383225" w:rsidRPr="004D1BD1" w:rsidRDefault="00383225" w:rsidP="00383225">
      <w:pPr>
        <w:jc w:val="left"/>
        <w:rPr>
          <w:ins w:id="22877" w:author="Rev 4 Allen Wirfs-Brock" w:date="2011-10-20T10:42:00Z"/>
        </w:rPr>
      </w:pPr>
      <w:ins w:id="22878" w:author="Rev 4 Allen Wirfs-Brock" w:date="2011-10-20T10:42: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ins>
    </w:p>
    <w:p w14:paraId="1FB84468" w14:textId="77777777" w:rsidR="00383225" w:rsidRPr="003B4312" w:rsidRDefault="00383225" w:rsidP="00435B72">
      <w:pPr>
        <w:pStyle w:val="Alg4"/>
        <w:numPr>
          <w:ilvl w:val="0"/>
          <w:numId w:val="600"/>
        </w:numPr>
        <w:spacing w:after="220"/>
        <w:contextualSpacing/>
        <w:rPr>
          <w:ins w:id="22879" w:author="Rev 4 Allen Wirfs-Brock" w:date="2011-10-20T10:42:00Z"/>
        </w:rPr>
      </w:pPr>
      <w:ins w:id="22880" w:author="Rev 4 Allen Wirfs-Brock" w:date="2011-10-20T10:42:00Z">
        <w:r w:rsidRPr="003B4312">
          <w:t>Return a new empty List.</w:t>
        </w:r>
      </w:ins>
    </w:p>
    <w:p w14:paraId="7B2506B2" w14:textId="77777777" w:rsidR="00175EBD" w:rsidRPr="004D1BD1" w:rsidDel="00007356" w:rsidRDefault="00175EBD" w:rsidP="00175EBD">
      <w:pPr>
        <w:jc w:val="left"/>
        <w:rPr>
          <w:ins w:id="22881" w:author="Rev 4 Allen Wirfs-Brock" w:date="2011-10-20T10:44:00Z"/>
          <w:del w:id="22882" w:author="Rev 8 Allen Wirfs-Brock" w:date="2012-06-01T09:06:00Z"/>
        </w:rPr>
      </w:pPr>
      <w:ins w:id="22883" w:author="Rev 4 Allen Wirfs-Brock" w:date="2011-10-20T10:44:00Z">
        <w:del w:id="22884" w:author="Rev 8 Allen Wirfs-Brock" w:date="2012-06-01T09:06:00Z">
          <w:r w:rsidRPr="00C7794D" w:rsidDel="00007356">
            <w:rPr>
              <w:rFonts w:ascii="Times New Roman" w:hAnsi="Times New Roman"/>
              <w:i/>
            </w:rPr>
            <w:delText>CaseBlock</w:delText>
          </w:r>
          <w:r w:rsidRPr="00C7794D" w:rsidDel="00007356">
            <w:delText xml:space="preserve"> </w:delText>
          </w:r>
          <w:r w:rsidRPr="00C7794D" w:rsidDel="00007356">
            <w:rPr>
              <w:b/>
            </w:rPr>
            <w:delText>:</w:delText>
          </w:r>
          <w:r w:rsidRPr="00C7794D" w:rsidDel="00007356">
            <w:delText xml:space="preserve"> </w:delText>
          </w:r>
          <w:r w:rsidRPr="00C7794D" w:rsidDel="00007356">
            <w:rPr>
              <w:rFonts w:ascii="Courier New" w:hAnsi="Courier New" w:cs="Courier New"/>
              <w:b/>
            </w:rPr>
            <w:delText>{</w:delText>
          </w:r>
          <w:r w:rsidRPr="00C7794D" w:rsidDel="00007356">
            <w:delText xml:space="preserve"> </w:delText>
          </w:r>
          <w:r w:rsidRPr="00C7794D" w:rsidDel="00007356">
            <w:rPr>
              <w:rFonts w:ascii="Times New Roman" w:hAnsi="Times New Roman"/>
              <w:i/>
            </w:rPr>
            <w:delText>CaseClauses</w:delText>
          </w:r>
          <w:r w:rsidRPr="00C7794D" w:rsidDel="00007356">
            <w:delText xml:space="preserve"> </w:delText>
          </w:r>
          <w:r w:rsidRPr="00C7794D" w:rsidDel="00007356">
            <w:rPr>
              <w:rFonts w:ascii="Courier New" w:hAnsi="Courier New" w:cs="Courier New"/>
              <w:b/>
            </w:rPr>
            <w:delText>}</w:delText>
          </w:r>
          <w:r w:rsidRPr="00C7794D" w:rsidDel="00007356">
            <w:delText xml:space="preserve"> </w:delText>
          </w:r>
        </w:del>
      </w:ins>
    </w:p>
    <w:p w14:paraId="567ECE5A" w14:textId="77777777" w:rsidR="00175EBD" w:rsidRPr="004D1BD1" w:rsidDel="00007356" w:rsidRDefault="00175EBD" w:rsidP="00435B72">
      <w:pPr>
        <w:pStyle w:val="Alg4"/>
        <w:numPr>
          <w:ilvl w:val="0"/>
          <w:numId w:val="486"/>
        </w:numPr>
        <w:spacing w:after="220"/>
        <w:contextualSpacing/>
        <w:rPr>
          <w:ins w:id="22885" w:author="Rev 4 Allen Wirfs-Brock" w:date="2011-10-20T10:44:00Z"/>
          <w:del w:id="22886" w:author="Rev 8 Allen Wirfs-Brock" w:date="2012-06-01T09:06:00Z"/>
        </w:rPr>
      </w:pPr>
      <w:ins w:id="22887" w:author="Rev 4 Allen Wirfs-Brock" w:date="2011-10-20T10:44:00Z">
        <w:del w:id="22888" w:author="Rev 8 Allen Wirfs-Brock" w:date="2012-06-01T09:06:00Z">
          <w:r w:rsidRPr="003B4312" w:rsidDel="00007356">
            <w:delText xml:space="preserve">Return the LexicallyDeclaredNames of </w:delText>
          </w:r>
          <w:r w:rsidRPr="00C7794D" w:rsidDel="00007356">
            <w:rPr>
              <w:i/>
            </w:rPr>
            <w:delText>CaseClauses</w:delText>
          </w:r>
          <w:r w:rsidRPr="004D1BD1" w:rsidDel="00007356">
            <w:delText>.</w:delText>
          </w:r>
        </w:del>
      </w:ins>
    </w:p>
    <w:p w14:paraId="59BF3DEB" w14:textId="77777777" w:rsidR="008B496E" w:rsidRPr="004D1BD1" w:rsidRDefault="008B496E" w:rsidP="008B496E">
      <w:pPr>
        <w:jc w:val="left"/>
        <w:rPr>
          <w:ins w:id="22889" w:author="Rev 4 Allen Wirfs-Brock" w:date="2011-10-20T10:48:00Z"/>
        </w:rPr>
      </w:pPr>
      <w:ins w:id="22890" w:author="Rev 4 Allen Wirfs-Brock" w:date="2011-10-20T10:48: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ins>
    </w:p>
    <w:p w14:paraId="18B73771" w14:textId="77777777" w:rsidR="008B496E" w:rsidRPr="004D1BD1" w:rsidRDefault="008B496E" w:rsidP="00435B72">
      <w:pPr>
        <w:pStyle w:val="Alg4"/>
        <w:numPr>
          <w:ilvl w:val="0"/>
          <w:numId w:val="487"/>
        </w:numPr>
        <w:spacing w:after="220"/>
        <w:contextualSpacing/>
        <w:rPr>
          <w:ins w:id="22891" w:author="Rev 4 Allen Wirfs-Brock" w:date="2011-10-20T10:48:00Z"/>
        </w:rPr>
      </w:pPr>
      <w:ins w:id="22892" w:author="Rev 4 Allen Wirfs-Brock" w:date="2011-10-20T10:48:00Z">
        <w:r w:rsidRPr="003B4312">
          <w:t xml:space="preserve">If the first </w:t>
        </w:r>
        <w:r w:rsidRPr="00C7794D">
          <w:rPr>
            <w:i/>
          </w:rPr>
          <w:t>CaseClauses</w:t>
        </w:r>
        <w:r w:rsidRPr="004D1BD1">
          <w:t xml:space="preserve"> is present, let </w:t>
        </w:r>
        <w:r w:rsidRPr="003B4312">
          <w:rPr>
            <w:i/>
          </w:rPr>
          <w:t xml:space="preserve">names </w:t>
        </w:r>
        <w:r w:rsidRPr="006B6D0A">
          <w:t xml:space="preserve">be the LexicallyDeclaredNames of the first </w:t>
        </w:r>
        <w:r w:rsidRPr="00C7794D">
          <w:rPr>
            <w:i/>
          </w:rPr>
          <w:t>CaseClauses</w:t>
        </w:r>
        <w:r w:rsidRPr="004D1BD1">
          <w:t>.</w:t>
        </w:r>
      </w:ins>
    </w:p>
    <w:p w14:paraId="47D6A013" w14:textId="77777777" w:rsidR="008B496E" w:rsidRPr="006B6D0A" w:rsidRDefault="008B496E" w:rsidP="00435B72">
      <w:pPr>
        <w:pStyle w:val="Alg4"/>
        <w:numPr>
          <w:ilvl w:val="0"/>
          <w:numId w:val="487"/>
        </w:numPr>
        <w:spacing w:after="220"/>
        <w:contextualSpacing/>
        <w:rPr>
          <w:ins w:id="22893" w:author="Rev 4 Allen Wirfs-Brock" w:date="2011-10-20T10:48:00Z"/>
        </w:rPr>
      </w:pPr>
      <w:ins w:id="22894" w:author="Rev 4 Allen Wirfs-Brock" w:date="2011-10-20T10:48:00Z">
        <w:r w:rsidRPr="003B4312">
          <w:t xml:space="preserve">Else let </w:t>
        </w:r>
        <w:r w:rsidRPr="006B6D0A">
          <w:rPr>
            <w:i/>
          </w:rPr>
          <w:t>names</w:t>
        </w:r>
        <w:r w:rsidRPr="006B6D0A">
          <w:t xml:space="preserve"> be a new empty List.</w:t>
        </w:r>
      </w:ins>
    </w:p>
    <w:p w14:paraId="0FC7D152" w14:textId="77777777" w:rsidR="008B496E" w:rsidRPr="003B4312" w:rsidRDefault="008B496E" w:rsidP="00435B72">
      <w:pPr>
        <w:pStyle w:val="Alg4"/>
        <w:numPr>
          <w:ilvl w:val="0"/>
          <w:numId w:val="487"/>
        </w:numPr>
        <w:spacing w:after="220"/>
        <w:contextualSpacing/>
        <w:rPr>
          <w:ins w:id="22895" w:author="Rev 4 Allen Wirfs-Brock" w:date="2011-10-20T10:48:00Z"/>
          <w:rStyle w:val="bnf"/>
          <w:i w:val="0"/>
        </w:rPr>
      </w:pPr>
      <w:ins w:id="22896" w:author="Rev 4 Allen Wirfs-Brock" w:date="2011-10-20T10:48:00Z">
        <w:r w:rsidRPr="006B6D0A">
          <w:t xml:space="preserve">Append to </w:t>
        </w:r>
        <w:r w:rsidRPr="00E65A34">
          <w:rPr>
            <w:i/>
          </w:rPr>
          <w:t>names</w:t>
        </w:r>
        <w:r w:rsidRPr="009C202C">
          <w:t xml:space="preserve"> the element</w:t>
        </w:r>
        <w:r w:rsidRPr="00B820AB">
          <w:t xml:space="preserve">s of the LexicallyDeclaredNames of the </w:t>
        </w:r>
        <w:r w:rsidRPr="00C7794D">
          <w:rPr>
            <w:i/>
          </w:rPr>
          <w:t>DefaultClause</w:t>
        </w:r>
        <w:r w:rsidRPr="004D1BD1">
          <w:rPr>
            <w:rStyle w:val="bnf"/>
          </w:rPr>
          <w:t>.</w:t>
        </w:r>
      </w:ins>
    </w:p>
    <w:p w14:paraId="7FB5F726" w14:textId="77777777" w:rsidR="008B496E" w:rsidRPr="006B6D0A" w:rsidRDefault="008B496E" w:rsidP="00435B72">
      <w:pPr>
        <w:pStyle w:val="Alg4"/>
        <w:numPr>
          <w:ilvl w:val="0"/>
          <w:numId w:val="487"/>
        </w:numPr>
        <w:spacing w:after="220"/>
        <w:contextualSpacing/>
        <w:rPr>
          <w:ins w:id="22897" w:author="Rev 4 Allen Wirfs-Brock" w:date="2011-10-20T10:48:00Z"/>
        </w:rPr>
      </w:pPr>
      <w:ins w:id="22898" w:author="Rev 4 Allen Wirfs-Brock" w:date="2011-10-20T10:48:00Z">
        <w:r w:rsidRPr="006B6D0A">
          <w:t xml:space="preserve">If the second </w:t>
        </w:r>
        <w:r w:rsidRPr="00C7794D">
          <w:rPr>
            <w:i/>
          </w:rPr>
          <w:t>CaseClauses</w:t>
        </w:r>
        <w:r w:rsidRPr="004D1BD1">
          <w:t xml:space="preserve"> is not present, return </w:t>
        </w:r>
        <w:r w:rsidRPr="003B4312">
          <w:rPr>
            <w:rStyle w:val="bnf"/>
          </w:rPr>
          <w:t>names</w:t>
        </w:r>
        <w:r w:rsidRPr="006B6D0A">
          <w:t>.</w:t>
        </w:r>
      </w:ins>
    </w:p>
    <w:p w14:paraId="02D76E23" w14:textId="77777777" w:rsidR="008B496E" w:rsidRPr="004D1BD1" w:rsidRDefault="008B496E" w:rsidP="00435B72">
      <w:pPr>
        <w:pStyle w:val="Alg4"/>
        <w:numPr>
          <w:ilvl w:val="0"/>
          <w:numId w:val="487"/>
        </w:numPr>
        <w:spacing w:after="220"/>
        <w:contextualSpacing/>
        <w:rPr>
          <w:ins w:id="22899" w:author="Rev 4 Allen Wirfs-Brock" w:date="2011-10-20T10:48:00Z"/>
        </w:rPr>
      </w:pPr>
      <w:ins w:id="22900" w:author="Rev 4 Allen Wirfs-Brock" w:date="2011-10-20T10:48:00Z">
        <w:r w:rsidRPr="006B6D0A">
          <w:t>Else return the result of append</w:t>
        </w:r>
      </w:ins>
      <w:ins w:id="22901" w:author="Rev 7 Allen Wirfs-Brock" w:date="2012-05-04T14:16:00Z">
        <w:r w:rsidR="00F77917">
          <w:t>ing</w:t>
        </w:r>
      </w:ins>
      <w:ins w:id="22902" w:author="Rev 4 Allen Wirfs-Brock" w:date="2011-10-20T10:48:00Z">
        <w:r w:rsidRPr="006B6D0A">
          <w:t xml:space="preserve"> to </w:t>
        </w:r>
        <w:r w:rsidRPr="006B6D0A">
          <w:rPr>
            <w:i/>
          </w:rPr>
          <w:t>names</w:t>
        </w:r>
        <w:r w:rsidRPr="00E65A34">
          <w:t xml:space="preserve"> the elements of the </w:t>
        </w:r>
        <w:del w:id="22903" w:author="Rev 7 Allen Wirfs-Brock" w:date="2012-05-04T14:19:00Z">
          <w:r w:rsidRPr="00E65A34" w:rsidDel="00F77917">
            <w:delText xml:space="preserve">the </w:delText>
          </w:r>
        </w:del>
        <w:r w:rsidRPr="00E65A34">
          <w:t xml:space="preserve">LexicallyDeclaredNames of the second </w:t>
        </w:r>
        <w:r w:rsidRPr="00C7794D">
          <w:rPr>
            <w:i/>
          </w:rPr>
          <w:t>CaseClauses</w:t>
        </w:r>
        <w:r w:rsidRPr="004D1BD1">
          <w:t>.</w:t>
        </w:r>
      </w:ins>
    </w:p>
    <w:p w14:paraId="1DA8D59C" w14:textId="77777777" w:rsidR="00D54F2B" w:rsidRPr="006B6D0A" w:rsidDel="00007356" w:rsidRDefault="00D54F2B" w:rsidP="00D54F2B">
      <w:pPr>
        <w:rPr>
          <w:ins w:id="22904" w:author="Rev 4 Allen Wirfs-Brock" w:date="2011-10-20T10:53:00Z"/>
          <w:del w:id="22905" w:author="Rev 8 Allen Wirfs-Brock" w:date="2012-06-01T09:06:00Z"/>
        </w:rPr>
      </w:pPr>
      <w:ins w:id="22906" w:author="Rev 4 Allen Wirfs-Brock" w:date="2011-10-20T10:53:00Z">
        <w:del w:id="22907" w:author="Rev 8 Allen Wirfs-Brock" w:date="2012-06-01T09:06:00Z">
          <w:r w:rsidRPr="003B4312" w:rsidDel="00007356">
            <w:rPr>
              <w:rFonts w:ascii="Times New Roman" w:hAnsi="Times New Roman"/>
              <w:i/>
            </w:rPr>
            <w:delText xml:space="preserve">CaseClauses </w:delText>
          </w:r>
          <w:r w:rsidRPr="006B6D0A" w:rsidDel="00007356">
            <w:rPr>
              <w:b/>
            </w:rPr>
            <w:delText>:</w:delText>
          </w:r>
          <w:r w:rsidRPr="006B6D0A" w:rsidDel="00007356">
            <w:rPr>
              <w:rFonts w:ascii="Times New Roman" w:hAnsi="Times New Roman"/>
              <w:i/>
            </w:rPr>
            <w:delText xml:space="preserve"> CaseClause</w:delText>
          </w:r>
          <w:r w:rsidRPr="006B6D0A" w:rsidDel="00007356">
            <w:delText xml:space="preserve"> </w:delText>
          </w:r>
        </w:del>
      </w:ins>
    </w:p>
    <w:p w14:paraId="7117918C" w14:textId="77777777" w:rsidR="00D54F2B" w:rsidRPr="00675B74" w:rsidDel="00007356" w:rsidRDefault="00D54F2B" w:rsidP="00435B72">
      <w:pPr>
        <w:pStyle w:val="Alg4"/>
        <w:numPr>
          <w:ilvl w:val="0"/>
          <w:numId w:val="519"/>
        </w:numPr>
        <w:spacing w:after="220"/>
        <w:contextualSpacing/>
        <w:rPr>
          <w:ins w:id="22908" w:author="Rev 4 Allen Wirfs-Brock" w:date="2011-10-20T10:53:00Z"/>
          <w:del w:id="22909" w:author="Rev 8 Allen Wirfs-Brock" w:date="2012-06-01T09:06:00Z"/>
        </w:rPr>
      </w:pPr>
      <w:ins w:id="22910" w:author="Rev 4 Allen Wirfs-Brock" w:date="2011-10-20T10:53:00Z">
        <w:del w:id="22911" w:author="Rev 8 Allen Wirfs-Brock" w:date="2012-06-01T09:06:00Z">
          <w:r w:rsidRPr="00E65A34" w:rsidDel="00007356">
            <w:delText>Return</w:delText>
          </w:r>
          <w:r w:rsidRPr="009C202C" w:rsidDel="00007356">
            <w:delText xml:space="preserve"> the LexicallyDeclaredNames of </w:delText>
          </w:r>
          <w:r w:rsidRPr="00B820AB" w:rsidDel="00007356">
            <w:rPr>
              <w:i/>
            </w:rPr>
            <w:delText>CaseClause</w:delText>
          </w:r>
          <w:r w:rsidRPr="00675B74" w:rsidDel="00007356">
            <w:delText>.</w:delText>
          </w:r>
        </w:del>
      </w:ins>
    </w:p>
    <w:p w14:paraId="30378A77" w14:textId="77777777" w:rsidR="00330832" w:rsidRPr="00E77497" w:rsidRDefault="00330832" w:rsidP="00330832">
      <w:pPr>
        <w:rPr>
          <w:ins w:id="22912" w:author="Rev 4 Allen Wirfs-Brock" w:date="2011-10-20T10:56:00Z"/>
        </w:rPr>
      </w:pPr>
      <w:ins w:id="22913" w:author="Rev 4 Allen Wirfs-Brock" w:date="2011-10-20T10:56:00Z">
        <w:r w:rsidRPr="00E77497">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ins>
    </w:p>
    <w:p w14:paraId="5DC7D291" w14:textId="77777777" w:rsidR="00330832" w:rsidRPr="00E77497" w:rsidRDefault="00330832" w:rsidP="00435B72">
      <w:pPr>
        <w:pStyle w:val="Alg4"/>
        <w:numPr>
          <w:ilvl w:val="0"/>
          <w:numId w:val="521"/>
        </w:numPr>
        <w:spacing w:after="220"/>
        <w:contextualSpacing/>
        <w:rPr>
          <w:ins w:id="22914" w:author="Rev 4 Allen Wirfs-Brock" w:date="2011-10-20T10:56:00Z"/>
        </w:rPr>
      </w:pPr>
      <w:ins w:id="22915" w:author="Rev 4 Allen Wirfs-Brock" w:date="2011-10-20T10:56:00Z">
        <w:r w:rsidRPr="00E77497">
          <w:t xml:space="preserve">Let </w:t>
        </w:r>
        <w:r w:rsidRPr="00E77497">
          <w:rPr>
            <w:i/>
          </w:rPr>
          <w:t xml:space="preserve">names </w:t>
        </w:r>
        <w:r w:rsidRPr="00E77497">
          <w:t xml:space="preserve">be LexicallyDeclaredNames of </w:t>
        </w:r>
        <w:r w:rsidRPr="00E77497">
          <w:rPr>
            <w:i/>
          </w:rPr>
          <w:t>CaseClauses</w:t>
        </w:r>
        <w:r w:rsidRPr="00E77497">
          <w:t>.</w:t>
        </w:r>
      </w:ins>
    </w:p>
    <w:p w14:paraId="55E5EEA0" w14:textId="77777777" w:rsidR="00330832" w:rsidRPr="00E77497" w:rsidRDefault="00330832" w:rsidP="00435B72">
      <w:pPr>
        <w:pStyle w:val="Alg4"/>
        <w:numPr>
          <w:ilvl w:val="0"/>
          <w:numId w:val="521"/>
        </w:numPr>
        <w:spacing w:after="220"/>
        <w:contextualSpacing/>
        <w:rPr>
          <w:ins w:id="22916" w:author="Rev 4 Allen Wirfs-Brock" w:date="2011-10-20T10:56:00Z"/>
          <w:rStyle w:val="bnf"/>
          <w:i w:val="0"/>
        </w:rPr>
      </w:pPr>
      <w:ins w:id="22917" w:author="Rev 4 Allen Wirfs-Brock" w:date="2011-10-20T10:56:00Z">
        <w:r w:rsidRPr="00E77497">
          <w:t xml:space="preserve">Append to </w:t>
        </w:r>
        <w:r w:rsidRPr="00E77497">
          <w:rPr>
            <w:i/>
          </w:rPr>
          <w:t>names</w:t>
        </w:r>
        <w:r w:rsidRPr="00E77497">
          <w:t xml:space="preserve"> the elements of the LexicallyDeclaredNames of </w:t>
        </w:r>
        <w:r w:rsidRPr="00E77497">
          <w:rPr>
            <w:i/>
          </w:rPr>
          <w:t>CaseClause</w:t>
        </w:r>
        <w:r w:rsidRPr="00E77497">
          <w:rPr>
            <w:rStyle w:val="bnf"/>
          </w:rPr>
          <w:t>.</w:t>
        </w:r>
      </w:ins>
    </w:p>
    <w:p w14:paraId="710043D1" w14:textId="77777777" w:rsidR="00330832" w:rsidRPr="00E77497" w:rsidRDefault="00330832" w:rsidP="00435B72">
      <w:pPr>
        <w:pStyle w:val="Alg4"/>
        <w:numPr>
          <w:ilvl w:val="0"/>
          <w:numId w:val="521"/>
        </w:numPr>
        <w:spacing w:after="220"/>
        <w:contextualSpacing/>
        <w:rPr>
          <w:ins w:id="22918" w:author="Rev 4 Allen Wirfs-Brock" w:date="2011-10-20T10:56:00Z"/>
        </w:rPr>
      </w:pPr>
      <w:ins w:id="22919" w:author="Rev 4 Allen Wirfs-Brock" w:date="2011-10-20T10:56:00Z">
        <w:r w:rsidRPr="00E77497">
          <w:t xml:space="preserve">Return </w:t>
        </w:r>
        <w:r w:rsidRPr="00E77497">
          <w:rPr>
            <w:rStyle w:val="bnf"/>
          </w:rPr>
          <w:t>names</w:t>
        </w:r>
        <w:r w:rsidRPr="00E77497">
          <w:t>.</w:t>
        </w:r>
      </w:ins>
    </w:p>
    <w:p w14:paraId="3236A502" w14:textId="77777777" w:rsidR="006A32A0" w:rsidRPr="00E77497" w:rsidRDefault="006A32A0" w:rsidP="006A32A0">
      <w:pPr>
        <w:jc w:val="left"/>
        <w:rPr>
          <w:ins w:id="22920" w:author="Rev 4 Allen Wirfs-Brock" w:date="2011-10-20T10:59:00Z"/>
        </w:rPr>
      </w:pPr>
      <w:ins w:id="22921" w:author="Rev 4 Allen Wirfs-Brock" w:date="2011-10-20T10:59:00Z">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ins>
    </w:p>
    <w:p w14:paraId="75650FC5" w14:textId="77777777" w:rsidR="006A32A0" w:rsidRPr="00E77497" w:rsidRDefault="006A32A0" w:rsidP="00435B72">
      <w:pPr>
        <w:pStyle w:val="Alg4"/>
        <w:numPr>
          <w:ilvl w:val="0"/>
          <w:numId w:val="488"/>
        </w:numPr>
        <w:spacing w:after="220"/>
        <w:contextualSpacing/>
        <w:rPr>
          <w:ins w:id="22922" w:author="Rev 4 Allen Wirfs-Brock" w:date="2011-10-20T10:59:00Z"/>
        </w:rPr>
      </w:pPr>
      <w:ins w:id="22923" w:author="Rev 4 Allen Wirfs-Brock" w:date="2011-10-20T10:59:00Z">
        <w:r w:rsidRPr="00E77497">
          <w:t xml:space="preserve">If the </w:t>
        </w:r>
        <w:r w:rsidRPr="00E77497">
          <w:rPr>
            <w:i/>
          </w:rPr>
          <w:t xml:space="preserve">StatementList </w:t>
        </w:r>
        <w:r w:rsidRPr="00E77497">
          <w:t xml:space="preserve">is present, return the LexicallyDeclaredNames of </w:t>
        </w:r>
        <w:r w:rsidRPr="00E77497">
          <w:rPr>
            <w:i/>
          </w:rPr>
          <w:t>StatementList</w:t>
        </w:r>
        <w:r w:rsidRPr="00E77497">
          <w:t>.</w:t>
        </w:r>
      </w:ins>
    </w:p>
    <w:p w14:paraId="411AF4CC" w14:textId="77777777" w:rsidR="006A32A0" w:rsidRPr="00E77497" w:rsidRDefault="006A32A0" w:rsidP="00435B72">
      <w:pPr>
        <w:pStyle w:val="Alg4"/>
        <w:numPr>
          <w:ilvl w:val="0"/>
          <w:numId w:val="488"/>
        </w:numPr>
        <w:spacing w:after="220"/>
        <w:contextualSpacing/>
        <w:rPr>
          <w:ins w:id="22924" w:author="Rev 4 Allen Wirfs-Brock" w:date="2011-10-20T10:59:00Z"/>
        </w:rPr>
      </w:pPr>
      <w:ins w:id="22925" w:author="Rev 4 Allen Wirfs-Brock" w:date="2011-10-20T10:59:00Z">
        <w:r w:rsidRPr="00E77497">
          <w:t>Else return a new empty List.</w:t>
        </w:r>
      </w:ins>
    </w:p>
    <w:p w14:paraId="422E163E" w14:textId="77777777" w:rsidR="00885940" w:rsidRPr="00E77497" w:rsidRDefault="00885940" w:rsidP="00885940">
      <w:pPr>
        <w:jc w:val="left"/>
        <w:rPr>
          <w:ins w:id="22926" w:author="Rev 4 Allen Wirfs-Brock" w:date="2011-10-20T11:03:00Z"/>
        </w:rPr>
      </w:pPr>
      <w:ins w:id="22927" w:author="Rev 4 Allen Wirfs-Brock" w:date="2011-10-20T11:03:00Z">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ins>
    </w:p>
    <w:p w14:paraId="7D182415" w14:textId="77777777" w:rsidR="00885940" w:rsidRPr="00E77497" w:rsidRDefault="00885940" w:rsidP="00435B72">
      <w:pPr>
        <w:pStyle w:val="Alg4"/>
        <w:numPr>
          <w:ilvl w:val="0"/>
          <w:numId w:val="523"/>
        </w:numPr>
        <w:spacing w:after="220"/>
        <w:contextualSpacing/>
        <w:rPr>
          <w:ins w:id="22928" w:author="Rev 4 Allen Wirfs-Brock" w:date="2011-10-20T11:03:00Z"/>
        </w:rPr>
      </w:pPr>
      <w:ins w:id="22929" w:author="Rev 4 Allen Wirfs-Brock" w:date="2011-10-20T11:03:00Z">
        <w:r w:rsidRPr="00E77497">
          <w:t xml:space="preserve">If the </w:t>
        </w:r>
        <w:r w:rsidRPr="00E77497">
          <w:rPr>
            <w:i/>
          </w:rPr>
          <w:t xml:space="preserve">StatementList </w:t>
        </w:r>
        <w:r w:rsidRPr="00E77497">
          <w:t xml:space="preserve">is present, return the LexicallyDeclaredNames of </w:t>
        </w:r>
        <w:r w:rsidRPr="00E77497">
          <w:rPr>
            <w:i/>
          </w:rPr>
          <w:t>StatementList</w:t>
        </w:r>
        <w:r w:rsidRPr="00E77497">
          <w:t>.</w:t>
        </w:r>
      </w:ins>
    </w:p>
    <w:p w14:paraId="222D387C" w14:textId="77777777" w:rsidR="00885940" w:rsidRPr="00E77497" w:rsidRDefault="00885940" w:rsidP="00435B72">
      <w:pPr>
        <w:pStyle w:val="Alg4"/>
        <w:numPr>
          <w:ilvl w:val="0"/>
          <w:numId w:val="523"/>
        </w:numPr>
        <w:spacing w:after="220"/>
        <w:contextualSpacing/>
        <w:rPr>
          <w:ins w:id="22930" w:author="Rev 4 Allen Wirfs-Brock" w:date="2011-10-20T11:03:00Z"/>
        </w:rPr>
      </w:pPr>
      <w:ins w:id="22931" w:author="Rev 4 Allen Wirfs-Brock" w:date="2011-10-20T11:03:00Z">
        <w:r w:rsidRPr="00E77497">
          <w:t>Else return a new empty List.</w:t>
        </w:r>
      </w:ins>
    </w:p>
    <w:p w14:paraId="3BDCB474" w14:textId="77777777" w:rsidR="003C2189" w:rsidRPr="00E77497" w:rsidRDefault="003C2189" w:rsidP="003C2189">
      <w:pPr>
        <w:rPr>
          <w:ins w:id="22932" w:author="Rev 4 Allen Wirfs-Brock" w:date="2011-10-20T10:36:00Z"/>
          <w:rFonts w:ascii="Helvetica" w:hAnsi="Helvetica"/>
          <w:b/>
        </w:rPr>
      </w:pPr>
      <w:ins w:id="22933" w:author="Rev 4 Allen Wirfs-Brock" w:date="2011-10-20T10:36:00Z">
        <w:r w:rsidRPr="00E77497">
          <w:rPr>
            <w:rFonts w:ascii="Helvetica" w:hAnsi="Helvetica"/>
            <w:b/>
          </w:rPr>
          <w:t xml:space="preserve">Static Semantics:  </w:t>
        </w:r>
        <w:r w:rsidRPr="00E77497">
          <w:rPr>
            <w:rFonts w:ascii="Helvetica" w:hAnsi="Helvetica"/>
            <w:b/>
            <w:lang w:eastAsia="en-US"/>
          </w:rPr>
          <w:t>VarDeclaredNames</w:t>
        </w:r>
      </w:ins>
    </w:p>
    <w:p w14:paraId="1D03A3F4" w14:textId="77777777" w:rsidR="004C02EF" w:rsidRPr="00E77497" w:rsidDel="003C2189" w:rsidRDefault="004C02EF" w:rsidP="004C02EF">
      <w:pPr>
        <w:pStyle w:val="Syntax"/>
        <w:rPr>
          <w:del w:id="22934" w:author="Rev 4 Allen Wirfs-Brock" w:date="2011-10-20T10:36:00Z"/>
        </w:rPr>
      </w:pPr>
      <w:del w:id="22935" w:author="Rev 4 Allen Wirfs-Brock" w:date="2011-10-20T10:36:00Z">
        <w:r w:rsidRPr="00E77497" w:rsidDel="003C2189">
          <w:delText>Semantics</w:delText>
        </w:r>
      </w:del>
    </w:p>
    <w:p w14:paraId="2FB58B01" w14:textId="77777777" w:rsidR="00211FB7" w:rsidRPr="00E77497" w:rsidRDefault="00211FB7" w:rsidP="00211FB7">
      <w:pPr>
        <w:jc w:val="left"/>
        <w:rPr>
          <w:ins w:id="22936" w:author="Rev 3 Allen Wirfs-Brock" w:date="2011-09-02T11:21:00Z"/>
        </w:rPr>
      </w:pPr>
      <w:ins w:id="22937" w:author="Rev 3 Allen Wirfs-Brock" w:date="2011-09-02T11:21:00Z">
        <w:del w:id="22938" w:author="Rev 4 Allen Wirfs-Brock" w:date="2011-10-20T10:38:00Z">
          <w:r w:rsidRPr="00E77497" w:rsidDel="003C1856">
            <w:delText xml:space="preserve">The VarDeclaredNames of the production  </w:delText>
          </w:r>
        </w:del>
        <w:r w:rsidRPr="00E77497">
          <w:rPr>
            <w:rFonts w:ascii="Times New Roman" w:hAnsi="Times New Roman"/>
            <w:i/>
          </w:rPr>
          <w:t xml:space="preserve">SwitchStatement </w:t>
        </w:r>
        <w:r w:rsidRPr="00E77497">
          <w:rPr>
            <w:b/>
          </w:rPr>
          <w:t>:</w:t>
        </w:r>
        <w:r w:rsidRPr="00E77497">
          <w:rPr>
            <w:rFonts w:ascii="Times New Roman" w:hAnsi="Times New Roman"/>
            <w:i/>
          </w:rPr>
          <w:t xml:space="preserve"> </w:t>
        </w:r>
        <w:r w:rsidRPr="00E77497">
          <w:rPr>
            <w:rFonts w:ascii="Courier New" w:hAnsi="Courier New"/>
            <w:b/>
          </w:rPr>
          <w:t>switch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CaseBlock</w:t>
        </w:r>
        <w:r w:rsidRPr="00E77497">
          <w:t xml:space="preserve"> </w:t>
        </w:r>
        <w:del w:id="22939" w:author="Rev 4 Allen Wirfs-Brock" w:date="2011-10-20T10:38:00Z">
          <w:r w:rsidRPr="00E77497" w:rsidDel="003C1856">
            <w:delText>is determined as follows:</w:delText>
          </w:r>
        </w:del>
      </w:ins>
    </w:p>
    <w:p w14:paraId="62A26427" w14:textId="77777777" w:rsidR="00211FB7" w:rsidRPr="00E77497" w:rsidRDefault="00211FB7" w:rsidP="00C47E72">
      <w:pPr>
        <w:pStyle w:val="Alg4"/>
        <w:numPr>
          <w:ilvl w:val="0"/>
          <w:numId w:val="484"/>
        </w:numPr>
        <w:spacing w:after="220"/>
        <w:contextualSpacing/>
        <w:rPr>
          <w:ins w:id="22940" w:author="Rev 3 Allen Wirfs-Brock" w:date="2011-09-02T11:21:00Z"/>
        </w:rPr>
      </w:pPr>
      <w:ins w:id="22941" w:author="Rev 3 Allen Wirfs-Brock" w:date="2011-09-02T11:21:00Z">
        <w:r w:rsidRPr="00E77497">
          <w:t xml:space="preserve">Return the VarDeclaredNames of </w:t>
        </w:r>
      </w:ins>
      <w:ins w:id="22942" w:author="Rev 3 Allen Wirfs-Brock" w:date="2011-09-02T11:22:00Z">
        <w:r w:rsidR="00A834BB" w:rsidRPr="00E77497">
          <w:rPr>
            <w:i/>
          </w:rPr>
          <w:t>CaseBlock</w:t>
        </w:r>
      </w:ins>
      <w:ins w:id="22943" w:author="Rev 3 Allen Wirfs-Brock" w:date="2011-09-02T11:21:00Z">
        <w:r w:rsidRPr="00E77497">
          <w:t>.</w:t>
        </w:r>
      </w:ins>
    </w:p>
    <w:p w14:paraId="0AE90E41" w14:textId="77777777" w:rsidR="00383225" w:rsidRPr="004D1BD1" w:rsidRDefault="00383225" w:rsidP="00383225">
      <w:pPr>
        <w:jc w:val="left"/>
        <w:rPr>
          <w:ins w:id="22944" w:author="Rev 4 Allen Wirfs-Brock" w:date="2011-10-20T10:42:00Z"/>
        </w:rPr>
      </w:pPr>
      <w:ins w:id="22945" w:author="Rev 4 Allen Wirfs-Brock" w:date="2011-10-20T10:42: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ins>
    </w:p>
    <w:p w14:paraId="29D47E2D" w14:textId="77777777" w:rsidR="00383225" w:rsidRPr="003B4312" w:rsidRDefault="00383225" w:rsidP="00C47E72">
      <w:pPr>
        <w:pStyle w:val="Alg4"/>
        <w:numPr>
          <w:ilvl w:val="0"/>
          <w:numId w:val="601"/>
        </w:numPr>
        <w:spacing w:after="220"/>
        <w:contextualSpacing/>
        <w:rPr>
          <w:ins w:id="22946" w:author="Rev 4 Allen Wirfs-Brock" w:date="2011-10-20T10:42:00Z"/>
        </w:rPr>
      </w:pPr>
      <w:ins w:id="22947" w:author="Rev 4 Allen Wirfs-Brock" w:date="2011-10-20T10:42:00Z">
        <w:r w:rsidRPr="003B4312">
          <w:t>Return a new empty List.</w:t>
        </w:r>
      </w:ins>
    </w:p>
    <w:p w14:paraId="57F93E6A" w14:textId="77777777" w:rsidR="007C79FE" w:rsidRPr="004D1BD1" w:rsidDel="00007356" w:rsidRDefault="007C79FE" w:rsidP="007C79FE">
      <w:pPr>
        <w:jc w:val="left"/>
        <w:rPr>
          <w:ins w:id="22948" w:author="Rev 4 Allen Wirfs-Brock" w:date="2011-10-20T10:44:00Z"/>
          <w:del w:id="22949" w:author="Rev 8 Allen Wirfs-Brock" w:date="2012-06-01T09:06:00Z"/>
        </w:rPr>
      </w:pPr>
      <w:ins w:id="22950" w:author="Rev 4 Allen Wirfs-Brock" w:date="2011-10-20T10:44:00Z">
        <w:del w:id="22951" w:author="Rev 8 Allen Wirfs-Brock" w:date="2012-06-01T09:06:00Z">
          <w:r w:rsidRPr="00C7794D" w:rsidDel="00007356">
            <w:rPr>
              <w:rFonts w:ascii="Times New Roman" w:hAnsi="Times New Roman"/>
              <w:i/>
            </w:rPr>
            <w:delText>CaseBlock</w:delText>
          </w:r>
          <w:r w:rsidRPr="00C7794D" w:rsidDel="00007356">
            <w:delText xml:space="preserve"> </w:delText>
          </w:r>
          <w:r w:rsidRPr="00C7794D" w:rsidDel="00007356">
            <w:rPr>
              <w:b/>
            </w:rPr>
            <w:delText>:</w:delText>
          </w:r>
          <w:r w:rsidRPr="00C7794D" w:rsidDel="00007356">
            <w:delText xml:space="preserve"> </w:delText>
          </w:r>
          <w:r w:rsidRPr="00C7794D" w:rsidDel="00007356">
            <w:rPr>
              <w:rFonts w:ascii="Courier New" w:hAnsi="Courier New" w:cs="Courier New"/>
              <w:b/>
            </w:rPr>
            <w:delText>{</w:delText>
          </w:r>
          <w:r w:rsidRPr="00C7794D" w:rsidDel="00007356">
            <w:delText xml:space="preserve"> </w:delText>
          </w:r>
          <w:r w:rsidRPr="00C7794D" w:rsidDel="00007356">
            <w:rPr>
              <w:rFonts w:ascii="Times New Roman" w:hAnsi="Times New Roman"/>
              <w:i/>
            </w:rPr>
            <w:delText>CaseClauses</w:delText>
          </w:r>
          <w:r w:rsidRPr="00C7794D" w:rsidDel="00007356">
            <w:delText xml:space="preserve"> </w:delText>
          </w:r>
          <w:r w:rsidRPr="00C7794D" w:rsidDel="00007356">
            <w:rPr>
              <w:rFonts w:ascii="Courier New" w:hAnsi="Courier New" w:cs="Courier New"/>
              <w:b/>
            </w:rPr>
            <w:delText>}</w:delText>
          </w:r>
          <w:r w:rsidRPr="00C7794D" w:rsidDel="00007356">
            <w:delText xml:space="preserve"> </w:delText>
          </w:r>
        </w:del>
      </w:ins>
    </w:p>
    <w:p w14:paraId="0FDC5FF2" w14:textId="77777777" w:rsidR="007C79FE" w:rsidRPr="004D1BD1" w:rsidDel="00007356" w:rsidRDefault="007C79FE" w:rsidP="00C47E72">
      <w:pPr>
        <w:pStyle w:val="Alg4"/>
        <w:numPr>
          <w:ilvl w:val="0"/>
          <w:numId w:val="517"/>
        </w:numPr>
        <w:spacing w:after="220"/>
        <w:contextualSpacing/>
        <w:rPr>
          <w:ins w:id="22952" w:author="Rev 4 Allen Wirfs-Brock" w:date="2011-10-20T10:44:00Z"/>
          <w:del w:id="22953" w:author="Rev 8 Allen Wirfs-Brock" w:date="2012-06-01T09:06:00Z"/>
        </w:rPr>
      </w:pPr>
      <w:ins w:id="22954" w:author="Rev 4 Allen Wirfs-Brock" w:date="2011-10-20T10:44:00Z">
        <w:del w:id="22955" w:author="Rev 8 Allen Wirfs-Brock" w:date="2012-06-01T09:06:00Z">
          <w:r w:rsidRPr="003B4312" w:rsidDel="00007356">
            <w:delText xml:space="preserve">Return the VarDeclaredNames of </w:delText>
          </w:r>
          <w:r w:rsidRPr="00C7794D" w:rsidDel="00007356">
            <w:rPr>
              <w:i/>
            </w:rPr>
            <w:delText>CaseClauses</w:delText>
          </w:r>
          <w:r w:rsidRPr="004D1BD1" w:rsidDel="00007356">
            <w:delText>.</w:delText>
          </w:r>
        </w:del>
      </w:ins>
    </w:p>
    <w:p w14:paraId="14598EEC" w14:textId="77777777" w:rsidR="001B37E6" w:rsidRPr="004D1BD1" w:rsidRDefault="001B37E6" w:rsidP="001B37E6">
      <w:pPr>
        <w:jc w:val="left"/>
        <w:rPr>
          <w:ins w:id="22956" w:author="Rev 4 Allen Wirfs-Brock" w:date="2011-10-20T10:50:00Z"/>
        </w:rPr>
      </w:pPr>
      <w:ins w:id="22957" w:author="Rev 4 Allen Wirfs-Brock" w:date="2011-10-20T10:50:00Z">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ins>
    </w:p>
    <w:p w14:paraId="4ACCBC90" w14:textId="77777777" w:rsidR="001B37E6" w:rsidRPr="004D1BD1" w:rsidRDefault="001B37E6" w:rsidP="00C47E72">
      <w:pPr>
        <w:pStyle w:val="Alg4"/>
        <w:numPr>
          <w:ilvl w:val="0"/>
          <w:numId w:val="518"/>
        </w:numPr>
        <w:spacing w:after="220"/>
        <w:contextualSpacing/>
        <w:rPr>
          <w:ins w:id="22958" w:author="Rev 4 Allen Wirfs-Brock" w:date="2011-10-20T10:50:00Z"/>
        </w:rPr>
      </w:pPr>
      <w:ins w:id="22959" w:author="Rev 4 Allen Wirfs-Brock" w:date="2011-10-20T10:50:00Z">
        <w:r w:rsidRPr="003B4312">
          <w:t xml:space="preserve">If the first </w:t>
        </w:r>
        <w:r w:rsidRPr="00C7794D">
          <w:rPr>
            <w:i/>
          </w:rPr>
          <w:t>CaseClauses</w:t>
        </w:r>
        <w:r w:rsidRPr="004D1BD1">
          <w:t xml:space="preserve"> is present, let </w:t>
        </w:r>
        <w:r w:rsidRPr="003B4312">
          <w:rPr>
            <w:i/>
          </w:rPr>
          <w:t xml:space="preserve">names </w:t>
        </w:r>
        <w:r w:rsidRPr="006B6D0A">
          <w:t xml:space="preserve">be the VarDeclaredNames of the first </w:t>
        </w:r>
        <w:r w:rsidRPr="00C7794D">
          <w:rPr>
            <w:i/>
          </w:rPr>
          <w:t>CaseClauses</w:t>
        </w:r>
        <w:r w:rsidRPr="004D1BD1">
          <w:t>.</w:t>
        </w:r>
      </w:ins>
    </w:p>
    <w:p w14:paraId="2B6ACF6F" w14:textId="77777777" w:rsidR="001B37E6" w:rsidRPr="006B6D0A" w:rsidRDefault="001B37E6" w:rsidP="00C47E72">
      <w:pPr>
        <w:pStyle w:val="Alg4"/>
        <w:numPr>
          <w:ilvl w:val="0"/>
          <w:numId w:val="518"/>
        </w:numPr>
        <w:spacing w:after="220"/>
        <w:contextualSpacing/>
        <w:rPr>
          <w:ins w:id="22960" w:author="Rev 4 Allen Wirfs-Brock" w:date="2011-10-20T10:50:00Z"/>
        </w:rPr>
      </w:pPr>
      <w:ins w:id="22961" w:author="Rev 4 Allen Wirfs-Brock" w:date="2011-10-20T10:50:00Z">
        <w:r w:rsidRPr="003B4312">
          <w:t xml:space="preserve">Else let </w:t>
        </w:r>
        <w:r w:rsidRPr="006B6D0A">
          <w:rPr>
            <w:i/>
          </w:rPr>
          <w:t>names</w:t>
        </w:r>
        <w:r w:rsidRPr="006B6D0A">
          <w:t xml:space="preserve"> be a new empty List.</w:t>
        </w:r>
      </w:ins>
    </w:p>
    <w:p w14:paraId="3BA4971D" w14:textId="77777777" w:rsidR="001B37E6" w:rsidRPr="003B4312" w:rsidRDefault="001B37E6" w:rsidP="00C47E72">
      <w:pPr>
        <w:pStyle w:val="Alg4"/>
        <w:numPr>
          <w:ilvl w:val="0"/>
          <w:numId w:val="518"/>
        </w:numPr>
        <w:spacing w:after="220"/>
        <w:contextualSpacing/>
        <w:rPr>
          <w:ins w:id="22962" w:author="Rev 4 Allen Wirfs-Brock" w:date="2011-10-20T10:50:00Z"/>
          <w:rStyle w:val="bnf"/>
          <w:i w:val="0"/>
        </w:rPr>
      </w:pPr>
      <w:ins w:id="22963" w:author="Rev 4 Allen Wirfs-Brock" w:date="2011-10-20T10:50:00Z">
        <w:r w:rsidRPr="006B6D0A">
          <w:t xml:space="preserve">Append to </w:t>
        </w:r>
        <w:r w:rsidRPr="00E65A34">
          <w:rPr>
            <w:i/>
          </w:rPr>
          <w:t>names</w:t>
        </w:r>
        <w:r w:rsidRPr="009C202C">
          <w:t xml:space="preserve"> the elements of the VarDeclaredNames of the </w:t>
        </w:r>
        <w:r w:rsidRPr="00C7794D">
          <w:rPr>
            <w:i/>
          </w:rPr>
          <w:t>DefaultClause</w:t>
        </w:r>
        <w:r w:rsidRPr="004D1BD1">
          <w:rPr>
            <w:rStyle w:val="bnf"/>
          </w:rPr>
          <w:t>.</w:t>
        </w:r>
      </w:ins>
    </w:p>
    <w:p w14:paraId="3445F972" w14:textId="77777777" w:rsidR="001B37E6" w:rsidRPr="006B6D0A" w:rsidRDefault="001B37E6" w:rsidP="00C47E72">
      <w:pPr>
        <w:pStyle w:val="Alg4"/>
        <w:numPr>
          <w:ilvl w:val="0"/>
          <w:numId w:val="518"/>
        </w:numPr>
        <w:spacing w:after="220"/>
        <w:contextualSpacing/>
        <w:rPr>
          <w:ins w:id="22964" w:author="Rev 4 Allen Wirfs-Brock" w:date="2011-10-20T10:50:00Z"/>
        </w:rPr>
      </w:pPr>
      <w:ins w:id="22965" w:author="Rev 4 Allen Wirfs-Brock" w:date="2011-10-20T10:50:00Z">
        <w:r w:rsidRPr="006B6D0A">
          <w:t xml:space="preserve">If the second </w:t>
        </w:r>
        <w:r w:rsidRPr="00C7794D">
          <w:rPr>
            <w:i/>
          </w:rPr>
          <w:t>CaseClauses</w:t>
        </w:r>
        <w:r w:rsidRPr="004D1BD1">
          <w:t xml:space="preserve"> is not present, return </w:t>
        </w:r>
        <w:r w:rsidRPr="003B4312">
          <w:rPr>
            <w:rStyle w:val="bnf"/>
          </w:rPr>
          <w:t>names</w:t>
        </w:r>
        <w:r w:rsidRPr="006B6D0A">
          <w:t>.</w:t>
        </w:r>
      </w:ins>
    </w:p>
    <w:p w14:paraId="7B7F4FF2" w14:textId="77777777" w:rsidR="001B37E6" w:rsidRPr="004D1BD1" w:rsidRDefault="001B37E6" w:rsidP="00C47E72">
      <w:pPr>
        <w:pStyle w:val="Alg4"/>
        <w:numPr>
          <w:ilvl w:val="0"/>
          <w:numId w:val="518"/>
        </w:numPr>
        <w:spacing w:after="220"/>
        <w:contextualSpacing/>
        <w:rPr>
          <w:ins w:id="22966" w:author="Rev 4 Allen Wirfs-Brock" w:date="2011-10-20T10:50:00Z"/>
        </w:rPr>
      </w:pPr>
      <w:ins w:id="22967" w:author="Rev 4 Allen Wirfs-Brock" w:date="2011-10-20T10:50:00Z">
        <w:r w:rsidRPr="006B6D0A">
          <w:t>Else return the result of append</w:t>
        </w:r>
      </w:ins>
      <w:ins w:id="22968" w:author="Rev 7 Allen Wirfs-Brock" w:date="2012-05-04T14:16:00Z">
        <w:r w:rsidR="00F77917">
          <w:t>ing</w:t>
        </w:r>
      </w:ins>
      <w:ins w:id="22969" w:author="Rev 4 Allen Wirfs-Brock" w:date="2011-10-20T10:50:00Z">
        <w:r w:rsidRPr="006B6D0A">
          <w:t xml:space="preserve"> to </w:t>
        </w:r>
        <w:r w:rsidRPr="006B6D0A">
          <w:rPr>
            <w:i/>
          </w:rPr>
          <w:t>names</w:t>
        </w:r>
        <w:r w:rsidRPr="00E65A34">
          <w:t xml:space="preserve"> the elements of the </w:t>
        </w:r>
        <w:del w:id="22970" w:author="Rev 7 Allen Wirfs-Brock" w:date="2012-05-04T14:17:00Z">
          <w:r w:rsidRPr="00E65A34" w:rsidDel="00F77917">
            <w:delText xml:space="preserve">the </w:delText>
          </w:r>
        </w:del>
        <w:r w:rsidRPr="00E65A34">
          <w:t>VarDeclaredNames of the se</w:t>
        </w:r>
        <w:r w:rsidRPr="009C202C">
          <w:t xml:space="preserve">cond </w:t>
        </w:r>
        <w:r w:rsidRPr="00C7794D">
          <w:rPr>
            <w:i/>
          </w:rPr>
          <w:t>CaseClauses</w:t>
        </w:r>
        <w:r w:rsidRPr="004D1BD1">
          <w:t>.</w:t>
        </w:r>
      </w:ins>
    </w:p>
    <w:p w14:paraId="5E2AE655" w14:textId="77777777" w:rsidR="00784D66" w:rsidRPr="006B6D0A" w:rsidDel="00007356" w:rsidRDefault="00784D66" w:rsidP="00784D66">
      <w:pPr>
        <w:rPr>
          <w:ins w:id="22971" w:author="Rev 4 Allen Wirfs-Brock" w:date="2011-10-20T10:55:00Z"/>
          <w:del w:id="22972" w:author="Rev 8 Allen Wirfs-Brock" w:date="2012-06-01T09:06:00Z"/>
        </w:rPr>
      </w:pPr>
      <w:ins w:id="22973" w:author="Rev 4 Allen Wirfs-Brock" w:date="2011-10-20T10:55:00Z">
        <w:del w:id="22974" w:author="Rev 8 Allen Wirfs-Brock" w:date="2012-06-01T09:06:00Z">
          <w:r w:rsidRPr="003B4312" w:rsidDel="00007356">
            <w:rPr>
              <w:rFonts w:ascii="Times New Roman" w:hAnsi="Times New Roman"/>
              <w:i/>
            </w:rPr>
            <w:delText xml:space="preserve">CaseClauses </w:delText>
          </w:r>
          <w:r w:rsidRPr="006B6D0A" w:rsidDel="00007356">
            <w:rPr>
              <w:b/>
            </w:rPr>
            <w:delText>:</w:delText>
          </w:r>
          <w:r w:rsidRPr="006B6D0A" w:rsidDel="00007356">
            <w:rPr>
              <w:rFonts w:ascii="Times New Roman" w:hAnsi="Times New Roman"/>
              <w:i/>
            </w:rPr>
            <w:delText xml:space="preserve"> CaseClause</w:delText>
          </w:r>
          <w:r w:rsidRPr="006B6D0A" w:rsidDel="00007356">
            <w:delText xml:space="preserve"> </w:delText>
          </w:r>
        </w:del>
      </w:ins>
    </w:p>
    <w:p w14:paraId="2ED3289E" w14:textId="77777777" w:rsidR="00784D66" w:rsidRPr="00B820AB" w:rsidDel="00007356" w:rsidRDefault="00784D66" w:rsidP="00C47E72">
      <w:pPr>
        <w:pStyle w:val="Alg4"/>
        <w:numPr>
          <w:ilvl w:val="0"/>
          <w:numId w:val="520"/>
        </w:numPr>
        <w:spacing w:after="220"/>
        <w:contextualSpacing/>
        <w:rPr>
          <w:ins w:id="22975" w:author="Rev 4 Allen Wirfs-Brock" w:date="2011-10-20T10:55:00Z"/>
          <w:del w:id="22976" w:author="Rev 8 Allen Wirfs-Brock" w:date="2012-06-01T09:06:00Z"/>
        </w:rPr>
      </w:pPr>
      <w:ins w:id="22977" w:author="Rev 4 Allen Wirfs-Brock" w:date="2011-10-20T10:55:00Z">
        <w:del w:id="22978" w:author="Rev 8 Allen Wirfs-Brock" w:date="2012-06-01T09:06:00Z">
          <w:r w:rsidRPr="00E65A34" w:rsidDel="00007356">
            <w:delText xml:space="preserve">Return the VarDeclaredNames of </w:delText>
          </w:r>
          <w:r w:rsidRPr="009C202C" w:rsidDel="00007356">
            <w:rPr>
              <w:i/>
            </w:rPr>
            <w:delText>CaseClause</w:delText>
          </w:r>
          <w:r w:rsidRPr="00B820AB" w:rsidDel="00007356">
            <w:delText>.</w:delText>
          </w:r>
        </w:del>
      </w:ins>
    </w:p>
    <w:p w14:paraId="75C9F1CA" w14:textId="77777777" w:rsidR="003B4033" w:rsidRPr="00E77497" w:rsidRDefault="003B4033" w:rsidP="003B4033">
      <w:pPr>
        <w:rPr>
          <w:ins w:id="22979" w:author="Rev 4 Allen Wirfs-Brock" w:date="2011-10-20T10:55:00Z"/>
        </w:rPr>
      </w:pPr>
      <w:ins w:id="22980" w:author="Rev 4 Allen Wirfs-Brock" w:date="2011-10-20T10:55:00Z">
        <w:r w:rsidRPr="00675B74">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ins>
    </w:p>
    <w:p w14:paraId="5F4DBBA8" w14:textId="77777777" w:rsidR="003B4033" w:rsidRPr="00E77497" w:rsidRDefault="003B4033" w:rsidP="00C47E72">
      <w:pPr>
        <w:pStyle w:val="Alg4"/>
        <w:numPr>
          <w:ilvl w:val="0"/>
          <w:numId w:val="522"/>
        </w:numPr>
        <w:spacing w:after="220"/>
        <w:contextualSpacing/>
        <w:rPr>
          <w:ins w:id="22981" w:author="Rev 4 Allen Wirfs-Brock" w:date="2011-10-20T10:55:00Z"/>
        </w:rPr>
      </w:pPr>
      <w:ins w:id="22982" w:author="Rev 4 Allen Wirfs-Brock" w:date="2011-10-20T10:55:00Z">
        <w:r w:rsidRPr="00E77497">
          <w:t xml:space="preserve">Let </w:t>
        </w:r>
        <w:r w:rsidRPr="00E77497">
          <w:rPr>
            <w:i/>
          </w:rPr>
          <w:t xml:space="preserve">names </w:t>
        </w:r>
        <w:r w:rsidRPr="00E77497">
          <w:t xml:space="preserve">be VarDeclaredNames of </w:t>
        </w:r>
        <w:r w:rsidRPr="00E77497">
          <w:rPr>
            <w:i/>
          </w:rPr>
          <w:t>CaseClauses</w:t>
        </w:r>
        <w:r w:rsidRPr="00E77497">
          <w:t>.</w:t>
        </w:r>
      </w:ins>
    </w:p>
    <w:p w14:paraId="4424FDD0" w14:textId="77777777" w:rsidR="003B4033" w:rsidRPr="00E77497" w:rsidRDefault="003B4033" w:rsidP="00C47E72">
      <w:pPr>
        <w:pStyle w:val="Alg4"/>
        <w:numPr>
          <w:ilvl w:val="0"/>
          <w:numId w:val="522"/>
        </w:numPr>
        <w:spacing w:after="220"/>
        <w:contextualSpacing/>
        <w:rPr>
          <w:ins w:id="22983" w:author="Rev 4 Allen Wirfs-Brock" w:date="2011-10-20T10:55:00Z"/>
          <w:rStyle w:val="bnf"/>
          <w:i w:val="0"/>
        </w:rPr>
      </w:pPr>
      <w:ins w:id="22984" w:author="Rev 4 Allen Wirfs-Brock" w:date="2011-10-20T10:55:00Z">
        <w:r w:rsidRPr="00E77497">
          <w:t xml:space="preserve">Append to </w:t>
        </w:r>
        <w:r w:rsidRPr="00E77497">
          <w:rPr>
            <w:i/>
          </w:rPr>
          <w:t>names</w:t>
        </w:r>
        <w:r w:rsidRPr="00E77497">
          <w:t xml:space="preserve"> the elements of the VarDeclaredNames of </w:t>
        </w:r>
        <w:r w:rsidRPr="00E77497">
          <w:rPr>
            <w:i/>
          </w:rPr>
          <w:t>CaseClause</w:t>
        </w:r>
        <w:r w:rsidRPr="00E77497">
          <w:rPr>
            <w:rStyle w:val="bnf"/>
          </w:rPr>
          <w:t>.</w:t>
        </w:r>
      </w:ins>
    </w:p>
    <w:p w14:paraId="5A29EFF9" w14:textId="77777777" w:rsidR="003B4033" w:rsidRPr="00E77497" w:rsidRDefault="003B4033" w:rsidP="00C47E72">
      <w:pPr>
        <w:pStyle w:val="Alg4"/>
        <w:numPr>
          <w:ilvl w:val="0"/>
          <w:numId w:val="522"/>
        </w:numPr>
        <w:spacing w:after="220"/>
        <w:contextualSpacing/>
        <w:rPr>
          <w:ins w:id="22985" w:author="Rev 4 Allen Wirfs-Brock" w:date="2011-10-20T10:55:00Z"/>
        </w:rPr>
      </w:pPr>
      <w:ins w:id="22986" w:author="Rev 4 Allen Wirfs-Brock" w:date="2011-10-20T10:55:00Z">
        <w:r w:rsidRPr="00E77497">
          <w:t xml:space="preserve">Return </w:t>
        </w:r>
        <w:r w:rsidRPr="00E77497">
          <w:rPr>
            <w:rStyle w:val="bnf"/>
          </w:rPr>
          <w:t>names</w:t>
        </w:r>
        <w:r w:rsidRPr="00E77497">
          <w:t>.</w:t>
        </w:r>
      </w:ins>
    </w:p>
    <w:p w14:paraId="15E81460" w14:textId="77777777" w:rsidR="006E623C" w:rsidRPr="00E77497" w:rsidRDefault="006E623C" w:rsidP="006E623C">
      <w:pPr>
        <w:jc w:val="left"/>
        <w:rPr>
          <w:ins w:id="22987" w:author="Rev 4 Allen Wirfs-Brock" w:date="2011-10-20T10:58:00Z"/>
        </w:rPr>
      </w:pPr>
      <w:ins w:id="22988" w:author="Rev 4 Allen Wirfs-Brock" w:date="2011-10-20T10:58:00Z">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ins>
    </w:p>
    <w:p w14:paraId="03627674" w14:textId="77777777" w:rsidR="006E623C" w:rsidRPr="00E77497" w:rsidRDefault="006E623C" w:rsidP="00C47E72">
      <w:pPr>
        <w:pStyle w:val="Alg4"/>
        <w:numPr>
          <w:ilvl w:val="0"/>
          <w:numId w:val="567"/>
        </w:numPr>
        <w:spacing w:after="220"/>
        <w:contextualSpacing/>
        <w:rPr>
          <w:ins w:id="22989" w:author="Rev 4 Allen Wirfs-Brock" w:date="2011-10-20T10:58:00Z"/>
        </w:rPr>
      </w:pPr>
      <w:ins w:id="22990" w:author="Rev 4 Allen Wirfs-Brock" w:date="2011-10-20T10:58:00Z">
        <w:r w:rsidRPr="00E77497">
          <w:t xml:space="preserve">If the </w:t>
        </w:r>
        <w:r w:rsidRPr="00E77497">
          <w:rPr>
            <w:i/>
          </w:rPr>
          <w:t xml:space="preserve">StatementList </w:t>
        </w:r>
        <w:r w:rsidRPr="00E77497">
          <w:t xml:space="preserve">is present, return the VarDeclaredNames of </w:t>
        </w:r>
        <w:r w:rsidRPr="00E77497">
          <w:rPr>
            <w:i/>
          </w:rPr>
          <w:t>StatementList</w:t>
        </w:r>
        <w:r w:rsidRPr="00E77497">
          <w:t>.</w:t>
        </w:r>
      </w:ins>
    </w:p>
    <w:p w14:paraId="7366EFDE" w14:textId="77777777" w:rsidR="006E623C" w:rsidRPr="00E77497" w:rsidRDefault="006E623C" w:rsidP="00C47E72">
      <w:pPr>
        <w:pStyle w:val="Alg4"/>
        <w:numPr>
          <w:ilvl w:val="0"/>
          <w:numId w:val="567"/>
        </w:numPr>
        <w:spacing w:after="220"/>
        <w:contextualSpacing/>
        <w:rPr>
          <w:ins w:id="22991" w:author="Rev 4 Allen Wirfs-Brock" w:date="2011-10-20T10:58:00Z"/>
        </w:rPr>
      </w:pPr>
      <w:ins w:id="22992" w:author="Rev 4 Allen Wirfs-Brock" w:date="2011-10-20T10:58:00Z">
        <w:r w:rsidRPr="00E77497">
          <w:t>Else return a new empty List.</w:t>
        </w:r>
      </w:ins>
    </w:p>
    <w:p w14:paraId="4F0D0C89" w14:textId="77777777" w:rsidR="00A12F50" w:rsidRPr="00E77497" w:rsidRDefault="00A12F50" w:rsidP="00A12F50">
      <w:pPr>
        <w:jc w:val="left"/>
        <w:rPr>
          <w:ins w:id="22993" w:author="Rev 4 Allen Wirfs-Brock" w:date="2011-10-20T11:07:00Z"/>
        </w:rPr>
      </w:pPr>
      <w:ins w:id="22994" w:author="Rev 4 Allen Wirfs-Brock" w:date="2011-10-20T11:07:00Z">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ins>
    </w:p>
    <w:p w14:paraId="42A6CB65" w14:textId="77777777" w:rsidR="00A12F50" w:rsidRPr="00E77497" w:rsidRDefault="00A12F50" w:rsidP="00C47E72">
      <w:pPr>
        <w:pStyle w:val="Alg4"/>
        <w:numPr>
          <w:ilvl w:val="0"/>
          <w:numId w:val="524"/>
        </w:numPr>
        <w:spacing w:after="220"/>
        <w:contextualSpacing/>
        <w:rPr>
          <w:ins w:id="22995" w:author="Rev 4 Allen Wirfs-Brock" w:date="2011-10-20T11:07:00Z"/>
        </w:rPr>
      </w:pPr>
      <w:ins w:id="22996" w:author="Rev 4 Allen Wirfs-Brock" w:date="2011-10-20T11:07:00Z">
        <w:r w:rsidRPr="00E77497">
          <w:t xml:space="preserve">If the </w:t>
        </w:r>
        <w:r w:rsidRPr="00E77497">
          <w:rPr>
            <w:i/>
          </w:rPr>
          <w:t xml:space="preserve">StatementList </w:t>
        </w:r>
        <w:r w:rsidRPr="00E77497">
          <w:t xml:space="preserve">is present, return the VarDeclaredNames of </w:t>
        </w:r>
        <w:r w:rsidRPr="00E77497">
          <w:rPr>
            <w:i/>
          </w:rPr>
          <w:t>StatementList</w:t>
        </w:r>
        <w:r w:rsidRPr="00E77497">
          <w:t>.</w:t>
        </w:r>
      </w:ins>
    </w:p>
    <w:p w14:paraId="13D5C38D" w14:textId="77777777" w:rsidR="00A12F50" w:rsidRPr="00E77497" w:rsidRDefault="00A12F50" w:rsidP="00C47E72">
      <w:pPr>
        <w:pStyle w:val="Alg4"/>
        <w:numPr>
          <w:ilvl w:val="0"/>
          <w:numId w:val="524"/>
        </w:numPr>
        <w:spacing w:after="220"/>
        <w:contextualSpacing/>
        <w:rPr>
          <w:ins w:id="22997" w:author="Rev 4 Allen Wirfs-Brock" w:date="2011-10-20T11:07:00Z"/>
        </w:rPr>
      </w:pPr>
      <w:ins w:id="22998" w:author="Rev 4 Allen Wirfs-Brock" w:date="2011-10-20T11:07:00Z">
        <w:r w:rsidRPr="00E77497">
          <w:t>Else return a new empty List.</w:t>
        </w:r>
      </w:ins>
    </w:p>
    <w:p w14:paraId="0ABBB43E" w14:textId="77777777" w:rsidR="003C2189" w:rsidRPr="00E77497" w:rsidRDefault="003C2189" w:rsidP="003C2189">
      <w:pPr>
        <w:pStyle w:val="40"/>
        <w:numPr>
          <w:ilvl w:val="0"/>
          <w:numId w:val="0"/>
        </w:numPr>
        <w:rPr>
          <w:ins w:id="22999" w:author="Rev 4 Allen Wirfs-Brock" w:date="2011-10-20T10:37:00Z"/>
        </w:rPr>
      </w:pPr>
      <w:ins w:id="23000" w:author="Rev 4 Allen Wirfs-Brock" w:date="2011-10-20T10:37:00Z">
        <w:r w:rsidRPr="00E77497">
          <w:t>Runtime Semantics</w:t>
        </w:r>
      </w:ins>
    </w:p>
    <w:p w14:paraId="5DFE74F4" w14:textId="77777777" w:rsidR="003C2189" w:rsidRPr="004B2239" w:rsidDel="00176950" w:rsidRDefault="00052EFC" w:rsidP="00AF5499">
      <w:pPr>
        <w:keepNext/>
        <w:shd w:val="clear" w:color="auto" w:fill="FFFFFF"/>
        <w:rPr>
          <w:ins w:id="23001" w:author="Rev 4 Allen Wirfs-Brock" w:date="2011-10-20T10:37:00Z"/>
          <w:del w:id="23002" w:author="Rev 6 Allen Wirfs-Brock" w:date="2012-02-18T19:31:00Z"/>
          <w:rFonts w:ascii="Helvetica" w:hAnsi="Helvetica"/>
          <w:b/>
          <w:highlight w:val="yellow"/>
        </w:rPr>
      </w:pPr>
      <w:r w:rsidRPr="00E77497">
        <w:rPr>
          <w:rFonts w:ascii="Helvetica" w:hAnsi="Helvetica"/>
          <w:b/>
        </w:rPr>
        <w:t xml:space="preserve">Runtime Semantics: </w:t>
      </w:r>
      <w:r>
        <w:rPr>
          <w:rFonts w:ascii="Helvetica" w:hAnsi="Helvetica"/>
          <w:b/>
        </w:rPr>
        <w:t>Case</w:t>
      </w:r>
      <w:ins w:id="23003" w:author="Rev 8 Allen Wirfs-Brock" w:date="2012-05-10T13:39:00Z">
        <w:r w:rsidR="009523C0">
          <w:rPr>
            <w:rFonts w:ascii="Helvetica" w:hAnsi="Helvetica"/>
            <w:b/>
          </w:rPr>
          <w:t xml:space="preserve"> Block</w:t>
        </w:r>
      </w:ins>
      <w:r>
        <w:rPr>
          <w:rFonts w:ascii="Helvetica" w:hAnsi="Helvetica"/>
          <w:b/>
        </w:rPr>
        <w:t xml:space="preserve"> </w:t>
      </w:r>
      <w:r w:rsidRPr="00E77497">
        <w:rPr>
          <w:rFonts w:ascii="Helvetica" w:hAnsi="Helvetica"/>
          <w:b/>
          <w:spacing w:val="6"/>
        </w:rPr>
        <w:t>Evaluation</w:t>
      </w:r>
      <w:ins w:id="23004" w:author="Rev 4 Allen Wirfs-Brock" w:date="2011-10-20T10:37:00Z">
        <w:del w:id="23005" w:author="Rev 6 Allen Wirfs-Brock" w:date="2012-02-18T19:31:00Z">
          <w:r w:rsidR="003C2189" w:rsidRPr="004B2239" w:rsidDel="00176950">
            <w:rPr>
              <w:rFonts w:ascii="Helvetica" w:hAnsi="Helvetica"/>
              <w:b/>
              <w:highlight w:val="yellow"/>
            </w:rPr>
            <w:delText xml:space="preserve">Runtime Semantics: </w:delText>
          </w:r>
          <w:r w:rsidR="003C2189" w:rsidRPr="004B2239" w:rsidDel="00176950">
            <w:rPr>
              <w:rFonts w:ascii="Helvetica" w:hAnsi="Helvetica"/>
              <w:b/>
              <w:spacing w:val="6"/>
              <w:highlight w:val="yellow"/>
            </w:rPr>
            <w:delText>Evaluation</w:delText>
          </w:r>
        </w:del>
      </w:ins>
    </w:p>
    <w:p w14:paraId="05D9AAF5" w14:textId="77777777" w:rsidR="004C02EF" w:rsidRPr="004B2239" w:rsidDel="00176950" w:rsidRDefault="004C02EF" w:rsidP="00AF5499">
      <w:pPr>
        <w:shd w:val="clear" w:color="auto" w:fill="FFFFFF"/>
        <w:rPr>
          <w:del w:id="23006" w:author="Rev 6 Allen Wirfs-Brock" w:date="2012-02-18T19:31:00Z"/>
          <w:highlight w:val="yellow"/>
        </w:rPr>
      </w:pPr>
      <w:del w:id="23007" w:author="Rev 6 Allen Wirfs-Brock" w:date="2012-02-18T18:57:00Z">
        <w:r w:rsidRPr="004B2239" w:rsidDel="005D7E43">
          <w:rPr>
            <w:highlight w:val="yellow"/>
          </w:rPr>
          <w:delText xml:space="preserve">The production </w:delText>
        </w:r>
      </w:del>
      <w:del w:id="23008" w:author="Rev 6 Allen Wirfs-Brock" w:date="2012-02-18T19:31:00Z">
        <w:r w:rsidRPr="004B2239" w:rsidDel="00176950">
          <w:rPr>
            <w:rFonts w:ascii="Times New Roman" w:hAnsi="Times New Roman"/>
            <w:i/>
            <w:highlight w:val="yellow"/>
          </w:rPr>
          <w:delText xml:space="preserve">SwitchStatement </w:delText>
        </w:r>
        <w:r w:rsidRPr="004B2239" w:rsidDel="00176950">
          <w:rPr>
            <w:b/>
            <w:highlight w:val="yellow"/>
          </w:rPr>
          <w:delText>:</w:delText>
        </w:r>
        <w:r w:rsidRPr="004B2239" w:rsidDel="00176950">
          <w:rPr>
            <w:rFonts w:ascii="Times New Roman" w:hAnsi="Times New Roman"/>
            <w:i/>
            <w:highlight w:val="yellow"/>
          </w:rPr>
          <w:delText xml:space="preserve"> </w:delText>
        </w:r>
        <w:r w:rsidRPr="004B2239" w:rsidDel="00176950">
          <w:rPr>
            <w:rFonts w:ascii="Courier New" w:hAnsi="Courier New"/>
            <w:b/>
            <w:highlight w:val="yellow"/>
          </w:rPr>
          <w:delText>switch</w:delText>
        </w:r>
        <w:r w:rsidRPr="004B2239" w:rsidDel="00176950">
          <w:rPr>
            <w:rFonts w:ascii="Times New Roman" w:hAnsi="Times New Roman"/>
            <w:i/>
            <w:highlight w:val="yellow"/>
          </w:rPr>
          <w:delText xml:space="preserve"> </w:delText>
        </w:r>
        <w:r w:rsidRPr="004B2239" w:rsidDel="00176950">
          <w:rPr>
            <w:rFonts w:ascii="Courier New" w:hAnsi="Courier New"/>
            <w:b/>
            <w:highlight w:val="yellow"/>
          </w:rPr>
          <w:delText>(</w:delText>
        </w:r>
        <w:r w:rsidRPr="004B2239" w:rsidDel="00176950">
          <w:rPr>
            <w:rFonts w:ascii="Times New Roman" w:hAnsi="Times New Roman"/>
            <w:i/>
            <w:highlight w:val="yellow"/>
          </w:rPr>
          <w:delText xml:space="preserve"> Expression </w:delText>
        </w:r>
        <w:r w:rsidRPr="004B2239" w:rsidDel="00176950">
          <w:rPr>
            <w:rFonts w:ascii="Courier New" w:hAnsi="Courier New"/>
            <w:b/>
            <w:highlight w:val="yellow"/>
          </w:rPr>
          <w:delText>)</w:delText>
        </w:r>
        <w:r w:rsidRPr="004B2239" w:rsidDel="00176950">
          <w:rPr>
            <w:rFonts w:ascii="Times New Roman" w:hAnsi="Times New Roman"/>
            <w:i/>
            <w:highlight w:val="yellow"/>
          </w:rPr>
          <w:delText xml:space="preserve"> CaseBlock</w:delText>
        </w:r>
        <w:r w:rsidRPr="004B2239" w:rsidDel="00176950">
          <w:rPr>
            <w:highlight w:val="yellow"/>
          </w:rPr>
          <w:delText xml:space="preserve"> </w:delText>
        </w:r>
      </w:del>
      <w:del w:id="23009" w:author="Rev 6 Allen Wirfs-Brock" w:date="2012-02-18T18:57:00Z">
        <w:r w:rsidRPr="004B2239" w:rsidDel="005D7E43">
          <w:rPr>
            <w:highlight w:val="yellow"/>
          </w:rPr>
          <w:delText>is evaluated as follows:</w:delText>
        </w:r>
      </w:del>
    </w:p>
    <w:p w14:paraId="0A802537" w14:textId="77777777" w:rsidR="004C02EF" w:rsidRPr="004B2239" w:rsidDel="00176950" w:rsidRDefault="004C02EF" w:rsidP="00AF5499">
      <w:pPr>
        <w:pStyle w:val="Alg2"/>
        <w:numPr>
          <w:ilvl w:val="0"/>
          <w:numId w:val="130"/>
        </w:numPr>
        <w:shd w:val="clear" w:color="auto" w:fill="FFFFFF"/>
        <w:rPr>
          <w:del w:id="23010" w:author="Rev 6 Allen Wirfs-Brock" w:date="2012-02-18T19:31:00Z"/>
          <w:highlight w:val="yellow"/>
        </w:rPr>
      </w:pPr>
      <w:del w:id="23011" w:author="Rev 6 Allen Wirfs-Brock" w:date="2012-02-18T19:31:00Z">
        <w:r w:rsidRPr="004B2239" w:rsidDel="00176950">
          <w:rPr>
            <w:highlight w:val="yellow"/>
          </w:rPr>
          <w:delText xml:space="preserve">Let </w:delText>
        </w:r>
        <w:r w:rsidRPr="004B2239" w:rsidDel="00176950">
          <w:rPr>
            <w:i/>
            <w:highlight w:val="yellow"/>
          </w:rPr>
          <w:delText>exprRef</w:delText>
        </w:r>
        <w:r w:rsidRPr="004B2239" w:rsidDel="00176950">
          <w:rPr>
            <w:highlight w:val="yellow"/>
          </w:rPr>
          <w:delText xml:space="preserve"> be the result of evaluating </w:delText>
        </w:r>
        <w:r w:rsidRPr="004B2239" w:rsidDel="00176950">
          <w:rPr>
            <w:i/>
            <w:highlight w:val="yellow"/>
          </w:rPr>
          <w:delText>Expression</w:delText>
        </w:r>
        <w:r w:rsidRPr="004B2239" w:rsidDel="00176950">
          <w:rPr>
            <w:highlight w:val="yellow"/>
          </w:rPr>
          <w:delText>.</w:delText>
        </w:r>
      </w:del>
    </w:p>
    <w:p w14:paraId="712068E6" w14:textId="77777777" w:rsidR="00FF1DF7" w:rsidRPr="004B2239" w:rsidDel="00176950" w:rsidRDefault="00FF1DF7" w:rsidP="00AF5499">
      <w:pPr>
        <w:pStyle w:val="Alg2"/>
        <w:numPr>
          <w:ilvl w:val="0"/>
          <w:numId w:val="130"/>
        </w:numPr>
        <w:shd w:val="clear" w:color="auto" w:fill="FFFFFF"/>
        <w:spacing w:after="220"/>
        <w:contextualSpacing/>
        <w:rPr>
          <w:ins w:id="23012" w:author="Rev 3 Allen Wirfs-Brock" w:date="2011-09-09T15:49:00Z"/>
          <w:del w:id="23013" w:author="Rev 6 Allen Wirfs-Brock" w:date="2012-02-18T19:31:00Z"/>
          <w:highlight w:val="yellow"/>
        </w:rPr>
      </w:pPr>
      <w:ins w:id="23014" w:author="Rev 3 Allen Wirfs-Brock" w:date="2011-09-09T15:49:00Z">
        <w:del w:id="23015" w:author="Rev 6 Allen Wirfs-Brock" w:date="2012-02-18T19:31:00Z">
          <w:r w:rsidRPr="004B2239" w:rsidDel="00176950">
            <w:rPr>
              <w:highlight w:val="yellow"/>
            </w:rPr>
            <w:delText xml:space="preserve">Let </w:delText>
          </w:r>
          <w:r w:rsidRPr="004B2239" w:rsidDel="00176950">
            <w:rPr>
              <w:i/>
              <w:highlight w:val="yellow"/>
            </w:rPr>
            <w:delText>oldEnv</w:delText>
          </w:r>
          <w:r w:rsidRPr="004B2239" w:rsidDel="00176950">
            <w:rPr>
              <w:highlight w:val="yellow"/>
            </w:rPr>
            <w:delText xml:space="preserve"> be the running execution context’s LexicalEnvironment.</w:delText>
          </w:r>
        </w:del>
      </w:ins>
    </w:p>
    <w:p w14:paraId="0365290F" w14:textId="77777777" w:rsidR="00FF1DF7" w:rsidRPr="004B2239" w:rsidDel="00176950" w:rsidRDefault="00FF1DF7" w:rsidP="00AF5499">
      <w:pPr>
        <w:pStyle w:val="Alg2"/>
        <w:numPr>
          <w:ilvl w:val="0"/>
          <w:numId w:val="130"/>
        </w:numPr>
        <w:shd w:val="clear" w:color="auto" w:fill="FFFFFF"/>
        <w:spacing w:after="220"/>
        <w:contextualSpacing/>
        <w:rPr>
          <w:ins w:id="23016" w:author="Rev 3 Allen Wirfs-Brock" w:date="2011-09-09T15:49:00Z"/>
          <w:del w:id="23017" w:author="Rev 6 Allen Wirfs-Brock" w:date="2012-02-18T19:31:00Z"/>
          <w:highlight w:val="yellow"/>
        </w:rPr>
      </w:pPr>
      <w:ins w:id="23018" w:author="Rev 3 Allen Wirfs-Brock" w:date="2011-09-09T15:49:00Z">
        <w:del w:id="23019" w:author="Rev 6 Allen Wirfs-Brock" w:date="2012-02-18T19:31:00Z">
          <w:r w:rsidRPr="004B2239" w:rsidDel="00176950">
            <w:rPr>
              <w:highlight w:val="yellow"/>
            </w:rPr>
            <w:delText xml:space="preserve">Let </w:delText>
          </w:r>
          <w:r w:rsidRPr="004B2239" w:rsidDel="00176950">
            <w:rPr>
              <w:i/>
              <w:highlight w:val="yellow"/>
            </w:rPr>
            <w:delText>blockEnv</w:delText>
          </w:r>
          <w:r w:rsidRPr="004B2239" w:rsidDel="00176950">
            <w:rPr>
              <w:highlight w:val="yellow"/>
            </w:rPr>
            <w:delText xml:space="preserve"> be the result of calling NewDeclarativeEnvironment passing </w:delText>
          </w:r>
          <w:r w:rsidRPr="004B2239" w:rsidDel="00176950">
            <w:rPr>
              <w:i/>
              <w:highlight w:val="yellow"/>
            </w:rPr>
            <w:delText>oldEnv</w:delText>
          </w:r>
          <w:r w:rsidRPr="004B2239" w:rsidDel="00176950">
            <w:rPr>
              <w:highlight w:val="yellow"/>
            </w:rPr>
            <w:delText xml:space="preserve"> as the argument.</w:delText>
          </w:r>
        </w:del>
      </w:ins>
    </w:p>
    <w:p w14:paraId="5AE4CE55" w14:textId="77777777" w:rsidR="00FF1DF7" w:rsidRPr="004B2239" w:rsidDel="00176950" w:rsidRDefault="00FF1DF7" w:rsidP="00AF5499">
      <w:pPr>
        <w:pStyle w:val="Alg2"/>
        <w:numPr>
          <w:ilvl w:val="0"/>
          <w:numId w:val="130"/>
        </w:numPr>
        <w:shd w:val="clear" w:color="auto" w:fill="FFFFFF"/>
        <w:spacing w:after="220"/>
        <w:contextualSpacing/>
        <w:rPr>
          <w:ins w:id="23020" w:author="Rev 3 Allen Wirfs-Brock" w:date="2011-09-09T15:49:00Z"/>
          <w:del w:id="23021" w:author="Rev 6 Allen Wirfs-Brock" w:date="2012-02-18T19:31:00Z"/>
          <w:highlight w:val="yellow"/>
        </w:rPr>
      </w:pPr>
      <w:ins w:id="23022" w:author="Rev 3 Allen Wirfs-Brock" w:date="2011-09-09T15:49:00Z">
        <w:del w:id="23023" w:author="Rev 6 Allen Wirfs-Brock" w:date="2012-02-18T19:31:00Z">
          <w:r w:rsidRPr="004B2239" w:rsidDel="00176950">
            <w:rPr>
              <w:highlight w:val="yellow"/>
            </w:rPr>
            <w:delText xml:space="preserve">Perform Block Declaration Instantiation using </w:delText>
          </w:r>
        </w:del>
      </w:ins>
      <w:ins w:id="23024" w:author="Rev 3 Allen Wirfs-Brock" w:date="2011-09-10T12:15:00Z">
        <w:del w:id="23025" w:author="Rev 6 Allen Wirfs-Brock" w:date="2012-02-18T19:31:00Z">
          <w:r w:rsidR="00052EC4" w:rsidRPr="004B2239" w:rsidDel="00176950">
            <w:rPr>
              <w:i/>
              <w:highlight w:val="yellow"/>
            </w:rPr>
            <w:delText>CaseBlock</w:delText>
          </w:r>
        </w:del>
      </w:ins>
      <w:ins w:id="23026" w:author="Rev 3 Allen Wirfs-Brock" w:date="2011-09-09T15:49:00Z">
        <w:del w:id="23027" w:author="Rev 6 Allen Wirfs-Brock" w:date="2012-02-18T19:31:00Z">
          <w:r w:rsidR="004851C4" w:rsidRPr="004B2239" w:rsidDel="00176950">
            <w:rPr>
              <w:highlight w:val="yellow"/>
            </w:rPr>
            <w:delText xml:space="preserve"> and</w:delText>
          </w:r>
          <w:r w:rsidRPr="004B2239" w:rsidDel="00176950">
            <w:rPr>
              <w:highlight w:val="yellow"/>
            </w:rPr>
            <w:delText xml:space="preserve"> </w:delText>
          </w:r>
          <w:r w:rsidRPr="004B2239" w:rsidDel="00176950">
            <w:rPr>
              <w:i/>
              <w:highlight w:val="yellow"/>
            </w:rPr>
            <w:delText>blockEnv</w:delText>
          </w:r>
        </w:del>
      </w:ins>
      <w:ins w:id="23028" w:author="Rev 3 Allen Wirfs-Brock" w:date="2011-09-09T15:58:00Z">
        <w:del w:id="23029" w:author="Rev 6 Allen Wirfs-Brock" w:date="2012-02-18T19:31:00Z">
          <w:r w:rsidR="006418E0" w:rsidRPr="004B2239" w:rsidDel="00176950">
            <w:rPr>
              <w:highlight w:val="yellow"/>
            </w:rPr>
            <w:delText>.</w:delText>
          </w:r>
        </w:del>
      </w:ins>
    </w:p>
    <w:p w14:paraId="16CC8153" w14:textId="77777777" w:rsidR="004C02EF" w:rsidRPr="004B2239" w:rsidDel="00176950" w:rsidRDefault="004C02EF" w:rsidP="00AF5499">
      <w:pPr>
        <w:pStyle w:val="Alg2"/>
        <w:numPr>
          <w:ilvl w:val="0"/>
          <w:numId w:val="130"/>
        </w:numPr>
        <w:shd w:val="clear" w:color="auto" w:fill="FFFFFF"/>
        <w:rPr>
          <w:del w:id="23030" w:author="Rev 6 Allen Wirfs-Brock" w:date="2012-02-18T19:31:00Z"/>
          <w:highlight w:val="yellow"/>
        </w:rPr>
      </w:pPr>
      <w:del w:id="23031" w:author="Rev 6 Allen Wirfs-Brock" w:date="2012-02-18T19:31:00Z">
        <w:r w:rsidRPr="004B2239" w:rsidDel="00176950">
          <w:rPr>
            <w:highlight w:val="yellow"/>
          </w:rPr>
          <w:delText xml:space="preserve">Let </w:delText>
        </w:r>
        <w:r w:rsidRPr="004B2239" w:rsidDel="00176950">
          <w:rPr>
            <w:i/>
            <w:highlight w:val="yellow"/>
          </w:rPr>
          <w:delText>R</w:delText>
        </w:r>
        <w:r w:rsidRPr="004B2239" w:rsidDel="00176950">
          <w:rPr>
            <w:highlight w:val="yellow"/>
          </w:rPr>
          <w:delText xml:space="preserve"> be the result of </w:delText>
        </w:r>
      </w:del>
      <w:del w:id="23032" w:author="Rev 6 Allen Wirfs-Brock" w:date="2012-02-18T18:58:00Z">
        <w:r w:rsidRPr="004B2239" w:rsidDel="005D7E43">
          <w:rPr>
            <w:highlight w:val="yellow"/>
          </w:rPr>
          <w:delText xml:space="preserve">evaluating </w:delText>
        </w:r>
      </w:del>
      <w:del w:id="23033" w:author="Rev 6 Allen Wirfs-Brock" w:date="2012-02-18T19:31:00Z">
        <w:r w:rsidRPr="004B2239" w:rsidDel="00176950">
          <w:rPr>
            <w:i/>
            <w:highlight w:val="yellow"/>
          </w:rPr>
          <w:delText>CaseBlock</w:delText>
        </w:r>
      </w:del>
      <w:del w:id="23034" w:author="Rev 6 Allen Wirfs-Brock" w:date="2012-02-18T18:59:00Z">
        <w:r w:rsidRPr="004B2239" w:rsidDel="005D7E43">
          <w:rPr>
            <w:highlight w:val="yellow"/>
          </w:rPr>
          <w:delText>, passing it</w:delText>
        </w:r>
      </w:del>
      <w:del w:id="23035" w:author="Rev 6 Allen Wirfs-Brock" w:date="2012-02-18T19:31:00Z">
        <w:r w:rsidRPr="004B2239" w:rsidDel="00176950">
          <w:rPr>
            <w:highlight w:val="yellow"/>
          </w:rPr>
          <w:delText xml:space="preserve"> </w:delText>
        </w:r>
      </w:del>
      <w:del w:id="23036" w:author="Rev 6 Allen Wirfs-Brock" w:date="2012-02-18T18:51:00Z">
        <w:r w:rsidRPr="004B2239" w:rsidDel="00646EAD">
          <w:rPr>
            <w:highlight w:val="yellow"/>
          </w:rPr>
          <w:delText>GetValue(</w:delText>
        </w:r>
        <w:r w:rsidRPr="004B2239" w:rsidDel="00646EAD">
          <w:rPr>
            <w:i/>
            <w:highlight w:val="yellow"/>
          </w:rPr>
          <w:delText>exprRef</w:delText>
        </w:r>
        <w:r w:rsidRPr="004B2239" w:rsidDel="00646EAD">
          <w:rPr>
            <w:highlight w:val="yellow"/>
          </w:rPr>
          <w:delText>)</w:delText>
        </w:r>
      </w:del>
      <w:del w:id="23037" w:author="Rev 6 Allen Wirfs-Brock" w:date="2012-02-18T18:59:00Z">
        <w:r w:rsidRPr="004B2239" w:rsidDel="005D7E43">
          <w:rPr>
            <w:highlight w:val="yellow"/>
          </w:rPr>
          <w:delText xml:space="preserve"> as a parameter</w:delText>
        </w:r>
      </w:del>
      <w:del w:id="23038" w:author="Rev 6 Allen Wirfs-Brock" w:date="2012-02-18T19:31:00Z">
        <w:r w:rsidRPr="004B2239" w:rsidDel="00176950">
          <w:rPr>
            <w:highlight w:val="yellow"/>
          </w:rPr>
          <w:delText>.</w:delText>
        </w:r>
      </w:del>
    </w:p>
    <w:p w14:paraId="3E8A1CF4" w14:textId="77777777" w:rsidR="00FF1DF7" w:rsidRPr="004B2239" w:rsidDel="00176950" w:rsidRDefault="00FF1DF7" w:rsidP="00AF5499">
      <w:pPr>
        <w:pStyle w:val="Alg2"/>
        <w:numPr>
          <w:ilvl w:val="0"/>
          <w:numId w:val="130"/>
        </w:numPr>
        <w:shd w:val="clear" w:color="auto" w:fill="FFFFFF"/>
        <w:spacing w:after="220"/>
        <w:contextualSpacing/>
        <w:rPr>
          <w:ins w:id="23039" w:author="Rev 3 Allen Wirfs-Brock" w:date="2011-09-09T15:52:00Z"/>
          <w:del w:id="23040" w:author="Rev 6 Allen Wirfs-Brock" w:date="2012-02-18T19:31:00Z"/>
          <w:highlight w:val="yellow"/>
        </w:rPr>
      </w:pPr>
      <w:ins w:id="23041" w:author="Rev 3 Allen Wirfs-Brock" w:date="2011-09-09T15:52:00Z">
        <w:del w:id="23042" w:author="Rev 6 Allen Wirfs-Brock" w:date="2012-02-18T19:31:00Z">
          <w:r w:rsidRPr="004B2239" w:rsidDel="00176950">
            <w:rPr>
              <w:highlight w:val="yellow"/>
            </w:rPr>
            <w:delText xml:space="preserve">Set the running execution context’s LexicalEnvironment to </w:delText>
          </w:r>
          <w:r w:rsidRPr="004B2239" w:rsidDel="00176950">
            <w:rPr>
              <w:i/>
              <w:highlight w:val="yellow"/>
            </w:rPr>
            <w:delText>oldEnv</w:delText>
          </w:r>
          <w:r w:rsidRPr="004B2239" w:rsidDel="00176950">
            <w:rPr>
              <w:highlight w:val="yellow"/>
            </w:rPr>
            <w:delText>.</w:delText>
          </w:r>
        </w:del>
      </w:ins>
    </w:p>
    <w:p w14:paraId="53858146" w14:textId="77777777" w:rsidR="004C02EF" w:rsidRPr="004B2239" w:rsidDel="00176950" w:rsidRDefault="004C02EF" w:rsidP="00AF5499">
      <w:pPr>
        <w:pStyle w:val="Alg2"/>
        <w:numPr>
          <w:ilvl w:val="0"/>
          <w:numId w:val="130"/>
        </w:numPr>
        <w:shd w:val="clear" w:color="auto" w:fill="FFFFFF"/>
        <w:rPr>
          <w:del w:id="23043" w:author="Rev 6 Allen Wirfs-Brock" w:date="2012-02-18T19:31:00Z"/>
          <w:highlight w:val="yellow"/>
        </w:rPr>
      </w:pPr>
      <w:del w:id="23044" w:author="Rev 6 Allen Wirfs-Brock" w:date="2012-02-18T19:31:00Z">
        <w:r w:rsidRPr="004B2239" w:rsidDel="00176950">
          <w:rPr>
            <w:highlight w:val="yellow"/>
          </w:rPr>
          <w:delText xml:space="preserve">If </w:delText>
        </w:r>
        <w:r w:rsidRPr="004B2239" w:rsidDel="00176950">
          <w:rPr>
            <w:i/>
            <w:highlight w:val="yellow"/>
          </w:rPr>
          <w:delText>R</w:delText>
        </w:r>
        <w:r w:rsidRPr="004B2239" w:rsidDel="00176950">
          <w:rPr>
            <w:highlight w:val="yellow"/>
          </w:rPr>
          <w:delText xml:space="preserve">.type is </w:delText>
        </w:r>
        <w:r w:rsidRPr="004B2239" w:rsidDel="00176950">
          <w:rPr>
            <w:rFonts w:ascii="Arial" w:hAnsi="Arial" w:cs="Arial"/>
            <w:highlight w:val="yellow"/>
          </w:rPr>
          <w:delText>break</w:delText>
        </w:r>
        <w:r w:rsidRPr="004B2239" w:rsidDel="00176950">
          <w:rPr>
            <w:highlight w:val="yellow"/>
          </w:rPr>
          <w:delText xml:space="preserve"> and </w:delText>
        </w:r>
        <w:r w:rsidRPr="004B2239" w:rsidDel="00176950">
          <w:rPr>
            <w:i/>
            <w:highlight w:val="yellow"/>
          </w:rPr>
          <w:delText>R</w:delText>
        </w:r>
        <w:r w:rsidRPr="004B2239" w:rsidDel="00176950">
          <w:rPr>
            <w:highlight w:val="yellow"/>
          </w:rPr>
          <w:delText xml:space="preserve">.target is in the current label set, return </w:delText>
        </w:r>
      </w:del>
      <w:del w:id="23045" w:author="Rev 6 Allen Wirfs-Brock" w:date="2012-02-18T18:55:00Z">
        <w:r w:rsidRPr="004B2239" w:rsidDel="005D7E43">
          <w:rPr>
            <w:highlight w:val="yellow"/>
          </w:rPr>
          <w:delText>(</w:delText>
        </w:r>
      </w:del>
      <w:del w:id="23046" w:author="Rev 6 Allen Wirfs-Brock" w:date="2012-02-18T19:31:00Z">
        <w:r w:rsidRPr="004B2239" w:rsidDel="00176950">
          <w:rPr>
            <w:rFonts w:ascii="Arial" w:hAnsi="Arial" w:cs="Arial"/>
            <w:highlight w:val="yellow"/>
          </w:rPr>
          <w:delText>normal</w:delText>
        </w:r>
        <w:r w:rsidRPr="004B2239" w:rsidDel="00176950">
          <w:rPr>
            <w:highlight w:val="yellow"/>
          </w:rPr>
          <w:delText xml:space="preserve">, </w:delText>
        </w:r>
        <w:r w:rsidRPr="004B2239" w:rsidDel="00176950">
          <w:rPr>
            <w:i/>
            <w:highlight w:val="yellow"/>
          </w:rPr>
          <w:delText>R</w:delText>
        </w:r>
        <w:r w:rsidRPr="004B2239" w:rsidDel="00176950">
          <w:rPr>
            <w:highlight w:val="yellow"/>
          </w:rPr>
          <w:delText xml:space="preserve">.value, </w:delText>
        </w:r>
        <w:r w:rsidRPr="004B2239" w:rsidDel="00176950">
          <w:rPr>
            <w:rFonts w:ascii="Arial" w:hAnsi="Arial" w:cs="Arial"/>
            <w:highlight w:val="yellow"/>
          </w:rPr>
          <w:delText>empty</w:delText>
        </w:r>
        <w:r w:rsidRPr="004B2239" w:rsidDel="00176950">
          <w:rPr>
            <w:highlight w:val="yellow"/>
          </w:rPr>
          <w:delText>).</w:delText>
        </w:r>
      </w:del>
    </w:p>
    <w:p w14:paraId="43BD42F4" w14:textId="77777777" w:rsidR="004C02EF" w:rsidRPr="004B2239" w:rsidDel="00176950" w:rsidRDefault="004C02EF" w:rsidP="00AF5499">
      <w:pPr>
        <w:pStyle w:val="Alg2"/>
        <w:numPr>
          <w:ilvl w:val="0"/>
          <w:numId w:val="130"/>
        </w:numPr>
        <w:shd w:val="clear" w:color="auto" w:fill="FFFFFF"/>
        <w:spacing w:after="220"/>
        <w:rPr>
          <w:del w:id="23047" w:author="Rev 6 Allen Wirfs-Brock" w:date="2012-02-18T19:31:00Z"/>
          <w:highlight w:val="yellow"/>
        </w:rPr>
      </w:pPr>
      <w:del w:id="23048" w:author="Rev 6 Allen Wirfs-Brock" w:date="2012-02-18T19:31:00Z">
        <w:r w:rsidRPr="004B2239" w:rsidDel="00176950">
          <w:rPr>
            <w:highlight w:val="yellow"/>
          </w:rPr>
          <w:delText xml:space="preserve">Return </w:delText>
        </w:r>
        <w:r w:rsidRPr="004B2239" w:rsidDel="00176950">
          <w:rPr>
            <w:i/>
            <w:highlight w:val="yellow"/>
          </w:rPr>
          <w:delText>R</w:delText>
        </w:r>
        <w:r w:rsidRPr="004B2239" w:rsidDel="00176950">
          <w:rPr>
            <w:highlight w:val="yellow"/>
          </w:rPr>
          <w:delText>.</w:delText>
        </w:r>
      </w:del>
    </w:p>
    <w:p w14:paraId="4EBE7364" w14:textId="77777777" w:rsidR="00FF1DF7" w:rsidRPr="004B2239" w:rsidDel="00176950" w:rsidRDefault="00FF1DF7" w:rsidP="00AF5499">
      <w:pPr>
        <w:pStyle w:val="Note"/>
        <w:shd w:val="clear" w:color="auto" w:fill="FFFFFF"/>
        <w:rPr>
          <w:ins w:id="23049" w:author="Rev 3 Allen Wirfs-Brock" w:date="2011-09-09T15:50:00Z"/>
          <w:del w:id="23050" w:author="Rev 6 Allen Wirfs-Brock" w:date="2012-02-18T19:31:00Z"/>
          <w:highlight w:val="yellow"/>
        </w:rPr>
      </w:pPr>
      <w:ins w:id="23051" w:author="Rev 3 Allen Wirfs-Brock" w:date="2011-09-09T15:50:00Z">
        <w:del w:id="23052" w:author="Rev 6 Allen Wirfs-Brock" w:date="2012-02-18T19:31:00Z">
          <w:r w:rsidRPr="004B2239" w:rsidDel="00176950">
            <w:rPr>
              <w:highlight w:val="yellow"/>
            </w:rPr>
            <w:delText>NOTE</w:delText>
          </w:r>
          <w:r w:rsidRPr="004B2239" w:rsidDel="00176950">
            <w:rPr>
              <w:highlight w:val="yellow"/>
            </w:rPr>
            <w:tab/>
            <w:delText xml:space="preserve">No matter how control leaves the </w:delText>
          </w:r>
          <w:r w:rsidRPr="004B2239" w:rsidDel="00176950">
            <w:rPr>
              <w:rStyle w:val="bnf"/>
              <w:highlight w:val="yellow"/>
            </w:rPr>
            <w:delText>SwitchStatement</w:delText>
          </w:r>
          <w:r w:rsidRPr="004B2239" w:rsidDel="00176950">
            <w:rPr>
              <w:highlight w:val="yellow"/>
            </w:rPr>
            <w:delText xml:space="preserve"> the LexicalEnvironment is always restored to its former state.</w:delText>
          </w:r>
        </w:del>
      </w:ins>
    </w:p>
    <w:p w14:paraId="7B5D9A9E" w14:textId="77777777" w:rsidR="005D7E43" w:rsidRDefault="005D7E43" w:rsidP="00052EFC">
      <w:pPr>
        <w:keepNext/>
        <w:rPr>
          <w:ins w:id="23053" w:author="Rev 6 Allen Wirfs-Brock" w:date="2012-02-18T19:01:00Z"/>
          <w:rFonts w:ascii="Helvetica" w:hAnsi="Helvetica"/>
          <w:b/>
          <w:spacing w:val="6"/>
        </w:rPr>
      </w:pPr>
    </w:p>
    <w:p w14:paraId="510190B0" w14:textId="77777777" w:rsidR="005D7E43" w:rsidRPr="00FA3203" w:rsidRDefault="005D7E43" w:rsidP="005D7E43">
      <w:pPr>
        <w:ind w:left="360"/>
        <w:rPr>
          <w:ins w:id="23054" w:author="Rev 6 Allen Wirfs-Brock" w:date="2012-02-18T19:01:00Z"/>
        </w:rPr>
      </w:pPr>
      <w:ins w:id="23055" w:author="Rev 6 Allen Wirfs-Brock" w:date="2012-02-18T19:01:00Z">
        <w:r>
          <w:t>W</w:t>
        </w:r>
        <w:r w:rsidRPr="004418C4">
          <w:t xml:space="preserve">ith argument </w:t>
        </w:r>
        <w:r>
          <w:rPr>
            <w:rFonts w:ascii="Times New Roman" w:hAnsi="Times New Roman"/>
            <w:i/>
          </w:rPr>
          <w:t>input</w:t>
        </w:r>
        <w:r>
          <w:t>.</w:t>
        </w:r>
      </w:ins>
    </w:p>
    <w:p w14:paraId="4418A25A" w14:textId="77777777" w:rsidR="004C02EF" w:rsidRPr="00C7794D" w:rsidRDefault="004C02EF" w:rsidP="004C02EF">
      <w:del w:id="23056" w:author="Rev 6 Allen Wirfs-Brock" w:date="2012-02-18T19:01:00Z">
        <w:r w:rsidRPr="00C7794D" w:rsidDel="005D7E43">
          <w:delText xml:space="preserve">The production </w:delText>
        </w:r>
      </w:del>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t xml:space="preserve"> </w:t>
      </w:r>
      <w:r w:rsidRPr="00C7794D">
        <w:rPr>
          <w:rFonts w:ascii="Courier New" w:hAnsi="Courier New" w:cs="Courier New"/>
          <w:b/>
        </w:rPr>
        <w:t>}</w:t>
      </w:r>
      <w:r w:rsidRPr="00C7794D">
        <w:t xml:space="preserve"> </w:t>
      </w:r>
      <w:del w:id="23057" w:author="Rev 6 Allen Wirfs-Brock" w:date="2012-02-18T19:02:00Z">
        <w:r w:rsidRPr="00C7794D" w:rsidDel="005D7E43">
          <w:delText xml:space="preserve">is given an input parameter, </w:delText>
        </w:r>
        <w:r w:rsidRPr="00C7794D" w:rsidDel="005D7E43">
          <w:rPr>
            <w:rFonts w:ascii="Times New Roman" w:hAnsi="Times New Roman"/>
            <w:i/>
            <w:iCs/>
          </w:rPr>
          <w:delText>input</w:delText>
        </w:r>
        <w:r w:rsidRPr="00C7794D" w:rsidDel="005D7E43">
          <w:delText>, and is evaluated as follows:</w:delText>
        </w:r>
      </w:del>
    </w:p>
    <w:p w14:paraId="00193E8D"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V</w:t>
      </w:r>
      <w:r w:rsidRPr="00C7794D">
        <w:rPr>
          <w:rFonts w:ascii="Times New Roman" w:hAnsi="Times New Roman"/>
        </w:rPr>
        <w:t xml:space="preserve"> = </w:t>
      </w:r>
      <w:commentRangeStart w:id="23058"/>
      <w:del w:id="23059" w:author="Rev 6 Allen Wirfs-Brock" w:date="2012-02-18T19:02:00Z">
        <w:r w:rsidRPr="00DA1E6A" w:rsidDel="005D7E43">
          <w:rPr>
            <w:rFonts w:ascii="Times New Roman" w:eastAsia="Times New Roman" w:hAnsi="Times New Roman"/>
            <w:b/>
            <w:spacing w:val="6"/>
            <w:lang w:eastAsia="en-US"/>
          </w:rPr>
          <w:delText>empty</w:delText>
        </w:r>
      </w:del>
      <w:ins w:id="23060" w:author="Rev 6 Allen Wirfs-Brock" w:date="2012-02-18T19:02:00Z">
        <w:r w:rsidR="005D7E43" w:rsidRPr="00DA1E6A">
          <w:rPr>
            <w:rFonts w:ascii="Times New Roman" w:eastAsia="Times New Roman" w:hAnsi="Times New Roman"/>
            <w:b/>
            <w:spacing w:val="6"/>
            <w:lang w:eastAsia="en-US"/>
          </w:rPr>
          <w:t>undefined</w:t>
        </w:r>
        <w:commentRangeEnd w:id="23058"/>
        <w:r w:rsidR="005D7E43">
          <w:rPr>
            <w:rStyle w:val="af3"/>
          </w:rPr>
          <w:commentReference w:id="23058"/>
        </w:r>
      </w:ins>
      <w:r w:rsidRPr="00C7794D">
        <w:rPr>
          <w:rFonts w:ascii="Times New Roman" w:hAnsi="Times New Roman"/>
        </w:rPr>
        <w:t>.</w:t>
      </w:r>
    </w:p>
    <w:p w14:paraId="63815141"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A</w:t>
      </w:r>
      <w:r w:rsidRPr="00C7794D">
        <w:rPr>
          <w:rFonts w:ascii="Times New Roman" w:hAnsi="Times New Roman"/>
        </w:rPr>
        <w:t xml:space="preserve"> be the list of </w:t>
      </w:r>
      <w:r w:rsidRPr="00C7794D">
        <w:rPr>
          <w:rFonts w:ascii="Times New Roman" w:hAnsi="Times New Roman"/>
          <w:i/>
        </w:rPr>
        <w:t>CaseClause</w:t>
      </w:r>
      <w:r w:rsidRPr="00C7794D">
        <w:rPr>
          <w:rFonts w:ascii="Times New Roman" w:hAnsi="Times New Roman"/>
        </w:rPr>
        <w:t xml:space="preserve"> items in source text order.</w:t>
      </w:r>
    </w:p>
    <w:p w14:paraId="731726FE"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searching</w:t>
      </w:r>
      <w:r w:rsidRPr="00C7794D">
        <w:rPr>
          <w:rFonts w:ascii="Times New Roman" w:hAnsi="Times New Roman"/>
        </w:rPr>
        <w:t xml:space="preserve"> be </w:t>
      </w:r>
      <w:r w:rsidRPr="00C7794D">
        <w:rPr>
          <w:rFonts w:ascii="Times New Roman" w:hAnsi="Times New Roman"/>
          <w:b/>
        </w:rPr>
        <w:t>true</w:t>
      </w:r>
      <w:r w:rsidRPr="00C7794D">
        <w:rPr>
          <w:rFonts w:ascii="Times New Roman" w:hAnsi="Times New Roman"/>
        </w:rPr>
        <w:t>.</w:t>
      </w:r>
    </w:p>
    <w:p w14:paraId="5A3FD9D4"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Repeat, while </w:t>
      </w:r>
      <w:r w:rsidRPr="00C7794D">
        <w:rPr>
          <w:rFonts w:ascii="Times New Roman" w:hAnsi="Times New Roman"/>
          <w:i/>
        </w:rPr>
        <w:t>searching</w:t>
      </w:r>
      <w:r w:rsidRPr="00C7794D">
        <w:rPr>
          <w:rFonts w:ascii="Times New Roman" w:hAnsi="Times New Roman"/>
        </w:rPr>
        <w:t xml:space="preserve"> is </w:t>
      </w:r>
      <w:r w:rsidRPr="00C7794D">
        <w:rPr>
          <w:rFonts w:ascii="Times New Roman" w:hAnsi="Times New Roman"/>
          <w:b/>
        </w:rPr>
        <w:t>true</w:t>
      </w:r>
    </w:p>
    <w:p w14:paraId="5E948815" w14:textId="77777777"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A</w:t>
      </w:r>
      <w:r w:rsidRPr="00C7794D">
        <w:rPr>
          <w:rFonts w:ascii="Times New Roman" w:hAnsi="Times New Roman"/>
        </w:rPr>
        <w:t xml:space="preserve">. If there is no such </w:t>
      </w:r>
      <w:r w:rsidRPr="00C7794D">
        <w:rPr>
          <w:rFonts w:ascii="Times New Roman" w:hAnsi="Times New Roman"/>
          <w:i/>
        </w:rPr>
        <w:t>CaseClause</w:t>
      </w:r>
      <w:r w:rsidRPr="00C7794D">
        <w:rPr>
          <w:rFonts w:ascii="Times New Roman" w:hAnsi="Times New Roman"/>
        </w:rPr>
        <w:t xml:space="preserve">, return </w:t>
      </w:r>
      <w:ins w:id="23061" w:author="Rev 6 Allen Wirfs-Brock" w:date="2012-02-23T13:02:00Z">
        <w:r w:rsidR="00BB752E" w:rsidRPr="0003414D">
          <w:rPr>
            <w:rFonts w:ascii="Times New Roman" w:hAnsi="Times New Roman"/>
            <w:lang w:eastAsia="en-US"/>
          </w:rPr>
          <w:t>NormalCompletion</w:t>
        </w:r>
        <w:r w:rsidR="00BB752E" w:rsidRPr="0003414D">
          <w:rPr>
            <w:rFonts w:ascii="Times New Roman" w:hAnsi="Times New Roman"/>
          </w:rPr>
          <w:t>(</w:t>
        </w:r>
      </w:ins>
      <w:del w:id="23062" w:author="Rev 6 Allen Wirfs-Brock" w:date="2012-02-18T19:04:00Z">
        <w:r w:rsidRPr="0003414D" w:rsidDel="00DA1E6A">
          <w:rPr>
            <w:rFonts w:ascii="Times New Roman" w:hAnsi="Times New Roman"/>
          </w:rPr>
          <w:delText>(</w:delText>
        </w:r>
      </w:del>
      <w:del w:id="23063" w:author="Rev 6 Allen Wirfs-Brock" w:date="2012-02-23T13:02:00Z">
        <w:r w:rsidRPr="004012E4" w:rsidDel="00BB752E">
          <w:rPr>
            <w:rFonts w:ascii="Times New Roman" w:hAnsi="Times New Roman"/>
            <w:bCs/>
          </w:rPr>
          <w:delText>normal</w:delText>
        </w:r>
        <w:r w:rsidRPr="0003414D" w:rsidDel="00BB752E">
          <w:rPr>
            <w:rFonts w:ascii="Times New Roman" w:hAnsi="Times New Roman"/>
          </w:rPr>
          <w:delText xml:space="preserve">, </w:delText>
        </w:r>
      </w:del>
      <w:r w:rsidRPr="0003414D">
        <w:rPr>
          <w:rFonts w:ascii="Times New Roman" w:hAnsi="Times New Roman"/>
          <w:i/>
          <w:iCs/>
        </w:rPr>
        <w:t>V</w:t>
      </w:r>
      <w:del w:id="23064" w:author="Rev 6 Allen Wirfs-Brock" w:date="2012-02-23T13:02:00Z">
        <w:r w:rsidRPr="0003414D" w:rsidDel="00BB752E">
          <w:rPr>
            <w:rFonts w:ascii="Times New Roman" w:hAnsi="Times New Roman"/>
          </w:rPr>
          <w:delText xml:space="preserve">, </w:delText>
        </w:r>
        <w:r w:rsidRPr="004012E4" w:rsidDel="00BB752E">
          <w:rPr>
            <w:rFonts w:ascii="Times New Roman" w:hAnsi="Times New Roman"/>
            <w:bCs/>
          </w:rPr>
          <w:delText>empty</w:delText>
        </w:r>
      </w:del>
      <w:r w:rsidRPr="0003414D">
        <w:rPr>
          <w:rFonts w:ascii="Times New Roman" w:hAnsi="Times New Roman"/>
        </w:rPr>
        <w:t>)</w:t>
      </w:r>
      <w:r w:rsidRPr="00C7794D">
        <w:rPr>
          <w:rFonts w:ascii="Times New Roman" w:hAnsi="Times New Roman"/>
        </w:rPr>
        <w:t>.</w:t>
      </w:r>
    </w:p>
    <w:p w14:paraId="03358751" w14:textId="77777777" w:rsidR="004C02EF" w:rsidRPr="00C7794D" w:rsidRDefault="004C02EF" w:rsidP="00DA1E6A">
      <w:pPr>
        <w:numPr>
          <w:ilvl w:val="1"/>
          <w:numId w:val="131"/>
        </w:numPr>
        <w:autoSpaceDE w:val="0"/>
        <w:autoSpaceDN w:val="0"/>
        <w:adjustRightInd w:val="0"/>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evaluating </w:t>
      </w:r>
      <w:r w:rsidRPr="00C7794D">
        <w:rPr>
          <w:rFonts w:ascii="Times New Roman" w:hAnsi="Times New Roman"/>
          <w:i/>
          <w:iCs/>
        </w:rPr>
        <w:t>C</w:t>
      </w:r>
      <w:r w:rsidRPr="00C7794D">
        <w:rPr>
          <w:rFonts w:ascii="Times New Roman" w:hAnsi="Times New Roman"/>
        </w:rPr>
        <w:t>.</w:t>
      </w:r>
    </w:p>
    <w:p w14:paraId="3794E14E" w14:textId="77777777" w:rsidR="00DA1E6A" w:rsidRDefault="006552DF" w:rsidP="00DA1E6A">
      <w:pPr>
        <w:pStyle w:val="Alg2"/>
        <w:numPr>
          <w:ilvl w:val="1"/>
          <w:numId w:val="131"/>
        </w:numPr>
        <w:contextualSpacing/>
        <w:rPr>
          <w:ins w:id="23065" w:author="Rev 6 Allen Wirfs-Brock" w:date="2012-02-18T19:07:00Z"/>
        </w:rPr>
      </w:pPr>
      <w:ins w:id="23066" w:author="Rev 10 Allen Wirfs-Brock" w:date="2012-08-14T14:57:00Z">
        <w:r>
          <w:t>ReturnIfAbrupt(</w:t>
        </w:r>
        <w:r w:rsidRPr="00C7794D">
          <w:rPr>
            <w:i/>
          </w:rPr>
          <w:t>clauseSelector</w:t>
        </w:r>
        <w:r>
          <w:t>)</w:t>
        </w:r>
      </w:ins>
      <w:ins w:id="23067" w:author="Rev 6 Allen Wirfs-Brock" w:date="2012-02-18T19:07:00Z">
        <w:del w:id="23068" w:author="Rev 10 Allen Wirfs-Brock" w:date="2012-08-14T14:57:00Z">
          <w:r w:rsidR="00DA1E6A" w:rsidDel="006552DF">
            <w:delText xml:space="preserve">If </w:delText>
          </w:r>
        </w:del>
      </w:ins>
      <w:ins w:id="23069" w:author="Rev 6 Allen Wirfs-Brock" w:date="2012-02-18T19:08:00Z">
        <w:del w:id="23070" w:author="Rev 10 Allen Wirfs-Brock" w:date="2012-08-14T14:57:00Z">
          <w:r w:rsidR="00DA1E6A" w:rsidRPr="00C7794D" w:rsidDel="006552DF">
            <w:rPr>
              <w:i/>
            </w:rPr>
            <w:delText>clauseSelector</w:delText>
          </w:r>
          <w:r w:rsidR="00DA1E6A" w:rsidRPr="00C7794D" w:rsidDel="006552DF">
            <w:delText xml:space="preserve"> </w:delText>
          </w:r>
        </w:del>
      </w:ins>
      <w:ins w:id="23071" w:author="Rev 6 Allen Wirfs-Brock" w:date="2012-02-18T19:07:00Z">
        <w:del w:id="23072" w:author="Rev 10 Allen Wirfs-Brock" w:date="2012-08-14T14:57:00Z">
          <w:r w:rsidR="00DA1E6A" w:rsidDel="006552DF">
            <w:delText xml:space="preserve">is an abrupt completion, return </w:delText>
          </w:r>
        </w:del>
      </w:ins>
      <w:ins w:id="23073" w:author="Rev 6 Allen Wirfs-Brock" w:date="2012-02-18T19:09:00Z">
        <w:del w:id="23074" w:author="Rev 10 Allen Wirfs-Brock" w:date="2012-08-14T14:57:00Z">
          <w:r w:rsidR="00DA1E6A" w:rsidRPr="00C7794D" w:rsidDel="006552DF">
            <w:rPr>
              <w:i/>
            </w:rPr>
            <w:delText>clauseSelector</w:delText>
          </w:r>
        </w:del>
      </w:ins>
      <w:ins w:id="23075" w:author="Rev 6 Allen Wirfs-Brock" w:date="2012-02-18T19:07:00Z">
        <w:r w:rsidR="00DA1E6A">
          <w:t>.</w:t>
        </w:r>
      </w:ins>
    </w:p>
    <w:p w14:paraId="65942DA0" w14:textId="77777777" w:rsidR="004C02EF" w:rsidRPr="00C7794D" w:rsidRDefault="004C02EF" w:rsidP="00DA1E6A">
      <w:pPr>
        <w:numPr>
          <w:ilvl w:val="1"/>
          <w:numId w:val="131"/>
        </w:numPr>
        <w:autoSpaceDE w:val="0"/>
        <w:autoSpaceDN w:val="0"/>
        <w:adjustRightInd w:val="0"/>
        <w:spacing w:after="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input</w:t>
      </w:r>
      <w:r w:rsidRPr="00C7794D">
        <w:rPr>
          <w:rFonts w:ascii="Times New Roman" w:hAnsi="Times New Roman"/>
        </w:rPr>
        <w:t xml:space="preserve"> is equal to </w:t>
      </w:r>
      <w:r w:rsidRPr="00C7794D">
        <w:rPr>
          <w:rFonts w:ascii="Times New Roman" w:hAnsi="Times New Roman"/>
          <w:i/>
        </w:rPr>
        <w:t>clauseSelector</w:t>
      </w:r>
      <w:r w:rsidRPr="00C7794D">
        <w:rPr>
          <w:rFonts w:ascii="Times New Roman" w:hAnsi="Times New Roman"/>
        </w:rPr>
        <w:t xml:space="preserve"> as defined by the </w:t>
      </w:r>
      <w:ins w:id="23076" w:author="Rev 3 Allen Wirfs-Brock" w:date="2011-09-10T14:50:00Z">
        <w:r w:rsidR="00E70606" w:rsidRPr="00C7794D">
          <w:rPr>
            <w:rFonts w:ascii="Times New Roman" w:hAnsi="Times New Roman"/>
          </w:rPr>
          <w:t>Strict Equality Comparision Algorithm (11.9.</w:t>
        </w:r>
        <w:del w:id="23077" w:author="Rev 4 Allen Wirfs-Brock" w:date="2011-10-15T13:05:00Z">
          <w:r w:rsidR="00E70606" w:rsidRPr="00C7794D" w:rsidDel="00E5271E">
            <w:rPr>
              <w:rFonts w:ascii="Times New Roman" w:hAnsi="Times New Roman"/>
            </w:rPr>
            <w:delText>6</w:delText>
          </w:r>
        </w:del>
      </w:ins>
      <w:ins w:id="23078" w:author="Rev 4 Allen Wirfs-Brock" w:date="2011-10-15T13:05:00Z">
        <w:r w:rsidR="00E5271E" w:rsidRPr="00C7794D">
          <w:rPr>
            <w:rFonts w:ascii="Times New Roman" w:hAnsi="Times New Roman"/>
          </w:rPr>
          <w:t>1</w:t>
        </w:r>
      </w:ins>
      <w:ins w:id="23079" w:author="Rev 3 Allen Wirfs-Brock" w:date="2011-09-10T14:51:00Z">
        <w:r w:rsidR="00E70606" w:rsidRPr="00C7794D">
          <w:rPr>
            <w:rFonts w:ascii="Times New Roman" w:hAnsi="Times New Roman"/>
          </w:rPr>
          <w:t>)</w:t>
        </w:r>
      </w:ins>
      <w:del w:id="23080" w:author="Rev 4 Allen Wirfs-Brock" w:date="2011-10-15T13:05:00Z">
        <w:r w:rsidRPr="00C7794D" w:rsidDel="00E5271E">
          <w:rPr>
            <w:rFonts w:ascii="Courier New" w:hAnsi="Courier New" w:cs="Courier New"/>
          </w:rPr>
          <w:delText>===</w:delText>
        </w:r>
        <w:r w:rsidRPr="00C7794D" w:rsidDel="00E5271E">
          <w:rPr>
            <w:rFonts w:ascii="Times New Roman" w:hAnsi="Times New Roman"/>
          </w:rPr>
          <w:delText xml:space="preserve"> operator</w:delText>
        </w:r>
      </w:del>
      <w:r w:rsidRPr="00C7794D">
        <w:rPr>
          <w:rFonts w:ascii="Times New Roman" w:hAnsi="Times New Roman"/>
        </w:rPr>
        <w:t>, then</w:t>
      </w:r>
    </w:p>
    <w:p w14:paraId="00A73E20" w14:textId="77777777"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Set </w:t>
      </w:r>
      <w:r w:rsidRPr="00C7794D">
        <w:rPr>
          <w:rFonts w:ascii="Times New Roman" w:hAnsi="Times New Roman"/>
          <w:i/>
        </w:rPr>
        <w:t>searching</w:t>
      </w:r>
      <w:r w:rsidRPr="00C7794D">
        <w:rPr>
          <w:rFonts w:ascii="Times New Roman" w:hAnsi="Times New Roman"/>
        </w:rPr>
        <w:t xml:space="preserve"> to </w:t>
      </w:r>
      <w:r w:rsidRPr="00C7794D">
        <w:rPr>
          <w:rFonts w:ascii="Times New Roman" w:hAnsi="Times New Roman"/>
          <w:b/>
        </w:rPr>
        <w:t>false</w:t>
      </w:r>
      <w:r w:rsidRPr="00C7794D">
        <w:rPr>
          <w:rFonts w:ascii="Times New Roman" w:hAnsi="Times New Roman"/>
        </w:rPr>
        <w:t>.</w:t>
      </w:r>
    </w:p>
    <w:p w14:paraId="2B0713CA" w14:textId="77777777"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xml:space="preserve">, then </w:t>
      </w:r>
    </w:p>
    <w:p w14:paraId="498EEEC5" w14:textId="77777777" w:rsidR="004C02EF" w:rsidRPr="00C7794D" w:rsidRDefault="004C02EF" w:rsidP="00C47E72">
      <w:pPr>
        <w:numPr>
          <w:ilvl w:val="3"/>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Evaluate</w:t>
      </w:r>
      <w:r w:rsidRPr="00C7794D">
        <w:rPr>
          <w:rFonts w:ascii="Times New Roman" w:hAnsi="Times New Roman"/>
          <w:i/>
          <w:iCs/>
        </w:rPr>
        <w:t xml:space="preserve"> C</w:t>
      </w:r>
      <w:r w:rsidRPr="00C7794D">
        <w:rPr>
          <w:rFonts w:ascii="Times New Roman" w:hAnsi="Times New Roman"/>
        </w:rPr>
        <w:t xml:space="preserve">’s </w:t>
      </w:r>
      <w:r w:rsidRPr="00C7794D">
        <w:rPr>
          <w:rFonts w:ascii="Times New Roman" w:hAnsi="Times New Roman"/>
          <w:i/>
        </w:rPr>
        <w:t>StatementList</w:t>
      </w:r>
      <w:r w:rsidRPr="00C7794D">
        <w:rPr>
          <w:rFonts w:ascii="Times New Roman" w:hAnsi="Times New Roman"/>
        </w:rPr>
        <w:t xml:space="preserve"> and let</w:t>
      </w:r>
      <w:r w:rsidRPr="00C7794D">
        <w:rPr>
          <w:rFonts w:ascii="Times New Roman" w:hAnsi="Times New Roman"/>
          <w:i/>
          <w:iCs/>
        </w:rPr>
        <w:t xml:space="preserve"> R</w:t>
      </w:r>
      <w:r w:rsidRPr="00C7794D">
        <w:rPr>
          <w:rFonts w:ascii="Times New Roman" w:hAnsi="Times New Roman"/>
        </w:rPr>
        <w:t xml:space="preserve"> be the result.</w:t>
      </w:r>
    </w:p>
    <w:p w14:paraId="0B6ADE5D" w14:textId="77777777" w:rsidR="004C02EF" w:rsidRPr="00C7794D" w:rsidRDefault="006552DF" w:rsidP="00C47E72">
      <w:pPr>
        <w:numPr>
          <w:ilvl w:val="3"/>
          <w:numId w:val="131"/>
        </w:numPr>
        <w:autoSpaceDE w:val="0"/>
        <w:autoSpaceDN w:val="0"/>
        <w:adjustRightInd w:val="0"/>
        <w:spacing w:before="100" w:after="100" w:line="240" w:lineRule="auto"/>
        <w:contextualSpacing/>
        <w:jc w:val="left"/>
        <w:rPr>
          <w:rFonts w:ascii="Times New Roman" w:hAnsi="Times New Roman"/>
        </w:rPr>
      </w:pPr>
      <w:ins w:id="23081" w:author="Rev 10 Allen Wirfs-Brock" w:date="2012-08-14T14:57:00Z">
        <w:r w:rsidRPr="004012E4">
          <w:rPr>
            <w:rFonts w:ascii="Times New Roman" w:hAnsi="Times New Roman"/>
          </w:rPr>
          <w:t>ReturnIfAbrupt(</w:t>
        </w:r>
        <w:r w:rsidRPr="004012E4">
          <w:rPr>
            <w:rFonts w:ascii="Times New Roman" w:hAnsi="Times New Roman"/>
            <w:i/>
          </w:rPr>
          <w:t>r</w:t>
        </w:r>
        <w:r w:rsidRPr="004012E4">
          <w:rPr>
            <w:rFonts w:ascii="Times New Roman" w:hAnsi="Times New Roman"/>
          </w:rPr>
          <w:t>)</w:t>
        </w:r>
      </w:ins>
      <w:del w:id="23082" w:author="Rev 10 Allen Wirfs-Brock" w:date="2012-08-14T14:57:00Z">
        <w:r w:rsidR="004C02EF" w:rsidRPr="00C7794D" w:rsidDel="006552DF">
          <w:rPr>
            <w:rFonts w:ascii="Times New Roman" w:hAnsi="Times New Roman"/>
          </w:rPr>
          <w:delText>If</w:delText>
        </w:r>
        <w:r w:rsidR="004C02EF" w:rsidRPr="00C7794D" w:rsidDel="006552DF">
          <w:rPr>
            <w:rFonts w:ascii="Times New Roman" w:hAnsi="Times New Roman"/>
            <w:i/>
            <w:iCs/>
          </w:rPr>
          <w:delText xml:space="preserve"> R</w:delText>
        </w:r>
        <w:r w:rsidR="004C02EF" w:rsidRPr="00C7794D" w:rsidDel="006552DF">
          <w:rPr>
            <w:rFonts w:ascii="Times New Roman" w:hAnsi="Times New Roman"/>
          </w:rPr>
          <w:delText xml:space="preserve"> is an abrupt completion, then return</w:delText>
        </w:r>
        <w:r w:rsidR="004C02EF" w:rsidRPr="00C7794D" w:rsidDel="006552DF">
          <w:rPr>
            <w:rFonts w:ascii="Times New Roman" w:hAnsi="Times New Roman"/>
            <w:i/>
            <w:iCs/>
          </w:rPr>
          <w:delText xml:space="preserve"> R</w:delText>
        </w:r>
      </w:del>
      <w:r w:rsidR="004C02EF" w:rsidRPr="00C7794D">
        <w:rPr>
          <w:rFonts w:ascii="Times New Roman" w:hAnsi="Times New Roman"/>
        </w:rPr>
        <w:t>.</w:t>
      </w:r>
    </w:p>
    <w:p w14:paraId="1DE1490A" w14:textId="77777777" w:rsidR="004C02EF" w:rsidRPr="00C7794D" w:rsidRDefault="004C02EF" w:rsidP="00C47E72">
      <w:pPr>
        <w:numPr>
          <w:ilvl w:val="3"/>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ins w:id="23083" w:author="Rev 6 Allen Wirfs-Brock" w:date="2012-02-18T19:10:00Z">
        <w:r w:rsidR="00DA1E6A">
          <w:rPr>
            <w:rFonts w:ascii="Times New Roman" w:hAnsi="Times New Roman"/>
          </w:rPr>
          <w:t>[[</w:t>
        </w:r>
      </w:ins>
      <w:r w:rsidRPr="00C7794D">
        <w:rPr>
          <w:rFonts w:ascii="Times New Roman" w:hAnsi="Times New Roman"/>
        </w:rPr>
        <w:t>value</w:t>
      </w:r>
      <w:ins w:id="23084" w:author="Rev 6 Allen Wirfs-Brock" w:date="2012-02-18T19:10:00Z">
        <w:r w:rsidR="00DA1E6A">
          <w:rPr>
            <w:rFonts w:ascii="Times New Roman" w:hAnsi="Times New Roman"/>
          </w:rPr>
          <w:t>]]</w:t>
        </w:r>
      </w:ins>
      <w:r w:rsidRPr="00C7794D">
        <w:rPr>
          <w:rFonts w:ascii="Times New Roman" w:hAnsi="Times New Roman"/>
        </w:rPr>
        <w:t>.</w:t>
      </w:r>
    </w:p>
    <w:p w14:paraId="66BBC166" w14:textId="77777777"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Repeat</w:t>
      </w:r>
    </w:p>
    <w:p w14:paraId="4BF74BCF" w14:textId="77777777"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Let</w:t>
      </w:r>
      <w:r w:rsidRPr="00C7794D">
        <w:rPr>
          <w:rFonts w:ascii="Times New Roman" w:hAnsi="Times New Roman"/>
          <w:i/>
          <w:iCs/>
        </w:rPr>
        <w:t xml:space="preserve"> 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w:t>
      </w:r>
      <w:r w:rsidRPr="00C7794D">
        <w:rPr>
          <w:rFonts w:ascii="Times New Roman" w:hAnsi="Times New Roman"/>
          <w:i/>
          <w:iCs/>
        </w:rPr>
        <w:t xml:space="preserve"> A</w:t>
      </w:r>
      <w:r w:rsidRPr="00C7794D">
        <w:rPr>
          <w:rFonts w:ascii="Times New Roman" w:hAnsi="Times New Roman"/>
        </w:rPr>
        <w:t xml:space="preserve">. If there is no such </w:t>
      </w:r>
      <w:r w:rsidRPr="00C7794D">
        <w:rPr>
          <w:rFonts w:ascii="Times New Roman" w:hAnsi="Times New Roman"/>
          <w:i/>
        </w:rPr>
        <w:t>CaseClause</w:t>
      </w:r>
      <w:r w:rsidRPr="00C7794D">
        <w:rPr>
          <w:rFonts w:ascii="Times New Roman" w:hAnsi="Times New Roman"/>
        </w:rPr>
        <w:t xml:space="preserve">, return </w:t>
      </w:r>
      <w:ins w:id="23085" w:author="Rev 6 Allen Wirfs-Brock" w:date="2012-02-23T13:03:00Z">
        <w:r w:rsidR="00BB752E" w:rsidRPr="0003414D">
          <w:rPr>
            <w:rFonts w:ascii="Times New Roman" w:hAnsi="Times New Roman"/>
            <w:lang w:eastAsia="en-US"/>
          </w:rPr>
          <w:t>NormalCompletion</w:t>
        </w:r>
        <w:r w:rsidR="00BB752E" w:rsidRPr="0003414D">
          <w:rPr>
            <w:rFonts w:ascii="Times New Roman" w:hAnsi="Times New Roman"/>
          </w:rPr>
          <w:t>(</w:t>
        </w:r>
      </w:ins>
      <w:del w:id="23086" w:author="Rev 6 Allen Wirfs-Brock" w:date="2012-02-18T19:11:00Z">
        <w:r w:rsidRPr="0003414D" w:rsidDel="00DA1E6A">
          <w:rPr>
            <w:rFonts w:ascii="Times New Roman" w:hAnsi="Times New Roman"/>
            <w:b/>
            <w:bCs/>
          </w:rPr>
          <w:delText>(</w:delText>
        </w:r>
      </w:del>
      <w:del w:id="23087" w:author="Rev 6 Allen Wirfs-Brock" w:date="2012-02-23T13:03:00Z">
        <w:r w:rsidRPr="004012E4" w:rsidDel="00BB752E">
          <w:rPr>
            <w:rFonts w:ascii="Times New Roman" w:hAnsi="Times New Roman"/>
            <w:bCs/>
          </w:rPr>
          <w:delText>normal</w:delText>
        </w:r>
        <w:r w:rsidRPr="0003414D" w:rsidDel="00BB752E">
          <w:rPr>
            <w:rFonts w:ascii="Times New Roman" w:hAnsi="Times New Roman"/>
          </w:rPr>
          <w:delText>,</w:delText>
        </w:r>
        <w:r w:rsidRPr="0003414D" w:rsidDel="00BB752E">
          <w:rPr>
            <w:rFonts w:ascii="Times New Roman" w:hAnsi="Times New Roman"/>
            <w:i/>
            <w:iCs/>
          </w:rPr>
          <w:delText xml:space="preserve"> </w:delText>
        </w:r>
      </w:del>
      <w:r w:rsidRPr="0003414D">
        <w:rPr>
          <w:rFonts w:ascii="Times New Roman" w:hAnsi="Times New Roman"/>
          <w:i/>
          <w:iCs/>
        </w:rPr>
        <w:t>V</w:t>
      </w:r>
      <w:del w:id="23088" w:author="Rev 6 Allen Wirfs-Brock" w:date="2012-02-23T13:03:00Z">
        <w:r w:rsidRPr="0003414D" w:rsidDel="00BB752E">
          <w:rPr>
            <w:rFonts w:ascii="Times New Roman" w:hAnsi="Times New Roman"/>
          </w:rPr>
          <w:delText>,</w:delText>
        </w:r>
        <w:r w:rsidRPr="0003414D" w:rsidDel="00BB752E">
          <w:rPr>
            <w:rFonts w:ascii="Times New Roman" w:hAnsi="Times New Roman"/>
            <w:b/>
            <w:bCs/>
          </w:rPr>
          <w:delText xml:space="preserve"> </w:delText>
        </w:r>
        <w:r w:rsidRPr="004012E4" w:rsidDel="00BB752E">
          <w:rPr>
            <w:rFonts w:ascii="Times New Roman" w:hAnsi="Times New Roman"/>
            <w:bCs/>
          </w:rPr>
          <w:delText>empty</w:delText>
        </w:r>
      </w:del>
      <w:r w:rsidRPr="0003414D">
        <w:rPr>
          <w:rFonts w:ascii="Times New Roman" w:hAnsi="Times New Roman"/>
        </w:rPr>
        <w:t>)</w:t>
      </w:r>
      <w:r w:rsidRPr="00C7794D">
        <w:rPr>
          <w:rFonts w:ascii="Times New Roman" w:hAnsi="Times New Roman"/>
        </w:rPr>
        <w:t>.</w:t>
      </w:r>
    </w:p>
    <w:p w14:paraId="6924114C" w14:textId="77777777"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xml:space="preserve">, then </w:t>
      </w:r>
    </w:p>
    <w:p w14:paraId="27B88D4B" w14:textId="77777777"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Evaluate</w:t>
      </w:r>
      <w:r w:rsidRPr="00C7794D">
        <w:rPr>
          <w:rFonts w:ascii="Times New Roman" w:hAnsi="Times New Roman"/>
          <w:i/>
          <w:iCs/>
        </w:rPr>
        <w:t xml:space="preserve"> C</w:t>
      </w:r>
      <w:r w:rsidRPr="00C7794D">
        <w:rPr>
          <w:rFonts w:ascii="Times New Roman" w:hAnsi="Times New Roman"/>
        </w:rPr>
        <w:t xml:space="preserve">’s </w:t>
      </w:r>
      <w:r w:rsidRPr="00C7794D">
        <w:rPr>
          <w:rFonts w:ascii="Times New Roman" w:hAnsi="Times New Roman"/>
          <w:i/>
        </w:rPr>
        <w:t>StatementList</w:t>
      </w:r>
      <w:r w:rsidRPr="00C7794D">
        <w:rPr>
          <w:rFonts w:ascii="Times New Roman" w:hAnsi="Times New Roman"/>
        </w:rPr>
        <w:t xml:space="preserve"> and let</w:t>
      </w:r>
      <w:r w:rsidRPr="00C7794D">
        <w:rPr>
          <w:rFonts w:ascii="Times New Roman" w:hAnsi="Times New Roman"/>
          <w:i/>
          <w:iCs/>
        </w:rPr>
        <w:t xml:space="preserve"> R</w:t>
      </w:r>
      <w:r w:rsidRPr="00C7794D">
        <w:rPr>
          <w:rFonts w:ascii="Times New Roman" w:hAnsi="Times New Roman"/>
        </w:rPr>
        <w:t xml:space="preserve"> be the result.</w:t>
      </w:r>
    </w:p>
    <w:p w14:paraId="6E11334F" w14:textId="77777777"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ins w:id="23089" w:author="Rev 6 Allen Wirfs-Brock" w:date="2012-02-18T19:12:00Z">
        <w:r w:rsidR="00DA1E6A">
          <w:rPr>
            <w:rFonts w:ascii="Times New Roman" w:hAnsi="Times New Roman"/>
          </w:rPr>
          <w:t>[[</w:t>
        </w:r>
      </w:ins>
      <w:r w:rsidRPr="00C7794D">
        <w:rPr>
          <w:rFonts w:ascii="Times New Roman" w:hAnsi="Times New Roman"/>
        </w:rPr>
        <w:t>value</w:t>
      </w:r>
      <w:ins w:id="23090" w:author="Rev 6 Allen Wirfs-Brock" w:date="2012-02-18T19:12:00Z">
        <w:r w:rsidR="00DA1E6A">
          <w:rPr>
            <w:rFonts w:ascii="Times New Roman" w:hAnsi="Times New Roman"/>
          </w:rPr>
          <w:t>]]</w:t>
        </w:r>
      </w:ins>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ins w:id="23091" w:author="Rev 6 Allen Wirfs-Brock" w:date="2012-02-18T19:23:00Z">
        <w:r w:rsidR="00E3118B">
          <w:rPr>
            <w:rFonts w:ascii="Times New Roman" w:hAnsi="Times New Roman"/>
          </w:rPr>
          <w:t>[[</w:t>
        </w:r>
      </w:ins>
      <w:r w:rsidRPr="00C7794D">
        <w:rPr>
          <w:rFonts w:ascii="Times New Roman" w:hAnsi="Times New Roman"/>
        </w:rPr>
        <w:t>value</w:t>
      </w:r>
      <w:ins w:id="23092" w:author="Rev 6 Allen Wirfs-Brock" w:date="2012-02-18T19:23:00Z">
        <w:r w:rsidR="00E3118B">
          <w:rPr>
            <w:rFonts w:ascii="Times New Roman" w:hAnsi="Times New Roman"/>
          </w:rPr>
          <w:t>]]</w:t>
        </w:r>
      </w:ins>
      <w:r w:rsidRPr="00C7794D">
        <w:rPr>
          <w:rFonts w:ascii="Times New Roman" w:hAnsi="Times New Roman"/>
        </w:rPr>
        <w:t>.</w:t>
      </w:r>
    </w:p>
    <w:p w14:paraId="24EA5F54" w14:textId="77777777" w:rsidR="004C02EF" w:rsidRPr="00C7794D" w:rsidRDefault="004C02EF" w:rsidP="00C47E72">
      <w:pPr>
        <w:numPr>
          <w:ilvl w:val="2"/>
          <w:numId w:val="131"/>
        </w:numPr>
        <w:autoSpaceDE w:val="0"/>
        <w:autoSpaceDN w:val="0"/>
        <w:adjustRightInd w:val="0"/>
        <w:spacing w:line="240" w:lineRule="auto"/>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 xml:space="preserve"> is an abrupt completion, then return </w:t>
      </w:r>
      <w:ins w:id="23093" w:author="Rev 6 Allen Wirfs-Brock" w:date="2012-02-18T19:28:00Z">
        <w:r w:rsidR="00176950" w:rsidRPr="006A5E27">
          <w:rPr>
            <w:rFonts w:ascii="Times New Roman" w:hAnsi="Times New Roman"/>
          </w:rPr>
          <w:t>Completion</w:t>
        </w:r>
        <w:r w:rsidR="00176950">
          <w:t xml:space="preserve"> </w:t>
        </w:r>
        <w:r w:rsidR="00176950" w:rsidRPr="0027695A">
          <w:rPr>
            <w:rFonts w:ascii="Times New Roman" w:hAnsi="Times New Roman"/>
          </w:rPr>
          <w:t>{[[type]]:</w:t>
        </w:r>
        <w:r w:rsidR="00176950">
          <w:t xml:space="preserve"> </w:t>
        </w:r>
      </w:ins>
      <w:del w:id="23094" w:author="Rev 6 Allen Wirfs-Brock" w:date="2012-02-18T19:28:00Z">
        <w:r w:rsidRPr="00C7794D" w:rsidDel="00176950">
          <w:rPr>
            <w:rFonts w:ascii="Times New Roman" w:hAnsi="Times New Roman"/>
            <w:i/>
            <w:iCs/>
          </w:rPr>
          <w:delText>(</w:delText>
        </w:r>
      </w:del>
      <w:r w:rsidRPr="00C7794D">
        <w:rPr>
          <w:rFonts w:ascii="Times New Roman" w:hAnsi="Times New Roman"/>
          <w:i/>
          <w:iCs/>
        </w:rPr>
        <w:t>R</w:t>
      </w:r>
      <w:r w:rsidRPr="00C7794D">
        <w:rPr>
          <w:rFonts w:ascii="Times New Roman" w:hAnsi="Times New Roman"/>
        </w:rPr>
        <w:t>.</w:t>
      </w:r>
      <w:ins w:id="23095" w:author="Rev 6 Allen Wirfs-Brock" w:date="2012-02-18T19:28:00Z">
        <w:r w:rsidR="00176950">
          <w:rPr>
            <w:rFonts w:ascii="Times New Roman" w:hAnsi="Times New Roman"/>
          </w:rPr>
          <w:t>[[</w:t>
        </w:r>
      </w:ins>
      <w:r w:rsidRPr="00C7794D">
        <w:rPr>
          <w:rFonts w:ascii="Times New Roman" w:hAnsi="Times New Roman"/>
        </w:rPr>
        <w:t>type</w:t>
      </w:r>
      <w:ins w:id="23096" w:author="Rev 6 Allen Wirfs-Brock" w:date="2012-02-18T19:28:00Z">
        <w:r w:rsidR="00176950">
          <w:rPr>
            <w:rFonts w:ascii="Times New Roman" w:hAnsi="Times New Roman"/>
          </w:rPr>
          <w:t>]]</w:t>
        </w:r>
      </w:ins>
      <w:r w:rsidRPr="00C7794D">
        <w:rPr>
          <w:rFonts w:ascii="Times New Roman" w:hAnsi="Times New Roman"/>
        </w:rPr>
        <w:t>,</w:t>
      </w:r>
      <w:r w:rsidRPr="00C7794D">
        <w:rPr>
          <w:rFonts w:ascii="Times New Roman" w:hAnsi="Times New Roman"/>
          <w:i/>
          <w:iCs/>
        </w:rPr>
        <w:t xml:space="preserve"> </w:t>
      </w:r>
      <w:ins w:id="23097" w:author="Rev 6 Allen Wirfs-Brock" w:date="2012-02-18T19:28:00Z">
        <w:r w:rsidR="00176950" w:rsidRPr="0027695A">
          <w:rPr>
            <w:rFonts w:ascii="Times New Roman" w:hAnsi="Times New Roman"/>
          </w:rPr>
          <w:t>[[value]]:</w:t>
        </w:r>
        <w:r w:rsidR="00176950">
          <w:t xml:space="preserve"> </w:t>
        </w:r>
        <w:r w:rsidR="00176950" w:rsidRPr="00675312">
          <w:rPr>
            <w:i/>
          </w:rPr>
          <w:t xml:space="preserve"> </w:t>
        </w:r>
      </w:ins>
      <w:r w:rsidRPr="00C7794D">
        <w:rPr>
          <w:rFonts w:ascii="Times New Roman" w:hAnsi="Times New Roman"/>
          <w:i/>
          <w:iCs/>
        </w:rPr>
        <w:t>V</w:t>
      </w:r>
      <w:r w:rsidRPr="00C7794D">
        <w:rPr>
          <w:rFonts w:ascii="Times New Roman" w:hAnsi="Times New Roman"/>
        </w:rPr>
        <w:t>,</w:t>
      </w:r>
      <w:r w:rsidRPr="00C7794D">
        <w:rPr>
          <w:rFonts w:ascii="Times New Roman" w:hAnsi="Times New Roman"/>
          <w:i/>
          <w:iCs/>
        </w:rPr>
        <w:t xml:space="preserve"> </w:t>
      </w:r>
      <w:ins w:id="23098" w:author="Rev 6 Allen Wirfs-Brock" w:date="2012-02-18T19:28:00Z">
        <w:r w:rsidR="00176950" w:rsidRPr="0027695A">
          <w:rPr>
            <w:rFonts w:ascii="Times New Roman" w:hAnsi="Times New Roman"/>
          </w:rPr>
          <w:t>[[target]]:</w:t>
        </w:r>
        <w:r w:rsidR="00176950">
          <w:t xml:space="preserve"> </w:t>
        </w:r>
        <w:r w:rsidR="00176950" w:rsidRPr="00675312">
          <w:rPr>
            <w:i/>
          </w:rPr>
          <w:t xml:space="preserve"> </w:t>
        </w:r>
      </w:ins>
      <w:r w:rsidRPr="00C7794D">
        <w:rPr>
          <w:rFonts w:ascii="Times New Roman" w:hAnsi="Times New Roman"/>
          <w:i/>
          <w:iCs/>
        </w:rPr>
        <w:t>R</w:t>
      </w:r>
      <w:r w:rsidRPr="00C7794D">
        <w:rPr>
          <w:rFonts w:ascii="Times New Roman" w:hAnsi="Times New Roman"/>
        </w:rPr>
        <w:t>.</w:t>
      </w:r>
      <w:ins w:id="23099" w:author="Rev 6 Allen Wirfs-Brock" w:date="2012-02-18T19:28:00Z">
        <w:r w:rsidR="00176950">
          <w:rPr>
            <w:rFonts w:ascii="Times New Roman" w:hAnsi="Times New Roman"/>
          </w:rPr>
          <w:t>[[</w:t>
        </w:r>
      </w:ins>
      <w:r w:rsidRPr="00C7794D">
        <w:rPr>
          <w:rFonts w:ascii="Times New Roman" w:hAnsi="Times New Roman"/>
        </w:rPr>
        <w:t>target</w:t>
      </w:r>
      <w:del w:id="23100" w:author="Rev 6 Allen Wirfs-Brock" w:date="2012-02-18T19:56:00Z">
        <w:r w:rsidRPr="00C7794D" w:rsidDel="002177F1">
          <w:rPr>
            <w:rFonts w:ascii="Times New Roman" w:hAnsi="Times New Roman"/>
          </w:rPr>
          <w:delText>).</w:delText>
        </w:r>
      </w:del>
      <w:ins w:id="23101" w:author="Rev 6 Allen Wirfs-Brock" w:date="2012-02-18T19:56:00Z">
        <w:r w:rsidR="002177F1">
          <w:rPr>
            <w:rFonts w:ascii="Times New Roman" w:hAnsi="Times New Roman"/>
          </w:rPr>
          <w:t>]]}</w:t>
        </w:r>
        <w:r w:rsidR="002177F1" w:rsidRPr="00C7794D">
          <w:rPr>
            <w:rFonts w:ascii="Times New Roman" w:hAnsi="Times New Roman"/>
          </w:rPr>
          <w:t>.</w:t>
        </w:r>
      </w:ins>
    </w:p>
    <w:p w14:paraId="4E57D648" w14:textId="77777777" w:rsidR="004C02EF" w:rsidRPr="00C7794D" w:rsidRDefault="004C02EF" w:rsidP="004C02EF">
      <w:del w:id="23102" w:author="Rev 6 Allen Wirfs-Brock" w:date="2012-02-18T19:30:00Z">
        <w:r w:rsidRPr="00C7794D" w:rsidDel="00176950">
          <w:delText xml:space="preserve">The production </w:delText>
        </w:r>
      </w:del>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rPr>
        <w:t>}</w:t>
      </w:r>
      <w:r w:rsidRPr="00C7794D">
        <w:t xml:space="preserve"> </w:t>
      </w:r>
      <w:del w:id="23103" w:author="Rev 6 Allen Wirfs-Brock" w:date="2012-02-18T19:30:00Z">
        <w:r w:rsidRPr="00C7794D" w:rsidDel="00176950">
          <w:delText xml:space="preserve">is given an input parameter, </w:delText>
        </w:r>
        <w:r w:rsidRPr="00C7794D" w:rsidDel="00176950">
          <w:rPr>
            <w:rFonts w:ascii="Times New Roman" w:hAnsi="Times New Roman"/>
            <w:i/>
            <w:iCs/>
          </w:rPr>
          <w:delText>input</w:delText>
        </w:r>
        <w:r w:rsidRPr="00C7794D" w:rsidDel="00176950">
          <w:delText>, and is evaluated as follows:</w:delText>
        </w:r>
      </w:del>
    </w:p>
    <w:p w14:paraId="1AC46DE9"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V</w:t>
      </w:r>
      <w:r w:rsidRPr="00C7794D">
        <w:rPr>
          <w:rFonts w:ascii="Times New Roman" w:hAnsi="Times New Roman"/>
        </w:rPr>
        <w:t xml:space="preserve"> = </w:t>
      </w:r>
      <w:ins w:id="23104" w:author="Rev 6 Allen Wirfs-Brock" w:date="2012-02-18T19:33:00Z">
        <w:r w:rsidR="00176950" w:rsidRPr="00DA1E6A">
          <w:rPr>
            <w:rFonts w:ascii="Times New Roman" w:eastAsia="Times New Roman" w:hAnsi="Times New Roman"/>
            <w:b/>
            <w:spacing w:val="6"/>
            <w:lang w:eastAsia="en-US"/>
          </w:rPr>
          <w:t>undefined</w:t>
        </w:r>
        <w:r w:rsidR="00176950">
          <w:rPr>
            <w:rStyle w:val="af3"/>
          </w:rPr>
          <w:commentReference w:id="23105"/>
        </w:r>
        <w:r w:rsidR="00176950" w:rsidRPr="00C7794D">
          <w:rPr>
            <w:rFonts w:ascii="Times New Roman" w:hAnsi="Times New Roman"/>
          </w:rPr>
          <w:t>.</w:t>
        </w:r>
      </w:ins>
      <w:del w:id="23106" w:author="Rev 6 Allen Wirfs-Brock" w:date="2012-02-18T19:33:00Z">
        <w:r w:rsidRPr="00C7794D" w:rsidDel="00176950">
          <w:rPr>
            <w:rFonts w:cs="Arial"/>
            <w:bCs/>
          </w:rPr>
          <w:delText>empty</w:delText>
        </w:r>
      </w:del>
      <w:r w:rsidRPr="00C7794D">
        <w:rPr>
          <w:rFonts w:ascii="Times New Roman" w:hAnsi="Times New Roman"/>
        </w:rPr>
        <w:t>.</w:t>
      </w:r>
    </w:p>
    <w:p w14:paraId="7CB950BE"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A</w:t>
      </w:r>
      <w:r w:rsidRPr="00C7794D">
        <w:rPr>
          <w:rFonts w:ascii="Times New Roman" w:hAnsi="Times New Roman"/>
        </w:rPr>
        <w:t xml:space="preserve"> be the list of </w:t>
      </w:r>
      <w:r w:rsidRPr="00C7794D">
        <w:rPr>
          <w:rFonts w:ascii="Times New Roman" w:hAnsi="Times New Roman"/>
          <w:i/>
        </w:rPr>
        <w:t>CaseClause</w:t>
      </w:r>
      <w:r w:rsidRPr="00C7794D">
        <w:rPr>
          <w:rFonts w:ascii="Times New Roman" w:hAnsi="Times New Roman"/>
        </w:rPr>
        <w:t xml:space="preserve"> items in the first </w:t>
      </w:r>
      <w:r w:rsidRPr="00C7794D">
        <w:rPr>
          <w:rFonts w:ascii="Times New Roman" w:hAnsi="Times New Roman"/>
          <w:i/>
        </w:rPr>
        <w:t>CaseClauses</w:t>
      </w:r>
      <w:r w:rsidRPr="00C7794D">
        <w:rPr>
          <w:rFonts w:ascii="Times New Roman" w:hAnsi="Times New Roman"/>
        </w:rPr>
        <w:t>, in source text order.</w:t>
      </w:r>
    </w:p>
    <w:p w14:paraId="6C5B85B4" w14:textId="77777777" w:rsidR="004C02EF" w:rsidRPr="00C7794D" w:rsidDel="00D237FD" w:rsidRDefault="004C02EF" w:rsidP="00C47E72">
      <w:pPr>
        <w:numPr>
          <w:ilvl w:val="0"/>
          <w:numId w:val="132"/>
        </w:numPr>
        <w:spacing w:after="120" w:line="240" w:lineRule="auto"/>
        <w:contextualSpacing/>
        <w:jc w:val="left"/>
        <w:rPr>
          <w:del w:id="23107" w:author="Rev 8 Allen Wirfs-Brock" w:date="2012-05-10T13:10:00Z"/>
          <w:rFonts w:ascii="Times New Roman" w:hAnsi="Times New Roman"/>
        </w:rPr>
      </w:pPr>
      <w:del w:id="23108" w:author="Rev 8 Allen Wirfs-Brock" w:date="2012-05-10T13:10:00Z">
        <w:r w:rsidRPr="00C7794D" w:rsidDel="00D237FD">
          <w:rPr>
            <w:rFonts w:ascii="Times New Roman" w:hAnsi="Times New Roman"/>
          </w:rPr>
          <w:delText xml:space="preserve">Let </w:delText>
        </w:r>
        <w:r w:rsidRPr="00C7794D" w:rsidDel="00D237FD">
          <w:rPr>
            <w:rFonts w:ascii="Times New Roman" w:hAnsi="Times New Roman"/>
            <w:i/>
            <w:iCs/>
          </w:rPr>
          <w:delText>B</w:delText>
        </w:r>
        <w:r w:rsidRPr="00C7794D" w:rsidDel="00D237FD">
          <w:rPr>
            <w:rFonts w:ascii="Times New Roman" w:hAnsi="Times New Roman"/>
          </w:rPr>
          <w:delText xml:space="preserve"> be the list of </w:delText>
        </w:r>
        <w:r w:rsidRPr="00C7794D" w:rsidDel="00D237FD">
          <w:rPr>
            <w:rFonts w:ascii="Times New Roman" w:hAnsi="Times New Roman"/>
            <w:i/>
          </w:rPr>
          <w:delText>CaseClause</w:delText>
        </w:r>
        <w:r w:rsidRPr="00C7794D" w:rsidDel="00D237FD">
          <w:rPr>
            <w:rFonts w:ascii="Times New Roman" w:hAnsi="Times New Roman"/>
          </w:rPr>
          <w:delText xml:space="preserve"> items in the second </w:delText>
        </w:r>
        <w:r w:rsidRPr="00C7794D" w:rsidDel="00D237FD">
          <w:rPr>
            <w:rFonts w:ascii="Times New Roman" w:hAnsi="Times New Roman"/>
            <w:i/>
          </w:rPr>
          <w:delText>CaseClauses</w:delText>
        </w:r>
        <w:r w:rsidRPr="00C7794D" w:rsidDel="00D237FD">
          <w:rPr>
            <w:rFonts w:ascii="Times New Roman" w:hAnsi="Times New Roman"/>
          </w:rPr>
          <w:delText>, in source text order.</w:delText>
        </w:r>
      </w:del>
    </w:p>
    <w:p w14:paraId="0E252DD3"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found</w:t>
      </w:r>
      <w:r w:rsidRPr="00C7794D">
        <w:rPr>
          <w:rFonts w:ascii="Times New Roman" w:hAnsi="Times New Roman"/>
        </w:rPr>
        <w:t xml:space="preserve"> be </w:t>
      </w:r>
      <w:r w:rsidRPr="00C7794D">
        <w:rPr>
          <w:rFonts w:ascii="Times New Roman" w:hAnsi="Times New Roman"/>
          <w:b/>
        </w:rPr>
        <w:t>false</w:t>
      </w:r>
      <w:r w:rsidRPr="00C7794D">
        <w:rPr>
          <w:rFonts w:ascii="Times New Roman" w:hAnsi="Times New Roman"/>
        </w:rPr>
        <w:t>.</w:t>
      </w:r>
    </w:p>
    <w:p w14:paraId="435BACA0"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Repeat letting </w:t>
      </w:r>
      <w:r w:rsidRPr="00C7794D">
        <w:rPr>
          <w:rFonts w:ascii="Times New Roman" w:hAnsi="Times New Roman"/>
          <w:i/>
        </w:rPr>
        <w:t>C</w:t>
      </w:r>
      <w:r w:rsidRPr="00C7794D">
        <w:rPr>
          <w:rFonts w:ascii="Times New Roman" w:hAnsi="Times New Roman"/>
        </w:rPr>
        <w:t xml:space="preserve"> be in order each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A</w:t>
      </w:r>
    </w:p>
    <w:p w14:paraId="2EFA6013"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then</w:t>
      </w:r>
    </w:p>
    <w:p w14:paraId="56448C99" w14:textId="77777777" w:rsidR="004C02EF" w:rsidRPr="00C7794D" w:rsidRDefault="004C02EF" w:rsidP="00980260">
      <w:pPr>
        <w:numPr>
          <w:ilvl w:val="2"/>
          <w:numId w:val="132"/>
        </w:numPr>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w:t>
      </w:r>
      <w:del w:id="23109" w:author="Rev 8 Allen Wirfs-Brock" w:date="2012-05-10T14:15:00Z">
        <w:r w:rsidRPr="00C7794D" w:rsidDel="008B44E0">
          <w:rPr>
            <w:rFonts w:ascii="Times New Roman" w:hAnsi="Times New Roman"/>
          </w:rPr>
          <w:delText xml:space="preserve">evaluating </w:delText>
        </w:r>
      </w:del>
      <w:ins w:id="23110" w:author="Rev 8 Allen Wirfs-Brock" w:date="2012-05-10T14:15:00Z">
        <w:r w:rsidR="008B44E0">
          <w:rPr>
            <w:rFonts w:ascii="Times New Roman" w:hAnsi="Times New Roman"/>
          </w:rPr>
          <w:t>Case Selector Evaluation of</w:t>
        </w:r>
        <w:r w:rsidR="008B44E0" w:rsidRPr="00C7794D">
          <w:rPr>
            <w:rFonts w:ascii="Times New Roman" w:hAnsi="Times New Roman"/>
          </w:rPr>
          <w:t xml:space="preserve"> </w:t>
        </w:r>
      </w:ins>
      <w:r w:rsidRPr="00C7794D">
        <w:rPr>
          <w:rFonts w:ascii="Times New Roman" w:hAnsi="Times New Roman"/>
          <w:i/>
          <w:iCs/>
        </w:rPr>
        <w:t>C</w:t>
      </w:r>
      <w:r w:rsidRPr="00C7794D">
        <w:rPr>
          <w:rFonts w:ascii="Times New Roman" w:hAnsi="Times New Roman"/>
        </w:rPr>
        <w:t>.</w:t>
      </w:r>
    </w:p>
    <w:p w14:paraId="1ED29F4D" w14:textId="77777777" w:rsidR="00980260" w:rsidRDefault="00B467AC" w:rsidP="00980260">
      <w:pPr>
        <w:pStyle w:val="Alg2"/>
        <w:numPr>
          <w:ilvl w:val="2"/>
          <w:numId w:val="132"/>
        </w:numPr>
        <w:contextualSpacing/>
        <w:rPr>
          <w:ins w:id="23111" w:author="Rev 6 Allen Wirfs-Brock" w:date="2012-02-18T19:48:00Z"/>
        </w:rPr>
      </w:pPr>
      <w:ins w:id="23112" w:author="Rev 6 Allen Wirfs-Brock" w:date="2012-02-18T19:35:00Z">
        <w:r>
          <w:t xml:space="preserve">If </w:t>
        </w:r>
        <w:r w:rsidRPr="00C7794D">
          <w:rPr>
            <w:i/>
          </w:rPr>
          <w:t>clauseSelector</w:t>
        </w:r>
        <w:r w:rsidRPr="00C7794D">
          <w:t xml:space="preserve"> </w:t>
        </w:r>
        <w:r>
          <w:t xml:space="preserve">is an abrupt completion, </w:t>
        </w:r>
      </w:ins>
      <w:ins w:id="23113" w:author="Rev 6 Allen Wirfs-Brock" w:date="2012-02-18T19:48:00Z">
        <w:r w:rsidR="00980260">
          <w:t>then</w:t>
        </w:r>
      </w:ins>
    </w:p>
    <w:p w14:paraId="11361F06" w14:textId="77777777" w:rsidR="00980260" w:rsidRDefault="00980260" w:rsidP="00980260">
      <w:pPr>
        <w:pStyle w:val="Alg2"/>
        <w:numPr>
          <w:ilvl w:val="3"/>
          <w:numId w:val="132"/>
        </w:numPr>
        <w:contextualSpacing/>
        <w:rPr>
          <w:ins w:id="23114" w:author="Rev 6 Allen Wirfs-Brock" w:date="2012-02-18T19:48:00Z"/>
        </w:rPr>
      </w:pPr>
      <w:ins w:id="23115" w:author="Rev 6 Allen Wirfs-Brock" w:date="2012-02-18T19:48:00Z">
        <w:r>
          <w:t xml:space="preserve">If </w:t>
        </w:r>
        <w:r w:rsidRPr="00980260">
          <w:rPr>
            <w:i/>
          </w:rPr>
          <w:t>clauseSelector</w:t>
        </w:r>
        <w:r>
          <w:t xml:space="preserve">.[[value]] is </w:t>
        </w:r>
      </w:ins>
      <w:ins w:id="23116" w:author="Rev 6 Allen Wirfs-Brock" w:date="2012-02-18T19:49:00Z">
        <w:r w:rsidRPr="00980260">
          <w:rPr>
            <w:rFonts w:ascii="Arial" w:hAnsi="Arial" w:cs="Arial"/>
            <w:bCs/>
          </w:rPr>
          <w:t>empty</w:t>
        </w:r>
        <w:r>
          <w:t>,</w:t>
        </w:r>
      </w:ins>
      <w:ins w:id="23117" w:author="Rev 6 Allen Wirfs-Brock" w:date="2012-02-18T19:50:00Z">
        <w:r>
          <w:t xml:space="preserve"> </w:t>
        </w:r>
      </w:ins>
      <w:ins w:id="23118" w:author="Rev 6 Allen Wirfs-Brock" w:date="2012-02-18T19:49:00Z">
        <w:r w:rsidRPr="00C7794D">
          <w:t>then</w:t>
        </w:r>
      </w:ins>
      <w:ins w:id="23119" w:author="Rev 6 Allen Wirfs-Brock" w:date="2012-02-18T19:51:00Z">
        <w:r>
          <w:t xml:space="preserve"> return</w:t>
        </w:r>
      </w:ins>
      <w:ins w:id="23120" w:author="Rev 6 Allen Wirfs-Brock" w:date="2012-02-18T19:49:00Z">
        <w:r>
          <w:t xml:space="preserve"> </w:t>
        </w:r>
      </w:ins>
      <w:ins w:id="23121" w:author="Rev 6 Allen Wirfs-Brock" w:date="2012-02-18T19:50:00Z">
        <w:r w:rsidRPr="006A5E27">
          <w:t>Completion</w:t>
        </w:r>
        <w:r>
          <w:t xml:space="preserve"> {[[type]]: </w:t>
        </w:r>
      </w:ins>
      <w:ins w:id="23122" w:author="Rev 6 Allen Wirfs-Brock" w:date="2012-02-18T19:51:00Z">
        <w:r w:rsidRPr="006A5E27">
          <w:rPr>
            <w:i/>
          </w:rPr>
          <w:t>clauseSelector</w:t>
        </w:r>
      </w:ins>
      <w:ins w:id="23123" w:author="Rev 6 Allen Wirfs-Brock" w:date="2012-02-18T19:50:00Z">
        <w:r w:rsidRPr="00C7794D">
          <w:t>.</w:t>
        </w:r>
        <w:r>
          <w:t>[[</w:t>
        </w:r>
        <w:r w:rsidRPr="00C7794D">
          <w:t>type</w:t>
        </w:r>
        <w:r>
          <w:t>]]</w:t>
        </w:r>
        <w:r w:rsidRPr="00C7794D">
          <w:t>,</w:t>
        </w:r>
        <w:r w:rsidRPr="00C7794D">
          <w:rPr>
            <w:i/>
            <w:iCs/>
          </w:rPr>
          <w:t xml:space="preserve"> </w:t>
        </w:r>
        <w:r>
          <w:t xml:space="preserve">[[value]]: </w:t>
        </w:r>
        <w:r w:rsidRPr="00675312">
          <w:rPr>
            <w:i/>
          </w:rPr>
          <w:t xml:space="preserve"> </w:t>
        </w:r>
      </w:ins>
      <w:ins w:id="23124" w:author="Rev 6 Allen Wirfs-Brock" w:date="2012-02-18T19:51:00Z">
        <w:r>
          <w:rPr>
            <w:b/>
            <w:iCs/>
          </w:rPr>
          <w:t>undefined</w:t>
        </w:r>
      </w:ins>
      <w:ins w:id="23125" w:author="Rev 6 Allen Wirfs-Brock" w:date="2012-02-18T19:50:00Z">
        <w:r w:rsidRPr="00C7794D">
          <w:t>,</w:t>
        </w:r>
        <w:r w:rsidRPr="00C7794D">
          <w:rPr>
            <w:i/>
            <w:iCs/>
          </w:rPr>
          <w:t xml:space="preserve"> </w:t>
        </w:r>
        <w:r>
          <w:t xml:space="preserve">[[target]]: </w:t>
        </w:r>
        <w:r w:rsidRPr="00675312">
          <w:rPr>
            <w:i/>
          </w:rPr>
          <w:t xml:space="preserve"> </w:t>
        </w:r>
      </w:ins>
      <w:ins w:id="23126" w:author="Rev 6 Allen Wirfs-Brock" w:date="2012-02-18T19:51:00Z">
        <w:r w:rsidRPr="006A5E27">
          <w:rPr>
            <w:i/>
          </w:rPr>
          <w:t>clauseSelector</w:t>
        </w:r>
      </w:ins>
      <w:ins w:id="23127" w:author="Rev 6 Allen Wirfs-Brock" w:date="2012-02-18T19:50:00Z">
        <w:r w:rsidRPr="00C7794D">
          <w:t>.</w:t>
        </w:r>
        <w:r>
          <w:t>[[</w:t>
        </w:r>
        <w:r w:rsidRPr="00C7794D">
          <w:t>target</w:t>
        </w:r>
        <w:r>
          <w:t>]]</w:t>
        </w:r>
      </w:ins>
      <w:ins w:id="23128" w:author="Rev 6 Allen Wirfs-Brock" w:date="2012-02-18T19:56:00Z">
        <w:r w:rsidR="002177F1">
          <w:t>}</w:t>
        </w:r>
      </w:ins>
      <w:ins w:id="23129" w:author="Rev 6 Allen Wirfs-Brock" w:date="2012-02-18T19:50:00Z">
        <w:r w:rsidRPr="00C7794D">
          <w:t>.</w:t>
        </w:r>
      </w:ins>
    </w:p>
    <w:p w14:paraId="6450D8AF" w14:textId="77777777" w:rsidR="00B467AC" w:rsidRDefault="00980260" w:rsidP="00980260">
      <w:pPr>
        <w:pStyle w:val="Alg2"/>
        <w:numPr>
          <w:ilvl w:val="3"/>
          <w:numId w:val="132"/>
        </w:numPr>
        <w:contextualSpacing/>
        <w:rPr>
          <w:ins w:id="23130" w:author="Rev 6 Allen Wirfs-Brock" w:date="2012-02-18T19:35:00Z"/>
        </w:rPr>
      </w:pPr>
      <w:ins w:id="23131" w:author="Rev 6 Allen Wirfs-Brock" w:date="2012-02-18T19:52:00Z">
        <w:r>
          <w:t xml:space="preserve">Else, </w:t>
        </w:r>
      </w:ins>
      <w:ins w:id="23132" w:author="Rev 6 Allen Wirfs-Brock" w:date="2012-02-18T19:35:00Z">
        <w:r w:rsidR="00B467AC">
          <w:t xml:space="preserve">return </w:t>
        </w:r>
        <w:r w:rsidR="00B467AC" w:rsidRPr="00C7794D">
          <w:rPr>
            <w:i/>
          </w:rPr>
          <w:t>clauseSelector</w:t>
        </w:r>
        <w:r w:rsidR="00B467AC">
          <w:t>.</w:t>
        </w:r>
      </w:ins>
    </w:p>
    <w:p w14:paraId="0C959190" w14:textId="77777777" w:rsidR="004C02EF" w:rsidRPr="00C7794D" w:rsidRDefault="004C02EF" w:rsidP="00C47E72">
      <w:pPr>
        <w:numPr>
          <w:ilvl w:val="2"/>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input</w:t>
      </w:r>
      <w:r w:rsidRPr="00C7794D">
        <w:rPr>
          <w:rFonts w:ascii="Times New Roman" w:hAnsi="Times New Roman"/>
        </w:rPr>
        <w:t xml:space="preserve"> is equal to </w:t>
      </w:r>
      <w:r w:rsidRPr="00C7794D">
        <w:rPr>
          <w:rFonts w:ascii="Times New Roman" w:hAnsi="Times New Roman"/>
          <w:i/>
        </w:rPr>
        <w:t>clauseSelector</w:t>
      </w:r>
      <w:r w:rsidRPr="00C7794D">
        <w:rPr>
          <w:rFonts w:ascii="Times New Roman" w:hAnsi="Times New Roman"/>
        </w:rPr>
        <w:t xml:space="preserve"> as defined by the </w:t>
      </w:r>
      <w:ins w:id="23133" w:author="Rev 3 Allen Wirfs-Brock" w:date="2011-09-10T14:53:00Z">
        <w:r w:rsidR="00422AC0" w:rsidRPr="00C7794D">
          <w:rPr>
            <w:rFonts w:ascii="Times New Roman" w:hAnsi="Times New Roman"/>
          </w:rPr>
          <w:t>Strict Equality Comparision Algorithm (11.9.</w:t>
        </w:r>
        <w:del w:id="23134" w:author="Rev 4 Allen Wirfs-Brock" w:date="2011-10-15T13:04:00Z">
          <w:r w:rsidR="00422AC0" w:rsidRPr="00C7794D" w:rsidDel="00E5271E">
            <w:rPr>
              <w:rFonts w:ascii="Times New Roman" w:hAnsi="Times New Roman"/>
            </w:rPr>
            <w:delText>6</w:delText>
          </w:r>
        </w:del>
      </w:ins>
      <w:ins w:id="23135" w:author="Rev 4 Allen Wirfs-Brock" w:date="2011-10-15T13:04:00Z">
        <w:r w:rsidR="00E5271E" w:rsidRPr="00C7794D">
          <w:rPr>
            <w:rFonts w:ascii="Times New Roman" w:hAnsi="Times New Roman"/>
          </w:rPr>
          <w:t>1</w:t>
        </w:r>
      </w:ins>
      <w:ins w:id="23136" w:author="Rev 3 Allen Wirfs-Brock" w:date="2011-09-10T14:53:00Z">
        <w:r w:rsidR="00422AC0" w:rsidRPr="00C7794D">
          <w:rPr>
            <w:rFonts w:ascii="Times New Roman" w:hAnsi="Times New Roman"/>
          </w:rPr>
          <w:t>)</w:t>
        </w:r>
      </w:ins>
      <w:del w:id="23137" w:author="Rev 3 Allen Wirfs-Brock" w:date="2011-09-10T14:53:00Z">
        <w:r w:rsidRPr="00C7794D" w:rsidDel="00422AC0">
          <w:rPr>
            <w:rFonts w:ascii="Courier New" w:hAnsi="Courier New" w:cs="Courier New"/>
          </w:rPr>
          <w:delText>===</w:delText>
        </w:r>
        <w:r w:rsidRPr="00C7794D" w:rsidDel="00422AC0">
          <w:rPr>
            <w:rFonts w:ascii="Times New Roman" w:hAnsi="Times New Roman"/>
          </w:rPr>
          <w:delText xml:space="preserve"> operator</w:delText>
        </w:r>
      </w:del>
      <w:r w:rsidRPr="00C7794D">
        <w:rPr>
          <w:rFonts w:ascii="Times New Roman" w:hAnsi="Times New Roman"/>
        </w:rPr>
        <w:t xml:space="preserve">, then set </w:t>
      </w:r>
      <w:r w:rsidRPr="00C7794D">
        <w:rPr>
          <w:rFonts w:ascii="Times New Roman" w:hAnsi="Times New Roman"/>
          <w:i/>
        </w:rPr>
        <w:t>found</w:t>
      </w:r>
      <w:r w:rsidRPr="00C7794D">
        <w:rPr>
          <w:rFonts w:ascii="Times New Roman" w:hAnsi="Times New Roman"/>
        </w:rPr>
        <w:t xml:space="preserve"> to </w:t>
      </w:r>
      <w:r w:rsidRPr="00C7794D">
        <w:rPr>
          <w:rFonts w:ascii="Times New Roman" w:hAnsi="Times New Roman"/>
          <w:b/>
        </w:rPr>
        <w:t>true</w:t>
      </w:r>
      <w:r w:rsidRPr="00C7794D">
        <w:rPr>
          <w:rFonts w:ascii="Times New Roman" w:hAnsi="Times New Roman"/>
        </w:rPr>
        <w:t>.</w:t>
      </w:r>
    </w:p>
    <w:p w14:paraId="60FDE893"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true</w:t>
      </w:r>
      <w:r w:rsidRPr="00C7794D">
        <w:rPr>
          <w:rFonts w:ascii="Times New Roman" w:hAnsi="Times New Roman"/>
        </w:rPr>
        <w:t>, then</w:t>
      </w:r>
    </w:p>
    <w:p w14:paraId="07D03023" w14:textId="77777777" w:rsidR="004C02EF" w:rsidRPr="00C7794D" w:rsidDel="008B44E0" w:rsidRDefault="004C02EF" w:rsidP="00690D1B">
      <w:pPr>
        <w:numPr>
          <w:ilvl w:val="2"/>
          <w:numId w:val="132"/>
        </w:numPr>
        <w:spacing w:after="120" w:line="240" w:lineRule="auto"/>
        <w:contextualSpacing/>
        <w:jc w:val="left"/>
        <w:rPr>
          <w:del w:id="23138" w:author="Rev 8 Allen Wirfs-Brock" w:date="2012-05-10T14:11:00Z"/>
          <w:rFonts w:ascii="Times New Roman" w:hAnsi="Times New Roman"/>
        </w:rPr>
      </w:pPr>
      <w:del w:id="23139" w:author="Rev 8 Allen Wirfs-Brock" w:date="2012-05-10T14:11:00Z">
        <w:r w:rsidRPr="00C7794D" w:rsidDel="008B44E0">
          <w:rPr>
            <w:rFonts w:ascii="Times New Roman" w:hAnsi="Times New Roman"/>
          </w:rPr>
          <w:delText xml:space="preserve">If </w:delText>
        </w:r>
        <w:r w:rsidRPr="00C7794D" w:rsidDel="008B44E0">
          <w:rPr>
            <w:rFonts w:ascii="Times New Roman" w:hAnsi="Times New Roman"/>
            <w:i/>
            <w:iCs/>
          </w:rPr>
          <w:delText>C</w:delText>
        </w:r>
        <w:r w:rsidRPr="00C7794D" w:rsidDel="008B44E0">
          <w:rPr>
            <w:rFonts w:ascii="Times New Roman" w:hAnsi="Times New Roman"/>
          </w:rPr>
          <w:delText xml:space="preserve"> has a </w:delText>
        </w:r>
        <w:r w:rsidRPr="00C7794D" w:rsidDel="008B44E0">
          <w:rPr>
            <w:rFonts w:ascii="Times New Roman" w:hAnsi="Times New Roman"/>
            <w:i/>
          </w:rPr>
          <w:delText>StatementList</w:delText>
        </w:r>
        <w:r w:rsidRPr="00C7794D" w:rsidDel="008B44E0">
          <w:rPr>
            <w:rFonts w:ascii="Times New Roman" w:hAnsi="Times New Roman"/>
          </w:rPr>
          <w:delText>, then</w:delText>
        </w:r>
      </w:del>
    </w:p>
    <w:p w14:paraId="58D3754C" w14:textId="77777777" w:rsidR="004C02EF" w:rsidRPr="00C7794D" w:rsidRDefault="004C02EF" w:rsidP="008B44E0">
      <w:pPr>
        <w:numPr>
          <w:ilvl w:val="2"/>
          <w:numId w:val="132"/>
        </w:numPr>
        <w:spacing w:after="120" w:line="240" w:lineRule="auto"/>
        <w:contextualSpacing/>
        <w:jc w:val="left"/>
        <w:rPr>
          <w:rFonts w:ascii="Times New Roman" w:hAnsi="Times New Roman"/>
        </w:rPr>
      </w:pPr>
      <w:r w:rsidRPr="00C7794D">
        <w:rPr>
          <w:rFonts w:ascii="Times New Roman" w:hAnsi="Times New Roman"/>
        </w:rPr>
        <w:t xml:space="preserve">Evaluate </w:t>
      </w:r>
      <w:ins w:id="23140" w:author="Rev 8 Allen Wirfs-Brock" w:date="2012-05-10T14:11:00Z">
        <w:r w:rsidR="008B44E0" w:rsidRPr="00C7794D">
          <w:rPr>
            <w:rFonts w:ascii="Times New Roman" w:hAnsi="Times New Roman"/>
            <w:i/>
          </w:rPr>
          <w:t>CaseClause</w:t>
        </w:r>
        <w:r w:rsidR="008B44E0" w:rsidRPr="00C7794D">
          <w:rPr>
            <w:rFonts w:ascii="Times New Roman" w:hAnsi="Times New Roman"/>
          </w:rPr>
          <w:t xml:space="preserve"> </w:t>
        </w:r>
      </w:ins>
      <w:r w:rsidRPr="00C7794D">
        <w:rPr>
          <w:rFonts w:ascii="Times New Roman" w:hAnsi="Times New Roman"/>
          <w:i/>
          <w:iCs/>
        </w:rPr>
        <w:t>C</w:t>
      </w:r>
      <w:del w:id="23141" w:author="Rev 8 Allen Wirfs-Brock" w:date="2012-05-10T14:11:00Z">
        <w:r w:rsidRPr="00C7794D" w:rsidDel="008B44E0">
          <w:rPr>
            <w:rFonts w:ascii="Times New Roman" w:hAnsi="Times New Roman"/>
          </w:rPr>
          <w:delText xml:space="preserve">’s </w:delText>
        </w:r>
        <w:r w:rsidRPr="00C7794D" w:rsidDel="008B44E0">
          <w:rPr>
            <w:rFonts w:ascii="Times New Roman" w:hAnsi="Times New Roman"/>
            <w:i/>
          </w:rPr>
          <w:delText>StatementList</w:delText>
        </w:r>
      </w:del>
      <w:r w:rsidRPr="00C7794D">
        <w:rPr>
          <w:rFonts w:ascii="Times New Roman" w:hAnsi="Times New Roman"/>
        </w:rPr>
        <w:t xml:space="preserve"> and let </w:t>
      </w:r>
      <w:r w:rsidRPr="00C7794D">
        <w:rPr>
          <w:rFonts w:ascii="Times New Roman" w:hAnsi="Times New Roman"/>
          <w:i/>
          <w:iCs/>
        </w:rPr>
        <w:t>R</w:t>
      </w:r>
      <w:r w:rsidRPr="00C7794D">
        <w:rPr>
          <w:rFonts w:ascii="Times New Roman" w:hAnsi="Times New Roman"/>
        </w:rPr>
        <w:t xml:space="preserve"> be the result.</w:t>
      </w:r>
    </w:p>
    <w:p w14:paraId="4347C27F" w14:textId="77777777" w:rsidR="004C02EF" w:rsidRPr="00C7794D" w:rsidRDefault="004C02EF" w:rsidP="008B44E0">
      <w:pPr>
        <w:numPr>
          <w:ilvl w:val="2"/>
          <w:numId w:val="132"/>
        </w:numPr>
        <w:spacing w:after="12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ins w:id="23142" w:author="Rev 6 Allen Wirfs-Brock" w:date="2012-02-18T19:39:00Z">
        <w:r w:rsidR="00B467AC">
          <w:rPr>
            <w:rFonts w:ascii="Times New Roman" w:hAnsi="Times New Roman"/>
          </w:rPr>
          <w:t>[[</w:t>
        </w:r>
      </w:ins>
      <w:r w:rsidRPr="00C7794D">
        <w:rPr>
          <w:rFonts w:ascii="Times New Roman" w:hAnsi="Times New Roman"/>
        </w:rPr>
        <w:t>value</w:t>
      </w:r>
      <w:ins w:id="23143" w:author="Rev 6 Allen Wirfs-Brock" w:date="2012-02-18T19:39:00Z">
        <w:r w:rsidR="00B467AC">
          <w:rPr>
            <w:rFonts w:ascii="Times New Roman" w:hAnsi="Times New Roman"/>
          </w:rPr>
          <w:t>]]</w:t>
        </w:r>
      </w:ins>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ins w:id="23144" w:author="Rev 6 Allen Wirfs-Brock" w:date="2012-02-18T19:37:00Z">
        <w:r w:rsidR="00B467AC">
          <w:rPr>
            <w:rFonts w:ascii="Times New Roman" w:hAnsi="Times New Roman"/>
          </w:rPr>
          <w:t>[[</w:t>
        </w:r>
      </w:ins>
      <w:r w:rsidRPr="00C7794D">
        <w:rPr>
          <w:rFonts w:ascii="Times New Roman" w:hAnsi="Times New Roman"/>
        </w:rPr>
        <w:t>value</w:t>
      </w:r>
      <w:ins w:id="23145" w:author="Rev 6 Allen Wirfs-Brock" w:date="2012-02-18T19:37:00Z">
        <w:r w:rsidR="00B467AC">
          <w:rPr>
            <w:rFonts w:ascii="Times New Roman" w:hAnsi="Times New Roman"/>
          </w:rPr>
          <w:t>]]</w:t>
        </w:r>
      </w:ins>
      <w:r w:rsidRPr="00C7794D">
        <w:rPr>
          <w:rFonts w:ascii="Times New Roman" w:hAnsi="Times New Roman"/>
        </w:rPr>
        <w:t>.</w:t>
      </w:r>
    </w:p>
    <w:p w14:paraId="32FD4C77" w14:textId="77777777" w:rsidR="004C02EF" w:rsidRPr="00C7794D" w:rsidRDefault="00B467AC" w:rsidP="008B44E0">
      <w:pPr>
        <w:numPr>
          <w:ilvl w:val="2"/>
          <w:numId w:val="132"/>
        </w:numPr>
        <w:spacing w:after="120" w:line="240" w:lineRule="auto"/>
        <w:contextualSpacing/>
        <w:jc w:val="left"/>
        <w:rPr>
          <w:rFonts w:ascii="Times New Roman" w:hAnsi="Times New Roman"/>
        </w:rPr>
      </w:pPr>
      <w:ins w:id="23146" w:author="Rev 6 Allen Wirfs-Brock" w:date="2012-02-18T19:40:00Z">
        <w:r>
          <w:rPr>
            <w:rFonts w:ascii="Times New Roman" w:hAnsi="Times New Roman"/>
            <w:iCs/>
          </w:rPr>
          <w:t xml:space="preserve">If </w:t>
        </w:r>
      </w:ins>
      <w:r w:rsidR="004C02EF" w:rsidRPr="00C7794D">
        <w:rPr>
          <w:rFonts w:ascii="Times New Roman" w:hAnsi="Times New Roman"/>
          <w:i/>
          <w:iCs/>
        </w:rPr>
        <w:t>R</w:t>
      </w:r>
      <w:r w:rsidR="004C02EF" w:rsidRPr="00C7794D">
        <w:rPr>
          <w:rFonts w:ascii="Times New Roman" w:hAnsi="Times New Roman"/>
        </w:rPr>
        <w:t xml:space="preserve"> is an abrupt completion, then return </w:t>
      </w:r>
      <w:ins w:id="23147" w:author="Rev 6 Allen Wirfs-Brock" w:date="2012-02-18T19:55:00Z">
        <w:r w:rsidR="002177F1" w:rsidRPr="006A5E27">
          <w:rPr>
            <w:rFonts w:ascii="Times New Roman" w:hAnsi="Times New Roman"/>
          </w:rPr>
          <w:t>Completion</w:t>
        </w:r>
        <w:r w:rsidR="002177F1">
          <w:t xml:space="preserve"> </w:t>
        </w:r>
        <w:r w:rsidR="002177F1" w:rsidRPr="0027695A">
          <w:rPr>
            <w:rFonts w:ascii="Times New Roman" w:hAnsi="Times New Roman"/>
          </w:rPr>
          <w:t>{[[type]]:</w:t>
        </w:r>
        <w:r w:rsidR="002177F1">
          <w:t xml:space="preserve"> </w:t>
        </w:r>
      </w:ins>
      <w:del w:id="23148" w:author="Rev 6 Allen Wirfs-Brock" w:date="2012-02-18T19:55:00Z">
        <w:r w:rsidR="004C02EF" w:rsidRPr="002177F1" w:rsidDel="002177F1">
          <w:rPr>
            <w:rFonts w:ascii="Times New Roman" w:hAnsi="Times New Roman"/>
            <w:iCs/>
          </w:rPr>
          <w:delText>(</w:delText>
        </w:r>
      </w:del>
      <w:r w:rsidR="004C02EF" w:rsidRPr="00C7794D">
        <w:rPr>
          <w:rFonts w:ascii="Times New Roman" w:hAnsi="Times New Roman"/>
          <w:i/>
          <w:iCs/>
        </w:rPr>
        <w:t>R</w:t>
      </w:r>
      <w:r w:rsidR="004C02EF" w:rsidRPr="00C7794D">
        <w:rPr>
          <w:rFonts w:ascii="Times New Roman" w:hAnsi="Times New Roman"/>
        </w:rPr>
        <w:t>.</w:t>
      </w:r>
      <w:ins w:id="23149" w:author="Rev 6 Allen Wirfs-Brock" w:date="2012-02-18T19:58:00Z">
        <w:r w:rsidR="002177F1">
          <w:rPr>
            <w:rFonts w:ascii="Times New Roman" w:hAnsi="Times New Roman"/>
          </w:rPr>
          <w:t>[[</w:t>
        </w:r>
      </w:ins>
      <w:r w:rsidR="004C02EF" w:rsidRPr="00C7794D">
        <w:rPr>
          <w:rFonts w:ascii="Times New Roman" w:hAnsi="Times New Roman"/>
        </w:rPr>
        <w:t>type</w:t>
      </w:r>
      <w:ins w:id="23150" w:author="Rev 6 Allen Wirfs-Brock" w:date="2012-02-18T19:58:00Z">
        <w:r w:rsidR="002177F1">
          <w:rPr>
            <w:rFonts w:ascii="Times New Roman" w:hAnsi="Times New Roman"/>
          </w:rPr>
          <w:t>]]</w:t>
        </w:r>
      </w:ins>
      <w:r w:rsidR="004C02EF" w:rsidRPr="00C7794D">
        <w:rPr>
          <w:rFonts w:ascii="Times New Roman" w:hAnsi="Times New Roman"/>
        </w:rPr>
        <w:t>,</w:t>
      </w:r>
      <w:r w:rsidR="004C02EF" w:rsidRPr="00C7794D">
        <w:rPr>
          <w:rFonts w:ascii="Times New Roman" w:hAnsi="Times New Roman"/>
          <w:i/>
          <w:iCs/>
        </w:rPr>
        <w:t xml:space="preserve"> </w:t>
      </w:r>
      <w:ins w:id="23151" w:author="Rev 6 Allen Wirfs-Brock" w:date="2012-02-18T19:56:00Z">
        <w:r w:rsidR="002177F1" w:rsidRPr="0027695A">
          <w:rPr>
            <w:rFonts w:ascii="Times New Roman" w:hAnsi="Times New Roman"/>
          </w:rPr>
          <w:t>[[value]]:</w:t>
        </w:r>
        <w:r w:rsidR="002177F1">
          <w:t xml:space="preserve"> </w:t>
        </w:r>
        <w:r w:rsidR="002177F1" w:rsidRPr="00675312">
          <w:rPr>
            <w:i/>
          </w:rPr>
          <w:t xml:space="preserve"> </w:t>
        </w:r>
      </w:ins>
      <w:r w:rsidR="004C02EF" w:rsidRPr="00C7794D">
        <w:rPr>
          <w:rFonts w:ascii="Times New Roman" w:hAnsi="Times New Roman"/>
          <w:i/>
          <w:iCs/>
        </w:rPr>
        <w:t>V</w:t>
      </w:r>
      <w:r w:rsidR="004C02EF" w:rsidRPr="00C7794D">
        <w:rPr>
          <w:rFonts w:ascii="Times New Roman" w:hAnsi="Times New Roman"/>
        </w:rPr>
        <w:t>,</w:t>
      </w:r>
      <w:r w:rsidR="004C02EF" w:rsidRPr="00C7794D">
        <w:rPr>
          <w:rFonts w:ascii="Times New Roman" w:hAnsi="Times New Roman"/>
          <w:i/>
          <w:iCs/>
        </w:rPr>
        <w:t xml:space="preserve"> </w:t>
      </w:r>
      <w:ins w:id="23152" w:author="Rev 6 Allen Wirfs-Brock" w:date="2012-02-18T19:56:00Z">
        <w:r w:rsidR="002177F1" w:rsidRPr="0027695A">
          <w:rPr>
            <w:rFonts w:ascii="Times New Roman" w:hAnsi="Times New Roman"/>
          </w:rPr>
          <w:t>[[target]]:</w:t>
        </w:r>
        <w:r w:rsidR="002177F1">
          <w:t xml:space="preserve"> </w:t>
        </w:r>
        <w:r w:rsidR="002177F1" w:rsidRPr="00675312">
          <w:rPr>
            <w:i/>
          </w:rPr>
          <w:t xml:space="preserve"> </w:t>
        </w:r>
      </w:ins>
      <w:r w:rsidR="004C02EF" w:rsidRPr="00C7794D">
        <w:rPr>
          <w:rFonts w:ascii="Times New Roman" w:hAnsi="Times New Roman"/>
          <w:i/>
          <w:iCs/>
        </w:rPr>
        <w:t>R</w:t>
      </w:r>
      <w:r w:rsidR="004C02EF" w:rsidRPr="00C7794D">
        <w:rPr>
          <w:rFonts w:ascii="Times New Roman" w:hAnsi="Times New Roman"/>
        </w:rPr>
        <w:t>.</w:t>
      </w:r>
      <w:ins w:id="23153" w:author="Rev 6 Allen Wirfs-Brock" w:date="2012-02-18T19:58:00Z">
        <w:r w:rsidR="002177F1">
          <w:rPr>
            <w:rFonts w:ascii="Times New Roman" w:hAnsi="Times New Roman"/>
          </w:rPr>
          <w:t>[[</w:t>
        </w:r>
      </w:ins>
      <w:r w:rsidR="004C02EF" w:rsidRPr="00C7794D">
        <w:rPr>
          <w:rFonts w:ascii="Times New Roman" w:hAnsi="Times New Roman"/>
        </w:rPr>
        <w:t>target</w:t>
      </w:r>
      <w:ins w:id="23154" w:author="Rev 6 Allen Wirfs-Brock" w:date="2012-02-18T19:58:00Z">
        <w:r w:rsidR="002177F1">
          <w:rPr>
            <w:rFonts w:ascii="Times New Roman" w:hAnsi="Times New Roman"/>
          </w:rPr>
          <w:t>]]</w:t>
        </w:r>
      </w:ins>
      <w:del w:id="23155" w:author="Rev 6 Allen Wirfs-Brock" w:date="2012-02-18T19:56:00Z">
        <w:r w:rsidR="004C02EF" w:rsidRPr="00C7794D" w:rsidDel="002177F1">
          <w:rPr>
            <w:rFonts w:ascii="Times New Roman" w:hAnsi="Times New Roman"/>
          </w:rPr>
          <w:delText>).</w:delText>
        </w:r>
      </w:del>
      <w:ins w:id="23156" w:author="Rev 6 Allen Wirfs-Brock" w:date="2012-02-18T19:56:00Z">
        <w:r w:rsidR="002177F1">
          <w:rPr>
            <w:rFonts w:ascii="Times New Roman" w:hAnsi="Times New Roman"/>
          </w:rPr>
          <w:t>}</w:t>
        </w:r>
        <w:r w:rsidR="002177F1" w:rsidRPr="00C7794D">
          <w:rPr>
            <w:rFonts w:ascii="Times New Roman" w:hAnsi="Times New Roman"/>
          </w:rPr>
          <w:t>.</w:t>
        </w:r>
      </w:ins>
    </w:p>
    <w:p w14:paraId="3A6B5243"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foundInB</w:t>
      </w:r>
      <w:r w:rsidRPr="00C7794D">
        <w:rPr>
          <w:rFonts w:ascii="Times New Roman" w:hAnsi="Times New Roman"/>
        </w:rPr>
        <w:t xml:space="preserve"> be </w:t>
      </w:r>
      <w:r w:rsidRPr="00C7794D">
        <w:rPr>
          <w:rFonts w:ascii="Times New Roman" w:hAnsi="Times New Roman"/>
          <w:b/>
        </w:rPr>
        <w:t>false</w:t>
      </w:r>
      <w:r w:rsidRPr="00C7794D">
        <w:rPr>
          <w:rFonts w:ascii="Times New Roman" w:hAnsi="Times New Roman"/>
        </w:rPr>
        <w:t>.</w:t>
      </w:r>
    </w:p>
    <w:p w14:paraId="423FB6CC" w14:textId="77777777"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then</w:t>
      </w:r>
      <w:r w:rsidRPr="00C7794D" w:rsidDel="00246756">
        <w:rPr>
          <w:rFonts w:ascii="Times New Roman" w:hAnsi="Times New Roman"/>
        </w:rPr>
        <w:t xml:space="preserve"> </w:t>
      </w:r>
    </w:p>
    <w:p w14:paraId="21547D83" w14:textId="77777777" w:rsidR="00D237FD" w:rsidRPr="00C7794D" w:rsidRDefault="00D237FD" w:rsidP="00D15B64">
      <w:pPr>
        <w:numPr>
          <w:ilvl w:val="1"/>
          <w:numId w:val="132"/>
        </w:numPr>
        <w:spacing w:after="120" w:line="240" w:lineRule="auto"/>
        <w:contextualSpacing/>
        <w:jc w:val="left"/>
        <w:rPr>
          <w:ins w:id="23157" w:author="Rev 8 Allen Wirfs-Brock" w:date="2012-05-10T13:09:00Z"/>
          <w:rFonts w:ascii="Times New Roman" w:hAnsi="Times New Roman"/>
        </w:rPr>
      </w:pPr>
      <w:ins w:id="23158" w:author="Rev 8 Allen Wirfs-Brock" w:date="2012-05-10T13:09:00Z">
        <w:r w:rsidRPr="00C7794D">
          <w:rPr>
            <w:rFonts w:ascii="Times New Roman" w:hAnsi="Times New Roman"/>
          </w:rPr>
          <w:t xml:space="preserve">Let </w:t>
        </w:r>
        <w:r w:rsidRPr="00C7794D">
          <w:rPr>
            <w:rFonts w:ascii="Times New Roman" w:hAnsi="Times New Roman"/>
            <w:i/>
            <w:iCs/>
          </w:rPr>
          <w:t>B</w:t>
        </w:r>
        <w:r w:rsidRPr="00C7794D">
          <w:rPr>
            <w:rFonts w:ascii="Times New Roman" w:hAnsi="Times New Roman"/>
          </w:rPr>
          <w:t xml:space="preserve"> be </w:t>
        </w:r>
      </w:ins>
      <w:ins w:id="23159" w:author="Rev 8 Allen Wirfs-Brock" w:date="2012-05-10T13:10:00Z">
        <w:r>
          <w:rPr>
            <w:rFonts w:ascii="Times New Roman" w:hAnsi="Times New Roman"/>
          </w:rPr>
          <w:t>a new</w:t>
        </w:r>
      </w:ins>
      <w:ins w:id="23160" w:author="Rev 8 Allen Wirfs-Brock" w:date="2012-05-10T13:09:00Z">
        <w:r w:rsidRPr="00C7794D">
          <w:rPr>
            <w:rFonts w:ascii="Times New Roman" w:hAnsi="Times New Roman"/>
          </w:rPr>
          <w:t xml:space="preserve"> list of</w:t>
        </w:r>
      </w:ins>
      <w:ins w:id="23161" w:author="Rev 8 Allen Wirfs-Brock" w:date="2012-05-10T13:10:00Z">
        <w:r>
          <w:rPr>
            <w:rFonts w:ascii="Times New Roman" w:hAnsi="Times New Roman"/>
          </w:rPr>
          <w:t xml:space="preserve"> the</w:t>
        </w:r>
      </w:ins>
      <w:ins w:id="23162" w:author="Rev 8 Allen Wirfs-Brock" w:date="2012-05-10T13:09:00Z">
        <w:r w:rsidRPr="00C7794D">
          <w:rPr>
            <w:rFonts w:ascii="Times New Roman" w:hAnsi="Times New Roman"/>
          </w:rPr>
          <w:t xml:space="preserve"> </w:t>
        </w:r>
        <w:r w:rsidRPr="00C7794D">
          <w:rPr>
            <w:rFonts w:ascii="Times New Roman" w:hAnsi="Times New Roman"/>
            <w:i/>
          </w:rPr>
          <w:t>CaseClause</w:t>
        </w:r>
        <w:r w:rsidRPr="00C7794D">
          <w:rPr>
            <w:rFonts w:ascii="Times New Roman" w:hAnsi="Times New Roman"/>
          </w:rPr>
          <w:t xml:space="preserve"> items in the second </w:t>
        </w:r>
        <w:r w:rsidRPr="00C7794D">
          <w:rPr>
            <w:rFonts w:ascii="Times New Roman" w:hAnsi="Times New Roman"/>
            <w:i/>
          </w:rPr>
          <w:t>CaseClauses</w:t>
        </w:r>
        <w:r w:rsidRPr="00C7794D">
          <w:rPr>
            <w:rFonts w:ascii="Times New Roman" w:hAnsi="Times New Roman"/>
          </w:rPr>
          <w:t>, in source text order.</w:t>
        </w:r>
      </w:ins>
    </w:p>
    <w:p w14:paraId="415FD66B" w14:textId="77777777"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Repeat, </w:t>
      </w:r>
      <w:ins w:id="23163" w:author="Rev 8 Allen Wirfs-Brock" w:date="2012-05-10T13:04:00Z">
        <w:r w:rsidR="00D237FD" w:rsidRPr="00C7794D">
          <w:rPr>
            <w:rFonts w:ascii="Times New Roman" w:hAnsi="Times New Roman"/>
          </w:rPr>
          <w:t xml:space="preserve">letting </w:t>
        </w:r>
        <w:r w:rsidR="00D237FD" w:rsidRPr="00C7794D">
          <w:rPr>
            <w:rFonts w:ascii="Times New Roman" w:hAnsi="Times New Roman"/>
            <w:i/>
          </w:rPr>
          <w:t>C</w:t>
        </w:r>
        <w:r w:rsidR="00D237FD" w:rsidRPr="00C7794D">
          <w:rPr>
            <w:rFonts w:ascii="Times New Roman" w:hAnsi="Times New Roman"/>
          </w:rPr>
          <w:t xml:space="preserve"> be in order each </w:t>
        </w:r>
        <w:r w:rsidR="00D237FD" w:rsidRPr="00C7794D">
          <w:rPr>
            <w:rFonts w:ascii="Times New Roman" w:hAnsi="Times New Roman"/>
            <w:i/>
          </w:rPr>
          <w:t>CaseClause</w:t>
        </w:r>
        <w:r w:rsidR="00D237FD" w:rsidRPr="00C7794D">
          <w:rPr>
            <w:rFonts w:ascii="Times New Roman" w:hAnsi="Times New Roman"/>
          </w:rPr>
          <w:t xml:space="preserve"> in </w:t>
        </w:r>
        <w:r w:rsidR="00D237FD">
          <w:rPr>
            <w:rFonts w:ascii="Times New Roman" w:hAnsi="Times New Roman"/>
            <w:i/>
            <w:iCs/>
          </w:rPr>
          <w:t>B</w:t>
        </w:r>
      </w:ins>
      <w:del w:id="23164" w:author="Rev 8 Allen Wirfs-Brock" w:date="2012-05-10T13:04:00Z">
        <w:r w:rsidRPr="00C7794D" w:rsidDel="00D237FD">
          <w:rPr>
            <w:rFonts w:ascii="Times New Roman" w:hAnsi="Times New Roman"/>
          </w:rPr>
          <w:delText xml:space="preserve">while </w:delText>
        </w:r>
        <w:r w:rsidRPr="00C7794D" w:rsidDel="00D237FD">
          <w:rPr>
            <w:rFonts w:ascii="Times New Roman" w:hAnsi="Times New Roman"/>
            <w:i/>
          </w:rPr>
          <w:delText>foundInB</w:delText>
        </w:r>
        <w:r w:rsidRPr="00C7794D" w:rsidDel="00D237FD">
          <w:rPr>
            <w:rFonts w:ascii="Times New Roman" w:hAnsi="Times New Roman"/>
          </w:rPr>
          <w:delText xml:space="preserve"> is </w:delText>
        </w:r>
        <w:r w:rsidRPr="00C7794D" w:rsidDel="00D237FD">
          <w:rPr>
            <w:rFonts w:ascii="Times New Roman" w:hAnsi="Times New Roman"/>
            <w:b/>
          </w:rPr>
          <w:delText>false</w:delText>
        </w:r>
        <w:r w:rsidRPr="00C7794D" w:rsidDel="00D237FD">
          <w:rPr>
            <w:rFonts w:ascii="Times New Roman" w:hAnsi="Times New Roman"/>
          </w:rPr>
          <w:delText xml:space="preserve"> and all elements of </w:delText>
        </w:r>
        <w:r w:rsidRPr="00C7794D" w:rsidDel="00D237FD">
          <w:rPr>
            <w:rFonts w:ascii="Times New Roman" w:hAnsi="Times New Roman"/>
            <w:i/>
          </w:rPr>
          <w:delText>B</w:delText>
        </w:r>
        <w:r w:rsidRPr="00C7794D" w:rsidDel="00D237FD">
          <w:rPr>
            <w:rFonts w:ascii="Times New Roman" w:hAnsi="Times New Roman"/>
          </w:rPr>
          <w:delText xml:space="preserve"> have not been processed</w:delText>
        </w:r>
      </w:del>
    </w:p>
    <w:p w14:paraId="14B199D2" w14:textId="77777777" w:rsidR="008B44E0" w:rsidRPr="00A6104D" w:rsidRDefault="008B44E0" w:rsidP="008B44E0">
      <w:pPr>
        <w:numPr>
          <w:ilvl w:val="2"/>
          <w:numId w:val="132"/>
        </w:numPr>
        <w:spacing w:after="120" w:line="240" w:lineRule="auto"/>
        <w:contextualSpacing/>
        <w:jc w:val="left"/>
        <w:rPr>
          <w:ins w:id="23165" w:author="Rev 8 Allen Wirfs-Brock" w:date="2012-05-10T14:16:00Z"/>
          <w:rFonts w:ascii="Times New Roman" w:hAnsi="Times New Roman"/>
        </w:rPr>
      </w:pPr>
      <w:ins w:id="23166" w:author="Rev 8 Allen Wirfs-Brock" w:date="2012-05-10T14:16:00Z">
        <w:r>
          <w:rPr>
            <w:rFonts w:ascii="Times New Roman" w:hAnsi="Times New Roman"/>
          </w:rPr>
          <w:t xml:space="preserve">If </w:t>
        </w:r>
        <w:r w:rsidRPr="00C7794D">
          <w:rPr>
            <w:rFonts w:ascii="Times New Roman" w:hAnsi="Times New Roman"/>
            <w:i/>
          </w:rPr>
          <w:t>foundInB</w:t>
        </w:r>
        <w:r w:rsidRPr="00C7794D">
          <w:rPr>
            <w:rFonts w:ascii="Times New Roman" w:hAnsi="Times New Roman"/>
          </w:rPr>
          <w:t xml:space="preserve"> is </w:t>
        </w:r>
      </w:ins>
      <w:ins w:id="23167" w:author="Rev 8 Allen Wirfs-Brock" w:date="2012-05-10T14:19:00Z">
        <w:r w:rsidR="008C12B4">
          <w:rPr>
            <w:rFonts w:ascii="Times New Roman" w:hAnsi="Times New Roman"/>
            <w:b/>
          </w:rPr>
          <w:t>false</w:t>
        </w:r>
      </w:ins>
      <w:ins w:id="23168" w:author="Rev 8 Allen Wirfs-Brock" w:date="2012-05-10T14:20:00Z">
        <w:r w:rsidR="008C12B4">
          <w:rPr>
            <w:rFonts w:ascii="Times New Roman" w:hAnsi="Times New Roman"/>
          </w:rPr>
          <w:t>,</w:t>
        </w:r>
      </w:ins>
      <w:ins w:id="23169" w:author="Rev 8 Allen Wirfs-Brock" w:date="2012-05-10T14:16:00Z">
        <w:r w:rsidRPr="00C7794D">
          <w:rPr>
            <w:rFonts w:ascii="Times New Roman" w:hAnsi="Times New Roman"/>
          </w:rPr>
          <w:t xml:space="preserve"> </w:t>
        </w:r>
        <w:r w:rsidRPr="00A6104D">
          <w:rPr>
            <w:rFonts w:ascii="Times New Roman" w:hAnsi="Times New Roman"/>
          </w:rPr>
          <w:t>then</w:t>
        </w:r>
      </w:ins>
    </w:p>
    <w:p w14:paraId="7C66C3AF" w14:textId="77777777" w:rsidR="004C02EF" w:rsidRPr="00C7794D" w:rsidDel="00D237FD" w:rsidRDefault="004C02EF" w:rsidP="008C12B4">
      <w:pPr>
        <w:numPr>
          <w:ilvl w:val="3"/>
          <w:numId w:val="132"/>
        </w:numPr>
        <w:spacing w:after="120" w:line="240" w:lineRule="auto"/>
        <w:contextualSpacing/>
        <w:jc w:val="left"/>
        <w:rPr>
          <w:del w:id="23170" w:author="Rev 8 Allen Wirfs-Brock" w:date="2012-05-10T13:04:00Z"/>
          <w:rFonts w:ascii="Times New Roman" w:hAnsi="Times New Roman"/>
        </w:rPr>
      </w:pPr>
      <w:del w:id="23171" w:author="Rev 8 Allen Wirfs-Brock" w:date="2012-05-10T13:04:00Z">
        <w:r w:rsidRPr="00C7794D" w:rsidDel="00D237FD">
          <w:rPr>
            <w:rFonts w:ascii="Times New Roman" w:hAnsi="Times New Roman"/>
          </w:rPr>
          <w:delText xml:space="preserve">Let </w:delText>
        </w:r>
        <w:r w:rsidRPr="00C7794D" w:rsidDel="00D237FD">
          <w:rPr>
            <w:rFonts w:ascii="Times New Roman" w:hAnsi="Times New Roman"/>
            <w:i/>
            <w:iCs/>
          </w:rPr>
          <w:delText>C</w:delText>
        </w:r>
        <w:r w:rsidRPr="00C7794D" w:rsidDel="00D237FD">
          <w:rPr>
            <w:rFonts w:ascii="Times New Roman" w:hAnsi="Times New Roman"/>
          </w:rPr>
          <w:delText xml:space="preserve"> be the next </w:delText>
        </w:r>
        <w:r w:rsidRPr="00C7794D" w:rsidDel="00D237FD">
          <w:rPr>
            <w:rFonts w:ascii="Times New Roman" w:hAnsi="Times New Roman"/>
            <w:i/>
          </w:rPr>
          <w:delText>CaseClause</w:delText>
        </w:r>
        <w:r w:rsidRPr="00C7794D" w:rsidDel="00D237FD">
          <w:rPr>
            <w:rFonts w:ascii="Times New Roman" w:hAnsi="Times New Roman"/>
          </w:rPr>
          <w:delText xml:space="preserve"> in </w:delText>
        </w:r>
        <w:r w:rsidRPr="00C7794D" w:rsidDel="00D237FD">
          <w:rPr>
            <w:rFonts w:ascii="Times New Roman" w:hAnsi="Times New Roman"/>
            <w:i/>
            <w:iCs/>
          </w:rPr>
          <w:delText>B</w:delText>
        </w:r>
        <w:r w:rsidRPr="00C7794D" w:rsidDel="00D237FD">
          <w:rPr>
            <w:rFonts w:ascii="Times New Roman" w:hAnsi="Times New Roman"/>
          </w:rPr>
          <w:delText xml:space="preserve">. </w:delText>
        </w:r>
      </w:del>
    </w:p>
    <w:p w14:paraId="0D6E0BD6" w14:textId="77777777" w:rsidR="004C02EF" w:rsidRPr="00C7794D" w:rsidRDefault="004C02EF" w:rsidP="008C12B4">
      <w:pPr>
        <w:numPr>
          <w:ilvl w:val="3"/>
          <w:numId w:val="132"/>
        </w:numPr>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w:t>
      </w:r>
      <w:ins w:id="23172" w:author="Rev 8 Allen Wirfs-Brock" w:date="2012-05-10T14:16:00Z">
        <w:r w:rsidR="008B44E0">
          <w:rPr>
            <w:rFonts w:ascii="Times New Roman" w:hAnsi="Times New Roman"/>
          </w:rPr>
          <w:t>Case Selector Evaluation of</w:t>
        </w:r>
        <w:r w:rsidR="008B44E0" w:rsidRPr="00C7794D">
          <w:rPr>
            <w:rFonts w:ascii="Times New Roman" w:hAnsi="Times New Roman"/>
          </w:rPr>
          <w:t xml:space="preserve"> </w:t>
        </w:r>
      </w:ins>
      <w:del w:id="23173" w:author="Rev 8 Allen Wirfs-Brock" w:date="2012-05-10T14:16:00Z">
        <w:r w:rsidRPr="00C7794D" w:rsidDel="008B44E0">
          <w:rPr>
            <w:rFonts w:ascii="Times New Roman" w:hAnsi="Times New Roman"/>
          </w:rPr>
          <w:delText xml:space="preserve">evaluating </w:delText>
        </w:r>
      </w:del>
      <w:r w:rsidRPr="00C7794D">
        <w:rPr>
          <w:rFonts w:ascii="Times New Roman" w:hAnsi="Times New Roman"/>
          <w:i/>
          <w:iCs/>
        </w:rPr>
        <w:t>C</w:t>
      </w:r>
      <w:r w:rsidRPr="00C7794D">
        <w:rPr>
          <w:rFonts w:ascii="Times New Roman" w:hAnsi="Times New Roman"/>
        </w:rPr>
        <w:t>.</w:t>
      </w:r>
    </w:p>
    <w:p w14:paraId="51C8BC93" w14:textId="77777777" w:rsidR="00B467AC" w:rsidRDefault="00B467AC" w:rsidP="008C12B4">
      <w:pPr>
        <w:pStyle w:val="Alg2"/>
        <w:numPr>
          <w:ilvl w:val="3"/>
          <w:numId w:val="132"/>
        </w:numPr>
        <w:contextualSpacing/>
        <w:rPr>
          <w:ins w:id="23174" w:author="Rev 6 Allen Wirfs-Brock" w:date="2012-02-18T19:43:00Z"/>
        </w:rPr>
      </w:pPr>
      <w:ins w:id="23175" w:author="Rev 6 Allen Wirfs-Brock" w:date="2012-02-18T19:43:00Z">
        <w:r>
          <w:t xml:space="preserve">If </w:t>
        </w:r>
        <w:r w:rsidRPr="00C7794D">
          <w:rPr>
            <w:i/>
          </w:rPr>
          <w:t>clauseSelector</w:t>
        </w:r>
        <w:r w:rsidRPr="00C7794D">
          <w:t xml:space="preserve"> </w:t>
        </w:r>
        <w:r>
          <w:t xml:space="preserve">is an abrupt completion, </w:t>
        </w:r>
      </w:ins>
      <w:ins w:id="23176" w:author="Rev 6 Allen Wirfs-Brock" w:date="2012-02-18T19:53:00Z">
        <w:r w:rsidR="00980260">
          <w:t>then</w:t>
        </w:r>
      </w:ins>
      <w:ins w:id="23177" w:author="Rev 6 Allen Wirfs-Brock" w:date="2012-02-18T19:43:00Z">
        <w:r>
          <w:t>.</w:t>
        </w:r>
      </w:ins>
    </w:p>
    <w:p w14:paraId="1CF73736" w14:textId="77777777" w:rsidR="00980260" w:rsidRDefault="00980260" w:rsidP="008B44E0">
      <w:pPr>
        <w:pStyle w:val="Alg2"/>
        <w:numPr>
          <w:ilvl w:val="4"/>
          <w:numId w:val="814"/>
        </w:numPr>
        <w:contextualSpacing/>
        <w:jc w:val="left"/>
        <w:rPr>
          <w:ins w:id="23178" w:author="Rev 6 Allen Wirfs-Brock" w:date="2012-02-18T19:53:00Z"/>
        </w:rPr>
      </w:pPr>
      <w:ins w:id="23179" w:author="Rev 6 Allen Wirfs-Brock" w:date="2012-02-18T19:53:00Z">
        <w:r>
          <w:t xml:space="preserve">If </w:t>
        </w:r>
        <w:r w:rsidRPr="00980260">
          <w:rPr>
            <w:i/>
          </w:rPr>
          <w:t>clauseSelector</w:t>
        </w:r>
        <w:r>
          <w:t xml:space="preserve">.[[value]] is </w:t>
        </w:r>
        <w:r w:rsidRPr="00980260">
          <w:rPr>
            <w:rFonts w:ascii="Arial" w:hAnsi="Arial" w:cs="Arial"/>
            <w:bCs/>
          </w:rPr>
          <w:t>empty</w:t>
        </w:r>
        <w:r>
          <w:t xml:space="preserve">, </w:t>
        </w:r>
        <w:r w:rsidRPr="00C7794D">
          <w:t>then</w:t>
        </w:r>
        <w:r>
          <w:t xml:space="preserve"> return </w:t>
        </w:r>
        <w:r w:rsidRPr="006A5E27">
          <w:t>Completion</w:t>
        </w:r>
        <w:r>
          <w:t xml:space="preserve"> {[[type]]: </w:t>
        </w:r>
        <w:r w:rsidRPr="006A5E27">
          <w:rPr>
            <w:i/>
          </w:rPr>
          <w:t>clauseSelector</w:t>
        </w:r>
        <w:r w:rsidRPr="00C7794D">
          <w:t>.</w:t>
        </w:r>
        <w:r>
          <w:t>[[</w:t>
        </w:r>
        <w:r w:rsidRPr="00C7794D">
          <w:t>type</w:t>
        </w:r>
        <w:r>
          <w:t>]]</w:t>
        </w:r>
        <w:r w:rsidRPr="00C7794D">
          <w:t>,</w:t>
        </w:r>
        <w:r w:rsidRPr="00C7794D">
          <w:rPr>
            <w:i/>
            <w:iCs/>
          </w:rPr>
          <w:t xml:space="preserve"> </w:t>
        </w:r>
        <w:r>
          <w:t xml:space="preserve">[[value]]: </w:t>
        </w:r>
        <w:r w:rsidRPr="00675312">
          <w:rPr>
            <w:i/>
          </w:rPr>
          <w:t xml:space="preserve"> </w:t>
        </w:r>
        <w:r>
          <w:rPr>
            <w:b/>
            <w:iCs/>
          </w:rPr>
          <w:t>undefined</w:t>
        </w:r>
        <w:r w:rsidRPr="00C7794D">
          <w:t>,</w:t>
        </w:r>
        <w:r w:rsidRPr="00C7794D">
          <w:rPr>
            <w:i/>
            <w:iCs/>
          </w:rPr>
          <w:t xml:space="preserve"> </w:t>
        </w:r>
        <w:r>
          <w:t xml:space="preserve">[[target]]: </w:t>
        </w:r>
        <w:r w:rsidRPr="00675312">
          <w:rPr>
            <w:i/>
          </w:rPr>
          <w:t xml:space="preserve"> </w:t>
        </w:r>
        <w:r w:rsidRPr="006A5E27">
          <w:rPr>
            <w:i/>
          </w:rPr>
          <w:t>clauseSelector</w:t>
        </w:r>
        <w:r w:rsidRPr="00C7794D">
          <w:t>.</w:t>
        </w:r>
        <w:r>
          <w:t>[[</w:t>
        </w:r>
        <w:r w:rsidRPr="00C7794D">
          <w:t>target</w:t>
        </w:r>
        <w:r>
          <w:t>]]</w:t>
        </w:r>
      </w:ins>
      <w:ins w:id="23180" w:author="Rev 6 Allen Wirfs-Brock" w:date="2012-02-18T19:57:00Z">
        <w:r w:rsidR="002177F1">
          <w:t>}</w:t>
        </w:r>
      </w:ins>
      <w:ins w:id="23181" w:author="Rev 6 Allen Wirfs-Brock" w:date="2012-02-18T19:53:00Z">
        <w:r w:rsidRPr="00C7794D">
          <w:t>.</w:t>
        </w:r>
      </w:ins>
    </w:p>
    <w:p w14:paraId="530DC3FE" w14:textId="77777777" w:rsidR="00980260" w:rsidRDefault="00980260" w:rsidP="008B44E0">
      <w:pPr>
        <w:pStyle w:val="Alg2"/>
        <w:numPr>
          <w:ilvl w:val="4"/>
          <w:numId w:val="814"/>
        </w:numPr>
        <w:contextualSpacing/>
        <w:rPr>
          <w:ins w:id="23182" w:author="Rev 6 Allen Wirfs-Brock" w:date="2012-02-18T19:53:00Z"/>
        </w:rPr>
      </w:pPr>
      <w:ins w:id="23183" w:author="Rev 6 Allen Wirfs-Brock" w:date="2012-02-18T19:53:00Z">
        <w:r>
          <w:t xml:space="preserve">Else, return </w:t>
        </w:r>
        <w:r w:rsidRPr="00C7794D">
          <w:rPr>
            <w:i/>
          </w:rPr>
          <w:t>clauseSelector</w:t>
        </w:r>
        <w:r>
          <w:t>.</w:t>
        </w:r>
      </w:ins>
    </w:p>
    <w:p w14:paraId="5224DC03" w14:textId="77777777" w:rsidR="004C02EF" w:rsidRPr="00C7794D" w:rsidDel="00D237FD" w:rsidRDefault="004C02EF" w:rsidP="008B44E0">
      <w:pPr>
        <w:numPr>
          <w:ilvl w:val="3"/>
          <w:numId w:val="814"/>
        </w:numPr>
        <w:spacing w:after="120" w:line="240" w:lineRule="auto"/>
        <w:contextualSpacing/>
        <w:jc w:val="left"/>
        <w:rPr>
          <w:del w:id="23184" w:author="Rev 8 Allen Wirfs-Brock" w:date="2012-05-10T13:06:00Z"/>
          <w:rFonts w:ascii="Times New Roman" w:hAnsi="Times New Roman"/>
        </w:rPr>
      </w:pPr>
      <w:r w:rsidRPr="00D237FD">
        <w:rPr>
          <w:rFonts w:ascii="Times New Roman" w:hAnsi="Times New Roman"/>
        </w:rPr>
        <w:t xml:space="preserve">If </w:t>
      </w:r>
      <w:r w:rsidRPr="00D237FD">
        <w:rPr>
          <w:rFonts w:ascii="Times New Roman" w:hAnsi="Times New Roman"/>
          <w:i/>
          <w:iCs/>
        </w:rPr>
        <w:t>input</w:t>
      </w:r>
      <w:r w:rsidRPr="00D237FD">
        <w:rPr>
          <w:rFonts w:ascii="Times New Roman" w:hAnsi="Times New Roman"/>
        </w:rPr>
        <w:t xml:space="preserve"> is equal to </w:t>
      </w:r>
      <w:r w:rsidRPr="00D237FD">
        <w:rPr>
          <w:rFonts w:ascii="Times New Roman" w:hAnsi="Times New Roman"/>
          <w:i/>
        </w:rPr>
        <w:t>clauseSelector</w:t>
      </w:r>
      <w:r w:rsidRPr="00D237FD">
        <w:rPr>
          <w:rFonts w:ascii="Times New Roman" w:hAnsi="Times New Roman"/>
        </w:rPr>
        <w:t xml:space="preserve"> as defined by the</w:t>
      </w:r>
      <w:ins w:id="23185" w:author="Rev 3 Allen Wirfs-Brock" w:date="2011-09-10T14:53:00Z">
        <w:r w:rsidR="00422AC0" w:rsidRPr="00D237FD">
          <w:rPr>
            <w:rFonts w:ascii="Times New Roman" w:hAnsi="Times New Roman"/>
          </w:rPr>
          <w:t xml:space="preserve"> Strict Equality Comparision Algorithm (11.9.</w:t>
        </w:r>
        <w:del w:id="23186" w:author="Rev 4 Allen Wirfs-Brock" w:date="2011-10-15T13:04:00Z">
          <w:r w:rsidR="00422AC0" w:rsidRPr="00D237FD" w:rsidDel="00E5271E">
            <w:rPr>
              <w:rFonts w:ascii="Times New Roman" w:hAnsi="Times New Roman"/>
            </w:rPr>
            <w:delText>6</w:delText>
          </w:r>
        </w:del>
      </w:ins>
      <w:ins w:id="23187" w:author="Rev 4 Allen Wirfs-Brock" w:date="2011-10-15T13:04:00Z">
        <w:r w:rsidR="00E5271E" w:rsidRPr="00D237FD">
          <w:rPr>
            <w:rFonts w:ascii="Times New Roman" w:hAnsi="Times New Roman"/>
          </w:rPr>
          <w:t>1</w:t>
        </w:r>
      </w:ins>
      <w:ins w:id="23188" w:author="Rev 3 Allen Wirfs-Brock" w:date="2011-09-10T14:53:00Z">
        <w:r w:rsidR="00422AC0" w:rsidRPr="00D237FD">
          <w:rPr>
            <w:rFonts w:ascii="Times New Roman" w:hAnsi="Times New Roman"/>
          </w:rPr>
          <w:t>)</w:t>
        </w:r>
      </w:ins>
      <w:del w:id="23189" w:author="Rev 3 Allen Wirfs-Brock" w:date="2011-09-10T14:53:00Z">
        <w:r w:rsidRPr="00D237FD" w:rsidDel="00422AC0">
          <w:rPr>
            <w:rFonts w:ascii="Times New Roman" w:hAnsi="Times New Roman"/>
          </w:rPr>
          <w:delText xml:space="preserve"> </w:delText>
        </w:r>
        <w:r w:rsidRPr="00D237FD" w:rsidDel="00422AC0">
          <w:rPr>
            <w:rFonts w:ascii="Courier New" w:hAnsi="Courier New" w:cs="Courier New"/>
          </w:rPr>
          <w:delText>===</w:delText>
        </w:r>
        <w:r w:rsidRPr="00D237FD" w:rsidDel="00422AC0">
          <w:rPr>
            <w:rFonts w:ascii="Times New Roman" w:hAnsi="Times New Roman"/>
          </w:rPr>
          <w:delText xml:space="preserve"> operator</w:delText>
        </w:r>
      </w:del>
      <w:r w:rsidRPr="00D237FD">
        <w:rPr>
          <w:rFonts w:ascii="Times New Roman" w:hAnsi="Times New Roman"/>
        </w:rPr>
        <w:t>, then</w:t>
      </w:r>
      <w:ins w:id="23190" w:author="Rev 8 Allen Wirfs-Brock" w:date="2012-05-10T13:06:00Z">
        <w:r w:rsidR="00D237FD">
          <w:rPr>
            <w:rFonts w:ascii="Times New Roman" w:hAnsi="Times New Roman"/>
          </w:rPr>
          <w:t xml:space="preserve"> </w:t>
        </w:r>
      </w:ins>
    </w:p>
    <w:p w14:paraId="6B1938C7" w14:textId="77777777" w:rsidR="004C02EF" w:rsidRPr="00D237FD" w:rsidRDefault="004C02EF" w:rsidP="008B44E0">
      <w:pPr>
        <w:numPr>
          <w:ilvl w:val="3"/>
          <w:numId w:val="814"/>
        </w:numPr>
        <w:spacing w:after="120" w:line="240" w:lineRule="auto"/>
        <w:contextualSpacing/>
        <w:jc w:val="left"/>
        <w:rPr>
          <w:rFonts w:ascii="Times New Roman" w:hAnsi="Times New Roman"/>
        </w:rPr>
      </w:pPr>
      <w:del w:id="23191" w:author="Rev 8 Allen Wirfs-Brock" w:date="2012-05-10T13:06:00Z">
        <w:r w:rsidRPr="00D237FD" w:rsidDel="00D237FD">
          <w:rPr>
            <w:rFonts w:ascii="Times New Roman" w:hAnsi="Times New Roman"/>
          </w:rPr>
          <w:delText>S</w:delText>
        </w:r>
      </w:del>
      <w:ins w:id="23192" w:author="Rev 8 Allen Wirfs-Brock" w:date="2012-05-10T13:06:00Z">
        <w:r w:rsidR="00D237FD">
          <w:rPr>
            <w:rFonts w:ascii="Times New Roman" w:hAnsi="Times New Roman"/>
          </w:rPr>
          <w:t>s</w:t>
        </w:r>
      </w:ins>
      <w:r w:rsidRPr="00D237FD">
        <w:rPr>
          <w:rFonts w:ascii="Times New Roman" w:hAnsi="Times New Roman"/>
        </w:rPr>
        <w:t xml:space="preserve">et </w:t>
      </w:r>
      <w:r w:rsidRPr="00D237FD">
        <w:rPr>
          <w:rFonts w:ascii="Times New Roman" w:hAnsi="Times New Roman"/>
          <w:i/>
        </w:rPr>
        <w:t>foundInB</w:t>
      </w:r>
      <w:r w:rsidRPr="00D237FD">
        <w:rPr>
          <w:rFonts w:ascii="Times New Roman" w:hAnsi="Times New Roman"/>
        </w:rPr>
        <w:t xml:space="preserve"> to </w:t>
      </w:r>
      <w:r w:rsidRPr="00D237FD">
        <w:rPr>
          <w:rFonts w:ascii="Times New Roman" w:hAnsi="Times New Roman"/>
          <w:b/>
        </w:rPr>
        <w:t>true</w:t>
      </w:r>
      <w:r w:rsidRPr="00D237FD">
        <w:rPr>
          <w:rFonts w:ascii="Times New Roman" w:hAnsi="Times New Roman"/>
        </w:rPr>
        <w:t>.</w:t>
      </w:r>
    </w:p>
    <w:p w14:paraId="41A41464" w14:textId="77777777" w:rsidR="004C02EF" w:rsidRPr="00A6104D" w:rsidRDefault="00D237FD" w:rsidP="008C12B4">
      <w:pPr>
        <w:numPr>
          <w:ilvl w:val="2"/>
          <w:numId w:val="814"/>
        </w:numPr>
        <w:spacing w:after="120" w:line="240" w:lineRule="auto"/>
        <w:contextualSpacing/>
        <w:jc w:val="left"/>
        <w:rPr>
          <w:rFonts w:ascii="Times New Roman" w:hAnsi="Times New Roman"/>
        </w:rPr>
      </w:pPr>
      <w:ins w:id="23193" w:author="Rev 8 Allen Wirfs-Brock" w:date="2012-05-10T13:02:00Z">
        <w:r>
          <w:rPr>
            <w:rFonts w:ascii="Times New Roman" w:hAnsi="Times New Roman"/>
          </w:rPr>
          <w:t xml:space="preserve">If </w:t>
        </w:r>
      </w:ins>
      <w:ins w:id="23194" w:author="Rev 8 Allen Wirfs-Brock" w:date="2012-05-10T13:03:00Z">
        <w:r w:rsidRPr="00C7794D">
          <w:rPr>
            <w:rFonts w:ascii="Times New Roman" w:hAnsi="Times New Roman"/>
            <w:i/>
          </w:rPr>
          <w:t>foundInB</w:t>
        </w:r>
        <w:r w:rsidRPr="00C7794D">
          <w:rPr>
            <w:rFonts w:ascii="Times New Roman" w:hAnsi="Times New Roman"/>
          </w:rPr>
          <w:t xml:space="preserve"> </w:t>
        </w:r>
      </w:ins>
      <w:ins w:id="23195" w:author="Rev 8 Allen Wirfs-Brock" w:date="2012-05-10T13:02:00Z">
        <w:r w:rsidRPr="00C7794D">
          <w:rPr>
            <w:rFonts w:ascii="Times New Roman" w:hAnsi="Times New Roman"/>
          </w:rPr>
          <w:t xml:space="preserve">is </w:t>
        </w:r>
        <w:r w:rsidRPr="00C7794D">
          <w:rPr>
            <w:rFonts w:ascii="Times New Roman" w:hAnsi="Times New Roman"/>
            <w:b/>
          </w:rPr>
          <w:t>true</w:t>
        </w:r>
      </w:ins>
      <w:ins w:id="23196" w:author="Rev 8 Allen Wirfs-Brock" w:date="2012-05-10T14:20:00Z">
        <w:r w:rsidR="008C12B4">
          <w:rPr>
            <w:rFonts w:ascii="Times New Roman" w:hAnsi="Times New Roman"/>
          </w:rPr>
          <w:t>,</w:t>
        </w:r>
      </w:ins>
      <w:ins w:id="23197" w:author="Rev 8 Allen Wirfs-Brock" w:date="2012-05-10T13:02:00Z">
        <w:r w:rsidRPr="00C7794D">
          <w:rPr>
            <w:rFonts w:ascii="Times New Roman" w:hAnsi="Times New Roman"/>
          </w:rPr>
          <w:t xml:space="preserve"> </w:t>
        </w:r>
      </w:ins>
      <w:del w:id="23198" w:author="Rev 8 Allen Wirfs-Brock" w:date="2012-05-10T13:21:00Z">
        <w:r w:rsidR="004C02EF" w:rsidRPr="00A6104D" w:rsidDel="00A6104D">
          <w:rPr>
            <w:rFonts w:ascii="Times New Roman" w:hAnsi="Times New Roman"/>
          </w:rPr>
          <w:delText>If</w:delText>
        </w:r>
        <w:r w:rsidR="004C02EF" w:rsidRPr="00A6104D" w:rsidDel="00A6104D">
          <w:rPr>
            <w:rFonts w:ascii="Times New Roman" w:hAnsi="Times New Roman"/>
            <w:i/>
            <w:iCs/>
          </w:rPr>
          <w:delText xml:space="preserve"> </w:delText>
        </w:r>
      </w:del>
      <w:del w:id="23199" w:author="Rev 8 Allen Wirfs-Brock" w:date="2012-05-10T14:09:00Z">
        <w:r w:rsidR="004C02EF" w:rsidRPr="00A6104D" w:rsidDel="008B44E0">
          <w:rPr>
            <w:rFonts w:ascii="Times New Roman" w:hAnsi="Times New Roman"/>
            <w:i/>
            <w:iCs/>
          </w:rPr>
          <w:delText>C</w:delText>
        </w:r>
        <w:r w:rsidR="004C02EF" w:rsidRPr="00A6104D" w:rsidDel="008B44E0">
          <w:rPr>
            <w:rFonts w:ascii="Times New Roman" w:hAnsi="Times New Roman"/>
          </w:rPr>
          <w:delText xml:space="preserve"> has a </w:delText>
        </w:r>
        <w:r w:rsidR="004C02EF" w:rsidRPr="00A6104D" w:rsidDel="008B44E0">
          <w:rPr>
            <w:rFonts w:ascii="Times New Roman" w:hAnsi="Times New Roman"/>
            <w:i/>
          </w:rPr>
          <w:delText>StatementList</w:delText>
        </w:r>
        <w:r w:rsidR="004C02EF" w:rsidRPr="00A6104D" w:rsidDel="008B44E0">
          <w:rPr>
            <w:rFonts w:ascii="Times New Roman" w:hAnsi="Times New Roman"/>
          </w:rPr>
          <w:delText xml:space="preserve">, </w:delText>
        </w:r>
      </w:del>
      <w:r w:rsidR="004C02EF" w:rsidRPr="00A6104D">
        <w:rPr>
          <w:rFonts w:ascii="Times New Roman" w:hAnsi="Times New Roman"/>
        </w:rPr>
        <w:t>then</w:t>
      </w:r>
    </w:p>
    <w:p w14:paraId="4EAF21F6" w14:textId="77777777" w:rsidR="004C02EF" w:rsidRPr="00C7794D" w:rsidRDefault="004C02EF" w:rsidP="00D15B64">
      <w:pPr>
        <w:numPr>
          <w:ilvl w:val="3"/>
          <w:numId w:val="133"/>
        </w:numPr>
        <w:spacing w:after="120" w:line="240" w:lineRule="auto"/>
        <w:contextualSpacing/>
        <w:jc w:val="left"/>
        <w:rPr>
          <w:rFonts w:ascii="Times New Roman" w:hAnsi="Times New Roman"/>
        </w:rPr>
      </w:pPr>
      <w:r w:rsidRPr="00C7794D">
        <w:rPr>
          <w:rFonts w:ascii="Times New Roman" w:hAnsi="Times New Roman"/>
        </w:rPr>
        <w:t xml:space="preserve">Evaluate </w:t>
      </w:r>
      <w:ins w:id="23200" w:author="Rev 8 Allen Wirfs-Brock" w:date="2012-05-10T14:09:00Z">
        <w:r w:rsidR="008B44E0" w:rsidRPr="00C7794D">
          <w:rPr>
            <w:rFonts w:ascii="Times New Roman" w:hAnsi="Times New Roman"/>
            <w:i/>
          </w:rPr>
          <w:t>CaseClause</w:t>
        </w:r>
        <w:r w:rsidR="008B44E0" w:rsidRPr="00C7794D">
          <w:rPr>
            <w:rFonts w:ascii="Times New Roman" w:hAnsi="Times New Roman"/>
          </w:rPr>
          <w:t xml:space="preserve"> </w:t>
        </w:r>
      </w:ins>
      <w:del w:id="23201" w:author="Rev 8 Allen Wirfs-Brock" w:date="2012-05-10T14:09:00Z">
        <w:r w:rsidRPr="00C7794D" w:rsidDel="008B44E0">
          <w:rPr>
            <w:rFonts w:ascii="Times New Roman" w:hAnsi="Times New Roman"/>
            <w:i/>
            <w:iCs/>
          </w:rPr>
          <w:delText>C</w:delText>
        </w:r>
        <w:r w:rsidRPr="00C7794D" w:rsidDel="008B44E0">
          <w:rPr>
            <w:rFonts w:ascii="Times New Roman" w:hAnsi="Times New Roman"/>
          </w:rPr>
          <w:delText xml:space="preserve">’s </w:delText>
        </w:r>
        <w:r w:rsidRPr="00C7794D" w:rsidDel="008B44E0">
          <w:rPr>
            <w:rFonts w:ascii="Times New Roman" w:hAnsi="Times New Roman"/>
            <w:i/>
          </w:rPr>
          <w:delText>StatementList</w:delText>
        </w:r>
        <w:r w:rsidRPr="00C7794D" w:rsidDel="008B44E0">
          <w:rPr>
            <w:rFonts w:ascii="Times New Roman" w:hAnsi="Times New Roman"/>
          </w:rPr>
          <w:delText xml:space="preserve"> </w:delText>
        </w:r>
      </w:del>
      <w:r w:rsidRPr="00C7794D">
        <w:rPr>
          <w:rFonts w:ascii="Times New Roman" w:hAnsi="Times New Roman"/>
        </w:rPr>
        <w:t xml:space="preserve">and let </w:t>
      </w:r>
      <w:r w:rsidRPr="00C7794D">
        <w:rPr>
          <w:rFonts w:ascii="Times New Roman" w:hAnsi="Times New Roman"/>
          <w:i/>
          <w:iCs/>
        </w:rPr>
        <w:t>R</w:t>
      </w:r>
      <w:r w:rsidRPr="00C7794D">
        <w:rPr>
          <w:rFonts w:ascii="Times New Roman" w:hAnsi="Times New Roman"/>
        </w:rPr>
        <w:t xml:space="preserve"> be the result.</w:t>
      </w:r>
    </w:p>
    <w:p w14:paraId="2FB6A7D8" w14:textId="77777777" w:rsidR="004C02EF" w:rsidRPr="00C7794D" w:rsidRDefault="004C02EF" w:rsidP="00D15B64">
      <w:pPr>
        <w:numPr>
          <w:ilvl w:val="3"/>
          <w:numId w:val="133"/>
        </w:numPr>
        <w:spacing w:after="12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ins w:id="23202" w:author="Rev 6 Allen Wirfs-Brock" w:date="2012-02-18T19:57:00Z">
        <w:r w:rsidR="002177F1">
          <w:rPr>
            <w:rFonts w:ascii="Times New Roman" w:hAnsi="Times New Roman"/>
          </w:rPr>
          <w:t>[[</w:t>
        </w:r>
      </w:ins>
      <w:r w:rsidRPr="00C7794D">
        <w:rPr>
          <w:rFonts w:ascii="Times New Roman" w:hAnsi="Times New Roman"/>
        </w:rPr>
        <w:t>value</w:t>
      </w:r>
      <w:ins w:id="23203" w:author="Rev 6 Allen Wirfs-Brock" w:date="2012-02-18T19:58:00Z">
        <w:r w:rsidR="002177F1">
          <w:rPr>
            <w:rFonts w:ascii="Times New Roman" w:hAnsi="Times New Roman"/>
          </w:rPr>
          <w:t>]]</w:t>
        </w:r>
      </w:ins>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ins w:id="23204" w:author="Rev 6 Allen Wirfs-Brock" w:date="2012-02-18T19:58:00Z">
        <w:r w:rsidR="002177F1">
          <w:rPr>
            <w:rFonts w:ascii="Times New Roman" w:hAnsi="Times New Roman"/>
          </w:rPr>
          <w:t>[[</w:t>
        </w:r>
      </w:ins>
      <w:r w:rsidRPr="00C7794D">
        <w:rPr>
          <w:rFonts w:ascii="Times New Roman" w:hAnsi="Times New Roman"/>
        </w:rPr>
        <w:t>value</w:t>
      </w:r>
      <w:ins w:id="23205" w:author="Rev 6 Allen Wirfs-Brock" w:date="2012-02-18T19:58:00Z">
        <w:r w:rsidR="002177F1">
          <w:rPr>
            <w:rFonts w:ascii="Times New Roman" w:hAnsi="Times New Roman"/>
          </w:rPr>
          <w:t>]]</w:t>
        </w:r>
      </w:ins>
      <w:r w:rsidRPr="00C7794D">
        <w:rPr>
          <w:rFonts w:ascii="Times New Roman" w:hAnsi="Times New Roman"/>
        </w:rPr>
        <w:t>.</w:t>
      </w:r>
    </w:p>
    <w:p w14:paraId="0D51DC45" w14:textId="77777777" w:rsidR="004C02EF" w:rsidRPr="00C7794D" w:rsidRDefault="00B467AC" w:rsidP="00D15B64">
      <w:pPr>
        <w:numPr>
          <w:ilvl w:val="3"/>
          <w:numId w:val="133"/>
        </w:numPr>
        <w:spacing w:after="120" w:line="240" w:lineRule="auto"/>
        <w:contextualSpacing/>
        <w:jc w:val="left"/>
        <w:rPr>
          <w:rFonts w:ascii="Times New Roman" w:hAnsi="Times New Roman"/>
        </w:rPr>
      </w:pPr>
      <w:ins w:id="23206" w:author="Rev 6 Allen Wirfs-Brock" w:date="2012-02-18T19:41:00Z">
        <w:r>
          <w:rPr>
            <w:rFonts w:ascii="Times New Roman" w:hAnsi="Times New Roman"/>
            <w:iCs/>
          </w:rPr>
          <w:t xml:space="preserve">If </w:t>
        </w:r>
      </w:ins>
      <w:r w:rsidR="004C02EF" w:rsidRPr="00C7794D">
        <w:rPr>
          <w:rFonts w:ascii="Times New Roman" w:hAnsi="Times New Roman"/>
          <w:i/>
          <w:iCs/>
        </w:rPr>
        <w:t>R</w:t>
      </w:r>
      <w:r w:rsidR="004C02EF" w:rsidRPr="00C7794D">
        <w:rPr>
          <w:rFonts w:ascii="Times New Roman" w:hAnsi="Times New Roman"/>
        </w:rPr>
        <w:t xml:space="preserve"> is an abrupt completion, then return </w:t>
      </w:r>
      <w:ins w:id="23207" w:author="Rev 6 Allen Wirfs-Brock" w:date="2012-02-18T19:58:00Z">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ins>
      <w:del w:id="23208" w:author="Rev 6 Allen Wirfs-Brock" w:date="2012-02-18T19:58:00Z">
        <w:r w:rsidR="004C02EF" w:rsidRPr="00C7794D" w:rsidDel="002177F1">
          <w:rPr>
            <w:rFonts w:ascii="Times New Roman" w:hAnsi="Times New Roman"/>
            <w:i/>
            <w:iCs/>
          </w:rPr>
          <w:delText>(</w:delText>
        </w:r>
      </w:del>
      <w:r w:rsidR="004C02EF" w:rsidRPr="00C7794D">
        <w:rPr>
          <w:rFonts w:ascii="Times New Roman" w:hAnsi="Times New Roman"/>
          <w:i/>
          <w:iCs/>
        </w:rPr>
        <w:t>R</w:t>
      </w:r>
      <w:r w:rsidR="004C02EF" w:rsidRPr="00C7794D">
        <w:rPr>
          <w:rFonts w:ascii="Times New Roman" w:hAnsi="Times New Roman"/>
        </w:rPr>
        <w:t>.</w:t>
      </w:r>
      <w:ins w:id="23209" w:author="Rev 6 Allen Wirfs-Brock" w:date="2012-02-18T19:59:00Z">
        <w:r w:rsidR="002177F1">
          <w:rPr>
            <w:rFonts w:ascii="Times New Roman" w:hAnsi="Times New Roman"/>
          </w:rPr>
          <w:t>[[</w:t>
        </w:r>
      </w:ins>
      <w:r w:rsidR="004C02EF" w:rsidRPr="00C7794D">
        <w:rPr>
          <w:rFonts w:ascii="Times New Roman" w:hAnsi="Times New Roman"/>
        </w:rPr>
        <w:t>type</w:t>
      </w:r>
      <w:ins w:id="23210" w:author="Rev 6 Allen Wirfs-Brock" w:date="2012-02-18T19:59:00Z">
        <w:r w:rsidR="002177F1">
          <w:rPr>
            <w:rFonts w:ascii="Times New Roman" w:hAnsi="Times New Roman"/>
          </w:rPr>
          <w:t>]]</w:t>
        </w:r>
      </w:ins>
      <w:r w:rsidR="004C02EF" w:rsidRPr="00C7794D">
        <w:rPr>
          <w:rFonts w:ascii="Times New Roman" w:hAnsi="Times New Roman"/>
        </w:rPr>
        <w:t>,</w:t>
      </w:r>
      <w:r w:rsidR="004C02EF" w:rsidRPr="00C7794D">
        <w:rPr>
          <w:rFonts w:ascii="Times New Roman" w:hAnsi="Times New Roman"/>
          <w:i/>
          <w:iCs/>
        </w:rPr>
        <w:t xml:space="preserve"> </w:t>
      </w:r>
      <w:ins w:id="23211" w:author="Rev 6 Allen Wirfs-Brock" w:date="2012-02-18T19:59:00Z">
        <w:r w:rsidR="002177F1" w:rsidRPr="00BB752E">
          <w:rPr>
            <w:rFonts w:ascii="Times New Roman" w:hAnsi="Times New Roman"/>
          </w:rPr>
          <w:t>[[value]]:</w:t>
        </w:r>
        <w:r w:rsidR="002177F1">
          <w:t xml:space="preserve"> </w:t>
        </w:r>
        <w:r w:rsidR="002177F1" w:rsidRPr="00675312">
          <w:rPr>
            <w:i/>
          </w:rPr>
          <w:t xml:space="preserve"> </w:t>
        </w:r>
      </w:ins>
      <w:r w:rsidR="004C02EF" w:rsidRPr="00C7794D">
        <w:rPr>
          <w:rFonts w:ascii="Times New Roman" w:hAnsi="Times New Roman"/>
          <w:i/>
          <w:iCs/>
        </w:rPr>
        <w:t>V</w:t>
      </w:r>
      <w:r w:rsidR="004C02EF" w:rsidRPr="00C7794D">
        <w:rPr>
          <w:rFonts w:ascii="Times New Roman" w:hAnsi="Times New Roman"/>
        </w:rPr>
        <w:t>,</w:t>
      </w:r>
      <w:r w:rsidR="004C02EF" w:rsidRPr="00C7794D">
        <w:rPr>
          <w:rFonts w:ascii="Times New Roman" w:hAnsi="Times New Roman"/>
          <w:i/>
          <w:iCs/>
        </w:rPr>
        <w:t xml:space="preserve"> </w:t>
      </w:r>
      <w:ins w:id="23212" w:author="Rev 6 Allen Wirfs-Brock" w:date="2012-02-18T20:00:00Z">
        <w:r w:rsidR="002177F1" w:rsidRPr="00BB752E">
          <w:rPr>
            <w:rFonts w:ascii="Times New Roman" w:hAnsi="Times New Roman"/>
          </w:rPr>
          <w:t>[[target]]:</w:t>
        </w:r>
        <w:r w:rsidR="002177F1">
          <w:t xml:space="preserve"> </w:t>
        </w:r>
        <w:r w:rsidR="002177F1" w:rsidRPr="00675312">
          <w:rPr>
            <w:i/>
          </w:rPr>
          <w:t xml:space="preserve"> </w:t>
        </w:r>
      </w:ins>
      <w:r w:rsidR="004C02EF" w:rsidRPr="00C7794D">
        <w:rPr>
          <w:rFonts w:ascii="Times New Roman" w:hAnsi="Times New Roman"/>
          <w:i/>
          <w:iCs/>
        </w:rPr>
        <w:t>R</w:t>
      </w:r>
      <w:r w:rsidR="004C02EF" w:rsidRPr="00C7794D">
        <w:rPr>
          <w:rFonts w:ascii="Times New Roman" w:hAnsi="Times New Roman"/>
        </w:rPr>
        <w:t>.</w:t>
      </w:r>
      <w:ins w:id="23213" w:author="Rev 6 Allen Wirfs-Brock" w:date="2012-02-18T19:59:00Z">
        <w:r w:rsidR="002177F1">
          <w:rPr>
            <w:rFonts w:ascii="Times New Roman" w:hAnsi="Times New Roman"/>
          </w:rPr>
          <w:t>[[</w:t>
        </w:r>
      </w:ins>
      <w:r w:rsidR="004C02EF" w:rsidRPr="00C7794D">
        <w:rPr>
          <w:rFonts w:ascii="Times New Roman" w:hAnsi="Times New Roman"/>
        </w:rPr>
        <w:t>target</w:t>
      </w:r>
      <w:del w:id="23214" w:author="Rev 6 Allen Wirfs-Brock" w:date="2012-02-18T19:59:00Z">
        <w:r w:rsidR="004C02EF" w:rsidRPr="00C7794D" w:rsidDel="002177F1">
          <w:rPr>
            <w:rFonts w:ascii="Times New Roman" w:hAnsi="Times New Roman"/>
          </w:rPr>
          <w:delText>).</w:delText>
        </w:r>
      </w:del>
      <w:ins w:id="23215" w:author="Rev 6 Allen Wirfs-Brock" w:date="2012-02-18T19:59:00Z">
        <w:r w:rsidR="002177F1">
          <w:rPr>
            <w:rFonts w:ascii="Times New Roman" w:hAnsi="Times New Roman"/>
          </w:rPr>
          <w:t>]]}</w:t>
        </w:r>
        <w:r w:rsidR="002177F1" w:rsidRPr="00C7794D">
          <w:rPr>
            <w:rFonts w:ascii="Times New Roman" w:hAnsi="Times New Roman"/>
          </w:rPr>
          <w:t>.</w:t>
        </w:r>
      </w:ins>
    </w:p>
    <w:p w14:paraId="187BEB88" w14:textId="77777777" w:rsidR="00D237FD" w:rsidRDefault="00D237FD" w:rsidP="003679DC">
      <w:pPr>
        <w:numPr>
          <w:ilvl w:val="0"/>
          <w:numId w:val="814"/>
        </w:numPr>
        <w:spacing w:after="120" w:line="240" w:lineRule="auto"/>
        <w:contextualSpacing/>
        <w:jc w:val="left"/>
        <w:rPr>
          <w:ins w:id="23216" w:author="Rev 8 Allen Wirfs-Brock" w:date="2012-05-10T13:07:00Z"/>
          <w:rFonts w:ascii="Times New Roman" w:hAnsi="Times New Roman"/>
        </w:rPr>
      </w:pPr>
      <w:ins w:id="23217" w:author="Rev 8 Allen Wirfs-Brock" w:date="2012-05-10T13:07:00Z">
        <w:r>
          <w:rPr>
            <w:rFonts w:ascii="Times New Roman" w:hAnsi="Times New Roman"/>
          </w:rPr>
          <w:t xml:space="preserve">If </w:t>
        </w:r>
        <w:r w:rsidRPr="00C7794D">
          <w:rPr>
            <w:rFonts w:ascii="Times New Roman" w:hAnsi="Times New Roman"/>
            <w:i/>
          </w:rPr>
          <w:t>foundInB</w:t>
        </w:r>
        <w:r w:rsidRPr="00C7794D">
          <w:rPr>
            <w:rFonts w:ascii="Times New Roman" w:hAnsi="Times New Roman"/>
          </w:rPr>
          <w:t xml:space="preserve"> is </w:t>
        </w:r>
        <w:r w:rsidRPr="00C7794D">
          <w:rPr>
            <w:rFonts w:ascii="Times New Roman" w:hAnsi="Times New Roman"/>
            <w:b/>
          </w:rPr>
          <w:t>true</w:t>
        </w:r>
        <w:r w:rsidRPr="00C7794D">
          <w:rPr>
            <w:rFonts w:ascii="Times New Roman" w:hAnsi="Times New Roman"/>
          </w:rPr>
          <w:t>, then</w:t>
        </w:r>
      </w:ins>
      <w:ins w:id="23218" w:author="Rev 8 Allen Wirfs-Brock" w:date="2012-05-10T13:08:00Z">
        <w:r>
          <w:rPr>
            <w:rFonts w:ascii="Times New Roman" w:hAnsi="Times New Roman"/>
          </w:rPr>
          <w:t xml:space="preserve"> </w:t>
        </w:r>
        <w:r w:rsidRPr="00C7794D">
          <w:rPr>
            <w:rFonts w:ascii="Times New Roman" w:hAnsi="Times New Roman"/>
          </w:rPr>
          <w:t xml:space="preserve">return </w:t>
        </w:r>
        <w:r w:rsidRPr="0003414D">
          <w:rPr>
            <w:rFonts w:ascii="Times New Roman" w:hAnsi="Times New Roman"/>
            <w:lang w:eastAsia="en-US"/>
          </w:rPr>
          <w:t>NormalCompletion</w:t>
        </w:r>
        <w:r w:rsidRPr="0003414D">
          <w:rPr>
            <w:rFonts w:ascii="Times New Roman" w:hAnsi="Times New Roman"/>
          </w:rPr>
          <w:t>(</w:t>
        </w:r>
        <w:r w:rsidRPr="0003414D">
          <w:rPr>
            <w:rFonts w:ascii="Times New Roman" w:hAnsi="Times New Roman"/>
            <w:i/>
            <w:iCs/>
          </w:rPr>
          <w:t>V</w:t>
        </w:r>
        <w:r w:rsidRPr="0003414D">
          <w:rPr>
            <w:rFonts w:ascii="Times New Roman" w:hAnsi="Times New Roman"/>
          </w:rPr>
          <w:t>)</w:t>
        </w:r>
        <w:r w:rsidRPr="00C7794D">
          <w:rPr>
            <w:rFonts w:ascii="Times New Roman" w:hAnsi="Times New Roman"/>
          </w:rPr>
          <w:t>.</w:t>
        </w:r>
      </w:ins>
    </w:p>
    <w:p w14:paraId="6507772D" w14:textId="77777777" w:rsidR="004C02EF" w:rsidRPr="00C7794D" w:rsidDel="008C12B4" w:rsidRDefault="004C02EF" w:rsidP="003679DC">
      <w:pPr>
        <w:numPr>
          <w:ilvl w:val="0"/>
          <w:numId w:val="814"/>
        </w:numPr>
        <w:spacing w:after="120" w:line="240" w:lineRule="auto"/>
        <w:contextualSpacing/>
        <w:jc w:val="left"/>
        <w:rPr>
          <w:del w:id="23219" w:author="Rev 8 Allen Wirfs-Brock" w:date="2012-05-10T14:25:00Z"/>
          <w:rFonts w:ascii="Times New Roman" w:hAnsi="Times New Roman"/>
        </w:rPr>
      </w:pPr>
      <w:del w:id="23220" w:author="Rev 8 Allen Wirfs-Brock" w:date="2012-05-10T14:25:00Z">
        <w:r w:rsidRPr="00C7794D" w:rsidDel="008C12B4">
          <w:rPr>
            <w:rFonts w:ascii="Times New Roman" w:hAnsi="Times New Roman"/>
          </w:rPr>
          <w:delText xml:space="preserve">If </w:delText>
        </w:r>
      </w:del>
      <w:del w:id="23221" w:author="Rev 8 Allen Wirfs-Brock" w:date="2012-05-10T13:08:00Z">
        <w:r w:rsidRPr="00C7794D" w:rsidDel="00D237FD">
          <w:rPr>
            <w:rFonts w:ascii="Times New Roman" w:hAnsi="Times New Roman"/>
            <w:i/>
          </w:rPr>
          <w:delText>foundInB</w:delText>
        </w:r>
        <w:r w:rsidRPr="00C7794D" w:rsidDel="00D237FD">
          <w:rPr>
            <w:rFonts w:ascii="Times New Roman" w:hAnsi="Times New Roman"/>
          </w:rPr>
          <w:delText xml:space="preserve"> is </w:delText>
        </w:r>
        <w:r w:rsidRPr="00C7794D" w:rsidDel="00D237FD">
          <w:rPr>
            <w:rFonts w:ascii="Times New Roman" w:hAnsi="Times New Roman"/>
            <w:b/>
          </w:rPr>
          <w:delText>false</w:delText>
        </w:r>
        <w:r w:rsidRPr="00C7794D" w:rsidDel="00D237FD">
          <w:rPr>
            <w:rFonts w:ascii="Times New Roman" w:hAnsi="Times New Roman"/>
          </w:rPr>
          <w:delText xml:space="preserve"> and the </w:delText>
        </w:r>
      </w:del>
      <w:del w:id="23222" w:author="Rev 8 Allen Wirfs-Brock" w:date="2012-05-10T14:25:00Z">
        <w:r w:rsidRPr="00C7794D" w:rsidDel="008C12B4">
          <w:rPr>
            <w:rFonts w:ascii="Times New Roman" w:hAnsi="Times New Roman"/>
            <w:i/>
          </w:rPr>
          <w:delText>DefaultClause</w:delText>
        </w:r>
        <w:r w:rsidRPr="00C7794D" w:rsidDel="008C12B4">
          <w:rPr>
            <w:rFonts w:ascii="Times New Roman" w:hAnsi="Times New Roman"/>
          </w:rPr>
          <w:delText xml:space="preserve"> has a </w:delText>
        </w:r>
        <w:r w:rsidRPr="00C7794D" w:rsidDel="008C12B4">
          <w:rPr>
            <w:rFonts w:ascii="Times New Roman" w:hAnsi="Times New Roman"/>
            <w:i/>
          </w:rPr>
          <w:delText>StatementList</w:delText>
        </w:r>
        <w:r w:rsidRPr="00C7794D" w:rsidDel="008C12B4">
          <w:rPr>
            <w:rFonts w:ascii="Times New Roman" w:hAnsi="Times New Roman"/>
          </w:rPr>
          <w:delText>, then</w:delText>
        </w:r>
      </w:del>
    </w:p>
    <w:p w14:paraId="6A73F115" w14:textId="77777777"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Evaluate </w:t>
      </w:r>
      <w:del w:id="23223" w:author="Rev 8 Allen Wirfs-Brock" w:date="2012-05-10T14:25:00Z">
        <w:r w:rsidRPr="00C7794D" w:rsidDel="008C12B4">
          <w:rPr>
            <w:rFonts w:ascii="Times New Roman" w:hAnsi="Times New Roman"/>
          </w:rPr>
          <w:delText xml:space="preserve">the </w:delText>
        </w:r>
      </w:del>
      <w:r w:rsidRPr="00C7794D">
        <w:rPr>
          <w:rFonts w:ascii="Times New Roman" w:hAnsi="Times New Roman"/>
          <w:i/>
        </w:rPr>
        <w:t>DefaultClause</w:t>
      </w:r>
      <w:del w:id="23224" w:author="Rev 8 Allen Wirfs-Brock" w:date="2012-05-10T14:25:00Z">
        <w:r w:rsidRPr="00C7794D" w:rsidDel="008C12B4">
          <w:rPr>
            <w:rFonts w:ascii="Times New Roman" w:hAnsi="Times New Roman"/>
            <w:i/>
          </w:rPr>
          <w:delText>’s</w:delText>
        </w:r>
        <w:r w:rsidRPr="00C7794D" w:rsidDel="008C12B4">
          <w:rPr>
            <w:rFonts w:ascii="Times New Roman" w:hAnsi="Times New Roman"/>
          </w:rPr>
          <w:delText xml:space="preserve"> </w:delText>
        </w:r>
        <w:r w:rsidRPr="00C7794D" w:rsidDel="008C12B4">
          <w:rPr>
            <w:rFonts w:ascii="Times New Roman" w:hAnsi="Times New Roman"/>
            <w:i/>
          </w:rPr>
          <w:delText>StatementList</w:delText>
        </w:r>
      </w:del>
      <w:r w:rsidRPr="00C7794D">
        <w:rPr>
          <w:rFonts w:ascii="Times New Roman" w:hAnsi="Times New Roman"/>
        </w:rPr>
        <w:t xml:space="preserve"> and let </w:t>
      </w:r>
      <w:r w:rsidRPr="00C7794D">
        <w:rPr>
          <w:rFonts w:ascii="Times New Roman" w:hAnsi="Times New Roman"/>
          <w:i/>
          <w:iCs/>
        </w:rPr>
        <w:t>R</w:t>
      </w:r>
      <w:r w:rsidRPr="00C7794D">
        <w:rPr>
          <w:rFonts w:ascii="Times New Roman" w:hAnsi="Times New Roman"/>
        </w:rPr>
        <w:t xml:space="preserve"> be the result.</w:t>
      </w:r>
    </w:p>
    <w:p w14:paraId="7CF49681" w14:textId="77777777"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w:t>
      </w:r>
      <w:ins w:id="23225" w:author="Rev 6 Allen Wirfs-Brock" w:date="2012-02-18T20:01:00Z">
        <w:r w:rsidR="002177F1">
          <w:rPr>
            <w:rFonts w:ascii="Times New Roman" w:hAnsi="Times New Roman"/>
          </w:rPr>
          <w:t>[[</w:t>
        </w:r>
      </w:ins>
      <w:r w:rsidRPr="00C7794D">
        <w:rPr>
          <w:rFonts w:ascii="Times New Roman" w:hAnsi="Times New Roman"/>
        </w:rPr>
        <w:t>value</w:t>
      </w:r>
      <w:ins w:id="23226" w:author="Rev 6 Allen Wirfs-Brock" w:date="2012-02-18T20:01:00Z">
        <w:r w:rsidR="002177F1">
          <w:rPr>
            <w:rFonts w:ascii="Times New Roman" w:hAnsi="Times New Roman"/>
          </w:rPr>
          <w:t>]]</w:t>
        </w:r>
      </w:ins>
      <w:r w:rsidRPr="00C7794D">
        <w:rPr>
          <w:rFonts w:ascii="Times New Roman" w:hAnsi="Times New Roman"/>
        </w:rPr>
        <w:t xml:space="preserve"> is not </w:t>
      </w:r>
      <w:r w:rsidRPr="00C7794D">
        <w:rPr>
          <w:rFonts w:cs="Arial"/>
          <w:bCs/>
        </w:rPr>
        <w:t>empty</w:t>
      </w:r>
      <w:r w:rsidRPr="00C7794D">
        <w:rPr>
          <w:rFonts w:ascii="Times New Roman" w:hAnsi="Times New Roman"/>
        </w:rPr>
        <w:t xml:space="preserve">, then let </w:t>
      </w:r>
      <w:r w:rsidRPr="00C7794D">
        <w:rPr>
          <w:rFonts w:ascii="Times New Roman" w:hAnsi="Times New Roman"/>
          <w:i/>
          <w:iCs/>
        </w:rPr>
        <w:t>V</w:t>
      </w:r>
      <w:r w:rsidRPr="00C7794D">
        <w:rPr>
          <w:rFonts w:ascii="Times New Roman" w:hAnsi="Times New Roman"/>
        </w:rPr>
        <w:t xml:space="preserve"> = </w:t>
      </w:r>
      <w:r w:rsidRPr="00C7794D">
        <w:rPr>
          <w:rFonts w:ascii="Times New Roman" w:hAnsi="Times New Roman"/>
          <w:i/>
          <w:iCs/>
        </w:rPr>
        <w:t>R</w:t>
      </w:r>
      <w:r w:rsidRPr="00C7794D">
        <w:rPr>
          <w:rFonts w:ascii="Times New Roman" w:hAnsi="Times New Roman"/>
        </w:rPr>
        <w:t>.</w:t>
      </w:r>
      <w:ins w:id="23227" w:author="Rev 6 Allen Wirfs-Brock" w:date="2012-02-18T20:01:00Z">
        <w:r w:rsidR="002177F1">
          <w:rPr>
            <w:rFonts w:ascii="Times New Roman" w:hAnsi="Times New Roman"/>
          </w:rPr>
          <w:t>[[</w:t>
        </w:r>
      </w:ins>
      <w:r w:rsidRPr="00C7794D">
        <w:rPr>
          <w:rFonts w:ascii="Times New Roman" w:hAnsi="Times New Roman"/>
        </w:rPr>
        <w:t>value</w:t>
      </w:r>
      <w:ins w:id="23228" w:author="Rev 6 Allen Wirfs-Brock" w:date="2012-02-18T20:01:00Z">
        <w:r w:rsidR="002177F1">
          <w:rPr>
            <w:rFonts w:ascii="Times New Roman" w:hAnsi="Times New Roman"/>
          </w:rPr>
          <w:t>]]</w:t>
        </w:r>
      </w:ins>
      <w:r w:rsidRPr="00C7794D">
        <w:rPr>
          <w:rFonts w:ascii="Times New Roman" w:hAnsi="Times New Roman"/>
        </w:rPr>
        <w:t>.</w:t>
      </w:r>
    </w:p>
    <w:p w14:paraId="4E3ED7EF" w14:textId="77777777"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 xml:space="preserve"> is an abrupt completion, then return </w:t>
      </w:r>
      <w:ins w:id="23229" w:author="Rev 6 Allen Wirfs-Brock" w:date="2012-02-18T20:01:00Z">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type</w:t>
        </w:r>
        <w:r w:rsidR="002177F1">
          <w:rPr>
            <w:rFonts w:ascii="Times New Roman" w:hAnsi="Times New Roman"/>
          </w:rPr>
          <w:t>]]</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[[value]]:</w:t>
        </w:r>
        <w:r w:rsidR="002177F1">
          <w:t xml:space="preserve"> </w:t>
        </w:r>
        <w:r w:rsidR="002177F1" w:rsidRPr="00675312">
          <w:rPr>
            <w:i/>
          </w:rPr>
          <w:t xml:space="preserve"> </w:t>
        </w:r>
        <w:r w:rsidR="002177F1" w:rsidRPr="00C7794D">
          <w:rPr>
            <w:rFonts w:ascii="Times New Roman" w:hAnsi="Times New Roman"/>
            <w:i/>
            <w:iCs/>
          </w:rPr>
          <w:t>V</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[[target]]:</w:t>
        </w:r>
        <w:r w:rsidR="002177F1">
          <w:t xml:space="preserve"> </w:t>
        </w:r>
        <w:r w:rsidR="002177F1" w:rsidRPr="00675312">
          <w:rPr>
            <w:i/>
          </w:rPr>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target</w:t>
        </w:r>
        <w:r w:rsidR="002177F1">
          <w:rPr>
            <w:rFonts w:ascii="Times New Roman" w:hAnsi="Times New Roman"/>
          </w:rPr>
          <w:t>]]}</w:t>
        </w:r>
      </w:ins>
      <w:del w:id="23230" w:author="Rev 6 Allen Wirfs-Brock" w:date="2012-02-18T20:01:00Z">
        <w:r w:rsidRPr="00C7794D" w:rsidDel="002177F1">
          <w:rPr>
            <w:rFonts w:ascii="Times New Roman" w:hAnsi="Times New Roman"/>
          </w:rPr>
          <w:delText>(</w:delText>
        </w:r>
        <w:r w:rsidRPr="00C7794D" w:rsidDel="002177F1">
          <w:rPr>
            <w:rFonts w:ascii="Times New Roman" w:hAnsi="Times New Roman"/>
            <w:i/>
            <w:iCs/>
          </w:rPr>
          <w:delText>R</w:delText>
        </w:r>
        <w:r w:rsidRPr="00C7794D" w:rsidDel="002177F1">
          <w:rPr>
            <w:rFonts w:ascii="Times New Roman" w:hAnsi="Times New Roman"/>
          </w:rPr>
          <w:delText xml:space="preserve">.type, </w:delText>
        </w:r>
        <w:r w:rsidRPr="00C7794D" w:rsidDel="002177F1">
          <w:rPr>
            <w:rFonts w:ascii="Times New Roman" w:hAnsi="Times New Roman"/>
            <w:i/>
            <w:iCs/>
          </w:rPr>
          <w:delText>V</w:delText>
        </w:r>
        <w:r w:rsidRPr="00C7794D" w:rsidDel="002177F1">
          <w:rPr>
            <w:rFonts w:ascii="Times New Roman" w:hAnsi="Times New Roman"/>
          </w:rPr>
          <w:delText xml:space="preserve">, </w:delText>
        </w:r>
        <w:r w:rsidRPr="00C7794D" w:rsidDel="002177F1">
          <w:rPr>
            <w:rFonts w:ascii="Times New Roman" w:hAnsi="Times New Roman"/>
            <w:i/>
            <w:iCs/>
          </w:rPr>
          <w:delText>R</w:delText>
        </w:r>
        <w:r w:rsidRPr="00C7794D" w:rsidDel="002177F1">
          <w:rPr>
            <w:rFonts w:ascii="Times New Roman" w:hAnsi="Times New Roman"/>
          </w:rPr>
          <w:delText>.target)</w:delText>
        </w:r>
      </w:del>
      <w:r w:rsidRPr="00C7794D">
        <w:rPr>
          <w:rFonts w:ascii="Times New Roman" w:hAnsi="Times New Roman"/>
        </w:rPr>
        <w:t>.</w:t>
      </w:r>
    </w:p>
    <w:p w14:paraId="5BEEDC71" w14:textId="77777777" w:rsidR="00D237FD" w:rsidRPr="00C7794D" w:rsidRDefault="00D237FD" w:rsidP="003679DC">
      <w:pPr>
        <w:numPr>
          <w:ilvl w:val="0"/>
          <w:numId w:val="814"/>
        </w:numPr>
        <w:spacing w:after="120" w:line="240" w:lineRule="auto"/>
        <w:contextualSpacing/>
        <w:jc w:val="left"/>
        <w:rPr>
          <w:ins w:id="23231" w:author="Rev 8 Allen Wirfs-Brock" w:date="2012-05-10T13:11:00Z"/>
          <w:rFonts w:ascii="Times New Roman" w:hAnsi="Times New Roman"/>
        </w:rPr>
      </w:pPr>
      <w:ins w:id="23232" w:author="Rev 8 Allen Wirfs-Brock" w:date="2012-05-10T13:11:00Z">
        <w:r w:rsidRPr="00C7794D">
          <w:rPr>
            <w:rFonts w:ascii="Times New Roman" w:hAnsi="Times New Roman"/>
          </w:rPr>
          <w:t xml:space="preserve">Let </w:t>
        </w:r>
        <w:r w:rsidRPr="00C7794D">
          <w:rPr>
            <w:rFonts w:ascii="Times New Roman" w:hAnsi="Times New Roman"/>
            <w:i/>
            <w:iCs/>
          </w:rPr>
          <w:t>B</w:t>
        </w:r>
        <w:r w:rsidRPr="00C7794D">
          <w:rPr>
            <w:rFonts w:ascii="Times New Roman" w:hAnsi="Times New Roman"/>
          </w:rPr>
          <w:t xml:space="preserve"> be </w:t>
        </w:r>
        <w:r>
          <w:rPr>
            <w:rFonts w:ascii="Times New Roman" w:hAnsi="Times New Roman"/>
          </w:rPr>
          <w:t>a new</w:t>
        </w:r>
        <w:r w:rsidRPr="00C7794D">
          <w:rPr>
            <w:rFonts w:ascii="Times New Roman" w:hAnsi="Times New Roman"/>
          </w:rPr>
          <w:t xml:space="preserve"> list of</w:t>
        </w:r>
        <w:r>
          <w:rPr>
            <w:rFonts w:ascii="Times New Roman" w:hAnsi="Times New Roman"/>
          </w:rPr>
          <w:t xml:space="preserve"> the</w:t>
        </w:r>
        <w:r w:rsidRPr="00C7794D">
          <w:rPr>
            <w:rFonts w:ascii="Times New Roman" w:hAnsi="Times New Roman"/>
          </w:rPr>
          <w:t xml:space="preserve"> </w:t>
        </w:r>
        <w:r w:rsidRPr="00C7794D">
          <w:rPr>
            <w:rFonts w:ascii="Times New Roman" w:hAnsi="Times New Roman"/>
            <w:i/>
          </w:rPr>
          <w:t>CaseClause</w:t>
        </w:r>
        <w:r w:rsidRPr="00C7794D">
          <w:rPr>
            <w:rFonts w:ascii="Times New Roman" w:hAnsi="Times New Roman"/>
          </w:rPr>
          <w:t xml:space="preserve"> items in the second </w:t>
        </w:r>
        <w:r w:rsidRPr="00C7794D">
          <w:rPr>
            <w:rFonts w:ascii="Times New Roman" w:hAnsi="Times New Roman"/>
            <w:i/>
          </w:rPr>
          <w:t>CaseClauses</w:t>
        </w:r>
        <w:r w:rsidRPr="00C7794D">
          <w:rPr>
            <w:rFonts w:ascii="Times New Roman" w:hAnsi="Times New Roman"/>
          </w:rPr>
          <w:t>, in source text order.</w:t>
        </w:r>
      </w:ins>
    </w:p>
    <w:p w14:paraId="758BB51D" w14:textId="77777777"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Repeat</w:t>
      </w:r>
      <w:ins w:id="23233" w:author="Rev 8 Allen Wirfs-Brock" w:date="2012-05-10T14:08:00Z">
        <w:r w:rsidR="00E46C84">
          <w:rPr>
            <w:rFonts w:ascii="Times New Roman" w:hAnsi="Times New Roman"/>
          </w:rPr>
          <w:t xml:space="preserve">, </w:t>
        </w:r>
        <w:r w:rsidR="00E46C84" w:rsidRPr="00C7794D">
          <w:rPr>
            <w:rFonts w:ascii="Times New Roman" w:hAnsi="Times New Roman"/>
          </w:rPr>
          <w:t xml:space="preserve">letting </w:t>
        </w:r>
        <w:r w:rsidR="00E46C84" w:rsidRPr="00C7794D">
          <w:rPr>
            <w:rFonts w:ascii="Times New Roman" w:hAnsi="Times New Roman"/>
            <w:i/>
          </w:rPr>
          <w:t>C</w:t>
        </w:r>
        <w:r w:rsidR="00E46C84" w:rsidRPr="00C7794D">
          <w:rPr>
            <w:rFonts w:ascii="Times New Roman" w:hAnsi="Times New Roman"/>
          </w:rPr>
          <w:t xml:space="preserve"> be in order each </w:t>
        </w:r>
        <w:r w:rsidR="00E46C84" w:rsidRPr="00C7794D">
          <w:rPr>
            <w:rFonts w:ascii="Times New Roman" w:hAnsi="Times New Roman"/>
            <w:i/>
          </w:rPr>
          <w:t>CaseClause</w:t>
        </w:r>
        <w:r w:rsidR="00E46C84" w:rsidRPr="00C7794D">
          <w:rPr>
            <w:rFonts w:ascii="Times New Roman" w:hAnsi="Times New Roman"/>
          </w:rPr>
          <w:t xml:space="preserve"> in </w:t>
        </w:r>
        <w:r w:rsidR="00E46C84">
          <w:rPr>
            <w:rFonts w:ascii="Times New Roman" w:hAnsi="Times New Roman"/>
            <w:i/>
            <w:iCs/>
          </w:rPr>
          <w:t>B</w:t>
        </w:r>
      </w:ins>
      <w:r w:rsidRPr="00C7794D">
        <w:rPr>
          <w:rFonts w:ascii="Times New Roman" w:hAnsi="Times New Roman"/>
        </w:rPr>
        <w:t xml:space="preserve"> (</w:t>
      </w:r>
      <w:del w:id="23234" w:author="Rev 8 Allen Wirfs-Brock" w:date="2012-05-10T13:28:00Z">
        <w:r w:rsidRPr="00D15B64" w:rsidDel="00D15B64">
          <w:rPr>
            <w:rFonts w:ascii="Times New Roman" w:hAnsi="Times New Roman"/>
            <w:sz w:val="18"/>
            <w:szCs w:val="18"/>
          </w:rPr>
          <w:delText xml:space="preserve">Note </w:delText>
        </w:r>
      </w:del>
      <w:ins w:id="23235" w:author="Rev 8 Allen Wirfs-Brock" w:date="2012-05-10T13:28:00Z">
        <w:r w:rsidR="00D15B64" w:rsidRPr="00D15B64">
          <w:rPr>
            <w:rFonts w:ascii="Times New Roman" w:hAnsi="Times New Roman"/>
            <w:sz w:val="18"/>
            <w:szCs w:val="18"/>
          </w:rPr>
          <w:t xml:space="preserve">NOTE  </w:t>
        </w:r>
      </w:ins>
      <w:del w:id="23236" w:author="Rev 8 Allen Wirfs-Brock" w:date="2012-05-10T13:28:00Z">
        <w:r w:rsidRPr="00D15B64" w:rsidDel="00D15B64">
          <w:rPr>
            <w:rFonts w:ascii="Times New Roman" w:hAnsi="Times New Roman"/>
            <w:sz w:val="18"/>
            <w:szCs w:val="18"/>
          </w:rPr>
          <w:delText xml:space="preserve">that </w:delText>
        </w:r>
      </w:del>
      <w:del w:id="23237" w:author="Rev 8 Allen Wirfs-Brock" w:date="2012-05-10T13:12:00Z">
        <w:r w:rsidRPr="00D15B64" w:rsidDel="00A6104D">
          <w:rPr>
            <w:rFonts w:ascii="Times New Roman" w:hAnsi="Times New Roman"/>
            <w:sz w:val="18"/>
            <w:szCs w:val="18"/>
          </w:rPr>
          <w:delText xml:space="preserve">if step 7.a.i has been performed this loop does not start at the beginning of </w:delText>
        </w:r>
        <w:r w:rsidRPr="00D15B64" w:rsidDel="00A6104D">
          <w:rPr>
            <w:rFonts w:ascii="Times New Roman" w:hAnsi="Times New Roman"/>
            <w:i/>
            <w:sz w:val="18"/>
            <w:szCs w:val="18"/>
          </w:rPr>
          <w:delText>B</w:delText>
        </w:r>
      </w:del>
      <w:ins w:id="23238" w:author="Rev 8 Allen Wirfs-Brock" w:date="2012-05-10T13:12:00Z">
        <w:r w:rsidR="00A6104D" w:rsidRPr="00D15B64">
          <w:rPr>
            <w:rFonts w:ascii="Times New Roman" w:hAnsi="Times New Roman"/>
            <w:sz w:val="18"/>
            <w:szCs w:val="18"/>
          </w:rPr>
          <w:t xml:space="preserve">this is another complete iteration of the second </w:t>
        </w:r>
        <w:r w:rsidR="00A6104D" w:rsidRPr="00D15B64">
          <w:rPr>
            <w:rFonts w:ascii="Times New Roman" w:hAnsi="Times New Roman"/>
            <w:i/>
            <w:sz w:val="18"/>
            <w:szCs w:val="18"/>
          </w:rPr>
          <w:t>CaseClauses</w:t>
        </w:r>
      </w:ins>
      <w:r w:rsidRPr="00C7794D">
        <w:rPr>
          <w:rFonts w:ascii="Times New Roman" w:hAnsi="Times New Roman"/>
        </w:rPr>
        <w:t>)</w:t>
      </w:r>
    </w:p>
    <w:p w14:paraId="0BB0001E" w14:textId="77777777" w:rsidR="004C02EF" w:rsidRPr="00A6104D" w:rsidDel="00E46C84" w:rsidRDefault="004C02EF" w:rsidP="008C12B4">
      <w:pPr>
        <w:numPr>
          <w:ilvl w:val="1"/>
          <w:numId w:val="814"/>
        </w:numPr>
        <w:spacing w:after="120" w:line="240" w:lineRule="auto"/>
        <w:contextualSpacing/>
        <w:jc w:val="left"/>
        <w:rPr>
          <w:del w:id="23239" w:author="Rev 8 Allen Wirfs-Brock" w:date="2012-05-10T14:08:00Z"/>
          <w:rFonts w:ascii="Times New Roman" w:hAnsi="Times New Roman"/>
        </w:rPr>
      </w:pPr>
      <w:del w:id="23240" w:author="Rev 8 Allen Wirfs-Brock" w:date="2012-05-10T14:08:00Z">
        <w:r w:rsidRPr="00A6104D" w:rsidDel="00E46C84">
          <w:rPr>
            <w:rFonts w:ascii="Times New Roman" w:hAnsi="Times New Roman"/>
          </w:rPr>
          <w:delText xml:space="preserve">Let </w:delText>
        </w:r>
        <w:r w:rsidRPr="00A6104D" w:rsidDel="00E46C84">
          <w:rPr>
            <w:rFonts w:ascii="Times New Roman" w:hAnsi="Times New Roman"/>
            <w:i/>
            <w:iCs/>
          </w:rPr>
          <w:delText>C</w:delText>
        </w:r>
        <w:r w:rsidRPr="00A6104D" w:rsidDel="00E46C84">
          <w:rPr>
            <w:rFonts w:ascii="Times New Roman" w:hAnsi="Times New Roman"/>
          </w:rPr>
          <w:delText xml:space="preserve"> be the next </w:delText>
        </w:r>
        <w:r w:rsidRPr="00A6104D" w:rsidDel="00E46C84">
          <w:rPr>
            <w:rFonts w:ascii="Times New Roman" w:hAnsi="Times New Roman"/>
            <w:i/>
          </w:rPr>
          <w:delText>CaseClause</w:delText>
        </w:r>
        <w:r w:rsidRPr="00A6104D" w:rsidDel="00E46C84">
          <w:rPr>
            <w:rFonts w:ascii="Times New Roman" w:hAnsi="Times New Roman"/>
          </w:rPr>
          <w:delText xml:space="preserve"> in </w:delText>
        </w:r>
        <w:r w:rsidRPr="00A6104D" w:rsidDel="00E46C84">
          <w:rPr>
            <w:rFonts w:ascii="Times New Roman" w:hAnsi="Times New Roman"/>
            <w:i/>
            <w:iCs/>
          </w:rPr>
          <w:delText>B</w:delText>
        </w:r>
        <w:r w:rsidRPr="00A6104D" w:rsidDel="00E46C84">
          <w:rPr>
            <w:rFonts w:ascii="Times New Roman" w:hAnsi="Times New Roman"/>
          </w:rPr>
          <w:delText xml:space="preserve">. If there is no such </w:delText>
        </w:r>
        <w:r w:rsidRPr="00A6104D" w:rsidDel="00E46C84">
          <w:rPr>
            <w:rFonts w:ascii="Times New Roman" w:hAnsi="Times New Roman"/>
            <w:i/>
          </w:rPr>
          <w:delText>CaseClause</w:delText>
        </w:r>
        <w:r w:rsidRPr="00A6104D" w:rsidDel="00E46C84">
          <w:rPr>
            <w:rFonts w:ascii="Times New Roman" w:hAnsi="Times New Roman"/>
          </w:rPr>
          <w:delText xml:space="preserve">, return </w:delText>
        </w:r>
      </w:del>
      <w:ins w:id="23241" w:author="Rev 6 Allen Wirfs-Brock" w:date="2012-02-23T13:05:00Z">
        <w:del w:id="23242" w:author="Rev 8 Allen Wirfs-Brock" w:date="2012-05-10T14:08:00Z">
          <w:r w:rsidR="00BB752E" w:rsidDel="00E46C84">
            <w:rPr>
              <w:lang w:eastAsia="en-US"/>
            </w:rPr>
            <w:delText>NormalCompletion</w:delText>
          </w:r>
          <w:r w:rsidR="00BB752E" w:rsidDel="00E46C84">
            <w:delText>(</w:delText>
          </w:r>
        </w:del>
      </w:ins>
      <w:del w:id="23243" w:author="Rev 8 Allen Wirfs-Brock" w:date="2012-05-10T14:08:00Z">
        <w:r w:rsidRPr="00A6104D" w:rsidDel="00E46C84">
          <w:rPr>
            <w:rFonts w:ascii="Times New Roman" w:hAnsi="Times New Roman"/>
          </w:rPr>
          <w:delText>(</w:delText>
        </w:r>
        <w:r w:rsidRPr="00A6104D" w:rsidDel="00E46C84">
          <w:rPr>
            <w:rFonts w:cs="Arial"/>
            <w:bCs/>
          </w:rPr>
          <w:delText>normal</w:delText>
        </w:r>
        <w:r w:rsidRPr="00A6104D" w:rsidDel="00E46C84">
          <w:rPr>
            <w:rFonts w:ascii="Times New Roman" w:hAnsi="Times New Roman"/>
          </w:rPr>
          <w:delText xml:space="preserve">, </w:delText>
        </w:r>
        <w:r w:rsidRPr="00A6104D" w:rsidDel="00E46C84">
          <w:rPr>
            <w:rFonts w:ascii="Times New Roman" w:hAnsi="Times New Roman"/>
            <w:i/>
            <w:iCs/>
          </w:rPr>
          <w:delText>V</w:delText>
        </w:r>
        <w:r w:rsidRPr="00A6104D" w:rsidDel="00E46C84">
          <w:rPr>
            <w:rFonts w:ascii="Times New Roman" w:hAnsi="Times New Roman"/>
          </w:rPr>
          <w:delText xml:space="preserve">, </w:delText>
        </w:r>
        <w:r w:rsidRPr="00A6104D" w:rsidDel="00E46C84">
          <w:rPr>
            <w:rFonts w:cs="Arial"/>
            <w:bCs/>
          </w:rPr>
          <w:delText>empty</w:delText>
        </w:r>
        <w:r w:rsidRPr="00A6104D" w:rsidDel="00E46C84">
          <w:rPr>
            <w:rFonts w:ascii="Times New Roman" w:hAnsi="Times New Roman"/>
          </w:rPr>
          <w:delText>).</w:delText>
        </w:r>
      </w:del>
    </w:p>
    <w:p w14:paraId="7A0125A2" w14:textId="77777777" w:rsidR="004C02EF" w:rsidRPr="00C7794D" w:rsidDel="00E46C84" w:rsidRDefault="004C02EF" w:rsidP="008C12B4">
      <w:pPr>
        <w:numPr>
          <w:ilvl w:val="1"/>
          <w:numId w:val="814"/>
        </w:numPr>
        <w:spacing w:after="120" w:line="240" w:lineRule="auto"/>
        <w:contextualSpacing/>
        <w:jc w:val="left"/>
        <w:rPr>
          <w:del w:id="23244" w:author="Rev 8 Allen Wirfs-Brock" w:date="2012-05-10T14:05:00Z"/>
          <w:rFonts w:ascii="Times New Roman" w:hAnsi="Times New Roman"/>
        </w:rPr>
      </w:pPr>
      <w:del w:id="23245" w:author="Rev 8 Allen Wirfs-Brock" w:date="2012-05-10T14:05:00Z">
        <w:r w:rsidRPr="00C7794D" w:rsidDel="00E46C84">
          <w:rPr>
            <w:rFonts w:ascii="Times New Roman" w:hAnsi="Times New Roman"/>
          </w:rPr>
          <w:delText xml:space="preserve">If </w:delText>
        </w:r>
        <w:r w:rsidRPr="00C7794D" w:rsidDel="00E46C84">
          <w:rPr>
            <w:rFonts w:ascii="Times New Roman" w:hAnsi="Times New Roman"/>
            <w:i/>
            <w:iCs/>
          </w:rPr>
          <w:delText>C</w:delText>
        </w:r>
        <w:r w:rsidRPr="00C7794D" w:rsidDel="00E46C84">
          <w:rPr>
            <w:rFonts w:ascii="Times New Roman" w:hAnsi="Times New Roman"/>
          </w:rPr>
          <w:delText xml:space="preserve"> has a </w:delText>
        </w:r>
        <w:r w:rsidRPr="00C7794D" w:rsidDel="00E46C84">
          <w:rPr>
            <w:rFonts w:ascii="Times New Roman" w:hAnsi="Times New Roman"/>
            <w:i/>
          </w:rPr>
          <w:delText>StatementList</w:delText>
        </w:r>
        <w:r w:rsidRPr="00C7794D" w:rsidDel="00E46C84">
          <w:rPr>
            <w:rFonts w:ascii="Times New Roman" w:hAnsi="Times New Roman"/>
          </w:rPr>
          <w:delText xml:space="preserve">, then </w:delText>
        </w:r>
      </w:del>
    </w:p>
    <w:p w14:paraId="190DB489" w14:textId="77777777" w:rsidR="004C02EF" w:rsidRPr="00C7794D" w:rsidRDefault="004C02EF" w:rsidP="008C12B4">
      <w:pPr>
        <w:numPr>
          <w:ilvl w:val="1"/>
          <w:numId w:val="814"/>
        </w:numPr>
        <w:spacing w:after="120" w:line="240" w:lineRule="auto"/>
        <w:contextualSpacing/>
        <w:jc w:val="left"/>
        <w:rPr>
          <w:rFonts w:ascii="Times New Roman" w:hAnsi="Times New Roman"/>
        </w:rPr>
      </w:pPr>
      <w:r w:rsidRPr="00C7794D">
        <w:rPr>
          <w:rFonts w:ascii="Times New Roman" w:hAnsi="Times New Roman"/>
        </w:rPr>
        <w:t>Evaluate</w:t>
      </w:r>
      <w:ins w:id="23246" w:author="Rev 8 Allen Wirfs-Brock" w:date="2012-05-10T14:06:00Z">
        <w:r w:rsidR="00E46C84" w:rsidRPr="00E46C84">
          <w:rPr>
            <w:rFonts w:ascii="Times New Roman" w:hAnsi="Times New Roman"/>
            <w:i/>
          </w:rPr>
          <w:t xml:space="preserve"> </w:t>
        </w:r>
        <w:r w:rsidR="00E46C84" w:rsidRPr="00C7794D">
          <w:rPr>
            <w:rFonts w:ascii="Times New Roman" w:hAnsi="Times New Roman"/>
            <w:i/>
          </w:rPr>
          <w:t>CaseClause</w:t>
        </w:r>
      </w:ins>
      <w:r w:rsidRPr="00C7794D">
        <w:rPr>
          <w:rFonts w:ascii="Times New Roman" w:hAnsi="Times New Roman"/>
        </w:rPr>
        <w:t xml:space="preserve"> </w:t>
      </w:r>
      <w:r w:rsidRPr="00C7794D">
        <w:rPr>
          <w:rFonts w:ascii="Times New Roman" w:hAnsi="Times New Roman"/>
          <w:i/>
          <w:iCs/>
        </w:rPr>
        <w:t>C</w:t>
      </w:r>
      <w:del w:id="23247" w:author="Rev 8 Allen Wirfs-Brock" w:date="2012-05-10T14:07:00Z">
        <w:r w:rsidRPr="00C7794D" w:rsidDel="00E46C84">
          <w:rPr>
            <w:rFonts w:ascii="Times New Roman" w:hAnsi="Times New Roman"/>
          </w:rPr>
          <w:delText xml:space="preserve">’s </w:delText>
        </w:r>
        <w:r w:rsidRPr="00C7794D" w:rsidDel="00E46C84">
          <w:rPr>
            <w:rFonts w:ascii="Times New Roman" w:hAnsi="Times New Roman"/>
            <w:i/>
          </w:rPr>
          <w:delText>StatementList</w:delText>
        </w:r>
      </w:del>
      <w:r w:rsidRPr="00C7794D">
        <w:rPr>
          <w:rFonts w:ascii="Times New Roman" w:hAnsi="Times New Roman"/>
        </w:rPr>
        <w:t xml:space="preserve"> and let </w:t>
      </w:r>
      <w:r w:rsidRPr="00C7794D">
        <w:rPr>
          <w:rFonts w:ascii="Times New Roman" w:hAnsi="Times New Roman"/>
          <w:i/>
          <w:iCs/>
        </w:rPr>
        <w:t>R</w:t>
      </w:r>
      <w:r w:rsidRPr="00C7794D">
        <w:rPr>
          <w:rFonts w:ascii="Times New Roman" w:hAnsi="Times New Roman"/>
        </w:rPr>
        <w:t xml:space="preserve"> be the result.</w:t>
      </w:r>
    </w:p>
    <w:p w14:paraId="3DD3A8D6" w14:textId="77777777" w:rsidR="004C02EF" w:rsidRPr="00C7794D" w:rsidRDefault="004C02EF" w:rsidP="008C12B4">
      <w:pPr>
        <w:numPr>
          <w:ilvl w:val="1"/>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w:t>
      </w:r>
      <w:ins w:id="23248" w:author="Rev 6 Allen Wirfs-Brock" w:date="2012-02-18T20:03:00Z">
        <w:r w:rsidR="002177F1">
          <w:rPr>
            <w:rFonts w:ascii="Times New Roman" w:hAnsi="Times New Roman"/>
          </w:rPr>
          <w:t>[[</w:t>
        </w:r>
      </w:ins>
      <w:r w:rsidRPr="00C7794D">
        <w:rPr>
          <w:rFonts w:ascii="Times New Roman" w:hAnsi="Times New Roman"/>
        </w:rPr>
        <w:t>value</w:t>
      </w:r>
      <w:ins w:id="23249" w:author="Rev 6 Allen Wirfs-Brock" w:date="2012-02-18T20:03:00Z">
        <w:r w:rsidR="002177F1">
          <w:rPr>
            <w:rFonts w:ascii="Times New Roman" w:hAnsi="Times New Roman"/>
          </w:rPr>
          <w:t>]]</w:t>
        </w:r>
      </w:ins>
      <w:r w:rsidRPr="00C7794D">
        <w:rPr>
          <w:rFonts w:ascii="Times New Roman" w:hAnsi="Times New Roman"/>
        </w:rPr>
        <w:t xml:space="preserve"> is not </w:t>
      </w:r>
      <w:r w:rsidRPr="00C7794D">
        <w:rPr>
          <w:rFonts w:cs="Arial"/>
          <w:bCs/>
        </w:rPr>
        <w:t>empty</w:t>
      </w:r>
      <w:r w:rsidRPr="00C7794D">
        <w:rPr>
          <w:rFonts w:ascii="Times New Roman" w:hAnsi="Times New Roman"/>
        </w:rPr>
        <w:t xml:space="preserve">, then let </w:t>
      </w:r>
      <w:r w:rsidRPr="00C7794D">
        <w:rPr>
          <w:rFonts w:ascii="Times New Roman" w:hAnsi="Times New Roman"/>
          <w:i/>
          <w:iCs/>
        </w:rPr>
        <w:t>V</w:t>
      </w:r>
      <w:r w:rsidRPr="00C7794D">
        <w:rPr>
          <w:rFonts w:ascii="Times New Roman" w:hAnsi="Times New Roman"/>
        </w:rPr>
        <w:t xml:space="preserve"> = </w:t>
      </w:r>
      <w:r w:rsidRPr="00C7794D">
        <w:rPr>
          <w:rFonts w:ascii="Times New Roman" w:hAnsi="Times New Roman"/>
          <w:i/>
          <w:iCs/>
        </w:rPr>
        <w:t>R</w:t>
      </w:r>
      <w:r w:rsidRPr="00C7794D">
        <w:rPr>
          <w:rFonts w:ascii="Times New Roman" w:hAnsi="Times New Roman"/>
        </w:rPr>
        <w:t>.</w:t>
      </w:r>
      <w:ins w:id="23250" w:author="Rev 6 Allen Wirfs-Brock" w:date="2012-02-18T20:03:00Z">
        <w:r w:rsidR="002177F1">
          <w:rPr>
            <w:rFonts w:ascii="Times New Roman" w:hAnsi="Times New Roman"/>
          </w:rPr>
          <w:t>[[</w:t>
        </w:r>
      </w:ins>
      <w:r w:rsidRPr="00C7794D">
        <w:rPr>
          <w:rFonts w:ascii="Times New Roman" w:hAnsi="Times New Roman"/>
        </w:rPr>
        <w:t>value</w:t>
      </w:r>
      <w:ins w:id="23251" w:author="Rev 6 Allen Wirfs-Brock" w:date="2012-02-18T20:03:00Z">
        <w:r w:rsidR="002177F1">
          <w:rPr>
            <w:rFonts w:ascii="Times New Roman" w:hAnsi="Times New Roman"/>
          </w:rPr>
          <w:t>]]</w:t>
        </w:r>
      </w:ins>
      <w:r w:rsidRPr="00C7794D">
        <w:rPr>
          <w:rFonts w:ascii="Times New Roman" w:hAnsi="Times New Roman"/>
        </w:rPr>
        <w:t>.</w:t>
      </w:r>
    </w:p>
    <w:p w14:paraId="7C00F500" w14:textId="77777777" w:rsidR="004C02EF" w:rsidRPr="00C7794D" w:rsidRDefault="004C02EF" w:rsidP="008C12B4">
      <w:pPr>
        <w:numPr>
          <w:ilvl w:val="1"/>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 xml:space="preserve"> is an abrupt completion, then</w:t>
      </w:r>
      <w:ins w:id="23252" w:author="Rev 8 Allen Wirfs-Brock" w:date="2012-05-10T13:42:00Z">
        <w:r w:rsidR="009523C0">
          <w:rPr>
            <w:rFonts w:ascii="Times New Roman" w:hAnsi="Times New Roman"/>
          </w:rPr>
          <w:t xml:space="preserve"> return</w:t>
        </w:r>
      </w:ins>
      <w:r w:rsidRPr="00C7794D">
        <w:rPr>
          <w:rFonts w:ascii="Times New Roman" w:hAnsi="Times New Roman"/>
        </w:rPr>
        <w:t xml:space="preserve"> </w:t>
      </w:r>
      <w:ins w:id="23253" w:author="Rev 6 Allen Wirfs-Brock" w:date="2012-02-18T20:02:00Z">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type</w:t>
        </w:r>
        <w:r w:rsidR="002177F1">
          <w:rPr>
            <w:rFonts w:ascii="Times New Roman" w:hAnsi="Times New Roman"/>
          </w:rPr>
          <w:t>]]</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[[value]]:</w:t>
        </w:r>
        <w:r w:rsidR="002177F1">
          <w:t xml:space="preserve"> </w:t>
        </w:r>
        <w:r w:rsidR="002177F1" w:rsidRPr="00675312">
          <w:rPr>
            <w:i/>
          </w:rPr>
          <w:t xml:space="preserve"> </w:t>
        </w:r>
        <w:r w:rsidR="002177F1" w:rsidRPr="00C7794D">
          <w:rPr>
            <w:rFonts w:ascii="Times New Roman" w:hAnsi="Times New Roman"/>
            <w:i/>
            <w:iCs/>
          </w:rPr>
          <w:t>V</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[[target]]:</w:t>
        </w:r>
        <w:r w:rsidR="002177F1">
          <w:t xml:space="preserve"> </w:t>
        </w:r>
        <w:r w:rsidR="002177F1" w:rsidRPr="00675312">
          <w:rPr>
            <w:i/>
          </w:rPr>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target</w:t>
        </w:r>
        <w:r w:rsidR="002177F1">
          <w:rPr>
            <w:rFonts w:ascii="Times New Roman" w:hAnsi="Times New Roman"/>
          </w:rPr>
          <w:t>]]}</w:t>
        </w:r>
      </w:ins>
      <w:del w:id="23254" w:author="Rev 6 Allen Wirfs-Brock" w:date="2012-02-18T20:02:00Z">
        <w:r w:rsidRPr="00C7794D" w:rsidDel="002177F1">
          <w:rPr>
            <w:rFonts w:ascii="Times New Roman" w:hAnsi="Times New Roman"/>
          </w:rPr>
          <w:delText>return (</w:delText>
        </w:r>
        <w:r w:rsidRPr="00C7794D" w:rsidDel="002177F1">
          <w:rPr>
            <w:rFonts w:ascii="Times New Roman" w:hAnsi="Times New Roman"/>
            <w:i/>
            <w:iCs/>
          </w:rPr>
          <w:delText>R</w:delText>
        </w:r>
        <w:r w:rsidRPr="00C7794D" w:rsidDel="002177F1">
          <w:rPr>
            <w:rFonts w:ascii="Times New Roman" w:hAnsi="Times New Roman"/>
          </w:rPr>
          <w:delText xml:space="preserve">.type, </w:delText>
        </w:r>
        <w:r w:rsidRPr="00C7794D" w:rsidDel="002177F1">
          <w:rPr>
            <w:rFonts w:ascii="Times New Roman" w:hAnsi="Times New Roman"/>
            <w:i/>
            <w:iCs/>
          </w:rPr>
          <w:delText>V</w:delText>
        </w:r>
        <w:r w:rsidRPr="00C7794D" w:rsidDel="002177F1">
          <w:rPr>
            <w:rFonts w:ascii="Times New Roman" w:hAnsi="Times New Roman"/>
          </w:rPr>
          <w:delText xml:space="preserve">, </w:delText>
        </w:r>
        <w:r w:rsidRPr="00C7794D" w:rsidDel="002177F1">
          <w:rPr>
            <w:rFonts w:ascii="Times New Roman" w:hAnsi="Times New Roman"/>
            <w:i/>
            <w:iCs/>
          </w:rPr>
          <w:delText>R</w:delText>
        </w:r>
        <w:r w:rsidRPr="00C7794D" w:rsidDel="002177F1">
          <w:rPr>
            <w:rFonts w:ascii="Times New Roman" w:hAnsi="Times New Roman"/>
          </w:rPr>
          <w:delText>.target)</w:delText>
        </w:r>
      </w:del>
      <w:r w:rsidRPr="00C7794D">
        <w:rPr>
          <w:rFonts w:ascii="Times New Roman" w:hAnsi="Times New Roman"/>
        </w:rPr>
        <w:t>.</w:t>
      </w:r>
    </w:p>
    <w:p w14:paraId="4BC40A58" w14:textId="77777777" w:rsidR="00A6104D" w:rsidRDefault="00A6104D" w:rsidP="008C12B4">
      <w:pPr>
        <w:numPr>
          <w:ilvl w:val="0"/>
          <w:numId w:val="814"/>
        </w:numPr>
        <w:spacing w:after="120" w:line="240" w:lineRule="auto"/>
        <w:jc w:val="left"/>
        <w:rPr>
          <w:ins w:id="23255" w:author="Rev 8 Allen Wirfs-Brock" w:date="2012-05-10T13:19:00Z"/>
          <w:rFonts w:ascii="Times New Roman" w:hAnsi="Times New Roman"/>
        </w:rPr>
      </w:pPr>
      <w:ins w:id="23256" w:author="Rev 8 Allen Wirfs-Brock" w:date="2012-05-10T13:20:00Z">
        <w:r>
          <w:rPr>
            <w:rFonts w:ascii="Times New Roman" w:hAnsi="Times New Roman"/>
          </w:rPr>
          <w:t>R</w:t>
        </w:r>
        <w:r w:rsidRPr="00C7794D">
          <w:rPr>
            <w:rFonts w:ascii="Times New Roman" w:hAnsi="Times New Roman"/>
          </w:rPr>
          <w:t xml:space="preserve">eturn </w:t>
        </w:r>
        <w:r w:rsidRPr="0003414D">
          <w:rPr>
            <w:rFonts w:ascii="Times New Roman" w:hAnsi="Times New Roman"/>
            <w:lang w:eastAsia="en-US"/>
          </w:rPr>
          <w:t>NormalCompletion</w:t>
        </w:r>
        <w:r w:rsidRPr="0003414D">
          <w:rPr>
            <w:rFonts w:ascii="Times New Roman" w:hAnsi="Times New Roman"/>
          </w:rPr>
          <w:t>(</w:t>
        </w:r>
        <w:r w:rsidRPr="0003414D">
          <w:rPr>
            <w:rFonts w:ascii="Times New Roman" w:hAnsi="Times New Roman"/>
            <w:i/>
            <w:iCs/>
          </w:rPr>
          <w:t>V</w:t>
        </w:r>
        <w:r w:rsidRPr="0003414D">
          <w:rPr>
            <w:rFonts w:ascii="Times New Roman" w:hAnsi="Times New Roman"/>
          </w:rPr>
          <w:t>)</w:t>
        </w:r>
        <w:r w:rsidRPr="00C7794D">
          <w:rPr>
            <w:rFonts w:ascii="Times New Roman" w:hAnsi="Times New Roman"/>
          </w:rPr>
          <w:t>.</w:t>
        </w:r>
      </w:ins>
    </w:p>
    <w:p w14:paraId="3ACDA9DC" w14:textId="77777777" w:rsidR="009523C0" w:rsidRDefault="009523C0" w:rsidP="009523C0">
      <w:pPr>
        <w:keepNext/>
        <w:rPr>
          <w:ins w:id="23257" w:author="Rev 8 Allen Wirfs-Brock" w:date="2012-05-10T13:44:00Z"/>
          <w:rFonts w:ascii="Helvetica" w:hAnsi="Helvetica"/>
          <w:b/>
          <w:spacing w:val="6"/>
        </w:rPr>
      </w:pPr>
      <w:ins w:id="23258" w:author="Rev 8 Allen Wirfs-Brock" w:date="2012-05-10T13:44:00Z">
        <w:r w:rsidRPr="00E77497">
          <w:rPr>
            <w:rFonts w:ascii="Helvetica" w:hAnsi="Helvetica"/>
            <w:b/>
          </w:rPr>
          <w:t xml:space="preserve">Runtime Semantics: </w:t>
        </w:r>
        <w:r>
          <w:rPr>
            <w:rFonts w:ascii="Helvetica" w:hAnsi="Helvetica"/>
            <w:b/>
          </w:rPr>
          <w:t xml:space="preserve">Case Selector </w:t>
        </w:r>
        <w:r w:rsidRPr="00E77497">
          <w:rPr>
            <w:rFonts w:ascii="Helvetica" w:hAnsi="Helvetica"/>
            <w:b/>
            <w:spacing w:val="6"/>
          </w:rPr>
          <w:t>Evaluation</w:t>
        </w:r>
      </w:ins>
    </w:p>
    <w:p w14:paraId="7EFA393B" w14:textId="77777777" w:rsidR="009523C0" w:rsidRPr="00E77497" w:rsidRDefault="009523C0" w:rsidP="009523C0">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StatementList</w:t>
      </w:r>
      <w:r w:rsidRPr="00E77497">
        <w:rPr>
          <w:rFonts w:cs="Arial"/>
          <w:vertAlign w:val="subscript"/>
        </w:rPr>
        <w:t>opt</w:t>
      </w:r>
      <w:r w:rsidRPr="00E77497">
        <w:t xml:space="preserve"> </w:t>
      </w:r>
    </w:p>
    <w:p w14:paraId="6072843E" w14:textId="77777777" w:rsidR="009523C0" w:rsidRPr="00E77497" w:rsidRDefault="009523C0" w:rsidP="009523C0">
      <w:pPr>
        <w:pStyle w:val="Alg2"/>
        <w:numPr>
          <w:ilvl w:val="0"/>
          <w:numId w:val="134"/>
        </w:numPr>
      </w:pPr>
      <w:r w:rsidRPr="00E77497">
        <w:t xml:space="preserve">Let </w:t>
      </w:r>
      <w:r w:rsidRPr="00E77497">
        <w:rPr>
          <w:i/>
        </w:rPr>
        <w:t>exprRef</w:t>
      </w:r>
      <w:r w:rsidRPr="00E77497">
        <w:t xml:space="preserve"> be the result of evaluating </w:t>
      </w:r>
      <w:r w:rsidRPr="00E77497">
        <w:rPr>
          <w:i/>
        </w:rPr>
        <w:t>Expression</w:t>
      </w:r>
      <w:r w:rsidRPr="00E77497">
        <w:t>.</w:t>
      </w:r>
    </w:p>
    <w:p w14:paraId="24482973" w14:textId="77777777" w:rsidR="009523C0" w:rsidRPr="00E77497" w:rsidRDefault="009523C0" w:rsidP="009523C0">
      <w:pPr>
        <w:pStyle w:val="Alg2"/>
        <w:numPr>
          <w:ilvl w:val="0"/>
          <w:numId w:val="134"/>
        </w:numPr>
        <w:spacing w:after="220"/>
      </w:pPr>
      <w:r w:rsidRPr="00E77497">
        <w:t>Return GetValue(</w:t>
      </w:r>
      <w:r w:rsidRPr="00E77497">
        <w:rPr>
          <w:i/>
        </w:rPr>
        <w:t>exprRef</w:t>
      </w:r>
      <w:r w:rsidRPr="00E77497">
        <w:t>).</w:t>
      </w:r>
    </w:p>
    <w:p w14:paraId="7F6ADBF8" w14:textId="77777777" w:rsidR="009523C0" w:rsidRPr="00E77497" w:rsidRDefault="009523C0" w:rsidP="009523C0">
      <w:pPr>
        <w:pStyle w:val="Note"/>
      </w:pPr>
      <w:r w:rsidRPr="00E77497">
        <w:t>NOTE</w:t>
      </w:r>
      <w:r w:rsidRPr="00E77497">
        <w:tab/>
      </w:r>
      <w:del w:id="23259" w:author="Rev 8 Allen Wirfs-Brock" w:date="2012-05-10T13:45:00Z">
        <w:r w:rsidRPr="00E77497" w:rsidDel="009523C0">
          <w:delText xml:space="preserve">Evaluating </w:delText>
        </w:r>
      </w:del>
      <w:ins w:id="23260" w:author="Rev 8 Allen Wirfs-Brock" w:date="2012-05-10T13:45:00Z">
        <w:r>
          <w:t>Case Selector Evaluation</w:t>
        </w:r>
        <w:r w:rsidRPr="00E77497">
          <w:t xml:space="preserve"> </w:t>
        </w:r>
      </w:ins>
      <w:del w:id="23261" w:author="Rev 8 Allen Wirfs-Brock" w:date="2012-05-10T13:46:00Z">
        <w:r w:rsidRPr="00E77497" w:rsidDel="009523C0">
          <w:rPr>
            <w:rStyle w:val="bnf"/>
          </w:rPr>
          <w:delText>CaseClause</w:delText>
        </w:r>
        <w:r w:rsidRPr="00E77497" w:rsidDel="009523C0">
          <w:delText xml:space="preserve"> </w:delText>
        </w:r>
      </w:del>
      <w:r w:rsidRPr="00E77497">
        <w:t xml:space="preserve">does not execute the associated </w:t>
      </w:r>
      <w:r w:rsidRPr="00E77497">
        <w:rPr>
          <w:rStyle w:val="bnf"/>
        </w:rPr>
        <w:t>StatementList</w:t>
      </w:r>
      <w:r w:rsidRPr="00E77497">
        <w:t xml:space="preserve">. It simply evaluates the </w:t>
      </w:r>
      <w:r w:rsidRPr="00E77497">
        <w:rPr>
          <w:rStyle w:val="bnf"/>
        </w:rPr>
        <w:t>Expression</w:t>
      </w:r>
      <w:r w:rsidRPr="00E77497">
        <w:t xml:space="preserve"> and returns the value, which the </w:t>
      </w:r>
      <w:r w:rsidRPr="00E77497">
        <w:rPr>
          <w:rStyle w:val="bnf"/>
        </w:rPr>
        <w:t>CaseBlock</w:t>
      </w:r>
      <w:r w:rsidRPr="00E77497">
        <w:t xml:space="preserve"> algorithm uses to determine which </w:t>
      </w:r>
      <w:r w:rsidRPr="00E77497">
        <w:rPr>
          <w:rStyle w:val="bnf"/>
        </w:rPr>
        <w:t>StatementList</w:t>
      </w:r>
      <w:r w:rsidRPr="00E77497">
        <w:t xml:space="preserve"> to start executing.</w:t>
      </w:r>
    </w:p>
    <w:p w14:paraId="4185A5F7" w14:textId="77777777" w:rsidR="00176950" w:rsidRPr="00E77497" w:rsidRDefault="00176950" w:rsidP="00176950">
      <w:pPr>
        <w:keepNext/>
        <w:rPr>
          <w:ins w:id="23262" w:author="Rev 6 Allen Wirfs-Brock" w:date="2012-02-18T19:32:00Z"/>
          <w:rFonts w:ascii="Helvetica" w:hAnsi="Helvetica"/>
          <w:b/>
        </w:rPr>
      </w:pPr>
      <w:ins w:id="23263" w:author="Rev 6 Allen Wirfs-Brock" w:date="2012-02-18T19:32:00Z">
        <w:r w:rsidRPr="00E77497">
          <w:rPr>
            <w:rFonts w:ascii="Helvetica" w:hAnsi="Helvetica"/>
            <w:b/>
          </w:rPr>
          <w:t xml:space="preserve">Runtime Semantics: </w:t>
        </w:r>
        <w:r w:rsidRPr="00E77497">
          <w:rPr>
            <w:rFonts w:ascii="Helvetica" w:hAnsi="Helvetica"/>
            <w:b/>
            <w:spacing w:val="6"/>
          </w:rPr>
          <w:t>Evaluation</w:t>
        </w:r>
      </w:ins>
    </w:p>
    <w:p w14:paraId="3F3CCBB9" w14:textId="77777777" w:rsidR="00176950" w:rsidRPr="00E77497" w:rsidRDefault="00176950" w:rsidP="00176950">
      <w:pPr>
        <w:rPr>
          <w:ins w:id="23264" w:author="Rev 6 Allen Wirfs-Brock" w:date="2012-02-18T19:32:00Z"/>
        </w:rPr>
      </w:pPr>
      <w:ins w:id="23265" w:author="Rev 6 Allen Wirfs-Brock" w:date="2012-02-18T19:32:00Z">
        <w:r w:rsidRPr="00E77497">
          <w:rPr>
            <w:rFonts w:ascii="Times New Roman" w:hAnsi="Times New Roman"/>
            <w:i/>
          </w:rPr>
          <w:t xml:space="preserve">SwitchStatement </w:t>
        </w:r>
        <w:r w:rsidRPr="00E77497">
          <w:rPr>
            <w:b/>
          </w:rPr>
          <w:t>:</w:t>
        </w:r>
        <w:r w:rsidRPr="00E77497">
          <w:rPr>
            <w:rFonts w:ascii="Times New Roman" w:hAnsi="Times New Roman"/>
            <w:i/>
          </w:rPr>
          <w:t xml:space="preserve"> </w:t>
        </w:r>
        <w:r w:rsidRPr="00E77497">
          <w:rPr>
            <w:rFonts w:ascii="Courier New" w:hAnsi="Courier New"/>
            <w:b/>
          </w:rPr>
          <w:t>switch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CaseBlock</w:t>
        </w:r>
        <w:r w:rsidRPr="00E77497">
          <w:t xml:space="preserve"> </w:t>
        </w:r>
      </w:ins>
    </w:p>
    <w:p w14:paraId="1A604DA1" w14:textId="77777777" w:rsidR="00176950" w:rsidRPr="00E77497" w:rsidRDefault="00176950" w:rsidP="00176950">
      <w:pPr>
        <w:pStyle w:val="Alg2"/>
        <w:numPr>
          <w:ilvl w:val="0"/>
          <w:numId w:val="130"/>
        </w:numPr>
        <w:rPr>
          <w:ins w:id="23266" w:author="Rev 6 Allen Wirfs-Brock" w:date="2012-02-18T19:32:00Z"/>
        </w:rPr>
      </w:pPr>
      <w:ins w:id="23267" w:author="Rev 6 Allen Wirfs-Brock" w:date="2012-02-18T19:32:00Z">
        <w:r w:rsidRPr="00E77497">
          <w:t xml:space="preserve">Let </w:t>
        </w:r>
        <w:r w:rsidRPr="00E77497">
          <w:rPr>
            <w:i/>
          </w:rPr>
          <w:t>exprRef</w:t>
        </w:r>
        <w:r w:rsidRPr="00E77497">
          <w:t xml:space="preserve"> be the result of evaluating </w:t>
        </w:r>
        <w:r w:rsidRPr="00E77497">
          <w:rPr>
            <w:i/>
          </w:rPr>
          <w:t>Expression</w:t>
        </w:r>
        <w:r w:rsidRPr="00E77497">
          <w:t>.</w:t>
        </w:r>
      </w:ins>
    </w:p>
    <w:p w14:paraId="7B8ECFA8" w14:textId="77777777" w:rsidR="00176950" w:rsidRDefault="00176950" w:rsidP="00176950">
      <w:pPr>
        <w:pStyle w:val="Alg2"/>
        <w:numPr>
          <w:ilvl w:val="0"/>
          <w:numId w:val="130"/>
        </w:numPr>
        <w:contextualSpacing/>
        <w:rPr>
          <w:ins w:id="23268" w:author="Rev 6 Allen Wirfs-Brock" w:date="2012-02-18T19:32:00Z"/>
        </w:rPr>
      </w:pPr>
      <w:ins w:id="23269" w:author="Rev 6 Allen Wirfs-Brock" w:date="2012-02-18T19:32:00Z">
        <w:r>
          <w:t xml:space="preserve">Let </w:t>
        </w:r>
        <w:r w:rsidRPr="00646EAD">
          <w:rPr>
            <w:i/>
          </w:rPr>
          <w:t>switchValue</w:t>
        </w:r>
        <w:r>
          <w:t xml:space="preserve"> be </w:t>
        </w:r>
        <w:r w:rsidRPr="00E77497">
          <w:t>GetValue(</w:t>
        </w:r>
        <w:r w:rsidRPr="00E77497">
          <w:rPr>
            <w:i/>
          </w:rPr>
          <w:t>exprRef</w:t>
        </w:r>
        <w:r w:rsidRPr="00E77497">
          <w:t>)</w:t>
        </w:r>
        <w:r>
          <w:t>.</w:t>
        </w:r>
      </w:ins>
    </w:p>
    <w:p w14:paraId="30C16CBF" w14:textId="77777777" w:rsidR="00176950" w:rsidRDefault="006552DF" w:rsidP="00176950">
      <w:pPr>
        <w:pStyle w:val="Alg2"/>
        <w:numPr>
          <w:ilvl w:val="0"/>
          <w:numId w:val="130"/>
        </w:numPr>
        <w:contextualSpacing/>
        <w:rPr>
          <w:ins w:id="23270" w:author="Rev 6 Allen Wirfs-Brock" w:date="2012-02-18T19:32:00Z"/>
        </w:rPr>
      </w:pPr>
      <w:ins w:id="23271" w:author="Rev 10 Allen Wirfs-Brock" w:date="2012-08-14T14:58:00Z">
        <w:r>
          <w:t>ReturnIfAbrupt(</w:t>
        </w:r>
        <w:r w:rsidRPr="00646EAD">
          <w:rPr>
            <w:i/>
          </w:rPr>
          <w:t>switchValue</w:t>
        </w:r>
        <w:r>
          <w:t>)</w:t>
        </w:r>
      </w:ins>
      <w:ins w:id="23272" w:author="Rev 6 Allen Wirfs-Brock" w:date="2012-02-18T19:32:00Z">
        <w:del w:id="23273" w:author="Rev 10 Allen Wirfs-Brock" w:date="2012-08-14T14:58:00Z">
          <w:r w:rsidR="00176950" w:rsidDel="006552DF">
            <w:delText xml:space="preserve">If </w:delText>
          </w:r>
          <w:r w:rsidR="00176950" w:rsidRPr="00646EAD" w:rsidDel="006552DF">
            <w:rPr>
              <w:i/>
            </w:rPr>
            <w:delText>switchValue</w:delText>
          </w:r>
          <w:r w:rsidR="00176950" w:rsidDel="006552DF">
            <w:delText xml:space="preserve"> is an abrupt completion, return </w:delText>
          </w:r>
          <w:r w:rsidR="00176950" w:rsidRPr="00646EAD" w:rsidDel="006552DF">
            <w:rPr>
              <w:i/>
            </w:rPr>
            <w:delText>switchValue</w:delText>
          </w:r>
        </w:del>
        <w:r w:rsidR="00176950">
          <w:t>.</w:t>
        </w:r>
      </w:ins>
    </w:p>
    <w:p w14:paraId="0775BA06" w14:textId="77777777" w:rsidR="00176950" w:rsidRPr="00E77497" w:rsidRDefault="00176950" w:rsidP="00176950">
      <w:pPr>
        <w:pStyle w:val="Alg2"/>
        <w:numPr>
          <w:ilvl w:val="0"/>
          <w:numId w:val="130"/>
        </w:numPr>
        <w:spacing w:after="220"/>
        <w:contextualSpacing/>
        <w:rPr>
          <w:ins w:id="23274" w:author="Rev 6 Allen Wirfs-Brock" w:date="2012-02-18T19:32:00Z"/>
        </w:rPr>
      </w:pPr>
      <w:ins w:id="23275" w:author="Rev 6 Allen Wirfs-Brock" w:date="2012-02-18T19:32:00Z">
        <w:r w:rsidRPr="00E77497">
          <w:t xml:space="preserve">Let </w:t>
        </w:r>
        <w:r w:rsidRPr="00E77497">
          <w:rPr>
            <w:i/>
          </w:rPr>
          <w:t>oldEnv</w:t>
        </w:r>
        <w:r w:rsidRPr="00E77497">
          <w:t xml:space="preserve"> be the </w:t>
        </w:r>
        <w:del w:id="23276" w:author="Rev 7 Allen Wirfs-Brock" w:date="2012-05-02T10:51:00Z">
          <w:r w:rsidRPr="00E77497" w:rsidDel="002F42C1">
            <w:delText>running</w:delText>
          </w:r>
        </w:del>
      </w:ins>
      <w:ins w:id="23277" w:author="Rev 7 Allen Wirfs-Brock" w:date="2012-05-02T10:51:00Z">
        <w:del w:id="23278" w:author="Rev 8 Allen Wirfs-Brock" w:date="2012-06-13T16:02:00Z">
          <w:r w:rsidR="002F42C1" w:rsidDel="00B33FB4">
            <w:delText>current</w:delText>
          </w:r>
        </w:del>
      </w:ins>
      <w:ins w:id="23279" w:author="Rev 8 Allen Wirfs-Brock" w:date="2012-06-13T16:02:00Z">
        <w:r w:rsidR="00B33FB4">
          <w:t>running</w:t>
        </w:r>
      </w:ins>
      <w:ins w:id="23280" w:author="Rev 6 Allen Wirfs-Brock" w:date="2012-02-18T19:32:00Z">
        <w:r w:rsidRPr="00E77497">
          <w:t xml:space="preserve"> execution context’s LexicalEnvironment.</w:t>
        </w:r>
      </w:ins>
    </w:p>
    <w:p w14:paraId="4A6E3B77" w14:textId="77777777" w:rsidR="00176950" w:rsidRPr="00E77497" w:rsidRDefault="00176950" w:rsidP="00176950">
      <w:pPr>
        <w:pStyle w:val="Alg2"/>
        <w:numPr>
          <w:ilvl w:val="0"/>
          <w:numId w:val="130"/>
        </w:numPr>
        <w:spacing w:after="220"/>
        <w:contextualSpacing/>
        <w:rPr>
          <w:ins w:id="23281" w:author="Rev 6 Allen Wirfs-Brock" w:date="2012-02-18T19:32:00Z"/>
        </w:rPr>
      </w:pPr>
      <w:ins w:id="23282" w:author="Rev 6 Allen Wirfs-Brock" w:date="2012-02-18T19:32:00Z">
        <w:r w:rsidRPr="00E77497">
          <w:t xml:space="preserve">Let </w:t>
        </w:r>
        <w:r w:rsidRPr="00E77497">
          <w:rPr>
            <w:i/>
          </w:rPr>
          <w:t>blockEnv</w:t>
        </w:r>
        <w:r w:rsidRPr="00E77497">
          <w:t xml:space="preserve"> be the result of calling NewDeclarativeEnvironment passing </w:t>
        </w:r>
        <w:r w:rsidRPr="00E77497">
          <w:rPr>
            <w:i/>
          </w:rPr>
          <w:t>oldEnv</w:t>
        </w:r>
        <w:r w:rsidRPr="00E77497">
          <w:t xml:space="preserve"> as the argument.</w:t>
        </w:r>
      </w:ins>
    </w:p>
    <w:p w14:paraId="01EC226B" w14:textId="77777777" w:rsidR="00176950" w:rsidRPr="00E77497" w:rsidRDefault="00176950" w:rsidP="00176950">
      <w:pPr>
        <w:pStyle w:val="Alg2"/>
        <w:numPr>
          <w:ilvl w:val="0"/>
          <w:numId w:val="130"/>
        </w:numPr>
        <w:spacing w:after="220"/>
        <w:contextualSpacing/>
        <w:rPr>
          <w:ins w:id="23283" w:author="Rev 6 Allen Wirfs-Brock" w:date="2012-02-18T19:32:00Z"/>
        </w:rPr>
      </w:pPr>
      <w:ins w:id="23284" w:author="Rev 6 Allen Wirfs-Brock" w:date="2012-02-18T19:32:00Z">
        <w:r w:rsidRPr="00E77497">
          <w:t xml:space="preserve">Perform Block Declaration Instantiation using </w:t>
        </w:r>
        <w:r w:rsidRPr="00E77497">
          <w:rPr>
            <w:i/>
          </w:rPr>
          <w:t>CaseBlock</w:t>
        </w:r>
        <w:r w:rsidRPr="00E77497">
          <w:t xml:space="preserve"> and </w:t>
        </w:r>
        <w:r w:rsidRPr="00E77497">
          <w:rPr>
            <w:i/>
          </w:rPr>
          <w:t>blockEnv</w:t>
        </w:r>
        <w:r w:rsidRPr="00E77497">
          <w:t>.</w:t>
        </w:r>
      </w:ins>
    </w:p>
    <w:p w14:paraId="5AF122B5" w14:textId="77777777" w:rsidR="00176950" w:rsidRPr="00E77497" w:rsidRDefault="00176950" w:rsidP="00176950">
      <w:pPr>
        <w:pStyle w:val="Alg2"/>
        <w:numPr>
          <w:ilvl w:val="0"/>
          <w:numId w:val="130"/>
        </w:numPr>
        <w:rPr>
          <w:ins w:id="23285" w:author="Rev 6 Allen Wirfs-Brock" w:date="2012-02-18T19:32:00Z"/>
        </w:rPr>
      </w:pPr>
      <w:ins w:id="23286" w:author="Rev 6 Allen Wirfs-Brock" w:date="2012-02-18T19:32:00Z">
        <w:r w:rsidRPr="00E77497">
          <w:t xml:space="preserve">Let </w:t>
        </w:r>
        <w:r w:rsidRPr="00E77497">
          <w:rPr>
            <w:i/>
          </w:rPr>
          <w:t>R</w:t>
        </w:r>
        <w:r w:rsidRPr="00E77497">
          <w:t xml:space="preserve"> be the result of </w:t>
        </w:r>
        <w:r>
          <w:t>performing Case</w:t>
        </w:r>
      </w:ins>
      <w:ins w:id="23287" w:author="Rev 8 Allen Wirfs-Brock" w:date="2012-05-10T13:38:00Z">
        <w:r w:rsidR="00C23FE8">
          <w:t xml:space="preserve"> Block</w:t>
        </w:r>
      </w:ins>
      <w:ins w:id="23288" w:author="Rev 6 Allen Wirfs-Brock" w:date="2012-02-18T19:32:00Z">
        <w:r>
          <w:t xml:space="preserve"> Evaluation</w:t>
        </w:r>
      </w:ins>
      <w:ins w:id="23289" w:author="Rev 8 Allen Wirfs-Brock" w:date="2012-05-10T13:38:00Z">
        <w:r w:rsidR="009523C0">
          <w:t xml:space="preserve"> of</w:t>
        </w:r>
      </w:ins>
      <w:ins w:id="23290" w:author="Rev 6 Allen Wirfs-Brock" w:date="2012-02-18T19:32:00Z">
        <w:r w:rsidRPr="00E77497">
          <w:t xml:space="preserve"> </w:t>
        </w:r>
        <w:r w:rsidRPr="00E77497">
          <w:rPr>
            <w:i/>
          </w:rPr>
          <w:t>CaseBlock</w:t>
        </w:r>
        <w:r>
          <w:t xml:space="preserve"> with argument</w:t>
        </w:r>
        <w:r w:rsidRPr="00E77497">
          <w:t xml:space="preserve"> </w:t>
        </w:r>
        <w:r w:rsidRPr="00646EAD">
          <w:rPr>
            <w:i/>
          </w:rPr>
          <w:t>switchValue</w:t>
        </w:r>
        <w:r w:rsidRPr="00E77497">
          <w:t>.</w:t>
        </w:r>
      </w:ins>
    </w:p>
    <w:p w14:paraId="6FCD70AA" w14:textId="77777777" w:rsidR="00176950" w:rsidRPr="00E77497" w:rsidRDefault="00176950" w:rsidP="00176950">
      <w:pPr>
        <w:pStyle w:val="Alg2"/>
        <w:numPr>
          <w:ilvl w:val="0"/>
          <w:numId w:val="130"/>
        </w:numPr>
        <w:spacing w:after="220"/>
        <w:contextualSpacing/>
        <w:rPr>
          <w:ins w:id="23291" w:author="Rev 6 Allen Wirfs-Brock" w:date="2012-02-18T19:32:00Z"/>
        </w:rPr>
      </w:pPr>
      <w:ins w:id="23292" w:author="Rev 6 Allen Wirfs-Brock" w:date="2012-02-18T19:32:00Z">
        <w:r w:rsidRPr="00E77497">
          <w:t xml:space="preserve">Set the </w:t>
        </w:r>
        <w:del w:id="23293" w:author="Rev 7 Allen Wirfs-Brock" w:date="2012-05-02T10:51:00Z">
          <w:r w:rsidRPr="00E77497" w:rsidDel="002F42C1">
            <w:delText>running</w:delText>
          </w:r>
        </w:del>
      </w:ins>
      <w:ins w:id="23294" w:author="Rev 7 Allen Wirfs-Brock" w:date="2012-05-02T10:51:00Z">
        <w:del w:id="23295" w:author="Rev 8 Allen Wirfs-Brock" w:date="2012-06-13T16:02:00Z">
          <w:r w:rsidR="002F42C1" w:rsidDel="00B33FB4">
            <w:delText>current</w:delText>
          </w:r>
        </w:del>
      </w:ins>
      <w:ins w:id="23296" w:author="Rev 8 Allen Wirfs-Brock" w:date="2012-06-13T16:02:00Z">
        <w:r w:rsidR="00B33FB4">
          <w:t>running</w:t>
        </w:r>
      </w:ins>
      <w:ins w:id="23297" w:author="Rev 6 Allen Wirfs-Brock" w:date="2012-02-18T19:32:00Z">
        <w:r w:rsidRPr="00E77497">
          <w:t xml:space="preserve"> execution context’s LexicalEnvironment to </w:t>
        </w:r>
        <w:r w:rsidRPr="00E77497">
          <w:rPr>
            <w:i/>
          </w:rPr>
          <w:t>oldEnv</w:t>
        </w:r>
        <w:r w:rsidRPr="00E77497">
          <w:t>.</w:t>
        </w:r>
      </w:ins>
    </w:p>
    <w:p w14:paraId="376824B7" w14:textId="77777777" w:rsidR="00176950" w:rsidRPr="00E77497" w:rsidDel="00BD3771" w:rsidRDefault="00176950" w:rsidP="00176950">
      <w:pPr>
        <w:pStyle w:val="Alg2"/>
        <w:numPr>
          <w:ilvl w:val="0"/>
          <w:numId w:val="130"/>
        </w:numPr>
        <w:rPr>
          <w:del w:id="23298" w:author="Rev 6 Allen Wirfs-Brock" w:date="2012-02-25T09:20:00Z"/>
        </w:rPr>
      </w:pPr>
      <w:del w:id="23299" w:author="Rev 6 Allen Wirfs-Brock" w:date="2012-02-25T09:20:00Z">
        <w:r w:rsidRPr="00E77497" w:rsidDel="00BD3771">
          <w:delText xml:space="preserve">If </w:delText>
        </w:r>
        <w:r w:rsidRPr="00E77497" w:rsidDel="00BD3771">
          <w:rPr>
            <w:i/>
          </w:rPr>
          <w:delText>R</w:delText>
        </w:r>
        <w:r w:rsidRPr="00E77497" w:rsidDel="00BD3771">
          <w:delText>.</w:delText>
        </w:r>
        <w:r w:rsidDel="00BD3771">
          <w:delText>[[</w:delText>
        </w:r>
        <w:r w:rsidRPr="00E77497" w:rsidDel="00BD3771">
          <w:delText>type</w:delText>
        </w:r>
        <w:r w:rsidDel="00BD3771">
          <w:delText>]]</w:delText>
        </w:r>
        <w:r w:rsidRPr="00E77497" w:rsidDel="00BD3771">
          <w:delText xml:space="preserve"> is </w:delText>
        </w:r>
        <w:r w:rsidRPr="00E77497" w:rsidDel="00BD3771">
          <w:rPr>
            <w:rFonts w:ascii="Arial" w:hAnsi="Arial" w:cs="Arial"/>
          </w:rPr>
          <w:delText>break</w:delText>
        </w:r>
        <w:r w:rsidRPr="00E77497" w:rsidDel="00BD3771">
          <w:delText xml:space="preserve"> and </w:delText>
        </w:r>
        <w:r w:rsidRPr="00E77497" w:rsidDel="00BD3771">
          <w:rPr>
            <w:i/>
          </w:rPr>
          <w:delText>R</w:delText>
        </w:r>
        <w:r w:rsidRPr="00E77497" w:rsidDel="00BD3771">
          <w:delText>.</w:delText>
        </w:r>
        <w:r w:rsidDel="00BD3771">
          <w:delText>[[</w:delText>
        </w:r>
        <w:r w:rsidRPr="00E77497" w:rsidDel="00BD3771">
          <w:delText>target</w:delText>
        </w:r>
        <w:r w:rsidDel="00BD3771">
          <w:delText>]]</w:delText>
        </w:r>
        <w:r w:rsidRPr="00E77497" w:rsidDel="00BD3771">
          <w:delText xml:space="preserve"> is in </w:delText>
        </w:r>
        <w:r w:rsidR="001F39C4" w:rsidRPr="00BD3771" w:rsidDel="00BD3771">
          <w:rPr>
            <w:i/>
          </w:rPr>
          <w:delText>CurrentLabelSet</w:delText>
        </w:r>
        <w:r w:rsidRPr="00E77497" w:rsidDel="00BD3771">
          <w:delText xml:space="preserve">, return </w:delText>
        </w:r>
        <w:r w:rsidR="00B868C9" w:rsidDel="00BD3771">
          <w:delText>NormalCompletion(</w:delText>
        </w:r>
        <w:r w:rsidRPr="00E77497" w:rsidDel="00BD3771">
          <w:rPr>
            <w:i/>
          </w:rPr>
          <w:delText>R</w:delText>
        </w:r>
        <w:r w:rsidRPr="00E77497" w:rsidDel="00BD3771">
          <w:delText>.</w:delText>
        </w:r>
        <w:r w:rsidDel="00BD3771">
          <w:delText>[[</w:delText>
        </w:r>
        <w:r w:rsidRPr="00E77497" w:rsidDel="00BD3771">
          <w:delText>value</w:delText>
        </w:r>
        <w:r w:rsidDel="00BD3771">
          <w:delText>]]</w:delText>
        </w:r>
        <w:r w:rsidRPr="00E77497" w:rsidDel="00BD3771">
          <w:delText>).</w:delText>
        </w:r>
      </w:del>
    </w:p>
    <w:p w14:paraId="31555D2B" w14:textId="77777777" w:rsidR="00176950" w:rsidRPr="00E77497" w:rsidRDefault="00176950" w:rsidP="00176950">
      <w:pPr>
        <w:pStyle w:val="Alg2"/>
        <w:numPr>
          <w:ilvl w:val="0"/>
          <w:numId w:val="130"/>
        </w:numPr>
        <w:spacing w:after="220"/>
        <w:rPr>
          <w:ins w:id="23300" w:author="Rev 6 Allen Wirfs-Brock" w:date="2012-02-18T19:32:00Z"/>
        </w:rPr>
      </w:pPr>
      <w:ins w:id="23301" w:author="Rev 6 Allen Wirfs-Brock" w:date="2012-02-18T19:32:00Z">
        <w:r w:rsidRPr="00E77497">
          <w:t xml:space="preserve">Return </w:t>
        </w:r>
        <w:r w:rsidRPr="00E77497">
          <w:rPr>
            <w:i/>
          </w:rPr>
          <w:t>R</w:t>
        </w:r>
        <w:r w:rsidRPr="00E77497">
          <w:t>.</w:t>
        </w:r>
      </w:ins>
    </w:p>
    <w:p w14:paraId="32E4088C" w14:textId="77777777" w:rsidR="00176950" w:rsidRPr="00E77497" w:rsidRDefault="00176950" w:rsidP="00176950">
      <w:pPr>
        <w:pStyle w:val="Note"/>
        <w:rPr>
          <w:ins w:id="23302" w:author="Rev 6 Allen Wirfs-Brock" w:date="2012-02-18T19:32:00Z"/>
        </w:rPr>
      </w:pPr>
      <w:ins w:id="23303" w:author="Rev 6 Allen Wirfs-Brock" w:date="2012-02-18T19:32:00Z">
        <w:r w:rsidRPr="00E77497">
          <w:t>NOTE</w:t>
        </w:r>
        <w:r w:rsidRPr="00E77497">
          <w:tab/>
          <w:t xml:space="preserve">No matter how control leaves the </w:t>
        </w:r>
        <w:r w:rsidRPr="00E77497">
          <w:rPr>
            <w:rStyle w:val="bnf"/>
          </w:rPr>
          <w:t>SwitchStatement</w:t>
        </w:r>
        <w:r w:rsidRPr="00E77497">
          <w:t xml:space="preserve"> the LexicalEnvironment is always restored to its former state.</w:t>
        </w:r>
      </w:ins>
    </w:p>
    <w:p w14:paraId="7128B919" w14:textId="77777777" w:rsidR="004D7410" w:rsidRPr="00E77497" w:rsidRDefault="004D7410" w:rsidP="004D7410">
      <w:pPr>
        <w:rPr>
          <w:ins w:id="23304" w:author="Rev 8 Allen Wirfs-Brock" w:date="2012-05-10T13:55:00Z"/>
        </w:rPr>
      </w:pPr>
      <w:ins w:id="23305" w:author="Rev 8 Allen Wirfs-Brock" w:date="2012-05-10T13:55:00Z">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w:t>
        </w:r>
      </w:ins>
      <w:ins w:id="23306" w:author="Rev 8 Allen Wirfs-Brock" w:date="2012-05-10T13:58:00Z">
        <w:r w:rsidRPr="00E46C84">
          <w:rPr>
            <w:rFonts w:cs="Arial"/>
            <w:sz w:val="16"/>
            <w:szCs w:val="16"/>
          </w:rPr>
          <w:t>[empty]</w:t>
        </w:r>
      </w:ins>
    </w:p>
    <w:p w14:paraId="4251F6E8" w14:textId="77777777" w:rsidR="004D7410" w:rsidRPr="00E77497" w:rsidRDefault="004D7410" w:rsidP="004D7410">
      <w:pPr>
        <w:pStyle w:val="Alg2"/>
        <w:numPr>
          <w:ilvl w:val="0"/>
          <w:numId w:val="812"/>
        </w:numPr>
        <w:spacing w:after="220"/>
        <w:rPr>
          <w:ins w:id="23307" w:author="Rev 8 Allen Wirfs-Brock" w:date="2012-05-10T13:55:00Z"/>
        </w:rPr>
      </w:pPr>
      <w:ins w:id="23308" w:author="Rev 8 Allen Wirfs-Brock" w:date="2012-05-10T13:55:00Z">
        <w:r w:rsidRPr="00E77497">
          <w:t xml:space="preserve">Return </w:t>
        </w:r>
      </w:ins>
      <w:ins w:id="23309" w:author="Rev 8 Allen Wirfs-Brock" w:date="2012-05-10T13:59:00Z">
        <w:r w:rsidR="00E46C84">
          <w:t>NormalCompletion(</w:t>
        </w:r>
        <w:r w:rsidR="00E46C84" w:rsidRPr="00E46C84">
          <w:rPr>
            <w:rFonts w:ascii="Arial" w:hAnsi="Arial" w:cs="Arial"/>
            <w:iCs/>
          </w:rPr>
          <w:t>empty</w:t>
        </w:r>
        <w:r w:rsidR="00E46C84" w:rsidRPr="00C7794D">
          <w:t>)</w:t>
        </w:r>
      </w:ins>
      <w:ins w:id="23310" w:author="Rev 8 Allen Wirfs-Brock" w:date="2012-05-10T13:55:00Z">
        <w:r w:rsidRPr="00E77497">
          <w:t>.</w:t>
        </w:r>
      </w:ins>
    </w:p>
    <w:p w14:paraId="5D7A01D0" w14:textId="77777777" w:rsidR="004C02EF" w:rsidRPr="00E77497" w:rsidRDefault="004C02EF" w:rsidP="004C02EF">
      <w:del w:id="23311" w:author="Rev 6 Allen Wirfs-Brock" w:date="2012-02-18T19:32:00Z">
        <w:r w:rsidRPr="004D1BD1" w:rsidDel="00176950">
          <w:delText xml:space="preserve">The production </w:delText>
        </w:r>
      </w:del>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StatementList</w:t>
      </w:r>
      <w:del w:id="23312" w:author="Rev 8 Allen Wirfs-Brock" w:date="2012-05-10T14:24:00Z">
        <w:r w:rsidRPr="00E77497" w:rsidDel="008C12B4">
          <w:rPr>
            <w:rFonts w:cs="Arial"/>
            <w:vertAlign w:val="subscript"/>
          </w:rPr>
          <w:delText>opt</w:delText>
        </w:r>
      </w:del>
      <w:r w:rsidRPr="00E77497">
        <w:t xml:space="preserve"> </w:t>
      </w:r>
      <w:del w:id="23313" w:author="Rev 6 Allen Wirfs-Brock" w:date="2012-02-18T19:32:00Z">
        <w:r w:rsidRPr="00E77497" w:rsidDel="00176950">
          <w:delText>is evaluated as follows:</w:delText>
        </w:r>
      </w:del>
    </w:p>
    <w:p w14:paraId="2CA4791B" w14:textId="77777777" w:rsidR="00E46C84" w:rsidRPr="00E77497" w:rsidRDefault="00E46C84" w:rsidP="008C12B4">
      <w:pPr>
        <w:pStyle w:val="Alg2"/>
        <w:numPr>
          <w:ilvl w:val="0"/>
          <w:numId w:val="813"/>
        </w:numPr>
        <w:spacing w:after="220"/>
        <w:rPr>
          <w:ins w:id="23314" w:author="Rev 8 Allen Wirfs-Brock" w:date="2012-05-10T14:03:00Z"/>
        </w:rPr>
      </w:pPr>
      <w:ins w:id="23315" w:author="Rev 8 Allen Wirfs-Brock" w:date="2012-05-10T14:03:00Z">
        <w:r w:rsidRPr="00E77497">
          <w:t xml:space="preserve">Return </w:t>
        </w:r>
      </w:ins>
      <w:ins w:id="23316" w:author="Rev 8 Allen Wirfs-Brock" w:date="2012-05-10T14:04:00Z">
        <w:r w:rsidRPr="00E77497">
          <w:t xml:space="preserve">the result of evaluating </w:t>
        </w:r>
        <w:r>
          <w:rPr>
            <w:i/>
          </w:rPr>
          <w:t>StatementList</w:t>
        </w:r>
      </w:ins>
      <w:ins w:id="23317" w:author="Rev 8 Allen Wirfs-Brock" w:date="2012-05-10T14:03:00Z">
        <w:r w:rsidRPr="00E77497">
          <w:t>.</w:t>
        </w:r>
      </w:ins>
    </w:p>
    <w:p w14:paraId="3CC6D3E8" w14:textId="77777777" w:rsidR="008C12B4" w:rsidRPr="00E77497" w:rsidRDefault="008C12B4" w:rsidP="008C12B4">
      <w:pPr>
        <w:rPr>
          <w:ins w:id="23318" w:author="Rev 8 Allen Wirfs-Brock" w:date="2012-05-10T14:22:00Z"/>
        </w:rPr>
      </w:pPr>
      <w:ins w:id="23319" w:author="Rev 8 Allen Wirfs-Brock" w:date="2012-05-10T14:23:00Z">
        <w:r>
          <w:rPr>
            <w:rFonts w:ascii="Times New Roman" w:hAnsi="Times New Roman"/>
            <w:i/>
          </w:rPr>
          <w:t>Default</w:t>
        </w:r>
      </w:ins>
      <w:ins w:id="23320" w:author="Rev 8 Allen Wirfs-Brock" w:date="2012-05-10T14:22:00Z">
        <w:r w:rsidRPr="003B4312">
          <w:rPr>
            <w:rFonts w:ascii="Times New Roman" w:hAnsi="Times New Roman"/>
            <w:i/>
          </w:rPr>
          <w:t>Clause</w:t>
        </w:r>
        <w:r w:rsidRPr="006B6D0A">
          <w:t xml:space="preserve"> </w:t>
        </w:r>
        <w:r w:rsidRPr="006B6D0A">
          <w:rPr>
            <w:b/>
          </w:rPr>
          <w:t>:</w:t>
        </w:r>
        <w:r w:rsidRPr="006B6D0A">
          <w:t xml:space="preserve"> </w:t>
        </w:r>
      </w:ins>
      <w:ins w:id="23321" w:author="Rev 8 Allen Wirfs-Brock" w:date="2012-05-10T14:23:00Z">
        <w:r>
          <w:rPr>
            <w:rFonts w:ascii="Courier New" w:hAnsi="Courier New"/>
            <w:b/>
          </w:rPr>
          <w:t>default</w:t>
        </w:r>
      </w:ins>
      <w:ins w:id="23322" w:author="Rev 8 Allen Wirfs-Brock" w:date="2012-05-10T14:22:00Z">
        <w:r w:rsidRPr="00B820AB">
          <w:rPr>
            <w:rFonts w:ascii="Courier New" w:hAnsi="Courier New"/>
            <w:b/>
          </w:rPr>
          <w:t>:</w:t>
        </w:r>
        <w:r w:rsidRPr="00675B74">
          <w:rPr>
            <w:rFonts w:ascii="Times New Roman" w:hAnsi="Times New Roman"/>
            <w:i/>
          </w:rPr>
          <w:t xml:space="preserve"> </w:t>
        </w:r>
        <w:r w:rsidRPr="00E46C84">
          <w:rPr>
            <w:rFonts w:cs="Arial"/>
            <w:sz w:val="16"/>
            <w:szCs w:val="16"/>
          </w:rPr>
          <w:t>[empty]</w:t>
        </w:r>
      </w:ins>
    </w:p>
    <w:p w14:paraId="32BC2F9E" w14:textId="77777777" w:rsidR="008C12B4" w:rsidRPr="00E77497" w:rsidRDefault="008C12B4" w:rsidP="008C12B4">
      <w:pPr>
        <w:pStyle w:val="Alg2"/>
        <w:numPr>
          <w:ilvl w:val="0"/>
          <w:numId w:val="815"/>
        </w:numPr>
        <w:spacing w:after="220"/>
        <w:rPr>
          <w:ins w:id="23323" w:author="Rev 8 Allen Wirfs-Brock" w:date="2012-05-10T14:22:00Z"/>
        </w:rPr>
      </w:pPr>
      <w:ins w:id="23324" w:author="Rev 8 Allen Wirfs-Brock" w:date="2012-05-10T14:22:00Z">
        <w:r w:rsidRPr="00E77497">
          <w:t xml:space="preserve">Return </w:t>
        </w:r>
        <w:r>
          <w:t>NormalCompletion(</w:t>
        </w:r>
        <w:r w:rsidRPr="00E46C84">
          <w:rPr>
            <w:rFonts w:ascii="Arial" w:hAnsi="Arial" w:cs="Arial"/>
            <w:iCs/>
          </w:rPr>
          <w:t>empty</w:t>
        </w:r>
        <w:r w:rsidRPr="00C7794D">
          <w:t>)</w:t>
        </w:r>
        <w:r w:rsidRPr="00E77497">
          <w:t>.</w:t>
        </w:r>
      </w:ins>
    </w:p>
    <w:p w14:paraId="787B8D0C" w14:textId="77777777" w:rsidR="008C12B4" w:rsidRPr="00E77497" w:rsidRDefault="008C12B4" w:rsidP="008C12B4">
      <w:pPr>
        <w:rPr>
          <w:ins w:id="23325" w:author="Rev 8 Allen Wirfs-Brock" w:date="2012-05-10T14:22:00Z"/>
        </w:rPr>
      </w:pPr>
      <w:ins w:id="23326" w:author="Rev 8 Allen Wirfs-Brock" w:date="2012-05-10T14:23:00Z">
        <w:r>
          <w:rPr>
            <w:rFonts w:ascii="Times New Roman" w:hAnsi="Times New Roman"/>
            <w:i/>
          </w:rPr>
          <w:t>Default</w:t>
        </w:r>
      </w:ins>
      <w:ins w:id="23327" w:author="Rev 8 Allen Wirfs-Brock" w:date="2012-05-10T14:22:00Z">
        <w:r w:rsidRPr="003B4312">
          <w:rPr>
            <w:rFonts w:ascii="Times New Roman" w:hAnsi="Times New Roman"/>
            <w:i/>
          </w:rPr>
          <w:t>Clause</w:t>
        </w:r>
        <w:r w:rsidRPr="006B6D0A">
          <w:t xml:space="preserve"> </w:t>
        </w:r>
        <w:r w:rsidRPr="006B6D0A">
          <w:rPr>
            <w:b/>
          </w:rPr>
          <w:t>:</w:t>
        </w:r>
        <w:r w:rsidRPr="006B6D0A">
          <w:t xml:space="preserve"> </w:t>
        </w:r>
      </w:ins>
      <w:ins w:id="23328" w:author="Rev 8 Allen Wirfs-Brock" w:date="2012-05-10T14:23:00Z">
        <w:r>
          <w:rPr>
            <w:rFonts w:ascii="Courier New" w:hAnsi="Courier New"/>
            <w:b/>
          </w:rPr>
          <w:t>default</w:t>
        </w:r>
      </w:ins>
      <w:ins w:id="23329" w:author="Rev 8 Allen Wirfs-Brock" w:date="2012-05-10T14:22:00Z">
        <w:r w:rsidRPr="00B820AB">
          <w:rPr>
            <w:rFonts w:ascii="Courier New" w:hAnsi="Courier New"/>
            <w:b/>
          </w:rPr>
          <w:t>:</w:t>
        </w:r>
        <w:r w:rsidRPr="00675B74">
          <w:rPr>
            <w:rFonts w:ascii="Times New Roman" w:hAnsi="Times New Roman"/>
            <w:i/>
          </w:rPr>
          <w:t xml:space="preserve"> StatementList</w:t>
        </w:r>
        <w:r w:rsidRPr="00E77497">
          <w:t xml:space="preserve"> </w:t>
        </w:r>
      </w:ins>
    </w:p>
    <w:p w14:paraId="36DEFE98" w14:textId="77777777" w:rsidR="008C12B4" w:rsidRPr="00E77497" w:rsidRDefault="008C12B4" w:rsidP="008C12B4">
      <w:pPr>
        <w:pStyle w:val="Alg2"/>
        <w:numPr>
          <w:ilvl w:val="0"/>
          <w:numId w:val="816"/>
        </w:numPr>
        <w:spacing w:after="220"/>
        <w:rPr>
          <w:ins w:id="23330" w:author="Rev 8 Allen Wirfs-Brock" w:date="2012-05-10T14:22:00Z"/>
        </w:rPr>
      </w:pPr>
      <w:ins w:id="23331" w:author="Rev 8 Allen Wirfs-Brock" w:date="2012-05-10T14:22:00Z">
        <w:r w:rsidRPr="00E77497">
          <w:t xml:space="preserve">Return the result of evaluating </w:t>
        </w:r>
        <w:r>
          <w:rPr>
            <w:i/>
          </w:rPr>
          <w:t>StatementList</w:t>
        </w:r>
        <w:r w:rsidRPr="00E77497">
          <w:t>.</w:t>
        </w:r>
      </w:ins>
    </w:p>
    <w:p w14:paraId="23D9E32A" w14:textId="77777777" w:rsidR="004C02EF" w:rsidRPr="00E77497" w:rsidDel="004D7410" w:rsidRDefault="004C02EF" w:rsidP="004D7410">
      <w:pPr>
        <w:pStyle w:val="Alg2"/>
        <w:numPr>
          <w:ilvl w:val="0"/>
          <w:numId w:val="812"/>
        </w:numPr>
        <w:rPr>
          <w:del w:id="23332" w:author="Rev 8 Allen Wirfs-Brock" w:date="2012-05-10T13:55:00Z"/>
        </w:rPr>
      </w:pPr>
      <w:del w:id="23333" w:author="Rev 8 Allen Wirfs-Brock" w:date="2012-05-10T13:55:00Z">
        <w:r w:rsidRPr="00E77497" w:rsidDel="004D7410">
          <w:delText xml:space="preserve">Let </w:delText>
        </w:r>
        <w:r w:rsidRPr="00E77497" w:rsidDel="004D7410">
          <w:rPr>
            <w:i/>
          </w:rPr>
          <w:delText>exprRef</w:delText>
        </w:r>
        <w:r w:rsidRPr="00E77497" w:rsidDel="004D7410">
          <w:delText xml:space="preserve"> be the result of evaluating </w:delText>
        </w:r>
        <w:r w:rsidRPr="00E77497" w:rsidDel="004D7410">
          <w:rPr>
            <w:i/>
          </w:rPr>
          <w:delText>Expression</w:delText>
        </w:r>
        <w:r w:rsidRPr="00E77497" w:rsidDel="004D7410">
          <w:delText>.</w:delText>
        </w:r>
      </w:del>
    </w:p>
    <w:p w14:paraId="78EC82D8" w14:textId="77777777" w:rsidR="004C02EF" w:rsidRPr="00E77497" w:rsidDel="00E46C84" w:rsidRDefault="004C02EF" w:rsidP="00E46C84">
      <w:pPr>
        <w:pStyle w:val="Alg2"/>
        <w:numPr>
          <w:ilvl w:val="0"/>
          <w:numId w:val="812"/>
        </w:numPr>
        <w:spacing w:after="220"/>
        <w:rPr>
          <w:del w:id="23334" w:author="Rev 8 Allen Wirfs-Brock" w:date="2012-05-10T14:04:00Z"/>
        </w:rPr>
      </w:pPr>
      <w:del w:id="23335" w:author="Rev 8 Allen Wirfs-Brock" w:date="2012-05-10T14:04:00Z">
        <w:r w:rsidRPr="00E77497" w:rsidDel="00E46C84">
          <w:delText xml:space="preserve">Return </w:delText>
        </w:r>
      </w:del>
      <w:del w:id="23336" w:author="Rev 8 Allen Wirfs-Brock" w:date="2012-05-10T13:55:00Z">
        <w:r w:rsidRPr="00E77497" w:rsidDel="004D7410">
          <w:delText>GetValue(</w:delText>
        </w:r>
        <w:r w:rsidRPr="00E77497" w:rsidDel="004D7410">
          <w:rPr>
            <w:i/>
          </w:rPr>
          <w:delText>exprRef</w:delText>
        </w:r>
        <w:r w:rsidRPr="00E77497" w:rsidDel="004D7410">
          <w:delText>)</w:delText>
        </w:r>
      </w:del>
      <w:del w:id="23337" w:author="Rev 8 Allen Wirfs-Brock" w:date="2012-05-10T14:04:00Z">
        <w:r w:rsidRPr="00E77497" w:rsidDel="00E46C84">
          <w:delText>.</w:delText>
        </w:r>
      </w:del>
    </w:p>
    <w:p w14:paraId="24648857" w14:textId="77777777" w:rsidR="004C02EF" w:rsidRPr="00E77497" w:rsidDel="00E46C84" w:rsidRDefault="004C02EF" w:rsidP="004C02EF">
      <w:pPr>
        <w:pStyle w:val="Note"/>
        <w:rPr>
          <w:del w:id="23338" w:author="Rev 8 Allen Wirfs-Brock" w:date="2012-05-10T14:01:00Z"/>
        </w:rPr>
      </w:pPr>
      <w:del w:id="23339" w:author="Rev 8 Allen Wirfs-Brock" w:date="2012-05-10T14:01:00Z">
        <w:r w:rsidRPr="00E77497" w:rsidDel="00E46C84">
          <w:delText>NOTE</w:delText>
        </w:r>
        <w:r w:rsidRPr="00E77497" w:rsidDel="00E46C84">
          <w:tab/>
        </w:r>
      </w:del>
      <w:del w:id="23340" w:author="Rev 8 Allen Wirfs-Brock" w:date="2012-05-10T14:00:00Z">
        <w:r w:rsidRPr="00E77497" w:rsidDel="00E46C84">
          <w:delText xml:space="preserve">Evaluating </w:delText>
        </w:r>
        <w:r w:rsidRPr="00E77497" w:rsidDel="00E46C84">
          <w:rPr>
            <w:rStyle w:val="bnf"/>
          </w:rPr>
          <w:delText>CaseClause</w:delText>
        </w:r>
        <w:r w:rsidRPr="00E77497" w:rsidDel="00E46C84">
          <w:delText xml:space="preserve"> does not execute the associated </w:delText>
        </w:r>
        <w:r w:rsidRPr="00E77497" w:rsidDel="00E46C84">
          <w:rPr>
            <w:rStyle w:val="bnf"/>
          </w:rPr>
          <w:delText>StatementList</w:delText>
        </w:r>
        <w:r w:rsidRPr="00E77497" w:rsidDel="00E46C84">
          <w:delText xml:space="preserve">. It simply evaluates the </w:delText>
        </w:r>
        <w:r w:rsidRPr="00E77497" w:rsidDel="00E46C84">
          <w:rPr>
            <w:rStyle w:val="bnf"/>
          </w:rPr>
          <w:delText>Expression</w:delText>
        </w:r>
        <w:r w:rsidRPr="00E77497" w:rsidDel="00E46C84">
          <w:delText xml:space="preserve"> and returns the value, which the </w:delText>
        </w:r>
        <w:r w:rsidRPr="00E77497" w:rsidDel="00E46C84">
          <w:rPr>
            <w:rStyle w:val="bnf"/>
          </w:rPr>
          <w:delText>CaseBlock</w:delText>
        </w:r>
        <w:r w:rsidRPr="00E77497" w:rsidDel="00E46C84">
          <w:delText xml:space="preserve"> algorithm uses to determine which </w:delText>
        </w:r>
        <w:r w:rsidRPr="00E77497" w:rsidDel="00E46C84">
          <w:rPr>
            <w:rStyle w:val="bnf"/>
          </w:rPr>
          <w:delText>StatementList</w:delText>
        </w:r>
        <w:r w:rsidRPr="00E77497" w:rsidDel="00E46C84">
          <w:delText xml:space="preserve"> to start executing.</w:delText>
        </w:r>
      </w:del>
    </w:p>
    <w:p w14:paraId="3FCF2C6D" w14:textId="77777777" w:rsidR="004C02EF" w:rsidRPr="00E77497" w:rsidRDefault="004C02EF" w:rsidP="00B43482">
      <w:pPr>
        <w:pStyle w:val="20"/>
        <w:numPr>
          <w:ilvl w:val="0"/>
          <w:numId w:val="0"/>
        </w:numPr>
      </w:pPr>
      <w:bookmarkStart w:id="23341" w:name="_Toc417706230"/>
      <w:bookmarkStart w:id="23342" w:name="_Ref457437678"/>
      <w:bookmarkStart w:id="23343" w:name="_Toc472818890"/>
      <w:bookmarkStart w:id="23344" w:name="_Toc235503466"/>
      <w:bookmarkStart w:id="23345" w:name="_Toc241509241"/>
      <w:bookmarkStart w:id="23346" w:name="_Toc244416728"/>
      <w:bookmarkStart w:id="23347" w:name="_Toc276631092"/>
      <w:bookmarkStart w:id="23348" w:name="_Toc336509574"/>
      <w:r w:rsidRPr="00E77497">
        <w:t>12.12</w:t>
      </w:r>
      <w:r w:rsidRPr="00E77497">
        <w:tab/>
        <w:t>Labelled Statements</w:t>
      </w:r>
      <w:bookmarkEnd w:id="23341"/>
      <w:bookmarkEnd w:id="23342"/>
      <w:bookmarkEnd w:id="23343"/>
      <w:bookmarkEnd w:id="23344"/>
      <w:bookmarkEnd w:id="23345"/>
      <w:bookmarkEnd w:id="23346"/>
      <w:bookmarkEnd w:id="23347"/>
      <w:bookmarkEnd w:id="23348"/>
    </w:p>
    <w:p w14:paraId="09E81BA1" w14:textId="77777777" w:rsidR="004C02EF" w:rsidRPr="00E77497" w:rsidRDefault="004C02EF" w:rsidP="004C02EF">
      <w:pPr>
        <w:pStyle w:val="Syntax"/>
      </w:pPr>
      <w:r w:rsidRPr="00E77497">
        <w:t>Syntax</w:t>
      </w:r>
    </w:p>
    <w:p w14:paraId="2878B4A6" w14:textId="77777777" w:rsidR="004C02EF" w:rsidRPr="00E77497" w:rsidRDefault="004C02EF" w:rsidP="004C02EF">
      <w:pPr>
        <w:pStyle w:val="SyntaxRule"/>
      </w:pPr>
      <w:r w:rsidRPr="00E77497">
        <w:t xml:space="preserve">LabelledStatement </w:t>
      </w:r>
      <w:r w:rsidRPr="00E77497">
        <w:rPr>
          <w:rFonts w:ascii="Arial" w:hAnsi="Arial"/>
          <w:b/>
          <w:i w:val="0"/>
        </w:rPr>
        <w:t>:</w:t>
      </w:r>
    </w:p>
    <w:p w14:paraId="39B710E2" w14:textId="77777777" w:rsidR="004C02EF" w:rsidRPr="00E77497" w:rsidRDefault="004C02EF" w:rsidP="004C02EF">
      <w:pPr>
        <w:pStyle w:val="SyntaxDefinition"/>
      </w:pPr>
      <w:r w:rsidRPr="00E77497">
        <w:t xml:space="preserve">Identifier </w:t>
      </w:r>
      <w:r w:rsidRPr="00E77497">
        <w:rPr>
          <w:rFonts w:ascii="Courier New" w:hAnsi="Courier New"/>
          <w:b/>
          <w:i w:val="0"/>
        </w:rPr>
        <w:t>:</w:t>
      </w:r>
      <w:r w:rsidRPr="00E77497">
        <w:t xml:space="preserve"> Statement</w:t>
      </w:r>
    </w:p>
    <w:p w14:paraId="3F0F7A01" w14:textId="77777777" w:rsidR="004C02EF" w:rsidRPr="00E77497" w:rsidDel="00147F71" w:rsidRDefault="004C02EF" w:rsidP="004C02EF">
      <w:pPr>
        <w:pStyle w:val="Syntax"/>
        <w:rPr>
          <w:del w:id="23349" w:author="Rev 6 Allen Wirfs-Brock" w:date="2012-02-23T14:57:00Z"/>
        </w:rPr>
      </w:pPr>
      <w:del w:id="23350" w:author="Rev 6 Allen Wirfs-Brock" w:date="2012-02-23T14:57:00Z">
        <w:r w:rsidRPr="00E77497" w:rsidDel="00147F71">
          <w:delText>Semantics</w:delText>
        </w:r>
      </w:del>
    </w:p>
    <w:p w14:paraId="4FC85247" w14:textId="77777777" w:rsidR="00C56970" w:rsidRPr="00C56970" w:rsidRDefault="005648C3" w:rsidP="00C56970">
      <w:pPr>
        <w:rPr>
          <w:ins w:id="23351" w:author="Rev 6 Allen Wirfs-Brock" w:date="2012-02-23T18:06:00Z"/>
          <w:sz w:val="18"/>
          <w:szCs w:val="18"/>
        </w:rPr>
      </w:pPr>
      <w:ins w:id="23352" w:author="Rev 3 Allen Wirfs-Brock" w:date="2011-09-02T11:42:00Z">
        <w:r w:rsidRPr="00E77497">
          <w:rPr>
            <w:sz w:val="18"/>
          </w:rPr>
          <w:t>NOTE</w:t>
        </w:r>
        <w:r w:rsidRPr="00E77497">
          <w:rPr>
            <w:sz w:val="18"/>
          </w:rPr>
          <w:tab/>
        </w:r>
      </w:ins>
      <w:r w:rsidR="004C02EF" w:rsidRPr="00C7794D">
        <w:rPr>
          <w:sz w:val="18"/>
        </w:rPr>
        <w:t xml:space="preserve">A </w:t>
      </w:r>
      <w:r w:rsidR="004C02EF" w:rsidRPr="00C7794D">
        <w:rPr>
          <w:rFonts w:ascii="Times New Roman" w:hAnsi="Times New Roman"/>
          <w:i/>
          <w:sz w:val="18"/>
        </w:rPr>
        <w:t>Statement</w:t>
      </w:r>
      <w:r w:rsidR="004C02EF" w:rsidRPr="00C7794D">
        <w:rPr>
          <w:sz w:val="18"/>
        </w:rPr>
        <w:t xml:space="preserve"> may be prefixed by a label. Labelled statements are only used in conjunction with labelled </w:t>
      </w:r>
      <w:r w:rsidR="004C02EF" w:rsidRPr="00C7794D">
        <w:rPr>
          <w:rFonts w:ascii="Courier New" w:hAnsi="Courier New"/>
          <w:b/>
          <w:sz w:val="18"/>
        </w:rPr>
        <w:t>break</w:t>
      </w:r>
      <w:r w:rsidR="004C02EF" w:rsidRPr="00C7794D">
        <w:rPr>
          <w:sz w:val="18"/>
        </w:rPr>
        <w:t xml:space="preserve"> and </w:t>
      </w:r>
      <w:r w:rsidR="004C02EF" w:rsidRPr="00C7794D">
        <w:rPr>
          <w:rFonts w:ascii="Courier New" w:hAnsi="Courier New"/>
          <w:b/>
          <w:sz w:val="18"/>
        </w:rPr>
        <w:t>continue</w:t>
      </w:r>
      <w:r w:rsidR="004C02EF" w:rsidRPr="00C7794D">
        <w:rPr>
          <w:sz w:val="18"/>
        </w:rPr>
        <w:t xml:space="preserve"> statements. ECMAScript has no </w:t>
      </w:r>
      <w:r w:rsidR="004C02EF" w:rsidRPr="00C7794D">
        <w:rPr>
          <w:rFonts w:ascii="Courier New" w:hAnsi="Courier New"/>
          <w:b/>
          <w:sz w:val="18"/>
        </w:rPr>
        <w:t>goto</w:t>
      </w:r>
      <w:r w:rsidR="004C02EF" w:rsidRPr="00C7794D">
        <w:rPr>
          <w:sz w:val="18"/>
        </w:rPr>
        <w:t xml:space="preserve"> statement</w:t>
      </w:r>
      <w:r w:rsidR="004C02EF" w:rsidRPr="00C56970">
        <w:rPr>
          <w:sz w:val="18"/>
          <w:szCs w:val="18"/>
        </w:rPr>
        <w:t>.</w:t>
      </w:r>
      <w:ins w:id="23353" w:author="Rev 6 Allen Wirfs-Brock" w:date="2012-02-23T18:07:00Z">
        <w:r w:rsidR="00C56970" w:rsidRPr="00C56970">
          <w:rPr>
            <w:sz w:val="18"/>
            <w:szCs w:val="18"/>
          </w:rPr>
          <w:t xml:space="preserve"> </w:t>
        </w:r>
      </w:ins>
      <w:ins w:id="23354" w:author="Rev 6 Allen Wirfs-Brock" w:date="2012-02-23T18:06:00Z">
        <w:r w:rsidR="00C56970" w:rsidRPr="00C56970">
          <w:rPr>
            <w:sz w:val="18"/>
            <w:szCs w:val="18"/>
          </w:rPr>
          <w:t xml:space="preserve">A </w:t>
        </w:r>
        <w:r w:rsidR="00C56970" w:rsidRPr="00C56970">
          <w:rPr>
            <w:rFonts w:ascii="Times New Roman" w:hAnsi="Times New Roman"/>
            <w:i/>
            <w:sz w:val="18"/>
            <w:szCs w:val="18"/>
          </w:rPr>
          <w:t>Statement</w:t>
        </w:r>
        <w:r w:rsidR="00C56970" w:rsidRPr="00C56970">
          <w:rPr>
            <w:sz w:val="18"/>
            <w:szCs w:val="18"/>
          </w:rPr>
          <w:t xml:space="preserve"> can be part of a </w:t>
        </w:r>
        <w:r w:rsidR="00C56970" w:rsidRPr="00C56970">
          <w:rPr>
            <w:rFonts w:ascii="Times New Roman" w:hAnsi="Times New Roman"/>
            <w:i/>
            <w:sz w:val="18"/>
            <w:szCs w:val="18"/>
          </w:rPr>
          <w:t>LabelledStatement</w:t>
        </w:r>
        <w:r w:rsidR="00C56970" w:rsidRPr="00C56970">
          <w:rPr>
            <w:sz w:val="18"/>
            <w:szCs w:val="18"/>
          </w:rPr>
          <w:t xml:space="preserve">, which itself can be part of a </w:t>
        </w:r>
        <w:r w:rsidR="00C56970" w:rsidRPr="00C56970">
          <w:rPr>
            <w:rFonts w:ascii="Times New Roman" w:hAnsi="Times New Roman"/>
            <w:i/>
            <w:sz w:val="18"/>
            <w:szCs w:val="18"/>
          </w:rPr>
          <w:t>LabelledStatement</w:t>
        </w:r>
        <w:r w:rsidR="00C56970" w:rsidRPr="00C56970">
          <w:rPr>
            <w:sz w:val="18"/>
            <w:szCs w:val="18"/>
          </w:rPr>
          <w:t xml:space="preserve">, and so on. The labels introduced this way are collectively referred to as the “current label set” when describing the semantics of individual statements. A </w:t>
        </w:r>
        <w:r w:rsidR="00C56970" w:rsidRPr="00C56970">
          <w:rPr>
            <w:rFonts w:ascii="Times New Roman" w:hAnsi="Times New Roman"/>
            <w:i/>
            <w:sz w:val="18"/>
            <w:szCs w:val="18"/>
          </w:rPr>
          <w:t>LabelledStatement</w:t>
        </w:r>
        <w:r w:rsidR="00C56970" w:rsidRPr="00C56970">
          <w:rPr>
            <w:sz w:val="18"/>
            <w:szCs w:val="18"/>
          </w:rPr>
          <w:t xml:space="preserve"> has no semantic meaning other than the introduction of a label to a </w:t>
        </w:r>
        <w:r w:rsidR="00C56970" w:rsidRPr="00C56970">
          <w:rPr>
            <w:i/>
            <w:sz w:val="18"/>
            <w:szCs w:val="18"/>
          </w:rPr>
          <w:t>label set</w:t>
        </w:r>
        <w:r w:rsidR="00C56970" w:rsidRPr="00C56970">
          <w:rPr>
            <w:sz w:val="18"/>
            <w:szCs w:val="18"/>
          </w:rPr>
          <w:t xml:space="preserve">. The label set of an </w:t>
        </w:r>
        <w:r w:rsidR="00C56970" w:rsidRPr="00C56970">
          <w:rPr>
            <w:rFonts w:ascii="Times New Roman" w:hAnsi="Times New Roman"/>
            <w:i/>
            <w:sz w:val="18"/>
            <w:szCs w:val="18"/>
          </w:rPr>
          <w:t>IterationStatement</w:t>
        </w:r>
        <w:r w:rsidR="00C56970" w:rsidRPr="00C56970">
          <w:rPr>
            <w:sz w:val="18"/>
            <w:szCs w:val="18"/>
          </w:rPr>
          <w:t xml:space="preserve"> or a</w:t>
        </w:r>
        <w:r w:rsidR="00C56970" w:rsidRPr="00C56970">
          <w:rPr>
            <w:rFonts w:ascii="Times New Roman" w:hAnsi="Times New Roman"/>
            <w:i/>
            <w:sz w:val="18"/>
            <w:szCs w:val="18"/>
          </w:rPr>
          <w:t xml:space="preserve"> SwitchStatement</w:t>
        </w:r>
        <w:r w:rsidR="00C56970" w:rsidRPr="00C56970">
          <w:rPr>
            <w:sz w:val="18"/>
            <w:szCs w:val="18"/>
          </w:rPr>
          <w:t xml:space="preserve"> initially contains the single element </w:t>
        </w:r>
        <w:r w:rsidR="00C56970" w:rsidRPr="00C56970">
          <w:rPr>
            <w:b/>
            <w:sz w:val="18"/>
            <w:szCs w:val="18"/>
          </w:rPr>
          <w:t>empty</w:t>
        </w:r>
        <w:r w:rsidR="00C56970" w:rsidRPr="00C56970">
          <w:rPr>
            <w:sz w:val="18"/>
            <w:szCs w:val="18"/>
          </w:rPr>
          <w:t>. The label set of any other statement is initially empty.</w:t>
        </w:r>
      </w:ins>
    </w:p>
    <w:p w14:paraId="5309466F" w14:textId="77777777" w:rsidR="00C56970" w:rsidRPr="00C7794D" w:rsidRDefault="00C56970" w:rsidP="004C02EF">
      <w:pPr>
        <w:rPr>
          <w:sz w:val="18"/>
        </w:rPr>
      </w:pPr>
    </w:p>
    <w:p w14:paraId="25DFE598" w14:textId="77777777" w:rsidR="00147F71" w:rsidRPr="00E77497" w:rsidRDefault="00147F71" w:rsidP="00147F71">
      <w:pPr>
        <w:pStyle w:val="40"/>
        <w:numPr>
          <w:ilvl w:val="0"/>
          <w:numId w:val="0"/>
        </w:numPr>
        <w:rPr>
          <w:ins w:id="23355" w:author="Rev 6 Allen Wirfs-Brock" w:date="2012-02-23T14:57:00Z"/>
        </w:rPr>
      </w:pPr>
      <w:ins w:id="23356" w:author="Rev 6 Allen Wirfs-Brock" w:date="2012-02-23T14:57:00Z">
        <w:r w:rsidRPr="00E77497">
          <w:t>Static Semantics</w:t>
        </w:r>
      </w:ins>
    </w:p>
    <w:p w14:paraId="1977C6D2" w14:textId="77777777" w:rsidR="00147F71" w:rsidRPr="00E77497" w:rsidRDefault="00147F71" w:rsidP="00147F71">
      <w:pPr>
        <w:rPr>
          <w:ins w:id="23357" w:author="Rev 6 Allen Wirfs-Brock" w:date="2012-02-23T14:57:00Z"/>
          <w:rFonts w:ascii="Helvetica" w:hAnsi="Helvetica"/>
          <w:b/>
        </w:rPr>
      </w:pPr>
      <w:ins w:id="23358" w:author="Rev 6 Allen Wirfs-Brock" w:date="2012-02-23T14:57:00Z">
        <w:r w:rsidRPr="00E77497">
          <w:rPr>
            <w:rFonts w:ascii="Helvetica" w:hAnsi="Helvetica"/>
            <w:b/>
          </w:rPr>
          <w:t>Static Semantics:  Early Errors</w:t>
        </w:r>
      </w:ins>
    </w:p>
    <w:p w14:paraId="23132E86" w14:textId="77777777" w:rsidR="00AF515E" w:rsidRPr="00675B74" w:rsidRDefault="00AF515E" w:rsidP="00AF515E">
      <w:pPr>
        <w:numPr>
          <w:ilvl w:val="0"/>
          <w:numId w:val="676"/>
        </w:numPr>
      </w:pPr>
      <w:ins w:id="23359" w:author="Rev 6 Allen Wirfs-Brock" w:date="2012-02-23T15:03:00Z">
        <w:r w:rsidRPr="006B6D0A">
          <w:t xml:space="preserve">It is a Syntax Error if </w:t>
        </w:r>
      </w:ins>
      <w:del w:id="23360" w:author="Rev 6 Allen Wirfs-Brock" w:date="2012-02-23T15:03:00Z">
        <w:r w:rsidR="004C02EF" w:rsidRPr="004D1BD1" w:rsidDel="00AF515E">
          <w:delText xml:space="preserve">An ECMAScript program is considered syntactically incorrect if it contains </w:delText>
        </w:r>
      </w:del>
      <w:r w:rsidR="004C02EF" w:rsidRPr="004D1BD1">
        <w:t xml:space="preserve">a </w:t>
      </w:r>
      <w:r w:rsidR="004C02EF" w:rsidRPr="003B4312">
        <w:rPr>
          <w:rFonts w:ascii="Times New Roman" w:hAnsi="Times New Roman"/>
          <w:i/>
        </w:rPr>
        <w:t>LabelledStatement</w:t>
      </w:r>
      <w:r w:rsidR="004C02EF" w:rsidRPr="006B6D0A">
        <w:t xml:space="preserve"> </w:t>
      </w:r>
      <w:del w:id="23361" w:author="Rev 6 Allen Wirfs-Brock" w:date="2012-02-23T15:03:00Z">
        <w:r w:rsidR="004C02EF" w:rsidRPr="006B6D0A" w:rsidDel="00AF515E">
          <w:delText xml:space="preserve">that </w:delText>
        </w:r>
      </w:del>
      <w:r w:rsidR="004C02EF" w:rsidRPr="006B6D0A">
        <w:t xml:space="preserve">is enclosed by a </w:t>
      </w:r>
      <w:r w:rsidR="004C02EF" w:rsidRPr="006B6D0A">
        <w:rPr>
          <w:rFonts w:ascii="Times New Roman" w:hAnsi="Times New Roman"/>
          <w:i/>
        </w:rPr>
        <w:t>LabelledStatement</w:t>
      </w:r>
      <w:r w:rsidR="004C02EF" w:rsidRPr="006B6D0A">
        <w:t xml:space="preserve"> with the same </w:t>
      </w:r>
      <w:r w:rsidR="004C02EF" w:rsidRPr="00E65A34">
        <w:rPr>
          <w:rFonts w:ascii="Times New Roman" w:hAnsi="Times New Roman"/>
          <w:i/>
        </w:rPr>
        <w:t>Identifier</w:t>
      </w:r>
      <w:r w:rsidR="004C02EF" w:rsidRPr="009C202C">
        <w:t xml:space="preserve"> as label. This does not apply to labels appearing within the body of a </w:t>
      </w:r>
      <w:r w:rsidR="004C02EF" w:rsidRPr="00B820AB">
        <w:rPr>
          <w:rFonts w:ascii="Times New Roman" w:hAnsi="Times New Roman"/>
          <w:i/>
        </w:rPr>
        <w:t>FunctionDeclaration</w:t>
      </w:r>
      <w:r w:rsidR="004C02EF" w:rsidRPr="00675B74">
        <w:t xml:space="preserve"> that is nested, directly or indirectly, within a labelled statement.</w:t>
      </w:r>
    </w:p>
    <w:p w14:paraId="31EC820E" w14:textId="77777777" w:rsidR="00AF515E" w:rsidRPr="00E77497" w:rsidRDefault="00AF515E" w:rsidP="00AF515E">
      <w:pPr>
        <w:rPr>
          <w:ins w:id="23362" w:author="Rev 6 Allen Wirfs-Brock" w:date="2012-02-23T15:00:00Z"/>
          <w:rFonts w:ascii="Helvetica" w:hAnsi="Helvetica"/>
          <w:b/>
        </w:rPr>
      </w:pPr>
      <w:ins w:id="23363" w:author="Rev 6 Allen Wirfs-Brock" w:date="2012-02-23T15:00:00Z">
        <w:r w:rsidRPr="00E77497">
          <w:rPr>
            <w:rFonts w:ascii="Helvetica" w:hAnsi="Helvetica"/>
            <w:b/>
          </w:rPr>
          <w:t xml:space="preserve">Static Semantics:  </w:t>
        </w:r>
        <w:r w:rsidRPr="00E77497">
          <w:rPr>
            <w:rFonts w:ascii="Helvetica" w:hAnsi="Helvetica"/>
            <w:b/>
            <w:lang w:eastAsia="en-US"/>
          </w:rPr>
          <w:t>VarDeclaredNames</w:t>
        </w:r>
      </w:ins>
    </w:p>
    <w:p w14:paraId="59460F7A" w14:textId="77777777" w:rsidR="005648C3" w:rsidRPr="00E77497" w:rsidRDefault="005648C3" w:rsidP="005648C3">
      <w:pPr>
        <w:jc w:val="left"/>
        <w:rPr>
          <w:ins w:id="23364" w:author="Rev 3 Allen Wirfs-Brock" w:date="2011-09-02T11:43:00Z"/>
        </w:rPr>
      </w:pPr>
      <w:ins w:id="23365" w:author="Rev 3 Allen Wirfs-Brock" w:date="2011-09-02T11:43:00Z">
        <w:del w:id="23366" w:author="Rev 6 Allen Wirfs-Brock" w:date="2012-02-23T15:00:00Z">
          <w:r w:rsidRPr="00E77497" w:rsidDel="00AF515E">
            <w:delText xml:space="preserve">The VarDeclaredNames of the production  </w:delText>
          </w:r>
        </w:del>
      </w:ins>
      <w:ins w:id="23367" w:author="Rev 3 Allen Wirfs-Brock" w:date="2011-09-09T16:56:00Z">
        <w:del w:id="23368" w:author="Rev 6 Allen Wirfs-Brock" w:date="2012-02-23T15:00:00Z">
          <w:r w:rsidR="00503D75" w:rsidRPr="00E77497" w:rsidDel="00AF515E">
            <w:rPr>
              <w:rFonts w:ascii="Times New Roman" w:hAnsi="Times New Roman"/>
              <w:i/>
            </w:rPr>
            <w:delText>DefaultCase</w:delText>
          </w:r>
        </w:del>
      </w:ins>
      <w:ins w:id="23369" w:author="Rev 6 Allen Wirfs-Brock" w:date="2012-02-23T15:00:00Z">
        <w:r w:rsidR="00AF515E">
          <w:rPr>
            <w:rFonts w:ascii="Times New Roman" w:hAnsi="Times New Roman"/>
            <w:i/>
          </w:rPr>
          <w:t>LabelledStatement</w:t>
        </w:r>
      </w:ins>
      <w:ins w:id="23370" w:author="Rev 3 Allen Wirfs-Brock" w:date="2011-09-02T11:43:00Z">
        <w:r w:rsidRPr="00E77497">
          <w:rPr>
            <w:rFonts w:ascii="Times New Roman" w:hAnsi="Times New Roman"/>
            <w:i/>
          </w:rPr>
          <w:t xml:space="preserve"> </w:t>
        </w:r>
        <w:r w:rsidRPr="00E77497">
          <w:rPr>
            <w:b/>
          </w:rPr>
          <w:t>:</w:t>
        </w:r>
        <w:r w:rsidRPr="00E77497">
          <w:rPr>
            <w:rFonts w:ascii="Times New Roman" w:hAnsi="Times New Roman"/>
            <w:i/>
          </w:rPr>
          <w:t xml:space="preserve"> </w:t>
        </w:r>
      </w:ins>
      <w:ins w:id="23371" w:author="Rev 3 Allen Wirfs-Brock" w:date="2011-09-02T11:44:00Z">
        <w:r w:rsidRPr="00E77497">
          <w:rPr>
            <w:rFonts w:ascii="Times New Roman" w:hAnsi="Times New Roman"/>
            <w:i/>
          </w:rPr>
          <w:t xml:space="preserve">Identifier </w:t>
        </w:r>
        <w:r w:rsidRPr="00E77497">
          <w:rPr>
            <w:rFonts w:ascii="Courier New" w:hAnsi="Courier New"/>
            <w:b/>
          </w:rPr>
          <w:t>:</w:t>
        </w:r>
        <w:r w:rsidRPr="00E77497">
          <w:rPr>
            <w:rFonts w:ascii="Times New Roman" w:hAnsi="Times New Roman"/>
            <w:i/>
          </w:rPr>
          <w:t xml:space="preserve"> Statemen</w:t>
        </w:r>
      </w:ins>
      <w:ins w:id="23372" w:author="Rev 6 Allen Wirfs-Brock" w:date="2012-02-23T15:01:00Z">
        <w:r w:rsidR="00AF515E">
          <w:rPr>
            <w:rFonts w:ascii="Times New Roman" w:hAnsi="Times New Roman"/>
            <w:i/>
          </w:rPr>
          <w:t>t</w:t>
        </w:r>
      </w:ins>
      <w:ins w:id="23373" w:author="Rev 3 Allen Wirfs-Brock" w:date="2011-09-02T11:44:00Z">
        <w:del w:id="23374" w:author="Rev 6 Allen Wirfs-Brock" w:date="2012-02-23T15:00:00Z">
          <w:r w:rsidRPr="00E77497" w:rsidDel="00AF515E">
            <w:rPr>
              <w:rFonts w:ascii="Times New Roman" w:hAnsi="Times New Roman"/>
              <w:i/>
            </w:rPr>
            <w:delText>t</w:delText>
          </w:r>
        </w:del>
      </w:ins>
      <w:ins w:id="23375" w:author="Rev 3 Allen Wirfs-Brock" w:date="2011-09-02T11:43:00Z">
        <w:del w:id="23376" w:author="Rev 6 Allen Wirfs-Brock" w:date="2012-02-23T15:00:00Z">
          <w:r w:rsidRPr="00E77497" w:rsidDel="00AF515E">
            <w:delText xml:space="preserve"> is determined as follows:</w:delText>
          </w:r>
        </w:del>
      </w:ins>
    </w:p>
    <w:p w14:paraId="6FCCA498" w14:textId="77777777" w:rsidR="005648C3" w:rsidRPr="00E77497" w:rsidRDefault="005648C3" w:rsidP="00C47E72">
      <w:pPr>
        <w:pStyle w:val="Alg4"/>
        <w:numPr>
          <w:ilvl w:val="0"/>
          <w:numId w:val="489"/>
        </w:numPr>
        <w:spacing w:after="220"/>
        <w:contextualSpacing/>
        <w:rPr>
          <w:ins w:id="23377" w:author="Rev 3 Allen Wirfs-Brock" w:date="2011-09-02T11:43:00Z"/>
        </w:rPr>
      </w:pPr>
      <w:ins w:id="23378" w:author="Rev 3 Allen Wirfs-Brock" w:date="2011-09-02T11:43:00Z">
        <w:r w:rsidRPr="00E77497">
          <w:t xml:space="preserve">Return the VarDeclaredNames of </w:t>
        </w:r>
      </w:ins>
      <w:ins w:id="23379" w:author="Rev 3 Allen Wirfs-Brock" w:date="2011-09-02T11:45:00Z">
        <w:r w:rsidRPr="00E77497">
          <w:rPr>
            <w:i/>
          </w:rPr>
          <w:t>Statement</w:t>
        </w:r>
      </w:ins>
      <w:ins w:id="23380" w:author="Rev 3 Allen Wirfs-Brock" w:date="2011-09-02T11:43:00Z">
        <w:r w:rsidRPr="00E77497">
          <w:t>.</w:t>
        </w:r>
      </w:ins>
    </w:p>
    <w:p w14:paraId="18D33CEE" w14:textId="77777777" w:rsidR="00AF515E" w:rsidRPr="00E77497" w:rsidRDefault="00AF515E" w:rsidP="00AF515E">
      <w:pPr>
        <w:pStyle w:val="40"/>
        <w:numPr>
          <w:ilvl w:val="0"/>
          <w:numId w:val="0"/>
        </w:numPr>
        <w:rPr>
          <w:ins w:id="23381" w:author="Rev 6 Allen Wirfs-Brock" w:date="2012-02-23T15:07:00Z"/>
        </w:rPr>
      </w:pPr>
      <w:ins w:id="23382" w:author="Rev 6 Allen Wirfs-Brock" w:date="2012-02-23T15:07:00Z">
        <w:r w:rsidRPr="00E77497">
          <w:t>Runtime Semantics</w:t>
        </w:r>
      </w:ins>
    </w:p>
    <w:p w14:paraId="7AD5248A" w14:textId="77777777" w:rsidR="006B5B38" w:rsidRDefault="006B5B38" w:rsidP="006B5B38">
      <w:pPr>
        <w:keepNext/>
        <w:rPr>
          <w:ins w:id="23383" w:author="Rev 6 Allen Wirfs-Brock" w:date="2012-02-25T08:06:00Z"/>
          <w:rFonts w:ascii="Helvetica" w:hAnsi="Helvetica"/>
          <w:b/>
          <w:spacing w:val="6"/>
        </w:rPr>
      </w:pPr>
      <w:ins w:id="23384" w:author="Rev 6 Allen Wirfs-Brock" w:date="2012-02-25T08:06:00Z">
        <w:r w:rsidRPr="00E77497">
          <w:rPr>
            <w:rFonts w:ascii="Helvetica" w:hAnsi="Helvetica"/>
            <w:b/>
          </w:rPr>
          <w:t xml:space="preserve">Runtime Semantics: </w:t>
        </w:r>
      </w:ins>
      <w:ins w:id="23385" w:author="Rev 6 Allen Wirfs-Brock" w:date="2012-02-25T08:08:00Z">
        <w:r>
          <w:rPr>
            <w:rFonts w:ascii="Helvetica" w:hAnsi="Helvetica"/>
            <w:b/>
            <w:spacing w:val="6"/>
          </w:rPr>
          <w:t>Labelled Evaluation</w:t>
        </w:r>
      </w:ins>
    </w:p>
    <w:p w14:paraId="5DE7B72B" w14:textId="77777777" w:rsidR="006B5B38" w:rsidRPr="00FA3203" w:rsidRDefault="006B5B38" w:rsidP="006B5B38">
      <w:pPr>
        <w:ind w:left="360"/>
        <w:rPr>
          <w:ins w:id="23386" w:author="Rev 6 Allen Wirfs-Brock" w:date="2012-02-25T08:08:00Z"/>
        </w:rPr>
      </w:pPr>
      <w:ins w:id="23387" w:author="Rev 6 Allen Wirfs-Brock" w:date="2012-02-25T08:08:00Z">
        <w:r>
          <w:t>W</w:t>
        </w:r>
        <w:r w:rsidRPr="004418C4">
          <w:t xml:space="preserve">ith argument </w:t>
        </w:r>
      </w:ins>
      <w:ins w:id="23388" w:author="Rev 6 Allen Wirfs-Brock" w:date="2012-02-25T09:36:00Z">
        <w:r w:rsidR="0039293A">
          <w:rPr>
            <w:rFonts w:ascii="Times New Roman" w:hAnsi="Times New Roman"/>
            <w:i/>
          </w:rPr>
          <w:t>l</w:t>
        </w:r>
      </w:ins>
      <w:ins w:id="23389" w:author="Rev 6 Allen Wirfs-Brock" w:date="2012-02-25T08:10:00Z">
        <w:r w:rsidRPr="006B5B38">
          <w:rPr>
            <w:rFonts w:ascii="Times New Roman" w:hAnsi="Times New Roman"/>
            <w:i/>
          </w:rPr>
          <w:t>abelSet</w:t>
        </w:r>
      </w:ins>
      <w:ins w:id="23390" w:author="Rev 6 Allen Wirfs-Brock" w:date="2012-02-25T08:08:00Z">
        <w:r>
          <w:t>.</w:t>
        </w:r>
      </w:ins>
    </w:p>
    <w:p w14:paraId="1D6AE256" w14:textId="77777777" w:rsidR="006B5B38" w:rsidRPr="00E77497" w:rsidRDefault="006B5B38" w:rsidP="006B5B38">
      <w:pPr>
        <w:jc w:val="left"/>
        <w:rPr>
          <w:ins w:id="23391" w:author="Rev 6 Allen Wirfs-Brock" w:date="2012-02-25T08:06:00Z"/>
        </w:rPr>
      </w:pPr>
      <w:ins w:id="23392" w:author="Rev 6 Allen Wirfs-Brock" w:date="2012-02-25T08:06:00Z">
        <w:r>
          <w:rPr>
            <w:rFonts w:ascii="Times New Roman" w:hAnsi="Times New Roman"/>
            <w:i/>
          </w:rPr>
          <w:t>LabelledStatement</w:t>
        </w:r>
        <w:r w:rsidRPr="00E77497">
          <w:rPr>
            <w:rFonts w:ascii="Times New Roman" w:hAnsi="Times New Roman"/>
            <w:i/>
          </w:rPr>
          <w:t xml:space="preserve"> </w:t>
        </w:r>
        <w:r w:rsidRPr="00E77497">
          <w:rPr>
            <w:b/>
          </w:rPr>
          <w:t>:</w:t>
        </w:r>
        <w:r w:rsidRPr="00E77497">
          <w:rPr>
            <w:rFonts w:ascii="Times New Roman" w:hAnsi="Times New Roman"/>
            <w:i/>
          </w:rPr>
          <w:t xml:space="preserve"> Identifier </w:t>
        </w:r>
        <w:r w:rsidRPr="00E77497">
          <w:rPr>
            <w:rFonts w:ascii="Courier New" w:hAnsi="Courier New"/>
            <w:b/>
          </w:rPr>
          <w:t>:</w:t>
        </w:r>
        <w:r w:rsidRPr="00E77497">
          <w:rPr>
            <w:rFonts w:ascii="Times New Roman" w:hAnsi="Times New Roman"/>
            <w:i/>
          </w:rPr>
          <w:t xml:space="preserve"> Statemen</w:t>
        </w:r>
        <w:r>
          <w:rPr>
            <w:rFonts w:ascii="Times New Roman" w:hAnsi="Times New Roman"/>
            <w:i/>
          </w:rPr>
          <w:t>t</w:t>
        </w:r>
      </w:ins>
    </w:p>
    <w:p w14:paraId="2879BE6E" w14:textId="77777777" w:rsidR="006B5B38" w:rsidRDefault="006B5B38" w:rsidP="006B5B38">
      <w:pPr>
        <w:pStyle w:val="Alg2"/>
        <w:numPr>
          <w:ilvl w:val="0"/>
          <w:numId w:val="677"/>
        </w:numPr>
        <w:rPr>
          <w:ins w:id="23393" w:author="Rev 6 Allen Wirfs-Brock" w:date="2012-02-25T08:06:00Z"/>
        </w:rPr>
      </w:pPr>
      <w:ins w:id="23394" w:author="Rev 6 Allen Wirfs-Brock" w:date="2012-02-25T08:06:00Z">
        <w:r>
          <w:t xml:space="preserve">Let </w:t>
        </w:r>
        <w:r w:rsidRPr="007E4BB5">
          <w:rPr>
            <w:i/>
          </w:rPr>
          <w:t>label</w:t>
        </w:r>
        <w:r>
          <w:t xml:space="preserve"> be the StringValue of </w:t>
        </w:r>
        <w:r w:rsidRPr="0020208B">
          <w:rPr>
            <w:i/>
          </w:rPr>
          <w:t>Identifi</w:t>
        </w:r>
        <w:r>
          <w:rPr>
            <w:i/>
          </w:rPr>
          <w:t>er</w:t>
        </w:r>
        <w:r>
          <w:t>.</w:t>
        </w:r>
      </w:ins>
    </w:p>
    <w:p w14:paraId="618B5CD9" w14:textId="77777777" w:rsidR="006B5B38" w:rsidRDefault="006B5B38" w:rsidP="006B5B38">
      <w:pPr>
        <w:pStyle w:val="Alg2"/>
        <w:numPr>
          <w:ilvl w:val="0"/>
          <w:numId w:val="677"/>
        </w:numPr>
        <w:rPr>
          <w:ins w:id="23395" w:author="Rev 6 Allen Wirfs-Brock" w:date="2012-02-25T08:06:00Z"/>
        </w:rPr>
      </w:pPr>
      <w:ins w:id="23396" w:author="Rev 6 Allen Wirfs-Brock" w:date="2012-02-25T08:06:00Z">
        <w:r>
          <w:t xml:space="preserve">Let </w:t>
        </w:r>
      </w:ins>
      <w:ins w:id="23397" w:author="Rev 6 Allen Wirfs-Brock" w:date="2012-02-25T08:10:00Z">
        <w:r>
          <w:rPr>
            <w:i/>
          </w:rPr>
          <w:t xml:space="preserve">newLabelSet </w:t>
        </w:r>
      </w:ins>
      <w:ins w:id="23398" w:author="Rev 6 Allen Wirfs-Brock" w:date="2012-02-25T08:06:00Z">
        <w:r>
          <w:t xml:space="preserve"> be a new List containing  </w:t>
        </w:r>
        <w:r w:rsidRPr="007E4BB5">
          <w:rPr>
            <w:i/>
          </w:rPr>
          <w:t>label</w:t>
        </w:r>
        <w:r>
          <w:t xml:space="preserve"> and the elements of  </w:t>
        </w:r>
      </w:ins>
      <w:ins w:id="23399" w:author="Rev 6 Allen Wirfs-Brock" w:date="2012-02-25T09:36:00Z">
        <w:r w:rsidR="0039293A">
          <w:rPr>
            <w:i/>
          </w:rPr>
          <w:t>l</w:t>
        </w:r>
      </w:ins>
      <w:ins w:id="23400" w:author="Rev 6 Allen Wirfs-Brock" w:date="2012-02-25T08:06:00Z">
        <w:r w:rsidRPr="006A5E27">
          <w:rPr>
            <w:i/>
          </w:rPr>
          <w:t>abe</w:t>
        </w:r>
        <w:r>
          <w:rPr>
            <w:i/>
          </w:rPr>
          <w:t>l</w:t>
        </w:r>
        <w:r w:rsidRPr="006A5E27">
          <w:rPr>
            <w:i/>
          </w:rPr>
          <w:t>Set</w:t>
        </w:r>
        <w:r>
          <w:t>.</w:t>
        </w:r>
      </w:ins>
    </w:p>
    <w:p w14:paraId="3A75D756" w14:textId="77777777" w:rsidR="006B5B38" w:rsidRDefault="006B5B38" w:rsidP="006B5B38">
      <w:pPr>
        <w:pStyle w:val="Alg2"/>
        <w:numPr>
          <w:ilvl w:val="0"/>
          <w:numId w:val="677"/>
        </w:numPr>
        <w:rPr>
          <w:ins w:id="23401" w:author="Rev 6 Allen Wirfs-Brock" w:date="2012-02-25T08:12:00Z"/>
        </w:rPr>
      </w:pPr>
      <w:ins w:id="23402" w:author="Rev 6 Allen Wirfs-Brock" w:date="2012-02-25T08:12:00Z">
        <w:r>
          <w:t xml:space="preserve">If Statement is </w:t>
        </w:r>
      </w:ins>
      <w:ins w:id="23403" w:author="Rev 6 Allen Wirfs-Brock" w:date="2012-02-25T09:33:00Z">
        <w:r w:rsidR="0039293A">
          <w:t>either</w:t>
        </w:r>
      </w:ins>
      <w:ins w:id="23404" w:author="Rev 6 Allen Wirfs-Brock" w:date="2012-02-25T08:12:00Z">
        <w:r>
          <w:t xml:space="preserve"> </w:t>
        </w:r>
        <w:r w:rsidRPr="006B5B38">
          <w:rPr>
            <w:i/>
          </w:rPr>
          <w:t>LabelledStatement</w:t>
        </w:r>
      </w:ins>
      <w:ins w:id="23405" w:author="Rev 6 Allen Wirfs-Brock" w:date="2012-02-25T08:14:00Z">
        <w:r>
          <w:t xml:space="preserve"> or</w:t>
        </w:r>
      </w:ins>
      <w:ins w:id="23406" w:author="Rev 6 Allen Wirfs-Brock" w:date="2012-02-25T08:15:00Z">
        <w:r>
          <w:t xml:space="preserve"> </w:t>
        </w:r>
      </w:ins>
      <w:ins w:id="23407" w:author="Rev 6 Allen Wirfs-Brock" w:date="2012-02-25T09:32:00Z">
        <w:r w:rsidR="0039293A">
          <w:rPr>
            <w:i/>
          </w:rPr>
          <w:t>Breakable</w:t>
        </w:r>
      </w:ins>
      <w:ins w:id="23408" w:author="Rev 6 Allen Wirfs-Brock" w:date="2012-02-25T08:15:00Z">
        <w:r w:rsidRPr="00E77497">
          <w:rPr>
            <w:i/>
          </w:rPr>
          <w:t>Statement</w:t>
        </w:r>
      </w:ins>
      <w:ins w:id="23409" w:author="Rev 6 Allen Wirfs-Brock" w:date="2012-02-25T08:16:00Z">
        <w:r w:rsidR="00364EA2">
          <w:t>,</w:t>
        </w:r>
      </w:ins>
      <w:ins w:id="23410" w:author="Rev 6 Allen Wirfs-Brock" w:date="2012-02-25T08:14:00Z">
        <w:r>
          <w:t xml:space="preserve"> </w:t>
        </w:r>
      </w:ins>
      <w:ins w:id="23411" w:author="Rev 6 Allen Wirfs-Brock" w:date="2012-02-25T08:15:00Z">
        <w:r>
          <w:t>then</w:t>
        </w:r>
      </w:ins>
    </w:p>
    <w:p w14:paraId="55D2C44D" w14:textId="77777777" w:rsidR="00364EA2" w:rsidRDefault="00364EA2" w:rsidP="00364EA2">
      <w:pPr>
        <w:pStyle w:val="Alg2"/>
        <w:numPr>
          <w:ilvl w:val="1"/>
          <w:numId w:val="677"/>
        </w:numPr>
        <w:rPr>
          <w:ins w:id="23412" w:author="Rev 6 Allen Wirfs-Brock" w:date="2012-02-25T08:16:00Z"/>
        </w:rPr>
      </w:pPr>
      <w:ins w:id="23413" w:author="Rev 6 Allen Wirfs-Brock" w:date="2012-02-25T08:16:00Z">
        <w:r w:rsidRPr="00E77497">
          <w:t xml:space="preserve">Let </w:t>
        </w:r>
        <w:r>
          <w:rPr>
            <w:i/>
          </w:rPr>
          <w:t>stmtResult</w:t>
        </w:r>
        <w:r w:rsidRPr="00E77497">
          <w:t xml:space="preserve"> be the result of</w:t>
        </w:r>
      </w:ins>
      <w:ins w:id="23414" w:author="Rev 6 Allen Wirfs-Brock" w:date="2012-02-25T08:17:00Z">
        <w:r>
          <w:t xml:space="preserve"> performing Labelled Evaluation of</w:t>
        </w:r>
      </w:ins>
      <w:ins w:id="23415" w:author="Rev 6 Allen Wirfs-Brock" w:date="2012-02-25T08:21:00Z">
        <w:r>
          <w:t xml:space="preserve"> </w:t>
        </w:r>
        <w:r>
          <w:rPr>
            <w:i/>
          </w:rPr>
          <w:t>Statement</w:t>
        </w:r>
        <w:r w:rsidRPr="00E77497">
          <w:rPr>
            <w:i/>
          </w:rPr>
          <w:t xml:space="preserve"> </w:t>
        </w:r>
      </w:ins>
      <w:ins w:id="23416" w:author="Rev 6 Allen Wirfs-Brock" w:date="2012-02-25T08:17:00Z">
        <w:r>
          <w:t>w</w:t>
        </w:r>
      </w:ins>
      <w:ins w:id="23417" w:author="Rev 6 Allen Wirfs-Brock" w:date="2012-02-25T08:21:00Z">
        <w:r>
          <w:t>i</w:t>
        </w:r>
      </w:ins>
      <w:ins w:id="23418" w:author="Rev 6 Allen Wirfs-Brock" w:date="2012-02-25T08:17:00Z">
        <w:r>
          <w:t xml:space="preserve">th argument </w:t>
        </w:r>
        <w:r w:rsidRPr="00364EA2">
          <w:rPr>
            <w:i/>
          </w:rPr>
          <w:t>newLabelSet</w:t>
        </w:r>
        <w:r>
          <w:t>.</w:t>
        </w:r>
      </w:ins>
    </w:p>
    <w:p w14:paraId="11C19172" w14:textId="77777777" w:rsidR="00364EA2" w:rsidRDefault="00364EA2" w:rsidP="006B5B38">
      <w:pPr>
        <w:pStyle w:val="Alg2"/>
        <w:numPr>
          <w:ilvl w:val="0"/>
          <w:numId w:val="677"/>
        </w:numPr>
        <w:rPr>
          <w:ins w:id="23419" w:author="Rev 6 Allen Wirfs-Brock" w:date="2012-02-25T08:17:00Z"/>
        </w:rPr>
      </w:pPr>
      <w:ins w:id="23420" w:author="Rev 6 Allen Wirfs-Brock" w:date="2012-02-25T08:17:00Z">
        <w:r>
          <w:t>Else,</w:t>
        </w:r>
      </w:ins>
    </w:p>
    <w:p w14:paraId="49F5833A" w14:textId="77777777" w:rsidR="006B5B38" w:rsidRPr="00E77497" w:rsidRDefault="006B5B38" w:rsidP="00364EA2">
      <w:pPr>
        <w:pStyle w:val="Alg2"/>
        <w:numPr>
          <w:ilvl w:val="1"/>
          <w:numId w:val="677"/>
        </w:numPr>
        <w:rPr>
          <w:ins w:id="23421" w:author="Rev 6 Allen Wirfs-Brock" w:date="2012-02-25T08:06:00Z"/>
        </w:rPr>
      </w:pPr>
      <w:ins w:id="23422" w:author="Rev 6 Allen Wirfs-Brock" w:date="2012-02-25T08:06:00Z">
        <w:r w:rsidRPr="00E77497">
          <w:t xml:space="preserve">Let </w:t>
        </w:r>
        <w:r>
          <w:rPr>
            <w:i/>
          </w:rPr>
          <w:t>stmtResult</w:t>
        </w:r>
        <w:r w:rsidRPr="00E77497">
          <w:t xml:space="preserve"> be the result of evaluating </w:t>
        </w:r>
        <w:r>
          <w:rPr>
            <w:i/>
          </w:rPr>
          <w:t>Statement</w:t>
        </w:r>
        <w:r w:rsidRPr="00E77497">
          <w:t>.</w:t>
        </w:r>
      </w:ins>
    </w:p>
    <w:p w14:paraId="6AB8267A" w14:textId="77777777" w:rsidR="006B5B38" w:rsidRPr="007E4BB5" w:rsidRDefault="006B5B38" w:rsidP="006B5B38">
      <w:pPr>
        <w:pStyle w:val="Alg2"/>
        <w:numPr>
          <w:ilvl w:val="0"/>
          <w:numId w:val="677"/>
        </w:numPr>
        <w:contextualSpacing/>
        <w:rPr>
          <w:ins w:id="23423" w:author="Rev 6 Allen Wirfs-Brock" w:date="2012-02-25T08:06:00Z"/>
        </w:rPr>
      </w:pPr>
      <w:ins w:id="23424" w:author="Rev 6 Allen Wirfs-Brock" w:date="2012-02-25T08:06:00Z">
        <w:r>
          <w:t xml:space="preserve">If </w:t>
        </w:r>
        <w:r>
          <w:rPr>
            <w:i/>
          </w:rPr>
          <w:t>stmtResult</w:t>
        </w:r>
        <w:r>
          <w:t xml:space="preserve">.[[type]] is </w:t>
        </w:r>
        <w:r w:rsidRPr="00E77497">
          <w:rPr>
            <w:b/>
          </w:rPr>
          <w:t>break</w:t>
        </w:r>
        <w:r>
          <w:t xml:space="preserve">  and  </w:t>
        </w:r>
        <w:r>
          <w:rPr>
            <w:i/>
          </w:rPr>
          <w:t>stmtResult</w:t>
        </w:r>
        <w:r>
          <w:t xml:space="preserve">.[[target]] is the same value as </w:t>
        </w:r>
        <w:r w:rsidRPr="007E4BB5">
          <w:rPr>
            <w:i/>
          </w:rPr>
          <w:t>label</w:t>
        </w:r>
        <w:r>
          <w:t>, then</w:t>
        </w:r>
      </w:ins>
    </w:p>
    <w:p w14:paraId="35A9116E" w14:textId="77777777" w:rsidR="006B5B38" w:rsidRDefault="006B5B38" w:rsidP="006B5B38">
      <w:pPr>
        <w:pStyle w:val="Alg2"/>
        <w:numPr>
          <w:ilvl w:val="1"/>
          <w:numId w:val="677"/>
        </w:numPr>
        <w:contextualSpacing/>
        <w:rPr>
          <w:ins w:id="23425" w:author="Rev 6 Allen Wirfs-Brock" w:date="2012-02-25T08:06:00Z"/>
        </w:rPr>
      </w:pPr>
      <w:ins w:id="23426" w:author="Rev 6 Allen Wirfs-Brock" w:date="2012-02-25T08:06:00Z">
        <w:r>
          <w:t xml:space="preserve">Let </w:t>
        </w:r>
        <w:r w:rsidRPr="0053000C">
          <w:rPr>
            <w:i/>
          </w:rPr>
          <w:t>result</w:t>
        </w:r>
        <w:r>
          <w:t xml:space="preserve"> be NormalCompletion(</w:t>
        </w:r>
        <w:r>
          <w:rPr>
            <w:i/>
          </w:rPr>
          <w:t>stmtResult</w:t>
        </w:r>
        <w:r>
          <w:t>.[[value]]).</w:t>
        </w:r>
      </w:ins>
    </w:p>
    <w:p w14:paraId="320E6D26" w14:textId="77777777" w:rsidR="006B5B38" w:rsidRDefault="006B5B38" w:rsidP="006B5B38">
      <w:pPr>
        <w:pStyle w:val="Alg2"/>
        <w:numPr>
          <w:ilvl w:val="0"/>
          <w:numId w:val="677"/>
        </w:numPr>
        <w:contextualSpacing/>
        <w:rPr>
          <w:ins w:id="23427" w:author="Rev 6 Allen Wirfs-Brock" w:date="2012-02-25T08:06:00Z"/>
        </w:rPr>
      </w:pPr>
      <w:ins w:id="23428" w:author="Rev 6 Allen Wirfs-Brock" w:date="2012-02-25T08:06:00Z">
        <w:r>
          <w:t xml:space="preserve">Else, let </w:t>
        </w:r>
        <w:r w:rsidRPr="00537A6F">
          <w:rPr>
            <w:i/>
          </w:rPr>
          <w:t>result</w:t>
        </w:r>
        <w:r>
          <w:t xml:space="preserve"> be </w:t>
        </w:r>
        <w:r w:rsidRPr="00537A6F">
          <w:rPr>
            <w:i/>
          </w:rPr>
          <w:t>stmtResult</w:t>
        </w:r>
        <w:r>
          <w:t>.</w:t>
        </w:r>
      </w:ins>
    </w:p>
    <w:p w14:paraId="6E7E0984" w14:textId="77777777" w:rsidR="006B5B38" w:rsidRPr="00E77497" w:rsidRDefault="006B5B38" w:rsidP="006B5B38">
      <w:pPr>
        <w:pStyle w:val="Alg2"/>
        <w:numPr>
          <w:ilvl w:val="0"/>
          <w:numId w:val="677"/>
        </w:numPr>
        <w:spacing w:after="220"/>
        <w:rPr>
          <w:ins w:id="23429" w:author="Rev 6 Allen Wirfs-Brock" w:date="2012-02-25T08:06:00Z"/>
        </w:rPr>
      </w:pPr>
      <w:ins w:id="23430" w:author="Rev 6 Allen Wirfs-Brock" w:date="2012-02-25T08:06:00Z">
        <w:r w:rsidRPr="00E77497">
          <w:t xml:space="preserve">Return </w:t>
        </w:r>
        <w:r w:rsidRPr="00F460AA">
          <w:rPr>
            <w:i/>
          </w:rPr>
          <w:t>result</w:t>
        </w:r>
        <w:r w:rsidRPr="00E77497">
          <w:t>.</w:t>
        </w:r>
      </w:ins>
    </w:p>
    <w:p w14:paraId="74400E6D" w14:textId="77777777" w:rsidR="00AF515E" w:rsidRDefault="00AF515E" w:rsidP="00AF515E">
      <w:pPr>
        <w:keepNext/>
        <w:rPr>
          <w:ins w:id="23431" w:author="Rev 6 Allen Wirfs-Brock" w:date="2012-02-23T15:07:00Z"/>
          <w:rFonts w:ascii="Helvetica" w:hAnsi="Helvetica"/>
          <w:b/>
          <w:spacing w:val="6"/>
        </w:rPr>
      </w:pPr>
      <w:ins w:id="23432" w:author="Rev 6 Allen Wirfs-Brock" w:date="2012-02-23T15:07:00Z">
        <w:r w:rsidRPr="00E77497">
          <w:rPr>
            <w:rFonts w:ascii="Helvetica" w:hAnsi="Helvetica"/>
            <w:b/>
          </w:rPr>
          <w:t xml:space="preserve">Runtime Semantics: </w:t>
        </w:r>
        <w:r>
          <w:rPr>
            <w:rFonts w:ascii="Helvetica" w:hAnsi="Helvetica"/>
            <w:b/>
            <w:spacing w:val="6"/>
          </w:rPr>
          <w:t>Evaluation</w:t>
        </w:r>
      </w:ins>
    </w:p>
    <w:p w14:paraId="58766701" w14:textId="77777777" w:rsidR="004C02EF" w:rsidRPr="00E77497" w:rsidDel="00C56970" w:rsidRDefault="004C02EF" w:rsidP="004C02EF">
      <w:pPr>
        <w:rPr>
          <w:del w:id="23433" w:author="Rev 6 Allen Wirfs-Brock" w:date="2012-02-23T18:10:00Z"/>
        </w:rPr>
      </w:pPr>
      <w:del w:id="23434" w:author="Rev 6 Allen Wirfs-Brock" w:date="2012-02-23T18:10:00Z">
        <w:r w:rsidRPr="00E77497" w:rsidDel="00C56970">
          <w:delText xml:space="preserve">The production </w:delText>
        </w:r>
        <w:r w:rsidRPr="00E77497" w:rsidDel="00C56970">
          <w:rPr>
            <w:rFonts w:ascii="Times New Roman" w:hAnsi="Times New Roman"/>
            <w:i/>
          </w:rPr>
          <w:delText xml:space="preserve">Identifier </w:delText>
        </w:r>
        <w:r w:rsidRPr="00E77497" w:rsidDel="00C56970">
          <w:rPr>
            <w:rFonts w:ascii="Courier New" w:hAnsi="Courier New"/>
            <w:b/>
          </w:rPr>
          <w:delText>:</w:delText>
        </w:r>
        <w:r w:rsidRPr="00E77497" w:rsidDel="00C56970">
          <w:rPr>
            <w:rFonts w:ascii="Times New Roman" w:hAnsi="Times New Roman"/>
            <w:i/>
          </w:rPr>
          <w:delText xml:space="preserve"> Statement </w:delText>
        </w:r>
        <w:r w:rsidRPr="00E77497" w:rsidDel="00C56970">
          <w:delText xml:space="preserve">is evaluated by adding </w:delText>
        </w:r>
        <w:r w:rsidRPr="00E77497" w:rsidDel="00C56970">
          <w:rPr>
            <w:rFonts w:ascii="Times New Roman" w:hAnsi="Times New Roman"/>
            <w:i/>
          </w:rPr>
          <w:delText>Identifier</w:delText>
        </w:r>
        <w:r w:rsidRPr="00E77497" w:rsidDel="00C56970">
          <w:delText xml:space="preserve"> to the label set of </w:delText>
        </w:r>
        <w:r w:rsidRPr="00E77497" w:rsidDel="00C56970">
          <w:rPr>
            <w:rFonts w:ascii="Times New Roman" w:hAnsi="Times New Roman"/>
            <w:i/>
          </w:rPr>
          <w:delText>Statement</w:delText>
        </w:r>
        <w:r w:rsidRPr="00E77497" w:rsidDel="00C56970">
          <w:delText xml:space="preserve"> and then evaluating </w:delText>
        </w:r>
        <w:r w:rsidRPr="00E77497" w:rsidDel="00C56970">
          <w:rPr>
            <w:rFonts w:ascii="Times New Roman" w:hAnsi="Times New Roman"/>
            <w:i/>
          </w:rPr>
          <w:delText>Statement</w:delText>
        </w:r>
        <w:r w:rsidRPr="00E77497" w:rsidDel="00C56970">
          <w:delText xml:space="preserve">. If the </w:delText>
        </w:r>
        <w:r w:rsidRPr="00E77497" w:rsidDel="00C56970">
          <w:rPr>
            <w:rFonts w:ascii="Times New Roman" w:hAnsi="Times New Roman"/>
            <w:i/>
          </w:rPr>
          <w:delText>LabelledStatement</w:delText>
        </w:r>
        <w:r w:rsidRPr="00E77497" w:rsidDel="00C56970">
          <w:delText xml:space="preserve"> itself has a non-empty label set, these labels are also added to the label set of </w:delText>
        </w:r>
        <w:r w:rsidRPr="00E77497" w:rsidDel="00C56970">
          <w:rPr>
            <w:rFonts w:ascii="Times New Roman" w:hAnsi="Times New Roman"/>
            <w:i/>
          </w:rPr>
          <w:delText>Statement</w:delText>
        </w:r>
        <w:r w:rsidRPr="00E77497" w:rsidDel="00C56970">
          <w:delText xml:space="preserve"> before evaluating it. If the result of evaluating </w:delText>
        </w:r>
        <w:r w:rsidRPr="00E77497" w:rsidDel="00C56970">
          <w:rPr>
            <w:rFonts w:ascii="Times New Roman" w:hAnsi="Times New Roman"/>
            <w:i/>
          </w:rPr>
          <w:delText>Statement</w:delText>
        </w:r>
        <w:r w:rsidRPr="00E77497" w:rsidDel="00C56970">
          <w:delText xml:space="preserve"> is (</w:delText>
        </w:r>
        <w:r w:rsidRPr="00E77497" w:rsidDel="00C56970">
          <w:rPr>
            <w:b/>
          </w:rPr>
          <w:delText>break</w:delText>
        </w:r>
        <w:r w:rsidRPr="00E77497" w:rsidDel="00C56970">
          <w:delText xml:space="preserve">, </w:delText>
        </w:r>
        <w:r w:rsidRPr="00E77497" w:rsidDel="00C56970">
          <w:rPr>
            <w:rFonts w:ascii="Times New Roman" w:hAnsi="Times New Roman"/>
            <w:i/>
          </w:rPr>
          <w:delText>V</w:delText>
        </w:r>
        <w:r w:rsidRPr="00E77497" w:rsidDel="00C56970">
          <w:delText xml:space="preserve">, </w:delText>
        </w:r>
        <w:r w:rsidRPr="00E77497" w:rsidDel="00C56970">
          <w:rPr>
            <w:rFonts w:ascii="Times New Roman" w:hAnsi="Times New Roman"/>
            <w:i/>
          </w:rPr>
          <w:delText>L</w:delText>
        </w:r>
        <w:r w:rsidRPr="00E77497" w:rsidDel="00C56970">
          <w:delText xml:space="preserve">) where </w:delText>
        </w:r>
        <w:r w:rsidRPr="00E77497" w:rsidDel="00C56970">
          <w:rPr>
            <w:rFonts w:ascii="Times New Roman" w:hAnsi="Times New Roman"/>
            <w:i/>
          </w:rPr>
          <w:delText>L</w:delText>
        </w:r>
        <w:r w:rsidRPr="00E77497" w:rsidDel="00C56970">
          <w:delText xml:space="preserve"> is equal to </w:delText>
        </w:r>
        <w:r w:rsidRPr="00E77497" w:rsidDel="00C56970">
          <w:rPr>
            <w:rFonts w:ascii="Times New Roman" w:hAnsi="Times New Roman"/>
            <w:i/>
          </w:rPr>
          <w:delText>Identifier</w:delText>
        </w:r>
        <w:r w:rsidRPr="00E77497" w:rsidDel="00C56970">
          <w:delText>, the production results in (</w:delText>
        </w:r>
        <w:r w:rsidRPr="00E77497" w:rsidDel="00C56970">
          <w:rPr>
            <w:b/>
          </w:rPr>
          <w:delText>normal</w:delText>
        </w:r>
        <w:r w:rsidRPr="00E77497" w:rsidDel="00C56970">
          <w:delText xml:space="preserve">, </w:delText>
        </w:r>
        <w:r w:rsidRPr="00E77497" w:rsidDel="00C56970">
          <w:rPr>
            <w:rFonts w:ascii="Times New Roman" w:hAnsi="Times New Roman"/>
            <w:i/>
          </w:rPr>
          <w:delText>V</w:delText>
        </w:r>
        <w:r w:rsidRPr="00E77497" w:rsidDel="00C56970">
          <w:delText xml:space="preserve">, </w:delText>
        </w:r>
        <w:r w:rsidRPr="00E77497" w:rsidDel="00C56970">
          <w:rPr>
            <w:b/>
          </w:rPr>
          <w:delText>empty</w:delText>
        </w:r>
        <w:r w:rsidRPr="00E77497" w:rsidDel="00C56970">
          <w:delText>).</w:delText>
        </w:r>
      </w:del>
    </w:p>
    <w:p w14:paraId="515A717F" w14:textId="77777777" w:rsidR="00506721" w:rsidRPr="00E77497" w:rsidRDefault="00506721" w:rsidP="00506721">
      <w:pPr>
        <w:jc w:val="left"/>
        <w:rPr>
          <w:ins w:id="23435" w:author="Rev 6 Allen Wirfs-Brock" w:date="2012-02-23T15:10:00Z"/>
        </w:rPr>
      </w:pPr>
      <w:ins w:id="23436" w:author="Rev 6 Allen Wirfs-Brock" w:date="2012-02-23T15:10:00Z">
        <w:r>
          <w:rPr>
            <w:rFonts w:ascii="Times New Roman" w:hAnsi="Times New Roman"/>
            <w:i/>
          </w:rPr>
          <w:t>LabelledStatement</w:t>
        </w:r>
        <w:r w:rsidRPr="00E77497">
          <w:rPr>
            <w:rFonts w:ascii="Times New Roman" w:hAnsi="Times New Roman"/>
            <w:i/>
          </w:rPr>
          <w:t xml:space="preserve"> </w:t>
        </w:r>
        <w:r w:rsidRPr="00E77497">
          <w:rPr>
            <w:b/>
          </w:rPr>
          <w:t>:</w:t>
        </w:r>
        <w:r w:rsidRPr="00E77497">
          <w:rPr>
            <w:rFonts w:ascii="Times New Roman" w:hAnsi="Times New Roman"/>
            <w:i/>
          </w:rPr>
          <w:t xml:space="preserve"> Identifier </w:t>
        </w:r>
        <w:r w:rsidRPr="00E77497">
          <w:rPr>
            <w:rFonts w:ascii="Courier New" w:hAnsi="Courier New"/>
            <w:b/>
          </w:rPr>
          <w:t>:</w:t>
        </w:r>
        <w:r w:rsidRPr="00E77497">
          <w:rPr>
            <w:rFonts w:ascii="Times New Roman" w:hAnsi="Times New Roman"/>
            <w:i/>
          </w:rPr>
          <w:t xml:space="preserve"> Statemen</w:t>
        </w:r>
        <w:r>
          <w:rPr>
            <w:rFonts w:ascii="Times New Roman" w:hAnsi="Times New Roman"/>
            <w:i/>
          </w:rPr>
          <w:t>t</w:t>
        </w:r>
      </w:ins>
    </w:p>
    <w:p w14:paraId="15C0F0B4" w14:textId="77777777" w:rsidR="007E4BB5" w:rsidRDefault="00364EA2" w:rsidP="00364EA2">
      <w:pPr>
        <w:pStyle w:val="Alg2"/>
        <w:numPr>
          <w:ilvl w:val="0"/>
          <w:numId w:val="678"/>
        </w:numPr>
        <w:rPr>
          <w:ins w:id="23437" w:author="Rev 6 Allen Wirfs-Brock" w:date="2012-02-23T16:07:00Z"/>
        </w:rPr>
      </w:pPr>
      <w:ins w:id="23438" w:author="Rev 6 Allen Wirfs-Brock" w:date="2012-02-25T08:19:00Z">
        <w:r>
          <w:t xml:space="preserve">Let </w:t>
        </w:r>
        <w:r>
          <w:rPr>
            <w:i/>
          </w:rPr>
          <w:t xml:space="preserve">newLabelSet </w:t>
        </w:r>
        <w:r>
          <w:t xml:space="preserve"> be a new empty List.</w:t>
        </w:r>
      </w:ins>
    </w:p>
    <w:p w14:paraId="25DEDB85" w14:textId="77777777" w:rsidR="00506721" w:rsidRPr="00E77497" w:rsidRDefault="00506721" w:rsidP="00364EA2">
      <w:pPr>
        <w:pStyle w:val="Alg2"/>
        <w:numPr>
          <w:ilvl w:val="0"/>
          <w:numId w:val="678"/>
        </w:numPr>
        <w:spacing w:after="220"/>
        <w:rPr>
          <w:ins w:id="23439" w:author="Rev 6 Allen Wirfs-Brock" w:date="2012-02-23T15:10:00Z"/>
        </w:rPr>
      </w:pPr>
      <w:ins w:id="23440" w:author="Rev 6 Allen Wirfs-Brock" w:date="2012-02-23T15:10:00Z">
        <w:r w:rsidRPr="00E77497">
          <w:t xml:space="preserve">Return </w:t>
        </w:r>
      </w:ins>
      <w:ins w:id="23441" w:author="Rev 6 Allen Wirfs-Brock" w:date="2012-02-25T08:20:00Z">
        <w:r w:rsidR="00364EA2" w:rsidRPr="00E77497">
          <w:t>the result of</w:t>
        </w:r>
        <w:r w:rsidR="00364EA2">
          <w:t xml:space="preserve"> performing Labelled Evaluation of</w:t>
        </w:r>
      </w:ins>
      <w:ins w:id="23442" w:author="Rev 6 Allen Wirfs-Brock" w:date="2012-02-25T08:22:00Z">
        <w:r w:rsidR="00364EA2">
          <w:t xml:space="preserve"> this</w:t>
        </w:r>
      </w:ins>
      <w:ins w:id="23443" w:author="Rev 6 Allen Wirfs-Brock" w:date="2012-02-25T08:20:00Z">
        <w:r w:rsidR="00364EA2">
          <w:t xml:space="preserve"> </w:t>
        </w:r>
      </w:ins>
      <w:ins w:id="23444" w:author="Rev 6 Allen Wirfs-Brock" w:date="2012-02-25T08:21:00Z">
        <w:r w:rsidR="00364EA2">
          <w:rPr>
            <w:i/>
          </w:rPr>
          <w:t>LabelledStatement</w:t>
        </w:r>
        <w:r w:rsidR="00364EA2" w:rsidRPr="00E77497">
          <w:rPr>
            <w:i/>
          </w:rPr>
          <w:t xml:space="preserve"> </w:t>
        </w:r>
      </w:ins>
      <w:ins w:id="23445" w:author="Rev 6 Allen Wirfs-Brock" w:date="2012-02-25T08:20:00Z">
        <w:r w:rsidR="00364EA2">
          <w:t>w</w:t>
        </w:r>
      </w:ins>
      <w:ins w:id="23446" w:author="Rev 9 Allen Wirfs-Brock" w:date="2012-07-08T14:15:00Z">
        <w:r w:rsidR="00533E91">
          <w:t>i</w:t>
        </w:r>
      </w:ins>
      <w:ins w:id="23447" w:author="Rev 6 Allen Wirfs-Brock" w:date="2012-02-25T08:20:00Z">
        <w:r w:rsidR="00364EA2">
          <w:t xml:space="preserve">th argument </w:t>
        </w:r>
        <w:r w:rsidR="00364EA2" w:rsidRPr="00364EA2">
          <w:rPr>
            <w:i/>
          </w:rPr>
          <w:t>newLabelSet</w:t>
        </w:r>
        <w:r w:rsidR="00364EA2">
          <w:t>.</w:t>
        </w:r>
      </w:ins>
    </w:p>
    <w:p w14:paraId="719844A5" w14:textId="77777777" w:rsidR="004C02EF" w:rsidRPr="00E77497" w:rsidDel="00C56970" w:rsidRDefault="004C02EF" w:rsidP="004C02EF">
      <w:pPr>
        <w:rPr>
          <w:del w:id="23448" w:author="Rev 6 Allen Wirfs-Brock" w:date="2012-02-23T18:10:00Z"/>
        </w:rPr>
      </w:pPr>
      <w:del w:id="23449" w:author="Rev 6 Allen Wirfs-Brock" w:date="2012-02-23T18:10:00Z">
        <w:r w:rsidRPr="00E77497" w:rsidDel="00C56970">
          <w:delText xml:space="preserve">Prior to the evaluation of a </w:delText>
        </w:r>
        <w:r w:rsidRPr="00E77497" w:rsidDel="00C56970">
          <w:rPr>
            <w:rFonts w:ascii="Times New Roman" w:hAnsi="Times New Roman"/>
            <w:i/>
          </w:rPr>
          <w:delText>LabelledStatement</w:delText>
        </w:r>
        <w:r w:rsidRPr="00E77497" w:rsidDel="00C56970">
          <w:delText xml:space="preserve">, the contained </w:delText>
        </w:r>
        <w:r w:rsidRPr="00E77497" w:rsidDel="00C56970">
          <w:rPr>
            <w:rFonts w:ascii="Times New Roman" w:hAnsi="Times New Roman"/>
            <w:i/>
          </w:rPr>
          <w:delText>Statement</w:delText>
        </w:r>
        <w:r w:rsidRPr="00E77497" w:rsidDel="00C56970">
          <w:delText xml:space="preserve"> is regarded as possessing an empty label set, unless it is an </w:delText>
        </w:r>
        <w:r w:rsidRPr="00E77497" w:rsidDel="00C56970">
          <w:rPr>
            <w:rFonts w:ascii="Times New Roman" w:hAnsi="Times New Roman"/>
            <w:i/>
          </w:rPr>
          <w:delText>IterationStatement</w:delText>
        </w:r>
        <w:r w:rsidRPr="00E77497" w:rsidDel="00C56970">
          <w:delText xml:space="preserve"> or a </w:delText>
        </w:r>
        <w:r w:rsidRPr="00E77497" w:rsidDel="00C56970">
          <w:rPr>
            <w:rFonts w:ascii="Times New Roman" w:hAnsi="Times New Roman"/>
            <w:i/>
          </w:rPr>
          <w:delText>SwitchStatement</w:delText>
        </w:r>
        <w:r w:rsidRPr="00E77497" w:rsidDel="00C56970">
          <w:delText xml:space="preserve">, in which case it is regarded as possessing a label set consisting of the single element, </w:delText>
        </w:r>
        <w:r w:rsidRPr="00E77497" w:rsidDel="00C56970">
          <w:rPr>
            <w:b/>
          </w:rPr>
          <w:delText>empty</w:delText>
        </w:r>
        <w:r w:rsidRPr="00E77497" w:rsidDel="00C56970">
          <w:delText>.</w:delText>
        </w:r>
      </w:del>
    </w:p>
    <w:p w14:paraId="798E6B25" w14:textId="77777777" w:rsidR="004C02EF" w:rsidRPr="00E77497" w:rsidRDefault="004C02EF" w:rsidP="00B43482">
      <w:pPr>
        <w:pStyle w:val="20"/>
        <w:numPr>
          <w:ilvl w:val="0"/>
          <w:numId w:val="0"/>
        </w:numPr>
      </w:pPr>
      <w:bookmarkStart w:id="23450" w:name="_Toc417706231"/>
      <w:bookmarkStart w:id="23451" w:name="_Ref456011222"/>
      <w:bookmarkStart w:id="23452" w:name="_Ref457437679"/>
      <w:bookmarkStart w:id="23453" w:name="_Ref457707594"/>
      <w:bookmarkStart w:id="23454" w:name="_Ref457792687"/>
      <w:bookmarkStart w:id="23455" w:name="_Toc472818891"/>
      <w:bookmarkStart w:id="23456" w:name="_Toc235503467"/>
      <w:bookmarkStart w:id="23457" w:name="_Toc241509242"/>
      <w:bookmarkStart w:id="23458" w:name="_Toc244416729"/>
      <w:bookmarkStart w:id="23459" w:name="_Toc276631093"/>
      <w:bookmarkStart w:id="23460" w:name="_Toc404439291"/>
      <w:bookmarkStart w:id="23461" w:name="_Toc336509575"/>
      <w:r w:rsidRPr="00E77497">
        <w:t>12.13</w:t>
      </w:r>
      <w:r w:rsidRPr="00E77497">
        <w:tab/>
        <w:t xml:space="preserve">The </w:t>
      </w:r>
      <w:r w:rsidRPr="00E77497">
        <w:rPr>
          <w:rFonts w:ascii="Courier New" w:hAnsi="Courier New"/>
          <w:sz w:val="20"/>
        </w:rPr>
        <w:t>throw</w:t>
      </w:r>
      <w:r w:rsidRPr="00E77497">
        <w:t xml:space="preserve"> </w:t>
      </w:r>
      <w:bookmarkEnd w:id="23450"/>
      <w:bookmarkEnd w:id="23451"/>
      <w:bookmarkEnd w:id="23452"/>
      <w:bookmarkEnd w:id="23453"/>
      <w:bookmarkEnd w:id="23454"/>
      <w:bookmarkEnd w:id="23455"/>
      <w:bookmarkEnd w:id="23456"/>
      <w:r w:rsidRPr="00E77497">
        <w:t>Statement</w:t>
      </w:r>
      <w:bookmarkEnd w:id="23457"/>
      <w:bookmarkEnd w:id="23458"/>
      <w:bookmarkEnd w:id="23459"/>
      <w:bookmarkEnd w:id="23461"/>
    </w:p>
    <w:p w14:paraId="67B1585C" w14:textId="77777777" w:rsidR="004C02EF" w:rsidRPr="00E77497" w:rsidRDefault="004C02EF" w:rsidP="004C02EF">
      <w:pPr>
        <w:pStyle w:val="Syntax"/>
      </w:pPr>
      <w:r w:rsidRPr="00E77497">
        <w:t>Syntax</w:t>
      </w:r>
    </w:p>
    <w:p w14:paraId="1997AD3F" w14:textId="77777777" w:rsidR="004C02EF" w:rsidRPr="00E77497" w:rsidRDefault="004C02EF" w:rsidP="004C02EF">
      <w:pPr>
        <w:pStyle w:val="SyntaxRule"/>
      </w:pPr>
      <w:r w:rsidRPr="00E77497">
        <w:t>ThrowStatement</w:t>
      </w:r>
      <w:r w:rsidRPr="00E77497">
        <w:rPr>
          <w:rFonts w:ascii="Arial" w:hAnsi="Arial"/>
          <w:b/>
        </w:rPr>
        <w:t xml:space="preserve"> </w:t>
      </w:r>
      <w:r w:rsidRPr="00E77497">
        <w:rPr>
          <w:rFonts w:ascii="Arial" w:hAnsi="Arial"/>
          <w:b/>
          <w:i w:val="0"/>
        </w:rPr>
        <w:t>:</w:t>
      </w:r>
    </w:p>
    <w:p w14:paraId="6ADE0BF9" w14:textId="77777777" w:rsidR="004C02EF" w:rsidRPr="00E77497" w:rsidRDefault="004C02EF" w:rsidP="004C02EF">
      <w:pPr>
        <w:pStyle w:val="SyntaxDefinition"/>
      </w:pPr>
      <w:r w:rsidRPr="00E77497">
        <w:rPr>
          <w:rFonts w:ascii="Courier New" w:hAnsi="Courier New"/>
          <w:b/>
          <w:i w:val="0"/>
        </w:rPr>
        <w:t>throw</w:t>
      </w:r>
      <w:r w:rsidRPr="00E77497">
        <w:rPr>
          <w:b/>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r w:rsidRPr="00E77497">
        <w:t xml:space="preserve">Expression </w:t>
      </w:r>
      <w:r w:rsidRPr="00E77497">
        <w:rPr>
          <w:rFonts w:ascii="Courier New" w:hAnsi="Courier New" w:cs="Courier New"/>
          <w:b/>
          <w:i w:val="0"/>
        </w:rPr>
        <w:t>;</w:t>
      </w:r>
    </w:p>
    <w:p w14:paraId="637E313D" w14:textId="77777777" w:rsidR="00137648" w:rsidRDefault="00137648" w:rsidP="00137648">
      <w:pPr>
        <w:keepNext/>
        <w:rPr>
          <w:ins w:id="23462" w:author="Rev 8 Allen Wirfs-Brock" w:date="2012-06-14T15:35:00Z"/>
          <w:rFonts w:ascii="Helvetica" w:hAnsi="Helvetica"/>
          <w:b/>
          <w:spacing w:val="6"/>
        </w:rPr>
      </w:pPr>
      <w:ins w:id="23463" w:author="Rev 8 Allen Wirfs-Brock" w:date="2012-06-14T15:35:00Z">
        <w:r w:rsidRPr="00E77497">
          <w:rPr>
            <w:rFonts w:ascii="Helvetica" w:hAnsi="Helvetica"/>
            <w:b/>
          </w:rPr>
          <w:t xml:space="preserve">Runtime Semantics: </w:t>
        </w:r>
        <w:r>
          <w:rPr>
            <w:rFonts w:ascii="Helvetica" w:hAnsi="Helvetica"/>
            <w:b/>
            <w:spacing w:val="6"/>
          </w:rPr>
          <w:t>Evaluation</w:t>
        </w:r>
      </w:ins>
    </w:p>
    <w:p w14:paraId="7B33CCA5" w14:textId="77777777" w:rsidR="004C02EF" w:rsidRPr="00E77497" w:rsidDel="00137648" w:rsidRDefault="004C02EF" w:rsidP="004C02EF">
      <w:pPr>
        <w:pStyle w:val="Syntax"/>
        <w:rPr>
          <w:del w:id="23464" w:author="Rev 8 Allen Wirfs-Brock" w:date="2012-06-14T15:35:00Z"/>
        </w:rPr>
      </w:pPr>
      <w:del w:id="23465" w:author="Rev 8 Allen Wirfs-Brock" w:date="2012-06-14T15:35:00Z">
        <w:r w:rsidRPr="00E77497" w:rsidDel="00137648">
          <w:delText>Semantics</w:delText>
        </w:r>
      </w:del>
    </w:p>
    <w:p w14:paraId="0D3ECDD5" w14:textId="77777777" w:rsidR="004C02EF" w:rsidRPr="00E77497" w:rsidRDefault="004C02EF" w:rsidP="004C02EF">
      <w:r w:rsidRPr="00E77497">
        <w:t xml:space="preserve">The production </w:t>
      </w:r>
      <w:r w:rsidRPr="00E77497">
        <w:rPr>
          <w:rFonts w:ascii="Times New Roman" w:hAnsi="Times New Roman"/>
          <w:i/>
        </w:rPr>
        <w:t>ThrowStatement</w:t>
      </w:r>
      <w:r w:rsidRPr="00E77497">
        <w:t xml:space="preserve"> </w:t>
      </w:r>
      <w:r w:rsidRPr="00E77497">
        <w:rPr>
          <w:b/>
        </w:rPr>
        <w:t>:</w:t>
      </w:r>
      <w:r w:rsidRPr="00E77497">
        <w:t xml:space="preserve"> </w:t>
      </w:r>
      <w:r w:rsidRPr="00E77497">
        <w:rPr>
          <w:rFonts w:ascii="Courier New" w:hAnsi="Courier New"/>
          <w:b/>
        </w:rPr>
        <w:t>throw</w:t>
      </w:r>
      <w:r w:rsidRPr="00E77497">
        <w:rPr>
          <w:rFonts w:ascii="Times New Roman" w:hAnsi="Times New Roman"/>
          <w:b/>
        </w:rPr>
        <w:t xml:space="preserve"> </w:t>
      </w:r>
      <w:r w:rsidRPr="00E77497">
        <w:rPr>
          <w:rFonts w:cs="Arial"/>
          <w:sz w:val="16"/>
        </w:rPr>
        <w:t>[no</w:t>
      </w:r>
      <w:r w:rsidRPr="00E77497">
        <w:rPr>
          <w:rFonts w:ascii="Times New Roman" w:hAnsi="Times New Roman"/>
          <w:sz w:val="16"/>
        </w:rPr>
        <w:t xml:space="preserve"> </w:t>
      </w:r>
      <w:r w:rsidRPr="00E77497">
        <w:rPr>
          <w:rFonts w:ascii="Times New Roman" w:hAnsi="Times New Roman"/>
          <w:i/>
          <w:sz w:val="16"/>
        </w:rPr>
        <w:t>LineTerminator</w:t>
      </w:r>
      <w:r w:rsidRPr="00E77497">
        <w:rPr>
          <w:rFonts w:ascii="Times New Roman" w:hAnsi="Times New Roman"/>
          <w:sz w:val="16"/>
        </w:rPr>
        <w:t xml:space="preserve"> </w:t>
      </w:r>
      <w:r w:rsidRPr="00E77497">
        <w:rPr>
          <w:rFonts w:cs="Arial"/>
          <w:sz w:val="16"/>
        </w:rPr>
        <w:t>here]</w:t>
      </w:r>
      <w:r w:rsidRPr="00E77497">
        <w:rPr>
          <w:rFonts w:ascii="Times New Roman" w:hAnsi="Times New Roman"/>
          <w:b/>
          <w:i/>
        </w:rPr>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is evaluated as follows:</w:t>
      </w:r>
    </w:p>
    <w:p w14:paraId="3D6B0978" w14:textId="77777777" w:rsidR="004C02EF" w:rsidRPr="00E77497" w:rsidRDefault="004C02EF" w:rsidP="00C47E72">
      <w:pPr>
        <w:pStyle w:val="Alg2"/>
        <w:numPr>
          <w:ilvl w:val="0"/>
          <w:numId w:val="135"/>
        </w:numPr>
      </w:pPr>
      <w:r w:rsidRPr="00E77497">
        <w:t xml:space="preserve">Let </w:t>
      </w:r>
      <w:r w:rsidRPr="00E77497">
        <w:rPr>
          <w:i/>
        </w:rPr>
        <w:t>exprRef</w:t>
      </w:r>
      <w:r w:rsidRPr="00E77497">
        <w:t xml:space="preserve"> be the result of evaluating </w:t>
      </w:r>
      <w:r w:rsidRPr="00E77497">
        <w:rPr>
          <w:i/>
        </w:rPr>
        <w:t>Expression</w:t>
      </w:r>
      <w:r w:rsidRPr="00E77497">
        <w:t>.</w:t>
      </w:r>
    </w:p>
    <w:p w14:paraId="4E57170F" w14:textId="77777777" w:rsidR="003679DC" w:rsidRPr="003679DC" w:rsidRDefault="003679DC" w:rsidP="007F4002">
      <w:pPr>
        <w:pStyle w:val="Alg2"/>
        <w:numPr>
          <w:ilvl w:val="0"/>
          <w:numId w:val="135"/>
        </w:numPr>
        <w:spacing w:after="220"/>
        <w:contextualSpacing/>
        <w:rPr>
          <w:ins w:id="23466" w:author="Rev 8 Allen Wirfs-Brock" w:date="2012-06-14T15:54:00Z"/>
        </w:rPr>
      </w:pPr>
      <w:ins w:id="23467" w:author="Rev 8 Allen Wirfs-Brock" w:date="2012-06-14T15:54:00Z">
        <w:r>
          <w:t xml:space="preserve">Let </w:t>
        </w:r>
        <w:r w:rsidRPr="007F4002">
          <w:rPr>
            <w:i/>
          </w:rPr>
          <w:t>exprValue</w:t>
        </w:r>
        <w:r>
          <w:t xml:space="preserve"> be GetValue(</w:t>
        </w:r>
        <w:r w:rsidRPr="007F4002">
          <w:rPr>
            <w:i/>
          </w:rPr>
          <w:t>exprRef</w:t>
        </w:r>
        <w:r>
          <w:t>).</w:t>
        </w:r>
      </w:ins>
    </w:p>
    <w:p w14:paraId="7E1C8BD0" w14:textId="77777777" w:rsidR="003679DC" w:rsidRDefault="003679DC" w:rsidP="007F4002">
      <w:pPr>
        <w:pStyle w:val="Alg2"/>
        <w:numPr>
          <w:ilvl w:val="0"/>
          <w:numId w:val="135"/>
        </w:numPr>
        <w:spacing w:after="220"/>
        <w:contextualSpacing/>
        <w:rPr>
          <w:ins w:id="23468" w:author="Rev 8 Allen Wirfs-Brock" w:date="2012-06-14T15:55:00Z"/>
        </w:rPr>
      </w:pPr>
      <w:ins w:id="23469" w:author="Rev 8 Allen Wirfs-Brock" w:date="2012-06-14T15:55:00Z">
        <w:r>
          <w:t>ReturnIfAbrupt(</w:t>
        </w:r>
        <w:r w:rsidRPr="007F4002">
          <w:rPr>
            <w:i/>
          </w:rPr>
          <w:t>exprValue</w:t>
        </w:r>
        <w:r>
          <w:t>).</w:t>
        </w:r>
      </w:ins>
    </w:p>
    <w:p w14:paraId="282CA3F3" w14:textId="77777777" w:rsidR="004C02EF" w:rsidRPr="00E77497" w:rsidRDefault="004C02EF" w:rsidP="00C47E72">
      <w:pPr>
        <w:pStyle w:val="Alg2"/>
        <w:numPr>
          <w:ilvl w:val="0"/>
          <w:numId w:val="135"/>
        </w:numPr>
        <w:spacing w:after="220"/>
      </w:pPr>
      <w:r w:rsidRPr="00E77497">
        <w:t xml:space="preserve">Return </w:t>
      </w:r>
      <w:ins w:id="23470" w:author="Rev 8 Allen Wirfs-Brock" w:date="2012-06-14T15:52:00Z">
        <w:r w:rsidR="003679DC">
          <w:t xml:space="preserve">Completion {[[type]]: </w:t>
        </w:r>
      </w:ins>
      <w:r w:rsidRPr="00E77497">
        <w:rPr>
          <w:rFonts w:ascii="Arial" w:hAnsi="Arial" w:cs="Arial"/>
        </w:rPr>
        <w:t>throw</w:t>
      </w:r>
      <w:r w:rsidRPr="00E77497">
        <w:t xml:space="preserve">, </w:t>
      </w:r>
      <w:ins w:id="23471" w:author="Rev 8 Allen Wirfs-Brock" w:date="2012-06-14T15:53:00Z">
        <w:r w:rsidR="003679DC">
          <w:t xml:space="preserve">[[value]]: </w:t>
        </w:r>
      </w:ins>
      <w:r w:rsidRPr="00E77497">
        <w:t>GetValue(</w:t>
      </w:r>
      <w:r w:rsidRPr="00E77497">
        <w:rPr>
          <w:i/>
        </w:rPr>
        <w:t>exprRef</w:t>
      </w:r>
      <w:r w:rsidRPr="00E77497">
        <w:t xml:space="preserve">), </w:t>
      </w:r>
      <w:ins w:id="23472" w:author="Rev 8 Allen Wirfs-Brock" w:date="2012-06-14T15:53:00Z">
        <w:r w:rsidR="003679DC">
          <w:t xml:space="preserve">[[target]]: </w:t>
        </w:r>
      </w:ins>
      <w:r w:rsidRPr="00E77497">
        <w:rPr>
          <w:rFonts w:ascii="Arial" w:hAnsi="Arial" w:cs="Arial"/>
        </w:rPr>
        <w:t>empty</w:t>
      </w:r>
      <w:ins w:id="23473" w:author="Rev 8 Allen Wirfs-Brock" w:date="2012-06-14T15:53:00Z">
        <w:r w:rsidR="003679DC">
          <w:t>}</w:t>
        </w:r>
        <w:r w:rsidR="003679DC" w:rsidRPr="00E77497">
          <w:t>.</w:t>
        </w:r>
      </w:ins>
    </w:p>
    <w:p w14:paraId="539A5EA5" w14:textId="77777777" w:rsidR="004C02EF" w:rsidRPr="00E77497" w:rsidRDefault="004C02EF" w:rsidP="00B43482">
      <w:pPr>
        <w:pStyle w:val="20"/>
        <w:numPr>
          <w:ilvl w:val="0"/>
          <w:numId w:val="0"/>
        </w:numPr>
      </w:pPr>
      <w:bookmarkStart w:id="23474" w:name="_Toc417706232"/>
      <w:bookmarkStart w:id="23475" w:name="_Ref440445607"/>
      <w:bookmarkStart w:id="23476" w:name="_Ref440445697"/>
      <w:bookmarkStart w:id="23477" w:name="_Ref451680203"/>
      <w:bookmarkStart w:id="23478" w:name="_Ref457437680"/>
      <w:bookmarkStart w:id="23479" w:name="_Ref457437681"/>
      <w:bookmarkStart w:id="23480" w:name="_Ref457437682"/>
      <w:bookmarkStart w:id="23481" w:name="_Ref457707597"/>
      <w:bookmarkStart w:id="23482" w:name="_Ref457708469"/>
      <w:bookmarkStart w:id="23483" w:name="_Ref457708470"/>
      <w:bookmarkStart w:id="23484" w:name="_Ref457792688"/>
      <w:bookmarkStart w:id="23485" w:name="_Ref457792814"/>
      <w:bookmarkStart w:id="23486" w:name="_Ref457792815"/>
      <w:bookmarkStart w:id="23487" w:name="_Ref458336613"/>
      <w:bookmarkStart w:id="23488" w:name="_Toc472818892"/>
      <w:bookmarkStart w:id="23489" w:name="_Toc235503468"/>
      <w:bookmarkStart w:id="23490" w:name="_Toc241509243"/>
      <w:bookmarkStart w:id="23491" w:name="_Toc244416730"/>
      <w:bookmarkStart w:id="23492" w:name="_Toc276631094"/>
      <w:bookmarkStart w:id="23493" w:name="_Toc336509576"/>
      <w:r w:rsidRPr="00E77497">
        <w:t>12.14</w:t>
      </w:r>
      <w:r w:rsidRPr="00E77497">
        <w:tab/>
        <w:t xml:space="preserve">The </w:t>
      </w:r>
      <w:r w:rsidRPr="00E77497">
        <w:rPr>
          <w:rFonts w:ascii="Courier New" w:hAnsi="Courier New"/>
          <w:sz w:val="20"/>
        </w:rPr>
        <w:t>try</w:t>
      </w:r>
      <w:r w:rsidRPr="00E77497">
        <w:t xml:space="preserve"> </w:t>
      </w:r>
      <w:bookmarkEnd w:id="23474"/>
      <w:bookmarkEnd w:id="23475"/>
      <w:bookmarkEnd w:id="23476"/>
      <w:bookmarkEnd w:id="23477"/>
      <w:bookmarkEnd w:id="23478"/>
      <w:bookmarkEnd w:id="23479"/>
      <w:bookmarkEnd w:id="23480"/>
      <w:bookmarkEnd w:id="23481"/>
      <w:bookmarkEnd w:id="23482"/>
      <w:bookmarkEnd w:id="23483"/>
      <w:bookmarkEnd w:id="23484"/>
      <w:bookmarkEnd w:id="23485"/>
      <w:bookmarkEnd w:id="23486"/>
      <w:bookmarkEnd w:id="23487"/>
      <w:bookmarkEnd w:id="23488"/>
      <w:bookmarkEnd w:id="23489"/>
      <w:r w:rsidRPr="00E77497">
        <w:t>Statement</w:t>
      </w:r>
      <w:bookmarkEnd w:id="23490"/>
      <w:bookmarkEnd w:id="23491"/>
      <w:bookmarkEnd w:id="23492"/>
      <w:bookmarkEnd w:id="23493"/>
    </w:p>
    <w:p w14:paraId="642DB0B6" w14:textId="77777777" w:rsidR="004C02EF" w:rsidRPr="00E77497" w:rsidRDefault="004C02EF" w:rsidP="004C02EF">
      <w:pPr>
        <w:pStyle w:val="Syntax"/>
      </w:pPr>
      <w:r w:rsidRPr="00E77497">
        <w:t>Syntax</w:t>
      </w:r>
    </w:p>
    <w:p w14:paraId="47E12EFA" w14:textId="77777777" w:rsidR="004C02EF" w:rsidRPr="00E77497" w:rsidRDefault="004C02EF" w:rsidP="004C02EF">
      <w:pPr>
        <w:pStyle w:val="SyntaxRule"/>
      </w:pPr>
      <w:r w:rsidRPr="00E77497">
        <w:t xml:space="preserve">TryStatement </w:t>
      </w:r>
      <w:r w:rsidRPr="00E77497">
        <w:rPr>
          <w:rFonts w:ascii="Arial" w:hAnsi="Arial"/>
          <w:b/>
          <w:i w:val="0"/>
        </w:rPr>
        <w:t>:</w:t>
      </w:r>
    </w:p>
    <w:p w14:paraId="24D40623" w14:textId="77777777" w:rsidR="004C02EF" w:rsidRPr="00E77497" w:rsidRDefault="004C02EF" w:rsidP="004C02EF">
      <w:pPr>
        <w:pStyle w:val="SyntaxDefinition"/>
        <w:rPr>
          <w:vertAlign w:val="subscript"/>
        </w:rPr>
      </w:pPr>
      <w:r w:rsidRPr="00E77497">
        <w:rPr>
          <w:rFonts w:ascii="Courier New" w:hAnsi="Courier New"/>
          <w:b/>
          <w:i w:val="0"/>
        </w:rPr>
        <w:t>try</w:t>
      </w:r>
      <w:r w:rsidRPr="00E77497">
        <w:t xml:space="preserve"> Block Catch</w:t>
      </w:r>
      <w:r w:rsidRPr="00E77497">
        <w:rPr>
          <w:vertAlign w:val="subscript"/>
        </w:rPr>
        <w:br/>
      </w:r>
      <w:r w:rsidRPr="00E77497">
        <w:rPr>
          <w:rFonts w:ascii="Courier New" w:hAnsi="Courier New"/>
          <w:b/>
          <w:i w:val="0"/>
        </w:rPr>
        <w:t>try</w:t>
      </w:r>
      <w:r w:rsidRPr="00E77497">
        <w:t xml:space="preserve"> Block Finally</w:t>
      </w:r>
      <w:r w:rsidRPr="00E77497">
        <w:rPr>
          <w:vertAlign w:val="subscript"/>
        </w:rPr>
        <w:br/>
      </w:r>
      <w:r w:rsidRPr="00E77497">
        <w:rPr>
          <w:rFonts w:ascii="Courier New" w:hAnsi="Courier New"/>
          <w:b/>
          <w:i w:val="0"/>
        </w:rPr>
        <w:t>try</w:t>
      </w:r>
      <w:r w:rsidRPr="00E77497">
        <w:t xml:space="preserve"> Block Catch Finally</w:t>
      </w:r>
    </w:p>
    <w:p w14:paraId="74FC33F8" w14:textId="77777777" w:rsidR="004C02EF" w:rsidRPr="00E77497" w:rsidRDefault="004C02EF" w:rsidP="004C02EF">
      <w:pPr>
        <w:pStyle w:val="SyntaxRule"/>
      </w:pPr>
      <w:r w:rsidRPr="00E77497">
        <w:t xml:space="preserve">Catch </w:t>
      </w:r>
      <w:r w:rsidRPr="00E77497">
        <w:rPr>
          <w:rFonts w:ascii="Arial" w:hAnsi="Arial"/>
          <w:b/>
          <w:i w:val="0"/>
        </w:rPr>
        <w:t>:</w:t>
      </w:r>
    </w:p>
    <w:p w14:paraId="0A62A756" w14:textId="77777777" w:rsidR="004C02EF" w:rsidRPr="00E77497" w:rsidRDefault="004C02EF" w:rsidP="004C02EF">
      <w:pPr>
        <w:pStyle w:val="SyntaxDefinition"/>
      </w:pPr>
      <w:r w:rsidRPr="00E77497">
        <w:rPr>
          <w:rFonts w:ascii="Courier New" w:hAnsi="Courier New"/>
          <w:b/>
          <w:i w:val="0"/>
        </w:rPr>
        <w:t>catch</w:t>
      </w:r>
      <w:r w:rsidRPr="00E77497">
        <w:t xml:space="preserve"> </w:t>
      </w:r>
      <w:r w:rsidRPr="00E77497">
        <w:rPr>
          <w:rFonts w:ascii="Courier New" w:hAnsi="Courier New"/>
          <w:b/>
          <w:i w:val="0"/>
        </w:rPr>
        <w:t xml:space="preserve">( </w:t>
      </w:r>
      <w:ins w:id="23494" w:author="Rev 3 Allen Wirfs-Brock" w:date="2011-09-10T15:53:00Z">
        <w:r w:rsidR="007E5BF2" w:rsidRPr="00E77497">
          <w:t>CatchParameter</w:t>
        </w:r>
      </w:ins>
      <w:del w:id="23495" w:author="Rev 3 Allen Wirfs-Brock" w:date="2011-09-10T15:53:00Z">
        <w:r w:rsidRPr="00E77497" w:rsidDel="007E5BF2">
          <w:delText>Identifier</w:delText>
        </w:r>
      </w:del>
      <w:r w:rsidRPr="00E77497">
        <w:rPr>
          <w:rFonts w:ascii="Courier New" w:hAnsi="Courier New" w:cs="Courier New"/>
          <w:i w:val="0"/>
        </w:rPr>
        <w:t xml:space="preserve"> </w:t>
      </w:r>
      <w:r w:rsidRPr="00E77497">
        <w:rPr>
          <w:rFonts w:ascii="Courier New" w:hAnsi="Courier New" w:cs="Courier New"/>
          <w:b/>
          <w:i w:val="0"/>
        </w:rPr>
        <w:t>)</w:t>
      </w:r>
      <w:r w:rsidRPr="00E77497">
        <w:t xml:space="preserve"> Block</w:t>
      </w:r>
    </w:p>
    <w:p w14:paraId="05BA33A3" w14:textId="77777777" w:rsidR="004C02EF" w:rsidRPr="00E77497" w:rsidRDefault="004C02EF" w:rsidP="004C02EF">
      <w:pPr>
        <w:pStyle w:val="SyntaxRule"/>
      </w:pPr>
      <w:r w:rsidRPr="00E77497">
        <w:t xml:space="preserve">Finally </w:t>
      </w:r>
      <w:r w:rsidRPr="00E77497">
        <w:rPr>
          <w:rFonts w:ascii="Arial" w:hAnsi="Arial"/>
          <w:b/>
          <w:i w:val="0"/>
        </w:rPr>
        <w:t>:</w:t>
      </w:r>
    </w:p>
    <w:p w14:paraId="535B99D4" w14:textId="77777777" w:rsidR="004C02EF" w:rsidRPr="00E77497" w:rsidRDefault="004C02EF" w:rsidP="004C02EF">
      <w:pPr>
        <w:pStyle w:val="SyntaxDefinition"/>
      </w:pPr>
      <w:r w:rsidRPr="00E77497">
        <w:rPr>
          <w:rFonts w:ascii="Courier New" w:hAnsi="Courier New" w:cs="Courier New"/>
          <w:b/>
          <w:i w:val="0"/>
        </w:rPr>
        <w:t>finally</w:t>
      </w:r>
      <w:r w:rsidRPr="00E77497">
        <w:t xml:space="preserve"> Block</w:t>
      </w:r>
    </w:p>
    <w:p w14:paraId="7C293AE5" w14:textId="77777777" w:rsidR="0015789C" w:rsidRPr="00E77497" w:rsidRDefault="007E5BF2" w:rsidP="0015789C">
      <w:pPr>
        <w:pStyle w:val="SyntaxRule"/>
        <w:rPr>
          <w:ins w:id="23496" w:author="Rev 3 Allen Wirfs-Brock" w:date="2011-09-10T15:51:00Z"/>
        </w:rPr>
      </w:pPr>
      <w:ins w:id="23497" w:author="Rev 3 Allen Wirfs-Brock" w:date="2011-09-10T15:53:00Z">
        <w:r w:rsidRPr="00E77497">
          <w:t>C</w:t>
        </w:r>
      </w:ins>
      <w:ins w:id="23498" w:author="Rev 3 Allen Wirfs-Brock" w:date="2011-09-10T15:51:00Z">
        <w:r w:rsidR="0015789C" w:rsidRPr="00E77497">
          <w:t xml:space="preserve">atchParameter </w:t>
        </w:r>
        <w:r w:rsidR="0015789C" w:rsidRPr="00E77497">
          <w:rPr>
            <w:rFonts w:ascii="Arial" w:hAnsi="Arial"/>
            <w:b/>
            <w:i w:val="0"/>
          </w:rPr>
          <w:t>:</w:t>
        </w:r>
      </w:ins>
    </w:p>
    <w:p w14:paraId="54C55E13" w14:textId="77777777" w:rsidR="0015789C" w:rsidRPr="00E77497" w:rsidRDefault="007E5BF2" w:rsidP="0015789C">
      <w:pPr>
        <w:pStyle w:val="SyntaxDefinition"/>
        <w:rPr>
          <w:ins w:id="23499" w:author="Rev 3 Allen Wirfs-Brock" w:date="2011-09-10T15:51:00Z"/>
          <w:vertAlign w:val="subscript"/>
        </w:rPr>
      </w:pPr>
      <w:ins w:id="23500" w:author="Rev 3 Allen Wirfs-Brock" w:date="2011-09-10T15:52:00Z">
        <w:r w:rsidRPr="00E77497">
          <w:t>BindingIdentifier</w:t>
        </w:r>
      </w:ins>
      <w:ins w:id="23501" w:author="Rev 3 Allen Wirfs-Brock" w:date="2011-09-10T15:51:00Z">
        <w:r w:rsidR="0015789C" w:rsidRPr="00E77497">
          <w:rPr>
            <w:vertAlign w:val="subscript"/>
          </w:rPr>
          <w:br/>
        </w:r>
      </w:ins>
      <w:ins w:id="23502" w:author="Rev 3 Allen Wirfs-Brock" w:date="2011-09-10T15:53:00Z">
        <w:r w:rsidRPr="00E77497">
          <w:t>BindingPattern</w:t>
        </w:r>
      </w:ins>
      <w:ins w:id="23503" w:author="Rev 3 Allen Wirfs-Brock" w:date="2011-09-10T15:51:00Z">
        <w:r w:rsidR="0015789C" w:rsidRPr="00E77497">
          <w:t xml:space="preserve"> </w:t>
        </w:r>
      </w:ins>
    </w:p>
    <w:p w14:paraId="32B6D48C" w14:textId="77777777" w:rsidR="004C02EF" w:rsidRPr="0027695A" w:rsidRDefault="009778F8">
      <w:pPr>
        <w:pStyle w:val="Note"/>
        <w:pPrChange w:id="23504" w:author="Rev 6 Allen Wirfs-Brock" w:date="2012-02-28T08:55:00Z">
          <w:pPr/>
        </w:pPrChange>
      </w:pPr>
      <w:ins w:id="23505" w:author="Rev 6 Allen Wirfs-Brock" w:date="2012-02-18T13:50:00Z">
        <w:r w:rsidRPr="0027695A">
          <w:t>NOTE</w:t>
        </w:r>
        <w:r w:rsidRPr="0027695A">
          <w:tab/>
        </w:r>
      </w:ins>
      <w:r w:rsidR="004C02EF" w:rsidRPr="0027695A">
        <w:t xml:space="preserve">The </w:t>
      </w:r>
      <w:r w:rsidR="004C02EF" w:rsidRPr="0027695A">
        <w:rPr>
          <w:rFonts w:ascii="Courier New" w:hAnsi="Courier New"/>
          <w:b/>
        </w:rPr>
        <w:t xml:space="preserve">try </w:t>
      </w:r>
      <w:r w:rsidR="004C02EF" w:rsidRPr="0027695A">
        <w:t xml:space="preserve">statement encloses a block of code in which an exceptional condition can occur, such as a runtime error or a </w:t>
      </w:r>
      <w:r w:rsidR="004C02EF" w:rsidRPr="0027695A">
        <w:rPr>
          <w:rFonts w:ascii="Courier New" w:hAnsi="Courier New"/>
          <w:b/>
        </w:rPr>
        <w:t>throw</w:t>
      </w:r>
      <w:r w:rsidR="004C02EF" w:rsidRPr="0027695A">
        <w:t xml:space="preserve"> statement. The </w:t>
      </w:r>
      <w:r w:rsidR="004C02EF" w:rsidRPr="0027695A">
        <w:rPr>
          <w:rFonts w:ascii="Courier New" w:hAnsi="Courier New"/>
          <w:b/>
        </w:rPr>
        <w:t>catch</w:t>
      </w:r>
      <w:r w:rsidR="004C02EF" w:rsidRPr="0027695A">
        <w:t xml:space="preserve"> clause provides the exception-handling code. When a catch clause catches an exception, its </w:t>
      </w:r>
      <w:r w:rsidR="004C02EF" w:rsidRPr="0027695A">
        <w:rPr>
          <w:rFonts w:ascii="Times New Roman" w:hAnsi="Times New Roman"/>
          <w:i/>
        </w:rPr>
        <w:t>Identifier</w:t>
      </w:r>
      <w:r w:rsidR="004C02EF" w:rsidRPr="0027695A">
        <w:t xml:space="preserve"> is bound to that exception.</w:t>
      </w:r>
    </w:p>
    <w:p w14:paraId="2B04C9F0" w14:textId="77777777" w:rsidR="00C9049C" w:rsidRPr="00E77497" w:rsidRDefault="00C9049C" w:rsidP="00C9049C">
      <w:pPr>
        <w:pStyle w:val="40"/>
        <w:numPr>
          <w:ilvl w:val="0"/>
          <w:numId w:val="0"/>
        </w:numPr>
        <w:rPr>
          <w:ins w:id="23506" w:author="Rev 4 Allen Wirfs-Brock" w:date="2011-10-20T10:15:00Z"/>
        </w:rPr>
      </w:pPr>
      <w:ins w:id="23507" w:author="Rev 4 Allen Wirfs-Brock" w:date="2011-10-20T10:15:00Z">
        <w:r w:rsidRPr="00E77497">
          <w:t>Static Semantics</w:t>
        </w:r>
      </w:ins>
    </w:p>
    <w:p w14:paraId="71C3D62C" w14:textId="77777777" w:rsidR="00C9049C" w:rsidRPr="00E77497" w:rsidRDefault="00C9049C" w:rsidP="00C9049C">
      <w:pPr>
        <w:rPr>
          <w:ins w:id="23508" w:author="Rev 4 Allen Wirfs-Brock" w:date="2011-10-20T10:15:00Z"/>
          <w:rFonts w:ascii="Helvetica" w:hAnsi="Helvetica"/>
          <w:b/>
        </w:rPr>
      </w:pPr>
      <w:ins w:id="23509" w:author="Rev 4 Allen Wirfs-Brock" w:date="2011-10-20T10:19:00Z">
        <w:r w:rsidRPr="00E77497">
          <w:rPr>
            <w:rFonts w:ascii="Helvetica" w:hAnsi="Helvetica"/>
            <w:b/>
          </w:rPr>
          <w:t xml:space="preserve">Static Semantics:  </w:t>
        </w:r>
      </w:ins>
      <w:ins w:id="23510" w:author="Rev 4 Allen Wirfs-Brock" w:date="2011-10-20T10:15:00Z">
        <w:r w:rsidRPr="00E77497">
          <w:rPr>
            <w:rFonts w:ascii="Helvetica" w:hAnsi="Helvetica"/>
            <w:b/>
          </w:rPr>
          <w:t>Early Errors</w:t>
        </w:r>
      </w:ins>
    </w:p>
    <w:p w14:paraId="00FC5BF6" w14:textId="77777777" w:rsidR="006E4292" w:rsidRPr="00E77497" w:rsidRDefault="006E4292" w:rsidP="006E4292">
      <w:pPr>
        <w:rPr>
          <w:ins w:id="23511" w:author="Rev 4 Allen Wirfs-Brock" w:date="2011-10-20T10:23:00Z"/>
        </w:rPr>
      </w:pPr>
      <w:ins w:id="23512" w:author="Rev 4 Allen Wirfs-Brock" w:date="2011-10-20T10:23:00Z">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 xml:space="preserve">( </w:t>
        </w:r>
        <w:r w:rsidRPr="00E77497">
          <w:rPr>
            <w:rFonts w:ascii="Times New Roman" w:hAnsi="Times New Roman"/>
            <w:i/>
          </w:rPr>
          <w:t xml:space="preserve">CatchParameter </w:t>
        </w:r>
        <w:r w:rsidRPr="00E77497">
          <w:rPr>
            <w:rFonts w:ascii="Courier New" w:hAnsi="Courier New"/>
            <w:b/>
          </w:rPr>
          <w:t>)</w:t>
        </w:r>
        <w:r w:rsidRPr="00E77497">
          <w:t xml:space="preserve"> </w:t>
        </w:r>
        <w:r w:rsidRPr="00E77497">
          <w:rPr>
            <w:rFonts w:ascii="Times New Roman" w:hAnsi="Times New Roman"/>
            <w:i/>
          </w:rPr>
          <w:t>Block</w:t>
        </w:r>
        <w:r w:rsidRPr="00E77497">
          <w:rPr>
            <w:rStyle w:val="bnf"/>
          </w:rPr>
          <w:t xml:space="preserve"> </w:t>
        </w:r>
        <w:r w:rsidRPr="00E77497">
          <w:t xml:space="preserve"> </w:t>
        </w:r>
      </w:ins>
    </w:p>
    <w:p w14:paraId="6C609726" w14:textId="77777777" w:rsidR="006E4292" w:rsidRPr="00E77497" w:rsidRDefault="006E4292" w:rsidP="00052EFC">
      <w:pPr>
        <w:numPr>
          <w:ilvl w:val="0"/>
          <w:numId w:val="737"/>
        </w:numPr>
        <w:spacing w:after="220"/>
        <w:contextualSpacing/>
        <w:rPr>
          <w:ins w:id="23513" w:author="Rev 4 Allen Wirfs-Brock" w:date="2011-10-20T10:23:00Z"/>
        </w:rPr>
      </w:pPr>
      <w:ins w:id="23514" w:author="Rev 4 Allen Wirfs-Brock" w:date="2011-10-20T10:23:00Z">
        <w:r w:rsidRPr="00E77497">
          <w:t xml:space="preserve">It is a Syntax Error if any element of the BoundNames of </w:t>
        </w:r>
        <w:r w:rsidRPr="00E77497">
          <w:rPr>
            <w:rFonts w:ascii="Times New Roman" w:hAnsi="Times New Roman"/>
            <w:i/>
          </w:rPr>
          <w:t>CatchParameter</w:t>
        </w:r>
        <w:r w:rsidRPr="00E77497">
          <w:rPr>
            <w:rFonts w:ascii="Courier New" w:hAnsi="Courier New" w:cs="Courier New"/>
          </w:rPr>
          <w:t xml:space="preserve"> </w:t>
        </w:r>
        <w:r w:rsidRPr="00E77497">
          <w:t xml:space="preserve">also occurs in the LexicallyDeclaredNames of </w:t>
        </w:r>
        <w:r w:rsidRPr="00E77497">
          <w:rPr>
            <w:rFonts w:ascii="Times New Roman" w:hAnsi="Times New Roman"/>
            <w:i/>
          </w:rPr>
          <w:t>Block</w:t>
        </w:r>
        <w:r w:rsidRPr="00E77497">
          <w:t>.</w:t>
        </w:r>
      </w:ins>
    </w:p>
    <w:p w14:paraId="50938225" w14:textId="77777777" w:rsidR="006E4292" w:rsidRPr="00E77497" w:rsidRDefault="006E4292" w:rsidP="00052EFC">
      <w:pPr>
        <w:numPr>
          <w:ilvl w:val="0"/>
          <w:numId w:val="737"/>
        </w:numPr>
        <w:spacing w:after="220"/>
        <w:rPr>
          <w:ins w:id="23515" w:author="Rev 4 Allen Wirfs-Brock" w:date="2011-10-20T10:23:00Z"/>
        </w:rPr>
      </w:pPr>
      <w:commentRangeStart w:id="23516"/>
      <w:ins w:id="23517" w:author="Rev 4 Allen Wirfs-Brock" w:date="2011-10-20T10:23:00Z">
        <w:r w:rsidRPr="00E77497">
          <w:t xml:space="preserve">It is a Syntax Error if </w:t>
        </w:r>
        <w:del w:id="23518" w:author="Rev 6 Allen Wirfs-Brock" w:date="2012-01-26T15:07:00Z">
          <w:r w:rsidRPr="00E77497" w:rsidDel="00516F75">
            <w:delText xml:space="preserve">the code that matches this production is contained in extended code and </w:delText>
          </w:r>
        </w:del>
        <w:r w:rsidRPr="00E77497">
          <w:t xml:space="preserve">any element of the BoundNames of </w:t>
        </w:r>
        <w:r w:rsidRPr="00E77497">
          <w:rPr>
            <w:rFonts w:ascii="Times New Roman" w:hAnsi="Times New Roman"/>
            <w:i/>
          </w:rPr>
          <w:t>CatchParameter</w:t>
        </w:r>
        <w:r w:rsidRPr="00E77497">
          <w:rPr>
            <w:rFonts w:ascii="Courier New" w:hAnsi="Courier New" w:cs="Courier New"/>
          </w:rPr>
          <w:t xml:space="preserve"> </w:t>
        </w:r>
        <w:r w:rsidRPr="00E77497">
          <w:t xml:space="preserve">also occurs in the VarDeclaredNames of </w:t>
        </w:r>
        <w:r w:rsidRPr="00E77497">
          <w:rPr>
            <w:rFonts w:ascii="Times New Roman" w:hAnsi="Times New Roman"/>
            <w:i/>
          </w:rPr>
          <w:t>Block</w:t>
        </w:r>
        <w:r w:rsidRPr="00E77497">
          <w:t>.</w:t>
        </w:r>
      </w:ins>
      <w:commentRangeEnd w:id="23516"/>
      <w:r w:rsidR="00516F75">
        <w:rPr>
          <w:rStyle w:val="af3"/>
        </w:rPr>
        <w:commentReference w:id="23516"/>
      </w:r>
    </w:p>
    <w:p w14:paraId="45F495B1" w14:textId="77777777" w:rsidR="00D87638" w:rsidRPr="00E77497" w:rsidDel="00007356" w:rsidRDefault="00D87638" w:rsidP="00D87638">
      <w:pPr>
        <w:rPr>
          <w:ins w:id="23519" w:author="Rev 4 Allen Wirfs-Brock" w:date="2011-10-20T10:24:00Z"/>
          <w:del w:id="23520" w:author="Rev 8 Allen Wirfs-Brock" w:date="2012-06-01T09:07:00Z"/>
          <w:rFonts w:ascii="Helvetica" w:hAnsi="Helvetica"/>
          <w:b/>
        </w:rPr>
      </w:pPr>
      <w:ins w:id="23521" w:author="Rev 4 Allen Wirfs-Brock" w:date="2011-10-20T10:24:00Z">
        <w:del w:id="23522" w:author="Rev 8 Allen Wirfs-Brock" w:date="2012-06-01T09:07:00Z">
          <w:r w:rsidRPr="00E77497" w:rsidDel="00007356">
            <w:rPr>
              <w:rFonts w:ascii="Helvetica" w:hAnsi="Helvetica"/>
              <w:b/>
            </w:rPr>
            <w:delText xml:space="preserve">Static Semantics:  </w:delText>
          </w:r>
          <w:r w:rsidRPr="00E77497" w:rsidDel="00007356">
            <w:rPr>
              <w:rFonts w:ascii="Helvetica" w:hAnsi="Helvetica"/>
              <w:b/>
              <w:lang w:eastAsia="en-US"/>
            </w:rPr>
            <w:delText>BoundNames</w:delText>
          </w:r>
        </w:del>
      </w:ins>
    </w:p>
    <w:p w14:paraId="531F6F62" w14:textId="77777777" w:rsidR="00B70C4A" w:rsidRPr="00E77497" w:rsidDel="00007356" w:rsidRDefault="00B70C4A" w:rsidP="00B70C4A">
      <w:pPr>
        <w:rPr>
          <w:ins w:id="23523" w:author="Rev 4 Allen Wirfs-Brock" w:date="2011-10-20T10:25:00Z"/>
          <w:del w:id="23524" w:author="Rev 8 Allen Wirfs-Brock" w:date="2012-06-01T09:07:00Z"/>
        </w:rPr>
      </w:pPr>
      <w:ins w:id="23525" w:author="Rev 4 Allen Wirfs-Brock" w:date="2011-10-20T10:25:00Z">
        <w:del w:id="23526" w:author="Rev 8 Allen Wirfs-Brock" w:date="2012-06-01T09:07:00Z">
          <w:r w:rsidRPr="00E77497" w:rsidDel="00007356">
            <w:rPr>
              <w:rFonts w:ascii="Times New Roman" w:hAnsi="Times New Roman"/>
              <w:i/>
            </w:rPr>
            <w:delText>CatchParameter</w:delText>
          </w:r>
          <w:r w:rsidRPr="00E77497" w:rsidDel="00007356">
            <w:rPr>
              <w:rFonts w:ascii="Courier New" w:hAnsi="Courier New" w:cs="Courier New"/>
              <w:b/>
            </w:rPr>
            <w:delText>:</w:delText>
          </w:r>
          <w:r w:rsidRPr="00E77497" w:rsidDel="00007356">
            <w:delText xml:space="preserve"> </w:delText>
          </w:r>
          <w:r w:rsidRPr="00E77497" w:rsidDel="00007356">
            <w:rPr>
              <w:rFonts w:ascii="Times New Roman" w:hAnsi="Times New Roman"/>
              <w:i/>
            </w:rPr>
            <w:delText>Binding</w:delText>
          </w:r>
          <w:r w:rsidRPr="00E77497" w:rsidDel="00007356">
            <w:rPr>
              <w:rStyle w:val="bnf"/>
            </w:rPr>
            <w:delText>Identifier</w:delText>
          </w:r>
          <w:r w:rsidRPr="00E77497" w:rsidDel="00007356">
            <w:delText xml:space="preserve"> </w:delText>
          </w:r>
        </w:del>
      </w:ins>
    </w:p>
    <w:p w14:paraId="7800D266" w14:textId="77777777" w:rsidR="00B70C4A" w:rsidRPr="00E77497" w:rsidDel="00007356" w:rsidRDefault="00B70C4A" w:rsidP="00C47E72">
      <w:pPr>
        <w:pStyle w:val="Alg4"/>
        <w:numPr>
          <w:ilvl w:val="0"/>
          <w:numId w:val="537"/>
        </w:numPr>
        <w:spacing w:after="220"/>
        <w:contextualSpacing/>
        <w:rPr>
          <w:ins w:id="23527" w:author="Rev 4 Allen Wirfs-Brock" w:date="2011-10-20T10:25:00Z"/>
          <w:del w:id="23528" w:author="Rev 8 Allen Wirfs-Brock" w:date="2012-06-01T09:07:00Z"/>
        </w:rPr>
      </w:pPr>
      <w:ins w:id="23529" w:author="Rev 4 Allen Wirfs-Brock" w:date="2011-10-20T10:25:00Z">
        <w:del w:id="23530" w:author="Rev 8 Allen Wirfs-Brock" w:date="2012-06-01T09:07:00Z">
          <w:r w:rsidRPr="00E77497" w:rsidDel="00007356">
            <w:delText xml:space="preserve">Return the BoundNames of </w:delText>
          </w:r>
          <w:r w:rsidRPr="00E77497" w:rsidDel="00007356">
            <w:rPr>
              <w:i/>
            </w:rPr>
            <w:delText>Binding</w:delText>
          </w:r>
          <w:r w:rsidRPr="00E77497" w:rsidDel="00007356">
            <w:rPr>
              <w:rStyle w:val="bnf"/>
            </w:rPr>
            <w:delText>Identifier</w:delText>
          </w:r>
          <w:r w:rsidRPr="00E77497" w:rsidDel="00007356">
            <w:delText>.</w:delText>
          </w:r>
        </w:del>
      </w:ins>
    </w:p>
    <w:p w14:paraId="52947E0D" w14:textId="77777777" w:rsidR="0031780A" w:rsidRPr="00E77497" w:rsidDel="00007356" w:rsidRDefault="0031780A" w:rsidP="0031780A">
      <w:pPr>
        <w:rPr>
          <w:ins w:id="23531" w:author="Rev 4 Allen Wirfs-Brock" w:date="2011-10-20T10:26:00Z"/>
          <w:del w:id="23532" w:author="Rev 8 Allen Wirfs-Brock" w:date="2012-06-01T09:07:00Z"/>
        </w:rPr>
      </w:pPr>
      <w:ins w:id="23533" w:author="Rev 4 Allen Wirfs-Brock" w:date="2011-10-20T10:26:00Z">
        <w:del w:id="23534" w:author="Rev 8 Allen Wirfs-Brock" w:date="2012-06-01T09:07:00Z">
          <w:r w:rsidRPr="00E77497" w:rsidDel="00007356">
            <w:rPr>
              <w:rFonts w:ascii="Times New Roman" w:hAnsi="Times New Roman"/>
              <w:i/>
            </w:rPr>
            <w:delText>CatchParameter</w:delText>
          </w:r>
          <w:r w:rsidRPr="00E77497" w:rsidDel="00007356">
            <w:rPr>
              <w:rFonts w:ascii="Courier New" w:hAnsi="Courier New" w:cs="Courier New"/>
              <w:b/>
            </w:rPr>
            <w:delText>:</w:delText>
          </w:r>
          <w:r w:rsidRPr="00E77497" w:rsidDel="00007356">
            <w:delText xml:space="preserve"> </w:delText>
          </w:r>
          <w:r w:rsidRPr="00E77497" w:rsidDel="00007356">
            <w:rPr>
              <w:rFonts w:ascii="Times New Roman" w:hAnsi="Times New Roman"/>
              <w:i/>
            </w:rPr>
            <w:delText>Binding</w:delText>
          </w:r>
          <w:r w:rsidRPr="00E77497" w:rsidDel="00007356">
            <w:rPr>
              <w:rStyle w:val="bnf"/>
            </w:rPr>
            <w:delText>Pattern</w:delText>
          </w:r>
          <w:r w:rsidRPr="00E77497" w:rsidDel="00007356">
            <w:delText xml:space="preserve"> </w:delText>
          </w:r>
        </w:del>
      </w:ins>
    </w:p>
    <w:p w14:paraId="25B4A140" w14:textId="77777777" w:rsidR="0031780A" w:rsidRPr="00E77497" w:rsidDel="00007356" w:rsidRDefault="0031780A" w:rsidP="00C47E72">
      <w:pPr>
        <w:pStyle w:val="Alg4"/>
        <w:numPr>
          <w:ilvl w:val="0"/>
          <w:numId w:val="538"/>
        </w:numPr>
        <w:spacing w:after="220"/>
        <w:contextualSpacing/>
        <w:rPr>
          <w:ins w:id="23535" w:author="Rev 4 Allen Wirfs-Brock" w:date="2011-10-20T10:26:00Z"/>
          <w:del w:id="23536" w:author="Rev 8 Allen Wirfs-Brock" w:date="2012-06-01T09:07:00Z"/>
        </w:rPr>
      </w:pPr>
      <w:ins w:id="23537" w:author="Rev 4 Allen Wirfs-Brock" w:date="2011-10-20T10:26:00Z">
        <w:del w:id="23538" w:author="Rev 8 Allen Wirfs-Brock" w:date="2012-06-01T09:07:00Z">
          <w:r w:rsidRPr="00E77497" w:rsidDel="00007356">
            <w:delText xml:space="preserve">Return the BoundNames of </w:delText>
          </w:r>
          <w:r w:rsidRPr="00E77497" w:rsidDel="00007356">
            <w:rPr>
              <w:i/>
            </w:rPr>
            <w:delText>Binding</w:delText>
          </w:r>
          <w:r w:rsidRPr="00E77497" w:rsidDel="00007356">
            <w:rPr>
              <w:rStyle w:val="bnf"/>
            </w:rPr>
            <w:delText>Pattern</w:delText>
          </w:r>
          <w:r w:rsidRPr="00E77497" w:rsidDel="00007356">
            <w:delText>.</w:delText>
          </w:r>
        </w:del>
      </w:ins>
    </w:p>
    <w:p w14:paraId="1D9AD6A4" w14:textId="77777777" w:rsidR="00C9049C" w:rsidRPr="00E77497" w:rsidRDefault="00C9049C" w:rsidP="00C9049C">
      <w:pPr>
        <w:rPr>
          <w:ins w:id="23539" w:author="Rev 4 Allen Wirfs-Brock" w:date="2011-10-20T10:19:00Z"/>
          <w:rFonts w:ascii="Helvetica" w:hAnsi="Helvetica"/>
          <w:b/>
        </w:rPr>
      </w:pPr>
      <w:ins w:id="23540" w:author="Rev 4 Allen Wirfs-Brock" w:date="2011-10-20T10:19:00Z">
        <w:r w:rsidRPr="00E77497">
          <w:rPr>
            <w:rFonts w:ascii="Helvetica" w:hAnsi="Helvetica"/>
            <w:b/>
          </w:rPr>
          <w:t xml:space="preserve">Static Semantics:  </w:t>
        </w:r>
        <w:r w:rsidRPr="00E77497">
          <w:rPr>
            <w:rFonts w:ascii="Helvetica" w:hAnsi="Helvetica"/>
            <w:b/>
            <w:lang w:eastAsia="en-US"/>
          </w:rPr>
          <w:t>VarDeclaredNames</w:t>
        </w:r>
      </w:ins>
    </w:p>
    <w:p w14:paraId="58290281" w14:textId="77777777" w:rsidR="004C02EF" w:rsidRPr="00E77497" w:rsidDel="00C9049C" w:rsidRDefault="004C02EF" w:rsidP="004C02EF">
      <w:pPr>
        <w:pStyle w:val="Syntax"/>
        <w:rPr>
          <w:del w:id="23541" w:author="Rev 4 Allen Wirfs-Brock" w:date="2011-10-20T10:15:00Z"/>
        </w:rPr>
      </w:pPr>
      <w:del w:id="23542" w:author="Rev 4 Allen Wirfs-Brock" w:date="2011-10-20T10:15:00Z">
        <w:r w:rsidRPr="00E77497" w:rsidDel="00C9049C">
          <w:delText>Semantics</w:delText>
        </w:r>
      </w:del>
    </w:p>
    <w:p w14:paraId="38520028" w14:textId="77777777" w:rsidR="009A5AED" w:rsidRPr="00E77497" w:rsidRDefault="009A5AED" w:rsidP="009A5AED">
      <w:pPr>
        <w:jc w:val="left"/>
        <w:rPr>
          <w:ins w:id="23543" w:author="Rev 3 Allen Wirfs-Brock" w:date="2011-09-02T11:48:00Z"/>
        </w:rPr>
      </w:pPr>
      <w:ins w:id="23544" w:author="Rev 3 Allen Wirfs-Brock" w:date="2011-09-02T11:48:00Z">
        <w:del w:id="23545" w:author="Rev 4 Allen Wirfs-Brock" w:date="2011-10-20T10:26:00Z">
          <w:r w:rsidRPr="00E77497" w:rsidDel="0031780A">
            <w:delText xml:space="preserve">The VarDeclaredNames of the production  </w:delText>
          </w:r>
        </w:del>
      </w:ins>
      <w:ins w:id="23546" w:author="Rev 3 Allen Wirfs-Brock" w:date="2011-09-02T11:49:00Z">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ins>
      <w:ins w:id="23547" w:author="Rev 3 Allen Wirfs-Brock" w:date="2011-09-02T11:48:00Z">
        <w:del w:id="23548" w:author="Rev 4 Allen Wirfs-Brock" w:date="2011-10-20T10:26:00Z">
          <w:r w:rsidRPr="00E77497" w:rsidDel="0031780A">
            <w:delText>is determined as follows:</w:delText>
          </w:r>
        </w:del>
      </w:ins>
    </w:p>
    <w:p w14:paraId="3CDCCA96" w14:textId="77777777" w:rsidR="009A5AED" w:rsidRPr="00E77497" w:rsidRDefault="009A5AED" w:rsidP="00C47E72">
      <w:pPr>
        <w:pStyle w:val="Alg4"/>
        <w:numPr>
          <w:ilvl w:val="0"/>
          <w:numId w:val="490"/>
        </w:numPr>
        <w:spacing w:after="220"/>
        <w:contextualSpacing/>
        <w:rPr>
          <w:ins w:id="23549" w:author="Rev 3 Allen Wirfs-Brock" w:date="2011-09-02T11:48:00Z"/>
        </w:rPr>
      </w:pPr>
      <w:ins w:id="23550" w:author="Rev 3 Allen Wirfs-Brock" w:date="2011-09-02T11:48:00Z">
        <w:r w:rsidRPr="00E77497">
          <w:t xml:space="preserve">Let </w:t>
        </w:r>
        <w:r w:rsidRPr="00E77497">
          <w:rPr>
            <w:i/>
          </w:rPr>
          <w:t xml:space="preserve">names </w:t>
        </w:r>
        <w:r w:rsidRPr="00E77497">
          <w:t xml:space="preserve">be VarDeclaredNames of </w:t>
        </w:r>
      </w:ins>
      <w:ins w:id="23551" w:author="Rev 3 Allen Wirfs-Brock" w:date="2011-09-02T11:49:00Z">
        <w:r w:rsidR="004464AD" w:rsidRPr="00E77497">
          <w:rPr>
            <w:i/>
          </w:rPr>
          <w:t>Block</w:t>
        </w:r>
      </w:ins>
      <w:ins w:id="23552" w:author="Rev 3 Allen Wirfs-Brock" w:date="2011-09-02T11:48:00Z">
        <w:r w:rsidRPr="00E77497">
          <w:t>.</w:t>
        </w:r>
      </w:ins>
    </w:p>
    <w:p w14:paraId="7D549DFA" w14:textId="77777777" w:rsidR="009A5AED" w:rsidRPr="00E77497" w:rsidRDefault="009A5AED" w:rsidP="00C47E72">
      <w:pPr>
        <w:pStyle w:val="Alg4"/>
        <w:numPr>
          <w:ilvl w:val="0"/>
          <w:numId w:val="490"/>
        </w:numPr>
        <w:spacing w:after="220"/>
        <w:contextualSpacing/>
        <w:rPr>
          <w:ins w:id="23553" w:author="Rev 3 Allen Wirfs-Brock" w:date="2011-09-02T11:48:00Z"/>
          <w:rStyle w:val="bnf"/>
          <w:i w:val="0"/>
        </w:rPr>
      </w:pPr>
      <w:ins w:id="23554" w:author="Rev 3 Allen Wirfs-Brock" w:date="2011-09-02T11:48:00Z">
        <w:r w:rsidRPr="00E77497">
          <w:t xml:space="preserve">Append to </w:t>
        </w:r>
        <w:r w:rsidRPr="00E77497">
          <w:rPr>
            <w:i/>
          </w:rPr>
          <w:t>names</w:t>
        </w:r>
        <w:r w:rsidRPr="00E77497">
          <w:t xml:space="preserve"> the elements of the VarDeclaredNames of </w:t>
        </w:r>
      </w:ins>
      <w:ins w:id="23555" w:author="Rev 3 Allen Wirfs-Brock" w:date="2011-09-02T11:49:00Z">
        <w:r w:rsidR="004464AD" w:rsidRPr="00E77497">
          <w:rPr>
            <w:i/>
          </w:rPr>
          <w:t>Catch</w:t>
        </w:r>
      </w:ins>
      <w:ins w:id="23556" w:author="Rev 3 Allen Wirfs-Brock" w:date="2011-09-02T11:48:00Z">
        <w:r w:rsidRPr="00E77497">
          <w:rPr>
            <w:rStyle w:val="bnf"/>
          </w:rPr>
          <w:t>.</w:t>
        </w:r>
      </w:ins>
    </w:p>
    <w:p w14:paraId="323D7695" w14:textId="77777777" w:rsidR="009A5AED" w:rsidRPr="00E77497" w:rsidRDefault="009A5AED" w:rsidP="00C47E72">
      <w:pPr>
        <w:pStyle w:val="Alg4"/>
        <w:numPr>
          <w:ilvl w:val="0"/>
          <w:numId w:val="490"/>
        </w:numPr>
        <w:spacing w:after="220"/>
        <w:contextualSpacing/>
        <w:rPr>
          <w:ins w:id="23557" w:author="Rev 3 Allen Wirfs-Brock" w:date="2011-09-02T11:48:00Z"/>
        </w:rPr>
      </w:pPr>
      <w:ins w:id="23558" w:author="Rev 3 Allen Wirfs-Brock" w:date="2011-09-02T11:48:00Z">
        <w:r w:rsidRPr="00E77497">
          <w:t xml:space="preserve">Return </w:t>
        </w:r>
        <w:r w:rsidRPr="00E77497">
          <w:rPr>
            <w:rStyle w:val="bnf"/>
          </w:rPr>
          <w:t>names</w:t>
        </w:r>
        <w:r w:rsidRPr="00E77497">
          <w:t>.</w:t>
        </w:r>
      </w:ins>
    </w:p>
    <w:p w14:paraId="7AFB0838" w14:textId="77777777" w:rsidR="004C2687" w:rsidRPr="00E77497" w:rsidRDefault="004C2687" w:rsidP="004C2687">
      <w:pPr>
        <w:jc w:val="left"/>
        <w:rPr>
          <w:ins w:id="23559" w:author="Rev 4 Allen Wirfs-Brock" w:date="2011-10-20T10:22:00Z"/>
        </w:rPr>
      </w:pPr>
      <w:ins w:id="23560" w:author="Rev 4 Allen Wirfs-Brock" w:date="2011-10-20T10:22:00Z">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Finally</w:t>
        </w:r>
        <w:r w:rsidRPr="00E77497">
          <w:t xml:space="preserve"> </w:t>
        </w:r>
      </w:ins>
    </w:p>
    <w:p w14:paraId="0B77413C" w14:textId="77777777" w:rsidR="004C2687" w:rsidRPr="00E77497" w:rsidRDefault="004C2687" w:rsidP="00C47E72">
      <w:pPr>
        <w:pStyle w:val="Alg4"/>
        <w:numPr>
          <w:ilvl w:val="0"/>
          <w:numId w:val="491"/>
        </w:numPr>
        <w:spacing w:after="220"/>
        <w:contextualSpacing/>
        <w:rPr>
          <w:ins w:id="23561" w:author="Rev 4 Allen Wirfs-Brock" w:date="2011-10-20T10:22:00Z"/>
        </w:rPr>
      </w:pPr>
      <w:ins w:id="23562" w:author="Rev 4 Allen Wirfs-Brock" w:date="2011-10-20T10:22:00Z">
        <w:r w:rsidRPr="00E77497">
          <w:t xml:space="preserve">Let </w:t>
        </w:r>
        <w:r w:rsidRPr="00E77497">
          <w:rPr>
            <w:i/>
          </w:rPr>
          <w:t xml:space="preserve">names </w:t>
        </w:r>
        <w:r w:rsidRPr="00E77497">
          <w:t xml:space="preserve">be VarDeclaredNames of </w:t>
        </w:r>
        <w:r w:rsidRPr="00E77497">
          <w:rPr>
            <w:i/>
          </w:rPr>
          <w:t>Block</w:t>
        </w:r>
        <w:r w:rsidRPr="00E77497">
          <w:t>.</w:t>
        </w:r>
      </w:ins>
    </w:p>
    <w:p w14:paraId="790E5C0E" w14:textId="77777777" w:rsidR="004C2687" w:rsidRPr="00E77497" w:rsidRDefault="004C2687" w:rsidP="00C47E72">
      <w:pPr>
        <w:pStyle w:val="Alg4"/>
        <w:numPr>
          <w:ilvl w:val="0"/>
          <w:numId w:val="491"/>
        </w:numPr>
        <w:spacing w:after="220"/>
        <w:contextualSpacing/>
        <w:rPr>
          <w:ins w:id="23563" w:author="Rev 4 Allen Wirfs-Brock" w:date="2011-10-20T10:22:00Z"/>
          <w:rStyle w:val="bnf"/>
          <w:i w:val="0"/>
        </w:rPr>
      </w:pPr>
      <w:ins w:id="23564" w:author="Rev 4 Allen Wirfs-Brock" w:date="2011-10-20T10:22:00Z">
        <w:r w:rsidRPr="00E77497">
          <w:t xml:space="preserve">Append to </w:t>
        </w:r>
        <w:r w:rsidRPr="00E77497">
          <w:rPr>
            <w:i/>
          </w:rPr>
          <w:t>names</w:t>
        </w:r>
        <w:r w:rsidRPr="00E77497">
          <w:t xml:space="preserve"> the elements of the VarDeclaredNames of </w:t>
        </w:r>
        <w:r w:rsidRPr="00E77497">
          <w:rPr>
            <w:i/>
          </w:rPr>
          <w:t>Finally</w:t>
        </w:r>
        <w:r w:rsidRPr="00E77497">
          <w:rPr>
            <w:rStyle w:val="bnf"/>
          </w:rPr>
          <w:t>.</w:t>
        </w:r>
      </w:ins>
    </w:p>
    <w:p w14:paraId="36EE8D4E" w14:textId="77777777" w:rsidR="004C2687" w:rsidRPr="00E77497" w:rsidRDefault="004C2687" w:rsidP="00C47E72">
      <w:pPr>
        <w:pStyle w:val="Alg4"/>
        <w:numPr>
          <w:ilvl w:val="0"/>
          <w:numId w:val="491"/>
        </w:numPr>
        <w:spacing w:after="220"/>
        <w:contextualSpacing/>
        <w:rPr>
          <w:ins w:id="23565" w:author="Rev 4 Allen Wirfs-Brock" w:date="2011-10-20T10:22:00Z"/>
        </w:rPr>
      </w:pPr>
      <w:ins w:id="23566" w:author="Rev 4 Allen Wirfs-Brock" w:date="2011-10-20T10:22:00Z">
        <w:r w:rsidRPr="00E77497">
          <w:t xml:space="preserve">Return </w:t>
        </w:r>
        <w:r w:rsidRPr="00E77497">
          <w:rPr>
            <w:rStyle w:val="bnf"/>
          </w:rPr>
          <w:t>names</w:t>
        </w:r>
        <w:r w:rsidRPr="00E77497">
          <w:t>.</w:t>
        </w:r>
      </w:ins>
    </w:p>
    <w:p w14:paraId="78AFCBDD" w14:textId="77777777" w:rsidR="004C2687" w:rsidRPr="00E77497" w:rsidRDefault="004C2687" w:rsidP="004C2687">
      <w:pPr>
        <w:jc w:val="left"/>
        <w:rPr>
          <w:ins w:id="23567" w:author="Rev 4 Allen Wirfs-Brock" w:date="2011-10-20T10:22:00Z"/>
        </w:rPr>
      </w:pPr>
      <w:ins w:id="23568" w:author="Rev 4 Allen Wirfs-Brock" w:date="2011-10-20T10:22:00Z">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r w:rsidRPr="00E77497">
          <w:rPr>
            <w:rFonts w:ascii="Times New Roman" w:hAnsi="Times New Roman"/>
            <w:i/>
          </w:rPr>
          <w:t>Finally</w:t>
        </w:r>
        <w:r w:rsidRPr="00E77497">
          <w:t xml:space="preserve"> </w:t>
        </w:r>
      </w:ins>
    </w:p>
    <w:p w14:paraId="0B2CD805" w14:textId="77777777" w:rsidR="004C2687" w:rsidRPr="00E77497" w:rsidRDefault="004C2687" w:rsidP="00C47E72">
      <w:pPr>
        <w:pStyle w:val="Alg4"/>
        <w:numPr>
          <w:ilvl w:val="0"/>
          <w:numId w:val="492"/>
        </w:numPr>
        <w:spacing w:after="220"/>
        <w:contextualSpacing/>
        <w:rPr>
          <w:ins w:id="23569" w:author="Rev 4 Allen Wirfs-Brock" w:date="2011-10-20T10:22:00Z"/>
        </w:rPr>
      </w:pPr>
      <w:ins w:id="23570" w:author="Rev 4 Allen Wirfs-Brock" w:date="2011-10-20T10:22:00Z">
        <w:r w:rsidRPr="00E77497">
          <w:t xml:space="preserve">Let </w:t>
        </w:r>
        <w:r w:rsidRPr="00E77497">
          <w:rPr>
            <w:i/>
          </w:rPr>
          <w:t xml:space="preserve">names </w:t>
        </w:r>
        <w:r w:rsidRPr="00E77497">
          <w:t xml:space="preserve">be VarDeclaredNames of </w:t>
        </w:r>
        <w:r w:rsidRPr="00E77497">
          <w:rPr>
            <w:i/>
          </w:rPr>
          <w:t>Block</w:t>
        </w:r>
        <w:r w:rsidRPr="00E77497">
          <w:t>.</w:t>
        </w:r>
      </w:ins>
    </w:p>
    <w:p w14:paraId="5267FFAC" w14:textId="77777777" w:rsidR="004C2687" w:rsidRPr="00E77497" w:rsidRDefault="004C2687" w:rsidP="00C47E72">
      <w:pPr>
        <w:pStyle w:val="Alg4"/>
        <w:numPr>
          <w:ilvl w:val="0"/>
          <w:numId w:val="492"/>
        </w:numPr>
        <w:spacing w:after="220"/>
        <w:contextualSpacing/>
        <w:rPr>
          <w:ins w:id="23571" w:author="Rev 4 Allen Wirfs-Brock" w:date="2011-10-20T10:22:00Z"/>
          <w:rStyle w:val="bnf"/>
          <w:i w:val="0"/>
        </w:rPr>
      </w:pPr>
      <w:ins w:id="23572" w:author="Rev 4 Allen Wirfs-Brock" w:date="2011-10-20T10:22:00Z">
        <w:r w:rsidRPr="00E77497">
          <w:t xml:space="preserve">Append to </w:t>
        </w:r>
        <w:r w:rsidRPr="00E77497">
          <w:rPr>
            <w:i/>
          </w:rPr>
          <w:t>names</w:t>
        </w:r>
        <w:r w:rsidRPr="00E77497">
          <w:t xml:space="preserve"> the elements of the VarDeclaredNames of </w:t>
        </w:r>
        <w:r w:rsidRPr="00E77497">
          <w:rPr>
            <w:i/>
          </w:rPr>
          <w:t>Catch</w:t>
        </w:r>
        <w:r w:rsidRPr="00E77497">
          <w:rPr>
            <w:rStyle w:val="bnf"/>
          </w:rPr>
          <w:t>.</w:t>
        </w:r>
      </w:ins>
    </w:p>
    <w:p w14:paraId="7AC84ABD" w14:textId="77777777" w:rsidR="004C2687" w:rsidRPr="00E77497" w:rsidRDefault="004C2687" w:rsidP="00C47E72">
      <w:pPr>
        <w:pStyle w:val="Alg4"/>
        <w:numPr>
          <w:ilvl w:val="0"/>
          <w:numId w:val="492"/>
        </w:numPr>
        <w:spacing w:after="220"/>
        <w:contextualSpacing/>
        <w:rPr>
          <w:ins w:id="23573" w:author="Rev 4 Allen Wirfs-Brock" w:date="2011-10-20T10:22:00Z"/>
          <w:rStyle w:val="bnf"/>
          <w:i w:val="0"/>
        </w:rPr>
      </w:pPr>
      <w:ins w:id="23574" w:author="Rev 4 Allen Wirfs-Brock" w:date="2011-10-20T10:22:00Z">
        <w:r w:rsidRPr="00E77497">
          <w:t xml:space="preserve">Append to </w:t>
        </w:r>
        <w:r w:rsidRPr="00E77497">
          <w:rPr>
            <w:i/>
          </w:rPr>
          <w:t>names</w:t>
        </w:r>
        <w:r w:rsidRPr="00E77497">
          <w:t xml:space="preserve"> the elements of the VarDeclaredNames of </w:t>
        </w:r>
        <w:r w:rsidRPr="00E77497">
          <w:rPr>
            <w:i/>
          </w:rPr>
          <w:t>Finally</w:t>
        </w:r>
        <w:r w:rsidRPr="00E77497">
          <w:rPr>
            <w:rStyle w:val="bnf"/>
          </w:rPr>
          <w:t>.</w:t>
        </w:r>
      </w:ins>
    </w:p>
    <w:p w14:paraId="70E82C05" w14:textId="77777777" w:rsidR="004C2687" w:rsidRPr="00E77497" w:rsidRDefault="004C2687" w:rsidP="00C47E72">
      <w:pPr>
        <w:pStyle w:val="Alg4"/>
        <w:numPr>
          <w:ilvl w:val="0"/>
          <w:numId w:val="492"/>
        </w:numPr>
        <w:spacing w:after="220"/>
        <w:contextualSpacing/>
        <w:rPr>
          <w:ins w:id="23575" w:author="Rev 4 Allen Wirfs-Brock" w:date="2011-10-20T10:22:00Z"/>
        </w:rPr>
      </w:pPr>
      <w:ins w:id="23576" w:author="Rev 4 Allen Wirfs-Brock" w:date="2011-10-20T10:22:00Z">
        <w:r w:rsidRPr="00E77497">
          <w:t xml:space="preserve">Return </w:t>
        </w:r>
        <w:r w:rsidRPr="00E77497">
          <w:rPr>
            <w:rStyle w:val="bnf"/>
          </w:rPr>
          <w:t>names</w:t>
        </w:r>
        <w:r w:rsidRPr="00E77497">
          <w:t>.</w:t>
        </w:r>
      </w:ins>
    </w:p>
    <w:p w14:paraId="15EDA34C" w14:textId="77777777" w:rsidR="006E4292" w:rsidRPr="00E77497" w:rsidRDefault="006E4292" w:rsidP="006E4292">
      <w:pPr>
        <w:jc w:val="left"/>
        <w:rPr>
          <w:ins w:id="23577" w:author="Rev 4 Allen Wirfs-Brock" w:date="2011-10-20T10:23:00Z"/>
        </w:rPr>
      </w:pPr>
      <w:ins w:id="23578" w:author="Rev 4 Allen Wirfs-Brock" w:date="2011-10-20T10:23:00Z">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 xml:space="preserve">( </w:t>
        </w:r>
        <w:r w:rsidRPr="00E77497">
          <w:rPr>
            <w:rFonts w:ascii="Times New Roman" w:hAnsi="Times New Roman"/>
            <w:i/>
          </w:rPr>
          <w:t>CatchParameter</w:t>
        </w:r>
        <w:r w:rsidRPr="00E77497">
          <w:rPr>
            <w:rFonts w:ascii="Courier New" w:hAnsi="Courier New" w:cs="Courier New"/>
          </w:rPr>
          <w:t xml:space="preserve"> </w:t>
        </w:r>
        <w:r w:rsidRPr="00E77497">
          <w:rPr>
            <w:rFonts w:ascii="Courier New" w:hAnsi="Courier New"/>
            <w:b/>
          </w:rPr>
          <w:t>)</w:t>
        </w:r>
        <w:r w:rsidRPr="00E77497">
          <w:t xml:space="preserve"> </w:t>
        </w:r>
        <w:r w:rsidRPr="00E77497">
          <w:rPr>
            <w:rFonts w:ascii="Times New Roman" w:hAnsi="Times New Roman"/>
            <w:i/>
          </w:rPr>
          <w:t>Block</w:t>
        </w:r>
        <w:r w:rsidRPr="00E77497">
          <w:t xml:space="preserve"> </w:t>
        </w:r>
      </w:ins>
    </w:p>
    <w:p w14:paraId="589E483D" w14:textId="77777777" w:rsidR="006E4292" w:rsidRPr="00E77497" w:rsidRDefault="006E4292" w:rsidP="00C47E72">
      <w:pPr>
        <w:pStyle w:val="Alg4"/>
        <w:numPr>
          <w:ilvl w:val="0"/>
          <w:numId w:val="493"/>
        </w:numPr>
        <w:spacing w:after="220"/>
        <w:contextualSpacing/>
        <w:rPr>
          <w:ins w:id="23579" w:author="Rev 4 Allen Wirfs-Brock" w:date="2011-10-20T10:23:00Z"/>
        </w:rPr>
      </w:pPr>
      <w:ins w:id="23580" w:author="Rev 4 Allen Wirfs-Brock" w:date="2011-10-20T10:23:00Z">
        <w:r w:rsidRPr="00E77497">
          <w:t xml:space="preserve">Return the VarDeclaredNames of </w:t>
        </w:r>
        <w:r w:rsidRPr="00E77497">
          <w:rPr>
            <w:i/>
          </w:rPr>
          <w:t>Block</w:t>
        </w:r>
        <w:r w:rsidRPr="00E77497">
          <w:t>.</w:t>
        </w:r>
      </w:ins>
    </w:p>
    <w:p w14:paraId="4B463DC0" w14:textId="77777777" w:rsidR="006E4292" w:rsidRPr="00E77497" w:rsidDel="00007356" w:rsidRDefault="006E4292" w:rsidP="006E4292">
      <w:pPr>
        <w:jc w:val="left"/>
        <w:rPr>
          <w:ins w:id="23581" w:author="Rev 4 Allen Wirfs-Brock" w:date="2011-10-20T10:24:00Z"/>
          <w:del w:id="23582" w:author="Rev 8 Allen Wirfs-Brock" w:date="2012-06-01T09:08:00Z"/>
        </w:rPr>
      </w:pPr>
      <w:ins w:id="23583" w:author="Rev 4 Allen Wirfs-Brock" w:date="2011-10-20T10:24:00Z">
        <w:del w:id="23584" w:author="Rev 8 Allen Wirfs-Brock" w:date="2012-06-01T09:08:00Z">
          <w:r w:rsidRPr="00E77497" w:rsidDel="00007356">
            <w:rPr>
              <w:rFonts w:ascii="Times New Roman" w:hAnsi="Times New Roman"/>
              <w:i/>
            </w:rPr>
            <w:delText>Finally</w:delText>
          </w:r>
          <w:r w:rsidRPr="00E77497" w:rsidDel="00007356">
            <w:delText xml:space="preserve"> </w:delText>
          </w:r>
          <w:r w:rsidRPr="00E77497" w:rsidDel="00007356">
            <w:rPr>
              <w:rFonts w:ascii="Courier New" w:hAnsi="Courier New"/>
              <w:b/>
            </w:rPr>
            <w:delText>: finally</w:delText>
          </w:r>
          <w:r w:rsidRPr="00E77497" w:rsidDel="00007356">
            <w:delText xml:space="preserve"> </w:delText>
          </w:r>
          <w:r w:rsidRPr="00E77497" w:rsidDel="00007356">
            <w:rPr>
              <w:rFonts w:ascii="Times New Roman" w:hAnsi="Times New Roman"/>
              <w:i/>
            </w:rPr>
            <w:delText>Block</w:delText>
          </w:r>
          <w:r w:rsidRPr="00E77497" w:rsidDel="00007356">
            <w:delText xml:space="preserve"> </w:delText>
          </w:r>
        </w:del>
      </w:ins>
    </w:p>
    <w:p w14:paraId="60BBD6AD" w14:textId="77777777" w:rsidR="006E4292" w:rsidRPr="00E77497" w:rsidDel="00007356" w:rsidRDefault="006E4292" w:rsidP="00C47E72">
      <w:pPr>
        <w:pStyle w:val="Alg4"/>
        <w:numPr>
          <w:ilvl w:val="0"/>
          <w:numId w:val="494"/>
        </w:numPr>
        <w:spacing w:after="220"/>
        <w:contextualSpacing/>
        <w:rPr>
          <w:ins w:id="23585" w:author="Rev 4 Allen Wirfs-Brock" w:date="2011-10-20T10:24:00Z"/>
          <w:del w:id="23586" w:author="Rev 8 Allen Wirfs-Brock" w:date="2012-06-01T09:08:00Z"/>
        </w:rPr>
      </w:pPr>
      <w:ins w:id="23587" w:author="Rev 4 Allen Wirfs-Brock" w:date="2011-10-20T10:24:00Z">
        <w:del w:id="23588" w:author="Rev 8 Allen Wirfs-Brock" w:date="2012-06-01T09:08:00Z">
          <w:r w:rsidRPr="00E77497" w:rsidDel="00007356">
            <w:delText xml:space="preserve">Return the VarDeclaredNames of </w:delText>
          </w:r>
          <w:r w:rsidRPr="00E77497" w:rsidDel="00007356">
            <w:rPr>
              <w:i/>
            </w:rPr>
            <w:delText>Block</w:delText>
          </w:r>
          <w:r w:rsidRPr="00E77497" w:rsidDel="00007356">
            <w:delText>.</w:delText>
          </w:r>
        </w:del>
      </w:ins>
    </w:p>
    <w:p w14:paraId="21278237" w14:textId="77777777" w:rsidR="004C2687" w:rsidRPr="00E77497" w:rsidRDefault="004C2687" w:rsidP="004C2687">
      <w:pPr>
        <w:pStyle w:val="40"/>
        <w:numPr>
          <w:ilvl w:val="0"/>
          <w:numId w:val="0"/>
        </w:numPr>
        <w:rPr>
          <w:ins w:id="23589" w:author="Rev 4 Allen Wirfs-Brock" w:date="2011-10-20T10:22:00Z"/>
        </w:rPr>
      </w:pPr>
      <w:ins w:id="23590" w:author="Rev 4 Allen Wirfs-Brock" w:date="2011-10-20T10:22:00Z">
        <w:r w:rsidRPr="00E77497">
          <w:t>Runtime Semantics</w:t>
        </w:r>
      </w:ins>
    </w:p>
    <w:p w14:paraId="03BB49E2" w14:textId="77777777" w:rsidR="00295437" w:rsidRDefault="00295437" w:rsidP="00295437">
      <w:pPr>
        <w:keepNext/>
        <w:rPr>
          <w:ins w:id="23591" w:author="Rev 4 Allen Wirfs-Brock" w:date="2011-11-06T16:38:00Z"/>
          <w:rFonts w:ascii="Helvetica" w:hAnsi="Helvetica"/>
          <w:b/>
          <w:spacing w:val="6"/>
        </w:rPr>
      </w:pPr>
      <w:ins w:id="23592" w:author="Rev 4 Allen Wirfs-Brock" w:date="2011-11-06T16:38:00Z">
        <w:r w:rsidRPr="00E77497">
          <w:rPr>
            <w:rFonts w:ascii="Helvetica" w:hAnsi="Helvetica"/>
            <w:b/>
          </w:rPr>
          <w:t xml:space="preserve">Runtime Semantics: </w:t>
        </w:r>
        <w:r w:rsidRPr="00E77497">
          <w:rPr>
            <w:rFonts w:ascii="Helvetica" w:hAnsi="Helvetica"/>
            <w:b/>
            <w:spacing w:val="6"/>
          </w:rPr>
          <w:t xml:space="preserve">Binding </w:t>
        </w:r>
        <w:del w:id="23593" w:author="Rev 6 Allen Wirfs-Brock" w:date="2012-02-27T15:46:00Z">
          <w:r w:rsidRPr="00E77497" w:rsidDel="00A113E2">
            <w:rPr>
              <w:rFonts w:ascii="Helvetica" w:hAnsi="Helvetica"/>
              <w:b/>
              <w:spacing w:val="6"/>
            </w:rPr>
            <w:delText>Initialization</w:delText>
          </w:r>
        </w:del>
      </w:ins>
      <w:ins w:id="23594" w:author="Rev 6 Allen Wirfs-Brock" w:date="2012-02-27T15:46:00Z">
        <w:r w:rsidR="00A113E2">
          <w:rPr>
            <w:rFonts w:ascii="Helvetica" w:hAnsi="Helvetica"/>
            <w:b/>
            <w:spacing w:val="6"/>
          </w:rPr>
          <w:t>Initialisation</w:t>
        </w:r>
      </w:ins>
    </w:p>
    <w:p w14:paraId="430E04AB" w14:textId="77777777" w:rsidR="00295437" w:rsidRPr="004418C4" w:rsidRDefault="00295437" w:rsidP="00295437">
      <w:pPr>
        <w:ind w:left="360"/>
        <w:rPr>
          <w:ins w:id="23595" w:author="Rev 4 Allen Wirfs-Brock" w:date="2011-11-06T16:38:00Z"/>
        </w:rPr>
      </w:pPr>
      <w:ins w:id="23596" w:author="Rev 4 Allen Wirfs-Brock" w:date="2011-11-06T16:38:00Z">
        <w:r>
          <w:t>W</w:t>
        </w:r>
        <w:r w:rsidRPr="004418C4">
          <w:t xml:space="preserve">ith arguments </w:t>
        </w:r>
        <w:r w:rsidRPr="004418C4">
          <w:rPr>
            <w:rFonts w:ascii="Times New Roman" w:hAnsi="Times New Roman"/>
            <w:i/>
          </w:rPr>
          <w:t>value</w:t>
        </w:r>
        <w:r w:rsidRPr="004418C4">
          <w:t xml:space="preserve"> and </w:t>
        </w:r>
        <w:del w:id="23597" w:author="Rev 6 Allen Wirfs-Brock" w:date="2012-02-27T16:31:00Z">
          <w:r w:rsidRPr="004418C4" w:rsidDel="00767E5E">
            <w:rPr>
              <w:rFonts w:ascii="Times New Roman" w:hAnsi="Times New Roman"/>
              <w:i/>
            </w:rPr>
            <w:delText>enviornment</w:delText>
          </w:r>
        </w:del>
      </w:ins>
      <w:ins w:id="23598" w:author="Rev 6 Allen Wirfs-Brock" w:date="2012-02-27T16:31:00Z">
        <w:r w:rsidR="00767E5E">
          <w:rPr>
            <w:rFonts w:ascii="Times New Roman" w:hAnsi="Times New Roman"/>
            <w:i/>
          </w:rPr>
          <w:t>environment</w:t>
        </w:r>
      </w:ins>
      <w:ins w:id="23599" w:author="Rev 4 Allen Wirfs-Brock" w:date="2011-11-06T16:38:00Z">
        <w:r>
          <w:t>.</w:t>
        </w:r>
      </w:ins>
    </w:p>
    <w:p w14:paraId="0BD5FC5A" w14:textId="77777777" w:rsidR="00295437" w:rsidRPr="008E00F6" w:rsidRDefault="00295437" w:rsidP="00295437">
      <w:pPr>
        <w:rPr>
          <w:ins w:id="23600" w:author="Rev 4 Allen Wirfs-Brock" w:date="2011-11-06T16:38:00Z"/>
          <w:sz w:val="18"/>
        </w:rPr>
      </w:pPr>
      <w:ins w:id="23601" w:author="Rev 4 Allen Wirfs-Brock" w:date="2011-11-06T16:38:00Z">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del w:id="23602" w:author="Rev 6 Allen Wirfs-Brock" w:date="2012-02-27T15:48:00Z">
          <w:r w:rsidRPr="008E00F6" w:rsidDel="00A113E2">
            <w:rPr>
              <w:sz w:val="18"/>
            </w:rPr>
            <w:delText>initialization</w:delText>
          </w:r>
        </w:del>
      </w:ins>
      <w:ins w:id="23603" w:author="Rev 6 Allen Wirfs-Brock" w:date="2012-02-27T15:48:00Z">
        <w:r w:rsidR="00A113E2">
          <w:rPr>
            <w:sz w:val="18"/>
          </w:rPr>
          <w:t>initialisation</w:t>
        </w:r>
      </w:ins>
      <w:ins w:id="23604" w:author="Rev 4 Allen Wirfs-Brock" w:date="2011-11-06T16:38:00Z">
        <w:r w:rsidRPr="008E00F6">
          <w:rPr>
            <w:sz w:val="18"/>
          </w:rPr>
          <w:t xml:space="preserve"> value.  This is the </w:t>
        </w:r>
        <w:del w:id="23605" w:author="Rev 7 Allen Wirfs-Brock" w:date="2012-05-04T14:17:00Z">
          <w:r w:rsidRPr="008E00F6" w:rsidDel="00F77917">
            <w:rPr>
              <w:sz w:val="18"/>
            </w:rPr>
            <w:delText xml:space="preserve">the </w:delText>
          </w:r>
        </w:del>
        <w:r w:rsidRPr="008E00F6">
          <w:rPr>
            <w:sz w:val="18"/>
          </w:rPr>
          <w:t xml:space="preserve">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preinitialized prior to evaluation of its initializer. </w:t>
        </w:r>
      </w:ins>
    </w:p>
    <w:p w14:paraId="2B3EAF36" w14:textId="77777777" w:rsidR="00295437" w:rsidRPr="00E77497" w:rsidDel="00007356" w:rsidRDefault="00295437" w:rsidP="00295437">
      <w:pPr>
        <w:contextualSpacing/>
        <w:rPr>
          <w:ins w:id="23606" w:author="Rev 4 Allen Wirfs-Brock" w:date="2011-11-06T16:38:00Z"/>
          <w:del w:id="23607" w:author="Rev 8 Allen Wirfs-Brock" w:date="2012-06-01T09:08:00Z"/>
        </w:rPr>
      </w:pPr>
      <w:ins w:id="23608" w:author="Rev 4 Allen Wirfs-Brock" w:date="2011-11-06T16:39:00Z">
        <w:del w:id="23609" w:author="Rev 8 Allen Wirfs-Brock" w:date="2012-06-01T09:08:00Z">
          <w:r w:rsidRPr="00E77497" w:rsidDel="00007356">
            <w:rPr>
              <w:rFonts w:ascii="Times New Roman" w:hAnsi="Times New Roman"/>
              <w:i/>
            </w:rPr>
            <w:delText>CatchParameter</w:delText>
          </w:r>
          <w:r w:rsidRPr="00E77497" w:rsidDel="00007356">
            <w:rPr>
              <w:rFonts w:ascii="Courier New" w:hAnsi="Courier New" w:cs="Courier New"/>
              <w:b/>
            </w:rPr>
            <w:delText>:</w:delText>
          </w:r>
          <w:r w:rsidRPr="00E77497" w:rsidDel="00007356">
            <w:delText xml:space="preserve"> </w:delText>
          </w:r>
          <w:r w:rsidRPr="00E77497" w:rsidDel="00007356">
            <w:rPr>
              <w:rFonts w:ascii="Times New Roman" w:hAnsi="Times New Roman"/>
              <w:i/>
            </w:rPr>
            <w:delText>Binding</w:delText>
          </w:r>
          <w:r w:rsidRPr="00E77497" w:rsidDel="00007356">
            <w:rPr>
              <w:rStyle w:val="bnf"/>
            </w:rPr>
            <w:delText>Identifier</w:delText>
          </w:r>
        </w:del>
      </w:ins>
    </w:p>
    <w:p w14:paraId="1ED46C08" w14:textId="77777777" w:rsidR="00295437" w:rsidRPr="004418C4" w:rsidDel="00007356" w:rsidRDefault="00295437" w:rsidP="00C47E72">
      <w:pPr>
        <w:pStyle w:val="Alg2"/>
        <w:numPr>
          <w:ilvl w:val="0"/>
          <w:numId w:val="621"/>
        </w:numPr>
        <w:spacing w:after="220"/>
        <w:rPr>
          <w:ins w:id="23610" w:author="Rev 4 Allen Wirfs-Brock" w:date="2011-11-06T16:38:00Z"/>
          <w:del w:id="23611" w:author="Rev 8 Allen Wirfs-Brock" w:date="2012-06-01T09:08:00Z"/>
        </w:rPr>
      </w:pPr>
      <w:ins w:id="23612" w:author="Rev 4 Allen Wirfs-Brock" w:date="2011-11-06T16:38:00Z">
        <w:del w:id="23613" w:author="Rev 8 Allen Wirfs-Brock" w:date="2012-06-01T09:08:00Z">
          <w:r w:rsidRPr="004418C4" w:rsidDel="00007356">
            <w:delText>Perform</w:delText>
          </w:r>
        </w:del>
      </w:ins>
      <w:ins w:id="23614" w:author="Rev 6 Allen Wirfs-Brock" w:date="2012-02-19T16:44:00Z">
        <w:del w:id="23615" w:author="Rev 8 Allen Wirfs-Brock" w:date="2012-06-01T09:08:00Z">
          <w:r w:rsidR="00A90B01" w:rsidDel="00007356">
            <w:delText>Return the result of performing</w:delText>
          </w:r>
        </w:del>
      </w:ins>
      <w:ins w:id="23616" w:author="Rev 4 Allen Wirfs-Brock" w:date="2011-11-06T16:38:00Z">
        <w:del w:id="23617" w:author="Rev 8 Allen Wirfs-Brock" w:date="2012-06-01T09:08:00Z">
          <w:r w:rsidRPr="004418C4" w:rsidDel="00007356">
            <w:delText xml:space="preserve"> Binding Initialization</w:delText>
          </w:r>
        </w:del>
      </w:ins>
      <w:ins w:id="23618" w:author="Rev 6 Allen Wirfs-Brock" w:date="2012-02-27T15:46:00Z">
        <w:del w:id="23619" w:author="Rev 8 Allen Wirfs-Brock" w:date="2012-06-01T09:08:00Z">
          <w:r w:rsidR="00A113E2" w:rsidDel="00007356">
            <w:delText>Initialisation</w:delText>
          </w:r>
        </w:del>
      </w:ins>
      <w:ins w:id="23620" w:author="Rev 4 Allen Wirfs-Brock" w:date="2011-11-06T16:38:00Z">
        <w:del w:id="23621" w:author="Rev 8 Allen Wirfs-Brock" w:date="2012-06-01T09:08:00Z">
          <w:r w:rsidRPr="004418C4" w:rsidDel="00007356">
            <w:delText xml:space="preserve"> for </w:delText>
          </w:r>
        </w:del>
      </w:ins>
      <w:ins w:id="23622" w:author="Rev 4 Allen Wirfs-Brock" w:date="2011-11-06T16:43:00Z">
        <w:del w:id="23623" w:author="Rev 8 Allen Wirfs-Brock" w:date="2012-06-01T09:08:00Z">
          <w:r w:rsidR="0074396A" w:rsidRPr="00E77497" w:rsidDel="00007356">
            <w:rPr>
              <w:i/>
            </w:rPr>
            <w:delText>Binding</w:delText>
          </w:r>
          <w:r w:rsidR="0074396A" w:rsidRPr="00E77497" w:rsidDel="00007356">
            <w:rPr>
              <w:rStyle w:val="bnf"/>
            </w:rPr>
            <w:delText>Identifier</w:delText>
          </w:r>
          <w:r w:rsidR="0074396A" w:rsidRPr="004418C4" w:rsidDel="00007356">
            <w:delText xml:space="preserve"> </w:delText>
          </w:r>
        </w:del>
      </w:ins>
      <w:ins w:id="23624" w:author="Rev 4 Allen Wirfs-Brock" w:date="2011-11-06T16:38:00Z">
        <w:del w:id="23625" w:author="Rev 8 Allen Wirfs-Brock" w:date="2012-06-01T09:08:00Z">
          <w:r w:rsidRPr="004418C4" w:rsidDel="00007356">
            <w:delText>passing</w:delText>
          </w:r>
          <w:r w:rsidRPr="004418C4" w:rsidDel="00007356">
            <w:rPr>
              <w:i/>
            </w:rPr>
            <w:delText xml:space="preserve"> value</w:delText>
          </w:r>
          <w:r w:rsidRPr="004418C4" w:rsidDel="00007356">
            <w:delText xml:space="preserve"> and </w:delText>
          </w:r>
        </w:del>
      </w:ins>
      <w:ins w:id="23626" w:author="Rev 4 Allen Wirfs-Brock" w:date="2011-11-06T16:39:00Z">
        <w:del w:id="23627" w:author="Rev 8 Allen Wirfs-Brock" w:date="2012-06-01T09:08:00Z">
          <w:r w:rsidRPr="004418C4" w:rsidDel="00007356">
            <w:rPr>
              <w:i/>
            </w:rPr>
            <w:delText>enviornment</w:delText>
          </w:r>
        </w:del>
      </w:ins>
      <w:ins w:id="23628" w:author="Rev 6 Allen Wirfs-Brock" w:date="2012-02-27T16:31:00Z">
        <w:del w:id="23629" w:author="Rev 8 Allen Wirfs-Brock" w:date="2012-06-01T09:08:00Z">
          <w:r w:rsidR="00767E5E" w:rsidDel="00007356">
            <w:rPr>
              <w:i/>
            </w:rPr>
            <w:delText>environment</w:delText>
          </w:r>
        </w:del>
      </w:ins>
      <w:ins w:id="23630" w:author="Rev 4 Allen Wirfs-Brock" w:date="2011-11-06T16:39:00Z">
        <w:del w:id="23631" w:author="Rev 8 Allen Wirfs-Brock" w:date="2012-06-01T09:08:00Z">
          <w:r w:rsidRPr="004418C4" w:rsidDel="00007356">
            <w:delText xml:space="preserve"> </w:delText>
          </w:r>
        </w:del>
      </w:ins>
      <w:ins w:id="23632" w:author="Rev 4 Allen Wirfs-Brock" w:date="2011-11-06T16:38:00Z">
        <w:del w:id="23633" w:author="Rev 8 Allen Wirfs-Brock" w:date="2012-06-01T09:08:00Z">
          <w:r w:rsidRPr="004418C4" w:rsidDel="00007356">
            <w:delText>as the arguments.</w:delText>
          </w:r>
        </w:del>
      </w:ins>
    </w:p>
    <w:p w14:paraId="56413856" w14:textId="77777777" w:rsidR="0074396A" w:rsidRPr="00E77497" w:rsidRDefault="0074396A" w:rsidP="0074396A">
      <w:pPr>
        <w:contextualSpacing/>
        <w:rPr>
          <w:ins w:id="23634" w:author="Rev 4 Allen Wirfs-Brock" w:date="2011-11-06T16:45:00Z"/>
        </w:rPr>
      </w:pPr>
      <w:ins w:id="23635" w:author="Rev 4 Allen Wirfs-Brock" w:date="2011-11-06T16:45:00Z">
        <w:r w:rsidRPr="00E77497">
          <w:rPr>
            <w:rFonts w:ascii="Times New Roman" w:hAnsi="Times New Roman"/>
            <w:i/>
          </w:rPr>
          <w:t>CatchParameter</w:t>
        </w:r>
        <w:r w:rsidRPr="00E77497">
          <w:rPr>
            <w:rFonts w:ascii="Courier New" w:hAnsi="Courier New" w:cs="Courier New"/>
            <w:b/>
          </w:rPr>
          <w:t>:</w:t>
        </w:r>
        <w:r w:rsidRPr="00E77497">
          <w:t xml:space="preserve"> </w:t>
        </w:r>
        <w:r w:rsidRPr="00E77497">
          <w:rPr>
            <w:rFonts w:ascii="Times New Roman" w:hAnsi="Times New Roman"/>
            <w:i/>
          </w:rPr>
          <w:t>Binding</w:t>
        </w:r>
        <w:r>
          <w:rPr>
            <w:rStyle w:val="bnf"/>
          </w:rPr>
          <w:t>Pattern</w:t>
        </w:r>
      </w:ins>
    </w:p>
    <w:p w14:paraId="1F1B1562" w14:textId="77777777" w:rsidR="0074396A" w:rsidRPr="00E77497" w:rsidRDefault="0074396A" w:rsidP="00C47E72">
      <w:pPr>
        <w:pStyle w:val="Alg3"/>
        <w:numPr>
          <w:ilvl w:val="0"/>
          <w:numId w:val="622"/>
        </w:numPr>
        <w:rPr>
          <w:ins w:id="23636" w:author="Rev 4 Allen Wirfs-Brock" w:date="2011-11-06T16:50:00Z"/>
        </w:rPr>
      </w:pPr>
      <w:commentRangeStart w:id="23637"/>
      <w:ins w:id="23638" w:author="Rev 4 Allen Wirfs-Brock" w:date="2011-11-06T16:50:00Z">
        <w:r w:rsidRPr="00E77497">
          <w:t xml:space="preserve">Let </w:t>
        </w:r>
        <w:r>
          <w:rPr>
            <w:i/>
          </w:rPr>
          <w:t>exceptionObj</w:t>
        </w:r>
        <w:r w:rsidRPr="00E77497">
          <w:t xml:space="preserve"> be ToObject(</w:t>
        </w:r>
        <w:r>
          <w:rPr>
            <w:i/>
          </w:rPr>
          <w:t>value</w:t>
        </w:r>
        <w:r w:rsidRPr="00E77497">
          <w:t>).</w:t>
        </w:r>
      </w:ins>
    </w:p>
    <w:p w14:paraId="6D1017C8" w14:textId="77777777" w:rsidR="00ED63AB" w:rsidRDefault="00ED63AB" w:rsidP="00ED63AB">
      <w:pPr>
        <w:pStyle w:val="Alg2"/>
        <w:numPr>
          <w:ilvl w:val="0"/>
          <w:numId w:val="622"/>
        </w:numPr>
        <w:spacing w:after="220"/>
        <w:contextualSpacing/>
        <w:rPr>
          <w:ins w:id="23639" w:author="Rev 10 Allen Wirfs-Brock" w:date="2012-08-07T17:11:00Z"/>
        </w:rPr>
      </w:pPr>
      <w:ins w:id="23640" w:author="Rev 10 Allen Wirfs-Brock" w:date="2012-08-07T17:11:00Z">
        <w:r>
          <w:t>ReturnIfAbrupt(</w:t>
        </w:r>
      </w:ins>
      <w:ins w:id="23641" w:author="Rev 10 Allen Wirfs-Brock" w:date="2012-08-07T17:12:00Z">
        <w:r>
          <w:rPr>
            <w:i/>
          </w:rPr>
          <w:t>exceptionObj</w:t>
        </w:r>
      </w:ins>
      <w:ins w:id="23642" w:author="Rev 10 Allen Wirfs-Brock" w:date="2012-08-07T17:11:00Z">
        <w:r>
          <w:t>)</w:t>
        </w:r>
      </w:ins>
      <w:ins w:id="23643" w:author="Rev 10 Allen Wirfs-Brock" w:date="2012-08-07T17:12:00Z">
        <w:r>
          <w:t>.</w:t>
        </w:r>
      </w:ins>
      <w:commentRangeEnd w:id="23637"/>
      <w:ins w:id="23644" w:author="Rev 10 Allen Wirfs-Brock" w:date="2012-08-07T17:14:00Z">
        <w:r>
          <w:rPr>
            <w:rStyle w:val="af3"/>
            <w:rFonts w:ascii="Arial" w:eastAsia="MS Mincho" w:hAnsi="Arial"/>
            <w:spacing w:val="0"/>
            <w:lang w:eastAsia="ja-JP"/>
          </w:rPr>
          <w:commentReference w:id="23637"/>
        </w:r>
      </w:ins>
    </w:p>
    <w:p w14:paraId="1D6D42ED" w14:textId="77777777" w:rsidR="0074396A" w:rsidRPr="004418C4" w:rsidRDefault="0074396A" w:rsidP="00C47E72">
      <w:pPr>
        <w:pStyle w:val="Alg2"/>
        <w:numPr>
          <w:ilvl w:val="0"/>
          <w:numId w:val="622"/>
        </w:numPr>
        <w:spacing w:after="220"/>
        <w:rPr>
          <w:ins w:id="23645" w:author="Rev 4 Allen Wirfs-Brock" w:date="2011-11-06T16:45:00Z"/>
        </w:rPr>
      </w:pPr>
      <w:ins w:id="23646" w:author="Rev 4 Allen Wirfs-Brock" w:date="2011-11-06T16:45:00Z">
        <w:del w:id="23647" w:author="Rev 6 Allen Wirfs-Brock" w:date="2012-02-19T16:44:00Z">
          <w:r w:rsidRPr="004418C4" w:rsidDel="00A90B01">
            <w:delText>Perform</w:delText>
          </w:r>
        </w:del>
      </w:ins>
      <w:ins w:id="23648" w:author="Rev 6 Allen Wirfs-Brock" w:date="2012-02-19T16:44:00Z">
        <w:r w:rsidR="00A90B01">
          <w:t>Return the result of performing</w:t>
        </w:r>
      </w:ins>
      <w:ins w:id="23649" w:author="Rev 4 Allen Wirfs-Brock" w:date="2011-11-06T16:45:00Z">
        <w:r w:rsidRPr="004418C4">
          <w:t xml:space="preserve"> Binding </w:t>
        </w:r>
        <w:del w:id="23650" w:author="Rev 6 Allen Wirfs-Brock" w:date="2012-02-27T15:46:00Z">
          <w:r w:rsidRPr="004418C4" w:rsidDel="00A113E2">
            <w:delText>Initialization</w:delText>
          </w:r>
        </w:del>
      </w:ins>
      <w:ins w:id="23651" w:author="Rev 6 Allen Wirfs-Brock" w:date="2012-02-27T15:46:00Z">
        <w:r w:rsidR="00A113E2">
          <w:t>Initialisation</w:t>
        </w:r>
      </w:ins>
      <w:ins w:id="23652" w:author="Rev 4 Allen Wirfs-Brock" w:date="2011-11-06T16:45:00Z">
        <w:r w:rsidRPr="004418C4">
          <w:t xml:space="preserve"> for </w:t>
        </w:r>
        <w:r w:rsidRPr="00E77497">
          <w:rPr>
            <w:i/>
          </w:rPr>
          <w:t>Binding</w:t>
        </w:r>
        <w:r>
          <w:rPr>
            <w:rStyle w:val="bnf"/>
          </w:rPr>
          <w:t>Pattern</w:t>
        </w:r>
        <w:r w:rsidRPr="004418C4">
          <w:t xml:space="preserve"> passing</w:t>
        </w:r>
        <w:r w:rsidRPr="004418C4">
          <w:rPr>
            <w:i/>
          </w:rPr>
          <w:t xml:space="preserve"> </w:t>
        </w:r>
      </w:ins>
      <w:ins w:id="23653" w:author="Rev 4 Allen Wirfs-Brock" w:date="2011-11-06T16:50:00Z">
        <w:r>
          <w:rPr>
            <w:i/>
          </w:rPr>
          <w:t>exceptionObj</w:t>
        </w:r>
        <w:r w:rsidRPr="00E77497">
          <w:t xml:space="preserve"> </w:t>
        </w:r>
      </w:ins>
      <w:ins w:id="23654" w:author="Rev 4 Allen Wirfs-Brock" w:date="2011-11-06T16:45:00Z">
        <w:r w:rsidRPr="004418C4">
          <w:t xml:space="preserve">and </w:t>
        </w:r>
        <w:del w:id="23655" w:author="Rev 6 Allen Wirfs-Brock" w:date="2012-02-27T16:31:00Z">
          <w:r w:rsidRPr="004418C4" w:rsidDel="00767E5E">
            <w:rPr>
              <w:i/>
            </w:rPr>
            <w:delText>enviornment</w:delText>
          </w:r>
        </w:del>
      </w:ins>
      <w:ins w:id="23656" w:author="Rev 6 Allen Wirfs-Brock" w:date="2012-02-27T16:31:00Z">
        <w:r w:rsidR="00767E5E">
          <w:rPr>
            <w:i/>
          </w:rPr>
          <w:t>environment</w:t>
        </w:r>
      </w:ins>
      <w:ins w:id="23657" w:author="Rev 4 Allen Wirfs-Brock" w:date="2011-11-06T16:45:00Z">
        <w:r w:rsidRPr="004418C4">
          <w:t xml:space="preserve"> as the arguments.</w:t>
        </w:r>
      </w:ins>
    </w:p>
    <w:p w14:paraId="03AD4DE6" w14:textId="77777777" w:rsidR="006A1523" w:rsidRDefault="006A1523" w:rsidP="006A1523">
      <w:pPr>
        <w:keepNext/>
        <w:rPr>
          <w:ins w:id="23658" w:author="Rev 4 Allen Wirfs-Brock" w:date="2011-11-06T16:52:00Z"/>
          <w:rFonts w:ascii="Helvetica" w:hAnsi="Helvetica"/>
          <w:b/>
          <w:spacing w:val="6"/>
        </w:rPr>
      </w:pPr>
      <w:ins w:id="23659" w:author="Rev 4 Allen Wirfs-Brock" w:date="2011-11-06T16:52:00Z">
        <w:r w:rsidRPr="00E77497">
          <w:rPr>
            <w:rFonts w:ascii="Helvetica" w:hAnsi="Helvetica"/>
            <w:b/>
          </w:rPr>
          <w:t xml:space="preserve">Runtime Semantics: </w:t>
        </w:r>
        <w:r>
          <w:rPr>
            <w:rFonts w:ascii="Helvetica" w:hAnsi="Helvetica"/>
            <w:b/>
            <w:spacing w:val="6"/>
          </w:rPr>
          <w:t>Catch Clause Evaluation</w:t>
        </w:r>
      </w:ins>
    </w:p>
    <w:p w14:paraId="2A923531" w14:textId="77777777" w:rsidR="006A1523" w:rsidRPr="00E77497" w:rsidRDefault="006A1523" w:rsidP="006A1523">
      <w:pPr>
        <w:ind w:firstLine="360"/>
        <w:rPr>
          <w:ins w:id="23660" w:author="Rev 4 Allen Wirfs-Brock" w:date="2011-11-06T16:53:00Z"/>
        </w:rPr>
      </w:pPr>
      <w:ins w:id="23661" w:author="Rev 4 Allen Wirfs-Brock" w:date="2011-11-06T16:53:00Z">
        <w:r w:rsidRPr="00E77497">
          <w:t xml:space="preserve">with parameter </w:t>
        </w:r>
        <w:r>
          <w:rPr>
            <w:rFonts w:ascii="Times New Roman" w:eastAsia="Times New Roman" w:hAnsi="Times New Roman"/>
            <w:i/>
            <w:spacing w:val="6"/>
            <w:lang w:eastAsia="en-US"/>
          </w:rPr>
          <w:t>thrownValue</w:t>
        </w:r>
        <w:r w:rsidRPr="00E77497">
          <w:t xml:space="preserve"> </w:t>
        </w:r>
      </w:ins>
    </w:p>
    <w:p w14:paraId="460F5AF6" w14:textId="77777777" w:rsidR="006A1523" w:rsidRPr="00E77497" w:rsidRDefault="006A1523" w:rsidP="006A1523">
      <w:pPr>
        <w:contextualSpacing/>
        <w:rPr>
          <w:ins w:id="23662" w:author="Rev 4 Allen Wirfs-Brock" w:date="2011-11-06T16:52:00Z"/>
        </w:rPr>
      </w:pPr>
      <w:ins w:id="23663" w:author="Rev 4 Allen Wirfs-Brock" w:date="2011-11-06T16:52:00Z">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w:t>
        </w:r>
        <w:r w:rsidRPr="00E77497">
          <w:rPr>
            <w:rFonts w:ascii="Times New Roman" w:hAnsi="Times New Roman"/>
            <w:i/>
          </w:rPr>
          <w:t xml:space="preserve"> CatchParameter</w:t>
        </w:r>
        <w:r w:rsidRPr="00E77497">
          <w:rPr>
            <w:rFonts w:ascii="Courier New" w:hAnsi="Courier New" w:cs="Courier New"/>
          </w:rPr>
          <w:t xml:space="preserve"> </w:t>
        </w:r>
        <w:r w:rsidRPr="00E77497">
          <w:rPr>
            <w:rFonts w:ascii="Courier New" w:hAnsi="Courier New"/>
            <w:b/>
          </w:rPr>
          <w:t>)</w:t>
        </w:r>
        <w:r w:rsidRPr="00E77497">
          <w:t xml:space="preserve"> </w:t>
        </w:r>
        <w:r w:rsidRPr="00E77497">
          <w:rPr>
            <w:rFonts w:ascii="Times New Roman" w:hAnsi="Times New Roman"/>
            <w:i/>
          </w:rPr>
          <w:t>Block</w:t>
        </w:r>
        <w:r w:rsidRPr="00E77497">
          <w:t xml:space="preserve"> </w:t>
        </w:r>
      </w:ins>
    </w:p>
    <w:p w14:paraId="5621781E" w14:textId="77777777" w:rsidR="006A1523" w:rsidRPr="00E77497" w:rsidRDefault="006A1523" w:rsidP="00C47E72">
      <w:pPr>
        <w:pStyle w:val="Alg2"/>
        <w:numPr>
          <w:ilvl w:val="0"/>
          <w:numId w:val="139"/>
        </w:numPr>
        <w:rPr>
          <w:ins w:id="23664" w:author="Rev 4 Allen Wirfs-Brock" w:date="2011-11-06T16:52:00Z"/>
        </w:rPr>
      </w:pPr>
      <w:ins w:id="23665" w:author="Rev 4 Allen Wirfs-Brock" w:date="2011-11-06T16:52:00Z">
        <w:r w:rsidRPr="00E77497">
          <w:t xml:space="preserve">Let </w:t>
        </w:r>
        <w:r w:rsidRPr="00E77497">
          <w:rPr>
            <w:i/>
          </w:rPr>
          <w:t>oldEnv</w:t>
        </w:r>
        <w:r w:rsidRPr="00E77497">
          <w:t xml:space="preserve"> be the </w:t>
        </w:r>
        <w:del w:id="23666" w:author="Rev 7 Allen Wirfs-Brock" w:date="2012-05-02T10:51:00Z">
          <w:r w:rsidRPr="00E77497" w:rsidDel="002F42C1">
            <w:delText>running</w:delText>
          </w:r>
        </w:del>
      </w:ins>
      <w:ins w:id="23667" w:author="Rev 7 Allen Wirfs-Brock" w:date="2012-05-02T10:51:00Z">
        <w:del w:id="23668" w:author="Rev 8 Allen Wirfs-Brock" w:date="2012-06-13T16:02:00Z">
          <w:r w:rsidR="002F42C1" w:rsidDel="00B33FB4">
            <w:delText>current</w:delText>
          </w:r>
        </w:del>
      </w:ins>
      <w:ins w:id="23669" w:author="Rev 8 Allen Wirfs-Brock" w:date="2012-06-13T16:02:00Z">
        <w:r w:rsidR="00B33FB4">
          <w:t>running</w:t>
        </w:r>
      </w:ins>
      <w:ins w:id="23670" w:author="Rev 4 Allen Wirfs-Brock" w:date="2011-11-06T16:52:00Z">
        <w:r w:rsidRPr="00E77497">
          <w:t xml:space="preserve"> execution context’s LexicalEnvironment.</w:t>
        </w:r>
      </w:ins>
    </w:p>
    <w:p w14:paraId="5D09EE30" w14:textId="77777777" w:rsidR="006A1523" w:rsidRPr="00E77497" w:rsidRDefault="006A1523" w:rsidP="00C47E72">
      <w:pPr>
        <w:pStyle w:val="Alg2"/>
        <w:numPr>
          <w:ilvl w:val="0"/>
          <w:numId w:val="139"/>
        </w:numPr>
        <w:rPr>
          <w:ins w:id="23671" w:author="Rev 4 Allen Wirfs-Brock" w:date="2011-11-06T16:52:00Z"/>
        </w:rPr>
      </w:pPr>
      <w:ins w:id="23672" w:author="Rev 4 Allen Wirfs-Brock" w:date="2011-11-06T16:52:00Z">
        <w:r w:rsidRPr="00E77497">
          <w:t xml:space="preserve">Let </w:t>
        </w:r>
        <w:r w:rsidRPr="00E77497">
          <w:rPr>
            <w:i/>
          </w:rPr>
          <w:t>catchEnv</w:t>
        </w:r>
        <w:r w:rsidRPr="00E77497">
          <w:t xml:space="preserve"> be the result of calling NewDeclarativeEnvironment passing </w:t>
        </w:r>
        <w:r w:rsidRPr="00E77497">
          <w:rPr>
            <w:i/>
          </w:rPr>
          <w:t>oldEnv</w:t>
        </w:r>
        <w:r w:rsidRPr="00E77497">
          <w:t xml:space="preserve"> as the argument. </w:t>
        </w:r>
      </w:ins>
    </w:p>
    <w:p w14:paraId="610398BA" w14:textId="77777777" w:rsidR="006A1523" w:rsidRPr="00E77497" w:rsidRDefault="006A1523" w:rsidP="00C47E72">
      <w:pPr>
        <w:pStyle w:val="Alg2"/>
        <w:numPr>
          <w:ilvl w:val="0"/>
          <w:numId w:val="139"/>
        </w:numPr>
        <w:rPr>
          <w:ins w:id="23673" w:author="Rev 4 Allen Wirfs-Brock" w:date="2011-11-06T16:52:00Z"/>
        </w:rPr>
      </w:pPr>
      <w:ins w:id="23674" w:author="Rev 4 Allen Wirfs-Brock" w:date="2011-11-06T16:52:00Z">
        <w:r w:rsidRPr="00E77497">
          <w:t xml:space="preserve">For each element </w:t>
        </w:r>
        <w:r w:rsidRPr="00E77497">
          <w:rPr>
            <w:i/>
          </w:rPr>
          <w:t>argName</w:t>
        </w:r>
        <w:r w:rsidRPr="00E77497">
          <w:t xml:space="preserve"> of the BoundNames of </w:t>
        </w:r>
        <w:r w:rsidRPr="00E77497">
          <w:rPr>
            <w:i/>
          </w:rPr>
          <w:t>CatchParameter</w:t>
        </w:r>
        <w:r w:rsidRPr="004012E4">
          <w:t>, do</w:t>
        </w:r>
      </w:ins>
    </w:p>
    <w:p w14:paraId="620709FC" w14:textId="77777777" w:rsidR="006A1523" w:rsidRPr="00E77497" w:rsidRDefault="006A1523" w:rsidP="00C47E72">
      <w:pPr>
        <w:pStyle w:val="Alg2"/>
        <w:numPr>
          <w:ilvl w:val="1"/>
          <w:numId w:val="139"/>
        </w:numPr>
        <w:tabs>
          <w:tab w:val="clear" w:pos="1080"/>
          <w:tab w:val="num" w:pos="720"/>
        </w:tabs>
        <w:ind w:hanging="720"/>
        <w:rPr>
          <w:ins w:id="23675" w:author="Rev 4 Allen Wirfs-Brock" w:date="2011-11-06T16:52:00Z"/>
        </w:rPr>
      </w:pPr>
      <w:ins w:id="23676" w:author="Rev 4 Allen Wirfs-Brock" w:date="2011-11-06T16:52:00Z">
        <w:r w:rsidRPr="00E77497">
          <w:t xml:space="preserve">Call the CreateMutableBinding concrete method of </w:t>
        </w:r>
        <w:r w:rsidRPr="00E77497">
          <w:rPr>
            <w:i/>
          </w:rPr>
          <w:t>catchEnv</w:t>
        </w:r>
        <w:r w:rsidRPr="00E77497">
          <w:t xml:space="preserve"> passing </w:t>
        </w:r>
        <w:r w:rsidRPr="00E77497">
          <w:rPr>
            <w:i/>
          </w:rPr>
          <w:t>argName</w:t>
        </w:r>
        <w:r w:rsidRPr="00E77497">
          <w:t xml:space="preserve"> as the argument.</w:t>
        </w:r>
      </w:ins>
    </w:p>
    <w:p w14:paraId="4316F066" w14:textId="77777777" w:rsidR="006A1523" w:rsidRPr="00E77497" w:rsidRDefault="006A1523" w:rsidP="00C47E72">
      <w:pPr>
        <w:pStyle w:val="Alg2"/>
        <w:numPr>
          <w:ilvl w:val="0"/>
          <w:numId w:val="139"/>
        </w:numPr>
        <w:rPr>
          <w:ins w:id="23677" w:author="Rev 4 Allen Wirfs-Brock" w:date="2011-11-06T16:52:00Z"/>
        </w:rPr>
      </w:pPr>
      <w:ins w:id="23678" w:author="Rev 4 Allen Wirfs-Brock" w:date="2011-11-06T16:52:00Z">
        <w:del w:id="23679" w:author="Rev 6 Allen Wirfs-Brock" w:date="2012-02-19T16:48:00Z">
          <w:r w:rsidRPr="004418C4" w:rsidDel="00A90B01">
            <w:delText>Perform</w:delText>
          </w:r>
        </w:del>
      </w:ins>
      <w:ins w:id="23680" w:author="Rev 6 Allen Wirfs-Brock" w:date="2012-02-19T16:48:00Z">
        <w:r w:rsidR="00A90B01">
          <w:t xml:space="preserve">Let </w:t>
        </w:r>
        <w:r w:rsidR="00A90B01" w:rsidRPr="00A90B01">
          <w:rPr>
            <w:i/>
          </w:rPr>
          <w:t>status</w:t>
        </w:r>
        <w:r w:rsidR="00A90B01">
          <w:t xml:space="preserve"> be the result of performing</w:t>
        </w:r>
      </w:ins>
      <w:ins w:id="23681" w:author="Rev 4 Allen Wirfs-Brock" w:date="2011-11-06T16:52:00Z">
        <w:r w:rsidRPr="004418C4">
          <w:t xml:space="preserve"> Binding </w:t>
        </w:r>
        <w:del w:id="23682" w:author="Rev 6 Allen Wirfs-Brock" w:date="2012-02-27T15:46:00Z">
          <w:r w:rsidRPr="004418C4" w:rsidDel="00A113E2">
            <w:delText>Initialization</w:delText>
          </w:r>
        </w:del>
      </w:ins>
      <w:ins w:id="23683" w:author="Rev 6 Allen Wirfs-Brock" w:date="2012-02-27T15:46:00Z">
        <w:r w:rsidR="00A113E2">
          <w:t>Initialisation</w:t>
        </w:r>
      </w:ins>
      <w:ins w:id="23684" w:author="Rev 4 Allen Wirfs-Brock" w:date="2011-11-06T16:52:00Z">
        <w:r w:rsidRPr="004418C4">
          <w:t xml:space="preserve"> for </w:t>
        </w:r>
        <w:r w:rsidRPr="00E77497">
          <w:rPr>
            <w:i/>
          </w:rPr>
          <w:t>CatchParameter</w:t>
        </w:r>
        <w:r w:rsidRPr="00E77497" w:rsidDel="00B61411">
          <w:t xml:space="preserve"> </w:t>
        </w:r>
        <w:r>
          <w:t>passing</w:t>
        </w:r>
        <w:r w:rsidRPr="00E77497">
          <w:t xml:space="preserve"> </w:t>
        </w:r>
      </w:ins>
      <w:ins w:id="23685" w:author="Rev 4 Allen Wirfs-Brock" w:date="2011-11-06T16:54:00Z">
        <w:r>
          <w:rPr>
            <w:i/>
          </w:rPr>
          <w:t>thrownValue</w:t>
        </w:r>
      </w:ins>
      <w:ins w:id="23686" w:author="Rev 4 Allen Wirfs-Brock" w:date="2011-11-06T16:52:00Z">
        <w:r w:rsidRPr="00E77497">
          <w:rPr>
            <w:i/>
          </w:rPr>
          <w:t xml:space="preserve"> </w:t>
        </w:r>
        <w:r w:rsidRPr="00E77497">
          <w:t xml:space="preserve">and </w:t>
        </w:r>
        <w:r w:rsidRPr="00E77497">
          <w:rPr>
            <w:i/>
          </w:rPr>
          <w:t>cat</w:t>
        </w:r>
      </w:ins>
      <w:ins w:id="23687" w:author="Rev 4 Allen Wirfs-Brock" w:date="2011-11-06T16:54:00Z">
        <w:r>
          <w:rPr>
            <w:i/>
          </w:rPr>
          <w:t>c</w:t>
        </w:r>
        <w:del w:id="23688" w:author="Rev 6 Allen Wirfs-Brock" w:date="2012-02-19T16:49:00Z">
          <w:r w:rsidDel="00A90B01">
            <w:rPr>
              <w:i/>
            </w:rPr>
            <w:delText>g</w:delText>
          </w:r>
        </w:del>
      </w:ins>
      <w:ins w:id="23689" w:author="Rev 6 Allen Wirfs-Brock" w:date="2012-02-19T16:49:00Z">
        <w:r w:rsidR="00A90B01">
          <w:rPr>
            <w:i/>
          </w:rPr>
          <w:t>h</w:t>
        </w:r>
      </w:ins>
      <w:ins w:id="23690" w:author="Rev 4 Allen Wirfs-Brock" w:date="2011-11-06T16:52:00Z">
        <w:r w:rsidRPr="00E77497">
          <w:rPr>
            <w:i/>
          </w:rPr>
          <w:t>Env</w:t>
        </w:r>
        <w:r w:rsidRPr="00E77497">
          <w:rPr>
            <w:b/>
          </w:rPr>
          <w:t xml:space="preserve"> </w:t>
        </w:r>
        <w:r w:rsidRPr="00E77497">
          <w:t xml:space="preserve">as arguments. </w:t>
        </w:r>
      </w:ins>
    </w:p>
    <w:p w14:paraId="62114973" w14:textId="77777777" w:rsidR="006A1523" w:rsidRPr="00E77497" w:rsidRDefault="00ED63AB" w:rsidP="00C47E72">
      <w:pPr>
        <w:pStyle w:val="Alg2"/>
        <w:numPr>
          <w:ilvl w:val="0"/>
          <w:numId w:val="139"/>
        </w:numPr>
        <w:rPr>
          <w:ins w:id="23691" w:author="Rev 4 Allen Wirfs-Brock" w:date="2011-11-06T16:52:00Z"/>
        </w:rPr>
      </w:pPr>
      <w:ins w:id="23692" w:author="Rev 10 Allen Wirfs-Brock" w:date="2012-08-07T16:55:00Z">
        <w:r>
          <w:t>ReturnIfAbrupt(</w:t>
        </w:r>
        <w:r w:rsidRPr="00A90B01">
          <w:rPr>
            <w:i/>
          </w:rPr>
          <w:t>status</w:t>
        </w:r>
        <w:r>
          <w:t>)</w:t>
        </w:r>
      </w:ins>
      <w:ins w:id="23693" w:author="Rev 4 Allen Wirfs-Brock" w:date="2011-11-06T16:52:00Z">
        <w:del w:id="23694" w:author="Rev 10 Allen Wirfs-Brock" w:date="2012-08-07T16:55:00Z">
          <w:r w:rsidR="006A1523" w:rsidRPr="00E77497" w:rsidDel="00ED63AB">
            <w:delText xml:space="preserve">If </w:delText>
          </w:r>
          <w:r w:rsidR="006A1523" w:rsidRPr="00A90B01" w:rsidDel="00ED63AB">
            <w:rPr>
              <w:i/>
            </w:rPr>
            <w:delText>an exception was thrown in the preceding step, return (</w:delText>
          </w:r>
          <w:r w:rsidR="006A1523" w:rsidRPr="00A90B01" w:rsidDel="00ED63AB">
            <w:rPr>
              <w:rFonts w:ascii="Arial" w:hAnsi="Arial" w:cs="Arial"/>
              <w:i/>
            </w:rPr>
            <w:delText>throw</w:delText>
          </w:r>
          <w:r w:rsidR="006A1523" w:rsidRPr="00A90B01" w:rsidDel="00ED63AB">
            <w:rPr>
              <w:i/>
            </w:rPr>
            <w:delText xml:space="preserve">, V, </w:delText>
          </w:r>
          <w:r w:rsidR="006A1523" w:rsidRPr="00A90B01" w:rsidDel="00ED63AB">
            <w:rPr>
              <w:rFonts w:ascii="Arial" w:hAnsi="Arial" w:cs="Arial"/>
              <w:i/>
            </w:rPr>
            <w:delText>empty</w:delText>
          </w:r>
          <w:r w:rsidR="006A1523" w:rsidRPr="00A90B01" w:rsidDel="00ED63AB">
            <w:rPr>
              <w:i/>
            </w:rPr>
            <w:delText>) where V is the exception. (Execution now proceeds as if no exception were thrown.)</w:delText>
          </w:r>
        </w:del>
      </w:ins>
      <w:ins w:id="23695" w:author="Rev 6 Allen Wirfs-Brock" w:date="2012-02-19T16:49:00Z">
        <w:del w:id="23696" w:author="Rev 10 Allen Wirfs-Brock" w:date="2012-08-07T16:55:00Z">
          <w:r w:rsidR="00A90B01" w:rsidRPr="00A90B01" w:rsidDel="00ED63AB">
            <w:rPr>
              <w:i/>
            </w:rPr>
            <w:delText>status</w:delText>
          </w:r>
          <w:r w:rsidR="00A90B01" w:rsidDel="00ED63AB">
            <w:delText xml:space="preserve"> is an abrupt completion, then return </w:delText>
          </w:r>
          <w:r w:rsidR="00A90B01" w:rsidRPr="00A90B01" w:rsidDel="00ED63AB">
            <w:rPr>
              <w:i/>
            </w:rPr>
            <w:delText>status</w:delText>
          </w:r>
        </w:del>
        <w:r w:rsidR="00A90B01">
          <w:t>.</w:t>
        </w:r>
      </w:ins>
    </w:p>
    <w:p w14:paraId="4C3BBD28" w14:textId="77777777" w:rsidR="006A1523" w:rsidRPr="00E77497" w:rsidRDefault="006A1523" w:rsidP="00C47E72">
      <w:pPr>
        <w:pStyle w:val="Alg2"/>
        <w:numPr>
          <w:ilvl w:val="0"/>
          <w:numId w:val="139"/>
        </w:numPr>
        <w:rPr>
          <w:ins w:id="23697" w:author="Rev 4 Allen Wirfs-Brock" w:date="2011-11-06T16:52:00Z"/>
        </w:rPr>
      </w:pPr>
      <w:ins w:id="23698" w:author="Rev 4 Allen Wirfs-Brock" w:date="2011-11-06T16:52:00Z">
        <w:r w:rsidRPr="00E77497">
          <w:t xml:space="preserve">Set the </w:t>
        </w:r>
        <w:del w:id="23699" w:author="Rev 7 Allen Wirfs-Brock" w:date="2012-05-02T10:52:00Z">
          <w:r w:rsidRPr="00E77497" w:rsidDel="002F42C1">
            <w:delText>running</w:delText>
          </w:r>
        </w:del>
      </w:ins>
      <w:ins w:id="23700" w:author="Rev 7 Allen Wirfs-Brock" w:date="2012-05-02T10:52:00Z">
        <w:del w:id="23701" w:author="Rev 8 Allen Wirfs-Brock" w:date="2012-06-13T16:02:00Z">
          <w:r w:rsidR="002F42C1" w:rsidDel="00B33FB4">
            <w:delText>current</w:delText>
          </w:r>
        </w:del>
      </w:ins>
      <w:ins w:id="23702" w:author="Rev 8 Allen Wirfs-Brock" w:date="2012-06-13T16:02:00Z">
        <w:r w:rsidR="00B33FB4">
          <w:t>running</w:t>
        </w:r>
      </w:ins>
      <w:ins w:id="23703" w:author="Rev 4 Allen Wirfs-Brock" w:date="2011-11-06T16:52:00Z">
        <w:r w:rsidRPr="00E77497">
          <w:t xml:space="preserve"> execution context’s LexicalEnvironment to </w:t>
        </w:r>
        <w:r w:rsidRPr="00E77497">
          <w:rPr>
            <w:i/>
          </w:rPr>
          <w:t>catchEnv</w:t>
        </w:r>
        <w:r w:rsidRPr="00E77497">
          <w:t>.</w:t>
        </w:r>
      </w:ins>
    </w:p>
    <w:p w14:paraId="2AD49574" w14:textId="77777777" w:rsidR="006A1523" w:rsidRPr="00E77497" w:rsidRDefault="006A1523" w:rsidP="00C47E72">
      <w:pPr>
        <w:pStyle w:val="Alg2"/>
        <w:numPr>
          <w:ilvl w:val="0"/>
          <w:numId w:val="139"/>
        </w:numPr>
        <w:rPr>
          <w:ins w:id="23704" w:author="Rev 4 Allen Wirfs-Brock" w:date="2011-11-06T16:52:00Z"/>
        </w:rPr>
      </w:pPr>
      <w:ins w:id="23705" w:author="Rev 4 Allen Wirfs-Brock" w:date="2011-11-06T16:52:00Z">
        <w:r w:rsidRPr="00E77497">
          <w:t xml:space="preserve">Let </w:t>
        </w:r>
        <w:r w:rsidRPr="00E77497">
          <w:rPr>
            <w:i/>
          </w:rPr>
          <w:t>B</w:t>
        </w:r>
        <w:r w:rsidRPr="00E77497">
          <w:t xml:space="preserve"> be the result of evaluating </w:t>
        </w:r>
        <w:r w:rsidRPr="00E77497">
          <w:rPr>
            <w:i/>
          </w:rPr>
          <w:t>Block</w:t>
        </w:r>
        <w:r w:rsidRPr="00E77497">
          <w:t>.</w:t>
        </w:r>
      </w:ins>
    </w:p>
    <w:p w14:paraId="38764886" w14:textId="77777777" w:rsidR="006A1523" w:rsidRPr="00E77497" w:rsidRDefault="006A1523" w:rsidP="00C47E72">
      <w:pPr>
        <w:pStyle w:val="Alg2"/>
        <w:numPr>
          <w:ilvl w:val="0"/>
          <w:numId w:val="139"/>
        </w:numPr>
        <w:rPr>
          <w:ins w:id="23706" w:author="Rev 4 Allen Wirfs-Brock" w:date="2011-11-06T16:52:00Z"/>
        </w:rPr>
      </w:pPr>
      <w:ins w:id="23707" w:author="Rev 4 Allen Wirfs-Brock" w:date="2011-11-06T16:52:00Z">
        <w:r w:rsidRPr="00E77497">
          <w:t xml:space="preserve">Set the </w:t>
        </w:r>
        <w:del w:id="23708" w:author="Rev 7 Allen Wirfs-Brock" w:date="2012-05-02T10:52:00Z">
          <w:r w:rsidRPr="00E77497" w:rsidDel="002F42C1">
            <w:delText>running</w:delText>
          </w:r>
        </w:del>
      </w:ins>
      <w:ins w:id="23709" w:author="Rev 7 Allen Wirfs-Brock" w:date="2012-05-02T10:52:00Z">
        <w:del w:id="23710" w:author="Rev 8 Allen Wirfs-Brock" w:date="2012-06-13T16:02:00Z">
          <w:r w:rsidR="002F42C1" w:rsidDel="00B33FB4">
            <w:delText>current</w:delText>
          </w:r>
        </w:del>
      </w:ins>
      <w:ins w:id="23711" w:author="Rev 8 Allen Wirfs-Brock" w:date="2012-06-13T16:02:00Z">
        <w:r w:rsidR="00B33FB4">
          <w:t>running</w:t>
        </w:r>
      </w:ins>
      <w:ins w:id="23712" w:author="Rev 4 Allen Wirfs-Brock" w:date="2011-11-06T16:52:00Z">
        <w:r w:rsidRPr="00E77497">
          <w:t xml:space="preserve"> execution context’s LexicalEnvironment to </w:t>
        </w:r>
        <w:r w:rsidRPr="00E77497">
          <w:rPr>
            <w:i/>
          </w:rPr>
          <w:t>oldEnv</w:t>
        </w:r>
        <w:r w:rsidRPr="00E77497">
          <w:t>.</w:t>
        </w:r>
      </w:ins>
    </w:p>
    <w:p w14:paraId="2CC91E2A" w14:textId="77777777" w:rsidR="006A1523" w:rsidRPr="00E77497" w:rsidRDefault="006A1523" w:rsidP="00C47E72">
      <w:pPr>
        <w:pStyle w:val="Alg2"/>
        <w:numPr>
          <w:ilvl w:val="0"/>
          <w:numId w:val="139"/>
        </w:numPr>
        <w:spacing w:after="220"/>
        <w:rPr>
          <w:ins w:id="23713" w:author="Rev 4 Allen Wirfs-Brock" w:date="2011-11-06T16:52:00Z"/>
        </w:rPr>
      </w:pPr>
      <w:ins w:id="23714" w:author="Rev 4 Allen Wirfs-Brock" w:date="2011-11-06T16:52:00Z">
        <w:r w:rsidRPr="00E77497">
          <w:t xml:space="preserve">Return </w:t>
        </w:r>
        <w:r w:rsidRPr="00E77497">
          <w:rPr>
            <w:i/>
          </w:rPr>
          <w:t>B</w:t>
        </w:r>
        <w:r w:rsidRPr="00E77497">
          <w:t>.</w:t>
        </w:r>
      </w:ins>
    </w:p>
    <w:p w14:paraId="3A96F0CC" w14:textId="77777777" w:rsidR="006A1523" w:rsidRPr="00E77497" w:rsidRDefault="006A1523" w:rsidP="006A1523">
      <w:pPr>
        <w:pStyle w:val="Note"/>
        <w:rPr>
          <w:ins w:id="23715" w:author="Rev 4 Allen Wirfs-Brock" w:date="2011-11-06T16:52:00Z"/>
        </w:rPr>
      </w:pPr>
      <w:ins w:id="23716" w:author="Rev 4 Allen Wirfs-Brock" w:date="2011-11-06T16:52:00Z">
        <w:r w:rsidRPr="00E77497">
          <w:t>NOTE</w:t>
        </w:r>
        <w:r w:rsidRPr="00E77497">
          <w:tab/>
          <w:t xml:space="preserve">No matter how control leaves the </w:t>
        </w:r>
        <w:r w:rsidRPr="00E77497">
          <w:rPr>
            <w:rStyle w:val="bnf"/>
          </w:rPr>
          <w:t>Block</w:t>
        </w:r>
        <w:r w:rsidRPr="00E77497">
          <w:t xml:space="preserve"> the LexicalEnvironment is always restored to its former state.</w:t>
        </w:r>
      </w:ins>
    </w:p>
    <w:p w14:paraId="4BA09D26" w14:textId="77777777" w:rsidR="004C2687" w:rsidRPr="00E77497" w:rsidRDefault="004C2687" w:rsidP="004C2687">
      <w:pPr>
        <w:keepNext/>
        <w:rPr>
          <w:ins w:id="23717" w:author="Rev 4 Allen Wirfs-Brock" w:date="2011-10-20T10:22:00Z"/>
          <w:rFonts w:ascii="Helvetica" w:hAnsi="Helvetica"/>
          <w:b/>
        </w:rPr>
      </w:pPr>
      <w:ins w:id="23718" w:author="Rev 4 Allen Wirfs-Brock" w:date="2011-10-20T10:22:00Z">
        <w:r w:rsidRPr="00E77497">
          <w:rPr>
            <w:rFonts w:ascii="Helvetica" w:hAnsi="Helvetica"/>
            <w:b/>
          </w:rPr>
          <w:t xml:space="preserve">Runtime Semantics: </w:t>
        </w:r>
        <w:r w:rsidRPr="00E77497">
          <w:rPr>
            <w:rFonts w:ascii="Helvetica" w:hAnsi="Helvetica"/>
            <w:b/>
            <w:spacing w:val="6"/>
          </w:rPr>
          <w:t>Evaluation</w:t>
        </w:r>
      </w:ins>
    </w:p>
    <w:p w14:paraId="6BB988E1" w14:textId="77777777" w:rsidR="004C02EF" w:rsidRPr="00E77497" w:rsidRDefault="004C02EF" w:rsidP="004C02EF">
      <w:del w:id="23719" w:author="Rev 4 Allen Wirfs-Brock" w:date="2011-10-20T10:28:00Z">
        <w:r w:rsidRPr="00E77497" w:rsidDel="00EB6200">
          <w:delText xml:space="preserve">The production </w:delText>
        </w:r>
      </w:del>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del w:id="23720" w:author="Rev 4 Allen Wirfs-Brock" w:date="2011-10-20T10:28:00Z">
        <w:r w:rsidRPr="00E77497" w:rsidDel="00EB6200">
          <w:delText>is evaluated as follows:</w:delText>
        </w:r>
      </w:del>
    </w:p>
    <w:p w14:paraId="47C503EB" w14:textId="77777777" w:rsidR="004C02EF" w:rsidRPr="00E77497" w:rsidRDefault="004C02EF" w:rsidP="00C47E72">
      <w:pPr>
        <w:pStyle w:val="Alg2"/>
        <w:numPr>
          <w:ilvl w:val="0"/>
          <w:numId w:val="136"/>
        </w:numPr>
      </w:pPr>
      <w:r w:rsidRPr="00E77497">
        <w:t xml:space="preserve">Let </w:t>
      </w:r>
      <w:r w:rsidRPr="00E77497">
        <w:rPr>
          <w:i/>
        </w:rPr>
        <w:t>B</w:t>
      </w:r>
      <w:r w:rsidRPr="00E77497">
        <w:t xml:space="preserve"> be the result of evaluating </w:t>
      </w:r>
      <w:r w:rsidRPr="00E77497">
        <w:rPr>
          <w:i/>
        </w:rPr>
        <w:t>Block</w:t>
      </w:r>
      <w:r w:rsidRPr="00E77497">
        <w:t>.</w:t>
      </w:r>
    </w:p>
    <w:p w14:paraId="6C3422AA" w14:textId="77777777" w:rsidR="004C02EF" w:rsidRPr="00E77497" w:rsidRDefault="004C02EF" w:rsidP="00C47E72">
      <w:pPr>
        <w:pStyle w:val="Alg2"/>
        <w:numPr>
          <w:ilvl w:val="0"/>
          <w:numId w:val="136"/>
        </w:numPr>
      </w:pPr>
      <w:r w:rsidRPr="00E77497">
        <w:t xml:space="preserve">If </w:t>
      </w:r>
      <w:r w:rsidRPr="00E77497">
        <w:rPr>
          <w:i/>
        </w:rPr>
        <w:t>B</w:t>
      </w:r>
      <w:r w:rsidRPr="00E77497">
        <w:t>.</w:t>
      </w:r>
      <w:ins w:id="23721" w:author="Rev 6 Allen Wirfs-Brock" w:date="2012-02-19T16:50:00Z">
        <w:r w:rsidR="00A90B01">
          <w:t>[[</w:t>
        </w:r>
      </w:ins>
      <w:r w:rsidRPr="00E77497">
        <w:t>type</w:t>
      </w:r>
      <w:ins w:id="23722" w:author="Rev 6 Allen Wirfs-Brock" w:date="2012-02-19T16:50:00Z">
        <w:r w:rsidR="00A90B01">
          <w:t>]]</w:t>
        </w:r>
      </w:ins>
      <w:r w:rsidRPr="00E77497">
        <w:t xml:space="preserve"> is not </w:t>
      </w:r>
      <w:r w:rsidRPr="00E77497">
        <w:rPr>
          <w:rFonts w:ascii="Arial" w:hAnsi="Arial" w:cs="Arial"/>
        </w:rPr>
        <w:t>throw</w:t>
      </w:r>
      <w:r w:rsidRPr="00E77497">
        <w:t xml:space="preserve">, return </w:t>
      </w:r>
      <w:r w:rsidRPr="00E77497">
        <w:rPr>
          <w:i/>
        </w:rPr>
        <w:t>B</w:t>
      </w:r>
      <w:r w:rsidRPr="00E77497">
        <w:t>.</w:t>
      </w:r>
    </w:p>
    <w:p w14:paraId="2722BADC" w14:textId="77777777" w:rsidR="004C02EF" w:rsidRPr="00E77497" w:rsidRDefault="004C02EF" w:rsidP="00C47E72">
      <w:pPr>
        <w:pStyle w:val="Alg2"/>
        <w:numPr>
          <w:ilvl w:val="0"/>
          <w:numId w:val="136"/>
        </w:numPr>
        <w:spacing w:after="220"/>
      </w:pPr>
      <w:r w:rsidRPr="00E77497">
        <w:t xml:space="preserve">Return the result of </w:t>
      </w:r>
      <w:del w:id="23723" w:author="Rev 4 Allen Wirfs-Brock" w:date="2011-11-06T16:54:00Z">
        <w:r w:rsidRPr="00E77497" w:rsidDel="006A1523">
          <w:delText xml:space="preserve">evaluating </w:delText>
        </w:r>
      </w:del>
      <w:ins w:id="23724" w:author="Rev 4 Allen Wirfs-Brock" w:date="2011-11-06T16:54:00Z">
        <w:r w:rsidR="006A1523">
          <w:t>perform</w:t>
        </w:r>
      </w:ins>
      <w:ins w:id="23725" w:author="Rev 4 Allen Wirfs-Brock" w:date="2011-11-06T16:55:00Z">
        <w:r w:rsidR="006A1523">
          <w:t>ing</w:t>
        </w:r>
      </w:ins>
      <w:ins w:id="23726" w:author="Rev 4 Allen Wirfs-Brock" w:date="2011-11-06T16:54:00Z">
        <w:r w:rsidR="006A1523">
          <w:t xml:space="preserve"> Catch Clause Evaluation of</w:t>
        </w:r>
        <w:r w:rsidR="006A1523" w:rsidRPr="00E77497">
          <w:t xml:space="preserve"> </w:t>
        </w:r>
      </w:ins>
      <w:r w:rsidRPr="00E77497">
        <w:rPr>
          <w:i/>
        </w:rPr>
        <w:t>Catch</w:t>
      </w:r>
      <w:r w:rsidRPr="00E77497">
        <w:t xml:space="preserve"> with parameter </w:t>
      </w:r>
      <w:r w:rsidRPr="00E77497">
        <w:rPr>
          <w:i/>
        </w:rPr>
        <w:t>B</w:t>
      </w:r>
      <w:r w:rsidRPr="00E77497">
        <w:t>.</w:t>
      </w:r>
      <w:ins w:id="23727" w:author="Rev 6 Allen Wirfs-Brock" w:date="2012-02-19T16:51:00Z">
        <w:r w:rsidR="00A90B01">
          <w:t>[[</w:t>
        </w:r>
      </w:ins>
      <w:r w:rsidRPr="00E77497">
        <w:t>value</w:t>
      </w:r>
      <w:ins w:id="23728" w:author="Rev 6 Allen Wirfs-Brock" w:date="2012-02-19T16:51:00Z">
        <w:r w:rsidR="00A90B01">
          <w:t>]]</w:t>
        </w:r>
      </w:ins>
      <w:r w:rsidRPr="00E77497">
        <w:t>.</w:t>
      </w:r>
    </w:p>
    <w:p w14:paraId="7A67615C" w14:textId="77777777" w:rsidR="004C02EF" w:rsidRPr="00E77497" w:rsidRDefault="004C02EF" w:rsidP="004C02EF">
      <w:del w:id="23729" w:author="Rev 4 Allen Wirfs-Brock" w:date="2011-10-20T10:28:00Z">
        <w:r w:rsidRPr="00E77497" w:rsidDel="00EB6200">
          <w:delText xml:space="preserve">The production </w:delText>
        </w:r>
      </w:del>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Finally</w:t>
      </w:r>
      <w:r w:rsidRPr="00E77497">
        <w:t xml:space="preserve"> </w:t>
      </w:r>
      <w:del w:id="23730" w:author="Rev 4 Allen Wirfs-Brock" w:date="2011-10-20T10:28:00Z">
        <w:r w:rsidRPr="00E77497" w:rsidDel="00EB6200">
          <w:delText>is evaluated as follows:</w:delText>
        </w:r>
      </w:del>
    </w:p>
    <w:p w14:paraId="6B0F05A6" w14:textId="77777777" w:rsidR="004C02EF" w:rsidRPr="00E77497" w:rsidRDefault="004C02EF" w:rsidP="00C47E72">
      <w:pPr>
        <w:pStyle w:val="Alg2"/>
        <w:numPr>
          <w:ilvl w:val="0"/>
          <w:numId w:val="137"/>
        </w:numPr>
      </w:pPr>
      <w:r w:rsidRPr="00E77497">
        <w:t xml:space="preserve">Let </w:t>
      </w:r>
      <w:r w:rsidRPr="00E77497">
        <w:rPr>
          <w:i/>
        </w:rPr>
        <w:t>B</w:t>
      </w:r>
      <w:r w:rsidRPr="00E77497">
        <w:t xml:space="preserve"> be the result of evaluating </w:t>
      </w:r>
      <w:r w:rsidRPr="00E77497">
        <w:rPr>
          <w:i/>
        </w:rPr>
        <w:t>Block</w:t>
      </w:r>
      <w:r w:rsidRPr="00E77497">
        <w:t>.</w:t>
      </w:r>
    </w:p>
    <w:p w14:paraId="3A589BA1" w14:textId="77777777" w:rsidR="004C02EF" w:rsidRPr="00E77497" w:rsidRDefault="004C02EF" w:rsidP="00C47E72">
      <w:pPr>
        <w:pStyle w:val="Alg2"/>
        <w:numPr>
          <w:ilvl w:val="0"/>
          <w:numId w:val="137"/>
        </w:numPr>
      </w:pPr>
      <w:r w:rsidRPr="00E77497">
        <w:t xml:space="preserve">Let </w:t>
      </w:r>
      <w:r w:rsidRPr="00E77497">
        <w:rPr>
          <w:i/>
        </w:rPr>
        <w:t>F</w:t>
      </w:r>
      <w:r w:rsidRPr="00E77497">
        <w:t xml:space="preserve"> be the result of evaluating </w:t>
      </w:r>
      <w:r w:rsidRPr="00E77497">
        <w:rPr>
          <w:i/>
        </w:rPr>
        <w:t>Finally</w:t>
      </w:r>
      <w:r w:rsidRPr="00E77497">
        <w:t>.</w:t>
      </w:r>
    </w:p>
    <w:p w14:paraId="74573FBC" w14:textId="77777777" w:rsidR="004C02EF" w:rsidRPr="00E77497" w:rsidRDefault="004C02EF" w:rsidP="00C47E72">
      <w:pPr>
        <w:pStyle w:val="Alg2"/>
        <w:numPr>
          <w:ilvl w:val="0"/>
          <w:numId w:val="137"/>
        </w:numPr>
      </w:pPr>
      <w:r w:rsidRPr="00E77497">
        <w:t xml:space="preserve">If </w:t>
      </w:r>
      <w:r w:rsidRPr="00E77497">
        <w:rPr>
          <w:i/>
        </w:rPr>
        <w:t>F</w:t>
      </w:r>
      <w:r w:rsidRPr="00E77497">
        <w:t>.</w:t>
      </w:r>
      <w:ins w:id="23731" w:author="Rev 6 Allen Wirfs-Brock" w:date="2012-02-19T16:51:00Z">
        <w:r w:rsidR="00A90B01">
          <w:t>[[</w:t>
        </w:r>
      </w:ins>
      <w:r w:rsidRPr="00E77497">
        <w:t>type</w:t>
      </w:r>
      <w:ins w:id="23732" w:author="Rev 6 Allen Wirfs-Brock" w:date="2012-02-19T16:51:00Z">
        <w:r w:rsidR="00A90B01">
          <w:t>]]</w:t>
        </w:r>
      </w:ins>
      <w:r w:rsidRPr="00E77497">
        <w:t xml:space="preserve"> is </w:t>
      </w:r>
      <w:r w:rsidRPr="00E77497">
        <w:rPr>
          <w:rFonts w:ascii="Arial" w:hAnsi="Arial" w:cs="Arial"/>
        </w:rPr>
        <w:t>normal</w:t>
      </w:r>
      <w:r w:rsidRPr="00E77497">
        <w:t xml:space="preserve">, return </w:t>
      </w:r>
      <w:r w:rsidRPr="00E77497">
        <w:rPr>
          <w:i/>
        </w:rPr>
        <w:t>B</w:t>
      </w:r>
      <w:r w:rsidRPr="00E77497">
        <w:t>.</w:t>
      </w:r>
    </w:p>
    <w:p w14:paraId="5234FDBE" w14:textId="77777777" w:rsidR="004C02EF" w:rsidRPr="00E77497" w:rsidRDefault="004C02EF" w:rsidP="00C47E72">
      <w:pPr>
        <w:pStyle w:val="Alg2"/>
        <w:numPr>
          <w:ilvl w:val="0"/>
          <w:numId w:val="137"/>
        </w:numPr>
        <w:spacing w:after="220"/>
      </w:pPr>
      <w:r w:rsidRPr="00E77497">
        <w:t xml:space="preserve">Return </w:t>
      </w:r>
      <w:r w:rsidRPr="00E77497">
        <w:rPr>
          <w:i/>
        </w:rPr>
        <w:t>F</w:t>
      </w:r>
      <w:r w:rsidRPr="00E77497">
        <w:t>.</w:t>
      </w:r>
    </w:p>
    <w:p w14:paraId="55F731F9" w14:textId="77777777" w:rsidR="004C02EF" w:rsidRPr="00E77497" w:rsidRDefault="004C02EF" w:rsidP="004C02EF">
      <w:del w:id="23733" w:author="Rev 4 Allen Wirfs-Brock" w:date="2011-10-20T10:28:00Z">
        <w:r w:rsidRPr="00E77497" w:rsidDel="00EB6200">
          <w:delText xml:space="preserve">The production </w:delText>
        </w:r>
      </w:del>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r w:rsidRPr="00E77497">
        <w:rPr>
          <w:rFonts w:ascii="Times New Roman" w:hAnsi="Times New Roman"/>
          <w:i/>
        </w:rPr>
        <w:t>Finally</w:t>
      </w:r>
      <w:r w:rsidRPr="00E77497">
        <w:t xml:space="preserve"> </w:t>
      </w:r>
      <w:del w:id="23734" w:author="Rev 4 Allen Wirfs-Brock" w:date="2011-10-20T10:28:00Z">
        <w:r w:rsidRPr="00E77497" w:rsidDel="00EB6200">
          <w:delText>is evaluated as follows:</w:delText>
        </w:r>
      </w:del>
    </w:p>
    <w:p w14:paraId="0744F008" w14:textId="77777777" w:rsidR="004C02EF" w:rsidRPr="00E77497" w:rsidRDefault="004C02EF" w:rsidP="00150A49">
      <w:pPr>
        <w:pStyle w:val="Alg2"/>
        <w:numPr>
          <w:ilvl w:val="0"/>
          <w:numId w:val="138"/>
        </w:numPr>
      </w:pPr>
      <w:r w:rsidRPr="00E77497">
        <w:t xml:space="preserve">Let </w:t>
      </w:r>
      <w:r w:rsidRPr="00E77497">
        <w:rPr>
          <w:i/>
        </w:rPr>
        <w:t>B</w:t>
      </w:r>
      <w:r w:rsidRPr="00E77497">
        <w:t xml:space="preserve"> be the result of evaluating </w:t>
      </w:r>
      <w:r w:rsidRPr="00E77497">
        <w:rPr>
          <w:i/>
        </w:rPr>
        <w:t>Block</w:t>
      </w:r>
      <w:r w:rsidRPr="00E77497">
        <w:t>.</w:t>
      </w:r>
    </w:p>
    <w:p w14:paraId="7AB91CD3" w14:textId="77777777" w:rsidR="004C02EF" w:rsidRPr="00E77497" w:rsidRDefault="004C02EF" w:rsidP="00150A49">
      <w:pPr>
        <w:pStyle w:val="Alg2"/>
        <w:numPr>
          <w:ilvl w:val="0"/>
          <w:numId w:val="138"/>
        </w:numPr>
      </w:pPr>
      <w:r w:rsidRPr="00E77497">
        <w:t xml:space="preserve">If </w:t>
      </w:r>
      <w:r w:rsidRPr="00E77497">
        <w:rPr>
          <w:i/>
        </w:rPr>
        <w:t>B</w:t>
      </w:r>
      <w:r w:rsidRPr="00E77497">
        <w:t>.</w:t>
      </w:r>
      <w:ins w:id="23735" w:author="Rev 6 Allen Wirfs-Brock" w:date="2012-02-19T16:52:00Z">
        <w:r w:rsidR="00A90B01">
          <w:t>[[</w:t>
        </w:r>
      </w:ins>
      <w:r w:rsidRPr="00E77497">
        <w:t>type</w:t>
      </w:r>
      <w:ins w:id="23736" w:author="Rev 6 Allen Wirfs-Brock" w:date="2012-02-19T16:52:00Z">
        <w:r w:rsidR="00A90B01">
          <w:t>]]</w:t>
        </w:r>
      </w:ins>
      <w:r w:rsidRPr="00E77497">
        <w:t xml:space="preserve"> is </w:t>
      </w:r>
      <w:r w:rsidRPr="00E77497">
        <w:rPr>
          <w:rFonts w:ascii="Arial" w:hAnsi="Arial" w:cs="Arial"/>
        </w:rPr>
        <w:t>throw</w:t>
      </w:r>
      <w:r w:rsidRPr="00E77497">
        <w:t>, then</w:t>
      </w:r>
    </w:p>
    <w:p w14:paraId="2A93B427" w14:textId="77777777" w:rsidR="004C02EF" w:rsidRPr="00E77497" w:rsidRDefault="004C02EF" w:rsidP="00150A49">
      <w:pPr>
        <w:pStyle w:val="Alg2"/>
        <w:numPr>
          <w:ilvl w:val="1"/>
          <w:numId w:val="138"/>
        </w:numPr>
      </w:pPr>
      <w:r w:rsidRPr="00E77497">
        <w:t xml:space="preserve">Let </w:t>
      </w:r>
      <w:r w:rsidRPr="00E77497">
        <w:rPr>
          <w:i/>
        </w:rPr>
        <w:t>C</w:t>
      </w:r>
      <w:r w:rsidRPr="00E77497">
        <w:t xml:space="preserve"> be the result of </w:t>
      </w:r>
      <w:ins w:id="23737" w:author="Rev 4 Allen Wirfs-Brock" w:date="2011-11-06T16:55:00Z">
        <w:r w:rsidR="006A1523">
          <w:t>performing Catch Clause Evaluation of</w:t>
        </w:r>
        <w:r w:rsidR="006A1523" w:rsidRPr="00E77497">
          <w:t xml:space="preserve"> </w:t>
        </w:r>
      </w:ins>
      <w:del w:id="23738" w:author="Rev 4 Allen Wirfs-Brock" w:date="2011-11-06T16:55:00Z">
        <w:r w:rsidRPr="00E77497" w:rsidDel="006A1523">
          <w:delText xml:space="preserve">evaluating </w:delText>
        </w:r>
      </w:del>
      <w:r w:rsidRPr="00E77497">
        <w:rPr>
          <w:i/>
        </w:rPr>
        <w:t>Catch</w:t>
      </w:r>
      <w:r w:rsidRPr="00E77497">
        <w:t xml:space="preserve"> with parameter </w:t>
      </w:r>
      <w:r w:rsidRPr="00E77497">
        <w:rPr>
          <w:i/>
        </w:rPr>
        <w:t>B</w:t>
      </w:r>
      <w:r w:rsidRPr="00E77497">
        <w:t>.value.</w:t>
      </w:r>
    </w:p>
    <w:p w14:paraId="7F730C6A" w14:textId="77777777" w:rsidR="004C02EF" w:rsidRPr="00E77497" w:rsidRDefault="004C02EF" w:rsidP="00150A49">
      <w:pPr>
        <w:pStyle w:val="Alg2"/>
        <w:numPr>
          <w:ilvl w:val="0"/>
          <w:numId w:val="138"/>
        </w:numPr>
      </w:pPr>
      <w:r w:rsidRPr="00E77497">
        <w:t xml:space="preserve">Else, </w:t>
      </w:r>
      <w:r w:rsidRPr="00E77497">
        <w:rPr>
          <w:i/>
        </w:rPr>
        <w:t>B</w:t>
      </w:r>
      <w:r w:rsidRPr="00E77497">
        <w:t>.</w:t>
      </w:r>
      <w:ins w:id="23739" w:author="Rev 6 Allen Wirfs-Brock" w:date="2012-02-19T16:52:00Z">
        <w:r w:rsidR="00A90B01">
          <w:t>[[</w:t>
        </w:r>
      </w:ins>
      <w:r w:rsidRPr="00E77497">
        <w:t>type</w:t>
      </w:r>
      <w:ins w:id="23740" w:author="Rev 6 Allen Wirfs-Brock" w:date="2012-02-19T16:52:00Z">
        <w:r w:rsidR="00A90B01">
          <w:t>]]</w:t>
        </w:r>
      </w:ins>
      <w:r w:rsidRPr="00E77497">
        <w:t xml:space="preserve"> is not </w:t>
      </w:r>
      <w:r w:rsidRPr="00E77497">
        <w:rPr>
          <w:rFonts w:ascii="Arial" w:hAnsi="Arial" w:cs="Arial"/>
        </w:rPr>
        <w:t>throw</w:t>
      </w:r>
      <w:r w:rsidRPr="00E77497">
        <w:rPr>
          <w:b/>
        </w:rPr>
        <w:t>,</w:t>
      </w:r>
    </w:p>
    <w:p w14:paraId="7BB02CF3" w14:textId="77777777" w:rsidR="004C02EF" w:rsidRPr="00E77497" w:rsidRDefault="004C02EF" w:rsidP="00150A49">
      <w:pPr>
        <w:pStyle w:val="Alg2"/>
        <w:numPr>
          <w:ilvl w:val="1"/>
          <w:numId w:val="138"/>
        </w:numPr>
      </w:pPr>
      <w:r w:rsidRPr="00E77497">
        <w:t xml:space="preserve">Let </w:t>
      </w:r>
      <w:r w:rsidRPr="00E77497">
        <w:rPr>
          <w:i/>
        </w:rPr>
        <w:t>C</w:t>
      </w:r>
      <w:r w:rsidRPr="00E77497">
        <w:t xml:space="preserve"> be</w:t>
      </w:r>
      <w:r w:rsidRPr="00E77497">
        <w:rPr>
          <w:i/>
        </w:rPr>
        <w:t xml:space="preserve"> B</w:t>
      </w:r>
      <w:r w:rsidRPr="00E77497">
        <w:t>.</w:t>
      </w:r>
    </w:p>
    <w:p w14:paraId="30B95C97" w14:textId="77777777" w:rsidR="004C02EF" w:rsidRPr="00E77497" w:rsidRDefault="004C02EF" w:rsidP="00150A49">
      <w:pPr>
        <w:pStyle w:val="Alg2"/>
        <w:numPr>
          <w:ilvl w:val="0"/>
          <w:numId w:val="138"/>
        </w:numPr>
      </w:pPr>
      <w:r w:rsidRPr="00E77497">
        <w:t xml:space="preserve">Let </w:t>
      </w:r>
      <w:r w:rsidRPr="00E77497">
        <w:rPr>
          <w:i/>
        </w:rPr>
        <w:t>F</w:t>
      </w:r>
      <w:r w:rsidRPr="00E77497">
        <w:t xml:space="preserve"> be the result of evaluating </w:t>
      </w:r>
      <w:r w:rsidRPr="00E77497">
        <w:rPr>
          <w:i/>
        </w:rPr>
        <w:t>Finally</w:t>
      </w:r>
      <w:r w:rsidRPr="00E77497">
        <w:t>.</w:t>
      </w:r>
    </w:p>
    <w:p w14:paraId="5221DF80" w14:textId="77777777" w:rsidR="004C02EF" w:rsidRPr="00E77497" w:rsidRDefault="004C02EF" w:rsidP="00150A49">
      <w:pPr>
        <w:pStyle w:val="Alg2"/>
        <w:numPr>
          <w:ilvl w:val="0"/>
          <w:numId w:val="138"/>
        </w:numPr>
      </w:pPr>
      <w:r w:rsidRPr="00E77497">
        <w:t xml:space="preserve">If </w:t>
      </w:r>
      <w:r w:rsidRPr="00E77497">
        <w:rPr>
          <w:i/>
        </w:rPr>
        <w:t>F</w:t>
      </w:r>
      <w:r w:rsidRPr="00E77497">
        <w:t>.</w:t>
      </w:r>
      <w:ins w:id="23741" w:author="Rev 6 Allen Wirfs-Brock" w:date="2012-02-19T16:52:00Z">
        <w:r w:rsidR="00A90B01">
          <w:t>[[</w:t>
        </w:r>
      </w:ins>
      <w:r w:rsidRPr="00E77497">
        <w:t>type</w:t>
      </w:r>
      <w:ins w:id="23742" w:author="Rev 6 Allen Wirfs-Brock" w:date="2012-02-19T16:52:00Z">
        <w:r w:rsidR="00A90B01">
          <w:t>]]</w:t>
        </w:r>
      </w:ins>
      <w:r w:rsidRPr="00E77497">
        <w:t xml:space="preserve"> is </w:t>
      </w:r>
      <w:r w:rsidRPr="00E77497">
        <w:rPr>
          <w:rFonts w:ascii="Arial" w:hAnsi="Arial" w:cs="Arial"/>
        </w:rPr>
        <w:t>normal</w:t>
      </w:r>
      <w:r w:rsidRPr="00E77497">
        <w:t xml:space="preserve">, return </w:t>
      </w:r>
      <w:r w:rsidRPr="00E77497">
        <w:rPr>
          <w:i/>
        </w:rPr>
        <w:t>C</w:t>
      </w:r>
      <w:r w:rsidRPr="00E77497">
        <w:t>.</w:t>
      </w:r>
    </w:p>
    <w:p w14:paraId="788818C0" w14:textId="77777777" w:rsidR="004C02EF" w:rsidRPr="00E77497" w:rsidRDefault="004C02EF" w:rsidP="00150A49">
      <w:pPr>
        <w:pStyle w:val="Alg2"/>
        <w:numPr>
          <w:ilvl w:val="0"/>
          <w:numId w:val="138"/>
        </w:numPr>
        <w:spacing w:after="220"/>
      </w:pPr>
      <w:r w:rsidRPr="00E77497">
        <w:t xml:space="preserve">Return </w:t>
      </w:r>
      <w:r w:rsidRPr="00E77497">
        <w:rPr>
          <w:i/>
        </w:rPr>
        <w:t>F</w:t>
      </w:r>
      <w:r w:rsidRPr="00E77497">
        <w:t>.</w:t>
      </w:r>
    </w:p>
    <w:p w14:paraId="182A6321" w14:textId="77777777" w:rsidR="004C02EF" w:rsidRPr="00E77497" w:rsidDel="006A1523" w:rsidRDefault="004C02EF" w:rsidP="00C7794D">
      <w:pPr>
        <w:ind w:firstLine="360"/>
        <w:rPr>
          <w:del w:id="23743" w:author="Rev 4 Allen Wirfs-Brock" w:date="2011-11-06T16:52:00Z"/>
        </w:rPr>
      </w:pPr>
      <w:del w:id="23744" w:author="Rev 4 Allen Wirfs-Brock" w:date="2011-10-20T10:28:00Z">
        <w:r w:rsidRPr="00E77497" w:rsidDel="00EB6200">
          <w:delText xml:space="preserve">The production </w:delText>
        </w:r>
      </w:del>
      <w:del w:id="23745" w:author="Rev 4 Allen Wirfs-Brock" w:date="2011-11-06T16:52:00Z">
        <w:r w:rsidRPr="00E77497" w:rsidDel="006A1523">
          <w:rPr>
            <w:rFonts w:ascii="Times New Roman" w:hAnsi="Times New Roman"/>
            <w:i/>
          </w:rPr>
          <w:delText>Catch</w:delText>
        </w:r>
        <w:r w:rsidRPr="00E77497" w:rsidDel="006A1523">
          <w:delText xml:space="preserve"> </w:delText>
        </w:r>
        <w:r w:rsidRPr="00E77497" w:rsidDel="006A1523">
          <w:rPr>
            <w:b/>
          </w:rPr>
          <w:delText>:</w:delText>
        </w:r>
        <w:r w:rsidRPr="00E77497" w:rsidDel="006A1523">
          <w:delText xml:space="preserve"> </w:delText>
        </w:r>
        <w:r w:rsidRPr="00E77497" w:rsidDel="006A1523">
          <w:rPr>
            <w:rFonts w:ascii="Courier New" w:hAnsi="Courier New"/>
            <w:b/>
          </w:rPr>
          <w:delText>catch</w:delText>
        </w:r>
        <w:r w:rsidRPr="00E77497" w:rsidDel="006A1523">
          <w:delText xml:space="preserve"> </w:delText>
        </w:r>
        <w:r w:rsidRPr="00E77497" w:rsidDel="006A1523">
          <w:rPr>
            <w:rFonts w:ascii="Courier New" w:hAnsi="Courier New"/>
            <w:b/>
          </w:rPr>
          <w:delText>(</w:delText>
        </w:r>
      </w:del>
      <w:ins w:id="23746" w:author="Rev 3 Allen Wirfs-Brock" w:date="2011-09-10T15:55:00Z">
        <w:del w:id="23747" w:author="Rev 4 Allen Wirfs-Brock" w:date="2011-11-06T16:52:00Z">
          <w:r w:rsidR="00ED23EC" w:rsidRPr="00E77497" w:rsidDel="006A1523">
            <w:rPr>
              <w:rFonts w:ascii="Times New Roman" w:hAnsi="Times New Roman"/>
              <w:i/>
            </w:rPr>
            <w:delText xml:space="preserve"> </w:delText>
          </w:r>
        </w:del>
      </w:ins>
      <w:del w:id="23748" w:author="Rev 4 Allen Wirfs-Brock" w:date="2011-11-06T16:52:00Z">
        <w:r w:rsidRPr="00E77497" w:rsidDel="006A1523">
          <w:rPr>
            <w:rFonts w:ascii="Times New Roman" w:hAnsi="Times New Roman"/>
            <w:i/>
          </w:rPr>
          <w:delText>Identifier</w:delText>
        </w:r>
      </w:del>
      <w:ins w:id="23749" w:author="Rev 3 Allen Wirfs-Brock" w:date="2011-09-10T15:55:00Z">
        <w:del w:id="23750" w:author="Rev 4 Allen Wirfs-Brock" w:date="2011-11-06T16:52:00Z">
          <w:r w:rsidR="00ED23EC" w:rsidRPr="00E77497" w:rsidDel="006A1523">
            <w:rPr>
              <w:rFonts w:ascii="Times New Roman" w:hAnsi="Times New Roman"/>
              <w:i/>
            </w:rPr>
            <w:delText>CatchParameter</w:delText>
          </w:r>
        </w:del>
      </w:ins>
      <w:del w:id="23751" w:author="Rev 4 Allen Wirfs-Brock" w:date="2011-11-06T16:52:00Z">
        <w:r w:rsidRPr="00E77497" w:rsidDel="006A1523">
          <w:rPr>
            <w:rFonts w:ascii="Courier New" w:hAnsi="Courier New" w:cs="Courier New"/>
          </w:rPr>
          <w:delText xml:space="preserve"> </w:delText>
        </w:r>
        <w:r w:rsidRPr="00E77497" w:rsidDel="006A1523">
          <w:rPr>
            <w:rFonts w:ascii="Courier New" w:hAnsi="Courier New"/>
            <w:b/>
          </w:rPr>
          <w:delText>)</w:delText>
        </w:r>
        <w:r w:rsidRPr="00E77497" w:rsidDel="006A1523">
          <w:delText xml:space="preserve"> </w:delText>
        </w:r>
        <w:r w:rsidRPr="00E77497" w:rsidDel="006A1523">
          <w:rPr>
            <w:rFonts w:ascii="Times New Roman" w:hAnsi="Times New Roman"/>
            <w:i/>
          </w:rPr>
          <w:delText>Block</w:delText>
        </w:r>
        <w:r w:rsidRPr="00E77497" w:rsidDel="006A1523">
          <w:delText xml:space="preserve"> </w:delText>
        </w:r>
      </w:del>
      <w:del w:id="23752" w:author="Rev 4 Allen Wirfs-Brock" w:date="2011-10-20T10:28:00Z">
        <w:r w:rsidRPr="00E77497" w:rsidDel="00EB6200">
          <w:delText xml:space="preserve">is evaluated </w:delText>
        </w:r>
      </w:del>
      <w:ins w:id="23753" w:author="Rev 3 Allen Wirfs-Brock" w:date="2011-09-09T13:35:00Z">
        <w:del w:id="23754" w:author="Rev 4 Allen Wirfs-Brock" w:date="2011-11-06T16:52:00Z">
          <w:r w:rsidR="00B403DC" w:rsidRPr="00E77497" w:rsidDel="006A1523">
            <w:delText xml:space="preserve">with parameter </w:delText>
          </w:r>
          <w:r w:rsidR="00B403DC" w:rsidRPr="00E77497" w:rsidDel="006A1523">
            <w:rPr>
              <w:rFonts w:ascii="Times New Roman" w:eastAsia="Times New Roman" w:hAnsi="Times New Roman"/>
              <w:i/>
              <w:spacing w:val="6"/>
              <w:lang w:eastAsia="en-US"/>
            </w:rPr>
            <w:delText>C</w:delText>
          </w:r>
          <w:r w:rsidR="00B403DC" w:rsidRPr="00E77497" w:rsidDel="006A1523">
            <w:delText xml:space="preserve"> </w:delText>
          </w:r>
        </w:del>
      </w:ins>
      <w:del w:id="23755" w:author="Rev 4 Allen Wirfs-Brock" w:date="2011-10-20T10:29:00Z">
        <w:r w:rsidRPr="00E77497" w:rsidDel="00EB6200">
          <w:delText>as follows:</w:delText>
        </w:r>
      </w:del>
    </w:p>
    <w:p w14:paraId="2D29B9B0" w14:textId="77777777" w:rsidR="004C02EF" w:rsidRPr="00E77497" w:rsidDel="006A1523" w:rsidRDefault="004C02EF">
      <w:pPr>
        <w:pStyle w:val="Alg2"/>
        <w:numPr>
          <w:ilvl w:val="0"/>
          <w:numId w:val="139"/>
        </w:numPr>
        <w:rPr>
          <w:del w:id="23756" w:author="Rev 4 Allen Wirfs-Brock" w:date="2011-11-06T16:52:00Z"/>
        </w:rPr>
        <w:pPrChange w:id="23757" w:author="Rev 4 Allen Wirfs-Brock" w:date="2011-11-07T12:16:00Z">
          <w:pPr>
            <w:pStyle w:val="Alg2"/>
            <w:numPr>
              <w:numId w:val="143"/>
            </w:numPr>
            <w:tabs>
              <w:tab w:val="num" w:pos="360"/>
            </w:tabs>
            <w:ind w:left="360" w:hanging="360"/>
          </w:pPr>
        </w:pPrChange>
      </w:pPr>
      <w:del w:id="23758" w:author="Rev 4 Allen Wirfs-Brock" w:date="2011-11-06T16:52:00Z">
        <w:r w:rsidRPr="00E77497" w:rsidDel="006A1523">
          <w:delText xml:space="preserve">Let </w:delText>
        </w:r>
        <w:r w:rsidRPr="00E77497" w:rsidDel="006A1523">
          <w:rPr>
            <w:i/>
          </w:rPr>
          <w:delText>C</w:delText>
        </w:r>
        <w:r w:rsidRPr="00E77497" w:rsidDel="006A1523">
          <w:delText xml:space="preserve"> be the parameter that has been passed to this production.</w:delText>
        </w:r>
      </w:del>
    </w:p>
    <w:p w14:paraId="34C56077" w14:textId="77777777" w:rsidR="004C02EF" w:rsidRPr="00E77497" w:rsidDel="006A1523" w:rsidRDefault="004C02EF">
      <w:pPr>
        <w:pStyle w:val="Alg2"/>
        <w:numPr>
          <w:ilvl w:val="0"/>
          <w:numId w:val="139"/>
        </w:numPr>
        <w:rPr>
          <w:del w:id="23759" w:author="Rev 4 Allen Wirfs-Brock" w:date="2011-11-06T16:52:00Z"/>
        </w:rPr>
        <w:pPrChange w:id="23760" w:author="Rev 4 Allen Wirfs-Brock" w:date="2011-11-07T12:16:00Z">
          <w:pPr>
            <w:pStyle w:val="Alg2"/>
            <w:numPr>
              <w:numId w:val="143"/>
            </w:numPr>
            <w:tabs>
              <w:tab w:val="num" w:pos="360"/>
            </w:tabs>
            <w:ind w:left="360" w:hanging="360"/>
          </w:pPr>
        </w:pPrChange>
      </w:pPr>
      <w:del w:id="23761" w:author="Rev 4 Allen Wirfs-Brock" w:date="2011-11-06T16:52:00Z">
        <w:r w:rsidRPr="00E77497" w:rsidDel="006A1523">
          <w:delText xml:space="preserve">Let </w:delText>
        </w:r>
        <w:r w:rsidRPr="00E77497" w:rsidDel="006A1523">
          <w:rPr>
            <w:i/>
          </w:rPr>
          <w:delText>oldEnv</w:delText>
        </w:r>
        <w:r w:rsidRPr="00E77497" w:rsidDel="006A1523">
          <w:delText xml:space="preserve"> be the running execution context’s LexicalEnvironment.</w:delText>
        </w:r>
      </w:del>
    </w:p>
    <w:p w14:paraId="131292AB" w14:textId="77777777" w:rsidR="004C02EF" w:rsidRPr="00E77497" w:rsidDel="006A1523" w:rsidRDefault="004C02EF">
      <w:pPr>
        <w:pStyle w:val="Alg2"/>
        <w:numPr>
          <w:ilvl w:val="0"/>
          <w:numId w:val="139"/>
        </w:numPr>
        <w:rPr>
          <w:del w:id="23762" w:author="Rev 4 Allen Wirfs-Brock" w:date="2011-11-06T16:52:00Z"/>
        </w:rPr>
        <w:pPrChange w:id="23763" w:author="Rev 4 Allen Wirfs-Brock" w:date="2011-11-07T12:16:00Z">
          <w:pPr>
            <w:pStyle w:val="Alg2"/>
            <w:numPr>
              <w:numId w:val="143"/>
            </w:numPr>
            <w:tabs>
              <w:tab w:val="num" w:pos="360"/>
            </w:tabs>
            <w:ind w:left="360" w:hanging="360"/>
          </w:pPr>
        </w:pPrChange>
      </w:pPr>
      <w:del w:id="23764" w:author="Rev 4 Allen Wirfs-Brock" w:date="2011-11-06T16:52:00Z">
        <w:r w:rsidRPr="00E77497" w:rsidDel="006A1523">
          <w:delText xml:space="preserve">Let </w:delText>
        </w:r>
        <w:r w:rsidRPr="00E77497" w:rsidDel="006A1523">
          <w:rPr>
            <w:i/>
          </w:rPr>
          <w:delText>catchEnv</w:delText>
        </w:r>
        <w:r w:rsidRPr="00E77497" w:rsidDel="006A1523">
          <w:delText xml:space="preserve"> be the result of calling NewDeclarativeEnvironment passing </w:delText>
        </w:r>
        <w:r w:rsidRPr="00E77497" w:rsidDel="006A1523">
          <w:rPr>
            <w:i/>
          </w:rPr>
          <w:delText>oldEnv</w:delText>
        </w:r>
        <w:r w:rsidRPr="00E77497" w:rsidDel="006A1523">
          <w:delText xml:space="preserve"> as the argument. </w:delText>
        </w:r>
      </w:del>
    </w:p>
    <w:p w14:paraId="4A917101" w14:textId="77777777" w:rsidR="00B61411" w:rsidRPr="00E77497" w:rsidDel="006A1523" w:rsidRDefault="00ED23EC">
      <w:pPr>
        <w:pStyle w:val="Alg2"/>
        <w:numPr>
          <w:ilvl w:val="0"/>
          <w:numId w:val="139"/>
        </w:numPr>
        <w:rPr>
          <w:ins w:id="23765" w:author="Rev 3 Allen Wirfs-Brock" w:date="2011-09-10T15:36:00Z"/>
          <w:del w:id="23766" w:author="Rev 4 Allen Wirfs-Brock" w:date="2011-11-06T16:52:00Z"/>
        </w:rPr>
        <w:pPrChange w:id="23767" w:author="Rev 4 Allen Wirfs-Brock" w:date="2011-11-07T12:16:00Z">
          <w:pPr>
            <w:pStyle w:val="Alg2"/>
            <w:numPr>
              <w:numId w:val="143"/>
            </w:numPr>
            <w:tabs>
              <w:tab w:val="num" w:pos="360"/>
            </w:tabs>
            <w:ind w:left="360" w:hanging="360"/>
          </w:pPr>
        </w:pPrChange>
      </w:pPr>
      <w:ins w:id="23768" w:author="Rev 3 Allen Wirfs-Brock" w:date="2011-09-10T15:56:00Z">
        <w:del w:id="23769" w:author="Rev 4 Allen Wirfs-Brock" w:date="2011-11-06T16:52:00Z">
          <w:r w:rsidRPr="00E77497" w:rsidDel="006A1523">
            <w:delText>For each element</w:delText>
          </w:r>
        </w:del>
      </w:ins>
      <w:ins w:id="23770" w:author="Rev 3 Allen Wirfs-Brock" w:date="2011-09-10T15:37:00Z">
        <w:del w:id="23771" w:author="Rev 4 Allen Wirfs-Brock" w:date="2011-11-06T16:52:00Z">
          <w:r w:rsidR="00B61411" w:rsidRPr="00E77497" w:rsidDel="006A1523">
            <w:delText xml:space="preserve"> </w:delText>
          </w:r>
          <w:r w:rsidR="00B61411" w:rsidRPr="00E77497" w:rsidDel="006A1523">
            <w:rPr>
              <w:i/>
            </w:rPr>
            <w:delText>argName</w:delText>
          </w:r>
          <w:r w:rsidR="00B61411" w:rsidRPr="00E77497" w:rsidDel="006A1523">
            <w:delText xml:space="preserve"> of the BoundNames of </w:delText>
          </w:r>
        </w:del>
      </w:ins>
      <w:ins w:id="23772" w:author="Rev 3 Allen Wirfs-Brock" w:date="2011-09-10T15:56:00Z">
        <w:del w:id="23773" w:author="Rev 4 Allen Wirfs-Brock" w:date="2011-11-06T16:52:00Z">
          <w:r w:rsidRPr="00E77497" w:rsidDel="006A1523">
            <w:rPr>
              <w:i/>
            </w:rPr>
            <w:delText>CatchParameter, do</w:delText>
          </w:r>
        </w:del>
      </w:ins>
    </w:p>
    <w:p w14:paraId="48A906C2" w14:textId="77777777" w:rsidR="004C02EF" w:rsidRPr="00E77497" w:rsidDel="006A1523" w:rsidRDefault="004C02EF">
      <w:pPr>
        <w:pStyle w:val="Alg2"/>
        <w:numPr>
          <w:ilvl w:val="1"/>
          <w:numId w:val="139"/>
        </w:numPr>
        <w:tabs>
          <w:tab w:val="clear" w:pos="1080"/>
          <w:tab w:val="num" w:pos="720"/>
        </w:tabs>
        <w:ind w:hanging="720"/>
        <w:rPr>
          <w:del w:id="23774" w:author="Rev 4 Allen Wirfs-Brock" w:date="2011-11-06T16:52:00Z"/>
        </w:rPr>
        <w:pPrChange w:id="23775" w:author="Rev 4 Allen Wirfs-Brock" w:date="2011-11-07T12:16:00Z">
          <w:pPr>
            <w:pStyle w:val="Alg2"/>
            <w:numPr>
              <w:ilvl w:val="1"/>
              <w:numId w:val="143"/>
            </w:numPr>
            <w:tabs>
              <w:tab w:val="num" w:pos="720"/>
              <w:tab w:val="num" w:pos="1080"/>
            </w:tabs>
            <w:ind w:left="1080" w:hanging="720"/>
          </w:pPr>
        </w:pPrChange>
      </w:pPr>
      <w:del w:id="23776" w:author="Rev 4 Allen Wirfs-Brock" w:date="2011-11-06T16:52:00Z">
        <w:r w:rsidRPr="00E77497" w:rsidDel="006A1523">
          <w:delText xml:space="preserve">Call the CreateMutableBinding concrete method of </w:delText>
        </w:r>
        <w:r w:rsidRPr="00E77497" w:rsidDel="006A1523">
          <w:rPr>
            <w:i/>
          </w:rPr>
          <w:delText>catchEnv</w:delText>
        </w:r>
        <w:r w:rsidRPr="00E77497" w:rsidDel="006A1523">
          <w:delText xml:space="preserve"> passing </w:delText>
        </w:r>
      </w:del>
      <w:ins w:id="23777" w:author="Rev 3 Allen Wirfs-Brock" w:date="2011-09-10T15:38:00Z">
        <w:del w:id="23778" w:author="Rev 4 Allen Wirfs-Brock" w:date="2011-11-06T16:52:00Z">
          <w:r w:rsidR="00B61411" w:rsidRPr="00E77497" w:rsidDel="006A1523">
            <w:rPr>
              <w:i/>
            </w:rPr>
            <w:delText>argName</w:delText>
          </w:r>
          <w:r w:rsidR="00B61411" w:rsidRPr="00E77497" w:rsidDel="006A1523">
            <w:delText xml:space="preserve"> </w:delText>
          </w:r>
        </w:del>
      </w:ins>
      <w:del w:id="23779" w:author="Rev 4 Allen Wirfs-Brock" w:date="2011-11-06T16:52:00Z">
        <w:r w:rsidRPr="00E77497" w:rsidDel="006A1523">
          <w:delText xml:space="preserve">the </w:delText>
        </w:r>
        <w:r w:rsidRPr="00E77497" w:rsidDel="006A1523">
          <w:rPr>
            <w:i/>
          </w:rPr>
          <w:delText xml:space="preserve">Identifier </w:delText>
        </w:r>
        <w:r w:rsidRPr="00E77497" w:rsidDel="006A1523">
          <w:delText>String value as the argument.</w:delText>
        </w:r>
      </w:del>
    </w:p>
    <w:p w14:paraId="177520B0" w14:textId="77777777" w:rsidR="004C02EF" w:rsidRPr="00E77497" w:rsidDel="006A1523" w:rsidRDefault="004C02EF">
      <w:pPr>
        <w:pStyle w:val="Alg2"/>
        <w:numPr>
          <w:ilvl w:val="0"/>
          <w:numId w:val="139"/>
        </w:numPr>
        <w:rPr>
          <w:del w:id="23780" w:author="Rev 4 Allen Wirfs-Brock" w:date="2011-11-06T16:52:00Z"/>
        </w:rPr>
        <w:pPrChange w:id="23781" w:author="Rev 4 Allen Wirfs-Brock" w:date="2011-11-07T12:16:00Z">
          <w:pPr>
            <w:pStyle w:val="Alg2"/>
            <w:numPr>
              <w:numId w:val="143"/>
            </w:numPr>
            <w:tabs>
              <w:tab w:val="num" w:pos="360"/>
            </w:tabs>
            <w:ind w:left="360" w:hanging="360"/>
          </w:pPr>
        </w:pPrChange>
      </w:pPr>
      <w:del w:id="23782" w:author="Rev 4 Allen Wirfs-Brock" w:date="2011-11-06T16:52:00Z">
        <w:r w:rsidRPr="00E77497" w:rsidDel="006A1523">
          <w:delText>Call the</w:delText>
        </w:r>
      </w:del>
      <w:ins w:id="23783" w:author="Rev 3 Allen Wirfs-Brock" w:date="2011-09-10T16:02:00Z">
        <w:del w:id="23784" w:author="Rev 4 Allen Wirfs-Brock" w:date="2011-11-06T16:46:00Z">
          <w:r w:rsidR="00020F86" w:rsidRPr="00E77497" w:rsidDel="0074396A">
            <w:delText>Evaluate</w:delText>
          </w:r>
        </w:del>
      </w:ins>
      <w:del w:id="23785" w:author="Rev 4 Allen Wirfs-Brock" w:date="2011-11-06T16:46:00Z">
        <w:r w:rsidRPr="00E77497" w:rsidDel="0074396A">
          <w:delText xml:space="preserve"> </w:delText>
        </w:r>
      </w:del>
      <w:ins w:id="23786" w:author="Rev 3 Allen Wirfs-Brock" w:date="2011-09-10T16:03:00Z">
        <w:del w:id="23787" w:author="Rev 4 Allen Wirfs-Brock" w:date="2011-11-06T16:52:00Z">
          <w:r w:rsidR="00020F86" w:rsidRPr="00E77497" w:rsidDel="006A1523">
            <w:rPr>
              <w:i/>
            </w:rPr>
            <w:delText>CatchParameter</w:delText>
          </w:r>
          <w:r w:rsidR="00020F86" w:rsidRPr="00E77497" w:rsidDel="006A1523">
            <w:delText xml:space="preserve"> </w:delText>
          </w:r>
        </w:del>
      </w:ins>
      <w:del w:id="23788" w:author="Rev 4 Allen Wirfs-Brock" w:date="2011-11-06T16:52:00Z">
        <w:r w:rsidRPr="00E77497" w:rsidDel="006A1523">
          <w:delText xml:space="preserve">SetMutableBinding </w:delText>
        </w:r>
      </w:del>
      <w:ins w:id="23789" w:author="Rev 3 Allen Wirfs-Brock" w:date="2011-09-10T16:03:00Z">
        <w:del w:id="23790" w:author="Rev 4 Allen Wirfs-Brock" w:date="2011-11-06T16:46:00Z">
          <w:r w:rsidR="00020F86" w:rsidRPr="00E77497" w:rsidDel="0074396A">
            <w:delText>using</w:delText>
          </w:r>
        </w:del>
        <w:del w:id="23791" w:author="Rev 4 Allen Wirfs-Brock" w:date="2011-11-06T16:52:00Z">
          <w:r w:rsidR="00020F86" w:rsidRPr="00E77497" w:rsidDel="006A1523">
            <w:delText xml:space="preserve"> </w:delText>
          </w:r>
        </w:del>
      </w:ins>
      <w:del w:id="23792" w:author="Rev 4 Allen Wirfs-Brock" w:date="2011-11-06T16:52:00Z">
        <w:r w:rsidRPr="00E77497" w:rsidDel="006A1523">
          <w:delText xml:space="preserve">concrete method of </w:delText>
        </w:r>
        <w:r w:rsidRPr="00E77497" w:rsidDel="006A1523">
          <w:rPr>
            <w:i/>
          </w:rPr>
          <w:delText>catchEnv</w:delText>
        </w:r>
        <w:r w:rsidRPr="00E77497" w:rsidDel="006A1523">
          <w:delText xml:space="preserve"> passing the </w:delText>
        </w:r>
        <w:r w:rsidRPr="00E77497" w:rsidDel="006A1523">
          <w:rPr>
            <w:i/>
          </w:rPr>
          <w:delText>Identifier</w:delText>
        </w:r>
        <w:r w:rsidRPr="00E77497" w:rsidDel="006A1523">
          <w:delText xml:space="preserve">, </w:delText>
        </w:r>
        <w:r w:rsidRPr="00E77497" w:rsidDel="006A1523">
          <w:rPr>
            <w:i/>
          </w:rPr>
          <w:delText>C</w:delText>
        </w:r>
      </w:del>
      <w:ins w:id="23793" w:author="Rev 3 Allen Wirfs-Brock" w:date="2011-09-10T16:03:00Z">
        <w:del w:id="23794" w:author="Rev 4 Allen Wirfs-Brock" w:date="2011-11-06T16:52:00Z">
          <w:r w:rsidR="00020F86" w:rsidRPr="00E77497" w:rsidDel="006A1523">
            <w:rPr>
              <w:i/>
            </w:rPr>
            <w:delText xml:space="preserve"> </w:delText>
          </w:r>
        </w:del>
      </w:ins>
      <w:ins w:id="23795" w:author="Rev 3 Allen Wirfs-Brock" w:date="2011-09-10T16:04:00Z">
        <w:del w:id="23796" w:author="Rev 4 Allen Wirfs-Brock" w:date="2011-11-06T16:52:00Z">
          <w:r w:rsidR="00020F86" w:rsidRPr="00E77497" w:rsidDel="006A1523">
            <w:delText xml:space="preserve">and </w:delText>
          </w:r>
          <w:r w:rsidR="00020F86" w:rsidRPr="00E77497" w:rsidDel="006A1523">
            <w:rPr>
              <w:i/>
            </w:rPr>
            <w:delText>catEnv</w:delText>
          </w:r>
        </w:del>
      </w:ins>
      <w:del w:id="23797" w:author="Rev 4 Allen Wirfs-Brock" w:date="2011-11-06T16:52:00Z">
        <w:r w:rsidRPr="00E77497" w:rsidDel="006A1523">
          <w:delText xml:space="preserve">, and </w:delText>
        </w:r>
        <w:r w:rsidRPr="00E77497" w:rsidDel="006A1523">
          <w:rPr>
            <w:b/>
          </w:rPr>
          <w:delText xml:space="preserve">false </w:delText>
        </w:r>
        <w:r w:rsidRPr="00E77497" w:rsidDel="006A1523">
          <w:delText>as arguments. Note that the last argument is immaterial in this situation.</w:delText>
        </w:r>
      </w:del>
    </w:p>
    <w:p w14:paraId="0373BC1C" w14:textId="77777777" w:rsidR="00020F86" w:rsidRPr="00E77497" w:rsidDel="006A1523" w:rsidRDefault="00020F86">
      <w:pPr>
        <w:pStyle w:val="Alg2"/>
        <w:numPr>
          <w:ilvl w:val="0"/>
          <w:numId w:val="139"/>
        </w:numPr>
        <w:rPr>
          <w:ins w:id="23798" w:author="Rev 3 Allen Wirfs-Brock" w:date="2011-09-10T16:09:00Z"/>
          <w:del w:id="23799" w:author="Rev 4 Allen Wirfs-Brock" w:date="2011-11-06T16:52:00Z"/>
        </w:rPr>
        <w:pPrChange w:id="23800" w:author="Rev 4 Allen Wirfs-Brock" w:date="2011-11-07T12:16:00Z">
          <w:pPr>
            <w:pStyle w:val="Alg2"/>
            <w:numPr>
              <w:numId w:val="143"/>
            </w:numPr>
            <w:tabs>
              <w:tab w:val="num" w:pos="360"/>
            </w:tabs>
            <w:ind w:left="360" w:hanging="360"/>
          </w:pPr>
        </w:pPrChange>
      </w:pPr>
      <w:ins w:id="23801" w:author="Rev 3 Allen Wirfs-Brock" w:date="2011-09-10T16:09:00Z">
        <w:del w:id="23802" w:author="Rev 4 Allen Wirfs-Brock" w:date="2011-11-06T16:52:00Z">
          <w:r w:rsidRPr="00E77497" w:rsidDel="006A1523">
            <w:delText>If an exception was thrown</w:delText>
          </w:r>
        </w:del>
      </w:ins>
      <w:ins w:id="23803" w:author="Rev 3 Allen Wirfs-Brock" w:date="2011-09-10T16:10:00Z">
        <w:del w:id="23804" w:author="Rev 4 Allen Wirfs-Brock" w:date="2011-11-06T16:52:00Z">
          <w:r w:rsidRPr="00E77497" w:rsidDel="006A1523">
            <w:delText xml:space="preserve"> in the preceding step</w:delText>
          </w:r>
        </w:del>
      </w:ins>
      <w:ins w:id="23805" w:author="Rev 3 Allen Wirfs-Brock" w:date="2011-09-10T16:09:00Z">
        <w:del w:id="23806" w:author="Rev 4 Allen Wirfs-Brock" w:date="2011-11-06T16:52:00Z">
          <w:r w:rsidRPr="00E77497" w:rsidDel="006A1523">
            <w:delText>, return (</w:delText>
          </w:r>
          <w:r w:rsidRPr="00E77497" w:rsidDel="006A1523">
            <w:rPr>
              <w:rFonts w:ascii="Arial" w:hAnsi="Arial" w:cs="Arial"/>
            </w:rPr>
            <w:delText>throw</w:delText>
          </w:r>
          <w:r w:rsidRPr="00E77497" w:rsidDel="006A1523">
            <w:delText xml:space="preserve">, </w:delText>
          </w:r>
          <w:r w:rsidRPr="00E77497" w:rsidDel="006A1523">
            <w:rPr>
              <w:i/>
            </w:rPr>
            <w:delText>V</w:delText>
          </w:r>
          <w:r w:rsidRPr="00E77497" w:rsidDel="006A1523">
            <w:delText xml:space="preserve">, </w:delText>
          </w:r>
          <w:r w:rsidRPr="00E77497" w:rsidDel="006A1523">
            <w:rPr>
              <w:rFonts w:ascii="Arial" w:hAnsi="Arial" w:cs="Arial"/>
            </w:rPr>
            <w:delText>empty</w:delText>
          </w:r>
          <w:r w:rsidRPr="00E77497" w:rsidDel="006A1523">
            <w:delText xml:space="preserve">) where </w:delText>
          </w:r>
          <w:r w:rsidRPr="00E77497" w:rsidDel="006A1523">
            <w:rPr>
              <w:i/>
            </w:rPr>
            <w:delText>V</w:delText>
          </w:r>
          <w:r w:rsidRPr="00E77497" w:rsidDel="006A1523">
            <w:delText xml:space="preserve"> is the exception. (Execution now proceeds as if no exception were thrown.)</w:delText>
          </w:r>
        </w:del>
      </w:ins>
    </w:p>
    <w:p w14:paraId="0A042C2E" w14:textId="77777777" w:rsidR="004C02EF" w:rsidRPr="00E77497" w:rsidDel="006A1523" w:rsidRDefault="004C02EF">
      <w:pPr>
        <w:pStyle w:val="Alg2"/>
        <w:numPr>
          <w:ilvl w:val="0"/>
          <w:numId w:val="139"/>
        </w:numPr>
        <w:rPr>
          <w:del w:id="23807" w:author="Rev 4 Allen Wirfs-Brock" w:date="2011-11-06T16:52:00Z"/>
        </w:rPr>
        <w:pPrChange w:id="23808" w:author="Rev 4 Allen Wirfs-Brock" w:date="2011-11-07T12:16:00Z">
          <w:pPr>
            <w:pStyle w:val="Alg2"/>
            <w:numPr>
              <w:numId w:val="143"/>
            </w:numPr>
            <w:tabs>
              <w:tab w:val="num" w:pos="360"/>
            </w:tabs>
            <w:ind w:left="360" w:hanging="360"/>
          </w:pPr>
        </w:pPrChange>
      </w:pPr>
      <w:del w:id="23809" w:author="Rev 4 Allen Wirfs-Brock" w:date="2011-11-06T16:52:00Z">
        <w:r w:rsidRPr="00E77497" w:rsidDel="006A1523">
          <w:delText xml:space="preserve">Set the running execution context’s LexicalEnvironment to </w:delText>
        </w:r>
        <w:r w:rsidRPr="00E77497" w:rsidDel="006A1523">
          <w:rPr>
            <w:i/>
          </w:rPr>
          <w:delText>catchEnv</w:delText>
        </w:r>
        <w:r w:rsidRPr="00E77497" w:rsidDel="006A1523">
          <w:delText>.</w:delText>
        </w:r>
      </w:del>
    </w:p>
    <w:p w14:paraId="5D1FA86A" w14:textId="77777777" w:rsidR="004C02EF" w:rsidRPr="00E77497" w:rsidDel="006A1523" w:rsidRDefault="004C02EF">
      <w:pPr>
        <w:pStyle w:val="Alg2"/>
        <w:numPr>
          <w:ilvl w:val="0"/>
          <w:numId w:val="139"/>
        </w:numPr>
        <w:rPr>
          <w:del w:id="23810" w:author="Rev 4 Allen Wirfs-Brock" w:date="2011-11-06T16:52:00Z"/>
        </w:rPr>
        <w:pPrChange w:id="23811" w:author="Rev 4 Allen Wirfs-Brock" w:date="2011-11-07T12:16:00Z">
          <w:pPr>
            <w:pStyle w:val="Alg2"/>
            <w:numPr>
              <w:numId w:val="143"/>
            </w:numPr>
            <w:tabs>
              <w:tab w:val="num" w:pos="360"/>
            </w:tabs>
            <w:ind w:left="360" w:hanging="360"/>
          </w:pPr>
        </w:pPrChange>
      </w:pPr>
      <w:del w:id="23812" w:author="Rev 4 Allen Wirfs-Brock" w:date="2011-11-06T16:52:00Z">
        <w:r w:rsidRPr="00E77497" w:rsidDel="006A1523">
          <w:delText xml:space="preserve">Let </w:delText>
        </w:r>
        <w:r w:rsidRPr="00E77497" w:rsidDel="006A1523">
          <w:rPr>
            <w:i/>
          </w:rPr>
          <w:delText>B</w:delText>
        </w:r>
        <w:r w:rsidRPr="00E77497" w:rsidDel="006A1523">
          <w:delText xml:space="preserve"> be the result of evaluating </w:delText>
        </w:r>
        <w:r w:rsidRPr="00E77497" w:rsidDel="006A1523">
          <w:rPr>
            <w:i/>
          </w:rPr>
          <w:delText>Block</w:delText>
        </w:r>
        <w:r w:rsidRPr="00E77497" w:rsidDel="006A1523">
          <w:delText>.</w:delText>
        </w:r>
      </w:del>
    </w:p>
    <w:p w14:paraId="228CE432" w14:textId="77777777" w:rsidR="004C02EF" w:rsidRPr="00E77497" w:rsidDel="006A1523" w:rsidRDefault="004C02EF">
      <w:pPr>
        <w:pStyle w:val="Alg2"/>
        <w:numPr>
          <w:ilvl w:val="0"/>
          <w:numId w:val="139"/>
        </w:numPr>
        <w:rPr>
          <w:del w:id="23813" w:author="Rev 4 Allen Wirfs-Brock" w:date="2011-11-06T16:52:00Z"/>
        </w:rPr>
        <w:pPrChange w:id="23814" w:author="Rev 4 Allen Wirfs-Brock" w:date="2011-11-07T12:16:00Z">
          <w:pPr>
            <w:pStyle w:val="Alg2"/>
            <w:numPr>
              <w:numId w:val="143"/>
            </w:numPr>
            <w:tabs>
              <w:tab w:val="num" w:pos="360"/>
            </w:tabs>
            <w:ind w:left="360" w:hanging="360"/>
          </w:pPr>
        </w:pPrChange>
      </w:pPr>
      <w:del w:id="23815" w:author="Rev 4 Allen Wirfs-Brock" w:date="2011-11-06T16:52:00Z">
        <w:r w:rsidRPr="00E77497" w:rsidDel="006A1523">
          <w:delText xml:space="preserve">Set the running execution context’s LexicalEnvironment to </w:delText>
        </w:r>
        <w:r w:rsidRPr="00E77497" w:rsidDel="006A1523">
          <w:rPr>
            <w:i/>
          </w:rPr>
          <w:delText>oldEnv</w:delText>
        </w:r>
        <w:r w:rsidRPr="00E77497" w:rsidDel="006A1523">
          <w:delText>.</w:delText>
        </w:r>
      </w:del>
    </w:p>
    <w:p w14:paraId="121B050B" w14:textId="77777777" w:rsidR="004C02EF" w:rsidRPr="00E77497" w:rsidDel="006A1523" w:rsidRDefault="004C02EF">
      <w:pPr>
        <w:pStyle w:val="Alg2"/>
        <w:numPr>
          <w:ilvl w:val="0"/>
          <w:numId w:val="139"/>
        </w:numPr>
        <w:spacing w:after="220"/>
        <w:rPr>
          <w:del w:id="23816" w:author="Rev 4 Allen Wirfs-Brock" w:date="2011-11-06T16:52:00Z"/>
        </w:rPr>
        <w:pPrChange w:id="23817" w:author="Rev 4 Allen Wirfs-Brock" w:date="2011-11-07T12:16:00Z">
          <w:pPr>
            <w:pStyle w:val="Alg2"/>
            <w:numPr>
              <w:numId w:val="143"/>
            </w:numPr>
            <w:tabs>
              <w:tab w:val="num" w:pos="360"/>
            </w:tabs>
            <w:spacing w:after="220"/>
            <w:ind w:left="360" w:hanging="360"/>
          </w:pPr>
        </w:pPrChange>
      </w:pPr>
      <w:del w:id="23818" w:author="Rev 4 Allen Wirfs-Brock" w:date="2011-11-06T16:52:00Z">
        <w:r w:rsidRPr="00E77497" w:rsidDel="006A1523">
          <w:delText xml:space="preserve">Return </w:delText>
        </w:r>
        <w:r w:rsidRPr="00E77497" w:rsidDel="006A1523">
          <w:rPr>
            <w:i/>
          </w:rPr>
          <w:delText>B</w:delText>
        </w:r>
        <w:r w:rsidRPr="00E77497" w:rsidDel="006A1523">
          <w:delText>.</w:delText>
        </w:r>
      </w:del>
    </w:p>
    <w:p w14:paraId="319D3749" w14:textId="77777777" w:rsidR="004C02EF" w:rsidRPr="00E77497" w:rsidDel="006A1523" w:rsidRDefault="004C02EF" w:rsidP="004C02EF">
      <w:pPr>
        <w:pStyle w:val="Note"/>
        <w:rPr>
          <w:del w:id="23819" w:author="Rev 4 Allen Wirfs-Brock" w:date="2011-11-06T16:52:00Z"/>
        </w:rPr>
      </w:pPr>
      <w:del w:id="23820" w:author="Rev 4 Allen Wirfs-Brock" w:date="2011-11-06T16:52:00Z">
        <w:r w:rsidRPr="00E77497" w:rsidDel="006A1523">
          <w:delText>NOTE</w:delText>
        </w:r>
        <w:r w:rsidRPr="00E77497" w:rsidDel="006A1523">
          <w:tab/>
          <w:delText xml:space="preserve">No matter how control leaves the </w:delText>
        </w:r>
        <w:r w:rsidRPr="00E77497" w:rsidDel="006A1523">
          <w:rPr>
            <w:rStyle w:val="bnf"/>
          </w:rPr>
          <w:delText>Block</w:delText>
        </w:r>
        <w:r w:rsidRPr="00E77497" w:rsidDel="006A1523">
          <w:delText xml:space="preserve"> the LexicalEnvironment is always restored to its former state.</w:delText>
        </w:r>
      </w:del>
    </w:p>
    <w:p w14:paraId="775EBF83" w14:textId="77777777" w:rsidR="00633E07" w:rsidRPr="00E77497" w:rsidDel="006E4292" w:rsidRDefault="00633E07" w:rsidP="00633E07">
      <w:pPr>
        <w:jc w:val="left"/>
        <w:rPr>
          <w:ins w:id="23821" w:author="Rev 3 Allen Wirfs-Brock" w:date="2011-09-02T11:53:00Z"/>
          <w:del w:id="23822" w:author="Rev 4 Allen Wirfs-Brock" w:date="2011-10-20T10:24:00Z"/>
        </w:rPr>
      </w:pPr>
      <w:ins w:id="23823" w:author="Rev 3 Allen Wirfs-Brock" w:date="2011-09-02T11:53:00Z">
        <w:del w:id="23824" w:author="Rev 4 Allen Wirfs-Brock" w:date="2011-10-20T10:24:00Z">
          <w:r w:rsidRPr="00E77497" w:rsidDel="006E4292">
            <w:delText xml:space="preserve">The VarDeclaredNames of the production  </w:delText>
          </w:r>
        </w:del>
      </w:ins>
      <w:ins w:id="23825" w:author="Rev 3 Allen Wirfs-Brock" w:date="2011-09-02T11:54:00Z">
        <w:del w:id="23826" w:author="Rev 4 Allen Wirfs-Brock" w:date="2011-10-20T10:24:00Z">
          <w:r w:rsidRPr="00E77497" w:rsidDel="006E4292">
            <w:rPr>
              <w:rFonts w:ascii="Times New Roman" w:hAnsi="Times New Roman"/>
              <w:i/>
            </w:rPr>
            <w:delText>Finally</w:delText>
          </w:r>
          <w:r w:rsidRPr="00E77497" w:rsidDel="006E4292">
            <w:delText xml:space="preserve"> </w:delText>
          </w:r>
          <w:r w:rsidRPr="00E77497" w:rsidDel="006E4292">
            <w:rPr>
              <w:rFonts w:ascii="Courier New" w:hAnsi="Courier New"/>
              <w:b/>
            </w:rPr>
            <w:delText>: finally</w:delText>
          </w:r>
          <w:r w:rsidRPr="00E77497" w:rsidDel="006E4292">
            <w:delText xml:space="preserve"> </w:delText>
          </w:r>
          <w:r w:rsidRPr="00E77497" w:rsidDel="006E4292">
            <w:rPr>
              <w:rFonts w:ascii="Times New Roman" w:hAnsi="Times New Roman"/>
              <w:i/>
            </w:rPr>
            <w:delText>Block</w:delText>
          </w:r>
          <w:r w:rsidRPr="00E77497" w:rsidDel="006E4292">
            <w:delText xml:space="preserve"> </w:delText>
          </w:r>
        </w:del>
      </w:ins>
      <w:ins w:id="23827" w:author="Rev 3 Allen Wirfs-Brock" w:date="2011-09-02T11:53:00Z">
        <w:del w:id="23828" w:author="Rev 4 Allen Wirfs-Brock" w:date="2011-10-20T10:24:00Z">
          <w:r w:rsidRPr="00E77497" w:rsidDel="006E4292">
            <w:delText>is determined as follows:</w:delText>
          </w:r>
        </w:del>
      </w:ins>
    </w:p>
    <w:p w14:paraId="08E5F62F" w14:textId="77777777" w:rsidR="00633E07" w:rsidRPr="00E77497" w:rsidDel="006E4292" w:rsidRDefault="00633E07">
      <w:pPr>
        <w:pStyle w:val="Alg4"/>
        <w:numPr>
          <w:ilvl w:val="0"/>
          <w:numId w:val="494"/>
        </w:numPr>
        <w:spacing w:after="220"/>
        <w:contextualSpacing/>
        <w:rPr>
          <w:ins w:id="23829" w:author="Rev 3 Allen Wirfs-Brock" w:date="2011-09-02T11:53:00Z"/>
          <w:del w:id="23830" w:author="Rev 4 Allen Wirfs-Brock" w:date="2011-10-20T10:24:00Z"/>
        </w:rPr>
        <w:pPrChange w:id="23831" w:author="Rev 4 Allen Wirfs-Brock" w:date="2011-11-07T12:16:00Z">
          <w:pPr>
            <w:pStyle w:val="Alg4"/>
            <w:numPr>
              <w:numId w:val="524"/>
            </w:numPr>
            <w:tabs>
              <w:tab w:val="num" w:pos="360"/>
            </w:tabs>
            <w:spacing w:after="220"/>
            <w:ind w:left="360" w:hanging="360"/>
            <w:contextualSpacing/>
          </w:pPr>
        </w:pPrChange>
      </w:pPr>
      <w:ins w:id="23832" w:author="Rev 3 Allen Wirfs-Brock" w:date="2011-09-02T11:53:00Z">
        <w:del w:id="23833" w:author="Rev 4 Allen Wirfs-Brock" w:date="2011-10-20T10:24:00Z">
          <w:r w:rsidRPr="00E77497" w:rsidDel="006E4292">
            <w:delText xml:space="preserve">Return the VarDeclaredNames of </w:delText>
          </w:r>
        </w:del>
      </w:ins>
      <w:ins w:id="23834" w:author="Rev 3 Allen Wirfs-Brock" w:date="2011-09-02T11:54:00Z">
        <w:del w:id="23835" w:author="Rev 4 Allen Wirfs-Brock" w:date="2011-10-20T10:24:00Z">
          <w:r w:rsidRPr="00E77497" w:rsidDel="006E4292">
            <w:rPr>
              <w:i/>
            </w:rPr>
            <w:delText>Block</w:delText>
          </w:r>
        </w:del>
      </w:ins>
      <w:ins w:id="23836" w:author="Rev 3 Allen Wirfs-Brock" w:date="2011-09-02T11:53:00Z">
        <w:del w:id="23837" w:author="Rev 4 Allen Wirfs-Brock" w:date="2011-10-20T10:24:00Z">
          <w:r w:rsidRPr="00E77497" w:rsidDel="006E4292">
            <w:delText>.</w:delText>
          </w:r>
        </w:del>
      </w:ins>
    </w:p>
    <w:p w14:paraId="79222AA2" w14:textId="77777777" w:rsidR="004C02EF" w:rsidRPr="00E77497" w:rsidDel="00007356" w:rsidRDefault="004C02EF" w:rsidP="004C02EF">
      <w:pPr>
        <w:rPr>
          <w:del w:id="23838" w:author="Rev 8 Allen Wirfs-Brock" w:date="2012-06-01T09:08:00Z"/>
        </w:rPr>
      </w:pPr>
      <w:del w:id="23839" w:author="Rev 8 Allen Wirfs-Brock" w:date="2012-06-01T09:08:00Z">
        <w:r w:rsidRPr="00E77497" w:rsidDel="00007356">
          <w:delText xml:space="preserve">The production </w:delText>
        </w:r>
        <w:r w:rsidRPr="00E77497" w:rsidDel="00007356">
          <w:rPr>
            <w:rFonts w:ascii="Times New Roman" w:hAnsi="Times New Roman"/>
            <w:i/>
          </w:rPr>
          <w:delText>Finally</w:delText>
        </w:r>
        <w:r w:rsidRPr="00E77497" w:rsidDel="00007356">
          <w:delText xml:space="preserve"> </w:delText>
        </w:r>
        <w:r w:rsidRPr="00E77497" w:rsidDel="00007356">
          <w:rPr>
            <w:rFonts w:ascii="Courier New" w:hAnsi="Courier New"/>
            <w:b/>
          </w:rPr>
          <w:delText>: finally</w:delText>
        </w:r>
        <w:r w:rsidRPr="00E77497" w:rsidDel="00007356">
          <w:delText xml:space="preserve"> </w:delText>
        </w:r>
        <w:r w:rsidRPr="00E77497" w:rsidDel="00007356">
          <w:rPr>
            <w:rFonts w:ascii="Times New Roman" w:hAnsi="Times New Roman"/>
            <w:i/>
          </w:rPr>
          <w:delText>Block</w:delText>
        </w:r>
        <w:r w:rsidRPr="00E77497" w:rsidDel="00007356">
          <w:delText xml:space="preserve"> is evaluated as follows:</w:delText>
        </w:r>
      </w:del>
    </w:p>
    <w:p w14:paraId="2ECA8695" w14:textId="77777777" w:rsidR="004C02EF" w:rsidRPr="00E77497" w:rsidDel="00007356" w:rsidRDefault="004C02EF" w:rsidP="00150A49">
      <w:pPr>
        <w:pStyle w:val="Alg2"/>
        <w:numPr>
          <w:ilvl w:val="0"/>
          <w:numId w:val="140"/>
        </w:numPr>
        <w:spacing w:after="220"/>
        <w:rPr>
          <w:del w:id="23840" w:author="Rev 8 Allen Wirfs-Brock" w:date="2012-06-01T09:08:00Z"/>
        </w:rPr>
      </w:pPr>
      <w:del w:id="23841" w:author="Rev 8 Allen Wirfs-Brock" w:date="2012-06-01T09:08:00Z">
        <w:r w:rsidRPr="00E77497" w:rsidDel="00007356">
          <w:delText xml:space="preserve">Return the result of evaluating </w:delText>
        </w:r>
        <w:r w:rsidRPr="00E77497" w:rsidDel="00007356">
          <w:rPr>
            <w:i/>
          </w:rPr>
          <w:delText>Block</w:delText>
        </w:r>
        <w:r w:rsidRPr="00E77497" w:rsidDel="00007356">
          <w:delText>.</w:delText>
        </w:r>
      </w:del>
    </w:p>
    <w:p w14:paraId="2A99D42D" w14:textId="77777777" w:rsidR="007B0A7E" w:rsidRPr="00E77497" w:rsidDel="00B70C4A" w:rsidRDefault="007B0A7E" w:rsidP="00EB6200">
      <w:pPr>
        <w:contextualSpacing/>
        <w:rPr>
          <w:ins w:id="23842" w:author="Rev 3 Allen Wirfs-Brock" w:date="2011-09-10T16:14:00Z"/>
          <w:del w:id="23843" w:author="Rev 4 Allen Wirfs-Brock" w:date="2011-10-20T10:25:00Z"/>
        </w:rPr>
      </w:pPr>
      <w:bookmarkStart w:id="23844" w:name="_Toc235503469"/>
      <w:bookmarkStart w:id="23845" w:name="_Toc241509244"/>
      <w:bookmarkStart w:id="23846" w:name="_Toc244416731"/>
      <w:bookmarkStart w:id="23847" w:name="_Toc276631095"/>
      <w:bookmarkStart w:id="23848" w:name="_Ref424532508"/>
      <w:bookmarkStart w:id="23849" w:name="_Ref449941631"/>
      <w:bookmarkStart w:id="23850" w:name="_Ref457101484"/>
      <w:bookmarkStart w:id="23851" w:name="_Toc472818893"/>
      <w:bookmarkEnd w:id="22754"/>
      <w:bookmarkEnd w:id="22755"/>
      <w:bookmarkEnd w:id="22756"/>
      <w:bookmarkEnd w:id="22757"/>
      <w:bookmarkEnd w:id="22758"/>
      <w:bookmarkEnd w:id="22759"/>
      <w:bookmarkEnd w:id="22760"/>
      <w:bookmarkEnd w:id="23460"/>
      <w:ins w:id="23852" w:author="Rev 3 Allen Wirfs-Brock" w:date="2011-09-10T16:14:00Z">
        <w:del w:id="23853" w:author="Rev 4 Allen Wirfs-Brock" w:date="2011-10-20T10:25:00Z">
          <w:r w:rsidRPr="00E77497" w:rsidDel="00B70C4A">
            <w:delText xml:space="preserve">The </w:delText>
          </w:r>
          <w:r w:rsidRPr="00E77497" w:rsidDel="00B70C4A">
            <w:rPr>
              <w:rFonts w:ascii="Times New Roman" w:eastAsia="Times New Roman" w:hAnsi="Times New Roman"/>
              <w:spacing w:val="6"/>
              <w:lang w:eastAsia="en-US"/>
            </w:rPr>
            <w:delText xml:space="preserve">BoundNames </w:delText>
          </w:r>
          <w:r w:rsidRPr="00E77497" w:rsidDel="00B70C4A">
            <w:delText xml:space="preserve">of the production </w:delText>
          </w:r>
          <w:r w:rsidRPr="00E77497" w:rsidDel="00B70C4A">
            <w:rPr>
              <w:rFonts w:ascii="Times New Roman" w:hAnsi="Times New Roman"/>
              <w:i/>
            </w:rPr>
            <w:delText>CatchParameter</w:delText>
          </w:r>
          <w:r w:rsidRPr="00E77497" w:rsidDel="00B70C4A">
            <w:rPr>
              <w:rFonts w:ascii="Courier New" w:hAnsi="Courier New" w:cs="Courier New"/>
              <w:b/>
            </w:rPr>
            <w:delText>:</w:delText>
          </w:r>
          <w:r w:rsidRPr="00E77497" w:rsidDel="00B70C4A">
            <w:delText xml:space="preserve"> </w:delText>
          </w:r>
        </w:del>
      </w:ins>
      <w:ins w:id="23854" w:author="Rev 3 Allen Wirfs-Brock" w:date="2011-09-10T16:15:00Z">
        <w:del w:id="23855" w:author="Rev 4 Allen Wirfs-Brock" w:date="2011-10-20T10:25:00Z">
          <w:r w:rsidRPr="00E77497" w:rsidDel="00B70C4A">
            <w:rPr>
              <w:rFonts w:ascii="Times New Roman" w:hAnsi="Times New Roman"/>
              <w:i/>
            </w:rPr>
            <w:delText>Binding</w:delText>
          </w:r>
        </w:del>
      </w:ins>
      <w:ins w:id="23856" w:author="Rev 3 Allen Wirfs-Brock" w:date="2011-09-10T16:14:00Z">
        <w:del w:id="23857" w:author="Rev 4 Allen Wirfs-Brock" w:date="2011-10-20T10:25:00Z">
          <w:r w:rsidRPr="00E77497" w:rsidDel="00B70C4A">
            <w:rPr>
              <w:rStyle w:val="bnf"/>
            </w:rPr>
            <w:delText>Identifier</w:delText>
          </w:r>
          <w:r w:rsidRPr="00E77497" w:rsidDel="00B70C4A">
            <w:delText xml:space="preserve"> is determined as follows:</w:delText>
          </w:r>
        </w:del>
      </w:ins>
    </w:p>
    <w:p w14:paraId="6A6D9837" w14:textId="77777777" w:rsidR="007B0A7E" w:rsidRPr="00E77497" w:rsidDel="00B70C4A" w:rsidRDefault="007B0A7E">
      <w:pPr>
        <w:pStyle w:val="Alg4"/>
        <w:numPr>
          <w:ilvl w:val="0"/>
          <w:numId w:val="537"/>
        </w:numPr>
        <w:spacing w:after="220"/>
        <w:contextualSpacing/>
        <w:rPr>
          <w:ins w:id="23858" w:author="Rev 3 Allen Wirfs-Brock" w:date="2011-09-10T16:14:00Z"/>
          <w:del w:id="23859" w:author="Rev 4 Allen Wirfs-Brock" w:date="2011-10-20T10:25:00Z"/>
        </w:rPr>
        <w:pPrChange w:id="23860" w:author="Rev 4 Allen Wirfs-Brock" w:date="2011-11-07T12:16:00Z">
          <w:pPr>
            <w:pStyle w:val="Alg4"/>
            <w:numPr>
              <w:numId w:val="570"/>
            </w:numPr>
            <w:tabs>
              <w:tab w:val="num" w:pos="360"/>
            </w:tabs>
            <w:spacing w:after="220"/>
            <w:ind w:left="360" w:hanging="360"/>
            <w:contextualSpacing/>
          </w:pPr>
        </w:pPrChange>
      </w:pPr>
      <w:ins w:id="23861" w:author="Rev 3 Allen Wirfs-Brock" w:date="2011-09-10T16:14:00Z">
        <w:del w:id="23862" w:author="Rev 4 Allen Wirfs-Brock" w:date="2011-10-20T10:25:00Z">
          <w:r w:rsidRPr="00E77497" w:rsidDel="00B70C4A">
            <w:delText>Return</w:delText>
          </w:r>
        </w:del>
      </w:ins>
      <w:ins w:id="23863" w:author="Rev 3 Allen Wirfs-Brock" w:date="2011-09-10T16:15:00Z">
        <w:del w:id="23864" w:author="Rev 4 Allen Wirfs-Brock" w:date="2011-10-20T10:25:00Z">
          <w:r w:rsidRPr="00E77497" w:rsidDel="00B70C4A">
            <w:delText xml:space="preserve"> the BoundName</w:delText>
          </w:r>
        </w:del>
      </w:ins>
      <w:ins w:id="23865" w:author="Rev 3 Allen Wirfs-Brock" w:date="2011-09-10T16:16:00Z">
        <w:del w:id="23866" w:author="Rev 4 Allen Wirfs-Brock" w:date="2011-10-20T10:25:00Z">
          <w:r w:rsidRPr="00E77497" w:rsidDel="00B70C4A">
            <w:delText>s</w:delText>
          </w:r>
        </w:del>
      </w:ins>
      <w:ins w:id="23867" w:author="Rev 3 Allen Wirfs-Brock" w:date="2011-09-10T16:15:00Z">
        <w:del w:id="23868" w:author="Rev 4 Allen Wirfs-Brock" w:date="2011-10-20T10:25:00Z">
          <w:r w:rsidRPr="00E77497" w:rsidDel="00B70C4A">
            <w:delText xml:space="preserve"> of </w:delText>
          </w:r>
        </w:del>
      </w:ins>
      <w:ins w:id="23869" w:author="Rev 3 Allen Wirfs-Brock" w:date="2011-09-10T16:16:00Z">
        <w:del w:id="23870" w:author="Rev 4 Allen Wirfs-Brock" w:date="2011-10-20T10:25:00Z">
          <w:r w:rsidRPr="00E77497" w:rsidDel="00B70C4A">
            <w:rPr>
              <w:i/>
            </w:rPr>
            <w:delText>Binding</w:delText>
          </w:r>
          <w:r w:rsidRPr="00E77497" w:rsidDel="00B70C4A">
            <w:rPr>
              <w:rStyle w:val="bnf"/>
            </w:rPr>
            <w:delText>Identifier</w:delText>
          </w:r>
        </w:del>
      </w:ins>
      <w:ins w:id="23871" w:author="Rev 3 Allen Wirfs-Brock" w:date="2011-09-10T16:14:00Z">
        <w:del w:id="23872" w:author="Rev 4 Allen Wirfs-Brock" w:date="2011-10-20T10:25:00Z">
          <w:r w:rsidRPr="00E77497" w:rsidDel="00B70C4A">
            <w:delText>.</w:delText>
          </w:r>
        </w:del>
      </w:ins>
    </w:p>
    <w:p w14:paraId="097555F8" w14:textId="77777777" w:rsidR="009102AD" w:rsidRPr="00E77497" w:rsidDel="0074396A" w:rsidRDefault="009102AD" w:rsidP="00EB6200">
      <w:pPr>
        <w:ind w:firstLine="360"/>
        <w:rPr>
          <w:ins w:id="23873" w:author="Rev 3 Allen Wirfs-Brock" w:date="2011-09-10T16:23:00Z"/>
          <w:del w:id="23874" w:author="Rev 4 Allen Wirfs-Brock" w:date="2011-11-06T16:50:00Z"/>
        </w:rPr>
      </w:pPr>
      <w:ins w:id="23875" w:author="Rev 3 Allen Wirfs-Brock" w:date="2011-09-10T16:23:00Z">
        <w:del w:id="23876" w:author="Rev 4 Allen Wirfs-Brock" w:date="2011-10-20T10:29:00Z">
          <w:r w:rsidRPr="00E77497" w:rsidDel="00EB6200">
            <w:delText xml:space="preserve">The production </w:delText>
          </w:r>
        </w:del>
      </w:ins>
      <w:ins w:id="23877" w:author="Rev 3 Allen Wirfs-Brock" w:date="2011-09-10T16:24:00Z">
        <w:del w:id="23878" w:author="Rev 4 Allen Wirfs-Brock" w:date="2011-11-06T16:50:00Z">
          <w:r w:rsidRPr="00E77497" w:rsidDel="0074396A">
            <w:rPr>
              <w:rFonts w:ascii="Times New Roman" w:hAnsi="Times New Roman"/>
              <w:i/>
            </w:rPr>
            <w:delText>CatchParameter</w:delText>
          </w:r>
          <w:r w:rsidRPr="00E77497" w:rsidDel="0074396A">
            <w:rPr>
              <w:rFonts w:ascii="Courier New" w:hAnsi="Courier New" w:cs="Courier New"/>
              <w:b/>
            </w:rPr>
            <w:delText>:</w:delText>
          </w:r>
          <w:r w:rsidRPr="00E77497" w:rsidDel="0074396A">
            <w:delText xml:space="preserve"> </w:delText>
          </w:r>
          <w:r w:rsidRPr="00E77497" w:rsidDel="0074396A">
            <w:rPr>
              <w:rFonts w:ascii="Times New Roman" w:hAnsi="Times New Roman"/>
              <w:i/>
            </w:rPr>
            <w:delText>Binding</w:delText>
          </w:r>
          <w:r w:rsidRPr="00E77497" w:rsidDel="0074396A">
            <w:rPr>
              <w:rStyle w:val="bnf"/>
            </w:rPr>
            <w:delText>Identifier</w:delText>
          </w:r>
          <w:r w:rsidRPr="00E77497" w:rsidDel="0074396A">
            <w:delText xml:space="preserve"> </w:delText>
          </w:r>
        </w:del>
      </w:ins>
      <w:ins w:id="23879" w:author="Rev 3 Allen Wirfs-Brock" w:date="2011-09-10T16:23:00Z">
        <w:del w:id="23880" w:author="Rev 4 Allen Wirfs-Brock" w:date="2011-10-20T10:30:00Z">
          <w:r w:rsidRPr="00E77497" w:rsidDel="00EB6200">
            <w:delText xml:space="preserve">is evaluated </w:delText>
          </w:r>
        </w:del>
        <w:del w:id="23881" w:author="Rev 4 Allen Wirfs-Brock" w:date="2011-11-06T16:50:00Z">
          <w:r w:rsidRPr="00E77497" w:rsidDel="0074396A">
            <w:delText>with parameter</w:delText>
          </w:r>
        </w:del>
      </w:ins>
      <w:ins w:id="23882" w:author="Rev 3 Allen Wirfs-Brock" w:date="2011-09-10T16:24:00Z">
        <w:del w:id="23883" w:author="Rev 4 Allen Wirfs-Brock" w:date="2011-11-06T16:50:00Z">
          <w:r w:rsidRPr="00E77497" w:rsidDel="0074396A">
            <w:delText>s</w:delText>
          </w:r>
        </w:del>
      </w:ins>
      <w:ins w:id="23884" w:author="Rev 3 Allen Wirfs-Brock" w:date="2011-09-10T16:23:00Z">
        <w:del w:id="23885" w:author="Rev 4 Allen Wirfs-Brock" w:date="2011-11-06T16:50:00Z">
          <w:r w:rsidRPr="00E77497" w:rsidDel="0074396A">
            <w:delText xml:space="preserve"> </w:delText>
          </w:r>
        </w:del>
      </w:ins>
      <w:ins w:id="23886" w:author="Rev 3 Allen Wirfs-Brock" w:date="2011-09-10T16:24:00Z">
        <w:del w:id="23887" w:author="Rev 4 Allen Wirfs-Brock" w:date="2011-11-06T16:50:00Z">
          <w:r w:rsidRPr="00E77497" w:rsidDel="0074396A">
            <w:rPr>
              <w:rFonts w:ascii="Times New Roman" w:eastAsia="Times New Roman" w:hAnsi="Times New Roman"/>
              <w:i/>
              <w:spacing w:val="6"/>
              <w:lang w:eastAsia="en-US"/>
            </w:rPr>
            <w:delText>exception</w:delText>
          </w:r>
        </w:del>
      </w:ins>
      <w:ins w:id="23888" w:author="Rev 3 Allen Wirfs-Brock" w:date="2011-09-10T16:23:00Z">
        <w:del w:id="23889" w:author="Rev 4 Allen Wirfs-Brock" w:date="2011-11-06T16:50:00Z">
          <w:r w:rsidRPr="00E77497" w:rsidDel="0074396A">
            <w:delText xml:space="preserve"> </w:delText>
          </w:r>
        </w:del>
      </w:ins>
      <w:ins w:id="23890" w:author="Rev 3 Allen Wirfs-Brock" w:date="2011-09-10T16:24:00Z">
        <w:del w:id="23891" w:author="Rev 4 Allen Wirfs-Brock" w:date="2011-11-06T16:50:00Z">
          <w:r w:rsidRPr="00E77497" w:rsidDel="0074396A">
            <w:delText xml:space="preserve">and </w:delText>
          </w:r>
          <w:r w:rsidRPr="00E77497" w:rsidDel="0074396A">
            <w:rPr>
              <w:rFonts w:ascii="Times New Roman" w:eastAsia="Times New Roman" w:hAnsi="Times New Roman"/>
              <w:i/>
              <w:spacing w:val="6"/>
              <w:lang w:eastAsia="en-US"/>
            </w:rPr>
            <w:delText>env</w:delText>
          </w:r>
        </w:del>
        <w:del w:id="23892" w:author="Rev 4 Allen Wirfs-Brock" w:date="2011-10-20T10:30:00Z">
          <w:r w:rsidRPr="00E77497" w:rsidDel="00EB6200">
            <w:delText xml:space="preserve"> </w:delText>
          </w:r>
        </w:del>
      </w:ins>
      <w:ins w:id="23893" w:author="Rev 3 Allen Wirfs-Brock" w:date="2011-09-10T16:23:00Z">
        <w:del w:id="23894" w:author="Rev 4 Allen Wirfs-Brock" w:date="2011-10-20T10:30:00Z">
          <w:r w:rsidRPr="00E77497" w:rsidDel="00EB6200">
            <w:delText>as follows:</w:delText>
          </w:r>
        </w:del>
      </w:ins>
    </w:p>
    <w:p w14:paraId="756FB25A" w14:textId="77777777" w:rsidR="006D4BC8" w:rsidRPr="00E77497" w:rsidDel="0074396A" w:rsidRDefault="006D4BC8">
      <w:pPr>
        <w:pStyle w:val="Alg2"/>
        <w:numPr>
          <w:ilvl w:val="0"/>
          <w:numId w:val="539"/>
        </w:numPr>
        <w:spacing w:after="220"/>
        <w:contextualSpacing/>
        <w:rPr>
          <w:ins w:id="23895" w:author="Rev 3 Allen Wirfs-Brock" w:date="2011-09-10T16:32:00Z"/>
          <w:del w:id="23896" w:author="Rev 4 Allen Wirfs-Brock" w:date="2011-11-06T16:50:00Z"/>
        </w:rPr>
        <w:pPrChange w:id="23897" w:author="Rev 4 Allen Wirfs-Brock" w:date="2011-11-07T12:16:00Z">
          <w:pPr>
            <w:pStyle w:val="Alg2"/>
            <w:numPr>
              <w:numId w:val="572"/>
            </w:numPr>
            <w:tabs>
              <w:tab w:val="num" w:pos="360"/>
            </w:tabs>
            <w:spacing w:after="220"/>
            <w:ind w:left="360" w:hanging="360"/>
            <w:contextualSpacing/>
          </w:pPr>
        </w:pPrChange>
      </w:pPr>
      <w:ins w:id="23898" w:author="Rev 3 Allen Wirfs-Brock" w:date="2011-09-10T16:32:00Z">
        <w:del w:id="23899" w:author="Rev 4 Allen Wirfs-Brock" w:date="2011-11-06T16:50:00Z">
          <w:r w:rsidRPr="00E77497" w:rsidDel="0074396A">
            <w:delText xml:space="preserve">Let </w:delText>
          </w:r>
          <w:r w:rsidRPr="00E77497" w:rsidDel="0074396A">
            <w:rPr>
              <w:i/>
            </w:rPr>
            <w:delText>name</w:delText>
          </w:r>
          <w:r w:rsidRPr="00E77497" w:rsidDel="0074396A">
            <w:delText xml:space="preserve"> be the sole element of the BoundNames of </w:delText>
          </w:r>
          <w:r w:rsidRPr="00E77497" w:rsidDel="0074396A">
            <w:rPr>
              <w:i/>
            </w:rPr>
            <w:delText>BindingIdentifier</w:delText>
          </w:r>
        </w:del>
      </w:ins>
    </w:p>
    <w:p w14:paraId="591A2DCA" w14:textId="77777777" w:rsidR="009102AD" w:rsidRPr="00E77497" w:rsidDel="0074396A" w:rsidRDefault="006D4BC8">
      <w:pPr>
        <w:pStyle w:val="Alg2"/>
        <w:numPr>
          <w:ilvl w:val="0"/>
          <w:numId w:val="539"/>
        </w:numPr>
        <w:spacing w:after="220"/>
        <w:rPr>
          <w:ins w:id="23900" w:author="Rev 3 Allen Wirfs-Brock" w:date="2011-09-10T16:23:00Z"/>
          <w:del w:id="23901" w:author="Rev 4 Allen Wirfs-Brock" w:date="2011-11-06T16:50:00Z"/>
        </w:rPr>
        <w:pPrChange w:id="23902" w:author="Rev 4 Allen Wirfs-Brock" w:date="2011-11-07T12:16:00Z">
          <w:pPr>
            <w:pStyle w:val="Alg2"/>
            <w:numPr>
              <w:numId w:val="572"/>
            </w:numPr>
            <w:tabs>
              <w:tab w:val="num" w:pos="360"/>
            </w:tabs>
            <w:spacing w:after="220"/>
            <w:ind w:left="360" w:hanging="360"/>
          </w:pPr>
        </w:pPrChange>
      </w:pPr>
      <w:ins w:id="23903" w:author="Rev 3 Allen Wirfs-Brock" w:date="2011-09-10T16:29:00Z">
        <w:del w:id="23904" w:author="Rev 4 Allen Wirfs-Brock" w:date="2011-11-06T16:50:00Z">
          <w:r w:rsidRPr="00E77497" w:rsidDel="0074396A">
            <w:delText xml:space="preserve">Call the InitializeBinding concrete method of </w:delText>
          </w:r>
          <w:r w:rsidRPr="00E77497" w:rsidDel="0074396A">
            <w:rPr>
              <w:i/>
            </w:rPr>
            <w:delText>env</w:delText>
          </w:r>
          <w:r w:rsidRPr="00E77497" w:rsidDel="0074396A">
            <w:delText xml:space="preserve"> passing</w:delText>
          </w:r>
        </w:del>
      </w:ins>
      <w:ins w:id="23905" w:author="Rev 3 Allen Wirfs-Brock" w:date="2011-09-10T16:33:00Z">
        <w:del w:id="23906" w:author="Rev 4 Allen Wirfs-Brock" w:date="2011-11-06T16:50:00Z">
          <w:r w:rsidRPr="00E77497" w:rsidDel="0074396A">
            <w:delText xml:space="preserve"> </w:delText>
          </w:r>
          <w:r w:rsidRPr="00E77497" w:rsidDel="0074396A">
            <w:rPr>
              <w:i/>
            </w:rPr>
            <w:delText>name</w:delText>
          </w:r>
          <w:r w:rsidRPr="00E77497" w:rsidDel="0074396A">
            <w:delText xml:space="preserve"> and</w:delText>
          </w:r>
        </w:del>
      </w:ins>
      <w:ins w:id="23907" w:author="Rev 3 Allen Wirfs-Brock" w:date="2011-09-10T16:29:00Z">
        <w:del w:id="23908" w:author="Rev 4 Allen Wirfs-Brock" w:date="2011-11-06T16:50:00Z">
          <w:r w:rsidRPr="00E77497" w:rsidDel="0074396A">
            <w:delText xml:space="preserve"> </w:delText>
          </w:r>
        </w:del>
      </w:ins>
      <w:ins w:id="23909" w:author="Rev 3 Allen Wirfs-Brock" w:date="2011-09-10T16:30:00Z">
        <w:del w:id="23910" w:author="Rev 4 Allen Wirfs-Brock" w:date="2011-11-06T16:50:00Z">
          <w:r w:rsidRPr="00E77497" w:rsidDel="0074396A">
            <w:rPr>
              <w:i/>
            </w:rPr>
            <w:delText>exception</w:delText>
          </w:r>
          <w:r w:rsidRPr="00E77497" w:rsidDel="0074396A">
            <w:delText xml:space="preserve"> </w:delText>
          </w:r>
        </w:del>
      </w:ins>
      <w:ins w:id="23911" w:author="Rev 3 Allen Wirfs-Brock" w:date="2011-09-10T16:29:00Z">
        <w:del w:id="23912" w:author="Rev 4 Allen Wirfs-Brock" w:date="2011-11-06T16:50:00Z">
          <w:r w:rsidRPr="00E77497" w:rsidDel="0074396A">
            <w:delText>as the argument.</w:delText>
          </w:r>
        </w:del>
      </w:ins>
      <w:ins w:id="23913" w:author="Rev 3 Allen Wirfs-Brock" w:date="2011-09-10T16:23:00Z">
        <w:del w:id="23914" w:author="Rev 4 Allen Wirfs-Brock" w:date="2011-11-06T16:50:00Z">
          <w:r w:rsidR="009102AD" w:rsidRPr="00E77497" w:rsidDel="0074396A">
            <w:delText>.</w:delText>
          </w:r>
        </w:del>
      </w:ins>
    </w:p>
    <w:p w14:paraId="5C5B8B67" w14:textId="77777777" w:rsidR="007B0A7E" w:rsidRPr="00E77497" w:rsidDel="0031780A" w:rsidRDefault="007B0A7E" w:rsidP="00EB6200">
      <w:pPr>
        <w:contextualSpacing/>
        <w:rPr>
          <w:ins w:id="23915" w:author="Rev 3 Allen Wirfs-Brock" w:date="2011-09-10T16:16:00Z"/>
          <w:del w:id="23916" w:author="Rev 4 Allen Wirfs-Brock" w:date="2011-10-20T10:25:00Z"/>
        </w:rPr>
      </w:pPr>
      <w:ins w:id="23917" w:author="Rev 3 Allen Wirfs-Brock" w:date="2011-09-10T16:16:00Z">
        <w:del w:id="23918" w:author="Rev 4 Allen Wirfs-Brock" w:date="2011-10-20T10:25:00Z">
          <w:r w:rsidRPr="00E77497" w:rsidDel="0031780A">
            <w:delText xml:space="preserve">The </w:delText>
          </w:r>
          <w:r w:rsidRPr="00E77497" w:rsidDel="0031780A">
            <w:rPr>
              <w:rFonts w:ascii="Times New Roman" w:eastAsia="Times New Roman" w:hAnsi="Times New Roman"/>
              <w:spacing w:val="6"/>
              <w:lang w:eastAsia="en-US"/>
            </w:rPr>
            <w:delText xml:space="preserve">BoundNames </w:delText>
          </w:r>
          <w:r w:rsidRPr="00E77497" w:rsidDel="0031780A">
            <w:delText xml:space="preserve">of the production </w:delText>
          </w:r>
          <w:r w:rsidRPr="00E77497" w:rsidDel="0031780A">
            <w:rPr>
              <w:rFonts w:ascii="Times New Roman" w:hAnsi="Times New Roman"/>
              <w:i/>
            </w:rPr>
            <w:delText>CatchParameter</w:delText>
          </w:r>
          <w:r w:rsidRPr="00E77497" w:rsidDel="0031780A">
            <w:rPr>
              <w:rFonts w:ascii="Courier New" w:hAnsi="Courier New" w:cs="Courier New"/>
              <w:b/>
            </w:rPr>
            <w:delText>:</w:delText>
          </w:r>
          <w:r w:rsidRPr="00E77497" w:rsidDel="0031780A">
            <w:delText xml:space="preserve"> </w:delText>
          </w:r>
          <w:r w:rsidRPr="00E77497" w:rsidDel="0031780A">
            <w:rPr>
              <w:rFonts w:ascii="Times New Roman" w:hAnsi="Times New Roman"/>
              <w:i/>
            </w:rPr>
            <w:delText>Binding</w:delText>
          </w:r>
          <w:r w:rsidRPr="00E77497" w:rsidDel="0031780A">
            <w:rPr>
              <w:rStyle w:val="bnf"/>
            </w:rPr>
            <w:delText>Pattern</w:delText>
          </w:r>
          <w:r w:rsidRPr="00E77497" w:rsidDel="0031780A">
            <w:delText xml:space="preserve"> is determined as follows:</w:delText>
          </w:r>
        </w:del>
      </w:ins>
    </w:p>
    <w:p w14:paraId="3EFFD346" w14:textId="77777777" w:rsidR="007B0A7E" w:rsidRPr="00E77497" w:rsidDel="0031780A" w:rsidRDefault="007B0A7E">
      <w:pPr>
        <w:pStyle w:val="Alg4"/>
        <w:numPr>
          <w:ilvl w:val="0"/>
          <w:numId w:val="538"/>
        </w:numPr>
        <w:spacing w:after="220"/>
        <w:contextualSpacing/>
        <w:rPr>
          <w:ins w:id="23919" w:author="Rev 3 Allen Wirfs-Brock" w:date="2011-09-10T16:16:00Z"/>
          <w:del w:id="23920" w:author="Rev 4 Allen Wirfs-Brock" w:date="2011-10-20T10:25:00Z"/>
        </w:rPr>
        <w:pPrChange w:id="23921" w:author="Rev 4 Allen Wirfs-Brock" w:date="2011-11-07T12:16:00Z">
          <w:pPr>
            <w:pStyle w:val="Alg4"/>
            <w:numPr>
              <w:numId w:val="571"/>
            </w:numPr>
            <w:tabs>
              <w:tab w:val="num" w:pos="360"/>
            </w:tabs>
            <w:spacing w:after="220"/>
            <w:ind w:left="360" w:hanging="360"/>
            <w:contextualSpacing/>
          </w:pPr>
        </w:pPrChange>
      </w:pPr>
      <w:ins w:id="23922" w:author="Rev 3 Allen Wirfs-Brock" w:date="2011-09-10T16:16:00Z">
        <w:del w:id="23923" w:author="Rev 4 Allen Wirfs-Brock" w:date="2011-10-20T10:25:00Z">
          <w:r w:rsidRPr="00E77497" w:rsidDel="0031780A">
            <w:delText>Return the BoundName</w:delText>
          </w:r>
        </w:del>
      </w:ins>
      <w:ins w:id="23924" w:author="Rev 3 Allen Wirfs-Brock" w:date="2011-09-10T16:17:00Z">
        <w:del w:id="23925" w:author="Rev 4 Allen Wirfs-Brock" w:date="2011-10-20T10:25:00Z">
          <w:r w:rsidRPr="00E77497" w:rsidDel="0031780A">
            <w:delText>s</w:delText>
          </w:r>
        </w:del>
      </w:ins>
      <w:ins w:id="23926" w:author="Rev 3 Allen Wirfs-Brock" w:date="2011-09-10T16:16:00Z">
        <w:del w:id="23927" w:author="Rev 4 Allen Wirfs-Brock" w:date="2011-10-20T10:25:00Z">
          <w:r w:rsidRPr="00E77497" w:rsidDel="0031780A">
            <w:delText xml:space="preserve"> of </w:delText>
          </w:r>
        </w:del>
      </w:ins>
      <w:ins w:id="23928" w:author="Rev 3 Allen Wirfs-Brock" w:date="2011-09-10T16:17:00Z">
        <w:del w:id="23929" w:author="Rev 4 Allen Wirfs-Brock" w:date="2011-10-20T10:25:00Z">
          <w:r w:rsidRPr="00E77497" w:rsidDel="0031780A">
            <w:rPr>
              <w:i/>
            </w:rPr>
            <w:delText>Binding</w:delText>
          </w:r>
          <w:r w:rsidRPr="00E77497" w:rsidDel="0031780A">
            <w:rPr>
              <w:rStyle w:val="bnf"/>
            </w:rPr>
            <w:delText>Pattern</w:delText>
          </w:r>
        </w:del>
      </w:ins>
      <w:ins w:id="23930" w:author="Rev 3 Allen Wirfs-Brock" w:date="2011-09-10T16:16:00Z">
        <w:del w:id="23931" w:author="Rev 4 Allen Wirfs-Brock" w:date="2011-10-20T10:25:00Z">
          <w:r w:rsidRPr="00E77497" w:rsidDel="0031780A">
            <w:delText>.</w:delText>
          </w:r>
        </w:del>
      </w:ins>
    </w:p>
    <w:p w14:paraId="7758EAA2" w14:textId="77777777" w:rsidR="003A30C5" w:rsidRPr="00E77497" w:rsidDel="0074396A" w:rsidRDefault="003A30C5" w:rsidP="00EB6200">
      <w:pPr>
        <w:ind w:firstLine="360"/>
        <w:rPr>
          <w:ins w:id="23932" w:author="Rev 3 Allen Wirfs-Brock" w:date="2011-09-10T16:35:00Z"/>
          <w:del w:id="23933" w:author="Rev 4 Allen Wirfs-Brock" w:date="2011-11-06T16:50:00Z"/>
        </w:rPr>
      </w:pPr>
      <w:bookmarkStart w:id="23934" w:name="_Toc235503470"/>
      <w:bookmarkStart w:id="23935" w:name="_Toc241509245"/>
      <w:bookmarkStart w:id="23936" w:name="_Toc244416732"/>
      <w:bookmarkStart w:id="23937" w:name="_Toc276631096"/>
      <w:bookmarkEnd w:id="23844"/>
      <w:bookmarkEnd w:id="23845"/>
      <w:bookmarkEnd w:id="23846"/>
      <w:bookmarkEnd w:id="23847"/>
      <w:ins w:id="23938" w:author="Rev 3 Allen Wirfs-Brock" w:date="2011-09-10T16:35:00Z">
        <w:del w:id="23939" w:author="Rev 4 Allen Wirfs-Brock" w:date="2011-10-20T10:30:00Z">
          <w:r w:rsidRPr="00E77497" w:rsidDel="00EB6200">
            <w:delText xml:space="preserve">The production </w:delText>
          </w:r>
        </w:del>
        <w:del w:id="23940" w:author="Rev 4 Allen Wirfs-Brock" w:date="2011-11-06T16:50:00Z">
          <w:r w:rsidRPr="00E77497" w:rsidDel="0074396A">
            <w:rPr>
              <w:rFonts w:ascii="Times New Roman" w:hAnsi="Times New Roman"/>
              <w:i/>
            </w:rPr>
            <w:delText>CatchParameter</w:delText>
          </w:r>
          <w:r w:rsidRPr="00E77497" w:rsidDel="0074396A">
            <w:rPr>
              <w:rFonts w:ascii="Courier New" w:hAnsi="Courier New" w:cs="Courier New"/>
              <w:b/>
            </w:rPr>
            <w:delText>:</w:delText>
          </w:r>
          <w:r w:rsidRPr="00E77497" w:rsidDel="0074396A">
            <w:delText xml:space="preserve"> </w:delText>
          </w:r>
          <w:r w:rsidRPr="00E77497" w:rsidDel="0074396A">
            <w:rPr>
              <w:rFonts w:ascii="Times New Roman" w:hAnsi="Times New Roman"/>
              <w:i/>
            </w:rPr>
            <w:delText>BindingPattern Binding</w:delText>
          </w:r>
          <w:r w:rsidRPr="00E77497" w:rsidDel="0074396A">
            <w:rPr>
              <w:rStyle w:val="bnf"/>
            </w:rPr>
            <w:delText>Identifier</w:delText>
          </w:r>
          <w:r w:rsidRPr="00E77497" w:rsidDel="0074396A">
            <w:delText xml:space="preserve"> </w:delText>
          </w:r>
        </w:del>
        <w:del w:id="23941" w:author="Rev 4 Allen Wirfs-Brock" w:date="2011-10-20T10:31:00Z">
          <w:r w:rsidRPr="00E77497" w:rsidDel="00EB6200">
            <w:delText xml:space="preserve">is evaluated </w:delText>
          </w:r>
        </w:del>
        <w:del w:id="23942" w:author="Rev 4 Allen Wirfs-Brock" w:date="2011-11-06T16:50:00Z">
          <w:r w:rsidRPr="00E77497" w:rsidDel="0074396A">
            <w:delText xml:space="preserve">with parameters </w:delText>
          </w:r>
          <w:r w:rsidRPr="00E77497" w:rsidDel="0074396A">
            <w:rPr>
              <w:rFonts w:ascii="Times New Roman" w:eastAsia="Times New Roman" w:hAnsi="Times New Roman"/>
              <w:i/>
              <w:spacing w:val="6"/>
              <w:lang w:eastAsia="en-US"/>
            </w:rPr>
            <w:delText>exception</w:delText>
          </w:r>
          <w:r w:rsidRPr="00E77497" w:rsidDel="0074396A">
            <w:delText xml:space="preserve"> and </w:delText>
          </w:r>
          <w:r w:rsidRPr="00E77497" w:rsidDel="0074396A">
            <w:rPr>
              <w:rFonts w:ascii="Times New Roman" w:eastAsia="Times New Roman" w:hAnsi="Times New Roman"/>
              <w:i/>
              <w:spacing w:val="6"/>
              <w:lang w:eastAsia="en-US"/>
            </w:rPr>
            <w:delText>env</w:delText>
          </w:r>
          <w:r w:rsidRPr="00E77497" w:rsidDel="0074396A">
            <w:delText xml:space="preserve"> </w:delText>
          </w:r>
        </w:del>
        <w:del w:id="23943" w:author="Rev 4 Allen Wirfs-Brock" w:date="2011-10-20T10:31:00Z">
          <w:r w:rsidRPr="00E77497" w:rsidDel="00EB6200">
            <w:delText>as follows:</w:delText>
          </w:r>
        </w:del>
      </w:ins>
    </w:p>
    <w:p w14:paraId="292E50A0" w14:textId="77777777" w:rsidR="003A30C5" w:rsidRPr="00E77497" w:rsidDel="0074396A" w:rsidRDefault="003A30C5">
      <w:pPr>
        <w:pStyle w:val="Alg2"/>
        <w:numPr>
          <w:ilvl w:val="0"/>
          <w:numId w:val="599"/>
        </w:numPr>
        <w:rPr>
          <w:ins w:id="23944" w:author="Rev 3 Allen Wirfs-Brock" w:date="2011-09-10T16:34:00Z"/>
          <w:del w:id="23945" w:author="Rev 4 Allen Wirfs-Brock" w:date="2011-11-06T16:50:00Z"/>
        </w:rPr>
        <w:pPrChange w:id="23946" w:author="Rev 4 Allen Wirfs-Brock" w:date="2011-11-07T12:16:00Z">
          <w:pPr>
            <w:pStyle w:val="Alg2"/>
            <w:numPr>
              <w:numId w:val="697"/>
            </w:numPr>
            <w:tabs>
              <w:tab w:val="num" w:pos="360"/>
            </w:tabs>
            <w:ind w:left="360" w:hanging="360"/>
          </w:pPr>
        </w:pPrChange>
      </w:pPr>
      <w:ins w:id="23947" w:author="Rev 3 Allen Wirfs-Brock" w:date="2011-09-10T16:34:00Z">
        <w:del w:id="23948" w:author="Rev 4 Allen Wirfs-Brock" w:date="2011-11-06T16:50:00Z">
          <w:r w:rsidRPr="00E77497" w:rsidDel="0074396A">
            <w:delText xml:space="preserve">Let </w:delText>
          </w:r>
          <w:r w:rsidRPr="00E77497" w:rsidDel="0074396A">
            <w:rPr>
              <w:i/>
            </w:rPr>
            <w:delText xml:space="preserve">rhs </w:delText>
          </w:r>
          <w:r w:rsidRPr="00E77497" w:rsidDel="0074396A">
            <w:delText xml:space="preserve">be the result of evaluating </w:delText>
          </w:r>
          <w:r w:rsidRPr="00E77497" w:rsidDel="0074396A">
            <w:rPr>
              <w:i/>
            </w:rPr>
            <w:delText>Initialiser</w:delText>
          </w:r>
          <w:r w:rsidRPr="00E77497" w:rsidDel="0074396A">
            <w:delText>.</w:delText>
          </w:r>
        </w:del>
      </w:ins>
    </w:p>
    <w:p w14:paraId="70D7C2B1" w14:textId="77777777" w:rsidR="003A30C5" w:rsidRPr="00E77497" w:rsidDel="0074396A" w:rsidRDefault="003A30C5">
      <w:pPr>
        <w:pStyle w:val="Alg3"/>
        <w:numPr>
          <w:ilvl w:val="0"/>
          <w:numId w:val="599"/>
        </w:numPr>
        <w:rPr>
          <w:ins w:id="23949" w:author="Rev 3 Allen Wirfs-Brock" w:date="2011-09-10T16:34:00Z"/>
          <w:del w:id="23950" w:author="Rev 4 Allen Wirfs-Brock" w:date="2011-11-06T16:50:00Z"/>
        </w:rPr>
        <w:pPrChange w:id="23951" w:author="Rev 4 Allen Wirfs-Brock" w:date="2011-11-07T12:16:00Z">
          <w:pPr>
            <w:pStyle w:val="Alg3"/>
            <w:numPr>
              <w:numId w:val="697"/>
            </w:numPr>
          </w:pPr>
        </w:pPrChange>
      </w:pPr>
      <w:ins w:id="23952" w:author="Rev 3 Allen Wirfs-Brock" w:date="2011-09-10T16:34:00Z">
        <w:del w:id="23953" w:author="Rev 4 Allen Wirfs-Brock" w:date="2011-11-06T16:50:00Z">
          <w:r w:rsidRPr="00E77497" w:rsidDel="0074396A">
            <w:delText xml:space="preserve">Let </w:delText>
          </w:r>
          <w:r w:rsidRPr="00E77497" w:rsidDel="0074396A">
            <w:rPr>
              <w:i/>
            </w:rPr>
            <w:delText>rval</w:delText>
          </w:r>
          <w:r w:rsidRPr="00E77497" w:rsidDel="0074396A">
            <w:delText xml:space="preserve"> be ToObject(GetValue(</w:delText>
          </w:r>
          <w:r w:rsidRPr="00E77497" w:rsidDel="0074396A">
            <w:rPr>
              <w:i/>
            </w:rPr>
            <w:delText>rhs</w:delText>
          </w:r>
          <w:r w:rsidRPr="00E77497" w:rsidDel="0074396A">
            <w:delText>)).</w:delText>
          </w:r>
        </w:del>
      </w:ins>
    </w:p>
    <w:p w14:paraId="205505D3" w14:textId="77777777" w:rsidR="003A30C5" w:rsidRPr="00E77497" w:rsidDel="0074396A" w:rsidRDefault="003A30C5">
      <w:pPr>
        <w:pStyle w:val="Alg2"/>
        <w:numPr>
          <w:ilvl w:val="0"/>
          <w:numId w:val="599"/>
        </w:numPr>
        <w:spacing w:after="220"/>
        <w:contextualSpacing/>
        <w:rPr>
          <w:ins w:id="23954" w:author="Rev 3 Allen Wirfs-Brock" w:date="2011-09-10T16:34:00Z"/>
          <w:del w:id="23955" w:author="Rev 4 Allen Wirfs-Brock" w:date="2011-11-06T16:50:00Z"/>
        </w:rPr>
        <w:pPrChange w:id="23956" w:author="Rev 4 Allen Wirfs-Brock" w:date="2011-11-07T12:16:00Z">
          <w:pPr>
            <w:pStyle w:val="Alg2"/>
            <w:numPr>
              <w:numId w:val="697"/>
            </w:numPr>
            <w:tabs>
              <w:tab w:val="num" w:pos="360"/>
            </w:tabs>
            <w:spacing w:after="220"/>
            <w:ind w:left="360" w:hanging="360"/>
            <w:contextualSpacing/>
          </w:pPr>
        </w:pPrChange>
      </w:pPr>
      <w:ins w:id="23957" w:author="Rev 3 Allen Wirfs-Brock" w:date="2011-09-10T16:34:00Z">
        <w:del w:id="23958" w:author="Rev 4 Allen Wirfs-Brock" w:date="2011-11-06T16:50:00Z">
          <w:r w:rsidRPr="00E77497" w:rsidDel="0074396A">
            <w:delText xml:space="preserve">Let </w:delText>
          </w:r>
          <w:r w:rsidRPr="00E77497" w:rsidDel="0074396A">
            <w:rPr>
              <w:i/>
            </w:rPr>
            <w:delText>env</w:delText>
          </w:r>
          <w:r w:rsidRPr="00E77497" w:rsidDel="0074396A">
            <w:delText xml:space="preserve"> be the running execution context’s LexicalEnvironment.</w:delText>
          </w:r>
        </w:del>
      </w:ins>
    </w:p>
    <w:p w14:paraId="78CD3D80" w14:textId="77777777" w:rsidR="003A30C5" w:rsidRPr="00E77497" w:rsidDel="0074396A" w:rsidRDefault="003A30C5">
      <w:pPr>
        <w:pStyle w:val="Alg2"/>
        <w:numPr>
          <w:ilvl w:val="0"/>
          <w:numId w:val="599"/>
        </w:numPr>
        <w:spacing w:after="220"/>
        <w:rPr>
          <w:ins w:id="23959" w:author="Rev 3 Allen Wirfs-Brock" w:date="2011-09-10T16:34:00Z"/>
          <w:del w:id="23960" w:author="Rev 4 Allen Wirfs-Brock" w:date="2011-11-06T16:50:00Z"/>
        </w:rPr>
        <w:pPrChange w:id="23961" w:author="Rev 4 Allen Wirfs-Brock" w:date="2011-11-07T12:16:00Z">
          <w:pPr>
            <w:pStyle w:val="Alg2"/>
            <w:numPr>
              <w:numId w:val="697"/>
            </w:numPr>
            <w:tabs>
              <w:tab w:val="num" w:pos="360"/>
            </w:tabs>
            <w:spacing w:after="220"/>
            <w:ind w:left="360" w:hanging="360"/>
          </w:pPr>
        </w:pPrChange>
      </w:pPr>
      <w:ins w:id="23962" w:author="Rev 3 Allen Wirfs-Brock" w:date="2011-09-10T16:34:00Z">
        <w:del w:id="23963" w:author="Rev 4 Allen Wirfs-Brock" w:date="2011-11-06T16:50:00Z">
          <w:r w:rsidRPr="00E77497" w:rsidDel="0074396A">
            <w:delText xml:space="preserve">Evaluate </w:delText>
          </w:r>
          <w:r w:rsidRPr="00E77497" w:rsidDel="0074396A">
            <w:rPr>
              <w:i/>
            </w:rPr>
            <w:delText>BindingPattern</w:delText>
          </w:r>
          <w:r w:rsidRPr="00E77497" w:rsidDel="0074396A">
            <w:delText xml:space="preserve"> using </w:delText>
          </w:r>
          <w:r w:rsidRPr="00E77497" w:rsidDel="0074396A">
            <w:rPr>
              <w:i/>
            </w:rPr>
            <w:delText>rval</w:delText>
          </w:r>
          <w:r w:rsidRPr="00E77497" w:rsidDel="0074396A">
            <w:delText xml:space="preserve"> as the </w:delText>
          </w:r>
          <w:r w:rsidRPr="00E77497" w:rsidDel="0074396A">
            <w:rPr>
              <w:rStyle w:val="bnf"/>
            </w:rPr>
            <w:delText>obj</w:delText>
          </w:r>
          <w:r w:rsidRPr="00E77497" w:rsidDel="0074396A">
            <w:rPr>
              <w:i/>
            </w:rPr>
            <w:delText xml:space="preserve"> </w:delText>
          </w:r>
          <w:r w:rsidRPr="00E77497" w:rsidDel="0074396A">
            <w:delText xml:space="preserve">parameter and </w:delText>
          </w:r>
          <w:r w:rsidRPr="00E77497" w:rsidDel="0074396A">
            <w:rPr>
              <w:i/>
            </w:rPr>
            <w:delText>env</w:delText>
          </w:r>
          <w:r w:rsidRPr="00E77497" w:rsidDel="0074396A">
            <w:delText xml:space="preserve"> as the </w:delText>
          </w:r>
          <w:r w:rsidRPr="00E77497" w:rsidDel="0074396A">
            <w:rPr>
              <w:i/>
            </w:rPr>
            <w:delText>environment</w:delText>
          </w:r>
          <w:r w:rsidRPr="00E77497" w:rsidDel="0074396A">
            <w:delText xml:space="preserve"> parameter.</w:delText>
          </w:r>
        </w:del>
      </w:ins>
    </w:p>
    <w:p w14:paraId="74BD4D22" w14:textId="77777777" w:rsidR="004C02EF" w:rsidRPr="00E77497" w:rsidRDefault="004C02EF" w:rsidP="00B43482">
      <w:pPr>
        <w:pStyle w:val="20"/>
        <w:numPr>
          <w:ilvl w:val="0"/>
          <w:numId w:val="0"/>
        </w:numPr>
      </w:pPr>
      <w:bookmarkStart w:id="23964" w:name="_Toc336509577"/>
      <w:r w:rsidRPr="00E77497">
        <w:t>12.15</w:t>
      </w:r>
      <w:r w:rsidRPr="00E77497">
        <w:tab/>
        <w:t xml:space="preserve">The </w:t>
      </w:r>
      <w:r w:rsidRPr="00E77497">
        <w:rPr>
          <w:rFonts w:ascii="Courier New" w:hAnsi="Courier New"/>
          <w:sz w:val="20"/>
        </w:rPr>
        <w:t>debugger</w:t>
      </w:r>
      <w:r w:rsidRPr="00E77497">
        <w:t xml:space="preserve"> statement</w:t>
      </w:r>
      <w:bookmarkEnd w:id="23934"/>
      <w:bookmarkEnd w:id="23935"/>
      <w:bookmarkEnd w:id="23936"/>
      <w:bookmarkEnd w:id="23937"/>
      <w:bookmarkEnd w:id="23964"/>
    </w:p>
    <w:p w14:paraId="1D451873" w14:textId="77777777" w:rsidR="004C02EF" w:rsidRPr="00E77497" w:rsidRDefault="004C02EF" w:rsidP="004C02EF">
      <w:pPr>
        <w:pStyle w:val="Syntax"/>
      </w:pPr>
      <w:r w:rsidRPr="00E77497">
        <w:t>Syntax</w:t>
      </w:r>
    </w:p>
    <w:p w14:paraId="7EC7BA6E" w14:textId="77777777" w:rsidR="004C02EF" w:rsidRPr="00E77497" w:rsidRDefault="004C02EF" w:rsidP="004C02EF">
      <w:pPr>
        <w:pStyle w:val="SyntaxRule"/>
      </w:pPr>
      <w:r w:rsidRPr="00E77497">
        <w:t xml:space="preserve">DebuggerStatement </w:t>
      </w:r>
      <w:r w:rsidRPr="00E77497">
        <w:rPr>
          <w:rFonts w:ascii="Arial" w:hAnsi="Arial"/>
          <w:b/>
          <w:i w:val="0"/>
        </w:rPr>
        <w:t>:</w:t>
      </w:r>
    </w:p>
    <w:p w14:paraId="4F48192D" w14:textId="77777777" w:rsidR="004C02EF" w:rsidRPr="00E77497" w:rsidRDefault="004C02EF" w:rsidP="004C02EF">
      <w:pPr>
        <w:pStyle w:val="SyntaxDefinition"/>
      </w:pPr>
      <w:r w:rsidRPr="00E77497">
        <w:rPr>
          <w:rFonts w:ascii="Courier New" w:hAnsi="Courier New" w:cs="Courier New"/>
          <w:b/>
          <w:i w:val="0"/>
        </w:rPr>
        <w:t>debugger ;</w:t>
      </w:r>
    </w:p>
    <w:p w14:paraId="1BFAC012" w14:textId="77777777" w:rsidR="00137648" w:rsidRPr="00E77497" w:rsidRDefault="00137648" w:rsidP="00137648">
      <w:pPr>
        <w:keepNext/>
        <w:rPr>
          <w:ins w:id="23965" w:author="Rev 8 Allen Wirfs-Brock" w:date="2012-06-14T15:36:00Z"/>
          <w:rFonts w:ascii="Helvetica" w:hAnsi="Helvetica"/>
          <w:b/>
        </w:rPr>
      </w:pPr>
      <w:ins w:id="23966" w:author="Rev 8 Allen Wirfs-Brock" w:date="2012-06-14T15:36:00Z">
        <w:r w:rsidRPr="00E77497">
          <w:rPr>
            <w:rFonts w:ascii="Helvetica" w:hAnsi="Helvetica"/>
            <w:b/>
          </w:rPr>
          <w:t xml:space="preserve">Runtime Semantics: </w:t>
        </w:r>
        <w:r w:rsidRPr="00E77497">
          <w:rPr>
            <w:rFonts w:ascii="Helvetica" w:hAnsi="Helvetica"/>
            <w:b/>
            <w:spacing w:val="6"/>
          </w:rPr>
          <w:t>Evaluation</w:t>
        </w:r>
      </w:ins>
    </w:p>
    <w:p w14:paraId="7DA73B84" w14:textId="77777777" w:rsidR="004C02EF" w:rsidRPr="00E77497" w:rsidDel="00137648" w:rsidRDefault="004C02EF" w:rsidP="004C02EF">
      <w:pPr>
        <w:pStyle w:val="Syntax"/>
        <w:rPr>
          <w:del w:id="23967" w:author="Rev 8 Allen Wirfs-Brock" w:date="2012-06-14T15:36:00Z"/>
        </w:rPr>
      </w:pPr>
      <w:del w:id="23968" w:author="Rev 8 Allen Wirfs-Brock" w:date="2012-06-14T15:36:00Z">
        <w:r w:rsidRPr="00E77497" w:rsidDel="00137648">
          <w:delText>Semantics</w:delText>
        </w:r>
      </w:del>
    </w:p>
    <w:p w14:paraId="13A33403" w14:textId="77777777" w:rsidR="004C02EF" w:rsidRPr="00C7794D" w:rsidRDefault="0094796B" w:rsidP="004C02EF">
      <w:pPr>
        <w:rPr>
          <w:sz w:val="18"/>
        </w:rPr>
      </w:pPr>
      <w:ins w:id="23969" w:author="Rev 4 Allen Wirfs-Brock" w:date="2011-11-06T16:58:00Z">
        <w:r w:rsidRPr="00C7794D">
          <w:rPr>
            <w:sz w:val="18"/>
          </w:rPr>
          <w:t>NOTE</w:t>
        </w:r>
        <w:r w:rsidRPr="00C7794D">
          <w:rPr>
            <w:sz w:val="18"/>
          </w:rPr>
          <w:tab/>
        </w:r>
      </w:ins>
      <w:r w:rsidR="004C02EF" w:rsidRPr="00C7794D">
        <w:rPr>
          <w:sz w:val="18"/>
        </w:rPr>
        <w:t xml:space="preserve">Evaluating the </w:t>
      </w:r>
      <w:r w:rsidR="004C02EF" w:rsidRPr="00C7794D">
        <w:rPr>
          <w:rFonts w:ascii="Times New Roman" w:hAnsi="Times New Roman"/>
          <w:i/>
          <w:sz w:val="18"/>
        </w:rPr>
        <w:t xml:space="preserve">DebuggerStatement </w:t>
      </w:r>
      <w:r w:rsidR="004C02EF" w:rsidRPr="00C7794D">
        <w:rPr>
          <w:sz w:val="18"/>
        </w:rPr>
        <w:t>production may allow an implementation to cause a breakpoint when run under a debugger. If a debugger is not present or active this statement has no observable effect.</w:t>
      </w:r>
    </w:p>
    <w:p w14:paraId="770F10B5" w14:textId="77777777" w:rsidR="0094796B" w:rsidRPr="00E77497" w:rsidDel="00137648" w:rsidRDefault="0094796B" w:rsidP="0094796B">
      <w:pPr>
        <w:keepNext/>
        <w:rPr>
          <w:ins w:id="23970" w:author="Rev 4 Allen Wirfs-Brock" w:date="2011-11-06T16:59:00Z"/>
          <w:del w:id="23971" w:author="Rev 8 Allen Wirfs-Brock" w:date="2012-06-14T15:36:00Z"/>
          <w:rFonts w:ascii="Helvetica" w:hAnsi="Helvetica"/>
          <w:b/>
        </w:rPr>
      </w:pPr>
      <w:ins w:id="23972" w:author="Rev 4 Allen Wirfs-Brock" w:date="2011-11-06T16:59:00Z">
        <w:del w:id="23973" w:author="Rev 8 Allen Wirfs-Brock" w:date="2012-06-14T15:36:00Z">
          <w:r w:rsidRPr="00E77497" w:rsidDel="00137648">
            <w:rPr>
              <w:rFonts w:ascii="Helvetica" w:hAnsi="Helvetica"/>
              <w:b/>
            </w:rPr>
            <w:delText xml:space="preserve">Runtime Semantics: </w:delText>
          </w:r>
          <w:r w:rsidRPr="00E77497" w:rsidDel="00137648">
            <w:rPr>
              <w:rFonts w:ascii="Helvetica" w:hAnsi="Helvetica"/>
              <w:b/>
              <w:spacing w:val="6"/>
            </w:rPr>
            <w:delText>Evaluation</w:delText>
          </w:r>
        </w:del>
      </w:ins>
    </w:p>
    <w:p w14:paraId="1800E3BF" w14:textId="77777777" w:rsidR="004C02EF" w:rsidRPr="00E77497" w:rsidRDefault="004C02EF" w:rsidP="004C02EF">
      <w:r w:rsidRPr="00E77497">
        <w:t xml:space="preserve">The production </w:t>
      </w:r>
      <w:r w:rsidRPr="00E77497">
        <w:rPr>
          <w:rFonts w:ascii="Times New Roman" w:hAnsi="Times New Roman"/>
          <w:i/>
        </w:rPr>
        <w:t xml:space="preserve">DebuggerStatement </w:t>
      </w:r>
      <w:r w:rsidRPr="00E77497">
        <w:rPr>
          <w:b/>
        </w:rPr>
        <w:t>:</w:t>
      </w:r>
      <w:r w:rsidRPr="00E77497">
        <w:rPr>
          <w:rFonts w:ascii="Times New Roman" w:hAnsi="Times New Roman"/>
          <w:i/>
        </w:rPr>
        <w:t xml:space="preserve"> </w:t>
      </w:r>
      <w:r w:rsidRPr="00E77497">
        <w:rPr>
          <w:rFonts w:ascii="Courier New" w:hAnsi="Courier New"/>
          <w:b/>
        </w:rPr>
        <w:t>debugger ;</w:t>
      </w:r>
      <w:r w:rsidRPr="00E77497">
        <w:t xml:space="preserve"> is evaluated as follows:</w:t>
      </w:r>
    </w:p>
    <w:p w14:paraId="752DD0C1" w14:textId="77777777" w:rsidR="004C02EF" w:rsidRPr="00E77497" w:rsidRDefault="004C02EF" w:rsidP="00150A49">
      <w:pPr>
        <w:pStyle w:val="Alg2"/>
        <w:numPr>
          <w:ilvl w:val="0"/>
          <w:numId w:val="141"/>
        </w:numPr>
        <w:spacing w:after="220"/>
        <w:contextualSpacing/>
      </w:pPr>
      <w:r w:rsidRPr="00E77497">
        <w:t>If an implementation defined debugging facility is available and enabled, then</w:t>
      </w:r>
    </w:p>
    <w:p w14:paraId="79AE690E" w14:textId="77777777" w:rsidR="004C02EF" w:rsidRPr="00E77497" w:rsidRDefault="004C02EF" w:rsidP="00150A49">
      <w:pPr>
        <w:pStyle w:val="Alg2"/>
        <w:numPr>
          <w:ilvl w:val="1"/>
          <w:numId w:val="141"/>
        </w:numPr>
        <w:spacing w:after="220"/>
        <w:contextualSpacing/>
      </w:pPr>
      <w:r w:rsidRPr="00E77497">
        <w:t>Perform an implementation defined debugging action.</w:t>
      </w:r>
    </w:p>
    <w:p w14:paraId="3301427C" w14:textId="77777777" w:rsidR="004C02EF" w:rsidRPr="00E77497" w:rsidRDefault="004C02EF" w:rsidP="00150A49">
      <w:pPr>
        <w:pStyle w:val="Alg2"/>
        <w:numPr>
          <w:ilvl w:val="1"/>
          <w:numId w:val="141"/>
        </w:numPr>
        <w:spacing w:after="220"/>
        <w:contextualSpacing/>
      </w:pPr>
      <w:r w:rsidRPr="00E77497">
        <w:t xml:space="preserve">Let </w:t>
      </w:r>
      <w:r w:rsidRPr="00E77497">
        <w:rPr>
          <w:i/>
        </w:rPr>
        <w:t>result</w:t>
      </w:r>
      <w:r w:rsidRPr="00E77497">
        <w:t xml:space="preserve"> be an implementation defined Completion value. </w:t>
      </w:r>
    </w:p>
    <w:p w14:paraId="52606763" w14:textId="77777777" w:rsidR="004C02EF" w:rsidRPr="00E77497" w:rsidRDefault="004C02EF" w:rsidP="00150A49">
      <w:pPr>
        <w:pStyle w:val="Alg2"/>
        <w:numPr>
          <w:ilvl w:val="0"/>
          <w:numId w:val="141"/>
        </w:numPr>
        <w:spacing w:after="220"/>
        <w:contextualSpacing/>
      </w:pPr>
      <w:r w:rsidRPr="00E77497">
        <w:t>Else</w:t>
      </w:r>
    </w:p>
    <w:p w14:paraId="576B20B9" w14:textId="77777777" w:rsidR="004C02EF" w:rsidRPr="00E77497" w:rsidRDefault="004C02EF" w:rsidP="00150A49">
      <w:pPr>
        <w:pStyle w:val="Alg2"/>
        <w:numPr>
          <w:ilvl w:val="1"/>
          <w:numId w:val="141"/>
        </w:numPr>
        <w:spacing w:after="220"/>
        <w:contextualSpacing/>
      </w:pPr>
      <w:r w:rsidRPr="00E77497">
        <w:t xml:space="preserve">Let </w:t>
      </w:r>
      <w:r w:rsidRPr="00E77497">
        <w:rPr>
          <w:i/>
        </w:rPr>
        <w:t>result</w:t>
      </w:r>
      <w:r w:rsidRPr="00E77497">
        <w:t xml:space="preserve"> be </w:t>
      </w:r>
      <w:ins w:id="23974" w:author="Rev 6 Allen Wirfs-Brock" w:date="2012-02-23T13:08:00Z">
        <w:r w:rsidR="00B868C9">
          <w:t>NormalCompletion(</w:t>
        </w:r>
      </w:ins>
      <w:del w:id="23975" w:author="Rev 6 Allen Wirfs-Brock" w:date="2012-02-19T16:53:00Z">
        <w:r w:rsidRPr="00E77497" w:rsidDel="00A90B01">
          <w:delText>(</w:delText>
        </w:r>
      </w:del>
      <w:del w:id="23976" w:author="Rev 6 Allen Wirfs-Brock" w:date="2012-02-23T13:08:00Z">
        <w:r w:rsidRPr="00E77497" w:rsidDel="00B868C9">
          <w:rPr>
            <w:rFonts w:ascii="Arial" w:hAnsi="Arial" w:cs="Arial"/>
          </w:rPr>
          <w:delText>normal</w:delText>
        </w:r>
        <w:r w:rsidRPr="00E77497" w:rsidDel="00B868C9">
          <w:delText xml:space="preserve">, </w:delText>
        </w:r>
      </w:del>
      <w:r w:rsidRPr="00E77497">
        <w:rPr>
          <w:rFonts w:ascii="Arial" w:hAnsi="Arial" w:cs="Arial"/>
        </w:rPr>
        <w:t>empty</w:t>
      </w:r>
      <w:del w:id="23977" w:author="Rev 6 Allen Wirfs-Brock" w:date="2012-02-23T13:08:00Z">
        <w:r w:rsidRPr="00E77497" w:rsidDel="00B868C9">
          <w:delText xml:space="preserve">, </w:delText>
        </w:r>
        <w:r w:rsidRPr="00E77497" w:rsidDel="00B868C9">
          <w:rPr>
            <w:rFonts w:ascii="Arial" w:hAnsi="Arial" w:cs="Arial"/>
          </w:rPr>
          <w:delText>empty</w:delText>
        </w:r>
      </w:del>
      <w:r w:rsidRPr="00E77497">
        <w:t>).</w:t>
      </w:r>
    </w:p>
    <w:p w14:paraId="43D3384B" w14:textId="77777777" w:rsidR="004C02EF" w:rsidRPr="00E77497" w:rsidRDefault="004C02EF" w:rsidP="00150A49">
      <w:pPr>
        <w:pStyle w:val="Alg2"/>
        <w:numPr>
          <w:ilvl w:val="0"/>
          <w:numId w:val="141"/>
        </w:numPr>
        <w:spacing w:after="220"/>
        <w:contextualSpacing/>
      </w:pPr>
      <w:r w:rsidRPr="00E77497">
        <w:t xml:space="preserve">Return </w:t>
      </w:r>
      <w:r w:rsidRPr="00E77497">
        <w:rPr>
          <w:i/>
        </w:rPr>
        <w:t>result</w:t>
      </w:r>
      <w:r w:rsidRPr="00E77497">
        <w:t>.</w:t>
      </w:r>
    </w:p>
    <w:p w14:paraId="19235BFB" w14:textId="77777777" w:rsidR="00BB761E" w:rsidRDefault="004C02EF" w:rsidP="004C02EF">
      <w:pPr>
        <w:pStyle w:val="1"/>
        <w:numPr>
          <w:ilvl w:val="0"/>
          <w:numId w:val="0"/>
        </w:numPr>
        <w:rPr>
          <w:ins w:id="23978" w:author="Rev 6 Allen Wirfs-Brock" w:date="2012-02-27T09:57:00Z"/>
        </w:rPr>
      </w:pPr>
      <w:bookmarkStart w:id="23979" w:name="_Toc235503471"/>
      <w:bookmarkStart w:id="23980" w:name="_Toc241509246"/>
      <w:bookmarkStart w:id="23981" w:name="_Toc244416733"/>
      <w:bookmarkStart w:id="23982" w:name="_Toc276631097"/>
      <w:bookmarkStart w:id="23983" w:name="_Toc336509578"/>
      <w:r w:rsidRPr="00E77497">
        <w:t>13</w:t>
      </w:r>
      <w:r w:rsidRPr="00E77497">
        <w:tab/>
      </w:r>
      <w:ins w:id="23984" w:author="Rev 6 Allen Wirfs-Brock" w:date="2012-02-27T09:57:00Z">
        <w:r w:rsidR="00BB761E">
          <w:t>Functions and Generators</w:t>
        </w:r>
        <w:bookmarkEnd w:id="23983"/>
      </w:ins>
    </w:p>
    <w:p w14:paraId="7C8C71A4" w14:textId="77777777" w:rsidR="004C02EF" w:rsidRPr="00E77497" w:rsidRDefault="00BB761E" w:rsidP="0027695A">
      <w:pPr>
        <w:pStyle w:val="20"/>
        <w:numPr>
          <w:ilvl w:val="0"/>
          <w:numId w:val="0"/>
        </w:numPr>
      </w:pPr>
      <w:bookmarkStart w:id="23985" w:name="_Toc336509579"/>
      <w:ins w:id="23986" w:author="Rev 6 Allen Wirfs-Brock" w:date="2012-02-27T09:58:00Z">
        <w:r>
          <w:t>13.1</w:t>
        </w:r>
        <w:r>
          <w:tab/>
        </w:r>
      </w:ins>
      <w:r w:rsidR="004C02EF" w:rsidRPr="00E77497">
        <w:t>Function Definition</w:t>
      </w:r>
      <w:bookmarkEnd w:id="23848"/>
      <w:bookmarkEnd w:id="23849"/>
      <w:bookmarkEnd w:id="23850"/>
      <w:bookmarkEnd w:id="23851"/>
      <w:bookmarkEnd w:id="23979"/>
      <w:bookmarkEnd w:id="23980"/>
      <w:bookmarkEnd w:id="23981"/>
      <w:bookmarkEnd w:id="23982"/>
      <w:ins w:id="23987" w:author="Rev 6 Allen Wirfs-Brock" w:date="2012-02-27T10:05:00Z">
        <w:r w:rsidR="00DA3106">
          <w:t>s</w:t>
        </w:r>
      </w:ins>
      <w:bookmarkEnd w:id="23985"/>
    </w:p>
    <w:p w14:paraId="32F08908" w14:textId="77777777" w:rsidR="004C02EF" w:rsidRPr="00E77497" w:rsidRDefault="004C02EF" w:rsidP="004C02EF">
      <w:pPr>
        <w:pStyle w:val="Syntax"/>
      </w:pPr>
      <w:r w:rsidRPr="00E77497">
        <w:t>Syntax</w:t>
      </w:r>
    </w:p>
    <w:p w14:paraId="50C5B379" w14:textId="77777777" w:rsidR="004C02EF" w:rsidRPr="00E77497" w:rsidRDefault="004C02EF" w:rsidP="004C02EF">
      <w:pPr>
        <w:pStyle w:val="SyntaxRule"/>
      </w:pPr>
      <w:r w:rsidRPr="00E77497">
        <w:t xml:space="preserve">FunctionDeclaration </w:t>
      </w:r>
      <w:r w:rsidRPr="00E77497">
        <w:rPr>
          <w:rFonts w:ascii="Arial" w:hAnsi="Arial"/>
          <w:b/>
          <w:i w:val="0"/>
        </w:rPr>
        <w:t>:</w:t>
      </w:r>
    </w:p>
    <w:p w14:paraId="4B83124E" w14:textId="77777777" w:rsidR="004C02EF" w:rsidRPr="00E77497" w:rsidRDefault="004C02EF" w:rsidP="004C02EF">
      <w:pPr>
        <w:pStyle w:val="SyntaxDefinition"/>
      </w:pPr>
      <w:r w:rsidRPr="00E77497">
        <w:rPr>
          <w:rFonts w:ascii="Courier New" w:hAnsi="Courier New"/>
          <w:b/>
          <w:i w:val="0"/>
        </w:rPr>
        <w:t>function</w:t>
      </w:r>
      <w:r w:rsidRPr="00E77497">
        <w:t xml:space="preserve"> </w:t>
      </w:r>
      <w:ins w:id="23988" w:author="Rev 3 Allen Wirfs-Brock" w:date="2011-09-02T09:31:00Z">
        <w:r w:rsidR="00AF72C7" w:rsidRPr="00E77497">
          <w:t>Binding</w:t>
        </w:r>
      </w:ins>
      <w:r w:rsidRPr="00E77497">
        <w:t xml:space="preserve">Identifier </w:t>
      </w:r>
      <w:r w:rsidRPr="00E77497">
        <w:rPr>
          <w:rFonts w:ascii="Courier New" w:hAnsi="Courier New"/>
          <w:b/>
          <w:i w:val="0"/>
        </w:rPr>
        <w:t>(</w:t>
      </w:r>
      <w:r w:rsidRPr="00E77497">
        <w:t xml:space="preserve"> FormalParameterList</w:t>
      </w:r>
      <w:del w:id="23989" w:author="Rev 4 Allen Wirfs-Brock" w:date="2011-10-18T10:36:00Z">
        <w:r w:rsidRPr="00E77497" w:rsidDel="00DE30CB">
          <w:rPr>
            <w:rFonts w:ascii="Arial" w:hAnsi="Arial" w:cs="Arial"/>
            <w:i w:val="0"/>
            <w:vertAlign w:val="subscript"/>
          </w:rPr>
          <w:delText>opt</w:delText>
        </w:r>
      </w:del>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7E622302" w14:textId="77777777" w:rsidR="004C02EF" w:rsidRPr="00E77497" w:rsidRDefault="004C02EF" w:rsidP="004C02EF">
      <w:pPr>
        <w:pStyle w:val="SyntaxRule"/>
      </w:pPr>
      <w:r w:rsidRPr="00E77497">
        <w:t xml:space="preserve">FunctionExpression </w:t>
      </w:r>
      <w:r w:rsidRPr="00E77497">
        <w:rPr>
          <w:rFonts w:ascii="Arial" w:hAnsi="Arial"/>
          <w:b/>
          <w:i w:val="0"/>
        </w:rPr>
        <w:t>:</w:t>
      </w:r>
    </w:p>
    <w:p w14:paraId="15E5FA6A" w14:textId="77777777" w:rsidR="004C02EF" w:rsidRPr="00E77497" w:rsidRDefault="004C02EF" w:rsidP="004C02EF">
      <w:pPr>
        <w:pStyle w:val="SyntaxDefinition"/>
      </w:pPr>
      <w:r w:rsidRPr="00E77497">
        <w:rPr>
          <w:rFonts w:ascii="Courier New" w:hAnsi="Courier New"/>
          <w:b/>
          <w:i w:val="0"/>
        </w:rPr>
        <w:t>function</w:t>
      </w:r>
      <w:r w:rsidRPr="00E77497">
        <w:t xml:space="preserve"> </w:t>
      </w:r>
      <w:ins w:id="23990" w:author="Rev 3 Allen Wirfs-Brock" w:date="2011-09-02T09:31:00Z">
        <w:r w:rsidR="00AF72C7" w:rsidRPr="00E77497">
          <w:t>Binding</w:t>
        </w:r>
      </w:ins>
      <w:r w:rsidRPr="00E77497">
        <w:t>Identifier</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FormalParameterList</w:t>
      </w:r>
      <w:del w:id="23991" w:author="Rev 4 Allen Wirfs-Brock" w:date="2011-10-18T10:36:00Z">
        <w:r w:rsidRPr="00E77497" w:rsidDel="00DE30CB">
          <w:rPr>
            <w:rFonts w:ascii="Arial" w:hAnsi="Arial" w:cs="Arial"/>
            <w:i w:val="0"/>
            <w:vertAlign w:val="subscript"/>
          </w:rPr>
          <w:delText>opt</w:delText>
        </w:r>
      </w:del>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32C4838F" w14:textId="77777777" w:rsidR="00521EAD" w:rsidRPr="00E77497" w:rsidRDefault="00521EAD" w:rsidP="00521EAD">
      <w:pPr>
        <w:pStyle w:val="SyntaxRule"/>
        <w:rPr>
          <w:ins w:id="23992" w:author="Allen Wirfs-Brock" w:date="2011-07-05T11:12:00Z"/>
        </w:rPr>
      </w:pPr>
      <w:ins w:id="23993" w:author="Allen Wirfs-Brock" w:date="2011-07-05T11:12:00Z">
        <w:r w:rsidRPr="00E77497">
          <w:t xml:space="preserve">FormalParameterList </w:t>
        </w:r>
        <w:r w:rsidRPr="00E77497">
          <w:rPr>
            <w:rFonts w:ascii="Arial" w:hAnsi="Arial"/>
            <w:b/>
            <w:i w:val="0"/>
          </w:rPr>
          <w:t>:</w:t>
        </w:r>
      </w:ins>
    </w:p>
    <w:p w14:paraId="37F7D0A1" w14:textId="77777777" w:rsidR="00521EAD" w:rsidRPr="00E77497" w:rsidRDefault="00DE30CB" w:rsidP="00521EAD">
      <w:pPr>
        <w:pStyle w:val="SyntaxDefinition"/>
        <w:rPr>
          <w:ins w:id="23994" w:author="Allen Wirfs-Brock" w:date="2011-07-05T11:12:00Z"/>
        </w:rPr>
      </w:pPr>
      <w:ins w:id="23995" w:author="Rev 4 Allen Wirfs-Brock" w:date="2011-10-18T10:33:00Z">
        <w:r w:rsidRPr="00C7794D">
          <w:rPr>
            <w:rFonts w:ascii="Arial" w:hAnsi="Arial" w:cs="Arial"/>
            <w:i w:val="0"/>
            <w:sz w:val="16"/>
            <w:szCs w:val="16"/>
          </w:rPr>
          <w:t>[empty]</w:t>
        </w:r>
        <w:r w:rsidRPr="004D1BD1">
          <w:rPr>
            <w:rFonts w:ascii="Courier New" w:hAnsi="Courier New" w:cs="Courier New"/>
            <w:b/>
            <w:i w:val="0"/>
          </w:rPr>
          <w:br/>
        </w:r>
      </w:ins>
      <w:ins w:id="23996" w:author="Rev 4 Allen Wirfs-Brock" w:date="2011-11-04T12:35:00Z">
        <w:r w:rsidR="008639FD" w:rsidRPr="004418C4">
          <w:t>Function</w:t>
        </w:r>
        <w:r w:rsidR="008639FD">
          <w:t>RestParameter</w:t>
        </w:r>
      </w:ins>
      <w:ins w:id="23997" w:author="Rev 3 Allen Wirfs-Brock" w:date="2011-09-02T09:32:00Z">
        <w:del w:id="23998" w:author="Rev 4 Allen Wirfs-Brock" w:date="2011-11-04T12:35:00Z">
          <w:r w:rsidR="00AF72C7" w:rsidRPr="003B4312" w:rsidDel="008639FD">
            <w:rPr>
              <w:rFonts w:ascii="Courier New" w:hAnsi="Courier New" w:cs="Courier New"/>
              <w:b/>
              <w:i w:val="0"/>
            </w:rPr>
            <w:delText>...</w:delText>
          </w:r>
        </w:del>
      </w:ins>
      <w:ins w:id="23999" w:author="Allen Wirfs-Brock" w:date="2011-07-05T11:12:00Z">
        <w:del w:id="24000" w:author="Rev 4 Allen Wirfs-Brock" w:date="2011-11-04T12:35:00Z">
          <w:r w:rsidR="00521EAD" w:rsidRPr="006B6D0A" w:rsidDel="008639FD">
            <w:delText xml:space="preserve"> Identifier</w:delText>
          </w:r>
        </w:del>
      </w:ins>
      <w:ins w:id="24001" w:author="Allen Wirfs-Brock" w:date="2011-07-05T11:13:00Z">
        <w:r w:rsidR="00521EAD" w:rsidRPr="006B6D0A">
          <w:br/>
          <w:t>FormalsList</w:t>
        </w:r>
      </w:ins>
      <w:ins w:id="24002" w:author="Allen Wirfs-Brock" w:date="2011-07-05T11:12:00Z">
        <w:r w:rsidR="00521EAD" w:rsidRPr="006B6D0A">
          <w:br/>
        </w:r>
      </w:ins>
      <w:ins w:id="24003" w:author="Allen Wirfs-Brock" w:date="2011-07-05T11:14:00Z">
        <w:r w:rsidR="00521EAD" w:rsidRPr="00E65A34">
          <w:t>FormalsList</w:t>
        </w:r>
      </w:ins>
      <w:ins w:id="24004" w:author="Allen Wirfs-Brock" w:date="2011-07-05T11:12:00Z">
        <w:r w:rsidR="00521EAD" w:rsidRPr="009C202C">
          <w:rPr>
            <w:rFonts w:ascii="Courier New" w:hAnsi="Courier New"/>
            <w:b/>
            <w:i w:val="0"/>
          </w:rPr>
          <w:t>,</w:t>
        </w:r>
      </w:ins>
      <w:ins w:id="24005" w:author="Allen Wirfs-Brock" w:date="2011-07-05T11:14:00Z">
        <w:r w:rsidR="00521EAD" w:rsidRPr="00B820AB">
          <w:rPr>
            <w:rFonts w:ascii="Courier New" w:hAnsi="Courier New"/>
            <w:b/>
            <w:i w:val="0"/>
          </w:rPr>
          <w:t xml:space="preserve"> </w:t>
        </w:r>
      </w:ins>
      <w:ins w:id="24006" w:author="Rev 4 Allen Wirfs-Brock" w:date="2011-11-04T12:35:00Z">
        <w:r w:rsidR="008639FD" w:rsidRPr="004418C4">
          <w:t>Function</w:t>
        </w:r>
        <w:r w:rsidR="008639FD">
          <w:t>RestParameter</w:t>
        </w:r>
      </w:ins>
      <w:ins w:id="24007" w:author="Rev 3 Allen Wirfs-Brock" w:date="2011-09-02T09:32:00Z">
        <w:del w:id="24008" w:author="Rev 4 Allen Wirfs-Brock" w:date="2011-11-04T12:35:00Z">
          <w:r w:rsidR="00AF72C7" w:rsidRPr="00675B74" w:rsidDel="008639FD">
            <w:rPr>
              <w:rFonts w:ascii="Courier New" w:hAnsi="Courier New" w:cs="Courier New"/>
              <w:b/>
              <w:i w:val="0"/>
            </w:rPr>
            <w:delText xml:space="preserve">... </w:delText>
          </w:r>
        </w:del>
      </w:ins>
      <w:ins w:id="24009" w:author="Allen Wirfs-Brock" w:date="2011-07-05T11:14:00Z">
        <w:del w:id="24010" w:author="Rev 4 Allen Wirfs-Brock" w:date="2011-11-04T12:35:00Z">
          <w:r w:rsidR="00521EAD" w:rsidRPr="00E77497" w:rsidDel="008639FD">
            <w:delText xml:space="preserve"> </w:delText>
          </w:r>
        </w:del>
      </w:ins>
      <w:ins w:id="24011" w:author="Allen Wirfs-Brock" w:date="2011-07-05T11:12:00Z">
        <w:del w:id="24012" w:author="Rev 4 Allen Wirfs-Brock" w:date="2011-11-04T12:35:00Z">
          <w:r w:rsidR="00521EAD" w:rsidRPr="00E77497" w:rsidDel="008639FD">
            <w:delText xml:space="preserve"> Identifier</w:delText>
          </w:r>
        </w:del>
      </w:ins>
    </w:p>
    <w:p w14:paraId="390B757F" w14:textId="77777777" w:rsidR="004C02EF" w:rsidRPr="00E77497" w:rsidRDefault="00521EAD" w:rsidP="004C02EF">
      <w:pPr>
        <w:pStyle w:val="SyntaxRule"/>
      </w:pPr>
      <w:ins w:id="24013" w:author="Allen Wirfs-Brock" w:date="2011-07-05T11:15:00Z">
        <w:r w:rsidRPr="00E77497">
          <w:t>FormalsList</w:t>
        </w:r>
      </w:ins>
      <w:ins w:id="24014" w:author="Allen Wirfs-Brock" w:date="2011-07-05T11:17:00Z">
        <w:r w:rsidRPr="00E77497">
          <w:t xml:space="preserve"> </w:t>
        </w:r>
      </w:ins>
      <w:del w:id="24015" w:author="Allen Wirfs-Brock" w:date="2011-07-05T11:15:00Z">
        <w:r w:rsidR="004C02EF" w:rsidRPr="00E77497" w:rsidDel="00521EAD">
          <w:delText xml:space="preserve">FormalParameterList </w:delText>
        </w:r>
      </w:del>
      <w:r w:rsidR="004C02EF" w:rsidRPr="00E77497">
        <w:rPr>
          <w:rFonts w:ascii="Arial" w:hAnsi="Arial"/>
          <w:b/>
          <w:i w:val="0"/>
        </w:rPr>
        <w:t>:</w:t>
      </w:r>
    </w:p>
    <w:p w14:paraId="07A76E25" w14:textId="77777777" w:rsidR="004C02EF" w:rsidRPr="00E77497" w:rsidRDefault="004C02EF" w:rsidP="004C02EF">
      <w:pPr>
        <w:pStyle w:val="SyntaxDefinition"/>
      </w:pPr>
      <w:del w:id="24016" w:author="Allen Wirfs-Brock" w:date="2011-07-05T11:17:00Z">
        <w:r w:rsidRPr="00E77497" w:rsidDel="00521EAD">
          <w:delText>Identifier</w:delText>
        </w:r>
      </w:del>
      <w:ins w:id="24017" w:author="Allen Wirfs-Brock" w:date="2011-07-05T11:17:00Z">
        <w:r w:rsidR="00521EAD" w:rsidRPr="00E77497">
          <w:t>FormalParameter</w:t>
        </w:r>
      </w:ins>
      <w:r w:rsidRPr="00E77497">
        <w:br/>
      </w:r>
      <w:ins w:id="24018" w:author="Allen Wirfs-Brock" w:date="2011-07-05T11:15:00Z">
        <w:r w:rsidR="00521EAD" w:rsidRPr="00E77497">
          <w:t>FormalsList</w:t>
        </w:r>
      </w:ins>
      <w:ins w:id="24019" w:author="Allen Wirfs-Brock" w:date="2011-07-05T11:17:00Z">
        <w:r w:rsidR="00521EAD" w:rsidRPr="00E77497">
          <w:t xml:space="preserve"> </w:t>
        </w:r>
      </w:ins>
      <w:del w:id="24020" w:author="Allen Wirfs-Brock" w:date="2011-07-05T11:15:00Z">
        <w:r w:rsidRPr="00E77497" w:rsidDel="00521EAD">
          <w:delText xml:space="preserve">FormalParameterList </w:delText>
        </w:r>
      </w:del>
      <w:r w:rsidRPr="00E77497">
        <w:rPr>
          <w:rFonts w:ascii="Courier New" w:hAnsi="Courier New"/>
          <w:b/>
          <w:i w:val="0"/>
        </w:rPr>
        <w:t>,</w:t>
      </w:r>
      <w:r w:rsidRPr="00E77497">
        <w:t xml:space="preserve"> </w:t>
      </w:r>
      <w:ins w:id="24021" w:author="Allen Wirfs-Brock" w:date="2011-07-05T11:17:00Z">
        <w:r w:rsidR="00521EAD" w:rsidRPr="00E77497">
          <w:t>FormalParameter</w:t>
        </w:r>
      </w:ins>
      <w:del w:id="24022" w:author="Allen Wirfs-Brock" w:date="2011-07-05T11:17:00Z">
        <w:r w:rsidRPr="00E77497" w:rsidDel="00521EAD">
          <w:delText>Identifier</w:delText>
        </w:r>
      </w:del>
    </w:p>
    <w:p w14:paraId="3D392F39" w14:textId="77777777" w:rsidR="008639FD" w:rsidRPr="004418C4" w:rsidRDefault="008639FD" w:rsidP="008639FD">
      <w:pPr>
        <w:pStyle w:val="SyntaxRule"/>
        <w:rPr>
          <w:ins w:id="24023" w:author="Rev 4 Allen Wirfs-Brock" w:date="2011-11-04T12:34:00Z"/>
        </w:rPr>
      </w:pPr>
      <w:ins w:id="24024" w:author="Rev 4 Allen Wirfs-Brock" w:date="2011-11-04T12:34:00Z">
        <w:r w:rsidRPr="004418C4">
          <w:t>Function</w:t>
        </w:r>
        <w:r>
          <w:t>RestParameter</w:t>
        </w:r>
        <w:r w:rsidRPr="004418C4">
          <w:t xml:space="preserve"> </w:t>
        </w:r>
        <w:r w:rsidRPr="004418C4">
          <w:rPr>
            <w:rFonts w:ascii="Arial" w:hAnsi="Arial"/>
            <w:b/>
            <w:i w:val="0"/>
          </w:rPr>
          <w:t>:</w:t>
        </w:r>
      </w:ins>
    </w:p>
    <w:p w14:paraId="55D576DF" w14:textId="77777777" w:rsidR="008639FD" w:rsidRPr="004418C4" w:rsidRDefault="008639FD" w:rsidP="008639FD">
      <w:pPr>
        <w:pStyle w:val="SyntaxDefinition"/>
        <w:rPr>
          <w:ins w:id="24025" w:author="Rev 4 Allen Wirfs-Brock" w:date="2011-11-04T12:34:00Z"/>
        </w:rPr>
      </w:pPr>
      <w:ins w:id="24026" w:author="Rev 4 Allen Wirfs-Brock" w:date="2011-11-04T12:35:00Z">
        <w:r w:rsidRPr="003B4312">
          <w:rPr>
            <w:rFonts w:ascii="Courier New" w:hAnsi="Courier New" w:cs="Courier New"/>
            <w:b/>
            <w:i w:val="0"/>
          </w:rPr>
          <w:t>...</w:t>
        </w:r>
        <w:r w:rsidRPr="006B6D0A">
          <w:t xml:space="preserve"> </w:t>
        </w:r>
      </w:ins>
      <w:ins w:id="24027" w:author="Rev 5 Allen Wirfs-Brock" w:date="2011-12-29T17:33:00Z">
        <w:r w:rsidR="004322E4">
          <w:t>Binding</w:t>
        </w:r>
      </w:ins>
      <w:ins w:id="24028" w:author="Rev 4 Allen Wirfs-Brock" w:date="2011-11-04T12:35:00Z">
        <w:r w:rsidRPr="006B6D0A">
          <w:t>Identifier</w:t>
        </w:r>
      </w:ins>
    </w:p>
    <w:p w14:paraId="793E28B1" w14:textId="77777777" w:rsidR="00521EAD" w:rsidRPr="00E77497" w:rsidRDefault="00521EAD" w:rsidP="00521EAD">
      <w:pPr>
        <w:pStyle w:val="SyntaxRule"/>
        <w:rPr>
          <w:ins w:id="24029" w:author="Allen Wirfs-Brock" w:date="2011-07-05T11:16:00Z"/>
        </w:rPr>
      </w:pPr>
      <w:ins w:id="24030" w:author="Allen Wirfs-Brock" w:date="2011-07-05T11:17:00Z">
        <w:r w:rsidRPr="00675B74">
          <w:t>Formal</w:t>
        </w:r>
        <w:r w:rsidRPr="00E77497">
          <w:t xml:space="preserve">Parameter </w:t>
        </w:r>
      </w:ins>
      <w:ins w:id="24031" w:author="Allen Wirfs-Brock" w:date="2011-07-05T11:16:00Z">
        <w:r w:rsidRPr="00E77497">
          <w:rPr>
            <w:rFonts w:ascii="Arial" w:hAnsi="Arial"/>
            <w:b/>
            <w:i w:val="0"/>
          </w:rPr>
          <w:t>:</w:t>
        </w:r>
      </w:ins>
    </w:p>
    <w:p w14:paraId="60AC0CC7" w14:textId="77777777" w:rsidR="00521EAD" w:rsidRPr="00E77497" w:rsidRDefault="00AF72C7" w:rsidP="00521EAD">
      <w:pPr>
        <w:pStyle w:val="SyntaxDefinition"/>
        <w:rPr>
          <w:ins w:id="24032" w:author="Allen Wirfs-Brock" w:date="2011-07-05T11:16:00Z"/>
        </w:rPr>
      </w:pPr>
      <w:ins w:id="24033" w:author="Rev 3 Allen Wirfs-Brock" w:date="2011-09-02T09:33:00Z">
        <w:del w:id="24034" w:author="Rev 4 Allen Wirfs-Brock" w:date="2011-11-06T12:42:00Z">
          <w:r w:rsidRPr="00E77497" w:rsidDel="00860028">
            <w:delText>Binding</w:delText>
          </w:r>
        </w:del>
      </w:ins>
      <w:ins w:id="24035" w:author="Allen Wirfs-Brock" w:date="2011-07-05T11:16:00Z">
        <w:del w:id="24036" w:author="Rev 4 Allen Wirfs-Brock" w:date="2011-11-06T12:42:00Z">
          <w:r w:rsidR="00521EAD" w:rsidRPr="00E77497" w:rsidDel="00860028">
            <w:delText>Identifier</w:delText>
          </w:r>
        </w:del>
      </w:ins>
      <w:ins w:id="24037" w:author="Allen Wirfs-Brock" w:date="2011-07-05T11:22:00Z">
        <w:del w:id="24038" w:author="Rev 4 Allen Wirfs-Brock" w:date="2011-11-06T12:42:00Z">
          <w:r w:rsidR="00521EAD" w:rsidRPr="00E77497" w:rsidDel="00860028">
            <w:delText xml:space="preserve"> Initialiser</w:delText>
          </w:r>
          <w:r w:rsidR="00521EAD" w:rsidRPr="00E77497" w:rsidDel="00860028">
            <w:rPr>
              <w:rFonts w:ascii="Arial" w:hAnsi="Arial" w:cs="Arial"/>
              <w:i w:val="0"/>
              <w:vertAlign w:val="subscript"/>
            </w:rPr>
            <w:delText>opt</w:delText>
          </w:r>
        </w:del>
      </w:ins>
      <w:ins w:id="24039" w:author="Allen Wirfs-Brock" w:date="2011-07-05T11:16:00Z">
        <w:del w:id="24040" w:author="Rev 4 Allen Wirfs-Brock" w:date="2011-11-06T12:42:00Z">
          <w:r w:rsidR="00521EAD" w:rsidRPr="00E77497" w:rsidDel="00860028">
            <w:br/>
          </w:r>
        </w:del>
      </w:ins>
      <w:ins w:id="24041" w:author="Allen Wirfs-Brock" w:date="2011-07-05T11:21:00Z">
        <w:r w:rsidR="00521EAD" w:rsidRPr="00E77497">
          <w:t>Binding</w:t>
        </w:r>
        <w:del w:id="24042" w:author="Rev 4 Allen Wirfs-Brock" w:date="2011-11-06T12:42:00Z">
          <w:r w:rsidR="00521EAD" w:rsidRPr="00E77497" w:rsidDel="00860028">
            <w:delText>Patter</w:delText>
          </w:r>
        </w:del>
      </w:ins>
      <w:ins w:id="24043" w:author="Allen Wirfs-Brock" w:date="2011-07-05T13:22:00Z">
        <w:del w:id="24044" w:author="Rev 4 Allen Wirfs-Brock" w:date="2011-11-06T12:42:00Z">
          <w:r w:rsidR="00B11FED" w:rsidRPr="00E77497" w:rsidDel="00860028">
            <w:delText>n</w:delText>
          </w:r>
        </w:del>
      </w:ins>
      <w:ins w:id="24045" w:author="Rev 4 Allen Wirfs-Brock" w:date="2011-11-06T12:42:00Z">
        <w:r w:rsidR="00860028">
          <w:t>Element</w:t>
        </w:r>
      </w:ins>
      <w:ins w:id="24046" w:author="Allen Wirfs-Brock" w:date="2011-07-05T11:21:00Z">
        <w:r w:rsidR="00521EAD" w:rsidRPr="00E77497">
          <w:t xml:space="preserve"> </w:t>
        </w:r>
      </w:ins>
      <w:ins w:id="24047" w:author="Allen Wirfs-Brock" w:date="2011-07-05T11:20:00Z">
        <w:del w:id="24048" w:author="Rev 4 Allen Wirfs-Brock" w:date="2011-11-06T12:42:00Z">
          <w:r w:rsidR="00521EAD" w:rsidRPr="00E77497" w:rsidDel="00860028">
            <w:delText>Initialiser</w:delText>
          </w:r>
        </w:del>
      </w:ins>
      <w:ins w:id="24049" w:author="Allen Wirfs-Brock" w:date="2011-07-05T11:21:00Z">
        <w:del w:id="24050" w:author="Rev 4 Allen Wirfs-Brock" w:date="2011-11-06T12:42:00Z">
          <w:r w:rsidR="00521EAD" w:rsidRPr="00E77497" w:rsidDel="00860028">
            <w:rPr>
              <w:rFonts w:ascii="Arial" w:hAnsi="Arial" w:cs="Arial"/>
              <w:i w:val="0"/>
              <w:vertAlign w:val="subscript"/>
            </w:rPr>
            <w:delText>opt</w:delText>
          </w:r>
        </w:del>
      </w:ins>
    </w:p>
    <w:p w14:paraId="43731F82" w14:textId="77777777" w:rsidR="004C02EF" w:rsidRPr="00E77497" w:rsidRDefault="004C02EF" w:rsidP="004C02EF">
      <w:pPr>
        <w:pStyle w:val="SyntaxRule"/>
      </w:pPr>
      <w:r w:rsidRPr="00E77497">
        <w:t xml:space="preserve">FunctionBody </w:t>
      </w:r>
      <w:r w:rsidRPr="00E77497">
        <w:rPr>
          <w:rFonts w:ascii="Arial" w:hAnsi="Arial"/>
          <w:b/>
          <w:i w:val="0"/>
        </w:rPr>
        <w:t>:</w:t>
      </w:r>
    </w:p>
    <w:p w14:paraId="328CA9AD" w14:textId="77777777" w:rsidR="004C02EF" w:rsidRPr="00E77497" w:rsidRDefault="0004187D" w:rsidP="004C02EF">
      <w:pPr>
        <w:pStyle w:val="SyntaxDefinition"/>
      </w:pPr>
      <w:ins w:id="24051" w:author="Rev 4 Allen Wirfs-Brock" w:date="2011-10-07T15:07:00Z">
        <w:r w:rsidRPr="00E77497">
          <w:t>StatementList</w:t>
        </w:r>
        <w:r w:rsidRPr="00E77497">
          <w:rPr>
            <w:rFonts w:ascii="Arial" w:hAnsi="Arial"/>
            <w:i w:val="0"/>
            <w:vertAlign w:val="subscript"/>
          </w:rPr>
          <w:t>opt</w:t>
        </w:r>
        <w:r w:rsidRPr="00E77497">
          <w:t xml:space="preserve"> </w:t>
        </w:r>
      </w:ins>
      <w:del w:id="24052" w:author="Rev 4 Allen Wirfs-Brock" w:date="2011-10-07T15:07:00Z">
        <w:r w:rsidR="004C02EF" w:rsidRPr="00E77497" w:rsidDel="0004187D">
          <w:delText>SourceElements</w:delText>
        </w:r>
        <w:r w:rsidR="004C02EF" w:rsidRPr="00E77497" w:rsidDel="0004187D">
          <w:rPr>
            <w:rFonts w:ascii="Arial" w:hAnsi="Arial" w:cs="Arial"/>
            <w:i w:val="0"/>
            <w:vertAlign w:val="subscript"/>
          </w:rPr>
          <w:delText>opt</w:delText>
        </w:r>
      </w:del>
    </w:p>
    <w:p w14:paraId="59561774" w14:textId="77777777" w:rsidR="0009072F" w:rsidRPr="00E77497" w:rsidDel="004322E4" w:rsidRDefault="0009072F" w:rsidP="0009072F">
      <w:pPr>
        <w:pStyle w:val="Note"/>
        <w:rPr>
          <w:ins w:id="24053" w:author="Rev 3 Allen Wirfs-Brock" w:date="2011-09-21T09:34:00Z"/>
          <w:del w:id="24054" w:author="Rev 5 Allen Wirfs-Brock" w:date="2011-12-29T17:36:00Z"/>
        </w:rPr>
      </w:pPr>
      <w:ins w:id="24055" w:author="Rev 3 Allen Wirfs-Brock" w:date="2011-09-21T09:34:00Z">
        <w:del w:id="24056" w:author="Rev 5 Allen Wirfs-Brock" w:date="2011-12-29T17:36:00Z">
          <w:r w:rsidRPr="00E77497" w:rsidDel="004322E4">
            <w:delText>NOTE</w:delText>
          </w:r>
          <w:r w:rsidRPr="00E77497" w:rsidDel="004322E4">
            <w:tab/>
            <w:delText>The</w:delText>
          </w:r>
          <w:r w:rsidR="007C5880" w:rsidRPr="00E77497" w:rsidDel="004322E4">
            <w:delText xml:space="preserve"> identifier of a rest parameter is specified as an </w:delText>
          </w:r>
          <w:r w:rsidR="007C5880" w:rsidRPr="00E77497" w:rsidDel="004322E4">
            <w:rPr>
              <w:rFonts w:ascii="Times New Roman" w:hAnsi="Times New Roman"/>
              <w:i/>
            </w:rPr>
            <w:delText>Identifier</w:delText>
          </w:r>
          <w:r w:rsidR="007C5880" w:rsidRPr="00E77497" w:rsidDel="004322E4">
            <w:delText xml:space="preserve"> rather than a </w:delText>
          </w:r>
          <w:r w:rsidR="007C5880" w:rsidRPr="00E77497" w:rsidDel="004322E4">
            <w:rPr>
              <w:rFonts w:ascii="Times New Roman" w:hAnsi="Times New Roman"/>
              <w:i/>
            </w:rPr>
            <w:delText>BindingIdentifier</w:delText>
          </w:r>
          <w:r w:rsidR="007C5880" w:rsidRPr="00E77497" w:rsidDel="004322E4">
            <w:delText xml:space="preserve"> because it may be the the identifier </w:delText>
          </w:r>
          <w:r w:rsidR="007C5880" w:rsidRPr="00E77497" w:rsidDel="004322E4">
            <w:rPr>
              <w:rFonts w:ascii="Courier New" w:hAnsi="Courier New" w:cs="Courier New"/>
              <w:b/>
            </w:rPr>
            <w:delText>arguments</w:delText>
          </w:r>
          <w:r w:rsidR="007C5880" w:rsidRPr="00E77497" w:rsidDel="004322E4">
            <w:delText>.</w:delText>
          </w:r>
          <w:r w:rsidRPr="00E77497" w:rsidDel="004322E4">
            <w:delText>.</w:delText>
          </w:r>
        </w:del>
      </w:ins>
    </w:p>
    <w:p w14:paraId="56CEB387" w14:textId="77777777" w:rsidR="00F22CBA" w:rsidRPr="00E77497" w:rsidRDefault="00F22CBA" w:rsidP="00F22CBA">
      <w:pPr>
        <w:pStyle w:val="40"/>
        <w:numPr>
          <w:ilvl w:val="0"/>
          <w:numId w:val="0"/>
        </w:numPr>
        <w:rPr>
          <w:ins w:id="24057" w:author="Rev 4 Allen Wirfs-Brock" w:date="2011-10-16T15:12:00Z"/>
        </w:rPr>
      </w:pPr>
      <w:ins w:id="24058" w:author="Rev 4 Allen Wirfs-Brock" w:date="2011-10-16T15:12:00Z">
        <w:r w:rsidRPr="00E77497">
          <w:t>Static Semantics</w:t>
        </w:r>
      </w:ins>
    </w:p>
    <w:p w14:paraId="52CA1B95" w14:textId="77777777" w:rsidR="00F22CBA" w:rsidRPr="00E77497" w:rsidRDefault="00C9049C" w:rsidP="00F22CBA">
      <w:pPr>
        <w:rPr>
          <w:ins w:id="24059" w:author="Rev 4 Allen Wirfs-Brock" w:date="2011-10-16T15:12:00Z"/>
          <w:rFonts w:ascii="Helvetica" w:hAnsi="Helvetica"/>
          <w:b/>
        </w:rPr>
      </w:pPr>
      <w:ins w:id="24060" w:author="Rev 4 Allen Wirfs-Brock" w:date="2011-10-20T10:21:00Z">
        <w:r w:rsidRPr="00E77497">
          <w:rPr>
            <w:rFonts w:ascii="Helvetica" w:hAnsi="Helvetica"/>
            <w:b/>
          </w:rPr>
          <w:t xml:space="preserve">Static Semantics:  </w:t>
        </w:r>
      </w:ins>
      <w:ins w:id="24061" w:author="Rev 4 Allen Wirfs-Brock" w:date="2011-10-16T15:12:00Z">
        <w:r w:rsidR="00F22CBA" w:rsidRPr="00E77497">
          <w:rPr>
            <w:rFonts w:ascii="Helvetica" w:hAnsi="Helvetica"/>
            <w:b/>
          </w:rPr>
          <w:t>Early Errors</w:t>
        </w:r>
      </w:ins>
    </w:p>
    <w:p w14:paraId="2E90FF4B" w14:textId="77777777" w:rsidR="004C02EF" w:rsidRPr="00E77497" w:rsidDel="00F22CBA" w:rsidRDefault="004C02EF" w:rsidP="004C02EF">
      <w:pPr>
        <w:pStyle w:val="Syntax"/>
        <w:rPr>
          <w:del w:id="24062" w:author="Rev 4 Allen Wirfs-Brock" w:date="2011-10-16T15:12:00Z"/>
        </w:rPr>
      </w:pPr>
      <w:del w:id="24063" w:author="Rev 4 Allen Wirfs-Brock" w:date="2011-10-16T15:12:00Z">
        <w:r w:rsidRPr="00E77497" w:rsidDel="00F22CBA">
          <w:delText>Semantics</w:delText>
        </w:r>
      </w:del>
    </w:p>
    <w:p w14:paraId="0B9EA3C3" w14:textId="77777777" w:rsidR="005A7DC0" w:rsidRPr="00E77497" w:rsidRDefault="005A7DC0" w:rsidP="002B1CE2">
      <w:pPr>
        <w:jc w:val="left"/>
        <w:rPr>
          <w:ins w:id="24064" w:author="Rev 4 Allen Wirfs-Brock" w:date="2011-10-07T16:10:00Z"/>
        </w:rPr>
      </w:pPr>
      <w:bookmarkStart w:id="24065" w:name="_Toc375031212"/>
      <w:bookmarkStart w:id="24066" w:name="_Toc381513724"/>
      <w:bookmarkStart w:id="24067" w:name="_Toc382212246"/>
      <w:bookmarkStart w:id="24068" w:name="_Toc382212809"/>
      <w:bookmarkStart w:id="24069" w:name="_Toc382291591"/>
      <w:bookmarkStart w:id="24070" w:name="_Toc385672240"/>
      <w:bookmarkStart w:id="24071" w:name="_Ref386878660"/>
      <w:bookmarkStart w:id="24072" w:name="_Toc393690344"/>
      <w:ins w:id="24073" w:author="Rev 4 Allen Wirfs-Brock" w:date="2011-10-07T16:11:00Z">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FormalParameterList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br/>
        </w:r>
      </w:ins>
      <w:ins w:id="24074" w:author="Rev 4 Allen Wirfs-Brock" w:date="2011-10-07T16:25:00Z">
        <w:r w:rsidR="002B1CE2" w:rsidRPr="00E77497">
          <w:t>and</w:t>
        </w:r>
      </w:ins>
      <w:ins w:id="24075" w:author="Rev 4 Allen Wirfs-Brock" w:date="2011-10-07T16:26:00Z">
        <w:r w:rsidR="002B1CE2" w:rsidRPr="00E77497">
          <w:br/>
        </w:r>
        <w:r w:rsidR="002B1CE2" w:rsidRPr="00E77497">
          <w:rPr>
            <w:rFonts w:ascii="Times New Roman" w:hAnsi="Times New Roman"/>
            <w:i/>
          </w:rPr>
          <w:t>FunctionExpression</w:t>
        </w:r>
        <w:r w:rsidR="002B1CE2" w:rsidRPr="00E77497">
          <w:t xml:space="preserve"> </w:t>
        </w:r>
        <w:r w:rsidR="002B1CE2" w:rsidRPr="00E77497">
          <w:rPr>
            <w:b/>
          </w:rPr>
          <w:t>:</w:t>
        </w:r>
      </w:ins>
      <w:ins w:id="24076" w:author="Rev 4 Allen Wirfs-Brock" w:date="2011-10-07T16:27:00Z">
        <w:r w:rsidR="002B1CE2" w:rsidRPr="00E77497">
          <w:rPr>
            <w:b/>
          </w:rPr>
          <w:t xml:space="preserve"> </w:t>
        </w:r>
        <w:r w:rsidR="002B1CE2" w:rsidRPr="00E77497">
          <w:rPr>
            <w:rFonts w:ascii="Courier New" w:hAnsi="Courier New"/>
            <w:b/>
          </w:rPr>
          <w:t>function</w:t>
        </w:r>
        <w:r w:rsidR="002B1CE2" w:rsidRPr="00E77497">
          <w:t xml:space="preserve"> </w:t>
        </w:r>
        <w:r w:rsidR="002B1CE2" w:rsidRPr="00E77497">
          <w:rPr>
            <w:rFonts w:ascii="Times New Roman" w:hAnsi="Times New Roman"/>
            <w:i/>
          </w:rPr>
          <w:t>BindingIdentifier</w:t>
        </w:r>
        <w:r w:rsidR="002B1CE2" w:rsidRPr="00E77497">
          <w:rPr>
            <w:rFonts w:cs="Arial"/>
            <w:vertAlign w:val="subscript"/>
          </w:rPr>
          <w:t>opt</w:t>
        </w:r>
        <w:r w:rsidR="002B1CE2" w:rsidRPr="00E77497">
          <w:rPr>
            <w:rFonts w:ascii="Times New Roman" w:hAnsi="Times New Roman"/>
            <w:i/>
          </w:rPr>
          <w:t xml:space="preserve"> </w:t>
        </w:r>
        <w:r w:rsidR="002B1CE2" w:rsidRPr="00E77497">
          <w:rPr>
            <w:rFonts w:ascii="Courier New" w:hAnsi="Courier New"/>
            <w:b/>
          </w:rPr>
          <w:t>(</w:t>
        </w:r>
        <w:r w:rsidR="002B1CE2" w:rsidRPr="00E77497">
          <w:rPr>
            <w:rFonts w:ascii="Times New Roman" w:hAnsi="Times New Roman"/>
            <w:i/>
          </w:rPr>
          <w:t xml:space="preserve"> FormalParameterList </w:t>
        </w:r>
        <w:r w:rsidR="002B1CE2" w:rsidRPr="00E77497">
          <w:rPr>
            <w:rFonts w:ascii="Courier New" w:hAnsi="Courier New"/>
            <w:b/>
          </w:rPr>
          <w:t>)</w:t>
        </w:r>
        <w:r w:rsidR="002B1CE2" w:rsidRPr="00E77497">
          <w:t xml:space="preserve"> </w:t>
        </w:r>
        <w:r w:rsidR="002B1CE2" w:rsidRPr="00E77497">
          <w:rPr>
            <w:rFonts w:ascii="Courier New" w:hAnsi="Courier New"/>
            <w:b/>
          </w:rPr>
          <w:t>{</w:t>
        </w:r>
        <w:r w:rsidR="002B1CE2" w:rsidRPr="00E77497">
          <w:t xml:space="preserve"> </w:t>
        </w:r>
        <w:r w:rsidR="002B1CE2" w:rsidRPr="00E77497">
          <w:rPr>
            <w:rFonts w:ascii="Times New Roman" w:hAnsi="Times New Roman"/>
            <w:i/>
          </w:rPr>
          <w:t>FunctionBody</w:t>
        </w:r>
        <w:r w:rsidR="002B1CE2" w:rsidRPr="00E77497">
          <w:t xml:space="preserve"> </w:t>
        </w:r>
        <w:r w:rsidR="002B1CE2" w:rsidRPr="00E77497">
          <w:rPr>
            <w:rFonts w:ascii="Courier New" w:hAnsi="Courier New"/>
            <w:b/>
          </w:rPr>
          <w:t>}</w:t>
        </w:r>
      </w:ins>
    </w:p>
    <w:p w14:paraId="5FFD1634" w14:textId="77777777" w:rsidR="005A7DC0" w:rsidRPr="00E77497" w:rsidDel="00650D6A" w:rsidRDefault="005A7DC0" w:rsidP="00FE5F37">
      <w:pPr>
        <w:numPr>
          <w:ilvl w:val="0"/>
          <w:numId w:val="737"/>
        </w:numPr>
        <w:spacing w:after="220"/>
        <w:contextualSpacing/>
        <w:rPr>
          <w:ins w:id="24077" w:author="Rev 4 Allen Wirfs-Brock" w:date="2011-10-07T16:10:00Z"/>
          <w:del w:id="24078" w:author="Rev 6 Allen Wirfs-Brock" w:date="2012-02-27T16:19:00Z"/>
        </w:rPr>
      </w:pPr>
      <w:commentRangeStart w:id="24079"/>
      <w:ins w:id="24080" w:author="Rev 4 Allen Wirfs-Brock" w:date="2011-10-07T16:10:00Z">
        <w:del w:id="24081" w:author="Rev 6 Allen Wirfs-Brock" w:date="2012-02-27T16:19:00Z">
          <w:r w:rsidRPr="00E77497" w:rsidDel="00650D6A">
            <w:delText>It is a Syntax Error if the source code matching this production is extended code and</w:delText>
          </w:r>
          <w:r w:rsidRPr="00E77497" w:rsidDel="00650D6A">
            <w:rPr>
              <w:rFonts w:ascii="Times New Roman" w:eastAsia="Times New Roman" w:hAnsi="Times New Roman"/>
              <w:spacing w:val="6"/>
              <w:lang w:eastAsia="en-US"/>
            </w:rPr>
            <w:delText xml:space="preserve"> </w:delText>
          </w:r>
          <w:r w:rsidRPr="00E77497" w:rsidDel="00650D6A">
            <w:delText xml:space="preserve">the </w:delText>
          </w:r>
        </w:del>
      </w:ins>
      <w:ins w:id="24082" w:author="Rev 4 Allen Wirfs-Brock" w:date="2011-10-07T16:15:00Z">
        <w:del w:id="24083" w:author="Rev 6 Allen Wirfs-Brock" w:date="2012-02-27T16:19:00Z">
          <w:r w:rsidR="00B35571" w:rsidRPr="00E77497" w:rsidDel="00650D6A">
            <w:delText>Bound</w:delText>
          </w:r>
        </w:del>
      </w:ins>
      <w:ins w:id="24084" w:author="Rev 4 Allen Wirfs-Brock" w:date="2011-10-07T16:10:00Z">
        <w:del w:id="24085" w:author="Rev 6 Allen Wirfs-Brock" w:date="2012-02-27T16:19:00Z">
          <w:r w:rsidRPr="00E77497" w:rsidDel="00650D6A">
            <w:delText xml:space="preserve">Names of </w:delText>
          </w:r>
        </w:del>
      </w:ins>
      <w:ins w:id="24086" w:author="Rev 4 Allen Wirfs-Brock" w:date="2011-10-07T16:15:00Z">
        <w:del w:id="24087" w:author="Rev 6 Allen Wirfs-Brock" w:date="2012-02-27T16:19:00Z">
          <w:r w:rsidR="00B35571" w:rsidRPr="00E77497" w:rsidDel="00650D6A">
            <w:rPr>
              <w:rFonts w:ascii="Times New Roman" w:hAnsi="Times New Roman"/>
              <w:i/>
            </w:rPr>
            <w:delText>BindingIdentifier</w:delText>
          </w:r>
        </w:del>
      </w:ins>
      <w:ins w:id="24088" w:author="Rev 4 Allen Wirfs-Brock" w:date="2011-10-07T16:10:00Z">
        <w:del w:id="24089" w:author="Rev 6 Allen Wirfs-Brock" w:date="2012-02-27T16:19:00Z">
          <w:r w:rsidRPr="00E77497" w:rsidDel="00650D6A">
            <w:delText xml:space="preserve"> </w:delText>
          </w:r>
        </w:del>
      </w:ins>
      <w:ins w:id="24090" w:author="Rev 4 Allen Wirfs-Brock" w:date="2011-10-07T16:16:00Z">
        <w:del w:id="24091" w:author="Rev 6 Allen Wirfs-Brock" w:date="2012-02-27T16:19:00Z">
          <w:r w:rsidR="00B35571" w:rsidRPr="00E77497" w:rsidDel="00650D6A">
            <w:delText xml:space="preserve">also occurs in the VarDeclaredNames of </w:delText>
          </w:r>
          <w:r w:rsidR="00B35571" w:rsidRPr="00E77497" w:rsidDel="00650D6A">
            <w:rPr>
              <w:rFonts w:ascii="Times New Roman" w:hAnsi="Times New Roman"/>
              <w:i/>
            </w:rPr>
            <w:delText>FunctionBody</w:delText>
          </w:r>
          <w:r w:rsidR="00B35571" w:rsidRPr="00E77497" w:rsidDel="00650D6A">
            <w:delText>.</w:delText>
          </w:r>
        </w:del>
      </w:ins>
    </w:p>
    <w:p w14:paraId="0B49A2BC" w14:textId="77777777" w:rsidR="00B35571" w:rsidRPr="00E77497" w:rsidDel="00650D6A" w:rsidRDefault="00B35571" w:rsidP="00FE5F37">
      <w:pPr>
        <w:numPr>
          <w:ilvl w:val="0"/>
          <w:numId w:val="737"/>
        </w:numPr>
        <w:spacing w:after="220"/>
        <w:contextualSpacing/>
        <w:rPr>
          <w:ins w:id="24092" w:author="Rev 4 Allen Wirfs-Brock" w:date="2011-10-07T16:17:00Z"/>
          <w:del w:id="24093" w:author="Rev 6 Allen Wirfs-Brock" w:date="2012-02-27T16:20:00Z"/>
        </w:rPr>
      </w:pPr>
      <w:ins w:id="24094" w:author="Rev 4 Allen Wirfs-Brock" w:date="2011-10-07T16:17:00Z">
        <w:del w:id="24095" w:author="Rev 6 Allen Wirfs-Brock" w:date="2012-02-27T16:20:00Z">
          <w:r w:rsidRPr="00E77497" w:rsidDel="00650D6A">
            <w:delText>It is a Syntax Error if the source code matching this production is extended code and</w:delText>
          </w:r>
          <w:r w:rsidRPr="00E77497" w:rsidDel="00650D6A">
            <w:rPr>
              <w:rFonts w:ascii="Times New Roman" w:eastAsia="Times New Roman" w:hAnsi="Times New Roman"/>
              <w:spacing w:val="6"/>
              <w:lang w:eastAsia="en-US"/>
            </w:rPr>
            <w:delText xml:space="preserve"> </w:delText>
          </w:r>
          <w:r w:rsidRPr="00E77497" w:rsidDel="00650D6A">
            <w:delText xml:space="preserve">the BoundNames of </w:delText>
          </w:r>
          <w:r w:rsidRPr="00E77497" w:rsidDel="00650D6A">
            <w:rPr>
              <w:rFonts w:ascii="Times New Roman" w:hAnsi="Times New Roman"/>
              <w:i/>
            </w:rPr>
            <w:delText>BindingIdentifier</w:delText>
          </w:r>
          <w:r w:rsidRPr="00E77497" w:rsidDel="00650D6A">
            <w:delText xml:space="preserve"> also occurs in the LexicallyDeclaredNames of </w:delText>
          </w:r>
          <w:r w:rsidRPr="00E77497" w:rsidDel="00650D6A">
            <w:rPr>
              <w:rFonts w:ascii="Times New Roman" w:hAnsi="Times New Roman"/>
              <w:i/>
            </w:rPr>
            <w:delText>FunctionBody</w:delText>
          </w:r>
          <w:r w:rsidRPr="00E77497" w:rsidDel="00650D6A">
            <w:delText>.</w:delText>
          </w:r>
        </w:del>
      </w:ins>
    </w:p>
    <w:p w14:paraId="22F4B19C" w14:textId="77777777" w:rsidR="005A7DC0" w:rsidRPr="00E77497" w:rsidDel="00CD24F8" w:rsidRDefault="005A7DC0" w:rsidP="00FE5F37">
      <w:pPr>
        <w:numPr>
          <w:ilvl w:val="0"/>
          <w:numId w:val="737"/>
        </w:numPr>
        <w:spacing w:after="220"/>
        <w:contextualSpacing/>
        <w:rPr>
          <w:ins w:id="24096" w:author="Rev 4 Allen Wirfs-Brock" w:date="2011-10-07T16:20:00Z"/>
          <w:del w:id="24097" w:author="Rev 7 Allen Wirfs-Brock" w:date="2012-04-17T12:45:00Z"/>
        </w:rPr>
      </w:pPr>
      <w:ins w:id="24098" w:author="Rev 4 Allen Wirfs-Brock" w:date="2011-10-07T16:10:00Z">
        <w:del w:id="24099" w:author="Rev 7 Allen Wirfs-Brock" w:date="2012-04-17T12:45:00Z">
          <w:r w:rsidRPr="00E77497" w:rsidDel="00CD24F8">
            <w:delText>It is a Syntax Error if the source code matching this production is extended code and</w:delText>
          </w:r>
          <w:r w:rsidRPr="00E77497" w:rsidDel="00CD24F8">
            <w:rPr>
              <w:rFonts w:ascii="Times New Roman" w:eastAsia="Times New Roman" w:hAnsi="Times New Roman"/>
              <w:spacing w:val="6"/>
              <w:lang w:eastAsia="en-US"/>
            </w:rPr>
            <w:delText xml:space="preserve"> </w:delText>
          </w:r>
          <w:r w:rsidRPr="00E77497" w:rsidDel="00CD24F8">
            <w:delText xml:space="preserve">any element of the </w:delText>
          </w:r>
          <w:r w:rsidRPr="00184B2F" w:rsidDel="00CD24F8">
            <w:rPr>
              <w:rFonts w:ascii="Times New Roman" w:hAnsi="Times New Roman"/>
            </w:rPr>
            <w:delText>LexicallyDeclaredNames</w:delText>
          </w:r>
          <w:r w:rsidRPr="00E77497" w:rsidDel="00CD24F8">
            <w:delText xml:space="preserve"> of </w:delText>
          </w:r>
        </w:del>
      </w:ins>
      <w:ins w:id="24100" w:author="Rev 4 Allen Wirfs-Brock" w:date="2011-10-07T16:22:00Z">
        <w:del w:id="24101" w:author="Rev 7 Allen Wirfs-Brock" w:date="2012-04-17T12:45:00Z">
          <w:r w:rsidR="007931B3" w:rsidRPr="00E77497" w:rsidDel="00CD24F8">
            <w:rPr>
              <w:rFonts w:ascii="Times New Roman" w:hAnsi="Times New Roman"/>
              <w:i/>
            </w:rPr>
            <w:delText>FormalParameterList</w:delText>
          </w:r>
          <w:r w:rsidR="007931B3" w:rsidRPr="00E77497" w:rsidDel="00CD24F8">
            <w:delText xml:space="preserve"> </w:delText>
          </w:r>
        </w:del>
      </w:ins>
      <w:ins w:id="24102" w:author="Rev 4 Allen Wirfs-Brock" w:date="2011-10-07T16:10:00Z">
        <w:del w:id="24103" w:author="Rev 7 Allen Wirfs-Brock" w:date="2012-04-17T12:45:00Z">
          <w:r w:rsidRPr="00E77497" w:rsidDel="00CD24F8">
            <w:delText xml:space="preserve">also occurs in the </w:delText>
          </w:r>
          <w:r w:rsidRPr="00184B2F" w:rsidDel="00CD24F8">
            <w:rPr>
              <w:rFonts w:ascii="Times New Roman" w:hAnsi="Times New Roman"/>
            </w:rPr>
            <w:delText>VarDeclaredNames</w:delText>
          </w:r>
          <w:r w:rsidRPr="00E77497" w:rsidDel="00CD24F8">
            <w:delText xml:space="preserve"> of </w:delText>
          </w:r>
        </w:del>
      </w:ins>
      <w:ins w:id="24104" w:author="Rev 4 Allen Wirfs-Brock" w:date="2011-10-08T14:27:00Z">
        <w:del w:id="24105" w:author="Rev 7 Allen Wirfs-Brock" w:date="2012-04-17T12:45:00Z">
          <w:r w:rsidR="0043426C" w:rsidRPr="00E77497" w:rsidDel="00CD24F8">
            <w:rPr>
              <w:rFonts w:ascii="Times New Roman" w:hAnsi="Times New Roman"/>
              <w:i/>
            </w:rPr>
            <w:delText>FunctionBody</w:delText>
          </w:r>
        </w:del>
      </w:ins>
      <w:ins w:id="24106" w:author="Rev 4 Allen Wirfs-Brock" w:date="2011-10-07T16:10:00Z">
        <w:del w:id="24107" w:author="Rev 7 Allen Wirfs-Brock" w:date="2012-04-17T12:45:00Z">
          <w:r w:rsidRPr="00E77497" w:rsidDel="00CD24F8">
            <w:delText>.</w:delText>
          </w:r>
        </w:del>
      </w:ins>
    </w:p>
    <w:p w14:paraId="204E60B3" w14:textId="77777777" w:rsidR="007931B3" w:rsidRDefault="007931B3" w:rsidP="00FE5F37">
      <w:pPr>
        <w:numPr>
          <w:ilvl w:val="0"/>
          <w:numId w:val="737"/>
        </w:numPr>
        <w:spacing w:after="220"/>
        <w:contextualSpacing/>
        <w:rPr>
          <w:ins w:id="24108" w:author="Rev 7 Allen Wirfs-Brock" w:date="2012-04-24T15:33:00Z"/>
        </w:rPr>
      </w:pPr>
      <w:ins w:id="24109" w:author="Rev 4 Allen Wirfs-Brock" w:date="2011-10-07T16:21:00Z">
        <w:r w:rsidRPr="00E77497">
          <w:t xml:space="preserve">It is a Syntax Error if </w:t>
        </w:r>
        <w:del w:id="24110" w:author="Rev 6 Allen Wirfs-Brock" w:date="2012-02-27T16:21:00Z">
          <w:r w:rsidRPr="00E77497" w:rsidDel="00650D6A">
            <w:delText>the source code matching this production is extended code and</w:delText>
          </w:r>
          <w:r w:rsidRPr="00E77497" w:rsidDel="00650D6A">
            <w:rPr>
              <w:rFonts w:ascii="Times New Roman" w:eastAsia="Times New Roman" w:hAnsi="Times New Roman"/>
              <w:spacing w:val="6"/>
              <w:lang w:eastAsia="en-US"/>
            </w:rPr>
            <w:delText xml:space="preserve"> </w:delText>
          </w:r>
        </w:del>
      </w:ins>
      <w:ins w:id="24111" w:author="Rev 4 Allen Wirfs-Brock" w:date="2011-10-07T16:22:00Z">
        <w:r w:rsidRPr="00E77497">
          <w:t xml:space="preserve">any element of </w:t>
        </w:r>
      </w:ins>
      <w:ins w:id="24112" w:author="Rev 4 Allen Wirfs-Brock" w:date="2011-10-07T16:21:00Z">
        <w:r w:rsidRPr="00E77497">
          <w:t xml:space="preserve">the </w:t>
        </w:r>
        <w:r w:rsidRPr="00184B2F">
          <w:rPr>
            <w:rFonts w:ascii="Times New Roman" w:hAnsi="Times New Roman"/>
          </w:rPr>
          <w:t>BoundNames</w:t>
        </w:r>
        <w:r w:rsidRPr="00E77497">
          <w:t xml:space="preserve"> of </w:t>
        </w:r>
      </w:ins>
      <w:ins w:id="24113" w:author="Rev 4 Allen Wirfs-Brock" w:date="2011-10-07T16:22:00Z">
        <w:r w:rsidRPr="00E77497">
          <w:rPr>
            <w:rFonts w:ascii="Times New Roman" w:hAnsi="Times New Roman"/>
            <w:i/>
          </w:rPr>
          <w:t>FormalParameterList</w:t>
        </w:r>
        <w:r w:rsidRPr="00E77497">
          <w:t xml:space="preserve"> </w:t>
        </w:r>
      </w:ins>
      <w:ins w:id="24114" w:author="Rev 4 Allen Wirfs-Brock" w:date="2011-10-07T16:21:00Z">
        <w:r w:rsidRPr="00E77497">
          <w:t xml:space="preserve">also occurs in the </w:t>
        </w:r>
        <w:r w:rsidRPr="00184B2F">
          <w:rPr>
            <w:rFonts w:ascii="Times New Roman" w:hAnsi="Times New Roman"/>
          </w:rPr>
          <w:t>LexicallyDeclaredNames</w:t>
        </w:r>
        <w:r w:rsidRPr="00E77497">
          <w:t xml:space="preserve"> of </w:t>
        </w:r>
        <w:r w:rsidRPr="00E77497">
          <w:rPr>
            <w:rFonts w:ascii="Times New Roman" w:hAnsi="Times New Roman"/>
            <w:i/>
          </w:rPr>
          <w:t>FunctionBody</w:t>
        </w:r>
        <w:r w:rsidRPr="00E77497">
          <w:t>.</w:t>
        </w:r>
      </w:ins>
      <w:commentRangeEnd w:id="24079"/>
      <w:r w:rsidR="00767E5E">
        <w:rPr>
          <w:rStyle w:val="af3"/>
        </w:rPr>
        <w:commentReference w:id="24079"/>
      </w:r>
    </w:p>
    <w:p w14:paraId="79E08140" w14:textId="77777777" w:rsidR="00BF6FFE" w:rsidRPr="00E77497" w:rsidRDefault="00BF6FFE" w:rsidP="00FE5F37">
      <w:pPr>
        <w:numPr>
          <w:ilvl w:val="0"/>
          <w:numId w:val="737"/>
        </w:numPr>
        <w:spacing w:after="220"/>
        <w:contextualSpacing/>
        <w:rPr>
          <w:ins w:id="24115" w:author="Rev 4 Allen Wirfs-Brock" w:date="2011-10-07T16:21:00Z"/>
        </w:rPr>
      </w:pPr>
      <w:ins w:id="24116" w:author="Rev 7 Allen Wirfs-Brock" w:date="2012-04-24T15:34:00Z">
        <w:r>
          <w:t xml:space="preserve">It is a Syntax Error if </w:t>
        </w:r>
        <w:r>
          <w:rPr>
            <w:rFonts w:ascii="Times New Roman" w:hAnsi="Times New Roman"/>
            <w:i/>
          </w:rPr>
          <w:t>FunctionBody</w:t>
        </w:r>
        <w:r w:rsidRPr="00BF6FFE">
          <w:rPr>
            <w:rFonts w:ascii="Times New Roman" w:hAnsi="Times New Roman"/>
          </w:rPr>
          <w:t xml:space="preserve"> Contains </w:t>
        </w:r>
        <w:r>
          <w:rPr>
            <w:rFonts w:ascii="Times New Roman" w:hAnsi="Times New Roman"/>
            <w:i/>
          </w:rPr>
          <w:t>Yield</w:t>
        </w:r>
        <w:r w:rsidRPr="00BF6FFE">
          <w:rPr>
            <w:rFonts w:ascii="Times New Roman" w:hAnsi="Times New Roman"/>
            <w:i/>
          </w:rPr>
          <w:t>Expression</w:t>
        </w:r>
        <w:r>
          <w:t>.</w:t>
        </w:r>
      </w:ins>
    </w:p>
    <w:p w14:paraId="34CB665E" w14:textId="77777777" w:rsidR="007931B3" w:rsidRPr="00E77497" w:rsidRDefault="007931B3" w:rsidP="007931B3">
      <w:pPr>
        <w:spacing w:after="220"/>
        <w:ind w:left="720"/>
        <w:rPr>
          <w:ins w:id="24117" w:author="Rev 4 Allen Wirfs-Brock" w:date="2011-10-07T16:10:00Z"/>
        </w:rPr>
      </w:pPr>
    </w:p>
    <w:p w14:paraId="7A22F033" w14:textId="77777777" w:rsidR="002C779F" w:rsidRPr="00E77497" w:rsidRDefault="002C779F" w:rsidP="002C779F">
      <w:pPr>
        <w:rPr>
          <w:ins w:id="24118" w:author="Rev 4 Allen Wirfs-Brock" w:date="2011-10-16T15:16:00Z"/>
        </w:rPr>
      </w:pPr>
      <w:ins w:id="24119" w:author="Rev 4 Allen Wirfs-Brock" w:date="2011-10-16T15:16:00Z">
        <w:r w:rsidRPr="00E77497">
          <w:rPr>
            <w:rFonts w:ascii="Times New Roman" w:hAnsi="Times New Roman"/>
            <w:i/>
          </w:rPr>
          <w:t xml:space="preserve">FunctionBody </w:t>
        </w:r>
        <w:r w:rsidRPr="00E77497">
          <w:rPr>
            <w:b/>
          </w:rPr>
          <w:t>:</w:t>
        </w:r>
        <w:r w:rsidRPr="00E77497">
          <w:rPr>
            <w:rFonts w:ascii="Times New Roman" w:hAnsi="Times New Roman"/>
            <w:i/>
          </w:rPr>
          <w:t xml:space="preserve"> StatementList </w:t>
        </w:r>
      </w:ins>
    </w:p>
    <w:p w14:paraId="2965BC61" w14:textId="77777777" w:rsidR="002C779F" w:rsidRPr="00E77497" w:rsidRDefault="002C779F" w:rsidP="00FE5F37">
      <w:pPr>
        <w:numPr>
          <w:ilvl w:val="0"/>
          <w:numId w:val="737"/>
        </w:numPr>
        <w:spacing w:after="220"/>
        <w:contextualSpacing/>
        <w:rPr>
          <w:ins w:id="24120" w:author="Rev 4 Allen Wirfs-Brock" w:date="2011-10-16T15:16:00Z"/>
        </w:rPr>
      </w:pPr>
      <w:commentRangeStart w:id="24121"/>
      <w:ins w:id="24122" w:author="Rev 4 Allen Wirfs-Brock" w:date="2011-10-16T15:16:00Z">
        <w:r w:rsidRPr="00E77497">
          <w:t xml:space="preserve">It is a Syntax Error if </w:t>
        </w:r>
        <w:del w:id="24123" w:author="Rev 6 Allen Wirfs-Brock" w:date="2012-02-27T16:25:00Z">
          <w:r w:rsidRPr="00E77497" w:rsidDel="00767E5E">
            <w:delText>the source code matching this production is extended code and</w:delText>
          </w:r>
          <w:r w:rsidRPr="00E77497" w:rsidDel="00767E5E">
            <w:rPr>
              <w:rFonts w:ascii="Times New Roman" w:eastAsia="Times New Roman" w:hAnsi="Times New Roman"/>
              <w:spacing w:val="6"/>
              <w:lang w:eastAsia="en-US"/>
            </w:rPr>
            <w:delText xml:space="preserve"> </w:delText>
          </w:r>
        </w:del>
        <w:r w:rsidRPr="00E77497">
          <w:t>the LexicallyDeclaredNames</w:t>
        </w:r>
        <w:del w:id="24124" w:author="Rev 6 Allen Wirfs-Brock" w:date="2012-02-27T16:17:00Z">
          <w:r w:rsidRPr="00E77497" w:rsidDel="00650D6A">
            <w:delText>BoundNames</w:delText>
          </w:r>
        </w:del>
        <w:r w:rsidRPr="00E77497">
          <w:t xml:space="preserve"> of </w:t>
        </w:r>
        <w:r w:rsidRPr="00E77497">
          <w:rPr>
            <w:rFonts w:ascii="Times New Roman" w:hAnsi="Times New Roman"/>
            <w:i/>
          </w:rPr>
          <w:t>StatementList</w:t>
        </w:r>
        <w:r w:rsidRPr="00E77497">
          <w:t xml:space="preserve"> contains any duplicate ent</w:t>
        </w:r>
        <w:del w:id="24125" w:author="Rev 9 Allen Wirfs-Brock" w:date="2012-07-08T14:36:00Z">
          <w:r w:rsidRPr="00E77497" w:rsidDel="00491BC9">
            <w:delText>i</w:delText>
          </w:r>
        </w:del>
        <w:r w:rsidRPr="00E77497">
          <w:t>r</w:t>
        </w:r>
      </w:ins>
      <w:ins w:id="24126" w:author="Rev 6 Allen Wirfs-Brock" w:date="2012-02-27T16:14:00Z">
        <w:r w:rsidR="00650D6A">
          <w:t>i</w:t>
        </w:r>
      </w:ins>
      <w:ins w:id="24127" w:author="Rev 4 Allen Wirfs-Brock" w:date="2011-10-16T15:16:00Z">
        <w:r w:rsidRPr="00E77497">
          <w:t>es.</w:t>
        </w:r>
      </w:ins>
    </w:p>
    <w:p w14:paraId="3EF8A5C9" w14:textId="77777777" w:rsidR="002C779F" w:rsidRPr="00E77497" w:rsidRDefault="002C779F" w:rsidP="00FE5F37">
      <w:pPr>
        <w:numPr>
          <w:ilvl w:val="0"/>
          <w:numId w:val="737"/>
        </w:numPr>
        <w:spacing w:after="220"/>
        <w:rPr>
          <w:ins w:id="24128" w:author="Rev 4 Allen Wirfs-Brock" w:date="2011-10-16T15:16:00Z"/>
        </w:rPr>
      </w:pPr>
      <w:ins w:id="24129" w:author="Rev 4 Allen Wirfs-Brock" w:date="2011-10-16T15:16:00Z">
        <w:r w:rsidRPr="00E77497">
          <w:t xml:space="preserve">It is a Syntax Error if </w:t>
        </w:r>
        <w:del w:id="24130" w:author="Rev 6 Allen Wirfs-Brock" w:date="2012-02-27T16:25:00Z">
          <w:r w:rsidRPr="00E77497" w:rsidDel="00767E5E">
            <w:delText>the source code matching this production is extended code and</w:delText>
          </w:r>
          <w:r w:rsidRPr="00E77497" w:rsidDel="00767E5E">
            <w:rPr>
              <w:rFonts w:ascii="Times New Roman" w:eastAsia="Times New Roman" w:hAnsi="Times New Roman"/>
              <w:spacing w:val="6"/>
              <w:lang w:eastAsia="en-US"/>
            </w:rPr>
            <w:delText xml:space="preserve"> </w:delText>
          </w:r>
        </w:del>
        <w:r w:rsidRPr="00E77497">
          <w:t xml:space="preserve">any element of the LexicallyDeclaredNames of </w:t>
        </w:r>
        <w:r w:rsidRPr="00E77497">
          <w:rPr>
            <w:rFonts w:ascii="Times New Roman" w:hAnsi="Times New Roman"/>
            <w:i/>
          </w:rPr>
          <w:t>StatementList</w:t>
        </w:r>
        <w:r w:rsidRPr="00E77497">
          <w:t xml:space="preserve"> also occurs in the VarDeclaredNames of </w:t>
        </w:r>
        <w:r w:rsidRPr="00E77497">
          <w:rPr>
            <w:rFonts w:ascii="Times New Roman" w:hAnsi="Times New Roman"/>
            <w:i/>
          </w:rPr>
          <w:t>StatementList</w:t>
        </w:r>
        <w:r w:rsidRPr="00E77497">
          <w:t>.</w:t>
        </w:r>
      </w:ins>
      <w:commentRangeEnd w:id="24121"/>
      <w:r w:rsidR="00767E5E">
        <w:rPr>
          <w:rStyle w:val="af3"/>
        </w:rPr>
        <w:commentReference w:id="24121"/>
      </w:r>
    </w:p>
    <w:p w14:paraId="63FCF3F9" w14:textId="77777777" w:rsidR="007372FF" w:rsidRPr="00B820AB" w:rsidRDefault="007372FF" w:rsidP="007372FF">
      <w:pPr>
        <w:rPr>
          <w:ins w:id="24131" w:author="Rev 7 Allen Wirfs-Brock" w:date="2012-04-23T13:25:00Z"/>
        </w:rPr>
      </w:pPr>
      <w:ins w:id="24132" w:author="Rev 7 Allen Wirfs-Brock" w:date="2012-04-23T13:25:00Z">
        <w:r w:rsidRPr="006B6D0A">
          <w:rPr>
            <w:rStyle w:val="bnf"/>
          </w:rPr>
          <w:t>FormalParameterList</w:t>
        </w:r>
        <w:r w:rsidRPr="00E65A34">
          <w:t xml:space="preserve"> </w:t>
        </w:r>
        <w:r w:rsidRPr="00E65A34">
          <w:rPr>
            <w:b/>
          </w:rPr>
          <w:t>:</w:t>
        </w:r>
        <w:r w:rsidRPr="00E65A34">
          <w:t xml:space="preserve"> </w:t>
        </w:r>
        <w:r w:rsidRPr="00E65A34">
          <w:rPr>
            <w:rStyle w:val="bnf"/>
          </w:rPr>
          <w:t>FormalsList</w:t>
        </w:r>
      </w:ins>
    </w:p>
    <w:p w14:paraId="7A287D22" w14:textId="77777777" w:rsidR="00DA4840" w:rsidRPr="00E77497" w:rsidRDefault="00DA4840" w:rsidP="00DA4840">
      <w:pPr>
        <w:numPr>
          <w:ilvl w:val="0"/>
          <w:numId w:val="737"/>
        </w:numPr>
        <w:spacing w:after="220"/>
        <w:contextualSpacing/>
        <w:rPr>
          <w:ins w:id="24133" w:author="Rev 8 Allen Wirfs-Brock" w:date="2012-06-11T09:38:00Z"/>
        </w:rPr>
      </w:pPr>
      <w:ins w:id="24134" w:author="Rev 8 Allen Wirfs-Brock" w:date="2012-06-11T09:38:00Z">
        <w:r>
          <w:t xml:space="preserve">It is a Syntax Error if </w:t>
        </w:r>
        <w:r>
          <w:rPr>
            <w:rFonts w:ascii="Times New Roman" w:hAnsi="Times New Roman"/>
            <w:i/>
          </w:rPr>
          <w:t>FormalParameterList</w:t>
        </w:r>
        <w:r w:rsidRPr="00E77497">
          <w:t xml:space="preserve"> </w:t>
        </w:r>
        <w:r>
          <w:rPr>
            <w:rFonts w:ascii="Times New Roman" w:hAnsi="Times New Roman"/>
          </w:rPr>
          <w:t>Contains</w:t>
        </w:r>
        <w:r w:rsidRPr="00E77497">
          <w:t xml:space="preserve"> </w:t>
        </w:r>
        <w:r>
          <w:rPr>
            <w:rFonts w:ascii="Times New Roman" w:hAnsi="Times New Roman"/>
            <w:i/>
          </w:rPr>
          <w:t>YieldExpression.</w:t>
        </w:r>
      </w:ins>
    </w:p>
    <w:p w14:paraId="7E556DD8" w14:textId="77777777" w:rsidR="00AD6068" w:rsidRPr="006B6D0A" w:rsidRDefault="00AD6068" w:rsidP="00052EFC">
      <w:pPr>
        <w:numPr>
          <w:ilvl w:val="0"/>
          <w:numId w:val="737"/>
        </w:numPr>
        <w:spacing w:after="220"/>
        <w:contextualSpacing/>
        <w:rPr>
          <w:ins w:id="24135" w:author="Rev 7 Allen Wirfs-Brock" w:date="2012-04-23T17:09:00Z"/>
        </w:rPr>
      </w:pPr>
      <w:ins w:id="24136" w:author="Rev 7 Allen Wirfs-Brock" w:date="2012-04-23T17:09:00Z">
        <w:r w:rsidRPr="009C202C">
          <w:t xml:space="preserve">It is a Syntax Error if </w:t>
        </w:r>
        <w:r w:rsidRPr="00B820AB">
          <w:rPr>
            <w:rFonts w:ascii="Times New Roman" w:eastAsia="Times New Roman" w:hAnsi="Times New Roman"/>
            <w:spacing w:val="6"/>
            <w:lang w:eastAsia="en-US"/>
          </w:rPr>
          <w:t xml:space="preserve">BoundNames of </w:t>
        </w:r>
        <w:r w:rsidRPr="00675B74">
          <w:rPr>
            <w:rStyle w:val="bnf"/>
          </w:rPr>
          <w:t>FormalsList</w:t>
        </w:r>
        <w:r w:rsidRPr="00E77497">
          <w:t xml:space="preserve"> contains any duplicate elements</w:t>
        </w:r>
        <w:r>
          <w:t xml:space="preserve"> and either </w:t>
        </w:r>
        <w:r w:rsidRPr="00CE127F">
          <w:rPr>
            <w:rStyle w:val="bnf"/>
          </w:rPr>
          <w:t>FormalsList</w:t>
        </w:r>
        <w:r w:rsidRPr="00E77497">
          <w:rPr>
            <w:rFonts w:ascii="Times New Roman" w:eastAsia="Times New Roman" w:hAnsi="Times New Roman"/>
            <w:spacing w:val="6"/>
            <w:lang w:eastAsia="en-US"/>
          </w:rPr>
          <w:t xml:space="preserve"> </w:t>
        </w:r>
        <w:r w:rsidRPr="00CE127F">
          <w:rPr>
            <w:rStyle w:val="bnf"/>
            <w:i w:val="0"/>
          </w:rPr>
          <w:t>Contains</w:t>
        </w:r>
        <w:r w:rsidRPr="00E77497">
          <w:t xml:space="preserve"> </w:t>
        </w:r>
        <w:r w:rsidRPr="00CE127F">
          <w:rPr>
            <w:rStyle w:val="bnf"/>
          </w:rPr>
          <w:t>BindingPattern</w:t>
        </w:r>
        <w:r>
          <w:t xml:space="preserve"> or </w:t>
        </w:r>
        <w:r w:rsidRPr="00557892">
          <w:rPr>
            <w:rStyle w:val="bnf"/>
          </w:rPr>
          <w:t>FormalsList</w:t>
        </w:r>
        <w:r w:rsidRPr="00E77497">
          <w:rPr>
            <w:rFonts w:ascii="Times New Roman" w:eastAsia="Times New Roman" w:hAnsi="Times New Roman"/>
            <w:spacing w:val="6"/>
            <w:lang w:eastAsia="en-US"/>
          </w:rPr>
          <w:t xml:space="preserve"> </w:t>
        </w:r>
        <w:r w:rsidRPr="00CE127F">
          <w:rPr>
            <w:rStyle w:val="bnf"/>
            <w:i w:val="0"/>
          </w:rPr>
          <w:t>Contains</w:t>
        </w:r>
        <w:r w:rsidRPr="00E77497">
          <w:t xml:space="preserve"> </w:t>
        </w:r>
        <w:r w:rsidRPr="00CE127F">
          <w:rPr>
            <w:rStyle w:val="bnf"/>
          </w:rPr>
          <w:t>Initialiser</w:t>
        </w:r>
        <w:r w:rsidRPr="006B6D0A">
          <w:t>.</w:t>
        </w:r>
      </w:ins>
    </w:p>
    <w:p w14:paraId="2E63F846" w14:textId="77777777" w:rsidR="007372FF" w:rsidRPr="006B6D0A" w:rsidRDefault="007372FF" w:rsidP="00052EFC">
      <w:pPr>
        <w:numPr>
          <w:ilvl w:val="0"/>
          <w:numId w:val="737"/>
        </w:numPr>
        <w:spacing w:after="220"/>
        <w:rPr>
          <w:ins w:id="24137" w:author="Rev 7 Allen Wirfs-Brock" w:date="2012-04-23T13:25:00Z"/>
        </w:rPr>
      </w:pPr>
      <w:ins w:id="24138" w:author="Rev 7 Allen Wirfs-Brock" w:date="2012-04-23T13:25:00Z">
        <w:r w:rsidRPr="009C202C">
          <w:t xml:space="preserve">It is a Syntax Error if </w:t>
        </w:r>
        <w:r w:rsidRPr="00B820AB">
          <w:rPr>
            <w:rFonts w:ascii="Times New Roman" w:eastAsia="Times New Roman" w:hAnsi="Times New Roman"/>
            <w:spacing w:val="6"/>
            <w:lang w:eastAsia="en-US"/>
          </w:rPr>
          <w:t xml:space="preserve">BoundNames of </w:t>
        </w:r>
        <w:r w:rsidRPr="00675B74">
          <w:rPr>
            <w:rStyle w:val="bnf"/>
          </w:rPr>
          <w:t>FormalsList</w:t>
        </w:r>
        <w:r w:rsidRPr="00E77497">
          <w:t xml:space="preserve"> contains </w:t>
        </w:r>
      </w:ins>
      <w:ins w:id="24139" w:author="Rev 7 Allen Wirfs-Brock" w:date="2012-04-23T17:10:00Z">
        <w:r w:rsidR="00AD6068">
          <w:t xml:space="preserve">either </w:t>
        </w:r>
      </w:ins>
      <w:ins w:id="24140" w:author="Rev 7 Allen Wirfs-Brock" w:date="2012-04-23T17:11:00Z">
        <w:r w:rsidR="00AD6068" w:rsidRPr="00052EFC">
          <w:rPr>
            <w:rFonts w:cs="Arial"/>
            <w:b/>
          </w:rPr>
          <w:t>″</w:t>
        </w:r>
      </w:ins>
      <w:ins w:id="24141" w:author="Rev 7 Allen Wirfs-Brock" w:date="2012-04-23T17:10:00Z">
        <w:r w:rsidR="00AD6068" w:rsidRPr="00E77497">
          <w:rPr>
            <w:rFonts w:ascii="Courier New" w:hAnsi="Courier New" w:cs="Courier New"/>
            <w:b/>
          </w:rPr>
          <w:t>eval</w:t>
        </w:r>
      </w:ins>
      <w:ins w:id="24142" w:author="Rev 7 Allen Wirfs-Brock" w:date="2012-04-23T17:11:00Z">
        <w:r w:rsidR="00AD6068" w:rsidRPr="00557892">
          <w:rPr>
            <w:rFonts w:cs="Arial"/>
            <w:b/>
          </w:rPr>
          <w:t>″</w:t>
        </w:r>
      </w:ins>
      <w:ins w:id="24143" w:author="Rev 7 Allen Wirfs-Brock" w:date="2012-04-23T17:10:00Z">
        <w:r w:rsidR="00AD6068" w:rsidRPr="00E77497">
          <w:t xml:space="preserve"> or </w:t>
        </w:r>
      </w:ins>
      <w:ins w:id="24144" w:author="Rev 7 Allen Wirfs-Brock" w:date="2012-04-23T17:11:00Z">
        <w:r w:rsidR="00AD6068" w:rsidRPr="00557892">
          <w:rPr>
            <w:rFonts w:cs="Arial"/>
            <w:b/>
          </w:rPr>
          <w:t>″</w:t>
        </w:r>
      </w:ins>
      <w:ins w:id="24145" w:author="Rev 7 Allen Wirfs-Brock" w:date="2012-04-23T17:10:00Z">
        <w:r w:rsidR="00AD6068" w:rsidRPr="00E77497">
          <w:rPr>
            <w:rFonts w:ascii="Courier New" w:hAnsi="Courier New" w:cs="Courier New"/>
            <w:b/>
          </w:rPr>
          <w:t>arguments</w:t>
        </w:r>
      </w:ins>
      <w:ins w:id="24146" w:author="Rev 7 Allen Wirfs-Brock" w:date="2012-04-23T17:11:00Z">
        <w:r w:rsidR="00AD6068" w:rsidRPr="00557892">
          <w:rPr>
            <w:rFonts w:cs="Arial"/>
            <w:b/>
          </w:rPr>
          <w:t>″</w:t>
        </w:r>
      </w:ins>
      <w:ins w:id="24147" w:author="Rev 7 Allen Wirfs-Brock" w:date="2012-04-23T13:25:00Z">
        <w:r>
          <w:t xml:space="preserve"> and</w:t>
        </w:r>
      </w:ins>
      <w:ins w:id="24148" w:author="Rev 7 Allen Wirfs-Brock" w:date="2012-04-23T13:29:00Z">
        <w:r w:rsidR="00CE127F">
          <w:t xml:space="preserve"> either</w:t>
        </w:r>
      </w:ins>
      <w:ins w:id="24149" w:author="Rev 7 Allen Wirfs-Brock" w:date="2012-04-23T13:30:00Z">
        <w:r w:rsidR="00CE127F">
          <w:t xml:space="preserve"> </w:t>
        </w:r>
        <w:r w:rsidR="00CE127F" w:rsidRPr="00CE127F">
          <w:rPr>
            <w:rStyle w:val="bnf"/>
          </w:rPr>
          <w:t>FormalsList</w:t>
        </w:r>
      </w:ins>
      <w:ins w:id="24150" w:author="Rev 7 Allen Wirfs-Brock" w:date="2012-04-23T13:25:00Z">
        <w:r w:rsidRPr="00E77497">
          <w:rPr>
            <w:rFonts w:ascii="Times New Roman" w:eastAsia="Times New Roman" w:hAnsi="Times New Roman"/>
            <w:spacing w:val="6"/>
            <w:lang w:eastAsia="en-US"/>
          </w:rPr>
          <w:t xml:space="preserve"> </w:t>
        </w:r>
        <w:r w:rsidRPr="00CE127F">
          <w:rPr>
            <w:rStyle w:val="bnf"/>
            <w:i w:val="0"/>
          </w:rPr>
          <w:t>Contains</w:t>
        </w:r>
        <w:r w:rsidRPr="00E77497">
          <w:t xml:space="preserve"> </w:t>
        </w:r>
      </w:ins>
      <w:ins w:id="24151" w:author="Rev 7 Allen Wirfs-Brock" w:date="2012-04-23T13:29:00Z">
        <w:r w:rsidR="00CE127F" w:rsidRPr="00CE127F">
          <w:rPr>
            <w:rStyle w:val="bnf"/>
          </w:rPr>
          <w:t>BindingPattern</w:t>
        </w:r>
        <w:r w:rsidR="00CE127F">
          <w:t xml:space="preserve"> or </w:t>
        </w:r>
      </w:ins>
      <w:ins w:id="24152" w:author="Rev 7 Allen Wirfs-Brock" w:date="2012-04-23T13:31:00Z">
        <w:r w:rsidR="00CE127F" w:rsidRPr="00557892">
          <w:rPr>
            <w:rStyle w:val="bnf"/>
          </w:rPr>
          <w:t>FormalsList</w:t>
        </w:r>
        <w:r w:rsidR="00CE127F" w:rsidRPr="00E77497">
          <w:rPr>
            <w:rFonts w:ascii="Times New Roman" w:eastAsia="Times New Roman" w:hAnsi="Times New Roman"/>
            <w:spacing w:val="6"/>
            <w:lang w:eastAsia="en-US"/>
          </w:rPr>
          <w:t xml:space="preserve"> </w:t>
        </w:r>
        <w:r w:rsidR="00CE127F" w:rsidRPr="00CE127F">
          <w:rPr>
            <w:rStyle w:val="bnf"/>
            <w:i w:val="0"/>
          </w:rPr>
          <w:t>Contains</w:t>
        </w:r>
        <w:r w:rsidR="00CE127F" w:rsidRPr="00E77497">
          <w:t xml:space="preserve"> </w:t>
        </w:r>
      </w:ins>
      <w:ins w:id="24153" w:author="Rev 7 Allen Wirfs-Brock" w:date="2012-04-23T13:29:00Z">
        <w:r w:rsidR="00CE127F" w:rsidRPr="00CE127F">
          <w:rPr>
            <w:rStyle w:val="bnf"/>
          </w:rPr>
          <w:t>Initialiser</w:t>
        </w:r>
      </w:ins>
      <w:ins w:id="24154" w:author="Rev 7 Allen Wirfs-Brock" w:date="2012-04-23T13:25:00Z">
        <w:r w:rsidRPr="006B6D0A">
          <w:t>.</w:t>
        </w:r>
      </w:ins>
    </w:p>
    <w:p w14:paraId="4C385232" w14:textId="77777777" w:rsidR="000E01AF" w:rsidRPr="00B820AB" w:rsidRDefault="000E01AF" w:rsidP="000E01AF">
      <w:pPr>
        <w:rPr>
          <w:ins w:id="24155" w:author="Rev 4 Allen Wirfs-Brock" w:date="2011-10-16T15:18:00Z"/>
        </w:rPr>
      </w:pPr>
      <w:ins w:id="24156" w:author="Rev 4 Allen Wirfs-Brock" w:date="2011-10-16T15:18:00Z">
        <w:r w:rsidRPr="006B6D0A">
          <w:rPr>
            <w:rStyle w:val="bnf"/>
          </w:rPr>
          <w:t>FormalParameterList</w:t>
        </w:r>
        <w:r w:rsidRPr="00E65A34">
          <w:t xml:space="preserve"> </w:t>
        </w:r>
        <w:r w:rsidRPr="00E65A34">
          <w:rPr>
            <w:b/>
          </w:rPr>
          <w:t>:</w:t>
        </w:r>
        <w:r w:rsidRPr="00E65A34">
          <w:t xml:space="preserve"> </w:t>
        </w:r>
        <w:r w:rsidRPr="00E65A34">
          <w:rPr>
            <w:rStyle w:val="bnf"/>
          </w:rPr>
          <w:t>FormalsList</w:t>
        </w:r>
        <w:r w:rsidRPr="00E65A34">
          <w:rPr>
            <w:rFonts w:ascii="Courier New" w:hAnsi="Courier New"/>
            <w:b/>
            <w:i/>
          </w:rPr>
          <w:t>,</w:t>
        </w:r>
        <w:r w:rsidRPr="00E65A34">
          <w:t xml:space="preserve"> </w:t>
        </w:r>
      </w:ins>
      <w:ins w:id="24157" w:author="Rev 4 Allen Wirfs-Brock" w:date="2011-11-04T12:36:00Z">
        <w:r w:rsidR="008639FD" w:rsidRPr="00C7794D">
          <w:rPr>
            <w:rStyle w:val="bnf"/>
          </w:rPr>
          <w:t>FunctionRestParameter</w:t>
        </w:r>
      </w:ins>
    </w:p>
    <w:p w14:paraId="27B62DEB" w14:textId="77777777" w:rsidR="007372FF" w:rsidRDefault="007372FF" w:rsidP="00052EFC">
      <w:pPr>
        <w:numPr>
          <w:ilvl w:val="0"/>
          <w:numId w:val="737"/>
        </w:numPr>
        <w:spacing w:after="220"/>
        <w:contextualSpacing/>
        <w:rPr>
          <w:ins w:id="24158" w:author="Rev 7 Allen Wirfs-Brock" w:date="2012-04-23T13:18:00Z"/>
        </w:rPr>
      </w:pPr>
      <w:ins w:id="24159" w:author="Rev 7 Allen Wirfs-Brock" w:date="2012-04-23T13:20:00Z">
        <w:r w:rsidRPr="009C202C">
          <w:t xml:space="preserve">It is a Syntax Error if </w:t>
        </w:r>
        <w:r w:rsidRPr="00B820AB">
          <w:rPr>
            <w:rFonts w:ascii="Times New Roman" w:eastAsia="Times New Roman" w:hAnsi="Times New Roman"/>
            <w:spacing w:val="6"/>
            <w:lang w:eastAsia="en-US"/>
          </w:rPr>
          <w:t xml:space="preserve">BoundNames of </w:t>
        </w:r>
        <w:r w:rsidRPr="00675B74">
          <w:rPr>
            <w:rStyle w:val="bnf"/>
          </w:rPr>
          <w:t>FormalsList</w:t>
        </w:r>
        <w:r w:rsidRPr="00E77497">
          <w:t xml:space="preserve"> contains </w:t>
        </w:r>
      </w:ins>
      <w:ins w:id="24160" w:author="Rev 7 Allen Wirfs-Brock" w:date="2012-04-23T13:21:00Z">
        <w:r w:rsidRPr="00E77497">
          <w:t>any duplicate elements</w:t>
        </w:r>
      </w:ins>
      <w:ins w:id="24161" w:author="Rev 7 Allen Wirfs-Brock" w:date="2012-04-23T13:20:00Z">
        <w:r w:rsidRPr="006B6D0A">
          <w:t>.</w:t>
        </w:r>
      </w:ins>
    </w:p>
    <w:p w14:paraId="130C5D7A" w14:textId="77777777" w:rsidR="000E01AF" w:rsidRPr="006B6D0A" w:rsidRDefault="000E01AF" w:rsidP="00052EFC">
      <w:pPr>
        <w:numPr>
          <w:ilvl w:val="0"/>
          <w:numId w:val="737"/>
        </w:numPr>
        <w:spacing w:after="220"/>
        <w:rPr>
          <w:ins w:id="24162" w:author="Rev 4 Allen Wirfs-Brock" w:date="2011-10-16T15:18:00Z"/>
        </w:rPr>
      </w:pPr>
      <w:ins w:id="24163" w:author="Rev 4 Allen Wirfs-Brock" w:date="2011-10-16T15:18:00Z">
        <w:r w:rsidRPr="00675B74">
          <w:t>It</w:t>
        </w:r>
      </w:ins>
      <w:ins w:id="24164" w:author="Rev 8 Allen Wirfs-Brock" w:date="2012-06-11T09:39:00Z">
        <w:r w:rsidR="00DA4840">
          <w:t xml:space="preserve"> </w:t>
        </w:r>
      </w:ins>
      <w:ins w:id="24165" w:author="Rev 4 Allen Wirfs-Brock" w:date="2011-10-16T15:18:00Z">
        <w:del w:id="24166" w:author="Rev 8 Allen Wirfs-Brock" w:date="2012-06-11T09:39:00Z">
          <w:r w:rsidRPr="00675B74" w:rsidDel="00DA4840">
            <w:delText xml:space="preserve"> </w:delText>
          </w:r>
        </w:del>
        <w:r w:rsidRPr="00675B74">
          <w:t xml:space="preserve">is a Syntax Error if </w:t>
        </w:r>
        <w:r w:rsidRPr="00E77497">
          <w:rPr>
            <w:rFonts w:ascii="Times New Roman" w:eastAsia="Times New Roman" w:hAnsi="Times New Roman"/>
            <w:spacing w:val="6"/>
            <w:lang w:eastAsia="en-US"/>
          </w:rPr>
          <w:t xml:space="preserve">BoundNames of </w:t>
        </w:r>
        <w:r w:rsidRPr="00E77497">
          <w:rPr>
            <w:rStyle w:val="bnf"/>
          </w:rPr>
          <w:t>FormalsList</w:t>
        </w:r>
        <w:r w:rsidRPr="00E77497">
          <w:t xml:space="preserve"> contains </w:t>
        </w:r>
        <w:del w:id="24167" w:author="Rev 7 Allen Wirfs-Brock" w:date="2012-04-17T11:15:00Z">
          <w:r w:rsidRPr="00E77497" w:rsidDel="00A63644">
            <w:delText>the</w:delText>
          </w:r>
        </w:del>
      </w:ins>
      <w:ins w:id="24168" w:author="Rev 7 Allen Wirfs-Brock" w:date="2012-04-17T11:10:00Z">
        <w:r w:rsidR="00A63644">
          <w:t>an</w:t>
        </w:r>
      </w:ins>
      <w:ins w:id="24169" w:author="Rev 7 Allen Wirfs-Brock" w:date="2012-04-17T11:15:00Z">
        <w:r w:rsidR="00A63644">
          <w:t>y</w:t>
        </w:r>
      </w:ins>
      <w:ins w:id="24170" w:author="Rev 7 Allen Wirfs-Brock" w:date="2012-04-17T11:10:00Z">
        <w:r w:rsidR="00A63644">
          <w:t xml:space="preserve"> element</w:t>
        </w:r>
      </w:ins>
      <w:ins w:id="24171" w:author="Rev 4 Allen Wirfs-Brock" w:date="2011-10-16T15:18:00Z">
        <w:r w:rsidRPr="00E77497">
          <w:t xml:space="preserve"> </w:t>
        </w:r>
      </w:ins>
      <w:ins w:id="24172" w:author="Rev 4 Allen Wirfs-Brock" w:date="2011-11-04T10:18:00Z">
        <w:del w:id="24173" w:author="Rev 7 Allen Wirfs-Brock" w:date="2012-04-17T11:10:00Z">
          <w:r w:rsidR="00E65A34" w:rsidDel="00A63644">
            <w:rPr>
              <w:rFonts w:ascii="Times New Roman" w:eastAsia="Times New Roman" w:hAnsi="Times New Roman"/>
              <w:spacing w:val="6"/>
              <w:lang w:eastAsia="en-US"/>
            </w:rPr>
            <w:delText>S</w:delText>
          </w:r>
        </w:del>
      </w:ins>
      <w:ins w:id="24174" w:author="Rev 4 Allen Wirfs-Brock" w:date="2011-10-19T11:16:00Z">
        <w:del w:id="24175" w:author="Rev 7 Allen Wirfs-Brock" w:date="2012-04-17T11:10:00Z">
          <w:r w:rsidR="001401A2" w:rsidRPr="00E65A34" w:rsidDel="00A63644">
            <w:rPr>
              <w:rFonts w:ascii="Times New Roman" w:eastAsia="Times New Roman" w:hAnsi="Times New Roman"/>
              <w:spacing w:val="6"/>
              <w:lang w:eastAsia="en-US"/>
            </w:rPr>
            <w:delText xml:space="preserve">tring </w:delText>
          </w:r>
        </w:del>
      </w:ins>
      <w:ins w:id="24176" w:author="Rev 4 Allen Wirfs-Brock" w:date="2011-11-04T10:18:00Z">
        <w:del w:id="24177" w:author="Rev 7 Allen Wirfs-Brock" w:date="2012-04-17T11:10:00Z">
          <w:r w:rsidR="00E65A34" w:rsidDel="00A63644">
            <w:rPr>
              <w:rFonts w:ascii="Times New Roman" w:eastAsia="Times New Roman" w:hAnsi="Times New Roman"/>
              <w:spacing w:val="6"/>
              <w:lang w:eastAsia="en-US"/>
            </w:rPr>
            <w:delText>V</w:delText>
          </w:r>
        </w:del>
      </w:ins>
      <w:ins w:id="24178" w:author="Rev 4 Allen Wirfs-Brock" w:date="2011-10-16T15:18:00Z">
        <w:del w:id="24179" w:author="Rev 7 Allen Wirfs-Brock" w:date="2012-04-17T11:10:00Z">
          <w:r w:rsidRPr="00E65A34" w:rsidDel="00A63644">
            <w:rPr>
              <w:rFonts w:ascii="Times New Roman" w:eastAsia="Times New Roman" w:hAnsi="Times New Roman"/>
              <w:spacing w:val="6"/>
              <w:lang w:eastAsia="en-US"/>
            </w:rPr>
            <w:delText>alue</w:delText>
          </w:r>
          <w:r w:rsidRPr="004D1BD1" w:rsidDel="00A63644">
            <w:delText xml:space="preserve"> </w:delText>
          </w:r>
        </w:del>
        <w:r w:rsidRPr="004D1BD1">
          <w:t>of</w:t>
        </w:r>
      </w:ins>
      <w:ins w:id="24180" w:author="Rev 7 Allen Wirfs-Brock" w:date="2012-04-17T11:10:00Z">
        <w:r w:rsidR="00A63644">
          <w:t xml:space="preserve"> the </w:t>
        </w:r>
        <w:r w:rsidR="00A63644" w:rsidRPr="00E77497">
          <w:rPr>
            <w:rFonts w:ascii="Times New Roman" w:eastAsia="Times New Roman" w:hAnsi="Times New Roman"/>
            <w:spacing w:val="6"/>
            <w:lang w:eastAsia="en-US"/>
          </w:rPr>
          <w:t>BoundNames of</w:t>
        </w:r>
      </w:ins>
      <w:ins w:id="24181" w:author="Rev 4 Allen Wirfs-Brock" w:date="2011-10-16T15:18:00Z">
        <w:r w:rsidRPr="004D1BD1">
          <w:t xml:space="preserve">  </w:t>
        </w:r>
        <w:del w:id="24182" w:author="Rev 7 Allen Wirfs-Brock" w:date="2012-04-17T11:14:00Z">
          <w:r w:rsidRPr="003B4312" w:rsidDel="00A63644">
            <w:rPr>
              <w:rStyle w:val="bnf"/>
            </w:rPr>
            <w:delText>Identif</w:delText>
          </w:r>
          <w:r w:rsidRPr="006B6D0A" w:rsidDel="00A63644">
            <w:rPr>
              <w:rStyle w:val="bnf"/>
            </w:rPr>
            <w:delText>ier</w:delText>
          </w:r>
        </w:del>
      </w:ins>
      <w:ins w:id="24183" w:author="Rev 7 Allen Wirfs-Brock" w:date="2012-04-17T11:14:00Z">
        <w:r w:rsidR="00A63644">
          <w:rPr>
            <w:rStyle w:val="bnf"/>
          </w:rPr>
          <w:t>FunctionRestParameter</w:t>
        </w:r>
      </w:ins>
      <w:ins w:id="24184" w:author="Rev 4 Allen Wirfs-Brock" w:date="2011-10-16T15:18:00Z">
        <w:r w:rsidRPr="006B6D0A">
          <w:t>.</w:t>
        </w:r>
      </w:ins>
    </w:p>
    <w:p w14:paraId="5C6AC146" w14:textId="77777777" w:rsidR="000E01AF" w:rsidRPr="00E65A34" w:rsidRDefault="000E01AF" w:rsidP="000E01AF">
      <w:pPr>
        <w:rPr>
          <w:ins w:id="24185" w:author="Rev 4 Allen Wirfs-Brock" w:date="2011-10-16T15:18:00Z"/>
        </w:rPr>
      </w:pPr>
      <w:ins w:id="24186" w:author="Rev 4 Allen Wirfs-Brock" w:date="2011-10-16T15:18:00Z">
        <w:r w:rsidRPr="006B6D0A">
          <w:rPr>
            <w:rStyle w:val="bnf"/>
          </w:rPr>
          <w:t>FormalsList</w:t>
        </w:r>
        <w:r w:rsidRPr="00E65A34">
          <w:t xml:space="preserve"> </w:t>
        </w:r>
        <w:r w:rsidRPr="00E65A34">
          <w:rPr>
            <w:b/>
          </w:rPr>
          <w:t>:</w:t>
        </w:r>
        <w:r w:rsidRPr="00E65A34">
          <w:t xml:space="preserve"> </w:t>
        </w:r>
        <w:r w:rsidRPr="00E65A34">
          <w:rPr>
            <w:rStyle w:val="bnf"/>
          </w:rPr>
          <w:t>FormalsList</w:t>
        </w:r>
        <w:r w:rsidRPr="00E65A34">
          <w:rPr>
            <w:rFonts w:ascii="Courier New" w:hAnsi="Courier New"/>
            <w:b/>
            <w:i/>
          </w:rPr>
          <w:t>,</w:t>
        </w:r>
        <w:r w:rsidRPr="00E65A34">
          <w:t xml:space="preserve"> </w:t>
        </w:r>
        <w:r w:rsidRPr="00E65A34">
          <w:rPr>
            <w:rStyle w:val="bnf"/>
          </w:rPr>
          <w:t>FormalParameter</w:t>
        </w:r>
        <w:r w:rsidRPr="00E65A34">
          <w:t xml:space="preserve"> </w:t>
        </w:r>
      </w:ins>
    </w:p>
    <w:p w14:paraId="06857DDD" w14:textId="77777777" w:rsidR="000E01AF" w:rsidRPr="006B6D0A" w:rsidRDefault="000E01AF" w:rsidP="00052EFC">
      <w:pPr>
        <w:numPr>
          <w:ilvl w:val="0"/>
          <w:numId w:val="737"/>
        </w:numPr>
        <w:spacing w:after="220"/>
        <w:rPr>
          <w:ins w:id="24187" w:author="Rev 4 Allen Wirfs-Brock" w:date="2011-10-16T15:18:00Z"/>
        </w:rPr>
      </w:pPr>
      <w:ins w:id="24188" w:author="Rev 4 Allen Wirfs-Brock" w:date="2011-10-16T15:18:00Z">
        <w:r w:rsidRPr="009C202C">
          <w:t>It is a Syntax Error if the source code matching this production is strict code and</w:t>
        </w:r>
        <w:r w:rsidRPr="00B820AB">
          <w:rPr>
            <w:rFonts w:ascii="Times New Roman" w:eastAsia="Times New Roman" w:hAnsi="Times New Roman"/>
            <w:spacing w:val="6"/>
            <w:lang w:eastAsia="en-US"/>
          </w:rPr>
          <w:t xml:space="preserve"> BoundNames of </w:t>
        </w:r>
        <w:r w:rsidRPr="00675B74">
          <w:rPr>
            <w:rStyle w:val="bnf"/>
          </w:rPr>
          <w:t>FormalsList</w:t>
        </w:r>
        <w:r w:rsidRPr="00E77497">
          <w:t xml:space="preserve"> contains an</w:t>
        </w:r>
      </w:ins>
      <w:ins w:id="24189" w:author="Rev 7 Allen Wirfs-Brock" w:date="2012-04-17T12:17:00Z">
        <w:r w:rsidR="00BB5BBA">
          <w:t>y</w:t>
        </w:r>
      </w:ins>
      <w:ins w:id="24190" w:author="Rev 4 Allen Wirfs-Brock" w:date="2011-10-16T15:18:00Z">
        <w:r w:rsidRPr="00E77497">
          <w:t xml:space="preserve"> element which is also contained in </w:t>
        </w:r>
        <w:r w:rsidRPr="00E65A34">
          <w:rPr>
            <w:rFonts w:ascii="Times New Roman" w:eastAsia="Times New Roman" w:hAnsi="Times New Roman"/>
            <w:spacing w:val="6"/>
            <w:lang w:eastAsia="en-US"/>
          </w:rPr>
          <w:t>BoundNames</w:t>
        </w:r>
        <w:r w:rsidRPr="004D1BD1">
          <w:t xml:space="preserve"> of  </w:t>
        </w:r>
        <w:r w:rsidRPr="003B4312">
          <w:rPr>
            <w:rStyle w:val="bnf"/>
          </w:rPr>
          <w:t>FormalParameter</w:t>
        </w:r>
        <w:r w:rsidRPr="006B6D0A">
          <w:t>.</w:t>
        </w:r>
      </w:ins>
    </w:p>
    <w:p w14:paraId="4A3A3C2F" w14:textId="77777777" w:rsidR="0002777F" w:rsidRPr="00E65A34" w:rsidRDefault="0002777F" w:rsidP="0002777F">
      <w:pPr>
        <w:rPr>
          <w:ins w:id="24191" w:author="Rev 4 Allen Wirfs-Brock" w:date="2011-11-04T12:39:00Z"/>
        </w:rPr>
      </w:pPr>
      <w:ins w:id="24192" w:author="Rev 4 Allen Wirfs-Brock" w:date="2011-11-04T12:40:00Z">
        <w:r w:rsidRPr="0002777F">
          <w:rPr>
            <w:rFonts w:ascii="Times New Roman" w:hAnsi="Times New Roman"/>
            <w:i/>
          </w:rPr>
          <w:t>FunctionRestParameter</w:t>
        </w:r>
      </w:ins>
      <w:ins w:id="24193" w:author="Rev 4 Allen Wirfs-Brock" w:date="2011-11-04T12:39:00Z">
        <w:r w:rsidRPr="006B6D0A">
          <w:t xml:space="preserve"> </w:t>
        </w:r>
        <w:r w:rsidRPr="00E65A34">
          <w:rPr>
            <w:b/>
          </w:rPr>
          <w:t>:</w:t>
        </w:r>
        <w:r w:rsidRPr="00E65A34">
          <w:t xml:space="preserve"> </w:t>
        </w:r>
      </w:ins>
      <w:ins w:id="24194" w:author="Rev 4 Allen Wirfs-Brock" w:date="2011-11-04T12:43:00Z">
        <w:r>
          <w:t xml:space="preserve"> </w:t>
        </w:r>
      </w:ins>
      <w:ins w:id="24195" w:author="Rev 4 Allen Wirfs-Brock" w:date="2011-11-04T12:41:00Z">
        <w:r w:rsidRPr="00C7794D">
          <w:rPr>
            <w:rFonts w:ascii="Courier New" w:hAnsi="Courier New" w:cs="Courier New"/>
            <w:b/>
          </w:rPr>
          <w:t>...</w:t>
        </w:r>
      </w:ins>
      <w:ins w:id="24196" w:author="Rev 4 Allen Wirfs-Brock" w:date="2011-11-04T12:43:00Z">
        <w:r>
          <w:rPr>
            <w:rFonts w:ascii="Courier New" w:hAnsi="Courier New" w:cs="Courier New"/>
            <w:b/>
          </w:rPr>
          <w:t xml:space="preserve"> </w:t>
        </w:r>
      </w:ins>
      <w:ins w:id="24197" w:author="Rev 4 Allen Wirfs-Brock" w:date="2011-11-04T12:41:00Z">
        <w:r w:rsidRPr="0002777F">
          <w:rPr>
            <w:rFonts w:ascii="Times New Roman" w:hAnsi="Times New Roman"/>
            <w:i/>
          </w:rPr>
          <w:t xml:space="preserve"> </w:t>
        </w:r>
      </w:ins>
      <w:ins w:id="24198" w:author="Rev 5 Allen Wirfs-Brock" w:date="2011-12-29T17:37:00Z">
        <w:r w:rsidR="004322E4">
          <w:rPr>
            <w:rFonts w:ascii="Times New Roman" w:hAnsi="Times New Roman"/>
            <w:i/>
          </w:rPr>
          <w:t>Binding</w:t>
        </w:r>
      </w:ins>
      <w:ins w:id="24199" w:author="Rev 4 Allen Wirfs-Brock" w:date="2011-11-04T12:41:00Z">
        <w:r w:rsidRPr="0002777F">
          <w:rPr>
            <w:rFonts w:ascii="Times New Roman" w:hAnsi="Times New Roman"/>
            <w:i/>
          </w:rPr>
          <w:t>Identifier</w:t>
        </w:r>
      </w:ins>
      <w:ins w:id="24200" w:author="Rev 4 Allen Wirfs-Brock" w:date="2011-11-04T12:39:00Z">
        <w:r w:rsidRPr="00E65A34">
          <w:t xml:space="preserve"> </w:t>
        </w:r>
      </w:ins>
    </w:p>
    <w:p w14:paraId="3723BA0E" w14:textId="77777777" w:rsidR="00BB5BBA" w:rsidRPr="00E77497" w:rsidRDefault="00BB5BBA" w:rsidP="00052EFC">
      <w:pPr>
        <w:numPr>
          <w:ilvl w:val="0"/>
          <w:numId w:val="737"/>
        </w:numPr>
        <w:rPr>
          <w:ins w:id="24201" w:author="Rev 7 Allen Wirfs-Brock" w:date="2012-04-17T12:14:00Z"/>
        </w:rPr>
      </w:pPr>
      <w:ins w:id="24202" w:author="Rev 7 Allen Wirfs-Brock" w:date="2012-04-17T12:14:00Z">
        <w:r w:rsidRPr="00E77497">
          <w:t xml:space="preserve">It is a Syntax Error </w:t>
        </w:r>
      </w:ins>
      <w:ins w:id="24203" w:author="Rev 7 Allen Wirfs-Brock" w:date="2012-04-17T12:15:00Z">
        <w:r>
          <w:t xml:space="preserve">if </w:t>
        </w:r>
      </w:ins>
      <w:ins w:id="24204" w:author="Rev 7 Allen Wirfs-Brock" w:date="2012-04-17T12:14:00Z">
        <w:r>
          <w:t xml:space="preserve">the </w:t>
        </w:r>
        <w:r w:rsidRPr="00AD3F16">
          <w:rPr>
            <w:rFonts w:ascii="Times New Roman" w:hAnsi="Times New Roman"/>
          </w:rPr>
          <w:t>String</w:t>
        </w:r>
        <w:del w:id="24205" w:author="Rev 9 Allen Wirfs-Brock" w:date="2012-07-07T16:31:00Z">
          <w:r w:rsidRPr="00AD3F16" w:rsidDel="00D11231">
            <w:rPr>
              <w:rFonts w:ascii="Times New Roman" w:hAnsi="Times New Roman"/>
            </w:rPr>
            <w:delText xml:space="preserve"> </w:delText>
          </w:r>
        </w:del>
        <w:r w:rsidRPr="00AD3F16">
          <w:rPr>
            <w:rFonts w:ascii="Times New Roman" w:hAnsi="Times New Roman"/>
          </w:rPr>
          <w:t>Value</w:t>
        </w:r>
        <w:r>
          <w:t xml:space="preserve"> of the sole element of </w:t>
        </w:r>
        <w:r w:rsidRPr="00AD3F16">
          <w:rPr>
            <w:rFonts w:ascii="Times New Roman" w:hAnsi="Times New Roman"/>
          </w:rPr>
          <w:t>the BoundNames</w:t>
        </w:r>
        <w:r>
          <w:t xml:space="preserve"> of</w:t>
        </w:r>
        <w:r w:rsidRPr="00E77497">
          <w:t xml:space="preserve"> </w:t>
        </w:r>
        <w:r w:rsidRPr="00AD3F16">
          <w:rPr>
            <w:rFonts w:ascii="Times New Roman" w:hAnsi="Times New Roman"/>
            <w:i/>
          </w:rPr>
          <w:t>Binding</w:t>
        </w:r>
        <w:r w:rsidRPr="00E77497">
          <w:rPr>
            <w:rStyle w:val="bnf"/>
          </w:rPr>
          <w:t>Identifier</w:t>
        </w:r>
        <w:r w:rsidRPr="00E77497">
          <w:t xml:space="preserve"> is </w:t>
        </w:r>
        <w:r w:rsidRPr="00E77497">
          <w:rPr>
            <w:rFonts w:ascii="Courier New" w:hAnsi="Courier New" w:cs="Courier New"/>
            <w:b/>
          </w:rPr>
          <w:t>eval</w:t>
        </w:r>
        <w:r w:rsidRPr="00E77497">
          <w:t xml:space="preserve"> or </w:t>
        </w:r>
        <w:r w:rsidRPr="00E77497">
          <w:rPr>
            <w:rFonts w:ascii="Courier New" w:hAnsi="Courier New" w:cs="Courier New"/>
            <w:b/>
          </w:rPr>
          <w:t>arguments</w:t>
        </w:r>
        <w:r w:rsidRPr="00E77497">
          <w:t>.</w:t>
        </w:r>
      </w:ins>
    </w:p>
    <w:p w14:paraId="70A582E6" w14:textId="77777777" w:rsidR="0002777F" w:rsidRPr="004418C4" w:rsidDel="00BB5BBA" w:rsidRDefault="0002777F" w:rsidP="00150A49">
      <w:pPr>
        <w:numPr>
          <w:ilvl w:val="0"/>
          <w:numId w:val="403"/>
        </w:numPr>
        <w:spacing w:after="220"/>
        <w:rPr>
          <w:ins w:id="24206" w:author="Rev 4 Allen Wirfs-Brock" w:date="2011-11-04T12:43:00Z"/>
          <w:del w:id="24207" w:author="Rev 7 Allen Wirfs-Brock" w:date="2012-04-17T12:14:00Z"/>
        </w:rPr>
      </w:pPr>
      <w:ins w:id="24208" w:author="Rev 4 Allen Wirfs-Brock" w:date="2011-11-04T12:43:00Z">
        <w:del w:id="24209" w:author="Rev 7 Allen Wirfs-Brock" w:date="2012-04-17T12:14:00Z">
          <w:r w:rsidRPr="004418C4" w:rsidDel="00BB5BBA">
            <w:delText>It is a Syntax Error if the source code parsed with this production is not extended code.</w:delText>
          </w:r>
        </w:del>
      </w:ins>
    </w:p>
    <w:p w14:paraId="189BAD44" w14:textId="77777777" w:rsidR="0002777F" w:rsidRPr="006B6D0A" w:rsidDel="00BB5BBA" w:rsidRDefault="0002777F">
      <w:pPr>
        <w:numPr>
          <w:ilvl w:val="0"/>
          <w:numId w:val="403"/>
        </w:numPr>
        <w:spacing w:after="220"/>
        <w:rPr>
          <w:ins w:id="24210" w:author="Rev 4 Allen Wirfs-Brock" w:date="2011-11-04T12:43:00Z"/>
          <w:del w:id="24211" w:author="Rev 7 Allen Wirfs-Brock" w:date="2012-04-17T12:14:00Z"/>
        </w:rPr>
        <w:pPrChange w:id="24212" w:author="Rev 4 Allen Wirfs-Brock" w:date="2011-11-07T12:16:00Z">
          <w:pPr>
            <w:numPr>
              <w:numId w:val="411"/>
            </w:numPr>
            <w:tabs>
              <w:tab w:val="num" w:pos="360"/>
            </w:tabs>
            <w:spacing w:after="220"/>
            <w:ind w:left="360" w:hanging="360"/>
          </w:pPr>
        </w:pPrChange>
      </w:pPr>
      <w:ins w:id="24213" w:author="Rev 4 Allen Wirfs-Brock" w:date="2011-11-04T12:43:00Z">
        <w:del w:id="24214" w:author="Rev 7 Allen Wirfs-Brock" w:date="2012-04-17T12:14:00Z">
          <w:r w:rsidRPr="004418C4" w:rsidDel="00BB5BBA">
            <w:delText xml:space="preserve">It is a Syntax Error if </w:delText>
          </w:r>
          <w:r w:rsidRPr="004418C4" w:rsidDel="00BB5BBA">
            <w:rPr>
              <w:rStyle w:val="bnf"/>
            </w:rPr>
            <w:delText>Identifier</w:delText>
          </w:r>
          <w:r w:rsidRPr="004418C4" w:rsidDel="00BB5BBA">
            <w:delText xml:space="preserve"> is </w:delText>
          </w:r>
          <w:r w:rsidRPr="004418C4" w:rsidDel="00BB5BBA">
            <w:rPr>
              <w:rFonts w:ascii="Courier New" w:hAnsi="Courier New" w:cs="Courier New"/>
              <w:b/>
            </w:rPr>
            <w:delText>"eval</w:delText>
          </w:r>
          <w:r w:rsidRPr="006B6D0A" w:rsidDel="00BB5BBA">
            <w:rPr>
              <w:rFonts w:ascii="Courier New" w:hAnsi="Courier New" w:cs="Courier New"/>
              <w:b/>
            </w:rPr>
            <w:delText>"</w:delText>
          </w:r>
        </w:del>
      </w:ins>
    </w:p>
    <w:p w14:paraId="2752B8FC" w14:textId="77777777" w:rsidR="000E01AF" w:rsidRPr="00E65A34" w:rsidRDefault="000E01AF" w:rsidP="000E01AF">
      <w:pPr>
        <w:rPr>
          <w:ins w:id="24215" w:author="Rev 4 Allen Wirfs-Brock" w:date="2011-10-16T15:18:00Z"/>
        </w:rPr>
      </w:pPr>
      <w:ins w:id="24216" w:author="Rev 4 Allen Wirfs-Brock" w:date="2011-10-16T15:18:00Z">
        <w:r w:rsidRPr="006B6D0A">
          <w:rPr>
            <w:rStyle w:val="bnf"/>
          </w:rPr>
          <w:t>FormalParameter</w:t>
        </w:r>
        <w:r w:rsidRPr="006B6D0A">
          <w:t xml:space="preserve"> </w:t>
        </w:r>
        <w:r w:rsidRPr="00E65A34">
          <w:rPr>
            <w:b/>
          </w:rPr>
          <w:t>:</w:t>
        </w:r>
        <w:r w:rsidRPr="00E65A34">
          <w:t xml:space="preserve"> </w:t>
        </w:r>
        <w:r w:rsidRPr="00E65A34">
          <w:rPr>
            <w:rFonts w:ascii="Times New Roman" w:hAnsi="Times New Roman"/>
            <w:i/>
          </w:rPr>
          <w:t>Binding</w:t>
        </w:r>
      </w:ins>
      <w:ins w:id="24217" w:author="Rev 4 Allen Wirfs-Brock" w:date="2011-11-06T12:47:00Z">
        <w:r w:rsidR="0069636E">
          <w:rPr>
            <w:rStyle w:val="bnf"/>
          </w:rPr>
          <w:t>Element</w:t>
        </w:r>
      </w:ins>
      <w:ins w:id="24218" w:author="Rev 4 Allen Wirfs-Brock" w:date="2011-10-16T15:18:00Z">
        <w:r w:rsidRPr="00E65A34">
          <w:rPr>
            <w:rStyle w:val="bnf"/>
          </w:rPr>
          <w:t xml:space="preserve"> </w:t>
        </w:r>
      </w:ins>
    </w:p>
    <w:p w14:paraId="2B8F66A0" w14:textId="77777777" w:rsidR="000E01AF" w:rsidRPr="009C202C" w:rsidDel="00CD24F8" w:rsidRDefault="000E01AF" w:rsidP="00052EFC">
      <w:pPr>
        <w:numPr>
          <w:ilvl w:val="0"/>
          <w:numId w:val="737"/>
        </w:numPr>
        <w:spacing w:after="220"/>
        <w:contextualSpacing/>
        <w:rPr>
          <w:ins w:id="24219" w:author="Rev 4 Allen Wirfs-Brock" w:date="2011-10-16T15:18:00Z"/>
          <w:del w:id="24220" w:author="Rev 7 Allen Wirfs-Brock" w:date="2012-04-17T12:47:00Z"/>
        </w:rPr>
      </w:pPr>
      <w:ins w:id="24221" w:author="Rev 4 Allen Wirfs-Brock" w:date="2011-10-16T15:18:00Z">
        <w:del w:id="24222" w:author="Rev 7 Allen Wirfs-Brock" w:date="2012-04-17T12:47:00Z">
          <w:r w:rsidRPr="009C202C" w:rsidDel="00CD24F8">
            <w:delText>It is a Syntax Error</w:delText>
          </w:r>
        </w:del>
      </w:ins>
      <w:ins w:id="24223" w:author="Rev 4 Allen Wirfs-Brock" w:date="2011-11-06T12:45:00Z">
        <w:del w:id="24224" w:author="Rev 7 Allen Wirfs-Brock" w:date="2012-04-17T12:47:00Z">
          <w:r w:rsidR="0069636E" w:rsidDel="00CD24F8">
            <w:delText xml:space="preserve"> if the derivation of </w:delText>
          </w:r>
        </w:del>
      </w:ins>
      <w:ins w:id="24225" w:author="Rev 4 Allen Wirfs-Brock" w:date="2011-11-06T12:46:00Z">
        <w:del w:id="24226" w:author="Rev 7 Allen Wirfs-Brock" w:date="2012-04-17T12:47:00Z">
          <w:r w:rsidR="0069636E" w:rsidRPr="00E65A34" w:rsidDel="00CD24F8">
            <w:rPr>
              <w:rFonts w:ascii="Times New Roman" w:hAnsi="Times New Roman"/>
              <w:i/>
            </w:rPr>
            <w:delText>Binding</w:delText>
          </w:r>
          <w:r w:rsidR="0069636E" w:rsidDel="00CD24F8">
            <w:rPr>
              <w:rStyle w:val="bnf"/>
            </w:rPr>
            <w:delText>Element</w:delText>
          </w:r>
          <w:r w:rsidR="0069636E" w:rsidRPr="00E65A34" w:rsidDel="00CD24F8">
            <w:rPr>
              <w:rStyle w:val="bnf"/>
            </w:rPr>
            <w:delText xml:space="preserve"> </w:delText>
          </w:r>
          <w:r w:rsidR="0069636E" w:rsidDel="00CD24F8">
            <w:delText>is</w:delText>
          </w:r>
          <w:r w:rsidR="0069636E" w:rsidRPr="00E65A34" w:rsidDel="00CD24F8">
            <w:rPr>
              <w:rStyle w:val="bnf"/>
            </w:rPr>
            <w:delText xml:space="preserve"> </w:delText>
          </w:r>
        </w:del>
      </w:ins>
      <w:ins w:id="24227" w:author="Rev 4 Allen Wirfs-Brock" w:date="2011-11-06T12:45:00Z">
        <w:del w:id="24228" w:author="Rev 7 Allen Wirfs-Brock" w:date="2012-04-17T12:47:00Z">
          <w:r w:rsidR="0069636E" w:rsidRPr="00E65A34" w:rsidDel="00CD24F8">
            <w:rPr>
              <w:rFonts w:ascii="Times New Roman" w:hAnsi="Times New Roman"/>
              <w:i/>
            </w:rPr>
            <w:delText>Binding</w:delText>
          </w:r>
          <w:r w:rsidR="0069636E" w:rsidRPr="00E65A34" w:rsidDel="00CD24F8">
            <w:rPr>
              <w:rStyle w:val="bnf"/>
            </w:rPr>
            <w:delText>Identifier  Initialiser</w:delText>
          </w:r>
          <w:r w:rsidR="0069636E" w:rsidRPr="009C202C" w:rsidDel="00CD24F8">
            <w:delText xml:space="preserve"> </w:delText>
          </w:r>
        </w:del>
      </w:ins>
      <w:ins w:id="24229" w:author="Rev 4 Allen Wirfs-Brock" w:date="2011-11-06T12:47:00Z">
        <w:del w:id="24230" w:author="Rev 7 Allen Wirfs-Brock" w:date="2012-04-17T12:47:00Z">
          <w:r w:rsidR="0069636E" w:rsidDel="00CD24F8">
            <w:delText>and</w:delText>
          </w:r>
        </w:del>
      </w:ins>
      <w:ins w:id="24231" w:author="Rev 4 Allen Wirfs-Brock" w:date="2011-10-16T15:18:00Z">
        <w:del w:id="24232" w:author="Rev 7 Allen Wirfs-Brock" w:date="2012-04-17T12:47:00Z">
          <w:r w:rsidRPr="009C202C" w:rsidDel="00CD24F8">
            <w:delText xml:space="preserve"> the source code matching this production is not extended code.</w:delText>
          </w:r>
        </w:del>
      </w:ins>
    </w:p>
    <w:p w14:paraId="3760E21D" w14:textId="77777777" w:rsidR="000E01AF" w:rsidRPr="00E77497" w:rsidDel="00CD24F8" w:rsidRDefault="000E01AF" w:rsidP="00052EFC">
      <w:pPr>
        <w:numPr>
          <w:ilvl w:val="0"/>
          <w:numId w:val="737"/>
        </w:numPr>
        <w:spacing w:after="220"/>
        <w:contextualSpacing/>
        <w:rPr>
          <w:ins w:id="24233" w:author="Rev 4 Allen Wirfs-Brock" w:date="2011-10-16T15:18:00Z"/>
          <w:del w:id="24234" w:author="Rev 7 Allen Wirfs-Brock" w:date="2012-04-17T12:48:00Z"/>
        </w:rPr>
      </w:pPr>
      <w:ins w:id="24235" w:author="Rev 4 Allen Wirfs-Brock" w:date="2011-10-16T15:18:00Z">
        <w:del w:id="24236" w:author="Rev 7 Allen Wirfs-Brock" w:date="2012-04-17T12:48:00Z">
          <w:r w:rsidRPr="00E77497" w:rsidDel="00CD24F8">
            <w:delText xml:space="preserve">It is a Syntax Error if </w:delText>
          </w:r>
        </w:del>
      </w:ins>
      <w:ins w:id="24237" w:author="Rev 4 Allen Wirfs-Brock" w:date="2011-11-06T12:48:00Z">
        <w:del w:id="24238" w:author="Rev 7 Allen Wirfs-Brock" w:date="2012-04-17T12:48:00Z">
          <w:r w:rsidR="0069636E" w:rsidDel="00CD24F8">
            <w:delText xml:space="preserve">the derivation of </w:delText>
          </w:r>
          <w:r w:rsidR="0069636E" w:rsidRPr="00E65A34" w:rsidDel="00CD24F8">
            <w:rPr>
              <w:rFonts w:ascii="Times New Roman" w:hAnsi="Times New Roman"/>
              <w:i/>
            </w:rPr>
            <w:delText>Binding</w:delText>
          </w:r>
          <w:r w:rsidR="0069636E" w:rsidDel="00CD24F8">
            <w:rPr>
              <w:rStyle w:val="bnf"/>
            </w:rPr>
            <w:delText>Element</w:delText>
          </w:r>
          <w:r w:rsidR="0069636E" w:rsidRPr="00E65A34" w:rsidDel="00CD24F8">
            <w:rPr>
              <w:rStyle w:val="bnf"/>
            </w:rPr>
            <w:delText xml:space="preserve"> </w:delText>
          </w:r>
          <w:r w:rsidR="0069636E" w:rsidDel="00CD24F8">
            <w:delText>is</w:delText>
          </w:r>
          <w:r w:rsidR="0069636E" w:rsidRPr="00E65A34" w:rsidDel="00CD24F8">
            <w:rPr>
              <w:rStyle w:val="bnf"/>
            </w:rPr>
            <w:delText xml:space="preserve"> </w:delText>
          </w:r>
          <w:r w:rsidR="0069636E" w:rsidRPr="00E77497" w:rsidDel="00CD24F8">
            <w:rPr>
              <w:rStyle w:val="bnf"/>
            </w:rPr>
            <w:delText>BindingPattern  Initialiser</w:delText>
          </w:r>
          <w:r w:rsidR="0069636E" w:rsidRPr="00E77497" w:rsidDel="00CD24F8">
            <w:rPr>
              <w:rStyle w:val="bnf"/>
              <w:rFonts w:ascii="Arial" w:hAnsi="Arial" w:cs="Arial"/>
              <w:i w:val="0"/>
              <w:vertAlign w:val="subscript"/>
            </w:rPr>
            <w:delText>opt</w:delText>
          </w:r>
          <w:r w:rsidR="0069636E" w:rsidRPr="009C202C" w:rsidDel="00CD24F8">
            <w:delText xml:space="preserve"> </w:delText>
          </w:r>
          <w:r w:rsidR="0069636E" w:rsidDel="00CD24F8">
            <w:delText>and</w:delText>
          </w:r>
          <w:r w:rsidR="0069636E" w:rsidRPr="009C202C" w:rsidDel="00CD24F8">
            <w:delText xml:space="preserve"> </w:delText>
          </w:r>
        </w:del>
      </w:ins>
      <w:ins w:id="24239" w:author="Rev 4 Allen Wirfs-Brock" w:date="2011-10-16T15:18:00Z">
        <w:del w:id="24240" w:author="Rev 7 Allen Wirfs-Brock" w:date="2012-04-17T12:48:00Z">
          <w:r w:rsidRPr="00E77497" w:rsidDel="00CD24F8">
            <w:delText>the source code parsed with this production is not extended code.</w:delText>
          </w:r>
        </w:del>
      </w:ins>
    </w:p>
    <w:p w14:paraId="1ACF5225" w14:textId="77777777" w:rsidR="000E01AF" w:rsidRPr="00E77497" w:rsidRDefault="000E01AF" w:rsidP="00052EFC">
      <w:pPr>
        <w:numPr>
          <w:ilvl w:val="0"/>
          <w:numId w:val="737"/>
        </w:numPr>
        <w:spacing w:after="220"/>
        <w:rPr>
          <w:ins w:id="24241" w:author="Rev 4 Allen Wirfs-Brock" w:date="2011-10-16T15:18:00Z"/>
        </w:rPr>
      </w:pPr>
      <w:ins w:id="24242" w:author="Rev 4 Allen Wirfs-Brock" w:date="2011-10-16T15:18:00Z">
        <w:r w:rsidRPr="00E77497">
          <w:t xml:space="preserve">It is a Syntax Error if </w:t>
        </w:r>
        <w:r w:rsidRPr="00E77497">
          <w:rPr>
            <w:rFonts w:ascii="Times New Roman" w:eastAsia="Times New Roman" w:hAnsi="Times New Roman"/>
            <w:spacing w:val="6"/>
            <w:lang w:eastAsia="en-US"/>
          </w:rPr>
          <w:t>BoundNames</w:t>
        </w:r>
        <w:r w:rsidRPr="00E77497">
          <w:t xml:space="preserve"> of </w:t>
        </w:r>
        <w:r w:rsidRPr="00E77497">
          <w:rPr>
            <w:rStyle w:val="bnf"/>
          </w:rPr>
          <w:t>Binding</w:t>
        </w:r>
      </w:ins>
      <w:ins w:id="24243" w:author="Rev 4 Allen Wirfs-Brock" w:date="2011-11-06T12:50:00Z">
        <w:r w:rsidR="0069636E">
          <w:rPr>
            <w:rStyle w:val="bnf"/>
          </w:rPr>
          <w:t>Element</w:t>
        </w:r>
      </w:ins>
      <w:ins w:id="24244" w:author="Rev 4 Allen Wirfs-Brock" w:date="2011-10-16T15:18:00Z">
        <w:r w:rsidRPr="00E77497">
          <w:rPr>
            <w:rStyle w:val="bnf"/>
          </w:rPr>
          <w:t xml:space="preserve">  </w:t>
        </w:r>
        <w:r w:rsidRPr="00E77497">
          <w:t>contains any duplicate elements.</w:t>
        </w:r>
      </w:ins>
    </w:p>
    <w:p w14:paraId="1E8F2697" w14:textId="77777777" w:rsidR="00FC55A8" w:rsidRPr="00E77497" w:rsidRDefault="00FC55A8" w:rsidP="00FC55A8">
      <w:pPr>
        <w:rPr>
          <w:ins w:id="24245" w:author="Rev 4 Allen Wirfs-Brock" w:date="2011-10-16T15:43:00Z"/>
          <w:rFonts w:ascii="Helvetica" w:hAnsi="Helvetica"/>
          <w:b/>
        </w:rPr>
      </w:pPr>
      <w:ins w:id="24246" w:author="Rev 4 Allen Wirfs-Brock" w:date="2011-10-16T15:43:00Z">
        <w:r w:rsidRPr="00E77497">
          <w:rPr>
            <w:rFonts w:ascii="Helvetica" w:hAnsi="Helvetica"/>
            <w:b/>
          </w:rPr>
          <w:t xml:space="preserve">Static Semantics:  </w:t>
        </w:r>
      </w:ins>
      <w:ins w:id="24247" w:author="Rev 4 Allen Wirfs-Brock" w:date="2011-10-16T15:44:00Z">
        <w:r w:rsidR="00256A92" w:rsidRPr="00E77497">
          <w:rPr>
            <w:rFonts w:ascii="Helvetica" w:hAnsi="Helvetica"/>
            <w:b/>
            <w:lang w:eastAsia="en-US"/>
          </w:rPr>
          <w:t>BoundNames</w:t>
        </w:r>
      </w:ins>
    </w:p>
    <w:p w14:paraId="74C83DD4" w14:textId="77777777" w:rsidR="0038665D" w:rsidRPr="00E77497" w:rsidRDefault="0038665D" w:rsidP="0038665D">
      <w:pPr>
        <w:jc w:val="left"/>
        <w:rPr>
          <w:ins w:id="24248" w:author="Rev 4 Allen Wirfs-Brock" w:date="2011-10-20T12:28:00Z"/>
        </w:rPr>
      </w:pPr>
      <w:ins w:id="24249" w:author="Rev 4 Allen Wirfs-Brock" w:date="2011-10-20T12:28:00Z">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40F8D917" w14:textId="77777777" w:rsidR="0038665D" w:rsidRPr="00E77497" w:rsidRDefault="0038665D" w:rsidP="004322E4">
      <w:pPr>
        <w:pStyle w:val="Alg4"/>
        <w:numPr>
          <w:ilvl w:val="0"/>
          <w:numId w:val="471"/>
        </w:numPr>
        <w:spacing w:after="220"/>
        <w:contextualSpacing/>
        <w:rPr>
          <w:ins w:id="24250" w:author="Rev 4 Allen Wirfs-Brock" w:date="2011-10-20T12:28:00Z"/>
        </w:rPr>
      </w:pPr>
      <w:ins w:id="24251" w:author="Rev 4 Allen Wirfs-Brock" w:date="2011-10-20T12:28:00Z">
        <w:r w:rsidRPr="00E77497">
          <w:t xml:space="preserve">Return the BoundNames of </w:t>
        </w:r>
        <w:r w:rsidRPr="00E77497">
          <w:rPr>
            <w:i/>
          </w:rPr>
          <w:t>BindingIdentifier</w:t>
        </w:r>
        <w:r w:rsidRPr="00E77497">
          <w:t>.</w:t>
        </w:r>
      </w:ins>
    </w:p>
    <w:p w14:paraId="25AD1090" w14:textId="77777777" w:rsidR="00AA42F1" w:rsidRPr="00E77497" w:rsidRDefault="00AA42F1" w:rsidP="00553E0F">
      <w:pPr>
        <w:pStyle w:val="SyntaxRule"/>
        <w:spacing w:after="240"/>
        <w:rPr>
          <w:ins w:id="24252" w:author="Rev 4 Allen Wirfs-Brock" w:date="2011-10-20T12:50:00Z"/>
        </w:rPr>
      </w:pPr>
      <w:ins w:id="24253" w:author="Rev 4 Allen Wirfs-Brock" w:date="2011-10-20T12:50:00Z">
        <w:r w:rsidRPr="00E77497">
          <w:t xml:space="preserve">FormalParameterList </w:t>
        </w:r>
        <w:r w:rsidRPr="00E77497">
          <w:rPr>
            <w:rFonts w:ascii="Arial" w:hAnsi="Arial"/>
            <w:b/>
            <w:i w:val="0"/>
          </w:rPr>
          <w:t xml:space="preserve">: </w:t>
        </w:r>
        <w:r w:rsidRPr="00E77497">
          <w:rPr>
            <w:rFonts w:ascii="Arial" w:hAnsi="Arial" w:cs="Arial"/>
            <w:i w:val="0"/>
            <w:sz w:val="16"/>
            <w:szCs w:val="16"/>
          </w:rPr>
          <w:t>[empty]</w:t>
        </w:r>
      </w:ins>
    </w:p>
    <w:p w14:paraId="7B61298B" w14:textId="77777777" w:rsidR="00D26016" w:rsidRPr="00E77497" w:rsidRDefault="00D26016" w:rsidP="004322E4">
      <w:pPr>
        <w:pStyle w:val="Alg4"/>
        <w:numPr>
          <w:ilvl w:val="0"/>
          <w:numId w:val="594"/>
        </w:numPr>
        <w:spacing w:after="220"/>
        <w:contextualSpacing/>
        <w:rPr>
          <w:ins w:id="24254" w:author="Rev 4 Allen Wirfs-Brock" w:date="2011-10-20T12:52:00Z"/>
        </w:rPr>
      </w:pPr>
      <w:ins w:id="24255" w:author="Rev 4 Allen Wirfs-Brock" w:date="2011-10-20T12:52:00Z">
        <w:r w:rsidRPr="00E77497">
          <w:t>Return an empty List.</w:t>
        </w:r>
      </w:ins>
    </w:p>
    <w:p w14:paraId="5983B367" w14:textId="77777777" w:rsidR="00D26016" w:rsidRPr="00675B74" w:rsidDel="00C20D21" w:rsidRDefault="00D26016" w:rsidP="00D26016">
      <w:pPr>
        <w:pStyle w:val="SyntaxRule"/>
        <w:spacing w:after="240"/>
        <w:rPr>
          <w:ins w:id="24256" w:author="Rev 4 Allen Wirfs-Brock" w:date="2011-10-20T12:53:00Z"/>
          <w:del w:id="24257" w:author="Rev 8 Allen Wirfs-Brock" w:date="2012-06-01T09:09:00Z"/>
        </w:rPr>
      </w:pPr>
      <w:ins w:id="24258" w:author="Rev 4 Allen Wirfs-Brock" w:date="2011-10-20T12:53:00Z">
        <w:del w:id="24259" w:author="Rev 8 Allen Wirfs-Brock" w:date="2012-06-01T09:09:00Z">
          <w:r w:rsidRPr="00E77497" w:rsidDel="00C20D21">
            <w:delText xml:space="preserve">FormalParameterList </w:delText>
          </w:r>
          <w:r w:rsidRPr="00E77497" w:rsidDel="00C20D21">
            <w:rPr>
              <w:rFonts w:ascii="Arial" w:hAnsi="Arial"/>
              <w:b/>
              <w:i w:val="0"/>
            </w:rPr>
            <w:delText xml:space="preserve">: </w:delText>
          </w:r>
        </w:del>
      </w:ins>
      <w:ins w:id="24260" w:author="Rev 4 Allen Wirfs-Brock" w:date="2011-11-04T12:45:00Z">
        <w:del w:id="24261" w:author="Rev 8 Allen Wirfs-Brock" w:date="2012-06-01T09:09:00Z">
          <w:r w:rsidR="0002777F" w:rsidRPr="004418C4" w:rsidDel="00C20D21">
            <w:delText>Function</w:delText>
          </w:r>
          <w:r w:rsidR="0002777F" w:rsidDel="00C20D21">
            <w:delText>RestParameter</w:delText>
          </w:r>
        </w:del>
      </w:ins>
    </w:p>
    <w:p w14:paraId="2C8664A4" w14:textId="77777777" w:rsidR="00D26016" w:rsidRPr="00675B74" w:rsidDel="00C20D21" w:rsidRDefault="00D26016" w:rsidP="004322E4">
      <w:pPr>
        <w:pStyle w:val="Alg4"/>
        <w:numPr>
          <w:ilvl w:val="0"/>
          <w:numId w:val="572"/>
        </w:numPr>
        <w:spacing w:after="220"/>
        <w:contextualSpacing/>
        <w:rPr>
          <w:ins w:id="24262" w:author="Rev 4 Allen Wirfs-Brock" w:date="2011-10-20T12:53:00Z"/>
          <w:del w:id="24263" w:author="Rev 8 Allen Wirfs-Brock" w:date="2012-06-01T09:09:00Z"/>
        </w:rPr>
      </w:pPr>
      <w:ins w:id="24264" w:author="Rev 4 Allen Wirfs-Brock" w:date="2011-10-20T12:53:00Z">
        <w:del w:id="24265" w:author="Rev 8 Allen Wirfs-Brock" w:date="2012-06-01T09:09:00Z">
          <w:r w:rsidRPr="00E77497" w:rsidDel="00C20D21">
            <w:delText xml:space="preserve">Return the BoundNames of </w:delText>
          </w:r>
        </w:del>
      </w:ins>
      <w:ins w:id="24266" w:author="Rev 4 Allen Wirfs-Brock" w:date="2011-11-04T12:48:00Z">
        <w:del w:id="24267" w:author="Rev 8 Allen Wirfs-Brock" w:date="2012-06-01T09:09:00Z">
          <w:r w:rsidR="0002777F" w:rsidRPr="0002777F" w:rsidDel="00C20D21">
            <w:rPr>
              <w:i/>
            </w:rPr>
            <w:delText>FunctionRestParameter</w:delText>
          </w:r>
        </w:del>
      </w:ins>
      <w:ins w:id="24268" w:author="Rev 4 Allen Wirfs-Brock" w:date="2011-10-20T12:53:00Z">
        <w:del w:id="24269" w:author="Rev 8 Allen Wirfs-Brock" w:date="2012-06-01T09:09:00Z">
          <w:r w:rsidRPr="00675B74" w:rsidDel="00C20D21">
            <w:delText>.</w:delText>
          </w:r>
        </w:del>
      </w:ins>
    </w:p>
    <w:p w14:paraId="3ACFA279" w14:textId="77777777" w:rsidR="00A22158" w:rsidRPr="00E77497" w:rsidDel="00C20D21" w:rsidRDefault="00A22158" w:rsidP="00A22158">
      <w:pPr>
        <w:pStyle w:val="SyntaxRule"/>
        <w:spacing w:after="240"/>
        <w:rPr>
          <w:ins w:id="24270" w:author="Rev 4 Allen Wirfs-Brock" w:date="2011-10-20T12:54:00Z"/>
          <w:del w:id="24271" w:author="Rev 8 Allen Wirfs-Brock" w:date="2012-06-01T09:09:00Z"/>
        </w:rPr>
      </w:pPr>
      <w:ins w:id="24272" w:author="Rev 4 Allen Wirfs-Brock" w:date="2011-10-20T12:54:00Z">
        <w:del w:id="24273" w:author="Rev 8 Allen Wirfs-Brock" w:date="2012-06-01T09:09:00Z">
          <w:r w:rsidRPr="00E77497" w:rsidDel="00C20D21">
            <w:delText xml:space="preserve">FormalParameterList </w:delText>
          </w:r>
          <w:r w:rsidRPr="00E77497" w:rsidDel="00C20D21">
            <w:rPr>
              <w:rFonts w:ascii="Arial" w:hAnsi="Arial"/>
              <w:b/>
              <w:i w:val="0"/>
            </w:rPr>
            <w:delText xml:space="preserve">: </w:delText>
          </w:r>
          <w:r w:rsidRPr="00E77497" w:rsidDel="00C20D21">
            <w:delText>FormalsList</w:delText>
          </w:r>
        </w:del>
      </w:ins>
    </w:p>
    <w:p w14:paraId="4A98CCF4" w14:textId="77777777" w:rsidR="00A22158" w:rsidRPr="00E77497" w:rsidDel="00C20D21" w:rsidRDefault="00A22158" w:rsidP="004322E4">
      <w:pPr>
        <w:pStyle w:val="Alg4"/>
        <w:numPr>
          <w:ilvl w:val="0"/>
          <w:numId w:val="604"/>
        </w:numPr>
        <w:spacing w:after="220"/>
        <w:contextualSpacing/>
        <w:rPr>
          <w:ins w:id="24274" w:author="Rev 4 Allen Wirfs-Brock" w:date="2011-10-20T12:54:00Z"/>
          <w:del w:id="24275" w:author="Rev 8 Allen Wirfs-Brock" w:date="2012-06-01T09:09:00Z"/>
        </w:rPr>
      </w:pPr>
      <w:ins w:id="24276" w:author="Rev 4 Allen Wirfs-Brock" w:date="2011-10-20T12:54:00Z">
        <w:del w:id="24277" w:author="Rev 8 Allen Wirfs-Brock" w:date="2012-06-01T09:09:00Z">
          <w:r w:rsidRPr="00E77497" w:rsidDel="00C20D21">
            <w:delText xml:space="preserve">Return the BoundNames of </w:delText>
          </w:r>
          <w:r w:rsidRPr="00E77497" w:rsidDel="00C20D21">
            <w:rPr>
              <w:i/>
            </w:rPr>
            <w:delText>FormalsList</w:delText>
          </w:r>
          <w:r w:rsidRPr="00E77497" w:rsidDel="00C20D21">
            <w:delText>.</w:delText>
          </w:r>
        </w:del>
      </w:ins>
    </w:p>
    <w:p w14:paraId="62FB940A" w14:textId="77777777" w:rsidR="00287677" w:rsidRPr="00675B74" w:rsidRDefault="00287677" w:rsidP="00287677">
      <w:pPr>
        <w:pStyle w:val="SyntaxRule"/>
        <w:spacing w:after="240"/>
        <w:rPr>
          <w:ins w:id="24278" w:author="Rev 4 Allen Wirfs-Brock" w:date="2011-10-20T12:58:00Z"/>
        </w:rPr>
      </w:pPr>
      <w:ins w:id="24279" w:author="Rev 4 Allen Wirfs-Brock" w:date="2011-10-20T12:58:00Z">
        <w:r w:rsidRPr="00E77497">
          <w:t xml:space="preserve">FormalParameterList </w:t>
        </w:r>
        <w:r w:rsidRPr="00E77497">
          <w:rPr>
            <w:rFonts w:ascii="Arial" w:hAnsi="Arial"/>
            <w:b/>
            <w:i w:val="0"/>
          </w:rPr>
          <w:t xml:space="preserve">: </w:t>
        </w:r>
        <w:r w:rsidRPr="00E77497">
          <w:t xml:space="preserve">FormalsList </w:t>
        </w:r>
        <w:r w:rsidRPr="00E77497">
          <w:rPr>
            <w:rFonts w:ascii="Courier New" w:hAnsi="Courier New"/>
            <w:b/>
            <w:i w:val="0"/>
          </w:rPr>
          <w:t xml:space="preserve">, </w:t>
        </w:r>
      </w:ins>
      <w:ins w:id="24280" w:author="Rev 4 Allen Wirfs-Brock" w:date="2011-11-04T12:48:00Z">
        <w:r w:rsidR="0002777F" w:rsidRPr="004418C4">
          <w:t>Function</w:t>
        </w:r>
        <w:r w:rsidR="0002777F">
          <w:t>RestParameter</w:t>
        </w:r>
      </w:ins>
    </w:p>
    <w:p w14:paraId="686B36F2" w14:textId="77777777" w:rsidR="00026B5F" w:rsidRPr="00E77497" w:rsidRDefault="00026B5F" w:rsidP="004322E4">
      <w:pPr>
        <w:pStyle w:val="Alg4"/>
        <w:numPr>
          <w:ilvl w:val="0"/>
          <w:numId w:val="423"/>
        </w:numPr>
        <w:spacing w:after="220"/>
        <w:contextualSpacing/>
        <w:rPr>
          <w:ins w:id="24281" w:author="Rev 4 Allen Wirfs-Brock" w:date="2011-10-20T12:59:00Z"/>
        </w:rPr>
      </w:pPr>
      <w:ins w:id="24282" w:author="Rev 4 Allen Wirfs-Brock" w:date="2011-10-20T12:59:00Z">
        <w:r w:rsidRPr="00E77497">
          <w:t xml:space="preserve">Let </w:t>
        </w:r>
        <w:r w:rsidRPr="00E77497">
          <w:rPr>
            <w:i/>
          </w:rPr>
          <w:t xml:space="preserve">names </w:t>
        </w:r>
        <w:r w:rsidRPr="00E77497">
          <w:t xml:space="preserve">be BoundNames of </w:t>
        </w:r>
        <w:r w:rsidRPr="00E77497">
          <w:rPr>
            <w:rStyle w:val="bnf"/>
          </w:rPr>
          <w:t>FormalsList</w:t>
        </w:r>
        <w:r w:rsidRPr="00E77497">
          <w:t>.</w:t>
        </w:r>
      </w:ins>
    </w:p>
    <w:p w14:paraId="7427D0A8" w14:textId="77777777" w:rsidR="00026B5F" w:rsidRPr="00E77497" w:rsidRDefault="00026B5F" w:rsidP="004322E4">
      <w:pPr>
        <w:pStyle w:val="Alg4"/>
        <w:numPr>
          <w:ilvl w:val="0"/>
          <w:numId w:val="423"/>
        </w:numPr>
        <w:spacing w:after="220"/>
        <w:contextualSpacing/>
        <w:rPr>
          <w:ins w:id="24283" w:author="Rev 4 Allen Wirfs-Brock" w:date="2011-10-20T12:59:00Z"/>
        </w:rPr>
      </w:pPr>
      <w:ins w:id="24284" w:author="Rev 4 Allen Wirfs-Brock" w:date="2011-10-20T12:59:00Z">
        <w:r w:rsidRPr="00E77497">
          <w:t xml:space="preserve">Append to </w:t>
        </w:r>
        <w:r w:rsidRPr="00E77497">
          <w:rPr>
            <w:i/>
          </w:rPr>
          <w:t>names</w:t>
        </w:r>
        <w:r w:rsidRPr="00E77497">
          <w:t xml:space="preserve"> the </w:t>
        </w:r>
      </w:ins>
      <w:ins w:id="24285" w:author="Rev 4 Allen Wirfs-Brock" w:date="2011-11-04T12:49:00Z">
        <w:r w:rsidR="00954547" w:rsidRPr="004418C4">
          <w:t xml:space="preserve">BoundNames of </w:t>
        </w:r>
        <w:r w:rsidR="00954547" w:rsidRPr="00954547">
          <w:rPr>
            <w:i/>
          </w:rPr>
          <w:t>FunctionRestParameter</w:t>
        </w:r>
      </w:ins>
      <w:ins w:id="24286" w:author="Rev 4 Allen Wirfs-Brock" w:date="2011-10-20T12:59:00Z">
        <w:r w:rsidRPr="00675B74">
          <w:rPr>
            <w:rStyle w:val="bnf"/>
          </w:rPr>
          <w:t>.</w:t>
        </w:r>
      </w:ins>
    </w:p>
    <w:p w14:paraId="367CA8B4" w14:textId="77777777" w:rsidR="00026B5F" w:rsidRPr="00E77497" w:rsidRDefault="00026B5F" w:rsidP="004322E4">
      <w:pPr>
        <w:pStyle w:val="Alg4"/>
        <w:numPr>
          <w:ilvl w:val="0"/>
          <w:numId w:val="423"/>
        </w:numPr>
        <w:spacing w:after="220"/>
        <w:contextualSpacing/>
        <w:rPr>
          <w:ins w:id="24287" w:author="Rev 4 Allen Wirfs-Brock" w:date="2011-10-20T12:59:00Z"/>
        </w:rPr>
      </w:pPr>
      <w:ins w:id="24288" w:author="Rev 4 Allen Wirfs-Brock" w:date="2011-10-20T12:59:00Z">
        <w:r w:rsidRPr="00E77497">
          <w:t xml:space="preserve">Return </w:t>
        </w:r>
        <w:r w:rsidRPr="00E77497">
          <w:rPr>
            <w:i/>
          </w:rPr>
          <w:t>names</w:t>
        </w:r>
        <w:r w:rsidRPr="00E77497">
          <w:t>.</w:t>
        </w:r>
      </w:ins>
    </w:p>
    <w:p w14:paraId="6760DBFA" w14:textId="77777777" w:rsidR="00FC55A8" w:rsidRPr="00E77497" w:rsidRDefault="00FC55A8" w:rsidP="00FC55A8">
      <w:pPr>
        <w:rPr>
          <w:ins w:id="24289" w:author="Rev 4 Allen Wirfs-Brock" w:date="2011-10-16T15:44:00Z"/>
        </w:rPr>
      </w:pPr>
      <w:ins w:id="24290" w:author="Rev 4 Allen Wirfs-Brock" w:date="2011-10-16T15:44:00Z">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t xml:space="preserve"> </w:t>
        </w:r>
      </w:ins>
    </w:p>
    <w:p w14:paraId="09E3F6D1" w14:textId="77777777" w:rsidR="00FC55A8" w:rsidRPr="00E77497" w:rsidRDefault="00FC55A8" w:rsidP="004322E4">
      <w:pPr>
        <w:pStyle w:val="Alg4"/>
        <w:numPr>
          <w:ilvl w:val="0"/>
          <w:numId w:val="626"/>
        </w:numPr>
        <w:spacing w:after="220"/>
        <w:contextualSpacing/>
        <w:rPr>
          <w:ins w:id="24291" w:author="Rev 4 Allen Wirfs-Brock" w:date="2011-10-16T15:44:00Z"/>
        </w:rPr>
      </w:pPr>
      <w:ins w:id="24292" w:author="Rev 4 Allen Wirfs-Brock" w:date="2011-10-16T15:44:00Z">
        <w:r w:rsidRPr="00E77497">
          <w:t xml:space="preserve">Let </w:t>
        </w:r>
        <w:r w:rsidRPr="00E77497">
          <w:rPr>
            <w:i/>
          </w:rPr>
          <w:t xml:space="preserve">names </w:t>
        </w:r>
        <w:r w:rsidRPr="00E77497">
          <w:t xml:space="preserve">be BoundNames of </w:t>
        </w:r>
      </w:ins>
      <w:ins w:id="24293" w:author="Rev 4 Allen Wirfs-Brock" w:date="2011-10-19T13:18:00Z">
        <w:r w:rsidR="00A4389F" w:rsidRPr="00E77497">
          <w:rPr>
            <w:rStyle w:val="bnf"/>
          </w:rPr>
          <w:t>FormalsList</w:t>
        </w:r>
      </w:ins>
      <w:ins w:id="24294" w:author="Rev 4 Allen Wirfs-Brock" w:date="2011-10-16T15:44:00Z">
        <w:r w:rsidRPr="00E77497">
          <w:t>.</w:t>
        </w:r>
      </w:ins>
    </w:p>
    <w:p w14:paraId="0980601C" w14:textId="77777777" w:rsidR="00FC55A8" w:rsidRPr="00E77497" w:rsidRDefault="00FC55A8" w:rsidP="004322E4">
      <w:pPr>
        <w:pStyle w:val="Alg4"/>
        <w:numPr>
          <w:ilvl w:val="0"/>
          <w:numId w:val="626"/>
        </w:numPr>
        <w:spacing w:after="220"/>
        <w:contextualSpacing/>
        <w:rPr>
          <w:ins w:id="24295" w:author="Rev 4 Allen Wirfs-Brock" w:date="2011-10-16T15:44:00Z"/>
        </w:rPr>
      </w:pPr>
      <w:ins w:id="24296" w:author="Rev 4 Allen Wirfs-Brock" w:date="2011-10-16T15:44:00Z">
        <w:r w:rsidRPr="00E77497">
          <w:t xml:space="preserve">Append to </w:t>
        </w:r>
        <w:r w:rsidRPr="00E77497">
          <w:rPr>
            <w:i/>
          </w:rPr>
          <w:t>names</w:t>
        </w:r>
        <w:r w:rsidRPr="00E77497">
          <w:t xml:space="preserve"> the elements of BoundNames of </w:t>
        </w:r>
        <w:r w:rsidRPr="00E77497">
          <w:rPr>
            <w:rStyle w:val="bnf"/>
          </w:rPr>
          <w:t>FormalParameter.</w:t>
        </w:r>
      </w:ins>
    </w:p>
    <w:p w14:paraId="1CF3BDC8" w14:textId="77777777" w:rsidR="00FC55A8" w:rsidRPr="00E77497" w:rsidRDefault="00FC55A8" w:rsidP="004322E4">
      <w:pPr>
        <w:pStyle w:val="Alg4"/>
        <w:numPr>
          <w:ilvl w:val="0"/>
          <w:numId w:val="626"/>
        </w:numPr>
        <w:spacing w:after="220"/>
        <w:contextualSpacing/>
        <w:rPr>
          <w:ins w:id="24297" w:author="Rev 4 Allen Wirfs-Brock" w:date="2011-10-16T15:44:00Z"/>
        </w:rPr>
      </w:pPr>
      <w:ins w:id="24298" w:author="Rev 4 Allen Wirfs-Brock" w:date="2011-10-16T15:44:00Z">
        <w:r w:rsidRPr="00E77497">
          <w:t xml:space="preserve">Return </w:t>
        </w:r>
        <w:r w:rsidRPr="00E77497">
          <w:rPr>
            <w:i/>
          </w:rPr>
          <w:t>names</w:t>
        </w:r>
        <w:r w:rsidRPr="00E77497">
          <w:t>.</w:t>
        </w:r>
      </w:ins>
    </w:p>
    <w:p w14:paraId="4DC4708E" w14:textId="77777777" w:rsidR="0002777F" w:rsidRPr="004418C4" w:rsidDel="00C20D21" w:rsidRDefault="0002777F" w:rsidP="0002777F">
      <w:pPr>
        <w:pStyle w:val="SyntaxRule"/>
        <w:spacing w:after="240"/>
        <w:rPr>
          <w:ins w:id="24299" w:author="Rev 4 Allen Wirfs-Brock" w:date="2011-11-04T12:45:00Z"/>
          <w:del w:id="24300" w:author="Rev 8 Allen Wirfs-Brock" w:date="2012-06-01T09:09:00Z"/>
        </w:rPr>
      </w:pPr>
      <w:ins w:id="24301" w:author="Rev 4 Allen Wirfs-Brock" w:date="2011-11-04T12:45:00Z">
        <w:del w:id="24302" w:author="Rev 8 Allen Wirfs-Brock" w:date="2012-06-01T09:09:00Z">
          <w:r w:rsidRPr="004418C4" w:rsidDel="00C20D21">
            <w:delText xml:space="preserve">FormalParameterList </w:delText>
          </w:r>
          <w:r w:rsidRPr="004418C4" w:rsidDel="00C20D21">
            <w:rPr>
              <w:rFonts w:ascii="Arial" w:hAnsi="Arial"/>
              <w:b/>
              <w:i w:val="0"/>
            </w:rPr>
            <w:delText xml:space="preserve">: </w:delText>
          </w:r>
        </w:del>
      </w:ins>
      <w:ins w:id="24303" w:author="Rev 4 Allen Wirfs-Brock" w:date="2011-11-04T12:50:00Z">
        <w:del w:id="24304" w:author="Rev 8 Allen Wirfs-Brock" w:date="2012-06-01T09:09:00Z">
          <w:r w:rsidR="00954547" w:rsidRPr="004418C4" w:rsidDel="00C20D21">
            <w:rPr>
              <w:rFonts w:ascii="Courier New" w:hAnsi="Courier New" w:cs="Courier New"/>
              <w:b/>
              <w:i w:val="0"/>
            </w:rPr>
            <w:delText>...</w:delText>
          </w:r>
          <w:r w:rsidR="00954547" w:rsidDel="00C20D21">
            <w:rPr>
              <w:rFonts w:ascii="Courier New" w:hAnsi="Courier New" w:cs="Courier New"/>
              <w:b/>
            </w:rPr>
            <w:delText xml:space="preserve"> </w:delText>
          </w:r>
          <w:r w:rsidR="00954547" w:rsidRPr="0002777F" w:rsidDel="00C20D21">
            <w:delText xml:space="preserve"> </w:delText>
          </w:r>
        </w:del>
      </w:ins>
      <w:ins w:id="24305" w:author="Rev 5 Allen Wirfs-Brock" w:date="2011-12-29T17:39:00Z">
        <w:del w:id="24306" w:author="Rev 8 Allen Wirfs-Brock" w:date="2012-06-01T09:09:00Z">
          <w:r w:rsidR="004322E4" w:rsidDel="00C20D21">
            <w:delText>Binding</w:delText>
          </w:r>
        </w:del>
      </w:ins>
      <w:ins w:id="24307" w:author="Rev 4 Allen Wirfs-Brock" w:date="2011-11-04T12:50:00Z">
        <w:del w:id="24308" w:author="Rev 8 Allen Wirfs-Brock" w:date="2012-06-01T09:09:00Z">
          <w:r w:rsidR="00954547" w:rsidRPr="0002777F" w:rsidDel="00C20D21">
            <w:delText>Identifier</w:delText>
          </w:r>
        </w:del>
      </w:ins>
    </w:p>
    <w:p w14:paraId="041EDBB2" w14:textId="77777777" w:rsidR="0002777F" w:rsidRPr="004418C4" w:rsidDel="00C20D21" w:rsidRDefault="0002777F" w:rsidP="004322E4">
      <w:pPr>
        <w:pStyle w:val="Alg4"/>
        <w:numPr>
          <w:ilvl w:val="0"/>
          <w:numId w:val="608"/>
        </w:numPr>
        <w:spacing w:after="220"/>
        <w:contextualSpacing/>
        <w:rPr>
          <w:ins w:id="24309" w:author="Rev 4 Allen Wirfs-Brock" w:date="2011-11-04T12:45:00Z"/>
          <w:del w:id="24310" w:author="Rev 8 Allen Wirfs-Brock" w:date="2012-06-01T09:09:00Z"/>
        </w:rPr>
      </w:pPr>
      <w:ins w:id="24311" w:author="Rev 4 Allen Wirfs-Brock" w:date="2011-11-04T12:45:00Z">
        <w:del w:id="24312" w:author="Rev 8 Allen Wirfs-Brock" w:date="2012-06-01T09:09:00Z">
          <w:r w:rsidRPr="004418C4" w:rsidDel="00C20D21">
            <w:delText xml:space="preserve">Return the </w:delText>
          </w:r>
        </w:del>
      </w:ins>
      <w:ins w:id="24313" w:author="Rev 5 Allen Wirfs-Brock" w:date="2011-12-29T17:39:00Z">
        <w:del w:id="24314" w:author="Rev 8 Allen Wirfs-Brock" w:date="2012-06-01T09:09:00Z">
          <w:r w:rsidR="004322E4" w:rsidRPr="00E77497" w:rsidDel="00C20D21">
            <w:delText xml:space="preserve">BoundNames </w:delText>
          </w:r>
        </w:del>
      </w:ins>
      <w:ins w:id="24315" w:author="Rev 4 Allen Wirfs-Brock" w:date="2011-11-04T12:51:00Z">
        <w:del w:id="24316" w:author="Rev 8 Allen Wirfs-Brock" w:date="2012-06-01T09:09:00Z">
          <w:r w:rsidR="00954547" w:rsidDel="00C20D21">
            <w:delText>String Value</w:delText>
          </w:r>
        </w:del>
      </w:ins>
      <w:ins w:id="24317" w:author="Rev 4 Allen Wirfs-Brock" w:date="2011-11-04T12:45:00Z">
        <w:del w:id="24318" w:author="Rev 8 Allen Wirfs-Brock" w:date="2012-06-01T09:09:00Z">
          <w:r w:rsidRPr="004418C4" w:rsidDel="00C20D21">
            <w:delText xml:space="preserve"> of </w:delText>
          </w:r>
        </w:del>
      </w:ins>
      <w:ins w:id="24319" w:author="Rev 5 Allen Wirfs-Brock" w:date="2011-12-29T17:39:00Z">
        <w:del w:id="24320" w:author="Rev 8 Allen Wirfs-Brock" w:date="2012-06-01T09:09:00Z">
          <w:r w:rsidR="004322E4" w:rsidRPr="004322E4" w:rsidDel="00C20D21">
            <w:rPr>
              <w:i/>
            </w:rPr>
            <w:delText>Binding</w:delText>
          </w:r>
        </w:del>
      </w:ins>
      <w:ins w:id="24321" w:author="Rev 4 Allen Wirfs-Brock" w:date="2011-11-04T12:45:00Z">
        <w:del w:id="24322" w:author="Rev 8 Allen Wirfs-Brock" w:date="2012-06-01T09:09:00Z">
          <w:r w:rsidRPr="004418C4" w:rsidDel="00C20D21">
            <w:rPr>
              <w:rStyle w:val="bnf"/>
            </w:rPr>
            <w:delText>Identifier</w:delText>
          </w:r>
          <w:r w:rsidRPr="004418C4" w:rsidDel="00C20D21">
            <w:delText>.</w:delText>
          </w:r>
        </w:del>
      </w:ins>
    </w:p>
    <w:p w14:paraId="2EDEE28E" w14:textId="77777777" w:rsidR="00FC55A8" w:rsidRPr="00E77497" w:rsidDel="00C20D21" w:rsidRDefault="00FC55A8" w:rsidP="00FC55A8">
      <w:pPr>
        <w:rPr>
          <w:ins w:id="24323" w:author="Rev 4 Allen Wirfs-Brock" w:date="2011-10-16T15:44:00Z"/>
          <w:del w:id="24324" w:author="Rev 8 Allen Wirfs-Brock" w:date="2012-06-01T09:09:00Z"/>
        </w:rPr>
      </w:pPr>
      <w:ins w:id="24325" w:author="Rev 4 Allen Wirfs-Brock" w:date="2011-10-16T15:44:00Z">
        <w:del w:id="24326" w:author="Rev 8 Allen Wirfs-Brock" w:date="2012-06-01T09:09:00Z">
          <w:r w:rsidRPr="00675B74" w:rsidDel="00C20D21">
            <w:rPr>
              <w:rStyle w:val="bnf"/>
            </w:rPr>
            <w:delText>FormalParameter</w:delText>
          </w:r>
          <w:r w:rsidRPr="00E77497" w:rsidDel="00C20D21">
            <w:delText xml:space="preserve"> </w:delText>
          </w:r>
          <w:r w:rsidRPr="00E77497" w:rsidDel="00C20D21">
            <w:rPr>
              <w:b/>
            </w:rPr>
            <w:delText>:</w:delText>
          </w:r>
          <w:r w:rsidRPr="00E77497" w:rsidDel="00C20D21">
            <w:delText xml:space="preserve"> </w:delText>
          </w:r>
          <w:r w:rsidRPr="00E77497" w:rsidDel="00C20D21">
            <w:rPr>
              <w:rFonts w:ascii="Times New Roman" w:hAnsi="Times New Roman"/>
              <w:i/>
            </w:rPr>
            <w:delText>Binding</w:delText>
          </w:r>
        </w:del>
      </w:ins>
      <w:ins w:id="24327" w:author="Rev 4 Allen Wirfs-Brock" w:date="2011-11-06T12:50:00Z">
        <w:del w:id="24328" w:author="Rev 8 Allen Wirfs-Brock" w:date="2012-06-01T09:09:00Z">
          <w:r w:rsidR="0069636E" w:rsidDel="00C20D21">
            <w:rPr>
              <w:rStyle w:val="bnf"/>
            </w:rPr>
            <w:delText>Element</w:delText>
          </w:r>
        </w:del>
      </w:ins>
      <w:ins w:id="24329" w:author="Rev 4 Allen Wirfs-Brock" w:date="2011-10-16T15:44:00Z">
        <w:del w:id="24330" w:author="Rev 8 Allen Wirfs-Brock" w:date="2012-06-01T09:09:00Z">
          <w:r w:rsidRPr="00E77497" w:rsidDel="00C20D21">
            <w:rPr>
              <w:rStyle w:val="bnf"/>
            </w:rPr>
            <w:delText xml:space="preserve">  </w:delText>
          </w:r>
        </w:del>
      </w:ins>
    </w:p>
    <w:p w14:paraId="37A61F7A" w14:textId="77777777" w:rsidR="00FC55A8" w:rsidRPr="00E77497" w:rsidDel="00C20D21" w:rsidRDefault="00FC55A8" w:rsidP="004322E4">
      <w:pPr>
        <w:pStyle w:val="Alg4"/>
        <w:numPr>
          <w:ilvl w:val="0"/>
          <w:numId w:val="609"/>
        </w:numPr>
        <w:spacing w:after="220"/>
        <w:contextualSpacing/>
        <w:rPr>
          <w:ins w:id="24331" w:author="Rev 4 Allen Wirfs-Brock" w:date="2011-10-16T15:44:00Z"/>
          <w:del w:id="24332" w:author="Rev 8 Allen Wirfs-Brock" w:date="2012-06-01T09:09:00Z"/>
        </w:rPr>
      </w:pPr>
      <w:ins w:id="24333" w:author="Rev 4 Allen Wirfs-Brock" w:date="2011-10-16T15:44:00Z">
        <w:del w:id="24334" w:author="Rev 8 Allen Wirfs-Brock" w:date="2012-06-01T09:09:00Z">
          <w:r w:rsidRPr="00E77497" w:rsidDel="00C20D21">
            <w:delText>Return</w:delText>
          </w:r>
        </w:del>
      </w:ins>
      <w:ins w:id="24335" w:author="Rev 4 Allen Wirfs-Brock" w:date="2011-10-19T13:21:00Z">
        <w:del w:id="24336" w:author="Rev 8 Allen Wirfs-Brock" w:date="2012-06-01T09:09:00Z">
          <w:r w:rsidR="00A4389F" w:rsidRPr="00E77497" w:rsidDel="00C20D21">
            <w:delText xml:space="preserve"> the</w:delText>
          </w:r>
        </w:del>
      </w:ins>
      <w:ins w:id="24337" w:author="Rev 4 Allen Wirfs-Brock" w:date="2011-10-16T15:44:00Z">
        <w:del w:id="24338" w:author="Rev 8 Allen Wirfs-Brock" w:date="2012-06-01T09:09:00Z">
          <w:r w:rsidRPr="00E77497" w:rsidDel="00C20D21">
            <w:delText xml:space="preserve"> </w:delText>
          </w:r>
        </w:del>
      </w:ins>
      <w:ins w:id="24339" w:author="Rev 4 Allen Wirfs-Brock" w:date="2011-10-19T13:21:00Z">
        <w:del w:id="24340" w:author="Rev 8 Allen Wirfs-Brock" w:date="2012-06-01T09:09:00Z">
          <w:r w:rsidR="00A4389F" w:rsidRPr="00E77497" w:rsidDel="00C20D21">
            <w:delText xml:space="preserve">BoundNames of </w:delText>
          </w:r>
        </w:del>
      </w:ins>
      <w:ins w:id="24341" w:author="Rev 4 Allen Wirfs-Brock" w:date="2011-11-06T12:51:00Z">
        <w:del w:id="24342" w:author="Rev 8 Allen Wirfs-Brock" w:date="2012-06-01T09:09:00Z">
          <w:r w:rsidR="0069636E" w:rsidRPr="00E77497" w:rsidDel="00C20D21">
            <w:rPr>
              <w:i/>
            </w:rPr>
            <w:delText>Binding</w:delText>
          </w:r>
          <w:r w:rsidR="0069636E" w:rsidDel="00C20D21">
            <w:rPr>
              <w:rStyle w:val="bnf"/>
            </w:rPr>
            <w:delText xml:space="preserve">Element </w:delText>
          </w:r>
        </w:del>
      </w:ins>
      <w:ins w:id="24343" w:author="Rev 4 Allen Wirfs-Brock" w:date="2011-10-16T15:44:00Z">
        <w:del w:id="24344" w:author="Rev 8 Allen Wirfs-Brock" w:date="2012-06-01T09:09:00Z">
          <w:r w:rsidRPr="00E77497" w:rsidDel="00C20D21">
            <w:delText>.</w:delText>
          </w:r>
        </w:del>
      </w:ins>
    </w:p>
    <w:p w14:paraId="7B126681" w14:textId="77777777" w:rsidR="00AA7F77" w:rsidRPr="00E77497" w:rsidRDefault="00AA7F77" w:rsidP="00AA7F77">
      <w:pPr>
        <w:rPr>
          <w:ins w:id="24345" w:author="Rev 7 Allen Wirfs-Brock" w:date="2012-04-23T14:45:00Z"/>
          <w:rFonts w:ascii="Helvetica" w:hAnsi="Helvetica"/>
          <w:b/>
        </w:rPr>
      </w:pPr>
      <w:ins w:id="24346" w:author="Rev 7 Allen Wirfs-Brock" w:date="2012-04-23T14:45:00Z">
        <w:r w:rsidRPr="00E77497">
          <w:rPr>
            <w:rFonts w:ascii="Helvetica" w:hAnsi="Helvetica"/>
            <w:b/>
          </w:rPr>
          <w:t xml:space="preserve">Static Semantics:  </w:t>
        </w:r>
        <w:r>
          <w:rPr>
            <w:rFonts w:ascii="Helvetica" w:hAnsi="Helvetica"/>
            <w:b/>
            <w:lang w:eastAsia="en-US"/>
          </w:rPr>
          <w:t>Contains</w:t>
        </w:r>
      </w:ins>
    </w:p>
    <w:p w14:paraId="0BF3653E" w14:textId="77777777" w:rsidR="00AA7F77" w:rsidRPr="004418C4" w:rsidRDefault="00AA7F77" w:rsidP="00AA7F77">
      <w:pPr>
        <w:ind w:left="360"/>
        <w:rPr>
          <w:ins w:id="24347" w:author="Rev 7 Allen Wirfs-Brock" w:date="2012-04-23T14:46:00Z"/>
        </w:rPr>
      </w:pPr>
      <w:ins w:id="24348" w:author="Rev 7 Allen Wirfs-Brock" w:date="2012-04-23T14:46:00Z">
        <w:r>
          <w:t>W</w:t>
        </w:r>
        <w:r w:rsidRPr="004418C4">
          <w:t xml:space="preserve">ith </w:t>
        </w:r>
        <w:r>
          <w:t>parameter</w:t>
        </w:r>
        <w:r w:rsidRPr="004418C4">
          <w:t xml:space="preserve"> </w:t>
        </w:r>
        <w:r>
          <w:rPr>
            <w:rFonts w:ascii="Times New Roman" w:hAnsi="Times New Roman"/>
            <w:i/>
          </w:rPr>
          <w:t>symbol</w:t>
        </w:r>
        <w:r>
          <w:t>.</w:t>
        </w:r>
      </w:ins>
    </w:p>
    <w:p w14:paraId="137FB11A" w14:textId="77777777" w:rsidR="00AA7F77" w:rsidRPr="00E77497" w:rsidRDefault="00AA7F77" w:rsidP="00AA7F77">
      <w:pPr>
        <w:jc w:val="left"/>
        <w:rPr>
          <w:ins w:id="24349" w:author="Rev 7 Allen Wirfs-Brock" w:date="2012-04-23T14:45:00Z"/>
        </w:rPr>
      </w:pPr>
      <w:ins w:id="24350" w:author="Rev 7 Allen Wirfs-Brock" w:date="2012-04-23T14:45:00Z">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24B9E10D" w14:textId="77777777" w:rsidR="00AA7F77" w:rsidRPr="00E77497" w:rsidRDefault="00AA7F77" w:rsidP="00AA7F77">
      <w:pPr>
        <w:pStyle w:val="Alg4"/>
        <w:numPr>
          <w:ilvl w:val="0"/>
          <w:numId w:val="723"/>
        </w:numPr>
        <w:spacing w:after="220"/>
        <w:contextualSpacing/>
        <w:rPr>
          <w:ins w:id="24351" w:author="Rev 7 Allen Wirfs-Brock" w:date="2012-04-23T14:45:00Z"/>
        </w:rPr>
      </w:pPr>
      <w:ins w:id="24352" w:author="Rev 7 Allen Wirfs-Brock" w:date="2012-04-23T14:45:00Z">
        <w:r w:rsidRPr="00E77497">
          <w:t xml:space="preserve">Return </w:t>
        </w:r>
      </w:ins>
      <w:ins w:id="24353" w:author="Rev 7 Allen Wirfs-Brock" w:date="2012-04-23T14:47:00Z">
        <w:r w:rsidRPr="00AA7F77">
          <w:rPr>
            <w:b/>
          </w:rPr>
          <w:t>false</w:t>
        </w:r>
        <w:r>
          <w:t>.</w:t>
        </w:r>
      </w:ins>
    </w:p>
    <w:p w14:paraId="09FB88D1" w14:textId="77777777" w:rsidR="00AA7F77" w:rsidRPr="00E77497" w:rsidRDefault="00AA7F77" w:rsidP="00AA7F77">
      <w:pPr>
        <w:jc w:val="left"/>
        <w:rPr>
          <w:ins w:id="24354" w:author="Rev 7 Allen Wirfs-Brock" w:date="2012-04-23T14:48:00Z"/>
        </w:rPr>
      </w:pPr>
      <w:ins w:id="24355" w:author="Rev 7 Allen Wirfs-Brock" w:date="2012-04-23T14:48:00Z">
        <w:r w:rsidRPr="00E77497">
          <w:rPr>
            <w:rFonts w:ascii="Times New Roman" w:hAnsi="Times New Roman"/>
            <w:i/>
          </w:rPr>
          <w:t>Function</w:t>
        </w:r>
        <w:r>
          <w:rPr>
            <w:rFonts w:ascii="Times New Roman" w:hAnsi="Times New Roman"/>
            <w:i/>
          </w:rPr>
          <w:t>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rPr>
            <w:rFonts w:cs="Arial"/>
            <w:vertAlign w:val="subscript"/>
          </w:rPr>
          <w:t>opt</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11BC6C48" w14:textId="77777777" w:rsidR="00AA7F77" w:rsidRPr="00E77497" w:rsidRDefault="00AA7F77" w:rsidP="00AA7F77">
      <w:pPr>
        <w:pStyle w:val="Alg4"/>
        <w:numPr>
          <w:ilvl w:val="0"/>
          <w:numId w:val="724"/>
        </w:numPr>
        <w:spacing w:after="220"/>
        <w:contextualSpacing/>
        <w:rPr>
          <w:ins w:id="24356" w:author="Rev 7 Allen Wirfs-Brock" w:date="2012-04-23T14:48:00Z"/>
        </w:rPr>
      </w:pPr>
      <w:ins w:id="24357" w:author="Rev 7 Allen Wirfs-Brock" w:date="2012-04-23T14:48:00Z">
        <w:r w:rsidRPr="00E77497">
          <w:t xml:space="preserve">Return </w:t>
        </w:r>
        <w:r w:rsidRPr="00AA7F77">
          <w:rPr>
            <w:b/>
          </w:rPr>
          <w:t>false</w:t>
        </w:r>
        <w:r>
          <w:t>.</w:t>
        </w:r>
      </w:ins>
    </w:p>
    <w:p w14:paraId="0492BC09" w14:textId="77777777" w:rsidR="00AA7F77" w:rsidRDefault="00AA7F77" w:rsidP="00052EFC">
      <w:pPr>
        <w:pStyle w:val="Note"/>
        <w:rPr>
          <w:ins w:id="24358" w:author="Rev 7 Allen Wirfs-Brock" w:date="2012-04-23T14:48:00Z"/>
        </w:rPr>
      </w:pPr>
      <w:ins w:id="24359" w:author="Rev 7 Allen Wirfs-Brock" w:date="2012-04-23T14:49:00Z">
        <w:r>
          <w:t>NOTE</w:t>
        </w:r>
        <w:r>
          <w:tab/>
          <w:t xml:space="preserve">Static semantic rules that depend upon </w:t>
        </w:r>
      </w:ins>
      <w:ins w:id="24360" w:author="Rev 7 Allen Wirfs-Brock" w:date="2012-04-23T14:51:00Z">
        <w:r>
          <w:t>substructure</w:t>
        </w:r>
      </w:ins>
      <w:ins w:id="24361" w:author="Rev 7 Allen Wirfs-Brock" w:date="2012-04-23T14:49:00Z">
        <w:r>
          <w:t xml:space="preserve"> </w:t>
        </w:r>
      </w:ins>
      <w:ins w:id="24362" w:author="Rev 7 Allen Wirfs-Brock" w:date="2012-04-23T14:51:00Z">
        <w:r>
          <w:t>generally do not look into function definitions.</w:t>
        </w:r>
      </w:ins>
    </w:p>
    <w:p w14:paraId="0C444963" w14:textId="77777777" w:rsidR="00E2297F" w:rsidRPr="00E77497" w:rsidRDefault="00E2297F" w:rsidP="00E2297F">
      <w:pPr>
        <w:rPr>
          <w:ins w:id="24363" w:author="Rev 4 Allen Wirfs-Brock" w:date="2011-10-16T15:28:00Z"/>
          <w:rFonts w:ascii="Helvetica" w:hAnsi="Helvetica"/>
          <w:b/>
        </w:rPr>
      </w:pPr>
      <w:ins w:id="24364" w:author="Rev 4 Allen Wirfs-Brock" w:date="2011-10-16T15:28:00Z">
        <w:r w:rsidRPr="00E77497">
          <w:rPr>
            <w:rFonts w:ascii="Helvetica" w:hAnsi="Helvetica"/>
            <w:b/>
          </w:rPr>
          <w:t xml:space="preserve">Static Semantics:  </w:t>
        </w:r>
        <w:r w:rsidRPr="00E77497">
          <w:rPr>
            <w:rFonts w:ascii="Helvetica" w:hAnsi="Helvetica"/>
            <w:b/>
            <w:lang w:eastAsia="en-US"/>
          </w:rPr>
          <w:t>ExpectedArgumentCount</w:t>
        </w:r>
      </w:ins>
    </w:p>
    <w:p w14:paraId="32C02392" w14:textId="77777777" w:rsidR="00B41033" w:rsidRPr="00E77497" w:rsidRDefault="00B41033" w:rsidP="00B41033">
      <w:pPr>
        <w:pStyle w:val="SyntaxRule"/>
        <w:rPr>
          <w:ins w:id="24365" w:author="Rev 4 Allen Wirfs-Brock" w:date="2011-10-18T10:44:00Z"/>
        </w:rPr>
      </w:pPr>
      <w:ins w:id="24366" w:author="Rev 4 Allen Wirfs-Brock" w:date="2011-10-18T10:44:00Z">
        <w:r w:rsidRPr="00E77497">
          <w:t xml:space="preserve">FormalParameterList </w:t>
        </w:r>
        <w:r w:rsidRPr="00E77497">
          <w:rPr>
            <w:rFonts w:ascii="Arial" w:hAnsi="Arial"/>
            <w:b/>
            <w:i w:val="0"/>
          </w:rPr>
          <w:t>:</w:t>
        </w:r>
      </w:ins>
    </w:p>
    <w:p w14:paraId="10217242" w14:textId="77777777" w:rsidR="00B41033" w:rsidRPr="00675B74" w:rsidRDefault="00B41033" w:rsidP="00B41033">
      <w:pPr>
        <w:pStyle w:val="SyntaxDefinition"/>
        <w:rPr>
          <w:ins w:id="24367" w:author="Rev 4 Allen Wirfs-Brock" w:date="2011-10-18T10:44:00Z"/>
        </w:rPr>
      </w:pPr>
      <w:ins w:id="24368" w:author="Rev 4 Allen Wirfs-Brock" w:date="2011-10-18T10:44:00Z">
        <w:r w:rsidRPr="00E77497">
          <w:rPr>
            <w:rFonts w:ascii="Arial" w:hAnsi="Arial" w:cs="Arial"/>
            <w:i w:val="0"/>
            <w:sz w:val="16"/>
            <w:szCs w:val="16"/>
          </w:rPr>
          <w:t>[empty]</w:t>
        </w:r>
        <w:r w:rsidRPr="00E77497">
          <w:rPr>
            <w:rFonts w:ascii="Courier New" w:hAnsi="Courier New" w:cs="Courier New"/>
            <w:b/>
            <w:i w:val="0"/>
          </w:rPr>
          <w:br/>
        </w:r>
      </w:ins>
      <w:ins w:id="24369" w:author="Rev 4 Allen Wirfs-Brock" w:date="2011-11-04T12:53:00Z">
        <w:r w:rsidR="00954547" w:rsidRPr="004418C4">
          <w:t>Function</w:t>
        </w:r>
        <w:r w:rsidR="00954547">
          <w:t>RestParameter</w:t>
        </w:r>
      </w:ins>
    </w:p>
    <w:p w14:paraId="6E28F5C3" w14:textId="77777777" w:rsidR="00E2297F" w:rsidRPr="00E77497" w:rsidRDefault="00E2297F" w:rsidP="004322E4">
      <w:pPr>
        <w:pStyle w:val="Alg4"/>
        <w:numPr>
          <w:ilvl w:val="0"/>
          <w:numId w:val="424"/>
        </w:numPr>
        <w:spacing w:after="220"/>
        <w:contextualSpacing/>
        <w:rPr>
          <w:ins w:id="24370" w:author="Rev 4 Allen Wirfs-Brock" w:date="2011-10-16T15:28:00Z"/>
        </w:rPr>
      </w:pPr>
      <w:ins w:id="24371" w:author="Rev 4 Allen Wirfs-Brock" w:date="2011-10-16T15:28:00Z">
        <w:r w:rsidRPr="00E77497">
          <w:t>Return 0.</w:t>
        </w:r>
      </w:ins>
    </w:p>
    <w:p w14:paraId="346924FD" w14:textId="77777777" w:rsidR="00E660D2" w:rsidRPr="00E77497" w:rsidRDefault="00E660D2" w:rsidP="00E660D2">
      <w:pPr>
        <w:pStyle w:val="SyntaxRule"/>
        <w:rPr>
          <w:ins w:id="24372" w:author="Rev 4 Allen Wirfs-Brock" w:date="2011-10-16T15:30:00Z"/>
        </w:rPr>
      </w:pPr>
      <w:ins w:id="24373" w:author="Rev 4 Allen Wirfs-Brock" w:date="2011-10-16T15:30:00Z">
        <w:r w:rsidRPr="00E77497">
          <w:t xml:space="preserve">FormalParameterList </w:t>
        </w:r>
        <w:r w:rsidRPr="00E77497">
          <w:rPr>
            <w:rFonts w:ascii="Arial" w:hAnsi="Arial"/>
            <w:b/>
            <w:i w:val="0"/>
          </w:rPr>
          <w:t>:</w:t>
        </w:r>
      </w:ins>
    </w:p>
    <w:p w14:paraId="40BCCE29" w14:textId="77777777" w:rsidR="00E660D2" w:rsidRPr="00675B74" w:rsidRDefault="00E660D2" w:rsidP="00E660D2">
      <w:pPr>
        <w:pStyle w:val="SyntaxDefinition"/>
        <w:rPr>
          <w:ins w:id="24374" w:author="Rev 4 Allen Wirfs-Brock" w:date="2011-10-16T15:30:00Z"/>
        </w:rPr>
      </w:pPr>
      <w:ins w:id="24375" w:author="Rev 4 Allen Wirfs-Brock" w:date="2011-10-16T15:30:00Z">
        <w:del w:id="24376" w:author="Rev 8 Allen Wirfs-Brock" w:date="2012-06-01T09:10:00Z">
          <w:r w:rsidRPr="00E77497" w:rsidDel="00C20D21">
            <w:delText>FormalsList</w:delText>
          </w:r>
          <w:r w:rsidRPr="00E77497" w:rsidDel="00C20D21">
            <w:br/>
          </w:r>
        </w:del>
        <w:r w:rsidRPr="00E77497">
          <w:t>FormalsList</w:t>
        </w:r>
      </w:ins>
      <w:ins w:id="24377" w:author="Rev 4 Allen Wirfs-Brock" w:date="2011-11-04T12:53:00Z">
        <w:r w:rsidR="00954547">
          <w:t xml:space="preserve"> </w:t>
        </w:r>
      </w:ins>
      <w:ins w:id="24378" w:author="Rev 4 Allen Wirfs-Brock" w:date="2011-10-16T15:30:00Z">
        <w:r w:rsidRPr="00675B74">
          <w:rPr>
            <w:rFonts w:ascii="Courier New" w:hAnsi="Courier New"/>
            <w:b/>
            <w:i w:val="0"/>
          </w:rPr>
          <w:t xml:space="preserve">, </w:t>
        </w:r>
      </w:ins>
      <w:ins w:id="24379" w:author="Rev 4 Allen Wirfs-Brock" w:date="2011-11-04T12:53:00Z">
        <w:r w:rsidR="00954547" w:rsidRPr="004418C4">
          <w:t>Function</w:t>
        </w:r>
        <w:r w:rsidR="00954547">
          <w:t>RestParameter</w:t>
        </w:r>
      </w:ins>
    </w:p>
    <w:p w14:paraId="263DC2FA" w14:textId="77777777" w:rsidR="00E2297F" w:rsidRPr="00E77497" w:rsidRDefault="00E2297F" w:rsidP="004322E4">
      <w:pPr>
        <w:pStyle w:val="Alg4"/>
        <w:numPr>
          <w:ilvl w:val="0"/>
          <w:numId w:val="425"/>
        </w:numPr>
        <w:spacing w:after="220"/>
        <w:contextualSpacing/>
        <w:rPr>
          <w:ins w:id="24380" w:author="Rev 4 Allen Wirfs-Brock" w:date="2011-10-16T15:28:00Z"/>
        </w:rPr>
      </w:pPr>
      <w:ins w:id="24381" w:author="Rev 4 Allen Wirfs-Brock" w:date="2011-10-16T15:28:00Z">
        <w:r w:rsidRPr="00E77497">
          <w:t xml:space="preserve">Return the ExpectedArgumentCount of </w:t>
        </w:r>
        <w:r w:rsidRPr="00E77497">
          <w:rPr>
            <w:rStyle w:val="bnf"/>
          </w:rPr>
          <w:t>FormalsList</w:t>
        </w:r>
        <w:r w:rsidRPr="00E77497">
          <w:t>.</w:t>
        </w:r>
      </w:ins>
    </w:p>
    <w:p w14:paraId="2A6DC09F" w14:textId="77777777" w:rsidR="00E2297F" w:rsidRPr="00E77497" w:rsidRDefault="00E2297F" w:rsidP="00E2297F">
      <w:pPr>
        <w:pStyle w:val="Note"/>
        <w:rPr>
          <w:ins w:id="24382" w:author="Rev 4 Allen Wirfs-Brock" w:date="2011-10-16T15:28:00Z"/>
        </w:rPr>
      </w:pPr>
      <w:ins w:id="24383" w:author="Rev 4 Allen Wirfs-Brock" w:date="2011-10-16T15:28:00Z">
        <w:r w:rsidRPr="00E77497">
          <w:t>NOTE</w:t>
        </w:r>
        <w:r w:rsidRPr="00E77497">
          <w:tab/>
          <w:t xml:space="preserve">The </w:t>
        </w:r>
        <w:r w:rsidRPr="00E77497">
          <w:rPr>
            <w:rFonts w:ascii="Times New Roman" w:hAnsi="Times New Roman"/>
          </w:rPr>
          <w:t>ExpectedArgumentCount</w:t>
        </w:r>
        <w:r w:rsidRPr="00E77497">
          <w:t xml:space="preserve"> of a </w:t>
        </w:r>
        <w:r w:rsidRPr="00E77497">
          <w:rPr>
            <w:rFonts w:ascii="Times New Roman" w:hAnsi="Times New Roman"/>
            <w:i/>
          </w:rPr>
          <w:t>FormalParameterList</w:t>
        </w:r>
        <w:r w:rsidRPr="00E77497">
          <w:t xml:space="preserve"> is the number of </w:t>
        </w:r>
        <w:r w:rsidRPr="00E77497">
          <w:rPr>
            <w:rFonts w:ascii="Times New Roman" w:hAnsi="Times New Roman"/>
            <w:i/>
          </w:rPr>
          <w:t>FormalParameters</w:t>
        </w:r>
        <w:r w:rsidRPr="00E77497">
          <w:t xml:space="preserve"> to the left of either the rest parameter or the first </w:t>
        </w:r>
        <w:r w:rsidRPr="00FE5F37">
          <w:rPr>
            <w:rFonts w:ascii="Times New Roman" w:hAnsi="Times New Roman"/>
            <w:i/>
          </w:rPr>
          <w:t>FormalParameter</w:t>
        </w:r>
        <w:r w:rsidRPr="00E77497">
          <w:t xml:space="preserve"> with an Initialiser.</w:t>
        </w:r>
      </w:ins>
      <w:ins w:id="24384" w:author="Rev 8 Allen Wirfs-Brock" w:date="2012-05-05T10:32:00Z">
        <w:r w:rsidR="00FE5F37" w:rsidRPr="00FE5F37">
          <w:t xml:space="preserve"> </w:t>
        </w:r>
        <w:r w:rsidR="00FE5F37">
          <w:t xml:space="preserve">A </w:t>
        </w:r>
      </w:ins>
      <w:ins w:id="24385" w:author="Rev 8 Allen Wirfs-Brock" w:date="2012-05-05T10:33:00Z">
        <w:r w:rsidR="00FE5F37" w:rsidRPr="00FE5F37">
          <w:rPr>
            <w:rFonts w:ascii="Times New Roman" w:hAnsi="Times New Roman"/>
            <w:i/>
          </w:rPr>
          <w:t>FormalParameter</w:t>
        </w:r>
        <w:r w:rsidR="00FE5F37" w:rsidRPr="00E77497">
          <w:t xml:space="preserve"> </w:t>
        </w:r>
      </w:ins>
      <w:ins w:id="24386" w:author="Rev 8 Allen Wirfs-Brock" w:date="2012-05-05T10:32:00Z">
        <w:r w:rsidR="00FE5F37">
          <w:t xml:space="preserve">without an initializer </w:t>
        </w:r>
        <w:del w:id="24387" w:author="Rev 10 Allen Wirfs-Brock" w:date="2012-07-09T16:38:00Z">
          <w:r w:rsidR="00FE5F37" w:rsidDel="00E65FB6">
            <w:delText>are</w:delText>
          </w:r>
        </w:del>
      </w:ins>
      <w:ins w:id="24388" w:author="Rev 10 Allen Wirfs-Brock" w:date="2012-07-09T16:38:00Z">
        <w:r w:rsidR="00E65FB6">
          <w:t>is</w:t>
        </w:r>
      </w:ins>
      <w:ins w:id="24389" w:author="Rev 8 Allen Wirfs-Brock" w:date="2012-05-05T10:32:00Z">
        <w:r w:rsidR="00FE5F37">
          <w:t xml:space="preserve"> allowed after the first parameter with an initializer but such parameters are considered to be optional with </w:t>
        </w:r>
        <w:r w:rsidR="00FE5F37" w:rsidRPr="00FE5F37">
          <w:rPr>
            <w:rFonts w:ascii="Times New Roman" w:hAnsi="Times New Roman"/>
            <w:b/>
          </w:rPr>
          <w:t>undefined</w:t>
        </w:r>
        <w:r w:rsidR="00FE5F37">
          <w:t xml:space="preserve"> as their default value.</w:t>
        </w:r>
      </w:ins>
    </w:p>
    <w:p w14:paraId="4F835865" w14:textId="77777777" w:rsidR="00E2297F" w:rsidRPr="00E77497" w:rsidRDefault="00E2297F" w:rsidP="00E2297F">
      <w:pPr>
        <w:rPr>
          <w:ins w:id="24390" w:author="Rev 4 Allen Wirfs-Brock" w:date="2011-10-16T15:28:00Z"/>
        </w:rPr>
      </w:pPr>
      <w:ins w:id="24391" w:author="Rev 4 Allen Wirfs-Brock" w:date="2011-10-16T15:28:00Z">
        <w:r w:rsidRPr="00E77497">
          <w:rPr>
            <w:rStyle w:val="bnf"/>
          </w:rPr>
          <w:t>FormalsList</w:t>
        </w:r>
        <w:r w:rsidRPr="00E77497">
          <w:t xml:space="preserve"> </w:t>
        </w:r>
        <w:r w:rsidRPr="00E77497">
          <w:rPr>
            <w:b/>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ins>
    </w:p>
    <w:p w14:paraId="7CE30337" w14:textId="77777777" w:rsidR="00E2297F" w:rsidRPr="00E77497" w:rsidRDefault="00E2297F" w:rsidP="004322E4">
      <w:pPr>
        <w:pStyle w:val="Alg4"/>
        <w:numPr>
          <w:ilvl w:val="0"/>
          <w:numId w:val="574"/>
        </w:numPr>
        <w:spacing w:after="220"/>
        <w:contextualSpacing/>
        <w:rPr>
          <w:ins w:id="24392" w:author="Rev 4 Allen Wirfs-Brock" w:date="2011-10-16T15:28:00Z"/>
        </w:rPr>
      </w:pPr>
      <w:ins w:id="24393" w:author="Rev 4 Allen Wirfs-Brock" w:date="2011-10-16T15:28:00Z">
        <w:r w:rsidRPr="00E77497">
          <w:t xml:space="preserve">If HasInitialiser of </w:t>
        </w:r>
        <w:r w:rsidRPr="00E77497">
          <w:rPr>
            <w:rStyle w:val="bnf"/>
          </w:rPr>
          <w:t>FormalParameter</w:t>
        </w:r>
        <w:r w:rsidRPr="00E77497">
          <w:rPr>
            <w:rStyle w:val="bnf"/>
            <w:rFonts w:ascii="Arial" w:hAnsi="Arial" w:cs="Arial"/>
            <w:i w:val="0"/>
            <w:vertAlign w:val="subscript"/>
          </w:rPr>
          <w:t xml:space="preserve"> </w:t>
        </w:r>
        <w:r w:rsidRPr="00E77497">
          <w:t xml:space="preserve"> is </w:t>
        </w:r>
        <w:r w:rsidRPr="00E77497">
          <w:rPr>
            <w:b/>
          </w:rPr>
          <w:t>false</w:t>
        </w:r>
        <w:r w:rsidRPr="00E77497">
          <w:t xml:space="preserve"> return 0</w:t>
        </w:r>
      </w:ins>
    </w:p>
    <w:p w14:paraId="2BFF3DBB" w14:textId="77777777" w:rsidR="00E2297F" w:rsidRPr="00E77497" w:rsidRDefault="00E2297F" w:rsidP="004322E4">
      <w:pPr>
        <w:pStyle w:val="Alg4"/>
        <w:numPr>
          <w:ilvl w:val="0"/>
          <w:numId w:val="574"/>
        </w:numPr>
        <w:spacing w:after="220"/>
        <w:contextualSpacing/>
        <w:rPr>
          <w:ins w:id="24394" w:author="Rev 4 Allen Wirfs-Brock" w:date="2011-10-16T15:28:00Z"/>
        </w:rPr>
      </w:pPr>
      <w:ins w:id="24395" w:author="Rev 4 Allen Wirfs-Brock" w:date="2011-10-16T15:28:00Z">
        <w:r w:rsidRPr="00E77497">
          <w:t>Return 1.</w:t>
        </w:r>
      </w:ins>
    </w:p>
    <w:p w14:paraId="79F0065F" w14:textId="77777777" w:rsidR="00F21891" w:rsidRPr="00E77497" w:rsidRDefault="00F21891" w:rsidP="00F21891">
      <w:pPr>
        <w:rPr>
          <w:ins w:id="24396" w:author="Rev 4 Allen Wirfs-Brock" w:date="2011-10-16T15:35:00Z"/>
        </w:rPr>
      </w:pPr>
      <w:ins w:id="24397" w:author="Rev 4 Allen Wirfs-Brock" w:date="2011-10-16T15:35:00Z">
        <w:r w:rsidRPr="00E77497">
          <w:rPr>
            <w:rStyle w:val="bnf"/>
          </w:rPr>
          <w:t>FormalsList</w:t>
        </w:r>
        <w:r w:rsidRPr="00E77497">
          <w:t xml:space="preserve"> </w:t>
        </w:r>
        <w:r w:rsidRPr="00E77497">
          <w:rPr>
            <w:b/>
          </w:rPr>
          <w:t>:</w:t>
        </w:r>
        <w:r w:rsidRPr="00E77497">
          <w:t xml:space="preserve"> </w:t>
        </w:r>
        <w:r w:rsidRPr="00E77497">
          <w:rPr>
            <w:rStyle w:val="bnf"/>
          </w:rPr>
          <w:t>FormalsList</w:t>
        </w:r>
        <w:r w:rsidRPr="00E77497">
          <w:rPr>
            <w:rFonts w:ascii="Courier New" w:hAnsi="Courier New"/>
            <w:b/>
            <w:i/>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ins>
    </w:p>
    <w:p w14:paraId="083169BE" w14:textId="77777777" w:rsidR="00F21891" w:rsidRPr="00E77497" w:rsidRDefault="00F21891" w:rsidP="004322E4">
      <w:pPr>
        <w:pStyle w:val="Alg4"/>
        <w:numPr>
          <w:ilvl w:val="0"/>
          <w:numId w:val="426"/>
        </w:numPr>
        <w:spacing w:after="220"/>
        <w:contextualSpacing/>
        <w:rPr>
          <w:ins w:id="24398" w:author="Rev 4 Allen Wirfs-Brock" w:date="2011-10-16T15:35:00Z"/>
        </w:rPr>
      </w:pPr>
      <w:ins w:id="24399" w:author="Rev 4 Allen Wirfs-Brock" w:date="2011-10-16T15:35:00Z">
        <w:r w:rsidRPr="00E77497">
          <w:t xml:space="preserve">Let </w:t>
        </w:r>
        <w:r w:rsidRPr="00E77497">
          <w:rPr>
            <w:i/>
          </w:rPr>
          <w:t>count</w:t>
        </w:r>
        <w:r w:rsidRPr="00E77497">
          <w:t xml:space="preserve"> be the ExpectedArgumentCount of </w:t>
        </w:r>
        <w:r w:rsidRPr="00E77497">
          <w:rPr>
            <w:rStyle w:val="bnf"/>
          </w:rPr>
          <w:t>FormalsList.</w:t>
        </w:r>
      </w:ins>
    </w:p>
    <w:p w14:paraId="6AB261FB" w14:textId="77777777" w:rsidR="00F21891" w:rsidRPr="00E77497" w:rsidRDefault="00F21891" w:rsidP="004322E4">
      <w:pPr>
        <w:pStyle w:val="Alg4"/>
        <w:numPr>
          <w:ilvl w:val="0"/>
          <w:numId w:val="426"/>
        </w:numPr>
        <w:spacing w:after="220"/>
        <w:contextualSpacing/>
        <w:rPr>
          <w:ins w:id="24400" w:author="Rev 4 Allen Wirfs-Brock" w:date="2011-10-16T15:35:00Z"/>
        </w:rPr>
      </w:pPr>
      <w:ins w:id="24401" w:author="Rev 4 Allen Wirfs-Brock" w:date="2011-10-16T15:35:00Z">
        <w:r w:rsidRPr="00E77497">
          <w:t xml:space="preserve">If HasInitialiser of </w:t>
        </w:r>
        <w:r w:rsidRPr="00E77497">
          <w:rPr>
            <w:i/>
          </w:rPr>
          <w:t>FormalsList</w:t>
        </w:r>
        <w:r w:rsidRPr="00E77497">
          <w:t xml:space="preserve"> is </w:t>
        </w:r>
        <w:r w:rsidRPr="00E77497">
          <w:rPr>
            <w:b/>
          </w:rPr>
          <w:t>true</w:t>
        </w:r>
        <w:r w:rsidRPr="00E77497">
          <w:t xml:space="preserve"> or HasInitialiser of </w:t>
        </w:r>
        <w:r w:rsidRPr="00E77497">
          <w:rPr>
            <w:i/>
          </w:rPr>
          <w:t>FormalParameter</w:t>
        </w:r>
        <w:r w:rsidRPr="00E77497">
          <w:t xml:space="preserve"> is </w:t>
        </w:r>
        <w:r w:rsidRPr="00E77497">
          <w:rPr>
            <w:b/>
          </w:rPr>
          <w:t>true</w:t>
        </w:r>
        <w:r w:rsidRPr="00E77497">
          <w:t xml:space="preserve">, then return </w:t>
        </w:r>
        <w:r w:rsidRPr="00E77497">
          <w:rPr>
            <w:i/>
          </w:rPr>
          <w:t>count</w:t>
        </w:r>
        <w:r w:rsidRPr="00E77497">
          <w:t>.</w:t>
        </w:r>
      </w:ins>
    </w:p>
    <w:p w14:paraId="5865D0B8" w14:textId="77777777" w:rsidR="00F21891" w:rsidRPr="00E77497" w:rsidRDefault="00F21891" w:rsidP="004322E4">
      <w:pPr>
        <w:pStyle w:val="Alg4"/>
        <w:numPr>
          <w:ilvl w:val="0"/>
          <w:numId w:val="426"/>
        </w:numPr>
        <w:spacing w:after="220"/>
        <w:contextualSpacing/>
        <w:rPr>
          <w:ins w:id="24402" w:author="Rev 4 Allen Wirfs-Brock" w:date="2011-10-16T15:35:00Z"/>
        </w:rPr>
      </w:pPr>
      <w:ins w:id="24403" w:author="Rev 4 Allen Wirfs-Brock" w:date="2011-10-16T15:35:00Z">
        <w:r w:rsidRPr="00E77497">
          <w:t xml:space="preserve">Return </w:t>
        </w:r>
        <w:r w:rsidRPr="00E77497">
          <w:rPr>
            <w:i/>
          </w:rPr>
          <w:t>count</w:t>
        </w:r>
        <w:r w:rsidRPr="00E77497">
          <w:t>+1.</w:t>
        </w:r>
      </w:ins>
    </w:p>
    <w:p w14:paraId="55050A52" w14:textId="77777777" w:rsidR="00C34EDF" w:rsidRPr="00E77497" w:rsidRDefault="00C34EDF" w:rsidP="00C34EDF">
      <w:pPr>
        <w:rPr>
          <w:ins w:id="24404" w:author="Rev 4 Allen Wirfs-Brock" w:date="2011-10-16T15:38:00Z"/>
          <w:rFonts w:ascii="Helvetica" w:hAnsi="Helvetica"/>
          <w:b/>
        </w:rPr>
      </w:pPr>
      <w:ins w:id="24405" w:author="Rev 4 Allen Wirfs-Brock" w:date="2011-10-16T15:38:00Z">
        <w:r w:rsidRPr="00E77497">
          <w:rPr>
            <w:rFonts w:ascii="Helvetica" w:hAnsi="Helvetica"/>
            <w:b/>
          </w:rPr>
          <w:t xml:space="preserve">Static Semantics:  </w:t>
        </w:r>
      </w:ins>
      <w:ins w:id="24406" w:author="Rev 4 Allen Wirfs-Brock" w:date="2011-10-16T15:39:00Z">
        <w:r w:rsidR="001A5789" w:rsidRPr="00E77497">
          <w:rPr>
            <w:rFonts w:ascii="Helvetica" w:hAnsi="Helvetica"/>
            <w:b/>
            <w:lang w:eastAsia="en-US"/>
          </w:rPr>
          <w:t>HasInitialiser</w:t>
        </w:r>
      </w:ins>
    </w:p>
    <w:p w14:paraId="3D69BFB6" w14:textId="77777777" w:rsidR="00C34EDF" w:rsidRPr="00E77497" w:rsidDel="00C20D21" w:rsidRDefault="00C34EDF" w:rsidP="00C34EDF">
      <w:pPr>
        <w:rPr>
          <w:ins w:id="24407" w:author="Rev 4 Allen Wirfs-Brock" w:date="2011-10-16T15:39:00Z"/>
          <w:del w:id="24408" w:author="Rev 8 Allen Wirfs-Brock" w:date="2012-06-01T09:10:00Z"/>
        </w:rPr>
      </w:pPr>
      <w:ins w:id="24409" w:author="Rev 4 Allen Wirfs-Brock" w:date="2011-10-16T15:39:00Z">
        <w:del w:id="24410" w:author="Rev 8 Allen Wirfs-Brock" w:date="2012-06-01T09:10:00Z">
          <w:r w:rsidRPr="00E77497" w:rsidDel="00C20D21">
            <w:rPr>
              <w:rStyle w:val="bnf"/>
            </w:rPr>
            <w:delText>FormalsList</w:delText>
          </w:r>
          <w:r w:rsidRPr="00E77497" w:rsidDel="00C20D21">
            <w:delText xml:space="preserve"> </w:delText>
          </w:r>
          <w:r w:rsidRPr="00E77497" w:rsidDel="00C20D21">
            <w:rPr>
              <w:b/>
            </w:rPr>
            <w:delText>:</w:delText>
          </w:r>
          <w:r w:rsidRPr="00E77497" w:rsidDel="00C20D21">
            <w:delText xml:space="preserve"> </w:delText>
          </w:r>
          <w:r w:rsidRPr="00E77497" w:rsidDel="00C20D21">
            <w:rPr>
              <w:rStyle w:val="bnf"/>
            </w:rPr>
            <w:delText>FormalParameter</w:delText>
          </w:r>
          <w:r w:rsidRPr="00E77497" w:rsidDel="00C20D21">
            <w:rPr>
              <w:rStyle w:val="bnf"/>
              <w:rFonts w:ascii="Arial" w:hAnsi="Arial" w:cs="Arial"/>
              <w:i w:val="0"/>
              <w:vertAlign w:val="subscript"/>
            </w:rPr>
            <w:delText xml:space="preserve"> </w:delText>
          </w:r>
          <w:r w:rsidRPr="00E77497" w:rsidDel="00C20D21">
            <w:delText xml:space="preserve"> </w:delText>
          </w:r>
        </w:del>
      </w:ins>
    </w:p>
    <w:p w14:paraId="1CEC6D61" w14:textId="77777777" w:rsidR="00C34EDF" w:rsidRPr="00E77497" w:rsidDel="00C20D21" w:rsidRDefault="00C34EDF" w:rsidP="004322E4">
      <w:pPr>
        <w:pStyle w:val="Alg4"/>
        <w:numPr>
          <w:ilvl w:val="0"/>
          <w:numId w:val="573"/>
        </w:numPr>
        <w:spacing w:after="220"/>
        <w:contextualSpacing/>
        <w:rPr>
          <w:ins w:id="24411" w:author="Rev 4 Allen Wirfs-Brock" w:date="2011-10-16T15:39:00Z"/>
          <w:del w:id="24412" w:author="Rev 8 Allen Wirfs-Brock" w:date="2012-06-01T09:10:00Z"/>
        </w:rPr>
      </w:pPr>
      <w:ins w:id="24413" w:author="Rev 4 Allen Wirfs-Brock" w:date="2011-10-16T15:39:00Z">
        <w:del w:id="24414" w:author="Rev 8 Allen Wirfs-Brock" w:date="2012-06-01T09:10:00Z">
          <w:r w:rsidRPr="00E77497" w:rsidDel="00C20D21">
            <w:delText xml:space="preserve">Return HasInitialiser of </w:delText>
          </w:r>
          <w:r w:rsidRPr="00E77497" w:rsidDel="00C20D21">
            <w:rPr>
              <w:rStyle w:val="bnf"/>
            </w:rPr>
            <w:delText>FormalParameter</w:delText>
          </w:r>
          <w:r w:rsidRPr="00E77497" w:rsidDel="00C20D21">
            <w:delText>.</w:delText>
          </w:r>
        </w:del>
      </w:ins>
    </w:p>
    <w:p w14:paraId="352CE7EC" w14:textId="77777777" w:rsidR="00C34EDF" w:rsidRPr="00E77497" w:rsidRDefault="00C34EDF" w:rsidP="00C34EDF">
      <w:pPr>
        <w:rPr>
          <w:ins w:id="24415" w:author="Rev 4 Allen Wirfs-Brock" w:date="2011-10-16T15:39:00Z"/>
        </w:rPr>
      </w:pPr>
      <w:ins w:id="24416" w:author="Rev 4 Allen Wirfs-Brock" w:date="2011-10-16T15:39:00Z">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ins>
    </w:p>
    <w:p w14:paraId="16CA1FBB" w14:textId="77777777" w:rsidR="00C34EDF" w:rsidRPr="00E77497" w:rsidRDefault="00C34EDF" w:rsidP="004322E4">
      <w:pPr>
        <w:pStyle w:val="Alg4"/>
        <w:numPr>
          <w:ilvl w:val="0"/>
          <w:numId w:val="427"/>
        </w:numPr>
        <w:spacing w:after="220"/>
        <w:contextualSpacing/>
        <w:rPr>
          <w:ins w:id="24417" w:author="Rev 4 Allen Wirfs-Brock" w:date="2011-10-16T15:39:00Z"/>
        </w:rPr>
      </w:pPr>
      <w:ins w:id="24418" w:author="Rev 4 Allen Wirfs-Brock" w:date="2011-10-16T15:39:00Z">
        <w:r w:rsidRPr="00E77497">
          <w:t xml:space="preserve">If HasInitialiser of </w:t>
        </w:r>
        <w:r w:rsidRPr="00E77497">
          <w:rPr>
            <w:rStyle w:val="bnf"/>
          </w:rPr>
          <w:t>FormalsList</w:t>
        </w:r>
        <w:r w:rsidRPr="00E77497">
          <w:t xml:space="preserve"> is </w:t>
        </w:r>
        <w:r w:rsidRPr="00E77497">
          <w:rPr>
            <w:b/>
          </w:rPr>
          <w:t>true</w:t>
        </w:r>
        <w:r w:rsidRPr="00E77497">
          <w:t xml:space="preserve">, then return </w:t>
        </w:r>
        <w:r w:rsidRPr="00E77497">
          <w:rPr>
            <w:b/>
          </w:rPr>
          <w:t>true</w:t>
        </w:r>
        <w:r w:rsidRPr="00E77497">
          <w:t>.</w:t>
        </w:r>
      </w:ins>
    </w:p>
    <w:p w14:paraId="632FF7FD" w14:textId="77777777" w:rsidR="00C34EDF" w:rsidRPr="00E77497" w:rsidRDefault="00C34EDF" w:rsidP="004322E4">
      <w:pPr>
        <w:pStyle w:val="Alg4"/>
        <w:numPr>
          <w:ilvl w:val="0"/>
          <w:numId w:val="427"/>
        </w:numPr>
        <w:spacing w:after="220"/>
        <w:contextualSpacing/>
        <w:rPr>
          <w:ins w:id="24419" w:author="Rev 4 Allen Wirfs-Brock" w:date="2011-10-16T15:39:00Z"/>
        </w:rPr>
      </w:pPr>
      <w:ins w:id="24420" w:author="Rev 4 Allen Wirfs-Brock" w:date="2011-10-16T15:39:00Z">
        <w:r w:rsidRPr="00E77497">
          <w:t xml:space="preserve">Return HasInitialiser of </w:t>
        </w:r>
        <w:r w:rsidRPr="00E77497">
          <w:rPr>
            <w:rStyle w:val="bnf"/>
          </w:rPr>
          <w:t>FormalParameter</w:t>
        </w:r>
        <w:r w:rsidRPr="00E77497">
          <w:t>.</w:t>
        </w:r>
      </w:ins>
    </w:p>
    <w:p w14:paraId="42498172" w14:textId="77777777" w:rsidR="00585329" w:rsidRPr="00E77497" w:rsidDel="00C20D21" w:rsidRDefault="00585329" w:rsidP="00585329">
      <w:pPr>
        <w:rPr>
          <w:ins w:id="24421" w:author="Rev 4 Allen Wirfs-Brock" w:date="2011-11-06T13:04:00Z"/>
          <w:del w:id="24422" w:author="Rev 8 Allen Wirfs-Brock" w:date="2012-06-01T09:11:00Z"/>
        </w:rPr>
      </w:pPr>
      <w:ins w:id="24423" w:author="Rev 4 Allen Wirfs-Brock" w:date="2011-11-06T13:04:00Z">
        <w:del w:id="24424" w:author="Rev 8 Allen Wirfs-Brock" w:date="2012-06-01T09:11:00Z">
          <w:r w:rsidRPr="00675B74" w:rsidDel="00C20D21">
            <w:rPr>
              <w:rStyle w:val="bnf"/>
            </w:rPr>
            <w:delText>FormalParameter</w:delText>
          </w:r>
          <w:r w:rsidRPr="00E77497" w:rsidDel="00C20D21">
            <w:delText xml:space="preserve"> </w:delText>
          </w:r>
          <w:r w:rsidRPr="00E77497" w:rsidDel="00C20D21">
            <w:rPr>
              <w:b/>
            </w:rPr>
            <w:delText>:</w:delText>
          </w:r>
          <w:r w:rsidRPr="00E77497" w:rsidDel="00C20D21">
            <w:delText xml:space="preserve"> </w:delText>
          </w:r>
          <w:r w:rsidRPr="00E77497" w:rsidDel="00C20D21">
            <w:rPr>
              <w:rFonts w:ascii="Times New Roman" w:hAnsi="Times New Roman"/>
              <w:i/>
            </w:rPr>
            <w:delText>Binding</w:delText>
          </w:r>
          <w:r w:rsidDel="00C20D21">
            <w:rPr>
              <w:rStyle w:val="bnf"/>
            </w:rPr>
            <w:delText>Element</w:delText>
          </w:r>
          <w:r w:rsidRPr="00E77497" w:rsidDel="00C20D21">
            <w:rPr>
              <w:rStyle w:val="bnf"/>
            </w:rPr>
            <w:delText xml:space="preserve">  </w:delText>
          </w:r>
        </w:del>
      </w:ins>
    </w:p>
    <w:p w14:paraId="18F7D8C5" w14:textId="77777777" w:rsidR="00C34EDF" w:rsidRPr="00E77497" w:rsidDel="00C20D21" w:rsidRDefault="00C34EDF" w:rsidP="004322E4">
      <w:pPr>
        <w:pStyle w:val="Alg4"/>
        <w:numPr>
          <w:ilvl w:val="0"/>
          <w:numId w:val="620"/>
        </w:numPr>
        <w:spacing w:after="220"/>
        <w:contextualSpacing/>
        <w:rPr>
          <w:ins w:id="24425" w:author="Rev 4 Allen Wirfs-Brock" w:date="2011-10-16T15:39:00Z"/>
          <w:del w:id="24426" w:author="Rev 8 Allen Wirfs-Brock" w:date="2012-06-01T09:11:00Z"/>
        </w:rPr>
      </w:pPr>
      <w:ins w:id="24427" w:author="Rev 4 Allen Wirfs-Brock" w:date="2011-10-16T15:39:00Z">
        <w:del w:id="24428" w:author="Rev 8 Allen Wirfs-Brock" w:date="2012-06-01T09:11:00Z">
          <w:r w:rsidRPr="00E77497" w:rsidDel="00C20D21">
            <w:delText xml:space="preserve">Return </w:delText>
          </w:r>
        </w:del>
      </w:ins>
      <w:ins w:id="24429" w:author="Rev 4 Allen Wirfs-Brock" w:date="2011-11-06T13:05:00Z">
        <w:del w:id="24430" w:author="Rev 8 Allen Wirfs-Brock" w:date="2012-06-01T09:11:00Z">
          <w:r w:rsidR="00585329" w:rsidRPr="00E77497" w:rsidDel="00C20D21">
            <w:delText xml:space="preserve">HasInitialiser of </w:delText>
          </w:r>
          <w:r w:rsidR="00585329" w:rsidDel="00C20D21">
            <w:rPr>
              <w:rStyle w:val="bnf"/>
            </w:rPr>
            <w:delText>BindingElement</w:delText>
          </w:r>
        </w:del>
      </w:ins>
      <w:ins w:id="24431" w:author="Rev 4 Allen Wirfs-Brock" w:date="2011-10-16T15:39:00Z">
        <w:del w:id="24432" w:author="Rev 8 Allen Wirfs-Brock" w:date="2012-06-01T09:11:00Z">
          <w:r w:rsidRPr="00E77497" w:rsidDel="00C20D21">
            <w:delText>.</w:delText>
          </w:r>
        </w:del>
      </w:ins>
    </w:p>
    <w:p w14:paraId="7743B5AF" w14:textId="77777777" w:rsidR="00B33855" w:rsidRPr="00E77497" w:rsidRDefault="00B33855" w:rsidP="00B33855">
      <w:pPr>
        <w:rPr>
          <w:ins w:id="24433" w:author="Rev 6 Allen Wirfs-Brock" w:date="2012-02-25T15:54:00Z"/>
          <w:rFonts w:ascii="Helvetica" w:hAnsi="Helvetica"/>
          <w:b/>
        </w:rPr>
      </w:pPr>
      <w:ins w:id="24434" w:author="Rev 6 Allen Wirfs-Brock" w:date="2012-02-25T15:54:00Z">
        <w:r w:rsidRPr="00E77497">
          <w:rPr>
            <w:rFonts w:ascii="Helvetica" w:hAnsi="Helvetica"/>
            <w:b/>
          </w:rPr>
          <w:t xml:space="preserve">Static Semantics:  </w:t>
        </w:r>
        <w:r>
          <w:rPr>
            <w:rFonts w:ascii="Helvetica" w:hAnsi="Helvetica"/>
            <w:b/>
            <w:lang w:eastAsia="en-US"/>
          </w:rPr>
          <w:t>IsConstantDeclaration</w:t>
        </w:r>
      </w:ins>
    </w:p>
    <w:p w14:paraId="7B9DFCA5" w14:textId="77777777" w:rsidR="00B33855" w:rsidRPr="006B3D6C" w:rsidRDefault="00B33855" w:rsidP="00B33855">
      <w:pPr>
        <w:rPr>
          <w:ins w:id="24435" w:author="Rev 6 Allen Wirfs-Brock" w:date="2012-02-25T15:54:00Z"/>
        </w:rPr>
      </w:pPr>
      <w:ins w:id="24436" w:author="Rev 6 Allen Wirfs-Brock" w:date="2012-02-25T15:55:00Z">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FormalParameterList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ins w:id="24437" w:author="Rev 6 Allen Wirfs-Brock" w:date="2012-02-25T15:54:00Z">
        <w:r>
          <w:t xml:space="preserve"> </w:t>
        </w:r>
      </w:ins>
    </w:p>
    <w:p w14:paraId="76F252BB" w14:textId="77777777" w:rsidR="00B33855" w:rsidRPr="00E77497" w:rsidRDefault="00B33855" w:rsidP="00B33855">
      <w:pPr>
        <w:pStyle w:val="Alg4"/>
        <w:numPr>
          <w:ilvl w:val="0"/>
          <w:numId w:val="686"/>
        </w:numPr>
        <w:spacing w:after="220"/>
        <w:contextualSpacing/>
        <w:rPr>
          <w:ins w:id="24438" w:author="Rev 6 Allen Wirfs-Brock" w:date="2012-02-25T15:54:00Z"/>
        </w:rPr>
      </w:pPr>
      <w:ins w:id="24439" w:author="Rev 6 Allen Wirfs-Brock" w:date="2012-02-25T15:55:00Z">
        <w:r>
          <w:t>R</w:t>
        </w:r>
      </w:ins>
      <w:ins w:id="24440" w:author="Rev 6 Allen Wirfs-Brock" w:date="2012-02-25T15:54:00Z">
        <w:r>
          <w:t xml:space="preserve">eturn </w:t>
        </w:r>
      </w:ins>
      <w:ins w:id="24441" w:author="Rev 6 Allen Wirfs-Brock" w:date="2012-02-25T15:55:00Z">
        <w:r>
          <w:rPr>
            <w:b/>
          </w:rPr>
          <w:t>false</w:t>
        </w:r>
      </w:ins>
      <w:ins w:id="24442" w:author="Rev 6 Allen Wirfs-Brock" w:date="2012-02-25T15:54:00Z">
        <w:r w:rsidRPr="00E77497">
          <w:t>.</w:t>
        </w:r>
      </w:ins>
    </w:p>
    <w:p w14:paraId="495CB576" w14:textId="77777777" w:rsidR="001819E8" w:rsidRPr="00E77497" w:rsidRDefault="001819E8" w:rsidP="001819E8">
      <w:pPr>
        <w:rPr>
          <w:ins w:id="24443" w:author="Rev 10 Allen Wirfs-Brock" w:date="2012-07-27T15:24:00Z"/>
          <w:rFonts w:ascii="Helvetica" w:hAnsi="Helvetica"/>
          <w:b/>
        </w:rPr>
      </w:pPr>
      <w:ins w:id="24444" w:author="Rev 10 Allen Wirfs-Brock" w:date="2012-07-27T15:24:00Z">
        <w:r w:rsidRPr="00E77497">
          <w:rPr>
            <w:rFonts w:ascii="Helvetica" w:hAnsi="Helvetica"/>
            <w:b/>
          </w:rPr>
          <w:t xml:space="preserve">Static Semantics:  </w:t>
        </w:r>
        <w:r>
          <w:rPr>
            <w:rFonts w:ascii="Helvetica" w:hAnsi="Helvetica"/>
            <w:b/>
            <w:lang w:eastAsia="en-US"/>
          </w:rPr>
          <w:t>Is</w:t>
        </w:r>
      </w:ins>
      <w:ins w:id="24445" w:author="Rev 10 Allen Wirfs-Brock" w:date="2012-07-27T15:26:00Z">
        <w:r>
          <w:rPr>
            <w:rFonts w:ascii="Helvetica" w:hAnsi="Helvetica"/>
            <w:b/>
            <w:lang w:eastAsia="en-US"/>
          </w:rPr>
          <w:t>Strict</w:t>
        </w:r>
      </w:ins>
    </w:p>
    <w:p w14:paraId="04AA4E81" w14:textId="77777777" w:rsidR="001819E8" w:rsidRPr="006B3D6C" w:rsidRDefault="001819E8" w:rsidP="001819E8">
      <w:pPr>
        <w:rPr>
          <w:ins w:id="24446" w:author="Rev 10 Allen Wirfs-Brock" w:date="2012-07-27T15:24:00Z"/>
        </w:rPr>
      </w:pPr>
      <w:ins w:id="24447" w:author="Rev 10 Allen Wirfs-Brock" w:date="2012-07-27T15:26:00Z">
        <w:r w:rsidRPr="00E77497">
          <w:rPr>
            <w:rFonts w:ascii="Times New Roman" w:hAnsi="Times New Roman"/>
            <w:i/>
          </w:rPr>
          <w:t xml:space="preserve">FunctionBody </w:t>
        </w:r>
        <w:r w:rsidRPr="00E77497">
          <w:rPr>
            <w:b/>
          </w:rPr>
          <w:t>:</w:t>
        </w:r>
        <w:r w:rsidRPr="00E77497">
          <w:rPr>
            <w:rFonts w:ascii="Times New Roman" w:hAnsi="Times New Roman"/>
            <w:i/>
          </w:rPr>
          <w:t xml:space="preserve"> StatementList</w:t>
        </w:r>
        <w:r w:rsidRPr="00E77497">
          <w:rPr>
            <w:rFonts w:cs="Arial"/>
            <w:vertAlign w:val="subscript"/>
          </w:rPr>
          <w:t>opt</w:t>
        </w:r>
        <w:r w:rsidRPr="00E77497">
          <w:rPr>
            <w:rFonts w:ascii="Times New Roman" w:hAnsi="Times New Roman"/>
            <w:i/>
          </w:rPr>
          <w:t xml:space="preserve"> </w:t>
        </w:r>
        <w:r w:rsidRPr="00E77497">
          <w:t xml:space="preserve"> </w:t>
        </w:r>
      </w:ins>
    </w:p>
    <w:p w14:paraId="14926E27" w14:textId="77777777" w:rsidR="001819E8" w:rsidRPr="00E77497" w:rsidRDefault="001819E8" w:rsidP="001819E8">
      <w:pPr>
        <w:pStyle w:val="Alg4"/>
        <w:numPr>
          <w:ilvl w:val="0"/>
          <w:numId w:val="916"/>
        </w:numPr>
        <w:spacing w:after="220"/>
        <w:contextualSpacing/>
        <w:rPr>
          <w:ins w:id="24448" w:author="Rev 10 Allen Wirfs-Brock" w:date="2012-07-27T15:24:00Z"/>
        </w:rPr>
      </w:pPr>
      <w:commentRangeStart w:id="24449"/>
      <w:ins w:id="24450" w:author="Rev 10 Allen Wirfs-Brock" w:date="2012-07-27T15:28:00Z">
        <w:r>
          <w:t>I</w:t>
        </w:r>
        <w:r w:rsidRPr="00FE5E17">
          <w:t>f th</w:t>
        </w:r>
        <w:r>
          <w:t>is</w:t>
        </w:r>
        <w:r w:rsidRPr="00E77497">
          <w:t xml:space="preserve"> </w:t>
        </w:r>
        <w:r w:rsidR="00FF36B2">
          <w:rPr>
            <w:rStyle w:val="bnf"/>
          </w:rPr>
          <w:t>FunctionBody</w:t>
        </w:r>
        <w:r w:rsidRPr="00E77497">
          <w:t xml:space="preserve"> </w:t>
        </w:r>
        <w:r w:rsidRPr="00FE5E17">
          <w:t xml:space="preserve">is contained in strict code or if </w:t>
        </w:r>
        <w:r w:rsidR="00FF36B2">
          <w:rPr>
            <w:i/>
          </w:rPr>
          <w:t>StatementList</w:t>
        </w:r>
        <w:r w:rsidRPr="008B7F6F">
          <w:rPr>
            <w:rFonts w:ascii="Courier New" w:hAnsi="Courier New" w:cs="Courier New"/>
            <w:b/>
            <w:iCs/>
          </w:rPr>
          <w:t xml:space="preserve"> </w:t>
        </w:r>
        <w:r w:rsidRPr="00FE5E17">
          <w:t>is strict code</w:t>
        </w:r>
        <w:r>
          <w:t xml:space="preserve">, then  </w:t>
        </w:r>
        <w:r w:rsidR="00FF36B2">
          <w:t>return</w:t>
        </w:r>
        <w:r>
          <w:t xml:space="preserve"> </w:t>
        </w:r>
        <w:r w:rsidRPr="0006447F">
          <w:rPr>
            <w:b/>
          </w:rPr>
          <w:t>true</w:t>
        </w:r>
        <w:r>
          <w:t xml:space="preserve">.  Otherwise, </w:t>
        </w:r>
      </w:ins>
      <w:ins w:id="24451" w:author="Rev 10 Allen Wirfs-Brock" w:date="2012-07-27T15:29:00Z">
        <w:r w:rsidR="00FF36B2">
          <w:t>return</w:t>
        </w:r>
      </w:ins>
      <w:ins w:id="24452" w:author="Rev 10 Allen Wirfs-Brock" w:date="2012-07-27T15:28:00Z">
        <w:r>
          <w:t xml:space="preserve"> </w:t>
        </w:r>
        <w:r w:rsidRPr="00FE5E17">
          <w:rPr>
            <w:b/>
          </w:rPr>
          <w:t>false</w:t>
        </w:r>
      </w:ins>
      <w:ins w:id="24453" w:author="Rev 10 Allen Wirfs-Brock" w:date="2012-07-27T15:24:00Z">
        <w:r w:rsidRPr="00E77497">
          <w:t>.</w:t>
        </w:r>
      </w:ins>
      <w:commentRangeEnd w:id="24449"/>
      <w:ins w:id="24454" w:author="Rev 10 Allen Wirfs-Brock" w:date="2012-07-27T15:29:00Z">
        <w:r w:rsidR="00FF36B2">
          <w:rPr>
            <w:rStyle w:val="af3"/>
            <w:rFonts w:ascii="Arial" w:eastAsia="MS Mincho" w:hAnsi="Arial"/>
            <w:spacing w:val="0"/>
            <w:lang w:eastAsia="ja-JP"/>
          </w:rPr>
          <w:commentReference w:id="24449"/>
        </w:r>
      </w:ins>
    </w:p>
    <w:p w14:paraId="509885FD" w14:textId="77777777" w:rsidR="001819E8" w:rsidRDefault="001819E8" w:rsidP="00F22CBA">
      <w:pPr>
        <w:rPr>
          <w:ins w:id="24455" w:author="Rev 10 Allen Wirfs-Brock" w:date="2012-07-27T15:27:00Z"/>
          <w:rFonts w:ascii="Times New Roman" w:hAnsi="Times New Roman"/>
        </w:rPr>
      </w:pPr>
    </w:p>
    <w:p w14:paraId="0659211E" w14:textId="77777777" w:rsidR="00F22CBA" w:rsidRPr="00E77497" w:rsidRDefault="00F22CBA" w:rsidP="00F22CBA">
      <w:pPr>
        <w:rPr>
          <w:ins w:id="24456" w:author="Rev 4 Allen Wirfs-Brock" w:date="2011-10-16T15:14:00Z"/>
          <w:rFonts w:ascii="Helvetica" w:hAnsi="Helvetica"/>
          <w:b/>
        </w:rPr>
      </w:pPr>
      <w:ins w:id="24457" w:author="Rev 4 Allen Wirfs-Brock" w:date="2011-10-16T15:14:00Z">
        <w:r w:rsidRPr="00E77497">
          <w:rPr>
            <w:rFonts w:ascii="Helvetica" w:hAnsi="Helvetica"/>
            <w:b/>
          </w:rPr>
          <w:t xml:space="preserve">Static Semantics:  </w:t>
        </w:r>
        <w:r w:rsidRPr="00E77497">
          <w:rPr>
            <w:rFonts w:ascii="Helvetica" w:hAnsi="Helvetica"/>
            <w:b/>
            <w:lang w:eastAsia="en-US"/>
          </w:rPr>
          <w:t>LexicallyDeclaredNames</w:t>
        </w:r>
      </w:ins>
    </w:p>
    <w:p w14:paraId="24582616" w14:textId="77777777" w:rsidR="00D97798" w:rsidRPr="00E77497" w:rsidRDefault="00D97798" w:rsidP="00D97798">
      <w:pPr>
        <w:jc w:val="left"/>
        <w:rPr>
          <w:ins w:id="24458" w:author="Rev 8 Allen Wirfs-Brock" w:date="2012-06-01T11:19:00Z"/>
        </w:rPr>
      </w:pPr>
      <w:ins w:id="24459" w:author="Rev 8 Allen Wirfs-Brock" w:date="2012-06-01T11:19:00Z">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64B9D795" w14:textId="77777777" w:rsidR="00D97798" w:rsidRPr="00E77497" w:rsidRDefault="00D97798" w:rsidP="00D97798">
      <w:pPr>
        <w:pStyle w:val="Alg4"/>
        <w:numPr>
          <w:ilvl w:val="0"/>
          <w:numId w:val="846"/>
        </w:numPr>
        <w:spacing w:after="220"/>
        <w:contextualSpacing/>
        <w:rPr>
          <w:ins w:id="24460" w:author="Rev 8 Allen Wirfs-Brock" w:date="2012-06-01T11:19:00Z"/>
        </w:rPr>
      </w:pPr>
      <w:ins w:id="24461" w:author="Rev 8 Allen Wirfs-Brock" w:date="2012-06-01T11:19:00Z">
        <w:r w:rsidRPr="00E77497">
          <w:t xml:space="preserve">Return the BoundNames of </w:t>
        </w:r>
        <w:r w:rsidRPr="00E77497">
          <w:rPr>
            <w:i/>
          </w:rPr>
          <w:t>BindingIdentifier</w:t>
        </w:r>
        <w:r w:rsidRPr="00E77497">
          <w:t>.</w:t>
        </w:r>
      </w:ins>
    </w:p>
    <w:p w14:paraId="489054CE" w14:textId="77777777" w:rsidR="009F72FD" w:rsidRPr="00E77497" w:rsidRDefault="009F72FD" w:rsidP="009F72FD">
      <w:pPr>
        <w:pStyle w:val="SyntaxRule"/>
        <w:spacing w:after="240"/>
        <w:rPr>
          <w:ins w:id="24462" w:author="Rev 4 Allen Wirfs-Brock" w:date="2011-10-19T13:52:00Z"/>
        </w:rPr>
      </w:pPr>
      <w:ins w:id="24463" w:author="Rev 4 Allen Wirfs-Brock" w:date="2011-10-19T13:52:00Z">
        <w:r w:rsidRPr="00E77497">
          <w:t xml:space="preserve">FunctionBody </w:t>
        </w:r>
        <w:r w:rsidRPr="00E77497">
          <w:rPr>
            <w:rFonts w:ascii="Arial" w:hAnsi="Arial"/>
            <w:b/>
            <w:i w:val="0"/>
          </w:rPr>
          <w:t xml:space="preserve">:  </w:t>
        </w:r>
      </w:ins>
      <w:ins w:id="24464" w:author="Rev 4 Allen Wirfs-Brock" w:date="2011-10-19T13:53:00Z">
        <w:r w:rsidRPr="00E77497">
          <w:rPr>
            <w:rFonts w:ascii="Arial" w:hAnsi="Arial" w:cs="Arial"/>
            <w:i w:val="0"/>
            <w:sz w:val="16"/>
            <w:szCs w:val="16"/>
          </w:rPr>
          <w:t>[empty]</w:t>
        </w:r>
      </w:ins>
      <w:ins w:id="24465" w:author="Rev 4 Allen Wirfs-Brock" w:date="2011-10-19T13:52:00Z">
        <w:r w:rsidRPr="00E77497">
          <w:t xml:space="preserve"> </w:t>
        </w:r>
      </w:ins>
    </w:p>
    <w:p w14:paraId="64124F55" w14:textId="77777777" w:rsidR="009F72FD" w:rsidRPr="00E77497" w:rsidRDefault="009F72FD" w:rsidP="00B33855">
      <w:pPr>
        <w:pStyle w:val="Alg4"/>
        <w:numPr>
          <w:ilvl w:val="0"/>
          <w:numId w:val="687"/>
        </w:numPr>
        <w:spacing w:after="220"/>
        <w:contextualSpacing/>
        <w:rPr>
          <w:ins w:id="24466" w:author="Rev 4 Allen Wirfs-Brock" w:date="2011-10-19T13:52:00Z"/>
        </w:rPr>
      </w:pPr>
      <w:ins w:id="24467" w:author="Rev 4 Allen Wirfs-Brock" w:date="2011-10-19T13:52:00Z">
        <w:r w:rsidRPr="00E77497">
          <w:t>Return an empty List.</w:t>
        </w:r>
      </w:ins>
    </w:p>
    <w:p w14:paraId="2D7A4A52" w14:textId="77777777" w:rsidR="009F72FD" w:rsidRPr="00E77497" w:rsidDel="00C20D21" w:rsidRDefault="009F72FD" w:rsidP="00546435">
      <w:pPr>
        <w:pStyle w:val="SyntaxRule"/>
        <w:spacing w:after="240"/>
        <w:rPr>
          <w:ins w:id="24468" w:author="Rev 4 Allen Wirfs-Brock" w:date="2011-10-19T13:49:00Z"/>
          <w:del w:id="24469" w:author="Rev 8 Allen Wirfs-Brock" w:date="2012-06-01T09:11:00Z"/>
        </w:rPr>
      </w:pPr>
      <w:ins w:id="24470" w:author="Rev 4 Allen Wirfs-Brock" w:date="2011-10-19T13:49:00Z">
        <w:del w:id="24471" w:author="Rev 8 Allen Wirfs-Brock" w:date="2012-06-01T09:11:00Z">
          <w:r w:rsidRPr="00E77497" w:rsidDel="00C20D21">
            <w:delText xml:space="preserve">FunctionBody </w:delText>
          </w:r>
          <w:r w:rsidRPr="00E77497" w:rsidDel="00C20D21">
            <w:rPr>
              <w:rFonts w:ascii="Arial" w:hAnsi="Arial"/>
              <w:b/>
              <w:i w:val="0"/>
            </w:rPr>
            <w:delText xml:space="preserve">: </w:delText>
          </w:r>
        </w:del>
      </w:ins>
      <w:ins w:id="24472" w:author="Rev 4 Allen Wirfs-Brock" w:date="2011-10-19T13:50:00Z">
        <w:del w:id="24473" w:author="Rev 8 Allen Wirfs-Brock" w:date="2012-06-01T09:11:00Z">
          <w:r w:rsidRPr="00E77497" w:rsidDel="00C20D21">
            <w:rPr>
              <w:rFonts w:ascii="Arial" w:hAnsi="Arial"/>
              <w:b/>
              <w:i w:val="0"/>
            </w:rPr>
            <w:delText xml:space="preserve"> </w:delText>
          </w:r>
        </w:del>
      </w:ins>
      <w:ins w:id="24474" w:author="Rev 4 Allen Wirfs-Brock" w:date="2011-10-19T13:49:00Z">
        <w:del w:id="24475" w:author="Rev 8 Allen Wirfs-Brock" w:date="2012-06-01T09:11:00Z">
          <w:r w:rsidRPr="00E77497" w:rsidDel="00C20D21">
            <w:delText xml:space="preserve">StatementList </w:delText>
          </w:r>
        </w:del>
      </w:ins>
    </w:p>
    <w:p w14:paraId="4781E87B" w14:textId="77777777" w:rsidR="009F72FD" w:rsidRPr="00E77497" w:rsidDel="00C20D21" w:rsidRDefault="009F72FD" w:rsidP="004322E4">
      <w:pPr>
        <w:pStyle w:val="Alg4"/>
        <w:numPr>
          <w:ilvl w:val="0"/>
          <w:numId w:val="595"/>
        </w:numPr>
        <w:spacing w:after="220"/>
        <w:contextualSpacing/>
        <w:rPr>
          <w:ins w:id="24476" w:author="Rev 4 Allen Wirfs-Brock" w:date="2011-10-19T13:50:00Z"/>
          <w:del w:id="24477" w:author="Rev 8 Allen Wirfs-Brock" w:date="2012-06-01T09:11:00Z"/>
        </w:rPr>
      </w:pPr>
      <w:ins w:id="24478" w:author="Rev 4 Allen Wirfs-Brock" w:date="2011-10-19T13:50:00Z">
        <w:del w:id="24479" w:author="Rev 8 Allen Wirfs-Brock" w:date="2012-06-01T09:11:00Z">
          <w:r w:rsidRPr="00E77497" w:rsidDel="00C20D21">
            <w:delText>Return the Lexic</w:delText>
          </w:r>
        </w:del>
      </w:ins>
      <w:ins w:id="24480" w:author="Rev 7 Allen Wirfs-Brock" w:date="2012-05-04T14:26:00Z">
        <w:del w:id="24481" w:author="Rev 8 Allen Wirfs-Brock" w:date="2012-06-01T09:11:00Z">
          <w:r w:rsidR="00105513" w:rsidDel="00C20D21">
            <w:delText>a</w:delText>
          </w:r>
        </w:del>
      </w:ins>
      <w:ins w:id="24482" w:author="Rev 4 Allen Wirfs-Brock" w:date="2011-10-19T13:50:00Z">
        <w:del w:id="24483" w:author="Rev 8 Allen Wirfs-Brock" w:date="2012-06-01T09:11:00Z">
          <w:r w:rsidRPr="00E77497" w:rsidDel="00C20D21">
            <w:delText xml:space="preserve">llyDeclaredNames of </w:delText>
          </w:r>
        </w:del>
      </w:ins>
      <w:ins w:id="24484" w:author="Rev 4 Allen Wirfs-Brock" w:date="2011-10-19T13:51:00Z">
        <w:del w:id="24485" w:author="Rev 8 Allen Wirfs-Brock" w:date="2012-06-01T09:11:00Z">
          <w:r w:rsidRPr="00E77497" w:rsidDel="00C20D21">
            <w:rPr>
              <w:i/>
            </w:rPr>
            <w:delText>StatementList</w:delText>
          </w:r>
        </w:del>
      </w:ins>
      <w:ins w:id="24486" w:author="Rev 4 Allen Wirfs-Brock" w:date="2011-10-19T13:50:00Z">
        <w:del w:id="24487" w:author="Rev 8 Allen Wirfs-Brock" w:date="2012-06-01T09:11:00Z">
          <w:r w:rsidRPr="00E77497" w:rsidDel="00C20D21">
            <w:delText>.</w:delText>
          </w:r>
        </w:del>
      </w:ins>
    </w:p>
    <w:p w14:paraId="5DC09577" w14:textId="77777777" w:rsidR="00067949" w:rsidRPr="00E77497" w:rsidRDefault="00067949" w:rsidP="00067949">
      <w:pPr>
        <w:rPr>
          <w:ins w:id="24488" w:author="Rev 4 Allen Wirfs-Brock" w:date="2011-10-19T13:55:00Z"/>
          <w:rFonts w:ascii="Helvetica" w:hAnsi="Helvetica"/>
          <w:b/>
        </w:rPr>
      </w:pPr>
      <w:ins w:id="24489" w:author="Rev 4 Allen Wirfs-Brock" w:date="2011-10-19T13:55:00Z">
        <w:r w:rsidRPr="00E77497">
          <w:rPr>
            <w:rFonts w:ascii="Helvetica" w:hAnsi="Helvetica"/>
            <w:b/>
          </w:rPr>
          <w:t xml:space="preserve">Static Semantics:  </w:t>
        </w:r>
        <w:r w:rsidRPr="00E77497">
          <w:rPr>
            <w:rFonts w:ascii="Helvetica" w:hAnsi="Helvetica"/>
            <w:b/>
            <w:lang w:eastAsia="en-US"/>
          </w:rPr>
          <w:t>VarDeclaredNames</w:t>
        </w:r>
      </w:ins>
    </w:p>
    <w:p w14:paraId="4032EDD1" w14:textId="77777777" w:rsidR="00067949" w:rsidRPr="00E77497" w:rsidRDefault="00067949" w:rsidP="00067949">
      <w:pPr>
        <w:jc w:val="left"/>
        <w:rPr>
          <w:ins w:id="24490" w:author="Rev 4 Allen Wirfs-Brock" w:date="2011-10-19T13:55:00Z"/>
        </w:rPr>
      </w:pPr>
      <w:ins w:id="24491" w:author="Rev 4 Allen Wirfs-Brock" w:date="2011-10-19T13:55:00Z">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7CDA40DD" w14:textId="77777777" w:rsidR="00067949" w:rsidRPr="00E77497" w:rsidRDefault="00067949" w:rsidP="004322E4">
      <w:pPr>
        <w:pStyle w:val="Alg4"/>
        <w:numPr>
          <w:ilvl w:val="0"/>
          <w:numId w:val="596"/>
        </w:numPr>
        <w:spacing w:after="220"/>
        <w:contextualSpacing/>
        <w:rPr>
          <w:ins w:id="24492" w:author="Rev 4 Allen Wirfs-Brock" w:date="2011-10-19T13:55:00Z"/>
        </w:rPr>
      </w:pPr>
      <w:ins w:id="24493" w:author="Rev 4 Allen Wirfs-Brock" w:date="2011-10-19T14:01:00Z">
        <w:r w:rsidRPr="00E77497">
          <w:t>Return an empty List.</w:t>
        </w:r>
      </w:ins>
    </w:p>
    <w:p w14:paraId="5BF76B99" w14:textId="77777777" w:rsidR="00067949" w:rsidRPr="00E77497" w:rsidRDefault="00067949" w:rsidP="00067949">
      <w:pPr>
        <w:pStyle w:val="SyntaxRule"/>
        <w:spacing w:after="240"/>
        <w:rPr>
          <w:ins w:id="24494" w:author="Rev 4 Allen Wirfs-Brock" w:date="2011-10-19T13:55:00Z"/>
        </w:rPr>
      </w:pPr>
      <w:ins w:id="24495" w:author="Rev 4 Allen Wirfs-Brock" w:date="2011-10-19T13:55:00Z">
        <w:r w:rsidRPr="00E77497">
          <w:t xml:space="preserve">FunctionBody </w:t>
        </w:r>
        <w:r w:rsidRPr="00E77497">
          <w:rPr>
            <w:rFonts w:ascii="Arial" w:hAnsi="Arial"/>
            <w:b/>
            <w:i w:val="0"/>
          </w:rPr>
          <w:t xml:space="preserve">:  </w:t>
        </w:r>
        <w:r w:rsidRPr="00E77497">
          <w:rPr>
            <w:rFonts w:ascii="Arial" w:hAnsi="Arial" w:cs="Arial"/>
            <w:i w:val="0"/>
            <w:sz w:val="16"/>
            <w:szCs w:val="16"/>
          </w:rPr>
          <w:t>[empty]</w:t>
        </w:r>
        <w:r w:rsidRPr="00E77497">
          <w:t xml:space="preserve"> </w:t>
        </w:r>
      </w:ins>
    </w:p>
    <w:p w14:paraId="3DE7BC9A" w14:textId="77777777" w:rsidR="00067949" w:rsidRPr="00E77497" w:rsidRDefault="00067949" w:rsidP="004322E4">
      <w:pPr>
        <w:pStyle w:val="Alg4"/>
        <w:numPr>
          <w:ilvl w:val="0"/>
          <w:numId w:val="602"/>
        </w:numPr>
        <w:spacing w:after="220"/>
        <w:contextualSpacing/>
        <w:rPr>
          <w:ins w:id="24496" w:author="Rev 4 Allen Wirfs-Brock" w:date="2011-10-19T13:55:00Z"/>
        </w:rPr>
      </w:pPr>
      <w:ins w:id="24497" w:author="Rev 4 Allen Wirfs-Brock" w:date="2011-10-19T13:55:00Z">
        <w:r w:rsidRPr="00E77497">
          <w:t>Return an empty List.</w:t>
        </w:r>
      </w:ins>
    </w:p>
    <w:p w14:paraId="7E3B289F" w14:textId="77777777" w:rsidR="00067949" w:rsidRPr="00E77497" w:rsidDel="00C20D21" w:rsidRDefault="00067949" w:rsidP="00067949">
      <w:pPr>
        <w:pStyle w:val="SyntaxRule"/>
        <w:spacing w:after="240"/>
        <w:rPr>
          <w:ins w:id="24498" w:author="Rev 4 Allen Wirfs-Brock" w:date="2011-10-19T13:55:00Z"/>
          <w:del w:id="24499" w:author="Rev 8 Allen Wirfs-Brock" w:date="2012-06-01T09:11:00Z"/>
        </w:rPr>
      </w:pPr>
      <w:ins w:id="24500" w:author="Rev 4 Allen Wirfs-Brock" w:date="2011-10-19T13:55:00Z">
        <w:del w:id="24501" w:author="Rev 8 Allen Wirfs-Brock" w:date="2012-06-01T09:11:00Z">
          <w:r w:rsidRPr="00E77497" w:rsidDel="00C20D21">
            <w:delText xml:space="preserve">FunctionBody </w:delText>
          </w:r>
          <w:r w:rsidRPr="00E77497" w:rsidDel="00C20D21">
            <w:rPr>
              <w:rFonts w:ascii="Arial" w:hAnsi="Arial"/>
              <w:b/>
              <w:i w:val="0"/>
            </w:rPr>
            <w:delText xml:space="preserve">:  </w:delText>
          </w:r>
          <w:r w:rsidRPr="00E77497" w:rsidDel="00C20D21">
            <w:delText xml:space="preserve">StatementList </w:delText>
          </w:r>
        </w:del>
      </w:ins>
    </w:p>
    <w:p w14:paraId="3E92634F" w14:textId="77777777" w:rsidR="00067949" w:rsidRPr="00E77497" w:rsidDel="00C20D21" w:rsidRDefault="00067949" w:rsidP="004322E4">
      <w:pPr>
        <w:pStyle w:val="Alg4"/>
        <w:numPr>
          <w:ilvl w:val="0"/>
          <w:numId w:val="603"/>
        </w:numPr>
        <w:spacing w:after="220"/>
        <w:contextualSpacing/>
        <w:rPr>
          <w:ins w:id="24502" w:author="Rev 4 Allen Wirfs-Brock" w:date="2011-10-19T13:55:00Z"/>
          <w:del w:id="24503" w:author="Rev 8 Allen Wirfs-Brock" w:date="2012-06-01T09:11:00Z"/>
        </w:rPr>
      </w:pPr>
      <w:ins w:id="24504" w:author="Rev 4 Allen Wirfs-Brock" w:date="2011-10-19T13:55:00Z">
        <w:del w:id="24505" w:author="Rev 8 Allen Wirfs-Brock" w:date="2012-06-01T09:11:00Z">
          <w:r w:rsidRPr="00E77497" w:rsidDel="00C20D21">
            <w:delText xml:space="preserve">Return the </w:delText>
          </w:r>
        </w:del>
      </w:ins>
      <w:ins w:id="24506" w:author="Rev 4 Allen Wirfs-Brock" w:date="2011-10-19T14:00:00Z">
        <w:del w:id="24507" w:author="Rev 8 Allen Wirfs-Brock" w:date="2012-06-01T09:11:00Z">
          <w:r w:rsidRPr="00E77497" w:rsidDel="00C20D21">
            <w:delText>Var</w:delText>
          </w:r>
        </w:del>
      </w:ins>
      <w:ins w:id="24508" w:author="Rev 4 Allen Wirfs-Brock" w:date="2011-10-19T13:55:00Z">
        <w:del w:id="24509" w:author="Rev 8 Allen Wirfs-Brock" w:date="2012-06-01T09:11:00Z">
          <w:r w:rsidRPr="00E77497" w:rsidDel="00C20D21">
            <w:delText xml:space="preserve">DeclaredNames of </w:delText>
          </w:r>
          <w:r w:rsidRPr="00E77497" w:rsidDel="00C20D21">
            <w:rPr>
              <w:i/>
            </w:rPr>
            <w:delText>StatementList</w:delText>
          </w:r>
          <w:r w:rsidRPr="00E77497" w:rsidDel="00C20D21">
            <w:delText>.</w:delText>
          </w:r>
        </w:del>
      </w:ins>
    </w:p>
    <w:p w14:paraId="10F897CE" w14:textId="77777777" w:rsidR="00F22CBA" w:rsidRPr="00E77497" w:rsidRDefault="00F22CBA" w:rsidP="00F22CBA">
      <w:pPr>
        <w:pStyle w:val="40"/>
        <w:numPr>
          <w:ilvl w:val="0"/>
          <w:numId w:val="0"/>
        </w:numPr>
        <w:rPr>
          <w:ins w:id="24510" w:author="Rev 4 Allen Wirfs-Brock" w:date="2011-10-16T15:15:00Z"/>
        </w:rPr>
      </w:pPr>
      <w:ins w:id="24511" w:author="Rev 4 Allen Wirfs-Brock" w:date="2011-10-16T15:15:00Z">
        <w:r w:rsidRPr="00E77497">
          <w:t>Runtime Semantics</w:t>
        </w:r>
      </w:ins>
    </w:p>
    <w:p w14:paraId="2BE485F7" w14:textId="77777777" w:rsidR="00C73BA7" w:rsidRDefault="00C73BA7" w:rsidP="00C73BA7">
      <w:pPr>
        <w:keepNext/>
        <w:rPr>
          <w:ins w:id="24512" w:author="Rev 4 Allen Wirfs-Brock" w:date="2011-11-04T12:25:00Z"/>
          <w:rFonts w:ascii="Helvetica" w:hAnsi="Helvetica"/>
          <w:b/>
          <w:spacing w:val="6"/>
        </w:rPr>
      </w:pPr>
      <w:ins w:id="24513" w:author="Rev 4 Allen Wirfs-Brock" w:date="2011-11-04T12:25:00Z">
        <w:r w:rsidRPr="004418C4">
          <w:rPr>
            <w:rFonts w:ascii="Helvetica" w:hAnsi="Helvetica"/>
            <w:b/>
          </w:rPr>
          <w:t xml:space="preserve">Runtime Semantics: </w:t>
        </w:r>
        <w:r w:rsidRPr="004418C4">
          <w:rPr>
            <w:rFonts w:ascii="Helvetica" w:hAnsi="Helvetica"/>
            <w:b/>
            <w:spacing w:val="6"/>
          </w:rPr>
          <w:t xml:space="preserve">Binding </w:t>
        </w:r>
        <w:del w:id="24514" w:author="Rev 6 Allen Wirfs-Brock" w:date="2012-02-27T15:46:00Z">
          <w:r w:rsidRPr="004418C4" w:rsidDel="00A113E2">
            <w:rPr>
              <w:rFonts w:ascii="Helvetica" w:hAnsi="Helvetica"/>
              <w:b/>
              <w:spacing w:val="6"/>
            </w:rPr>
            <w:delText>Initialization</w:delText>
          </w:r>
        </w:del>
      </w:ins>
      <w:ins w:id="24515" w:author="Rev 6 Allen Wirfs-Brock" w:date="2012-02-27T15:46:00Z">
        <w:r w:rsidR="00A113E2">
          <w:rPr>
            <w:rFonts w:ascii="Helvetica" w:hAnsi="Helvetica"/>
            <w:b/>
            <w:spacing w:val="6"/>
          </w:rPr>
          <w:t>Initialisation</w:t>
        </w:r>
      </w:ins>
    </w:p>
    <w:p w14:paraId="78F41D2F" w14:textId="77777777" w:rsidR="00C73BA7" w:rsidRPr="004418C4" w:rsidRDefault="00C73BA7" w:rsidP="00C73BA7">
      <w:pPr>
        <w:ind w:left="360"/>
        <w:rPr>
          <w:ins w:id="24516" w:author="Rev 4 Allen Wirfs-Brock" w:date="2011-11-04T12:25:00Z"/>
        </w:rPr>
      </w:pPr>
      <w:ins w:id="24517" w:author="Rev 4 Allen Wirfs-Brock" w:date="2011-11-04T12:25:00Z">
        <w:r>
          <w:t>W</w:t>
        </w:r>
        <w:r w:rsidRPr="004418C4">
          <w:t xml:space="preserve">ith </w:t>
        </w:r>
      </w:ins>
      <w:ins w:id="24518" w:author="Rev 4 Allen Wirfs-Brock" w:date="2011-11-04T13:08:00Z">
        <w:r w:rsidR="00827833">
          <w:t>parameters</w:t>
        </w:r>
      </w:ins>
      <w:ins w:id="24519" w:author="Rev 4 Allen Wirfs-Brock" w:date="2011-11-04T12:25:00Z">
        <w:r w:rsidRPr="004418C4">
          <w:t xml:space="preserve"> </w:t>
        </w:r>
        <w:r w:rsidRPr="004418C4">
          <w:rPr>
            <w:rFonts w:ascii="Times New Roman" w:hAnsi="Times New Roman"/>
            <w:i/>
          </w:rPr>
          <w:t>value</w:t>
        </w:r>
        <w:r w:rsidRPr="004418C4">
          <w:t xml:space="preserve"> and </w:t>
        </w:r>
        <w:del w:id="24520" w:author="Rev 6 Allen Wirfs-Brock" w:date="2012-02-27T16:31:00Z">
          <w:r w:rsidRPr="004418C4" w:rsidDel="00767E5E">
            <w:rPr>
              <w:rFonts w:ascii="Times New Roman" w:hAnsi="Times New Roman"/>
              <w:i/>
            </w:rPr>
            <w:delText>enviornment</w:delText>
          </w:r>
        </w:del>
      </w:ins>
      <w:ins w:id="24521" w:author="Rev 6 Allen Wirfs-Brock" w:date="2012-02-27T16:31:00Z">
        <w:r w:rsidR="00767E5E">
          <w:rPr>
            <w:rFonts w:ascii="Times New Roman" w:hAnsi="Times New Roman"/>
            <w:i/>
          </w:rPr>
          <w:t>environment</w:t>
        </w:r>
      </w:ins>
      <w:ins w:id="24522" w:author="Rev 4 Allen Wirfs-Brock" w:date="2011-11-04T13:08:00Z">
        <w:r w:rsidR="00827833" w:rsidRPr="00827833">
          <w:t xml:space="preserve"> </w:t>
        </w:r>
        <w:r w:rsidR="00827833" w:rsidRPr="004418C4">
          <w:t>and</w:t>
        </w:r>
        <w:r w:rsidR="00827833">
          <w:t xml:space="preserve"> optional parameter </w:t>
        </w:r>
        <w:r w:rsidR="00827833">
          <w:rPr>
            <w:rFonts w:ascii="Times New Roman" w:hAnsi="Times New Roman"/>
            <w:i/>
          </w:rPr>
          <w:t>index</w:t>
        </w:r>
      </w:ins>
      <w:ins w:id="24523" w:author="Rev 4 Allen Wirfs-Brock" w:date="2011-11-04T12:25:00Z">
        <w:r>
          <w:t>.</w:t>
        </w:r>
      </w:ins>
    </w:p>
    <w:p w14:paraId="481086B7" w14:textId="77777777" w:rsidR="00C73BA7" w:rsidRPr="008E00F6" w:rsidRDefault="00C73BA7" w:rsidP="00C73BA7">
      <w:pPr>
        <w:rPr>
          <w:ins w:id="24524" w:author="Rev 4 Allen Wirfs-Brock" w:date="2011-11-04T12:25:00Z"/>
          <w:sz w:val="18"/>
        </w:rPr>
      </w:pPr>
      <w:ins w:id="24525" w:author="Rev 4 Allen Wirfs-Brock" w:date="2011-11-04T12:25:00Z">
        <w:r w:rsidRPr="008E00F6">
          <w:rPr>
            <w:sz w:val="18"/>
          </w:rPr>
          <w:t>NOTE</w:t>
        </w:r>
        <w:r w:rsidRPr="008E00F6">
          <w:rPr>
            <w:sz w:val="18"/>
          </w:rPr>
          <w:tab/>
        </w:r>
      </w:ins>
      <w:ins w:id="24526" w:author="Rev 4 Allen Wirfs-Brock" w:date="2011-11-04T12:56:00Z">
        <w:r w:rsidR="00624DFF">
          <w:rPr>
            <w:sz w:val="18"/>
          </w:rPr>
          <w:t>When</w:t>
        </w:r>
        <w:r w:rsidR="00624DFF" w:rsidRPr="008E00F6">
          <w:rPr>
            <w:sz w:val="18"/>
          </w:rPr>
          <w:t xml:space="preserve"> </w:t>
        </w:r>
      </w:ins>
      <w:ins w:id="24527" w:author="Rev 4 Allen Wirfs-Brock" w:date="2011-11-04T12:25:00Z">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ins>
      <w:ins w:id="24528" w:author="Rev 4 Allen Wirfs-Brock" w:date="2011-11-04T12:56:00Z">
        <w:r w:rsidR="00624DFF">
          <w:rPr>
            <w:sz w:val="18"/>
          </w:rPr>
          <w:t>it</w:t>
        </w:r>
      </w:ins>
      <w:ins w:id="24529" w:author="Rev 4 Allen Wirfs-Brock" w:date="2011-11-04T12:25:00Z">
        <w:r w:rsidRPr="008E00F6">
          <w:rPr>
            <w:sz w:val="18"/>
          </w:rPr>
          <w:t xml:space="preserve"> indicate</w:t>
        </w:r>
      </w:ins>
      <w:ins w:id="24530" w:author="Rev 4 Allen Wirfs-Brock" w:date="2011-11-04T12:56:00Z">
        <w:r w:rsidR="00624DFF">
          <w:rPr>
            <w:sz w:val="18"/>
          </w:rPr>
          <w:t>s</w:t>
        </w:r>
      </w:ins>
      <w:ins w:id="24531" w:author="Rev 4 Allen Wirfs-Brock" w:date="2011-11-04T12:25:00Z">
        <w:r w:rsidRPr="008E00F6">
          <w:rPr>
            <w:sz w:val="18"/>
          </w:rPr>
          <w:t xml:space="preserve"> that a PutValue operation should be used to assign the </w:t>
        </w:r>
        <w:del w:id="24532" w:author="Rev 6 Allen Wirfs-Brock" w:date="2012-02-27T15:46:00Z">
          <w:r w:rsidRPr="008E00F6" w:rsidDel="00A113E2">
            <w:rPr>
              <w:sz w:val="18"/>
            </w:rPr>
            <w:delText>initialization</w:delText>
          </w:r>
        </w:del>
      </w:ins>
      <w:ins w:id="24533" w:author="Rev 6 Allen Wirfs-Brock" w:date="2012-02-27T15:46:00Z">
        <w:r w:rsidR="00A113E2">
          <w:rPr>
            <w:sz w:val="18"/>
          </w:rPr>
          <w:t>initialisation</w:t>
        </w:r>
      </w:ins>
      <w:ins w:id="24534" w:author="Rev 4 Allen Wirfs-Brock" w:date="2011-11-04T12:25:00Z">
        <w:r w:rsidRPr="008E00F6">
          <w:rPr>
            <w:sz w:val="18"/>
          </w:rPr>
          <w:t xml:space="preserve"> value.  This is the </w:t>
        </w:r>
        <w:del w:id="24535" w:author="Rev 7 Allen Wirfs-Brock" w:date="2012-05-04T14:17:00Z">
          <w:r w:rsidRPr="008E00F6" w:rsidDel="00F77917">
            <w:rPr>
              <w:sz w:val="18"/>
            </w:rPr>
            <w:delText xml:space="preserve">the </w:delText>
          </w:r>
        </w:del>
        <w:r w:rsidRPr="008E00F6">
          <w:rPr>
            <w:sz w:val="18"/>
          </w:rPr>
          <w:t xml:space="preserve">case for </w:t>
        </w:r>
        <w:r>
          <w:rPr>
            <w:sz w:val="18"/>
          </w:rPr>
          <w:t>formal parameter lists of non-strict functions.</w:t>
        </w:r>
        <w:r w:rsidRPr="008E00F6">
          <w:rPr>
            <w:sz w:val="18"/>
          </w:rPr>
          <w:t xml:space="preserve"> </w:t>
        </w:r>
        <w:r>
          <w:rPr>
            <w:sz w:val="18"/>
          </w:rPr>
          <w:t xml:space="preserve">In </w:t>
        </w:r>
      </w:ins>
      <w:ins w:id="24536" w:author="Rev 4 Allen Wirfs-Brock" w:date="2011-11-04T12:26:00Z">
        <w:r>
          <w:rPr>
            <w:sz w:val="18"/>
          </w:rPr>
          <w:t>that</w:t>
        </w:r>
      </w:ins>
      <w:ins w:id="24537" w:author="Rev 4 Allen Wirfs-Brock" w:date="2011-11-04T12:25:00Z">
        <w:r>
          <w:rPr>
            <w:sz w:val="18"/>
          </w:rPr>
          <w:t xml:space="preserve"> case</w:t>
        </w:r>
        <w:r w:rsidRPr="008E00F6">
          <w:rPr>
            <w:sz w:val="18"/>
          </w:rPr>
          <w:t xml:space="preserve"> </w:t>
        </w:r>
      </w:ins>
      <w:ins w:id="24538" w:author="Rev 4 Allen Wirfs-Brock" w:date="2011-11-04T12:26:00Z">
        <w:r>
          <w:rPr>
            <w:sz w:val="18"/>
          </w:rPr>
          <w:t>the</w:t>
        </w:r>
      </w:ins>
      <w:ins w:id="24539" w:author="Rev 4 Allen Wirfs-Brock" w:date="2011-11-04T12:25:00Z">
        <w:r>
          <w:rPr>
            <w:sz w:val="18"/>
          </w:rPr>
          <w:t xml:space="preserve"> formal parameter bindings</w:t>
        </w:r>
        <w:r w:rsidRPr="008E00F6">
          <w:rPr>
            <w:sz w:val="18"/>
          </w:rPr>
          <w:t xml:space="preserve"> </w:t>
        </w:r>
      </w:ins>
      <w:ins w:id="24540" w:author="Rev 4 Allen Wirfs-Brock" w:date="2011-11-04T12:27:00Z">
        <w:r>
          <w:rPr>
            <w:sz w:val="18"/>
          </w:rPr>
          <w:t>are</w:t>
        </w:r>
      </w:ins>
      <w:ins w:id="24541" w:author="Rev 4 Allen Wirfs-Brock" w:date="2011-11-04T12:25:00Z">
        <w:r w:rsidRPr="008E00F6">
          <w:rPr>
            <w:sz w:val="18"/>
          </w:rPr>
          <w:t xml:space="preserve"> preinitialized </w:t>
        </w:r>
      </w:ins>
      <w:ins w:id="24542" w:author="Rev 4 Allen Wirfs-Brock" w:date="2011-11-04T12:27:00Z">
        <w:r>
          <w:rPr>
            <w:sz w:val="18"/>
          </w:rPr>
          <w:t>in order to deal with the possibility of multiple parameters with the same name</w:t>
        </w:r>
      </w:ins>
      <w:ins w:id="24543" w:author="Rev 4 Allen Wirfs-Brock" w:date="2011-11-04T12:25:00Z">
        <w:r w:rsidRPr="008E00F6">
          <w:rPr>
            <w:sz w:val="18"/>
          </w:rPr>
          <w:t xml:space="preserve">. </w:t>
        </w:r>
      </w:ins>
    </w:p>
    <w:p w14:paraId="3D0CF106" w14:textId="77777777" w:rsidR="008639FD" w:rsidRPr="004418C4" w:rsidRDefault="008639FD" w:rsidP="00C7794D">
      <w:pPr>
        <w:pStyle w:val="SyntaxRule"/>
        <w:spacing w:after="240"/>
        <w:rPr>
          <w:ins w:id="24544" w:author="Rev 4 Allen Wirfs-Brock" w:date="2011-11-04T12:29:00Z"/>
        </w:rPr>
      </w:pPr>
      <w:ins w:id="24545" w:author="Rev 4 Allen Wirfs-Brock" w:date="2011-11-04T12:29:00Z">
        <w:r w:rsidRPr="004418C4">
          <w:t xml:space="preserve">FormalParameterList </w:t>
        </w:r>
        <w:r w:rsidRPr="004418C4">
          <w:rPr>
            <w:rFonts w:ascii="Arial" w:hAnsi="Arial"/>
            <w:b/>
            <w:i w:val="0"/>
          </w:rPr>
          <w:t>:</w:t>
        </w:r>
      </w:ins>
      <w:ins w:id="24546" w:author="Rev 4 Allen Wirfs-Brock" w:date="2011-11-04T12:30:00Z">
        <w:r>
          <w:rPr>
            <w:rFonts w:ascii="Arial" w:hAnsi="Arial"/>
            <w:b/>
            <w:i w:val="0"/>
          </w:rPr>
          <w:t xml:space="preserve"> </w:t>
        </w:r>
        <w:r w:rsidRPr="004418C4">
          <w:rPr>
            <w:rFonts w:ascii="Arial" w:hAnsi="Arial" w:cs="Arial"/>
            <w:i w:val="0"/>
            <w:sz w:val="16"/>
            <w:szCs w:val="16"/>
          </w:rPr>
          <w:t>[empty]</w:t>
        </w:r>
      </w:ins>
    </w:p>
    <w:p w14:paraId="34874527" w14:textId="77777777" w:rsidR="00C73BA7" w:rsidRPr="004418C4" w:rsidRDefault="008639FD" w:rsidP="004322E4">
      <w:pPr>
        <w:pStyle w:val="Alg4"/>
        <w:numPr>
          <w:ilvl w:val="0"/>
          <w:numId w:val="607"/>
        </w:numPr>
        <w:spacing w:after="220"/>
        <w:contextualSpacing/>
        <w:rPr>
          <w:ins w:id="24547" w:author="Rev 4 Allen Wirfs-Brock" w:date="2011-11-04T12:25:00Z"/>
        </w:rPr>
      </w:pPr>
      <w:ins w:id="24548" w:author="Rev 4 Allen Wirfs-Brock" w:date="2011-11-04T12:31:00Z">
        <w:r>
          <w:t>Return</w:t>
        </w:r>
      </w:ins>
      <w:ins w:id="24549" w:author="Rev 6 Allen Wirfs-Brock" w:date="2012-02-26T10:34:00Z">
        <w:r w:rsidR="00355E22">
          <w:t xml:space="preserve"> NormalCompletion(</w:t>
        </w:r>
        <w:r w:rsidR="00355E22" w:rsidRPr="00355E22">
          <w:rPr>
            <w:rFonts w:ascii="Arial" w:hAnsi="Arial" w:cs="Arial"/>
          </w:rPr>
          <w:t>empty</w:t>
        </w:r>
        <w:r w:rsidR="00355E22">
          <w:t>)</w:t>
        </w:r>
      </w:ins>
      <w:ins w:id="24550" w:author="Rev 4 Allen Wirfs-Brock" w:date="2011-11-04T12:25:00Z">
        <w:r w:rsidR="00C73BA7" w:rsidRPr="004418C4">
          <w:t>.</w:t>
        </w:r>
      </w:ins>
    </w:p>
    <w:p w14:paraId="4474B811" w14:textId="77777777" w:rsidR="00624DFF" w:rsidRPr="004418C4" w:rsidRDefault="00624DFF" w:rsidP="00624DFF">
      <w:pPr>
        <w:pStyle w:val="SyntaxRule"/>
        <w:spacing w:after="240"/>
        <w:rPr>
          <w:ins w:id="24551" w:author="Rev 4 Allen Wirfs-Brock" w:date="2011-11-04T12:59:00Z"/>
        </w:rPr>
      </w:pPr>
      <w:ins w:id="24552" w:author="Rev 4 Allen Wirfs-Brock" w:date="2011-11-04T12:59:00Z">
        <w:r w:rsidRPr="004418C4">
          <w:t xml:space="preserve">FormalParameterList </w:t>
        </w:r>
        <w:r w:rsidRPr="004418C4">
          <w:rPr>
            <w:rFonts w:ascii="Arial" w:hAnsi="Arial"/>
            <w:b/>
            <w:i w:val="0"/>
          </w:rPr>
          <w:t>:</w:t>
        </w:r>
        <w:r>
          <w:rPr>
            <w:rFonts w:ascii="Arial" w:hAnsi="Arial"/>
            <w:b/>
            <w:i w:val="0"/>
          </w:rPr>
          <w:t xml:space="preserve"> </w:t>
        </w:r>
        <w:r w:rsidR="00827833" w:rsidRPr="004418C4">
          <w:t>Function</w:t>
        </w:r>
        <w:r w:rsidR="00827833">
          <w:t>RestParameter</w:t>
        </w:r>
      </w:ins>
    </w:p>
    <w:p w14:paraId="4CC64848" w14:textId="77777777" w:rsidR="00827833" w:rsidRPr="004418C4" w:rsidDel="00355E22" w:rsidRDefault="00827833" w:rsidP="00355E22">
      <w:pPr>
        <w:pStyle w:val="Alg3"/>
        <w:numPr>
          <w:ilvl w:val="0"/>
          <w:numId w:val="610"/>
        </w:numPr>
        <w:spacing w:after="240"/>
        <w:contextualSpacing/>
        <w:rPr>
          <w:ins w:id="24553" w:author="Rev 4 Allen Wirfs-Brock" w:date="2011-11-04T13:05:00Z"/>
          <w:del w:id="24554" w:author="Rev 6 Allen Wirfs-Brock" w:date="2012-02-26T10:35:00Z"/>
        </w:rPr>
      </w:pPr>
      <w:ins w:id="24555" w:author="Rev 4 Allen Wirfs-Brock" w:date="2011-11-04T13:05:00Z">
        <w:del w:id="24556" w:author="Rev 6 Allen Wirfs-Brock" w:date="2012-02-26T10:35:00Z">
          <w:r w:rsidDel="00355E22">
            <w:delText>Perform</w:delText>
          </w:r>
        </w:del>
      </w:ins>
      <w:ins w:id="24557" w:author="Rev 6 Allen Wirfs-Brock" w:date="2012-02-26T10:35:00Z">
        <w:r w:rsidR="00355E22">
          <w:t>Return the result of performing</w:t>
        </w:r>
      </w:ins>
      <w:ins w:id="24558" w:author="Rev 4 Allen Wirfs-Brock" w:date="2011-11-04T13:05:00Z">
        <w:r>
          <w:t xml:space="preserve"> </w:t>
        </w:r>
      </w:ins>
      <w:ins w:id="24559" w:author="Rev 4 Allen Wirfs-Brock" w:date="2011-11-06T12:18:00Z">
        <w:r w:rsidR="0037654E">
          <w:t xml:space="preserve">Indexed </w:t>
        </w:r>
      </w:ins>
      <w:ins w:id="24560" w:author="Rev 4 Allen Wirfs-Brock" w:date="2011-11-04T13:05:00Z">
        <w:r>
          <w:t xml:space="preserve">Binding </w:t>
        </w:r>
        <w:del w:id="24561" w:author="Rev 6 Allen Wirfs-Brock" w:date="2012-02-27T15:47:00Z">
          <w:r w:rsidDel="00A113E2">
            <w:delText>Initialization</w:delText>
          </w:r>
        </w:del>
      </w:ins>
      <w:ins w:id="24562" w:author="Rev 6 Allen Wirfs-Brock" w:date="2012-02-27T15:47:00Z">
        <w:r w:rsidR="00A113E2">
          <w:t>Initialisation</w:t>
        </w:r>
      </w:ins>
      <w:ins w:id="24563" w:author="Rev 4 Allen Wirfs-Brock" w:date="2011-11-04T13:05:00Z">
        <w:r>
          <w:t xml:space="preserve"> for</w:t>
        </w:r>
        <w:r w:rsidRPr="004418C4">
          <w:t xml:space="preserve"> </w:t>
        </w:r>
      </w:ins>
      <w:ins w:id="24564" w:author="Rev 4 Allen Wirfs-Brock" w:date="2011-11-04T13:06:00Z">
        <w:r w:rsidRPr="00827833">
          <w:rPr>
            <w:i/>
          </w:rPr>
          <w:t xml:space="preserve">FunctionRestParameter </w:t>
        </w:r>
      </w:ins>
      <w:ins w:id="24565" w:author="Rev 4 Allen Wirfs-Brock" w:date="2011-11-04T13:05:00Z">
        <w:r w:rsidRPr="004418C4">
          <w:t xml:space="preserve">using </w:t>
        </w:r>
      </w:ins>
      <w:ins w:id="24566" w:author="Rev 4 Allen Wirfs-Brock" w:date="2011-11-04T13:07:00Z">
        <w:r>
          <w:rPr>
            <w:i/>
          </w:rPr>
          <w:t>value</w:t>
        </w:r>
      </w:ins>
      <w:ins w:id="24567" w:author="Rev 4 Allen Wirfs-Brock" w:date="2011-11-04T13:05:00Z">
        <w:r w:rsidRPr="004418C4">
          <w:t>,</w:t>
        </w:r>
      </w:ins>
      <w:ins w:id="24568" w:author="Rev 4 Allen Wirfs-Brock" w:date="2011-11-06T12:16:00Z">
        <w:r w:rsidR="0037654E" w:rsidRPr="0037654E">
          <w:rPr>
            <w:i/>
          </w:rPr>
          <w:t xml:space="preserve"> </w:t>
        </w:r>
        <w:del w:id="24569" w:author="Rev 8 Allen Wirfs-Brock" w:date="2012-05-05T10:35:00Z">
          <w:r w:rsidR="0037654E" w:rsidRPr="004418C4" w:rsidDel="00FE5F37">
            <w:rPr>
              <w:i/>
            </w:rPr>
            <w:delText>lenValue</w:delText>
          </w:r>
          <w:r w:rsidR="0037654E" w:rsidRPr="004418C4" w:rsidDel="00FE5F37">
            <w:delText>,</w:delText>
          </w:r>
        </w:del>
      </w:ins>
      <w:ins w:id="24570" w:author="Rev 4 Allen Wirfs-Brock" w:date="2011-11-04T13:05:00Z">
        <w:del w:id="24571" w:author="Rev 8 Allen Wirfs-Brock" w:date="2012-05-05T10:35:00Z">
          <w:r w:rsidRPr="004418C4" w:rsidDel="00FE5F37">
            <w:rPr>
              <w:i/>
            </w:rPr>
            <w:delText xml:space="preserve"> </w:delText>
          </w:r>
        </w:del>
      </w:ins>
      <w:ins w:id="24572" w:author="Rev 4 Allen Wirfs-Brock" w:date="2011-11-06T12:11:00Z">
        <w:r w:rsidR="00CD359C" w:rsidRPr="004418C4">
          <w:t>0</w:t>
        </w:r>
        <w:r w:rsidR="00CD359C">
          <w:t>,</w:t>
        </w:r>
        <w:r w:rsidR="00CD359C" w:rsidRPr="004418C4">
          <w:t xml:space="preserve"> and </w:t>
        </w:r>
        <w:r w:rsidR="00CD359C">
          <w:rPr>
            <w:i/>
          </w:rPr>
          <w:t>environment</w:t>
        </w:r>
        <w:r w:rsidR="00CD359C">
          <w:t xml:space="preserve"> </w:t>
        </w:r>
      </w:ins>
      <w:ins w:id="24573" w:author="Rev 4 Allen Wirfs-Brock" w:date="2011-11-04T13:05:00Z">
        <w:r w:rsidRPr="004418C4">
          <w:t xml:space="preserve">as the </w:t>
        </w:r>
      </w:ins>
      <w:ins w:id="24574" w:author="Rev 4 Allen Wirfs-Brock" w:date="2011-11-04T13:08:00Z">
        <w:r w:rsidRPr="00C7794D">
          <w:t>arguments</w:t>
        </w:r>
      </w:ins>
      <w:ins w:id="24575" w:author="Rev 4 Allen Wirfs-Brock" w:date="2011-11-04T13:05:00Z">
        <w:r w:rsidRPr="004418C4">
          <w:t>.</w:t>
        </w:r>
      </w:ins>
    </w:p>
    <w:p w14:paraId="6DCFBF68" w14:textId="77777777" w:rsidR="00624DFF" w:rsidRPr="004418C4" w:rsidRDefault="00624DFF" w:rsidP="00355E22">
      <w:pPr>
        <w:pStyle w:val="Alg3"/>
        <w:numPr>
          <w:ilvl w:val="0"/>
          <w:numId w:val="610"/>
        </w:numPr>
        <w:spacing w:after="240"/>
        <w:contextualSpacing/>
        <w:rPr>
          <w:ins w:id="24576" w:author="Rev 4 Allen Wirfs-Brock" w:date="2011-11-04T12:59:00Z"/>
        </w:rPr>
      </w:pPr>
      <w:ins w:id="24577" w:author="Rev 4 Allen Wirfs-Brock" w:date="2011-11-04T12:59:00Z">
        <w:del w:id="24578" w:author="Rev 6 Allen Wirfs-Brock" w:date="2012-02-26T10:35:00Z">
          <w:r w:rsidDel="00355E22">
            <w:delText>Return</w:delText>
          </w:r>
        </w:del>
        <w:r w:rsidRPr="004418C4">
          <w:t>.</w:t>
        </w:r>
      </w:ins>
    </w:p>
    <w:p w14:paraId="55EEDD09" w14:textId="77777777" w:rsidR="00531C57" w:rsidRPr="004418C4" w:rsidRDefault="00531C57" w:rsidP="00531C57">
      <w:pPr>
        <w:pStyle w:val="SyntaxRule"/>
        <w:spacing w:after="240"/>
        <w:rPr>
          <w:ins w:id="24579" w:author="Rev 4 Allen Wirfs-Brock" w:date="2011-11-04T14:17:00Z"/>
        </w:rPr>
      </w:pPr>
      <w:ins w:id="24580" w:author="Rev 4 Allen Wirfs-Brock" w:date="2011-11-04T14:17:00Z">
        <w:r w:rsidRPr="004418C4">
          <w:t xml:space="preserve">FormalParameterList </w:t>
        </w:r>
        <w:r w:rsidRPr="004418C4">
          <w:rPr>
            <w:rFonts w:ascii="Arial" w:hAnsi="Arial"/>
            <w:b/>
            <w:i w:val="0"/>
          </w:rPr>
          <w:t>:</w:t>
        </w:r>
        <w:r>
          <w:rPr>
            <w:rFonts w:ascii="Arial" w:hAnsi="Arial"/>
            <w:b/>
            <w:i w:val="0"/>
          </w:rPr>
          <w:t xml:space="preserve"> </w:t>
        </w:r>
      </w:ins>
      <w:ins w:id="24581" w:author="Rev 4 Allen Wirfs-Brock" w:date="2011-11-04T14:18:00Z">
        <w:r w:rsidRPr="006B6D0A">
          <w:t>FormalsList</w:t>
        </w:r>
      </w:ins>
    </w:p>
    <w:p w14:paraId="47A27D9B" w14:textId="77777777" w:rsidR="0037654E" w:rsidDel="00B438FC" w:rsidRDefault="0037654E" w:rsidP="004322E4">
      <w:pPr>
        <w:pStyle w:val="Alg3"/>
        <w:numPr>
          <w:ilvl w:val="0"/>
          <w:numId w:val="611"/>
        </w:numPr>
        <w:contextualSpacing/>
        <w:rPr>
          <w:ins w:id="24582" w:author="Rev 4 Allen Wirfs-Brock" w:date="2011-11-06T12:13:00Z"/>
          <w:del w:id="24583" w:author="Rev 7 Allen Wirfs-Brock" w:date="2012-04-12T14:10:00Z"/>
        </w:rPr>
      </w:pPr>
      <w:ins w:id="24584" w:author="Rev 4 Allen Wirfs-Brock" w:date="2011-11-06T12:13:00Z">
        <w:del w:id="24585" w:author="Rev 7 Allen Wirfs-Brock" w:date="2012-04-12T14:10:00Z">
          <w:r w:rsidDel="00B438FC">
            <w:delText xml:space="preserve">Asset: </w:delText>
          </w:r>
          <w:r w:rsidRPr="00C7794D" w:rsidDel="00B438FC">
            <w:rPr>
              <w:i/>
            </w:rPr>
            <w:delText>value</w:delText>
          </w:r>
          <w:r w:rsidDel="00B438FC">
            <w:delText xml:space="preserve"> is </w:delText>
          </w:r>
        </w:del>
      </w:ins>
      <w:ins w:id="24586" w:author="Rev 4 Allen Wirfs-Brock" w:date="2011-11-06T12:14:00Z">
        <w:del w:id="24587" w:author="Rev 7 Allen Wirfs-Brock" w:date="2012-04-12T14:10:00Z">
          <w:r w:rsidDel="00B438FC">
            <w:delText>a new created</w:delText>
          </w:r>
        </w:del>
      </w:ins>
      <w:ins w:id="24588" w:author="Rev 4 Allen Wirfs-Brock" w:date="2011-11-06T12:13:00Z">
        <w:del w:id="24589" w:author="Rev 7 Allen Wirfs-Brock" w:date="2012-04-12T14:10:00Z">
          <w:r w:rsidDel="00B438FC">
            <w:delText xml:space="preserve"> arguments object and hence it has a valid integer valued </w:delText>
          </w:r>
        </w:del>
      </w:ins>
      <w:ins w:id="24590" w:author="Rev 4 Allen Wirfs-Brock" w:date="2011-11-06T12:14:00Z">
        <w:del w:id="24591" w:author="Rev 7 Allen Wirfs-Brock" w:date="2012-04-12T14:10:00Z">
          <w:r w:rsidDel="00B438FC">
            <w:rPr>
              <w:rFonts w:ascii="Courier New" w:hAnsi="Courier New" w:cs="Courier New"/>
            </w:rPr>
            <w:delText>"</w:delText>
          </w:r>
          <w:r w:rsidRPr="00355E22" w:rsidDel="00B438FC">
            <w:rPr>
              <w:rFonts w:ascii="Courier New" w:hAnsi="Courier New" w:cs="Courier New"/>
              <w:b/>
            </w:rPr>
            <w:delText>length</w:delText>
          </w:r>
          <w:r w:rsidDel="00B438FC">
            <w:rPr>
              <w:rFonts w:ascii="Courier New" w:hAnsi="Courier New" w:cs="Courier New"/>
            </w:rPr>
            <w:delText xml:space="preserve">" </w:delText>
          </w:r>
        </w:del>
      </w:ins>
      <w:ins w:id="24592" w:author="Rev 4 Allen Wirfs-Brock" w:date="2011-11-06T12:13:00Z">
        <w:del w:id="24593" w:author="Rev 7 Allen Wirfs-Brock" w:date="2012-04-12T14:10:00Z">
          <w:r w:rsidDel="00B438FC">
            <w:delText>property.</w:delText>
          </w:r>
        </w:del>
      </w:ins>
    </w:p>
    <w:p w14:paraId="3FB98D42" w14:textId="77777777" w:rsidR="00CD359C" w:rsidDel="00B438FC" w:rsidRDefault="00CD359C" w:rsidP="004322E4">
      <w:pPr>
        <w:pStyle w:val="Alg3"/>
        <w:numPr>
          <w:ilvl w:val="0"/>
          <w:numId w:val="611"/>
        </w:numPr>
        <w:contextualSpacing/>
        <w:rPr>
          <w:ins w:id="24594" w:author="Rev 4 Allen Wirfs-Brock" w:date="2011-11-06T12:13:00Z"/>
          <w:del w:id="24595" w:author="Rev 7 Allen Wirfs-Brock" w:date="2012-04-12T14:10:00Z"/>
        </w:rPr>
      </w:pPr>
      <w:ins w:id="24596" w:author="Rev 4 Allen Wirfs-Brock" w:date="2011-11-06T12:13:00Z">
        <w:del w:id="24597" w:author="Rev 7 Allen Wirfs-Brock" w:date="2012-04-12T14:10:00Z">
          <w:r w:rsidDel="00B438FC">
            <w:delText xml:space="preserve">Let </w:delText>
          </w:r>
          <w:r w:rsidRPr="004418C4" w:rsidDel="00B438FC">
            <w:rPr>
              <w:i/>
            </w:rPr>
            <w:delText>lenValue</w:delText>
          </w:r>
          <w:r w:rsidDel="00B438FC">
            <w:delText xml:space="preserve"> be the result of calling the [[Get]] internal method of </w:delText>
          </w:r>
          <w:r w:rsidDel="00B438FC">
            <w:rPr>
              <w:i/>
            </w:rPr>
            <w:delText>value</w:delText>
          </w:r>
          <w:r w:rsidDel="00B438FC">
            <w:delText xml:space="preserve"> with argument </w:delText>
          </w:r>
          <w:r w:rsidDel="00B438FC">
            <w:rPr>
              <w:rFonts w:ascii="Courier New" w:hAnsi="Courier New" w:cs="Courier New"/>
            </w:rPr>
            <w:delText>"</w:delText>
          </w:r>
          <w:r w:rsidRPr="00355E22" w:rsidDel="00B438FC">
            <w:rPr>
              <w:rFonts w:ascii="Courier New" w:hAnsi="Courier New" w:cs="Courier New"/>
              <w:b/>
            </w:rPr>
            <w:delText>length</w:delText>
          </w:r>
          <w:r w:rsidDel="00B438FC">
            <w:rPr>
              <w:rFonts w:ascii="Courier New" w:hAnsi="Courier New" w:cs="Courier New"/>
            </w:rPr>
            <w:delText>"</w:delText>
          </w:r>
          <w:r w:rsidDel="00B438FC">
            <w:delText>.</w:delText>
          </w:r>
        </w:del>
      </w:ins>
    </w:p>
    <w:p w14:paraId="4C6CF0AC" w14:textId="77777777" w:rsidR="00531C57" w:rsidRPr="004418C4" w:rsidRDefault="00355E22" w:rsidP="00355E22">
      <w:pPr>
        <w:pStyle w:val="Alg3"/>
        <w:numPr>
          <w:ilvl w:val="0"/>
          <w:numId w:val="611"/>
        </w:numPr>
        <w:spacing w:after="240"/>
        <w:contextualSpacing/>
        <w:rPr>
          <w:ins w:id="24598" w:author="Rev 4 Allen Wirfs-Brock" w:date="2011-11-04T14:17:00Z"/>
        </w:rPr>
      </w:pPr>
      <w:ins w:id="24599" w:author="Rev 6 Allen Wirfs-Brock" w:date="2012-02-26T10:38:00Z">
        <w:r>
          <w:t xml:space="preserve">Return the result of performing </w:t>
        </w:r>
      </w:ins>
      <w:ins w:id="24600" w:author="Rev 4 Allen Wirfs-Brock" w:date="2011-11-04T14:17:00Z">
        <w:del w:id="24601" w:author="Rev 6 Allen Wirfs-Brock" w:date="2012-02-26T10:38:00Z">
          <w:r w:rsidR="00531C57" w:rsidDel="00355E22">
            <w:delText xml:space="preserve">Perform </w:delText>
          </w:r>
        </w:del>
      </w:ins>
      <w:ins w:id="24602" w:author="Rev 4 Allen Wirfs-Brock" w:date="2011-11-06T12:10:00Z">
        <w:r w:rsidR="00CD359C">
          <w:t xml:space="preserve">Indexed </w:t>
        </w:r>
      </w:ins>
      <w:ins w:id="24603" w:author="Rev 4 Allen Wirfs-Brock" w:date="2011-11-04T14:17:00Z">
        <w:r w:rsidR="00531C57">
          <w:t xml:space="preserve">Binding </w:t>
        </w:r>
        <w:del w:id="24604" w:author="Rev 6 Allen Wirfs-Brock" w:date="2012-02-27T15:47:00Z">
          <w:r w:rsidR="00531C57" w:rsidDel="00A113E2">
            <w:delText>Initialization</w:delText>
          </w:r>
        </w:del>
      </w:ins>
      <w:ins w:id="24605" w:author="Rev 6 Allen Wirfs-Brock" w:date="2012-02-27T15:47:00Z">
        <w:r w:rsidR="00A113E2">
          <w:t>Initialisation</w:t>
        </w:r>
      </w:ins>
      <w:ins w:id="24606" w:author="Rev 4 Allen Wirfs-Brock" w:date="2011-11-04T14:17:00Z">
        <w:r w:rsidR="00531C57">
          <w:t xml:space="preserve"> for</w:t>
        </w:r>
        <w:r w:rsidR="00531C57" w:rsidRPr="004418C4">
          <w:t xml:space="preserve"> </w:t>
        </w:r>
      </w:ins>
      <w:ins w:id="24607" w:author="Rev 4 Allen Wirfs-Brock" w:date="2011-11-04T14:30:00Z">
        <w:r w:rsidR="0096494E" w:rsidRPr="0096494E">
          <w:rPr>
            <w:i/>
          </w:rPr>
          <w:t xml:space="preserve">FormalsList </w:t>
        </w:r>
      </w:ins>
      <w:ins w:id="24608" w:author="Rev 4 Allen Wirfs-Brock" w:date="2011-11-04T14:17:00Z">
        <w:r w:rsidR="00531C57" w:rsidRPr="004418C4">
          <w:t xml:space="preserve">using </w:t>
        </w:r>
        <w:r w:rsidR="00531C57">
          <w:rPr>
            <w:i/>
          </w:rPr>
          <w:t>value</w:t>
        </w:r>
        <w:r w:rsidR="00531C57" w:rsidRPr="004418C4">
          <w:t>,</w:t>
        </w:r>
        <w:r w:rsidR="00531C57" w:rsidRPr="004418C4">
          <w:rPr>
            <w:i/>
          </w:rPr>
          <w:t xml:space="preserve"> </w:t>
        </w:r>
      </w:ins>
      <w:ins w:id="24609" w:author="Rev 4 Allen Wirfs-Brock" w:date="2011-11-06T12:16:00Z">
        <w:del w:id="24610" w:author="Rev 8 Allen Wirfs-Brock" w:date="2012-05-05T10:35:00Z">
          <w:r w:rsidR="0037654E" w:rsidRPr="004418C4" w:rsidDel="00FE5F37">
            <w:rPr>
              <w:i/>
            </w:rPr>
            <w:delText>lenValue</w:delText>
          </w:r>
          <w:r w:rsidR="0037654E" w:rsidRPr="004418C4" w:rsidDel="00FE5F37">
            <w:delText>,</w:delText>
          </w:r>
          <w:r w:rsidR="0037654E" w:rsidRPr="004418C4" w:rsidDel="00FE5F37">
            <w:rPr>
              <w:i/>
            </w:rPr>
            <w:delText xml:space="preserve"> </w:delText>
          </w:r>
        </w:del>
        <w:r w:rsidR="0037654E" w:rsidRPr="004418C4">
          <w:t>0</w:t>
        </w:r>
        <w:r w:rsidR="0037654E">
          <w:t>,</w:t>
        </w:r>
        <w:r w:rsidR="0037654E" w:rsidRPr="004418C4">
          <w:t xml:space="preserve"> and </w:t>
        </w:r>
        <w:r w:rsidR="0037654E">
          <w:rPr>
            <w:i/>
          </w:rPr>
          <w:t>environment</w:t>
        </w:r>
        <w:r w:rsidR="0037654E">
          <w:t xml:space="preserve"> </w:t>
        </w:r>
      </w:ins>
      <w:ins w:id="24611" w:author="Rev 4 Allen Wirfs-Brock" w:date="2011-11-04T14:17:00Z">
        <w:r w:rsidR="00531C57" w:rsidRPr="004418C4">
          <w:t>as the arguments.</w:t>
        </w:r>
      </w:ins>
    </w:p>
    <w:p w14:paraId="0A59CC35" w14:textId="77777777" w:rsidR="00531C57" w:rsidRPr="004418C4" w:rsidDel="00355E22" w:rsidRDefault="00531C57" w:rsidP="004322E4">
      <w:pPr>
        <w:pStyle w:val="Alg4"/>
        <w:numPr>
          <w:ilvl w:val="0"/>
          <w:numId w:val="611"/>
        </w:numPr>
        <w:spacing w:after="220"/>
        <w:contextualSpacing/>
        <w:rPr>
          <w:ins w:id="24612" w:author="Rev 4 Allen Wirfs-Brock" w:date="2011-11-04T14:17:00Z"/>
          <w:del w:id="24613" w:author="Rev 6 Allen Wirfs-Brock" w:date="2012-02-26T10:38:00Z"/>
        </w:rPr>
      </w:pPr>
      <w:ins w:id="24614" w:author="Rev 4 Allen Wirfs-Brock" w:date="2011-11-04T14:17:00Z">
        <w:del w:id="24615" w:author="Rev 6 Allen Wirfs-Brock" w:date="2012-02-26T10:38:00Z">
          <w:r w:rsidDel="00355E22">
            <w:delText>Return</w:delText>
          </w:r>
          <w:r w:rsidRPr="004418C4" w:rsidDel="00355E22">
            <w:delText>.</w:delText>
          </w:r>
        </w:del>
      </w:ins>
    </w:p>
    <w:p w14:paraId="31FBB8F0" w14:textId="77777777" w:rsidR="0096494E" w:rsidRPr="004418C4" w:rsidRDefault="0096494E" w:rsidP="0096494E">
      <w:pPr>
        <w:pStyle w:val="SyntaxRule"/>
        <w:spacing w:after="240"/>
        <w:rPr>
          <w:ins w:id="24616" w:author="Rev 4 Allen Wirfs-Brock" w:date="2011-11-04T14:31:00Z"/>
        </w:rPr>
      </w:pPr>
      <w:ins w:id="24617" w:author="Rev 4 Allen Wirfs-Brock" w:date="2011-11-04T14:31:00Z">
        <w:r w:rsidRPr="004418C4">
          <w:t xml:space="preserve">FormalParameterList </w:t>
        </w:r>
        <w:r w:rsidRPr="004418C4">
          <w:rPr>
            <w:rFonts w:ascii="Arial" w:hAnsi="Arial"/>
            <w:b/>
            <w:i w:val="0"/>
          </w:rPr>
          <w:t>:</w:t>
        </w:r>
        <w:r>
          <w:rPr>
            <w:rFonts w:ascii="Arial" w:hAnsi="Arial"/>
            <w:b/>
            <w:i w:val="0"/>
          </w:rPr>
          <w:t xml:space="preserve"> </w:t>
        </w:r>
        <w:r w:rsidRPr="006B6D0A">
          <w:t>FormalsList</w:t>
        </w:r>
        <w:r>
          <w:t xml:space="preserve"> </w:t>
        </w:r>
        <w:r w:rsidRPr="009C202C">
          <w:rPr>
            <w:rFonts w:ascii="Courier New" w:hAnsi="Courier New"/>
            <w:b/>
            <w:i w:val="0"/>
          </w:rPr>
          <w:t>,</w:t>
        </w:r>
        <w:r w:rsidRPr="00B820AB">
          <w:rPr>
            <w:rFonts w:ascii="Courier New" w:hAnsi="Courier New"/>
            <w:b/>
            <w:i w:val="0"/>
          </w:rPr>
          <w:t xml:space="preserve"> </w:t>
        </w:r>
        <w:r w:rsidRPr="004418C4">
          <w:t>Function</w:t>
        </w:r>
        <w:r>
          <w:t>RestParameter</w:t>
        </w:r>
      </w:ins>
    </w:p>
    <w:p w14:paraId="20F2A50F" w14:textId="77777777" w:rsidR="0096494E" w:rsidRPr="004418C4" w:rsidRDefault="0096494E" w:rsidP="00596CFD">
      <w:pPr>
        <w:pStyle w:val="Alg3"/>
        <w:numPr>
          <w:ilvl w:val="0"/>
          <w:numId w:val="612"/>
        </w:numPr>
        <w:contextualSpacing/>
        <w:rPr>
          <w:ins w:id="24618" w:author="Rev 4 Allen Wirfs-Brock" w:date="2011-11-04T14:31:00Z"/>
        </w:rPr>
      </w:pPr>
      <w:ins w:id="24619" w:author="Rev 4 Allen Wirfs-Brock" w:date="2011-11-04T14:31:00Z">
        <w:r>
          <w:t xml:space="preserve">Let </w:t>
        </w:r>
      </w:ins>
      <w:ins w:id="24620" w:author="Rev 4 Allen Wirfs-Brock" w:date="2011-11-04T16:52:00Z">
        <w:r w:rsidR="00035180">
          <w:rPr>
            <w:i/>
          </w:rPr>
          <w:t>restI</w:t>
        </w:r>
      </w:ins>
      <w:ins w:id="24621" w:author="Rev 4 Allen Wirfs-Brock" w:date="2011-11-04T14:31:00Z">
        <w:r w:rsidRPr="00C7794D">
          <w:rPr>
            <w:i/>
          </w:rPr>
          <w:t>ndex</w:t>
        </w:r>
        <w:r>
          <w:t xml:space="preserve"> be the result of performing </w:t>
        </w:r>
      </w:ins>
      <w:ins w:id="24622" w:author="Rev 4 Allen Wirfs-Brock" w:date="2011-11-06T12:17:00Z">
        <w:r w:rsidR="0037654E">
          <w:t xml:space="preserve">Indexed </w:t>
        </w:r>
      </w:ins>
      <w:ins w:id="24623" w:author="Rev 4 Allen Wirfs-Brock" w:date="2011-11-04T14:31:00Z">
        <w:r>
          <w:t xml:space="preserve">Binding </w:t>
        </w:r>
        <w:del w:id="24624" w:author="Rev 6 Allen Wirfs-Brock" w:date="2012-02-27T15:47:00Z">
          <w:r w:rsidDel="00A113E2">
            <w:delText>Initialization</w:delText>
          </w:r>
        </w:del>
      </w:ins>
      <w:ins w:id="24625" w:author="Rev 6 Allen Wirfs-Brock" w:date="2012-02-27T15:47:00Z">
        <w:r w:rsidR="00A113E2">
          <w:t>Initialisation</w:t>
        </w:r>
      </w:ins>
      <w:ins w:id="24626" w:author="Rev 4 Allen Wirfs-Brock" w:date="2011-11-04T14:31:00Z">
        <w:r>
          <w:t xml:space="preserve"> for</w:t>
        </w:r>
        <w:r w:rsidRPr="004418C4">
          <w:t xml:space="preserve"> </w:t>
        </w:r>
        <w:r w:rsidRPr="0096494E">
          <w:rPr>
            <w:i/>
          </w:rPr>
          <w:t xml:space="preserve">FormalsList </w:t>
        </w:r>
        <w:r w:rsidRPr="004418C4">
          <w:t xml:space="preserve">using </w:t>
        </w:r>
        <w:r>
          <w:rPr>
            <w:i/>
          </w:rPr>
          <w:t>value</w:t>
        </w:r>
        <w:r w:rsidRPr="004418C4">
          <w:t>,</w:t>
        </w:r>
        <w:r w:rsidRPr="004418C4">
          <w:rPr>
            <w:i/>
          </w:rPr>
          <w:t xml:space="preserve"> </w:t>
        </w:r>
      </w:ins>
      <w:ins w:id="24627" w:author="Rev 4 Allen Wirfs-Brock" w:date="2011-11-06T12:17:00Z">
        <w:del w:id="24628" w:author="Rev 7 Allen Wirfs-Brock" w:date="2012-04-12T14:05:00Z">
          <w:r w:rsidR="0037654E" w:rsidRPr="004418C4" w:rsidDel="00B438FC">
            <w:rPr>
              <w:i/>
            </w:rPr>
            <w:delText>lenValue</w:delText>
          </w:r>
          <w:r w:rsidR="0037654E" w:rsidRPr="004418C4" w:rsidDel="00B438FC">
            <w:delText>,</w:delText>
          </w:r>
          <w:r w:rsidR="0037654E" w:rsidRPr="004418C4" w:rsidDel="00B438FC">
            <w:rPr>
              <w:i/>
            </w:rPr>
            <w:delText xml:space="preserve"> </w:delText>
          </w:r>
        </w:del>
        <w:r w:rsidR="0037654E" w:rsidRPr="004418C4">
          <w:t>0</w:t>
        </w:r>
        <w:r w:rsidR="0037654E">
          <w:t>,</w:t>
        </w:r>
        <w:r w:rsidR="0037654E" w:rsidRPr="004418C4">
          <w:t xml:space="preserve"> and </w:t>
        </w:r>
        <w:r w:rsidR="0037654E">
          <w:rPr>
            <w:i/>
          </w:rPr>
          <w:t>environment</w:t>
        </w:r>
      </w:ins>
      <w:ins w:id="24629" w:author="Rev 4 Allen Wirfs-Brock" w:date="2011-11-04T14:31:00Z">
        <w:r w:rsidRPr="004418C4">
          <w:t xml:space="preserve"> as the arguments.</w:t>
        </w:r>
      </w:ins>
    </w:p>
    <w:p w14:paraId="17B2EA12" w14:textId="77777777" w:rsidR="00351628" w:rsidRDefault="00351628" w:rsidP="00351628">
      <w:pPr>
        <w:pStyle w:val="Alg4"/>
        <w:numPr>
          <w:ilvl w:val="0"/>
          <w:numId w:val="612"/>
        </w:numPr>
        <w:contextualSpacing/>
        <w:rPr>
          <w:ins w:id="24630" w:author="Rev 6 Allen Wirfs-Brock" w:date="2012-02-26T10:45:00Z"/>
        </w:rPr>
      </w:pPr>
      <w:ins w:id="24631" w:author="Rev 6 Allen Wirfs-Brock" w:date="2012-02-26T10:45:00Z">
        <w:r>
          <w:t>ReturnIfAbrupt(</w:t>
        </w:r>
      </w:ins>
      <w:ins w:id="24632" w:author="Rev 6 Allen Wirfs-Brock" w:date="2012-02-26T10:46:00Z">
        <w:r>
          <w:rPr>
            <w:i/>
          </w:rPr>
          <w:t>restI</w:t>
        </w:r>
        <w:r w:rsidRPr="00C7794D">
          <w:rPr>
            <w:i/>
          </w:rPr>
          <w:t>ndex</w:t>
        </w:r>
      </w:ins>
      <w:ins w:id="24633" w:author="Rev 6 Allen Wirfs-Brock" w:date="2012-02-26T10:45:00Z">
        <w:r>
          <w:t>).</w:t>
        </w:r>
      </w:ins>
    </w:p>
    <w:p w14:paraId="45CA822A" w14:textId="77777777" w:rsidR="0096494E" w:rsidRPr="004418C4" w:rsidRDefault="00355E22" w:rsidP="00355E22">
      <w:pPr>
        <w:pStyle w:val="Alg3"/>
        <w:numPr>
          <w:ilvl w:val="0"/>
          <w:numId w:val="612"/>
        </w:numPr>
        <w:spacing w:after="240"/>
        <w:contextualSpacing/>
        <w:rPr>
          <w:ins w:id="24634" w:author="Rev 4 Allen Wirfs-Brock" w:date="2011-11-04T14:32:00Z"/>
        </w:rPr>
      </w:pPr>
      <w:ins w:id="24635" w:author="Rev 6 Allen Wirfs-Brock" w:date="2012-02-26T10:38:00Z">
        <w:r>
          <w:t xml:space="preserve">Return the result of performing </w:t>
        </w:r>
      </w:ins>
      <w:ins w:id="24636" w:author="Rev 4 Allen Wirfs-Brock" w:date="2011-11-04T14:32:00Z">
        <w:del w:id="24637" w:author="Rev 6 Allen Wirfs-Brock" w:date="2012-02-26T10:38:00Z">
          <w:r w:rsidR="0096494E" w:rsidDel="00355E22">
            <w:delText xml:space="preserve">Perform </w:delText>
          </w:r>
        </w:del>
      </w:ins>
      <w:ins w:id="24638" w:author="Rev 4 Allen Wirfs-Brock" w:date="2011-11-06T12:18:00Z">
        <w:r w:rsidR="0037654E">
          <w:t xml:space="preserve">Indexed </w:t>
        </w:r>
      </w:ins>
      <w:ins w:id="24639" w:author="Rev 4 Allen Wirfs-Brock" w:date="2011-11-04T14:32:00Z">
        <w:r w:rsidR="0096494E">
          <w:t xml:space="preserve">Binding </w:t>
        </w:r>
        <w:del w:id="24640" w:author="Rev 6 Allen Wirfs-Brock" w:date="2012-02-27T15:47:00Z">
          <w:r w:rsidR="0096494E" w:rsidDel="00A113E2">
            <w:delText>Initialization</w:delText>
          </w:r>
        </w:del>
      </w:ins>
      <w:ins w:id="24641" w:author="Rev 6 Allen Wirfs-Brock" w:date="2012-02-27T15:47:00Z">
        <w:r w:rsidR="00A113E2">
          <w:t>Initialisation</w:t>
        </w:r>
      </w:ins>
      <w:ins w:id="24642" w:author="Rev 4 Allen Wirfs-Brock" w:date="2011-11-04T14:32:00Z">
        <w:r w:rsidR="0096494E">
          <w:t xml:space="preserve"> for</w:t>
        </w:r>
        <w:r w:rsidR="0096494E" w:rsidRPr="004418C4">
          <w:t xml:space="preserve"> </w:t>
        </w:r>
        <w:r w:rsidR="0096494E" w:rsidRPr="00827833">
          <w:rPr>
            <w:i/>
          </w:rPr>
          <w:t xml:space="preserve">FunctionRestParameter </w:t>
        </w:r>
        <w:r w:rsidR="0096494E" w:rsidRPr="004418C4">
          <w:t xml:space="preserve">using </w:t>
        </w:r>
        <w:r w:rsidR="0096494E">
          <w:rPr>
            <w:i/>
          </w:rPr>
          <w:t>value</w:t>
        </w:r>
        <w:r w:rsidR="0096494E" w:rsidRPr="004418C4">
          <w:t>,</w:t>
        </w:r>
        <w:r w:rsidR="0096494E" w:rsidRPr="004418C4">
          <w:rPr>
            <w:i/>
          </w:rPr>
          <w:t xml:space="preserve"> </w:t>
        </w:r>
      </w:ins>
      <w:ins w:id="24643" w:author="Rev 4 Allen Wirfs-Brock" w:date="2011-11-06T12:19:00Z">
        <w:del w:id="24644" w:author="Rev 8 Allen Wirfs-Brock" w:date="2012-05-05T10:36:00Z">
          <w:r w:rsidR="0037654E" w:rsidRPr="004418C4" w:rsidDel="00FE5F37">
            <w:rPr>
              <w:i/>
            </w:rPr>
            <w:delText>lenValue</w:delText>
          </w:r>
          <w:r w:rsidR="0037654E" w:rsidRPr="004418C4" w:rsidDel="00FE5F37">
            <w:delText>,</w:delText>
          </w:r>
          <w:r w:rsidR="0037654E" w:rsidRPr="004418C4" w:rsidDel="00FE5F37">
            <w:rPr>
              <w:i/>
            </w:rPr>
            <w:delText xml:space="preserve"> </w:delText>
          </w:r>
        </w:del>
        <w:r w:rsidR="0037654E">
          <w:rPr>
            <w:i/>
          </w:rPr>
          <w:t>restI</w:t>
        </w:r>
        <w:r w:rsidR="0037654E" w:rsidRPr="004418C4">
          <w:rPr>
            <w:i/>
          </w:rPr>
          <w:t>ndex</w:t>
        </w:r>
      </w:ins>
      <w:ins w:id="24645" w:author="Rev 6 Allen Wirfs-Brock" w:date="2012-02-26T10:46:00Z">
        <w:del w:id="24646" w:author="Rev 7 Allen Wirfs-Brock" w:date="2012-04-09T16:31:00Z">
          <w:r w:rsidR="00351628" w:rsidRPr="0027695A" w:rsidDel="008F79D4">
            <w:delText>.[[value]]</w:delText>
          </w:r>
        </w:del>
      </w:ins>
      <w:ins w:id="24647" w:author="Rev 4 Allen Wirfs-Brock" w:date="2011-11-06T12:19:00Z">
        <w:r w:rsidR="0037654E">
          <w:t>,</w:t>
        </w:r>
        <w:r w:rsidR="0037654E" w:rsidRPr="004418C4">
          <w:t xml:space="preserve"> and </w:t>
        </w:r>
        <w:r w:rsidR="0037654E">
          <w:rPr>
            <w:i/>
          </w:rPr>
          <w:t>environment</w:t>
        </w:r>
        <w:r w:rsidR="0037654E">
          <w:t xml:space="preserve"> </w:t>
        </w:r>
      </w:ins>
      <w:ins w:id="24648" w:author="Rev 4 Allen Wirfs-Brock" w:date="2011-11-04T14:32:00Z">
        <w:r w:rsidR="0096494E" w:rsidRPr="004418C4">
          <w:t>as the arguments.</w:t>
        </w:r>
      </w:ins>
    </w:p>
    <w:p w14:paraId="04F065FF" w14:textId="77777777" w:rsidR="0096494E" w:rsidRPr="004418C4" w:rsidDel="00355E22" w:rsidRDefault="0096494E" w:rsidP="00596CFD">
      <w:pPr>
        <w:pStyle w:val="Alg4"/>
        <w:numPr>
          <w:ilvl w:val="0"/>
          <w:numId w:val="612"/>
        </w:numPr>
        <w:spacing w:after="220"/>
        <w:contextualSpacing/>
        <w:rPr>
          <w:ins w:id="24649" w:author="Rev 4 Allen Wirfs-Brock" w:date="2011-11-04T14:31:00Z"/>
          <w:del w:id="24650" w:author="Rev 6 Allen Wirfs-Brock" w:date="2012-02-26T10:39:00Z"/>
        </w:rPr>
      </w:pPr>
      <w:ins w:id="24651" w:author="Rev 4 Allen Wirfs-Brock" w:date="2011-11-04T14:31:00Z">
        <w:del w:id="24652" w:author="Rev 6 Allen Wirfs-Brock" w:date="2012-02-26T10:39:00Z">
          <w:r w:rsidDel="00355E22">
            <w:delText>Return</w:delText>
          </w:r>
          <w:r w:rsidRPr="004418C4" w:rsidDel="00355E22">
            <w:delText>.</w:delText>
          </w:r>
        </w:del>
      </w:ins>
    </w:p>
    <w:p w14:paraId="158587DC" w14:textId="77777777" w:rsidR="00CD359C" w:rsidRDefault="00CD359C" w:rsidP="00CD359C">
      <w:pPr>
        <w:keepNext/>
        <w:rPr>
          <w:ins w:id="24653" w:author="Rev 4 Allen Wirfs-Brock" w:date="2011-11-06T12:09:00Z"/>
          <w:rFonts w:ascii="Helvetica" w:hAnsi="Helvetica"/>
          <w:b/>
          <w:spacing w:val="6"/>
        </w:rPr>
      </w:pPr>
      <w:ins w:id="24654" w:author="Rev 4 Allen Wirfs-Brock" w:date="2011-11-06T12:09:00Z">
        <w:r w:rsidRPr="004418C4">
          <w:rPr>
            <w:rFonts w:ascii="Helvetica" w:hAnsi="Helvetica"/>
            <w:b/>
          </w:rPr>
          <w:t xml:space="preserve">Runtime Semantics: </w:t>
        </w:r>
        <w:r>
          <w:rPr>
            <w:rFonts w:ascii="Helvetica" w:hAnsi="Helvetica"/>
            <w:b/>
          </w:rPr>
          <w:t xml:space="preserve">Indexed </w:t>
        </w:r>
        <w:r w:rsidRPr="004418C4">
          <w:rPr>
            <w:rFonts w:ascii="Helvetica" w:hAnsi="Helvetica"/>
            <w:b/>
            <w:spacing w:val="6"/>
          </w:rPr>
          <w:t xml:space="preserve">Binding </w:t>
        </w:r>
        <w:del w:id="24655" w:author="Rev 6 Allen Wirfs-Brock" w:date="2012-02-27T15:47:00Z">
          <w:r w:rsidRPr="004418C4" w:rsidDel="00A113E2">
            <w:rPr>
              <w:rFonts w:ascii="Helvetica" w:hAnsi="Helvetica"/>
              <w:b/>
              <w:spacing w:val="6"/>
            </w:rPr>
            <w:delText>Initialization</w:delText>
          </w:r>
        </w:del>
      </w:ins>
      <w:ins w:id="24656" w:author="Rev 6 Allen Wirfs-Brock" w:date="2012-02-27T15:47:00Z">
        <w:r w:rsidR="00A113E2">
          <w:rPr>
            <w:rFonts w:ascii="Helvetica" w:hAnsi="Helvetica"/>
            <w:b/>
            <w:spacing w:val="6"/>
          </w:rPr>
          <w:t>Initialisation</w:t>
        </w:r>
      </w:ins>
    </w:p>
    <w:p w14:paraId="3EB9BA72" w14:textId="77777777" w:rsidR="00CD359C" w:rsidRPr="004418C4" w:rsidRDefault="00CD359C" w:rsidP="00CD359C">
      <w:pPr>
        <w:ind w:left="360"/>
        <w:rPr>
          <w:ins w:id="24657" w:author="Rev 4 Allen Wirfs-Brock" w:date="2011-11-06T12:09:00Z"/>
        </w:rPr>
      </w:pPr>
      <w:ins w:id="24658" w:author="Rev 4 Allen Wirfs-Brock" w:date="2011-11-06T12:09:00Z">
        <w:r>
          <w:t>W</w:t>
        </w:r>
        <w:r w:rsidRPr="004418C4">
          <w:t xml:space="preserve">ith </w:t>
        </w:r>
        <w:r>
          <w:t>parameters</w:t>
        </w:r>
        <w:r w:rsidRPr="004418C4">
          <w:t xml:space="preserve"> </w:t>
        </w:r>
        <w:r>
          <w:rPr>
            <w:rFonts w:ascii="Times New Roman" w:hAnsi="Times New Roman"/>
            <w:i/>
          </w:rPr>
          <w:t>array</w:t>
        </w:r>
        <w:r>
          <w:t xml:space="preserve">, </w:t>
        </w:r>
        <w:del w:id="24659" w:author="Rev 7 Allen Wirfs-Brock" w:date="2012-04-12T14:05:00Z">
          <w:r w:rsidRPr="004418C4" w:rsidDel="00B438FC">
            <w:rPr>
              <w:rFonts w:ascii="Times New Roman" w:hAnsi="Times New Roman"/>
              <w:i/>
            </w:rPr>
            <w:delText>arrayLength</w:delText>
          </w:r>
          <w:r w:rsidDel="00B438FC">
            <w:rPr>
              <w:rFonts w:ascii="Times New Roman" w:hAnsi="Times New Roman"/>
              <w:i/>
            </w:rPr>
            <w:delText xml:space="preserve">, </w:delText>
          </w:r>
        </w:del>
        <w:r>
          <w:rPr>
            <w:rFonts w:ascii="Times New Roman" w:hAnsi="Times New Roman"/>
            <w:i/>
          </w:rPr>
          <w:t>nextIndex,</w:t>
        </w:r>
        <w:r w:rsidRPr="004418C4">
          <w:t xml:space="preserve"> and</w:t>
        </w:r>
        <w:r>
          <w:rPr>
            <w:rFonts w:ascii="Times New Roman" w:hAnsi="Times New Roman"/>
            <w:i/>
          </w:rPr>
          <w:t xml:space="preserve"> </w:t>
        </w:r>
        <w:r w:rsidRPr="00827833">
          <w:t xml:space="preserve"> </w:t>
        </w:r>
        <w:r>
          <w:rPr>
            <w:rFonts w:ascii="Times New Roman" w:hAnsi="Times New Roman"/>
            <w:i/>
          </w:rPr>
          <w:t>environment</w:t>
        </w:r>
        <w:r>
          <w:t>.</w:t>
        </w:r>
      </w:ins>
    </w:p>
    <w:p w14:paraId="763271BD" w14:textId="77777777" w:rsidR="00E72872" w:rsidRPr="004418C4" w:rsidRDefault="00E72872" w:rsidP="00E72872">
      <w:pPr>
        <w:pStyle w:val="SyntaxRule"/>
        <w:spacing w:after="240"/>
        <w:rPr>
          <w:ins w:id="24660" w:author="Rev 4 Allen Wirfs-Brock" w:date="2011-11-04T14:42:00Z"/>
        </w:rPr>
      </w:pPr>
      <w:ins w:id="24661" w:author="Rev 4 Allen Wirfs-Brock" w:date="2011-11-04T14:42:00Z">
        <w:r w:rsidRPr="004418C4">
          <w:t>Formal</w:t>
        </w:r>
      </w:ins>
      <w:ins w:id="24662" w:author="Rev 6 Allen Wirfs-Brock" w:date="2012-02-27T15:55:00Z">
        <w:r w:rsidR="003471DC">
          <w:t>s</w:t>
        </w:r>
      </w:ins>
      <w:ins w:id="24663" w:author="Rev 4 Allen Wirfs-Brock" w:date="2011-11-04T14:42:00Z">
        <w:r w:rsidRPr="004418C4">
          <w:t xml:space="preserve">List </w:t>
        </w:r>
        <w:r w:rsidRPr="004418C4">
          <w:rPr>
            <w:rFonts w:ascii="Arial" w:hAnsi="Arial"/>
            <w:b/>
            <w:i w:val="0"/>
          </w:rPr>
          <w:t>:</w:t>
        </w:r>
        <w:r>
          <w:rPr>
            <w:rFonts w:ascii="Arial" w:hAnsi="Arial"/>
            <w:b/>
            <w:i w:val="0"/>
          </w:rPr>
          <w:t xml:space="preserve"> </w:t>
        </w:r>
        <w:r>
          <w:t>FormalParameter</w:t>
        </w:r>
      </w:ins>
    </w:p>
    <w:p w14:paraId="0842670F" w14:textId="77777777" w:rsidR="00E72872" w:rsidRPr="004418C4" w:rsidRDefault="00355E22" w:rsidP="00596CFD">
      <w:pPr>
        <w:pStyle w:val="Alg3"/>
        <w:numPr>
          <w:ilvl w:val="0"/>
          <w:numId w:val="613"/>
        </w:numPr>
        <w:contextualSpacing/>
        <w:rPr>
          <w:ins w:id="24664" w:author="Rev 4 Allen Wirfs-Brock" w:date="2011-11-04T14:42:00Z"/>
        </w:rPr>
      </w:pPr>
      <w:ins w:id="24665" w:author="Rev 6 Allen Wirfs-Brock" w:date="2012-02-26T10:44:00Z">
        <w:r>
          <w:t xml:space="preserve">Let </w:t>
        </w:r>
        <w:r w:rsidRPr="00351628">
          <w:rPr>
            <w:i/>
          </w:rPr>
          <w:t>status</w:t>
        </w:r>
        <w:r>
          <w:t xml:space="preserve"> be the result of performing </w:t>
        </w:r>
      </w:ins>
      <w:ins w:id="24666" w:author="Rev 7 Allen Wirfs-Brock" w:date="2012-04-12T13:58:00Z">
        <w:r w:rsidR="00055BD5">
          <w:t>Indexed</w:t>
        </w:r>
      </w:ins>
      <w:ins w:id="24667" w:author="Rev 7 Allen Wirfs-Brock" w:date="2012-04-12T13:47:00Z">
        <w:r w:rsidR="00735C7E">
          <w:t xml:space="preserve"> </w:t>
        </w:r>
      </w:ins>
      <w:ins w:id="24668" w:author="Rev 4 Allen Wirfs-Brock" w:date="2011-11-04T14:42:00Z">
        <w:del w:id="24669" w:author="Rev 6 Allen Wirfs-Brock" w:date="2012-02-26T10:44:00Z">
          <w:r w:rsidR="00E72872" w:rsidDel="00355E22">
            <w:delText xml:space="preserve">Perform </w:delText>
          </w:r>
        </w:del>
        <w:r w:rsidR="00E72872">
          <w:t xml:space="preserve">Binding </w:t>
        </w:r>
        <w:del w:id="24670" w:author="Rev 6 Allen Wirfs-Brock" w:date="2012-02-27T15:47:00Z">
          <w:r w:rsidR="00E72872" w:rsidDel="00A113E2">
            <w:delText>Initialization</w:delText>
          </w:r>
        </w:del>
      </w:ins>
      <w:ins w:id="24671" w:author="Rev 6 Allen Wirfs-Brock" w:date="2012-02-27T15:47:00Z">
        <w:r w:rsidR="00A113E2">
          <w:t>Initialisation</w:t>
        </w:r>
      </w:ins>
      <w:ins w:id="24672" w:author="Rev 4 Allen Wirfs-Brock" w:date="2011-11-04T14:42:00Z">
        <w:r w:rsidR="00E72872">
          <w:t xml:space="preserve"> for</w:t>
        </w:r>
        <w:r w:rsidR="00E72872" w:rsidRPr="004418C4">
          <w:t xml:space="preserve"> </w:t>
        </w:r>
      </w:ins>
      <w:ins w:id="24673" w:author="Rev 4 Allen Wirfs-Brock" w:date="2011-11-04T16:49:00Z">
        <w:r w:rsidR="00035180" w:rsidRPr="00035180">
          <w:rPr>
            <w:i/>
          </w:rPr>
          <w:t xml:space="preserve">FormalParameter </w:t>
        </w:r>
      </w:ins>
      <w:ins w:id="24674" w:author="Rev 4 Allen Wirfs-Brock" w:date="2011-11-04T14:42:00Z">
        <w:r w:rsidR="00E72872" w:rsidRPr="004418C4">
          <w:t xml:space="preserve">using </w:t>
        </w:r>
        <w:del w:id="24675" w:author="Rev 7 Allen Wirfs-Brock" w:date="2012-04-12T14:12:00Z">
          <w:r w:rsidR="00E72872" w:rsidDel="00B438FC">
            <w:rPr>
              <w:i/>
            </w:rPr>
            <w:delText>value</w:delText>
          </w:r>
        </w:del>
      </w:ins>
      <w:ins w:id="24676" w:author="Rev 7 Allen Wirfs-Brock" w:date="2012-04-12T14:12:00Z">
        <w:r w:rsidR="00B438FC">
          <w:rPr>
            <w:i/>
          </w:rPr>
          <w:t>array</w:t>
        </w:r>
      </w:ins>
      <w:ins w:id="24677" w:author="Rev 4 Allen Wirfs-Brock" w:date="2011-11-04T14:42:00Z">
        <w:r w:rsidR="00E72872" w:rsidRPr="004418C4">
          <w:t>,</w:t>
        </w:r>
        <w:r w:rsidR="00E72872" w:rsidRPr="004418C4">
          <w:rPr>
            <w:i/>
          </w:rPr>
          <w:t xml:space="preserve"> </w:t>
        </w:r>
        <w:del w:id="24678" w:author="Rev 10 Allen Wirfs-Brock" w:date="2012-08-13T20:02:00Z">
          <w:r w:rsidR="00E72872" w:rsidRPr="004418C4" w:rsidDel="00C700A2">
            <w:rPr>
              <w:i/>
            </w:rPr>
            <w:delText>env</w:delText>
          </w:r>
          <w:r w:rsidR="00E72872" w:rsidRPr="004418C4" w:rsidDel="00C700A2">
            <w:delText>,  and</w:delText>
          </w:r>
        </w:del>
        <w:r w:rsidR="00E72872" w:rsidRPr="004418C4">
          <w:t xml:space="preserve"> </w:t>
        </w:r>
      </w:ins>
      <w:ins w:id="24679" w:author="Rev 7 Allen Wirfs-Brock" w:date="2012-04-12T13:48:00Z">
        <w:r w:rsidR="00735C7E">
          <w:rPr>
            <w:i/>
          </w:rPr>
          <w:t>next</w:t>
        </w:r>
      </w:ins>
      <w:ins w:id="24680" w:author="Rev 4 Allen Wirfs-Brock" w:date="2011-11-04T14:42:00Z">
        <w:del w:id="24681" w:author="Rev 7 Allen Wirfs-Brock" w:date="2012-04-12T13:48:00Z">
          <w:r w:rsidR="00E72872" w:rsidRPr="004418C4" w:rsidDel="00735C7E">
            <w:rPr>
              <w:i/>
            </w:rPr>
            <w:delText>i</w:delText>
          </w:r>
        </w:del>
      </w:ins>
      <w:ins w:id="24682" w:author="Rev 7 Allen Wirfs-Brock" w:date="2012-04-12T13:48:00Z">
        <w:r w:rsidR="00735C7E">
          <w:rPr>
            <w:i/>
          </w:rPr>
          <w:t>I</w:t>
        </w:r>
      </w:ins>
      <w:ins w:id="24683" w:author="Rev 4 Allen Wirfs-Brock" w:date="2011-11-04T14:42:00Z">
        <w:r w:rsidR="00E72872" w:rsidRPr="004418C4">
          <w:rPr>
            <w:i/>
          </w:rPr>
          <w:t>ndex</w:t>
        </w:r>
      </w:ins>
      <w:ins w:id="24684" w:author="Rev 10 Allen Wirfs-Brock" w:date="2012-08-13T20:02:00Z">
        <w:r w:rsidR="00C700A2" w:rsidRPr="004418C4">
          <w:t>,  and</w:t>
        </w:r>
        <w:r w:rsidR="00C700A2">
          <w:t xml:space="preserve"> </w:t>
        </w:r>
        <w:r w:rsidR="00C700A2" w:rsidRPr="00C700A2">
          <w:rPr>
            <w:i/>
          </w:rPr>
          <w:t>environment</w:t>
        </w:r>
      </w:ins>
      <w:ins w:id="24685" w:author="Rev 4 Allen Wirfs-Brock" w:date="2011-11-04T14:42:00Z">
        <w:r w:rsidR="00E72872" w:rsidRPr="004418C4">
          <w:t xml:space="preserve"> as the arguments.</w:t>
        </w:r>
      </w:ins>
    </w:p>
    <w:p w14:paraId="7678669D" w14:textId="77777777" w:rsidR="00355E22" w:rsidRDefault="00355E22" w:rsidP="00355E22">
      <w:pPr>
        <w:pStyle w:val="Alg4"/>
        <w:numPr>
          <w:ilvl w:val="0"/>
          <w:numId w:val="613"/>
        </w:numPr>
        <w:spacing w:after="220"/>
        <w:contextualSpacing/>
        <w:rPr>
          <w:ins w:id="24686" w:author="Rev 6 Allen Wirfs-Brock" w:date="2012-02-26T10:44:00Z"/>
        </w:rPr>
      </w:pPr>
      <w:ins w:id="24687" w:author="Rev 6 Allen Wirfs-Brock" w:date="2012-02-26T10:44:00Z">
        <w:r>
          <w:t>ReturnIfAbrupt(</w:t>
        </w:r>
        <w:r w:rsidRPr="00351628">
          <w:rPr>
            <w:i/>
          </w:rPr>
          <w:t>status</w:t>
        </w:r>
        <w:r>
          <w:t>).</w:t>
        </w:r>
      </w:ins>
    </w:p>
    <w:p w14:paraId="04058FC6" w14:textId="77777777" w:rsidR="00E72872" w:rsidRPr="004418C4" w:rsidRDefault="00E72872" w:rsidP="00596CFD">
      <w:pPr>
        <w:pStyle w:val="Alg4"/>
        <w:numPr>
          <w:ilvl w:val="0"/>
          <w:numId w:val="613"/>
        </w:numPr>
        <w:spacing w:after="220"/>
        <w:contextualSpacing/>
        <w:rPr>
          <w:ins w:id="24688" w:author="Rev 4 Allen Wirfs-Brock" w:date="2011-11-04T14:42:00Z"/>
        </w:rPr>
      </w:pPr>
      <w:ins w:id="24689" w:author="Rev 4 Allen Wirfs-Brock" w:date="2011-11-04T14:42:00Z">
        <w:r>
          <w:t>Return</w:t>
        </w:r>
      </w:ins>
      <w:ins w:id="24690" w:author="Rev 4 Allen Wirfs-Brock" w:date="2011-11-04T14:44:00Z">
        <w:r>
          <w:t xml:space="preserve"> </w:t>
        </w:r>
        <w:del w:id="24691" w:author="Rev 7 Allen Wirfs-Brock" w:date="2012-04-12T13:48:00Z">
          <w:r w:rsidRPr="00C7794D" w:rsidDel="00735C7E">
            <w:rPr>
              <w:i/>
            </w:rPr>
            <w:delText>i</w:delText>
          </w:r>
        </w:del>
      </w:ins>
      <w:ins w:id="24692" w:author="Rev 7 Allen Wirfs-Brock" w:date="2012-04-12T13:48:00Z">
        <w:r w:rsidR="00735C7E">
          <w:rPr>
            <w:i/>
          </w:rPr>
          <w:t>nextI</w:t>
        </w:r>
      </w:ins>
      <w:ins w:id="24693" w:author="Rev 4 Allen Wirfs-Brock" w:date="2011-11-04T14:44:00Z">
        <w:r w:rsidRPr="00C7794D">
          <w:rPr>
            <w:i/>
          </w:rPr>
          <w:t>ndex</w:t>
        </w:r>
        <w:r>
          <w:t xml:space="preserve"> + 1</w:t>
        </w:r>
      </w:ins>
      <w:ins w:id="24694" w:author="Rev 4 Allen Wirfs-Brock" w:date="2011-11-04T14:42:00Z">
        <w:r w:rsidRPr="004418C4">
          <w:t>.</w:t>
        </w:r>
      </w:ins>
    </w:p>
    <w:p w14:paraId="6469406C" w14:textId="77777777" w:rsidR="00035180" w:rsidRPr="004418C4" w:rsidRDefault="00035180" w:rsidP="00035180">
      <w:pPr>
        <w:pStyle w:val="SyntaxRule"/>
        <w:spacing w:after="240"/>
        <w:rPr>
          <w:ins w:id="24695" w:author="Rev 4 Allen Wirfs-Brock" w:date="2011-11-04T16:48:00Z"/>
        </w:rPr>
      </w:pPr>
      <w:ins w:id="24696" w:author="Rev 4 Allen Wirfs-Brock" w:date="2011-11-04T16:48:00Z">
        <w:r w:rsidRPr="004418C4">
          <w:t>Formal</w:t>
        </w:r>
      </w:ins>
      <w:ins w:id="24697" w:author="Rev 6 Allen Wirfs-Brock" w:date="2012-02-27T15:55:00Z">
        <w:r w:rsidR="003471DC">
          <w:t>s</w:t>
        </w:r>
      </w:ins>
      <w:ins w:id="24698" w:author="Rev 4 Allen Wirfs-Brock" w:date="2011-11-04T16:48:00Z">
        <w:r w:rsidRPr="004418C4">
          <w:t xml:space="preserve">List </w:t>
        </w:r>
        <w:r w:rsidRPr="004418C4">
          <w:rPr>
            <w:rFonts w:ascii="Arial" w:hAnsi="Arial"/>
            <w:b/>
            <w:i w:val="0"/>
          </w:rPr>
          <w:t>:</w:t>
        </w:r>
        <w:r>
          <w:rPr>
            <w:rFonts w:ascii="Arial" w:hAnsi="Arial"/>
            <w:b/>
            <w:i w:val="0"/>
          </w:rPr>
          <w:t xml:space="preserve"> </w:t>
        </w:r>
        <w:r w:rsidRPr="004418C4">
          <w:t xml:space="preserve">FormalsList </w:t>
        </w:r>
        <w:r w:rsidRPr="004418C4">
          <w:rPr>
            <w:rFonts w:ascii="Courier New" w:hAnsi="Courier New"/>
            <w:b/>
            <w:i w:val="0"/>
          </w:rPr>
          <w:t>,</w:t>
        </w:r>
        <w:r w:rsidRPr="004418C4">
          <w:t xml:space="preserve"> </w:t>
        </w:r>
        <w:r>
          <w:t>FormalParameter</w:t>
        </w:r>
      </w:ins>
    </w:p>
    <w:p w14:paraId="34D9507E" w14:textId="77777777" w:rsidR="00035180" w:rsidRPr="004418C4" w:rsidRDefault="00035180" w:rsidP="00C700A2">
      <w:pPr>
        <w:pStyle w:val="Alg3"/>
        <w:numPr>
          <w:ilvl w:val="0"/>
          <w:numId w:val="921"/>
        </w:numPr>
        <w:contextualSpacing/>
        <w:rPr>
          <w:ins w:id="24699" w:author="Rev 4 Allen Wirfs-Brock" w:date="2011-11-04T16:50:00Z"/>
        </w:rPr>
      </w:pPr>
      <w:ins w:id="24700" w:author="Rev 4 Allen Wirfs-Brock" w:date="2011-11-04T16:50:00Z">
        <w:r>
          <w:t xml:space="preserve">Let </w:t>
        </w:r>
        <w:r>
          <w:rPr>
            <w:i/>
          </w:rPr>
          <w:t>lastI</w:t>
        </w:r>
        <w:r w:rsidRPr="004418C4">
          <w:rPr>
            <w:i/>
          </w:rPr>
          <w:t>ndex</w:t>
        </w:r>
        <w:r>
          <w:t xml:space="preserve"> be the result of performing </w:t>
        </w:r>
      </w:ins>
      <w:ins w:id="24701" w:author="Rev 4 Allen Wirfs-Brock" w:date="2011-11-06T12:20:00Z">
        <w:r w:rsidR="0037654E">
          <w:t xml:space="preserve">Indexed </w:t>
        </w:r>
      </w:ins>
      <w:ins w:id="24702" w:author="Rev 4 Allen Wirfs-Brock" w:date="2011-11-04T16:50:00Z">
        <w:r>
          <w:t xml:space="preserve">Binding </w:t>
        </w:r>
        <w:del w:id="24703" w:author="Rev 6 Allen Wirfs-Brock" w:date="2012-02-27T15:47:00Z">
          <w:r w:rsidDel="00A113E2">
            <w:delText>Initialization</w:delText>
          </w:r>
        </w:del>
      </w:ins>
      <w:ins w:id="24704" w:author="Rev 6 Allen Wirfs-Brock" w:date="2012-02-27T15:47:00Z">
        <w:r w:rsidR="00A113E2">
          <w:t>Initialisation</w:t>
        </w:r>
      </w:ins>
      <w:ins w:id="24705" w:author="Rev 4 Allen Wirfs-Brock" w:date="2011-11-04T16:50:00Z">
        <w:r>
          <w:t xml:space="preserve"> for</w:t>
        </w:r>
        <w:r w:rsidRPr="004418C4">
          <w:t xml:space="preserve"> </w:t>
        </w:r>
        <w:r w:rsidRPr="0096494E">
          <w:rPr>
            <w:i/>
          </w:rPr>
          <w:t xml:space="preserve">FormalsList </w:t>
        </w:r>
        <w:r w:rsidRPr="004418C4">
          <w:t xml:space="preserve">using </w:t>
        </w:r>
        <w:del w:id="24706" w:author="Rev 7 Allen Wirfs-Brock" w:date="2012-04-12T14:13:00Z">
          <w:r w:rsidDel="00D14561">
            <w:rPr>
              <w:i/>
            </w:rPr>
            <w:delText>value</w:delText>
          </w:r>
        </w:del>
      </w:ins>
      <w:ins w:id="24707" w:author="Rev 7 Allen Wirfs-Brock" w:date="2012-04-12T14:13:00Z">
        <w:r w:rsidR="00D14561">
          <w:rPr>
            <w:i/>
          </w:rPr>
          <w:t>array</w:t>
        </w:r>
      </w:ins>
      <w:ins w:id="24708" w:author="Rev 4 Allen Wirfs-Brock" w:date="2011-11-04T16:50:00Z">
        <w:r w:rsidRPr="004418C4">
          <w:t>,</w:t>
        </w:r>
      </w:ins>
      <w:ins w:id="24709" w:author="Rev 4 Allen Wirfs-Brock" w:date="2011-11-06T12:23:00Z">
        <w:r w:rsidR="00A34113">
          <w:rPr>
            <w:i/>
          </w:rPr>
          <w:t xml:space="preserve"> </w:t>
        </w:r>
      </w:ins>
      <w:ins w:id="24710" w:author="Rev 4 Allen Wirfs-Brock" w:date="2011-11-06T12:20:00Z">
        <w:r w:rsidR="0037654E" w:rsidRPr="004418C4">
          <w:rPr>
            <w:i/>
          </w:rPr>
          <w:t xml:space="preserve"> </w:t>
        </w:r>
        <w:del w:id="24711" w:author="Rev 7 Allen Wirfs-Brock" w:date="2012-04-12T14:13:00Z">
          <w:r w:rsidR="0037654E" w:rsidRPr="004418C4" w:rsidDel="00D14561">
            <w:rPr>
              <w:i/>
            </w:rPr>
            <w:delText>lenValue</w:delText>
          </w:r>
          <w:r w:rsidR="0037654E" w:rsidRPr="004418C4" w:rsidDel="00D14561">
            <w:delText>,</w:delText>
          </w:r>
          <w:r w:rsidR="0037654E" w:rsidRPr="004418C4" w:rsidDel="00D14561">
            <w:rPr>
              <w:i/>
            </w:rPr>
            <w:delText xml:space="preserve"> </w:delText>
          </w:r>
        </w:del>
        <w:r w:rsidR="0037654E">
          <w:rPr>
            <w:i/>
          </w:rPr>
          <w:t>nextIndex</w:t>
        </w:r>
        <w:r w:rsidR="0037654E">
          <w:t>,</w:t>
        </w:r>
        <w:r w:rsidR="0037654E" w:rsidRPr="004418C4">
          <w:t xml:space="preserve"> and </w:t>
        </w:r>
        <w:r w:rsidR="0037654E">
          <w:rPr>
            <w:i/>
          </w:rPr>
          <w:t>environment</w:t>
        </w:r>
        <w:r w:rsidR="0037654E">
          <w:t xml:space="preserve"> </w:t>
        </w:r>
      </w:ins>
      <w:ins w:id="24712" w:author="Rev 4 Allen Wirfs-Brock" w:date="2011-11-04T16:50:00Z">
        <w:r w:rsidRPr="004418C4">
          <w:t>as the arguments.</w:t>
        </w:r>
      </w:ins>
    </w:p>
    <w:p w14:paraId="0FF1C2C6" w14:textId="77777777" w:rsidR="00735C7E" w:rsidRDefault="00735C7E" w:rsidP="00C700A2">
      <w:pPr>
        <w:pStyle w:val="Alg3"/>
        <w:numPr>
          <w:ilvl w:val="0"/>
          <w:numId w:val="921"/>
        </w:numPr>
        <w:contextualSpacing/>
        <w:rPr>
          <w:ins w:id="24713" w:author="Rev 7 Allen Wirfs-Brock" w:date="2012-04-12T13:49:00Z"/>
        </w:rPr>
      </w:pPr>
      <w:ins w:id="24714" w:author="Rev 7 Allen Wirfs-Brock" w:date="2012-04-12T13:49:00Z">
        <w:r>
          <w:t>ReturnIfAbrupt(</w:t>
        </w:r>
      </w:ins>
      <w:ins w:id="24715" w:author="Rev 7 Allen Wirfs-Brock" w:date="2012-04-12T13:50:00Z">
        <w:r>
          <w:rPr>
            <w:i/>
          </w:rPr>
          <w:t>lastIndex</w:t>
        </w:r>
      </w:ins>
      <w:ins w:id="24716" w:author="Rev 7 Allen Wirfs-Brock" w:date="2012-04-12T13:49:00Z">
        <w:r>
          <w:t>).</w:t>
        </w:r>
      </w:ins>
    </w:p>
    <w:p w14:paraId="48C9E6F8" w14:textId="77777777" w:rsidR="00035180" w:rsidRPr="004418C4" w:rsidRDefault="00035180" w:rsidP="00C700A2">
      <w:pPr>
        <w:pStyle w:val="Alg3"/>
        <w:numPr>
          <w:ilvl w:val="0"/>
          <w:numId w:val="921"/>
        </w:numPr>
        <w:contextualSpacing/>
        <w:rPr>
          <w:ins w:id="24717" w:author="Rev 4 Allen Wirfs-Brock" w:date="2011-11-04T16:48:00Z"/>
        </w:rPr>
      </w:pPr>
      <w:ins w:id="24718" w:author="Rev 4 Allen Wirfs-Brock" w:date="2011-11-04T16:48:00Z">
        <w:del w:id="24719" w:author="Rev 6 Allen Wirfs-Brock" w:date="2012-02-26T10:43:00Z">
          <w:r w:rsidDel="00355E22">
            <w:delText>Perform</w:delText>
          </w:r>
        </w:del>
      </w:ins>
      <w:ins w:id="24720" w:author="Rev 6 Allen Wirfs-Brock" w:date="2012-02-26T10:43:00Z">
        <w:r w:rsidR="00355E22">
          <w:t xml:space="preserve">Let </w:t>
        </w:r>
        <w:r w:rsidR="00355E22" w:rsidRPr="00DE13A5">
          <w:rPr>
            <w:i/>
          </w:rPr>
          <w:t>status</w:t>
        </w:r>
        <w:r w:rsidR="00355E22">
          <w:t xml:space="preserve"> be the result of performing</w:t>
        </w:r>
      </w:ins>
      <w:ins w:id="24721" w:author="Rev 4 Allen Wirfs-Brock" w:date="2011-11-04T16:48:00Z">
        <w:r>
          <w:t xml:space="preserve"> </w:t>
        </w:r>
      </w:ins>
      <w:ins w:id="24722" w:author="Rev 4 Allen Wirfs-Brock" w:date="2011-11-06T12:23:00Z">
        <w:r w:rsidR="0037654E">
          <w:t xml:space="preserve">Indexed </w:t>
        </w:r>
      </w:ins>
      <w:ins w:id="24723" w:author="Rev 4 Allen Wirfs-Brock" w:date="2011-11-04T16:48:00Z">
        <w:r>
          <w:t xml:space="preserve">Binding </w:t>
        </w:r>
        <w:del w:id="24724" w:author="Rev 6 Allen Wirfs-Brock" w:date="2012-02-27T15:47:00Z">
          <w:r w:rsidDel="00A113E2">
            <w:delText>Initialization</w:delText>
          </w:r>
        </w:del>
      </w:ins>
      <w:ins w:id="24725" w:author="Rev 6 Allen Wirfs-Brock" w:date="2012-02-27T15:47:00Z">
        <w:r w:rsidR="00A113E2">
          <w:t>Initialisation</w:t>
        </w:r>
      </w:ins>
      <w:ins w:id="24726" w:author="Rev 4 Allen Wirfs-Brock" w:date="2011-11-04T16:48:00Z">
        <w:r>
          <w:t xml:space="preserve"> for</w:t>
        </w:r>
        <w:r w:rsidRPr="004418C4">
          <w:t xml:space="preserve"> </w:t>
        </w:r>
      </w:ins>
      <w:ins w:id="24727" w:author="Rev 4 Allen Wirfs-Brock" w:date="2011-11-04T16:49:00Z">
        <w:r w:rsidRPr="00035180">
          <w:rPr>
            <w:i/>
          </w:rPr>
          <w:t xml:space="preserve">FormalParameter </w:t>
        </w:r>
      </w:ins>
      <w:ins w:id="24728" w:author="Rev 4 Allen Wirfs-Brock" w:date="2011-11-04T16:48:00Z">
        <w:r w:rsidRPr="004418C4">
          <w:t xml:space="preserve">using </w:t>
        </w:r>
        <w:del w:id="24729" w:author="Rev 7 Allen Wirfs-Brock" w:date="2012-04-12T14:14:00Z">
          <w:r w:rsidDel="00D14561">
            <w:rPr>
              <w:i/>
            </w:rPr>
            <w:delText>value</w:delText>
          </w:r>
        </w:del>
      </w:ins>
      <w:ins w:id="24730" w:author="Rev 7 Allen Wirfs-Brock" w:date="2012-04-12T14:14:00Z">
        <w:r w:rsidR="00D14561">
          <w:rPr>
            <w:i/>
          </w:rPr>
          <w:t>array</w:t>
        </w:r>
      </w:ins>
      <w:ins w:id="24731" w:author="Rev 4 Allen Wirfs-Brock" w:date="2011-11-04T16:48:00Z">
        <w:r w:rsidRPr="004418C4">
          <w:t>,</w:t>
        </w:r>
        <w:r w:rsidRPr="004418C4">
          <w:rPr>
            <w:i/>
          </w:rPr>
          <w:t xml:space="preserve"> </w:t>
        </w:r>
      </w:ins>
      <w:ins w:id="24732" w:author="Rev 4 Allen Wirfs-Brock" w:date="2011-11-06T12:24:00Z">
        <w:del w:id="24733" w:author="Rev 7 Allen Wirfs-Brock" w:date="2012-04-12T14:14:00Z">
          <w:r w:rsidR="00A34113" w:rsidRPr="004418C4" w:rsidDel="00D14561">
            <w:rPr>
              <w:i/>
            </w:rPr>
            <w:delText>lenValue</w:delText>
          </w:r>
          <w:r w:rsidR="00A34113" w:rsidRPr="004418C4" w:rsidDel="00D14561">
            <w:delText>,</w:delText>
          </w:r>
          <w:r w:rsidR="00A34113" w:rsidRPr="004418C4" w:rsidDel="00D14561">
            <w:rPr>
              <w:i/>
            </w:rPr>
            <w:delText xml:space="preserve"> </w:delText>
          </w:r>
        </w:del>
        <w:r w:rsidR="00A34113">
          <w:rPr>
            <w:i/>
          </w:rPr>
          <w:t>lastI</w:t>
        </w:r>
        <w:r w:rsidR="00A34113" w:rsidRPr="004418C4">
          <w:rPr>
            <w:i/>
          </w:rPr>
          <w:t>ndex</w:t>
        </w:r>
        <w:r w:rsidR="00A34113">
          <w:t>,</w:t>
        </w:r>
        <w:r w:rsidR="00A34113" w:rsidRPr="004418C4">
          <w:t xml:space="preserve"> and </w:t>
        </w:r>
        <w:r w:rsidR="00A34113">
          <w:rPr>
            <w:i/>
          </w:rPr>
          <w:t>environment</w:t>
        </w:r>
        <w:r w:rsidR="00A34113">
          <w:t xml:space="preserve"> </w:t>
        </w:r>
      </w:ins>
      <w:ins w:id="24734" w:author="Rev 4 Allen Wirfs-Brock" w:date="2011-11-04T16:48:00Z">
        <w:r w:rsidRPr="004418C4">
          <w:t>as the arguments.</w:t>
        </w:r>
      </w:ins>
    </w:p>
    <w:p w14:paraId="04AE850D" w14:textId="77777777" w:rsidR="00355E22" w:rsidRDefault="00355E22" w:rsidP="00C700A2">
      <w:pPr>
        <w:pStyle w:val="Alg4"/>
        <w:numPr>
          <w:ilvl w:val="0"/>
          <w:numId w:val="921"/>
        </w:numPr>
        <w:spacing w:after="220"/>
        <w:contextualSpacing/>
        <w:rPr>
          <w:ins w:id="24735" w:author="Rev 6 Allen Wirfs-Brock" w:date="2012-02-26T10:43:00Z"/>
        </w:rPr>
      </w:pPr>
      <w:ins w:id="24736" w:author="Rev 6 Allen Wirfs-Brock" w:date="2012-02-26T10:43:00Z">
        <w:r>
          <w:t>ReturnIfAbrupt(</w:t>
        </w:r>
        <w:r w:rsidRPr="00DE13A5">
          <w:rPr>
            <w:i/>
          </w:rPr>
          <w:t>status</w:t>
        </w:r>
        <w:r>
          <w:t>).</w:t>
        </w:r>
      </w:ins>
    </w:p>
    <w:p w14:paraId="3632E5BE" w14:textId="77777777" w:rsidR="00035180" w:rsidRPr="004418C4" w:rsidRDefault="00035180" w:rsidP="00C700A2">
      <w:pPr>
        <w:pStyle w:val="Alg4"/>
        <w:numPr>
          <w:ilvl w:val="0"/>
          <w:numId w:val="921"/>
        </w:numPr>
        <w:spacing w:after="220"/>
        <w:contextualSpacing/>
        <w:rPr>
          <w:ins w:id="24737" w:author="Rev 4 Allen Wirfs-Brock" w:date="2011-11-04T16:48:00Z"/>
        </w:rPr>
      </w:pPr>
      <w:ins w:id="24738" w:author="Rev 4 Allen Wirfs-Brock" w:date="2011-11-04T16:48:00Z">
        <w:r>
          <w:t xml:space="preserve">Return </w:t>
        </w:r>
      </w:ins>
      <w:ins w:id="24739" w:author="Rev 4 Allen Wirfs-Brock" w:date="2011-11-04T16:51:00Z">
        <w:r>
          <w:rPr>
            <w:i/>
          </w:rPr>
          <w:t>lastI</w:t>
        </w:r>
        <w:r w:rsidRPr="004418C4">
          <w:rPr>
            <w:i/>
          </w:rPr>
          <w:t>ndex</w:t>
        </w:r>
        <w:r>
          <w:t xml:space="preserve"> </w:t>
        </w:r>
      </w:ins>
      <w:ins w:id="24740" w:author="Rev 4 Allen Wirfs-Brock" w:date="2011-11-04T16:48:00Z">
        <w:r>
          <w:t>+ 1</w:t>
        </w:r>
        <w:r w:rsidRPr="004418C4">
          <w:t>.</w:t>
        </w:r>
      </w:ins>
    </w:p>
    <w:p w14:paraId="59A46F55" w14:textId="77777777" w:rsidR="00035180" w:rsidRPr="00C7794D" w:rsidRDefault="00035180" w:rsidP="00C7794D">
      <w:pPr>
        <w:pStyle w:val="SyntaxRule"/>
        <w:spacing w:after="240"/>
        <w:rPr>
          <w:ins w:id="24741" w:author="Rev 4 Allen Wirfs-Brock" w:date="2011-11-04T16:54:00Z"/>
          <w:sz w:val="22"/>
        </w:rPr>
      </w:pPr>
      <w:ins w:id="24742" w:author="Rev 4 Allen Wirfs-Brock" w:date="2011-11-04T16:54:00Z">
        <w:r w:rsidRPr="00C7794D">
          <w:rPr>
            <w:sz w:val="22"/>
          </w:rPr>
          <w:t xml:space="preserve">FunctionRestParameter </w:t>
        </w:r>
        <w:r w:rsidRPr="00C7794D">
          <w:rPr>
            <w:rFonts w:ascii="Arial" w:hAnsi="Arial"/>
            <w:b/>
            <w:i w:val="0"/>
            <w:sz w:val="22"/>
          </w:rPr>
          <w:t>:</w:t>
        </w:r>
      </w:ins>
      <w:ins w:id="24743" w:author="Rev 4 Allen Wirfs-Brock" w:date="2011-11-04T16:56:00Z">
        <w:r w:rsidRPr="00C7794D">
          <w:rPr>
            <w:rFonts w:ascii="Arial" w:hAnsi="Arial"/>
            <w:b/>
            <w:i w:val="0"/>
            <w:sz w:val="22"/>
          </w:rPr>
          <w:t xml:space="preserve"> </w:t>
        </w:r>
        <w:r w:rsidRPr="00C7794D">
          <w:rPr>
            <w:rFonts w:ascii="Courier New" w:hAnsi="Courier New" w:cs="Courier New"/>
            <w:b/>
            <w:i w:val="0"/>
            <w:sz w:val="22"/>
          </w:rPr>
          <w:t>...</w:t>
        </w:r>
        <w:r w:rsidRPr="00C7794D">
          <w:rPr>
            <w:sz w:val="22"/>
          </w:rPr>
          <w:t xml:space="preserve"> </w:t>
        </w:r>
      </w:ins>
      <w:ins w:id="24744" w:author="Rev 5 Allen Wirfs-Brock" w:date="2011-12-29T17:44:00Z">
        <w:r w:rsidR="00596CFD">
          <w:rPr>
            <w:sz w:val="22"/>
          </w:rPr>
          <w:t>Binding</w:t>
        </w:r>
      </w:ins>
      <w:ins w:id="24745" w:author="Rev 4 Allen Wirfs-Brock" w:date="2011-11-04T16:56:00Z">
        <w:r w:rsidRPr="00C7794D">
          <w:rPr>
            <w:sz w:val="22"/>
          </w:rPr>
          <w:t>Identifier</w:t>
        </w:r>
      </w:ins>
    </w:p>
    <w:p w14:paraId="144FEA65" w14:textId="77777777" w:rsidR="00D14561" w:rsidRDefault="00D14561" w:rsidP="00D14561">
      <w:pPr>
        <w:pStyle w:val="Alg3"/>
        <w:numPr>
          <w:ilvl w:val="0"/>
          <w:numId w:val="615"/>
        </w:numPr>
        <w:contextualSpacing/>
        <w:rPr>
          <w:ins w:id="24746" w:author="Rev 7 Allen Wirfs-Brock" w:date="2012-04-12T14:16:00Z"/>
        </w:rPr>
      </w:pPr>
      <w:ins w:id="24747" w:author="Rev 7 Allen Wirfs-Brock" w:date="2012-04-12T14:16:00Z">
        <w:r>
          <w:t>Asse</w:t>
        </w:r>
      </w:ins>
      <w:ins w:id="24748" w:author="Rev 8 Allen Wirfs-Brock" w:date="2012-06-14T15:47:00Z">
        <w:r w:rsidR="003679DC">
          <w:t>r</w:t>
        </w:r>
      </w:ins>
      <w:ins w:id="24749" w:author="Rev 7 Allen Wirfs-Brock" w:date="2012-04-12T14:16:00Z">
        <w:r>
          <w:t xml:space="preserve">t: </w:t>
        </w:r>
        <w:r>
          <w:rPr>
            <w:i/>
          </w:rPr>
          <w:t>array</w:t>
        </w:r>
        <w:r>
          <w:t xml:space="preserve"> is a </w:t>
        </w:r>
      </w:ins>
      <w:ins w:id="24750" w:author="Rev 7 Allen Wirfs-Brock" w:date="2012-04-12T14:18:00Z">
        <w:r>
          <w:t>well formed arguments object</w:t>
        </w:r>
      </w:ins>
      <w:ins w:id="24751" w:author="Rev 7 Allen Wirfs-Brock" w:date="2012-04-12T14:16:00Z">
        <w:r>
          <w:t xml:space="preserve"> and hence it has a valid integer valued </w:t>
        </w:r>
        <w:r>
          <w:rPr>
            <w:rFonts w:ascii="Courier New" w:hAnsi="Courier New" w:cs="Courier New"/>
          </w:rPr>
          <w:t>"</w:t>
        </w:r>
        <w:r w:rsidRPr="00355E22">
          <w:rPr>
            <w:rFonts w:ascii="Courier New" w:hAnsi="Courier New" w:cs="Courier New"/>
            <w:b/>
          </w:rPr>
          <w:t>length</w:t>
        </w:r>
        <w:r>
          <w:rPr>
            <w:rFonts w:ascii="Courier New" w:hAnsi="Courier New" w:cs="Courier New"/>
          </w:rPr>
          <w:t xml:space="preserve">" </w:t>
        </w:r>
        <w:r>
          <w:t>property.</w:t>
        </w:r>
      </w:ins>
    </w:p>
    <w:p w14:paraId="58DFE85A" w14:textId="77777777" w:rsidR="00D14561" w:rsidRDefault="00D14561" w:rsidP="00D14561">
      <w:pPr>
        <w:pStyle w:val="Alg3"/>
        <w:numPr>
          <w:ilvl w:val="0"/>
          <w:numId w:val="615"/>
        </w:numPr>
        <w:contextualSpacing/>
        <w:rPr>
          <w:ins w:id="24752" w:author="Rev 7 Allen Wirfs-Brock" w:date="2012-04-12T14:16:00Z"/>
        </w:rPr>
      </w:pPr>
      <w:ins w:id="24753" w:author="Rev 7 Allen Wirfs-Brock" w:date="2012-04-12T14:16:00Z">
        <w:r>
          <w:t xml:space="preserve">Let </w:t>
        </w:r>
      </w:ins>
      <w:ins w:id="24754" w:author="Rev 7 Allen Wirfs-Brock" w:date="2012-04-12T14:36:00Z">
        <w:del w:id="24755" w:author="Rev 10 Allen Wirfs-Brock" w:date="2012-08-13T19:59:00Z">
          <w:r w:rsidR="00B048D2" w:rsidDel="00C700A2">
            <w:rPr>
              <w:i/>
            </w:rPr>
            <w:delText>arguments</w:delText>
          </w:r>
        </w:del>
      </w:ins>
      <w:ins w:id="24756" w:author="Rev 7 Allen Wirfs-Brock" w:date="2012-04-12T14:17:00Z">
        <w:del w:id="24757" w:author="Rev 10 Allen Wirfs-Brock" w:date="2012-08-13T19:59:00Z">
          <w:r w:rsidDel="00C700A2">
            <w:rPr>
              <w:i/>
            </w:rPr>
            <w:delText>Length</w:delText>
          </w:r>
        </w:del>
      </w:ins>
      <w:ins w:id="24758" w:author="Rev 10 Allen Wirfs-Brock" w:date="2012-08-13T19:59:00Z">
        <w:r w:rsidR="00C700A2">
          <w:rPr>
            <w:i/>
          </w:rPr>
          <w:t>status</w:t>
        </w:r>
      </w:ins>
      <w:ins w:id="24759" w:author="Rev 7 Allen Wirfs-Brock" w:date="2012-04-12T14:16:00Z">
        <w:r>
          <w:t xml:space="preserve"> be the result of calling the [[Get]] internal method of </w:t>
        </w:r>
        <w:del w:id="24760" w:author="Rev 10 Allen Wirfs-Brock" w:date="2012-08-13T20:00:00Z">
          <w:r w:rsidDel="00C700A2">
            <w:rPr>
              <w:i/>
            </w:rPr>
            <w:delText>value</w:delText>
          </w:r>
        </w:del>
      </w:ins>
      <w:ins w:id="24761" w:author="Rev 10 Allen Wirfs-Brock" w:date="2012-08-13T20:00:00Z">
        <w:r w:rsidR="00C700A2">
          <w:rPr>
            <w:i/>
          </w:rPr>
          <w:t>array</w:t>
        </w:r>
      </w:ins>
      <w:ins w:id="24762" w:author="Rev 7 Allen Wirfs-Brock" w:date="2012-04-12T14:16:00Z">
        <w:r>
          <w:t xml:space="preserve"> with argument </w:t>
        </w:r>
        <w:r>
          <w:rPr>
            <w:rFonts w:ascii="Courier New" w:hAnsi="Courier New" w:cs="Courier New"/>
          </w:rPr>
          <w:t>"</w:t>
        </w:r>
        <w:r w:rsidRPr="00355E22">
          <w:rPr>
            <w:rFonts w:ascii="Courier New" w:hAnsi="Courier New" w:cs="Courier New"/>
            <w:b/>
          </w:rPr>
          <w:t>length</w:t>
        </w:r>
        <w:r>
          <w:rPr>
            <w:rFonts w:ascii="Courier New" w:hAnsi="Courier New" w:cs="Courier New"/>
          </w:rPr>
          <w:t>"</w:t>
        </w:r>
        <w:r>
          <w:t>.</w:t>
        </w:r>
      </w:ins>
    </w:p>
    <w:p w14:paraId="20E19F5C" w14:textId="77777777" w:rsidR="00D14561" w:rsidRDefault="00D14561" w:rsidP="00596CFD">
      <w:pPr>
        <w:pStyle w:val="Alg3"/>
        <w:numPr>
          <w:ilvl w:val="0"/>
          <w:numId w:val="615"/>
        </w:numPr>
        <w:rPr>
          <w:ins w:id="24763" w:author="Rev 7 Allen Wirfs-Brock" w:date="2012-04-12T14:20:00Z"/>
        </w:rPr>
      </w:pPr>
      <w:ins w:id="24764" w:author="Rev 7 Allen Wirfs-Brock" w:date="2012-04-12T14:20:00Z">
        <w:r>
          <w:t xml:space="preserve">Let </w:t>
        </w:r>
      </w:ins>
      <w:ins w:id="24765" w:author="Rev 7 Allen Wirfs-Brock" w:date="2012-04-12T14:37:00Z">
        <w:r w:rsidR="00B048D2">
          <w:rPr>
            <w:i/>
          </w:rPr>
          <w:t>argumentsLength</w:t>
        </w:r>
        <w:r w:rsidR="00B048D2">
          <w:t xml:space="preserve"> </w:t>
        </w:r>
      </w:ins>
      <w:ins w:id="24766" w:author="Rev 7 Allen Wirfs-Brock" w:date="2012-04-12T14:20:00Z">
        <w:r>
          <w:t xml:space="preserve">be </w:t>
        </w:r>
      </w:ins>
      <w:ins w:id="24767" w:author="Rev 7 Allen Wirfs-Brock" w:date="2012-04-12T14:37:00Z">
        <w:del w:id="24768" w:author="Rev 10 Allen Wirfs-Brock" w:date="2012-08-13T19:59:00Z">
          <w:r w:rsidR="00B048D2" w:rsidDel="00C700A2">
            <w:rPr>
              <w:i/>
            </w:rPr>
            <w:delText>argumentsLength</w:delText>
          </w:r>
        </w:del>
      </w:ins>
      <w:ins w:id="24769" w:author="Rev 10 Allen Wirfs-Brock" w:date="2012-08-13T19:59:00Z">
        <w:r w:rsidR="00C700A2">
          <w:rPr>
            <w:i/>
          </w:rPr>
          <w:t>status</w:t>
        </w:r>
      </w:ins>
      <w:ins w:id="24770" w:author="Rev 7 Allen Wirfs-Brock" w:date="2012-04-12T14:20:00Z">
        <w:r>
          <w:t>.[[value]].</w:t>
        </w:r>
      </w:ins>
    </w:p>
    <w:p w14:paraId="0AAB5E06" w14:textId="77777777" w:rsidR="00035180" w:rsidRPr="004418C4" w:rsidRDefault="00035180" w:rsidP="00596CFD">
      <w:pPr>
        <w:pStyle w:val="Alg3"/>
        <w:numPr>
          <w:ilvl w:val="0"/>
          <w:numId w:val="615"/>
        </w:numPr>
        <w:rPr>
          <w:ins w:id="24771" w:author="Rev 4 Allen Wirfs-Brock" w:date="2011-11-04T16:55:00Z"/>
        </w:rPr>
      </w:pPr>
      <w:ins w:id="24772" w:author="Rev 4 Allen Wirfs-Brock" w:date="2011-11-04T16:55:00Z">
        <w:r w:rsidRPr="004418C4">
          <w:t xml:space="preserve">Let </w:t>
        </w:r>
        <w:r w:rsidRPr="004418C4">
          <w:rPr>
            <w:i/>
          </w:rPr>
          <w:t>A</w:t>
        </w:r>
        <w:r w:rsidRPr="004418C4">
          <w:t xml:space="preserve"> be </w:t>
        </w:r>
      </w:ins>
      <w:ins w:id="24773" w:author="Rev 7 Allen Wirfs-Brock" w:date="2012-04-11T16:18:00Z">
        <w:r w:rsidR="00F44A1F">
          <w:t>the result of the abstract</w:t>
        </w:r>
        <w:del w:id="24774" w:author="Rev 8 Allen Wirfs-Brock" w:date="2012-06-14T14:39:00Z">
          <w:r w:rsidR="00F44A1F" w:rsidDel="00D4543D">
            <w:delText>ion</w:delText>
          </w:r>
        </w:del>
        <w:r w:rsidR="00F44A1F">
          <w:t xml:space="preserve"> operation ArrayCreate (15.4) with argument 0</w:t>
        </w:r>
      </w:ins>
      <w:ins w:id="24775" w:author="Rev 4 Allen Wirfs-Brock" w:date="2011-11-04T16:55:00Z">
        <w:del w:id="24776" w:author="Rev 7 Allen Wirfs-Brock" w:date="2012-04-11T16:18:00Z">
          <w:r w:rsidRPr="004418C4" w:rsidDel="00F44A1F">
            <w:delText xml:space="preserve">a new array object created as if by the expression </w:delText>
          </w:r>
          <w:r w:rsidRPr="004418C4" w:rsidDel="00F44A1F">
            <w:rPr>
              <w:rFonts w:ascii="Courier New" w:hAnsi="Courier New" w:cs="Courier New"/>
              <w:b/>
            </w:rPr>
            <w:delText>new Array()</w:delText>
          </w:r>
          <w:r w:rsidRPr="004418C4" w:rsidDel="00F44A1F">
            <w:delText xml:space="preserve"> where </w:delText>
          </w:r>
          <w:r w:rsidRPr="004418C4" w:rsidDel="00F44A1F">
            <w:rPr>
              <w:rFonts w:ascii="Courier New" w:hAnsi="Courier New" w:cs="Courier New"/>
              <w:b/>
            </w:rPr>
            <w:delText>Array</w:delText>
          </w:r>
          <w:r w:rsidRPr="004418C4" w:rsidDel="00F44A1F">
            <w:delText xml:space="preserve"> is the standard built-in constructor with that name</w:delText>
          </w:r>
        </w:del>
        <w:r w:rsidRPr="004418C4">
          <w:t>.</w:t>
        </w:r>
      </w:ins>
    </w:p>
    <w:p w14:paraId="6B42B83C" w14:textId="77777777" w:rsidR="00035180" w:rsidRPr="004418C4" w:rsidRDefault="00035180" w:rsidP="00596CFD">
      <w:pPr>
        <w:pStyle w:val="Alg3"/>
        <w:numPr>
          <w:ilvl w:val="0"/>
          <w:numId w:val="615"/>
        </w:numPr>
        <w:rPr>
          <w:ins w:id="24777" w:author="Rev 4 Allen Wirfs-Brock" w:date="2011-11-04T16:55:00Z"/>
        </w:rPr>
      </w:pPr>
      <w:ins w:id="24778" w:author="Rev 4 Allen Wirfs-Brock" w:date="2011-11-04T16:55:00Z">
        <w:r w:rsidRPr="004418C4">
          <w:t xml:space="preserve">Let </w:t>
        </w:r>
        <w:r w:rsidRPr="004418C4">
          <w:rPr>
            <w:i/>
          </w:rPr>
          <w:t>n</w:t>
        </w:r>
        <w:r w:rsidRPr="004418C4">
          <w:t>=0;</w:t>
        </w:r>
      </w:ins>
    </w:p>
    <w:p w14:paraId="79A2CE81" w14:textId="77777777" w:rsidR="00035180" w:rsidRPr="004418C4" w:rsidRDefault="00035180" w:rsidP="00596CFD">
      <w:pPr>
        <w:pStyle w:val="Alg3"/>
        <w:numPr>
          <w:ilvl w:val="0"/>
          <w:numId w:val="615"/>
        </w:numPr>
        <w:rPr>
          <w:ins w:id="24779" w:author="Rev 4 Allen Wirfs-Brock" w:date="2011-11-04T16:55:00Z"/>
        </w:rPr>
      </w:pPr>
      <w:ins w:id="24780" w:author="Rev 4 Allen Wirfs-Brock" w:date="2011-11-04T16:55:00Z">
        <w:r w:rsidRPr="004418C4">
          <w:t xml:space="preserve">Repeat, while </w:t>
        </w:r>
      </w:ins>
      <w:ins w:id="24781" w:author="Rev 4 Allen Wirfs-Brock" w:date="2011-11-06T12:28:00Z">
        <w:r w:rsidR="00A34113">
          <w:rPr>
            <w:i/>
          </w:rPr>
          <w:t>nextIndex</w:t>
        </w:r>
        <w:r w:rsidR="00A34113" w:rsidRPr="004418C4">
          <w:t xml:space="preserve"> </w:t>
        </w:r>
      </w:ins>
      <w:ins w:id="24782" w:author="Rev 4 Allen Wirfs-Brock" w:date="2011-11-04T16:55:00Z">
        <w:r w:rsidRPr="004418C4">
          <w:t xml:space="preserve">&lt; </w:t>
        </w:r>
      </w:ins>
      <w:ins w:id="24783" w:author="Rev 7 Allen Wirfs-Brock" w:date="2012-04-12T14:37:00Z">
        <w:r w:rsidR="00B048D2">
          <w:rPr>
            <w:i/>
          </w:rPr>
          <w:t>argumentsLength</w:t>
        </w:r>
      </w:ins>
      <w:ins w:id="24784" w:author="Rev 4 Allen Wirfs-Brock" w:date="2011-11-06T12:28:00Z">
        <w:del w:id="24785" w:author="Rev 7 Allen Wirfs-Brock" w:date="2012-04-12T14:37:00Z">
          <w:r w:rsidR="00A34113" w:rsidRPr="004418C4" w:rsidDel="00B048D2">
            <w:rPr>
              <w:i/>
            </w:rPr>
            <w:delText>arrayLength</w:delText>
          </w:r>
        </w:del>
      </w:ins>
    </w:p>
    <w:p w14:paraId="75D91CAD" w14:textId="77777777" w:rsidR="00035180" w:rsidRPr="004418C4" w:rsidRDefault="00035180" w:rsidP="00596CFD">
      <w:pPr>
        <w:pStyle w:val="Alg3"/>
        <w:numPr>
          <w:ilvl w:val="1"/>
          <w:numId w:val="615"/>
        </w:numPr>
        <w:tabs>
          <w:tab w:val="clear" w:pos="1080"/>
          <w:tab w:val="num" w:pos="720"/>
        </w:tabs>
        <w:ind w:left="720"/>
        <w:rPr>
          <w:ins w:id="24786" w:author="Rev 4 Allen Wirfs-Brock" w:date="2011-11-04T16:55:00Z"/>
        </w:rPr>
      </w:pPr>
      <w:ins w:id="24787" w:author="Rev 4 Allen Wirfs-Brock" w:date="2011-11-04T16:55:00Z">
        <w:r w:rsidRPr="004418C4">
          <w:t xml:space="preserve">Let </w:t>
        </w:r>
        <w:r w:rsidRPr="004418C4">
          <w:rPr>
            <w:i/>
          </w:rPr>
          <w:t>P</w:t>
        </w:r>
        <w:r w:rsidRPr="004418C4">
          <w:t xml:space="preserve"> be ToString(</w:t>
        </w:r>
      </w:ins>
      <w:ins w:id="24788" w:author="Rev 4 Allen Wirfs-Brock" w:date="2011-11-06T12:29:00Z">
        <w:r w:rsidR="00A34113">
          <w:rPr>
            <w:i/>
          </w:rPr>
          <w:t>nextIndex</w:t>
        </w:r>
      </w:ins>
      <w:ins w:id="24789" w:author="Rev 4 Allen Wirfs-Brock" w:date="2011-11-04T16:55:00Z">
        <w:r w:rsidRPr="004418C4">
          <w:t>).</w:t>
        </w:r>
      </w:ins>
    </w:p>
    <w:p w14:paraId="252E15C1" w14:textId="77777777" w:rsidR="00035180" w:rsidRPr="004418C4" w:rsidRDefault="00585329" w:rsidP="00596CFD">
      <w:pPr>
        <w:pStyle w:val="Alg3"/>
        <w:numPr>
          <w:ilvl w:val="1"/>
          <w:numId w:val="615"/>
        </w:numPr>
        <w:tabs>
          <w:tab w:val="clear" w:pos="1080"/>
          <w:tab w:val="num" w:pos="720"/>
        </w:tabs>
        <w:ind w:left="720"/>
        <w:rPr>
          <w:ins w:id="24790" w:author="Rev 4 Allen Wirfs-Brock" w:date="2011-11-04T16:55:00Z"/>
        </w:rPr>
      </w:pPr>
      <w:ins w:id="24791" w:author="Rev 4 Allen Wirfs-Brock" w:date="2011-11-06T13:10:00Z">
        <w:r>
          <w:t xml:space="preserve">Assert: </w:t>
        </w:r>
      </w:ins>
      <w:ins w:id="24792" w:author="Rev 4 Allen Wirfs-Brock" w:date="2011-11-06T12:30:00Z">
        <w:r w:rsidR="00A34113">
          <w:rPr>
            <w:i/>
          </w:rPr>
          <w:t>array</w:t>
        </w:r>
        <w:r w:rsidR="00A34113">
          <w:t xml:space="preserve"> </w:t>
        </w:r>
      </w:ins>
      <w:ins w:id="24793" w:author="Rev 4 Allen Wirfs-Brock" w:date="2011-11-06T12:28:00Z">
        <w:r w:rsidR="00A34113">
          <w:t>is a well formed arguments object,</w:t>
        </w:r>
      </w:ins>
      <w:ins w:id="24794" w:author="Rev 4 Allen Wirfs-Brock" w:date="2011-11-06T13:10:00Z">
        <w:r>
          <w:t xml:space="preserve"> hence</w:t>
        </w:r>
      </w:ins>
      <w:ins w:id="24795" w:author="Rev 4 Allen Wirfs-Brock" w:date="2011-11-06T12:28:00Z">
        <w:r w:rsidR="00A34113">
          <w:t xml:space="preserve"> it must have a property </w:t>
        </w:r>
        <w:r w:rsidR="00A34113" w:rsidRPr="00C7794D">
          <w:rPr>
            <w:i/>
            <w:u w:val="single"/>
          </w:rPr>
          <w:t>P</w:t>
        </w:r>
        <w:r w:rsidR="00A34113">
          <w:t>.</w:t>
        </w:r>
      </w:ins>
    </w:p>
    <w:p w14:paraId="74055F28" w14:textId="77777777" w:rsidR="00035180" w:rsidRPr="004418C4" w:rsidRDefault="00035180" w:rsidP="00596CFD">
      <w:pPr>
        <w:pStyle w:val="Alg3"/>
        <w:numPr>
          <w:ilvl w:val="1"/>
          <w:numId w:val="615"/>
        </w:numPr>
        <w:tabs>
          <w:tab w:val="clear" w:pos="1080"/>
          <w:tab w:val="num" w:pos="720"/>
        </w:tabs>
        <w:ind w:hanging="720"/>
        <w:rPr>
          <w:ins w:id="24796" w:author="Rev 4 Allen Wirfs-Brock" w:date="2011-11-04T16:55:00Z"/>
        </w:rPr>
      </w:pPr>
      <w:ins w:id="24797" w:author="Rev 4 Allen Wirfs-Brock" w:date="2011-11-04T16:55:00Z">
        <w:r w:rsidRPr="004418C4">
          <w:t xml:space="preserve">Let </w:t>
        </w:r>
        <w:r w:rsidRPr="004418C4">
          <w:rPr>
            <w:i/>
          </w:rPr>
          <w:t>v</w:t>
        </w:r>
        <w:r w:rsidRPr="004418C4">
          <w:t xml:space="preserve"> be the result of calling the [[Get]] internal method of </w:t>
        </w:r>
      </w:ins>
      <w:ins w:id="24798" w:author="Rev 4 Allen Wirfs-Brock" w:date="2011-11-06T12:30:00Z">
        <w:r w:rsidR="00A34113">
          <w:rPr>
            <w:i/>
          </w:rPr>
          <w:t>array</w:t>
        </w:r>
        <w:r w:rsidR="00A34113" w:rsidRPr="004418C4">
          <w:t xml:space="preserve"> </w:t>
        </w:r>
      </w:ins>
      <w:ins w:id="24799" w:author="Rev 4 Allen Wirfs-Brock" w:date="2011-11-04T16:55:00Z">
        <w:r w:rsidRPr="004418C4">
          <w:t xml:space="preserve">passing </w:t>
        </w:r>
        <w:r w:rsidRPr="004418C4">
          <w:rPr>
            <w:i/>
          </w:rPr>
          <w:t xml:space="preserve">P </w:t>
        </w:r>
        <w:r w:rsidRPr="004418C4">
          <w:t>as the argument.</w:t>
        </w:r>
      </w:ins>
    </w:p>
    <w:p w14:paraId="0D207DC4" w14:textId="77777777" w:rsidR="00035180" w:rsidRPr="004418C4" w:rsidRDefault="00035180" w:rsidP="00596CFD">
      <w:pPr>
        <w:pStyle w:val="Alg3"/>
        <w:numPr>
          <w:ilvl w:val="1"/>
          <w:numId w:val="615"/>
        </w:numPr>
        <w:tabs>
          <w:tab w:val="clear" w:pos="1080"/>
          <w:tab w:val="num" w:pos="720"/>
        </w:tabs>
        <w:ind w:left="720"/>
        <w:rPr>
          <w:ins w:id="24800" w:author="Rev 4 Allen Wirfs-Brock" w:date="2011-11-04T16:55:00Z"/>
        </w:rPr>
      </w:pPr>
      <w:ins w:id="24801" w:author="Rev 4 Allen Wirfs-Brock" w:date="2011-11-04T16:55:00Z">
        <w:r w:rsidRPr="004418C4">
          <w:t xml:space="preserve">Call the [[DefineOwnProperty]] internal method of </w:t>
        </w:r>
        <w:r w:rsidRPr="004418C4">
          <w:rPr>
            <w:i/>
          </w:rPr>
          <w:t>A</w:t>
        </w:r>
        <w:r w:rsidRPr="004418C4">
          <w:t xml:space="preserve"> with arguments ToString(</w:t>
        </w:r>
        <w:r w:rsidRPr="004418C4">
          <w:rPr>
            <w:i/>
          </w:rPr>
          <w:t>n</w:t>
        </w:r>
        <w:r w:rsidRPr="004418C4">
          <w:t xml:space="preserve">), Property Descriptor {[[Value]]: </w:t>
        </w:r>
        <w:r w:rsidRPr="004418C4">
          <w:rPr>
            <w:i/>
          </w:rPr>
          <w:t>v</w:t>
        </w:r>
      </w:ins>
      <w:ins w:id="24802" w:author="Rev 7 Allen Wirfs-Brock" w:date="2012-04-09T17:18:00Z">
        <w:r w:rsidR="00112290">
          <w:t>.[[value]]</w:t>
        </w:r>
      </w:ins>
      <w:ins w:id="24803" w:author="Rev 4 Allen Wirfs-Brock" w:date="2011-11-04T16:55:00Z">
        <w:r w:rsidRPr="004418C4">
          <w:t xml:space="preserve">, [[Writable]]: </w:t>
        </w:r>
        <w:r w:rsidRPr="004418C4">
          <w:rPr>
            <w:b/>
          </w:rPr>
          <w:t>true</w:t>
        </w:r>
        <w:r w:rsidRPr="004418C4">
          <w:t xml:space="preserve">, [[Enumerable]]: </w:t>
        </w:r>
        <w:r w:rsidRPr="004418C4">
          <w:rPr>
            <w:b/>
          </w:rPr>
          <w:t>true</w:t>
        </w:r>
        <w:r w:rsidRPr="004418C4">
          <w:t xml:space="preserve">, [[Configurable]]: </w:t>
        </w:r>
        <w:r w:rsidRPr="004418C4">
          <w:rPr>
            <w:b/>
          </w:rPr>
          <w:t>true</w:t>
        </w:r>
        <w:r w:rsidRPr="004418C4">
          <w:t xml:space="preserve">}, and </w:t>
        </w:r>
        <w:r w:rsidRPr="004418C4">
          <w:rPr>
            <w:b/>
          </w:rPr>
          <w:t>false</w:t>
        </w:r>
        <w:r w:rsidRPr="004418C4">
          <w:t>.</w:t>
        </w:r>
      </w:ins>
    </w:p>
    <w:p w14:paraId="328581F9" w14:textId="77777777" w:rsidR="00035180" w:rsidRPr="004418C4" w:rsidRDefault="00035180" w:rsidP="00596CFD">
      <w:pPr>
        <w:pStyle w:val="Alg3"/>
        <w:numPr>
          <w:ilvl w:val="1"/>
          <w:numId w:val="615"/>
        </w:numPr>
        <w:tabs>
          <w:tab w:val="clear" w:pos="1080"/>
          <w:tab w:val="num" w:pos="720"/>
        </w:tabs>
        <w:ind w:hanging="720"/>
        <w:rPr>
          <w:ins w:id="24804" w:author="Rev 4 Allen Wirfs-Brock" w:date="2011-11-04T16:55:00Z"/>
        </w:rPr>
      </w:pPr>
      <w:ins w:id="24805" w:author="Rev 4 Allen Wirfs-Brock" w:date="2011-11-04T16:55:00Z">
        <w:r w:rsidRPr="004418C4">
          <w:t xml:space="preserve">Let </w:t>
        </w:r>
        <w:r w:rsidRPr="004418C4">
          <w:rPr>
            <w:i/>
          </w:rPr>
          <w:t>n</w:t>
        </w:r>
        <w:r w:rsidRPr="004418C4">
          <w:t xml:space="preserve"> = </w:t>
        </w:r>
        <w:r w:rsidRPr="004418C4">
          <w:rPr>
            <w:i/>
          </w:rPr>
          <w:t>n</w:t>
        </w:r>
        <w:r w:rsidRPr="004418C4">
          <w:t>+1.</w:t>
        </w:r>
      </w:ins>
    </w:p>
    <w:p w14:paraId="46D80905" w14:textId="77777777" w:rsidR="00035180" w:rsidRPr="004418C4" w:rsidRDefault="00035180" w:rsidP="00596CFD">
      <w:pPr>
        <w:pStyle w:val="Alg3"/>
        <w:numPr>
          <w:ilvl w:val="1"/>
          <w:numId w:val="615"/>
        </w:numPr>
        <w:tabs>
          <w:tab w:val="clear" w:pos="1080"/>
          <w:tab w:val="num" w:pos="720"/>
        </w:tabs>
        <w:ind w:hanging="720"/>
        <w:rPr>
          <w:ins w:id="24806" w:author="Rev 4 Allen Wirfs-Brock" w:date="2011-11-04T16:55:00Z"/>
        </w:rPr>
      </w:pPr>
      <w:ins w:id="24807" w:author="Rev 4 Allen Wirfs-Brock" w:date="2011-11-04T16:55:00Z">
        <w:r w:rsidRPr="004418C4">
          <w:t xml:space="preserve">Let </w:t>
        </w:r>
      </w:ins>
      <w:ins w:id="24808" w:author="Rev 4 Allen Wirfs-Brock" w:date="2011-11-06T12:31:00Z">
        <w:r w:rsidR="00A34113">
          <w:rPr>
            <w:i/>
          </w:rPr>
          <w:t>nextIndex</w:t>
        </w:r>
        <w:r w:rsidR="00A34113" w:rsidRPr="004418C4">
          <w:t xml:space="preserve"> </w:t>
        </w:r>
      </w:ins>
      <w:ins w:id="24809" w:author="Rev 4 Allen Wirfs-Brock" w:date="2011-11-04T16:55:00Z">
        <w:r w:rsidRPr="004418C4">
          <w:t xml:space="preserve">= </w:t>
        </w:r>
      </w:ins>
      <w:ins w:id="24810" w:author="Rev 4 Allen Wirfs-Brock" w:date="2011-11-06T12:31:00Z">
        <w:r w:rsidR="00A34113">
          <w:rPr>
            <w:i/>
          </w:rPr>
          <w:t>nextIndex</w:t>
        </w:r>
        <w:r w:rsidR="00A34113" w:rsidRPr="004418C4">
          <w:t xml:space="preserve"> </w:t>
        </w:r>
      </w:ins>
      <w:ins w:id="24811" w:author="Rev 4 Allen Wirfs-Brock" w:date="2011-11-04T16:55:00Z">
        <w:r w:rsidRPr="004418C4">
          <w:t>+1.</w:t>
        </w:r>
      </w:ins>
    </w:p>
    <w:p w14:paraId="68DEDD4E" w14:textId="77777777" w:rsidR="00035180" w:rsidRPr="004418C4" w:rsidRDefault="00355E22" w:rsidP="00596CFD">
      <w:pPr>
        <w:pStyle w:val="Alg3"/>
        <w:numPr>
          <w:ilvl w:val="0"/>
          <w:numId w:val="615"/>
        </w:numPr>
        <w:spacing w:after="240"/>
        <w:rPr>
          <w:ins w:id="24812" w:author="Rev 4 Allen Wirfs-Brock" w:date="2011-11-04T16:55:00Z"/>
        </w:rPr>
      </w:pPr>
      <w:ins w:id="24813" w:author="Rev 6 Allen Wirfs-Brock" w:date="2012-02-26T10:39:00Z">
        <w:r>
          <w:t xml:space="preserve">Return the result of performing </w:t>
        </w:r>
      </w:ins>
      <w:ins w:id="24814" w:author="Rev 4 Allen Wirfs-Brock" w:date="2011-11-04T16:55:00Z">
        <w:del w:id="24815" w:author="Rev 6 Allen Wirfs-Brock" w:date="2012-02-26T10:39:00Z">
          <w:r w:rsidR="00035180" w:rsidRPr="004418C4" w:rsidDel="00355E22">
            <w:delText xml:space="preserve">Perform </w:delText>
          </w:r>
        </w:del>
        <w:r w:rsidR="00035180" w:rsidRPr="004418C4">
          <w:t xml:space="preserve">Binding </w:t>
        </w:r>
        <w:del w:id="24816" w:author="Rev 6 Allen Wirfs-Brock" w:date="2012-02-27T15:47:00Z">
          <w:r w:rsidR="00035180" w:rsidRPr="004418C4" w:rsidDel="00A113E2">
            <w:delText>Initialization</w:delText>
          </w:r>
        </w:del>
      </w:ins>
      <w:ins w:id="24817" w:author="Rev 6 Allen Wirfs-Brock" w:date="2012-02-27T15:47:00Z">
        <w:r w:rsidR="00A113E2">
          <w:t>Initialisation</w:t>
        </w:r>
      </w:ins>
      <w:ins w:id="24818" w:author="Rev 4 Allen Wirfs-Brock" w:date="2011-11-04T16:55:00Z">
        <w:r w:rsidR="00035180" w:rsidRPr="004418C4">
          <w:t xml:space="preserve"> for </w:t>
        </w:r>
      </w:ins>
      <w:ins w:id="24819" w:author="Rev 5 Allen Wirfs-Brock" w:date="2011-12-29T17:45:00Z">
        <w:r w:rsidR="00596CFD" w:rsidRPr="00596CFD">
          <w:rPr>
            <w:i/>
            <w:sz w:val="22"/>
          </w:rPr>
          <w:t>Binding</w:t>
        </w:r>
      </w:ins>
      <w:ins w:id="24820" w:author="Rev 4 Allen Wirfs-Brock" w:date="2011-11-04T16:55:00Z">
        <w:r w:rsidR="00035180" w:rsidRPr="004418C4">
          <w:rPr>
            <w:i/>
          </w:rPr>
          <w:t>Identif</w:t>
        </w:r>
      </w:ins>
      <w:ins w:id="24821" w:author="Rev 7 Allen Wirfs-Brock" w:date="2012-04-12T14:35:00Z">
        <w:r w:rsidR="00B048D2">
          <w:rPr>
            <w:i/>
          </w:rPr>
          <w:t>i</w:t>
        </w:r>
      </w:ins>
      <w:ins w:id="24822" w:author="Rev 4 Allen Wirfs-Brock" w:date="2011-11-04T16:55:00Z">
        <w:r w:rsidR="00035180" w:rsidRPr="004418C4">
          <w:rPr>
            <w:i/>
          </w:rPr>
          <w:t>er</w:t>
        </w:r>
        <w:r w:rsidR="00035180" w:rsidRPr="004418C4">
          <w:t xml:space="preserve"> using </w:t>
        </w:r>
        <w:r w:rsidR="00035180" w:rsidRPr="004418C4">
          <w:rPr>
            <w:i/>
          </w:rPr>
          <w:t>A</w:t>
        </w:r>
        <w:r w:rsidR="00035180" w:rsidRPr="004418C4">
          <w:t xml:space="preserve"> and </w:t>
        </w:r>
      </w:ins>
      <w:ins w:id="24823" w:author="Rev 4 Allen Wirfs-Brock" w:date="2011-11-06T12:25:00Z">
        <w:r w:rsidR="00A34113">
          <w:rPr>
            <w:i/>
          </w:rPr>
          <w:t>environment</w:t>
        </w:r>
        <w:r w:rsidR="00A34113" w:rsidRPr="004418C4">
          <w:t xml:space="preserve"> </w:t>
        </w:r>
      </w:ins>
      <w:ins w:id="24824" w:author="Rev 4 Allen Wirfs-Brock" w:date="2011-11-04T16:55:00Z">
        <w:r w:rsidR="00035180" w:rsidRPr="004418C4">
          <w:t xml:space="preserve">as </w:t>
        </w:r>
      </w:ins>
      <w:ins w:id="24825" w:author="Rev 4 Allen Wirfs-Brock" w:date="2011-11-06T12:25:00Z">
        <w:r w:rsidR="00A34113">
          <w:t>arguments</w:t>
        </w:r>
      </w:ins>
      <w:ins w:id="24826" w:author="Rev 4 Allen Wirfs-Brock" w:date="2011-11-04T16:55:00Z">
        <w:r w:rsidR="00035180" w:rsidRPr="004418C4">
          <w:t>.</w:t>
        </w:r>
      </w:ins>
    </w:p>
    <w:p w14:paraId="48DCE708" w14:textId="77777777" w:rsidR="00B84A5F" w:rsidRPr="004418C4" w:rsidDel="00C20D21" w:rsidRDefault="00B84A5F" w:rsidP="00B84A5F">
      <w:pPr>
        <w:pStyle w:val="SyntaxRule"/>
        <w:spacing w:after="240"/>
        <w:rPr>
          <w:ins w:id="24827" w:author="Rev 4 Allen Wirfs-Brock" w:date="2011-11-04T17:12:00Z"/>
          <w:del w:id="24828" w:author="Rev 8 Allen Wirfs-Brock" w:date="2012-06-01T09:13:00Z"/>
        </w:rPr>
      </w:pPr>
      <w:ins w:id="24829" w:author="Rev 4 Allen Wirfs-Brock" w:date="2011-11-04T17:12:00Z">
        <w:del w:id="24830" w:author="Rev 8 Allen Wirfs-Brock" w:date="2012-06-01T09:13:00Z">
          <w:r w:rsidRPr="004418C4" w:rsidDel="00C20D21">
            <w:delText>Formal</w:delText>
          </w:r>
          <w:r w:rsidDel="00C20D21">
            <w:delText>Parameter</w:delText>
          </w:r>
          <w:r w:rsidRPr="004418C4" w:rsidDel="00C20D21">
            <w:delText xml:space="preserve"> </w:delText>
          </w:r>
          <w:r w:rsidRPr="004418C4" w:rsidDel="00C20D21">
            <w:rPr>
              <w:rFonts w:ascii="Arial" w:hAnsi="Arial"/>
              <w:b/>
              <w:i w:val="0"/>
            </w:rPr>
            <w:delText>:</w:delText>
          </w:r>
          <w:r w:rsidDel="00C20D21">
            <w:rPr>
              <w:rFonts w:ascii="Arial" w:hAnsi="Arial"/>
              <w:b/>
              <w:i w:val="0"/>
            </w:rPr>
            <w:delText xml:space="preserve"> </w:delText>
          </w:r>
          <w:r w:rsidRPr="004418C4" w:rsidDel="00C20D21">
            <w:delText>Binding</w:delText>
          </w:r>
        </w:del>
      </w:ins>
      <w:ins w:id="24831" w:author="Rev 4 Allen Wirfs-Brock" w:date="2011-11-06T13:08:00Z">
        <w:del w:id="24832" w:author="Rev 8 Allen Wirfs-Brock" w:date="2012-06-01T09:13:00Z">
          <w:r w:rsidR="00585329" w:rsidDel="00C20D21">
            <w:delText>Element</w:delText>
          </w:r>
        </w:del>
      </w:ins>
      <w:ins w:id="24833" w:author="Rev 4 Allen Wirfs-Brock" w:date="2011-11-04T17:12:00Z">
        <w:del w:id="24834" w:author="Rev 8 Allen Wirfs-Brock" w:date="2012-06-01T09:13:00Z">
          <w:r w:rsidRPr="004418C4" w:rsidDel="00C20D21">
            <w:delText xml:space="preserve"> </w:delText>
          </w:r>
        </w:del>
      </w:ins>
    </w:p>
    <w:p w14:paraId="5D97F4BF" w14:textId="77777777" w:rsidR="00D10B56" w:rsidRPr="004418C4" w:rsidDel="00C20D21" w:rsidRDefault="00355E22" w:rsidP="00596CFD">
      <w:pPr>
        <w:pStyle w:val="Alg3"/>
        <w:numPr>
          <w:ilvl w:val="0"/>
          <w:numId w:val="616"/>
        </w:numPr>
        <w:spacing w:after="220"/>
        <w:rPr>
          <w:ins w:id="24835" w:author="Rev 4 Allen Wirfs-Brock" w:date="2011-11-04T17:28:00Z"/>
          <w:del w:id="24836" w:author="Rev 8 Allen Wirfs-Brock" w:date="2012-06-01T09:13:00Z"/>
        </w:rPr>
      </w:pPr>
      <w:ins w:id="24837" w:author="Rev 6 Allen Wirfs-Brock" w:date="2012-02-26T10:39:00Z">
        <w:del w:id="24838" w:author="Rev 8 Allen Wirfs-Brock" w:date="2012-06-01T09:13:00Z">
          <w:r w:rsidDel="00C20D21">
            <w:delText xml:space="preserve">Return the result of performing </w:delText>
          </w:r>
        </w:del>
      </w:ins>
      <w:ins w:id="24839" w:author="Rev 4 Allen Wirfs-Brock" w:date="2011-11-06T13:09:00Z">
        <w:del w:id="24840" w:author="Rev 8 Allen Wirfs-Brock" w:date="2012-06-01T09:13:00Z">
          <w:r w:rsidR="00585329" w:rsidDel="00C20D21">
            <w:delText>Perform Indexed Binding Initialization</w:delText>
          </w:r>
        </w:del>
      </w:ins>
      <w:ins w:id="24841" w:author="Rev 6 Allen Wirfs-Brock" w:date="2012-02-27T15:47:00Z">
        <w:del w:id="24842" w:author="Rev 8 Allen Wirfs-Brock" w:date="2012-06-01T09:13:00Z">
          <w:r w:rsidR="00A113E2" w:rsidDel="00C20D21">
            <w:delText>Initialisation</w:delText>
          </w:r>
        </w:del>
      </w:ins>
      <w:ins w:id="24843" w:author="Rev 4 Allen Wirfs-Brock" w:date="2011-11-06T13:09:00Z">
        <w:del w:id="24844" w:author="Rev 8 Allen Wirfs-Brock" w:date="2012-06-01T09:13:00Z">
          <w:r w:rsidR="00585329" w:rsidDel="00C20D21">
            <w:delText xml:space="preserve"> for</w:delText>
          </w:r>
          <w:r w:rsidR="00585329" w:rsidRPr="004418C4" w:rsidDel="00C20D21">
            <w:delText xml:space="preserve"> </w:delText>
          </w:r>
          <w:r w:rsidR="00585329" w:rsidDel="00C20D21">
            <w:rPr>
              <w:i/>
            </w:rPr>
            <w:delText>BindingElement</w:delText>
          </w:r>
          <w:r w:rsidR="00585329" w:rsidRPr="00035180" w:rsidDel="00C20D21">
            <w:rPr>
              <w:i/>
            </w:rPr>
            <w:delText xml:space="preserve"> </w:delText>
          </w:r>
          <w:r w:rsidR="00585329" w:rsidRPr="004418C4" w:rsidDel="00C20D21">
            <w:delText xml:space="preserve">using </w:delText>
          </w:r>
          <w:r w:rsidR="00585329" w:rsidDel="00C20D21">
            <w:rPr>
              <w:i/>
            </w:rPr>
            <w:delText>array</w:delText>
          </w:r>
          <w:r w:rsidR="00585329" w:rsidRPr="004418C4" w:rsidDel="00C20D21">
            <w:delText>,</w:delText>
          </w:r>
          <w:r w:rsidR="00585329" w:rsidRPr="004418C4" w:rsidDel="00C20D21">
            <w:rPr>
              <w:i/>
            </w:rPr>
            <w:delText xml:space="preserve"> </w:delText>
          </w:r>
          <w:r w:rsidR="00585329" w:rsidDel="00C20D21">
            <w:rPr>
              <w:i/>
            </w:rPr>
            <w:delText>arrayLength</w:delText>
          </w:r>
          <w:r w:rsidR="00585329" w:rsidRPr="004418C4" w:rsidDel="00C20D21">
            <w:delText>,</w:delText>
          </w:r>
          <w:r w:rsidR="00585329" w:rsidRPr="004418C4" w:rsidDel="00C20D21">
            <w:rPr>
              <w:i/>
            </w:rPr>
            <w:delText xml:space="preserve"> </w:delText>
          </w:r>
          <w:r w:rsidR="00585329" w:rsidDel="00C20D21">
            <w:rPr>
              <w:i/>
            </w:rPr>
            <w:delText>nextIndex</w:delText>
          </w:r>
          <w:r w:rsidR="00585329" w:rsidDel="00C20D21">
            <w:delText>,</w:delText>
          </w:r>
          <w:r w:rsidR="00585329" w:rsidRPr="004418C4" w:rsidDel="00C20D21">
            <w:delText xml:space="preserve"> and </w:delText>
          </w:r>
          <w:r w:rsidR="00585329" w:rsidDel="00C20D21">
            <w:rPr>
              <w:i/>
            </w:rPr>
            <w:delText>environment</w:delText>
          </w:r>
          <w:r w:rsidR="00585329" w:rsidDel="00C20D21">
            <w:delText xml:space="preserve"> </w:delText>
          </w:r>
          <w:r w:rsidR="00585329" w:rsidRPr="004418C4" w:rsidDel="00C20D21">
            <w:delText>as the arguments.</w:delText>
          </w:r>
        </w:del>
      </w:ins>
    </w:p>
    <w:p w14:paraId="2995313C" w14:textId="77777777" w:rsidR="00CB4E96" w:rsidRPr="00E77497" w:rsidRDefault="00CB4E96" w:rsidP="00CB4E96">
      <w:pPr>
        <w:keepNext/>
        <w:rPr>
          <w:ins w:id="24845" w:author="Rev 7 Allen Wirfs-Brock" w:date="2012-04-27T16:48:00Z"/>
          <w:rFonts w:ascii="Helvetica" w:hAnsi="Helvetica"/>
          <w:b/>
        </w:rPr>
      </w:pPr>
      <w:ins w:id="24846" w:author="Rev 7 Allen Wirfs-Brock" w:date="2012-04-27T16:48:00Z">
        <w:r w:rsidRPr="00675B74">
          <w:rPr>
            <w:rFonts w:ascii="Helvetica" w:hAnsi="Helvetica"/>
            <w:b/>
          </w:rPr>
          <w:t xml:space="preserve">Runtime Semantics: </w:t>
        </w:r>
        <w:r>
          <w:rPr>
            <w:rFonts w:ascii="Helvetica" w:hAnsi="Helvetica"/>
            <w:b/>
            <w:spacing w:val="6"/>
          </w:rPr>
          <w:t>Instantiate Function Declaration</w:t>
        </w:r>
      </w:ins>
    </w:p>
    <w:p w14:paraId="5B8E8936" w14:textId="77777777" w:rsidR="00CB4E96" w:rsidRPr="00E77497" w:rsidRDefault="00CB4E96" w:rsidP="00CB4E96">
      <w:pPr>
        <w:jc w:val="left"/>
        <w:rPr>
          <w:ins w:id="24847" w:author="Rev 7 Allen Wirfs-Brock" w:date="2012-04-27T16:48:00Z"/>
        </w:rPr>
      </w:pPr>
      <w:ins w:id="24848" w:author="Rev 7 Allen Wirfs-Brock" w:date="2012-04-27T16:48:00Z">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FormalParameterList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0632C239" w14:textId="77777777" w:rsidR="00CB4E96" w:rsidRPr="0006447F" w:rsidRDefault="00CB4E96" w:rsidP="00CB4E96">
      <w:pPr>
        <w:numPr>
          <w:ilvl w:val="0"/>
          <w:numId w:val="143"/>
        </w:numPr>
        <w:contextualSpacing/>
        <w:rPr>
          <w:ins w:id="24849" w:author="Rev 7 Allen Wirfs-Brock" w:date="2012-04-27T16:49:00Z"/>
          <w:rFonts w:ascii="Times New Roman" w:hAnsi="Times New Roman"/>
        </w:rPr>
      </w:pPr>
      <w:ins w:id="24850" w:author="Rev 7 Allen Wirfs-Brock" w:date="2012-04-27T16:49:00Z">
        <w:r>
          <w:rPr>
            <w:rFonts w:ascii="Times New Roman" w:hAnsi="Times New Roman"/>
          </w:rPr>
          <w:t>I</w:t>
        </w:r>
        <w:r w:rsidRPr="00E77497">
          <w:rPr>
            <w:rFonts w:ascii="Times New Roman" w:hAnsi="Times New Roman"/>
          </w:rPr>
          <w:t xml:space="preserve">f the </w:t>
        </w:r>
        <w:r w:rsidRPr="00E77497">
          <w:rPr>
            <w:rFonts w:ascii="Times New Roman" w:hAnsi="Times New Roman"/>
            <w:i/>
          </w:rPr>
          <w:t>Function</w:t>
        </w:r>
      </w:ins>
      <w:ins w:id="24851" w:author="Rev 7 Allen Wirfs-Brock" w:date="2012-04-27T16:50:00Z">
        <w:r>
          <w:rPr>
            <w:rFonts w:ascii="Times New Roman" w:hAnsi="Times New Roman"/>
            <w:i/>
          </w:rPr>
          <w:t>Declaration</w:t>
        </w:r>
      </w:ins>
      <w:ins w:id="24852" w:author="Rev 7 Allen Wirfs-Brock" w:date="2012-04-27T16:49:00Z">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ins>
    </w:p>
    <w:p w14:paraId="6451C3DF" w14:textId="77777777" w:rsidR="00CB4E96" w:rsidRDefault="00CB4E96" w:rsidP="00CB4E96">
      <w:pPr>
        <w:numPr>
          <w:ilvl w:val="0"/>
          <w:numId w:val="143"/>
        </w:numPr>
        <w:contextualSpacing/>
        <w:rPr>
          <w:ins w:id="24853" w:author="Rev 7 Allen Wirfs-Brock" w:date="2012-04-27T16:49:00Z"/>
          <w:rFonts w:ascii="Times New Roman" w:hAnsi="Times New Roman"/>
        </w:rPr>
      </w:pPr>
      <w:ins w:id="24854" w:author="Rev 7 Allen Wirfs-Brock" w:date="2012-04-27T16:49:00Z">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ins>
      <w:ins w:id="24855" w:author="Rev 8 Allen Wirfs-Brock" w:date="2012-06-13T16:04:00Z">
        <w:r w:rsidR="00B33FB4">
          <w:rPr>
            <w:rFonts w:ascii="Times New Roman" w:hAnsi="Times New Roman"/>
          </w:rPr>
          <w:t>running</w:t>
        </w:r>
        <w:r w:rsidR="00B33FB4" w:rsidRPr="00E77497">
          <w:rPr>
            <w:rFonts w:ascii="Times New Roman" w:hAnsi="Times New Roman"/>
          </w:rPr>
          <w:t xml:space="preserve"> </w:t>
        </w:r>
      </w:ins>
      <w:ins w:id="24856" w:author="Rev 7 Allen Wirfs-Brock" w:date="2012-04-27T16:49:00Z">
        <w:del w:id="24857" w:author="Rev 8 Allen Wirfs-Brock" w:date="2012-06-13T16:04:00Z">
          <w:r w:rsidDel="00B33FB4">
            <w:rPr>
              <w:rFonts w:ascii="Times New Roman" w:hAnsi="Times New Roman"/>
            </w:rPr>
            <w:delText>current</w:delText>
          </w:r>
          <w:r w:rsidRPr="00E77497" w:rsidDel="00B33FB4">
            <w:rPr>
              <w:rFonts w:ascii="Times New Roman" w:hAnsi="Times New Roman"/>
            </w:rPr>
            <w:delText xml:space="preserve"> </w:delText>
          </w:r>
        </w:del>
        <w:r w:rsidRPr="00E77497">
          <w:rPr>
            <w:rFonts w:ascii="Times New Roman" w:hAnsi="Times New Roman"/>
          </w:rPr>
          <w:t>execution context</w:t>
        </w:r>
        <w:r>
          <w:rPr>
            <w:rFonts w:ascii="Times New Roman" w:hAnsi="Times New Roman"/>
          </w:rPr>
          <w:t>.</w:t>
        </w:r>
      </w:ins>
    </w:p>
    <w:p w14:paraId="2FD42093" w14:textId="77777777" w:rsidR="00CB4E96" w:rsidRPr="0006447F" w:rsidRDefault="00CB4E96" w:rsidP="00CB4E96">
      <w:pPr>
        <w:numPr>
          <w:ilvl w:val="0"/>
          <w:numId w:val="143"/>
        </w:numPr>
        <w:contextualSpacing/>
        <w:rPr>
          <w:ins w:id="24858" w:author="Rev 7 Allen Wirfs-Brock" w:date="2012-04-27T16:49:00Z"/>
          <w:rFonts w:ascii="Times New Roman" w:hAnsi="Times New Roman"/>
        </w:rPr>
      </w:pPr>
      <w:ins w:id="24859" w:author="Rev 7 Allen Wirfs-Brock" w:date="2012-04-27T16:49:00Z">
        <w:r>
          <w:rPr>
            <w:rFonts w:ascii="Times New Roman" w:hAnsi="Times New Roman"/>
          </w:rPr>
          <w:t xml:space="preserve">Let </w:t>
        </w:r>
        <w:r w:rsidRPr="0006447F">
          <w:rPr>
            <w:rFonts w:ascii="Times New Roman" w:hAnsi="Times New Roman"/>
            <w:i/>
          </w:rPr>
          <w:t>F</w:t>
        </w:r>
        <w:r>
          <w:rPr>
            <w:rFonts w:ascii="Times New Roman" w:hAnsi="Times New Roman"/>
          </w:rPr>
          <w:t xml:space="preserve"> be the result of performing the FunctionCreate abstract operation with arguments </w:t>
        </w:r>
        <w:r w:rsidRPr="00912F02">
          <w:t>Normal</w:t>
        </w:r>
        <w:r>
          <w:t xml:space="preserve">, </w:t>
        </w:r>
        <w:r w:rsidRPr="00E77497">
          <w:rPr>
            <w:rFonts w:ascii="Times New Roman" w:hAnsi="Times New Roman"/>
            <w:i/>
          </w:rPr>
          <w:t>FormalParameterList</w:t>
        </w:r>
        <w:r w:rsidRPr="00E77497">
          <w:t xml:space="preserve">, </w:t>
        </w:r>
        <w:r w:rsidRPr="00E77497">
          <w:rPr>
            <w:rFonts w:ascii="Times New Roman" w:hAnsi="Times New Roman"/>
            <w:i/>
          </w:rPr>
          <w:t>FunctionBody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ins>
    </w:p>
    <w:p w14:paraId="77F263B7" w14:textId="77777777" w:rsidR="00CB4E96" w:rsidRDefault="00CB4E96" w:rsidP="00CB4E96">
      <w:pPr>
        <w:numPr>
          <w:ilvl w:val="0"/>
          <w:numId w:val="143"/>
        </w:numPr>
        <w:contextualSpacing/>
        <w:rPr>
          <w:ins w:id="24860" w:author="Rev 7 Allen Wirfs-Brock" w:date="2012-04-27T16:49:00Z"/>
          <w:rFonts w:ascii="Times New Roman" w:hAnsi="Times New Roman"/>
        </w:rPr>
      </w:pPr>
      <w:ins w:id="24861" w:author="Rev 7 Allen Wirfs-Brock" w:date="2012-04-27T16:49:00Z">
        <w:r>
          <w:rPr>
            <w:rFonts w:ascii="Times New Roman" w:hAnsi="Times New Roman"/>
          </w:rPr>
          <w:t>Perform</w:t>
        </w:r>
        <w:del w:id="24862" w:author="Rev 8 Allen Wirfs-Brock" w:date="2012-06-14T15:50:00Z">
          <w:r w:rsidDel="003679DC">
            <w:rPr>
              <w:rFonts w:ascii="Times New Roman" w:hAnsi="Times New Roman"/>
            </w:rPr>
            <w:delText>ing</w:delText>
          </w:r>
        </w:del>
        <w:del w:id="24863" w:author="Rev 8 Allen Wirfs-Brock" w:date="2012-06-14T15:51:00Z">
          <w:r w:rsidDel="003679DC">
            <w:rPr>
              <w:rFonts w:ascii="Times New Roman" w:hAnsi="Times New Roman"/>
            </w:rPr>
            <w:delText xml:space="preserve"> </w:delText>
          </w:r>
        </w:del>
        <w:r>
          <w:rPr>
            <w:rFonts w:ascii="Times New Roman" w:hAnsi="Times New Roman"/>
          </w:rPr>
          <w:t xml:space="preserve"> the abstract operation MakeConstructor with argument </w:t>
        </w:r>
        <w:r w:rsidRPr="0006447F">
          <w:rPr>
            <w:rFonts w:ascii="Times New Roman" w:hAnsi="Times New Roman"/>
            <w:i/>
          </w:rPr>
          <w:t>F</w:t>
        </w:r>
        <w:r>
          <w:rPr>
            <w:rFonts w:ascii="Times New Roman" w:hAnsi="Times New Roman"/>
          </w:rPr>
          <w:t>.</w:t>
        </w:r>
      </w:ins>
    </w:p>
    <w:p w14:paraId="28E86C27" w14:textId="77777777" w:rsidR="00CB4E96" w:rsidRPr="00E77497" w:rsidRDefault="00CB4E96" w:rsidP="00CB4E96">
      <w:pPr>
        <w:numPr>
          <w:ilvl w:val="0"/>
          <w:numId w:val="143"/>
        </w:numPr>
        <w:rPr>
          <w:ins w:id="24864" w:author="Rev 7 Allen Wirfs-Brock" w:date="2012-04-27T16:49:00Z"/>
          <w:rFonts w:ascii="Times New Roman" w:hAnsi="Times New Roman"/>
        </w:rPr>
      </w:pPr>
      <w:ins w:id="24865" w:author="Rev 7 Allen Wirfs-Brock" w:date="2012-04-27T16:49:00Z">
        <w:r w:rsidRPr="00E77497">
          <w:rPr>
            <w:rFonts w:ascii="Times New Roman" w:hAnsi="Times New Roman"/>
          </w:rPr>
          <w:t>Return</w:t>
        </w:r>
        <w:r>
          <w:rPr>
            <w:rFonts w:ascii="Times New Roman" w:hAnsi="Times New Roman"/>
          </w:rPr>
          <w:t xml:space="preserve"> </w:t>
        </w:r>
        <w:r w:rsidRPr="00250FC6">
          <w:rPr>
            <w:rFonts w:ascii="Times New Roman" w:hAnsi="Times New Roman"/>
            <w:i/>
          </w:rPr>
          <w:t>F</w:t>
        </w:r>
        <w:r w:rsidRPr="00E77497">
          <w:rPr>
            <w:rFonts w:ascii="Times New Roman" w:hAnsi="Times New Roman"/>
          </w:rPr>
          <w:t>.</w:t>
        </w:r>
      </w:ins>
    </w:p>
    <w:p w14:paraId="7789D3A1" w14:textId="77777777" w:rsidR="00F22CBA" w:rsidRPr="00E77497" w:rsidRDefault="00F22CBA" w:rsidP="00F22CBA">
      <w:pPr>
        <w:keepNext/>
        <w:rPr>
          <w:ins w:id="24866" w:author="Rev 4 Allen Wirfs-Brock" w:date="2011-10-16T15:15:00Z"/>
          <w:rFonts w:ascii="Helvetica" w:hAnsi="Helvetica"/>
          <w:b/>
        </w:rPr>
      </w:pPr>
      <w:ins w:id="24867" w:author="Rev 4 Allen Wirfs-Brock" w:date="2011-10-16T15:15:00Z">
        <w:r w:rsidRPr="00675B74">
          <w:rPr>
            <w:rFonts w:ascii="Helvetica" w:hAnsi="Helvetica"/>
            <w:b/>
          </w:rPr>
          <w:t xml:space="preserve">Runtime Semantics: </w:t>
        </w:r>
        <w:r w:rsidRPr="00E77497">
          <w:rPr>
            <w:rFonts w:ascii="Helvetica" w:hAnsi="Helvetica"/>
            <w:b/>
            <w:spacing w:val="6"/>
          </w:rPr>
          <w:t>Evaluation</w:t>
        </w:r>
      </w:ins>
    </w:p>
    <w:p w14:paraId="7D88C1EB" w14:textId="77777777" w:rsidR="004C02EF" w:rsidRPr="00E77497" w:rsidRDefault="004C02EF" w:rsidP="004C02EF">
      <w:pPr>
        <w:jc w:val="left"/>
      </w:pPr>
      <w:del w:id="24868" w:author="Rev 4 Allen Wirfs-Brock" w:date="2011-10-16T15:15:00Z">
        <w:r w:rsidRPr="00E77497" w:rsidDel="00F22CBA">
          <w:delText>The production</w:delText>
        </w:r>
        <w:r w:rsidRPr="00E77497" w:rsidDel="00F22CBA">
          <w:br/>
          <w:delText xml:space="preserve">    </w:delText>
        </w:r>
      </w:del>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ins w:id="24869" w:author="Rev 3 Allen Wirfs-Brock" w:date="2011-09-02T09:34:00Z">
        <w:r w:rsidR="00AF72C7" w:rsidRPr="00E77497">
          <w:rPr>
            <w:rFonts w:ascii="Times New Roman" w:hAnsi="Times New Roman"/>
            <w:i/>
          </w:rPr>
          <w:t>Binding</w:t>
        </w:r>
      </w:ins>
      <w:r w:rsidRPr="00E77497">
        <w:rPr>
          <w:rFonts w:ascii="Times New Roman" w:hAnsi="Times New Roman"/>
          <w:i/>
        </w:rPr>
        <w:t xml:space="preserve">Identifier </w:t>
      </w:r>
      <w:r w:rsidRPr="00E77497">
        <w:rPr>
          <w:rFonts w:ascii="Courier New" w:hAnsi="Courier New"/>
          <w:b/>
        </w:rPr>
        <w:t>(</w:t>
      </w:r>
      <w:r w:rsidRPr="00E77497">
        <w:rPr>
          <w:rFonts w:ascii="Times New Roman" w:hAnsi="Times New Roman"/>
          <w:i/>
        </w:rPr>
        <w:t xml:space="preserve"> FormalParameterList</w:t>
      </w:r>
      <w:del w:id="24870" w:author="Rev 4 Allen Wirfs-Brock" w:date="2011-10-18T10:46:00Z">
        <w:r w:rsidRPr="00E77497" w:rsidDel="003E672A">
          <w:rPr>
            <w:rFonts w:cs="Arial"/>
            <w:vertAlign w:val="subscript"/>
          </w:rPr>
          <w:delText>opt</w:delText>
        </w:r>
      </w:del>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del w:id="24871" w:author="Rev 4 Allen Wirfs-Brock" w:date="2011-10-16T15:15:00Z">
        <w:r w:rsidRPr="00E77497" w:rsidDel="00F22CBA">
          <w:br/>
          <w:delText xml:space="preserve">is </w:delText>
        </w:r>
      </w:del>
      <w:del w:id="24872" w:author="Rev 4 Allen Wirfs-Brock" w:date="2011-10-07T15:26:00Z">
        <w:r w:rsidRPr="00E77497" w:rsidDel="00E67AFC">
          <w:delText xml:space="preserve">instantiated </w:delText>
        </w:r>
      </w:del>
      <w:del w:id="24873" w:author="Rev 4 Allen Wirfs-Brock" w:date="2011-10-16T15:15:00Z">
        <w:r w:rsidRPr="00E77497" w:rsidDel="00F22CBA">
          <w:delText>as follows</w:delText>
        </w:r>
      </w:del>
      <w:del w:id="24874" w:author="Rev 4 Allen Wirfs-Brock" w:date="2011-10-07T15:26:00Z">
        <w:r w:rsidRPr="00E77497" w:rsidDel="00E67AFC">
          <w:delText xml:space="preserve"> during Declaration Binding instantiation (10.5)</w:delText>
        </w:r>
      </w:del>
      <w:del w:id="24875" w:author="Rev 4 Allen Wirfs-Brock" w:date="2011-10-16T15:15:00Z">
        <w:r w:rsidRPr="00E77497" w:rsidDel="00F22CBA">
          <w:delText>:</w:delText>
        </w:r>
      </w:del>
    </w:p>
    <w:p w14:paraId="02844D16" w14:textId="77777777" w:rsidR="004C02EF" w:rsidRPr="00E77497" w:rsidRDefault="00B02983" w:rsidP="00150A49">
      <w:pPr>
        <w:numPr>
          <w:ilvl w:val="0"/>
          <w:numId w:val="142"/>
        </w:numPr>
        <w:rPr>
          <w:rFonts w:ascii="Times New Roman" w:hAnsi="Times New Roman"/>
        </w:rPr>
      </w:pPr>
      <w:ins w:id="24876" w:author="Rev 4 Allen Wirfs-Brock" w:date="2011-10-07T15:27:00Z">
        <w:r w:rsidRPr="00546435">
          <w:rPr>
            <w:rFonts w:ascii="Times New Roman" w:hAnsi="Times New Roman"/>
          </w:rPr>
          <w:t>Return</w:t>
        </w:r>
        <w:r w:rsidRPr="004D1BD1">
          <w:t xml:space="preserve"> (</w:t>
        </w:r>
        <w:r w:rsidRPr="004D1BD1">
          <w:rPr>
            <w:rFonts w:cs="Arial"/>
          </w:rPr>
          <w:t>normal</w:t>
        </w:r>
        <w:r w:rsidRPr="003B4312">
          <w:t xml:space="preserve">, </w:t>
        </w:r>
        <w:r w:rsidRPr="006B6D0A">
          <w:rPr>
            <w:rFonts w:cs="Arial"/>
          </w:rPr>
          <w:t>empty</w:t>
        </w:r>
        <w:r w:rsidRPr="006B6D0A">
          <w:t xml:space="preserve">, </w:t>
        </w:r>
        <w:r w:rsidRPr="006B6D0A">
          <w:rPr>
            <w:rFonts w:cs="Arial"/>
          </w:rPr>
          <w:t>empty</w:t>
        </w:r>
        <w:r w:rsidRPr="00E65A34">
          <w:t>).</w:t>
        </w:r>
      </w:ins>
      <w:del w:id="24877" w:author="Rev 4 Allen Wirfs-Brock" w:date="2011-10-07T15:28:00Z">
        <w:r w:rsidR="004C02EF" w:rsidRPr="00546435" w:rsidDel="00B02983">
          <w:rPr>
            <w:rFonts w:ascii="Times New Roman" w:hAnsi="Times New Roman"/>
          </w:rPr>
          <w:delText xml:space="preserve">Return the result of creating a new Function object as specified in 13.2 with parameters specified by </w:delText>
        </w:r>
        <w:r w:rsidR="004C02EF" w:rsidRPr="009C202C" w:rsidDel="00B02983">
          <w:rPr>
            <w:rFonts w:ascii="Times New Roman" w:hAnsi="Times New Roman"/>
            <w:i/>
          </w:rPr>
          <w:delText>FormalParameterList</w:delText>
        </w:r>
        <w:r w:rsidR="004C02EF" w:rsidRPr="00B820AB" w:rsidDel="00B02983">
          <w:rPr>
            <w:vertAlign w:val="subscript"/>
          </w:rPr>
          <w:delText>opt</w:delText>
        </w:r>
        <w:r w:rsidR="004C02EF" w:rsidRPr="00675B74" w:rsidDel="00B02983">
          <w:rPr>
            <w:rFonts w:ascii="Times New Roman" w:hAnsi="Times New Roman"/>
          </w:rPr>
          <w:delText xml:space="preserve">, and body specified by </w:delText>
        </w:r>
        <w:r w:rsidR="004C02EF" w:rsidRPr="00E77497" w:rsidDel="00B02983">
          <w:rPr>
            <w:rFonts w:ascii="Times New Roman" w:hAnsi="Times New Roman"/>
            <w:i/>
          </w:rPr>
          <w:delText>FunctionBody</w:delText>
        </w:r>
        <w:r w:rsidR="004C02EF" w:rsidRPr="00E77497" w:rsidDel="00B02983">
          <w:rPr>
            <w:rFonts w:ascii="Times New Roman" w:hAnsi="Times New Roman"/>
          </w:rPr>
          <w:delText xml:space="preserve">. Pass in the VariableEnvironment of the running execution context as the </w:delText>
        </w:r>
        <w:r w:rsidR="004C02EF" w:rsidRPr="00E77497" w:rsidDel="00B02983">
          <w:rPr>
            <w:rFonts w:ascii="Times New Roman" w:hAnsi="Times New Roman"/>
            <w:i/>
          </w:rPr>
          <w:delText>Scope</w:delText>
        </w:r>
        <w:r w:rsidR="004C02EF" w:rsidRPr="00E77497" w:rsidDel="00B02983">
          <w:rPr>
            <w:rFonts w:ascii="Times New Roman" w:hAnsi="Times New Roman"/>
          </w:rPr>
          <w:delText xml:space="preserve">. Pass in </w:delText>
        </w:r>
        <w:r w:rsidR="004C02EF" w:rsidRPr="00E77497" w:rsidDel="00B02983">
          <w:rPr>
            <w:rFonts w:ascii="Times New Roman" w:hAnsi="Times New Roman"/>
            <w:b/>
          </w:rPr>
          <w:delText>true</w:delText>
        </w:r>
        <w:r w:rsidR="004C02EF" w:rsidRPr="00E77497" w:rsidDel="00B02983">
          <w:rPr>
            <w:rFonts w:ascii="Times New Roman" w:hAnsi="Times New Roman"/>
          </w:rPr>
          <w:delText xml:space="preserve"> as the </w:delText>
        </w:r>
        <w:r w:rsidR="004C02EF" w:rsidRPr="00E77497" w:rsidDel="00B02983">
          <w:rPr>
            <w:rFonts w:ascii="Times New Roman" w:hAnsi="Times New Roman"/>
            <w:i/>
          </w:rPr>
          <w:delText>Strict</w:delText>
        </w:r>
        <w:r w:rsidR="004C02EF" w:rsidRPr="00E77497" w:rsidDel="00B02983">
          <w:rPr>
            <w:rFonts w:ascii="Times New Roman" w:hAnsi="Times New Roman"/>
          </w:rPr>
          <w:delText xml:space="preserve"> flag if the </w:delText>
        </w:r>
        <w:r w:rsidR="004C02EF" w:rsidRPr="00E77497" w:rsidDel="00B02983">
          <w:rPr>
            <w:rFonts w:ascii="Times New Roman" w:hAnsi="Times New Roman"/>
            <w:i/>
          </w:rPr>
          <w:delText>FunctionDeclaration</w:delText>
        </w:r>
        <w:r w:rsidR="004C02EF" w:rsidRPr="00E77497" w:rsidDel="00B02983">
          <w:rPr>
            <w:rFonts w:ascii="Times New Roman" w:hAnsi="Times New Roman"/>
          </w:rPr>
          <w:delText xml:space="preserve"> is contained in strict code or if its </w:delText>
        </w:r>
        <w:r w:rsidR="004C02EF" w:rsidRPr="00E77497" w:rsidDel="00B02983">
          <w:rPr>
            <w:rFonts w:ascii="Times New Roman" w:hAnsi="Times New Roman"/>
            <w:i/>
          </w:rPr>
          <w:delText>FunctionBody</w:delText>
        </w:r>
        <w:r w:rsidR="004C02EF" w:rsidRPr="00E77497" w:rsidDel="00B02983">
          <w:rPr>
            <w:rFonts w:ascii="Times New Roman" w:hAnsi="Times New Roman"/>
          </w:rPr>
          <w:delText xml:space="preserve"> is strict code.</w:delText>
        </w:r>
      </w:del>
    </w:p>
    <w:p w14:paraId="288DEA15" w14:textId="77777777" w:rsidR="004C02EF" w:rsidRPr="00E77497" w:rsidRDefault="004C02EF" w:rsidP="004C02EF">
      <w:pPr>
        <w:jc w:val="left"/>
      </w:pPr>
      <w:del w:id="24878" w:author="Rev 4 Allen Wirfs-Brock" w:date="2011-10-16T15:15:00Z">
        <w:r w:rsidRPr="00E77497" w:rsidDel="00F22CBA">
          <w:delText>The production</w:delText>
        </w:r>
        <w:r w:rsidRPr="00E77497" w:rsidDel="00F22CBA">
          <w:br/>
          <w:delText xml:space="preserve">    </w:delText>
        </w:r>
      </w:del>
      <w:r w:rsidRPr="00E77497">
        <w:rPr>
          <w:rFonts w:ascii="Times New Roman" w:hAnsi="Times New Roman"/>
          <w:i/>
        </w:rPr>
        <w:t xml:space="preserve">FunctionExpression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Courier New" w:hAnsi="Courier New"/>
          <w:b/>
        </w:rPr>
        <w:t>(</w:t>
      </w:r>
      <w:r w:rsidRPr="00E77497">
        <w:rPr>
          <w:rFonts w:ascii="Times New Roman" w:hAnsi="Times New Roman"/>
          <w:i/>
        </w:rPr>
        <w:t xml:space="preserve"> FormalParameterList</w:t>
      </w:r>
      <w:del w:id="24879" w:author="Rev 4 Allen Wirfs-Brock" w:date="2011-10-18T10:47:00Z">
        <w:r w:rsidRPr="00E77497" w:rsidDel="003E672A">
          <w:rPr>
            <w:rFonts w:cs="Arial"/>
            <w:vertAlign w:val="subscript"/>
          </w:rPr>
          <w:delText>opt</w:delText>
        </w:r>
      </w:del>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t xml:space="preserve"> </w:t>
      </w:r>
      <w:del w:id="24880" w:author="Rev 4 Allen Wirfs-Brock" w:date="2011-10-16T15:15:00Z">
        <w:r w:rsidRPr="00E77497" w:rsidDel="00F22CBA">
          <w:br/>
          <w:delText>is evaluated as follows:</w:delText>
        </w:r>
      </w:del>
    </w:p>
    <w:p w14:paraId="6759FE19" w14:textId="77777777" w:rsidR="00744CC3" w:rsidRPr="0006447F" w:rsidRDefault="00744CC3" w:rsidP="00052EFC">
      <w:pPr>
        <w:numPr>
          <w:ilvl w:val="0"/>
          <w:numId w:val="759"/>
        </w:numPr>
        <w:contextualSpacing/>
        <w:rPr>
          <w:ins w:id="24881" w:author="Rev 7 Allen Wirfs-Brock" w:date="2012-04-27T16:27:00Z"/>
          <w:rFonts w:ascii="Times New Roman" w:hAnsi="Times New Roman"/>
        </w:rPr>
      </w:pPr>
      <w:ins w:id="24882" w:author="Rev 7 Allen Wirfs-Brock" w:date="2012-04-27T16:28:00Z">
        <w:r>
          <w:rPr>
            <w:rFonts w:ascii="Times New Roman" w:hAnsi="Times New Roman"/>
          </w:rPr>
          <w:t>I</w:t>
        </w:r>
        <w:r w:rsidRPr="00E77497">
          <w:rPr>
            <w:rFonts w:ascii="Times New Roman" w:hAnsi="Times New Roman"/>
          </w:rPr>
          <w:t xml:space="preserve">f the </w:t>
        </w:r>
        <w:r w:rsidRPr="00E77497">
          <w:rPr>
            <w:rFonts w:ascii="Times New Roman" w:hAnsi="Times New Roman"/>
            <w:i/>
          </w:rPr>
          <w:t>FunctionExpression</w:t>
        </w:r>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ins>
    </w:p>
    <w:p w14:paraId="0275E718" w14:textId="77777777" w:rsidR="00744CC3" w:rsidRDefault="00744CC3" w:rsidP="00052EFC">
      <w:pPr>
        <w:numPr>
          <w:ilvl w:val="0"/>
          <w:numId w:val="759"/>
        </w:numPr>
        <w:contextualSpacing/>
        <w:rPr>
          <w:ins w:id="24883" w:author="Rev 7 Allen Wirfs-Brock" w:date="2012-04-27T16:31:00Z"/>
          <w:rFonts w:ascii="Times New Roman" w:hAnsi="Times New Roman"/>
        </w:rPr>
      </w:pPr>
      <w:ins w:id="24884" w:author="Rev 7 Allen Wirfs-Brock" w:date="2012-04-27T16:30:00Z">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ins>
      <w:ins w:id="24885" w:author="Rev 7 Allen Wirfs-Brock" w:date="2012-04-27T16:31:00Z">
        <w:r w:rsidRPr="00E77497">
          <w:rPr>
            <w:rFonts w:ascii="Times New Roman" w:hAnsi="Times New Roman"/>
          </w:rPr>
          <w:t xml:space="preserve">the LexicalEnvironment of the </w:t>
        </w:r>
        <w:del w:id="24886" w:author="Rev 8 Allen Wirfs-Brock" w:date="2012-06-13T16:02:00Z">
          <w:r w:rsidDel="00B33FB4">
            <w:rPr>
              <w:rFonts w:ascii="Times New Roman" w:hAnsi="Times New Roman"/>
            </w:rPr>
            <w:delText>current</w:delText>
          </w:r>
        </w:del>
      </w:ins>
      <w:ins w:id="24887" w:author="Rev 8 Allen Wirfs-Brock" w:date="2012-06-13T16:02:00Z">
        <w:r w:rsidR="00B33FB4">
          <w:rPr>
            <w:rFonts w:ascii="Times New Roman" w:hAnsi="Times New Roman"/>
          </w:rPr>
          <w:t>running</w:t>
        </w:r>
      </w:ins>
      <w:ins w:id="24888" w:author="Rev 7 Allen Wirfs-Brock" w:date="2012-04-27T16:31:00Z">
        <w:r w:rsidRPr="00E77497">
          <w:rPr>
            <w:rFonts w:ascii="Times New Roman" w:hAnsi="Times New Roman"/>
          </w:rPr>
          <w:t xml:space="preserve"> execution context</w:t>
        </w:r>
        <w:r>
          <w:rPr>
            <w:rFonts w:ascii="Times New Roman" w:hAnsi="Times New Roman"/>
          </w:rPr>
          <w:t>.</w:t>
        </w:r>
      </w:ins>
    </w:p>
    <w:p w14:paraId="002F2750" w14:textId="77777777" w:rsidR="00744CC3" w:rsidRPr="0006447F" w:rsidRDefault="00744CC3" w:rsidP="00052EFC">
      <w:pPr>
        <w:numPr>
          <w:ilvl w:val="0"/>
          <w:numId w:val="759"/>
        </w:numPr>
        <w:contextualSpacing/>
        <w:rPr>
          <w:ins w:id="24889" w:author="Rev 7 Allen Wirfs-Brock" w:date="2012-04-27T16:35:00Z"/>
          <w:rFonts w:ascii="Times New Roman" w:hAnsi="Times New Roman"/>
        </w:rPr>
      </w:pPr>
      <w:ins w:id="24890" w:author="Rev 7 Allen Wirfs-Brock" w:date="2012-04-27T16:32:00Z">
        <w:r>
          <w:rPr>
            <w:rFonts w:ascii="Times New Roman" w:hAnsi="Times New Roman"/>
          </w:rPr>
          <w:t xml:space="preserve">Let </w:t>
        </w:r>
      </w:ins>
      <w:ins w:id="24891" w:author="Rev 7 Allen Wirfs-Brock" w:date="2012-04-28T18:53:00Z">
        <w:r w:rsidR="000133D3" w:rsidRPr="00E77497">
          <w:rPr>
            <w:rFonts w:ascii="Times New Roman" w:hAnsi="Times New Roman"/>
            <w:i/>
          </w:rPr>
          <w:t>closure</w:t>
        </w:r>
      </w:ins>
      <w:ins w:id="24892" w:author="Rev 7 Allen Wirfs-Brock" w:date="2012-04-27T16:32:00Z">
        <w:r>
          <w:rPr>
            <w:rFonts w:ascii="Times New Roman" w:hAnsi="Times New Roman"/>
          </w:rPr>
          <w:t xml:space="preserve"> be the result of </w:t>
        </w:r>
      </w:ins>
      <w:ins w:id="24893" w:author="Rev 7 Allen Wirfs-Brock" w:date="2012-04-27T16:37:00Z">
        <w:r w:rsidR="0006447F">
          <w:rPr>
            <w:rFonts w:ascii="Times New Roman" w:hAnsi="Times New Roman"/>
          </w:rPr>
          <w:t>performing</w:t>
        </w:r>
      </w:ins>
      <w:ins w:id="24894" w:author="Rev 7 Allen Wirfs-Brock" w:date="2012-04-27T16:32:00Z">
        <w:r>
          <w:rPr>
            <w:rFonts w:ascii="Times New Roman" w:hAnsi="Times New Roman"/>
          </w:rPr>
          <w:t xml:space="preserve"> the FunctionCreate abstract operation with arguments </w:t>
        </w:r>
      </w:ins>
      <w:ins w:id="24895" w:author="Rev 7 Allen Wirfs-Brock" w:date="2012-04-27T16:27:00Z">
        <w:r w:rsidRPr="00912F02">
          <w:t>Normal</w:t>
        </w:r>
        <w:r>
          <w:t xml:space="preserve">, </w:t>
        </w:r>
        <w:r w:rsidRPr="00E77497">
          <w:rPr>
            <w:rFonts w:ascii="Times New Roman" w:hAnsi="Times New Roman"/>
            <w:i/>
          </w:rPr>
          <w:t>FormalParameterList</w:t>
        </w:r>
        <w:r w:rsidRPr="00E77497">
          <w:t xml:space="preserve">, </w:t>
        </w:r>
        <w:r w:rsidRPr="00E77497">
          <w:rPr>
            <w:rFonts w:ascii="Times New Roman" w:hAnsi="Times New Roman"/>
            <w:i/>
          </w:rPr>
          <w:t>FunctionBody</w:t>
        </w:r>
        <w:r w:rsidRPr="0006447F">
          <w:rPr>
            <w:rFonts w:ascii="Times New Roman" w:hAnsi="Times New Roman"/>
            <w:i/>
          </w:rPr>
          <w:t xml:space="preserve">, </w:t>
        </w:r>
      </w:ins>
      <w:ins w:id="24896" w:author="Rev 7 Allen Wirfs-Brock" w:date="2012-04-27T16:34:00Z">
        <w:r w:rsidRPr="0006447F">
          <w:rPr>
            <w:rFonts w:ascii="Times New Roman" w:hAnsi="Times New Roman"/>
            <w:i/>
          </w:rPr>
          <w:t>s</w:t>
        </w:r>
      </w:ins>
      <w:ins w:id="24897" w:author="Rev 7 Allen Wirfs-Brock" w:date="2012-04-27T16:27:00Z">
        <w:r w:rsidRPr="00E77497">
          <w:rPr>
            <w:rFonts w:ascii="Times New Roman" w:hAnsi="Times New Roman"/>
            <w:i/>
          </w:rPr>
          <w:t>cope</w:t>
        </w:r>
        <w:r w:rsidRPr="0006447F">
          <w:rPr>
            <w:rFonts w:ascii="Times New Roman" w:hAnsi="Times New Roman"/>
          </w:rPr>
          <w:t xml:space="preserve">, </w:t>
        </w:r>
      </w:ins>
      <w:ins w:id="24898" w:author="Rev 7 Allen Wirfs-Brock" w:date="2012-04-27T16:35:00Z">
        <w:r w:rsidRPr="0006447F">
          <w:rPr>
            <w:rFonts w:ascii="Times New Roman" w:hAnsi="Times New Roman"/>
          </w:rPr>
          <w:t>and</w:t>
        </w:r>
        <w:r>
          <w:t xml:space="preserve"> </w:t>
        </w:r>
      </w:ins>
      <w:ins w:id="24899" w:author="Rev 7 Allen Wirfs-Brock" w:date="2012-04-27T16:34:00Z">
        <w:r>
          <w:rPr>
            <w:rFonts w:ascii="Times New Roman" w:hAnsi="Times New Roman"/>
            <w:i/>
          </w:rPr>
          <w:t>s</w:t>
        </w:r>
      </w:ins>
      <w:ins w:id="24900" w:author="Rev 7 Allen Wirfs-Brock" w:date="2012-04-27T16:27:00Z">
        <w:r w:rsidRPr="00E77497">
          <w:rPr>
            <w:rFonts w:ascii="Times New Roman" w:hAnsi="Times New Roman"/>
            <w:i/>
          </w:rPr>
          <w:t>trict</w:t>
        </w:r>
      </w:ins>
      <w:ins w:id="24901" w:author="Rev 7 Allen Wirfs-Brock" w:date="2012-04-27T16:35:00Z">
        <w:r>
          <w:t>.</w:t>
        </w:r>
      </w:ins>
    </w:p>
    <w:p w14:paraId="2C03E642" w14:textId="77777777" w:rsidR="00744CC3" w:rsidRDefault="0006447F" w:rsidP="00052EFC">
      <w:pPr>
        <w:numPr>
          <w:ilvl w:val="0"/>
          <w:numId w:val="759"/>
        </w:numPr>
        <w:contextualSpacing/>
        <w:rPr>
          <w:ins w:id="24902" w:author="Rev 7 Allen Wirfs-Brock" w:date="2012-04-27T16:27:00Z"/>
          <w:rFonts w:ascii="Times New Roman" w:hAnsi="Times New Roman"/>
        </w:rPr>
      </w:pPr>
      <w:ins w:id="24903" w:author="Rev 7 Allen Wirfs-Brock" w:date="2012-04-27T16:37:00Z">
        <w:r>
          <w:rPr>
            <w:rFonts w:ascii="Times New Roman" w:hAnsi="Times New Roman"/>
          </w:rPr>
          <w:t>Perform</w:t>
        </w:r>
        <w:del w:id="24904" w:author="Rev 8 Allen Wirfs-Brock" w:date="2012-06-14T15:50:00Z">
          <w:r w:rsidDel="003679DC">
            <w:rPr>
              <w:rFonts w:ascii="Times New Roman" w:hAnsi="Times New Roman"/>
            </w:rPr>
            <w:delText>ing</w:delText>
          </w:r>
        </w:del>
        <w:del w:id="24905" w:author="Rev 8 Allen Wirfs-Brock" w:date="2012-06-14T15:51:00Z">
          <w:r w:rsidDel="003679DC">
            <w:rPr>
              <w:rFonts w:ascii="Times New Roman" w:hAnsi="Times New Roman"/>
            </w:rPr>
            <w:delText xml:space="preserve"> </w:delText>
          </w:r>
        </w:del>
        <w:r>
          <w:rPr>
            <w:rFonts w:ascii="Times New Roman" w:hAnsi="Times New Roman"/>
          </w:rPr>
          <w:t xml:space="preserve"> the abstract operation MakeConstructor with </w:t>
        </w:r>
      </w:ins>
      <w:ins w:id="24906" w:author="Rev 7 Allen Wirfs-Brock" w:date="2012-04-27T16:38:00Z">
        <w:r>
          <w:rPr>
            <w:rFonts w:ascii="Times New Roman" w:hAnsi="Times New Roman"/>
          </w:rPr>
          <w:t xml:space="preserve">argument </w:t>
        </w:r>
      </w:ins>
      <w:ins w:id="24907" w:author="Rev 7 Allen Wirfs-Brock" w:date="2012-04-28T18:53:00Z">
        <w:r w:rsidR="000133D3" w:rsidRPr="00E77497">
          <w:rPr>
            <w:rFonts w:ascii="Times New Roman" w:hAnsi="Times New Roman"/>
            <w:i/>
          </w:rPr>
          <w:t>closure</w:t>
        </w:r>
      </w:ins>
      <w:ins w:id="24908" w:author="Rev 7 Allen Wirfs-Brock" w:date="2012-04-27T16:38:00Z">
        <w:r>
          <w:rPr>
            <w:rFonts w:ascii="Times New Roman" w:hAnsi="Times New Roman"/>
          </w:rPr>
          <w:t>.</w:t>
        </w:r>
      </w:ins>
    </w:p>
    <w:p w14:paraId="2CA5334F" w14:textId="77777777" w:rsidR="004C02EF" w:rsidRPr="00E77497" w:rsidRDefault="004C02EF" w:rsidP="00052EFC">
      <w:pPr>
        <w:numPr>
          <w:ilvl w:val="0"/>
          <w:numId w:val="759"/>
        </w:numPr>
        <w:rPr>
          <w:rFonts w:ascii="Times New Roman" w:hAnsi="Times New Roman"/>
        </w:rPr>
      </w:pPr>
      <w:r w:rsidRPr="00E77497">
        <w:rPr>
          <w:rFonts w:ascii="Times New Roman" w:hAnsi="Times New Roman"/>
        </w:rPr>
        <w:t>Return</w:t>
      </w:r>
      <w:ins w:id="24909" w:author="Rev 7 Allen Wirfs-Brock" w:date="2012-04-27T16:38:00Z">
        <w:r w:rsidR="0006447F">
          <w:rPr>
            <w:rFonts w:ascii="Times New Roman" w:hAnsi="Times New Roman"/>
          </w:rPr>
          <w:t xml:space="preserve"> </w:t>
        </w:r>
      </w:ins>
      <w:ins w:id="24910" w:author="Rev 7 Allen Wirfs-Brock" w:date="2012-04-28T18:53:00Z">
        <w:r w:rsidR="000133D3" w:rsidRPr="00E77497">
          <w:rPr>
            <w:rFonts w:ascii="Times New Roman" w:hAnsi="Times New Roman"/>
            <w:i/>
          </w:rPr>
          <w:t>closure</w:t>
        </w:r>
      </w:ins>
      <w:del w:id="24911" w:author="Rev 7 Allen Wirfs-Brock" w:date="2012-04-27T16:38:00Z">
        <w:r w:rsidRPr="00E77497" w:rsidDel="0006447F">
          <w:rPr>
            <w:rFonts w:ascii="Times New Roman" w:hAnsi="Times New Roman"/>
          </w:rPr>
          <w:delText xml:space="preserve"> the result of creating a new Function object as specified in 13.</w:delText>
        </w:r>
      </w:del>
      <w:del w:id="24912" w:author="Rev 7 Allen Wirfs-Brock" w:date="2012-04-17T14:28:00Z">
        <w:r w:rsidRPr="00E77497" w:rsidDel="00AA5DC6">
          <w:rPr>
            <w:rFonts w:ascii="Times New Roman" w:hAnsi="Times New Roman"/>
          </w:rPr>
          <w:delText xml:space="preserve">2 </w:delText>
        </w:r>
      </w:del>
      <w:del w:id="24913" w:author="Rev 7 Allen Wirfs-Brock" w:date="2012-04-27T16:38:00Z">
        <w:r w:rsidRPr="00E77497" w:rsidDel="0006447F">
          <w:rPr>
            <w:rFonts w:ascii="Times New Roman" w:hAnsi="Times New Roman"/>
          </w:rPr>
          <w:delText xml:space="preserve">with parameters specified by </w:delText>
        </w:r>
        <w:r w:rsidRPr="00E77497" w:rsidDel="0006447F">
          <w:rPr>
            <w:rFonts w:ascii="Times New Roman" w:hAnsi="Times New Roman"/>
            <w:i/>
          </w:rPr>
          <w:delText>FormalParameterList</w:delText>
        </w:r>
        <w:r w:rsidRPr="00E77497" w:rsidDel="0006447F">
          <w:rPr>
            <w:vertAlign w:val="subscript"/>
          </w:rPr>
          <w:delText>opt</w:delText>
        </w:r>
        <w:r w:rsidRPr="00E77497" w:rsidDel="0006447F">
          <w:rPr>
            <w:rFonts w:ascii="Times New Roman" w:hAnsi="Times New Roman"/>
          </w:rPr>
          <w:delText xml:space="preserve"> and body specified by </w:delText>
        </w:r>
        <w:r w:rsidRPr="00E77497" w:rsidDel="0006447F">
          <w:rPr>
            <w:rFonts w:ascii="Times New Roman" w:hAnsi="Times New Roman"/>
            <w:i/>
          </w:rPr>
          <w:delText>FunctionBody</w:delText>
        </w:r>
        <w:r w:rsidRPr="00E77497" w:rsidDel="0006447F">
          <w:rPr>
            <w:rFonts w:ascii="Times New Roman" w:hAnsi="Times New Roman"/>
          </w:rPr>
          <w:delText xml:space="preserve">. Pass in the LexicalEnvironment of the running execution context as the </w:delText>
        </w:r>
        <w:r w:rsidRPr="00E77497" w:rsidDel="0006447F">
          <w:rPr>
            <w:rFonts w:ascii="Times New Roman" w:hAnsi="Times New Roman"/>
            <w:i/>
          </w:rPr>
          <w:delText>Scope</w:delText>
        </w:r>
        <w:r w:rsidRPr="00E77497" w:rsidDel="0006447F">
          <w:rPr>
            <w:rFonts w:ascii="Times New Roman" w:hAnsi="Times New Roman"/>
          </w:rPr>
          <w:delText xml:space="preserve">. Pass in </w:delText>
        </w:r>
        <w:r w:rsidRPr="00E77497" w:rsidDel="0006447F">
          <w:rPr>
            <w:rFonts w:ascii="Times New Roman" w:hAnsi="Times New Roman"/>
            <w:b/>
          </w:rPr>
          <w:delText>true</w:delText>
        </w:r>
        <w:r w:rsidRPr="00E77497" w:rsidDel="0006447F">
          <w:rPr>
            <w:rFonts w:ascii="Times New Roman" w:hAnsi="Times New Roman"/>
          </w:rPr>
          <w:delText xml:space="preserve"> as the </w:delText>
        </w:r>
        <w:r w:rsidRPr="00E77497" w:rsidDel="0006447F">
          <w:rPr>
            <w:rFonts w:ascii="Times New Roman" w:hAnsi="Times New Roman"/>
            <w:i/>
          </w:rPr>
          <w:delText>Strict</w:delText>
        </w:r>
        <w:r w:rsidRPr="00E77497" w:rsidDel="0006447F">
          <w:rPr>
            <w:rFonts w:ascii="Times New Roman" w:hAnsi="Times New Roman"/>
          </w:rPr>
          <w:delText xml:space="preserve"> flag if the </w:delText>
        </w:r>
        <w:r w:rsidRPr="00E77497" w:rsidDel="0006447F">
          <w:rPr>
            <w:rFonts w:ascii="Times New Roman" w:hAnsi="Times New Roman"/>
            <w:i/>
          </w:rPr>
          <w:delText>FunctionExpression</w:delText>
        </w:r>
        <w:r w:rsidRPr="00E77497" w:rsidDel="0006447F">
          <w:rPr>
            <w:rFonts w:ascii="Times New Roman" w:hAnsi="Times New Roman"/>
          </w:rPr>
          <w:delText xml:space="preserve"> is contained in strict code or if its </w:delText>
        </w:r>
        <w:r w:rsidRPr="00E77497" w:rsidDel="0006447F">
          <w:rPr>
            <w:rFonts w:ascii="Times New Roman" w:hAnsi="Times New Roman"/>
            <w:i/>
          </w:rPr>
          <w:delText>FunctionBody</w:delText>
        </w:r>
        <w:r w:rsidRPr="00E77497" w:rsidDel="0006447F">
          <w:rPr>
            <w:rFonts w:ascii="Times New Roman" w:hAnsi="Times New Roman"/>
          </w:rPr>
          <w:delText xml:space="preserve"> is strict code</w:delText>
        </w:r>
      </w:del>
      <w:r w:rsidRPr="00E77497">
        <w:rPr>
          <w:rFonts w:ascii="Times New Roman" w:hAnsi="Times New Roman"/>
        </w:rPr>
        <w:t>.</w:t>
      </w:r>
    </w:p>
    <w:p w14:paraId="58AE3643" w14:textId="77777777" w:rsidR="004C02EF" w:rsidRPr="00E77497" w:rsidRDefault="004C02EF" w:rsidP="004C02EF">
      <w:pPr>
        <w:jc w:val="left"/>
      </w:pPr>
      <w:r w:rsidRPr="00E77497">
        <w:rPr>
          <w:rFonts w:ascii="Times New Roman" w:hAnsi="Times New Roman"/>
          <w:i/>
        </w:rPr>
        <w:t>FunctionExpression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ins w:id="24914" w:author="Rev 3 Allen Wirfs-Brock" w:date="2011-09-02T09:36:00Z">
        <w:r w:rsidR="00AF72C7" w:rsidRPr="00E77497">
          <w:rPr>
            <w:rFonts w:ascii="Times New Roman" w:hAnsi="Times New Roman"/>
            <w:i/>
          </w:rPr>
          <w:t>Binding</w:t>
        </w:r>
      </w:ins>
      <w:r w:rsidRPr="00E77497">
        <w:rPr>
          <w:rFonts w:ascii="Times New Roman" w:hAnsi="Times New Roman"/>
          <w:i/>
        </w:rPr>
        <w:t>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del w:id="24915" w:author="Rev 4 Allen Wirfs-Brock" w:date="2011-10-18T10:47:00Z">
        <w:r w:rsidRPr="00E77497" w:rsidDel="003E672A">
          <w:rPr>
            <w:rFonts w:cs="Arial"/>
            <w:vertAlign w:val="subscript"/>
          </w:rPr>
          <w:delText>opt</w:delText>
        </w:r>
      </w:del>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14:paraId="2E649D01" w14:textId="77777777" w:rsidR="0006447F" w:rsidRPr="0006447F" w:rsidRDefault="0006447F" w:rsidP="0006447F">
      <w:pPr>
        <w:numPr>
          <w:ilvl w:val="0"/>
          <w:numId w:val="144"/>
        </w:numPr>
        <w:contextualSpacing/>
        <w:rPr>
          <w:ins w:id="24916" w:author="Rev 7 Allen Wirfs-Brock" w:date="2012-04-27T16:42:00Z"/>
          <w:rFonts w:ascii="Times New Roman" w:hAnsi="Times New Roman"/>
        </w:rPr>
      </w:pPr>
      <w:ins w:id="24917" w:author="Rev 7 Allen Wirfs-Brock" w:date="2012-04-27T16:42:00Z">
        <w:r>
          <w:rPr>
            <w:rFonts w:ascii="Times New Roman" w:hAnsi="Times New Roman"/>
          </w:rPr>
          <w:t>I</w:t>
        </w:r>
        <w:r w:rsidRPr="00E77497">
          <w:rPr>
            <w:rFonts w:ascii="Times New Roman" w:hAnsi="Times New Roman"/>
          </w:rPr>
          <w:t xml:space="preserve">f the </w:t>
        </w:r>
        <w:r w:rsidRPr="00E77497">
          <w:rPr>
            <w:rFonts w:ascii="Times New Roman" w:hAnsi="Times New Roman"/>
            <w:i/>
          </w:rPr>
          <w:t>FunctionExpression</w:t>
        </w:r>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ins>
    </w:p>
    <w:p w14:paraId="64E80215"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funcEnv </w:t>
      </w:r>
      <w:r w:rsidRPr="00E77497">
        <w:rPr>
          <w:rFonts w:ascii="Times New Roman" w:hAnsi="Times New Roman"/>
        </w:rPr>
        <w:t xml:space="preserve">be the result of calling NewDeclarativeEnvironment passing the </w:t>
      </w:r>
      <w:del w:id="24918" w:author="Rev 7 Allen Wirfs-Brock" w:date="2012-04-27T16:41:00Z">
        <w:r w:rsidRPr="00E77497" w:rsidDel="0006447F">
          <w:rPr>
            <w:rFonts w:ascii="Times New Roman" w:hAnsi="Times New Roman"/>
          </w:rPr>
          <w:delText xml:space="preserve">running </w:delText>
        </w:r>
      </w:del>
      <w:ins w:id="24919" w:author="Rev 8 Allen Wirfs-Brock" w:date="2012-06-13T16:02:00Z">
        <w:r w:rsidR="00B33FB4">
          <w:rPr>
            <w:rFonts w:ascii="Times New Roman" w:hAnsi="Times New Roman"/>
          </w:rPr>
          <w:t>running</w:t>
        </w:r>
        <w:r w:rsidR="00B33FB4" w:rsidRPr="00E77497">
          <w:rPr>
            <w:rFonts w:ascii="Times New Roman" w:hAnsi="Times New Roman"/>
          </w:rPr>
          <w:t xml:space="preserve"> </w:t>
        </w:r>
      </w:ins>
      <w:ins w:id="24920" w:author="Rev 7 Allen Wirfs-Brock" w:date="2012-04-27T16:41:00Z">
        <w:del w:id="24921" w:author="Rev 8 Allen Wirfs-Brock" w:date="2012-06-13T16:02:00Z">
          <w:r w:rsidR="0006447F" w:rsidDel="00B33FB4">
            <w:rPr>
              <w:rFonts w:ascii="Times New Roman" w:hAnsi="Times New Roman"/>
            </w:rPr>
            <w:delText>current</w:delText>
          </w:r>
          <w:r w:rsidR="0006447F" w:rsidRPr="00E77497" w:rsidDel="00B33FB4">
            <w:rPr>
              <w:rFonts w:ascii="Times New Roman" w:hAnsi="Times New Roman"/>
            </w:rPr>
            <w:delText xml:space="preserve"> </w:delText>
          </w:r>
        </w:del>
      </w:ins>
      <w:r w:rsidRPr="00E77497">
        <w:rPr>
          <w:rFonts w:ascii="Times New Roman" w:hAnsi="Times New Roman"/>
        </w:rPr>
        <w:t>execution context’s Lexical Environment as the argument</w:t>
      </w:r>
    </w:p>
    <w:p w14:paraId="33A4CDD9"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envRec </w:t>
      </w:r>
      <w:r w:rsidRPr="00E77497">
        <w:rPr>
          <w:rFonts w:ascii="Times New Roman" w:hAnsi="Times New Roman"/>
        </w:rPr>
        <w:t xml:space="preserve">be </w:t>
      </w:r>
      <w:r w:rsidRPr="00E77497">
        <w:rPr>
          <w:rFonts w:ascii="Times New Roman" w:hAnsi="Times New Roman"/>
          <w:i/>
        </w:rPr>
        <w:t xml:space="preserve">funcEnv’s </w:t>
      </w:r>
      <w:r w:rsidRPr="00E77497">
        <w:rPr>
          <w:rFonts w:ascii="Times New Roman" w:hAnsi="Times New Roman"/>
        </w:rPr>
        <w:t>environment record.</w:t>
      </w:r>
    </w:p>
    <w:p w14:paraId="5479DF17" w14:textId="77777777" w:rsidR="00742BFC" w:rsidRDefault="00742BFC" w:rsidP="00150A49">
      <w:pPr>
        <w:numPr>
          <w:ilvl w:val="0"/>
          <w:numId w:val="144"/>
        </w:numPr>
        <w:contextualSpacing/>
        <w:rPr>
          <w:ins w:id="24922" w:author="Rev 8 Allen Wirfs-Brock" w:date="2012-06-01T17:06:00Z"/>
          <w:rFonts w:ascii="Times New Roman" w:hAnsi="Times New Roman"/>
        </w:rPr>
      </w:pPr>
      <w:ins w:id="24923" w:author="Rev 8 Allen Wirfs-Brock" w:date="2012-06-01T17:06:00Z">
        <w:r>
          <w:rPr>
            <w:rFonts w:ascii="Times New Roman" w:hAnsi="Times New Roman"/>
          </w:rPr>
          <w:t xml:space="preserve">Let </w:t>
        </w:r>
        <w:r w:rsidRPr="007F4002">
          <w:rPr>
            <w:rFonts w:ascii="Times New Roman" w:hAnsi="Times New Roman"/>
            <w:i/>
          </w:rPr>
          <w:t>name</w:t>
        </w:r>
        <w:r>
          <w:rPr>
            <w:rFonts w:ascii="Times New Roman" w:hAnsi="Times New Roman"/>
          </w:rPr>
          <w:t xml:space="preserve"> be String</w:t>
        </w:r>
        <w:del w:id="24924" w:author="Rev 9 Allen Wirfs-Brock" w:date="2012-07-07T16:31:00Z">
          <w:r w:rsidDel="00D11231">
            <w:rPr>
              <w:rFonts w:ascii="Times New Roman" w:hAnsi="Times New Roman"/>
            </w:rPr>
            <w:delText xml:space="preserve"> </w:delText>
          </w:r>
        </w:del>
        <w:r>
          <w:rPr>
            <w:rFonts w:ascii="Times New Roman" w:hAnsi="Times New Roman"/>
          </w:rPr>
          <w:t xml:space="preserve">Value of </w:t>
        </w:r>
        <w:r w:rsidRPr="007F4002">
          <w:rPr>
            <w:rFonts w:ascii="Times New Roman" w:hAnsi="Times New Roman"/>
            <w:i/>
          </w:rPr>
          <w:t>BindingIdentifier</w:t>
        </w:r>
        <w:r>
          <w:rPr>
            <w:rFonts w:ascii="Times New Roman" w:hAnsi="Times New Roman"/>
          </w:rPr>
          <w:t>.</w:t>
        </w:r>
      </w:ins>
    </w:p>
    <w:p w14:paraId="6270465A"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Call the CreateImmutableBinding concrete method of </w:t>
      </w:r>
      <w:r w:rsidRPr="00E77497">
        <w:rPr>
          <w:rFonts w:ascii="Times New Roman" w:hAnsi="Times New Roman"/>
          <w:i/>
        </w:rPr>
        <w:t xml:space="preserve">envRec </w:t>
      </w:r>
      <w:r w:rsidRPr="00E77497">
        <w:rPr>
          <w:rFonts w:ascii="Times New Roman" w:hAnsi="Times New Roman"/>
        </w:rPr>
        <w:t xml:space="preserve">passing </w:t>
      </w:r>
      <w:del w:id="24925" w:author="Rev 8 Allen Wirfs-Brock" w:date="2012-06-01T17:07:00Z">
        <w:r w:rsidRPr="00E77497" w:rsidDel="00742BFC">
          <w:rPr>
            <w:rFonts w:ascii="Times New Roman" w:hAnsi="Times New Roman"/>
          </w:rPr>
          <w:delText xml:space="preserve">the String value of </w:delText>
        </w:r>
      </w:del>
      <w:ins w:id="24926" w:author="Rev 3 Allen Wirfs-Brock" w:date="2011-09-02T09:36:00Z">
        <w:del w:id="24927" w:author="Rev 8 Allen Wirfs-Brock" w:date="2012-06-01T17:07:00Z">
          <w:r w:rsidR="00AF72C7" w:rsidRPr="00E77497" w:rsidDel="00742BFC">
            <w:rPr>
              <w:rFonts w:ascii="Times New Roman" w:hAnsi="Times New Roman"/>
              <w:i/>
            </w:rPr>
            <w:delText>Binding</w:delText>
          </w:r>
        </w:del>
      </w:ins>
      <w:del w:id="24928" w:author="Rev 8 Allen Wirfs-Brock" w:date="2012-06-01T17:07:00Z">
        <w:r w:rsidRPr="00E77497" w:rsidDel="00742BFC">
          <w:rPr>
            <w:rFonts w:ascii="Times New Roman" w:hAnsi="Times New Roman"/>
            <w:i/>
          </w:rPr>
          <w:delText>Identifier</w:delText>
        </w:r>
      </w:del>
      <w:ins w:id="24929" w:author="Rev 8 Allen Wirfs-Brock" w:date="2012-06-01T17:07:00Z">
        <w:r w:rsidR="00742BFC">
          <w:rPr>
            <w:rFonts w:ascii="Times New Roman" w:hAnsi="Times New Roman"/>
            <w:i/>
          </w:rPr>
          <w:t>name</w:t>
        </w:r>
      </w:ins>
      <w:r w:rsidRPr="00E77497">
        <w:rPr>
          <w:rFonts w:ascii="Times New Roman" w:hAnsi="Times New Roman"/>
        </w:rPr>
        <w:t xml:space="preserve"> as the argument.</w:t>
      </w:r>
    </w:p>
    <w:p w14:paraId="0847D21A" w14:textId="77777777" w:rsidR="004C02EF" w:rsidRPr="00E77497" w:rsidDel="0006447F" w:rsidRDefault="004C02EF" w:rsidP="00150A49">
      <w:pPr>
        <w:numPr>
          <w:ilvl w:val="0"/>
          <w:numId w:val="144"/>
        </w:numPr>
        <w:contextualSpacing/>
        <w:rPr>
          <w:del w:id="24930" w:author="Rev 7 Allen Wirfs-Brock" w:date="2012-04-27T16:43:00Z"/>
          <w:rFonts w:ascii="Times New Roman" w:hAnsi="Times New Roman"/>
        </w:rPr>
      </w:pPr>
      <w:del w:id="24931" w:author="Rev 7 Allen Wirfs-Brock" w:date="2012-04-27T16:43:00Z">
        <w:r w:rsidRPr="00E77497" w:rsidDel="0006447F">
          <w:rPr>
            <w:rFonts w:ascii="Times New Roman" w:hAnsi="Times New Roman"/>
          </w:rPr>
          <w:delText xml:space="preserve">Let </w:delText>
        </w:r>
        <w:r w:rsidRPr="00E77497" w:rsidDel="0006447F">
          <w:rPr>
            <w:rFonts w:ascii="Times New Roman" w:hAnsi="Times New Roman"/>
            <w:i/>
          </w:rPr>
          <w:delText xml:space="preserve">closure </w:delText>
        </w:r>
        <w:r w:rsidRPr="00E77497" w:rsidDel="0006447F">
          <w:rPr>
            <w:rFonts w:ascii="Times New Roman" w:hAnsi="Times New Roman"/>
          </w:rPr>
          <w:delText>be the result of creating a new Function object as specified in 13.</w:delText>
        </w:r>
      </w:del>
      <w:del w:id="24932" w:author="Rev 7 Allen Wirfs-Brock" w:date="2012-04-17T14:27:00Z">
        <w:r w:rsidRPr="00E77497" w:rsidDel="00AA5DC6">
          <w:rPr>
            <w:rFonts w:ascii="Times New Roman" w:hAnsi="Times New Roman"/>
          </w:rPr>
          <w:delText xml:space="preserve">2 </w:delText>
        </w:r>
      </w:del>
      <w:del w:id="24933" w:author="Rev 7 Allen Wirfs-Brock" w:date="2012-04-27T16:43:00Z">
        <w:r w:rsidRPr="00E77497" w:rsidDel="0006447F">
          <w:rPr>
            <w:rFonts w:ascii="Times New Roman" w:hAnsi="Times New Roman"/>
          </w:rPr>
          <w:delText xml:space="preserve">with parameters specified by </w:delText>
        </w:r>
        <w:r w:rsidRPr="00E77497" w:rsidDel="0006447F">
          <w:rPr>
            <w:rFonts w:ascii="Times New Roman" w:hAnsi="Times New Roman"/>
            <w:i/>
          </w:rPr>
          <w:delText>FormalParameterList</w:delText>
        </w:r>
        <w:r w:rsidRPr="00E77497" w:rsidDel="0006447F">
          <w:rPr>
            <w:vertAlign w:val="subscript"/>
          </w:rPr>
          <w:delText>opt</w:delText>
        </w:r>
        <w:r w:rsidRPr="00E77497" w:rsidDel="0006447F">
          <w:rPr>
            <w:rFonts w:ascii="Times New Roman" w:hAnsi="Times New Roman"/>
          </w:rPr>
          <w:delText xml:space="preserve"> and body specified by </w:delText>
        </w:r>
        <w:r w:rsidRPr="00E77497" w:rsidDel="0006447F">
          <w:rPr>
            <w:rFonts w:ascii="Times New Roman" w:hAnsi="Times New Roman"/>
            <w:i/>
          </w:rPr>
          <w:delText>FunctionBody</w:delText>
        </w:r>
        <w:r w:rsidRPr="00E77497" w:rsidDel="0006447F">
          <w:rPr>
            <w:rFonts w:ascii="Times New Roman" w:hAnsi="Times New Roman"/>
          </w:rPr>
          <w:delText xml:space="preserve">. Pass in </w:delText>
        </w:r>
        <w:r w:rsidRPr="00E77497" w:rsidDel="0006447F">
          <w:rPr>
            <w:rFonts w:ascii="Times New Roman" w:hAnsi="Times New Roman"/>
            <w:i/>
          </w:rPr>
          <w:delText xml:space="preserve">funcEnv </w:delText>
        </w:r>
        <w:r w:rsidRPr="00E77497" w:rsidDel="0006447F">
          <w:rPr>
            <w:rFonts w:ascii="Times New Roman" w:hAnsi="Times New Roman"/>
          </w:rPr>
          <w:delText xml:space="preserve">as the </w:delText>
        </w:r>
        <w:r w:rsidRPr="00E77497" w:rsidDel="0006447F">
          <w:rPr>
            <w:rFonts w:ascii="Times New Roman" w:hAnsi="Times New Roman"/>
            <w:i/>
          </w:rPr>
          <w:delText>Scope</w:delText>
        </w:r>
        <w:r w:rsidRPr="00E77497" w:rsidDel="0006447F">
          <w:rPr>
            <w:rFonts w:ascii="Times New Roman" w:hAnsi="Times New Roman"/>
          </w:rPr>
          <w:delText xml:space="preserve">. Pass in </w:delText>
        </w:r>
        <w:r w:rsidRPr="00E77497" w:rsidDel="0006447F">
          <w:rPr>
            <w:rFonts w:ascii="Times New Roman" w:hAnsi="Times New Roman"/>
            <w:b/>
          </w:rPr>
          <w:delText>true</w:delText>
        </w:r>
        <w:r w:rsidRPr="00E77497" w:rsidDel="0006447F">
          <w:rPr>
            <w:rFonts w:ascii="Times New Roman" w:hAnsi="Times New Roman"/>
          </w:rPr>
          <w:delText xml:space="preserve"> as the </w:delText>
        </w:r>
        <w:r w:rsidRPr="00E77497" w:rsidDel="0006447F">
          <w:rPr>
            <w:rFonts w:ascii="Times New Roman" w:hAnsi="Times New Roman"/>
            <w:i/>
          </w:rPr>
          <w:delText>Strict</w:delText>
        </w:r>
        <w:r w:rsidRPr="00E77497" w:rsidDel="0006447F">
          <w:rPr>
            <w:rFonts w:ascii="Times New Roman" w:hAnsi="Times New Roman"/>
          </w:rPr>
          <w:delText xml:space="preserve"> flag if the </w:delText>
        </w:r>
        <w:r w:rsidRPr="00E77497" w:rsidDel="0006447F">
          <w:rPr>
            <w:rFonts w:ascii="Times New Roman" w:hAnsi="Times New Roman"/>
            <w:i/>
          </w:rPr>
          <w:delText>FunctionExpression</w:delText>
        </w:r>
        <w:r w:rsidRPr="00E77497" w:rsidDel="0006447F">
          <w:rPr>
            <w:rFonts w:ascii="Times New Roman" w:hAnsi="Times New Roman"/>
          </w:rPr>
          <w:delText xml:space="preserve"> is contained in strict code or if its </w:delText>
        </w:r>
        <w:r w:rsidRPr="00E77497" w:rsidDel="0006447F">
          <w:rPr>
            <w:rFonts w:ascii="Times New Roman" w:hAnsi="Times New Roman"/>
            <w:i/>
          </w:rPr>
          <w:delText>FunctionBody</w:delText>
        </w:r>
        <w:r w:rsidRPr="00E77497" w:rsidDel="0006447F">
          <w:rPr>
            <w:rFonts w:ascii="Times New Roman" w:hAnsi="Times New Roman"/>
          </w:rPr>
          <w:delText xml:space="preserve"> is strict code.</w:delText>
        </w:r>
      </w:del>
    </w:p>
    <w:p w14:paraId="4653D609" w14:textId="77777777" w:rsidR="0006447F" w:rsidRPr="0006447F" w:rsidRDefault="0006447F" w:rsidP="0006447F">
      <w:pPr>
        <w:numPr>
          <w:ilvl w:val="0"/>
          <w:numId w:val="144"/>
        </w:numPr>
        <w:contextualSpacing/>
        <w:rPr>
          <w:ins w:id="24934" w:author="Rev 7 Allen Wirfs-Brock" w:date="2012-04-27T16:40:00Z"/>
          <w:rFonts w:ascii="Times New Roman" w:hAnsi="Times New Roman"/>
        </w:rPr>
      </w:pPr>
      <w:r>
        <w:rPr>
          <w:rFonts w:ascii="Times New Roman" w:hAnsi="Times New Roman"/>
        </w:rPr>
        <w:t xml:space="preserve">Let </w:t>
      </w:r>
      <w:r w:rsidRPr="00E77497">
        <w:rPr>
          <w:rFonts w:ascii="Times New Roman" w:hAnsi="Times New Roman"/>
          <w:i/>
        </w:rPr>
        <w:t>closure</w:t>
      </w:r>
      <w:r>
        <w:rPr>
          <w:rFonts w:ascii="Times New Roman" w:hAnsi="Times New Roman"/>
        </w:rPr>
        <w:t xml:space="preserve"> be the result of </w:t>
      </w:r>
      <w:ins w:id="24935" w:author="Rev 7 Allen Wirfs-Brock" w:date="2012-04-27T16:40:00Z">
        <w:r>
          <w:rPr>
            <w:rFonts w:ascii="Times New Roman" w:hAnsi="Times New Roman"/>
          </w:rPr>
          <w:t xml:space="preserve">performing the FunctionCreate abstract operation with arguments </w:t>
        </w:r>
        <w:r w:rsidRPr="00912F02">
          <w:t>Normal</w:t>
        </w:r>
        <w:r>
          <w:t xml:space="preserve">, </w:t>
        </w:r>
      </w:ins>
      <w:r w:rsidRPr="00E77497">
        <w:rPr>
          <w:rFonts w:ascii="Times New Roman" w:hAnsi="Times New Roman"/>
          <w:i/>
        </w:rPr>
        <w:t>FormalParameterList</w:t>
      </w:r>
      <w:ins w:id="24936" w:author="Rev 7 Allen Wirfs-Brock" w:date="2012-04-27T16:40:00Z">
        <w:r w:rsidRPr="00E77497">
          <w:t xml:space="preserve">, </w:t>
        </w:r>
      </w:ins>
      <w:r w:rsidRPr="00E77497">
        <w:rPr>
          <w:rFonts w:ascii="Times New Roman" w:hAnsi="Times New Roman"/>
          <w:i/>
        </w:rPr>
        <w:t>FunctionBody</w:t>
      </w:r>
      <w:ins w:id="24937" w:author="Rev 7 Allen Wirfs-Brock" w:date="2012-04-27T16:40:00Z">
        <w:r w:rsidRPr="0006447F">
          <w:rPr>
            <w:rFonts w:ascii="Times New Roman" w:hAnsi="Times New Roman"/>
            <w:i/>
          </w:rPr>
          <w:t xml:space="preserve">, </w:t>
        </w:r>
      </w:ins>
      <w:ins w:id="24938" w:author="Rev 7 Allen Wirfs-Brock" w:date="2012-04-27T16:42:00Z">
        <w:r w:rsidRPr="00E77497">
          <w:rPr>
            <w:rFonts w:ascii="Times New Roman" w:hAnsi="Times New Roman"/>
            <w:i/>
          </w:rPr>
          <w:t>funcEnv</w:t>
        </w:r>
      </w:ins>
      <w:ins w:id="24939" w:author="Rev 7 Allen Wirfs-Brock" w:date="2012-04-27T16:40:00Z">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ins>
    </w:p>
    <w:p w14:paraId="1946DFA7" w14:textId="77777777" w:rsidR="0006447F" w:rsidRDefault="0006447F" w:rsidP="007F4002">
      <w:pPr>
        <w:numPr>
          <w:ilvl w:val="0"/>
          <w:numId w:val="144"/>
        </w:numPr>
        <w:spacing w:after="0"/>
        <w:contextualSpacing/>
        <w:rPr>
          <w:ins w:id="24940" w:author="Rev 7 Allen Wirfs-Brock" w:date="2012-04-27T16:40:00Z"/>
          <w:rFonts w:ascii="Times New Roman" w:hAnsi="Times New Roman"/>
        </w:rPr>
      </w:pPr>
      <w:ins w:id="24941" w:author="Rev 7 Allen Wirfs-Brock" w:date="2012-04-27T16:40:00Z">
        <w:r>
          <w:rPr>
            <w:rFonts w:ascii="Times New Roman" w:hAnsi="Times New Roman"/>
          </w:rPr>
          <w:t>Perform</w:t>
        </w:r>
        <w:del w:id="24942" w:author="Rev 8 Allen Wirfs-Brock" w:date="2012-06-14T15:50:00Z">
          <w:r w:rsidDel="003679DC">
            <w:rPr>
              <w:rFonts w:ascii="Times New Roman" w:hAnsi="Times New Roman"/>
            </w:rPr>
            <w:delText>ing</w:delText>
          </w:r>
        </w:del>
        <w:del w:id="24943" w:author="Rev 8 Allen Wirfs-Brock" w:date="2012-06-14T15:51:00Z">
          <w:r w:rsidDel="003679DC">
            <w:rPr>
              <w:rFonts w:ascii="Times New Roman" w:hAnsi="Times New Roman"/>
            </w:rPr>
            <w:delText xml:space="preserve"> </w:delText>
          </w:r>
        </w:del>
        <w:r>
          <w:rPr>
            <w:rFonts w:ascii="Times New Roman" w:hAnsi="Times New Roman"/>
          </w:rPr>
          <w:t xml:space="preserve"> the abstract operation MakeConstructor with argument </w:t>
        </w:r>
      </w:ins>
      <w:ins w:id="24944" w:author="Rev 7 Allen Wirfs-Brock" w:date="2012-04-27T16:44:00Z">
        <w:r w:rsidRPr="00E77497">
          <w:rPr>
            <w:rFonts w:ascii="Times New Roman" w:hAnsi="Times New Roman"/>
            <w:i/>
          </w:rPr>
          <w:t>closure</w:t>
        </w:r>
      </w:ins>
      <w:ins w:id="24945" w:author="Rev 7 Allen Wirfs-Brock" w:date="2012-04-27T16:40:00Z">
        <w:r>
          <w:rPr>
            <w:rFonts w:ascii="Times New Roman" w:hAnsi="Times New Roman"/>
          </w:rPr>
          <w:t>.</w:t>
        </w:r>
      </w:ins>
    </w:p>
    <w:p w14:paraId="4EFECEFA" w14:textId="77777777" w:rsidR="004C02EF" w:rsidRPr="00E77497" w:rsidRDefault="004C02EF" w:rsidP="008D4801">
      <w:pPr>
        <w:numPr>
          <w:ilvl w:val="0"/>
          <w:numId w:val="144"/>
        </w:numPr>
        <w:tabs>
          <w:tab w:val="left" w:pos="4680"/>
        </w:tabs>
        <w:contextualSpacing/>
        <w:rPr>
          <w:rFonts w:ascii="Times New Roman" w:hAnsi="Times New Roman"/>
        </w:rPr>
      </w:pPr>
      <w:r w:rsidRPr="00E77497">
        <w:rPr>
          <w:rFonts w:ascii="Times New Roman" w:hAnsi="Times New Roman"/>
        </w:rPr>
        <w:t>Call the Initialize</w:t>
      </w:r>
      <w:del w:id="24946" w:author="Rev 9 Allen Wirfs-Brock" w:date="2012-07-08T13:50:00Z">
        <w:r w:rsidRPr="00E77497" w:rsidDel="008D4801">
          <w:rPr>
            <w:rFonts w:ascii="Times New Roman" w:hAnsi="Times New Roman"/>
          </w:rPr>
          <w:delText>Immutable</w:delText>
        </w:r>
      </w:del>
      <w:r w:rsidRPr="00E77497">
        <w:rPr>
          <w:rFonts w:ascii="Times New Roman" w:hAnsi="Times New Roman"/>
        </w:rPr>
        <w:t xml:space="preserve">Binding concrete method of </w:t>
      </w:r>
      <w:r w:rsidRPr="00E77497">
        <w:rPr>
          <w:rFonts w:ascii="Times New Roman" w:hAnsi="Times New Roman"/>
          <w:i/>
        </w:rPr>
        <w:t xml:space="preserve">envRec </w:t>
      </w:r>
      <w:r w:rsidRPr="00E77497">
        <w:rPr>
          <w:rFonts w:ascii="Times New Roman" w:hAnsi="Times New Roman"/>
        </w:rPr>
        <w:t xml:space="preserve">passing </w:t>
      </w:r>
      <w:ins w:id="24947" w:author="Rev 8 Allen Wirfs-Brock" w:date="2012-06-01T17:10:00Z">
        <w:r w:rsidR="00742BFC">
          <w:rPr>
            <w:rFonts w:ascii="Times New Roman" w:hAnsi="Times New Roman"/>
            <w:i/>
          </w:rPr>
          <w:t>name</w:t>
        </w:r>
      </w:ins>
      <w:del w:id="24948" w:author="Rev 8 Allen Wirfs-Brock" w:date="2012-06-01T17:10:00Z">
        <w:r w:rsidRPr="00E77497" w:rsidDel="00742BFC">
          <w:rPr>
            <w:rFonts w:ascii="Times New Roman" w:hAnsi="Times New Roman"/>
          </w:rPr>
          <w:delText xml:space="preserve">the String value of </w:delText>
        </w:r>
        <w:r w:rsidRPr="00E77497" w:rsidDel="00742BFC">
          <w:rPr>
            <w:rFonts w:ascii="Times New Roman" w:hAnsi="Times New Roman"/>
            <w:i/>
          </w:rPr>
          <w:delText>Identifier</w:delText>
        </w:r>
      </w:del>
      <w:r w:rsidRPr="00E77497">
        <w:rPr>
          <w:rFonts w:ascii="Times New Roman" w:hAnsi="Times New Roman"/>
          <w:i/>
        </w:rPr>
        <w:t xml:space="preserve"> </w:t>
      </w:r>
      <w:r w:rsidRPr="00E77497">
        <w:rPr>
          <w:rFonts w:ascii="Times New Roman" w:hAnsi="Times New Roman"/>
        </w:rPr>
        <w:t xml:space="preserve">and </w:t>
      </w:r>
      <w:r w:rsidRPr="00E77497">
        <w:rPr>
          <w:rFonts w:ascii="Times New Roman" w:hAnsi="Times New Roman"/>
          <w:i/>
        </w:rPr>
        <w:t xml:space="preserve">closure </w:t>
      </w:r>
      <w:r w:rsidRPr="00E77497">
        <w:rPr>
          <w:rFonts w:ascii="Times New Roman" w:hAnsi="Times New Roman"/>
        </w:rPr>
        <w:t>as the arguments.</w:t>
      </w:r>
    </w:p>
    <w:p w14:paraId="20572756" w14:textId="77777777"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Return </w:t>
      </w:r>
      <w:ins w:id="24949" w:author="Rev 8 Allen Wirfs-Brock" w:date="2012-06-01T17:06:00Z">
        <w:r w:rsidR="00742BFC">
          <w:rPr>
            <w:rFonts w:ascii="Times New Roman" w:hAnsi="Times New Roman"/>
          </w:rPr>
          <w:t>Normal</w:t>
        </w:r>
        <w:del w:id="24950" w:author="Rev 9 Allen Wirfs-Brock" w:date="2012-07-04T18:38:00Z">
          <w:r w:rsidR="00742BFC" w:rsidDel="004C2A25">
            <w:rPr>
              <w:rFonts w:ascii="Times New Roman" w:hAnsi="Times New Roman"/>
            </w:rPr>
            <w:delText>Value</w:delText>
          </w:r>
        </w:del>
      </w:ins>
      <w:ins w:id="24951" w:author="Rev 9 Allen Wirfs-Brock" w:date="2012-07-04T18:38:00Z">
        <w:r w:rsidR="004C2A25">
          <w:rPr>
            <w:rFonts w:ascii="Times New Roman" w:hAnsi="Times New Roman"/>
          </w:rPr>
          <w:t>Completion</w:t>
        </w:r>
      </w:ins>
      <w:ins w:id="24952" w:author="Rev 8 Allen Wirfs-Brock" w:date="2012-06-01T17:06:00Z">
        <w:r w:rsidR="00742BFC">
          <w:rPr>
            <w:rFonts w:ascii="Times New Roman" w:hAnsi="Times New Roman"/>
          </w:rPr>
          <w:t>(</w:t>
        </w:r>
      </w:ins>
      <w:r w:rsidRPr="00E77497">
        <w:rPr>
          <w:rFonts w:ascii="Times New Roman" w:hAnsi="Times New Roman"/>
          <w:i/>
        </w:rPr>
        <w:t>closure</w:t>
      </w:r>
      <w:ins w:id="24953" w:author="Rev 8 Allen Wirfs-Brock" w:date="2012-06-01T17:06:00Z">
        <w:r w:rsidR="00742BFC">
          <w:rPr>
            <w:rFonts w:ascii="Times New Roman" w:hAnsi="Times New Roman"/>
          </w:rPr>
          <w:t>)</w:t>
        </w:r>
      </w:ins>
      <w:r w:rsidRPr="00E77497">
        <w:rPr>
          <w:rFonts w:ascii="Times New Roman" w:hAnsi="Times New Roman"/>
        </w:rPr>
        <w:t>.</w:t>
      </w:r>
    </w:p>
    <w:p w14:paraId="4A8CD1E7" w14:textId="77777777" w:rsidR="004C02EF" w:rsidRPr="00E77497" w:rsidRDefault="004C02EF" w:rsidP="004C02EF">
      <w:pPr>
        <w:pStyle w:val="Note"/>
      </w:pPr>
      <w:r w:rsidRPr="00E77497">
        <w:t>NOTE</w:t>
      </w:r>
      <w:ins w:id="24954" w:author="Rev 8 Allen Wirfs-Brock" w:date="2012-06-07T15:43:00Z">
        <w:r w:rsidR="00D30F05">
          <w:t xml:space="preserve"> 1</w:t>
        </w:r>
      </w:ins>
      <w:r w:rsidRPr="00E77497">
        <w:tab/>
        <w:t xml:space="preserve">The </w:t>
      </w:r>
      <w:ins w:id="24955" w:author="Rev 3 Allen Wirfs-Brock" w:date="2011-09-02T09:37:00Z">
        <w:r w:rsidR="00AF72C7" w:rsidRPr="00546435">
          <w:rPr>
            <w:rStyle w:val="bnf"/>
          </w:rPr>
          <w:t>Binding</w:t>
        </w:r>
      </w:ins>
      <w:r w:rsidRPr="00546435">
        <w:rPr>
          <w:rStyle w:val="bnf"/>
        </w:rPr>
        <w:t>Identifier</w:t>
      </w:r>
      <w:r w:rsidRPr="004D1BD1">
        <w:t xml:space="preserve"> in a </w:t>
      </w:r>
      <w:r w:rsidRPr="004D1BD1">
        <w:rPr>
          <w:rStyle w:val="bnf"/>
        </w:rPr>
        <w:t>FunctionExpression</w:t>
      </w:r>
      <w:r w:rsidRPr="003B4312">
        <w:t xml:space="preserve"> can be referenced from inside the </w:t>
      </w:r>
      <w:r w:rsidRPr="006B6D0A">
        <w:rPr>
          <w:rStyle w:val="bnf"/>
        </w:rPr>
        <w:t>FunctionExpression's</w:t>
      </w:r>
      <w:r w:rsidRPr="006B6D0A">
        <w:t xml:space="preserve"> </w:t>
      </w:r>
      <w:r w:rsidRPr="006B6D0A">
        <w:rPr>
          <w:rStyle w:val="bnf"/>
        </w:rPr>
        <w:t>F</w:t>
      </w:r>
      <w:r w:rsidRPr="00E65A34">
        <w:rPr>
          <w:rStyle w:val="bnf"/>
        </w:rPr>
        <w:t>unctionBody</w:t>
      </w:r>
      <w:r w:rsidRPr="00546435">
        <w:t xml:space="preserve"> to allow the function to call itself recursively. However, unlike in a </w:t>
      </w:r>
      <w:r w:rsidRPr="00546435">
        <w:rPr>
          <w:rStyle w:val="bnf"/>
        </w:rPr>
        <w:t>FunctionDeclaration</w:t>
      </w:r>
      <w:r w:rsidRPr="00546435">
        <w:t xml:space="preserve">, the </w:t>
      </w:r>
      <w:ins w:id="24956" w:author="Rev 3 Allen Wirfs-Brock" w:date="2011-09-02T09:37:00Z">
        <w:r w:rsidR="00AF72C7" w:rsidRPr="00546435">
          <w:rPr>
            <w:rFonts w:ascii="Times New Roman" w:hAnsi="Times New Roman"/>
            <w:i/>
          </w:rPr>
          <w:t>Binding</w:t>
        </w:r>
      </w:ins>
      <w:r w:rsidRPr="00546435">
        <w:rPr>
          <w:rStyle w:val="bnf"/>
        </w:rPr>
        <w:t>Identifier</w:t>
      </w:r>
      <w:r w:rsidRPr="00546435">
        <w:t xml:space="preserve"> in a </w:t>
      </w:r>
      <w:r w:rsidRPr="00546435">
        <w:rPr>
          <w:rStyle w:val="bnf"/>
        </w:rPr>
        <w:t>FunctionExpressio</w:t>
      </w:r>
      <w:r w:rsidRPr="009C202C">
        <w:rPr>
          <w:rStyle w:val="bnf"/>
        </w:rPr>
        <w:t>n</w:t>
      </w:r>
      <w:r w:rsidRPr="00B820AB">
        <w:t xml:space="preserve"> cannot be referenced from and does not affect the scope enclosing the </w:t>
      </w:r>
      <w:r w:rsidRPr="00675B74">
        <w:rPr>
          <w:rStyle w:val="bnf"/>
        </w:rPr>
        <w:t>FunctionExpression</w:t>
      </w:r>
      <w:r w:rsidRPr="00E77497">
        <w:t>.</w:t>
      </w:r>
    </w:p>
    <w:p w14:paraId="175D6596" w14:textId="77777777" w:rsidR="00254DA7" w:rsidRPr="00E77497" w:rsidRDefault="00254DA7" w:rsidP="00254DA7">
      <w:pPr>
        <w:pStyle w:val="Note"/>
        <w:rPr>
          <w:ins w:id="24957" w:author="Rev 7 Allen Wirfs-Brock" w:date="2012-04-27T13:38:00Z"/>
        </w:rPr>
      </w:pPr>
      <w:ins w:id="24958" w:author="Rev 7 Allen Wirfs-Brock" w:date="2012-04-27T13:38:00Z">
        <w:r w:rsidRPr="00E77497">
          <w:t>NOTE</w:t>
        </w:r>
      </w:ins>
      <w:ins w:id="24959" w:author="Rev 8 Allen Wirfs-Brock" w:date="2012-06-07T15:43:00Z">
        <w:r w:rsidR="00D30F05">
          <w:t xml:space="preserve"> 2</w:t>
        </w:r>
      </w:ins>
      <w:ins w:id="24960" w:author="Rev 7 Allen Wirfs-Brock" w:date="2012-04-27T13:38:00Z">
        <w:r w:rsidRPr="00E77497">
          <w:tab/>
          <w:t xml:space="preserve">A </w:t>
        </w:r>
        <w:r w:rsidRPr="00E77497">
          <w:rPr>
            <w:rFonts w:ascii="Courier New" w:hAnsi="Courier New"/>
            <w:b/>
            <w:color w:val="000000"/>
          </w:rPr>
          <w:t>prototype</w:t>
        </w:r>
        <w:r w:rsidRPr="00E77497">
          <w:t xml:space="preserve"> property is automatically created for every function</w:t>
        </w:r>
      </w:ins>
      <w:ins w:id="24961" w:author="Rev 8 Allen Wirfs-Brock" w:date="2012-06-15T19:06:00Z">
        <w:r w:rsidR="007F4002">
          <w:t xml:space="preserve"> defined using a </w:t>
        </w:r>
        <w:r w:rsidR="007F4002" w:rsidRPr="007F4002">
          <w:rPr>
            <w:rFonts w:ascii="Times New Roman" w:hAnsi="Times New Roman"/>
            <w:i/>
          </w:rPr>
          <w:t>FunctionDeclaration</w:t>
        </w:r>
        <w:r w:rsidR="007F4002">
          <w:t xml:space="preserve"> or </w:t>
        </w:r>
        <w:r w:rsidR="007F4002" w:rsidRPr="007F4002">
          <w:rPr>
            <w:rFonts w:ascii="Times New Roman" w:hAnsi="Times New Roman"/>
            <w:i/>
          </w:rPr>
          <w:t>FunctionExpression</w:t>
        </w:r>
      </w:ins>
      <w:ins w:id="24962" w:author="Rev 7 Allen Wirfs-Brock" w:date="2012-04-27T13:38:00Z">
        <w:r w:rsidRPr="00E77497">
          <w:t>, to allow for the possibility that the function will be used as a constructor.</w:t>
        </w:r>
      </w:ins>
    </w:p>
    <w:p w14:paraId="750ED6B9" w14:textId="77777777" w:rsidR="004C02EF" w:rsidRPr="00E77497" w:rsidRDefault="004C02EF" w:rsidP="004C02EF">
      <w:del w:id="24963" w:author="Rev 4 Allen Wirfs-Brock" w:date="2011-10-16T15:17:00Z">
        <w:r w:rsidRPr="00E77497" w:rsidDel="00B72A9B">
          <w:delText xml:space="preserve">The production </w:delText>
        </w:r>
      </w:del>
      <w:r w:rsidRPr="00E77497">
        <w:rPr>
          <w:rFonts w:ascii="Times New Roman" w:hAnsi="Times New Roman"/>
          <w:i/>
        </w:rPr>
        <w:t xml:space="preserve">FunctionBody </w:t>
      </w:r>
      <w:r w:rsidRPr="00E77497">
        <w:rPr>
          <w:b/>
        </w:rPr>
        <w:t>:</w:t>
      </w:r>
      <w:r w:rsidRPr="00E77497">
        <w:rPr>
          <w:rFonts w:ascii="Times New Roman" w:hAnsi="Times New Roman"/>
          <w:i/>
        </w:rPr>
        <w:t xml:space="preserve"> </w:t>
      </w:r>
      <w:del w:id="24964" w:author="Rev 4 Allen Wirfs-Brock" w:date="2011-10-07T15:37:00Z">
        <w:r w:rsidRPr="00E77497" w:rsidDel="001C008F">
          <w:rPr>
            <w:rFonts w:ascii="Times New Roman" w:hAnsi="Times New Roman"/>
            <w:i/>
          </w:rPr>
          <w:delText>Source</w:delText>
        </w:r>
      </w:del>
      <w:ins w:id="24965" w:author="Rev 4 Allen Wirfs-Brock" w:date="2011-10-07T15:36:00Z">
        <w:r w:rsidR="001C008F" w:rsidRPr="00E77497">
          <w:rPr>
            <w:rFonts w:ascii="Times New Roman" w:hAnsi="Times New Roman"/>
            <w:i/>
          </w:rPr>
          <w:t>Statement</w:t>
        </w:r>
      </w:ins>
      <w:ins w:id="24966" w:author="Rev 4 Allen Wirfs-Brock" w:date="2011-10-07T15:34:00Z">
        <w:r w:rsidR="00D57B9A" w:rsidRPr="00E77497">
          <w:rPr>
            <w:rFonts w:ascii="Times New Roman" w:hAnsi="Times New Roman"/>
            <w:i/>
          </w:rPr>
          <w:t>List</w:t>
        </w:r>
      </w:ins>
      <w:del w:id="24967" w:author="Rev 4 Allen Wirfs-Brock" w:date="2011-10-07T15:34:00Z">
        <w:r w:rsidRPr="00E77497" w:rsidDel="00D57B9A">
          <w:rPr>
            <w:rFonts w:ascii="Times New Roman" w:hAnsi="Times New Roman"/>
            <w:i/>
          </w:rPr>
          <w:delText>Elements</w:delText>
        </w:r>
      </w:del>
      <w:r w:rsidRPr="00E77497">
        <w:rPr>
          <w:rFonts w:cs="Arial"/>
          <w:vertAlign w:val="subscript"/>
        </w:rPr>
        <w:t>opt</w:t>
      </w:r>
      <w:r w:rsidRPr="00E77497">
        <w:rPr>
          <w:rFonts w:ascii="Times New Roman" w:hAnsi="Times New Roman"/>
          <w:i/>
        </w:rPr>
        <w:t xml:space="preserve"> </w:t>
      </w:r>
      <w:r w:rsidRPr="00E77497">
        <w:t xml:space="preserve"> </w:t>
      </w:r>
      <w:del w:id="24968" w:author="Rev 4 Allen Wirfs-Brock" w:date="2011-10-16T15:17:00Z">
        <w:r w:rsidRPr="00E77497" w:rsidDel="00B72A9B">
          <w:delText>is evaluated as follows:</w:delText>
        </w:r>
      </w:del>
    </w:p>
    <w:p w14:paraId="55506FFE" w14:textId="77777777" w:rsidR="004C02EF" w:rsidRPr="00E77497" w:rsidRDefault="004C02EF" w:rsidP="00150A49">
      <w:pPr>
        <w:numPr>
          <w:ilvl w:val="0"/>
          <w:numId w:val="145"/>
        </w:numPr>
        <w:contextualSpacing/>
        <w:rPr>
          <w:rFonts w:ascii="Times New Roman" w:hAnsi="Times New Roman"/>
        </w:rPr>
      </w:pPr>
      <w:r w:rsidRPr="00E77497">
        <w:rPr>
          <w:rFonts w:ascii="Times New Roman" w:hAnsi="Times New Roman"/>
        </w:rPr>
        <w:t xml:space="preserve">The code of this </w:t>
      </w:r>
      <w:r w:rsidRPr="00E77497">
        <w:rPr>
          <w:rFonts w:ascii="Times New Roman" w:hAnsi="Times New Roman"/>
          <w:i/>
        </w:rPr>
        <w:t xml:space="preserve">FunctionBody </w:t>
      </w:r>
      <w:r w:rsidRPr="00E77497">
        <w:rPr>
          <w:rFonts w:ascii="Times New Roman" w:hAnsi="Times New Roman"/>
        </w:rPr>
        <w:t xml:space="preserve">is strict mode code if it is </w:t>
      </w:r>
      <w:del w:id="24969" w:author="Rev 7 Allen Wirfs-Brock" w:date="2012-04-26T10:27:00Z">
        <w:r w:rsidRPr="00E77497" w:rsidDel="007413A3">
          <w:rPr>
            <w:rFonts w:ascii="Times New Roman" w:hAnsi="Times New Roman"/>
          </w:rPr>
          <w:delText xml:space="preserve">part of a </w:delText>
        </w:r>
        <w:r w:rsidRPr="00E77497" w:rsidDel="007413A3">
          <w:rPr>
            <w:rFonts w:ascii="Times New Roman" w:hAnsi="Times New Roman"/>
            <w:i/>
          </w:rPr>
          <w:delText>FunctionDeclaration</w:delText>
        </w:r>
        <w:r w:rsidRPr="00E77497" w:rsidDel="007413A3">
          <w:rPr>
            <w:rFonts w:ascii="Times New Roman" w:hAnsi="Times New Roman"/>
          </w:rPr>
          <w:delText xml:space="preserve"> or </w:delText>
        </w:r>
        <w:r w:rsidRPr="00E77497" w:rsidDel="007413A3">
          <w:rPr>
            <w:rFonts w:ascii="Times New Roman" w:hAnsi="Times New Roman"/>
            <w:i/>
          </w:rPr>
          <w:delText>FunctionExpression</w:delText>
        </w:r>
        <w:r w:rsidRPr="00E77497" w:rsidDel="007413A3">
          <w:rPr>
            <w:rFonts w:ascii="Times New Roman" w:hAnsi="Times New Roman"/>
          </w:rPr>
          <w:delText xml:space="preserve"> that is </w:delText>
        </w:r>
      </w:del>
      <w:r w:rsidRPr="00E77497">
        <w:rPr>
          <w:rFonts w:ascii="Times New Roman" w:hAnsi="Times New Roman"/>
        </w:rPr>
        <w:t xml:space="preserve">contained in strict mode code or if the Directive Prologue (14.1) of its </w:t>
      </w:r>
      <w:del w:id="24970" w:author="Rev 4 Allen Wirfs-Brock" w:date="2011-10-07T15:52:00Z">
        <w:r w:rsidRPr="00E77497" w:rsidDel="005A071F">
          <w:rPr>
            <w:rFonts w:ascii="Times New Roman" w:hAnsi="Times New Roman"/>
            <w:i/>
          </w:rPr>
          <w:delText>SourceElements</w:delText>
        </w:r>
      </w:del>
      <w:ins w:id="24971" w:author="Rev 4 Allen Wirfs-Brock" w:date="2011-10-07T15:51:00Z">
        <w:r w:rsidR="005A071F" w:rsidRPr="00E77497">
          <w:rPr>
            <w:rFonts w:ascii="Times New Roman" w:hAnsi="Times New Roman"/>
            <w:i/>
          </w:rPr>
          <w:t>StatementList</w:t>
        </w:r>
      </w:ins>
      <w:r w:rsidRPr="00E77497">
        <w:rPr>
          <w:rFonts w:ascii="Times New Roman" w:hAnsi="Times New Roman"/>
        </w:rPr>
        <w:t xml:space="preserve"> contains a Use Strict Directive or if any of the conditions in 10.1.1 apply.  If the code of this </w:t>
      </w:r>
      <w:r w:rsidRPr="00E77497">
        <w:rPr>
          <w:rFonts w:ascii="Times New Roman" w:hAnsi="Times New Roman"/>
          <w:i/>
        </w:rPr>
        <w:t xml:space="preserve">FunctionBody </w:t>
      </w:r>
      <w:r w:rsidRPr="00E77497">
        <w:rPr>
          <w:rFonts w:ascii="Times New Roman" w:hAnsi="Times New Roman"/>
        </w:rPr>
        <w:t xml:space="preserve">is strict mode code, </w:t>
      </w:r>
      <w:del w:id="24972" w:author="Rev 4 Allen Wirfs-Brock" w:date="2011-10-07T15:52:00Z">
        <w:r w:rsidRPr="00E77497" w:rsidDel="005A071F">
          <w:rPr>
            <w:rFonts w:ascii="Times New Roman" w:hAnsi="Times New Roman"/>
            <w:i/>
          </w:rPr>
          <w:delText>SourceElements</w:delText>
        </w:r>
      </w:del>
      <w:ins w:id="24973" w:author="Rev 4 Allen Wirfs-Brock" w:date="2011-10-07T15:52:00Z">
        <w:r w:rsidR="005A071F" w:rsidRPr="00E77497">
          <w:rPr>
            <w:rFonts w:ascii="Times New Roman" w:hAnsi="Times New Roman"/>
            <w:i/>
          </w:rPr>
          <w:t>StatementList</w:t>
        </w:r>
      </w:ins>
      <w:r w:rsidRPr="00E77497">
        <w:rPr>
          <w:rFonts w:ascii="Times New Roman" w:hAnsi="Times New Roman"/>
        </w:rPr>
        <w:t xml:space="preserve"> is evaluated in the following steps as strict mode code. Otherwise, </w:t>
      </w:r>
      <w:del w:id="24974" w:author="Rev 4 Allen Wirfs-Brock" w:date="2011-10-07T15:52:00Z">
        <w:r w:rsidRPr="00E77497" w:rsidDel="005A071F">
          <w:rPr>
            <w:rFonts w:ascii="Times New Roman" w:hAnsi="Times New Roman"/>
            <w:i/>
          </w:rPr>
          <w:delText>SourceElements</w:delText>
        </w:r>
      </w:del>
      <w:ins w:id="24975" w:author="Rev 4 Allen Wirfs-Brock" w:date="2011-10-07T15:52:00Z">
        <w:r w:rsidR="005A071F" w:rsidRPr="00E77497">
          <w:rPr>
            <w:rFonts w:ascii="Times New Roman" w:hAnsi="Times New Roman"/>
            <w:i/>
          </w:rPr>
          <w:t>StatementList</w:t>
        </w:r>
      </w:ins>
      <w:r w:rsidRPr="00E77497">
        <w:rPr>
          <w:rFonts w:ascii="Times New Roman" w:hAnsi="Times New Roman"/>
        </w:rPr>
        <w:t xml:space="preserve"> is evaluated in the following steps as non-strict mode code.</w:t>
      </w:r>
    </w:p>
    <w:p w14:paraId="09E535A0" w14:textId="77777777" w:rsidR="004C02EF" w:rsidRPr="00E77497" w:rsidRDefault="004C02EF" w:rsidP="00150A49">
      <w:pPr>
        <w:numPr>
          <w:ilvl w:val="0"/>
          <w:numId w:val="145"/>
        </w:numPr>
        <w:contextualSpacing/>
        <w:rPr>
          <w:rFonts w:ascii="Times New Roman" w:hAnsi="Times New Roman"/>
        </w:rPr>
      </w:pPr>
      <w:r w:rsidRPr="00E77497">
        <w:rPr>
          <w:rFonts w:ascii="Times New Roman" w:hAnsi="Times New Roman"/>
        </w:rPr>
        <w:t xml:space="preserve">If </w:t>
      </w:r>
      <w:del w:id="24976" w:author="Rev 4 Allen Wirfs-Brock" w:date="2011-10-07T15:37:00Z">
        <w:r w:rsidRPr="00E77497" w:rsidDel="001C008F">
          <w:rPr>
            <w:rFonts w:ascii="Times New Roman" w:hAnsi="Times New Roman"/>
            <w:i/>
          </w:rPr>
          <w:delText>Source</w:delText>
        </w:r>
      </w:del>
      <w:ins w:id="24977" w:author="Rev 4 Allen Wirfs-Brock" w:date="2011-10-07T15:37:00Z">
        <w:r w:rsidR="001C008F" w:rsidRPr="00E77497">
          <w:rPr>
            <w:rFonts w:ascii="Times New Roman" w:hAnsi="Times New Roman"/>
            <w:i/>
          </w:rPr>
          <w:t>Statement</w:t>
        </w:r>
      </w:ins>
      <w:ins w:id="24978" w:author="Rev 4 Allen Wirfs-Brock" w:date="2011-10-07T15:36:00Z">
        <w:r w:rsidR="001C008F" w:rsidRPr="00E77497">
          <w:rPr>
            <w:rFonts w:ascii="Times New Roman" w:hAnsi="Times New Roman"/>
            <w:i/>
          </w:rPr>
          <w:t>List</w:t>
        </w:r>
      </w:ins>
      <w:del w:id="24979" w:author="Rev 4 Allen Wirfs-Brock" w:date="2011-10-07T15:37:00Z">
        <w:r w:rsidRPr="00E77497" w:rsidDel="001C008F">
          <w:rPr>
            <w:rFonts w:ascii="Times New Roman" w:hAnsi="Times New Roman"/>
            <w:i/>
          </w:rPr>
          <w:delText>Elements</w:delText>
        </w:r>
      </w:del>
      <w:r w:rsidRPr="00E77497">
        <w:rPr>
          <w:rFonts w:ascii="Times New Roman" w:hAnsi="Times New Roman"/>
        </w:rPr>
        <w:t xml:space="preserve"> is present return the result of evaluating </w:t>
      </w:r>
      <w:del w:id="24980" w:author="Rev 4 Allen Wirfs-Brock" w:date="2011-10-07T15:37:00Z">
        <w:r w:rsidRPr="00E77497" w:rsidDel="005271CD">
          <w:rPr>
            <w:rFonts w:ascii="Times New Roman" w:hAnsi="Times New Roman"/>
            <w:i/>
          </w:rPr>
          <w:delText>SourceElements</w:delText>
        </w:r>
      </w:del>
      <w:ins w:id="24981" w:author="Rev 4 Allen Wirfs-Brock" w:date="2011-10-07T15:37:00Z">
        <w:r w:rsidR="005271CD" w:rsidRPr="00E77497">
          <w:rPr>
            <w:rFonts w:ascii="Times New Roman" w:hAnsi="Times New Roman"/>
            <w:i/>
          </w:rPr>
          <w:t>StatementList</w:t>
        </w:r>
      </w:ins>
      <w:r w:rsidRPr="00E77497">
        <w:rPr>
          <w:rFonts w:ascii="Times New Roman" w:hAnsi="Times New Roman"/>
        </w:rPr>
        <w:t>.</w:t>
      </w:r>
    </w:p>
    <w:p w14:paraId="3946E024" w14:textId="77777777" w:rsidR="004C02EF" w:rsidRPr="00E77497" w:rsidRDefault="004C02EF" w:rsidP="00150A49">
      <w:pPr>
        <w:numPr>
          <w:ilvl w:val="0"/>
          <w:numId w:val="145"/>
        </w:numPr>
        <w:rPr>
          <w:rFonts w:ascii="Times New Roman" w:hAnsi="Times New Roman"/>
        </w:rPr>
      </w:pPr>
      <w:r w:rsidRPr="00E77497">
        <w:rPr>
          <w:rFonts w:ascii="Times New Roman" w:hAnsi="Times New Roman"/>
        </w:rPr>
        <w:t xml:space="preserve">Else return </w:t>
      </w:r>
      <w:ins w:id="24982" w:author="Rev 6 Allen Wirfs-Brock" w:date="2012-02-26T09:21:00Z">
        <w:r w:rsidR="009D60F6">
          <w:rPr>
            <w:rFonts w:ascii="Times New Roman" w:hAnsi="Times New Roman"/>
          </w:rPr>
          <w:t>NormalCompletion</w:t>
        </w:r>
      </w:ins>
      <w:r w:rsidRPr="00E77497">
        <w:rPr>
          <w:rFonts w:ascii="Times New Roman" w:hAnsi="Times New Roman"/>
        </w:rPr>
        <w:t>(</w:t>
      </w:r>
      <w:del w:id="24983" w:author="Rev 6 Allen Wirfs-Brock" w:date="2012-02-26T09:21:00Z">
        <w:r w:rsidRPr="00E77497" w:rsidDel="009D60F6">
          <w:rPr>
            <w:rFonts w:cs="Arial"/>
          </w:rPr>
          <w:delText>normal</w:delText>
        </w:r>
        <w:r w:rsidRPr="00E77497" w:rsidDel="009D60F6">
          <w:rPr>
            <w:rFonts w:ascii="Times New Roman" w:hAnsi="Times New Roman"/>
          </w:rPr>
          <w:delText xml:space="preserve">, </w:delText>
        </w:r>
      </w:del>
      <w:r w:rsidRPr="00E77497">
        <w:rPr>
          <w:rFonts w:ascii="Times New Roman" w:hAnsi="Times New Roman"/>
          <w:b/>
        </w:rPr>
        <w:t>undefined</w:t>
      </w:r>
      <w:del w:id="24984" w:author="Rev 6 Allen Wirfs-Brock" w:date="2012-02-26T09:21:00Z">
        <w:r w:rsidRPr="00E77497" w:rsidDel="009D60F6">
          <w:rPr>
            <w:rFonts w:ascii="Times New Roman" w:hAnsi="Times New Roman"/>
          </w:rPr>
          <w:delText xml:space="preserve">, </w:delText>
        </w:r>
        <w:r w:rsidRPr="00E77497" w:rsidDel="009D60F6">
          <w:rPr>
            <w:rFonts w:cs="Arial"/>
          </w:rPr>
          <w:delText>empty</w:delText>
        </w:r>
      </w:del>
      <w:r w:rsidRPr="00E77497">
        <w:rPr>
          <w:rFonts w:ascii="Times New Roman" w:hAnsi="Times New Roman"/>
        </w:rPr>
        <w:t>).</w:t>
      </w:r>
    </w:p>
    <w:p w14:paraId="6F119493" w14:textId="77777777" w:rsidR="0024296C" w:rsidRPr="00E77497" w:rsidRDefault="0024296C" w:rsidP="0024296C">
      <w:pPr>
        <w:pStyle w:val="20"/>
        <w:numPr>
          <w:ilvl w:val="0"/>
          <w:numId w:val="0"/>
        </w:numPr>
        <w:rPr>
          <w:ins w:id="24985" w:author="Rev 7 Allen Wirfs-Brock" w:date="2012-04-16T17:18:00Z"/>
        </w:rPr>
      </w:pPr>
      <w:bookmarkStart w:id="24986" w:name="_Toc235503472"/>
      <w:bookmarkStart w:id="24987" w:name="_Toc241509247"/>
      <w:bookmarkStart w:id="24988" w:name="_Toc244416734"/>
      <w:bookmarkStart w:id="24989" w:name="_Toc276631098"/>
      <w:bookmarkStart w:id="24990" w:name="_Ref449943299"/>
      <w:bookmarkStart w:id="24991" w:name="_Toc472818897"/>
      <w:bookmarkStart w:id="24992" w:name="_Toc336509580"/>
      <w:ins w:id="24993" w:author="Rev 7 Allen Wirfs-Brock" w:date="2012-04-16T17:18:00Z">
        <w:r>
          <w:t>13.</w:t>
        </w:r>
      </w:ins>
      <w:ins w:id="24994" w:author="Rev 7 Allen Wirfs-Brock" w:date="2012-04-16T17:19:00Z">
        <w:r w:rsidR="00560A4D">
          <w:t>2</w:t>
        </w:r>
      </w:ins>
      <w:ins w:id="24995" w:author="Rev 7 Allen Wirfs-Brock" w:date="2012-04-16T17:18:00Z">
        <w:r>
          <w:tab/>
        </w:r>
        <w:r w:rsidR="00560A4D">
          <w:t xml:space="preserve">Arrow </w:t>
        </w:r>
        <w:r w:rsidRPr="00E77497">
          <w:t>Function Definition</w:t>
        </w:r>
        <w:r>
          <w:t>s</w:t>
        </w:r>
        <w:bookmarkEnd w:id="24992"/>
      </w:ins>
    </w:p>
    <w:p w14:paraId="107DC0E5" w14:textId="77777777" w:rsidR="0024296C" w:rsidRPr="00E77497" w:rsidRDefault="0024296C" w:rsidP="0024296C">
      <w:pPr>
        <w:pStyle w:val="Syntax"/>
        <w:rPr>
          <w:ins w:id="24996" w:author="Rev 7 Allen Wirfs-Brock" w:date="2012-04-16T17:18:00Z"/>
        </w:rPr>
      </w:pPr>
      <w:ins w:id="24997" w:author="Rev 7 Allen Wirfs-Brock" w:date="2012-04-16T17:18:00Z">
        <w:r w:rsidRPr="00E77497">
          <w:t>Syntax</w:t>
        </w:r>
      </w:ins>
    </w:p>
    <w:p w14:paraId="435DBD79" w14:textId="77777777" w:rsidR="0024296C" w:rsidRPr="00E77497" w:rsidRDefault="0024296C" w:rsidP="0024296C">
      <w:pPr>
        <w:pStyle w:val="SyntaxRule"/>
        <w:rPr>
          <w:ins w:id="24998" w:author="Rev 7 Allen Wirfs-Brock" w:date="2012-04-16T17:18:00Z"/>
        </w:rPr>
      </w:pPr>
      <w:ins w:id="24999" w:author="Rev 7 Allen Wirfs-Brock" w:date="2012-04-16T17:18:00Z">
        <w:r>
          <w:t>ArrowFunction</w:t>
        </w:r>
        <w:r w:rsidRPr="00E77497">
          <w:t xml:space="preserve"> </w:t>
        </w:r>
        <w:r w:rsidRPr="00E77497">
          <w:rPr>
            <w:rFonts w:ascii="Arial" w:hAnsi="Arial"/>
            <w:b/>
            <w:i w:val="0"/>
          </w:rPr>
          <w:t>:</w:t>
        </w:r>
      </w:ins>
    </w:p>
    <w:p w14:paraId="7E3AB234" w14:textId="77777777" w:rsidR="0024296C" w:rsidRPr="00E77497" w:rsidRDefault="0024296C" w:rsidP="0024296C">
      <w:pPr>
        <w:pStyle w:val="SyntaxDefinition"/>
        <w:rPr>
          <w:ins w:id="25000" w:author="Rev 7 Allen Wirfs-Brock" w:date="2012-04-16T17:18:00Z"/>
        </w:rPr>
      </w:pPr>
      <w:ins w:id="25001" w:author="Rev 7 Allen Wirfs-Brock" w:date="2012-04-16T17:18:00Z">
        <w:r>
          <w:t xml:space="preserve">ArrowParameters </w:t>
        </w:r>
        <w:r w:rsidRPr="00E77497">
          <w:t xml:space="preserve"> </w:t>
        </w:r>
        <w:r>
          <w:rPr>
            <w:rFonts w:ascii="Courier New" w:hAnsi="Courier New"/>
            <w:b/>
            <w:i w:val="0"/>
          </w:rPr>
          <w:t>=&gt;</w:t>
        </w:r>
        <w:r w:rsidRPr="00E77497">
          <w:t xml:space="preserve"> </w:t>
        </w:r>
      </w:ins>
      <w:ins w:id="25002" w:author="Rev 7 Allen Wirfs-Brock" w:date="2012-04-26T10:38:00Z">
        <w:r w:rsidR="001F444B">
          <w:t>Concise</w:t>
        </w:r>
      </w:ins>
      <w:ins w:id="25003" w:author="Rev 7 Allen Wirfs-Brock" w:date="2012-04-16T17:18:00Z">
        <w:r>
          <w:t>Body</w:t>
        </w:r>
      </w:ins>
    </w:p>
    <w:p w14:paraId="2CD380A2" w14:textId="77777777" w:rsidR="0024296C" w:rsidRPr="00E77497" w:rsidRDefault="0024296C" w:rsidP="0024296C">
      <w:pPr>
        <w:pStyle w:val="SyntaxRule"/>
        <w:rPr>
          <w:ins w:id="25004" w:author="Rev 7 Allen Wirfs-Brock" w:date="2012-04-16T17:18:00Z"/>
        </w:rPr>
      </w:pPr>
      <w:ins w:id="25005" w:author="Rev 7 Allen Wirfs-Brock" w:date="2012-04-16T17:18:00Z">
        <w:r>
          <w:t xml:space="preserve">ArrowParameters </w:t>
        </w:r>
        <w:r w:rsidRPr="00E77497">
          <w:t xml:space="preserve"> </w:t>
        </w:r>
        <w:r w:rsidRPr="00E77497">
          <w:rPr>
            <w:rFonts w:ascii="Arial" w:hAnsi="Arial"/>
            <w:b/>
            <w:i w:val="0"/>
          </w:rPr>
          <w:t>:</w:t>
        </w:r>
      </w:ins>
    </w:p>
    <w:p w14:paraId="48FA978D" w14:textId="77777777" w:rsidR="0024296C" w:rsidRPr="00E77497" w:rsidRDefault="00125774" w:rsidP="0024296C">
      <w:pPr>
        <w:pStyle w:val="SyntaxDefinition"/>
        <w:rPr>
          <w:ins w:id="25006" w:author="Rev 7 Allen Wirfs-Brock" w:date="2012-04-16T17:18:00Z"/>
        </w:rPr>
      </w:pPr>
      <w:ins w:id="25007" w:author="Rev 7 Allen Wirfs-Brock" w:date="2012-04-17T10:35:00Z">
        <w:r>
          <w:t>Binding</w:t>
        </w:r>
      </w:ins>
      <w:ins w:id="25008" w:author="Rev 7 Allen Wirfs-Brock" w:date="2012-04-16T17:18:00Z">
        <w:r w:rsidR="0024296C">
          <w:t>Identif</w:t>
        </w:r>
      </w:ins>
      <w:ins w:id="25009" w:author="Rev 10 Allen Wirfs-Brock" w:date="2012-08-30T16:33:00Z">
        <w:r w:rsidR="00626B1E">
          <w:t>i</w:t>
        </w:r>
      </w:ins>
      <w:ins w:id="25010" w:author="Rev 7 Allen Wirfs-Brock" w:date="2012-04-16T17:18:00Z">
        <w:r w:rsidR="0024296C">
          <w:t>er</w:t>
        </w:r>
        <w:r w:rsidR="0024296C" w:rsidRPr="00E77497">
          <w:br/>
        </w:r>
      </w:ins>
      <w:ins w:id="25011" w:author="Rev 10 Allen Wirfs-Brock" w:date="2012-09-26T10:23:00Z">
        <w:r w:rsidR="00E650A6">
          <w:t>CoverParenthesizedExpressionAndArrowParameter</w:t>
        </w:r>
      </w:ins>
      <w:ins w:id="25012" w:author="Rev 10 Allen Wirfs-Brock" w:date="2012-09-26T10:24:00Z">
        <w:r w:rsidR="00967C9E">
          <w:t>List</w:t>
        </w:r>
      </w:ins>
      <w:ins w:id="25013" w:author="Rev 7 Allen Wirfs-Brock" w:date="2012-04-16T17:18:00Z">
        <w:del w:id="25014" w:author="Rev 10 Allen Wirfs-Brock" w:date="2012-09-26T10:23:00Z">
          <w:r w:rsidR="0024296C" w:rsidRPr="00E77497" w:rsidDel="00E650A6">
            <w:rPr>
              <w:rFonts w:ascii="Courier New" w:hAnsi="Courier New"/>
              <w:b/>
              <w:i w:val="0"/>
            </w:rPr>
            <w:delText>(</w:delText>
          </w:r>
        </w:del>
      </w:ins>
      <w:ins w:id="25015" w:author="Rev 7 Allen Wirfs-Brock" w:date="2012-04-17T10:45:00Z">
        <w:del w:id="25016" w:author="Rev 10 Allen Wirfs-Brock" w:date="2012-09-26T10:23:00Z">
          <w:r w:rsidR="00E070DB" w:rsidDel="00E650A6">
            <w:delText xml:space="preserve"> </w:delText>
          </w:r>
        </w:del>
      </w:ins>
      <w:ins w:id="25017" w:author="Rev 7 Allen Wirfs-Brock" w:date="2012-04-16T17:18:00Z">
        <w:del w:id="25018" w:author="Rev 10 Allen Wirfs-Brock" w:date="2012-09-26T10:23:00Z">
          <w:r w:rsidR="0024296C" w:rsidDel="00E650A6">
            <w:delText>Arrow</w:delText>
          </w:r>
        </w:del>
      </w:ins>
      <w:ins w:id="25019" w:author="Rev 7 Allen Wirfs-Brock" w:date="2012-04-17T10:39:00Z">
        <w:del w:id="25020" w:author="Rev 10 Allen Wirfs-Brock" w:date="2012-09-26T10:23:00Z">
          <w:r w:rsidDel="00E650A6">
            <w:delText>Formal</w:delText>
          </w:r>
        </w:del>
      </w:ins>
      <w:ins w:id="25021" w:author="Rev 7 Allen Wirfs-Brock" w:date="2012-04-16T17:18:00Z">
        <w:del w:id="25022" w:author="Rev 10 Allen Wirfs-Brock" w:date="2012-09-26T10:23:00Z">
          <w:r w:rsidR="0024296C" w:rsidDel="00E650A6">
            <w:delText>Parameter</w:delText>
          </w:r>
        </w:del>
      </w:ins>
      <w:ins w:id="25023" w:author="Rev 7 Allen Wirfs-Brock" w:date="2012-04-17T10:46:00Z">
        <w:del w:id="25024" w:author="Rev 10 Allen Wirfs-Brock" w:date="2012-09-26T10:23:00Z">
          <w:r w:rsidR="00E070DB" w:rsidDel="00E650A6">
            <w:delText>List</w:delText>
          </w:r>
        </w:del>
      </w:ins>
      <w:ins w:id="25025" w:author="Rev 7 Allen Wirfs-Brock" w:date="2012-04-16T17:18:00Z">
        <w:del w:id="25026" w:author="Rev 10 Allen Wirfs-Brock" w:date="2012-09-26T10:23:00Z">
          <w:r w:rsidR="0024296C" w:rsidRPr="00E77497" w:rsidDel="00E650A6">
            <w:delText xml:space="preserve"> </w:delText>
          </w:r>
          <w:r w:rsidR="0024296C" w:rsidRPr="00E77497" w:rsidDel="00E650A6">
            <w:rPr>
              <w:rFonts w:ascii="Courier New" w:hAnsi="Courier New"/>
              <w:b/>
              <w:i w:val="0"/>
            </w:rPr>
            <w:delText>)</w:delText>
          </w:r>
        </w:del>
      </w:ins>
    </w:p>
    <w:p w14:paraId="5094C7C0" w14:textId="77777777" w:rsidR="00125774" w:rsidRPr="00E77497" w:rsidDel="00967C9E" w:rsidRDefault="00E070DB" w:rsidP="00125774">
      <w:pPr>
        <w:pStyle w:val="SyntaxRule"/>
        <w:rPr>
          <w:ins w:id="25027" w:author="Rev 7 Allen Wirfs-Brock" w:date="2012-04-17T10:41:00Z"/>
          <w:del w:id="25028" w:author="Rev 10 Allen Wirfs-Brock" w:date="2012-09-26T10:30:00Z"/>
        </w:rPr>
      </w:pPr>
      <w:ins w:id="25029" w:author="Rev 7 Allen Wirfs-Brock" w:date="2012-04-17T10:46:00Z">
        <w:del w:id="25030" w:author="Rev 10 Allen Wirfs-Brock" w:date="2012-09-26T10:30:00Z">
          <w:r w:rsidDel="00967C9E">
            <w:delText>Arrow</w:delText>
          </w:r>
        </w:del>
      </w:ins>
      <w:ins w:id="25031" w:author="Rev 7 Allen Wirfs-Brock" w:date="2012-04-17T10:41:00Z">
        <w:del w:id="25032" w:author="Rev 10 Allen Wirfs-Brock" w:date="2012-09-26T10:30:00Z">
          <w:r w:rsidR="00125774" w:rsidRPr="00E77497" w:rsidDel="00967C9E">
            <w:delText xml:space="preserve">FormalParameterList </w:delText>
          </w:r>
          <w:r w:rsidR="00125774" w:rsidRPr="00E77497" w:rsidDel="00967C9E">
            <w:rPr>
              <w:rFonts w:ascii="Arial" w:hAnsi="Arial"/>
              <w:b/>
              <w:i w:val="0"/>
            </w:rPr>
            <w:delText>:</w:delText>
          </w:r>
        </w:del>
      </w:ins>
    </w:p>
    <w:p w14:paraId="76BFEE2F" w14:textId="77777777" w:rsidR="00125774" w:rsidRPr="00E77497" w:rsidDel="00967C9E" w:rsidRDefault="00125774" w:rsidP="00125774">
      <w:pPr>
        <w:pStyle w:val="SyntaxDefinition"/>
        <w:rPr>
          <w:ins w:id="25033" w:author="Rev 7 Allen Wirfs-Brock" w:date="2012-04-17T10:41:00Z"/>
          <w:del w:id="25034" w:author="Rev 10 Allen Wirfs-Brock" w:date="2012-09-26T10:30:00Z"/>
        </w:rPr>
      </w:pPr>
      <w:ins w:id="25035" w:author="Rev 7 Allen Wirfs-Brock" w:date="2012-04-17T10:41:00Z">
        <w:del w:id="25036" w:author="Rev 10 Allen Wirfs-Brock" w:date="2012-09-26T10:25:00Z">
          <w:r w:rsidRPr="00C7794D" w:rsidDel="00967C9E">
            <w:rPr>
              <w:rFonts w:ascii="Arial" w:hAnsi="Arial" w:cs="Arial"/>
              <w:i w:val="0"/>
              <w:sz w:val="16"/>
              <w:szCs w:val="16"/>
            </w:rPr>
            <w:delText>[empty]</w:delText>
          </w:r>
        </w:del>
        <w:del w:id="25037" w:author="Rev 10 Allen Wirfs-Brock" w:date="2012-09-26T10:30:00Z">
          <w:r w:rsidRPr="004D1BD1" w:rsidDel="00967C9E">
            <w:rPr>
              <w:rFonts w:ascii="Courier New" w:hAnsi="Courier New" w:cs="Courier New"/>
              <w:b/>
              <w:i w:val="0"/>
            </w:rPr>
            <w:br/>
          </w:r>
          <w:r w:rsidRPr="004418C4" w:rsidDel="00967C9E">
            <w:delText>Function</w:delText>
          </w:r>
          <w:r w:rsidDel="00967C9E">
            <w:delText>RestParameter</w:delText>
          </w:r>
          <w:r w:rsidRPr="006B6D0A" w:rsidDel="00967C9E">
            <w:br/>
          </w:r>
        </w:del>
      </w:ins>
      <w:ins w:id="25038" w:author="Rev 7 Allen Wirfs-Brock" w:date="2012-04-17T10:42:00Z">
        <w:del w:id="25039" w:author="Rev 10 Allen Wirfs-Brock" w:date="2012-09-26T10:28:00Z">
          <w:r w:rsidDel="00967C9E">
            <w:delText>Cover</w:delText>
          </w:r>
        </w:del>
      </w:ins>
      <w:ins w:id="25040" w:author="Rev 7 Allen Wirfs-Brock" w:date="2012-04-17T10:41:00Z">
        <w:del w:id="25041" w:author="Rev 10 Allen Wirfs-Brock" w:date="2012-09-26T10:30:00Z">
          <w:r w:rsidRPr="006B6D0A" w:rsidDel="00967C9E">
            <w:delText>FormalsList</w:delText>
          </w:r>
          <w:r w:rsidRPr="006B6D0A" w:rsidDel="00967C9E">
            <w:br/>
          </w:r>
        </w:del>
      </w:ins>
      <w:ins w:id="25042" w:author="Rev 7 Allen Wirfs-Brock" w:date="2012-04-17T10:42:00Z">
        <w:del w:id="25043" w:author="Rev 10 Allen Wirfs-Brock" w:date="2012-09-26T10:28:00Z">
          <w:r w:rsidDel="00967C9E">
            <w:delText>Cover</w:delText>
          </w:r>
        </w:del>
      </w:ins>
      <w:ins w:id="25044" w:author="Rev 7 Allen Wirfs-Brock" w:date="2012-04-17T10:41:00Z">
        <w:del w:id="25045" w:author="Rev 10 Allen Wirfs-Brock" w:date="2012-09-26T10:30:00Z">
          <w:r w:rsidRPr="00E65A34" w:rsidDel="00967C9E">
            <w:delText>FormalsList</w:delText>
          </w:r>
        </w:del>
      </w:ins>
      <w:ins w:id="25046" w:author="Rev 7 Allen Wirfs-Brock" w:date="2012-04-17T10:43:00Z">
        <w:del w:id="25047" w:author="Rev 10 Allen Wirfs-Brock" w:date="2012-09-26T10:30:00Z">
          <w:r w:rsidDel="00967C9E">
            <w:delText xml:space="preserve"> </w:delText>
          </w:r>
        </w:del>
      </w:ins>
      <w:ins w:id="25048" w:author="Rev 7 Allen Wirfs-Brock" w:date="2012-04-17T10:41:00Z">
        <w:del w:id="25049" w:author="Rev 10 Allen Wirfs-Brock" w:date="2012-09-26T10:30:00Z">
          <w:r w:rsidRPr="009C202C" w:rsidDel="00967C9E">
            <w:rPr>
              <w:rFonts w:ascii="Courier New" w:hAnsi="Courier New"/>
              <w:b/>
              <w:i w:val="0"/>
            </w:rPr>
            <w:delText>,</w:delText>
          </w:r>
          <w:r w:rsidRPr="00B820AB" w:rsidDel="00967C9E">
            <w:rPr>
              <w:rFonts w:ascii="Courier New" w:hAnsi="Courier New"/>
              <w:b/>
              <w:i w:val="0"/>
            </w:rPr>
            <w:delText xml:space="preserve"> </w:delText>
          </w:r>
          <w:r w:rsidRPr="004418C4" w:rsidDel="00967C9E">
            <w:delText>Function</w:delText>
          </w:r>
          <w:r w:rsidDel="00967C9E">
            <w:delText>RestParameter</w:delText>
          </w:r>
        </w:del>
      </w:ins>
    </w:p>
    <w:p w14:paraId="3C216E52" w14:textId="77777777" w:rsidR="0024296C" w:rsidRPr="00E77497" w:rsidRDefault="001F444B" w:rsidP="0024296C">
      <w:pPr>
        <w:pStyle w:val="SyntaxRule"/>
        <w:rPr>
          <w:ins w:id="25050" w:author="Rev 7 Allen Wirfs-Brock" w:date="2012-04-16T17:18:00Z"/>
        </w:rPr>
      </w:pPr>
      <w:ins w:id="25051" w:author="Rev 7 Allen Wirfs-Brock" w:date="2012-04-26T10:39:00Z">
        <w:r>
          <w:t xml:space="preserve">ConciseBody </w:t>
        </w:r>
      </w:ins>
      <w:ins w:id="25052" w:author="Rev 7 Allen Wirfs-Brock" w:date="2012-04-16T17:18:00Z">
        <w:r w:rsidR="0024296C" w:rsidRPr="00E77497">
          <w:rPr>
            <w:rFonts w:ascii="Arial" w:hAnsi="Arial"/>
            <w:b/>
            <w:i w:val="0"/>
          </w:rPr>
          <w:t>:</w:t>
        </w:r>
      </w:ins>
    </w:p>
    <w:p w14:paraId="69921355" w14:textId="77777777" w:rsidR="0024296C" w:rsidRPr="00E77497" w:rsidRDefault="0024296C" w:rsidP="0024296C">
      <w:pPr>
        <w:pStyle w:val="SyntaxDefinition"/>
        <w:rPr>
          <w:ins w:id="25053" w:author="Rev 7 Allen Wirfs-Brock" w:date="2012-04-16T17:18:00Z"/>
        </w:rPr>
      </w:pPr>
      <w:ins w:id="25054" w:author="Rev 7 Allen Wirfs-Brock" w:date="2012-04-16T17:18:00Z">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Pr>
            <w:rFonts w:ascii="Arial" w:hAnsi="Arial" w:cs="Arial"/>
            <w:i w:val="0"/>
            <w:sz w:val="16"/>
            <w:szCs w:val="16"/>
          </w:rPr>
          <w:t xml:space="preserve"> </w:t>
        </w:r>
        <w:r w:rsidRPr="00E77497">
          <w:rPr>
            <w:rFonts w:ascii="Courier New" w:hAnsi="Courier New"/>
            <w:b/>
            <w:i w:val="0"/>
          </w:rPr>
          <w:t>{</w:t>
        </w:r>
        <w:r>
          <w:rPr>
            <w:rFonts w:ascii="Arial" w:hAnsi="Arial" w:cs="Arial"/>
            <w:i w:val="0"/>
            <w:sz w:val="16"/>
            <w:szCs w:val="16"/>
          </w:rPr>
          <w:t xml:space="preserve"> </w:t>
        </w:r>
        <w:r w:rsidRPr="009C0ACA">
          <w:rPr>
            <w:rFonts w:ascii="Arial" w:hAnsi="Arial" w:cs="Arial"/>
            <w:i w:val="0"/>
            <w:sz w:val="16"/>
            <w:szCs w:val="16"/>
          </w:rPr>
          <w:t>}</w:t>
        </w:r>
        <w:r w:rsidRPr="00701A7B">
          <w:rPr>
            <w:rFonts w:ascii="Arial" w:hAnsi="Arial" w:cs="Arial"/>
            <w:i w:val="0"/>
            <w:sz w:val="16"/>
            <w:szCs w:val="16"/>
          </w:rPr>
          <w:t>]</w:t>
        </w:r>
        <w:r w:rsidRPr="00E77497">
          <w:t xml:space="preserve"> </w:t>
        </w:r>
        <w:r>
          <w:t>Assignment</w:t>
        </w:r>
        <w:r w:rsidRPr="00E77497">
          <w:t xml:space="preserve">Expression </w:t>
        </w:r>
        <w:r>
          <w:br/>
        </w:r>
        <w:r w:rsidRPr="00E77497">
          <w:rPr>
            <w:rFonts w:ascii="Courier New" w:hAnsi="Courier New"/>
            <w:b/>
            <w:i w:val="0"/>
          </w:rPr>
          <w:t>{</w:t>
        </w:r>
        <w:r w:rsidRPr="00E77497">
          <w:t xml:space="preserve"> FunctionBody </w:t>
        </w:r>
        <w:r w:rsidRPr="00E77497">
          <w:rPr>
            <w:rFonts w:ascii="Courier New" w:hAnsi="Courier New"/>
            <w:b/>
            <w:i w:val="0"/>
          </w:rPr>
          <w:t>}</w:t>
        </w:r>
      </w:ins>
    </w:p>
    <w:p w14:paraId="23FC9207" w14:textId="77777777" w:rsidR="00967C9E" w:rsidRPr="00E77497" w:rsidRDefault="00967C9E" w:rsidP="00967C9E">
      <w:pPr>
        <w:pStyle w:val="Syntax"/>
        <w:rPr>
          <w:ins w:id="25055" w:author="Rev 10 Allen Wirfs-Brock" w:date="2012-09-26T10:30:00Z"/>
        </w:rPr>
      </w:pPr>
      <w:ins w:id="25056" w:author="Rev 10 Allen Wirfs-Brock" w:date="2012-09-26T10:30:00Z">
        <w:r w:rsidRPr="00E77497">
          <w:t>Supplemental Syntax</w:t>
        </w:r>
      </w:ins>
    </w:p>
    <w:p w14:paraId="2B7ACA78" w14:textId="77777777" w:rsidR="00967C9E" w:rsidRPr="00E77497" w:rsidRDefault="00967C9E" w:rsidP="00967C9E">
      <w:pPr>
        <w:rPr>
          <w:ins w:id="25057" w:author="Rev 10 Allen Wirfs-Brock" w:date="2012-09-26T10:30:00Z"/>
        </w:rPr>
      </w:pPr>
      <w:ins w:id="25058" w:author="Rev 10 Allen Wirfs-Brock" w:date="2012-09-26T10:31:00Z">
        <w:r>
          <w:t>W</w:t>
        </w:r>
      </w:ins>
      <w:ins w:id="25059" w:author="Rev 10 Allen Wirfs-Brock" w:date="2012-09-26T10:30:00Z">
        <w:r w:rsidRPr="00E77497">
          <w:t xml:space="preserve">hen processing the production </w:t>
        </w:r>
      </w:ins>
      <w:ins w:id="25060" w:author="Rev 10 Allen Wirfs-Brock" w:date="2012-09-26T14:31:00Z">
        <w:r w:rsidR="009C0ACA" w:rsidRPr="009C0ACA">
          <w:rPr>
            <w:rStyle w:val="bnf"/>
          </w:rPr>
          <w:t xml:space="preserve">ArrowParameters  </w:t>
        </w:r>
      </w:ins>
      <w:ins w:id="25061" w:author="Rev 10 Allen Wirfs-Brock" w:date="2012-09-26T10:30:00Z">
        <w:r w:rsidRPr="00E77497">
          <w:rPr>
            <w:b/>
          </w:rPr>
          <w:t>:</w:t>
        </w:r>
        <w:r w:rsidRPr="00E77497">
          <w:t xml:space="preserve"> </w:t>
        </w:r>
      </w:ins>
      <w:ins w:id="25062" w:author="Rev 10 Allen Wirfs-Brock" w:date="2012-09-26T14:31:00Z">
        <w:r w:rsidR="009C0ACA" w:rsidRPr="009C0ACA">
          <w:rPr>
            <w:rStyle w:val="bnf"/>
          </w:rPr>
          <w:t>CoverParenthesizedExpressionAndArrowParameterList</w:t>
        </w:r>
      </w:ins>
      <w:ins w:id="25063" w:author="Rev 10 Allen Wirfs-Brock" w:date="2012-09-26T10:31:00Z">
        <w:r w:rsidRPr="00967C9E">
          <w:rPr>
            <w:rStyle w:val="bnf"/>
          </w:rPr>
          <w:t xml:space="preserve"> </w:t>
        </w:r>
      </w:ins>
      <w:ins w:id="25064" w:author="Rev 10 Allen Wirfs-Brock" w:date="2012-09-26T10:30:00Z">
        <w:r w:rsidRPr="00E77497">
          <w:t xml:space="preserve">the following grammar is used to refine the interpretation of  </w:t>
        </w:r>
      </w:ins>
      <w:ins w:id="25065" w:author="Rev 10 Allen Wirfs-Brock" w:date="2012-09-26T14:32:00Z">
        <w:r w:rsidR="009C0ACA" w:rsidRPr="009C0ACA">
          <w:rPr>
            <w:rStyle w:val="bnf"/>
          </w:rPr>
          <w:t>CoverParenthesizedExpressionAndArrowParameterList</w:t>
        </w:r>
      </w:ins>
      <w:ins w:id="25066" w:author="Rev 10 Allen Wirfs-Brock" w:date="2012-09-26T10:30:00Z">
        <w:r w:rsidRPr="00E77497">
          <w:t>.</w:t>
        </w:r>
      </w:ins>
    </w:p>
    <w:p w14:paraId="20B632B7" w14:textId="77777777" w:rsidR="00967C9E" w:rsidRPr="00E77497" w:rsidRDefault="00967C9E" w:rsidP="00967C9E">
      <w:pPr>
        <w:pStyle w:val="SyntaxRule"/>
        <w:rPr>
          <w:ins w:id="25067" w:author="Rev 10 Allen Wirfs-Brock" w:date="2012-09-26T10:30:00Z"/>
        </w:rPr>
      </w:pPr>
      <w:ins w:id="25068" w:author="Rev 10 Allen Wirfs-Brock" w:date="2012-09-26T10:30:00Z">
        <w:r>
          <w:t>Arrow</w:t>
        </w:r>
        <w:r w:rsidRPr="00E77497">
          <w:t xml:space="preserve">FormalParameterList </w:t>
        </w:r>
        <w:r w:rsidRPr="00E77497">
          <w:rPr>
            <w:rFonts w:ascii="Arial" w:hAnsi="Arial"/>
            <w:b/>
            <w:i w:val="0"/>
          </w:rPr>
          <w:t>:</w:t>
        </w:r>
      </w:ins>
    </w:p>
    <w:p w14:paraId="08C45726" w14:textId="77777777" w:rsidR="00967C9E" w:rsidRPr="00E77497" w:rsidRDefault="001C316E" w:rsidP="00967C9E">
      <w:pPr>
        <w:pStyle w:val="SyntaxDefinition"/>
        <w:rPr>
          <w:ins w:id="25069" w:author="Rev 10 Allen Wirfs-Brock" w:date="2012-09-26T10:30:00Z"/>
        </w:rPr>
      </w:pPr>
      <w:ins w:id="25070" w:author="Rev 10 Allen Wirfs-Brock" w:date="2012-09-26T10:50:00Z">
        <w:r>
          <w:rPr>
            <w:rFonts w:ascii="Courier New" w:hAnsi="Courier New"/>
            <w:b/>
            <w:i w:val="0"/>
          </w:rPr>
          <w:t xml:space="preserve"> </w:t>
        </w:r>
      </w:ins>
      <w:ins w:id="25071" w:author="Rev 10 Allen Wirfs-Brock" w:date="2012-09-26T10:30:00Z">
        <w:r w:rsidR="00967C9E">
          <w:rPr>
            <w:rFonts w:ascii="Courier New" w:hAnsi="Courier New"/>
            <w:b/>
            <w:i w:val="0"/>
          </w:rPr>
          <w:t xml:space="preserve">( </w:t>
        </w:r>
        <w:r w:rsidR="00967C9E" w:rsidRPr="00E65A34">
          <w:t>Formal</w:t>
        </w:r>
      </w:ins>
      <w:ins w:id="25072" w:author="Rev 10 Allen Wirfs-Brock" w:date="2012-09-26T10:49:00Z">
        <w:r>
          <w:t>Parameter</w:t>
        </w:r>
      </w:ins>
      <w:ins w:id="25073" w:author="Rev 10 Allen Wirfs-Brock" w:date="2012-09-26T10:30:00Z">
        <w:r w:rsidR="00967C9E" w:rsidRPr="00E65A34">
          <w:t>List</w:t>
        </w:r>
      </w:ins>
      <w:ins w:id="25074" w:author="Rev 10 Allen Wirfs-Brock" w:date="2012-09-26T10:49:00Z">
        <w:r>
          <w:rPr>
            <w:rFonts w:ascii="Courier New" w:hAnsi="Courier New"/>
            <w:b/>
            <w:i w:val="0"/>
          </w:rPr>
          <w:t xml:space="preserve"> </w:t>
        </w:r>
      </w:ins>
      <w:ins w:id="25075" w:author="Rev 10 Allen Wirfs-Brock" w:date="2012-09-26T10:30:00Z">
        <w:r w:rsidR="00967C9E">
          <w:rPr>
            <w:rFonts w:ascii="Courier New" w:hAnsi="Courier New"/>
            <w:b/>
            <w:i w:val="0"/>
          </w:rPr>
          <w:t>)</w:t>
        </w:r>
      </w:ins>
    </w:p>
    <w:p w14:paraId="6F4FF6E9" w14:textId="77777777" w:rsidR="0024296C" w:rsidRPr="00E77497" w:rsidDel="00967C9E" w:rsidRDefault="0024296C" w:rsidP="0024296C">
      <w:pPr>
        <w:pStyle w:val="SyntaxRule"/>
        <w:rPr>
          <w:ins w:id="25076" w:author="Rev 7 Allen Wirfs-Brock" w:date="2012-04-16T17:18:00Z"/>
          <w:del w:id="25077" w:author="Rev 10 Allen Wirfs-Brock" w:date="2012-09-26T10:26:00Z"/>
        </w:rPr>
      </w:pPr>
      <w:ins w:id="25078" w:author="Rev 7 Allen Wirfs-Brock" w:date="2012-04-16T17:18:00Z">
        <w:del w:id="25079" w:author="Rev 10 Allen Wirfs-Brock" w:date="2012-09-26T10:26:00Z">
          <w:r w:rsidDel="00967C9E">
            <w:delText>Cover</w:delText>
          </w:r>
        </w:del>
      </w:ins>
      <w:ins w:id="25080" w:author="Rev 7 Allen Wirfs-Brock" w:date="2012-04-17T10:46:00Z">
        <w:del w:id="25081" w:author="Rev 10 Allen Wirfs-Brock" w:date="2012-09-26T10:26:00Z">
          <w:r w:rsidR="00E070DB" w:rsidDel="00967C9E">
            <w:delText>FormalsList</w:delText>
          </w:r>
        </w:del>
      </w:ins>
      <w:ins w:id="25082" w:author="Rev 7 Allen Wirfs-Brock" w:date="2012-04-16T17:18:00Z">
        <w:del w:id="25083" w:author="Rev 10 Allen Wirfs-Brock" w:date="2012-09-26T10:26:00Z">
          <w:r w:rsidRPr="00E77497" w:rsidDel="00967C9E">
            <w:delText xml:space="preserve"> </w:delText>
          </w:r>
          <w:r w:rsidRPr="00E77497" w:rsidDel="00967C9E">
            <w:rPr>
              <w:rFonts w:ascii="Arial" w:hAnsi="Arial"/>
              <w:b/>
              <w:i w:val="0"/>
            </w:rPr>
            <w:delText>:</w:delText>
          </w:r>
        </w:del>
      </w:ins>
    </w:p>
    <w:p w14:paraId="69C04BFE" w14:textId="77777777" w:rsidR="0024296C" w:rsidRPr="00E77497" w:rsidDel="00967C9E" w:rsidRDefault="0024296C" w:rsidP="0024296C">
      <w:pPr>
        <w:pStyle w:val="SyntaxDefinition"/>
        <w:rPr>
          <w:ins w:id="25084" w:author="Rev 7 Allen Wirfs-Brock" w:date="2012-04-16T17:18:00Z"/>
          <w:del w:id="25085" w:author="Rev 10 Allen Wirfs-Brock" w:date="2012-09-26T10:26:00Z"/>
        </w:rPr>
      </w:pPr>
      <w:ins w:id="25086" w:author="Rev 7 Allen Wirfs-Brock" w:date="2012-04-16T17:18:00Z">
        <w:del w:id="25087" w:author="Rev 10 Allen Wirfs-Brock" w:date="2012-09-26T10:26:00Z">
          <w:r w:rsidDel="00967C9E">
            <w:delText>Expression</w:delText>
          </w:r>
        </w:del>
      </w:ins>
    </w:p>
    <w:p w14:paraId="11303926" w14:textId="77777777" w:rsidR="0024296C" w:rsidRPr="00E77497" w:rsidDel="00D172A5" w:rsidRDefault="0024296C" w:rsidP="0024296C">
      <w:pPr>
        <w:pStyle w:val="Syntax"/>
        <w:rPr>
          <w:ins w:id="25088" w:author="Rev 7 Allen Wirfs-Brock" w:date="2012-04-16T17:18:00Z"/>
          <w:del w:id="25089" w:author="Rev 10 Allen Wirfs-Brock" w:date="2012-08-30T13:20:00Z"/>
        </w:rPr>
      </w:pPr>
      <w:ins w:id="25090" w:author="Rev 7 Allen Wirfs-Brock" w:date="2012-04-16T17:18:00Z">
        <w:del w:id="25091" w:author="Rev 10 Allen Wirfs-Brock" w:date="2012-08-30T13:20:00Z">
          <w:r w:rsidRPr="00E77497" w:rsidDel="00D172A5">
            <w:delText>Supplemental Syntax</w:delText>
          </w:r>
        </w:del>
      </w:ins>
    </w:p>
    <w:p w14:paraId="020D3389" w14:textId="77777777" w:rsidR="0024296C" w:rsidRPr="00E77497" w:rsidDel="00967C9E" w:rsidRDefault="0024296C" w:rsidP="00D172A5">
      <w:pPr>
        <w:pStyle w:val="Note"/>
        <w:rPr>
          <w:ins w:id="25092" w:author="Rev 7 Allen Wirfs-Brock" w:date="2012-04-16T17:18:00Z"/>
          <w:del w:id="25093" w:author="Rev 10 Allen Wirfs-Brock" w:date="2012-09-26T10:30:00Z"/>
        </w:rPr>
        <w:pPrChange w:id="25094" w:author="Rev 10 Allen Wirfs-Brock" w:date="2012-08-30T13:20:00Z">
          <w:pPr/>
        </w:pPrChange>
      </w:pPr>
      <w:ins w:id="25095" w:author="Rev 7 Allen Wirfs-Brock" w:date="2012-04-16T17:18:00Z">
        <w:del w:id="25096" w:author="Rev 10 Allen Wirfs-Brock" w:date="2012-09-26T10:30:00Z">
          <w:r w:rsidDel="00967C9E">
            <w:delText>W</w:delText>
          </w:r>
          <w:r w:rsidRPr="00E77497" w:rsidDel="00967C9E">
            <w:delText xml:space="preserve">hen processing the production </w:delText>
          </w:r>
        </w:del>
      </w:ins>
      <w:ins w:id="25097" w:author="Rev 7 Allen Wirfs-Brock" w:date="2012-04-17T10:48:00Z">
        <w:del w:id="25098" w:author="Rev 10 Allen Wirfs-Brock" w:date="2012-09-26T10:30:00Z">
          <w:r w:rsidR="00E070DB" w:rsidDel="00967C9E">
            <w:rPr>
              <w:rStyle w:val="bnf"/>
            </w:rPr>
            <w:delText>CoverFormalsList</w:delText>
          </w:r>
        </w:del>
      </w:ins>
      <w:ins w:id="25099" w:author="Rev 7 Allen Wirfs-Brock" w:date="2012-04-16T17:18:00Z">
        <w:del w:id="25100" w:author="Rev 10 Allen Wirfs-Brock" w:date="2012-09-26T10:30:00Z">
          <w:r w:rsidRPr="00E77497" w:rsidDel="00967C9E">
            <w:delText xml:space="preserve"> </w:delText>
          </w:r>
          <w:r w:rsidRPr="00E77497" w:rsidDel="00967C9E">
            <w:rPr>
              <w:b/>
            </w:rPr>
            <w:delText>:</w:delText>
          </w:r>
          <w:r w:rsidRPr="00E77497" w:rsidDel="00967C9E">
            <w:delText xml:space="preserve"> </w:delText>
          </w:r>
        </w:del>
      </w:ins>
      <w:ins w:id="25101" w:author="Rev 7 Allen Wirfs-Brock" w:date="2012-04-17T10:48:00Z">
        <w:del w:id="25102" w:author="Rev 10 Allen Wirfs-Brock" w:date="2012-09-26T10:30:00Z">
          <w:r w:rsidR="00E070DB" w:rsidDel="00967C9E">
            <w:rPr>
              <w:rFonts w:ascii="Times New Roman" w:hAnsi="Times New Roman"/>
              <w:i/>
            </w:rPr>
            <w:delText>Expression</w:delText>
          </w:r>
        </w:del>
      </w:ins>
      <w:ins w:id="25103" w:author="Rev 7 Allen Wirfs-Brock" w:date="2012-04-16T17:18:00Z">
        <w:del w:id="25104" w:author="Rev 10 Allen Wirfs-Brock" w:date="2012-09-26T10:30:00Z">
          <w:r w:rsidRPr="00DB3CBF" w:rsidDel="00967C9E">
            <w:rPr>
              <w:rFonts w:ascii="Times New Roman" w:hAnsi="Times New Roman"/>
              <w:i/>
            </w:rPr>
            <w:delText xml:space="preserve"> </w:delText>
          </w:r>
          <w:r w:rsidRPr="00E77497" w:rsidDel="00967C9E">
            <w:delText xml:space="preserve"> the </w:delText>
          </w:r>
        </w:del>
      </w:ins>
      <w:ins w:id="25105" w:author="Rev 7 Allen Wirfs-Brock" w:date="2012-04-17T10:51:00Z">
        <w:del w:id="25106" w:author="Rev 10 Allen Wirfs-Brock" w:date="2012-09-26T10:30:00Z">
          <w:r w:rsidR="00E070DB" w:rsidRPr="00701A7B" w:rsidDel="00967C9E">
            <w:rPr>
              <w:rStyle w:val="bnf"/>
            </w:rPr>
            <w:delText>FormalsList</w:delText>
          </w:r>
          <w:r w:rsidR="00E070DB" w:rsidDel="00967C9E">
            <w:delText xml:space="preserve"> production</w:delText>
          </w:r>
        </w:del>
      </w:ins>
      <w:ins w:id="25107" w:author="Rev 7 Allen Wirfs-Brock" w:date="2012-04-16T17:18:00Z">
        <w:del w:id="25108" w:author="Rev 10 Allen Wirfs-Brock" w:date="2012-09-26T10:30:00Z">
          <w:r w:rsidRPr="00E77497" w:rsidDel="00967C9E">
            <w:delText xml:space="preserve"> is used to </w:delText>
          </w:r>
        </w:del>
      </w:ins>
      <w:ins w:id="25109" w:author="Rev 7 Allen Wirfs-Brock" w:date="2012-04-17T10:51:00Z">
        <w:del w:id="25110" w:author="Rev 10 Allen Wirfs-Brock" w:date="2012-09-26T10:30:00Z">
          <w:r w:rsidR="00E070DB" w:rsidDel="00967C9E">
            <w:delText>further restrict the source code that matches</w:delText>
          </w:r>
        </w:del>
      </w:ins>
      <w:ins w:id="25111" w:author="Rev 7 Allen Wirfs-Brock" w:date="2012-04-16T17:18:00Z">
        <w:del w:id="25112" w:author="Rev 10 Allen Wirfs-Brock" w:date="2012-09-26T10:30:00Z">
          <w:r w:rsidRPr="00E77497" w:rsidDel="00967C9E">
            <w:delText xml:space="preserve">  </w:delText>
          </w:r>
        </w:del>
      </w:ins>
      <w:ins w:id="25113" w:author="Rev 7 Allen Wirfs-Brock" w:date="2012-04-17T10:49:00Z">
        <w:del w:id="25114" w:author="Rev 10 Allen Wirfs-Brock" w:date="2012-09-26T10:30:00Z">
          <w:r w:rsidR="00E070DB" w:rsidDel="00967C9E">
            <w:rPr>
              <w:rStyle w:val="bnf"/>
            </w:rPr>
            <w:delText>Expression</w:delText>
          </w:r>
        </w:del>
      </w:ins>
      <w:ins w:id="25115" w:author="Rev 7 Allen Wirfs-Brock" w:date="2012-04-16T17:18:00Z">
        <w:del w:id="25116" w:author="Rev 10 Allen Wirfs-Brock" w:date="2012-09-26T10:30:00Z">
          <w:r w:rsidRPr="00E77497" w:rsidDel="00967C9E">
            <w:delText>.</w:delText>
          </w:r>
        </w:del>
      </w:ins>
    </w:p>
    <w:p w14:paraId="4F7EC23F" w14:textId="77777777" w:rsidR="0024296C" w:rsidRPr="00E77497" w:rsidDel="00D172A5" w:rsidRDefault="0024296C" w:rsidP="0024296C">
      <w:pPr>
        <w:pStyle w:val="SyntaxRule"/>
        <w:rPr>
          <w:ins w:id="25117" w:author="Rev 7 Allen Wirfs-Brock" w:date="2012-04-16T17:18:00Z"/>
          <w:del w:id="25118" w:author="Rev 10 Allen Wirfs-Brock" w:date="2012-08-30T13:19:00Z"/>
          <w:rFonts w:ascii="Arial" w:hAnsi="Arial"/>
        </w:rPr>
      </w:pPr>
      <w:ins w:id="25119" w:author="Rev 7 Allen Wirfs-Brock" w:date="2012-04-16T17:18:00Z">
        <w:del w:id="25120" w:author="Rev 10 Allen Wirfs-Brock" w:date="2012-08-30T13:19:00Z">
          <w:r w:rsidDel="00D172A5">
            <w:delText>ArrowFormalParameterList</w:delText>
          </w:r>
          <w:r w:rsidRPr="00E77497" w:rsidDel="00D172A5">
            <w:delText xml:space="preserve"> </w:delText>
          </w:r>
          <w:r w:rsidRPr="00E77497" w:rsidDel="00D172A5">
            <w:rPr>
              <w:rFonts w:ascii="Arial" w:hAnsi="Arial"/>
              <w:b/>
              <w:i w:val="0"/>
            </w:rPr>
            <w:delText>:</w:delText>
          </w:r>
        </w:del>
      </w:ins>
    </w:p>
    <w:p w14:paraId="4CEEBC8F" w14:textId="77777777" w:rsidR="0024296C" w:rsidRPr="00E77497" w:rsidDel="00D172A5" w:rsidRDefault="0024296C" w:rsidP="0024296C">
      <w:pPr>
        <w:pStyle w:val="SyntaxDefinition"/>
        <w:rPr>
          <w:ins w:id="25121" w:author="Rev 7 Allen Wirfs-Brock" w:date="2012-04-16T17:18:00Z"/>
          <w:del w:id="25122" w:author="Rev 10 Allen Wirfs-Brock" w:date="2012-08-30T13:19:00Z"/>
          <w:rFonts w:ascii="Courier New" w:hAnsi="Courier New" w:cs="Courier New"/>
          <w:b/>
          <w:i w:val="0"/>
        </w:rPr>
      </w:pPr>
      <w:ins w:id="25123" w:author="Rev 7 Allen Wirfs-Brock" w:date="2012-04-16T17:18:00Z">
        <w:del w:id="25124" w:author="Rev 10 Allen Wirfs-Brock" w:date="2012-08-30T13:19:00Z">
          <w:r w:rsidDel="00D172A5">
            <w:delText>FormalParameterList</w:delText>
          </w:r>
          <w:r w:rsidRPr="00E77497" w:rsidDel="00D172A5">
            <w:rPr>
              <w:rFonts w:ascii="Courier New" w:hAnsi="Courier New" w:cs="Courier New"/>
              <w:b/>
              <w:i w:val="0"/>
            </w:rPr>
            <w:delText xml:space="preserve"> </w:delText>
          </w:r>
        </w:del>
      </w:ins>
    </w:p>
    <w:p w14:paraId="7DC4AA57" w14:textId="77777777" w:rsidR="0024296C" w:rsidRPr="00E77497" w:rsidRDefault="0024296C" w:rsidP="0024296C">
      <w:pPr>
        <w:pStyle w:val="40"/>
        <w:numPr>
          <w:ilvl w:val="0"/>
          <w:numId w:val="0"/>
        </w:numPr>
        <w:rPr>
          <w:ins w:id="25125" w:author="Rev 7 Allen Wirfs-Brock" w:date="2012-04-16T17:18:00Z"/>
        </w:rPr>
      </w:pPr>
      <w:ins w:id="25126" w:author="Rev 7 Allen Wirfs-Brock" w:date="2012-04-16T17:18:00Z">
        <w:r w:rsidRPr="00E77497">
          <w:t>Static Semantics</w:t>
        </w:r>
      </w:ins>
    </w:p>
    <w:p w14:paraId="7CC7B720" w14:textId="77777777" w:rsidR="0024296C" w:rsidRPr="00E77497" w:rsidRDefault="0024296C" w:rsidP="0024296C">
      <w:pPr>
        <w:rPr>
          <w:ins w:id="25127" w:author="Rev 7 Allen Wirfs-Brock" w:date="2012-04-16T17:18:00Z"/>
          <w:rFonts w:ascii="Helvetica" w:hAnsi="Helvetica"/>
          <w:b/>
        </w:rPr>
      </w:pPr>
      <w:ins w:id="25128" w:author="Rev 7 Allen Wirfs-Brock" w:date="2012-04-16T17:18:00Z">
        <w:r w:rsidRPr="00E77497">
          <w:rPr>
            <w:rFonts w:ascii="Helvetica" w:hAnsi="Helvetica"/>
            <w:b/>
          </w:rPr>
          <w:t>Static Semantics:  Early Errors</w:t>
        </w:r>
      </w:ins>
    </w:p>
    <w:p w14:paraId="14C939A5" w14:textId="77777777" w:rsidR="0024296C" w:rsidRPr="00E77497" w:rsidRDefault="00560A4D" w:rsidP="0024296C">
      <w:pPr>
        <w:jc w:val="left"/>
        <w:rPr>
          <w:ins w:id="25129" w:author="Rev 7 Allen Wirfs-Brock" w:date="2012-04-16T17:18:00Z"/>
        </w:rPr>
      </w:pPr>
      <w:ins w:id="25130" w:author="Rev 7 Allen Wirfs-Brock" w:date="2012-04-16T17:20:00Z">
        <w:r>
          <w:rPr>
            <w:rFonts w:ascii="Times New Roman" w:hAnsi="Times New Roman"/>
            <w:i/>
          </w:rPr>
          <w:t>ArrowFunction</w:t>
        </w:r>
      </w:ins>
      <w:ins w:id="25131" w:author="Rev 7 Allen Wirfs-Brock" w:date="2012-04-16T17:18:00Z">
        <w:r w:rsidR="0024296C" w:rsidRPr="00E77497">
          <w:rPr>
            <w:rFonts w:ascii="Times New Roman" w:hAnsi="Times New Roman"/>
            <w:i/>
          </w:rPr>
          <w:t xml:space="preserve"> </w:t>
        </w:r>
        <w:r w:rsidR="0024296C" w:rsidRPr="00E77497">
          <w:rPr>
            <w:b/>
          </w:rPr>
          <w:t>:</w:t>
        </w:r>
        <w:r w:rsidR="0024296C" w:rsidRPr="00E77497">
          <w:rPr>
            <w:rFonts w:ascii="Times New Roman" w:hAnsi="Times New Roman"/>
            <w:i/>
          </w:rPr>
          <w:t xml:space="preserve"> </w:t>
        </w:r>
      </w:ins>
      <w:ins w:id="25132" w:author="Rev 7 Allen Wirfs-Brock" w:date="2012-04-16T17:21:00Z">
        <w:r w:rsidRPr="00560A4D">
          <w:rPr>
            <w:rFonts w:ascii="Times New Roman" w:hAnsi="Times New Roman"/>
            <w:i/>
          </w:rPr>
          <w:t>ArrowParameters</w:t>
        </w:r>
        <w:r>
          <w:rPr>
            <w:rFonts w:ascii="Times New Roman" w:hAnsi="Times New Roman"/>
            <w:i/>
          </w:rPr>
          <w:t xml:space="preserve"> </w:t>
        </w:r>
      </w:ins>
      <w:ins w:id="25133" w:author="Rev 7 Allen Wirfs-Brock" w:date="2012-04-16T17:18:00Z">
        <w:r w:rsidR="0024296C" w:rsidRPr="00E77497">
          <w:rPr>
            <w:rFonts w:ascii="Times New Roman" w:hAnsi="Times New Roman"/>
            <w:i/>
          </w:rPr>
          <w:t xml:space="preserve"> </w:t>
        </w:r>
      </w:ins>
      <w:ins w:id="25134" w:author="Rev 7 Allen Wirfs-Brock" w:date="2012-04-16T17:21:00Z">
        <w:r>
          <w:rPr>
            <w:rFonts w:ascii="Courier New" w:hAnsi="Courier New"/>
            <w:b/>
            <w:i/>
          </w:rPr>
          <w:t>=&gt;</w:t>
        </w:r>
      </w:ins>
      <w:ins w:id="25135" w:author="Rev 7 Allen Wirfs-Brock" w:date="2012-04-16T17:18:00Z">
        <w:r w:rsidR="0024296C" w:rsidRPr="00E77497">
          <w:rPr>
            <w:rFonts w:ascii="Times New Roman" w:hAnsi="Times New Roman"/>
            <w:i/>
          </w:rPr>
          <w:t xml:space="preserve"> </w:t>
        </w:r>
        <w:r w:rsidR="0024296C" w:rsidRPr="00E77497">
          <w:t xml:space="preserve"> </w:t>
        </w:r>
      </w:ins>
      <w:ins w:id="25136" w:author="Rev 7 Allen Wirfs-Brock" w:date="2012-04-26T10:40:00Z">
        <w:del w:id="25137" w:author="Rev 8 Allen Wirfs-Brock" w:date="2012-05-10T17:39:00Z">
          <w:r w:rsidR="001F444B" w:rsidDel="007110FE">
            <w:rPr>
              <w:rFonts w:ascii="Times New Roman" w:hAnsi="Times New Roman"/>
              <w:i/>
            </w:rPr>
            <w:delText>Consice</w:delText>
          </w:r>
        </w:del>
      </w:ins>
      <w:ins w:id="25138" w:author="Rev 7 Allen Wirfs-Brock" w:date="2012-04-16T17:18:00Z">
        <w:del w:id="25139" w:author="Rev 8 Allen Wirfs-Brock" w:date="2012-05-10T17:39:00Z">
          <w:r w:rsidR="0024296C" w:rsidRPr="00E77497" w:rsidDel="007110FE">
            <w:rPr>
              <w:rFonts w:ascii="Times New Roman" w:hAnsi="Times New Roman"/>
              <w:i/>
            </w:rPr>
            <w:delText>Body</w:delText>
          </w:r>
        </w:del>
      </w:ins>
      <w:ins w:id="25140" w:author="Rev 8 Allen Wirfs-Brock" w:date="2012-05-10T17:39:00Z">
        <w:r w:rsidR="007110FE">
          <w:rPr>
            <w:rFonts w:ascii="Times New Roman" w:hAnsi="Times New Roman"/>
            <w:i/>
          </w:rPr>
          <w:t>ConciseBody</w:t>
        </w:r>
      </w:ins>
      <w:ins w:id="25141" w:author="Rev 7 Allen Wirfs-Brock" w:date="2012-04-16T17:18:00Z">
        <w:r w:rsidR="0024296C" w:rsidRPr="00E77497">
          <w:t xml:space="preserve"> </w:t>
        </w:r>
      </w:ins>
    </w:p>
    <w:p w14:paraId="06B51B87" w14:textId="77777777" w:rsidR="0024296C" w:rsidRPr="00E77497" w:rsidRDefault="0024296C" w:rsidP="001F444B">
      <w:pPr>
        <w:numPr>
          <w:ilvl w:val="0"/>
          <w:numId w:val="403"/>
        </w:numPr>
        <w:spacing w:after="220"/>
        <w:contextualSpacing/>
        <w:rPr>
          <w:ins w:id="25142" w:author="Rev 7 Allen Wirfs-Brock" w:date="2012-04-16T17:18:00Z"/>
        </w:rPr>
      </w:pPr>
      <w:ins w:id="25143" w:author="Rev 7 Allen Wirfs-Brock" w:date="2012-04-16T17:18:00Z">
        <w:r w:rsidRPr="00E77497">
          <w:t xml:space="preserve">It is a Syntax Error if any element of the </w:t>
        </w:r>
        <w:r w:rsidRPr="00BF6FFE">
          <w:rPr>
            <w:rFonts w:ascii="Times New Roman" w:hAnsi="Times New Roman"/>
          </w:rPr>
          <w:t>LexicallyDeclaredNames</w:t>
        </w:r>
        <w:r w:rsidRPr="00E77497">
          <w:t xml:space="preserve"> of </w:t>
        </w:r>
      </w:ins>
      <w:ins w:id="25144" w:author="Rev 7 Allen Wirfs-Brock" w:date="2012-04-26T10:40:00Z">
        <w:del w:id="25145" w:author="Rev 8 Allen Wirfs-Brock" w:date="2012-05-10T17:39:00Z">
          <w:r w:rsidR="001F444B" w:rsidDel="007110FE">
            <w:rPr>
              <w:rFonts w:ascii="Times New Roman" w:hAnsi="Times New Roman"/>
              <w:i/>
            </w:rPr>
            <w:delText>Consice</w:delText>
          </w:r>
          <w:r w:rsidR="001F444B" w:rsidRPr="00E77497" w:rsidDel="007110FE">
            <w:rPr>
              <w:rFonts w:ascii="Times New Roman" w:hAnsi="Times New Roman"/>
              <w:i/>
            </w:rPr>
            <w:delText>Body</w:delText>
          </w:r>
        </w:del>
      </w:ins>
      <w:ins w:id="25146" w:author="Rev 8 Allen Wirfs-Brock" w:date="2012-05-10T17:39:00Z">
        <w:r w:rsidR="007110FE">
          <w:rPr>
            <w:rFonts w:ascii="Times New Roman" w:hAnsi="Times New Roman"/>
            <w:i/>
          </w:rPr>
          <w:t>ConciseBody</w:t>
        </w:r>
      </w:ins>
      <w:ins w:id="25147" w:author="Rev 7 Allen Wirfs-Brock" w:date="2012-04-26T10:40:00Z">
        <w:r w:rsidR="001F444B" w:rsidRPr="00E77497">
          <w:t xml:space="preserve"> </w:t>
        </w:r>
      </w:ins>
      <w:ins w:id="25148" w:author="Rev 7 Allen Wirfs-Brock" w:date="2012-04-16T17:18:00Z">
        <w:r w:rsidRPr="00E77497">
          <w:t xml:space="preserve">also occurs in the </w:t>
        </w:r>
        <w:r w:rsidRPr="00BF6FFE">
          <w:rPr>
            <w:rFonts w:ascii="Times New Roman" w:hAnsi="Times New Roman"/>
          </w:rPr>
          <w:t>VarDeclaredNames</w:t>
        </w:r>
        <w:r w:rsidRPr="00E77497">
          <w:t xml:space="preserve"> of </w:t>
        </w:r>
      </w:ins>
      <w:ins w:id="25149" w:author="Rev 7 Allen Wirfs-Brock" w:date="2012-04-26T10:40:00Z">
        <w:del w:id="25150" w:author="Rev 8 Allen Wirfs-Brock" w:date="2012-05-10T17:39:00Z">
          <w:r w:rsidR="001F444B" w:rsidDel="007110FE">
            <w:rPr>
              <w:rFonts w:ascii="Times New Roman" w:hAnsi="Times New Roman"/>
              <w:i/>
            </w:rPr>
            <w:delText>Consice</w:delText>
          </w:r>
          <w:r w:rsidR="001F444B" w:rsidRPr="00E77497" w:rsidDel="007110FE">
            <w:rPr>
              <w:rFonts w:ascii="Times New Roman" w:hAnsi="Times New Roman"/>
              <w:i/>
            </w:rPr>
            <w:delText>Body</w:delText>
          </w:r>
        </w:del>
      </w:ins>
      <w:ins w:id="25151" w:author="Rev 8 Allen Wirfs-Brock" w:date="2012-05-10T17:39:00Z">
        <w:r w:rsidR="007110FE">
          <w:rPr>
            <w:rFonts w:ascii="Times New Roman" w:hAnsi="Times New Roman"/>
            <w:i/>
          </w:rPr>
          <w:t>ConciseBody</w:t>
        </w:r>
      </w:ins>
      <w:ins w:id="25152" w:author="Rev 7 Allen Wirfs-Brock" w:date="2012-04-16T17:18:00Z">
        <w:r w:rsidRPr="00E77497">
          <w:t>.</w:t>
        </w:r>
      </w:ins>
    </w:p>
    <w:p w14:paraId="6CEDC070" w14:textId="77777777" w:rsidR="0024296C" w:rsidRDefault="0024296C" w:rsidP="001F444B">
      <w:pPr>
        <w:numPr>
          <w:ilvl w:val="0"/>
          <w:numId w:val="403"/>
        </w:numPr>
        <w:spacing w:after="220"/>
        <w:contextualSpacing/>
        <w:rPr>
          <w:ins w:id="25153" w:author="Rev 7 Allen Wirfs-Brock" w:date="2012-04-24T15:31:00Z"/>
        </w:rPr>
      </w:pPr>
      <w:ins w:id="25154" w:author="Rev 7 Allen Wirfs-Brock" w:date="2012-04-16T17:18:00Z">
        <w:r w:rsidRPr="00E77497">
          <w:t xml:space="preserve">It is a Syntax Error if any element of the BoundNames of </w:t>
        </w:r>
      </w:ins>
      <w:ins w:id="25155" w:author="Rev 7 Allen Wirfs-Brock" w:date="2012-04-16T17:24:00Z">
        <w:r w:rsidR="00560A4D">
          <w:rPr>
            <w:rFonts w:ascii="Times New Roman" w:hAnsi="Times New Roman"/>
            <w:i/>
          </w:rPr>
          <w:t>Arrow</w:t>
        </w:r>
      </w:ins>
      <w:ins w:id="25156" w:author="Rev 7 Allen Wirfs-Brock" w:date="2012-04-16T17:18:00Z">
        <w:r w:rsidRPr="00E77497">
          <w:rPr>
            <w:rFonts w:ascii="Times New Roman" w:hAnsi="Times New Roman"/>
            <w:i/>
          </w:rPr>
          <w:t>Parameter</w:t>
        </w:r>
      </w:ins>
      <w:ins w:id="25157" w:author="Rev 7 Allen Wirfs-Brock" w:date="2012-04-16T17:24:00Z">
        <w:r w:rsidR="00560A4D">
          <w:rPr>
            <w:rFonts w:ascii="Times New Roman" w:hAnsi="Times New Roman"/>
            <w:i/>
          </w:rPr>
          <w:t>s</w:t>
        </w:r>
      </w:ins>
      <w:ins w:id="25158" w:author="Rev 7 Allen Wirfs-Brock" w:date="2012-04-16T17:18:00Z">
        <w:r w:rsidRPr="00E77497">
          <w:t xml:space="preserve"> also occurs in the LexicallyDeclaredNames of </w:t>
        </w:r>
      </w:ins>
      <w:ins w:id="25159" w:author="Rev 7 Allen Wirfs-Brock" w:date="2012-04-26T10:40:00Z">
        <w:del w:id="25160" w:author="Rev 8 Allen Wirfs-Brock" w:date="2012-05-10T17:39:00Z">
          <w:r w:rsidR="001F444B" w:rsidDel="007110FE">
            <w:rPr>
              <w:rFonts w:ascii="Times New Roman" w:hAnsi="Times New Roman"/>
              <w:i/>
            </w:rPr>
            <w:delText>Consice</w:delText>
          </w:r>
          <w:r w:rsidR="001F444B" w:rsidRPr="00E77497" w:rsidDel="007110FE">
            <w:rPr>
              <w:rFonts w:ascii="Times New Roman" w:hAnsi="Times New Roman"/>
              <w:i/>
            </w:rPr>
            <w:delText>Body</w:delText>
          </w:r>
        </w:del>
      </w:ins>
      <w:ins w:id="25161" w:author="Rev 8 Allen Wirfs-Brock" w:date="2012-05-10T17:39:00Z">
        <w:r w:rsidR="007110FE">
          <w:rPr>
            <w:rFonts w:ascii="Times New Roman" w:hAnsi="Times New Roman"/>
            <w:i/>
          </w:rPr>
          <w:t>ConciseBody</w:t>
        </w:r>
      </w:ins>
      <w:ins w:id="25162" w:author="Rev 7 Allen Wirfs-Brock" w:date="2012-04-16T17:18:00Z">
        <w:r w:rsidRPr="00E77497">
          <w:t>.</w:t>
        </w:r>
      </w:ins>
    </w:p>
    <w:p w14:paraId="77FC83F1" w14:textId="77777777" w:rsidR="00BF6FFE" w:rsidRPr="00E77497" w:rsidRDefault="00BF6FFE" w:rsidP="001F444B">
      <w:pPr>
        <w:numPr>
          <w:ilvl w:val="0"/>
          <w:numId w:val="403"/>
        </w:numPr>
        <w:spacing w:after="220"/>
        <w:contextualSpacing/>
        <w:rPr>
          <w:ins w:id="25163" w:author="Rev 7 Allen Wirfs-Brock" w:date="2012-04-16T17:18:00Z"/>
        </w:rPr>
      </w:pPr>
      <w:ins w:id="25164" w:author="Rev 7 Allen Wirfs-Brock" w:date="2012-04-24T15:31:00Z">
        <w:r>
          <w:t xml:space="preserve">It is a Syntax Error if </w:t>
        </w:r>
      </w:ins>
      <w:ins w:id="25165" w:author="Rev 7 Allen Wirfs-Brock" w:date="2012-04-26T10:40:00Z">
        <w:del w:id="25166" w:author="Rev 8 Allen Wirfs-Brock" w:date="2012-05-10T17:39:00Z">
          <w:r w:rsidR="001F444B" w:rsidDel="007110FE">
            <w:rPr>
              <w:rFonts w:ascii="Times New Roman" w:hAnsi="Times New Roman"/>
              <w:i/>
            </w:rPr>
            <w:delText>Consice</w:delText>
          </w:r>
          <w:r w:rsidR="001F444B" w:rsidRPr="00E77497" w:rsidDel="007110FE">
            <w:rPr>
              <w:rFonts w:ascii="Times New Roman" w:hAnsi="Times New Roman"/>
              <w:i/>
            </w:rPr>
            <w:delText>Body</w:delText>
          </w:r>
        </w:del>
      </w:ins>
      <w:ins w:id="25167" w:author="Rev 8 Allen Wirfs-Brock" w:date="2012-05-10T17:39:00Z">
        <w:r w:rsidR="007110FE">
          <w:rPr>
            <w:rFonts w:ascii="Times New Roman" w:hAnsi="Times New Roman"/>
            <w:i/>
          </w:rPr>
          <w:t>ConciseBody</w:t>
        </w:r>
      </w:ins>
      <w:ins w:id="25168" w:author="Rev 7 Allen Wirfs-Brock" w:date="2012-04-26T10:40:00Z">
        <w:r w:rsidR="001F444B" w:rsidRPr="00E77497">
          <w:t xml:space="preserve"> </w:t>
        </w:r>
      </w:ins>
      <w:ins w:id="25169" w:author="Rev 7 Allen Wirfs-Brock" w:date="2012-04-24T15:31:00Z">
        <w:r w:rsidRPr="00BF6FFE">
          <w:rPr>
            <w:rFonts w:ascii="Times New Roman" w:hAnsi="Times New Roman"/>
          </w:rPr>
          <w:t xml:space="preserve">Contains </w:t>
        </w:r>
      </w:ins>
      <w:ins w:id="25170" w:author="Rev 7 Allen Wirfs-Brock" w:date="2012-04-24T15:34:00Z">
        <w:r>
          <w:rPr>
            <w:rFonts w:ascii="Times New Roman" w:hAnsi="Times New Roman"/>
            <w:i/>
          </w:rPr>
          <w:t>Yield</w:t>
        </w:r>
      </w:ins>
      <w:ins w:id="25171" w:author="Rev 7 Allen Wirfs-Brock" w:date="2012-04-24T15:31:00Z">
        <w:r w:rsidRPr="00BF6FFE">
          <w:rPr>
            <w:rFonts w:ascii="Times New Roman" w:hAnsi="Times New Roman"/>
            <w:i/>
          </w:rPr>
          <w:t>Expression</w:t>
        </w:r>
        <w:r>
          <w:t>.</w:t>
        </w:r>
      </w:ins>
    </w:p>
    <w:p w14:paraId="2D5EAD1D" w14:textId="77777777" w:rsidR="0024296C" w:rsidRDefault="0024296C" w:rsidP="0024296C">
      <w:pPr>
        <w:spacing w:after="220"/>
        <w:ind w:left="720"/>
        <w:rPr>
          <w:ins w:id="25172" w:author="Rev 7 Allen Wirfs-Brock" w:date="2012-04-16T17:30:00Z"/>
        </w:rPr>
      </w:pPr>
    </w:p>
    <w:p w14:paraId="2423EF0E" w14:textId="77777777" w:rsidR="00125774" w:rsidRPr="00E77497" w:rsidRDefault="00125774" w:rsidP="00125774">
      <w:pPr>
        <w:jc w:val="left"/>
        <w:rPr>
          <w:ins w:id="25173" w:author="Rev 7 Allen Wirfs-Brock" w:date="2012-04-17T10:37:00Z"/>
        </w:rPr>
      </w:pPr>
      <w:ins w:id="25174" w:author="Rev 7 Allen Wirfs-Brock" w:date="2012-04-17T10:37:00Z">
        <w:r>
          <w:rPr>
            <w:rFonts w:ascii="Times New Roman" w:hAnsi="Times New Roman"/>
            <w:i/>
          </w:rPr>
          <w:t>ArrowParameters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ins>
      <w:ins w:id="25175" w:author="Rev 7 Allen Wirfs-Brock" w:date="2012-04-17T10:54:00Z">
        <w:r w:rsidR="00E070DB">
          <w:rPr>
            <w:rFonts w:ascii="Times New Roman" w:hAnsi="Times New Roman"/>
            <w:i/>
          </w:rPr>
          <w:t>BindingIdentifier</w:t>
        </w:r>
      </w:ins>
      <w:ins w:id="25176" w:author="Rev 7 Allen Wirfs-Brock" w:date="2012-04-17T10:37:00Z">
        <w:r w:rsidRPr="00E77497">
          <w:rPr>
            <w:rFonts w:ascii="Times New Roman" w:hAnsi="Times New Roman"/>
            <w:i/>
          </w:rPr>
          <w:t xml:space="preserve"> </w:t>
        </w:r>
      </w:ins>
    </w:p>
    <w:p w14:paraId="1196A46F" w14:textId="77777777" w:rsidR="00125774" w:rsidRPr="00E77497" w:rsidRDefault="00125774" w:rsidP="001F444B">
      <w:pPr>
        <w:numPr>
          <w:ilvl w:val="0"/>
          <w:numId w:val="403"/>
        </w:numPr>
        <w:rPr>
          <w:ins w:id="25177" w:author="Rev 7 Allen Wirfs-Brock" w:date="2012-04-17T10:37:00Z"/>
        </w:rPr>
      </w:pPr>
      <w:ins w:id="25178" w:author="Rev 7 Allen Wirfs-Brock" w:date="2012-04-17T10:37:00Z">
        <w:r w:rsidRPr="00E77497">
          <w:t xml:space="preserve">It is a Syntax Error </w:t>
        </w:r>
      </w:ins>
      <w:ins w:id="25179" w:author="Rev 9 Allen Wirfs-Brock" w:date="2012-07-08T13:47:00Z">
        <w:r w:rsidR="008D4801">
          <w:t xml:space="preserve">if </w:t>
        </w:r>
      </w:ins>
      <w:ins w:id="25180" w:author="Rev 7 Allen Wirfs-Brock" w:date="2012-04-17T12:07:00Z">
        <w:r w:rsidR="00AD3F16">
          <w:t xml:space="preserve">the </w:t>
        </w:r>
        <w:r w:rsidR="00AD3F16" w:rsidRPr="00AD3F16">
          <w:rPr>
            <w:rFonts w:ascii="Times New Roman" w:hAnsi="Times New Roman"/>
          </w:rPr>
          <w:t>String</w:t>
        </w:r>
        <w:del w:id="25181" w:author="Rev 9 Allen Wirfs-Brock" w:date="2012-07-07T16:31:00Z">
          <w:r w:rsidR="00AD3F16" w:rsidRPr="00AD3F16" w:rsidDel="00D11231">
            <w:rPr>
              <w:rFonts w:ascii="Times New Roman" w:hAnsi="Times New Roman"/>
            </w:rPr>
            <w:delText xml:space="preserve"> </w:delText>
          </w:r>
        </w:del>
        <w:r w:rsidR="00AD3F16" w:rsidRPr="00AD3F16">
          <w:rPr>
            <w:rFonts w:ascii="Times New Roman" w:hAnsi="Times New Roman"/>
          </w:rPr>
          <w:t>Value</w:t>
        </w:r>
        <w:r w:rsidR="00AD3F16">
          <w:t xml:space="preserve"> of the sole element of </w:t>
        </w:r>
        <w:r w:rsidR="00AD3F16" w:rsidRPr="00AD3F16">
          <w:rPr>
            <w:rFonts w:ascii="Times New Roman" w:hAnsi="Times New Roman"/>
          </w:rPr>
          <w:t>the BoundNames</w:t>
        </w:r>
        <w:r w:rsidR="00AD3F16">
          <w:t xml:space="preserve"> of</w:t>
        </w:r>
      </w:ins>
      <w:ins w:id="25182" w:author="Rev 7 Allen Wirfs-Brock" w:date="2012-04-17T10:37:00Z">
        <w:r w:rsidRPr="00E77497">
          <w:t xml:space="preserve"> </w:t>
        </w:r>
      </w:ins>
      <w:ins w:id="25183" w:author="Rev 7 Allen Wirfs-Brock" w:date="2012-04-17T12:07:00Z">
        <w:r w:rsidR="00AD3F16" w:rsidRPr="00AD3F16">
          <w:rPr>
            <w:rFonts w:ascii="Times New Roman" w:hAnsi="Times New Roman"/>
            <w:i/>
          </w:rPr>
          <w:t>Binding</w:t>
        </w:r>
      </w:ins>
      <w:ins w:id="25184" w:author="Rev 7 Allen Wirfs-Brock" w:date="2012-04-17T10:37:00Z">
        <w:r w:rsidRPr="00E77497">
          <w:rPr>
            <w:rStyle w:val="bnf"/>
          </w:rPr>
          <w:t>Identifier</w:t>
        </w:r>
        <w:r w:rsidRPr="00E77497">
          <w:t xml:space="preserve"> is </w:t>
        </w:r>
        <w:r w:rsidRPr="00E77497">
          <w:rPr>
            <w:rFonts w:ascii="Courier New" w:hAnsi="Courier New" w:cs="Courier New"/>
            <w:b/>
          </w:rPr>
          <w:t>eval</w:t>
        </w:r>
        <w:r w:rsidRPr="00E77497">
          <w:t xml:space="preserve"> or </w:t>
        </w:r>
        <w:r w:rsidRPr="00E77497">
          <w:rPr>
            <w:rFonts w:ascii="Courier New" w:hAnsi="Courier New" w:cs="Courier New"/>
            <w:b/>
          </w:rPr>
          <w:t>arguments</w:t>
        </w:r>
        <w:r w:rsidRPr="00E77497">
          <w:t>.</w:t>
        </w:r>
      </w:ins>
    </w:p>
    <w:p w14:paraId="5B2F0094" w14:textId="77777777" w:rsidR="006F0F34" w:rsidRPr="00B820AB" w:rsidDel="000C0277" w:rsidRDefault="00A63644" w:rsidP="006F0F34">
      <w:pPr>
        <w:rPr>
          <w:ins w:id="25185" w:author="Rev 7 Allen Wirfs-Brock" w:date="2012-04-17T11:03:00Z"/>
          <w:del w:id="25186" w:author="Rev 10 Allen Wirfs-Brock" w:date="2012-09-26T11:20:00Z"/>
        </w:rPr>
      </w:pPr>
      <w:ins w:id="25187" w:author="Rev 7 Allen Wirfs-Brock" w:date="2012-04-17T11:05:00Z">
        <w:del w:id="25188" w:author="Rev 10 Allen Wirfs-Brock" w:date="2012-09-26T11:17:00Z">
          <w:r w:rsidDel="000C0277">
            <w:rPr>
              <w:rStyle w:val="bnf"/>
            </w:rPr>
            <w:delText>Arrow</w:delText>
          </w:r>
        </w:del>
      </w:ins>
      <w:ins w:id="25189" w:author="Rev 7 Allen Wirfs-Brock" w:date="2012-04-17T11:03:00Z">
        <w:del w:id="25190" w:author="Rev 10 Allen Wirfs-Brock" w:date="2012-09-26T11:17:00Z">
          <w:r w:rsidR="006F0F34" w:rsidRPr="006B6D0A" w:rsidDel="000C0277">
            <w:rPr>
              <w:rStyle w:val="bnf"/>
            </w:rPr>
            <w:delText>FormalParameterList</w:delText>
          </w:r>
        </w:del>
        <w:del w:id="25191" w:author="Rev 10 Allen Wirfs-Brock" w:date="2012-09-26T11:20:00Z">
          <w:r w:rsidR="006F0F34" w:rsidRPr="00E65A34" w:rsidDel="000C0277">
            <w:delText xml:space="preserve"> </w:delText>
          </w:r>
          <w:r w:rsidR="006F0F34" w:rsidRPr="00E65A34" w:rsidDel="000C0277">
            <w:rPr>
              <w:b/>
            </w:rPr>
            <w:delText>:</w:delText>
          </w:r>
          <w:r w:rsidR="006F0F34" w:rsidRPr="00E65A34" w:rsidDel="000C0277">
            <w:delText xml:space="preserve"> </w:delText>
          </w:r>
        </w:del>
      </w:ins>
      <w:ins w:id="25192" w:author="Rev 7 Allen Wirfs-Brock" w:date="2012-04-17T11:06:00Z">
        <w:del w:id="25193" w:author="Rev 10 Allen Wirfs-Brock" w:date="2012-09-26T11:17:00Z">
          <w:r w:rsidDel="000C0277">
            <w:rPr>
              <w:rStyle w:val="bnf"/>
            </w:rPr>
            <w:delText>CoverF</w:delText>
          </w:r>
        </w:del>
      </w:ins>
      <w:ins w:id="25194" w:author="Rev 7 Allen Wirfs-Brock" w:date="2012-04-17T11:03:00Z">
        <w:del w:id="25195" w:author="Rev 10 Allen Wirfs-Brock" w:date="2012-09-26T11:17:00Z">
          <w:r w:rsidR="006F0F34" w:rsidRPr="00E65A34" w:rsidDel="000C0277">
            <w:rPr>
              <w:rStyle w:val="bnf"/>
            </w:rPr>
            <w:delText>ormalsList</w:delText>
          </w:r>
          <w:r w:rsidR="006F0F34" w:rsidRPr="00E65A34" w:rsidDel="000C0277">
            <w:rPr>
              <w:rFonts w:ascii="Courier New" w:hAnsi="Courier New"/>
              <w:b/>
              <w:i/>
            </w:rPr>
            <w:delText>,</w:delText>
          </w:r>
          <w:r w:rsidR="006F0F34" w:rsidRPr="00E65A34" w:rsidDel="000C0277">
            <w:delText xml:space="preserve"> </w:delText>
          </w:r>
          <w:r w:rsidR="006F0F34" w:rsidRPr="00C7794D" w:rsidDel="000C0277">
            <w:rPr>
              <w:rStyle w:val="bnf"/>
            </w:rPr>
            <w:delText>FunctionRestParameter</w:delText>
          </w:r>
        </w:del>
      </w:ins>
    </w:p>
    <w:p w14:paraId="353607D5" w14:textId="77777777" w:rsidR="006F0F34" w:rsidRPr="006B6D0A" w:rsidDel="000C0277" w:rsidRDefault="006F0F34" w:rsidP="001F444B">
      <w:pPr>
        <w:numPr>
          <w:ilvl w:val="0"/>
          <w:numId w:val="403"/>
        </w:numPr>
        <w:spacing w:after="220"/>
        <w:rPr>
          <w:ins w:id="25196" w:author="Rev 7 Allen Wirfs-Brock" w:date="2012-04-17T11:03:00Z"/>
          <w:del w:id="25197" w:author="Rev 10 Allen Wirfs-Brock" w:date="2012-09-26T11:20:00Z"/>
        </w:rPr>
      </w:pPr>
      <w:ins w:id="25198" w:author="Rev 7 Allen Wirfs-Brock" w:date="2012-04-17T11:03:00Z">
        <w:del w:id="25199" w:author="Rev 10 Allen Wirfs-Brock" w:date="2012-09-26T11:20:00Z">
          <w:r w:rsidRPr="00675B74" w:rsidDel="000C0277">
            <w:delText xml:space="preserve">It is a Syntax Error if </w:delText>
          </w:r>
          <w:r w:rsidRPr="00E77497" w:rsidDel="000C0277">
            <w:rPr>
              <w:rFonts w:ascii="Times New Roman" w:eastAsia="Times New Roman" w:hAnsi="Times New Roman"/>
              <w:spacing w:val="6"/>
              <w:lang w:eastAsia="en-US"/>
            </w:rPr>
            <w:delText xml:space="preserve">BoundNames of </w:delText>
          </w:r>
        </w:del>
      </w:ins>
      <w:ins w:id="25200" w:author="Rev 7 Allen Wirfs-Brock" w:date="2012-04-17T11:16:00Z">
        <w:del w:id="25201" w:author="Rev 10 Allen Wirfs-Brock" w:date="2012-09-26T11:20:00Z">
          <w:r w:rsidR="00911D45" w:rsidDel="000C0277">
            <w:rPr>
              <w:rStyle w:val="bnf"/>
            </w:rPr>
            <w:delText>CoverF</w:delText>
          </w:r>
        </w:del>
      </w:ins>
      <w:ins w:id="25202" w:author="Rev 7 Allen Wirfs-Brock" w:date="2012-04-17T11:03:00Z">
        <w:del w:id="25203" w:author="Rev 10 Allen Wirfs-Brock" w:date="2012-09-26T11:20:00Z">
          <w:r w:rsidRPr="00E77497" w:rsidDel="000C0277">
            <w:rPr>
              <w:rStyle w:val="bnf"/>
            </w:rPr>
            <w:delText>ormalsList</w:delText>
          </w:r>
          <w:r w:rsidRPr="00E77497" w:rsidDel="000C0277">
            <w:delText xml:space="preserve"> </w:delText>
          </w:r>
        </w:del>
      </w:ins>
      <w:ins w:id="25204" w:author="Rev 7 Allen Wirfs-Brock" w:date="2012-04-17T12:16:00Z">
        <w:del w:id="25205" w:author="Rev 10 Allen Wirfs-Brock" w:date="2012-09-26T11:20:00Z">
          <w:r w:rsidR="00BB5BBA" w:rsidDel="000C0277">
            <w:delText xml:space="preserve">contains </w:delText>
          </w:r>
        </w:del>
      </w:ins>
      <w:ins w:id="25206" w:author="Rev 7 Allen Wirfs-Brock" w:date="2012-04-17T11:16:00Z">
        <w:del w:id="25207" w:author="Rev 10 Allen Wirfs-Brock" w:date="2012-09-26T11:20:00Z">
          <w:r w:rsidR="00911D45" w:rsidDel="000C0277">
            <w:delText>any element</w:delText>
          </w:r>
        </w:del>
      </w:ins>
      <w:ins w:id="25208" w:author="Rev 7 Allen Wirfs-Brock" w:date="2012-04-17T12:17:00Z">
        <w:del w:id="25209" w:author="Rev 10 Allen Wirfs-Brock" w:date="2012-09-26T11:20:00Z">
          <w:r w:rsidR="00BB5BBA" w:rsidDel="000C0277">
            <w:delText xml:space="preserve"> which is also contained in</w:delText>
          </w:r>
        </w:del>
      </w:ins>
      <w:ins w:id="25210" w:author="Rev 7 Allen Wirfs-Brock" w:date="2012-04-17T11:16:00Z">
        <w:del w:id="25211" w:author="Rev 10 Allen Wirfs-Brock" w:date="2012-09-26T11:20:00Z">
          <w:r w:rsidR="00911D45" w:rsidRPr="00E77497" w:rsidDel="000C0277">
            <w:delText xml:space="preserve"> </w:delText>
          </w:r>
          <w:r w:rsidR="00911D45" w:rsidRPr="00E77497" w:rsidDel="000C0277">
            <w:rPr>
              <w:rFonts w:ascii="Times New Roman" w:eastAsia="Times New Roman" w:hAnsi="Times New Roman"/>
              <w:spacing w:val="6"/>
              <w:lang w:eastAsia="en-US"/>
            </w:rPr>
            <w:delText>BoundNames of</w:delText>
          </w:r>
          <w:r w:rsidR="00911D45" w:rsidRPr="004D1BD1" w:rsidDel="000C0277">
            <w:delText xml:space="preserve">  </w:delText>
          </w:r>
          <w:r w:rsidR="00911D45" w:rsidDel="000C0277">
            <w:rPr>
              <w:rStyle w:val="bnf"/>
            </w:rPr>
            <w:delText>FunctionRestParameter</w:delText>
          </w:r>
        </w:del>
      </w:ins>
      <w:ins w:id="25212" w:author="Rev 7 Allen Wirfs-Brock" w:date="2012-04-17T11:03:00Z">
        <w:del w:id="25213" w:author="Rev 10 Allen Wirfs-Brock" w:date="2012-09-26T11:20:00Z">
          <w:r w:rsidRPr="006B6D0A" w:rsidDel="000C0277">
            <w:delText>.</w:delText>
          </w:r>
        </w:del>
      </w:ins>
    </w:p>
    <w:p w14:paraId="74D73697" w14:textId="77777777" w:rsidR="001F4382" w:rsidRPr="00E77497" w:rsidRDefault="00967C9E" w:rsidP="001F4382">
      <w:pPr>
        <w:jc w:val="left"/>
        <w:rPr>
          <w:ins w:id="25214" w:author="Rev 7 Allen Wirfs-Brock" w:date="2012-04-16T17:31:00Z"/>
        </w:rPr>
      </w:pPr>
      <w:ins w:id="25215" w:author="Rev 10 Allen Wirfs-Brock" w:date="2012-09-26T10:34:00Z">
        <w:r w:rsidRPr="00560A4D">
          <w:rPr>
            <w:rFonts w:ascii="Times New Roman" w:hAnsi="Times New Roman"/>
            <w:i/>
          </w:rPr>
          <w:t>ArrowParameters</w:t>
        </w:r>
      </w:ins>
      <w:ins w:id="25216" w:author="Rev 7 Allen Wirfs-Brock" w:date="2012-04-16T17:31:00Z">
        <w:del w:id="25217" w:author="Rev 10 Allen Wirfs-Brock" w:date="2012-09-26T10:34:00Z">
          <w:r w:rsidR="001F4382" w:rsidDel="00967C9E">
            <w:rPr>
              <w:rFonts w:ascii="Times New Roman" w:hAnsi="Times New Roman"/>
              <w:i/>
            </w:rPr>
            <w:delText>Cover</w:delText>
          </w:r>
        </w:del>
      </w:ins>
      <w:ins w:id="25218" w:author="Rev 7 Allen Wirfs-Brock" w:date="2012-04-17T10:54:00Z">
        <w:del w:id="25219" w:author="Rev 10 Allen Wirfs-Brock" w:date="2012-09-26T10:34:00Z">
          <w:r w:rsidR="00E070DB" w:rsidDel="00967C9E">
            <w:rPr>
              <w:rFonts w:ascii="Times New Roman" w:hAnsi="Times New Roman"/>
              <w:i/>
            </w:rPr>
            <w:delText>FormalsList</w:delText>
          </w:r>
        </w:del>
      </w:ins>
      <w:ins w:id="25220" w:author="Rev 7 Allen Wirfs-Brock" w:date="2012-04-16T17:31:00Z">
        <w:r w:rsidR="001F4382" w:rsidRPr="00E77497">
          <w:rPr>
            <w:rFonts w:ascii="Times New Roman" w:hAnsi="Times New Roman"/>
            <w:i/>
          </w:rPr>
          <w:t xml:space="preserve"> </w:t>
        </w:r>
        <w:r w:rsidR="001F4382" w:rsidRPr="00E77497">
          <w:rPr>
            <w:b/>
          </w:rPr>
          <w:t>:</w:t>
        </w:r>
        <w:r w:rsidR="001F4382" w:rsidRPr="00E77497">
          <w:rPr>
            <w:rFonts w:ascii="Times New Roman" w:hAnsi="Times New Roman"/>
            <w:i/>
          </w:rPr>
          <w:t xml:space="preserve"> </w:t>
        </w:r>
      </w:ins>
      <w:ins w:id="25221" w:author="Rev 10 Allen Wirfs-Brock" w:date="2012-09-26T10:35:00Z">
        <w:r w:rsidR="006E6733" w:rsidRPr="006E6733">
          <w:rPr>
            <w:rFonts w:ascii="Times New Roman" w:hAnsi="Times New Roman"/>
            <w:i/>
          </w:rPr>
          <w:t>CoverParenthesizedExpressionAndArrowParameterList</w:t>
        </w:r>
      </w:ins>
      <w:ins w:id="25222" w:author="Rev 7 Allen Wirfs-Brock" w:date="2012-04-16T17:32:00Z">
        <w:del w:id="25223" w:author="Rev 10 Allen Wirfs-Brock" w:date="2012-09-26T10:35:00Z">
          <w:r w:rsidR="001F4382" w:rsidDel="006E6733">
            <w:rPr>
              <w:rFonts w:ascii="Times New Roman" w:hAnsi="Times New Roman"/>
              <w:i/>
            </w:rPr>
            <w:delText>Expression</w:delText>
          </w:r>
        </w:del>
      </w:ins>
      <w:ins w:id="25224" w:author="Rev 7 Allen Wirfs-Brock" w:date="2012-04-16T17:31:00Z">
        <w:r w:rsidR="001F4382" w:rsidRPr="00E77497">
          <w:rPr>
            <w:rFonts w:ascii="Times New Roman" w:hAnsi="Times New Roman"/>
            <w:i/>
          </w:rPr>
          <w:t xml:space="preserve"> </w:t>
        </w:r>
      </w:ins>
    </w:p>
    <w:p w14:paraId="7F56323E" w14:textId="77777777" w:rsidR="001F4382" w:rsidRDefault="001F4382" w:rsidP="009C0ACA">
      <w:pPr>
        <w:numPr>
          <w:ilvl w:val="0"/>
          <w:numId w:val="403"/>
        </w:numPr>
        <w:spacing w:after="0"/>
        <w:jc w:val="left"/>
        <w:rPr>
          <w:ins w:id="25225" w:author="Rev 7 Allen Wirfs-Brock" w:date="2012-04-16T17:34:00Z"/>
        </w:rPr>
      </w:pPr>
      <w:ins w:id="25226" w:author="Rev 7 Allen Wirfs-Brock" w:date="2012-04-16T17:30:00Z">
        <w:r w:rsidRPr="003B4312">
          <w:t xml:space="preserve">It is a Syntax Error if </w:t>
        </w:r>
        <w:r w:rsidRPr="00675B74">
          <w:t xml:space="preserve">the </w:t>
        </w:r>
        <w:del w:id="25227" w:author="Rev 10 Allen Wirfs-Brock" w:date="2012-09-26T10:42:00Z">
          <w:r w:rsidRPr="00675B74" w:rsidDel="006E6733">
            <w:delText>source code</w:delText>
          </w:r>
        </w:del>
      </w:ins>
      <w:ins w:id="25228" w:author="Rev 10 Allen Wirfs-Brock" w:date="2012-09-26T10:42:00Z">
        <w:r w:rsidR="006E6733">
          <w:t>lexical token sequence</w:t>
        </w:r>
      </w:ins>
      <w:ins w:id="25229" w:author="Rev 7 Allen Wirfs-Brock" w:date="2012-04-16T17:30:00Z">
        <w:r w:rsidRPr="00675B74">
          <w:t xml:space="preserve"> </w:t>
        </w:r>
        <w:del w:id="25230" w:author="Rev 10 Allen Wirfs-Brock" w:date="2012-09-26T10:43:00Z">
          <w:r w:rsidRPr="00675B74" w:rsidDel="006E6733">
            <w:delText>corresponding to</w:delText>
          </w:r>
        </w:del>
      </w:ins>
      <w:ins w:id="25231" w:author="Rev 10 Allen Wirfs-Brock" w:date="2012-09-26T10:43:00Z">
        <w:r w:rsidR="006E6733">
          <w:t>matched by</w:t>
        </w:r>
      </w:ins>
      <w:ins w:id="25232" w:author="Rev 7 Allen Wirfs-Brock" w:date="2012-04-16T17:30:00Z">
        <w:r w:rsidRPr="00675B74">
          <w:t xml:space="preserve"> </w:t>
        </w:r>
      </w:ins>
      <w:ins w:id="25233" w:author="Rev 10 Allen Wirfs-Brock" w:date="2012-09-26T10:42:00Z">
        <w:r w:rsidR="006E6733" w:rsidRPr="006E6733">
          <w:rPr>
            <w:rFonts w:ascii="Times New Roman" w:hAnsi="Times New Roman"/>
            <w:i/>
          </w:rPr>
          <w:t>CoverParenthesizedExpressionAndArrowParameterList</w:t>
        </w:r>
        <w:r w:rsidR="006E6733" w:rsidRPr="00E77497">
          <w:rPr>
            <w:rFonts w:ascii="Times New Roman" w:hAnsi="Times New Roman"/>
            <w:i/>
          </w:rPr>
          <w:t xml:space="preserve"> </w:t>
        </w:r>
      </w:ins>
      <w:ins w:id="25234" w:author="Rev 7 Allen Wirfs-Brock" w:date="2012-04-16T17:30:00Z">
        <w:del w:id="25235" w:author="Rev 10 Allen Wirfs-Brock" w:date="2012-09-26T10:42:00Z">
          <w:r w:rsidRPr="00E77497" w:rsidDel="006E6733">
            <w:rPr>
              <w:rStyle w:val="bnf"/>
            </w:rPr>
            <w:delText>Expression</w:delText>
          </w:r>
          <w:r w:rsidRPr="00E77497" w:rsidDel="006E6733">
            <w:delText xml:space="preserve"> </w:delText>
          </w:r>
        </w:del>
        <w:r w:rsidRPr="00E77497">
          <w:t>cannot be parsed</w:t>
        </w:r>
      </w:ins>
      <w:ins w:id="25236" w:author="Rev 10 Allen Wirfs-Brock" w:date="2012-09-26T10:45:00Z">
        <w:r w:rsidR="001C316E" w:rsidRPr="001C316E">
          <w:t xml:space="preserve"> </w:t>
        </w:r>
        <w:r w:rsidR="001C316E">
          <w:t>with no tokens left over</w:t>
        </w:r>
      </w:ins>
      <w:ins w:id="25237" w:author="Rev 7 Allen Wirfs-Brock" w:date="2012-04-16T17:30:00Z">
        <w:r w:rsidRPr="00E77497">
          <w:t xml:space="preserve"> using </w:t>
        </w:r>
      </w:ins>
      <w:ins w:id="25238" w:author="Rev 10 Allen Wirfs-Brock" w:date="2012-09-26T10:44:00Z">
        <w:r w:rsidR="006E6733" w:rsidRPr="009C0ACA">
          <w:rPr>
            <w:rFonts w:ascii="Times New Roman" w:hAnsi="Times New Roman"/>
            <w:i/>
          </w:rPr>
          <w:t>ArrowFormalParameterList</w:t>
        </w:r>
        <w:r w:rsidR="006E6733" w:rsidDel="006E6733">
          <w:rPr>
            <w:rStyle w:val="bnf"/>
          </w:rPr>
          <w:t xml:space="preserve"> </w:t>
        </w:r>
      </w:ins>
      <w:ins w:id="25239" w:author="Rev 7 Allen Wirfs-Brock" w:date="2012-04-16T17:33:00Z">
        <w:del w:id="25240" w:author="Rev 10 Allen Wirfs-Brock" w:date="2012-09-26T10:44:00Z">
          <w:r w:rsidDel="006E6733">
            <w:rPr>
              <w:rStyle w:val="bnf"/>
            </w:rPr>
            <w:delText>Formal</w:delText>
          </w:r>
        </w:del>
      </w:ins>
      <w:ins w:id="25241" w:author="Rev 7 Allen Wirfs-Brock" w:date="2012-04-17T10:55:00Z">
        <w:del w:id="25242" w:author="Rev 10 Allen Wirfs-Brock" w:date="2012-09-26T10:44:00Z">
          <w:r w:rsidR="00E070DB" w:rsidDel="006E6733">
            <w:rPr>
              <w:rStyle w:val="bnf"/>
            </w:rPr>
            <w:delText>s</w:delText>
          </w:r>
        </w:del>
      </w:ins>
      <w:ins w:id="25243" w:author="Rev 7 Allen Wirfs-Brock" w:date="2012-04-16T17:33:00Z">
        <w:del w:id="25244" w:author="Rev 10 Allen Wirfs-Brock" w:date="2012-09-26T10:44:00Z">
          <w:r w:rsidDel="006E6733">
            <w:rPr>
              <w:rStyle w:val="bnf"/>
            </w:rPr>
            <w:delText xml:space="preserve">List </w:delText>
          </w:r>
        </w:del>
      </w:ins>
      <w:ins w:id="25245" w:author="Rev 7 Allen Wirfs-Brock" w:date="2012-04-16T17:30:00Z">
        <w:del w:id="25246" w:author="Rev 10 Allen Wirfs-Brock" w:date="2012-09-26T10:44:00Z">
          <w:r w:rsidRPr="00E77497" w:rsidDel="006E6733">
            <w:delText xml:space="preserve"> </w:delText>
          </w:r>
        </w:del>
        <w:r w:rsidRPr="00E77497">
          <w:t>as the goal symbol.</w:t>
        </w:r>
      </w:ins>
    </w:p>
    <w:p w14:paraId="28D26A3D" w14:textId="77777777" w:rsidR="001F4382" w:rsidRPr="00E77497" w:rsidRDefault="001F4382" w:rsidP="009C0ACA">
      <w:pPr>
        <w:numPr>
          <w:ilvl w:val="0"/>
          <w:numId w:val="403"/>
        </w:numPr>
        <w:spacing w:after="0"/>
        <w:jc w:val="left"/>
        <w:rPr>
          <w:ins w:id="25247" w:author="Rev 7 Allen Wirfs-Brock" w:date="2012-04-16T17:30:00Z"/>
        </w:rPr>
      </w:pPr>
      <w:ins w:id="25248" w:author="Rev 7 Allen Wirfs-Brock" w:date="2012-04-16T17:37:00Z">
        <w:r>
          <w:t>All Early Error</w:t>
        </w:r>
        <w:r w:rsidR="00192FFE">
          <w:t>s</w:t>
        </w:r>
      </w:ins>
      <w:ins w:id="25249" w:author="Rev 7 Allen Wirfs-Brock" w:date="2012-04-16T17:39:00Z">
        <w:r w:rsidR="00192FFE">
          <w:t xml:space="preserve"> rules</w:t>
        </w:r>
      </w:ins>
      <w:ins w:id="25250" w:author="Rev 7 Allen Wirfs-Brock" w:date="2012-04-16T17:37:00Z">
        <w:r w:rsidR="00192FFE">
          <w:t xml:space="preserve"> for </w:t>
        </w:r>
      </w:ins>
      <w:ins w:id="25251" w:author="Rev 10 Allen Wirfs-Brock" w:date="2012-09-26T10:47:00Z">
        <w:r w:rsidR="001C316E" w:rsidRPr="00253B6F">
          <w:rPr>
            <w:rFonts w:ascii="Times New Roman" w:hAnsi="Times New Roman"/>
            <w:i/>
          </w:rPr>
          <w:t>FormalParameterList</w:t>
        </w:r>
        <w:r w:rsidR="001C316E" w:rsidRPr="006F0F34" w:rsidDel="001C316E">
          <w:rPr>
            <w:rStyle w:val="bnf"/>
          </w:rPr>
          <w:t xml:space="preserve"> </w:t>
        </w:r>
      </w:ins>
      <w:ins w:id="25252" w:author="Rev 10 Allen Wirfs-Brock" w:date="2012-09-26T14:39:00Z">
        <w:r w:rsidR="009F4A37" w:rsidRPr="009F4A37">
          <w:t>and its derived productions</w:t>
        </w:r>
        <w:r w:rsidR="009F4A37">
          <w:rPr>
            <w:rFonts w:ascii="Times New Roman" w:hAnsi="Times New Roman"/>
          </w:rPr>
          <w:t xml:space="preserve"> </w:t>
        </w:r>
      </w:ins>
      <w:ins w:id="25253" w:author="Rev 7 Allen Wirfs-Brock" w:date="2012-04-16T17:37:00Z">
        <w:del w:id="25254" w:author="Rev 10 Allen Wirfs-Brock" w:date="2012-09-26T10:47:00Z">
          <w:r w:rsidR="00192FFE" w:rsidRPr="006F0F34" w:rsidDel="001C316E">
            <w:rPr>
              <w:rStyle w:val="bnf"/>
            </w:rPr>
            <w:delText>Formal</w:delText>
          </w:r>
        </w:del>
      </w:ins>
      <w:ins w:id="25255" w:author="Rev 7 Allen Wirfs-Brock" w:date="2012-04-17T10:55:00Z">
        <w:del w:id="25256" w:author="Rev 10 Allen Wirfs-Brock" w:date="2012-09-26T10:47:00Z">
          <w:r w:rsidR="006F0F34" w:rsidDel="001C316E">
            <w:rPr>
              <w:rStyle w:val="bnf"/>
            </w:rPr>
            <w:delText>s</w:delText>
          </w:r>
        </w:del>
      </w:ins>
      <w:ins w:id="25257" w:author="Rev 7 Allen Wirfs-Brock" w:date="2012-04-16T17:37:00Z">
        <w:del w:id="25258" w:author="Rev 10 Allen Wirfs-Brock" w:date="2012-09-26T10:47:00Z">
          <w:r w:rsidR="00192FFE" w:rsidRPr="006F0F34" w:rsidDel="001C316E">
            <w:rPr>
              <w:rStyle w:val="bnf"/>
            </w:rPr>
            <w:delText>List</w:delText>
          </w:r>
          <w:r w:rsidR="00192FFE" w:rsidDel="001C316E">
            <w:delText xml:space="preserve"> </w:delText>
          </w:r>
        </w:del>
      </w:ins>
      <w:ins w:id="25259" w:author="Rev 7 Allen Wirfs-Brock" w:date="2012-04-16T17:38:00Z">
        <w:r w:rsidR="00192FFE">
          <w:t xml:space="preserve">also </w:t>
        </w:r>
      </w:ins>
      <w:ins w:id="25260" w:author="Rev 7 Allen Wirfs-Brock" w:date="2012-04-16T17:37:00Z">
        <w:r w:rsidR="00192FFE">
          <w:t>apply</w:t>
        </w:r>
      </w:ins>
      <w:ins w:id="25261" w:author="Rev 7 Allen Wirfs-Brock" w:date="2012-04-17T10:56:00Z">
        <w:r w:rsidR="006F0F34">
          <w:t xml:space="preserve"> </w:t>
        </w:r>
      </w:ins>
      <w:ins w:id="25262" w:author="Rev 7 Allen Wirfs-Brock" w:date="2012-04-17T11:50:00Z">
        <w:r w:rsidR="007B0127">
          <w:t xml:space="preserve">to the </w:t>
        </w:r>
        <w:r w:rsidR="007B0127" w:rsidRPr="007B0127">
          <w:rPr>
            <w:rFonts w:ascii="Times New Roman" w:hAnsi="Times New Roman"/>
          </w:rPr>
          <w:t>Covered</w:t>
        </w:r>
        <w:del w:id="25263" w:author="Rev 9 Allen Wirfs-Brock" w:date="2012-07-08T13:46:00Z">
          <w:r w:rsidR="007B0127" w:rsidRPr="007B0127" w:rsidDel="008D4801">
            <w:rPr>
              <w:rFonts w:ascii="Times New Roman" w:hAnsi="Times New Roman"/>
            </w:rPr>
            <w:delText xml:space="preserve"> </w:delText>
          </w:r>
        </w:del>
        <w:r w:rsidR="007B0127" w:rsidRPr="007B0127">
          <w:rPr>
            <w:rFonts w:ascii="Times New Roman" w:hAnsi="Times New Roman"/>
          </w:rPr>
          <w:t>FormalsList</w:t>
        </w:r>
        <w:r w:rsidR="007B0127">
          <w:t xml:space="preserve"> of</w:t>
        </w:r>
      </w:ins>
      <w:ins w:id="25264" w:author="Rev 7 Allen Wirfs-Brock" w:date="2012-04-17T10:58:00Z">
        <w:r w:rsidR="006F0F34" w:rsidRPr="006F0F34">
          <w:rPr>
            <w:rStyle w:val="bnf"/>
          </w:rPr>
          <w:t xml:space="preserve"> </w:t>
        </w:r>
      </w:ins>
      <w:ins w:id="25265" w:author="Rev 10 Allen Wirfs-Brock" w:date="2012-09-26T10:51:00Z">
        <w:r w:rsidR="001C316E" w:rsidRPr="006E6733">
          <w:rPr>
            <w:rFonts w:ascii="Times New Roman" w:hAnsi="Times New Roman"/>
            <w:i/>
          </w:rPr>
          <w:t>CoverParenthesizedExpressionAndArrowParameterList</w:t>
        </w:r>
      </w:ins>
      <w:ins w:id="25266" w:author="Rev 7 Allen Wirfs-Brock" w:date="2012-04-17T10:58:00Z">
        <w:del w:id="25267" w:author="Rev 10 Allen Wirfs-Brock" w:date="2012-09-26T10:51:00Z">
          <w:r w:rsidR="006F0F34" w:rsidRPr="00E77497" w:rsidDel="001C316E">
            <w:rPr>
              <w:rStyle w:val="bnf"/>
            </w:rPr>
            <w:delText>Expression</w:delText>
          </w:r>
        </w:del>
      </w:ins>
      <w:ins w:id="25268" w:author="Rev 7 Allen Wirfs-Brock" w:date="2012-04-16T17:38:00Z">
        <w:r w:rsidR="00192FFE">
          <w:t>.</w:t>
        </w:r>
      </w:ins>
    </w:p>
    <w:p w14:paraId="2B42676D" w14:textId="77777777" w:rsidR="001F4382" w:rsidRPr="00E77497" w:rsidRDefault="001F4382" w:rsidP="0024296C">
      <w:pPr>
        <w:spacing w:after="220"/>
        <w:ind w:left="720"/>
        <w:rPr>
          <w:ins w:id="25269" w:author="Rev 7 Allen Wirfs-Brock" w:date="2012-04-16T17:18:00Z"/>
        </w:rPr>
      </w:pPr>
    </w:p>
    <w:p w14:paraId="2D867C18" w14:textId="77777777" w:rsidR="00911D45" w:rsidRPr="00E77497" w:rsidRDefault="00911D45" w:rsidP="00911D45">
      <w:pPr>
        <w:rPr>
          <w:ins w:id="25270" w:author="Rev 7 Allen Wirfs-Brock" w:date="2012-04-17T11:20:00Z"/>
          <w:rFonts w:ascii="Helvetica" w:hAnsi="Helvetica"/>
          <w:b/>
        </w:rPr>
      </w:pPr>
      <w:ins w:id="25271" w:author="Rev 7 Allen Wirfs-Brock" w:date="2012-04-17T11:20:00Z">
        <w:r w:rsidRPr="00E77497">
          <w:rPr>
            <w:rFonts w:ascii="Helvetica" w:hAnsi="Helvetica"/>
            <w:b/>
          </w:rPr>
          <w:t xml:space="preserve">Static Semantics:  </w:t>
        </w:r>
        <w:r w:rsidRPr="00E77497">
          <w:rPr>
            <w:rFonts w:ascii="Helvetica" w:hAnsi="Helvetica"/>
            <w:b/>
            <w:lang w:eastAsia="en-US"/>
          </w:rPr>
          <w:t>BoundNames</w:t>
        </w:r>
      </w:ins>
    </w:p>
    <w:p w14:paraId="1B5360BD" w14:textId="77777777" w:rsidR="00E34FC1" w:rsidRDefault="00E34FC1" w:rsidP="00E34FC1">
      <w:pPr>
        <w:pStyle w:val="Alg4"/>
        <w:spacing w:after="220"/>
        <w:rPr>
          <w:ins w:id="25272" w:author="Rev 10 Allen Wirfs-Brock" w:date="2012-09-26T14:13:00Z"/>
        </w:rPr>
      </w:pPr>
      <w:ins w:id="25273" w:author="Rev 10 Allen Wirfs-Brock" w:date="2012-09-26T14:13:00Z">
        <w:r>
          <w:rPr>
            <w:i/>
          </w:rPr>
          <w:t>ArrowParameters</w:t>
        </w:r>
        <w:r w:rsidRPr="00E77497">
          <w:rPr>
            <w:i/>
          </w:rPr>
          <w:t xml:space="preserve"> </w:t>
        </w:r>
        <w:r w:rsidRPr="00E77497">
          <w:rPr>
            <w:b/>
          </w:rPr>
          <w:t>:</w:t>
        </w:r>
        <w:r w:rsidRPr="00E77497">
          <w:rPr>
            <w:i/>
          </w:rPr>
          <w:t xml:space="preserve"> </w:t>
        </w:r>
        <w:r w:rsidRPr="006E6733">
          <w:rPr>
            <w:i/>
          </w:rPr>
          <w:t>CoverParenthesizedExpressionAndArrowParameterList</w:t>
        </w:r>
        <w:r w:rsidRPr="00E77497">
          <w:t xml:space="preserve"> </w:t>
        </w:r>
      </w:ins>
    </w:p>
    <w:p w14:paraId="68B2F917" w14:textId="77777777" w:rsidR="00E34FC1" w:rsidRDefault="00E34FC1" w:rsidP="00E34FC1">
      <w:pPr>
        <w:pStyle w:val="Alg4"/>
        <w:numPr>
          <w:ilvl w:val="0"/>
          <w:numId w:val="1008"/>
        </w:numPr>
        <w:spacing w:after="220"/>
        <w:contextualSpacing/>
        <w:rPr>
          <w:ins w:id="25274" w:author="Rev 10 Allen Wirfs-Brock" w:date="2012-09-26T14:14:00Z"/>
        </w:rPr>
      </w:pPr>
      <w:ins w:id="25275" w:author="Rev 10 Allen Wirfs-Brock" w:date="2012-09-26T14:14:00Z">
        <w:r>
          <w:t xml:space="preserve">Let </w:t>
        </w:r>
        <w:r w:rsidRPr="00253B6F">
          <w:rPr>
            <w:i/>
          </w:rPr>
          <w:t>formals</w:t>
        </w:r>
        <w:r>
          <w:t xml:space="preserve"> be CoveredFormalsList of</w:t>
        </w:r>
        <w:r w:rsidRPr="00E77497">
          <w:t xml:space="preserve"> </w:t>
        </w:r>
        <w:r w:rsidRPr="006E6733">
          <w:rPr>
            <w:i/>
          </w:rPr>
          <w:t>CoverParenthesizedExpressionAndArrowParameterList</w:t>
        </w:r>
        <w:r>
          <w:t>.</w:t>
        </w:r>
      </w:ins>
    </w:p>
    <w:p w14:paraId="350ADDAB" w14:textId="77777777" w:rsidR="00E34FC1" w:rsidRPr="00E77497" w:rsidRDefault="00E34FC1" w:rsidP="00E34FC1">
      <w:pPr>
        <w:pStyle w:val="Alg4"/>
        <w:numPr>
          <w:ilvl w:val="0"/>
          <w:numId w:val="1008"/>
        </w:numPr>
        <w:spacing w:after="220"/>
        <w:contextualSpacing/>
        <w:rPr>
          <w:ins w:id="25276" w:author="Rev 10 Allen Wirfs-Brock" w:date="2012-09-26T14:13:00Z"/>
        </w:rPr>
      </w:pPr>
      <w:ins w:id="25277" w:author="Rev 10 Allen Wirfs-Brock" w:date="2012-09-26T14:13:00Z">
        <w:r w:rsidRPr="00E77497">
          <w:t xml:space="preserve">Return the </w:t>
        </w:r>
        <w:r>
          <w:t>BoundNames</w:t>
        </w:r>
        <w:r w:rsidRPr="00E77497">
          <w:t xml:space="preserve"> of</w:t>
        </w:r>
        <w:r>
          <w:t xml:space="preserve"> </w:t>
        </w:r>
      </w:ins>
      <w:ins w:id="25278" w:author="Rev 10 Allen Wirfs-Brock" w:date="2012-09-26T14:14:00Z">
        <w:r w:rsidRPr="00253B6F">
          <w:rPr>
            <w:i/>
          </w:rPr>
          <w:t>formals</w:t>
        </w:r>
      </w:ins>
      <w:ins w:id="25279" w:author="Rev 10 Allen Wirfs-Brock" w:date="2012-09-26T14:13:00Z">
        <w:r w:rsidRPr="00E77497">
          <w:t>.</w:t>
        </w:r>
      </w:ins>
    </w:p>
    <w:p w14:paraId="7CE6BBB0" w14:textId="77777777" w:rsidR="00911D45" w:rsidRPr="00E77497" w:rsidDel="00C730F4" w:rsidRDefault="00911D45" w:rsidP="00911D45">
      <w:pPr>
        <w:pStyle w:val="SyntaxRule"/>
        <w:spacing w:after="240"/>
        <w:rPr>
          <w:ins w:id="25280" w:author="Rev 7 Allen Wirfs-Brock" w:date="2012-04-17T11:23:00Z"/>
          <w:del w:id="25281" w:author="Rev 8 Allen Wirfs-Brock" w:date="2012-06-01T09:13:00Z"/>
        </w:rPr>
      </w:pPr>
      <w:ins w:id="25282" w:author="Rev 7 Allen Wirfs-Brock" w:date="2012-04-17T11:23:00Z">
        <w:del w:id="25283" w:author="Rev 8 Allen Wirfs-Brock" w:date="2012-06-01T09:13:00Z">
          <w:r w:rsidDel="00C730F4">
            <w:delText>Arrow</w:delText>
          </w:r>
          <w:r w:rsidRPr="00E77497" w:rsidDel="00C730F4">
            <w:delText>Parameter</w:delText>
          </w:r>
          <w:r w:rsidDel="00C730F4">
            <w:delText>s</w:delText>
          </w:r>
          <w:r w:rsidRPr="00E77497" w:rsidDel="00C730F4">
            <w:delText xml:space="preserve"> </w:delText>
          </w:r>
          <w:r w:rsidRPr="00E77497" w:rsidDel="00C730F4">
            <w:rPr>
              <w:rFonts w:ascii="Arial" w:hAnsi="Arial"/>
              <w:b/>
              <w:i w:val="0"/>
            </w:rPr>
            <w:delText xml:space="preserve">: </w:delText>
          </w:r>
        </w:del>
      </w:ins>
      <w:ins w:id="25284" w:author="Rev 7 Allen Wirfs-Brock" w:date="2012-04-17T11:24:00Z">
        <w:del w:id="25285" w:author="Rev 8 Allen Wirfs-Brock" w:date="2012-06-01T09:13:00Z">
          <w:r w:rsidDel="00C730F4">
            <w:delText>BindingIdentifer</w:delText>
          </w:r>
        </w:del>
      </w:ins>
    </w:p>
    <w:p w14:paraId="3ABB5596" w14:textId="77777777" w:rsidR="00911D45" w:rsidRPr="00E77497" w:rsidDel="00C730F4" w:rsidRDefault="00911D45" w:rsidP="00911D45">
      <w:pPr>
        <w:pStyle w:val="Alg4"/>
        <w:numPr>
          <w:ilvl w:val="0"/>
          <w:numId w:val="710"/>
        </w:numPr>
        <w:spacing w:after="220"/>
        <w:contextualSpacing/>
        <w:rPr>
          <w:ins w:id="25286" w:author="Rev 7 Allen Wirfs-Brock" w:date="2012-04-17T11:23:00Z"/>
          <w:del w:id="25287" w:author="Rev 8 Allen Wirfs-Brock" w:date="2012-06-01T09:13:00Z"/>
        </w:rPr>
      </w:pPr>
      <w:ins w:id="25288" w:author="Rev 7 Allen Wirfs-Brock" w:date="2012-04-17T11:24:00Z">
        <w:del w:id="25289" w:author="Rev 8 Allen Wirfs-Brock" w:date="2012-06-01T09:13:00Z">
          <w:r w:rsidRPr="00E77497" w:rsidDel="00C730F4">
            <w:delText xml:space="preserve">Return the BoundNames of </w:delText>
          </w:r>
          <w:r w:rsidRPr="00911D45" w:rsidDel="00C730F4">
            <w:rPr>
              <w:i/>
            </w:rPr>
            <w:delText>BindingIdentifer</w:delText>
          </w:r>
          <w:r w:rsidRPr="00675B74" w:rsidDel="00C730F4">
            <w:delText>.</w:delText>
          </w:r>
        </w:del>
      </w:ins>
    </w:p>
    <w:p w14:paraId="3FCF1EB4" w14:textId="77777777" w:rsidR="00911D45" w:rsidRPr="00E77497" w:rsidDel="00C730F4" w:rsidRDefault="00911D45" w:rsidP="00911D45">
      <w:pPr>
        <w:pStyle w:val="SyntaxRule"/>
        <w:spacing w:after="240"/>
        <w:rPr>
          <w:ins w:id="25290" w:author="Rev 7 Allen Wirfs-Brock" w:date="2012-04-17T11:25:00Z"/>
          <w:del w:id="25291" w:author="Rev 8 Allen Wirfs-Brock" w:date="2012-06-01T09:13:00Z"/>
        </w:rPr>
      </w:pPr>
      <w:ins w:id="25292" w:author="Rev 7 Allen Wirfs-Brock" w:date="2012-04-17T11:25:00Z">
        <w:del w:id="25293" w:author="Rev 8 Allen Wirfs-Brock" w:date="2012-06-01T09:13:00Z">
          <w:r w:rsidDel="00C730F4">
            <w:delText>Arrow</w:delText>
          </w:r>
          <w:r w:rsidRPr="00E77497" w:rsidDel="00C730F4">
            <w:delText>Parameter</w:delText>
          </w:r>
          <w:r w:rsidDel="00C730F4">
            <w:delText>s</w:delText>
          </w:r>
          <w:r w:rsidRPr="00E77497" w:rsidDel="00C730F4">
            <w:delText xml:space="preserve"> </w:delText>
          </w:r>
          <w:r w:rsidRPr="00E77497" w:rsidDel="00C730F4">
            <w:rPr>
              <w:rFonts w:ascii="Arial" w:hAnsi="Arial"/>
              <w:b/>
              <w:i w:val="0"/>
            </w:rPr>
            <w:delText xml:space="preserve">: </w:delText>
          </w:r>
        </w:del>
      </w:ins>
      <w:ins w:id="25294" w:author="Rev 7 Allen Wirfs-Brock" w:date="2012-04-17T11:26:00Z">
        <w:del w:id="25295" w:author="Rev 8 Allen Wirfs-Brock" w:date="2012-06-01T09:13:00Z">
          <w:r w:rsidRPr="00E77497" w:rsidDel="00C730F4">
            <w:rPr>
              <w:rFonts w:ascii="Courier New" w:hAnsi="Courier New"/>
              <w:b/>
              <w:i w:val="0"/>
            </w:rPr>
            <w:delText>(</w:delText>
          </w:r>
          <w:r w:rsidDel="00C730F4">
            <w:delText xml:space="preserve"> </w:delText>
          </w:r>
        </w:del>
      </w:ins>
      <w:ins w:id="25296" w:author="Rev 7 Allen Wirfs-Brock" w:date="2012-04-17T11:25:00Z">
        <w:del w:id="25297" w:author="Rev 8 Allen Wirfs-Brock" w:date="2012-06-01T09:13:00Z">
          <w:r w:rsidDel="00C730F4">
            <w:delText>ArrowFormalParameterList</w:delText>
          </w:r>
        </w:del>
      </w:ins>
      <w:ins w:id="25298" w:author="Rev 7 Allen Wirfs-Brock" w:date="2012-04-17T11:26:00Z">
        <w:del w:id="25299" w:author="Rev 8 Allen Wirfs-Brock" w:date="2012-06-01T09:13:00Z">
          <w:r w:rsidR="00701A7B" w:rsidDel="00C730F4">
            <w:delText xml:space="preserve"> </w:delText>
          </w:r>
          <w:r w:rsidR="00701A7B" w:rsidRPr="00E77497" w:rsidDel="00C730F4">
            <w:rPr>
              <w:rFonts w:ascii="Courier New" w:hAnsi="Courier New"/>
              <w:b/>
              <w:i w:val="0"/>
            </w:rPr>
            <w:delText>)</w:delText>
          </w:r>
        </w:del>
      </w:ins>
    </w:p>
    <w:p w14:paraId="07D9B69C" w14:textId="77777777" w:rsidR="00911D45" w:rsidRPr="00E77497" w:rsidDel="00C730F4" w:rsidRDefault="00911D45" w:rsidP="00701A7B">
      <w:pPr>
        <w:pStyle w:val="Alg4"/>
        <w:numPr>
          <w:ilvl w:val="0"/>
          <w:numId w:val="711"/>
        </w:numPr>
        <w:spacing w:after="220"/>
        <w:contextualSpacing/>
        <w:rPr>
          <w:ins w:id="25300" w:author="Rev 7 Allen Wirfs-Brock" w:date="2012-04-17T11:25:00Z"/>
          <w:del w:id="25301" w:author="Rev 8 Allen Wirfs-Brock" w:date="2012-06-01T09:13:00Z"/>
        </w:rPr>
      </w:pPr>
      <w:ins w:id="25302" w:author="Rev 7 Allen Wirfs-Brock" w:date="2012-04-17T11:25:00Z">
        <w:del w:id="25303" w:author="Rev 8 Allen Wirfs-Brock" w:date="2012-06-01T09:13:00Z">
          <w:r w:rsidRPr="00E77497" w:rsidDel="00C730F4">
            <w:delText>Return the BoundNames of</w:delText>
          </w:r>
        </w:del>
      </w:ins>
      <w:ins w:id="25304" w:author="Rev 7 Allen Wirfs-Brock" w:date="2012-04-17T11:26:00Z">
        <w:del w:id="25305" w:author="Rev 8 Allen Wirfs-Brock" w:date="2012-06-01T09:13:00Z">
          <w:r w:rsidR="00701A7B" w:rsidDel="00C730F4">
            <w:rPr>
              <w:rFonts w:ascii="Courier New" w:hAnsi="Courier New"/>
              <w:b/>
              <w:i/>
            </w:rPr>
            <w:delText xml:space="preserve"> </w:delText>
          </w:r>
        </w:del>
      </w:ins>
      <w:ins w:id="25306" w:author="Rev 7 Allen Wirfs-Brock" w:date="2012-04-17T11:25:00Z">
        <w:del w:id="25307" w:author="Rev 8 Allen Wirfs-Brock" w:date="2012-06-01T09:13:00Z">
          <w:r w:rsidRPr="00911D45" w:rsidDel="00C730F4">
            <w:rPr>
              <w:i/>
            </w:rPr>
            <w:delText>ArrowFormalParameterList</w:delText>
          </w:r>
          <w:r w:rsidRPr="00675B74" w:rsidDel="00C730F4">
            <w:delText>.</w:delText>
          </w:r>
        </w:del>
      </w:ins>
    </w:p>
    <w:p w14:paraId="463F42A2" w14:textId="77777777" w:rsidR="00911D45" w:rsidRPr="00E77497" w:rsidDel="00E34FC1" w:rsidRDefault="00911D45" w:rsidP="00911D45">
      <w:pPr>
        <w:pStyle w:val="SyntaxRule"/>
        <w:spacing w:after="240"/>
        <w:rPr>
          <w:ins w:id="25308" w:author="Rev 7 Allen Wirfs-Brock" w:date="2012-04-17T11:20:00Z"/>
          <w:del w:id="25309" w:author="Rev 10 Allen Wirfs-Brock" w:date="2012-09-26T14:15:00Z"/>
        </w:rPr>
      </w:pPr>
      <w:ins w:id="25310" w:author="Rev 7 Allen Wirfs-Brock" w:date="2012-04-17T11:22:00Z">
        <w:del w:id="25311" w:author="Rev 10 Allen Wirfs-Brock" w:date="2012-09-26T14:15:00Z">
          <w:r w:rsidDel="00E34FC1">
            <w:delText>Arrow</w:delText>
          </w:r>
        </w:del>
      </w:ins>
      <w:ins w:id="25312" w:author="Rev 7 Allen Wirfs-Brock" w:date="2012-04-17T11:20:00Z">
        <w:del w:id="25313" w:author="Rev 10 Allen Wirfs-Brock" w:date="2012-09-26T14:15:00Z">
          <w:r w:rsidRPr="00E77497" w:rsidDel="00E34FC1">
            <w:delText xml:space="preserve">FormalParameterList </w:delText>
          </w:r>
          <w:r w:rsidRPr="00E77497" w:rsidDel="00E34FC1">
            <w:rPr>
              <w:rFonts w:ascii="Arial" w:hAnsi="Arial"/>
              <w:b/>
              <w:i w:val="0"/>
            </w:rPr>
            <w:delText xml:space="preserve">: </w:delText>
          </w:r>
          <w:r w:rsidRPr="00E77497" w:rsidDel="00E34FC1">
            <w:rPr>
              <w:rFonts w:ascii="Arial" w:hAnsi="Arial" w:cs="Arial"/>
              <w:i w:val="0"/>
              <w:sz w:val="16"/>
              <w:szCs w:val="16"/>
            </w:rPr>
            <w:delText>[empty]</w:delText>
          </w:r>
        </w:del>
      </w:ins>
    </w:p>
    <w:p w14:paraId="03EC1107" w14:textId="77777777" w:rsidR="00911D45" w:rsidRPr="00E77497" w:rsidDel="00E34FC1" w:rsidRDefault="00911D45" w:rsidP="00701A7B">
      <w:pPr>
        <w:pStyle w:val="Alg4"/>
        <w:numPr>
          <w:ilvl w:val="0"/>
          <w:numId w:val="712"/>
        </w:numPr>
        <w:spacing w:after="220"/>
        <w:contextualSpacing/>
        <w:rPr>
          <w:ins w:id="25314" w:author="Rev 7 Allen Wirfs-Brock" w:date="2012-04-17T11:20:00Z"/>
          <w:del w:id="25315" w:author="Rev 10 Allen Wirfs-Brock" w:date="2012-09-26T14:15:00Z"/>
        </w:rPr>
      </w:pPr>
      <w:ins w:id="25316" w:author="Rev 7 Allen Wirfs-Brock" w:date="2012-04-17T11:20:00Z">
        <w:del w:id="25317" w:author="Rev 10 Allen Wirfs-Brock" w:date="2012-09-26T14:15:00Z">
          <w:r w:rsidRPr="00E77497" w:rsidDel="00E34FC1">
            <w:delText>Return an empty List.</w:delText>
          </w:r>
        </w:del>
      </w:ins>
    </w:p>
    <w:p w14:paraId="1255FAA9" w14:textId="77777777" w:rsidR="00911D45" w:rsidRPr="00675B74" w:rsidDel="00E34FC1" w:rsidRDefault="00701A7B" w:rsidP="00911D45">
      <w:pPr>
        <w:pStyle w:val="SyntaxRule"/>
        <w:spacing w:after="240"/>
        <w:rPr>
          <w:ins w:id="25318" w:author="Rev 7 Allen Wirfs-Brock" w:date="2012-04-17T11:20:00Z"/>
          <w:del w:id="25319" w:author="Rev 10 Allen Wirfs-Brock" w:date="2012-09-26T14:15:00Z"/>
        </w:rPr>
      </w:pPr>
      <w:ins w:id="25320" w:author="Rev 7 Allen Wirfs-Brock" w:date="2012-04-17T11:30:00Z">
        <w:del w:id="25321" w:author="Rev 10 Allen Wirfs-Brock" w:date="2012-09-26T14:15:00Z">
          <w:r w:rsidDel="00E34FC1">
            <w:delText>Arriow</w:delText>
          </w:r>
        </w:del>
      </w:ins>
      <w:ins w:id="25322" w:author="Rev 7 Allen Wirfs-Brock" w:date="2012-04-17T11:20:00Z">
        <w:del w:id="25323" w:author="Rev 10 Allen Wirfs-Brock" w:date="2012-09-26T14:15:00Z">
          <w:r w:rsidR="00911D45" w:rsidRPr="00E77497" w:rsidDel="00E34FC1">
            <w:delText xml:space="preserve">FormalParameterList </w:delText>
          </w:r>
          <w:r w:rsidR="00911D45" w:rsidRPr="00E77497" w:rsidDel="00E34FC1">
            <w:rPr>
              <w:rFonts w:ascii="Arial" w:hAnsi="Arial"/>
              <w:b/>
              <w:i w:val="0"/>
            </w:rPr>
            <w:delText xml:space="preserve">: </w:delText>
          </w:r>
          <w:r w:rsidR="00911D45" w:rsidRPr="004418C4" w:rsidDel="00E34FC1">
            <w:delText>Function</w:delText>
          </w:r>
          <w:r w:rsidR="00911D45" w:rsidDel="00E34FC1">
            <w:delText>RestParameter</w:delText>
          </w:r>
        </w:del>
      </w:ins>
    </w:p>
    <w:p w14:paraId="077DD2F4" w14:textId="77777777" w:rsidR="00911D45" w:rsidRPr="00675B74" w:rsidDel="00E34FC1" w:rsidRDefault="00911D45" w:rsidP="00701A7B">
      <w:pPr>
        <w:pStyle w:val="Alg4"/>
        <w:numPr>
          <w:ilvl w:val="0"/>
          <w:numId w:val="713"/>
        </w:numPr>
        <w:spacing w:after="220"/>
        <w:contextualSpacing/>
        <w:rPr>
          <w:ins w:id="25324" w:author="Rev 7 Allen Wirfs-Brock" w:date="2012-04-17T11:20:00Z"/>
          <w:del w:id="25325" w:author="Rev 10 Allen Wirfs-Brock" w:date="2012-09-26T14:15:00Z"/>
        </w:rPr>
      </w:pPr>
      <w:ins w:id="25326" w:author="Rev 7 Allen Wirfs-Brock" w:date="2012-04-17T11:20:00Z">
        <w:del w:id="25327" w:author="Rev 10 Allen Wirfs-Brock" w:date="2012-09-26T14:15:00Z">
          <w:r w:rsidRPr="00E77497" w:rsidDel="00E34FC1">
            <w:delText xml:space="preserve">Return the BoundNames of </w:delText>
          </w:r>
          <w:r w:rsidRPr="0002777F" w:rsidDel="00E34FC1">
            <w:rPr>
              <w:i/>
            </w:rPr>
            <w:delText>FunctionRestParameter</w:delText>
          </w:r>
          <w:r w:rsidRPr="00675B74" w:rsidDel="00E34FC1">
            <w:delText>.</w:delText>
          </w:r>
        </w:del>
      </w:ins>
    </w:p>
    <w:p w14:paraId="01129EE8" w14:textId="77777777" w:rsidR="00911D45" w:rsidRPr="00E77497" w:rsidDel="00E34FC1" w:rsidRDefault="00701A7B" w:rsidP="00911D45">
      <w:pPr>
        <w:pStyle w:val="SyntaxRule"/>
        <w:spacing w:after="240"/>
        <w:rPr>
          <w:ins w:id="25328" w:author="Rev 7 Allen Wirfs-Brock" w:date="2012-04-17T11:20:00Z"/>
          <w:del w:id="25329" w:author="Rev 10 Allen Wirfs-Brock" w:date="2012-09-26T14:15:00Z"/>
        </w:rPr>
      </w:pPr>
      <w:ins w:id="25330" w:author="Rev 7 Allen Wirfs-Brock" w:date="2012-04-17T11:33:00Z">
        <w:del w:id="25331" w:author="Rev 10 Allen Wirfs-Brock" w:date="2012-09-26T14:15:00Z">
          <w:r w:rsidDel="00E34FC1">
            <w:delText>Arrow</w:delText>
          </w:r>
        </w:del>
      </w:ins>
      <w:ins w:id="25332" w:author="Rev 7 Allen Wirfs-Brock" w:date="2012-04-17T11:20:00Z">
        <w:del w:id="25333" w:author="Rev 10 Allen Wirfs-Brock" w:date="2012-09-26T14:15:00Z">
          <w:r w:rsidR="00911D45" w:rsidRPr="00E77497" w:rsidDel="00E34FC1">
            <w:delText xml:space="preserve">FormalParameterList </w:delText>
          </w:r>
          <w:r w:rsidR="00911D45" w:rsidRPr="00E77497" w:rsidDel="00E34FC1">
            <w:rPr>
              <w:rFonts w:ascii="Arial" w:hAnsi="Arial"/>
              <w:b/>
              <w:i w:val="0"/>
            </w:rPr>
            <w:delText xml:space="preserve">: </w:delText>
          </w:r>
        </w:del>
      </w:ins>
      <w:ins w:id="25334" w:author="Rev 7 Allen Wirfs-Brock" w:date="2012-04-17T11:33:00Z">
        <w:del w:id="25335" w:author="Rev 10 Allen Wirfs-Brock" w:date="2012-09-26T14:15:00Z">
          <w:r w:rsidDel="00E34FC1">
            <w:delText>CoverF</w:delText>
          </w:r>
        </w:del>
      </w:ins>
      <w:ins w:id="25336" w:author="Rev 7 Allen Wirfs-Brock" w:date="2012-04-17T11:20:00Z">
        <w:del w:id="25337" w:author="Rev 10 Allen Wirfs-Brock" w:date="2012-09-26T14:15:00Z">
          <w:r w:rsidR="00911D45" w:rsidRPr="00E77497" w:rsidDel="00E34FC1">
            <w:delText>ormalsList</w:delText>
          </w:r>
        </w:del>
      </w:ins>
    </w:p>
    <w:p w14:paraId="4266C99A" w14:textId="77777777" w:rsidR="00911D45" w:rsidRPr="00E77497" w:rsidDel="00E34FC1" w:rsidRDefault="00911D45" w:rsidP="00701A7B">
      <w:pPr>
        <w:pStyle w:val="Alg4"/>
        <w:numPr>
          <w:ilvl w:val="0"/>
          <w:numId w:val="714"/>
        </w:numPr>
        <w:spacing w:after="220"/>
        <w:contextualSpacing/>
        <w:rPr>
          <w:ins w:id="25338" w:author="Rev 7 Allen Wirfs-Brock" w:date="2012-04-17T11:20:00Z"/>
          <w:del w:id="25339" w:author="Rev 10 Allen Wirfs-Brock" w:date="2012-09-26T14:15:00Z"/>
        </w:rPr>
      </w:pPr>
      <w:ins w:id="25340" w:author="Rev 7 Allen Wirfs-Brock" w:date="2012-04-17T11:20:00Z">
        <w:del w:id="25341" w:author="Rev 10 Allen Wirfs-Brock" w:date="2012-09-26T14:15:00Z">
          <w:r w:rsidRPr="00E77497" w:rsidDel="00E34FC1">
            <w:delText xml:space="preserve">Return the BoundNames of </w:delText>
          </w:r>
        </w:del>
      </w:ins>
      <w:ins w:id="25342" w:author="Rev 7 Allen Wirfs-Brock" w:date="2012-04-17T11:35:00Z">
        <w:del w:id="25343" w:author="Rev 10 Allen Wirfs-Brock" w:date="2012-09-26T14:15:00Z">
          <w:r w:rsidR="00701A7B" w:rsidDel="00E34FC1">
            <w:rPr>
              <w:i/>
            </w:rPr>
            <w:delText>CoverF</w:delText>
          </w:r>
        </w:del>
      </w:ins>
      <w:ins w:id="25344" w:author="Rev 7 Allen Wirfs-Brock" w:date="2012-04-17T11:20:00Z">
        <w:del w:id="25345" w:author="Rev 10 Allen Wirfs-Brock" w:date="2012-09-26T14:15:00Z">
          <w:r w:rsidRPr="00E77497" w:rsidDel="00E34FC1">
            <w:rPr>
              <w:i/>
            </w:rPr>
            <w:delText>ormalsList</w:delText>
          </w:r>
          <w:r w:rsidRPr="00E77497" w:rsidDel="00E34FC1">
            <w:delText>.</w:delText>
          </w:r>
        </w:del>
      </w:ins>
    </w:p>
    <w:p w14:paraId="7C50EFEF" w14:textId="77777777" w:rsidR="00911D45" w:rsidRPr="00675B74" w:rsidDel="00E34FC1" w:rsidRDefault="00701A7B" w:rsidP="00911D45">
      <w:pPr>
        <w:pStyle w:val="SyntaxRule"/>
        <w:spacing w:after="240"/>
        <w:rPr>
          <w:ins w:id="25346" w:author="Rev 7 Allen Wirfs-Brock" w:date="2012-04-17T11:20:00Z"/>
          <w:del w:id="25347" w:author="Rev 10 Allen Wirfs-Brock" w:date="2012-09-26T14:15:00Z"/>
        </w:rPr>
      </w:pPr>
      <w:ins w:id="25348" w:author="Rev 7 Allen Wirfs-Brock" w:date="2012-04-17T11:35:00Z">
        <w:del w:id="25349" w:author="Rev 10 Allen Wirfs-Brock" w:date="2012-09-26T14:15:00Z">
          <w:r w:rsidDel="00E34FC1">
            <w:delText>Arrow</w:delText>
          </w:r>
        </w:del>
      </w:ins>
      <w:ins w:id="25350" w:author="Rev 7 Allen Wirfs-Brock" w:date="2012-04-17T11:20:00Z">
        <w:del w:id="25351" w:author="Rev 10 Allen Wirfs-Brock" w:date="2012-09-26T14:15:00Z">
          <w:r w:rsidR="00911D45" w:rsidRPr="00E77497" w:rsidDel="00E34FC1">
            <w:delText xml:space="preserve">FormalParameterList </w:delText>
          </w:r>
          <w:r w:rsidR="00911D45" w:rsidRPr="00E77497" w:rsidDel="00E34FC1">
            <w:rPr>
              <w:rFonts w:ascii="Arial" w:hAnsi="Arial"/>
              <w:b/>
              <w:i w:val="0"/>
            </w:rPr>
            <w:delText xml:space="preserve">: </w:delText>
          </w:r>
        </w:del>
      </w:ins>
      <w:ins w:id="25352" w:author="Rev 7 Allen Wirfs-Brock" w:date="2012-04-17T11:35:00Z">
        <w:del w:id="25353" w:author="Rev 10 Allen Wirfs-Brock" w:date="2012-09-26T14:15:00Z">
          <w:r w:rsidDel="00E34FC1">
            <w:delText>CoverF</w:delText>
          </w:r>
        </w:del>
      </w:ins>
      <w:ins w:id="25354" w:author="Rev 7 Allen Wirfs-Brock" w:date="2012-04-17T11:20:00Z">
        <w:del w:id="25355" w:author="Rev 10 Allen Wirfs-Brock" w:date="2012-09-26T14:15:00Z">
          <w:r w:rsidR="00911D45" w:rsidRPr="00E77497" w:rsidDel="00E34FC1">
            <w:delText xml:space="preserve">ormalsList </w:delText>
          </w:r>
          <w:r w:rsidR="00911D45" w:rsidRPr="00E77497" w:rsidDel="00E34FC1">
            <w:rPr>
              <w:rFonts w:ascii="Courier New" w:hAnsi="Courier New"/>
              <w:b/>
              <w:i w:val="0"/>
            </w:rPr>
            <w:delText xml:space="preserve">, </w:delText>
          </w:r>
          <w:r w:rsidR="00911D45" w:rsidRPr="004418C4" w:rsidDel="00E34FC1">
            <w:delText>Function</w:delText>
          </w:r>
          <w:r w:rsidR="00911D45" w:rsidDel="00E34FC1">
            <w:delText>RestParameter</w:delText>
          </w:r>
        </w:del>
      </w:ins>
    </w:p>
    <w:p w14:paraId="4811AB12" w14:textId="77777777" w:rsidR="00911D45" w:rsidRPr="00E77497" w:rsidDel="00E34FC1" w:rsidRDefault="00911D45" w:rsidP="00701A7B">
      <w:pPr>
        <w:pStyle w:val="Alg4"/>
        <w:numPr>
          <w:ilvl w:val="0"/>
          <w:numId w:val="715"/>
        </w:numPr>
        <w:spacing w:after="220"/>
        <w:contextualSpacing/>
        <w:rPr>
          <w:ins w:id="25356" w:author="Rev 7 Allen Wirfs-Brock" w:date="2012-04-17T11:20:00Z"/>
          <w:del w:id="25357" w:author="Rev 10 Allen Wirfs-Brock" w:date="2012-09-26T14:15:00Z"/>
        </w:rPr>
      </w:pPr>
      <w:ins w:id="25358" w:author="Rev 7 Allen Wirfs-Brock" w:date="2012-04-17T11:20:00Z">
        <w:del w:id="25359" w:author="Rev 10 Allen Wirfs-Brock" w:date="2012-09-26T14:15:00Z">
          <w:r w:rsidRPr="00E77497" w:rsidDel="00E34FC1">
            <w:delText xml:space="preserve">Let </w:delText>
          </w:r>
          <w:r w:rsidRPr="00E77497" w:rsidDel="00E34FC1">
            <w:rPr>
              <w:i/>
            </w:rPr>
            <w:delText xml:space="preserve">names </w:delText>
          </w:r>
          <w:r w:rsidRPr="00E77497" w:rsidDel="00E34FC1">
            <w:delText xml:space="preserve">be BoundNames of </w:delText>
          </w:r>
        </w:del>
      </w:ins>
      <w:ins w:id="25360" w:author="Rev 7 Allen Wirfs-Brock" w:date="2012-04-17T11:36:00Z">
        <w:del w:id="25361" w:author="Rev 10 Allen Wirfs-Brock" w:date="2012-09-26T14:15:00Z">
          <w:r w:rsidR="00701A7B" w:rsidDel="00E34FC1">
            <w:rPr>
              <w:i/>
            </w:rPr>
            <w:delText>CoverF</w:delText>
          </w:r>
          <w:r w:rsidR="00701A7B" w:rsidRPr="00E77497" w:rsidDel="00E34FC1">
            <w:rPr>
              <w:i/>
            </w:rPr>
            <w:delText>ormalsList</w:delText>
          </w:r>
        </w:del>
      </w:ins>
      <w:ins w:id="25362" w:author="Rev 7 Allen Wirfs-Brock" w:date="2012-04-17T11:20:00Z">
        <w:del w:id="25363" w:author="Rev 10 Allen Wirfs-Brock" w:date="2012-09-26T14:15:00Z">
          <w:r w:rsidRPr="00E77497" w:rsidDel="00E34FC1">
            <w:delText>.</w:delText>
          </w:r>
        </w:del>
      </w:ins>
    </w:p>
    <w:p w14:paraId="68DCA622" w14:textId="77777777" w:rsidR="00911D45" w:rsidRPr="00E77497" w:rsidDel="00E34FC1" w:rsidRDefault="00911D45" w:rsidP="00701A7B">
      <w:pPr>
        <w:pStyle w:val="Alg4"/>
        <w:numPr>
          <w:ilvl w:val="0"/>
          <w:numId w:val="715"/>
        </w:numPr>
        <w:spacing w:after="220"/>
        <w:contextualSpacing/>
        <w:rPr>
          <w:ins w:id="25364" w:author="Rev 7 Allen Wirfs-Brock" w:date="2012-04-17T11:20:00Z"/>
          <w:del w:id="25365" w:author="Rev 10 Allen Wirfs-Brock" w:date="2012-09-26T14:15:00Z"/>
        </w:rPr>
      </w:pPr>
      <w:ins w:id="25366" w:author="Rev 7 Allen Wirfs-Brock" w:date="2012-04-17T11:20:00Z">
        <w:del w:id="25367" w:author="Rev 10 Allen Wirfs-Brock" w:date="2012-09-26T14:15:00Z">
          <w:r w:rsidRPr="00E77497" w:rsidDel="00E34FC1">
            <w:delText xml:space="preserve">Append to </w:delText>
          </w:r>
          <w:r w:rsidRPr="00E77497" w:rsidDel="00E34FC1">
            <w:rPr>
              <w:i/>
            </w:rPr>
            <w:delText>names</w:delText>
          </w:r>
          <w:r w:rsidRPr="00E77497" w:rsidDel="00E34FC1">
            <w:delText xml:space="preserve"> the </w:delText>
          </w:r>
          <w:r w:rsidRPr="004418C4" w:rsidDel="00E34FC1">
            <w:delText xml:space="preserve">BoundNames of </w:delText>
          </w:r>
          <w:r w:rsidRPr="00954547" w:rsidDel="00E34FC1">
            <w:rPr>
              <w:i/>
            </w:rPr>
            <w:delText>FunctionRestParameter</w:delText>
          </w:r>
          <w:r w:rsidRPr="00675B74" w:rsidDel="00E34FC1">
            <w:rPr>
              <w:rStyle w:val="bnf"/>
            </w:rPr>
            <w:delText>.</w:delText>
          </w:r>
        </w:del>
      </w:ins>
    </w:p>
    <w:p w14:paraId="73DE42F6" w14:textId="77777777" w:rsidR="00911D45" w:rsidRPr="00E77497" w:rsidDel="00E34FC1" w:rsidRDefault="00911D45" w:rsidP="00701A7B">
      <w:pPr>
        <w:pStyle w:val="Alg4"/>
        <w:numPr>
          <w:ilvl w:val="0"/>
          <w:numId w:val="715"/>
        </w:numPr>
        <w:spacing w:after="220"/>
        <w:contextualSpacing/>
        <w:rPr>
          <w:ins w:id="25368" w:author="Rev 7 Allen Wirfs-Brock" w:date="2012-04-17T11:20:00Z"/>
          <w:del w:id="25369" w:author="Rev 10 Allen Wirfs-Brock" w:date="2012-09-26T14:15:00Z"/>
        </w:rPr>
      </w:pPr>
      <w:ins w:id="25370" w:author="Rev 7 Allen Wirfs-Brock" w:date="2012-04-17T11:20:00Z">
        <w:del w:id="25371" w:author="Rev 10 Allen Wirfs-Brock" w:date="2012-09-26T14:15:00Z">
          <w:r w:rsidRPr="00E77497" w:rsidDel="00E34FC1">
            <w:delText xml:space="preserve">Return </w:delText>
          </w:r>
          <w:r w:rsidRPr="00E77497" w:rsidDel="00E34FC1">
            <w:rPr>
              <w:i/>
            </w:rPr>
            <w:delText>names</w:delText>
          </w:r>
          <w:r w:rsidRPr="00E77497" w:rsidDel="00E34FC1">
            <w:delText>.</w:delText>
          </w:r>
        </w:del>
      </w:ins>
    </w:p>
    <w:p w14:paraId="30BBC4B0" w14:textId="77777777" w:rsidR="00184B2F" w:rsidRPr="00675B74" w:rsidDel="00E34FC1" w:rsidRDefault="00184B2F" w:rsidP="00184B2F">
      <w:pPr>
        <w:pStyle w:val="SyntaxRule"/>
        <w:spacing w:after="240"/>
        <w:rPr>
          <w:ins w:id="25372" w:author="Rev 7 Allen Wirfs-Brock" w:date="2012-04-17T11:36:00Z"/>
          <w:del w:id="25373" w:author="Rev 10 Allen Wirfs-Brock" w:date="2012-09-26T14:15:00Z"/>
        </w:rPr>
      </w:pPr>
      <w:ins w:id="25374" w:author="Rev 7 Allen Wirfs-Brock" w:date="2012-04-17T11:37:00Z">
        <w:del w:id="25375" w:author="Rev 10 Allen Wirfs-Brock" w:date="2012-09-26T14:15:00Z">
          <w:r w:rsidDel="00E34FC1">
            <w:delText>Cover</w:delText>
          </w:r>
        </w:del>
      </w:ins>
      <w:ins w:id="25376" w:author="Rev 7 Allen Wirfs-Brock" w:date="2012-04-17T11:36:00Z">
        <w:del w:id="25377" w:author="Rev 10 Allen Wirfs-Brock" w:date="2012-09-26T14:15:00Z">
          <w:r w:rsidRPr="00E77497" w:rsidDel="00E34FC1">
            <w:delText>Formal</w:delText>
          </w:r>
        </w:del>
      </w:ins>
      <w:ins w:id="25378" w:author="Rev 7 Allen Wirfs-Brock" w:date="2012-04-17T11:37:00Z">
        <w:del w:id="25379" w:author="Rev 10 Allen Wirfs-Brock" w:date="2012-09-26T14:15:00Z">
          <w:r w:rsidDel="00E34FC1">
            <w:delText>s</w:delText>
          </w:r>
        </w:del>
      </w:ins>
      <w:ins w:id="25380" w:author="Rev 7 Allen Wirfs-Brock" w:date="2012-04-17T11:36:00Z">
        <w:del w:id="25381" w:author="Rev 10 Allen Wirfs-Brock" w:date="2012-09-26T14:15:00Z">
          <w:r w:rsidRPr="00E77497" w:rsidDel="00E34FC1">
            <w:delText xml:space="preserve">List </w:delText>
          </w:r>
          <w:r w:rsidRPr="00E77497" w:rsidDel="00E34FC1">
            <w:rPr>
              <w:rFonts w:ascii="Arial" w:hAnsi="Arial"/>
              <w:b/>
              <w:i w:val="0"/>
            </w:rPr>
            <w:delText xml:space="preserve">: </w:delText>
          </w:r>
        </w:del>
      </w:ins>
      <w:ins w:id="25382" w:author="Rev 7 Allen Wirfs-Brock" w:date="2012-04-17T11:37:00Z">
        <w:del w:id="25383" w:author="Rev 10 Allen Wirfs-Brock" w:date="2012-09-26T14:15:00Z">
          <w:r w:rsidDel="00E34FC1">
            <w:delText>Expression</w:delText>
          </w:r>
        </w:del>
      </w:ins>
      <w:ins w:id="25384" w:author="Rev 7 Allen Wirfs-Brock" w:date="2012-04-17T11:36:00Z">
        <w:del w:id="25385" w:author="Rev 10 Allen Wirfs-Brock" w:date="2012-09-26T14:15:00Z">
          <w:r w:rsidRPr="00E77497" w:rsidDel="00E34FC1">
            <w:delText xml:space="preserve"> </w:delText>
          </w:r>
        </w:del>
      </w:ins>
    </w:p>
    <w:p w14:paraId="2E756E61" w14:textId="77777777" w:rsidR="00184B2F" w:rsidRPr="00E77497" w:rsidDel="00E34FC1" w:rsidRDefault="00184B2F" w:rsidP="00184B2F">
      <w:pPr>
        <w:pStyle w:val="Alg4"/>
        <w:numPr>
          <w:ilvl w:val="0"/>
          <w:numId w:val="716"/>
        </w:numPr>
        <w:spacing w:after="220"/>
        <w:contextualSpacing/>
        <w:rPr>
          <w:ins w:id="25386" w:author="Rev 7 Allen Wirfs-Brock" w:date="2012-04-17T11:36:00Z"/>
          <w:del w:id="25387" w:author="Rev 10 Allen Wirfs-Brock" w:date="2012-09-26T14:15:00Z"/>
        </w:rPr>
      </w:pPr>
      <w:ins w:id="25388" w:author="Rev 7 Allen Wirfs-Brock" w:date="2012-04-17T11:36:00Z">
        <w:del w:id="25389" w:author="Rev 10 Allen Wirfs-Brock" w:date="2012-09-26T14:15:00Z">
          <w:r w:rsidRPr="00E77497" w:rsidDel="00E34FC1">
            <w:delText xml:space="preserve">Return </w:delText>
          </w:r>
        </w:del>
      </w:ins>
      <w:ins w:id="25390" w:author="Rev 7 Allen Wirfs-Brock" w:date="2012-04-17T12:02:00Z">
        <w:del w:id="25391" w:author="Rev 10 Allen Wirfs-Brock" w:date="2012-09-26T14:15:00Z">
          <w:r w:rsidR="00AD3F16" w:rsidDel="00E34FC1">
            <w:delText>the</w:delText>
          </w:r>
          <w:r w:rsidR="00AD3F16" w:rsidRPr="00E77497" w:rsidDel="00E34FC1">
            <w:delText xml:space="preserve"> BoundNames of</w:delText>
          </w:r>
        </w:del>
      </w:ins>
      <w:ins w:id="25392" w:author="Rev 7 Allen Wirfs-Brock" w:date="2012-04-17T12:03:00Z">
        <w:del w:id="25393" w:author="Rev 10 Allen Wirfs-Brock" w:date="2012-09-26T14:15:00Z">
          <w:r w:rsidR="00AD3F16" w:rsidDel="00E34FC1">
            <w:delText xml:space="preserve"> Covered FormalsList of </w:delText>
          </w:r>
          <w:r w:rsidR="00AD3F16" w:rsidRPr="00AD3F16" w:rsidDel="00E34FC1">
            <w:rPr>
              <w:i/>
            </w:rPr>
            <w:delText>Expression</w:delText>
          </w:r>
        </w:del>
      </w:ins>
      <w:ins w:id="25394" w:author="Rev 7 Allen Wirfs-Brock" w:date="2012-04-17T11:36:00Z">
        <w:del w:id="25395" w:author="Rev 10 Allen Wirfs-Brock" w:date="2012-09-26T14:15:00Z">
          <w:r w:rsidRPr="00E77497" w:rsidDel="00E34FC1">
            <w:delText>.</w:delText>
          </w:r>
        </w:del>
      </w:ins>
    </w:p>
    <w:p w14:paraId="6A183BEE" w14:textId="77777777" w:rsidR="00AA7F77" w:rsidRPr="00E77497" w:rsidRDefault="00AA7F77" w:rsidP="00AA7F77">
      <w:pPr>
        <w:rPr>
          <w:ins w:id="25396" w:author="Rev 7 Allen Wirfs-Brock" w:date="2012-04-23T14:53:00Z"/>
          <w:rFonts w:ascii="Helvetica" w:hAnsi="Helvetica"/>
          <w:b/>
        </w:rPr>
      </w:pPr>
      <w:ins w:id="25397" w:author="Rev 7 Allen Wirfs-Brock" w:date="2012-04-23T14:53:00Z">
        <w:r w:rsidRPr="00E77497">
          <w:rPr>
            <w:rFonts w:ascii="Helvetica" w:hAnsi="Helvetica"/>
            <w:b/>
          </w:rPr>
          <w:t xml:space="preserve">Static Semantics:  </w:t>
        </w:r>
        <w:r>
          <w:rPr>
            <w:rFonts w:ascii="Helvetica" w:hAnsi="Helvetica"/>
            <w:b/>
            <w:lang w:eastAsia="en-US"/>
          </w:rPr>
          <w:t>Contains</w:t>
        </w:r>
      </w:ins>
    </w:p>
    <w:p w14:paraId="3EBFF83F" w14:textId="77777777" w:rsidR="00AA7F77" w:rsidRPr="004418C4" w:rsidRDefault="00AA7F77" w:rsidP="00AA7F77">
      <w:pPr>
        <w:ind w:left="360"/>
        <w:rPr>
          <w:ins w:id="25398" w:author="Rev 7 Allen Wirfs-Brock" w:date="2012-04-23T14:53:00Z"/>
        </w:rPr>
      </w:pPr>
      <w:ins w:id="25399" w:author="Rev 7 Allen Wirfs-Brock" w:date="2012-04-23T14:53:00Z">
        <w:r>
          <w:t>W</w:t>
        </w:r>
        <w:r w:rsidRPr="004418C4">
          <w:t xml:space="preserve">ith </w:t>
        </w:r>
        <w:r>
          <w:t>parameter</w:t>
        </w:r>
        <w:r w:rsidRPr="004418C4">
          <w:t xml:space="preserve"> </w:t>
        </w:r>
        <w:r>
          <w:rPr>
            <w:rFonts w:ascii="Times New Roman" w:hAnsi="Times New Roman"/>
            <w:i/>
          </w:rPr>
          <w:t>symbol</w:t>
        </w:r>
        <w:r>
          <w:t>.</w:t>
        </w:r>
      </w:ins>
    </w:p>
    <w:p w14:paraId="65A35A1B" w14:textId="77777777" w:rsidR="00AA7F77" w:rsidRPr="00E77497" w:rsidRDefault="00AA7F77" w:rsidP="00AA7F77">
      <w:pPr>
        <w:jc w:val="left"/>
        <w:rPr>
          <w:ins w:id="25400" w:author="Rev 7 Allen Wirfs-Brock" w:date="2012-04-23T14:53:00Z"/>
        </w:rPr>
      </w:pPr>
      <w:ins w:id="25401" w:author="Rev 7 Allen Wirfs-Brock" w:date="2012-04-23T14:54:00Z">
        <w:r>
          <w:rPr>
            <w:rFonts w:ascii="Times New Roman" w:hAnsi="Times New Roman"/>
            <w:i/>
          </w:rPr>
          <w:t>ArrowFunction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560A4D">
          <w:rPr>
            <w:rFonts w:ascii="Times New Roman" w:hAnsi="Times New Roman"/>
            <w:i/>
          </w:rPr>
          <w:t>ArrowParameters</w:t>
        </w:r>
        <w:r>
          <w:rPr>
            <w:rFonts w:ascii="Times New Roman" w:hAnsi="Times New Roman"/>
            <w:i/>
          </w:rPr>
          <w:t xml:space="preserve"> </w:t>
        </w:r>
        <w:r w:rsidRPr="00E77497">
          <w:rPr>
            <w:rFonts w:ascii="Times New Roman" w:hAnsi="Times New Roman"/>
            <w:i/>
          </w:rPr>
          <w:t xml:space="preserve"> </w:t>
        </w:r>
        <w:r>
          <w:rPr>
            <w:rFonts w:ascii="Courier New" w:hAnsi="Courier New"/>
            <w:b/>
            <w:i/>
          </w:rPr>
          <w:t>=&gt;</w:t>
        </w:r>
        <w:r w:rsidRPr="00E77497">
          <w:rPr>
            <w:rFonts w:ascii="Times New Roman" w:hAnsi="Times New Roman"/>
            <w:i/>
          </w:rPr>
          <w:t xml:space="preserve"> </w:t>
        </w:r>
        <w:r w:rsidRPr="00E77497">
          <w:t xml:space="preserve"> </w:t>
        </w:r>
      </w:ins>
      <w:ins w:id="25402" w:author="Rev 7 Allen Wirfs-Brock" w:date="2012-04-26T10:42:00Z">
        <w:del w:id="25403" w:author="Rev 8 Allen Wirfs-Brock" w:date="2012-05-10T17:39:00Z">
          <w:r w:rsidR="001F444B" w:rsidDel="007110FE">
            <w:rPr>
              <w:rFonts w:ascii="Times New Roman" w:hAnsi="Times New Roman"/>
              <w:i/>
            </w:rPr>
            <w:delText>Consice</w:delText>
          </w:r>
          <w:r w:rsidR="001F444B" w:rsidRPr="00E77497" w:rsidDel="007110FE">
            <w:rPr>
              <w:rFonts w:ascii="Times New Roman" w:hAnsi="Times New Roman"/>
              <w:i/>
            </w:rPr>
            <w:delText>Body</w:delText>
          </w:r>
        </w:del>
      </w:ins>
      <w:ins w:id="25404" w:author="Rev 8 Allen Wirfs-Brock" w:date="2012-05-10T17:39:00Z">
        <w:r w:rsidR="007110FE">
          <w:rPr>
            <w:rFonts w:ascii="Times New Roman" w:hAnsi="Times New Roman"/>
            <w:i/>
          </w:rPr>
          <w:t>ConciseBody</w:t>
        </w:r>
      </w:ins>
    </w:p>
    <w:p w14:paraId="46C4BA1D" w14:textId="77777777" w:rsidR="00140F69" w:rsidRDefault="00140F69" w:rsidP="00AA7F77">
      <w:pPr>
        <w:pStyle w:val="Alg4"/>
        <w:numPr>
          <w:ilvl w:val="0"/>
          <w:numId w:val="725"/>
        </w:numPr>
        <w:spacing w:after="220"/>
        <w:contextualSpacing/>
        <w:rPr>
          <w:ins w:id="25405" w:author="Rev 8 Allen Wirfs-Brock" w:date="2012-06-11T09:09:00Z"/>
        </w:rPr>
      </w:pPr>
      <w:ins w:id="25406" w:author="Rev 8 Allen Wirfs-Brock" w:date="2012-06-11T09:10:00Z">
        <w:r>
          <w:t xml:space="preserve">If </w:t>
        </w:r>
      </w:ins>
      <w:ins w:id="25407" w:author="Rev 8 Allen Wirfs-Brock" w:date="2012-06-11T09:11:00Z">
        <w:r w:rsidRPr="00140F69">
          <w:rPr>
            <w:i/>
          </w:rPr>
          <w:t>ArrowParameters</w:t>
        </w:r>
        <w:r>
          <w:t xml:space="preserve"> Con</w:t>
        </w:r>
        <w:del w:id="25408" w:author="Rev 9 Allen Wirfs-Brock" w:date="2012-07-08T14:25:00Z">
          <w:r w:rsidDel="00372375">
            <w:delText>s</w:delText>
          </w:r>
        </w:del>
        <w:r>
          <w:t xml:space="preserve">tains </w:t>
        </w:r>
        <w:r w:rsidRPr="00140F69">
          <w:rPr>
            <w:i/>
          </w:rPr>
          <w:t>symbol</w:t>
        </w:r>
        <w:r>
          <w:t xml:space="preserve"> is </w:t>
        </w:r>
        <w:r w:rsidRPr="00140F69">
          <w:rPr>
            <w:b/>
          </w:rPr>
          <w:t>true</w:t>
        </w:r>
        <w:r>
          <w:t xml:space="preserve">, return </w:t>
        </w:r>
        <w:r w:rsidRPr="00140F69">
          <w:rPr>
            <w:b/>
          </w:rPr>
          <w:t>true</w:t>
        </w:r>
        <w:r>
          <w:t>;</w:t>
        </w:r>
      </w:ins>
    </w:p>
    <w:p w14:paraId="0424D17E" w14:textId="77777777" w:rsidR="00AA7F77" w:rsidRPr="00E77497" w:rsidRDefault="00AA7F77" w:rsidP="00AA7F77">
      <w:pPr>
        <w:pStyle w:val="Alg4"/>
        <w:numPr>
          <w:ilvl w:val="0"/>
          <w:numId w:val="725"/>
        </w:numPr>
        <w:spacing w:after="220"/>
        <w:contextualSpacing/>
        <w:rPr>
          <w:ins w:id="25409" w:author="Rev 7 Allen Wirfs-Brock" w:date="2012-04-23T14:53:00Z"/>
        </w:rPr>
      </w:pPr>
      <w:ins w:id="25410" w:author="Rev 7 Allen Wirfs-Brock" w:date="2012-04-23T14:53:00Z">
        <w:r w:rsidRPr="00E77497">
          <w:t>Return</w:t>
        </w:r>
      </w:ins>
      <w:ins w:id="25411" w:author="Rev 8 Allen Wirfs-Brock" w:date="2012-06-11T09:12:00Z">
        <w:r w:rsidR="00140F69">
          <w:t xml:space="preserve"> </w:t>
        </w:r>
        <w:r w:rsidR="00140F69" w:rsidRPr="00140F69">
          <w:rPr>
            <w:i/>
          </w:rPr>
          <w:t>ConciseBody</w:t>
        </w:r>
        <w:r w:rsidR="00140F69" w:rsidRPr="00140F69">
          <w:t xml:space="preserve"> </w:t>
        </w:r>
        <w:r w:rsidR="00140F69">
          <w:t>Con</w:t>
        </w:r>
        <w:del w:id="25412" w:author="Rev 9 Allen Wirfs-Brock" w:date="2012-07-08T14:25:00Z">
          <w:r w:rsidR="00140F69" w:rsidDel="00372375">
            <w:delText>s</w:delText>
          </w:r>
        </w:del>
        <w:r w:rsidR="00140F69">
          <w:t xml:space="preserve">tains </w:t>
        </w:r>
        <w:r w:rsidR="00140F69" w:rsidRPr="00ED2E78">
          <w:rPr>
            <w:i/>
          </w:rPr>
          <w:t>symbol</w:t>
        </w:r>
        <w:r w:rsidR="00140F69">
          <w:t xml:space="preserve"> </w:t>
        </w:r>
      </w:ins>
      <w:ins w:id="25413" w:author="Rev 7 Allen Wirfs-Brock" w:date="2012-04-23T14:53:00Z">
        <w:r>
          <w:t>.</w:t>
        </w:r>
      </w:ins>
    </w:p>
    <w:p w14:paraId="138571EB" w14:textId="77777777" w:rsidR="005D0307" w:rsidRDefault="005D0307" w:rsidP="009C0ACA">
      <w:pPr>
        <w:rPr>
          <w:ins w:id="25414" w:author="Rev 10 Allen Wirfs-Brock" w:date="2012-09-26T11:09:00Z"/>
        </w:rPr>
      </w:pPr>
      <w:ins w:id="25415" w:author="Rev 10 Allen Wirfs-Brock" w:date="2012-09-26T11:10:00Z">
        <w:r w:rsidRPr="00560A4D">
          <w:rPr>
            <w:rFonts w:ascii="Times New Roman" w:hAnsi="Times New Roman"/>
            <w:i/>
          </w:rPr>
          <w:t>ArrowParameters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6E6733">
          <w:rPr>
            <w:rFonts w:ascii="Times New Roman" w:hAnsi="Times New Roman"/>
            <w:i/>
          </w:rPr>
          <w:t>CoverParenthesizedExpressionAndArrowParameterList</w:t>
        </w:r>
      </w:ins>
    </w:p>
    <w:p w14:paraId="016FFF1E" w14:textId="77777777" w:rsidR="005D0307" w:rsidRDefault="005D0307" w:rsidP="005D0307">
      <w:pPr>
        <w:pStyle w:val="Alg4"/>
        <w:numPr>
          <w:ilvl w:val="0"/>
          <w:numId w:val="767"/>
        </w:numPr>
        <w:spacing w:after="220"/>
        <w:contextualSpacing/>
        <w:rPr>
          <w:ins w:id="25416" w:author="Rev 10 Allen Wirfs-Brock" w:date="2012-09-26T11:11:00Z"/>
        </w:rPr>
      </w:pPr>
      <w:ins w:id="25417" w:author="Rev 10 Allen Wirfs-Brock" w:date="2012-09-26T11:11:00Z">
        <w:r>
          <w:t xml:space="preserve">Let </w:t>
        </w:r>
        <w:r w:rsidRPr="009C0ACA">
          <w:rPr>
            <w:i/>
          </w:rPr>
          <w:t>formals</w:t>
        </w:r>
        <w:r>
          <w:t xml:space="preserve"> be </w:t>
        </w:r>
      </w:ins>
      <w:ins w:id="25418" w:author="Rev 10 Allen Wirfs-Brock" w:date="2012-09-26T11:12:00Z">
        <w:r>
          <w:t>CoveredFormalsList of</w:t>
        </w:r>
        <w:r w:rsidRPr="00E77497">
          <w:t xml:space="preserve"> </w:t>
        </w:r>
        <w:r w:rsidRPr="006E6733">
          <w:rPr>
            <w:i/>
          </w:rPr>
          <w:t>CoverParenthesizedExpressionAndArrowParameterList</w:t>
        </w:r>
        <w:r>
          <w:t>.</w:t>
        </w:r>
      </w:ins>
    </w:p>
    <w:p w14:paraId="409AE4F6" w14:textId="77777777" w:rsidR="005D0307" w:rsidRPr="00E77497" w:rsidRDefault="005D0307" w:rsidP="005D0307">
      <w:pPr>
        <w:pStyle w:val="Alg4"/>
        <w:numPr>
          <w:ilvl w:val="0"/>
          <w:numId w:val="767"/>
        </w:numPr>
        <w:spacing w:after="220"/>
        <w:contextualSpacing/>
        <w:rPr>
          <w:ins w:id="25419" w:author="Rev 10 Allen Wirfs-Brock" w:date="2012-09-26T11:10:00Z"/>
        </w:rPr>
      </w:pPr>
      <w:ins w:id="25420" w:author="Rev 10 Allen Wirfs-Brock" w:date="2012-09-26T11:10:00Z">
        <w:r w:rsidRPr="00E77497">
          <w:t xml:space="preserve">Return </w:t>
        </w:r>
      </w:ins>
      <w:ins w:id="25421" w:author="Rev 10 Allen Wirfs-Brock" w:date="2012-09-26T11:12:00Z">
        <w:r>
          <w:rPr>
            <w:i/>
          </w:rPr>
          <w:t>formals</w:t>
        </w:r>
        <w:r>
          <w:t xml:space="preserve"> </w:t>
        </w:r>
      </w:ins>
      <w:ins w:id="25422" w:author="Rev 10 Allen Wirfs-Brock" w:date="2012-09-26T11:14:00Z">
        <w:r>
          <w:t xml:space="preserve">Contains </w:t>
        </w:r>
      </w:ins>
      <w:ins w:id="25423" w:author="Rev 10 Allen Wirfs-Brock" w:date="2012-09-26T11:12:00Z">
        <w:r w:rsidRPr="009C0ACA">
          <w:rPr>
            <w:i/>
          </w:rPr>
          <w:t>symbol</w:t>
        </w:r>
      </w:ins>
      <w:ins w:id="25424" w:author="Rev 10 Allen Wirfs-Brock" w:date="2012-09-26T11:10:00Z">
        <w:r w:rsidRPr="00E77497">
          <w:t>.</w:t>
        </w:r>
      </w:ins>
    </w:p>
    <w:p w14:paraId="114E7AA7" w14:textId="77777777" w:rsidR="00AA7F77" w:rsidRDefault="00AA7F77" w:rsidP="00AA7F77">
      <w:pPr>
        <w:pStyle w:val="Note"/>
        <w:rPr>
          <w:ins w:id="25425" w:author="Rev 7 Allen Wirfs-Brock" w:date="2012-04-23T14:53:00Z"/>
        </w:rPr>
      </w:pPr>
      <w:ins w:id="25426" w:author="Rev 7 Allen Wirfs-Brock" w:date="2012-04-23T14:53:00Z">
        <w:r>
          <w:t>NOTE</w:t>
        </w:r>
        <w:r>
          <w:tab/>
        </w:r>
        <w:del w:id="25427" w:author="Rev 8 Allen Wirfs-Brock" w:date="2012-06-11T09:13:00Z">
          <w:r w:rsidRPr="009C0ACA" w:rsidDel="00D90FEA">
            <w:rPr>
              <w:rFonts w:ascii="Times New Roman" w:hAnsi="Times New Roman"/>
            </w:rPr>
            <w:delText>Static semantic rules that depend upon substructure generally do not look into function definitions</w:delText>
          </w:r>
        </w:del>
      </w:ins>
      <w:ins w:id="25428" w:author="Rev 8 Allen Wirfs-Brock" w:date="2012-06-11T09:13:00Z">
        <w:del w:id="25429" w:author="Rev 10 Allen Wirfs-Brock" w:date="2012-09-26T11:13:00Z">
          <w:r w:rsidR="00D90FEA" w:rsidRPr="009C0ACA" w:rsidDel="005D0307">
            <w:rPr>
              <w:rFonts w:ascii="Times New Roman" w:hAnsi="Times New Roman"/>
            </w:rPr>
            <w:delText>This</w:delText>
          </w:r>
        </w:del>
      </w:ins>
      <w:ins w:id="25430" w:author="Rev 10 Allen Wirfs-Brock" w:date="2012-09-26T11:13:00Z">
        <w:r w:rsidR="005D0307" w:rsidRPr="009C0ACA">
          <w:rPr>
            <w:rFonts w:ascii="Times New Roman" w:hAnsi="Times New Roman"/>
          </w:rPr>
          <w:t>Contains</w:t>
        </w:r>
      </w:ins>
      <w:ins w:id="25431" w:author="Rev 8 Allen Wirfs-Brock" w:date="2012-06-11T09:13:00Z">
        <w:r w:rsidR="00D90FEA">
          <w:t xml:space="preserve"> is used to detect </w:t>
        </w:r>
        <w:r w:rsidR="00D90FEA" w:rsidRPr="00D90FEA">
          <w:rPr>
            <w:rFonts w:ascii="Courier New" w:hAnsi="Courier New" w:cs="Courier New"/>
            <w:b/>
          </w:rPr>
          <w:t>yield</w:t>
        </w:r>
        <w:r w:rsidR="00D90FEA">
          <w:t xml:space="preserve"> and </w:t>
        </w:r>
        <w:r w:rsidR="00D90FEA" w:rsidRPr="00D90FEA">
          <w:rPr>
            <w:rFonts w:ascii="Courier New" w:hAnsi="Courier New" w:cs="Courier New"/>
            <w:b/>
          </w:rPr>
          <w:t>super</w:t>
        </w:r>
        <w:r w:rsidR="00D90FEA">
          <w:t xml:space="preserve"> usage within a</w:t>
        </w:r>
      </w:ins>
      <w:ins w:id="25432" w:author="Rev 9 Allen Wirfs-Brock" w:date="2012-07-08T14:25:00Z">
        <w:r w:rsidR="00372375">
          <w:t>n</w:t>
        </w:r>
      </w:ins>
      <w:ins w:id="25433" w:author="Rev 8 Allen Wirfs-Brock" w:date="2012-06-11T09:13:00Z">
        <w:r w:rsidR="00D90FEA">
          <w:t xml:space="preserve"> </w:t>
        </w:r>
        <w:r w:rsidR="00D90FEA" w:rsidRPr="00D90FEA">
          <w:rPr>
            <w:rFonts w:ascii="Times New Roman" w:hAnsi="Times New Roman"/>
            <w:i/>
          </w:rPr>
          <w:t>ArrowFunction</w:t>
        </w:r>
      </w:ins>
      <w:ins w:id="25434" w:author="Rev 7 Allen Wirfs-Brock" w:date="2012-04-23T14:53:00Z">
        <w:r>
          <w:t>.</w:t>
        </w:r>
      </w:ins>
    </w:p>
    <w:p w14:paraId="0AC409F9" w14:textId="77777777" w:rsidR="00184B2F" w:rsidRPr="00E77497" w:rsidRDefault="00184B2F" w:rsidP="00184B2F">
      <w:pPr>
        <w:rPr>
          <w:ins w:id="25435" w:author="Rev 7 Allen Wirfs-Brock" w:date="2012-04-17T11:45:00Z"/>
          <w:rFonts w:ascii="Helvetica" w:hAnsi="Helvetica"/>
          <w:b/>
        </w:rPr>
      </w:pPr>
      <w:ins w:id="25436" w:author="Rev 7 Allen Wirfs-Brock" w:date="2012-04-17T11:45:00Z">
        <w:r w:rsidRPr="00E77497">
          <w:rPr>
            <w:rFonts w:ascii="Helvetica" w:hAnsi="Helvetica"/>
            <w:b/>
          </w:rPr>
          <w:t xml:space="preserve">Static Semantics:  </w:t>
        </w:r>
        <w:r>
          <w:rPr>
            <w:rFonts w:ascii="Helvetica" w:hAnsi="Helvetica"/>
            <w:b/>
            <w:lang w:eastAsia="en-US"/>
          </w:rPr>
          <w:t>Covered</w:t>
        </w:r>
        <w:del w:id="25437" w:author="Rev 9 Allen Wirfs-Brock" w:date="2012-07-08T13:46:00Z">
          <w:r w:rsidDel="008D4801">
            <w:rPr>
              <w:rFonts w:ascii="Helvetica" w:hAnsi="Helvetica"/>
              <w:b/>
              <w:lang w:eastAsia="en-US"/>
            </w:rPr>
            <w:delText xml:space="preserve"> </w:delText>
          </w:r>
        </w:del>
        <w:r>
          <w:rPr>
            <w:rFonts w:ascii="Helvetica" w:hAnsi="Helvetica"/>
            <w:b/>
            <w:lang w:eastAsia="en-US"/>
          </w:rPr>
          <w:t>FormalsList</w:t>
        </w:r>
      </w:ins>
    </w:p>
    <w:p w14:paraId="1DBF5CDE" w14:textId="77777777" w:rsidR="00020FE6" w:rsidRPr="00E77497" w:rsidRDefault="00020FE6" w:rsidP="00020FE6">
      <w:pPr>
        <w:pStyle w:val="SyntaxRule"/>
        <w:rPr>
          <w:ins w:id="25438" w:author="Rev 10 Allen Wirfs-Brock" w:date="2012-09-26T10:57:00Z"/>
        </w:rPr>
      </w:pPr>
      <w:ins w:id="25439" w:author="Rev 10 Allen Wirfs-Brock" w:date="2012-09-26T10:57:00Z">
        <w:r>
          <w:t>CoverParenthesizedExpressionAndArrowParameters</w:t>
        </w:r>
        <w:r w:rsidRPr="00E77497">
          <w:rPr>
            <w:rFonts w:ascii="Arial" w:hAnsi="Arial" w:cs="Arial"/>
            <w:b/>
            <w:i w:val="0"/>
          </w:rPr>
          <w:t>:</w:t>
        </w:r>
      </w:ins>
    </w:p>
    <w:p w14:paraId="515A6818" w14:textId="77777777" w:rsidR="00020FE6" w:rsidRPr="00E650A6" w:rsidRDefault="00020FE6" w:rsidP="00020FE6">
      <w:pPr>
        <w:pStyle w:val="SyntaxDefinition"/>
        <w:rPr>
          <w:ins w:id="25440" w:author="Rev 10 Allen Wirfs-Brock" w:date="2012-09-26T10:57:00Z"/>
        </w:rPr>
      </w:pPr>
      <w:ins w:id="25441" w:author="Rev 10 Allen Wirfs-Brock" w:date="2012-09-26T10:57:00Z">
        <w:r w:rsidRPr="00E77497">
          <w:rPr>
            <w:rFonts w:ascii="Courier New" w:hAnsi="Courier New"/>
            <w:b/>
            <w:i w:val="0"/>
          </w:rPr>
          <w:t>(</w:t>
        </w:r>
        <w:r w:rsidRPr="00E77497">
          <w:t xml:space="preserve"> Expression </w:t>
        </w:r>
        <w:r w:rsidRPr="00E77497">
          <w:rPr>
            <w:rFonts w:ascii="Courier New" w:hAnsi="Courier New"/>
            <w:b/>
            <w:i w:val="0"/>
          </w:rPr>
          <w:t>)</w:t>
        </w:r>
        <w:r w:rsidRPr="00E77497">
          <w:br/>
        </w:r>
        <w:r w:rsidRPr="00E77497">
          <w:rPr>
            <w:rFonts w:ascii="Courier New" w:hAnsi="Courier New"/>
            <w:b/>
            <w:i w:val="0"/>
          </w:rPr>
          <w:t>(</w:t>
        </w:r>
        <w:r w:rsidRPr="00E77497">
          <w:t xml:space="preserve"> </w:t>
        </w:r>
        <w:r>
          <w:t xml:space="preserve"> </w:t>
        </w:r>
        <w:r w:rsidRPr="00E77497">
          <w:t xml:space="preserve"> </w:t>
        </w:r>
        <w:r w:rsidRPr="00E77497">
          <w:rPr>
            <w:rFonts w:ascii="Courier New" w:hAnsi="Courier New"/>
            <w:b/>
            <w:i w:val="0"/>
          </w:rPr>
          <w:t>)</w:t>
        </w:r>
        <w:r w:rsidRPr="00E77497">
          <w:br/>
        </w:r>
        <w:r w:rsidRPr="00E77497">
          <w:rPr>
            <w:rFonts w:ascii="Courier New" w:hAnsi="Courier New"/>
            <w:b/>
            <w:i w:val="0"/>
          </w:rPr>
          <w:t>(</w:t>
        </w:r>
        <w:r>
          <w:rPr>
            <w:rFonts w:ascii="Courier New" w:hAnsi="Courier New"/>
            <w:b/>
            <w:i w:val="0"/>
          </w:rPr>
          <w:t xml:space="preserve"> ... </w:t>
        </w:r>
        <w:r>
          <w:t xml:space="preserve">Identifier </w:t>
        </w:r>
        <w:r w:rsidRPr="00E77497">
          <w:rPr>
            <w:rFonts w:ascii="Courier New" w:hAnsi="Courier New"/>
            <w:b/>
            <w:i w:val="0"/>
          </w:rPr>
          <w:t>)</w:t>
        </w:r>
        <w:r w:rsidRPr="006B6D0A">
          <w:br/>
        </w:r>
        <w:r w:rsidRPr="00E77497">
          <w:rPr>
            <w:rFonts w:ascii="Courier New" w:hAnsi="Courier New"/>
            <w:b/>
            <w:i w:val="0"/>
          </w:rPr>
          <w:t>(</w:t>
        </w:r>
        <w:r w:rsidRPr="00E77497">
          <w:t xml:space="preserve"> Expression</w:t>
        </w:r>
        <w:r>
          <w:t xml:space="preserve"> </w:t>
        </w:r>
        <w:r w:rsidRPr="009C202C">
          <w:rPr>
            <w:rFonts w:ascii="Courier New" w:hAnsi="Courier New"/>
            <w:b/>
            <w:i w:val="0"/>
          </w:rPr>
          <w:t>,</w:t>
        </w:r>
        <w:r w:rsidRPr="00B820AB">
          <w:rPr>
            <w:rFonts w:ascii="Courier New" w:hAnsi="Courier New"/>
            <w:b/>
            <w:i w:val="0"/>
          </w:rPr>
          <w:t xml:space="preserve"> </w:t>
        </w:r>
        <w:r>
          <w:rPr>
            <w:rFonts w:ascii="Courier New" w:hAnsi="Courier New"/>
            <w:b/>
            <w:i w:val="0"/>
          </w:rPr>
          <w:t xml:space="preserve">... </w:t>
        </w:r>
        <w:r>
          <w:t>Identifier</w:t>
        </w:r>
        <w:r w:rsidRPr="00E77497">
          <w:rPr>
            <w:rFonts w:ascii="Courier New" w:hAnsi="Courier New"/>
            <w:b/>
            <w:i w:val="0"/>
          </w:rPr>
          <w:t>)</w:t>
        </w:r>
      </w:ins>
    </w:p>
    <w:p w14:paraId="14584A72" w14:textId="77777777" w:rsidR="00184B2F" w:rsidRPr="00E77497" w:rsidDel="00020FE6" w:rsidRDefault="007B0127" w:rsidP="00184B2F">
      <w:pPr>
        <w:pStyle w:val="SyntaxRule"/>
        <w:spacing w:after="240"/>
        <w:rPr>
          <w:ins w:id="25442" w:author="Rev 7 Allen Wirfs-Brock" w:date="2012-04-17T11:45:00Z"/>
          <w:del w:id="25443" w:author="Rev 10 Allen Wirfs-Brock" w:date="2012-09-26T10:57:00Z"/>
        </w:rPr>
      </w:pPr>
      <w:ins w:id="25444" w:author="Rev 7 Allen Wirfs-Brock" w:date="2012-04-17T11:48:00Z">
        <w:del w:id="25445" w:author="Rev 10 Allen Wirfs-Brock" w:date="2012-09-26T10:55:00Z">
          <w:r w:rsidRPr="007B0127" w:rsidDel="00020FE6">
            <w:delText>CoverFormalsList</w:delText>
          </w:r>
        </w:del>
      </w:ins>
      <w:ins w:id="25446" w:author="Rev 7 Allen Wirfs-Brock" w:date="2012-04-17T11:45:00Z">
        <w:del w:id="25447" w:author="Rev 10 Allen Wirfs-Brock" w:date="2012-09-26T10:55:00Z">
          <w:r w:rsidR="00184B2F" w:rsidRPr="00E77497" w:rsidDel="00020FE6">
            <w:delText xml:space="preserve"> </w:delText>
          </w:r>
        </w:del>
        <w:del w:id="25448" w:author="Rev 10 Allen Wirfs-Brock" w:date="2012-09-26T10:57:00Z">
          <w:r w:rsidR="00184B2F" w:rsidRPr="00E77497" w:rsidDel="00020FE6">
            <w:rPr>
              <w:rFonts w:ascii="Arial" w:hAnsi="Arial"/>
              <w:b/>
              <w:i w:val="0"/>
            </w:rPr>
            <w:delText xml:space="preserve">: </w:delText>
          </w:r>
        </w:del>
      </w:ins>
      <w:ins w:id="25449" w:author="Rev 7 Allen Wirfs-Brock" w:date="2012-04-17T11:48:00Z">
        <w:del w:id="25450" w:author="Rev 10 Allen Wirfs-Brock" w:date="2012-09-26T10:53:00Z">
          <w:r w:rsidDel="001C316E">
            <w:delText>Expression</w:delText>
          </w:r>
        </w:del>
      </w:ins>
    </w:p>
    <w:p w14:paraId="1A2CB635" w14:textId="77777777" w:rsidR="00184B2F" w:rsidRPr="00E77497" w:rsidRDefault="00184B2F" w:rsidP="00184B2F">
      <w:pPr>
        <w:pStyle w:val="Alg4"/>
        <w:numPr>
          <w:ilvl w:val="0"/>
          <w:numId w:val="717"/>
        </w:numPr>
        <w:spacing w:after="220"/>
        <w:contextualSpacing/>
        <w:rPr>
          <w:ins w:id="25451" w:author="Rev 7 Allen Wirfs-Brock" w:date="2012-04-17T11:45:00Z"/>
        </w:rPr>
      </w:pPr>
      <w:ins w:id="25452" w:author="Rev 7 Allen Wirfs-Brock" w:date="2012-04-17T11:45:00Z">
        <w:r w:rsidRPr="00E77497">
          <w:t xml:space="preserve">Return the </w:t>
        </w:r>
      </w:ins>
      <w:ins w:id="25453" w:author="Rev 7 Allen Wirfs-Brock" w:date="2012-04-17T11:47:00Z">
        <w:r w:rsidR="007B0127">
          <w:t>result of</w:t>
        </w:r>
        <w:r w:rsidR="007B0127" w:rsidRPr="00E77497">
          <w:t xml:space="preserve"> pars</w:t>
        </w:r>
        <w:r w:rsidR="007B0127">
          <w:t>ing</w:t>
        </w:r>
      </w:ins>
      <w:ins w:id="25454" w:author="Rev 7 Allen Wirfs-Brock" w:date="2012-04-17T11:49:00Z">
        <w:r w:rsidR="007B0127" w:rsidRPr="007B0127">
          <w:t xml:space="preserve"> </w:t>
        </w:r>
        <w:r w:rsidR="007B0127" w:rsidRPr="00675B74">
          <w:t xml:space="preserve">the </w:t>
        </w:r>
        <w:del w:id="25455" w:author="Rev 10 Allen Wirfs-Brock" w:date="2012-09-26T10:58:00Z">
          <w:r w:rsidR="007B0127" w:rsidRPr="00675B74" w:rsidDel="00020FE6">
            <w:delText>source code</w:delText>
          </w:r>
        </w:del>
      </w:ins>
      <w:ins w:id="25456" w:author="Rev 10 Allen Wirfs-Brock" w:date="2012-09-26T10:58:00Z">
        <w:r w:rsidR="00020FE6">
          <w:t>lexical token stream</w:t>
        </w:r>
      </w:ins>
      <w:ins w:id="25457" w:author="Rev 7 Allen Wirfs-Brock" w:date="2012-04-17T11:49:00Z">
        <w:r w:rsidR="007B0127" w:rsidRPr="00675B74">
          <w:t xml:space="preserve"> </w:t>
        </w:r>
        <w:del w:id="25458" w:author="Rev 10 Allen Wirfs-Brock" w:date="2012-09-26T10:58:00Z">
          <w:r w:rsidR="007B0127" w:rsidRPr="00675B74" w:rsidDel="00020FE6">
            <w:delText>corresponding to</w:delText>
          </w:r>
        </w:del>
      </w:ins>
      <w:ins w:id="25459" w:author="Rev 10 Allen Wirfs-Brock" w:date="2012-09-26T10:58:00Z">
        <w:r w:rsidR="00020FE6">
          <w:t xml:space="preserve">matched by </w:t>
        </w:r>
      </w:ins>
      <w:ins w:id="25460" w:author="Rev 7 Allen Wirfs-Brock" w:date="2012-04-17T11:47:00Z">
        <w:r w:rsidR="007B0127" w:rsidRPr="00E77497">
          <w:t xml:space="preserve"> </w:t>
        </w:r>
      </w:ins>
      <w:ins w:id="25461" w:author="Rev 10 Allen Wirfs-Brock" w:date="2012-09-26T10:59:00Z">
        <w:r w:rsidR="00020FE6" w:rsidRPr="009C0ACA">
          <w:rPr>
            <w:i/>
          </w:rPr>
          <w:t>CoverParenthesizedExpressionAndArrowParameters</w:t>
        </w:r>
        <w:r w:rsidR="00020FE6" w:rsidRPr="00AD3F16" w:rsidDel="00020FE6">
          <w:rPr>
            <w:i/>
          </w:rPr>
          <w:t xml:space="preserve"> </w:t>
        </w:r>
      </w:ins>
      <w:ins w:id="25462" w:author="Rev 7 Allen Wirfs-Brock" w:date="2012-04-17T11:48:00Z">
        <w:del w:id="25463" w:author="Rev 10 Allen Wirfs-Brock" w:date="2012-09-26T10:59:00Z">
          <w:r w:rsidR="007B0127" w:rsidRPr="00AD3F16" w:rsidDel="00020FE6">
            <w:rPr>
              <w:i/>
            </w:rPr>
            <w:delText>Expression</w:delText>
          </w:r>
          <w:r w:rsidR="007B0127" w:rsidDel="00020FE6">
            <w:delText xml:space="preserve"> </w:delText>
          </w:r>
        </w:del>
      </w:ins>
      <w:ins w:id="25464" w:author="Rev 7 Allen Wirfs-Brock" w:date="2012-04-17T11:47:00Z">
        <w:r w:rsidR="007B0127" w:rsidRPr="00E77497">
          <w:t xml:space="preserve">using </w:t>
        </w:r>
      </w:ins>
      <w:ins w:id="25465" w:author="Rev 10 Allen Wirfs-Brock" w:date="2012-09-26T11:01:00Z">
        <w:r w:rsidR="00020FE6" w:rsidRPr="00020FE6">
          <w:rPr>
            <w:i/>
          </w:rPr>
          <w:t>ArrowFormalParameterList</w:t>
        </w:r>
        <w:r w:rsidR="00020FE6" w:rsidRPr="00020FE6" w:rsidDel="00020FE6">
          <w:rPr>
            <w:i/>
          </w:rPr>
          <w:t xml:space="preserve"> </w:t>
        </w:r>
      </w:ins>
      <w:ins w:id="25466" w:author="Rev 7 Allen Wirfs-Brock" w:date="2012-04-17T11:47:00Z">
        <w:del w:id="25467" w:author="Rev 10 Allen Wirfs-Brock" w:date="2012-09-26T11:01:00Z">
          <w:r w:rsidR="007B0127" w:rsidDel="00020FE6">
            <w:rPr>
              <w:rStyle w:val="bnf"/>
            </w:rPr>
            <w:delText xml:space="preserve">FormalsList </w:delText>
          </w:r>
          <w:r w:rsidR="007B0127" w:rsidDel="00020FE6">
            <w:delText xml:space="preserve"> </w:delText>
          </w:r>
        </w:del>
        <w:r w:rsidR="007B0127">
          <w:t>as the goal symbol</w:t>
        </w:r>
      </w:ins>
      <w:ins w:id="25468" w:author="Rev 7 Allen Wirfs-Brock" w:date="2012-04-17T11:45:00Z">
        <w:r w:rsidRPr="00675B74">
          <w:t>.</w:t>
        </w:r>
      </w:ins>
    </w:p>
    <w:p w14:paraId="4056CAF9" w14:textId="77777777" w:rsidR="004B4DD2" w:rsidRPr="00E77497" w:rsidRDefault="004B4DD2" w:rsidP="004B4DD2">
      <w:pPr>
        <w:rPr>
          <w:ins w:id="25469" w:author="Rev 7 Allen Wirfs-Brock" w:date="2012-04-28T19:09:00Z"/>
          <w:rFonts w:ascii="Helvetica" w:hAnsi="Helvetica"/>
          <w:b/>
        </w:rPr>
      </w:pPr>
      <w:ins w:id="25470" w:author="Rev 7 Allen Wirfs-Brock" w:date="2012-04-28T19:09:00Z">
        <w:r w:rsidRPr="00E77497">
          <w:rPr>
            <w:rFonts w:ascii="Helvetica" w:hAnsi="Helvetica"/>
            <w:b/>
          </w:rPr>
          <w:t xml:space="preserve">Static Semantics:  </w:t>
        </w:r>
        <w:r w:rsidRPr="00E77497">
          <w:rPr>
            <w:rFonts w:ascii="Helvetica" w:hAnsi="Helvetica"/>
            <w:b/>
            <w:lang w:eastAsia="en-US"/>
          </w:rPr>
          <w:t>ExpectedArgumentCount</w:t>
        </w:r>
      </w:ins>
    </w:p>
    <w:p w14:paraId="5CB58361" w14:textId="77777777" w:rsidR="004B4DD2" w:rsidRDefault="004B4DD2" w:rsidP="003A1718">
      <w:pPr>
        <w:pStyle w:val="Alg4"/>
        <w:spacing w:after="220"/>
        <w:rPr>
          <w:ins w:id="25471" w:author="Rev 7 Allen Wirfs-Brock" w:date="2012-04-28T19:10:00Z"/>
        </w:rPr>
      </w:pPr>
      <w:ins w:id="25472" w:author="Rev 7 Allen Wirfs-Brock" w:date="2012-04-28T19:10:00Z">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ins>
    </w:p>
    <w:p w14:paraId="3A7E00AC" w14:textId="77777777" w:rsidR="004B4DD2" w:rsidRPr="00E77497" w:rsidRDefault="004B4DD2" w:rsidP="003A1718">
      <w:pPr>
        <w:pStyle w:val="Alg4"/>
        <w:numPr>
          <w:ilvl w:val="0"/>
          <w:numId w:val="764"/>
        </w:numPr>
        <w:spacing w:after="220"/>
        <w:rPr>
          <w:ins w:id="25473" w:author="Rev 7 Allen Wirfs-Brock" w:date="2012-04-28T19:08:00Z"/>
        </w:rPr>
      </w:pPr>
      <w:ins w:id="25474" w:author="Rev 7 Allen Wirfs-Brock" w:date="2012-04-28T19:08:00Z">
        <w:r w:rsidRPr="00E77497">
          <w:t xml:space="preserve">Return </w:t>
        </w:r>
      </w:ins>
      <w:ins w:id="25475" w:author="Rev 7 Allen Wirfs-Brock" w:date="2012-04-28T19:14:00Z">
        <w:r w:rsidR="003A1718">
          <w:t>1</w:t>
        </w:r>
      </w:ins>
      <w:ins w:id="25476" w:author="Rev 7 Allen Wirfs-Brock" w:date="2012-04-28T19:08:00Z">
        <w:r w:rsidRPr="00E77497">
          <w:t>.</w:t>
        </w:r>
      </w:ins>
    </w:p>
    <w:p w14:paraId="0EEC978F" w14:textId="77777777" w:rsidR="004B4DD2" w:rsidRPr="00E77497" w:rsidDel="00C730F4" w:rsidRDefault="004B4DD2" w:rsidP="004B4DD2">
      <w:pPr>
        <w:pStyle w:val="SyntaxRule"/>
        <w:spacing w:after="240"/>
        <w:rPr>
          <w:ins w:id="25477" w:author="Rev 7 Allen Wirfs-Brock" w:date="2012-04-28T19:13:00Z"/>
          <w:del w:id="25478" w:author="Rev 8 Allen Wirfs-Brock" w:date="2012-06-01T09:15:00Z"/>
        </w:rPr>
      </w:pPr>
      <w:ins w:id="25479" w:author="Rev 7 Allen Wirfs-Brock" w:date="2012-04-28T19:13:00Z">
        <w:del w:id="25480" w:author="Rev 8 Allen Wirfs-Brock" w:date="2012-06-01T09:15:00Z">
          <w:r w:rsidDel="00C730F4">
            <w:delText>Arrow</w:delText>
          </w:r>
          <w:r w:rsidRPr="00E77497" w:rsidDel="00C730F4">
            <w:delText>Parameter</w:delText>
          </w:r>
          <w:r w:rsidDel="00C730F4">
            <w:delText>s</w:delText>
          </w:r>
          <w:r w:rsidRPr="00E77497" w:rsidDel="00C730F4">
            <w:delText xml:space="preserve"> </w:delText>
          </w:r>
          <w:r w:rsidRPr="00E77497" w:rsidDel="00C730F4">
            <w:rPr>
              <w:rFonts w:ascii="Arial" w:hAnsi="Arial"/>
              <w:b/>
              <w:i w:val="0"/>
            </w:rPr>
            <w:delText xml:space="preserve">: </w:delText>
          </w:r>
          <w:r w:rsidRPr="00E77497" w:rsidDel="00C730F4">
            <w:rPr>
              <w:rFonts w:ascii="Courier New" w:hAnsi="Courier New"/>
              <w:b/>
              <w:i w:val="0"/>
            </w:rPr>
            <w:delText>(</w:delText>
          </w:r>
          <w:r w:rsidDel="00C730F4">
            <w:delText xml:space="preserve"> ArrowFormalParameterList </w:delText>
          </w:r>
          <w:r w:rsidRPr="00E77497" w:rsidDel="00C730F4">
            <w:rPr>
              <w:rFonts w:ascii="Courier New" w:hAnsi="Courier New"/>
              <w:b/>
              <w:i w:val="0"/>
            </w:rPr>
            <w:delText>)</w:delText>
          </w:r>
        </w:del>
      </w:ins>
    </w:p>
    <w:p w14:paraId="257F10F5" w14:textId="77777777" w:rsidR="004B4DD2" w:rsidRPr="00E77497" w:rsidDel="00C730F4" w:rsidRDefault="004B4DD2" w:rsidP="004B4DD2">
      <w:pPr>
        <w:pStyle w:val="Alg4"/>
        <w:numPr>
          <w:ilvl w:val="0"/>
          <w:numId w:val="765"/>
        </w:numPr>
        <w:spacing w:after="220"/>
        <w:contextualSpacing/>
        <w:rPr>
          <w:ins w:id="25481" w:author="Rev 7 Allen Wirfs-Brock" w:date="2012-04-28T19:13:00Z"/>
          <w:del w:id="25482" w:author="Rev 8 Allen Wirfs-Brock" w:date="2012-06-01T09:15:00Z"/>
        </w:rPr>
      </w:pPr>
      <w:ins w:id="25483" w:author="Rev 7 Allen Wirfs-Brock" w:date="2012-04-28T19:13:00Z">
        <w:del w:id="25484" w:author="Rev 8 Allen Wirfs-Brock" w:date="2012-06-01T09:15:00Z">
          <w:r w:rsidRPr="00E77497" w:rsidDel="00C730F4">
            <w:delText xml:space="preserve">Return the </w:delText>
          </w:r>
          <w:r w:rsidR="003A1718" w:rsidDel="00C730F4">
            <w:delText>ExpectedArgumentCount</w:delText>
          </w:r>
          <w:r w:rsidRPr="00E77497" w:rsidDel="00C730F4">
            <w:delText xml:space="preserve"> of</w:delText>
          </w:r>
          <w:r w:rsidDel="00C730F4">
            <w:rPr>
              <w:rFonts w:ascii="Courier New" w:hAnsi="Courier New"/>
              <w:b/>
              <w:i/>
            </w:rPr>
            <w:delText xml:space="preserve"> </w:delText>
          </w:r>
          <w:r w:rsidRPr="00911D45" w:rsidDel="00C730F4">
            <w:rPr>
              <w:i/>
            </w:rPr>
            <w:delText>ArrowFormalParameterList</w:delText>
          </w:r>
          <w:r w:rsidRPr="00675B74" w:rsidDel="00C730F4">
            <w:delText>.</w:delText>
          </w:r>
        </w:del>
      </w:ins>
    </w:p>
    <w:p w14:paraId="16BA4FD6" w14:textId="77777777" w:rsidR="003A1718" w:rsidRPr="00E77497" w:rsidDel="00020FE6" w:rsidRDefault="003A1718" w:rsidP="003A1718">
      <w:pPr>
        <w:pStyle w:val="SyntaxRule"/>
        <w:rPr>
          <w:ins w:id="25485" w:author="Rev 7 Allen Wirfs-Brock" w:date="2012-04-28T19:15:00Z"/>
          <w:del w:id="25486" w:author="Rev 10 Allen Wirfs-Brock" w:date="2012-09-26T11:05:00Z"/>
        </w:rPr>
      </w:pPr>
      <w:ins w:id="25487" w:author="Rev 7 Allen Wirfs-Brock" w:date="2012-04-28T19:15:00Z">
        <w:del w:id="25488" w:author="Rev 10 Allen Wirfs-Brock" w:date="2012-09-26T11:05:00Z">
          <w:r w:rsidDel="00020FE6">
            <w:delText>Arrow</w:delText>
          </w:r>
          <w:r w:rsidRPr="00E77497" w:rsidDel="00020FE6">
            <w:delText xml:space="preserve">FormalParameterList </w:delText>
          </w:r>
          <w:r w:rsidRPr="00E77497" w:rsidDel="00020FE6">
            <w:rPr>
              <w:rFonts w:ascii="Arial" w:hAnsi="Arial"/>
              <w:b/>
              <w:i w:val="0"/>
            </w:rPr>
            <w:delText>:</w:delText>
          </w:r>
        </w:del>
      </w:ins>
    </w:p>
    <w:p w14:paraId="04958D80" w14:textId="77777777" w:rsidR="003A1718" w:rsidRPr="00675B74" w:rsidDel="00020FE6" w:rsidRDefault="003A1718" w:rsidP="003A1718">
      <w:pPr>
        <w:pStyle w:val="SyntaxDefinition"/>
        <w:rPr>
          <w:ins w:id="25489" w:author="Rev 7 Allen Wirfs-Brock" w:date="2012-04-28T19:15:00Z"/>
          <w:del w:id="25490" w:author="Rev 10 Allen Wirfs-Brock" w:date="2012-09-26T11:05:00Z"/>
        </w:rPr>
      </w:pPr>
      <w:ins w:id="25491" w:author="Rev 7 Allen Wirfs-Brock" w:date="2012-04-28T19:15:00Z">
        <w:del w:id="25492" w:author="Rev 10 Allen Wirfs-Brock" w:date="2012-09-26T11:05:00Z">
          <w:r w:rsidRPr="00E77497" w:rsidDel="00020FE6">
            <w:rPr>
              <w:rFonts w:ascii="Arial" w:hAnsi="Arial" w:cs="Arial"/>
              <w:i w:val="0"/>
              <w:sz w:val="16"/>
              <w:szCs w:val="16"/>
            </w:rPr>
            <w:delText>[empty]</w:delText>
          </w:r>
          <w:r w:rsidRPr="00E77497" w:rsidDel="00020FE6">
            <w:rPr>
              <w:rFonts w:ascii="Courier New" w:hAnsi="Courier New" w:cs="Courier New"/>
              <w:b/>
              <w:i w:val="0"/>
            </w:rPr>
            <w:br/>
          </w:r>
          <w:r w:rsidRPr="004418C4" w:rsidDel="00020FE6">
            <w:delText>Function</w:delText>
          </w:r>
          <w:r w:rsidDel="00020FE6">
            <w:delText>RestParameter</w:delText>
          </w:r>
        </w:del>
      </w:ins>
    </w:p>
    <w:p w14:paraId="78622949" w14:textId="77777777" w:rsidR="003A1718" w:rsidRPr="00E77497" w:rsidDel="00020FE6" w:rsidRDefault="003A1718" w:rsidP="003A1718">
      <w:pPr>
        <w:pStyle w:val="Alg4"/>
        <w:numPr>
          <w:ilvl w:val="0"/>
          <w:numId w:val="766"/>
        </w:numPr>
        <w:spacing w:after="220"/>
        <w:contextualSpacing/>
        <w:rPr>
          <w:ins w:id="25493" w:author="Rev 7 Allen Wirfs-Brock" w:date="2012-04-28T19:15:00Z"/>
          <w:del w:id="25494" w:author="Rev 10 Allen Wirfs-Brock" w:date="2012-09-26T11:05:00Z"/>
        </w:rPr>
      </w:pPr>
      <w:ins w:id="25495" w:author="Rev 7 Allen Wirfs-Brock" w:date="2012-04-28T19:15:00Z">
        <w:del w:id="25496" w:author="Rev 10 Allen Wirfs-Brock" w:date="2012-09-26T11:05:00Z">
          <w:r w:rsidRPr="00E77497" w:rsidDel="00020FE6">
            <w:delText>Return 0.</w:delText>
          </w:r>
        </w:del>
      </w:ins>
    </w:p>
    <w:p w14:paraId="68D6C1CA" w14:textId="77777777" w:rsidR="004B4DD2" w:rsidRPr="00E77497" w:rsidDel="00020FE6" w:rsidRDefault="003A1718" w:rsidP="004B4DD2">
      <w:pPr>
        <w:pStyle w:val="SyntaxRule"/>
        <w:rPr>
          <w:ins w:id="25497" w:author="Rev 7 Allen Wirfs-Brock" w:date="2012-04-28T19:08:00Z"/>
          <w:del w:id="25498" w:author="Rev 10 Allen Wirfs-Brock" w:date="2012-09-26T11:05:00Z"/>
        </w:rPr>
      </w:pPr>
      <w:ins w:id="25499" w:author="Rev 7 Allen Wirfs-Brock" w:date="2012-04-28T19:16:00Z">
        <w:del w:id="25500" w:author="Rev 10 Allen Wirfs-Brock" w:date="2012-09-26T11:02:00Z">
          <w:r w:rsidDel="00020FE6">
            <w:delText>Arrow</w:delText>
          </w:r>
        </w:del>
      </w:ins>
      <w:ins w:id="25501" w:author="Rev 7 Allen Wirfs-Brock" w:date="2012-04-28T19:08:00Z">
        <w:del w:id="25502" w:author="Rev 10 Allen Wirfs-Brock" w:date="2012-09-26T11:02:00Z">
          <w:r w:rsidR="004B4DD2" w:rsidRPr="00E77497" w:rsidDel="00020FE6">
            <w:delText>FormalParameterList</w:delText>
          </w:r>
        </w:del>
        <w:del w:id="25503" w:author="Rev 10 Allen Wirfs-Brock" w:date="2012-09-26T11:05:00Z">
          <w:r w:rsidR="004B4DD2" w:rsidRPr="00E77497" w:rsidDel="00020FE6">
            <w:delText xml:space="preserve"> </w:delText>
          </w:r>
          <w:r w:rsidR="004B4DD2" w:rsidRPr="00E77497" w:rsidDel="00020FE6">
            <w:rPr>
              <w:rFonts w:ascii="Arial" w:hAnsi="Arial"/>
              <w:b/>
              <w:i w:val="0"/>
            </w:rPr>
            <w:delText>:</w:delText>
          </w:r>
        </w:del>
      </w:ins>
    </w:p>
    <w:p w14:paraId="11D54E5C" w14:textId="77777777" w:rsidR="004B4DD2" w:rsidRPr="00675B74" w:rsidDel="005D0307" w:rsidRDefault="003A1718" w:rsidP="004B4DD2">
      <w:pPr>
        <w:pStyle w:val="SyntaxDefinition"/>
        <w:rPr>
          <w:ins w:id="25504" w:author="Rev 7 Allen Wirfs-Brock" w:date="2012-04-28T19:08:00Z"/>
          <w:del w:id="25505" w:author="Rev 10 Allen Wirfs-Brock" w:date="2012-09-26T11:05:00Z"/>
        </w:rPr>
      </w:pPr>
      <w:ins w:id="25506" w:author="Rev 7 Allen Wirfs-Brock" w:date="2012-04-28T19:17:00Z">
        <w:del w:id="25507" w:author="Rev 10 Allen Wirfs-Brock" w:date="2012-09-26T11:05:00Z">
          <w:r w:rsidDel="00020FE6">
            <w:delText>Cover</w:delText>
          </w:r>
        </w:del>
      </w:ins>
      <w:ins w:id="25508" w:author="Rev 7 Allen Wirfs-Brock" w:date="2012-04-28T19:08:00Z">
        <w:del w:id="25509" w:author="Rev 10 Allen Wirfs-Brock" w:date="2012-09-26T11:05:00Z">
          <w:r w:rsidR="004B4DD2" w:rsidRPr="00E77497" w:rsidDel="00020FE6">
            <w:delText>FormalsList</w:delText>
          </w:r>
          <w:r w:rsidR="004B4DD2" w:rsidRPr="00E77497" w:rsidDel="00020FE6">
            <w:br/>
          </w:r>
        </w:del>
      </w:ins>
      <w:ins w:id="25510" w:author="Rev 7 Allen Wirfs-Brock" w:date="2012-04-28T19:17:00Z">
        <w:del w:id="25511" w:author="Rev 10 Allen Wirfs-Brock" w:date="2012-09-26T11:05:00Z">
          <w:r w:rsidDel="005D0307">
            <w:delText>Cover</w:delText>
          </w:r>
        </w:del>
      </w:ins>
      <w:ins w:id="25512" w:author="Rev 7 Allen Wirfs-Brock" w:date="2012-04-28T19:08:00Z">
        <w:del w:id="25513" w:author="Rev 10 Allen Wirfs-Brock" w:date="2012-09-26T11:05:00Z">
          <w:r w:rsidR="004B4DD2" w:rsidRPr="00E77497" w:rsidDel="005D0307">
            <w:delText>FormalsList</w:delText>
          </w:r>
          <w:r w:rsidR="004B4DD2" w:rsidDel="005D0307">
            <w:delText xml:space="preserve"> </w:delText>
          </w:r>
          <w:r w:rsidR="004B4DD2" w:rsidRPr="00675B74" w:rsidDel="005D0307">
            <w:rPr>
              <w:rFonts w:ascii="Courier New" w:hAnsi="Courier New"/>
              <w:b/>
              <w:i w:val="0"/>
            </w:rPr>
            <w:delText xml:space="preserve">, </w:delText>
          </w:r>
          <w:r w:rsidR="004B4DD2" w:rsidRPr="004418C4" w:rsidDel="005D0307">
            <w:delText>Function</w:delText>
          </w:r>
          <w:r w:rsidR="004B4DD2" w:rsidDel="005D0307">
            <w:delText>RestParameter</w:delText>
          </w:r>
        </w:del>
      </w:ins>
    </w:p>
    <w:p w14:paraId="3F2BC915" w14:textId="77777777" w:rsidR="00020FE6" w:rsidRDefault="00020FE6" w:rsidP="00020FE6">
      <w:pPr>
        <w:pStyle w:val="Alg4"/>
        <w:spacing w:after="220"/>
        <w:rPr>
          <w:ins w:id="25514" w:author="Rev 10 Allen Wirfs-Brock" w:date="2012-09-26T11:03:00Z"/>
        </w:rPr>
      </w:pPr>
      <w:ins w:id="25515" w:author="Rev 10 Allen Wirfs-Brock" w:date="2012-09-26T11:03:00Z">
        <w:r>
          <w:rPr>
            <w:i/>
          </w:rPr>
          <w:t>ArrowParameters</w:t>
        </w:r>
        <w:r w:rsidRPr="00E77497">
          <w:rPr>
            <w:i/>
          </w:rPr>
          <w:t xml:space="preserve"> </w:t>
        </w:r>
        <w:r w:rsidRPr="00E77497">
          <w:rPr>
            <w:b/>
          </w:rPr>
          <w:t>:</w:t>
        </w:r>
        <w:r w:rsidRPr="00E77497">
          <w:rPr>
            <w:i/>
          </w:rPr>
          <w:t xml:space="preserve"> </w:t>
        </w:r>
      </w:ins>
      <w:ins w:id="25516" w:author="Rev 10 Allen Wirfs-Brock" w:date="2012-09-26T11:04:00Z">
        <w:r w:rsidRPr="006E6733">
          <w:rPr>
            <w:i/>
          </w:rPr>
          <w:t>CoverParenthesizedExpressionAndArrowParameterList</w:t>
        </w:r>
      </w:ins>
      <w:ins w:id="25517" w:author="Rev 10 Allen Wirfs-Brock" w:date="2012-09-26T11:03:00Z">
        <w:r w:rsidRPr="00E77497">
          <w:t xml:space="preserve"> </w:t>
        </w:r>
      </w:ins>
    </w:p>
    <w:p w14:paraId="0DCE042C" w14:textId="77777777" w:rsidR="00E34FC1" w:rsidRDefault="00E34FC1" w:rsidP="00E34FC1">
      <w:pPr>
        <w:pStyle w:val="Alg4"/>
        <w:numPr>
          <w:ilvl w:val="0"/>
          <w:numId w:val="1009"/>
        </w:numPr>
        <w:spacing w:after="220"/>
        <w:contextualSpacing/>
        <w:rPr>
          <w:ins w:id="25518" w:author="Rev 10 Allen Wirfs-Brock" w:date="2012-09-26T14:15:00Z"/>
        </w:rPr>
      </w:pPr>
      <w:ins w:id="25519" w:author="Rev 10 Allen Wirfs-Brock" w:date="2012-09-26T14:15:00Z">
        <w:r>
          <w:t xml:space="preserve">Let </w:t>
        </w:r>
        <w:r w:rsidRPr="00253B6F">
          <w:rPr>
            <w:i/>
          </w:rPr>
          <w:t>formals</w:t>
        </w:r>
        <w:r>
          <w:t xml:space="preserve"> be CoveredFormalsList of</w:t>
        </w:r>
        <w:r w:rsidRPr="00E77497">
          <w:t xml:space="preserve"> </w:t>
        </w:r>
        <w:r w:rsidRPr="006E6733">
          <w:rPr>
            <w:i/>
          </w:rPr>
          <w:t>CoverParenthesizedExpressionAndArrowParameterList</w:t>
        </w:r>
        <w:r>
          <w:t>.</w:t>
        </w:r>
      </w:ins>
    </w:p>
    <w:p w14:paraId="3382C1C9" w14:textId="77777777" w:rsidR="004B4DD2" w:rsidRPr="00E77497" w:rsidRDefault="004B4DD2" w:rsidP="009C0ACA">
      <w:pPr>
        <w:pStyle w:val="Alg4"/>
        <w:numPr>
          <w:ilvl w:val="0"/>
          <w:numId w:val="1009"/>
        </w:numPr>
        <w:spacing w:after="220"/>
        <w:contextualSpacing/>
        <w:rPr>
          <w:ins w:id="25520" w:author="Rev 7 Allen Wirfs-Brock" w:date="2012-04-28T19:08:00Z"/>
        </w:rPr>
      </w:pPr>
      <w:ins w:id="25521" w:author="Rev 7 Allen Wirfs-Brock" w:date="2012-04-28T19:08:00Z">
        <w:r w:rsidRPr="00E77497">
          <w:t>Return the ExpectedArgumentCount of</w:t>
        </w:r>
      </w:ins>
      <w:ins w:id="25522" w:author="Rev 7 Allen Wirfs-Brock" w:date="2012-04-28T19:18:00Z">
        <w:r w:rsidR="003A1718">
          <w:t xml:space="preserve"> </w:t>
        </w:r>
      </w:ins>
      <w:ins w:id="25523" w:author="Rev 10 Allen Wirfs-Brock" w:date="2012-09-26T14:16:00Z">
        <w:r w:rsidR="00E34FC1" w:rsidRPr="00253B6F">
          <w:rPr>
            <w:i/>
          </w:rPr>
          <w:t>formals</w:t>
        </w:r>
      </w:ins>
      <w:ins w:id="25524" w:author="Rev 7 Allen Wirfs-Brock" w:date="2012-04-28T19:18:00Z">
        <w:del w:id="25525" w:author="Rev 10 Allen Wirfs-Brock" w:date="2012-09-26T14:16:00Z">
          <w:r w:rsidR="003A1718" w:rsidDel="00E34FC1">
            <w:delText>CoveredC</w:delText>
          </w:r>
        </w:del>
      </w:ins>
      <w:ins w:id="25526" w:author="Rev 9 Allen Wirfs-Brock" w:date="2012-07-08T13:45:00Z">
        <w:del w:id="25527" w:author="Rev 10 Allen Wirfs-Brock" w:date="2012-09-26T14:16:00Z">
          <w:r w:rsidR="008D4801" w:rsidDel="00E34FC1">
            <w:delText>F</w:delText>
          </w:r>
        </w:del>
      </w:ins>
      <w:ins w:id="25528" w:author="Rev 7 Allen Wirfs-Brock" w:date="2012-04-28T19:18:00Z">
        <w:del w:id="25529" w:author="Rev 10 Allen Wirfs-Brock" w:date="2012-09-26T14:16:00Z">
          <w:r w:rsidR="003A1718" w:rsidDel="00E34FC1">
            <w:delText>ormalsList of</w:delText>
          </w:r>
        </w:del>
      </w:ins>
      <w:ins w:id="25530" w:author="Rev 7 Allen Wirfs-Brock" w:date="2012-04-28T19:08:00Z">
        <w:del w:id="25531" w:author="Rev 10 Allen Wirfs-Brock" w:date="2012-09-26T14:16:00Z">
          <w:r w:rsidRPr="00E77497" w:rsidDel="00E34FC1">
            <w:delText xml:space="preserve"> </w:delText>
          </w:r>
        </w:del>
      </w:ins>
      <w:ins w:id="25532" w:author="Rev 7 Allen Wirfs-Brock" w:date="2012-04-28T19:18:00Z">
        <w:del w:id="25533" w:author="Rev 10 Allen Wirfs-Brock" w:date="2012-09-26T11:04:00Z">
          <w:r w:rsidR="003A1718" w:rsidRPr="003A1718" w:rsidDel="00020FE6">
            <w:rPr>
              <w:i/>
            </w:rPr>
            <w:delText>Cover</w:delText>
          </w:r>
        </w:del>
      </w:ins>
      <w:ins w:id="25534" w:author="Rev 7 Allen Wirfs-Brock" w:date="2012-04-28T19:08:00Z">
        <w:del w:id="25535" w:author="Rev 10 Allen Wirfs-Brock" w:date="2012-09-26T11:04:00Z">
          <w:r w:rsidRPr="00E77497" w:rsidDel="00020FE6">
            <w:rPr>
              <w:rStyle w:val="bnf"/>
            </w:rPr>
            <w:delText>FormalsList</w:delText>
          </w:r>
        </w:del>
        <w:r w:rsidRPr="00E77497">
          <w:t>.</w:t>
        </w:r>
      </w:ins>
    </w:p>
    <w:p w14:paraId="3A50FF88" w14:textId="77777777" w:rsidR="00E11548" w:rsidRPr="00E77497" w:rsidRDefault="00E11548" w:rsidP="00E11548">
      <w:pPr>
        <w:rPr>
          <w:ins w:id="25536" w:author="Rev 7 Allen Wirfs-Brock" w:date="2012-04-17T13:02:00Z"/>
          <w:rFonts w:ascii="Helvetica" w:hAnsi="Helvetica"/>
          <w:b/>
        </w:rPr>
      </w:pPr>
      <w:ins w:id="25537" w:author="Rev 7 Allen Wirfs-Brock" w:date="2012-04-17T13:02:00Z">
        <w:r w:rsidRPr="00E77497">
          <w:rPr>
            <w:rFonts w:ascii="Helvetica" w:hAnsi="Helvetica"/>
            <w:b/>
          </w:rPr>
          <w:t xml:space="preserve">Static Semantics:  </w:t>
        </w:r>
        <w:r w:rsidRPr="00E77497">
          <w:rPr>
            <w:rFonts w:ascii="Helvetica" w:hAnsi="Helvetica"/>
            <w:b/>
            <w:lang w:eastAsia="en-US"/>
          </w:rPr>
          <w:t>LexicallyDeclaredNames</w:t>
        </w:r>
      </w:ins>
    </w:p>
    <w:p w14:paraId="5067D122" w14:textId="77777777" w:rsidR="00E11548" w:rsidRPr="00E77497" w:rsidRDefault="001F444B" w:rsidP="00E11548">
      <w:pPr>
        <w:pStyle w:val="SyntaxRule"/>
        <w:spacing w:after="240"/>
        <w:rPr>
          <w:ins w:id="25538" w:author="Rev 7 Allen Wirfs-Brock" w:date="2012-04-17T13:02:00Z"/>
        </w:rPr>
      </w:pPr>
      <w:ins w:id="25539" w:author="Rev 7 Allen Wirfs-Brock" w:date="2012-04-26T10:42:00Z">
        <w:del w:id="25540" w:author="Rev 8 Allen Wirfs-Brock" w:date="2012-05-10T17:39:00Z">
          <w:r w:rsidRPr="001F444B" w:rsidDel="007110FE">
            <w:delText>ConsiceBody</w:delText>
          </w:r>
        </w:del>
      </w:ins>
      <w:ins w:id="25541" w:author="Rev 8 Allen Wirfs-Brock" w:date="2012-05-10T17:39:00Z">
        <w:r w:rsidR="007110FE">
          <w:t>ConciseBody</w:t>
        </w:r>
      </w:ins>
      <w:ins w:id="25542" w:author="Rev 7 Allen Wirfs-Brock" w:date="2012-04-26T10:42:00Z">
        <w:r>
          <w:rPr>
            <w:i w:val="0"/>
          </w:rPr>
          <w:t xml:space="preserve"> </w:t>
        </w:r>
      </w:ins>
      <w:ins w:id="25543" w:author="Rev 7 Allen Wirfs-Brock" w:date="2012-04-17T13:02:00Z">
        <w:r w:rsidR="00E11548" w:rsidRPr="00E77497">
          <w:rPr>
            <w:rFonts w:ascii="Arial" w:hAnsi="Arial"/>
            <w:b/>
            <w:i w:val="0"/>
          </w:rPr>
          <w:t xml:space="preserve">:  </w:t>
        </w:r>
      </w:ins>
      <w:ins w:id="25544" w:author="Rev 7 Allen Wirfs-Brock" w:date="2012-04-17T13:05:00Z">
        <w:r w:rsidR="00E11548" w:rsidRPr="00E77497">
          <w:rPr>
            <w:rFonts w:ascii="Arial" w:hAnsi="Arial" w:cs="Arial"/>
            <w:i w:val="0"/>
            <w:sz w:val="16"/>
            <w:szCs w:val="16"/>
          </w:rPr>
          <w:t xml:space="preserve">[lookahead </w:t>
        </w:r>
        <w:r w:rsidR="00E11548" w:rsidRPr="00E77497">
          <w:rPr>
            <w:rFonts w:ascii="Arial" w:hAnsi="Arial" w:cs="Arial"/>
            <w:i w:val="0"/>
            <w:sz w:val="16"/>
            <w:szCs w:val="16"/>
          </w:rPr>
          <w:sym w:font="Symbol" w:char="F0CF"/>
        </w:r>
        <w:r w:rsidR="00E11548" w:rsidRPr="00E77497">
          <w:rPr>
            <w:rFonts w:ascii="Arial" w:hAnsi="Arial" w:cs="Arial"/>
            <w:i w:val="0"/>
            <w:sz w:val="16"/>
            <w:szCs w:val="16"/>
          </w:rPr>
          <w:t xml:space="preserve"> {</w:t>
        </w:r>
        <w:r w:rsidR="00E11548">
          <w:rPr>
            <w:rFonts w:ascii="Arial" w:hAnsi="Arial" w:cs="Arial"/>
            <w:i w:val="0"/>
            <w:sz w:val="16"/>
            <w:szCs w:val="16"/>
          </w:rPr>
          <w:t xml:space="preserve"> </w:t>
        </w:r>
        <w:r w:rsidR="00E11548" w:rsidRPr="00E77497">
          <w:rPr>
            <w:rFonts w:ascii="Courier New" w:hAnsi="Courier New"/>
            <w:b/>
            <w:i w:val="0"/>
          </w:rPr>
          <w:t>{</w:t>
        </w:r>
        <w:r w:rsidR="00E11548">
          <w:rPr>
            <w:rFonts w:ascii="Arial" w:hAnsi="Arial" w:cs="Arial"/>
            <w:i w:val="0"/>
            <w:sz w:val="16"/>
            <w:szCs w:val="16"/>
          </w:rPr>
          <w:t xml:space="preserve"> </w:t>
        </w:r>
        <w:r w:rsidR="00E11548" w:rsidRPr="00E77497">
          <w:rPr>
            <w:i w:val="0"/>
            <w:sz w:val="16"/>
            <w:szCs w:val="16"/>
          </w:rPr>
          <w:t>}</w:t>
        </w:r>
        <w:r w:rsidR="00E11548" w:rsidRPr="00701A7B">
          <w:rPr>
            <w:rFonts w:ascii="Arial" w:hAnsi="Arial" w:cs="Arial"/>
            <w:i w:val="0"/>
            <w:sz w:val="16"/>
            <w:szCs w:val="16"/>
          </w:rPr>
          <w:t>]</w:t>
        </w:r>
        <w:r w:rsidR="00E11548">
          <w:rPr>
            <w:rFonts w:ascii="Arial" w:hAnsi="Arial" w:cs="Arial"/>
            <w:i w:val="0"/>
            <w:sz w:val="16"/>
            <w:szCs w:val="16"/>
          </w:rPr>
          <w:t xml:space="preserve"> </w:t>
        </w:r>
      </w:ins>
      <w:ins w:id="25545" w:author="Rev 7 Allen Wirfs-Brock" w:date="2012-04-17T13:06:00Z">
        <w:r w:rsidR="00E11548">
          <w:rPr>
            <w:rFonts w:ascii="Arial" w:hAnsi="Arial" w:cs="Arial"/>
            <w:i w:val="0"/>
            <w:sz w:val="16"/>
            <w:szCs w:val="16"/>
          </w:rPr>
          <w:t xml:space="preserve"> </w:t>
        </w:r>
        <w:r w:rsidR="00E11548">
          <w:t>Assignment</w:t>
        </w:r>
        <w:r w:rsidR="00E11548" w:rsidRPr="00E77497">
          <w:t>Expression</w:t>
        </w:r>
      </w:ins>
      <w:ins w:id="25546" w:author="Rev 7 Allen Wirfs-Brock" w:date="2012-04-17T13:02:00Z">
        <w:r w:rsidR="00E11548" w:rsidRPr="00E77497">
          <w:t xml:space="preserve"> </w:t>
        </w:r>
      </w:ins>
    </w:p>
    <w:p w14:paraId="39CEDF31" w14:textId="77777777" w:rsidR="00E11548" w:rsidRPr="00E77497" w:rsidRDefault="00E11548" w:rsidP="00E11548">
      <w:pPr>
        <w:pStyle w:val="Alg4"/>
        <w:numPr>
          <w:ilvl w:val="0"/>
          <w:numId w:val="719"/>
        </w:numPr>
        <w:spacing w:after="220"/>
        <w:contextualSpacing/>
        <w:rPr>
          <w:ins w:id="25547" w:author="Rev 7 Allen Wirfs-Brock" w:date="2012-04-17T13:02:00Z"/>
        </w:rPr>
      </w:pPr>
      <w:ins w:id="25548" w:author="Rev 7 Allen Wirfs-Brock" w:date="2012-04-17T13:02:00Z">
        <w:r w:rsidRPr="00E77497">
          <w:t>Return an empty List.</w:t>
        </w:r>
      </w:ins>
    </w:p>
    <w:p w14:paraId="50552C79" w14:textId="77777777" w:rsidR="00E11548" w:rsidRPr="00E77497" w:rsidDel="00C730F4" w:rsidRDefault="001F444B" w:rsidP="00E11548">
      <w:pPr>
        <w:pStyle w:val="SyntaxRule"/>
        <w:spacing w:after="240"/>
        <w:rPr>
          <w:ins w:id="25549" w:author="Rev 7 Allen Wirfs-Brock" w:date="2012-04-17T13:02:00Z"/>
          <w:del w:id="25550" w:author="Rev 8 Allen Wirfs-Brock" w:date="2012-06-01T09:15:00Z"/>
        </w:rPr>
      </w:pPr>
      <w:ins w:id="25551" w:author="Rev 7 Allen Wirfs-Brock" w:date="2012-04-26T10:42:00Z">
        <w:del w:id="25552" w:author="Rev 8 Allen Wirfs-Brock" w:date="2012-06-01T09:15:00Z">
          <w:r w:rsidDel="00C730F4">
            <w:delText>Concise</w:delText>
          </w:r>
        </w:del>
      </w:ins>
      <w:ins w:id="25553" w:author="Rev 7 Allen Wirfs-Brock" w:date="2012-04-17T13:02:00Z">
        <w:del w:id="25554" w:author="Rev 8 Allen Wirfs-Brock" w:date="2012-06-01T09:15:00Z">
          <w:r w:rsidR="00E11548" w:rsidRPr="00E77497" w:rsidDel="00C730F4">
            <w:delText xml:space="preserve">Body </w:delText>
          </w:r>
          <w:r w:rsidR="00E11548" w:rsidRPr="00E77497" w:rsidDel="00C730F4">
            <w:rPr>
              <w:rFonts w:ascii="Arial" w:hAnsi="Arial"/>
              <w:b/>
              <w:i w:val="0"/>
            </w:rPr>
            <w:delText xml:space="preserve">:  </w:delText>
          </w:r>
        </w:del>
      </w:ins>
      <w:ins w:id="25555" w:author="Rev 7 Allen Wirfs-Brock" w:date="2012-04-17T13:04:00Z">
        <w:del w:id="25556" w:author="Rev 8 Allen Wirfs-Brock" w:date="2012-06-01T09:15:00Z">
          <w:r w:rsidR="00E11548" w:rsidRPr="00E77497" w:rsidDel="00C730F4">
            <w:rPr>
              <w:rFonts w:ascii="Courier New" w:hAnsi="Courier New"/>
              <w:b/>
              <w:i w:val="0"/>
            </w:rPr>
            <w:delText>{</w:delText>
          </w:r>
          <w:r w:rsidR="00E11548" w:rsidDel="00C730F4">
            <w:rPr>
              <w:rFonts w:ascii="Courier New" w:hAnsi="Courier New"/>
              <w:b/>
              <w:i w:val="0"/>
            </w:rPr>
            <w:delText xml:space="preserve"> </w:delText>
          </w:r>
          <w:r w:rsidR="00E11548" w:rsidDel="00C730F4">
            <w:delText>FunctionBody</w:delText>
          </w:r>
        </w:del>
      </w:ins>
      <w:ins w:id="25557" w:author="Rev 7 Allen Wirfs-Brock" w:date="2012-04-17T13:02:00Z">
        <w:del w:id="25558" w:author="Rev 8 Allen Wirfs-Brock" w:date="2012-06-01T09:15:00Z">
          <w:r w:rsidR="00E11548" w:rsidRPr="00E77497" w:rsidDel="00C730F4">
            <w:delText xml:space="preserve"> </w:delText>
          </w:r>
        </w:del>
      </w:ins>
      <w:ins w:id="25559" w:author="Rev 7 Allen Wirfs-Brock" w:date="2012-04-17T13:04:00Z">
        <w:del w:id="25560" w:author="Rev 8 Allen Wirfs-Brock" w:date="2012-06-01T09:15:00Z">
          <w:r w:rsidR="00E11548" w:rsidRPr="00E77497" w:rsidDel="00C730F4">
            <w:rPr>
              <w:rFonts w:ascii="Courier New" w:hAnsi="Courier New"/>
              <w:b/>
              <w:i w:val="0"/>
            </w:rPr>
            <w:delText>}</w:delText>
          </w:r>
        </w:del>
      </w:ins>
    </w:p>
    <w:p w14:paraId="6E97F758" w14:textId="77777777" w:rsidR="00E11548" w:rsidRPr="00E77497" w:rsidDel="00C730F4" w:rsidRDefault="00E11548" w:rsidP="00E11548">
      <w:pPr>
        <w:pStyle w:val="Alg4"/>
        <w:numPr>
          <w:ilvl w:val="0"/>
          <w:numId w:val="718"/>
        </w:numPr>
        <w:spacing w:after="220"/>
        <w:contextualSpacing/>
        <w:rPr>
          <w:ins w:id="25561" w:author="Rev 7 Allen Wirfs-Brock" w:date="2012-04-17T13:02:00Z"/>
          <w:del w:id="25562" w:author="Rev 8 Allen Wirfs-Brock" w:date="2012-06-01T09:15:00Z"/>
        </w:rPr>
      </w:pPr>
      <w:ins w:id="25563" w:author="Rev 7 Allen Wirfs-Brock" w:date="2012-04-17T13:02:00Z">
        <w:del w:id="25564" w:author="Rev 8 Allen Wirfs-Brock" w:date="2012-06-01T09:15:00Z">
          <w:r w:rsidRPr="00E77497" w:rsidDel="00C730F4">
            <w:delText>Return the Lexic</w:delText>
          </w:r>
        </w:del>
      </w:ins>
      <w:ins w:id="25565" w:author="Rev 7 Allen Wirfs-Brock" w:date="2012-05-04T14:25:00Z">
        <w:del w:id="25566" w:author="Rev 8 Allen Wirfs-Brock" w:date="2012-06-01T09:15:00Z">
          <w:r w:rsidR="00105513" w:rsidDel="00C730F4">
            <w:delText>a</w:delText>
          </w:r>
        </w:del>
      </w:ins>
      <w:ins w:id="25567" w:author="Rev 7 Allen Wirfs-Brock" w:date="2012-04-17T13:02:00Z">
        <w:del w:id="25568" w:author="Rev 8 Allen Wirfs-Brock" w:date="2012-06-01T09:15:00Z">
          <w:r w:rsidRPr="00E77497" w:rsidDel="00C730F4">
            <w:delText xml:space="preserve">llyDeclaredNames of </w:delText>
          </w:r>
        </w:del>
      </w:ins>
      <w:ins w:id="25569" w:author="Rev 7 Allen Wirfs-Brock" w:date="2012-04-17T13:04:00Z">
        <w:del w:id="25570" w:author="Rev 8 Allen Wirfs-Brock" w:date="2012-06-01T09:15:00Z">
          <w:r w:rsidDel="00C730F4">
            <w:rPr>
              <w:i/>
            </w:rPr>
            <w:delText>FunctionBody</w:delText>
          </w:r>
        </w:del>
      </w:ins>
      <w:ins w:id="25571" w:author="Rev 7 Allen Wirfs-Brock" w:date="2012-04-17T13:02:00Z">
        <w:del w:id="25572" w:author="Rev 8 Allen Wirfs-Brock" w:date="2012-06-01T09:15:00Z">
          <w:r w:rsidRPr="00E77497" w:rsidDel="00C730F4">
            <w:delText>.</w:delText>
          </w:r>
        </w:del>
      </w:ins>
    </w:p>
    <w:p w14:paraId="56F8DF8E" w14:textId="77777777" w:rsidR="00E11548" w:rsidRPr="00E77497" w:rsidDel="00C730F4" w:rsidRDefault="00E11548" w:rsidP="00E11548">
      <w:pPr>
        <w:rPr>
          <w:ins w:id="25573" w:author="Rev 7 Allen Wirfs-Brock" w:date="2012-04-17T13:02:00Z"/>
          <w:del w:id="25574" w:author="Rev 8 Allen Wirfs-Brock" w:date="2012-06-01T09:15:00Z"/>
          <w:rFonts w:ascii="Helvetica" w:hAnsi="Helvetica"/>
          <w:b/>
        </w:rPr>
      </w:pPr>
      <w:ins w:id="25575" w:author="Rev 7 Allen Wirfs-Brock" w:date="2012-04-17T13:02:00Z">
        <w:del w:id="25576" w:author="Rev 8 Allen Wirfs-Brock" w:date="2012-06-01T09:15:00Z">
          <w:r w:rsidRPr="00E77497" w:rsidDel="00C730F4">
            <w:rPr>
              <w:rFonts w:ascii="Helvetica" w:hAnsi="Helvetica"/>
              <w:b/>
            </w:rPr>
            <w:delText xml:space="preserve">Static Semantics:  </w:delText>
          </w:r>
          <w:r w:rsidRPr="00E77497" w:rsidDel="00C730F4">
            <w:rPr>
              <w:rFonts w:ascii="Helvetica" w:hAnsi="Helvetica"/>
              <w:b/>
              <w:lang w:eastAsia="en-US"/>
            </w:rPr>
            <w:delText>VarDeclaredNames</w:delText>
          </w:r>
        </w:del>
      </w:ins>
    </w:p>
    <w:p w14:paraId="24A53CB4" w14:textId="77777777" w:rsidR="00E11548" w:rsidRPr="00E77497" w:rsidDel="00C730F4" w:rsidRDefault="001F444B" w:rsidP="00E11548">
      <w:pPr>
        <w:pStyle w:val="SyntaxRule"/>
        <w:spacing w:after="240"/>
        <w:rPr>
          <w:ins w:id="25577" w:author="Rev 7 Allen Wirfs-Brock" w:date="2012-04-17T13:07:00Z"/>
          <w:del w:id="25578" w:author="Rev 8 Allen Wirfs-Brock" w:date="2012-06-01T09:15:00Z"/>
        </w:rPr>
      </w:pPr>
      <w:ins w:id="25579" w:author="Rev 7 Allen Wirfs-Brock" w:date="2012-04-26T10:43:00Z">
        <w:del w:id="25580" w:author="Rev 8 Allen Wirfs-Brock" w:date="2012-05-10T17:37:00Z">
          <w:r w:rsidDel="007110FE">
            <w:delText>Consise</w:delText>
          </w:r>
        </w:del>
      </w:ins>
      <w:ins w:id="25581" w:author="Rev 7 Allen Wirfs-Brock" w:date="2012-04-17T13:07:00Z">
        <w:del w:id="25582" w:author="Rev 8 Allen Wirfs-Brock" w:date="2012-05-10T17:37:00Z">
          <w:r w:rsidR="00E11548" w:rsidRPr="00E77497" w:rsidDel="007110FE">
            <w:delText>Body</w:delText>
          </w:r>
        </w:del>
        <w:del w:id="25583" w:author="Rev 8 Allen Wirfs-Brock" w:date="2012-06-01T09:15:00Z">
          <w:r w:rsidR="00E11548" w:rsidRPr="00E77497" w:rsidDel="00C730F4">
            <w:delText xml:space="preserve"> </w:delText>
          </w:r>
          <w:r w:rsidR="00E11548" w:rsidRPr="00E77497" w:rsidDel="00C730F4">
            <w:rPr>
              <w:rFonts w:ascii="Arial" w:hAnsi="Arial"/>
              <w:b/>
              <w:i w:val="0"/>
            </w:rPr>
            <w:delText xml:space="preserve">:  </w:delText>
          </w:r>
          <w:r w:rsidR="00E11548" w:rsidRPr="00E77497" w:rsidDel="00C730F4">
            <w:rPr>
              <w:rFonts w:ascii="Arial" w:hAnsi="Arial" w:cs="Arial"/>
              <w:i w:val="0"/>
              <w:sz w:val="16"/>
              <w:szCs w:val="16"/>
            </w:rPr>
            <w:delText xml:space="preserve">[lookahead </w:delText>
          </w:r>
          <w:r w:rsidR="00E11548" w:rsidRPr="00E77497" w:rsidDel="00C730F4">
            <w:rPr>
              <w:rFonts w:ascii="Arial" w:hAnsi="Arial" w:cs="Arial"/>
              <w:i w:val="0"/>
              <w:sz w:val="16"/>
              <w:szCs w:val="16"/>
            </w:rPr>
            <w:sym w:font="Symbol" w:char="F0CF"/>
          </w:r>
          <w:r w:rsidR="00E11548" w:rsidRPr="00E77497" w:rsidDel="00C730F4">
            <w:rPr>
              <w:rFonts w:ascii="Arial" w:hAnsi="Arial" w:cs="Arial"/>
              <w:i w:val="0"/>
              <w:sz w:val="16"/>
              <w:szCs w:val="16"/>
            </w:rPr>
            <w:delText xml:space="preserve"> {</w:delText>
          </w:r>
          <w:r w:rsidR="00E11548" w:rsidDel="00C730F4">
            <w:rPr>
              <w:rFonts w:ascii="Arial" w:hAnsi="Arial" w:cs="Arial"/>
              <w:i w:val="0"/>
              <w:sz w:val="16"/>
              <w:szCs w:val="16"/>
            </w:rPr>
            <w:delText xml:space="preserve"> </w:delText>
          </w:r>
          <w:r w:rsidR="00E11548" w:rsidRPr="00E77497" w:rsidDel="00C730F4">
            <w:rPr>
              <w:rFonts w:ascii="Courier New" w:hAnsi="Courier New"/>
              <w:b/>
              <w:i w:val="0"/>
            </w:rPr>
            <w:delText>{</w:delText>
          </w:r>
          <w:r w:rsidR="00E11548" w:rsidDel="00C730F4">
            <w:rPr>
              <w:rFonts w:ascii="Arial" w:hAnsi="Arial" w:cs="Arial"/>
              <w:i w:val="0"/>
              <w:sz w:val="16"/>
              <w:szCs w:val="16"/>
            </w:rPr>
            <w:delText xml:space="preserve"> </w:delText>
          </w:r>
          <w:r w:rsidR="00E11548" w:rsidRPr="00E77497" w:rsidDel="00C730F4">
            <w:rPr>
              <w:i w:val="0"/>
              <w:sz w:val="16"/>
              <w:szCs w:val="16"/>
            </w:rPr>
            <w:delText>}</w:delText>
          </w:r>
          <w:r w:rsidR="00E11548" w:rsidRPr="00701A7B" w:rsidDel="00C730F4">
            <w:rPr>
              <w:rFonts w:ascii="Arial" w:hAnsi="Arial" w:cs="Arial"/>
              <w:i w:val="0"/>
              <w:sz w:val="16"/>
              <w:szCs w:val="16"/>
            </w:rPr>
            <w:delText>]</w:delText>
          </w:r>
          <w:r w:rsidR="00E11548" w:rsidDel="00C730F4">
            <w:rPr>
              <w:rFonts w:ascii="Arial" w:hAnsi="Arial" w:cs="Arial"/>
              <w:i w:val="0"/>
              <w:sz w:val="16"/>
              <w:szCs w:val="16"/>
            </w:rPr>
            <w:delText xml:space="preserve">  </w:delText>
          </w:r>
          <w:r w:rsidR="00E11548" w:rsidDel="00C730F4">
            <w:delText>Assignment</w:delText>
          </w:r>
          <w:r w:rsidR="00E11548" w:rsidRPr="00E77497" w:rsidDel="00C730F4">
            <w:delText xml:space="preserve">Expression </w:delText>
          </w:r>
        </w:del>
      </w:ins>
    </w:p>
    <w:p w14:paraId="7216915D" w14:textId="77777777" w:rsidR="00E11548" w:rsidRPr="00E77497" w:rsidDel="00C730F4" w:rsidRDefault="00E11548" w:rsidP="00E11548">
      <w:pPr>
        <w:pStyle w:val="Alg4"/>
        <w:numPr>
          <w:ilvl w:val="0"/>
          <w:numId w:val="720"/>
        </w:numPr>
        <w:spacing w:after="220"/>
        <w:contextualSpacing/>
        <w:rPr>
          <w:ins w:id="25584" w:author="Rev 7 Allen Wirfs-Brock" w:date="2012-04-17T13:07:00Z"/>
          <w:del w:id="25585" w:author="Rev 8 Allen Wirfs-Brock" w:date="2012-06-01T09:15:00Z"/>
        </w:rPr>
      </w:pPr>
      <w:ins w:id="25586" w:author="Rev 7 Allen Wirfs-Brock" w:date="2012-04-17T13:08:00Z">
        <w:del w:id="25587" w:author="Rev 8 Allen Wirfs-Brock" w:date="2012-06-01T09:15:00Z">
          <w:r w:rsidRPr="00E77497" w:rsidDel="00C730F4">
            <w:delText xml:space="preserve">Return the </w:delText>
          </w:r>
          <w:r w:rsidDel="00C730F4">
            <w:delText>Var</w:delText>
          </w:r>
          <w:r w:rsidRPr="00E77497" w:rsidDel="00C730F4">
            <w:delText xml:space="preserve">DeclaredNames of </w:delText>
          </w:r>
          <w:r w:rsidDel="00C730F4">
            <w:rPr>
              <w:i/>
            </w:rPr>
            <w:delText>AssignmentExpression</w:delText>
          </w:r>
          <w:r w:rsidRPr="00E77497" w:rsidDel="00C730F4">
            <w:delText>.</w:delText>
          </w:r>
        </w:del>
      </w:ins>
    </w:p>
    <w:p w14:paraId="66D3A407" w14:textId="77777777" w:rsidR="00E11548" w:rsidRPr="00E77497" w:rsidDel="00C730F4" w:rsidRDefault="001F444B" w:rsidP="00E11548">
      <w:pPr>
        <w:pStyle w:val="SyntaxRule"/>
        <w:spacing w:after="240"/>
        <w:rPr>
          <w:ins w:id="25588" w:author="Rev 7 Allen Wirfs-Brock" w:date="2012-04-17T13:07:00Z"/>
          <w:del w:id="25589" w:author="Rev 8 Allen Wirfs-Brock" w:date="2012-06-01T09:15:00Z"/>
        </w:rPr>
      </w:pPr>
      <w:ins w:id="25590" w:author="Rev 7 Allen Wirfs-Brock" w:date="2012-04-26T10:43:00Z">
        <w:del w:id="25591" w:author="Rev 8 Allen Wirfs-Brock" w:date="2012-05-10T17:37:00Z">
          <w:r w:rsidDel="007110FE">
            <w:delText>Consise</w:delText>
          </w:r>
        </w:del>
      </w:ins>
      <w:ins w:id="25592" w:author="Rev 7 Allen Wirfs-Brock" w:date="2012-04-17T13:07:00Z">
        <w:del w:id="25593" w:author="Rev 8 Allen Wirfs-Brock" w:date="2012-05-10T17:37:00Z">
          <w:r w:rsidR="00E11548" w:rsidRPr="00E77497" w:rsidDel="007110FE">
            <w:delText>Body</w:delText>
          </w:r>
        </w:del>
        <w:del w:id="25594" w:author="Rev 8 Allen Wirfs-Brock" w:date="2012-06-01T09:15:00Z">
          <w:r w:rsidR="00E11548" w:rsidRPr="00E77497" w:rsidDel="00C730F4">
            <w:delText xml:space="preserve"> </w:delText>
          </w:r>
          <w:r w:rsidR="00E11548" w:rsidRPr="00E77497" w:rsidDel="00C730F4">
            <w:rPr>
              <w:rFonts w:ascii="Arial" w:hAnsi="Arial"/>
              <w:b/>
              <w:i w:val="0"/>
            </w:rPr>
            <w:delText xml:space="preserve">:  </w:delText>
          </w:r>
          <w:r w:rsidR="00E11548" w:rsidRPr="00E77497" w:rsidDel="00C730F4">
            <w:rPr>
              <w:rFonts w:ascii="Courier New" w:hAnsi="Courier New"/>
              <w:b/>
              <w:i w:val="0"/>
            </w:rPr>
            <w:delText>{</w:delText>
          </w:r>
          <w:r w:rsidR="00E11548" w:rsidDel="00C730F4">
            <w:rPr>
              <w:rFonts w:ascii="Courier New" w:hAnsi="Courier New"/>
              <w:b/>
              <w:i w:val="0"/>
            </w:rPr>
            <w:delText xml:space="preserve"> </w:delText>
          </w:r>
          <w:r w:rsidR="00E11548" w:rsidDel="00C730F4">
            <w:delText>FunctionBody</w:delText>
          </w:r>
          <w:r w:rsidR="00E11548" w:rsidRPr="00E77497" w:rsidDel="00C730F4">
            <w:delText xml:space="preserve"> </w:delText>
          </w:r>
          <w:r w:rsidR="00E11548" w:rsidRPr="00E77497" w:rsidDel="00C730F4">
            <w:rPr>
              <w:rFonts w:ascii="Courier New" w:hAnsi="Courier New"/>
              <w:b/>
              <w:i w:val="0"/>
            </w:rPr>
            <w:delText>}</w:delText>
          </w:r>
        </w:del>
      </w:ins>
    </w:p>
    <w:p w14:paraId="60489B80" w14:textId="77777777" w:rsidR="00E11548" w:rsidRPr="00E77497" w:rsidDel="00C730F4" w:rsidRDefault="00E11548" w:rsidP="00E11548">
      <w:pPr>
        <w:pStyle w:val="Alg4"/>
        <w:numPr>
          <w:ilvl w:val="0"/>
          <w:numId w:val="721"/>
        </w:numPr>
        <w:spacing w:after="220"/>
        <w:contextualSpacing/>
        <w:rPr>
          <w:ins w:id="25595" w:author="Rev 7 Allen Wirfs-Brock" w:date="2012-04-17T13:07:00Z"/>
          <w:del w:id="25596" w:author="Rev 8 Allen Wirfs-Brock" w:date="2012-06-01T09:15:00Z"/>
        </w:rPr>
      </w:pPr>
      <w:ins w:id="25597" w:author="Rev 7 Allen Wirfs-Brock" w:date="2012-04-17T13:07:00Z">
        <w:del w:id="25598" w:author="Rev 8 Allen Wirfs-Brock" w:date="2012-06-01T09:15:00Z">
          <w:r w:rsidRPr="00E77497" w:rsidDel="00C730F4">
            <w:delText xml:space="preserve">Return the </w:delText>
          </w:r>
        </w:del>
      </w:ins>
      <w:ins w:id="25599" w:author="Rev 7 Allen Wirfs-Brock" w:date="2012-04-17T13:08:00Z">
        <w:del w:id="25600" w:author="Rev 8 Allen Wirfs-Brock" w:date="2012-06-01T09:15:00Z">
          <w:r w:rsidDel="00C730F4">
            <w:delText>Var</w:delText>
          </w:r>
        </w:del>
      </w:ins>
      <w:ins w:id="25601" w:author="Rev 7 Allen Wirfs-Brock" w:date="2012-04-17T13:07:00Z">
        <w:del w:id="25602" w:author="Rev 8 Allen Wirfs-Brock" w:date="2012-06-01T09:15:00Z">
          <w:r w:rsidRPr="00E77497" w:rsidDel="00C730F4">
            <w:delText xml:space="preserve">DeclaredNames of </w:delText>
          </w:r>
          <w:r w:rsidDel="00C730F4">
            <w:rPr>
              <w:i/>
            </w:rPr>
            <w:delText>FunctionBody</w:delText>
          </w:r>
          <w:r w:rsidRPr="00E77497" w:rsidDel="00C730F4">
            <w:delText>.</w:delText>
          </w:r>
        </w:del>
      </w:ins>
    </w:p>
    <w:p w14:paraId="5C825A1C" w14:textId="77777777" w:rsidR="00AA5DC6" w:rsidRPr="00E77497" w:rsidRDefault="00AA5DC6" w:rsidP="00AA5DC6">
      <w:pPr>
        <w:pStyle w:val="40"/>
        <w:numPr>
          <w:ilvl w:val="0"/>
          <w:numId w:val="0"/>
        </w:numPr>
        <w:rPr>
          <w:ins w:id="25603" w:author="Rev 7 Allen Wirfs-Brock" w:date="2012-04-17T14:35:00Z"/>
        </w:rPr>
      </w:pPr>
      <w:ins w:id="25604" w:author="Rev 7 Allen Wirfs-Brock" w:date="2012-04-17T14:35:00Z">
        <w:r w:rsidRPr="00E77497">
          <w:t>Runtime Semantics</w:t>
        </w:r>
      </w:ins>
    </w:p>
    <w:p w14:paraId="0FC7D17F" w14:textId="77777777" w:rsidR="0022453A" w:rsidRDefault="0022453A" w:rsidP="0022453A">
      <w:pPr>
        <w:keepNext/>
        <w:rPr>
          <w:ins w:id="25605" w:author="Rev 7 Allen Wirfs-Brock" w:date="2012-04-28T19:48:00Z"/>
          <w:rFonts w:ascii="Helvetica" w:hAnsi="Helvetica"/>
          <w:b/>
          <w:spacing w:val="6"/>
        </w:rPr>
      </w:pPr>
      <w:ins w:id="25606" w:author="Rev 7 Allen Wirfs-Brock" w:date="2012-04-28T19:48:00Z">
        <w:r w:rsidRPr="004418C4">
          <w:rPr>
            <w:rFonts w:ascii="Helvetica" w:hAnsi="Helvetica"/>
            <w:b/>
          </w:rPr>
          <w:t xml:space="preserve">Runtime Semantics: </w:t>
        </w:r>
        <w:r w:rsidRPr="004418C4">
          <w:rPr>
            <w:rFonts w:ascii="Helvetica" w:hAnsi="Helvetica"/>
            <w:b/>
            <w:spacing w:val="6"/>
          </w:rPr>
          <w:t xml:space="preserve">Binding </w:t>
        </w:r>
        <w:r>
          <w:rPr>
            <w:rFonts w:ascii="Helvetica" w:hAnsi="Helvetica"/>
            <w:b/>
            <w:spacing w:val="6"/>
          </w:rPr>
          <w:t>Initialisation</w:t>
        </w:r>
      </w:ins>
    </w:p>
    <w:p w14:paraId="7FBCA922" w14:textId="77777777" w:rsidR="0022453A" w:rsidRPr="004418C4" w:rsidRDefault="0022453A" w:rsidP="0022453A">
      <w:pPr>
        <w:ind w:left="360"/>
        <w:rPr>
          <w:ins w:id="25607" w:author="Rev 7 Allen Wirfs-Brock" w:date="2012-04-28T19:48:00Z"/>
        </w:rPr>
      </w:pPr>
      <w:ins w:id="25608" w:author="Rev 7 Allen Wirfs-Brock" w:date="2012-04-28T19:48:00Z">
        <w:r>
          <w:t>W</w:t>
        </w:r>
        <w:r w:rsidRPr="004418C4">
          <w:t xml:space="preserve">ith </w:t>
        </w:r>
        <w:r>
          <w:t>parameters</w:t>
        </w:r>
        <w:r w:rsidRPr="004418C4">
          <w:t xml:space="preserve"> </w:t>
        </w:r>
        <w:r w:rsidRPr="004418C4">
          <w:rPr>
            <w:rFonts w:ascii="Times New Roman" w:hAnsi="Times New Roman"/>
            <w:i/>
          </w:rPr>
          <w:t>value</w:t>
        </w:r>
        <w:r w:rsidRPr="004418C4">
          <w:t xml:space="preserve"> and </w:t>
        </w:r>
        <w:r>
          <w:rPr>
            <w:rFonts w:ascii="Times New Roman" w:hAnsi="Times New Roman"/>
            <w:i/>
          </w:rPr>
          <w:t>environment</w:t>
        </w:r>
        <w:r w:rsidRPr="00827833">
          <w:t xml:space="preserve"> </w:t>
        </w:r>
        <w:r w:rsidRPr="004418C4">
          <w:t>and</w:t>
        </w:r>
        <w:r>
          <w:t xml:space="preserve"> optional parameter </w:t>
        </w:r>
        <w:r>
          <w:rPr>
            <w:rFonts w:ascii="Times New Roman" w:hAnsi="Times New Roman"/>
            <w:i/>
          </w:rPr>
          <w:t>index</w:t>
        </w:r>
        <w:r>
          <w:t>.</w:t>
        </w:r>
      </w:ins>
    </w:p>
    <w:p w14:paraId="03B17FCE" w14:textId="77777777" w:rsidR="0022453A" w:rsidRPr="008E00F6" w:rsidRDefault="0022453A" w:rsidP="0022453A">
      <w:pPr>
        <w:rPr>
          <w:ins w:id="25609" w:author="Rev 7 Allen Wirfs-Brock" w:date="2012-04-28T19:48:00Z"/>
          <w:sz w:val="18"/>
        </w:rPr>
      </w:pPr>
      <w:ins w:id="25610" w:author="Rev 7 Allen Wirfs-Brock" w:date="2012-04-28T19:48:00Z">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preinitialized </w:t>
        </w:r>
        <w:r>
          <w:rPr>
            <w:sz w:val="18"/>
          </w:rPr>
          <w:t>in order to deal with the possibility of multiple parameters with the same name</w:t>
        </w:r>
        <w:r w:rsidRPr="008E00F6">
          <w:rPr>
            <w:sz w:val="18"/>
          </w:rPr>
          <w:t xml:space="preserve">. </w:t>
        </w:r>
      </w:ins>
    </w:p>
    <w:p w14:paraId="4B80BE74" w14:textId="77777777" w:rsidR="0022453A" w:rsidRDefault="0022453A" w:rsidP="0022453A">
      <w:pPr>
        <w:pStyle w:val="Alg4"/>
        <w:spacing w:after="220"/>
        <w:rPr>
          <w:ins w:id="25611" w:author="Rev 7 Allen Wirfs-Brock" w:date="2012-04-28T19:49:00Z"/>
        </w:rPr>
      </w:pPr>
      <w:ins w:id="25612" w:author="Rev 7 Allen Wirfs-Brock" w:date="2012-04-28T19:49:00Z">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ins>
    </w:p>
    <w:p w14:paraId="25173FF5" w14:textId="77777777" w:rsidR="0022453A" w:rsidRPr="004418C4" w:rsidRDefault="0022453A" w:rsidP="0022453A">
      <w:pPr>
        <w:pStyle w:val="Alg3"/>
        <w:numPr>
          <w:ilvl w:val="0"/>
          <w:numId w:val="769"/>
        </w:numPr>
        <w:spacing w:after="240"/>
        <w:contextualSpacing/>
        <w:rPr>
          <w:ins w:id="25613" w:author="Rev 7 Allen Wirfs-Brock" w:date="2012-04-28T19:51:00Z"/>
        </w:rPr>
      </w:pPr>
      <w:ins w:id="25614" w:author="Rev 7 Allen Wirfs-Brock" w:date="2012-04-28T19:51:00Z">
        <w:r>
          <w:t>Return the result of performing Indexed Binding Initialisation for</w:t>
        </w:r>
        <w:r w:rsidRPr="004418C4">
          <w:t xml:space="preserve"> </w:t>
        </w:r>
        <w:r>
          <w:rPr>
            <w:i/>
          </w:rPr>
          <w:t>BindingIdentifier</w:t>
        </w:r>
        <w:r w:rsidRPr="0096494E">
          <w:rPr>
            <w:i/>
          </w:rPr>
          <w:t xml:space="preserve"> </w:t>
        </w:r>
        <w:r w:rsidRPr="004418C4">
          <w:t xml:space="preserve">using </w:t>
        </w:r>
        <w:r>
          <w:rPr>
            <w:i/>
          </w:rPr>
          <w:t>value</w:t>
        </w:r>
        <w:del w:id="25615" w:author="Rev 9 Allen Wirfs-Brock" w:date="2012-07-08T13:44:00Z">
          <w:r w:rsidRPr="004418C4" w:rsidDel="008D4801">
            <w:delText>,</w:delText>
          </w:r>
          <w:r w:rsidRPr="004418C4" w:rsidDel="008D4801">
            <w:rPr>
              <w:i/>
            </w:rPr>
            <w:delText xml:space="preserve"> </w:delText>
          </w:r>
        </w:del>
        <w:del w:id="25616" w:author="Rev 9 Allen Wirfs-Brock" w:date="2012-07-08T13:43:00Z">
          <w:r w:rsidRPr="004418C4" w:rsidDel="008D4801">
            <w:rPr>
              <w:i/>
            </w:rPr>
            <w:delText>lenValue</w:delText>
          </w:r>
        </w:del>
        <w:r w:rsidRPr="004418C4">
          <w:t>,</w:t>
        </w:r>
        <w:r w:rsidRPr="004418C4">
          <w:rPr>
            <w:i/>
          </w:rPr>
          <w:t xml:space="preserve"> </w:t>
        </w:r>
        <w:r w:rsidRPr="004418C4">
          <w:t>0</w:t>
        </w:r>
        <w:r>
          <w:t>,</w:t>
        </w:r>
        <w:r w:rsidRPr="004418C4">
          <w:t xml:space="preserve"> and </w:t>
        </w:r>
        <w:r>
          <w:rPr>
            <w:i/>
          </w:rPr>
          <w:t>environment</w:t>
        </w:r>
        <w:r>
          <w:t xml:space="preserve"> </w:t>
        </w:r>
        <w:r w:rsidRPr="004418C4">
          <w:t>as the arguments.</w:t>
        </w:r>
      </w:ins>
    </w:p>
    <w:p w14:paraId="07FD6F5A" w14:textId="77777777" w:rsidR="00E34FC1" w:rsidRDefault="00E34FC1" w:rsidP="00E34FC1">
      <w:pPr>
        <w:pStyle w:val="Alg4"/>
        <w:spacing w:after="220"/>
        <w:rPr>
          <w:ins w:id="25617" w:author="Rev 10 Allen Wirfs-Brock" w:date="2012-09-26T14:19:00Z"/>
        </w:rPr>
      </w:pPr>
      <w:ins w:id="25618" w:author="Rev 10 Allen Wirfs-Brock" w:date="2012-09-26T14:19:00Z">
        <w:r>
          <w:rPr>
            <w:i/>
          </w:rPr>
          <w:t>ArrowParameters</w:t>
        </w:r>
        <w:r w:rsidRPr="00E77497">
          <w:rPr>
            <w:i/>
          </w:rPr>
          <w:t xml:space="preserve"> </w:t>
        </w:r>
        <w:r w:rsidRPr="00E77497">
          <w:rPr>
            <w:b/>
          </w:rPr>
          <w:t>:</w:t>
        </w:r>
        <w:r w:rsidRPr="00E77497">
          <w:rPr>
            <w:i/>
          </w:rPr>
          <w:t xml:space="preserve"> </w:t>
        </w:r>
        <w:r w:rsidRPr="006E6733">
          <w:rPr>
            <w:i/>
          </w:rPr>
          <w:t>CoverParenthesizedExpressionAndArrowParameterList</w:t>
        </w:r>
        <w:r w:rsidRPr="00E77497">
          <w:t xml:space="preserve"> </w:t>
        </w:r>
      </w:ins>
    </w:p>
    <w:p w14:paraId="20A57EE7" w14:textId="77777777" w:rsidR="00E34FC1" w:rsidRDefault="00E34FC1" w:rsidP="00E34FC1">
      <w:pPr>
        <w:pStyle w:val="Alg4"/>
        <w:numPr>
          <w:ilvl w:val="0"/>
          <w:numId w:val="1010"/>
        </w:numPr>
        <w:spacing w:after="220"/>
        <w:contextualSpacing/>
        <w:rPr>
          <w:ins w:id="25619" w:author="Rev 10 Allen Wirfs-Brock" w:date="2012-09-26T14:19:00Z"/>
        </w:rPr>
      </w:pPr>
      <w:ins w:id="25620" w:author="Rev 10 Allen Wirfs-Brock" w:date="2012-09-26T14:19:00Z">
        <w:r>
          <w:t xml:space="preserve">Let </w:t>
        </w:r>
        <w:r w:rsidRPr="00253B6F">
          <w:rPr>
            <w:i/>
          </w:rPr>
          <w:t>formals</w:t>
        </w:r>
        <w:r>
          <w:t xml:space="preserve"> be CoveredFormalsList of</w:t>
        </w:r>
        <w:r w:rsidRPr="00E77497">
          <w:t xml:space="preserve"> </w:t>
        </w:r>
        <w:r w:rsidRPr="006E6733">
          <w:rPr>
            <w:i/>
          </w:rPr>
          <w:t>CoverParenthesizedExpressionAndArrowParameterList</w:t>
        </w:r>
        <w:r>
          <w:t>.</w:t>
        </w:r>
      </w:ins>
    </w:p>
    <w:p w14:paraId="08022808" w14:textId="77777777" w:rsidR="00E34FC1" w:rsidRPr="00E77497" w:rsidRDefault="00E34FC1" w:rsidP="00E34FC1">
      <w:pPr>
        <w:pStyle w:val="Alg4"/>
        <w:numPr>
          <w:ilvl w:val="0"/>
          <w:numId w:val="1010"/>
        </w:numPr>
        <w:spacing w:after="220"/>
        <w:contextualSpacing/>
        <w:rPr>
          <w:ins w:id="25621" w:author="Rev 10 Allen Wirfs-Brock" w:date="2012-09-26T14:19:00Z"/>
        </w:rPr>
      </w:pPr>
      <w:ins w:id="25622" w:author="Rev 10 Allen Wirfs-Brock" w:date="2012-09-26T14:19:00Z">
        <w:r w:rsidRPr="00E77497">
          <w:t>Return the</w:t>
        </w:r>
        <w:r>
          <w:t xml:space="preserve"> result of perfroming </w:t>
        </w:r>
        <w:r w:rsidRPr="00E77497">
          <w:t xml:space="preserve"> </w:t>
        </w:r>
        <w:r>
          <w:t>Binding initialization</w:t>
        </w:r>
        <w:r w:rsidRPr="00E77497">
          <w:t xml:space="preserve"> of</w:t>
        </w:r>
        <w:r>
          <w:t xml:space="preserve"> </w:t>
        </w:r>
        <w:r w:rsidRPr="00253B6F">
          <w:rPr>
            <w:i/>
          </w:rPr>
          <w:t>formals</w:t>
        </w:r>
        <w:r>
          <w:t xml:space="preserve"> with arguments </w:t>
        </w:r>
      </w:ins>
      <w:ins w:id="25623" w:author="Rev 10 Allen Wirfs-Brock" w:date="2012-09-26T14:21:00Z">
        <w:r w:rsidRPr="009C0ACA">
          <w:rPr>
            <w:i/>
          </w:rPr>
          <w:t>value</w:t>
        </w:r>
        <w:r>
          <w:t xml:space="preserve"> and </w:t>
        </w:r>
        <w:r w:rsidRPr="009C0ACA">
          <w:rPr>
            <w:i/>
          </w:rPr>
          <w:t>environment</w:t>
        </w:r>
        <w:r>
          <w:t xml:space="preserve"> and optional argument </w:t>
        </w:r>
        <w:r w:rsidRPr="009C0ACA">
          <w:rPr>
            <w:i/>
          </w:rPr>
          <w:t>index</w:t>
        </w:r>
        <w:r>
          <w:t>, if index was passed to this routine</w:t>
        </w:r>
      </w:ins>
      <w:ins w:id="25624" w:author="Rev 10 Allen Wirfs-Brock" w:date="2012-09-26T14:19:00Z">
        <w:r w:rsidRPr="00E77497">
          <w:t>.</w:t>
        </w:r>
      </w:ins>
    </w:p>
    <w:p w14:paraId="55C672A7" w14:textId="77777777" w:rsidR="0022453A" w:rsidRPr="00E77497" w:rsidDel="00C730F4" w:rsidRDefault="0022453A" w:rsidP="0022453A">
      <w:pPr>
        <w:pStyle w:val="SyntaxRule"/>
        <w:spacing w:after="240"/>
        <w:rPr>
          <w:ins w:id="25625" w:author="Rev 7 Allen Wirfs-Brock" w:date="2012-04-28T19:49:00Z"/>
          <w:del w:id="25626" w:author="Rev 8 Allen Wirfs-Brock" w:date="2012-06-01T09:16:00Z"/>
        </w:rPr>
      </w:pPr>
      <w:ins w:id="25627" w:author="Rev 7 Allen Wirfs-Brock" w:date="2012-04-28T19:49:00Z">
        <w:del w:id="25628" w:author="Rev 8 Allen Wirfs-Brock" w:date="2012-06-01T09:16:00Z">
          <w:r w:rsidDel="00C730F4">
            <w:delText>Arrow</w:delText>
          </w:r>
          <w:r w:rsidRPr="00E77497" w:rsidDel="00C730F4">
            <w:delText>Parameter</w:delText>
          </w:r>
          <w:r w:rsidDel="00C730F4">
            <w:delText>s</w:delText>
          </w:r>
          <w:r w:rsidRPr="00E77497" w:rsidDel="00C730F4">
            <w:delText xml:space="preserve"> </w:delText>
          </w:r>
          <w:r w:rsidRPr="00E77497" w:rsidDel="00C730F4">
            <w:rPr>
              <w:rFonts w:ascii="Arial" w:hAnsi="Arial"/>
              <w:b/>
              <w:i w:val="0"/>
            </w:rPr>
            <w:delText xml:space="preserve">: </w:delText>
          </w:r>
          <w:r w:rsidRPr="00E77497" w:rsidDel="00C730F4">
            <w:rPr>
              <w:rFonts w:ascii="Courier New" w:hAnsi="Courier New"/>
              <w:b/>
              <w:i w:val="0"/>
            </w:rPr>
            <w:delText>(</w:delText>
          </w:r>
          <w:r w:rsidDel="00C730F4">
            <w:delText xml:space="preserve"> ArrowFormalParameterList </w:delText>
          </w:r>
          <w:r w:rsidRPr="00E77497" w:rsidDel="00C730F4">
            <w:rPr>
              <w:rFonts w:ascii="Courier New" w:hAnsi="Courier New"/>
              <w:b/>
              <w:i w:val="0"/>
            </w:rPr>
            <w:delText>)</w:delText>
          </w:r>
        </w:del>
      </w:ins>
    </w:p>
    <w:p w14:paraId="39294FE7" w14:textId="77777777" w:rsidR="0022453A" w:rsidRPr="004418C4" w:rsidDel="00C730F4" w:rsidRDefault="0022453A" w:rsidP="0022453A">
      <w:pPr>
        <w:pStyle w:val="Alg3"/>
        <w:numPr>
          <w:ilvl w:val="0"/>
          <w:numId w:val="768"/>
        </w:numPr>
        <w:spacing w:after="240"/>
        <w:contextualSpacing/>
        <w:rPr>
          <w:ins w:id="25629" w:author="Rev 7 Allen Wirfs-Brock" w:date="2012-04-28T19:50:00Z"/>
          <w:del w:id="25630" w:author="Rev 8 Allen Wirfs-Brock" w:date="2012-06-01T09:16:00Z"/>
        </w:rPr>
      </w:pPr>
      <w:ins w:id="25631" w:author="Rev 7 Allen Wirfs-Brock" w:date="2012-04-28T19:50:00Z">
        <w:del w:id="25632" w:author="Rev 8 Allen Wirfs-Brock" w:date="2012-06-01T09:16:00Z">
          <w:r w:rsidDel="00C730F4">
            <w:delText>Return the result of performing Binding Initialisation for</w:delText>
          </w:r>
          <w:r w:rsidRPr="004418C4" w:rsidDel="00C730F4">
            <w:delText xml:space="preserve"> </w:delText>
          </w:r>
        </w:del>
      </w:ins>
      <w:ins w:id="25633" w:author="Rev 7 Allen Wirfs-Brock" w:date="2012-04-28T19:53:00Z">
        <w:del w:id="25634" w:author="Rev 8 Allen Wirfs-Brock" w:date="2012-06-01T09:16:00Z">
          <w:r w:rsidRPr="00D86851" w:rsidDel="00C730F4">
            <w:rPr>
              <w:i/>
            </w:rPr>
            <w:delText>Arrow</w:delText>
          </w:r>
        </w:del>
      </w:ins>
      <w:ins w:id="25635" w:author="Rev 7 Allen Wirfs-Brock" w:date="2012-04-28T19:50:00Z">
        <w:del w:id="25636" w:author="Rev 8 Allen Wirfs-Brock" w:date="2012-06-01T09:16:00Z">
          <w:r w:rsidRPr="0096494E" w:rsidDel="00C730F4">
            <w:rPr>
              <w:i/>
            </w:rPr>
            <w:delText>Formal</w:delText>
          </w:r>
        </w:del>
      </w:ins>
      <w:ins w:id="25637" w:author="Rev 7 Allen Wirfs-Brock" w:date="2012-04-28T19:53:00Z">
        <w:del w:id="25638" w:author="Rev 8 Allen Wirfs-Brock" w:date="2012-06-01T09:16:00Z">
          <w:r w:rsidDel="00C730F4">
            <w:rPr>
              <w:i/>
            </w:rPr>
            <w:delText>Parameter</w:delText>
          </w:r>
        </w:del>
      </w:ins>
      <w:ins w:id="25639" w:author="Rev 7 Allen Wirfs-Brock" w:date="2012-04-28T19:50:00Z">
        <w:del w:id="25640" w:author="Rev 8 Allen Wirfs-Brock" w:date="2012-06-01T09:16:00Z">
          <w:r w:rsidRPr="0096494E" w:rsidDel="00C730F4">
            <w:rPr>
              <w:i/>
            </w:rPr>
            <w:delText xml:space="preserve">List </w:delText>
          </w:r>
          <w:r w:rsidRPr="004418C4" w:rsidDel="00C730F4">
            <w:delText xml:space="preserve">using </w:delText>
          </w:r>
          <w:r w:rsidDel="00C730F4">
            <w:rPr>
              <w:i/>
            </w:rPr>
            <w:delText>value</w:delText>
          </w:r>
          <w:r w:rsidRPr="004418C4" w:rsidDel="00C730F4">
            <w:delText>,</w:delText>
          </w:r>
          <w:r w:rsidRPr="004418C4" w:rsidDel="00C730F4">
            <w:rPr>
              <w:i/>
            </w:rPr>
            <w:delText xml:space="preserve"> </w:delText>
          </w:r>
          <w:r w:rsidDel="00C730F4">
            <w:rPr>
              <w:i/>
            </w:rPr>
            <w:delText>environment</w:delText>
          </w:r>
          <w:r w:rsidDel="00C730F4">
            <w:delText xml:space="preserve"> </w:delText>
          </w:r>
          <w:r w:rsidRPr="004418C4" w:rsidDel="00C730F4">
            <w:delText>as the arguments</w:delText>
          </w:r>
        </w:del>
      </w:ins>
      <w:ins w:id="25641" w:author="Rev 7 Allen Wirfs-Brock" w:date="2012-04-28T19:59:00Z">
        <w:del w:id="25642" w:author="Rev 8 Allen Wirfs-Brock" w:date="2012-06-01T09:16:00Z">
          <w:r w:rsidR="00D86851" w:rsidDel="00C730F4">
            <w:delText xml:space="preserve">. Also pass the optional argument </w:delText>
          </w:r>
          <w:r w:rsidR="00D86851" w:rsidRPr="00D86851" w:rsidDel="00C730F4">
            <w:rPr>
              <w:i/>
            </w:rPr>
            <w:delText>index</w:delText>
          </w:r>
          <w:r w:rsidR="00D86851" w:rsidDel="00C730F4">
            <w:delText xml:space="preserve"> if it is present.</w:delText>
          </w:r>
        </w:del>
      </w:ins>
      <w:ins w:id="25643" w:author="Rev 7 Allen Wirfs-Brock" w:date="2012-04-28T19:50:00Z">
        <w:del w:id="25644" w:author="Rev 8 Allen Wirfs-Brock" w:date="2012-06-01T09:16:00Z">
          <w:r w:rsidRPr="004418C4" w:rsidDel="00C730F4">
            <w:delText>.</w:delText>
          </w:r>
        </w:del>
      </w:ins>
    </w:p>
    <w:p w14:paraId="00EB2597" w14:textId="77777777" w:rsidR="0022453A" w:rsidRPr="004418C4" w:rsidDel="009C0ACA" w:rsidRDefault="00D86851" w:rsidP="0022453A">
      <w:pPr>
        <w:pStyle w:val="SyntaxRule"/>
        <w:spacing w:after="240"/>
        <w:rPr>
          <w:ins w:id="25645" w:author="Rev 7 Allen Wirfs-Brock" w:date="2012-04-28T19:48:00Z"/>
          <w:del w:id="25646" w:author="Rev 10 Allen Wirfs-Brock" w:date="2012-09-26T14:23:00Z"/>
        </w:rPr>
      </w:pPr>
      <w:ins w:id="25647" w:author="Rev 7 Allen Wirfs-Brock" w:date="2012-04-28T20:00:00Z">
        <w:del w:id="25648" w:author="Rev 10 Allen Wirfs-Brock" w:date="2012-09-26T14:23:00Z">
          <w:r w:rsidDel="009C0ACA">
            <w:delText>Arrow</w:delText>
          </w:r>
          <w:r w:rsidRPr="00E77497" w:rsidDel="009C0ACA">
            <w:delText>FormalParameterList</w:delText>
          </w:r>
        </w:del>
      </w:ins>
      <w:ins w:id="25649" w:author="Rev 7 Allen Wirfs-Brock" w:date="2012-04-28T20:08:00Z">
        <w:del w:id="25650" w:author="Rev 10 Allen Wirfs-Brock" w:date="2012-09-26T14:23:00Z">
          <w:r w:rsidR="006C3D42" w:rsidDel="009C0ACA">
            <w:delText xml:space="preserve"> </w:delText>
          </w:r>
        </w:del>
      </w:ins>
      <w:ins w:id="25651" w:author="Rev 7 Allen Wirfs-Brock" w:date="2012-04-28T19:48:00Z">
        <w:del w:id="25652" w:author="Rev 10 Allen Wirfs-Brock" w:date="2012-09-26T14:23:00Z">
          <w:r w:rsidR="0022453A" w:rsidRPr="004418C4" w:rsidDel="009C0ACA">
            <w:rPr>
              <w:rFonts w:ascii="Arial" w:hAnsi="Arial"/>
              <w:b/>
              <w:i w:val="0"/>
            </w:rPr>
            <w:delText>:</w:delText>
          </w:r>
          <w:r w:rsidR="0022453A" w:rsidDel="009C0ACA">
            <w:rPr>
              <w:rFonts w:ascii="Arial" w:hAnsi="Arial"/>
              <w:b/>
              <w:i w:val="0"/>
            </w:rPr>
            <w:delText xml:space="preserve"> </w:delText>
          </w:r>
          <w:r w:rsidR="0022453A" w:rsidRPr="004418C4" w:rsidDel="009C0ACA">
            <w:rPr>
              <w:rFonts w:ascii="Arial" w:hAnsi="Arial" w:cs="Arial"/>
              <w:i w:val="0"/>
              <w:sz w:val="16"/>
              <w:szCs w:val="16"/>
            </w:rPr>
            <w:delText>[empty]</w:delText>
          </w:r>
        </w:del>
      </w:ins>
    </w:p>
    <w:p w14:paraId="580DCF12" w14:textId="77777777" w:rsidR="0022453A" w:rsidRPr="004418C4" w:rsidDel="009C0ACA" w:rsidRDefault="0022453A" w:rsidP="00D86851">
      <w:pPr>
        <w:pStyle w:val="Alg4"/>
        <w:numPr>
          <w:ilvl w:val="0"/>
          <w:numId w:val="770"/>
        </w:numPr>
        <w:spacing w:after="220"/>
        <w:contextualSpacing/>
        <w:rPr>
          <w:ins w:id="25653" w:author="Rev 7 Allen Wirfs-Brock" w:date="2012-04-28T19:48:00Z"/>
          <w:del w:id="25654" w:author="Rev 10 Allen Wirfs-Brock" w:date="2012-09-26T14:23:00Z"/>
        </w:rPr>
      </w:pPr>
      <w:ins w:id="25655" w:author="Rev 7 Allen Wirfs-Brock" w:date="2012-04-28T19:48:00Z">
        <w:del w:id="25656" w:author="Rev 10 Allen Wirfs-Brock" w:date="2012-09-26T14:23:00Z">
          <w:r w:rsidDel="009C0ACA">
            <w:delText>Return NormalCompletion(</w:delText>
          </w:r>
          <w:r w:rsidRPr="00355E22" w:rsidDel="009C0ACA">
            <w:rPr>
              <w:rFonts w:ascii="Arial" w:hAnsi="Arial" w:cs="Arial"/>
            </w:rPr>
            <w:delText>empty</w:delText>
          </w:r>
          <w:r w:rsidDel="009C0ACA">
            <w:delText>)</w:delText>
          </w:r>
          <w:r w:rsidRPr="004418C4" w:rsidDel="009C0ACA">
            <w:delText>.</w:delText>
          </w:r>
        </w:del>
      </w:ins>
    </w:p>
    <w:p w14:paraId="24CDCEBE" w14:textId="77777777" w:rsidR="0022453A" w:rsidRPr="004418C4" w:rsidDel="009C0ACA" w:rsidRDefault="00D86851" w:rsidP="0022453A">
      <w:pPr>
        <w:pStyle w:val="SyntaxRule"/>
        <w:spacing w:after="240"/>
        <w:rPr>
          <w:ins w:id="25657" w:author="Rev 7 Allen Wirfs-Brock" w:date="2012-04-28T19:48:00Z"/>
          <w:del w:id="25658" w:author="Rev 10 Allen Wirfs-Brock" w:date="2012-09-26T14:23:00Z"/>
        </w:rPr>
      </w:pPr>
      <w:ins w:id="25659" w:author="Rev 7 Allen Wirfs-Brock" w:date="2012-04-28T20:01:00Z">
        <w:del w:id="25660" w:author="Rev 10 Allen Wirfs-Brock" w:date="2012-09-26T14:23:00Z">
          <w:r w:rsidDel="009C0ACA">
            <w:delText>Arrow</w:delText>
          </w:r>
          <w:r w:rsidRPr="00E77497" w:rsidDel="009C0ACA">
            <w:delText>FormalParameterList</w:delText>
          </w:r>
        </w:del>
      </w:ins>
      <w:ins w:id="25661" w:author="Rev 7 Allen Wirfs-Brock" w:date="2012-04-28T20:05:00Z">
        <w:del w:id="25662" w:author="Rev 10 Allen Wirfs-Brock" w:date="2012-09-26T14:23:00Z">
          <w:r w:rsidDel="009C0ACA">
            <w:delText xml:space="preserve"> </w:delText>
          </w:r>
        </w:del>
      </w:ins>
      <w:ins w:id="25663" w:author="Rev 7 Allen Wirfs-Brock" w:date="2012-04-28T19:48:00Z">
        <w:del w:id="25664" w:author="Rev 10 Allen Wirfs-Brock" w:date="2012-09-26T14:23:00Z">
          <w:r w:rsidR="0022453A" w:rsidRPr="004418C4" w:rsidDel="009C0ACA">
            <w:rPr>
              <w:rFonts w:ascii="Arial" w:hAnsi="Arial"/>
              <w:b/>
              <w:i w:val="0"/>
            </w:rPr>
            <w:delText>:</w:delText>
          </w:r>
          <w:r w:rsidR="0022453A" w:rsidDel="009C0ACA">
            <w:rPr>
              <w:rFonts w:ascii="Arial" w:hAnsi="Arial"/>
              <w:b/>
              <w:i w:val="0"/>
            </w:rPr>
            <w:delText xml:space="preserve"> </w:delText>
          </w:r>
          <w:r w:rsidR="0022453A" w:rsidRPr="004418C4" w:rsidDel="009C0ACA">
            <w:delText>Function</w:delText>
          </w:r>
          <w:r w:rsidR="0022453A" w:rsidDel="009C0ACA">
            <w:delText>RestParameter</w:delText>
          </w:r>
        </w:del>
      </w:ins>
    </w:p>
    <w:p w14:paraId="06810EDE" w14:textId="77777777" w:rsidR="0022453A" w:rsidRPr="004418C4" w:rsidDel="009C0ACA" w:rsidRDefault="0022453A" w:rsidP="00D86851">
      <w:pPr>
        <w:pStyle w:val="Alg3"/>
        <w:numPr>
          <w:ilvl w:val="0"/>
          <w:numId w:val="771"/>
        </w:numPr>
        <w:spacing w:after="240"/>
        <w:contextualSpacing/>
        <w:rPr>
          <w:ins w:id="25665" w:author="Rev 7 Allen Wirfs-Brock" w:date="2012-04-28T19:48:00Z"/>
          <w:del w:id="25666" w:author="Rev 10 Allen Wirfs-Brock" w:date="2012-09-26T14:23:00Z"/>
        </w:rPr>
      </w:pPr>
      <w:ins w:id="25667" w:author="Rev 7 Allen Wirfs-Brock" w:date="2012-04-28T19:48:00Z">
        <w:del w:id="25668" w:author="Rev 10 Allen Wirfs-Brock" w:date="2012-09-26T14:23:00Z">
          <w:r w:rsidDel="009C0ACA">
            <w:delText>Return the result of performing Indexed Binding Initialisation for</w:delText>
          </w:r>
          <w:r w:rsidRPr="004418C4" w:rsidDel="009C0ACA">
            <w:delText xml:space="preserve"> </w:delText>
          </w:r>
          <w:r w:rsidRPr="00827833" w:rsidDel="009C0ACA">
            <w:rPr>
              <w:i/>
            </w:rPr>
            <w:delText xml:space="preserve">FunctionRestParameter </w:delText>
          </w:r>
          <w:r w:rsidRPr="004418C4" w:rsidDel="009C0ACA">
            <w:delText xml:space="preserve">using </w:delText>
          </w:r>
          <w:r w:rsidDel="009C0ACA">
            <w:rPr>
              <w:i/>
            </w:rPr>
            <w:delText>value</w:delText>
          </w:r>
          <w:r w:rsidRPr="004418C4" w:rsidDel="009C0ACA">
            <w:delText>,</w:delText>
          </w:r>
          <w:r w:rsidRPr="0037654E" w:rsidDel="009C0ACA">
            <w:rPr>
              <w:i/>
            </w:rPr>
            <w:delText xml:space="preserve"> </w:delText>
          </w:r>
          <w:r w:rsidRPr="004418C4" w:rsidDel="009C0ACA">
            <w:rPr>
              <w:i/>
            </w:rPr>
            <w:delText>lenValue</w:delText>
          </w:r>
          <w:r w:rsidRPr="004418C4" w:rsidDel="009C0ACA">
            <w:delText>,</w:delText>
          </w:r>
          <w:r w:rsidRPr="004418C4" w:rsidDel="009C0ACA">
            <w:rPr>
              <w:i/>
            </w:rPr>
            <w:delText xml:space="preserve"> </w:delText>
          </w:r>
          <w:r w:rsidRPr="004418C4" w:rsidDel="009C0ACA">
            <w:delText>0</w:delText>
          </w:r>
          <w:r w:rsidDel="009C0ACA">
            <w:delText>,</w:delText>
          </w:r>
          <w:r w:rsidRPr="004418C4" w:rsidDel="009C0ACA">
            <w:delText xml:space="preserve"> and </w:delText>
          </w:r>
          <w:r w:rsidDel="009C0ACA">
            <w:rPr>
              <w:i/>
            </w:rPr>
            <w:delText>environment</w:delText>
          </w:r>
          <w:r w:rsidDel="009C0ACA">
            <w:delText xml:space="preserve"> </w:delText>
          </w:r>
          <w:r w:rsidRPr="004418C4" w:rsidDel="009C0ACA">
            <w:delText xml:space="preserve">as the </w:delText>
          </w:r>
          <w:r w:rsidRPr="00C7794D" w:rsidDel="009C0ACA">
            <w:delText>arguments</w:delText>
          </w:r>
          <w:r w:rsidRPr="004418C4" w:rsidDel="009C0ACA">
            <w:delText>..</w:delText>
          </w:r>
        </w:del>
      </w:ins>
    </w:p>
    <w:p w14:paraId="202404D6" w14:textId="77777777" w:rsidR="0022453A" w:rsidRPr="004418C4" w:rsidDel="009C0ACA" w:rsidRDefault="00D86851" w:rsidP="0022453A">
      <w:pPr>
        <w:pStyle w:val="SyntaxRule"/>
        <w:spacing w:after="240"/>
        <w:rPr>
          <w:ins w:id="25669" w:author="Rev 7 Allen Wirfs-Brock" w:date="2012-04-28T19:48:00Z"/>
          <w:del w:id="25670" w:author="Rev 10 Allen Wirfs-Brock" w:date="2012-09-26T14:23:00Z"/>
        </w:rPr>
      </w:pPr>
      <w:ins w:id="25671" w:author="Rev 7 Allen Wirfs-Brock" w:date="2012-04-28T20:05:00Z">
        <w:del w:id="25672" w:author="Rev 10 Allen Wirfs-Brock" w:date="2012-09-26T14:23:00Z">
          <w:r w:rsidDel="009C0ACA">
            <w:delText>Arrow</w:delText>
          </w:r>
          <w:r w:rsidRPr="00E77497" w:rsidDel="009C0ACA">
            <w:delText>FormalParameterList</w:delText>
          </w:r>
          <w:r w:rsidDel="009C0ACA">
            <w:delText xml:space="preserve"> </w:delText>
          </w:r>
        </w:del>
      </w:ins>
      <w:ins w:id="25673" w:author="Rev 7 Allen Wirfs-Brock" w:date="2012-04-28T19:48:00Z">
        <w:del w:id="25674" w:author="Rev 10 Allen Wirfs-Brock" w:date="2012-09-26T14:23:00Z">
          <w:r w:rsidR="0022453A" w:rsidRPr="004418C4" w:rsidDel="009C0ACA">
            <w:rPr>
              <w:rFonts w:ascii="Arial" w:hAnsi="Arial"/>
              <w:b/>
              <w:i w:val="0"/>
            </w:rPr>
            <w:delText>:</w:delText>
          </w:r>
          <w:r w:rsidR="0022453A" w:rsidDel="009C0ACA">
            <w:rPr>
              <w:rFonts w:ascii="Arial" w:hAnsi="Arial"/>
              <w:b/>
              <w:i w:val="0"/>
            </w:rPr>
            <w:delText xml:space="preserve"> </w:delText>
          </w:r>
        </w:del>
      </w:ins>
      <w:ins w:id="25675" w:author="Rev 7 Allen Wirfs-Brock" w:date="2012-04-28T20:05:00Z">
        <w:del w:id="25676" w:author="Rev 10 Allen Wirfs-Brock" w:date="2012-09-26T14:23:00Z">
          <w:r w:rsidDel="009C0ACA">
            <w:delText>Cover</w:delText>
          </w:r>
        </w:del>
      </w:ins>
      <w:ins w:id="25677" w:author="Rev 7 Allen Wirfs-Brock" w:date="2012-04-28T19:48:00Z">
        <w:del w:id="25678" w:author="Rev 10 Allen Wirfs-Brock" w:date="2012-09-26T14:23:00Z">
          <w:r w:rsidR="0022453A" w:rsidRPr="006B6D0A" w:rsidDel="009C0ACA">
            <w:delText>FormalsList</w:delText>
          </w:r>
        </w:del>
      </w:ins>
    </w:p>
    <w:p w14:paraId="20DA4356" w14:textId="77777777" w:rsidR="0022453A" w:rsidRPr="004418C4" w:rsidDel="009C0ACA" w:rsidRDefault="0022453A" w:rsidP="006C3D42">
      <w:pPr>
        <w:pStyle w:val="Alg3"/>
        <w:numPr>
          <w:ilvl w:val="0"/>
          <w:numId w:val="772"/>
        </w:numPr>
        <w:spacing w:after="240"/>
        <w:contextualSpacing/>
        <w:rPr>
          <w:ins w:id="25679" w:author="Rev 7 Allen Wirfs-Brock" w:date="2012-04-28T19:48:00Z"/>
          <w:del w:id="25680" w:author="Rev 10 Allen Wirfs-Brock" w:date="2012-09-26T14:23:00Z"/>
        </w:rPr>
      </w:pPr>
      <w:ins w:id="25681" w:author="Rev 7 Allen Wirfs-Brock" w:date="2012-04-28T19:48:00Z">
        <w:del w:id="25682" w:author="Rev 10 Allen Wirfs-Brock" w:date="2012-09-26T14:23:00Z">
          <w:r w:rsidDel="009C0ACA">
            <w:delText>Return the result of performing Indexed Binding Initialisation for</w:delText>
          </w:r>
          <w:r w:rsidRPr="004418C4" w:rsidDel="009C0ACA">
            <w:delText xml:space="preserve"> </w:delText>
          </w:r>
        </w:del>
      </w:ins>
      <w:ins w:id="25683" w:author="Rev 7 Allen Wirfs-Brock" w:date="2012-04-28T20:06:00Z">
        <w:del w:id="25684" w:author="Rev 10 Allen Wirfs-Brock" w:date="2012-09-26T14:23:00Z">
          <w:r w:rsidR="00D86851" w:rsidDel="009C0ACA">
            <w:delText>CoveredC</w:delText>
          </w:r>
        </w:del>
      </w:ins>
      <w:ins w:id="25685" w:author="Rev 9 Allen Wirfs-Brock" w:date="2012-07-08T13:45:00Z">
        <w:del w:id="25686" w:author="Rev 10 Allen Wirfs-Brock" w:date="2012-09-26T14:23:00Z">
          <w:r w:rsidR="008D4801" w:rsidDel="009C0ACA">
            <w:delText>F</w:delText>
          </w:r>
        </w:del>
      </w:ins>
      <w:ins w:id="25687" w:author="Rev 7 Allen Wirfs-Brock" w:date="2012-04-28T20:06:00Z">
        <w:del w:id="25688" w:author="Rev 10 Allen Wirfs-Brock" w:date="2012-09-26T14:23:00Z">
          <w:r w:rsidR="00D86851" w:rsidDel="009C0ACA">
            <w:delText>ormalsList of</w:delText>
          </w:r>
          <w:r w:rsidR="00D86851" w:rsidRPr="00E77497" w:rsidDel="009C0ACA">
            <w:delText xml:space="preserve"> </w:delText>
          </w:r>
          <w:r w:rsidR="00D86851" w:rsidRPr="003A1718" w:rsidDel="009C0ACA">
            <w:rPr>
              <w:i/>
            </w:rPr>
            <w:delText>Cover</w:delText>
          </w:r>
          <w:r w:rsidR="00D86851" w:rsidRPr="00E77497" w:rsidDel="009C0ACA">
            <w:rPr>
              <w:rStyle w:val="bnf"/>
            </w:rPr>
            <w:delText>FormalsList</w:delText>
          </w:r>
          <w:r w:rsidR="00D86851" w:rsidRPr="004418C4" w:rsidDel="009C0ACA">
            <w:delText xml:space="preserve"> </w:delText>
          </w:r>
        </w:del>
      </w:ins>
      <w:ins w:id="25689" w:author="Rev 7 Allen Wirfs-Brock" w:date="2012-04-28T19:48:00Z">
        <w:del w:id="25690" w:author="Rev 10 Allen Wirfs-Brock" w:date="2012-09-26T14:23:00Z">
          <w:r w:rsidRPr="004418C4" w:rsidDel="009C0ACA">
            <w:delText xml:space="preserve">using </w:delText>
          </w:r>
          <w:r w:rsidDel="009C0ACA">
            <w:rPr>
              <w:i/>
            </w:rPr>
            <w:delText>value</w:delText>
          </w:r>
          <w:r w:rsidRPr="004418C4" w:rsidDel="009C0ACA">
            <w:delText>,</w:delText>
          </w:r>
          <w:r w:rsidRPr="004418C4" w:rsidDel="009C0ACA">
            <w:rPr>
              <w:i/>
            </w:rPr>
            <w:delText xml:space="preserve"> lenValue</w:delText>
          </w:r>
          <w:r w:rsidRPr="004418C4" w:rsidDel="009C0ACA">
            <w:delText>,</w:delText>
          </w:r>
          <w:r w:rsidRPr="004418C4" w:rsidDel="009C0ACA">
            <w:rPr>
              <w:i/>
            </w:rPr>
            <w:delText xml:space="preserve"> </w:delText>
          </w:r>
          <w:r w:rsidRPr="004418C4" w:rsidDel="009C0ACA">
            <w:delText>0</w:delText>
          </w:r>
          <w:r w:rsidDel="009C0ACA">
            <w:delText>,</w:delText>
          </w:r>
          <w:r w:rsidRPr="004418C4" w:rsidDel="009C0ACA">
            <w:delText xml:space="preserve"> and </w:delText>
          </w:r>
          <w:r w:rsidDel="009C0ACA">
            <w:rPr>
              <w:i/>
            </w:rPr>
            <w:delText>environment</w:delText>
          </w:r>
          <w:r w:rsidDel="009C0ACA">
            <w:delText xml:space="preserve"> </w:delText>
          </w:r>
          <w:r w:rsidRPr="004418C4" w:rsidDel="009C0ACA">
            <w:delText>as the arguments.</w:delText>
          </w:r>
        </w:del>
      </w:ins>
    </w:p>
    <w:p w14:paraId="7055F98E" w14:textId="77777777" w:rsidR="0022453A" w:rsidRPr="004418C4" w:rsidDel="009C0ACA" w:rsidRDefault="006C3D42" w:rsidP="0022453A">
      <w:pPr>
        <w:pStyle w:val="SyntaxRule"/>
        <w:spacing w:after="240"/>
        <w:rPr>
          <w:ins w:id="25691" w:author="Rev 7 Allen Wirfs-Brock" w:date="2012-04-28T19:48:00Z"/>
          <w:del w:id="25692" w:author="Rev 10 Allen Wirfs-Brock" w:date="2012-09-26T14:23:00Z"/>
        </w:rPr>
      </w:pPr>
      <w:ins w:id="25693" w:author="Rev 7 Allen Wirfs-Brock" w:date="2012-04-28T20:07:00Z">
        <w:del w:id="25694" w:author="Rev 10 Allen Wirfs-Brock" w:date="2012-09-26T14:23:00Z">
          <w:r w:rsidDel="009C0ACA">
            <w:delText>Arrow</w:delText>
          </w:r>
          <w:r w:rsidRPr="00E77497" w:rsidDel="009C0ACA">
            <w:delText>FormalParameterList</w:delText>
          </w:r>
          <w:r w:rsidDel="009C0ACA">
            <w:delText xml:space="preserve"> </w:delText>
          </w:r>
        </w:del>
      </w:ins>
      <w:ins w:id="25695" w:author="Rev 7 Allen Wirfs-Brock" w:date="2012-04-28T19:48:00Z">
        <w:del w:id="25696" w:author="Rev 10 Allen Wirfs-Brock" w:date="2012-09-26T14:23:00Z">
          <w:r w:rsidR="0022453A" w:rsidRPr="004418C4" w:rsidDel="009C0ACA">
            <w:rPr>
              <w:rFonts w:ascii="Arial" w:hAnsi="Arial"/>
              <w:b/>
              <w:i w:val="0"/>
            </w:rPr>
            <w:delText>:</w:delText>
          </w:r>
          <w:r w:rsidR="0022453A" w:rsidDel="009C0ACA">
            <w:rPr>
              <w:rFonts w:ascii="Arial" w:hAnsi="Arial"/>
              <w:b/>
              <w:i w:val="0"/>
            </w:rPr>
            <w:delText xml:space="preserve"> </w:delText>
          </w:r>
        </w:del>
      </w:ins>
      <w:ins w:id="25697" w:author="Rev 7 Allen Wirfs-Brock" w:date="2012-04-28T20:07:00Z">
        <w:del w:id="25698" w:author="Rev 10 Allen Wirfs-Brock" w:date="2012-09-26T14:23:00Z">
          <w:r w:rsidDel="009C0ACA">
            <w:delText>Cover</w:delText>
          </w:r>
        </w:del>
      </w:ins>
      <w:ins w:id="25699" w:author="Rev 7 Allen Wirfs-Brock" w:date="2012-04-28T19:48:00Z">
        <w:del w:id="25700" w:author="Rev 10 Allen Wirfs-Brock" w:date="2012-09-26T14:23:00Z">
          <w:r w:rsidR="0022453A" w:rsidRPr="006B6D0A" w:rsidDel="009C0ACA">
            <w:delText>FormalsList</w:delText>
          </w:r>
          <w:r w:rsidR="0022453A" w:rsidDel="009C0ACA">
            <w:delText xml:space="preserve"> </w:delText>
          </w:r>
          <w:r w:rsidR="0022453A" w:rsidRPr="009C202C" w:rsidDel="009C0ACA">
            <w:rPr>
              <w:rFonts w:ascii="Courier New" w:hAnsi="Courier New"/>
              <w:b/>
              <w:i w:val="0"/>
            </w:rPr>
            <w:delText>,</w:delText>
          </w:r>
          <w:r w:rsidR="0022453A" w:rsidRPr="00B820AB" w:rsidDel="009C0ACA">
            <w:rPr>
              <w:rFonts w:ascii="Courier New" w:hAnsi="Courier New"/>
              <w:b/>
              <w:i w:val="0"/>
            </w:rPr>
            <w:delText xml:space="preserve"> </w:delText>
          </w:r>
          <w:r w:rsidR="0022453A" w:rsidRPr="004418C4" w:rsidDel="009C0ACA">
            <w:delText>Function</w:delText>
          </w:r>
          <w:r w:rsidR="0022453A" w:rsidDel="009C0ACA">
            <w:delText>RestParameter</w:delText>
          </w:r>
        </w:del>
      </w:ins>
    </w:p>
    <w:p w14:paraId="2D53A915" w14:textId="77777777" w:rsidR="0022453A" w:rsidRPr="004418C4" w:rsidDel="009C0ACA" w:rsidRDefault="0022453A" w:rsidP="006C3D42">
      <w:pPr>
        <w:pStyle w:val="Alg3"/>
        <w:numPr>
          <w:ilvl w:val="0"/>
          <w:numId w:val="773"/>
        </w:numPr>
        <w:contextualSpacing/>
        <w:rPr>
          <w:ins w:id="25701" w:author="Rev 7 Allen Wirfs-Brock" w:date="2012-04-28T19:48:00Z"/>
          <w:del w:id="25702" w:author="Rev 10 Allen Wirfs-Brock" w:date="2012-09-26T14:23:00Z"/>
        </w:rPr>
      </w:pPr>
      <w:ins w:id="25703" w:author="Rev 7 Allen Wirfs-Brock" w:date="2012-04-28T19:48:00Z">
        <w:del w:id="25704" w:author="Rev 10 Allen Wirfs-Brock" w:date="2012-09-26T14:23:00Z">
          <w:r w:rsidDel="009C0ACA">
            <w:delText xml:space="preserve">Let </w:delText>
          </w:r>
          <w:r w:rsidDel="009C0ACA">
            <w:rPr>
              <w:i/>
            </w:rPr>
            <w:delText>restI</w:delText>
          </w:r>
          <w:r w:rsidRPr="00C7794D" w:rsidDel="009C0ACA">
            <w:rPr>
              <w:i/>
            </w:rPr>
            <w:delText>ndex</w:delText>
          </w:r>
          <w:r w:rsidDel="009C0ACA">
            <w:delText xml:space="preserve"> be the result of performing Indexed Binding Initialisation for</w:delText>
          </w:r>
          <w:r w:rsidRPr="004418C4" w:rsidDel="009C0ACA">
            <w:delText xml:space="preserve"> </w:delText>
          </w:r>
        </w:del>
      </w:ins>
      <w:ins w:id="25705" w:author="Rev 7 Allen Wirfs-Brock" w:date="2012-04-28T20:07:00Z">
        <w:del w:id="25706" w:author="Rev 10 Allen Wirfs-Brock" w:date="2012-09-26T14:23:00Z">
          <w:r w:rsidR="006C3D42" w:rsidDel="009C0ACA">
            <w:delText>CoveredC</w:delText>
          </w:r>
        </w:del>
      </w:ins>
      <w:ins w:id="25707" w:author="Rev 9 Allen Wirfs-Brock" w:date="2012-07-08T13:45:00Z">
        <w:del w:id="25708" w:author="Rev 10 Allen Wirfs-Brock" w:date="2012-09-26T14:23:00Z">
          <w:r w:rsidR="008D4801" w:rsidDel="009C0ACA">
            <w:delText>F</w:delText>
          </w:r>
        </w:del>
      </w:ins>
      <w:ins w:id="25709" w:author="Rev 7 Allen Wirfs-Brock" w:date="2012-04-28T20:07:00Z">
        <w:del w:id="25710" w:author="Rev 10 Allen Wirfs-Brock" w:date="2012-09-26T14:23:00Z">
          <w:r w:rsidR="006C3D42" w:rsidDel="009C0ACA">
            <w:delText>ormalsList of</w:delText>
          </w:r>
          <w:r w:rsidR="006C3D42" w:rsidRPr="00E77497" w:rsidDel="009C0ACA">
            <w:delText xml:space="preserve"> </w:delText>
          </w:r>
          <w:r w:rsidR="006C3D42" w:rsidRPr="003A1718" w:rsidDel="009C0ACA">
            <w:rPr>
              <w:i/>
            </w:rPr>
            <w:delText>Cover</w:delText>
          </w:r>
          <w:r w:rsidR="006C3D42" w:rsidRPr="00E77497" w:rsidDel="009C0ACA">
            <w:rPr>
              <w:rStyle w:val="bnf"/>
            </w:rPr>
            <w:delText>FormalsList</w:delText>
          </w:r>
          <w:r w:rsidR="006C3D42" w:rsidRPr="004418C4" w:rsidDel="009C0ACA">
            <w:delText xml:space="preserve"> </w:delText>
          </w:r>
        </w:del>
      </w:ins>
      <w:ins w:id="25711" w:author="Rev 7 Allen Wirfs-Brock" w:date="2012-04-28T19:48:00Z">
        <w:del w:id="25712" w:author="Rev 10 Allen Wirfs-Brock" w:date="2012-09-26T14:23:00Z">
          <w:r w:rsidRPr="004418C4" w:rsidDel="009C0ACA">
            <w:delText xml:space="preserve">using </w:delText>
          </w:r>
          <w:r w:rsidDel="009C0ACA">
            <w:rPr>
              <w:i/>
            </w:rPr>
            <w:delText>value</w:delText>
          </w:r>
          <w:r w:rsidRPr="004418C4" w:rsidDel="009C0ACA">
            <w:delText>,</w:delText>
          </w:r>
          <w:r w:rsidRPr="004418C4" w:rsidDel="009C0ACA">
            <w:rPr>
              <w:i/>
            </w:rPr>
            <w:delText xml:space="preserve"> </w:delText>
          </w:r>
          <w:r w:rsidRPr="004418C4" w:rsidDel="009C0ACA">
            <w:delText>0</w:delText>
          </w:r>
          <w:r w:rsidDel="009C0ACA">
            <w:delText>,</w:delText>
          </w:r>
          <w:r w:rsidRPr="004418C4" w:rsidDel="009C0ACA">
            <w:delText xml:space="preserve"> and </w:delText>
          </w:r>
          <w:r w:rsidDel="009C0ACA">
            <w:rPr>
              <w:i/>
            </w:rPr>
            <w:delText>environment</w:delText>
          </w:r>
          <w:r w:rsidRPr="004418C4" w:rsidDel="009C0ACA">
            <w:delText xml:space="preserve"> as the arguments.</w:delText>
          </w:r>
        </w:del>
      </w:ins>
    </w:p>
    <w:p w14:paraId="7D8A6510" w14:textId="77777777" w:rsidR="0022453A" w:rsidDel="009C0ACA" w:rsidRDefault="0022453A" w:rsidP="006C3D42">
      <w:pPr>
        <w:pStyle w:val="Alg4"/>
        <w:numPr>
          <w:ilvl w:val="0"/>
          <w:numId w:val="773"/>
        </w:numPr>
        <w:contextualSpacing/>
        <w:rPr>
          <w:ins w:id="25713" w:author="Rev 7 Allen Wirfs-Brock" w:date="2012-04-28T19:48:00Z"/>
          <w:del w:id="25714" w:author="Rev 10 Allen Wirfs-Brock" w:date="2012-09-26T14:23:00Z"/>
        </w:rPr>
      </w:pPr>
      <w:ins w:id="25715" w:author="Rev 7 Allen Wirfs-Brock" w:date="2012-04-28T19:48:00Z">
        <w:del w:id="25716" w:author="Rev 10 Allen Wirfs-Brock" w:date="2012-09-26T14:23:00Z">
          <w:r w:rsidDel="009C0ACA">
            <w:delText>ReturnIfAbrupt(</w:delText>
          </w:r>
          <w:r w:rsidDel="009C0ACA">
            <w:rPr>
              <w:i/>
            </w:rPr>
            <w:delText>restI</w:delText>
          </w:r>
          <w:r w:rsidRPr="00C7794D" w:rsidDel="009C0ACA">
            <w:rPr>
              <w:i/>
            </w:rPr>
            <w:delText>ndex</w:delText>
          </w:r>
          <w:r w:rsidDel="009C0ACA">
            <w:delText>).</w:delText>
          </w:r>
        </w:del>
      </w:ins>
    </w:p>
    <w:p w14:paraId="4154203B" w14:textId="77777777" w:rsidR="0022453A" w:rsidRPr="004418C4" w:rsidDel="009C0ACA" w:rsidRDefault="0022453A" w:rsidP="006C3D42">
      <w:pPr>
        <w:pStyle w:val="Alg3"/>
        <w:numPr>
          <w:ilvl w:val="0"/>
          <w:numId w:val="773"/>
        </w:numPr>
        <w:spacing w:after="240"/>
        <w:contextualSpacing/>
        <w:rPr>
          <w:ins w:id="25717" w:author="Rev 7 Allen Wirfs-Brock" w:date="2012-04-28T19:48:00Z"/>
          <w:del w:id="25718" w:author="Rev 10 Allen Wirfs-Brock" w:date="2012-09-26T14:23:00Z"/>
        </w:rPr>
      </w:pPr>
      <w:ins w:id="25719" w:author="Rev 7 Allen Wirfs-Brock" w:date="2012-04-28T19:48:00Z">
        <w:del w:id="25720" w:author="Rev 10 Allen Wirfs-Brock" w:date="2012-09-26T14:23:00Z">
          <w:r w:rsidDel="009C0ACA">
            <w:delText>Return the result of performing Indexed Binding Initialisation for</w:delText>
          </w:r>
          <w:r w:rsidRPr="004418C4" w:rsidDel="009C0ACA">
            <w:delText xml:space="preserve"> </w:delText>
          </w:r>
          <w:r w:rsidRPr="00827833" w:rsidDel="009C0ACA">
            <w:rPr>
              <w:i/>
            </w:rPr>
            <w:delText xml:space="preserve">FunctionRestParameter </w:delText>
          </w:r>
          <w:r w:rsidRPr="004418C4" w:rsidDel="009C0ACA">
            <w:delText xml:space="preserve">using </w:delText>
          </w:r>
          <w:r w:rsidDel="009C0ACA">
            <w:rPr>
              <w:i/>
            </w:rPr>
            <w:delText>value</w:delText>
          </w:r>
          <w:r w:rsidRPr="004418C4" w:rsidDel="009C0ACA">
            <w:delText>,</w:delText>
          </w:r>
          <w:r w:rsidRPr="004418C4" w:rsidDel="009C0ACA">
            <w:rPr>
              <w:i/>
            </w:rPr>
            <w:delText xml:space="preserve"> lenValue</w:delText>
          </w:r>
          <w:r w:rsidRPr="004418C4" w:rsidDel="009C0ACA">
            <w:delText>,</w:delText>
          </w:r>
          <w:r w:rsidRPr="004418C4" w:rsidDel="009C0ACA">
            <w:rPr>
              <w:i/>
            </w:rPr>
            <w:delText xml:space="preserve"> </w:delText>
          </w:r>
          <w:r w:rsidDel="009C0ACA">
            <w:rPr>
              <w:i/>
            </w:rPr>
            <w:delText>restI</w:delText>
          </w:r>
          <w:r w:rsidRPr="004418C4" w:rsidDel="009C0ACA">
            <w:rPr>
              <w:i/>
            </w:rPr>
            <w:delText>ndex</w:delText>
          </w:r>
          <w:r w:rsidDel="009C0ACA">
            <w:delText>,</w:delText>
          </w:r>
          <w:r w:rsidRPr="004418C4" w:rsidDel="009C0ACA">
            <w:delText xml:space="preserve"> and </w:delText>
          </w:r>
          <w:r w:rsidDel="009C0ACA">
            <w:rPr>
              <w:i/>
            </w:rPr>
            <w:delText>environment</w:delText>
          </w:r>
          <w:r w:rsidDel="009C0ACA">
            <w:delText xml:space="preserve"> </w:delText>
          </w:r>
          <w:r w:rsidRPr="004418C4" w:rsidDel="009C0ACA">
            <w:delText>as the arguments.</w:delText>
          </w:r>
        </w:del>
      </w:ins>
    </w:p>
    <w:p w14:paraId="5365565E" w14:textId="77777777" w:rsidR="00AA5DC6" w:rsidRPr="00E77497" w:rsidRDefault="00AA5DC6" w:rsidP="00AA5DC6">
      <w:pPr>
        <w:keepNext/>
        <w:rPr>
          <w:ins w:id="25721" w:author="Rev 7 Allen Wirfs-Brock" w:date="2012-04-17T14:35:00Z"/>
          <w:rFonts w:ascii="Helvetica" w:hAnsi="Helvetica"/>
          <w:b/>
        </w:rPr>
      </w:pPr>
      <w:ins w:id="25722" w:author="Rev 7 Allen Wirfs-Brock" w:date="2012-04-17T14:35:00Z">
        <w:r w:rsidRPr="00675B74">
          <w:rPr>
            <w:rFonts w:ascii="Helvetica" w:hAnsi="Helvetica"/>
            <w:b/>
          </w:rPr>
          <w:t xml:space="preserve">Runtime Semantics: </w:t>
        </w:r>
        <w:r w:rsidRPr="00E77497">
          <w:rPr>
            <w:rFonts w:ascii="Helvetica" w:hAnsi="Helvetica"/>
            <w:b/>
            <w:spacing w:val="6"/>
          </w:rPr>
          <w:t>Evaluation</w:t>
        </w:r>
      </w:ins>
    </w:p>
    <w:p w14:paraId="71AF334E" w14:textId="77777777" w:rsidR="00AA5DC6" w:rsidRPr="00E77497" w:rsidRDefault="0097041B" w:rsidP="00AA5DC6">
      <w:pPr>
        <w:jc w:val="left"/>
        <w:rPr>
          <w:ins w:id="25723" w:author="Rev 7 Allen Wirfs-Brock" w:date="2012-04-17T14:35:00Z"/>
        </w:rPr>
      </w:pPr>
      <w:ins w:id="25724" w:author="Rev 7 Allen Wirfs-Brock" w:date="2012-04-17T14:37:00Z">
        <w:r w:rsidRPr="0097041B">
          <w:rPr>
            <w:rFonts w:ascii="Times New Roman" w:hAnsi="Times New Roman"/>
            <w:i/>
          </w:rPr>
          <w:t>ArrowFunction</w:t>
        </w:r>
        <w:r>
          <w:rPr>
            <w:rFonts w:ascii="Times New Roman" w:hAnsi="Times New Roman"/>
            <w:i/>
          </w:rPr>
          <w:t xml:space="preserve"> </w:t>
        </w:r>
      </w:ins>
      <w:ins w:id="25725" w:author="Rev 7 Allen Wirfs-Brock" w:date="2012-04-17T14:35:00Z">
        <w:r w:rsidR="00AA5DC6" w:rsidRPr="00E77497">
          <w:rPr>
            <w:rFonts w:ascii="Times New Roman" w:hAnsi="Times New Roman"/>
            <w:i/>
          </w:rPr>
          <w:t xml:space="preserve"> </w:t>
        </w:r>
        <w:r w:rsidR="00AA5DC6" w:rsidRPr="00E77497">
          <w:rPr>
            <w:b/>
          </w:rPr>
          <w:t>:</w:t>
        </w:r>
        <w:r w:rsidR="00AA5DC6" w:rsidRPr="00E77497">
          <w:rPr>
            <w:rFonts w:ascii="Times New Roman" w:hAnsi="Times New Roman"/>
            <w:i/>
          </w:rPr>
          <w:t xml:space="preserve"> </w:t>
        </w:r>
      </w:ins>
      <w:ins w:id="25726" w:author="Rev 7 Allen Wirfs-Brock" w:date="2012-04-17T14:37:00Z">
        <w:r>
          <w:rPr>
            <w:rFonts w:ascii="Courier New" w:hAnsi="Courier New"/>
            <w:b/>
          </w:rPr>
          <w:t xml:space="preserve"> </w:t>
        </w:r>
        <w:r w:rsidRPr="0097041B">
          <w:rPr>
            <w:rFonts w:ascii="Times New Roman" w:hAnsi="Times New Roman"/>
            <w:i/>
          </w:rPr>
          <w:t xml:space="preserve">ArrowParameters  </w:t>
        </w:r>
        <w:r w:rsidRPr="0097041B">
          <w:rPr>
            <w:rFonts w:ascii="Courier New" w:hAnsi="Courier New" w:cs="Courier New"/>
            <w:b/>
          </w:rPr>
          <w:t>=&gt;</w:t>
        </w:r>
        <w:r w:rsidRPr="0097041B">
          <w:rPr>
            <w:rFonts w:ascii="Times New Roman" w:hAnsi="Times New Roman"/>
            <w:i/>
          </w:rPr>
          <w:t xml:space="preserve"> </w:t>
        </w:r>
      </w:ins>
      <w:ins w:id="25727" w:author="Rev 7 Allen Wirfs-Brock" w:date="2012-04-26T10:43:00Z">
        <w:del w:id="25728" w:author="Rev 8 Allen Wirfs-Brock" w:date="2012-05-10T17:36:00Z">
          <w:r w:rsidR="001F444B" w:rsidRPr="001F444B" w:rsidDel="007110FE">
            <w:rPr>
              <w:rFonts w:ascii="Times New Roman" w:hAnsi="Times New Roman"/>
              <w:i/>
            </w:rPr>
            <w:delText>Consise</w:delText>
          </w:r>
        </w:del>
      </w:ins>
      <w:ins w:id="25729" w:author="Rev 7 Allen Wirfs-Brock" w:date="2012-04-17T14:37:00Z">
        <w:del w:id="25730" w:author="Rev 8 Allen Wirfs-Brock" w:date="2012-05-10T17:36:00Z">
          <w:r w:rsidRPr="0097041B" w:rsidDel="007110FE">
            <w:rPr>
              <w:rFonts w:ascii="Times New Roman" w:hAnsi="Times New Roman"/>
              <w:i/>
            </w:rPr>
            <w:delText>Body</w:delText>
          </w:r>
        </w:del>
      </w:ins>
      <w:ins w:id="25731" w:author="Rev 8 Allen Wirfs-Brock" w:date="2012-05-10T17:36:00Z">
        <w:r w:rsidR="007110FE">
          <w:rPr>
            <w:rFonts w:ascii="Times New Roman" w:hAnsi="Times New Roman"/>
            <w:i/>
          </w:rPr>
          <w:t>ConciseBody</w:t>
        </w:r>
      </w:ins>
      <w:ins w:id="25732" w:author="Rev 7 Allen Wirfs-Brock" w:date="2012-04-17T14:35:00Z">
        <w:r w:rsidR="00AA5DC6" w:rsidRPr="00E77497">
          <w:t xml:space="preserve"> </w:t>
        </w:r>
      </w:ins>
    </w:p>
    <w:p w14:paraId="69502B66" w14:textId="77777777" w:rsidR="000133D3" w:rsidRPr="0006447F" w:rsidRDefault="000133D3" w:rsidP="000133D3">
      <w:pPr>
        <w:numPr>
          <w:ilvl w:val="0"/>
          <w:numId w:val="763"/>
        </w:numPr>
        <w:contextualSpacing/>
        <w:rPr>
          <w:ins w:id="25733" w:author="Rev 7 Allen Wirfs-Brock" w:date="2012-04-28T18:59:00Z"/>
          <w:rFonts w:ascii="Times New Roman" w:hAnsi="Times New Roman"/>
        </w:rPr>
      </w:pPr>
      <w:commentRangeStart w:id="25734"/>
      <w:ins w:id="25735" w:author="Rev 7 Allen Wirfs-Brock" w:date="2012-04-28T18:59:00Z">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w:t>
        </w:r>
        <w:commentRangeEnd w:id="25734"/>
        <w:r>
          <w:rPr>
            <w:rStyle w:val="af3"/>
          </w:rPr>
          <w:commentReference w:id="25734"/>
        </w:r>
        <w:r>
          <w:rPr>
            <w:rFonts w:ascii="Times New Roman" w:hAnsi="Times New Roman"/>
          </w:rPr>
          <w:t xml:space="preserve">  </w:t>
        </w:r>
      </w:ins>
    </w:p>
    <w:p w14:paraId="439DCFD5" w14:textId="77777777" w:rsidR="000133D3" w:rsidRDefault="000133D3" w:rsidP="000133D3">
      <w:pPr>
        <w:numPr>
          <w:ilvl w:val="0"/>
          <w:numId w:val="763"/>
        </w:numPr>
        <w:contextualSpacing/>
        <w:rPr>
          <w:ins w:id="25736" w:author="Rev 7 Allen Wirfs-Brock" w:date="2012-04-28T18:59:00Z"/>
          <w:rFonts w:ascii="Times New Roman" w:hAnsi="Times New Roman"/>
        </w:rPr>
      </w:pPr>
      <w:ins w:id="25737" w:author="Rev 7 Allen Wirfs-Brock" w:date="2012-04-28T18:59:00Z">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ins>
      <w:ins w:id="25738" w:author="Rev 8 Allen Wirfs-Brock" w:date="2012-06-13T16:02:00Z">
        <w:r w:rsidR="00B33FB4">
          <w:rPr>
            <w:rFonts w:ascii="Times New Roman" w:hAnsi="Times New Roman"/>
          </w:rPr>
          <w:t>running</w:t>
        </w:r>
        <w:r w:rsidR="00B33FB4" w:rsidRPr="00E77497">
          <w:rPr>
            <w:rFonts w:ascii="Times New Roman" w:hAnsi="Times New Roman"/>
          </w:rPr>
          <w:t xml:space="preserve"> </w:t>
        </w:r>
      </w:ins>
      <w:ins w:id="25739" w:author="Rev 7 Allen Wirfs-Brock" w:date="2012-04-28T18:59:00Z">
        <w:del w:id="25740" w:author="Rev 8 Allen Wirfs-Brock" w:date="2012-06-13T16:02:00Z">
          <w:r w:rsidDel="00B33FB4">
            <w:rPr>
              <w:rFonts w:ascii="Times New Roman" w:hAnsi="Times New Roman"/>
            </w:rPr>
            <w:delText>current</w:delText>
          </w:r>
          <w:r w:rsidRPr="00E77497" w:rsidDel="00B33FB4">
            <w:rPr>
              <w:rFonts w:ascii="Times New Roman" w:hAnsi="Times New Roman"/>
            </w:rPr>
            <w:delText xml:space="preserve"> </w:delText>
          </w:r>
        </w:del>
        <w:r w:rsidRPr="00E77497">
          <w:rPr>
            <w:rFonts w:ascii="Times New Roman" w:hAnsi="Times New Roman"/>
          </w:rPr>
          <w:t>execution context</w:t>
        </w:r>
        <w:r>
          <w:rPr>
            <w:rFonts w:ascii="Times New Roman" w:hAnsi="Times New Roman"/>
          </w:rPr>
          <w:t>.</w:t>
        </w:r>
      </w:ins>
    </w:p>
    <w:p w14:paraId="183AE7D0" w14:textId="77777777" w:rsidR="000133D3" w:rsidRPr="0006447F" w:rsidRDefault="000133D3" w:rsidP="000133D3">
      <w:pPr>
        <w:numPr>
          <w:ilvl w:val="0"/>
          <w:numId w:val="763"/>
        </w:numPr>
        <w:spacing w:after="220"/>
        <w:contextualSpacing/>
        <w:rPr>
          <w:ins w:id="25741" w:author="Rev 7 Allen Wirfs-Brock" w:date="2012-04-28T18:59:00Z"/>
          <w:rFonts w:ascii="Times New Roman" w:hAnsi="Times New Roman"/>
        </w:rPr>
      </w:pPr>
      <w:ins w:id="25742" w:author="Rev 7 Allen Wirfs-Brock" w:date="2012-04-28T18:59: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Arrow, </w:t>
        </w:r>
      </w:ins>
      <w:ins w:id="25743" w:author="Rev 7 Allen Wirfs-Brock" w:date="2012-04-28T19:00:00Z">
        <w:r>
          <w:rPr>
            <w:rFonts w:ascii="Times New Roman" w:hAnsi="Times New Roman"/>
            <w:i/>
          </w:rPr>
          <w:t>Arrow</w:t>
        </w:r>
      </w:ins>
      <w:ins w:id="25744" w:author="Rev 7 Allen Wirfs-Brock" w:date="2012-04-28T18:59:00Z">
        <w:r w:rsidRPr="00E77497">
          <w:rPr>
            <w:rFonts w:ascii="Times New Roman" w:hAnsi="Times New Roman"/>
            <w:i/>
          </w:rPr>
          <w:t>Parameter</w:t>
        </w:r>
        <w:del w:id="25745" w:author="Rev 10 Allen Wirfs-Brock" w:date="2012-08-13T19:51:00Z">
          <w:r w:rsidRPr="00E77497" w:rsidDel="00C700A2">
            <w:rPr>
              <w:rFonts w:ascii="Times New Roman" w:hAnsi="Times New Roman"/>
              <w:i/>
            </w:rPr>
            <w:delText>List</w:delText>
          </w:r>
        </w:del>
      </w:ins>
      <w:ins w:id="25746" w:author="Rev 10 Allen Wirfs-Brock" w:date="2012-08-13T19:51:00Z">
        <w:r w:rsidR="00C700A2">
          <w:rPr>
            <w:rFonts w:ascii="Times New Roman" w:hAnsi="Times New Roman"/>
            <w:i/>
          </w:rPr>
          <w:t>s</w:t>
        </w:r>
      </w:ins>
      <w:ins w:id="25747" w:author="Rev 7 Allen Wirfs-Brock" w:date="2012-04-28T18:59:00Z">
        <w:r w:rsidRPr="00E77497">
          <w:t xml:space="preserve">, </w:t>
        </w:r>
        <w:r>
          <w:rPr>
            <w:rFonts w:ascii="Times New Roman" w:hAnsi="Times New Roman"/>
            <w:i/>
          </w:rPr>
          <w:t>Concise</w:t>
        </w:r>
        <w:r w:rsidRPr="00E77497">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ins>
    </w:p>
    <w:p w14:paraId="26DBCA57" w14:textId="77777777" w:rsidR="000133D3" w:rsidRPr="00E77497" w:rsidRDefault="000133D3" w:rsidP="000133D3">
      <w:pPr>
        <w:numPr>
          <w:ilvl w:val="0"/>
          <w:numId w:val="763"/>
        </w:numPr>
        <w:rPr>
          <w:ins w:id="25748" w:author="Rev 7 Allen Wirfs-Brock" w:date="2012-04-28T18:58:00Z"/>
          <w:rFonts w:ascii="Times New Roman" w:hAnsi="Times New Roman"/>
        </w:rPr>
      </w:pPr>
      <w:ins w:id="25749" w:author="Rev 7 Allen Wirfs-Brock" w:date="2012-04-28T18:58:00Z">
        <w:r w:rsidRPr="00E77497">
          <w:rPr>
            <w:rFonts w:ascii="Times New Roman" w:hAnsi="Times New Roman"/>
          </w:rPr>
          <w:t>Return</w:t>
        </w:r>
        <w:r>
          <w:rPr>
            <w:rFonts w:ascii="Times New Roman" w:hAnsi="Times New Roman"/>
          </w:rPr>
          <w:t xml:space="preserve"> </w:t>
        </w:r>
        <w:r w:rsidRPr="00E77497">
          <w:rPr>
            <w:rFonts w:ascii="Times New Roman" w:hAnsi="Times New Roman"/>
            <w:i/>
          </w:rPr>
          <w:t>closure</w:t>
        </w:r>
        <w:r w:rsidRPr="00E77497">
          <w:rPr>
            <w:rFonts w:ascii="Times New Roman" w:hAnsi="Times New Roman"/>
          </w:rPr>
          <w:t>.</w:t>
        </w:r>
      </w:ins>
    </w:p>
    <w:p w14:paraId="58EE32C9" w14:textId="77777777" w:rsidR="000C179D" w:rsidRPr="00E77497" w:rsidRDefault="001F444B" w:rsidP="000C179D">
      <w:pPr>
        <w:pStyle w:val="SyntaxRule"/>
        <w:spacing w:after="240"/>
        <w:rPr>
          <w:ins w:id="25750" w:author="Rev 7 Allen Wirfs-Brock" w:date="2012-04-26T10:14:00Z"/>
        </w:rPr>
      </w:pPr>
      <w:ins w:id="25751" w:author="Rev 7 Allen Wirfs-Brock" w:date="2012-04-26T10:43:00Z">
        <w:del w:id="25752" w:author="Rev 8 Allen Wirfs-Brock" w:date="2012-05-10T17:36:00Z">
          <w:r w:rsidDel="007110FE">
            <w:delText>Consise</w:delText>
          </w:r>
        </w:del>
      </w:ins>
      <w:ins w:id="25753" w:author="Rev 7 Allen Wirfs-Brock" w:date="2012-04-26T10:14:00Z">
        <w:del w:id="25754" w:author="Rev 8 Allen Wirfs-Brock" w:date="2012-05-10T17:36:00Z">
          <w:r w:rsidR="000C179D" w:rsidRPr="00E77497" w:rsidDel="007110FE">
            <w:delText>Body</w:delText>
          </w:r>
        </w:del>
      </w:ins>
      <w:ins w:id="25755" w:author="Rev 8 Allen Wirfs-Brock" w:date="2012-05-10T17:36:00Z">
        <w:r w:rsidR="007110FE">
          <w:t>ConciseBody</w:t>
        </w:r>
      </w:ins>
      <w:ins w:id="25756" w:author="Rev 7 Allen Wirfs-Brock" w:date="2012-04-26T10:14:00Z">
        <w:r w:rsidR="000C179D" w:rsidRPr="00E77497">
          <w:t xml:space="preserve"> </w:t>
        </w:r>
        <w:r w:rsidR="000C179D" w:rsidRPr="00E77497">
          <w:rPr>
            <w:rFonts w:ascii="Arial" w:hAnsi="Arial"/>
            <w:b/>
            <w:i w:val="0"/>
          </w:rPr>
          <w:t xml:space="preserve">:  </w:t>
        </w:r>
        <w:r w:rsidR="000C179D" w:rsidRPr="00E77497">
          <w:rPr>
            <w:rFonts w:ascii="Arial" w:hAnsi="Arial" w:cs="Arial"/>
            <w:i w:val="0"/>
            <w:sz w:val="16"/>
            <w:szCs w:val="16"/>
          </w:rPr>
          <w:t xml:space="preserve">[lookahead </w:t>
        </w:r>
        <w:r w:rsidR="000C179D" w:rsidRPr="00E77497">
          <w:rPr>
            <w:rFonts w:ascii="Arial" w:hAnsi="Arial" w:cs="Arial"/>
            <w:i w:val="0"/>
            <w:sz w:val="16"/>
            <w:szCs w:val="16"/>
          </w:rPr>
          <w:sym w:font="Symbol" w:char="F0CF"/>
        </w:r>
        <w:r w:rsidR="000C179D" w:rsidRPr="00E77497">
          <w:rPr>
            <w:rFonts w:ascii="Arial" w:hAnsi="Arial" w:cs="Arial"/>
            <w:i w:val="0"/>
            <w:sz w:val="16"/>
            <w:szCs w:val="16"/>
          </w:rPr>
          <w:t xml:space="preserve"> {</w:t>
        </w:r>
        <w:r w:rsidR="000C179D">
          <w:rPr>
            <w:rFonts w:ascii="Arial" w:hAnsi="Arial" w:cs="Arial"/>
            <w:i w:val="0"/>
            <w:sz w:val="16"/>
            <w:szCs w:val="16"/>
          </w:rPr>
          <w:t xml:space="preserve"> </w:t>
        </w:r>
        <w:r w:rsidR="000C179D" w:rsidRPr="00E77497">
          <w:rPr>
            <w:rFonts w:ascii="Courier New" w:hAnsi="Courier New"/>
            <w:b/>
            <w:i w:val="0"/>
          </w:rPr>
          <w:t>{</w:t>
        </w:r>
        <w:r w:rsidR="000C179D">
          <w:rPr>
            <w:rFonts w:ascii="Arial" w:hAnsi="Arial" w:cs="Arial"/>
            <w:i w:val="0"/>
            <w:sz w:val="16"/>
            <w:szCs w:val="16"/>
          </w:rPr>
          <w:t xml:space="preserve"> </w:t>
        </w:r>
        <w:r w:rsidR="000C179D" w:rsidRPr="00E77497">
          <w:rPr>
            <w:i w:val="0"/>
            <w:sz w:val="16"/>
            <w:szCs w:val="16"/>
          </w:rPr>
          <w:t>}</w:t>
        </w:r>
        <w:r w:rsidR="000C179D" w:rsidRPr="00701A7B">
          <w:rPr>
            <w:rFonts w:ascii="Arial" w:hAnsi="Arial" w:cs="Arial"/>
            <w:i w:val="0"/>
            <w:sz w:val="16"/>
            <w:szCs w:val="16"/>
          </w:rPr>
          <w:t>]</w:t>
        </w:r>
        <w:r w:rsidR="000C179D">
          <w:rPr>
            <w:rFonts w:ascii="Arial" w:hAnsi="Arial" w:cs="Arial"/>
            <w:i w:val="0"/>
            <w:sz w:val="16"/>
            <w:szCs w:val="16"/>
          </w:rPr>
          <w:t xml:space="preserve">  </w:t>
        </w:r>
        <w:r w:rsidR="000C179D">
          <w:t>Assignment</w:t>
        </w:r>
        <w:r w:rsidR="000C179D" w:rsidRPr="00E77497">
          <w:t xml:space="preserve">Expression </w:t>
        </w:r>
      </w:ins>
    </w:p>
    <w:p w14:paraId="451F384A" w14:textId="77777777" w:rsidR="000C179D" w:rsidRPr="00E77497" w:rsidRDefault="000C179D" w:rsidP="000C179D">
      <w:pPr>
        <w:numPr>
          <w:ilvl w:val="0"/>
          <w:numId w:val="741"/>
        </w:numPr>
        <w:contextualSpacing/>
        <w:rPr>
          <w:ins w:id="25757" w:author="Rev 7 Allen Wirfs-Brock" w:date="2012-04-26T10:13:00Z"/>
          <w:rFonts w:ascii="Times New Roman" w:hAnsi="Times New Roman"/>
        </w:rPr>
      </w:pPr>
      <w:commentRangeStart w:id="25758"/>
      <w:ins w:id="25759" w:author="Rev 7 Allen Wirfs-Brock" w:date="2012-04-26T10:13:00Z">
        <w:r w:rsidRPr="00E77497">
          <w:rPr>
            <w:rFonts w:ascii="Times New Roman" w:hAnsi="Times New Roman"/>
          </w:rPr>
          <w:t xml:space="preserve">The code of this </w:t>
        </w:r>
      </w:ins>
      <w:ins w:id="25760" w:author="Rev 7 Allen Wirfs-Brock" w:date="2012-04-26T10:17:00Z">
        <w:del w:id="25761" w:author="Rev 8 Allen Wirfs-Brock" w:date="2012-05-10T17:35:00Z">
          <w:r w:rsidDel="007110FE">
            <w:rPr>
              <w:rFonts w:ascii="Times New Roman" w:hAnsi="Times New Roman"/>
              <w:i/>
            </w:rPr>
            <w:delText>Arrow</w:delText>
          </w:r>
        </w:del>
      </w:ins>
      <w:ins w:id="25762" w:author="Rev 8 Allen Wirfs-Brock" w:date="2012-05-10T17:35:00Z">
        <w:r w:rsidR="007110FE">
          <w:rPr>
            <w:rFonts w:ascii="Times New Roman" w:hAnsi="Times New Roman"/>
            <w:i/>
          </w:rPr>
          <w:t>Concise</w:t>
        </w:r>
      </w:ins>
      <w:ins w:id="25763" w:author="Rev 7 Allen Wirfs-Brock" w:date="2012-04-26T10:13:00Z">
        <w:r w:rsidRPr="000C179D">
          <w:rPr>
            <w:rFonts w:ascii="Times New Roman" w:hAnsi="Times New Roman"/>
            <w:i/>
          </w:rPr>
          <w:t>Body</w:t>
        </w:r>
        <w:r w:rsidRPr="000C179D">
          <w:rPr>
            <w:rFonts w:ascii="Times New Roman" w:hAnsi="Times New Roman"/>
          </w:rPr>
          <w:t xml:space="preserve"> </w:t>
        </w:r>
        <w:r w:rsidRPr="00E77497">
          <w:rPr>
            <w:rFonts w:ascii="Times New Roman" w:hAnsi="Times New Roman"/>
          </w:rPr>
          <w:t>is strict mode code if it is contained in strict mode code</w:t>
        </w:r>
      </w:ins>
      <w:ins w:id="25764" w:author="Rev 7 Allen Wirfs-Brock" w:date="2012-04-26T10:28:00Z">
        <w:r w:rsidR="007413A3" w:rsidRPr="007413A3">
          <w:rPr>
            <w:rFonts w:ascii="Times New Roman" w:hAnsi="Times New Roman"/>
          </w:rPr>
          <w:t xml:space="preserve"> </w:t>
        </w:r>
        <w:r w:rsidR="007413A3" w:rsidRPr="00E77497">
          <w:rPr>
            <w:rFonts w:ascii="Times New Roman" w:hAnsi="Times New Roman"/>
          </w:rPr>
          <w:t>or if any of the conditions in 10.1.1 apply</w:t>
        </w:r>
      </w:ins>
      <w:ins w:id="25765" w:author="Rev 7 Allen Wirfs-Brock" w:date="2012-04-26T10:13:00Z">
        <w:r w:rsidRPr="00E77497">
          <w:rPr>
            <w:rFonts w:ascii="Times New Roman" w:hAnsi="Times New Roman"/>
          </w:rPr>
          <w:t xml:space="preserve">  If the code of this </w:t>
        </w:r>
      </w:ins>
      <w:ins w:id="25766" w:author="Rev 7 Allen Wirfs-Brock" w:date="2012-04-26T10:17:00Z">
        <w:del w:id="25767" w:author="Rev 8 Allen Wirfs-Brock" w:date="2012-05-10T17:35:00Z">
          <w:r w:rsidR="00A8521B" w:rsidDel="007110FE">
            <w:rPr>
              <w:rFonts w:ascii="Times New Roman" w:hAnsi="Times New Roman"/>
              <w:i/>
            </w:rPr>
            <w:delText>Arrow</w:delText>
          </w:r>
        </w:del>
      </w:ins>
      <w:ins w:id="25768" w:author="Rev 8 Allen Wirfs-Brock" w:date="2012-05-10T17:35:00Z">
        <w:r w:rsidR="007110FE">
          <w:rPr>
            <w:rFonts w:ascii="Times New Roman" w:hAnsi="Times New Roman"/>
            <w:i/>
          </w:rPr>
          <w:t>Concise</w:t>
        </w:r>
      </w:ins>
      <w:ins w:id="25769" w:author="Rev 7 Allen Wirfs-Brock" w:date="2012-04-26T10:13:00Z">
        <w:r w:rsidRPr="000C179D">
          <w:rPr>
            <w:rFonts w:ascii="Times New Roman" w:hAnsi="Times New Roman"/>
            <w:i/>
          </w:rPr>
          <w:t xml:space="preserve">Body </w:t>
        </w:r>
        <w:r w:rsidRPr="00E77497">
          <w:rPr>
            <w:rFonts w:ascii="Times New Roman" w:hAnsi="Times New Roman"/>
          </w:rPr>
          <w:t xml:space="preserve">is strict mode code, </w:t>
        </w:r>
      </w:ins>
      <w:ins w:id="25770" w:author="Rev 7 Allen Wirfs-Brock" w:date="2012-04-26T10:17:00Z">
        <w:r w:rsidR="00A8521B">
          <w:rPr>
            <w:rFonts w:ascii="Times New Roman" w:hAnsi="Times New Roman"/>
            <w:i/>
          </w:rPr>
          <w:t>AssignmentExpression</w:t>
        </w:r>
      </w:ins>
      <w:ins w:id="25771" w:author="Rev 7 Allen Wirfs-Brock" w:date="2012-04-26T10:13:00Z">
        <w:r w:rsidRPr="00E77497">
          <w:rPr>
            <w:rFonts w:ascii="Times New Roman" w:hAnsi="Times New Roman"/>
          </w:rPr>
          <w:t xml:space="preserve"> is evaluated in the following steps as strict mode code. Otherwise, </w:t>
        </w:r>
      </w:ins>
      <w:ins w:id="25772" w:author="Rev 7 Allen Wirfs-Brock" w:date="2012-04-26T10:18:00Z">
        <w:r w:rsidR="00A8521B">
          <w:rPr>
            <w:rFonts w:ascii="Times New Roman" w:hAnsi="Times New Roman"/>
            <w:i/>
          </w:rPr>
          <w:t>AssignmentExpression</w:t>
        </w:r>
        <w:r w:rsidR="00A8521B" w:rsidRPr="00E77497">
          <w:rPr>
            <w:rFonts w:ascii="Times New Roman" w:hAnsi="Times New Roman"/>
          </w:rPr>
          <w:t xml:space="preserve"> </w:t>
        </w:r>
      </w:ins>
      <w:ins w:id="25773" w:author="Rev 7 Allen Wirfs-Brock" w:date="2012-04-26T10:13:00Z">
        <w:r w:rsidRPr="00E77497">
          <w:rPr>
            <w:rFonts w:ascii="Times New Roman" w:hAnsi="Times New Roman"/>
          </w:rPr>
          <w:t>is evaluated in the following steps as non-strict mode code.</w:t>
        </w:r>
      </w:ins>
      <w:commentRangeEnd w:id="25758"/>
      <w:ins w:id="25774" w:author="Rev 7 Allen Wirfs-Brock" w:date="2012-04-26T10:21:00Z">
        <w:r w:rsidR="00A8521B">
          <w:rPr>
            <w:rStyle w:val="af3"/>
          </w:rPr>
          <w:commentReference w:id="25758"/>
        </w:r>
      </w:ins>
    </w:p>
    <w:p w14:paraId="59BF3E9B" w14:textId="77777777" w:rsidR="000C179D" w:rsidRPr="00E77497" w:rsidRDefault="00A8521B" w:rsidP="00A8521B">
      <w:pPr>
        <w:numPr>
          <w:ilvl w:val="0"/>
          <w:numId w:val="741"/>
        </w:numPr>
        <w:spacing w:after="0"/>
        <w:contextualSpacing/>
        <w:rPr>
          <w:ins w:id="25775" w:author="Rev 7 Allen Wirfs-Brock" w:date="2012-04-26T10:13:00Z"/>
          <w:rFonts w:ascii="Times New Roman" w:hAnsi="Times New Roman"/>
        </w:rPr>
      </w:pPr>
      <w:ins w:id="25776" w:author="Rev 7 Allen Wirfs-Brock" w:date="2012-04-26T10:21:00Z">
        <w:r>
          <w:rPr>
            <w:rFonts w:ascii="Times New Roman" w:hAnsi="Times New Roman"/>
          </w:rPr>
          <w:t xml:space="preserve">Let </w:t>
        </w:r>
      </w:ins>
      <w:ins w:id="25777" w:author="Rev 7 Allen Wirfs-Brock" w:date="2012-04-26T10:23:00Z">
        <w:r w:rsidRPr="00A8521B">
          <w:rPr>
            <w:rFonts w:ascii="Times New Roman" w:eastAsia="Times New Roman" w:hAnsi="Times New Roman"/>
            <w:i/>
            <w:spacing w:val="6"/>
            <w:lang w:eastAsia="en-US"/>
          </w:rPr>
          <w:t>exprRef</w:t>
        </w:r>
        <w:r w:rsidRPr="00E77497">
          <w:t xml:space="preserve"> </w:t>
        </w:r>
      </w:ins>
      <w:ins w:id="25778" w:author="Rev 7 Allen Wirfs-Brock" w:date="2012-04-26T10:21:00Z">
        <w:r>
          <w:rPr>
            <w:rFonts w:ascii="Times New Roman" w:hAnsi="Times New Roman"/>
          </w:rPr>
          <w:t>be</w:t>
        </w:r>
      </w:ins>
      <w:ins w:id="25779" w:author="Rev 7 Allen Wirfs-Brock" w:date="2012-04-26T10:13:00Z">
        <w:r w:rsidR="000C179D" w:rsidRPr="00E77497">
          <w:rPr>
            <w:rFonts w:ascii="Times New Roman" w:hAnsi="Times New Roman"/>
          </w:rPr>
          <w:t xml:space="preserve"> the result of evaluating </w:t>
        </w:r>
      </w:ins>
      <w:ins w:id="25780" w:author="Rev 7 Allen Wirfs-Brock" w:date="2012-04-26T10:18:00Z">
        <w:r>
          <w:rPr>
            <w:rFonts w:ascii="Times New Roman" w:hAnsi="Times New Roman"/>
            <w:i/>
          </w:rPr>
          <w:t>AssignmentExpression</w:t>
        </w:r>
      </w:ins>
      <w:ins w:id="25781" w:author="Rev 7 Allen Wirfs-Brock" w:date="2012-04-26T10:13:00Z">
        <w:r w:rsidR="000C179D" w:rsidRPr="00E77497">
          <w:rPr>
            <w:rFonts w:ascii="Times New Roman" w:hAnsi="Times New Roman"/>
          </w:rPr>
          <w:t>.</w:t>
        </w:r>
      </w:ins>
    </w:p>
    <w:p w14:paraId="18D1A457" w14:textId="77777777" w:rsidR="00A8521B" w:rsidRDefault="00A8521B" w:rsidP="00A8521B">
      <w:pPr>
        <w:pStyle w:val="Alg2"/>
        <w:numPr>
          <w:ilvl w:val="0"/>
          <w:numId w:val="741"/>
        </w:numPr>
        <w:contextualSpacing/>
        <w:rPr>
          <w:ins w:id="25782" w:author="Rev 7 Allen Wirfs-Brock" w:date="2012-04-26T10:23:00Z"/>
        </w:rPr>
      </w:pPr>
      <w:ins w:id="25783" w:author="Rev 7 Allen Wirfs-Brock" w:date="2012-04-26T10:23:00Z">
        <w:r>
          <w:t xml:space="preserve">Let </w:t>
        </w:r>
        <w:r w:rsidRPr="00327BF7">
          <w:rPr>
            <w:i/>
          </w:rPr>
          <w:t>exprValue</w:t>
        </w:r>
        <w:r>
          <w:t xml:space="preserve"> be </w:t>
        </w:r>
        <w:r w:rsidRPr="00E77497">
          <w:t>GetValue(</w:t>
        </w:r>
        <w:commentRangeStart w:id="25784"/>
        <w:r w:rsidRPr="00E77497">
          <w:rPr>
            <w:i/>
          </w:rPr>
          <w:t>exprRef</w:t>
        </w:r>
      </w:ins>
      <w:commentRangeEnd w:id="25784"/>
      <w:r w:rsidR="00B356D2">
        <w:rPr>
          <w:rStyle w:val="af3"/>
          <w:rFonts w:ascii="Arial" w:eastAsia="MS Mincho" w:hAnsi="Arial"/>
          <w:spacing w:val="0"/>
          <w:lang w:eastAsia="ja-JP"/>
        </w:rPr>
        <w:commentReference w:id="25784"/>
      </w:r>
      <w:ins w:id="25785" w:author="Rev 7 Allen Wirfs-Brock" w:date="2012-04-26T10:23:00Z">
        <w:r w:rsidRPr="00E77497">
          <w:t>)</w:t>
        </w:r>
        <w:r>
          <w:t>.</w:t>
        </w:r>
      </w:ins>
    </w:p>
    <w:p w14:paraId="3D9A63E4" w14:textId="77777777" w:rsidR="00A8521B" w:rsidRDefault="006552DF" w:rsidP="00A8521B">
      <w:pPr>
        <w:pStyle w:val="Alg2"/>
        <w:numPr>
          <w:ilvl w:val="0"/>
          <w:numId w:val="741"/>
        </w:numPr>
        <w:contextualSpacing/>
        <w:rPr>
          <w:ins w:id="25786" w:author="Rev 7 Allen Wirfs-Brock" w:date="2012-04-26T10:23:00Z"/>
        </w:rPr>
      </w:pPr>
      <w:ins w:id="25787" w:author="Rev 10 Allen Wirfs-Brock" w:date="2012-08-14T14:59:00Z">
        <w:r>
          <w:t>ReturnIfAbrupt(</w:t>
        </w:r>
        <w:r w:rsidRPr="006A5E27">
          <w:rPr>
            <w:i/>
          </w:rPr>
          <w:t>exprValue</w:t>
        </w:r>
        <w:r>
          <w:t>)</w:t>
        </w:r>
      </w:ins>
      <w:ins w:id="25788" w:author="Rev 7 Allen Wirfs-Brock" w:date="2012-04-26T10:23:00Z">
        <w:del w:id="25789" w:author="Rev 10 Allen Wirfs-Brock" w:date="2012-08-14T14:59:00Z">
          <w:r w:rsidR="00A8521B" w:rsidDel="006552DF">
            <w:delText xml:space="preserve">If </w:delText>
          </w:r>
          <w:r w:rsidR="00A8521B" w:rsidRPr="006A5E27" w:rsidDel="006552DF">
            <w:rPr>
              <w:i/>
            </w:rPr>
            <w:delText>exprValue</w:delText>
          </w:r>
          <w:r w:rsidR="00A8521B" w:rsidDel="006552DF">
            <w:delText xml:space="preserve"> is an abrupt completion, return </w:delText>
          </w:r>
          <w:r w:rsidR="00A8521B" w:rsidRPr="006A5E27" w:rsidDel="006552DF">
            <w:rPr>
              <w:i/>
            </w:rPr>
            <w:delText>exprValue</w:delText>
          </w:r>
        </w:del>
        <w:r w:rsidR="00A8521B">
          <w:t>.</w:t>
        </w:r>
      </w:ins>
    </w:p>
    <w:p w14:paraId="66F6E3D7" w14:textId="77777777" w:rsidR="00A8521B" w:rsidRPr="00E77497" w:rsidRDefault="00A8521B" w:rsidP="00A8521B">
      <w:pPr>
        <w:pStyle w:val="Alg2"/>
        <w:numPr>
          <w:ilvl w:val="0"/>
          <w:numId w:val="741"/>
        </w:numPr>
        <w:spacing w:after="220"/>
        <w:rPr>
          <w:ins w:id="25790" w:author="Rev 7 Allen Wirfs-Brock" w:date="2012-04-26T10:23:00Z"/>
        </w:rPr>
      </w:pPr>
      <w:ins w:id="25791" w:author="Rev 7 Allen Wirfs-Brock" w:date="2012-04-26T10:23:00Z">
        <w:r w:rsidRPr="00E77497">
          <w:t xml:space="preserve">Return </w:t>
        </w:r>
        <w:r>
          <w:t xml:space="preserve">Completion {[[type]]: </w:t>
        </w:r>
        <w:r w:rsidRPr="00E77497">
          <w:rPr>
            <w:rFonts w:ascii="Arial" w:hAnsi="Arial" w:cs="Arial"/>
          </w:rPr>
          <w:t>return</w:t>
        </w:r>
        <w:r w:rsidRPr="00E77497">
          <w:t xml:space="preserve">, </w:t>
        </w:r>
        <w:r>
          <w:t xml:space="preserve">[[value]]: </w:t>
        </w:r>
        <w:r w:rsidRPr="00675312">
          <w:rPr>
            <w:i/>
          </w:rPr>
          <w:t xml:space="preserve"> </w:t>
        </w:r>
        <w:r w:rsidRPr="006A5E27">
          <w:rPr>
            <w:i/>
          </w:rPr>
          <w:t>exprValue</w:t>
        </w:r>
        <w:r w:rsidRPr="00E77497">
          <w:t xml:space="preserve">, </w:t>
        </w:r>
        <w:r>
          <w:t xml:space="preserve">[[target]]: </w:t>
        </w:r>
        <w:r w:rsidRPr="00E77497">
          <w:rPr>
            <w:rFonts w:ascii="Arial" w:hAnsi="Arial" w:cs="Arial"/>
          </w:rPr>
          <w:t>empty</w:t>
        </w:r>
        <w:r>
          <w:t>}</w:t>
        </w:r>
        <w:r w:rsidRPr="00E77497">
          <w:t>.</w:t>
        </w:r>
      </w:ins>
    </w:p>
    <w:p w14:paraId="288F89EC" w14:textId="77777777" w:rsidR="00A8521B" w:rsidRPr="00E77497" w:rsidDel="00C730F4" w:rsidRDefault="001F444B" w:rsidP="00A8521B">
      <w:pPr>
        <w:pStyle w:val="SyntaxRule"/>
        <w:spacing w:after="240"/>
        <w:rPr>
          <w:ins w:id="25792" w:author="Rev 7 Allen Wirfs-Brock" w:date="2012-04-26T10:26:00Z"/>
          <w:del w:id="25793" w:author="Rev 8 Allen Wirfs-Brock" w:date="2012-06-01T09:17:00Z"/>
        </w:rPr>
      </w:pPr>
      <w:ins w:id="25794" w:author="Rev 7 Allen Wirfs-Brock" w:date="2012-04-26T10:43:00Z">
        <w:del w:id="25795" w:author="Rev 8 Allen Wirfs-Brock" w:date="2012-05-10T17:36:00Z">
          <w:r w:rsidDel="007110FE">
            <w:delText>Consise</w:delText>
          </w:r>
        </w:del>
      </w:ins>
      <w:ins w:id="25796" w:author="Rev 7 Allen Wirfs-Brock" w:date="2012-04-26T10:26:00Z">
        <w:del w:id="25797" w:author="Rev 8 Allen Wirfs-Brock" w:date="2012-05-10T17:36:00Z">
          <w:r w:rsidR="00A8521B" w:rsidRPr="00E77497" w:rsidDel="007110FE">
            <w:delText>Body</w:delText>
          </w:r>
        </w:del>
        <w:del w:id="25798" w:author="Rev 8 Allen Wirfs-Brock" w:date="2012-06-01T09:17:00Z">
          <w:r w:rsidR="00A8521B" w:rsidRPr="00E77497" w:rsidDel="00C730F4">
            <w:delText xml:space="preserve"> </w:delText>
          </w:r>
          <w:r w:rsidR="00A8521B" w:rsidRPr="00E77497" w:rsidDel="00C730F4">
            <w:rPr>
              <w:rFonts w:ascii="Arial" w:hAnsi="Arial"/>
              <w:b/>
              <w:i w:val="0"/>
            </w:rPr>
            <w:delText xml:space="preserve">:  </w:delText>
          </w:r>
          <w:r w:rsidR="00A8521B" w:rsidRPr="00E77497" w:rsidDel="00C730F4">
            <w:rPr>
              <w:rFonts w:ascii="Courier New" w:hAnsi="Courier New"/>
              <w:b/>
              <w:i w:val="0"/>
            </w:rPr>
            <w:delText>{</w:delText>
          </w:r>
          <w:r w:rsidR="00A8521B" w:rsidDel="00C730F4">
            <w:rPr>
              <w:rFonts w:ascii="Courier New" w:hAnsi="Courier New"/>
              <w:b/>
              <w:i w:val="0"/>
            </w:rPr>
            <w:delText xml:space="preserve"> </w:delText>
          </w:r>
          <w:r w:rsidR="00A8521B" w:rsidDel="00C730F4">
            <w:delText>FunctionBody</w:delText>
          </w:r>
          <w:r w:rsidR="00A8521B" w:rsidRPr="00E77497" w:rsidDel="00C730F4">
            <w:delText xml:space="preserve"> </w:delText>
          </w:r>
          <w:r w:rsidR="00A8521B" w:rsidRPr="00E77497" w:rsidDel="00C730F4">
            <w:rPr>
              <w:rFonts w:ascii="Courier New" w:hAnsi="Courier New"/>
              <w:b/>
              <w:i w:val="0"/>
            </w:rPr>
            <w:delText>}</w:delText>
          </w:r>
        </w:del>
      </w:ins>
    </w:p>
    <w:p w14:paraId="25AADBE8" w14:textId="77777777" w:rsidR="00A8521B" w:rsidRPr="00E77497" w:rsidDel="00C730F4" w:rsidRDefault="00A8521B" w:rsidP="00A8521B">
      <w:pPr>
        <w:pStyle w:val="Alg4"/>
        <w:numPr>
          <w:ilvl w:val="0"/>
          <w:numId w:val="743"/>
        </w:numPr>
        <w:spacing w:after="220"/>
        <w:contextualSpacing/>
        <w:rPr>
          <w:ins w:id="25799" w:author="Rev 7 Allen Wirfs-Brock" w:date="2012-04-26T10:26:00Z"/>
          <w:del w:id="25800" w:author="Rev 8 Allen Wirfs-Brock" w:date="2012-06-01T09:17:00Z"/>
        </w:rPr>
      </w:pPr>
      <w:ins w:id="25801" w:author="Rev 7 Allen Wirfs-Brock" w:date="2012-04-26T10:26:00Z">
        <w:del w:id="25802" w:author="Rev 8 Allen Wirfs-Brock" w:date="2012-06-01T09:17:00Z">
          <w:r w:rsidRPr="00E77497" w:rsidDel="00C730F4">
            <w:delText xml:space="preserve">Return the </w:delText>
          </w:r>
        </w:del>
      </w:ins>
      <w:ins w:id="25803" w:author="Rev 7 Allen Wirfs-Brock" w:date="2012-04-26T10:31:00Z">
        <w:del w:id="25804" w:author="Rev 8 Allen Wirfs-Brock" w:date="2012-06-01T09:17:00Z">
          <w:r w:rsidR="007413A3" w:rsidDel="00C730F4">
            <w:delText>result of evaluating</w:delText>
          </w:r>
        </w:del>
      </w:ins>
      <w:ins w:id="25805" w:author="Rev 7 Allen Wirfs-Brock" w:date="2012-04-26T10:26:00Z">
        <w:del w:id="25806" w:author="Rev 8 Allen Wirfs-Brock" w:date="2012-06-01T09:17:00Z">
          <w:r w:rsidRPr="00E77497" w:rsidDel="00C730F4">
            <w:delText xml:space="preserve"> </w:delText>
          </w:r>
          <w:r w:rsidDel="00C730F4">
            <w:rPr>
              <w:i/>
            </w:rPr>
            <w:delText>FunctionBody</w:delText>
          </w:r>
          <w:r w:rsidRPr="00E77497" w:rsidDel="00C730F4">
            <w:delText>.</w:delText>
          </w:r>
        </w:del>
      </w:ins>
    </w:p>
    <w:p w14:paraId="26C31D76" w14:textId="77777777" w:rsidR="00572B17" w:rsidRPr="00E77497" w:rsidRDefault="00572B17" w:rsidP="00572B17">
      <w:pPr>
        <w:pStyle w:val="20"/>
        <w:numPr>
          <w:ilvl w:val="0"/>
          <w:numId w:val="0"/>
        </w:numPr>
        <w:rPr>
          <w:ins w:id="25807" w:author="Rev 7 Allen Wirfs-Brock" w:date="2012-04-26T10:50:00Z"/>
        </w:rPr>
      </w:pPr>
      <w:bookmarkStart w:id="25808" w:name="_Toc336509581"/>
      <w:ins w:id="25809" w:author="Rev 7 Allen Wirfs-Brock" w:date="2012-04-26T10:50:00Z">
        <w:r>
          <w:t>13.3</w:t>
        </w:r>
        <w:r>
          <w:tab/>
        </w:r>
      </w:ins>
      <w:ins w:id="25810" w:author="Rev 7 Allen Wirfs-Brock" w:date="2012-04-26T10:52:00Z">
        <w:r>
          <w:t>Method</w:t>
        </w:r>
      </w:ins>
      <w:ins w:id="25811" w:author="Rev 7 Allen Wirfs-Brock" w:date="2012-04-26T10:50:00Z">
        <w:r w:rsidRPr="00E77497">
          <w:t xml:space="preserve"> Definition</w:t>
        </w:r>
        <w:r>
          <w:t>s</w:t>
        </w:r>
        <w:bookmarkEnd w:id="25808"/>
      </w:ins>
    </w:p>
    <w:p w14:paraId="264E0AF7" w14:textId="77777777" w:rsidR="00572B17" w:rsidRPr="00E77497" w:rsidRDefault="00572B17" w:rsidP="00572B17">
      <w:pPr>
        <w:pStyle w:val="Syntax"/>
        <w:rPr>
          <w:ins w:id="25812" w:author="Rev 7 Allen Wirfs-Brock" w:date="2012-04-26T10:50:00Z"/>
        </w:rPr>
      </w:pPr>
      <w:ins w:id="25813" w:author="Rev 7 Allen Wirfs-Brock" w:date="2012-04-26T10:50:00Z">
        <w:r w:rsidRPr="00E77497">
          <w:t>Syntax</w:t>
        </w:r>
      </w:ins>
    </w:p>
    <w:p w14:paraId="1B076A11" w14:textId="77777777" w:rsidR="00572B17" w:rsidRPr="00E77497" w:rsidRDefault="00572B17" w:rsidP="00572B17">
      <w:pPr>
        <w:pStyle w:val="SyntaxRule"/>
        <w:rPr>
          <w:ins w:id="25814" w:author="Rev 7 Allen Wirfs-Brock" w:date="2012-04-26T10:52:00Z"/>
          <w:b/>
        </w:rPr>
      </w:pPr>
      <w:ins w:id="25815" w:author="Rev 7 Allen Wirfs-Brock" w:date="2012-04-26T10:52:00Z">
        <w:r>
          <w:t>MethodDefinition</w:t>
        </w:r>
        <w:r w:rsidRPr="00E77497">
          <w:rPr>
            <w:rFonts w:ascii="Arial" w:hAnsi="Arial" w:cs="Arial"/>
            <w:b/>
          </w:rPr>
          <w:t xml:space="preserve"> </w:t>
        </w:r>
        <w:r w:rsidRPr="00E77497">
          <w:rPr>
            <w:rFonts w:ascii="Arial" w:hAnsi="Arial" w:cs="Arial"/>
            <w:b/>
            <w:i w:val="0"/>
          </w:rPr>
          <w:t>:</w:t>
        </w:r>
      </w:ins>
    </w:p>
    <w:p w14:paraId="067CDAD5" w14:textId="77777777" w:rsidR="00572B17" w:rsidRPr="00E77497" w:rsidRDefault="00572B17" w:rsidP="00572B17">
      <w:pPr>
        <w:pStyle w:val="SyntaxDefinition"/>
      </w:pPr>
      <w:ins w:id="25816" w:author="Rev 7 Allen Wirfs-Brock" w:date="2012-04-26T10:52:00Z">
        <w:r w:rsidRPr="00E77497">
          <w:t>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FormalParameterList </w:t>
        </w:r>
        <w:r w:rsidRPr="00E77497">
          <w:rPr>
            <w:rFonts w:ascii="Courier New" w:hAnsi="Courier New"/>
            <w:b/>
            <w:i w:val="0"/>
          </w:rPr>
          <w:t>)</w:t>
        </w:r>
        <w:r w:rsidRPr="00E77497">
          <w:t xml:space="preserve"> </w:t>
        </w:r>
      </w:ins>
      <w:ins w:id="25817" w:author="Rev 7 Allen Wirfs-Brock" w:date="2012-04-26T11:30:00Z">
        <w:del w:id="25818" w:author="Rev 8 Allen Wirfs-Brock" w:date="2012-05-10T17:36:00Z">
          <w:r w:rsidR="00F5321D" w:rsidRPr="001F444B" w:rsidDel="007110FE">
            <w:delText>Consise</w:delText>
          </w:r>
          <w:r w:rsidR="00F5321D" w:rsidRPr="0097041B" w:rsidDel="007110FE">
            <w:rPr>
              <w:i w:val="0"/>
            </w:rPr>
            <w:delText>Body</w:delText>
          </w:r>
        </w:del>
      </w:ins>
      <w:ins w:id="25819" w:author="Rev 8 Allen Wirfs-Brock" w:date="2012-05-24T18:45:00Z">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ins>
      <w:ins w:id="25820" w:author="Rev 7 Allen Wirfs-Brock" w:date="2012-04-26T11:30:00Z">
        <w:r w:rsidR="00F5321D" w:rsidRPr="00E77497">
          <w:rPr>
            <w:rFonts w:ascii="Courier New" w:hAnsi="Courier New"/>
            <w:b/>
            <w:i w:val="0"/>
          </w:rPr>
          <w:t xml:space="preserve"> </w:t>
        </w:r>
      </w:ins>
      <w:ins w:id="25821" w:author="Rev 7 Allen Wirfs-Brock" w:date="2012-04-26T10:52:00Z">
        <w:r w:rsidRPr="00F75C52">
          <w:t xml:space="preserve"> </w:t>
        </w:r>
        <w:r w:rsidRPr="00E77497">
          <w:br/>
        </w:r>
        <w:r>
          <w:rPr>
            <w:rFonts w:ascii="Courier New" w:hAnsi="Courier New"/>
            <w:b/>
            <w:i w:val="0"/>
          </w:rPr>
          <w:t>*</w:t>
        </w:r>
        <w:r w:rsidRPr="00E77497">
          <w:t xml:space="preserve"> 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FormalParameterList </w:t>
        </w:r>
        <w:r w:rsidRPr="00E77497">
          <w:rPr>
            <w:rFonts w:ascii="Courier New" w:hAnsi="Courier New"/>
            <w:b/>
            <w:i w:val="0"/>
          </w:rPr>
          <w:t>)</w:t>
        </w:r>
        <w:r w:rsidRPr="00E77497">
          <w:t xml:space="preserve"> </w:t>
        </w:r>
      </w:ins>
      <w:ins w:id="25822" w:author="Rev 7 Allen Wirfs-Brock" w:date="2012-04-26T11:30:00Z">
        <w:del w:id="25823" w:author="Rev 8 Allen Wirfs-Brock" w:date="2012-05-10T17:36:00Z">
          <w:r w:rsidR="00F5321D" w:rsidRPr="001F444B" w:rsidDel="007110FE">
            <w:delText>Consise</w:delText>
          </w:r>
          <w:r w:rsidR="00F5321D" w:rsidRPr="0097041B" w:rsidDel="007110FE">
            <w:rPr>
              <w:i w:val="0"/>
            </w:rPr>
            <w:delText>Body</w:delText>
          </w:r>
        </w:del>
      </w:ins>
      <w:ins w:id="25824" w:author="Rev 8 Allen Wirfs-Brock" w:date="2012-05-24T18:45:00Z">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ins>
      <w:ins w:id="25825" w:author="Rev 7 Allen Wirfs-Brock" w:date="2012-04-26T11:30:00Z">
        <w:r w:rsidR="00F5321D" w:rsidRPr="00E77497">
          <w:rPr>
            <w:rFonts w:ascii="Courier New" w:hAnsi="Courier New"/>
            <w:b/>
            <w:i w:val="0"/>
          </w:rPr>
          <w:t xml:space="preserve"> </w:t>
        </w:r>
      </w:ins>
      <w:ins w:id="25826" w:author="Rev 7 Allen Wirfs-Brock" w:date="2012-04-26T10:52:00Z">
        <w:r w:rsidRPr="00E77497">
          <w:br/>
        </w:r>
      </w:ins>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del w:id="25827" w:author="Rev 7 Allen Wirfs-Brock" w:date="2012-04-26T11:31:00Z">
        <w:r w:rsidRPr="00E77497" w:rsidDel="00C318A3">
          <w:rPr>
            <w:rFonts w:ascii="Courier New" w:hAnsi="Courier New" w:cs="Courier New"/>
            <w:b/>
            <w:i w:val="0"/>
          </w:rPr>
          <w:delText>{</w:delText>
        </w:r>
        <w:r w:rsidRPr="00E77497" w:rsidDel="00C318A3">
          <w:rPr>
            <w:rFonts w:ascii="Courier New" w:hAnsi="Courier New" w:cs="Courier New"/>
            <w:i w:val="0"/>
          </w:rPr>
          <w:delText xml:space="preserve"> </w:delText>
        </w:r>
      </w:del>
      <w:ins w:id="25828" w:author="Rev 7 Allen Wirfs-Brock" w:date="2012-04-26T11:31:00Z">
        <w:del w:id="25829" w:author="Rev 8 Allen Wirfs-Brock" w:date="2012-05-10T17:36:00Z">
          <w:r w:rsidR="00C318A3" w:rsidRPr="001F444B" w:rsidDel="007110FE">
            <w:delText>Consise</w:delText>
          </w:r>
          <w:r w:rsidR="00C318A3" w:rsidRPr="0097041B" w:rsidDel="007110FE">
            <w:rPr>
              <w:i w:val="0"/>
            </w:rPr>
            <w:delText>Body</w:delText>
          </w:r>
        </w:del>
      </w:ins>
      <w:ins w:id="25830" w:author="Rev 8 Allen Wirfs-Brock" w:date="2012-05-24T18:46:00Z">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ins>
      <w:ins w:id="25831" w:author="Rev 7 Allen Wirfs-Brock" w:date="2012-04-26T11:31:00Z">
        <w:r w:rsidR="00C318A3" w:rsidRPr="00E77497" w:rsidDel="00C318A3">
          <w:t xml:space="preserve"> </w:t>
        </w:r>
      </w:ins>
      <w:del w:id="25832" w:author="Rev 7 Allen Wirfs-Brock" w:date="2012-04-26T11:31:00Z">
        <w:r w:rsidRPr="00E77497" w:rsidDel="00C318A3">
          <w:delText>FunctionBody</w:delText>
        </w:r>
        <w:r w:rsidRPr="00E77497" w:rsidDel="00C318A3">
          <w:rPr>
            <w:rFonts w:ascii="Courier New" w:hAnsi="Courier New" w:cs="Courier New"/>
            <w:i w:val="0"/>
          </w:rPr>
          <w:delText xml:space="preserve"> </w:delText>
        </w:r>
        <w:r w:rsidRPr="00E77497" w:rsidDel="00C318A3">
          <w:rPr>
            <w:rFonts w:ascii="Courier New" w:hAnsi="Courier New" w:cs="Courier New"/>
            <w:b/>
            <w:i w:val="0"/>
          </w:rPr>
          <w:delText>}</w:delText>
        </w:r>
      </w:del>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del w:id="25833" w:author="Rev 8 Allen Wirfs-Brock" w:date="2012-05-24T18:46:00Z">
        <w:r w:rsidRPr="00E77497" w:rsidDel="00D969B2">
          <w:rPr>
            <w:rFonts w:ascii="Courier New" w:hAnsi="Courier New" w:cs="Courier New"/>
            <w:b/>
            <w:i w:val="0"/>
          </w:rPr>
          <w:delText xml:space="preserve"> </w:delText>
        </w:r>
      </w:del>
      <w:del w:id="25834" w:author="Rev 7 Allen Wirfs-Brock" w:date="2012-04-26T11:31:00Z">
        <w:r w:rsidRPr="00E77497" w:rsidDel="00C318A3">
          <w:rPr>
            <w:rFonts w:ascii="Courier New" w:hAnsi="Courier New" w:cs="Courier New"/>
            <w:b/>
            <w:i w:val="0"/>
          </w:rPr>
          <w:delText xml:space="preserve">{ </w:delText>
        </w:r>
      </w:del>
      <w:ins w:id="25835" w:author="Rev 7 Allen Wirfs-Brock" w:date="2012-04-26T11:31:00Z">
        <w:del w:id="25836" w:author="Rev 8 Allen Wirfs-Brock" w:date="2012-05-10T17:36:00Z">
          <w:r w:rsidR="00C318A3" w:rsidRPr="001F444B" w:rsidDel="007110FE">
            <w:delText>Consise</w:delText>
          </w:r>
          <w:r w:rsidR="00C318A3" w:rsidRPr="0097041B" w:rsidDel="007110FE">
            <w:rPr>
              <w:i w:val="0"/>
            </w:rPr>
            <w:delText>Body</w:delText>
          </w:r>
        </w:del>
      </w:ins>
      <w:ins w:id="25837" w:author="Rev 8 Allen Wirfs-Brock" w:date="2012-05-24T18:46:00Z">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ins>
      <w:ins w:id="25838" w:author="Rev 7 Allen Wirfs-Brock" w:date="2012-04-26T11:31:00Z">
        <w:r w:rsidR="00C318A3" w:rsidRPr="00E77497" w:rsidDel="00C318A3">
          <w:t xml:space="preserve"> </w:t>
        </w:r>
      </w:ins>
      <w:del w:id="25839" w:author="Rev 7 Allen Wirfs-Brock" w:date="2012-04-26T11:31:00Z">
        <w:r w:rsidRPr="00E77497" w:rsidDel="00C318A3">
          <w:delText>FunctionBody</w:delText>
        </w:r>
        <w:r w:rsidRPr="00E77497" w:rsidDel="00C318A3">
          <w:rPr>
            <w:rFonts w:ascii="Courier New" w:hAnsi="Courier New" w:cs="Courier New"/>
            <w:i w:val="0"/>
          </w:rPr>
          <w:delText xml:space="preserve"> </w:delText>
        </w:r>
        <w:r w:rsidRPr="00E77497" w:rsidDel="00C318A3">
          <w:rPr>
            <w:rFonts w:ascii="Courier New" w:hAnsi="Courier New" w:cs="Courier New"/>
            <w:b/>
            <w:i w:val="0"/>
          </w:rPr>
          <w:delText>}</w:delText>
        </w:r>
      </w:del>
    </w:p>
    <w:p w14:paraId="7EE3C9E2" w14:textId="77777777" w:rsidR="00572B17" w:rsidRPr="00E77497" w:rsidRDefault="00572B17" w:rsidP="00572B17">
      <w:pPr>
        <w:pStyle w:val="SyntaxRule"/>
        <w:rPr>
          <w:b/>
        </w:rPr>
      </w:pPr>
      <w:r w:rsidRPr="00E77497">
        <w:t>PropertySetParameterList</w:t>
      </w:r>
      <w:r w:rsidRPr="00E77497">
        <w:rPr>
          <w:rFonts w:ascii="Arial" w:hAnsi="Arial" w:cs="Arial"/>
          <w:b/>
        </w:rPr>
        <w:t xml:space="preserve"> </w:t>
      </w:r>
      <w:r w:rsidRPr="00E77497">
        <w:rPr>
          <w:rFonts w:ascii="Arial" w:hAnsi="Arial" w:cs="Arial"/>
          <w:b/>
          <w:i w:val="0"/>
        </w:rPr>
        <w:t>:</w:t>
      </w:r>
    </w:p>
    <w:p w14:paraId="03C4DF43" w14:textId="77777777" w:rsidR="00572B17" w:rsidRPr="00E77497" w:rsidRDefault="00572B17" w:rsidP="00572B17">
      <w:pPr>
        <w:pStyle w:val="SyntaxDefinition"/>
        <w:rPr>
          <w:ins w:id="25840" w:author="Rev 7 Allen Wirfs-Brock" w:date="2012-04-26T10:52:00Z"/>
        </w:rPr>
      </w:pPr>
      <w:ins w:id="25841" w:author="Rev 7 Allen Wirfs-Brock" w:date="2012-04-26T10:52:00Z">
        <w:r w:rsidRPr="00E77497">
          <w:t xml:space="preserve">BindingIdentifier </w:t>
        </w:r>
        <w:r w:rsidRPr="00E77497">
          <w:br/>
          <w:t xml:space="preserve">BindingPattern </w:t>
        </w:r>
      </w:ins>
    </w:p>
    <w:p w14:paraId="32B5C011" w14:textId="77777777" w:rsidR="00BF5CDF" w:rsidRPr="00E77497" w:rsidRDefault="00BF5CDF" w:rsidP="00BF5CDF">
      <w:pPr>
        <w:pStyle w:val="40"/>
        <w:numPr>
          <w:ilvl w:val="0"/>
          <w:numId w:val="0"/>
        </w:numPr>
        <w:rPr>
          <w:ins w:id="25842" w:author="Rev 7 Allen Wirfs-Brock" w:date="2012-04-26T11:01:00Z"/>
        </w:rPr>
      </w:pPr>
      <w:ins w:id="25843" w:author="Rev 7 Allen Wirfs-Brock" w:date="2012-04-26T11:01:00Z">
        <w:r w:rsidRPr="00E77497">
          <w:t>Static Semantics</w:t>
        </w:r>
      </w:ins>
    </w:p>
    <w:p w14:paraId="019624E5" w14:textId="77777777" w:rsidR="00BF5CDF" w:rsidRPr="00E77497" w:rsidRDefault="00BF5CDF" w:rsidP="00BF5CDF">
      <w:pPr>
        <w:rPr>
          <w:ins w:id="25844" w:author="Rev 7 Allen Wirfs-Brock" w:date="2012-04-26T11:01:00Z"/>
          <w:rFonts w:ascii="Helvetica" w:hAnsi="Helvetica"/>
          <w:b/>
        </w:rPr>
      </w:pPr>
      <w:ins w:id="25845" w:author="Rev 7 Allen Wirfs-Brock" w:date="2012-04-26T11:01:00Z">
        <w:r w:rsidRPr="00E77497">
          <w:rPr>
            <w:rFonts w:ascii="Helvetica" w:hAnsi="Helvetica"/>
            <w:b/>
          </w:rPr>
          <w:t>Early Errors</w:t>
        </w:r>
      </w:ins>
    </w:p>
    <w:p w14:paraId="78121B10" w14:textId="77777777" w:rsidR="00BF5CDF" w:rsidRDefault="00BF5CDF" w:rsidP="00BF5CDF">
      <w:pPr>
        <w:spacing w:after="0"/>
        <w:rPr>
          <w:ins w:id="25846" w:author="Rev 7 Allen Wirfs-Brock" w:date="2012-04-26T11:01:00Z"/>
          <w:rFonts w:ascii="Courier New" w:hAnsi="Courier New" w:cs="Courier New"/>
          <w:b/>
          <w:iCs/>
        </w:rPr>
      </w:pPr>
      <w:ins w:id="25847" w:author="Rev 7 Allen Wirfs-Brock" w:date="2012-04-26T11:01:00Z">
        <w:r>
          <w:rPr>
            <w:rStyle w:val="bnf"/>
          </w:rPr>
          <w:t>MethodDefinition</w:t>
        </w:r>
        <w:r w:rsidRPr="006B6D0A">
          <w:t xml:space="preserve"> </w:t>
        </w:r>
        <w:r w:rsidRPr="006B6D0A">
          <w:rPr>
            <w:b/>
          </w:rPr>
          <w:t>:</w:t>
        </w:r>
        <w:r w:rsidRPr="00E65A34">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Pr>
            <w:rStyle w:val="bnf"/>
          </w:rPr>
          <w:t>FormalParameterList</w:t>
        </w:r>
        <w:r w:rsidRPr="00120381">
          <w:rPr>
            <w:rFonts w:ascii="Courier New" w:hAnsi="Courier New" w:cs="Courier New"/>
            <w:b/>
            <w:iCs/>
          </w:rPr>
          <w:t xml:space="preserve"> )</w:t>
        </w:r>
        <w:r w:rsidRPr="004D1BD1">
          <w:rPr>
            <w:rFonts w:ascii="Courier New" w:hAnsi="Courier New" w:cs="Courier New"/>
            <w:iCs/>
          </w:rPr>
          <w:t xml:space="preserve"> </w:t>
        </w:r>
      </w:ins>
      <w:ins w:id="25848" w:author="Rev 7 Allen Wirfs-Brock" w:date="2012-04-26T11:31:00Z">
        <w:del w:id="25849" w:author="Rev 8 Allen Wirfs-Brock" w:date="2012-05-10T17:36: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ins>
      <w:ins w:id="25850" w:author="Rev 8 Allen Wirfs-Brock" w:date="2012-05-24T18:46:00Z">
        <w:r w:rsidR="00D969B2" w:rsidRPr="00D969B2">
          <w:t xml:space="preserve"> </w:t>
        </w:r>
        <w:r w:rsidR="00D969B2" w:rsidRPr="00140F69">
          <w:rPr>
            <w:rFonts w:ascii="Courier New" w:eastAsia="Times New Roman" w:hAnsi="Courier New"/>
            <w:b/>
            <w:lang w:eastAsia="en-US"/>
          </w:rPr>
          <w:t>{</w:t>
        </w:r>
        <w:r w:rsidR="00D969B2" w:rsidRPr="00D969B2">
          <w:rPr>
            <w:rFonts w:ascii="Times New Roman" w:hAnsi="Times New Roman"/>
            <w:i/>
          </w:rPr>
          <w:t xml:space="preserve"> FunctionBody </w:t>
        </w:r>
        <w:r w:rsidR="00D969B2" w:rsidRPr="00140F69">
          <w:rPr>
            <w:rFonts w:ascii="Courier New" w:eastAsia="Times New Roman" w:hAnsi="Courier New"/>
            <w:b/>
            <w:lang w:eastAsia="en-US"/>
          </w:rPr>
          <w:t>}</w:t>
        </w:r>
      </w:ins>
      <w:ins w:id="25851" w:author="Rev 7 Allen Wirfs-Brock" w:date="2012-04-26T11:31:00Z">
        <w:r w:rsidR="00C318A3" w:rsidRPr="008B7F6F">
          <w:rPr>
            <w:rFonts w:ascii="Courier New" w:hAnsi="Courier New" w:cs="Courier New"/>
            <w:b/>
            <w:iCs/>
          </w:rPr>
          <w:t xml:space="preserve"> </w:t>
        </w:r>
      </w:ins>
    </w:p>
    <w:p w14:paraId="69A525A7" w14:textId="77777777" w:rsidR="00BF5CDF" w:rsidRPr="00250FC6" w:rsidRDefault="00BF5CDF" w:rsidP="00BF5CDF">
      <w:pPr>
        <w:spacing w:before="60" w:after="60"/>
        <w:rPr>
          <w:ins w:id="25852" w:author="Rev 7 Allen Wirfs-Brock" w:date="2012-04-26T11:01:00Z"/>
          <w:rFonts w:cs="Arial"/>
          <w:iCs/>
        </w:rPr>
      </w:pPr>
      <w:ins w:id="25853" w:author="Rev 7 Allen Wirfs-Brock" w:date="2012-04-26T11:01:00Z">
        <w:r>
          <w:rPr>
            <w:rFonts w:cs="Arial"/>
            <w:iCs/>
          </w:rPr>
          <w:t>a</w:t>
        </w:r>
        <w:r w:rsidRPr="00250FC6">
          <w:rPr>
            <w:rFonts w:cs="Arial"/>
            <w:iCs/>
          </w:rPr>
          <w:t>nd</w:t>
        </w:r>
      </w:ins>
    </w:p>
    <w:p w14:paraId="7FA2722C" w14:textId="77777777" w:rsidR="00BF5CDF" w:rsidRDefault="00BF5CDF" w:rsidP="00BF5CDF">
      <w:pPr>
        <w:rPr>
          <w:ins w:id="25854" w:author="Rev 7 Allen Wirfs-Brock" w:date="2012-04-26T11:01:00Z"/>
          <w:rFonts w:ascii="Courier New" w:hAnsi="Courier New" w:cs="Courier New"/>
          <w:b/>
          <w:iCs/>
        </w:rPr>
      </w:pPr>
      <w:ins w:id="25855" w:author="Rev 7 Allen Wirfs-Brock" w:date="2012-04-26T11:01:00Z">
        <w:r>
          <w:rPr>
            <w:rStyle w:val="bnf"/>
          </w:rPr>
          <w:t>MethodDefinition</w:t>
        </w:r>
        <w:r w:rsidRPr="006B6D0A">
          <w:t xml:space="preserve"> </w:t>
        </w:r>
        <w:r w:rsidRPr="006B6D0A">
          <w:rPr>
            <w:b/>
          </w:rPr>
          <w:t>:</w:t>
        </w:r>
        <w:r w:rsidRPr="00E65A34">
          <w:t xml:space="preserve"> </w:t>
        </w:r>
        <w:r>
          <w:rPr>
            <w:rFonts w:ascii="Courier New" w:hAnsi="Courier New" w:cs="Courier New"/>
            <w:b/>
            <w:iCs/>
          </w:rPr>
          <w:t>*</w:t>
        </w:r>
        <w:r w:rsidRPr="004D1BD1">
          <w:rPr>
            <w:rFonts w:ascii="Courier New" w:hAnsi="Courier New" w:cs="Courier New"/>
            <w:iCs/>
          </w:rPr>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Pr>
            <w:rStyle w:val="bnf"/>
          </w:rPr>
          <w:t>FormalParameterList</w:t>
        </w:r>
        <w:r w:rsidRPr="00120381">
          <w:rPr>
            <w:rFonts w:ascii="Courier New" w:hAnsi="Courier New" w:cs="Courier New"/>
            <w:b/>
            <w:iCs/>
          </w:rPr>
          <w:t xml:space="preserve"> )</w:t>
        </w:r>
        <w:r w:rsidRPr="004D1BD1">
          <w:rPr>
            <w:rFonts w:ascii="Courier New" w:hAnsi="Courier New" w:cs="Courier New"/>
            <w:iCs/>
          </w:rPr>
          <w:t xml:space="preserve"> </w:t>
        </w:r>
      </w:ins>
      <w:ins w:id="25856" w:author="Rev 7 Allen Wirfs-Brock" w:date="2012-04-26T11:31:00Z">
        <w:del w:id="25857" w:author="Rev 8 Allen Wirfs-Brock" w:date="2012-05-10T17:36:00Z">
          <w:r w:rsidR="00C318A3" w:rsidRPr="00140F69" w:rsidDel="007110FE">
            <w:rPr>
              <w:rFonts w:ascii="Courier New" w:hAnsi="Courier New" w:cs="Courier New"/>
              <w:b/>
              <w:i/>
            </w:rPr>
            <w:delText>ConsiseBody</w:delText>
          </w:r>
        </w:del>
      </w:ins>
      <w:ins w:id="25858" w:author="Rev 8 Allen Wirfs-Brock" w:date="2012-05-24T18:47:00Z">
        <w:r w:rsidR="00D969B2" w:rsidRPr="00D969B2">
          <w:rPr>
            <w:rFonts w:ascii="Courier New" w:eastAsia="Times New Roman" w:hAnsi="Courier New" w:cs="Courier New"/>
            <w:b/>
            <w:lang w:eastAsia="en-US"/>
          </w:rPr>
          <w:t>{</w:t>
        </w:r>
        <w:r w:rsidR="00D969B2" w:rsidRPr="00D969B2">
          <w:rPr>
            <w:rFonts w:ascii="Times New Roman" w:hAnsi="Times New Roman"/>
            <w:i/>
          </w:rPr>
          <w:t xml:space="preserve"> FunctionBody </w:t>
        </w:r>
        <w:r w:rsidR="00D969B2" w:rsidRPr="00D56329">
          <w:rPr>
            <w:rFonts w:ascii="Courier New" w:eastAsia="Times New Roman" w:hAnsi="Courier New"/>
            <w:b/>
            <w:lang w:eastAsia="en-US"/>
          </w:rPr>
          <w:t>}</w:t>
        </w:r>
      </w:ins>
      <w:ins w:id="25859" w:author="Rev 7 Allen Wirfs-Brock" w:date="2012-04-26T11:31:00Z">
        <w:del w:id="25860" w:author="Rev 8 Allen Wirfs-Brock" w:date="2012-05-24T18:47:00Z">
          <w:r w:rsidR="00C318A3" w:rsidRPr="008B7F6F" w:rsidDel="00D969B2">
            <w:rPr>
              <w:rFonts w:ascii="Courier New" w:hAnsi="Courier New" w:cs="Courier New"/>
              <w:b/>
              <w:iCs/>
            </w:rPr>
            <w:delText xml:space="preserve"> </w:delText>
          </w:r>
        </w:del>
      </w:ins>
    </w:p>
    <w:p w14:paraId="16030184" w14:textId="77777777" w:rsidR="00BF5CDF" w:rsidRPr="003B4312" w:rsidRDefault="00BF5CDF" w:rsidP="00BF5CDF">
      <w:pPr>
        <w:numPr>
          <w:ilvl w:val="0"/>
          <w:numId w:val="737"/>
        </w:numPr>
        <w:spacing w:after="220"/>
        <w:contextualSpacing/>
        <w:rPr>
          <w:ins w:id="25861" w:author="Rev 7 Allen Wirfs-Brock" w:date="2012-04-26T11:01:00Z"/>
        </w:rPr>
      </w:pPr>
      <w:ins w:id="25862" w:author="Rev 7 Allen Wirfs-Brock" w:date="2012-04-26T11:01:00Z">
        <w:r w:rsidRPr="00E77497">
          <w:t xml:space="preserve">It is a Syntax Error if any element of the LexicallyDeclaredNames of </w:t>
        </w:r>
        <w:r w:rsidRPr="00E77497">
          <w:rPr>
            <w:rFonts w:ascii="Times New Roman" w:hAnsi="Times New Roman"/>
            <w:i/>
          </w:rPr>
          <w:t>FormalParameterList</w:t>
        </w:r>
        <w:r w:rsidRPr="00E77497">
          <w:t xml:space="preserve"> </w:t>
        </w:r>
        <w:r w:rsidRPr="004D1BD1">
          <w:t xml:space="preserve">also occurs in the VarDeclaredNames of </w:t>
        </w:r>
      </w:ins>
      <w:ins w:id="25863" w:author="Rev 7 Allen Wirfs-Brock" w:date="2012-04-26T11:32:00Z">
        <w:del w:id="25864" w:author="Rev 8 Allen Wirfs-Brock" w:date="2012-05-24T18:48:00Z">
          <w:r w:rsidR="00C318A3" w:rsidDel="00D969B2">
            <w:rPr>
              <w:rFonts w:ascii="Times New Roman" w:hAnsi="Times New Roman"/>
              <w:i/>
            </w:rPr>
            <w:delText>Concise</w:delText>
          </w:r>
        </w:del>
      </w:ins>
      <w:ins w:id="25865" w:author="Rev 8 Allen Wirfs-Brock" w:date="2012-05-24T18:48:00Z">
        <w:r w:rsidR="00D969B2">
          <w:rPr>
            <w:rFonts w:ascii="Times New Roman" w:hAnsi="Times New Roman"/>
            <w:i/>
          </w:rPr>
          <w:t>Function</w:t>
        </w:r>
      </w:ins>
      <w:ins w:id="25866" w:author="Rev 7 Allen Wirfs-Brock" w:date="2012-04-26T11:32:00Z">
        <w:r w:rsidR="00C318A3" w:rsidRPr="00B820AB">
          <w:rPr>
            <w:rFonts w:ascii="Times New Roman" w:hAnsi="Times New Roman"/>
            <w:i/>
          </w:rPr>
          <w:t>Body</w:t>
        </w:r>
      </w:ins>
      <w:ins w:id="25867" w:author="Rev 7 Allen Wirfs-Brock" w:date="2012-04-26T11:01:00Z">
        <w:r w:rsidRPr="003B4312">
          <w:t>.</w:t>
        </w:r>
      </w:ins>
    </w:p>
    <w:p w14:paraId="0C5DDE6D" w14:textId="77777777" w:rsidR="00BF5CDF" w:rsidRPr="003B4312" w:rsidRDefault="00BF5CDF" w:rsidP="00BF5CDF">
      <w:pPr>
        <w:numPr>
          <w:ilvl w:val="0"/>
          <w:numId w:val="737"/>
        </w:numPr>
        <w:spacing w:after="220"/>
        <w:rPr>
          <w:ins w:id="25868" w:author="Rev 7 Allen Wirfs-Brock" w:date="2012-04-26T11:01:00Z"/>
        </w:rPr>
      </w:pPr>
      <w:ins w:id="25869" w:author="Rev 7 Allen Wirfs-Brock" w:date="2012-04-26T11:01:00Z">
        <w:r w:rsidRPr="003B4312">
          <w:t>It is a Syntax Error if any element of the BoundNames of</w:t>
        </w:r>
        <w:r w:rsidRPr="008B7F6F">
          <w:t xml:space="preserve"> </w:t>
        </w:r>
        <w:r w:rsidRPr="00E77497">
          <w:rPr>
            <w:rFonts w:ascii="Times New Roman" w:hAnsi="Times New Roman"/>
            <w:i/>
          </w:rPr>
          <w:t>FormalParameterList</w:t>
        </w:r>
        <w:r w:rsidRPr="00E77497">
          <w:t xml:space="preserve"> </w:t>
        </w:r>
        <w:r w:rsidRPr="004D1BD1">
          <w:t xml:space="preserve">also occurs in the LexicallyDeclaredNames of </w:t>
        </w:r>
      </w:ins>
      <w:ins w:id="25870" w:author="Rev 7 Allen Wirfs-Brock" w:date="2012-04-26T11:32:00Z">
        <w:del w:id="25871" w:author="Rev 8 Allen Wirfs-Brock" w:date="2012-05-24T18:48:00Z">
          <w:r w:rsidR="00C318A3" w:rsidDel="00D969B2">
            <w:rPr>
              <w:rFonts w:ascii="Times New Roman" w:hAnsi="Times New Roman"/>
              <w:i/>
            </w:rPr>
            <w:delText>Concise</w:delText>
          </w:r>
        </w:del>
      </w:ins>
      <w:ins w:id="25872" w:author="Rev 8 Allen Wirfs-Brock" w:date="2012-05-24T18:48:00Z">
        <w:r w:rsidR="00D969B2">
          <w:rPr>
            <w:rFonts w:ascii="Times New Roman" w:hAnsi="Times New Roman"/>
            <w:i/>
          </w:rPr>
          <w:t>Function</w:t>
        </w:r>
      </w:ins>
      <w:ins w:id="25873" w:author="Rev 7 Allen Wirfs-Brock" w:date="2012-04-26T11:32:00Z">
        <w:r w:rsidR="00C318A3" w:rsidRPr="00B820AB">
          <w:rPr>
            <w:rFonts w:ascii="Times New Roman" w:hAnsi="Times New Roman"/>
            <w:i/>
          </w:rPr>
          <w:t>Body</w:t>
        </w:r>
      </w:ins>
      <w:ins w:id="25874" w:author="Rev 7 Allen Wirfs-Brock" w:date="2012-04-26T11:01:00Z">
        <w:r w:rsidRPr="003B4312">
          <w:t>.</w:t>
        </w:r>
      </w:ins>
    </w:p>
    <w:p w14:paraId="082ABB4A" w14:textId="77777777" w:rsidR="00CE6269" w:rsidRPr="008B7F6F" w:rsidRDefault="00CE6269" w:rsidP="00CE6269">
      <w:pPr>
        <w:rPr>
          <w:ins w:id="25875" w:author="Rev 7 Allen Wirfs-Brock" w:date="2012-04-30T14:33:00Z"/>
        </w:rPr>
      </w:pPr>
      <w:ins w:id="25876" w:author="Rev 7 Allen Wirfs-Brock" w:date="2012-04-30T14:33:00Z">
        <w:r>
          <w:rPr>
            <w:rStyle w:val="bnf"/>
          </w:rPr>
          <w:t>MethodDefinition</w:t>
        </w:r>
        <w:r w:rsidRPr="006B6D0A">
          <w:t xml:space="preserve"> </w:t>
        </w:r>
        <w:r w:rsidRPr="006B6D0A">
          <w:rPr>
            <w:b/>
          </w:rPr>
          <w:t>:</w:t>
        </w:r>
        <w:r w:rsidRPr="00E65A34">
          <w:t xml:space="preserve"> </w:t>
        </w:r>
      </w:ins>
      <w:ins w:id="25877" w:author="Rev 7 Allen Wirfs-Brock" w:date="2012-04-30T14:34:00Z">
        <w:r w:rsidRPr="00B820AB">
          <w:rPr>
            <w:rStyle w:val="bnf"/>
          </w:rPr>
          <w:t>PropertyName</w:t>
        </w:r>
        <w:r w:rsidRPr="00B820AB">
          <w:rPr>
            <w:iCs/>
          </w:rPr>
          <w:t xml:space="preserve"> </w:t>
        </w:r>
        <w:r w:rsidRPr="00B820AB">
          <w:rPr>
            <w:rFonts w:ascii="Courier New" w:hAnsi="Courier New" w:cs="Courier New"/>
            <w:b/>
            <w:iCs/>
          </w:rPr>
          <w:t xml:space="preserve">( </w:t>
        </w:r>
        <w:r>
          <w:rPr>
            <w:rStyle w:val="bnf"/>
          </w:rPr>
          <w:t>FormalParameterList</w:t>
        </w:r>
        <w:r w:rsidRPr="00120381">
          <w:rPr>
            <w:rFonts w:ascii="Courier New" w:hAnsi="Courier New" w:cs="Courier New"/>
            <w:b/>
            <w:iCs/>
          </w:rPr>
          <w:t xml:space="preserve"> )</w:t>
        </w:r>
        <w:r w:rsidRPr="004D1BD1">
          <w:rPr>
            <w:rFonts w:ascii="Courier New" w:hAnsi="Courier New" w:cs="Courier New"/>
            <w:iCs/>
          </w:rPr>
          <w:t xml:space="preserve"> </w:t>
        </w:r>
      </w:ins>
      <w:ins w:id="25878" w:author="Rev 7 Allen Wirfs-Brock" w:date="2012-04-30T14:33:00Z">
        <w:del w:id="25879" w:author="Rev 8 Allen Wirfs-Brock" w:date="2012-05-10T17:36:00Z">
          <w:r w:rsidRPr="00140F69" w:rsidDel="007110FE">
            <w:rPr>
              <w:rFonts w:ascii="Courier New" w:hAnsi="Courier New" w:cs="Courier New"/>
              <w:b/>
              <w:i/>
            </w:rPr>
            <w:delText>ConsiseBody</w:delText>
          </w:r>
        </w:del>
      </w:ins>
      <w:ins w:id="25880" w:author="Rev 8 Allen Wirfs-Brock" w:date="2012-05-24T18:48:00Z">
        <w:r w:rsidR="00D969B2" w:rsidRPr="00D969B2">
          <w:rPr>
            <w:rFonts w:ascii="Courier New" w:eastAsia="Times New Roman" w:hAnsi="Courier New" w:cs="Courier New"/>
            <w:b/>
            <w:lang w:eastAsia="en-US"/>
          </w:rPr>
          <w:t>{</w:t>
        </w:r>
        <w:r w:rsidR="00D969B2" w:rsidRPr="00D969B2">
          <w:rPr>
            <w:rFonts w:ascii="Times New Roman" w:hAnsi="Times New Roman"/>
            <w:i/>
          </w:rPr>
          <w:t xml:space="preserve"> FunctionBody </w:t>
        </w:r>
        <w:r w:rsidR="00D969B2" w:rsidRPr="00D56329">
          <w:rPr>
            <w:rFonts w:ascii="Courier New" w:eastAsia="Times New Roman" w:hAnsi="Courier New"/>
            <w:b/>
            <w:lang w:eastAsia="en-US"/>
          </w:rPr>
          <w:t>}</w:t>
        </w:r>
      </w:ins>
      <w:ins w:id="25881" w:author="Rev 7 Allen Wirfs-Brock" w:date="2012-04-30T14:33:00Z">
        <w:del w:id="25882" w:author="Rev 8 Allen Wirfs-Brock" w:date="2012-05-24T18:48:00Z">
          <w:r w:rsidRPr="008B7F6F" w:rsidDel="00D969B2">
            <w:rPr>
              <w:rFonts w:ascii="Courier New" w:hAnsi="Courier New" w:cs="Courier New"/>
              <w:b/>
              <w:iCs/>
            </w:rPr>
            <w:delText xml:space="preserve"> </w:delText>
          </w:r>
        </w:del>
      </w:ins>
    </w:p>
    <w:p w14:paraId="6A5FC87E" w14:textId="77777777" w:rsidR="00CE6269" w:rsidRPr="00E77497" w:rsidRDefault="00CE6269" w:rsidP="00CE6269">
      <w:pPr>
        <w:numPr>
          <w:ilvl w:val="0"/>
          <w:numId w:val="403"/>
        </w:numPr>
        <w:spacing w:after="220"/>
        <w:rPr>
          <w:ins w:id="25883" w:author="Rev 7 Allen Wirfs-Brock" w:date="2012-04-30T14:33:00Z"/>
        </w:rPr>
      </w:pPr>
      <w:ins w:id="25884" w:author="Rev 7 Allen Wirfs-Brock" w:date="2012-04-30T14:33:00Z">
        <w:r>
          <w:t>It is a Syntax Error if</w:t>
        </w:r>
        <w:del w:id="25885" w:author="Rev 8 Allen Wirfs-Brock" w:date="2012-06-11T10:08:00Z">
          <w:r w:rsidDel="00CE72A9">
            <w:delText xml:space="preserve"> </w:delText>
          </w:r>
        </w:del>
        <w:del w:id="25886" w:author="Rev 8 Allen Wirfs-Brock" w:date="2012-05-10T17:38:00Z">
          <w:r w:rsidDel="007110FE">
            <w:rPr>
              <w:rFonts w:ascii="Times New Roman" w:hAnsi="Times New Roman"/>
              <w:i/>
            </w:rPr>
            <w:delText>Consice</w:delText>
          </w:r>
          <w:r w:rsidRPr="00E77497" w:rsidDel="007110FE">
            <w:rPr>
              <w:rFonts w:ascii="Times New Roman" w:hAnsi="Times New Roman"/>
              <w:i/>
            </w:rPr>
            <w:delText>Body</w:delText>
          </w:r>
        </w:del>
      </w:ins>
      <w:ins w:id="25887" w:author="Rev 8 Allen Wirfs-Brock" w:date="2012-06-11T09:04:00Z">
        <w:r w:rsidR="00140F69" w:rsidRPr="00140F69">
          <w:rPr>
            <w:rFonts w:ascii="Times New Roman" w:hAnsi="Times New Roman"/>
            <w:i/>
          </w:rPr>
          <w:t xml:space="preserve"> </w:t>
        </w:r>
        <w:r w:rsidR="00140F69" w:rsidRPr="00D969B2">
          <w:rPr>
            <w:rFonts w:ascii="Times New Roman" w:hAnsi="Times New Roman"/>
            <w:i/>
          </w:rPr>
          <w:t>FunctionBody</w:t>
        </w:r>
      </w:ins>
      <w:ins w:id="25888" w:author="Rev 8 Allen Wirfs-Brock" w:date="2012-06-11T10:07:00Z">
        <w:r w:rsidR="00CE72A9">
          <w:rPr>
            <w:rFonts w:ascii="Times New Roman" w:hAnsi="Times New Roman"/>
            <w:i/>
          </w:rPr>
          <w:t xml:space="preserve"> </w:t>
        </w:r>
      </w:ins>
      <w:ins w:id="25889" w:author="Rev 7 Allen Wirfs-Brock" w:date="2012-04-30T14:33:00Z">
        <w:del w:id="25890" w:author="Rev 8 Allen Wirfs-Brock" w:date="2012-06-11T09:04:00Z">
          <w:r w:rsidRPr="00E77497" w:rsidDel="00140F69">
            <w:delText xml:space="preserve"> </w:delText>
          </w:r>
        </w:del>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ins>
    </w:p>
    <w:p w14:paraId="779B75F8" w14:textId="77777777" w:rsidR="00CE72A9" w:rsidRPr="008B7F6F" w:rsidRDefault="00CE72A9" w:rsidP="00CE72A9">
      <w:pPr>
        <w:rPr>
          <w:ins w:id="25891" w:author="Rev 8 Allen Wirfs-Brock" w:date="2012-06-11T10:08:00Z"/>
        </w:rPr>
      </w:pPr>
      <w:ins w:id="25892" w:author="Rev 8 Allen Wirfs-Brock" w:date="2012-06-11T10:08:00Z">
        <w:r>
          <w:rPr>
            <w:rStyle w:val="bnf"/>
          </w:rPr>
          <w:t>MethodDefinition</w:t>
        </w:r>
        <w:r w:rsidRPr="006B6D0A">
          <w:t xml:space="preserve"> </w:t>
        </w:r>
        <w:r w:rsidRPr="006B6D0A">
          <w:rPr>
            <w:b/>
          </w:rPr>
          <w:t>:</w:t>
        </w:r>
      </w:ins>
      <w:ins w:id="25893" w:author="Rev 8 Allen Wirfs-Brock" w:date="2012-06-11T10:09:00Z">
        <w:r>
          <w:rPr>
            <w:b/>
          </w:rPr>
          <w:t xml:space="preserve"> </w:t>
        </w:r>
      </w:ins>
      <w:ins w:id="25894" w:author="Rev 8 Allen Wirfs-Brock" w:date="2012-06-11T10:08:00Z">
        <w:r w:rsidRPr="00E65A34">
          <w:t xml:space="preserve"> </w:t>
        </w:r>
      </w:ins>
      <w:ins w:id="25895" w:author="Rev 8 Allen Wirfs-Brock" w:date="2012-06-11T10:09:00Z">
        <w:r>
          <w:rPr>
            <w:rFonts w:ascii="Courier New" w:hAnsi="Courier New" w:cs="Courier New"/>
            <w:b/>
            <w:iCs/>
          </w:rPr>
          <w:t>*</w:t>
        </w:r>
        <w:r w:rsidRPr="004D1BD1">
          <w:rPr>
            <w:rFonts w:ascii="Courier New" w:hAnsi="Courier New" w:cs="Courier New"/>
            <w:iCs/>
          </w:rPr>
          <w:t xml:space="preserve"> </w:t>
        </w:r>
      </w:ins>
      <w:ins w:id="25896" w:author="Rev 8 Allen Wirfs-Brock" w:date="2012-06-11T10:08:00Z">
        <w:r w:rsidRPr="00B820AB">
          <w:rPr>
            <w:rStyle w:val="bnf"/>
          </w:rPr>
          <w:t>PropertyName</w:t>
        </w:r>
        <w:r w:rsidRPr="00B820AB">
          <w:rPr>
            <w:iCs/>
          </w:rPr>
          <w:t xml:space="preserve"> </w:t>
        </w:r>
        <w:r w:rsidRPr="00B820AB">
          <w:rPr>
            <w:rFonts w:ascii="Courier New" w:hAnsi="Courier New" w:cs="Courier New"/>
            <w:b/>
            <w:iCs/>
          </w:rPr>
          <w:t xml:space="preserve">( </w:t>
        </w:r>
        <w:r>
          <w:rPr>
            <w:rStyle w:val="bnf"/>
          </w:rPr>
          <w:t>FormalParameterList</w:t>
        </w:r>
        <w:r w:rsidRPr="00120381">
          <w:rPr>
            <w:rFonts w:ascii="Courier New" w:hAnsi="Courier New" w:cs="Courier New"/>
            <w:b/>
            <w:iCs/>
          </w:rPr>
          <w:t xml:space="preserve"> )</w:t>
        </w:r>
        <w:r w:rsidRPr="004D1BD1">
          <w:rPr>
            <w:rFonts w:ascii="Courier New" w:hAnsi="Courier New" w:cs="Courier New"/>
            <w:iCs/>
          </w:rPr>
          <w:t xml:space="preserve"> </w:t>
        </w:r>
        <w:r w:rsidRPr="00D969B2">
          <w:rPr>
            <w:rFonts w:ascii="Courier New" w:eastAsia="Times New Roman" w:hAnsi="Courier New" w:cs="Courier New"/>
            <w:b/>
            <w:lang w:eastAsia="en-US"/>
          </w:rPr>
          <w:t>{</w:t>
        </w:r>
        <w:r w:rsidRPr="00D969B2">
          <w:rPr>
            <w:rFonts w:ascii="Times New Roman" w:hAnsi="Times New Roman"/>
            <w:i/>
          </w:rPr>
          <w:t xml:space="preserve"> FunctionBody </w:t>
        </w:r>
        <w:r w:rsidRPr="00D56329">
          <w:rPr>
            <w:rFonts w:ascii="Courier New" w:eastAsia="Times New Roman" w:hAnsi="Courier New"/>
            <w:b/>
            <w:lang w:eastAsia="en-US"/>
          </w:rPr>
          <w:t>}</w:t>
        </w:r>
      </w:ins>
    </w:p>
    <w:p w14:paraId="22099006" w14:textId="77777777" w:rsidR="00CE72A9" w:rsidRPr="00E77497" w:rsidRDefault="00CE72A9" w:rsidP="00CE72A9">
      <w:pPr>
        <w:numPr>
          <w:ilvl w:val="0"/>
          <w:numId w:val="403"/>
        </w:numPr>
        <w:spacing w:after="220"/>
        <w:rPr>
          <w:ins w:id="25897" w:author="Rev 8 Allen Wirfs-Brock" w:date="2012-06-11T10:08:00Z"/>
        </w:rPr>
      </w:pPr>
      <w:ins w:id="25898" w:author="Rev 8 Allen Wirfs-Brock" w:date="2012-06-11T10:08:00Z">
        <w:r>
          <w:t>It is a Syntax Error if</w:t>
        </w:r>
        <w:r w:rsidRPr="00140F69">
          <w:rPr>
            <w:rFonts w:ascii="Times New Roman" w:hAnsi="Times New Roman"/>
            <w:i/>
          </w:rPr>
          <w:t xml:space="preserve"> </w:t>
        </w:r>
        <w:r w:rsidRPr="00D969B2">
          <w:rPr>
            <w:rFonts w:ascii="Times New Roman" w:hAnsi="Times New Roman"/>
            <w:i/>
          </w:rPr>
          <w:t>FunctionBody</w:t>
        </w:r>
        <w:r>
          <w:rPr>
            <w:rFonts w:ascii="Times New Roman" w:hAnsi="Times New Roman"/>
            <w:i/>
          </w:rPr>
          <w:t xml:space="preserve"> </w:t>
        </w:r>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ins>
      <w:ins w:id="25899" w:author="Rev 8 Allen Wirfs-Brock" w:date="2012-06-11T10:09:00Z">
        <w:r>
          <w:rPr>
            <w:rFonts w:ascii="Times New Roman" w:hAnsi="Times New Roman"/>
            <w:i/>
          </w:rPr>
          <w:t xml:space="preserve"> </w:t>
        </w:r>
        <w:r w:rsidRPr="00ED2E78">
          <w:t>is</w:t>
        </w:r>
        <w:r>
          <w:t xml:space="preserve"> </w:t>
        </w:r>
        <w:r w:rsidRPr="00ED2E78">
          <w:rPr>
            <w:rFonts w:ascii="Times New Roman" w:hAnsi="Times New Roman"/>
            <w:b/>
          </w:rPr>
          <w:t>false</w:t>
        </w:r>
      </w:ins>
      <w:ins w:id="25900" w:author="Rev 8 Allen Wirfs-Brock" w:date="2012-06-11T10:08:00Z">
        <w:r>
          <w:t>.</w:t>
        </w:r>
      </w:ins>
    </w:p>
    <w:p w14:paraId="63E7036E" w14:textId="77777777" w:rsidR="00CE6269" w:rsidRPr="008B7F6F" w:rsidRDefault="00CE6269" w:rsidP="00CE6269">
      <w:pPr>
        <w:rPr>
          <w:ins w:id="25901" w:author="Rev 7 Allen Wirfs-Brock" w:date="2012-04-30T14:33:00Z"/>
        </w:rPr>
      </w:pPr>
      <w:ins w:id="25902" w:author="Rev 7 Allen Wirfs-Brock" w:date="2012-04-30T14:33:00Z">
        <w:r>
          <w:rPr>
            <w:rStyle w:val="bnf"/>
          </w:rPr>
          <w:t>MethodDefinition</w:t>
        </w:r>
        <w:r w:rsidRPr="006B6D0A">
          <w:t xml:space="preserve"> </w:t>
        </w:r>
        <w:r w:rsidRPr="006B6D0A">
          <w:rPr>
            <w:b/>
          </w:rPr>
          <w:t>:</w:t>
        </w:r>
        <w:r w:rsidRPr="00E65A34">
          <w:t xml:space="preserve"> </w:t>
        </w:r>
        <w:r>
          <w:rPr>
            <w:rFonts w:ascii="Courier New" w:hAnsi="Courier New" w:cs="Courier New"/>
            <w:b/>
            <w:iCs/>
          </w:rPr>
          <w:t>g</w:t>
        </w:r>
        <w:r w:rsidRPr="009C202C">
          <w:rPr>
            <w:rFonts w:ascii="Courier New" w:hAnsi="Courier New" w:cs="Courier New"/>
            <w:b/>
            <w:iCs/>
          </w:rPr>
          <w:t>et</w:t>
        </w:r>
        <w:r w:rsidRPr="009C202C">
          <w:rPr>
            <w:iCs/>
          </w:rPr>
          <w:t xml:space="preserve"> </w:t>
        </w:r>
        <w:r w:rsidRPr="00B820AB">
          <w:rPr>
            <w:rStyle w:val="bnf"/>
          </w:rPr>
          <w:t>PropertyName</w:t>
        </w:r>
        <w:r w:rsidRPr="00B820AB">
          <w:rPr>
            <w:iCs/>
          </w:rPr>
          <w:t xml:space="preserve"> </w:t>
        </w:r>
        <w:r w:rsidRPr="00B820AB">
          <w:rPr>
            <w:rFonts w:ascii="Courier New" w:hAnsi="Courier New" w:cs="Courier New"/>
            <w:b/>
            <w:iCs/>
          </w:rPr>
          <w:t>(</w:t>
        </w:r>
        <w:r>
          <w:rPr>
            <w:rStyle w:val="bnf"/>
          </w:rPr>
          <w:t xml:space="preserve"> </w:t>
        </w:r>
        <w:r w:rsidRPr="00120381">
          <w:rPr>
            <w:rFonts w:ascii="Courier New" w:hAnsi="Courier New" w:cs="Courier New"/>
            <w:b/>
            <w:iCs/>
          </w:rPr>
          <w:t>)</w:t>
        </w:r>
        <w:r w:rsidRPr="004D1BD1">
          <w:rPr>
            <w:rFonts w:ascii="Courier New" w:hAnsi="Courier New" w:cs="Courier New"/>
            <w:iCs/>
          </w:rPr>
          <w:t xml:space="preserve"> </w:t>
        </w:r>
        <w:del w:id="25903" w:author="Rev 8 Allen Wirfs-Brock" w:date="2012-05-10T17:36:00Z">
          <w:r w:rsidRPr="00CE72A9" w:rsidDel="007110FE">
            <w:rPr>
              <w:rFonts w:ascii="Courier New" w:hAnsi="Courier New" w:cs="Courier New"/>
              <w:b/>
              <w:i/>
            </w:rPr>
            <w:delText>ConsiseBody</w:delText>
          </w:r>
        </w:del>
      </w:ins>
      <w:ins w:id="25904" w:author="Rev 8 Allen Wirfs-Brock" w:date="2012-05-24T18:48:00Z">
        <w:r w:rsidR="00D969B2" w:rsidRPr="00D969B2">
          <w:rPr>
            <w:rFonts w:ascii="Courier New" w:eastAsia="Times New Roman" w:hAnsi="Courier New" w:cs="Courier New"/>
            <w:b/>
            <w:lang w:eastAsia="en-US"/>
          </w:rPr>
          <w:t>{</w:t>
        </w:r>
        <w:r w:rsidR="00D969B2" w:rsidRPr="00D969B2">
          <w:rPr>
            <w:rFonts w:ascii="Times New Roman" w:hAnsi="Times New Roman"/>
            <w:i/>
          </w:rPr>
          <w:t xml:space="preserve"> FunctionBody </w:t>
        </w:r>
        <w:r w:rsidR="00D969B2" w:rsidRPr="00D56329">
          <w:rPr>
            <w:rFonts w:ascii="Courier New" w:eastAsia="Times New Roman" w:hAnsi="Courier New"/>
            <w:b/>
            <w:lang w:eastAsia="en-US"/>
          </w:rPr>
          <w:t>}</w:t>
        </w:r>
      </w:ins>
      <w:ins w:id="25905" w:author="Rev 7 Allen Wirfs-Brock" w:date="2012-04-30T14:33:00Z">
        <w:del w:id="25906" w:author="Rev 8 Allen Wirfs-Brock" w:date="2012-05-24T18:48:00Z">
          <w:r w:rsidRPr="008B7F6F" w:rsidDel="00D969B2">
            <w:rPr>
              <w:rFonts w:ascii="Courier New" w:hAnsi="Courier New" w:cs="Courier New"/>
              <w:b/>
              <w:iCs/>
            </w:rPr>
            <w:delText xml:space="preserve"> </w:delText>
          </w:r>
        </w:del>
      </w:ins>
    </w:p>
    <w:p w14:paraId="307B7737" w14:textId="77777777" w:rsidR="00CE6269" w:rsidRPr="00E77497" w:rsidRDefault="00CE6269" w:rsidP="00CE6269">
      <w:pPr>
        <w:numPr>
          <w:ilvl w:val="0"/>
          <w:numId w:val="403"/>
        </w:numPr>
        <w:spacing w:after="220"/>
        <w:rPr>
          <w:ins w:id="25907" w:author="Rev 7 Allen Wirfs-Brock" w:date="2012-04-30T14:33:00Z"/>
        </w:rPr>
      </w:pPr>
      <w:ins w:id="25908" w:author="Rev 7 Allen Wirfs-Brock" w:date="2012-04-30T14:33:00Z">
        <w:r>
          <w:t xml:space="preserve">It is a Syntax Error if </w:t>
        </w:r>
        <w:del w:id="25909" w:author="Rev 8 Allen Wirfs-Brock" w:date="2012-05-10T17:39:00Z">
          <w:r w:rsidDel="007110FE">
            <w:rPr>
              <w:rFonts w:ascii="Times New Roman" w:hAnsi="Times New Roman"/>
              <w:i/>
            </w:rPr>
            <w:delText>Consice</w:delText>
          </w:r>
          <w:r w:rsidRPr="00E77497" w:rsidDel="007110FE">
            <w:rPr>
              <w:rFonts w:ascii="Times New Roman" w:hAnsi="Times New Roman"/>
              <w:i/>
            </w:rPr>
            <w:delText>Body</w:delText>
          </w:r>
        </w:del>
      </w:ins>
      <w:ins w:id="25910" w:author="Rev 8 Allen Wirfs-Brock" w:date="2012-05-24T18:49:00Z">
        <w:r w:rsidR="00B87562">
          <w:rPr>
            <w:rFonts w:ascii="Times New Roman" w:hAnsi="Times New Roman"/>
            <w:i/>
          </w:rPr>
          <w:t>Function</w:t>
        </w:r>
        <w:r w:rsidR="00B87562" w:rsidRPr="00B820AB">
          <w:rPr>
            <w:rFonts w:ascii="Times New Roman" w:hAnsi="Times New Roman"/>
            <w:i/>
          </w:rPr>
          <w:t>Body</w:t>
        </w:r>
      </w:ins>
      <w:ins w:id="25911" w:author="Rev 9 Allen Wirfs-Brock" w:date="2012-07-08T14:23:00Z">
        <w:r w:rsidR="00372375">
          <w:rPr>
            <w:rFonts w:ascii="Times New Roman" w:hAnsi="Times New Roman"/>
            <w:i/>
          </w:rPr>
          <w:t xml:space="preserve"> </w:t>
        </w:r>
      </w:ins>
      <w:ins w:id="25912" w:author="Rev 7 Allen Wirfs-Brock" w:date="2012-04-30T14:33:00Z">
        <w:del w:id="25913" w:author="Rev 8 Allen Wirfs-Brock" w:date="2012-05-24T18:49:00Z">
          <w:r w:rsidRPr="00E77497" w:rsidDel="00B87562">
            <w:delText xml:space="preserve"> </w:delText>
          </w:r>
        </w:del>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ins>
    </w:p>
    <w:p w14:paraId="0B99542C" w14:textId="77777777" w:rsidR="00BF5CDF" w:rsidRPr="008B7F6F" w:rsidRDefault="00BF5CDF" w:rsidP="00BF5CDF">
      <w:pPr>
        <w:rPr>
          <w:ins w:id="25914" w:author="Rev 7 Allen Wirfs-Brock" w:date="2012-04-26T11:01:00Z"/>
        </w:rPr>
      </w:pPr>
      <w:ins w:id="25915" w:author="Rev 7 Allen Wirfs-Brock" w:date="2012-04-26T11:01:00Z">
        <w:r>
          <w:rPr>
            <w:rStyle w:val="bnf"/>
          </w:rPr>
          <w:t>MethodDefinition</w:t>
        </w:r>
        <w:r w:rsidRPr="006B6D0A">
          <w:t xml:space="preserve"> </w:t>
        </w:r>
        <w:r w:rsidRPr="006B6D0A">
          <w:rPr>
            <w:b/>
          </w:rPr>
          <w:t>:</w:t>
        </w:r>
        <w:r w:rsidRPr="00E65A34">
          <w:t xml:space="preserve"> </w:t>
        </w:r>
        <w:r w:rsidRPr="009C202C">
          <w:rPr>
            <w:rFonts w:ascii="Courier New" w:hAnsi="Courier New" w:cs="Courier New"/>
            <w:b/>
            <w:iCs/>
          </w:rPr>
          <w:t>set</w:t>
        </w:r>
        <w:r w:rsidRPr="009C202C">
          <w:rPr>
            <w:iCs/>
          </w:rPr>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sidRPr="00675B74">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ins>
      <w:ins w:id="25916" w:author="Rev 7 Allen Wirfs-Brock" w:date="2012-04-26T11:32:00Z">
        <w:del w:id="25917" w:author="Rev 8 Allen Wirfs-Brock" w:date="2012-05-10T17:36: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ins>
      <w:ins w:id="25918" w:author="Rev 8 Allen Wirfs-Brock" w:date="2012-05-24T18:49:00Z">
        <w:r w:rsidR="00B87562" w:rsidRPr="00B87562">
          <w:rPr>
            <w:rFonts w:ascii="Courier New" w:eastAsia="Times New Roman" w:hAnsi="Courier New" w:cs="Courier New"/>
            <w:b/>
            <w:lang w:eastAsia="en-US"/>
          </w:rPr>
          <w:t xml:space="preserve"> </w:t>
        </w:r>
        <w:r w:rsidR="00B87562" w:rsidRPr="00D969B2">
          <w:rPr>
            <w:rFonts w:ascii="Courier New" w:eastAsia="Times New Roman" w:hAnsi="Courier New" w:cs="Courier New"/>
            <w:b/>
            <w:lang w:eastAsia="en-US"/>
          </w:rPr>
          <w:t>{</w:t>
        </w:r>
        <w:r w:rsidR="00B87562" w:rsidRPr="00D969B2">
          <w:rPr>
            <w:rFonts w:ascii="Times New Roman" w:hAnsi="Times New Roman"/>
            <w:i/>
          </w:rPr>
          <w:t xml:space="preserve"> FunctionBody </w:t>
        </w:r>
        <w:r w:rsidR="00B87562" w:rsidRPr="00D56329">
          <w:rPr>
            <w:rFonts w:ascii="Courier New" w:eastAsia="Times New Roman" w:hAnsi="Courier New"/>
            <w:b/>
            <w:lang w:eastAsia="en-US"/>
          </w:rPr>
          <w:t>}</w:t>
        </w:r>
      </w:ins>
      <w:ins w:id="25919" w:author="Rev 7 Allen Wirfs-Brock" w:date="2012-04-26T11:32:00Z">
        <w:r w:rsidR="00C318A3" w:rsidRPr="008B7F6F">
          <w:rPr>
            <w:rFonts w:ascii="Courier New" w:hAnsi="Courier New" w:cs="Courier New"/>
            <w:b/>
            <w:iCs/>
          </w:rPr>
          <w:t xml:space="preserve"> </w:t>
        </w:r>
      </w:ins>
    </w:p>
    <w:p w14:paraId="143ED1A3" w14:textId="77777777" w:rsidR="00BF5CDF" w:rsidRPr="003B4312" w:rsidRDefault="00BF5CDF" w:rsidP="00FE5F37">
      <w:pPr>
        <w:numPr>
          <w:ilvl w:val="0"/>
          <w:numId w:val="737"/>
        </w:numPr>
        <w:spacing w:after="220"/>
        <w:contextualSpacing/>
        <w:rPr>
          <w:ins w:id="25920" w:author="Rev 7 Allen Wirfs-Brock" w:date="2012-04-26T11:01:00Z"/>
        </w:rPr>
      </w:pPr>
      <w:ins w:id="25921" w:author="Rev 7 Allen Wirfs-Brock" w:date="2012-04-26T11:01:00Z">
        <w:r w:rsidRPr="003B4312">
          <w:t>It is a Syntax Error if any element of the BoundNames of</w:t>
        </w:r>
        <w:r w:rsidRPr="008B7F6F">
          <w:t xml:space="preserve"> </w:t>
        </w:r>
        <w:r w:rsidRPr="008B7F6F">
          <w:rPr>
            <w:rStyle w:val="bnf"/>
          </w:rPr>
          <w:t>PropertySetParameterList</w:t>
        </w:r>
        <w:r w:rsidRPr="00120381">
          <w:rPr>
            <w:rFonts w:ascii="Courier New" w:hAnsi="Courier New" w:cs="Courier New"/>
            <w:b/>
            <w:iCs/>
          </w:rPr>
          <w:t xml:space="preserve"> </w:t>
        </w:r>
        <w:r w:rsidRPr="004D1BD1">
          <w:t xml:space="preserve">also occurs in the LexicallyDeclaredNames of </w:t>
        </w:r>
      </w:ins>
      <w:ins w:id="25922" w:author="Rev 8 Allen Wirfs-Brock" w:date="2012-05-24T18:50:00Z">
        <w:r w:rsidR="00B87562">
          <w:rPr>
            <w:rFonts w:ascii="Times New Roman" w:hAnsi="Times New Roman"/>
            <w:i/>
          </w:rPr>
          <w:t>Function</w:t>
        </w:r>
        <w:r w:rsidR="00B87562" w:rsidRPr="00B820AB">
          <w:rPr>
            <w:rFonts w:ascii="Times New Roman" w:hAnsi="Times New Roman"/>
            <w:i/>
          </w:rPr>
          <w:t>Body</w:t>
        </w:r>
      </w:ins>
      <w:ins w:id="25923" w:author="Rev 7 Allen Wirfs-Brock" w:date="2012-04-26T11:32:00Z">
        <w:del w:id="25924" w:author="Rev 8 Allen Wirfs-Brock" w:date="2012-05-24T18:50:00Z">
          <w:r w:rsidR="00C318A3" w:rsidDel="00B87562">
            <w:rPr>
              <w:rFonts w:ascii="Times New Roman" w:hAnsi="Times New Roman"/>
              <w:i/>
            </w:rPr>
            <w:delText>Concise</w:delText>
          </w:r>
          <w:r w:rsidR="00C318A3" w:rsidRPr="00B820AB" w:rsidDel="00B87562">
            <w:rPr>
              <w:rFonts w:ascii="Times New Roman" w:hAnsi="Times New Roman"/>
              <w:i/>
            </w:rPr>
            <w:delText>Body</w:delText>
          </w:r>
        </w:del>
      </w:ins>
      <w:ins w:id="25925" w:author="Rev 7 Allen Wirfs-Brock" w:date="2012-04-26T11:01:00Z">
        <w:r w:rsidRPr="003B4312">
          <w:t>.</w:t>
        </w:r>
      </w:ins>
    </w:p>
    <w:p w14:paraId="48FD0FCA" w14:textId="77777777" w:rsidR="00CE72A9" w:rsidRPr="00E77497" w:rsidRDefault="00CE72A9" w:rsidP="00CE72A9">
      <w:pPr>
        <w:numPr>
          <w:ilvl w:val="0"/>
          <w:numId w:val="737"/>
        </w:numPr>
        <w:spacing w:after="220"/>
        <w:contextualSpacing/>
        <w:rPr>
          <w:ins w:id="25926" w:author="Rev 8 Allen Wirfs-Brock" w:date="2012-06-11T10:05:00Z"/>
        </w:rPr>
      </w:pPr>
      <w:ins w:id="25927" w:author="Rev 8 Allen Wirfs-Brock" w:date="2012-06-11T10:05:00Z">
        <w:r>
          <w:t>It is a Syntax Error if</w:t>
        </w:r>
        <w:r w:rsidRPr="00140F69">
          <w:rPr>
            <w:rFonts w:ascii="Times New Roman" w:hAnsi="Times New Roman"/>
            <w:i/>
          </w:rPr>
          <w:t xml:space="preserve"> </w:t>
        </w:r>
      </w:ins>
      <w:ins w:id="25928" w:author="Rev 8 Allen Wirfs-Brock" w:date="2012-06-11T10:06:00Z">
        <w:r w:rsidRPr="008B7F6F">
          <w:rPr>
            <w:rStyle w:val="bnf"/>
          </w:rPr>
          <w:t>PropertySetParameterList</w:t>
        </w:r>
        <w:r w:rsidRPr="00120381">
          <w:rPr>
            <w:rFonts w:ascii="Courier New" w:hAnsi="Courier New" w:cs="Courier New"/>
            <w:b/>
            <w:iCs/>
          </w:rPr>
          <w:t xml:space="preserve"> </w:t>
        </w:r>
      </w:ins>
      <w:ins w:id="25929" w:author="Rev 8 Allen Wirfs-Brock" w:date="2012-06-11T10:05:00Z">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ins>
    </w:p>
    <w:p w14:paraId="2F538D5A" w14:textId="77777777" w:rsidR="00CE6269" w:rsidRPr="00E77497" w:rsidRDefault="00CE6269" w:rsidP="00FE5F37">
      <w:pPr>
        <w:numPr>
          <w:ilvl w:val="0"/>
          <w:numId w:val="403"/>
        </w:numPr>
        <w:spacing w:after="220"/>
        <w:rPr>
          <w:ins w:id="25930" w:author="Rev 7 Allen Wirfs-Brock" w:date="2012-04-30T14:32:00Z"/>
        </w:rPr>
      </w:pPr>
      <w:ins w:id="25931" w:author="Rev 7 Allen Wirfs-Brock" w:date="2012-04-30T14:32:00Z">
        <w:r>
          <w:t xml:space="preserve">It is a Syntax Error if </w:t>
        </w:r>
        <w:del w:id="25932" w:author="Rev 8 Allen Wirfs-Brock" w:date="2012-05-10T17:39:00Z">
          <w:r w:rsidDel="007110FE">
            <w:rPr>
              <w:rFonts w:ascii="Times New Roman" w:hAnsi="Times New Roman"/>
              <w:i/>
            </w:rPr>
            <w:delText>Consice</w:delText>
          </w:r>
          <w:r w:rsidRPr="00E77497" w:rsidDel="007110FE">
            <w:rPr>
              <w:rFonts w:ascii="Times New Roman" w:hAnsi="Times New Roman"/>
              <w:i/>
            </w:rPr>
            <w:delText>Body</w:delText>
          </w:r>
        </w:del>
      </w:ins>
      <w:ins w:id="25933" w:author="Rev 8 Allen Wirfs-Brock" w:date="2012-05-24T18:50:00Z">
        <w:r w:rsidR="00B87562">
          <w:rPr>
            <w:rFonts w:ascii="Times New Roman" w:hAnsi="Times New Roman"/>
            <w:i/>
          </w:rPr>
          <w:t>Function</w:t>
        </w:r>
        <w:r w:rsidR="00B87562" w:rsidRPr="00B820AB">
          <w:rPr>
            <w:rFonts w:ascii="Times New Roman" w:hAnsi="Times New Roman"/>
            <w:i/>
          </w:rPr>
          <w:t>Body</w:t>
        </w:r>
      </w:ins>
      <w:ins w:id="25934" w:author="Rev 8 Allen Wirfs-Brock" w:date="2012-06-11T10:05:00Z">
        <w:r w:rsidR="00CE72A9">
          <w:rPr>
            <w:rFonts w:ascii="Times New Roman" w:hAnsi="Times New Roman"/>
            <w:i/>
          </w:rPr>
          <w:t xml:space="preserve"> </w:t>
        </w:r>
      </w:ins>
      <w:ins w:id="25935" w:author="Rev 7 Allen Wirfs-Brock" w:date="2012-04-30T14:32:00Z">
        <w:del w:id="25936" w:author="Rev 8 Allen Wirfs-Brock" w:date="2012-05-24T18:50:00Z">
          <w:r w:rsidRPr="00E77497" w:rsidDel="00B87562">
            <w:delText xml:space="preserve"> </w:delText>
          </w:r>
        </w:del>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ins>
    </w:p>
    <w:p w14:paraId="33628EC9" w14:textId="77777777" w:rsidR="00BF5CDF" w:rsidRPr="008B7F6F" w:rsidRDefault="00BF5CDF" w:rsidP="00BF5CDF">
      <w:pPr>
        <w:rPr>
          <w:ins w:id="25937" w:author="Rev 7 Allen Wirfs-Brock" w:date="2012-04-26T11:01:00Z"/>
        </w:rPr>
      </w:pPr>
      <w:ins w:id="25938" w:author="Rev 7 Allen Wirfs-Brock" w:date="2012-04-26T11:01:00Z">
        <w:r w:rsidRPr="003B4312">
          <w:rPr>
            <w:rStyle w:val="bnf"/>
          </w:rPr>
          <w:t xml:space="preserve">PropertySetParameterList </w:t>
        </w:r>
        <w:r w:rsidRPr="003B4312">
          <w:rPr>
            <w:b/>
          </w:rPr>
          <w:t>:</w:t>
        </w:r>
        <w:r w:rsidRPr="008B7F6F">
          <w:t xml:space="preserve"> </w:t>
        </w:r>
        <w:r w:rsidRPr="008B7F6F">
          <w:rPr>
            <w:rStyle w:val="bnf"/>
          </w:rPr>
          <w:t xml:space="preserve">BindingPattern </w:t>
        </w:r>
        <w:r w:rsidRPr="008B7F6F">
          <w:t xml:space="preserve"> </w:t>
        </w:r>
      </w:ins>
    </w:p>
    <w:p w14:paraId="670C8DBC" w14:textId="77777777" w:rsidR="00BF5CDF" w:rsidRPr="009C202C" w:rsidRDefault="00BF5CDF" w:rsidP="00BF5CDF">
      <w:pPr>
        <w:numPr>
          <w:ilvl w:val="0"/>
          <w:numId w:val="737"/>
        </w:numPr>
        <w:spacing w:after="220"/>
        <w:rPr>
          <w:ins w:id="25939" w:author="Rev 7 Allen Wirfs-Brock" w:date="2012-04-26T11:01:00Z"/>
        </w:rPr>
      </w:pPr>
      <w:ins w:id="25940" w:author="Rev 7 Allen Wirfs-Brock" w:date="2012-04-26T11:01:00Z">
        <w:r w:rsidRPr="006B6D0A">
          <w:t xml:space="preserve">It is a Syntax Error if </w:t>
        </w:r>
        <w:r w:rsidRPr="006B6D0A">
          <w:rPr>
            <w:rFonts w:ascii="Times New Roman" w:eastAsia="Times New Roman" w:hAnsi="Times New Roman"/>
            <w:spacing w:val="6"/>
            <w:lang w:eastAsia="en-US"/>
          </w:rPr>
          <w:t>BoundNames</w:t>
        </w:r>
        <w:r w:rsidRPr="00E65A34">
          <w:t xml:space="preserve"> of </w:t>
        </w:r>
        <w:r w:rsidRPr="009C202C">
          <w:rPr>
            <w:rStyle w:val="bnf"/>
          </w:rPr>
          <w:t xml:space="preserve">BindingPattern  </w:t>
        </w:r>
        <w:r w:rsidRPr="009C202C">
          <w:t>contains any duplicate elements.</w:t>
        </w:r>
      </w:ins>
    </w:p>
    <w:p w14:paraId="67A64188" w14:textId="77777777" w:rsidR="00BF5CDF" w:rsidRPr="00E77497" w:rsidDel="00C730F4" w:rsidRDefault="00BF5CDF" w:rsidP="00BF5CDF">
      <w:pPr>
        <w:rPr>
          <w:ins w:id="25941" w:author="Rev 7 Allen Wirfs-Brock" w:date="2012-04-26T11:01:00Z"/>
          <w:del w:id="25942" w:author="Rev 8 Allen Wirfs-Brock" w:date="2012-06-01T09:17:00Z"/>
          <w:rFonts w:ascii="Helvetica" w:hAnsi="Helvetica"/>
          <w:b/>
        </w:rPr>
      </w:pPr>
      <w:ins w:id="25943" w:author="Rev 7 Allen Wirfs-Brock" w:date="2012-04-26T11:01:00Z">
        <w:del w:id="25944" w:author="Rev 8 Allen Wirfs-Brock" w:date="2012-06-01T09:17:00Z">
          <w:r w:rsidRPr="00675B74" w:rsidDel="00C730F4">
            <w:rPr>
              <w:rFonts w:ascii="Helvetica" w:hAnsi="Helvetica"/>
              <w:b/>
            </w:rPr>
            <w:delText xml:space="preserve">Static Semantics:  </w:delText>
          </w:r>
          <w:r w:rsidRPr="00E77497" w:rsidDel="00C730F4">
            <w:rPr>
              <w:rFonts w:ascii="Helvetica" w:eastAsia="Times New Roman" w:hAnsi="Helvetica"/>
              <w:b/>
              <w:spacing w:val="6"/>
              <w:lang w:eastAsia="en-US"/>
            </w:rPr>
            <w:delText>BoundNames</w:delText>
          </w:r>
        </w:del>
      </w:ins>
    </w:p>
    <w:p w14:paraId="702CEF3F" w14:textId="77777777" w:rsidR="00BF5CDF" w:rsidRPr="00E77497" w:rsidDel="00C730F4" w:rsidRDefault="00BF5CDF" w:rsidP="00BF5CDF">
      <w:pPr>
        <w:rPr>
          <w:ins w:id="25945" w:author="Rev 7 Allen Wirfs-Brock" w:date="2012-04-26T11:01:00Z"/>
          <w:del w:id="25946" w:author="Rev 8 Allen Wirfs-Brock" w:date="2012-06-01T09:17:00Z"/>
        </w:rPr>
      </w:pPr>
      <w:ins w:id="25947" w:author="Rev 7 Allen Wirfs-Brock" w:date="2012-04-26T11:01:00Z">
        <w:del w:id="25948" w:author="Rev 8 Allen Wirfs-Brock" w:date="2012-06-01T09:17:00Z">
          <w:r w:rsidRPr="00E77497" w:rsidDel="00C730F4">
            <w:rPr>
              <w:rStyle w:val="bnf"/>
            </w:rPr>
            <w:delText xml:space="preserve">PropertySetParameterList </w:delText>
          </w:r>
          <w:r w:rsidRPr="00E77497" w:rsidDel="00C730F4">
            <w:rPr>
              <w:b/>
            </w:rPr>
            <w:delText>:</w:delText>
          </w:r>
          <w:r w:rsidRPr="00E77497" w:rsidDel="00C730F4">
            <w:delText xml:space="preserve"> </w:delText>
          </w:r>
          <w:r w:rsidRPr="00E77497" w:rsidDel="00C730F4">
            <w:rPr>
              <w:rFonts w:ascii="Times New Roman" w:hAnsi="Times New Roman"/>
              <w:i/>
            </w:rPr>
            <w:delText>Binding</w:delText>
          </w:r>
          <w:r w:rsidRPr="00E77497" w:rsidDel="00C730F4">
            <w:rPr>
              <w:rStyle w:val="bnf"/>
            </w:rPr>
            <w:delText xml:space="preserve">Identifier </w:delText>
          </w:r>
        </w:del>
      </w:ins>
    </w:p>
    <w:p w14:paraId="06E332DC" w14:textId="77777777" w:rsidR="00BF5CDF" w:rsidRPr="00E77497" w:rsidDel="00C730F4" w:rsidRDefault="00BF5CDF" w:rsidP="00BF5CDF">
      <w:pPr>
        <w:pStyle w:val="Alg4"/>
        <w:numPr>
          <w:ilvl w:val="0"/>
          <w:numId w:val="744"/>
        </w:numPr>
        <w:spacing w:after="220"/>
        <w:contextualSpacing/>
        <w:rPr>
          <w:ins w:id="25949" w:author="Rev 7 Allen Wirfs-Brock" w:date="2012-04-26T11:01:00Z"/>
          <w:del w:id="25950" w:author="Rev 8 Allen Wirfs-Brock" w:date="2012-06-01T09:17:00Z"/>
        </w:rPr>
      </w:pPr>
      <w:ins w:id="25951" w:author="Rev 7 Allen Wirfs-Brock" w:date="2012-04-26T11:01:00Z">
        <w:del w:id="25952" w:author="Rev 8 Allen Wirfs-Brock" w:date="2012-06-01T09:17:00Z">
          <w:r w:rsidRPr="00E77497" w:rsidDel="00C730F4">
            <w:delText xml:space="preserve">Return BoundNames of </w:delText>
          </w:r>
          <w:r w:rsidRPr="00E77497" w:rsidDel="00C730F4">
            <w:rPr>
              <w:i/>
            </w:rPr>
            <w:delText>Binding</w:delText>
          </w:r>
          <w:r w:rsidRPr="00E77497" w:rsidDel="00C730F4">
            <w:rPr>
              <w:rStyle w:val="bnf"/>
            </w:rPr>
            <w:delText>Identifier</w:delText>
          </w:r>
          <w:r w:rsidRPr="00E77497" w:rsidDel="00C730F4">
            <w:delText>.</w:delText>
          </w:r>
        </w:del>
      </w:ins>
    </w:p>
    <w:p w14:paraId="5522D5D9" w14:textId="77777777" w:rsidR="00BF5CDF" w:rsidRPr="00E77497" w:rsidDel="00C730F4" w:rsidRDefault="00BF5CDF" w:rsidP="00BF5CDF">
      <w:pPr>
        <w:rPr>
          <w:ins w:id="25953" w:author="Rev 7 Allen Wirfs-Brock" w:date="2012-04-26T11:01:00Z"/>
          <w:del w:id="25954" w:author="Rev 8 Allen Wirfs-Brock" w:date="2012-06-01T09:17:00Z"/>
        </w:rPr>
      </w:pPr>
      <w:ins w:id="25955" w:author="Rev 7 Allen Wirfs-Brock" w:date="2012-04-26T11:01:00Z">
        <w:del w:id="25956" w:author="Rev 8 Allen Wirfs-Brock" w:date="2012-06-01T09:17:00Z">
          <w:r w:rsidRPr="00E77497" w:rsidDel="00C730F4">
            <w:rPr>
              <w:rStyle w:val="bnf"/>
            </w:rPr>
            <w:delText>PropertySetParameterList</w:delText>
          </w:r>
          <w:r w:rsidRPr="00E77497" w:rsidDel="00C730F4">
            <w:rPr>
              <w:b/>
            </w:rPr>
            <w:delText>:</w:delText>
          </w:r>
          <w:r w:rsidRPr="00E77497" w:rsidDel="00C730F4">
            <w:delText xml:space="preserve"> </w:delText>
          </w:r>
          <w:r w:rsidRPr="00E77497" w:rsidDel="00C730F4">
            <w:rPr>
              <w:rStyle w:val="bnf"/>
            </w:rPr>
            <w:delText xml:space="preserve">BindingPattern </w:delText>
          </w:r>
        </w:del>
      </w:ins>
    </w:p>
    <w:p w14:paraId="3472BAF4" w14:textId="77777777" w:rsidR="00BF5CDF" w:rsidRPr="00E77497" w:rsidDel="00C730F4" w:rsidRDefault="00BF5CDF" w:rsidP="00BF5CDF">
      <w:pPr>
        <w:pStyle w:val="Alg4"/>
        <w:numPr>
          <w:ilvl w:val="0"/>
          <w:numId w:val="745"/>
        </w:numPr>
        <w:spacing w:after="220"/>
        <w:contextualSpacing/>
        <w:rPr>
          <w:ins w:id="25957" w:author="Rev 7 Allen Wirfs-Brock" w:date="2012-04-26T11:01:00Z"/>
          <w:del w:id="25958" w:author="Rev 8 Allen Wirfs-Brock" w:date="2012-06-01T09:17:00Z"/>
        </w:rPr>
      </w:pPr>
      <w:ins w:id="25959" w:author="Rev 7 Allen Wirfs-Brock" w:date="2012-04-26T11:01:00Z">
        <w:del w:id="25960" w:author="Rev 8 Allen Wirfs-Brock" w:date="2012-06-01T09:17:00Z">
          <w:r w:rsidRPr="00E77497" w:rsidDel="00C730F4">
            <w:delText xml:space="preserve">Return BoundNames of </w:delText>
          </w:r>
          <w:r w:rsidRPr="00E77497" w:rsidDel="00C730F4">
            <w:rPr>
              <w:rStyle w:val="bnf"/>
            </w:rPr>
            <w:delText>BindingPattern</w:delText>
          </w:r>
          <w:r w:rsidRPr="00E77497" w:rsidDel="00C730F4">
            <w:delText>.</w:delText>
          </w:r>
        </w:del>
      </w:ins>
    </w:p>
    <w:p w14:paraId="307AE34E" w14:textId="77777777" w:rsidR="00BF5CDF" w:rsidRPr="00E77497" w:rsidRDefault="00BF5CDF" w:rsidP="00BF5CDF">
      <w:pPr>
        <w:rPr>
          <w:ins w:id="25961" w:author="Rev 7 Allen Wirfs-Brock" w:date="2012-04-26T11:01:00Z"/>
          <w:rFonts w:ascii="Helvetica" w:hAnsi="Helvetica"/>
          <w:b/>
        </w:rPr>
      </w:pPr>
      <w:ins w:id="25962" w:author="Rev 7 Allen Wirfs-Brock" w:date="2012-04-26T11:01:00Z">
        <w:r w:rsidRPr="00E77497">
          <w:rPr>
            <w:rFonts w:ascii="Helvetica" w:hAnsi="Helvetica"/>
            <w:b/>
          </w:rPr>
          <w:t xml:space="preserve">Static Semantics:  </w:t>
        </w:r>
        <w:r w:rsidRPr="00E77497">
          <w:rPr>
            <w:rFonts w:ascii="Helvetica" w:hAnsi="Helvetica"/>
            <w:b/>
            <w:lang w:eastAsia="en-US"/>
          </w:rPr>
          <w:t>ExpectedArgumentCount</w:t>
        </w:r>
      </w:ins>
    </w:p>
    <w:p w14:paraId="756EF7CE" w14:textId="77777777" w:rsidR="00BF5CDF" w:rsidRPr="00E77497" w:rsidRDefault="00BF5CDF" w:rsidP="00BF5CDF">
      <w:pPr>
        <w:rPr>
          <w:ins w:id="25963" w:author="Rev 7 Allen Wirfs-Brock" w:date="2012-04-26T11:01:00Z"/>
        </w:rPr>
      </w:pPr>
      <w:ins w:id="25964" w:author="Rev 7 Allen Wirfs-Brock" w:date="2012-04-26T11:01:00Z">
        <w:r w:rsidRPr="00E77497">
          <w:rPr>
            <w:rStyle w:val="bnf"/>
          </w:rPr>
          <w:t xml:space="preserve">PropertySetParameterList </w:t>
        </w:r>
        <w:r w:rsidRPr="00E77497">
          <w:rPr>
            <w:b/>
          </w:rPr>
          <w:t>:</w:t>
        </w:r>
        <w:r w:rsidRPr="00E77497">
          <w:t xml:space="preserve"> </w:t>
        </w:r>
        <w:r w:rsidRPr="00E77497">
          <w:rPr>
            <w:rFonts w:ascii="Times New Roman" w:hAnsi="Times New Roman"/>
            <w:i/>
          </w:rPr>
          <w:t xml:space="preserve">BindingIdentifier </w:t>
        </w:r>
      </w:ins>
    </w:p>
    <w:p w14:paraId="3D259D30" w14:textId="77777777" w:rsidR="00BF5CDF" w:rsidRPr="00E77497" w:rsidRDefault="00BF5CDF" w:rsidP="004A7791">
      <w:pPr>
        <w:pStyle w:val="Alg4"/>
        <w:numPr>
          <w:ilvl w:val="0"/>
          <w:numId w:val="746"/>
        </w:numPr>
        <w:spacing w:after="220"/>
        <w:contextualSpacing/>
        <w:rPr>
          <w:ins w:id="25965" w:author="Rev 7 Allen Wirfs-Brock" w:date="2012-04-26T11:01:00Z"/>
        </w:rPr>
      </w:pPr>
      <w:ins w:id="25966" w:author="Rev 7 Allen Wirfs-Brock" w:date="2012-04-26T11:01:00Z">
        <w:r w:rsidRPr="00E77497">
          <w:t>Return 1.</w:t>
        </w:r>
      </w:ins>
    </w:p>
    <w:p w14:paraId="670BFDF2" w14:textId="77777777" w:rsidR="00BF5CDF" w:rsidRPr="00E77497" w:rsidRDefault="00BF5CDF" w:rsidP="00BF5CDF">
      <w:pPr>
        <w:rPr>
          <w:ins w:id="25967" w:author="Rev 7 Allen Wirfs-Brock" w:date="2012-04-26T11:01:00Z"/>
        </w:rPr>
      </w:pPr>
      <w:ins w:id="25968" w:author="Rev 7 Allen Wirfs-Brock" w:date="2012-04-26T11:01:00Z">
        <w:r w:rsidRPr="00E77497">
          <w:rPr>
            <w:rStyle w:val="bnf"/>
          </w:rPr>
          <w:t xml:space="preserve">PropertySetParameterList </w:t>
        </w:r>
        <w:r w:rsidRPr="00E77497">
          <w:rPr>
            <w:b/>
          </w:rPr>
          <w:t>:</w:t>
        </w:r>
        <w:r w:rsidRPr="00E77497">
          <w:t xml:space="preserve"> </w:t>
        </w:r>
        <w:r w:rsidRPr="00E77497">
          <w:rPr>
            <w:rStyle w:val="bnf"/>
          </w:rPr>
          <w:t xml:space="preserve">BindingPattern </w:t>
        </w:r>
      </w:ins>
    </w:p>
    <w:p w14:paraId="521A2001" w14:textId="77777777" w:rsidR="00BF5CDF" w:rsidRPr="00E77497" w:rsidRDefault="00BF5CDF" w:rsidP="004A7791">
      <w:pPr>
        <w:pStyle w:val="Alg4"/>
        <w:numPr>
          <w:ilvl w:val="0"/>
          <w:numId w:val="747"/>
        </w:numPr>
        <w:spacing w:after="220"/>
        <w:contextualSpacing/>
        <w:rPr>
          <w:ins w:id="25969" w:author="Rev 7 Allen Wirfs-Brock" w:date="2012-04-26T11:01:00Z"/>
        </w:rPr>
      </w:pPr>
      <w:ins w:id="25970" w:author="Rev 7 Allen Wirfs-Brock" w:date="2012-04-26T11:01:00Z">
        <w:r w:rsidRPr="00E77497">
          <w:t>Return 1.</w:t>
        </w:r>
      </w:ins>
    </w:p>
    <w:p w14:paraId="4F4AA034" w14:textId="77777777" w:rsidR="00BF5CDF" w:rsidRPr="00E77497" w:rsidRDefault="00BF5CDF" w:rsidP="00BF5CDF">
      <w:pPr>
        <w:rPr>
          <w:ins w:id="25971" w:author="Rev 7 Allen Wirfs-Brock" w:date="2012-04-26T11:01:00Z"/>
          <w:rFonts w:ascii="Helvetica" w:hAnsi="Helvetica"/>
          <w:b/>
        </w:rPr>
      </w:pPr>
      <w:ins w:id="25972" w:author="Rev 7 Allen Wirfs-Brock" w:date="2012-04-26T11:01:00Z">
        <w:r w:rsidRPr="00E77497">
          <w:rPr>
            <w:rFonts w:ascii="Helvetica" w:hAnsi="Helvetica"/>
            <w:b/>
          </w:rPr>
          <w:t xml:space="preserve">Static Semantics:  </w:t>
        </w:r>
        <w:r w:rsidRPr="00E77497">
          <w:rPr>
            <w:rStyle w:val="bnf"/>
            <w:rFonts w:ascii="Helvetica" w:hAnsi="Helvetica"/>
            <w:b/>
            <w:i w:val="0"/>
          </w:rPr>
          <w:t>PropName</w:t>
        </w:r>
      </w:ins>
    </w:p>
    <w:p w14:paraId="7CF0BC8F" w14:textId="77777777" w:rsidR="0021118F" w:rsidRPr="00E77497" w:rsidRDefault="0021118F" w:rsidP="0021118F">
      <w:pPr>
        <w:pStyle w:val="SyntaxRule"/>
        <w:rPr>
          <w:ins w:id="25973" w:author="Rev 8 Allen Wirfs-Brock" w:date="2012-06-11T16:14:00Z"/>
          <w:b/>
        </w:rPr>
      </w:pPr>
      <w:ins w:id="25974" w:author="Rev 8 Allen Wirfs-Brock" w:date="2012-06-11T16:14:00Z">
        <w:r>
          <w:t>MethodDefinition</w:t>
        </w:r>
        <w:r w:rsidRPr="00E77497">
          <w:rPr>
            <w:rFonts w:ascii="Arial" w:hAnsi="Arial" w:cs="Arial"/>
            <w:b/>
          </w:rPr>
          <w:t xml:space="preserve"> </w:t>
        </w:r>
        <w:r w:rsidRPr="00E77497">
          <w:rPr>
            <w:rFonts w:ascii="Arial" w:hAnsi="Arial" w:cs="Arial"/>
            <w:b/>
            <w:i w:val="0"/>
          </w:rPr>
          <w:t>:</w:t>
        </w:r>
      </w:ins>
    </w:p>
    <w:p w14:paraId="3A7EB9B4" w14:textId="77777777" w:rsidR="0021118F" w:rsidRPr="00E77497" w:rsidRDefault="0021118F" w:rsidP="0021118F">
      <w:pPr>
        <w:pStyle w:val="SyntaxDefinition"/>
        <w:rPr>
          <w:ins w:id="25975" w:author="Rev 8 Allen Wirfs-Brock" w:date="2012-06-11T16:14:00Z"/>
        </w:rPr>
      </w:pPr>
      <w:ins w:id="25976" w:author="Rev 8 Allen Wirfs-Brock" w:date="2012-06-11T16:14:00Z">
        <w:r w:rsidRPr="00E77497">
          <w:t>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FormalParameterList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E77497">
          <w:br/>
        </w:r>
        <w:r>
          <w:rPr>
            <w:rFonts w:ascii="Courier New" w:hAnsi="Courier New"/>
            <w:b/>
            <w:i w:val="0"/>
          </w:rPr>
          <w:t>*</w:t>
        </w:r>
        <w:r w:rsidRPr="00E77497">
          <w:t xml:space="preserve"> 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FormalParameterList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ins>
    </w:p>
    <w:p w14:paraId="2AA6FCB1" w14:textId="77777777" w:rsidR="00BF5CDF" w:rsidRPr="00E77497" w:rsidDel="0021118F" w:rsidRDefault="00BF5CDF" w:rsidP="00BF5CDF">
      <w:pPr>
        <w:rPr>
          <w:ins w:id="25977" w:author="Rev 7 Allen Wirfs-Brock" w:date="2012-04-26T11:01:00Z"/>
          <w:del w:id="25978" w:author="Rev 8 Allen Wirfs-Brock" w:date="2012-06-11T16:14:00Z"/>
        </w:rPr>
      </w:pPr>
      <w:ins w:id="25979" w:author="Rev 7 Allen Wirfs-Brock" w:date="2012-04-26T11:01:00Z">
        <w:del w:id="25980" w:author="Rev 8 Allen Wirfs-Brock" w:date="2012-06-11T16:14:00Z">
          <w:r w:rsidDel="0021118F">
            <w:rPr>
              <w:rStyle w:val="bnf"/>
            </w:rPr>
            <w:delText>MethodDefinition</w:delText>
          </w:r>
          <w:r w:rsidRPr="00E77497" w:rsidDel="0021118F">
            <w:delText xml:space="preserve"> </w:delText>
          </w:r>
          <w:r w:rsidRPr="00E77497" w:rsidDel="0021118F">
            <w:rPr>
              <w:b/>
            </w:rPr>
            <w:delText>:</w:delText>
          </w:r>
          <w:r w:rsidRPr="00E77497" w:rsidDel="0021118F">
            <w:delText xml:space="preserve"> </w:delText>
          </w:r>
          <w:r w:rsidRPr="00E77497" w:rsidDel="0021118F">
            <w:rPr>
              <w:rStyle w:val="bnf"/>
            </w:rPr>
            <w:delText>PropertyName</w:delText>
          </w:r>
          <w:r w:rsidRPr="00E77497" w:rsidDel="0021118F">
            <w:rPr>
              <w:iCs/>
            </w:rPr>
            <w:delText xml:space="preserve"> </w:delText>
          </w:r>
          <w:r w:rsidRPr="00E77497" w:rsidDel="0021118F">
            <w:rPr>
              <w:rFonts w:ascii="Courier New" w:hAnsi="Courier New" w:cs="Courier New"/>
              <w:b/>
              <w:iCs/>
            </w:rPr>
            <w:delText>(</w:delText>
          </w:r>
          <w:r w:rsidDel="0021118F">
            <w:rPr>
              <w:rFonts w:ascii="Courier New" w:hAnsi="Courier New" w:cs="Courier New"/>
              <w:b/>
              <w:iCs/>
            </w:rPr>
            <w:delText xml:space="preserve"> </w:delText>
          </w:r>
          <w:r w:rsidRPr="007870CC" w:rsidDel="0021118F">
            <w:rPr>
              <w:rFonts w:ascii="Times New Roman" w:hAnsi="Times New Roman"/>
              <w:i/>
            </w:rPr>
            <w:delText>FormalParameterList</w:delText>
          </w:r>
          <w:r w:rsidRPr="00E77497" w:rsidDel="0021118F">
            <w:rPr>
              <w:rFonts w:ascii="Courier New" w:hAnsi="Courier New" w:cs="Courier New"/>
              <w:b/>
              <w:iCs/>
            </w:rPr>
            <w:delText xml:space="preserve"> )</w:delText>
          </w:r>
        </w:del>
        <w:del w:id="25981" w:author="Rev 8 Allen Wirfs-Brock" w:date="2012-05-24T18:54:00Z">
          <w:r w:rsidRPr="00E77497" w:rsidDel="00B87562">
            <w:rPr>
              <w:rFonts w:ascii="Courier New" w:hAnsi="Courier New" w:cs="Courier New"/>
              <w:b/>
              <w:iCs/>
            </w:rPr>
            <w:delText xml:space="preserve"> </w:delText>
          </w:r>
        </w:del>
      </w:ins>
      <w:ins w:id="25982" w:author="Rev 7 Allen Wirfs-Brock" w:date="2012-04-26T11:33:00Z">
        <w:del w:id="25983" w:author="Rev 8 Allen Wirfs-Brock" w:date="2012-05-10T17:37: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del w:id="25984" w:author="Rev 8 Allen Wirfs-Brock" w:date="2012-05-24T18:54:00Z">
          <w:r w:rsidR="00C318A3" w:rsidRPr="008B7F6F" w:rsidDel="00B87562">
            <w:rPr>
              <w:rFonts w:ascii="Courier New" w:hAnsi="Courier New" w:cs="Courier New"/>
              <w:b/>
              <w:iCs/>
            </w:rPr>
            <w:delText xml:space="preserve"> </w:delText>
          </w:r>
        </w:del>
      </w:ins>
    </w:p>
    <w:p w14:paraId="6338E505" w14:textId="77777777" w:rsidR="00BF5CDF" w:rsidRPr="00E77497" w:rsidRDefault="00BF5CDF" w:rsidP="004A7791">
      <w:pPr>
        <w:pStyle w:val="Alg4"/>
        <w:numPr>
          <w:ilvl w:val="0"/>
          <w:numId w:val="750"/>
        </w:numPr>
        <w:spacing w:after="220"/>
        <w:contextualSpacing/>
        <w:rPr>
          <w:ins w:id="25985" w:author="Rev 7 Allen Wirfs-Brock" w:date="2012-04-26T11:01:00Z"/>
        </w:rPr>
      </w:pPr>
      <w:ins w:id="25986" w:author="Rev 7 Allen Wirfs-Brock" w:date="2012-04-26T11:01:00Z">
        <w:r w:rsidRPr="00E77497">
          <w:t>Return PropName</w:t>
        </w:r>
        <w:r w:rsidRPr="008D6EE3">
          <w:t xml:space="preserve"> </w:t>
        </w:r>
        <w:r w:rsidRPr="00E77497">
          <w:t xml:space="preserve">of </w:t>
        </w:r>
        <w:r w:rsidRPr="00E77497">
          <w:rPr>
            <w:i/>
          </w:rPr>
          <w:t>PropertyName</w:t>
        </w:r>
        <w:r w:rsidRPr="00E77497">
          <w:t>.</w:t>
        </w:r>
      </w:ins>
    </w:p>
    <w:p w14:paraId="18B6DF0A" w14:textId="77777777" w:rsidR="00BF5CDF" w:rsidRPr="00E77497" w:rsidDel="0021118F" w:rsidRDefault="00BF5CDF" w:rsidP="00BF5CDF">
      <w:pPr>
        <w:rPr>
          <w:ins w:id="25987" w:author="Rev 7 Allen Wirfs-Brock" w:date="2012-04-26T11:01:00Z"/>
          <w:del w:id="25988" w:author="Rev 8 Allen Wirfs-Brock" w:date="2012-06-11T16:14:00Z"/>
        </w:rPr>
      </w:pPr>
      <w:ins w:id="25989" w:author="Rev 7 Allen Wirfs-Brock" w:date="2012-04-26T11:01:00Z">
        <w:del w:id="25990" w:author="Rev 8 Allen Wirfs-Brock" w:date="2012-06-11T16:14:00Z">
          <w:r w:rsidDel="0021118F">
            <w:rPr>
              <w:rStyle w:val="bnf"/>
            </w:rPr>
            <w:delText>MethodDefinition</w:delText>
          </w:r>
          <w:r w:rsidRPr="00E77497" w:rsidDel="0021118F">
            <w:delText xml:space="preserve"> </w:delText>
          </w:r>
          <w:r w:rsidRPr="00E77497" w:rsidDel="0021118F">
            <w:rPr>
              <w:b/>
            </w:rPr>
            <w:delText>:</w:delText>
          </w:r>
          <w:r w:rsidRPr="00E77497" w:rsidDel="0021118F">
            <w:delText xml:space="preserve"> </w:delText>
          </w:r>
          <w:r w:rsidDel="0021118F">
            <w:rPr>
              <w:rFonts w:ascii="Courier New" w:hAnsi="Courier New" w:cs="Courier New"/>
              <w:b/>
              <w:iCs/>
            </w:rPr>
            <w:delText xml:space="preserve">* </w:delText>
          </w:r>
          <w:r w:rsidRPr="00E77497" w:rsidDel="0021118F">
            <w:rPr>
              <w:rStyle w:val="bnf"/>
            </w:rPr>
            <w:delText>PropertyName</w:delText>
          </w:r>
          <w:r w:rsidRPr="00E77497" w:rsidDel="0021118F">
            <w:rPr>
              <w:iCs/>
            </w:rPr>
            <w:delText xml:space="preserve"> </w:delText>
          </w:r>
          <w:r w:rsidRPr="00E77497" w:rsidDel="0021118F">
            <w:rPr>
              <w:rFonts w:ascii="Courier New" w:hAnsi="Courier New" w:cs="Courier New"/>
              <w:b/>
              <w:iCs/>
            </w:rPr>
            <w:delText>(</w:delText>
          </w:r>
          <w:r w:rsidDel="0021118F">
            <w:rPr>
              <w:rFonts w:ascii="Courier New" w:hAnsi="Courier New" w:cs="Courier New"/>
              <w:b/>
              <w:iCs/>
            </w:rPr>
            <w:delText xml:space="preserve"> </w:delText>
          </w:r>
          <w:r w:rsidRPr="007870CC" w:rsidDel="0021118F">
            <w:rPr>
              <w:rFonts w:ascii="Times New Roman" w:hAnsi="Times New Roman"/>
              <w:i/>
            </w:rPr>
            <w:delText>FormalParameterList</w:delText>
          </w:r>
          <w:r w:rsidRPr="00E77497" w:rsidDel="0021118F">
            <w:rPr>
              <w:rFonts w:ascii="Courier New" w:hAnsi="Courier New" w:cs="Courier New"/>
              <w:b/>
              <w:iCs/>
            </w:rPr>
            <w:delText xml:space="preserve"> )</w:delText>
          </w:r>
        </w:del>
        <w:del w:id="25991" w:author="Rev 8 Allen Wirfs-Brock" w:date="2012-05-24T18:53:00Z">
          <w:r w:rsidRPr="00E77497" w:rsidDel="00B87562">
            <w:rPr>
              <w:rFonts w:ascii="Courier New" w:hAnsi="Courier New" w:cs="Courier New"/>
              <w:b/>
              <w:iCs/>
            </w:rPr>
            <w:delText xml:space="preserve"> </w:delText>
          </w:r>
        </w:del>
      </w:ins>
      <w:ins w:id="25992" w:author="Rev 7 Allen Wirfs-Brock" w:date="2012-04-26T11:33:00Z">
        <w:del w:id="25993" w:author="Rev 8 Allen Wirfs-Brock" w:date="2012-05-10T17:37: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del w:id="25994" w:author="Rev 8 Allen Wirfs-Brock" w:date="2012-05-24T18:53:00Z">
          <w:r w:rsidR="00C318A3" w:rsidRPr="008B7F6F" w:rsidDel="00B87562">
            <w:rPr>
              <w:rFonts w:ascii="Courier New" w:hAnsi="Courier New" w:cs="Courier New"/>
              <w:b/>
              <w:iCs/>
            </w:rPr>
            <w:delText xml:space="preserve"> </w:delText>
          </w:r>
        </w:del>
      </w:ins>
    </w:p>
    <w:p w14:paraId="3A973D87" w14:textId="77777777" w:rsidR="00BF5CDF" w:rsidRPr="00E77497" w:rsidDel="0021118F" w:rsidRDefault="00BF5CDF" w:rsidP="004A7791">
      <w:pPr>
        <w:pStyle w:val="Alg4"/>
        <w:numPr>
          <w:ilvl w:val="0"/>
          <w:numId w:val="751"/>
        </w:numPr>
        <w:spacing w:after="220"/>
        <w:contextualSpacing/>
        <w:rPr>
          <w:ins w:id="25995" w:author="Rev 7 Allen Wirfs-Brock" w:date="2012-04-26T11:01:00Z"/>
          <w:del w:id="25996" w:author="Rev 8 Allen Wirfs-Brock" w:date="2012-06-11T16:14:00Z"/>
        </w:rPr>
      </w:pPr>
      <w:ins w:id="25997" w:author="Rev 7 Allen Wirfs-Brock" w:date="2012-04-26T11:01:00Z">
        <w:del w:id="25998" w:author="Rev 8 Allen Wirfs-Brock" w:date="2012-06-11T16:14:00Z">
          <w:r w:rsidRPr="00E77497" w:rsidDel="0021118F">
            <w:delText>Return PropName</w:delText>
          </w:r>
          <w:r w:rsidRPr="008D6EE3" w:rsidDel="0021118F">
            <w:delText xml:space="preserve"> </w:delText>
          </w:r>
          <w:r w:rsidRPr="00E77497" w:rsidDel="0021118F">
            <w:delText xml:space="preserve">of </w:delText>
          </w:r>
          <w:r w:rsidRPr="00E77497" w:rsidDel="0021118F">
            <w:rPr>
              <w:i/>
            </w:rPr>
            <w:delText>PropertyName</w:delText>
          </w:r>
          <w:r w:rsidRPr="00E77497" w:rsidDel="0021118F">
            <w:delText>.</w:delText>
          </w:r>
        </w:del>
      </w:ins>
    </w:p>
    <w:p w14:paraId="5720350A" w14:textId="77777777" w:rsidR="00BF5CDF" w:rsidRPr="00E77497" w:rsidDel="0021118F" w:rsidRDefault="00BF5CDF" w:rsidP="00BF5CDF">
      <w:pPr>
        <w:keepNext/>
        <w:rPr>
          <w:ins w:id="25999" w:author="Rev 7 Allen Wirfs-Brock" w:date="2012-04-26T11:01:00Z"/>
          <w:del w:id="26000" w:author="Rev 8 Allen Wirfs-Brock" w:date="2012-06-11T16:14:00Z"/>
        </w:rPr>
      </w:pPr>
      <w:ins w:id="26001" w:author="Rev 7 Allen Wirfs-Brock" w:date="2012-04-26T11:01:00Z">
        <w:del w:id="26002" w:author="Rev 8 Allen Wirfs-Brock" w:date="2012-06-11T16:14:00Z">
          <w:r w:rsidDel="0021118F">
            <w:rPr>
              <w:rStyle w:val="bnf"/>
            </w:rPr>
            <w:delText>MethodDefinition</w:delText>
          </w:r>
          <w:r w:rsidRPr="00E77497" w:rsidDel="0021118F">
            <w:delText xml:space="preserve"> </w:delText>
          </w:r>
          <w:r w:rsidRPr="00E77497" w:rsidDel="0021118F">
            <w:rPr>
              <w:b/>
            </w:rPr>
            <w:delText>:</w:delText>
          </w:r>
          <w:r w:rsidRPr="00E77497" w:rsidDel="0021118F">
            <w:delText xml:space="preserve"> </w:delText>
          </w:r>
          <w:r w:rsidRPr="00E77497" w:rsidDel="0021118F">
            <w:rPr>
              <w:rFonts w:ascii="Courier New" w:hAnsi="Courier New" w:cs="Courier New"/>
              <w:b/>
              <w:iCs/>
            </w:rPr>
            <w:delText>get</w:delText>
          </w:r>
          <w:r w:rsidRPr="00E77497" w:rsidDel="0021118F">
            <w:rPr>
              <w:iCs/>
            </w:rPr>
            <w:delText xml:space="preserve"> </w:delText>
          </w:r>
          <w:r w:rsidRPr="00E77497" w:rsidDel="0021118F">
            <w:rPr>
              <w:rStyle w:val="bnf"/>
            </w:rPr>
            <w:delText>PropertyName</w:delText>
          </w:r>
          <w:r w:rsidRPr="00E77497" w:rsidDel="0021118F">
            <w:rPr>
              <w:iCs/>
            </w:rPr>
            <w:delText xml:space="preserve"> </w:delText>
          </w:r>
          <w:r w:rsidRPr="00E77497" w:rsidDel="0021118F">
            <w:rPr>
              <w:rFonts w:ascii="Courier New" w:hAnsi="Courier New" w:cs="Courier New"/>
              <w:b/>
              <w:iCs/>
            </w:rPr>
            <w:delText xml:space="preserve">( ) </w:delText>
          </w:r>
        </w:del>
      </w:ins>
      <w:ins w:id="26003" w:author="Rev 7 Allen Wirfs-Brock" w:date="2012-04-26T11:33:00Z">
        <w:del w:id="26004" w:author="Rev 8 Allen Wirfs-Brock" w:date="2012-05-10T17:37:00Z">
          <w:r w:rsidR="00C318A3" w:rsidRPr="00266D2C" w:rsidDel="007110FE">
            <w:rPr>
              <w:rFonts w:ascii="Courier New" w:hAnsi="Courier New" w:cs="Courier New"/>
              <w:b/>
              <w:i/>
            </w:rPr>
            <w:delText>ConsiseBody</w:delText>
          </w:r>
        </w:del>
        <w:del w:id="26005" w:author="Rev 8 Allen Wirfs-Brock" w:date="2012-05-24T18:53:00Z">
          <w:r w:rsidR="00C318A3" w:rsidRPr="008B7F6F" w:rsidDel="00B87562">
            <w:rPr>
              <w:rFonts w:ascii="Courier New" w:hAnsi="Courier New" w:cs="Courier New"/>
              <w:b/>
              <w:iCs/>
            </w:rPr>
            <w:delText xml:space="preserve"> </w:delText>
          </w:r>
        </w:del>
      </w:ins>
    </w:p>
    <w:p w14:paraId="099FA80A" w14:textId="77777777" w:rsidR="00BF5CDF" w:rsidRPr="00E77497" w:rsidDel="0021118F" w:rsidRDefault="00BF5CDF" w:rsidP="004A7791">
      <w:pPr>
        <w:pStyle w:val="Alg4"/>
        <w:numPr>
          <w:ilvl w:val="0"/>
          <w:numId w:val="752"/>
        </w:numPr>
        <w:spacing w:after="220"/>
        <w:contextualSpacing/>
        <w:rPr>
          <w:ins w:id="26006" w:author="Rev 7 Allen Wirfs-Brock" w:date="2012-04-26T11:01:00Z"/>
          <w:del w:id="26007" w:author="Rev 8 Allen Wirfs-Brock" w:date="2012-06-11T16:14:00Z"/>
        </w:rPr>
      </w:pPr>
      <w:ins w:id="26008" w:author="Rev 7 Allen Wirfs-Brock" w:date="2012-04-26T11:01:00Z">
        <w:del w:id="26009" w:author="Rev 8 Allen Wirfs-Brock" w:date="2012-06-11T16:14:00Z">
          <w:r w:rsidRPr="00E77497" w:rsidDel="0021118F">
            <w:delText>Return PropName</w:delText>
          </w:r>
          <w:r w:rsidRPr="0099011E" w:rsidDel="0021118F">
            <w:delText xml:space="preserve"> </w:delText>
          </w:r>
          <w:r w:rsidRPr="00E77497" w:rsidDel="0021118F">
            <w:delText xml:space="preserve">of </w:delText>
          </w:r>
          <w:r w:rsidRPr="00E77497" w:rsidDel="0021118F">
            <w:rPr>
              <w:i/>
            </w:rPr>
            <w:delText>PropertyName</w:delText>
          </w:r>
          <w:r w:rsidRPr="00E77497" w:rsidDel="0021118F">
            <w:delText>.</w:delText>
          </w:r>
        </w:del>
      </w:ins>
    </w:p>
    <w:p w14:paraId="4CFE2E38" w14:textId="77777777" w:rsidR="00BF5CDF" w:rsidRPr="008B7F6F" w:rsidDel="0021118F" w:rsidRDefault="00BF5CDF" w:rsidP="00BF5CDF">
      <w:pPr>
        <w:rPr>
          <w:ins w:id="26010" w:author="Rev 7 Allen Wirfs-Brock" w:date="2012-04-26T11:01:00Z"/>
          <w:del w:id="26011" w:author="Rev 8 Allen Wirfs-Brock" w:date="2012-06-11T16:14:00Z"/>
        </w:rPr>
      </w:pPr>
      <w:ins w:id="26012" w:author="Rev 7 Allen Wirfs-Brock" w:date="2012-04-26T11:01:00Z">
        <w:del w:id="26013" w:author="Rev 8 Allen Wirfs-Brock" w:date="2012-06-11T16:14:00Z">
          <w:r w:rsidDel="0021118F">
            <w:rPr>
              <w:rStyle w:val="bnf"/>
            </w:rPr>
            <w:delText>MethodDefinition</w:delText>
          </w:r>
          <w:r w:rsidRPr="00E77497" w:rsidDel="0021118F">
            <w:delText xml:space="preserve"> </w:delText>
          </w:r>
          <w:r w:rsidRPr="00E77497" w:rsidDel="0021118F">
            <w:rPr>
              <w:b/>
            </w:rPr>
            <w:delText>:</w:delText>
          </w:r>
          <w:r w:rsidRPr="00E77497" w:rsidDel="0021118F">
            <w:delText xml:space="preserve"> </w:delText>
          </w:r>
          <w:r w:rsidRPr="00E77497" w:rsidDel="0021118F">
            <w:rPr>
              <w:rFonts w:ascii="Courier New" w:hAnsi="Courier New" w:cs="Courier New"/>
              <w:b/>
              <w:iCs/>
            </w:rPr>
            <w:delText>set</w:delText>
          </w:r>
          <w:r w:rsidRPr="00E77497" w:rsidDel="0021118F">
            <w:rPr>
              <w:iCs/>
            </w:rPr>
            <w:delText xml:space="preserve"> </w:delText>
          </w:r>
          <w:r w:rsidRPr="00E77497" w:rsidDel="0021118F">
            <w:rPr>
              <w:rStyle w:val="bnf"/>
            </w:rPr>
            <w:delText>PropertyName</w:delText>
          </w:r>
          <w:r w:rsidRPr="00E77497" w:rsidDel="0021118F">
            <w:rPr>
              <w:iCs/>
            </w:rPr>
            <w:delText xml:space="preserve"> </w:delText>
          </w:r>
          <w:r w:rsidRPr="00E77497" w:rsidDel="0021118F">
            <w:rPr>
              <w:rFonts w:ascii="Courier New" w:hAnsi="Courier New" w:cs="Courier New"/>
              <w:b/>
              <w:iCs/>
            </w:rPr>
            <w:delText xml:space="preserve">( </w:delText>
          </w:r>
          <w:r w:rsidRPr="00E77497" w:rsidDel="0021118F">
            <w:rPr>
              <w:rStyle w:val="bnf"/>
            </w:rPr>
            <w:delText>PropertySetParameterList</w:delText>
          </w:r>
          <w:r w:rsidRPr="00120381" w:rsidDel="0021118F">
            <w:rPr>
              <w:rFonts w:ascii="Courier New" w:hAnsi="Courier New" w:cs="Courier New"/>
              <w:b/>
              <w:iCs/>
            </w:rPr>
            <w:delText xml:space="preserve"> )</w:delText>
          </w:r>
          <w:r w:rsidRPr="004D1BD1" w:rsidDel="0021118F">
            <w:rPr>
              <w:rFonts w:ascii="Courier New" w:hAnsi="Courier New" w:cs="Courier New"/>
              <w:b/>
              <w:iCs/>
            </w:rPr>
            <w:delText xml:space="preserve"> </w:delText>
          </w:r>
        </w:del>
      </w:ins>
      <w:ins w:id="26014" w:author="Rev 7 Allen Wirfs-Brock" w:date="2012-04-26T11:33:00Z">
        <w:del w:id="26015" w:author="Rev 8 Allen Wirfs-Brock" w:date="2012-05-10T17:37: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del w:id="26016" w:author="Rev 8 Allen Wirfs-Brock" w:date="2012-06-11T16:14:00Z">
          <w:r w:rsidR="00C318A3" w:rsidRPr="008B7F6F" w:rsidDel="0021118F">
            <w:rPr>
              <w:rFonts w:ascii="Courier New" w:hAnsi="Courier New" w:cs="Courier New"/>
              <w:b/>
              <w:iCs/>
            </w:rPr>
            <w:delText xml:space="preserve"> </w:delText>
          </w:r>
        </w:del>
      </w:ins>
    </w:p>
    <w:p w14:paraId="4E400916" w14:textId="77777777" w:rsidR="00BF5CDF" w:rsidRPr="006B6D0A" w:rsidDel="0021118F" w:rsidRDefault="00BF5CDF" w:rsidP="004A7791">
      <w:pPr>
        <w:pStyle w:val="Alg4"/>
        <w:numPr>
          <w:ilvl w:val="0"/>
          <w:numId w:val="753"/>
        </w:numPr>
        <w:spacing w:after="220"/>
        <w:contextualSpacing/>
        <w:rPr>
          <w:ins w:id="26017" w:author="Rev 7 Allen Wirfs-Brock" w:date="2012-04-26T11:01:00Z"/>
          <w:del w:id="26018" w:author="Rev 8 Allen Wirfs-Brock" w:date="2012-06-11T16:14:00Z"/>
        </w:rPr>
      </w:pPr>
      <w:ins w:id="26019" w:author="Rev 7 Allen Wirfs-Brock" w:date="2012-04-26T11:01:00Z">
        <w:del w:id="26020" w:author="Rev 8 Allen Wirfs-Brock" w:date="2012-06-11T16:14:00Z">
          <w:r w:rsidRPr="006B6D0A" w:rsidDel="0021118F">
            <w:delText>Return PropName</w:delText>
          </w:r>
          <w:r w:rsidRPr="0099011E" w:rsidDel="0021118F">
            <w:delText xml:space="preserve"> </w:delText>
          </w:r>
          <w:r w:rsidRPr="00E77497" w:rsidDel="0021118F">
            <w:delText xml:space="preserve">of </w:delText>
          </w:r>
          <w:r w:rsidRPr="00E77497" w:rsidDel="0021118F">
            <w:rPr>
              <w:i/>
            </w:rPr>
            <w:delText>PropertyName</w:delText>
          </w:r>
          <w:r w:rsidRPr="006B6D0A" w:rsidDel="0021118F">
            <w:delText>.</w:delText>
          </w:r>
        </w:del>
      </w:ins>
    </w:p>
    <w:p w14:paraId="09A97CAB" w14:textId="77777777" w:rsidR="0021118F" w:rsidRPr="00E77497" w:rsidRDefault="0021118F" w:rsidP="0021118F">
      <w:pPr>
        <w:rPr>
          <w:ins w:id="26021" w:author="Rev 8 Allen Wirfs-Brock" w:date="2012-06-11T16:10:00Z"/>
          <w:rFonts w:ascii="Helvetica" w:hAnsi="Helvetica"/>
          <w:b/>
        </w:rPr>
      </w:pPr>
      <w:ins w:id="26022" w:author="Rev 8 Allen Wirfs-Brock" w:date="2012-06-11T16:10:00Z">
        <w:r w:rsidRPr="00E77497">
          <w:rPr>
            <w:rFonts w:ascii="Helvetica" w:hAnsi="Helvetica"/>
            <w:b/>
          </w:rPr>
          <w:t xml:space="preserve">Static Semantics:  </w:t>
        </w:r>
      </w:ins>
      <w:ins w:id="26023" w:author="Rev 8 Allen Wirfs-Brock" w:date="2012-06-11T16:11:00Z">
        <w:r>
          <w:rPr>
            <w:rStyle w:val="bnf"/>
            <w:rFonts w:ascii="Helvetica" w:hAnsi="Helvetica"/>
            <w:b/>
            <w:i w:val="0"/>
          </w:rPr>
          <w:t>ReferencesSuper</w:t>
        </w:r>
      </w:ins>
    </w:p>
    <w:p w14:paraId="46206045" w14:textId="77777777" w:rsidR="0021118F" w:rsidRPr="00E77497" w:rsidRDefault="0021118F" w:rsidP="0021118F">
      <w:pPr>
        <w:pStyle w:val="SyntaxRule"/>
        <w:rPr>
          <w:ins w:id="26024" w:author="Rev 8 Allen Wirfs-Brock" w:date="2012-06-11T16:12:00Z"/>
          <w:b/>
        </w:rPr>
      </w:pPr>
      <w:ins w:id="26025" w:author="Rev 8 Allen Wirfs-Brock" w:date="2012-06-11T16:12:00Z">
        <w:r>
          <w:t>MethodDefinition</w:t>
        </w:r>
        <w:r w:rsidRPr="00E77497">
          <w:rPr>
            <w:rFonts w:ascii="Arial" w:hAnsi="Arial" w:cs="Arial"/>
            <w:b/>
          </w:rPr>
          <w:t xml:space="preserve"> </w:t>
        </w:r>
        <w:r w:rsidRPr="00E77497">
          <w:rPr>
            <w:rFonts w:ascii="Arial" w:hAnsi="Arial" w:cs="Arial"/>
            <w:b/>
            <w:i w:val="0"/>
          </w:rPr>
          <w:t>:</w:t>
        </w:r>
      </w:ins>
    </w:p>
    <w:p w14:paraId="631A2117" w14:textId="77777777" w:rsidR="0021118F" w:rsidRPr="00E77497" w:rsidRDefault="0021118F" w:rsidP="0021118F">
      <w:pPr>
        <w:pStyle w:val="SyntaxDefinition"/>
        <w:rPr>
          <w:ins w:id="26026" w:author="Rev 8 Allen Wirfs-Brock" w:date="2012-06-11T16:12:00Z"/>
        </w:rPr>
      </w:pPr>
      <w:ins w:id="26027" w:author="Rev 8 Allen Wirfs-Brock" w:date="2012-06-11T16:12:00Z">
        <w:r w:rsidRPr="00E77497">
          <w:t>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FormalParameterList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E77497">
          <w:br/>
        </w:r>
        <w:r>
          <w:rPr>
            <w:rFonts w:ascii="Courier New" w:hAnsi="Courier New"/>
            <w:b/>
            <w:i w:val="0"/>
          </w:rPr>
          <w:t>*</w:t>
        </w:r>
        <w:r w:rsidRPr="00E77497">
          <w:t xml:space="preserve"> 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FormalParameterList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ins>
    </w:p>
    <w:p w14:paraId="7C744A04" w14:textId="77777777" w:rsidR="0021118F" w:rsidRPr="006B6D0A" w:rsidRDefault="0021118F" w:rsidP="0021118F">
      <w:pPr>
        <w:pStyle w:val="Alg4"/>
        <w:numPr>
          <w:ilvl w:val="0"/>
          <w:numId w:val="874"/>
        </w:numPr>
        <w:spacing w:after="220"/>
        <w:contextualSpacing/>
        <w:rPr>
          <w:ins w:id="26028" w:author="Rev 8 Allen Wirfs-Brock" w:date="2012-06-11T16:10:00Z"/>
        </w:rPr>
      </w:pPr>
      <w:ins w:id="26029" w:author="Rev 8 Allen Wirfs-Brock" w:date="2012-06-11T16:10:00Z">
        <w:r w:rsidRPr="006B6D0A">
          <w:t xml:space="preserve">Return </w:t>
        </w:r>
      </w:ins>
      <w:ins w:id="26030" w:author="Rev 8 Allen Wirfs-Brock" w:date="2012-06-11T16:13:00Z">
        <w:r w:rsidRPr="0021118F">
          <w:rPr>
            <w:i/>
          </w:rPr>
          <w:t>FunctionBody</w:t>
        </w:r>
        <w:r w:rsidRPr="00E77497">
          <w:t xml:space="preserve"> </w:t>
        </w:r>
        <w:r>
          <w:t>Contains</w:t>
        </w:r>
      </w:ins>
      <w:ins w:id="26031" w:author="Rev 8 Allen Wirfs-Brock" w:date="2012-06-11T16:10:00Z">
        <w:r w:rsidRPr="00E77497">
          <w:t xml:space="preserve"> </w:t>
        </w:r>
      </w:ins>
      <w:ins w:id="26032" w:author="Rev 8 Allen Wirfs-Brock" w:date="2012-06-11T16:13:00Z">
        <w:r>
          <w:rPr>
            <w:rFonts w:ascii="Courier New" w:hAnsi="Courier New" w:cs="Courier New"/>
            <w:b/>
          </w:rPr>
          <w:t>super</w:t>
        </w:r>
      </w:ins>
      <w:ins w:id="26033" w:author="Rev 8 Allen Wirfs-Brock" w:date="2012-06-11T16:10:00Z">
        <w:r w:rsidRPr="006B6D0A">
          <w:t>.</w:t>
        </w:r>
      </w:ins>
    </w:p>
    <w:p w14:paraId="1448736B" w14:textId="77777777" w:rsidR="00266D2C" w:rsidRPr="00E77497" w:rsidRDefault="00266D2C" w:rsidP="00266D2C">
      <w:pPr>
        <w:rPr>
          <w:ins w:id="26034" w:author="Rev 8 Allen Wirfs-Brock" w:date="2012-06-07T16:52:00Z"/>
          <w:rFonts w:ascii="Helvetica" w:hAnsi="Helvetica"/>
          <w:b/>
        </w:rPr>
      </w:pPr>
      <w:ins w:id="26035" w:author="Rev 8 Allen Wirfs-Brock" w:date="2012-06-07T16:52:00Z">
        <w:r w:rsidRPr="00E77497">
          <w:rPr>
            <w:rFonts w:ascii="Helvetica" w:hAnsi="Helvetica"/>
            <w:b/>
          </w:rPr>
          <w:t xml:space="preserve">Static Semantics:  </w:t>
        </w:r>
      </w:ins>
      <w:ins w:id="26036" w:author="Rev 8 Allen Wirfs-Brock" w:date="2012-06-07T16:53:00Z">
        <w:r>
          <w:rPr>
            <w:rStyle w:val="bnf"/>
            <w:rFonts w:ascii="Helvetica" w:hAnsi="Helvetica"/>
            <w:b/>
            <w:i w:val="0"/>
          </w:rPr>
          <w:t>SpecialMethod</w:t>
        </w:r>
      </w:ins>
    </w:p>
    <w:p w14:paraId="3A807C01" w14:textId="77777777" w:rsidR="00266D2C" w:rsidRPr="00E77497" w:rsidRDefault="00266D2C" w:rsidP="00266D2C">
      <w:pPr>
        <w:rPr>
          <w:ins w:id="26037" w:author="Rev 8 Allen Wirfs-Brock" w:date="2012-06-07T16:52:00Z"/>
        </w:rPr>
      </w:pPr>
      <w:ins w:id="26038" w:author="Rev 8 Allen Wirfs-Brock" w:date="2012-06-07T16:52:00Z">
        <w:r>
          <w:rPr>
            <w:rStyle w:val="bnf"/>
          </w:rPr>
          <w:t>MethodDefinition</w:t>
        </w:r>
        <w:r w:rsidRPr="00E77497">
          <w:t xml:space="preserve"> </w:t>
        </w:r>
        <w:r w:rsidRPr="00E77497">
          <w:rPr>
            <w:b/>
          </w:rPr>
          <w:t>:</w:t>
        </w:r>
        <w:r w:rsidRPr="00E77497">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Courier New" w:hAnsi="Courier New" w:cs="Courier New"/>
            <w:b/>
            <w:iCs/>
          </w:rPr>
          <w:t xml:space="preserve"> </w:t>
        </w:r>
        <w:r w:rsidRPr="007870CC">
          <w:rPr>
            <w:rFonts w:ascii="Times New Roman" w:hAnsi="Times New Roman"/>
            <w:i/>
          </w:rPr>
          <w:t>FormalParameterList</w:t>
        </w:r>
        <w:r w:rsidRPr="00E77497">
          <w:rPr>
            <w:rFonts w:ascii="Courier New" w:hAnsi="Courier New" w:cs="Courier New"/>
            <w:b/>
            <w:iCs/>
          </w:rPr>
          <w:t xml:space="preserve"> )</w:t>
        </w:r>
        <w:r w:rsidRPr="00B87562">
          <w:rPr>
            <w:rFonts w:ascii="Courier New" w:eastAsia="Times New Roman" w:hAnsi="Courier New" w:cs="Courier New"/>
            <w:b/>
            <w:lang w:eastAsia="en-US"/>
          </w:rPr>
          <w:t xml:space="preserve"> </w:t>
        </w:r>
        <w:r w:rsidRPr="00D969B2">
          <w:rPr>
            <w:rFonts w:ascii="Courier New" w:eastAsia="Times New Roman" w:hAnsi="Courier New" w:cs="Courier New"/>
            <w:b/>
            <w:lang w:eastAsia="en-US"/>
          </w:rPr>
          <w:t>{</w:t>
        </w:r>
        <w:r w:rsidRPr="00B87562">
          <w:rPr>
            <w:rFonts w:ascii="Times New Roman" w:hAnsi="Times New Roman"/>
            <w:i/>
          </w:rPr>
          <w:t xml:space="preserve"> </w:t>
        </w:r>
        <w:r>
          <w:rPr>
            <w:rFonts w:ascii="Times New Roman" w:hAnsi="Times New Roman"/>
            <w:i/>
          </w:rPr>
          <w:t>Function</w:t>
        </w:r>
        <w:r w:rsidRPr="00B820AB">
          <w:rPr>
            <w:rFonts w:ascii="Times New Roman" w:hAnsi="Times New Roman"/>
            <w:i/>
          </w:rPr>
          <w:t>Body</w:t>
        </w:r>
        <w:r w:rsidRPr="008B7F6F">
          <w:rPr>
            <w:rFonts w:ascii="Courier New" w:hAnsi="Courier New" w:cs="Courier New"/>
            <w:b/>
            <w:iCs/>
          </w:rPr>
          <w:t xml:space="preserve"> </w:t>
        </w:r>
        <w:r w:rsidRPr="00D56329">
          <w:rPr>
            <w:rFonts w:ascii="Courier New" w:eastAsia="Times New Roman" w:hAnsi="Courier New" w:cs="Courier New"/>
            <w:b/>
            <w:lang w:eastAsia="en-US"/>
          </w:rPr>
          <w:t>}</w:t>
        </w:r>
      </w:ins>
    </w:p>
    <w:p w14:paraId="6E220BAD" w14:textId="77777777" w:rsidR="00266D2C" w:rsidRPr="00E77497" w:rsidRDefault="00266D2C" w:rsidP="00266D2C">
      <w:pPr>
        <w:pStyle w:val="Alg4"/>
        <w:numPr>
          <w:ilvl w:val="0"/>
          <w:numId w:val="864"/>
        </w:numPr>
        <w:spacing w:after="220"/>
        <w:contextualSpacing/>
        <w:rPr>
          <w:ins w:id="26039" w:author="Rev 8 Allen Wirfs-Brock" w:date="2012-06-07T16:52:00Z"/>
        </w:rPr>
      </w:pPr>
      <w:ins w:id="26040" w:author="Rev 8 Allen Wirfs-Brock" w:date="2012-06-07T16:52:00Z">
        <w:r w:rsidRPr="00E77497">
          <w:t xml:space="preserve">Return </w:t>
        </w:r>
      </w:ins>
      <w:ins w:id="26041" w:author="Rev 8 Allen Wirfs-Brock" w:date="2012-06-07T16:53:00Z">
        <w:r w:rsidRPr="00266D2C">
          <w:rPr>
            <w:b/>
          </w:rPr>
          <w:t>false</w:t>
        </w:r>
      </w:ins>
      <w:ins w:id="26042" w:author="Rev 8 Allen Wirfs-Brock" w:date="2012-06-07T16:52:00Z">
        <w:r w:rsidRPr="00E77497">
          <w:t>.</w:t>
        </w:r>
      </w:ins>
    </w:p>
    <w:p w14:paraId="2B26D978" w14:textId="77777777" w:rsidR="00266D2C" w:rsidRPr="00E77497" w:rsidRDefault="00266D2C" w:rsidP="00266D2C">
      <w:pPr>
        <w:pStyle w:val="SyntaxRule"/>
        <w:rPr>
          <w:ins w:id="26043" w:author="Rev 8 Allen Wirfs-Brock" w:date="2012-06-07T16:55:00Z"/>
          <w:b/>
        </w:rPr>
      </w:pPr>
      <w:ins w:id="26044" w:author="Rev 8 Allen Wirfs-Brock" w:date="2012-06-07T16:55:00Z">
        <w:r>
          <w:t>MethodDefinition</w:t>
        </w:r>
        <w:r w:rsidRPr="00E77497">
          <w:rPr>
            <w:rFonts w:ascii="Arial" w:hAnsi="Arial" w:cs="Arial"/>
            <w:b/>
          </w:rPr>
          <w:t xml:space="preserve"> </w:t>
        </w:r>
        <w:r w:rsidRPr="00E77497">
          <w:rPr>
            <w:rFonts w:ascii="Arial" w:hAnsi="Arial" w:cs="Arial"/>
            <w:b/>
            <w:i w:val="0"/>
          </w:rPr>
          <w:t>:</w:t>
        </w:r>
      </w:ins>
    </w:p>
    <w:p w14:paraId="0C71A08C" w14:textId="77777777" w:rsidR="00266D2C" w:rsidRPr="00E77497" w:rsidRDefault="00266D2C" w:rsidP="00266D2C">
      <w:pPr>
        <w:pStyle w:val="SyntaxDefinition"/>
        <w:rPr>
          <w:ins w:id="26045" w:author="Rev 8 Allen Wirfs-Brock" w:date="2012-06-07T16:55:00Z"/>
        </w:rPr>
      </w:pPr>
      <w:ins w:id="26046" w:author="Rev 8 Allen Wirfs-Brock" w:date="2012-06-07T16:55:00Z">
        <w:r>
          <w:rPr>
            <w:rFonts w:ascii="Courier New" w:hAnsi="Courier New"/>
            <w:b/>
            <w:i w:val="0"/>
          </w:rPr>
          <w:t>*</w:t>
        </w:r>
        <w:r w:rsidRPr="00E77497">
          <w:t xml:space="preserve"> 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FormalParameterList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ins>
    </w:p>
    <w:p w14:paraId="7E28C710" w14:textId="77777777" w:rsidR="00266D2C" w:rsidRPr="00E77497" w:rsidRDefault="00266D2C" w:rsidP="00266D2C">
      <w:pPr>
        <w:pStyle w:val="Alg4"/>
        <w:numPr>
          <w:ilvl w:val="0"/>
          <w:numId w:val="865"/>
        </w:numPr>
        <w:spacing w:after="220"/>
        <w:contextualSpacing/>
        <w:rPr>
          <w:ins w:id="26047" w:author="Rev 8 Allen Wirfs-Brock" w:date="2012-06-07T16:52:00Z"/>
        </w:rPr>
      </w:pPr>
      <w:ins w:id="26048" w:author="Rev 8 Allen Wirfs-Brock" w:date="2012-06-07T16:55:00Z">
        <w:r w:rsidRPr="00E77497">
          <w:t xml:space="preserve">Return </w:t>
        </w:r>
        <w:r>
          <w:rPr>
            <w:b/>
          </w:rPr>
          <w:t>true</w:t>
        </w:r>
        <w:r w:rsidRPr="00E77497">
          <w:t>.</w:t>
        </w:r>
      </w:ins>
    </w:p>
    <w:p w14:paraId="7D69B775" w14:textId="77777777" w:rsidR="004A7791" w:rsidRPr="00E77497" w:rsidRDefault="004A7791" w:rsidP="004A7791">
      <w:pPr>
        <w:pStyle w:val="40"/>
        <w:numPr>
          <w:ilvl w:val="0"/>
          <w:numId w:val="0"/>
        </w:numPr>
        <w:rPr>
          <w:ins w:id="26049" w:author="Rev 7 Allen Wirfs-Brock" w:date="2012-04-26T11:12:00Z"/>
        </w:rPr>
      </w:pPr>
      <w:ins w:id="26050" w:author="Rev 7 Allen Wirfs-Brock" w:date="2012-04-26T11:12:00Z">
        <w:r w:rsidRPr="00E77497">
          <w:t>Runtime Semantics</w:t>
        </w:r>
      </w:ins>
    </w:p>
    <w:p w14:paraId="5BAFED14" w14:textId="77777777" w:rsidR="004A7791" w:rsidRPr="00E77497" w:rsidRDefault="004A7791" w:rsidP="004A7791">
      <w:pPr>
        <w:keepNext/>
        <w:rPr>
          <w:ins w:id="26051" w:author="Rev 7 Allen Wirfs-Brock" w:date="2012-04-26T11:12:00Z"/>
          <w:rFonts w:ascii="Helvetica" w:hAnsi="Helvetica"/>
          <w:b/>
        </w:rPr>
      </w:pPr>
      <w:ins w:id="26052" w:author="Rev 7 Allen Wirfs-Brock" w:date="2012-04-26T11:12:00Z">
        <w:r w:rsidRPr="00E77497">
          <w:rPr>
            <w:rFonts w:ascii="Helvetica" w:hAnsi="Helvetica"/>
            <w:b/>
          </w:rPr>
          <w:t xml:space="preserve">Runtime Semantics: </w:t>
        </w:r>
        <w:r>
          <w:rPr>
            <w:rFonts w:ascii="Helvetica" w:hAnsi="Helvetica"/>
            <w:b/>
          </w:rPr>
          <w:t xml:space="preserve">Property Definition </w:t>
        </w:r>
        <w:r w:rsidRPr="00E77497">
          <w:rPr>
            <w:rFonts w:ascii="Helvetica" w:hAnsi="Helvetica"/>
            <w:b/>
            <w:spacing w:val="6"/>
          </w:rPr>
          <w:t>Evaluation</w:t>
        </w:r>
      </w:ins>
    </w:p>
    <w:p w14:paraId="0726EF90" w14:textId="77777777" w:rsidR="004A7791" w:rsidRPr="004418C4" w:rsidRDefault="004A7791" w:rsidP="004A7791">
      <w:pPr>
        <w:ind w:left="360"/>
        <w:rPr>
          <w:ins w:id="26053" w:author="Rev 7 Allen Wirfs-Brock" w:date="2012-04-26T11:12:00Z"/>
        </w:rPr>
      </w:pPr>
      <w:ins w:id="26054" w:author="Rev 7 Allen Wirfs-Brock" w:date="2012-04-26T11:12:00Z">
        <w:r>
          <w:t>W</w:t>
        </w:r>
        <w:r w:rsidRPr="004418C4">
          <w:t xml:space="preserve">ith </w:t>
        </w:r>
        <w:r>
          <w:t>parameter</w:t>
        </w:r>
        <w:r w:rsidRPr="004418C4">
          <w:t xml:space="preserve"> </w:t>
        </w:r>
        <w:r>
          <w:rPr>
            <w:rFonts w:ascii="Times New Roman" w:hAnsi="Times New Roman"/>
            <w:i/>
          </w:rPr>
          <w:t>object</w:t>
        </w:r>
        <w:r>
          <w:t>.</w:t>
        </w:r>
      </w:ins>
    </w:p>
    <w:p w14:paraId="7BC10BE0" w14:textId="77777777" w:rsidR="004A7791" w:rsidRPr="00E77497" w:rsidRDefault="004A7791" w:rsidP="004A7791">
      <w:pPr>
        <w:rPr>
          <w:ins w:id="26055" w:author="Rev 7 Allen Wirfs-Brock" w:date="2012-04-26T11:12:00Z"/>
        </w:rPr>
      </w:pPr>
      <w:ins w:id="26056" w:author="Rev 7 Allen Wirfs-Brock" w:date="2012-04-26T11:12:00Z">
        <w:r>
          <w:rPr>
            <w:rStyle w:val="bnf"/>
          </w:rPr>
          <w:t>MethodDefinition</w:t>
        </w:r>
        <w:r w:rsidRPr="00E77497">
          <w:t xml:space="preserve"> </w:t>
        </w:r>
        <w:r w:rsidRPr="00E77497">
          <w:rPr>
            <w:b/>
          </w:rPr>
          <w:t>:</w:t>
        </w:r>
        <w:r w:rsidRPr="00E77497">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Courier New" w:hAnsi="Courier New" w:cs="Courier New"/>
            <w:b/>
            <w:iCs/>
          </w:rPr>
          <w:t xml:space="preserve"> </w:t>
        </w:r>
        <w:r w:rsidRPr="004A5000">
          <w:rPr>
            <w:rFonts w:ascii="Times New Roman" w:hAnsi="Times New Roman"/>
            <w:i/>
          </w:rPr>
          <w:t>FormalParameterList</w:t>
        </w:r>
        <w:r w:rsidRPr="00E77497">
          <w:rPr>
            <w:rFonts w:ascii="Courier New" w:hAnsi="Courier New" w:cs="Courier New"/>
            <w:b/>
            <w:iCs/>
          </w:rPr>
          <w:t xml:space="preserve"> ) </w:t>
        </w:r>
      </w:ins>
      <w:ins w:id="26057" w:author="Rev 7 Allen Wirfs-Brock" w:date="2012-04-26T11:34:00Z">
        <w:del w:id="26058" w:author="Rev 8 Allen Wirfs-Brock" w:date="2012-05-10T17:37: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ins>
      <w:ins w:id="26059" w:author="Rev 8 Allen Wirfs-Brock" w:date="2012-06-10T16:19:00Z">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ins>
      <w:ins w:id="26060" w:author="Rev 7 Allen Wirfs-Brock" w:date="2012-04-26T11:34:00Z">
        <w:del w:id="26061" w:author="Rev 8 Allen Wirfs-Brock" w:date="2012-06-10T16:19:00Z">
          <w:r w:rsidR="00C318A3" w:rsidRPr="008B7F6F" w:rsidDel="00A73E93">
            <w:rPr>
              <w:rFonts w:ascii="Courier New" w:hAnsi="Courier New" w:cs="Courier New"/>
              <w:b/>
              <w:iCs/>
            </w:rPr>
            <w:delText xml:space="preserve"> </w:delText>
          </w:r>
        </w:del>
      </w:ins>
    </w:p>
    <w:p w14:paraId="37F182CB" w14:textId="77777777" w:rsidR="004A7791" w:rsidRPr="00E77497" w:rsidRDefault="004A7791" w:rsidP="00F62C9B">
      <w:pPr>
        <w:pStyle w:val="Alg4"/>
        <w:numPr>
          <w:ilvl w:val="0"/>
          <w:numId w:val="754"/>
        </w:numPr>
        <w:contextualSpacing/>
        <w:rPr>
          <w:ins w:id="26062" w:author="Rev 7 Allen Wirfs-Brock" w:date="2012-04-26T11:12:00Z"/>
        </w:rPr>
      </w:pPr>
      <w:ins w:id="26063" w:author="Rev 7 Allen Wirfs-Brock" w:date="2012-04-26T11:12:00Z">
        <w:r w:rsidRPr="00E77497">
          <w:t xml:space="preserve">Let </w:t>
        </w:r>
        <w:r w:rsidRPr="00E77497">
          <w:rPr>
            <w:i/>
          </w:rPr>
          <w:t xml:space="preserve">propName </w:t>
        </w:r>
        <w:r w:rsidRPr="00E77497">
          <w:t>be PropName</w:t>
        </w:r>
        <w:r>
          <w:t xml:space="preserve"> of </w:t>
        </w:r>
        <w:r w:rsidRPr="00E77497">
          <w:rPr>
            <w:i/>
          </w:rPr>
          <w:t>PropertyName</w:t>
        </w:r>
        <w:r w:rsidRPr="00E77497">
          <w:t>.</w:t>
        </w:r>
      </w:ins>
    </w:p>
    <w:p w14:paraId="4733674F" w14:textId="77777777" w:rsidR="00905A0F" w:rsidRPr="0006447F" w:rsidRDefault="00905A0F" w:rsidP="00905A0F">
      <w:pPr>
        <w:numPr>
          <w:ilvl w:val="0"/>
          <w:numId w:val="754"/>
        </w:numPr>
        <w:contextualSpacing/>
        <w:rPr>
          <w:ins w:id="26064" w:author="Rev 7 Allen Wirfs-Brock" w:date="2012-04-28T08:59:00Z"/>
          <w:rFonts w:ascii="Times New Roman" w:hAnsi="Times New Roman"/>
        </w:rPr>
      </w:pPr>
      <w:ins w:id="26065" w:author="Rev 7 Allen Wirfs-Brock" w:date="2012-04-28T09:01:00Z">
        <w:r>
          <w:rPr>
            <w:rFonts w:ascii="Times New Roman" w:hAnsi="Times New Roman"/>
          </w:rPr>
          <w:t>L</w:t>
        </w:r>
      </w:ins>
      <w:ins w:id="26066" w:author="Rev 7 Allen Wirfs-Brock" w:date="2012-04-28T08:59:00Z">
        <w:r>
          <w:rPr>
            <w:rFonts w:ascii="Times New Roman" w:hAnsi="Times New Roman"/>
          </w:rPr>
          <w:t xml:space="preserve">et </w:t>
        </w:r>
        <w:r w:rsidRPr="0006447F">
          <w:rPr>
            <w:rFonts w:ascii="Times New Roman" w:hAnsi="Times New Roman"/>
            <w:i/>
          </w:rPr>
          <w:t>strict</w:t>
        </w:r>
        <w:r>
          <w:rPr>
            <w:rFonts w:ascii="Times New Roman" w:hAnsi="Times New Roman"/>
          </w:rPr>
          <w:t xml:space="preserve"> be </w:t>
        </w:r>
        <w:del w:id="26067" w:author="Rev 10 Allen Wirfs-Brock" w:date="2012-07-27T15:20:00Z">
          <w:r w:rsidRPr="00BC2562" w:rsidDel="001819E8">
            <w:rPr>
              <w:rFonts w:ascii="Times New Roman" w:hAnsi="Times New Roman"/>
            </w:rPr>
            <w:delText>true</w:delText>
          </w:r>
        </w:del>
      </w:ins>
      <w:ins w:id="26068" w:author="Rev 10 Allen Wirfs-Brock" w:date="2012-07-27T15:20:00Z">
        <w:r w:rsidR="001819E8" w:rsidRPr="00BC2562">
          <w:rPr>
            <w:rFonts w:ascii="Times New Roman" w:hAnsi="Times New Roman"/>
          </w:rPr>
          <w:t xml:space="preserve">IsStrict of </w:t>
        </w:r>
        <w:r w:rsidR="001819E8" w:rsidRPr="00BC2562">
          <w:rPr>
            <w:rFonts w:ascii="Times New Roman" w:hAnsi="Times New Roman"/>
            <w:i/>
          </w:rPr>
          <w:t>FunctionBody</w:t>
        </w:r>
      </w:ins>
      <w:ins w:id="26069" w:author="Rev 7 Allen Wirfs-Brock" w:date="2012-04-28T08:59:00Z">
        <w:r>
          <w:rPr>
            <w:rFonts w:ascii="Times New Roman" w:hAnsi="Times New Roman"/>
          </w:rPr>
          <w:t xml:space="preserve">.  </w:t>
        </w:r>
      </w:ins>
    </w:p>
    <w:p w14:paraId="1A0F1911" w14:textId="77777777" w:rsidR="00905A0F" w:rsidRDefault="00905A0F" w:rsidP="00905A0F">
      <w:pPr>
        <w:numPr>
          <w:ilvl w:val="0"/>
          <w:numId w:val="754"/>
        </w:numPr>
        <w:contextualSpacing/>
        <w:rPr>
          <w:ins w:id="26070" w:author="Rev 7 Allen Wirfs-Brock" w:date="2012-04-28T08:59:00Z"/>
          <w:rFonts w:ascii="Times New Roman" w:hAnsi="Times New Roman"/>
        </w:rPr>
      </w:pPr>
      <w:ins w:id="26071" w:author="Rev 7 Allen Wirfs-Brock" w:date="2012-04-28T08:59:00Z">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ins>
      <w:ins w:id="26072" w:author="Rev 7 Allen Wirfs-Brock" w:date="2012-05-02T10:54:00Z">
        <w:r w:rsidR="002F42C1" w:rsidRPr="002F42C1">
          <w:rPr>
            <w:rFonts w:ascii="Times New Roman" w:hAnsi="Times New Roman"/>
          </w:rPr>
          <w:t xml:space="preserve"> </w:t>
        </w:r>
      </w:ins>
      <w:ins w:id="26073"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6074" w:author="Rev 7 Allen Wirfs-Brock" w:date="2012-05-02T10:54:00Z">
        <w:del w:id="26075" w:author="Rev 8 Allen Wirfs-Brock" w:date="2012-06-13T16:03:00Z">
          <w:r w:rsidR="002F42C1" w:rsidDel="00B33FB4">
            <w:rPr>
              <w:rFonts w:ascii="Times New Roman" w:hAnsi="Times New Roman"/>
            </w:rPr>
            <w:delText>current</w:delText>
          </w:r>
          <w:r w:rsidR="002F42C1" w:rsidRPr="00E77497" w:rsidDel="00B33FB4">
            <w:rPr>
              <w:rFonts w:ascii="Times New Roman" w:hAnsi="Times New Roman"/>
            </w:rPr>
            <w:delText xml:space="preserve"> </w:delText>
          </w:r>
        </w:del>
        <w:r w:rsidR="002F42C1" w:rsidRPr="00E77497">
          <w:rPr>
            <w:rFonts w:ascii="Times New Roman" w:hAnsi="Times New Roman"/>
          </w:rPr>
          <w:t>execution context</w:t>
        </w:r>
        <w:r w:rsidR="002F42C1">
          <w:rPr>
            <w:rFonts w:ascii="Times New Roman" w:hAnsi="Times New Roman"/>
          </w:rPr>
          <w:t>’s</w:t>
        </w:r>
      </w:ins>
      <w:ins w:id="26076" w:author="Rev 7 Allen Wirfs-Brock" w:date="2012-04-28T08:59:00Z">
        <w:r w:rsidRPr="00E77497">
          <w:rPr>
            <w:rFonts w:ascii="Times New Roman" w:hAnsi="Times New Roman"/>
          </w:rPr>
          <w:t xml:space="preserve"> LexicalEnvironment</w:t>
        </w:r>
        <w:r>
          <w:rPr>
            <w:rFonts w:ascii="Times New Roman" w:hAnsi="Times New Roman"/>
          </w:rPr>
          <w:t>.</w:t>
        </w:r>
      </w:ins>
    </w:p>
    <w:p w14:paraId="50417312" w14:textId="77777777" w:rsidR="00CC0E28" w:rsidRDefault="00CC0E28" w:rsidP="00F62C9B">
      <w:pPr>
        <w:numPr>
          <w:ilvl w:val="0"/>
          <w:numId w:val="754"/>
        </w:numPr>
        <w:spacing w:after="220"/>
        <w:contextualSpacing/>
        <w:rPr>
          <w:ins w:id="26077" w:author="Rev 8 Allen Wirfs-Brock" w:date="2012-06-11T16:29:00Z"/>
          <w:rFonts w:ascii="Times New Roman" w:hAnsi="Times New Roman"/>
        </w:rPr>
      </w:pPr>
      <w:ins w:id="26078" w:author="Rev 8 Allen Wirfs-Brock" w:date="2012-06-11T16:29:00Z">
        <w:r>
          <w:rPr>
            <w:rFonts w:ascii="Times New Roman" w:hAnsi="Times New Roman"/>
          </w:rPr>
          <w:t xml:space="preserve">Let </w:t>
        </w:r>
        <w:r w:rsidRPr="00543D25">
          <w:rPr>
            <w:rFonts w:ascii="Times New Roman" w:hAnsi="Times New Roman"/>
            <w:i/>
          </w:rPr>
          <w:t>needsSuperBinding</w:t>
        </w:r>
        <w:r>
          <w:rPr>
            <w:rFonts w:ascii="Times New Roman" w:hAnsi="Times New Roman"/>
          </w:rPr>
          <w:t xml:space="preserve"> be </w:t>
        </w:r>
      </w:ins>
      <w:ins w:id="26079" w:author="Rev 8 Allen Wirfs-Brock" w:date="2012-06-11T16:30:00Z">
        <w:r>
          <w:rPr>
            <w:rFonts w:ascii="Times New Roman" w:hAnsi="Times New Roman"/>
          </w:rPr>
          <w:t xml:space="preserve">the result of </w:t>
        </w:r>
        <w:r w:rsidRPr="00CC0E28">
          <w:rPr>
            <w:rFonts w:ascii="Times New Roman" w:hAnsi="Times New Roman"/>
            <w:i/>
          </w:rPr>
          <w:t>FunctionBody</w:t>
        </w:r>
        <w:r w:rsidRPr="00CC0E28">
          <w:rPr>
            <w:rFonts w:ascii="Times New Roman" w:hAnsi="Times New Roman"/>
          </w:rPr>
          <w:t xml:space="preserve"> Contains </w:t>
        </w:r>
        <w:r w:rsidRPr="00543D25">
          <w:rPr>
            <w:rFonts w:ascii="Courier New" w:hAnsi="Courier New" w:cs="Courier New"/>
            <w:b/>
          </w:rPr>
          <w:t>super</w:t>
        </w:r>
        <w:r>
          <w:rPr>
            <w:rFonts w:ascii="Times New Roman" w:hAnsi="Times New Roman"/>
          </w:rPr>
          <w:t>.</w:t>
        </w:r>
      </w:ins>
    </w:p>
    <w:p w14:paraId="79E867D5" w14:textId="77777777" w:rsidR="00567D93" w:rsidRDefault="00567D93" w:rsidP="00F62C9B">
      <w:pPr>
        <w:numPr>
          <w:ilvl w:val="0"/>
          <w:numId w:val="754"/>
        </w:numPr>
        <w:spacing w:after="220"/>
        <w:contextualSpacing/>
        <w:rPr>
          <w:ins w:id="26080" w:author="Rev 8 Allen Wirfs-Brock" w:date="2012-06-15T12:49:00Z"/>
          <w:rFonts w:ascii="Times New Roman" w:hAnsi="Times New Roman"/>
        </w:rPr>
      </w:pPr>
      <w:ins w:id="26081" w:author="Rev 8 Allen Wirfs-Brock" w:date="2012-06-15T12:49:00Z">
        <w:r>
          <w:rPr>
            <w:rFonts w:ascii="Times New Roman" w:hAnsi="Times New Roman"/>
          </w:rPr>
          <w:t xml:space="preserve">If </w:t>
        </w:r>
        <w:r w:rsidRPr="00543D25">
          <w:rPr>
            <w:rFonts w:ascii="Times New Roman" w:hAnsi="Times New Roman"/>
            <w:i/>
          </w:rPr>
          <w:t>needsSuperBinding</w:t>
        </w:r>
        <w:r>
          <w:rPr>
            <w:rFonts w:ascii="Times New Roman" w:hAnsi="Times New Roman"/>
          </w:rPr>
          <w:t xml:space="preserve"> is </w:t>
        </w:r>
        <w:r w:rsidRPr="00567D93">
          <w:rPr>
            <w:rFonts w:ascii="Times New Roman" w:hAnsi="Times New Roman"/>
            <w:b/>
          </w:rPr>
          <w:t>false</w:t>
        </w:r>
        <w:r>
          <w:rPr>
            <w:rFonts w:ascii="Times New Roman" w:hAnsi="Times New Roman"/>
          </w:rPr>
          <w:t xml:space="preserve">, then let </w:t>
        </w:r>
      </w:ins>
      <w:ins w:id="26082" w:author="Rev 8 Allen Wirfs-Brock" w:date="2012-06-15T12:50:00Z">
        <w:r w:rsidRPr="00543D25">
          <w:rPr>
            <w:rFonts w:ascii="Times New Roman" w:hAnsi="Times New Roman"/>
            <w:i/>
          </w:rPr>
          <w:t>needsSuperBinding</w:t>
        </w:r>
      </w:ins>
      <w:ins w:id="26083" w:author="Rev 8 Allen Wirfs-Brock" w:date="2012-06-15T12:49:00Z">
        <w:r>
          <w:rPr>
            <w:rFonts w:ascii="Times New Roman" w:hAnsi="Times New Roman"/>
          </w:rPr>
          <w:t xml:space="preserve"> be the result of </w:t>
        </w:r>
      </w:ins>
      <w:commentRangeStart w:id="26084"/>
      <w:ins w:id="26085" w:author="Rev 8 Allen Wirfs-Brock" w:date="2012-06-15T12:50:00Z">
        <w:r>
          <w:rPr>
            <w:rFonts w:ascii="Times New Roman" w:hAnsi="Times New Roman"/>
            <w:i/>
          </w:rPr>
          <w:t>FormalParameterList</w:t>
        </w:r>
      </w:ins>
      <w:ins w:id="26086" w:author="Rev 8 Allen Wirfs-Brock" w:date="2012-06-15T12:49:00Z">
        <w:r w:rsidRPr="00CC0E28">
          <w:rPr>
            <w:rFonts w:ascii="Times New Roman" w:hAnsi="Times New Roman"/>
          </w:rPr>
          <w:t xml:space="preserve"> </w:t>
        </w:r>
      </w:ins>
      <w:commentRangeEnd w:id="26084"/>
      <w:ins w:id="26087" w:author="Rev 8 Allen Wirfs-Brock" w:date="2012-06-15T12:51:00Z">
        <w:r>
          <w:rPr>
            <w:rStyle w:val="af3"/>
          </w:rPr>
          <w:commentReference w:id="26084"/>
        </w:r>
      </w:ins>
      <w:ins w:id="26088" w:author="Rev 8 Allen Wirfs-Brock" w:date="2012-06-15T12:49:00Z">
        <w:r w:rsidRPr="00CC0E28">
          <w:rPr>
            <w:rFonts w:ascii="Times New Roman" w:hAnsi="Times New Roman"/>
          </w:rPr>
          <w:t xml:space="preserve">Contains </w:t>
        </w:r>
        <w:r w:rsidRPr="00543D25">
          <w:rPr>
            <w:rFonts w:ascii="Courier New" w:hAnsi="Courier New" w:cs="Courier New"/>
            <w:b/>
          </w:rPr>
          <w:t>super</w:t>
        </w:r>
        <w:r>
          <w:rPr>
            <w:rFonts w:ascii="Times New Roman" w:hAnsi="Times New Roman"/>
          </w:rPr>
          <w:t>.</w:t>
        </w:r>
      </w:ins>
    </w:p>
    <w:p w14:paraId="63E43E9A" w14:textId="77777777" w:rsidR="00CC0E28" w:rsidRDefault="00CC0E28" w:rsidP="00F62C9B">
      <w:pPr>
        <w:numPr>
          <w:ilvl w:val="0"/>
          <w:numId w:val="754"/>
        </w:numPr>
        <w:spacing w:after="220"/>
        <w:contextualSpacing/>
        <w:rPr>
          <w:ins w:id="26089" w:author="Rev 8 Allen Wirfs-Brock" w:date="2012-06-11T16:35:00Z"/>
          <w:rFonts w:ascii="Times New Roman" w:hAnsi="Times New Roman"/>
        </w:rPr>
      </w:pPr>
      <w:ins w:id="26090" w:author="Rev 8 Allen Wirfs-Brock" w:date="2012-06-11T16:35:00Z">
        <w:r>
          <w:rPr>
            <w:rFonts w:ascii="Times New Roman" w:hAnsi="Times New Roman"/>
          </w:rPr>
          <w:t xml:space="preserve">If </w:t>
        </w:r>
        <w:r w:rsidRPr="00ED2E78">
          <w:rPr>
            <w:rFonts w:ascii="Times New Roman" w:hAnsi="Times New Roman"/>
            <w:i/>
          </w:rPr>
          <w:t>needsSuperBinding</w:t>
        </w:r>
        <w:r>
          <w:rPr>
            <w:rFonts w:ascii="Times New Roman" w:hAnsi="Times New Roman"/>
          </w:rPr>
          <w:t>, then</w:t>
        </w:r>
      </w:ins>
    </w:p>
    <w:p w14:paraId="46428D43" w14:textId="77777777" w:rsidR="00905A0F" w:rsidRPr="0006447F" w:rsidRDefault="00905A0F" w:rsidP="00543D25">
      <w:pPr>
        <w:numPr>
          <w:ilvl w:val="1"/>
          <w:numId w:val="754"/>
        </w:numPr>
        <w:spacing w:after="220"/>
        <w:contextualSpacing/>
        <w:rPr>
          <w:ins w:id="26091" w:author="Rev 7 Allen Wirfs-Brock" w:date="2012-04-28T08:59:00Z"/>
          <w:rFonts w:ascii="Times New Roman" w:hAnsi="Times New Roman"/>
        </w:rPr>
      </w:pPr>
      <w:ins w:id="26092" w:author="Rev 7 Allen Wirfs-Brock" w:date="2012-04-28T08:59:00Z">
        <w:r>
          <w:rPr>
            <w:rFonts w:ascii="Times New Roman" w:hAnsi="Times New Roman"/>
          </w:rPr>
          <w:t xml:space="preserve">Let </w:t>
        </w:r>
      </w:ins>
      <w:ins w:id="26093" w:author="Rev 7 Allen Wirfs-Brock" w:date="2012-04-28T09:03:00Z">
        <w:r w:rsidRPr="00F62C9B">
          <w:rPr>
            <w:rFonts w:ascii="Times New Roman" w:hAnsi="Times New Roman"/>
            <w:i/>
          </w:rPr>
          <w:t>closure</w:t>
        </w:r>
      </w:ins>
      <w:ins w:id="26094" w:author="Rev 7 Allen Wirfs-Brock" w:date="2012-04-28T08:59:00Z">
        <w:r>
          <w:rPr>
            <w:rFonts w:ascii="Times New Roman" w:hAnsi="Times New Roman"/>
          </w:rPr>
          <w:t xml:space="preserve"> be the result of performing the FunctionCreate abstract operation with arguments </w:t>
        </w:r>
      </w:ins>
      <w:ins w:id="26095" w:author="Rev 7 Allen Wirfs-Brock" w:date="2012-04-28T09:03:00Z">
        <w:r>
          <w:t>Method</w:t>
        </w:r>
      </w:ins>
      <w:ins w:id="26096" w:author="Rev 7 Allen Wirfs-Brock" w:date="2012-04-28T08:59:00Z">
        <w:r>
          <w:t xml:space="preserve">, </w:t>
        </w:r>
        <w:r w:rsidRPr="00E77497">
          <w:rPr>
            <w:rFonts w:ascii="Times New Roman" w:hAnsi="Times New Roman"/>
            <w:i/>
          </w:rPr>
          <w:t>FormalParameterList</w:t>
        </w:r>
        <w:r w:rsidRPr="00E77497">
          <w:t xml:space="preserve">, </w:t>
        </w:r>
      </w:ins>
      <w:ins w:id="26097" w:author="Rev 8 Allen Wirfs-Brock" w:date="2012-06-11T09:02:00Z">
        <w:r w:rsidR="007310B3">
          <w:rPr>
            <w:rFonts w:ascii="Times New Roman" w:hAnsi="Times New Roman"/>
            <w:i/>
          </w:rPr>
          <w:t>Function</w:t>
        </w:r>
        <w:r w:rsidR="007310B3" w:rsidRPr="00B820AB">
          <w:rPr>
            <w:rFonts w:ascii="Times New Roman" w:hAnsi="Times New Roman"/>
            <w:i/>
          </w:rPr>
          <w:t>Body</w:t>
        </w:r>
      </w:ins>
      <w:ins w:id="26098" w:author="Rev 7 Allen Wirfs-Brock" w:date="2012-04-28T09:04:00Z">
        <w:del w:id="26099" w:author="Rev 8 Allen Wirfs-Brock" w:date="2012-06-11T09:02:00Z">
          <w:r w:rsidDel="007310B3">
            <w:rPr>
              <w:rFonts w:ascii="Times New Roman" w:hAnsi="Times New Roman"/>
              <w:i/>
            </w:rPr>
            <w:delText>Concise</w:delText>
          </w:r>
        </w:del>
      </w:ins>
      <w:ins w:id="26100" w:author="Rev 7 Allen Wirfs-Brock" w:date="2012-04-28T08:59:00Z">
        <w:del w:id="26101" w:author="Rev 8 Allen Wirfs-Brock" w:date="2012-06-11T09:02:00Z">
          <w:r w:rsidRPr="00E77497" w:rsidDel="007310B3">
            <w:rPr>
              <w:rFonts w:ascii="Times New Roman" w:hAnsi="Times New Roman"/>
              <w:i/>
            </w:rPr>
            <w:delText>Body</w:delText>
          </w:r>
        </w:del>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ins>
      <w:ins w:id="26102" w:author="Rev 7 Allen Wirfs-Brock" w:date="2012-04-28T09:17:00Z">
        <w:r w:rsidR="00F62C9B">
          <w:rPr>
            <w:rFonts w:ascii="Times New Roman" w:hAnsi="Times New Roman"/>
          </w:rPr>
          <w:t xml:space="preserve"> and with </w:t>
        </w:r>
        <w:r w:rsidR="00F62C9B" w:rsidRPr="00140F69">
          <w:rPr>
            <w:rFonts w:ascii="Times New Roman" w:hAnsi="Times New Roman"/>
            <w:i/>
          </w:rPr>
          <w:t>object</w:t>
        </w:r>
        <w:r w:rsidR="00F62C9B">
          <w:rPr>
            <w:rFonts w:ascii="Times New Roman" w:hAnsi="Times New Roman"/>
          </w:rPr>
          <w:t xml:space="preserve"> as the </w:t>
        </w:r>
        <w:r w:rsidR="00F62C9B" w:rsidRPr="00DA3106">
          <w:rPr>
            <w:rFonts w:ascii="Times New Roman" w:hAnsi="Times New Roman"/>
            <w:i/>
          </w:rPr>
          <w:t>homeObject</w:t>
        </w:r>
      </w:ins>
      <w:ins w:id="26103" w:author="Rev 7 Allen Wirfs-Brock" w:date="2012-04-28T09:18:00Z">
        <w:r w:rsidR="00F62C9B">
          <w:rPr>
            <w:rFonts w:ascii="Times New Roman" w:hAnsi="Times New Roman"/>
            <w:i/>
          </w:rPr>
          <w:t xml:space="preserve"> </w:t>
        </w:r>
        <w:r w:rsidR="00F62C9B">
          <w:rPr>
            <w:rFonts w:ascii="Times New Roman" w:hAnsi="Times New Roman"/>
          </w:rPr>
          <w:t xml:space="preserve">optional argument and </w:t>
        </w:r>
        <w:r w:rsidR="00F62C9B" w:rsidRPr="00F62C9B">
          <w:rPr>
            <w:rFonts w:ascii="Times New Roman" w:hAnsi="Times New Roman"/>
            <w:i/>
          </w:rPr>
          <w:t>propName</w:t>
        </w:r>
        <w:r w:rsidR="00F62C9B">
          <w:rPr>
            <w:rFonts w:ascii="Times New Roman" w:hAnsi="Times New Roman"/>
          </w:rPr>
          <w:t xml:space="preserve"> as the</w:t>
        </w:r>
        <w:r w:rsidR="00F62C9B">
          <w:t xml:space="preserve"> </w:t>
        </w:r>
      </w:ins>
      <w:ins w:id="26104" w:author="Rev 7 Allen Wirfs-Brock" w:date="2012-04-28T09:17:00Z">
        <w:r w:rsidR="00F62C9B" w:rsidRPr="00ED240D">
          <w:rPr>
            <w:rFonts w:ascii="Times New Roman" w:hAnsi="Times New Roman"/>
            <w:i/>
          </w:rPr>
          <w:t>methodNam</w:t>
        </w:r>
        <w:r w:rsidR="00F62C9B" w:rsidRPr="00DA3106">
          <w:rPr>
            <w:rFonts w:ascii="Times New Roman" w:hAnsi="Times New Roman"/>
            <w:i/>
          </w:rPr>
          <w:t>e</w:t>
        </w:r>
      </w:ins>
      <w:ins w:id="26105" w:author="Rev 7 Allen Wirfs-Brock" w:date="2012-04-28T09:19:00Z">
        <w:r w:rsidR="00F62C9B" w:rsidRPr="00F62C9B">
          <w:rPr>
            <w:rFonts w:ascii="Times New Roman" w:hAnsi="Times New Roman"/>
          </w:rPr>
          <w:t xml:space="preserve"> </w:t>
        </w:r>
        <w:r w:rsidR="00F62C9B">
          <w:rPr>
            <w:rFonts w:ascii="Times New Roman" w:hAnsi="Times New Roman"/>
          </w:rPr>
          <w:t>optional argument</w:t>
        </w:r>
      </w:ins>
      <w:ins w:id="26106" w:author="Rev 7 Allen Wirfs-Brock" w:date="2012-04-28T08:59:00Z">
        <w:r>
          <w:t>.</w:t>
        </w:r>
      </w:ins>
    </w:p>
    <w:p w14:paraId="02320BBA" w14:textId="77777777" w:rsidR="00CC0E28" w:rsidRDefault="00CC0E28" w:rsidP="00CC0E28">
      <w:pPr>
        <w:numPr>
          <w:ilvl w:val="0"/>
          <w:numId w:val="754"/>
        </w:numPr>
        <w:spacing w:after="220"/>
        <w:contextualSpacing/>
        <w:rPr>
          <w:ins w:id="26107" w:author="Rev 8 Allen Wirfs-Brock" w:date="2012-06-11T16:37:00Z"/>
          <w:rFonts w:ascii="Times New Roman" w:hAnsi="Times New Roman"/>
        </w:rPr>
      </w:pPr>
      <w:ins w:id="26108" w:author="Rev 8 Allen Wirfs-Brock" w:date="2012-06-11T16:37:00Z">
        <w:r>
          <w:rPr>
            <w:rFonts w:ascii="Times New Roman" w:hAnsi="Times New Roman"/>
          </w:rPr>
          <w:t xml:space="preserve">Else </w:t>
        </w:r>
      </w:ins>
    </w:p>
    <w:p w14:paraId="54F87D84" w14:textId="77777777" w:rsidR="00CC0E28" w:rsidRPr="0006447F" w:rsidRDefault="00CC0E28" w:rsidP="00CC0E28">
      <w:pPr>
        <w:numPr>
          <w:ilvl w:val="1"/>
          <w:numId w:val="754"/>
        </w:numPr>
        <w:spacing w:after="220"/>
        <w:contextualSpacing/>
        <w:rPr>
          <w:ins w:id="26109" w:author="Rev 8 Allen Wirfs-Brock" w:date="2012-06-11T16:37:00Z"/>
          <w:rFonts w:ascii="Times New Roman" w:hAnsi="Times New Roman"/>
        </w:rPr>
      </w:pPr>
      <w:ins w:id="26110" w:author="Rev 8 Allen Wirfs-Brock" w:date="2012-06-11T16:37: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sidRPr="00E77497">
          <w:rPr>
            <w:rFonts w:ascii="Times New Roman" w:hAnsi="Times New Roman"/>
            <w:i/>
          </w:rPr>
          <w:t>FormalParameterList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ins>
    </w:p>
    <w:p w14:paraId="5BF40B78" w14:textId="77777777" w:rsidR="004A7791" w:rsidRPr="00F62C9B" w:rsidRDefault="004A7791" w:rsidP="00F62C9B">
      <w:pPr>
        <w:numPr>
          <w:ilvl w:val="0"/>
          <w:numId w:val="754"/>
        </w:numPr>
        <w:spacing w:after="220"/>
        <w:contextualSpacing/>
        <w:rPr>
          <w:ins w:id="26111" w:author="Rev 7 Allen Wirfs-Brock" w:date="2012-04-26T11:12:00Z"/>
          <w:rFonts w:ascii="Times New Roman" w:hAnsi="Times New Roman"/>
        </w:rPr>
      </w:pPr>
      <w:ins w:id="26112" w:author="Rev 7 Allen Wirfs-Brock" w:date="2012-04-26T11:12:00Z">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ins>
      <w:ins w:id="26113" w:author="Rev 7 Allen Wirfs-Brock" w:date="2012-04-28T09:12:00Z">
        <w:r w:rsidR="00F62C9B">
          <w:rPr>
            <w:rFonts w:ascii="Times New Roman" w:hAnsi="Times New Roman"/>
          </w:rPr>
          <w:t>Value</w:t>
        </w:r>
      </w:ins>
      <w:ins w:id="26114" w:author="Rev 7 Allen Wirfs-Brock" w:date="2012-04-26T11:12:00Z">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xml:space="preserve">, </w:t>
        </w:r>
      </w:ins>
      <w:ins w:id="26115" w:author="Rev 7 Allen Wirfs-Brock" w:date="2012-04-28T09:13:00Z">
        <w:r w:rsidR="00F62C9B" w:rsidRPr="00F62C9B">
          <w:rPr>
            <w:rFonts w:ascii="Times New Roman" w:hAnsi="Times New Roman"/>
          </w:rPr>
          <w:t>[[</w:t>
        </w:r>
        <w:r w:rsidR="00F62C9B">
          <w:rPr>
            <w:rFonts w:ascii="Times New Roman" w:hAnsi="Times New Roman"/>
          </w:rPr>
          <w:t>Writable</w:t>
        </w:r>
        <w:r w:rsidR="00F62C9B" w:rsidRPr="00F62C9B">
          <w:rPr>
            <w:rFonts w:ascii="Times New Roman" w:hAnsi="Times New Roman"/>
          </w:rPr>
          <w:t xml:space="preserve">]]: </w:t>
        </w:r>
        <w:del w:id="26116" w:author="Rev 8 Allen Wirfs-Brock" w:date="2012-06-10T17:29:00Z">
          <w:r w:rsidR="00F62C9B" w:rsidRPr="00F62C9B" w:rsidDel="00A960AF">
            <w:rPr>
              <w:rFonts w:ascii="Times New Roman" w:hAnsi="Times New Roman"/>
              <w:b/>
            </w:rPr>
            <w:delText>true</w:delText>
          </w:r>
          <w:r w:rsidR="00F62C9B" w:rsidRPr="00F62C9B" w:rsidDel="00A960AF">
            <w:rPr>
              <w:rFonts w:ascii="Times New Roman" w:hAnsi="Times New Roman"/>
            </w:rPr>
            <w:delText>,</w:delText>
          </w:r>
        </w:del>
      </w:ins>
      <w:ins w:id="26117" w:author="Rev 8 Allen Wirfs-Brock" w:date="2012-06-10T17:29:00Z">
        <w:del w:id="26118" w:author="Rev 10 Allen Wirfs-Brock" w:date="2012-07-27T15:17:00Z">
          <w:r w:rsidR="00A960AF" w:rsidDel="001819E8">
            <w:rPr>
              <w:rFonts w:ascii="Times New Roman" w:hAnsi="Times New Roman"/>
              <w:b/>
            </w:rPr>
            <w:delText>false</w:delText>
          </w:r>
        </w:del>
      </w:ins>
      <w:ins w:id="26119" w:author="Rev 10 Allen Wirfs-Brock" w:date="2012-07-27T15:17:00Z">
        <w:r w:rsidR="001819E8">
          <w:rPr>
            <w:rFonts w:ascii="Times New Roman" w:hAnsi="Times New Roman"/>
            <w:b/>
          </w:rPr>
          <w:t>true</w:t>
        </w:r>
      </w:ins>
      <w:ins w:id="26120" w:author="Rev 10 Allen Wirfs-Brock" w:date="2012-08-13T16:29:00Z">
        <w:r w:rsidR="0003414D" w:rsidRPr="00F62C9B">
          <w:rPr>
            <w:rFonts w:ascii="Times New Roman" w:hAnsi="Times New Roman"/>
          </w:rPr>
          <w:t>,</w:t>
        </w:r>
      </w:ins>
      <w:ins w:id="26121" w:author="Rev 7 Allen Wirfs-Brock" w:date="2012-04-28T09:13:00Z">
        <w:r w:rsidR="00F62C9B" w:rsidRPr="00F62C9B">
          <w:rPr>
            <w:rFonts w:ascii="Times New Roman" w:hAnsi="Times New Roman"/>
          </w:rPr>
          <w:t xml:space="preserve"> </w:t>
        </w:r>
      </w:ins>
      <w:ins w:id="26122" w:author="Rev 7 Allen Wirfs-Brock" w:date="2012-04-26T11:12:00Z">
        <w:r w:rsidRPr="00F62C9B">
          <w:rPr>
            <w:rFonts w:ascii="Times New Roman" w:hAnsi="Times New Roman"/>
          </w:rPr>
          <w:t xml:space="preserve">[[Enumerable]]: </w:t>
        </w:r>
      </w:ins>
      <w:commentRangeStart w:id="26123"/>
      <w:ins w:id="26124" w:author="Rev 7 Allen Wirfs-Brock" w:date="2012-04-28T09:13:00Z">
        <w:del w:id="26125" w:author="Rev 10 Allen Wirfs-Brock" w:date="2012-09-26T17:28:00Z">
          <w:r w:rsidR="00F62C9B" w:rsidDel="00E81125">
            <w:rPr>
              <w:rFonts w:ascii="Times New Roman" w:hAnsi="Times New Roman"/>
              <w:b/>
            </w:rPr>
            <w:delText>false</w:delText>
          </w:r>
        </w:del>
      </w:ins>
      <w:ins w:id="26126" w:author="Rev 10 Allen Wirfs-Brock" w:date="2012-09-26T17:28:00Z">
        <w:r w:rsidR="00E81125">
          <w:rPr>
            <w:rFonts w:ascii="Times New Roman" w:hAnsi="Times New Roman"/>
            <w:b/>
          </w:rPr>
          <w:t>true</w:t>
        </w:r>
      </w:ins>
      <w:commentRangeEnd w:id="26123"/>
      <w:ins w:id="26127" w:author="Rev 10 Allen Wirfs-Brock" w:date="2012-09-26T17:29:00Z">
        <w:r w:rsidR="00E81125">
          <w:rPr>
            <w:rStyle w:val="af3"/>
          </w:rPr>
          <w:commentReference w:id="26123"/>
        </w:r>
      </w:ins>
      <w:ins w:id="26128" w:author="Rev 7 Allen Wirfs-Brock" w:date="2012-04-26T11:12:00Z">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ins>
      <w:ins w:id="26129" w:author="Rev 7 Allen Wirfs-Brock" w:date="2012-04-28T10:07:00Z">
        <w:r w:rsidR="00066663">
          <w:rPr>
            <w:rFonts w:ascii="Times New Roman" w:hAnsi="Times New Roman"/>
          </w:rPr>
          <w:t>.</w:t>
        </w:r>
      </w:ins>
    </w:p>
    <w:p w14:paraId="3C68D542" w14:textId="77777777" w:rsidR="004A7791" w:rsidRDefault="004A7791" w:rsidP="00056550">
      <w:pPr>
        <w:numPr>
          <w:ilvl w:val="0"/>
          <w:numId w:val="754"/>
        </w:numPr>
        <w:spacing w:after="220"/>
        <w:contextualSpacing/>
        <w:rPr>
          <w:ins w:id="26130" w:author="Rev 8 Allen Wirfs-Brock" w:date="2012-06-11T17:04:00Z"/>
          <w:rFonts w:ascii="Times New Roman" w:hAnsi="Times New Roman"/>
        </w:rPr>
      </w:pPr>
      <w:ins w:id="26131" w:author="Rev 7 Allen Wirfs-Brock" w:date="2012-04-26T11:12:00Z">
        <w:del w:id="26132" w:author="Rev 8 Allen Wirfs-Brock" w:date="2012-06-11T17:04:00Z">
          <w:r w:rsidRPr="00F62C9B" w:rsidDel="00056550">
            <w:rPr>
              <w:rFonts w:ascii="Times New Roman" w:hAnsi="Times New Roman"/>
            </w:rPr>
            <w:delText>Return</w:delText>
          </w:r>
        </w:del>
      </w:ins>
      <w:ins w:id="26133" w:author="Rev 8 Allen Wirfs-Brock" w:date="2012-06-11T17:04:00Z">
        <w:r w:rsidR="00056550">
          <w:rPr>
            <w:rFonts w:ascii="Times New Roman" w:hAnsi="Times New Roman"/>
          </w:rPr>
          <w:t xml:space="preserve">Let </w:t>
        </w:r>
        <w:r w:rsidR="00056550" w:rsidRPr="00056550">
          <w:rPr>
            <w:rFonts w:ascii="Times New Roman" w:hAnsi="Times New Roman"/>
            <w:i/>
          </w:rPr>
          <w:t>status</w:t>
        </w:r>
        <w:r w:rsidR="00056550">
          <w:rPr>
            <w:rFonts w:ascii="Times New Roman" w:hAnsi="Times New Roman"/>
          </w:rPr>
          <w:t xml:space="preserve"> be</w:t>
        </w:r>
      </w:ins>
      <w:ins w:id="26134" w:author="Rev 7 Allen Wirfs-Brock" w:date="2012-04-26T11:12:00Z">
        <w:r w:rsidRPr="00F62C9B">
          <w:rPr>
            <w:rFonts w:ascii="Times New Roman" w:hAnsi="Times New Roman"/>
          </w:rPr>
          <w:t xml:space="preserve"> the result of calling the [[DefineOwnProperty]] internal method of </w:t>
        </w:r>
        <w:r w:rsidRPr="00F62C9B">
          <w:rPr>
            <w:rFonts w:ascii="Times New Roman" w:hAnsi="Times New Roman"/>
            <w:i/>
          </w:rPr>
          <w:t>object</w:t>
        </w:r>
        <w:r w:rsidRPr="00F62C9B">
          <w:rPr>
            <w:rFonts w:ascii="Times New Roman" w:hAnsi="Times New Roman"/>
          </w:rPr>
          <w:t xml:space="preserve"> with arguments </w:t>
        </w:r>
        <w:r w:rsidRPr="00F62C9B">
          <w:rPr>
            <w:rFonts w:ascii="Times New Roman" w:hAnsi="Times New Roman"/>
            <w:i/>
          </w:rPr>
          <w:t>propName</w:t>
        </w:r>
        <w:r w:rsidRPr="00F62C9B">
          <w:rPr>
            <w:rFonts w:ascii="Times New Roman" w:hAnsi="Times New Roman"/>
          </w:rPr>
          <w:t xml:space="preserve">, </w:t>
        </w:r>
        <w:r w:rsidRPr="00F62C9B">
          <w:rPr>
            <w:rFonts w:ascii="Times New Roman" w:hAnsi="Times New Roman"/>
            <w:i/>
          </w:rPr>
          <w:t>desc</w:t>
        </w:r>
        <w:r w:rsidRPr="00F62C9B">
          <w:rPr>
            <w:rFonts w:ascii="Times New Roman" w:hAnsi="Times New Roman"/>
          </w:rPr>
          <w:t xml:space="preserve">, and </w:t>
        </w:r>
        <w:r w:rsidRPr="00F62C9B">
          <w:rPr>
            <w:rFonts w:ascii="Times New Roman" w:hAnsi="Times New Roman"/>
            <w:b/>
          </w:rPr>
          <w:t>false</w:t>
        </w:r>
        <w:r w:rsidRPr="00F62C9B">
          <w:rPr>
            <w:rFonts w:ascii="Times New Roman" w:hAnsi="Times New Roman"/>
          </w:rPr>
          <w:t>.</w:t>
        </w:r>
      </w:ins>
    </w:p>
    <w:p w14:paraId="1CCA1693" w14:textId="77777777" w:rsidR="00056550" w:rsidRDefault="00056550" w:rsidP="00056550">
      <w:pPr>
        <w:numPr>
          <w:ilvl w:val="0"/>
          <w:numId w:val="754"/>
        </w:numPr>
        <w:spacing w:after="220"/>
        <w:contextualSpacing/>
        <w:rPr>
          <w:ins w:id="26135" w:author="Rev 8 Allen Wirfs-Brock" w:date="2012-06-11T17:04:00Z"/>
          <w:rFonts w:ascii="Times New Roman" w:hAnsi="Times New Roman"/>
        </w:rPr>
      </w:pPr>
      <w:ins w:id="26136" w:author="Rev 8 Allen Wirfs-Brock" w:date="2012-06-11T17:04:00Z">
        <w:r>
          <w:rPr>
            <w:rFonts w:ascii="Times New Roman" w:hAnsi="Times New Roman"/>
          </w:rPr>
          <w:t>ReturnIfAbrupt(</w:t>
        </w:r>
        <w:r w:rsidRPr="00056550">
          <w:rPr>
            <w:rFonts w:ascii="Times New Roman" w:hAnsi="Times New Roman"/>
            <w:i/>
          </w:rPr>
          <w:t>status</w:t>
        </w:r>
        <w:r>
          <w:rPr>
            <w:rFonts w:ascii="Times New Roman" w:hAnsi="Times New Roman"/>
          </w:rPr>
          <w:t>).</w:t>
        </w:r>
      </w:ins>
    </w:p>
    <w:p w14:paraId="0FD0D7D4" w14:textId="77777777" w:rsidR="00056550" w:rsidRPr="00F62C9B" w:rsidRDefault="00056550" w:rsidP="00F62C9B">
      <w:pPr>
        <w:numPr>
          <w:ilvl w:val="0"/>
          <w:numId w:val="754"/>
        </w:numPr>
        <w:spacing w:after="220"/>
        <w:rPr>
          <w:ins w:id="26137" w:author="Rev 7 Allen Wirfs-Brock" w:date="2012-04-26T11:12:00Z"/>
          <w:rFonts w:ascii="Times New Roman" w:hAnsi="Times New Roman"/>
        </w:rPr>
      </w:pPr>
      <w:ins w:id="26138" w:author="Rev 8 Allen Wirfs-Brock" w:date="2012-06-11T17:05:00Z">
        <w:r>
          <w:rPr>
            <w:rFonts w:ascii="Times New Roman" w:hAnsi="Times New Roman"/>
          </w:rPr>
          <w:t>NormalCompletion(closure)</w:t>
        </w:r>
      </w:ins>
      <w:ins w:id="26139" w:author="Rev 8 Allen Wirfs-Brock" w:date="2012-06-11T17:06:00Z">
        <w:r>
          <w:rPr>
            <w:rFonts w:ascii="Times New Roman" w:hAnsi="Times New Roman"/>
          </w:rPr>
          <w:t>.</w:t>
        </w:r>
      </w:ins>
    </w:p>
    <w:p w14:paraId="59F48BFF" w14:textId="77777777" w:rsidR="004A7791" w:rsidRPr="00E77497" w:rsidRDefault="004A7791" w:rsidP="004A7791">
      <w:pPr>
        <w:rPr>
          <w:ins w:id="26140" w:author="Rev 7 Allen Wirfs-Brock" w:date="2012-04-26T11:12:00Z"/>
        </w:rPr>
      </w:pPr>
      <w:ins w:id="26141" w:author="Rev 7 Allen Wirfs-Brock" w:date="2012-04-26T11:12:00Z">
        <w:r>
          <w:rPr>
            <w:rStyle w:val="bnf"/>
          </w:rPr>
          <w:t>MethodDefinition</w:t>
        </w:r>
        <w:r w:rsidRPr="00E77497">
          <w:t xml:space="preserve"> </w:t>
        </w:r>
        <w:r w:rsidRPr="00E77497">
          <w:rPr>
            <w:b/>
          </w:rPr>
          <w:t>:</w:t>
        </w:r>
        <w:r w:rsidRPr="00E77497">
          <w:t xml:space="preserve"> </w:t>
        </w:r>
        <w:r>
          <w:rPr>
            <w:rFonts w:ascii="Courier New" w:hAnsi="Courier New" w:cs="Courier New"/>
            <w:b/>
            <w:iCs/>
          </w:rPr>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Courier New" w:hAnsi="Courier New" w:cs="Courier New"/>
            <w:b/>
            <w:iCs/>
          </w:rPr>
          <w:t xml:space="preserve"> </w:t>
        </w:r>
        <w:r w:rsidRPr="00451D9D">
          <w:rPr>
            <w:rFonts w:ascii="Times New Roman" w:hAnsi="Times New Roman"/>
            <w:i/>
          </w:rPr>
          <w:t>FormalParameterList</w:t>
        </w:r>
        <w:r w:rsidRPr="00E77497">
          <w:rPr>
            <w:rFonts w:ascii="Courier New" w:hAnsi="Courier New" w:cs="Courier New"/>
            <w:b/>
            <w:iCs/>
          </w:rPr>
          <w:t xml:space="preserve"> ) </w:t>
        </w:r>
      </w:ins>
      <w:ins w:id="26142" w:author="Rev 7 Allen Wirfs-Brock" w:date="2012-04-26T11:34:00Z">
        <w:del w:id="26143" w:author="Rev 8 Allen Wirfs-Brock" w:date="2012-05-10T17:37: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ins>
      <w:ins w:id="26144" w:author="Rev 8 Allen Wirfs-Brock" w:date="2012-06-10T16:19:00Z">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ins>
      <w:ins w:id="26145" w:author="Rev 7 Allen Wirfs-Brock" w:date="2012-04-26T11:34:00Z">
        <w:del w:id="26146" w:author="Rev 8 Allen Wirfs-Brock" w:date="2012-06-10T16:19:00Z">
          <w:r w:rsidR="00C318A3" w:rsidRPr="008B7F6F" w:rsidDel="00A73E93">
            <w:rPr>
              <w:rFonts w:ascii="Courier New" w:hAnsi="Courier New" w:cs="Courier New"/>
              <w:b/>
              <w:iCs/>
            </w:rPr>
            <w:delText xml:space="preserve"> </w:delText>
          </w:r>
        </w:del>
      </w:ins>
    </w:p>
    <w:p w14:paraId="15ABA761" w14:textId="77777777" w:rsidR="00E6537A" w:rsidRPr="00E77497" w:rsidRDefault="00E6537A" w:rsidP="00E6537A">
      <w:pPr>
        <w:pStyle w:val="Alg4"/>
        <w:numPr>
          <w:ilvl w:val="0"/>
          <w:numId w:val="760"/>
        </w:numPr>
        <w:contextualSpacing/>
        <w:rPr>
          <w:ins w:id="26147" w:author="Rev 7 Allen Wirfs-Brock" w:date="2012-04-28T09:22:00Z"/>
        </w:rPr>
      </w:pPr>
      <w:ins w:id="26148" w:author="Rev 7 Allen Wirfs-Brock" w:date="2012-04-28T09:22:00Z">
        <w:r w:rsidRPr="00E77497">
          <w:t xml:space="preserve">Let </w:t>
        </w:r>
        <w:r w:rsidRPr="00E77497">
          <w:rPr>
            <w:i/>
          </w:rPr>
          <w:t xml:space="preserve">propName </w:t>
        </w:r>
        <w:r w:rsidRPr="00E77497">
          <w:t>be PropName</w:t>
        </w:r>
        <w:r>
          <w:t xml:space="preserve"> of </w:t>
        </w:r>
        <w:r w:rsidRPr="00E77497">
          <w:rPr>
            <w:i/>
          </w:rPr>
          <w:t>PropertyName</w:t>
        </w:r>
        <w:r w:rsidRPr="00E77497">
          <w:t>.</w:t>
        </w:r>
      </w:ins>
    </w:p>
    <w:p w14:paraId="754103BC" w14:textId="77777777" w:rsidR="00E6537A" w:rsidRPr="0006447F" w:rsidRDefault="00E6537A" w:rsidP="00E6537A">
      <w:pPr>
        <w:numPr>
          <w:ilvl w:val="0"/>
          <w:numId w:val="760"/>
        </w:numPr>
        <w:contextualSpacing/>
        <w:rPr>
          <w:ins w:id="26149" w:author="Rev 7 Allen Wirfs-Brock" w:date="2012-04-28T09:22:00Z"/>
          <w:rFonts w:ascii="Times New Roman" w:hAnsi="Times New Roman"/>
        </w:rPr>
      </w:pPr>
      <w:ins w:id="26150" w:author="Rev 7 Allen Wirfs-Brock" w:date="2012-04-28T09:22:00Z">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ins>
      <w:ins w:id="26151" w:author="Rev 10 Allen Wirfs-Brock" w:date="2012-07-27T15:22:00Z">
        <w:r w:rsidR="001819E8" w:rsidRPr="002D03A6">
          <w:rPr>
            <w:rFonts w:ascii="Times New Roman" w:hAnsi="Times New Roman"/>
          </w:rPr>
          <w:t xml:space="preserve">IsStrict of </w:t>
        </w:r>
        <w:r w:rsidR="001819E8" w:rsidRPr="002D03A6">
          <w:rPr>
            <w:rFonts w:ascii="Times New Roman" w:hAnsi="Times New Roman"/>
            <w:i/>
          </w:rPr>
          <w:t>FunctionBody</w:t>
        </w:r>
      </w:ins>
      <w:ins w:id="26152" w:author="Rev 7 Allen Wirfs-Brock" w:date="2012-04-28T09:22:00Z">
        <w:del w:id="26153" w:author="Rev 10 Allen Wirfs-Brock" w:date="2012-07-27T15:22:00Z">
          <w:r w:rsidRPr="0006447F" w:rsidDel="001819E8">
            <w:rPr>
              <w:rFonts w:ascii="Times New Roman" w:hAnsi="Times New Roman"/>
              <w:b/>
            </w:rPr>
            <w:delText>true</w:delText>
          </w:r>
        </w:del>
        <w:r>
          <w:rPr>
            <w:rFonts w:ascii="Times New Roman" w:hAnsi="Times New Roman"/>
          </w:rPr>
          <w:t xml:space="preserve">.  </w:t>
        </w:r>
      </w:ins>
    </w:p>
    <w:p w14:paraId="5A3938C8" w14:textId="77777777" w:rsidR="002F42C1" w:rsidRDefault="002F42C1" w:rsidP="002F42C1">
      <w:pPr>
        <w:numPr>
          <w:ilvl w:val="0"/>
          <w:numId w:val="760"/>
        </w:numPr>
        <w:contextualSpacing/>
        <w:rPr>
          <w:ins w:id="26154" w:author="Rev 7 Allen Wirfs-Brock" w:date="2012-05-02T10:54:00Z"/>
          <w:rFonts w:ascii="Times New Roman" w:hAnsi="Times New Roman"/>
        </w:rPr>
      </w:pPr>
      <w:ins w:id="26155" w:author="Rev 7 Allen Wirfs-Brock" w:date="2012-05-02T10:54:00Z">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Pr="002F42C1">
          <w:rPr>
            <w:rFonts w:ascii="Times New Roman" w:hAnsi="Times New Roman"/>
          </w:rPr>
          <w:t xml:space="preserve"> </w:t>
        </w:r>
      </w:ins>
      <w:ins w:id="26156"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6157" w:author="Rev 7 Allen Wirfs-Brock" w:date="2012-05-02T10:54:00Z">
        <w:del w:id="26158" w:author="Rev 8 Allen Wirfs-Brock" w:date="2012-06-13T16:03:00Z">
          <w:r w:rsidDel="00B33FB4">
            <w:rPr>
              <w:rFonts w:ascii="Times New Roman" w:hAnsi="Times New Roman"/>
            </w:rPr>
            <w:delText>current</w:delText>
          </w:r>
          <w:r w:rsidRPr="00E77497" w:rsidDel="00B33FB4">
            <w:rPr>
              <w:rFonts w:ascii="Times New Roman" w:hAnsi="Times New Roman"/>
            </w:rPr>
            <w:delText xml:space="preserve"> </w:delText>
          </w:r>
        </w:del>
        <w:r w:rsidRPr="00E77497">
          <w:rPr>
            <w:rFonts w:ascii="Times New Roman" w:hAnsi="Times New Roman"/>
          </w:rPr>
          <w:t>execution context</w:t>
        </w:r>
        <w:r>
          <w:rPr>
            <w:rFonts w:ascii="Times New Roman" w:hAnsi="Times New Roman"/>
          </w:rPr>
          <w:t>’s</w:t>
        </w:r>
        <w:r w:rsidRPr="00E77497">
          <w:rPr>
            <w:rFonts w:ascii="Times New Roman" w:hAnsi="Times New Roman"/>
          </w:rPr>
          <w:t xml:space="preserve"> LexicalEnvironment</w:t>
        </w:r>
        <w:r>
          <w:rPr>
            <w:rFonts w:ascii="Times New Roman" w:hAnsi="Times New Roman"/>
          </w:rPr>
          <w:t>.</w:t>
        </w:r>
      </w:ins>
    </w:p>
    <w:p w14:paraId="604449AA" w14:textId="77777777" w:rsidR="00567D93" w:rsidRPr="00567D93" w:rsidRDefault="00543D25" w:rsidP="00567D93">
      <w:pPr>
        <w:numPr>
          <w:ilvl w:val="0"/>
          <w:numId w:val="760"/>
        </w:numPr>
        <w:spacing w:after="220"/>
        <w:contextualSpacing/>
        <w:rPr>
          <w:ins w:id="26159" w:author="Rev 8 Allen Wirfs-Brock" w:date="2012-06-15T12:48:00Z"/>
          <w:rFonts w:ascii="Times New Roman" w:hAnsi="Times New Roman"/>
        </w:rPr>
      </w:pPr>
      <w:ins w:id="26160" w:author="Rev 8 Allen Wirfs-Brock" w:date="2012-06-11T16:43:00Z">
        <w:r>
          <w:rPr>
            <w:rFonts w:ascii="Times New Roman" w:hAnsi="Times New Roman"/>
          </w:rPr>
          <w:t xml:space="preserve">Let </w:t>
        </w:r>
        <w:r w:rsidRPr="00ED2E78">
          <w:rPr>
            <w:rFonts w:ascii="Times New Roman" w:hAnsi="Times New Roman"/>
            <w:i/>
          </w:rPr>
          <w:t>needsSuperBinding</w:t>
        </w:r>
        <w:r>
          <w:rPr>
            <w:rFonts w:ascii="Times New Roman" w:hAnsi="Times New Roman"/>
          </w:rPr>
          <w:t xml:space="preserve"> be the result of </w:t>
        </w:r>
        <w:r w:rsidRPr="00CC0E28">
          <w:rPr>
            <w:rFonts w:ascii="Times New Roman" w:hAnsi="Times New Roman"/>
            <w:i/>
          </w:rPr>
          <w:t>FunctionBody</w:t>
        </w:r>
        <w:r w:rsidRPr="00CC0E28">
          <w:rPr>
            <w:rFonts w:ascii="Times New Roman" w:hAnsi="Times New Roman"/>
          </w:rPr>
          <w:t xml:space="preserve"> Contains </w:t>
        </w:r>
        <w:r w:rsidRPr="00ED2E78">
          <w:rPr>
            <w:rFonts w:ascii="Courier New" w:hAnsi="Courier New" w:cs="Courier New"/>
            <w:b/>
          </w:rPr>
          <w:t>super</w:t>
        </w:r>
        <w:r>
          <w:rPr>
            <w:rFonts w:ascii="Times New Roman" w:hAnsi="Times New Roman"/>
          </w:rPr>
          <w:t>.</w:t>
        </w:r>
      </w:ins>
    </w:p>
    <w:p w14:paraId="36CAE603" w14:textId="77777777" w:rsidR="00567D93" w:rsidRDefault="00567D93" w:rsidP="00567D93">
      <w:pPr>
        <w:numPr>
          <w:ilvl w:val="0"/>
          <w:numId w:val="760"/>
        </w:numPr>
        <w:spacing w:after="220"/>
        <w:contextualSpacing/>
        <w:rPr>
          <w:ins w:id="26161" w:author="Rev 8 Allen Wirfs-Brock" w:date="2012-06-15T12:52:00Z"/>
          <w:rFonts w:ascii="Times New Roman" w:hAnsi="Times New Roman"/>
        </w:rPr>
      </w:pPr>
      <w:ins w:id="26162" w:author="Rev 8 Allen Wirfs-Brock" w:date="2012-06-15T12:52:00Z">
        <w:r>
          <w:rPr>
            <w:rFonts w:ascii="Times New Roman" w:hAnsi="Times New Roman"/>
          </w:rPr>
          <w:t xml:space="preserve">If </w:t>
        </w:r>
        <w:r w:rsidRPr="00543D25">
          <w:rPr>
            <w:rFonts w:ascii="Times New Roman" w:hAnsi="Times New Roman"/>
            <w:i/>
          </w:rPr>
          <w:t>needsSuperBinding</w:t>
        </w:r>
        <w:r>
          <w:rPr>
            <w:rFonts w:ascii="Times New Roman" w:hAnsi="Times New Roman"/>
          </w:rPr>
          <w:t xml:space="preserve"> is </w:t>
        </w:r>
        <w:r w:rsidRPr="00567D93">
          <w:rPr>
            <w:rFonts w:ascii="Times New Roman" w:hAnsi="Times New Roman"/>
            <w:b/>
          </w:rPr>
          <w:t>false</w:t>
        </w:r>
        <w:r>
          <w:rPr>
            <w:rFonts w:ascii="Times New Roman" w:hAnsi="Times New Roman"/>
          </w:rPr>
          <w:t xml:space="preserve">, then let </w:t>
        </w:r>
        <w:r w:rsidRPr="00543D25">
          <w:rPr>
            <w:rFonts w:ascii="Times New Roman" w:hAnsi="Times New Roman"/>
            <w:i/>
          </w:rPr>
          <w:t>needsSuperBinding</w:t>
        </w:r>
        <w:r>
          <w:rPr>
            <w:rFonts w:ascii="Times New Roman" w:hAnsi="Times New Roman"/>
          </w:rPr>
          <w:t xml:space="preserve"> be the result of </w:t>
        </w:r>
        <w:commentRangeStart w:id="26163"/>
        <w:r>
          <w:rPr>
            <w:rFonts w:ascii="Times New Roman" w:hAnsi="Times New Roman"/>
            <w:i/>
          </w:rPr>
          <w:t>FormalParameterList</w:t>
        </w:r>
        <w:r w:rsidRPr="00CC0E28">
          <w:rPr>
            <w:rFonts w:ascii="Times New Roman" w:hAnsi="Times New Roman"/>
          </w:rPr>
          <w:t xml:space="preserve"> </w:t>
        </w:r>
        <w:commentRangeEnd w:id="26163"/>
        <w:r>
          <w:rPr>
            <w:rStyle w:val="af3"/>
          </w:rPr>
          <w:commentReference w:id="26163"/>
        </w:r>
        <w:r w:rsidRPr="00CC0E28">
          <w:rPr>
            <w:rFonts w:ascii="Times New Roman" w:hAnsi="Times New Roman"/>
          </w:rPr>
          <w:t xml:space="preserve">Contains </w:t>
        </w:r>
        <w:r w:rsidRPr="00543D25">
          <w:rPr>
            <w:rFonts w:ascii="Courier New" w:hAnsi="Courier New" w:cs="Courier New"/>
            <w:b/>
          </w:rPr>
          <w:t>super</w:t>
        </w:r>
        <w:r>
          <w:rPr>
            <w:rFonts w:ascii="Times New Roman" w:hAnsi="Times New Roman"/>
          </w:rPr>
          <w:t>.</w:t>
        </w:r>
      </w:ins>
    </w:p>
    <w:p w14:paraId="20E6C01B" w14:textId="77777777" w:rsidR="00CC0E28" w:rsidRDefault="00CC0E28" w:rsidP="00CC0E28">
      <w:pPr>
        <w:numPr>
          <w:ilvl w:val="0"/>
          <w:numId w:val="760"/>
        </w:numPr>
        <w:spacing w:after="220"/>
        <w:contextualSpacing/>
        <w:rPr>
          <w:ins w:id="26164" w:author="Rev 8 Allen Wirfs-Brock" w:date="2012-06-11T16:38:00Z"/>
          <w:rFonts w:ascii="Times New Roman" w:hAnsi="Times New Roman"/>
        </w:rPr>
      </w:pPr>
      <w:commentRangeStart w:id="26165"/>
      <w:ins w:id="26166" w:author="Rev 8 Allen Wirfs-Brock" w:date="2012-06-11T16:38:00Z">
        <w:r>
          <w:rPr>
            <w:rFonts w:ascii="Times New Roman" w:hAnsi="Times New Roman"/>
          </w:rPr>
          <w:t xml:space="preserve">If </w:t>
        </w:r>
        <w:r w:rsidRPr="00ED2E78">
          <w:rPr>
            <w:rFonts w:ascii="Times New Roman" w:hAnsi="Times New Roman"/>
            <w:i/>
          </w:rPr>
          <w:t>needsSuperBinding</w:t>
        </w:r>
        <w:r>
          <w:rPr>
            <w:rFonts w:ascii="Times New Roman" w:hAnsi="Times New Roman"/>
          </w:rPr>
          <w:t>, then</w:t>
        </w:r>
      </w:ins>
    </w:p>
    <w:p w14:paraId="4F649C6E" w14:textId="77777777" w:rsidR="00CC0E28" w:rsidRPr="0006447F" w:rsidRDefault="00CC0E28" w:rsidP="00CC0E28">
      <w:pPr>
        <w:numPr>
          <w:ilvl w:val="1"/>
          <w:numId w:val="760"/>
        </w:numPr>
        <w:spacing w:after="220"/>
        <w:contextualSpacing/>
        <w:rPr>
          <w:ins w:id="26167" w:author="Rev 8 Allen Wirfs-Brock" w:date="2012-06-11T16:38:00Z"/>
          <w:rFonts w:ascii="Times New Roman" w:hAnsi="Times New Roman"/>
        </w:rPr>
      </w:pPr>
      <w:ins w:id="26168" w:author="Rev 8 Allen Wirfs-Brock" w:date="2012-06-11T16:38: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sidRPr="00E77497">
          <w:rPr>
            <w:rFonts w:ascii="Times New Roman" w:hAnsi="Times New Roman"/>
            <w:i/>
          </w:rPr>
          <w:t>FormalParameterList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Pr>
            <w:rFonts w:ascii="Times New Roman" w:hAnsi="Times New Roman"/>
          </w:rPr>
          <w:t xml:space="preserve"> and with </w:t>
        </w:r>
        <w:r w:rsidRPr="00140F69">
          <w:rPr>
            <w:rFonts w:ascii="Times New Roman" w:hAnsi="Times New Roman"/>
            <w:i/>
          </w:rPr>
          <w:t>object</w:t>
        </w:r>
        <w:r>
          <w:rPr>
            <w:rFonts w:ascii="Times New Roman" w:hAnsi="Times New Roman"/>
          </w:rPr>
          <w:t xml:space="preserve"> as the </w:t>
        </w:r>
        <w:r w:rsidRPr="00DA3106">
          <w:rPr>
            <w:rFonts w:ascii="Times New Roman" w:hAnsi="Times New Roman"/>
            <w:i/>
          </w:rPr>
          <w:t>homeObject</w:t>
        </w:r>
        <w:r>
          <w:rPr>
            <w:rFonts w:ascii="Times New Roman" w:hAnsi="Times New Roman"/>
            <w:i/>
          </w:rPr>
          <w:t xml:space="preserve"> </w:t>
        </w:r>
        <w:r>
          <w:rPr>
            <w:rFonts w:ascii="Times New Roman" w:hAnsi="Times New Roman"/>
          </w:rPr>
          <w:t xml:space="preserve">optional argument and </w:t>
        </w:r>
        <w:r w:rsidRPr="00F62C9B">
          <w:rPr>
            <w:rFonts w:ascii="Times New Roman" w:hAnsi="Times New Roman"/>
            <w:i/>
          </w:rPr>
          <w:t>propName</w:t>
        </w:r>
        <w:r>
          <w:rPr>
            <w:rFonts w:ascii="Times New Roman" w:hAnsi="Times New Roman"/>
          </w:rPr>
          <w:t xml:space="preserve"> as the</w:t>
        </w:r>
        <w:r>
          <w:t xml:space="preserve"> </w:t>
        </w:r>
        <w:r w:rsidRPr="00ED240D">
          <w:rPr>
            <w:rFonts w:ascii="Times New Roman" w:hAnsi="Times New Roman"/>
            <w:i/>
          </w:rPr>
          <w:t>methodNam</w:t>
        </w:r>
        <w:r w:rsidRPr="00DA3106">
          <w:rPr>
            <w:rFonts w:ascii="Times New Roman" w:hAnsi="Times New Roman"/>
            <w:i/>
          </w:rPr>
          <w:t>e</w:t>
        </w:r>
        <w:r w:rsidRPr="00F62C9B">
          <w:rPr>
            <w:rFonts w:ascii="Times New Roman" w:hAnsi="Times New Roman"/>
          </w:rPr>
          <w:t xml:space="preserve"> </w:t>
        </w:r>
        <w:r>
          <w:rPr>
            <w:rFonts w:ascii="Times New Roman" w:hAnsi="Times New Roman"/>
          </w:rPr>
          <w:t>optional argument</w:t>
        </w:r>
        <w:r>
          <w:t>.</w:t>
        </w:r>
      </w:ins>
    </w:p>
    <w:p w14:paraId="61D212E2" w14:textId="77777777" w:rsidR="00CC0E28" w:rsidRDefault="00CC0E28" w:rsidP="00CC0E28">
      <w:pPr>
        <w:numPr>
          <w:ilvl w:val="0"/>
          <w:numId w:val="760"/>
        </w:numPr>
        <w:spacing w:after="220"/>
        <w:contextualSpacing/>
        <w:rPr>
          <w:ins w:id="26169" w:author="Rev 8 Allen Wirfs-Brock" w:date="2012-06-11T16:38:00Z"/>
          <w:rFonts w:ascii="Times New Roman" w:hAnsi="Times New Roman"/>
        </w:rPr>
      </w:pPr>
      <w:ins w:id="26170" w:author="Rev 8 Allen Wirfs-Brock" w:date="2012-06-11T16:38:00Z">
        <w:r>
          <w:rPr>
            <w:rFonts w:ascii="Times New Roman" w:hAnsi="Times New Roman"/>
          </w:rPr>
          <w:t xml:space="preserve">Else </w:t>
        </w:r>
      </w:ins>
    </w:p>
    <w:p w14:paraId="532B49A8" w14:textId="77777777" w:rsidR="00CC0E28" w:rsidRPr="0006447F" w:rsidRDefault="00CC0E28" w:rsidP="00CC0E28">
      <w:pPr>
        <w:numPr>
          <w:ilvl w:val="1"/>
          <w:numId w:val="760"/>
        </w:numPr>
        <w:spacing w:after="220"/>
        <w:contextualSpacing/>
        <w:rPr>
          <w:ins w:id="26171" w:author="Rev 8 Allen Wirfs-Brock" w:date="2012-06-11T16:38:00Z"/>
          <w:rFonts w:ascii="Times New Roman" w:hAnsi="Times New Roman"/>
        </w:rPr>
      </w:pPr>
      <w:ins w:id="26172" w:author="Rev 8 Allen Wirfs-Brock" w:date="2012-06-11T16:38: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sidRPr="00E77497">
          <w:rPr>
            <w:rFonts w:ascii="Times New Roman" w:hAnsi="Times New Roman"/>
            <w:i/>
          </w:rPr>
          <w:t>FormalParameterList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commentRangeEnd w:id="26165"/>
        <w:r>
          <w:rPr>
            <w:rStyle w:val="af3"/>
          </w:rPr>
          <w:commentReference w:id="26165"/>
        </w:r>
      </w:ins>
    </w:p>
    <w:p w14:paraId="3EB59EE7" w14:textId="77777777" w:rsidR="00E6537A" w:rsidRPr="0006447F" w:rsidDel="00CC0E28" w:rsidRDefault="00E6537A" w:rsidP="00E6537A">
      <w:pPr>
        <w:numPr>
          <w:ilvl w:val="0"/>
          <w:numId w:val="760"/>
        </w:numPr>
        <w:spacing w:after="220"/>
        <w:contextualSpacing/>
        <w:rPr>
          <w:ins w:id="26173" w:author="Rev 7 Allen Wirfs-Brock" w:date="2012-04-28T09:22:00Z"/>
          <w:del w:id="26174" w:author="Rev 8 Allen Wirfs-Brock" w:date="2012-06-11T16:38:00Z"/>
          <w:rFonts w:ascii="Times New Roman" w:hAnsi="Times New Roman"/>
        </w:rPr>
      </w:pPr>
      <w:ins w:id="26175" w:author="Rev 7 Allen Wirfs-Brock" w:date="2012-04-28T09:22:00Z">
        <w:del w:id="26176" w:author="Rev 8 Allen Wirfs-Brock" w:date="2012-06-11T16:38:00Z">
          <w:r w:rsidDel="00CC0E28">
            <w:rPr>
              <w:rFonts w:ascii="Times New Roman" w:hAnsi="Times New Roman"/>
            </w:rPr>
            <w:delText xml:space="preserve">Let </w:delText>
          </w:r>
          <w:r w:rsidRPr="00F62C9B" w:rsidDel="00CC0E28">
            <w:rPr>
              <w:rFonts w:ascii="Times New Roman" w:hAnsi="Times New Roman"/>
              <w:i/>
            </w:rPr>
            <w:delText>closure</w:delText>
          </w:r>
          <w:r w:rsidDel="00CC0E28">
            <w:rPr>
              <w:rFonts w:ascii="Times New Roman" w:hAnsi="Times New Roman"/>
            </w:rPr>
            <w:delText xml:space="preserve"> be the result of performing the FunctionCreate abstract operation with arguments </w:delText>
          </w:r>
          <w:r w:rsidDel="00CC0E28">
            <w:delText xml:space="preserve">Method, </w:delText>
          </w:r>
          <w:r w:rsidRPr="00E77497" w:rsidDel="00CC0E28">
            <w:rPr>
              <w:rFonts w:ascii="Times New Roman" w:hAnsi="Times New Roman"/>
              <w:i/>
            </w:rPr>
            <w:delText>FormalParameterList</w:delText>
          </w:r>
          <w:r w:rsidRPr="00E77497" w:rsidDel="00CC0E28">
            <w:delText xml:space="preserve">, </w:delText>
          </w:r>
          <w:r w:rsidDel="00CC0E28">
            <w:rPr>
              <w:rFonts w:ascii="Times New Roman" w:hAnsi="Times New Roman"/>
              <w:i/>
            </w:rPr>
            <w:delText>Concise</w:delText>
          </w:r>
          <w:r w:rsidRPr="00E77497" w:rsidDel="00CC0E28">
            <w:rPr>
              <w:rFonts w:ascii="Times New Roman" w:hAnsi="Times New Roman"/>
              <w:i/>
            </w:rPr>
            <w:delText>Body</w:delText>
          </w:r>
          <w:r w:rsidRPr="0006447F" w:rsidDel="00CC0E28">
            <w:rPr>
              <w:rFonts w:ascii="Times New Roman" w:hAnsi="Times New Roman"/>
              <w:i/>
            </w:rPr>
            <w:delText>, s</w:delText>
          </w:r>
          <w:r w:rsidRPr="00E77497" w:rsidDel="00CC0E28">
            <w:rPr>
              <w:rFonts w:ascii="Times New Roman" w:hAnsi="Times New Roman"/>
              <w:i/>
            </w:rPr>
            <w:delText>cope</w:delText>
          </w:r>
          <w:r w:rsidRPr="0006447F" w:rsidDel="00CC0E28">
            <w:rPr>
              <w:rFonts w:ascii="Times New Roman" w:hAnsi="Times New Roman"/>
            </w:rPr>
            <w:delText>, and</w:delText>
          </w:r>
          <w:r w:rsidDel="00CC0E28">
            <w:delText xml:space="preserve"> </w:delText>
          </w:r>
          <w:r w:rsidDel="00CC0E28">
            <w:rPr>
              <w:rFonts w:ascii="Times New Roman" w:hAnsi="Times New Roman"/>
              <w:i/>
            </w:rPr>
            <w:delText>s</w:delText>
          </w:r>
          <w:r w:rsidRPr="00E77497" w:rsidDel="00CC0E28">
            <w:rPr>
              <w:rFonts w:ascii="Times New Roman" w:hAnsi="Times New Roman"/>
              <w:i/>
            </w:rPr>
            <w:delText>trict</w:delText>
          </w:r>
          <w:r w:rsidDel="00CC0E28">
            <w:rPr>
              <w:rFonts w:ascii="Times New Roman" w:hAnsi="Times New Roman"/>
            </w:rPr>
            <w:delText xml:space="preserve"> and with </w:delText>
          </w:r>
          <w:r w:rsidRPr="00FE5E17" w:rsidDel="00CC0E28">
            <w:rPr>
              <w:rFonts w:ascii="Times New Roman" w:hAnsi="Times New Roman"/>
              <w:i/>
            </w:rPr>
            <w:delText>object</w:delText>
          </w:r>
          <w:r w:rsidDel="00CC0E28">
            <w:rPr>
              <w:rFonts w:ascii="Times New Roman" w:hAnsi="Times New Roman"/>
            </w:rPr>
            <w:delText xml:space="preserve"> as the </w:delText>
          </w:r>
          <w:r w:rsidRPr="00DA3106" w:rsidDel="00CC0E28">
            <w:rPr>
              <w:rFonts w:ascii="Times New Roman" w:hAnsi="Times New Roman"/>
              <w:i/>
            </w:rPr>
            <w:delText>homeObject</w:delText>
          </w:r>
          <w:r w:rsidDel="00CC0E28">
            <w:rPr>
              <w:rFonts w:ascii="Times New Roman" w:hAnsi="Times New Roman"/>
              <w:i/>
            </w:rPr>
            <w:delText xml:space="preserve"> </w:delText>
          </w:r>
          <w:r w:rsidDel="00CC0E28">
            <w:rPr>
              <w:rFonts w:ascii="Times New Roman" w:hAnsi="Times New Roman"/>
            </w:rPr>
            <w:delText xml:space="preserve">optional argument and </w:delText>
          </w:r>
          <w:r w:rsidRPr="00F62C9B" w:rsidDel="00CC0E28">
            <w:rPr>
              <w:rFonts w:ascii="Times New Roman" w:hAnsi="Times New Roman"/>
              <w:i/>
            </w:rPr>
            <w:delText>propName</w:delText>
          </w:r>
          <w:r w:rsidDel="00CC0E28">
            <w:rPr>
              <w:rFonts w:ascii="Times New Roman" w:hAnsi="Times New Roman"/>
            </w:rPr>
            <w:delText xml:space="preserve"> as the</w:delText>
          </w:r>
          <w:r w:rsidDel="00CC0E28">
            <w:delText xml:space="preserve"> </w:delText>
          </w:r>
          <w:r w:rsidRPr="00ED240D" w:rsidDel="00CC0E28">
            <w:rPr>
              <w:rFonts w:ascii="Times New Roman" w:hAnsi="Times New Roman"/>
              <w:i/>
            </w:rPr>
            <w:delText>methodNam</w:delText>
          </w:r>
          <w:r w:rsidRPr="00DA3106" w:rsidDel="00CC0E28">
            <w:rPr>
              <w:rFonts w:ascii="Times New Roman" w:hAnsi="Times New Roman"/>
              <w:i/>
            </w:rPr>
            <w:delText>e</w:delText>
          </w:r>
          <w:r w:rsidRPr="00F62C9B" w:rsidDel="00CC0E28">
            <w:rPr>
              <w:rFonts w:ascii="Times New Roman" w:hAnsi="Times New Roman"/>
            </w:rPr>
            <w:delText xml:space="preserve"> </w:delText>
          </w:r>
          <w:r w:rsidDel="00CC0E28">
            <w:rPr>
              <w:rFonts w:ascii="Times New Roman" w:hAnsi="Times New Roman"/>
            </w:rPr>
            <w:delText>optional argument</w:delText>
          </w:r>
          <w:r w:rsidDel="00CC0E28">
            <w:delText>.</w:delText>
          </w:r>
        </w:del>
      </w:ins>
    </w:p>
    <w:p w14:paraId="589DDAD5" w14:textId="77777777" w:rsidR="00E6537A" w:rsidRPr="00F62C9B" w:rsidRDefault="00E6537A" w:rsidP="00E6537A">
      <w:pPr>
        <w:numPr>
          <w:ilvl w:val="0"/>
          <w:numId w:val="760"/>
        </w:numPr>
        <w:spacing w:after="220"/>
        <w:contextualSpacing/>
        <w:rPr>
          <w:ins w:id="26177" w:author="Rev 7 Allen Wirfs-Brock" w:date="2012-04-28T09:22:00Z"/>
          <w:rFonts w:ascii="Times New Roman" w:hAnsi="Times New Roman"/>
        </w:rPr>
      </w:pPr>
      <w:ins w:id="26178" w:author="Rev 7 Allen Wirfs-Brock" w:date="2012-04-28T09:22:00Z">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Pr>
            <w:rFonts w:ascii="Times New Roman" w:hAnsi="Times New Roman"/>
          </w:rPr>
          <w:t>Value</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w:t>
        </w:r>
        <w:r>
          <w:rPr>
            <w:rFonts w:ascii="Times New Roman" w:hAnsi="Times New Roman"/>
          </w:rPr>
          <w:t>Writable</w:t>
        </w:r>
        <w:r w:rsidRPr="00F62C9B">
          <w:rPr>
            <w:rFonts w:ascii="Times New Roman" w:hAnsi="Times New Roman"/>
          </w:rPr>
          <w:t xml:space="preserve">]]: </w:t>
        </w:r>
        <w:del w:id="26179" w:author="Rev 8 Allen Wirfs-Brock" w:date="2012-06-10T17:30:00Z">
          <w:r w:rsidRPr="00F62C9B" w:rsidDel="00A960AF">
            <w:rPr>
              <w:rFonts w:ascii="Times New Roman" w:hAnsi="Times New Roman"/>
              <w:b/>
            </w:rPr>
            <w:delText>true</w:delText>
          </w:r>
          <w:r w:rsidRPr="00F62C9B" w:rsidDel="00A960AF">
            <w:rPr>
              <w:rFonts w:ascii="Times New Roman" w:hAnsi="Times New Roman"/>
            </w:rPr>
            <w:delText>,</w:delText>
          </w:r>
        </w:del>
      </w:ins>
      <w:ins w:id="26180" w:author="Rev 8 Allen Wirfs-Brock" w:date="2012-06-10T17:30:00Z">
        <w:del w:id="26181" w:author="Rev 10 Allen Wirfs-Brock" w:date="2012-08-13T16:29:00Z">
          <w:r w:rsidR="00A960AF" w:rsidDel="0003414D">
            <w:rPr>
              <w:rFonts w:ascii="Times New Roman" w:hAnsi="Times New Roman"/>
              <w:b/>
            </w:rPr>
            <w:delText>false</w:delText>
          </w:r>
        </w:del>
      </w:ins>
      <w:ins w:id="26182" w:author="Rev 10 Allen Wirfs-Brock" w:date="2012-08-13T16:29:00Z">
        <w:r w:rsidR="0003414D">
          <w:rPr>
            <w:rFonts w:ascii="Times New Roman" w:hAnsi="Times New Roman"/>
            <w:b/>
          </w:rPr>
          <w:t>true</w:t>
        </w:r>
        <w:r w:rsidR="0003414D" w:rsidRPr="00F62C9B">
          <w:rPr>
            <w:rFonts w:ascii="Times New Roman" w:hAnsi="Times New Roman"/>
          </w:rPr>
          <w:t>,</w:t>
        </w:r>
      </w:ins>
      <w:ins w:id="26183" w:author="Rev 7 Allen Wirfs-Brock" w:date="2012-04-28T09:22:00Z">
        <w:r w:rsidRPr="00F62C9B">
          <w:rPr>
            <w:rFonts w:ascii="Times New Roman" w:hAnsi="Times New Roman"/>
          </w:rPr>
          <w:t xml:space="preserve"> [[Enumerable]]: </w:t>
        </w:r>
        <w:del w:id="26184" w:author="Rev 10 Allen Wirfs-Brock" w:date="2012-09-26T17:29:00Z">
          <w:r w:rsidDel="00E81125">
            <w:rPr>
              <w:rFonts w:ascii="Times New Roman" w:hAnsi="Times New Roman"/>
              <w:b/>
            </w:rPr>
            <w:delText>false</w:delText>
          </w:r>
        </w:del>
      </w:ins>
      <w:ins w:id="26185" w:author="Rev 10 Allen Wirfs-Brock" w:date="2012-09-26T17:29:00Z">
        <w:r w:rsidR="00E81125">
          <w:rPr>
            <w:rFonts w:ascii="Times New Roman" w:hAnsi="Times New Roman"/>
            <w:b/>
          </w:rPr>
          <w:t>true</w:t>
        </w:r>
      </w:ins>
      <w:ins w:id="26186" w:author="Rev 7 Allen Wirfs-Brock" w:date="2012-04-28T09:22:00Z">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ins>
      <w:ins w:id="26187" w:author="Rev 7 Allen Wirfs-Brock" w:date="2012-04-28T10:07:00Z">
        <w:r w:rsidR="00066663">
          <w:rPr>
            <w:rFonts w:ascii="Times New Roman" w:hAnsi="Times New Roman"/>
          </w:rPr>
          <w:t>.</w:t>
        </w:r>
      </w:ins>
    </w:p>
    <w:p w14:paraId="3AE11231" w14:textId="77777777" w:rsidR="00E6537A" w:rsidRPr="00F62C9B" w:rsidRDefault="00056550" w:rsidP="00056550">
      <w:pPr>
        <w:numPr>
          <w:ilvl w:val="0"/>
          <w:numId w:val="760"/>
        </w:numPr>
        <w:spacing w:after="220"/>
        <w:contextualSpacing/>
        <w:rPr>
          <w:ins w:id="26188" w:author="Rev 7 Allen Wirfs-Brock" w:date="2012-04-28T09:22:00Z"/>
          <w:rFonts w:ascii="Times New Roman" w:hAnsi="Times New Roman"/>
        </w:rPr>
      </w:pPr>
      <w:ins w:id="26189" w:author="Rev 8 Allen Wirfs-Brock" w:date="2012-06-11T17:07:00Z">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Pr="00F62C9B">
          <w:rPr>
            <w:rFonts w:ascii="Times New Roman" w:hAnsi="Times New Roman"/>
          </w:rPr>
          <w:t xml:space="preserve"> </w:t>
        </w:r>
      </w:ins>
      <w:ins w:id="26190" w:author="Rev 7 Allen Wirfs-Brock" w:date="2012-04-28T09:22:00Z">
        <w:del w:id="26191" w:author="Rev 8 Allen Wirfs-Brock" w:date="2012-06-11T17:07:00Z">
          <w:r w:rsidR="00E6537A" w:rsidRPr="00F62C9B" w:rsidDel="00056550">
            <w:rPr>
              <w:rFonts w:ascii="Times New Roman" w:hAnsi="Times New Roman"/>
            </w:rPr>
            <w:delText xml:space="preserve">Return </w:delText>
          </w:r>
        </w:del>
        <w:r w:rsidR="00E6537A" w:rsidRPr="00F62C9B">
          <w:rPr>
            <w:rFonts w:ascii="Times New Roman" w:hAnsi="Times New Roman"/>
          </w:rPr>
          <w:t xml:space="preserve">the result of calling the [[DefineOwnProperty]] internal method of </w:t>
        </w:r>
        <w:r w:rsidR="00E6537A" w:rsidRPr="00F62C9B">
          <w:rPr>
            <w:rFonts w:ascii="Times New Roman" w:hAnsi="Times New Roman"/>
            <w:i/>
          </w:rPr>
          <w:t>object</w:t>
        </w:r>
        <w:r w:rsidR="00E6537A" w:rsidRPr="00F62C9B">
          <w:rPr>
            <w:rFonts w:ascii="Times New Roman" w:hAnsi="Times New Roman"/>
          </w:rPr>
          <w:t xml:space="preserve"> with arguments </w:t>
        </w:r>
        <w:r w:rsidR="00E6537A" w:rsidRPr="00F62C9B">
          <w:rPr>
            <w:rFonts w:ascii="Times New Roman" w:hAnsi="Times New Roman"/>
            <w:i/>
          </w:rPr>
          <w:t>propName</w:t>
        </w:r>
        <w:r w:rsidR="00E6537A" w:rsidRPr="00F62C9B">
          <w:rPr>
            <w:rFonts w:ascii="Times New Roman" w:hAnsi="Times New Roman"/>
          </w:rPr>
          <w:t xml:space="preserve">, </w:t>
        </w:r>
        <w:r w:rsidR="00E6537A" w:rsidRPr="00F62C9B">
          <w:rPr>
            <w:rFonts w:ascii="Times New Roman" w:hAnsi="Times New Roman"/>
            <w:i/>
          </w:rPr>
          <w:t>desc</w:t>
        </w:r>
        <w:r w:rsidR="00E6537A" w:rsidRPr="00F62C9B">
          <w:rPr>
            <w:rFonts w:ascii="Times New Roman" w:hAnsi="Times New Roman"/>
          </w:rPr>
          <w:t xml:space="preserve">, and </w:t>
        </w:r>
        <w:r w:rsidR="00E6537A" w:rsidRPr="00F62C9B">
          <w:rPr>
            <w:rFonts w:ascii="Times New Roman" w:hAnsi="Times New Roman"/>
            <w:b/>
          </w:rPr>
          <w:t>false</w:t>
        </w:r>
        <w:r w:rsidR="00E6537A" w:rsidRPr="00F62C9B">
          <w:rPr>
            <w:rFonts w:ascii="Times New Roman" w:hAnsi="Times New Roman"/>
          </w:rPr>
          <w:t>.</w:t>
        </w:r>
      </w:ins>
    </w:p>
    <w:p w14:paraId="6783C275" w14:textId="77777777" w:rsidR="00056550" w:rsidRDefault="00056550" w:rsidP="00056550">
      <w:pPr>
        <w:numPr>
          <w:ilvl w:val="0"/>
          <w:numId w:val="760"/>
        </w:numPr>
        <w:spacing w:after="220"/>
        <w:contextualSpacing/>
        <w:rPr>
          <w:ins w:id="26192" w:author="Rev 8 Allen Wirfs-Brock" w:date="2012-06-11T17:07:00Z"/>
          <w:rFonts w:ascii="Times New Roman" w:hAnsi="Times New Roman"/>
        </w:rPr>
      </w:pPr>
      <w:ins w:id="26193" w:author="Rev 8 Allen Wirfs-Brock" w:date="2012-06-11T17:07:00Z">
        <w:r>
          <w:rPr>
            <w:rFonts w:ascii="Times New Roman" w:hAnsi="Times New Roman"/>
          </w:rPr>
          <w:t>ReturnIfAbrupt(</w:t>
        </w:r>
        <w:r w:rsidRPr="00ED2E78">
          <w:rPr>
            <w:rFonts w:ascii="Times New Roman" w:hAnsi="Times New Roman"/>
            <w:i/>
          </w:rPr>
          <w:t>status</w:t>
        </w:r>
        <w:r>
          <w:rPr>
            <w:rFonts w:ascii="Times New Roman" w:hAnsi="Times New Roman"/>
          </w:rPr>
          <w:t>).</w:t>
        </w:r>
      </w:ins>
    </w:p>
    <w:p w14:paraId="44C7E87B" w14:textId="77777777" w:rsidR="00056550" w:rsidRPr="00F62C9B" w:rsidRDefault="00056550" w:rsidP="00056550">
      <w:pPr>
        <w:numPr>
          <w:ilvl w:val="0"/>
          <w:numId w:val="760"/>
        </w:numPr>
        <w:spacing w:after="220"/>
        <w:rPr>
          <w:ins w:id="26194" w:author="Rev 8 Allen Wirfs-Brock" w:date="2012-06-11T17:07:00Z"/>
          <w:rFonts w:ascii="Times New Roman" w:hAnsi="Times New Roman"/>
        </w:rPr>
      </w:pPr>
      <w:ins w:id="26195" w:author="Rev 8 Allen Wirfs-Brock" w:date="2012-06-11T17:07:00Z">
        <w:r>
          <w:rPr>
            <w:rFonts w:ascii="Times New Roman" w:hAnsi="Times New Roman"/>
          </w:rPr>
          <w:t>NormalCompletion(closure).</w:t>
        </w:r>
      </w:ins>
    </w:p>
    <w:p w14:paraId="442E98B1" w14:textId="77777777" w:rsidR="004A7791" w:rsidRPr="00E77497" w:rsidRDefault="004A7791" w:rsidP="004A7791">
      <w:ins w:id="26196" w:author="Rev 7 Allen Wirfs-Brock" w:date="2012-04-26T11:12:00Z">
        <w:r>
          <w:rPr>
            <w:rStyle w:val="bnf"/>
          </w:rPr>
          <w:t>MethodDefinition</w:t>
        </w:r>
        <w:r w:rsidRPr="00E77497">
          <w:t xml:space="preserve"> </w:t>
        </w:r>
        <w:r w:rsidRPr="00E77497">
          <w:rPr>
            <w:b/>
          </w:rPr>
          <w:t>:</w:t>
        </w:r>
        <w:r w:rsidRPr="00E77497">
          <w:t xml:space="preserve"> </w:t>
        </w:r>
      </w:ins>
      <w:r w:rsidRPr="00E77497">
        <w:rPr>
          <w:rFonts w:ascii="Courier New" w:hAnsi="Courier New" w:cs="Courier New"/>
          <w:b/>
          <w:iCs/>
        </w:rPr>
        <w:t>get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 </w:t>
      </w:r>
      <w:ins w:id="26197" w:author="Rev 7 Allen Wirfs-Brock" w:date="2012-04-26T11:34:00Z">
        <w:del w:id="26198" w:author="Rev 8 Allen Wirfs-Brock" w:date="2012-05-10T17:37: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ins>
      <w:ins w:id="26199" w:author="Rev 8 Allen Wirfs-Brock" w:date="2012-06-10T16:19:00Z">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ins>
      <w:del w:id="26200" w:author="Rev 8 Allen Wirfs-Brock" w:date="2012-06-10T16:19:00Z">
        <w:r w:rsidRPr="00E77497" w:rsidDel="00A73E93">
          <w:rPr>
            <w:rFonts w:ascii="Courier New" w:hAnsi="Courier New" w:cs="Courier New"/>
            <w:b/>
            <w:iCs/>
          </w:rPr>
          <w:delText>{</w:delText>
        </w:r>
        <w:r w:rsidRPr="00E77497" w:rsidDel="00A73E93">
          <w:rPr>
            <w:iCs/>
          </w:rPr>
          <w:delText xml:space="preserve"> </w:delText>
        </w:r>
        <w:r w:rsidRPr="00E77497" w:rsidDel="00A73E93">
          <w:rPr>
            <w:rStyle w:val="bnf"/>
          </w:rPr>
          <w:delText>FunctionBody</w:delText>
        </w:r>
        <w:r w:rsidRPr="00E77497" w:rsidDel="00A73E93">
          <w:rPr>
            <w:rFonts w:ascii="Courier New" w:hAnsi="Courier New" w:cs="Courier New"/>
            <w:iCs/>
          </w:rPr>
          <w:delText xml:space="preserve"> </w:delText>
        </w:r>
        <w:r w:rsidRPr="00E77497" w:rsidDel="00A73E93">
          <w:rPr>
            <w:rFonts w:ascii="Courier New" w:hAnsi="Courier New" w:cs="Courier New"/>
            <w:b/>
            <w:iCs/>
          </w:rPr>
          <w:delText>}</w:delText>
        </w:r>
        <w:r w:rsidRPr="00E77497" w:rsidDel="00A73E93">
          <w:delText xml:space="preserve"> </w:delText>
        </w:r>
      </w:del>
    </w:p>
    <w:p w14:paraId="4AA48841" w14:textId="77777777" w:rsidR="00E6537A" w:rsidRPr="00E77497" w:rsidRDefault="00E6537A" w:rsidP="00E6537A">
      <w:pPr>
        <w:pStyle w:val="Alg4"/>
        <w:numPr>
          <w:ilvl w:val="0"/>
          <w:numId w:val="761"/>
        </w:numPr>
        <w:contextualSpacing/>
        <w:rPr>
          <w:ins w:id="26201" w:author="Rev 7 Allen Wirfs-Brock" w:date="2012-04-28T09:26:00Z"/>
        </w:rPr>
      </w:pPr>
      <w:ins w:id="26202" w:author="Rev 7 Allen Wirfs-Brock" w:date="2012-04-28T09:26:00Z">
        <w:r w:rsidRPr="00E77497">
          <w:t xml:space="preserve">Let </w:t>
        </w:r>
        <w:r w:rsidRPr="00E77497">
          <w:rPr>
            <w:i/>
          </w:rPr>
          <w:t xml:space="preserve">propName </w:t>
        </w:r>
        <w:r w:rsidRPr="00E77497">
          <w:t>be PropName</w:t>
        </w:r>
        <w:r>
          <w:t xml:space="preserve"> of </w:t>
        </w:r>
        <w:r w:rsidRPr="00E77497">
          <w:rPr>
            <w:i/>
          </w:rPr>
          <w:t>PropertyName</w:t>
        </w:r>
        <w:r w:rsidRPr="00E77497">
          <w:t>.</w:t>
        </w:r>
      </w:ins>
    </w:p>
    <w:p w14:paraId="250C0A2B" w14:textId="77777777" w:rsidR="00E6537A" w:rsidRPr="0006447F" w:rsidRDefault="00FF36B2" w:rsidP="00E6537A">
      <w:pPr>
        <w:numPr>
          <w:ilvl w:val="0"/>
          <w:numId w:val="761"/>
        </w:numPr>
        <w:contextualSpacing/>
        <w:rPr>
          <w:ins w:id="26203" w:author="Rev 7 Allen Wirfs-Brock" w:date="2012-04-28T09:26:00Z"/>
          <w:rFonts w:ascii="Times New Roman" w:hAnsi="Times New Roman"/>
        </w:rPr>
      </w:pPr>
      <w:ins w:id="26204" w:author="Rev 10 Allen Wirfs-Brock" w:date="2012-07-27T15:31:00Z">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2D03A6">
          <w:rPr>
            <w:rFonts w:ascii="Times New Roman" w:hAnsi="Times New Roman"/>
          </w:rPr>
          <w:t xml:space="preserve">IsStrict of </w:t>
        </w:r>
        <w:r w:rsidRPr="002D03A6">
          <w:rPr>
            <w:rFonts w:ascii="Times New Roman" w:hAnsi="Times New Roman"/>
            <w:i/>
          </w:rPr>
          <w:t>FunctionBody</w:t>
        </w:r>
        <w:r>
          <w:rPr>
            <w:rFonts w:ascii="Times New Roman" w:hAnsi="Times New Roman"/>
          </w:rPr>
          <w:t>.</w:t>
        </w:r>
      </w:ins>
      <w:ins w:id="26205" w:author="Rev 7 Allen Wirfs-Brock" w:date="2012-04-28T09:28:00Z">
        <w:del w:id="26206" w:author="Rev 10 Allen Wirfs-Brock" w:date="2012-07-27T15:31:00Z">
          <w:r w:rsidR="00E6537A" w:rsidDel="00FF36B2">
            <w:rPr>
              <w:rFonts w:ascii="Times New Roman" w:hAnsi="Times New Roman"/>
            </w:rPr>
            <w:delText>I</w:delText>
          </w:r>
        </w:del>
      </w:ins>
      <w:ins w:id="26207" w:author="Rev 7 Allen Wirfs-Brock" w:date="2012-04-28T09:27:00Z">
        <w:del w:id="26208" w:author="Rev 10 Allen Wirfs-Brock" w:date="2012-07-27T15:31:00Z">
          <w:r w:rsidR="00E6537A" w:rsidRPr="00FE5E17" w:rsidDel="00FF36B2">
            <w:rPr>
              <w:rFonts w:ascii="Times New Roman" w:hAnsi="Times New Roman"/>
            </w:rPr>
            <w:delText>f th</w:delText>
          </w:r>
        </w:del>
      </w:ins>
      <w:ins w:id="26209" w:author="Rev 7 Allen Wirfs-Brock" w:date="2012-04-28T09:28:00Z">
        <w:del w:id="26210" w:author="Rev 10 Allen Wirfs-Brock" w:date="2012-07-27T15:31:00Z">
          <w:r w:rsidR="00E6537A" w:rsidDel="00FF36B2">
            <w:rPr>
              <w:rFonts w:ascii="Times New Roman" w:hAnsi="Times New Roman"/>
            </w:rPr>
            <w:delText>is</w:delText>
          </w:r>
        </w:del>
      </w:ins>
      <w:ins w:id="26211" w:author="Rev 7 Allen Wirfs-Brock" w:date="2012-04-28T09:27:00Z">
        <w:del w:id="26212" w:author="Rev 10 Allen Wirfs-Brock" w:date="2012-07-27T15:31:00Z">
          <w:r w:rsidR="00E6537A" w:rsidRPr="00E77497" w:rsidDel="00FF36B2">
            <w:delText xml:space="preserve"> </w:delText>
          </w:r>
          <w:r w:rsidR="00E6537A" w:rsidDel="00FF36B2">
            <w:rPr>
              <w:rStyle w:val="bnf"/>
            </w:rPr>
            <w:delText>MethodDefinition</w:delText>
          </w:r>
          <w:r w:rsidR="00E6537A" w:rsidRPr="00E77497" w:rsidDel="00FF36B2">
            <w:delText xml:space="preserve"> </w:delText>
          </w:r>
          <w:r w:rsidR="00E6537A" w:rsidRPr="00FE5E17" w:rsidDel="00FF36B2">
            <w:rPr>
              <w:rFonts w:ascii="Times New Roman" w:hAnsi="Times New Roman"/>
            </w:rPr>
            <w:delText xml:space="preserve">is contained in strict code or if </w:delText>
          </w:r>
        </w:del>
      </w:ins>
      <w:ins w:id="26213" w:author="Rev 8 Allen Wirfs-Brock" w:date="2012-06-11T08:47:00Z">
        <w:del w:id="26214" w:author="Rev 10 Allen Wirfs-Brock" w:date="2012-07-27T15:31:00Z">
          <w:r w:rsidR="00225CFE" w:rsidDel="00FF36B2">
            <w:rPr>
              <w:rFonts w:ascii="Times New Roman" w:hAnsi="Times New Roman"/>
              <w:i/>
            </w:rPr>
            <w:delText>Function</w:delText>
          </w:r>
          <w:r w:rsidR="00225CFE" w:rsidRPr="00B820AB" w:rsidDel="00FF36B2">
            <w:rPr>
              <w:rFonts w:ascii="Times New Roman" w:hAnsi="Times New Roman"/>
              <w:i/>
            </w:rPr>
            <w:delText>Body</w:delText>
          </w:r>
          <w:r w:rsidR="00225CFE" w:rsidRPr="008B7F6F" w:rsidDel="00FF36B2">
            <w:rPr>
              <w:rFonts w:ascii="Courier New" w:hAnsi="Courier New" w:cs="Courier New"/>
              <w:b/>
              <w:iCs/>
            </w:rPr>
            <w:delText xml:space="preserve"> </w:delText>
          </w:r>
        </w:del>
      </w:ins>
      <w:ins w:id="26215" w:author="Rev 7 Allen Wirfs-Brock" w:date="2012-04-28T09:27:00Z">
        <w:del w:id="26216" w:author="Rev 10 Allen Wirfs-Brock" w:date="2012-07-27T15:31:00Z">
          <w:r w:rsidR="00E6537A" w:rsidRPr="00FE5E17" w:rsidDel="00FF36B2">
            <w:rPr>
              <w:rFonts w:ascii="Times New Roman" w:hAnsi="Times New Roman"/>
              <w:i/>
            </w:rPr>
            <w:delText xml:space="preserve">ConciseBody </w:delText>
          </w:r>
          <w:r w:rsidR="00E6537A" w:rsidRPr="00FE5E17" w:rsidDel="00FF36B2">
            <w:rPr>
              <w:rFonts w:ascii="Times New Roman" w:hAnsi="Times New Roman"/>
            </w:rPr>
            <w:delText>is strict code</w:delText>
          </w:r>
        </w:del>
      </w:ins>
      <w:ins w:id="26217" w:author="Rev 7 Allen Wirfs-Brock" w:date="2012-04-28T09:29:00Z">
        <w:del w:id="26218" w:author="Rev 10 Allen Wirfs-Brock" w:date="2012-07-27T15:31:00Z">
          <w:r w:rsidR="00E6537A" w:rsidDel="00FF36B2">
            <w:rPr>
              <w:rFonts w:ascii="Times New Roman" w:hAnsi="Times New Roman"/>
            </w:rPr>
            <w:delText xml:space="preserve">, then </w:delText>
          </w:r>
        </w:del>
      </w:ins>
      <w:ins w:id="26219" w:author="Rev 7 Allen Wirfs-Brock" w:date="2012-04-28T09:27:00Z">
        <w:del w:id="26220" w:author="Rev 10 Allen Wirfs-Brock" w:date="2012-07-27T15:31:00Z">
          <w:r w:rsidR="00E6537A" w:rsidDel="00FF36B2">
            <w:rPr>
              <w:rFonts w:ascii="Times New Roman" w:hAnsi="Times New Roman"/>
            </w:rPr>
            <w:delText xml:space="preserve"> </w:delText>
          </w:r>
        </w:del>
      </w:ins>
      <w:ins w:id="26221" w:author="Rev 7 Allen Wirfs-Brock" w:date="2012-04-28T09:29:00Z">
        <w:del w:id="26222" w:author="Rev 10 Allen Wirfs-Brock" w:date="2012-07-27T15:31:00Z">
          <w:r w:rsidR="00E6537A" w:rsidDel="00FF36B2">
            <w:rPr>
              <w:rFonts w:ascii="Times New Roman" w:hAnsi="Times New Roman"/>
            </w:rPr>
            <w:delText>l</w:delText>
          </w:r>
        </w:del>
      </w:ins>
      <w:ins w:id="26223" w:author="Rev 7 Allen Wirfs-Brock" w:date="2012-04-28T09:26:00Z">
        <w:del w:id="26224" w:author="Rev 10 Allen Wirfs-Brock" w:date="2012-07-27T15:31:00Z">
          <w:r w:rsidR="00E6537A" w:rsidDel="00FF36B2">
            <w:rPr>
              <w:rFonts w:ascii="Times New Roman" w:hAnsi="Times New Roman"/>
            </w:rPr>
            <w:delText xml:space="preserve">et </w:delText>
          </w:r>
          <w:r w:rsidR="00E6537A" w:rsidRPr="0006447F" w:rsidDel="00FF36B2">
            <w:rPr>
              <w:rFonts w:ascii="Times New Roman" w:hAnsi="Times New Roman"/>
              <w:i/>
            </w:rPr>
            <w:delText>strict</w:delText>
          </w:r>
          <w:r w:rsidR="00E6537A" w:rsidDel="00FF36B2">
            <w:rPr>
              <w:rFonts w:ascii="Times New Roman" w:hAnsi="Times New Roman"/>
            </w:rPr>
            <w:delText xml:space="preserve"> be </w:delText>
          </w:r>
          <w:r w:rsidR="00E6537A" w:rsidRPr="0006447F" w:rsidDel="00FF36B2">
            <w:rPr>
              <w:rFonts w:ascii="Times New Roman" w:hAnsi="Times New Roman"/>
              <w:b/>
            </w:rPr>
            <w:delText>true</w:delText>
          </w:r>
          <w:r w:rsidR="00E6537A" w:rsidDel="00FF36B2">
            <w:rPr>
              <w:rFonts w:ascii="Times New Roman" w:hAnsi="Times New Roman"/>
            </w:rPr>
            <w:delText xml:space="preserve">.  </w:delText>
          </w:r>
        </w:del>
      </w:ins>
      <w:ins w:id="26225" w:author="Rev 7 Allen Wirfs-Brock" w:date="2012-04-28T09:30:00Z">
        <w:del w:id="26226" w:author="Rev 10 Allen Wirfs-Brock" w:date="2012-07-27T15:31:00Z">
          <w:r w:rsidR="00FE5E17" w:rsidDel="00FF36B2">
            <w:rPr>
              <w:rFonts w:ascii="Times New Roman" w:hAnsi="Times New Roman"/>
            </w:rPr>
            <w:delText xml:space="preserve">Otherwise, let </w:delText>
          </w:r>
        </w:del>
      </w:ins>
      <w:ins w:id="26227" w:author="Rev 7 Allen Wirfs-Brock" w:date="2012-04-28T09:31:00Z">
        <w:del w:id="26228" w:author="Rev 10 Allen Wirfs-Brock" w:date="2012-07-27T15:31:00Z">
          <w:r w:rsidR="00FE5E17" w:rsidRPr="00FE5E17" w:rsidDel="00FF36B2">
            <w:rPr>
              <w:rFonts w:ascii="Times New Roman" w:hAnsi="Times New Roman"/>
              <w:i/>
            </w:rPr>
            <w:delText>strict</w:delText>
          </w:r>
        </w:del>
      </w:ins>
      <w:ins w:id="26229" w:author="Rev 7 Allen Wirfs-Brock" w:date="2012-04-28T09:30:00Z">
        <w:del w:id="26230" w:author="Rev 10 Allen Wirfs-Brock" w:date="2012-07-27T15:31:00Z">
          <w:r w:rsidR="00FE5E17" w:rsidDel="00FF36B2">
            <w:rPr>
              <w:rFonts w:ascii="Times New Roman" w:hAnsi="Times New Roman"/>
            </w:rPr>
            <w:delText xml:space="preserve"> be </w:delText>
          </w:r>
          <w:r w:rsidR="00FE5E17" w:rsidRPr="00FE5E17" w:rsidDel="00FF36B2">
            <w:rPr>
              <w:rFonts w:ascii="Times New Roman" w:hAnsi="Times New Roman"/>
              <w:b/>
            </w:rPr>
            <w:delText>false</w:delText>
          </w:r>
          <w:r w:rsidR="00FE5E17" w:rsidDel="00FF36B2">
            <w:rPr>
              <w:rFonts w:ascii="Times New Roman" w:hAnsi="Times New Roman"/>
            </w:rPr>
            <w:delText>.</w:delText>
          </w:r>
        </w:del>
      </w:ins>
    </w:p>
    <w:p w14:paraId="59EEE451" w14:textId="77777777" w:rsidR="002F42C1" w:rsidRDefault="002F42C1" w:rsidP="002F42C1">
      <w:pPr>
        <w:numPr>
          <w:ilvl w:val="0"/>
          <w:numId w:val="761"/>
        </w:numPr>
        <w:contextualSpacing/>
        <w:rPr>
          <w:ins w:id="26231" w:author="Rev 7 Allen Wirfs-Brock" w:date="2012-05-02T10:54:00Z"/>
          <w:rFonts w:ascii="Times New Roman" w:hAnsi="Times New Roman"/>
        </w:rPr>
      </w:pPr>
      <w:ins w:id="26232" w:author="Rev 7 Allen Wirfs-Brock" w:date="2012-05-02T10:54:00Z">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Pr="002F42C1">
          <w:rPr>
            <w:rFonts w:ascii="Times New Roman" w:hAnsi="Times New Roman"/>
          </w:rPr>
          <w:t xml:space="preserve"> </w:t>
        </w:r>
      </w:ins>
      <w:ins w:id="26233"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6234" w:author="Rev 7 Allen Wirfs-Brock" w:date="2012-05-02T10:54:00Z">
        <w:del w:id="26235" w:author="Rev 8 Allen Wirfs-Brock" w:date="2012-06-13T16:03:00Z">
          <w:r w:rsidDel="00B33FB4">
            <w:rPr>
              <w:rFonts w:ascii="Times New Roman" w:hAnsi="Times New Roman"/>
            </w:rPr>
            <w:delText>current</w:delText>
          </w:r>
          <w:r w:rsidRPr="00E77497" w:rsidDel="00B33FB4">
            <w:rPr>
              <w:rFonts w:ascii="Times New Roman" w:hAnsi="Times New Roman"/>
            </w:rPr>
            <w:delText xml:space="preserve"> </w:delText>
          </w:r>
        </w:del>
        <w:r w:rsidRPr="00E77497">
          <w:rPr>
            <w:rFonts w:ascii="Times New Roman" w:hAnsi="Times New Roman"/>
          </w:rPr>
          <w:t>execution context</w:t>
        </w:r>
        <w:r>
          <w:rPr>
            <w:rFonts w:ascii="Times New Roman" w:hAnsi="Times New Roman"/>
          </w:rPr>
          <w:t>’s</w:t>
        </w:r>
        <w:r w:rsidRPr="00E77497">
          <w:rPr>
            <w:rFonts w:ascii="Times New Roman" w:hAnsi="Times New Roman"/>
          </w:rPr>
          <w:t xml:space="preserve"> LexicalEnvironment</w:t>
        </w:r>
        <w:r>
          <w:rPr>
            <w:rFonts w:ascii="Times New Roman" w:hAnsi="Times New Roman"/>
          </w:rPr>
          <w:t>.</w:t>
        </w:r>
      </w:ins>
    </w:p>
    <w:p w14:paraId="3CB9E951" w14:textId="77777777" w:rsidR="00FE5E17" w:rsidRDefault="00FE5E17" w:rsidP="00E6537A">
      <w:pPr>
        <w:numPr>
          <w:ilvl w:val="0"/>
          <w:numId w:val="761"/>
        </w:numPr>
        <w:spacing w:after="220"/>
        <w:contextualSpacing/>
        <w:rPr>
          <w:ins w:id="26236" w:author="Rev 7 Allen Wirfs-Brock" w:date="2012-04-28T09:32:00Z"/>
          <w:rFonts w:ascii="Times New Roman" w:hAnsi="Times New Roman"/>
        </w:rPr>
      </w:pPr>
      <w:ins w:id="26237" w:author="Rev 7 Allen Wirfs-Brock" w:date="2012-04-28T09:32:00Z">
        <w:r>
          <w:rPr>
            <w:rFonts w:ascii="Times New Roman" w:hAnsi="Times New Roman"/>
          </w:rPr>
          <w:t xml:space="preserve">Let </w:t>
        </w:r>
        <w:r w:rsidRPr="00FE5E17">
          <w:rPr>
            <w:rFonts w:ascii="Times New Roman" w:hAnsi="Times New Roman"/>
            <w:i/>
          </w:rPr>
          <w:t>formalP</w:t>
        </w:r>
      </w:ins>
      <w:ins w:id="26238" w:author="Rev 10 Allen Wirfs-Brock" w:date="2012-08-13T19:46:00Z">
        <w:r w:rsidR="00C700A2">
          <w:rPr>
            <w:rFonts w:ascii="Times New Roman" w:hAnsi="Times New Roman"/>
            <w:i/>
          </w:rPr>
          <w:t>a</w:t>
        </w:r>
      </w:ins>
      <w:ins w:id="26239" w:author="Rev 7 Allen Wirfs-Brock" w:date="2012-04-28T09:32:00Z">
        <w:r w:rsidRPr="00FE5E17">
          <w:rPr>
            <w:rFonts w:ascii="Times New Roman" w:hAnsi="Times New Roman"/>
            <w:i/>
          </w:rPr>
          <w:t>rameterList</w:t>
        </w:r>
        <w:r>
          <w:rPr>
            <w:rFonts w:ascii="Times New Roman" w:hAnsi="Times New Roman"/>
          </w:rPr>
          <w:t xml:space="preserve"> be the production  </w:t>
        </w:r>
        <w:r w:rsidRPr="00E77497">
          <w:rPr>
            <w:rStyle w:val="bnf"/>
          </w:rPr>
          <w:t>FormalParameterList</w:t>
        </w:r>
        <w:r w:rsidRPr="00E77497">
          <w:t xml:space="preserve"> </w:t>
        </w:r>
        <w:r w:rsidRPr="00E77497">
          <w:rPr>
            <w:b/>
          </w:rPr>
          <w:t>:</w:t>
        </w:r>
        <w:r w:rsidRPr="00E77497">
          <w:rPr>
            <w:sz w:val="16"/>
          </w:rPr>
          <w:t xml:space="preserve"> [empty]</w:t>
        </w:r>
      </w:ins>
    </w:p>
    <w:p w14:paraId="4338A5DD" w14:textId="77777777" w:rsidR="00543D25" w:rsidRDefault="00543D25" w:rsidP="00543D25">
      <w:pPr>
        <w:numPr>
          <w:ilvl w:val="0"/>
          <w:numId w:val="761"/>
        </w:numPr>
        <w:spacing w:after="220"/>
        <w:contextualSpacing/>
        <w:rPr>
          <w:ins w:id="26240" w:author="Rev 8 Allen Wirfs-Brock" w:date="2012-06-11T16:44:00Z"/>
          <w:rFonts w:ascii="Times New Roman" w:hAnsi="Times New Roman"/>
        </w:rPr>
      </w:pPr>
      <w:ins w:id="26241" w:author="Rev 8 Allen Wirfs-Brock" w:date="2012-06-11T16:44:00Z">
        <w:r>
          <w:rPr>
            <w:rFonts w:ascii="Times New Roman" w:hAnsi="Times New Roman"/>
          </w:rPr>
          <w:t xml:space="preserve">Let </w:t>
        </w:r>
        <w:r w:rsidRPr="00543D25">
          <w:rPr>
            <w:rFonts w:ascii="Times New Roman" w:hAnsi="Times New Roman"/>
            <w:i/>
          </w:rPr>
          <w:t>needsSuperBinding</w:t>
        </w:r>
        <w:r>
          <w:rPr>
            <w:rFonts w:ascii="Times New Roman" w:hAnsi="Times New Roman"/>
          </w:rPr>
          <w:t xml:space="preserve"> be the result of </w:t>
        </w:r>
        <w:r w:rsidRPr="00CC0E28">
          <w:rPr>
            <w:rFonts w:ascii="Times New Roman" w:hAnsi="Times New Roman"/>
            <w:i/>
          </w:rPr>
          <w:t>FunctionBody</w:t>
        </w:r>
        <w:r w:rsidRPr="00CC0E28">
          <w:rPr>
            <w:rFonts w:ascii="Times New Roman" w:hAnsi="Times New Roman"/>
          </w:rPr>
          <w:t xml:space="preserve"> Contains </w:t>
        </w:r>
        <w:r w:rsidRPr="00543D25">
          <w:rPr>
            <w:rFonts w:ascii="Courier New" w:hAnsi="Courier New" w:cs="Courier New"/>
            <w:b/>
          </w:rPr>
          <w:t>super</w:t>
        </w:r>
        <w:r>
          <w:rPr>
            <w:rFonts w:ascii="Times New Roman" w:hAnsi="Times New Roman"/>
          </w:rPr>
          <w:t>.</w:t>
        </w:r>
      </w:ins>
    </w:p>
    <w:p w14:paraId="6F3FD62A" w14:textId="77777777" w:rsidR="00543D25" w:rsidRDefault="00543D25" w:rsidP="00543D25">
      <w:pPr>
        <w:numPr>
          <w:ilvl w:val="0"/>
          <w:numId w:val="761"/>
        </w:numPr>
        <w:spacing w:after="220"/>
        <w:contextualSpacing/>
        <w:rPr>
          <w:ins w:id="26242" w:author="Rev 8 Allen Wirfs-Brock" w:date="2012-06-11T16:44:00Z"/>
          <w:rFonts w:ascii="Times New Roman" w:hAnsi="Times New Roman"/>
        </w:rPr>
      </w:pPr>
      <w:ins w:id="26243" w:author="Rev 8 Allen Wirfs-Brock" w:date="2012-06-11T16:44:00Z">
        <w:r>
          <w:rPr>
            <w:rFonts w:ascii="Times New Roman" w:hAnsi="Times New Roman"/>
          </w:rPr>
          <w:t xml:space="preserve">If </w:t>
        </w:r>
        <w:r w:rsidRPr="00ED2E78">
          <w:rPr>
            <w:rFonts w:ascii="Times New Roman" w:hAnsi="Times New Roman"/>
            <w:i/>
          </w:rPr>
          <w:t>needsSuperBinding</w:t>
        </w:r>
        <w:r>
          <w:rPr>
            <w:rFonts w:ascii="Times New Roman" w:hAnsi="Times New Roman"/>
          </w:rPr>
          <w:t>, then</w:t>
        </w:r>
      </w:ins>
    </w:p>
    <w:p w14:paraId="7F080303" w14:textId="77777777" w:rsidR="00543D25" w:rsidRPr="0006447F" w:rsidRDefault="00543D25" w:rsidP="00543D25">
      <w:pPr>
        <w:numPr>
          <w:ilvl w:val="1"/>
          <w:numId w:val="761"/>
        </w:numPr>
        <w:spacing w:after="220"/>
        <w:contextualSpacing/>
        <w:rPr>
          <w:ins w:id="26244" w:author="Rev 8 Allen Wirfs-Brock" w:date="2012-06-11T16:44:00Z"/>
          <w:rFonts w:ascii="Times New Roman" w:hAnsi="Times New Roman"/>
        </w:rPr>
      </w:pPr>
      <w:ins w:id="26245" w:author="Rev 8 Allen Wirfs-Brock" w:date="2012-06-11T16:44: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f</w:t>
        </w:r>
        <w:r w:rsidRPr="00E77497">
          <w:rPr>
            <w:rFonts w:ascii="Times New Roman" w:hAnsi="Times New Roman"/>
            <w:i/>
          </w:rPr>
          <w:t>ormalParameterList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Pr>
            <w:rFonts w:ascii="Times New Roman" w:hAnsi="Times New Roman"/>
          </w:rPr>
          <w:t xml:space="preserve"> and with </w:t>
        </w:r>
        <w:r w:rsidRPr="00140F69">
          <w:rPr>
            <w:rFonts w:ascii="Times New Roman" w:hAnsi="Times New Roman"/>
            <w:i/>
          </w:rPr>
          <w:t>object</w:t>
        </w:r>
        <w:r>
          <w:rPr>
            <w:rFonts w:ascii="Times New Roman" w:hAnsi="Times New Roman"/>
          </w:rPr>
          <w:t xml:space="preserve"> as the </w:t>
        </w:r>
        <w:r w:rsidRPr="00DA3106">
          <w:rPr>
            <w:rFonts w:ascii="Times New Roman" w:hAnsi="Times New Roman"/>
            <w:i/>
          </w:rPr>
          <w:t>homeObject</w:t>
        </w:r>
        <w:r>
          <w:rPr>
            <w:rFonts w:ascii="Times New Roman" w:hAnsi="Times New Roman"/>
            <w:i/>
          </w:rPr>
          <w:t xml:space="preserve"> </w:t>
        </w:r>
        <w:r>
          <w:rPr>
            <w:rFonts w:ascii="Times New Roman" w:hAnsi="Times New Roman"/>
          </w:rPr>
          <w:t xml:space="preserve">optional argument and </w:t>
        </w:r>
        <w:r w:rsidRPr="00F62C9B">
          <w:rPr>
            <w:rFonts w:ascii="Times New Roman" w:hAnsi="Times New Roman"/>
            <w:i/>
          </w:rPr>
          <w:t>propName</w:t>
        </w:r>
        <w:r>
          <w:rPr>
            <w:rFonts w:ascii="Times New Roman" w:hAnsi="Times New Roman"/>
          </w:rPr>
          <w:t xml:space="preserve"> as the</w:t>
        </w:r>
        <w:r>
          <w:t xml:space="preserve"> </w:t>
        </w:r>
        <w:r w:rsidRPr="00ED240D">
          <w:rPr>
            <w:rFonts w:ascii="Times New Roman" w:hAnsi="Times New Roman"/>
            <w:i/>
          </w:rPr>
          <w:t>methodNam</w:t>
        </w:r>
        <w:r w:rsidRPr="00DA3106">
          <w:rPr>
            <w:rFonts w:ascii="Times New Roman" w:hAnsi="Times New Roman"/>
            <w:i/>
          </w:rPr>
          <w:t>e</w:t>
        </w:r>
        <w:r w:rsidRPr="00F62C9B">
          <w:rPr>
            <w:rFonts w:ascii="Times New Roman" w:hAnsi="Times New Roman"/>
          </w:rPr>
          <w:t xml:space="preserve"> </w:t>
        </w:r>
        <w:r>
          <w:rPr>
            <w:rFonts w:ascii="Times New Roman" w:hAnsi="Times New Roman"/>
          </w:rPr>
          <w:t>optional argument</w:t>
        </w:r>
        <w:r>
          <w:t>.</w:t>
        </w:r>
      </w:ins>
    </w:p>
    <w:p w14:paraId="716890BC" w14:textId="77777777" w:rsidR="00543D25" w:rsidRDefault="00543D25" w:rsidP="00543D25">
      <w:pPr>
        <w:numPr>
          <w:ilvl w:val="0"/>
          <w:numId w:val="761"/>
        </w:numPr>
        <w:spacing w:after="220"/>
        <w:contextualSpacing/>
        <w:rPr>
          <w:ins w:id="26246" w:author="Rev 8 Allen Wirfs-Brock" w:date="2012-06-11T16:44:00Z"/>
          <w:rFonts w:ascii="Times New Roman" w:hAnsi="Times New Roman"/>
        </w:rPr>
      </w:pPr>
      <w:ins w:id="26247" w:author="Rev 8 Allen Wirfs-Brock" w:date="2012-06-11T16:44:00Z">
        <w:r>
          <w:rPr>
            <w:rFonts w:ascii="Times New Roman" w:hAnsi="Times New Roman"/>
          </w:rPr>
          <w:t xml:space="preserve">Else </w:t>
        </w:r>
      </w:ins>
    </w:p>
    <w:p w14:paraId="538565DF" w14:textId="77777777" w:rsidR="00543D25" w:rsidRPr="0006447F" w:rsidRDefault="00543D25" w:rsidP="00543D25">
      <w:pPr>
        <w:numPr>
          <w:ilvl w:val="1"/>
          <w:numId w:val="761"/>
        </w:numPr>
        <w:spacing w:after="220"/>
        <w:contextualSpacing/>
        <w:rPr>
          <w:ins w:id="26248" w:author="Rev 8 Allen Wirfs-Brock" w:date="2012-06-11T16:44:00Z"/>
          <w:rFonts w:ascii="Times New Roman" w:hAnsi="Times New Roman"/>
        </w:rPr>
      </w:pPr>
      <w:ins w:id="26249" w:author="Rev 8 Allen Wirfs-Brock" w:date="2012-06-11T16:44: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ins>
      <w:ins w:id="26250" w:author="Rev 8 Allen Wirfs-Brock" w:date="2012-06-11T16:45:00Z">
        <w:r>
          <w:rPr>
            <w:rFonts w:ascii="Times New Roman" w:hAnsi="Times New Roman"/>
            <w:i/>
          </w:rPr>
          <w:t>f</w:t>
        </w:r>
        <w:r w:rsidRPr="00E77497">
          <w:rPr>
            <w:rFonts w:ascii="Times New Roman" w:hAnsi="Times New Roman"/>
            <w:i/>
          </w:rPr>
          <w:t>ormalParameterList</w:t>
        </w:r>
      </w:ins>
      <w:ins w:id="26251" w:author="Rev 8 Allen Wirfs-Brock" w:date="2012-06-11T16:44:00Z">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ins>
    </w:p>
    <w:p w14:paraId="3FA1F34E" w14:textId="77777777" w:rsidR="00E6537A" w:rsidRPr="0006447F" w:rsidDel="00543D25" w:rsidRDefault="00E6537A" w:rsidP="00E6537A">
      <w:pPr>
        <w:numPr>
          <w:ilvl w:val="0"/>
          <w:numId w:val="761"/>
        </w:numPr>
        <w:spacing w:after="220"/>
        <w:contextualSpacing/>
        <w:rPr>
          <w:ins w:id="26252" w:author="Rev 7 Allen Wirfs-Brock" w:date="2012-04-28T09:26:00Z"/>
          <w:del w:id="26253" w:author="Rev 8 Allen Wirfs-Brock" w:date="2012-06-11T16:45:00Z"/>
          <w:rFonts w:ascii="Times New Roman" w:hAnsi="Times New Roman"/>
        </w:rPr>
      </w:pPr>
      <w:ins w:id="26254" w:author="Rev 7 Allen Wirfs-Brock" w:date="2012-04-28T09:26:00Z">
        <w:del w:id="26255" w:author="Rev 8 Allen Wirfs-Brock" w:date="2012-06-11T16:45:00Z">
          <w:r w:rsidDel="00543D25">
            <w:rPr>
              <w:rFonts w:ascii="Times New Roman" w:hAnsi="Times New Roman"/>
            </w:rPr>
            <w:delText xml:space="preserve">Let </w:delText>
          </w:r>
          <w:r w:rsidRPr="00F62C9B" w:rsidDel="00543D25">
            <w:rPr>
              <w:rFonts w:ascii="Times New Roman" w:hAnsi="Times New Roman"/>
              <w:i/>
            </w:rPr>
            <w:delText>closure</w:delText>
          </w:r>
          <w:r w:rsidDel="00543D25">
            <w:rPr>
              <w:rFonts w:ascii="Times New Roman" w:hAnsi="Times New Roman"/>
            </w:rPr>
            <w:delText xml:space="preserve"> be the result of performing the FunctionCreate abstract operation with arguments </w:delText>
          </w:r>
          <w:r w:rsidDel="00543D25">
            <w:delText xml:space="preserve">Method, </w:delText>
          </w:r>
        </w:del>
      </w:ins>
      <w:ins w:id="26256" w:author="Rev 7 Allen Wirfs-Brock" w:date="2012-04-28T09:33:00Z">
        <w:del w:id="26257" w:author="Rev 8 Allen Wirfs-Brock" w:date="2012-06-11T16:45:00Z">
          <w:r w:rsidR="00FE5E17" w:rsidDel="00543D25">
            <w:rPr>
              <w:rFonts w:ascii="Times New Roman" w:hAnsi="Times New Roman"/>
              <w:i/>
            </w:rPr>
            <w:delText>f</w:delText>
          </w:r>
        </w:del>
      </w:ins>
      <w:ins w:id="26258" w:author="Rev 7 Allen Wirfs-Brock" w:date="2012-04-28T09:26:00Z">
        <w:del w:id="26259" w:author="Rev 8 Allen Wirfs-Brock" w:date="2012-06-11T16:45:00Z">
          <w:r w:rsidRPr="00E77497" w:rsidDel="00543D25">
            <w:rPr>
              <w:rFonts w:ascii="Times New Roman" w:hAnsi="Times New Roman"/>
              <w:i/>
            </w:rPr>
            <w:delText>ormalParameterList</w:delText>
          </w:r>
          <w:r w:rsidRPr="00E77497" w:rsidDel="00543D25">
            <w:delText xml:space="preserve">, </w:delText>
          </w:r>
        </w:del>
        <w:del w:id="26260" w:author="Rev 8 Allen Wirfs-Brock" w:date="2012-05-24T18:51:00Z">
          <w:r w:rsidDel="00B87562">
            <w:rPr>
              <w:rFonts w:ascii="Times New Roman" w:hAnsi="Times New Roman"/>
              <w:i/>
            </w:rPr>
            <w:delText>Concise</w:delText>
          </w:r>
          <w:r w:rsidRPr="00E77497" w:rsidDel="00B87562">
            <w:rPr>
              <w:rFonts w:ascii="Times New Roman" w:hAnsi="Times New Roman"/>
              <w:i/>
            </w:rPr>
            <w:delText>Body</w:delText>
          </w:r>
        </w:del>
        <w:del w:id="26261" w:author="Rev 8 Allen Wirfs-Brock" w:date="2012-06-11T16:45:00Z">
          <w:r w:rsidRPr="0006447F" w:rsidDel="00543D25">
            <w:rPr>
              <w:rFonts w:ascii="Times New Roman" w:hAnsi="Times New Roman"/>
              <w:i/>
            </w:rPr>
            <w:delText>, s</w:delText>
          </w:r>
          <w:r w:rsidRPr="00E77497" w:rsidDel="00543D25">
            <w:rPr>
              <w:rFonts w:ascii="Times New Roman" w:hAnsi="Times New Roman"/>
              <w:i/>
            </w:rPr>
            <w:delText>cope</w:delText>
          </w:r>
          <w:r w:rsidRPr="0006447F" w:rsidDel="00543D25">
            <w:rPr>
              <w:rFonts w:ascii="Times New Roman" w:hAnsi="Times New Roman"/>
            </w:rPr>
            <w:delText>, and</w:delText>
          </w:r>
          <w:r w:rsidDel="00543D25">
            <w:delText xml:space="preserve"> </w:delText>
          </w:r>
          <w:r w:rsidDel="00543D25">
            <w:rPr>
              <w:rFonts w:ascii="Times New Roman" w:hAnsi="Times New Roman"/>
              <w:i/>
            </w:rPr>
            <w:delText>s</w:delText>
          </w:r>
          <w:r w:rsidRPr="00E77497" w:rsidDel="00543D25">
            <w:rPr>
              <w:rFonts w:ascii="Times New Roman" w:hAnsi="Times New Roman"/>
              <w:i/>
            </w:rPr>
            <w:delText>trict</w:delText>
          </w:r>
          <w:r w:rsidDel="00543D25">
            <w:rPr>
              <w:rFonts w:ascii="Times New Roman" w:hAnsi="Times New Roman"/>
            </w:rPr>
            <w:delText xml:space="preserve"> and with </w:delText>
          </w:r>
          <w:r w:rsidRPr="00FE5E17" w:rsidDel="00543D25">
            <w:rPr>
              <w:rFonts w:ascii="Times New Roman" w:hAnsi="Times New Roman"/>
              <w:i/>
            </w:rPr>
            <w:delText>object</w:delText>
          </w:r>
          <w:r w:rsidDel="00543D25">
            <w:rPr>
              <w:rFonts w:ascii="Times New Roman" w:hAnsi="Times New Roman"/>
            </w:rPr>
            <w:delText xml:space="preserve"> as the </w:delText>
          </w:r>
          <w:r w:rsidRPr="00DA3106" w:rsidDel="00543D25">
            <w:rPr>
              <w:rFonts w:ascii="Times New Roman" w:hAnsi="Times New Roman"/>
              <w:i/>
            </w:rPr>
            <w:delText>homeObject</w:delText>
          </w:r>
          <w:r w:rsidDel="00543D25">
            <w:rPr>
              <w:rFonts w:ascii="Times New Roman" w:hAnsi="Times New Roman"/>
              <w:i/>
            </w:rPr>
            <w:delText xml:space="preserve"> </w:delText>
          </w:r>
          <w:r w:rsidDel="00543D25">
            <w:rPr>
              <w:rFonts w:ascii="Times New Roman" w:hAnsi="Times New Roman"/>
            </w:rPr>
            <w:delText xml:space="preserve">optional argument and </w:delText>
          </w:r>
          <w:r w:rsidRPr="00F62C9B" w:rsidDel="00543D25">
            <w:rPr>
              <w:rFonts w:ascii="Times New Roman" w:hAnsi="Times New Roman"/>
              <w:i/>
            </w:rPr>
            <w:delText>propName</w:delText>
          </w:r>
          <w:r w:rsidDel="00543D25">
            <w:rPr>
              <w:rFonts w:ascii="Times New Roman" w:hAnsi="Times New Roman"/>
            </w:rPr>
            <w:delText xml:space="preserve"> as the</w:delText>
          </w:r>
          <w:r w:rsidDel="00543D25">
            <w:delText xml:space="preserve"> </w:delText>
          </w:r>
          <w:r w:rsidRPr="00ED240D" w:rsidDel="00543D25">
            <w:rPr>
              <w:rFonts w:ascii="Times New Roman" w:hAnsi="Times New Roman"/>
              <w:i/>
            </w:rPr>
            <w:delText>methodNam</w:delText>
          </w:r>
          <w:r w:rsidRPr="00DA3106" w:rsidDel="00543D25">
            <w:rPr>
              <w:rFonts w:ascii="Times New Roman" w:hAnsi="Times New Roman"/>
              <w:i/>
            </w:rPr>
            <w:delText>e</w:delText>
          </w:r>
          <w:r w:rsidRPr="00F62C9B" w:rsidDel="00543D25">
            <w:rPr>
              <w:rFonts w:ascii="Times New Roman" w:hAnsi="Times New Roman"/>
            </w:rPr>
            <w:delText xml:space="preserve"> </w:delText>
          </w:r>
          <w:r w:rsidDel="00543D25">
            <w:rPr>
              <w:rFonts w:ascii="Times New Roman" w:hAnsi="Times New Roman"/>
            </w:rPr>
            <w:delText>optional argument</w:delText>
          </w:r>
          <w:r w:rsidDel="00543D25">
            <w:delText>.</w:delText>
          </w:r>
        </w:del>
      </w:ins>
    </w:p>
    <w:p w14:paraId="42FFC244" w14:textId="77777777" w:rsidR="00871DC3" w:rsidRPr="00871DC3" w:rsidDel="00FF36B2" w:rsidRDefault="00871DC3" w:rsidP="00871DC3">
      <w:pPr>
        <w:numPr>
          <w:ilvl w:val="0"/>
          <w:numId w:val="761"/>
        </w:numPr>
        <w:spacing w:after="220"/>
        <w:contextualSpacing/>
        <w:rPr>
          <w:ins w:id="26262" w:author="Rev 8 Allen Wirfs-Brock" w:date="2012-06-10T17:25:00Z"/>
          <w:del w:id="26263" w:author="Rev 10 Allen Wirfs-Brock" w:date="2012-07-27T15:37:00Z"/>
          <w:rFonts w:ascii="Times New Roman" w:hAnsi="Times New Roman"/>
        </w:rPr>
      </w:pPr>
      <w:ins w:id="26264" w:author="Rev 8 Allen Wirfs-Brock" w:date="2012-06-10T17:25:00Z">
        <w:del w:id="26265" w:author="Rev 10 Allen Wirfs-Brock" w:date="2012-07-27T15:37:00Z">
          <w:r w:rsidDel="00FF36B2">
            <w:rPr>
              <w:rFonts w:ascii="Times New Roman" w:hAnsi="Times New Roman"/>
            </w:rPr>
            <w:delText>TODO: Make closure a constructor, for ES5 compat</w:delText>
          </w:r>
        </w:del>
      </w:ins>
    </w:p>
    <w:p w14:paraId="68CC76C1" w14:textId="77777777" w:rsidR="00E6537A" w:rsidRPr="00F62C9B" w:rsidRDefault="00E6537A" w:rsidP="00E6537A">
      <w:pPr>
        <w:numPr>
          <w:ilvl w:val="0"/>
          <w:numId w:val="761"/>
        </w:numPr>
        <w:spacing w:after="220"/>
        <w:contextualSpacing/>
        <w:rPr>
          <w:ins w:id="26266" w:author="Rev 7 Allen Wirfs-Brock" w:date="2012-04-28T09:26:00Z"/>
          <w:rFonts w:ascii="Times New Roman" w:hAnsi="Times New Roman"/>
        </w:rPr>
      </w:pPr>
      <w:ins w:id="26267" w:author="Rev 7 Allen Wirfs-Brock" w:date="2012-04-28T09:26:00Z">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ins>
      <w:ins w:id="26268" w:author="Rev 10 Allen Wirfs-Brock" w:date="2012-08-13T16:36:00Z">
        <w:r w:rsidR="0003414D">
          <w:rPr>
            <w:rFonts w:ascii="Times New Roman" w:hAnsi="Times New Roman"/>
          </w:rPr>
          <w:t xml:space="preserve"> </w:t>
        </w:r>
      </w:ins>
      <w:ins w:id="26269" w:author="Rev 7 Allen Wirfs-Brock" w:date="2012-04-28T09:26:00Z">
        <w:r w:rsidRPr="00F62C9B">
          <w:rPr>
            <w:rFonts w:ascii="Times New Roman" w:hAnsi="Times New Roman"/>
          </w:rPr>
          <w:t>{[[</w:t>
        </w:r>
      </w:ins>
      <w:ins w:id="26270" w:author="Rev 7 Allen Wirfs-Brock" w:date="2012-04-28T09:34:00Z">
        <w:r w:rsidR="00FE5E17">
          <w:rPr>
            <w:rFonts w:ascii="Times New Roman" w:hAnsi="Times New Roman"/>
          </w:rPr>
          <w:t>Get</w:t>
        </w:r>
      </w:ins>
      <w:ins w:id="26271" w:author="Rev 7 Allen Wirfs-Brock" w:date="2012-04-28T09:26:00Z">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xml:space="preserve">, [[Enumerable]]: </w:t>
        </w:r>
      </w:ins>
      <w:ins w:id="26272" w:author="Rev 7 Allen Wirfs-Brock" w:date="2012-04-28T09:35:00Z">
        <w:r w:rsidR="00FE5E17">
          <w:rPr>
            <w:rFonts w:ascii="Times New Roman" w:hAnsi="Times New Roman"/>
            <w:b/>
          </w:rPr>
          <w:t>true</w:t>
        </w:r>
      </w:ins>
      <w:ins w:id="26273" w:author="Rev 7 Allen Wirfs-Brock" w:date="2012-04-28T09:26:00Z">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ins>
    </w:p>
    <w:p w14:paraId="06F4B1F8" w14:textId="77777777" w:rsidR="00E6537A" w:rsidRPr="00F62C9B" w:rsidRDefault="00056550" w:rsidP="00056550">
      <w:pPr>
        <w:numPr>
          <w:ilvl w:val="0"/>
          <w:numId w:val="761"/>
        </w:numPr>
        <w:spacing w:after="220"/>
        <w:contextualSpacing/>
        <w:rPr>
          <w:ins w:id="26274" w:author="Rev 7 Allen Wirfs-Brock" w:date="2012-04-28T09:26:00Z"/>
          <w:rFonts w:ascii="Times New Roman" w:hAnsi="Times New Roman"/>
        </w:rPr>
      </w:pPr>
      <w:ins w:id="26275" w:author="Rev 8 Allen Wirfs-Brock" w:date="2012-06-11T17:08:00Z">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Pr="00F62C9B">
          <w:rPr>
            <w:rFonts w:ascii="Times New Roman" w:hAnsi="Times New Roman"/>
          </w:rPr>
          <w:t xml:space="preserve"> </w:t>
        </w:r>
      </w:ins>
      <w:ins w:id="26276" w:author="Rev 7 Allen Wirfs-Brock" w:date="2012-04-28T09:26:00Z">
        <w:del w:id="26277" w:author="Rev 8 Allen Wirfs-Brock" w:date="2012-06-11T17:08:00Z">
          <w:r w:rsidR="00E6537A" w:rsidRPr="00F62C9B" w:rsidDel="00056550">
            <w:rPr>
              <w:rFonts w:ascii="Times New Roman" w:hAnsi="Times New Roman"/>
            </w:rPr>
            <w:delText xml:space="preserve">Return </w:delText>
          </w:r>
        </w:del>
        <w:r w:rsidR="00E6537A" w:rsidRPr="00F62C9B">
          <w:rPr>
            <w:rFonts w:ascii="Times New Roman" w:hAnsi="Times New Roman"/>
          </w:rPr>
          <w:t xml:space="preserve">the result of calling the [[DefineOwnProperty]] internal method of </w:t>
        </w:r>
        <w:r w:rsidR="00E6537A" w:rsidRPr="00F62C9B">
          <w:rPr>
            <w:rFonts w:ascii="Times New Roman" w:hAnsi="Times New Roman"/>
            <w:i/>
          </w:rPr>
          <w:t>object</w:t>
        </w:r>
        <w:r w:rsidR="00E6537A" w:rsidRPr="00F62C9B">
          <w:rPr>
            <w:rFonts w:ascii="Times New Roman" w:hAnsi="Times New Roman"/>
          </w:rPr>
          <w:t xml:space="preserve"> with arguments </w:t>
        </w:r>
        <w:r w:rsidR="00E6537A" w:rsidRPr="00F62C9B">
          <w:rPr>
            <w:rFonts w:ascii="Times New Roman" w:hAnsi="Times New Roman"/>
            <w:i/>
          </w:rPr>
          <w:t>propName</w:t>
        </w:r>
        <w:r w:rsidR="00E6537A" w:rsidRPr="00F62C9B">
          <w:rPr>
            <w:rFonts w:ascii="Times New Roman" w:hAnsi="Times New Roman"/>
          </w:rPr>
          <w:t xml:space="preserve">, </w:t>
        </w:r>
        <w:r w:rsidR="00E6537A" w:rsidRPr="00F62C9B">
          <w:rPr>
            <w:rFonts w:ascii="Times New Roman" w:hAnsi="Times New Roman"/>
            <w:i/>
          </w:rPr>
          <w:t>desc</w:t>
        </w:r>
        <w:r w:rsidR="00E6537A" w:rsidRPr="00F62C9B">
          <w:rPr>
            <w:rFonts w:ascii="Times New Roman" w:hAnsi="Times New Roman"/>
          </w:rPr>
          <w:t xml:space="preserve">, and </w:t>
        </w:r>
        <w:r w:rsidR="00E6537A" w:rsidRPr="00F62C9B">
          <w:rPr>
            <w:rFonts w:ascii="Times New Roman" w:hAnsi="Times New Roman"/>
            <w:b/>
          </w:rPr>
          <w:t>false</w:t>
        </w:r>
        <w:r w:rsidR="00E6537A" w:rsidRPr="00F62C9B">
          <w:rPr>
            <w:rFonts w:ascii="Times New Roman" w:hAnsi="Times New Roman"/>
          </w:rPr>
          <w:t>.</w:t>
        </w:r>
      </w:ins>
    </w:p>
    <w:p w14:paraId="745C2120" w14:textId="77777777" w:rsidR="00056550" w:rsidRDefault="00056550" w:rsidP="00056550">
      <w:pPr>
        <w:numPr>
          <w:ilvl w:val="0"/>
          <w:numId w:val="761"/>
        </w:numPr>
        <w:spacing w:after="220"/>
        <w:contextualSpacing/>
        <w:rPr>
          <w:ins w:id="26278" w:author="Rev 8 Allen Wirfs-Brock" w:date="2012-06-11T17:08:00Z"/>
          <w:rFonts w:ascii="Times New Roman" w:hAnsi="Times New Roman"/>
        </w:rPr>
      </w:pPr>
      <w:ins w:id="26279" w:author="Rev 8 Allen Wirfs-Brock" w:date="2012-06-11T17:08:00Z">
        <w:r>
          <w:rPr>
            <w:rFonts w:ascii="Times New Roman" w:hAnsi="Times New Roman"/>
          </w:rPr>
          <w:t>ReturnIfAbrupt(</w:t>
        </w:r>
        <w:r w:rsidRPr="00ED2E78">
          <w:rPr>
            <w:rFonts w:ascii="Times New Roman" w:hAnsi="Times New Roman"/>
            <w:i/>
          </w:rPr>
          <w:t>status</w:t>
        </w:r>
        <w:r>
          <w:rPr>
            <w:rFonts w:ascii="Times New Roman" w:hAnsi="Times New Roman"/>
          </w:rPr>
          <w:t>).</w:t>
        </w:r>
      </w:ins>
    </w:p>
    <w:p w14:paraId="0D6FC502" w14:textId="77777777" w:rsidR="00056550" w:rsidRPr="00F62C9B" w:rsidRDefault="00056550" w:rsidP="00056550">
      <w:pPr>
        <w:numPr>
          <w:ilvl w:val="0"/>
          <w:numId w:val="761"/>
        </w:numPr>
        <w:spacing w:after="220"/>
        <w:rPr>
          <w:ins w:id="26280" w:author="Rev 8 Allen Wirfs-Brock" w:date="2012-06-11T17:08:00Z"/>
          <w:rFonts w:ascii="Times New Roman" w:hAnsi="Times New Roman"/>
        </w:rPr>
      </w:pPr>
      <w:ins w:id="26281" w:author="Rev 8 Allen Wirfs-Brock" w:date="2012-06-11T17:08:00Z">
        <w:r>
          <w:rPr>
            <w:rFonts w:ascii="Times New Roman" w:hAnsi="Times New Roman"/>
          </w:rPr>
          <w:t>NormalCompletion(closure).</w:t>
        </w:r>
      </w:ins>
    </w:p>
    <w:p w14:paraId="13E5A549" w14:textId="77777777" w:rsidR="004A7791" w:rsidRPr="006B6D0A" w:rsidRDefault="004A7791" w:rsidP="004A7791">
      <w:pPr>
        <w:rPr>
          <w:ins w:id="26282" w:author="Rev 7 Allen Wirfs-Brock" w:date="2012-04-26T11:12:00Z"/>
        </w:rPr>
      </w:pPr>
      <w:ins w:id="26283" w:author="Rev 7 Allen Wirfs-Brock" w:date="2012-04-26T11:12:00Z">
        <w:r>
          <w:rPr>
            <w:rStyle w:val="bnf"/>
          </w:rPr>
          <w:t>Metho</w:t>
        </w:r>
        <w:del w:id="26284" w:author="Rev 8 Allen Wirfs-Brock" w:date="2012-05-11T09:10:00Z">
          <w:r w:rsidDel="00EA083D">
            <w:rPr>
              <w:rStyle w:val="bnf"/>
            </w:rPr>
            <w:delText>o</w:delText>
          </w:r>
        </w:del>
        <w:r>
          <w:rPr>
            <w:rStyle w:val="bnf"/>
          </w:rPr>
          <w:t>dDefinition</w:t>
        </w:r>
        <w:r w:rsidRPr="00E77497">
          <w:t xml:space="preserve"> </w:t>
        </w:r>
        <w:r w:rsidRPr="00E77497">
          <w:rPr>
            <w:b/>
          </w:rPr>
          <w:t>:</w:t>
        </w:r>
        <w:r w:rsidRPr="00E77497">
          <w:t xml:space="preserve"> </w:t>
        </w:r>
      </w:ins>
      <w:r w:rsidRPr="00E77497">
        <w:rPr>
          <w:rFonts w:ascii="Courier New" w:hAnsi="Courier New" w:cs="Courier New"/>
          <w:b/>
          <w:iCs/>
        </w:rPr>
        <w:t>set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w:t>
      </w:r>
      <w:r w:rsidRPr="00E77497">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ins w:id="26285" w:author="Rev 7 Allen Wirfs-Brock" w:date="2012-04-26T11:35:00Z">
        <w:del w:id="26286" w:author="Rev 8 Allen Wirfs-Brock" w:date="2012-05-10T17:37:00Z">
          <w:r w:rsidR="00C318A3" w:rsidRPr="001F444B" w:rsidDel="007110FE">
            <w:rPr>
              <w:rFonts w:ascii="Times New Roman" w:hAnsi="Times New Roman"/>
              <w:i/>
            </w:rPr>
            <w:delText>Consise</w:delText>
          </w:r>
          <w:r w:rsidR="00C318A3" w:rsidRPr="0097041B" w:rsidDel="007110FE">
            <w:rPr>
              <w:rFonts w:ascii="Times New Roman" w:hAnsi="Times New Roman"/>
              <w:i/>
            </w:rPr>
            <w:delText>Body</w:delText>
          </w:r>
        </w:del>
      </w:ins>
      <w:ins w:id="26287" w:author="Rev 8 Allen Wirfs-Brock" w:date="2012-06-10T16:19:00Z">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ins>
      <w:del w:id="26288" w:author="Rev 8 Allen Wirfs-Brock" w:date="2012-06-10T16:19:00Z">
        <w:r w:rsidRPr="003B4312" w:rsidDel="00A73E93">
          <w:rPr>
            <w:rFonts w:ascii="Courier New" w:hAnsi="Courier New" w:cs="Courier New"/>
            <w:b/>
            <w:iCs/>
          </w:rPr>
          <w:delText>{</w:delText>
        </w:r>
        <w:r w:rsidRPr="003B4312" w:rsidDel="00A73E93">
          <w:rPr>
            <w:rFonts w:ascii="Courier New" w:hAnsi="Courier New" w:cs="Courier New"/>
            <w:iCs/>
          </w:rPr>
          <w:delText xml:space="preserve"> </w:delText>
        </w:r>
        <w:r w:rsidRPr="003B4312" w:rsidDel="00A73E93">
          <w:rPr>
            <w:rStyle w:val="bnf"/>
          </w:rPr>
          <w:delText>FunctionBody</w:delText>
        </w:r>
        <w:r w:rsidRPr="003B4312" w:rsidDel="00A73E93">
          <w:rPr>
            <w:iCs/>
          </w:rPr>
          <w:delText xml:space="preserve"> </w:delText>
        </w:r>
        <w:r w:rsidRPr="008B7F6F" w:rsidDel="00A73E93">
          <w:rPr>
            <w:rFonts w:ascii="Courier New" w:hAnsi="Courier New" w:cs="Courier New"/>
            <w:b/>
            <w:iCs/>
          </w:rPr>
          <w:delText>}</w:delText>
        </w:r>
        <w:r w:rsidRPr="008B7F6F" w:rsidDel="00A73E93">
          <w:delText xml:space="preserve"> </w:delText>
        </w:r>
      </w:del>
    </w:p>
    <w:p w14:paraId="6C02A6E7" w14:textId="77777777" w:rsidR="00B439EA" w:rsidRPr="00E77497" w:rsidRDefault="00B439EA" w:rsidP="00791806">
      <w:pPr>
        <w:pStyle w:val="Alg4"/>
        <w:numPr>
          <w:ilvl w:val="0"/>
          <w:numId w:val="762"/>
        </w:numPr>
        <w:contextualSpacing/>
        <w:rPr>
          <w:ins w:id="26289" w:author="Rev 7 Allen Wirfs-Brock" w:date="2012-04-28T09:59:00Z"/>
        </w:rPr>
      </w:pPr>
      <w:ins w:id="26290" w:author="Rev 7 Allen Wirfs-Brock" w:date="2012-04-28T09:59:00Z">
        <w:r w:rsidRPr="00E77497">
          <w:t xml:space="preserve">Let </w:t>
        </w:r>
        <w:r w:rsidRPr="00E77497">
          <w:rPr>
            <w:i/>
          </w:rPr>
          <w:t xml:space="preserve">propName </w:t>
        </w:r>
        <w:r w:rsidRPr="00E77497">
          <w:t>be PropName</w:t>
        </w:r>
        <w:r>
          <w:t xml:space="preserve"> of </w:t>
        </w:r>
        <w:r w:rsidRPr="00E77497">
          <w:rPr>
            <w:i/>
          </w:rPr>
          <w:t>PropertyName</w:t>
        </w:r>
        <w:r w:rsidRPr="00E77497">
          <w:t>.</w:t>
        </w:r>
      </w:ins>
    </w:p>
    <w:p w14:paraId="3CC9CD66" w14:textId="77777777" w:rsidR="00B439EA" w:rsidRPr="0006447F" w:rsidRDefault="00FF36B2" w:rsidP="00791806">
      <w:pPr>
        <w:numPr>
          <w:ilvl w:val="0"/>
          <w:numId w:val="762"/>
        </w:numPr>
        <w:contextualSpacing/>
        <w:rPr>
          <w:ins w:id="26291" w:author="Rev 7 Allen Wirfs-Brock" w:date="2012-04-28T09:59:00Z"/>
          <w:rFonts w:ascii="Times New Roman" w:hAnsi="Times New Roman"/>
        </w:rPr>
      </w:pPr>
      <w:ins w:id="26292" w:author="Rev 10 Allen Wirfs-Brock" w:date="2012-07-27T15:31:00Z">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2D03A6">
          <w:rPr>
            <w:rFonts w:ascii="Times New Roman" w:hAnsi="Times New Roman"/>
          </w:rPr>
          <w:t xml:space="preserve">IsStrict of </w:t>
        </w:r>
        <w:r w:rsidRPr="002D03A6">
          <w:rPr>
            <w:rFonts w:ascii="Times New Roman" w:hAnsi="Times New Roman"/>
            <w:i/>
          </w:rPr>
          <w:t>FunctionBody</w:t>
        </w:r>
        <w:r>
          <w:rPr>
            <w:rFonts w:ascii="Times New Roman" w:hAnsi="Times New Roman"/>
          </w:rPr>
          <w:t>.</w:t>
        </w:r>
      </w:ins>
      <w:ins w:id="26293" w:author="Rev 7 Allen Wirfs-Brock" w:date="2012-04-28T09:59:00Z">
        <w:del w:id="26294" w:author="Rev 10 Allen Wirfs-Brock" w:date="2012-07-27T15:31:00Z">
          <w:r w:rsidR="00B439EA" w:rsidDel="00FF36B2">
            <w:rPr>
              <w:rFonts w:ascii="Times New Roman" w:hAnsi="Times New Roman"/>
            </w:rPr>
            <w:delText>I</w:delText>
          </w:r>
          <w:r w:rsidR="00B439EA" w:rsidRPr="00FE5E17" w:rsidDel="00FF36B2">
            <w:rPr>
              <w:rFonts w:ascii="Times New Roman" w:hAnsi="Times New Roman"/>
            </w:rPr>
            <w:delText>f th</w:delText>
          </w:r>
          <w:r w:rsidR="00B439EA" w:rsidDel="00FF36B2">
            <w:rPr>
              <w:rFonts w:ascii="Times New Roman" w:hAnsi="Times New Roman"/>
            </w:rPr>
            <w:delText>is</w:delText>
          </w:r>
          <w:r w:rsidR="00B439EA" w:rsidRPr="00E77497" w:rsidDel="00FF36B2">
            <w:delText xml:space="preserve"> </w:delText>
          </w:r>
          <w:r w:rsidR="00B439EA" w:rsidDel="00FF36B2">
            <w:rPr>
              <w:rStyle w:val="bnf"/>
            </w:rPr>
            <w:delText>MethodDefinition</w:delText>
          </w:r>
          <w:r w:rsidR="00B439EA" w:rsidRPr="00E77497" w:rsidDel="00FF36B2">
            <w:delText xml:space="preserve"> </w:delText>
          </w:r>
          <w:r w:rsidR="00B439EA" w:rsidRPr="00FE5E17" w:rsidDel="00FF36B2">
            <w:rPr>
              <w:rFonts w:ascii="Times New Roman" w:hAnsi="Times New Roman"/>
            </w:rPr>
            <w:delText xml:space="preserve">is contained in strict code or if </w:delText>
          </w:r>
        </w:del>
      </w:ins>
      <w:ins w:id="26295" w:author="Rev 8 Allen Wirfs-Brock" w:date="2012-05-24T18:51:00Z">
        <w:del w:id="26296" w:author="Rev 10 Allen Wirfs-Brock" w:date="2012-07-27T15:31:00Z">
          <w:r w:rsidR="00B87562" w:rsidDel="00FF36B2">
            <w:rPr>
              <w:rFonts w:ascii="Times New Roman" w:hAnsi="Times New Roman"/>
              <w:i/>
            </w:rPr>
            <w:delText>Function</w:delText>
          </w:r>
          <w:r w:rsidR="00B87562" w:rsidRPr="00B820AB" w:rsidDel="00FF36B2">
            <w:rPr>
              <w:rFonts w:ascii="Times New Roman" w:hAnsi="Times New Roman"/>
              <w:i/>
            </w:rPr>
            <w:delText>Body</w:delText>
          </w:r>
        </w:del>
      </w:ins>
      <w:ins w:id="26297" w:author="Rev 8 Allen Wirfs-Brock" w:date="2012-06-10T16:19:00Z">
        <w:del w:id="26298" w:author="Rev 10 Allen Wirfs-Brock" w:date="2012-07-27T15:31:00Z">
          <w:r w:rsidR="00A73E93" w:rsidDel="00FF36B2">
            <w:rPr>
              <w:rFonts w:ascii="Times New Roman" w:hAnsi="Times New Roman"/>
              <w:i/>
            </w:rPr>
            <w:delText xml:space="preserve"> </w:delText>
          </w:r>
        </w:del>
      </w:ins>
      <w:ins w:id="26299" w:author="Rev 7 Allen Wirfs-Brock" w:date="2012-04-28T09:59:00Z">
        <w:del w:id="26300" w:author="Rev 10 Allen Wirfs-Brock" w:date="2012-07-27T15:31:00Z">
          <w:r w:rsidR="00B439EA" w:rsidRPr="00FE5E17" w:rsidDel="00FF36B2">
            <w:rPr>
              <w:rFonts w:ascii="Times New Roman" w:hAnsi="Times New Roman"/>
              <w:i/>
            </w:rPr>
            <w:delText xml:space="preserve">ConciseBody </w:delText>
          </w:r>
          <w:r w:rsidR="00B439EA" w:rsidRPr="00FE5E17" w:rsidDel="00FF36B2">
            <w:rPr>
              <w:rFonts w:ascii="Times New Roman" w:hAnsi="Times New Roman"/>
            </w:rPr>
            <w:delText>is strict code</w:delText>
          </w:r>
          <w:r w:rsidR="00B439EA" w:rsidDel="00FF36B2">
            <w:rPr>
              <w:rFonts w:ascii="Times New Roman" w:hAnsi="Times New Roman"/>
            </w:rPr>
            <w:delText xml:space="preserve">, then  let </w:delText>
          </w:r>
          <w:r w:rsidR="00B439EA" w:rsidRPr="0006447F" w:rsidDel="00FF36B2">
            <w:rPr>
              <w:rFonts w:ascii="Times New Roman" w:hAnsi="Times New Roman"/>
              <w:i/>
            </w:rPr>
            <w:delText>strict</w:delText>
          </w:r>
          <w:r w:rsidR="00B439EA" w:rsidDel="00FF36B2">
            <w:rPr>
              <w:rFonts w:ascii="Times New Roman" w:hAnsi="Times New Roman"/>
            </w:rPr>
            <w:delText xml:space="preserve"> be </w:delText>
          </w:r>
          <w:r w:rsidR="00B439EA" w:rsidRPr="0006447F" w:rsidDel="00FF36B2">
            <w:rPr>
              <w:rFonts w:ascii="Times New Roman" w:hAnsi="Times New Roman"/>
              <w:b/>
            </w:rPr>
            <w:delText>true</w:delText>
          </w:r>
          <w:r w:rsidR="00B439EA" w:rsidDel="00FF36B2">
            <w:rPr>
              <w:rFonts w:ascii="Times New Roman" w:hAnsi="Times New Roman"/>
            </w:rPr>
            <w:delText xml:space="preserve">.  Otherwise, let </w:delText>
          </w:r>
          <w:r w:rsidR="00B439EA" w:rsidRPr="00FE5E17" w:rsidDel="00FF36B2">
            <w:rPr>
              <w:rFonts w:ascii="Times New Roman" w:hAnsi="Times New Roman"/>
              <w:i/>
            </w:rPr>
            <w:delText>strict</w:delText>
          </w:r>
          <w:r w:rsidR="00B439EA" w:rsidDel="00FF36B2">
            <w:rPr>
              <w:rFonts w:ascii="Times New Roman" w:hAnsi="Times New Roman"/>
            </w:rPr>
            <w:delText xml:space="preserve"> be </w:delText>
          </w:r>
          <w:r w:rsidR="00B439EA" w:rsidRPr="00FE5E17" w:rsidDel="00FF36B2">
            <w:rPr>
              <w:rFonts w:ascii="Times New Roman" w:hAnsi="Times New Roman"/>
              <w:b/>
            </w:rPr>
            <w:delText>false</w:delText>
          </w:r>
          <w:r w:rsidR="00B439EA" w:rsidDel="00FF36B2">
            <w:rPr>
              <w:rFonts w:ascii="Times New Roman" w:hAnsi="Times New Roman"/>
            </w:rPr>
            <w:delText>.</w:delText>
          </w:r>
        </w:del>
      </w:ins>
    </w:p>
    <w:p w14:paraId="24D9A809" w14:textId="77777777" w:rsidR="002F42C1" w:rsidRDefault="002F42C1" w:rsidP="002F42C1">
      <w:pPr>
        <w:numPr>
          <w:ilvl w:val="0"/>
          <w:numId w:val="762"/>
        </w:numPr>
        <w:contextualSpacing/>
        <w:rPr>
          <w:ins w:id="26301" w:author="Rev 7 Allen Wirfs-Brock" w:date="2012-05-02T10:55:00Z"/>
          <w:rFonts w:ascii="Times New Roman" w:hAnsi="Times New Roman"/>
        </w:rPr>
      </w:pPr>
      <w:ins w:id="26302" w:author="Rev 7 Allen Wirfs-Brock" w:date="2012-05-02T10:55:00Z">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Pr="002F42C1">
          <w:rPr>
            <w:rFonts w:ascii="Times New Roman" w:hAnsi="Times New Roman"/>
          </w:rPr>
          <w:t xml:space="preserve"> </w:t>
        </w:r>
      </w:ins>
      <w:ins w:id="26303"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6304" w:author="Rev 7 Allen Wirfs-Brock" w:date="2012-05-02T10:55:00Z">
        <w:del w:id="26305" w:author="Rev 8 Allen Wirfs-Brock" w:date="2012-06-13T16:03:00Z">
          <w:r w:rsidDel="00B33FB4">
            <w:rPr>
              <w:rFonts w:ascii="Times New Roman" w:hAnsi="Times New Roman"/>
            </w:rPr>
            <w:delText>current</w:delText>
          </w:r>
          <w:r w:rsidRPr="00E77497" w:rsidDel="00B33FB4">
            <w:rPr>
              <w:rFonts w:ascii="Times New Roman" w:hAnsi="Times New Roman"/>
            </w:rPr>
            <w:delText xml:space="preserve"> </w:delText>
          </w:r>
        </w:del>
        <w:r w:rsidRPr="00E77497">
          <w:rPr>
            <w:rFonts w:ascii="Times New Roman" w:hAnsi="Times New Roman"/>
          </w:rPr>
          <w:t>execution context</w:t>
        </w:r>
        <w:r>
          <w:rPr>
            <w:rFonts w:ascii="Times New Roman" w:hAnsi="Times New Roman"/>
          </w:rPr>
          <w:t>’s</w:t>
        </w:r>
        <w:r w:rsidRPr="00E77497">
          <w:rPr>
            <w:rFonts w:ascii="Times New Roman" w:hAnsi="Times New Roman"/>
          </w:rPr>
          <w:t xml:space="preserve"> LexicalEnvironment</w:t>
        </w:r>
        <w:r>
          <w:rPr>
            <w:rFonts w:ascii="Times New Roman" w:hAnsi="Times New Roman"/>
          </w:rPr>
          <w:t>.</w:t>
        </w:r>
      </w:ins>
    </w:p>
    <w:p w14:paraId="4D101CE9" w14:textId="77777777" w:rsidR="00543D25" w:rsidRDefault="00543D25" w:rsidP="00543D25">
      <w:pPr>
        <w:numPr>
          <w:ilvl w:val="0"/>
          <w:numId w:val="762"/>
        </w:numPr>
        <w:spacing w:after="220"/>
        <w:contextualSpacing/>
        <w:rPr>
          <w:ins w:id="26306" w:author="Rev 8 Allen Wirfs-Brock" w:date="2012-06-11T16:46:00Z"/>
          <w:rFonts w:ascii="Times New Roman" w:hAnsi="Times New Roman"/>
        </w:rPr>
      </w:pPr>
      <w:ins w:id="26307" w:author="Rev 8 Allen Wirfs-Brock" w:date="2012-06-11T16:46:00Z">
        <w:r>
          <w:rPr>
            <w:rFonts w:ascii="Times New Roman" w:hAnsi="Times New Roman"/>
          </w:rPr>
          <w:t xml:space="preserve">Let </w:t>
        </w:r>
        <w:r w:rsidRPr="00543D25">
          <w:rPr>
            <w:rFonts w:ascii="Times New Roman" w:hAnsi="Times New Roman"/>
            <w:i/>
          </w:rPr>
          <w:t>needsSuperBinding</w:t>
        </w:r>
        <w:r>
          <w:rPr>
            <w:rFonts w:ascii="Times New Roman" w:hAnsi="Times New Roman"/>
          </w:rPr>
          <w:t xml:space="preserve"> be the result of </w:t>
        </w:r>
        <w:r w:rsidRPr="00CC0E28">
          <w:rPr>
            <w:rFonts w:ascii="Times New Roman" w:hAnsi="Times New Roman"/>
            <w:i/>
          </w:rPr>
          <w:t>FunctionBody</w:t>
        </w:r>
        <w:r w:rsidRPr="00CC0E28">
          <w:rPr>
            <w:rFonts w:ascii="Times New Roman" w:hAnsi="Times New Roman"/>
          </w:rPr>
          <w:t xml:space="preserve"> Contains </w:t>
        </w:r>
        <w:r w:rsidRPr="00543D25">
          <w:rPr>
            <w:rFonts w:ascii="Courier New" w:hAnsi="Courier New" w:cs="Courier New"/>
            <w:b/>
          </w:rPr>
          <w:t>super</w:t>
        </w:r>
        <w:r>
          <w:rPr>
            <w:rFonts w:ascii="Times New Roman" w:hAnsi="Times New Roman"/>
          </w:rPr>
          <w:t>.</w:t>
        </w:r>
      </w:ins>
    </w:p>
    <w:p w14:paraId="7E3206F5" w14:textId="77777777" w:rsidR="00567D93" w:rsidRDefault="00567D93" w:rsidP="00567D93">
      <w:pPr>
        <w:numPr>
          <w:ilvl w:val="0"/>
          <w:numId w:val="762"/>
        </w:numPr>
        <w:spacing w:after="220"/>
        <w:contextualSpacing/>
        <w:rPr>
          <w:ins w:id="26308" w:author="Rev 8 Allen Wirfs-Brock" w:date="2012-06-15T12:52:00Z"/>
          <w:rFonts w:ascii="Times New Roman" w:hAnsi="Times New Roman"/>
        </w:rPr>
      </w:pPr>
      <w:ins w:id="26309" w:author="Rev 8 Allen Wirfs-Brock" w:date="2012-06-15T12:52:00Z">
        <w:r>
          <w:rPr>
            <w:rFonts w:ascii="Times New Roman" w:hAnsi="Times New Roman"/>
          </w:rPr>
          <w:t xml:space="preserve">If </w:t>
        </w:r>
        <w:r w:rsidRPr="00543D25">
          <w:rPr>
            <w:rFonts w:ascii="Times New Roman" w:hAnsi="Times New Roman"/>
            <w:i/>
          </w:rPr>
          <w:t>needsSuperBinding</w:t>
        </w:r>
        <w:r>
          <w:rPr>
            <w:rFonts w:ascii="Times New Roman" w:hAnsi="Times New Roman"/>
          </w:rPr>
          <w:t xml:space="preserve"> is </w:t>
        </w:r>
        <w:r w:rsidRPr="00567D93">
          <w:rPr>
            <w:rFonts w:ascii="Times New Roman" w:hAnsi="Times New Roman"/>
            <w:b/>
          </w:rPr>
          <w:t>false</w:t>
        </w:r>
        <w:r>
          <w:rPr>
            <w:rFonts w:ascii="Times New Roman" w:hAnsi="Times New Roman"/>
          </w:rPr>
          <w:t xml:space="preserve">, then let </w:t>
        </w:r>
        <w:r w:rsidRPr="00543D25">
          <w:rPr>
            <w:rFonts w:ascii="Times New Roman" w:hAnsi="Times New Roman"/>
            <w:i/>
          </w:rPr>
          <w:t>needsSuperBinding</w:t>
        </w:r>
        <w:r>
          <w:rPr>
            <w:rFonts w:ascii="Times New Roman" w:hAnsi="Times New Roman"/>
          </w:rPr>
          <w:t xml:space="preserve"> be the result of </w:t>
        </w:r>
      </w:ins>
      <w:ins w:id="26310" w:author="Rev 8 Allen Wirfs-Brock" w:date="2012-06-15T12:53:00Z">
        <w:r w:rsidRPr="00E77497">
          <w:rPr>
            <w:rStyle w:val="bnf"/>
          </w:rPr>
          <w:t>PropertySetParameterList</w:t>
        </w:r>
        <w:r w:rsidRPr="0003414D">
          <w:rPr>
            <w:rFonts w:ascii="Times New Roman" w:hAnsi="Times New Roman"/>
            <w:iCs/>
          </w:rPr>
          <w:t xml:space="preserve"> </w:t>
        </w:r>
      </w:ins>
      <w:ins w:id="26311" w:author="Rev 10 Allen Wirfs-Brock" w:date="2012-08-13T15:35:00Z">
        <w:r w:rsidR="0003414D">
          <w:rPr>
            <w:rFonts w:ascii="Courier New" w:hAnsi="Courier New" w:cs="Courier New"/>
            <w:b/>
            <w:iCs/>
          </w:rPr>
          <w:t>c</w:t>
        </w:r>
      </w:ins>
      <w:ins w:id="26312" w:author="Rev 8 Allen Wirfs-Brock" w:date="2012-06-15T12:52:00Z">
        <w:r w:rsidRPr="00CC0E28">
          <w:rPr>
            <w:rFonts w:ascii="Times New Roman" w:hAnsi="Times New Roman"/>
          </w:rPr>
          <w:t xml:space="preserve">ontains </w:t>
        </w:r>
        <w:r w:rsidRPr="00543D25">
          <w:rPr>
            <w:rFonts w:ascii="Courier New" w:hAnsi="Courier New" w:cs="Courier New"/>
            <w:b/>
          </w:rPr>
          <w:t>super</w:t>
        </w:r>
        <w:r>
          <w:rPr>
            <w:rFonts w:ascii="Times New Roman" w:hAnsi="Times New Roman"/>
          </w:rPr>
          <w:t>.</w:t>
        </w:r>
      </w:ins>
    </w:p>
    <w:p w14:paraId="6041EFEB" w14:textId="77777777" w:rsidR="00543D25" w:rsidRDefault="00543D25" w:rsidP="00543D25">
      <w:pPr>
        <w:numPr>
          <w:ilvl w:val="0"/>
          <w:numId w:val="762"/>
        </w:numPr>
        <w:spacing w:after="220"/>
        <w:contextualSpacing/>
        <w:rPr>
          <w:ins w:id="26313" w:author="Rev 8 Allen Wirfs-Brock" w:date="2012-06-11T16:46:00Z"/>
          <w:rFonts w:ascii="Times New Roman" w:hAnsi="Times New Roman"/>
        </w:rPr>
      </w:pPr>
      <w:ins w:id="26314" w:author="Rev 8 Allen Wirfs-Brock" w:date="2012-06-11T16:46:00Z">
        <w:r>
          <w:rPr>
            <w:rFonts w:ascii="Times New Roman" w:hAnsi="Times New Roman"/>
          </w:rPr>
          <w:t xml:space="preserve">If </w:t>
        </w:r>
        <w:r w:rsidRPr="00ED2E78">
          <w:rPr>
            <w:rFonts w:ascii="Times New Roman" w:hAnsi="Times New Roman"/>
            <w:i/>
          </w:rPr>
          <w:t>needsSuperBinding</w:t>
        </w:r>
        <w:r>
          <w:rPr>
            <w:rFonts w:ascii="Times New Roman" w:hAnsi="Times New Roman"/>
          </w:rPr>
          <w:t>, then</w:t>
        </w:r>
      </w:ins>
    </w:p>
    <w:p w14:paraId="5C9E0195" w14:textId="77777777" w:rsidR="00543D25" w:rsidRPr="0006447F" w:rsidRDefault="00543D25" w:rsidP="00543D25">
      <w:pPr>
        <w:numPr>
          <w:ilvl w:val="1"/>
          <w:numId w:val="762"/>
        </w:numPr>
        <w:spacing w:after="220"/>
        <w:contextualSpacing/>
        <w:rPr>
          <w:ins w:id="26315" w:author="Rev 8 Allen Wirfs-Brock" w:date="2012-06-11T16:46:00Z"/>
          <w:rFonts w:ascii="Times New Roman" w:hAnsi="Times New Roman"/>
        </w:rPr>
      </w:pPr>
      <w:ins w:id="26316" w:author="Rev 8 Allen Wirfs-Brock" w:date="2012-06-11T16:46: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Prop</w:t>
        </w:r>
        <w:del w:id="26317" w:author="Rev 10 Allen Wirfs-Brock" w:date="2012-08-13T19:45:00Z">
          <w:r w:rsidDel="00C700A2">
            <w:rPr>
              <w:rFonts w:ascii="Times New Roman" w:hAnsi="Times New Roman"/>
              <w:i/>
            </w:rPr>
            <w:delText>o</w:delText>
          </w:r>
        </w:del>
        <w:r>
          <w:rPr>
            <w:rFonts w:ascii="Times New Roman" w:hAnsi="Times New Roman"/>
            <w:i/>
          </w:rPr>
          <w:t>ertySet</w:t>
        </w:r>
        <w:r w:rsidRPr="00E77497">
          <w:rPr>
            <w:rFonts w:ascii="Times New Roman" w:hAnsi="Times New Roman"/>
            <w:i/>
          </w:rPr>
          <w:t>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Pr>
            <w:rFonts w:ascii="Times New Roman" w:hAnsi="Times New Roman"/>
          </w:rPr>
          <w:t xml:space="preserve"> and with </w:t>
        </w:r>
        <w:r w:rsidRPr="00140F69">
          <w:rPr>
            <w:rFonts w:ascii="Times New Roman" w:hAnsi="Times New Roman"/>
            <w:i/>
          </w:rPr>
          <w:t>object</w:t>
        </w:r>
        <w:r>
          <w:rPr>
            <w:rFonts w:ascii="Times New Roman" w:hAnsi="Times New Roman"/>
          </w:rPr>
          <w:t xml:space="preserve"> as the </w:t>
        </w:r>
        <w:r w:rsidRPr="00DA3106">
          <w:rPr>
            <w:rFonts w:ascii="Times New Roman" w:hAnsi="Times New Roman"/>
            <w:i/>
          </w:rPr>
          <w:t>homeObject</w:t>
        </w:r>
        <w:r>
          <w:rPr>
            <w:rFonts w:ascii="Times New Roman" w:hAnsi="Times New Roman"/>
            <w:i/>
          </w:rPr>
          <w:t xml:space="preserve"> </w:t>
        </w:r>
        <w:r>
          <w:rPr>
            <w:rFonts w:ascii="Times New Roman" w:hAnsi="Times New Roman"/>
          </w:rPr>
          <w:t xml:space="preserve">optional argument and </w:t>
        </w:r>
        <w:r w:rsidRPr="00F62C9B">
          <w:rPr>
            <w:rFonts w:ascii="Times New Roman" w:hAnsi="Times New Roman"/>
            <w:i/>
          </w:rPr>
          <w:t>propName</w:t>
        </w:r>
        <w:r>
          <w:rPr>
            <w:rFonts w:ascii="Times New Roman" w:hAnsi="Times New Roman"/>
          </w:rPr>
          <w:t xml:space="preserve"> as the</w:t>
        </w:r>
        <w:r>
          <w:t xml:space="preserve"> </w:t>
        </w:r>
        <w:r w:rsidRPr="00ED240D">
          <w:rPr>
            <w:rFonts w:ascii="Times New Roman" w:hAnsi="Times New Roman"/>
            <w:i/>
          </w:rPr>
          <w:t>methodNam</w:t>
        </w:r>
        <w:r w:rsidRPr="00DA3106">
          <w:rPr>
            <w:rFonts w:ascii="Times New Roman" w:hAnsi="Times New Roman"/>
            <w:i/>
          </w:rPr>
          <w:t>e</w:t>
        </w:r>
        <w:r w:rsidRPr="00F62C9B">
          <w:rPr>
            <w:rFonts w:ascii="Times New Roman" w:hAnsi="Times New Roman"/>
          </w:rPr>
          <w:t xml:space="preserve"> </w:t>
        </w:r>
        <w:r>
          <w:rPr>
            <w:rFonts w:ascii="Times New Roman" w:hAnsi="Times New Roman"/>
          </w:rPr>
          <w:t>optional argument</w:t>
        </w:r>
        <w:r>
          <w:t>.</w:t>
        </w:r>
      </w:ins>
    </w:p>
    <w:p w14:paraId="34AF8A98" w14:textId="77777777" w:rsidR="00543D25" w:rsidRDefault="00543D25" w:rsidP="00543D25">
      <w:pPr>
        <w:numPr>
          <w:ilvl w:val="0"/>
          <w:numId w:val="762"/>
        </w:numPr>
        <w:spacing w:after="220"/>
        <w:contextualSpacing/>
        <w:rPr>
          <w:ins w:id="26318" w:author="Rev 8 Allen Wirfs-Brock" w:date="2012-06-11T16:46:00Z"/>
          <w:rFonts w:ascii="Times New Roman" w:hAnsi="Times New Roman"/>
        </w:rPr>
      </w:pPr>
      <w:ins w:id="26319" w:author="Rev 8 Allen Wirfs-Brock" w:date="2012-06-11T16:46:00Z">
        <w:r>
          <w:rPr>
            <w:rFonts w:ascii="Times New Roman" w:hAnsi="Times New Roman"/>
          </w:rPr>
          <w:t xml:space="preserve">Else </w:t>
        </w:r>
      </w:ins>
    </w:p>
    <w:p w14:paraId="4D64BE69" w14:textId="77777777" w:rsidR="00543D25" w:rsidRPr="0006447F" w:rsidRDefault="00543D25" w:rsidP="00543D25">
      <w:pPr>
        <w:numPr>
          <w:ilvl w:val="1"/>
          <w:numId w:val="762"/>
        </w:numPr>
        <w:spacing w:after="220"/>
        <w:contextualSpacing/>
        <w:rPr>
          <w:ins w:id="26320" w:author="Rev 8 Allen Wirfs-Brock" w:date="2012-06-11T16:46:00Z"/>
          <w:rFonts w:ascii="Times New Roman" w:hAnsi="Times New Roman"/>
        </w:rPr>
      </w:pPr>
      <w:ins w:id="26321" w:author="Rev 8 Allen Wirfs-Brock" w:date="2012-06-11T16:46:00Z">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Prop</w:t>
        </w:r>
        <w:del w:id="26322" w:author="Rev 10 Allen Wirfs-Brock" w:date="2012-08-13T19:45:00Z">
          <w:r w:rsidDel="00C700A2">
            <w:rPr>
              <w:rFonts w:ascii="Times New Roman" w:hAnsi="Times New Roman"/>
              <w:i/>
            </w:rPr>
            <w:delText>o</w:delText>
          </w:r>
        </w:del>
        <w:r>
          <w:rPr>
            <w:rFonts w:ascii="Times New Roman" w:hAnsi="Times New Roman"/>
            <w:i/>
          </w:rPr>
          <w:t>ertySet</w:t>
        </w:r>
        <w:r w:rsidRPr="00E77497">
          <w:rPr>
            <w:rFonts w:ascii="Times New Roman" w:hAnsi="Times New Roman"/>
            <w:i/>
          </w:rPr>
          <w:t>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ins>
    </w:p>
    <w:p w14:paraId="2CE9B024" w14:textId="77777777" w:rsidR="00B439EA" w:rsidDel="00871DC3" w:rsidRDefault="00B439EA" w:rsidP="00690D1B">
      <w:pPr>
        <w:numPr>
          <w:ilvl w:val="0"/>
          <w:numId w:val="762"/>
        </w:numPr>
        <w:spacing w:after="220"/>
        <w:contextualSpacing/>
        <w:rPr>
          <w:del w:id="26323" w:author="Rev 8 Allen Wirfs-Brock" w:date="2012-06-10T17:24:00Z"/>
          <w:rFonts w:ascii="Times New Roman" w:hAnsi="Times New Roman"/>
        </w:rPr>
      </w:pPr>
      <w:ins w:id="26324" w:author="Rev 7 Allen Wirfs-Brock" w:date="2012-04-28T09:59:00Z">
        <w:del w:id="26325" w:author="Rev 8 Allen Wirfs-Brock" w:date="2012-06-11T16:46:00Z">
          <w:r w:rsidDel="00543D25">
            <w:rPr>
              <w:rFonts w:ascii="Times New Roman" w:hAnsi="Times New Roman"/>
            </w:rPr>
            <w:delText xml:space="preserve">Let </w:delText>
          </w:r>
          <w:r w:rsidRPr="00F62C9B" w:rsidDel="00543D25">
            <w:rPr>
              <w:rFonts w:ascii="Times New Roman" w:hAnsi="Times New Roman"/>
              <w:i/>
            </w:rPr>
            <w:delText>closure</w:delText>
          </w:r>
          <w:r w:rsidDel="00543D25">
            <w:rPr>
              <w:rFonts w:ascii="Times New Roman" w:hAnsi="Times New Roman"/>
            </w:rPr>
            <w:delText xml:space="preserve"> be the result of performing the FunctionCreate abstract operation with arguments </w:delText>
          </w:r>
          <w:r w:rsidDel="00543D25">
            <w:delText xml:space="preserve">Method, </w:delText>
          </w:r>
        </w:del>
      </w:ins>
      <w:ins w:id="26326" w:author="Rev 7 Allen Wirfs-Brock" w:date="2012-04-28T10:01:00Z">
        <w:del w:id="26327" w:author="Rev 8 Allen Wirfs-Brock" w:date="2012-06-11T16:46:00Z">
          <w:r w:rsidR="00791806" w:rsidDel="00543D25">
            <w:rPr>
              <w:rFonts w:ascii="Times New Roman" w:hAnsi="Times New Roman"/>
              <w:i/>
            </w:rPr>
            <w:delText>PropoertySet</w:delText>
          </w:r>
        </w:del>
      </w:ins>
      <w:ins w:id="26328" w:author="Rev 7 Allen Wirfs-Brock" w:date="2012-04-28T09:59:00Z">
        <w:del w:id="26329" w:author="Rev 8 Allen Wirfs-Brock" w:date="2012-06-11T16:46:00Z">
          <w:r w:rsidRPr="00E77497" w:rsidDel="00543D25">
            <w:rPr>
              <w:rFonts w:ascii="Times New Roman" w:hAnsi="Times New Roman"/>
              <w:i/>
            </w:rPr>
            <w:delText>ParameterList</w:delText>
          </w:r>
          <w:r w:rsidRPr="00E77497" w:rsidDel="00543D25">
            <w:delText xml:space="preserve">, </w:delText>
          </w:r>
        </w:del>
        <w:del w:id="26330" w:author="Rev 8 Allen Wirfs-Brock" w:date="2012-05-24T18:52:00Z">
          <w:r w:rsidDel="00B87562">
            <w:rPr>
              <w:rFonts w:ascii="Times New Roman" w:hAnsi="Times New Roman"/>
              <w:i/>
            </w:rPr>
            <w:delText>Concise</w:delText>
          </w:r>
          <w:r w:rsidRPr="00E77497" w:rsidDel="00B87562">
            <w:rPr>
              <w:rFonts w:ascii="Times New Roman" w:hAnsi="Times New Roman"/>
              <w:i/>
            </w:rPr>
            <w:delText>Body</w:delText>
          </w:r>
        </w:del>
        <w:del w:id="26331" w:author="Rev 8 Allen Wirfs-Brock" w:date="2012-06-11T16:46:00Z">
          <w:r w:rsidRPr="0006447F" w:rsidDel="00543D25">
            <w:rPr>
              <w:rFonts w:ascii="Times New Roman" w:hAnsi="Times New Roman"/>
              <w:i/>
            </w:rPr>
            <w:delText>, s</w:delText>
          </w:r>
          <w:r w:rsidRPr="00E77497" w:rsidDel="00543D25">
            <w:rPr>
              <w:rFonts w:ascii="Times New Roman" w:hAnsi="Times New Roman"/>
              <w:i/>
            </w:rPr>
            <w:delText>cope</w:delText>
          </w:r>
          <w:r w:rsidRPr="0006447F" w:rsidDel="00543D25">
            <w:rPr>
              <w:rFonts w:ascii="Times New Roman" w:hAnsi="Times New Roman"/>
            </w:rPr>
            <w:delText>, and</w:delText>
          </w:r>
          <w:r w:rsidDel="00543D25">
            <w:delText xml:space="preserve"> </w:delText>
          </w:r>
          <w:r w:rsidDel="00543D25">
            <w:rPr>
              <w:rFonts w:ascii="Times New Roman" w:hAnsi="Times New Roman"/>
              <w:i/>
            </w:rPr>
            <w:delText>s</w:delText>
          </w:r>
          <w:r w:rsidRPr="00E77497" w:rsidDel="00543D25">
            <w:rPr>
              <w:rFonts w:ascii="Times New Roman" w:hAnsi="Times New Roman"/>
              <w:i/>
            </w:rPr>
            <w:delText>trict</w:delText>
          </w:r>
          <w:r w:rsidDel="00543D25">
            <w:rPr>
              <w:rFonts w:ascii="Times New Roman" w:hAnsi="Times New Roman"/>
            </w:rPr>
            <w:delText xml:space="preserve"> and with </w:delText>
          </w:r>
          <w:r w:rsidRPr="00FE5E17" w:rsidDel="00543D25">
            <w:rPr>
              <w:rFonts w:ascii="Times New Roman" w:hAnsi="Times New Roman"/>
              <w:i/>
            </w:rPr>
            <w:delText>object</w:delText>
          </w:r>
          <w:r w:rsidDel="00543D25">
            <w:rPr>
              <w:rFonts w:ascii="Times New Roman" w:hAnsi="Times New Roman"/>
            </w:rPr>
            <w:delText xml:space="preserve"> as the </w:delText>
          </w:r>
          <w:r w:rsidRPr="00DA3106" w:rsidDel="00543D25">
            <w:rPr>
              <w:rFonts w:ascii="Times New Roman" w:hAnsi="Times New Roman"/>
              <w:i/>
            </w:rPr>
            <w:delText>homeObject</w:delText>
          </w:r>
          <w:r w:rsidDel="00543D25">
            <w:rPr>
              <w:rFonts w:ascii="Times New Roman" w:hAnsi="Times New Roman"/>
              <w:i/>
            </w:rPr>
            <w:delText xml:space="preserve"> </w:delText>
          </w:r>
          <w:r w:rsidDel="00543D25">
            <w:rPr>
              <w:rFonts w:ascii="Times New Roman" w:hAnsi="Times New Roman"/>
            </w:rPr>
            <w:delText xml:space="preserve">optional argument and </w:delText>
          </w:r>
          <w:r w:rsidRPr="00F62C9B" w:rsidDel="00543D25">
            <w:rPr>
              <w:rFonts w:ascii="Times New Roman" w:hAnsi="Times New Roman"/>
              <w:i/>
            </w:rPr>
            <w:delText>propName</w:delText>
          </w:r>
          <w:r w:rsidDel="00543D25">
            <w:rPr>
              <w:rFonts w:ascii="Times New Roman" w:hAnsi="Times New Roman"/>
            </w:rPr>
            <w:delText xml:space="preserve"> as the</w:delText>
          </w:r>
          <w:r w:rsidDel="00543D25">
            <w:delText xml:space="preserve"> </w:delText>
          </w:r>
          <w:r w:rsidRPr="00ED240D" w:rsidDel="00543D25">
            <w:rPr>
              <w:rFonts w:ascii="Times New Roman" w:hAnsi="Times New Roman"/>
              <w:i/>
            </w:rPr>
            <w:delText>methodNam</w:delText>
          </w:r>
          <w:r w:rsidRPr="00DA3106" w:rsidDel="00543D25">
            <w:rPr>
              <w:rFonts w:ascii="Times New Roman" w:hAnsi="Times New Roman"/>
              <w:i/>
            </w:rPr>
            <w:delText>e</w:delText>
          </w:r>
          <w:r w:rsidRPr="00F62C9B" w:rsidDel="00543D25">
            <w:rPr>
              <w:rFonts w:ascii="Times New Roman" w:hAnsi="Times New Roman"/>
            </w:rPr>
            <w:delText xml:space="preserve"> </w:delText>
          </w:r>
          <w:r w:rsidDel="00543D25">
            <w:rPr>
              <w:rFonts w:ascii="Times New Roman" w:hAnsi="Times New Roman"/>
            </w:rPr>
            <w:delText>optional argument</w:delText>
          </w:r>
          <w:r w:rsidDel="00543D25">
            <w:delText>.</w:delText>
          </w:r>
        </w:del>
      </w:ins>
    </w:p>
    <w:p w14:paraId="1C17216F" w14:textId="77777777" w:rsidR="00871DC3" w:rsidRPr="00871DC3" w:rsidDel="00FF36B2" w:rsidRDefault="00871DC3" w:rsidP="00871DC3">
      <w:pPr>
        <w:numPr>
          <w:ilvl w:val="0"/>
          <w:numId w:val="762"/>
        </w:numPr>
        <w:spacing w:after="220"/>
        <w:contextualSpacing/>
        <w:rPr>
          <w:ins w:id="26332" w:author="Rev 8 Allen Wirfs-Brock" w:date="2012-06-10T17:24:00Z"/>
          <w:del w:id="26333" w:author="Rev 10 Allen Wirfs-Brock" w:date="2012-07-27T15:38:00Z"/>
          <w:rFonts w:ascii="Times New Roman" w:hAnsi="Times New Roman"/>
        </w:rPr>
      </w:pPr>
      <w:ins w:id="26334" w:author="Rev 8 Allen Wirfs-Brock" w:date="2012-06-10T17:24:00Z">
        <w:del w:id="26335" w:author="Rev 10 Allen Wirfs-Brock" w:date="2012-07-27T15:38:00Z">
          <w:r w:rsidDel="00FF36B2">
            <w:rPr>
              <w:rFonts w:ascii="Times New Roman" w:hAnsi="Times New Roman"/>
            </w:rPr>
            <w:delText>TODO: Make closure a constructor, for ES5 compat</w:delText>
          </w:r>
        </w:del>
      </w:ins>
    </w:p>
    <w:p w14:paraId="3E6A5652" w14:textId="77777777" w:rsidR="00B439EA" w:rsidRPr="00F62C9B" w:rsidRDefault="00B439EA" w:rsidP="00791806">
      <w:pPr>
        <w:numPr>
          <w:ilvl w:val="0"/>
          <w:numId w:val="762"/>
        </w:numPr>
        <w:spacing w:after="220"/>
        <w:contextualSpacing/>
        <w:rPr>
          <w:ins w:id="26336" w:author="Rev 7 Allen Wirfs-Brock" w:date="2012-04-28T09:59:00Z"/>
          <w:rFonts w:ascii="Times New Roman" w:hAnsi="Times New Roman"/>
        </w:rPr>
      </w:pPr>
      <w:ins w:id="26337" w:author="Rev 7 Allen Wirfs-Brock" w:date="2012-04-28T09:59:00Z">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ins>
      <w:ins w:id="26338" w:author="Rev 10 Allen Wirfs-Brock" w:date="2012-08-13T16:37:00Z">
        <w:r w:rsidR="0003414D">
          <w:rPr>
            <w:rFonts w:ascii="Times New Roman" w:hAnsi="Times New Roman"/>
          </w:rPr>
          <w:t xml:space="preserve"> </w:t>
        </w:r>
      </w:ins>
      <w:ins w:id="26339" w:author="Rev 7 Allen Wirfs-Brock" w:date="2012-04-28T09:59:00Z">
        <w:r w:rsidRPr="00F62C9B">
          <w:rPr>
            <w:rFonts w:ascii="Times New Roman" w:hAnsi="Times New Roman"/>
          </w:rPr>
          <w:t>{[[</w:t>
        </w:r>
        <w:r>
          <w:rPr>
            <w:rFonts w:ascii="Times New Roman" w:hAnsi="Times New Roman"/>
          </w:rPr>
          <w:t>Set</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xml:space="preserve">, [[Enumerable]]: </w:t>
        </w:r>
        <w:r>
          <w:rPr>
            <w:rFonts w:ascii="Times New Roman" w:hAnsi="Times New Roman"/>
            <w:b/>
          </w:rPr>
          <w:t>true</w:t>
        </w:r>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ins>
    </w:p>
    <w:p w14:paraId="107E6E12" w14:textId="77777777" w:rsidR="00B439EA" w:rsidRPr="00F62C9B" w:rsidRDefault="00056550" w:rsidP="00056550">
      <w:pPr>
        <w:numPr>
          <w:ilvl w:val="0"/>
          <w:numId w:val="762"/>
        </w:numPr>
        <w:spacing w:after="220"/>
        <w:contextualSpacing/>
        <w:rPr>
          <w:ins w:id="26340" w:author="Rev 7 Allen Wirfs-Brock" w:date="2012-04-28T09:59:00Z"/>
          <w:rFonts w:ascii="Times New Roman" w:hAnsi="Times New Roman"/>
        </w:rPr>
      </w:pPr>
      <w:ins w:id="26341" w:author="Rev 8 Allen Wirfs-Brock" w:date="2012-06-11T17:08:00Z">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Pr="00F62C9B">
          <w:rPr>
            <w:rFonts w:ascii="Times New Roman" w:hAnsi="Times New Roman"/>
          </w:rPr>
          <w:t xml:space="preserve"> </w:t>
        </w:r>
      </w:ins>
      <w:ins w:id="26342" w:author="Rev 7 Allen Wirfs-Brock" w:date="2012-04-28T09:59:00Z">
        <w:del w:id="26343" w:author="Rev 8 Allen Wirfs-Brock" w:date="2012-06-11T17:08:00Z">
          <w:r w:rsidR="00B439EA" w:rsidRPr="00F62C9B" w:rsidDel="00056550">
            <w:rPr>
              <w:rFonts w:ascii="Times New Roman" w:hAnsi="Times New Roman"/>
            </w:rPr>
            <w:delText xml:space="preserve">Return </w:delText>
          </w:r>
        </w:del>
        <w:r w:rsidR="00B439EA" w:rsidRPr="00F62C9B">
          <w:rPr>
            <w:rFonts w:ascii="Times New Roman" w:hAnsi="Times New Roman"/>
          </w:rPr>
          <w:t xml:space="preserve">the result of calling the [[DefineOwnProperty]] internal method of </w:t>
        </w:r>
        <w:r w:rsidR="00B439EA" w:rsidRPr="00F62C9B">
          <w:rPr>
            <w:rFonts w:ascii="Times New Roman" w:hAnsi="Times New Roman"/>
            <w:i/>
          </w:rPr>
          <w:t>object</w:t>
        </w:r>
        <w:r w:rsidR="00B439EA" w:rsidRPr="00F62C9B">
          <w:rPr>
            <w:rFonts w:ascii="Times New Roman" w:hAnsi="Times New Roman"/>
          </w:rPr>
          <w:t xml:space="preserve"> with arguments </w:t>
        </w:r>
        <w:r w:rsidR="00B439EA" w:rsidRPr="00F62C9B">
          <w:rPr>
            <w:rFonts w:ascii="Times New Roman" w:hAnsi="Times New Roman"/>
            <w:i/>
          </w:rPr>
          <w:t>propName</w:t>
        </w:r>
        <w:r w:rsidR="00B439EA" w:rsidRPr="00F62C9B">
          <w:rPr>
            <w:rFonts w:ascii="Times New Roman" w:hAnsi="Times New Roman"/>
          </w:rPr>
          <w:t xml:space="preserve">, </w:t>
        </w:r>
        <w:r w:rsidR="00B439EA" w:rsidRPr="00F62C9B">
          <w:rPr>
            <w:rFonts w:ascii="Times New Roman" w:hAnsi="Times New Roman"/>
            <w:i/>
          </w:rPr>
          <w:t>desc</w:t>
        </w:r>
        <w:r w:rsidR="00B439EA" w:rsidRPr="00F62C9B">
          <w:rPr>
            <w:rFonts w:ascii="Times New Roman" w:hAnsi="Times New Roman"/>
          </w:rPr>
          <w:t xml:space="preserve">, and </w:t>
        </w:r>
        <w:r w:rsidR="00B439EA" w:rsidRPr="00F62C9B">
          <w:rPr>
            <w:rFonts w:ascii="Times New Roman" w:hAnsi="Times New Roman"/>
            <w:b/>
          </w:rPr>
          <w:t>false</w:t>
        </w:r>
        <w:r w:rsidR="00B439EA" w:rsidRPr="00F62C9B">
          <w:rPr>
            <w:rFonts w:ascii="Times New Roman" w:hAnsi="Times New Roman"/>
          </w:rPr>
          <w:t>.</w:t>
        </w:r>
      </w:ins>
    </w:p>
    <w:p w14:paraId="5D5159B1" w14:textId="77777777" w:rsidR="00056550" w:rsidRDefault="00056550" w:rsidP="00056550">
      <w:pPr>
        <w:numPr>
          <w:ilvl w:val="0"/>
          <w:numId w:val="762"/>
        </w:numPr>
        <w:spacing w:after="220"/>
        <w:contextualSpacing/>
        <w:rPr>
          <w:ins w:id="26344" w:author="Rev 8 Allen Wirfs-Brock" w:date="2012-06-11T17:08:00Z"/>
          <w:rFonts w:ascii="Times New Roman" w:hAnsi="Times New Roman"/>
        </w:rPr>
      </w:pPr>
      <w:ins w:id="26345" w:author="Rev 8 Allen Wirfs-Brock" w:date="2012-06-11T17:08:00Z">
        <w:r>
          <w:rPr>
            <w:rFonts w:ascii="Times New Roman" w:hAnsi="Times New Roman"/>
          </w:rPr>
          <w:t>ReturnIfAbrupt(</w:t>
        </w:r>
        <w:r w:rsidRPr="00ED2E78">
          <w:rPr>
            <w:rFonts w:ascii="Times New Roman" w:hAnsi="Times New Roman"/>
            <w:i/>
          </w:rPr>
          <w:t>status</w:t>
        </w:r>
        <w:r>
          <w:rPr>
            <w:rFonts w:ascii="Times New Roman" w:hAnsi="Times New Roman"/>
          </w:rPr>
          <w:t>).</w:t>
        </w:r>
      </w:ins>
    </w:p>
    <w:p w14:paraId="14EABB23" w14:textId="77777777" w:rsidR="00056550" w:rsidRPr="00F62C9B" w:rsidRDefault="00056550" w:rsidP="00056550">
      <w:pPr>
        <w:numPr>
          <w:ilvl w:val="0"/>
          <w:numId w:val="762"/>
        </w:numPr>
        <w:spacing w:after="220"/>
        <w:rPr>
          <w:ins w:id="26346" w:author="Rev 8 Allen Wirfs-Brock" w:date="2012-06-11T17:08:00Z"/>
          <w:rFonts w:ascii="Times New Roman" w:hAnsi="Times New Roman"/>
        </w:rPr>
      </w:pPr>
      <w:ins w:id="26347" w:author="Rev 8 Allen Wirfs-Brock" w:date="2012-06-11T17:08:00Z">
        <w:r>
          <w:rPr>
            <w:rFonts w:ascii="Times New Roman" w:hAnsi="Times New Roman"/>
          </w:rPr>
          <w:t>NormalCompletion(closure).</w:t>
        </w:r>
      </w:ins>
    </w:p>
    <w:p w14:paraId="0C19ED68" w14:textId="77777777" w:rsidR="00791806" w:rsidDel="0009024B" w:rsidRDefault="00791806" w:rsidP="00791806">
      <w:pPr>
        <w:pStyle w:val="Note"/>
        <w:rPr>
          <w:ins w:id="26348" w:author="Rev 7 Allen Wirfs-Brock" w:date="2012-04-28T10:02:00Z"/>
          <w:del w:id="26349" w:author="Rev 10 Allen Wirfs-Brock" w:date="2012-07-27T15:38:00Z"/>
        </w:rPr>
      </w:pPr>
      <w:ins w:id="26350" w:author="Rev 7 Allen Wirfs-Brock" w:date="2012-04-28T10:03:00Z">
        <w:del w:id="26351" w:author="Rev 10 Allen Wirfs-Brock" w:date="2012-07-27T15:38:00Z">
          <w:r w:rsidDel="0009024B">
            <w:delText>NOTE</w:delText>
          </w:r>
          <w:r w:rsidDel="0009024B">
            <w:tab/>
            <w:delText xml:space="preserve">The strictness and property attributes for </w:delText>
          </w:r>
          <w:r w:rsidRPr="00791806" w:rsidDel="0009024B">
            <w:rPr>
              <w:rFonts w:ascii="Courier New" w:hAnsi="Courier New" w:cs="Courier New"/>
              <w:b/>
            </w:rPr>
            <w:delText>set</w:delText>
          </w:r>
          <w:r w:rsidDel="0009024B">
            <w:delText xml:space="preserve"> and </w:delText>
          </w:r>
          <w:r w:rsidRPr="00791806" w:rsidDel="0009024B">
            <w:rPr>
              <w:rFonts w:ascii="Courier New" w:hAnsi="Courier New" w:cs="Courier New"/>
              <w:b/>
            </w:rPr>
            <w:delText>get</w:delText>
          </w:r>
          <w:r w:rsidDel="0009024B">
            <w:delText xml:space="preserve"> </w:delText>
          </w:r>
          <w:r w:rsidRPr="00791806" w:rsidDel="0009024B">
            <w:rPr>
              <w:rFonts w:ascii="Times New Roman" w:hAnsi="Times New Roman"/>
              <w:i/>
            </w:rPr>
            <w:delText>MethodDefinition</w:delText>
          </w:r>
          <w:r w:rsidDel="0009024B">
            <w:delText xml:space="preserve"> productions differ from the other </w:delText>
          </w:r>
          <w:r w:rsidRPr="00791806" w:rsidDel="0009024B">
            <w:rPr>
              <w:rFonts w:ascii="Times New Roman" w:hAnsi="Times New Roman"/>
              <w:i/>
            </w:rPr>
            <w:delText>MethodDefinition</w:delText>
          </w:r>
          <w:r w:rsidDel="0009024B">
            <w:delText xml:space="preserve"> productions in order to maintain compatability with previous editions of this specification</w:delText>
          </w:r>
        </w:del>
      </w:ins>
      <w:ins w:id="26352" w:author="Rev 7 Allen Wirfs-Brock" w:date="2012-04-28T10:05:00Z">
        <w:del w:id="26353" w:author="Rev 10 Allen Wirfs-Brock" w:date="2012-07-27T15:38:00Z">
          <w:r w:rsidDel="0009024B">
            <w:delText xml:space="preserve">. </w:delText>
          </w:r>
        </w:del>
      </w:ins>
    </w:p>
    <w:p w14:paraId="59B57164" w14:textId="77777777" w:rsidR="00560A4D" w:rsidRPr="00E77497" w:rsidRDefault="00617C4A" w:rsidP="00560A4D">
      <w:pPr>
        <w:pStyle w:val="20"/>
        <w:numPr>
          <w:ilvl w:val="0"/>
          <w:numId w:val="0"/>
        </w:numPr>
        <w:rPr>
          <w:ins w:id="26354" w:author="Rev 7 Allen Wirfs-Brock" w:date="2012-04-16T17:19:00Z"/>
        </w:rPr>
      </w:pPr>
      <w:bookmarkStart w:id="26355" w:name="_Toc336509582"/>
      <w:ins w:id="26356" w:author="Rev 10 Allen Wirfs-Brock" w:date="2012-09-08T12:29:00Z">
        <w:r>
          <w:t>f</w:t>
        </w:r>
      </w:ins>
      <w:ins w:id="26357" w:author="Rev 7 Allen Wirfs-Brock" w:date="2012-04-16T17:19:00Z">
        <w:r w:rsidR="00560A4D">
          <w:t>13.</w:t>
        </w:r>
      </w:ins>
      <w:ins w:id="26358" w:author="Rev 7 Allen Wirfs-Brock" w:date="2012-04-26T10:50:00Z">
        <w:r w:rsidR="00572B17">
          <w:t>4</w:t>
        </w:r>
      </w:ins>
      <w:ins w:id="26359" w:author="Rev 7 Allen Wirfs-Brock" w:date="2012-04-16T17:19:00Z">
        <w:r w:rsidR="00560A4D">
          <w:tab/>
          <w:t>Generator</w:t>
        </w:r>
        <w:r w:rsidR="00560A4D" w:rsidRPr="00E77497">
          <w:t xml:space="preserve"> Definition</w:t>
        </w:r>
        <w:r w:rsidR="00560A4D">
          <w:t>s</w:t>
        </w:r>
        <w:bookmarkEnd w:id="26355"/>
      </w:ins>
    </w:p>
    <w:p w14:paraId="20CBF587" w14:textId="77777777" w:rsidR="00560A4D" w:rsidRPr="00E77497" w:rsidRDefault="00560A4D" w:rsidP="00560A4D">
      <w:pPr>
        <w:pStyle w:val="Syntax"/>
        <w:rPr>
          <w:ins w:id="26360" w:author="Rev 7 Allen Wirfs-Brock" w:date="2012-04-16T17:19:00Z"/>
        </w:rPr>
      </w:pPr>
      <w:ins w:id="26361" w:author="Rev 7 Allen Wirfs-Brock" w:date="2012-04-16T17:19:00Z">
        <w:r w:rsidRPr="00E77497">
          <w:t>Syntax</w:t>
        </w:r>
      </w:ins>
    </w:p>
    <w:p w14:paraId="4B96FA9C" w14:textId="77777777" w:rsidR="00560A4D" w:rsidRPr="00E77497" w:rsidRDefault="00560A4D" w:rsidP="00560A4D">
      <w:pPr>
        <w:pStyle w:val="SyntaxRule"/>
        <w:rPr>
          <w:ins w:id="26362" w:author="Rev 7 Allen Wirfs-Brock" w:date="2012-04-16T17:19:00Z"/>
        </w:rPr>
      </w:pPr>
      <w:ins w:id="26363" w:author="Rev 7 Allen Wirfs-Brock" w:date="2012-04-16T17:19:00Z">
        <w:r>
          <w:t>Generator</w:t>
        </w:r>
        <w:r w:rsidRPr="00E77497">
          <w:t xml:space="preserve">Declaration </w:t>
        </w:r>
        <w:r w:rsidRPr="00E77497">
          <w:rPr>
            <w:rFonts w:ascii="Arial" w:hAnsi="Arial"/>
            <w:b/>
            <w:i w:val="0"/>
          </w:rPr>
          <w:t>:</w:t>
        </w:r>
      </w:ins>
    </w:p>
    <w:p w14:paraId="7A18FFD8" w14:textId="77777777" w:rsidR="00560A4D" w:rsidRPr="00E77497" w:rsidRDefault="005B04CE" w:rsidP="00560A4D">
      <w:pPr>
        <w:pStyle w:val="SyntaxDefinition"/>
        <w:rPr>
          <w:ins w:id="26364" w:author="Rev 7 Allen Wirfs-Brock" w:date="2012-04-16T17:19:00Z"/>
        </w:rPr>
      </w:pPr>
      <w:ins w:id="26365" w:author="Rev 7 Allen Wirfs-Brock" w:date="2012-04-23T14:57:00Z">
        <w:r>
          <w:rPr>
            <w:rFonts w:ascii="Courier New" w:hAnsi="Courier New"/>
            <w:b/>
            <w:i w:val="0"/>
          </w:rPr>
          <w:t>f</w:t>
        </w:r>
      </w:ins>
      <w:ins w:id="26366" w:author="Rev 7 Allen Wirfs-Brock" w:date="2012-04-16T17:19:00Z">
        <w:r w:rsidR="00560A4D" w:rsidRPr="00E77497">
          <w:rPr>
            <w:rFonts w:ascii="Courier New" w:hAnsi="Courier New"/>
            <w:b/>
            <w:i w:val="0"/>
          </w:rPr>
          <w:t>unction</w:t>
        </w:r>
        <w:r w:rsidR="00560A4D">
          <w:rPr>
            <w:rFonts w:ascii="Courier New" w:hAnsi="Courier New"/>
            <w:b/>
            <w:i w:val="0"/>
          </w:rPr>
          <w:t xml:space="preserve"> * </w:t>
        </w:r>
        <w:r w:rsidR="00560A4D" w:rsidRPr="00E77497">
          <w:t xml:space="preserve">BindingIdentifier </w:t>
        </w:r>
        <w:r w:rsidR="00560A4D" w:rsidRPr="00E77497">
          <w:rPr>
            <w:rFonts w:ascii="Courier New" w:hAnsi="Courier New"/>
            <w:b/>
            <w:i w:val="0"/>
          </w:rPr>
          <w:t>(</w:t>
        </w:r>
        <w:r w:rsidR="00560A4D" w:rsidRPr="00E77497">
          <w:t xml:space="preserve"> FormalParameterList </w:t>
        </w:r>
        <w:r w:rsidR="00560A4D" w:rsidRPr="00E77497">
          <w:rPr>
            <w:rFonts w:ascii="Courier New" w:hAnsi="Courier New"/>
            <w:b/>
            <w:i w:val="0"/>
          </w:rPr>
          <w:t>)</w:t>
        </w:r>
        <w:r w:rsidR="00560A4D" w:rsidRPr="00E77497">
          <w:t xml:space="preserve"> </w:t>
        </w:r>
        <w:r w:rsidR="00560A4D" w:rsidRPr="00E77497">
          <w:rPr>
            <w:rFonts w:ascii="Courier New" w:hAnsi="Courier New"/>
            <w:b/>
            <w:i w:val="0"/>
          </w:rPr>
          <w:t>{</w:t>
        </w:r>
        <w:r w:rsidR="00560A4D" w:rsidRPr="00E77497">
          <w:t xml:space="preserve"> FunctionBody </w:t>
        </w:r>
        <w:r w:rsidR="00560A4D" w:rsidRPr="00E77497">
          <w:rPr>
            <w:rFonts w:ascii="Courier New" w:hAnsi="Courier New"/>
            <w:b/>
            <w:i w:val="0"/>
          </w:rPr>
          <w:t>}</w:t>
        </w:r>
      </w:ins>
    </w:p>
    <w:p w14:paraId="2C1C051F" w14:textId="77777777" w:rsidR="00560A4D" w:rsidRPr="00E77497" w:rsidRDefault="00560A4D" w:rsidP="00560A4D">
      <w:pPr>
        <w:pStyle w:val="SyntaxRule"/>
        <w:rPr>
          <w:ins w:id="26367" w:author="Rev 7 Allen Wirfs-Brock" w:date="2012-04-16T17:19:00Z"/>
        </w:rPr>
      </w:pPr>
      <w:ins w:id="26368" w:author="Rev 7 Allen Wirfs-Brock" w:date="2012-04-16T17:19:00Z">
        <w:r>
          <w:t>Generator</w:t>
        </w:r>
        <w:r w:rsidRPr="00E77497">
          <w:t xml:space="preserve">Expression </w:t>
        </w:r>
        <w:r w:rsidRPr="00E77497">
          <w:rPr>
            <w:rFonts w:ascii="Arial" w:hAnsi="Arial"/>
            <w:b/>
            <w:i w:val="0"/>
          </w:rPr>
          <w:t>:</w:t>
        </w:r>
      </w:ins>
    </w:p>
    <w:p w14:paraId="49FD2F48" w14:textId="77777777" w:rsidR="00560A4D" w:rsidRPr="00E77497" w:rsidRDefault="005B04CE" w:rsidP="00560A4D">
      <w:pPr>
        <w:pStyle w:val="SyntaxDefinition"/>
        <w:rPr>
          <w:ins w:id="26369" w:author="Rev 7 Allen Wirfs-Brock" w:date="2012-04-16T17:19:00Z"/>
        </w:rPr>
      </w:pPr>
      <w:ins w:id="26370" w:author="Rev 7 Allen Wirfs-Brock" w:date="2012-04-23T14:57:00Z">
        <w:r>
          <w:rPr>
            <w:rFonts w:ascii="Courier New" w:hAnsi="Courier New"/>
            <w:b/>
            <w:i w:val="0"/>
          </w:rPr>
          <w:t>f</w:t>
        </w:r>
      </w:ins>
      <w:ins w:id="26371" w:author="Rev 7 Allen Wirfs-Brock" w:date="2012-04-16T17:19:00Z">
        <w:r w:rsidR="00560A4D" w:rsidRPr="00E77497">
          <w:rPr>
            <w:rFonts w:ascii="Courier New" w:hAnsi="Courier New"/>
            <w:b/>
            <w:i w:val="0"/>
          </w:rPr>
          <w:t>unction</w:t>
        </w:r>
        <w:r w:rsidR="00560A4D">
          <w:rPr>
            <w:rFonts w:ascii="Courier New" w:hAnsi="Courier New"/>
            <w:b/>
            <w:i w:val="0"/>
          </w:rPr>
          <w:t xml:space="preserve"> * </w:t>
        </w:r>
        <w:r w:rsidR="00560A4D" w:rsidRPr="00E77497">
          <w:t>BindingIdentifier</w:t>
        </w:r>
        <w:r w:rsidR="00560A4D" w:rsidRPr="00E77497">
          <w:rPr>
            <w:rFonts w:ascii="Arial" w:hAnsi="Arial" w:cs="Arial"/>
            <w:i w:val="0"/>
            <w:vertAlign w:val="subscript"/>
          </w:rPr>
          <w:t>opt</w:t>
        </w:r>
        <w:r w:rsidR="00560A4D" w:rsidRPr="00E77497">
          <w:t xml:space="preserve"> </w:t>
        </w:r>
        <w:r w:rsidR="00560A4D" w:rsidRPr="00E77497">
          <w:rPr>
            <w:rFonts w:ascii="Courier New" w:hAnsi="Courier New"/>
            <w:b/>
            <w:i w:val="0"/>
          </w:rPr>
          <w:t>(</w:t>
        </w:r>
        <w:r w:rsidR="00560A4D" w:rsidRPr="00E77497">
          <w:t xml:space="preserve"> FormalParameterList </w:t>
        </w:r>
        <w:r w:rsidR="00560A4D" w:rsidRPr="00E77497">
          <w:rPr>
            <w:rFonts w:ascii="Courier New" w:hAnsi="Courier New"/>
            <w:b/>
            <w:i w:val="0"/>
          </w:rPr>
          <w:t>)</w:t>
        </w:r>
        <w:r w:rsidR="00560A4D" w:rsidRPr="00E77497">
          <w:t xml:space="preserve"> </w:t>
        </w:r>
        <w:r w:rsidR="00560A4D" w:rsidRPr="00E77497">
          <w:rPr>
            <w:rFonts w:ascii="Courier New" w:hAnsi="Courier New"/>
            <w:b/>
            <w:i w:val="0"/>
          </w:rPr>
          <w:t>{</w:t>
        </w:r>
        <w:r w:rsidR="00560A4D" w:rsidRPr="00E77497">
          <w:t xml:space="preserve"> FunctionBody </w:t>
        </w:r>
        <w:r w:rsidR="00560A4D" w:rsidRPr="00E77497">
          <w:rPr>
            <w:rFonts w:ascii="Courier New" w:hAnsi="Courier New"/>
            <w:b/>
            <w:i w:val="0"/>
          </w:rPr>
          <w:t>}</w:t>
        </w:r>
      </w:ins>
    </w:p>
    <w:p w14:paraId="110BBFC4" w14:textId="77777777" w:rsidR="00D90FEA" w:rsidRPr="00E77497" w:rsidRDefault="00D90FEA" w:rsidP="00D90FEA">
      <w:pPr>
        <w:pStyle w:val="SyntaxRule"/>
        <w:rPr>
          <w:ins w:id="26372" w:author="Rev 8 Allen Wirfs-Brock" w:date="2012-06-11T09:22:00Z"/>
        </w:rPr>
      </w:pPr>
      <w:ins w:id="26373" w:author="Rev 8 Allen Wirfs-Brock" w:date="2012-06-11T09:22:00Z">
        <w:r>
          <w:t>YieldExpression</w:t>
        </w:r>
        <w:r w:rsidRPr="00E77497">
          <w:t xml:space="preserve"> </w:t>
        </w:r>
        <w:r w:rsidRPr="00E77497">
          <w:rPr>
            <w:rFonts w:ascii="Arial" w:hAnsi="Arial"/>
            <w:b/>
            <w:i w:val="0"/>
          </w:rPr>
          <w:t>:</w:t>
        </w:r>
      </w:ins>
    </w:p>
    <w:p w14:paraId="0AC8772E" w14:textId="77777777" w:rsidR="00D90FEA" w:rsidRDefault="00D90FEA" w:rsidP="00482029">
      <w:pPr>
        <w:pStyle w:val="SyntaxDefinition"/>
        <w:rPr>
          <w:ins w:id="26374" w:author="Rev 8 Allen Wirfs-Brock" w:date="2012-06-11T09:21:00Z"/>
        </w:rPr>
      </w:pPr>
      <w:ins w:id="26375" w:author="Rev 8 Allen Wirfs-Brock" w:date="2012-06-11T09:22:00Z">
        <w:r>
          <w:rPr>
            <w:rFonts w:ascii="Courier New" w:hAnsi="Courier New"/>
            <w:b/>
            <w:i w:val="0"/>
          </w:rPr>
          <w:t xml:space="preserve">yield </w:t>
        </w:r>
      </w:ins>
      <w:ins w:id="26376" w:author="Rev 8 Allen Wirfs-Brock" w:date="2012-06-11T09:26:00Z">
        <w:r w:rsidR="00482029">
          <w:t>YieldDelegator</w:t>
        </w:r>
      </w:ins>
      <w:ins w:id="26377" w:author="Rev 8 Allen Wirfs-Brock" w:date="2012-06-11T09:28:00Z">
        <w:r w:rsidR="00482029" w:rsidRPr="00E77497">
          <w:rPr>
            <w:rFonts w:ascii="Arial" w:hAnsi="Arial" w:cs="Arial"/>
            <w:i w:val="0"/>
            <w:vertAlign w:val="subscript"/>
          </w:rPr>
          <w:t>opt</w:t>
        </w:r>
      </w:ins>
      <w:ins w:id="26378" w:author="Rev 8 Allen Wirfs-Brock" w:date="2012-06-11T09:22:00Z">
        <w:r w:rsidRPr="00E77497">
          <w:t xml:space="preserve"> </w:t>
        </w:r>
      </w:ins>
      <w:ins w:id="26379" w:author="Rev 10 Allen Wirfs-Brock" w:date="2012-09-26T18:21:00Z">
        <w:r w:rsidR="00597D7A">
          <w:rPr>
            <w:i w:val="0"/>
          </w:rPr>
          <w:t xml:space="preserve"> </w:t>
        </w:r>
        <w:commentRangeStart w:id="26380"/>
        <w:r w:rsidR="00597D7A" w:rsidRPr="00E77497">
          <w:rPr>
            <w:rFonts w:ascii="Arial" w:hAnsi="Arial" w:cs="Arial"/>
            <w:i w:val="0"/>
            <w:sz w:val="16"/>
          </w:rPr>
          <w:t>[</w:t>
        </w:r>
        <w:r w:rsidR="00597D7A">
          <w:rPr>
            <w:rFonts w:ascii="Arial" w:hAnsi="Arial" w:cs="Arial"/>
            <w:i w:val="0"/>
            <w:sz w:val="16"/>
          </w:rPr>
          <w:t>Lexical goal</w:t>
        </w:r>
        <w:r w:rsidR="00597D7A" w:rsidRPr="00E77497">
          <w:rPr>
            <w:rFonts w:ascii="Arial" w:hAnsi="Arial" w:cs="Arial"/>
            <w:i w:val="0"/>
            <w:sz w:val="16"/>
          </w:rPr>
          <w:t xml:space="preserve"> </w:t>
        </w:r>
        <w:r w:rsidR="00597D7A">
          <w:rPr>
            <w:sz w:val="16"/>
          </w:rPr>
          <w:t>InputElementRegExp</w:t>
        </w:r>
        <w:r w:rsidR="00597D7A" w:rsidRPr="00E77497">
          <w:rPr>
            <w:rFonts w:ascii="Arial" w:hAnsi="Arial" w:cs="Arial"/>
            <w:i w:val="0"/>
            <w:sz w:val="16"/>
          </w:rPr>
          <w:t>]</w:t>
        </w:r>
        <w:r w:rsidR="00597D7A">
          <w:rPr>
            <w:rFonts w:ascii="Arial" w:hAnsi="Arial" w:cs="Arial"/>
            <w:i w:val="0"/>
            <w:sz w:val="16"/>
          </w:rPr>
          <w:t xml:space="preserve"> </w:t>
        </w:r>
      </w:ins>
      <w:commentRangeEnd w:id="26380"/>
      <w:ins w:id="26381" w:author="Rev 10 Allen Wirfs-Brock" w:date="2012-09-26T18:23:00Z">
        <w:r w:rsidR="00597D7A">
          <w:rPr>
            <w:rStyle w:val="af3"/>
            <w:rFonts w:ascii="Arial" w:eastAsia="MS Mincho" w:hAnsi="Arial"/>
            <w:i w:val="0"/>
            <w:lang w:eastAsia="ja-JP"/>
          </w:rPr>
          <w:commentReference w:id="26380"/>
        </w:r>
      </w:ins>
      <w:ins w:id="26382" w:author="Rev 8 Allen Wirfs-Brock" w:date="2012-06-11T09:22:00Z">
        <w:r w:rsidRPr="00E77497">
          <w:t xml:space="preserve"> </w:t>
        </w:r>
      </w:ins>
      <w:ins w:id="26383" w:author="Rev 8 Allen Wirfs-Brock" w:date="2012-06-11T09:23:00Z">
        <w:r w:rsidR="00482029">
          <w:t>AssignmentExpression</w:t>
        </w:r>
      </w:ins>
      <w:ins w:id="26384" w:author="Rev 8 Allen Wirfs-Brock" w:date="2012-06-11T09:22:00Z">
        <w:r w:rsidRPr="00E77497">
          <w:t xml:space="preserve"> </w:t>
        </w:r>
      </w:ins>
    </w:p>
    <w:p w14:paraId="4790E34C" w14:textId="77777777" w:rsidR="00482029" w:rsidRPr="00E77497" w:rsidRDefault="00482029" w:rsidP="00482029">
      <w:pPr>
        <w:pStyle w:val="SyntaxRule"/>
        <w:rPr>
          <w:ins w:id="26385" w:author="Rev 8 Allen Wirfs-Brock" w:date="2012-06-11T09:28:00Z"/>
        </w:rPr>
      </w:pPr>
      <w:ins w:id="26386" w:author="Rev 8 Allen Wirfs-Brock" w:date="2012-06-11T09:28:00Z">
        <w:r>
          <w:t>YieldDelegator</w:t>
        </w:r>
        <w:r w:rsidRPr="00E77497">
          <w:t xml:space="preserve"> </w:t>
        </w:r>
        <w:r w:rsidRPr="00E77497">
          <w:rPr>
            <w:rFonts w:ascii="Arial" w:hAnsi="Arial"/>
            <w:b/>
            <w:i w:val="0"/>
          </w:rPr>
          <w:t>:</w:t>
        </w:r>
      </w:ins>
    </w:p>
    <w:p w14:paraId="1C6CAE4F" w14:textId="77777777" w:rsidR="00482029" w:rsidRDefault="00482029" w:rsidP="00482029">
      <w:pPr>
        <w:pStyle w:val="SyntaxDefinition"/>
        <w:rPr>
          <w:ins w:id="26387" w:author="Rev 8 Allen Wirfs-Brock" w:date="2012-06-11T09:28:00Z"/>
        </w:rPr>
      </w:pPr>
      <w:ins w:id="26388" w:author="Rev 8 Allen Wirfs-Brock" w:date="2012-06-11T09:29:00Z">
        <w:r>
          <w:rPr>
            <w:rFonts w:ascii="Courier New" w:hAnsi="Courier New"/>
            <w:b/>
            <w:i w:val="0"/>
          </w:rPr>
          <w:t>*</w:t>
        </w:r>
      </w:ins>
      <w:ins w:id="26389" w:author="Rev 8 Allen Wirfs-Brock" w:date="2012-06-11T09:28:00Z">
        <w:r>
          <w:rPr>
            <w:rFonts w:ascii="Courier New" w:hAnsi="Courier New"/>
            <w:b/>
            <w:i w:val="0"/>
          </w:rPr>
          <w:t xml:space="preserve"> </w:t>
        </w:r>
      </w:ins>
    </w:p>
    <w:p w14:paraId="1067BC0F" w14:textId="77777777" w:rsidR="00AA7F77" w:rsidRPr="00E77497" w:rsidRDefault="00AA7F77" w:rsidP="00AA7F77">
      <w:pPr>
        <w:pStyle w:val="40"/>
        <w:numPr>
          <w:ilvl w:val="0"/>
          <w:numId w:val="0"/>
        </w:numPr>
        <w:rPr>
          <w:ins w:id="26390" w:author="Rev 7 Allen Wirfs-Brock" w:date="2012-04-23T14:55:00Z"/>
        </w:rPr>
      </w:pPr>
      <w:ins w:id="26391" w:author="Rev 7 Allen Wirfs-Brock" w:date="2012-04-23T14:55:00Z">
        <w:r w:rsidRPr="00E77497">
          <w:t>Static Semantics</w:t>
        </w:r>
      </w:ins>
    </w:p>
    <w:p w14:paraId="76A63721" w14:textId="77777777" w:rsidR="005B04CE" w:rsidRPr="00E77497" w:rsidRDefault="005B04CE" w:rsidP="005B04CE">
      <w:pPr>
        <w:rPr>
          <w:ins w:id="26392" w:author="Rev 7 Allen Wirfs-Brock" w:date="2012-04-23T14:56:00Z"/>
          <w:rFonts w:ascii="Helvetica" w:hAnsi="Helvetica"/>
          <w:b/>
        </w:rPr>
      </w:pPr>
      <w:ins w:id="26393" w:author="Rev 7 Allen Wirfs-Brock" w:date="2012-04-23T14:56:00Z">
        <w:r w:rsidRPr="00E77497">
          <w:rPr>
            <w:rFonts w:ascii="Helvetica" w:hAnsi="Helvetica"/>
            <w:b/>
          </w:rPr>
          <w:t>Static Semantics:  Early Errors</w:t>
        </w:r>
      </w:ins>
    </w:p>
    <w:p w14:paraId="619DE938" w14:textId="77777777" w:rsidR="005B04CE" w:rsidRPr="00E77497" w:rsidRDefault="005B04CE" w:rsidP="005B04CE">
      <w:pPr>
        <w:jc w:val="left"/>
        <w:rPr>
          <w:ins w:id="26394" w:author="Rev 7 Allen Wirfs-Brock" w:date="2012-04-23T14:56:00Z"/>
        </w:rPr>
      </w:pPr>
      <w:ins w:id="26395" w:author="Rev 7 Allen Wirfs-Brock" w:date="2012-04-23T14:56:00Z">
        <w:del w:id="26396" w:author="Rev 10 Allen Wirfs-Brock" w:date="2012-09-04T10:06:00Z">
          <w:r w:rsidRPr="00E77497" w:rsidDel="00E624F8">
            <w:rPr>
              <w:rFonts w:ascii="Times New Roman" w:hAnsi="Times New Roman"/>
              <w:i/>
            </w:rPr>
            <w:delText>Function</w:delText>
          </w:r>
        </w:del>
      </w:ins>
      <w:ins w:id="26397" w:author="Rev 10 Allen Wirfs-Brock" w:date="2012-09-04T10:06:00Z">
        <w:r w:rsidR="00E624F8">
          <w:rPr>
            <w:rFonts w:ascii="Times New Roman" w:hAnsi="Times New Roman"/>
            <w:i/>
          </w:rPr>
          <w:t>Generator</w:t>
        </w:r>
      </w:ins>
      <w:ins w:id="26398" w:author="Rev 7 Allen Wirfs-Brock" w:date="2012-04-23T14:56:00Z">
        <w:r w:rsidRPr="00E77497">
          <w:rPr>
            <w:rFonts w:ascii="Times New Roman" w:hAnsi="Times New Roman"/>
            <w:i/>
          </w:rPr>
          <w:t xml:space="preserve">Declaration </w:t>
        </w:r>
        <w:r w:rsidRPr="00E77497">
          <w:rPr>
            <w:b/>
          </w:rPr>
          <w:t>:</w:t>
        </w:r>
        <w:r w:rsidRPr="00E77497">
          <w:rPr>
            <w:rFonts w:ascii="Times New Roman" w:hAnsi="Times New Roman"/>
            <w:i/>
          </w:rPr>
          <w:t xml:space="preserve"> </w:t>
        </w:r>
        <w:r w:rsidRPr="00E77497">
          <w:rPr>
            <w:rFonts w:ascii="Courier New" w:hAnsi="Courier New"/>
            <w:b/>
          </w:rPr>
          <w:t>function</w:t>
        </w:r>
      </w:ins>
      <w:ins w:id="26399" w:author="Rev 7 Allen Wirfs-Brock" w:date="2012-04-23T14:57:00Z">
        <w:r>
          <w:t xml:space="preserve"> </w:t>
        </w:r>
        <w:r w:rsidRPr="00FE5F37">
          <w:rPr>
            <w:rFonts w:ascii="Courier New" w:hAnsi="Courier New"/>
            <w:b/>
          </w:rPr>
          <w:t>*</w:t>
        </w:r>
        <w:r>
          <w:rPr>
            <w:rFonts w:ascii="Courier New" w:hAnsi="Courier New"/>
            <w:b/>
            <w:i/>
          </w:rPr>
          <w:t xml:space="preserve"> </w:t>
        </w:r>
      </w:ins>
      <w:ins w:id="26400" w:author="Rev 7 Allen Wirfs-Brock" w:date="2012-04-23T14:56:00Z">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FormalParameterList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br/>
          <w:t>and</w:t>
        </w:r>
        <w:r w:rsidRPr="00E77497">
          <w:br/>
        </w:r>
        <w:del w:id="26401" w:author="Rev 10 Allen Wirfs-Brock" w:date="2012-09-04T10:06:00Z">
          <w:r w:rsidRPr="00E77497" w:rsidDel="00E624F8">
            <w:rPr>
              <w:rFonts w:ascii="Times New Roman" w:hAnsi="Times New Roman"/>
              <w:i/>
            </w:rPr>
            <w:delText>Function</w:delText>
          </w:r>
        </w:del>
      </w:ins>
      <w:ins w:id="26402" w:author="Rev 10 Allen Wirfs-Brock" w:date="2012-09-04T10:06:00Z">
        <w:r w:rsidR="00E624F8">
          <w:rPr>
            <w:rFonts w:ascii="Times New Roman" w:hAnsi="Times New Roman"/>
            <w:i/>
          </w:rPr>
          <w:t>Generator</w:t>
        </w:r>
      </w:ins>
      <w:ins w:id="26403" w:author="Rev 7 Allen Wirfs-Brock" w:date="2012-04-23T14:56:00Z">
        <w:r w:rsidRPr="00E77497">
          <w:rPr>
            <w:rFonts w:ascii="Times New Roman" w:hAnsi="Times New Roman"/>
            <w:i/>
          </w:rPr>
          <w:t>Expression</w:t>
        </w:r>
        <w:r w:rsidRPr="00E77497">
          <w:t xml:space="preserve"> </w:t>
        </w:r>
        <w:r w:rsidRPr="00E77497">
          <w:rPr>
            <w:b/>
          </w:rPr>
          <w:t xml:space="preserve">: </w:t>
        </w:r>
        <w:r w:rsidRPr="00E77497">
          <w:rPr>
            <w:rFonts w:ascii="Courier New" w:hAnsi="Courier New"/>
            <w:b/>
          </w:rPr>
          <w:t>function</w:t>
        </w:r>
      </w:ins>
      <w:ins w:id="26404" w:author="Rev 7 Allen Wirfs-Brock" w:date="2012-04-23T14:57:00Z">
        <w:r>
          <w:rPr>
            <w:rFonts w:ascii="Courier New" w:hAnsi="Courier New"/>
            <w:b/>
          </w:rPr>
          <w:t xml:space="preserve"> </w:t>
        </w:r>
        <w:r w:rsidRPr="00FE5F37">
          <w:rPr>
            <w:rFonts w:ascii="Courier New" w:hAnsi="Courier New"/>
            <w:b/>
          </w:rPr>
          <w:t>*</w:t>
        </w:r>
        <w:r>
          <w:rPr>
            <w:rFonts w:ascii="Courier New" w:hAnsi="Courier New"/>
            <w:b/>
            <w:i/>
          </w:rPr>
          <w:t xml:space="preserve"> </w:t>
        </w:r>
      </w:ins>
      <w:ins w:id="26405" w:author="Rev 7 Allen Wirfs-Brock" w:date="2012-04-23T14:56:00Z">
        <w:r w:rsidRPr="00E77497">
          <w:t xml:space="preserve"> </w:t>
        </w:r>
        <w:r w:rsidRPr="00E77497">
          <w:rPr>
            <w:rFonts w:ascii="Times New Roman" w:hAnsi="Times New Roman"/>
            <w:i/>
          </w:rPr>
          <w:t>BindingIdentifier</w:t>
        </w:r>
        <w:r w:rsidRPr="00E77497">
          <w:rPr>
            <w:rFonts w:cs="Arial"/>
            <w:vertAlign w:val="subscript"/>
          </w:rPr>
          <w:t>opt</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FormalParameterList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0208E97B" w14:textId="77777777" w:rsidR="005B04CE" w:rsidRDefault="005B04CE" w:rsidP="00C459A3">
      <w:pPr>
        <w:numPr>
          <w:ilvl w:val="0"/>
          <w:numId w:val="737"/>
        </w:numPr>
        <w:spacing w:after="220"/>
        <w:contextualSpacing/>
        <w:rPr>
          <w:ins w:id="26406" w:author="Rev 8 Allen Wirfs-Brock" w:date="2012-06-11T09:34:00Z"/>
        </w:rPr>
      </w:pPr>
      <w:commentRangeStart w:id="26407"/>
      <w:ins w:id="26408" w:author="Rev 7 Allen Wirfs-Brock" w:date="2012-04-23T14:56:00Z">
        <w:r w:rsidRPr="00E77497">
          <w:t xml:space="preserve">It is a Syntax Error if any element of the </w:t>
        </w:r>
        <w:r w:rsidRPr="00184B2F">
          <w:rPr>
            <w:rFonts w:ascii="Times New Roman" w:hAnsi="Times New Roman"/>
          </w:rPr>
          <w:t>BoundNames</w:t>
        </w:r>
        <w:r w:rsidRPr="00E77497">
          <w:t xml:space="preserve"> of </w:t>
        </w:r>
        <w:r w:rsidRPr="00E77497">
          <w:rPr>
            <w:rFonts w:ascii="Times New Roman" w:hAnsi="Times New Roman"/>
            <w:i/>
          </w:rPr>
          <w:t>FormalParameterList</w:t>
        </w:r>
        <w:r w:rsidRPr="00E77497">
          <w:t xml:space="preserve"> also occurs in the </w:t>
        </w:r>
        <w:r w:rsidRPr="00184B2F">
          <w:rPr>
            <w:rFonts w:ascii="Times New Roman" w:hAnsi="Times New Roman"/>
          </w:rPr>
          <w:t>LexicallyDeclaredNames</w:t>
        </w:r>
        <w:r w:rsidRPr="00E77497">
          <w:t xml:space="preserve"> of </w:t>
        </w:r>
        <w:r w:rsidRPr="00E77497">
          <w:rPr>
            <w:rFonts w:ascii="Times New Roman" w:hAnsi="Times New Roman"/>
            <w:i/>
          </w:rPr>
          <w:t>FunctionBody</w:t>
        </w:r>
        <w:r w:rsidRPr="00E77497">
          <w:t>.</w:t>
        </w:r>
        <w:commentRangeEnd w:id="26407"/>
        <w:r>
          <w:rPr>
            <w:rStyle w:val="af3"/>
          </w:rPr>
          <w:commentReference w:id="26407"/>
        </w:r>
      </w:ins>
    </w:p>
    <w:p w14:paraId="2AF1C8E2" w14:textId="77777777" w:rsidR="00DA4840" w:rsidRPr="00E77497" w:rsidRDefault="00DA4840" w:rsidP="00482029">
      <w:pPr>
        <w:numPr>
          <w:ilvl w:val="0"/>
          <w:numId w:val="737"/>
        </w:numPr>
        <w:spacing w:after="220"/>
        <w:rPr>
          <w:ins w:id="26409" w:author="Rev 7 Allen Wirfs-Brock" w:date="2012-04-23T14:56:00Z"/>
        </w:rPr>
      </w:pPr>
      <w:ins w:id="26410" w:author="Rev 8 Allen Wirfs-Brock" w:date="2012-06-11T09:34:00Z">
        <w:r>
          <w:t xml:space="preserve">It is a Syntax Error if </w:t>
        </w:r>
      </w:ins>
      <w:ins w:id="26411" w:author="Rev 8 Allen Wirfs-Brock" w:date="2012-06-11T09:35:00Z">
        <w:r>
          <w:rPr>
            <w:rFonts w:ascii="Times New Roman" w:hAnsi="Times New Roman"/>
            <w:i/>
          </w:rPr>
          <w:t>FunctionBody</w:t>
        </w:r>
      </w:ins>
      <w:ins w:id="26412" w:author="Rev 8 Allen Wirfs-Brock" w:date="2012-06-11T09:34:00Z">
        <w:r w:rsidRPr="00E77497">
          <w:t xml:space="preserve"> </w:t>
        </w:r>
        <w:r>
          <w:rPr>
            <w:rFonts w:ascii="Times New Roman" w:hAnsi="Times New Roman"/>
          </w:rPr>
          <w:t>Contains</w:t>
        </w:r>
        <w:r w:rsidRPr="00E77497">
          <w:t xml:space="preserve"> </w:t>
        </w:r>
        <w:r>
          <w:rPr>
            <w:rFonts w:ascii="Times New Roman" w:hAnsi="Times New Roman"/>
            <w:i/>
          </w:rPr>
          <w:t>YieldExpression</w:t>
        </w:r>
      </w:ins>
      <w:ins w:id="26413" w:author="Rev 8 Allen Wirfs-Brock" w:date="2012-06-11T09:35:00Z">
        <w:r w:rsidRPr="00C459A3">
          <w:t xml:space="preserve"> is</w:t>
        </w:r>
        <w:r>
          <w:t xml:space="preserve"> </w:t>
        </w:r>
        <w:r w:rsidRPr="00C459A3">
          <w:rPr>
            <w:rFonts w:ascii="Times New Roman" w:hAnsi="Times New Roman"/>
            <w:b/>
          </w:rPr>
          <w:t>false</w:t>
        </w:r>
        <w:r>
          <w:rPr>
            <w:rFonts w:ascii="Times New Roman" w:hAnsi="Times New Roman"/>
            <w:i/>
          </w:rPr>
          <w:t>.</w:t>
        </w:r>
      </w:ins>
    </w:p>
    <w:p w14:paraId="18B45E99" w14:textId="77777777" w:rsidR="00482029" w:rsidRPr="00E77497" w:rsidRDefault="00482029" w:rsidP="00482029">
      <w:pPr>
        <w:jc w:val="left"/>
        <w:rPr>
          <w:ins w:id="26414" w:author="Rev 8 Allen Wirfs-Brock" w:date="2012-06-11T09:30:00Z"/>
        </w:rPr>
      </w:pPr>
      <w:ins w:id="26415" w:author="Rev 8 Allen Wirfs-Brock" w:date="2012-06-11T09:30:00Z">
        <w:r>
          <w:rPr>
            <w:rFonts w:ascii="Times New Roman" w:hAnsi="Times New Roman"/>
            <w:i/>
          </w:rPr>
          <w:t>Yield</w:t>
        </w:r>
        <w:r w:rsidRPr="00E77497">
          <w:rPr>
            <w:rFonts w:ascii="Times New Roman" w:hAnsi="Times New Roman"/>
            <w:i/>
          </w:rPr>
          <w:t>Expression</w:t>
        </w:r>
        <w:r w:rsidRPr="00E77497">
          <w:t xml:space="preserve"> </w:t>
        </w:r>
        <w:r w:rsidRPr="00E77497">
          <w:rPr>
            <w:b/>
          </w:rPr>
          <w:t xml:space="preserve">: </w:t>
        </w:r>
        <w:r>
          <w:rPr>
            <w:rFonts w:ascii="Courier New" w:hAnsi="Courier New"/>
            <w:b/>
          </w:rPr>
          <w:t>yield</w:t>
        </w:r>
        <w:r>
          <w:rPr>
            <w:rFonts w:ascii="Courier New" w:hAnsi="Courier New"/>
            <w:b/>
            <w:i/>
          </w:rPr>
          <w:t xml:space="preserve"> </w:t>
        </w:r>
        <w:r w:rsidRPr="00E77497">
          <w:t xml:space="preserve"> </w:t>
        </w:r>
      </w:ins>
      <w:ins w:id="26416" w:author="Rev 8 Allen Wirfs-Brock" w:date="2012-06-11T09:31:00Z">
        <w:r>
          <w:rPr>
            <w:rFonts w:ascii="Times New Roman" w:hAnsi="Times New Roman"/>
            <w:i/>
          </w:rPr>
          <w:t>YieldDelegator</w:t>
        </w:r>
      </w:ins>
      <w:ins w:id="26417" w:author="Rev 8 Allen Wirfs-Brock" w:date="2012-06-11T09:30:00Z">
        <w:r w:rsidRPr="00E77497">
          <w:rPr>
            <w:rFonts w:cs="Arial"/>
            <w:vertAlign w:val="subscript"/>
          </w:rPr>
          <w:t>opt</w:t>
        </w:r>
        <w:r w:rsidRPr="00E77497">
          <w:rPr>
            <w:rFonts w:ascii="Times New Roman" w:hAnsi="Times New Roman"/>
            <w:i/>
          </w:rPr>
          <w:t xml:space="preserve">  </w:t>
        </w:r>
      </w:ins>
      <w:ins w:id="26418" w:author="Rev 8 Allen Wirfs-Brock" w:date="2012-06-11T09:31:00Z">
        <w:r>
          <w:rPr>
            <w:rFonts w:ascii="Times New Roman" w:hAnsi="Times New Roman"/>
            <w:i/>
          </w:rPr>
          <w:t>AssignmentExpression</w:t>
        </w:r>
      </w:ins>
      <w:ins w:id="26419" w:author="Rev 8 Allen Wirfs-Brock" w:date="2012-06-11T09:30:00Z">
        <w:r w:rsidRPr="00E77497">
          <w:rPr>
            <w:rFonts w:ascii="Times New Roman" w:hAnsi="Times New Roman"/>
            <w:i/>
          </w:rPr>
          <w:t xml:space="preserve"> </w:t>
        </w:r>
        <w:del w:id="26420" w:author="Rev 10 Allen Wirfs-Brock" w:date="2012-09-04T10:05:00Z">
          <w:r w:rsidRPr="00E77497" w:rsidDel="00E624F8">
            <w:rPr>
              <w:rFonts w:ascii="Courier New" w:hAnsi="Courier New"/>
              <w:b/>
            </w:rPr>
            <w:delText>)</w:delText>
          </w:r>
          <w:r w:rsidRPr="00E77497" w:rsidDel="00E624F8">
            <w:delText xml:space="preserve"> </w:delText>
          </w:r>
        </w:del>
      </w:ins>
    </w:p>
    <w:p w14:paraId="5A9DCB8D" w14:textId="77777777" w:rsidR="00482029" w:rsidRPr="00E77497" w:rsidRDefault="00482029" w:rsidP="00482029">
      <w:pPr>
        <w:numPr>
          <w:ilvl w:val="0"/>
          <w:numId w:val="737"/>
        </w:numPr>
        <w:spacing w:after="220"/>
        <w:rPr>
          <w:ins w:id="26421" w:author="Rev 8 Allen Wirfs-Brock" w:date="2012-06-11T09:30:00Z"/>
        </w:rPr>
      </w:pPr>
      <w:ins w:id="26422" w:author="Rev 8 Allen Wirfs-Brock" w:date="2012-06-11T09:30:00Z">
        <w:r w:rsidRPr="00E77497">
          <w:t xml:space="preserve">It is a Syntax Error if any </w:t>
        </w:r>
      </w:ins>
      <w:ins w:id="26423" w:author="Rev 8 Allen Wirfs-Brock" w:date="2012-06-11T09:31:00Z">
        <w:r>
          <w:rPr>
            <w:rFonts w:ascii="Times New Roman" w:hAnsi="Times New Roman"/>
            <w:i/>
          </w:rPr>
          <w:t>AssignmentExpression</w:t>
        </w:r>
      </w:ins>
      <w:ins w:id="26424" w:author="Rev 8 Allen Wirfs-Brock" w:date="2012-06-11T09:30:00Z">
        <w:r w:rsidRPr="00E77497">
          <w:t xml:space="preserve"> </w:t>
        </w:r>
      </w:ins>
      <w:ins w:id="26425" w:author="Rev 8 Allen Wirfs-Brock" w:date="2012-06-11T09:31:00Z">
        <w:r>
          <w:rPr>
            <w:rFonts w:ascii="Times New Roman" w:hAnsi="Times New Roman"/>
          </w:rPr>
          <w:t>Contains</w:t>
        </w:r>
      </w:ins>
      <w:ins w:id="26426" w:author="Rev 8 Allen Wirfs-Brock" w:date="2012-06-11T09:30:00Z">
        <w:r w:rsidRPr="00E77497">
          <w:t xml:space="preserve"> </w:t>
        </w:r>
      </w:ins>
      <w:ins w:id="26427" w:author="Rev 8 Allen Wirfs-Brock" w:date="2012-06-11T09:32:00Z">
        <w:r>
          <w:rPr>
            <w:rFonts w:ascii="Times New Roman" w:hAnsi="Times New Roman"/>
            <w:i/>
          </w:rPr>
          <w:t>YieldExpression</w:t>
        </w:r>
      </w:ins>
      <w:ins w:id="26428" w:author="Rev 8 Allen Wirfs-Brock" w:date="2012-06-11T09:30:00Z">
        <w:r w:rsidRPr="00E77497">
          <w:t>.</w:t>
        </w:r>
      </w:ins>
    </w:p>
    <w:p w14:paraId="7296D45C" w14:textId="77777777" w:rsidR="00636E38" w:rsidRPr="00E77497" w:rsidRDefault="00636E38" w:rsidP="00636E38">
      <w:pPr>
        <w:rPr>
          <w:ins w:id="26429" w:author="Rev 8 Allen Wirfs-Brock" w:date="2012-06-01T11:30:00Z"/>
          <w:rFonts w:ascii="Helvetica" w:hAnsi="Helvetica"/>
          <w:b/>
        </w:rPr>
      </w:pPr>
      <w:ins w:id="26430" w:author="Rev 8 Allen Wirfs-Brock" w:date="2012-06-01T11:30:00Z">
        <w:r w:rsidRPr="00E77497">
          <w:rPr>
            <w:rFonts w:ascii="Helvetica" w:hAnsi="Helvetica"/>
            <w:b/>
          </w:rPr>
          <w:t xml:space="preserve">Static Semantics:  </w:t>
        </w:r>
        <w:r w:rsidRPr="00E77497">
          <w:rPr>
            <w:rFonts w:ascii="Helvetica" w:hAnsi="Helvetica"/>
            <w:b/>
            <w:lang w:eastAsia="en-US"/>
          </w:rPr>
          <w:t>BoundNames</w:t>
        </w:r>
      </w:ins>
    </w:p>
    <w:p w14:paraId="1F5DBC18" w14:textId="77777777" w:rsidR="00636E38" w:rsidRPr="00E77497" w:rsidRDefault="00636E38" w:rsidP="00636E38">
      <w:pPr>
        <w:jc w:val="left"/>
        <w:rPr>
          <w:ins w:id="26431" w:author="Rev 8 Allen Wirfs-Brock" w:date="2012-06-01T11:30:00Z"/>
        </w:rPr>
      </w:pPr>
      <w:ins w:id="26432" w:author="Rev 8 Allen Wirfs-Brock" w:date="2012-06-01T11:33:00Z">
        <w:r>
          <w:rPr>
            <w:rFonts w:ascii="Times New Roman" w:hAnsi="Times New Roman"/>
            <w:i/>
          </w:rPr>
          <w:t>Generator</w:t>
        </w:r>
      </w:ins>
      <w:ins w:id="26433" w:author="Rev 8 Allen Wirfs-Brock" w:date="2012-06-01T11:30:00Z">
        <w:r w:rsidRPr="00E77497">
          <w:rPr>
            <w:rFonts w:ascii="Times New Roman" w:hAnsi="Times New Roman"/>
            <w:i/>
          </w:rPr>
          <w:t>Declaration</w:t>
        </w:r>
        <w:r w:rsidRPr="00E77497">
          <w:t xml:space="preserve"> </w:t>
        </w:r>
        <w:r w:rsidRPr="00E77497">
          <w:rPr>
            <w:b/>
          </w:rPr>
          <w:t>:</w:t>
        </w:r>
        <w:r w:rsidRPr="00E77497">
          <w:t xml:space="preserve"> </w:t>
        </w:r>
        <w:r w:rsidRPr="00E77497">
          <w:rPr>
            <w:rFonts w:ascii="Courier New" w:hAnsi="Courier New"/>
            <w:b/>
          </w:rPr>
          <w:t>function</w:t>
        </w:r>
      </w:ins>
      <w:ins w:id="26434" w:author="Rev 8 Allen Wirfs-Brock" w:date="2012-06-01T11:31:00Z">
        <w:r>
          <w:rPr>
            <w:rFonts w:ascii="Courier New" w:hAnsi="Courier New"/>
            <w:b/>
          </w:rPr>
          <w:t xml:space="preserve"> *</w:t>
        </w:r>
      </w:ins>
      <w:ins w:id="26435" w:author="Rev 8 Allen Wirfs-Brock" w:date="2012-06-01T11:30:00Z">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6A05A322" w14:textId="77777777" w:rsidR="00636E38" w:rsidRPr="00E77497" w:rsidRDefault="00636E38" w:rsidP="00636E38">
      <w:pPr>
        <w:pStyle w:val="Alg4"/>
        <w:numPr>
          <w:ilvl w:val="0"/>
          <w:numId w:val="851"/>
        </w:numPr>
        <w:spacing w:after="220"/>
        <w:contextualSpacing/>
        <w:rPr>
          <w:ins w:id="26436" w:author="Rev 8 Allen Wirfs-Brock" w:date="2012-06-01T11:30:00Z"/>
        </w:rPr>
      </w:pPr>
      <w:ins w:id="26437" w:author="Rev 8 Allen Wirfs-Brock" w:date="2012-06-01T11:30:00Z">
        <w:r w:rsidRPr="00E77497">
          <w:t xml:space="preserve">Return the BoundNames of </w:t>
        </w:r>
        <w:r w:rsidRPr="00E77497">
          <w:rPr>
            <w:i/>
          </w:rPr>
          <w:t>BindingIdentifier</w:t>
        </w:r>
        <w:r w:rsidRPr="00E77497">
          <w:t>.</w:t>
        </w:r>
      </w:ins>
    </w:p>
    <w:p w14:paraId="755034F4" w14:textId="77777777" w:rsidR="005B04CE" w:rsidRPr="00E77497" w:rsidRDefault="005B04CE" w:rsidP="005B04CE">
      <w:pPr>
        <w:rPr>
          <w:ins w:id="26438" w:author="Rev 7 Allen Wirfs-Brock" w:date="2012-04-23T14:59:00Z"/>
          <w:rFonts w:ascii="Helvetica" w:hAnsi="Helvetica"/>
          <w:b/>
        </w:rPr>
      </w:pPr>
      <w:ins w:id="26439" w:author="Rev 7 Allen Wirfs-Brock" w:date="2012-04-23T14:59:00Z">
        <w:r w:rsidRPr="00E77497">
          <w:rPr>
            <w:rFonts w:ascii="Helvetica" w:hAnsi="Helvetica"/>
            <w:b/>
          </w:rPr>
          <w:t xml:space="preserve">Static Semantics:  </w:t>
        </w:r>
        <w:r>
          <w:rPr>
            <w:rFonts w:ascii="Helvetica" w:hAnsi="Helvetica"/>
            <w:b/>
            <w:lang w:eastAsia="en-US"/>
          </w:rPr>
          <w:t>Contains</w:t>
        </w:r>
      </w:ins>
    </w:p>
    <w:p w14:paraId="210C5A2C" w14:textId="77777777" w:rsidR="005B04CE" w:rsidRPr="004418C4" w:rsidRDefault="005B04CE" w:rsidP="005B04CE">
      <w:pPr>
        <w:ind w:left="360"/>
        <w:rPr>
          <w:ins w:id="26440" w:author="Rev 7 Allen Wirfs-Brock" w:date="2012-04-23T14:59:00Z"/>
        </w:rPr>
      </w:pPr>
      <w:ins w:id="26441" w:author="Rev 7 Allen Wirfs-Brock" w:date="2012-04-23T14:59:00Z">
        <w:r>
          <w:t>W</w:t>
        </w:r>
        <w:r w:rsidRPr="004418C4">
          <w:t xml:space="preserve">ith </w:t>
        </w:r>
        <w:r>
          <w:t>parameter</w:t>
        </w:r>
        <w:r w:rsidRPr="004418C4">
          <w:t xml:space="preserve"> </w:t>
        </w:r>
        <w:r>
          <w:rPr>
            <w:rFonts w:ascii="Times New Roman" w:hAnsi="Times New Roman"/>
            <w:i/>
          </w:rPr>
          <w:t>symbol</w:t>
        </w:r>
        <w:r>
          <w:t>.</w:t>
        </w:r>
      </w:ins>
    </w:p>
    <w:p w14:paraId="71EC0241" w14:textId="77777777" w:rsidR="005B04CE" w:rsidRPr="00E77497" w:rsidRDefault="00636E38" w:rsidP="005B04CE">
      <w:pPr>
        <w:jc w:val="left"/>
        <w:rPr>
          <w:ins w:id="26442" w:author="Rev 7 Allen Wirfs-Brock" w:date="2012-04-23T14:59:00Z"/>
        </w:rPr>
      </w:pPr>
      <w:ins w:id="26443" w:author="Rev 8 Allen Wirfs-Brock" w:date="2012-06-01T11:33:00Z">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ins>
      <w:ins w:id="26444" w:author="Rev 7 Allen Wirfs-Brock" w:date="2012-04-23T14:59:00Z">
        <w:del w:id="26445" w:author="Rev 8 Allen Wirfs-Brock" w:date="2012-06-01T11:33:00Z">
          <w:r w:rsidR="005B04CE" w:rsidRPr="00E77497" w:rsidDel="00636E38">
            <w:rPr>
              <w:rFonts w:ascii="Times New Roman" w:hAnsi="Times New Roman"/>
              <w:i/>
            </w:rPr>
            <w:delText>FunctionDeclaration</w:delText>
          </w:r>
          <w:r w:rsidR="005B04CE" w:rsidRPr="00E77497" w:rsidDel="00636E38">
            <w:delText xml:space="preserve"> </w:delText>
          </w:r>
        </w:del>
        <w:r w:rsidR="005B04CE" w:rsidRPr="00E77497">
          <w:rPr>
            <w:b/>
          </w:rPr>
          <w:t>:</w:t>
        </w:r>
        <w:r w:rsidR="005B04CE" w:rsidRPr="00E77497">
          <w:t xml:space="preserve"> </w:t>
        </w:r>
        <w:r w:rsidR="005B04CE" w:rsidRPr="00E77497">
          <w:rPr>
            <w:rFonts w:ascii="Courier New" w:hAnsi="Courier New"/>
            <w:b/>
          </w:rPr>
          <w:t>function</w:t>
        </w:r>
        <w:r w:rsidR="005B04CE" w:rsidRPr="00E77497">
          <w:t xml:space="preserve"> </w:t>
        </w:r>
      </w:ins>
      <w:ins w:id="26446" w:author="Rev 7 Allen Wirfs-Brock" w:date="2012-04-23T15:00:00Z">
        <w:r w:rsidR="005B04CE" w:rsidRPr="00046F7A">
          <w:rPr>
            <w:rFonts w:ascii="Courier New" w:hAnsi="Courier New"/>
            <w:b/>
          </w:rPr>
          <w:t>*</w:t>
        </w:r>
        <w:r w:rsidR="005B04CE">
          <w:rPr>
            <w:rFonts w:ascii="Courier New" w:hAnsi="Courier New"/>
            <w:b/>
            <w:i/>
          </w:rPr>
          <w:t xml:space="preserve"> </w:t>
        </w:r>
      </w:ins>
      <w:ins w:id="26447" w:author="Rev 7 Allen Wirfs-Brock" w:date="2012-04-23T14:59:00Z">
        <w:r w:rsidR="005B04CE" w:rsidRPr="00E77497">
          <w:rPr>
            <w:rFonts w:ascii="Times New Roman" w:hAnsi="Times New Roman"/>
            <w:i/>
          </w:rPr>
          <w:t>BindingIdentifier</w:t>
        </w:r>
        <w:r w:rsidR="005B04CE" w:rsidRPr="00E77497">
          <w:t xml:space="preserve"> </w:t>
        </w:r>
        <w:r w:rsidR="005B04CE" w:rsidRPr="00E77497">
          <w:rPr>
            <w:rFonts w:ascii="Courier New" w:hAnsi="Courier New"/>
            <w:b/>
          </w:rPr>
          <w:t>(</w:t>
        </w:r>
        <w:r w:rsidR="005B04CE" w:rsidRPr="00E77497">
          <w:t xml:space="preserve"> </w:t>
        </w:r>
        <w:r w:rsidR="005B04CE" w:rsidRPr="00E77497">
          <w:rPr>
            <w:rFonts w:ascii="Times New Roman" w:hAnsi="Times New Roman"/>
            <w:i/>
          </w:rPr>
          <w:t>FormalParameterList</w:t>
        </w:r>
        <w:r w:rsidR="005B04CE" w:rsidRPr="00E77497">
          <w:t xml:space="preserve"> </w:t>
        </w:r>
        <w:r w:rsidR="005B04CE" w:rsidRPr="00E77497">
          <w:rPr>
            <w:rFonts w:ascii="Courier New" w:hAnsi="Courier New"/>
            <w:b/>
          </w:rPr>
          <w:t>)</w:t>
        </w:r>
        <w:r w:rsidR="005B04CE" w:rsidRPr="00E77497">
          <w:t xml:space="preserve"> </w:t>
        </w:r>
        <w:r w:rsidR="005B04CE" w:rsidRPr="00E77497">
          <w:rPr>
            <w:rFonts w:ascii="Courier New" w:hAnsi="Courier New"/>
            <w:b/>
          </w:rPr>
          <w:t>{</w:t>
        </w:r>
        <w:r w:rsidR="005B04CE" w:rsidRPr="00E77497">
          <w:t xml:space="preserve"> </w:t>
        </w:r>
        <w:r w:rsidR="005B04CE" w:rsidRPr="00E77497">
          <w:rPr>
            <w:rFonts w:ascii="Times New Roman" w:hAnsi="Times New Roman"/>
            <w:i/>
          </w:rPr>
          <w:t>FunctionBody</w:t>
        </w:r>
        <w:r w:rsidR="005B04CE" w:rsidRPr="00E77497">
          <w:t xml:space="preserve"> </w:t>
        </w:r>
        <w:r w:rsidR="005B04CE" w:rsidRPr="00E77497">
          <w:rPr>
            <w:rFonts w:ascii="Courier New" w:hAnsi="Courier New"/>
            <w:b/>
          </w:rPr>
          <w:t>}</w:t>
        </w:r>
      </w:ins>
    </w:p>
    <w:p w14:paraId="061F6144" w14:textId="77777777" w:rsidR="005B04CE" w:rsidRPr="00E77497" w:rsidRDefault="005B04CE" w:rsidP="00FE5F37">
      <w:pPr>
        <w:pStyle w:val="Alg4"/>
        <w:numPr>
          <w:ilvl w:val="0"/>
          <w:numId w:val="728"/>
        </w:numPr>
        <w:spacing w:after="220"/>
        <w:contextualSpacing/>
        <w:rPr>
          <w:ins w:id="26448" w:author="Rev 7 Allen Wirfs-Brock" w:date="2012-04-23T14:59:00Z"/>
        </w:rPr>
      </w:pPr>
      <w:ins w:id="26449" w:author="Rev 7 Allen Wirfs-Brock" w:date="2012-04-23T14:59:00Z">
        <w:r w:rsidRPr="00E77497">
          <w:t xml:space="preserve">Return </w:t>
        </w:r>
        <w:r w:rsidRPr="00AA7F77">
          <w:rPr>
            <w:b/>
          </w:rPr>
          <w:t>false</w:t>
        </w:r>
        <w:r>
          <w:t>.</w:t>
        </w:r>
      </w:ins>
    </w:p>
    <w:p w14:paraId="7CE325AC" w14:textId="77777777" w:rsidR="005B04CE" w:rsidRPr="00E77497" w:rsidRDefault="005B04CE" w:rsidP="005B04CE">
      <w:pPr>
        <w:jc w:val="left"/>
        <w:rPr>
          <w:ins w:id="26450" w:author="Rev 7 Allen Wirfs-Brock" w:date="2012-04-23T14:59:00Z"/>
        </w:rPr>
      </w:pPr>
      <w:ins w:id="26451" w:author="Rev 7 Allen Wirfs-Brock" w:date="2012-04-23T14:59:00Z">
        <w:del w:id="26452" w:author="Rev 8 Allen Wirfs-Brock" w:date="2012-06-01T11:34:00Z">
          <w:r w:rsidRPr="00E77497" w:rsidDel="00636E38">
            <w:rPr>
              <w:rFonts w:ascii="Times New Roman" w:hAnsi="Times New Roman"/>
              <w:i/>
            </w:rPr>
            <w:delText>Function</w:delText>
          </w:r>
        </w:del>
      </w:ins>
      <w:ins w:id="26453" w:author="Rev 8 Allen Wirfs-Brock" w:date="2012-06-01T11:34:00Z">
        <w:r w:rsidR="00636E38">
          <w:rPr>
            <w:rFonts w:ascii="Times New Roman" w:hAnsi="Times New Roman"/>
            <w:i/>
          </w:rPr>
          <w:t>Generator</w:t>
        </w:r>
      </w:ins>
      <w:ins w:id="26454" w:author="Rev 7 Allen Wirfs-Brock" w:date="2012-04-23T14:59:00Z">
        <w:r>
          <w:rPr>
            <w:rFonts w:ascii="Times New Roman" w:hAnsi="Times New Roman"/>
            <w:i/>
          </w:rPr>
          <w:t>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ins>
      <w:ins w:id="26455" w:author="Rev 7 Allen Wirfs-Brock" w:date="2012-04-23T15:00:00Z">
        <w:r w:rsidRPr="00046F7A">
          <w:rPr>
            <w:rFonts w:ascii="Courier New" w:hAnsi="Courier New"/>
            <w:b/>
          </w:rPr>
          <w:t>*</w:t>
        </w:r>
        <w:r>
          <w:rPr>
            <w:rFonts w:ascii="Courier New" w:hAnsi="Courier New"/>
            <w:b/>
            <w:i/>
          </w:rPr>
          <w:t xml:space="preserve"> </w:t>
        </w:r>
      </w:ins>
      <w:ins w:id="26456" w:author="Rev 7 Allen Wirfs-Brock" w:date="2012-04-23T14:59:00Z">
        <w:r w:rsidRPr="00E77497">
          <w:rPr>
            <w:rFonts w:ascii="Times New Roman" w:hAnsi="Times New Roman"/>
            <w:i/>
          </w:rPr>
          <w:t>BindingIdentifier</w:t>
        </w:r>
        <w:r w:rsidRPr="00E77497">
          <w:rPr>
            <w:rFonts w:cs="Arial"/>
            <w:vertAlign w:val="subscript"/>
          </w:rPr>
          <w:t>opt</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31292BA0" w14:textId="77777777" w:rsidR="005B04CE" w:rsidRPr="00E77497" w:rsidRDefault="005B04CE" w:rsidP="00046F7A">
      <w:pPr>
        <w:pStyle w:val="Alg4"/>
        <w:numPr>
          <w:ilvl w:val="0"/>
          <w:numId w:val="726"/>
        </w:numPr>
        <w:spacing w:after="220"/>
        <w:contextualSpacing/>
        <w:rPr>
          <w:ins w:id="26457" w:author="Rev 7 Allen Wirfs-Brock" w:date="2012-04-23T14:59:00Z"/>
        </w:rPr>
      </w:pPr>
      <w:ins w:id="26458" w:author="Rev 7 Allen Wirfs-Brock" w:date="2012-04-23T14:59:00Z">
        <w:r w:rsidRPr="00E77497">
          <w:t xml:space="preserve">Return </w:t>
        </w:r>
        <w:r w:rsidRPr="00AA7F77">
          <w:rPr>
            <w:b/>
          </w:rPr>
          <w:t>false</w:t>
        </w:r>
        <w:r>
          <w:t>.</w:t>
        </w:r>
      </w:ins>
    </w:p>
    <w:p w14:paraId="137B6195" w14:textId="77777777" w:rsidR="005B04CE" w:rsidRDefault="005B04CE" w:rsidP="005B04CE">
      <w:pPr>
        <w:pStyle w:val="Note"/>
        <w:rPr>
          <w:ins w:id="26459" w:author="Rev 7 Allen Wirfs-Brock" w:date="2012-04-23T14:59:00Z"/>
        </w:rPr>
      </w:pPr>
      <w:ins w:id="26460" w:author="Rev 7 Allen Wirfs-Brock" w:date="2012-04-23T14:59:00Z">
        <w:r>
          <w:t>NOTE</w:t>
        </w:r>
        <w:r>
          <w:tab/>
          <w:t>Static semantic rules that depend upon substructure generally do not look into function definitions.</w:t>
        </w:r>
      </w:ins>
    </w:p>
    <w:p w14:paraId="7F5B5D67" w14:textId="77777777" w:rsidR="00636E38" w:rsidRPr="00E77497" w:rsidRDefault="00636E38" w:rsidP="00636E38">
      <w:pPr>
        <w:rPr>
          <w:ins w:id="26461" w:author="Rev 8 Allen Wirfs-Brock" w:date="2012-06-01T11:32:00Z"/>
          <w:rFonts w:ascii="Helvetica" w:hAnsi="Helvetica"/>
          <w:b/>
        </w:rPr>
      </w:pPr>
      <w:ins w:id="26462" w:author="Rev 8 Allen Wirfs-Brock" w:date="2012-06-01T11:32:00Z">
        <w:r w:rsidRPr="00E77497">
          <w:rPr>
            <w:rFonts w:ascii="Helvetica" w:hAnsi="Helvetica"/>
            <w:b/>
          </w:rPr>
          <w:t xml:space="preserve">Static Semantics:  </w:t>
        </w:r>
        <w:r>
          <w:rPr>
            <w:rFonts w:ascii="Helvetica" w:hAnsi="Helvetica"/>
            <w:b/>
            <w:lang w:eastAsia="en-US"/>
          </w:rPr>
          <w:t>IsConstantDeclaration</w:t>
        </w:r>
      </w:ins>
    </w:p>
    <w:p w14:paraId="6F1B352C" w14:textId="77777777" w:rsidR="00636E38" w:rsidRPr="006B3D6C" w:rsidRDefault="00636E38" w:rsidP="00636E38">
      <w:pPr>
        <w:rPr>
          <w:ins w:id="26463" w:author="Rev 8 Allen Wirfs-Brock" w:date="2012-06-01T11:32:00Z"/>
        </w:rPr>
      </w:pPr>
      <w:ins w:id="26464" w:author="Rev 8 Allen Wirfs-Brock" w:date="2012-06-01T11:34:00Z">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ins>
      <w:ins w:id="26465" w:author="Rev 8 Allen Wirfs-Brock" w:date="2012-06-01T11:32:00Z">
        <w:r w:rsidRPr="00E77497">
          <w:rPr>
            <w:b/>
          </w:rPr>
          <w:t>:</w:t>
        </w:r>
        <w:r w:rsidRPr="00E77497">
          <w:rPr>
            <w:rFonts w:ascii="Times New Roman" w:hAnsi="Times New Roman"/>
            <w:i/>
          </w:rPr>
          <w:t xml:space="preserve"> </w:t>
        </w:r>
        <w:r w:rsidRPr="00E77497">
          <w:rPr>
            <w:rFonts w:ascii="Courier New" w:hAnsi="Courier New"/>
            <w:b/>
          </w:rPr>
          <w:t>function</w:t>
        </w:r>
      </w:ins>
      <w:ins w:id="26466" w:author="Rev 8 Allen Wirfs-Brock" w:date="2012-06-01T11:33:00Z">
        <w:r>
          <w:rPr>
            <w:rFonts w:ascii="Courier New" w:hAnsi="Courier New"/>
            <w:b/>
          </w:rPr>
          <w:t xml:space="preserve"> *</w:t>
        </w:r>
      </w:ins>
      <w:ins w:id="26467" w:author="Rev 8 Allen Wirfs-Brock" w:date="2012-06-01T11:32:00Z">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FormalParameterList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t xml:space="preserve"> </w:t>
        </w:r>
      </w:ins>
    </w:p>
    <w:p w14:paraId="01D3C376" w14:textId="77777777" w:rsidR="00636E38" w:rsidRPr="00E77497" w:rsidRDefault="00636E38" w:rsidP="00636E38">
      <w:pPr>
        <w:pStyle w:val="Alg4"/>
        <w:numPr>
          <w:ilvl w:val="0"/>
          <w:numId w:val="852"/>
        </w:numPr>
        <w:spacing w:after="220"/>
        <w:contextualSpacing/>
        <w:rPr>
          <w:ins w:id="26468" w:author="Rev 8 Allen Wirfs-Brock" w:date="2012-06-01T11:32:00Z"/>
        </w:rPr>
      </w:pPr>
      <w:ins w:id="26469" w:author="Rev 8 Allen Wirfs-Brock" w:date="2012-06-01T11:32:00Z">
        <w:r>
          <w:t xml:space="preserve">Return </w:t>
        </w:r>
        <w:r>
          <w:rPr>
            <w:b/>
          </w:rPr>
          <w:t>false</w:t>
        </w:r>
        <w:r w:rsidRPr="00E77497">
          <w:t>.</w:t>
        </w:r>
      </w:ins>
    </w:p>
    <w:p w14:paraId="33FE3DB1" w14:textId="77777777" w:rsidR="00636E38" w:rsidRPr="00E77497" w:rsidRDefault="00636E38" w:rsidP="00636E38">
      <w:pPr>
        <w:rPr>
          <w:ins w:id="26470" w:author="Rev 8 Allen Wirfs-Brock" w:date="2012-06-01T11:32:00Z"/>
          <w:rFonts w:ascii="Helvetica" w:hAnsi="Helvetica"/>
          <w:b/>
        </w:rPr>
      </w:pPr>
      <w:ins w:id="26471" w:author="Rev 8 Allen Wirfs-Brock" w:date="2012-06-01T11:32:00Z">
        <w:r w:rsidRPr="00E77497">
          <w:rPr>
            <w:rFonts w:ascii="Helvetica" w:hAnsi="Helvetica"/>
            <w:b/>
          </w:rPr>
          <w:t xml:space="preserve">Static Semantics:  </w:t>
        </w:r>
        <w:r w:rsidRPr="00E77497">
          <w:rPr>
            <w:rFonts w:ascii="Helvetica" w:hAnsi="Helvetica"/>
            <w:b/>
            <w:lang w:eastAsia="en-US"/>
          </w:rPr>
          <w:t>LexicallyDeclaredNames</w:t>
        </w:r>
      </w:ins>
    </w:p>
    <w:p w14:paraId="3B916F25" w14:textId="77777777" w:rsidR="00636E38" w:rsidRPr="00E77497" w:rsidRDefault="00636E38" w:rsidP="00636E38">
      <w:pPr>
        <w:jc w:val="left"/>
        <w:rPr>
          <w:ins w:id="26472" w:author="Rev 8 Allen Wirfs-Brock" w:date="2012-06-01T11:32:00Z"/>
        </w:rPr>
      </w:pPr>
      <w:ins w:id="26473" w:author="Rev 8 Allen Wirfs-Brock" w:date="2012-06-01T11:34:00Z">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ins>
      <w:ins w:id="26474" w:author="Rev 8 Allen Wirfs-Brock" w:date="2012-06-01T11:32:00Z">
        <w:r w:rsidRPr="00E77497">
          <w:rPr>
            <w:b/>
          </w:rPr>
          <w:t>:</w:t>
        </w:r>
        <w:r w:rsidRPr="00E77497">
          <w:t xml:space="preserve"> </w:t>
        </w:r>
        <w:r w:rsidRPr="00E77497">
          <w:rPr>
            <w:rFonts w:ascii="Courier New" w:hAnsi="Courier New"/>
            <w:b/>
          </w:rPr>
          <w:t>function</w:t>
        </w:r>
      </w:ins>
      <w:ins w:id="26475" w:author="Rev 8 Allen Wirfs-Brock" w:date="2012-06-01T11:35:00Z">
        <w:r>
          <w:rPr>
            <w:rFonts w:ascii="Courier New" w:hAnsi="Courier New"/>
            <w:b/>
          </w:rPr>
          <w:t xml:space="preserve"> *</w:t>
        </w:r>
      </w:ins>
      <w:ins w:id="26476" w:author="Rev 8 Allen Wirfs-Brock" w:date="2012-06-01T11:32:00Z">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55619FA1" w14:textId="77777777" w:rsidR="00636E38" w:rsidRPr="00E77497" w:rsidRDefault="00636E38" w:rsidP="00636E38">
      <w:pPr>
        <w:pStyle w:val="Alg4"/>
        <w:numPr>
          <w:ilvl w:val="0"/>
          <w:numId w:val="853"/>
        </w:numPr>
        <w:spacing w:after="220"/>
        <w:contextualSpacing/>
        <w:rPr>
          <w:ins w:id="26477" w:author="Rev 8 Allen Wirfs-Brock" w:date="2012-06-01T11:32:00Z"/>
        </w:rPr>
      </w:pPr>
      <w:ins w:id="26478" w:author="Rev 8 Allen Wirfs-Brock" w:date="2012-06-01T11:32:00Z">
        <w:r w:rsidRPr="00E77497">
          <w:t xml:space="preserve">Return the BoundNames of </w:t>
        </w:r>
        <w:r w:rsidRPr="00E77497">
          <w:rPr>
            <w:i/>
          </w:rPr>
          <w:t>BindingIdentifier</w:t>
        </w:r>
        <w:r w:rsidRPr="00E77497">
          <w:t>.</w:t>
        </w:r>
      </w:ins>
    </w:p>
    <w:p w14:paraId="1D35BE61" w14:textId="77777777" w:rsidR="00636E38" w:rsidRPr="00E77497" w:rsidRDefault="00636E38" w:rsidP="00636E38">
      <w:pPr>
        <w:rPr>
          <w:ins w:id="26479" w:author="Rev 8 Allen Wirfs-Brock" w:date="2012-06-01T11:32:00Z"/>
          <w:rFonts w:ascii="Helvetica" w:hAnsi="Helvetica"/>
          <w:b/>
        </w:rPr>
      </w:pPr>
      <w:ins w:id="26480" w:author="Rev 8 Allen Wirfs-Brock" w:date="2012-06-01T11:32:00Z">
        <w:r w:rsidRPr="00E77497">
          <w:rPr>
            <w:rFonts w:ascii="Helvetica" w:hAnsi="Helvetica"/>
            <w:b/>
          </w:rPr>
          <w:t xml:space="preserve">Static Semantics:  </w:t>
        </w:r>
        <w:r w:rsidRPr="00E77497">
          <w:rPr>
            <w:rFonts w:ascii="Helvetica" w:hAnsi="Helvetica"/>
            <w:b/>
            <w:lang w:eastAsia="en-US"/>
          </w:rPr>
          <w:t>VarDeclaredNames</w:t>
        </w:r>
      </w:ins>
    </w:p>
    <w:p w14:paraId="31D54F61" w14:textId="77777777" w:rsidR="00636E38" w:rsidRPr="00E77497" w:rsidRDefault="00636E38" w:rsidP="00636E38">
      <w:pPr>
        <w:jc w:val="left"/>
        <w:rPr>
          <w:ins w:id="26481" w:author="Rev 8 Allen Wirfs-Brock" w:date="2012-06-01T11:32:00Z"/>
        </w:rPr>
      </w:pPr>
      <w:ins w:id="26482" w:author="Rev 8 Allen Wirfs-Brock" w:date="2012-06-01T11:35:00Z">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ins>
      <w:ins w:id="26483" w:author="Rev 8 Allen Wirfs-Brock" w:date="2012-06-01T11:32:00Z">
        <w:r w:rsidRPr="00E77497">
          <w:rPr>
            <w:b/>
          </w:rPr>
          <w:t>:</w:t>
        </w:r>
        <w:r w:rsidRPr="00E77497">
          <w:t xml:space="preserve"> </w:t>
        </w:r>
        <w:r w:rsidRPr="00E77497">
          <w:rPr>
            <w:rFonts w:ascii="Courier New" w:hAnsi="Courier New"/>
            <w:b/>
          </w:rPr>
          <w:t>function</w:t>
        </w:r>
      </w:ins>
      <w:ins w:id="26484" w:author="Rev 8 Allen Wirfs-Brock" w:date="2012-06-01T11:35:00Z">
        <w:r>
          <w:rPr>
            <w:rFonts w:ascii="Courier New" w:hAnsi="Courier New"/>
            <w:b/>
          </w:rPr>
          <w:t xml:space="preserve"> *</w:t>
        </w:r>
      </w:ins>
      <w:ins w:id="26485" w:author="Rev 8 Allen Wirfs-Brock" w:date="2012-06-01T11:32:00Z">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FormalParameterList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ins>
    </w:p>
    <w:p w14:paraId="5F53024B" w14:textId="77777777" w:rsidR="00636E38" w:rsidRPr="00E77497" w:rsidRDefault="00636E38" w:rsidP="00636E38">
      <w:pPr>
        <w:pStyle w:val="Alg4"/>
        <w:numPr>
          <w:ilvl w:val="0"/>
          <w:numId w:val="854"/>
        </w:numPr>
        <w:spacing w:after="220"/>
        <w:contextualSpacing/>
        <w:rPr>
          <w:ins w:id="26486" w:author="Rev 8 Allen Wirfs-Brock" w:date="2012-06-01T11:32:00Z"/>
        </w:rPr>
      </w:pPr>
      <w:ins w:id="26487" w:author="Rev 8 Allen Wirfs-Brock" w:date="2012-06-01T11:32:00Z">
        <w:r w:rsidRPr="00E77497">
          <w:t>Return an empty List.</w:t>
        </w:r>
      </w:ins>
    </w:p>
    <w:p w14:paraId="0E8BF115" w14:textId="77777777" w:rsidR="00636E38" w:rsidRPr="00E77497" w:rsidRDefault="00636E38" w:rsidP="00636E38">
      <w:pPr>
        <w:pStyle w:val="40"/>
        <w:numPr>
          <w:ilvl w:val="0"/>
          <w:numId w:val="0"/>
        </w:numPr>
        <w:rPr>
          <w:ins w:id="26488" w:author="Rev 8 Allen Wirfs-Brock" w:date="2012-06-01T11:37:00Z"/>
        </w:rPr>
      </w:pPr>
      <w:ins w:id="26489" w:author="Rev 8 Allen Wirfs-Brock" w:date="2012-06-01T11:37:00Z">
        <w:r w:rsidRPr="00E77497">
          <w:t>Runtime Semantics</w:t>
        </w:r>
      </w:ins>
    </w:p>
    <w:p w14:paraId="29AC7372" w14:textId="77777777" w:rsidR="00693C57" w:rsidRPr="00E77497" w:rsidRDefault="00693C57" w:rsidP="00693C57">
      <w:pPr>
        <w:pStyle w:val="20"/>
        <w:numPr>
          <w:ilvl w:val="0"/>
          <w:numId w:val="0"/>
        </w:numPr>
        <w:rPr>
          <w:ins w:id="26490" w:author="Rev 8 Allen Wirfs-Brock" w:date="2012-05-28T15:19:00Z"/>
        </w:rPr>
      </w:pPr>
      <w:bookmarkStart w:id="26491" w:name="_Toc336509583"/>
      <w:ins w:id="26492" w:author="Rev 8 Allen Wirfs-Brock" w:date="2012-05-28T15:19:00Z">
        <w:r>
          <w:t>13.5</w:t>
        </w:r>
        <w:r>
          <w:tab/>
        </w:r>
        <w:commentRangeStart w:id="26493"/>
        <w:r>
          <w:t>Class</w:t>
        </w:r>
        <w:r w:rsidRPr="00E77497">
          <w:t xml:space="preserve"> Definition</w:t>
        </w:r>
        <w:r>
          <w:t>s</w:t>
        </w:r>
      </w:ins>
      <w:commentRangeEnd w:id="26493"/>
      <w:ins w:id="26494" w:author="Rev 8 Allen Wirfs-Brock" w:date="2012-06-12T13:43:00Z">
        <w:r w:rsidR="00053534">
          <w:rPr>
            <w:rStyle w:val="af3"/>
            <w:b w:val="0"/>
          </w:rPr>
          <w:commentReference w:id="26493"/>
        </w:r>
      </w:ins>
      <w:bookmarkEnd w:id="26491"/>
    </w:p>
    <w:p w14:paraId="57D59476" w14:textId="77777777" w:rsidR="00693C57" w:rsidRPr="00E77497" w:rsidRDefault="00693C57" w:rsidP="00693C57">
      <w:pPr>
        <w:pStyle w:val="Syntax"/>
        <w:rPr>
          <w:ins w:id="26495" w:author="Rev 8 Allen Wirfs-Brock" w:date="2012-05-28T15:19:00Z"/>
        </w:rPr>
      </w:pPr>
      <w:ins w:id="26496" w:author="Rev 8 Allen Wirfs-Brock" w:date="2012-05-28T15:19:00Z">
        <w:r w:rsidRPr="00E77497">
          <w:t>Syntax</w:t>
        </w:r>
      </w:ins>
    </w:p>
    <w:p w14:paraId="37AD479D" w14:textId="77777777" w:rsidR="00693C57" w:rsidRPr="00E77497" w:rsidRDefault="00693C57" w:rsidP="00693C57">
      <w:pPr>
        <w:pStyle w:val="SyntaxRule"/>
        <w:rPr>
          <w:ins w:id="26497" w:author="Rev 8 Allen Wirfs-Brock" w:date="2012-05-28T15:19:00Z"/>
          <w:b/>
        </w:rPr>
      </w:pPr>
      <w:ins w:id="26498" w:author="Rev 8 Allen Wirfs-Brock" w:date="2012-05-28T15:20:00Z">
        <w:r>
          <w:t>Class</w:t>
        </w:r>
      </w:ins>
      <w:ins w:id="26499" w:author="Rev 8 Allen Wirfs-Brock" w:date="2012-05-28T15:19:00Z">
        <w:r>
          <w:t>De</w:t>
        </w:r>
      </w:ins>
      <w:ins w:id="26500" w:author="Rev 8 Allen Wirfs-Brock" w:date="2012-05-28T15:20:00Z">
        <w:r>
          <w:t>claration</w:t>
        </w:r>
      </w:ins>
      <w:ins w:id="26501" w:author="Rev 8 Allen Wirfs-Brock" w:date="2012-05-28T15:19:00Z">
        <w:r w:rsidRPr="00E77497">
          <w:rPr>
            <w:rFonts w:ascii="Arial" w:hAnsi="Arial" w:cs="Arial"/>
            <w:b/>
            <w:i w:val="0"/>
          </w:rPr>
          <w:t>:</w:t>
        </w:r>
      </w:ins>
    </w:p>
    <w:p w14:paraId="0DA11639" w14:textId="77777777" w:rsidR="00693C57" w:rsidRPr="00E77497" w:rsidRDefault="00693C57" w:rsidP="00693C57">
      <w:pPr>
        <w:pStyle w:val="SyntaxDefinition"/>
        <w:rPr>
          <w:ins w:id="26502" w:author="Rev 8 Allen Wirfs-Brock" w:date="2012-05-28T15:19:00Z"/>
        </w:rPr>
      </w:pPr>
      <w:ins w:id="26503" w:author="Rev 8 Allen Wirfs-Brock" w:date="2012-05-28T15:24:00Z">
        <w:r>
          <w:rPr>
            <w:rFonts w:ascii="Courier New" w:hAnsi="Courier New"/>
            <w:b/>
            <w:i w:val="0"/>
          </w:rPr>
          <w:t>class</w:t>
        </w:r>
        <w:r w:rsidRPr="00E77497">
          <w:t xml:space="preserve"> BindingIdentifier  </w:t>
        </w:r>
        <w:r>
          <w:t>ClassTail</w:t>
        </w:r>
      </w:ins>
      <w:ins w:id="26504" w:author="Rev 8 Allen Wirfs-Brock" w:date="2012-05-28T15:19:00Z">
        <w:r w:rsidRPr="00E77497" w:rsidDel="00C318A3">
          <w:t xml:space="preserve"> </w:t>
        </w:r>
      </w:ins>
    </w:p>
    <w:p w14:paraId="77DE476B" w14:textId="77777777" w:rsidR="00693C57" w:rsidRPr="00E77497" w:rsidRDefault="00693C57" w:rsidP="00693C57">
      <w:pPr>
        <w:pStyle w:val="SyntaxRule"/>
        <w:rPr>
          <w:ins w:id="26505" w:author="Rev 8 Allen Wirfs-Brock" w:date="2012-05-28T15:22:00Z"/>
        </w:rPr>
      </w:pPr>
      <w:ins w:id="26506" w:author="Rev 8 Allen Wirfs-Brock" w:date="2012-05-28T15:22:00Z">
        <w:r>
          <w:t>Class</w:t>
        </w:r>
        <w:r w:rsidRPr="00E77497">
          <w:t xml:space="preserve">Expression </w:t>
        </w:r>
        <w:r w:rsidRPr="00E77497">
          <w:rPr>
            <w:rFonts w:ascii="Arial" w:hAnsi="Arial"/>
            <w:b/>
            <w:i w:val="0"/>
          </w:rPr>
          <w:t>:</w:t>
        </w:r>
      </w:ins>
    </w:p>
    <w:p w14:paraId="2566D559" w14:textId="77777777" w:rsidR="00693C57" w:rsidRPr="00E77497" w:rsidRDefault="00693C57" w:rsidP="00693C57">
      <w:pPr>
        <w:pStyle w:val="SyntaxDefinition"/>
        <w:rPr>
          <w:ins w:id="26507" w:author="Rev 8 Allen Wirfs-Brock" w:date="2012-05-28T15:22:00Z"/>
        </w:rPr>
      </w:pPr>
      <w:ins w:id="26508" w:author="Rev 8 Allen Wirfs-Brock" w:date="2012-05-28T15:22:00Z">
        <w:r>
          <w:rPr>
            <w:rFonts w:ascii="Courier New" w:hAnsi="Courier New"/>
            <w:b/>
            <w:i w:val="0"/>
          </w:rPr>
          <w:t>class</w:t>
        </w:r>
        <w:r w:rsidRPr="00E77497">
          <w:t xml:space="preserve"> BindingIdentifier</w:t>
        </w:r>
        <w:r w:rsidRPr="00E77497">
          <w:rPr>
            <w:rFonts w:ascii="Arial" w:hAnsi="Arial" w:cs="Arial"/>
            <w:i w:val="0"/>
            <w:vertAlign w:val="subscript"/>
          </w:rPr>
          <w:t>opt</w:t>
        </w:r>
        <w:r w:rsidRPr="00E77497">
          <w:t xml:space="preserve">  </w:t>
        </w:r>
      </w:ins>
      <w:ins w:id="26509" w:author="Rev 8 Allen Wirfs-Brock" w:date="2012-05-28T15:23:00Z">
        <w:r>
          <w:t>ClassTail</w:t>
        </w:r>
      </w:ins>
      <w:ins w:id="26510" w:author="Rev 8 Allen Wirfs-Brock" w:date="2012-05-28T15:22:00Z">
        <w:r w:rsidRPr="00E77497">
          <w:t xml:space="preserve"> </w:t>
        </w:r>
      </w:ins>
    </w:p>
    <w:p w14:paraId="75138C5F" w14:textId="77777777" w:rsidR="00693C57" w:rsidRPr="00E77497" w:rsidRDefault="00693C57" w:rsidP="00693C57">
      <w:pPr>
        <w:pStyle w:val="SyntaxRule"/>
        <w:rPr>
          <w:ins w:id="26511" w:author="Rev 8 Allen Wirfs-Brock" w:date="2012-05-28T15:26:00Z"/>
        </w:rPr>
      </w:pPr>
      <w:ins w:id="26512" w:author="Rev 8 Allen Wirfs-Brock" w:date="2012-05-28T15:26:00Z">
        <w:r>
          <w:t>ClassTail</w:t>
        </w:r>
        <w:r w:rsidRPr="00E77497">
          <w:t xml:space="preserve"> </w:t>
        </w:r>
        <w:r w:rsidRPr="00E77497">
          <w:rPr>
            <w:rFonts w:ascii="Arial" w:hAnsi="Arial"/>
            <w:b/>
            <w:i w:val="0"/>
          </w:rPr>
          <w:t>:</w:t>
        </w:r>
      </w:ins>
    </w:p>
    <w:p w14:paraId="09FD1EF0" w14:textId="77777777" w:rsidR="00693C57" w:rsidRPr="00E77497" w:rsidRDefault="00693C57" w:rsidP="00693C57">
      <w:pPr>
        <w:pStyle w:val="SyntaxDefinition"/>
        <w:rPr>
          <w:ins w:id="26513" w:author="Rev 8 Allen Wirfs-Brock" w:date="2012-05-28T15:26:00Z"/>
        </w:rPr>
      </w:pPr>
      <w:ins w:id="26514" w:author="Rev 8 Allen Wirfs-Brock" w:date="2012-05-28T15:27:00Z">
        <w:r>
          <w:t>Class</w:t>
        </w:r>
      </w:ins>
      <w:ins w:id="26515" w:author="Rev 8 Allen Wirfs-Brock" w:date="2012-05-28T15:28:00Z">
        <w:r>
          <w:t>Heritage</w:t>
        </w:r>
      </w:ins>
      <w:ins w:id="26516" w:author="Rev 8 Allen Wirfs-Brock" w:date="2012-05-28T15:26:00Z">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w:t>
        </w:r>
      </w:ins>
      <w:ins w:id="26517" w:author="Rev 8 Allen Wirfs-Brock" w:date="2012-05-28T15:27:00Z">
        <w:r>
          <w:t>Class</w:t>
        </w:r>
      </w:ins>
      <w:ins w:id="26518" w:author="Rev 8 Allen Wirfs-Brock" w:date="2012-05-28T15:26:00Z">
        <w:r w:rsidRPr="00E77497">
          <w:t>Body</w:t>
        </w:r>
      </w:ins>
      <w:ins w:id="26519" w:author="Rev 8 Allen Wirfs-Brock" w:date="2012-05-28T17:20:00Z">
        <w:r w:rsidR="00901D23" w:rsidRPr="00E77497">
          <w:rPr>
            <w:rFonts w:ascii="Arial" w:hAnsi="Arial" w:cs="Arial"/>
            <w:i w:val="0"/>
            <w:vertAlign w:val="subscript"/>
          </w:rPr>
          <w:t>opt</w:t>
        </w:r>
      </w:ins>
      <w:ins w:id="26520" w:author="Rev 8 Allen Wirfs-Brock" w:date="2012-05-28T15:26:00Z">
        <w:r w:rsidRPr="00E77497">
          <w:t xml:space="preserve"> </w:t>
        </w:r>
        <w:r w:rsidRPr="00E77497">
          <w:rPr>
            <w:rFonts w:ascii="Courier New" w:hAnsi="Courier New"/>
            <w:b/>
            <w:i w:val="0"/>
          </w:rPr>
          <w:t>}</w:t>
        </w:r>
      </w:ins>
    </w:p>
    <w:p w14:paraId="4E988B91" w14:textId="77777777" w:rsidR="00E4291B" w:rsidRPr="00E77497" w:rsidRDefault="00E4291B" w:rsidP="00E4291B">
      <w:pPr>
        <w:pStyle w:val="SyntaxRule"/>
        <w:rPr>
          <w:ins w:id="26521" w:author="Rev 8 Allen Wirfs-Brock" w:date="2012-05-28T15:31:00Z"/>
          <w:b/>
        </w:rPr>
      </w:pPr>
      <w:ins w:id="26522" w:author="Rev 8 Allen Wirfs-Brock" w:date="2012-05-28T15:31:00Z">
        <w:r>
          <w:t>ClassHeritage</w:t>
        </w:r>
        <w:r w:rsidRPr="00E77497">
          <w:rPr>
            <w:rFonts w:ascii="Arial" w:hAnsi="Arial" w:cs="Arial"/>
            <w:b/>
            <w:i w:val="0"/>
          </w:rPr>
          <w:t>:</w:t>
        </w:r>
      </w:ins>
    </w:p>
    <w:p w14:paraId="4D2F2439" w14:textId="77777777" w:rsidR="00E4291B" w:rsidRPr="00E77497" w:rsidRDefault="00E4291B" w:rsidP="00E4291B">
      <w:pPr>
        <w:pStyle w:val="SyntaxDefinition"/>
        <w:rPr>
          <w:ins w:id="26523" w:author="Rev 8 Allen Wirfs-Brock" w:date="2012-05-28T15:31:00Z"/>
        </w:rPr>
      </w:pPr>
      <w:ins w:id="26524" w:author="Rev 8 Allen Wirfs-Brock" w:date="2012-05-28T15:31:00Z">
        <w:r>
          <w:rPr>
            <w:rFonts w:ascii="Courier New" w:hAnsi="Courier New"/>
            <w:b/>
            <w:i w:val="0"/>
          </w:rPr>
          <w:t>extends</w:t>
        </w:r>
        <w:r w:rsidRPr="00E77497">
          <w:t xml:space="preserve"> </w:t>
        </w:r>
        <w:r>
          <w:t>AssignmentExpression</w:t>
        </w:r>
        <w:r w:rsidRPr="00E77497" w:rsidDel="00C318A3">
          <w:t xml:space="preserve"> </w:t>
        </w:r>
      </w:ins>
    </w:p>
    <w:p w14:paraId="248D83CA" w14:textId="77777777" w:rsidR="00693C57" w:rsidRPr="00E77497" w:rsidRDefault="00E4291B" w:rsidP="00693C57">
      <w:pPr>
        <w:pStyle w:val="SyntaxRule"/>
        <w:rPr>
          <w:ins w:id="26525" w:author="Rev 8 Allen Wirfs-Brock" w:date="2012-05-28T15:19:00Z"/>
          <w:b/>
        </w:rPr>
      </w:pPr>
      <w:ins w:id="26526" w:author="Rev 8 Allen Wirfs-Brock" w:date="2012-05-28T15:32:00Z">
        <w:r>
          <w:t>ClassBody</w:t>
        </w:r>
      </w:ins>
      <w:ins w:id="26527" w:author="Rev 8 Allen Wirfs-Brock" w:date="2012-05-28T15:19:00Z">
        <w:r w:rsidR="00693C57" w:rsidRPr="00E77497">
          <w:rPr>
            <w:rFonts w:ascii="Arial" w:hAnsi="Arial" w:cs="Arial"/>
            <w:b/>
          </w:rPr>
          <w:t xml:space="preserve"> </w:t>
        </w:r>
        <w:r w:rsidR="00693C57" w:rsidRPr="00E77497">
          <w:rPr>
            <w:rFonts w:ascii="Arial" w:hAnsi="Arial" w:cs="Arial"/>
            <w:b/>
            <w:i w:val="0"/>
          </w:rPr>
          <w:t>:</w:t>
        </w:r>
      </w:ins>
    </w:p>
    <w:p w14:paraId="64059121" w14:textId="77777777" w:rsidR="00693C57" w:rsidRPr="00E77497" w:rsidRDefault="00901D23" w:rsidP="00693C57">
      <w:pPr>
        <w:pStyle w:val="SyntaxDefinition"/>
        <w:rPr>
          <w:ins w:id="26528" w:author="Rev 8 Allen Wirfs-Brock" w:date="2012-05-28T15:19:00Z"/>
        </w:rPr>
      </w:pPr>
      <w:ins w:id="26529" w:author="Rev 8 Allen Wirfs-Brock" w:date="2012-05-28T17:21:00Z">
        <w:r>
          <w:t>ClassElementList</w:t>
        </w:r>
      </w:ins>
    </w:p>
    <w:p w14:paraId="449D9A65" w14:textId="77777777" w:rsidR="00901D23" w:rsidRPr="00E77497" w:rsidRDefault="00901D23" w:rsidP="00901D23">
      <w:pPr>
        <w:pStyle w:val="SyntaxRule"/>
        <w:rPr>
          <w:ins w:id="26530" w:author="Rev 8 Allen Wirfs-Brock" w:date="2012-05-28T17:21:00Z"/>
          <w:b/>
        </w:rPr>
      </w:pPr>
      <w:ins w:id="26531" w:author="Rev 8 Allen Wirfs-Brock" w:date="2012-05-28T17:21:00Z">
        <w:r>
          <w:t>ClassElementList</w:t>
        </w:r>
        <w:r w:rsidRPr="00E77497">
          <w:rPr>
            <w:rFonts w:ascii="Arial" w:hAnsi="Arial" w:cs="Arial"/>
            <w:b/>
          </w:rPr>
          <w:t xml:space="preserve"> </w:t>
        </w:r>
        <w:r w:rsidRPr="00E77497">
          <w:rPr>
            <w:rFonts w:ascii="Arial" w:hAnsi="Arial" w:cs="Arial"/>
            <w:b/>
            <w:i w:val="0"/>
          </w:rPr>
          <w:t>:</w:t>
        </w:r>
      </w:ins>
    </w:p>
    <w:p w14:paraId="6D38F4BF" w14:textId="77777777" w:rsidR="00901D23" w:rsidRPr="00E77497" w:rsidRDefault="00901D23" w:rsidP="00901D23">
      <w:pPr>
        <w:pStyle w:val="SyntaxDefinition"/>
        <w:rPr>
          <w:ins w:id="26532" w:author="Rev 8 Allen Wirfs-Brock" w:date="2012-05-28T17:21:00Z"/>
        </w:rPr>
      </w:pPr>
      <w:ins w:id="26533" w:author="Rev 8 Allen Wirfs-Brock" w:date="2012-05-28T17:21:00Z">
        <w:r>
          <w:t>ClassElement</w:t>
        </w:r>
        <w:r w:rsidRPr="00E77497">
          <w:t xml:space="preserve"> </w:t>
        </w:r>
        <w:r w:rsidRPr="00E77497">
          <w:br/>
        </w:r>
        <w:r>
          <w:t>ClassElementList</w:t>
        </w:r>
      </w:ins>
      <w:ins w:id="26534" w:author="Rev 8 Allen Wirfs-Brock" w:date="2012-05-28T17:22:00Z">
        <w:r>
          <w:t xml:space="preserve">  ClassElement</w:t>
        </w:r>
      </w:ins>
    </w:p>
    <w:p w14:paraId="3D123E58" w14:textId="77777777" w:rsidR="00901D23" w:rsidRPr="00E77497" w:rsidRDefault="00901D23" w:rsidP="00901D23">
      <w:pPr>
        <w:pStyle w:val="SyntaxRule"/>
        <w:rPr>
          <w:ins w:id="26535" w:author="Rev 8 Allen Wirfs-Brock" w:date="2012-05-28T17:22:00Z"/>
          <w:b/>
        </w:rPr>
      </w:pPr>
      <w:ins w:id="26536" w:author="Rev 8 Allen Wirfs-Brock" w:date="2012-05-28T17:22:00Z">
        <w:r>
          <w:t>ClassElement</w:t>
        </w:r>
        <w:r w:rsidRPr="00E77497">
          <w:rPr>
            <w:rFonts w:ascii="Arial" w:hAnsi="Arial" w:cs="Arial"/>
            <w:b/>
          </w:rPr>
          <w:t xml:space="preserve"> </w:t>
        </w:r>
        <w:r w:rsidRPr="00E77497">
          <w:rPr>
            <w:rFonts w:ascii="Arial" w:hAnsi="Arial" w:cs="Arial"/>
            <w:b/>
            <w:i w:val="0"/>
          </w:rPr>
          <w:t>:</w:t>
        </w:r>
      </w:ins>
    </w:p>
    <w:p w14:paraId="7FEE92A7" w14:textId="77777777" w:rsidR="00901D23" w:rsidRPr="00E77497" w:rsidRDefault="00901D23" w:rsidP="00901D23">
      <w:pPr>
        <w:pStyle w:val="SyntaxDefinition"/>
        <w:rPr>
          <w:ins w:id="26537" w:author="Rev 8 Allen Wirfs-Brock" w:date="2012-05-28T17:22:00Z"/>
        </w:rPr>
      </w:pPr>
      <w:ins w:id="26538" w:author="Rev 8 Allen Wirfs-Brock" w:date="2012-05-28T17:23:00Z">
        <w:r>
          <w:t>MethodDefinition</w:t>
        </w:r>
      </w:ins>
      <w:ins w:id="26539" w:author="Rev 8 Allen Wirfs-Brock" w:date="2012-05-28T17:22:00Z">
        <w:r w:rsidRPr="00E77497">
          <w:t xml:space="preserve"> </w:t>
        </w:r>
        <w:r w:rsidRPr="00E77497">
          <w:br/>
        </w:r>
      </w:ins>
      <w:ins w:id="26540" w:author="Rev 8 Allen Wirfs-Brock" w:date="2012-05-28T17:23:00Z">
        <w:r>
          <w:rPr>
            <w:rFonts w:ascii="Courier New" w:hAnsi="Courier New"/>
            <w:b/>
            <w:i w:val="0"/>
          </w:rPr>
          <w:t>;</w:t>
        </w:r>
      </w:ins>
    </w:p>
    <w:p w14:paraId="7E7D04F4" w14:textId="77777777" w:rsidR="00693C57" w:rsidRPr="00E77497" w:rsidRDefault="00693C57" w:rsidP="00693C57">
      <w:pPr>
        <w:pStyle w:val="40"/>
        <w:numPr>
          <w:ilvl w:val="0"/>
          <w:numId w:val="0"/>
        </w:numPr>
        <w:rPr>
          <w:ins w:id="26541" w:author="Rev 8 Allen Wirfs-Brock" w:date="2012-05-28T15:19:00Z"/>
        </w:rPr>
      </w:pPr>
      <w:ins w:id="26542" w:author="Rev 8 Allen Wirfs-Brock" w:date="2012-05-28T15:19:00Z">
        <w:r w:rsidRPr="00E77497">
          <w:t>Static Semantics</w:t>
        </w:r>
      </w:ins>
    </w:p>
    <w:p w14:paraId="1D340140" w14:textId="77777777" w:rsidR="00F00D7C" w:rsidRPr="00E77497" w:rsidRDefault="00F00D7C" w:rsidP="00F00D7C">
      <w:pPr>
        <w:rPr>
          <w:ins w:id="26543" w:author="Rev 8 Allen Wirfs-Brock" w:date="2012-05-28T22:36:00Z"/>
          <w:rFonts w:ascii="Helvetica" w:hAnsi="Helvetica"/>
          <w:b/>
        </w:rPr>
      </w:pPr>
      <w:ins w:id="26544" w:author="Rev 8 Allen Wirfs-Brock" w:date="2012-05-28T22:36:00Z">
        <w:r w:rsidRPr="00E77497">
          <w:rPr>
            <w:rFonts w:ascii="Helvetica" w:hAnsi="Helvetica"/>
            <w:b/>
          </w:rPr>
          <w:t>Static Semantics:  Early Errors</w:t>
        </w:r>
      </w:ins>
    </w:p>
    <w:p w14:paraId="6F20AA6C" w14:textId="77777777" w:rsidR="00F00D7C" w:rsidRPr="00E77497" w:rsidRDefault="00F00D7C" w:rsidP="00F00D7C">
      <w:pPr>
        <w:jc w:val="left"/>
        <w:rPr>
          <w:ins w:id="26545" w:author="Rev 8 Allen Wirfs-Brock" w:date="2012-05-28T22:36:00Z"/>
        </w:rPr>
      </w:pPr>
      <w:ins w:id="26546" w:author="Rev 8 Allen Wirfs-Brock" w:date="2012-05-28T22:37:00Z">
        <w:r>
          <w:rPr>
            <w:rFonts w:ascii="Times New Roman" w:hAnsi="Times New Roman"/>
            <w:i/>
          </w:rPr>
          <w:t>Class</w:t>
        </w:r>
      </w:ins>
      <w:ins w:id="26547" w:author="Rev 8 Allen Wirfs-Brock" w:date="2012-05-28T22:36:00Z">
        <w:r w:rsidRPr="00E77497">
          <w:rPr>
            <w:rFonts w:ascii="Times New Roman" w:hAnsi="Times New Roman"/>
            <w:i/>
          </w:rPr>
          <w:t xml:space="preserve">Declaration </w:t>
        </w:r>
        <w:r w:rsidRPr="00E77497">
          <w:rPr>
            <w:b/>
          </w:rPr>
          <w:t>:</w:t>
        </w:r>
        <w:r w:rsidRPr="00E77497">
          <w:rPr>
            <w:rFonts w:ascii="Times New Roman" w:hAnsi="Times New Roman"/>
            <w:i/>
          </w:rPr>
          <w:t xml:space="preserve"> </w:t>
        </w:r>
      </w:ins>
      <w:ins w:id="26548" w:author="Rev 8 Allen Wirfs-Brock" w:date="2012-05-28T22:37:00Z">
        <w:r>
          <w:rPr>
            <w:rFonts w:ascii="Courier New" w:hAnsi="Courier New"/>
            <w:b/>
          </w:rPr>
          <w:t>class</w:t>
        </w:r>
      </w:ins>
      <w:ins w:id="26549" w:author="Rev 8 Allen Wirfs-Brock" w:date="2012-05-28T22:36:00Z">
        <w:r w:rsidRPr="00E77497">
          <w:t xml:space="preserve"> </w:t>
        </w:r>
        <w:r w:rsidRPr="00E77497">
          <w:rPr>
            <w:rFonts w:ascii="Times New Roman" w:hAnsi="Times New Roman"/>
            <w:i/>
          </w:rPr>
          <w:t xml:space="preserve">BindingIdentifier </w:t>
        </w:r>
        <w:r w:rsidRPr="00E77497">
          <w:t xml:space="preserve"> </w:t>
        </w:r>
      </w:ins>
      <w:ins w:id="26550" w:author="Rev 8 Allen Wirfs-Brock" w:date="2012-05-28T22:37:00Z">
        <w:r>
          <w:rPr>
            <w:rFonts w:ascii="Times New Roman" w:hAnsi="Times New Roman"/>
            <w:i/>
          </w:rPr>
          <w:t>ClassTail</w:t>
        </w:r>
      </w:ins>
      <w:ins w:id="26551" w:author="Rev 8 Allen Wirfs-Brock" w:date="2012-05-28T22:36:00Z">
        <w:r w:rsidRPr="00E77497">
          <w:t xml:space="preserve"> </w:t>
        </w:r>
        <w:r w:rsidRPr="00E77497">
          <w:br/>
          <w:t>and</w:t>
        </w:r>
        <w:r w:rsidRPr="00E77497">
          <w:br/>
        </w:r>
      </w:ins>
      <w:ins w:id="26552" w:author="Rev 8 Allen Wirfs-Brock" w:date="2012-05-28T22:38:00Z">
        <w:r>
          <w:rPr>
            <w:rFonts w:ascii="Times New Roman" w:hAnsi="Times New Roman"/>
            <w:i/>
          </w:rPr>
          <w:t>Class</w:t>
        </w:r>
      </w:ins>
      <w:ins w:id="26553" w:author="Rev 8 Allen Wirfs-Brock" w:date="2012-05-28T22:36:00Z">
        <w:r w:rsidRPr="00E77497">
          <w:rPr>
            <w:rFonts w:ascii="Times New Roman" w:hAnsi="Times New Roman"/>
            <w:i/>
          </w:rPr>
          <w:t>Expression</w:t>
        </w:r>
        <w:r w:rsidRPr="00E77497">
          <w:t xml:space="preserve"> </w:t>
        </w:r>
        <w:r w:rsidRPr="00E77497">
          <w:rPr>
            <w:b/>
          </w:rPr>
          <w:t xml:space="preserve">: </w:t>
        </w:r>
      </w:ins>
      <w:ins w:id="26554" w:author="Rev 8 Allen Wirfs-Brock" w:date="2012-05-28T22:38:00Z">
        <w:r>
          <w:rPr>
            <w:rFonts w:ascii="Courier New" w:hAnsi="Courier New"/>
            <w:b/>
          </w:rPr>
          <w:t>class</w:t>
        </w:r>
        <w:r w:rsidRPr="00E77497">
          <w:t xml:space="preserve"> </w:t>
        </w:r>
      </w:ins>
      <w:ins w:id="26555" w:author="Rev 8 Allen Wirfs-Brock" w:date="2012-05-28T22:36:00Z">
        <w:r w:rsidRPr="00E77497">
          <w:rPr>
            <w:rFonts w:ascii="Times New Roman" w:hAnsi="Times New Roman"/>
            <w:i/>
          </w:rPr>
          <w:t>BindingIdentifier</w:t>
        </w:r>
      </w:ins>
      <w:ins w:id="26556" w:author="Rev 8 Allen Wirfs-Brock" w:date="2012-05-28T22:40:00Z">
        <w:r>
          <w:rPr>
            <w:rFonts w:cs="Arial"/>
            <w:vertAlign w:val="subscript"/>
          </w:rPr>
          <w:t xml:space="preserve"> </w:t>
        </w:r>
      </w:ins>
      <w:ins w:id="26557" w:author="Rev 8 Allen Wirfs-Brock" w:date="2012-05-28T22:36:00Z">
        <w:r w:rsidRPr="00E77497">
          <w:rPr>
            <w:rFonts w:ascii="Times New Roman" w:hAnsi="Times New Roman"/>
            <w:i/>
          </w:rPr>
          <w:t xml:space="preserve"> </w:t>
        </w:r>
      </w:ins>
      <w:ins w:id="26558" w:author="Rev 8 Allen Wirfs-Brock" w:date="2012-05-28T22:38:00Z">
        <w:r>
          <w:rPr>
            <w:rFonts w:ascii="Times New Roman" w:hAnsi="Times New Roman"/>
            <w:i/>
          </w:rPr>
          <w:t>ClassTail</w:t>
        </w:r>
      </w:ins>
      <w:ins w:id="26559" w:author="Rev 8 Allen Wirfs-Brock" w:date="2012-05-28T22:36:00Z">
        <w:r w:rsidRPr="00E77497">
          <w:t xml:space="preserve"> </w:t>
        </w:r>
      </w:ins>
    </w:p>
    <w:p w14:paraId="5336D796" w14:textId="77777777" w:rsidR="00F00D7C" w:rsidRPr="00E77497" w:rsidRDefault="00F00D7C" w:rsidP="00D46B2C">
      <w:pPr>
        <w:numPr>
          <w:ilvl w:val="0"/>
          <w:numId w:val="737"/>
        </w:numPr>
        <w:spacing w:after="220"/>
        <w:rPr>
          <w:ins w:id="26560" w:author="Rev 8 Allen Wirfs-Brock" w:date="2012-05-28T22:36:00Z"/>
        </w:rPr>
      </w:pPr>
      <w:ins w:id="26561" w:author="Rev 8 Allen Wirfs-Brock" w:date="2012-05-28T22:40:00Z">
        <w:r w:rsidRPr="009C202C">
          <w:t xml:space="preserve">It is a Syntax Error if </w:t>
        </w:r>
        <w:r w:rsidRPr="00B820AB">
          <w:rPr>
            <w:rFonts w:ascii="Times New Roman" w:eastAsia="Times New Roman" w:hAnsi="Times New Roman"/>
            <w:spacing w:val="6"/>
            <w:lang w:eastAsia="en-US"/>
          </w:rPr>
          <w:t xml:space="preserve">BoundNames of </w:t>
        </w:r>
        <w:r>
          <w:rPr>
            <w:rStyle w:val="bnf"/>
          </w:rPr>
          <w:t>BindingIdentifier</w:t>
        </w:r>
        <w:r w:rsidRPr="00E77497">
          <w:t xml:space="preserve"> contains </w:t>
        </w:r>
        <w:r>
          <w:t xml:space="preserve">either </w:t>
        </w:r>
        <w:r w:rsidRPr="00052EFC">
          <w:rPr>
            <w:rFonts w:cs="Arial"/>
            <w:b/>
          </w:rPr>
          <w:t>″</w:t>
        </w:r>
        <w:r w:rsidRPr="00E77497">
          <w:rPr>
            <w:rFonts w:ascii="Courier New" w:hAnsi="Courier New" w:cs="Courier New"/>
            <w:b/>
          </w:rPr>
          <w:t>eval</w:t>
        </w:r>
        <w:r w:rsidRPr="00557892">
          <w:rPr>
            <w:rFonts w:cs="Arial"/>
            <w:b/>
          </w:rPr>
          <w:t>″</w:t>
        </w:r>
        <w:r w:rsidRPr="00E77497">
          <w:t xml:space="preserve"> or </w:t>
        </w:r>
        <w:r w:rsidRPr="00557892">
          <w:rPr>
            <w:rFonts w:cs="Arial"/>
            <w:b/>
          </w:rPr>
          <w:t>″</w:t>
        </w:r>
        <w:r w:rsidRPr="00E77497">
          <w:rPr>
            <w:rFonts w:ascii="Courier New" w:hAnsi="Courier New" w:cs="Courier New"/>
            <w:b/>
          </w:rPr>
          <w:t>arguments</w:t>
        </w:r>
        <w:r w:rsidRPr="00557892">
          <w:rPr>
            <w:rFonts w:cs="Arial"/>
            <w:b/>
          </w:rPr>
          <w:t>″</w:t>
        </w:r>
      </w:ins>
    </w:p>
    <w:p w14:paraId="79F97420" w14:textId="77777777" w:rsidR="003A737F" w:rsidRDefault="003A737F" w:rsidP="003A737F">
      <w:pPr>
        <w:rPr>
          <w:ins w:id="26562" w:author="Rev 8 Allen Wirfs-Brock" w:date="2012-06-07T16:09:00Z"/>
          <w:rFonts w:ascii="Courier New" w:hAnsi="Courier New" w:cs="Courier New"/>
          <w:b/>
          <w:iCs/>
        </w:rPr>
      </w:pPr>
      <w:ins w:id="26563" w:author="Rev 8 Allen Wirfs-Brock" w:date="2012-06-07T16:09:00Z">
        <w:r>
          <w:rPr>
            <w:rStyle w:val="bnf"/>
          </w:rPr>
          <w:t>ClassBody</w:t>
        </w:r>
        <w:r w:rsidRPr="00E77497">
          <w:t xml:space="preserve"> </w:t>
        </w:r>
        <w:r w:rsidRPr="00E77497">
          <w:rPr>
            <w:b/>
          </w:rPr>
          <w:t>:</w:t>
        </w:r>
        <w:r w:rsidRPr="00E77497">
          <w:t xml:space="preserve">  </w:t>
        </w:r>
        <w:del w:id="26564" w:author="Rev 10 Allen Wirfs-Brock" w:date="2012-09-04T10:03:00Z">
          <w:r w:rsidRPr="00E77497" w:rsidDel="00E624F8">
            <w:rPr>
              <w:rFonts w:ascii="Courier New" w:hAnsi="Courier New"/>
              <w:b/>
            </w:rPr>
            <w:delText>{</w:delText>
          </w:r>
          <w:r w:rsidDel="00E624F8">
            <w:rPr>
              <w:rFonts w:ascii="Courier New" w:hAnsi="Courier New"/>
              <w:b/>
            </w:rPr>
            <w:delText xml:space="preserve"> </w:delText>
          </w:r>
        </w:del>
      </w:ins>
      <w:ins w:id="26565" w:author="Rev 8 Allen Wirfs-Brock" w:date="2012-06-07T16:10:00Z">
        <w:r>
          <w:rPr>
            <w:rStyle w:val="bnf"/>
          </w:rPr>
          <w:t>ClassElementList</w:t>
        </w:r>
      </w:ins>
      <w:ins w:id="26566" w:author="Rev 8 Allen Wirfs-Brock" w:date="2012-06-07T16:09:00Z">
        <w:r w:rsidRPr="00E77497">
          <w:rPr>
            <w:rStyle w:val="bnf"/>
          </w:rPr>
          <w:t xml:space="preserve"> </w:t>
        </w:r>
        <w:r w:rsidRPr="00E77497">
          <w:rPr>
            <w:rFonts w:ascii="Courier New" w:hAnsi="Courier New"/>
          </w:rPr>
          <w:t xml:space="preserve"> </w:t>
        </w:r>
        <w:del w:id="26567" w:author="Rev 10 Allen Wirfs-Brock" w:date="2012-09-04T10:03:00Z">
          <w:r w:rsidRPr="008B7F6F" w:rsidDel="00E624F8">
            <w:rPr>
              <w:rFonts w:ascii="Courier New" w:hAnsi="Courier New" w:cs="Courier New"/>
              <w:b/>
              <w:iCs/>
            </w:rPr>
            <w:delText xml:space="preserve">} </w:delText>
          </w:r>
        </w:del>
      </w:ins>
    </w:p>
    <w:p w14:paraId="71E8D945" w14:textId="77777777" w:rsidR="003A737F" w:rsidRDefault="003A737F" w:rsidP="00951F07">
      <w:pPr>
        <w:numPr>
          <w:ilvl w:val="0"/>
          <w:numId w:val="403"/>
        </w:numPr>
        <w:spacing w:after="220"/>
        <w:rPr>
          <w:ins w:id="26568" w:author="Rev 8 Allen Wirfs-Brock" w:date="2012-06-07T16:09:00Z"/>
        </w:rPr>
      </w:pPr>
      <w:ins w:id="26569" w:author="Rev 8 Allen Wirfs-Brock" w:date="2012-06-07T16:09:00Z">
        <w:r w:rsidRPr="00E77497">
          <w:t xml:space="preserve">It is a Syntax Error if </w:t>
        </w:r>
      </w:ins>
      <w:ins w:id="26570" w:author="Rev 8 Allen Wirfs-Brock" w:date="2012-06-07T16:10:00Z">
        <w:del w:id="26571" w:author="Rev 10 Allen Wirfs-Brock" w:date="2012-08-13T16:40:00Z">
          <w:r w:rsidDel="0003414D">
            <w:rPr>
              <w:rFonts w:ascii="Times New Roman" w:hAnsi="Times New Roman"/>
            </w:rPr>
            <w:delText>Method</w:delText>
          </w:r>
        </w:del>
      </w:ins>
      <w:ins w:id="26572" w:author="Rev 10 Allen Wirfs-Brock" w:date="2012-08-13T16:40:00Z">
        <w:r w:rsidR="0003414D">
          <w:rPr>
            <w:rFonts w:ascii="Times New Roman" w:hAnsi="Times New Roman"/>
          </w:rPr>
          <w:t>Property</w:t>
        </w:r>
      </w:ins>
      <w:ins w:id="26573" w:author="Rev 8 Allen Wirfs-Brock" w:date="2012-06-07T16:09:00Z">
        <w:r w:rsidRPr="004321EC">
          <w:rPr>
            <w:rFonts w:ascii="Times New Roman" w:hAnsi="Times New Roman"/>
          </w:rPr>
          <w:t>NameList</w:t>
        </w:r>
        <w:r>
          <w:t xml:space="preserve"> of </w:t>
        </w:r>
      </w:ins>
      <w:ins w:id="26574" w:author="Rev 8 Allen Wirfs-Brock" w:date="2012-06-07T16:10:00Z">
        <w:r>
          <w:rPr>
            <w:rFonts w:ascii="Times New Roman" w:hAnsi="Times New Roman"/>
            <w:i/>
          </w:rPr>
          <w:t>ClassElement</w:t>
        </w:r>
      </w:ins>
      <w:ins w:id="26575" w:author="Rev 8 Allen Wirfs-Brock" w:date="2012-06-07T16:09:00Z">
        <w:r w:rsidRPr="004321EC">
          <w:rPr>
            <w:rFonts w:ascii="Times New Roman" w:hAnsi="Times New Roman"/>
            <w:i/>
          </w:rPr>
          <w:t>List</w:t>
        </w:r>
        <w:r>
          <w:rPr>
            <w:rStyle w:val="bnf"/>
            <w:i w:val="0"/>
          </w:rPr>
          <w:t xml:space="preserve"> </w:t>
        </w:r>
        <w:r w:rsidRPr="004321EC">
          <w:rPr>
            <w:rStyle w:val="bnf"/>
            <w:rFonts w:ascii="Arial" w:hAnsi="Arial" w:cs="Arial"/>
            <w:i w:val="0"/>
          </w:rPr>
          <w:t>contains any duplicate ent</w:t>
        </w:r>
      </w:ins>
      <w:ins w:id="26576" w:author="Rev 10 Allen Wirfs-Brock" w:date="2012-08-13T16:42:00Z">
        <w:r w:rsidR="0003414D">
          <w:rPr>
            <w:rStyle w:val="bnf"/>
            <w:rFonts w:ascii="Arial" w:hAnsi="Arial" w:cs="Arial"/>
            <w:i w:val="0"/>
          </w:rPr>
          <w:t>r</w:t>
        </w:r>
      </w:ins>
      <w:ins w:id="26577" w:author="Rev 8 Allen Wirfs-Brock" w:date="2012-06-07T16:09:00Z">
        <w:r w:rsidRPr="004321EC">
          <w:rPr>
            <w:rStyle w:val="bnf"/>
            <w:rFonts w:ascii="Arial" w:hAnsi="Arial" w:cs="Arial"/>
            <w:i w:val="0"/>
          </w:rPr>
          <w:t xml:space="preserve">ies, unless the following condition </w:t>
        </w:r>
      </w:ins>
      <w:ins w:id="26578" w:author="Rev 8 Allen Wirfs-Brock" w:date="2012-06-07T16:16:00Z">
        <w:r w:rsidR="00305E2B">
          <w:rPr>
            <w:rStyle w:val="bnf"/>
            <w:rFonts w:ascii="Arial" w:hAnsi="Arial" w:cs="Arial"/>
            <w:i w:val="0"/>
          </w:rPr>
          <w:t>is</w:t>
        </w:r>
      </w:ins>
      <w:ins w:id="26579" w:author="Rev 8 Allen Wirfs-Brock" w:date="2012-06-07T16:09:00Z">
        <w:r w:rsidRPr="004321EC">
          <w:rPr>
            <w:rStyle w:val="bnf"/>
            <w:rFonts w:ascii="Arial" w:hAnsi="Arial" w:cs="Arial"/>
            <w:i w:val="0"/>
          </w:rPr>
          <w:t xml:space="preserve"> true for each duplicate entry:</w:t>
        </w:r>
        <w:r w:rsidRPr="00E77497">
          <w:rPr>
            <w:rFonts w:ascii="Courier New" w:hAnsi="Courier New" w:cs="Courier New"/>
            <w:b/>
            <w:iCs/>
          </w:rPr>
          <w:t xml:space="preserve"> </w:t>
        </w:r>
        <w:r>
          <w:t xml:space="preserve">The duplicated entry occurs exactly twice in the list and one occurrence was obtained from a </w:t>
        </w:r>
        <w:r w:rsidRPr="009D3381">
          <w:rPr>
            <w:rFonts w:ascii="Courier New" w:hAnsi="Courier New" w:cs="Courier New"/>
            <w:b/>
          </w:rPr>
          <w:t>get</w:t>
        </w:r>
        <w:r>
          <w:t xml:space="preserve"> accessor </w:t>
        </w:r>
      </w:ins>
      <w:ins w:id="26580" w:author="Rev 8 Allen Wirfs-Brock" w:date="2012-06-07T16:15:00Z">
        <w:r w:rsidR="00305E2B" w:rsidRPr="00ED2E78">
          <w:rPr>
            <w:rStyle w:val="bnf"/>
          </w:rPr>
          <w:t>MethodDefinition</w:t>
        </w:r>
        <w:r w:rsidR="00305E2B">
          <w:t xml:space="preserve"> </w:t>
        </w:r>
      </w:ins>
      <w:ins w:id="26581" w:author="Rev 8 Allen Wirfs-Brock" w:date="2012-06-07T16:09:00Z">
        <w:r>
          <w:t xml:space="preserve">and the other occurrence was obtained from a </w:t>
        </w:r>
        <w:r w:rsidRPr="009D3381">
          <w:rPr>
            <w:rFonts w:ascii="Courier New" w:hAnsi="Courier New" w:cs="Courier New"/>
            <w:b/>
          </w:rPr>
          <w:t>set</w:t>
        </w:r>
        <w:r>
          <w:t xml:space="preserve"> accessor </w:t>
        </w:r>
      </w:ins>
      <w:ins w:id="26582" w:author="Rev 8 Allen Wirfs-Brock" w:date="2012-06-07T16:16:00Z">
        <w:r w:rsidR="00305E2B" w:rsidRPr="00ED2E78">
          <w:rPr>
            <w:rStyle w:val="bnf"/>
          </w:rPr>
          <w:t>MethodDefinition</w:t>
        </w:r>
      </w:ins>
      <w:ins w:id="26583" w:author="Rev 8 Allen Wirfs-Brock" w:date="2012-06-07T16:09:00Z">
        <w:r>
          <w:t>.</w:t>
        </w:r>
      </w:ins>
    </w:p>
    <w:p w14:paraId="0CE430C5" w14:textId="77777777" w:rsidR="00CF080C" w:rsidDel="0065705A" w:rsidRDefault="00CF080C" w:rsidP="00CF080C">
      <w:pPr>
        <w:rPr>
          <w:ins w:id="26584" w:author="Rev 8 Allen Wirfs-Brock" w:date="2012-06-11T09:49:00Z"/>
          <w:del w:id="26585" w:author="Rev 10 Allen Wirfs-Brock" w:date="2012-09-26T17:10:00Z"/>
          <w:rFonts w:ascii="Courier New" w:hAnsi="Courier New" w:cs="Courier New"/>
          <w:b/>
          <w:iCs/>
        </w:rPr>
      </w:pPr>
      <w:ins w:id="26586" w:author="Rev 8 Allen Wirfs-Brock" w:date="2012-06-11T09:49:00Z">
        <w:del w:id="26587" w:author="Rev 10 Allen Wirfs-Brock" w:date="2012-09-26T17:10:00Z">
          <w:r w:rsidDel="0065705A">
            <w:rPr>
              <w:rStyle w:val="bnf"/>
            </w:rPr>
            <w:delText>ClassHeritage</w:delText>
          </w:r>
          <w:r w:rsidRPr="00E77497" w:rsidDel="0065705A">
            <w:delText xml:space="preserve"> </w:delText>
          </w:r>
          <w:r w:rsidRPr="00E77497" w:rsidDel="0065705A">
            <w:rPr>
              <w:b/>
            </w:rPr>
            <w:delText>:</w:delText>
          </w:r>
          <w:r w:rsidRPr="00E77497" w:rsidDel="0065705A">
            <w:delText xml:space="preserve">  </w:delText>
          </w:r>
          <w:r w:rsidDel="0065705A">
            <w:rPr>
              <w:rFonts w:ascii="Courier New" w:hAnsi="Courier New"/>
              <w:b/>
            </w:rPr>
            <w:delText xml:space="preserve">extends </w:delText>
          </w:r>
          <w:r w:rsidDel="0065705A">
            <w:rPr>
              <w:rStyle w:val="bnf"/>
            </w:rPr>
            <w:delText>AssignmentExpression</w:delText>
          </w:r>
          <w:r w:rsidRPr="00E77497" w:rsidDel="0065705A">
            <w:rPr>
              <w:rStyle w:val="bnf"/>
            </w:rPr>
            <w:delText xml:space="preserve"> </w:delText>
          </w:r>
          <w:r w:rsidRPr="00E77497" w:rsidDel="0065705A">
            <w:rPr>
              <w:rFonts w:ascii="Courier New" w:hAnsi="Courier New"/>
            </w:rPr>
            <w:delText xml:space="preserve"> </w:delText>
          </w:r>
        </w:del>
      </w:ins>
    </w:p>
    <w:p w14:paraId="292F9D0E" w14:textId="77777777" w:rsidR="00CF080C" w:rsidRPr="00E77497" w:rsidDel="0065705A" w:rsidRDefault="00CF080C" w:rsidP="00CF080C">
      <w:pPr>
        <w:numPr>
          <w:ilvl w:val="0"/>
          <w:numId w:val="737"/>
        </w:numPr>
        <w:spacing w:after="220"/>
        <w:rPr>
          <w:ins w:id="26588" w:author="Rev 8 Allen Wirfs-Brock" w:date="2012-06-11T09:48:00Z"/>
          <w:del w:id="26589" w:author="Rev 10 Allen Wirfs-Brock" w:date="2012-09-26T17:10:00Z"/>
        </w:rPr>
      </w:pPr>
      <w:ins w:id="26590" w:author="Rev 8 Allen Wirfs-Brock" w:date="2012-06-11T09:48:00Z">
        <w:del w:id="26591" w:author="Rev 10 Allen Wirfs-Brock" w:date="2012-09-26T17:10:00Z">
          <w:r w:rsidDel="0065705A">
            <w:delText xml:space="preserve">It is a Syntax Error if </w:delText>
          </w:r>
        </w:del>
      </w:ins>
      <w:ins w:id="26592" w:author="Rev 8 Allen Wirfs-Brock" w:date="2012-06-11T09:50:00Z">
        <w:del w:id="26593" w:author="Rev 10 Allen Wirfs-Brock" w:date="2012-09-26T17:10:00Z">
          <w:r w:rsidDel="0065705A">
            <w:rPr>
              <w:rStyle w:val="bnf"/>
            </w:rPr>
            <w:delText>AssignmentExpression</w:delText>
          </w:r>
          <w:r w:rsidRPr="00BF6FFE" w:rsidDel="0065705A">
            <w:rPr>
              <w:rFonts w:ascii="Times New Roman" w:hAnsi="Times New Roman"/>
            </w:rPr>
            <w:delText xml:space="preserve"> </w:delText>
          </w:r>
        </w:del>
      </w:ins>
      <w:ins w:id="26594" w:author="Rev 8 Allen Wirfs-Brock" w:date="2012-06-11T09:48:00Z">
        <w:del w:id="26595" w:author="Rev 10 Allen Wirfs-Brock" w:date="2012-09-26T17:10:00Z">
          <w:r w:rsidRPr="00BF6FFE" w:rsidDel="0065705A">
            <w:rPr>
              <w:rFonts w:ascii="Times New Roman" w:hAnsi="Times New Roman"/>
            </w:rPr>
            <w:delText xml:space="preserve">Contains </w:delText>
          </w:r>
          <w:r w:rsidDel="0065705A">
            <w:rPr>
              <w:rFonts w:ascii="Times New Roman" w:hAnsi="Times New Roman"/>
              <w:i/>
            </w:rPr>
            <w:delText>Yield</w:delText>
          </w:r>
          <w:r w:rsidRPr="00BF6FFE" w:rsidDel="0065705A">
            <w:rPr>
              <w:rFonts w:ascii="Times New Roman" w:hAnsi="Times New Roman"/>
              <w:i/>
            </w:rPr>
            <w:delText>Expression</w:delText>
          </w:r>
          <w:r w:rsidDel="0065705A">
            <w:delText>.</w:delText>
          </w:r>
        </w:del>
      </w:ins>
    </w:p>
    <w:p w14:paraId="22A8F15D" w14:textId="77777777" w:rsidR="00266D2C" w:rsidRDefault="00266D2C" w:rsidP="00266D2C">
      <w:pPr>
        <w:rPr>
          <w:ins w:id="26596" w:author="Rev 8 Allen Wirfs-Brock" w:date="2012-06-07T16:49:00Z"/>
          <w:rFonts w:ascii="Courier New" w:hAnsi="Courier New" w:cs="Courier New"/>
          <w:b/>
          <w:iCs/>
        </w:rPr>
      </w:pPr>
      <w:ins w:id="26597" w:author="Rev 8 Allen Wirfs-Brock" w:date="2012-06-07T16:49:00Z">
        <w:r>
          <w:rPr>
            <w:rStyle w:val="bnf"/>
          </w:rPr>
          <w:t>ClassElement</w:t>
        </w:r>
        <w:r w:rsidRPr="00E77497">
          <w:t xml:space="preserve"> </w:t>
        </w:r>
        <w:r w:rsidRPr="00E77497">
          <w:rPr>
            <w:b/>
          </w:rPr>
          <w:t>:</w:t>
        </w:r>
        <w:r w:rsidRPr="00E77497">
          <w:t xml:space="preserve">  </w:t>
        </w:r>
        <w:r>
          <w:rPr>
            <w:rStyle w:val="bnf"/>
          </w:rPr>
          <w:t>MethodDefinition</w:t>
        </w:r>
        <w:r w:rsidRPr="00E77497">
          <w:rPr>
            <w:rStyle w:val="bnf"/>
          </w:rPr>
          <w:t xml:space="preserve"> </w:t>
        </w:r>
        <w:r w:rsidRPr="00E77497">
          <w:rPr>
            <w:rFonts w:ascii="Courier New" w:hAnsi="Courier New"/>
          </w:rPr>
          <w:t xml:space="preserve"> </w:t>
        </w:r>
      </w:ins>
    </w:p>
    <w:p w14:paraId="46403701" w14:textId="77777777" w:rsidR="00266D2C" w:rsidRDefault="00266D2C" w:rsidP="00D46B2C">
      <w:pPr>
        <w:numPr>
          <w:ilvl w:val="0"/>
          <w:numId w:val="403"/>
        </w:numPr>
        <w:spacing w:after="220"/>
        <w:rPr>
          <w:ins w:id="26598" w:author="Rev 8 Allen Wirfs-Brock" w:date="2012-06-07T16:49:00Z"/>
        </w:rPr>
      </w:pPr>
      <w:ins w:id="26599" w:author="Rev 8 Allen Wirfs-Brock" w:date="2012-06-07T16:49:00Z">
        <w:r w:rsidRPr="00E77497">
          <w:t xml:space="preserve">It is a Syntax Error if </w:t>
        </w:r>
      </w:ins>
      <w:ins w:id="26600" w:author="Rev 8 Allen Wirfs-Brock" w:date="2012-06-07T16:57:00Z">
        <w:r w:rsidR="00D46B2C">
          <w:rPr>
            <w:rFonts w:ascii="Times New Roman" w:hAnsi="Times New Roman"/>
          </w:rPr>
          <w:t>PropName</w:t>
        </w:r>
      </w:ins>
      <w:ins w:id="26601" w:author="Rev 8 Allen Wirfs-Brock" w:date="2012-06-07T16:49:00Z">
        <w:r>
          <w:t xml:space="preserve"> of </w:t>
        </w:r>
      </w:ins>
      <w:ins w:id="26602" w:author="Rev 8 Allen Wirfs-Brock" w:date="2012-06-07T16:57:00Z">
        <w:r w:rsidR="00D46B2C">
          <w:rPr>
            <w:rStyle w:val="bnf"/>
          </w:rPr>
          <w:t>MethodDefinition</w:t>
        </w:r>
        <w:r w:rsidR="00D46B2C" w:rsidRPr="00E77497">
          <w:rPr>
            <w:rFonts w:ascii="Courier New" w:hAnsi="Courier New"/>
          </w:rPr>
          <w:t xml:space="preserve"> </w:t>
        </w:r>
        <w:r w:rsidR="00D46B2C">
          <w:rPr>
            <w:rStyle w:val="bnf"/>
            <w:rFonts w:ascii="Arial" w:hAnsi="Arial" w:cs="Arial"/>
            <w:i w:val="0"/>
          </w:rPr>
          <w:t xml:space="preserve">is </w:t>
        </w:r>
      </w:ins>
      <w:ins w:id="26603" w:author="Rev 8 Allen Wirfs-Brock" w:date="2012-06-07T16:58:00Z">
        <w:r w:rsidR="00D46B2C" w:rsidRPr="00052EFC">
          <w:rPr>
            <w:rFonts w:cs="Arial"/>
            <w:b/>
          </w:rPr>
          <w:t>″</w:t>
        </w:r>
        <w:r w:rsidR="00D46B2C">
          <w:rPr>
            <w:rFonts w:ascii="Courier New" w:hAnsi="Courier New" w:cs="Courier New"/>
            <w:b/>
          </w:rPr>
          <w:t>constru</w:t>
        </w:r>
      </w:ins>
      <w:ins w:id="26604" w:author="Rev 9 Allen Wirfs-Brock" w:date="2012-07-08T14:22:00Z">
        <w:r w:rsidR="00372375">
          <w:rPr>
            <w:rFonts w:ascii="Courier New" w:hAnsi="Courier New" w:cs="Courier New"/>
            <w:b/>
          </w:rPr>
          <w:t>c</w:t>
        </w:r>
      </w:ins>
      <w:ins w:id="26605" w:author="Rev 8 Allen Wirfs-Brock" w:date="2012-06-07T16:58:00Z">
        <w:r w:rsidR="00D46B2C">
          <w:rPr>
            <w:rFonts w:ascii="Courier New" w:hAnsi="Courier New" w:cs="Courier New"/>
            <w:b/>
          </w:rPr>
          <w:t>tor</w:t>
        </w:r>
        <w:r w:rsidR="00D46B2C" w:rsidRPr="00557892">
          <w:rPr>
            <w:rFonts w:cs="Arial"/>
            <w:b/>
          </w:rPr>
          <w:t>″</w:t>
        </w:r>
        <w:r w:rsidR="00D46B2C" w:rsidRPr="00E77497">
          <w:t xml:space="preserve"> </w:t>
        </w:r>
      </w:ins>
      <w:ins w:id="26606" w:author="Rev 8 Allen Wirfs-Brock" w:date="2012-06-07T16:49:00Z">
        <w:r w:rsidRPr="004321EC">
          <w:rPr>
            <w:rStyle w:val="bnf"/>
            <w:rFonts w:ascii="Arial" w:hAnsi="Arial" w:cs="Arial"/>
            <w:i w:val="0"/>
          </w:rPr>
          <w:t xml:space="preserve"> </w:t>
        </w:r>
      </w:ins>
      <w:ins w:id="26607" w:author="Rev 8 Allen Wirfs-Brock" w:date="2012-06-07T16:58:00Z">
        <w:r w:rsidR="00D46B2C">
          <w:rPr>
            <w:rStyle w:val="bnf"/>
            <w:rFonts w:ascii="Arial" w:hAnsi="Arial" w:cs="Arial"/>
            <w:i w:val="0"/>
          </w:rPr>
          <w:t>and</w:t>
        </w:r>
      </w:ins>
      <w:ins w:id="26608" w:author="Rev 8 Allen Wirfs-Brock" w:date="2012-06-07T16:49:00Z">
        <w:r w:rsidRPr="004321EC">
          <w:rPr>
            <w:rStyle w:val="bnf"/>
            <w:rFonts w:ascii="Arial" w:hAnsi="Arial" w:cs="Arial"/>
            <w:i w:val="0"/>
          </w:rPr>
          <w:t xml:space="preserve"> </w:t>
        </w:r>
      </w:ins>
      <w:ins w:id="26609" w:author="Rev 8 Allen Wirfs-Brock" w:date="2012-06-07T16:58:00Z">
        <w:r w:rsidR="00D46B2C" w:rsidRPr="00D46B2C">
          <w:rPr>
            <w:rStyle w:val="bnf"/>
            <w:i w:val="0"/>
          </w:rPr>
          <w:t>SpecialMethod</w:t>
        </w:r>
        <w:r w:rsidR="00D46B2C">
          <w:rPr>
            <w:rStyle w:val="bnf"/>
            <w:rFonts w:ascii="Arial" w:hAnsi="Arial" w:cs="Arial"/>
            <w:i w:val="0"/>
          </w:rPr>
          <w:t xml:space="preserve"> of </w:t>
        </w:r>
      </w:ins>
      <w:ins w:id="26610" w:author="Rev 8 Allen Wirfs-Brock" w:date="2012-06-07T16:59:00Z">
        <w:r w:rsidR="00D46B2C">
          <w:rPr>
            <w:rStyle w:val="bnf"/>
          </w:rPr>
          <w:t>MethodDefinition</w:t>
        </w:r>
      </w:ins>
      <w:ins w:id="26611" w:author="Rev 8 Allen Wirfs-Brock" w:date="2012-06-07T16:58:00Z">
        <w:r w:rsidR="00D46B2C">
          <w:rPr>
            <w:rStyle w:val="bnf"/>
            <w:rFonts w:ascii="Arial" w:hAnsi="Arial" w:cs="Arial"/>
            <w:i w:val="0"/>
          </w:rPr>
          <w:t xml:space="preserve"> is </w:t>
        </w:r>
        <w:r w:rsidR="00D46B2C" w:rsidRPr="00D46B2C">
          <w:rPr>
            <w:rStyle w:val="bnf"/>
            <w:b/>
            <w:i w:val="0"/>
          </w:rPr>
          <w:t>true</w:t>
        </w:r>
        <w:r w:rsidR="00D46B2C">
          <w:rPr>
            <w:rStyle w:val="bnf"/>
            <w:rFonts w:ascii="Arial" w:hAnsi="Arial" w:cs="Arial"/>
            <w:i w:val="0"/>
          </w:rPr>
          <w:t>.</w:t>
        </w:r>
      </w:ins>
      <w:ins w:id="26612" w:author="Rev 8 Allen Wirfs-Brock" w:date="2012-06-07T16:49:00Z">
        <w:r w:rsidRPr="00E77497">
          <w:rPr>
            <w:rFonts w:ascii="Courier New" w:hAnsi="Courier New" w:cs="Courier New"/>
            <w:b/>
            <w:iCs/>
          </w:rPr>
          <w:t xml:space="preserve"> </w:t>
        </w:r>
      </w:ins>
    </w:p>
    <w:p w14:paraId="288B0060" w14:textId="77777777" w:rsidR="0045371C" w:rsidRPr="00E77497" w:rsidRDefault="0045371C" w:rsidP="0045371C">
      <w:pPr>
        <w:rPr>
          <w:ins w:id="26613" w:author="Rev 8 Allen Wirfs-Brock" w:date="2012-05-31T17:03:00Z"/>
          <w:rFonts w:ascii="Helvetica" w:hAnsi="Helvetica"/>
          <w:b/>
        </w:rPr>
      </w:pPr>
      <w:ins w:id="26614" w:author="Rev 8 Allen Wirfs-Brock" w:date="2012-05-31T17:03:00Z">
        <w:r w:rsidRPr="00E77497">
          <w:rPr>
            <w:rFonts w:ascii="Helvetica" w:hAnsi="Helvetica"/>
            <w:b/>
          </w:rPr>
          <w:t xml:space="preserve">Static Semantics:  </w:t>
        </w:r>
        <w:r w:rsidRPr="00E77497">
          <w:rPr>
            <w:rFonts w:ascii="Helvetica" w:hAnsi="Helvetica"/>
            <w:b/>
            <w:lang w:eastAsia="en-US"/>
          </w:rPr>
          <w:t>BoundNames</w:t>
        </w:r>
      </w:ins>
    </w:p>
    <w:p w14:paraId="779A22A3" w14:textId="77777777" w:rsidR="0045371C" w:rsidRPr="00E77497" w:rsidRDefault="00010F9D" w:rsidP="0045371C">
      <w:pPr>
        <w:jc w:val="left"/>
        <w:rPr>
          <w:ins w:id="26615" w:author="Rev 8 Allen Wirfs-Brock" w:date="2012-05-31T17:04:00Z"/>
        </w:rPr>
      </w:pPr>
      <w:ins w:id="26616" w:author="Rev 8 Allen Wirfs-Brock" w:date="2012-05-31T17:23:00Z">
        <w:r>
          <w:rPr>
            <w:rFonts w:ascii="Times New Roman" w:hAnsi="Times New Roman"/>
            <w:i/>
          </w:rPr>
          <w:t>Class</w:t>
        </w:r>
        <w:r w:rsidRPr="00E77497">
          <w:rPr>
            <w:rFonts w:ascii="Times New Roman" w:hAnsi="Times New Roman"/>
            <w:i/>
          </w:rPr>
          <w:t>Declaration</w:t>
        </w:r>
      </w:ins>
      <w:ins w:id="26617" w:author="Rev 8 Allen Wirfs-Brock" w:date="2012-05-31T17:04:00Z">
        <w:r w:rsidR="0045371C" w:rsidRPr="00E77497">
          <w:rPr>
            <w:b/>
          </w:rPr>
          <w:t xml:space="preserve">: </w:t>
        </w:r>
        <w:r w:rsidR="0045371C">
          <w:rPr>
            <w:rFonts w:ascii="Courier New" w:hAnsi="Courier New"/>
            <w:b/>
          </w:rPr>
          <w:t>class</w:t>
        </w:r>
        <w:r w:rsidR="0045371C" w:rsidRPr="00E77497">
          <w:t xml:space="preserve"> </w:t>
        </w:r>
        <w:r w:rsidR="0045371C" w:rsidRPr="00E77497">
          <w:rPr>
            <w:rFonts w:ascii="Times New Roman" w:hAnsi="Times New Roman"/>
            <w:i/>
          </w:rPr>
          <w:t>BindingIdentifier</w:t>
        </w:r>
        <w:r w:rsidR="0045371C">
          <w:rPr>
            <w:rFonts w:cs="Arial"/>
            <w:vertAlign w:val="subscript"/>
          </w:rPr>
          <w:t xml:space="preserve"> </w:t>
        </w:r>
        <w:r w:rsidR="0045371C" w:rsidRPr="00E77497">
          <w:rPr>
            <w:rFonts w:ascii="Times New Roman" w:hAnsi="Times New Roman"/>
            <w:i/>
          </w:rPr>
          <w:t xml:space="preserve"> </w:t>
        </w:r>
        <w:r w:rsidR="0045371C">
          <w:rPr>
            <w:rFonts w:ascii="Times New Roman" w:hAnsi="Times New Roman"/>
            <w:i/>
          </w:rPr>
          <w:t>ClassTail</w:t>
        </w:r>
        <w:r w:rsidR="0045371C" w:rsidRPr="00E77497">
          <w:t xml:space="preserve"> </w:t>
        </w:r>
      </w:ins>
    </w:p>
    <w:p w14:paraId="6F2FB728" w14:textId="77777777" w:rsidR="0045371C" w:rsidRPr="00E77497" w:rsidRDefault="0045371C" w:rsidP="0045371C">
      <w:pPr>
        <w:pStyle w:val="Alg4"/>
        <w:numPr>
          <w:ilvl w:val="0"/>
          <w:numId w:val="841"/>
        </w:numPr>
        <w:spacing w:after="220"/>
        <w:contextualSpacing/>
        <w:rPr>
          <w:ins w:id="26618" w:author="Rev 8 Allen Wirfs-Brock" w:date="2012-05-31T17:03:00Z"/>
        </w:rPr>
      </w:pPr>
      <w:ins w:id="26619" w:author="Rev 8 Allen Wirfs-Brock" w:date="2012-05-31T17:03:00Z">
        <w:r w:rsidRPr="00E77497">
          <w:t xml:space="preserve">Return the BoundNames of </w:t>
        </w:r>
        <w:r w:rsidRPr="00E77497">
          <w:rPr>
            <w:i/>
          </w:rPr>
          <w:t>BindingIdentifier</w:t>
        </w:r>
        <w:r w:rsidRPr="00E77497">
          <w:t>.</w:t>
        </w:r>
      </w:ins>
    </w:p>
    <w:p w14:paraId="149261C2" w14:textId="77777777" w:rsidR="00A623D6" w:rsidRPr="00E77497" w:rsidRDefault="00A623D6" w:rsidP="00A623D6">
      <w:pPr>
        <w:rPr>
          <w:ins w:id="26620" w:author="Rev 8 Allen Wirfs-Brock" w:date="2012-06-08T15:38:00Z"/>
          <w:rFonts w:ascii="Helvetica" w:hAnsi="Helvetica"/>
          <w:b/>
        </w:rPr>
      </w:pPr>
      <w:ins w:id="26621" w:author="Rev 8 Allen Wirfs-Brock" w:date="2012-06-08T15:38:00Z">
        <w:r w:rsidRPr="00E77497">
          <w:rPr>
            <w:rFonts w:ascii="Helvetica" w:hAnsi="Helvetica"/>
            <w:b/>
          </w:rPr>
          <w:t xml:space="preserve">Static Semantics:  </w:t>
        </w:r>
        <w:r>
          <w:rPr>
            <w:rFonts w:ascii="Helvetica" w:hAnsi="Helvetica"/>
            <w:b/>
          </w:rPr>
          <w:t>Constructor</w:t>
        </w:r>
        <w:r>
          <w:rPr>
            <w:rFonts w:ascii="Helvetica" w:hAnsi="Helvetica"/>
            <w:b/>
            <w:lang w:eastAsia="en-US"/>
          </w:rPr>
          <w:t>Method</w:t>
        </w:r>
      </w:ins>
    </w:p>
    <w:p w14:paraId="4EBD1C6D" w14:textId="77777777" w:rsidR="00A623D6" w:rsidRPr="00E77497" w:rsidRDefault="00A623D6" w:rsidP="00A623D6">
      <w:pPr>
        <w:jc w:val="left"/>
        <w:rPr>
          <w:ins w:id="26622" w:author="Rev 8 Allen Wirfs-Brock" w:date="2012-06-08T15:38:00Z"/>
        </w:rPr>
      </w:pPr>
      <w:ins w:id="26623" w:author="Rev 8 Allen Wirfs-Brock" w:date="2012-06-08T15:38:00Z">
        <w:r>
          <w:rPr>
            <w:rStyle w:val="bnf"/>
          </w:rPr>
          <w:t>Class</w:t>
        </w:r>
      </w:ins>
      <w:ins w:id="26624" w:author="Rev 8 Allen Wirfs-Brock" w:date="2012-06-08T15:44:00Z">
        <w:r>
          <w:rPr>
            <w:rStyle w:val="bnf"/>
          </w:rPr>
          <w:t>Body</w:t>
        </w:r>
      </w:ins>
      <w:ins w:id="26625" w:author="Rev 8 Allen Wirfs-Brock" w:date="2012-06-08T15:38:00Z">
        <w:r w:rsidRPr="00E77497">
          <w:rPr>
            <w:rStyle w:val="bnf"/>
          </w:rPr>
          <w:t xml:space="preserve"> </w:t>
        </w:r>
        <w:r w:rsidRPr="00E77497">
          <w:rPr>
            <w:rFonts w:ascii="Courier New" w:hAnsi="Courier New"/>
          </w:rPr>
          <w:t xml:space="preserve"> </w:t>
        </w:r>
        <w:r w:rsidRPr="00E77497">
          <w:rPr>
            <w:b/>
          </w:rPr>
          <w:t>:</w:t>
        </w:r>
        <w:r w:rsidRPr="00E77497">
          <w:t xml:space="preserve">  </w:t>
        </w:r>
      </w:ins>
      <w:ins w:id="26626" w:author="Rev 8 Allen Wirfs-Brock" w:date="2012-06-08T15:44:00Z">
        <w:r>
          <w:rPr>
            <w:rStyle w:val="bnf"/>
          </w:rPr>
          <w:t>ClassElementList</w:t>
        </w:r>
        <w:r w:rsidRPr="00E77497">
          <w:rPr>
            <w:rStyle w:val="bnf"/>
          </w:rPr>
          <w:t xml:space="preserve"> </w:t>
        </w:r>
        <w:r w:rsidRPr="00E77497">
          <w:rPr>
            <w:rFonts w:ascii="Courier New" w:hAnsi="Courier New"/>
          </w:rPr>
          <w:t xml:space="preserve"> </w:t>
        </w:r>
      </w:ins>
    </w:p>
    <w:p w14:paraId="47F87057" w14:textId="77777777" w:rsidR="00A623D6" w:rsidRPr="00E77497" w:rsidRDefault="00A623D6" w:rsidP="00A623D6">
      <w:pPr>
        <w:pStyle w:val="Alg4"/>
        <w:numPr>
          <w:ilvl w:val="0"/>
          <w:numId w:val="862"/>
        </w:numPr>
        <w:contextualSpacing/>
        <w:rPr>
          <w:ins w:id="26627" w:author="Rev 8 Allen Wirfs-Brock" w:date="2012-06-08T15:38:00Z"/>
        </w:rPr>
      </w:pPr>
      <w:ins w:id="26628" w:author="Rev 8 Allen Wirfs-Brock" w:date="2012-06-08T15:38:00Z">
        <w:r w:rsidRPr="00E77497">
          <w:t xml:space="preserve">Let </w:t>
        </w:r>
        <w:r>
          <w:rPr>
            <w:i/>
          </w:rPr>
          <w:t>list</w:t>
        </w:r>
        <w:r w:rsidRPr="00E77497">
          <w:t xml:space="preserve"> be </w:t>
        </w:r>
        <w:r>
          <w:t>MethodDefinitions</w:t>
        </w:r>
        <w:r w:rsidRPr="00E77497">
          <w:t xml:space="preserve"> of </w:t>
        </w:r>
        <w:r>
          <w:rPr>
            <w:rStyle w:val="bnf"/>
          </w:rPr>
          <w:t>ClassElementList</w:t>
        </w:r>
        <w:r w:rsidRPr="00E77497">
          <w:rPr>
            <w:rStyle w:val="bnf"/>
            <w:i w:val="0"/>
          </w:rPr>
          <w:t>.</w:t>
        </w:r>
      </w:ins>
    </w:p>
    <w:p w14:paraId="20FAA548" w14:textId="77777777" w:rsidR="00F25C9A" w:rsidRDefault="00F25C9A" w:rsidP="00A623D6">
      <w:pPr>
        <w:pStyle w:val="Alg4"/>
        <w:numPr>
          <w:ilvl w:val="0"/>
          <w:numId w:val="862"/>
        </w:numPr>
        <w:contextualSpacing/>
        <w:rPr>
          <w:ins w:id="26629" w:author="Rev 8 Allen Wirfs-Brock" w:date="2012-06-08T15:46:00Z"/>
        </w:rPr>
      </w:pPr>
      <w:ins w:id="26630" w:author="Rev 8 Allen Wirfs-Brock" w:date="2012-06-08T15:45:00Z">
        <w:r>
          <w:t xml:space="preserve">For each </w:t>
        </w:r>
      </w:ins>
      <w:ins w:id="26631" w:author="Rev 8 Allen Wirfs-Brock" w:date="2012-06-08T15:46:00Z">
        <w:r w:rsidRPr="00F25C9A">
          <w:rPr>
            <w:i/>
          </w:rPr>
          <w:t>MethodDefinition</w:t>
        </w:r>
        <w:r>
          <w:t xml:space="preserve"> </w:t>
        </w:r>
        <w:r w:rsidRPr="00F25C9A">
          <w:rPr>
            <w:i/>
          </w:rPr>
          <w:t>m</w:t>
        </w:r>
        <w:r>
          <w:t xml:space="preserve"> in </w:t>
        </w:r>
        <w:r w:rsidRPr="00F25C9A">
          <w:rPr>
            <w:i/>
          </w:rPr>
          <w:t>list</w:t>
        </w:r>
        <w:r>
          <w:t>, do</w:t>
        </w:r>
      </w:ins>
    </w:p>
    <w:p w14:paraId="4AA36F4E" w14:textId="77777777" w:rsidR="00A623D6" w:rsidRDefault="00A623D6" w:rsidP="00F25C9A">
      <w:pPr>
        <w:pStyle w:val="Alg4"/>
        <w:numPr>
          <w:ilvl w:val="1"/>
          <w:numId w:val="862"/>
        </w:numPr>
        <w:contextualSpacing/>
        <w:rPr>
          <w:ins w:id="26632" w:author="Rev 8 Allen Wirfs-Brock" w:date="2012-06-08T15:38:00Z"/>
        </w:rPr>
      </w:pPr>
      <w:ins w:id="26633" w:author="Rev 8 Allen Wirfs-Brock" w:date="2012-06-08T15:38:00Z">
        <w:r>
          <w:t xml:space="preserve">If PropName of </w:t>
        </w:r>
      </w:ins>
      <w:ins w:id="26634" w:author="Rev 8 Allen Wirfs-Brock" w:date="2012-06-08T15:46:00Z">
        <w:r w:rsidR="00F25C9A">
          <w:rPr>
            <w:i/>
          </w:rPr>
          <w:t>m</w:t>
        </w:r>
      </w:ins>
      <w:ins w:id="26635" w:author="Rev 8 Allen Wirfs-Brock" w:date="2012-06-08T15:38:00Z">
        <w:r>
          <w:t xml:space="preserve"> is </w:t>
        </w:r>
      </w:ins>
      <w:ins w:id="26636" w:author="Rev 8 Allen Wirfs-Brock" w:date="2012-06-08T15:47:00Z">
        <w:r w:rsidR="00F25C9A" w:rsidRPr="00052EFC">
          <w:rPr>
            <w:rFonts w:cs="Arial"/>
            <w:b/>
          </w:rPr>
          <w:t>″</w:t>
        </w:r>
        <w:r w:rsidR="00F25C9A">
          <w:rPr>
            <w:rFonts w:ascii="Courier New" w:hAnsi="Courier New" w:cs="Courier New"/>
            <w:b/>
          </w:rPr>
          <w:t>constru</w:t>
        </w:r>
      </w:ins>
      <w:ins w:id="26637" w:author="Rev 9 Allen Wirfs-Brock" w:date="2012-07-08T14:22:00Z">
        <w:r w:rsidR="00372375">
          <w:rPr>
            <w:rFonts w:ascii="Courier New" w:hAnsi="Courier New" w:cs="Courier New"/>
            <w:b/>
          </w:rPr>
          <w:t>c</w:t>
        </w:r>
      </w:ins>
      <w:ins w:id="26638" w:author="Rev 8 Allen Wirfs-Brock" w:date="2012-06-08T15:47:00Z">
        <w:r w:rsidR="00F25C9A">
          <w:rPr>
            <w:rFonts w:ascii="Courier New" w:hAnsi="Courier New" w:cs="Courier New"/>
            <w:b/>
          </w:rPr>
          <w:t>tor</w:t>
        </w:r>
        <w:r w:rsidR="00F25C9A" w:rsidRPr="00557892">
          <w:rPr>
            <w:rFonts w:cs="Arial"/>
            <w:b/>
          </w:rPr>
          <w:t>″</w:t>
        </w:r>
      </w:ins>
      <w:ins w:id="26639" w:author="Rev 8 Allen Wirfs-Brock" w:date="2012-06-08T15:38:00Z">
        <w:r>
          <w:t>, r</w:t>
        </w:r>
        <w:r w:rsidRPr="00E77497">
          <w:t xml:space="preserve">eturn </w:t>
        </w:r>
      </w:ins>
      <w:ins w:id="26640" w:author="Rev 8 Allen Wirfs-Brock" w:date="2012-06-08T15:47:00Z">
        <w:r w:rsidR="00F25C9A">
          <w:rPr>
            <w:i/>
          </w:rPr>
          <w:t>m</w:t>
        </w:r>
      </w:ins>
      <w:ins w:id="26641" w:author="Rev 8 Allen Wirfs-Brock" w:date="2012-06-08T15:38:00Z">
        <w:r>
          <w:t>.</w:t>
        </w:r>
      </w:ins>
    </w:p>
    <w:p w14:paraId="7AF1ED5B" w14:textId="77777777" w:rsidR="00A623D6" w:rsidRPr="00E77497" w:rsidRDefault="00A623D6" w:rsidP="00A623D6">
      <w:pPr>
        <w:pStyle w:val="Alg4"/>
        <w:numPr>
          <w:ilvl w:val="0"/>
          <w:numId w:val="862"/>
        </w:numPr>
        <w:spacing w:after="220"/>
        <w:contextualSpacing/>
        <w:rPr>
          <w:ins w:id="26642" w:author="Rev 8 Allen Wirfs-Brock" w:date="2012-06-08T15:38:00Z"/>
        </w:rPr>
      </w:pPr>
      <w:ins w:id="26643" w:author="Rev 8 Allen Wirfs-Brock" w:date="2012-06-08T15:38:00Z">
        <w:r w:rsidRPr="00E77497">
          <w:t xml:space="preserve">Return </w:t>
        </w:r>
      </w:ins>
      <w:ins w:id="26644" w:author="Rev 8 Allen Wirfs-Brock" w:date="2012-06-08T15:47:00Z">
        <w:r w:rsidR="00F25C9A" w:rsidRPr="00F25C9A">
          <w:rPr>
            <w:rFonts w:ascii="Arial" w:hAnsi="Arial" w:cs="Arial"/>
          </w:rPr>
          <w:t>empty</w:t>
        </w:r>
      </w:ins>
      <w:ins w:id="26645" w:author="Rev 8 Allen Wirfs-Brock" w:date="2012-06-08T15:38:00Z">
        <w:r w:rsidRPr="00E77497">
          <w:t>.</w:t>
        </w:r>
      </w:ins>
    </w:p>
    <w:p w14:paraId="2E2BBD16" w14:textId="77777777" w:rsidR="00E06D29" w:rsidRDefault="00E06D29" w:rsidP="00E06D29">
      <w:pPr>
        <w:pStyle w:val="Note"/>
        <w:rPr>
          <w:ins w:id="26646" w:author="Rev 8 Allen Wirfs-Brock" w:date="2012-06-10T15:29:00Z"/>
        </w:rPr>
      </w:pPr>
      <w:ins w:id="26647" w:author="Rev 8 Allen Wirfs-Brock" w:date="2012-06-10T15:29:00Z">
        <w:r>
          <w:t>NOTE</w:t>
        </w:r>
        <w:r>
          <w:tab/>
          <w:t xml:space="preserve">Early Error </w:t>
        </w:r>
      </w:ins>
      <w:ins w:id="26648" w:author="Rev 8 Allen Wirfs-Brock" w:date="2012-06-10T15:30:00Z">
        <w:r>
          <w:t xml:space="preserve">rules ensure that there is only one method definition named </w:t>
        </w:r>
      </w:ins>
      <w:ins w:id="26649" w:author="Rev 8 Allen Wirfs-Brock" w:date="2012-06-10T15:31:00Z">
        <w:r w:rsidRPr="00052EFC">
          <w:rPr>
            <w:rFonts w:cs="Arial"/>
            <w:b/>
          </w:rPr>
          <w:t>″</w:t>
        </w:r>
        <w:r>
          <w:rPr>
            <w:rFonts w:ascii="Courier New" w:hAnsi="Courier New" w:cs="Courier New"/>
            <w:b/>
          </w:rPr>
          <w:t>constru</w:t>
        </w:r>
      </w:ins>
      <w:ins w:id="26650" w:author="Rev 9 Allen Wirfs-Brock" w:date="2012-07-08T14:22:00Z">
        <w:r w:rsidR="00372375">
          <w:rPr>
            <w:rFonts w:ascii="Courier New" w:hAnsi="Courier New" w:cs="Courier New"/>
            <w:b/>
          </w:rPr>
          <w:t>c</w:t>
        </w:r>
      </w:ins>
      <w:ins w:id="26651" w:author="Rev 8 Allen Wirfs-Brock" w:date="2012-06-10T15:31:00Z">
        <w:r>
          <w:rPr>
            <w:rFonts w:ascii="Courier New" w:hAnsi="Courier New" w:cs="Courier New"/>
            <w:b/>
          </w:rPr>
          <w:t>tor</w:t>
        </w:r>
        <w:r w:rsidRPr="00557892">
          <w:rPr>
            <w:rFonts w:cs="Arial"/>
            <w:b/>
          </w:rPr>
          <w:t>″</w:t>
        </w:r>
      </w:ins>
      <w:ins w:id="26652" w:author="Rev 8 Allen Wirfs-Brock" w:date="2012-06-10T15:30:00Z">
        <w:r>
          <w:t xml:space="preserve"> and that it isn’t an accessor property or generator definition. </w:t>
        </w:r>
      </w:ins>
    </w:p>
    <w:p w14:paraId="5F01C6BD" w14:textId="77777777" w:rsidR="0013423F" w:rsidRPr="00E77497" w:rsidRDefault="0013423F" w:rsidP="0013423F">
      <w:pPr>
        <w:rPr>
          <w:ins w:id="26653" w:author="Rev 8 Allen Wirfs-Brock" w:date="2012-05-31T17:30:00Z"/>
          <w:rFonts w:ascii="Helvetica" w:hAnsi="Helvetica"/>
          <w:b/>
        </w:rPr>
      </w:pPr>
      <w:ins w:id="26654" w:author="Rev 8 Allen Wirfs-Brock" w:date="2012-05-31T17:30:00Z">
        <w:r w:rsidRPr="00E77497">
          <w:rPr>
            <w:rFonts w:ascii="Helvetica" w:hAnsi="Helvetica"/>
            <w:b/>
          </w:rPr>
          <w:t xml:space="preserve">Static Semantics:  </w:t>
        </w:r>
        <w:r>
          <w:rPr>
            <w:rFonts w:ascii="Helvetica" w:hAnsi="Helvetica"/>
            <w:b/>
            <w:lang w:eastAsia="en-US"/>
          </w:rPr>
          <w:t>Contains</w:t>
        </w:r>
      </w:ins>
    </w:p>
    <w:p w14:paraId="62322104" w14:textId="77777777" w:rsidR="0013423F" w:rsidRPr="004418C4" w:rsidRDefault="0013423F" w:rsidP="0013423F">
      <w:pPr>
        <w:ind w:left="360"/>
        <w:rPr>
          <w:ins w:id="26655" w:author="Rev 8 Allen Wirfs-Brock" w:date="2012-05-31T17:30:00Z"/>
        </w:rPr>
      </w:pPr>
      <w:ins w:id="26656" w:author="Rev 8 Allen Wirfs-Brock" w:date="2012-05-31T17:30:00Z">
        <w:r>
          <w:t>W</w:t>
        </w:r>
        <w:r w:rsidRPr="004418C4">
          <w:t xml:space="preserve">ith </w:t>
        </w:r>
        <w:r>
          <w:t>parameter</w:t>
        </w:r>
        <w:r w:rsidRPr="004418C4">
          <w:t xml:space="preserve"> </w:t>
        </w:r>
        <w:r>
          <w:rPr>
            <w:rFonts w:ascii="Times New Roman" w:hAnsi="Times New Roman"/>
            <w:i/>
          </w:rPr>
          <w:t>symbol</w:t>
        </w:r>
        <w:r>
          <w:t>.</w:t>
        </w:r>
      </w:ins>
    </w:p>
    <w:p w14:paraId="382986EC" w14:textId="77777777" w:rsidR="0013423F" w:rsidRPr="00E77497" w:rsidRDefault="0013423F" w:rsidP="0013423F">
      <w:pPr>
        <w:jc w:val="left"/>
        <w:rPr>
          <w:ins w:id="26657" w:author="Rev 8 Allen Wirfs-Brock" w:date="2012-05-31T17:30:00Z"/>
        </w:rPr>
      </w:pPr>
      <w:ins w:id="26658" w:author="Rev 8 Allen Wirfs-Brock" w:date="2012-05-31T17:30:00Z">
        <w:r>
          <w:rPr>
            <w:rFonts w:ascii="Times New Roman" w:hAnsi="Times New Roman"/>
            <w:i/>
          </w:rPr>
          <w:t>Class</w:t>
        </w:r>
      </w:ins>
      <w:ins w:id="26659" w:author="Rev 8 Allen Wirfs-Brock" w:date="2012-05-31T17:33:00Z">
        <w:r>
          <w:rPr>
            <w:rFonts w:ascii="Times New Roman" w:hAnsi="Times New Roman"/>
            <w:i/>
          </w:rPr>
          <w:t>Tail</w:t>
        </w:r>
      </w:ins>
      <w:ins w:id="26660" w:author="Rev 8 Allen Wirfs-Brock" w:date="2012-05-31T17:30:00Z">
        <w:r w:rsidRPr="00E77497">
          <w:t xml:space="preserve"> </w:t>
        </w:r>
        <w:r w:rsidRPr="00E77497">
          <w:rPr>
            <w:b/>
          </w:rPr>
          <w:t xml:space="preserve">: </w:t>
        </w:r>
        <w:r w:rsidRPr="00E77497">
          <w:t xml:space="preserve"> </w:t>
        </w:r>
      </w:ins>
      <w:ins w:id="26661" w:author="Rev 8 Allen Wirfs-Brock" w:date="2012-05-31T17:34:00Z">
        <w:r w:rsidR="00594449" w:rsidRPr="00594449">
          <w:rPr>
            <w:rFonts w:ascii="Times New Roman" w:hAnsi="Times New Roman"/>
            <w:i/>
          </w:rPr>
          <w:t>ClassHeritage</w:t>
        </w:r>
      </w:ins>
      <w:ins w:id="26662" w:author="Rev 8 Allen Wirfs-Brock" w:date="2012-05-31T17:31:00Z">
        <w:r w:rsidRPr="00594449">
          <w:rPr>
            <w:rFonts w:cs="Arial"/>
            <w:vertAlign w:val="subscript"/>
          </w:rPr>
          <w:t>opt</w:t>
        </w:r>
      </w:ins>
      <w:ins w:id="26663" w:author="Rev 8 Allen Wirfs-Brock" w:date="2012-05-31T17:30:00Z">
        <w:r>
          <w:rPr>
            <w:rFonts w:cs="Arial"/>
            <w:vertAlign w:val="subscript"/>
          </w:rPr>
          <w:t xml:space="preserve"> </w:t>
        </w:r>
      </w:ins>
      <w:ins w:id="26664" w:author="Rev 8 Allen Wirfs-Brock" w:date="2012-05-31T17:35:00Z">
        <w:r w:rsidR="00594449">
          <w:rPr>
            <w:rFonts w:cs="Arial"/>
            <w:vertAlign w:val="subscript"/>
          </w:rPr>
          <w:t xml:space="preserve"> </w:t>
        </w:r>
        <w:r w:rsidR="00594449" w:rsidRPr="00594449">
          <w:rPr>
            <w:rFonts w:ascii="Courier New" w:hAnsi="Courier New" w:cs="Courier New"/>
            <w:b/>
          </w:rPr>
          <w:t>{</w:t>
        </w:r>
      </w:ins>
      <w:ins w:id="26665" w:author="Rev 8 Allen Wirfs-Brock" w:date="2012-05-31T17:30:00Z">
        <w:r w:rsidRPr="00E77497">
          <w:rPr>
            <w:rFonts w:ascii="Times New Roman" w:hAnsi="Times New Roman"/>
            <w:i/>
          </w:rPr>
          <w:t xml:space="preserve"> </w:t>
        </w:r>
        <w:r>
          <w:rPr>
            <w:rFonts w:ascii="Times New Roman" w:hAnsi="Times New Roman"/>
            <w:i/>
          </w:rPr>
          <w:t>Class</w:t>
        </w:r>
      </w:ins>
      <w:ins w:id="26666" w:author="Rev 8 Allen Wirfs-Brock" w:date="2012-05-31T17:35:00Z">
        <w:r w:rsidR="00594449">
          <w:rPr>
            <w:rFonts w:ascii="Times New Roman" w:hAnsi="Times New Roman"/>
            <w:i/>
          </w:rPr>
          <w:t>Body</w:t>
        </w:r>
      </w:ins>
      <w:ins w:id="26667" w:author="Rev 8 Allen Wirfs-Brock" w:date="2012-05-31T17:30:00Z">
        <w:r w:rsidRPr="00E77497">
          <w:t xml:space="preserve"> </w:t>
        </w:r>
      </w:ins>
      <w:ins w:id="26668" w:author="Rev 8 Allen Wirfs-Brock" w:date="2012-05-31T17:35:00Z">
        <w:r w:rsidR="00594449" w:rsidRPr="00594449">
          <w:rPr>
            <w:rFonts w:ascii="Courier New" w:hAnsi="Courier New" w:cs="Courier New"/>
            <w:b/>
          </w:rPr>
          <w:t>}</w:t>
        </w:r>
      </w:ins>
    </w:p>
    <w:p w14:paraId="2C29D7DD" w14:textId="77777777" w:rsidR="001719EF" w:rsidRDefault="001719EF" w:rsidP="001719EF">
      <w:pPr>
        <w:pStyle w:val="Alg4"/>
        <w:numPr>
          <w:ilvl w:val="0"/>
          <w:numId w:val="887"/>
        </w:numPr>
        <w:contextualSpacing/>
        <w:rPr>
          <w:ins w:id="26669" w:author="Rev 8 Allen Wirfs-Brock" w:date="2012-06-12T14:45:00Z"/>
        </w:rPr>
      </w:pPr>
      <w:ins w:id="26670" w:author="Rev 8 Allen Wirfs-Brock" w:date="2012-06-12T14:45:00Z">
        <w:r>
          <w:t xml:space="preserve">If </w:t>
        </w:r>
        <w:r w:rsidRPr="006F1513">
          <w:rPr>
            <w:i/>
          </w:rPr>
          <w:t>symbol</w:t>
        </w:r>
        <w:r>
          <w:t xml:space="preserve"> is </w:t>
        </w:r>
        <w:r w:rsidRPr="006F1513">
          <w:rPr>
            <w:i/>
          </w:rPr>
          <w:t>Class</w:t>
        </w:r>
        <w:r>
          <w:rPr>
            <w:i/>
          </w:rPr>
          <w:t>Body</w:t>
        </w:r>
        <w:r>
          <w:t xml:space="preserve">, return </w:t>
        </w:r>
        <w:r w:rsidRPr="006F1513">
          <w:rPr>
            <w:b/>
          </w:rPr>
          <w:t>true</w:t>
        </w:r>
        <w:r>
          <w:t>.</w:t>
        </w:r>
      </w:ins>
    </w:p>
    <w:p w14:paraId="5C4B01BD" w14:textId="77777777" w:rsidR="0013423F" w:rsidRPr="00E77497" w:rsidRDefault="00594449" w:rsidP="001719EF">
      <w:pPr>
        <w:pStyle w:val="Alg2"/>
        <w:numPr>
          <w:ilvl w:val="0"/>
          <w:numId w:val="887"/>
        </w:numPr>
        <w:rPr>
          <w:ins w:id="26671" w:author="Rev 8 Allen Wirfs-Brock" w:date="2012-05-31T17:28:00Z"/>
        </w:rPr>
      </w:pPr>
      <w:ins w:id="26672" w:author="Rev 8 Allen Wirfs-Brock" w:date="2012-05-31T17:37:00Z">
        <w:r>
          <w:t>If</w:t>
        </w:r>
      </w:ins>
      <w:ins w:id="26673" w:author="Rev 8 Allen Wirfs-Brock" w:date="2012-05-31T17:28:00Z">
        <w:r w:rsidR="0013423F">
          <w:t xml:space="preserve"> </w:t>
        </w:r>
      </w:ins>
      <w:ins w:id="26674" w:author="Rev 8 Allen Wirfs-Brock" w:date="2012-05-31T17:37:00Z">
        <w:r>
          <w:rPr>
            <w:i/>
          </w:rPr>
          <w:t xml:space="preserve">ClassHeritage </w:t>
        </w:r>
        <w:r w:rsidRPr="0066074B">
          <w:t>is not present</w:t>
        </w:r>
      </w:ins>
      <w:ins w:id="26675" w:author="Rev 8 Allen Wirfs-Brock" w:date="2012-05-31T17:28:00Z">
        <w:r w:rsidR="0013423F">
          <w:t>,</w:t>
        </w:r>
      </w:ins>
      <w:ins w:id="26676" w:author="Rev 8 Allen Wirfs-Brock" w:date="2012-05-31T17:37:00Z">
        <w:r>
          <w:t xml:space="preserve"> return </w:t>
        </w:r>
        <w:r w:rsidRPr="00594449">
          <w:rPr>
            <w:b/>
          </w:rPr>
          <w:t>false</w:t>
        </w:r>
        <w:r>
          <w:t>.</w:t>
        </w:r>
      </w:ins>
      <w:ins w:id="26677" w:author="Rev 8 Allen Wirfs-Brock" w:date="2012-05-31T17:28:00Z">
        <w:r w:rsidR="0013423F">
          <w:t xml:space="preserve">   </w:t>
        </w:r>
        <w:r w:rsidR="0013423F" w:rsidRPr="00E77497">
          <w:t xml:space="preserve"> </w:t>
        </w:r>
      </w:ins>
    </w:p>
    <w:p w14:paraId="448EA24D" w14:textId="77777777" w:rsidR="002516D5" w:rsidRDefault="002516D5" w:rsidP="001719EF">
      <w:pPr>
        <w:pStyle w:val="Alg4"/>
        <w:numPr>
          <w:ilvl w:val="0"/>
          <w:numId w:val="887"/>
        </w:numPr>
        <w:spacing w:after="220"/>
        <w:contextualSpacing/>
        <w:rPr>
          <w:ins w:id="26678" w:author="Rev 8 Allen Wirfs-Brock" w:date="2012-06-01T09:23:00Z"/>
        </w:rPr>
      </w:pPr>
      <w:ins w:id="26679" w:author="Rev 8 Allen Wirfs-Brock" w:date="2012-06-01T09:23:00Z">
        <w:r>
          <w:t xml:space="preserve">If </w:t>
        </w:r>
        <w:r w:rsidRPr="006F1513">
          <w:rPr>
            <w:i/>
          </w:rPr>
          <w:t>symbol</w:t>
        </w:r>
        <w:r>
          <w:t xml:space="preserve"> is </w:t>
        </w:r>
        <w:r w:rsidRPr="006F1513">
          <w:rPr>
            <w:i/>
          </w:rPr>
          <w:t>ClassHeritage</w:t>
        </w:r>
        <w:r>
          <w:t xml:space="preserve">, return </w:t>
        </w:r>
        <w:r w:rsidRPr="006F1513">
          <w:rPr>
            <w:b/>
          </w:rPr>
          <w:t>true</w:t>
        </w:r>
        <w:r>
          <w:t>.</w:t>
        </w:r>
      </w:ins>
    </w:p>
    <w:p w14:paraId="2EF53A5E" w14:textId="77777777" w:rsidR="0013423F" w:rsidRPr="00E77497" w:rsidRDefault="0013423F" w:rsidP="001719EF">
      <w:pPr>
        <w:pStyle w:val="Alg4"/>
        <w:numPr>
          <w:ilvl w:val="0"/>
          <w:numId w:val="887"/>
        </w:numPr>
        <w:spacing w:after="220"/>
        <w:contextualSpacing/>
        <w:rPr>
          <w:ins w:id="26680" w:author="Rev 8 Allen Wirfs-Brock" w:date="2012-05-31T17:28:00Z"/>
        </w:rPr>
      </w:pPr>
      <w:ins w:id="26681" w:author="Rev 8 Allen Wirfs-Brock" w:date="2012-05-31T17:28:00Z">
        <w:r w:rsidRPr="00E77497">
          <w:t>Return</w:t>
        </w:r>
      </w:ins>
      <w:ins w:id="26682" w:author="Rev 8 Allen Wirfs-Brock" w:date="2012-05-31T17:38:00Z">
        <w:r w:rsidR="00594449" w:rsidRPr="00594449">
          <w:t xml:space="preserve"> </w:t>
        </w:r>
        <w:r w:rsidR="00594449">
          <w:t xml:space="preserve">the result of Contains for </w:t>
        </w:r>
        <w:r w:rsidR="00594449">
          <w:rPr>
            <w:i/>
          </w:rPr>
          <w:t xml:space="preserve">ClassHeritage </w:t>
        </w:r>
        <w:r w:rsidR="00594449">
          <w:t xml:space="preserve">with argument </w:t>
        </w:r>
        <w:r w:rsidR="00594449" w:rsidRPr="009E2EC9">
          <w:rPr>
            <w:i/>
          </w:rPr>
          <w:t>symbol</w:t>
        </w:r>
      </w:ins>
      <w:ins w:id="26683" w:author="Rev 8 Allen Wirfs-Brock" w:date="2012-05-31T17:28:00Z">
        <w:r w:rsidRPr="00E77497">
          <w:t>.</w:t>
        </w:r>
      </w:ins>
    </w:p>
    <w:p w14:paraId="10CCEC30" w14:textId="77777777" w:rsidR="00594449" w:rsidRDefault="00594449" w:rsidP="00594449">
      <w:pPr>
        <w:pStyle w:val="Note"/>
        <w:rPr>
          <w:ins w:id="26684" w:author="Rev 8 Allen Wirfs-Brock" w:date="2012-05-31T17:39:00Z"/>
        </w:rPr>
      </w:pPr>
      <w:ins w:id="26685" w:author="Rev 8 Allen Wirfs-Brock" w:date="2012-05-31T17:39:00Z">
        <w:r>
          <w:t>NOTE</w:t>
        </w:r>
        <w:r>
          <w:tab/>
          <w:t xml:space="preserve">Static semantic rules that depend upon substructure generally do not look into class </w:t>
        </w:r>
      </w:ins>
      <w:ins w:id="26686" w:author="Rev 8 Allen Wirfs-Brock" w:date="2012-05-31T17:40:00Z">
        <w:r>
          <w:t>bodies</w:t>
        </w:r>
      </w:ins>
      <w:ins w:id="26687" w:author="Rev 8 Allen Wirfs-Brock" w:date="2012-05-31T17:39:00Z">
        <w:r>
          <w:t>.</w:t>
        </w:r>
      </w:ins>
    </w:p>
    <w:p w14:paraId="208D9E38" w14:textId="77777777" w:rsidR="00D97798" w:rsidRPr="00E77497" w:rsidRDefault="00D97798" w:rsidP="00D97798">
      <w:pPr>
        <w:rPr>
          <w:ins w:id="26688" w:author="Rev 8 Allen Wirfs-Brock" w:date="2012-06-01T11:23:00Z"/>
          <w:rFonts w:ascii="Helvetica" w:hAnsi="Helvetica"/>
          <w:b/>
        </w:rPr>
      </w:pPr>
      <w:ins w:id="26689" w:author="Rev 8 Allen Wirfs-Brock" w:date="2012-06-01T11:23:00Z">
        <w:r w:rsidRPr="00E77497">
          <w:rPr>
            <w:rFonts w:ascii="Helvetica" w:hAnsi="Helvetica"/>
            <w:b/>
          </w:rPr>
          <w:t xml:space="preserve">Static Semantics:  </w:t>
        </w:r>
        <w:r>
          <w:rPr>
            <w:rFonts w:ascii="Helvetica" w:hAnsi="Helvetica"/>
            <w:b/>
            <w:lang w:eastAsia="en-US"/>
          </w:rPr>
          <w:t>IsConstantDeclaration</w:t>
        </w:r>
      </w:ins>
    </w:p>
    <w:p w14:paraId="73FB8755" w14:textId="77777777" w:rsidR="00D97798" w:rsidRPr="00E77497" w:rsidRDefault="00D97798" w:rsidP="00D97798">
      <w:pPr>
        <w:jc w:val="left"/>
        <w:rPr>
          <w:ins w:id="26690" w:author="Rev 8 Allen Wirfs-Brock" w:date="2012-06-01T11:24:00Z"/>
        </w:rPr>
      </w:pPr>
      <w:ins w:id="26691" w:author="Rev 8 Allen Wirfs-Brock" w:date="2012-06-01T11:24:00Z">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ins>
    </w:p>
    <w:p w14:paraId="1383C28A" w14:textId="77777777" w:rsidR="00D97798" w:rsidRPr="00E77497" w:rsidRDefault="00D97798" w:rsidP="00D97798">
      <w:pPr>
        <w:pStyle w:val="Alg4"/>
        <w:numPr>
          <w:ilvl w:val="0"/>
          <w:numId w:val="850"/>
        </w:numPr>
        <w:spacing w:after="220"/>
        <w:contextualSpacing/>
        <w:rPr>
          <w:ins w:id="26692" w:author="Rev 8 Allen Wirfs-Brock" w:date="2012-06-01T11:23:00Z"/>
        </w:rPr>
      </w:pPr>
      <w:ins w:id="26693" w:author="Rev 8 Allen Wirfs-Brock" w:date="2012-06-01T11:23:00Z">
        <w:r>
          <w:t xml:space="preserve">Return </w:t>
        </w:r>
      </w:ins>
      <w:ins w:id="26694" w:author="Rev 8 Allen Wirfs-Brock" w:date="2012-06-01T11:24:00Z">
        <w:del w:id="26695" w:author="Rev 10 Allen Wirfs-Brock" w:date="2012-08-30T15:34:00Z">
          <w:r w:rsidDel="00A019EE">
            <w:rPr>
              <w:b/>
            </w:rPr>
            <w:delText>true</w:delText>
          </w:r>
        </w:del>
      </w:ins>
      <w:ins w:id="26696" w:author="Rev 10 Allen Wirfs-Brock" w:date="2012-08-30T15:34:00Z">
        <w:r w:rsidR="00A019EE">
          <w:rPr>
            <w:b/>
          </w:rPr>
          <w:t>false</w:t>
        </w:r>
      </w:ins>
      <w:ins w:id="26697" w:author="Rev 8 Allen Wirfs-Brock" w:date="2012-06-01T11:23:00Z">
        <w:r w:rsidRPr="00E77497">
          <w:t>.</w:t>
        </w:r>
      </w:ins>
    </w:p>
    <w:p w14:paraId="40CAE8F2" w14:textId="77777777" w:rsidR="00D97798" w:rsidRPr="00E77497" w:rsidRDefault="00D97798" w:rsidP="00D97798">
      <w:pPr>
        <w:rPr>
          <w:ins w:id="26698" w:author="Rev 8 Allen Wirfs-Brock" w:date="2012-06-01T11:20:00Z"/>
          <w:rFonts w:ascii="Helvetica" w:hAnsi="Helvetica"/>
          <w:b/>
        </w:rPr>
      </w:pPr>
      <w:ins w:id="26699" w:author="Rev 8 Allen Wirfs-Brock" w:date="2012-06-01T11:20:00Z">
        <w:r w:rsidRPr="00E77497">
          <w:rPr>
            <w:rFonts w:ascii="Helvetica" w:hAnsi="Helvetica"/>
            <w:b/>
          </w:rPr>
          <w:t xml:space="preserve">Static Semantics:  </w:t>
        </w:r>
        <w:r w:rsidRPr="00E77497">
          <w:rPr>
            <w:rFonts w:ascii="Helvetica" w:hAnsi="Helvetica"/>
            <w:b/>
            <w:lang w:eastAsia="en-US"/>
          </w:rPr>
          <w:t>LexicallyDeclaredNames</w:t>
        </w:r>
      </w:ins>
    </w:p>
    <w:p w14:paraId="43576A53" w14:textId="77777777" w:rsidR="00D97798" w:rsidRPr="00E77497" w:rsidRDefault="00D97798" w:rsidP="00D97798">
      <w:pPr>
        <w:jc w:val="left"/>
        <w:rPr>
          <w:ins w:id="26700" w:author="Rev 8 Allen Wirfs-Brock" w:date="2012-06-01T11:21:00Z"/>
        </w:rPr>
      </w:pPr>
      <w:ins w:id="26701" w:author="Rev 8 Allen Wirfs-Brock" w:date="2012-06-01T11:21:00Z">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ins>
    </w:p>
    <w:p w14:paraId="0B96C6E6" w14:textId="77777777" w:rsidR="00D97798" w:rsidRPr="00E77497" w:rsidRDefault="00D97798" w:rsidP="00D97798">
      <w:pPr>
        <w:pStyle w:val="Alg4"/>
        <w:numPr>
          <w:ilvl w:val="0"/>
          <w:numId w:val="847"/>
        </w:numPr>
        <w:spacing w:after="220"/>
        <w:contextualSpacing/>
        <w:rPr>
          <w:ins w:id="26702" w:author="Rev 8 Allen Wirfs-Brock" w:date="2012-06-01T11:20:00Z"/>
        </w:rPr>
      </w:pPr>
      <w:ins w:id="26703" w:author="Rev 8 Allen Wirfs-Brock" w:date="2012-06-01T11:20:00Z">
        <w:r w:rsidRPr="00E77497">
          <w:t xml:space="preserve">Return the BoundNames of </w:t>
        </w:r>
        <w:r w:rsidRPr="00E77497">
          <w:rPr>
            <w:i/>
          </w:rPr>
          <w:t>BindingIdentifier</w:t>
        </w:r>
        <w:r w:rsidRPr="00E77497">
          <w:t>.</w:t>
        </w:r>
      </w:ins>
    </w:p>
    <w:p w14:paraId="325929BE" w14:textId="77777777" w:rsidR="00E926E2" w:rsidRPr="00E77497" w:rsidRDefault="00E926E2" w:rsidP="00E926E2">
      <w:pPr>
        <w:rPr>
          <w:ins w:id="26704" w:author="Rev 8 Allen Wirfs-Brock" w:date="2012-06-08T15:10:00Z"/>
          <w:rFonts w:ascii="Helvetica" w:hAnsi="Helvetica"/>
          <w:b/>
        </w:rPr>
      </w:pPr>
      <w:ins w:id="26705" w:author="Rev 8 Allen Wirfs-Brock" w:date="2012-06-08T15:10:00Z">
        <w:r w:rsidRPr="00E77497">
          <w:rPr>
            <w:rFonts w:ascii="Helvetica" w:hAnsi="Helvetica"/>
            <w:b/>
          </w:rPr>
          <w:t xml:space="preserve">Static Semantics:  </w:t>
        </w:r>
        <w:r>
          <w:rPr>
            <w:rFonts w:ascii="Helvetica" w:hAnsi="Helvetica"/>
            <w:b/>
            <w:lang w:eastAsia="en-US"/>
          </w:rPr>
          <w:t>Method</w:t>
        </w:r>
        <w:r w:rsidRPr="00E77497">
          <w:rPr>
            <w:rFonts w:ascii="Helvetica" w:hAnsi="Helvetica"/>
            <w:b/>
            <w:lang w:eastAsia="en-US"/>
          </w:rPr>
          <w:t>De</w:t>
        </w:r>
      </w:ins>
      <w:ins w:id="26706" w:author="Rev 8 Allen Wirfs-Brock" w:date="2012-06-08T15:28:00Z">
        <w:r w:rsidR="00002FFA">
          <w:rPr>
            <w:rFonts w:ascii="Helvetica" w:hAnsi="Helvetica"/>
            <w:b/>
            <w:lang w:eastAsia="en-US"/>
          </w:rPr>
          <w:t>finition</w:t>
        </w:r>
      </w:ins>
      <w:ins w:id="26707" w:author="Rev 8 Allen Wirfs-Brock" w:date="2012-06-08T15:10:00Z">
        <w:r w:rsidRPr="00E77497">
          <w:rPr>
            <w:rFonts w:ascii="Helvetica" w:hAnsi="Helvetica"/>
            <w:b/>
            <w:lang w:eastAsia="en-US"/>
          </w:rPr>
          <w:t>s</w:t>
        </w:r>
      </w:ins>
    </w:p>
    <w:p w14:paraId="21A31CBE" w14:textId="77777777" w:rsidR="00A30CF3" w:rsidRPr="00E77497" w:rsidRDefault="00A30CF3" w:rsidP="00A30CF3">
      <w:pPr>
        <w:jc w:val="left"/>
        <w:rPr>
          <w:ins w:id="26708" w:author="Rev 8 Allen Wirfs-Brock" w:date="2012-06-08T15:14:00Z"/>
        </w:rPr>
      </w:pPr>
      <w:ins w:id="26709" w:author="Rev 8 Allen Wirfs-Brock" w:date="2012-06-08T15:14:00Z">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ins>
    </w:p>
    <w:p w14:paraId="099259C7" w14:textId="77777777" w:rsidR="00A30CF3" w:rsidRDefault="00A30CF3" w:rsidP="00A30CF3">
      <w:pPr>
        <w:pStyle w:val="Alg4"/>
        <w:numPr>
          <w:ilvl w:val="0"/>
          <w:numId w:val="858"/>
        </w:numPr>
        <w:spacing w:after="220"/>
        <w:contextualSpacing/>
        <w:rPr>
          <w:ins w:id="26710" w:author="Rev 8 Allen Wirfs-Brock" w:date="2012-06-08T15:14:00Z"/>
        </w:rPr>
      </w:pPr>
      <w:ins w:id="26711" w:author="Rev 8 Allen Wirfs-Brock" w:date="2012-06-08T15:14:00Z">
        <w:r>
          <w:t xml:space="preserve">If PropName of </w:t>
        </w:r>
        <w:r w:rsidRPr="001F706A">
          <w:rPr>
            <w:i/>
          </w:rPr>
          <w:t>ClassElement</w:t>
        </w:r>
        <w:r>
          <w:t xml:space="preserve"> is </w:t>
        </w:r>
        <w:r w:rsidRPr="001F706A">
          <w:rPr>
            <w:rFonts w:ascii="Arial" w:hAnsi="Arial" w:cs="Arial"/>
          </w:rPr>
          <w:t>empty</w:t>
        </w:r>
        <w:r>
          <w:t>, r</w:t>
        </w:r>
        <w:r w:rsidRPr="00E77497">
          <w:t xml:space="preserve">eturn a </w:t>
        </w:r>
        <w:r>
          <w:t>new empty List.</w:t>
        </w:r>
      </w:ins>
    </w:p>
    <w:p w14:paraId="4E8AD5F9" w14:textId="77777777" w:rsidR="00A30CF3" w:rsidRPr="00E77497" w:rsidRDefault="00A30CF3" w:rsidP="00A30CF3">
      <w:pPr>
        <w:pStyle w:val="Alg4"/>
        <w:numPr>
          <w:ilvl w:val="0"/>
          <w:numId w:val="858"/>
        </w:numPr>
        <w:spacing w:after="220"/>
        <w:contextualSpacing/>
        <w:rPr>
          <w:ins w:id="26712" w:author="Rev 8 Allen Wirfs-Brock" w:date="2012-06-08T15:14:00Z"/>
        </w:rPr>
      </w:pPr>
      <w:ins w:id="26713" w:author="Rev 8 Allen Wirfs-Brock" w:date="2012-06-08T15:14:00Z">
        <w:r>
          <w:t xml:space="preserve">Return a </w:t>
        </w:r>
        <w:r w:rsidRPr="00E77497">
          <w:t xml:space="preserve">List containing </w:t>
        </w:r>
        <w:r w:rsidRPr="001F706A">
          <w:rPr>
            <w:i/>
          </w:rPr>
          <w:t>ClassElement</w:t>
        </w:r>
        <w:r w:rsidRPr="00E77497">
          <w:t>.</w:t>
        </w:r>
      </w:ins>
    </w:p>
    <w:p w14:paraId="3F3F9184" w14:textId="77777777" w:rsidR="00A30CF3" w:rsidRPr="00E77497" w:rsidRDefault="00A30CF3" w:rsidP="00A30CF3">
      <w:pPr>
        <w:jc w:val="left"/>
        <w:rPr>
          <w:ins w:id="26714" w:author="Rev 8 Allen Wirfs-Brock" w:date="2012-06-08T15:14:00Z"/>
        </w:rPr>
      </w:pPr>
      <w:ins w:id="26715" w:author="Rev 8 Allen Wirfs-Brock" w:date="2012-06-08T15:14:00Z">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ins>
    </w:p>
    <w:p w14:paraId="04BE498D" w14:textId="77777777" w:rsidR="00A30CF3" w:rsidRPr="00E77497" w:rsidRDefault="00A30CF3" w:rsidP="007F4002">
      <w:pPr>
        <w:pStyle w:val="Alg4"/>
        <w:numPr>
          <w:ilvl w:val="0"/>
          <w:numId w:val="887"/>
        </w:numPr>
        <w:contextualSpacing/>
        <w:rPr>
          <w:ins w:id="26716" w:author="Rev 8 Allen Wirfs-Brock" w:date="2012-06-08T15:14:00Z"/>
        </w:rPr>
      </w:pPr>
      <w:ins w:id="26717" w:author="Rev 8 Allen Wirfs-Brock" w:date="2012-06-08T15:14:00Z">
        <w:r w:rsidRPr="00E77497">
          <w:t xml:space="preserve">Let </w:t>
        </w:r>
        <w:r>
          <w:rPr>
            <w:i/>
          </w:rPr>
          <w:t>list</w:t>
        </w:r>
        <w:r w:rsidRPr="00E77497">
          <w:t xml:space="preserve"> be </w:t>
        </w:r>
      </w:ins>
      <w:ins w:id="26718" w:author="Rev 8 Allen Wirfs-Brock" w:date="2012-06-08T15:16:00Z">
        <w:r>
          <w:t>MethodDe</w:t>
        </w:r>
      </w:ins>
      <w:ins w:id="26719" w:author="Rev 8 Allen Wirfs-Brock" w:date="2012-06-08T15:28:00Z">
        <w:r w:rsidR="00002FFA">
          <w:t>finition</w:t>
        </w:r>
      </w:ins>
      <w:ins w:id="26720" w:author="Rev 8 Allen Wirfs-Brock" w:date="2012-06-08T15:16:00Z">
        <w:r>
          <w:t>s</w:t>
        </w:r>
      </w:ins>
      <w:ins w:id="26721" w:author="Rev 8 Allen Wirfs-Brock" w:date="2012-06-08T15:14:00Z">
        <w:r w:rsidRPr="00E77497">
          <w:t xml:space="preserve"> of </w:t>
        </w:r>
        <w:r>
          <w:rPr>
            <w:rStyle w:val="bnf"/>
          </w:rPr>
          <w:t>ClassEle</w:t>
        </w:r>
      </w:ins>
      <w:ins w:id="26722" w:author="Rev 8 Allen Wirfs-Brock" w:date="2012-06-08T15:28:00Z">
        <w:r w:rsidR="00002FFA">
          <w:rPr>
            <w:rStyle w:val="bnf"/>
          </w:rPr>
          <w:t>m</w:t>
        </w:r>
      </w:ins>
      <w:ins w:id="26723" w:author="Rev 8 Allen Wirfs-Brock" w:date="2012-06-08T15:14:00Z">
        <w:r>
          <w:rPr>
            <w:rStyle w:val="bnf"/>
          </w:rPr>
          <w:t>entList</w:t>
        </w:r>
        <w:r w:rsidRPr="00E77497">
          <w:rPr>
            <w:rStyle w:val="bnf"/>
            <w:i w:val="0"/>
          </w:rPr>
          <w:t>.</w:t>
        </w:r>
      </w:ins>
    </w:p>
    <w:p w14:paraId="13185C79" w14:textId="77777777" w:rsidR="00A30CF3" w:rsidRDefault="00A30CF3" w:rsidP="007F4002">
      <w:pPr>
        <w:pStyle w:val="Alg4"/>
        <w:numPr>
          <w:ilvl w:val="0"/>
          <w:numId w:val="887"/>
        </w:numPr>
        <w:contextualSpacing/>
        <w:rPr>
          <w:ins w:id="26724" w:author="Rev 8 Allen Wirfs-Brock" w:date="2012-06-08T15:14:00Z"/>
        </w:rPr>
      </w:pPr>
      <w:ins w:id="26725" w:author="Rev 8 Allen Wirfs-Brock" w:date="2012-06-08T15:14:00Z">
        <w:r>
          <w:t xml:space="preserve">If PropName of </w:t>
        </w:r>
        <w:r w:rsidRPr="001F706A">
          <w:rPr>
            <w:i/>
          </w:rPr>
          <w:t>ClassElement</w:t>
        </w:r>
        <w:r>
          <w:t xml:space="preserve"> is </w:t>
        </w:r>
        <w:r w:rsidRPr="00ED2E78">
          <w:rPr>
            <w:rFonts w:ascii="Arial" w:hAnsi="Arial" w:cs="Arial"/>
          </w:rPr>
          <w:t>empty</w:t>
        </w:r>
        <w:r>
          <w:t>, r</w:t>
        </w:r>
        <w:r w:rsidRPr="00E77497">
          <w:t xml:space="preserve">eturn </w:t>
        </w:r>
        <w:r w:rsidRPr="001F706A">
          <w:rPr>
            <w:i/>
          </w:rPr>
          <w:t>list</w:t>
        </w:r>
        <w:r>
          <w:t>.</w:t>
        </w:r>
      </w:ins>
    </w:p>
    <w:p w14:paraId="28A054EA" w14:textId="77777777" w:rsidR="00A30CF3" w:rsidRPr="00E77497" w:rsidRDefault="00A30CF3" w:rsidP="007F4002">
      <w:pPr>
        <w:pStyle w:val="Alg4"/>
        <w:numPr>
          <w:ilvl w:val="0"/>
          <w:numId w:val="887"/>
        </w:numPr>
        <w:contextualSpacing/>
        <w:rPr>
          <w:ins w:id="26726" w:author="Rev 8 Allen Wirfs-Brock" w:date="2012-06-08T15:14:00Z"/>
        </w:rPr>
      </w:pPr>
      <w:ins w:id="26727" w:author="Rev 8 Allen Wirfs-Brock" w:date="2012-06-08T15:14:00Z">
        <w:r w:rsidRPr="00E77497">
          <w:t xml:space="preserve">Append  </w:t>
        </w:r>
        <w:r w:rsidRPr="001F706A">
          <w:rPr>
            <w:i/>
          </w:rPr>
          <w:t>ClassElement</w:t>
        </w:r>
        <w:r>
          <w:t xml:space="preserve"> </w:t>
        </w:r>
        <w:r w:rsidRPr="00E77497">
          <w:t xml:space="preserve">to the end of </w:t>
        </w:r>
        <w:r>
          <w:rPr>
            <w:i/>
          </w:rPr>
          <w:t>list</w:t>
        </w:r>
        <w:r w:rsidRPr="00E77497">
          <w:t>.</w:t>
        </w:r>
      </w:ins>
    </w:p>
    <w:p w14:paraId="29E66F5F" w14:textId="77777777" w:rsidR="00A30CF3" w:rsidRPr="00E77497" w:rsidRDefault="00A30CF3" w:rsidP="007F4002">
      <w:pPr>
        <w:pStyle w:val="Alg4"/>
        <w:numPr>
          <w:ilvl w:val="0"/>
          <w:numId w:val="887"/>
        </w:numPr>
        <w:spacing w:after="220"/>
        <w:contextualSpacing/>
        <w:rPr>
          <w:ins w:id="26728" w:author="Rev 8 Allen Wirfs-Brock" w:date="2012-06-08T15:14:00Z"/>
        </w:rPr>
      </w:pPr>
      <w:ins w:id="26729" w:author="Rev 8 Allen Wirfs-Brock" w:date="2012-06-08T15:14:00Z">
        <w:r w:rsidRPr="00E77497">
          <w:t xml:space="preserve">Return </w:t>
        </w:r>
        <w:r>
          <w:rPr>
            <w:i/>
          </w:rPr>
          <w:t>list</w:t>
        </w:r>
        <w:r w:rsidRPr="00E77497">
          <w:t>.</w:t>
        </w:r>
      </w:ins>
    </w:p>
    <w:p w14:paraId="084B6B9A" w14:textId="77777777" w:rsidR="001F706A" w:rsidRPr="00E77497" w:rsidRDefault="001F706A" w:rsidP="001F706A">
      <w:pPr>
        <w:rPr>
          <w:ins w:id="26730" w:author="Rev 8 Allen Wirfs-Brock" w:date="2012-06-07T16:43:00Z"/>
          <w:rFonts w:ascii="Helvetica" w:hAnsi="Helvetica"/>
          <w:b/>
        </w:rPr>
      </w:pPr>
      <w:ins w:id="26731" w:author="Rev 8 Allen Wirfs-Brock" w:date="2012-06-07T16:43:00Z">
        <w:r w:rsidRPr="00E77497">
          <w:rPr>
            <w:rFonts w:ascii="Helvetica" w:hAnsi="Helvetica"/>
            <w:b/>
          </w:rPr>
          <w:t xml:space="preserve">Static Semantics:  </w:t>
        </w:r>
        <w:r w:rsidRPr="00E77497">
          <w:rPr>
            <w:rStyle w:val="bnf"/>
            <w:rFonts w:ascii="Helvetica" w:hAnsi="Helvetica"/>
            <w:b/>
            <w:i w:val="0"/>
          </w:rPr>
          <w:t>PropName</w:t>
        </w:r>
      </w:ins>
    </w:p>
    <w:p w14:paraId="506BAF7D" w14:textId="77777777" w:rsidR="001F706A" w:rsidRPr="00E77497" w:rsidRDefault="001F706A" w:rsidP="001F706A">
      <w:pPr>
        <w:jc w:val="left"/>
        <w:rPr>
          <w:ins w:id="26732" w:author="Rev 8 Allen Wirfs-Brock" w:date="2012-06-07T16:43:00Z"/>
        </w:rPr>
      </w:pPr>
      <w:ins w:id="26733" w:author="Rev 8 Allen Wirfs-Brock" w:date="2012-06-07T16:43:00Z">
        <w:r>
          <w:rPr>
            <w:rStyle w:val="bnf"/>
          </w:rPr>
          <w:t>ClassElement</w:t>
        </w:r>
        <w:r w:rsidRPr="00E77497">
          <w:rPr>
            <w:rStyle w:val="bnf"/>
          </w:rPr>
          <w:t xml:space="preserve"> </w:t>
        </w:r>
        <w:r w:rsidRPr="00E77497">
          <w:rPr>
            <w:rFonts w:ascii="Courier New" w:hAnsi="Courier New"/>
          </w:rPr>
          <w:t xml:space="preserve"> </w:t>
        </w:r>
        <w:r w:rsidRPr="00E77497">
          <w:rPr>
            <w:b/>
          </w:rPr>
          <w:t>:</w:t>
        </w:r>
        <w:r w:rsidRPr="00E77497">
          <w:t xml:space="preserve">  </w:t>
        </w:r>
        <w:r w:rsidRPr="00266D2C">
          <w:rPr>
            <w:rStyle w:val="bnf"/>
            <w:rFonts w:ascii="Courier New" w:hAnsi="Courier New" w:cs="Courier New"/>
            <w:b/>
            <w:i w:val="0"/>
          </w:rPr>
          <w:t>;</w:t>
        </w:r>
        <w:r w:rsidRPr="00E77497">
          <w:rPr>
            <w:rStyle w:val="bnf"/>
          </w:rPr>
          <w:t xml:space="preserve"> </w:t>
        </w:r>
        <w:r w:rsidRPr="00E77497">
          <w:rPr>
            <w:rFonts w:ascii="Courier New" w:hAnsi="Courier New"/>
          </w:rPr>
          <w:t xml:space="preserve"> </w:t>
        </w:r>
      </w:ins>
    </w:p>
    <w:p w14:paraId="4E381F42" w14:textId="77777777" w:rsidR="001F706A" w:rsidRPr="00E77497" w:rsidRDefault="001F706A" w:rsidP="001F706A">
      <w:pPr>
        <w:pStyle w:val="Alg4"/>
        <w:numPr>
          <w:ilvl w:val="0"/>
          <w:numId w:val="863"/>
        </w:numPr>
        <w:spacing w:after="220"/>
        <w:contextualSpacing/>
        <w:rPr>
          <w:ins w:id="26734" w:author="Rev 8 Allen Wirfs-Brock" w:date="2012-06-07T16:45:00Z"/>
        </w:rPr>
      </w:pPr>
      <w:ins w:id="26735" w:author="Rev 8 Allen Wirfs-Brock" w:date="2012-06-07T16:45:00Z">
        <w:r>
          <w:t xml:space="preserve">Return </w:t>
        </w:r>
        <w:r w:rsidRPr="001F706A">
          <w:rPr>
            <w:rFonts w:ascii="Arial" w:hAnsi="Arial" w:cs="Arial"/>
          </w:rPr>
          <w:t>empty</w:t>
        </w:r>
        <w:r>
          <w:t>.</w:t>
        </w:r>
      </w:ins>
    </w:p>
    <w:p w14:paraId="5A140071" w14:textId="77777777" w:rsidR="00305E2B" w:rsidRPr="00E77497" w:rsidRDefault="00305E2B" w:rsidP="00305E2B">
      <w:pPr>
        <w:rPr>
          <w:ins w:id="26736" w:author="Rev 8 Allen Wirfs-Brock" w:date="2012-06-07T16:20:00Z"/>
          <w:rFonts w:ascii="Helvetica" w:hAnsi="Helvetica"/>
          <w:b/>
        </w:rPr>
      </w:pPr>
      <w:ins w:id="26737" w:author="Rev 8 Allen Wirfs-Brock" w:date="2012-06-07T16:20:00Z">
        <w:r w:rsidRPr="00E77497">
          <w:rPr>
            <w:rFonts w:ascii="Helvetica" w:hAnsi="Helvetica"/>
            <w:b/>
          </w:rPr>
          <w:t xml:space="preserve">Static Semantics:  </w:t>
        </w:r>
        <w:r w:rsidRPr="00E77497">
          <w:rPr>
            <w:rFonts w:ascii="Helvetica" w:hAnsi="Helvetica"/>
            <w:b/>
            <w:lang w:eastAsia="en-US"/>
          </w:rPr>
          <w:t>Property</w:t>
        </w:r>
        <w:r>
          <w:rPr>
            <w:rFonts w:ascii="Helvetica" w:hAnsi="Helvetica"/>
            <w:b/>
            <w:lang w:eastAsia="en-US"/>
          </w:rPr>
          <w:t>Name</w:t>
        </w:r>
        <w:r w:rsidRPr="00E77497">
          <w:rPr>
            <w:rFonts w:ascii="Helvetica" w:hAnsi="Helvetica"/>
            <w:b/>
            <w:lang w:eastAsia="en-US"/>
          </w:rPr>
          <w:t>List</w:t>
        </w:r>
      </w:ins>
    </w:p>
    <w:p w14:paraId="4C61C43E" w14:textId="77777777" w:rsidR="00305E2B" w:rsidRPr="00E77497" w:rsidRDefault="0068164B" w:rsidP="00305E2B">
      <w:pPr>
        <w:jc w:val="left"/>
        <w:rPr>
          <w:ins w:id="26738" w:author="Rev 8 Allen Wirfs-Brock" w:date="2012-06-07T16:20:00Z"/>
        </w:rPr>
      </w:pPr>
      <w:ins w:id="26739" w:author="Rev 8 Allen Wirfs-Brock" w:date="2012-06-07T16:24:00Z">
        <w:r>
          <w:rPr>
            <w:rStyle w:val="bnf"/>
          </w:rPr>
          <w:t>ClassElementList</w:t>
        </w:r>
        <w:r w:rsidRPr="00E77497">
          <w:rPr>
            <w:rStyle w:val="bnf"/>
          </w:rPr>
          <w:t xml:space="preserve"> </w:t>
        </w:r>
        <w:r w:rsidRPr="00E77497">
          <w:rPr>
            <w:rFonts w:ascii="Courier New" w:hAnsi="Courier New"/>
          </w:rPr>
          <w:t xml:space="preserve"> </w:t>
        </w:r>
      </w:ins>
      <w:ins w:id="26740" w:author="Rev 8 Allen Wirfs-Brock" w:date="2012-06-07T16:20:00Z">
        <w:r w:rsidR="00305E2B" w:rsidRPr="00E77497">
          <w:rPr>
            <w:b/>
          </w:rPr>
          <w:t>:</w:t>
        </w:r>
        <w:r w:rsidR="00305E2B" w:rsidRPr="00E77497">
          <w:t xml:space="preserve">  </w:t>
        </w:r>
      </w:ins>
      <w:ins w:id="26741" w:author="Rev 8 Allen Wirfs-Brock" w:date="2012-06-07T16:25:00Z">
        <w:r>
          <w:rPr>
            <w:rStyle w:val="bnf"/>
          </w:rPr>
          <w:t>ClassElement</w:t>
        </w:r>
        <w:r w:rsidRPr="00E77497">
          <w:rPr>
            <w:rStyle w:val="bnf"/>
          </w:rPr>
          <w:t xml:space="preserve"> </w:t>
        </w:r>
        <w:r w:rsidRPr="00E77497">
          <w:rPr>
            <w:rFonts w:ascii="Courier New" w:hAnsi="Courier New"/>
          </w:rPr>
          <w:t xml:space="preserve"> </w:t>
        </w:r>
      </w:ins>
    </w:p>
    <w:p w14:paraId="5DB26C84" w14:textId="77777777" w:rsidR="0068164B" w:rsidRDefault="0068164B" w:rsidP="00A623D6">
      <w:pPr>
        <w:pStyle w:val="Alg4"/>
        <w:numPr>
          <w:ilvl w:val="0"/>
          <w:numId w:val="866"/>
        </w:numPr>
        <w:spacing w:after="220"/>
        <w:contextualSpacing/>
        <w:rPr>
          <w:ins w:id="26742" w:author="Rev 8 Allen Wirfs-Brock" w:date="2012-06-07T16:35:00Z"/>
        </w:rPr>
      </w:pPr>
      <w:ins w:id="26743" w:author="Rev 8 Allen Wirfs-Brock" w:date="2012-06-07T16:34:00Z">
        <w:r>
          <w:t>If PropName</w:t>
        </w:r>
      </w:ins>
      <w:ins w:id="26744" w:author="Rev 8 Allen Wirfs-Brock" w:date="2012-06-07T16:36:00Z">
        <w:r w:rsidR="001F706A">
          <w:t xml:space="preserve"> of</w:t>
        </w:r>
      </w:ins>
      <w:ins w:id="26745" w:author="Rev 8 Allen Wirfs-Brock" w:date="2012-06-07T16:35:00Z">
        <w:r>
          <w:t xml:space="preserve"> </w:t>
        </w:r>
        <w:r w:rsidRPr="001F706A">
          <w:rPr>
            <w:i/>
          </w:rPr>
          <w:t>ClassElement</w:t>
        </w:r>
        <w:r>
          <w:t xml:space="preserve"> is </w:t>
        </w:r>
        <w:r w:rsidRPr="001F706A">
          <w:rPr>
            <w:rFonts w:ascii="Arial" w:hAnsi="Arial" w:cs="Arial"/>
          </w:rPr>
          <w:t>empty</w:t>
        </w:r>
      </w:ins>
      <w:ins w:id="26746" w:author="Rev 8 Allen Wirfs-Brock" w:date="2012-06-07T16:36:00Z">
        <w:r w:rsidR="001F706A">
          <w:t>, r</w:t>
        </w:r>
      </w:ins>
      <w:ins w:id="26747" w:author="Rev 8 Allen Wirfs-Brock" w:date="2012-06-07T16:20:00Z">
        <w:r w:rsidR="00305E2B" w:rsidRPr="00E77497">
          <w:t xml:space="preserve">eturn a </w:t>
        </w:r>
        <w:r w:rsidR="00305E2B">
          <w:t xml:space="preserve">new </w:t>
        </w:r>
      </w:ins>
      <w:ins w:id="26748" w:author="Rev 8 Allen Wirfs-Brock" w:date="2012-06-07T16:35:00Z">
        <w:r>
          <w:t>empty List.</w:t>
        </w:r>
      </w:ins>
    </w:p>
    <w:p w14:paraId="20F9F6AC" w14:textId="77777777" w:rsidR="00305E2B" w:rsidRPr="00E77497" w:rsidRDefault="001F706A" w:rsidP="00A623D6">
      <w:pPr>
        <w:pStyle w:val="Alg4"/>
        <w:numPr>
          <w:ilvl w:val="0"/>
          <w:numId w:val="866"/>
        </w:numPr>
        <w:spacing w:after="220"/>
        <w:contextualSpacing/>
        <w:rPr>
          <w:ins w:id="26749" w:author="Rev 8 Allen Wirfs-Brock" w:date="2012-06-07T16:20:00Z"/>
        </w:rPr>
      </w:pPr>
      <w:ins w:id="26750" w:author="Rev 8 Allen Wirfs-Brock" w:date="2012-06-07T16:36:00Z">
        <w:r>
          <w:t xml:space="preserve">Return a </w:t>
        </w:r>
      </w:ins>
      <w:ins w:id="26751" w:author="Rev 8 Allen Wirfs-Brock" w:date="2012-06-07T16:20:00Z">
        <w:r w:rsidR="00305E2B" w:rsidRPr="00E77497">
          <w:t xml:space="preserve">List containing PropName of </w:t>
        </w:r>
      </w:ins>
      <w:ins w:id="26752" w:author="Rev 8 Allen Wirfs-Brock" w:date="2012-06-07T16:36:00Z">
        <w:r w:rsidRPr="001F706A">
          <w:rPr>
            <w:i/>
          </w:rPr>
          <w:t>ClassElement</w:t>
        </w:r>
      </w:ins>
      <w:ins w:id="26753" w:author="Rev 8 Allen Wirfs-Brock" w:date="2012-06-07T16:20:00Z">
        <w:r w:rsidR="00305E2B" w:rsidRPr="00E77497">
          <w:t>.</w:t>
        </w:r>
      </w:ins>
    </w:p>
    <w:p w14:paraId="3078DB7C" w14:textId="77777777" w:rsidR="00305E2B" w:rsidRPr="00E77497" w:rsidRDefault="0068164B" w:rsidP="00305E2B">
      <w:pPr>
        <w:jc w:val="left"/>
        <w:rPr>
          <w:ins w:id="26754" w:author="Rev 8 Allen Wirfs-Brock" w:date="2012-06-07T16:20:00Z"/>
        </w:rPr>
      </w:pPr>
      <w:ins w:id="26755" w:author="Rev 8 Allen Wirfs-Brock" w:date="2012-06-07T16:26:00Z">
        <w:r>
          <w:rPr>
            <w:rStyle w:val="bnf"/>
          </w:rPr>
          <w:t>ClassElementList</w:t>
        </w:r>
        <w:r w:rsidRPr="00E77497">
          <w:rPr>
            <w:rStyle w:val="bnf"/>
          </w:rPr>
          <w:t xml:space="preserve"> </w:t>
        </w:r>
        <w:r w:rsidRPr="00E77497">
          <w:rPr>
            <w:rFonts w:ascii="Courier New" w:hAnsi="Courier New"/>
          </w:rPr>
          <w:t xml:space="preserve"> </w:t>
        </w:r>
      </w:ins>
      <w:ins w:id="26756" w:author="Rev 8 Allen Wirfs-Brock" w:date="2012-06-07T16:20:00Z">
        <w:r w:rsidR="00305E2B" w:rsidRPr="00E77497">
          <w:rPr>
            <w:b/>
          </w:rPr>
          <w:t>:</w:t>
        </w:r>
        <w:r w:rsidR="00305E2B" w:rsidRPr="00E77497">
          <w:t xml:space="preserve">  </w:t>
        </w:r>
      </w:ins>
      <w:ins w:id="26757" w:author="Rev 8 Allen Wirfs-Brock" w:date="2012-06-07T16:26:00Z">
        <w:r>
          <w:rPr>
            <w:rStyle w:val="bnf"/>
          </w:rPr>
          <w:t>ClassElementList</w:t>
        </w:r>
        <w:r w:rsidRPr="00E77497">
          <w:rPr>
            <w:rStyle w:val="bnf"/>
          </w:rPr>
          <w:t xml:space="preserve"> </w:t>
        </w:r>
      </w:ins>
      <w:ins w:id="26758" w:author="Rev 8 Allen Wirfs-Brock" w:date="2012-06-07T16:20:00Z">
        <w:r w:rsidR="00305E2B" w:rsidRPr="00E77497">
          <w:t xml:space="preserve"> </w:t>
        </w:r>
      </w:ins>
      <w:ins w:id="26759" w:author="Rev 8 Allen Wirfs-Brock" w:date="2012-06-07T16:26:00Z">
        <w:r>
          <w:rPr>
            <w:rStyle w:val="bnf"/>
          </w:rPr>
          <w:t>ClassElement</w:t>
        </w:r>
        <w:r w:rsidRPr="00E77497">
          <w:rPr>
            <w:rStyle w:val="bnf"/>
          </w:rPr>
          <w:t xml:space="preserve"> </w:t>
        </w:r>
        <w:r w:rsidRPr="00E77497">
          <w:rPr>
            <w:rFonts w:ascii="Courier New" w:hAnsi="Courier New"/>
          </w:rPr>
          <w:t xml:space="preserve"> </w:t>
        </w:r>
      </w:ins>
    </w:p>
    <w:p w14:paraId="2788E3F6" w14:textId="77777777" w:rsidR="00305E2B" w:rsidRPr="00E77497" w:rsidRDefault="00305E2B" w:rsidP="00A623D6">
      <w:pPr>
        <w:pStyle w:val="Alg4"/>
        <w:numPr>
          <w:ilvl w:val="0"/>
          <w:numId w:val="867"/>
        </w:numPr>
        <w:contextualSpacing/>
        <w:rPr>
          <w:ins w:id="26760" w:author="Rev 8 Allen Wirfs-Brock" w:date="2012-06-07T16:20:00Z"/>
        </w:rPr>
      </w:pPr>
      <w:ins w:id="26761" w:author="Rev 8 Allen Wirfs-Brock" w:date="2012-06-07T16:20:00Z">
        <w:r w:rsidRPr="00E77497">
          <w:t xml:space="preserve">Let </w:t>
        </w:r>
        <w:r>
          <w:rPr>
            <w:i/>
          </w:rPr>
          <w:t>list</w:t>
        </w:r>
        <w:r w:rsidRPr="00E77497">
          <w:t xml:space="preserve"> be Property</w:t>
        </w:r>
        <w:r>
          <w:t>Name</w:t>
        </w:r>
        <w:r w:rsidRPr="00E77497">
          <w:t xml:space="preserve">List of </w:t>
        </w:r>
      </w:ins>
      <w:ins w:id="26762" w:author="Rev 8 Allen Wirfs-Brock" w:date="2012-06-07T16:38:00Z">
        <w:r w:rsidR="001F706A">
          <w:rPr>
            <w:rStyle w:val="bnf"/>
          </w:rPr>
          <w:t>ClassEle</w:t>
        </w:r>
      </w:ins>
      <w:ins w:id="26763" w:author="Rev 10 Allen Wirfs-Brock" w:date="2012-08-13T19:44:00Z">
        <w:r w:rsidR="00C700A2">
          <w:rPr>
            <w:rStyle w:val="bnf"/>
          </w:rPr>
          <w:t>m</w:t>
        </w:r>
      </w:ins>
      <w:ins w:id="26764" w:author="Rev 8 Allen Wirfs-Brock" w:date="2012-06-07T16:38:00Z">
        <w:r w:rsidR="001F706A">
          <w:rPr>
            <w:rStyle w:val="bnf"/>
          </w:rPr>
          <w:t>ent</w:t>
        </w:r>
      </w:ins>
      <w:ins w:id="26765" w:author="Rev 8 Allen Wirfs-Brock" w:date="2012-06-07T16:20:00Z">
        <w:r>
          <w:rPr>
            <w:rStyle w:val="bnf"/>
          </w:rPr>
          <w:t>List</w:t>
        </w:r>
        <w:r w:rsidRPr="00E77497">
          <w:rPr>
            <w:rStyle w:val="bnf"/>
            <w:i w:val="0"/>
          </w:rPr>
          <w:t>.</w:t>
        </w:r>
      </w:ins>
    </w:p>
    <w:p w14:paraId="499E2BE2" w14:textId="77777777" w:rsidR="001F706A" w:rsidRDefault="001F706A" w:rsidP="00A623D6">
      <w:pPr>
        <w:pStyle w:val="Alg4"/>
        <w:numPr>
          <w:ilvl w:val="0"/>
          <w:numId w:val="867"/>
        </w:numPr>
        <w:contextualSpacing/>
        <w:rPr>
          <w:ins w:id="26766" w:author="Rev 8 Allen Wirfs-Brock" w:date="2012-06-07T16:38:00Z"/>
        </w:rPr>
      </w:pPr>
      <w:ins w:id="26767" w:author="Rev 8 Allen Wirfs-Brock" w:date="2012-06-07T16:38:00Z">
        <w:r>
          <w:t xml:space="preserve">If PropName of </w:t>
        </w:r>
        <w:r w:rsidRPr="001F706A">
          <w:rPr>
            <w:i/>
          </w:rPr>
          <w:t>ClassElement</w:t>
        </w:r>
        <w:r>
          <w:t xml:space="preserve"> is </w:t>
        </w:r>
        <w:r w:rsidRPr="00ED2E78">
          <w:rPr>
            <w:rFonts w:ascii="Arial" w:hAnsi="Arial" w:cs="Arial"/>
          </w:rPr>
          <w:t>empty</w:t>
        </w:r>
        <w:r>
          <w:t>, r</w:t>
        </w:r>
        <w:r w:rsidRPr="00E77497">
          <w:t xml:space="preserve">eturn </w:t>
        </w:r>
      </w:ins>
      <w:ins w:id="26768" w:author="Rev 8 Allen Wirfs-Brock" w:date="2012-06-07T16:39:00Z">
        <w:r w:rsidRPr="001F706A">
          <w:rPr>
            <w:i/>
          </w:rPr>
          <w:t>list</w:t>
        </w:r>
      </w:ins>
      <w:ins w:id="26769" w:author="Rev 8 Allen Wirfs-Brock" w:date="2012-06-07T16:38:00Z">
        <w:r>
          <w:t>.</w:t>
        </w:r>
      </w:ins>
    </w:p>
    <w:p w14:paraId="54065CEF" w14:textId="77777777" w:rsidR="00305E2B" w:rsidRPr="00E77497" w:rsidRDefault="00305E2B" w:rsidP="00A623D6">
      <w:pPr>
        <w:pStyle w:val="Alg4"/>
        <w:numPr>
          <w:ilvl w:val="0"/>
          <w:numId w:val="867"/>
        </w:numPr>
        <w:contextualSpacing/>
        <w:rPr>
          <w:ins w:id="26770" w:author="Rev 8 Allen Wirfs-Brock" w:date="2012-06-07T16:20:00Z"/>
        </w:rPr>
      </w:pPr>
      <w:ins w:id="26771" w:author="Rev 8 Allen Wirfs-Brock" w:date="2012-06-07T16:20:00Z">
        <w:r w:rsidRPr="00E77497">
          <w:t xml:space="preserve">Append  PropName of </w:t>
        </w:r>
      </w:ins>
      <w:ins w:id="26772" w:author="Rev 8 Allen Wirfs-Brock" w:date="2012-06-07T16:40:00Z">
        <w:r w:rsidR="001F706A" w:rsidRPr="001F706A">
          <w:rPr>
            <w:i/>
          </w:rPr>
          <w:t>ClassElement</w:t>
        </w:r>
        <w:r w:rsidR="001F706A">
          <w:t xml:space="preserve"> </w:t>
        </w:r>
      </w:ins>
      <w:ins w:id="26773" w:author="Rev 8 Allen Wirfs-Brock" w:date="2012-06-07T16:20:00Z">
        <w:r w:rsidRPr="00E77497">
          <w:t xml:space="preserve">to the end of </w:t>
        </w:r>
        <w:r>
          <w:rPr>
            <w:i/>
          </w:rPr>
          <w:t>list</w:t>
        </w:r>
        <w:r w:rsidRPr="00E77497">
          <w:t>.</w:t>
        </w:r>
      </w:ins>
    </w:p>
    <w:p w14:paraId="132822E1" w14:textId="77777777" w:rsidR="00305E2B" w:rsidRPr="00E77497" w:rsidRDefault="00305E2B" w:rsidP="00A623D6">
      <w:pPr>
        <w:pStyle w:val="Alg4"/>
        <w:numPr>
          <w:ilvl w:val="0"/>
          <w:numId w:val="867"/>
        </w:numPr>
        <w:spacing w:after="220"/>
        <w:contextualSpacing/>
        <w:rPr>
          <w:ins w:id="26774" w:author="Rev 8 Allen Wirfs-Brock" w:date="2012-06-07T16:20:00Z"/>
        </w:rPr>
      </w:pPr>
      <w:ins w:id="26775" w:author="Rev 8 Allen Wirfs-Brock" w:date="2012-06-07T16:20:00Z">
        <w:r w:rsidRPr="00E77497">
          <w:t xml:space="preserve">Return </w:t>
        </w:r>
        <w:r>
          <w:rPr>
            <w:i/>
          </w:rPr>
          <w:t>list</w:t>
        </w:r>
        <w:r w:rsidRPr="00E77497">
          <w:t>.</w:t>
        </w:r>
      </w:ins>
    </w:p>
    <w:p w14:paraId="05CED45A" w14:textId="77777777" w:rsidR="00D97798" w:rsidRPr="00E77497" w:rsidRDefault="00D97798" w:rsidP="00D97798">
      <w:pPr>
        <w:rPr>
          <w:ins w:id="26776" w:author="Rev 8 Allen Wirfs-Brock" w:date="2012-06-01T11:20:00Z"/>
          <w:rFonts w:ascii="Helvetica" w:hAnsi="Helvetica"/>
          <w:b/>
        </w:rPr>
      </w:pPr>
      <w:ins w:id="26777" w:author="Rev 8 Allen Wirfs-Brock" w:date="2012-06-01T11:20:00Z">
        <w:r w:rsidRPr="00E77497">
          <w:rPr>
            <w:rFonts w:ascii="Helvetica" w:hAnsi="Helvetica"/>
            <w:b/>
          </w:rPr>
          <w:t xml:space="preserve">Static Semantics:  </w:t>
        </w:r>
        <w:r w:rsidRPr="00E77497">
          <w:rPr>
            <w:rFonts w:ascii="Helvetica" w:hAnsi="Helvetica"/>
            <w:b/>
            <w:lang w:eastAsia="en-US"/>
          </w:rPr>
          <w:t>VarDeclaredNames</w:t>
        </w:r>
      </w:ins>
    </w:p>
    <w:p w14:paraId="6AB54687" w14:textId="77777777" w:rsidR="00D97798" w:rsidRPr="00E77497" w:rsidRDefault="00D97798" w:rsidP="00D97798">
      <w:pPr>
        <w:jc w:val="left"/>
        <w:rPr>
          <w:ins w:id="26778" w:author="Rev 8 Allen Wirfs-Brock" w:date="2012-06-01T11:22:00Z"/>
        </w:rPr>
      </w:pPr>
      <w:ins w:id="26779" w:author="Rev 8 Allen Wirfs-Brock" w:date="2012-06-01T11:22:00Z">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ins>
    </w:p>
    <w:p w14:paraId="475F8DF9" w14:textId="77777777" w:rsidR="00D97798" w:rsidRPr="00E77497" w:rsidRDefault="00D97798" w:rsidP="00D97798">
      <w:pPr>
        <w:pStyle w:val="Alg4"/>
        <w:numPr>
          <w:ilvl w:val="0"/>
          <w:numId w:val="849"/>
        </w:numPr>
        <w:spacing w:after="220"/>
        <w:contextualSpacing/>
        <w:rPr>
          <w:ins w:id="26780" w:author="Rev 8 Allen Wirfs-Brock" w:date="2012-06-01T11:20:00Z"/>
        </w:rPr>
      </w:pPr>
      <w:ins w:id="26781" w:author="Rev 8 Allen Wirfs-Brock" w:date="2012-06-01T11:20:00Z">
        <w:r w:rsidRPr="00E77497">
          <w:t>Return an empty List.</w:t>
        </w:r>
      </w:ins>
    </w:p>
    <w:p w14:paraId="37D656A2" w14:textId="77777777" w:rsidR="00636E38" w:rsidRPr="00E77497" w:rsidRDefault="00636E38" w:rsidP="00636E38">
      <w:pPr>
        <w:pStyle w:val="40"/>
        <w:numPr>
          <w:ilvl w:val="0"/>
          <w:numId w:val="0"/>
        </w:numPr>
        <w:rPr>
          <w:ins w:id="26782" w:author="Rev 8 Allen Wirfs-Brock" w:date="2012-06-01T11:37:00Z"/>
        </w:rPr>
      </w:pPr>
      <w:ins w:id="26783" w:author="Rev 8 Allen Wirfs-Brock" w:date="2012-06-01T11:37:00Z">
        <w:r w:rsidRPr="00E77497">
          <w:t>Runtime Semantics</w:t>
        </w:r>
      </w:ins>
    </w:p>
    <w:p w14:paraId="34C66223" w14:textId="77777777" w:rsidR="00DE408A" w:rsidRDefault="00DE408A" w:rsidP="00DE408A">
      <w:pPr>
        <w:keepNext/>
        <w:rPr>
          <w:ins w:id="26784" w:author="Rev 8 Allen Wirfs-Brock" w:date="2012-06-01T11:42:00Z"/>
          <w:rFonts w:ascii="Helvetica" w:hAnsi="Helvetica"/>
          <w:b/>
          <w:spacing w:val="6"/>
        </w:rPr>
      </w:pPr>
      <w:ins w:id="26785" w:author="Rev 8 Allen Wirfs-Brock" w:date="2012-06-01T11:42:00Z">
        <w:r w:rsidRPr="004418C4">
          <w:rPr>
            <w:rFonts w:ascii="Helvetica" w:hAnsi="Helvetica"/>
            <w:b/>
          </w:rPr>
          <w:t xml:space="preserve">Runtime Semantics: </w:t>
        </w:r>
      </w:ins>
      <w:ins w:id="26786" w:author="Rev 8 Allen Wirfs-Brock" w:date="2012-06-01T17:27:00Z">
        <w:r w:rsidR="001572F0">
          <w:rPr>
            <w:rFonts w:ascii="Helvetica" w:hAnsi="Helvetica"/>
            <w:b/>
            <w:spacing w:val="6"/>
          </w:rPr>
          <w:t>ClassDefinitionEvaluation</w:t>
        </w:r>
      </w:ins>
    </w:p>
    <w:p w14:paraId="39AFB806" w14:textId="77777777" w:rsidR="00DE408A" w:rsidRPr="004418C4" w:rsidRDefault="00DE408A" w:rsidP="00DE408A">
      <w:pPr>
        <w:ind w:left="360"/>
        <w:rPr>
          <w:ins w:id="26787" w:author="Rev 8 Allen Wirfs-Brock" w:date="2012-06-01T11:42:00Z"/>
        </w:rPr>
      </w:pPr>
      <w:ins w:id="26788" w:author="Rev 8 Allen Wirfs-Brock" w:date="2012-06-01T11:42:00Z">
        <w:r>
          <w:t>W</w:t>
        </w:r>
        <w:r w:rsidRPr="004418C4">
          <w:t xml:space="preserve">ith </w:t>
        </w:r>
        <w:r>
          <w:t>parameter</w:t>
        </w:r>
        <w:r w:rsidRPr="004418C4">
          <w:t xml:space="preserve"> </w:t>
        </w:r>
      </w:ins>
      <w:ins w:id="26789" w:author="Rev 8 Allen Wirfs-Brock" w:date="2012-06-01T17:30:00Z">
        <w:r w:rsidR="001572F0">
          <w:rPr>
            <w:rFonts w:ascii="Times New Roman" w:hAnsi="Times New Roman"/>
            <w:i/>
          </w:rPr>
          <w:t>className</w:t>
        </w:r>
      </w:ins>
      <w:ins w:id="26790" w:author="Rev 8 Allen Wirfs-Brock" w:date="2012-06-01T11:42:00Z">
        <w:r>
          <w:t>.</w:t>
        </w:r>
      </w:ins>
    </w:p>
    <w:p w14:paraId="253399D2" w14:textId="77777777" w:rsidR="0005787D" w:rsidRPr="00E77497" w:rsidRDefault="0005787D" w:rsidP="0005787D">
      <w:pPr>
        <w:jc w:val="left"/>
        <w:rPr>
          <w:ins w:id="26791" w:author="Rev 8 Allen Wirfs-Brock" w:date="2012-06-01T17:32:00Z"/>
        </w:rPr>
      </w:pPr>
      <w:ins w:id="26792" w:author="Rev 8 Allen Wirfs-Brock" w:date="2012-06-01T17:32:00Z">
        <w:r>
          <w:rPr>
            <w:rFonts w:ascii="Times New Roman" w:hAnsi="Times New Roman"/>
            <w:i/>
          </w:rPr>
          <w:t>ClassTail</w:t>
        </w:r>
        <w:r w:rsidRPr="00E77497">
          <w:t xml:space="preserve"> </w:t>
        </w:r>
        <w:r w:rsidRPr="00E77497">
          <w:rPr>
            <w:b/>
          </w:rPr>
          <w:t xml:space="preserve">: </w:t>
        </w:r>
        <w:r w:rsidRPr="00E77497">
          <w:t xml:space="preserve"> </w:t>
        </w:r>
        <w:r w:rsidRPr="00594449">
          <w:rPr>
            <w:rFonts w:ascii="Times New Roman" w:hAnsi="Times New Roman"/>
            <w:i/>
          </w:rPr>
          <w:t>ClassHeritage</w:t>
        </w:r>
        <w:r w:rsidRPr="00594449">
          <w:rPr>
            <w:rFonts w:cs="Arial"/>
            <w:vertAlign w:val="subscript"/>
          </w:rPr>
          <w:t>opt</w:t>
        </w:r>
        <w:r>
          <w:rPr>
            <w:rFonts w:cs="Arial"/>
            <w:vertAlign w:val="subscript"/>
          </w:rPr>
          <w:t xml:space="preserve">  </w:t>
        </w:r>
        <w:r w:rsidRPr="00594449">
          <w:rPr>
            <w:rFonts w:ascii="Courier New" w:hAnsi="Courier New" w:cs="Courier New"/>
            <w:b/>
          </w:rPr>
          <w:t>{</w:t>
        </w:r>
        <w:r w:rsidRPr="00E77497">
          <w:rPr>
            <w:rFonts w:ascii="Times New Roman" w:hAnsi="Times New Roman"/>
            <w:i/>
          </w:rPr>
          <w:t xml:space="preserve"> </w:t>
        </w:r>
        <w:r>
          <w:rPr>
            <w:rFonts w:ascii="Times New Roman" w:hAnsi="Times New Roman"/>
            <w:i/>
          </w:rPr>
          <w:t>ClassBody</w:t>
        </w:r>
        <w:r w:rsidRPr="00E77497">
          <w:t xml:space="preserve"> </w:t>
        </w:r>
        <w:r w:rsidRPr="00594449">
          <w:rPr>
            <w:rFonts w:ascii="Courier New" w:hAnsi="Courier New" w:cs="Courier New"/>
            <w:b/>
          </w:rPr>
          <w:t>}</w:t>
        </w:r>
      </w:ins>
    </w:p>
    <w:p w14:paraId="47A0C662" w14:textId="77777777" w:rsidR="00E06D29" w:rsidRDefault="0005787D" w:rsidP="00DE408A">
      <w:pPr>
        <w:numPr>
          <w:ilvl w:val="0"/>
          <w:numId w:val="855"/>
        </w:numPr>
        <w:contextualSpacing/>
        <w:rPr>
          <w:ins w:id="26793" w:author="Rev 8 Allen Wirfs-Brock" w:date="2012-06-10T15:42:00Z"/>
          <w:rFonts w:ascii="Times New Roman" w:hAnsi="Times New Roman"/>
        </w:rPr>
      </w:pPr>
      <w:ins w:id="26794" w:author="Rev 8 Allen Wirfs-Brock" w:date="2012-06-01T17:41:00Z">
        <w:r>
          <w:rPr>
            <w:rFonts w:ascii="Times New Roman" w:hAnsi="Times New Roman"/>
          </w:rPr>
          <w:t xml:space="preserve">If </w:t>
        </w:r>
      </w:ins>
      <w:ins w:id="26795" w:author="Rev 8 Allen Wirfs-Brock" w:date="2012-06-01T17:43:00Z">
        <w:r w:rsidR="00FA7F7F" w:rsidRPr="00594449">
          <w:rPr>
            <w:rFonts w:ascii="Times New Roman" w:hAnsi="Times New Roman"/>
            <w:i/>
          </w:rPr>
          <w:t>ClassHeritage</w:t>
        </w:r>
        <w:r w:rsidR="00FA7F7F" w:rsidRPr="00594449">
          <w:rPr>
            <w:rFonts w:cs="Arial"/>
            <w:vertAlign w:val="subscript"/>
          </w:rPr>
          <w:t>opt</w:t>
        </w:r>
      </w:ins>
      <w:ins w:id="26796" w:author="Rev 8 Allen Wirfs-Brock" w:date="2012-06-01T17:41:00Z">
        <w:r>
          <w:rPr>
            <w:rFonts w:ascii="Times New Roman" w:hAnsi="Times New Roman"/>
          </w:rPr>
          <w:t xml:space="preserve"> is not present, then</w:t>
        </w:r>
      </w:ins>
    </w:p>
    <w:p w14:paraId="7DE7872C" w14:textId="77777777" w:rsidR="00FA7F7F" w:rsidRPr="00C2603F" w:rsidRDefault="0005787D" w:rsidP="00C2603F">
      <w:pPr>
        <w:numPr>
          <w:ilvl w:val="1"/>
          <w:numId w:val="855"/>
        </w:numPr>
        <w:contextualSpacing/>
        <w:rPr>
          <w:ins w:id="26797" w:author="Rev 8 Allen Wirfs-Brock" w:date="2012-06-10T15:43:00Z"/>
          <w:rFonts w:ascii="Times New Roman" w:hAnsi="Times New Roman"/>
        </w:rPr>
      </w:pPr>
      <w:ins w:id="26798" w:author="Rev 8 Allen Wirfs-Brock" w:date="2012-06-01T17:41:00Z">
        <w:r>
          <w:rPr>
            <w:rFonts w:ascii="Times New Roman" w:hAnsi="Times New Roman"/>
          </w:rPr>
          <w:t xml:space="preserve"> let </w:t>
        </w:r>
      </w:ins>
      <w:ins w:id="26799" w:author="Rev 8 Allen Wirfs-Brock" w:date="2012-06-10T15:43:00Z">
        <w:r w:rsidR="00E06D29">
          <w:rPr>
            <w:rFonts w:ascii="Times New Roman" w:hAnsi="Times New Roman"/>
            <w:i/>
          </w:rPr>
          <w:t>protoParent</w:t>
        </w:r>
      </w:ins>
      <w:ins w:id="26800" w:author="Rev 8 Allen Wirfs-Brock" w:date="2012-06-01T17:41:00Z">
        <w:r>
          <w:rPr>
            <w:rFonts w:ascii="Times New Roman" w:hAnsi="Times New Roman"/>
          </w:rPr>
          <w:t xml:space="preserve"> be </w:t>
        </w:r>
      </w:ins>
      <w:ins w:id="26801" w:author="Rev 8 Allen Wirfs-Brock" w:date="2012-06-01T17:42:00Z">
        <w:r w:rsidR="00FA7F7F" w:rsidRPr="00557892">
          <w:rPr>
            <w:rFonts w:ascii="Times New Roman" w:hAnsi="Times New Roman"/>
          </w:rPr>
          <w:t>the intrinsic object</w:t>
        </w:r>
        <w:r w:rsidR="00FA7F7F">
          <w:t xml:space="preserve"> %ObjectPrototype%</w:t>
        </w:r>
      </w:ins>
      <w:ins w:id="26802" w:author="Rev 8 Allen Wirfs-Brock" w:date="2012-06-10T15:44:00Z">
        <w:r w:rsidR="00E06D29">
          <w:rPr>
            <w:rFonts w:ascii="Times New Roman" w:hAnsi="Times New Roman"/>
          </w:rPr>
          <w:t>.</w:t>
        </w:r>
      </w:ins>
    </w:p>
    <w:p w14:paraId="3639A091" w14:textId="77777777" w:rsidR="00E06D29" w:rsidRDefault="00E06D29" w:rsidP="00C2603F">
      <w:pPr>
        <w:numPr>
          <w:ilvl w:val="1"/>
          <w:numId w:val="855"/>
        </w:numPr>
        <w:contextualSpacing/>
        <w:rPr>
          <w:ins w:id="26803" w:author="Rev 8 Allen Wirfs-Brock" w:date="2012-06-01T17:42:00Z"/>
          <w:rFonts w:ascii="Times New Roman" w:hAnsi="Times New Roman"/>
        </w:rPr>
      </w:pPr>
      <w:ins w:id="26804" w:author="Rev 8 Allen Wirfs-Brock" w:date="2012-06-10T15:43:00Z">
        <w:r>
          <w:rPr>
            <w:rFonts w:ascii="Times New Roman" w:hAnsi="Times New Roman"/>
          </w:rPr>
          <w:t xml:space="preserve">Let </w:t>
        </w:r>
        <w:r w:rsidRPr="00C2603F">
          <w:rPr>
            <w:rFonts w:ascii="Times New Roman" w:hAnsi="Times New Roman"/>
            <w:i/>
          </w:rPr>
          <w:t>constructorParent</w:t>
        </w:r>
        <w:r>
          <w:rPr>
            <w:rFonts w:ascii="Times New Roman" w:hAnsi="Times New Roman"/>
          </w:rPr>
          <w:t xml:space="preserve"> be </w:t>
        </w:r>
        <w:r w:rsidRPr="00557892">
          <w:rPr>
            <w:rFonts w:ascii="Times New Roman" w:hAnsi="Times New Roman"/>
          </w:rPr>
          <w:t>the intrinsic object</w:t>
        </w:r>
        <w:r>
          <w:t xml:space="preserve"> %FunctionPrototype%</w:t>
        </w:r>
        <w:r>
          <w:rPr>
            <w:rFonts w:ascii="Times New Roman" w:hAnsi="Times New Roman"/>
          </w:rPr>
          <w:t>.</w:t>
        </w:r>
      </w:ins>
    </w:p>
    <w:p w14:paraId="5BD19EA2" w14:textId="77777777" w:rsidR="00B42F6E" w:rsidRDefault="00FA7F7F" w:rsidP="00DE408A">
      <w:pPr>
        <w:numPr>
          <w:ilvl w:val="0"/>
          <w:numId w:val="855"/>
        </w:numPr>
        <w:contextualSpacing/>
        <w:rPr>
          <w:ins w:id="26805" w:author="Rev 8 Allen Wirfs-Brock" w:date="2012-06-07T15:57:00Z"/>
          <w:rFonts w:ascii="Times New Roman" w:hAnsi="Times New Roman"/>
        </w:rPr>
      </w:pPr>
      <w:ins w:id="26806" w:author="Rev 8 Allen Wirfs-Brock" w:date="2012-06-01T17:42:00Z">
        <w:r>
          <w:rPr>
            <w:rFonts w:ascii="Times New Roman" w:hAnsi="Times New Roman"/>
          </w:rPr>
          <w:t xml:space="preserve">Else </w:t>
        </w:r>
      </w:ins>
    </w:p>
    <w:p w14:paraId="13BFA364" w14:textId="77777777" w:rsidR="00FA7F7F" w:rsidRDefault="00B42F6E" w:rsidP="00B42F6E">
      <w:pPr>
        <w:numPr>
          <w:ilvl w:val="1"/>
          <w:numId w:val="855"/>
        </w:numPr>
        <w:contextualSpacing/>
        <w:rPr>
          <w:ins w:id="26807" w:author="Rev 8 Allen Wirfs-Brock" w:date="2012-06-01T17:42:00Z"/>
          <w:rFonts w:ascii="Times New Roman" w:hAnsi="Times New Roman"/>
        </w:rPr>
      </w:pPr>
      <w:ins w:id="26808" w:author="Rev 8 Allen Wirfs-Brock" w:date="2012-06-07T15:57:00Z">
        <w:r>
          <w:rPr>
            <w:rFonts w:ascii="Times New Roman" w:hAnsi="Times New Roman"/>
          </w:rPr>
          <w:t>L</w:t>
        </w:r>
      </w:ins>
      <w:ins w:id="26809" w:author="Rev 8 Allen Wirfs-Brock" w:date="2012-06-01T17:42:00Z">
        <w:r w:rsidR="00FA7F7F">
          <w:rPr>
            <w:rFonts w:ascii="Times New Roman" w:hAnsi="Times New Roman"/>
          </w:rPr>
          <w:t xml:space="preserve">et </w:t>
        </w:r>
      </w:ins>
      <w:ins w:id="26810" w:author="Rev 8 Allen Wirfs-Brock" w:date="2012-06-01T17:43:00Z">
        <w:r w:rsidR="00FA7F7F" w:rsidRPr="00B42F6E">
          <w:rPr>
            <w:rFonts w:ascii="Times New Roman" w:hAnsi="Times New Roman"/>
            <w:i/>
          </w:rPr>
          <w:t>superclass</w:t>
        </w:r>
      </w:ins>
      <w:ins w:id="26811" w:author="Rev 8 Allen Wirfs-Brock" w:date="2012-06-01T17:42:00Z">
        <w:r w:rsidR="00FA7F7F">
          <w:rPr>
            <w:rFonts w:ascii="Times New Roman" w:hAnsi="Times New Roman"/>
          </w:rPr>
          <w:t xml:space="preserve"> </w:t>
        </w:r>
      </w:ins>
      <w:ins w:id="26812" w:author="Rev 8 Allen Wirfs-Brock" w:date="2012-06-01T17:43:00Z">
        <w:r w:rsidR="00FA7F7F">
          <w:rPr>
            <w:rFonts w:ascii="Times New Roman" w:hAnsi="Times New Roman"/>
          </w:rPr>
          <w:t xml:space="preserve">be the result of evaluating </w:t>
        </w:r>
        <w:r w:rsidR="00FA7F7F" w:rsidRPr="00594449">
          <w:rPr>
            <w:rFonts w:ascii="Times New Roman" w:hAnsi="Times New Roman"/>
            <w:i/>
          </w:rPr>
          <w:t>ClassHeritage</w:t>
        </w:r>
        <w:r w:rsidR="00FA7F7F">
          <w:rPr>
            <w:rFonts w:ascii="Times New Roman" w:hAnsi="Times New Roman"/>
          </w:rPr>
          <w:t>.</w:t>
        </w:r>
      </w:ins>
    </w:p>
    <w:p w14:paraId="39EBF471" w14:textId="77777777" w:rsidR="00FA7F7F" w:rsidRDefault="00FA7F7F" w:rsidP="00B42F6E">
      <w:pPr>
        <w:numPr>
          <w:ilvl w:val="1"/>
          <w:numId w:val="855"/>
        </w:numPr>
        <w:contextualSpacing/>
        <w:rPr>
          <w:ins w:id="26813" w:author="Rev 8 Allen Wirfs-Brock" w:date="2012-06-10T15:48:00Z"/>
          <w:rFonts w:ascii="Times New Roman" w:hAnsi="Times New Roman"/>
        </w:rPr>
      </w:pPr>
      <w:ins w:id="26814" w:author="Rev 8 Allen Wirfs-Brock" w:date="2012-06-01T17:45:00Z">
        <w:r>
          <w:rPr>
            <w:rFonts w:ascii="Times New Roman" w:hAnsi="Times New Roman"/>
          </w:rPr>
          <w:t>ReturnIfAbrupt(</w:t>
        </w:r>
        <w:r w:rsidRPr="00B42F6E">
          <w:rPr>
            <w:rFonts w:ascii="Times New Roman" w:hAnsi="Times New Roman"/>
            <w:i/>
          </w:rPr>
          <w:t>superclass</w:t>
        </w:r>
        <w:r>
          <w:rPr>
            <w:rFonts w:ascii="Times New Roman" w:hAnsi="Times New Roman"/>
          </w:rPr>
          <w:t>).</w:t>
        </w:r>
      </w:ins>
    </w:p>
    <w:p w14:paraId="2C0D66F9" w14:textId="77777777" w:rsidR="000D57B8" w:rsidRDefault="000D57B8" w:rsidP="00B42F6E">
      <w:pPr>
        <w:numPr>
          <w:ilvl w:val="1"/>
          <w:numId w:val="855"/>
        </w:numPr>
        <w:contextualSpacing/>
        <w:rPr>
          <w:ins w:id="26815" w:author="Rev 8 Allen Wirfs-Brock" w:date="2012-06-10T15:50:00Z"/>
          <w:rFonts w:ascii="Times New Roman" w:hAnsi="Times New Roman"/>
        </w:rPr>
      </w:pPr>
      <w:ins w:id="26816" w:author="Rev 8 Allen Wirfs-Brock" w:date="2012-06-10T15:49:00Z">
        <w:r>
          <w:rPr>
            <w:rFonts w:ascii="Times New Roman" w:hAnsi="Times New Roman"/>
          </w:rPr>
          <w:t xml:space="preserve">If </w:t>
        </w:r>
      </w:ins>
      <w:ins w:id="26817" w:author="Rev 8 Allen Wirfs-Brock" w:date="2012-06-10T15:50:00Z">
        <w:r w:rsidRPr="00C2603F">
          <w:rPr>
            <w:rFonts w:ascii="Times New Roman" w:hAnsi="Times New Roman"/>
            <w:i/>
          </w:rPr>
          <w:t>superclass</w:t>
        </w:r>
        <w:r>
          <w:rPr>
            <w:rFonts w:ascii="Times New Roman" w:hAnsi="Times New Roman"/>
          </w:rPr>
          <w:t xml:space="preserve"> is </w:t>
        </w:r>
        <w:r w:rsidRPr="00C2603F">
          <w:rPr>
            <w:rFonts w:ascii="Times New Roman" w:hAnsi="Times New Roman"/>
            <w:b/>
          </w:rPr>
          <w:t>null</w:t>
        </w:r>
        <w:r>
          <w:rPr>
            <w:rFonts w:ascii="Times New Roman" w:hAnsi="Times New Roman"/>
          </w:rPr>
          <w:t>, then</w:t>
        </w:r>
      </w:ins>
    </w:p>
    <w:p w14:paraId="193422B8" w14:textId="77777777" w:rsidR="000D57B8" w:rsidRPr="00ED2E78" w:rsidRDefault="002C0B43" w:rsidP="00C2603F">
      <w:pPr>
        <w:numPr>
          <w:ilvl w:val="2"/>
          <w:numId w:val="855"/>
        </w:numPr>
        <w:contextualSpacing/>
        <w:rPr>
          <w:ins w:id="26818" w:author="Rev 8 Allen Wirfs-Brock" w:date="2012-06-10T15:51:00Z"/>
          <w:rFonts w:ascii="Times New Roman" w:hAnsi="Times New Roman"/>
        </w:rPr>
      </w:pPr>
      <w:ins w:id="26819" w:author="Rev 8 Allen Wirfs-Brock" w:date="2012-06-10T16:08:00Z">
        <w:r>
          <w:rPr>
            <w:rFonts w:ascii="Times New Roman" w:hAnsi="Times New Roman"/>
          </w:rPr>
          <w:t>L</w:t>
        </w:r>
      </w:ins>
      <w:ins w:id="26820" w:author="Rev 8 Allen Wirfs-Brock" w:date="2012-06-10T15:51:00Z">
        <w:r w:rsidR="000D57B8">
          <w:rPr>
            <w:rFonts w:ascii="Times New Roman" w:hAnsi="Times New Roman"/>
          </w:rPr>
          <w:t xml:space="preserve">et </w:t>
        </w:r>
        <w:r w:rsidR="000D57B8">
          <w:rPr>
            <w:rFonts w:ascii="Times New Roman" w:hAnsi="Times New Roman"/>
            <w:i/>
          </w:rPr>
          <w:t>protoParent</w:t>
        </w:r>
        <w:r w:rsidR="000D57B8">
          <w:rPr>
            <w:rFonts w:ascii="Times New Roman" w:hAnsi="Times New Roman"/>
          </w:rPr>
          <w:t xml:space="preserve"> be</w:t>
        </w:r>
      </w:ins>
      <w:ins w:id="26821" w:author="Rev 8 Allen Wirfs-Brock" w:date="2012-06-10T15:53:00Z">
        <w:r w:rsidR="000D57B8" w:rsidRPr="000D57B8">
          <w:rPr>
            <w:rFonts w:ascii="Times New Roman" w:hAnsi="Times New Roman"/>
            <w:b/>
          </w:rPr>
          <w:t xml:space="preserve"> </w:t>
        </w:r>
        <w:r w:rsidR="000D57B8" w:rsidRPr="00ED2E78">
          <w:rPr>
            <w:rFonts w:ascii="Times New Roman" w:hAnsi="Times New Roman"/>
            <w:b/>
          </w:rPr>
          <w:t>null</w:t>
        </w:r>
      </w:ins>
      <w:ins w:id="26822" w:author="Rev 8 Allen Wirfs-Brock" w:date="2012-06-10T15:51:00Z">
        <w:r w:rsidR="000D57B8">
          <w:rPr>
            <w:rFonts w:ascii="Times New Roman" w:hAnsi="Times New Roman"/>
          </w:rPr>
          <w:t>.</w:t>
        </w:r>
      </w:ins>
    </w:p>
    <w:p w14:paraId="0024B288" w14:textId="77777777" w:rsidR="000D57B8" w:rsidRDefault="000D57B8" w:rsidP="00C2603F">
      <w:pPr>
        <w:numPr>
          <w:ilvl w:val="2"/>
          <w:numId w:val="855"/>
        </w:numPr>
        <w:contextualSpacing/>
        <w:rPr>
          <w:ins w:id="26823" w:author="Rev 8 Allen Wirfs-Brock" w:date="2012-06-10T15:51:00Z"/>
          <w:rFonts w:ascii="Times New Roman" w:hAnsi="Times New Roman"/>
        </w:rPr>
      </w:pPr>
      <w:ins w:id="26824" w:author="Rev 8 Allen Wirfs-Brock" w:date="2012-06-10T15:51:00Z">
        <w:r>
          <w:rPr>
            <w:rFonts w:ascii="Times New Roman" w:hAnsi="Times New Roman"/>
          </w:rPr>
          <w:t xml:space="preserve">Let </w:t>
        </w:r>
        <w:r w:rsidRPr="00C2603F">
          <w:rPr>
            <w:rFonts w:ascii="Times New Roman" w:hAnsi="Times New Roman"/>
            <w:i/>
          </w:rPr>
          <w:t>constructorParent</w:t>
        </w:r>
        <w:r>
          <w:rPr>
            <w:rFonts w:ascii="Times New Roman" w:hAnsi="Times New Roman"/>
          </w:rPr>
          <w:t xml:space="preserve"> be </w:t>
        </w:r>
        <w:r w:rsidRPr="00557892">
          <w:rPr>
            <w:rFonts w:ascii="Times New Roman" w:hAnsi="Times New Roman"/>
          </w:rPr>
          <w:t>the intrinsic object</w:t>
        </w:r>
        <w:r>
          <w:t xml:space="preserve"> %FunctionPrototype%</w:t>
        </w:r>
        <w:r>
          <w:rPr>
            <w:rFonts w:ascii="Times New Roman" w:hAnsi="Times New Roman"/>
          </w:rPr>
          <w:t>.</w:t>
        </w:r>
      </w:ins>
    </w:p>
    <w:p w14:paraId="1AE1BC0A" w14:textId="77777777" w:rsidR="000D57B8" w:rsidRDefault="000D57B8" w:rsidP="00B42F6E">
      <w:pPr>
        <w:numPr>
          <w:ilvl w:val="1"/>
          <w:numId w:val="855"/>
        </w:numPr>
        <w:contextualSpacing/>
        <w:rPr>
          <w:ins w:id="26825" w:author="Rev 8 Allen Wirfs-Brock" w:date="2012-06-10T15:56:00Z"/>
          <w:rFonts w:ascii="Times New Roman" w:hAnsi="Times New Roman"/>
        </w:rPr>
      </w:pPr>
      <w:ins w:id="26826" w:author="Rev 8 Allen Wirfs-Brock" w:date="2012-06-10T15:52:00Z">
        <w:r>
          <w:rPr>
            <w:rFonts w:ascii="Times New Roman" w:hAnsi="Times New Roman"/>
          </w:rPr>
          <w:t>Else</w:t>
        </w:r>
      </w:ins>
      <w:ins w:id="26827" w:author="Rev 8 Allen Wirfs-Brock" w:date="2012-06-10T15:55:00Z">
        <w:r w:rsidR="00C2603F">
          <w:rPr>
            <w:rFonts w:ascii="Times New Roman" w:hAnsi="Times New Roman"/>
          </w:rPr>
          <w:t xml:space="preserve"> if </w:t>
        </w:r>
        <w:r w:rsidR="00C2603F" w:rsidRPr="00C2603F">
          <w:rPr>
            <w:rFonts w:ascii="Times New Roman" w:hAnsi="Times New Roman"/>
          </w:rPr>
          <w:t>Type</w:t>
        </w:r>
        <w:r w:rsidR="00C2603F">
          <w:rPr>
            <w:rFonts w:ascii="Times New Roman" w:hAnsi="Times New Roman"/>
          </w:rPr>
          <w:t>(</w:t>
        </w:r>
        <w:r w:rsidR="00C2603F" w:rsidRPr="00ED2E78">
          <w:rPr>
            <w:rFonts w:ascii="Times New Roman" w:hAnsi="Times New Roman"/>
            <w:i/>
          </w:rPr>
          <w:t>superclass</w:t>
        </w:r>
        <w:r w:rsidR="00C2603F">
          <w:rPr>
            <w:rFonts w:ascii="Times New Roman" w:hAnsi="Times New Roman"/>
          </w:rPr>
          <w:t xml:space="preserve">) is </w:t>
        </w:r>
      </w:ins>
      <w:ins w:id="26828" w:author="Rev 8 Allen Wirfs-Brock" w:date="2012-06-10T15:56:00Z">
        <w:r w:rsidR="00C2603F">
          <w:rPr>
            <w:rFonts w:ascii="Times New Roman" w:hAnsi="Times New Roman"/>
          </w:rPr>
          <w:t>not Object</w:t>
        </w:r>
      </w:ins>
      <w:ins w:id="26829" w:author="Rev 8 Allen Wirfs-Brock" w:date="2012-06-10T15:55:00Z">
        <w:r w:rsidR="00C2603F">
          <w:rPr>
            <w:rFonts w:ascii="Times New Roman" w:hAnsi="Times New Roman"/>
          </w:rPr>
          <w:t>, throw a TypeError exception.</w:t>
        </w:r>
      </w:ins>
    </w:p>
    <w:p w14:paraId="60F77AB0" w14:textId="77777777" w:rsidR="00C2603F" w:rsidRDefault="00C2603F" w:rsidP="00B42F6E">
      <w:pPr>
        <w:numPr>
          <w:ilvl w:val="1"/>
          <w:numId w:val="855"/>
        </w:numPr>
        <w:contextualSpacing/>
        <w:rPr>
          <w:ins w:id="26830" w:author="Rev 8 Allen Wirfs-Brock" w:date="2012-06-10T15:52:00Z"/>
          <w:rFonts w:ascii="Times New Roman" w:hAnsi="Times New Roman"/>
        </w:rPr>
      </w:pPr>
      <w:ins w:id="26831" w:author="Rev 8 Allen Wirfs-Brock" w:date="2012-06-10T15:56:00Z">
        <w:r>
          <w:rPr>
            <w:rFonts w:ascii="Times New Roman" w:hAnsi="Times New Roman"/>
          </w:rPr>
          <w:t xml:space="preserve">Else if </w:t>
        </w:r>
        <w:r w:rsidRPr="00C2603F">
          <w:rPr>
            <w:rFonts w:ascii="Times New Roman" w:hAnsi="Times New Roman"/>
            <w:i/>
          </w:rPr>
          <w:t>superclass</w:t>
        </w:r>
      </w:ins>
      <w:ins w:id="26832" w:author="Rev 8 Allen Wirfs-Brock" w:date="2012-06-12T12:16:00Z">
        <w:r w:rsidR="00531CC7">
          <w:rPr>
            <w:rFonts w:ascii="Times New Roman" w:hAnsi="Times New Roman"/>
          </w:rPr>
          <w:t xml:space="preserve"> does not have a [[Construct]] internal property</w:t>
        </w:r>
      </w:ins>
      <w:ins w:id="26833" w:author="Rev 8 Allen Wirfs-Brock" w:date="2012-06-10T15:57:00Z">
        <w:r>
          <w:rPr>
            <w:rFonts w:ascii="Times New Roman" w:hAnsi="Times New Roman"/>
          </w:rPr>
          <w:t>, then</w:t>
        </w:r>
      </w:ins>
    </w:p>
    <w:p w14:paraId="112A9CDD" w14:textId="77777777" w:rsidR="00C2603F" w:rsidRPr="00ED2E78" w:rsidRDefault="002C0B43" w:rsidP="00C2603F">
      <w:pPr>
        <w:numPr>
          <w:ilvl w:val="2"/>
          <w:numId w:val="855"/>
        </w:numPr>
        <w:contextualSpacing/>
        <w:rPr>
          <w:ins w:id="26834" w:author="Rev 8 Allen Wirfs-Brock" w:date="2012-06-10T16:00:00Z"/>
          <w:rFonts w:ascii="Times New Roman" w:hAnsi="Times New Roman"/>
        </w:rPr>
      </w:pPr>
      <w:ins w:id="26835" w:author="Rev 8 Allen Wirfs-Brock" w:date="2012-06-10T16:08:00Z">
        <w:r>
          <w:rPr>
            <w:rFonts w:ascii="Times New Roman" w:hAnsi="Times New Roman"/>
          </w:rPr>
          <w:t>L</w:t>
        </w:r>
      </w:ins>
      <w:ins w:id="26836" w:author="Rev 8 Allen Wirfs-Brock" w:date="2012-06-10T16:00:00Z">
        <w:r w:rsidR="00C2603F">
          <w:rPr>
            <w:rFonts w:ascii="Times New Roman" w:hAnsi="Times New Roman"/>
          </w:rPr>
          <w:t xml:space="preserve">et </w:t>
        </w:r>
        <w:r w:rsidR="00C2603F">
          <w:rPr>
            <w:rFonts w:ascii="Times New Roman" w:hAnsi="Times New Roman"/>
            <w:i/>
          </w:rPr>
          <w:t>protoParent</w:t>
        </w:r>
        <w:r w:rsidR="00C2603F">
          <w:rPr>
            <w:rFonts w:ascii="Times New Roman" w:hAnsi="Times New Roman"/>
          </w:rPr>
          <w:t xml:space="preserve"> be</w:t>
        </w:r>
        <w:r w:rsidR="00C2603F" w:rsidRPr="000D57B8">
          <w:rPr>
            <w:rFonts w:ascii="Times New Roman" w:hAnsi="Times New Roman"/>
            <w:b/>
          </w:rPr>
          <w:t xml:space="preserve"> </w:t>
        </w:r>
        <w:r w:rsidR="00C2603F" w:rsidRPr="00ED2E78">
          <w:rPr>
            <w:rFonts w:ascii="Times New Roman" w:hAnsi="Times New Roman"/>
            <w:i/>
          </w:rPr>
          <w:t>superclass</w:t>
        </w:r>
        <w:r w:rsidR="00C2603F">
          <w:rPr>
            <w:rFonts w:ascii="Times New Roman" w:hAnsi="Times New Roman"/>
          </w:rPr>
          <w:t>.</w:t>
        </w:r>
      </w:ins>
    </w:p>
    <w:p w14:paraId="2AD0857B" w14:textId="77777777" w:rsidR="00C2603F" w:rsidRDefault="00C2603F" w:rsidP="00C2603F">
      <w:pPr>
        <w:numPr>
          <w:ilvl w:val="2"/>
          <w:numId w:val="855"/>
        </w:numPr>
        <w:contextualSpacing/>
        <w:rPr>
          <w:ins w:id="26837" w:author="Rev 8 Allen Wirfs-Brock" w:date="2012-06-10T16:00:00Z"/>
          <w:rFonts w:ascii="Times New Roman" w:hAnsi="Times New Roman"/>
        </w:rPr>
      </w:pPr>
      <w:ins w:id="26838" w:author="Rev 8 Allen Wirfs-Brock" w:date="2012-06-10T16:00:00Z">
        <w:r>
          <w:rPr>
            <w:rFonts w:ascii="Times New Roman" w:hAnsi="Times New Roman"/>
          </w:rPr>
          <w:t xml:space="preserve">Let </w:t>
        </w:r>
        <w:r w:rsidRPr="00ED2E78">
          <w:rPr>
            <w:rFonts w:ascii="Times New Roman" w:hAnsi="Times New Roman"/>
            <w:i/>
          </w:rPr>
          <w:t>constructorParent</w:t>
        </w:r>
        <w:r>
          <w:rPr>
            <w:rFonts w:ascii="Times New Roman" w:hAnsi="Times New Roman"/>
          </w:rPr>
          <w:t xml:space="preserve"> be </w:t>
        </w:r>
        <w:r w:rsidRPr="00557892">
          <w:rPr>
            <w:rFonts w:ascii="Times New Roman" w:hAnsi="Times New Roman"/>
          </w:rPr>
          <w:t>the intrinsic object</w:t>
        </w:r>
        <w:r>
          <w:t xml:space="preserve"> %FunctionPrototype%</w:t>
        </w:r>
        <w:r>
          <w:rPr>
            <w:rFonts w:ascii="Times New Roman" w:hAnsi="Times New Roman"/>
          </w:rPr>
          <w:t>.</w:t>
        </w:r>
      </w:ins>
    </w:p>
    <w:p w14:paraId="1C9D8632" w14:textId="77777777" w:rsidR="00C2603F" w:rsidRPr="00C2603F" w:rsidRDefault="00C2603F" w:rsidP="00C2603F">
      <w:pPr>
        <w:numPr>
          <w:ilvl w:val="1"/>
          <w:numId w:val="855"/>
        </w:numPr>
        <w:contextualSpacing/>
        <w:rPr>
          <w:ins w:id="26839" w:author="Rev 8 Allen Wirfs-Brock" w:date="2012-06-10T16:00:00Z"/>
          <w:rFonts w:ascii="Times New Roman" w:hAnsi="Times New Roman"/>
        </w:rPr>
      </w:pPr>
      <w:ins w:id="26840" w:author="Rev 8 Allen Wirfs-Brock" w:date="2012-06-10T16:01:00Z">
        <w:r>
          <w:rPr>
            <w:rFonts w:ascii="Times New Roman" w:hAnsi="Times New Roman"/>
          </w:rPr>
          <w:t>Else</w:t>
        </w:r>
      </w:ins>
    </w:p>
    <w:p w14:paraId="6231DCB7" w14:textId="77777777" w:rsidR="002C0B43" w:rsidRDefault="002C0B43" w:rsidP="00C2603F">
      <w:pPr>
        <w:numPr>
          <w:ilvl w:val="2"/>
          <w:numId w:val="855"/>
        </w:numPr>
        <w:contextualSpacing/>
        <w:rPr>
          <w:ins w:id="26841" w:author="Rev 8 Allen Wirfs-Brock" w:date="2012-06-10T16:08:00Z"/>
          <w:rFonts w:ascii="Times New Roman" w:hAnsi="Times New Roman"/>
        </w:rPr>
      </w:pPr>
      <w:ins w:id="26842" w:author="Rev 8 Allen Wirfs-Brock" w:date="2012-06-10T16:09:00Z">
        <w:r>
          <w:rPr>
            <w:rFonts w:ascii="Times New Roman" w:hAnsi="Times New Roman"/>
          </w:rPr>
          <w:t xml:space="preserve">Let </w:t>
        </w:r>
        <w:r>
          <w:rPr>
            <w:rFonts w:ascii="Times New Roman" w:hAnsi="Times New Roman"/>
            <w:i/>
          </w:rPr>
          <w:t>protoParent</w:t>
        </w:r>
        <w:r>
          <w:rPr>
            <w:rFonts w:ascii="Times New Roman" w:hAnsi="Times New Roman"/>
          </w:rPr>
          <w:t xml:space="preserve"> be</w:t>
        </w:r>
        <w:r w:rsidRPr="000D57B8">
          <w:rPr>
            <w:rFonts w:ascii="Times New Roman" w:hAnsi="Times New Roman"/>
            <w:b/>
          </w:rPr>
          <w:t xml:space="preserve"> </w:t>
        </w:r>
      </w:ins>
      <w:ins w:id="26843" w:author="Rev 8 Allen Wirfs-Brock" w:date="2012-06-10T16:08:00Z">
        <w:r w:rsidRPr="002C0B43">
          <w:rPr>
            <w:rFonts w:ascii="Times New Roman" w:hAnsi="Times New Roman"/>
          </w:rPr>
          <w:t xml:space="preserve">the result of calling </w:t>
        </w:r>
      </w:ins>
      <w:ins w:id="26844" w:author="Rev 8 Allen Wirfs-Brock" w:date="2012-06-10T16:09:00Z">
        <w:r w:rsidRPr="002C0B43">
          <w:rPr>
            <w:rFonts w:ascii="Times New Roman" w:hAnsi="Times New Roman"/>
          </w:rPr>
          <w:t>the [[Get]]</w:t>
        </w:r>
      </w:ins>
      <w:ins w:id="26845" w:author="Rev 8 Allen Wirfs-Brock" w:date="2012-06-10T16:08:00Z">
        <w:r w:rsidRPr="002C0B43">
          <w:rPr>
            <w:rFonts w:ascii="Times New Roman" w:hAnsi="Times New Roman"/>
          </w:rPr>
          <w:t xml:space="preserve"> internal method of </w:t>
        </w:r>
      </w:ins>
      <w:ins w:id="26846" w:author="Rev 8 Allen Wirfs-Brock" w:date="2012-06-10T16:10:00Z">
        <w:r w:rsidRPr="00ED2E78">
          <w:rPr>
            <w:rFonts w:ascii="Times New Roman" w:hAnsi="Times New Roman"/>
            <w:i/>
          </w:rPr>
          <w:t>superclass</w:t>
        </w:r>
        <w:r w:rsidRPr="002C0B43">
          <w:rPr>
            <w:rFonts w:ascii="Times New Roman" w:hAnsi="Times New Roman"/>
          </w:rPr>
          <w:t xml:space="preserve"> </w:t>
        </w:r>
      </w:ins>
      <w:ins w:id="26847" w:author="Rev 8 Allen Wirfs-Brock" w:date="2012-06-10T16:08:00Z">
        <w:r w:rsidRPr="002C0B43">
          <w:rPr>
            <w:rFonts w:ascii="Times New Roman" w:hAnsi="Times New Roman"/>
          </w:rPr>
          <w:t xml:space="preserve">passing </w:t>
        </w:r>
      </w:ins>
      <w:ins w:id="26848" w:author="Rev 8 Allen Wirfs-Brock" w:date="2012-06-12T13:51:00Z">
        <w:r w:rsidR="00E50783" w:rsidRPr="00E77497">
          <w:rPr>
            <w:rFonts w:ascii="Courier New" w:hAnsi="Courier New" w:cs="Courier New"/>
            <w:b/>
          </w:rPr>
          <w:t>"</w:t>
        </w:r>
      </w:ins>
      <w:ins w:id="26849" w:author="Rev 8 Allen Wirfs-Brock" w:date="2012-06-10T16:11:00Z">
        <w:r>
          <w:rPr>
            <w:rFonts w:ascii="Courier New" w:hAnsi="Courier New" w:cs="Courier New"/>
            <w:b/>
          </w:rPr>
          <w:t>prototype</w:t>
        </w:r>
      </w:ins>
      <w:ins w:id="26850" w:author="Rev 8 Allen Wirfs-Brock" w:date="2012-06-12T13:51:00Z">
        <w:r w:rsidR="00E50783" w:rsidRPr="00E77497">
          <w:rPr>
            <w:rFonts w:ascii="Courier New" w:hAnsi="Courier New" w:cs="Courier New"/>
            <w:b/>
          </w:rPr>
          <w:t>"</w:t>
        </w:r>
      </w:ins>
      <w:ins w:id="26851" w:author="Rev 8 Allen Wirfs-Brock" w:date="2012-06-10T16:08:00Z">
        <w:r w:rsidRPr="002C0B43">
          <w:rPr>
            <w:rFonts w:ascii="Times New Roman" w:hAnsi="Times New Roman"/>
          </w:rPr>
          <w:t xml:space="preserve"> </w:t>
        </w:r>
      </w:ins>
      <w:ins w:id="26852" w:author="Rev 8 Allen Wirfs-Brock" w:date="2012-06-10T16:11:00Z">
        <w:r>
          <w:rPr>
            <w:rFonts w:ascii="Times New Roman" w:hAnsi="Times New Roman"/>
          </w:rPr>
          <w:t>as</w:t>
        </w:r>
      </w:ins>
      <w:ins w:id="26853" w:author="Rev 8 Allen Wirfs-Brock" w:date="2012-06-10T16:08:00Z">
        <w:r w:rsidRPr="002C0B43">
          <w:rPr>
            <w:rFonts w:ascii="Times New Roman" w:hAnsi="Times New Roman"/>
          </w:rPr>
          <w:t xml:space="preserve"> the argument.</w:t>
        </w:r>
      </w:ins>
    </w:p>
    <w:p w14:paraId="2DED4D4C" w14:textId="77777777" w:rsidR="00C2603F" w:rsidRPr="00ED2E78" w:rsidRDefault="002C0B43" w:rsidP="00C2603F">
      <w:pPr>
        <w:numPr>
          <w:ilvl w:val="2"/>
          <w:numId w:val="855"/>
        </w:numPr>
        <w:contextualSpacing/>
        <w:rPr>
          <w:ins w:id="26854" w:author="Rev 8 Allen Wirfs-Brock" w:date="2012-06-10T16:02:00Z"/>
          <w:rFonts w:ascii="Times New Roman" w:hAnsi="Times New Roman"/>
        </w:rPr>
      </w:pPr>
      <w:ins w:id="26855" w:author="Rev 8 Allen Wirfs-Brock" w:date="2012-06-10T16:11:00Z">
        <w:r>
          <w:rPr>
            <w:rFonts w:ascii="Times New Roman" w:hAnsi="Times New Roman"/>
          </w:rPr>
          <w:t>ReturnIfAbrupt(</w:t>
        </w:r>
      </w:ins>
      <w:ins w:id="26856" w:author="Rev 8 Allen Wirfs-Brock" w:date="2012-06-10T16:02:00Z">
        <w:r w:rsidR="00C2603F">
          <w:rPr>
            <w:rFonts w:ascii="Times New Roman" w:hAnsi="Times New Roman"/>
            <w:i/>
          </w:rPr>
          <w:t>protoParent</w:t>
        </w:r>
      </w:ins>
      <w:ins w:id="26857" w:author="Rev 8 Allen Wirfs-Brock" w:date="2012-06-10T16:11:00Z">
        <w:r>
          <w:rPr>
            <w:rFonts w:ascii="Times New Roman" w:hAnsi="Times New Roman"/>
          </w:rPr>
          <w:t>)</w:t>
        </w:r>
      </w:ins>
      <w:ins w:id="26858" w:author="Rev 8 Allen Wirfs-Brock" w:date="2012-06-10T16:02:00Z">
        <w:r w:rsidR="00C2603F">
          <w:rPr>
            <w:rFonts w:ascii="Times New Roman" w:hAnsi="Times New Roman"/>
          </w:rPr>
          <w:t>.</w:t>
        </w:r>
      </w:ins>
    </w:p>
    <w:p w14:paraId="03BB16E8" w14:textId="77777777" w:rsidR="001663BD" w:rsidRDefault="001663BD" w:rsidP="00C2603F">
      <w:pPr>
        <w:numPr>
          <w:ilvl w:val="2"/>
          <w:numId w:val="855"/>
        </w:numPr>
        <w:contextualSpacing/>
        <w:rPr>
          <w:ins w:id="26859" w:author="Rev 8 Allen Wirfs-Brock" w:date="2012-06-12T12:31:00Z"/>
          <w:rFonts w:ascii="Times New Roman" w:hAnsi="Times New Roman"/>
        </w:rPr>
      </w:pPr>
      <w:ins w:id="26860" w:author="Rev 8 Allen Wirfs-Brock" w:date="2012-06-12T12:32:00Z">
        <w:r>
          <w:rPr>
            <w:rFonts w:ascii="Times New Roman" w:hAnsi="Times New Roman"/>
          </w:rPr>
          <w:t>If Type(</w:t>
        </w:r>
        <w:r w:rsidRPr="001663BD">
          <w:rPr>
            <w:rFonts w:ascii="Times New Roman" w:hAnsi="Times New Roman"/>
            <w:i/>
          </w:rPr>
          <w:t>protoParent</w:t>
        </w:r>
        <w:r>
          <w:rPr>
            <w:rFonts w:ascii="Times New Roman" w:hAnsi="Times New Roman"/>
          </w:rPr>
          <w:t xml:space="preserve">) </w:t>
        </w:r>
      </w:ins>
      <w:ins w:id="26861" w:author="Rev 10 Allen Wirfs-Brock" w:date="2012-08-30T13:31:00Z">
        <w:r w:rsidR="001E43E0">
          <w:rPr>
            <w:rFonts w:ascii="Times New Roman" w:hAnsi="Times New Roman"/>
          </w:rPr>
          <w:t xml:space="preserve">is </w:t>
        </w:r>
      </w:ins>
      <w:ins w:id="26862" w:author="Rev 8 Allen Wirfs-Brock" w:date="2012-06-12T12:32:00Z">
        <w:r>
          <w:rPr>
            <w:rFonts w:ascii="Times New Roman" w:hAnsi="Times New Roman"/>
          </w:rPr>
          <w:t xml:space="preserve">neither Object or Null, </w:t>
        </w:r>
      </w:ins>
      <w:ins w:id="26863" w:author="Rev 8 Allen Wirfs-Brock" w:date="2012-06-12T12:33:00Z">
        <w:r>
          <w:rPr>
            <w:rFonts w:ascii="Times New Roman" w:hAnsi="Times New Roman"/>
          </w:rPr>
          <w:t>throw a TypeError exception.</w:t>
        </w:r>
      </w:ins>
    </w:p>
    <w:p w14:paraId="3B6A81E5" w14:textId="77777777" w:rsidR="00C2603F" w:rsidRDefault="00C2603F" w:rsidP="00C2603F">
      <w:pPr>
        <w:numPr>
          <w:ilvl w:val="2"/>
          <w:numId w:val="855"/>
        </w:numPr>
        <w:contextualSpacing/>
        <w:rPr>
          <w:ins w:id="26864" w:author="Rev 8 Allen Wirfs-Brock" w:date="2012-06-10T16:02:00Z"/>
          <w:rFonts w:ascii="Times New Roman" w:hAnsi="Times New Roman"/>
        </w:rPr>
      </w:pPr>
      <w:ins w:id="26865" w:author="Rev 8 Allen Wirfs-Brock" w:date="2012-06-10T16:02:00Z">
        <w:r>
          <w:rPr>
            <w:rFonts w:ascii="Times New Roman" w:hAnsi="Times New Roman"/>
          </w:rPr>
          <w:t xml:space="preserve">Let </w:t>
        </w:r>
        <w:r w:rsidRPr="00ED2E78">
          <w:rPr>
            <w:rFonts w:ascii="Times New Roman" w:hAnsi="Times New Roman"/>
            <w:i/>
          </w:rPr>
          <w:t>constructorParent</w:t>
        </w:r>
        <w:r>
          <w:rPr>
            <w:rFonts w:ascii="Times New Roman" w:hAnsi="Times New Roman"/>
          </w:rPr>
          <w:t xml:space="preserve"> be </w:t>
        </w:r>
      </w:ins>
      <w:ins w:id="26866" w:author="Rev 8 Allen Wirfs-Brock" w:date="2012-06-10T16:03:00Z">
        <w:r w:rsidRPr="00ED2E78">
          <w:rPr>
            <w:rFonts w:ascii="Times New Roman" w:hAnsi="Times New Roman"/>
            <w:i/>
          </w:rPr>
          <w:t>superclass</w:t>
        </w:r>
      </w:ins>
      <w:ins w:id="26867" w:author="Rev 8 Allen Wirfs-Brock" w:date="2012-06-10T16:02:00Z">
        <w:r>
          <w:rPr>
            <w:rFonts w:ascii="Times New Roman" w:hAnsi="Times New Roman"/>
          </w:rPr>
          <w:t>.</w:t>
        </w:r>
      </w:ins>
    </w:p>
    <w:p w14:paraId="00061034" w14:textId="77777777" w:rsidR="00BE681A" w:rsidRDefault="00BE681A" w:rsidP="00DE408A">
      <w:pPr>
        <w:numPr>
          <w:ilvl w:val="0"/>
          <w:numId w:val="855"/>
        </w:numPr>
        <w:contextualSpacing/>
        <w:rPr>
          <w:ins w:id="26868" w:author="Rev 8 Allen Wirfs-Brock" w:date="2012-06-10T17:01:00Z"/>
          <w:rFonts w:ascii="Times New Roman" w:hAnsi="Times New Roman"/>
        </w:rPr>
      </w:pPr>
      <w:ins w:id="26869" w:author="Rev 8 Allen Wirfs-Brock" w:date="2012-06-10T17:03:00Z">
        <w:r>
          <w:rPr>
            <w:rFonts w:ascii="Times New Roman" w:hAnsi="Times New Roman"/>
          </w:rPr>
          <w:t>Let</w:t>
        </w:r>
        <w:r w:rsidRPr="00E77497">
          <w:rPr>
            <w:rFonts w:ascii="Times New Roman" w:hAnsi="Times New Roman"/>
          </w:rPr>
          <w:t xml:space="preserve"> </w:t>
        </w:r>
      </w:ins>
      <w:ins w:id="26870" w:author="Rev 8 Allen Wirfs-Brock" w:date="2012-06-10T17:04:00Z">
        <w:r>
          <w:rPr>
            <w:rFonts w:ascii="Times New Roman" w:hAnsi="Times New Roman"/>
            <w:i/>
          </w:rPr>
          <w:t>proto</w:t>
        </w:r>
      </w:ins>
      <w:ins w:id="26871" w:author="Rev 8 Allen Wirfs-Brock" w:date="2012-06-10T17:03:00Z">
        <w:r w:rsidRPr="00E77497">
          <w:rPr>
            <w:rFonts w:ascii="Times New Roman" w:hAnsi="Times New Roman"/>
            <w:i/>
          </w:rPr>
          <w:t xml:space="preserve"> </w:t>
        </w:r>
        <w:r w:rsidRPr="005F7AD6">
          <w:rPr>
            <w:rFonts w:ascii="Times New Roman" w:hAnsi="Times New Roman"/>
          </w:rPr>
          <w:t>be</w:t>
        </w:r>
        <w:r>
          <w:rPr>
            <w:rFonts w:ascii="Times New Roman" w:hAnsi="Times New Roman"/>
            <w:i/>
          </w:rPr>
          <w:t xml:space="preserve"> </w:t>
        </w:r>
        <w:r w:rsidRPr="005F7AD6">
          <w:rPr>
            <w:rFonts w:ascii="Times New Roman" w:hAnsi="Times New Roman"/>
          </w:rPr>
          <w:t xml:space="preserve">the result of the abstract operation ObjectCreate with argument </w:t>
        </w:r>
      </w:ins>
      <w:ins w:id="26872" w:author="Rev 10 Allen Wirfs-Brock" w:date="2012-08-13T19:42:00Z">
        <w:r w:rsidR="00C700A2">
          <w:rPr>
            <w:rFonts w:ascii="Times New Roman" w:hAnsi="Times New Roman"/>
            <w:i/>
          </w:rPr>
          <w:t>protoParent</w:t>
        </w:r>
      </w:ins>
      <w:ins w:id="26873" w:author="Rev 8 Allen Wirfs-Brock" w:date="2012-06-10T17:03:00Z">
        <w:del w:id="26874" w:author="Rev 10 Allen Wirfs-Brock" w:date="2012-08-13T19:42:00Z">
          <w:r w:rsidDel="00C700A2">
            <w:rPr>
              <w:rFonts w:ascii="Times New Roman" w:hAnsi="Times New Roman"/>
              <w:i/>
            </w:rPr>
            <w:delText>proto</w:delText>
          </w:r>
        </w:del>
        <w:r w:rsidRPr="00E77497">
          <w:rPr>
            <w:rFonts w:ascii="Times New Roman" w:hAnsi="Times New Roman"/>
          </w:rPr>
          <w:t>.</w:t>
        </w:r>
      </w:ins>
    </w:p>
    <w:p w14:paraId="03A83E7C" w14:textId="77777777" w:rsidR="00DE408A" w:rsidRPr="0006447F" w:rsidDel="00167894" w:rsidRDefault="00DE408A" w:rsidP="00DE408A">
      <w:pPr>
        <w:numPr>
          <w:ilvl w:val="0"/>
          <w:numId w:val="855"/>
        </w:numPr>
        <w:contextualSpacing/>
        <w:rPr>
          <w:ins w:id="26875" w:author="Rev 8 Allen Wirfs-Brock" w:date="2012-06-01T11:44:00Z"/>
          <w:del w:id="26876" w:author="Rev 10 Allen Wirfs-Brock" w:date="2012-09-26T17:20:00Z"/>
          <w:rFonts w:ascii="Times New Roman" w:hAnsi="Times New Roman"/>
        </w:rPr>
      </w:pPr>
      <w:ins w:id="26877" w:author="Rev 8 Allen Wirfs-Brock" w:date="2012-06-01T11:44:00Z">
        <w:del w:id="26878" w:author="Rev 10 Allen Wirfs-Brock" w:date="2012-09-26T17:20:00Z">
          <w:r w:rsidDel="00167894">
            <w:rPr>
              <w:rFonts w:ascii="Times New Roman" w:hAnsi="Times New Roman"/>
            </w:rPr>
            <w:delText>I</w:delText>
          </w:r>
          <w:r w:rsidRPr="00E77497" w:rsidDel="00167894">
            <w:rPr>
              <w:rFonts w:ascii="Times New Roman" w:hAnsi="Times New Roman"/>
            </w:rPr>
            <w:delText xml:space="preserve">f the </w:delText>
          </w:r>
        </w:del>
      </w:ins>
      <w:ins w:id="26879" w:author="Rev 8 Allen Wirfs-Brock" w:date="2012-06-07T15:58:00Z">
        <w:del w:id="26880" w:author="Rev 10 Allen Wirfs-Brock" w:date="2012-09-26T17:20:00Z">
          <w:r w:rsidR="00B42F6E" w:rsidDel="00167894">
            <w:rPr>
              <w:rFonts w:ascii="Times New Roman" w:hAnsi="Times New Roman"/>
              <w:i/>
            </w:rPr>
            <w:delText>ClassTail</w:delText>
          </w:r>
        </w:del>
      </w:ins>
      <w:ins w:id="26881" w:author="Rev 8 Allen Wirfs-Brock" w:date="2012-06-01T11:44:00Z">
        <w:del w:id="26882" w:author="Rev 10 Allen Wirfs-Brock" w:date="2012-09-26T17:20:00Z">
          <w:r w:rsidRPr="00E77497" w:rsidDel="00167894">
            <w:rPr>
              <w:rFonts w:ascii="Times New Roman" w:hAnsi="Times New Roman"/>
            </w:rPr>
            <w:delText xml:space="preserve"> is contained in strict code or if its </w:delText>
          </w:r>
          <w:r w:rsidRPr="00E77497" w:rsidDel="00167894">
            <w:rPr>
              <w:rFonts w:ascii="Times New Roman" w:hAnsi="Times New Roman"/>
              <w:i/>
            </w:rPr>
            <w:delText>FunctionBody</w:delText>
          </w:r>
          <w:r w:rsidRPr="00E77497" w:rsidDel="00167894">
            <w:rPr>
              <w:rFonts w:ascii="Times New Roman" w:hAnsi="Times New Roman"/>
            </w:rPr>
            <w:delText xml:space="preserve"> is strict code</w:delText>
          </w:r>
          <w:r w:rsidDel="00167894">
            <w:rPr>
              <w:rFonts w:ascii="Times New Roman" w:hAnsi="Times New Roman"/>
            </w:rPr>
            <w:delText xml:space="preserve">, then let </w:delText>
          </w:r>
          <w:r w:rsidRPr="0006447F" w:rsidDel="00167894">
            <w:rPr>
              <w:rFonts w:ascii="Times New Roman" w:hAnsi="Times New Roman"/>
              <w:i/>
            </w:rPr>
            <w:delText>strict</w:delText>
          </w:r>
          <w:r w:rsidDel="00167894">
            <w:rPr>
              <w:rFonts w:ascii="Times New Roman" w:hAnsi="Times New Roman"/>
            </w:rPr>
            <w:delText xml:space="preserve"> be </w:delText>
          </w:r>
          <w:r w:rsidRPr="0006447F" w:rsidDel="00167894">
            <w:rPr>
              <w:rFonts w:ascii="Times New Roman" w:hAnsi="Times New Roman"/>
              <w:b/>
            </w:rPr>
            <w:delText>true</w:delText>
          </w:r>
          <w:r w:rsidDel="00167894">
            <w:rPr>
              <w:rFonts w:ascii="Times New Roman" w:hAnsi="Times New Roman"/>
            </w:rPr>
            <w:delText xml:space="preserve">.  Otherwise let </w:delText>
          </w:r>
          <w:r w:rsidRPr="0006447F" w:rsidDel="00167894">
            <w:rPr>
              <w:rFonts w:ascii="Times New Roman" w:hAnsi="Times New Roman"/>
              <w:i/>
            </w:rPr>
            <w:delText>strict</w:delText>
          </w:r>
          <w:r w:rsidDel="00167894">
            <w:rPr>
              <w:rFonts w:ascii="Times New Roman" w:hAnsi="Times New Roman"/>
            </w:rPr>
            <w:delText xml:space="preserve"> be </w:delText>
          </w:r>
          <w:r w:rsidRPr="0006447F" w:rsidDel="00167894">
            <w:rPr>
              <w:rFonts w:ascii="Times New Roman" w:hAnsi="Times New Roman"/>
              <w:b/>
            </w:rPr>
            <w:delText>false</w:delText>
          </w:r>
          <w:r w:rsidDel="00167894">
            <w:rPr>
              <w:rFonts w:ascii="Times New Roman" w:hAnsi="Times New Roman"/>
            </w:rPr>
            <w:delText>.</w:delText>
          </w:r>
        </w:del>
      </w:ins>
    </w:p>
    <w:p w14:paraId="6871D93D" w14:textId="77777777" w:rsidR="00DE408A" w:rsidRDefault="00DE408A" w:rsidP="00DE408A">
      <w:pPr>
        <w:numPr>
          <w:ilvl w:val="0"/>
          <w:numId w:val="855"/>
        </w:numPr>
        <w:contextualSpacing/>
        <w:rPr>
          <w:ins w:id="26883" w:author="Rev 8 Allen Wirfs-Brock" w:date="2012-06-01T11:44:00Z"/>
          <w:rFonts w:ascii="Times New Roman" w:hAnsi="Times New Roman"/>
        </w:rPr>
      </w:pPr>
      <w:ins w:id="26884" w:author="Rev 8 Allen Wirfs-Brock" w:date="2012-06-01T11:44:00Z">
        <w:r w:rsidRPr="0006447F">
          <w:rPr>
            <w:rFonts w:ascii="Times New Roman" w:hAnsi="Times New Roman"/>
          </w:rPr>
          <w:t xml:space="preserve">Let </w:t>
        </w:r>
      </w:ins>
      <w:ins w:id="26885" w:author="Rev 8 Allen Wirfs-Brock" w:date="2012-06-08T11:22:00Z">
        <w:r w:rsidR="009D3381">
          <w:rPr>
            <w:rFonts w:ascii="Times New Roman" w:hAnsi="Times New Roman"/>
            <w:i/>
          </w:rPr>
          <w:t>lex</w:t>
        </w:r>
      </w:ins>
      <w:ins w:id="26886" w:author="Rev 8 Allen Wirfs-Brock" w:date="2012-06-01T11:44:00Z">
        <w:r w:rsidRPr="0006447F">
          <w:rPr>
            <w:rFonts w:ascii="Times New Roman" w:hAnsi="Times New Roman"/>
          </w:rPr>
          <w:t xml:space="preserve"> be</w:t>
        </w:r>
        <w:r>
          <w:t xml:space="preserve"> </w:t>
        </w:r>
        <w:r w:rsidRPr="00E77497">
          <w:rPr>
            <w:rFonts w:ascii="Times New Roman" w:hAnsi="Times New Roman"/>
          </w:rPr>
          <w:t xml:space="preserve">the LexicalEnvironment of the </w:t>
        </w:r>
      </w:ins>
      <w:ins w:id="26887"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6888" w:author="Rev 8 Allen Wirfs-Brock" w:date="2012-06-01T11:44:00Z">
        <w:r w:rsidRPr="00E77497">
          <w:rPr>
            <w:rFonts w:ascii="Times New Roman" w:hAnsi="Times New Roman"/>
          </w:rPr>
          <w:t>execution context</w:t>
        </w:r>
        <w:r>
          <w:rPr>
            <w:rFonts w:ascii="Times New Roman" w:hAnsi="Times New Roman"/>
          </w:rPr>
          <w:t>.</w:t>
        </w:r>
      </w:ins>
    </w:p>
    <w:p w14:paraId="72A7D783" w14:textId="77777777" w:rsidR="009D3381" w:rsidRPr="007310B3" w:rsidRDefault="009D3381" w:rsidP="007310B3">
      <w:pPr>
        <w:numPr>
          <w:ilvl w:val="0"/>
          <w:numId w:val="855"/>
        </w:numPr>
        <w:contextualSpacing/>
        <w:rPr>
          <w:ins w:id="26889" w:author="Rev 8 Allen Wirfs-Brock" w:date="2012-06-08T11:23:00Z"/>
          <w:rFonts w:ascii="Times New Roman" w:hAnsi="Times New Roman"/>
        </w:rPr>
      </w:pPr>
      <w:ins w:id="26890" w:author="Rev 8 Allen Wirfs-Brock" w:date="2012-06-08T11:23:00Z">
        <w:r w:rsidRPr="007310B3">
          <w:rPr>
            <w:rFonts w:ascii="Times New Roman" w:hAnsi="Times New Roman"/>
          </w:rPr>
          <w:t xml:space="preserve">If </w:t>
        </w:r>
        <w:r w:rsidRPr="007310B3">
          <w:rPr>
            <w:rFonts w:ascii="Times New Roman" w:hAnsi="Times New Roman"/>
            <w:i/>
          </w:rPr>
          <w:t>className</w:t>
        </w:r>
        <w:r w:rsidRPr="007310B3">
          <w:rPr>
            <w:rFonts w:ascii="Times New Roman" w:hAnsi="Times New Roman"/>
          </w:rPr>
          <w:t xml:space="preserve"> is</w:t>
        </w:r>
      </w:ins>
      <w:ins w:id="26891" w:author="Rev 8 Allen Wirfs-Brock" w:date="2012-06-11T08:54:00Z">
        <w:r w:rsidR="007310B3" w:rsidRPr="007310B3">
          <w:rPr>
            <w:rFonts w:ascii="Times New Roman" w:hAnsi="Times New Roman"/>
          </w:rPr>
          <w:t xml:space="preserve"> not</w:t>
        </w:r>
      </w:ins>
      <w:ins w:id="26892" w:author="Rev 8 Allen Wirfs-Brock" w:date="2012-06-08T11:23:00Z">
        <w:r w:rsidRPr="007310B3">
          <w:rPr>
            <w:rFonts w:ascii="Times New Roman" w:hAnsi="Times New Roman"/>
          </w:rPr>
          <w:t xml:space="preserve"> </w:t>
        </w:r>
        <w:r w:rsidRPr="007310B3">
          <w:rPr>
            <w:rFonts w:ascii="Times New Roman" w:hAnsi="Times New Roman"/>
            <w:b/>
          </w:rPr>
          <w:t>undefined</w:t>
        </w:r>
        <w:r w:rsidRPr="007310B3">
          <w:rPr>
            <w:rFonts w:ascii="Times New Roman" w:hAnsi="Times New Roman"/>
          </w:rPr>
          <w:t xml:space="preserve">, then </w:t>
        </w:r>
      </w:ins>
    </w:p>
    <w:p w14:paraId="2C03A8DD" w14:textId="77777777" w:rsidR="009D3381" w:rsidRPr="00E77497" w:rsidRDefault="009D3381" w:rsidP="007B7BA4">
      <w:pPr>
        <w:numPr>
          <w:ilvl w:val="1"/>
          <w:numId w:val="855"/>
        </w:numPr>
        <w:contextualSpacing/>
        <w:rPr>
          <w:ins w:id="26893" w:author="Rev 8 Allen Wirfs-Brock" w:date="2012-06-08T11:24:00Z"/>
          <w:rFonts w:ascii="Times New Roman" w:hAnsi="Times New Roman"/>
        </w:rPr>
      </w:pPr>
      <w:ins w:id="26894" w:author="Rev 8 Allen Wirfs-Brock" w:date="2012-06-08T11:24:00Z">
        <w:r w:rsidRPr="00E77497">
          <w:rPr>
            <w:rFonts w:ascii="Times New Roman" w:hAnsi="Times New Roman"/>
          </w:rPr>
          <w:t xml:space="preserve">Let </w:t>
        </w:r>
      </w:ins>
      <w:ins w:id="26895" w:author="Rev 8 Allen Wirfs-Brock" w:date="2012-06-08T11:25:00Z">
        <w:r>
          <w:rPr>
            <w:rFonts w:ascii="Times New Roman" w:hAnsi="Times New Roman"/>
            <w:i/>
          </w:rPr>
          <w:t>scope</w:t>
        </w:r>
      </w:ins>
      <w:ins w:id="26896" w:author="Rev 8 Allen Wirfs-Brock" w:date="2012-06-08T11:24:00Z">
        <w:r w:rsidRPr="00E77497">
          <w:rPr>
            <w:rFonts w:ascii="Times New Roman" w:hAnsi="Times New Roman"/>
            <w:i/>
          </w:rPr>
          <w:t xml:space="preserve"> </w:t>
        </w:r>
        <w:r w:rsidRPr="00E77497">
          <w:rPr>
            <w:rFonts w:ascii="Times New Roman" w:hAnsi="Times New Roman"/>
          </w:rPr>
          <w:t xml:space="preserve">be the result of calling NewDeclarativeEnvironment passing </w:t>
        </w:r>
      </w:ins>
      <w:ins w:id="26897" w:author="Rev 8 Allen Wirfs-Brock" w:date="2012-06-08T11:25:00Z">
        <w:r>
          <w:rPr>
            <w:rFonts w:ascii="Times New Roman" w:hAnsi="Times New Roman"/>
            <w:i/>
          </w:rPr>
          <w:t>lex</w:t>
        </w:r>
      </w:ins>
      <w:ins w:id="26898" w:author="Rev 8 Allen Wirfs-Brock" w:date="2012-06-08T11:24:00Z">
        <w:r w:rsidRPr="00E77497">
          <w:rPr>
            <w:rFonts w:ascii="Times New Roman" w:hAnsi="Times New Roman"/>
          </w:rPr>
          <w:t xml:space="preserve"> as the argument</w:t>
        </w:r>
      </w:ins>
    </w:p>
    <w:p w14:paraId="2371EBE5" w14:textId="77777777" w:rsidR="009D3381" w:rsidRPr="00E77497" w:rsidRDefault="009D3381" w:rsidP="007B7BA4">
      <w:pPr>
        <w:numPr>
          <w:ilvl w:val="1"/>
          <w:numId w:val="855"/>
        </w:numPr>
        <w:contextualSpacing/>
        <w:rPr>
          <w:ins w:id="26899" w:author="Rev 8 Allen Wirfs-Brock" w:date="2012-06-08T11:24:00Z"/>
          <w:rFonts w:ascii="Times New Roman" w:hAnsi="Times New Roman"/>
        </w:rPr>
      </w:pPr>
      <w:ins w:id="26900" w:author="Rev 8 Allen Wirfs-Brock" w:date="2012-06-08T11:24:00Z">
        <w:r w:rsidRPr="00E77497">
          <w:rPr>
            <w:rFonts w:ascii="Times New Roman" w:hAnsi="Times New Roman"/>
          </w:rPr>
          <w:t xml:space="preserve">Let </w:t>
        </w:r>
        <w:r w:rsidRPr="00E77497">
          <w:rPr>
            <w:rFonts w:ascii="Times New Roman" w:hAnsi="Times New Roman"/>
            <w:i/>
          </w:rPr>
          <w:t xml:space="preserve">envRec </w:t>
        </w:r>
        <w:r w:rsidRPr="00E77497">
          <w:rPr>
            <w:rFonts w:ascii="Times New Roman" w:hAnsi="Times New Roman"/>
          </w:rPr>
          <w:t xml:space="preserve">be </w:t>
        </w:r>
      </w:ins>
      <w:ins w:id="26901" w:author="Rev 8 Allen Wirfs-Brock" w:date="2012-06-08T11:26:00Z">
        <w:r>
          <w:rPr>
            <w:rFonts w:ascii="Times New Roman" w:hAnsi="Times New Roman"/>
            <w:i/>
          </w:rPr>
          <w:t>scope</w:t>
        </w:r>
      </w:ins>
      <w:ins w:id="26902" w:author="Rev 8 Allen Wirfs-Brock" w:date="2012-06-08T11:24:00Z">
        <w:r w:rsidRPr="00E77497">
          <w:rPr>
            <w:rFonts w:ascii="Times New Roman" w:hAnsi="Times New Roman"/>
            <w:i/>
          </w:rPr>
          <w:t xml:space="preserve">’s </w:t>
        </w:r>
        <w:r w:rsidRPr="00E77497">
          <w:rPr>
            <w:rFonts w:ascii="Times New Roman" w:hAnsi="Times New Roman"/>
          </w:rPr>
          <w:t>environment record.</w:t>
        </w:r>
      </w:ins>
    </w:p>
    <w:p w14:paraId="64738037" w14:textId="77777777" w:rsidR="009D3381" w:rsidRPr="007B7BA4" w:rsidRDefault="009D3381" w:rsidP="007B7BA4">
      <w:pPr>
        <w:numPr>
          <w:ilvl w:val="1"/>
          <w:numId w:val="855"/>
        </w:numPr>
        <w:contextualSpacing/>
        <w:rPr>
          <w:ins w:id="26903" w:author="Rev 8 Allen Wirfs-Brock" w:date="2012-06-08T11:22:00Z"/>
          <w:rFonts w:ascii="Times New Roman" w:hAnsi="Times New Roman"/>
        </w:rPr>
      </w:pPr>
      <w:ins w:id="26904" w:author="Rev 8 Allen Wirfs-Brock" w:date="2012-06-08T11:24:00Z">
        <w:r w:rsidRPr="00E77497">
          <w:rPr>
            <w:rFonts w:ascii="Times New Roman" w:hAnsi="Times New Roman"/>
          </w:rPr>
          <w:t xml:space="preserve">Call the CreateImmutableBinding concrete method of </w:t>
        </w:r>
        <w:r w:rsidRPr="00E77497">
          <w:rPr>
            <w:rFonts w:ascii="Times New Roman" w:hAnsi="Times New Roman"/>
            <w:i/>
          </w:rPr>
          <w:t xml:space="preserve">envRec </w:t>
        </w:r>
        <w:r w:rsidRPr="00E77497">
          <w:rPr>
            <w:rFonts w:ascii="Times New Roman" w:hAnsi="Times New Roman"/>
          </w:rPr>
          <w:t xml:space="preserve">passing </w:t>
        </w:r>
      </w:ins>
      <w:ins w:id="26905" w:author="Rev 8 Allen Wirfs-Brock" w:date="2012-06-08T11:27:00Z">
        <w:r w:rsidR="007B7BA4" w:rsidRPr="009D3381">
          <w:rPr>
            <w:rFonts w:ascii="Times New Roman" w:hAnsi="Times New Roman"/>
            <w:i/>
          </w:rPr>
          <w:t>className</w:t>
        </w:r>
        <w:r w:rsidR="007B7BA4">
          <w:rPr>
            <w:rFonts w:ascii="Times New Roman" w:hAnsi="Times New Roman"/>
          </w:rPr>
          <w:t xml:space="preserve"> </w:t>
        </w:r>
      </w:ins>
      <w:ins w:id="26906" w:author="Rev 8 Allen Wirfs-Brock" w:date="2012-06-08T11:24:00Z">
        <w:r w:rsidRPr="00E77497">
          <w:rPr>
            <w:rFonts w:ascii="Times New Roman" w:hAnsi="Times New Roman"/>
          </w:rPr>
          <w:t>as the argument.</w:t>
        </w:r>
      </w:ins>
    </w:p>
    <w:p w14:paraId="3E0A9785" w14:textId="77777777" w:rsidR="00225CFE" w:rsidRPr="007310B3" w:rsidRDefault="00225CFE" w:rsidP="007310B3">
      <w:pPr>
        <w:numPr>
          <w:ilvl w:val="1"/>
          <w:numId w:val="855"/>
        </w:numPr>
        <w:contextualSpacing/>
        <w:rPr>
          <w:ins w:id="26907" w:author="Rev 8 Allen Wirfs-Brock" w:date="2012-06-11T08:52:00Z"/>
          <w:rFonts w:ascii="Times New Roman" w:hAnsi="Times New Roman"/>
        </w:rPr>
      </w:pPr>
      <w:ins w:id="26908" w:author="Rev 8 Allen Wirfs-Brock" w:date="2012-06-11T08:52:00Z">
        <w:r w:rsidRPr="007310B3">
          <w:rPr>
            <w:rFonts w:ascii="Times New Roman" w:hAnsi="Times New Roman"/>
          </w:rPr>
          <w:t xml:space="preserve">Set the </w:t>
        </w:r>
      </w:ins>
      <w:ins w:id="26909"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6910" w:author="Rev 8 Allen Wirfs-Brock" w:date="2012-06-11T08:52:00Z">
        <w:r w:rsidRPr="007310B3">
          <w:rPr>
            <w:rFonts w:ascii="Times New Roman" w:hAnsi="Times New Roman"/>
          </w:rPr>
          <w:t xml:space="preserve">execution context’s LexicalEnvironment to </w:t>
        </w:r>
      </w:ins>
      <w:ins w:id="26911" w:author="Rev 8 Allen Wirfs-Brock" w:date="2012-06-11T08:54:00Z">
        <w:r w:rsidR="007310B3">
          <w:rPr>
            <w:rFonts w:ascii="Times New Roman" w:hAnsi="Times New Roman"/>
            <w:i/>
          </w:rPr>
          <w:t>scope</w:t>
        </w:r>
      </w:ins>
      <w:ins w:id="26912" w:author="Rev 8 Allen Wirfs-Brock" w:date="2012-06-11T08:52:00Z">
        <w:r w:rsidRPr="007310B3">
          <w:rPr>
            <w:rFonts w:ascii="Times New Roman" w:hAnsi="Times New Roman"/>
          </w:rPr>
          <w:t>.</w:t>
        </w:r>
      </w:ins>
    </w:p>
    <w:p w14:paraId="3763A57B" w14:textId="77777777" w:rsidR="0071039F" w:rsidRDefault="0071039F" w:rsidP="00DE408A">
      <w:pPr>
        <w:numPr>
          <w:ilvl w:val="0"/>
          <w:numId w:val="855"/>
        </w:numPr>
        <w:contextualSpacing/>
        <w:rPr>
          <w:ins w:id="26913" w:author="Rev 8 Allen Wirfs-Brock" w:date="2012-06-08T15:25:00Z"/>
          <w:rFonts w:ascii="Times New Roman" w:hAnsi="Times New Roman"/>
        </w:rPr>
      </w:pPr>
      <w:ins w:id="26914" w:author="Rev 8 Allen Wirfs-Brock" w:date="2012-06-08T15:25:00Z">
        <w:r>
          <w:rPr>
            <w:rFonts w:ascii="Times New Roman" w:hAnsi="Times New Roman"/>
          </w:rPr>
          <w:t xml:space="preserve">Let </w:t>
        </w:r>
        <w:r w:rsidRPr="00002FFA">
          <w:rPr>
            <w:rFonts w:ascii="Times New Roman" w:hAnsi="Times New Roman"/>
            <w:i/>
          </w:rPr>
          <w:t>constructor</w:t>
        </w:r>
        <w:r>
          <w:rPr>
            <w:rFonts w:ascii="Times New Roman" w:hAnsi="Times New Roman"/>
          </w:rPr>
          <w:t xml:space="preserve"> be </w:t>
        </w:r>
        <w:r w:rsidR="00002FFA">
          <w:rPr>
            <w:rFonts w:ascii="Times New Roman" w:hAnsi="Times New Roman"/>
          </w:rPr>
          <w:t xml:space="preserve">ConstructorMethod of </w:t>
        </w:r>
      </w:ins>
      <w:ins w:id="26915" w:author="Rev 8 Allen Wirfs-Brock" w:date="2012-06-08T15:39:00Z">
        <w:r w:rsidR="00A623D6">
          <w:rPr>
            <w:rFonts w:ascii="Times New Roman" w:hAnsi="Times New Roman"/>
            <w:i/>
          </w:rPr>
          <w:t>ClassBody</w:t>
        </w:r>
      </w:ins>
      <w:ins w:id="26916" w:author="Rev 8 Allen Wirfs-Brock" w:date="2012-06-08T15:27:00Z">
        <w:r w:rsidR="00002FFA">
          <w:rPr>
            <w:rFonts w:ascii="Times New Roman" w:hAnsi="Times New Roman"/>
          </w:rPr>
          <w:t>.</w:t>
        </w:r>
      </w:ins>
    </w:p>
    <w:p w14:paraId="04D02333" w14:textId="77777777" w:rsidR="00977FD6" w:rsidRDefault="00977FD6" w:rsidP="00DE408A">
      <w:pPr>
        <w:numPr>
          <w:ilvl w:val="0"/>
          <w:numId w:val="855"/>
        </w:numPr>
        <w:contextualSpacing/>
        <w:rPr>
          <w:ins w:id="26917" w:author="Rev 8 Allen Wirfs-Brock" w:date="2012-06-10T17:14:00Z"/>
          <w:rFonts w:ascii="Times New Roman" w:hAnsi="Times New Roman"/>
        </w:rPr>
      </w:pPr>
      <w:ins w:id="26918" w:author="Rev 8 Allen Wirfs-Brock" w:date="2012-06-10T17:14:00Z">
        <w:r>
          <w:rPr>
            <w:rFonts w:ascii="Times New Roman" w:hAnsi="Times New Roman"/>
          </w:rPr>
          <w:t xml:space="preserve">If </w:t>
        </w:r>
        <w:r w:rsidRPr="00002FFA">
          <w:rPr>
            <w:rFonts w:ascii="Times New Roman" w:hAnsi="Times New Roman"/>
            <w:i/>
          </w:rPr>
          <w:t>constructor</w:t>
        </w:r>
        <w:r>
          <w:rPr>
            <w:rFonts w:ascii="Times New Roman" w:hAnsi="Times New Roman"/>
          </w:rPr>
          <w:t xml:space="preserve"> is </w:t>
        </w:r>
        <w:r w:rsidRPr="00977FD6">
          <w:rPr>
            <w:rFonts w:cs="Arial"/>
          </w:rPr>
          <w:t>empty</w:t>
        </w:r>
        <w:r>
          <w:rPr>
            <w:rFonts w:ascii="Times New Roman" w:hAnsi="Times New Roman"/>
          </w:rPr>
          <w:t>, then</w:t>
        </w:r>
      </w:ins>
    </w:p>
    <w:p w14:paraId="3FE301E4" w14:textId="77777777" w:rsidR="00977FD6" w:rsidRDefault="00977FD6" w:rsidP="00977FD6">
      <w:pPr>
        <w:numPr>
          <w:ilvl w:val="1"/>
          <w:numId w:val="855"/>
        </w:numPr>
        <w:contextualSpacing/>
        <w:rPr>
          <w:ins w:id="26919" w:author="Rev 8 Allen Wirfs-Brock" w:date="2012-06-10T17:14:00Z"/>
          <w:rFonts w:ascii="Times New Roman" w:hAnsi="Times New Roman"/>
        </w:rPr>
      </w:pPr>
      <w:ins w:id="26920" w:author="Rev 8 Allen Wirfs-Brock" w:date="2012-06-10T17:15:00Z">
        <w:r>
          <w:rPr>
            <w:rFonts w:ascii="Times New Roman" w:hAnsi="Times New Roman"/>
          </w:rPr>
          <w:t xml:space="preserve">Let </w:t>
        </w:r>
      </w:ins>
      <w:ins w:id="26921" w:author="Rev 8 Allen Wirfs-Brock" w:date="2012-06-10T17:20:00Z">
        <w:r w:rsidRPr="00002FFA">
          <w:rPr>
            <w:rFonts w:ascii="Times New Roman" w:hAnsi="Times New Roman"/>
            <w:i/>
          </w:rPr>
          <w:t>constructor</w:t>
        </w:r>
        <w:r>
          <w:rPr>
            <w:rFonts w:ascii="Times New Roman" w:hAnsi="Times New Roman"/>
          </w:rPr>
          <w:t xml:space="preserve"> </w:t>
        </w:r>
      </w:ins>
      <w:ins w:id="26922" w:author="Rev 8 Allen Wirfs-Brock" w:date="2012-06-10T17:15:00Z">
        <w:r>
          <w:rPr>
            <w:rFonts w:ascii="Times New Roman" w:hAnsi="Times New Roman"/>
          </w:rPr>
          <w:t xml:space="preserve">be the result of parsing the String </w:t>
        </w:r>
      </w:ins>
      <w:ins w:id="26923" w:author="Rev 8 Allen Wirfs-Brock" w:date="2012-06-12T13:51:00Z">
        <w:r w:rsidR="00E50783" w:rsidRPr="00E77497">
          <w:rPr>
            <w:rFonts w:ascii="Courier New" w:hAnsi="Courier New" w:cs="Courier New"/>
            <w:b/>
          </w:rPr>
          <w:t>"</w:t>
        </w:r>
      </w:ins>
      <w:ins w:id="26924" w:author="Rev 8 Allen Wirfs-Brock" w:date="2012-06-10T17:15:00Z">
        <w:r>
          <w:rPr>
            <w:rFonts w:ascii="Courier New" w:hAnsi="Courier New" w:cs="Courier New"/>
            <w:b/>
          </w:rPr>
          <w:t>constructor(</w:t>
        </w:r>
      </w:ins>
      <w:ins w:id="26925" w:author="Rev 10 Allen Wirfs-Brock" w:date="2012-09-26T17:38:00Z">
        <w:r w:rsidR="0066074B">
          <w:rPr>
            <w:rFonts w:ascii="Courier New" w:hAnsi="Courier New" w:cs="Courier New"/>
            <w:b/>
          </w:rPr>
          <w:t>... args</w:t>
        </w:r>
      </w:ins>
      <w:ins w:id="26926" w:author="Rev 8 Allen Wirfs-Brock" w:date="2012-06-10T17:15:00Z">
        <w:r>
          <w:rPr>
            <w:rFonts w:ascii="Courier New" w:hAnsi="Courier New" w:cs="Courier New"/>
            <w:b/>
          </w:rPr>
          <w:t>){</w:t>
        </w:r>
      </w:ins>
      <w:ins w:id="26927" w:author="Rev 10 Allen Wirfs-Brock" w:date="2012-09-26T17:39:00Z">
        <w:r w:rsidR="0066074B">
          <w:rPr>
            <w:rFonts w:ascii="Courier New" w:hAnsi="Courier New" w:cs="Courier New"/>
            <w:b/>
          </w:rPr>
          <w:t>super</w:t>
        </w:r>
      </w:ins>
      <w:ins w:id="26928" w:author="Rev 10 Allen Wirfs-Brock" w:date="2012-09-26T17:40:00Z">
        <w:r w:rsidR="0066074B">
          <w:rPr>
            <w:rFonts w:ascii="Courier New" w:hAnsi="Courier New" w:cs="Courier New"/>
            <w:b/>
          </w:rPr>
          <w:t>.constructor</w:t>
        </w:r>
      </w:ins>
      <w:ins w:id="26929" w:author="Rev 10 Allen Wirfs-Brock" w:date="2012-09-26T17:39:00Z">
        <w:r w:rsidR="0066074B">
          <w:rPr>
            <w:rFonts w:ascii="Courier New" w:hAnsi="Courier New" w:cs="Courier New"/>
            <w:b/>
          </w:rPr>
          <w:t>(...args);</w:t>
        </w:r>
      </w:ins>
      <w:ins w:id="26930" w:author="Rev 8 Allen Wirfs-Brock" w:date="2012-06-10T17:15:00Z">
        <w:r>
          <w:rPr>
            <w:rFonts w:ascii="Courier New" w:hAnsi="Courier New" w:cs="Courier New"/>
            <w:b/>
          </w:rPr>
          <w:t>}</w:t>
        </w:r>
      </w:ins>
      <w:ins w:id="26931" w:author="Rev 8 Allen Wirfs-Brock" w:date="2012-06-12T13:51:00Z">
        <w:r w:rsidR="00E50783" w:rsidRPr="00E77497">
          <w:rPr>
            <w:rFonts w:ascii="Courier New" w:hAnsi="Courier New" w:cs="Courier New"/>
            <w:b/>
          </w:rPr>
          <w:t>"</w:t>
        </w:r>
      </w:ins>
      <w:ins w:id="26932" w:author="Rev 8 Allen Wirfs-Brock" w:date="2012-06-10T17:20:00Z">
        <w:r>
          <w:rPr>
            <w:rFonts w:ascii="Times New Roman" w:hAnsi="Times New Roman"/>
            <w:b/>
          </w:rPr>
          <w:t xml:space="preserve"> </w:t>
        </w:r>
      </w:ins>
      <w:ins w:id="26933" w:author="Rev 8 Allen Wirfs-Brock" w:date="2012-06-10T17:17:00Z">
        <w:r>
          <w:rPr>
            <w:rFonts w:ascii="Times New Roman" w:hAnsi="Times New Roman"/>
          </w:rPr>
          <w:t xml:space="preserve">using the syntactic grammar with the goal symbol </w:t>
        </w:r>
      </w:ins>
      <w:ins w:id="26934" w:author="Rev 8 Allen Wirfs-Brock" w:date="2012-06-10T17:19:00Z">
        <w:r>
          <w:rPr>
            <w:rStyle w:val="bnf"/>
          </w:rPr>
          <w:t>MethodDefinition</w:t>
        </w:r>
        <w:r>
          <w:rPr>
            <w:rStyle w:val="bnf"/>
            <w:i w:val="0"/>
          </w:rPr>
          <w:t>.</w:t>
        </w:r>
      </w:ins>
    </w:p>
    <w:p w14:paraId="02CC61AC" w14:textId="77777777" w:rsidR="00167894" w:rsidRPr="0006447F" w:rsidRDefault="00167894" w:rsidP="00167894">
      <w:pPr>
        <w:numPr>
          <w:ilvl w:val="0"/>
          <w:numId w:val="855"/>
        </w:numPr>
        <w:contextualSpacing/>
        <w:rPr>
          <w:ins w:id="26935" w:author="Rev 10 Allen Wirfs-Brock" w:date="2012-09-26T17:20:00Z"/>
          <w:rFonts w:ascii="Times New Roman" w:hAnsi="Times New Roman"/>
        </w:rPr>
      </w:pPr>
      <w:ins w:id="26936" w:author="Rev 10 Allen Wirfs-Brock" w:date="2012-09-26T17:20:00Z">
        <w:r>
          <w:rPr>
            <w:rFonts w:ascii="Times New Roman" w:hAnsi="Times New Roman"/>
          </w:rPr>
          <w:t>I</w:t>
        </w:r>
        <w:r w:rsidRPr="00E77497">
          <w:rPr>
            <w:rFonts w:ascii="Times New Roman" w:hAnsi="Times New Roman"/>
          </w:rPr>
          <w:t xml:space="preserve">f the </w:t>
        </w:r>
        <w:r>
          <w:rPr>
            <w:rFonts w:ascii="Times New Roman" w:hAnsi="Times New Roman"/>
            <w:i/>
          </w:rPr>
          <w:t>ClassTail</w:t>
        </w:r>
        <w:r w:rsidRPr="00E77497">
          <w:rPr>
            <w:rFonts w:ascii="Times New Roman" w:hAnsi="Times New Roman"/>
          </w:rPr>
          <w:t xml:space="preserve"> is contained in strict code or if </w:t>
        </w:r>
      </w:ins>
      <w:ins w:id="26937" w:author="Rev 10 Allen Wirfs-Brock" w:date="2012-09-26T17:21:00Z">
        <w:r w:rsidRPr="00002FFA">
          <w:rPr>
            <w:rFonts w:ascii="Times New Roman" w:hAnsi="Times New Roman"/>
            <w:i/>
          </w:rPr>
          <w:t>constructor</w:t>
        </w:r>
        <w:r>
          <w:rPr>
            <w:rFonts w:ascii="Times New Roman" w:hAnsi="Times New Roman"/>
          </w:rPr>
          <w:t xml:space="preserve"> </w:t>
        </w:r>
      </w:ins>
      <w:ins w:id="26938" w:author="Rev 10 Allen Wirfs-Brock" w:date="2012-09-26T17:20:00Z">
        <w:r w:rsidRPr="00E77497">
          <w:rPr>
            <w:rFonts w:ascii="Times New Roman" w:hAnsi="Times New Roman"/>
          </w:rPr>
          <w:t>is strict code</w:t>
        </w:r>
        <w:r>
          <w:rPr>
            <w:rFonts w:ascii="Times New Roman" w:hAnsi="Times New Roman"/>
          </w:rPr>
          <w:t xml:space="preserve">, then let </w:t>
        </w:r>
        <w:commentRangeStart w:id="26939"/>
        <w:r w:rsidRPr="0006447F">
          <w:rPr>
            <w:rFonts w:ascii="Times New Roman" w:hAnsi="Times New Roman"/>
            <w:i/>
          </w:rPr>
          <w:t>strict</w:t>
        </w:r>
        <w:r>
          <w:rPr>
            <w:rFonts w:ascii="Times New Roman" w:hAnsi="Times New Roman"/>
          </w:rPr>
          <w:t xml:space="preserve"> </w:t>
        </w:r>
        <w:commentRangeEnd w:id="26939"/>
        <w:r>
          <w:rPr>
            <w:rStyle w:val="af3"/>
          </w:rPr>
          <w:commentReference w:id="26939"/>
        </w:r>
        <w:r>
          <w:rPr>
            <w:rFonts w:ascii="Times New Roman" w:hAnsi="Times New Roman"/>
          </w:rPr>
          <w:t xml:space="preserve">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ins>
    </w:p>
    <w:p w14:paraId="75CBAECA" w14:textId="77777777" w:rsidR="00DE408A" w:rsidRPr="00D90AF7" w:rsidRDefault="00056550" w:rsidP="00D90AF7">
      <w:pPr>
        <w:numPr>
          <w:ilvl w:val="0"/>
          <w:numId w:val="855"/>
        </w:numPr>
        <w:contextualSpacing/>
        <w:rPr>
          <w:ins w:id="26940" w:author="Rev 8 Allen Wirfs-Brock" w:date="2012-06-01T11:44:00Z"/>
          <w:rFonts w:ascii="Times New Roman" w:hAnsi="Times New Roman"/>
        </w:rPr>
      </w:pPr>
      <w:ins w:id="26941" w:author="Rev 8 Allen Wirfs-Brock" w:date="2012-06-11T17:10:00Z">
        <w:r>
          <w:rPr>
            <w:rFonts w:ascii="Times New Roman" w:hAnsi="Times New Roman"/>
          </w:rPr>
          <w:t xml:space="preserve">Let </w:t>
        </w:r>
        <w:r w:rsidRPr="0006447F">
          <w:rPr>
            <w:rFonts w:ascii="Times New Roman" w:hAnsi="Times New Roman"/>
            <w:i/>
          </w:rPr>
          <w:t>F</w:t>
        </w:r>
        <w:r>
          <w:rPr>
            <w:rFonts w:ascii="Times New Roman" w:hAnsi="Times New Roman"/>
          </w:rPr>
          <w:t xml:space="preserve"> be the </w:t>
        </w:r>
        <w:commentRangeStart w:id="26942"/>
        <w:r>
          <w:rPr>
            <w:rFonts w:ascii="Times New Roman" w:hAnsi="Times New Roman"/>
          </w:rPr>
          <w:t xml:space="preserve">result </w:t>
        </w:r>
      </w:ins>
      <w:commentRangeEnd w:id="26942"/>
      <w:ins w:id="26943" w:author="Rev 8 Allen Wirfs-Brock" w:date="2012-06-11T17:26:00Z">
        <w:r w:rsidR="00874299">
          <w:rPr>
            <w:rStyle w:val="af3"/>
          </w:rPr>
          <w:commentReference w:id="26942"/>
        </w:r>
      </w:ins>
      <w:ins w:id="26944" w:author="Rev 8 Allen Wirfs-Brock" w:date="2012-06-11T17:10:00Z">
        <w:r>
          <w:rPr>
            <w:rFonts w:ascii="Times New Roman" w:hAnsi="Times New Roman"/>
          </w:rPr>
          <w:t xml:space="preserve">of performing </w:t>
        </w:r>
      </w:ins>
      <w:ins w:id="26945" w:author="Rev 8 Allen Wirfs-Brock" w:date="2012-06-11T09:00:00Z">
        <w:r w:rsidR="007310B3">
          <w:rPr>
            <w:rFonts w:ascii="Times New Roman" w:hAnsi="Times New Roman"/>
          </w:rPr>
          <w:t>Pr</w:t>
        </w:r>
      </w:ins>
      <w:ins w:id="26946" w:author="Rev 8 Allen Wirfs-Brock" w:date="2012-06-11T18:19:00Z">
        <w:r w:rsidR="00AF0266">
          <w:rPr>
            <w:rFonts w:ascii="Times New Roman" w:hAnsi="Times New Roman"/>
          </w:rPr>
          <w:t>o</w:t>
        </w:r>
      </w:ins>
      <w:ins w:id="26947" w:author="Rev 8 Allen Wirfs-Brock" w:date="2012-06-11T09:00:00Z">
        <w:r w:rsidR="007310B3">
          <w:rPr>
            <w:rFonts w:ascii="Times New Roman" w:hAnsi="Times New Roman"/>
          </w:rPr>
          <w:t xml:space="preserve">perty Definition Evaluation for </w:t>
        </w:r>
        <w:r w:rsidR="007310B3" w:rsidRPr="007310B3">
          <w:rPr>
            <w:rFonts w:ascii="Times New Roman" w:hAnsi="Times New Roman"/>
            <w:i/>
          </w:rPr>
          <w:t>constructor</w:t>
        </w:r>
        <w:r w:rsidR="007310B3">
          <w:rPr>
            <w:rFonts w:ascii="Times New Roman" w:hAnsi="Times New Roman"/>
          </w:rPr>
          <w:t xml:space="preserve"> with argument </w:t>
        </w:r>
        <w:r w:rsidR="007310B3" w:rsidRPr="007310B3">
          <w:rPr>
            <w:rFonts w:ascii="Times New Roman" w:hAnsi="Times New Roman"/>
            <w:i/>
          </w:rPr>
          <w:t>proto</w:t>
        </w:r>
        <w:r w:rsidR="007310B3">
          <w:rPr>
            <w:rFonts w:ascii="Times New Roman" w:hAnsi="Times New Roman"/>
          </w:rPr>
          <w:t>.</w:t>
        </w:r>
      </w:ins>
    </w:p>
    <w:p w14:paraId="21FD7B24" w14:textId="77777777" w:rsidR="00D90AF7" w:rsidRDefault="00D90AF7" w:rsidP="00D90AF7">
      <w:pPr>
        <w:numPr>
          <w:ilvl w:val="0"/>
          <w:numId w:val="855"/>
        </w:numPr>
        <w:contextualSpacing/>
        <w:rPr>
          <w:ins w:id="26948" w:author="Rev 8 Allen Wirfs-Brock" w:date="2012-06-11T17:37:00Z"/>
          <w:rFonts w:ascii="Times New Roman" w:hAnsi="Times New Roman"/>
        </w:rPr>
      </w:pPr>
      <w:ins w:id="26949" w:author="Rev 8 Allen Wirfs-Brock" w:date="2012-06-11T17:37:00Z">
        <w:r>
          <w:rPr>
            <w:rFonts w:ascii="Times New Roman" w:hAnsi="Times New Roman"/>
          </w:rPr>
          <w:t>Perform</w:t>
        </w:r>
        <w:del w:id="26950" w:author="Rev 9 Allen Wirfs-Brock" w:date="2012-07-08T14:40:00Z">
          <w:r w:rsidDel="00491BC9">
            <w:rPr>
              <w:rFonts w:ascii="Times New Roman" w:hAnsi="Times New Roman"/>
            </w:rPr>
            <w:delText xml:space="preserve">ing </w:delText>
          </w:r>
        </w:del>
        <w:r>
          <w:rPr>
            <w:rFonts w:ascii="Times New Roman" w:hAnsi="Times New Roman"/>
          </w:rPr>
          <w:t xml:space="preserve"> the abstract operation MakeConstructor with argument </w:t>
        </w:r>
        <w:r w:rsidRPr="0006447F">
          <w:rPr>
            <w:rFonts w:ascii="Times New Roman" w:hAnsi="Times New Roman"/>
            <w:i/>
          </w:rPr>
          <w:t>F</w:t>
        </w:r>
      </w:ins>
      <w:ins w:id="26951" w:author="Rev 8 Allen Wirfs-Brock" w:date="2012-06-11T18:13:00Z">
        <w:r w:rsidR="00AF0266">
          <w:rPr>
            <w:rFonts w:ascii="Times New Roman" w:hAnsi="Times New Roman"/>
          </w:rPr>
          <w:t xml:space="preserve"> and </w:t>
        </w:r>
      </w:ins>
      <w:ins w:id="26952" w:author="Rev 8 Allen Wirfs-Brock" w:date="2012-06-11T18:15:00Z">
        <w:r w:rsidR="00AF0266" w:rsidRPr="00AF0266">
          <w:rPr>
            <w:rFonts w:ascii="Times New Roman" w:hAnsi="Times New Roman"/>
            <w:b/>
          </w:rPr>
          <w:t>false</w:t>
        </w:r>
        <w:r w:rsidR="00AF0266">
          <w:rPr>
            <w:rFonts w:ascii="Times New Roman" w:hAnsi="Times New Roman"/>
          </w:rPr>
          <w:t xml:space="preserve"> as the optional </w:t>
        </w:r>
        <w:r w:rsidR="00AF0266" w:rsidRPr="00AF0266">
          <w:rPr>
            <w:rFonts w:ascii="Times New Roman" w:hAnsi="Times New Roman"/>
            <w:i/>
          </w:rPr>
          <w:t>writablePrototype</w:t>
        </w:r>
        <w:r w:rsidR="00AF0266">
          <w:rPr>
            <w:rFonts w:ascii="Times New Roman" w:hAnsi="Times New Roman"/>
          </w:rPr>
          <w:t xml:space="preserve"> argument and </w:t>
        </w:r>
      </w:ins>
      <w:ins w:id="26953" w:author="Rev 8 Allen Wirfs-Brock" w:date="2012-06-11T18:13:00Z">
        <w:r w:rsidR="00AF0266" w:rsidRPr="00AF0266">
          <w:rPr>
            <w:rFonts w:ascii="Times New Roman" w:hAnsi="Times New Roman"/>
            <w:i/>
          </w:rPr>
          <w:t>proto</w:t>
        </w:r>
      </w:ins>
      <w:ins w:id="26954" w:author="Rev 8 Allen Wirfs-Brock" w:date="2012-06-11T18:14:00Z">
        <w:r w:rsidR="00AF0266">
          <w:rPr>
            <w:rFonts w:ascii="Times New Roman" w:hAnsi="Times New Roman"/>
          </w:rPr>
          <w:t xml:space="preserve"> as the optional </w:t>
        </w:r>
        <w:r w:rsidR="00AF0266" w:rsidRPr="00AF0266">
          <w:rPr>
            <w:rFonts w:ascii="Times New Roman" w:hAnsi="Times New Roman"/>
            <w:i/>
          </w:rPr>
          <w:t>prototype</w:t>
        </w:r>
        <w:r w:rsidR="00AF0266">
          <w:rPr>
            <w:rFonts w:ascii="Times New Roman" w:hAnsi="Times New Roman"/>
          </w:rPr>
          <w:t xml:space="preserve"> argument</w:t>
        </w:r>
      </w:ins>
      <w:ins w:id="26955" w:author="Rev 8 Allen Wirfs-Brock" w:date="2012-06-11T17:37:00Z">
        <w:r>
          <w:rPr>
            <w:rFonts w:ascii="Times New Roman" w:hAnsi="Times New Roman"/>
          </w:rPr>
          <w:t>.</w:t>
        </w:r>
      </w:ins>
    </w:p>
    <w:p w14:paraId="1469D2F2" w14:textId="77777777" w:rsidR="00E50783" w:rsidRPr="00F62C9B" w:rsidRDefault="00E50783" w:rsidP="00E50783">
      <w:pPr>
        <w:numPr>
          <w:ilvl w:val="0"/>
          <w:numId w:val="855"/>
        </w:numPr>
        <w:spacing w:after="220"/>
        <w:contextualSpacing/>
        <w:rPr>
          <w:ins w:id="26956" w:author="Rev 8 Allen Wirfs-Brock" w:date="2012-06-12T13:49:00Z"/>
          <w:rFonts w:ascii="Times New Roman" w:hAnsi="Times New Roman"/>
        </w:rPr>
      </w:pPr>
      <w:ins w:id="26957" w:author="Rev 8 Allen Wirfs-Brock" w:date="2012-06-12T13:49:00Z">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ins>
      <w:ins w:id="26958" w:author="Rev 10 Allen Wirfs-Brock" w:date="2012-09-26T17:26:00Z">
        <w:r w:rsidR="00167894">
          <w:rPr>
            <w:rFonts w:ascii="Times New Roman" w:hAnsi="Times New Roman"/>
          </w:rPr>
          <w:t>[[Enumerable]]: false,</w:t>
        </w:r>
      </w:ins>
      <w:ins w:id="26959" w:author="Rev 8 Allen Wirfs-Brock" w:date="2012-06-12T13:49:00Z">
        <w:r w:rsidRPr="00F62C9B">
          <w:rPr>
            <w:rFonts w:ascii="Times New Roman" w:hAnsi="Times New Roman"/>
          </w:rPr>
          <w:t xml:space="preserve"> [[</w:t>
        </w:r>
        <w:r>
          <w:rPr>
            <w:rFonts w:ascii="Times New Roman" w:hAnsi="Times New Roman"/>
          </w:rPr>
          <w:t>Writable</w:t>
        </w:r>
        <w:r w:rsidRPr="00F62C9B">
          <w:rPr>
            <w:rFonts w:ascii="Times New Roman" w:hAnsi="Times New Roman"/>
          </w:rPr>
          <w:t xml:space="preserve">]]: </w:t>
        </w:r>
        <w:del w:id="26960" w:author="Rev 10 Allen Wirfs-Brock" w:date="2012-09-26T17:26:00Z">
          <w:r w:rsidDel="00167894">
            <w:rPr>
              <w:rFonts w:ascii="Times New Roman" w:hAnsi="Times New Roman"/>
              <w:b/>
            </w:rPr>
            <w:delText>false</w:delText>
          </w:r>
        </w:del>
      </w:ins>
      <w:ins w:id="26961" w:author="Rev 10 Allen Wirfs-Brock" w:date="2012-09-26T17:26:00Z">
        <w:r w:rsidR="00167894">
          <w:rPr>
            <w:rFonts w:ascii="Times New Roman" w:hAnsi="Times New Roman"/>
            <w:b/>
          </w:rPr>
          <w:t>true</w:t>
        </w:r>
      </w:ins>
      <w:ins w:id="26962" w:author="Rev 8 Allen Wirfs-Brock" w:date="2012-06-12T13:49:00Z">
        <w:r w:rsidRPr="00F62C9B">
          <w:rPr>
            <w:rFonts w:ascii="Times New Roman" w:hAnsi="Times New Roman"/>
          </w:rPr>
          <w:t xml:space="preserve">, [[Configurable]]: </w:t>
        </w:r>
      </w:ins>
      <w:ins w:id="26963" w:author="Rev 8 Allen Wirfs-Brock" w:date="2012-06-12T13:50:00Z">
        <w:del w:id="26964" w:author="Rev 10 Allen Wirfs-Brock" w:date="2012-09-26T17:26:00Z">
          <w:r w:rsidDel="00167894">
            <w:rPr>
              <w:rFonts w:ascii="Times New Roman" w:hAnsi="Times New Roman"/>
              <w:b/>
            </w:rPr>
            <w:delText>false</w:delText>
          </w:r>
        </w:del>
      </w:ins>
      <w:ins w:id="26965" w:author="Rev 10 Allen Wirfs-Brock" w:date="2012-09-26T17:26:00Z">
        <w:r w:rsidR="00167894">
          <w:rPr>
            <w:rFonts w:ascii="Times New Roman" w:hAnsi="Times New Roman"/>
            <w:b/>
          </w:rPr>
          <w:t>true</w:t>
        </w:r>
      </w:ins>
      <w:ins w:id="26966" w:author="Rev 8 Allen Wirfs-Brock" w:date="2012-06-12T13:49:00Z">
        <w:r w:rsidRPr="00F62C9B">
          <w:rPr>
            <w:rFonts w:ascii="Times New Roman" w:hAnsi="Times New Roman"/>
          </w:rPr>
          <w:t>}</w:t>
        </w:r>
        <w:r>
          <w:rPr>
            <w:rFonts w:ascii="Times New Roman" w:hAnsi="Times New Roman"/>
          </w:rPr>
          <w:t>.</w:t>
        </w:r>
      </w:ins>
    </w:p>
    <w:p w14:paraId="3ACE509A" w14:textId="77777777" w:rsidR="00E50783" w:rsidRDefault="00E50783" w:rsidP="00E50783">
      <w:pPr>
        <w:numPr>
          <w:ilvl w:val="0"/>
          <w:numId w:val="855"/>
        </w:numPr>
        <w:spacing w:after="220"/>
        <w:contextualSpacing/>
        <w:rPr>
          <w:ins w:id="26967" w:author="Rev 8 Allen Wirfs-Brock" w:date="2012-06-12T13:49:00Z"/>
          <w:rFonts w:ascii="Times New Roman" w:hAnsi="Times New Roman"/>
        </w:rPr>
      </w:pPr>
      <w:ins w:id="26968" w:author="Rev 8 Allen Wirfs-Brock" w:date="2012-06-12T13:52:00Z">
        <w:r>
          <w:rPr>
            <w:rFonts w:ascii="Times New Roman" w:hAnsi="Times New Roman"/>
          </w:rPr>
          <w:t>Call</w:t>
        </w:r>
      </w:ins>
      <w:ins w:id="26969" w:author="Rev 8 Allen Wirfs-Brock" w:date="2012-06-12T13:49:00Z">
        <w:r w:rsidRPr="00F62C9B">
          <w:rPr>
            <w:rFonts w:ascii="Times New Roman" w:hAnsi="Times New Roman"/>
          </w:rPr>
          <w:t xml:space="preserve"> the [[DefineOwnProperty]] internal method of </w:t>
        </w:r>
      </w:ins>
      <w:ins w:id="26970" w:author="Rev 10 Allen Wirfs-Brock" w:date="2012-08-13T19:40:00Z">
        <w:r w:rsidR="00C700A2">
          <w:rPr>
            <w:rFonts w:ascii="Times New Roman" w:hAnsi="Times New Roman"/>
            <w:i/>
          </w:rPr>
          <w:t>proto</w:t>
        </w:r>
        <w:r w:rsidR="00C700A2" w:rsidRPr="00E77497">
          <w:rPr>
            <w:rFonts w:ascii="Times New Roman" w:hAnsi="Times New Roman"/>
            <w:i/>
          </w:rPr>
          <w:t xml:space="preserve"> </w:t>
        </w:r>
      </w:ins>
      <w:ins w:id="26971" w:author="Rev 8 Allen Wirfs-Brock" w:date="2012-06-12T13:49:00Z">
        <w:del w:id="26972" w:author="Rev 10 Allen Wirfs-Brock" w:date="2012-08-13T19:40:00Z">
          <w:r w:rsidRPr="00F62C9B" w:rsidDel="00C700A2">
            <w:rPr>
              <w:rFonts w:ascii="Times New Roman" w:hAnsi="Times New Roman"/>
              <w:i/>
            </w:rPr>
            <w:delText>object</w:delText>
          </w:r>
          <w:r w:rsidRPr="00F62C9B" w:rsidDel="00C700A2">
            <w:rPr>
              <w:rFonts w:ascii="Times New Roman" w:hAnsi="Times New Roman"/>
            </w:rPr>
            <w:delText xml:space="preserve"> </w:delText>
          </w:r>
        </w:del>
        <w:r w:rsidRPr="00F62C9B">
          <w:rPr>
            <w:rFonts w:ascii="Times New Roman" w:hAnsi="Times New Roman"/>
          </w:rPr>
          <w:t>with arguments</w:t>
        </w:r>
      </w:ins>
      <w:ins w:id="26973" w:author="Rev 8 Allen Wirfs-Brock" w:date="2012-06-12T13:52:00Z">
        <w:r>
          <w:rPr>
            <w:rFonts w:ascii="Times New Roman" w:hAnsi="Times New Roman"/>
          </w:rPr>
          <w:t xml:space="preserve">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ins>
      <w:ins w:id="26974" w:author="Rev 8 Allen Wirfs-Brock" w:date="2012-06-12T13:49:00Z">
        <w:r w:rsidRPr="00F62C9B">
          <w:rPr>
            <w:rFonts w:ascii="Times New Roman" w:hAnsi="Times New Roman"/>
          </w:rPr>
          <w:t xml:space="preserve">, </w:t>
        </w:r>
        <w:r w:rsidRPr="00F62C9B">
          <w:rPr>
            <w:rFonts w:ascii="Times New Roman" w:hAnsi="Times New Roman"/>
            <w:i/>
          </w:rPr>
          <w:t>desc</w:t>
        </w:r>
        <w:r w:rsidRPr="00F62C9B">
          <w:rPr>
            <w:rFonts w:ascii="Times New Roman" w:hAnsi="Times New Roman"/>
          </w:rPr>
          <w:t xml:space="preserve">, and </w:t>
        </w:r>
        <w:r w:rsidRPr="00F62C9B">
          <w:rPr>
            <w:rFonts w:ascii="Times New Roman" w:hAnsi="Times New Roman"/>
            <w:b/>
          </w:rPr>
          <w:t>false</w:t>
        </w:r>
        <w:r w:rsidRPr="00F62C9B">
          <w:rPr>
            <w:rFonts w:ascii="Times New Roman" w:hAnsi="Times New Roman"/>
          </w:rPr>
          <w:t>.</w:t>
        </w:r>
      </w:ins>
    </w:p>
    <w:p w14:paraId="17F6F0C0" w14:textId="77777777" w:rsidR="00A623D6" w:rsidRPr="00002FFA" w:rsidRDefault="00A623D6" w:rsidP="00A623D6">
      <w:pPr>
        <w:numPr>
          <w:ilvl w:val="0"/>
          <w:numId w:val="855"/>
        </w:numPr>
        <w:contextualSpacing/>
        <w:rPr>
          <w:ins w:id="26975" w:author="Rev 8 Allen Wirfs-Brock" w:date="2012-06-08T15:40:00Z"/>
          <w:rFonts w:ascii="Times New Roman" w:hAnsi="Times New Roman"/>
        </w:rPr>
      </w:pPr>
      <w:ins w:id="26976" w:author="Rev 8 Allen Wirfs-Brock" w:date="2012-06-08T15:40:00Z">
        <w:r>
          <w:rPr>
            <w:rFonts w:ascii="Times New Roman" w:hAnsi="Times New Roman"/>
          </w:rPr>
          <w:t xml:space="preserve">Let </w:t>
        </w:r>
        <w:r w:rsidRPr="00002FFA">
          <w:rPr>
            <w:rFonts w:ascii="Times New Roman" w:hAnsi="Times New Roman"/>
            <w:i/>
          </w:rPr>
          <w:t>method</w:t>
        </w:r>
        <w:r>
          <w:rPr>
            <w:rFonts w:ascii="Times New Roman" w:hAnsi="Times New Roman"/>
            <w:i/>
          </w:rPr>
          <w:t>s</w:t>
        </w:r>
        <w:r>
          <w:rPr>
            <w:rFonts w:ascii="Times New Roman" w:hAnsi="Times New Roman"/>
          </w:rPr>
          <w:t xml:space="preserve"> be MethodDefinitions of </w:t>
        </w:r>
        <w:r w:rsidRPr="00002FFA">
          <w:rPr>
            <w:rFonts w:ascii="Times New Roman" w:hAnsi="Times New Roman"/>
            <w:i/>
          </w:rPr>
          <w:t>ClassBody</w:t>
        </w:r>
        <w:r>
          <w:rPr>
            <w:rFonts w:ascii="Times New Roman" w:hAnsi="Times New Roman"/>
          </w:rPr>
          <w:t>.</w:t>
        </w:r>
      </w:ins>
    </w:p>
    <w:p w14:paraId="777EB031" w14:textId="77777777" w:rsidR="00AF0266" w:rsidRDefault="00AF0266" w:rsidP="00AF0266">
      <w:pPr>
        <w:numPr>
          <w:ilvl w:val="0"/>
          <w:numId w:val="855"/>
        </w:numPr>
        <w:contextualSpacing/>
        <w:rPr>
          <w:ins w:id="26977" w:author="Rev 8 Allen Wirfs-Brock" w:date="2012-06-11T18:17:00Z"/>
          <w:rFonts w:ascii="Times New Roman" w:hAnsi="Times New Roman"/>
        </w:rPr>
      </w:pPr>
      <w:ins w:id="26978" w:author="Rev 8 Allen Wirfs-Brock" w:date="2012-06-11T18:17:00Z">
        <w:r>
          <w:rPr>
            <w:rFonts w:ascii="Times New Roman" w:hAnsi="Times New Roman"/>
          </w:rPr>
          <w:t xml:space="preserve">For each </w:t>
        </w:r>
        <w:r w:rsidRPr="00AF0266">
          <w:rPr>
            <w:rFonts w:ascii="Times New Roman" w:hAnsi="Times New Roman"/>
            <w:i/>
          </w:rPr>
          <w:t>MethodDefinition</w:t>
        </w:r>
        <w:r>
          <w:rPr>
            <w:rFonts w:ascii="Times New Roman" w:hAnsi="Times New Roman"/>
          </w:rPr>
          <w:t xml:space="preserve"> </w:t>
        </w:r>
        <w:r w:rsidRPr="00AF0266">
          <w:rPr>
            <w:rFonts w:ascii="Times New Roman" w:hAnsi="Times New Roman"/>
            <w:i/>
          </w:rPr>
          <w:t>m</w:t>
        </w:r>
        <w:r>
          <w:rPr>
            <w:rFonts w:ascii="Times New Roman" w:hAnsi="Times New Roman"/>
          </w:rPr>
          <w:t xml:space="preserve"> in order from </w:t>
        </w:r>
        <w:r w:rsidRPr="00AF0266">
          <w:rPr>
            <w:rFonts w:ascii="Times New Roman" w:hAnsi="Times New Roman"/>
            <w:i/>
          </w:rPr>
          <w:t>methods</w:t>
        </w:r>
        <w:r>
          <w:rPr>
            <w:rFonts w:ascii="Times New Roman" w:hAnsi="Times New Roman"/>
          </w:rPr>
          <w:t xml:space="preserve"> </w:t>
        </w:r>
      </w:ins>
    </w:p>
    <w:p w14:paraId="523A3BB7" w14:textId="77777777" w:rsidR="00AF0266" w:rsidRDefault="00AF0266" w:rsidP="00AF0266">
      <w:pPr>
        <w:numPr>
          <w:ilvl w:val="1"/>
          <w:numId w:val="855"/>
        </w:numPr>
        <w:contextualSpacing/>
        <w:rPr>
          <w:ins w:id="26979" w:author="Rev 8 Allen Wirfs-Brock" w:date="2012-06-11T18:18:00Z"/>
          <w:rFonts w:ascii="Times New Roman" w:hAnsi="Times New Roman"/>
        </w:rPr>
      </w:pPr>
      <w:ins w:id="26980" w:author="Rev 8 Allen Wirfs-Brock" w:date="2012-06-11T18:19:00Z">
        <w:r>
          <w:rPr>
            <w:rFonts w:ascii="Times New Roman" w:hAnsi="Times New Roman"/>
          </w:rPr>
          <w:t>Perform</w:t>
        </w:r>
      </w:ins>
      <w:ins w:id="26981" w:author="Rev 8 Allen Wirfs-Brock" w:date="2012-06-11T18:18:00Z">
        <w:r>
          <w:rPr>
            <w:rFonts w:ascii="Times New Roman" w:hAnsi="Times New Roman"/>
          </w:rPr>
          <w:t xml:space="preserve"> Pr</w:t>
        </w:r>
      </w:ins>
      <w:ins w:id="26982" w:author="Rev 8 Allen Wirfs-Brock" w:date="2012-06-11T18:19:00Z">
        <w:r>
          <w:rPr>
            <w:rFonts w:ascii="Times New Roman" w:hAnsi="Times New Roman"/>
          </w:rPr>
          <w:t>o</w:t>
        </w:r>
      </w:ins>
      <w:ins w:id="26983" w:author="Rev 8 Allen Wirfs-Brock" w:date="2012-06-11T18:18:00Z">
        <w:r>
          <w:rPr>
            <w:rFonts w:ascii="Times New Roman" w:hAnsi="Times New Roman"/>
          </w:rPr>
          <w:t xml:space="preserve">perty Definition Evaluation for </w:t>
        </w:r>
      </w:ins>
      <w:ins w:id="26984" w:author="Rev 8 Allen Wirfs-Brock" w:date="2012-06-11T18:19:00Z">
        <w:r>
          <w:rPr>
            <w:rFonts w:ascii="Times New Roman" w:hAnsi="Times New Roman"/>
            <w:i/>
          </w:rPr>
          <w:t>m</w:t>
        </w:r>
      </w:ins>
      <w:ins w:id="26985" w:author="Rev 8 Allen Wirfs-Brock" w:date="2012-06-11T18:18:00Z">
        <w:r>
          <w:rPr>
            <w:rFonts w:ascii="Times New Roman" w:hAnsi="Times New Roman"/>
          </w:rPr>
          <w:t xml:space="preserve"> with argument </w:t>
        </w:r>
        <w:r w:rsidRPr="007310B3">
          <w:rPr>
            <w:rFonts w:ascii="Times New Roman" w:hAnsi="Times New Roman"/>
            <w:i/>
          </w:rPr>
          <w:t>proto</w:t>
        </w:r>
        <w:r>
          <w:rPr>
            <w:rFonts w:ascii="Times New Roman" w:hAnsi="Times New Roman"/>
          </w:rPr>
          <w:t>.</w:t>
        </w:r>
      </w:ins>
    </w:p>
    <w:p w14:paraId="1F11B552" w14:textId="77777777" w:rsidR="007310B3" w:rsidRPr="007310B3" w:rsidRDefault="007310B3" w:rsidP="00AF0266">
      <w:pPr>
        <w:numPr>
          <w:ilvl w:val="0"/>
          <w:numId w:val="855"/>
        </w:numPr>
        <w:contextualSpacing/>
        <w:rPr>
          <w:ins w:id="26986" w:author="Rev 8 Allen Wirfs-Brock" w:date="2012-06-11T08:53:00Z"/>
          <w:rFonts w:ascii="Times New Roman" w:hAnsi="Times New Roman"/>
        </w:rPr>
      </w:pPr>
      <w:ins w:id="26987" w:author="Rev 8 Allen Wirfs-Brock" w:date="2012-06-11T08:53:00Z">
        <w:r w:rsidRPr="007310B3">
          <w:rPr>
            <w:rFonts w:ascii="Times New Roman" w:hAnsi="Times New Roman"/>
          </w:rPr>
          <w:t xml:space="preserve">Set the </w:t>
        </w:r>
      </w:ins>
      <w:ins w:id="26988"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6989" w:author="Rev 8 Allen Wirfs-Brock" w:date="2012-06-11T08:53:00Z">
        <w:r w:rsidRPr="007310B3">
          <w:rPr>
            <w:rFonts w:ascii="Times New Roman" w:hAnsi="Times New Roman"/>
          </w:rPr>
          <w:t xml:space="preserve">execution context’s LexicalEnvironment to </w:t>
        </w:r>
        <w:r>
          <w:rPr>
            <w:rFonts w:ascii="Times New Roman" w:hAnsi="Times New Roman"/>
            <w:i/>
          </w:rPr>
          <w:t>lex</w:t>
        </w:r>
        <w:r w:rsidRPr="007310B3">
          <w:rPr>
            <w:rFonts w:ascii="Times New Roman" w:hAnsi="Times New Roman"/>
          </w:rPr>
          <w:t>.</w:t>
        </w:r>
      </w:ins>
    </w:p>
    <w:p w14:paraId="0565DC77" w14:textId="77777777" w:rsidR="00DE408A" w:rsidRPr="00E77497" w:rsidRDefault="00DE408A" w:rsidP="00DE408A">
      <w:pPr>
        <w:numPr>
          <w:ilvl w:val="0"/>
          <w:numId w:val="855"/>
        </w:numPr>
        <w:rPr>
          <w:ins w:id="26990" w:author="Rev 8 Allen Wirfs-Brock" w:date="2012-06-01T11:44:00Z"/>
          <w:rFonts w:ascii="Times New Roman" w:hAnsi="Times New Roman"/>
        </w:rPr>
      </w:pPr>
      <w:ins w:id="26991" w:author="Rev 8 Allen Wirfs-Brock" w:date="2012-06-01T11:44:00Z">
        <w:r w:rsidRPr="00E77497">
          <w:rPr>
            <w:rFonts w:ascii="Times New Roman" w:hAnsi="Times New Roman"/>
          </w:rPr>
          <w:t>Return</w:t>
        </w:r>
        <w:r>
          <w:rPr>
            <w:rFonts w:ascii="Times New Roman" w:hAnsi="Times New Roman"/>
          </w:rPr>
          <w:t xml:space="preserve"> </w:t>
        </w:r>
        <w:r w:rsidRPr="00250FC6">
          <w:rPr>
            <w:rFonts w:ascii="Times New Roman" w:hAnsi="Times New Roman"/>
            <w:i/>
          </w:rPr>
          <w:t>F</w:t>
        </w:r>
        <w:r w:rsidRPr="00E77497">
          <w:rPr>
            <w:rFonts w:ascii="Times New Roman" w:hAnsi="Times New Roman"/>
          </w:rPr>
          <w:t>.</w:t>
        </w:r>
      </w:ins>
    </w:p>
    <w:p w14:paraId="2FC77442" w14:textId="77777777" w:rsidR="009E380A" w:rsidRPr="00E77497" w:rsidRDefault="009E380A" w:rsidP="009E380A">
      <w:pPr>
        <w:keepNext/>
        <w:rPr>
          <w:ins w:id="26992" w:author="Rev 8 Allen Wirfs-Brock" w:date="2012-06-01T16:11:00Z"/>
          <w:rFonts w:ascii="Helvetica" w:hAnsi="Helvetica"/>
          <w:b/>
        </w:rPr>
      </w:pPr>
      <w:ins w:id="26993" w:author="Rev 8 Allen Wirfs-Brock" w:date="2012-06-01T16:11:00Z">
        <w:r w:rsidRPr="00E77497">
          <w:rPr>
            <w:rFonts w:ascii="Helvetica" w:hAnsi="Helvetica"/>
            <w:b/>
          </w:rPr>
          <w:t xml:space="preserve">Runtime Semantics: </w:t>
        </w:r>
        <w:r w:rsidRPr="00E77497">
          <w:rPr>
            <w:rFonts w:ascii="Helvetica" w:hAnsi="Helvetica"/>
            <w:b/>
            <w:spacing w:val="6"/>
          </w:rPr>
          <w:t>Evaluation</w:t>
        </w:r>
      </w:ins>
    </w:p>
    <w:p w14:paraId="11C3D634" w14:textId="77777777" w:rsidR="009E380A" w:rsidRPr="00E77497" w:rsidRDefault="009E380A" w:rsidP="009E380A">
      <w:pPr>
        <w:jc w:val="left"/>
        <w:rPr>
          <w:ins w:id="26994" w:author="Rev 8 Allen Wirfs-Brock" w:date="2012-06-01T16:12:00Z"/>
        </w:rPr>
      </w:pPr>
      <w:ins w:id="26995" w:author="Rev 8 Allen Wirfs-Brock" w:date="2012-06-01T16:12:00Z">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ins>
    </w:p>
    <w:p w14:paraId="20FD54A5" w14:textId="77777777" w:rsidR="00D30F05" w:rsidDel="0066074B" w:rsidRDefault="00D30F05" w:rsidP="009E380A">
      <w:pPr>
        <w:pStyle w:val="Alg2"/>
        <w:numPr>
          <w:ilvl w:val="0"/>
          <w:numId w:val="856"/>
        </w:numPr>
        <w:rPr>
          <w:ins w:id="26996" w:author="Rev 8 Allen Wirfs-Brock" w:date="2012-06-07T15:45:00Z"/>
          <w:del w:id="26997" w:author="Rev 10 Allen Wirfs-Brock" w:date="2012-09-26T17:44:00Z"/>
        </w:rPr>
      </w:pPr>
      <w:ins w:id="26998" w:author="Rev 8 Allen Wirfs-Brock" w:date="2012-06-07T15:45:00Z">
        <w:del w:id="26999" w:author="Rev 10 Allen Wirfs-Brock" w:date="2012-09-26T17:44:00Z">
          <w:r w:rsidDel="0066074B">
            <w:delText xml:space="preserve">Let </w:delText>
          </w:r>
          <w:r w:rsidRPr="00ED2E78" w:rsidDel="0066074B">
            <w:rPr>
              <w:i/>
            </w:rPr>
            <w:delText>className</w:delText>
          </w:r>
          <w:r w:rsidDel="0066074B">
            <w:delText xml:space="preserve"> be String Value of </w:delText>
          </w:r>
          <w:r w:rsidRPr="00ED2E78" w:rsidDel="0066074B">
            <w:rPr>
              <w:i/>
            </w:rPr>
            <w:delText>BindingIdentifier</w:delText>
          </w:r>
          <w:r w:rsidDel="0066074B">
            <w:delText>.</w:delText>
          </w:r>
        </w:del>
      </w:ins>
    </w:p>
    <w:p w14:paraId="31A509EB" w14:textId="77777777" w:rsidR="009E380A" w:rsidRPr="00E77497" w:rsidRDefault="009E380A" w:rsidP="009E380A">
      <w:pPr>
        <w:pStyle w:val="Alg2"/>
        <w:numPr>
          <w:ilvl w:val="0"/>
          <w:numId w:val="856"/>
        </w:numPr>
        <w:rPr>
          <w:ins w:id="27000" w:author="Rev 8 Allen Wirfs-Brock" w:date="2012-06-01T16:11:00Z"/>
        </w:rPr>
      </w:pPr>
      <w:ins w:id="27001" w:author="Rev 8 Allen Wirfs-Brock" w:date="2012-06-01T16:11:00Z">
        <w:r w:rsidRPr="00E77497">
          <w:t xml:space="preserve">Let </w:t>
        </w:r>
      </w:ins>
      <w:ins w:id="27002" w:author="Rev 8 Allen Wirfs-Brock" w:date="2012-06-01T16:24:00Z">
        <w:r w:rsidR="001872DF">
          <w:rPr>
            <w:i/>
          </w:rPr>
          <w:t>value</w:t>
        </w:r>
      </w:ins>
      <w:ins w:id="27003" w:author="Rev 8 Allen Wirfs-Brock" w:date="2012-06-01T16:11:00Z">
        <w:r w:rsidRPr="00E77497">
          <w:rPr>
            <w:i/>
          </w:rPr>
          <w:t xml:space="preserve"> </w:t>
        </w:r>
        <w:r w:rsidRPr="00E77497">
          <w:t xml:space="preserve">be the result of </w:t>
        </w:r>
      </w:ins>
      <w:ins w:id="27004" w:author="Rev 8 Allen Wirfs-Brock" w:date="2012-06-01T16:22:00Z">
        <w:r w:rsidR="001872DF">
          <w:t xml:space="preserve">ClassDefinitionEvaluation of </w:t>
        </w:r>
        <w:r w:rsidR="001872DF" w:rsidRPr="001872DF">
          <w:rPr>
            <w:i/>
          </w:rPr>
          <w:t>ClassTail</w:t>
        </w:r>
        <w:r w:rsidR="001872DF">
          <w:t xml:space="preserve"> with argument </w:t>
        </w:r>
      </w:ins>
      <w:ins w:id="27005" w:author="Rev 8 Allen Wirfs-Brock" w:date="2012-06-07T15:45:00Z">
        <w:del w:id="27006" w:author="Rev 10 Allen Wirfs-Brock" w:date="2012-09-26T17:43:00Z">
          <w:r w:rsidR="00D30F05" w:rsidRPr="0066074B" w:rsidDel="0066074B">
            <w:rPr>
              <w:b/>
            </w:rPr>
            <w:delText>className</w:delText>
          </w:r>
        </w:del>
      </w:ins>
      <w:ins w:id="27007" w:author="Rev 10 Allen Wirfs-Brock" w:date="2012-09-26T17:43:00Z">
        <w:r w:rsidR="0066074B" w:rsidRPr="0066074B">
          <w:rPr>
            <w:b/>
          </w:rPr>
          <w:t>undefined</w:t>
        </w:r>
      </w:ins>
      <w:ins w:id="27008" w:author="Rev 8 Allen Wirfs-Brock" w:date="2012-06-01T16:11:00Z">
        <w:r w:rsidRPr="00E77497">
          <w:t>.</w:t>
        </w:r>
      </w:ins>
    </w:p>
    <w:p w14:paraId="237A5D41" w14:textId="77777777" w:rsidR="009E380A" w:rsidRDefault="006552DF" w:rsidP="009E380A">
      <w:pPr>
        <w:pStyle w:val="Alg2"/>
        <w:numPr>
          <w:ilvl w:val="0"/>
          <w:numId w:val="856"/>
        </w:numPr>
        <w:spacing w:after="220"/>
        <w:contextualSpacing/>
        <w:rPr>
          <w:ins w:id="27009" w:author="Rev 8 Allen Wirfs-Brock" w:date="2012-06-01T16:11:00Z"/>
        </w:rPr>
      </w:pPr>
      <w:ins w:id="27010" w:author="Rev 10 Allen Wirfs-Brock" w:date="2012-08-14T14:59:00Z">
        <w:r>
          <w:t>ReturnIfAbrupt(</w:t>
        </w:r>
        <w:r>
          <w:rPr>
            <w:i/>
          </w:rPr>
          <w:t>v</w:t>
        </w:r>
        <w:r w:rsidRPr="006A5E27">
          <w:rPr>
            <w:i/>
          </w:rPr>
          <w:t>alue</w:t>
        </w:r>
        <w:r>
          <w:t>)</w:t>
        </w:r>
      </w:ins>
      <w:ins w:id="27011" w:author="Rev 8 Allen Wirfs-Brock" w:date="2012-06-01T16:11:00Z">
        <w:del w:id="27012" w:author="Rev 10 Allen Wirfs-Brock" w:date="2012-08-14T14:59:00Z">
          <w:r w:rsidR="009E380A" w:rsidDel="006552DF">
            <w:delText xml:space="preserve">If </w:delText>
          </w:r>
          <w:r w:rsidR="009E380A" w:rsidDel="006552DF">
            <w:rPr>
              <w:i/>
            </w:rPr>
            <w:delText>value</w:delText>
          </w:r>
          <w:r w:rsidR="009E380A" w:rsidDel="006552DF">
            <w:delText xml:space="preserve"> is an abrupt completion, return </w:delText>
          </w:r>
        </w:del>
      </w:ins>
      <w:ins w:id="27013" w:author="Rev 8 Allen Wirfs-Brock" w:date="2012-06-01T16:40:00Z">
        <w:del w:id="27014" w:author="Rev 10 Allen Wirfs-Brock" w:date="2012-08-14T14:59:00Z">
          <w:r w:rsidR="009E58EB" w:rsidDel="006552DF">
            <w:rPr>
              <w:i/>
            </w:rPr>
            <w:delText>value</w:delText>
          </w:r>
        </w:del>
      </w:ins>
      <w:ins w:id="27015" w:author="Rev 8 Allen Wirfs-Brock" w:date="2012-06-01T16:11:00Z">
        <w:r w:rsidR="009E380A">
          <w:t>.</w:t>
        </w:r>
      </w:ins>
    </w:p>
    <w:p w14:paraId="28585B22" w14:textId="77777777" w:rsidR="009E380A" w:rsidRPr="00E77497" w:rsidRDefault="009E380A" w:rsidP="009E380A">
      <w:pPr>
        <w:pStyle w:val="Alg2"/>
        <w:numPr>
          <w:ilvl w:val="0"/>
          <w:numId w:val="856"/>
        </w:numPr>
        <w:jc w:val="left"/>
        <w:rPr>
          <w:ins w:id="27016" w:author="Rev 8 Allen Wirfs-Brock" w:date="2012-06-01T16:11:00Z"/>
        </w:rPr>
      </w:pPr>
      <w:ins w:id="27017" w:author="Rev 8 Allen Wirfs-Brock" w:date="2012-06-01T16:11:00Z">
        <w:r w:rsidRPr="00E77497">
          <w:t xml:space="preserve">Let </w:t>
        </w:r>
        <w:r w:rsidRPr="00E77497">
          <w:rPr>
            <w:i/>
          </w:rPr>
          <w:t>env</w:t>
        </w:r>
        <w:r w:rsidRPr="00E77497">
          <w:t xml:space="preserve"> be the </w:t>
        </w:r>
      </w:ins>
      <w:ins w:id="27018" w:author="Rev 8 Allen Wirfs-Brock" w:date="2012-06-13T16:03:00Z">
        <w:r w:rsidR="00B33FB4">
          <w:t>running</w:t>
        </w:r>
        <w:r w:rsidR="00B33FB4" w:rsidRPr="00E77497">
          <w:t xml:space="preserve"> </w:t>
        </w:r>
      </w:ins>
      <w:ins w:id="27019" w:author="Rev 8 Allen Wirfs-Brock" w:date="2012-06-01T16:11:00Z">
        <w:r w:rsidRPr="00E77497">
          <w:t>execution context’s LexicalEnvironment.</w:t>
        </w:r>
      </w:ins>
    </w:p>
    <w:p w14:paraId="60ACFCFE" w14:textId="77777777" w:rsidR="00A15B53" w:rsidRDefault="00A15B53" w:rsidP="00B42F6E">
      <w:pPr>
        <w:pStyle w:val="Alg2"/>
        <w:numPr>
          <w:ilvl w:val="0"/>
          <w:numId w:val="856"/>
        </w:numPr>
        <w:spacing w:after="220"/>
        <w:contextualSpacing/>
        <w:rPr>
          <w:ins w:id="27020" w:author="Rev 8 Allen Wirfs-Brock" w:date="2012-06-07T15:51:00Z"/>
        </w:rPr>
      </w:pPr>
      <w:ins w:id="27021" w:author="Rev 8 Allen Wirfs-Brock" w:date="2012-06-07T15:52:00Z">
        <w:r>
          <w:t xml:space="preserve">Let </w:t>
        </w:r>
        <w:r w:rsidRPr="00B42F6E">
          <w:rPr>
            <w:i/>
          </w:rPr>
          <w:t>status</w:t>
        </w:r>
        <w:r>
          <w:t xml:space="preserve"> be the result of p</w:t>
        </w:r>
        <w:r w:rsidRPr="004418C4">
          <w:t>erform</w:t>
        </w:r>
        <w:r>
          <w:t>ing</w:t>
        </w:r>
        <w:r w:rsidRPr="004418C4">
          <w:t xml:space="preserve"> </w:t>
        </w:r>
        <w:r w:rsidRPr="00E77497">
          <w:t xml:space="preserve">Binding </w:t>
        </w:r>
        <w:r>
          <w:t>Initialisation</w:t>
        </w:r>
        <w:r w:rsidRPr="00E77497">
          <w:t xml:space="preserve"> for </w:t>
        </w:r>
        <w:r w:rsidRPr="00E77497">
          <w:rPr>
            <w:i/>
          </w:rPr>
          <w:t>BindingIdentifier</w:t>
        </w:r>
        <w:r w:rsidRPr="00E77497">
          <w:t xml:space="preserve"> passing</w:t>
        </w:r>
        <w:r w:rsidRPr="00E77497">
          <w:rPr>
            <w:i/>
          </w:rPr>
          <w:t xml:space="preserve"> value</w:t>
        </w:r>
        <w:r w:rsidRPr="00E77497">
          <w:t xml:space="preserve"> and </w:t>
        </w:r>
        <w:r w:rsidRPr="00E77497">
          <w:rPr>
            <w:i/>
          </w:rPr>
          <w:t>env</w:t>
        </w:r>
        <w:r w:rsidRPr="00E77497">
          <w:t xml:space="preserve"> as the arguments.</w:t>
        </w:r>
      </w:ins>
    </w:p>
    <w:p w14:paraId="67728DB6" w14:textId="77777777" w:rsidR="00A15B53" w:rsidRDefault="00A15B53" w:rsidP="00A15B53">
      <w:pPr>
        <w:pStyle w:val="Alg2"/>
        <w:numPr>
          <w:ilvl w:val="0"/>
          <w:numId w:val="856"/>
        </w:numPr>
        <w:spacing w:after="220"/>
        <w:contextualSpacing/>
        <w:rPr>
          <w:ins w:id="27022" w:author="Rev 8 Allen Wirfs-Brock" w:date="2012-06-07T15:53:00Z"/>
        </w:rPr>
      </w:pPr>
      <w:ins w:id="27023" w:author="Rev 8 Allen Wirfs-Brock" w:date="2012-06-07T15:53:00Z">
        <w:r>
          <w:t>ReturnIfAbrupt(</w:t>
        </w:r>
        <w:r>
          <w:rPr>
            <w:i/>
          </w:rPr>
          <w:t>status</w:t>
        </w:r>
        <w:r>
          <w:t>).</w:t>
        </w:r>
      </w:ins>
    </w:p>
    <w:p w14:paraId="30B37F78" w14:textId="77777777" w:rsidR="00A15B53" w:rsidRDefault="00A15B53" w:rsidP="009E380A">
      <w:pPr>
        <w:pStyle w:val="Alg2"/>
        <w:numPr>
          <w:ilvl w:val="0"/>
          <w:numId w:val="856"/>
        </w:numPr>
        <w:spacing w:after="220"/>
        <w:rPr>
          <w:ins w:id="27024" w:author="Rev 8 Allen Wirfs-Brock" w:date="2012-06-07T15:51:00Z"/>
        </w:rPr>
      </w:pPr>
      <w:ins w:id="27025" w:author="Rev 8 Allen Wirfs-Brock" w:date="2012-06-07T15:51:00Z">
        <w:r w:rsidRPr="00E77497">
          <w:t xml:space="preserve">Return </w:t>
        </w:r>
        <w:r>
          <w:t>NormalCompletion(</w:t>
        </w:r>
        <w:r w:rsidRPr="00E77497">
          <w:rPr>
            <w:rFonts w:ascii="Arial" w:hAnsi="Arial" w:cs="Arial"/>
          </w:rPr>
          <w:t>empty</w:t>
        </w:r>
        <w:r w:rsidRPr="0055587E">
          <w:t>)</w:t>
        </w:r>
        <w:r w:rsidRPr="00E77497">
          <w:t>.</w:t>
        </w:r>
      </w:ins>
    </w:p>
    <w:p w14:paraId="712DFE33" w14:textId="77777777" w:rsidR="0066074B" w:rsidRPr="0066074B" w:rsidRDefault="0066074B" w:rsidP="0066074B">
      <w:pPr>
        <w:pStyle w:val="Note"/>
        <w:rPr>
          <w:ins w:id="27026" w:author="Rev 10 Allen Wirfs-Brock" w:date="2012-09-26T17:44:00Z"/>
        </w:rPr>
      </w:pPr>
      <w:ins w:id="27027" w:author="Rev 10 Allen Wirfs-Brock" w:date="2012-09-26T17:44:00Z">
        <w:r>
          <w:t>NOTE</w:t>
        </w:r>
        <w:r>
          <w:tab/>
        </w:r>
      </w:ins>
      <w:ins w:id="27028" w:author="Rev 10 Allen Wirfs-Brock" w:date="2012-09-26T17:49:00Z">
        <w:r>
          <w:t xml:space="preserve">The argument to ClassDefinitionEvaluation controls whether or not the class </w:t>
        </w:r>
      </w:ins>
      <w:ins w:id="27029" w:author="Rev 10 Allen Wirfs-Brock" w:date="2012-09-26T17:50:00Z">
        <w:r>
          <w:t xml:space="preserve">that is defined with a BindingIdentifier </w:t>
        </w:r>
      </w:ins>
      <w:ins w:id="27030" w:author="Rev 10 Allen Wirfs-Brock" w:date="2012-09-26T17:49:00Z">
        <w:r>
          <w:t xml:space="preserve">has a local binding to </w:t>
        </w:r>
      </w:ins>
      <w:ins w:id="27031" w:author="Rev 10 Allen Wirfs-Brock" w:date="2012-09-26T17:51:00Z">
        <w:r>
          <w:t>the identifier</w:t>
        </w:r>
      </w:ins>
      <w:ins w:id="27032" w:author="Rev 10 Allen Wirfs-Brock" w:date="2012-09-26T17:49:00Z">
        <w:r>
          <w:t xml:space="preserve">. </w:t>
        </w:r>
      </w:ins>
      <w:ins w:id="27033" w:author="Rev 10 Allen Wirfs-Brock" w:date="2012-09-26T17:45:00Z">
        <w:r>
          <w:t>Only</w:t>
        </w:r>
      </w:ins>
      <w:ins w:id="27034" w:author="Rev 10 Allen Wirfs-Brock" w:date="2012-09-26T17:51:00Z">
        <w:r>
          <w:t xml:space="preserve"> a</w:t>
        </w:r>
      </w:ins>
      <w:ins w:id="27035" w:author="Rev 10 Allen Wirfs-Brock" w:date="2012-09-26T17:44:00Z">
        <w:r>
          <w:t xml:space="preserve"> </w:t>
        </w:r>
      </w:ins>
      <w:ins w:id="27036" w:author="Rev 10 Allen Wirfs-Brock" w:date="2012-09-26T17:45:00Z">
        <w:r w:rsidRPr="0066074B">
          <w:rPr>
            <w:rFonts w:ascii="Times New Roman" w:hAnsi="Times New Roman"/>
            <w:i/>
          </w:rPr>
          <w:t>Class</w:t>
        </w:r>
      </w:ins>
      <w:ins w:id="27037" w:author="Rev 10 Allen Wirfs-Brock" w:date="2012-09-26T17:46:00Z">
        <w:r w:rsidRPr="0066074B">
          <w:rPr>
            <w:rFonts w:ascii="Times New Roman" w:hAnsi="Times New Roman"/>
            <w:i/>
          </w:rPr>
          <w:t>Expression</w:t>
        </w:r>
        <w:r>
          <w:t xml:space="preserve"> </w:t>
        </w:r>
      </w:ins>
      <w:ins w:id="27038" w:author="Rev 10 Allen Wirfs-Brock" w:date="2012-09-26T17:51:00Z">
        <w:r>
          <w:t>gets</w:t>
        </w:r>
      </w:ins>
      <w:ins w:id="27039" w:author="Rev 10 Allen Wirfs-Brock" w:date="2012-09-26T17:44:00Z">
        <w:r>
          <w:t xml:space="preserve"> a local</w:t>
        </w:r>
      </w:ins>
      <w:ins w:id="27040" w:author="Rev 10 Allen Wirfs-Brock" w:date="2012-09-26T17:50:00Z">
        <w:r>
          <w:t xml:space="preserve"> name</w:t>
        </w:r>
      </w:ins>
      <w:ins w:id="27041" w:author="Rev 10 Allen Wirfs-Brock" w:date="2012-09-26T17:44:00Z">
        <w:r>
          <w:t xml:space="preserve"> binding of its name</w:t>
        </w:r>
      </w:ins>
      <w:ins w:id="27042" w:author="Rev 10 Allen Wirfs-Brock" w:date="2012-09-26T17:46:00Z">
        <w:r>
          <w:t xml:space="preserve">.  A </w:t>
        </w:r>
        <w:r w:rsidRPr="0066074B">
          <w:rPr>
            <w:rFonts w:ascii="Times New Roman" w:hAnsi="Times New Roman"/>
            <w:i/>
          </w:rPr>
          <w:t>ClassDeclaration</w:t>
        </w:r>
        <w:r>
          <w:t xml:space="preserve"> </w:t>
        </w:r>
      </w:ins>
      <w:ins w:id="27043" w:author="Rev 10 Allen Wirfs-Brock" w:date="2012-09-26T17:51:00Z">
        <w:r>
          <w:t>never has</w:t>
        </w:r>
      </w:ins>
      <w:ins w:id="27044" w:author="Rev 10 Allen Wirfs-Brock" w:date="2012-09-26T17:46:00Z">
        <w:r>
          <w:t xml:space="preserve"> such a binding.  This maintains the parallel with </w:t>
        </w:r>
        <w:r w:rsidRPr="0066074B">
          <w:rPr>
            <w:rFonts w:ascii="Times New Roman" w:hAnsi="Times New Roman"/>
            <w:i/>
          </w:rPr>
          <w:t>FunctionExpression</w:t>
        </w:r>
        <w:r>
          <w:t xml:space="preserve"> and </w:t>
        </w:r>
        <w:r w:rsidRPr="0066074B">
          <w:rPr>
            <w:rFonts w:ascii="Times New Roman" w:hAnsi="Times New Roman"/>
            <w:i/>
          </w:rPr>
          <w:t>FunctionDeclaration</w:t>
        </w:r>
        <w:r>
          <w:t>.</w:t>
        </w:r>
      </w:ins>
    </w:p>
    <w:p w14:paraId="0C7DE20B" w14:textId="77777777" w:rsidR="009E58EB" w:rsidRPr="00E77497" w:rsidRDefault="009E58EB" w:rsidP="009E58EB">
      <w:pPr>
        <w:jc w:val="left"/>
        <w:rPr>
          <w:ins w:id="27045" w:author="Rev 8 Allen Wirfs-Brock" w:date="2012-06-01T16:38:00Z"/>
        </w:rPr>
      </w:pPr>
      <w:ins w:id="27046" w:author="Rev 8 Allen Wirfs-Brock" w:date="2012-06-01T16:38:00Z">
        <w:r>
          <w:rPr>
            <w:rFonts w:ascii="Times New Roman" w:hAnsi="Times New Roman"/>
            <w:i/>
          </w:rPr>
          <w:t>ClassExpression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ins>
      <w:ins w:id="27047" w:author="Rev 8 Allen Wirfs-Brock" w:date="2012-06-01T16:39:00Z">
        <w:r w:rsidRPr="00594449">
          <w:rPr>
            <w:rFonts w:cs="Arial"/>
            <w:vertAlign w:val="subscript"/>
          </w:rPr>
          <w:t>opt</w:t>
        </w:r>
      </w:ins>
      <w:ins w:id="27048" w:author="Rev 8 Allen Wirfs-Brock" w:date="2012-06-01T16:38:00Z">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ins>
    </w:p>
    <w:p w14:paraId="545568AE" w14:textId="77777777" w:rsidR="001572F0" w:rsidRDefault="001572F0" w:rsidP="009E58EB">
      <w:pPr>
        <w:pStyle w:val="Alg2"/>
        <w:numPr>
          <w:ilvl w:val="0"/>
          <w:numId w:val="857"/>
        </w:numPr>
        <w:rPr>
          <w:ins w:id="27049" w:author="Rev 8 Allen Wirfs-Brock" w:date="2012-06-01T17:27:00Z"/>
        </w:rPr>
      </w:pPr>
      <w:ins w:id="27050" w:author="Rev 8 Allen Wirfs-Brock" w:date="2012-06-01T17:27:00Z">
        <w:r>
          <w:t xml:space="preserve">If </w:t>
        </w:r>
      </w:ins>
      <w:ins w:id="27051" w:author="Rev 8 Allen Wirfs-Brock" w:date="2012-06-01T17:28:00Z">
        <w:r w:rsidRPr="00E77497">
          <w:rPr>
            <w:i/>
          </w:rPr>
          <w:t>BindingIdentifier</w:t>
        </w:r>
        <w:r w:rsidRPr="00594449">
          <w:rPr>
            <w:rFonts w:cs="Arial"/>
            <w:vertAlign w:val="subscript"/>
          </w:rPr>
          <w:t>opt</w:t>
        </w:r>
      </w:ins>
      <w:ins w:id="27052" w:author="Rev 8 Allen Wirfs-Brock" w:date="2012-06-01T17:27:00Z">
        <w:r>
          <w:t xml:space="preserve"> is</w:t>
        </w:r>
      </w:ins>
      <w:ins w:id="27053" w:author="Rev 8 Allen Wirfs-Brock" w:date="2012-06-01T17:29:00Z">
        <w:r>
          <w:t xml:space="preserve"> not </w:t>
        </w:r>
      </w:ins>
      <w:ins w:id="27054" w:author="Rev 8 Allen Wirfs-Brock" w:date="2012-06-01T17:28:00Z">
        <w:r>
          <w:t xml:space="preserve"> present, then</w:t>
        </w:r>
      </w:ins>
      <w:ins w:id="27055" w:author="Rev 8 Allen Wirfs-Brock" w:date="2012-06-01T17:29:00Z">
        <w:r>
          <w:t xml:space="preserve"> let </w:t>
        </w:r>
        <w:r w:rsidRPr="00B42F6E">
          <w:rPr>
            <w:i/>
          </w:rPr>
          <w:t>className</w:t>
        </w:r>
        <w:r>
          <w:t xml:space="preserve"> be </w:t>
        </w:r>
        <w:r w:rsidRPr="00B42F6E">
          <w:rPr>
            <w:b/>
          </w:rPr>
          <w:t>undefined</w:t>
        </w:r>
        <w:r>
          <w:t>.</w:t>
        </w:r>
      </w:ins>
    </w:p>
    <w:p w14:paraId="6B9DCD40" w14:textId="77777777" w:rsidR="00985C0D" w:rsidRDefault="001572F0" w:rsidP="009E58EB">
      <w:pPr>
        <w:pStyle w:val="Alg2"/>
        <w:numPr>
          <w:ilvl w:val="0"/>
          <w:numId w:val="857"/>
        </w:numPr>
        <w:rPr>
          <w:ins w:id="27056" w:author="Rev 8 Allen Wirfs-Brock" w:date="2012-06-01T16:41:00Z"/>
        </w:rPr>
      </w:pPr>
      <w:ins w:id="27057" w:author="Rev 8 Allen Wirfs-Brock" w:date="2012-06-01T17:30:00Z">
        <w:r>
          <w:t>Else, let</w:t>
        </w:r>
      </w:ins>
      <w:ins w:id="27058" w:author="Rev 8 Allen Wirfs-Brock" w:date="2012-06-01T17:25:00Z">
        <w:r>
          <w:t xml:space="preserve"> </w:t>
        </w:r>
        <w:r w:rsidRPr="00B42F6E">
          <w:rPr>
            <w:i/>
          </w:rPr>
          <w:t>className</w:t>
        </w:r>
        <w:r>
          <w:t xml:space="preserve"> be String</w:t>
        </w:r>
        <w:del w:id="27059" w:author="Rev 9 Allen Wirfs-Brock" w:date="2012-07-07T16:31:00Z">
          <w:r w:rsidDel="00D11231">
            <w:delText xml:space="preserve"> </w:delText>
          </w:r>
        </w:del>
        <w:r>
          <w:t xml:space="preserve">Value of </w:t>
        </w:r>
        <w:r w:rsidRPr="00B42F6E">
          <w:rPr>
            <w:i/>
          </w:rPr>
          <w:t>BindingIdentifier</w:t>
        </w:r>
        <w:r>
          <w:t>.</w:t>
        </w:r>
      </w:ins>
    </w:p>
    <w:p w14:paraId="1FD7FBA0" w14:textId="77777777" w:rsidR="009E58EB" w:rsidRPr="00E77497" w:rsidRDefault="009E58EB" w:rsidP="009E58EB">
      <w:pPr>
        <w:pStyle w:val="Alg2"/>
        <w:numPr>
          <w:ilvl w:val="0"/>
          <w:numId w:val="857"/>
        </w:numPr>
        <w:rPr>
          <w:ins w:id="27060" w:author="Rev 8 Allen Wirfs-Brock" w:date="2012-06-01T16:38:00Z"/>
        </w:rPr>
      </w:pPr>
      <w:ins w:id="27061" w:author="Rev 8 Allen Wirfs-Brock" w:date="2012-06-01T16:38:00Z">
        <w:r w:rsidRPr="00E77497">
          <w:t xml:space="preserve">Let </w:t>
        </w:r>
        <w:r>
          <w:rPr>
            <w:i/>
          </w:rPr>
          <w:t>value</w:t>
        </w:r>
        <w:r w:rsidRPr="00E77497">
          <w:rPr>
            <w:i/>
          </w:rPr>
          <w:t xml:space="preserve"> </w:t>
        </w:r>
        <w:r w:rsidRPr="00E77497">
          <w:t xml:space="preserve">be the result of </w:t>
        </w:r>
        <w:r>
          <w:t xml:space="preserve">ClassDefinitionEvaluation of </w:t>
        </w:r>
        <w:r w:rsidRPr="001872DF">
          <w:rPr>
            <w:i/>
          </w:rPr>
          <w:t>ClassTail</w:t>
        </w:r>
        <w:r>
          <w:t xml:space="preserve"> with argument </w:t>
        </w:r>
      </w:ins>
      <w:ins w:id="27062" w:author="Rev 8 Allen Wirfs-Brock" w:date="2012-06-01T17:26:00Z">
        <w:r w:rsidR="001572F0" w:rsidRPr="00D56329">
          <w:rPr>
            <w:i/>
          </w:rPr>
          <w:t>className</w:t>
        </w:r>
      </w:ins>
      <w:ins w:id="27063" w:author="Rev 8 Allen Wirfs-Brock" w:date="2012-06-01T16:38:00Z">
        <w:r w:rsidRPr="00E77497">
          <w:t>.</w:t>
        </w:r>
      </w:ins>
    </w:p>
    <w:p w14:paraId="3BDCE7D7" w14:textId="77777777" w:rsidR="009E58EB" w:rsidRDefault="00D30F05" w:rsidP="009E58EB">
      <w:pPr>
        <w:pStyle w:val="Alg2"/>
        <w:numPr>
          <w:ilvl w:val="0"/>
          <w:numId w:val="857"/>
        </w:numPr>
        <w:spacing w:after="220"/>
        <w:contextualSpacing/>
        <w:rPr>
          <w:ins w:id="27064" w:author="Rev 8 Allen Wirfs-Brock" w:date="2012-06-01T16:38:00Z"/>
        </w:rPr>
      </w:pPr>
      <w:ins w:id="27065" w:author="Rev 8 Allen Wirfs-Brock" w:date="2012-06-07T15:46:00Z">
        <w:r>
          <w:t>ReturnIfAbrupt(</w:t>
        </w:r>
      </w:ins>
      <w:ins w:id="27066" w:author="Rev 8 Allen Wirfs-Brock" w:date="2012-06-07T15:47:00Z">
        <w:r>
          <w:rPr>
            <w:i/>
          </w:rPr>
          <w:t>value</w:t>
        </w:r>
      </w:ins>
      <w:ins w:id="27067" w:author="Rev 8 Allen Wirfs-Brock" w:date="2012-06-07T15:46:00Z">
        <w:r>
          <w:t>)</w:t>
        </w:r>
      </w:ins>
      <w:ins w:id="27068" w:author="Rev 8 Allen Wirfs-Brock" w:date="2012-06-07T15:47:00Z">
        <w:r>
          <w:t>.</w:t>
        </w:r>
      </w:ins>
    </w:p>
    <w:p w14:paraId="24B6FE38" w14:textId="77777777" w:rsidR="009E58EB" w:rsidRPr="00E77497" w:rsidRDefault="00D30F05" w:rsidP="009E58EB">
      <w:pPr>
        <w:pStyle w:val="Alg2"/>
        <w:numPr>
          <w:ilvl w:val="0"/>
          <w:numId w:val="857"/>
        </w:numPr>
        <w:spacing w:after="220"/>
        <w:rPr>
          <w:ins w:id="27069" w:author="Rev 8 Allen Wirfs-Brock" w:date="2012-06-01T16:38:00Z"/>
        </w:rPr>
      </w:pPr>
      <w:ins w:id="27070" w:author="Rev 8 Allen Wirfs-Brock" w:date="2012-06-07T15:49:00Z">
        <w:r w:rsidRPr="00E77497">
          <w:t xml:space="preserve">Return </w:t>
        </w:r>
        <w:r>
          <w:t>Normal</w:t>
        </w:r>
        <w:del w:id="27071" w:author="Rev 9 Allen Wirfs-Brock" w:date="2012-07-04T18:38:00Z">
          <w:r w:rsidDel="004C2A25">
            <w:delText>Value</w:delText>
          </w:r>
        </w:del>
      </w:ins>
      <w:ins w:id="27072" w:author="Rev 9 Allen Wirfs-Brock" w:date="2012-07-04T18:38:00Z">
        <w:r w:rsidR="004C2A25">
          <w:t>Completion</w:t>
        </w:r>
      </w:ins>
      <w:ins w:id="27073" w:author="Rev 8 Allen Wirfs-Brock" w:date="2012-06-07T15:49:00Z">
        <w:r>
          <w:t>(</w:t>
        </w:r>
        <w:r>
          <w:rPr>
            <w:i/>
          </w:rPr>
          <w:t>value</w:t>
        </w:r>
        <w:r>
          <w:t>)</w:t>
        </w:r>
        <w:r w:rsidRPr="00E77497">
          <w:t>.</w:t>
        </w:r>
      </w:ins>
    </w:p>
    <w:p w14:paraId="1B437F64" w14:textId="77777777" w:rsidR="004C02EF" w:rsidRPr="00E77497" w:rsidDel="001D11B0" w:rsidRDefault="004C02EF" w:rsidP="00DC488D">
      <w:pPr>
        <w:pStyle w:val="20"/>
        <w:numPr>
          <w:ilvl w:val="0"/>
          <w:numId w:val="0"/>
        </w:numPr>
        <w:rPr>
          <w:del w:id="27074" w:author="Allen Wirfs-Brock" w:date="2011-07-07T18:44:00Z"/>
        </w:rPr>
      </w:pPr>
      <w:del w:id="27075" w:author="Allen Wirfs-Brock" w:date="2011-07-07T18:44:00Z">
        <w:r w:rsidRPr="00E77497" w:rsidDel="001D11B0">
          <w:delText>13.1</w:delText>
        </w:r>
        <w:r w:rsidRPr="00E77497" w:rsidDel="001D11B0">
          <w:tab/>
          <w:delText>Strict Mode Restrictions</w:delText>
        </w:r>
        <w:bookmarkEnd w:id="24986"/>
        <w:bookmarkEnd w:id="24987"/>
        <w:bookmarkEnd w:id="24988"/>
        <w:bookmarkEnd w:id="24989"/>
      </w:del>
    </w:p>
    <w:p w14:paraId="077AD907" w14:textId="77777777" w:rsidR="004C02EF" w:rsidRPr="00E77497" w:rsidDel="001D11B0" w:rsidRDefault="004C02EF" w:rsidP="00DC488D">
      <w:pPr>
        <w:pStyle w:val="20"/>
        <w:numPr>
          <w:ilvl w:val="0"/>
          <w:numId w:val="0"/>
        </w:numPr>
        <w:rPr>
          <w:del w:id="27076" w:author="Allen Wirfs-Brock" w:date="2011-07-07T18:40:00Z"/>
        </w:rPr>
      </w:pPr>
      <w:del w:id="27077" w:author="Allen Wirfs-Brock" w:date="2011-07-07T18:40:00Z">
        <w:r w:rsidRPr="00E77497" w:rsidDel="001D11B0">
          <w:delText xml:space="preserve">It is a SyntaxError if any </w:delText>
        </w:r>
        <w:r w:rsidRPr="00E77497" w:rsidDel="001D11B0">
          <w:rPr>
            <w:rFonts w:ascii="Times New Roman" w:hAnsi="Times New Roman"/>
            <w:i/>
          </w:rPr>
          <w:delText>Identifier</w:delText>
        </w:r>
        <w:r w:rsidRPr="00E77497" w:rsidDel="001D11B0">
          <w:delText xml:space="preserve"> value occurs more than once within a </w:delText>
        </w:r>
        <w:r w:rsidRPr="00E77497" w:rsidDel="001D11B0">
          <w:rPr>
            <w:rFonts w:ascii="Times New Roman" w:hAnsi="Times New Roman"/>
            <w:i/>
          </w:rPr>
          <w:delText>FormalParameterList</w:delText>
        </w:r>
        <w:r w:rsidRPr="00E77497" w:rsidDel="001D11B0">
          <w:delText xml:space="preserve"> of a strict mode </w:delText>
        </w:r>
        <w:r w:rsidRPr="00E77497" w:rsidDel="001D11B0">
          <w:rPr>
            <w:rFonts w:ascii="Times New Roman" w:hAnsi="Times New Roman"/>
            <w:i/>
          </w:rPr>
          <w:delText>FunctionDeclaration</w:delText>
        </w:r>
        <w:r w:rsidRPr="00E77497" w:rsidDel="001D11B0">
          <w:delText xml:space="preserve"> or </w:delText>
        </w:r>
        <w:r w:rsidRPr="00E77497" w:rsidDel="001D11B0">
          <w:rPr>
            <w:rFonts w:ascii="Times New Roman" w:hAnsi="Times New Roman"/>
            <w:i/>
          </w:rPr>
          <w:delText>FunctionExpression</w:delText>
        </w:r>
        <w:r w:rsidRPr="00E77497" w:rsidDel="001D11B0">
          <w:delText>.</w:delText>
        </w:r>
      </w:del>
    </w:p>
    <w:p w14:paraId="0EE48FC7" w14:textId="77777777" w:rsidR="004C02EF" w:rsidRPr="00E77497" w:rsidDel="001D11B0" w:rsidRDefault="004C02EF" w:rsidP="00DC488D">
      <w:pPr>
        <w:pStyle w:val="20"/>
        <w:numPr>
          <w:ilvl w:val="0"/>
          <w:numId w:val="0"/>
        </w:numPr>
        <w:rPr>
          <w:del w:id="27078" w:author="Allen Wirfs-Brock" w:date="2011-07-07T18:40:00Z"/>
        </w:rPr>
      </w:pPr>
      <w:del w:id="27079" w:author="Allen Wirfs-Brock" w:date="2011-07-07T18:40:00Z">
        <w:r w:rsidRPr="00E77497" w:rsidDel="001D11B0">
          <w:delText xml:space="preserve">It is a SyntaxError if the </w:delText>
        </w:r>
        <w:r w:rsidRPr="00E77497" w:rsidDel="001D11B0">
          <w:rPr>
            <w:rFonts w:ascii="Times New Roman" w:hAnsi="Times New Roman"/>
            <w:i/>
          </w:rPr>
          <w:delText>Identifier</w:delText>
        </w:r>
        <w:r w:rsidRPr="00E77497" w:rsidDel="001D11B0">
          <w:delText xml:space="preserve"> </w:delText>
        </w:r>
        <w:r w:rsidRPr="00E77497" w:rsidDel="001D11B0">
          <w:rPr>
            <w:rFonts w:ascii="Courier New" w:hAnsi="Courier New" w:cs="Courier New"/>
          </w:rPr>
          <w:delText>"eval"</w:delText>
        </w:r>
        <w:r w:rsidRPr="00E77497" w:rsidDel="001D11B0">
          <w:delText xml:space="preserve"> or the </w:delText>
        </w:r>
        <w:r w:rsidRPr="00E77497" w:rsidDel="001D11B0">
          <w:rPr>
            <w:rFonts w:ascii="Times New Roman" w:hAnsi="Times New Roman"/>
            <w:i/>
          </w:rPr>
          <w:delText xml:space="preserve">Identifier </w:delText>
        </w:r>
        <w:r w:rsidRPr="00E77497" w:rsidDel="001D11B0">
          <w:rPr>
            <w:rFonts w:ascii="Courier New" w:hAnsi="Courier New" w:cs="Courier New"/>
          </w:rPr>
          <w:delText>"arguments"</w:delText>
        </w:r>
        <w:r w:rsidRPr="00E77497" w:rsidDel="001D11B0">
          <w:delText xml:space="preserve"> occurs within a </w:delText>
        </w:r>
        <w:r w:rsidRPr="00E77497" w:rsidDel="001D11B0">
          <w:rPr>
            <w:rFonts w:ascii="Times New Roman" w:hAnsi="Times New Roman"/>
            <w:i/>
          </w:rPr>
          <w:delText>FormalParameterList</w:delText>
        </w:r>
        <w:r w:rsidRPr="00E77497" w:rsidDel="001D11B0">
          <w:delText xml:space="preserve"> of a strict mode </w:delText>
        </w:r>
        <w:r w:rsidRPr="00E77497" w:rsidDel="001D11B0">
          <w:rPr>
            <w:rFonts w:ascii="Times New Roman" w:hAnsi="Times New Roman"/>
            <w:i/>
          </w:rPr>
          <w:delText>FunctionDeclaration</w:delText>
        </w:r>
        <w:r w:rsidRPr="00E77497" w:rsidDel="001D11B0">
          <w:delText xml:space="preserve"> or </w:delText>
        </w:r>
        <w:r w:rsidRPr="00E77497" w:rsidDel="001D11B0">
          <w:rPr>
            <w:rFonts w:ascii="Times New Roman" w:hAnsi="Times New Roman"/>
            <w:i/>
          </w:rPr>
          <w:delText>FunctionExpression</w:delText>
        </w:r>
        <w:r w:rsidRPr="00E77497" w:rsidDel="001D11B0">
          <w:delText>.</w:delText>
        </w:r>
      </w:del>
    </w:p>
    <w:p w14:paraId="716C7B8A" w14:textId="77777777" w:rsidR="004C02EF" w:rsidRPr="00E77497" w:rsidDel="001D11B0" w:rsidRDefault="004C02EF" w:rsidP="00DC488D">
      <w:pPr>
        <w:pStyle w:val="20"/>
        <w:numPr>
          <w:ilvl w:val="0"/>
          <w:numId w:val="0"/>
        </w:numPr>
        <w:rPr>
          <w:del w:id="27080" w:author="Allen Wirfs-Brock" w:date="2011-07-07T18:44:00Z"/>
        </w:rPr>
      </w:pPr>
      <w:del w:id="27081" w:author="Allen Wirfs-Brock" w:date="2011-07-07T18:44:00Z">
        <w:r w:rsidRPr="00E77497" w:rsidDel="001D11B0">
          <w:delText xml:space="preserve">It is a SyntaxError if the </w:delText>
        </w:r>
        <w:r w:rsidRPr="00E77497" w:rsidDel="001D11B0">
          <w:rPr>
            <w:rFonts w:ascii="Times New Roman" w:hAnsi="Times New Roman"/>
            <w:i/>
          </w:rPr>
          <w:delText>Identifier</w:delText>
        </w:r>
        <w:r w:rsidRPr="00E77497" w:rsidDel="001D11B0">
          <w:delText xml:space="preserve"> </w:delText>
        </w:r>
        <w:r w:rsidRPr="00E77497" w:rsidDel="001D11B0">
          <w:rPr>
            <w:rFonts w:ascii="Courier New" w:hAnsi="Courier New" w:cs="Courier New"/>
          </w:rPr>
          <w:delText>"eval"</w:delText>
        </w:r>
        <w:r w:rsidRPr="00E77497" w:rsidDel="001D11B0">
          <w:delText xml:space="preserve"> or the </w:delText>
        </w:r>
        <w:r w:rsidRPr="00E77497" w:rsidDel="001D11B0">
          <w:rPr>
            <w:rFonts w:ascii="Times New Roman" w:hAnsi="Times New Roman"/>
            <w:i/>
          </w:rPr>
          <w:delText xml:space="preserve">Identifier </w:delText>
        </w:r>
        <w:r w:rsidRPr="00E77497" w:rsidDel="001D11B0">
          <w:rPr>
            <w:rFonts w:ascii="Courier New" w:hAnsi="Courier New" w:cs="Courier New"/>
          </w:rPr>
          <w:delText>"arguments"</w:delText>
        </w:r>
        <w:r w:rsidRPr="00E77497" w:rsidDel="001D11B0">
          <w:delText xml:space="preserve"> occurs as the </w:delText>
        </w:r>
        <w:r w:rsidRPr="00E77497" w:rsidDel="001D11B0">
          <w:rPr>
            <w:rFonts w:ascii="Times New Roman" w:hAnsi="Times New Roman"/>
            <w:i/>
          </w:rPr>
          <w:delText>Identifier</w:delText>
        </w:r>
        <w:r w:rsidRPr="00E77497" w:rsidDel="001D11B0">
          <w:delText xml:space="preserve"> of a strict mode </w:delText>
        </w:r>
        <w:r w:rsidRPr="00E77497" w:rsidDel="001D11B0">
          <w:rPr>
            <w:rFonts w:ascii="Times New Roman" w:hAnsi="Times New Roman"/>
            <w:i/>
          </w:rPr>
          <w:delText>FunctionDeclaration</w:delText>
        </w:r>
        <w:r w:rsidRPr="00E77497" w:rsidDel="001D11B0">
          <w:delText xml:space="preserve"> or </w:delText>
        </w:r>
        <w:r w:rsidRPr="00E77497" w:rsidDel="001D11B0">
          <w:rPr>
            <w:rFonts w:ascii="Times New Roman" w:hAnsi="Times New Roman"/>
            <w:i/>
          </w:rPr>
          <w:delText>FunctionExpression</w:delText>
        </w:r>
        <w:r w:rsidRPr="00E77497" w:rsidDel="001D11B0">
          <w:delText>.</w:delText>
        </w:r>
      </w:del>
    </w:p>
    <w:p w14:paraId="69CC4A73" w14:textId="77777777" w:rsidR="004C02EF" w:rsidRPr="00E77497" w:rsidRDefault="004C02EF" w:rsidP="00DC488D">
      <w:pPr>
        <w:pStyle w:val="20"/>
        <w:numPr>
          <w:ilvl w:val="0"/>
          <w:numId w:val="0"/>
        </w:numPr>
      </w:pPr>
      <w:bookmarkStart w:id="27082" w:name="_Toc235503473"/>
      <w:bookmarkStart w:id="27083" w:name="_Toc241509248"/>
      <w:bookmarkStart w:id="27084" w:name="_Toc244416735"/>
      <w:bookmarkStart w:id="27085" w:name="_Toc276631099"/>
      <w:bookmarkStart w:id="27086" w:name="_Toc336509584"/>
      <w:r w:rsidRPr="00E77497">
        <w:t>13.</w:t>
      </w:r>
      <w:del w:id="27087" w:author="Rev 6 Allen Wirfs-Brock" w:date="2012-02-27T10:00:00Z">
        <w:r w:rsidRPr="00E77497" w:rsidDel="00BB761E">
          <w:delText>2</w:delText>
        </w:r>
      </w:del>
      <w:ins w:id="27088" w:author="Rev 6 Allen Wirfs-Brock" w:date="2012-02-27T10:00:00Z">
        <w:del w:id="27089" w:author="Rev 7 Allen Wirfs-Brock" w:date="2012-04-16T17:19:00Z">
          <w:r w:rsidR="00BB761E" w:rsidDel="00560A4D">
            <w:delText>1.1</w:delText>
          </w:r>
        </w:del>
      </w:ins>
      <w:ins w:id="27090" w:author="Rev 7 Allen Wirfs-Brock" w:date="2012-04-26T10:50:00Z">
        <w:del w:id="27091" w:author="Rev 8 Allen Wirfs-Brock" w:date="2012-05-28T15:18:00Z">
          <w:r w:rsidR="00572B17" w:rsidDel="00693C57">
            <w:delText>5</w:delText>
          </w:r>
        </w:del>
      </w:ins>
      <w:ins w:id="27092" w:author="Rev 8 Allen Wirfs-Brock" w:date="2012-05-28T15:18:00Z">
        <w:r w:rsidR="00693C57">
          <w:t>6</w:t>
        </w:r>
      </w:ins>
      <w:r w:rsidRPr="00E77497">
        <w:tab/>
        <w:t>Creating Function Objects</w:t>
      </w:r>
      <w:bookmarkEnd w:id="24990"/>
      <w:bookmarkEnd w:id="24991"/>
      <w:bookmarkEnd w:id="27082"/>
      <w:bookmarkEnd w:id="27083"/>
      <w:bookmarkEnd w:id="27084"/>
      <w:bookmarkEnd w:id="27085"/>
      <w:ins w:id="27093" w:author="Rev 7 Allen Wirfs-Brock" w:date="2012-04-27T13:20:00Z">
        <w:r w:rsidR="0017338E">
          <w:t xml:space="preserve"> and Constructors</w:t>
        </w:r>
      </w:ins>
      <w:bookmarkEnd w:id="27086"/>
    </w:p>
    <w:p w14:paraId="5D511E94" w14:textId="77777777" w:rsidR="004C02EF" w:rsidRPr="00E77497" w:rsidRDefault="00E53F66" w:rsidP="004C02EF">
      <w:ins w:id="27094" w:author="Rev 7 Allen Wirfs-Brock" w:date="2012-04-19T14:35:00Z">
        <w:r>
          <w:t xml:space="preserve">The abstract operation </w:t>
        </w:r>
      </w:ins>
      <w:ins w:id="27095" w:author="Rev 7 Allen Wirfs-Brock" w:date="2012-04-19T14:36:00Z">
        <w:r>
          <w:t>Function</w:t>
        </w:r>
      </w:ins>
      <w:ins w:id="27096" w:author="Rev 7 Allen Wirfs-Brock" w:date="2012-04-19T14:35:00Z">
        <w:r>
          <w:t xml:space="preserve">Create </w:t>
        </w:r>
      </w:ins>
      <w:ins w:id="27097" w:author="Rev 7 Allen Wirfs-Brock" w:date="2012-04-19T15:03:00Z">
        <w:r w:rsidR="00223742">
          <w:t>requires</w:t>
        </w:r>
      </w:ins>
      <w:ins w:id="27098" w:author="Rev 7 Allen Wirfs-Brock" w:date="2012-04-19T14:35:00Z">
        <w:r>
          <w:t xml:space="preserve"> </w:t>
        </w:r>
      </w:ins>
      <w:ins w:id="27099" w:author="Rev 7 Allen Wirfs-Brock" w:date="2012-04-19T15:03:00Z">
        <w:r w:rsidR="00223742">
          <w:t>the</w:t>
        </w:r>
      </w:ins>
      <w:ins w:id="27100" w:author="Rev 7 Allen Wirfs-Brock" w:date="2012-04-19T14:35:00Z">
        <w:r>
          <w:t xml:space="preserve"> arguments: </w:t>
        </w:r>
      </w:ins>
      <w:ins w:id="27101" w:author="Rev 7 Allen Wirfs-Brock" w:date="2012-04-19T14:57:00Z">
        <w:r w:rsidR="00912F02" w:rsidRPr="00DC488D">
          <w:rPr>
            <w:rFonts w:ascii="Times New Roman" w:hAnsi="Times New Roman"/>
            <w:i/>
          </w:rPr>
          <w:t>kind</w:t>
        </w:r>
        <w:r w:rsidR="00912F02">
          <w:t xml:space="preserve"> which is one of (</w:t>
        </w:r>
        <w:r w:rsidR="00912F02" w:rsidRPr="00912F02">
          <w:t>Normal</w:t>
        </w:r>
      </w:ins>
      <w:ins w:id="27102" w:author="Rev 7 Allen Wirfs-Brock" w:date="2012-04-19T14:58:00Z">
        <w:r w:rsidR="00912F02">
          <w:t>,</w:t>
        </w:r>
      </w:ins>
      <w:ins w:id="27103" w:author="Rev 7 Allen Wirfs-Brock" w:date="2012-04-19T14:57:00Z">
        <w:r w:rsidR="00912F02">
          <w:t xml:space="preserve"> </w:t>
        </w:r>
        <w:r w:rsidR="00912F02" w:rsidRPr="00912F02">
          <w:t>Method</w:t>
        </w:r>
        <w:r w:rsidR="00912F02">
          <w:t xml:space="preserve">, </w:t>
        </w:r>
        <w:r w:rsidR="00912F02" w:rsidRPr="00912F02">
          <w:t>Arrow</w:t>
        </w:r>
        <w:r w:rsidR="00912F02">
          <w:t>)</w:t>
        </w:r>
      </w:ins>
      <w:ins w:id="27104" w:author="Rev 7 Allen Wirfs-Brock" w:date="2012-04-19T14:58:00Z">
        <w:r w:rsidR="00912F02">
          <w:t>,</w:t>
        </w:r>
      </w:ins>
      <w:ins w:id="27105" w:author="Rev 7 Allen Wirfs-Brock" w:date="2012-04-19T14:57:00Z">
        <w:r w:rsidR="00912F02">
          <w:t xml:space="preserve"> </w:t>
        </w:r>
      </w:ins>
      <w:ins w:id="27106" w:author="Rev 5 Allen Wirfs-Brock" w:date="2012-01-10T15:14:00Z">
        <w:del w:id="27107" w:author="Rev 7 Allen Wirfs-Brock" w:date="2012-04-19T14:35:00Z">
          <w:r w:rsidR="00ED240D" w:rsidDel="00E53F66">
            <w:delText>A</w:delText>
          </w:r>
          <w:r w:rsidR="00ED240D" w:rsidRPr="00E77497" w:rsidDel="00E53F66">
            <w:delText xml:space="preserve"> Function object is constructed as follows </w:delText>
          </w:r>
        </w:del>
      </w:ins>
      <w:del w:id="27108" w:author="Rev 7 Allen Wirfs-Brock" w:date="2012-04-19T14:35:00Z">
        <w:r w:rsidR="004C02EF" w:rsidRPr="00E77497" w:rsidDel="00E53F66">
          <w:delText xml:space="preserve">Given </w:delText>
        </w:r>
      </w:del>
      <w:ins w:id="27109" w:author="Rev 5 Allen Wirfs-Brock" w:date="2012-01-10T15:14:00Z">
        <w:del w:id="27110" w:author="Rev 7 Allen Wirfs-Brock" w:date="2012-04-19T14:35:00Z">
          <w:r w:rsidR="00ED240D" w:rsidDel="00E53F66">
            <w:delText>g</w:delText>
          </w:r>
          <w:r w:rsidR="00ED240D" w:rsidRPr="00E77497" w:rsidDel="00E53F66">
            <w:delText xml:space="preserve">iven </w:delText>
          </w:r>
        </w:del>
      </w:ins>
      <w:r w:rsidR="004C02EF" w:rsidRPr="00E77497">
        <w:t xml:space="preserve">an </w:t>
      </w:r>
      <w:del w:id="27111" w:author="Rev 4 Allen Wirfs-Brock" w:date="2011-10-18T10:57:00Z">
        <w:r w:rsidR="004C02EF" w:rsidRPr="00E77497" w:rsidDel="00483F85">
          <w:delText xml:space="preserve">optional </w:delText>
        </w:r>
      </w:del>
      <w:r w:rsidR="004C02EF" w:rsidRPr="00E77497">
        <w:t xml:space="preserve">parameter list specified by </w:t>
      </w:r>
      <w:r w:rsidR="004C02EF" w:rsidRPr="00E77497">
        <w:rPr>
          <w:rFonts w:ascii="Times New Roman" w:hAnsi="Times New Roman"/>
          <w:i/>
        </w:rPr>
        <w:t>FormalParameterList</w:t>
      </w:r>
      <w:r w:rsidR="004C02EF" w:rsidRPr="00E77497">
        <w:t xml:space="preserve">, a body specified by </w:t>
      </w:r>
      <w:r w:rsidR="004C02EF" w:rsidRPr="00E77497">
        <w:rPr>
          <w:rFonts w:ascii="Times New Roman" w:hAnsi="Times New Roman"/>
          <w:i/>
        </w:rPr>
        <w:t>FunctionBody</w:t>
      </w:r>
      <w:r w:rsidR="004C02EF" w:rsidRPr="00E77497">
        <w:t xml:space="preserve">, a Lexical Environment specified by </w:t>
      </w:r>
      <w:r w:rsidR="004C02EF" w:rsidRPr="00E77497">
        <w:rPr>
          <w:rFonts w:ascii="Times New Roman" w:hAnsi="Times New Roman"/>
          <w:i/>
        </w:rPr>
        <w:t>Scope</w:t>
      </w:r>
      <w:r w:rsidR="004C02EF" w:rsidRPr="00E77497">
        <w:t xml:space="preserve">, </w:t>
      </w:r>
      <w:del w:id="27112" w:author="Rev 5 Allen Wirfs-Brock" w:date="2012-01-10T15:07:00Z">
        <w:r w:rsidR="004C02EF" w:rsidRPr="00E77497" w:rsidDel="004A4371">
          <w:delText xml:space="preserve">and </w:delText>
        </w:r>
      </w:del>
      <w:r w:rsidR="004C02EF" w:rsidRPr="00E77497">
        <w:t xml:space="preserve">a Boolean flag </w:t>
      </w:r>
      <w:r w:rsidR="004C02EF" w:rsidRPr="00E77497">
        <w:rPr>
          <w:rFonts w:ascii="Times New Roman" w:hAnsi="Times New Roman"/>
          <w:i/>
        </w:rPr>
        <w:t>Strict</w:t>
      </w:r>
      <w:r w:rsidR="004C02EF" w:rsidRPr="00E77497">
        <w:t xml:space="preserve">, </w:t>
      </w:r>
      <w:ins w:id="27113" w:author="Rev 5 Allen Wirfs-Brock" w:date="2012-01-10T15:08:00Z">
        <w:r w:rsidR="004A4371">
          <w:t xml:space="preserve">and optionally, </w:t>
        </w:r>
      </w:ins>
      <w:ins w:id="27114" w:author="Rev 7 Allen Wirfs-Brock" w:date="2012-04-20T14:04:00Z">
        <w:r w:rsidR="00DC488D">
          <w:t xml:space="preserve">an object </w:t>
        </w:r>
      </w:ins>
      <w:ins w:id="27115" w:author="Rev 7 Allen Wirfs-Brock" w:date="2012-04-27T13:28:00Z">
        <w:r w:rsidR="00630A5A">
          <w:rPr>
            <w:rFonts w:ascii="Times New Roman" w:hAnsi="Times New Roman"/>
            <w:i/>
          </w:rPr>
          <w:t>functionP</w:t>
        </w:r>
      </w:ins>
      <w:ins w:id="27116" w:author="Rev 7 Allen Wirfs-Brock" w:date="2012-04-20T14:20:00Z">
        <w:r w:rsidR="001A5611">
          <w:rPr>
            <w:rFonts w:ascii="Times New Roman" w:hAnsi="Times New Roman"/>
            <w:i/>
          </w:rPr>
          <w:t>rototype</w:t>
        </w:r>
      </w:ins>
      <w:ins w:id="27117" w:author="Rev 7 Allen Wirfs-Brock" w:date="2012-04-20T14:04:00Z">
        <w:r w:rsidR="00DC488D">
          <w:t xml:space="preserve">, </w:t>
        </w:r>
      </w:ins>
      <w:ins w:id="27118" w:author="Rev 5 Allen Wirfs-Brock" w:date="2012-01-10T15:08:00Z">
        <w:r w:rsidR="004A4371">
          <w:t xml:space="preserve">an object </w:t>
        </w:r>
      </w:ins>
      <w:ins w:id="27119" w:author="Rev 5 Allen Wirfs-Brock" w:date="2012-01-10T15:13:00Z">
        <w:r w:rsidR="004A4371" w:rsidRPr="00DA3106">
          <w:rPr>
            <w:rFonts w:ascii="Times New Roman" w:hAnsi="Times New Roman"/>
            <w:i/>
          </w:rPr>
          <w:t>homeObject</w:t>
        </w:r>
      </w:ins>
      <w:ins w:id="27120" w:author="Rev 5 Allen Wirfs-Brock" w:date="2012-01-10T15:08:00Z">
        <w:r w:rsidR="004A4371">
          <w:t xml:space="preserve"> and a string </w:t>
        </w:r>
        <w:r w:rsidR="00ED240D" w:rsidRPr="00ED240D">
          <w:rPr>
            <w:rFonts w:ascii="Times New Roman" w:hAnsi="Times New Roman"/>
            <w:i/>
          </w:rPr>
          <w:t>methodNam</w:t>
        </w:r>
        <w:r w:rsidR="004A4371" w:rsidRPr="00DA3106">
          <w:rPr>
            <w:rFonts w:ascii="Times New Roman" w:hAnsi="Times New Roman"/>
            <w:i/>
          </w:rPr>
          <w:t>e</w:t>
        </w:r>
      </w:ins>
      <w:ins w:id="27121" w:author="Rev 7 Allen Wirfs-Brock" w:date="2012-04-19T14:35:00Z">
        <w:r>
          <w:rPr>
            <w:rFonts w:ascii="Times New Roman" w:hAnsi="Times New Roman"/>
          </w:rPr>
          <w:t xml:space="preserve">. </w:t>
        </w:r>
      </w:ins>
      <w:ins w:id="27122" w:author="Rev 7 Allen Wirfs-Brock" w:date="2012-04-19T15:03:00Z">
        <w:r w:rsidR="00223742">
          <w:t xml:space="preserve">FunctionCreate </w:t>
        </w:r>
      </w:ins>
      <w:ins w:id="27123" w:author="Rev 7 Allen Wirfs-Brock" w:date="2012-04-19T14:35:00Z">
        <w:r w:rsidRPr="00DC488D">
          <w:rPr>
            <w:rFonts w:cs="Arial"/>
          </w:rPr>
          <w:t>performs the following steps</w:t>
        </w:r>
      </w:ins>
      <w:del w:id="27124" w:author="Rev 5 Allen Wirfs-Brock" w:date="2012-01-10T15:14:00Z">
        <w:r w:rsidR="004C02EF" w:rsidRPr="00E77497" w:rsidDel="00ED240D">
          <w:delText>a Function object is constructed as follows</w:delText>
        </w:r>
      </w:del>
      <w:r w:rsidR="004C02EF" w:rsidRPr="00E77497">
        <w:t>:</w:t>
      </w:r>
    </w:p>
    <w:p w14:paraId="0C0EF6D3"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Create a new native ECMAScript object and let </w:t>
      </w:r>
      <w:r w:rsidRPr="00E77497">
        <w:rPr>
          <w:rFonts w:ascii="Times New Roman" w:hAnsi="Times New Roman"/>
          <w:i/>
        </w:rPr>
        <w:t>F</w:t>
      </w:r>
      <w:r w:rsidRPr="00E77497">
        <w:rPr>
          <w:rFonts w:ascii="Times New Roman" w:hAnsi="Times New Roman"/>
        </w:rPr>
        <w:t xml:space="preserve"> be that object.</w:t>
      </w:r>
    </w:p>
    <w:p w14:paraId="351FB513"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Set all the internal methods, except for [[Get</w:t>
      </w:r>
      <w:ins w:id="27125" w:author="Rev 7 Allen Wirfs-Brock" w:date="2012-04-25T17:52:00Z">
        <w:r w:rsidR="00E80AA3">
          <w:rPr>
            <w:rFonts w:ascii="Times New Roman" w:hAnsi="Times New Roman"/>
          </w:rPr>
          <w:t>Property</w:t>
        </w:r>
      </w:ins>
      <w:r w:rsidRPr="00E77497">
        <w:rPr>
          <w:rFonts w:ascii="Times New Roman" w:hAnsi="Times New Roman"/>
        </w:rPr>
        <w:t xml:space="preserve">]], of </w:t>
      </w:r>
      <w:r w:rsidRPr="00E77497">
        <w:rPr>
          <w:rFonts w:ascii="Times New Roman" w:hAnsi="Times New Roman"/>
          <w:i/>
        </w:rPr>
        <w:t>F</w:t>
      </w:r>
      <w:r w:rsidRPr="00E77497">
        <w:rPr>
          <w:rFonts w:ascii="Times New Roman" w:hAnsi="Times New Roman"/>
        </w:rPr>
        <w:t xml:space="preserve"> as described in 8.12.</w:t>
      </w:r>
    </w:p>
    <w:p w14:paraId="1C726B21" w14:textId="77777777" w:rsidR="004C02EF" w:rsidRPr="00E77497" w:rsidRDefault="004C02EF" w:rsidP="00150A49">
      <w:pPr>
        <w:numPr>
          <w:ilvl w:val="0"/>
          <w:numId w:val="146"/>
        </w:numPr>
        <w:contextualSpacing/>
        <w:rPr>
          <w:rFonts w:ascii="Times New Roman" w:hAnsi="Times New Roman"/>
        </w:rPr>
      </w:pPr>
      <w:del w:id="27126" w:author="Allen Wirfs-Brock" w:date="2011-07-02T13:19:00Z">
        <w:r w:rsidRPr="00E77497" w:rsidDel="000011A1">
          <w:rPr>
            <w:rFonts w:ascii="Times New Roman" w:hAnsi="Times New Roman"/>
          </w:rPr>
          <w:delText xml:space="preserve">Set </w:delText>
        </w:r>
      </w:del>
      <w:ins w:id="27127" w:author="Allen Wirfs-Brock" w:date="2011-07-02T13:19:00Z">
        <w:r w:rsidR="000011A1" w:rsidRPr="00E77497">
          <w:rPr>
            <w:rFonts w:ascii="Times New Roman" w:hAnsi="Times New Roman"/>
          </w:rPr>
          <w:t xml:space="preserve">Add </w:t>
        </w:r>
      </w:ins>
      <w:r w:rsidRPr="00E77497">
        <w:rPr>
          <w:rFonts w:ascii="Times New Roman" w:hAnsi="Times New Roman"/>
        </w:rPr>
        <w:t>the [[</w:t>
      </w:r>
      <w:del w:id="27128" w:author="Allen Wirfs-Brock" w:date="2011-07-02T13:19:00Z">
        <w:r w:rsidRPr="00E77497" w:rsidDel="000011A1">
          <w:rPr>
            <w:rFonts w:ascii="Times New Roman" w:hAnsi="Times New Roman"/>
          </w:rPr>
          <w:delText>Class</w:delText>
        </w:r>
      </w:del>
      <w:ins w:id="27129" w:author="Allen Wirfs-Brock" w:date="2011-07-02T13:19:00Z">
        <w:del w:id="27130" w:author="Rev 3 Allen Wirfs-Brock" w:date="2011-09-07T15:22:00Z">
          <w:r w:rsidR="000011A1" w:rsidRPr="00E77497" w:rsidDel="00FE434F">
            <w:rPr>
              <w:rFonts w:ascii="Times New Roman" w:hAnsi="Times New Roman"/>
            </w:rPr>
            <w:delText>IsFunction</w:delText>
          </w:r>
        </w:del>
      </w:ins>
      <w:ins w:id="27131" w:author="Rev 3 Allen Wirfs-Brock" w:date="2011-09-07T15:22:00Z">
        <w:r w:rsidR="00FE434F" w:rsidRPr="00E77497">
          <w:rPr>
            <w:rFonts w:ascii="Times New Roman" w:hAnsi="Times New Roman"/>
          </w:rPr>
          <w:t>NativeBrand</w:t>
        </w:r>
      </w:ins>
      <w:r w:rsidRPr="00E77497">
        <w:rPr>
          <w:rFonts w:ascii="Times New Roman" w:hAnsi="Times New Roman"/>
        </w:rPr>
        <w:t>]] internal property</w:t>
      </w:r>
      <w:ins w:id="27132" w:author="Rev 3 Allen Wirfs-Brock" w:date="2011-09-07T15:22:00Z">
        <w:r w:rsidR="00FE434F" w:rsidRPr="00E77497">
          <w:rPr>
            <w:rFonts w:ascii="Times New Roman" w:hAnsi="Times New Roman"/>
          </w:rPr>
          <w:t xml:space="preserve"> with value NativeFunction</w:t>
        </w:r>
      </w:ins>
      <w:r w:rsidRPr="00E77497">
        <w:rPr>
          <w:rFonts w:ascii="Times New Roman" w:hAnsi="Times New Roman"/>
        </w:rPr>
        <w:t xml:space="preserve"> </w:t>
      </w:r>
      <w:del w:id="27133" w:author="Allen Wirfs-Brock" w:date="2011-07-02T13:19:00Z">
        <w:r w:rsidRPr="00E77497" w:rsidDel="000011A1">
          <w:rPr>
            <w:rFonts w:ascii="Times New Roman" w:hAnsi="Times New Roman"/>
          </w:rPr>
          <w:delText xml:space="preserve">of </w:delText>
        </w:r>
      </w:del>
      <w:ins w:id="27134" w:author="Allen Wirfs-Brock" w:date="2011-07-02T13:19:00Z">
        <w:r w:rsidR="000011A1" w:rsidRPr="00E77497">
          <w:rPr>
            <w:rFonts w:ascii="Times New Roman" w:hAnsi="Times New Roman"/>
          </w:rPr>
          <w:t xml:space="preserve">to </w:t>
        </w:r>
      </w:ins>
      <w:r w:rsidRPr="00E77497">
        <w:rPr>
          <w:rFonts w:ascii="Times New Roman" w:hAnsi="Times New Roman"/>
          <w:i/>
        </w:rPr>
        <w:t>F</w:t>
      </w:r>
      <w:del w:id="27135" w:author="Allen Wirfs-Brock" w:date="2011-07-02T13:19:00Z">
        <w:r w:rsidRPr="00E77497" w:rsidDel="000011A1">
          <w:rPr>
            <w:rFonts w:ascii="Times New Roman" w:hAnsi="Times New Roman"/>
          </w:rPr>
          <w:delText xml:space="preserve"> to </w:delText>
        </w:r>
        <w:r w:rsidRPr="00E77497" w:rsidDel="000011A1">
          <w:rPr>
            <w:rFonts w:ascii="Courier New" w:hAnsi="Courier New"/>
            <w:b/>
          </w:rPr>
          <w:delText>"Function"</w:delText>
        </w:r>
      </w:del>
      <w:r w:rsidRPr="00E77497">
        <w:rPr>
          <w:rFonts w:ascii="Times New Roman" w:hAnsi="Times New Roman"/>
        </w:rPr>
        <w:t>.</w:t>
      </w:r>
    </w:p>
    <w:p w14:paraId="6C848091" w14:textId="77777777" w:rsidR="00DC488D" w:rsidRDefault="00DC488D" w:rsidP="00150A49">
      <w:pPr>
        <w:numPr>
          <w:ilvl w:val="0"/>
          <w:numId w:val="146"/>
        </w:numPr>
        <w:contextualSpacing/>
        <w:rPr>
          <w:ins w:id="27136" w:author="Rev 7 Allen Wirfs-Brock" w:date="2012-04-20T14:10:00Z"/>
          <w:rFonts w:ascii="Times New Roman" w:hAnsi="Times New Roman"/>
        </w:rPr>
      </w:pPr>
      <w:ins w:id="27137" w:author="Rev 7 Allen Wirfs-Brock" w:date="2012-04-20T14:08:00Z">
        <w:r>
          <w:rPr>
            <w:rFonts w:ascii="Times New Roman" w:hAnsi="Times New Roman"/>
          </w:rPr>
          <w:t xml:space="preserve">If the </w:t>
        </w:r>
      </w:ins>
      <w:ins w:id="27138" w:author="Rev 7 Allen Wirfs-Brock" w:date="2012-04-27T13:28:00Z">
        <w:r w:rsidR="00630A5A">
          <w:rPr>
            <w:rFonts w:ascii="Times New Roman" w:hAnsi="Times New Roman"/>
            <w:i/>
          </w:rPr>
          <w:t>functionPrototype</w:t>
        </w:r>
        <w:r w:rsidR="00630A5A">
          <w:rPr>
            <w:rFonts w:ascii="Times New Roman" w:hAnsi="Times New Roman"/>
          </w:rPr>
          <w:t xml:space="preserve"> </w:t>
        </w:r>
      </w:ins>
      <w:ins w:id="27139" w:author="Rev 7 Allen Wirfs-Brock" w:date="2012-04-20T14:08:00Z">
        <w:r>
          <w:rPr>
            <w:rFonts w:ascii="Times New Roman" w:hAnsi="Times New Roman"/>
          </w:rPr>
          <w:t>argument was not provided,</w:t>
        </w:r>
      </w:ins>
      <w:ins w:id="27140" w:author="Rev 7 Allen Wirfs-Brock" w:date="2012-04-20T14:10:00Z">
        <w:r>
          <w:rPr>
            <w:rFonts w:ascii="Times New Roman" w:hAnsi="Times New Roman"/>
          </w:rPr>
          <w:t>then</w:t>
        </w:r>
      </w:ins>
      <w:ins w:id="27141" w:author="Rev 7 Allen Wirfs-Brock" w:date="2012-04-20T14:08:00Z">
        <w:r>
          <w:rPr>
            <w:rFonts w:ascii="Times New Roman" w:hAnsi="Times New Roman"/>
          </w:rPr>
          <w:t xml:space="preserve"> </w:t>
        </w:r>
      </w:ins>
    </w:p>
    <w:p w14:paraId="324521A1" w14:textId="77777777" w:rsidR="00DC488D" w:rsidRDefault="00DC488D" w:rsidP="00DC488D">
      <w:pPr>
        <w:numPr>
          <w:ilvl w:val="1"/>
          <w:numId w:val="146"/>
        </w:numPr>
        <w:contextualSpacing/>
        <w:rPr>
          <w:ins w:id="27142" w:author="Rev 7 Allen Wirfs-Brock" w:date="2012-04-20T14:08:00Z"/>
          <w:rFonts w:ascii="Times New Roman" w:hAnsi="Times New Roman"/>
        </w:rPr>
      </w:pPr>
      <w:ins w:id="27143" w:author="Rev 7 Allen Wirfs-Brock" w:date="2012-04-20T14:10:00Z">
        <w:r>
          <w:rPr>
            <w:rFonts w:ascii="Times New Roman" w:hAnsi="Times New Roman"/>
          </w:rPr>
          <w:t>L</w:t>
        </w:r>
      </w:ins>
      <w:ins w:id="27144" w:author="Rev 7 Allen Wirfs-Brock" w:date="2012-04-20T14:08:00Z">
        <w:r>
          <w:rPr>
            <w:rFonts w:ascii="Times New Roman" w:hAnsi="Times New Roman"/>
          </w:rPr>
          <w:t>et</w:t>
        </w:r>
      </w:ins>
      <w:ins w:id="27145" w:author="Rev 7 Allen Wirfs-Brock" w:date="2012-04-20T14:10:00Z">
        <w:r>
          <w:rPr>
            <w:rFonts w:ascii="Times New Roman" w:hAnsi="Times New Roman"/>
          </w:rPr>
          <w:t xml:space="preserve"> </w:t>
        </w:r>
      </w:ins>
      <w:ins w:id="27146" w:author="Rev 7 Allen Wirfs-Brock" w:date="2012-04-27T13:28:00Z">
        <w:r w:rsidR="00630A5A">
          <w:rPr>
            <w:rFonts w:ascii="Times New Roman" w:hAnsi="Times New Roman"/>
            <w:i/>
          </w:rPr>
          <w:t>functionPrototype</w:t>
        </w:r>
        <w:r w:rsidR="00630A5A">
          <w:rPr>
            <w:rFonts w:ascii="Times New Roman" w:hAnsi="Times New Roman"/>
          </w:rPr>
          <w:t xml:space="preserve"> </w:t>
        </w:r>
      </w:ins>
      <w:ins w:id="27147" w:author="Rev 7 Allen Wirfs-Brock" w:date="2012-04-20T14:08:00Z">
        <w:r>
          <w:rPr>
            <w:rFonts w:ascii="Times New Roman" w:hAnsi="Times New Roman"/>
          </w:rPr>
          <w:t xml:space="preserve">be </w:t>
        </w:r>
      </w:ins>
      <w:ins w:id="27148" w:author="Rev 7 Allen Wirfs-Brock" w:date="2012-04-20T14:09:00Z">
        <w:r w:rsidRPr="00557892">
          <w:rPr>
            <w:rFonts w:ascii="Times New Roman" w:hAnsi="Times New Roman"/>
          </w:rPr>
          <w:t>the intrinsic object</w:t>
        </w:r>
        <w:r>
          <w:t xml:space="preserve"> %FunctionPrototype%.</w:t>
        </w:r>
      </w:ins>
    </w:p>
    <w:p w14:paraId="2127E725"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[[Prototype]] internal property of </w:t>
      </w:r>
      <w:r w:rsidRPr="00E77497">
        <w:rPr>
          <w:rFonts w:ascii="Times New Roman" w:hAnsi="Times New Roman"/>
          <w:i/>
        </w:rPr>
        <w:t>F</w:t>
      </w:r>
      <w:r w:rsidRPr="00E77497">
        <w:rPr>
          <w:rFonts w:ascii="Times New Roman" w:hAnsi="Times New Roman"/>
        </w:rPr>
        <w:t xml:space="preserve"> to </w:t>
      </w:r>
      <w:del w:id="27149" w:author="Rev 7 Allen Wirfs-Brock" w:date="2012-04-20T14:09:00Z">
        <w:r w:rsidRPr="00DC488D" w:rsidDel="00DC488D">
          <w:rPr>
            <w:rFonts w:ascii="Times New Roman" w:hAnsi="Times New Roman"/>
            <w:i/>
          </w:rPr>
          <w:delText xml:space="preserve">the </w:delText>
        </w:r>
      </w:del>
      <w:ins w:id="27150" w:author="Rev 7 Allen Wirfs-Brock" w:date="2012-04-27T13:28:00Z">
        <w:r w:rsidR="00630A5A">
          <w:rPr>
            <w:rFonts w:ascii="Times New Roman" w:hAnsi="Times New Roman"/>
            <w:i/>
          </w:rPr>
          <w:t>functionPrototype</w:t>
        </w:r>
      </w:ins>
      <w:ins w:id="27151" w:author="Rev 7 Allen Wirfs-Brock" w:date="2012-04-20T14:09:00Z">
        <w:r w:rsidR="00DC488D">
          <w:rPr>
            <w:rFonts w:ascii="Times New Roman" w:hAnsi="Times New Roman"/>
          </w:rPr>
          <w:t>.</w:t>
        </w:r>
      </w:ins>
      <w:del w:id="27152" w:author="Rev 7 Allen Wirfs-Brock" w:date="2012-04-19T15:06:00Z">
        <w:r w:rsidRPr="00E77497" w:rsidDel="00223742">
          <w:rPr>
            <w:rFonts w:ascii="Times New Roman" w:hAnsi="Times New Roman"/>
          </w:rPr>
          <w:delText>standard built-in Function prototype object as specified in 15.3.3.1</w:delText>
        </w:r>
      </w:del>
      <w:r w:rsidRPr="00E77497">
        <w:rPr>
          <w:rFonts w:ascii="Times New Roman" w:hAnsi="Times New Roman"/>
        </w:rPr>
        <w:t>.</w:t>
      </w:r>
    </w:p>
    <w:p w14:paraId="12DB3F20"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Set the [[Get</w:t>
      </w:r>
      <w:ins w:id="27153" w:author="Rev 7 Allen Wirfs-Brock" w:date="2012-04-25T17:53:00Z">
        <w:r w:rsidR="00E80AA3">
          <w:rPr>
            <w:rFonts w:ascii="Times New Roman" w:hAnsi="Times New Roman"/>
          </w:rPr>
          <w:t>Property</w:t>
        </w:r>
      </w:ins>
      <w:r w:rsidRPr="00E77497">
        <w:rPr>
          <w:rFonts w:ascii="Times New Roman" w:hAnsi="Times New Roman"/>
        </w:rPr>
        <w:t xml:space="preserve">]] internal property of </w:t>
      </w:r>
      <w:r w:rsidRPr="00E77497">
        <w:rPr>
          <w:rFonts w:ascii="Times New Roman" w:hAnsi="Times New Roman"/>
          <w:i/>
        </w:rPr>
        <w:t>F</w:t>
      </w:r>
      <w:r w:rsidRPr="00E77497">
        <w:rPr>
          <w:rFonts w:ascii="Times New Roman" w:hAnsi="Times New Roman"/>
        </w:rPr>
        <w:t xml:space="preserve"> as described in 15.3.5.4.</w:t>
      </w:r>
    </w:p>
    <w:p w14:paraId="00116973"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[[Call]] internal property of </w:t>
      </w:r>
      <w:r w:rsidRPr="00E77497">
        <w:rPr>
          <w:rFonts w:ascii="Times New Roman" w:hAnsi="Times New Roman"/>
          <w:i/>
        </w:rPr>
        <w:t>F</w:t>
      </w:r>
      <w:r w:rsidRPr="00E77497">
        <w:rPr>
          <w:rFonts w:ascii="Times New Roman" w:hAnsi="Times New Roman"/>
        </w:rPr>
        <w:t xml:space="preserve"> as described in 13.</w:t>
      </w:r>
      <w:del w:id="27154" w:author="Rev 7 Allen Wirfs-Brock" w:date="2012-04-19T14:59:00Z">
        <w:r w:rsidRPr="00E77497" w:rsidDel="00912F02">
          <w:rPr>
            <w:rFonts w:ascii="Times New Roman" w:hAnsi="Times New Roman"/>
          </w:rPr>
          <w:delText>2</w:delText>
        </w:r>
      </w:del>
      <w:ins w:id="27155" w:author="Rev 7 Allen Wirfs-Brock" w:date="2012-04-27T13:20:00Z">
        <w:r w:rsidR="0017338E">
          <w:rPr>
            <w:rFonts w:ascii="Times New Roman" w:hAnsi="Times New Roman"/>
          </w:rPr>
          <w:t>5</w:t>
        </w:r>
      </w:ins>
      <w:r w:rsidRPr="00E77497">
        <w:rPr>
          <w:rFonts w:ascii="Times New Roman" w:hAnsi="Times New Roman"/>
        </w:rPr>
        <w:t>.1.</w:t>
      </w:r>
    </w:p>
    <w:p w14:paraId="37070472" w14:textId="77777777" w:rsidR="004C02EF" w:rsidRPr="00E77497" w:rsidDel="001A5611" w:rsidRDefault="004C02EF" w:rsidP="00DC488D">
      <w:pPr>
        <w:numPr>
          <w:ilvl w:val="1"/>
          <w:numId w:val="146"/>
        </w:numPr>
        <w:contextualSpacing/>
        <w:rPr>
          <w:del w:id="27156" w:author="Rev 7 Allen Wirfs-Brock" w:date="2012-04-20T14:19:00Z"/>
          <w:rFonts w:ascii="Times New Roman" w:hAnsi="Times New Roman"/>
        </w:rPr>
      </w:pPr>
      <w:del w:id="27157" w:author="Rev 7 Allen Wirfs-Brock" w:date="2012-04-20T14:19:00Z">
        <w:r w:rsidRPr="00E77497" w:rsidDel="001A5611">
          <w:rPr>
            <w:rFonts w:ascii="Times New Roman" w:hAnsi="Times New Roman"/>
          </w:rPr>
          <w:delText xml:space="preserve">Set the [[Construct]] internal property of </w:delText>
        </w:r>
        <w:r w:rsidRPr="00E77497" w:rsidDel="001A5611">
          <w:rPr>
            <w:rFonts w:ascii="Times New Roman" w:hAnsi="Times New Roman"/>
            <w:i/>
          </w:rPr>
          <w:delText>F</w:delText>
        </w:r>
        <w:r w:rsidRPr="00E77497" w:rsidDel="001A5611">
          <w:rPr>
            <w:rFonts w:ascii="Times New Roman" w:hAnsi="Times New Roman"/>
          </w:rPr>
          <w:delText xml:space="preserve"> as described in 13.</w:delText>
        </w:r>
      </w:del>
      <w:del w:id="27158" w:author="Rev 7 Allen Wirfs-Brock" w:date="2012-04-19T15:01:00Z">
        <w:r w:rsidRPr="00E77497" w:rsidDel="00912F02">
          <w:rPr>
            <w:rFonts w:ascii="Times New Roman" w:hAnsi="Times New Roman"/>
          </w:rPr>
          <w:delText>2</w:delText>
        </w:r>
      </w:del>
      <w:del w:id="27159" w:author="Rev 7 Allen Wirfs-Brock" w:date="2012-04-20T14:19:00Z">
        <w:r w:rsidRPr="00E77497" w:rsidDel="001A5611">
          <w:rPr>
            <w:rFonts w:ascii="Times New Roman" w:hAnsi="Times New Roman"/>
          </w:rPr>
          <w:delText>.2.</w:delText>
        </w:r>
      </w:del>
    </w:p>
    <w:p w14:paraId="23424E94" w14:textId="77777777" w:rsidR="004C02EF" w:rsidRPr="00E77497" w:rsidDel="001A5611" w:rsidRDefault="004C02EF" w:rsidP="00DC488D">
      <w:pPr>
        <w:numPr>
          <w:ilvl w:val="1"/>
          <w:numId w:val="146"/>
        </w:numPr>
        <w:contextualSpacing/>
        <w:rPr>
          <w:del w:id="27160" w:author="Rev 7 Allen Wirfs-Brock" w:date="2012-04-20T14:19:00Z"/>
          <w:rFonts w:ascii="Times New Roman" w:hAnsi="Times New Roman"/>
        </w:rPr>
      </w:pPr>
      <w:del w:id="27161" w:author="Rev 7 Allen Wirfs-Brock" w:date="2012-04-20T14:19:00Z">
        <w:r w:rsidRPr="00E77497" w:rsidDel="001A5611">
          <w:rPr>
            <w:rFonts w:ascii="Times New Roman" w:hAnsi="Times New Roman"/>
          </w:rPr>
          <w:delText xml:space="preserve">Set the [[HasInstance]] internal property of </w:delText>
        </w:r>
        <w:r w:rsidRPr="00E77497" w:rsidDel="001A5611">
          <w:rPr>
            <w:rFonts w:ascii="Times New Roman" w:hAnsi="Times New Roman"/>
            <w:i/>
          </w:rPr>
          <w:delText>F</w:delText>
        </w:r>
        <w:r w:rsidRPr="00E77497" w:rsidDel="001A5611">
          <w:rPr>
            <w:rFonts w:ascii="Times New Roman" w:hAnsi="Times New Roman"/>
          </w:rPr>
          <w:delText xml:space="preserve"> as described in 15.3.5.3.</w:delText>
        </w:r>
      </w:del>
    </w:p>
    <w:p w14:paraId="41CD379E"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[[Scope]] internal property of </w:t>
      </w:r>
      <w:r w:rsidRPr="00E77497">
        <w:rPr>
          <w:rFonts w:ascii="Times New Roman" w:hAnsi="Times New Roman"/>
          <w:i/>
        </w:rPr>
        <w:t>F</w:t>
      </w:r>
      <w:r w:rsidRPr="00E77497">
        <w:rPr>
          <w:rFonts w:ascii="Times New Roman" w:hAnsi="Times New Roman"/>
        </w:rPr>
        <w:t xml:space="preserve"> to the value of </w:t>
      </w:r>
      <w:r w:rsidRPr="00E77497">
        <w:rPr>
          <w:rFonts w:ascii="Times New Roman" w:hAnsi="Times New Roman"/>
          <w:i/>
        </w:rPr>
        <w:t>Scope</w:t>
      </w:r>
      <w:r w:rsidRPr="00E77497">
        <w:rPr>
          <w:rFonts w:ascii="Times New Roman" w:hAnsi="Times New Roman"/>
        </w:rPr>
        <w:t>.</w:t>
      </w:r>
    </w:p>
    <w:p w14:paraId="78DB768C" w14:textId="77777777" w:rsidR="004C02EF" w:rsidRPr="00E77497" w:rsidDel="004A4371" w:rsidRDefault="004C02EF" w:rsidP="00150A49">
      <w:pPr>
        <w:numPr>
          <w:ilvl w:val="0"/>
          <w:numId w:val="146"/>
        </w:numPr>
        <w:contextualSpacing/>
        <w:rPr>
          <w:del w:id="27162" w:author="Rev 5 Allen Wirfs-Brock" w:date="2012-01-10T15:07:00Z"/>
          <w:rFonts w:ascii="Times New Roman" w:hAnsi="Times New Roman"/>
        </w:rPr>
      </w:pPr>
      <w:del w:id="27163" w:author="Rev 5 Allen Wirfs-Brock" w:date="2012-01-10T15:07:00Z">
        <w:r w:rsidRPr="00E77497" w:rsidDel="004A4371">
          <w:rPr>
            <w:rFonts w:ascii="Times New Roman" w:hAnsi="Times New Roman"/>
          </w:rPr>
          <w:delText xml:space="preserve">Let </w:delText>
        </w:r>
        <w:r w:rsidRPr="00E77497" w:rsidDel="004A4371">
          <w:rPr>
            <w:rFonts w:ascii="Times New Roman" w:hAnsi="Times New Roman"/>
            <w:i/>
          </w:rPr>
          <w:delText xml:space="preserve">names </w:delText>
        </w:r>
        <w:r w:rsidRPr="00E77497" w:rsidDel="004A4371">
          <w:rPr>
            <w:rFonts w:ascii="Times New Roman" w:hAnsi="Times New Roman"/>
          </w:rPr>
          <w:delText xml:space="preserve">be a List containing, in left to right textual order, the Strings corresponding to the identifiers of </w:delText>
        </w:r>
        <w:r w:rsidRPr="00E77497" w:rsidDel="004A4371">
          <w:rPr>
            <w:rFonts w:ascii="Times New Roman" w:hAnsi="Times New Roman"/>
            <w:i/>
          </w:rPr>
          <w:delText>FormalParameterList</w:delText>
        </w:r>
        <w:r w:rsidRPr="00E77497" w:rsidDel="004A4371">
          <w:rPr>
            <w:rFonts w:ascii="Times New Roman" w:hAnsi="Times New Roman"/>
          </w:rPr>
          <w:delText xml:space="preserve">. If no parameters are specified, let </w:delText>
        </w:r>
        <w:r w:rsidRPr="00E77497" w:rsidDel="004A4371">
          <w:rPr>
            <w:rFonts w:ascii="Times New Roman" w:hAnsi="Times New Roman"/>
            <w:i/>
          </w:rPr>
          <w:delText xml:space="preserve">names </w:delText>
        </w:r>
        <w:r w:rsidRPr="00E77497" w:rsidDel="004A4371">
          <w:rPr>
            <w:rFonts w:ascii="Times New Roman" w:hAnsi="Times New Roman"/>
          </w:rPr>
          <w:delText>be the empty list.</w:delText>
        </w:r>
      </w:del>
    </w:p>
    <w:p w14:paraId="165FC402"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[[FormalParameters]] internal property of </w:t>
      </w:r>
      <w:r w:rsidRPr="00E77497">
        <w:rPr>
          <w:rFonts w:ascii="Times New Roman" w:hAnsi="Times New Roman"/>
          <w:i/>
        </w:rPr>
        <w:t xml:space="preserve">F </w:t>
      </w:r>
      <w:r w:rsidRPr="00E77497">
        <w:rPr>
          <w:rFonts w:ascii="Times New Roman" w:hAnsi="Times New Roman"/>
        </w:rPr>
        <w:t xml:space="preserve">to </w:t>
      </w:r>
      <w:ins w:id="27164" w:author="Rev 4 Allen Wirfs-Brock" w:date="2011-10-04T16:30:00Z">
        <w:r w:rsidR="00485B27" w:rsidRPr="00E77497">
          <w:rPr>
            <w:rFonts w:ascii="Times New Roman" w:hAnsi="Times New Roman"/>
            <w:i/>
          </w:rPr>
          <w:t>FormalParameterList</w:t>
        </w:r>
        <w:r w:rsidR="00485B27" w:rsidRPr="00E77497">
          <w:rPr>
            <w:rFonts w:ascii="Times New Roman" w:hAnsi="Times New Roman"/>
          </w:rPr>
          <w:t xml:space="preserve">. </w:t>
        </w:r>
      </w:ins>
      <w:del w:id="27165" w:author="Rev 4 Allen Wirfs-Brock" w:date="2011-10-04T16:30:00Z">
        <w:r w:rsidRPr="00E77497" w:rsidDel="00485B27">
          <w:rPr>
            <w:rFonts w:ascii="Times New Roman" w:hAnsi="Times New Roman"/>
            <w:i/>
          </w:rPr>
          <w:delText>names</w:delText>
        </w:r>
      </w:del>
      <w:r w:rsidRPr="00E77497">
        <w:rPr>
          <w:rFonts w:ascii="Times New Roman" w:hAnsi="Times New Roman"/>
        </w:rPr>
        <w:t>.</w:t>
      </w:r>
    </w:p>
    <w:p w14:paraId="72EF50F9"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[[Code]] internal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i/>
        </w:rPr>
        <w:t>FunctionBody</w:t>
      </w:r>
      <w:r w:rsidRPr="00E77497">
        <w:rPr>
          <w:rFonts w:ascii="Times New Roman" w:hAnsi="Times New Roman"/>
        </w:rPr>
        <w:t>.</w:t>
      </w:r>
    </w:p>
    <w:p w14:paraId="62024EE6"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Set the [[Extensible]] internal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b/>
        </w:rPr>
        <w:t>true</w:t>
      </w:r>
      <w:r w:rsidRPr="00E77497">
        <w:rPr>
          <w:rFonts w:ascii="Times New Roman" w:hAnsi="Times New Roman"/>
        </w:rPr>
        <w:t>.</w:t>
      </w:r>
    </w:p>
    <w:p w14:paraId="0D99C3DF" w14:textId="77777777" w:rsidR="001936FC" w:rsidRDefault="001936FC" w:rsidP="00150A49">
      <w:pPr>
        <w:numPr>
          <w:ilvl w:val="0"/>
          <w:numId w:val="146"/>
        </w:numPr>
        <w:contextualSpacing/>
        <w:rPr>
          <w:ins w:id="27166" w:author="Rev 7 Allen Wirfs-Brock" w:date="2012-05-02T11:02:00Z"/>
          <w:rFonts w:ascii="Times New Roman" w:hAnsi="Times New Roman"/>
        </w:rPr>
      </w:pPr>
      <w:ins w:id="27167" w:author="Rev 7 Allen Wirfs-Brock" w:date="2012-05-02T11:02:00Z">
        <w:r>
          <w:rPr>
            <w:rFonts w:ascii="Times New Roman" w:hAnsi="Times New Roman"/>
          </w:rPr>
          <w:t xml:space="preserve">Set the [[Realm]] internal property of </w:t>
        </w:r>
        <w:r w:rsidRPr="00FE5F37">
          <w:rPr>
            <w:rFonts w:ascii="Times New Roman" w:hAnsi="Times New Roman"/>
            <w:i/>
          </w:rPr>
          <w:t>F</w:t>
        </w:r>
        <w:r>
          <w:rPr>
            <w:rFonts w:ascii="Times New Roman" w:hAnsi="Times New Roman"/>
          </w:rPr>
          <w:t xml:space="preserve"> to the </w:t>
        </w:r>
      </w:ins>
      <w:ins w:id="27168" w:author="Rev 8 Allen Wirfs-Brock" w:date="2012-06-13T16:03:00Z">
        <w:r w:rsidR="00B33FB4">
          <w:rPr>
            <w:rFonts w:ascii="Times New Roman" w:hAnsi="Times New Roman"/>
          </w:rPr>
          <w:t>running</w:t>
        </w:r>
        <w:r w:rsidR="00B33FB4" w:rsidRPr="00E77497">
          <w:rPr>
            <w:rFonts w:ascii="Times New Roman" w:hAnsi="Times New Roman"/>
          </w:rPr>
          <w:t xml:space="preserve"> </w:t>
        </w:r>
      </w:ins>
      <w:ins w:id="27169" w:author="Rev 7 Allen Wirfs-Brock" w:date="2012-05-02T11:02:00Z">
        <w:del w:id="27170" w:author="Rev 8 Allen Wirfs-Brock" w:date="2012-06-13T16:03:00Z">
          <w:r w:rsidDel="00B33FB4">
            <w:rPr>
              <w:rFonts w:ascii="Times New Roman" w:hAnsi="Times New Roman"/>
            </w:rPr>
            <w:delText xml:space="preserve">current </w:delText>
          </w:r>
        </w:del>
        <w:r>
          <w:rPr>
            <w:rFonts w:ascii="Times New Roman" w:hAnsi="Times New Roman"/>
          </w:rPr>
          <w:t>execution context’s Realm.</w:t>
        </w:r>
      </w:ins>
    </w:p>
    <w:p w14:paraId="5EFBEE38" w14:textId="77777777" w:rsidR="004A4371" w:rsidRDefault="004A4371" w:rsidP="00150A49">
      <w:pPr>
        <w:numPr>
          <w:ilvl w:val="0"/>
          <w:numId w:val="146"/>
        </w:numPr>
        <w:contextualSpacing/>
        <w:rPr>
          <w:ins w:id="27171" w:author="Rev 5 Allen Wirfs-Brock" w:date="2012-01-10T15:11:00Z"/>
          <w:rFonts w:ascii="Times New Roman" w:hAnsi="Times New Roman"/>
        </w:rPr>
      </w:pPr>
      <w:ins w:id="27172" w:author="Rev 5 Allen Wirfs-Brock" w:date="2012-01-10T15:11:00Z">
        <w:r>
          <w:rPr>
            <w:rFonts w:ascii="Times New Roman" w:hAnsi="Times New Roman"/>
          </w:rPr>
          <w:t xml:space="preserve">If </w:t>
        </w:r>
      </w:ins>
      <w:ins w:id="27173" w:author="Rev 5 Allen Wirfs-Brock" w:date="2012-01-10T15:12:00Z">
        <w:r>
          <w:rPr>
            <w:rFonts w:ascii="Times New Roman" w:hAnsi="Times New Roman"/>
          </w:rPr>
          <w:t>the</w:t>
        </w:r>
      </w:ins>
      <w:ins w:id="27174" w:author="Rev 5 Allen Wirfs-Brock" w:date="2012-01-10T15:11:00Z">
        <w:r>
          <w:rPr>
            <w:rFonts w:ascii="Times New Roman" w:hAnsi="Times New Roman"/>
          </w:rPr>
          <w:t xml:space="preserve"> </w:t>
        </w:r>
        <w:r w:rsidRPr="00DA3106">
          <w:rPr>
            <w:rFonts w:ascii="Times New Roman" w:hAnsi="Times New Roman"/>
            <w:i/>
          </w:rPr>
          <w:t>home</w:t>
        </w:r>
      </w:ins>
      <w:ins w:id="27175" w:author="Rev 5 Allen Wirfs-Brock" w:date="2012-01-10T15:12:00Z">
        <w:r w:rsidRPr="00DA3106">
          <w:rPr>
            <w:rFonts w:ascii="Times New Roman" w:hAnsi="Times New Roman"/>
            <w:i/>
          </w:rPr>
          <w:t>Object</w:t>
        </w:r>
      </w:ins>
      <w:ins w:id="27176" w:author="Rev 5 Allen Wirfs-Brock" w:date="2012-01-10T15:11:00Z">
        <w:r>
          <w:rPr>
            <w:rFonts w:ascii="Times New Roman" w:hAnsi="Times New Roman"/>
          </w:rPr>
          <w:t xml:space="preserve"> </w:t>
        </w:r>
      </w:ins>
      <w:ins w:id="27177" w:author="Rev 5 Allen Wirfs-Brock" w:date="2012-01-10T15:12:00Z">
        <w:r>
          <w:rPr>
            <w:rFonts w:ascii="Times New Roman" w:hAnsi="Times New Roman"/>
          </w:rPr>
          <w:t xml:space="preserve">argument </w:t>
        </w:r>
      </w:ins>
      <w:ins w:id="27178" w:author="Rev 5 Allen Wirfs-Brock" w:date="2012-01-10T15:11:00Z">
        <w:r>
          <w:rPr>
            <w:rFonts w:ascii="Times New Roman" w:hAnsi="Times New Roman"/>
          </w:rPr>
          <w:t xml:space="preserve">was provided, set the [[Home]] internal property </w:t>
        </w:r>
      </w:ins>
      <w:ins w:id="27179" w:author="Rev 5 Allen Wirfs-Brock" w:date="2012-01-10T15:13:00Z">
        <w:r>
          <w:rPr>
            <w:rFonts w:ascii="Times New Roman" w:hAnsi="Times New Roman"/>
          </w:rPr>
          <w:t>of</w:t>
        </w:r>
      </w:ins>
      <w:ins w:id="27180" w:author="Rev 5 Allen Wirfs-Brock" w:date="2012-01-10T15:11:00Z">
        <w:r>
          <w:rPr>
            <w:rFonts w:ascii="Times New Roman" w:hAnsi="Times New Roman"/>
          </w:rPr>
          <w:t xml:space="preserve"> </w:t>
        </w:r>
        <w:r w:rsidRPr="00DA3106">
          <w:rPr>
            <w:rFonts w:ascii="Times New Roman" w:hAnsi="Times New Roman"/>
            <w:i/>
          </w:rPr>
          <w:t>F</w:t>
        </w:r>
        <w:r>
          <w:rPr>
            <w:rFonts w:ascii="Times New Roman" w:hAnsi="Times New Roman"/>
          </w:rPr>
          <w:t xml:space="preserve"> to </w:t>
        </w:r>
        <w:r w:rsidRPr="009B3B81">
          <w:rPr>
            <w:rFonts w:ascii="Times New Roman" w:hAnsi="Times New Roman"/>
            <w:i/>
          </w:rPr>
          <w:t>homeObject</w:t>
        </w:r>
        <w:r>
          <w:rPr>
            <w:rFonts w:ascii="Times New Roman" w:hAnsi="Times New Roman"/>
          </w:rPr>
          <w:t>.</w:t>
        </w:r>
      </w:ins>
    </w:p>
    <w:p w14:paraId="01EEBAA1" w14:textId="77777777" w:rsidR="00ED240D" w:rsidRDefault="00ED240D" w:rsidP="00ED240D">
      <w:pPr>
        <w:numPr>
          <w:ilvl w:val="0"/>
          <w:numId w:val="146"/>
        </w:numPr>
        <w:contextualSpacing/>
        <w:rPr>
          <w:ins w:id="27181" w:author="Rev 5 Allen Wirfs-Brock" w:date="2012-01-10T15:15:00Z"/>
          <w:rFonts w:ascii="Times New Roman" w:hAnsi="Times New Roman"/>
        </w:rPr>
      </w:pPr>
      <w:ins w:id="27182" w:author="Rev 5 Allen Wirfs-Brock" w:date="2012-01-10T15:15:00Z">
        <w:r>
          <w:rPr>
            <w:rFonts w:ascii="Times New Roman" w:hAnsi="Times New Roman"/>
          </w:rPr>
          <w:t xml:space="preserve">If the </w:t>
        </w:r>
        <w:r w:rsidRPr="00ED240D">
          <w:rPr>
            <w:rFonts w:ascii="Times New Roman" w:hAnsi="Times New Roman"/>
            <w:i/>
          </w:rPr>
          <w:t>methodNam</w:t>
        </w:r>
        <w:r w:rsidRPr="007870CC">
          <w:rPr>
            <w:rFonts w:ascii="Times New Roman" w:hAnsi="Times New Roman"/>
            <w:i/>
          </w:rPr>
          <w:t>e</w:t>
        </w:r>
      </w:ins>
      <w:ins w:id="27183" w:author="Rev 8 Allen Wirfs-Brock" w:date="2012-06-11T14:05:00Z">
        <w:r w:rsidR="00D75BC2">
          <w:rPr>
            <w:rFonts w:ascii="Times New Roman" w:hAnsi="Times New Roman"/>
            <w:i/>
          </w:rPr>
          <w:t xml:space="preserve"> </w:t>
        </w:r>
      </w:ins>
      <w:ins w:id="27184" w:author="Rev 5 Allen Wirfs-Brock" w:date="2012-01-10T15:15:00Z">
        <w:r>
          <w:rPr>
            <w:rFonts w:ascii="Times New Roman" w:hAnsi="Times New Roman"/>
          </w:rPr>
          <w:t xml:space="preserve">argument was provided, set the [[MethodName]] internal property of </w:t>
        </w:r>
        <w:r w:rsidRPr="007870CC">
          <w:rPr>
            <w:rFonts w:ascii="Times New Roman" w:hAnsi="Times New Roman"/>
            <w:i/>
          </w:rPr>
          <w:t>F</w:t>
        </w:r>
        <w:r>
          <w:rPr>
            <w:rFonts w:ascii="Times New Roman" w:hAnsi="Times New Roman"/>
          </w:rPr>
          <w:t xml:space="preserve"> to </w:t>
        </w:r>
        <w:r w:rsidRPr="00ED240D">
          <w:rPr>
            <w:rFonts w:ascii="Times New Roman" w:hAnsi="Times New Roman"/>
            <w:i/>
          </w:rPr>
          <w:t>methodNam</w:t>
        </w:r>
        <w:r w:rsidRPr="007870CC">
          <w:rPr>
            <w:rFonts w:ascii="Times New Roman" w:hAnsi="Times New Roman"/>
            <w:i/>
          </w:rPr>
          <w:t>e</w:t>
        </w:r>
        <w:r>
          <w:rPr>
            <w:rFonts w:ascii="Times New Roman" w:hAnsi="Times New Roman"/>
          </w:rPr>
          <w:t>.</w:t>
        </w:r>
      </w:ins>
    </w:p>
    <w:p w14:paraId="3E7A75A0" w14:textId="77777777" w:rsidR="007F0CAD" w:rsidRDefault="00DA4BCD" w:rsidP="00150A49">
      <w:pPr>
        <w:numPr>
          <w:ilvl w:val="0"/>
          <w:numId w:val="146"/>
        </w:numPr>
        <w:contextualSpacing/>
        <w:rPr>
          <w:ins w:id="27185" w:author="Rev 8 Allen Wirfs-Brock" w:date="2012-06-15T14:20:00Z"/>
          <w:rFonts w:ascii="Times New Roman" w:hAnsi="Times New Roman"/>
        </w:rPr>
      </w:pPr>
      <w:ins w:id="27186" w:author="Rev 8 Allen Wirfs-Brock" w:date="2012-06-15T14:18:00Z">
        <w:r>
          <w:rPr>
            <w:rFonts w:ascii="Times New Roman" w:hAnsi="Times New Roman"/>
          </w:rPr>
          <w:t xml:space="preserve">If </w:t>
        </w:r>
        <w:r w:rsidRPr="00DA4BCD">
          <w:rPr>
            <w:rFonts w:ascii="Times New Roman" w:hAnsi="Times New Roman"/>
            <w:i/>
          </w:rPr>
          <w:t>kind</w:t>
        </w:r>
        <w:r>
          <w:rPr>
            <w:rFonts w:ascii="Times New Roman" w:hAnsi="Times New Roman"/>
          </w:rPr>
          <w:t xml:space="preserve"> is </w:t>
        </w:r>
      </w:ins>
      <w:ins w:id="27187" w:author="Rev 8 Allen Wirfs-Brock" w:date="2012-06-15T14:20:00Z">
        <w:r w:rsidRPr="00DA4BCD">
          <w:rPr>
            <w:rFonts w:cs="Arial"/>
          </w:rPr>
          <w:t>Arrow</w:t>
        </w:r>
        <w:r>
          <w:rPr>
            <w:rFonts w:ascii="Times New Roman" w:hAnsi="Times New Roman"/>
          </w:rPr>
          <w:t xml:space="preserve">, then </w:t>
        </w:r>
      </w:ins>
      <w:ins w:id="27188" w:author="Rev 8 Allen Wirfs-Brock" w:date="2012-06-15T14:26:00Z">
        <w:r>
          <w:rPr>
            <w:rFonts w:ascii="Times New Roman" w:hAnsi="Times New Roman"/>
          </w:rPr>
          <w:t>s</w:t>
        </w:r>
      </w:ins>
      <w:ins w:id="27189" w:author="Rev 8 Allen Wirfs-Brock" w:date="2012-06-15T14:20:00Z">
        <w:r>
          <w:rPr>
            <w:rFonts w:ascii="Times New Roman" w:hAnsi="Times New Roman"/>
          </w:rPr>
          <w:t xml:space="preserve">et the [[ThisMode]] internal property of </w:t>
        </w:r>
        <w:r w:rsidRPr="00DA4BCD">
          <w:rPr>
            <w:rFonts w:ascii="Times New Roman" w:hAnsi="Times New Roman"/>
            <w:i/>
          </w:rPr>
          <w:t>F</w:t>
        </w:r>
        <w:r>
          <w:rPr>
            <w:rFonts w:ascii="Times New Roman" w:hAnsi="Times New Roman"/>
          </w:rPr>
          <w:t xml:space="preserve"> to </w:t>
        </w:r>
      </w:ins>
      <w:ins w:id="27190" w:author="Rev 8 Allen Wirfs-Brock" w:date="2012-06-15T14:29:00Z">
        <w:r w:rsidR="00A44DAF">
          <w:rPr>
            <w:rFonts w:cs="Arial"/>
          </w:rPr>
          <w:t>l</w:t>
        </w:r>
      </w:ins>
      <w:ins w:id="27191" w:author="Rev 8 Allen Wirfs-Brock" w:date="2012-06-15T14:20:00Z">
        <w:r w:rsidRPr="00DA4BCD">
          <w:rPr>
            <w:rFonts w:cs="Arial"/>
          </w:rPr>
          <w:t>exical</w:t>
        </w:r>
        <w:r>
          <w:rPr>
            <w:rFonts w:ascii="Times New Roman" w:hAnsi="Times New Roman"/>
          </w:rPr>
          <w:t>.</w:t>
        </w:r>
      </w:ins>
    </w:p>
    <w:p w14:paraId="7AFF4B5F" w14:textId="77777777" w:rsidR="00DA4BCD" w:rsidRDefault="00DA4BCD" w:rsidP="00150A49">
      <w:pPr>
        <w:numPr>
          <w:ilvl w:val="0"/>
          <w:numId w:val="146"/>
        </w:numPr>
        <w:contextualSpacing/>
        <w:rPr>
          <w:ins w:id="27192" w:author="Rev 8 Allen Wirfs-Brock" w:date="2012-06-15T14:22:00Z"/>
          <w:rFonts w:ascii="Times New Roman" w:hAnsi="Times New Roman"/>
        </w:rPr>
      </w:pPr>
      <w:ins w:id="27193" w:author="Rev 8 Allen Wirfs-Brock" w:date="2012-06-15T14:22:00Z">
        <w:r>
          <w:rPr>
            <w:rFonts w:ascii="Times New Roman" w:hAnsi="Times New Roman"/>
          </w:rPr>
          <w:t xml:space="preserve">Else if </w:t>
        </w:r>
        <w:r w:rsidRPr="00DA4BCD">
          <w:rPr>
            <w:rFonts w:ascii="Times New Roman" w:hAnsi="Times New Roman"/>
            <w:i/>
          </w:rPr>
          <w:t>Strict</w:t>
        </w:r>
        <w:r>
          <w:rPr>
            <w:rFonts w:ascii="Times New Roman" w:hAnsi="Times New Roman"/>
          </w:rPr>
          <w:t xml:space="preserve"> is </w:t>
        </w:r>
        <w:r w:rsidRPr="00DA4BCD">
          <w:rPr>
            <w:rFonts w:ascii="Times New Roman" w:hAnsi="Times New Roman"/>
            <w:b/>
          </w:rPr>
          <w:t>true</w:t>
        </w:r>
        <w:r>
          <w:rPr>
            <w:rFonts w:ascii="Times New Roman" w:hAnsi="Times New Roman"/>
          </w:rPr>
          <w:t xml:space="preserve">, then set the [[ThisMode]] internal property of </w:t>
        </w:r>
        <w:r w:rsidRPr="00DA4BCD">
          <w:rPr>
            <w:rFonts w:ascii="Times New Roman" w:hAnsi="Times New Roman"/>
            <w:i/>
          </w:rPr>
          <w:t>F</w:t>
        </w:r>
        <w:r>
          <w:rPr>
            <w:rFonts w:ascii="Times New Roman" w:hAnsi="Times New Roman"/>
          </w:rPr>
          <w:t xml:space="preserve"> to </w:t>
        </w:r>
      </w:ins>
      <w:ins w:id="27194" w:author="Rev 8 Allen Wirfs-Brock" w:date="2012-06-15T14:29:00Z">
        <w:r w:rsidR="00A44DAF">
          <w:rPr>
            <w:rFonts w:cs="Arial"/>
          </w:rPr>
          <w:t>s</w:t>
        </w:r>
      </w:ins>
      <w:ins w:id="27195" w:author="Rev 8 Allen Wirfs-Brock" w:date="2012-06-15T14:22:00Z">
        <w:r w:rsidRPr="00DA4BCD">
          <w:rPr>
            <w:rFonts w:cs="Arial"/>
          </w:rPr>
          <w:t>trict</w:t>
        </w:r>
        <w:r>
          <w:rPr>
            <w:rFonts w:ascii="Times New Roman" w:hAnsi="Times New Roman"/>
          </w:rPr>
          <w:t>.</w:t>
        </w:r>
      </w:ins>
    </w:p>
    <w:p w14:paraId="2EFB80F6" w14:textId="77777777" w:rsidR="00DA4BCD" w:rsidRDefault="00DA4BCD" w:rsidP="00150A49">
      <w:pPr>
        <w:numPr>
          <w:ilvl w:val="0"/>
          <w:numId w:val="146"/>
        </w:numPr>
        <w:contextualSpacing/>
        <w:rPr>
          <w:ins w:id="27196" w:author="Rev 8 Allen Wirfs-Brock" w:date="2012-06-15T13:56:00Z"/>
          <w:rFonts w:ascii="Times New Roman" w:hAnsi="Times New Roman"/>
        </w:rPr>
      </w:pPr>
      <w:ins w:id="27197" w:author="Rev 8 Allen Wirfs-Brock" w:date="2012-06-15T14:25:00Z">
        <w:r>
          <w:rPr>
            <w:rFonts w:ascii="Times New Roman" w:hAnsi="Times New Roman"/>
          </w:rPr>
          <w:t xml:space="preserve">Else set the [[ThisMode]] internal property of </w:t>
        </w:r>
        <w:r w:rsidRPr="00DA4BCD">
          <w:rPr>
            <w:rFonts w:ascii="Times New Roman" w:hAnsi="Times New Roman"/>
            <w:i/>
          </w:rPr>
          <w:t>F</w:t>
        </w:r>
        <w:r>
          <w:rPr>
            <w:rFonts w:ascii="Times New Roman" w:hAnsi="Times New Roman"/>
          </w:rPr>
          <w:t xml:space="preserve"> to </w:t>
        </w:r>
      </w:ins>
      <w:ins w:id="27198" w:author="Rev 8 Allen Wirfs-Brock" w:date="2012-06-15T14:30:00Z">
        <w:r w:rsidR="00A44DAF">
          <w:rPr>
            <w:rFonts w:cs="Arial"/>
          </w:rPr>
          <w:t>global</w:t>
        </w:r>
      </w:ins>
      <w:ins w:id="27199" w:author="Rev 8 Allen Wirfs-Brock" w:date="2012-06-15T14:25:00Z">
        <w:r>
          <w:rPr>
            <w:rFonts w:ascii="Times New Roman" w:hAnsi="Times New Roman"/>
          </w:rPr>
          <w:t>.</w:t>
        </w:r>
      </w:ins>
    </w:p>
    <w:p w14:paraId="018F242E"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len</w:t>
      </w:r>
      <w:r w:rsidRPr="00E77497">
        <w:rPr>
          <w:rFonts w:ascii="Times New Roman" w:hAnsi="Times New Roman"/>
        </w:rPr>
        <w:t xml:space="preserve"> be the </w:t>
      </w:r>
      <w:del w:id="27200" w:author="Allen Wirfs-Brock" w:date="2011-07-09T12:17:00Z">
        <w:r w:rsidRPr="00E77497" w:rsidDel="003A5DB6">
          <w:rPr>
            <w:rFonts w:ascii="Times New Roman" w:hAnsi="Times New Roman"/>
          </w:rPr>
          <w:delText>number of formal parameters specified in</w:delText>
        </w:r>
      </w:del>
      <w:ins w:id="27201" w:author="Allen Wirfs-Brock" w:date="2011-07-09T12:17:00Z">
        <w:r w:rsidR="003A5DB6" w:rsidRPr="00E77497">
          <w:rPr>
            <w:rFonts w:ascii="Times New Roman" w:hAnsi="Times New Roman"/>
          </w:rPr>
          <w:t>ExpectedArgumentCount of</w:t>
        </w:r>
      </w:ins>
      <w:r w:rsidRPr="00E77497">
        <w:rPr>
          <w:rFonts w:ascii="Times New Roman" w:hAnsi="Times New Roman"/>
        </w:rPr>
        <w:t xml:space="preserve"> </w:t>
      </w:r>
      <w:r w:rsidRPr="00E77497">
        <w:rPr>
          <w:rFonts w:ascii="Times New Roman" w:hAnsi="Times New Roman"/>
          <w:i/>
        </w:rPr>
        <w:t>FormalParameterList</w:t>
      </w:r>
      <w:del w:id="27202" w:author="Allen Wirfs-Brock rev2" w:date="2011-07-20T13:50:00Z">
        <w:r w:rsidRPr="00E77497" w:rsidDel="002E2C0B">
          <w:rPr>
            <w:rFonts w:ascii="Times New Roman" w:hAnsi="Times New Roman"/>
          </w:rPr>
          <w:delText>.</w:delText>
        </w:r>
      </w:del>
      <w:del w:id="27203" w:author="Allen Wirfs-Brock" w:date="2011-07-09T12:18:00Z">
        <w:r w:rsidRPr="00E77497" w:rsidDel="003A5DB6">
          <w:rPr>
            <w:rFonts w:ascii="Times New Roman" w:hAnsi="Times New Roman"/>
          </w:rPr>
          <w:delText xml:space="preserve"> If no parameters are specified, let </w:delText>
        </w:r>
        <w:r w:rsidRPr="00E77497" w:rsidDel="003A5DB6">
          <w:rPr>
            <w:rFonts w:ascii="Times New Roman" w:hAnsi="Times New Roman"/>
            <w:i/>
          </w:rPr>
          <w:delText>len</w:delText>
        </w:r>
        <w:r w:rsidRPr="00E77497" w:rsidDel="003A5DB6">
          <w:rPr>
            <w:rFonts w:ascii="Times New Roman" w:hAnsi="Times New Roman"/>
          </w:rPr>
          <w:delText xml:space="preserve"> be 0</w:delText>
        </w:r>
      </w:del>
      <w:r w:rsidRPr="00E77497">
        <w:rPr>
          <w:rFonts w:ascii="Times New Roman" w:hAnsi="Times New Roman"/>
        </w:rPr>
        <w:t>.</w:t>
      </w:r>
    </w:p>
    <w:p w14:paraId="6B6B9EC6" w14:textId="77777777" w:rsidR="004C02EF" w:rsidRPr="00E77497" w:rsidRDefault="004C02EF" w:rsidP="00150A49">
      <w:pPr>
        <w:numPr>
          <w:ilvl w:val="0"/>
          <w:numId w:val="146"/>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w:t>
      </w:r>
      <w:r w:rsidRPr="00E77497">
        <w:rPr>
          <w:rFonts w:ascii="Courier New" w:hAnsi="Courier New"/>
          <w:b/>
        </w:rPr>
        <w:t>length</w:t>
      </w:r>
      <w:r w:rsidRPr="00E77497">
        <w:rPr>
          <w:rFonts w:ascii="Courier New" w:hAnsi="Courier New" w:cs="Courier New"/>
          <w:b/>
        </w:rPr>
        <w:t>"</w:t>
      </w:r>
      <w:r w:rsidRPr="00E77497">
        <w:rPr>
          <w:rFonts w:ascii="Times New Roman" w:hAnsi="Times New Roman"/>
        </w:rPr>
        <w:t xml:space="preserve">, Property Descriptor {[[Value]]: </w:t>
      </w:r>
      <w:r w:rsidRPr="00E77497">
        <w:rPr>
          <w:rFonts w:ascii="Times New Roman" w:hAnsi="Times New Roman"/>
          <w:i/>
        </w:rPr>
        <w:t>len</w:t>
      </w:r>
      <w:r w:rsidRPr="00E77497">
        <w:rPr>
          <w:rFonts w:ascii="Times New Roman" w:hAnsi="Times New Roman"/>
        </w:rPr>
        <w:t xml:space="preserve">, [[Writable]]: </w:t>
      </w:r>
      <w:r w:rsidRPr="00E77497">
        <w:rPr>
          <w:rFonts w:ascii="Times New Roman" w:hAnsi="Times New Roman"/>
          <w:b/>
        </w:rPr>
        <w:t>false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 xml:space="preserve">. </w:t>
      </w:r>
    </w:p>
    <w:p w14:paraId="1AB6F643" w14:textId="77777777" w:rsidR="0017338E" w:rsidRPr="00E77497" w:rsidRDefault="0017338E" w:rsidP="0017338E">
      <w:pPr>
        <w:numPr>
          <w:ilvl w:val="0"/>
          <w:numId w:val="146"/>
        </w:numPr>
        <w:contextualSpacing/>
        <w:rPr>
          <w:rFonts w:ascii="Times New Roman" w:hAnsi="Times New Roman"/>
        </w:rPr>
      </w:pPr>
      <w:r w:rsidRPr="00E77497">
        <w:rPr>
          <w:rFonts w:ascii="Times New Roman" w:hAnsi="Times New Roman"/>
        </w:rPr>
        <w:t>If</w:t>
      </w:r>
      <w:ins w:id="27204" w:author="Rev 7 Allen Wirfs-Brock" w:date="2012-04-27T13:18:00Z">
        <w:r w:rsidRPr="0017338E">
          <w:rPr>
            <w:rFonts w:ascii="Times New Roman" w:hAnsi="Times New Roman"/>
          </w:rPr>
          <w:t xml:space="preserve"> </w:t>
        </w:r>
        <w:r w:rsidRPr="0017338E">
          <w:rPr>
            <w:rFonts w:ascii="Times New Roman" w:hAnsi="Times New Roman"/>
            <w:i/>
          </w:rPr>
          <w:t>kind</w:t>
        </w:r>
        <w:r>
          <w:rPr>
            <w:rFonts w:ascii="Times New Roman" w:hAnsi="Times New Roman"/>
          </w:rPr>
          <w:t xml:space="preserve"> is </w:t>
        </w:r>
        <w:r w:rsidRPr="00DC488D">
          <w:rPr>
            <w:rFonts w:cs="Arial"/>
          </w:rPr>
          <w:t>Normal</w:t>
        </w:r>
      </w:ins>
      <w:r w:rsidRPr="00E77497">
        <w:rPr>
          <w:rFonts w:ascii="Times New Roman" w:hAnsi="Times New Roman"/>
        </w:rPr>
        <w:t xml:space="preserve"> </w:t>
      </w:r>
      <w:ins w:id="27205" w:author="Rev 7 Allen Wirfs-Brock" w:date="2012-04-27T13:19:00Z">
        <w:r>
          <w:rPr>
            <w:rFonts w:ascii="Times New Roman" w:hAnsi="Times New Roman"/>
          </w:rPr>
          <w:t>and</w:t>
        </w:r>
        <w:r w:rsidRPr="00E77497">
          <w:rPr>
            <w:rFonts w:ascii="Times New Roman" w:hAnsi="Times New Roman"/>
          </w:rPr>
          <w:t xml:space="preserve"> </w:t>
        </w:r>
      </w:ins>
      <w:r w:rsidRPr="00E77497">
        <w:rPr>
          <w:rFonts w:ascii="Times New Roman" w:hAnsi="Times New Roman"/>
          <w:i/>
        </w:rPr>
        <w:t>Strict</w:t>
      </w:r>
      <w:r w:rsidRPr="00E77497">
        <w:rPr>
          <w:rFonts w:ascii="Times New Roman" w:hAnsi="Times New Roman"/>
        </w:rPr>
        <w:t xml:space="preserve"> is </w:t>
      </w:r>
      <w:r w:rsidRPr="00E77497">
        <w:rPr>
          <w:rFonts w:ascii="Times New Roman" w:hAnsi="Times New Roman"/>
          <w:b/>
        </w:rPr>
        <w:t>true</w:t>
      </w:r>
      <w:r w:rsidRPr="00E77497">
        <w:rPr>
          <w:rFonts w:ascii="Times New Roman" w:hAnsi="Times New Roman"/>
        </w:rPr>
        <w:t>, then</w:t>
      </w:r>
    </w:p>
    <w:p w14:paraId="78122FBE" w14:textId="77777777" w:rsidR="0017338E" w:rsidRPr="00E77497" w:rsidRDefault="0017338E" w:rsidP="0017338E">
      <w:pPr>
        <w:numPr>
          <w:ilvl w:val="1"/>
          <w:numId w:val="146"/>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thrower</w:t>
      </w:r>
      <w:r w:rsidRPr="00E77497">
        <w:rPr>
          <w:rFonts w:ascii="Times New Roman" w:hAnsi="Times New Roman"/>
        </w:rPr>
        <w:t xml:space="preserve"> be the [[ThrowTypeError]] function Object (13.</w:t>
      </w:r>
      <w:del w:id="27206" w:author="Rev 7 Allen Wirfs-Brock" w:date="2012-04-27T13:19:00Z">
        <w:r w:rsidRPr="00E77497" w:rsidDel="0017338E">
          <w:rPr>
            <w:rFonts w:ascii="Times New Roman" w:hAnsi="Times New Roman"/>
          </w:rPr>
          <w:delText>2</w:delText>
        </w:r>
      </w:del>
      <w:ins w:id="27207" w:author="Rev 7 Allen Wirfs-Brock" w:date="2012-04-27T13:19:00Z">
        <w:r>
          <w:rPr>
            <w:rFonts w:ascii="Times New Roman" w:hAnsi="Times New Roman"/>
          </w:rPr>
          <w:t>5</w:t>
        </w:r>
      </w:ins>
      <w:r w:rsidRPr="00E77497">
        <w:rPr>
          <w:rFonts w:ascii="Times New Roman" w:hAnsi="Times New Roman"/>
        </w:rPr>
        <w:t>.3).</w:t>
      </w:r>
    </w:p>
    <w:p w14:paraId="6CBE9032" w14:textId="77777777" w:rsidR="0017338E" w:rsidRPr="00E77497" w:rsidRDefault="0017338E" w:rsidP="0017338E">
      <w:pPr>
        <w:numPr>
          <w:ilvl w:val="1"/>
          <w:numId w:val="146"/>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"caller"</w:t>
      </w:r>
      <w:r w:rsidRPr="00E77497">
        <w:rPr>
          <w:rFonts w:ascii="Times New Roman" w:hAnsi="Times New Roman"/>
        </w:rPr>
        <w:t xml:space="preserve">, PropertyDescriptor {[[Get]]: </w:t>
      </w:r>
      <w:r w:rsidRPr="00E77497">
        <w:rPr>
          <w:rFonts w:ascii="Times New Roman" w:hAnsi="Times New Roman"/>
          <w:i/>
        </w:rPr>
        <w:t>thrower</w:t>
      </w:r>
      <w:r w:rsidRPr="00E77497">
        <w:rPr>
          <w:rFonts w:ascii="Times New Roman" w:hAnsi="Times New Roman"/>
        </w:rPr>
        <w:t xml:space="preserve">, [[Set]]: </w:t>
      </w:r>
      <w:r w:rsidRPr="00E77497">
        <w:rPr>
          <w:rFonts w:ascii="Times New Roman" w:hAnsi="Times New Roman"/>
          <w:i/>
        </w:rPr>
        <w:t>thrower</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w:t>
      </w:r>
    </w:p>
    <w:p w14:paraId="65AEB7E3" w14:textId="77777777" w:rsidR="0017338E" w:rsidRPr="00E77497" w:rsidRDefault="0017338E" w:rsidP="0017338E">
      <w:pPr>
        <w:numPr>
          <w:ilvl w:val="1"/>
          <w:numId w:val="146"/>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"arguments"</w:t>
      </w:r>
      <w:r w:rsidRPr="00E77497">
        <w:rPr>
          <w:rFonts w:ascii="Times New Roman" w:hAnsi="Times New Roman"/>
        </w:rPr>
        <w:t xml:space="preserve">, PropertyDescriptor {[[Get]]: </w:t>
      </w:r>
      <w:r w:rsidRPr="00E77497">
        <w:rPr>
          <w:rFonts w:ascii="Times New Roman" w:hAnsi="Times New Roman"/>
          <w:i/>
        </w:rPr>
        <w:t>thrower</w:t>
      </w:r>
      <w:r w:rsidRPr="00E77497">
        <w:rPr>
          <w:rFonts w:ascii="Times New Roman" w:hAnsi="Times New Roman"/>
        </w:rPr>
        <w:t xml:space="preserve">, [[Set]]: </w:t>
      </w:r>
      <w:r w:rsidRPr="00E77497">
        <w:rPr>
          <w:rFonts w:ascii="Times New Roman" w:hAnsi="Times New Roman"/>
          <w:i/>
        </w:rPr>
        <w:t>thrower</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w:t>
      </w:r>
    </w:p>
    <w:p w14:paraId="7AD164B1" w14:textId="77777777" w:rsidR="0017338E" w:rsidRPr="00E77497" w:rsidRDefault="0017338E" w:rsidP="0017338E">
      <w:pPr>
        <w:numPr>
          <w:ilvl w:val="0"/>
          <w:numId w:val="146"/>
        </w:numPr>
        <w:contextualSpacing/>
        <w:rPr>
          <w:rFonts w:ascii="Times New Roman" w:hAnsi="Times New Roman"/>
        </w:rPr>
      </w:pPr>
      <w:r w:rsidRPr="00E77497">
        <w:rPr>
          <w:rFonts w:ascii="Times New Roman" w:hAnsi="Times New Roman"/>
        </w:rPr>
        <w:t xml:space="preserve">Set the [[Strict]] internal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i/>
        </w:rPr>
        <w:t>Strict</w:t>
      </w:r>
      <w:r w:rsidRPr="00E77497">
        <w:rPr>
          <w:rFonts w:ascii="Times New Roman" w:hAnsi="Times New Roman"/>
        </w:rPr>
        <w:t>.</w:t>
      </w:r>
    </w:p>
    <w:p w14:paraId="4E10C35A" w14:textId="77777777" w:rsidR="0017338E" w:rsidRDefault="0017338E" w:rsidP="00630A5A">
      <w:pPr>
        <w:numPr>
          <w:ilvl w:val="0"/>
          <w:numId w:val="146"/>
        </w:numPr>
        <w:rPr>
          <w:ins w:id="27208" w:author="Rev 7 Allen Wirfs-Brock" w:date="2012-04-27T13:17:00Z"/>
          <w:rFonts w:ascii="Times New Roman" w:hAnsi="Times New Roman"/>
        </w:rPr>
      </w:pPr>
      <w:r w:rsidRPr="00E77497">
        <w:rPr>
          <w:rFonts w:ascii="Times New Roman" w:hAnsi="Times New Roman"/>
        </w:rPr>
        <w:t xml:space="preserve">Return </w:t>
      </w:r>
      <w:r w:rsidRPr="00E77497">
        <w:rPr>
          <w:rFonts w:ascii="Times New Roman" w:hAnsi="Times New Roman"/>
          <w:i/>
        </w:rPr>
        <w:t>F</w:t>
      </w:r>
      <w:r w:rsidRPr="00E77497">
        <w:rPr>
          <w:rFonts w:ascii="Times New Roman" w:hAnsi="Times New Roman"/>
        </w:rPr>
        <w:t>.</w:t>
      </w:r>
    </w:p>
    <w:p w14:paraId="742320A5" w14:textId="77777777" w:rsidR="0017338E" w:rsidRPr="00E77497" w:rsidRDefault="0017338E" w:rsidP="00630A5A">
      <w:ins w:id="27209" w:author="Rev 7 Allen Wirfs-Brock" w:date="2012-04-27T13:21:00Z">
        <w:r>
          <w:t xml:space="preserve">The abstract operation </w:t>
        </w:r>
      </w:ins>
      <w:ins w:id="27210" w:author="Rev 7 Allen Wirfs-Brock" w:date="2012-04-27T13:22:00Z">
        <w:r>
          <w:t>Make</w:t>
        </w:r>
      </w:ins>
      <w:ins w:id="27211" w:author="Rev 7 Allen Wirfs-Brock" w:date="2012-04-27T13:21:00Z">
        <w:r>
          <w:t>C</w:t>
        </w:r>
      </w:ins>
      <w:ins w:id="27212" w:author="Rev 7 Allen Wirfs-Brock" w:date="2012-04-27T13:22:00Z">
        <w:r>
          <w:t>onstructor</w:t>
        </w:r>
      </w:ins>
      <w:ins w:id="27213" w:author="Rev 7 Allen Wirfs-Brock" w:date="2012-04-27T13:21:00Z">
        <w:r>
          <w:t xml:space="preserve"> requires </w:t>
        </w:r>
      </w:ins>
      <w:ins w:id="27214" w:author="Rev 7 Allen Wirfs-Brock" w:date="2012-04-27T13:23:00Z">
        <w:r>
          <w:t xml:space="preserve">a Function argument </w:t>
        </w:r>
      </w:ins>
      <w:ins w:id="27215" w:author="Rev 7 Allen Wirfs-Brock" w:date="2012-04-27T13:24:00Z">
        <w:r w:rsidRPr="00E77497">
          <w:rPr>
            <w:rFonts w:ascii="Times New Roman" w:hAnsi="Times New Roman"/>
            <w:i/>
          </w:rPr>
          <w:t>F</w:t>
        </w:r>
      </w:ins>
      <w:ins w:id="27216" w:author="Rev 7 Allen Wirfs-Brock" w:date="2012-04-27T13:21:00Z">
        <w:r>
          <w:t xml:space="preserve"> and optionally, </w:t>
        </w:r>
      </w:ins>
      <w:ins w:id="27217" w:author="Rev 7 Allen Wirfs-Brock" w:date="2012-04-27T13:40:00Z">
        <w:r w:rsidR="00254DA7">
          <w:t xml:space="preserve">a Boolean </w:t>
        </w:r>
      </w:ins>
      <w:ins w:id="27218" w:author="Rev 7 Allen Wirfs-Brock" w:date="2012-04-27T13:50:00Z">
        <w:r w:rsidR="009E6839">
          <w:rPr>
            <w:rFonts w:ascii="Times New Roman" w:hAnsi="Times New Roman"/>
            <w:i/>
          </w:rPr>
          <w:t>writablePrototype</w:t>
        </w:r>
      </w:ins>
      <w:ins w:id="27219" w:author="Rev 7 Allen Wirfs-Brock" w:date="2012-04-27T13:40:00Z">
        <w:r w:rsidR="00254DA7">
          <w:t xml:space="preserve"> and </w:t>
        </w:r>
      </w:ins>
      <w:ins w:id="27220" w:author="Rev 7 Allen Wirfs-Brock" w:date="2012-04-27T13:21:00Z">
        <w:r>
          <w:t xml:space="preserve">an object </w:t>
        </w:r>
        <w:r>
          <w:rPr>
            <w:rFonts w:ascii="Times New Roman" w:hAnsi="Times New Roman"/>
            <w:i/>
          </w:rPr>
          <w:t>prototype</w:t>
        </w:r>
      </w:ins>
      <w:ins w:id="27221" w:author="Rev 7 Allen Wirfs-Brock" w:date="2012-04-27T13:25:00Z">
        <w:r w:rsidR="00630A5A">
          <w:t>.</w:t>
        </w:r>
      </w:ins>
      <w:ins w:id="27222" w:author="Rev 8 Allen Wirfs-Brock" w:date="2012-06-11T17:43:00Z">
        <w:r w:rsidR="0025447D">
          <w:t xml:space="preserve"> If </w:t>
        </w:r>
        <w:r w:rsidR="0025447D">
          <w:rPr>
            <w:rFonts w:ascii="Times New Roman" w:hAnsi="Times New Roman"/>
            <w:i/>
          </w:rPr>
          <w:t>prototype</w:t>
        </w:r>
        <w:r w:rsidR="0025447D">
          <w:t xml:space="preserve"> is provided it is assume to already contain a </w:t>
        </w:r>
      </w:ins>
      <w:ins w:id="27223" w:author="Rev 8 Allen Wirfs-Brock" w:date="2012-06-11T17:44:00Z">
        <w:r w:rsidR="0025447D" w:rsidRPr="00E77497">
          <w:rPr>
            <w:rFonts w:ascii="Courier New" w:hAnsi="Courier New" w:cs="Courier New"/>
            <w:b/>
          </w:rPr>
          <w:t>"</w:t>
        </w:r>
        <w:r w:rsidR="0025447D">
          <w:rPr>
            <w:rFonts w:ascii="Courier New" w:hAnsi="Courier New" w:cs="Courier New"/>
            <w:b/>
          </w:rPr>
          <w:t>constructor</w:t>
        </w:r>
        <w:r w:rsidR="0025447D" w:rsidRPr="00E77497">
          <w:rPr>
            <w:rFonts w:ascii="Courier New" w:hAnsi="Courier New" w:cs="Courier New"/>
            <w:b/>
          </w:rPr>
          <w:t>"</w:t>
        </w:r>
        <w:r w:rsidR="0025447D" w:rsidRPr="0025447D">
          <w:t xml:space="preserve"> </w:t>
        </w:r>
        <w:r w:rsidR="0025447D">
          <w:t xml:space="preserve">whose value is </w:t>
        </w:r>
        <w:r w:rsidR="0025447D" w:rsidRPr="00E77497">
          <w:rPr>
            <w:rFonts w:ascii="Times New Roman" w:hAnsi="Times New Roman"/>
            <w:i/>
          </w:rPr>
          <w:t>F</w:t>
        </w:r>
        <w:r w:rsidR="0025447D">
          <w:t xml:space="preserve">. </w:t>
        </w:r>
      </w:ins>
      <w:ins w:id="27224" w:author="Rev 7 Allen Wirfs-Brock" w:date="2012-04-27T13:21:00Z">
        <w:del w:id="27225" w:author="Rev 8 Allen Wirfs-Brock" w:date="2012-06-11T17:44:00Z">
          <w:r w:rsidDel="0025447D">
            <w:delText xml:space="preserve"> </w:delText>
          </w:r>
        </w:del>
      </w:ins>
      <w:ins w:id="27226" w:author="Rev 7 Allen Wirfs-Brock" w:date="2012-04-27T13:25:00Z">
        <w:r w:rsidR="00630A5A">
          <w:t xml:space="preserve">It converts </w:t>
        </w:r>
        <w:r w:rsidR="00630A5A" w:rsidRPr="00630A5A">
          <w:rPr>
            <w:rFonts w:ascii="Times New Roman" w:hAnsi="Times New Roman"/>
            <w:i/>
          </w:rPr>
          <w:t>F</w:t>
        </w:r>
        <w:r w:rsidR="00630A5A">
          <w:t xml:space="preserve"> into a constructor by </w:t>
        </w:r>
      </w:ins>
      <w:ins w:id="27227" w:author="Rev 7 Allen Wirfs-Brock" w:date="2012-04-27T13:21:00Z">
        <w:r w:rsidRPr="00DC488D">
          <w:rPr>
            <w:rFonts w:cs="Arial"/>
          </w:rPr>
          <w:t>performs the following steps</w:t>
        </w:r>
        <w:r w:rsidRPr="00E77497">
          <w:t>:</w:t>
        </w:r>
      </w:ins>
    </w:p>
    <w:p w14:paraId="02A848B1" w14:textId="77777777" w:rsidR="0025447D" w:rsidRDefault="0025447D" w:rsidP="0025447D">
      <w:pPr>
        <w:numPr>
          <w:ilvl w:val="0"/>
          <w:numId w:val="876"/>
        </w:numPr>
        <w:contextualSpacing/>
        <w:rPr>
          <w:ins w:id="27228" w:author="Rev 8 Allen Wirfs-Brock" w:date="2012-06-11T17:46:00Z"/>
          <w:rFonts w:ascii="Times New Roman" w:hAnsi="Times New Roman"/>
        </w:rPr>
      </w:pPr>
      <w:ins w:id="27229" w:author="Rev 8 Allen Wirfs-Brock" w:date="2012-06-11T17:46:00Z">
        <w:r>
          <w:rPr>
            <w:rFonts w:ascii="Times New Roman" w:hAnsi="Times New Roman"/>
          </w:rPr>
          <w:t xml:space="preserve">Let </w:t>
        </w:r>
        <w:r w:rsidRPr="0025447D">
          <w:rPr>
            <w:rFonts w:ascii="Times New Roman" w:hAnsi="Times New Roman"/>
            <w:i/>
          </w:rPr>
          <w:t>installNeeded</w:t>
        </w:r>
        <w:r>
          <w:rPr>
            <w:rFonts w:ascii="Times New Roman" w:hAnsi="Times New Roman"/>
          </w:rPr>
          <w:t xml:space="preserve"> be </w:t>
        </w:r>
        <w:r w:rsidRPr="0025447D">
          <w:rPr>
            <w:rFonts w:ascii="Times New Roman" w:hAnsi="Times New Roman"/>
            <w:b/>
          </w:rPr>
          <w:t>false</w:t>
        </w:r>
        <w:r>
          <w:rPr>
            <w:rFonts w:ascii="Times New Roman" w:hAnsi="Times New Roman"/>
          </w:rPr>
          <w:t>.</w:t>
        </w:r>
      </w:ins>
    </w:p>
    <w:p w14:paraId="0CF94D66" w14:textId="77777777" w:rsidR="00630A5A" w:rsidRPr="00630A5A" w:rsidRDefault="00630A5A" w:rsidP="0025447D">
      <w:pPr>
        <w:numPr>
          <w:ilvl w:val="0"/>
          <w:numId w:val="876"/>
        </w:numPr>
        <w:contextualSpacing/>
        <w:rPr>
          <w:ins w:id="27230" w:author="Rev 7 Allen Wirfs-Brock" w:date="2012-04-27T13:26:00Z"/>
          <w:rFonts w:ascii="Times New Roman" w:hAnsi="Times New Roman"/>
        </w:rPr>
      </w:pPr>
      <w:ins w:id="27231" w:author="Rev 7 Allen Wirfs-Brock" w:date="2012-04-27T13:26:00Z">
        <w:r>
          <w:rPr>
            <w:rFonts w:ascii="Times New Roman" w:hAnsi="Times New Roman"/>
          </w:rPr>
          <w:t xml:space="preserve">If the </w:t>
        </w:r>
        <w:r w:rsidRPr="00DC488D">
          <w:rPr>
            <w:rFonts w:ascii="Times New Roman" w:hAnsi="Times New Roman"/>
            <w:i/>
          </w:rPr>
          <w:t>prototype</w:t>
        </w:r>
        <w:r>
          <w:rPr>
            <w:rFonts w:ascii="Times New Roman" w:hAnsi="Times New Roman"/>
          </w:rPr>
          <w:t xml:space="preserve"> argument was not provided,then </w:t>
        </w:r>
      </w:ins>
    </w:p>
    <w:p w14:paraId="531B0425" w14:textId="77777777" w:rsidR="00D90AF7" w:rsidRDefault="00D90AF7" w:rsidP="0025447D">
      <w:pPr>
        <w:numPr>
          <w:ilvl w:val="1"/>
          <w:numId w:val="878"/>
        </w:numPr>
        <w:contextualSpacing/>
        <w:rPr>
          <w:ins w:id="27232" w:author="Rev 8 Allen Wirfs-Brock" w:date="2012-06-11T17:42:00Z"/>
          <w:rFonts w:ascii="Times New Roman" w:hAnsi="Times New Roman"/>
        </w:rPr>
      </w:pPr>
      <w:ins w:id="27233" w:author="Rev 8 Allen Wirfs-Brock" w:date="2012-06-11T17:42:00Z">
        <w:r>
          <w:rPr>
            <w:rFonts w:ascii="Times New Roman" w:hAnsi="Times New Roman"/>
          </w:rPr>
          <w:t xml:space="preserve">Let </w:t>
        </w:r>
        <w:r w:rsidRPr="0025447D">
          <w:rPr>
            <w:rFonts w:ascii="Times New Roman" w:hAnsi="Times New Roman"/>
            <w:i/>
          </w:rPr>
          <w:t>instal</w:t>
        </w:r>
      </w:ins>
      <w:ins w:id="27234" w:author="Rev 8 Allen Wirfs-Brock" w:date="2012-06-11T17:46:00Z">
        <w:r w:rsidR="0025447D" w:rsidRPr="0025447D">
          <w:rPr>
            <w:rFonts w:ascii="Times New Roman" w:hAnsi="Times New Roman"/>
            <w:i/>
          </w:rPr>
          <w:t>lNeeded</w:t>
        </w:r>
      </w:ins>
      <w:ins w:id="27235" w:author="Rev 8 Allen Wirfs-Brock" w:date="2012-06-11T17:42:00Z">
        <w:r>
          <w:rPr>
            <w:rFonts w:ascii="Times New Roman" w:hAnsi="Times New Roman"/>
          </w:rPr>
          <w:t xml:space="preserve"> be </w:t>
        </w:r>
      </w:ins>
      <w:ins w:id="27236" w:author="Rev 8 Allen Wirfs-Brock" w:date="2012-06-11T17:46:00Z">
        <w:r w:rsidR="0025447D" w:rsidRPr="0025447D">
          <w:rPr>
            <w:rFonts w:ascii="Times New Roman" w:hAnsi="Times New Roman"/>
            <w:b/>
          </w:rPr>
          <w:t>true</w:t>
        </w:r>
      </w:ins>
      <w:ins w:id="27237" w:author="Rev 8 Allen Wirfs-Brock" w:date="2012-06-11T17:42:00Z">
        <w:r>
          <w:rPr>
            <w:rFonts w:ascii="Times New Roman" w:hAnsi="Times New Roman"/>
          </w:rPr>
          <w:t>.</w:t>
        </w:r>
      </w:ins>
    </w:p>
    <w:p w14:paraId="4E7AD1DA" w14:textId="77777777" w:rsidR="00630A5A" w:rsidRPr="00E77497" w:rsidRDefault="00630A5A" w:rsidP="0025447D">
      <w:pPr>
        <w:numPr>
          <w:ilvl w:val="1"/>
          <w:numId w:val="878"/>
        </w:numPr>
        <w:contextualSpacing/>
        <w:rPr>
          <w:ins w:id="27238" w:author="Rev 7 Allen Wirfs-Brock" w:date="2012-04-27T13:27:00Z"/>
          <w:rFonts w:ascii="Times New Roman" w:hAnsi="Times New Roman"/>
        </w:rPr>
      </w:pPr>
      <w:ins w:id="27239" w:author="Rev 7 Allen Wirfs-Brock" w:date="2012-04-27T13:27:00Z">
        <w:r w:rsidRPr="00E77497">
          <w:rPr>
            <w:rFonts w:ascii="Times New Roman" w:hAnsi="Times New Roman"/>
          </w:rPr>
          <w:t xml:space="preserve">Let </w:t>
        </w:r>
      </w:ins>
      <w:ins w:id="27240" w:author="Rev 7 Allen Wirfs-Brock" w:date="2012-04-27T13:28:00Z">
        <w:r w:rsidRPr="0025447D">
          <w:rPr>
            <w:rFonts w:ascii="Times New Roman" w:hAnsi="Times New Roman"/>
            <w:i/>
          </w:rPr>
          <w:t>prototype</w:t>
        </w:r>
        <w:r>
          <w:rPr>
            <w:rFonts w:ascii="Times New Roman" w:hAnsi="Times New Roman"/>
          </w:rPr>
          <w:t xml:space="preserve"> </w:t>
        </w:r>
      </w:ins>
      <w:ins w:id="27241" w:author="Rev 7 Allen Wirfs-Brock" w:date="2012-04-27T13:27:00Z">
        <w:r w:rsidRPr="005F7AD6">
          <w:rPr>
            <w:rFonts w:ascii="Times New Roman" w:hAnsi="Times New Roman"/>
          </w:rPr>
          <w:t>be the result of the abstract</w:t>
        </w:r>
        <w:del w:id="27242" w:author="Rev 8 Allen Wirfs-Brock" w:date="2012-06-14T14:39:00Z">
          <w:r w:rsidRPr="005F7AD6" w:rsidDel="00D4543D">
            <w:rPr>
              <w:rFonts w:ascii="Times New Roman" w:hAnsi="Times New Roman"/>
            </w:rPr>
            <w:delText>ion</w:delText>
          </w:r>
        </w:del>
        <w:r w:rsidRPr="005F7AD6">
          <w:rPr>
            <w:rFonts w:ascii="Times New Roman" w:hAnsi="Times New Roman"/>
          </w:rPr>
          <w:t xml:space="preserve"> operation ObjectCreate</w:t>
        </w:r>
        <w:r>
          <w:rPr>
            <w:rFonts w:ascii="Times New Roman" w:hAnsi="Times New Roman"/>
          </w:rPr>
          <w:t xml:space="preserve"> (15.2)</w:t>
        </w:r>
        <w:r w:rsidRPr="00E77497">
          <w:rPr>
            <w:rFonts w:ascii="Times New Roman" w:hAnsi="Times New Roman"/>
          </w:rPr>
          <w:t>.</w:t>
        </w:r>
      </w:ins>
    </w:p>
    <w:p w14:paraId="58D1819E" w14:textId="77777777" w:rsidR="00254DA7" w:rsidRPr="00630A5A" w:rsidRDefault="00254DA7" w:rsidP="0025447D">
      <w:pPr>
        <w:numPr>
          <w:ilvl w:val="0"/>
          <w:numId w:val="880"/>
        </w:numPr>
        <w:contextualSpacing/>
        <w:rPr>
          <w:ins w:id="27243" w:author="Rev 7 Allen Wirfs-Brock" w:date="2012-04-27T13:42:00Z"/>
          <w:rFonts w:ascii="Times New Roman" w:hAnsi="Times New Roman"/>
        </w:rPr>
      </w:pPr>
      <w:ins w:id="27244" w:author="Rev 7 Allen Wirfs-Brock" w:date="2012-04-27T13:42:00Z">
        <w:r>
          <w:rPr>
            <w:rFonts w:ascii="Times New Roman" w:hAnsi="Times New Roman"/>
          </w:rPr>
          <w:t xml:space="preserve">If the </w:t>
        </w:r>
      </w:ins>
      <w:ins w:id="27245" w:author="Rev 7 Allen Wirfs-Brock" w:date="2012-04-27T13:50:00Z">
        <w:r w:rsidR="009E6839">
          <w:rPr>
            <w:rFonts w:ascii="Times New Roman" w:hAnsi="Times New Roman"/>
            <w:i/>
          </w:rPr>
          <w:t>writablePrototype</w:t>
        </w:r>
        <w:r w:rsidR="009E6839">
          <w:t xml:space="preserve"> </w:t>
        </w:r>
      </w:ins>
      <w:ins w:id="27246" w:author="Rev 7 Allen Wirfs-Brock" w:date="2012-04-27T13:42:00Z">
        <w:r>
          <w:rPr>
            <w:rFonts w:ascii="Times New Roman" w:hAnsi="Times New Roman"/>
          </w:rPr>
          <w:t xml:space="preserve">argument was not provided,then </w:t>
        </w:r>
      </w:ins>
    </w:p>
    <w:p w14:paraId="78667A0A" w14:textId="77777777" w:rsidR="00254DA7" w:rsidRPr="00E77497" w:rsidRDefault="00254DA7" w:rsidP="0025447D">
      <w:pPr>
        <w:numPr>
          <w:ilvl w:val="1"/>
          <w:numId w:val="886"/>
        </w:numPr>
        <w:contextualSpacing/>
        <w:rPr>
          <w:ins w:id="27247" w:author="Rev 7 Allen Wirfs-Brock" w:date="2012-04-27T13:42:00Z"/>
          <w:rFonts w:ascii="Times New Roman" w:hAnsi="Times New Roman"/>
        </w:rPr>
      </w:pPr>
      <w:ins w:id="27248" w:author="Rev 7 Allen Wirfs-Brock" w:date="2012-04-27T13:42:00Z">
        <w:r w:rsidRPr="00E77497">
          <w:rPr>
            <w:rFonts w:ascii="Times New Roman" w:hAnsi="Times New Roman"/>
          </w:rPr>
          <w:t xml:space="preserve">Let </w:t>
        </w:r>
      </w:ins>
      <w:ins w:id="27249" w:author="Rev 7 Allen Wirfs-Brock" w:date="2012-04-27T13:50:00Z">
        <w:r w:rsidR="009E6839">
          <w:rPr>
            <w:rFonts w:ascii="Times New Roman" w:hAnsi="Times New Roman"/>
            <w:i/>
          </w:rPr>
          <w:t>writablePrototype</w:t>
        </w:r>
        <w:r w:rsidR="009E6839">
          <w:t xml:space="preserve"> </w:t>
        </w:r>
      </w:ins>
      <w:ins w:id="27250" w:author="Rev 7 Allen Wirfs-Brock" w:date="2012-04-27T13:42:00Z">
        <w:r w:rsidRPr="005F7AD6">
          <w:rPr>
            <w:rFonts w:ascii="Times New Roman" w:hAnsi="Times New Roman"/>
          </w:rPr>
          <w:t xml:space="preserve">be </w:t>
        </w:r>
      </w:ins>
      <w:ins w:id="27251" w:author="Rev 7 Allen Wirfs-Brock" w:date="2012-04-27T13:43:00Z">
        <w:r>
          <w:rPr>
            <w:rFonts w:ascii="Times New Roman" w:hAnsi="Times New Roman"/>
            <w:b/>
          </w:rPr>
          <w:t>true</w:t>
        </w:r>
      </w:ins>
      <w:ins w:id="27252" w:author="Rev 7 Allen Wirfs-Brock" w:date="2012-04-27T13:42:00Z">
        <w:r w:rsidRPr="00E77497">
          <w:rPr>
            <w:rFonts w:ascii="Times New Roman" w:hAnsi="Times New Roman"/>
          </w:rPr>
          <w:t>.</w:t>
        </w:r>
      </w:ins>
    </w:p>
    <w:p w14:paraId="0E64C434" w14:textId="77777777" w:rsidR="001A5611" w:rsidRPr="00E77497" w:rsidRDefault="001A5611" w:rsidP="0025447D">
      <w:pPr>
        <w:numPr>
          <w:ilvl w:val="0"/>
          <w:numId w:val="879"/>
        </w:numPr>
        <w:contextualSpacing/>
        <w:rPr>
          <w:ins w:id="27253" w:author="Rev 7 Allen Wirfs-Brock" w:date="2012-04-20T14:19:00Z"/>
          <w:rFonts w:ascii="Times New Roman" w:hAnsi="Times New Roman"/>
        </w:rPr>
      </w:pPr>
      <w:ins w:id="27254" w:author="Rev 7 Allen Wirfs-Brock" w:date="2012-04-20T14:19:00Z">
        <w:r w:rsidRPr="00E77497">
          <w:rPr>
            <w:rFonts w:ascii="Times New Roman" w:hAnsi="Times New Roman"/>
          </w:rPr>
          <w:t xml:space="preserve">Set the [[Construct]] internal property of </w:t>
        </w:r>
        <w:r w:rsidRPr="00E77497">
          <w:rPr>
            <w:rFonts w:ascii="Times New Roman" w:hAnsi="Times New Roman"/>
            <w:i/>
          </w:rPr>
          <w:t>F</w:t>
        </w:r>
        <w:r w:rsidRPr="00E77497">
          <w:rPr>
            <w:rFonts w:ascii="Times New Roman" w:hAnsi="Times New Roman"/>
          </w:rPr>
          <w:t xml:space="preserve"> as described in 13.</w:t>
        </w:r>
      </w:ins>
      <w:ins w:id="27255" w:author="Rev 7 Allen Wirfs-Brock" w:date="2012-04-27T13:29:00Z">
        <w:r w:rsidR="00630A5A">
          <w:rPr>
            <w:rFonts w:ascii="Times New Roman" w:hAnsi="Times New Roman"/>
          </w:rPr>
          <w:t>5</w:t>
        </w:r>
      </w:ins>
      <w:ins w:id="27256" w:author="Rev 7 Allen Wirfs-Brock" w:date="2012-04-20T14:19:00Z">
        <w:r w:rsidRPr="00E77497">
          <w:rPr>
            <w:rFonts w:ascii="Times New Roman" w:hAnsi="Times New Roman"/>
          </w:rPr>
          <w:t>.2.</w:t>
        </w:r>
      </w:ins>
    </w:p>
    <w:p w14:paraId="4AC7A807" w14:textId="77777777" w:rsidR="001A5611" w:rsidRDefault="001A5611" w:rsidP="0025447D">
      <w:pPr>
        <w:numPr>
          <w:ilvl w:val="0"/>
          <w:numId w:val="879"/>
        </w:numPr>
        <w:contextualSpacing/>
        <w:rPr>
          <w:ins w:id="27257" w:author="Rev 8 Allen Wirfs-Brock" w:date="2012-06-11T17:45:00Z"/>
          <w:rFonts w:ascii="Times New Roman" w:hAnsi="Times New Roman"/>
        </w:rPr>
      </w:pPr>
      <w:ins w:id="27258" w:author="Rev 7 Allen Wirfs-Brock" w:date="2012-04-20T14:19:00Z">
        <w:r w:rsidRPr="00E77497">
          <w:rPr>
            <w:rFonts w:ascii="Times New Roman" w:hAnsi="Times New Roman"/>
          </w:rPr>
          <w:t xml:space="preserve">Set the [[HasInstance]] internal property of </w:t>
        </w:r>
        <w:r w:rsidRPr="00E77497">
          <w:rPr>
            <w:rFonts w:ascii="Times New Roman" w:hAnsi="Times New Roman"/>
            <w:i/>
          </w:rPr>
          <w:t>F</w:t>
        </w:r>
        <w:r w:rsidRPr="00E77497">
          <w:rPr>
            <w:rFonts w:ascii="Times New Roman" w:hAnsi="Times New Roman"/>
          </w:rPr>
          <w:t xml:space="preserve"> as described in 15.3.5.3.</w:t>
        </w:r>
      </w:ins>
    </w:p>
    <w:p w14:paraId="6885E3AA" w14:textId="77777777" w:rsidR="0025447D" w:rsidRPr="00E77497" w:rsidDel="0025447D" w:rsidRDefault="0025447D" w:rsidP="0025447D">
      <w:pPr>
        <w:numPr>
          <w:ilvl w:val="0"/>
          <w:numId w:val="879"/>
        </w:numPr>
        <w:contextualSpacing/>
        <w:rPr>
          <w:ins w:id="27259" w:author="Rev 7 Allen Wirfs-Brock" w:date="2012-04-20T14:19:00Z"/>
          <w:del w:id="27260" w:author="Rev 8 Allen Wirfs-Brock" w:date="2012-06-11T17:54:00Z"/>
          <w:rFonts w:ascii="Times New Roman" w:hAnsi="Times New Roman"/>
        </w:rPr>
      </w:pPr>
      <w:ins w:id="27261" w:author="Rev 8 Allen Wirfs-Brock" w:date="2012-06-11T17:45:00Z">
        <w:r>
          <w:rPr>
            <w:rFonts w:ascii="Times New Roman" w:hAnsi="Times New Roman"/>
          </w:rPr>
          <w:t xml:space="preserve">If </w:t>
        </w:r>
        <w:r w:rsidRPr="0025447D">
          <w:rPr>
            <w:rFonts w:ascii="Times New Roman" w:hAnsi="Times New Roman"/>
            <w:i/>
          </w:rPr>
          <w:t>install</w:t>
        </w:r>
      </w:ins>
      <w:ins w:id="27262" w:author="Rev 8 Allen Wirfs-Brock" w:date="2012-06-11T17:47:00Z">
        <w:r w:rsidRPr="0025447D">
          <w:rPr>
            <w:rFonts w:ascii="Times New Roman" w:hAnsi="Times New Roman"/>
            <w:i/>
          </w:rPr>
          <w:t>Needed</w:t>
        </w:r>
        <w:r>
          <w:rPr>
            <w:rFonts w:ascii="Times New Roman" w:hAnsi="Times New Roman"/>
          </w:rPr>
          <w:t>, then</w:t>
        </w:r>
      </w:ins>
    </w:p>
    <w:p w14:paraId="737BE9C4" w14:textId="77777777" w:rsidR="0025447D" w:rsidRPr="0025447D" w:rsidRDefault="0025447D" w:rsidP="0025447D">
      <w:pPr>
        <w:numPr>
          <w:ilvl w:val="0"/>
          <w:numId w:val="879"/>
        </w:numPr>
        <w:contextualSpacing/>
        <w:rPr>
          <w:ins w:id="27263" w:author="Rev 8 Allen Wirfs-Brock" w:date="2012-06-11T17:49:00Z"/>
          <w:rFonts w:ascii="Times New Roman" w:hAnsi="Times New Roman"/>
        </w:rPr>
      </w:pPr>
      <w:ins w:id="27264" w:author="Rev 8 Allen Wirfs-Brock" w:date="2012-06-11T17:49:00Z">
        <w:r w:rsidRPr="0025447D">
          <w:rPr>
            <w:rFonts w:ascii="Times New Roman" w:hAnsi="Times New Roman"/>
          </w:rPr>
          <w:t xml:space="preserve"> </w:t>
        </w:r>
      </w:ins>
    </w:p>
    <w:p w14:paraId="73C3EB74" w14:textId="77777777" w:rsidR="00254DA7" w:rsidDel="00D90AF7" w:rsidRDefault="00254DA7" w:rsidP="0025447D">
      <w:pPr>
        <w:numPr>
          <w:ilvl w:val="1"/>
          <w:numId w:val="885"/>
        </w:numPr>
        <w:contextualSpacing/>
        <w:rPr>
          <w:ins w:id="27265" w:author="Rev 7 Allen Wirfs-Brock" w:date="2012-04-27T13:35:00Z"/>
          <w:del w:id="27266" w:author="Rev 8 Allen Wirfs-Brock" w:date="2012-06-11T17:33:00Z"/>
          <w:rFonts w:ascii="Times New Roman" w:hAnsi="Times New Roman"/>
        </w:rPr>
      </w:pPr>
      <w:ins w:id="27267" w:author="Rev 7 Allen Wirfs-Brock" w:date="2012-04-27T13:36:00Z">
        <w:del w:id="27268" w:author="Rev 8 Allen Wirfs-Brock" w:date="2012-06-11T17:33:00Z">
          <w:r w:rsidDel="00D90AF7">
            <w:rPr>
              <w:rFonts w:ascii="Times New Roman" w:hAnsi="Times New Roman"/>
            </w:rPr>
            <w:delText>S</w:delText>
          </w:r>
        </w:del>
      </w:ins>
      <w:ins w:id="27269" w:author="Rev 7 Allen Wirfs-Brock" w:date="2012-04-27T13:35:00Z">
        <w:del w:id="27270" w:author="Rev 8 Allen Wirfs-Brock" w:date="2012-06-11T17:33:00Z">
          <w:r w:rsidDel="00D90AF7">
            <w:rPr>
              <w:rFonts w:ascii="Times New Roman" w:hAnsi="Times New Roman"/>
            </w:rPr>
            <w:delText xml:space="preserve">et the [[Home]] internal property of </w:delText>
          </w:r>
          <w:r w:rsidRPr="0025447D" w:rsidDel="00D90AF7">
            <w:rPr>
              <w:rFonts w:ascii="Times New Roman" w:hAnsi="Times New Roman"/>
              <w:i/>
            </w:rPr>
            <w:delText>F</w:delText>
          </w:r>
          <w:r w:rsidDel="00D90AF7">
            <w:rPr>
              <w:rFonts w:ascii="Times New Roman" w:hAnsi="Times New Roman"/>
            </w:rPr>
            <w:delText xml:space="preserve"> to </w:delText>
          </w:r>
        </w:del>
      </w:ins>
      <w:ins w:id="27271" w:author="Rev 7 Allen Wirfs-Brock" w:date="2012-04-27T13:36:00Z">
        <w:del w:id="27272" w:author="Rev 8 Allen Wirfs-Brock" w:date="2012-06-11T17:33:00Z">
          <w:r w:rsidRPr="0025447D" w:rsidDel="00D90AF7">
            <w:rPr>
              <w:rFonts w:ascii="Times New Roman" w:hAnsi="Times New Roman"/>
              <w:i/>
            </w:rPr>
            <w:delText>prototype</w:delText>
          </w:r>
        </w:del>
      </w:ins>
      <w:ins w:id="27273" w:author="Rev 7 Allen Wirfs-Brock" w:date="2012-04-27T13:35:00Z">
        <w:del w:id="27274" w:author="Rev 8 Allen Wirfs-Brock" w:date="2012-06-11T17:33:00Z">
          <w:r w:rsidDel="00D90AF7">
            <w:rPr>
              <w:rFonts w:ascii="Times New Roman" w:hAnsi="Times New Roman"/>
            </w:rPr>
            <w:delText>.</w:delText>
          </w:r>
        </w:del>
      </w:ins>
    </w:p>
    <w:p w14:paraId="3E2CA6AB" w14:textId="77777777" w:rsidR="00254DA7" w:rsidDel="00D90AF7" w:rsidRDefault="00254DA7" w:rsidP="0025447D">
      <w:pPr>
        <w:numPr>
          <w:ilvl w:val="1"/>
          <w:numId w:val="885"/>
        </w:numPr>
        <w:contextualSpacing/>
        <w:rPr>
          <w:ins w:id="27275" w:author="Rev 7 Allen Wirfs-Brock" w:date="2012-04-27T13:35:00Z"/>
          <w:del w:id="27276" w:author="Rev 8 Allen Wirfs-Brock" w:date="2012-06-11T17:33:00Z"/>
          <w:rFonts w:ascii="Times New Roman" w:hAnsi="Times New Roman"/>
        </w:rPr>
      </w:pPr>
      <w:ins w:id="27277" w:author="Rev 7 Allen Wirfs-Brock" w:date="2012-04-27T13:36:00Z">
        <w:del w:id="27278" w:author="Rev 8 Allen Wirfs-Brock" w:date="2012-06-11T17:33:00Z">
          <w:r w:rsidDel="00D90AF7">
            <w:rPr>
              <w:rFonts w:ascii="Times New Roman" w:hAnsi="Times New Roman"/>
            </w:rPr>
            <w:delText>S</w:delText>
          </w:r>
        </w:del>
      </w:ins>
      <w:ins w:id="27279" w:author="Rev 7 Allen Wirfs-Brock" w:date="2012-04-27T13:35:00Z">
        <w:del w:id="27280" w:author="Rev 8 Allen Wirfs-Brock" w:date="2012-06-11T17:33:00Z">
          <w:r w:rsidDel="00D90AF7">
            <w:rPr>
              <w:rFonts w:ascii="Times New Roman" w:hAnsi="Times New Roman"/>
            </w:rPr>
            <w:delText xml:space="preserve">et the [[MethodName]] internal property of </w:delText>
          </w:r>
          <w:r w:rsidRPr="0025447D" w:rsidDel="00D90AF7">
            <w:rPr>
              <w:rFonts w:ascii="Times New Roman" w:hAnsi="Times New Roman"/>
              <w:i/>
            </w:rPr>
            <w:delText>F</w:delText>
          </w:r>
          <w:r w:rsidDel="00D90AF7">
            <w:rPr>
              <w:rFonts w:ascii="Times New Roman" w:hAnsi="Times New Roman"/>
            </w:rPr>
            <w:delText xml:space="preserve"> to </w:delText>
          </w:r>
        </w:del>
      </w:ins>
      <w:ins w:id="27281" w:author="Rev 7 Allen Wirfs-Brock" w:date="2012-04-27T13:37:00Z">
        <w:del w:id="27282" w:author="Rev 8 Allen Wirfs-Brock" w:date="2012-06-11T17:33:00Z">
          <w:r w:rsidRPr="0025447D" w:rsidDel="00D90AF7">
            <w:rPr>
              <w:rFonts w:ascii="Courier New" w:hAnsi="Courier New" w:cs="Courier New"/>
              <w:b/>
            </w:rPr>
            <w:delText>"</w:delText>
          </w:r>
          <w:r w:rsidRPr="0025447D" w:rsidDel="00D90AF7">
            <w:rPr>
              <w:rFonts w:ascii="Courier New" w:hAnsi="Courier New"/>
              <w:b/>
            </w:rPr>
            <w:delText>constructor</w:delText>
          </w:r>
          <w:r w:rsidRPr="0025447D" w:rsidDel="00D90AF7">
            <w:rPr>
              <w:rFonts w:ascii="Courier New" w:hAnsi="Courier New" w:cs="Courier New"/>
              <w:b/>
            </w:rPr>
            <w:delText>"</w:delText>
          </w:r>
        </w:del>
      </w:ins>
      <w:ins w:id="27283" w:author="Rev 7 Allen Wirfs-Brock" w:date="2012-04-27T13:35:00Z">
        <w:del w:id="27284" w:author="Rev 8 Allen Wirfs-Brock" w:date="2012-06-11T17:33:00Z">
          <w:r w:rsidDel="00D90AF7">
            <w:rPr>
              <w:rFonts w:ascii="Times New Roman" w:hAnsi="Times New Roman"/>
            </w:rPr>
            <w:delText>.</w:delText>
          </w:r>
        </w:del>
      </w:ins>
    </w:p>
    <w:p w14:paraId="5202CCC1" w14:textId="77777777" w:rsidR="004C02EF" w:rsidRPr="00E77497" w:rsidDel="00630A5A" w:rsidRDefault="004C02EF" w:rsidP="0025447D">
      <w:pPr>
        <w:numPr>
          <w:ilvl w:val="1"/>
          <w:numId w:val="885"/>
        </w:numPr>
        <w:contextualSpacing/>
        <w:rPr>
          <w:del w:id="27285" w:author="Rev 7 Allen Wirfs-Brock" w:date="2012-04-27T13:29:00Z"/>
          <w:rFonts w:ascii="Times New Roman" w:hAnsi="Times New Roman"/>
        </w:rPr>
      </w:pPr>
      <w:del w:id="27286" w:author="Rev 7 Allen Wirfs-Brock" w:date="2012-04-27T13:29:00Z">
        <w:r w:rsidRPr="00E77497" w:rsidDel="00630A5A">
          <w:rPr>
            <w:rFonts w:ascii="Times New Roman" w:hAnsi="Times New Roman"/>
          </w:rPr>
          <w:delText xml:space="preserve">Let </w:delText>
        </w:r>
      </w:del>
      <w:del w:id="27287" w:author="Rev 7 Allen Wirfs-Brock" w:date="2012-04-20T14:20:00Z">
        <w:r w:rsidRPr="0025447D" w:rsidDel="001A5611">
          <w:rPr>
            <w:rFonts w:ascii="Times New Roman" w:hAnsi="Times New Roman"/>
            <w:i/>
          </w:rPr>
          <w:delText>proto</w:delText>
        </w:r>
        <w:r w:rsidRPr="00E77497" w:rsidDel="001A5611">
          <w:rPr>
            <w:rFonts w:ascii="Times New Roman" w:hAnsi="Times New Roman"/>
          </w:rPr>
          <w:delText xml:space="preserve"> </w:delText>
        </w:r>
      </w:del>
      <w:del w:id="27288" w:author="Rev 7 Allen Wirfs-Brock" w:date="2012-04-11T17:42:00Z">
        <w:r w:rsidRPr="005F7AD6" w:rsidDel="005F7AD6">
          <w:rPr>
            <w:rFonts w:ascii="Times New Roman" w:hAnsi="Times New Roman"/>
          </w:rPr>
          <w:delText xml:space="preserve">be the result </w:delText>
        </w:r>
        <w:r w:rsidRPr="00E77497" w:rsidDel="005F7AD6">
          <w:rPr>
            <w:rFonts w:ascii="Times New Roman" w:hAnsi="Times New Roman"/>
          </w:rPr>
          <w:delText xml:space="preserve">of creating a new object as would be constructed by the expression </w:delText>
        </w:r>
        <w:r w:rsidRPr="0025447D" w:rsidDel="005F7AD6">
          <w:rPr>
            <w:rFonts w:ascii="Courier New" w:hAnsi="Courier New"/>
            <w:b/>
          </w:rPr>
          <w:delText>new Object()</w:delText>
        </w:r>
        <w:r w:rsidRPr="00E77497" w:rsidDel="005F7AD6">
          <w:rPr>
            <w:rFonts w:ascii="Times New Roman" w:hAnsi="Times New Roman"/>
          </w:rPr>
          <w:delText xml:space="preserve">where </w:delText>
        </w:r>
        <w:r w:rsidRPr="0025447D" w:rsidDel="005F7AD6">
          <w:rPr>
            <w:rFonts w:ascii="Courier New" w:hAnsi="Courier New" w:cs="Courier New"/>
            <w:b/>
          </w:rPr>
          <w:delText>Object</w:delText>
        </w:r>
        <w:r w:rsidRPr="00E77497" w:rsidDel="005F7AD6">
          <w:rPr>
            <w:rFonts w:ascii="Times New Roman" w:hAnsi="Times New Roman"/>
          </w:rPr>
          <w:delText xml:space="preserve"> is the standard built-in constructor with that name</w:delText>
        </w:r>
      </w:del>
      <w:del w:id="27289" w:author="Rev 7 Allen Wirfs-Brock" w:date="2012-04-27T13:29:00Z">
        <w:r w:rsidRPr="00E77497" w:rsidDel="00630A5A">
          <w:rPr>
            <w:rFonts w:ascii="Times New Roman" w:hAnsi="Times New Roman"/>
          </w:rPr>
          <w:delText>.</w:delText>
        </w:r>
      </w:del>
    </w:p>
    <w:p w14:paraId="5075F1C3" w14:textId="77777777" w:rsidR="004C02EF" w:rsidRPr="00E77497" w:rsidRDefault="004C02EF" w:rsidP="0025447D">
      <w:pPr>
        <w:numPr>
          <w:ilvl w:val="1"/>
          <w:numId w:val="885"/>
        </w:numPr>
        <w:contextualSpacing/>
        <w:rPr>
          <w:rFonts w:ascii="Times New Roman" w:hAnsi="Times New Roman"/>
        </w:rPr>
      </w:pPr>
      <w:r w:rsidRPr="00E77497">
        <w:rPr>
          <w:rFonts w:ascii="Times New Roman" w:hAnsi="Times New Roman"/>
        </w:rPr>
        <w:t xml:space="preserve">Call the [[DefineOwnProperty]] internal method of </w:t>
      </w:r>
      <w:ins w:id="27290" w:author="Rev 7 Allen Wirfs-Brock" w:date="2012-04-27T13:30:00Z">
        <w:r w:rsidR="00630A5A" w:rsidRPr="0025447D">
          <w:rPr>
            <w:rFonts w:ascii="Times New Roman" w:hAnsi="Times New Roman"/>
            <w:i/>
          </w:rPr>
          <w:t>prototype</w:t>
        </w:r>
        <w:r w:rsidR="00630A5A">
          <w:rPr>
            <w:rFonts w:ascii="Times New Roman" w:hAnsi="Times New Roman"/>
          </w:rPr>
          <w:t xml:space="preserve"> </w:t>
        </w:r>
      </w:ins>
      <w:r w:rsidRPr="00E77497">
        <w:rPr>
          <w:rFonts w:ascii="Times New Roman" w:hAnsi="Times New Roman"/>
        </w:rPr>
        <w:t xml:space="preserve">with arguments </w:t>
      </w:r>
      <w:r w:rsidRPr="0025447D">
        <w:rPr>
          <w:rFonts w:ascii="Courier New" w:hAnsi="Courier New" w:cs="Courier New"/>
          <w:b/>
        </w:rPr>
        <w:t>"constructor"</w:t>
      </w:r>
      <w:r w:rsidRPr="00E77497">
        <w:rPr>
          <w:rFonts w:ascii="Times New Roman" w:hAnsi="Times New Roman"/>
        </w:rPr>
        <w:t xml:space="preserve">, Property Descriptor {[[Value]]: </w:t>
      </w:r>
      <w:r w:rsidRPr="0025447D">
        <w:rPr>
          <w:rFonts w:ascii="Times New Roman" w:hAnsi="Times New Roman"/>
          <w:i/>
        </w:rPr>
        <w:t>F</w:t>
      </w:r>
      <w:r w:rsidRPr="00E77497">
        <w:rPr>
          <w:rFonts w:ascii="Times New Roman" w:hAnsi="Times New Roman"/>
        </w:rPr>
        <w:t xml:space="preserve">, </w:t>
      </w:r>
      <w:del w:id="27291" w:author="Rev 3 Allen Wirfs-Brock" w:date="2011-08-30T11:26:00Z">
        <w:r w:rsidRPr="00E77497" w:rsidDel="00620189">
          <w:rPr>
            <w:rFonts w:ascii="Times New Roman" w:hAnsi="Times New Roman"/>
          </w:rPr>
          <w:delText xml:space="preserve">{ </w:delText>
        </w:r>
      </w:del>
      <w:r w:rsidRPr="00E77497">
        <w:rPr>
          <w:rFonts w:ascii="Times New Roman" w:hAnsi="Times New Roman"/>
        </w:rPr>
        <w:t xml:space="preserve">[[Writable]]: </w:t>
      </w:r>
      <w:ins w:id="27292" w:author="Rev 7 Allen Wirfs-Brock" w:date="2012-04-27T13:50:00Z">
        <w:r w:rsidR="009E6839" w:rsidRPr="0025447D">
          <w:rPr>
            <w:rFonts w:ascii="Times New Roman" w:hAnsi="Times New Roman"/>
            <w:i/>
          </w:rPr>
          <w:t>writablePrototype</w:t>
        </w:r>
        <w:del w:id="27293" w:author="Rev 8 Allen Wirfs-Brock" w:date="2012-06-11T18:00:00Z">
          <w:r w:rsidR="009E6839" w:rsidRPr="0025447D" w:rsidDel="0025447D">
            <w:rPr>
              <w:rFonts w:ascii="Times New Roman" w:hAnsi="Times New Roman"/>
            </w:rPr>
            <w:delText xml:space="preserve"> </w:delText>
          </w:r>
        </w:del>
      </w:ins>
      <w:del w:id="27294" w:author="Rev 7 Allen Wirfs-Brock" w:date="2012-04-27T13:44:00Z">
        <w:r w:rsidRPr="0025447D" w:rsidDel="00254DA7">
          <w:rPr>
            <w:rFonts w:ascii="Times New Roman" w:hAnsi="Times New Roman"/>
          </w:rPr>
          <w:delText>true</w:delText>
        </w:r>
      </w:del>
      <w:r w:rsidRPr="00E77497">
        <w:rPr>
          <w:rFonts w:ascii="Times New Roman" w:hAnsi="Times New Roman"/>
        </w:rPr>
        <w:t xml:space="preserve">, [[Enumerable]]: </w:t>
      </w:r>
      <w:r w:rsidRPr="0025447D">
        <w:rPr>
          <w:rFonts w:ascii="Times New Roman" w:hAnsi="Times New Roman"/>
          <w:b/>
        </w:rPr>
        <w:t>false</w:t>
      </w:r>
      <w:r w:rsidRPr="00E77497">
        <w:rPr>
          <w:rFonts w:ascii="Times New Roman" w:hAnsi="Times New Roman"/>
        </w:rPr>
        <w:t xml:space="preserve">, [[Configurable]]: </w:t>
      </w:r>
      <w:ins w:id="27295" w:author="Rev 7 Allen Wirfs-Brock" w:date="2012-04-27T13:50:00Z">
        <w:r w:rsidR="009E6839" w:rsidRPr="0025447D">
          <w:rPr>
            <w:rFonts w:ascii="Times New Roman" w:hAnsi="Times New Roman"/>
            <w:i/>
          </w:rPr>
          <w:t>writablePrototype</w:t>
        </w:r>
        <w:r w:rsidR="009E6839" w:rsidRPr="0025447D">
          <w:rPr>
            <w:rFonts w:ascii="Times New Roman" w:hAnsi="Times New Roman"/>
          </w:rPr>
          <w:t xml:space="preserve"> </w:t>
        </w:r>
      </w:ins>
      <w:del w:id="27296" w:author="Rev 7 Allen Wirfs-Brock" w:date="2012-04-27T13:44:00Z">
        <w:r w:rsidRPr="0025447D" w:rsidDel="00254DA7">
          <w:rPr>
            <w:rFonts w:ascii="Times New Roman" w:hAnsi="Times New Roman"/>
            <w:b/>
          </w:rPr>
          <w:delText>true</w:delText>
        </w:r>
      </w:del>
      <w:r w:rsidRPr="00E77497">
        <w:rPr>
          <w:rFonts w:ascii="Times New Roman" w:hAnsi="Times New Roman"/>
        </w:rPr>
        <w:t xml:space="preserve">}, and </w:t>
      </w:r>
      <w:r w:rsidRPr="0025447D">
        <w:rPr>
          <w:rFonts w:ascii="Times New Roman" w:hAnsi="Times New Roman"/>
          <w:b/>
        </w:rPr>
        <w:t>false</w:t>
      </w:r>
      <w:r w:rsidRPr="00E77497">
        <w:rPr>
          <w:rFonts w:ascii="Times New Roman" w:hAnsi="Times New Roman"/>
        </w:rPr>
        <w:t>.</w:t>
      </w:r>
    </w:p>
    <w:p w14:paraId="57C8A406" w14:textId="77777777" w:rsidR="004C02EF" w:rsidRPr="00E77497" w:rsidRDefault="004C02EF" w:rsidP="0025447D">
      <w:pPr>
        <w:numPr>
          <w:ilvl w:val="0"/>
          <w:numId w:val="882"/>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w:t>
      </w:r>
      <w:r w:rsidRPr="00E77497">
        <w:rPr>
          <w:rFonts w:ascii="Courier New" w:hAnsi="Courier New"/>
          <w:b/>
        </w:rPr>
        <w:t>prototype</w:t>
      </w:r>
      <w:r w:rsidRPr="00E77497">
        <w:rPr>
          <w:rFonts w:ascii="Courier New" w:hAnsi="Courier New" w:cs="Courier New"/>
          <w:b/>
        </w:rPr>
        <w:t>"</w:t>
      </w:r>
      <w:r w:rsidRPr="00E77497">
        <w:rPr>
          <w:rFonts w:ascii="Times New Roman" w:hAnsi="Times New Roman"/>
        </w:rPr>
        <w:t xml:space="preserve">, Property Descriptor {[[Value]]: </w:t>
      </w:r>
      <w:ins w:id="27297" w:author="Rev 7 Allen Wirfs-Brock" w:date="2012-04-27T13:39:00Z">
        <w:r w:rsidR="00254DA7" w:rsidRPr="00DC488D">
          <w:rPr>
            <w:rFonts w:ascii="Times New Roman" w:hAnsi="Times New Roman"/>
            <w:i/>
          </w:rPr>
          <w:t>prototype</w:t>
        </w:r>
        <w:r w:rsidR="00254DA7">
          <w:rPr>
            <w:rFonts w:ascii="Times New Roman" w:hAnsi="Times New Roman"/>
          </w:rPr>
          <w:t xml:space="preserve"> </w:t>
        </w:r>
      </w:ins>
      <w:del w:id="27298" w:author="Rev 7 Allen Wirfs-Brock" w:date="2012-04-20T14:23:00Z">
        <w:r w:rsidRPr="00E77497" w:rsidDel="001A5611">
          <w:rPr>
            <w:rFonts w:ascii="Times New Roman" w:hAnsi="Times New Roman"/>
            <w:i/>
          </w:rPr>
          <w:delText>proto</w:delText>
        </w:r>
      </w:del>
      <w:r w:rsidRPr="00E77497">
        <w:rPr>
          <w:rFonts w:ascii="Times New Roman" w:hAnsi="Times New Roman"/>
        </w:rPr>
        <w:t xml:space="preserve">, </w:t>
      </w:r>
      <w:del w:id="27299" w:author="Rev 3 Allen Wirfs-Brock" w:date="2011-08-30T11:26:00Z">
        <w:r w:rsidRPr="00E77497" w:rsidDel="00620189">
          <w:rPr>
            <w:rFonts w:ascii="Times New Roman" w:hAnsi="Times New Roman"/>
          </w:rPr>
          <w:delText xml:space="preserve">{ </w:delText>
        </w:r>
      </w:del>
      <w:r w:rsidRPr="00E77497">
        <w:rPr>
          <w:rFonts w:ascii="Times New Roman" w:hAnsi="Times New Roman"/>
        </w:rPr>
        <w:t xml:space="preserve">[[Writable]]: </w:t>
      </w:r>
      <w:ins w:id="27300" w:author="Rev 7 Allen Wirfs-Brock" w:date="2012-04-27T13:50:00Z">
        <w:r w:rsidR="009E6839">
          <w:rPr>
            <w:rFonts w:ascii="Times New Roman" w:hAnsi="Times New Roman"/>
            <w:i/>
          </w:rPr>
          <w:t>writablePrototype</w:t>
        </w:r>
        <w:r w:rsidR="009E6839">
          <w:t xml:space="preserve"> </w:t>
        </w:r>
      </w:ins>
      <w:del w:id="27301" w:author="Rev 7 Allen Wirfs-Brock" w:date="2012-04-27T13:49:00Z">
        <w:r w:rsidRPr="00E77497" w:rsidDel="009E6839">
          <w:rPr>
            <w:rFonts w:ascii="Times New Roman" w:hAnsi="Times New Roman"/>
            <w:b/>
          </w:rPr>
          <w:delText>true</w:delText>
        </w:r>
      </w:del>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w:t>
      </w:r>
    </w:p>
    <w:p w14:paraId="47496062" w14:textId="77777777" w:rsidR="004C02EF" w:rsidRPr="00E77497" w:rsidDel="00630A5A" w:rsidRDefault="004C02EF">
      <w:pPr>
        <w:numPr>
          <w:ilvl w:val="0"/>
          <w:numId w:val="883"/>
        </w:numPr>
        <w:contextualSpacing/>
        <w:rPr>
          <w:del w:id="27302" w:author="Rev 7 Allen Wirfs-Brock" w:date="2012-04-27T13:31:00Z"/>
          <w:rFonts w:ascii="Times New Roman" w:hAnsi="Times New Roman"/>
        </w:rPr>
        <w:pPrChange w:id="27303" w:author="Rev 8 Allen Wirfs-Brock" w:date="2012-06-11T18:04:00Z">
          <w:pPr>
            <w:numPr>
              <w:numId w:val="758"/>
            </w:numPr>
            <w:tabs>
              <w:tab w:val="num" w:pos="720"/>
            </w:tabs>
            <w:ind w:left="720" w:hanging="360"/>
            <w:contextualSpacing/>
          </w:pPr>
        </w:pPrChange>
      </w:pPr>
      <w:del w:id="27304" w:author="Rev 7 Allen Wirfs-Brock" w:date="2012-04-27T13:31:00Z">
        <w:r w:rsidRPr="00E77497" w:rsidDel="00630A5A">
          <w:rPr>
            <w:rFonts w:ascii="Times New Roman" w:hAnsi="Times New Roman"/>
          </w:rPr>
          <w:delText xml:space="preserve">If </w:delText>
        </w:r>
        <w:r w:rsidRPr="00E77497" w:rsidDel="00630A5A">
          <w:rPr>
            <w:rFonts w:ascii="Times New Roman" w:hAnsi="Times New Roman"/>
            <w:i/>
          </w:rPr>
          <w:delText>Strict</w:delText>
        </w:r>
        <w:r w:rsidRPr="00E77497" w:rsidDel="00630A5A">
          <w:rPr>
            <w:rFonts w:ascii="Times New Roman" w:hAnsi="Times New Roman"/>
          </w:rPr>
          <w:delText xml:space="preserve"> is </w:delText>
        </w:r>
        <w:r w:rsidRPr="00E77497" w:rsidDel="00630A5A">
          <w:rPr>
            <w:rFonts w:ascii="Times New Roman" w:hAnsi="Times New Roman"/>
            <w:b/>
          </w:rPr>
          <w:delText>true</w:delText>
        </w:r>
        <w:r w:rsidRPr="00E77497" w:rsidDel="00630A5A">
          <w:rPr>
            <w:rFonts w:ascii="Times New Roman" w:hAnsi="Times New Roman"/>
          </w:rPr>
          <w:delText>, then</w:delText>
        </w:r>
      </w:del>
    </w:p>
    <w:p w14:paraId="65036026" w14:textId="77777777" w:rsidR="004C02EF" w:rsidRPr="00E77497" w:rsidDel="00630A5A" w:rsidRDefault="004C02EF">
      <w:pPr>
        <w:contextualSpacing/>
        <w:rPr>
          <w:del w:id="27305" w:author="Rev 7 Allen Wirfs-Brock" w:date="2012-04-27T13:31:00Z"/>
          <w:rFonts w:ascii="Times New Roman" w:hAnsi="Times New Roman"/>
        </w:rPr>
        <w:pPrChange w:id="27306" w:author="Rev 8 Allen Wirfs-Brock" w:date="2012-06-11T18:04:00Z">
          <w:pPr>
            <w:numPr>
              <w:ilvl w:val="1"/>
              <w:numId w:val="146"/>
            </w:numPr>
            <w:tabs>
              <w:tab w:val="num" w:pos="1080"/>
            </w:tabs>
            <w:ind w:left="1080" w:hanging="360"/>
            <w:contextualSpacing/>
          </w:pPr>
        </w:pPrChange>
      </w:pPr>
      <w:del w:id="27307" w:author="Rev 7 Allen Wirfs-Brock" w:date="2012-04-27T13:31:00Z">
        <w:r w:rsidRPr="00E77497" w:rsidDel="00630A5A">
          <w:rPr>
            <w:rFonts w:ascii="Times New Roman" w:hAnsi="Times New Roman"/>
          </w:rPr>
          <w:delText xml:space="preserve">Let </w:delText>
        </w:r>
        <w:r w:rsidRPr="00E77497" w:rsidDel="00630A5A">
          <w:rPr>
            <w:rFonts w:ascii="Times New Roman" w:hAnsi="Times New Roman"/>
            <w:i/>
          </w:rPr>
          <w:delText>thrower</w:delText>
        </w:r>
        <w:r w:rsidRPr="00E77497" w:rsidDel="00630A5A">
          <w:rPr>
            <w:rFonts w:ascii="Times New Roman" w:hAnsi="Times New Roman"/>
          </w:rPr>
          <w:delText xml:space="preserve"> be the [[ThrowTypeError]] function Object (13.2.3).</w:delText>
        </w:r>
      </w:del>
    </w:p>
    <w:p w14:paraId="4D8C75C2" w14:textId="77777777" w:rsidR="004C02EF" w:rsidRPr="00E77497" w:rsidDel="00630A5A" w:rsidRDefault="004C02EF">
      <w:pPr>
        <w:contextualSpacing/>
        <w:rPr>
          <w:del w:id="27308" w:author="Rev 7 Allen Wirfs-Brock" w:date="2012-04-27T13:31:00Z"/>
          <w:rFonts w:ascii="Times New Roman" w:hAnsi="Times New Roman"/>
        </w:rPr>
        <w:pPrChange w:id="27309" w:author="Rev 8 Allen Wirfs-Brock" w:date="2012-06-11T18:04:00Z">
          <w:pPr>
            <w:numPr>
              <w:ilvl w:val="1"/>
              <w:numId w:val="146"/>
            </w:numPr>
            <w:tabs>
              <w:tab w:val="num" w:pos="1080"/>
            </w:tabs>
            <w:ind w:left="1080" w:hanging="360"/>
            <w:contextualSpacing/>
          </w:pPr>
        </w:pPrChange>
      </w:pPr>
      <w:del w:id="27310" w:author="Rev 7 Allen Wirfs-Brock" w:date="2012-04-27T13:31:00Z">
        <w:r w:rsidRPr="00E77497" w:rsidDel="00630A5A">
          <w:rPr>
            <w:rFonts w:ascii="Times New Roman" w:hAnsi="Times New Roman"/>
          </w:rPr>
          <w:delText xml:space="preserve">Call the [[DefineOwnProperty]] internal method of </w:delText>
        </w:r>
        <w:r w:rsidRPr="00E77497" w:rsidDel="00630A5A">
          <w:rPr>
            <w:rFonts w:ascii="Times New Roman" w:hAnsi="Times New Roman"/>
            <w:i/>
          </w:rPr>
          <w:delText>F</w:delText>
        </w:r>
        <w:r w:rsidRPr="00E77497" w:rsidDel="00630A5A">
          <w:rPr>
            <w:rFonts w:ascii="Times New Roman" w:hAnsi="Times New Roman"/>
          </w:rPr>
          <w:delText xml:space="preserve"> with arguments </w:delText>
        </w:r>
        <w:r w:rsidRPr="00E77497" w:rsidDel="00630A5A">
          <w:rPr>
            <w:rFonts w:ascii="Courier New" w:hAnsi="Courier New" w:cs="Courier New"/>
            <w:b/>
          </w:rPr>
          <w:delText>"caller"</w:delText>
        </w:r>
        <w:r w:rsidRPr="00E77497" w:rsidDel="00630A5A">
          <w:rPr>
            <w:rFonts w:ascii="Times New Roman" w:hAnsi="Times New Roman"/>
          </w:rPr>
          <w:delText xml:space="preserve">, PropertyDescriptor {[[Get]]: </w:delText>
        </w:r>
        <w:r w:rsidRPr="00E77497" w:rsidDel="00630A5A">
          <w:rPr>
            <w:rFonts w:ascii="Times New Roman" w:hAnsi="Times New Roman"/>
            <w:i/>
          </w:rPr>
          <w:delText>thrower</w:delText>
        </w:r>
        <w:r w:rsidRPr="00E77497" w:rsidDel="00630A5A">
          <w:rPr>
            <w:rFonts w:ascii="Times New Roman" w:hAnsi="Times New Roman"/>
          </w:rPr>
          <w:delText xml:space="preserve">, [[Set]]: </w:delText>
        </w:r>
        <w:r w:rsidRPr="00E77497" w:rsidDel="00630A5A">
          <w:rPr>
            <w:rFonts w:ascii="Times New Roman" w:hAnsi="Times New Roman"/>
            <w:i/>
          </w:rPr>
          <w:delText>thrower</w:delText>
        </w:r>
        <w:r w:rsidRPr="00E77497" w:rsidDel="00630A5A">
          <w:rPr>
            <w:rFonts w:ascii="Times New Roman" w:hAnsi="Times New Roman"/>
          </w:rPr>
          <w:delText xml:space="preserve">, [[Enumerable]]: </w:delText>
        </w:r>
        <w:r w:rsidRPr="00E77497" w:rsidDel="00630A5A">
          <w:rPr>
            <w:rFonts w:ascii="Times New Roman" w:hAnsi="Times New Roman"/>
            <w:b/>
          </w:rPr>
          <w:delText>false</w:delText>
        </w:r>
        <w:r w:rsidRPr="00E77497" w:rsidDel="00630A5A">
          <w:rPr>
            <w:rFonts w:ascii="Times New Roman" w:hAnsi="Times New Roman"/>
          </w:rPr>
          <w:delText xml:space="preserve">, [[Configurable]]: </w:delText>
        </w:r>
        <w:r w:rsidRPr="00E77497" w:rsidDel="00630A5A">
          <w:rPr>
            <w:rFonts w:ascii="Times New Roman" w:hAnsi="Times New Roman"/>
            <w:b/>
          </w:rPr>
          <w:delText>false</w:delText>
        </w:r>
        <w:r w:rsidRPr="00E77497" w:rsidDel="00630A5A">
          <w:rPr>
            <w:rFonts w:ascii="Times New Roman" w:hAnsi="Times New Roman"/>
          </w:rPr>
          <w:delText xml:space="preserve">}, and </w:delText>
        </w:r>
        <w:r w:rsidRPr="00E77497" w:rsidDel="00630A5A">
          <w:rPr>
            <w:rFonts w:ascii="Times New Roman" w:hAnsi="Times New Roman"/>
            <w:b/>
          </w:rPr>
          <w:delText>false</w:delText>
        </w:r>
        <w:r w:rsidRPr="00E77497" w:rsidDel="00630A5A">
          <w:rPr>
            <w:rFonts w:ascii="Times New Roman" w:hAnsi="Times New Roman"/>
          </w:rPr>
          <w:delText>.</w:delText>
        </w:r>
      </w:del>
    </w:p>
    <w:p w14:paraId="208E7928" w14:textId="77777777" w:rsidR="004C02EF" w:rsidRPr="00E77497" w:rsidDel="00630A5A" w:rsidRDefault="004C02EF">
      <w:pPr>
        <w:contextualSpacing/>
        <w:rPr>
          <w:del w:id="27311" w:author="Rev 7 Allen Wirfs-Brock" w:date="2012-04-27T13:31:00Z"/>
          <w:rFonts w:ascii="Times New Roman" w:hAnsi="Times New Roman"/>
        </w:rPr>
        <w:pPrChange w:id="27312" w:author="Rev 8 Allen Wirfs-Brock" w:date="2012-06-11T18:04:00Z">
          <w:pPr>
            <w:numPr>
              <w:ilvl w:val="1"/>
              <w:numId w:val="146"/>
            </w:numPr>
            <w:tabs>
              <w:tab w:val="num" w:pos="1080"/>
            </w:tabs>
            <w:ind w:left="1080" w:hanging="360"/>
            <w:contextualSpacing/>
          </w:pPr>
        </w:pPrChange>
      </w:pPr>
      <w:del w:id="27313" w:author="Rev 7 Allen Wirfs-Brock" w:date="2012-04-27T13:31:00Z">
        <w:r w:rsidRPr="00E77497" w:rsidDel="00630A5A">
          <w:rPr>
            <w:rFonts w:ascii="Times New Roman" w:hAnsi="Times New Roman"/>
          </w:rPr>
          <w:delText xml:space="preserve">Call the [[DefineOwnProperty]] internal method of </w:delText>
        </w:r>
        <w:r w:rsidRPr="00E77497" w:rsidDel="00630A5A">
          <w:rPr>
            <w:rFonts w:ascii="Times New Roman" w:hAnsi="Times New Roman"/>
            <w:i/>
          </w:rPr>
          <w:delText>F</w:delText>
        </w:r>
        <w:r w:rsidRPr="00E77497" w:rsidDel="00630A5A">
          <w:rPr>
            <w:rFonts w:ascii="Times New Roman" w:hAnsi="Times New Roman"/>
          </w:rPr>
          <w:delText xml:space="preserve"> with arguments </w:delText>
        </w:r>
        <w:r w:rsidRPr="00E77497" w:rsidDel="00630A5A">
          <w:rPr>
            <w:rFonts w:ascii="Courier New" w:hAnsi="Courier New" w:cs="Courier New"/>
            <w:b/>
          </w:rPr>
          <w:delText>"arguments"</w:delText>
        </w:r>
        <w:r w:rsidRPr="00E77497" w:rsidDel="00630A5A">
          <w:rPr>
            <w:rFonts w:ascii="Times New Roman" w:hAnsi="Times New Roman"/>
          </w:rPr>
          <w:delText xml:space="preserve">, PropertyDescriptor {[[Get]]: </w:delText>
        </w:r>
        <w:r w:rsidRPr="00E77497" w:rsidDel="00630A5A">
          <w:rPr>
            <w:rFonts w:ascii="Times New Roman" w:hAnsi="Times New Roman"/>
            <w:i/>
          </w:rPr>
          <w:delText>thrower</w:delText>
        </w:r>
        <w:r w:rsidRPr="00E77497" w:rsidDel="00630A5A">
          <w:rPr>
            <w:rFonts w:ascii="Times New Roman" w:hAnsi="Times New Roman"/>
          </w:rPr>
          <w:delText xml:space="preserve">, [[Set]]: </w:delText>
        </w:r>
        <w:r w:rsidRPr="00E77497" w:rsidDel="00630A5A">
          <w:rPr>
            <w:rFonts w:ascii="Times New Roman" w:hAnsi="Times New Roman"/>
            <w:i/>
          </w:rPr>
          <w:delText>thrower</w:delText>
        </w:r>
        <w:r w:rsidRPr="00E77497" w:rsidDel="00630A5A">
          <w:rPr>
            <w:rFonts w:ascii="Times New Roman" w:hAnsi="Times New Roman"/>
          </w:rPr>
          <w:delText xml:space="preserve">, [[Enumerable]]: </w:delText>
        </w:r>
        <w:r w:rsidRPr="00E77497" w:rsidDel="00630A5A">
          <w:rPr>
            <w:rFonts w:ascii="Times New Roman" w:hAnsi="Times New Roman"/>
            <w:b/>
          </w:rPr>
          <w:delText>false</w:delText>
        </w:r>
        <w:r w:rsidRPr="00E77497" w:rsidDel="00630A5A">
          <w:rPr>
            <w:rFonts w:ascii="Times New Roman" w:hAnsi="Times New Roman"/>
          </w:rPr>
          <w:delText xml:space="preserve">, [[Configurable]]: </w:delText>
        </w:r>
        <w:r w:rsidRPr="00E77497" w:rsidDel="00630A5A">
          <w:rPr>
            <w:rFonts w:ascii="Times New Roman" w:hAnsi="Times New Roman"/>
            <w:b/>
          </w:rPr>
          <w:delText>false</w:delText>
        </w:r>
        <w:r w:rsidRPr="00E77497" w:rsidDel="00630A5A">
          <w:rPr>
            <w:rFonts w:ascii="Times New Roman" w:hAnsi="Times New Roman"/>
          </w:rPr>
          <w:delText xml:space="preserve">}, and </w:delText>
        </w:r>
        <w:r w:rsidRPr="00E77497" w:rsidDel="00630A5A">
          <w:rPr>
            <w:rFonts w:ascii="Times New Roman" w:hAnsi="Times New Roman"/>
            <w:b/>
          </w:rPr>
          <w:delText>false</w:delText>
        </w:r>
        <w:r w:rsidRPr="00E77497" w:rsidDel="00630A5A">
          <w:rPr>
            <w:rFonts w:ascii="Times New Roman" w:hAnsi="Times New Roman"/>
          </w:rPr>
          <w:delText>.</w:delText>
        </w:r>
      </w:del>
    </w:p>
    <w:p w14:paraId="14CAB9AB" w14:textId="77777777" w:rsidR="002174E2" w:rsidRPr="00E77497" w:rsidDel="00630A5A" w:rsidRDefault="002174E2">
      <w:pPr>
        <w:contextualSpacing/>
        <w:rPr>
          <w:ins w:id="27314" w:author="Rev 4 Allen Wirfs-Brock" w:date="2011-10-18T12:07:00Z"/>
          <w:del w:id="27315" w:author="Rev 7 Allen Wirfs-Brock" w:date="2012-04-27T13:31:00Z"/>
          <w:rFonts w:ascii="Times New Roman" w:hAnsi="Times New Roman"/>
        </w:rPr>
        <w:pPrChange w:id="27316" w:author="Rev 8 Allen Wirfs-Brock" w:date="2012-06-11T18:04:00Z">
          <w:pPr>
            <w:numPr>
              <w:numId w:val="758"/>
            </w:numPr>
            <w:tabs>
              <w:tab w:val="num" w:pos="720"/>
            </w:tabs>
            <w:ind w:left="720" w:hanging="360"/>
            <w:contextualSpacing/>
          </w:pPr>
        </w:pPrChange>
      </w:pPr>
      <w:ins w:id="27317" w:author="Rev 4 Allen Wirfs-Brock" w:date="2011-10-18T12:07:00Z">
        <w:del w:id="27318" w:author="Rev 7 Allen Wirfs-Brock" w:date="2012-04-27T13:31:00Z">
          <w:r w:rsidRPr="00E77497" w:rsidDel="00630A5A">
            <w:rPr>
              <w:rFonts w:ascii="Times New Roman" w:hAnsi="Times New Roman"/>
            </w:rPr>
            <w:delText xml:space="preserve">Set the [[Strict]] internal property of </w:delText>
          </w:r>
          <w:r w:rsidRPr="00E77497" w:rsidDel="00630A5A">
            <w:rPr>
              <w:rFonts w:ascii="Times New Roman" w:hAnsi="Times New Roman"/>
              <w:i/>
            </w:rPr>
            <w:delText xml:space="preserve">F </w:delText>
          </w:r>
          <w:r w:rsidRPr="00E77497" w:rsidDel="00630A5A">
            <w:rPr>
              <w:rFonts w:ascii="Times New Roman" w:hAnsi="Times New Roman"/>
            </w:rPr>
            <w:delText xml:space="preserve">to </w:delText>
          </w:r>
        </w:del>
      </w:ins>
      <w:ins w:id="27319" w:author="Rev 4 Allen Wirfs-Brock" w:date="2011-10-18T12:08:00Z">
        <w:del w:id="27320" w:author="Rev 7 Allen Wirfs-Brock" w:date="2012-04-27T13:31:00Z">
          <w:r w:rsidR="003F3F83" w:rsidRPr="00E77497" w:rsidDel="00630A5A">
            <w:rPr>
              <w:rFonts w:ascii="Times New Roman" w:hAnsi="Times New Roman"/>
              <w:i/>
            </w:rPr>
            <w:delText>Strict</w:delText>
          </w:r>
        </w:del>
      </w:ins>
      <w:ins w:id="27321" w:author="Rev 4 Allen Wirfs-Brock" w:date="2011-10-18T12:07:00Z">
        <w:del w:id="27322" w:author="Rev 7 Allen Wirfs-Brock" w:date="2012-04-27T13:31:00Z">
          <w:r w:rsidRPr="00E77497" w:rsidDel="00630A5A">
            <w:rPr>
              <w:rFonts w:ascii="Times New Roman" w:hAnsi="Times New Roman"/>
            </w:rPr>
            <w:delText>.</w:delText>
          </w:r>
        </w:del>
      </w:ins>
    </w:p>
    <w:p w14:paraId="40418932" w14:textId="77777777" w:rsidR="004C02EF" w:rsidRPr="00E77497" w:rsidRDefault="004C02EF" w:rsidP="00AF0266">
      <w:pPr>
        <w:numPr>
          <w:ilvl w:val="0"/>
          <w:numId w:val="884"/>
        </w:numPr>
        <w:contextualSpacing/>
        <w:rPr>
          <w:rFonts w:ascii="Times New Roman" w:hAnsi="Times New Roman"/>
        </w:rPr>
      </w:pPr>
      <w:r w:rsidRPr="00E77497">
        <w:rPr>
          <w:rFonts w:ascii="Times New Roman" w:hAnsi="Times New Roman"/>
        </w:rPr>
        <w:t>Return</w:t>
      </w:r>
      <w:del w:id="27323" w:author="Rev 7 Allen Wirfs-Brock" w:date="2012-04-27T13:39:00Z">
        <w:r w:rsidRPr="00E77497" w:rsidDel="00254DA7">
          <w:rPr>
            <w:rFonts w:ascii="Times New Roman" w:hAnsi="Times New Roman"/>
          </w:rPr>
          <w:delText xml:space="preserve"> </w:delText>
        </w:r>
        <w:r w:rsidRPr="00E77497" w:rsidDel="00254DA7">
          <w:rPr>
            <w:rFonts w:ascii="Times New Roman" w:hAnsi="Times New Roman"/>
            <w:i/>
          </w:rPr>
          <w:delText>F</w:delText>
        </w:r>
      </w:del>
      <w:r w:rsidRPr="00E77497">
        <w:rPr>
          <w:rFonts w:ascii="Times New Roman" w:hAnsi="Times New Roman"/>
        </w:rPr>
        <w:t>.</w:t>
      </w:r>
    </w:p>
    <w:p w14:paraId="2D392639" w14:textId="77777777" w:rsidR="004C02EF" w:rsidRPr="00E77497" w:rsidDel="00254DA7" w:rsidRDefault="004C02EF" w:rsidP="004C02EF">
      <w:pPr>
        <w:pStyle w:val="Note"/>
        <w:rPr>
          <w:del w:id="27324" w:author="Rev 7 Allen Wirfs-Brock" w:date="2012-04-27T13:37:00Z"/>
        </w:rPr>
      </w:pPr>
      <w:del w:id="27325" w:author="Rev 7 Allen Wirfs-Brock" w:date="2012-04-27T13:37:00Z">
        <w:r w:rsidRPr="00E77497" w:rsidDel="00254DA7">
          <w:delText>NOTE</w:delText>
        </w:r>
        <w:r w:rsidRPr="00E77497" w:rsidDel="00254DA7">
          <w:tab/>
          <w:delText xml:space="preserve">A </w:delText>
        </w:r>
        <w:r w:rsidRPr="00E77497" w:rsidDel="00254DA7">
          <w:rPr>
            <w:rFonts w:ascii="Courier New" w:hAnsi="Courier New"/>
            <w:b/>
            <w:color w:val="000000"/>
          </w:rPr>
          <w:delText>prototype</w:delText>
        </w:r>
        <w:r w:rsidRPr="00E77497" w:rsidDel="00254DA7">
          <w:delText xml:space="preserve"> property is automatically created for every function, to allow for the possibility that the function will be used as a constructor.</w:delText>
        </w:r>
      </w:del>
    </w:p>
    <w:p w14:paraId="047C1122" w14:textId="77777777" w:rsidR="004C02EF" w:rsidRPr="00E77497" w:rsidRDefault="004C02EF" w:rsidP="00DA3106">
      <w:pPr>
        <w:pStyle w:val="40"/>
        <w:numPr>
          <w:ilvl w:val="0"/>
          <w:numId w:val="0"/>
        </w:numPr>
      </w:pPr>
      <w:bookmarkStart w:id="27326" w:name="_Ref463865954"/>
      <w:bookmarkStart w:id="27327" w:name="_Toc472818898"/>
      <w:bookmarkStart w:id="27328" w:name="_Toc235503474"/>
      <w:bookmarkStart w:id="27329" w:name="_Toc241509249"/>
      <w:bookmarkStart w:id="27330" w:name="_Toc244416736"/>
      <w:bookmarkStart w:id="27331" w:name="_Toc276631100"/>
      <w:r w:rsidRPr="00E77497">
        <w:t>13.</w:t>
      </w:r>
      <w:del w:id="27332" w:author="Rev 6 Allen Wirfs-Brock" w:date="2012-02-27T10:01:00Z">
        <w:r w:rsidRPr="00E77497" w:rsidDel="00BB761E">
          <w:delText>2</w:delText>
        </w:r>
      </w:del>
      <w:ins w:id="27333" w:author="Rev 6 Allen Wirfs-Brock" w:date="2012-02-27T10:01:00Z">
        <w:del w:id="27334" w:author="Rev 7 Allen Wirfs-Brock" w:date="2012-04-17T14:28:00Z">
          <w:r w:rsidR="00BB761E" w:rsidDel="00AA5DC6">
            <w:delText>1</w:delText>
          </w:r>
        </w:del>
      </w:ins>
      <w:ins w:id="27335" w:author="Rev 7 Allen Wirfs-Brock" w:date="2012-04-26T10:50:00Z">
        <w:del w:id="27336" w:author="Rev 10 Allen Wirfs-Brock" w:date="2012-08-13T18:43:00Z">
          <w:r w:rsidR="00572B17" w:rsidDel="00C700A2">
            <w:delText>5</w:delText>
          </w:r>
        </w:del>
      </w:ins>
      <w:ins w:id="27337" w:author="Rev 10 Allen Wirfs-Brock" w:date="2012-08-13T18:43:00Z">
        <w:r w:rsidR="00C700A2">
          <w:t>6</w:t>
        </w:r>
      </w:ins>
      <w:ins w:id="27338" w:author="Rev 6 Allen Wirfs-Brock" w:date="2012-02-27T10:03:00Z">
        <w:del w:id="27339" w:author="Rev 7 Allen Wirfs-Brock" w:date="2012-04-19T15:00:00Z">
          <w:r w:rsidR="00DA3106" w:rsidDel="00912F02">
            <w:delText>.1</w:delText>
          </w:r>
        </w:del>
      </w:ins>
      <w:r w:rsidRPr="00E77497">
        <w:t>.1</w:t>
      </w:r>
      <w:r w:rsidRPr="00E77497">
        <w:tab/>
        <w:t>[[Call]]</w:t>
      </w:r>
      <w:bookmarkEnd w:id="27326"/>
      <w:bookmarkEnd w:id="27327"/>
      <w:bookmarkEnd w:id="27328"/>
      <w:bookmarkEnd w:id="27329"/>
      <w:bookmarkEnd w:id="27330"/>
      <w:bookmarkEnd w:id="27331"/>
    </w:p>
    <w:p w14:paraId="26A9F036" w14:textId="77777777" w:rsidR="004C02EF" w:rsidRPr="00E77497" w:rsidRDefault="004C02EF" w:rsidP="004C02EF">
      <w:del w:id="27340" w:author="Rev 10 Allen Wirfs-Brock" w:date="2012-08-13T17:14:00Z">
        <w:r w:rsidRPr="00E77497" w:rsidDel="0003414D">
          <w:delText>When t</w:delText>
        </w:r>
      </w:del>
      <w:ins w:id="27341" w:author="Rev 10 Allen Wirfs-Brock" w:date="2012-08-13T17:14:00Z">
        <w:r w:rsidR="0003414D">
          <w:t>T</w:t>
        </w:r>
      </w:ins>
      <w:r w:rsidRPr="00E77497">
        <w:t xml:space="preserve">he [[Call]] internal method for a Function object </w:t>
      </w:r>
      <w:r w:rsidRPr="00E77497">
        <w:rPr>
          <w:rFonts w:ascii="Times New Roman" w:hAnsi="Times New Roman"/>
          <w:i/>
        </w:rPr>
        <w:t>F</w:t>
      </w:r>
      <w:r w:rsidRPr="00E77497">
        <w:t xml:space="preserve"> is called with </w:t>
      </w:r>
      <w:del w:id="27342" w:author="Rev 10 Allen Wirfs-Brock" w:date="2012-08-13T17:12:00Z">
        <w:r w:rsidRPr="00E77497" w:rsidDel="0003414D">
          <w:delText xml:space="preserve">a </w:delText>
        </w:r>
      </w:del>
      <w:ins w:id="27343" w:author="Rev 10 Allen Wirfs-Brock" w:date="2012-08-13T17:12:00Z">
        <w:r w:rsidR="0003414D">
          <w:t>parameters</w:t>
        </w:r>
        <w:r w:rsidR="0003414D" w:rsidRPr="00E77497">
          <w:t xml:space="preserve"> </w:t>
        </w:r>
      </w:ins>
      <w:r w:rsidRPr="006637C6">
        <w:rPr>
          <w:rFonts w:ascii="Times New Roman" w:hAnsi="Times New Roman"/>
          <w:i/>
        </w:rPr>
        <w:t>this</w:t>
      </w:r>
      <w:ins w:id="27344" w:author="Rev 7 Allen Wirfs-Brock" w:date="2012-04-26T09:29:00Z">
        <w:r w:rsidR="00047BCC">
          <w:rPr>
            <w:rFonts w:ascii="Times New Roman" w:hAnsi="Times New Roman"/>
            <w:i/>
          </w:rPr>
          <w:t>Argument</w:t>
        </w:r>
      </w:ins>
      <w:del w:id="27345" w:author="Rev 7 Allen Wirfs-Brock" w:date="2012-04-26T09:24:00Z">
        <w:r w:rsidRPr="006637C6" w:rsidDel="00047BCC">
          <w:rPr>
            <w:rFonts w:ascii="Times New Roman" w:hAnsi="Times New Roman"/>
            <w:i/>
          </w:rPr>
          <w:delText xml:space="preserve"> v</w:delText>
        </w:r>
      </w:del>
      <w:del w:id="27346" w:author="Rev 7 Allen Wirfs-Brock" w:date="2012-04-26T09:29:00Z">
        <w:r w:rsidRPr="006637C6" w:rsidDel="00047BCC">
          <w:rPr>
            <w:rFonts w:ascii="Times New Roman" w:hAnsi="Times New Roman"/>
            <w:i/>
          </w:rPr>
          <w:delText>alue</w:delText>
        </w:r>
      </w:del>
      <w:r w:rsidRPr="00E77497">
        <w:t xml:space="preserve"> and </w:t>
      </w:r>
      <w:ins w:id="27347" w:author="Rev 10 Allen Wirfs-Brock" w:date="2012-08-13T17:13:00Z">
        <w:r w:rsidR="0003414D" w:rsidRPr="0003414D">
          <w:rPr>
            <w:rFonts w:ascii="Times New Roman" w:hAnsi="Times New Roman"/>
            <w:i/>
          </w:rPr>
          <w:t>argumentsList</w:t>
        </w:r>
        <w:r w:rsidR="0003414D">
          <w:t xml:space="preserve">, </w:t>
        </w:r>
      </w:ins>
      <w:r w:rsidRPr="00E77497">
        <w:t xml:space="preserve">a </w:t>
      </w:r>
      <w:del w:id="27348" w:author="Rev 10 Allen Wirfs-Brock" w:date="2012-08-13T17:14:00Z">
        <w:r w:rsidRPr="00E77497" w:rsidDel="0003414D">
          <w:delText xml:space="preserve">list </w:delText>
        </w:r>
      </w:del>
      <w:ins w:id="27349" w:author="Rev 10 Allen Wirfs-Brock" w:date="2012-08-13T17:14:00Z">
        <w:r w:rsidR="0003414D">
          <w:t>L</w:t>
        </w:r>
        <w:r w:rsidR="0003414D" w:rsidRPr="00E77497">
          <w:t xml:space="preserve">ist </w:t>
        </w:r>
      </w:ins>
      <w:r w:rsidRPr="00E77497">
        <w:t xml:space="preserve">of </w:t>
      </w:r>
      <w:del w:id="27350" w:author="Rev 10 Allen Wirfs-Brock" w:date="2012-08-13T17:14:00Z">
        <w:r w:rsidRPr="00E77497" w:rsidDel="0003414D">
          <w:delText>arguments</w:delText>
        </w:r>
      </w:del>
      <w:ins w:id="27351" w:author="Rev 10 Allen Wirfs-Brock" w:date="2012-08-13T17:14:00Z">
        <w:r w:rsidR="0003414D">
          <w:t>ECMAScript values</w:t>
        </w:r>
      </w:ins>
      <w:del w:id="27352" w:author="Rev 10 Allen Wirfs-Brock" w:date="2012-08-13T17:14:00Z">
        <w:r w:rsidRPr="00E77497" w:rsidDel="0003414D">
          <w:delText xml:space="preserve">, </w:delText>
        </w:r>
      </w:del>
      <w:ins w:id="27353" w:author="Rev 10 Allen Wirfs-Brock" w:date="2012-08-13T17:14:00Z">
        <w:r w:rsidR="0003414D">
          <w:t>.</w:t>
        </w:r>
        <w:r w:rsidR="0003414D" w:rsidRPr="00E77497">
          <w:t xml:space="preserve"> </w:t>
        </w:r>
      </w:ins>
      <w:del w:id="27354" w:author="Rev 10 Allen Wirfs-Brock" w:date="2012-08-13T17:14:00Z">
        <w:r w:rsidRPr="00E77497" w:rsidDel="0003414D">
          <w:delText xml:space="preserve">the </w:delText>
        </w:r>
      </w:del>
      <w:ins w:id="27355" w:author="Rev 10 Allen Wirfs-Brock" w:date="2012-08-13T17:14:00Z">
        <w:r w:rsidR="0003414D">
          <w:t>T</w:t>
        </w:r>
        <w:r w:rsidR="0003414D" w:rsidRPr="00E77497">
          <w:t xml:space="preserve">he </w:t>
        </w:r>
      </w:ins>
      <w:r w:rsidRPr="00E77497">
        <w:t>following steps are taken:</w:t>
      </w:r>
    </w:p>
    <w:p w14:paraId="60711D8F" w14:textId="77777777" w:rsidR="009B3B81" w:rsidRDefault="009B3B81" w:rsidP="00150A49">
      <w:pPr>
        <w:pStyle w:val="Alg4"/>
        <w:numPr>
          <w:ilvl w:val="0"/>
          <w:numId w:val="147"/>
        </w:numPr>
        <w:rPr>
          <w:ins w:id="27356" w:author="Rev 6 Allen Wirfs-Brock" w:date="2012-02-26T10:04:00Z"/>
        </w:rPr>
      </w:pPr>
      <w:ins w:id="27357" w:author="Rev 6 Allen Wirfs-Brock" w:date="2012-02-26T10:04:00Z">
        <w:r>
          <w:t xml:space="preserve">Let </w:t>
        </w:r>
        <w:r w:rsidRPr="009B3B81">
          <w:rPr>
            <w:i/>
          </w:rPr>
          <w:t>callerContext</w:t>
        </w:r>
        <w:r>
          <w:t xml:space="preserve"> be the </w:t>
        </w:r>
      </w:ins>
      <w:ins w:id="27358" w:author="Rev 8 Allen Wirfs-Brock" w:date="2012-06-13T16:03:00Z">
        <w:r w:rsidR="00B33FB4">
          <w:t>running</w:t>
        </w:r>
        <w:r w:rsidR="00B33FB4" w:rsidRPr="00E77497">
          <w:t xml:space="preserve"> </w:t>
        </w:r>
      </w:ins>
      <w:ins w:id="27359" w:author="Rev 6 Allen Wirfs-Brock" w:date="2012-02-26T10:04:00Z">
        <w:del w:id="27360" w:author="Rev 8 Allen Wirfs-Brock" w:date="2012-06-13T16:03:00Z">
          <w:r w:rsidDel="00B33FB4">
            <w:delText xml:space="preserve">current </w:delText>
          </w:r>
        </w:del>
        <w:r>
          <w:t>execution context.</w:t>
        </w:r>
      </w:ins>
    </w:p>
    <w:p w14:paraId="6E87DDE6" w14:textId="77777777" w:rsidR="002F42C1" w:rsidRDefault="00336191" w:rsidP="00150A49">
      <w:pPr>
        <w:pStyle w:val="Alg4"/>
        <w:numPr>
          <w:ilvl w:val="0"/>
          <w:numId w:val="147"/>
        </w:numPr>
        <w:rPr>
          <w:ins w:id="27361" w:author="Rev 7 Allen Wirfs-Brock" w:date="2012-05-02T10:56:00Z"/>
        </w:rPr>
      </w:pPr>
      <w:ins w:id="27362" w:author="Rev 9 Allen Wirfs-Brock" w:date="2012-06-29T11:34:00Z">
        <w:r>
          <w:t xml:space="preserve">If, </w:t>
        </w:r>
        <w:r w:rsidRPr="00BC2562">
          <w:rPr>
            <w:i/>
          </w:rPr>
          <w:t>callerContext</w:t>
        </w:r>
        <w:r>
          <w:t xml:space="preserve"> is not already suspended, then </w:t>
        </w:r>
      </w:ins>
      <w:ins w:id="27363" w:author="Rev 7 Allen Wirfs-Brock" w:date="2012-05-02T10:56:00Z">
        <w:r w:rsidR="002F42C1">
          <w:t xml:space="preserve">Suspend </w:t>
        </w:r>
        <w:r w:rsidR="002F42C1" w:rsidRPr="002F42C1">
          <w:rPr>
            <w:i/>
          </w:rPr>
          <w:t>callerContext</w:t>
        </w:r>
        <w:r w:rsidR="002F42C1">
          <w:t>.</w:t>
        </w:r>
      </w:ins>
    </w:p>
    <w:p w14:paraId="6D58B06C" w14:textId="77777777" w:rsidR="004C02EF" w:rsidRPr="00E77497" w:rsidRDefault="004F1DC9" w:rsidP="00150A49">
      <w:pPr>
        <w:pStyle w:val="Alg4"/>
        <w:numPr>
          <w:ilvl w:val="0"/>
          <w:numId w:val="147"/>
        </w:numPr>
      </w:pPr>
      <w:ins w:id="27364" w:author="Rev 7 Allen Wirfs-Brock" w:date="2012-04-26T09:45:00Z">
        <w:r>
          <w:t xml:space="preserve">Let </w:t>
        </w:r>
        <w:r w:rsidRPr="006637C6">
          <w:rPr>
            <w:i/>
          </w:rPr>
          <w:t>calleeContext</w:t>
        </w:r>
        <w:r>
          <w:t xml:space="preserve"> be a new </w:t>
        </w:r>
      </w:ins>
      <w:ins w:id="27365" w:author="Rev 10 Allen Wirfs-Brock" w:date="2012-09-07T14:52:00Z">
        <w:r w:rsidR="004D5ACB">
          <w:t xml:space="preserve">ECMAScript Code </w:t>
        </w:r>
      </w:ins>
      <w:ins w:id="27366" w:author="Rev 7 Allen Wirfs-Brock" w:date="2012-04-26T09:45:00Z">
        <w:r>
          <w:t>execution context.</w:t>
        </w:r>
      </w:ins>
      <w:del w:id="27367" w:author="Rev 7 Allen Wirfs-Brock" w:date="2012-04-26T09:46:00Z">
        <w:r w:rsidR="004C02EF" w:rsidRPr="00E77497" w:rsidDel="004F1DC9">
          <w:delText xml:space="preserve">Let </w:delText>
        </w:r>
        <w:r w:rsidR="004C02EF" w:rsidRPr="00E77497" w:rsidDel="004F1DC9">
          <w:rPr>
            <w:i/>
          </w:rPr>
          <w:delText xml:space="preserve">funcCtx </w:delText>
        </w:r>
      </w:del>
      <w:ins w:id="27368" w:author="Rev 6 Allen Wirfs-Brock" w:date="2012-02-26T10:07:00Z">
        <w:del w:id="27369" w:author="Rev 7 Allen Wirfs-Brock" w:date="2012-04-26T09:46:00Z">
          <w:r w:rsidR="009B3B81" w:rsidDel="004F1DC9">
            <w:rPr>
              <w:i/>
            </w:rPr>
            <w:delText>status</w:delText>
          </w:r>
          <w:r w:rsidR="009B3B81" w:rsidRPr="00E77497" w:rsidDel="004F1DC9">
            <w:rPr>
              <w:i/>
            </w:rPr>
            <w:delText xml:space="preserve"> </w:delText>
          </w:r>
        </w:del>
      </w:ins>
      <w:del w:id="27370" w:author="Rev 7 Allen Wirfs-Brock" w:date="2012-04-26T09:46:00Z">
        <w:r w:rsidR="004C02EF" w:rsidRPr="00E77497" w:rsidDel="004F1DC9">
          <w:delText xml:space="preserve">be the result of establishing a new execution context for function code using the value of </w:delText>
        </w:r>
        <w:r w:rsidR="004C02EF" w:rsidRPr="00E77497" w:rsidDel="004F1DC9">
          <w:rPr>
            <w:i/>
          </w:rPr>
          <w:delText>F</w:delText>
        </w:r>
        <w:r w:rsidR="004C02EF" w:rsidRPr="00E77497" w:rsidDel="004F1DC9">
          <w:delText xml:space="preserve">'s [[FormalParameters]] internal property, the passed arguments List </w:delText>
        </w:r>
        <w:r w:rsidR="004C02EF" w:rsidRPr="00E77497" w:rsidDel="004F1DC9">
          <w:rPr>
            <w:i/>
          </w:rPr>
          <w:delText>args</w:delText>
        </w:r>
        <w:r w:rsidR="004C02EF" w:rsidRPr="00E77497" w:rsidDel="004F1DC9">
          <w:delText xml:space="preserve">, and the </w:delText>
        </w:r>
        <w:r w:rsidR="004C02EF" w:rsidRPr="00E77497" w:rsidDel="004F1DC9">
          <w:rPr>
            <w:b/>
          </w:rPr>
          <w:delText>this</w:delText>
        </w:r>
        <w:r w:rsidR="004C02EF" w:rsidRPr="00E77497" w:rsidDel="004F1DC9">
          <w:delText xml:space="preserve"> value as described in 10.4.3.</w:delText>
        </w:r>
      </w:del>
    </w:p>
    <w:p w14:paraId="7E75006A" w14:textId="77777777" w:rsidR="00755897" w:rsidDel="002F3BF4" w:rsidRDefault="00755897" w:rsidP="0070374F">
      <w:pPr>
        <w:pStyle w:val="Alg4"/>
        <w:numPr>
          <w:ilvl w:val="0"/>
          <w:numId w:val="147"/>
        </w:numPr>
        <w:tabs>
          <w:tab w:val="left" w:pos="720"/>
        </w:tabs>
        <w:rPr>
          <w:ins w:id="27371" w:author="Rev 7 Allen Wirfs-Brock" w:date="2012-04-26T09:49:00Z"/>
          <w:del w:id="27372" w:author="Rev 10 Allen Wirfs-Brock" w:date="2012-09-07T14:04:00Z"/>
        </w:rPr>
      </w:pPr>
      <w:ins w:id="27373" w:author="Rev 7 Allen Wirfs-Brock" w:date="2012-04-26T09:49:00Z">
        <w:del w:id="27374" w:author="Rev 10 Allen Wirfs-Brock" w:date="2012-09-07T14:03:00Z">
          <w:r w:rsidRPr="00E77497" w:rsidDel="002F3BF4">
            <w:delText xml:space="preserve">Set </w:delText>
          </w:r>
          <w:r w:rsidRPr="00250FC6" w:rsidDel="002F3BF4">
            <w:rPr>
              <w:i/>
            </w:rPr>
            <w:delText>calleeContext</w:delText>
          </w:r>
        </w:del>
      </w:ins>
      <w:ins w:id="27375" w:author="Rev 7 Allen Wirfs-Brock" w:date="2012-05-02T10:57:00Z">
        <w:del w:id="27376" w:author="Rev 10 Allen Wirfs-Brock" w:date="2012-09-07T14:03:00Z">
          <w:r w:rsidR="002F42C1" w:rsidDel="002F3BF4">
            <w:rPr>
              <w:i/>
            </w:rPr>
            <w:delText xml:space="preserve">’s </w:delText>
          </w:r>
          <w:r w:rsidR="002F42C1" w:rsidRPr="001936FC" w:rsidDel="002F3BF4">
            <w:delText>PreviousContext</w:delText>
          </w:r>
        </w:del>
      </w:ins>
      <w:ins w:id="27377" w:author="Rev 7 Allen Wirfs-Brock" w:date="2012-04-26T09:49:00Z">
        <w:del w:id="27378" w:author="Rev 10 Allen Wirfs-Brock" w:date="2012-09-07T14:03:00Z">
          <w:r w:rsidDel="002F3BF4">
            <w:delText xml:space="preserve"> </w:delText>
          </w:r>
          <w:r w:rsidRPr="00E77497" w:rsidDel="002F3BF4">
            <w:delText xml:space="preserve">to </w:delText>
          </w:r>
          <w:r w:rsidRPr="00250FC6" w:rsidDel="002F3BF4">
            <w:rPr>
              <w:i/>
            </w:rPr>
            <w:delText>callerContext</w:delText>
          </w:r>
          <w:r w:rsidRPr="00E77497" w:rsidDel="002F3BF4">
            <w:delText>.</w:delText>
          </w:r>
        </w:del>
      </w:ins>
    </w:p>
    <w:p w14:paraId="699DD2F9" w14:textId="77777777" w:rsidR="001936FC" w:rsidRDefault="001936FC" w:rsidP="0070374F">
      <w:pPr>
        <w:pStyle w:val="Alg4"/>
        <w:numPr>
          <w:ilvl w:val="0"/>
          <w:numId w:val="147"/>
        </w:numPr>
        <w:tabs>
          <w:tab w:val="left" w:pos="720"/>
        </w:tabs>
        <w:rPr>
          <w:ins w:id="27379" w:author="Rev 7 Allen Wirfs-Brock" w:date="2012-05-02T11:03:00Z"/>
        </w:rPr>
      </w:pPr>
      <w:ins w:id="27380" w:author="Rev 7 Allen Wirfs-Brock" w:date="2012-05-02T11:03:00Z">
        <w:r>
          <w:t xml:space="preserve">Set </w:t>
        </w:r>
        <w:r w:rsidRPr="001936FC">
          <w:rPr>
            <w:i/>
          </w:rPr>
          <w:t>calleeContext</w:t>
        </w:r>
      </w:ins>
      <w:ins w:id="27381" w:author="Rev 7 Allen Wirfs-Brock" w:date="2012-05-02T11:04:00Z">
        <w:r w:rsidRPr="001936FC">
          <w:rPr>
            <w:i/>
          </w:rPr>
          <w:t>’s</w:t>
        </w:r>
        <w:r>
          <w:t xml:space="preserve"> Realm to the value of </w:t>
        </w:r>
        <w:r w:rsidRPr="003B4312">
          <w:rPr>
            <w:i/>
          </w:rPr>
          <w:t>F</w:t>
        </w:r>
        <w:r w:rsidRPr="003B4312">
          <w:t>’s [[</w:t>
        </w:r>
        <w:r>
          <w:t>Realm</w:t>
        </w:r>
        <w:r w:rsidRPr="003B4312">
          <w:t>]] internal property</w:t>
        </w:r>
      </w:ins>
    </w:p>
    <w:p w14:paraId="66B38D05" w14:textId="77777777" w:rsidR="0070374F" w:rsidRPr="003B4312" w:rsidRDefault="0070374F" w:rsidP="0070374F">
      <w:pPr>
        <w:pStyle w:val="Alg4"/>
        <w:numPr>
          <w:ilvl w:val="0"/>
          <w:numId w:val="147"/>
        </w:numPr>
        <w:tabs>
          <w:tab w:val="left" w:pos="720"/>
        </w:tabs>
        <w:rPr>
          <w:ins w:id="27382" w:author="Rev 7 Allen Wirfs-Brock" w:date="2012-04-25T18:05:00Z"/>
        </w:rPr>
      </w:pPr>
      <w:ins w:id="27383" w:author="Rev 7 Allen Wirfs-Brock" w:date="2012-04-25T18:05:00Z">
        <w:r w:rsidRPr="00E77497">
          <w:t xml:space="preserve">Let </w:t>
        </w:r>
      </w:ins>
      <w:ins w:id="27384" w:author="Rev 7 Allen Wirfs-Brock" w:date="2012-04-25T18:07:00Z">
        <w:r>
          <w:rPr>
            <w:i/>
          </w:rPr>
          <w:t>thisMode</w:t>
        </w:r>
      </w:ins>
      <w:ins w:id="27385" w:author="Rev 7 Allen Wirfs-Brock" w:date="2012-04-25T18:05:00Z">
        <w:r w:rsidRPr="004D1BD1">
          <w:t xml:space="preserve"> be the value of </w:t>
        </w:r>
        <w:r w:rsidRPr="003B4312">
          <w:rPr>
            <w:i/>
          </w:rPr>
          <w:t>F</w:t>
        </w:r>
        <w:r w:rsidRPr="003B4312">
          <w:t>’s [[</w:t>
        </w:r>
      </w:ins>
      <w:ins w:id="27386" w:author="Rev 7 Allen Wirfs-Brock" w:date="2012-04-25T18:07:00Z">
        <w:r>
          <w:t>ThisMode</w:t>
        </w:r>
      </w:ins>
      <w:ins w:id="27387" w:author="Rev 7 Allen Wirfs-Brock" w:date="2012-04-25T18:05:00Z">
        <w:r w:rsidRPr="003B4312">
          <w:t>]] internal property.</w:t>
        </w:r>
      </w:ins>
    </w:p>
    <w:p w14:paraId="1135EE9B" w14:textId="77777777" w:rsidR="0070374F" w:rsidRPr="003B4312" w:rsidRDefault="0070374F" w:rsidP="0070374F">
      <w:pPr>
        <w:pStyle w:val="Alg4"/>
        <w:numPr>
          <w:ilvl w:val="0"/>
          <w:numId w:val="147"/>
        </w:numPr>
        <w:tabs>
          <w:tab w:val="left" w:pos="720"/>
        </w:tabs>
        <w:rPr>
          <w:ins w:id="27388" w:author="Rev 7 Allen Wirfs-Brock" w:date="2012-04-25T18:09:00Z"/>
        </w:rPr>
      </w:pPr>
      <w:ins w:id="27389" w:author="Rev 7 Allen Wirfs-Brock" w:date="2012-04-25T18:09:00Z">
        <w:r w:rsidRPr="003B4312">
          <w:t xml:space="preserve">If </w:t>
        </w:r>
        <w:r>
          <w:rPr>
            <w:i/>
          </w:rPr>
          <w:t>thisMode</w:t>
        </w:r>
        <w:r w:rsidRPr="004D1BD1">
          <w:t xml:space="preserve"> </w:t>
        </w:r>
        <w:r w:rsidRPr="003B4312">
          <w:t xml:space="preserve">is </w:t>
        </w:r>
      </w:ins>
      <w:ins w:id="27390" w:author="Rev 7 Allen Wirfs-Brock" w:date="2012-04-25T18:10:00Z">
        <w:r>
          <w:rPr>
            <w:rFonts w:ascii="Arial" w:hAnsi="Arial" w:cs="Arial"/>
          </w:rPr>
          <w:t>lexical</w:t>
        </w:r>
      </w:ins>
      <w:ins w:id="27391" w:author="Rev 7 Allen Wirfs-Brock" w:date="2012-04-25T18:09:00Z">
        <w:r w:rsidRPr="003B4312">
          <w:t xml:space="preserve">, </w:t>
        </w:r>
      </w:ins>
      <w:ins w:id="27392" w:author="Rev 7 Allen Wirfs-Brock" w:date="2012-04-26T09:27:00Z">
        <w:r w:rsidR="00047BCC">
          <w:t>then</w:t>
        </w:r>
      </w:ins>
    </w:p>
    <w:p w14:paraId="5D0F7877" w14:textId="77777777" w:rsidR="00047BCC" w:rsidRDefault="00047BCC" w:rsidP="006637C6">
      <w:pPr>
        <w:pStyle w:val="Alg4"/>
        <w:numPr>
          <w:ilvl w:val="1"/>
          <w:numId w:val="147"/>
        </w:numPr>
        <w:tabs>
          <w:tab w:val="left" w:pos="720"/>
        </w:tabs>
        <w:rPr>
          <w:ins w:id="27393" w:author="Rev 7 Allen Wirfs-Brock" w:date="2012-04-26T09:26:00Z"/>
        </w:rPr>
      </w:pPr>
      <w:ins w:id="27394" w:author="Rev 7 Allen Wirfs-Brock" w:date="2012-04-26T09:26:00Z">
        <w:r w:rsidRPr="00675B74">
          <w:t xml:space="preserve">Let </w:t>
        </w:r>
        <w:r w:rsidRPr="00E77497">
          <w:rPr>
            <w:i/>
          </w:rPr>
          <w:t>localEnv</w:t>
        </w:r>
        <w:r w:rsidRPr="00E77497">
          <w:t xml:space="preserve"> be the result of calling NewDeclarativeEnvironment</w:t>
        </w:r>
        <w:r w:rsidRPr="00E77497" w:rsidDel="008472DE">
          <w:t xml:space="preserve"> </w:t>
        </w:r>
        <w:r w:rsidRPr="00E77497">
          <w:t xml:space="preserve"> passing the value of the [[Scope]] internal property of </w:t>
        </w:r>
        <w:r w:rsidRPr="00E77497">
          <w:rPr>
            <w:i/>
          </w:rPr>
          <w:t>F</w:t>
        </w:r>
        <w:r>
          <w:t xml:space="preserve"> as the argument.</w:t>
        </w:r>
      </w:ins>
    </w:p>
    <w:p w14:paraId="358D4400" w14:textId="77777777" w:rsidR="00047BCC" w:rsidRDefault="00047BCC" w:rsidP="0070374F">
      <w:pPr>
        <w:pStyle w:val="Alg4"/>
        <w:numPr>
          <w:ilvl w:val="0"/>
          <w:numId w:val="147"/>
        </w:numPr>
        <w:tabs>
          <w:tab w:val="left" w:pos="720"/>
        </w:tabs>
        <w:rPr>
          <w:ins w:id="27395" w:author="Rev 7 Allen Wirfs-Brock" w:date="2012-04-26T09:28:00Z"/>
        </w:rPr>
      </w:pPr>
      <w:ins w:id="27396" w:author="Rev 7 Allen Wirfs-Brock" w:date="2012-04-26T09:28:00Z">
        <w:r>
          <w:t>Else,</w:t>
        </w:r>
      </w:ins>
    </w:p>
    <w:p w14:paraId="07767484" w14:textId="77777777" w:rsidR="0070374F" w:rsidRPr="003B4312" w:rsidRDefault="0070374F" w:rsidP="006637C6">
      <w:pPr>
        <w:pStyle w:val="Alg4"/>
        <w:numPr>
          <w:ilvl w:val="1"/>
          <w:numId w:val="147"/>
        </w:numPr>
        <w:tabs>
          <w:tab w:val="left" w:pos="720"/>
        </w:tabs>
        <w:rPr>
          <w:ins w:id="27397" w:author="Rev 7 Allen Wirfs-Brock" w:date="2012-04-25T18:05:00Z"/>
        </w:rPr>
      </w:pPr>
      <w:ins w:id="27398" w:author="Rev 7 Allen Wirfs-Brock" w:date="2012-04-25T18:05:00Z">
        <w:r w:rsidRPr="003B4312">
          <w:t xml:space="preserve">If </w:t>
        </w:r>
      </w:ins>
      <w:ins w:id="27399" w:author="Rev 7 Allen Wirfs-Brock" w:date="2012-04-25T18:07:00Z">
        <w:r>
          <w:rPr>
            <w:i/>
          </w:rPr>
          <w:t>thisMode</w:t>
        </w:r>
        <w:r w:rsidRPr="004D1BD1">
          <w:t xml:space="preserve"> </w:t>
        </w:r>
      </w:ins>
      <w:ins w:id="27400" w:author="Rev 7 Allen Wirfs-Brock" w:date="2012-04-25T18:05:00Z">
        <w:r w:rsidRPr="003B4312">
          <w:t xml:space="preserve">is </w:t>
        </w:r>
      </w:ins>
      <w:ins w:id="27401" w:author="Rev 7 Allen Wirfs-Brock" w:date="2012-04-25T18:08:00Z">
        <w:r>
          <w:rPr>
            <w:rFonts w:ascii="Arial" w:hAnsi="Arial" w:cs="Arial"/>
          </w:rPr>
          <w:t>strict</w:t>
        </w:r>
      </w:ins>
      <w:ins w:id="27402" w:author="Rev 7 Allen Wirfs-Brock" w:date="2012-04-25T18:05:00Z">
        <w:r w:rsidRPr="003B4312">
          <w:t xml:space="preserve">, set </w:t>
        </w:r>
      </w:ins>
      <w:ins w:id="27403" w:author="Rev 7 Allen Wirfs-Brock" w:date="2012-04-26T09:30:00Z">
        <w:r w:rsidR="00047BCC" w:rsidRPr="006637C6">
          <w:rPr>
            <w:i/>
          </w:rPr>
          <w:t>thisValue</w:t>
        </w:r>
      </w:ins>
      <w:ins w:id="27404" w:author="Rev 7 Allen Wirfs-Brock" w:date="2012-04-25T18:05:00Z">
        <w:r w:rsidRPr="003B4312">
          <w:t xml:space="preserve"> to </w:t>
        </w:r>
        <w:r w:rsidRPr="003B4312">
          <w:rPr>
            <w:i/>
          </w:rPr>
          <w:t>thisArg</w:t>
        </w:r>
      </w:ins>
      <w:ins w:id="27405" w:author="Rev 7 Allen Wirfs-Brock" w:date="2012-04-26T09:30:00Z">
        <w:r w:rsidR="00047BCC">
          <w:rPr>
            <w:i/>
          </w:rPr>
          <w:t>ument</w:t>
        </w:r>
      </w:ins>
      <w:ins w:id="27406" w:author="Rev 7 Allen Wirfs-Brock" w:date="2012-04-25T18:05:00Z">
        <w:r w:rsidRPr="003B4312">
          <w:t>.</w:t>
        </w:r>
      </w:ins>
    </w:p>
    <w:p w14:paraId="6660AE7D" w14:textId="77777777" w:rsidR="00A44DAF" w:rsidRDefault="0070374F" w:rsidP="006637C6">
      <w:pPr>
        <w:pStyle w:val="Alg4"/>
        <w:numPr>
          <w:ilvl w:val="1"/>
          <w:numId w:val="147"/>
        </w:numPr>
        <w:tabs>
          <w:tab w:val="left" w:pos="720"/>
        </w:tabs>
        <w:rPr>
          <w:ins w:id="27407" w:author="Rev 8 Allen Wirfs-Brock" w:date="2012-06-15T14:33:00Z"/>
        </w:rPr>
      </w:pPr>
      <w:ins w:id="27408" w:author="Rev 7 Allen Wirfs-Brock" w:date="2012-04-25T18:05:00Z">
        <w:r w:rsidRPr="003B4312">
          <w:t>Else</w:t>
        </w:r>
        <w:del w:id="27409" w:author="Rev 8 Allen Wirfs-Brock" w:date="2012-06-15T14:33:00Z">
          <w:r w:rsidRPr="003B4312" w:rsidDel="00A44DAF">
            <w:delText xml:space="preserve"> </w:delText>
          </w:r>
        </w:del>
      </w:ins>
    </w:p>
    <w:p w14:paraId="2612D6A4" w14:textId="77777777" w:rsidR="0070374F" w:rsidRPr="008B7F6F" w:rsidRDefault="0070374F" w:rsidP="008E7E56">
      <w:pPr>
        <w:pStyle w:val="Alg4"/>
        <w:numPr>
          <w:ilvl w:val="2"/>
          <w:numId w:val="147"/>
        </w:numPr>
        <w:tabs>
          <w:tab w:val="left" w:pos="720"/>
        </w:tabs>
        <w:rPr>
          <w:ins w:id="27410" w:author="Rev 7 Allen Wirfs-Brock" w:date="2012-04-25T18:05:00Z"/>
        </w:rPr>
      </w:pPr>
      <w:ins w:id="27411" w:author="Rev 7 Allen Wirfs-Brock" w:date="2012-04-25T18:05:00Z">
        <w:r w:rsidRPr="003B4312">
          <w:t xml:space="preserve">if </w:t>
        </w:r>
        <w:r w:rsidRPr="003B4312">
          <w:rPr>
            <w:i/>
          </w:rPr>
          <w:t>thisArg</w:t>
        </w:r>
      </w:ins>
      <w:ins w:id="27412" w:author="Rev 7 Allen Wirfs-Brock" w:date="2012-04-26T09:30:00Z">
        <w:r w:rsidR="00047BCC">
          <w:rPr>
            <w:i/>
          </w:rPr>
          <w:t>ument</w:t>
        </w:r>
      </w:ins>
      <w:ins w:id="27413" w:author="Rev 7 Allen Wirfs-Brock" w:date="2012-04-25T18:05:00Z">
        <w:r w:rsidRPr="008B7F6F">
          <w:t xml:space="preserve"> is </w:t>
        </w:r>
        <w:r w:rsidRPr="008B7F6F">
          <w:rPr>
            <w:b/>
          </w:rPr>
          <w:t>null</w:t>
        </w:r>
        <w:r w:rsidRPr="008B7F6F">
          <w:t xml:space="preserve"> or </w:t>
        </w:r>
        <w:r w:rsidRPr="008B7F6F">
          <w:rPr>
            <w:b/>
          </w:rPr>
          <w:t>undefined</w:t>
        </w:r>
        <w:r w:rsidRPr="008B7F6F">
          <w:t xml:space="preserve">, set </w:t>
        </w:r>
      </w:ins>
      <w:ins w:id="27414" w:author="Rev 7 Allen Wirfs-Brock" w:date="2012-04-26T09:31:00Z">
        <w:r w:rsidR="00047BCC" w:rsidRPr="00250FC6">
          <w:rPr>
            <w:i/>
          </w:rPr>
          <w:t>thisValue</w:t>
        </w:r>
      </w:ins>
      <w:ins w:id="27415" w:author="Rev 7 Allen Wirfs-Brock" w:date="2012-04-25T18:05:00Z">
        <w:r w:rsidRPr="008B7F6F">
          <w:t xml:space="preserve"> to </w:t>
        </w:r>
      </w:ins>
      <w:ins w:id="27416" w:author="Rev 7 Allen Wirfs-Brock" w:date="2012-04-26T09:31:00Z">
        <w:r w:rsidR="00047BCC">
          <w:t>%GlobalObject%</w:t>
        </w:r>
      </w:ins>
      <w:ins w:id="27417" w:author="Rev 7 Allen Wirfs-Brock" w:date="2012-04-25T18:05:00Z">
        <w:r w:rsidRPr="008B7F6F">
          <w:t>.</w:t>
        </w:r>
      </w:ins>
    </w:p>
    <w:p w14:paraId="3BC11444" w14:textId="77777777" w:rsidR="0070374F" w:rsidRPr="009C202C" w:rsidRDefault="0070374F" w:rsidP="008E7E56">
      <w:pPr>
        <w:pStyle w:val="Alg4"/>
        <w:numPr>
          <w:ilvl w:val="2"/>
          <w:numId w:val="147"/>
        </w:numPr>
        <w:tabs>
          <w:tab w:val="left" w:pos="720"/>
        </w:tabs>
        <w:rPr>
          <w:ins w:id="27418" w:author="Rev 7 Allen Wirfs-Brock" w:date="2012-04-25T18:05:00Z"/>
        </w:rPr>
      </w:pPr>
      <w:ins w:id="27419" w:author="Rev 7 Allen Wirfs-Brock" w:date="2012-04-25T18:05:00Z">
        <w:r w:rsidRPr="00E65A34">
          <w:t>Else if Type(</w:t>
        </w:r>
      </w:ins>
      <w:ins w:id="27420" w:author="Rev 10 Allen Wirfs-Brock" w:date="2012-08-13T18:44:00Z">
        <w:r w:rsidR="00C700A2" w:rsidRPr="003B4312">
          <w:rPr>
            <w:i/>
          </w:rPr>
          <w:t>thisArg</w:t>
        </w:r>
        <w:r w:rsidR="00C700A2">
          <w:rPr>
            <w:i/>
          </w:rPr>
          <w:t>ument</w:t>
        </w:r>
      </w:ins>
      <w:ins w:id="27421" w:author="Rev 7 Allen Wirfs-Brock" w:date="2012-04-25T18:05:00Z">
        <w:del w:id="27422" w:author="Rev 10 Allen Wirfs-Brock" w:date="2012-08-13T18:44:00Z">
          <w:r w:rsidRPr="00546435" w:rsidDel="00C700A2">
            <w:rPr>
              <w:i/>
            </w:rPr>
            <w:delText>thisArg</w:delText>
          </w:r>
        </w:del>
        <w:r w:rsidRPr="00546435">
          <w:t xml:space="preserve">) is not Object, set the </w:t>
        </w:r>
      </w:ins>
      <w:ins w:id="27423" w:author="Rev 7 Allen Wirfs-Brock" w:date="2012-04-26T09:37:00Z">
        <w:r w:rsidR="00047BCC" w:rsidRPr="00250FC6">
          <w:rPr>
            <w:i/>
          </w:rPr>
          <w:t>thisValue</w:t>
        </w:r>
        <w:r w:rsidR="00047BCC" w:rsidRPr="008B7F6F">
          <w:t xml:space="preserve"> </w:t>
        </w:r>
      </w:ins>
      <w:ins w:id="27424" w:author="Rev 7 Allen Wirfs-Brock" w:date="2012-04-25T18:05:00Z">
        <w:r w:rsidRPr="00546435">
          <w:t>to ToObject(</w:t>
        </w:r>
      </w:ins>
      <w:ins w:id="27425" w:author="Rev 7 Allen Wirfs-Brock" w:date="2012-04-26T09:37:00Z">
        <w:r w:rsidR="00047BCC" w:rsidRPr="003B4312">
          <w:rPr>
            <w:i/>
          </w:rPr>
          <w:t>thisArg</w:t>
        </w:r>
        <w:r w:rsidR="00047BCC">
          <w:rPr>
            <w:i/>
          </w:rPr>
          <w:t>ument</w:t>
        </w:r>
      </w:ins>
      <w:ins w:id="27426" w:author="Rev 7 Allen Wirfs-Brock" w:date="2012-04-25T18:05:00Z">
        <w:r w:rsidRPr="009C202C">
          <w:t>).</w:t>
        </w:r>
      </w:ins>
    </w:p>
    <w:p w14:paraId="79334180" w14:textId="77777777" w:rsidR="0070374F" w:rsidRPr="00690A41" w:rsidRDefault="0070374F" w:rsidP="008E7E56">
      <w:pPr>
        <w:pStyle w:val="Alg4"/>
        <w:numPr>
          <w:ilvl w:val="2"/>
          <w:numId w:val="147"/>
        </w:numPr>
        <w:tabs>
          <w:tab w:val="left" w:pos="720"/>
        </w:tabs>
        <w:rPr>
          <w:ins w:id="27427" w:author="Rev 7 Allen Wirfs-Brock" w:date="2012-04-25T18:05:00Z"/>
        </w:rPr>
      </w:pPr>
      <w:ins w:id="27428" w:author="Rev 7 Allen Wirfs-Brock" w:date="2012-04-25T18:05:00Z">
        <w:r w:rsidRPr="009C202C">
          <w:t xml:space="preserve">Else set the </w:t>
        </w:r>
      </w:ins>
      <w:ins w:id="27429" w:author="Rev 7 Allen Wirfs-Brock" w:date="2012-04-26T09:37:00Z">
        <w:r w:rsidR="004F1DC9" w:rsidRPr="00250FC6">
          <w:rPr>
            <w:i/>
          </w:rPr>
          <w:t>thisValue</w:t>
        </w:r>
        <w:r w:rsidR="004F1DC9" w:rsidRPr="008B7F6F">
          <w:t xml:space="preserve"> </w:t>
        </w:r>
      </w:ins>
      <w:ins w:id="27430" w:author="Rev 7 Allen Wirfs-Brock" w:date="2012-04-25T18:05:00Z">
        <w:r w:rsidRPr="009C202C">
          <w:t>t</w:t>
        </w:r>
        <w:r w:rsidRPr="00690A41">
          <w:t xml:space="preserve">o </w:t>
        </w:r>
      </w:ins>
      <w:ins w:id="27431" w:author="Rev 7 Allen Wirfs-Brock" w:date="2012-04-26T09:37:00Z">
        <w:r w:rsidR="004F1DC9" w:rsidRPr="003B4312">
          <w:rPr>
            <w:i/>
          </w:rPr>
          <w:t>thisArg</w:t>
        </w:r>
        <w:r w:rsidR="004F1DC9">
          <w:rPr>
            <w:i/>
          </w:rPr>
          <w:t>ument</w:t>
        </w:r>
      </w:ins>
      <w:ins w:id="27432" w:author="Rev 7 Allen Wirfs-Brock" w:date="2012-04-25T18:05:00Z">
        <w:r w:rsidRPr="00690A41">
          <w:t>.</w:t>
        </w:r>
      </w:ins>
    </w:p>
    <w:p w14:paraId="3E64D2AC" w14:textId="77777777" w:rsidR="0070374F" w:rsidRPr="00E77497" w:rsidRDefault="0070374F" w:rsidP="006637C6">
      <w:pPr>
        <w:pStyle w:val="Alg4"/>
        <w:numPr>
          <w:ilvl w:val="1"/>
          <w:numId w:val="147"/>
        </w:numPr>
        <w:tabs>
          <w:tab w:val="left" w:pos="720"/>
        </w:tabs>
        <w:rPr>
          <w:ins w:id="27433" w:author="Rev 7 Allen Wirfs-Brock" w:date="2012-04-25T18:05:00Z"/>
        </w:rPr>
      </w:pPr>
      <w:ins w:id="27434" w:author="Rev 7 Allen Wirfs-Brock" w:date="2012-04-25T18:05:00Z">
        <w:r w:rsidRPr="00675B74">
          <w:t xml:space="preserve">Let </w:t>
        </w:r>
        <w:r w:rsidRPr="00E77497">
          <w:rPr>
            <w:i/>
          </w:rPr>
          <w:t>localEnv</w:t>
        </w:r>
        <w:r w:rsidRPr="00E77497">
          <w:t xml:space="preserve"> be the result of calling New</w:t>
        </w:r>
      </w:ins>
      <w:ins w:id="27435" w:author="Rev 7 Allen Wirfs-Brock" w:date="2012-04-26T09:37:00Z">
        <w:r w:rsidR="004F1DC9">
          <w:t>Method</w:t>
        </w:r>
      </w:ins>
      <w:ins w:id="27436" w:author="Rev 7 Allen Wirfs-Brock" w:date="2012-04-25T18:05:00Z">
        <w:r w:rsidRPr="00E77497">
          <w:t>Environment</w:t>
        </w:r>
        <w:r w:rsidRPr="00E77497" w:rsidDel="008472DE">
          <w:t xml:space="preserve"> </w:t>
        </w:r>
        <w:r w:rsidRPr="00E77497">
          <w:t xml:space="preserve"> passing </w:t>
        </w:r>
        <w:r w:rsidRPr="00E77497">
          <w:rPr>
            <w:i/>
          </w:rPr>
          <w:t>F</w:t>
        </w:r>
        <w:r w:rsidRPr="00E77497">
          <w:t xml:space="preserve"> </w:t>
        </w:r>
      </w:ins>
      <w:ins w:id="27437" w:author="Rev 7 Allen Wirfs-Brock" w:date="2012-04-26T09:42:00Z">
        <w:r w:rsidR="004F1DC9">
          <w:t xml:space="preserve">and </w:t>
        </w:r>
        <w:r w:rsidR="004F1DC9" w:rsidRPr="00250FC6">
          <w:rPr>
            <w:i/>
          </w:rPr>
          <w:t>thisValue</w:t>
        </w:r>
        <w:r w:rsidR="004F1DC9">
          <w:t xml:space="preserve"> </w:t>
        </w:r>
      </w:ins>
      <w:ins w:id="27438" w:author="Rev 7 Allen Wirfs-Brock" w:date="2012-04-25T18:05:00Z">
        <w:r w:rsidRPr="00E77497">
          <w:t>as the argument</w:t>
        </w:r>
      </w:ins>
      <w:ins w:id="27439" w:author="Rev 7 Allen Wirfs-Brock" w:date="2012-04-26T09:42:00Z">
        <w:r w:rsidR="004F1DC9">
          <w:t>s</w:t>
        </w:r>
      </w:ins>
      <w:ins w:id="27440" w:author="Rev 7 Allen Wirfs-Brock" w:date="2012-04-25T18:05:00Z">
        <w:r w:rsidRPr="00E77497">
          <w:t>.</w:t>
        </w:r>
      </w:ins>
    </w:p>
    <w:p w14:paraId="3CF2DE09" w14:textId="77777777" w:rsidR="0070374F" w:rsidRPr="00E77497" w:rsidRDefault="0070374F" w:rsidP="0070374F">
      <w:pPr>
        <w:pStyle w:val="Alg4"/>
        <w:numPr>
          <w:ilvl w:val="0"/>
          <w:numId w:val="147"/>
        </w:numPr>
        <w:tabs>
          <w:tab w:val="left" w:pos="720"/>
        </w:tabs>
        <w:rPr>
          <w:ins w:id="27441" w:author="Rev 7 Allen Wirfs-Brock" w:date="2012-04-25T18:05:00Z"/>
        </w:rPr>
      </w:pPr>
      <w:ins w:id="27442" w:author="Rev 7 Allen Wirfs-Brock" w:date="2012-04-25T18:05:00Z">
        <w:r w:rsidRPr="00E77497">
          <w:t xml:space="preserve">Set the LexicalEnvironment </w:t>
        </w:r>
      </w:ins>
      <w:ins w:id="27443" w:author="Rev 7 Allen Wirfs-Brock" w:date="2012-04-26T09:48:00Z">
        <w:r w:rsidR="00755897">
          <w:t xml:space="preserve">of </w:t>
        </w:r>
        <w:r w:rsidR="00755897" w:rsidRPr="006637C6">
          <w:rPr>
            <w:i/>
          </w:rPr>
          <w:t>calleeContext</w:t>
        </w:r>
        <w:r w:rsidR="00755897">
          <w:t xml:space="preserve"> </w:t>
        </w:r>
      </w:ins>
      <w:ins w:id="27444" w:author="Rev 7 Allen Wirfs-Brock" w:date="2012-04-25T18:05:00Z">
        <w:r w:rsidRPr="00E77497">
          <w:t xml:space="preserve">to </w:t>
        </w:r>
        <w:r w:rsidRPr="00E77497">
          <w:rPr>
            <w:i/>
          </w:rPr>
          <w:t>localEnv</w:t>
        </w:r>
        <w:r w:rsidRPr="00E77497">
          <w:t>.</w:t>
        </w:r>
      </w:ins>
    </w:p>
    <w:p w14:paraId="4C3CD909" w14:textId="77777777" w:rsidR="0070374F" w:rsidRPr="00E77497" w:rsidRDefault="0070374F" w:rsidP="0070374F">
      <w:pPr>
        <w:pStyle w:val="Alg4"/>
        <w:numPr>
          <w:ilvl w:val="0"/>
          <w:numId w:val="147"/>
        </w:numPr>
        <w:tabs>
          <w:tab w:val="left" w:pos="720"/>
        </w:tabs>
        <w:rPr>
          <w:ins w:id="27445" w:author="Rev 7 Allen Wirfs-Brock" w:date="2012-04-25T18:05:00Z"/>
        </w:rPr>
      </w:pPr>
      <w:ins w:id="27446" w:author="Rev 7 Allen Wirfs-Brock" w:date="2012-04-25T18:05:00Z">
        <w:r w:rsidRPr="00E77497">
          <w:t xml:space="preserve">Set the VariableEnvironment </w:t>
        </w:r>
      </w:ins>
      <w:ins w:id="27447" w:author="Rev 7 Allen Wirfs-Brock" w:date="2012-04-26T09:48:00Z">
        <w:r w:rsidR="00755897">
          <w:t xml:space="preserve">of </w:t>
        </w:r>
        <w:r w:rsidR="00755897" w:rsidRPr="00250FC6">
          <w:rPr>
            <w:i/>
          </w:rPr>
          <w:t>calleeContext</w:t>
        </w:r>
        <w:r w:rsidR="00755897">
          <w:t xml:space="preserve"> </w:t>
        </w:r>
      </w:ins>
      <w:ins w:id="27448" w:author="Rev 7 Allen Wirfs-Brock" w:date="2012-04-25T18:05:00Z">
        <w:r w:rsidRPr="00E77497">
          <w:t xml:space="preserve">to </w:t>
        </w:r>
        <w:r w:rsidRPr="00E77497">
          <w:rPr>
            <w:i/>
          </w:rPr>
          <w:t>localEnv</w:t>
        </w:r>
        <w:r w:rsidRPr="00E77497">
          <w:t>.</w:t>
        </w:r>
      </w:ins>
    </w:p>
    <w:p w14:paraId="555EF8F9" w14:textId="77777777" w:rsidR="00755897" w:rsidRPr="00E77497" w:rsidRDefault="002F3BF4" w:rsidP="002F3BF4">
      <w:pPr>
        <w:pStyle w:val="Alg4"/>
        <w:numPr>
          <w:ilvl w:val="0"/>
          <w:numId w:val="147"/>
        </w:numPr>
        <w:tabs>
          <w:tab w:val="left" w:pos="720"/>
        </w:tabs>
        <w:rPr>
          <w:ins w:id="27449" w:author="Rev 7 Allen Wirfs-Brock" w:date="2012-04-26T09:53:00Z"/>
        </w:rPr>
      </w:pPr>
      <w:ins w:id="27450" w:author="Rev 10 Allen Wirfs-Brock" w:date="2012-09-07T14:05:00Z">
        <w:r>
          <w:t>Push calleeContext on to the execution context stack;</w:t>
        </w:r>
      </w:ins>
      <w:ins w:id="27451" w:author="Rev 7 Allen Wirfs-Brock" w:date="2012-05-02T11:05:00Z">
        <w:del w:id="27452" w:author="Rev 10 Allen Wirfs-Brock" w:date="2012-09-07T14:05:00Z">
          <w:r w:rsidR="001936FC" w:rsidDel="002F3BF4">
            <w:delText>Make</w:delText>
          </w:r>
        </w:del>
      </w:ins>
      <w:ins w:id="27453" w:author="Rev 7 Allen Wirfs-Brock" w:date="2012-04-26T09:53:00Z">
        <w:r w:rsidR="00755897">
          <w:t xml:space="preserve"> </w:t>
        </w:r>
        <w:r w:rsidR="00755897" w:rsidRPr="00A3740A">
          <w:rPr>
            <w:i/>
          </w:rPr>
          <w:t>call</w:t>
        </w:r>
        <w:r w:rsidR="00755897">
          <w:rPr>
            <w:i/>
          </w:rPr>
          <w:t>ee</w:t>
        </w:r>
        <w:r w:rsidR="00755897" w:rsidRPr="00A3740A">
          <w:rPr>
            <w:i/>
          </w:rPr>
          <w:t>Context</w:t>
        </w:r>
        <w:r w:rsidR="00755897">
          <w:t xml:space="preserve"> </w:t>
        </w:r>
      </w:ins>
      <w:ins w:id="27454" w:author="Rev 10 Allen Wirfs-Brock" w:date="2012-09-07T14:06:00Z">
        <w:r>
          <w:t xml:space="preserve">is now </w:t>
        </w:r>
      </w:ins>
      <w:ins w:id="27455" w:author="Rev 7 Allen Wirfs-Brock" w:date="2012-04-26T09:53:00Z">
        <w:r w:rsidR="00755897">
          <w:t xml:space="preserve">the </w:t>
        </w:r>
      </w:ins>
      <w:ins w:id="27456" w:author="Rev 8 Allen Wirfs-Brock" w:date="2012-06-13T16:03:00Z">
        <w:r w:rsidR="00B33FB4">
          <w:t>running</w:t>
        </w:r>
        <w:r w:rsidR="00B33FB4" w:rsidRPr="00E77497">
          <w:t xml:space="preserve"> </w:t>
        </w:r>
      </w:ins>
      <w:ins w:id="27457" w:author="Rev 7 Allen Wirfs-Brock" w:date="2012-04-26T09:53:00Z">
        <w:del w:id="27458" w:author="Rev 8 Allen Wirfs-Brock" w:date="2012-06-13T16:03:00Z">
          <w:r w:rsidR="00755897" w:rsidDel="00B33FB4">
            <w:delText xml:space="preserve">current </w:delText>
          </w:r>
        </w:del>
        <w:r w:rsidR="00755897">
          <w:t>execution context.</w:t>
        </w:r>
      </w:ins>
    </w:p>
    <w:p w14:paraId="378245F8" w14:textId="77777777" w:rsidR="0070374F" w:rsidRPr="003B4312" w:rsidRDefault="00755897" w:rsidP="006637C6">
      <w:pPr>
        <w:pStyle w:val="Alg4"/>
        <w:numPr>
          <w:ilvl w:val="0"/>
          <w:numId w:val="147"/>
        </w:numPr>
        <w:tabs>
          <w:tab w:val="left" w:pos="720"/>
        </w:tabs>
        <w:contextualSpacing/>
        <w:rPr>
          <w:ins w:id="27459" w:author="Rev 7 Allen Wirfs-Brock" w:date="2012-04-25T18:05:00Z"/>
        </w:rPr>
      </w:pPr>
      <w:ins w:id="27460" w:author="Rev 7 Allen Wirfs-Brock" w:date="2012-04-26T09:51:00Z">
        <w:r>
          <w:t xml:space="preserve">Let </w:t>
        </w:r>
        <w:r w:rsidRPr="006637C6">
          <w:rPr>
            <w:i/>
          </w:rPr>
          <w:t>status</w:t>
        </w:r>
        <w:r>
          <w:t xml:space="preserve"> be</w:t>
        </w:r>
      </w:ins>
      <w:ins w:id="27461" w:author="Rev 7 Allen Wirfs-Brock" w:date="2012-04-25T18:05:00Z">
        <w:r w:rsidR="0070374F">
          <w:t xml:space="preserve"> the result of performing </w:t>
        </w:r>
        <w:r w:rsidR="0070374F" w:rsidRPr="003B4312">
          <w:t xml:space="preserve">Function Declaration Binding Instantiation using the function </w:t>
        </w:r>
        <w:r w:rsidR="0070374F" w:rsidRPr="008B7F6F">
          <w:rPr>
            <w:i/>
          </w:rPr>
          <w:t>F</w:t>
        </w:r>
        <w:r w:rsidR="0070374F" w:rsidRPr="008B7F6F">
          <w:t>,</w:t>
        </w:r>
        <w:r w:rsidR="0070374F" w:rsidRPr="00377876">
          <w:rPr>
            <w:i/>
          </w:rPr>
          <w:t xml:space="preserve"> </w:t>
        </w:r>
        <w:r w:rsidR="0070374F" w:rsidRPr="009C202C">
          <w:rPr>
            <w:i/>
          </w:rPr>
          <w:t>argumentsList</w:t>
        </w:r>
        <w:r w:rsidR="0070374F" w:rsidRPr="009C202C" w:rsidDel="00942C41">
          <w:t xml:space="preserve"> </w:t>
        </w:r>
        <w:r w:rsidR="0070374F" w:rsidRPr="00690A41">
          <w:t>,</w:t>
        </w:r>
        <w:r w:rsidR="0070374F" w:rsidRPr="008B7F6F">
          <w:t xml:space="preserve"> and </w:t>
        </w:r>
        <w:r w:rsidR="0070374F" w:rsidRPr="008B7F6F">
          <w:rPr>
            <w:i/>
          </w:rPr>
          <w:t xml:space="preserve">localEnv </w:t>
        </w:r>
        <w:r w:rsidR="0070374F" w:rsidRPr="008B7F6F">
          <w:t xml:space="preserve">as described in </w:t>
        </w:r>
        <w:commentRangeStart w:id="27462"/>
        <w:r w:rsidR="0070374F" w:rsidRPr="008B7F6F">
          <w:t>10.5</w:t>
        </w:r>
        <w:commentRangeEnd w:id="27462"/>
        <w:r w:rsidR="0070374F" w:rsidRPr="00446E53">
          <w:rPr>
            <w:rStyle w:val="af3"/>
            <w:rFonts w:ascii="Arial" w:eastAsia="MS Mincho" w:hAnsi="Arial"/>
            <w:spacing w:val="0"/>
            <w:lang w:val="en-GB" w:eastAsia="ja-JP"/>
          </w:rPr>
          <w:commentReference w:id="27462"/>
        </w:r>
        <w:r w:rsidR="0070374F">
          <w:t>.3</w:t>
        </w:r>
        <w:r w:rsidR="0070374F" w:rsidRPr="004D1BD1">
          <w:t>.</w:t>
        </w:r>
        <w:r w:rsidR="0070374F" w:rsidRPr="003B4312">
          <w:t xml:space="preserve"> </w:t>
        </w:r>
      </w:ins>
    </w:p>
    <w:p w14:paraId="1BC308F2" w14:textId="77777777" w:rsidR="00A3740A" w:rsidRDefault="00A3740A" w:rsidP="00150A49">
      <w:pPr>
        <w:pStyle w:val="Alg2"/>
        <w:numPr>
          <w:ilvl w:val="0"/>
          <w:numId w:val="147"/>
        </w:numPr>
        <w:rPr>
          <w:ins w:id="27463" w:author="Rev 6 Allen Wirfs-Brock" w:date="2012-02-26T10:08:00Z"/>
        </w:rPr>
      </w:pPr>
      <w:ins w:id="27464" w:author="Rev 6 Allen Wirfs-Brock" w:date="2012-02-26T10:08:00Z">
        <w:r>
          <w:t xml:space="preserve">If </w:t>
        </w:r>
        <w:r w:rsidRPr="00A3740A">
          <w:rPr>
            <w:i/>
          </w:rPr>
          <w:t>status</w:t>
        </w:r>
        <w:r>
          <w:t xml:space="preserve"> is an abrupt completion, then</w:t>
        </w:r>
      </w:ins>
    </w:p>
    <w:p w14:paraId="243AFB31" w14:textId="77777777" w:rsidR="00A3740A" w:rsidRDefault="00A3740A" w:rsidP="00A3740A">
      <w:pPr>
        <w:pStyle w:val="Alg2"/>
        <w:numPr>
          <w:ilvl w:val="1"/>
          <w:numId w:val="147"/>
        </w:numPr>
        <w:rPr>
          <w:ins w:id="27465" w:author="Rev 6 Allen Wirfs-Brock" w:date="2012-02-26T10:08:00Z"/>
        </w:rPr>
      </w:pPr>
      <w:ins w:id="27466" w:author="Rev 6 Allen Wirfs-Brock" w:date="2012-02-26T10:09:00Z">
        <w:del w:id="27467" w:author="Rev 10 Allen Wirfs-Brock" w:date="2012-09-07T14:07:00Z">
          <w:r w:rsidDel="002F3BF4">
            <w:delText>R</w:delText>
          </w:r>
        </w:del>
      </w:ins>
      <w:ins w:id="27468" w:author="Rev 10 Allen Wirfs-Brock" w:date="2012-09-07T14:07:00Z">
        <w:r w:rsidR="002F3BF4">
          <w:t xml:space="preserve">Remove calleeContext from the execution context stack </w:t>
        </w:r>
      </w:ins>
      <w:ins w:id="27469" w:author="Rev 10 Allen Wirfs-Brock" w:date="2012-09-07T14:08:00Z">
        <w:r w:rsidR="002F3BF4">
          <w:t xml:space="preserve">and </w:t>
        </w:r>
      </w:ins>
      <w:ins w:id="27470" w:author="Rev 10 Allen Wirfs-Brock" w:date="2012-09-07T14:07:00Z">
        <w:r w:rsidR="002F3BF4">
          <w:t>r</w:t>
        </w:r>
      </w:ins>
      <w:ins w:id="27471" w:author="Rev 6 Allen Wirfs-Brock" w:date="2012-02-26T10:09:00Z">
        <w:r>
          <w:t>estor</w:t>
        </w:r>
        <w:del w:id="27472" w:author="Rev 10 Allen Wirfs-Brock" w:date="2012-09-07T14:07:00Z">
          <w:r w:rsidDel="002F3BF4">
            <w:delText>e</w:delText>
          </w:r>
        </w:del>
      </w:ins>
      <w:ins w:id="27473" w:author="Rev 10 Allen Wirfs-Brock" w:date="2012-09-07T14:08:00Z">
        <w:r w:rsidR="002F3BF4">
          <w:t>e</w:t>
        </w:r>
      </w:ins>
      <w:ins w:id="27474" w:author="Rev 6 Allen Wirfs-Brock" w:date="2012-02-26T10:08:00Z">
        <w:r>
          <w:t xml:space="preserve"> </w:t>
        </w:r>
        <w:r w:rsidRPr="00A3740A">
          <w:rPr>
            <w:i/>
          </w:rPr>
          <w:t>callerContext</w:t>
        </w:r>
        <w:r>
          <w:t xml:space="preserve"> as the </w:t>
        </w:r>
      </w:ins>
      <w:ins w:id="27475" w:author="Rev 8 Allen Wirfs-Brock" w:date="2012-06-13T16:04:00Z">
        <w:r w:rsidR="00B33FB4">
          <w:t>running</w:t>
        </w:r>
        <w:r w:rsidR="00B33FB4" w:rsidRPr="00E77497">
          <w:t xml:space="preserve"> </w:t>
        </w:r>
      </w:ins>
      <w:ins w:id="27476" w:author="Rev 6 Allen Wirfs-Brock" w:date="2012-02-26T10:08:00Z">
        <w:del w:id="27477" w:author="Rev 8 Allen Wirfs-Brock" w:date="2012-06-13T16:04:00Z">
          <w:r w:rsidDel="00B33FB4">
            <w:delText xml:space="preserve">current </w:delText>
          </w:r>
        </w:del>
        <w:r>
          <w:t>execution context.</w:t>
        </w:r>
      </w:ins>
    </w:p>
    <w:p w14:paraId="05C34106" w14:textId="77777777" w:rsidR="00A67AF2" w:rsidRPr="00A67AF2" w:rsidRDefault="00A67AF2" w:rsidP="00A3740A">
      <w:pPr>
        <w:pStyle w:val="Alg2"/>
        <w:numPr>
          <w:ilvl w:val="1"/>
          <w:numId w:val="147"/>
        </w:numPr>
        <w:rPr>
          <w:ins w:id="27478" w:author="Rev 4 Allen Wirfs-Brock" w:date="2011-11-04T10:30:00Z"/>
        </w:rPr>
      </w:pPr>
      <w:ins w:id="27479" w:author="Rev 4 Allen Wirfs-Brock" w:date="2011-11-04T10:30:00Z">
        <w:del w:id="27480" w:author="Rev 6 Allen Wirfs-Brock" w:date="2012-02-26T10:10:00Z">
          <w:r w:rsidRPr="00A67AF2" w:rsidDel="00A3740A">
            <w:delText xml:space="preserve">If an exception was </w:delText>
          </w:r>
          <w:commentRangeStart w:id="27481"/>
          <w:r w:rsidRPr="00A67AF2" w:rsidDel="00A3740A">
            <w:delText>thrown</w:delText>
          </w:r>
        </w:del>
      </w:ins>
      <w:ins w:id="27482" w:author="Rev 4 Allen Wirfs-Brock" w:date="2011-11-04T10:31:00Z">
        <w:del w:id="27483" w:author="Rev 6 Allen Wirfs-Brock" w:date="2012-02-26T10:10:00Z">
          <w:r w:rsidDel="00A3740A">
            <w:delText xml:space="preserve"> </w:delText>
          </w:r>
          <w:commentRangeEnd w:id="27481"/>
          <w:r w:rsidDel="00A3740A">
            <w:rPr>
              <w:rStyle w:val="af3"/>
              <w:rFonts w:ascii="Arial" w:eastAsia="MS Mincho" w:hAnsi="Arial"/>
              <w:spacing w:val="0"/>
              <w:lang w:eastAsia="ja-JP"/>
            </w:rPr>
            <w:commentReference w:id="27481"/>
          </w:r>
          <w:r w:rsidDel="00A3740A">
            <w:delText>in the previous step</w:delText>
          </w:r>
        </w:del>
      </w:ins>
      <w:ins w:id="27484" w:author="Rev 4 Allen Wirfs-Brock" w:date="2011-11-04T10:30:00Z">
        <w:del w:id="27485" w:author="Rev 6 Allen Wirfs-Brock" w:date="2012-02-26T10:10:00Z">
          <w:r w:rsidRPr="004D1BD1" w:rsidDel="00A3740A">
            <w:delText>, return (</w:delText>
          </w:r>
          <w:r w:rsidRPr="003B4312" w:rsidDel="00A3740A">
            <w:rPr>
              <w:rFonts w:ascii="Arial" w:hAnsi="Arial" w:cs="Arial"/>
            </w:rPr>
            <w:delText>throw</w:delText>
          </w:r>
          <w:r w:rsidRPr="006B6D0A" w:rsidDel="00A3740A">
            <w:delText xml:space="preserve">, </w:delText>
          </w:r>
          <w:r w:rsidRPr="006B6D0A" w:rsidDel="00A3740A">
            <w:rPr>
              <w:i/>
            </w:rPr>
            <w:delText>V</w:delText>
          </w:r>
          <w:r w:rsidRPr="006B6D0A" w:rsidDel="00A3740A">
            <w:delText xml:space="preserve">, </w:delText>
          </w:r>
          <w:r w:rsidRPr="00E65A34" w:rsidDel="00A3740A">
            <w:rPr>
              <w:rFonts w:ascii="Arial" w:hAnsi="Arial" w:cs="Arial"/>
            </w:rPr>
            <w:delText>empty</w:delText>
          </w:r>
          <w:r w:rsidRPr="00A67AF2" w:rsidDel="00A3740A">
            <w:delText xml:space="preserve">) where </w:delText>
          </w:r>
          <w:r w:rsidRPr="00A67AF2" w:rsidDel="00A3740A">
            <w:rPr>
              <w:i/>
            </w:rPr>
            <w:delText>V</w:delText>
          </w:r>
          <w:r w:rsidRPr="00A67AF2" w:rsidDel="00A3740A">
            <w:delText xml:space="preserve"> is the exception. (Execution now proceeds as if no exception were thrown.)</w:delText>
          </w:r>
        </w:del>
      </w:ins>
      <w:ins w:id="27486" w:author="Rev 6 Allen Wirfs-Brock" w:date="2012-02-26T10:10:00Z">
        <w:r w:rsidR="00A3740A">
          <w:t xml:space="preserve">Return </w:t>
        </w:r>
        <w:r w:rsidR="00A3740A" w:rsidRPr="00A3740A">
          <w:rPr>
            <w:i/>
          </w:rPr>
          <w:t>status</w:t>
        </w:r>
        <w:r w:rsidR="00A3740A">
          <w:t>.</w:t>
        </w:r>
      </w:ins>
    </w:p>
    <w:p w14:paraId="2EA23BD4" w14:textId="77777777" w:rsidR="00A3740A" w:rsidDel="006637C6" w:rsidRDefault="00A3740A" w:rsidP="00F77917">
      <w:pPr>
        <w:pStyle w:val="Alg4"/>
        <w:numPr>
          <w:ilvl w:val="0"/>
          <w:numId w:val="147"/>
        </w:numPr>
        <w:rPr>
          <w:ins w:id="27487" w:author="Rev 6 Allen Wirfs-Brock" w:date="2012-02-26T10:13:00Z"/>
          <w:del w:id="27488" w:author="Rev 7 Allen Wirfs-Brock" w:date="2012-04-26T10:00:00Z"/>
        </w:rPr>
      </w:pPr>
      <w:del w:id="27489" w:author="Rev 7 Allen Wirfs-Brock" w:date="2012-04-26T10:00:00Z">
        <w:r w:rsidRPr="00546435" w:rsidDel="006637C6">
          <w:delText xml:space="preserve">If </w:delText>
        </w:r>
        <w:r w:rsidRPr="00A67AF2" w:rsidDel="006637C6">
          <w:rPr>
            <w:i/>
          </w:rPr>
          <w:delText>F</w:delText>
        </w:r>
        <w:r w:rsidRPr="00A67AF2" w:rsidDel="006637C6">
          <w:delText xml:space="preserve"> does not have a [[Code]] internal property or if its value is an empty </w:delText>
        </w:r>
        <w:r w:rsidRPr="00A67AF2" w:rsidDel="006637C6">
          <w:rPr>
            <w:i/>
          </w:rPr>
          <w:delText>FunctionBody</w:delText>
        </w:r>
        <w:r w:rsidRPr="00A67AF2" w:rsidDel="006637C6">
          <w:delText xml:space="preserve">, then </w:delText>
        </w:r>
      </w:del>
    </w:p>
    <w:p w14:paraId="20DDF3C8" w14:textId="77777777" w:rsidR="00A3740A" w:rsidDel="006637C6" w:rsidRDefault="00A3740A" w:rsidP="006637C6">
      <w:pPr>
        <w:pStyle w:val="Alg4"/>
        <w:numPr>
          <w:ilvl w:val="0"/>
          <w:numId w:val="147"/>
        </w:numPr>
        <w:rPr>
          <w:ins w:id="27490" w:author="Rev 6 Allen Wirfs-Brock" w:date="2012-02-26T10:13:00Z"/>
          <w:del w:id="27491" w:author="Rev 7 Allen Wirfs-Brock" w:date="2012-04-26T10:00:00Z"/>
        </w:rPr>
      </w:pPr>
      <w:ins w:id="27492" w:author="Rev 6 Allen Wirfs-Brock" w:date="2012-02-26T10:14:00Z">
        <w:del w:id="27493" w:author="Rev 7 Allen Wirfs-Brock" w:date="2012-04-26T10:00:00Z">
          <w:r w:rsidRPr="003B4312" w:rsidDel="006637C6">
            <w:delText xml:space="preserve">Let </w:delText>
          </w:r>
        </w:del>
      </w:ins>
      <w:del w:id="27494" w:author="Rev 7 Allen Wirfs-Brock" w:date="2012-04-26T10:00:00Z">
        <w:r w:rsidRPr="00A67AF2" w:rsidDel="006637C6">
          <w:rPr>
            <w:i/>
          </w:rPr>
          <w:delText>result</w:delText>
        </w:r>
        <w:r w:rsidRPr="00A67AF2" w:rsidDel="006637C6">
          <w:delText xml:space="preserve"> is </w:delText>
        </w:r>
      </w:del>
      <w:ins w:id="27495" w:author="Rev 6 Allen Wirfs-Brock" w:date="2012-02-26T10:14:00Z">
        <w:del w:id="27496" w:author="Rev 7 Allen Wirfs-Brock" w:date="2012-04-26T10:00:00Z">
          <w:r w:rsidDel="006637C6">
            <w:delText>be</w:delText>
          </w:r>
          <w:r w:rsidRPr="00A67AF2" w:rsidDel="006637C6">
            <w:delText xml:space="preserve"> </w:delText>
          </w:r>
        </w:del>
      </w:ins>
      <w:del w:id="27497" w:author="Rev 7 Allen Wirfs-Brock" w:date="2012-04-26T10:00:00Z">
        <w:r w:rsidRPr="00A67AF2" w:rsidDel="006637C6">
          <w:delText>(</w:delText>
        </w:r>
        <w:r w:rsidRPr="00A67AF2" w:rsidDel="006637C6">
          <w:rPr>
            <w:rFonts w:ascii="Arial" w:hAnsi="Arial" w:cs="Arial"/>
          </w:rPr>
          <w:delText>normal</w:delText>
        </w:r>
        <w:r w:rsidRPr="00A67AF2" w:rsidDel="006637C6">
          <w:delText>,</w:delText>
        </w:r>
      </w:del>
      <w:ins w:id="27498" w:author="Rev 6 Allen Wirfs-Brock" w:date="2012-02-26T10:14:00Z">
        <w:del w:id="27499" w:author="Rev 7 Allen Wirfs-Brock" w:date="2012-04-26T10:00:00Z">
          <w:r w:rsidDel="006637C6">
            <w:delText>NormalCompletion(</w:delText>
          </w:r>
        </w:del>
      </w:ins>
      <w:del w:id="27500" w:author="Rev 7 Allen Wirfs-Brock" w:date="2012-04-26T10:00:00Z">
        <w:r w:rsidRPr="00A67AF2" w:rsidDel="006637C6">
          <w:delText xml:space="preserve"> </w:delText>
        </w:r>
        <w:r w:rsidRPr="00A67AF2" w:rsidDel="006637C6">
          <w:rPr>
            <w:rFonts w:ascii="Arial" w:hAnsi="Arial" w:cs="Arial"/>
          </w:rPr>
          <w:delText>undefined</w:delText>
        </w:r>
        <w:r w:rsidRPr="00A67AF2" w:rsidDel="006637C6">
          <w:delText xml:space="preserve">, </w:delText>
        </w:r>
        <w:r w:rsidRPr="00A67AF2" w:rsidDel="006637C6">
          <w:rPr>
            <w:rFonts w:ascii="Arial" w:hAnsi="Arial" w:cs="Arial"/>
          </w:rPr>
          <w:delText>empty</w:delText>
        </w:r>
        <w:r w:rsidRPr="00A67AF2" w:rsidDel="006637C6">
          <w:delText xml:space="preserve">). </w:delText>
        </w:r>
      </w:del>
      <w:ins w:id="27501" w:author="Rev 6 Allen Wirfs-Brock" w:date="2012-02-26T10:13:00Z">
        <w:del w:id="27502" w:author="Rev 7 Allen Wirfs-Brock" w:date="2012-04-26T10:00:00Z">
          <w:r w:rsidRPr="00A67AF2" w:rsidDel="006637C6">
            <w:delText>).</w:delText>
          </w:r>
        </w:del>
      </w:ins>
    </w:p>
    <w:p w14:paraId="7DDE093B" w14:textId="77777777" w:rsidR="00A3740A" w:rsidDel="006637C6" w:rsidRDefault="00A3740A" w:rsidP="00F77917">
      <w:pPr>
        <w:pStyle w:val="Alg4"/>
        <w:numPr>
          <w:ilvl w:val="0"/>
          <w:numId w:val="147"/>
        </w:numPr>
        <w:rPr>
          <w:ins w:id="27503" w:author="Rev 6 Allen Wirfs-Brock" w:date="2012-02-26T10:15:00Z"/>
          <w:del w:id="27504" w:author="Rev 7 Allen Wirfs-Brock" w:date="2012-04-26T10:00:00Z"/>
        </w:rPr>
      </w:pPr>
      <w:ins w:id="27505" w:author="Rev 6 Allen Wirfs-Brock" w:date="2012-02-26T10:15:00Z">
        <w:del w:id="27506" w:author="Rev 7 Allen Wirfs-Brock" w:date="2012-04-26T10:00:00Z">
          <w:r w:rsidDel="006637C6">
            <w:delText>Else,</w:delText>
          </w:r>
        </w:del>
      </w:ins>
    </w:p>
    <w:p w14:paraId="4A152ADF" w14:textId="77777777" w:rsidR="004C02EF" w:rsidRPr="00A67AF2" w:rsidRDefault="004C02EF" w:rsidP="006637C6">
      <w:pPr>
        <w:pStyle w:val="Alg4"/>
        <w:numPr>
          <w:ilvl w:val="0"/>
          <w:numId w:val="147"/>
        </w:numPr>
      </w:pPr>
      <w:r w:rsidRPr="003B4312">
        <w:t xml:space="preserve">Let </w:t>
      </w:r>
      <w:r w:rsidRPr="006B6D0A">
        <w:rPr>
          <w:i/>
        </w:rPr>
        <w:t xml:space="preserve">result </w:t>
      </w:r>
      <w:r w:rsidRPr="006B6D0A">
        <w:t xml:space="preserve">be the result of evaluating the </w:t>
      </w:r>
      <w:r w:rsidRPr="00E65A34">
        <w:rPr>
          <w:i/>
        </w:rPr>
        <w:t>FunctionBody</w:t>
      </w:r>
      <w:r w:rsidRPr="00546435">
        <w:t xml:space="preserve"> that is the value of</w:t>
      </w:r>
      <w:r w:rsidRPr="00546435">
        <w:rPr>
          <w:i/>
        </w:rPr>
        <w:t xml:space="preserve"> F</w:t>
      </w:r>
      <w:r w:rsidRPr="00546435">
        <w:t xml:space="preserve">'s [[Code]] internal property. </w:t>
      </w:r>
    </w:p>
    <w:p w14:paraId="291A9264" w14:textId="77777777" w:rsidR="004C02EF" w:rsidRPr="00E77497" w:rsidRDefault="002F3BF4" w:rsidP="00150A49">
      <w:pPr>
        <w:pStyle w:val="Alg4"/>
        <w:numPr>
          <w:ilvl w:val="0"/>
          <w:numId w:val="147"/>
        </w:numPr>
      </w:pPr>
      <w:ins w:id="27507" w:author="Rev 10 Allen Wirfs-Brock" w:date="2012-09-07T14:08:00Z">
        <w:r>
          <w:t xml:space="preserve">Remove calleeContext from the execution context stack </w:t>
        </w:r>
      </w:ins>
      <w:ins w:id="27508" w:author="Rev 10 Allen Wirfs-Brock" w:date="2012-09-07T14:09:00Z">
        <w:r>
          <w:t xml:space="preserve">and </w:t>
        </w:r>
      </w:ins>
      <w:ins w:id="27509" w:author="Rev 10 Allen Wirfs-Brock" w:date="2012-09-07T14:08:00Z">
        <w:r>
          <w:t>r</w:t>
        </w:r>
      </w:ins>
      <w:ins w:id="27510" w:author="Rev 6 Allen Wirfs-Brock" w:date="2012-02-26T10:16:00Z">
        <w:del w:id="27511" w:author="Rev 10 Allen Wirfs-Brock" w:date="2012-09-07T14:08:00Z">
          <w:r w:rsidR="00A3740A" w:rsidDel="002F3BF4">
            <w:delText>R</w:delText>
          </w:r>
        </w:del>
        <w:r w:rsidR="00A3740A">
          <w:t xml:space="preserve">estore </w:t>
        </w:r>
        <w:r w:rsidR="00A3740A" w:rsidRPr="00A3740A">
          <w:rPr>
            <w:i/>
          </w:rPr>
          <w:t>callerContext</w:t>
        </w:r>
        <w:r w:rsidR="00A3740A">
          <w:t xml:space="preserve"> as the </w:t>
        </w:r>
      </w:ins>
      <w:ins w:id="27512" w:author="Rev 8 Allen Wirfs-Brock" w:date="2012-06-13T16:04:00Z">
        <w:r w:rsidR="00B33FB4">
          <w:t>running</w:t>
        </w:r>
        <w:r w:rsidR="00B33FB4" w:rsidRPr="00E77497">
          <w:t xml:space="preserve"> </w:t>
        </w:r>
      </w:ins>
      <w:ins w:id="27513" w:author="Rev 6 Allen Wirfs-Brock" w:date="2012-02-26T10:16:00Z">
        <w:del w:id="27514" w:author="Rev 8 Allen Wirfs-Brock" w:date="2012-06-13T16:04:00Z">
          <w:r w:rsidR="00A3740A" w:rsidDel="00B33FB4">
            <w:delText xml:space="preserve">current </w:delText>
          </w:r>
        </w:del>
        <w:r w:rsidR="00A3740A">
          <w:t>execution context.</w:t>
        </w:r>
      </w:ins>
      <w:del w:id="27515" w:author="Rev 6 Allen Wirfs-Brock" w:date="2012-02-26T10:16:00Z">
        <w:r w:rsidR="004C02EF" w:rsidRPr="00B820AB" w:rsidDel="00A3740A">
          <w:delText xml:space="preserve">Exit the execution context </w:delText>
        </w:r>
        <w:r w:rsidR="004C02EF" w:rsidRPr="00675B74" w:rsidDel="00A3740A">
          <w:rPr>
            <w:i/>
          </w:rPr>
          <w:delText>funcCtx</w:delText>
        </w:r>
        <w:r w:rsidR="004C02EF" w:rsidRPr="00E77497" w:rsidDel="00A3740A">
          <w:delText>, restoring the previous execution context.</w:delText>
        </w:r>
      </w:del>
    </w:p>
    <w:p w14:paraId="7B6ED6F3" w14:textId="77777777" w:rsidR="004C02EF" w:rsidRPr="00E77497" w:rsidDel="000C179D" w:rsidRDefault="004C02EF" w:rsidP="00150A49">
      <w:pPr>
        <w:pStyle w:val="Alg4"/>
        <w:numPr>
          <w:ilvl w:val="0"/>
          <w:numId w:val="147"/>
        </w:numPr>
        <w:rPr>
          <w:del w:id="27516" w:author="Rev 7 Allen Wirfs-Brock" w:date="2012-04-26T10:07:00Z"/>
        </w:rPr>
      </w:pPr>
      <w:del w:id="27517" w:author="Rev 7 Allen Wirfs-Brock" w:date="2012-04-26T10:07:00Z">
        <w:r w:rsidRPr="00E77497" w:rsidDel="000C179D">
          <w:delText xml:space="preserve">If </w:delText>
        </w:r>
        <w:r w:rsidRPr="00E77497" w:rsidDel="000C179D">
          <w:rPr>
            <w:i/>
          </w:rPr>
          <w:delText>result</w:delText>
        </w:r>
        <w:r w:rsidRPr="00E77497" w:rsidDel="000C179D">
          <w:delText xml:space="preserve">.type is </w:delText>
        </w:r>
        <w:r w:rsidRPr="00E77497" w:rsidDel="000C179D">
          <w:rPr>
            <w:rFonts w:ascii="Arial" w:hAnsi="Arial" w:cs="Arial"/>
          </w:rPr>
          <w:delText>throw</w:delText>
        </w:r>
        <w:r w:rsidRPr="00E77497" w:rsidDel="000C179D">
          <w:delText xml:space="preserve"> then throw </w:delText>
        </w:r>
        <w:r w:rsidRPr="00E77497" w:rsidDel="000C179D">
          <w:rPr>
            <w:i/>
          </w:rPr>
          <w:delText>result</w:delText>
        </w:r>
        <w:r w:rsidRPr="00E77497" w:rsidDel="000C179D">
          <w:delText>.value.</w:delText>
        </w:r>
      </w:del>
    </w:p>
    <w:p w14:paraId="66391333" w14:textId="77777777" w:rsidR="004C02EF" w:rsidRPr="00E77497" w:rsidRDefault="004C02EF" w:rsidP="00150A49">
      <w:pPr>
        <w:pStyle w:val="Alg4"/>
        <w:numPr>
          <w:ilvl w:val="0"/>
          <w:numId w:val="147"/>
        </w:numPr>
      </w:pPr>
      <w:r w:rsidRPr="00E77497">
        <w:t xml:space="preserve">If </w:t>
      </w:r>
      <w:r w:rsidRPr="00E77497">
        <w:rPr>
          <w:i/>
        </w:rPr>
        <w:t>result</w:t>
      </w:r>
      <w:r w:rsidRPr="00E77497">
        <w:t xml:space="preserve">.type is </w:t>
      </w:r>
      <w:r w:rsidRPr="00E77497">
        <w:rPr>
          <w:rFonts w:ascii="Arial" w:hAnsi="Arial" w:cs="Arial"/>
        </w:rPr>
        <w:t>return</w:t>
      </w:r>
      <w:r w:rsidRPr="00E77497">
        <w:t xml:space="preserve"> then return </w:t>
      </w:r>
      <w:ins w:id="27518" w:author="Rev 7 Allen Wirfs-Brock" w:date="2012-04-26T10:09:00Z">
        <w:r w:rsidR="000C179D">
          <w:t>NormalCompletion</w:t>
        </w:r>
        <w:r w:rsidR="000C179D" w:rsidRPr="00E77497">
          <w:t>(</w:t>
        </w:r>
      </w:ins>
      <w:r w:rsidRPr="00E77497">
        <w:rPr>
          <w:i/>
        </w:rPr>
        <w:t>result</w:t>
      </w:r>
      <w:r w:rsidRPr="00E77497">
        <w:t>.</w:t>
      </w:r>
      <w:ins w:id="27519" w:author="Rev 8 Allen Wirfs-Brock" w:date="2012-06-15T13:13:00Z">
        <w:r w:rsidR="00845217">
          <w:t>[[</w:t>
        </w:r>
      </w:ins>
      <w:r w:rsidRPr="00E77497">
        <w:t>value</w:t>
      </w:r>
      <w:ins w:id="27520" w:author="Rev 8 Allen Wirfs-Brock" w:date="2012-06-15T13:13:00Z">
        <w:r w:rsidR="00845217">
          <w:t>]]</w:t>
        </w:r>
      </w:ins>
      <w:ins w:id="27521" w:author="Rev 7 Allen Wirfs-Brock" w:date="2012-04-26T10:09:00Z">
        <w:r w:rsidR="000C179D" w:rsidRPr="00E77497">
          <w:t>)</w:t>
        </w:r>
      </w:ins>
      <w:r w:rsidRPr="00E77497">
        <w:t>.</w:t>
      </w:r>
    </w:p>
    <w:p w14:paraId="36A26D29" w14:textId="77777777" w:rsidR="004C02EF" w:rsidRPr="00E77497" w:rsidRDefault="004C02EF" w:rsidP="00150A49">
      <w:pPr>
        <w:pStyle w:val="Alg4"/>
        <w:numPr>
          <w:ilvl w:val="0"/>
          <w:numId w:val="147"/>
        </w:numPr>
        <w:spacing w:after="120"/>
      </w:pPr>
      <w:del w:id="27522" w:author="Rev 7 Allen Wirfs-Brock" w:date="2012-04-26T10:10:00Z">
        <w:r w:rsidRPr="00E77497" w:rsidDel="000C179D">
          <w:delText xml:space="preserve">Otherwise </w:delText>
        </w:r>
        <w:r w:rsidRPr="00E77497" w:rsidDel="000C179D">
          <w:rPr>
            <w:i/>
          </w:rPr>
          <w:delText>result</w:delText>
        </w:r>
        <w:r w:rsidRPr="00E77497" w:rsidDel="000C179D">
          <w:delText xml:space="preserve">.type must be </w:delText>
        </w:r>
        <w:r w:rsidRPr="00E77497" w:rsidDel="000C179D">
          <w:rPr>
            <w:rFonts w:ascii="Arial" w:hAnsi="Arial" w:cs="Arial"/>
          </w:rPr>
          <w:delText>normal</w:delText>
        </w:r>
        <w:r w:rsidRPr="00E77497" w:rsidDel="000C179D">
          <w:delText xml:space="preserve">. Return </w:delText>
        </w:r>
        <w:r w:rsidRPr="00E77497" w:rsidDel="000C179D">
          <w:rPr>
            <w:b/>
          </w:rPr>
          <w:delText>undefined</w:delText>
        </w:r>
      </w:del>
      <w:ins w:id="27523" w:author="Rev 6 Allen Wirfs-Brock" w:date="2012-02-26T10:16:00Z">
        <w:r w:rsidR="00A3740A">
          <w:t xml:space="preserve">Return </w:t>
        </w:r>
        <w:r w:rsidR="00A3740A" w:rsidRPr="00A3740A">
          <w:rPr>
            <w:i/>
          </w:rPr>
          <w:t>result</w:t>
        </w:r>
      </w:ins>
      <w:r w:rsidRPr="00E77497">
        <w:t>.</w:t>
      </w:r>
    </w:p>
    <w:p w14:paraId="10428B60" w14:textId="77777777" w:rsidR="004C02EF" w:rsidRPr="00E77497" w:rsidRDefault="004C02EF" w:rsidP="00DA3106">
      <w:pPr>
        <w:pStyle w:val="40"/>
        <w:numPr>
          <w:ilvl w:val="0"/>
          <w:numId w:val="0"/>
        </w:numPr>
      </w:pPr>
      <w:bookmarkStart w:id="27524" w:name="_Ref463865905"/>
      <w:bookmarkStart w:id="27525" w:name="_Toc472818899"/>
      <w:bookmarkStart w:id="27526" w:name="_Toc235503475"/>
      <w:bookmarkStart w:id="27527" w:name="_Toc241509250"/>
      <w:bookmarkStart w:id="27528" w:name="_Toc244416737"/>
      <w:bookmarkStart w:id="27529" w:name="_Toc276631101"/>
      <w:bookmarkStart w:id="27530" w:name="_Ref424532515"/>
      <w:r w:rsidRPr="00E77497">
        <w:t>13.</w:t>
      </w:r>
      <w:del w:id="27531" w:author="Rev 6 Allen Wirfs-Brock" w:date="2012-02-27T10:01:00Z">
        <w:r w:rsidRPr="00E77497" w:rsidDel="00BB761E">
          <w:delText>2</w:delText>
        </w:r>
      </w:del>
      <w:ins w:id="27532" w:author="Rev 6 Allen Wirfs-Brock" w:date="2012-02-27T10:01:00Z">
        <w:del w:id="27533" w:author="Rev 7 Allen Wirfs-Brock" w:date="2012-04-17T14:28:00Z">
          <w:r w:rsidR="00BB761E" w:rsidDel="00AA5DC6">
            <w:delText>1</w:delText>
          </w:r>
        </w:del>
      </w:ins>
      <w:ins w:id="27534" w:author="Rev 7 Allen Wirfs-Brock" w:date="2012-04-26T10:50:00Z">
        <w:del w:id="27535" w:author="Rev 10 Allen Wirfs-Brock" w:date="2012-08-13T18:43:00Z">
          <w:r w:rsidR="00572B17" w:rsidDel="00C700A2">
            <w:delText>5</w:delText>
          </w:r>
        </w:del>
      </w:ins>
      <w:ins w:id="27536" w:author="Rev 10 Allen Wirfs-Brock" w:date="2012-08-13T18:43:00Z">
        <w:r w:rsidR="00C700A2">
          <w:t>6</w:t>
        </w:r>
      </w:ins>
      <w:del w:id="27537" w:author="Rev 7 Allen Wirfs-Brock" w:date="2012-04-19T15:01:00Z">
        <w:r w:rsidRPr="00E77497" w:rsidDel="00912F02">
          <w:delText>.2</w:delText>
        </w:r>
      </w:del>
      <w:ins w:id="27538" w:author="Rev 6 Allen Wirfs-Brock" w:date="2012-02-27T10:01:00Z">
        <w:del w:id="27539" w:author="Rev 7 Allen Wirfs-Brock" w:date="2012-04-19T15:01:00Z">
          <w:r w:rsidR="00BB761E" w:rsidDel="00912F02">
            <w:delText>1</w:delText>
          </w:r>
        </w:del>
      </w:ins>
      <w:r w:rsidR="00BB761E">
        <w:t>.2</w:t>
      </w:r>
      <w:r w:rsidRPr="00E77497">
        <w:tab/>
        <w:t>[[Construct]]</w:t>
      </w:r>
      <w:bookmarkEnd w:id="27524"/>
      <w:bookmarkEnd w:id="27525"/>
      <w:bookmarkEnd w:id="27526"/>
      <w:bookmarkEnd w:id="27527"/>
      <w:bookmarkEnd w:id="27528"/>
      <w:bookmarkEnd w:id="27529"/>
    </w:p>
    <w:p w14:paraId="63E98E4E" w14:textId="77777777" w:rsidR="004C02EF" w:rsidRPr="00E77497" w:rsidRDefault="004C02EF" w:rsidP="004C02EF">
      <w:del w:id="27540" w:author="Rev 10 Allen Wirfs-Brock" w:date="2012-08-13T17:17:00Z">
        <w:r w:rsidRPr="00E77497" w:rsidDel="0003414D">
          <w:delText>When t</w:delText>
        </w:r>
      </w:del>
      <w:ins w:id="27541" w:author="Rev 10 Allen Wirfs-Brock" w:date="2012-08-13T17:17:00Z">
        <w:r w:rsidR="0003414D">
          <w:t>T</w:t>
        </w:r>
      </w:ins>
      <w:r w:rsidRPr="00E77497">
        <w:t xml:space="preserve">he [[Construct]] internal method for a Function object </w:t>
      </w:r>
      <w:r w:rsidRPr="00E77497">
        <w:rPr>
          <w:rFonts w:ascii="Times New Roman" w:hAnsi="Times New Roman"/>
          <w:i/>
        </w:rPr>
        <w:t>F</w:t>
      </w:r>
      <w:r w:rsidRPr="00E77497">
        <w:t xml:space="preserve"> is called with a</w:t>
      </w:r>
      <w:ins w:id="27542" w:author="Rev 10 Allen Wirfs-Brock" w:date="2012-08-13T17:18:00Z">
        <w:r w:rsidR="0003414D">
          <w:t xml:space="preserve"> single parameter </w:t>
        </w:r>
        <w:r w:rsidR="0003414D" w:rsidRPr="0003414D">
          <w:rPr>
            <w:rFonts w:ascii="Times New Roman" w:hAnsi="Times New Roman"/>
            <w:i/>
          </w:rPr>
          <w:t>argumentsList</w:t>
        </w:r>
      </w:ins>
      <w:ins w:id="27543" w:author="Rev 10 Allen Wirfs-Brock" w:date="2012-08-13T17:19:00Z">
        <w:r w:rsidR="0003414D">
          <w:rPr>
            <w:rFonts w:ascii="Times New Roman" w:hAnsi="Times New Roman"/>
          </w:rPr>
          <w:t xml:space="preserve"> </w:t>
        </w:r>
        <w:r w:rsidR="0003414D" w:rsidRPr="00BC2562">
          <w:rPr>
            <w:rFonts w:cs="Arial"/>
          </w:rPr>
          <w:t>which is a</w:t>
        </w:r>
      </w:ins>
      <w:r w:rsidRPr="00E77497">
        <w:t xml:space="preserve"> possibly empty </w:t>
      </w:r>
      <w:del w:id="27544" w:author="Rev 10 Allen Wirfs-Brock" w:date="2012-08-13T17:19:00Z">
        <w:r w:rsidRPr="00E77497" w:rsidDel="0003414D">
          <w:delText xml:space="preserve">list </w:delText>
        </w:r>
      </w:del>
      <w:ins w:id="27545" w:author="Rev 10 Allen Wirfs-Brock" w:date="2012-08-13T17:19:00Z">
        <w:r w:rsidR="0003414D">
          <w:t>L</w:t>
        </w:r>
        <w:r w:rsidR="0003414D" w:rsidRPr="00E77497">
          <w:t xml:space="preserve">ist </w:t>
        </w:r>
      </w:ins>
      <w:r w:rsidRPr="00E77497">
        <w:t xml:space="preserve">of </w:t>
      </w:r>
      <w:del w:id="27546" w:author="Rev 10 Allen Wirfs-Brock" w:date="2012-08-13T17:19:00Z">
        <w:r w:rsidRPr="00E77497" w:rsidDel="0003414D">
          <w:delText>arguments</w:delText>
        </w:r>
      </w:del>
      <w:ins w:id="27547" w:author="Rev 10 Allen Wirfs-Brock" w:date="2012-08-13T17:19:00Z">
        <w:r w:rsidR="0003414D">
          <w:t>ECMAScript values.</w:t>
        </w:r>
      </w:ins>
      <w:del w:id="27548" w:author="Rev 10 Allen Wirfs-Brock" w:date="2012-08-13T17:20:00Z">
        <w:r w:rsidRPr="00E77497" w:rsidDel="0003414D">
          <w:delText>,</w:delText>
        </w:r>
      </w:del>
      <w:r w:rsidRPr="00E77497">
        <w:t xml:space="preserve"> </w:t>
      </w:r>
      <w:del w:id="27549" w:author="Rev 10 Allen Wirfs-Brock" w:date="2012-08-13T17:19:00Z">
        <w:r w:rsidRPr="00E77497" w:rsidDel="0003414D">
          <w:delText xml:space="preserve">the </w:delText>
        </w:r>
      </w:del>
      <w:ins w:id="27550" w:author="Rev 10 Allen Wirfs-Brock" w:date="2012-08-13T17:19:00Z">
        <w:r w:rsidR="0003414D">
          <w:t>T</w:t>
        </w:r>
        <w:r w:rsidR="0003414D" w:rsidRPr="00E77497">
          <w:t xml:space="preserve">he </w:t>
        </w:r>
      </w:ins>
      <w:r w:rsidRPr="00E77497">
        <w:t>following steps are taken:</w:t>
      </w:r>
    </w:p>
    <w:p w14:paraId="12053B87" w14:textId="77777777" w:rsidR="004C02EF" w:rsidRPr="00E77497" w:rsidDel="005F7AD6" w:rsidRDefault="004C02EF" w:rsidP="00150A49">
      <w:pPr>
        <w:numPr>
          <w:ilvl w:val="0"/>
          <w:numId w:val="148"/>
        </w:numPr>
        <w:contextualSpacing/>
        <w:rPr>
          <w:del w:id="27551" w:author="Rev 7 Allen Wirfs-Brock" w:date="2012-04-11T17:50:00Z"/>
          <w:rFonts w:ascii="Times New Roman" w:hAnsi="Times New Roman"/>
        </w:rPr>
      </w:pPr>
      <w:del w:id="27552" w:author="Rev 7 Allen Wirfs-Brock" w:date="2012-04-11T17:50:00Z">
        <w:r w:rsidRPr="00E77497" w:rsidDel="005F7AD6">
          <w:rPr>
            <w:rFonts w:ascii="Times New Roman" w:hAnsi="Times New Roman"/>
          </w:rPr>
          <w:delText xml:space="preserve">Let </w:delText>
        </w:r>
        <w:r w:rsidRPr="00E77497" w:rsidDel="005F7AD6">
          <w:rPr>
            <w:rFonts w:ascii="Times New Roman" w:hAnsi="Times New Roman"/>
            <w:i/>
          </w:rPr>
          <w:delText xml:space="preserve">obj </w:delText>
        </w:r>
        <w:r w:rsidRPr="00E77497" w:rsidDel="005F7AD6">
          <w:rPr>
            <w:rFonts w:ascii="Times New Roman" w:hAnsi="Times New Roman"/>
          </w:rPr>
          <w:delText>be a newly created native ECMAScript object.</w:delText>
        </w:r>
      </w:del>
    </w:p>
    <w:p w14:paraId="6DC960D0" w14:textId="77777777" w:rsidR="004C02EF" w:rsidRPr="00E77497" w:rsidDel="005F7AD6" w:rsidRDefault="004C02EF" w:rsidP="00150A49">
      <w:pPr>
        <w:numPr>
          <w:ilvl w:val="0"/>
          <w:numId w:val="148"/>
        </w:numPr>
        <w:contextualSpacing/>
        <w:rPr>
          <w:del w:id="27553" w:author="Rev 7 Allen Wirfs-Brock" w:date="2012-04-11T17:50:00Z"/>
          <w:rFonts w:ascii="Times New Roman" w:hAnsi="Times New Roman"/>
        </w:rPr>
      </w:pPr>
      <w:del w:id="27554" w:author="Rev 7 Allen Wirfs-Brock" w:date="2012-04-11T17:50:00Z">
        <w:r w:rsidRPr="00E77497" w:rsidDel="005F7AD6">
          <w:rPr>
            <w:rFonts w:ascii="Times New Roman" w:hAnsi="Times New Roman"/>
          </w:rPr>
          <w:delText xml:space="preserve">Set all the internal methods of </w:delText>
        </w:r>
        <w:r w:rsidRPr="00E77497" w:rsidDel="005F7AD6">
          <w:rPr>
            <w:rFonts w:ascii="Times New Roman" w:hAnsi="Times New Roman"/>
            <w:i/>
          </w:rPr>
          <w:delText>obj</w:delText>
        </w:r>
        <w:r w:rsidRPr="00E77497" w:rsidDel="005F7AD6">
          <w:rPr>
            <w:rFonts w:ascii="Times New Roman" w:hAnsi="Times New Roman"/>
          </w:rPr>
          <w:delText xml:space="preserve"> as specified in 8.12.</w:delText>
        </w:r>
      </w:del>
    </w:p>
    <w:p w14:paraId="6194034C" w14:textId="77777777" w:rsidR="004C02EF" w:rsidRPr="00E77497" w:rsidDel="005F7AD6" w:rsidRDefault="004C02EF" w:rsidP="00150A49">
      <w:pPr>
        <w:numPr>
          <w:ilvl w:val="0"/>
          <w:numId w:val="148"/>
        </w:numPr>
        <w:contextualSpacing/>
        <w:rPr>
          <w:del w:id="27555" w:author="Rev 7 Allen Wirfs-Brock" w:date="2012-04-11T17:50:00Z"/>
          <w:rFonts w:ascii="Times New Roman" w:hAnsi="Times New Roman"/>
        </w:rPr>
      </w:pPr>
      <w:del w:id="27556" w:author="Rev 7 Allen Wirfs-Brock" w:date="2012-04-11T17:50:00Z">
        <w:r w:rsidRPr="00E77497" w:rsidDel="005F7AD6">
          <w:rPr>
            <w:rFonts w:ascii="Times New Roman" w:hAnsi="Times New Roman"/>
          </w:rPr>
          <w:delText xml:space="preserve">Set the [[Class]] internal property of </w:delText>
        </w:r>
        <w:r w:rsidRPr="00E77497" w:rsidDel="005F7AD6">
          <w:rPr>
            <w:rFonts w:ascii="Times New Roman" w:hAnsi="Times New Roman"/>
            <w:i/>
          </w:rPr>
          <w:delText xml:space="preserve">obj </w:delText>
        </w:r>
        <w:r w:rsidRPr="00E77497" w:rsidDel="005F7AD6">
          <w:rPr>
            <w:rFonts w:ascii="Times New Roman" w:hAnsi="Times New Roman"/>
          </w:rPr>
          <w:delText xml:space="preserve">to </w:delText>
        </w:r>
        <w:r w:rsidRPr="00E77497" w:rsidDel="005F7AD6">
          <w:rPr>
            <w:rFonts w:ascii="Courier New" w:hAnsi="Courier New"/>
            <w:b/>
          </w:rPr>
          <w:delText>"Object"</w:delText>
        </w:r>
        <w:r w:rsidRPr="00E77497" w:rsidDel="005F7AD6">
          <w:rPr>
            <w:rFonts w:ascii="Times New Roman" w:hAnsi="Times New Roman"/>
          </w:rPr>
          <w:delText>.</w:delText>
        </w:r>
      </w:del>
    </w:p>
    <w:p w14:paraId="064F5EA4" w14:textId="77777777" w:rsidR="004C02EF" w:rsidRPr="00E77497" w:rsidDel="005F7AD6" w:rsidRDefault="004C02EF" w:rsidP="00150A49">
      <w:pPr>
        <w:numPr>
          <w:ilvl w:val="0"/>
          <w:numId w:val="148"/>
        </w:numPr>
        <w:contextualSpacing/>
        <w:rPr>
          <w:del w:id="27557" w:author="Rev 7 Allen Wirfs-Brock" w:date="2012-04-11T17:50:00Z"/>
          <w:rFonts w:ascii="Times New Roman" w:hAnsi="Times New Roman"/>
        </w:rPr>
      </w:pPr>
      <w:del w:id="27558" w:author="Rev 7 Allen Wirfs-Brock" w:date="2012-04-11T17:50:00Z">
        <w:r w:rsidRPr="00E77497" w:rsidDel="005F7AD6">
          <w:rPr>
            <w:rFonts w:ascii="Times New Roman" w:hAnsi="Times New Roman"/>
          </w:rPr>
          <w:delText xml:space="preserve">Set the [[Extensible]] internal property of </w:delText>
        </w:r>
        <w:r w:rsidRPr="00E77497" w:rsidDel="005F7AD6">
          <w:rPr>
            <w:rFonts w:ascii="Times New Roman" w:hAnsi="Times New Roman"/>
            <w:i/>
          </w:rPr>
          <w:delText xml:space="preserve">obj </w:delText>
        </w:r>
        <w:r w:rsidRPr="00E77497" w:rsidDel="005F7AD6">
          <w:rPr>
            <w:rFonts w:ascii="Times New Roman" w:hAnsi="Times New Roman"/>
          </w:rPr>
          <w:delText xml:space="preserve">to </w:delText>
        </w:r>
        <w:r w:rsidRPr="00E77497" w:rsidDel="005F7AD6">
          <w:rPr>
            <w:rFonts w:ascii="Times New Roman" w:hAnsi="Times New Roman"/>
            <w:b/>
          </w:rPr>
          <w:delText>true</w:delText>
        </w:r>
        <w:r w:rsidRPr="00E77497" w:rsidDel="005F7AD6">
          <w:rPr>
            <w:rFonts w:ascii="Times New Roman" w:hAnsi="Times New Roman"/>
          </w:rPr>
          <w:delText>.</w:delText>
        </w:r>
      </w:del>
    </w:p>
    <w:p w14:paraId="2DEE7FDD"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proto </w:t>
      </w:r>
      <w:r w:rsidRPr="00E77497">
        <w:rPr>
          <w:rFonts w:ascii="Times New Roman" w:hAnsi="Times New Roman"/>
        </w:rPr>
        <w:t xml:space="preserve">be the value of calling the [[Get]] internal property of </w:t>
      </w:r>
      <w:r w:rsidRPr="00E77497">
        <w:rPr>
          <w:rFonts w:ascii="Times New Roman" w:hAnsi="Times New Roman"/>
          <w:i/>
        </w:rPr>
        <w:t>F</w:t>
      </w:r>
      <w:r w:rsidRPr="00E77497">
        <w:rPr>
          <w:rFonts w:ascii="Times New Roman" w:hAnsi="Times New Roman"/>
        </w:rPr>
        <w:t xml:space="preserve"> with argument </w:t>
      </w:r>
      <w:r w:rsidRPr="00E77497">
        <w:rPr>
          <w:rFonts w:ascii="Courier New" w:hAnsi="Courier New"/>
          <w:b/>
        </w:rPr>
        <w:t>"prototype"</w:t>
      </w:r>
      <w:r w:rsidRPr="00E77497">
        <w:rPr>
          <w:rFonts w:ascii="Times New Roman" w:hAnsi="Times New Roman"/>
        </w:rPr>
        <w:t>.</w:t>
      </w:r>
    </w:p>
    <w:p w14:paraId="31AC034C" w14:textId="77777777" w:rsidR="00A3740A" w:rsidRDefault="00776314" w:rsidP="00150A49">
      <w:pPr>
        <w:numPr>
          <w:ilvl w:val="0"/>
          <w:numId w:val="148"/>
        </w:numPr>
        <w:contextualSpacing/>
        <w:rPr>
          <w:ins w:id="27559" w:author="Rev 6 Allen Wirfs-Brock" w:date="2012-02-26T10:17:00Z"/>
          <w:rFonts w:ascii="Times New Roman" w:hAnsi="Times New Roman"/>
        </w:rPr>
      </w:pPr>
      <w:ins w:id="27560" w:author="Rev 6 Allen Wirfs-Brock" w:date="2012-02-26T10:18:00Z">
        <w:r>
          <w:rPr>
            <w:rFonts w:ascii="Times New Roman" w:hAnsi="Times New Roman"/>
          </w:rPr>
          <w:t>ReturnIfAbrupt(</w:t>
        </w:r>
        <w:r w:rsidRPr="00E77497">
          <w:rPr>
            <w:rFonts w:ascii="Times New Roman" w:hAnsi="Times New Roman"/>
            <w:i/>
          </w:rPr>
          <w:t>proto</w:t>
        </w:r>
        <w:r>
          <w:rPr>
            <w:rFonts w:ascii="Times New Roman" w:hAnsi="Times New Roman"/>
          </w:rPr>
          <w:t>).</w:t>
        </w:r>
      </w:ins>
    </w:p>
    <w:p w14:paraId="2F07556C"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If Type(</w:t>
      </w:r>
      <w:r w:rsidRPr="00E77497">
        <w:rPr>
          <w:rFonts w:ascii="Times New Roman" w:hAnsi="Times New Roman"/>
          <w:i/>
        </w:rPr>
        <w:t>proto</w:t>
      </w:r>
      <w:r w:rsidRPr="00E77497">
        <w:rPr>
          <w:rFonts w:ascii="Times New Roman" w:hAnsi="Times New Roman"/>
        </w:rPr>
        <w:t>)</w:t>
      </w:r>
      <w:r w:rsidRPr="00E77497">
        <w:rPr>
          <w:rFonts w:ascii="Times New Roman" w:hAnsi="Times New Roman"/>
          <w:i/>
        </w:rPr>
        <w:t xml:space="preserve"> </w:t>
      </w:r>
      <w:r w:rsidRPr="00E77497">
        <w:rPr>
          <w:rFonts w:ascii="Times New Roman" w:hAnsi="Times New Roman"/>
        </w:rPr>
        <w:t xml:space="preserve">is Object, </w:t>
      </w:r>
      <w:del w:id="27561" w:author="Rev 7 Allen Wirfs-Brock" w:date="2012-04-11T17:49:00Z">
        <w:r w:rsidRPr="00E77497" w:rsidDel="005F7AD6">
          <w:rPr>
            <w:rFonts w:ascii="Times New Roman" w:hAnsi="Times New Roman"/>
          </w:rPr>
          <w:delText xml:space="preserve">set </w:delText>
        </w:r>
      </w:del>
      <w:ins w:id="27562" w:author="Rev 7 Allen Wirfs-Brock" w:date="2012-04-11T17:49:00Z">
        <w:r w:rsidR="005F7AD6">
          <w:rPr>
            <w:rFonts w:ascii="Times New Roman" w:hAnsi="Times New Roman"/>
          </w:rPr>
          <w:t>let</w:t>
        </w:r>
        <w:r w:rsidR="005F7AD6" w:rsidRPr="00E77497">
          <w:rPr>
            <w:rFonts w:ascii="Times New Roman" w:hAnsi="Times New Roman"/>
          </w:rPr>
          <w:t xml:space="preserve"> </w:t>
        </w:r>
      </w:ins>
      <w:del w:id="27563" w:author="Rev 7 Allen Wirfs-Brock" w:date="2012-04-11T17:49:00Z">
        <w:r w:rsidRPr="00E77497" w:rsidDel="005F7AD6">
          <w:rPr>
            <w:rFonts w:ascii="Times New Roman" w:hAnsi="Times New Roman"/>
          </w:rPr>
          <w:delText xml:space="preserve">the [[Prototype]] internal property of </w:delText>
        </w:r>
      </w:del>
      <w:r w:rsidRPr="00E77497">
        <w:rPr>
          <w:rFonts w:ascii="Times New Roman" w:hAnsi="Times New Roman"/>
          <w:i/>
        </w:rPr>
        <w:t xml:space="preserve">obj </w:t>
      </w:r>
      <w:ins w:id="27564" w:author="Rev 7 Allen Wirfs-Brock" w:date="2012-04-11T17:50:00Z">
        <w:r w:rsidR="005F7AD6" w:rsidRPr="005F7AD6">
          <w:rPr>
            <w:rFonts w:ascii="Times New Roman" w:hAnsi="Times New Roman"/>
          </w:rPr>
          <w:t>be</w:t>
        </w:r>
        <w:r w:rsidR="005F7AD6">
          <w:rPr>
            <w:rFonts w:ascii="Times New Roman" w:hAnsi="Times New Roman"/>
            <w:i/>
          </w:rPr>
          <w:t xml:space="preserve"> </w:t>
        </w:r>
        <w:r w:rsidR="005F7AD6" w:rsidRPr="005F7AD6">
          <w:rPr>
            <w:rFonts w:ascii="Times New Roman" w:hAnsi="Times New Roman"/>
          </w:rPr>
          <w:t>the result of the abstract</w:t>
        </w:r>
        <w:del w:id="27565" w:author="Rev 8 Allen Wirfs-Brock" w:date="2012-06-14T14:39:00Z">
          <w:r w:rsidR="005F7AD6" w:rsidRPr="005F7AD6" w:rsidDel="00D4543D">
            <w:rPr>
              <w:rFonts w:ascii="Times New Roman" w:hAnsi="Times New Roman"/>
            </w:rPr>
            <w:delText>ion</w:delText>
          </w:r>
        </w:del>
        <w:r w:rsidR="005F7AD6" w:rsidRPr="005F7AD6">
          <w:rPr>
            <w:rFonts w:ascii="Times New Roman" w:hAnsi="Times New Roman"/>
          </w:rPr>
          <w:t xml:space="preserve"> operation ObjectCreate with argument </w:t>
        </w:r>
        <w:r w:rsidR="005F7AD6">
          <w:rPr>
            <w:rFonts w:ascii="Times New Roman" w:hAnsi="Times New Roman"/>
            <w:i/>
          </w:rPr>
          <w:t>proto</w:t>
        </w:r>
      </w:ins>
      <w:del w:id="27566" w:author="Rev 7 Allen Wirfs-Brock" w:date="2012-04-11T17:50:00Z">
        <w:r w:rsidRPr="00E77497" w:rsidDel="005F7AD6">
          <w:rPr>
            <w:rFonts w:ascii="Times New Roman" w:hAnsi="Times New Roman"/>
          </w:rPr>
          <w:delText xml:space="preserve">to </w:delText>
        </w:r>
        <w:r w:rsidRPr="00E77497" w:rsidDel="005F7AD6">
          <w:rPr>
            <w:rFonts w:ascii="Times New Roman" w:hAnsi="Times New Roman"/>
            <w:i/>
          </w:rPr>
          <w:delText>proto</w:delText>
        </w:r>
      </w:del>
      <w:r w:rsidRPr="00E77497">
        <w:rPr>
          <w:rFonts w:ascii="Times New Roman" w:hAnsi="Times New Roman"/>
        </w:rPr>
        <w:t>.</w:t>
      </w:r>
    </w:p>
    <w:p w14:paraId="4764EFC5" w14:textId="77777777" w:rsidR="004C02EF" w:rsidRPr="00E77497" w:rsidRDefault="004C02EF" w:rsidP="00150A49">
      <w:pPr>
        <w:numPr>
          <w:ilvl w:val="0"/>
          <w:numId w:val="148"/>
        </w:numPr>
        <w:contextualSpacing/>
        <w:rPr>
          <w:rFonts w:ascii="Times New Roman" w:hAnsi="Times New Roman"/>
        </w:rPr>
      </w:pPr>
      <w:del w:id="27567" w:author="Rev 10 Allen Wirfs-Brock" w:date="2012-08-13T18:42:00Z">
        <w:r w:rsidRPr="00E77497" w:rsidDel="00C700A2">
          <w:rPr>
            <w:rFonts w:ascii="Times New Roman" w:hAnsi="Times New Roman"/>
          </w:rPr>
          <w:delText>If Type(</w:delText>
        </w:r>
        <w:r w:rsidRPr="00E77497" w:rsidDel="00C700A2">
          <w:rPr>
            <w:rFonts w:ascii="Times New Roman" w:hAnsi="Times New Roman"/>
            <w:i/>
          </w:rPr>
          <w:delText>proto</w:delText>
        </w:r>
        <w:r w:rsidRPr="00E77497" w:rsidDel="00C700A2">
          <w:rPr>
            <w:rFonts w:ascii="Times New Roman" w:hAnsi="Times New Roman"/>
          </w:rPr>
          <w:delText>)</w:delText>
        </w:r>
        <w:r w:rsidRPr="00E77497" w:rsidDel="00C700A2">
          <w:rPr>
            <w:rFonts w:ascii="Times New Roman" w:hAnsi="Times New Roman"/>
            <w:i/>
          </w:rPr>
          <w:delText xml:space="preserve"> </w:delText>
        </w:r>
        <w:r w:rsidRPr="00E77497" w:rsidDel="00C700A2">
          <w:rPr>
            <w:rFonts w:ascii="Times New Roman" w:hAnsi="Times New Roman"/>
          </w:rPr>
          <w:delText>is not Object</w:delText>
        </w:r>
      </w:del>
      <w:ins w:id="27568" w:author="Rev 10 Allen Wirfs-Brock" w:date="2012-08-13T18:42:00Z">
        <w:r w:rsidR="00C700A2">
          <w:rPr>
            <w:rFonts w:ascii="Times New Roman" w:hAnsi="Times New Roman"/>
          </w:rPr>
          <w:t>Else</w:t>
        </w:r>
      </w:ins>
      <w:r w:rsidRPr="00E77497">
        <w:rPr>
          <w:rFonts w:ascii="Times New Roman" w:hAnsi="Times New Roman"/>
        </w:rPr>
        <w:t xml:space="preserve">, </w:t>
      </w:r>
      <w:del w:id="27569" w:author="Rev 7 Allen Wirfs-Brock" w:date="2012-04-11T17:48:00Z">
        <w:r w:rsidRPr="00E77497" w:rsidDel="005F7AD6">
          <w:rPr>
            <w:rFonts w:ascii="Times New Roman" w:hAnsi="Times New Roman"/>
          </w:rPr>
          <w:delText xml:space="preserve">set </w:delText>
        </w:r>
      </w:del>
      <w:ins w:id="27570" w:author="Rev 7 Allen Wirfs-Brock" w:date="2012-04-11T17:48:00Z">
        <w:r w:rsidR="005F7AD6">
          <w:rPr>
            <w:rFonts w:ascii="Times New Roman" w:hAnsi="Times New Roman"/>
          </w:rPr>
          <w:t>l</w:t>
        </w:r>
        <w:r w:rsidR="005F7AD6" w:rsidRPr="00E77497">
          <w:rPr>
            <w:rFonts w:ascii="Times New Roman" w:hAnsi="Times New Roman"/>
          </w:rPr>
          <w:t xml:space="preserve">et </w:t>
        </w:r>
      </w:ins>
      <w:del w:id="27571" w:author="Rev 7 Allen Wirfs-Brock" w:date="2012-04-11T17:48:00Z">
        <w:r w:rsidRPr="00E77497" w:rsidDel="005F7AD6">
          <w:rPr>
            <w:rFonts w:ascii="Times New Roman" w:hAnsi="Times New Roman"/>
          </w:rPr>
          <w:delText xml:space="preserve">the [[Prototype]] internal property of </w:delText>
        </w:r>
      </w:del>
      <w:r w:rsidRPr="00E77497">
        <w:rPr>
          <w:rFonts w:ascii="Times New Roman" w:hAnsi="Times New Roman"/>
          <w:i/>
        </w:rPr>
        <w:t xml:space="preserve">obj </w:t>
      </w:r>
      <w:ins w:id="27572" w:author="Rev 7 Allen Wirfs-Brock" w:date="2012-04-11T17:49:00Z">
        <w:r w:rsidR="005F7AD6" w:rsidRPr="005F7AD6">
          <w:rPr>
            <w:rFonts w:ascii="Times New Roman" w:hAnsi="Times New Roman"/>
          </w:rPr>
          <w:t>be</w:t>
        </w:r>
        <w:r w:rsidR="005F7AD6">
          <w:rPr>
            <w:rFonts w:ascii="Times New Roman" w:hAnsi="Times New Roman"/>
            <w:i/>
          </w:rPr>
          <w:t xml:space="preserve"> </w:t>
        </w:r>
      </w:ins>
      <w:ins w:id="27573" w:author="Rev 7 Allen Wirfs-Brock" w:date="2012-04-11T17:48:00Z">
        <w:r w:rsidR="005F7AD6" w:rsidRPr="005F7AD6">
          <w:rPr>
            <w:rFonts w:ascii="Times New Roman" w:hAnsi="Times New Roman"/>
          </w:rPr>
          <w:t>the result of the abstract</w:t>
        </w:r>
        <w:del w:id="27574" w:author="Rev 8 Allen Wirfs-Brock" w:date="2012-06-14T14:39:00Z">
          <w:r w:rsidR="005F7AD6" w:rsidRPr="005F7AD6" w:rsidDel="00D4543D">
            <w:rPr>
              <w:rFonts w:ascii="Times New Roman" w:hAnsi="Times New Roman"/>
            </w:rPr>
            <w:delText>ion</w:delText>
          </w:r>
        </w:del>
        <w:r w:rsidR="005F7AD6" w:rsidRPr="005F7AD6">
          <w:rPr>
            <w:rFonts w:ascii="Times New Roman" w:hAnsi="Times New Roman"/>
          </w:rPr>
          <w:t xml:space="preserve"> operation ObjectCreate</w:t>
        </w:r>
      </w:ins>
      <w:del w:id="27575" w:author="Rev 7 Allen Wirfs-Brock" w:date="2012-04-11T17:48:00Z">
        <w:r w:rsidRPr="00E77497" w:rsidDel="005F7AD6">
          <w:rPr>
            <w:rFonts w:ascii="Times New Roman" w:hAnsi="Times New Roman"/>
          </w:rPr>
          <w:delText>to the standard built-in Object prototype object as described in 15.2.4</w:delText>
        </w:r>
      </w:del>
      <w:r w:rsidRPr="00E77497">
        <w:rPr>
          <w:rFonts w:ascii="Times New Roman" w:hAnsi="Times New Roman"/>
        </w:rPr>
        <w:t>.</w:t>
      </w:r>
    </w:p>
    <w:p w14:paraId="064F22C0"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result </w:t>
      </w:r>
      <w:r w:rsidRPr="00E77497">
        <w:rPr>
          <w:rFonts w:ascii="Times New Roman" w:hAnsi="Times New Roman"/>
        </w:rPr>
        <w:t xml:space="preserve">be the result of calling the [[Call]] internal property of </w:t>
      </w:r>
      <w:r w:rsidRPr="00E77497">
        <w:rPr>
          <w:rFonts w:ascii="Times New Roman" w:hAnsi="Times New Roman"/>
          <w:i/>
        </w:rPr>
        <w:t>F</w:t>
      </w:r>
      <w:r w:rsidRPr="00E77497">
        <w:rPr>
          <w:rFonts w:ascii="Times New Roman" w:hAnsi="Times New Roman"/>
        </w:rPr>
        <w:t xml:space="preserve">, providing </w:t>
      </w:r>
      <w:r w:rsidRPr="00E77497">
        <w:rPr>
          <w:rFonts w:ascii="Times New Roman" w:hAnsi="Times New Roman"/>
          <w:i/>
        </w:rPr>
        <w:t xml:space="preserve">obj </w:t>
      </w:r>
      <w:r w:rsidRPr="00E77497">
        <w:rPr>
          <w:rFonts w:ascii="Times New Roman" w:hAnsi="Times New Roman"/>
        </w:rPr>
        <w:t xml:space="preserve">as the </w:t>
      </w:r>
      <w:r w:rsidRPr="00E77497">
        <w:rPr>
          <w:rFonts w:ascii="Times New Roman" w:hAnsi="Times New Roman"/>
          <w:b/>
        </w:rPr>
        <w:t>this</w:t>
      </w:r>
      <w:r w:rsidRPr="00E77497">
        <w:rPr>
          <w:rFonts w:ascii="Times New Roman" w:hAnsi="Times New Roman"/>
        </w:rPr>
        <w:t xml:space="preserve"> value and providing the argument list passed into [[Construct]] as </w:t>
      </w:r>
      <w:r w:rsidRPr="00E77497">
        <w:rPr>
          <w:rFonts w:ascii="Times New Roman" w:hAnsi="Times New Roman"/>
          <w:i/>
        </w:rPr>
        <w:t>args</w:t>
      </w:r>
      <w:r w:rsidRPr="00E77497">
        <w:rPr>
          <w:rFonts w:ascii="Times New Roman" w:hAnsi="Times New Roman"/>
        </w:rPr>
        <w:t>.</w:t>
      </w:r>
    </w:p>
    <w:p w14:paraId="24F4CC7C" w14:textId="77777777" w:rsidR="00776314" w:rsidRDefault="00776314" w:rsidP="00776314">
      <w:pPr>
        <w:numPr>
          <w:ilvl w:val="0"/>
          <w:numId w:val="148"/>
        </w:numPr>
        <w:contextualSpacing/>
        <w:rPr>
          <w:ins w:id="27576" w:author="Rev 6 Allen Wirfs-Brock" w:date="2012-02-26T10:19:00Z"/>
          <w:rFonts w:ascii="Times New Roman" w:hAnsi="Times New Roman"/>
        </w:rPr>
      </w:pPr>
      <w:ins w:id="27577" w:author="Rev 6 Allen Wirfs-Brock" w:date="2012-02-26T10:19:00Z">
        <w:r>
          <w:rPr>
            <w:rFonts w:ascii="Times New Roman" w:hAnsi="Times New Roman"/>
          </w:rPr>
          <w:t>ReturnIfAbrupt(</w:t>
        </w:r>
        <w:del w:id="27578" w:author="Rev 7 Allen Wirfs-Brock" w:date="2012-04-09T16:32:00Z">
          <w:r w:rsidRPr="00E77497" w:rsidDel="008F79D4">
            <w:rPr>
              <w:rFonts w:ascii="Times New Roman" w:hAnsi="Times New Roman"/>
              <w:i/>
            </w:rPr>
            <w:delText>proto</w:delText>
          </w:r>
        </w:del>
      </w:ins>
      <w:ins w:id="27579" w:author="Rev 7 Allen Wirfs-Brock" w:date="2012-04-09T16:32:00Z">
        <w:r w:rsidR="008F79D4">
          <w:rPr>
            <w:rFonts w:ascii="Times New Roman" w:hAnsi="Times New Roman"/>
            <w:i/>
          </w:rPr>
          <w:t>result</w:t>
        </w:r>
      </w:ins>
      <w:ins w:id="27580" w:author="Rev 6 Allen Wirfs-Brock" w:date="2012-02-26T10:19:00Z">
        <w:r>
          <w:rPr>
            <w:rFonts w:ascii="Times New Roman" w:hAnsi="Times New Roman"/>
          </w:rPr>
          <w:t>).</w:t>
        </w:r>
      </w:ins>
    </w:p>
    <w:p w14:paraId="5E557561"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If Type(</w:t>
      </w:r>
      <w:r w:rsidRPr="00E77497">
        <w:rPr>
          <w:rFonts w:ascii="Times New Roman" w:hAnsi="Times New Roman"/>
          <w:i/>
        </w:rPr>
        <w:t>result</w:t>
      </w:r>
      <w:ins w:id="27581" w:author="Rev 6 Allen Wirfs-Brock" w:date="2012-02-26T10:20:00Z">
        <w:del w:id="27582" w:author="Rev 7 Allen Wirfs-Brock" w:date="2012-04-09T16:32:00Z">
          <w:r w:rsidR="00776314" w:rsidDel="008F79D4">
            <w:rPr>
              <w:rFonts w:ascii="Times New Roman" w:hAnsi="Times New Roman"/>
            </w:rPr>
            <w:delText>.[[value]]</w:delText>
          </w:r>
        </w:del>
      </w:ins>
      <w:r w:rsidRPr="00E77497">
        <w:rPr>
          <w:rFonts w:ascii="Times New Roman" w:hAnsi="Times New Roman"/>
        </w:rPr>
        <w:t xml:space="preserve">) is Object then return </w:t>
      </w:r>
      <w:r w:rsidRPr="00E77497">
        <w:rPr>
          <w:rFonts w:ascii="Times New Roman" w:hAnsi="Times New Roman"/>
          <w:i/>
        </w:rPr>
        <w:t>result</w:t>
      </w:r>
      <w:r w:rsidRPr="00E77497">
        <w:rPr>
          <w:rFonts w:ascii="Times New Roman" w:hAnsi="Times New Roman"/>
        </w:rPr>
        <w:t>.</w:t>
      </w:r>
    </w:p>
    <w:p w14:paraId="0F84FD42" w14:textId="77777777" w:rsidR="004C02EF" w:rsidRPr="00E77497" w:rsidRDefault="004C02EF" w:rsidP="00150A49">
      <w:pPr>
        <w:numPr>
          <w:ilvl w:val="0"/>
          <w:numId w:val="148"/>
        </w:numPr>
        <w:contextualSpacing/>
        <w:rPr>
          <w:rFonts w:ascii="Times New Roman" w:hAnsi="Times New Roman"/>
        </w:rPr>
      </w:pPr>
      <w:r w:rsidRPr="00E77497">
        <w:rPr>
          <w:rFonts w:ascii="Times New Roman" w:hAnsi="Times New Roman"/>
        </w:rPr>
        <w:t xml:space="preserve">Return </w:t>
      </w:r>
      <w:ins w:id="27583" w:author="Rev 6 Allen Wirfs-Brock" w:date="2012-02-26T10:21:00Z">
        <w:r w:rsidR="00776314">
          <w:rPr>
            <w:rFonts w:ascii="Times New Roman" w:hAnsi="Times New Roman"/>
          </w:rPr>
          <w:t>NormalCompletion(</w:t>
        </w:r>
      </w:ins>
      <w:r w:rsidRPr="00E77497">
        <w:rPr>
          <w:rFonts w:ascii="Times New Roman" w:hAnsi="Times New Roman"/>
          <w:i/>
        </w:rPr>
        <w:t>obj</w:t>
      </w:r>
      <w:ins w:id="27584" w:author="Rev 6 Allen Wirfs-Brock" w:date="2012-02-26T10:21:00Z">
        <w:r w:rsidR="00776314">
          <w:rPr>
            <w:rFonts w:ascii="Times New Roman" w:hAnsi="Times New Roman"/>
          </w:rPr>
          <w:t>)</w:t>
        </w:r>
      </w:ins>
      <w:r w:rsidRPr="00E77497">
        <w:rPr>
          <w:rFonts w:ascii="Times New Roman" w:hAnsi="Times New Roman"/>
        </w:rPr>
        <w:t>.</w:t>
      </w:r>
    </w:p>
    <w:p w14:paraId="7BF4797B" w14:textId="77777777" w:rsidR="004C02EF" w:rsidRPr="00E77497" w:rsidRDefault="004C02EF" w:rsidP="00DA3106">
      <w:pPr>
        <w:pStyle w:val="40"/>
        <w:numPr>
          <w:ilvl w:val="0"/>
          <w:numId w:val="0"/>
        </w:numPr>
      </w:pPr>
      <w:bookmarkStart w:id="27585" w:name="_Toc235503476"/>
      <w:bookmarkStart w:id="27586" w:name="_Toc241509251"/>
      <w:bookmarkStart w:id="27587" w:name="_Toc244416738"/>
      <w:bookmarkStart w:id="27588" w:name="_Toc276631102"/>
      <w:r w:rsidRPr="00E77497">
        <w:t>13.</w:t>
      </w:r>
      <w:del w:id="27589" w:author="Rev 6 Allen Wirfs-Brock" w:date="2012-02-27T10:02:00Z">
        <w:r w:rsidRPr="00E77497" w:rsidDel="00DA3106">
          <w:delText>2</w:delText>
        </w:r>
      </w:del>
      <w:ins w:id="27590" w:author="Rev 6 Allen Wirfs-Brock" w:date="2012-02-27T10:02:00Z">
        <w:del w:id="27591" w:author="Rev 7 Allen Wirfs-Brock" w:date="2012-04-17T14:28:00Z">
          <w:r w:rsidR="00DA3106" w:rsidDel="00AA5DC6">
            <w:delText>1</w:delText>
          </w:r>
        </w:del>
      </w:ins>
      <w:ins w:id="27592" w:author="Rev 7 Allen Wirfs-Brock" w:date="2012-04-26T10:50:00Z">
        <w:del w:id="27593" w:author="Rev 10 Allen Wirfs-Brock" w:date="2012-08-13T18:43:00Z">
          <w:r w:rsidR="00572B17" w:rsidDel="00C700A2">
            <w:delText>5</w:delText>
          </w:r>
        </w:del>
      </w:ins>
      <w:ins w:id="27594" w:author="Rev 10 Allen Wirfs-Brock" w:date="2012-08-13T18:43:00Z">
        <w:r w:rsidR="00C700A2">
          <w:t>6</w:t>
        </w:r>
      </w:ins>
      <w:ins w:id="27595" w:author="Rev 6 Allen Wirfs-Brock" w:date="2012-02-27T10:02:00Z">
        <w:del w:id="27596" w:author="Rev 7 Allen Wirfs-Brock" w:date="2012-04-19T15:01:00Z">
          <w:r w:rsidR="00DA3106" w:rsidDel="00912F02">
            <w:delText>.1</w:delText>
          </w:r>
        </w:del>
      </w:ins>
      <w:r w:rsidRPr="00E77497">
        <w:t>.3</w:t>
      </w:r>
      <w:r w:rsidRPr="00E77497">
        <w:tab/>
        <w:t>The [[ThrowTypeError]] Function Object</w:t>
      </w:r>
      <w:bookmarkEnd w:id="27585"/>
      <w:bookmarkEnd w:id="27586"/>
      <w:bookmarkEnd w:id="27587"/>
      <w:bookmarkEnd w:id="27588"/>
    </w:p>
    <w:p w14:paraId="6CE55FD6" w14:textId="77777777" w:rsidR="004C02EF" w:rsidRPr="00E77497" w:rsidRDefault="004C02EF" w:rsidP="004C02EF">
      <w:r w:rsidRPr="00E77497">
        <w:t>The [[ThrowTypeError]] object is a unique function object that is defined once as follows:</w:t>
      </w:r>
    </w:p>
    <w:p w14:paraId="369A9432"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Create a new native ECMAScript object and let </w:t>
      </w:r>
      <w:r w:rsidRPr="00E77497">
        <w:rPr>
          <w:rFonts w:ascii="Times New Roman" w:hAnsi="Times New Roman"/>
          <w:i/>
        </w:rPr>
        <w:t>F</w:t>
      </w:r>
      <w:r w:rsidRPr="00E77497">
        <w:rPr>
          <w:rFonts w:ascii="Times New Roman" w:hAnsi="Times New Roman"/>
        </w:rPr>
        <w:t xml:space="preserve"> be that object.</w:t>
      </w:r>
    </w:p>
    <w:p w14:paraId="63341AF4"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all the internal methods of </w:t>
      </w:r>
      <w:r w:rsidRPr="00E77497">
        <w:rPr>
          <w:rFonts w:ascii="Times New Roman" w:hAnsi="Times New Roman"/>
          <w:i/>
        </w:rPr>
        <w:t>F</w:t>
      </w:r>
      <w:r w:rsidRPr="00E77497">
        <w:rPr>
          <w:rFonts w:ascii="Times New Roman" w:hAnsi="Times New Roman"/>
        </w:rPr>
        <w:t xml:space="preserve"> as described in 8.12.</w:t>
      </w:r>
    </w:p>
    <w:p w14:paraId="60FAE5D8" w14:textId="77777777" w:rsidR="004C02EF" w:rsidRPr="00E77497" w:rsidRDefault="004C02EF" w:rsidP="00C47E72">
      <w:pPr>
        <w:numPr>
          <w:ilvl w:val="0"/>
          <w:numId w:val="149"/>
        </w:numPr>
        <w:contextualSpacing/>
        <w:rPr>
          <w:rFonts w:ascii="Times New Roman" w:hAnsi="Times New Roman"/>
        </w:rPr>
      </w:pPr>
      <w:del w:id="27597" w:author="Allen Wirfs-Brock" w:date="2011-07-02T13:20:00Z">
        <w:r w:rsidRPr="00E77497" w:rsidDel="000011A1">
          <w:rPr>
            <w:rFonts w:ascii="Times New Roman" w:hAnsi="Times New Roman"/>
          </w:rPr>
          <w:delText xml:space="preserve">Set </w:delText>
        </w:r>
      </w:del>
      <w:ins w:id="27598" w:author="Allen Wirfs-Brock" w:date="2011-07-02T13:20:00Z">
        <w:r w:rsidR="000011A1" w:rsidRPr="00E77497">
          <w:rPr>
            <w:rFonts w:ascii="Times New Roman" w:hAnsi="Times New Roman"/>
          </w:rPr>
          <w:t xml:space="preserve">Add </w:t>
        </w:r>
      </w:ins>
      <w:r w:rsidRPr="00E77497">
        <w:rPr>
          <w:rFonts w:ascii="Times New Roman" w:hAnsi="Times New Roman"/>
        </w:rPr>
        <w:t>the [[</w:t>
      </w:r>
      <w:del w:id="27599" w:author="Allen Wirfs-Brock" w:date="2011-07-02T13:20:00Z">
        <w:r w:rsidRPr="00E77497" w:rsidDel="000011A1">
          <w:rPr>
            <w:rFonts w:ascii="Times New Roman" w:hAnsi="Times New Roman"/>
          </w:rPr>
          <w:delText>Class</w:delText>
        </w:r>
      </w:del>
      <w:ins w:id="27600" w:author="Allen Wirfs-Brock" w:date="2011-07-02T13:20:00Z">
        <w:del w:id="27601" w:author="Rev 3 Allen Wirfs-Brock" w:date="2011-09-07T15:23:00Z">
          <w:r w:rsidR="000011A1" w:rsidRPr="00E77497" w:rsidDel="00FE434F">
            <w:rPr>
              <w:rFonts w:ascii="Times New Roman" w:hAnsi="Times New Roman"/>
            </w:rPr>
            <w:delText>IsFunction</w:delText>
          </w:r>
        </w:del>
      </w:ins>
      <w:ins w:id="27602" w:author="Rev 3 Allen Wirfs-Brock" w:date="2011-09-07T15:23:00Z">
        <w:r w:rsidR="00FE434F" w:rsidRPr="00E77497">
          <w:rPr>
            <w:rFonts w:ascii="Times New Roman" w:hAnsi="Times New Roman"/>
          </w:rPr>
          <w:t>NativeBrand</w:t>
        </w:r>
      </w:ins>
      <w:r w:rsidRPr="00E77497">
        <w:rPr>
          <w:rFonts w:ascii="Times New Roman" w:hAnsi="Times New Roman"/>
        </w:rPr>
        <w:t>]] internal property</w:t>
      </w:r>
      <w:ins w:id="27603" w:author="Rev 3 Allen Wirfs-Brock" w:date="2011-09-07T15:23:00Z">
        <w:r w:rsidR="00FE434F" w:rsidRPr="00E77497">
          <w:rPr>
            <w:rFonts w:ascii="Times New Roman" w:hAnsi="Times New Roman"/>
          </w:rPr>
          <w:t xml:space="preserve"> with value NativeFunction</w:t>
        </w:r>
      </w:ins>
      <w:r w:rsidRPr="00E77497">
        <w:rPr>
          <w:rFonts w:ascii="Times New Roman" w:hAnsi="Times New Roman"/>
        </w:rPr>
        <w:t xml:space="preserve"> </w:t>
      </w:r>
      <w:del w:id="27604" w:author="Allen Wirfs-Brock" w:date="2011-07-02T13:20:00Z">
        <w:r w:rsidRPr="00E77497" w:rsidDel="000011A1">
          <w:rPr>
            <w:rFonts w:ascii="Times New Roman" w:hAnsi="Times New Roman"/>
          </w:rPr>
          <w:delText xml:space="preserve">of </w:delText>
        </w:r>
      </w:del>
      <w:ins w:id="27605" w:author="Allen Wirfs-Brock" w:date="2011-07-02T13:20:00Z">
        <w:r w:rsidR="000011A1" w:rsidRPr="00E77497">
          <w:rPr>
            <w:rFonts w:ascii="Times New Roman" w:hAnsi="Times New Roman"/>
          </w:rPr>
          <w:t xml:space="preserve">to </w:t>
        </w:r>
      </w:ins>
      <w:r w:rsidRPr="00E77497">
        <w:rPr>
          <w:rFonts w:ascii="Times New Roman" w:hAnsi="Times New Roman"/>
          <w:i/>
        </w:rPr>
        <w:t>F</w:t>
      </w:r>
      <w:del w:id="27606" w:author="Allen Wirfs-Brock" w:date="2011-07-02T13:21:00Z">
        <w:r w:rsidRPr="00E77497" w:rsidDel="000011A1">
          <w:rPr>
            <w:rFonts w:ascii="Times New Roman" w:hAnsi="Times New Roman"/>
          </w:rPr>
          <w:delText xml:space="preserve"> to </w:delText>
        </w:r>
        <w:r w:rsidRPr="00E77497" w:rsidDel="000011A1">
          <w:rPr>
            <w:rFonts w:ascii="Courier New" w:hAnsi="Courier New"/>
            <w:b/>
          </w:rPr>
          <w:delText>"Function"</w:delText>
        </w:r>
      </w:del>
      <w:r w:rsidRPr="00E77497">
        <w:rPr>
          <w:rFonts w:ascii="Times New Roman" w:hAnsi="Times New Roman"/>
        </w:rPr>
        <w:t>.</w:t>
      </w:r>
    </w:p>
    <w:p w14:paraId="14507C31"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[[Prototype]] internal property of </w:t>
      </w:r>
      <w:r w:rsidRPr="00E77497">
        <w:rPr>
          <w:rFonts w:ascii="Times New Roman" w:hAnsi="Times New Roman"/>
          <w:i/>
        </w:rPr>
        <w:t>F</w:t>
      </w:r>
      <w:r w:rsidRPr="00E77497">
        <w:rPr>
          <w:rFonts w:ascii="Times New Roman" w:hAnsi="Times New Roman"/>
        </w:rPr>
        <w:t xml:space="preserve"> to the standard built-in Function prototype object as specified in 15.3.3.1.</w:t>
      </w:r>
    </w:p>
    <w:p w14:paraId="6EB92CC7"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[[Call]] internal property of </w:t>
      </w:r>
      <w:r w:rsidRPr="00E77497">
        <w:rPr>
          <w:rFonts w:ascii="Times New Roman" w:hAnsi="Times New Roman"/>
          <w:i/>
        </w:rPr>
        <w:t>F</w:t>
      </w:r>
      <w:r w:rsidRPr="00E77497">
        <w:rPr>
          <w:rFonts w:ascii="Times New Roman" w:hAnsi="Times New Roman"/>
        </w:rPr>
        <w:t xml:space="preserve"> as described in 13.</w:t>
      </w:r>
      <w:del w:id="27607" w:author="Rev 10 Allen Wirfs-Brock" w:date="2012-08-14T16:50:00Z">
        <w:r w:rsidRPr="00E77497" w:rsidDel="0053000C">
          <w:rPr>
            <w:rFonts w:ascii="Times New Roman" w:hAnsi="Times New Roman"/>
          </w:rPr>
          <w:delText>2</w:delText>
        </w:r>
      </w:del>
      <w:ins w:id="27608" w:author="Rev 10 Allen Wirfs-Brock" w:date="2012-08-14T16:50:00Z">
        <w:r w:rsidR="0053000C">
          <w:rPr>
            <w:rFonts w:ascii="Times New Roman" w:hAnsi="Times New Roman"/>
          </w:rPr>
          <w:t>6</w:t>
        </w:r>
      </w:ins>
      <w:r w:rsidRPr="00E77497">
        <w:rPr>
          <w:rFonts w:ascii="Times New Roman" w:hAnsi="Times New Roman"/>
        </w:rPr>
        <w:t>.1.</w:t>
      </w:r>
    </w:p>
    <w:p w14:paraId="50F7CB59"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[[Scope]] internal property of </w:t>
      </w:r>
      <w:r w:rsidRPr="00E77497">
        <w:rPr>
          <w:rFonts w:ascii="Times New Roman" w:hAnsi="Times New Roman"/>
          <w:i/>
        </w:rPr>
        <w:t>F</w:t>
      </w:r>
      <w:r w:rsidRPr="00E77497">
        <w:rPr>
          <w:rFonts w:ascii="Times New Roman" w:hAnsi="Times New Roman"/>
        </w:rPr>
        <w:t xml:space="preserve"> to the Global Environment.</w:t>
      </w:r>
    </w:p>
    <w:p w14:paraId="4D40F551"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[[FormalParameters]] internal property of </w:t>
      </w:r>
      <w:r w:rsidRPr="00E77497">
        <w:rPr>
          <w:rFonts w:ascii="Times New Roman" w:hAnsi="Times New Roman"/>
          <w:i/>
        </w:rPr>
        <w:t xml:space="preserve">F </w:t>
      </w:r>
      <w:r w:rsidRPr="00E77497">
        <w:rPr>
          <w:rFonts w:ascii="Times New Roman" w:hAnsi="Times New Roman"/>
        </w:rPr>
        <w:t xml:space="preserve">to </w:t>
      </w:r>
      <w:ins w:id="27609" w:author="Rev 4 Allen Wirfs-Brock" w:date="2011-10-04T16:29:00Z">
        <w:r w:rsidR="00485B27" w:rsidRPr="00E77497">
          <w:rPr>
            <w:rFonts w:ascii="Times New Roman" w:hAnsi="Times New Roman"/>
          </w:rPr>
          <w:t>the</w:t>
        </w:r>
      </w:ins>
      <w:ins w:id="27610" w:author="Rev 4 Allen Wirfs-Brock" w:date="2011-10-18T11:52:00Z">
        <w:r w:rsidR="009363A8" w:rsidRPr="00E77497">
          <w:t xml:space="preserve"> </w:t>
        </w:r>
        <w:r w:rsidR="009363A8" w:rsidRPr="00E77497">
          <w:rPr>
            <w:rStyle w:val="bnf"/>
          </w:rPr>
          <w:t>FormalParameterList</w:t>
        </w:r>
        <w:r w:rsidR="009363A8" w:rsidRPr="00E77497">
          <w:t xml:space="preserve"> </w:t>
        </w:r>
        <w:r w:rsidR="009363A8" w:rsidRPr="00E77497">
          <w:rPr>
            <w:b/>
          </w:rPr>
          <w:t>:</w:t>
        </w:r>
        <w:r w:rsidR="009363A8" w:rsidRPr="00E77497">
          <w:rPr>
            <w:sz w:val="16"/>
          </w:rPr>
          <w:t xml:space="preserve"> </w:t>
        </w:r>
      </w:ins>
      <w:ins w:id="27611" w:author="Rev 4 Allen Wirfs-Brock" w:date="2011-10-04T16:29:00Z">
        <w:r w:rsidR="00485B27" w:rsidRPr="00E77497">
          <w:rPr>
            <w:sz w:val="16"/>
          </w:rPr>
          <w:t>[empty]</w:t>
        </w:r>
        <w:r w:rsidR="00485B27" w:rsidRPr="00E77497">
          <w:rPr>
            <w:rFonts w:ascii="Times New Roman" w:hAnsi="Times New Roman"/>
          </w:rPr>
          <w:t xml:space="preserve"> production</w:t>
        </w:r>
      </w:ins>
      <w:del w:id="27612" w:author="Rev 4 Allen Wirfs-Brock" w:date="2011-10-04T16:29:00Z">
        <w:r w:rsidRPr="00E77497" w:rsidDel="00485B27">
          <w:rPr>
            <w:rFonts w:ascii="Times New Roman" w:hAnsi="Times New Roman"/>
          </w:rPr>
          <w:delText>an empty List</w:delText>
        </w:r>
      </w:del>
      <w:r w:rsidRPr="00E77497">
        <w:rPr>
          <w:rFonts w:ascii="Times New Roman" w:hAnsi="Times New Roman"/>
        </w:rPr>
        <w:t>.</w:t>
      </w:r>
    </w:p>
    <w:p w14:paraId="500FF20D"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[[Code]] internal property of </w:t>
      </w:r>
      <w:r w:rsidRPr="00E77497">
        <w:rPr>
          <w:rFonts w:ascii="Times New Roman" w:hAnsi="Times New Roman"/>
          <w:i/>
        </w:rPr>
        <w:t xml:space="preserve">F </w:t>
      </w:r>
      <w:r w:rsidRPr="00E77497">
        <w:rPr>
          <w:rFonts w:ascii="Times New Roman" w:hAnsi="Times New Roman"/>
        </w:rPr>
        <w:t xml:space="preserve">to be a </w:t>
      </w:r>
      <w:r w:rsidRPr="00E77497">
        <w:rPr>
          <w:rFonts w:ascii="Times New Roman" w:hAnsi="Times New Roman"/>
          <w:i/>
        </w:rPr>
        <w:t>FunctionBody</w:t>
      </w:r>
      <w:r w:rsidRPr="00E77497">
        <w:rPr>
          <w:rFonts w:ascii="Times New Roman" w:hAnsi="Times New Roman"/>
        </w:rPr>
        <w:t xml:space="preserve"> that unconditionally throws a </w:t>
      </w:r>
      <w:r w:rsidRPr="00E77497">
        <w:rPr>
          <w:rFonts w:ascii="Times New Roman" w:hAnsi="Times New Roman"/>
          <w:b/>
        </w:rPr>
        <w:t>TypeError</w:t>
      </w:r>
      <w:r w:rsidRPr="00E77497">
        <w:rPr>
          <w:rFonts w:ascii="Times New Roman" w:hAnsi="Times New Roman"/>
        </w:rPr>
        <w:t xml:space="preserve"> exception and performs no other action.</w:t>
      </w:r>
    </w:p>
    <w:p w14:paraId="0EC5BD75"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w:t>
      </w:r>
      <w:r w:rsidRPr="00E77497">
        <w:rPr>
          <w:rFonts w:ascii="Courier New" w:hAnsi="Courier New"/>
          <w:b/>
        </w:rPr>
        <w:t>length</w:t>
      </w:r>
      <w:r w:rsidRPr="00E77497">
        <w:rPr>
          <w:rFonts w:ascii="Courier New" w:hAnsi="Courier New" w:cs="Courier New"/>
          <w:b/>
        </w:rPr>
        <w:t>"</w:t>
      </w:r>
      <w:r w:rsidRPr="00E77497">
        <w:rPr>
          <w:rFonts w:ascii="Times New Roman" w:hAnsi="Times New Roman"/>
        </w:rPr>
        <w:t xml:space="preserve">, Property Descriptor {[[Value]]: </w:t>
      </w:r>
      <w:r w:rsidRPr="00E77497">
        <w:rPr>
          <w:rFonts w:ascii="Times New Roman" w:hAnsi="Times New Roman"/>
          <w:i/>
        </w:rPr>
        <w:t>0</w:t>
      </w:r>
      <w:r w:rsidRPr="00E77497">
        <w:rPr>
          <w:rFonts w:ascii="Times New Roman" w:hAnsi="Times New Roman"/>
        </w:rPr>
        <w:t xml:space="preserve">, [[Writable]]: </w:t>
      </w:r>
      <w:r w:rsidRPr="00E77497">
        <w:rPr>
          <w:rFonts w:ascii="Times New Roman" w:hAnsi="Times New Roman"/>
          <w:b/>
        </w:rPr>
        <w:t>false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and </w:t>
      </w:r>
      <w:r w:rsidRPr="00E77497">
        <w:rPr>
          <w:rFonts w:ascii="Times New Roman" w:hAnsi="Times New Roman"/>
          <w:b/>
        </w:rPr>
        <w:t>false</w:t>
      </w:r>
      <w:r w:rsidRPr="00E77497">
        <w:rPr>
          <w:rFonts w:ascii="Times New Roman" w:hAnsi="Times New Roman"/>
        </w:rPr>
        <w:t xml:space="preserve">. </w:t>
      </w:r>
    </w:p>
    <w:p w14:paraId="5301F816"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Set the [[Extensible]] internal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b/>
        </w:rPr>
        <w:t>false</w:t>
      </w:r>
      <w:r w:rsidRPr="00E77497">
        <w:rPr>
          <w:rFonts w:ascii="Times New Roman" w:hAnsi="Times New Roman"/>
        </w:rPr>
        <w:t>.</w:t>
      </w:r>
    </w:p>
    <w:p w14:paraId="0D9741E1" w14:textId="77777777" w:rsidR="004C02EF" w:rsidRPr="00E77497" w:rsidRDefault="004C02EF" w:rsidP="00C47E72">
      <w:pPr>
        <w:numPr>
          <w:ilvl w:val="0"/>
          <w:numId w:val="149"/>
        </w:numPr>
        <w:contextualSpacing/>
        <w:rPr>
          <w:rFonts w:ascii="Times New Roman" w:hAnsi="Times New Roman"/>
        </w:rPr>
      </w:pPr>
      <w:r w:rsidRPr="00E77497">
        <w:rPr>
          <w:rFonts w:ascii="Times New Roman" w:hAnsi="Times New Roman"/>
        </w:rPr>
        <w:t xml:space="preserve">Let [[ThrowTypeError]] be </w:t>
      </w:r>
      <w:r w:rsidRPr="00E77497">
        <w:rPr>
          <w:rFonts w:ascii="Times New Roman" w:hAnsi="Times New Roman"/>
          <w:i/>
        </w:rPr>
        <w:t>F</w:t>
      </w:r>
      <w:r w:rsidRPr="00E77497">
        <w:rPr>
          <w:rFonts w:ascii="Times New Roman" w:hAnsi="Times New Roman"/>
        </w:rPr>
        <w:t>.</w:t>
      </w:r>
    </w:p>
    <w:p w14:paraId="7EC71F10" w14:textId="77777777" w:rsidR="002A42B6" w:rsidRDefault="002A42B6" w:rsidP="002A42B6">
      <w:pPr>
        <w:pStyle w:val="20"/>
        <w:numPr>
          <w:ilvl w:val="0"/>
          <w:numId w:val="0"/>
        </w:numPr>
        <w:rPr>
          <w:ins w:id="27613" w:author="Rev 9 Allen Wirfs-Brock" w:date="2012-06-29T12:30:00Z"/>
        </w:rPr>
      </w:pPr>
      <w:bookmarkStart w:id="27614" w:name="_Ref457437688"/>
      <w:bookmarkStart w:id="27615" w:name="_Toc472818900"/>
      <w:bookmarkStart w:id="27616" w:name="_Toc235503477"/>
      <w:bookmarkStart w:id="27617" w:name="_Toc241509252"/>
      <w:bookmarkStart w:id="27618" w:name="_Toc244416739"/>
      <w:bookmarkStart w:id="27619" w:name="_Toc276631103"/>
      <w:bookmarkStart w:id="27620" w:name="_Toc336509585"/>
      <w:commentRangeStart w:id="27621"/>
      <w:ins w:id="27622" w:author="Rev 9 Allen Wirfs-Brock" w:date="2012-06-29T12:30:00Z">
        <w:r>
          <w:t>13.7 Tail Position Calls</w:t>
        </w:r>
      </w:ins>
      <w:commentRangeEnd w:id="27621"/>
      <w:ins w:id="27623" w:author="Rev 9 Allen Wirfs-Brock" w:date="2012-06-29T12:31:00Z">
        <w:r>
          <w:rPr>
            <w:rStyle w:val="af3"/>
            <w:b w:val="0"/>
          </w:rPr>
          <w:commentReference w:id="27621"/>
        </w:r>
      </w:ins>
      <w:bookmarkEnd w:id="27620"/>
    </w:p>
    <w:p w14:paraId="37FFB035" w14:textId="77777777" w:rsidR="00DA3106" w:rsidRPr="00E77497" w:rsidDel="00560A4D" w:rsidRDefault="00DA3106" w:rsidP="00DA3106">
      <w:pPr>
        <w:pStyle w:val="20"/>
        <w:numPr>
          <w:ilvl w:val="0"/>
          <w:numId w:val="0"/>
        </w:numPr>
        <w:rPr>
          <w:ins w:id="27624" w:author="Rev 6 Allen Wirfs-Brock" w:date="2012-02-27T10:05:00Z"/>
          <w:del w:id="27625" w:author="Rev 7 Allen Wirfs-Brock" w:date="2012-04-16T17:19:00Z"/>
        </w:rPr>
      </w:pPr>
      <w:ins w:id="27626" w:author="Rev 6 Allen Wirfs-Brock" w:date="2012-02-27T10:05:00Z">
        <w:del w:id="27627" w:author="Rev 7 Allen Wirfs-Brock" w:date="2012-04-16T17:19:00Z">
          <w:r w:rsidDel="00560A4D">
            <w:delText>13.2</w:delText>
          </w:r>
          <w:r w:rsidDel="00560A4D">
            <w:tab/>
            <w:delText>Generator</w:delText>
          </w:r>
          <w:r w:rsidRPr="00E77497" w:rsidDel="00560A4D">
            <w:delText xml:space="preserve"> Definition</w:delText>
          </w:r>
          <w:r w:rsidDel="00560A4D">
            <w:delText>s</w:delText>
          </w:r>
        </w:del>
      </w:ins>
    </w:p>
    <w:p w14:paraId="6717C3C8" w14:textId="77777777" w:rsidR="00DA3106" w:rsidRPr="00E77497" w:rsidDel="00560A4D" w:rsidRDefault="00DA3106" w:rsidP="00DA3106">
      <w:pPr>
        <w:pStyle w:val="Syntax"/>
        <w:rPr>
          <w:ins w:id="27628" w:author="Rev 6 Allen Wirfs-Brock" w:date="2012-02-27T10:07:00Z"/>
          <w:del w:id="27629" w:author="Rev 7 Allen Wirfs-Brock" w:date="2012-04-16T17:19:00Z"/>
        </w:rPr>
      </w:pPr>
      <w:ins w:id="27630" w:author="Rev 6 Allen Wirfs-Brock" w:date="2012-02-27T10:07:00Z">
        <w:del w:id="27631" w:author="Rev 7 Allen Wirfs-Brock" w:date="2012-04-16T17:19:00Z">
          <w:r w:rsidRPr="00E77497" w:rsidDel="00560A4D">
            <w:delText>Syntax</w:delText>
          </w:r>
        </w:del>
      </w:ins>
    </w:p>
    <w:p w14:paraId="15BECA64" w14:textId="77777777" w:rsidR="00DA3106" w:rsidRPr="00E77497" w:rsidDel="00560A4D" w:rsidRDefault="00DA3106" w:rsidP="00DA3106">
      <w:pPr>
        <w:pStyle w:val="SyntaxRule"/>
        <w:rPr>
          <w:ins w:id="27632" w:author="Rev 6 Allen Wirfs-Brock" w:date="2012-02-27T10:07:00Z"/>
          <w:del w:id="27633" w:author="Rev 7 Allen Wirfs-Brock" w:date="2012-04-16T17:19:00Z"/>
        </w:rPr>
      </w:pPr>
      <w:ins w:id="27634" w:author="Rev 6 Allen Wirfs-Brock" w:date="2012-02-27T10:07:00Z">
        <w:del w:id="27635" w:author="Rev 7 Allen Wirfs-Brock" w:date="2012-04-16T17:19:00Z">
          <w:r w:rsidDel="00560A4D">
            <w:delText>Generator</w:delText>
          </w:r>
          <w:r w:rsidRPr="00E77497" w:rsidDel="00560A4D">
            <w:delText xml:space="preserve">Declaration </w:delText>
          </w:r>
          <w:r w:rsidRPr="00E77497" w:rsidDel="00560A4D">
            <w:rPr>
              <w:rFonts w:ascii="Arial" w:hAnsi="Arial"/>
              <w:b/>
              <w:i w:val="0"/>
            </w:rPr>
            <w:delText>:</w:delText>
          </w:r>
        </w:del>
      </w:ins>
    </w:p>
    <w:p w14:paraId="53672609" w14:textId="77777777" w:rsidR="00DA3106" w:rsidRPr="00E77497" w:rsidDel="00560A4D" w:rsidRDefault="00DA3106" w:rsidP="00DA3106">
      <w:pPr>
        <w:pStyle w:val="SyntaxDefinition"/>
        <w:rPr>
          <w:ins w:id="27636" w:author="Rev 6 Allen Wirfs-Brock" w:date="2012-02-27T10:07:00Z"/>
          <w:del w:id="27637" w:author="Rev 7 Allen Wirfs-Brock" w:date="2012-04-16T17:19:00Z"/>
        </w:rPr>
      </w:pPr>
      <w:ins w:id="27638" w:author="Rev 6 Allen Wirfs-Brock" w:date="2012-02-27T10:07:00Z">
        <w:del w:id="27639" w:author="Rev 7 Allen Wirfs-Brock" w:date="2012-04-16T17:19:00Z">
          <w:r w:rsidRPr="00E77497" w:rsidDel="00560A4D">
            <w:rPr>
              <w:rFonts w:ascii="Courier New" w:hAnsi="Courier New"/>
              <w:b/>
              <w:i w:val="0"/>
            </w:rPr>
            <w:delText>Function</w:delText>
          </w:r>
        </w:del>
      </w:ins>
      <w:ins w:id="27640" w:author="Rev 6 Allen Wirfs-Brock" w:date="2012-02-27T10:08:00Z">
        <w:del w:id="27641" w:author="Rev 7 Allen Wirfs-Brock" w:date="2012-04-16T17:19:00Z">
          <w:r w:rsidDel="00560A4D">
            <w:rPr>
              <w:rFonts w:ascii="Courier New" w:hAnsi="Courier New"/>
              <w:b/>
              <w:i w:val="0"/>
            </w:rPr>
            <w:delText xml:space="preserve"> * </w:delText>
          </w:r>
        </w:del>
      </w:ins>
      <w:ins w:id="27642" w:author="Rev 6 Allen Wirfs-Brock" w:date="2012-02-27T10:07:00Z">
        <w:del w:id="27643" w:author="Rev 7 Allen Wirfs-Brock" w:date="2012-04-16T17:19:00Z">
          <w:r w:rsidRPr="00E77497" w:rsidDel="00560A4D">
            <w:delText xml:space="preserve">BindingIdentifier </w:delText>
          </w:r>
          <w:r w:rsidRPr="00E77497" w:rsidDel="00560A4D">
            <w:rPr>
              <w:rFonts w:ascii="Courier New" w:hAnsi="Courier New"/>
              <w:b/>
              <w:i w:val="0"/>
            </w:rPr>
            <w:delText>(</w:delText>
          </w:r>
          <w:r w:rsidRPr="00E77497" w:rsidDel="00560A4D">
            <w:delText xml:space="preserve"> FormalParameterList </w:delText>
          </w:r>
          <w:r w:rsidRPr="00E77497" w:rsidDel="00560A4D">
            <w:rPr>
              <w:rFonts w:ascii="Courier New" w:hAnsi="Courier New"/>
              <w:b/>
              <w:i w:val="0"/>
            </w:rPr>
            <w:delText>)</w:delText>
          </w:r>
          <w:r w:rsidRPr="00E77497" w:rsidDel="00560A4D">
            <w:delText xml:space="preserve"> </w:delText>
          </w:r>
          <w:r w:rsidRPr="00E77497" w:rsidDel="00560A4D">
            <w:rPr>
              <w:rFonts w:ascii="Courier New" w:hAnsi="Courier New"/>
              <w:b/>
              <w:i w:val="0"/>
            </w:rPr>
            <w:delText>{</w:delText>
          </w:r>
          <w:r w:rsidRPr="00E77497" w:rsidDel="00560A4D">
            <w:delText xml:space="preserve"> FunctionBody </w:delText>
          </w:r>
          <w:r w:rsidRPr="00E77497" w:rsidDel="00560A4D">
            <w:rPr>
              <w:rFonts w:ascii="Courier New" w:hAnsi="Courier New"/>
              <w:b/>
              <w:i w:val="0"/>
            </w:rPr>
            <w:delText>}</w:delText>
          </w:r>
        </w:del>
      </w:ins>
    </w:p>
    <w:p w14:paraId="372AFA97" w14:textId="77777777" w:rsidR="00DA3106" w:rsidRPr="00E77497" w:rsidDel="00560A4D" w:rsidRDefault="00DA3106" w:rsidP="00DA3106">
      <w:pPr>
        <w:pStyle w:val="SyntaxRule"/>
        <w:rPr>
          <w:ins w:id="27644" w:author="Rev 6 Allen Wirfs-Brock" w:date="2012-02-27T10:07:00Z"/>
          <w:del w:id="27645" w:author="Rev 7 Allen Wirfs-Brock" w:date="2012-04-16T17:19:00Z"/>
        </w:rPr>
      </w:pPr>
      <w:ins w:id="27646" w:author="Rev 6 Allen Wirfs-Brock" w:date="2012-02-27T10:09:00Z">
        <w:del w:id="27647" w:author="Rev 7 Allen Wirfs-Brock" w:date="2012-04-16T17:19:00Z">
          <w:r w:rsidDel="00560A4D">
            <w:delText>Generator</w:delText>
          </w:r>
        </w:del>
      </w:ins>
      <w:ins w:id="27648" w:author="Rev 6 Allen Wirfs-Brock" w:date="2012-02-27T10:07:00Z">
        <w:del w:id="27649" w:author="Rev 7 Allen Wirfs-Brock" w:date="2012-04-16T17:19:00Z">
          <w:r w:rsidRPr="00E77497" w:rsidDel="00560A4D">
            <w:delText xml:space="preserve">Expression </w:delText>
          </w:r>
          <w:r w:rsidRPr="00E77497" w:rsidDel="00560A4D">
            <w:rPr>
              <w:rFonts w:ascii="Arial" w:hAnsi="Arial"/>
              <w:b/>
              <w:i w:val="0"/>
            </w:rPr>
            <w:delText>:</w:delText>
          </w:r>
        </w:del>
      </w:ins>
    </w:p>
    <w:p w14:paraId="06DC4C19" w14:textId="77777777" w:rsidR="00DA3106" w:rsidRPr="00E77497" w:rsidDel="00560A4D" w:rsidRDefault="00DA3106" w:rsidP="00DA3106">
      <w:pPr>
        <w:pStyle w:val="SyntaxDefinition"/>
        <w:rPr>
          <w:ins w:id="27650" w:author="Rev 6 Allen Wirfs-Brock" w:date="2012-02-27T10:07:00Z"/>
          <w:del w:id="27651" w:author="Rev 7 Allen Wirfs-Brock" w:date="2012-04-16T17:19:00Z"/>
        </w:rPr>
      </w:pPr>
      <w:ins w:id="27652" w:author="Rev 6 Allen Wirfs-Brock" w:date="2012-02-27T10:07:00Z">
        <w:del w:id="27653" w:author="Rev 7 Allen Wirfs-Brock" w:date="2012-04-16T17:19:00Z">
          <w:r w:rsidRPr="00E77497" w:rsidDel="00560A4D">
            <w:rPr>
              <w:rFonts w:ascii="Courier New" w:hAnsi="Courier New"/>
              <w:b/>
              <w:i w:val="0"/>
            </w:rPr>
            <w:delText>Function</w:delText>
          </w:r>
        </w:del>
      </w:ins>
      <w:ins w:id="27654" w:author="Rev 6 Allen Wirfs-Brock" w:date="2012-02-27T10:08:00Z">
        <w:del w:id="27655" w:author="Rev 7 Allen Wirfs-Brock" w:date="2012-04-16T17:19:00Z">
          <w:r w:rsidDel="00560A4D">
            <w:rPr>
              <w:rFonts w:ascii="Courier New" w:hAnsi="Courier New"/>
              <w:b/>
              <w:i w:val="0"/>
            </w:rPr>
            <w:delText xml:space="preserve"> * </w:delText>
          </w:r>
        </w:del>
      </w:ins>
      <w:ins w:id="27656" w:author="Rev 6 Allen Wirfs-Brock" w:date="2012-02-27T10:07:00Z">
        <w:del w:id="27657" w:author="Rev 7 Allen Wirfs-Brock" w:date="2012-04-16T17:19:00Z">
          <w:r w:rsidRPr="00E77497" w:rsidDel="00560A4D">
            <w:delText>BindingIdentifier</w:delText>
          </w:r>
          <w:r w:rsidRPr="00E77497" w:rsidDel="00560A4D">
            <w:rPr>
              <w:rFonts w:ascii="Arial" w:hAnsi="Arial" w:cs="Arial"/>
              <w:i w:val="0"/>
              <w:vertAlign w:val="subscript"/>
            </w:rPr>
            <w:delText>opt</w:delText>
          </w:r>
          <w:r w:rsidRPr="00E77497" w:rsidDel="00560A4D">
            <w:delText xml:space="preserve"> </w:delText>
          </w:r>
          <w:r w:rsidRPr="00E77497" w:rsidDel="00560A4D">
            <w:rPr>
              <w:rFonts w:ascii="Courier New" w:hAnsi="Courier New"/>
              <w:b/>
              <w:i w:val="0"/>
            </w:rPr>
            <w:delText>(</w:delText>
          </w:r>
          <w:r w:rsidRPr="00E77497" w:rsidDel="00560A4D">
            <w:delText xml:space="preserve"> FormalParameterList </w:delText>
          </w:r>
          <w:r w:rsidRPr="00E77497" w:rsidDel="00560A4D">
            <w:rPr>
              <w:rFonts w:ascii="Courier New" w:hAnsi="Courier New"/>
              <w:b/>
              <w:i w:val="0"/>
            </w:rPr>
            <w:delText>)</w:delText>
          </w:r>
          <w:r w:rsidRPr="00E77497" w:rsidDel="00560A4D">
            <w:delText xml:space="preserve"> </w:delText>
          </w:r>
          <w:r w:rsidRPr="00E77497" w:rsidDel="00560A4D">
            <w:rPr>
              <w:rFonts w:ascii="Courier New" w:hAnsi="Courier New"/>
              <w:b/>
              <w:i w:val="0"/>
            </w:rPr>
            <w:delText>{</w:delText>
          </w:r>
          <w:r w:rsidRPr="00E77497" w:rsidDel="00560A4D">
            <w:delText xml:space="preserve"> FunctionBody </w:delText>
          </w:r>
          <w:r w:rsidRPr="00E77497" w:rsidDel="00560A4D">
            <w:rPr>
              <w:rFonts w:ascii="Courier New" w:hAnsi="Courier New"/>
              <w:b/>
              <w:i w:val="0"/>
            </w:rPr>
            <w:delText>}</w:delText>
          </w:r>
        </w:del>
      </w:ins>
    </w:p>
    <w:p w14:paraId="4C601B5F" w14:textId="77777777" w:rsidR="004C02EF" w:rsidRPr="00E77497" w:rsidRDefault="004C02EF" w:rsidP="004C02EF">
      <w:pPr>
        <w:pStyle w:val="1"/>
        <w:numPr>
          <w:ilvl w:val="0"/>
          <w:numId w:val="0"/>
        </w:numPr>
      </w:pPr>
      <w:bookmarkStart w:id="27658" w:name="_Toc336509586"/>
      <w:r w:rsidRPr="00E77497">
        <w:t>14</w:t>
      </w:r>
      <w:r w:rsidRPr="00E77497">
        <w:tab/>
        <w:t>Progra</w:t>
      </w:r>
      <w:bookmarkEnd w:id="24065"/>
      <w:bookmarkEnd w:id="24066"/>
      <w:bookmarkEnd w:id="24067"/>
      <w:bookmarkEnd w:id="24068"/>
      <w:bookmarkEnd w:id="24069"/>
      <w:bookmarkEnd w:id="24070"/>
      <w:bookmarkEnd w:id="24071"/>
      <w:bookmarkEnd w:id="24072"/>
      <w:r w:rsidRPr="00E77497">
        <w:t>m</w:t>
      </w:r>
      <w:bookmarkEnd w:id="27530"/>
      <w:bookmarkEnd w:id="27614"/>
      <w:bookmarkEnd w:id="27615"/>
      <w:bookmarkEnd w:id="27616"/>
      <w:bookmarkEnd w:id="27617"/>
      <w:bookmarkEnd w:id="27618"/>
      <w:bookmarkEnd w:id="27619"/>
      <w:ins w:id="27659" w:author="Rev 10 Allen Wirfs-Brock" w:date="2012-09-07T11:12:00Z">
        <w:r w:rsidR="003B4147">
          <w:t>s and Modules</w:t>
        </w:r>
      </w:ins>
      <w:bookmarkEnd w:id="27658"/>
    </w:p>
    <w:p w14:paraId="1E06DF82" w14:textId="77777777" w:rsidR="004C02EF" w:rsidRPr="00E77497" w:rsidRDefault="004C02EF" w:rsidP="004C02EF">
      <w:pPr>
        <w:pStyle w:val="Syntax"/>
      </w:pPr>
      <w:r w:rsidRPr="00E77497">
        <w:t>Syntax</w:t>
      </w:r>
    </w:p>
    <w:p w14:paraId="08B94975" w14:textId="77777777" w:rsidR="004C02EF" w:rsidRPr="00E77497" w:rsidRDefault="004C02EF" w:rsidP="004C02EF">
      <w:pPr>
        <w:pStyle w:val="SyntaxRule"/>
      </w:pPr>
      <w:r w:rsidRPr="00E77497">
        <w:t xml:space="preserve">Program </w:t>
      </w:r>
      <w:r w:rsidRPr="00E77497">
        <w:rPr>
          <w:rFonts w:ascii="Arial" w:hAnsi="Arial"/>
          <w:b/>
          <w:i w:val="0"/>
        </w:rPr>
        <w:t>:</w:t>
      </w:r>
    </w:p>
    <w:p w14:paraId="4743CF11" w14:textId="77777777" w:rsidR="004C02EF" w:rsidRPr="00E77497" w:rsidRDefault="004C02EF" w:rsidP="004C02EF">
      <w:pPr>
        <w:pStyle w:val="SyntaxDefinition"/>
      </w:pPr>
      <w:del w:id="27660" w:author="Rev 6 Allen Wirfs-Brock" w:date="2012-02-26T09:38:00Z">
        <w:r w:rsidRPr="00E77497" w:rsidDel="006F6653">
          <w:delText>SourceElements</w:delText>
        </w:r>
        <w:r w:rsidRPr="00E77497" w:rsidDel="006F6653">
          <w:rPr>
            <w:rFonts w:ascii="Arial" w:hAnsi="Arial" w:cs="Arial"/>
            <w:i w:val="0"/>
            <w:vertAlign w:val="subscript"/>
          </w:rPr>
          <w:delText>opt</w:delText>
        </w:r>
      </w:del>
      <w:ins w:id="27661" w:author="Rev 6 Allen Wirfs-Brock" w:date="2012-02-26T09:38:00Z">
        <w:r w:rsidR="006F6653">
          <w:t>ProgramBody</w:t>
        </w:r>
        <w:r w:rsidR="006F6653" w:rsidRPr="00E77497">
          <w:rPr>
            <w:rFonts w:ascii="Arial" w:hAnsi="Arial" w:cs="Arial"/>
            <w:i w:val="0"/>
            <w:vertAlign w:val="subscript"/>
          </w:rPr>
          <w:t>opt</w:t>
        </w:r>
      </w:ins>
    </w:p>
    <w:p w14:paraId="0F6B968C" w14:textId="77777777" w:rsidR="004C02EF" w:rsidRPr="00E77497" w:rsidRDefault="004C02EF" w:rsidP="004C02EF">
      <w:pPr>
        <w:pStyle w:val="SyntaxRule"/>
      </w:pPr>
      <w:del w:id="27662" w:author="Rev 6 Allen Wirfs-Brock" w:date="2012-02-26T09:38:00Z">
        <w:r w:rsidRPr="00E77497" w:rsidDel="006F6653">
          <w:delText xml:space="preserve">SourceElements </w:delText>
        </w:r>
      </w:del>
      <w:ins w:id="27663" w:author="Rev 6 Allen Wirfs-Brock" w:date="2012-02-26T09:38:00Z">
        <w:r w:rsidR="006F6653">
          <w:t>ProgramBody</w:t>
        </w:r>
        <w:r w:rsidR="006F6653" w:rsidRPr="00E77497">
          <w:t xml:space="preserve"> </w:t>
        </w:r>
      </w:ins>
      <w:r w:rsidRPr="00E77497">
        <w:rPr>
          <w:rFonts w:ascii="Arial" w:hAnsi="Arial"/>
          <w:b/>
          <w:i w:val="0"/>
        </w:rPr>
        <w:t>:</w:t>
      </w:r>
    </w:p>
    <w:p w14:paraId="2D7B2465" w14:textId="77777777" w:rsidR="004C02EF" w:rsidRPr="00E77497" w:rsidRDefault="004C02EF" w:rsidP="004C02EF">
      <w:pPr>
        <w:pStyle w:val="SyntaxDefinition"/>
      </w:pPr>
      <w:del w:id="27664" w:author="Rev 6 Allen Wirfs-Brock" w:date="2012-02-26T09:32:00Z">
        <w:r w:rsidRPr="00E77497" w:rsidDel="005E35C8">
          <w:delText>SourceElement</w:delText>
        </w:r>
        <w:r w:rsidRPr="00E77497" w:rsidDel="005E35C8">
          <w:br/>
          <w:delText>SourceElements SourceElement</w:delText>
        </w:r>
      </w:del>
      <w:ins w:id="27665" w:author="Rev 6 Allen Wirfs-Brock" w:date="2012-02-26T09:32:00Z">
        <w:r w:rsidR="005E35C8">
          <w:t>StatementList</w:t>
        </w:r>
      </w:ins>
    </w:p>
    <w:p w14:paraId="682FFE9F" w14:textId="77777777" w:rsidR="00081161" w:rsidRPr="00E77497" w:rsidRDefault="00081161" w:rsidP="00081161">
      <w:pPr>
        <w:rPr>
          <w:ins w:id="27666" w:author="Rev 8 Allen Wirfs-Brock" w:date="2012-06-11T09:53:00Z"/>
          <w:rFonts w:ascii="Helvetica" w:hAnsi="Helvetica"/>
          <w:b/>
        </w:rPr>
      </w:pPr>
      <w:ins w:id="27667" w:author="Rev 8 Allen Wirfs-Brock" w:date="2012-06-11T09:53:00Z">
        <w:r w:rsidRPr="00E77497">
          <w:rPr>
            <w:rFonts w:ascii="Helvetica" w:hAnsi="Helvetica"/>
            <w:b/>
          </w:rPr>
          <w:t>Static Semantics:  Early Errors</w:t>
        </w:r>
      </w:ins>
    </w:p>
    <w:p w14:paraId="144801FD" w14:textId="77777777" w:rsidR="00081161" w:rsidRPr="00E77497" w:rsidRDefault="00081161" w:rsidP="00081161">
      <w:pPr>
        <w:jc w:val="left"/>
        <w:rPr>
          <w:ins w:id="27668" w:author="Rev 8 Allen Wirfs-Brock" w:date="2012-06-11T09:53:00Z"/>
        </w:rPr>
      </w:pPr>
      <w:ins w:id="27669" w:author="Rev 8 Allen Wirfs-Brock" w:date="2012-06-11T09:54:00Z">
        <w:r>
          <w:rPr>
            <w:rFonts w:ascii="Times New Roman" w:hAnsi="Times New Roman"/>
            <w:i/>
          </w:rPr>
          <w:t>ProgramBody</w:t>
        </w:r>
      </w:ins>
      <w:ins w:id="27670" w:author="Rev 8 Allen Wirfs-Brock" w:date="2012-06-11T09:53:00Z">
        <w:r w:rsidRPr="00E77497">
          <w:rPr>
            <w:rFonts w:ascii="Times New Roman" w:hAnsi="Times New Roman"/>
            <w:i/>
          </w:rPr>
          <w:t xml:space="preserve"> </w:t>
        </w:r>
        <w:r w:rsidRPr="00E77497">
          <w:rPr>
            <w:b/>
          </w:rPr>
          <w:t>:</w:t>
        </w:r>
        <w:r w:rsidRPr="00E77497">
          <w:rPr>
            <w:rFonts w:ascii="Times New Roman" w:hAnsi="Times New Roman"/>
            <w:i/>
          </w:rPr>
          <w:t xml:space="preserve"> </w:t>
        </w:r>
      </w:ins>
      <w:ins w:id="27671" w:author="Rev 8 Allen Wirfs-Brock" w:date="2012-06-11T09:54:00Z">
        <w:r>
          <w:rPr>
            <w:rFonts w:ascii="Times New Roman" w:hAnsi="Times New Roman"/>
            <w:i/>
          </w:rPr>
          <w:t>StatementList</w:t>
        </w:r>
      </w:ins>
      <w:ins w:id="27672" w:author="Rev 8 Allen Wirfs-Brock" w:date="2012-06-11T09:53:00Z">
        <w:r>
          <w:rPr>
            <w:rFonts w:ascii="Times New Roman" w:hAnsi="Times New Roman"/>
            <w:i/>
          </w:rPr>
          <w:t xml:space="preserve"> </w:t>
        </w:r>
      </w:ins>
    </w:p>
    <w:p w14:paraId="298113CA" w14:textId="77777777" w:rsidR="00081161" w:rsidRPr="00E77497" w:rsidRDefault="00081161" w:rsidP="00081161">
      <w:pPr>
        <w:numPr>
          <w:ilvl w:val="0"/>
          <w:numId w:val="737"/>
        </w:numPr>
        <w:spacing w:after="220"/>
        <w:contextualSpacing/>
        <w:rPr>
          <w:ins w:id="27673" w:author="Rev 8 Allen Wirfs-Brock" w:date="2012-06-11T09:55:00Z"/>
        </w:rPr>
      </w:pPr>
      <w:ins w:id="27674" w:author="Rev 8 Allen Wirfs-Brock" w:date="2012-06-11T09:55:00Z">
        <w:r>
          <w:t xml:space="preserve">It is a Syntax Error if </w:t>
        </w:r>
        <w:r w:rsidRPr="00081161">
          <w:rPr>
            <w:rStyle w:val="bnf"/>
          </w:rPr>
          <w:t>StatementList</w:t>
        </w:r>
        <w:r w:rsidRPr="00081161">
          <w:t xml:space="preserve"> </w:t>
        </w:r>
        <w:r w:rsidRPr="00081161">
          <w:rPr>
            <w:rFonts w:ascii="Times New Roman" w:hAnsi="Times New Roman"/>
          </w:rPr>
          <w:t>Contains</w:t>
        </w:r>
        <w:r w:rsidRPr="00081161">
          <w:t xml:space="preserve"> </w:t>
        </w:r>
        <w:r w:rsidRPr="00081161">
          <w:rPr>
            <w:rFonts w:ascii="Courier New" w:hAnsi="Courier New" w:cs="Courier New"/>
            <w:b/>
          </w:rPr>
          <w:t>super</w:t>
        </w:r>
        <w:r>
          <w:t>.</w:t>
        </w:r>
      </w:ins>
    </w:p>
    <w:p w14:paraId="57E0EDCB" w14:textId="77777777" w:rsidR="00081161" w:rsidRPr="00E77497" w:rsidRDefault="00081161" w:rsidP="00081161">
      <w:pPr>
        <w:numPr>
          <w:ilvl w:val="0"/>
          <w:numId w:val="737"/>
        </w:numPr>
        <w:spacing w:after="220"/>
        <w:rPr>
          <w:ins w:id="27675" w:author="Rev 8 Allen Wirfs-Brock" w:date="2012-06-11T09:53:00Z"/>
        </w:rPr>
      </w:pPr>
      <w:ins w:id="27676" w:author="Rev 8 Allen Wirfs-Brock" w:date="2012-06-11T09:53:00Z">
        <w:r>
          <w:t xml:space="preserve">It is a Syntax Error if </w:t>
        </w:r>
      </w:ins>
      <w:ins w:id="27677" w:author="Rev 8 Allen Wirfs-Brock" w:date="2012-06-11T09:54:00Z">
        <w:r>
          <w:rPr>
            <w:rStyle w:val="bnf"/>
          </w:rPr>
          <w:t>StatementList</w:t>
        </w:r>
      </w:ins>
      <w:ins w:id="27678" w:author="Rev 8 Allen Wirfs-Brock" w:date="2012-06-11T09:53:00Z">
        <w:r w:rsidRPr="00BF6FFE">
          <w:rPr>
            <w:rFonts w:ascii="Times New Roman" w:hAnsi="Times New Roman"/>
          </w:rPr>
          <w:t xml:space="preserve"> Contains </w:t>
        </w:r>
        <w:r>
          <w:rPr>
            <w:rFonts w:ascii="Times New Roman" w:hAnsi="Times New Roman"/>
            <w:i/>
          </w:rPr>
          <w:t>Yield</w:t>
        </w:r>
        <w:r w:rsidRPr="00BF6FFE">
          <w:rPr>
            <w:rFonts w:ascii="Times New Roman" w:hAnsi="Times New Roman"/>
            <w:i/>
          </w:rPr>
          <w:t>Expression</w:t>
        </w:r>
        <w:r>
          <w:t>.</w:t>
        </w:r>
      </w:ins>
    </w:p>
    <w:p w14:paraId="6B0F7489" w14:textId="77777777" w:rsidR="004C02EF" w:rsidRPr="00E77497" w:rsidDel="005E35C8" w:rsidRDefault="004C02EF" w:rsidP="004C02EF">
      <w:pPr>
        <w:pStyle w:val="SyntaxRule"/>
        <w:rPr>
          <w:del w:id="27679" w:author="Rev 6 Allen Wirfs-Brock" w:date="2012-02-26T09:32:00Z"/>
        </w:rPr>
      </w:pPr>
      <w:del w:id="27680" w:author="Rev 6 Allen Wirfs-Brock" w:date="2012-02-26T09:32:00Z">
        <w:r w:rsidRPr="00E77497" w:rsidDel="005E35C8">
          <w:delText xml:space="preserve">SourceElement </w:delText>
        </w:r>
        <w:r w:rsidRPr="00E77497" w:rsidDel="005E35C8">
          <w:rPr>
            <w:rFonts w:ascii="Arial" w:hAnsi="Arial"/>
            <w:b/>
            <w:i w:val="0"/>
          </w:rPr>
          <w:delText>:</w:delText>
        </w:r>
      </w:del>
    </w:p>
    <w:p w14:paraId="4AF6AC45" w14:textId="77777777" w:rsidR="004C02EF" w:rsidRPr="00E77497" w:rsidDel="005E35C8" w:rsidRDefault="004C02EF" w:rsidP="004C02EF">
      <w:pPr>
        <w:pStyle w:val="SyntaxDefinition"/>
        <w:rPr>
          <w:del w:id="27681" w:author="Rev 6 Allen Wirfs-Brock" w:date="2012-02-26T09:32:00Z"/>
        </w:rPr>
      </w:pPr>
      <w:bookmarkStart w:id="27682" w:name="_Toc375031213"/>
      <w:bookmarkStart w:id="27683" w:name="_Ref379914053"/>
      <w:bookmarkStart w:id="27684" w:name="_Toc381513725"/>
      <w:bookmarkStart w:id="27685" w:name="_Toc382212247"/>
      <w:bookmarkStart w:id="27686" w:name="_Toc382212810"/>
      <w:bookmarkStart w:id="27687" w:name="_Toc382291592"/>
      <w:bookmarkStart w:id="27688" w:name="_Toc385672241"/>
      <w:del w:id="27689" w:author="Rev 6 Allen Wirfs-Brock" w:date="2012-02-26T09:32:00Z">
        <w:r w:rsidRPr="00E77497" w:rsidDel="005E35C8">
          <w:delText>Statement</w:delText>
        </w:r>
        <w:r w:rsidRPr="00E77497" w:rsidDel="005E35C8">
          <w:br/>
          <w:delText>FunctionDeclaration</w:delText>
        </w:r>
      </w:del>
    </w:p>
    <w:p w14:paraId="743BC0AF" w14:textId="77777777" w:rsidR="00852E6B" w:rsidRPr="00E77497" w:rsidRDefault="00852E6B" w:rsidP="00852E6B">
      <w:pPr>
        <w:pStyle w:val="40"/>
        <w:numPr>
          <w:ilvl w:val="0"/>
          <w:numId w:val="0"/>
        </w:numPr>
        <w:rPr>
          <w:ins w:id="27690" w:author="Rev 7 Allen Wirfs-Brock" w:date="2012-05-02T11:23:00Z"/>
        </w:rPr>
      </w:pPr>
      <w:ins w:id="27691" w:author="Rev 7 Allen Wirfs-Brock" w:date="2012-05-02T11:23:00Z">
        <w:r w:rsidRPr="00E77497">
          <w:t>Runtime Semantics</w:t>
        </w:r>
      </w:ins>
    </w:p>
    <w:p w14:paraId="335BEFD0" w14:textId="77777777" w:rsidR="00852E6B" w:rsidRDefault="00852E6B" w:rsidP="00852E6B">
      <w:pPr>
        <w:keepNext/>
        <w:rPr>
          <w:ins w:id="27692" w:author="Rev 7 Allen Wirfs-Brock" w:date="2012-05-02T11:23:00Z"/>
          <w:rFonts w:ascii="Helvetica" w:hAnsi="Helvetica"/>
          <w:b/>
          <w:spacing w:val="6"/>
        </w:rPr>
      </w:pPr>
      <w:ins w:id="27693" w:author="Rev 7 Allen Wirfs-Brock" w:date="2012-05-02T11:23:00Z">
        <w:r w:rsidRPr="007E56F2">
          <w:rPr>
            <w:rFonts w:ascii="Helvetica" w:hAnsi="Helvetica"/>
            <w:b/>
          </w:rPr>
          <w:t xml:space="preserve">Runtime Semantics: </w:t>
        </w:r>
        <w:r w:rsidRPr="007E56F2">
          <w:rPr>
            <w:rFonts w:ascii="Helvetica" w:hAnsi="Helvetica"/>
            <w:b/>
            <w:spacing w:val="6"/>
          </w:rPr>
          <w:t>Program  Evaluation</w:t>
        </w:r>
      </w:ins>
    </w:p>
    <w:p w14:paraId="690BCA50" w14:textId="77777777" w:rsidR="00852E6B" w:rsidRPr="00FA3203" w:rsidRDefault="00852E6B" w:rsidP="00852E6B">
      <w:pPr>
        <w:ind w:left="360"/>
        <w:rPr>
          <w:ins w:id="27694" w:author="Rev 7 Allen Wirfs-Brock" w:date="2012-05-02T11:23:00Z"/>
        </w:rPr>
      </w:pPr>
      <w:ins w:id="27695" w:author="Rev 7 Allen Wirfs-Brock" w:date="2012-05-02T11:23:00Z">
        <w:r>
          <w:t>W</w:t>
        </w:r>
        <w:r w:rsidRPr="004418C4">
          <w:t xml:space="preserve">ith argument </w:t>
        </w:r>
        <w:r>
          <w:rPr>
            <w:rFonts w:ascii="Times New Roman" w:hAnsi="Times New Roman"/>
            <w:i/>
          </w:rPr>
          <w:t>realm</w:t>
        </w:r>
        <w:r>
          <w:t>.</w:t>
        </w:r>
      </w:ins>
    </w:p>
    <w:p w14:paraId="045D5168" w14:textId="77777777" w:rsidR="004C02EF" w:rsidRPr="00E77497" w:rsidDel="00852E6B" w:rsidRDefault="004C02EF" w:rsidP="004C02EF">
      <w:pPr>
        <w:pStyle w:val="Syntax"/>
        <w:rPr>
          <w:del w:id="27696" w:author="Rev 7 Allen Wirfs-Brock" w:date="2012-05-02T11:23:00Z"/>
        </w:rPr>
      </w:pPr>
      <w:del w:id="27697" w:author="Rev 7 Allen Wirfs-Brock" w:date="2012-05-02T11:23:00Z">
        <w:r w:rsidRPr="00E77497" w:rsidDel="00852E6B">
          <w:delText>Semantics</w:delText>
        </w:r>
      </w:del>
    </w:p>
    <w:p w14:paraId="0B08BD4E" w14:textId="77777777" w:rsidR="004C02EF" w:rsidRPr="00E77497" w:rsidRDefault="004C02EF" w:rsidP="004C02EF">
      <w:del w:id="27698" w:author="Rev 7 Allen Wirfs-Brock" w:date="2012-05-02T11:23:00Z">
        <w:r w:rsidRPr="00E77497" w:rsidDel="00852E6B">
          <w:delText xml:space="preserve">The production </w:delText>
        </w:r>
      </w:del>
      <w:r w:rsidRPr="00E77497">
        <w:rPr>
          <w:rFonts w:ascii="Times New Roman" w:hAnsi="Times New Roman"/>
          <w:i/>
        </w:rPr>
        <w:t xml:space="preserve">Program </w:t>
      </w:r>
      <w:r w:rsidRPr="00E77497">
        <w:rPr>
          <w:b/>
        </w:rPr>
        <w:t>:</w:t>
      </w:r>
      <w:r w:rsidRPr="00E77497">
        <w:rPr>
          <w:rFonts w:ascii="Times New Roman" w:hAnsi="Times New Roman"/>
          <w:i/>
        </w:rPr>
        <w:t xml:space="preserve"> </w:t>
      </w:r>
      <w:del w:id="27699" w:author="Rev 6 Allen Wirfs-Brock" w:date="2012-02-26T09:38:00Z">
        <w:r w:rsidRPr="00E77497" w:rsidDel="006F6653">
          <w:rPr>
            <w:rFonts w:ascii="Times New Roman" w:hAnsi="Times New Roman"/>
            <w:i/>
          </w:rPr>
          <w:delText>SourceElements</w:delText>
        </w:r>
        <w:r w:rsidRPr="00E77497" w:rsidDel="006F6653">
          <w:rPr>
            <w:vertAlign w:val="subscript"/>
          </w:rPr>
          <w:delText>opt</w:delText>
        </w:r>
        <w:r w:rsidRPr="00E77497" w:rsidDel="006F6653">
          <w:rPr>
            <w:rFonts w:ascii="Courier New" w:hAnsi="Courier New"/>
          </w:rPr>
          <w:delText xml:space="preserve"> </w:delText>
        </w:r>
      </w:del>
      <w:ins w:id="27700" w:author="Rev 6 Allen Wirfs-Brock" w:date="2012-02-26T09:38:00Z">
        <w:r w:rsidR="006F6653">
          <w:rPr>
            <w:rFonts w:ascii="Times New Roman" w:hAnsi="Times New Roman"/>
            <w:i/>
          </w:rPr>
          <w:t>ProgramBody</w:t>
        </w:r>
        <w:r w:rsidR="006F6653" w:rsidRPr="00E77497">
          <w:rPr>
            <w:vertAlign w:val="subscript"/>
          </w:rPr>
          <w:t>opt</w:t>
        </w:r>
        <w:r w:rsidR="006F6653" w:rsidRPr="00E77497">
          <w:rPr>
            <w:rFonts w:ascii="Courier New" w:hAnsi="Courier New"/>
          </w:rPr>
          <w:t xml:space="preserve"> </w:t>
        </w:r>
      </w:ins>
      <w:del w:id="27701" w:author="Rev 7 Allen Wirfs-Brock" w:date="2012-05-02T11:23:00Z">
        <w:r w:rsidRPr="00E77497" w:rsidDel="00852E6B">
          <w:delText>is evaluated as follows:</w:delText>
        </w:r>
      </w:del>
    </w:p>
    <w:p w14:paraId="6953077D" w14:textId="77777777" w:rsidR="004C02EF" w:rsidRPr="00E77497" w:rsidRDefault="004C02EF" w:rsidP="00C47E72">
      <w:pPr>
        <w:pStyle w:val="Alg4"/>
        <w:numPr>
          <w:ilvl w:val="0"/>
          <w:numId w:val="150"/>
        </w:numPr>
      </w:pPr>
      <w:r w:rsidRPr="00E77497">
        <w:t xml:space="preserve">The code of this </w:t>
      </w:r>
      <w:r w:rsidRPr="00E77497">
        <w:rPr>
          <w:i/>
        </w:rPr>
        <w:t>Program</w:t>
      </w:r>
      <w:r w:rsidRPr="00E77497">
        <w:t xml:space="preserve"> is strict mode code if the Directive Prologue (14.1) of its </w:t>
      </w:r>
      <w:del w:id="27702" w:author="Rev 6 Allen Wirfs-Brock" w:date="2012-02-26T09:39:00Z">
        <w:r w:rsidRPr="00E77497" w:rsidDel="006F6653">
          <w:rPr>
            <w:i/>
          </w:rPr>
          <w:delText>SourceElements</w:delText>
        </w:r>
        <w:r w:rsidRPr="00E77497" w:rsidDel="006F6653">
          <w:delText xml:space="preserve"> </w:delText>
        </w:r>
      </w:del>
      <w:ins w:id="27703" w:author="Rev 6 Allen Wirfs-Brock" w:date="2012-02-26T09:39:00Z">
        <w:r w:rsidR="006F6653">
          <w:rPr>
            <w:i/>
          </w:rPr>
          <w:t>ProgramBody</w:t>
        </w:r>
        <w:r w:rsidR="006F6653" w:rsidRPr="00E77497">
          <w:t xml:space="preserve"> </w:t>
        </w:r>
      </w:ins>
      <w:r w:rsidRPr="00E77497">
        <w:t xml:space="preserve">contains a Use Strict Directive or if any of the conditions of 10.1.1 apply. If the code of this </w:t>
      </w:r>
      <w:r w:rsidRPr="00E77497">
        <w:rPr>
          <w:i/>
        </w:rPr>
        <w:t>Program</w:t>
      </w:r>
      <w:r w:rsidRPr="00E77497">
        <w:t xml:space="preserve"> is strict mode code, </w:t>
      </w:r>
      <w:del w:id="27704" w:author="Rev 6 Allen Wirfs-Brock" w:date="2012-02-26T09:39:00Z">
        <w:r w:rsidRPr="00E77497" w:rsidDel="006F6653">
          <w:rPr>
            <w:i/>
          </w:rPr>
          <w:delText>SourceElements</w:delText>
        </w:r>
        <w:r w:rsidRPr="00E77497" w:rsidDel="006F6653">
          <w:delText xml:space="preserve"> </w:delText>
        </w:r>
      </w:del>
      <w:ins w:id="27705" w:author="Rev 6 Allen Wirfs-Brock" w:date="2012-02-26T09:39:00Z">
        <w:r w:rsidR="006F6653">
          <w:rPr>
            <w:i/>
          </w:rPr>
          <w:t>ProgramBody</w:t>
        </w:r>
        <w:r w:rsidR="006F6653" w:rsidRPr="00E77497">
          <w:t xml:space="preserve"> </w:t>
        </w:r>
      </w:ins>
      <w:r w:rsidRPr="00E77497">
        <w:t xml:space="preserve">is evaluated in the following steps as strict mode code.  Otherwise </w:t>
      </w:r>
      <w:del w:id="27706" w:author="Rev 6 Allen Wirfs-Brock" w:date="2012-02-26T09:40:00Z">
        <w:r w:rsidRPr="00E77497" w:rsidDel="006F6653">
          <w:rPr>
            <w:i/>
          </w:rPr>
          <w:delText>SourceElements</w:delText>
        </w:r>
        <w:r w:rsidRPr="00E77497" w:rsidDel="006F6653">
          <w:delText xml:space="preserve"> </w:delText>
        </w:r>
      </w:del>
      <w:ins w:id="27707" w:author="Rev 6 Allen Wirfs-Brock" w:date="2012-02-26T09:40:00Z">
        <w:r w:rsidR="006F6653">
          <w:rPr>
            <w:i/>
          </w:rPr>
          <w:t>ProgramBody</w:t>
        </w:r>
        <w:r w:rsidR="006F6653" w:rsidRPr="00E77497">
          <w:t xml:space="preserve"> </w:t>
        </w:r>
      </w:ins>
      <w:r w:rsidRPr="00E77497">
        <w:t>is evaluated in the following steps as non-strict mode code.</w:t>
      </w:r>
    </w:p>
    <w:p w14:paraId="3153426B" w14:textId="77777777" w:rsidR="004C02EF" w:rsidRPr="00E77497" w:rsidRDefault="004C02EF" w:rsidP="00C47E72">
      <w:pPr>
        <w:pStyle w:val="Alg4"/>
        <w:numPr>
          <w:ilvl w:val="0"/>
          <w:numId w:val="150"/>
        </w:numPr>
      </w:pPr>
      <w:r w:rsidRPr="00E77497">
        <w:t xml:space="preserve">If </w:t>
      </w:r>
      <w:del w:id="27708" w:author="Rev 6 Allen Wirfs-Brock" w:date="2012-02-26T09:40:00Z">
        <w:r w:rsidRPr="00E77497" w:rsidDel="006F6653">
          <w:rPr>
            <w:i/>
          </w:rPr>
          <w:delText>SourceElements</w:delText>
        </w:r>
        <w:r w:rsidRPr="00E77497" w:rsidDel="006F6653">
          <w:delText xml:space="preserve"> </w:delText>
        </w:r>
      </w:del>
      <w:ins w:id="27709" w:author="Rev 6 Allen Wirfs-Brock" w:date="2012-02-26T09:40:00Z">
        <w:r w:rsidR="006F6653">
          <w:rPr>
            <w:i/>
          </w:rPr>
          <w:t>ProgramBody</w:t>
        </w:r>
        <w:r w:rsidR="006F6653" w:rsidRPr="00E77497">
          <w:t xml:space="preserve"> </w:t>
        </w:r>
      </w:ins>
      <w:r w:rsidRPr="00E77497">
        <w:t xml:space="preserve">is not present, return </w:t>
      </w:r>
      <w:del w:id="27710" w:author="Rev 6 Allen Wirfs-Brock" w:date="2012-02-26T09:12:00Z">
        <w:r w:rsidRPr="00367C0B" w:rsidDel="00367C0B">
          <w:delText>(normal,</w:delText>
        </w:r>
      </w:del>
      <w:ins w:id="27711" w:author="Rev 6 Allen Wirfs-Brock" w:date="2012-02-26T09:12:00Z">
        <w:r w:rsidR="00367C0B">
          <w:t>NormalCompletion(</w:t>
        </w:r>
      </w:ins>
      <w:del w:id="27712" w:author="Rev 6 Allen Wirfs-Brock" w:date="2012-02-26T09:13:00Z">
        <w:r w:rsidRPr="00E77497" w:rsidDel="00367C0B">
          <w:delText xml:space="preserve"> </w:delText>
        </w:r>
      </w:del>
      <w:r w:rsidRPr="00E77497">
        <w:rPr>
          <w:rFonts w:ascii="Arial" w:hAnsi="Arial" w:cs="Arial"/>
        </w:rPr>
        <w:t>empty</w:t>
      </w:r>
      <w:del w:id="27713" w:author="Rev 6 Allen Wirfs-Brock" w:date="2012-02-26T09:13:00Z">
        <w:r w:rsidRPr="00E77497" w:rsidDel="00367C0B">
          <w:delText xml:space="preserve">, </w:delText>
        </w:r>
        <w:r w:rsidRPr="00E77497" w:rsidDel="00367C0B">
          <w:rPr>
            <w:rFonts w:ascii="Arial" w:hAnsi="Arial" w:cs="Arial"/>
          </w:rPr>
          <w:delText>empty</w:delText>
        </w:r>
      </w:del>
      <w:r w:rsidRPr="00E77497">
        <w:t>).</w:t>
      </w:r>
    </w:p>
    <w:p w14:paraId="6227CDF3" w14:textId="77777777" w:rsidR="004C02EF" w:rsidRPr="00E77497" w:rsidRDefault="004C02EF" w:rsidP="00C47E72">
      <w:pPr>
        <w:pStyle w:val="Alg4"/>
        <w:numPr>
          <w:ilvl w:val="0"/>
          <w:numId w:val="150"/>
        </w:numPr>
      </w:pPr>
      <w:r w:rsidRPr="00E77497">
        <w:t xml:space="preserve">Let </w:t>
      </w:r>
      <w:r w:rsidRPr="00E77497">
        <w:rPr>
          <w:i/>
        </w:rPr>
        <w:t>progCxt</w:t>
      </w:r>
      <w:r w:rsidRPr="00E77497">
        <w:t xml:space="preserve"> be a new execution context</w:t>
      </w:r>
      <w:del w:id="27714" w:author="Rev 7 Allen Wirfs-Brock" w:date="2012-05-02T11:29:00Z">
        <w:r w:rsidRPr="00E77497" w:rsidDel="00852E6B">
          <w:delText xml:space="preserve"> for global code as described in 10.4.1</w:delText>
        </w:r>
      </w:del>
      <w:r w:rsidRPr="00E77497">
        <w:t xml:space="preserve">. </w:t>
      </w:r>
    </w:p>
    <w:p w14:paraId="2C14BD45" w14:textId="77777777" w:rsidR="00554BD1" w:rsidRPr="00E77497" w:rsidDel="002F3BF4" w:rsidRDefault="00554BD1" w:rsidP="00554BD1">
      <w:pPr>
        <w:pStyle w:val="Alg4"/>
        <w:numPr>
          <w:ilvl w:val="0"/>
          <w:numId w:val="150"/>
        </w:numPr>
        <w:tabs>
          <w:tab w:val="left" w:pos="720"/>
        </w:tabs>
        <w:rPr>
          <w:ins w:id="27715" w:author="Rev 7 Allen Wirfs-Brock" w:date="2012-05-02T11:19:00Z"/>
          <w:del w:id="27716" w:author="Rev 10 Allen Wirfs-Brock" w:date="2012-09-07T14:09:00Z"/>
        </w:rPr>
      </w:pPr>
      <w:ins w:id="27717" w:author="Rev 7 Allen Wirfs-Brock" w:date="2012-05-02T11:19:00Z">
        <w:del w:id="27718" w:author="Rev 10 Allen Wirfs-Brock" w:date="2012-09-07T14:09:00Z">
          <w:r w:rsidRPr="00E77497" w:rsidDel="002F3BF4">
            <w:delText xml:space="preserve">Set the </w:delText>
          </w:r>
          <w:r w:rsidRPr="00E77497" w:rsidDel="002F3BF4">
            <w:rPr>
              <w:i/>
            </w:rPr>
            <w:delText>progCxt</w:delText>
          </w:r>
          <w:r w:rsidDel="002F3BF4">
            <w:rPr>
              <w:i/>
            </w:rPr>
            <w:delText>’s</w:delText>
          </w:r>
          <w:r w:rsidRPr="00E77497" w:rsidDel="002F3BF4">
            <w:delText xml:space="preserve"> </w:delText>
          </w:r>
        </w:del>
      </w:ins>
      <w:ins w:id="27719" w:author="Rev 7 Allen Wirfs-Brock" w:date="2012-05-02T11:20:00Z">
        <w:del w:id="27720" w:author="Rev 10 Allen Wirfs-Brock" w:date="2012-09-07T14:09:00Z">
          <w:r w:rsidDel="002F3BF4">
            <w:delText>PreviousContext</w:delText>
          </w:r>
        </w:del>
      </w:ins>
      <w:ins w:id="27721" w:author="Rev 7 Allen Wirfs-Brock" w:date="2012-05-02T11:19:00Z">
        <w:del w:id="27722" w:author="Rev 10 Allen Wirfs-Brock" w:date="2012-09-07T14:09:00Z">
          <w:r w:rsidRPr="00E77497" w:rsidDel="002F3BF4">
            <w:delText xml:space="preserve"> to </w:delText>
          </w:r>
        </w:del>
      </w:ins>
      <w:ins w:id="27723" w:author="Rev 7 Allen Wirfs-Brock" w:date="2012-05-04T11:06:00Z">
        <w:del w:id="27724" w:author="Rev 10 Allen Wirfs-Brock" w:date="2012-09-07T14:09:00Z">
          <w:r w:rsidR="007E56F2" w:rsidDel="002F3BF4">
            <w:rPr>
              <w:rFonts w:ascii="Arial" w:hAnsi="Arial" w:cs="Arial"/>
            </w:rPr>
            <w:delText>e</w:delText>
          </w:r>
        </w:del>
      </w:ins>
      <w:ins w:id="27725" w:author="Rev 7 Allen Wirfs-Brock" w:date="2012-05-02T11:27:00Z">
        <w:del w:id="27726" w:author="Rev 10 Allen Wirfs-Brock" w:date="2012-09-07T14:09:00Z">
          <w:r w:rsidR="00852E6B" w:rsidRPr="00250FC6" w:rsidDel="002F3BF4">
            <w:rPr>
              <w:rFonts w:ascii="Arial" w:hAnsi="Arial" w:cs="Arial"/>
            </w:rPr>
            <w:delText>mpty</w:delText>
          </w:r>
        </w:del>
      </w:ins>
      <w:ins w:id="27727" w:author="Rev 7 Allen Wirfs-Brock" w:date="2012-05-02T11:19:00Z">
        <w:del w:id="27728" w:author="Rev 10 Allen Wirfs-Brock" w:date="2012-09-07T14:09:00Z">
          <w:r w:rsidRPr="00E77497" w:rsidDel="002F3BF4">
            <w:delText>.</w:delText>
          </w:r>
        </w:del>
      </w:ins>
    </w:p>
    <w:p w14:paraId="32ADB950" w14:textId="77777777" w:rsidR="00554BD1" w:rsidRPr="00E77497" w:rsidRDefault="00554BD1" w:rsidP="00554BD1">
      <w:pPr>
        <w:pStyle w:val="Alg4"/>
        <w:numPr>
          <w:ilvl w:val="0"/>
          <w:numId w:val="150"/>
        </w:numPr>
        <w:tabs>
          <w:tab w:val="left" w:pos="720"/>
        </w:tabs>
        <w:rPr>
          <w:ins w:id="27729" w:author="Rev 7 Allen Wirfs-Brock" w:date="2012-05-02T11:21:00Z"/>
        </w:rPr>
      </w:pPr>
      <w:ins w:id="27730" w:author="Rev 7 Allen Wirfs-Brock" w:date="2012-05-02T11:21:00Z">
        <w:r w:rsidRPr="00E77497">
          <w:t xml:space="preserve">Set the </w:t>
        </w:r>
        <w:r w:rsidRPr="00E77497">
          <w:rPr>
            <w:i/>
          </w:rPr>
          <w:t>progCxt</w:t>
        </w:r>
        <w:r>
          <w:rPr>
            <w:i/>
          </w:rPr>
          <w:t>’s</w:t>
        </w:r>
        <w:r w:rsidRPr="00E77497">
          <w:t xml:space="preserve"> </w:t>
        </w:r>
        <w:r>
          <w:t xml:space="preserve">Realm </w:t>
        </w:r>
        <w:r w:rsidRPr="00E77497">
          <w:t xml:space="preserve"> to </w:t>
        </w:r>
      </w:ins>
      <w:ins w:id="27731" w:author="Rev 7 Allen Wirfs-Brock" w:date="2012-05-02T11:24:00Z">
        <w:r w:rsidR="00852E6B" w:rsidRPr="00852E6B">
          <w:rPr>
            <w:i/>
          </w:rPr>
          <w:t>realm</w:t>
        </w:r>
      </w:ins>
      <w:ins w:id="27732" w:author="Rev 7 Allen Wirfs-Brock" w:date="2012-05-02T11:21:00Z">
        <w:r w:rsidRPr="00E77497">
          <w:t>.</w:t>
        </w:r>
      </w:ins>
    </w:p>
    <w:p w14:paraId="4DAB0336" w14:textId="77777777" w:rsidR="00554BD1" w:rsidRPr="00E77497" w:rsidRDefault="00554BD1" w:rsidP="00554BD1">
      <w:pPr>
        <w:pStyle w:val="Alg4"/>
        <w:numPr>
          <w:ilvl w:val="0"/>
          <w:numId w:val="150"/>
        </w:numPr>
        <w:tabs>
          <w:tab w:val="left" w:pos="720"/>
        </w:tabs>
        <w:rPr>
          <w:ins w:id="27733" w:author="Rev 7 Allen Wirfs-Brock" w:date="2012-05-02T11:13:00Z"/>
        </w:rPr>
      </w:pPr>
      <w:ins w:id="27734" w:author="Rev 7 Allen Wirfs-Brock" w:date="2012-05-02T11:13:00Z">
        <w:r w:rsidRPr="00E77497">
          <w:t xml:space="preserve">Set the </w:t>
        </w:r>
      </w:ins>
      <w:ins w:id="27735" w:author="Rev 7 Allen Wirfs-Brock" w:date="2012-05-02T11:17:00Z">
        <w:r w:rsidRPr="00E77497">
          <w:rPr>
            <w:i/>
          </w:rPr>
          <w:t>progCxt</w:t>
        </w:r>
        <w:r>
          <w:rPr>
            <w:i/>
          </w:rPr>
          <w:t>’s</w:t>
        </w:r>
        <w:r w:rsidRPr="00E77497">
          <w:t xml:space="preserve"> </w:t>
        </w:r>
      </w:ins>
      <w:ins w:id="27736" w:author="Rev 7 Allen Wirfs-Brock" w:date="2012-05-02T11:13:00Z">
        <w:r w:rsidRPr="00E77497">
          <w:t xml:space="preserve">VariableEnvironment to </w:t>
        </w:r>
      </w:ins>
      <w:ins w:id="27737" w:author="Rev 7 Allen Wirfs-Brock" w:date="2012-05-02T11:25:00Z">
        <w:r w:rsidR="00852E6B" w:rsidRPr="00852E6B">
          <w:rPr>
            <w:i/>
          </w:rPr>
          <w:t>realm</w:t>
        </w:r>
        <w:del w:id="27738" w:author="Rev 9 Allen Wirfs-Brock" w:date="2012-07-07T16:17:00Z">
          <w:r w:rsidR="00852E6B" w:rsidDel="00681A60">
            <w:rPr>
              <w:i/>
            </w:rPr>
            <w:delText>’s</w:delText>
          </w:r>
          <w:r w:rsidR="00852E6B" w:rsidRPr="00E77497" w:rsidDel="00681A60">
            <w:delText xml:space="preserve"> </w:delText>
          </w:r>
        </w:del>
      </w:ins>
      <w:ins w:id="27739" w:author="Rev 9 Allen Wirfs-Brock" w:date="2012-07-07T16:16:00Z">
        <w:r w:rsidR="00681A60">
          <w:t>.[[</w:t>
        </w:r>
      </w:ins>
      <w:ins w:id="27740" w:author="Rev 7 Allen Wirfs-Brock" w:date="2012-05-02T11:13:00Z">
        <w:del w:id="27741" w:author="Rev 9 Allen Wirfs-Brock" w:date="2012-07-07T16:16:00Z">
          <w:r w:rsidRPr="00E77497" w:rsidDel="00681A60">
            <w:delText>G</w:delText>
          </w:r>
        </w:del>
      </w:ins>
      <w:ins w:id="27742" w:author="Rev 9 Allen Wirfs-Brock" w:date="2012-07-07T16:16:00Z">
        <w:r w:rsidR="00681A60">
          <w:t>g</w:t>
        </w:r>
      </w:ins>
      <w:ins w:id="27743" w:author="Rev 7 Allen Wirfs-Brock" w:date="2012-05-02T11:13:00Z">
        <w:r w:rsidRPr="00E77497">
          <w:t>lobal</w:t>
        </w:r>
        <w:del w:id="27744" w:author="Rev 9 Allen Wirfs-Brock" w:date="2012-07-07T16:16:00Z">
          <w:r w:rsidRPr="00E77497" w:rsidDel="00681A60">
            <w:delText xml:space="preserve"> </w:delText>
          </w:r>
        </w:del>
        <w:r w:rsidRPr="00E77497">
          <w:t>Env</w:t>
        </w:r>
        <w:del w:id="27745" w:author="Rev 9 Allen Wirfs-Brock" w:date="2012-07-07T16:16:00Z">
          <w:r w:rsidRPr="00E77497" w:rsidDel="00681A60">
            <w:delText>ironment</w:delText>
          </w:r>
        </w:del>
      </w:ins>
      <w:ins w:id="27746" w:author="Rev 9 Allen Wirfs-Brock" w:date="2012-07-07T16:16:00Z">
        <w:r w:rsidR="00681A60">
          <w:t>]]</w:t>
        </w:r>
      </w:ins>
      <w:ins w:id="27747" w:author="Rev 7 Allen Wirfs-Brock" w:date="2012-05-02T11:13:00Z">
        <w:r w:rsidRPr="00E77497">
          <w:t>.</w:t>
        </w:r>
      </w:ins>
    </w:p>
    <w:p w14:paraId="34A6FD98" w14:textId="77777777" w:rsidR="00554BD1" w:rsidRPr="00E77497" w:rsidRDefault="00554BD1" w:rsidP="00554BD1">
      <w:pPr>
        <w:pStyle w:val="Alg4"/>
        <w:numPr>
          <w:ilvl w:val="0"/>
          <w:numId w:val="150"/>
        </w:numPr>
        <w:tabs>
          <w:tab w:val="left" w:pos="720"/>
        </w:tabs>
        <w:rPr>
          <w:ins w:id="27748" w:author="Rev 7 Allen Wirfs-Brock" w:date="2012-05-02T11:13:00Z"/>
        </w:rPr>
      </w:pPr>
      <w:ins w:id="27749" w:author="Rev 7 Allen Wirfs-Brock" w:date="2012-05-02T11:13:00Z">
        <w:r w:rsidRPr="00E77497">
          <w:t xml:space="preserve">Set the </w:t>
        </w:r>
      </w:ins>
      <w:ins w:id="27750" w:author="Rev 7 Allen Wirfs-Brock" w:date="2012-05-02T11:17:00Z">
        <w:r w:rsidRPr="00E77497">
          <w:rPr>
            <w:i/>
          </w:rPr>
          <w:t>progCxt</w:t>
        </w:r>
        <w:r>
          <w:rPr>
            <w:i/>
          </w:rPr>
          <w:t>’s</w:t>
        </w:r>
        <w:r w:rsidRPr="00E77497">
          <w:t xml:space="preserve"> </w:t>
        </w:r>
      </w:ins>
      <w:ins w:id="27751" w:author="Rev 7 Allen Wirfs-Brock" w:date="2012-05-02T11:13:00Z">
        <w:r w:rsidRPr="00E77497">
          <w:t xml:space="preserve">LexicalEnvironment to </w:t>
        </w:r>
      </w:ins>
      <w:ins w:id="27752" w:author="Rev 7 Allen Wirfs-Brock" w:date="2012-05-02T11:25:00Z">
        <w:r w:rsidR="00852E6B" w:rsidRPr="00852E6B">
          <w:rPr>
            <w:i/>
          </w:rPr>
          <w:t>realm</w:t>
        </w:r>
      </w:ins>
      <w:ins w:id="27753" w:author="Rev 9 Allen Wirfs-Brock" w:date="2012-07-07T16:17:00Z">
        <w:r w:rsidR="00681A60">
          <w:t>.[[g</w:t>
        </w:r>
        <w:r w:rsidR="00681A60" w:rsidRPr="00E77497">
          <w:t>lobalEnv</w:t>
        </w:r>
        <w:r w:rsidR="00681A60">
          <w:t>]]</w:t>
        </w:r>
      </w:ins>
      <w:ins w:id="27754" w:author="Rev 7 Allen Wirfs-Brock" w:date="2012-05-02T11:25:00Z">
        <w:del w:id="27755" w:author="Rev 9 Allen Wirfs-Brock" w:date="2012-07-07T16:17:00Z">
          <w:r w:rsidR="00852E6B" w:rsidRPr="00BC2562" w:rsidDel="00681A60">
            <w:delText>’s</w:delText>
          </w:r>
          <w:r w:rsidR="00852E6B" w:rsidRPr="00E77497" w:rsidDel="00681A60">
            <w:delText xml:space="preserve"> </w:delText>
          </w:r>
        </w:del>
      </w:ins>
      <w:ins w:id="27756" w:author="Rev 7 Allen Wirfs-Brock" w:date="2012-05-02T11:13:00Z">
        <w:del w:id="27757" w:author="Rev 9 Allen Wirfs-Brock" w:date="2012-07-07T16:17:00Z">
          <w:r w:rsidRPr="00E77497" w:rsidDel="00681A60">
            <w:delText>Global Environment</w:delText>
          </w:r>
        </w:del>
        <w:r w:rsidRPr="00E77497">
          <w:t>.</w:t>
        </w:r>
      </w:ins>
    </w:p>
    <w:p w14:paraId="055B74EF" w14:textId="77777777" w:rsidR="00B42FA4" w:rsidRPr="00E77497" w:rsidRDefault="00B42FA4" w:rsidP="00B42FA4">
      <w:pPr>
        <w:pStyle w:val="Alg4"/>
        <w:numPr>
          <w:ilvl w:val="0"/>
          <w:numId w:val="150"/>
        </w:numPr>
        <w:tabs>
          <w:tab w:val="left" w:pos="720"/>
        </w:tabs>
        <w:rPr>
          <w:ins w:id="27758" w:author="Rev 10 Allen Wirfs-Brock" w:date="2012-09-07T14:15:00Z"/>
        </w:rPr>
      </w:pPr>
      <w:ins w:id="27759" w:author="Rev 10 Allen Wirfs-Brock" w:date="2012-09-07T14:15:00Z">
        <w:r>
          <w:t xml:space="preserve">Push </w:t>
        </w:r>
      </w:ins>
      <w:ins w:id="27760" w:author="Rev 10 Allen Wirfs-Brock" w:date="2012-09-07T14:16:00Z">
        <w:r w:rsidRPr="00E77497">
          <w:rPr>
            <w:i/>
          </w:rPr>
          <w:t>progCxt</w:t>
        </w:r>
        <w:r>
          <w:t xml:space="preserve"> </w:t>
        </w:r>
      </w:ins>
      <w:ins w:id="27761" w:author="Rev 10 Allen Wirfs-Brock" w:date="2012-09-07T14:15:00Z">
        <w:r>
          <w:t xml:space="preserve">on to the execution context stack; </w:t>
        </w:r>
      </w:ins>
      <w:ins w:id="27762" w:author="Rev 10 Allen Wirfs-Brock" w:date="2012-09-07T14:16:00Z">
        <w:r w:rsidRPr="00E77497">
          <w:rPr>
            <w:i/>
          </w:rPr>
          <w:t>progCxt</w:t>
        </w:r>
        <w:r>
          <w:t xml:space="preserve"> </w:t>
        </w:r>
      </w:ins>
      <w:ins w:id="27763" w:author="Rev 10 Allen Wirfs-Brock" w:date="2012-09-07T14:15:00Z">
        <w:r>
          <w:t>is now the running</w:t>
        </w:r>
        <w:r w:rsidRPr="00E77497">
          <w:t xml:space="preserve"> </w:t>
        </w:r>
        <w:r>
          <w:t>execution context.</w:t>
        </w:r>
      </w:ins>
    </w:p>
    <w:p w14:paraId="20A19798" w14:textId="77777777" w:rsidR="00554BD1" w:rsidRDefault="00554BD1" w:rsidP="00554BD1">
      <w:pPr>
        <w:pStyle w:val="Alg4"/>
        <w:numPr>
          <w:ilvl w:val="0"/>
          <w:numId w:val="150"/>
        </w:numPr>
        <w:spacing w:after="120"/>
        <w:contextualSpacing/>
        <w:rPr>
          <w:ins w:id="27764" w:author="Rev 7 Allen Wirfs-Brock" w:date="2012-05-02T11:18:00Z"/>
        </w:rPr>
      </w:pPr>
      <w:ins w:id="27765" w:author="Rev 7 Allen Wirfs-Brock" w:date="2012-05-02T11:18:00Z">
        <w:r>
          <w:t xml:space="preserve">If </w:t>
        </w:r>
        <w:r w:rsidRPr="00554BD1">
          <w:rPr>
            <w:i/>
          </w:rPr>
          <w:t>ProgramBody</w:t>
        </w:r>
        <w:r>
          <w:t xml:space="preserve"> is present, then</w:t>
        </w:r>
      </w:ins>
    </w:p>
    <w:p w14:paraId="7241607B" w14:textId="77777777" w:rsidR="00554BD1" w:rsidRPr="00E77497" w:rsidRDefault="00554BD1" w:rsidP="00852E6B">
      <w:pPr>
        <w:pStyle w:val="Alg4"/>
        <w:numPr>
          <w:ilvl w:val="1"/>
          <w:numId w:val="150"/>
        </w:numPr>
        <w:spacing w:after="120"/>
        <w:contextualSpacing/>
        <w:rPr>
          <w:ins w:id="27766" w:author="Rev 7 Allen Wirfs-Brock" w:date="2012-05-02T11:14:00Z"/>
        </w:rPr>
      </w:pPr>
      <w:ins w:id="27767" w:author="Rev 7 Allen Wirfs-Brock" w:date="2012-05-02T11:14:00Z">
        <w:r w:rsidRPr="00E77497">
          <w:t xml:space="preserve">Perform </w:t>
        </w:r>
        <w:r>
          <w:t>Global</w:t>
        </w:r>
        <w:r w:rsidRPr="00E77497">
          <w:t xml:space="preserve"> Binding Instantiation as described </w:t>
        </w:r>
        <w:commentRangeStart w:id="27768"/>
        <w:r w:rsidRPr="00E77497">
          <w:t>in 10.5</w:t>
        </w:r>
      </w:ins>
      <w:ins w:id="27769" w:author="Rev 7 Allen Wirfs-Brock" w:date="2012-05-02T11:15:00Z">
        <w:r>
          <w:t>.x</w:t>
        </w:r>
      </w:ins>
      <w:ins w:id="27770" w:author="Rev 7 Allen Wirfs-Brock" w:date="2012-05-02T11:14:00Z">
        <w:r w:rsidRPr="00E77497">
          <w:t xml:space="preserve"> </w:t>
        </w:r>
      </w:ins>
      <w:commentRangeEnd w:id="27768"/>
      <w:ins w:id="27771" w:author="Rev 7 Allen Wirfs-Brock" w:date="2012-05-02T11:15:00Z">
        <w:r>
          <w:rPr>
            <w:rStyle w:val="af3"/>
            <w:rFonts w:ascii="Arial" w:eastAsia="MS Mincho" w:hAnsi="Arial"/>
            <w:spacing w:val="0"/>
            <w:lang w:eastAsia="ja-JP"/>
          </w:rPr>
          <w:commentReference w:id="27768"/>
        </w:r>
      </w:ins>
      <w:ins w:id="27772" w:author="Rev 7 Allen Wirfs-Brock" w:date="2012-05-02T11:14:00Z">
        <w:r w:rsidRPr="00E77497">
          <w:t>using the global code.</w:t>
        </w:r>
      </w:ins>
    </w:p>
    <w:p w14:paraId="511F4CB6" w14:textId="77777777" w:rsidR="004C02EF" w:rsidRPr="00E77497" w:rsidRDefault="004C02EF" w:rsidP="00C47E72">
      <w:pPr>
        <w:pStyle w:val="Alg4"/>
        <w:numPr>
          <w:ilvl w:val="0"/>
          <w:numId w:val="150"/>
        </w:numPr>
      </w:pPr>
      <w:r w:rsidRPr="00E77497">
        <w:t xml:space="preserve">Let </w:t>
      </w:r>
      <w:r w:rsidRPr="00E77497">
        <w:rPr>
          <w:i/>
        </w:rPr>
        <w:t xml:space="preserve">result </w:t>
      </w:r>
      <w:r w:rsidRPr="00E77497">
        <w:t xml:space="preserve">be the result of evaluating </w:t>
      </w:r>
      <w:del w:id="27773" w:author="Rev 6 Allen Wirfs-Brock" w:date="2012-02-26T09:33:00Z">
        <w:r w:rsidRPr="00E77497" w:rsidDel="005E35C8">
          <w:rPr>
            <w:i/>
          </w:rPr>
          <w:delText>SourceElements</w:delText>
        </w:r>
      </w:del>
      <w:ins w:id="27774" w:author="Rev 6 Allen Wirfs-Brock" w:date="2012-02-26T09:40:00Z">
        <w:r w:rsidR="006F6653">
          <w:rPr>
            <w:i/>
          </w:rPr>
          <w:t>ProgramBody</w:t>
        </w:r>
      </w:ins>
      <w:r w:rsidRPr="00E77497">
        <w:t>.</w:t>
      </w:r>
    </w:p>
    <w:p w14:paraId="38CED00A" w14:textId="77777777" w:rsidR="004C02EF" w:rsidRPr="00E77497" w:rsidRDefault="00B42FA4" w:rsidP="00C47E72">
      <w:pPr>
        <w:pStyle w:val="Alg4"/>
        <w:numPr>
          <w:ilvl w:val="0"/>
          <w:numId w:val="150"/>
        </w:numPr>
      </w:pPr>
      <w:ins w:id="27775" w:author="Rev 10 Allen Wirfs-Brock" w:date="2012-09-07T14:20:00Z">
        <w:r>
          <w:t xml:space="preserve">Suspend </w:t>
        </w:r>
        <w:r w:rsidRPr="00B42FA4">
          <w:rPr>
            <w:i/>
          </w:rPr>
          <w:t>progCxt</w:t>
        </w:r>
        <w:r>
          <w:t xml:space="preserve"> and remove it from the execution context stack. </w:t>
        </w:r>
      </w:ins>
      <w:commentRangeStart w:id="27776"/>
      <w:del w:id="27777" w:author="Rev 7 Allen Wirfs-Brock" w:date="2012-05-02T11:26:00Z">
        <w:r w:rsidR="004C02EF" w:rsidRPr="00E77497" w:rsidDel="00852E6B">
          <w:delText xml:space="preserve">Exit </w:delText>
        </w:r>
        <w:commentRangeEnd w:id="27776"/>
        <w:r w:rsidR="005E35C8" w:rsidDel="00852E6B">
          <w:rPr>
            <w:rStyle w:val="af3"/>
            <w:rFonts w:ascii="Arial" w:eastAsia="MS Mincho" w:hAnsi="Arial"/>
            <w:spacing w:val="0"/>
            <w:lang w:eastAsia="ja-JP"/>
          </w:rPr>
          <w:commentReference w:id="27776"/>
        </w:r>
        <w:r w:rsidR="004C02EF" w:rsidRPr="00E77497" w:rsidDel="00852E6B">
          <w:delText xml:space="preserve">the execution context </w:delText>
        </w:r>
        <w:r w:rsidR="004C02EF" w:rsidRPr="00E77497" w:rsidDel="00852E6B">
          <w:rPr>
            <w:i/>
          </w:rPr>
          <w:delText>progCxt</w:delText>
        </w:r>
        <w:r w:rsidR="004C02EF" w:rsidRPr="00E77497" w:rsidDel="00852E6B">
          <w:delText>.</w:delText>
        </w:r>
      </w:del>
      <w:ins w:id="27778" w:author="Rev 7 Allen Wirfs-Brock" w:date="2012-05-02T11:26:00Z">
        <w:r w:rsidR="00852E6B">
          <w:t xml:space="preserve">The </w:t>
        </w:r>
      </w:ins>
      <w:ins w:id="27779" w:author="Rev 8 Allen Wirfs-Brock" w:date="2012-06-13T16:04:00Z">
        <w:del w:id="27780" w:author="Rev 10 Allen Wirfs-Brock" w:date="2012-09-07T14:21:00Z">
          <w:r w:rsidR="00B33FB4" w:rsidDel="00B42FA4">
            <w:delText>running</w:delText>
          </w:r>
          <w:r w:rsidR="00B33FB4" w:rsidRPr="00E77497" w:rsidDel="00B42FA4">
            <w:delText xml:space="preserve"> </w:delText>
          </w:r>
        </w:del>
      </w:ins>
      <w:ins w:id="27781" w:author="Rev 7 Allen Wirfs-Brock" w:date="2012-05-02T11:26:00Z">
        <w:del w:id="27782" w:author="Rev 10 Allen Wirfs-Brock" w:date="2012-09-07T14:21:00Z">
          <w:r w:rsidR="00852E6B" w:rsidDel="00B42FA4">
            <w:delText xml:space="preserve">current execution context to  </w:delText>
          </w:r>
        </w:del>
      </w:ins>
      <w:ins w:id="27783" w:author="Rev 7 Allen Wirfs-Brock" w:date="2012-05-04T11:05:00Z">
        <w:del w:id="27784" w:author="Rev 10 Allen Wirfs-Brock" w:date="2012-09-07T14:21:00Z">
          <w:r w:rsidR="007E56F2" w:rsidDel="00B42FA4">
            <w:rPr>
              <w:rFonts w:ascii="Arial" w:hAnsi="Arial" w:cs="Arial"/>
            </w:rPr>
            <w:delText>e</w:delText>
          </w:r>
        </w:del>
      </w:ins>
      <w:ins w:id="27785" w:author="Rev 7 Allen Wirfs-Brock" w:date="2012-05-02T11:26:00Z">
        <w:del w:id="27786" w:author="Rev 10 Allen Wirfs-Brock" w:date="2012-09-07T14:21:00Z">
          <w:r w:rsidR="00852E6B" w:rsidRPr="007E56F2" w:rsidDel="00B42FA4">
            <w:rPr>
              <w:rFonts w:ascii="Arial" w:hAnsi="Arial" w:cs="Arial"/>
            </w:rPr>
            <w:delText>mpty</w:delText>
          </w:r>
        </w:del>
      </w:ins>
      <w:ins w:id="27787" w:author="Rev 10 Allen Wirfs-Brock" w:date="2012-09-07T14:21:00Z">
        <w:r>
          <w:t>stack is now empty and there is no running execution context</w:t>
        </w:r>
      </w:ins>
      <w:ins w:id="27788" w:author="Rev 7 Allen Wirfs-Brock" w:date="2012-05-02T11:27:00Z">
        <w:r w:rsidR="00852E6B">
          <w:t xml:space="preserve">.  </w:t>
        </w:r>
      </w:ins>
    </w:p>
    <w:p w14:paraId="710FD504" w14:textId="77777777" w:rsidR="004C02EF" w:rsidRPr="00E77497" w:rsidRDefault="004C02EF" w:rsidP="00C47E72">
      <w:pPr>
        <w:pStyle w:val="Alg4"/>
        <w:numPr>
          <w:ilvl w:val="0"/>
          <w:numId w:val="150"/>
        </w:numPr>
        <w:spacing w:after="240"/>
      </w:pPr>
      <w:r w:rsidRPr="00E77497">
        <w:t xml:space="preserve">Return </w:t>
      </w:r>
      <w:r w:rsidRPr="00E77497">
        <w:rPr>
          <w:i/>
        </w:rPr>
        <w:t>result</w:t>
      </w:r>
      <w:r w:rsidRPr="00E77497">
        <w:t>.</w:t>
      </w:r>
    </w:p>
    <w:p w14:paraId="076BDBF0" w14:textId="77777777" w:rsidR="004C02EF" w:rsidRPr="00E77497" w:rsidRDefault="004C02EF" w:rsidP="004C02EF">
      <w:pPr>
        <w:pStyle w:val="Note"/>
      </w:pPr>
      <w:r w:rsidRPr="00E77497">
        <w:t>NOTE</w:t>
      </w:r>
      <w:r w:rsidRPr="00E77497">
        <w:tab/>
        <w:t xml:space="preserve">The processes for initiating the evaluation of a </w:t>
      </w:r>
      <w:r w:rsidRPr="00E77497">
        <w:rPr>
          <w:rStyle w:val="bnf"/>
        </w:rPr>
        <w:t>Program</w:t>
      </w:r>
      <w:r w:rsidRPr="00E77497">
        <w:t xml:space="preserve"> and for dealing with the result of such an evaluation are defined by an ECMAScript implementation and not by this specification.</w:t>
      </w:r>
    </w:p>
    <w:p w14:paraId="4FE145CD" w14:textId="77777777" w:rsidR="004C02EF" w:rsidRPr="00E77497" w:rsidDel="00C730F4" w:rsidRDefault="004C02EF" w:rsidP="004C02EF">
      <w:pPr>
        <w:rPr>
          <w:del w:id="27789" w:author="Rev 8 Allen Wirfs-Brock" w:date="2012-06-01T09:19:00Z"/>
        </w:rPr>
      </w:pPr>
      <w:del w:id="27790" w:author="Rev 8 Allen Wirfs-Brock" w:date="2012-06-01T09:19:00Z">
        <w:r w:rsidRPr="00E77497" w:rsidDel="00C730F4">
          <w:delText xml:space="preserve">The production </w:delText>
        </w:r>
        <w:r w:rsidRPr="00E77497" w:rsidDel="00C730F4">
          <w:rPr>
            <w:rStyle w:val="bnf"/>
          </w:rPr>
          <w:delText>SourceElements</w:delText>
        </w:r>
        <w:r w:rsidRPr="00E77497" w:rsidDel="00C730F4">
          <w:delText xml:space="preserve"> </w:delText>
        </w:r>
      </w:del>
      <w:ins w:id="27791" w:author="Rev 6 Allen Wirfs-Brock" w:date="2012-02-26T09:40:00Z">
        <w:del w:id="27792" w:author="Rev 8 Allen Wirfs-Brock" w:date="2012-06-01T09:19:00Z">
          <w:r w:rsidR="006F6653" w:rsidDel="00C730F4">
            <w:rPr>
              <w:rStyle w:val="bnf"/>
            </w:rPr>
            <w:delText>ProgramBody</w:delText>
          </w:r>
          <w:r w:rsidR="006F6653" w:rsidRPr="00E77497" w:rsidDel="00C730F4">
            <w:delText xml:space="preserve"> </w:delText>
          </w:r>
        </w:del>
      </w:ins>
      <w:del w:id="27793" w:author="Rev 8 Allen Wirfs-Brock" w:date="2012-06-01T09:19:00Z">
        <w:r w:rsidRPr="00E77497" w:rsidDel="00C730F4">
          <w:rPr>
            <w:b/>
          </w:rPr>
          <w:delText>:</w:delText>
        </w:r>
        <w:r w:rsidRPr="00E77497" w:rsidDel="00C730F4">
          <w:delText xml:space="preserve"> </w:delText>
        </w:r>
        <w:r w:rsidRPr="00E77497" w:rsidDel="00C730F4">
          <w:rPr>
            <w:rStyle w:val="bnf"/>
          </w:rPr>
          <w:delText>SourceElements</w:delText>
        </w:r>
        <w:r w:rsidRPr="00E77497" w:rsidDel="00C730F4">
          <w:delText xml:space="preserve"> </w:delText>
        </w:r>
        <w:r w:rsidRPr="00E77497" w:rsidDel="00C730F4">
          <w:rPr>
            <w:rStyle w:val="bnf"/>
          </w:rPr>
          <w:delText>SourceElement</w:delText>
        </w:r>
      </w:del>
      <w:ins w:id="27794" w:author="Rev 6 Allen Wirfs-Brock" w:date="2012-02-26T09:34:00Z">
        <w:del w:id="27795" w:author="Rev 8 Allen Wirfs-Brock" w:date="2012-06-01T09:19:00Z">
          <w:r w:rsidR="005E35C8" w:rsidDel="00C730F4">
            <w:rPr>
              <w:rStyle w:val="bnf"/>
            </w:rPr>
            <w:delText>StatementList</w:delText>
          </w:r>
        </w:del>
      </w:ins>
      <w:del w:id="27796" w:author="Rev 8 Allen Wirfs-Brock" w:date="2012-06-01T09:19:00Z">
        <w:r w:rsidRPr="00E77497" w:rsidDel="00C730F4">
          <w:delText xml:space="preserve"> is evaluated as follows:</w:delText>
        </w:r>
      </w:del>
    </w:p>
    <w:p w14:paraId="103FAB7B" w14:textId="77777777" w:rsidR="004C02EF" w:rsidRPr="00E77497" w:rsidDel="00C730F4" w:rsidRDefault="004C02EF" w:rsidP="00C47E72">
      <w:pPr>
        <w:pStyle w:val="Alg4"/>
        <w:numPr>
          <w:ilvl w:val="0"/>
          <w:numId w:val="151"/>
        </w:numPr>
        <w:rPr>
          <w:del w:id="27797" w:author="Rev 8 Allen Wirfs-Brock" w:date="2012-06-01T09:19:00Z"/>
        </w:rPr>
      </w:pPr>
      <w:del w:id="27798" w:author="Rev 8 Allen Wirfs-Brock" w:date="2012-06-01T09:19:00Z">
        <w:r w:rsidRPr="00E77497" w:rsidDel="00C730F4">
          <w:delText xml:space="preserve">Let </w:delText>
        </w:r>
        <w:r w:rsidRPr="00E77497" w:rsidDel="00C730F4">
          <w:rPr>
            <w:i/>
          </w:rPr>
          <w:delText>headResult</w:delText>
        </w:r>
        <w:r w:rsidRPr="00E77497" w:rsidDel="00C730F4">
          <w:delText xml:space="preserve"> be the result of evaluating </w:delText>
        </w:r>
        <w:r w:rsidRPr="00E77497" w:rsidDel="00C730F4">
          <w:rPr>
            <w:i/>
          </w:rPr>
          <w:delText>SourceElements</w:delText>
        </w:r>
        <w:r w:rsidRPr="00E77497" w:rsidDel="00C730F4">
          <w:delText>.</w:delText>
        </w:r>
      </w:del>
    </w:p>
    <w:p w14:paraId="75A257A3" w14:textId="77777777" w:rsidR="004C02EF" w:rsidRPr="00E77497" w:rsidDel="00C730F4" w:rsidRDefault="004C02EF" w:rsidP="00C47E72">
      <w:pPr>
        <w:pStyle w:val="Alg4"/>
        <w:numPr>
          <w:ilvl w:val="0"/>
          <w:numId w:val="151"/>
        </w:numPr>
        <w:rPr>
          <w:del w:id="27799" w:author="Rev 8 Allen Wirfs-Brock" w:date="2012-06-01T09:19:00Z"/>
        </w:rPr>
      </w:pPr>
      <w:del w:id="27800" w:author="Rev 8 Allen Wirfs-Brock" w:date="2012-06-01T09:19:00Z">
        <w:r w:rsidRPr="00E77497" w:rsidDel="00C730F4">
          <w:delText xml:space="preserve">If </w:delText>
        </w:r>
        <w:r w:rsidRPr="00E77497" w:rsidDel="00C730F4">
          <w:rPr>
            <w:i/>
          </w:rPr>
          <w:delText>headResult</w:delText>
        </w:r>
        <w:r w:rsidRPr="00E77497" w:rsidDel="00C730F4">
          <w:delText xml:space="preserve"> is an abrupt completion, return </w:delText>
        </w:r>
        <w:r w:rsidRPr="00E77497" w:rsidDel="00C730F4">
          <w:rPr>
            <w:i/>
          </w:rPr>
          <w:delText>headResult.</w:delText>
        </w:r>
      </w:del>
    </w:p>
    <w:p w14:paraId="7008ECC4" w14:textId="77777777" w:rsidR="004C02EF" w:rsidRPr="00E77497" w:rsidDel="00C730F4" w:rsidRDefault="004C02EF" w:rsidP="00C47E72">
      <w:pPr>
        <w:pStyle w:val="Alg4"/>
        <w:numPr>
          <w:ilvl w:val="0"/>
          <w:numId w:val="151"/>
        </w:numPr>
        <w:rPr>
          <w:del w:id="27801" w:author="Rev 8 Allen Wirfs-Brock" w:date="2012-06-01T09:19:00Z"/>
        </w:rPr>
      </w:pPr>
      <w:del w:id="27802" w:author="Rev 8 Allen Wirfs-Brock" w:date="2012-06-01T09:19:00Z">
        <w:r w:rsidRPr="00E77497" w:rsidDel="00C730F4">
          <w:delText xml:space="preserve">Let </w:delText>
        </w:r>
        <w:r w:rsidRPr="00E77497" w:rsidDel="00C730F4">
          <w:rPr>
            <w:i/>
          </w:rPr>
          <w:delText>tailResult</w:delText>
        </w:r>
        <w:r w:rsidRPr="00E77497" w:rsidDel="00C730F4">
          <w:delText xml:space="preserve"> be result of evaluating </w:delText>
        </w:r>
        <w:r w:rsidRPr="00E77497" w:rsidDel="00C730F4">
          <w:rPr>
            <w:i/>
          </w:rPr>
          <w:delText>SourceElement</w:delText>
        </w:r>
        <w:r w:rsidRPr="00E77497" w:rsidDel="00C730F4">
          <w:delText>.</w:delText>
        </w:r>
      </w:del>
    </w:p>
    <w:p w14:paraId="2170126B" w14:textId="77777777" w:rsidR="004C02EF" w:rsidRPr="00E77497" w:rsidDel="00C730F4" w:rsidRDefault="004C02EF" w:rsidP="00C47E72">
      <w:pPr>
        <w:pStyle w:val="Alg4"/>
        <w:numPr>
          <w:ilvl w:val="0"/>
          <w:numId w:val="151"/>
        </w:numPr>
        <w:rPr>
          <w:del w:id="27803" w:author="Rev 8 Allen Wirfs-Brock" w:date="2012-06-01T09:19:00Z"/>
        </w:rPr>
      </w:pPr>
      <w:del w:id="27804" w:author="Rev 8 Allen Wirfs-Brock" w:date="2012-06-01T09:19:00Z">
        <w:r w:rsidRPr="00E77497" w:rsidDel="00C730F4">
          <w:delText xml:space="preserve">If </w:delText>
        </w:r>
        <w:r w:rsidRPr="00E77497" w:rsidDel="00C730F4">
          <w:rPr>
            <w:i/>
          </w:rPr>
          <w:delText>tailResult</w:delText>
        </w:r>
        <w:r w:rsidRPr="00E77497" w:rsidDel="00C730F4">
          <w:delText xml:space="preserve">.value is </w:delText>
        </w:r>
        <w:r w:rsidRPr="00E77497" w:rsidDel="00C730F4">
          <w:rPr>
            <w:rFonts w:ascii="Arial" w:hAnsi="Arial" w:cs="Arial"/>
          </w:rPr>
          <w:delText>empty</w:delText>
        </w:r>
        <w:r w:rsidRPr="00E77497" w:rsidDel="00C730F4">
          <w:delText xml:space="preserve">, let </w:delText>
        </w:r>
        <w:r w:rsidRPr="00E77497" w:rsidDel="00C730F4">
          <w:rPr>
            <w:i/>
          </w:rPr>
          <w:delText>V</w:delText>
        </w:r>
        <w:r w:rsidRPr="00E77497" w:rsidDel="00C730F4">
          <w:delText xml:space="preserve"> = </w:delText>
        </w:r>
        <w:r w:rsidRPr="00E77497" w:rsidDel="00C730F4">
          <w:rPr>
            <w:i/>
          </w:rPr>
          <w:delText>headResult</w:delText>
        </w:r>
        <w:r w:rsidRPr="00E77497" w:rsidDel="00C730F4">
          <w:delText xml:space="preserve">.value, otherwise let </w:delText>
        </w:r>
        <w:r w:rsidRPr="00E77497" w:rsidDel="00C730F4">
          <w:rPr>
            <w:i/>
          </w:rPr>
          <w:delText>V</w:delText>
        </w:r>
        <w:r w:rsidRPr="00E77497" w:rsidDel="00C730F4">
          <w:delText xml:space="preserve"> = </w:delText>
        </w:r>
        <w:r w:rsidRPr="00E77497" w:rsidDel="00C730F4">
          <w:rPr>
            <w:i/>
          </w:rPr>
          <w:delText>tailResult</w:delText>
        </w:r>
        <w:r w:rsidRPr="00E77497" w:rsidDel="00C730F4">
          <w:delText>.value.</w:delText>
        </w:r>
      </w:del>
    </w:p>
    <w:p w14:paraId="637F460C" w14:textId="77777777" w:rsidR="004C02EF" w:rsidRPr="00E77497" w:rsidDel="00C730F4" w:rsidRDefault="004C02EF" w:rsidP="00C47E72">
      <w:pPr>
        <w:pStyle w:val="Alg4"/>
        <w:numPr>
          <w:ilvl w:val="0"/>
          <w:numId w:val="151"/>
        </w:numPr>
        <w:spacing w:after="240"/>
        <w:rPr>
          <w:del w:id="27805" w:author="Rev 8 Allen Wirfs-Brock" w:date="2012-06-01T09:19:00Z"/>
        </w:rPr>
      </w:pPr>
      <w:del w:id="27806" w:author="Rev 8 Allen Wirfs-Brock" w:date="2012-06-01T09:19:00Z">
        <w:r w:rsidRPr="00E77497" w:rsidDel="00C730F4">
          <w:delText>Return (tailResult.type, V, tailResult.target)</w:delText>
        </w:r>
      </w:del>
      <w:ins w:id="27807" w:author="Rev 6 Allen Wirfs-Brock" w:date="2012-02-26T09:35:00Z">
        <w:del w:id="27808" w:author="Rev 8 Allen Wirfs-Brock" w:date="2012-06-01T09:19:00Z">
          <w:r w:rsidR="005E35C8" w:rsidDel="00C730F4">
            <w:delText xml:space="preserve">the result of evaluating </w:delText>
          </w:r>
          <w:r w:rsidR="005E35C8" w:rsidRPr="005E35C8" w:rsidDel="00C730F4">
            <w:rPr>
              <w:i/>
            </w:rPr>
            <w:delText>StatementList</w:delText>
          </w:r>
          <w:r w:rsidR="005E35C8" w:rsidDel="00C730F4">
            <w:delText>.</w:delText>
          </w:r>
        </w:del>
      </w:ins>
      <w:del w:id="27809" w:author="Rev 8 Allen Wirfs-Brock" w:date="2012-06-01T09:19:00Z">
        <w:r w:rsidRPr="00E77497" w:rsidDel="00C730F4">
          <w:delText xml:space="preserve"> </w:delText>
        </w:r>
      </w:del>
    </w:p>
    <w:p w14:paraId="24AF1686" w14:textId="77777777" w:rsidR="004C02EF" w:rsidRPr="00E77497" w:rsidDel="005E35C8" w:rsidRDefault="004C02EF" w:rsidP="004C02EF">
      <w:pPr>
        <w:rPr>
          <w:del w:id="27810" w:author="Rev 6 Allen Wirfs-Brock" w:date="2012-02-26T09:36:00Z"/>
        </w:rPr>
      </w:pPr>
      <w:del w:id="27811" w:author="Rev 6 Allen Wirfs-Brock" w:date="2012-02-26T09:36:00Z">
        <w:r w:rsidRPr="00E77497" w:rsidDel="005E35C8">
          <w:delText xml:space="preserve">The production </w:delText>
        </w:r>
        <w:r w:rsidRPr="00E77497" w:rsidDel="005E35C8">
          <w:rPr>
            <w:rFonts w:ascii="Times New Roman" w:hAnsi="Times New Roman"/>
            <w:i/>
          </w:rPr>
          <w:delText xml:space="preserve">SourceElement </w:delText>
        </w:r>
        <w:r w:rsidRPr="00E77497" w:rsidDel="005E35C8">
          <w:rPr>
            <w:b/>
          </w:rPr>
          <w:delText>:</w:delText>
        </w:r>
        <w:r w:rsidRPr="00E77497" w:rsidDel="005E35C8">
          <w:rPr>
            <w:rFonts w:ascii="Times New Roman" w:hAnsi="Times New Roman"/>
            <w:i/>
          </w:rPr>
          <w:delText xml:space="preserve"> Statement </w:delText>
        </w:r>
        <w:r w:rsidRPr="00E77497" w:rsidDel="005E35C8">
          <w:delText>is evaluated as follows:</w:delText>
        </w:r>
      </w:del>
    </w:p>
    <w:p w14:paraId="6BFFD630" w14:textId="77777777" w:rsidR="004C02EF" w:rsidRPr="00E77497" w:rsidDel="005E35C8" w:rsidRDefault="004C02EF" w:rsidP="00C47E72">
      <w:pPr>
        <w:pStyle w:val="Alg4"/>
        <w:numPr>
          <w:ilvl w:val="0"/>
          <w:numId w:val="152"/>
        </w:numPr>
        <w:spacing w:after="120"/>
        <w:rPr>
          <w:del w:id="27812" w:author="Rev 6 Allen Wirfs-Brock" w:date="2012-02-26T09:36:00Z"/>
        </w:rPr>
      </w:pPr>
      <w:del w:id="27813" w:author="Rev 6 Allen Wirfs-Brock" w:date="2012-02-26T09:36:00Z">
        <w:r w:rsidRPr="00E77497" w:rsidDel="005E35C8">
          <w:delText xml:space="preserve">Return the result of evaluating </w:delText>
        </w:r>
        <w:r w:rsidRPr="00E77497" w:rsidDel="005E35C8">
          <w:rPr>
            <w:i/>
          </w:rPr>
          <w:delText>Statement</w:delText>
        </w:r>
        <w:r w:rsidRPr="00E77497" w:rsidDel="005E35C8">
          <w:delText>.</w:delText>
        </w:r>
      </w:del>
    </w:p>
    <w:p w14:paraId="50C8E287" w14:textId="77777777" w:rsidR="004C02EF" w:rsidRPr="00E77497" w:rsidDel="005E35C8" w:rsidRDefault="004C02EF" w:rsidP="004C02EF">
      <w:pPr>
        <w:rPr>
          <w:del w:id="27814" w:author="Rev 6 Allen Wirfs-Brock" w:date="2012-02-26T09:36:00Z"/>
        </w:rPr>
      </w:pPr>
      <w:del w:id="27815" w:author="Rev 6 Allen Wirfs-Brock" w:date="2012-02-26T09:36:00Z">
        <w:r w:rsidRPr="00E77497" w:rsidDel="005E35C8">
          <w:delText xml:space="preserve">The production </w:delText>
        </w:r>
        <w:r w:rsidRPr="00E77497" w:rsidDel="005E35C8">
          <w:rPr>
            <w:rFonts w:ascii="Times New Roman" w:hAnsi="Times New Roman"/>
            <w:i/>
          </w:rPr>
          <w:delText xml:space="preserve">SourceElement </w:delText>
        </w:r>
        <w:r w:rsidRPr="00E77497" w:rsidDel="005E35C8">
          <w:rPr>
            <w:b/>
          </w:rPr>
          <w:delText>:</w:delText>
        </w:r>
        <w:r w:rsidRPr="00E77497" w:rsidDel="005E35C8">
          <w:rPr>
            <w:rFonts w:ascii="Times New Roman" w:hAnsi="Times New Roman"/>
            <w:i/>
          </w:rPr>
          <w:delText xml:space="preserve"> FunctionDeclaration</w:delText>
        </w:r>
        <w:r w:rsidRPr="00E77497" w:rsidDel="005E35C8">
          <w:delText xml:space="preserve"> is evaluated as follows:</w:delText>
        </w:r>
      </w:del>
    </w:p>
    <w:p w14:paraId="45A72EE2" w14:textId="77777777" w:rsidR="004C02EF" w:rsidRPr="00E77497" w:rsidDel="005E35C8" w:rsidRDefault="004C02EF" w:rsidP="00C47E72">
      <w:pPr>
        <w:pStyle w:val="Alg4"/>
        <w:numPr>
          <w:ilvl w:val="0"/>
          <w:numId w:val="153"/>
        </w:numPr>
        <w:spacing w:after="120"/>
        <w:rPr>
          <w:del w:id="27816" w:author="Rev 6 Allen Wirfs-Brock" w:date="2012-02-26T09:36:00Z"/>
        </w:rPr>
      </w:pPr>
      <w:del w:id="27817" w:author="Rev 6 Allen Wirfs-Brock" w:date="2012-02-26T09:36:00Z">
        <w:r w:rsidRPr="00E77497" w:rsidDel="005E35C8">
          <w:delText>Return (</w:delText>
        </w:r>
        <w:r w:rsidRPr="00E77497" w:rsidDel="005E35C8">
          <w:rPr>
            <w:rFonts w:ascii="Arial" w:hAnsi="Arial" w:cs="Arial"/>
          </w:rPr>
          <w:delText>normal</w:delText>
        </w:r>
        <w:r w:rsidRPr="00E77497" w:rsidDel="005E35C8">
          <w:delText xml:space="preserve">, </w:delText>
        </w:r>
        <w:r w:rsidRPr="00E77497" w:rsidDel="005E35C8">
          <w:rPr>
            <w:rFonts w:ascii="Arial" w:hAnsi="Arial" w:cs="Arial"/>
          </w:rPr>
          <w:delText>empty</w:delText>
        </w:r>
        <w:r w:rsidRPr="00E77497" w:rsidDel="005E35C8">
          <w:delText xml:space="preserve">, </w:delText>
        </w:r>
        <w:r w:rsidRPr="00E77497" w:rsidDel="005E35C8">
          <w:rPr>
            <w:rFonts w:ascii="Arial" w:hAnsi="Arial" w:cs="Arial"/>
          </w:rPr>
          <w:delText>empty</w:delText>
        </w:r>
        <w:r w:rsidRPr="00E77497" w:rsidDel="005E35C8">
          <w:delText>).</w:delText>
        </w:r>
        <w:bookmarkStart w:id="27818" w:name="_Toc393690345"/>
      </w:del>
    </w:p>
    <w:p w14:paraId="39BE65C6" w14:textId="77777777" w:rsidR="004C02EF" w:rsidRPr="00E77497" w:rsidRDefault="004C02EF" w:rsidP="00B43482">
      <w:pPr>
        <w:pStyle w:val="20"/>
        <w:numPr>
          <w:ilvl w:val="0"/>
          <w:numId w:val="0"/>
        </w:numPr>
      </w:pPr>
      <w:bookmarkStart w:id="27819" w:name="_Toc235503478"/>
      <w:bookmarkStart w:id="27820" w:name="_Toc241509253"/>
      <w:bookmarkStart w:id="27821" w:name="_Toc244416740"/>
      <w:bookmarkStart w:id="27822" w:name="_Toc276631104"/>
      <w:bookmarkStart w:id="27823" w:name="_Toc336509587"/>
      <w:r w:rsidRPr="00E77497">
        <w:t>14.1</w:t>
      </w:r>
      <w:r w:rsidRPr="00E77497">
        <w:tab/>
        <w:t>Directive Prologues and the Use Strict Directive</w:t>
      </w:r>
      <w:bookmarkEnd w:id="27819"/>
      <w:bookmarkEnd w:id="27820"/>
      <w:bookmarkEnd w:id="27821"/>
      <w:bookmarkEnd w:id="27822"/>
      <w:bookmarkEnd w:id="27823"/>
    </w:p>
    <w:p w14:paraId="58533651" w14:textId="77777777" w:rsidR="004C02EF" w:rsidRPr="00E77497" w:rsidRDefault="004C02EF" w:rsidP="004C02EF">
      <w:r w:rsidRPr="00E77497">
        <w:t xml:space="preserve">A Directive Prologue is the longest sequence of </w:t>
      </w:r>
      <w:r w:rsidRPr="00E77497">
        <w:rPr>
          <w:rFonts w:ascii="Times New Roman" w:hAnsi="Times New Roman"/>
          <w:i/>
        </w:rPr>
        <w:t xml:space="preserve">ExpressionStatement </w:t>
      </w:r>
      <w:r w:rsidRPr="00E77497">
        <w:t xml:space="preserve">productions occurring </w:t>
      </w:r>
      <w:del w:id="27824" w:author="Rev 6 Allen Wirfs-Brock" w:date="2012-02-26T09:42:00Z">
        <w:r w:rsidRPr="00E77497" w:rsidDel="006F6653">
          <w:delText xml:space="preserve">as the initial </w:delText>
        </w:r>
        <w:r w:rsidRPr="00E77497" w:rsidDel="006F6653">
          <w:rPr>
            <w:rFonts w:ascii="Times New Roman" w:hAnsi="Times New Roman"/>
            <w:i/>
          </w:rPr>
          <w:delText>SourceElement</w:delText>
        </w:r>
        <w:r w:rsidRPr="00E77497" w:rsidDel="006F6653">
          <w:delText xml:space="preserve"> productions of a </w:delText>
        </w:r>
        <w:r w:rsidRPr="00E77497" w:rsidDel="006F6653">
          <w:rPr>
            <w:rFonts w:ascii="Times New Roman" w:hAnsi="Times New Roman"/>
            <w:i/>
          </w:rPr>
          <w:delText>Program</w:delText>
        </w:r>
        <w:r w:rsidRPr="00E77497" w:rsidDel="006F6653">
          <w:delText xml:space="preserve"> or</w:delText>
        </w:r>
      </w:del>
      <w:ins w:id="27825" w:author="Rev 4 Allen Wirfs-Brock" w:date="2011-10-07T15:44:00Z">
        <w:del w:id="27826" w:author="Rev 6 Allen Wirfs-Brock" w:date="2012-02-26T09:42:00Z">
          <w:r w:rsidR="0093142C" w:rsidRPr="00E77497" w:rsidDel="006F6653">
            <w:delText xml:space="preserve"> </w:delText>
          </w:r>
        </w:del>
        <w:r w:rsidR="0093142C" w:rsidRPr="00E77497">
          <w:t xml:space="preserve">as the initial </w:t>
        </w:r>
      </w:ins>
      <w:ins w:id="27827" w:author="Rev 4 Allen Wirfs-Brock" w:date="2011-10-07T15:46:00Z">
        <w:r w:rsidR="0093142C" w:rsidRPr="00E77497">
          <w:rPr>
            <w:rFonts w:ascii="Times New Roman" w:hAnsi="Times New Roman"/>
            <w:i/>
          </w:rPr>
          <w:t>StatementListItem</w:t>
        </w:r>
      </w:ins>
      <w:ins w:id="27828" w:author="Rev 4 Allen Wirfs-Brock" w:date="2011-10-07T15:44:00Z">
        <w:r w:rsidR="0093142C" w:rsidRPr="00E77497">
          <w:t xml:space="preserve"> productions of a</w:t>
        </w:r>
      </w:ins>
      <w:r w:rsidRPr="00E77497">
        <w:t xml:space="preserve"> </w:t>
      </w:r>
      <w:ins w:id="27829" w:author="Rev 6 Allen Wirfs-Brock" w:date="2012-02-26T09:41:00Z">
        <w:r w:rsidR="006F6653" w:rsidRPr="006F6653">
          <w:rPr>
            <w:rFonts w:ascii="Times New Roman" w:hAnsi="Times New Roman"/>
            <w:i/>
          </w:rPr>
          <w:t>ProgramBody</w:t>
        </w:r>
        <w:r w:rsidR="006F6653">
          <w:t xml:space="preserve"> or </w:t>
        </w:r>
      </w:ins>
      <w:r w:rsidRPr="00E77497">
        <w:rPr>
          <w:rFonts w:ascii="Times New Roman" w:hAnsi="Times New Roman"/>
          <w:i/>
        </w:rPr>
        <w:t>FunctionBody</w:t>
      </w:r>
      <w:r w:rsidRPr="00E77497">
        <w:t xml:space="preserve"> and where each </w:t>
      </w:r>
      <w:r w:rsidRPr="00E77497">
        <w:rPr>
          <w:rFonts w:ascii="Times New Roman" w:hAnsi="Times New Roman"/>
          <w:i/>
        </w:rPr>
        <w:t xml:space="preserve">ExpressionStatement </w:t>
      </w:r>
      <w:r w:rsidRPr="00E77497">
        <w:rPr>
          <w:rFonts w:cs="Arial"/>
        </w:rPr>
        <w:t>in the sequence</w:t>
      </w:r>
      <w:r w:rsidRPr="00E77497">
        <w:rPr>
          <w:rFonts w:ascii="Times New Roman" w:hAnsi="Times New Roman"/>
        </w:rPr>
        <w:t xml:space="preserve"> </w:t>
      </w:r>
      <w:r w:rsidRPr="00E77497">
        <w:t xml:space="preserve">consists entirely of a </w:t>
      </w:r>
      <w:r w:rsidRPr="00E77497">
        <w:rPr>
          <w:rFonts w:ascii="Times New Roman" w:hAnsi="Times New Roman"/>
          <w:i/>
        </w:rPr>
        <w:t>StringLiteral</w:t>
      </w:r>
      <w:r w:rsidRPr="00E77497">
        <w:rPr>
          <w:rFonts w:cs="Arial"/>
        </w:rPr>
        <w:t xml:space="preserve"> token followed a semicolon</w:t>
      </w:r>
      <w:r w:rsidRPr="00E77497">
        <w:rPr>
          <w:rFonts w:ascii="Times New Roman" w:hAnsi="Times New Roman"/>
        </w:rPr>
        <w:t>.</w:t>
      </w:r>
      <w:r w:rsidRPr="00E77497">
        <w:t xml:space="preserve"> The semicolon may appear explicitly or may be inserted by automatic semicolon insertion. A Directive Prologue may be an empty sequence.</w:t>
      </w:r>
    </w:p>
    <w:p w14:paraId="0B57B605" w14:textId="77777777" w:rsidR="004C02EF" w:rsidRPr="00E77497" w:rsidRDefault="004C02EF" w:rsidP="004C02EF">
      <w:r w:rsidRPr="00E77497">
        <w:t xml:space="preserve">A Use Strict Directive is an </w:t>
      </w:r>
      <w:r w:rsidRPr="00E77497">
        <w:rPr>
          <w:rFonts w:ascii="Times New Roman" w:hAnsi="Times New Roman"/>
          <w:i/>
        </w:rPr>
        <w:t>ExpressionStatement</w:t>
      </w:r>
      <w:r w:rsidRPr="00E77497">
        <w:t xml:space="preserve"> in a Directive Prologue whose </w:t>
      </w:r>
      <w:r w:rsidRPr="00E77497">
        <w:rPr>
          <w:rFonts w:ascii="Times New Roman" w:hAnsi="Times New Roman"/>
          <w:i/>
        </w:rPr>
        <w:t>StringLiteral</w:t>
      </w:r>
      <w:r w:rsidRPr="00E77497">
        <w:t xml:space="preserve"> is either the exact character sequences </w:t>
      </w:r>
      <w:r w:rsidRPr="00E77497">
        <w:rPr>
          <w:rFonts w:ascii="Courier New" w:hAnsi="Courier New" w:cs="Courier New"/>
          <w:b/>
        </w:rPr>
        <w:t>"use</w:t>
      </w:r>
      <w:r w:rsidRPr="00E77497">
        <w:rPr>
          <w:rFonts w:ascii="Courier New" w:hAnsi="Courier New" w:cs="Courier New"/>
        </w:rPr>
        <w:t> </w:t>
      </w:r>
      <w:r w:rsidRPr="00E77497">
        <w:rPr>
          <w:rFonts w:ascii="Courier New" w:hAnsi="Courier New" w:cs="Courier New"/>
          <w:b/>
        </w:rPr>
        <w:t>strict"</w:t>
      </w:r>
      <w:r w:rsidRPr="00E77497">
        <w:t xml:space="preserve"> or</w:t>
      </w:r>
      <w:r w:rsidRPr="00E77497">
        <w:rPr>
          <w:rFonts w:ascii="Courier New" w:hAnsi="Courier New" w:cs="Courier New"/>
          <w:b/>
        </w:rPr>
        <w:t xml:space="preserve"> 'use</w:t>
      </w:r>
      <w:r w:rsidRPr="00E77497">
        <w:rPr>
          <w:rFonts w:ascii="Courier New" w:hAnsi="Courier New" w:cs="Courier New"/>
        </w:rPr>
        <w:t> </w:t>
      </w:r>
      <w:r w:rsidRPr="00E77497">
        <w:rPr>
          <w:rFonts w:ascii="Courier New" w:hAnsi="Courier New" w:cs="Courier New"/>
          <w:b/>
        </w:rPr>
        <w:t>strict'</w:t>
      </w:r>
      <w:r w:rsidRPr="00E77497">
        <w:t xml:space="preserve">. A Use Strict Directive may not contain an </w:t>
      </w:r>
      <w:r w:rsidRPr="00E77497">
        <w:rPr>
          <w:rFonts w:ascii="Times New Roman" w:hAnsi="Times New Roman"/>
          <w:i/>
        </w:rPr>
        <w:t>EscapeSequence</w:t>
      </w:r>
      <w:r w:rsidRPr="00E77497">
        <w:t xml:space="preserve"> or </w:t>
      </w:r>
      <w:r w:rsidRPr="00E77497">
        <w:rPr>
          <w:rFonts w:ascii="Times New Roman" w:hAnsi="Times New Roman"/>
          <w:i/>
        </w:rPr>
        <w:t>LineContinuation</w:t>
      </w:r>
      <w:r w:rsidRPr="00E77497">
        <w:t>.</w:t>
      </w:r>
    </w:p>
    <w:p w14:paraId="3EEE8335" w14:textId="77777777" w:rsidR="004C02EF" w:rsidRPr="00E77497" w:rsidRDefault="004C02EF" w:rsidP="004C02EF">
      <w:r w:rsidRPr="00E77497">
        <w:t>A Directive Prologue may contain more than one Use Strict Directive. However, an implementation may issue a warning if this occurs.</w:t>
      </w:r>
    </w:p>
    <w:p w14:paraId="5F2C543B" w14:textId="77777777" w:rsidR="004C02EF" w:rsidRPr="00E77497" w:rsidRDefault="004C02EF" w:rsidP="004C02EF">
      <w:pPr>
        <w:pStyle w:val="Note"/>
      </w:pPr>
      <w:r w:rsidRPr="00E77497">
        <w:t>NOTE</w:t>
      </w:r>
      <w:r w:rsidRPr="00E77497">
        <w:tab/>
        <w:t xml:space="preserve">The </w:t>
      </w:r>
      <w:r w:rsidRPr="00E77497">
        <w:rPr>
          <w:rStyle w:val="bnf"/>
        </w:rPr>
        <w:t>ExpressionStatement</w:t>
      </w:r>
      <w:r w:rsidRPr="00E77497">
        <w:t xml:space="preserve"> productions of a Directive Prologue are evaluated normally during evaluation of the containing </w:t>
      </w:r>
      <w:del w:id="27830" w:author="Rev 4 Allen Wirfs-Brock" w:date="2011-10-07T15:47:00Z">
        <w:r w:rsidRPr="00E77497" w:rsidDel="0093142C">
          <w:rPr>
            <w:rStyle w:val="bnf"/>
          </w:rPr>
          <w:delText>SourceElements</w:delText>
        </w:r>
        <w:r w:rsidRPr="00E77497" w:rsidDel="0093142C">
          <w:delText xml:space="preserve"> </w:delText>
        </w:r>
      </w:del>
      <w:r w:rsidRPr="00E77497">
        <w:t xml:space="preserve">production. Implementations may define implementation specific meanings for </w:t>
      </w:r>
      <w:r w:rsidRPr="00E77497">
        <w:rPr>
          <w:rStyle w:val="bnf"/>
        </w:rPr>
        <w:t>ExpressionStatement</w:t>
      </w:r>
      <w:r w:rsidRPr="00E77497">
        <w:t xml:space="preserve"> productions which are not a Use Strict Directive and which occur in a Directive Prologue.  If an appropriate notification mechanism exists, an implementation should issue a warning if it encounters in a Directive Prologue an </w:t>
      </w:r>
      <w:r w:rsidRPr="00E77497">
        <w:rPr>
          <w:rStyle w:val="bnf"/>
        </w:rPr>
        <w:t>ExpressionStatement</w:t>
      </w:r>
      <w:r w:rsidRPr="00E77497">
        <w:t xml:space="preserve"> that is not a Use Strict Directive or which does not have a meaning defined by the implementation.</w:t>
      </w:r>
    </w:p>
    <w:p w14:paraId="42A83C51" w14:textId="77777777" w:rsidR="004C02EF" w:rsidRPr="00E77497" w:rsidRDefault="004C02EF" w:rsidP="004C02EF">
      <w:pPr>
        <w:pStyle w:val="1"/>
        <w:numPr>
          <w:ilvl w:val="0"/>
          <w:numId w:val="0"/>
        </w:numPr>
      </w:pPr>
      <w:bookmarkStart w:id="27831" w:name="_Ref457704028"/>
      <w:bookmarkStart w:id="27832" w:name="_Toc472818901"/>
      <w:bookmarkStart w:id="27833" w:name="_Toc235503479"/>
      <w:bookmarkStart w:id="27834" w:name="_Toc241509254"/>
      <w:bookmarkStart w:id="27835" w:name="_Toc244416741"/>
      <w:bookmarkStart w:id="27836" w:name="_Toc276631105"/>
      <w:bookmarkStart w:id="27837" w:name="_Toc336509588"/>
      <w:r w:rsidRPr="00E77497">
        <w:t>15</w:t>
      </w:r>
      <w:r w:rsidRPr="00E77497">
        <w:tab/>
      </w:r>
      <w:bookmarkEnd w:id="27682"/>
      <w:r w:rsidRPr="00E77497">
        <w:t>Standard Built-in ECMAScript Object</w:t>
      </w:r>
      <w:bookmarkEnd w:id="27683"/>
      <w:bookmarkEnd w:id="27684"/>
      <w:bookmarkEnd w:id="27685"/>
      <w:bookmarkEnd w:id="27686"/>
      <w:bookmarkEnd w:id="27687"/>
      <w:bookmarkEnd w:id="27688"/>
      <w:bookmarkEnd w:id="27818"/>
      <w:r w:rsidRPr="00E77497">
        <w:t>s</w:t>
      </w:r>
      <w:bookmarkEnd w:id="27831"/>
      <w:bookmarkEnd w:id="27832"/>
      <w:bookmarkEnd w:id="27833"/>
      <w:bookmarkEnd w:id="27834"/>
      <w:bookmarkEnd w:id="27835"/>
      <w:bookmarkEnd w:id="27836"/>
      <w:bookmarkEnd w:id="27837"/>
    </w:p>
    <w:p w14:paraId="4B1EC3F2" w14:textId="77777777" w:rsidR="004C02EF" w:rsidRPr="00E77497" w:rsidRDefault="004C02EF" w:rsidP="004C02EF">
      <w:r w:rsidRPr="00E77497">
        <w:t>There are certain built-in objects available whenever an ECMAScript program begins execution. One, the global object, is part of the lexical environment of the executing program. Others are accessible as initial properties of the global object.</w:t>
      </w:r>
    </w:p>
    <w:p w14:paraId="764FF08E" w14:textId="77777777" w:rsidR="004C02EF" w:rsidRPr="00E77497" w:rsidRDefault="004C02EF" w:rsidP="004C02EF">
      <w:r w:rsidRPr="00E77497">
        <w:t xml:space="preserve">Unless specified otherwise, </w:t>
      </w:r>
      <w:del w:id="27838" w:author="Rev 3 Allen Wirfs-Brock" w:date="2011-09-07T15:24:00Z">
        <w:r w:rsidRPr="00E77497" w:rsidDel="00FE434F">
          <w:delText xml:space="preserve">the </w:delText>
        </w:r>
      </w:del>
      <w:del w:id="27839" w:author="Allen Wirfs-Brock" w:date="2011-07-02T13:23:00Z">
        <w:r w:rsidRPr="00E77497" w:rsidDel="000011A1">
          <w:delText xml:space="preserve">[[Class]] internal property of </w:delText>
        </w:r>
      </w:del>
      <w:r w:rsidRPr="00E77497">
        <w:t xml:space="preserve">a built-in object </w:t>
      </w:r>
      <w:del w:id="27840" w:author="Allen Wirfs-Brock" w:date="2011-07-02T13:23:00Z">
        <w:r w:rsidRPr="00E77497" w:rsidDel="000011A1">
          <w:delText xml:space="preserve">is </w:delText>
        </w:r>
        <w:r w:rsidRPr="00E77497" w:rsidDel="000011A1">
          <w:rPr>
            <w:rFonts w:ascii="Courier New" w:hAnsi="Courier New"/>
            <w:b/>
          </w:rPr>
          <w:delText>"Function"</w:delText>
        </w:r>
      </w:del>
      <w:ins w:id="27841" w:author="Allen Wirfs-Brock" w:date="2011-07-02T13:23:00Z">
        <w:r w:rsidR="000011A1" w:rsidRPr="00E77497">
          <w:t>has the [[</w:t>
        </w:r>
        <w:del w:id="27842" w:author="Rev 3 Allen Wirfs-Brock" w:date="2011-09-07T15:24:00Z">
          <w:r w:rsidR="000011A1" w:rsidRPr="00E77497" w:rsidDel="00FE434F">
            <w:delText>IsFunction</w:delText>
          </w:r>
        </w:del>
      </w:ins>
      <w:ins w:id="27843" w:author="Rev 3 Allen Wirfs-Brock" w:date="2011-09-07T15:24:00Z">
        <w:r w:rsidR="00FE434F" w:rsidRPr="00E77497">
          <w:t>NativeBrand</w:t>
        </w:r>
      </w:ins>
      <w:ins w:id="27844" w:author="Allen Wirfs-Brock" w:date="2011-07-02T13:23:00Z">
        <w:r w:rsidR="000011A1" w:rsidRPr="00E77497">
          <w:t>]] internal property</w:t>
        </w:r>
      </w:ins>
      <w:ins w:id="27845" w:author="Rev 3 Allen Wirfs-Brock" w:date="2011-09-07T15:24:00Z">
        <w:r w:rsidR="00FE434F" w:rsidRPr="00E77497">
          <w:t xml:space="preserve"> with value NativeFunction</w:t>
        </w:r>
      </w:ins>
      <w:r w:rsidRPr="00E77497">
        <w:t xml:space="preserve"> if that built-in object has a [[Call]] internal property</w:t>
      </w:r>
      <w:del w:id="27846" w:author="Allen Wirfs-Brock" w:date="2011-07-02T13:24:00Z">
        <w:r w:rsidRPr="00E77497" w:rsidDel="000011A1">
          <w:delText xml:space="preserve">, or </w:delText>
        </w:r>
        <w:r w:rsidRPr="00E77497" w:rsidDel="000011A1">
          <w:rPr>
            <w:rFonts w:ascii="Courier New" w:hAnsi="Courier New"/>
            <w:b/>
          </w:rPr>
          <w:delText>"Object"</w:delText>
        </w:r>
        <w:r w:rsidRPr="00E77497" w:rsidDel="000011A1">
          <w:delText xml:space="preserve"> if that built-in object does not have a [[Call]] internal property</w:delText>
        </w:r>
      </w:del>
      <w:r w:rsidRPr="00E77497">
        <w:t xml:space="preserve">. Unless specified otherwise, the [[Extensible]] internal property of a built-in object initially has the value </w:t>
      </w:r>
      <w:r w:rsidRPr="00E77497">
        <w:rPr>
          <w:b/>
        </w:rPr>
        <w:t>true</w:t>
      </w:r>
      <w:r w:rsidRPr="00E77497">
        <w:t>.</w:t>
      </w:r>
    </w:p>
    <w:p w14:paraId="73CC6906" w14:textId="77777777" w:rsidR="004C02EF" w:rsidRPr="00E77497" w:rsidRDefault="004C02EF" w:rsidP="004C02EF">
      <w:r w:rsidRPr="00E77497">
        <w:t xml:space="preserve">Many built-in objects are functions: they can be invoked with arguments. Some of them furthermore are constructors: they are functions intended for use with the </w:t>
      </w:r>
      <w:r w:rsidRPr="00E77497">
        <w:rPr>
          <w:rFonts w:ascii="Courier New" w:hAnsi="Courier New"/>
          <w:b/>
        </w:rPr>
        <w:t>new</w:t>
      </w:r>
      <w:r w:rsidRPr="00E77497">
        <w:t xml:space="preserve"> operator. For each built-in function, this specification describes the arguments required by that function and properties of the Function object. For each built-in constructor, this specification furthermore describes properties of the prototype object of that constructor and properties of specific object instances returned by a </w:t>
      </w:r>
      <w:r w:rsidRPr="00E77497">
        <w:rPr>
          <w:rFonts w:ascii="Courier New" w:hAnsi="Courier New"/>
          <w:b/>
        </w:rPr>
        <w:t>new</w:t>
      </w:r>
      <w:r w:rsidRPr="00E77497">
        <w:t xml:space="preserve"> expression that invokes that constructor.</w:t>
      </w:r>
    </w:p>
    <w:p w14:paraId="03E60BB0" w14:textId="77777777" w:rsidR="004C02EF" w:rsidRPr="00E77497" w:rsidRDefault="004C02EF" w:rsidP="004C02EF">
      <w:r w:rsidRPr="00E77497">
        <w:t xml:space="preserve">Unless otherwise specified in the description of a particular function, if a function or constructor described in this clause is given fewer arguments than the function is specified to require, the function or constructor shall behave exactly as if it had been given sufficient additional arguments, each such argument being the </w:t>
      </w:r>
      <w:r w:rsidRPr="00E77497">
        <w:rPr>
          <w:b/>
        </w:rPr>
        <w:t>undefined</w:t>
      </w:r>
      <w:r w:rsidRPr="00E77497">
        <w:t xml:space="preserve"> value.</w:t>
      </w:r>
    </w:p>
    <w:p w14:paraId="2B5AFFD5" w14:textId="77777777" w:rsidR="004C02EF" w:rsidRPr="00E77497" w:rsidRDefault="004C02EF" w:rsidP="004C02EF">
      <w:r w:rsidRPr="00E77497">
        <w:t xml:space="preserve">Unless otherwise specified in the description of a particular function, if a function or constructor described in this clause is given more arguments than the function is specified to allow, the extra arguments are evaluated by the call and then ignored by the function. However, an implementation may define implementation specific behaviour relating to such arguments as long as the behaviour is not the throwing of a </w:t>
      </w:r>
      <w:r w:rsidRPr="00E77497">
        <w:rPr>
          <w:rFonts w:cs="Arial"/>
          <w:b/>
        </w:rPr>
        <w:t>TypeError</w:t>
      </w:r>
      <w:r w:rsidRPr="00E77497">
        <w:t xml:space="preserve"> exception that is predicated simply on the presence of an extra argument.</w:t>
      </w:r>
    </w:p>
    <w:p w14:paraId="5D155E40" w14:textId="77777777" w:rsidR="004C02EF" w:rsidRPr="00E77497" w:rsidRDefault="004C02EF" w:rsidP="004C02EF">
      <w:pPr>
        <w:pStyle w:val="Note"/>
      </w:pPr>
      <w:r w:rsidRPr="00E77497">
        <w:t>NOTE</w:t>
      </w:r>
      <w:r w:rsidRPr="00E77497">
        <w:tab/>
        <w:t>Implementations that add additional capabilities to the set of built-in functions are encouraged to do so by adding new functions rather than adding new parameters to existing functions.</w:t>
      </w:r>
    </w:p>
    <w:p w14:paraId="17CDAF38" w14:textId="77777777" w:rsidR="004C02EF" w:rsidRPr="00E77497" w:rsidRDefault="004C02EF" w:rsidP="004C02EF">
      <w:r w:rsidRPr="00E77497">
        <w:t xml:space="preserve">Every built-in function and every built-in constructor has the Function prototype object, which is the initial value of the expression </w:t>
      </w:r>
      <w:r w:rsidRPr="00E77497">
        <w:rPr>
          <w:rFonts w:ascii="Courier New" w:hAnsi="Courier New"/>
          <w:b/>
        </w:rPr>
        <w:t>Function.prototype</w:t>
      </w:r>
      <w:r w:rsidRPr="00E77497">
        <w:t xml:space="preserve"> (15.3.4), as the value of its [[Prototype]] internal property.</w:t>
      </w:r>
    </w:p>
    <w:p w14:paraId="48C7B562" w14:textId="77777777" w:rsidR="004C02EF" w:rsidRPr="00E77497" w:rsidRDefault="004C02EF" w:rsidP="004C02EF">
      <w:r w:rsidRPr="00E77497">
        <w:t xml:space="preserve">Unless otherwise specified every built-in prototype object has the Object prototype object, which is the initial value of the expression </w:t>
      </w:r>
      <w:r w:rsidRPr="00E77497">
        <w:rPr>
          <w:rFonts w:ascii="Courier New" w:hAnsi="Courier New"/>
          <w:b/>
        </w:rPr>
        <w:t>Object.prototype</w:t>
      </w:r>
      <w:r w:rsidRPr="00E77497">
        <w:t xml:space="preserve"> (15.2.4), as the value of its [[Prototype]] internal property, except the Object prototype object itself.</w:t>
      </w:r>
    </w:p>
    <w:p w14:paraId="308659BA" w14:textId="77777777" w:rsidR="004C02EF" w:rsidRPr="00A67AF2" w:rsidRDefault="004C02EF" w:rsidP="0038160B">
      <w:r w:rsidRPr="00E77497">
        <w:t xml:space="preserve">None of the built-in functions described in this clause that are not constructors shall implement the [[Construct]] internal method unless otherwise specified in the description of a particular function. </w:t>
      </w:r>
      <w:commentRangeStart w:id="27847"/>
      <w:ins w:id="27848" w:author="Allen Wirfs-Brock" w:date="2011-07-07T11:43:00Z">
        <w:r w:rsidR="0038160B" w:rsidRPr="00E77497">
          <w:t xml:space="preserve">The behavior specified in this clause for each built-in function is the specification of the [[Call]] internal method behavior for that function.  </w:t>
        </w:r>
      </w:ins>
      <w:commentRangeEnd w:id="27847"/>
      <w:ins w:id="27849" w:author="Allen Wirfs-Brock" w:date="2011-07-07T11:44:00Z">
        <w:r w:rsidR="0038160B" w:rsidRPr="00E77497">
          <w:rPr>
            <w:rStyle w:val="af3"/>
            <w:lang w:val="en-GB"/>
          </w:rPr>
          <w:commentReference w:id="27847"/>
        </w:r>
      </w:ins>
      <w:r w:rsidRPr="00E65A34">
        <w:t xml:space="preserve">None of the built-in </w:t>
      </w:r>
      <w:r w:rsidRPr="00546435">
        <w:t xml:space="preserve">functions described in this clause shall have a </w:t>
      </w:r>
      <w:r w:rsidRPr="00A67AF2">
        <w:rPr>
          <w:rFonts w:ascii="Courier New" w:hAnsi="Courier New"/>
          <w:b/>
        </w:rPr>
        <w:t>prototype</w:t>
      </w:r>
      <w:r w:rsidRPr="00A67AF2">
        <w:t xml:space="preserve"> property unless otherwise specified in the description of a particular function.</w:t>
      </w:r>
    </w:p>
    <w:p w14:paraId="2D2D0857" w14:textId="77777777" w:rsidR="004C02EF" w:rsidRDefault="004C02EF" w:rsidP="004C02EF">
      <w:pPr>
        <w:rPr>
          <w:ins w:id="27850" w:author="Rev 10 Allen Wirfs-Brock" w:date="2012-09-07T14:54:00Z"/>
        </w:rPr>
      </w:pPr>
      <w:r w:rsidRPr="00A67AF2">
        <w:t>This clause generally describes distinct behaviours for when a constructor is “called as a function” and for when i</w:t>
      </w:r>
      <w:r w:rsidRPr="00B820AB">
        <w:t xml:space="preserve">t is “called as part of a </w:t>
      </w:r>
      <w:r w:rsidRPr="00675B74">
        <w:rPr>
          <w:b/>
        </w:rPr>
        <w:t>new</w:t>
      </w:r>
      <w:r w:rsidRPr="00E77497">
        <w:t xml:space="preserve"> expression”. The “called as a function” behaviour corresponds to the invocation of the constructor’s [[Call]] internal method and the “called as part of a new expression” behaviour corresponds to the invocation of the constructor’s [[Construct]] internal method. </w:t>
      </w:r>
    </w:p>
    <w:p w14:paraId="33A5CE4B" w14:textId="77777777" w:rsidR="004D5ACB" w:rsidRPr="00E77497" w:rsidRDefault="004D5ACB" w:rsidP="004C02EF"/>
    <w:p w14:paraId="7AE7E12B" w14:textId="77777777" w:rsidR="004C02EF" w:rsidRPr="00E77497" w:rsidRDefault="004C02EF" w:rsidP="004C02EF">
      <w:r w:rsidRPr="00E77497">
        <w:t xml:space="preserve">Every built-in Function object described in this clause—whether as a constructor, an ordinary function, or both—has a </w:t>
      </w:r>
      <w:r w:rsidRPr="00E77497">
        <w:rPr>
          <w:rFonts w:ascii="Courier New" w:hAnsi="Courier New"/>
          <w:b/>
        </w:rPr>
        <w:t>length</w:t>
      </w:r>
      <w:r w:rsidRPr="00E77497">
        <w:t xml:space="preserve"> property whose value is an integer. Unless otherwise specified, this value is equal to the largest number of named arguments shown in the subclause headings for the function description, including optional parameters.</w:t>
      </w:r>
    </w:p>
    <w:p w14:paraId="2CB62B3A" w14:textId="77777777" w:rsidR="004C02EF" w:rsidRPr="00E77497" w:rsidRDefault="004C02EF" w:rsidP="004C02EF">
      <w:pPr>
        <w:pStyle w:val="Note"/>
      </w:pPr>
      <w:r w:rsidRPr="00E77497">
        <w:t>NOTE</w:t>
      </w:r>
      <w:r w:rsidRPr="00E77497">
        <w:tab/>
        <w:t xml:space="preserve">For example, the Function object that is the initial value of the </w:t>
      </w:r>
      <w:r w:rsidRPr="00E77497">
        <w:rPr>
          <w:rFonts w:ascii="Courier New" w:hAnsi="Courier New"/>
        </w:rPr>
        <w:t>slice</w:t>
      </w:r>
      <w:r w:rsidRPr="00E77497">
        <w:t xml:space="preserve"> property of the String prototype object is described under the subclause heading “String.prototype.slice (start, end)” which shows the two named arguments start and end; therefore the value of the </w:t>
      </w:r>
      <w:r w:rsidRPr="00E77497">
        <w:rPr>
          <w:rFonts w:ascii="Courier New" w:hAnsi="Courier New"/>
        </w:rPr>
        <w:t>length</w:t>
      </w:r>
      <w:r w:rsidRPr="00E77497">
        <w:t xml:space="preserve"> property of that Function object is </w:t>
      </w:r>
      <w:r w:rsidRPr="00E77497">
        <w:rPr>
          <w:rFonts w:ascii="Courier New" w:hAnsi="Courier New"/>
        </w:rPr>
        <w:t>2</w:t>
      </w:r>
      <w:r w:rsidRPr="00E77497">
        <w:t>.</w:t>
      </w:r>
    </w:p>
    <w:p w14:paraId="63A52C9B" w14:textId="77777777" w:rsidR="004C02EF" w:rsidRPr="00E77497" w:rsidRDefault="004C02EF" w:rsidP="004C02EF">
      <w:r w:rsidRPr="00E77497">
        <w:t xml:space="preserve">In every case, the </w:t>
      </w:r>
      <w:r w:rsidRPr="00E77497">
        <w:rPr>
          <w:rFonts w:ascii="Courier New" w:hAnsi="Courier New"/>
          <w:b/>
        </w:rPr>
        <w:t>length</w:t>
      </w:r>
      <w:r w:rsidRPr="00E77497">
        <w:t xml:space="preserve"> property of a built-in Function object described in this clause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 Every other property described in this clause has the attributes {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xml:space="preserve"> } unless otherwise specified.</w:t>
      </w:r>
      <w:bookmarkStart w:id="27851" w:name="_Toc382212248"/>
      <w:bookmarkStart w:id="27852" w:name="_Toc382212811"/>
      <w:bookmarkStart w:id="27853" w:name="_Toc382291593"/>
      <w:bookmarkStart w:id="27854" w:name="_Toc385672242"/>
      <w:bookmarkStart w:id="27855" w:name="_Toc393690346"/>
    </w:p>
    <w:p w14:paraId="52AD1CA9" w14:textId="77777777" w:rsidR="004C02EF" w:rsidRPr="00E77497" w:rsidRDefault="004C02EF" w:rsidP="00B43482">
      <w:pPr>
        <w:pStyle w:val="20"/>
        <w:numPr>
          <w:ilvl w:val="0"/>
          <w:numId w:val="0"/>
        </w:numPr>
      </w:pPr>
      <w:bookmarkStart w:id="27856" w:name="_Ref457031693"/>
      <w:bookmarkStart w:id="27857" w:name="_Toc472818902"/>
      <w:bookmarkStart w:id="27858" w:name="_Toc235503480"/>
      <w:bookmarkStart w:id="27859" w:name="_Toc241509255"/>
      <w:bookmarkStart w:id="27860" w:name="_Toc244416742"/>
      <w:bookmarkStart w:id="27861" w:name="_Toc276631106"/>
      <w:bookmarkStart w:id="27862" w:name="_Toc336509589"/>
      <w:r w:rsidRPr="00E77497">
        <w:t>15.1</w:t>
      </w:r>
      <w:r w:rsidRPr="00E77497">
        <w:tab/>
        <w:t>The Global Objec</w:t>
      </w:r>
      <w:bookmarkEnd w:id="27851"/>
      <w:bookmarkEnd w:id="27852"/>
      <w:bookmarkEnd w:id="27853"/>
      <w:bookmarkEnd w:id="27854"/>
      <w:bookmarkEnd w:id="27855"/>
      <w:r w:rsidRPr="00E77497">
        <w:t>t</w:t>
      </w:r>
      <w:bookmarkEnd w:id="27856"/>
      <w:bookmarkEnd w:id="27857"/>
      <w:bookmarkEnd w:id="27858"/>
      <w:bookmarkEnd w:id="27859"/>
      <w:bookmarkEnd w:id="27860"/>
      <w:bookmarkEnd w:id="27861"/>
      <w:bookmarkEnd w:id="27862"/>
    </w:p>
    <w:p w14:paraId="56315DE1" w14:textId="77777777" w:rsidR="004C02EF" w:rsidRPr="00E77497" w:rsidRDefault="004C02EF" w:rsidP="004C02EF">
      <w:r w:rsidRPr="00E77497">
        <w:t xml:space="preserve">The unique </w:t>
      </w:r>
      <w:r w:rsidRPr="00E77497">
        <w:rPr>
          <w:i/>
        </w:rPr>
        <w:t>global object</w:t>
      </w:r>
      <w:r w:rsidRPr="00E77497">
        <w:t xml:space="preserve"> is created before control enters any execution context. </w:t>
      </w:r>
    </w:p>
    <w:p w14:paraId="3EEB5C73" w14:textId="77777777" w:rsidR="004C02EF" w:rsidRPr="00E77497" w:rsidRDefault="004C02EF" w:rsidP="004C02EF">
      <w:r w:rsidRPr="00E77497">
        <w:t xml:space="preserve">Unless otherwise specified, the standard built-in properties of the global object have attributes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w:t>
      </w:r>
    </w:p>
    <w:p w14:paraId="66468E34" w14:textId="77777777" w:rsidR="004C02EF" w:rsidRPr="00E77497" w:rsidRDefault="004C02EF" w:rsidP="004C02EF">
      <w:r w:rsidRPr="00E77497">
        <w:t xml:space="preserve">The global object does not have a [[Construct]] internal property; it is not possible to use the global object as a constructor with the </w:t>
      </w:r>
      <w:r w:rsidRPr="00E77497">
        <w:rPr>
          <w:rFonts w:ascii="Courier New" w:hAnsi="Courier New"/>
          <w:b/>
        </w:rPr>
        <w:t>new</w:t>
      </w:r>
      <w:r w:rsidRPr="00E77497">
        <w:t xml:space="preserve"> operator.</w:t>
      </w:r>
      <w:bookmarkStart w:id="27863" w:name="_Toc382291594"/>
      <w:bookmarkStart w:id="27864" w:name="_Toc385672243"/>
    </w:p>
    <w:p w14:paraId="3BCA4658" w14:textId="77777777" w:rsidR="004C02EF" w:rsidRPr="00E77497" w:rsidRDefault="004C02EF" w:rsidP="004C02EF">
      <w:r w:rsidRPr="00E77497">
        <w:t>The global object does not have a [[Call]] internal property; it is not possible to invoke the global object as a function.</w:t>
      </w:r>
    </w:p>
    <w:p w14:paraId="59F9758F" w14:textId="77777777" w:rsidR="004C02EF" w:rsidRPr="00E77497" w:rsidRDefault="004C02EF" w:rsidP="004C02EF">
      <w:r w:rsidRPr="00E77497">
        <w:t>The value</w:t>
      </w:r>
      <w:del w:id="27865" w:author="Rev 3 Allen Wirfs-Brock" w:date="2011-08-30T11:34:00Z">
        <w:r w:rsidRPr="00E77497" w:rsidDel="00F937DA">
          <w:delText>s</w:delText>
        </w:r>
      </w:del>
      <w:r w:rsidRPr="00E77497">
        <w:t xml:space="preserve"> of the [[Prototype]] </w:t>
      </w:r>
      <w:del w:id="27866" w:author="Allen Wirfs-Brock" w:date="2011-07-02T13:24:00Z">
        <w:r w:rsidRPr="00E77497" w:rsidDel="008962D8">
          <w:delText xml:space="preserve">and [[Class]] </w:delText>
        </w:r>
      </w:del>
      <w:r w:rsidRPr="00E77497">
        <w:t>internal propert</w:t>
      </w:r>
      <w:ins w:id="27867" w:author="Rev 3 Allen Wirfs-Brock" w:date="2011-08-30T11:34:00Z">
        <w:r w:rsidR="00F937DA" w:rsidRPr="00E77497">
          <w:t>y</w:t>
        </w:r>
      </w:ins>
      <w:del w:id="27868" w:author="Rev 3 Allen Wirfs-Brock" w:date="2011-08-30T11:34:00Z">
        <w:r w:rsidRPr="00E77497" w:rsidDel="00F937DA">
          <w:delText>ies</w:delText>
        </w:r>
      </w:del>
      <w:r w:rsidRPr="00E77497">
        <w:t xml:space="preserve"> of the global object </w:t>
      </w:r>
      <w:del w:id="27869" w:author="Rev 3 Allen Wirfs-Brock" w:date="2011-08-30T11:34:00Z">
        <w:r w:rsidRPr="00E77497" w:rsidDel="00F937DA">
          <w:delText xml:space="preserve">are </w:delText>
        </w:r>
      </w:del>
      <w:ins w:id="27870" w:author="Rev 3 Allen Wirfs-Brock" w:date="2011-08-30T11:34:00Z">
        <w:r w:rsidR="00F937DA" w:rsidRPr="00E77497">
          <w:t xml:space="preserve">is </w:t>
        </w:r>
      </w:ins>
      <w:r w:rsidRPr="00E77497">
        <w:t>implementation-dependent.</w:t>
      </w:r>
      <w:bookmarkStart w:id="27871" w:name="_Toc393690347"/>
    </w:p>
    <w:p w14:paraId="521FD5C0" w14:textId="77777777" w:rsidR="004C02EF" w:rsidRPr="00E77497" w:rsidRDefault="004C02EF" w:rsidP="004C02EF">
      <w:r w:rsidRPr="00E77497">
        <w:t xml:space="preserve">In addition to the properties defined in this specification the global object may have additional host defined properties. This may include a property whose value is the global object itself; for example, in the HTML document object model the </w:t>
      </w:r>
      <w:r w:rsidRPr="00E77497">
        <w:rPr>
          <w:rFonts w:ascii="Courier New" w:hAnsi="Courier New"/>
          <w:b/>
        </w:rPr>
        <w:t>window</w:t>
      </w:r>
      <w:r w:rsidRPr="00E77497">
        <w:t xml:space="preserve"> property of the global object is the global object itself.</w:t>
      </w:r>
    </w:p>
    <w:p w14:paraId="2A5808AF" w14:textId="77777777" w:rsidR="004C02EF" w:rsidRPr="00E77497" w:rsidRDefault="004C02EF" w:rsidP="00B43482">
      <w:pPr>
        <w:pStyle w:val="30"/>
        <w:numPr>
          <w:ilvl w:val="0"/>
          <w:numId w:val="0"/>
        </w:numPr>
      </w:pPr>
      <w:bookmarkStart w:id="27872" w:name="_Toc472818903"/>
      <w:bookmarkStart w:id="27873" w:name="_Toc235503481"/>
      <w:bookmarkStart w:id="27874" w:name="_Toc241509256"/>
      <w:bookmarkStart w:id="27875" w:name="_Toc244416743"/>
      <w:bookmarkStart w:id="27876" w:name="_Toc276631107"/>
      <w:bookmarkStart w:id="27877" w:name="_Toc336509590"/>
      <w:r w:rsidRPr="00E77497">
        <w:t>15.1.1</w:t>
      </w:r>
      <w:r w:rsidRPr="00E77497">
        <w:tab/>
        <w:t>Value Properties of the Global Objec</w:t>
      </w:r>
      <w:bookmarkEnd w:id="27863"/>
      <w:bookmarkEnd w:id="27864"/>
      <w:bookmarkEnd w:id="27871"/>
      <w:r w:rsidRPr="00E77497">
        <w:t>t</w:t>
      </w:r>
      <w:bookmarkStart w:id="27878" w:name="_Toc385672244"/>
      <w:bookmarkStart w:id="27879" w:name="_Toc393690348"/>
      <w:bookmarkStart w:id="27880" w:name="_Toc382291595"/>
      <w:bookmarkEnd w:id="27872"/>
      <w:bookmarkEnd w:id="27873"/>
      <w:bookmarkEnd w:id="27874"/>
      <w:bookmarkEnd w:id="27875"/>
      <w:bookmarkEnd w:id="27876"/>
      <w:bookmarkEnd w:id="27877"/>
    </w:p>
    <w:p w14:paraId="0E51E490" w14:textId="77777777" w:rsidR="004C02EF" w:rsidRPr="00E77497" w:rsidRDefault="004C02EF" w:rsidP="004C02EF">
      <w:pPr>
        <w:pStyle w:val="40"/>
        <w:numPr>
          <w:ilvl w:val="0"/>
          <w:numId w:val="0"/>
        </w:numPr>
      </w:pPr>
      <w:bookmarkStart w:id="27881" w:name="_Ref449966769"/>
      <w:r w:rsidRPr="00E77497">
        <w:t>15.1.1.1</w:t>
      </w:r>
      <w:r w:rsidRPr="00E77497">
        <w:tab/>
        <w:t>Na</w:t>
      </w:r>
      <w:bookmarkEnd w:id="27878"/>
      <w:bookmarkEnd w:id="27879"/>
      <w:r w:rsidRPr="00E77497">
        <w:t>N</w:t>
      </w:r>
      <w:bookmarkEnd w:id="27881"/>
    </w:p>
    <w:p w14:paraId="76BA2A9F" w14:textId="77777777" w:rsidR="004C02EF" w:rsidRPr="00E77497" w:rsidRDefault="004C02EF" w:rsidP="004C02EF">
      <w:r w:rsidRPr="00E77497">
        <w:t xml:space="preserve">The value of </w:t>
      </w:r>
      <w:r w:rsidRPr="00E77497">
        <w:rPr>
          <w:rFonts w:ascii="Courier New" w:hAnsi="Courier New"/>
          <w:b/>
        </w:rPr>
        <w:t>NaN</w:t>
      </w:r>
      <w:r w:rsidRPr="00E77497">
        <w:t xml:space="preserve"> is </w:t>
      </w:r>
      <w:r w:rsidRPr="00E77497">
        <w:rPr>
          <w:b/>
        </w:rPr>
        <w:t>NaN</w:t>
      </w:r>
      <w:bookmarkStart w:id="27882" w:name="_Toc385672245"/>
      <w:bookmarkStart w:id="27883" w:name="_Toc393690349"/>
      <w:r w:rsidRPr="00E77497">
        <w:t xml:space="preserve"> (see 8.5).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5F020C72" w14:textId="77777777" w:rsidR="004C02EF" w:rsidRPr="00E77497" w:rsidRDefault="004C02EF" w:rsidP="004C02EF">
      <w:pPr>
        <w:pStyle w:val="40"/>
        <w:numPr>
          <w:ilvl w:val="0"/>
          <w:numId w:val="0"/>
        </w:numPr>
      </w:pPr>
      <w:bookmarkStart w:id="27884" w:name="_Ref449966787"/>
      <w:r w:rsidRPr="00E77497">
        <w:t>15.1.1.2</w:t>
      </w:r>
      <w:r w:rsidRPr="00E77497">
        <w:tab/>
        <w:t>Infinit</w:t>
      </w:r>
      <w:bookmarkEnd w:id="27882"/>
      <w:bookmarkEnd w:id="27883"/>
      <w:r w:rsidRPr="00E77497">
        <w:t>y</w:t>
      </w:r>
      <w:bookmarkEnd w:id="27884"/>
    </w:p>
    <w:p w14:paraId="6CA466D3" w14:textId="77777777" w:rsidR="004C02EF" w:rsidRPr="00E77497" w:rsidRDefault="004C02EF" w:rsidP="004C02EF">
      <w:r w:rsidRPr="00E77497">
        <w:t xml:space="preserve">The value of </w:t>
      </w:r>
      <w:r w:rsidRPr="00E77497">
        <w:rPr>
          <w:rFonts w:ascii="Courier New" w:hAnsi="Courier New"/>
          <w:b/>
        </w:rPr>
        <w:t>Infinity</w:t>
      </w:r>
      <w:r w:rsidRPr="00E77497">
        <w:t xml:space="preserve"> is </w:t>
      </w:r>
      <w:r w:rsidRPr="00E77497">
        <w:rPr>
          <w:b/>
        </w:rPr>
        <w:t>+</w:t>
      </w:r>
      <w:r w:rsidRPr="00B820AB">
        <w:rPr>
          <w:b/>
        </w:rPr>
        <w:sym w:font="Symbol" w:char="F0A5"/>
      </w:r>
      <w:r w:rsidRPr="00B820AB">
        <w:t xml:space="preserve"> (see 8.5).</w:t>
      </w:r>
      <w:bookmarkStart w:id="27885" w:name="_Toc385672246"/>
      <w:bookmarkStart w:id="27886" w:name="_Toc393690350"/>
      <w:r w:rsidRPr="00B820AB">
        <w:t xml:space="preserve"> This property has the attributes { [[Writable]]: </w:t>
      </w:r>
      <w:r w:rsidRPr="00675B74">
        <w:rPr>
          <w:b/>
        </w:rPr>
        <w:t>false</w:t>
      </w:r>
      <w:r w:rsidRPr="00E77497">
        <w:t xml:space="preserve">, [[Enumerable]]: </w:t>
      </w:r>
      <w:r w:rsidRPr="00E77497">
        <w:rPr>
          <w:b/>
        </w:rPr>
        <w:t>false</w:t>
      </w:r>
      <w:r w:rsidRPr="00E77497">
        <w:t xml:space="preserve">, [[Configurable]]: </w:t>
      </w:r>
      <w:r w:rsidRPr="00E77497">
        <w:rPr>
          <w:b/>
        </w:rPr>
        <w:t>false</w:t>
      </w:r>
      <w:r w:rsidRPr="00E77497" w:rsidDel="00861F1C">
        <w:t xml:space="preserve"> </w:t>
      </w:r>
      <w:r w:rsidRPr="00E77497">
        <w:t>}.</w:t>
      </w:r>
    </w:p>
    <w:p w14:paraId="7A099EB1" w14:textId="77777777" w:rsidR="004C02EF" w:rsidRPr="00E77497" w:rsidRDefault="004C02EF" w:rsidP="004C02EF">
      <w:pPr>
        <w:pStyle w:val="40"/>
        <w:numPr>
          <w:ilvl w:val="0"/>
          <w:numId w:val="0"/>
        </w:numPr>
      </w:pPr>
      <w:bookmarkStart w:id="27887" w:name="_Ref449966804"/>
      <w:r w:rsidRPr="00E77497">
        <w:t>15.1.1.3</w:t>
      </w:r>
      <w:r w:rsidRPr="00E77497">
        <w:tab/>
        <w:t>undefined</w:t>
      </w:r>
      <w:bookmarkEnd w:id="27887"/>
    </w:p>
    <w:p w14:paraId="5E19D7D2" w14:textId="77777777" w:rsidR="004C02EF" w:rsidRPr="00E77497" w:rsidRDefault="004C02EF" w:rsidP="004C02EF">
      <w:r w:rsidRPr="00E77497">
        <w:t xml:space="preserve">The value of </w:t>
      </w:r>
      <w:r w:rsidRPr="00E77497">
        <w:rPr>
          <w:rFonts w:ascii="Courier New" w:hAnsi="Courier New"/>
          <w:b/>
        </w:rPr>
        <w:t>undefined</w:t>
      </w:r>
      <w:r w:rsidRPr="00E77497">
        <w:t xml:space="preserve"> is </w:t>
      </w:r>
      <w:r w:rsidRPr="00E77497">
        <w:rPr>
          <w:b/>
        </w:rPr>
        <w:t>undefined</w:t>
      </w:r>
      <w:r w:rsidRPr="00E77497">
        <w:t xml:space="preserve"> (see 8.1).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rsidDel="00861F1C">
        <w:t xml:space="preserve"> </w:t>
      </w:r>
      <w:r w:rsidRPr="00E77497">
        <w:t>}.</w:t>
      </w:r>
    </w:p>
    <w:p w14:paraId="2079864E" w14:textId="77777777" w:rsidR="004C02EF" w:rsidRPr="00E77497" w:rsidRDefault="004C02EF" w:rsidP="00B43482">
      <w:pPr>
        <w:pStyle w:val="30"/>
        <w:numPr>
          <w:ilvl w:val="0"/>
          <w:numId w:val="0"/>
        </w:numPr>
      </w:pPr>
      <w:bookmarkStart w:id="27888" w:name="_Toc472818904"/>
      <w:bookmarkStart w:id="27889" w:name="_Toc235503482"/>
      <w:bookmarkStart w:id="27890" w:name="_Toc241509257"/>
      <w:bookmarkStart w:id="27891" w:name="_Toc244416744"/>
      <w:bookmarkStart w:id="27892" w:name="_Toc276631108"/>
      <w:bookmarkStart w:id="27893" w:name="_Toc336509591"/>
      <w:r w:rsidRPr="00E77497">
        <w:t>15.1.2</w:t>
      </w:r>
      <w:r w:rsidRPr="00E77497">
        <w:tab/>
        <w:t>Function Properties of the Global Objec</w:t>
      </w:r>
      <w:bookmarkEnd w:id="27880"/>
      <w:bookmarkEnd w:id="27885"/>
      <w:bookmarkEnd w:id="27886"/>
      <w:r w:rsidRPr="00E77497">
        <w:t>t</w:t>
      </w:r>
      <w:bookmarkStart w:id="27894" w:name="_Toc382291596"/>
      <w:bookmarkStart w:id="27895" w:name="_Toc385672247"/>
      <w:bookmarkStart w:id="27896" w:name="_Toc393690351"/>
      <w:bookmarkEnd w:id="27888"/>
      <w:bookmarkEnd w:id="27889"/>
      <w:bookmarkEnd w:id="27890"/>
      <w:bookmarkEnd w:id="27891"/>
      <w:bookmarkEnd w:id="27892"/>
      <w:bookmarkEnd w:id="27893"/>
    </w:p>
    <w:p w14:paraId="71223134" w14:textId="77777777" w:rsidR="004C02EF" w:rsidRPr="00E77497" w:rsidRDefault="004C02EF" w:rsidP="004C02EF">
      <w:pPr>
        <w:pStyle w:val="40"/>
        <w:numPr>
          <w:ilvl w:val="0"/>
          <w:numId w:val="0"/>
        </w:numPr>
      </w:pPr>
      <w:bookmarkStart w:id="27897" w:name="_Ref449966832"/>
      <w:r w:rsidRPr="00E77497">
        <w:t>15.1.2.1</w:t>
      </w:r>
      <w:r w:rsidRPr="00E77497">
        <w:tab/>
        <w:t>eval (x</w:t>
      </w:r>
      <w:bookmarkEnd w:id="27894"/>
      <w:bookmarkEnd w:id="27895"/>
      <w:bookmarkEnd w:id="27896"/>
      <w:r w:rsidRPr="00E77497">
        <w:t>)</w:t>
      </w:r>
      <w:bookmarkEnd w:id="27897"/>
    </w:p>
    <w:p w14:paraId="47C6940C" w14:textId="77777777" w:rsidR="004C02EF" w:rsidRPr="00E77497" w:rsidRDefault="004C02EF" w:rsidP="004C02EF">
      <w:r w:rsidRPr="00E77497">
        <w:t xml:space="preserve">When the </w:t>
      </w:r>
      <w:r w:rsidRPr="00E77497">
        <w:rPr>
          <w:rFonts w:ascii="Courier New" w:hAnsi="Courier New"/>
          <w:b/>
        </w:rPr>
        <w:t>eval</w:t>
      </w:r>
      <w:r w:rsidRPr="00E77497">
        <w:t xml:space="preserve"> function is called with one argument </w:t>
      </w:r>
      <w:r w:rsidRPr="00E77497">
        <w:rPr>
          <w:rFonts w:ascii="Times New Roman" w:hAnsi="Times New Roman"/>
          <w:i/>
        </w:rPr>
        <w:t>x</w:t>
      </w:r>
      <w:r w:rsidRPr="00E77497">
        <w:t>, the following steps are taken:</w:t>
      </w:r>
    </w:p>
    <w:p w14:paraId="282A6973" w14:textId="77777777" w:rsidR="004C02EF" w:rsidRPr="00E77497" w:rsidRDefault="004C02EF" w:rsidP="00C47E72">
      <w:pPr>
        <w:numPr>
          <w:ilvl w:val="0"/>
          <w:numId w:val="154"/>
        </w:numPr>
        <w:contextualSpacing/>
        <w:rPr>
          <w:rFonts w:ascii="Times New Roman" w:hAnsi="Times New Roman"/>
        </w:rPr>
      </w:pPr>
      <w:commentRangeStart w:id="27898"/>
      <w:r w:rsidRPr="00E77497">
        <w:rPr>
          <w:rFonts w:ascii="Times New Roman" w:hAnsi="Times New Roman"/>
        </w:rPr>
        <w:t>If Type(</w:t>
      </w:r>
      <w:r w:rsidRPr="00E77497">
        <w:rPr>
          <w:rFonts w:ascii="Times New Roman" w:hAnsi="Times New Roman"/>
          <w:i/>
        </w:rPr>
        <w:t>x</w:t>
      </w:r>
      <w:r w:rsidRPr="00E77497">
        <w:rPr>
          <w:rFonts w:ascii="Times New Roman" w:hAnsi="Times New Roman"/>
        </w:rPr>
        <w:t xml:space="preserve">) is not String, return </w:t>
      </w:r>
      <w:r w:rsidRPr="00E77497">
        <w:rPr>
          <w:rFonts w:ascii="Times New Roman" w:hAnsi="Times New Roman"/>
          <w:i/>
        </w:rPr>
        <w:t>x</w:t>
      </w:r>
      <w:r w:rsidRPr="00E77497">
        <w:rPr>
          <w:rFonts w:ascii="Times New Roman" w:hAnsi="Times New Roman"/>
        </w:rPr>
        <w:t>.</w:t>
      </w:r>
    </w:p>
    <w:p w14:paraId="7E1C397D" w14:textId="77777777" w:rsidR="004C02EF" w:rsidRPr="00E77497" w:rsidRDefault="004C02EF" w:rsidP="00C47E72">
      <w:pPr>
        <w:numPr>
          <w:ilvl w:val="0"/>
          <w:numId w:val="15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prog </w:t>
      </w:r>
      <w:r w:rsidRPr="00E77497">
        <w:rPr>
          <w:rFonts w:ascii="Times New Roman" w:hAnsi="Times New Roman"/>
        </w:rPr>
        <w:t xml:space="preserve">be the ECMAScript code that is the result of parsing </w:t>
      </w:r>
      <w:r w:rsidRPr="00E77497">
        <w:rPr>
          <w:rFonts w:ascii="Times New Roman" w:hAnsi="Times New Roman"/>
          <w:i/>
        </w:rPr>
        <w:t>x</w:t>
      </w:r>
      <w:ins w:id="27899" w:author="Rev 9 Allen Wirfs-Brock" w:date="2012-07-07T14:15:00Z">
        <w:r w:rsidR="0011303E" w:rsidRPr="00851C0B">
          <w:rPr>
            <w:rFonts w:ascii="Times New Roman" w:hAnsi="Times New Roman"/>
          </w:rPr>
          <w:t>, interpreted as UTF-16 encoded Unico</w:t>
        </w:r>
      </w:ins>
      <w:ins w:id="27900" w:author="Rev 9 Allen Wirfs-Brock" w:date="2012-07-07T14:16:00Z">
        <w:r w:rsidR="0011303E" w:rsidRPr="00851C0B">
          <w:rPr>
            <w:rFonts w:ascii="Times New Roman" w:hAnsi="Times New Roman"/>
          </w:rPr>
          <w:t>de text</w:t>
        </w:r>
      </w:ins>
      <w:ins w:id="27901" w:author="Rev 10 Allen Wirfs-Brock" w:date="2012-08-30T16:12:00Z">
        <w:r w:rsidR="00851C0B">
          <w:rPr>
            <w:rFonts w:ascii="Times New Roman" w:hAnsi="Times New Roman"/>
          </w:rPr>
          <w:t xml:space="preserve"> as described in 8.4</w:t>
        </w:r>
      </w:ins>
      <w:ins w:id="27902" w:author="Rev 9 Allen Wirfs-Brock" w:date="2012-07-07T14:17:00Z">
        <w:r w:rsidR="0011303E">
          <w:rPr>
            <w:rFonts w:ascii="Times New Roman" w:hAnsi="Times New Roman"/>
            <w:i/>
          </w:rPr>
          <w:t>,</w:t>
        </w:r>
      </w:ins>
      <w:r w:rsidRPr="00E77497">
        <w:rPr>
          <w:rFonts w:ascii="Times New Roman" w:hAnsi="Times New Roman"/>
          <w:i/>
        </w:rPr>
        <w:t xml:space="preserve"> </w:t>
      </w:r>
      <w:del w:id="27903" w:author="Rev 7 Allen Wirfs-Brock" w:date="2012-05-02T11:40:00Z">
        <w:r w:rsidRPr="00E77497" w:rsidDel="00E56428">
          <w:rPr>
            <w:rFonts w:ascii="Times New Roman" w:hAnsi="Times New Roman"/>
          </w:rPr>
          <w:delText>as a</w:delText>
        </w:r>
      </w:del>
      <w:ins w:id="27904" w:author="Rev 7 Allen Wirfs-Brock" w:date="2012-05-02T11:40:00Z">
        <w:r w:rsidR="00E56428">
          <w:rPr>
            <w:rFonts w:ascii="Times New Roman" w:hAnsi="Times New Roman"/>
          </w:rPr>
          <w:t>for the goal symbol</w:t>
        </w:r>
      </w:ins>
      <w:r w:rsidRPr="00E77497">
        <w:rPr>
          <w:rFonts w:ascii="Times New Roman" w:hAnsi="Times New Roman"/>
        </w:rPr>
        <w:t xml:space="preserve"> </w:t>
      </w:r>
      <w:r w:rsidRPr="00E77497">
        <w:rPr>
          <w:rFonts w:ascii="Times New Roman" w:hAnsi="Times New Roman"/>
          <w:i/>
        </w:rPr>
        <w:t>Program</w:t>
      </w:r>
      <w:r w:rsidRPr="00E77497">
        <w:rPr>
          <w:rFonts w:ascii="Times New Roman" w:hAnsi="Times New Roman"/>
        </w:rPr>
        <w:t>. If the parse fails</w:t>
      </w:r>
      <w:ins w:id="27905" w:author="Rev 9 Allen Wirfs-Brock" w:date="2012-07-07T14:17:00Z">
        <w:r w:rsidR="0011303E">
          <w:rPr>
            <w:rFonts w:ascii="Times New Roman" w:hAnsi="Times New Roman"/>
          </w:rPr>
          <w:t xml:space="preserve"> or any early errors are detected</w:t>
        </w:r>
      </w:ins>
      <w:r w:rsidRPr="00E77497">
        <w:rPr>
          <w:rFonts w:ascii="Times New Roman" w:hAnsi="Times New Roman"/>
        </w:rPr>
        <w:t xml:space="preserve">, throw a </w:t>
      </w:r>
      <w:r w:rsidRPr="00E77497">
        <w:rPr>
          <w:rFonts w:ascii="Times New Roman" w:hAnsi="Times New Roman"/>
          <w:b/>
        </w:rPr>
        <w:t>SyntaxError</w:t>
      </w:r>
      <w:r w:rsidRPr="00E77497">
        <w:rPr>
          <w:rFonts w:ascii="Times New Roman" w:hAnsi="Times New Roman"/>
        </w:rPr>
        <w:t xml:space="preserve"> exception (but see also clause 16).</w:t>
      </w:r>
    </w:p>
    <w:p w14:paraId="1BD67303" w14:textId="77777777" w:rsidR="004C02EF" w:rsidRPr="00E77497" w:rsidRDefault="004C02EF" w:rsidP="0011303E">
      <w:pPr>
        <w:numPr>
          <w:ilvl w:val="0"/>
          <w:numId w:val="154"/>
        </w:numPr>
        <w:spacing w:after="0"/>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evalCtx </w:t>
      </w:r>
      <w:r w:rsidRPr="00E77497">
        <w:rPr>
          <w:rFonts w:ascii="Times New Roman" w:hAnsi="Times New Roman"/>
        </w:rPr>
        <w:t xml:space="preserve">be the result of establishing a new execution context (10.4.2) for the eval code </w:t>
      </w:r>
      <w:r w:rsidRPr="00E77497">
        <w:rPr>
          <w:rFonts w:ascii="Times New Roman" w:hAnsi="Times New Roman"/>
          <w:i/>
        </w:rPr>
        <w:t>prog</w:t>
      </w:r>
      <w:r w:rsidRPr="00E77497">
        <w:rPr>
          <w:rFonts w:ascii="Times New Roman" w:hAnsi="Times New Roman"/>
        </w:rPr>
        <w:t>.</w:t>
      </w:r>
    </w:p>
    <w:p w14:paraId="0D0704A6" w14:textId="77777777" w:rsidR="00E56428" w:rsidRPr="00E77497" w:rsidRDefault="00E56428" w:rsidP="00E56428">
      <w:pPr>
        <w:pStyle w:val="Alg4"/>
        <w:numPr>
          <w:ilvl w:val="0"/>
          <w:numId w:val="154"/>
        </w:numPr>
        <w:rPr>
          <w:ins w:id="27906" w:author="Rev 7 Allen Wirfs-Brock" w:date="2012-05-02T11:36:00Z"/>
        </w:rPr>
      </w:pPr>
      <w:ins w:id="27907" w:author="Rev 7 Allen Wirfs-Brock" w:date="2012-05-02T11:36:00Z">
        <w:r w:rsidRPr="00E77497">
          <w:t>If there is no calling context or if the eval code is not being evaluated by a direct call (15.1.2.1.1) to the eval function then,</w:t>
        </w:r>
      </w:ins>
    </w:p>
    <w:p w14:paraId="6149FD83" w14:textId="77777777" w:rsidR="00E56428" w:rsidRPr="00E77497" w:rsidRDefault="00E56428" w:rsidP="00E56428">
      <w:pPr>
        <w:pStyle w:val="Alg4"/>
        <w:numPr>
          <w:ilvl w:val="1"/>
          <w:numId w:val="154"/>
        </w:numPr>
        <w:rPr>
          <w:ins w:id="27908" w:author="Rev 7 Allen Wirfs-Brock" w:date="2012-05-02T11:36:00Z"/>
        </w:rPr>
      </w:pPr>
      <w:ins w:id="27909" w:author="Rev 7 Allen Wirfs-Brock" w:date="2012-05-02T11:36:00Z">
        <w:r w:rsidRPr="00E77497">
          <w:t xml:space="preserve">Initialise the execution context as if it was a global execution context using the eval code as </w:t>
        </w:r>
        <w:r w:rsidRPr="00E77497">
          <w:rPr>
            <w:i/>
          </w:rPr>
          <w:t>C</w:t>
        </w:r>
        <w:r w:rsidRPr="00E77497">
          <w:t xml:space="preserve"> as described in 10.4.1.1.</w:t>
        </w:r>
      </w:ins>
    </w:p>
    <w:p w14:paraId="6E8F870B" w14:textId="77777777" w:rsidR="00E56428" w:rsidRPr="00E77497" w:rsidRDefault="00E56428" w:rsidP="00E56428">
      <w:pPr>
        <w:pStyle w:val="Alg4"/>
        <w:numPr>
          <w:ilvl w:val="0"/>
          <w:numId w:val="154"/>
        </w:numPr>
        <w:rPr>
          <w:ins w:id="27910" w:author="Rev 7 Allen Wirfs-Brock" w:date="2012-05-02T11:36:00Z"/>
        </w:rPr>
      </w:pPr>
      <w:ins w:id="27911" w:author="Rev 7 Allen Wirfs-Brock" w:date="2012-05-02T11:36:00Z">
        <w:r w:rsidRPr="00E77497">
          <w:t>Else,</w:t>
        </w:r>
      </w:ins>
    </w:p>
    <w:p w14:paraId="133CA5E3" w14:textId="77777777" w:rsidR="00E56428" w:rsidRPr="00E77497" w:rsidRDefault="00E56428" w:rsidP="00E56428">
      <w:pPr>
        <w:pStyle w:val="Alg4"/>
        <w:numPr>
          <w:ilvl w:val="1"/>
          <w:numId w:val="154"/>
        </w:numPr>
        <w:rPr>
          <w:ins w:id="27912" w:author="Rev 7 Allen Wirfs-Brock" w:date="2012-05-02T11:36:00Z"/>
        </w:rPr>
      </w:pPr>
      <w:ins w:id="27913" w:author="Rev 7 Allen Wirfs-Brock" w:date="2012-05-02T11:36:00Z">
        <w:r w:rsidRPr="00E77497">
          <w:t>Set the ThisBinding to the same value as the ThisBinding of the calling execution context.</w:t>
        </w:r>
      </w:ins>
    </w:p>
    <w:p w14:paraId="18B4B6BB" w14:textId="77777777" w:rsidR="00E56428" w:rsidRPr="00E77497" w:rsidRDefault="00E56428" w:rsidP="00E56428">
      <w:pPr>
        <w:pStyle w:val="Alg4"/>
        <w:numPr>
          <w:ilvl w:val="1"/>
          <w:numId w:val="154"/>
        </w:numPr>
        <w:rPr>
          <w:ins w:id="27914" w:author="Rev 7 Allen Wirfs-Brock" w:date="2012-05-02T11:36:00Z"/>
        </w:rPr>
      </w:pPr>
      <w:ins w:id="27915" w:author="Rev 7 Allen Wirfs-Brock" w:date="2012-05-02T11:36:00Z">
        <w:r w:rsidRPr="00E77497">
          <w:t>Set the LexicalEnvironment to the same value as the LexicalEnvironment of the calling execution context.</w:t>
        </w:r>
      </w:ins>
    </w:p>
    <w:p w14:paraId="67D2DF6D" w14:textId="77777777" w:rsidR="00E56428" w:rsidRPr="00E77497" w:rsidRDefault="00E56428" w:rsidP="00E56428">
      <w:pPr>
        <w:pStyle w:val="Alg4"/>
        <w:numPr>
          <w:ilvl w:val="1"/>
          <w:numId w:val="154"/>
        </w:numPr>
        <w:rPr>
          <w:ins w:id="27916" w:author="Rev 7 Allen Wirfs-Brock" w:date="2012-05-02T11:36:00Z"/>
        </w:rPr>
      </w:pPr>
      <w:ins w:id="27917" w:author="Rev 7 Allen Wirfs-Brock" w:date="2012-05-02T11:36:00Z">
        <w:r w:rsidRPr="00E77497">
          <w:t>Set the VariableEnvironment to the same value as the VariableEnvironment of the calling execution context.</w:t>
        </w:r>
      </w:ins>
    </w:p>
    <w:p w14:paraId="1FD23AFB" w14:textId="77777777" w:rsidR="00E56428" w:rsidRPr="00E77497" w:rsidRDefault="00E56428" w:rsidP="00E56428">
      <w:pPr>
        <w:pStyle w:val="Alg4"/>
        <w:numPr>
          <w:ilvl w:val="0"/>
          <w:numId w:val="154"/>
        </w:numPr>
        <w:rPr>
          <w:ins w:id="27918" w:author="Rev 7 Allen Wirfs-Brock" w:date="2012-05-02T11:36:00Z"/>
        </w:rPr>
      </w:pPr>
      <w:ins w:id="27919" w:author="Rev 7 Allen Wirfs-Brock" w:date="2012-05-02T11:36:00Z">
        <w:r w:rsidRPr="00E77497">
          <w:t>If the eval code is strict code, then</w:t>
        </w:r>
      </w:ins>
    </w:p>
    <w:p w14:paraId="5F2D759D" w14:textId="77777777" w:rsidR="00E56428" w:rsidRPr="00E77497" w:rsidRDefault="00E56428" w:rsidP="00E56428">
      <w:pPr>
        <w:pStyle w:val="Alg4"/>
        <w:numPr>
          <w:ilvl w:val="1"/>
          <w:numId w:val="154"/>
        </w:numPr>
        <w:rPr>
          <w:ins w:id="27920" w:author="Rev 7 Allen Wirfs-Brock" w:date="2012-05-02T11:36:00Z"/>
        </w:rPr>
      </w:pPr>
      <w:ins w:id="27921" w:author="Rev 7 Allen Wirfs-Brock" w:date="2012-05-02T11:36:00Z">
        <w:r w:rsidRPr="00E77497">
          <w:t xml:space="preserve">Let </w:t>
        </w:r>
        <w:r w:rsidRPr="00E77497">
          <w:rPr>
            <w:i/>
          </w:rPr>
          <w:t>strictVarEnv</w:t>
        </w:r>
        <w:r w:rsidRPr="00E77497">
          <w:t xml:space="preserve"> be the result of calling NewDeclarativeEnvironment</w:t>
        </w:r>
        <w:r w:rsidRPr="00E77497" w:rsidDel="008472DE">
          <w:t xml:space="preserve"> </w:t>
        </w:r>
        <w:r w:rsidRPr="00E77497">
          <w:t xml:space="preserve"> passing the LexicalEnvironment as the argument.</w:t>
        </w:r>
      </w:ins>
    </w:p>
    <w:p w14:paraId="6E05FE58" w14:textId="77777777" w:rsidR="00E56428" w:rsidRPr="00E77497" w:rsidRDefault="00E56428" w:rsidP="00E56428">
      <w:pPr>
        <w:pStyle w:val="Alg4"/>
        <w:numPr>
          <w:ilvl w:val="1"/>
          <w:numId w:val="154"/>
        </w:numPr>
        <w:rPr>
          <w:ins w:id="27922" w:author="Rev 7 Allen Wirfs-Brock" w:date="2012-05-02T11:36:00Z"/>
        </w:rPr>
      </w:pPr>
      <w:ins w:id="27923" w:author="Rev 7 Allen Wirfs-Brock" w:date="2012-05-02T11:36:00Z">
        <w:r w:rsidRPr="00E77497">
          <w:t xml:space="preserve">Set the LexicalEnvironment to </w:t>
        </w:r>
        <w:r w:rsidRPr="00E77497">
          <w:rPr>
            <w:i/>
          </w:rPr>
          <w:t>strictVarEnv</w:t>
        </w:r>
        <w:r w:rsidRPr="00E77497">
          <w:t>.</w:t>
        </w:r>
      </w:ins>
    </w:p>
    <w:p w14:paraId="76FB6EE6" w14:textId="77777777" w:rsidR="00E56428" w:rsidRPr="00E77497" w:rsidRDefault="00E56428" w:rsidP="00E56428">
      <w:pPr>
        <w:pStyle w:val="Alg4"/>
        <w:numPr>
          <w:ilvl w:val="1"/>
          <w:numId w:val="154"/>
        </w:numPr>
        <w:rPr>
          <w:ins w:id="27924" w:author="Rev 7 Allen Wirfs-Brock" w:date="2012-05-02T11:36:00Z"/>
        </w:rPr>
      </w:pPr>
      <w:ins w:id="27925" w:author="Rev 7 Allen Wirfs-Brock" w:date="2012-05-02T11:36:00Z">
        <w:r w:rsidRPr="00E77497">
          <w:t xml:space="preserve">Set the VariableEnvironment to </w:t>
        </w:r>
        <w:r w:rsidRPr="00E77497">
          <w:rPr>
            <w:i/>
          </w:rPr>
          <w:t>strictVarEnv</w:t>
        </w:r>
        <w:r w:rsidRPr="00E77497">
          <w:t>.</w:t>
        </w:r>
      </w:ins>
    </w:p>
    <w:p w14:paraId="26DA745A" w14:textId="77777777" w:rsidR="00E56428" w:rsidRPr="00E77497" w:rsidRDefault="00E56428" w:rsidP="00E56428">
      <w:pPr>
        <w:pStyle w:val="Alg4"/>
        <w:numPr>
          <w:ilvl w:val="0"/>
          <w:numId w:val="154"/>
        </w:numPr>
        <w:spacing w:after="240"/>
        <w:rPr>
          <w:ins w:id="27926" w:author="Rev 7 Allen Wirfs-Brock" w:date="2012-05-02T11:36:00Z"/>
        </w:rPr>
      </w:pPr>
      <w:ins w:id="27927" w:author="Rev 7 Allen Wirfs-Brock" w:date="2012-05-02T11:36:00Z">
        <w:r w:rsidRPr="00E77497">
          <w:t>Perform Declaration Binding Instantiation as described in 10.5 using the eval code.</w:t>
        </w:r>
      </w:ins>
    </w:p>
    <w:p w14:paraId="25AE71D8" w14:textId="77777777" w:rsidR="004C02EF" w:rsidRPr="00E77497" w:rsidRDefault="004C02EF" w:rsidP="00C47E72">
      <w:pPr>
        <w:numPr>
          <w:ilvl w:val="0"/>
          <w:numId w:val="15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result </w:t>
      </w:r>
      <w:r w:rsidRPr="00E77497">
        <w:rPr>
          <w:rFonts w:ascii="Times New Roman" w:hAnsi="Times New Roman"/>
        </w:rPr>
        <w:t xml:space="preserve">be the result of evaluating the program </w:t>
      </w:r>
      <w:r w:rsidRPr="00E77497">
        <w:rPr>
          <w:rFonts w:ascii="Times New Roman" w:hAnsi="Times New Roman"/>
          <w:i/>
        </w:rPr>
        <w:t>prog</w:t>
      </w:r>
      <w:r w:rsidRPr="00E77497">
        <w:rPr>
          <w:rFonts w:ascii="Times New Roman" w:hAnsi="Times New Roman"/>
        </w:rPr>
        <w:t>.</w:t>
      </w:r>
    </w:p>
    <w:p w14:paraId="30523A72" w14:textId="77777777" w:rsidR="004C02EF" w:rsidRPr="00E77497" w:rsidRDefault="004C02EF" w:rsidP="00C47E72">
      <w:pPr>
        <w:numPr>
          <w:ilvl w:val="0"/>
          <w:numId w:val="154"/>
        </w:numPr>
        <w:contextualSpacing/>
        <w:rPr>
          <w:rFonts w:ascii="Times New Roman" w:hAnsi="Times New Roman"/>
        </w:rPr>
      </w:pPr>
      <w:bookmarkStart w:id="27928" w:name="_Toc382291597"/>
      <w:bookmarkStart w:id="27929" w:name="_Toc385672248"/>
      <w:bookmarkStart w:id="27930" w:name="_Toc393690352"/>
      <w:r w:rsidRPr="00E77497">
        <w:rPr>
          <w:rFonts w:ascii="Times New Roman" w:hAnsi="Times New Roman"/>
        </w:rPr>
        <w:t xml:space="preserve">Exit the running execution context </w:t>
      </w:r>
      <w:r w:rsidRPr="00E77497">
        <w:rPr>
          <w:rFonts w:ascii="Times New Roman" w:hAnsi="Times New Roman"/>
          <w:i/>
        </w:rPr>
        <w:t>evalCtx</w:t>
      </w:r>
      <w:r w:rsidRPr="00E77497">
        <w:rPr>
          <w:rFonts w:ascii="Times New Roman" w:hAnsi="Times New Roman"/>
        </w:rPr>
        <w:t>, restoring the previous execution context.</w:t>
      </w:r>
    </w:p>
    <w:p w14:paraId="5D98EC1F" w14:textId="77777777" w:rsidR="004C02EF" w:rsidRPr="00E77497" w:rsidRDefault="004C02EF" w:rsidP="00C47E72">
      <w:pPr>
        <w:numPr>
          <w:ilvl w:val="0"/>
          <w:numId w:val="154"/>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result</w:t>
      </w:r>
      <w:r w:rsidRPr="00E77497">
        <w:rPr>
          <w:rFonts w:ascii="Times New Roman" w:hAnsi="Times New Roman"/>
        </w:rPr>
        <w:t xml:space="preserve">.type is </w:t>
      </w:r>
      <w:r w:rsidRPr="00E77497">
        <w:rPr>
          <w:rFonts w:cs="Arial"/>
        </w:rPr>
        <w:t>normal</w:t>
      </w:r>
      <w:r w:rsidRPr="00E77497">
        <w:rPr>
          <w:rFonts w:ascii="Times New Roman" w:hAnsi="Times New Roman"/>
        </w:rPr>
        <w:t xml:space="preserve"> and its completion value is a value </w:t>
      </w:r>
      <w:r w:rsidRPr="00E77497">
        <w:rPr>
          <w:rFonts w:ascii="Times New Roman" w:hAnsi="Times New Roman"/>
          <w:i/>
        </w:rPr>
        <w:t>V</w:t>
      </w:r>
      <w:r w:rsidRPr="00E77497">
        <w:rPr>
          <w:rFonts w:ascii="Times New Roman" w:hAnsi="Times New Roman"/>
        </w:rPr>
        <w:t xml:space="preserve">, then return the value </w:t>
      </w:r>
      <w:r w:rsidRPr="00E77497">
        <w:rPr>
          <w:rFonts w:ascii="Times New Roman" w:hAnsi="Times New Roman"/>
          <w:i/>
        </w:rPr>
        <w:t>V</w:t>
      </w:r>
      <w:r w:rsidRPr="00E77497">
        <w:rPr>
          <w:rFonts w:ascii="Times New Roman" w:hAnsi="Times New Roman"/>
        </w:rPr>
        <w:t>.</w:t>
      </w:r>
    </w:p>
    <w:p w14:paraId="4EA750C1" w14:textId="77777777" w:rsidR="004C02EF" w:rsidRPr="00E77497" w:rsidRDefault="004C02EF" w:rsidP="00C47E72">
      <w:pPr>
        <w:numPr>
          <w:ilvl w:val="0"/>
          <w:numId w:val="154"/>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result</w:t>
      </w:r>
      <w:r w:rsidRPr="00E77497">
        <w:rPr>
          <w:rFonts w:ascii="Times New Roman" w:hAnsi="Times New Roman"/>
        </w:rPr>
        <w:t xml:space="preserve">.type is </w:t>
      </w:r>
      <w:r w:rsidRPr="00E77497">
        <w:rPr>
          <w:rFonts w:cs="Arial"/>
        </w:rPr>
        <w:t>normal</w:t>
      </w:r>
      <w:r w:rsidRPr="00E77497">
        <w:rPr>
          <w:rFonts w:ascii="Times New Roman" w:hAnsi="Times New Roman"/>
        </w:rPr>
        <w:t xml:space="preserve"> and its completion value is </w:t>
      </w:r>
      <w:r w:rsidRPr="00E77497">
        <w:rPr>
          <w:rFonts w:cs="Arial"/>
        </w:rPr>
        <w:t>empty</w:t>
      </w:r>
      <w:r w:rsidRPr="00E77497">
        <w:rPr>
          <w:rFonts w:ascii="Times New Roman" w:hAnsi="Times New Roman"/>
        </w:rPr>
        <w:t xml:space="preserve">, then return the value </w:t>
      </w:r>
      <w:r w:rsidRPr="00E77497">
        <w:rPr>
          <w:rFonts w:ascii="Times New Roman" w:hAnsi="Times New Roman"/>
          <w:b/>
        </w:rPr>
        <w:t>undefined</w:t>
      </w:r>
      <w:r w:rsidRPr="00E77497">
        <w:rPr>
          <w:rFonts w:ascii="Times New Roman" w:hAnsi="Times New Roman"/>
        </w:rPr>
        <w:t>.</w:t>
      </w:r>
    </w:p>
    <w:p w14:paraId="03D1E0BF" w14:textId="77777777" w:rsidR="004C02EF" w:rsidRPr="00E77497" w:rsidRDefault="004C02EF" w:rsidP="007E0164">
      <w:pPr>
        <w:numPr>
          <w:ilvl w:val="0"/>
          <w:numId w:val="154"/>
        </w:numPr>
        <w:rPr>
          <w:rFonts w:ascii="Times New Roman" w:hAnsi="Times New Roman"/>
        </w:rPr>
      </w:pPr>
      <w:r w:rsidRPr="00E77497">
        <w:rPr>
          <w:rFonts w:ascii="Times New Roman" w:hAnsi="Times New Roman"/>
        </w:rPr>
        <w:t xml:space="preserve">Otherwise, </w:t>
      </w:r>
      <w:r w:rsidRPr="00E77497">
        <w:rPr>
          <w:rFonts w:ascii="Times New Roman" w:hAnsi="Times New Roman"/>
          <w:i/>
        </w:rPr>
        <w:t>result</w:t>
      </w:r>
      <w:r w:rsidRPr="00E77497">
        <w:rPr>
          <w:rFonts w:ascii="Times New Roman" w:hAnsi="Times New Roman"/>
        </w:rPr>
        <w:t xml:space="preserve">.type must be </w:t>
      </w:r>
      <w:r w:rsidRPr="00E77497">
        <w:rPr>
          <w:rFonts w:cs="Arial"/>
        </w:rPr>
        <w:t>throw</w:t>
      </w:r>
      <w:r w:rsidRPr="00E77497">
        <w:rPr>
          <w:rFonts w:ascii="Times New Roman" w:hAnsi="Times New Roman"/>
        </w:rPr>
        <w:t xml:space="preserve">. Throw </w:t>
      </w:r>
      <w:r w:rsidRPr="00E77497">
        <w:rPr>
          <w:rFonts w:ascii="Times New Roman" w:hAnsi="Times New Roman"/>
          <w:i/>
        </w:rPr>
        <w:t>result</w:t>
      </w:r>
      <w:r w:rsidRPr="00E77497">
        <w:rPr>
          <w:rFonts w:ascii="Times New Roman" w:hAnsi="Times New Roman"/>
        </w:rPr>
        <w:t>.value as an exception.</w:t>
      </w:r>
      <w:commentRangeEnd w:id="27898"/>
      <w:r w:rsidR="007E0164">
        <w:rPr>
          <w:rStyle w:val="af3"/>
        </w:rPr>
        <w:commentReference w:id="27898"/>
      </w:r>
    </w:p>
    <w:p w14:paraId="25A7B0B1" w14:textId="77777777" w:rsidR="007E0164" w:rsidRPr="00250FC6" w:rsidRDefault="007E0164" w:rsidP="007E0164">
      <w:pPr>
        <w:rPr>
          <w:ins w:id="27931" w:author="Rev 7 Allen Wirfs-Brock" w:date="2012-05-02T11:49:00Z"/>
          <w:sz w:val="18"/>
        </w:rPr>
      </w:pPr>
      <w:ins w:id="27932" w:author="Rev 7 Allen Wirfs-Brock" w:date="2012-05-02T11:49:00Z">
        <w:r w:rsidRPr="00250FC6">
          <w:rPr>
            <w:sz w:val="18"/>
          </w:rPr>
          <w:t>NOTE</w:t>
        </w:r>
        <w:r w:rsidRPr="00250FC6">
          <w:rPr>
            <w:sz w:val="18"/>
          </w:rPr>
          <w:tab/>
          <w:t>The eval code cannot instantiate variable or function bindings in the variable environment of the calling context that invoked the eval if either the code of the calling context or the eval code is strict code. Instead such bindings are instantiated in a new VariableEnvironment that is only accessible to the eval code.</w:t>
        </w:r>
      </w:ins>
    </w:p>
    <w:p w14:paraId="2D323DB5" w14:textId="77777777" w:rsidR="004C02EF" w:rsidRPr="00E77497" w:rsidRDefault="004C02EF" w:rsidP="004C02EF">
      <w:pPr>
        <w:pStyle w:val="51"/>
        <w:numPr>
          <w:ilvl w:val="0"/>
          <w:numId w:val="0"/>
        </w:numPr>
      </w:pPr>
      <w:r w:rsidRPr="00E77497">
        <w:t>15.1.2.1.1</w:t>
      </w:r>
      <w:r w:rsidRPr="00E77497">
        <w:tab/>
        <w:t>Direct Call to Eval</w:t>
      </w:r>
    </w:p>
    <w:p w14:paraId="7B762690" w14:textId="77777777" w:rsidR="004C02EF" w:rsidRPr="00E77497" w:rsidRDefault="004C02EF" w:rsidP="004C02EF">
      <w:r w:rsidRPr="00E77497">
        <w:t xml:space="preserve">A direct call to the eval function is one that is expressed as a </w:t>
      </w:r>
      <w:r w:rsidRPr="00E77497">
        <w:rPr>
          <w:rFonts w:ascii="Times New Roman" w:hAnsi="Times New Roman"/>
          <w:i/>
        </w:rPr>
        <w:t>CallExpression</w:t>
      </w:r>
      <w:r w:rsidRPr="00E77497">
        <w:t xml:space="preserve"> that meets the following two conditions:</w:t>
      </w:r>
    </w:p>
    <w:p w14:paraId="7EB24C08" w14:textId="77777777" w:rsidR="004C02EF" w:rsidRPr="00E77497" w:rsidRDefault="004C02EF" w:rsidP="004C02EF">
      <w:r w:rsidRPr="00E77497">
        <w:t xml:space="preserve">The Reference that is the result of evaluating the </w:t>
      </w:r>
      <w:r w:rsidRPr="00E77497">
        <w:rPr>
          <w:rFonts w:ascii="Times New Roman" w:hAnsi="Times New Roman"/>
          <w:i/>
        </w:rPr>
        <w:t>MemberExpression</w:t>
      </w:r>
      <w:r w:rsidRPr="00E77497">
        <w:t xml:space="preserve"> in the </w:t>
      </w:r>
      <w:r w:rsidRPr="00E77497">
        <w:rPr>
          <w:rFonts w:ascii="Times New Roman" w:hAnsi="Times New Roman"/>
          <w:i/>
        </w:rPr>
        <w:t>CallExpression</w:t>
      </w:r>
      <w:r w:rsidRPr="00E77497">
        <w:t xml:space="preserve"> has an environment record as its base value and its reference name is </w:t>
      </w:r>
      <w:r w:rsidRPr="00E77497">
        <w:rPr>
          <w:rFonts w:ascii="Courier New" w:hAnsi="Courier New" w:cs="Courier New"/>
        </w:rPr>
        <w:t>"</w:t>
      </w:r>
      <w:r w:rsidRPr="00E77497">
        <w:rPr>
          <w:rFonts w:ascii="Courier New" w:hAnsi="Courier New" w:cs="Courier New"/>
          <w:b/>
        </w:rPr>
        <w:t>eval</w:t>
      </w:r>
      <w:r w:rsidRPr="00E77497">
        <w:rPr>
          <w:rFonts w:ascii="Courier New" w:hAnsi="Courier New" w:cs="Courier New"/>
        </w:rPr>
        <w:t>"</w:t>
      </w:r>
      <w:r w:rsidRPr="00E77497">
        <w:t>.</w:t>
      </w:r>
    </w:p>
    <w:p w14:paraId="191BDA80" w14:textId="77777777" w:rsidR="004C02EF" w:rsidRPr="00E77497" w:rsidRDefault="004C02EF" w:rsidP="004C02EF">
      <w:r w:rsidRPr="00E77497">
        <w:t>The result of calling the abstract operation GetValue with that Reference as the argument is the standard built-in function defined in 15.1.2.1.</w:t>
      </w:r>
    </w:p>
    <w:p w14:paraId="5C9A2342" w14:textId="77777777" w:rsidR="004C02EF" w:rsidRPr="00C7794D" w:rsidRDefault="004C02EF" w:rsidP="004C02EF">
      <w:pPr>
        <w:pStyle w:val="40"/>
        <w:numPr>
          <w:ilvl w:val="0"/>
          <w:numId w:val="0"/>
        </w:numPr>
      </w:pPr>
      <w:bookmarkStart w:id="27933" w:name="_Ref457709041"/>
      <w:r w:rsidRPr="00E77497">
        <w:t>15.1.2.2</w:t>
      </w:r>
      <w:r w:rsidRPr="00E77497">
        <w:tab/>
        <w:t>parseInt (string , radix</w:t>
      </w:r>
      <w:bookmarkEnd w:id="27928"/>
      <w:bookmarkEnd w:id="27929"/>
      <w:bookmarkEnd w:id="27930"/>
      <w:r w:rsidRPr="00E77497">
        <w:t>)</w:t>
      </w:r>
      <w:bookmarkEnd w:id="27933"/>
    </w:p>
    <w:p w14:paraId="2047951D" w14:textId="77777777" w:rsidR="004C02EF" w:rsidRPr="00E77497" w:rsidRDefault="004C02EF" w:rsidP="004C02EF">
      <w:r w:rsidRPr="004D1BD1">
        <w:t xml:space="preserve">The </w:t>
      </w:r>
      <w:r w:rsidRPr="003B4312">
        <w:rPr>
          <w:rFonts w:ascii="Courier New" w:hAnsi="Courier New"/>
          <w:b/>
        </w:rPr>
        <w:t>parseInt</w:t>
      </w:r>
      <w:r w:rsidRPr="006B6D0A">
        <w:t xml:space="preserve"> function produces an integer value dictated by interpretation of the contents of the </w:t>
      </w:r>
      <w:r w:rsidRPr="006B6D0A">
        <w:rPr>
          <w:rFonts w:ascii="Times New Roman" w:hAnsi="Times New Roman"/>
          <w:i/>
        </w:rPr>
        <w:t>string</w:t>
      </w:r>
      <w:r w:rsidRPr="00E65A34">
        <w:t xml:space="preserve"> argument according to the specified </w:t>
      </w:r>
      <w:r w:rsidRPr="00546435">
        <w:rPr>
          <w:rFonts w:ascii="Times New Roman" w:hAnsi="Times New Roman"/>
          <w:i/>
        </w:rPr>
        <w:t>radix</w:t>
      </w:r>
      <w:r w:rsidRPr="00A67AF2">
        <w:t xml:space="preserve">. Leading white space in </w:t>
      </w:r>
      <w:r w:rsidRPr="00A67AF2">
        <w:rPr>
          <w:rFonts w:ascii="Times New Roman" w:hAnsi="Times New Roman"/>
          <w:i/>
        </w:rPr>
        <w:t>string</w:t>
      </w:r>
      <w:r w:rsidRPr="00A67AF2">
        <w:t xml:space="preserve"> is ignored. If </w:t>
      </w:r>
      <w:r w:rsidRPr="00B820AB">
        <w:rPr>
          <w:rFonts w:ascii="Times New Roman" w:hAnsi="Times New Roman"/>
          <w:i/>
        </w:rPr>
        <w:t>radix</w:t>
      </w:r>
      <w:r w:rsidRPr="00675B74">
        <w:t xml:space="preserve"> is </w:t>
      </w:r>
      <w:r w:rsidRPr="00E77497">
        <w:rPr>
          <w:b/>
        </w:rPr>
        <w:t>undefined</w:t>
      </w:r>
      <w:r w:rsidRPr="00E77497">
        <w:t xml:space="preserve"> or 0, it is assumed to be </w:t>
      </w:r>
      <w:r w:rsidRPr="00E77497">
        <w:rPr>
          <w:rFonts w:ascii="Times New Roman" w:hAnsi="Times New Roman"/>
        </w:rPr>
        <w:t>10</w:t>
      </w:r>
      <w:r w:rsidRPr="00E77497">
        <w:t xml:space="preserve"> except when the number begins with the character pairs </w:t>
      </w:r>
      <w:r w:rsidRPr="00E77497">
        <w:rPr>
          <w:rFonts w:ascii="Courier New" w:hAnsi="Courier New"/>
          <w:b/>
        </w:rPr>
        <w:t>0x</w:t>
      </w:r>
      <w:r w:rsidRPr="00E77497">
        <w:t xml:space="preserve"> or </w:t>
      </w:r>
      <w:r w:rsidRPr="00E77497">
        <w:rPr>
          <w:rFonts w:ascii="Courier New" w:hAnsi="Courier New"/>
          <w:b/>
        </w:rPr>
        <w:t>0X</w:t>
      </w:r>
      <w:r w:rsidRPr="00E77497">
        <w:t xml:space="preserve">, in which case a radix of 16 is assumed. If </w:t>
      </w:r>
      <w:r w:rsidRPr="00E77497">
        <w:rPr>
          <w:rFonts w:ascii="Times New Roman" w:hAnsi="Times New Roman"/>
          <w:i/>
        </w:rPr>
        <w:t>radix</w:t>
      </w:r>
      <w:r w:rsidRPr="00E77497">
        <w:t xml:space="preserve"> is </w:t>
      </w:r>
      <w:r w:rsidRPr="00E77497">
        <w:rPr>
          <w:rFonts w:ascii="Times New Roman" w:hAnsi="Times New Roman"/>
        </w:rPr>
        <w:t>16,</w:t>
      </w:r>
      <w:r w:rsidRPr="00E77497">
        <w:t xml:space="preserve"> the number may also optionally begin with the character pairs </w:t>
      </w:r>
      <w:r w:rsidRPr="00E77497">
        <w:rPr>
          <w:rFonts w:ascii="Courier New" w:hAnsi="Courier New"/>
          <w:b/>
        </w:rPr>
        <w:t>0x</w:t>
      </w:r>
      <w:r w:rsidRPr="00E77497">
        <w:t xml:space="preserve"> or </w:t>
      </w:r>
      <w:r w:rsidRPr="00E77497">
        <w:rPr>
          <w:rFonts w:ascii="Courier New" w:hAnsi="Courier New"/>
          <w:b/>
        </w:rPr>
        <w:t>0X</w:t>
      </w:r>
      <w:r w:rsidRPr="00E77497">
        <w:t>.</w:t>
      </w:r>
    </w:p>
    <w:p w14:paraId="75302FDB" w14:textId="77777777" w:rsidR="004C02EF" w:rsidRPr="00E77497" w:rsidRDefault="004C02EF" w:rsidP="004C02EF">
      <w:r w:rsidRPr="00E77497">
        <w:t xml:space="preserve">When the </w:t>
      </w:r>
      <w:r w:rsidRPr="00E77497">
        <w:rPr>
          <w:rFonts w:ascii="Courier New" w:hAnsi="Courier New"/>
          <w:b/>
        </w:rPr>
        <w:t>parseInt</w:t>
      </w:r>
      <w:r w:rsidRPr="00E77497">
        <w:t xml:space="preserve"> function is called, the following steps are taken:</w:t>
      </w:r>
    </w:p>
    <w:p w14:paraId="54A8D8D9" w14:textId="77777777" w:rsidR="004C02EF" w:rsidRPr="00E77497" w:rsidRDefault="004C02EF" w:rsidP="00C47E72">
      <w:pPr>
        <w:pStyle w:val="M4"/>
        <w:keepNext/>
        <w:numPr>
          <w:ilvl w:val="0"/>
          <w:numId w:val="155"/>
        </w:numPr>
        <w:tabs>
          <w:tab w:val="num" w:pos="1721"/>
        </w:tabs>
        <w:spacing w:after="0"/>
      </w:pPr>
      <w:r w:rsidRPr="00E77497">
        <w:t xml:space="preserve">Let </w:t>
      </w:r>
      <w:r w:rsidRPr="00E77497">
        <w:rPr>
          <w:i/>
        </w:rPr>
        <w:t>inputString</w:t>
      </w:r>
      <w:r w:rsidRPr="00E77497">
        <w:t xml:space="preserve"> be ToString(</w:t>
      </w:r>
      <w:r w:rsidRPr="00E77497">
        <w:rPr>
          <w:i/>
        </w:rPr>
        <w:t>string</w:t>
      </w:r>
      <w:r w:rsidRPr="00E77497">
        <w:t>).</w:t>
      </w:r>
    </w:p>
    <w:p w14:paraId="6C93D312" w14:textId="77777777" w:rsidR="005D4B87" w:rsidRDefault="005D4B87" w:rsidP="00C47E72">
      <w:pPr>
        <w:pStyle w:val="M4"/>
        <w:numPr>
          <w:ilvl w:val="0"/>
          <w:numId w:val="155"/>
        </w:numPr>
        <w:tabs>
          <w:tab w:val="num" w:pos="1721"/>
        </w:tabs>
        <w:spacing w:after="0"/>
        <w:rPr>
          <w:ins w:id="27934" w:author="Rev 7 Allen Wirfs-Brock" w:date="2012-04-11T16:00:00Z"/>
        </w:rPr>
      </w:pPr>
      <w:ins w:id="27935" w:author="Rev 7 Allen Wirfs-Brock" w:date="2012-04-11T16:01:00Z">
        <w:r>
          <w:t>ReturnIfAbrupt(</w:t>
        </w:r>
        <w:r w:rsidRPr="005D4B87">
          <w:rPr>
            <w:i/>
          </w:rPr>
          <w:t>string</w:t>
        </w:r>
        <w:r>
          <w:t>).</w:t>
        </w:r>
      </w:ins>
    </w:p>
    <w:p w14:paraId="7E155C5C"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S</w:t>
      </w:r>
      <w:r w:rsidRPr="00E77497">
        <w:t xml:space="preserve"> be a newly created substring of </w:t>
      </w:r>
      <w:r w:rsidRPr="00E77497">
        <w:rPr>
          <w:i/>
        </w:rPr>
        <w:t>inputString</w:t>
      </w:r>
      <w:r w:rsidRPr="00E77497">
        <w:t xml:space="preserve"> consisting of the first character that is not a </w:t>
      </w:r>
      <w:r w:rsidRPr="00E77497">
        <w:rPr>
          <w:i/>
        </w:rPr>
        <w:t>StrWhiteSpaceChar</w:t>
      </w:r>
      <w:r w:rsidRPr="00E77497">
        <w:t xml:space="preserve"> and all characters following that character. (In other words, remove leading white space.) If </w:t>
      </w:r>
      <w:r w:rsidRPr="00E77497">
        <w:rPr>
          <w:i/>
        </w:rPr>
        <w:t>inputString</w:t>
      </w:r>
      <w:r w:rsidRPr="00E77497">
        <w:t xml:space="preserve"> does not contain any such characters, let </w:t>
      </w:r>
      <w:r w:rsidRPr="00E77497">
        <w:rPr>
          <w:i/>
        </w:rPr>
        <w:t>S</w:t>
      </w:r>
      <w:r w:rsidRPr="00E77497">
        <w:t xml:space="preserve"> be the empty string.</w:t>
      </w:r>
    </w:p>
    <w:p w14:paraId="14853B52"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sign</w:t>
      </w:r>
      <w:r w:rsidRPr="00E77497">
        <w:t xml:space="preserve"> be 1.</w:t>
      </w:r>
    </w:p>
    <w:p w14:paraId="5641830B"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S</w:t>
      </w:r>
      <w:r w:rsidRPr="00E77497">
        <w:t xml:space="preserve"> is not empty and the first character of </w:t>
      </w:r>
      <w:r w:rsidRPr="00E77497">
        <w:rPr>
          <w:i/>
        </w:rPr>
        <w:t>S</w:t>
      </w:r>
      <w:r w:rsidRPr="00E77497">
        <w:t xml:space="preserve"> is a minus sign </w:t>
      </w:r>
      <w:r w:rsidRPr="00E77497">
        <w:rPr>
          <w:b/>
        </w:rPr>
        <w:t>-</w:t>
      </w:r>
      <w:r w:rsidRPr="00E77497">
        <w:t xml:space="preserve">, let </w:t>
      </w:r>
      <w:r w:rsidRPr="00E77497">
        <w:rPr>
          <w:i/>
        </w:rPr>
        <w:t>sign</w:t>
      </w:r>
      <w:r w:rsidRPr="00E77497">
        <w:t xml:space="preserve"> be </w:t>
      </w:r>
      <w:r w:rsidRPr="00E77497">
        <w:sym w:font="Symbol" w:char="F02D"/>
      </w:r>
      <w:r w:rsidRPr="00E77497">
        <w:t>1.</w:t>
      </w:r>
    </w:p>
    <w:p w14:paraId="2A4D1710"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S</w:t>
      </w:r>
      <w:r w:rsidRPr="00E77497">
        <w:t xml:space="preserve"> is not empty and the first character of </w:t>
      </w:r>
      <w:r w:rsidRPr="00E77497">
        <w:rPr>
          <w:i/>
        </w:rPr>
        <w:t>S</w:t>
      </w:r>
      <w:r w:rsidRPr="00E77497">
        <w:t xml:space="preserve"> is a plus sign </w:t>
      </w:r>
      <w:r w:rsidRPr="00E77497">
        <w:rPr>
          <w:b/>
        </w:rPr>
        <w:t>+</w:t>
      </w:r>
      <w:r w:rsidRPr="00E77497">
        <w:t xml:space="preserve"> or a minus sign </w:t>
      </w:r>
      <w:r w:rsidRPr="00E77497">
        <w:rPr>
          <w:b/>
        </w:rPr>
        <w:t>-</w:t>
      </w:r>
      <w:r w:rsidRPr="00E77497">
        <w:t xml:space="preserve">, then remove the first character from </w:t>
      </w:r>
      <w:r w:rsidRPr="00E77497">
        <w:rPr>
          <w:i/>
        </w:rPr>
        <w:t>S</w:t>
      </w:r>
      <w:r w:rsidRPr="00E77497">
        <w:t>.</w:t>
      </w:r>
    </w:p>
    <w:p w14:paraId="6A7A8106"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R</w:t>
      </w:r>
      <w:r w:rsidRPr="00E77497">
        <w:t xml:space="preserve"> = ToInt32(</w:t>
      </w:r>
      <w:r w:rsidRPr="00E77497">
        <w:rPr>
          <w:i/>
        </w:rPr>
        <w:t>radix</w:t>
      </w:r>
      <w:r w:rsidRPr="00E77497">
        <w:t>).</w:t>
      </w:r>
    </w:p>
    <w:p w14:paraId="78B4B691" w14:textId="77777777" w:rsidR="005D4B87" w:rsidRDefault="005D4B87" w:rsidP="005D4B87">
      <w:pPr>
        <w:pStyle w:val="M4"/>
        <w:numPr>
          <w:ilvl w:val="0"/>
          <w:numId w:val="155"/>
        </w:numPr>
        <w:tabs>
          <w:tab w:val="num" w:pos="1721"/>
        </w:tabs>
        <w:spacing w:after="0"/>
        <w:rPr>
          <w:ins w:id="27936" w:author="Rev 7 Allen Wirfs-Brock" w:date="2012-04-11T16:01:00Z"/>
        </w:rPr>
      </w:pPr>
      <w:ins w:id="27937" w:author="Rev 7 Allen Wirfs-Brock" w:date="2012-04-11T16:01:00Z">
        <w:r>
          <w:t>ReturnIfAbrupt(</w:t>
        </w:r>
        <w:r>
          <w:rPr>
            <w:i/>
          </w:rPr>
          <w:t>R</w:t>
        </w:r>
        <w:r>
          <w:t>).</w:t>
        </w:r>
      </w:ins>
    </w:p>
    <w:p w14:paraId="47CCCE63"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stripPrefix</w:t>
      </w:r>
      <w:r w:rsidRPr="00E77497">
        <w:t xml:space="preserve"> be </w:t>
      </w:r>
      <w:r w:rsidRPr="00E77497">
        <w:rPr>
          <w:b/>
        </w:rPr>
        <w:t>true</w:t>
      </w:r>
      <w:r w:rsidRPr="00E77497">
        <w:t>.</w:t>
      </w:r>
    </w:p>
    <w:p w14:paraId="17169398"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R</w:t>
      </w:r>
      <w:r w:rsidRPr="00E77497">
        <w:t xml:space="preserve"> </w:t>
      </w:r>
      <w:r w:rsidRPr="00E77497">
        <w:sym w:font="Symbol" w:char="F0B9"/>
      </w:r>
      <w:r w:rsidRPr="00E77497">
        <w:t xml:space="preserve"> 0, then</w:t>
      </w:r>
    </w:p>
    <w:p w14:paraId="5828E9B6" w14:textId="77777777" w:rsidR="004C02EF" w:rsidRPr="00E77497" w:rsidRDefault="004C02EF" w:rsidP="00C47E72">
      <w:pPr>
        <w:pStyle w:val="M4"/>
        <w:numPr>
          <w:ilvl w:val="1"/>
          <w:numId w:val="155"/>
        </w:numPr>
        <w:spacing w:after="0"/>
      </w:pPr>
      <w:r w:rsidRPr="00E77497">
        <w:t xml:space="preserve">If </w:t>
      </w:r>
      <w:r w:rsidRPr="00E77497">
        <w:rPr>
          <w:i/>
        </w:rPr>
        <w:t>R</w:t>
      </w:r>
      <w:r w:rsidRPr="00E77497">
        <w:t xml:space="preserve"> &lt; 2 or </w:t>
      </w:r>
      <w:r w:rsidRPr="00E77497">
        <w:rPr>
          <w:i/>
        </w:rPr>
        <w:t>R</w:t>
      </w:r>
      <w:r w:rsidRPr="00E77497">
        <w:t xml:space="preserve"> &gt; 36, then return </w:t>
      </w:r>
      <w:r w:rsidRPr="00E77497">
        <w:rPr>
          <w:b/>
        </w:rPr>
        <w:t>NaN</w:t>
      </w:r>
      <w:r w:rsidRPr="00E77497">
        <w:t>.</w:t>
      </w:r>
    </w:p>
    <w:p w14:paraId="349ACD80" w14:textId="77777777" w:rsidR="004C02EF" w:rsidRPr="00E77497" w:rsidRDefault="004C02EF" w:rsidP="00C47E72">
      <w:pPr>
        <w:pStyle w:val="M4"/>
        <w:numPr>
          <w:ilvl w:val="1"/>
          <w:numId w:val="155"/>
        </w:numPr>
        <w:spacing w:after="0"/>
      </w:pPr>
      <w:r w:rsidRPr="00E77497">
        <w:t xml:space="preserve">If </w:t>
      </w:r>
      <w:r w:rsidRPr="00E77497">
        <w:rPr>
          <w:i/>
        </w:rPr>
        <w:t>R</w:t>
      </w:r>
      <w:r w:rsidRPr="00E77497">
        <w:t xml:space="preserve"> </w:t>
      </w:r>
      <w:r w:rsidRPr="00E77497">
        <w:sym w:font="Symbol" w:char="F0B9"/>
      </w:r>
      <w:r w:rsidRPr="00E77497">
        <w:t xml:space="preserve"> 16, let </w:t>
      </w:r>
      <w:r w:rsidRPr="00E77497">
        <w:rPr>
          <w:i/>
        </w:rPr>
        <w:t>stripPrefix</w:t>
      </w:r>
      <w:r w:rsidRPr="00E77497">
        <w:t xml:space="preserve"> be </w:t>
      </w:r>
      <w:r w:rsidRPr="00E77497">
        <w:rPr>
          <w:b/>
        </w:rPr>
        <w:t>false</w:t>
      </w:r>
      <w:r w:rsidRPr="00E77497">
        <w:t>.</w:t>
      </w:r>
    </w:p>
    <w:p w14:paraId="31CA6DEF" w14:textId="77777777" w:rsidR="004C02EF" w:rsidRPr="00E77497" w:rsidRDefault="004C02EF" w:rsidP="00C47E72">
      <w:pPr>
        <w:pStyle w:val="M4"/>
        <w:numPr>
          <w:ilvl w:val="0"/>
          <w:numId w:val="155"/>
        </w:numPr>
        <w:tabs>
          <w:tab w:val="num" w:pos="1721"/>
        </w:tabs>
        <w:spacing w:after="0"/>
      </w:pPr>
      <w:r w:rsidRPr="00E77497">
        <w:t xml:space="preserve">Else, </w:t>
      </w:r>
      <w:r w:rsidRPr="00E77497">
        <w:rPr>
          <w:i/>
        </w:rPr>
        <w:t>R</w:t>
      </w:r>
      <w:r w:rsidRPr="00E77497">
        <w:t xml:space="preserve"> = 0</w:t>
      </w:r>
    </w:p>
    <w:p w14:paraId="3DE839C6" w14:textId="77777777" w:rsidR="004C02EF" w:rsidRPr="00E77497" w:rsidRDefault="004C02EF" w:rsidP="00C47E72">
      <w:pPr>
        <w:pStyle w:val="M4"/>
        <w:numPr>
          <w:ilvl w:val="1"/>
          <w:numId w:val="155"/>
        </w:numPr>
        <w:spacing w:after="0"/>
      </w:pPr>
      <w:r w:rsidRPr="00E77497">
        <w:t xml:space="preserve">Let </w:t>
      </w:r>
      <w:r w:rsidRPr="00E77497">
        <w:rPr>
          <w:i/>
        </w:rPr>
        <w:t>R</w:t>
      </w:r>
      <w:r w:rsidRPr="00E77497">
        <w:t xml:space="preserve"> = 10.</w:t>
      </w:r>
    </w:p>
    <w:p w14:paraId="10FD3381"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stripPrefix</w:t>
      </w:r>
      <w:r w:rsidRPr="00E77497">
        <w:t xml:space="preserve"> is </w:t>
      </w:r>
      <w:r w:rsidRPr="00E77497">
        <w:rPr>
          <w:b/>
        </w:rPr>
        <w:t>true</w:t>
      </w:r>
      <w:r w:rsidRPr="00E77497">
        <w:t>, then</w:t>
      </w:r>
    </w:p>
    <w:p w14:paraId="5CAD95C8" w14:textId="77777777" w:rsidR="004C02EF" w:rsidRPr="00E77497" w:rsidRDefault="004C02EF" w:rsidP="00C47E72">
      <w:pPr>
        <w:pStyle w:val="M4"/>
        <w:numPr>
          <w:ilvl w:val="1"/>
          <w:numId w:val="155"/>
        </w:numPr>
        <w:spacing w:after="0"/>
      </w:pPr>
      <w:r w:rsidRPr="00E77497">
        <w:t xml:space="preserve">If the length of </w:t>
      </w:r>
      <w:r w:rsidRPr="00E77497">
        <w:rPr>
          <w:i/>
        </w:rPr>
        <w:t>S</w:t>
      </w:r>
      <w:r w:rsidRPr="00E77497">
        <w:t xml:space="preserve"> is at least 2 and the first two characters of </w:t>
      </w:r>
      <w:r w:rsidRPr="00E77497">
        <w:rPr>
          <w:i/>
        </w:rPr>
        <w:t>S</w:t>
      </w:r>
      <w:r w:rsidRPr="00E77497">
        <w:t xml:space="preserve"> are either “</w:t>
      </w:r>
      <w:r w:rsidRPr="00E77497">
        <w:rPr>
          <w:b/>
        </w:rPr>
        <w:t>0x</w:t>
      </w:r>
      <w:r w:rsidRPr="00E77497">
        <w:t>” or “</w:t>
      </w:r>
      <w:r w:rsidRPr="00E77497">
        <w:rPr>
          <w:b/>
        </w:rPr>
        <w:t>0X</w:t>
      </w:r>
      <w:r w:rsidRPr="00E77497">
        <w:t xml:space="preserve">”, then remove the first two characters from </w:t>
      </w:r>
      <w:r w:rsidRPr="00E77497">
        <w:rPr>
          <w:i/>
        </w:rPr>
        <w:t>S</w:t>
      </w:r>
      <w:r w:rsidRPr="00E77497">
        <w:t xml:space="preserve"> and let </w:t>
      </w:r>
      <w:r w:rsidRPr="00E77497">
        <w:rPr>
          <w:i/>
        </w:rPr>
        <w:t>R</w:t>
      </w:r>
      <w:r w:rsidRPr="00E77497">
        <w:t xml:space="preserve"> = 16.</w:t>
      </w:r>
    </w:p>
    <w:p w14:paraId="0A580329"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S</w:t>
      </w:r>
      <w:r w:rsidRPr="00E77497">
        <w:t xml:space="preserve"> contains any character that is not a radix-</w:t>
      </w:r>
      <w:r w:rsidRPr="00E77497">
        <w:rPr>
          <w:i/>
        </w:rPr>
        <w:t>R</w:t>
      </w:r>
      <w:r w:rsidRPr="00E77497">
        <w:t xml:space="preserve"> digit, then let </w:t>
      </w:r>
      <w:r w:rsidRPr="00E77497">
        <w:rPr>
          <w:i/>
        </w:rPr>
        <w:t>Z</w:t>
      </w:r>
      <w:r w:rsidRPr="00E77497">
        <w:t xml:space="preserve"> be the substring of </w:t>
      </w:r>
      <w:r w:rsidRPr="00E77497">
        <w:rPr>
          <w:i/>
        </w:rPr>
        <w:t>S</w:t>
      </w:r>
      <w:r w:rsidRPr="00E77497">
        <w:t xml:space="preserve"> consisting of all characters before the first such character; otherwise, let </w:t>
      </w:r>
      <w:r w:rsidRPr="00E77497">
        <w:rPr>
          <w:i/>
        </w:rPr>
        <w:t>Z</w:t>
      </w:r>
      <w:r w:rsidRPr="00E77497">
        <w:t xml:space="preserve"> be </w:t>
      </w:r>
      <w:r w:rsidRPr="00E77497">
        <w:rPr>
          <w:i/>
        </w:rPr>
        <w:t>S</w:t>
      </w:r>
      <w:r w:rsidRPr="00E77497">
        <w:t>.</w:t>
      </w:r>
    </w:p>
    <w:p w14:paraId="6D7DE5C7" w14:textId="77777777" w:rsidR="004C02EF" w:rsidRPr="00E77497" w:rsidRDefault="004C02EF" w:rsidP="00C47E72">
      <w:pPr>
        <w:pStyle w:val="M4"/>
        <w:numPr>
          <w:ilvl w:val="0"/>
          <w:numId w:val="155"/>
        </w:numPr>
        <w:tabs>
          <w:tab w:val="num" w:pos="1721"/>
        </w:tabs>
        <w:spacing w:after="0"/>
      </w:pPr>
      <w:r w:rsidRPr="00E77497">
        <w:t xml:space="preserve">If </w:t>
      </w:r>
      <w:r w:rsidRPr="00E77497">
        <w:rPr>
          <w:i/>
        </w:rPr>
        <w:t>Z</w:t>
      </w:r>
      <w:r w:rsidRPr="00E77497">
        <w:t xml:space="preserve"> is empty, return </w:t>
      </w:r>
      <w:r w:rsidRPr="00E77497">
        <w:rPr>
          <w:b/>
        </w:rPr>
        <w:t>NaN</w:t>
      </w:r>
      <w:r w:rsidRPr="00E77497">
        <w:t>.</w:t>
      </w:r>
    </w:p>
    <w:p w14:paraId="11E4F1BE"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mathInt</w:t>
      </w:r>
      <w:r w:rsidRPr="00E77497">
        <w:t xml:space="preserve"> be the mathematical integer value that is represented by </w:t>
      </w:r>
      <w:r w:rsidRPr="00E77497">
        <w:rPr>
          <w:i/>
        </w:rPr>
        <w:t>Z</w:t>
      </w:r>
      <w:r w:rsidRPr="00E77497">
        <w:t xml:space="preserve"> in radix-</w:t>
      </w:r>
      <w:r w:rsidRPr="00E77497">
        <w:rPr>
          <w:i/>
        </w:rPr>
        <w:t>R</w:t>
      </w:r>
      <w:r w:rsidRPr="00E77497">
        <w:t xml:space="preserve"> notation, using the letters </w:t>
      </w:r>
      <w:r w:rsidRPr="00E77497">
        <w:rPr>
          <w:b/>
        </w:rPr>
        <w:t>A</w:t>
      </w:r>
      <w:r w:rsidRPr="00E77497">
        <w:t>-</w:t>
      </w:r>
      <w:r w:rsidRPr="00E77497">
        <w:rPr>
          <w:b/>
        </w:rPr>
        <w:t>Z</w:t>
      </w:r>
      <w:r w:rsidRPr="00E77497">
        <w:t xml:space="preserve"> and </w:t>
      </w:r>
      <w:r w:rsidRPr="00E77497">
        <w:rPr>
          <w:b/>
        </w:rPr>
        <w:t>a</w:t>
      </w:r>
      <w:r w:rsidRPr="00E77497">
        <w:t>-</w:t>
      </w:r>
      <w:r w:rsidRPr="00E77497">
        <w:rPr>
          <w:b/>
        </w:rPr>
        <w:t>z</w:t>
      </w:r>
      <w:r w:rsidRPr="00E77497">
        <w:t xml:space="preserve"> for digits with values 10 through 35. (However, if </w:t>
      </w:r>
      <w:r w:rsidRPr="00E77497">
        <w:rPr>
          <w:i/>
        </w:rPr>
        <w:t>R</w:t>
      </w:r>
      <w:r w:rsidRPr="00E77497">
        <w:t xml:space="preserve"> is 10 and </w:t>
      </w:r>
      <w:r w:rsidRPr="00E77497">
        <w:rPr>
          <w:i/>
        </w:rPr>
        <w:t>Z</w:t>
      </w:r>
      <w:r w:rsidRPr="00E77497">
        <w:t xml:space="preserve"> contains more than 20 significant digits, every significant digit after the 20th may be replaced by a </w:t>
      </w:r>
      <w:r w:rsidRPr="00E77497">
        <w:rPr>
          <w:b/>
        </w:rPr>
        <w:t xml:space="preserve">0 </w:t>
      </w:r>
      <w:r w:rsidRPr="00E77497">
        <w:t xml:space="preserve">digit, at the option of the implementation; and if </w:t>
      </w:r>
      <w:r w:rsidRPr="00E77497">
        <w:rPr>
          <w:i/>
        </w:rPr>
        <w:t>R</w:t>
      </w:r>
      <w:r w:rsidRPr="00E77497">
        <w:t xml:space="preserve"> is not 2, 4, 8, 10, 16, or 32, then </w:t>
      </w:r>
      <w:r w:rsidRPr="00E77497">
        <w:rPr>
          <w:i/>
        </w:rPr>
        <w:t>mathInt</w:t>
      </w:r>
      <w:r w:rsidRPr="00E77497">
        <w:t xml:space="preserve"> may be an implementation-dependent approximation to the mathematical integer value that is represented by </w:t>
      </w:r>
      <w:r w:rsidRPr="00E77497">
        <w:rPr>
          <w:i/>
        </w:rPr>
        <w:t>Z</w:t>
      </w:r>
      <w:r w:rsidRPr="00E77497">
        <w:t xml:space="preserve"> in radix-</w:t>
      </w:r>
      <w:r w:rsidRPr="00E77497">
        <w:rPr>
          <w:i/>
        </w:rPr>
        <w:t>R</w:t>
      </w:r>
      <w:r w:rsidRPr="00E77497">
        <w:t xml:space="preserve"> notation.)</w:t>
      </w:r>
    </w:p>
    <w:p w14:paraId="171AAF9D" w14:textId="77777777" w:rsidR="004C02EF" w:rsidRPr="00E77497" w:rsidRDefault="004C02EF" w:rsidP="00C47E72">
      <w:pPr>
        <w:pStyle w:val="M4"/>
        <w:numPr>
          <w:ilvl w:val="0"/>
          <w:numId w:val="155"/>
        </w:numPr>
        <w:tabs>
          <w:tab w:val="num" w:pos="1721"/>
        </w:tabs>
        <w:spacing w:after="0"/>
      </w:pPr>
      <w:r w:rsidRPr="00E77497">
        <w:t xml:space="preserve">Let </w:t>
      </w:r>
      <w:r w:rsidRPr="00E77497">
        <w:rPr>
          <w:i/>
        </w:rPr>
        <w:t>number</w:t>
      </w:r>
      <w:r w:rsidRPr="00E77497">
        <w:t xml:space="preserve"> be the Number value for </w:t>
      </w:r>
      <w:r w:rsidRPr="00E77497">
        <w:rPr>
          <w:i/>
        </w:rPr>
        <w:t>mathInt</w:t>
      </w:r>
      <w:r w:rsidRPr="00E77497">
        <w:t>.</w:t>
      </w:r>
    </w:p>
    <w:p w14:paraId="75CFC63D" w14:textId="77777777" w:rsidR="004C02EF" w:rsidRPr="00E77497" w:rsidRDefault="004C02EF" w:rsidP="00C47E72">
      <w:pPr>
        <w:pStyle w:val="M4"/>
        <w:numPr>
          <w:ilvl w:val="0"/>
          <w:numId w:val="155"/>
        </w:numPr>
        <w:tabs>
          <w:tab w:val="num" w:pos="1721"/>
        </w:tabs>
      </w:pPr>
      <w:r w:rsidRPr="00E77497">
        <w:t xml:space="preserve">Return </w:t>
      </w:r>
      <w:r w:rsidRPr="00E77497">
        <w:rPr>
          <w:i/>
        </w:rPr>
        <w:t>sign</w:t>
      </w:r>
      <w:r w:rsidRPr="00E77497">
        <w:t xml:space="preserve"> </w:t>
      </w:r>
      <w:r w:rsidRPr="00E77497">
        <w:sym w:font="Symbol" w:char="F0B4"/>
      </w:r>
      <w:r w:rsidRPr="00E77497">
        <w:t xml:space="preserve"> </w:t>
      </w:r>
      <w:r w:rsidRPr="00E77497">
        <w:rPr>
          <w:i/>
        </w:rPr>
        <w:t>number</w:t>
      </w:r>
      <w:r w:rsidRPr="00E77497">
        <w:t>.</w:t>
      </w:r>
    </w:p>
    <w:p w14:paraId="3EF518CF" w14:textId="77777777" w:rsidR="004C02EF" w:rsidRPr="00E77497" w:rsidRDefault="004C02EF" w:rsidP="004C02EF">
      <w:pPr>
        <w:pStyle w:val="Note"/>
      </w:pPr>
      <w:r w:rsidRPr="00E77497">
        <w:t>NOTE</w:t>
      </w:r>
      <w:r w:rsidRPr="00E77497">
        <w:tab/>
      </w:r>
      <w:r w:rsidRPr="00E77497">
        <w:rPr>
          <w:rFonts w:ascii="Courier New" w:hAnsi="Courier New"/>
          <w:b/>
        </w:rPr>
        <w:t>parseInt</w:t>
      </w:r>
      <w:r w:rsidRPr="00E77497">
        <w:t xml:space="preserve"> may interpret only a leading portion of </w:t>
      </w:r>
      <w:r w:rsidRPr="00E77497">
        <w:rPr>
          <w:rFonts w:ascii="Times New Roman" w:hAnsi="Times New Roman"/>
          <w:i/>
        </w:rPr>
        <w:t>string</w:t>
      </w:r>
      <w:r w:rsidRPr="00E77497">
        <w:t xml:space="preserve"> as an integer value; it ignores any characters that cannot be interpreted as part of the notation of an integer, and no indication is given that any such characters were ignored.</w:t>
      </w:r>
    </w:p>
    <w:p w14:paraId="5BC58069" w14:textId="77777777" w:rsidR="004C02EF" w:rsidRPr="00E77497" w:rsidRDefault="004C02EF" w:rsidP="004C02EF">
      <w:pPr>
        <w:pStyle w:val="40"/>
        <w:numPr>
          <w:ilvl w:val="0"/>
          <w:numId w:val="0"/>
        </w:numPr>
      </w:pPr>
      <w:bookmarkStart w:id="27938" w:name="_Toc382291598"/>
      <w:bookmarkStart w:id="27939" w:name="_Toc385672249"/>
      <w:bookmarkStart w:id="27940" w:name="_Toc393690353"/>
      <w:bookmarkStart w:id="27941" w:name="_Ref451680264"/>
      <w:r w:rsidRPr="00E77497">
        <w:t>15.1.2.3</w:t>
      </w:r>
      <w:r w:rsidRPr="00E77497">
        <w:tab/>
        <w:t>parseFloat (string</w:t>
      </w:r>
      <w:bookmarkEnd w:id="27938"/>
      <w:bookmarkEnd w:id="27939"/>
      <w:bookmarkEnd w:id="27940"/>
      <w:r w:rsidRPr="00E77497">
        <w:t>)</w:t>
      </w:r>
      <w:bookmarkStart w:id="27942" w:name="_Toc382291599"/>
      <w:bookmarkStart w:id="27943" w:name="_Toc385672250"/>
      <w:bookmarkEnd w:id="27941"/>
    </w:p>
    <w:p w14:paraId="42DC135C" w14:textId="77777777" w:rsidR="004C02EF" w:rsidRPr="00E77497" w:rsidRDefault="004C02EF" w:rsidP="004C02EF">
      <w:r w:rsidRPr="00E77497">
        <w:t xml:space="preserve">The </w:t>
      </w:r>
      <w:r w:rsidRPr="00E77497">
        <w:rPr>
          <w:rFonts w:ascii="Courier New" w:hAnsi="Courier New"/>
          <w:b/>
        </w:rPr>
        <w:t>parseFloat</w:t>
      </w:r>
      <w:r w:rsidRPr="00E77497">
        <w:t xml:space="preserve"> function produces a Number value dictated by interpretation of the contents of the </w:t>
      </w:r>
      <w:r w:rsidRPr="00E77497">
        <w:rPr>
          <w:rFonts w:ascii="Times New Roman" w:hAnsi="Times New Roman"/>
          <w:i/>
        </w:rPr>
        <w:t>string</w:t>
      </w:r>
      <w:r w:rsidRPr="00E77497">
        <w:t xml:space="preserve"> argument as a decimal literal.</w:t>
      </w:r>
    </w:p>
    <w:p w14:paraId="0FDF9AC0" w14:textId="77777777" w:rsidR="004C02EF" w:rsidRPr="00E77497" w:rsidRDefault="004C02EF" w:rsidP="004C02EF">
      <w:r w:rsidRPr="00E77497">
        <w:t xml:space="preserve">When the </w:t>
      </w:r>
      <w:r w:rsidRPr="00E77497">
        <w:rPr>
          <w:rFonts w:ascii="Courier New" w:hAnsi="Courier New"/>
          <w:b/>
        </w:rPr>
        <w:t>parseFloat</w:t>
      </w:r>
      <w:r w:rsidRPr="00E77497">
        <w:t xml:space="preserve"> function is called, the following steps are taken:</w:t>
      </w:r>
    </w:p>
    <w:p w14:paraId="10406190" w14:textId="77777777" w:rsidR="004C02EF" w:rsidRPr="00E77497" w:rsidRDefault="004C02EF" w:rsidP="00C47E72">
      <w:pPr>
        <w:pStyle w:val="M4"/>
        <w:numPr>
          <w:ilvl w:val="0"/>
          <w:numId w:val="156"/>
        </w:numPr>
        <w:tabs>
          <w:tab w:val="num" w:pos="1721"/>
        </w:tabs>
        <w:spacing w:after="0"/>
      </w:pPr>
      <w:r w:rsidRPr="00E77497">
        <w:t xml:space="preserve">Let </w:t>
      </w:r>
      <w:r w:rsidRPr="00E77497">
        <w:rPr>
          <w:i/>
        </w:rPr>
        <w:t>inputString</w:t>
      </w:r>
      <w:r w:rsidRPr="00E77497">
        <w:t xml:space="preserve"> be ToString(</w:t>
      </w:r>
      <w:r w:rsidRPr="00E77497">
        <w:rPr>
          <w:i/>
        </w:rPr>
        <w:t>string</w:t>
      </w:r>
      <w:r w:rsidRPr="00E77497">
        <w:t>).</w:t>
      </w:r>
    </w:p>
    <w:p w14:paraId="10EB926E" w14:textId="77777777" w:rsidR="005D4B87" w:rsidRDefault="005D4B87" w:rsidP="005D4B87">
      <w:pPr>
        <w:pStyle w:val="M4"/>
        <w:numPr>
          <w:ilvl w:val="0"/>
          <w:numId w:val="156"/>
        </w:numPr>
        <w:tabs>
          <w:tab w:val="num" w:pos="1721"/>
        </w:tabs>
        <w:spacing w:after="0"/>
        <w:rPr>
          <w:ins w:id="27944" w:author="Rev 7 Allen Wirfs-Brock" w:date="2012-04-11T16:02:00Z"/>
        </w:rPr>
      </w:pPr>
      <w:ins w:id="27945" w:author="Rev 7 Allen Wirfs-Brock" w:date="2012-04-11T16:02:00Z">
        <w:r>
          <w:t>ReturnIfAbrupt(</w:t>
        </w:r>
        <w:r w:rsidRPr="005D4B87">
          <w:rPr>
            <w:i/>
          </w:rPr>
          <w:t>string</w:t>
        </w:r>
        <w:r>
          <w:t>).</w:t>
        </w:r>
      </w:ins>
    </w:p>
    <w:p w14:paraId="385D3385" w14:textId="77777777" w:rsidR="004C02EF" w:rsidRPr="00E77497" w:rsidRDefault="004C02EF" w:rsidP="00C47E72">
      <w:pPr>
        <w:pStyle w:val="M4"/>
        <w:numPr>
          <w:ilvl w:val="0"/>
          <w:numId w:val="156"/>
        </w:numPr>
        <w:tabs>
          <w:tab w:val="num" w:pos="1721"/>
        </w:tabs>
        <w:spacing w:after="0"/>
      </w:pPr>
      <w:r w:rsidRPr="00E77497">
        <w:t xml:space="preserve">Let </w:t>
      </w:r>
      <w:r w:rsidRPr="00E77497">
        <w:rPr>
          <w:i/>
        </w:rPr>
        <w:t>trimmedString</w:t>
      </w:r>
      <w:r w:rsidRPr="00E77497">
        <w:t xml:space="preserve"> be a substring of </w:t>
      </w:r>
      <w:r w:rsidRPr="00E77497">
        <w:rPr>
          <w:i/>
        </w:rPr>
        <w:t>inputString</w:t>
      </w:r>
      <w:r w:rsidRPr="00E77497">
        <w:t xml:space="preserve"> consisting of the leftmost character that is not a </w:t>
      </w:r>
      <w:r w:rsidRPr="00E77497">
        <w:rPr>
          <w:i/>
        </w:rPr>
        <w:t>StrWhiteSpaceChar</w:t>
      </w:r>
      <w:r w:rsidRPr="00E77497">
        <w:t xml:space="preserve"> and all characters to the right of that character. (In other words, remove leading white space.) If </w:t>
      </w:r>
      <w:r w:rsidRPr="00E77497">
        <w:rPr>
          <w:i/>
        </w:rPr>
        <w:t>inputString</w:t>
      </w:r>
      <w:r w:rsidRPr="00E77497">
        <w:t xml:space="preserve"> does not contain any such characters, let </w:t>
      </w:r>
      <w:r w:rsidRPr="00E77497">
        <w:rPr>
          <w:i/>
        </w:rPr>
        <w:t>trimmedString</w:t>
      </w:r>
      <w:r w:rsidRPr="00E77497">
        <w:t xml:space="preserve"> be the empty string.</w:t>
      </w:r>
    </w:p>
    <w:p w14:paraId="6A8E3993" w14:textId="77777777" w:rsidR="004C02EF" w:rsidRPr="00E77497" w:rsidRDefault="004C02EF" w:rsidP="00C47E72">
      <w:pPr>
        <w:pStyle w:val="M4"/>
        <w:numPr>
          <w:ilvl w:val="0"/>
          <w:numId w:val="156"/>
        </w:numPr>
        <w:tabs>
          <w:tab w:val="num" w:pos="1721"/>
        </w:tabs>
        <w:spacing w:after="0"/>
      </w:pPr>
      <w:r w:rsidRPr="00E77497">
        <w:t xml:space="preserve">If neither </w:t>
      </w:r>
      <w:r w:rsidRPr="00E77497">
        <w:rPr>
          <w:i/>
        </w:rPr>
        <w:t>trimmedString</w:t>
      </w:r>
      <w:r w:rsidRPr="00E77497">
        <w:t xml:space="preserve"> nor any prefix of </w:t>
      </w:r>
      <w:r w:rsidRPr="00E77497">
        <w:rPr>
          <w:i/>
        </w:rPr>
        <w:t>trimmedString</w:t>
      </w:r>
      <w:r w:rsidRPr="00E77497">
        <w:t xml:space="preserve"> satisfies the syntax of a </w:t>
      </w:r>
      <w:r w:rsidRPr="00E77497">
        <w:rPr>
          <w:i/>
        </w:rPr>
        <w:t>StrDecimalLiteral</w:t>
      </w:r>
      <w:r w:rsidRPr="00E77497">
        <w:t xml:space="preserve"> (see 9.3.1), return </w:t>
      </w:r>
      <w:r w:rsidRPr="00E77497">
        <w:rPr>
          <w:b/>
        </w:rPr>
        <w:t>NaN</w:t>
      </w:r>
      <w:r w:rsidRPr="00E77497">
        <w:t>.</w:t>
      </w:r>
    </w:p>
    <w:p w14:paraId="6D43A872" w14:textId="77777777" w:rsidR="004C02EF" w:rsidRPr="00E77497" w:rsidRDefault="004C02EF" w:rsidP="00C47E72">
      <w:pPr>
        <w:pStyle w:val="M4"/>
        <w:numPr>
          <w:ilvl w:val="0"/>
          <w:numId w:val="156"/>
        </w:numPr>
        <w:tabs>
          <w:tab w:val="num" w:pos="1721"/>
        </w:tabs>
        <w:spacing w:after="0"/>
      </w:pPr>
      <w:r w:rsidRPr="00E77497">
        <w:t xml:space="preserve">Let </w:t>
      </w:r>
      <w:r w:rsidRPr="00E77497">
        <w:rPr>
          <w:i/>
        </w:rPr>
        <w:t>numberString</w:t>
      </w:r>
      <w:r w:rsidRPr="00E77497">
        <w:t xml:space="preserve"> be the longest prefix of </w:t>
      </w:r>
      <w:r w:rsidRPr="00E77497">
        <w:rPr>
          <w:i/>
        </w:rPr>
        <w:t>trimmedString</w:t>
      </w:r>
      <w:r w:rsidRPr="00E77497">
        <w:t xml:space="preserve">, which might be </w:t>
      </w:r>
      <w:r w:rsidRPr="00E77497">
        <w:rPr>
          <w:i/>
        </w:rPr>
        <w:t>trimmedString</w:t>
      </w:r>
      <w:r w:rsidRPr="00E77497">
        <w:t xml:space="preserve"> itself, that satisfies the syntax of a </w:t>
      </w:r>
      <w:r w:rsidRPr="00E77497">
        <w:rPr>
          <w:i/>
        </w:rPr>
        <w:t>StrDecimalLiteral</w:t>
      </w:r>
      <w:r w:rsidRPr="00E77497">
        <w:t>.</w:t>
      </w:r>
    </w:p>
    <w:p w14:paraId="57A21AC5" w14:textId="77777777" w:rsidR="004C02EF" w:rsidRPr="00E77497" w:rsidRDefault="004C02EF" w:rsidP="00C47E72">
      <w:pPr>
        <w:pStyle w:val="M4"/>
        <w:numPr>
          <w:ilvl w:val="0"/>
          <w:numId w:val="156"/>
        </w:numPr>
        <w:tabs>
          <w:tab w:val="num" w:pos="1721"/>
        </w:tabs>
      </w:pPr>
      <w:r w:rsidRPr="00E77497">
        <w:t xml:space="preserve">Return the Number value for the MV of </w:t>
      </w:r>
      <w:r w:rsidRPr="00E77497">
        <w:rPr>
          <w:i/>
        </w:rPr>
        <w:t>numberString</w:t>
      </w:r>
      <w:r w:rsidRPr="00E77497">
        <w:t>.</w:t>
      </w:r>
    </w:p>
    <w:p w14:paraId="00E9CD10" w14:textId="77777777" w:rsidR="004C02EF" w:rsidRPr="00E77497" w:rsidRDefault="004C02EF" w:rsidP="004C02EF">
      <w:pPr>
        <w:pStyle w:val="Note"/>
      </w:pPr>
      <w:r w:rsidRPr="00E77497">
        <w:t>NOTE</w:t>
      </w:r>
      <w:r w:rsidRPr="00E77497">
        <w:tab/>
      </w:r>
      <w:r w:rsidRPr="00E77497">
        <w:rPr>
          <w:rFonts w:ascii="Courier New" w:hAnsi="Courier New"/>
          <w:b/>
        </w:rPr>
        <w:t>parseFloat</w:t>
      </w:r>
      <w:r w:rsidRPr="00E77497">
        <w:t xml:space="preserve"> may interpret only a leading portion of </w:t>
      </w:r>
      <w:r w:rsidRPr="00E77497">
        <w:rPr>
          <w:rFonts w:ascii="Times New Roman" w:hAnsi="Times New Roman"/>
          <w:i/>
        </w:rPr>
        <w:t>string</w:t>
      </w:r>
      <w:r w:rsidRPr="00E77497">
        <w:t xml:space="preserve"> as a Number value; it ignores any characters that cannot be interpreted as part of the notation of an decimal literal, and no indication is given that any such characters were ignored.</w:t>
      </w:r>
      <w:bookmarkStart w:id="27946" w:name="_Toc393690354"/>
    </w:p>
    <w:p w14:paraId="246C9BF5" w14:textId="77777777" w:rsidR="004C02EF" w:rsidRPr="00E77497" w:rsidRDefault="004C02EF" w:rsidP="004C02EF">
      <w:pPr>
        <w:pStyle w:val="40"/>
        <w:numPr>
          <w:ilvl w:val="0"/>
          <w:numId w:val="0"/>
        </w:numPr>
      </w:pPr>
      <w:bookmarkStart w:id="27947" w:name="_Toc385672252"/>
      <w:bookmarkStart w:id="27948" w:name="_Toc393690356"/>
      <w:bookmarkEnd w:id="27942"/>
      <w:bookmarkEnd w:id="27943"/>
      <w:bookmarkEnd w:id="27946"/>
      <w:r w:rsidRPr="00E77497">
        <w:t>15.1.2.4</w:t>
      </w:r>
      <w:r w:rsidRPr="00E77497">
        <w:tab/>
        <w:t>isNaN (number</w:t>
      </w:r>
      <w:bookmarkEnd w:id="27947"/>
      <w:bookmarkEnd w:id="27948"/>
      <w:r w:rsidRPr="00E77497">
        <w:t>)</w:t>
      </w:r>
    </w:p>
    <w:p w14:paraId="75A7C1DF" w14:textId="77777777" w:rsidR="004C02EF" w:rsidRPr="00E77497" w:rsidRDefault="004C02EF" w:rsidP="004C02EF">
      <w:r w:rsidRPr="00E77497">
        <w:t xml:space="preserve">Returns </w:t>
      </w:r>
      <w:r w:rsidRPr="00E77497">
        <w:rPr>
          <w:b/>
        </w:rPr>
        <w:t>true</w:t>
      </w:r>
      <w:r w:rsidRPr="00E77497">
        <w:t xml:space="preserve"> if the argument coerces to </w:t>
      </w:r>
      <w:r w:rsidRPr="00E77497">
        <w:rPr>
          <w:b/>
        </w:rPr>
        <w:t>NaN</w:t>
      </w:r>
      <w:r w:rsidRPr="00E77497">
        <w:t xml:space="preserve">, and otherwise returns </w:t>
      </w:r>
      <w:r w:rsidRPr="00E77497">
        <w:rPr>
          <w:b/>
        </w:rPr>
        <w:t>false</w:t>
      </w:r>
      <w:r w:rsidRPr="00E77497">
        <w:t>.</w:t>
      </w:r>
      <w:bookmarkStart w:id="27949" w:name="_Toc385672253"/>
      <w:bookmarkStart w:id="27950" w:name="_Toc393690357"/>
    </w:p>
    <w:p w14:paraId="3FC5725F" w14:textId="77777777" w:rsidR="005D4B87" w:rsidRDefault="005D4B87" w:rsidP="00C47E72">
      <w:pPr>
        <w:pStyle w:val="Alg4"/>
        <w:numPr>
          <w:ilvl w:val="0"/>
          <w:numId w:val="158"/>
        </w:numPr>
        <w:rPr>
          <w:ins w:id="27951" w:author="Rev 7 Allen Wirfs-Brock" w:date="2012-04-11T16:02:00Z"/>
        </w:rPr>
      </w:pPr>
      <w:ins w:id="27952" w:author="Rev 7 Allen Wirfs-Brock" w:date="2012-04-11T16:02:00Z">
        <w:r>
          <w:t xml:space="preserve">Let </w:t>
        </w:r>
        <w:r w:rsidRPr="005D4B87">
          <w:rPr>
            <w:i/>
          </w:rPr>
          <w:t>num</w:t>
        </w:r>
        <w:r>
          <w:t xml:space="preserve"> be ToNumber(</w:t>
        </w:r>
      </w:ins>
      <w:ins w:id="27953" w:author="Rev 7 Allen Wirfs-Brock" w:date="2012-04-11T16:03:00Z">
        <w:r w:rsidRPr="00E77497">
          <w:rPr>
            <w:i/>
          </w:rPr>
          <w:t>number</w:t>
        </w:r>
      </w:ins>
      <w:ins w:id="27954" w:author="Rev 7 Allen Wirfs-Brock" w:date="2012-04-11T16:02:00Z">
        <w:r>
          <w:t>).</w:t>
        </w:r>
      </w:ins>
    </w:p>
    <w:p w14:paraId="14C18D64" w14:textId="77777777" w:rsidR="005D4B87" w:rsidRDefault="005D4B87" w:rsidP="005D4B87">
      <w:pPr>
        <w:pStyle w:val="M4"/>
        <w:numPr>
          <w:ilvl w:val="0"/>
          <w:numId w:val="158"/>
        </w:numPr>
        <w:tabs>
          <w:tab w:val="num" w:pos="1721"/>
        </w:tabs>
        <w:spacing w:after="0"/>
        <w:rPr>
          <w:ins w:id="27955" w:author="Rev 7 Allen Wirfs-Brock" w:date="2012-04-11T16:03:00Z"/>
        </w:rPr>
      </w:pPr>
      <w:ins w:id="27956" w:author="Rev 7 Allen Wirfs-Brock" w:date="2012-04-11T16:03:00Z">
        <w:r>
          <w:t>ReturnIfAbrupt(</w:t>
        </w:r>
        <w:r>
          <w:rPr>
            <w:i/>
          </w:rPr>
          <w:t>num</w:t>
        </w:r>
        <w:r>
          <w:t>).</w:t>
        </w:r>
      </w:ins>
    </w:p>
    <w:p w14:paraId="6059F7DD" w14:textId="77777777" w:rsidR="004C02EF" w:rsidRPr="00E77497" w:rsidRDefault="004C02EF" w:rsidP="00C47E72">
      <w:pPr>
        <w:pStyle w:val="Alg4"/>
        <w:numPr>
          <w:ilvl w:val="0"/>
          <w:numId w:val="158"/>
        </w:numPr>
      </w:pPr>
      <w:r w:rsidRPr="00E77497">
        <w:t xml:space="preserve">If </w:t>
      </w:r>
      <w:del w:id="27957" w:author="Rev 7 Allen Wirfs-Brock" w:date="2012-04-11T16:03:00Z">
        <w:r w:rsidRPr="005D4B87" w:rsidDel="005D4B87">
          <w:rPr>
            <w:i/>
          </w:rPr>
          <w:delText>ToNumber(number)</w:delText>
        </w:r>
      </w:del>
      <w:ins w:id="27958" w:author="Rev 7 Allen Wirfs-Brock" w:date="2012-04-11T16:03:00Z">
        <w:r w:rsidR="005D4B87" w:rsidRPr="005D4B87">
          <w:rPr>
            <w:i/>
          </w:rPr>
          <w:t>num</w:t>
        </w:r>
      </w:ins>
      <w:r w:rsidRPr="00E77497">
        <w:t xml:space="preserve"> is </w:t>
      </w:r>
      <w:r w:rsidRPr="00E77497">
        <w:rPr>
          <w:b/>
        </w:rPr>
        <w:t>NaN</w:t>
      </w:r>
      <w:r w:rsidRPr="00E77497">
        <w:t xml:space="preserve">, return </w:t>
      </w:r>
      <w:r w:rsidRPr="00E77497">
        <w:rPr>
          <w:b/>
        </w:rPr>
        <w:t>true</w:t>
      </w:r>
      <w:r w:rsidRPr="00E77497">
        <w:t>.</w:t>
      </w:r>
    </w:p>
    <w:p w14:paraId="7686BE83" w14:textId="77777777" w:rsidR="004C02EF" w:rsidRPr="00E77497" w:rsidRDefault="004C02EF" w:rsidP="00C47E72">
      <w:pPr>
        <w:pStyle w:val="Alg4"/>
        <w:numPr>
          <w:ilvl w:val="0"/>
          <w:numId w:val="158"/>
        </w:numPr>
        <w:spacing w:after="120"/>
      </w:pPr>
      <w:r w:rsidRPr="00E77497">
        <w:t xml:space="preserve">Otherwise, return </w:t>
      </w:r>
      <w:r w:rsidRPr="00E77497">
        <w:rPr>
          <w:b/>
        </w:rPr>
        <w:t>false</w:t>
      </w:r>
      <w:r w:rsidRPr="00E77497">
        <w:t>.</w:t>
      </w:r>
    </w:p>
    <w:p w14:paraId="2A4790A4" w14:textId="77777777" w:rsidR="004C02EF" w:rsidRPr="00E77497" w:rsidRDefault="004C02EF" w:rsidP="004C02EF">
      <w:pPr>
        <w:pStyle w:val="Note"/>
      </w:pPr>
      <w:r w:rsidRPr="00E77497">
        <w:t>NOTE</w:t>
      </w:r>
      <w:r w:rsidRPr="00E77497">
        <w:tab/>
        <w:t xml:space="preserve">A reliable way for ECMAScript code to test if a value </w:t>
      </w:r>
      <w:r w:rsidRPr="00E77497">
        <w:rPr>
          <w:rFonts w:ascii="Courier New" w:hAnsi="Courier New" w:cs="Courier New"/>
        </w:rPr>
        <w:t>X</w:t>
      </w:r>
      <w:r w:rsidRPr="00E77497">
        <w:t xml:space="preserve"> is a </w:t>
      </w:r>
      <w:r w:rsidRPr="00E77497">
        <w:rPr>
          <w:b/>
        </w:rPr>
        <w:t>NaN</w:t>
      </w:r>
      <w:r w:rsidRPr="00E77497">
        <w:t xml:space="preserve"> is an expression of the form </w:t>
      </w:r>
      <w:r w:rsidRPr="00E77497">
        <w:rPr>
          <w:rFonts w:ascii="Courier New" w:hAnsi="Courier New" w:cs="Courier New"/>
        </w:rPr>
        <w:t>X !== X</w:t>
      </w:r>
      <w:r w:rsidRPr="00E77497">
        <w:t xml:space="preserve">. The result will be </w:t>
      </w:r>
      <w:r w:rsidRPr="00E77497">
        <w:rPr>
          <w:b/>
        </w:rPr>
        <w:t>true</w:t>
      </w:r>
      <w:r w:rsidRPr="00E77497">
        <w:t xml:space="preserve"> if and only if </w:t>
      </w:r>
      <w:r w:rsidRPr="00E77497">
        <w:rPr>
          <w:rFonts w:ascii="Courier New" w:hAnsi="Courier New" w:cs="Courier New"/>
        </w:rPr>
        <w:t>X</w:t>
      </w:r>
      <w:r w:rsidRPr="00E77497">
        <w:t xml:space="preserve"> is a </w:t>
      </w:r>
      <w:r w:rsidRPr="00E77497">
        <w:rPr>
          <w:b/>
        </w:rPr>
        <w:t>NaN</w:t>
      </w:r>
      <w:r w:rsidRPr="00E77497">
        <w:t>.</w:t>
      </w:r>
    </w:p>
    <w:p w14:paraId="1684B088" w14:textId="77777777" w:rsidR="004C02EF" w:rsidRPr="00E77497" w:rsidRDefault="004C02EF" w:rsidP="004C02EF">
      <w:pPr>
        <w:pStyle w:val="40"/>
        <w:numPr>
          <w:ilvl w:val="0"/>
          <w:numId w:val="0"/>
        </w:numPr>
      </w:pPr>
      <w:r w:rsidRPr="00E77497">
        <w:t>15.1.2.5</w:t>
      </w:r>
      <w:r w:rsidRPr="00E77497">
        <w:tab/>
        <w:t>isFinite (number</w:t>
      </w:r>
      <w:bookmarkEnd w:id="27949"/>
      <w:bookmarkEnd w:id="27950"/>
      <w:r w:rsidRPr="00E77497">
        <w:t>)</w:t>
      </w:r>
    </w:p>
    <w:p w14:paraId="7B7519C9" w14:textId="77777777" w:rsidR="004C02EF" w:rsidRPr="00E77497" w:rsidRDefault="004C02EF" w:rsidP="004C02EF">
      <w:r w:rsidRPr="00E77497">
        <w:t xml:space="preserve">Returns </w:t>
      </w:r>
      <w:r w:rsidRPr="00E77497">
        <w:rPr>
          <w:b/>
        </w:rPr>
        <w:t>false</w:t>
      </w:r>
      <w:r w:rsidRPr="00E77497">
        <w:t xml:space="preserve"> if the argument coerces to </w:t>
      </w:r>
      <w:r w:rsidRPr="00E77497">
        <w:rPr>
          <w:b/>
        </w:rPr>
        <w:t>NaN</w:t>
      </w:r>
      <w:r w:rsidRPr="00E77497">
        <w:t xml:space="preserve">, </w:t>
      </w:r>
      <w:r w:rsidRPr="00E77497">
        <w:rPr>
          <w:b/>
        </w:rPr>
        <w:t>+</w:t>
      </w:r>
      <w:r w:rsidRPr="00B820AB">
        <w:rPr>
          <w:b/>
        </w:rPr>
        <w:sym w:font="Symbol" w:char="F0A5"/>
      </w:r>
      <w:r w:rsidRPr="00B820AB">
        <w:t xml:space="preserve">, or </w:t>
      </w:r>
      <w:r w:rsidRPr="00B820AB">
        <w:rPr>
          <w:b/>
        </w:rPr>
        <w:sym w:font="Symbol" w:char="F02D"/>
      </w:r>
      <w:r w:rsidRPr="00675B74">
        <w:rPr>
          <w:b/>
        </w:rPr>
        <w:sym w:font="Symbol" w:char="F0A5"/>
      </w:r>
      <w:r w:rsidRPr="00B820AB">
        <w:t xml:space="preserve">, and otherwise returns </w:t>
      </w:r>
      <w:r w:rsidRPr="00675B74">
        <w:rPr>
          <w:b/>
        </w:rPr>
        <w:t>true</w:t>
      </w:r>
      <w:r w:rsidRPr="00E77497">
        <w:t>.</w:t>
      </w:r>
      <w:bookmarkStart w:id="27959" w:name="_Toc393690358"/>
      <w:bookmarkStart w:id="27960" w:name="_Toc382212249"/>
      <w:bookmarkStart w:id="27961" w:name="_Toc382212812"/>
      <w:bookmarkStart w:id="27962" w:name="_Toc382291601"/>
      <w:bookmarkStart w:id="27963" w:name="_Toc385672254"/>
    </w:p>
    <w:p w14:paraId="566B1FB1" w14:textId="77777777" w:rsidR="005D4B87" w:rsidRDefault="005D4B87" w:rsidP="005D4B87">
      <w:pPr>
        <w:pStyle w:val="Alg4"/>
        <w:numPr>
          <w:ilvl w:val="0"/>
          <w:numId w:val="157"/>
        </w:numPr>
        <w:rPr>
          <w:ins w:id="27964" w:author="Rev 7 Allen Wirfs-Brock" w:date="2012-04-11T16:04:00Z"/>
        </w:rPr>
      </w:pPr>
      <w:bookmarkStart w:id="27965" w:name="_Ref456003831"/>
      <w:bookmarkStart w:id="27966" w:name="_Toc472818905"/>
      <w:bookmarkStart w:id="27967" w:name="_Toc235503483"/>
      <w:ins w:id="27968" w:author="Rev 7 Allen Wirfs-Brock" w:date="2012-04-11T16:04:00Z">
        <w:r>
          <w:t xml:space="preserve">Let </w:t>
        </w:r>
        <w:r w:rsidRPr="005D4B87">
          <w:rPr>
            <w:i/>
          </w:rPr>
          <w:t>num</w:t>
        </w:r>
        <w:r>
          <w:t xml:space="preserve"> be ToNumber(</w:t>
        </w:r>
        <w:r w:rsidRPr="00E77497">
          <w:rPr>
            <w:i/>
          </w:rPr>
          <w:t>number</w:t>
        </w:r>
        <w:r>
          <w:t>).</w:t>
        </w:r>
      </w:ins>
    </w:p>
    <w:p w14:paraId="66ABA3E3" w14:textId="77777777" w:rsidR="005D4B87" w:rsidRDefault="005D4B87" w:rsidP="005D4B87">
      <w:pPr>
        <w:pStyle w:val="M4"/>
        <w:numPr>
          <w:ilvl w:val="0"/>
          <w:numId w:val="157"/>
        </w:numPr>
        <w:tabs>
          <w:tab w:val="num" w:pos="1721"/>
        </w:tabs>
        <w:spacing w:after="0"/>
        <w:rPr>
          <w:ins w:id="27969" w:author="Rev 7 Allen Wirfs-Brock" w:date="2012-04-11T16:04:00Z"/>
        </w:rPr>
      </w:pPr>
      <w:ins w:id="27970" w:author="Rev 7 Allen Wirfs-Brock" w:date="2012-04-11T16:04:00Z">
        <w:r>
          <w:t>ReturnIfAbrupt(</w:t>
        </w:r>
        <w:r>
          <w:rPr>
            <w:i/>
          </w:rPr>
          <w:t>num</w:t>
        </w:r>
        <w:r>
          <w:t>).</w:t>
        </w:r>
      </w:ins>
    </w:p>
    <w:p w14:paraId="61BB2C74" w14:textId="77777777" w:rsidR="004C02EF" w:rsidRPr="006B6D0A" w:rsidRDefault="004C02EF" w:rsidP="00C47E72">
      <w:pPr>
        <w:pStyle w:val="Alg4"/>
        <w:numPr>
          <w:ilvl w:val="0"/>
          <w:numId w:val="157"/>
        </w:numPr>
      </w:pPr>
      <w:r w:rsidRPr="00E77497">
        <w:t>If ToNumber(</w:t>
      </w:r>
      <w:r w:rsidRPr="00E77497">
        <w:rPr>
          <w:i/>
        </w:rPr>
        <w:t>num</w:t>
      </w:r>
      <w:del w:id="27971" w:author="Rev 7 Allen Wirfs-Brock" w:date="2012-04-11T16:04:00Z">
        <w:r w:rsidRPr="00E77497" w:rsidDel="005D4B87">
          <w:rPr>
            <w:i/>
          </w:rPr>
          <w:delText>ber</w:delText>
        </w:r>
      </w:del>
      <w:r w:rsidRPr="00E77497">
        <w:t xml:space="preserve">) is </w:t>
      </w:r>
      <w:r w:rsidRPr="00E77497">
        <w:rPr>
          <w:b/>
        </w:rPr>
        <w:t>NaN</w:t>
      </w:r>
      <w:r w:rsidRPr="00E77497">
        <w:t xml:space="preserve">, </w:t>
      </w:r>
      <w:r w:rsidRPr="00E77497">
        <w:rPr>
          <w:b/>
        </w:rPr>
        <w:t>+</w:t>
      </w:r>
      <w:r w:rsidRPr="004D1BD1">
        <w:rPr>
          <w:b/>
        </w:rPr>
        <w:sym w:font="Symbol" w:char="F0A5"/>
      </w:r>
      <w:r w:rsidRPr="004D1BD1">
        <w:t xml:space="preserve">, or </w:t>
      </w:r>
      <w:r w:rsidRPr="004D1BD1">
        <w:rPr>
          <w:b/>
        </w:rPr>
        <w:sym w:font="Symbol" w:char="F02D"/>
      </w:r>
      <w:r w:rsidRPr="003B4312">
        <w:rPr>
          <w:b/>
        </w:rPr>
        <w:sym w:font="Symbol" w:char="F0A5"/>
      </w:r>
      <w:r w:rsidRPr="004D1BD1">
        <w:t xml:space="preserve">, return </w:t>
      </w:r>
      <w:r w:rsidRPr="003B4312">
        <w:rPr>
          <w:b/>
        </w:rPr>
        <w:t>false</w:t>
      </w:r>
      <w:r w:rsidRPr="006B6D0A">
        <w:t>.</w:t>
      </w:r>
    </w:p>
    <w:p w14:paraId="64A55B0B" w14:textId="77777777" w:rsidR="004C02EF" w:rsidRPr="00E65A34" w:rsidRDefault="004C02EF" w:rsidP="00C47E72">
      <w:pPr>
        <w:pStyle w:val="Alg4"/>
        <w:numPr>
          <w:ilvl w:val="0"/>
          <w:numId w:val="157"/>
        </w:numPr>
        <w:spacing w:after="120"/>
      </w:pPr>
      <w:r w:rsidRPr="006B6D0A">
        <w:t xml:space="preserve">Otherwise, return </w:t>
      </w:r>
      <w:r w:rsidRPr="006B6D0A">
        <w:rPr>
          <w:b/>
        </w:rPr>
        <w:t>true</w:t>
      </w:r>
      <w:r w:rsidRPr="00E65A34">
        <w:t>.</w:t>
      </w:r>
    </w:p>
    <w:p w14:paraId="36A2AD55" w14:textId="77777777" w:rsidR="004C02EF" w:rsidRPr="00546435" w:rsidRDefault="004C02EF" w:rsidP="00B43482">
      <w:pPr>
        <w:pStyle w:val="30"/>
        <w:numPr>
          <w:ilvl w:val="0"/>
          <w:numId w:val="0"/>
        </w:numPr>
      </w:pPr>
      <w:bookmarkStart w:id="27972" w:name="_Toc241509258"/>
      <w:bookmarkStart w:id="27973" w:name="_Toc244416745"/>
      <w:bookmarkStart w:id="27974" w:name="_Toc276631109"/>
      <w:bookmarkStart w:id="27975" w:name="_Toc336509592"/>
      <w:r w:rsidRPr="00546435">
        <w:t>15.1.3</w:t>
      </w:r>
      <w:r w:rsidRPr="00546435">
        <w:tab/>
        <w:t>URI Handling Function Properties</w:t>
      </w:r>
      <w:bookmarkEnd w:id="27965"/>
      <w:bookmarkEnd w:id="27966"/>
      <w:bookmarkEnd w:id="27967"/>
      <w:bookmarkEnd w:id="27972"/>
      <w:bookmarkEnd w:id="27973"/>
      <w:bookmarkEnd w:id="27974"/>
      <w:bookmarkEnd w:id="27975"/>
    </w:p>
    <w:p w14:paraId="19E064C8" w14:textId="77777777" w:rsidR="004C02EF" w:rsidRPr="00A67AF2" w:rsidRDefault="004C02EF" w:rsidP="004C02EF">
      <w:pPr>
        <w:rPr>
          <w:rFonts w:ascii="Times New Roman" w:hAnsi="Times New Roman"/>
        </w:rPr>
      </w:pPr>
      <w:r w:rsidRPr="00A67AF2">
        <w:rPr>
          <w:rFonts w:ascii="Times New Roman" w:hAnsi="Times New Roman"/>
        </w:rPr>
        <w:t>Uniform Resource Identifiers, or URIs, are Strings that identify resources (e.g. web pages or files) and transport protocols by which to access them (e.g. HTTP or FTP) on the Internet. The ECMAScript language itself does not provide any support for using URIs except for functions that encode and decode URIs as described in 15.1.3.1, 15.1.3.2, 15.1.3.3 and 15.1.3.4.</w:t>
      </w:r>
    </w:p>
    <w:p w14:paraId="50870A65" w14:textId="77777777" w:rsidR="004C02EF" w:rsidRPr="00E77497" w:rsidRDefault="004C02EF" w:rsidP="004C02EF">
      <w:pPr>
        <w:pStyle w:val="Note"/>
      </w:pPr>
      <w:r w:rsidRPr="00A67AF2">
        <w:t>NOTE</w:t>
      </w:r>
      <w:r w:rsidRPr="00A67AF2">
        <w:tab/>
        <w:t>Many implementations of ECMAScript provide additional function</w:t>
      </w:r>
      <w:r w:rsidRPr="00B820AB">
        <w:t>s and methods that manipulate web page</w:t>
      </w:r>
      <w:r w:rsidRPr="00675B74">
        <w:t>s; these functions are beyond the scope of thi</w:t>
      </w:r>
      <w:r w:rsidRPr="00E77497">
        <w:t>s standard.</w:t>
      </w:r>
    </w:p>
    <w:p w14:paraId="67A6B84E" w14:textId="77777777" w:rsidR="004C02EF" w:rsidRPr="00E77497" w:rsidRDefault="004C02EF" w:rsidP="004C02EF">
      <w:r w:rsidRPr="00E77497">
        <w:t>A URI is composed of a sequence of components separated by component separators. The general form is:</w:t>
      </w:r>
    </w:p>
    <w:p w14:paraId="01F96C98" w14:textId="77777777" w:rsidR="004C02EF" w:rsidRPr="00E77497" w:rsidRDefault="004C02EF" w:rsidP="004C02EF">
      <w:pPr>
        <w:rPr>
          <w:rFonts w:ascii="Courier New" w:hAnsi="Courier New"/>
        </w:rPr>
      </w:pPr>
      <w:r w:rsidRPr="00E77497">
        <w:rPr>
          <w:rFonts w:ascii="Courier New" w:hAnsi="Courier New"/>
        </w:rPr>
        <w:t xml:space="preserve">     </w:t>
      </w:r>
      <w:r w:rsidRPr="00E77497">
        <w:rPr>
          <w:rStyle w:val="bnf"/>
        </w:rPr>
        <w:t>Scheme</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First</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Second</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Third</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Fourth</w:t>
      </w:r>
    </w:p>
    <w:p w14:paraId="58C7B80B" w14:textId="77777777" w:rsidR="004C02EF" w:rsidRPr="00E77497" w:rsidRDefault="004C02EF" w:rsidP="004C02EF">
      <w:r w:rsidRPr="00E77497">
        <w:t>where the italicised names represent components and “</w:t>
      </w:r>
      <w:r w:rsidRPr="00E77497">
        <w:rPr>
          <w:rFonts w:ascii="Courier New" w:hAnsi="Courier New"/>
          <w:b/>
        </w:rPr>
        <w:t>:</w:t>
      </w:r>
      <w:r w:rsidRPr="00E77497">
        <w:t>”, “</w:t>
      </w:r>
      <w:r w:rsidRPr="00E77497">
        <w:rPr>
          <w:rFonts w:ascii="Courier New" w:hAnsi="Courier New"/>
          <w:b/>
        </w:rPr>
        <w:t>/</w:t>
      </w:r>
      <w:r w:rsidRPr="00E77497">
        <w:t>”, “</w:t>
      </w:r>
      <w:r w:rsidRPr="00E77497">
        <w:rPr>
          <w:rFonts w:ascii="Courier New" w:hAnsi="Courier New"/>
          <w:b/>
        </w:rPr>
        <w:t>;</w:t>
      </w:r>
      <w:r w:rsidRPr="00E77497">
        <w:t>” and “</w:t>
      </w:r>
      <w:r w:rsidRPr="00E77497">
        <w:rPr>
          <w:rFonts w:ascii="Courier New" w:hAnsi="Courier New"/>
          <w:b/>
        </w:rPr>
        <w:t>?</w:t>
      </w:r>
      <w:r w:rsidRPr="00E77497">
        <w:t xml:space="preserve">” are reserved characters used as separators. The </w:t>
      </w:r>
      <w:r w:rsidRPr="00E77497">
        <w:rPr>
          <w:rFonts w:ascii="Courier New" w:hAnsi="Courier New"/>
          <w:b/>
        </w:rPr>
        <w:t>encodeURI</w:t>
      </w:r>
      <w:r w:rsidRPr="00E77497">
        <w:t xml:space="preserve"> and </w:t>
      </w:r>
      <w:r w:rsidRPr="00E77497">
        <w:rPr>
          <w:rFonts w:ascii="Courier New" w:hAnsi="Courier New"/>
          <w:b/>
        </w:rPr>
        <w:t>decodeURI</w:t>
      </w:r>
      <w:r w:rsidRPr="00E77497">
        <w:t xml:space="preserve"> functions are intended to work with complete URIs; they assume that any reserved characters in the URI are intended to have special meaning and so are not encoded. The  </w:t>
      </w:r>
      <w:r w:rsidRPr="00E77497">
        <w:rPr>
          <w:rFonts w:ascii="Courier New" w:hAnsi="Courier New"/>
          <w:b/>
        </w:rPr>
        <w:t>encodeURIComponent</w:t>
      </w:r>
      <w:r w:rsidRPr="00E77497">
        <w:rPr>
          <w:b/>
        </w:rPr>
        <w:t xml:space="preserve"> </w:t>
      </w:r>
      <w:r w:rsidRPr="00E77497">
        <w:t xml:space="preserve">and </w:t>
      </w:r>
      <w:r w:rsidRPr="00E77497">
        <w:rPr>
          <w:rFonts w:ascii="Courier New" w:hAnsi="Courier New"/>
          <w:b/>
        </w:rPr>
        <w:t>decodeURIComponent</w:t>
      </w:r>
      <w:r w:rsidRPr="00E77497">
        <w:rPr>
          <w:b/>
        </w:rPr>
        <w:t xml:space="preserve"> </w:t>
      </w:r>
      <w:r w:rsidRPr="00E77497">
        <w:t>functions</w:t>
      </w:r>
      <w:r w:rsidRPr="00E77497">
        <w:rPr>
          <w:b/>
        </w:rPr>
        <w:t xml:space="preserve"> </w:t>
      </w:r>
      <w:r w:rsidRPr="00E77497">
        <w:t>are intended to work with the individual component parts of a URI; they assume that any reserved characters represent text and so must be encoded so that they are not interpreted as reserved characters when the component is part of a complete URI.</w:t>
      </w:r>
    </w:p>
    <w:p w14:paraId="00EC5A04" w14:textId="77777777" w:rsidR="004C02EF" w:rsidRPr="00E77497" w:rsidRDefault="004C02EF" w:rsidP="004C02EF">
      <w:r w:rsidRPr="00E77497">
        <w:t>The following lexical grammar specifies the form of encoded URIs.</w:t>
      </w:r>
    </w:p>
    <w:p w14:paraId="0645F1AC" w14:textId="77777777" w:rsidR="004C02EF" w:rsidRPr="00E77497" w:rsidRDefault="004C02EF" w:rsidP="004C02EF">
      <w:pPr>
        <w:pStyle w:val="Syntax"/>
      </w:pPr>
      <w:r w:rsidRPr="00E77497">
        <w:t>Syntax</w:t>
      </w:r>
    </w:p>
    <w:p w14:paraId="4454F906" w14:textId="77777777" w:rsidR="004C02EF" w:rsidRPr="00E77497" w:rsidRDefault="004C02EF" w:rsidP="004C02EF">
      <w:pPr>
        <w:pStyle w:val="SyntaxRule"/>
      </w:pPr>
      <w:r w:rsidRPr="00E77497">
        <w:t xml:space="preserve">uri </w:t>
      </w:r>
      <w:r w:rsidRPr="00E77497">
        <w:rPr>
          <w:rFonts w:ascii="Arial" w:hAnsi="Arial"/>
          <w:b/>
          <w:i w:val="0"/>
        </w:rPr>
        <w:t>:::</w:t>
      </w:r>
    </w:p>
    <w:p w14:paraId="0AE24098" w14:textId="77777777" w:rsidR="004C02EF" w:rsidRPr="00E77497" w:rsidRDefault="004C02EF" w:rsidP="004C02EF">
      <w:pPr>
        <w:pStyle w:val="SyntaxDefinition"/>
      </w:pPr>
      <w:r w:rsidRPr="00E77497">
        <w:t>uriCharacters</w:t>
      </w:r>
      <w:r w:rsidRPr="00E77497">
        <w:rPr>
          <w:rFonts w:ascii="Arial" w:hAnsi="Arial" w:cs="Arial"/>
          <w:i w:val="0"/>
          <w:vertAlign w:val="subscript"/>
        </w:rPr>
        <w:t>opt</w:t>
      </w:r>
    </w:p>
    <w:p w14:paraId="24D4C08A" w14:textId="77777777" w:rsidR="004C02EF" w:rsidRPr="00E77497" w:rsidRDefault="004C02EF" w:rsidP="004C02EF">
      <w:pPr>
        <w:pStyle w:val="SyntaxRule"/>
      </w:pPr>
      <w:r w:rsidRPr="00E77497">
        <w:t xml:space="preserve">uriCharacters </w:t>
      </w:r>
      <w:r w:rsidRPr="00E77497">
        <w:rPr>
          <w:rFonts w:ascii="Arial" w:hAnsi="Arial"/>
          <w:b/>
          <w:i w:val="0"/>
        </w:rPr>
        <w:t>:::</w:t>
      </w:r>
    </w:p>
    <w:p w14:paraId="10EB4640" w14:textId="77777777" w:rsidR="004C02EF" w:rsidRPr="00E77497" w:rsidRDefault="004C02EF" w:rsidP="004C02EF">
      <w:pPr>
        <w:pStyle w:val="SyntaxDefinition"/>
      </w:pPr>
      <w:r w:rsidRPr="00E77497">
        <w:t>uriCharacter uriCharacters</w:t>
      </w:r>
      <w:r w:rsidRPr="00E77497">
        <w:rPr>
          <w:rFonts w:ascii="Arial" w:hAnsi="Arial" w:cs="Arial"/>
          <w:i w:val="0"/>
          <w:vertAlign w:val="subscript"/>
        </w:rPr>
        <w:t>opt</w:t>
      </w:r>
    </w:p>
    <w:p w14:paraId="2CF2D01B" w14:textId="77777777" w:rsidR="004C02EF" w:rsidRPr="00E77497" w:rsidRDefault="004C02EF" w:rsidP="004C02EF">
      <w:pPr>
        <w:pStyle w:val="SyntaxRule"/>
      </w:pPr>
      <w:r w:rsidRPr="00E77497">
        <w:t xml:space="preserve">uriCharacter </w:t>
      </w:r>
      <w:r w:rsidRPr="00E77497">
        <w:rPr>
          <w:rFonts w:ascii="Arial" w:hAnsi="Arial"/>
          <w:b/>
          <w:i w:val="0"/>
        </w:rPr>
        <w:t>:::</w:t>
      </w:r>
    </w:p>
    <w:p w14:paraId="7A2660E4" w14:textId="77777777" w:rsidR="004C02EF" w:rsidRPr="00E77497" w:rsidRDefault="004C02EF" w:rsidP="004C02EF">
      <w:pPr>
        <w:pStyle w:val="SyntaxDefinition"/>
      </w:pPr>
      <w:r w:rsidRPr="00E77497">
        <w:t>uriReserved</w:t>
      </w:r>
      <w:r w:rsidRPr="00E77497">
        <w:br/>
        <w:t>uriUnescaped</w:t>
      </w:r>
      <w:r w:rsidRPr="00E77497">
        <w:br/>
        <w:t>uriEscaped</w:t>
      </w:r>
    </w:p>
    <w:p w14:paraId="2D5FF6CD" w14:textId="77777777" w:rsidR="004C02EF" w:rsidRPr="00E77497" w:rsidRDefault="004C02EF" w:rsidP="004C02EF">
      <w:pPr>
        <w:pStyle w:val="SyntaxRule"/>
      </w:pPr>
      <w:r w:rsidRPr="00E77497">
        <w:t xml:space="preserve">uriReserved </w:t>
      </w:r>
      <w:r w:rsidRPr="00E77497">
        <w:rPr>
          <w:rFonts w:ascii="Arial" w:hAnsi="Arial"/>
          <w:b/>
          <w:i w:val="0"/>
        </w:rPr>
        <w:t>:::</w:t>
      </w:r>
      <w:r w:rsidRPr="00E77497">
        <w:t xml:space="preserve"> </w:t>
      </w:r>
      <w:r w:rsidRPr="00E77497">
        <w:rPr>
          <w:rFonts w:ascii="Arial" w:hAnsi="Arial"/>
          <w:b/>
          <w:i w:val="0"/>
        </w:rPr>
        <w:t>one of</w:t>
      </w:r>
    </w:p>
    <w:p w14:paraId="558BE692"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  /  ?  :  @  &amp;  =  +  $  ,</w:t>
      </w:r>
    </w:p>
    <w:p w14:paraId="73194F8B" w14:textId="77777777" w:rsidR="004C02EF" w:rsidRPr="00E77497" w:rsidRDefault="004C02EF" w:rsidP="004C02EF">
      <w:pPr>
        <w:pStyle w:val="SyntaxRule"/>
      </w:pPr>
      <w:r w:rsidRPr="00E77497">
        <w:t xml:space="preserve">uriUnescaped </w:t>
      </w:r>
      <w:r w:rsidRPr="00E77497">
        <w:rPr>
          <w:rFonts w:ascii="Arial" w:hAnsi="Arial"/>
          <w:b/>
          <w:i w:val="0"/>
        </w:rPr>
        <w:t>:::</w:t>
      </w:r>
    </w:p>
    <w:p w14:paraId="2D0D85E7" w14:textId="77777777" w:rsidR="004C02EF" w:rsidRPr="00E77497" w:rsidRDefault="004C02EF" w:rsidP="004C02EF">
      <w:pPr>
        <w:pStyle w:val="SyntaxDefinition"/>
      </w:pPr>
      <w:r w:rsidRPr="00E77497">
        <w:t>uriAlpha</w:t>
      </w:r>
      <w:r w:rsidRPr="00E77497">
        <w:br/>
        <w:t>DecimalDigit</w:t>
      </w:r>
      <w:r w:rsidRPr="00E77497">
        <w:br/>
        <w:t>uriMark</w:t>
      </w:r>
    </w:p>
    <w:p w14:paraId="7AD6B2E0" w14:textId="77777777" w:rsidR="004C02EF" w:rsidRPr="00E77497" w:rsidRDefault="004C02EF" w:rsidP="004C02EF">
      <w:pPr>
        <w:pStyle w:val="SyntaxRule"/>
      </w:pPr>
      <w:r w:rsidRPr="00E77497">
        <w:t xml:space="preserve">uriEscaped </w:t>
      </w:r>
      <w:r w:rsidRPr="00E77497">
        <w:rPr>
          <w:rFonts w:ascii="Arial" w:hAnsi="Arial"/>
          <w:b/>
          <w:i w:val="0"/>
        </w:rPr>
        <w:t>:::</w:t>
      </w:r>
    </w:p>
    <w:p w14:paraId="199931EA" w14:textId="77777777" w:rsidR="004C02EF" w:rsidRPr="00E77497" w:rsidRDefault="004C02EF" w:rsidP="004C02EF">
      <w:pPr>
        <w:pStyle w:val="SyntaxDefinition"/>
      </w:pPr>
      <w:r w:rsidRPr="00E77497">
        <w:rPr>
          <w:rFonts w:ascii="Courier New" w:hAnsi="Courier New"/>
          <w:b/>
          <w:i w:val="0"/>
        </w:rPr>
        <w:t>%</w:t>
      </w:r>
      <w:r w:rsidRPr="00E77497">
        <w:t xml:space="preserve"> HexDigit HexDigit</w:t>
      </w:r>
    </w:p>
    <w:p w14:paraId="251C9F46" w14:textId="77777777" w:rsidR="004C02EF" w:rsidRPr="00E77497" w:rsidRDefault="004C02EF" w:rsidP="004C02EF">
      <w:pPr>
        <w:pStyle w:val="SyntaxRule"/>
      </w:pPr>
      <w:r w:rsidRPr="00E77497">
        <w:t xml:space="preserve">uriAlpha </w:t>
      </w:r>
      <w:r w:rsidRPr="00E77497">
        <w:rPr>
          <w:rFonts w:ascii="Arial" w:hAnsi="Arial"/>
          <w:b/>
          <w:i w:val="0"/>
        </w:rPr>
        <w:t>:::</w:t>
      </w:r>
      <w:r w:rsidRPr="00E77497">
        <w:t xml:space="preserve"> </w:t>
      </w:r>
      <w:r w:rsidRPr="00E77497">
        <w:rPr>
          <w:rFonts w:ascii="Arial" w:hAnsi="Arial"/>
          <w:b/>
          <w:i w:val="0"/>
        </w:rPr>
        <w:t>one of</w:t>
      </w:r>
    </w:p>
    <w:p w14:paraId="5616FBEC"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4ACB6F1D" w14:textId="77777777" w:rsidR="004C02EF" w:rsidRPr="00E77497" w:rsidRDefault="004C02EF" w:rsidP="004C02EF">
      <w:pPr>
        <w:pStyle w:val="SyntaxRule"/>
      </w:pPr>
      <w:r w:rsidRPr="00E77497">
        <w:t xml:space="preserve">uriMark </w:t>
      </w:r>
      <w:r w:rsidRPr="00E77497">
        <w:rPr>
          <w:rFonts w:ascii="Arial" w:hAnsi="Arial"/>
          <w:b/>
          <w:i w:val="0"/>
        </w:rPr>
        <w:t>:::</w:t>
      </w:r>
      <w:r w:rsidRPr="00E77497">
        <w:t xml:space="preserve"> </w:t>
      </w:r>
      <w:r w:rsidRPr="00E77497">
        <w:rPr>
          <w:rFonts w:ascii="Arial" w:hAnsi="Arial"/>
          <w:b/>
          <w:i w:val="0"/>
        </w:rPr>
        <w:t>one of</w:t>
      </w:r>
    </w:p>
    <w:p w14:paraId="79729854"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  _  .  !  ~  *  '  (  )</w:t>
      </w:r>
    </w:p>
    <w:p w14:paraId="3C4AC4D4" w14:textId="77777777" w:rsidR="004C02EF" w:rsidRPr="00E77497" w:rsidRDefault="004C02EF" w:rsidP="004C02EF">
      <w:pPr>
        <w:pStyle w:val="Note"/>
      </w:pPr>
      <w:r w:rsidRPr="00E77497">
        <w:t>NOTE</w:t>
      </w:r>
      <w:r w:rsidRPr="00E77497">
        <w:tab/>
        <w:t xml:space="preserve">The above syntax is based upon RFC 2396 and does not reflect changes introduced by the more recent RFC 3986.  </w:t>
      </w:r>
    </w:p>
    <w:p w14:paraId="1B6DCBAA" w14:textId="77777777" w:rsidR="00CA30A6" w:rsidRPr="00E77497" w:rsidRDefault="00CA30A6" w:rsidP="00CA30A6">
      <w:pPr>
        <w:keepNext/>
        <w:rPr>
          <w:ins w:id="27976" w:author="Rev 8 Allen Wirfs-Brock" w:date="2012-06-14T14:58:00Z"/>
          <w:rFonts w:ascii="Helvetica" w:hAnsi="Helvetica"/>
          <w:b/>
        </w:rPr>
      </w:pPr>
      <w:ins w:id="27977" w:author="Rev 8 Allen Wirfs-Brock" w:date="2012-06-14T14:58:00Z">
        <w:r w:rsidRPr="00E77497">
          <w:rPr>
            <w:rFonts w:ascii="Helvetica" w:hAnsi="Helvetica"/>
            <w:b/>
          </w:rPr>
          <w:t>Runtime Semantics</w:t>
        </w:r>
      </w:ins>
    </w:p>
    <w:p w14:paraId="5E2AF9A5" w14:textId="77777777" w:rsidR="004C02EF" w:rsidRPr="00E77497" w:rsidRDefault="004C02EF" w:rsidP="004C02EF">
      <w:r w:rsidRPr="00E77497">
        <w:t>When a character to be included in a URI is not listed above or is not intended to have the special meaning sometimes given to the reserved characters, that character must be encoded. The character is transformed into its UTF-8 encoding, with surrogate pairs first converted from UTF-16 to the corresponding code point value. (Note that for code units in the range [0,127] this results in a single octet with the same value.) The resulting sequence of octets is then transformed into a String with each octet represented by an escape sequence of the form “</w:t>
      </w:r>
      <w:r w:rsidRPr="00E77497">
        <w:rPr>
          <w:rFonts w:ascii="Courier New" w:hAnsi="Courier New"/>
          <w:b/>
        </w:rPr>
        <w:t>%</w:t>
      </w:r>
      <w:r w:rsidRPr="00E77497">
        <w:rPr>
          <w:rFonts w:ascii="Courier New" w:hAnsi="Courier New"/>
        </w:rPr>
        <w:t>xx</w:t>
      </w:r>
      <w:r w:rsidRPr="00E77497">
        <w:t>”.</w:t>
      </w:r>
    </w:p>
    <w:p w14:paraId="31B81452" w14:textId="77777777" w:rsidR="004C02EF" w:rsidRPr="00E77497" w:rsidRDefault="004C02EF" w:rsidP="004C02EF">
      <w:r w:rsidRPr="00E77497">
        <w:t xml:space="preserve">The encoding and escaping process is described by the abstract operation Encode taking two String arguments </w:t>
      </w:r>
      <w:r w:rsidRPr="00E77497">
        <w:rPr>
          <w:rFonts w:ascii="Times New Roman" w:hAnsi="Times New Roman"/>
          <w:i/>
        </w:rPr>
        <w:t>string</w:t>
      </w:r>
      <w:r w:rsidRPr="00E77497">
        <w:t xml:space="preserve"> and </w:t>
      </w:r>
      <w:r w:rsidRPr="00E77497">
        <w:rPr>
          <w:rFonts w:ascii="Times New Roman" w:hAnsi="Times New Roman"/>
          <w:i/>
        </w:rPr>
        <w:t>unescapedSet</w:t>
      </w:r>
      <w:r w:rsidRPr="00E77497">
        <w:t>.</w:t>
      </w:r>
    </w:p>
    <w:p w14:paraId="7DF05E69" w14:textId="77777777" w:rsidR="004C02EF" w:rsidRPr="00E77497" w:rsidRDefault="004C02EF" w:rsidP="00C47E72">
      <w:pPr>
        <w:pStyle w:val="M3"/>
        <w:numPr>
          <w:ilvl w:val="0"/>
          <w:numId w:val="159"/>
        </w:numPr>
        <w:spacing w:after="0"/>
      </w:pPr>
      <w:r w:rsidRPr="00E77497">
        <w:t xml:space="preserve">Let </w:t>
      </w:r>
      <w:r w:rsidRPr="00E77497">
        <w:rPr>
          <w:i/>
        </w:rPr>
        <w:t>strLen</w:t>
      </w:r>
      <w:r w:rsidRPr="00E77497">
        <w:t xml:space="preserve"> be the number of characters in </w:t>
      </w:r>
      <w:r w:rsidRPr="00E77497">
        <w:rPr>
          <w:i/>
        </w:rPr>
        <w:t>string</w:t>
      </w:r>
      <w:r w:rsidRPr="00E77497">
        <w:t>.</w:t>
      </w:r>
    </w:p>
    <w:p w14:paraId="0962CD12" w14:textId="77777777" w:rsidR="004C02EF" w:rsidRPr="00E77497" w:rsidRDefault="004C02EF" w:rsidP="00C47E72">
      <w:pPr>
        <w:pStyle w:val="M3"/>
        <w:numPr>
          <w:ilvl w:val="0"/>
          <w:numId w:val="159"/>
        </w:numPr>
        <w:spacing w:after="0"/>
      </w:pPr>
      <w:r w:rsidRPr="00E77497">
        <w:t xml:space="preserve">Let </w:t>
      </w:r>
      <w:r w:rsidRPr="00E77497">
        <w:rPr>
          <w:i/>
        </w:rPr>
        <w:t>R</w:t>
      </w:r>
      <w:r w:rsidRPr="00E77497">
        <w:t xml:space="preserve"> be the empty String.</w:t>
      </w:r>
    </w:p>
    <w:p w14:paraId="2E61E6CF" w14:textId="77777777" w:rsidR="004C02EF" w:rsidRPr="00E77497" w:rsidRDefault="004C02EF" w:rsidP="00C47E72">
      <w:pPr>
        <w:pStyle w:val="M3"/>
        <w:numPr>
          <w:ilvl w:val="0"/>
          <w:numId w:val="159"/>
        </w:numPr>
        <w:spacing w:after="0"/>
      </w:pPr>
      <w:r w:rsidRPr="00E77497">
        <w:t xml:space="preserve">Let </w:t>
      </w:r>
      <w:r w:rsidRPr="00E77497">
        <w:rPr>
          <w:i/>
        </w:rPr>
        <w:t>k</w:t>
      </w:r>
      <w:r w:rsidRPr="00E77497">
        <w:t xml:space="preserve"> be 0.</w:t>
      </w:r>
    </w:p>
    <w:p w14:paraId="7CE060AC" w14:textId="77777777" w:rsidR="004C02EF" w:rsidRPr="00E77497" w:rsidRDefault="004C02EF" w:rsidP="00C47E72">
      <w:pPr>
        <w:pStyle w:val="M3"/>
        <w:numPr>
          <w:ilvl w:val="0"/>
          <w:numId w:val="159"/>
        </w:numPr>
        <w:spacing w:after="0"/>
      </w:pPr>
      <w:r w:rsidRPr="00E77497">
        <w:t>Repeat</w:t>
      </w:r>
    </w:p>
    <w:p w14:paraId="46E99FA5" w14:textId="77777777" w:rsidR="004C02EF" w:rsidRPr="00E77497" w:rsidRDefault="004C02EF" w:rsidP="00C47E72">
      <w:pPr>
        <w:pStyle w:val="M3"/>
        <w:numPr>
          <w:ilvl w:val="1"/>
          <w:numId w:val="159"/>
        </w:numPr>
        <w:spacing w:after="0"/>
      </w:pPr>
      <w:r w:rsidRPr="00E77497">
        <w:t xml:space="preserve">If </w:t>
      </w:r>
      <w:r w:rsidRPr="00E77497">
        <w:rPr>
          <w:i/>
        </w:rPr>
        <w:t>k</w:t>
      </w:r>
      <w:r w:rsidRPr="00E77497">
        <w:t xml:space="preserve"> equals </w:t>
      </w:r>
      <w:r w:rsidRPr="00E77497">
        <w:rPr>
          <w:i/>
        </w:rPr>
        <w:t>strLen</w:t>
      </w:r>
      <w:r w:rsidRPr="00E77497">
        <w:t xml:space="preserve">, return </w:t>
      </w:r>
      <w:r w:rsidRPr="00E77497">
        <w:rPr>
          <w:i/>
        </w:rPr>
        <w:t>R</w:t>
      </w:r>
      <w:r w:rsidRPr="00E77497">
        <w:t>.</w:t>
      </w:r>
    </w:p>
    <w:p w14:paraId="0B9E4BD8" w14:textId="77777777" w:rsidR="004C02EF" w:rsidRPr="00E77497" w:rsidRDefault="004C02EF" w:rsidP="00C47E72">
      <w:pPr>
        <w:pStyle w:val="M3"/>
        <w:numPr>
          <w:ilvl w:val="1"/>
          <w:numId w:val="159"/>
        </w:numPr>
        <w:spacing w:after="0"/>
      </w:pPr>
      <w:r w:rsidRPr="00E77497">
        <w:t xml:space="preserve">Let </w:t>
      </w:r>
      <w:r w:rsidRPr="00E77497">
        <w:rPr>
          <w:i/>
        </w:rPr>
        <w:t>C</w:t>
      </w:r>
      <w:r w:rsidRPr="00E77497">
        <w:t xml:space="preserve"> be the character at position </w:t>
      </w:r>
      <w:r w:rsidRPr="00E77497">
        <w:rPr>
          <w:i/>
        </w:rPr>
        <w:t>k</w:t>
      </w:r>
      <w:r w:rsidRPr="00E77497">
        <w:t xml:space="preserve"> within </w:t>
      </w:r>
      <w:r w:rsidRPr="00E77497">
        <w:rPr>
          <w:i/>
        </w:rPr>
        <w:t>string</w:t>
      </w:r>
      <w:r w:rsidRPr="00E77497">
        <w:t>.</w:t>
      </w:r>
    </w:p>
    <w:p w14:paraId="52D05B35" w14:textId="77777777" w:rsidR="004C02EF" w:rsidRPr="00E77497" w:rsidRDefault="004C02EF" w:rsidP="00C47E72">
      <w:pPr>
        <w:pStyle w:val="M3"/>
        <w:numPr>
          <w:ilvl w:val="1"/>
          <w:numId w:val="159"/>
        </w:numPr>
        <w:spacing w:after="0"/>
      </w:pPr>
      <w:r w:rsidRPr="00E77497">
        <w:t xml:space="preserve">If </w:t>
      </w:r>
      <w:r w:rsidRPr="00E77497">
        <w:rPr>
          <w:i/>
        </w:rPr>
        <w:t>C</w:t>
      </w:r>
      <w:r w:rsidRPr="00E77497">
        <w:t xml:space="preserve"> is in </w:t>
      </w:r>
      <w:r w:rsidRPr="00E77497">
        <w:rPr>
          <w:i/>
        </w:rPr>
        <w:t>unescapedSet</w:t>
      </w:r>
      <w:r w:rsidRPr="00E77497">
        <w:t>, then</w:t>
      </w:r>
    </w:p>
    <w:p w14:paraId="1E47F3DF" w14:textId="77777777" w:rsidR="004C02EF" w:rsidRPr="00E77497" w:rsidRDefault="004C02EF" w:rsidP="00C47E72">
      <w:pPr>
        <w:pStyle w:val="M3"/>
        <w:numPr>
          <w:ilvl w:val="2"/>
          <w:numId w:val="159"/>
        </w:numPr>
        <w:spacing w:after="0"/>
      </w:pPr>
      <w:r w:rsidRPr="00E77497">
        <w:t xml:space="preserve">Let </w:t>
      </w:r>
      <w:r w:rsidRPr="00E77497">
        <w:rPr>
          <w:i/>
        </w:rPr>
        <w:t>S</w:t>
      </w:r>
      <w:r w:rsidRPr="00E77497">
        <w:t xml:space="preserve"> be a String containing only the character </w:t>
      </w:r>
      <w:r w:rsidRPr="00E77497">
        <w:rPr>
          <w:i/>
        </w:rPr>
        <w:t>C</w:t>
      </w:r>
      <w:r w:rsidRPr="00E77497">
        <w:t>.</w:t>
      </w:r>
    </w:p>
    <w:p w14:paraId="49636FE7" w14:textId="77777777" w:rsidR="004C02EF" w:rsidRPr="00E77497" w:rsidRDefault="004C02EF" w:rsidP="00C47E72">
      <w:pPr>
        <w:pStyle w:val="M3"/>
        <w:numPr>
          <w:ilvl w:val="2"/>
          <w:numId w:val="159"/>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06C8CC1C" w14:textId="77777777" w:rsidR="004C02EF" w:rsidRPr="00E77497" w:rsidRDefault="004C02EF" w:rsidP="00C47E72">
      <w:pPr>
        <w:pStyle w:val="M3"/>
        <w:numPr>
          <w:ilvl w:val="1"/>
          <w:numId w:val="159"/>
        </w:numPr>
        <w:spacing w:after="0"/>
      </w:pPr>
      <w:r w:rsidRPr="00E77497">
        <w:t xml:space="preserve">Else, </w:t>
      </w:r>
      <w:r w:rsidRPr="00E77497">
        <w:rPr>
          <w:i/>
        </w:rPr>
        <w:t>C</w:t>
      </w:r>
      <w:r w:rsidRPr="00E77497">
        <w:t xml:space="preserve"> is not in </w:t>
      </w:r>
      <w:r w:rsidRPr="00E77497">
        <w:rPr>
          <w:i/>
        </w:rPr>
        <w:t>unescapedSet</w:t>
      </w:r>
    </w:p>
    <w:p w14:paraId="604B03D2" w14:textId="77777777" w:rsidR="004C02EF" w:rsidRPr="00E77497" w:rsidRDefault="004C02EF" w:rsidP="00C47E72">
      <w:pPr>
        <w:pStyle w:val="M3"/>
        <w:numPr>
          <w:ilvl w:val="2"/>
          <w:numId w:val="159"/>
        </w:numPr>
        <w:spacing w:after="0"/>
      </w:pPr>
      <w:r w:rsidRPr="00E77497">
        <w:t xml:space="preserve">If the code unit value of </w:t>
      </w:r>
      <w:r w:rsidRPr="00E77497">
        <w:rPr>
          <w:i/>
        </w:rPr>
        <w:t>C</w:t>
      </w:r>
      <w:r w:rsidRPr="00E77497">
        <w:t xml:space="preserve"> is not less than 0xDC00 and not greater than 0xDFFF, throw a </w:t>
      </w:r>
      <w:r w:rsidRPr="00E77497">
        <w:rPr>
          <w:b/>
        </w:rPr>
        <w:t>URIError</w:t>
      </w:r>
      <w:r w:rsidRPr="00E77497">
        <w:t xml:space="preserve"> exception.</w:t>
      </w:r>
    </w:p>
    <w:p w14:paraId="38DE6B3A" w14:textId="77777777" w:rsidR="004C02EF" w:rsidRPr="00E77497" w:rsidRDefault="004C02EF" w:rsidP="00C47E72">
      <w:pPr>
        <w:pStyle w:val="M3"/>
        <w:numPr>
          <w:ilvl w:val="2"/>
          <w:numId w:val="159"/>
        </w:numPr>
        <w:spacing w:after="0"/>
      </w:pPr>
      <w:r w:rsidRPr="00E77497">
        <w:t xml:space="preserve">If the code unit value of </w:t>
      </w:r>
      <w:r w:rsidRPr="00E77497">
        <w:rPr>
          <w:i/>
        </w:rPr>
        <w:t>C</w:t>
      </w:r>
      <w:r w:rsidRPr="00E77497">
        <w:t xml:space="preserve"> is less than 0xD800 or greater than 0xDBFF, then</w:t>
      </w:r>
    </w:p>
    <w:p w14:paraId="47C4650A" w14:textId="77777777" w:rsidR="004C02EF" w:rsidRPr="00E77497" w:rsidRDefault="004C02EF" w:rsidP="00C47E72">
      <w:pPr>
        <w:pStyle w:val="M3"/>
        <w:numPr>
          <w:ilvl w:val="3"/>
          <w:numId w:val="159"/>
        </w:numPr>
        <w:spacing w:after="0"/>
      </w:pPr>
      <w:r w:rsidRPr="00E77497">
        <w:t xml:space="preserve">Let </w:t>
      </w:r>
      <w:r w:rsidRPr="00E77497">
        <w:rPr>
          <w:i/>
        </w:rPr>
        <w:t>V</w:t>
      </w:r>
      <w:r w:rsidRPr="00E77497">
        <w:t xml:space="preserve"> be the code unit value of </w:t>
      </w:r>
      <w:r w:rsidRPr="00E77497">
        <w:rPr>
          <w:i/>
        </w:rPr>
        <w:t>C</w:t>
      </w:r>
      <w:r w:rsidRPr="00E77497">
        <w:t>.</w:t>
      </w:r>
    </w:p>
    <w:p w14:paraId="546509B9" w14:textId="77777777" w:rsidR="004C02EF" w:rsidRPr="00E77497" w:rsidRDefault="004C02EF" w:rsidP="00C47E72">
      <w:pPr>
        <w:pStyle w:val="M3"/>
        <w:numPr>
          <w:ilvl w:val="2"/>
          <w:numId w:val="159"/>
        </w:numPr>
        <w:spacing w:after="0"/>
      </w:pPr>
      <w:r w:rsidRPr="00E77497">
        <w:t xml:space="preserve">Else, </w:t>
      </w:r>
    </w:p>
    <w:p w14:paraId="4332D6EC" w14:textId="77777777" w:rsidR="004C02EF" w:rsidRPr="00E77497" w:rsidRDefault="004C02EF" w:rsidP="00C47E72">
      <w:pPr>
        <w:pStyle w:val="M3"/>
        <w:numPr>
          <w:ilvl w:val="3"/>
          <w:numId w:val="159"/>
        </w:numPr>
        <w:spacing w:after="0"/>
      </w:pPr>
      <w:r w:rsidRPr="00E77497">
        <w:t xml:space="preserve">Increase </w:t>
      </w:r>
      <w:r w:rsidRPr="00E77497">
        <w:rPr>
          <w:i/>
        </w:rPr>
        <w:t>k</w:t>
      </w:r>
      <w:r w:rsidRPr="00E77497">
        <w:t xml:space="preserve"> by 1.</w:t>
      </w:r>
    </w:p>
    <w:p w14:paraId="106BF7F9" w14:textId="77777777" w:rsidR="004C02EF" w:rsidRPr="00E77497" w:rsidRDefault="004C02EF" w:rsidP="00C47E72">
      <w:pPr>
        <w:pStyle w:val="M3"/>
        <w:numPr>
          <w:ilvl w:val="3"/>
          <w:numId w:val="159"/>
        </w:numPr>
        <w:spacing w:after="0"/>
      </w:pPr>
      <w:r w:rsidRPr="00E77497">
        <w:t xml:space="preserve">If </w:t>
      </w:r>
      <w:r w:rsidRPr="00E77497">
        <w:rPr>
          <w:i/>
        </w:rPr>
        <w:t>k</w:t>
      </w:r>
      <w:r w:rsidRPr="00E77497">
        <w:t xml:space="preserve"> equals </w:t>
      </w:r>
      <w:r w:rsidRPr="00E77497">
        <w:rPr>
          <w:i/>
        </w:rPr>
        <w:t>strLen</w:t>
      </w:r>
      <w:r w:rsidRPr="00E77497">
        <w:t xml:space="preserve">, throw a </w:t>
      </w:r>
      <w:r w:rsidRPr="00E77497">
        <w:rPr>
          <w:b/>
        </w:rPr>
        <w:t>URIError</w:t>
      </w:r>
      <w:r w:rsidRPr="00E77497">
        <w:t xml:space="preserve"> exception.</w:t>
      </w:r>
    </w:p>
    <w:p w14:paraId="1914D5F0" w14:textId="77777777" w:rsidR="004C02EF" w:rsidRPr="00E77497" w:rsidRDefault="004C02EF" w:rsidP="00C47E72">
      <w:pPr>
        <w:pStyle w:val="M3"/>
        <w:numPr>
          <w:ilvl w:val="3"/>
          <w:numId w:val="159"/>
        </w:numPr>
        <w:spacing w:after="0"/>
      </w:pPr>
      <w:r w:rsidRPr="00E77497">
        <w:t xml:space="preserve">Let </w:t>
      </w:r>
      <w:r w:rsidRPr="00E77497">
        <w:rPr>
          <w:i/>
        </w:rPr>
        <w:t>kChar</w:t>
      </w:r>
      <w:r w:rsidRPr="00E77497">
        <w:t xml:space="preserve"> be the code unit value of the character at position </w:t>
      </w:r>
      <w:r w:rsidRPr="00E77497">
        <w:rPr>
          <w:i/>
        </w:rPr>
        <w:t>k</w:t>
      </w:r>
      <w:r w:rsidRPr="00E77497">
        <w:t xml:space="preserve"> within </w:t>
      </w:r>
      <w:r w:rsidRPr="00E77497">
        <w:rPr>
          <w:i/>
        </w:rPr>
        <w:t>string</w:t>
      </w:r>
      <w:r w:rsidRPr="00E77497">
        <w:t>.</w:t>
      </w:r>
    </w:p>
    <w:p w14:paraId="4F6020CB" w14:textId="77777777" w:rsidR="004C02EF" w:rsidRPr="00E77497" w:rsidRDefault="004C02EF" w:rsidP="00C47E72">
      <w:pPr>
        <w:pStyle w:val="M3"/>
        <w:numPr>
          <w:ilvl w:val="3"/>
          <w:numId w:val="159"/>
        </w:numPr>
        <w:spacing w:after="0"/>
      </w:pPr>
      <w:r w:rsidRPr="00E77497">
        <w:t xml:space="preserve">If </w:t>
      </w:r>
      <w:r w:rsidRPr="00E77497">
        <w:rPr>
          <w:i/>
        </w:rPr>
        <w:t>kChar</w:t>
      </w:r>
      <w:r w:rsidRPr="00E77497">
        <w:t xml:space="preserve"> is less than 0xDC00 or greater than 0xDFFF, throw a </w:t>
      </w:r>
      <w:r w:rsidRPr="00E77497">
        <w:rPr>
          <w:b/>
        </w:rPr>
        <w:t>URIError</w:t>
      </w:r>
      <w:r w:rsidRPr="00E77497">
        <w:t xml:space="preserve"> exception.</w:t>
      </w:r>
    </w:p>
    <w:p w14:paraId="35D6E5F6" w14:textId="77777777" w:rsidR="004C02EF" w:rsidRPr="00E77497" w:rsidRDefault="004C02EF" w:rsidP="00C47E72">
      <w:pPr>
        <w:pStyle w:val="M3"/>
        <w:numPr>
          <w:ilvl w:val="3"/>
          <w:numId w:val="159"/>
        </w:numPr>
        <w:spacing w:after="0"/>
      </w:pPr>
      <w:r w:rsidRPr="00E77497">
        <w:t xml:space="preserve">Let </w:t>
      </w:r>
      <w:r w:rsidRPr="00E77497">
        <w:rPr>
          <w:i/>
        </w:rPr>
        <w:t>V</w:t>
      </w:r>
      <w:r w:rsidRPr="00E77497">
        <w:t xml:space="preserve"> be (((the code unit value of </w:t>
      </w:r>
      <w:r w:rsidRPr="00E77497">
        <w:rPr>
          <w:i/>
        </w:rPr>
        <w:t>C</w:t>
      </w:r>
      <w:r w:rsidRPr="00E77497">
        <w:t xml:space="preserve">) – 0xD800) </w:t>
      </w:r>
      <w:r w:rsidRPr="00E77497">
        <w:sym w:font="Symbol" w:char="F0B4"/>
      </w:r>
      <w:r w:rsidRPr="00E77497">
        <w:t xml:space="preserve"> 0x400 + (</w:t>
      </w:r>
      <w:r w:rsidRPr="00E77497">
        <w:rPr>
          <w:i/>
        </w:rPr>
        <w:t>kChar</w:t>
      </w:r>
      <w:r w:rsidRPr="00E77497">
        <w:t xml:space="preserve"> – 0xDC00) + 0x10000).</w:t>
      </w:r>
    </w:p>
    <w:p w14:paraId="1040DC85" w14:textId="77777777" w:rsidR="004C02EF" w:rsidRPr="00E77497" w:rsidRDefault="004C02EF" w:rsidP="00C47E72">
      <w:pPr>
        <w:pStyle w:val="M3"/>
        <w:numPr>
          <w:ilvl w:val="2"/>
          <w:numId w:val="159"/>
        </w:numPr>
        <w:spacing w:after="0"/>
      </w:pPr>
      <w:r w:rsidRPr="00E77497">
        <w:t xml:space="preserve">Let </w:t>
      </w:r>
      <w:r w:rsidRPr="00E77497">
        <w:rPr>
          <w:i/>
        </w:rPr>
        <w:t>Octets</w:t>
      </w:r>
      <w:r w:rsidRPr="00E77497">
        <w:t xml:space="preserve"> be the array of octets resulting by applying the UTF-8 transformation to </w:t>
      </w:r>
      <w:r w:rsidRPr="00E77497">
        <w:rPr>
          <w:i/>
        </w:rPr>
        <w:t>V</w:t>
      </w:r>
      <w:r w:rsidRPr="00E77497">
        <w:t xml:space="preserve">, and let </w:t>
      </w:r>
      <w:r w:rsidRPr="00E77497">
        <w:rPr>
          <w:i/>
        </w:rPr>
        <w:t>L</w:t>
      </w:r>
      <w:r w:rsidRPr="00E77497">
        <w:t xml:space="preserve"> be the array size.</w:t>
      </w:r>
    </w:p>
    <w:p w14:paraId="23589F1A" w14:textId="77777777" w:rsidR="004C02EF" w:rsidRPr="00E77497" w:rsidRDefault="004C02EF" w:rsidP="00C47E72">
      <w:pPr>
        <w:pStyle w:val="M3"/>
        <w:numPr>
          <w:ilvl w:val="2"/>
          <w:numId w:val="159"/>
        </w:numPr>
        <w:spacing w:after="0"/>
      </w:pPr>
      <w:r w:rsidRPr="00E77497">
        <w:t xml:space="preserve">Let </w:t>
      </w:r>
      <w:r w:rsidRPr="00E77497">
        <w:rPr>
          <w:i/>
        </w:rPr>
        <w:t>j</w:t>
      </w:r>
      <w:r w:rsidRPr="00E77497">
        <w:t xml:space="preserve"> be 0.</w:t>
      </w:r>
    </w:p>
    <w:p w14:paraId="19DC788C" w14:textId="77777777" w:rsidR="004C02EF" w:rsidRPr="00E77497" w:rsidRDefault="004C02EF" w:rsidP="00C47E72">
      <w:pPr>
        <w:pStyle w:val="M3"/>
        <w:numPr>
          <w:ilvl w:val="2"/>
          <w:numId w:val="159"/>
        </w:numPr>
        <w:spacing w:after="0"/>
      </w:pPr>
      <w:r w:rsidRPr="00E77497">
        <w:t xml:space="preserve">Repeat, while </w:t>
      </w:r>
      <w:r w:rsidRPr="00E77497">
        <w:rPr>
          <w:i/>
        </w:rPr>
        <w:t>j</w:t>
      </w:r>
      <w:r w:rsidRPr="00E77497">
        <w:t xml:space="preserve"> &lt; </w:t>
      </w:r>
      <w:r w:rsidRPr="00E77497">
        <w:rPr>
          <w:i/>
        </w:rPr>
        <w:t>L</w:t>
      </w:r>
    </w:p>
    <w:p w14:paraId="3A094D01" w14:textId="77777777" w:rsidR="004C02EF" w:rsidRPr="00E77497" w:rsidRDefault="004C02EF" w:rsidP="00C47E72">
      <w:pPr>
        <w:pStyle w:val="M3"/>
        <w:numPr>
          <w:ilvl w:val="3"/>
          <w:numId w:val="159"/>
        </w:numPr>
        <w:spacing w:after="0"/>
      </w:pPr>
      <w:r w:rsidRPr="00E77497">
        <w:t xml:space="preserve">Let </w:t>
      </w:r>
      <w:r w:rsidRPr="00E77497">
        <w:rPr>
          <w:i/>
        </w:rPr>
        <w:t>jOctet</w:t>
      </w:r>
      <w:r w:rsidRPr="00E77497">
        <w:t xml:space="preserve"> be the value at position </w:t>
      </w:r>
      <w:r w:rsidRPr="00E77497">
        <w:rPr>
          <w:i/>
        </w:rPr>
        <w:t>j</w:t>
      </w:r>
      <w:r w:rsidRPr="00E77497">
        <w:t xml:space="preserve"> within </w:t>
      </w:r>
      <w:r w:rsidRPr="00E77497">
        <w:rPr>
          <w:i/>
        </w:rPr>
        <w:t>Octets</w:t>
      </w:r>
      <w:r w:rsidRPr="00E77497">
        <w:t>.</w:t>
      </w:r>
    </w:p>
    <w:p w14:paraId="11DBF768" w14:textId="77777777" w:rsidR="004C02EF" w:rsidRPr="00E77497" w:rsidRDefault="004C02EF" w:rsidP="00C47E72">
      <w:pPr>
        <w:pStyle w:val="M3"/>
        <w:numPr>
          <w:ilvl w:val="3"/>
          <w:numId w:val="159"/>
        </w:numPr>
        <w:spacing w:after="0"/>
      </w:pPr>
      <w:r w:rsidRPr="00E77497">
        <w:t xml:space="preserve">Let </w:t>
      </w:r>
      <w:r w:rsidRPr="00E77497">
        <w:rPr>
          <w:i/>
        </w:rPr>
        <w:t>S</w:t>
      </w:r>
      <w:r w:rsidRPr="00E77497">
        <w:t xml:space="preserve"> be a String containing three characters “</w:t>
      </w:r>
      <w:r w:rsidRPr="00E77497">
        <w:rPr>
          <w:b/>
        </w:rPr>
        <w:t>%</w:t>
      </w:r>
      <w:r w:rsidRPr="00E77497">
        <w:rPr>
          <w:i/>
        </w:rPr>
        <w:t>XY</w:t>
      </w:r>
      <w:r w:rsidRPr="00E77497">
        <w:t xml:space="preserve">” where </w:t>
      </w:r>
      <w:r w:rsidRPr="00E77497">
        <w:rPr>
          <w:i/>
        </w:rPr>
        <w:t>XY</w:t>
      </w:r>
      <w:r w:rsidRPr="00E77497">
        <w:t xml:space="preserve"> are two uppercase hexadecimal digits encoding the value of </w:t>
      </w:r>
      <w:r w:rsidRPr="00E77497">
        <w:rPr>
          <w:i/>
        </w:rPr>
        <w:t>jOctet</w:t>
      </w:r>
      <w:r w:rsidRPr="00E77497">
        <w:t>.</w:t>
      </w:r>
    </w:p>
    <w:p w14:paraId="3EAF14AB" w14:textId="77777777" w:rsidR="004C02EF" w:rsidRPr="00E77497" w:rsidRDefault="004C02EF" w:rsidP="00C47E72">
      <w:pPr>
        <w:pStyle w:val="M3"/>
        <w:numPr>
          <w:ilvl w:val="3"/>
          <w:numId w:val="159"/>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5DB8AD53" w14:textId="77777777" w:rsidR="004C02EF" w:rsidRPr="00E77497" w:rsidRDefault="004C02EF" w:rsidP="00C47E72">
      <w:pPr>
        <w:pStyle w:val="M3"/>
        <w:numPr>
          <w:ilvl w:val="3"/>
          <w:numId w:val="159"/>
        </w:numPr>
        <w:spacing w:after="0"/>
      </w:pPr>
      <w:r w:rsidRPr="00E77497">
        <w:t xml:space="preserve">Increase </w:t>
      </w:r>
      <w:r w:rsidRPr="00E77497">
        <w:rPr>
          <w:i/>
        </w:rPr>
        <w:t>j</w:t>
      </w:r>
      <w:r w:rsidRPr="00E77497">
        <w:t xml:space="preserve"> by 1.</w:t>
      </w:r>
    </w:p>
    <w:p w14:paraId="10DE34C1" w14:textId="77777777" w:rsidR="004C02EF" w:rsidRPr="00E77497" w:rsidRDefault="004C02EF" w:rsidP="00C47E72">
      <w:pPr>
        <w:pStyle w:val="M3"/>
        <w:numPr>
          <w:ilvl w:val="1"/>
          <w:numId w:val="159"/>
        </w:numPr>
        <w:spacing w:after="220"/>
      </w:pPr>
      <w:r w:rsidRPr="00E77497">
        <w:t xml:space="preserve">Increase </w:t>
      </w:r>
      <w:r w:rsidRPr="00E77497">
        <w:rPr>
          <w:i/>
        </w:rPr>
        <w:t>k</w:t>
      </w:r>
      <w:r w:rsidRPr="00E77497">
        <w:t xml:space="preserve"> by 1.</w:t>
      </w:r>
    </w:p>
    <w:p w14:paraId="379A7D4C" w14:textId="77777777" w:rsidR="004C02EF" w:rsidRPr="00E77497" w:rsidRDefault="004C02EF" w:rsidP="004C02EF">
      <w:r w:rsidRPr="00E77497">
        <w:t xml:space="preserve">The unescaping and decoding process is described by the abstract operation Decode taking two String arguments </w:t>
      </w:r>
      <w:r w:rsidRPr="00E77497">
        <w:rPr>
          <w:rFonts w:ascii="Times New Roman" w:hAnsi="Times New Roman"/>
          <w:i/>
        </w:rPr>
        <w:t>string</w:t>
      </w:r>
      <w:r w:rsidRPr="00E77497">
        <w:t xml:space="preserve"> and </w:t>
      </w:r>
      <w:r w:rsidRPr="00E77497">
        <w:rPr>
          <w:rFonts w:ascii="Times New Roman" w:hAnsi="Times New Roman"/>
          <w:i/>
        </w:rPr>
        <w:t>reservedSet</w:t>
      </w:r>
      <w:r w:rsidRPr="00E77497">
        <w:t>.</w:t>
      </w:r>
    </w:p>
    <w:p w14:paraId="3CC59464" w14:textId="77777777" w:rsidR="004C02EF" w:rsidRPr="00E77497" w:rsidRDefault="004C02EF" w:rsidP="00C47E72">
      <w:pPr>
        <w:pStyle w:val="M3"/>
        <w:numPr>
          <w:ilvl w:val="0"/>
          <w:numId w:val="160"/>
        </w:numPr>
        <w:spacing w:after="0"/>
      </w:pPr>
      <w:r w:rsidRPr="00E77497">
        <w:t xml:space="preserve">Let </w:t>
      </w:r>
      <w:r w:rsidRPr="00E77497">
        <w:rPr>
          <w:i/>
        </w:rPr>
        <w:t>strLen</w:t>
      </w:r>
      <w:r w:rsidRPr="00E77497">
        <w:t xml:space="preserve"> be the number of characters in </w:t>
      </w:r>
      <w:r w:rsidRPr="00E77497">
        <w:rPr>
          <w:i/>
        </w:rPr>
        <w:t>string</w:t>
      </w:r>
      <w:r w:rsidRPr="00E77497">
        <w:t>.</w:t>
      </w:r>
    </w:p>
    <w:p w14:paraId="02DA9A9F" w14:textId="77777777" w:rsidR="004C02EF" w:rsidRPr="00E77497" w:rsidRDefault="004C02EF" w:rsidP="00C47E72">
      <w:pPr>
        <w:pStyle w:val="M3"/>
        <w:numPr>
          <w:ilvl w:val="0"/>
          <w:numId w:val="160"/>
        </w:numPr>
        <w:spacing w:after="0"/>
      </w:pPr>
      <w:r w:rsidRPr="00E77497">
        <w:t xml:space="preserve">Let </w:t>
      </w:r>
      <w:r w:rsidRPr="00E77497">
        <w:rPr>
          <w:i/>
        </w:rPr>
        <w:t>R</w:t>
      </w:r>
      <w:r w:rsidRPr="00E77497">
        <w:t xml:space="preserve"> be the empty String.</w:t>
      </w:r>
    </w:p>
    <w:p w14:paraId="176A7485" w14:textId="77777777" w:rsidR="004C02EF" w:rsidRPr="00E77497" w:rsidRDefault="004C02EF" w:rsidP="00C47E72">
      <w:pPr>
        <w:pStyle w:val="M3"/>
        <w:numPr>
          <w:ilvl w:val="0"/>
          <w:numId w:val="160"/>
        </w:numPr>
        <w:spacing w:after="0"/>
      </w:pPr>
      <w:r w:rsidRPr="00E77497">
        <w:t xml:space="preserve">Let </w:t>
      </w:r>
      <w:r w:rsidRPr="00E77497">
        <w:rPr>
          <w:i/>
        </w:rPr>
        <w:t>k</w:t>
      </w:r>
      <w:r w:rsidRPr="00E77497">
        <w:t xml:space="preserve"> be 0.</w:t>
      </w:r>
    </w:p>
    <w:p w14:paraId="6A04D2FB" w14:textId="77777777" w:rsidR="004C02EF" w:rsidRPr="00E77497" w:rsidRDefault="004C02EF" w:rsidP="00C47E72">
      <w:pPr>
        <w:pStyle w:val="M3"/>
        <w:numPr>
          <w:ilvl w:val="0"/>
          <w:numId w:val="160"/>
        </w:numPr>
        <w:spacing w:after="0"/>
      </w:pPr>
      <w:r w:rsidRPr="00E77497">
        <w:t>Repeat</w:t>
      </w:r>
    </w:p>
    <w:p w14:paraId="561ECEA9" w14:textId="77777777" w:rsidR="004C02EF" w:rsidRPr="00E77497" w:rsidRDefault="004C02EF" w:rsidP="00C47E72">
      <w:pPr>
        <w:pStyle w:val="M3"/>
        <w:numPr>
          <w:ilvl w:val="1"/>
          <w:numId w:val="160"/>
        </w:numPr>
        <w:spacing w:after="0"/>
      </w:pPr>
      <w:r w:rsidRPr="00E77497">
        <w:t xml:space="preserve">If </w:t>
      </w:r>
      <w:r w:rsidRPr="00E77497">
        <w:rPr>
          <w:i/>
        </w:rPr>
        <w:t>k</w:t>
      </w:r>
      <w:r w:rsidRPr="00E77497">
        <w:t xml:space="preserve"> equals </w:t>
      </w:r>
      <w:r w:rsidRPr="00E77497">
        <w:rPr>
          <w:i/>
        </w:rPr>
        <w:t>strLen</w:t>
      </w:r>
      <w:r w:rsidRPr="00E77497">
        <w:t xml:space="preserve">, return </w:t>
      </w:r>
      <w:r w:rsidRPr="00E77497">
        <w:rPr>
          <w:i/>
        </w:rPr>
        <w:t>R</w:t>
      </w:r>
      <w:r w:rsidRPr="00E77497">
        <w:t>.</w:t>
      </w:r>
    </w:p>
    <w:p w14:paraId="76EAFD50" w14:textId="77777777" w:rsidR="004C02EF" w:rsidRPr="00E77497" w:rsidRDefault="004C02EF" w:rsidP="00C47E72">
      <w:pPr>
        <w:pStyle w:val="M3"/>
        <w:numPr>
          <w:ilvl w:val="1"/>
          <w:numId w:val="160"/>
        </w:numPr>
        <w:spacing w:after="0"/>
      </w:pPr>
      <w:r w:rsidRPr="00E77497">
        <w:t xml:space="preserve">Let </w:t>
      </w:r>
      <w:r w:rsidRPr="00E77497">
        <w:rPr>
          <w:i/>
        </w:rPr>
        <w:t>C</w:t>
      </w:r>
      <w:r w:rsidRPr="00E77497">
        <w:t xml:space="preserve"> be the character at position </w:t>
      </w:r>
      <w:r w:rsidRPr="00E77497">
        <w:rPr>
          <w:i/>
        </w:rPr>
        <w:t>k</w:t>
      </w:r>
      <w:r w:rsidRPr="00E77497">
        <w:t xml:space="preserve"> within </w:t>
      </w:r>
      <w:r w:rsidRPr="00E77497">
        <w:rPr>
          <w:i/>
        </w:rPr>
        <w:t>string</w:t>
      </w:r>
      <w:r w:rsidRPr="00E77497">
        <w:t>.</w:t>
      </w:r>
    </w:p>
    <w:p w14:paraId="3004D0B0" w14:textId="77777777" w:rsidR="004C02EF" w:rsidRPr="00E77497" w:rsidRDefault="004C02EF" w:rsidP="00C47E72">
      <w:pPr>
        <w:pStyle w:val="M3"/>
        <w:numPr>
          <w:ilvl w:val="1"/>
          <w:numId w:val="160"/>
        </w:numPr>
        <w:spacing w:after="0"/>
      </w:pPr>
      <w:r w:rsidRPr="00E77497">
        <w:t xml:space="preserve">If </w:t>
      </w:r>
      <w:r w:rsidRPr="00E77497">
        <w:rPr>
          <w:i/>
        </w:rPr>
        <w:t>C</w:t>
      </w:r>
      <w:r w:rsidRPr="00E77497">
        <w:t xml:space="preserve"> is not ‘</w:t>
      </w:r>
      <w:r w:rsidRPr="00E77497">
        <w:rPr>
          <w:b/>
        </w:rPr>
        <w:t>%</w:t>
      </w:r>
      <w:r w:rsidRPr="00E77497">
        <w:t>’, then</w:t>
      </w:r>
    </w:p>
    <w:p w14:paraId="43C6B5B2" w14:textId="77777777" w:rsidR="004C02EF" w:rsidRPr="00E77497" w:rsidRDefault="004C02EF" w:rsidP="00C47E72">
      <w:pPr>
        <w:pStyle w:val="M3"/>
        <w:numPr>
          <w:ilvl w:val="2"/>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14:paraId="39354BA0" w14:textId="77777777" w:rsidR="004C02EF" w:rsidRPr="00E77497" w:rsidRDefault="004C02EF" w:rsidP="00C47E72">
      <w:pPr>
        <w:pStyle w:val="M3"/>
        <w:numPr>
          <w:ilvl w:val="1"/>
          <w:numId w:val="160"/>
        </w:numPr>
        <w:spacing w:after="0"/>
      </w:pPr>
      <w:r w:rsidRPr="00E77497">
        <w:t xml:space="preserve">Else, </w:t>
      </w:r>
      <w:r w:rsidRPr="00E77497">
        <w:rPr>
          <w:i/>
        </w:rPr>
        <w:t>C</w:t>
      </w:r>
      <w:r w:rsidRPr="00E77497">
        <w:t xml:space="preserve"> is ‘</w:t>
      </w:r>
      <w:r w:rsidRPr="00E77497">
        <w:rPr>
          <w:b/>
        </w:rPr>
        <w:t>%</w:t>
      </w:r>
      <w:r w:rsidRPr="00E77497">
        <w:t>’</w:t>
      </w:r>
    </w:p>
    <w:p w14:paraId="4CA30A6C" w14:textId="77777777" w:rsidR="004C02EF" w:rsidRPr="00E77497" w:rsidRDefault="004C02EF" w:rsidP="00C47E72">
      <w:pPr>
        <w:pStyle w:val="M3"/>
        <w:numPr>
          <w:ilvl w:val="2"/>
          <w:numId w:val="160"/>
        </w:numPr>
        <w:spacing w:after="0"/>
      </w:pPr>
      <w:r w:rsidRPr="00E77497">
        <w:t xml:space="preserve">Let </w:t>
      </w:r>
      <w:r w:rsidRPr="00E77497">
        <w:rPr>
          <w:i/>
        </w:rPr>
        <w:t>start</w:t>
      </w:r>
      <w:r w:rsidRPr="00E77497">
        <w:t xml:space="preserve"> be </w:t>
      </w:r>
      <w:r w:rsidRPr="00E77497">
        <w:rPr>
          <w:i/>
        </w:rPr>
        <w:t>k</w:t>
      </w:r>
      <w:r w:rsidRPr="00E77497">
        <w:t>.</w:t>
      </w:r>
    </w:p>
    <w:p w14:paraId="25D3AE26" w14:textId="77777777" w:rsidR="004C02EF" w:rsidRPr="00E77497" w:rsidRDefault="004C02EF" w:rsidP="00C47E72">
      <w:pPr>
        <w:pStyle w:val="M3"/>
        <w:numPr>
          <w:ilvl w:val="2"/>
          <w:numId w:val="160"/>
        </w:numPr>
        <w:spacing w:after="0"/>
      </w:pPr>
      <w:r w:rsidRPr="00E77497">
        <w:t xml:space="preserve">If </w:t>
      </w:r>
      <w:r w:rsidRPr="00E77497">
        <w:rPr>
          <w:i/>
        </w:rPr>
        <w:t>k</w:t>
      </w:r>
      <w:r w:rsidRPr="00E77497">
        <w:t xml:space="preserve"> + 2 is greater than or equal to </w:t>
      </w:r>
      <w:r w:rsidRPr="00E77497">
        <w:rPr>
          <w:i/>
        </w:rPr>
        <w:t>strLen</w:t>
      </w:r>
      <w:r w:rsidRPr="00E77497">
        <w:t xml:space="preserve">, throw a </w:t>
      </w:r>
      <w:r w:rsidRPr="00E77497">
        <w:rPr>
          <w:b/>
        </w:rPr>
        <w:t>URIError</w:t>
      </w:r>
      <w:r w:rsidRPr="00E77497">
        <w:t xml:space="preserve"> exception.</w:t>
      </w:r>
    </w:p>
    <w:p w14:paraId="44CCA446" w14:textId="77777777" w:rsidR="004C02EF" w:rsidRPr="00E77497" w:rsidRDefault="004C02EF" w:rsidP="00C47E72">
      <w:pPr>
        <w:pStyle w:val="M3"/>
        <w:numPr>
          <w:ilvl w:val="2"/>
          <w:numId w:val="160"/>
        </w:numPr>
        <w:spacing w:after="0"/>
      </w:pPr>
      <w:r w:rsidRPr="00E77497">
        <w:t>If the characters at position (</w:t>
      </w:r>
      <w:r w:rsidRPr="00E77497">
        <w:rPr>
          <w:i/>
        </w:rPr>
        <w:t>k</w:t>
      </w:r>
      <w:r w:rsidRPr="00E77497">
        <w:t>+1) and (</w:t>
      </w:r>
      <w:r w:rsidRPr="00E77497">
        <w:rPr>
          <w:i/>
        </w:rPr>
        <w:t>k</w:t>
      </w:r>
      <w:r w:rsidRPr="00E77497">
        <w:t xml:space="preserve"> + 2) within </w:t>
      </w:r>
      <w:r w:rsidRPr="00E77497">
        <w:rPr>
          <w:i/>
        </w:rPr>
        <w:t xml:space="preserve">string </w:t>
      </w:r>
      <w:r w:rsidRPr="00E77497">
        <w:t xml:space="preserve">do not represent hexadecimal digits, throw a </w:t>
      </w:r>
      <w:r w:rsidRPr="00E77497">
        <w:rPr>
          <w:b/>
        </w:rPr>
        <w:t>URIError</w:t>
      </w:r>
      <w:r w:rsidRPr="00E77497">
        <w:t xml:space="preserve"> exception.</w:t>
      </w:r>
    </w:p>
    <w:p w14:paraId="79C6DB4E" w14:textId="77777777" w:rsidR="004C02EF" w:rsidRPr="00E77497" w:rsidRDefault="004C02EF" w:rsidP="00C47E72">
      <w:pPr>
        <w:pStyle w:val="M3"/>
        <w:numPr>
          <w:ilvl w:val="2"/>
          <w:numId w:val="160"/>
        </w:numPr>
        <w:spacing w:after="0"/>
      </w:pPr>
      <w:r w:rsidRPr="00E77497">
        <w:t xml:space="preserve">Let </w:t>
      </w:r>
      <w:r w:rsidRPr="00E77497">
        <w:rPr>
          <w:i/>
        </w:rPr>
        <w:t>B</w:t>
      </w:r>
      <w:r w:rsidRPr="00E77497">
        <w:t xml:space="preserve"> be the 8-bit value represented by the two hexadecimal digits at position (</w:t>
      </w:r>
      <w:r w:rsidRPr="00E77497">
        <w:rPr>
          <w:i/>
        </w:rPr>
        <w:t>k</w:t>
      </w:r>
      <w:r w:rsidRPr="00E77497">
        <w:t xml:space="preserve"> + 1) and (</w:t>
      </w:r>
      <w:r w:rsidRPr="00E77497">
        <w:rPr>
          <w:i/>
        </w:rPr>
        <w:t>k</w:t>
      </w:r>
      <w:r w:rsidRPr="00E77497">
        <w:t xml:space="preserve"> + 2).</w:t>
      </w:r>
    </w:p>
    <w:p w14:paraId="5CD84349" w14:textId="77777777" w:rsidR="004C02EF" w:rsidRPr="00E77497" w:rsidRDefault="004C02EF" w:rsidP="00C47E72">
      <w:pPr>
        <w:pStyle w:val="M3"/>
        <w:numPr>
          <w:ilvl w:val="2"/>
          <w:numId w:val="160"/>
        </w:numPr>
        <w:spacing w:after="0"/>
      </w:pPr>
      <w:r w:rsidRPr="00E77497">
        <w:t xml:space="preserve">Increment </w:t>
      </w:r>
      <w:r w:rsidRPr="00E77497">
        <w:rPr>
          <w:i/>
        </w:rPr>
        <w:t>k</w:t>
      </w:r>
      <w:r w:rsidRPr="00E77497">
        <w:t xml:space="preserve"> by 2.</w:t>
      </w:r>
    </w:p>
    <w:p w14:paraId="6F9A1C69" w14:textId="77777777" w:rsidR="004C02EF" w:rsidRPr="00E77497" w:rsidRDefault="004C02EF" w:rsidP="00C47E72">
      <w:pPr>
        <w:pStyle w:val="M3"/>
        <w:numPr>
          <w:ilvl w:val="2"/>
          <w:numId w:val="160"/>
        </w:numPr>
        <w:spacing w:after="0"/>
      </w:pPr>
      <w:r w:rsidRPr="00E77497">
        <w:t xml:space="preserve">If the most significant bit in </w:t>
      </w:r>
      <w:r w:rsidRPr="00E77497">
        <w:rPr>
          <w:i/>
        </w:rPr>
        <w:t>B</w:t>
      </w:r>
      <w:r w:rsidRPr="00E77497">
        <w:t xml:space="preserve"> is 0, then</w:t>
      </w:r>
    </w:p>
    <w:p w14:paraId="0640E0A2" w14:textId="77777777" w:rsidR="004C02EF" w:rsidRPr="00E77497" w:rsidRDefault="004C02EF" w:rsidP="00C47E72">
      <w:pPr>
        <w:pStyle w:val="M3"/>
        <w:numPr>
          <w:ilvl w:val="3"/>
          <w:numId w:val="160"/>
        </w:numPr>
        <w:spacing w:after="0"/>
      </w:pPr>
      <w:r w:rsidRPr="00E77497">
        <w:t xml:space="preserve">Let </w:t>
      </w:r>
      <w:r w:rsidRPr="00E77497">
        <w:rPr>
          <w:i/>
        </w:rPr>
        <w:t>C</w:t>
      </w:r>
      <w:r w:rsidRPr="00E77497">
        <w:t xml:space="preserve"> be the character with code unit value </w:t>
      </w:r>
      <w:r w:rsidRPr="00E77497">
        <w:rPr>
          <w:i/>
        </w:rPr>
        <w:t>B</w:t>
      </w:r>
      <w:r w:rsidRPr="00E77497">
        <w:t>.</w:t>
      </w:r>
    </w:p>
    <w:p w14:paraId="01F65D54" w14:textId="77777777" w:rsidR="004C02EF" w:rsidRPr="00E77497" w:rsidRDefault="004C02EF" w:rsidP="00C47E72">
      <w:pPr>
        <w:pStyle w:val="M3"/>
        <w:numPr>
          <w:ilvl w:val="3"/>
          <w:numId w:val="160"/>
        </w:numPr>
        <w:spacing w:after="0"/>
      </w:pPr>
      <w:r w:rsidRPr="00E77497">
        <w:t xml:space="preserve">If </w:t>
      </w:r>
      <w:r w:rsidRPr="00E77497">
        <w:rPr>
          <w:i/>
        </w:rPr>
        <w:t>C</w:t>
      </w:r>
      <w:r w:rsidRPr="00E77497">
        <w:t xml:space="preserve"> is not in </w:t>
      </w:r>
      <w:r w:rsidRPr="00E77497">
        <w:rPr>
          <w:i/>
        </w:rPr>
        <w:t>reservedSet</w:t>
      </w:r>
      <w:r w:rsidRPr="00E77497">
        <w:t>, then</w:t>
      </w:r>
    </w:p>
    <w:p w14:paraId="63671503" w14:textId="77777777" w:rsidR="004C02EF" w:rsidRPr="00E77497" w:rsidRDefault="004C02EF" w:rsidP="00C47E72">
      <w:pPr>
        <w:pStyle w:val="M3"/>
        <w:numPr>
          <w:ilvl w:val="4"/>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14:paraId="049E0876" w14:textId="77777777" w:rsidR="004C02EF" w:rsidRPr="00E77497" w:rsidRDefault="004C02EF" w:rsidP="00C47E72">
      <w:pPr>
        <w:pStyle w:val="M3"/>
        <w:numPr>
          <w:ilvl w:val="3"/>
          <w:numId w:val="160"/>
        </w:numPr>
        <w:spacing w:after="0"/>
      </w:pPr>
      <w:r w:rsidRPr="00E77497">
        <w:t xml:space="preserve">Else, </w:t>
      </w:r>
      <w:r w:rsidRPr="00E77497">
        <w:rPr>
          <w:i/>
        </w:rPr>
        <w:t>C</w:t>
      </w:r>
      <w:r w:rsidRPr="00E77497">
        <w:t xml:space="preserve"> is in </w:t>
      </w:r>
      <w:r w:rsidRPr="00E77497">
        <w:rPr>
          <w:i/>
        </w:rPr>
        <w:t>reservedSet</w:t>
      </w:r>
    </w:p>
    <w:p w14:paraId="3DB73E5B" w14:textId="77777777" w:rsidR="004C02EF" w:rsidRPr="00E77497" w:rsidRDefault="004C02EF" w:rsidP="00C47E72">
      <w:pPr>
        <w:pStyle w:val="M3"/>
        <w:numPr>
          <w:ilvl w:val="4"/>
          <w:numId w:val="160"/>
        </w:numPr>
        <w:spacing w:after="0"/>
      </w:pPr>
      <w:r w:rsidRPr="00E77497">
        <w:t xml:space="preserve">Let </w:t>
      </w:r>
      <w:r w:rsidRPr="00E77497">
        <w:rPr>
          <w:i/>
        </w:rPr>
        <w:t>S</w:t>
      </w:r>
      <w:r w:rsidRPr="00E77497">
        <w:t xml:space="preserve"> be the substring of </w:t>
      </w:r>
      <w:r w:rsidRPr="00E77497">
        <w:rPr>
          <w:i/>
        </w:rPr>
        <w:t>string</w:t>
      </w:r>
      <w:r w:rsidRPr="00E77497">
        <w:t xml:space="preserve"> from position </w:t>
      </w:r>
      <w:r w:rsidRPr="00E77497">
        <w:rPr>
          <w:i/>
        </w:rPr>
        <w:t>start</w:t>
      </w:r>
      <w:r w:rsidRPr="00E77497">
        <w:t xml:space="preserve"> to position </w:t>
      </w:r>
      <w:r w:rsidRPr="00E77497">
        <w:rPr>
          <w:i/>
        </w:rPr>
        <w:t>k</w:t>
      </w:r>
      <w:r w:rsidRPr="00E77497">
        <w:t xml:space="preserve"> included.</w:t>
      </w:r>
    </w:p>
    <w:p w14:paraId="39DFF855" w14:textId="77777777" w:rsidR="004C02EF" w:rsidRPr="00E77497" w:rsidRDefault="004C02EF" w:rsidP="00C47E72">
      <w:pPr>
        <w:pStyle w:val="M3"/>
        <w:numPr>
          <w:ilvl w:val="2"/>
          <w:numId w:val="160"/>
        </w:numPr>
        <w:spacing w:after="0"/>
      </w:pPr>
      <w:r w:rsidRPr="00E77497">
        <w:t xml:space="preserve">Else, the most significant bit in </w:t>
      </w:r>
      <w:r w:rsidRPr="00E77497">
        <w:rPr>
          <w:i/>
        </w:rPr>
        <w:t>B</w:t>
      </w:r>
      <w:r w:rsidRPr="00E77497">
        <w:t xml:space="preserve"> is 1</w:t>
      </w:r>
    </w:p>
    <w:p w14:paraId="6046B576" w14:textId="77777777" w:rsidR="004C02EF" w:rsidRPr="00E77497" w:rsidRDefault="004C02EF" w:rsidP="00C47E72">
      <w:pPr>
        <w:pStyle w:val="M3"/>
        <w:numPr>
          <w:ilvl w:val="3"/>
          <w:numId w:val="160"/>
        </w:numPr>
        <w:spacing w:after="0"/>
      </w:pPr>
      <w:r w:rsidRPr="00E77497">
        <w:t xml:space="preserve">Let </w:t>
      </w:r>
      <w:r w:rsidRPr="00E77497">
        <w:rPr>
          <w:i/>
        </w:rPr>
        <w:t>n</w:t>
      </w:r>
      <w:r w:rsidRPr="00E77497">
        <w:t xml:space="preserve"> be the smallest non-negative number such that (</w:t>
      </w:r>
      <w:r w:rsidRPr="00E77497">
        <w:rPr>
          <w:i/>
        </w:rPr>
        <w:t>B</w:t>
      </w:r>
      <w:r w:rsidRPr="00E77497">
        <w:t xml:space="preserve"> &lt;&lt; </w:t>
      </w:r>
      <w:r w:rsidRPr="00E77497">
        <w:rPr>
          <w:i/>
        </w:rPr>
        <w:t>n</w:t>
      </w:r>
      <w:r w:rsidRPr="00E77497">
        <w:t>) &amp; 0x80 is equal to 0.</w:t>
      </w:r>
    </w:p>
    <w:p w14:paraId="13AC4EE1" w14:textId="77777777" w:rsidR="004C02EF" w:rsidRPr="00E77497" w:rsidRDefault="004C02EF" w:rsidP="00C47E72">
      <w:pPr>
        <w:pStyle w:val="M3"/>
        <w:numPr>
          <w:ilvl w:val="3"/>
          <w:numId w:val="160"/>
        </w:numPr>
        <w:spacing w:after="0"/>
      </w:pPr>
      <w:r w:rsidRPr="00E77497">
        <w:t xml:space="preserve">If </w:t>
      </w:r>
      <w:r w:rsidRPr="00E77497">
        <w:rPr>
          <w:i/>
        </w:rPr>
        <w:t>n</w:t>
      </w:r>
      <w:r w:rsidRPr="00E77497">
        <w:t xml:space="preserve"> equals 1 or </w:t>
      </w:r>
      <w:r w:rsidRPr="00E77497">
        <w:rPr>
          <w:i/>
        </w:rPr>
        <w:t>n</w:t>
      </w:r>
      <w:r w:rsidRPr="00E77497">
        <w:t xml:space="preserve"> is greater than 4, throw a </w:t>
      </w:r>
      <w:r w:rsidRPr="00E77497">
        <w:rPr>
          <w:b/>
        </w:rPr>
        <w:t>URIError</w:t>
      </w:r>
      <w:r w:rsidRPr="00E77497">
        <w:t xml:space="preserve"> exception.</w:t>
      </w:r>
    </w:p>
    <w:p w14:paraId="545ACD80" w14:textId="77777777" w:rsidR="004C02EF" w:rsidRPr="00E77497" w:rsidRDefault="004C02EF" w:rsidP="00C47E72">
      <w:pPr>
        <w:pStyle w:val="M3"/>
        <w:numPr>
          <w:ilvl w:val="3"/>
          <w:numId w:val="160"/>
        </w:numPr>
        <w:spacing w:after="0"/>
      </w:pPr>
      <w:r w:rsidRPr="00E77497">
        <w:t xml:space="preserve">Let </w:t>
      </w:r>
      <w:r w:rsidRPr="00E77497">
        <w:rPr>
          <w:i/>
        </w:rPr>
        <w:t>Octets</w:t>
      </w:r>
      <w:r w:rsidRPr="00E77497">
        <w:t xml:space="preserve"> be an array of 8-bit integers of size </w:t>
      </w:r>
      <w:r w:rsidRPr="00E77497">
        <w:rPr>
          <w:i/>
        </w:rPr>
        <w:t>n</w:t>
      </w:r>
      <w:r w:rsidRPr="00E77497">
        <w:t>.</w:t>
      </w:r>
    </w:p>
    <w:p w14:paraId="3A8A9772" w14:textId="77777777" w:rsidR="004C02EF" w:rsidRPr="00E77497" w:rsidRDefault="004C02EF" w:rsidP="00C47E72">
      <w:pPr>
        <w:pStyle w:val="M3"/>
        <w:numPr>
          <w:ilvl w:val="3"/>
          <w:numId w:val="160"/>
        </w:numPr>
        <w:spacing w:after="0"/>
      </w:pPr>
      <w:r w:rsidRPr="00E77497">
        <w:t xml:space="preserve">Put </w:t>
      </w:r>
      <w:r w:rsidRPr="00E77497">
        <w:rPr>
          <w:i/>
        </w:rPr>
        <w:t>B</w:t>
      </w:r>
      <w:r w:rsidRPr="00E77497">
        <w:t xml:space="preserve"> into </w:t>
      </w:r>
      <w:r w:rsidRPr="00E77497">
        <w:rPr>
          <w:i/>
        </w:rPr>
        <w:t>Octets</w:t>
      </w:r>
      <w:r w:rsidRPr="00E77497">
        <w:t xml:space="preserve"> at position 0.</w:t>
      </w:r>
    </w:p>
    <w:p w14:paraId="71E0B220" w14:textId="77777777" w:rsidR="004C02EF" w:rsidRPr="00E77497" w:rsidRDefault="004C02EF" w:rsidP="00C47E72">
      <w:pPr>
        <w:pStyle w:val="M3"/>
        <w:numPr>
          <w:ilvl w:val="3"/>
          <w:numId w:val="160"/>
        </w:numPr>
        <w:spacing w:after="0"/>
      </w:pPr>
      <w:r w:rsidRPr="00E77497">
        <w:t xml:space="preserve">If </w:t>
      </w:r>
      <w:r w:rsidRPr="00E77497">
        <w:rPr>
          <w:i/>
        </w:rPr>
        <w:t>k</w:t>
      </w:r>
      <w:r w:rsidRPr="00E77497">
        <w:t xml:space="preserve"> + (3 </w:t>
      </w:r>
      <w:r w:rsidRPr="00E77497">
        <w:sym w:font="Symbol" w:char="F0B4"/>
      </w:r>
      <w:r w:rsidRPr="00E77497">
        <w:t xml:space="preserve"> (</w:t>
      </w:r>
      <w:r w:rsidRPr="00E77497">
        <w:rPr>
          <w:i/>
        </w:rPr>
        <w:t>n</w:t>
      </w:r>
      <w:r w:rsidRPr="00E77497">
        <w:t xml:space="preserve"> – 1)) is greater than or equal to </w:t>
      </w:r>
      <w:r w:rsidRPr="00E77497">
        <w:rPr>
          <w:i/>
        </w:rPr>
        <w:t>strLen</w:t>
      </w:r>
      <w:r w:rsidRPr="00E77497">
        <w:t xml:space="preserve">, throw a </w:t>
      </w:r>
      <w:r w:rsidRPr="00E77497">
        <w:rPr>
          <w:b/>
        </w:rPr>
        <w:t>URIError</w:t>
      </w:r>
      <w:r w:rsidRPr="00E77497">
        <w:t xml:space="preserve"> exception.</w:t>
      </w:r>
    </w:p>
    <w:p w14:paraId="541E5AED" w14:textId="77777777" w:rsidR="004C02EF" w:rsidRPr="00E77497" w:rsidRDefault="004C02EF" w:rsidP="00C47E72">
      <w:pPr>
        <w:pStyle w:val="M3"/>
        <w:numPr>
          <w:ilvl w:val="3"/>
          <w:numId w:val="160"/>
        </w:numPr>
        <w:spacing w:after="0"/>
      </w:pPr>
      <w:r w:rsidRPr="00E77497">
        <w:t xml:space="preserve">Let </w:t>
      </w:r>
      <w:r w:rsidRPr="00E77497">
        <w:rPr>
          <w:i/>
        </w:rPr>
        <w:t>j</w:t>
      </w:r>
      <w:r w:rsidRPr="00E77497">
        <w:t xml:space="preserve"> be 1.</w:t>
      </w:r>
    </w:p>
    <w:p w14:paraId="2B93261E" w14:textId="77777777" w:rsidR="004C02EF" w:rsidRPr="00E77497" w:rsidRDefault="004C02EF" w:rsidP="00C47E72">
      <w:pPr>
        <w:pStyle w:val="M3"/>
        <w:numPr>
          <w:ilvl w:val="3"/>
          <w:numId w:val="160"/>
        </w:numPr>
        <w:spacing w:after="0"/>
      </w:pPr>
      <w:r w:rsidRPr="00E77497">
        <w:t xml:space="preserve">Repeat, while </w:t>
      </w:r>
      <w:r w:rsidRPr="00E77497">
        <w:rPr>
          <w:i/>
        </w:rPr>
        <w:t>j</w:t>
      </w:r>
      <w:r w:rsidRPr="00E77497">
        <w:t xml:space="preserve"> &lt; </w:t>
      </w:r>
      <w:r w:rsidRPr="00E77497">
        <w:rPr>
          <w:i/>
        </w:rPr>
        <w:t>n</w:t>
      </w:r>
    </w:p>
    <w:p w14:paraId="472A1594" w14:textId="77777777" w:rsidR="004C02EF" w:rsidRPr="00E77497" w:rsidRDefault="004C02EF" w:rsidP="00C47E72">
      <w:pPr>
        <w:pStyle w:val="M3"/>
        <w:numPr>
          <w:ilvl w:val="4"/>
          <w:numId w:val="160"/>
        </w:numPr>
        <w:spacing w:after="0"/>
      </w:pPr>
      <w:r w:rsidRPr="00E77497">
        <w:t xml:space="preserve">Increment </w:t>
      </w:r>
      <w:r w:rsidRPr="00E77497">
        <w:rPr>
          <w:i/>
        </w:rPr>
        <w:t>k</w:t>
      </w:r>
      <w:r w:rsidRPr="00E77497">
        <w:t xml:space="preserve"> by 1.</w:t>
      </w:r>
    </w:p>
    <w:p w14:paraId="348AAFF3" w14:textId="77777777" w:rsidR="004C02EF" w:rsidRPr="00E77497" w:rsidRDefault="004C02EF" w:rsidP="00C47E72">
      <w:pPr>
        <w:pStyle w:val="M3"/>
        <w:numPr>
          <w:ilvl w:val="4"/>
          <w:numId w:val="160"/>
        </w:numPr>
        <w:spacing w:after="0"/>
      </w:pPr>
      <w:r w:rsidRPr="00E77497">
        <w:t xml:space="preserve">If the character at position </w:t>
      </w:r>
      <w:r w:rsidRPr="00E77497">
        <w:rPr>
          <w:i/>
        </w:rPr>
        <w:t>k</w:t>
      </w:r>
      <w:r w:rsidRPr="00E77497">
        <w:t xml:space="preserve"> is not ‘%’, throw a </w:t>
      </w:r>
      <w:r w:rsidRPr="00E77497">
        <w:rPr>
          <w:b/>
        </w:rPr>
        <w:t>URIError</w:t>
      </w:r>
      <w:r w:rsidRPr="00E77497">
        <w:t xml:space="preserve"> exception.</w:t>
      </w:r>
    </w:p>
    <w:p w14:paraId="478CC74E" w14:textId="77777777" w:rsidR="004C02EF" w:rsidRPr="00E77497" w:rsidRDefault="004C02EF" w:rsidP="00C47E72">
      <w:pPr>
        <w:pStyle w:val="M3"/>
        <w:numPr>
          <w:ilvl w:val="4"/>
          <w:numId w:val="160"/>
        </w:numPr>
        <w:spacing w:after="0"/>
      </w:pPr>
      <w:r w:rsidRPr="00E77497">
        <w:t>If the characters at position (</w:t>
      </w:r>
      <w:r w:rsidRPr="00E77497">
        <w:rPr>
          <w:i/>
        </w:rPr>
        <w:t>k</w:t>
      </w:r>
      <w:r w:rsidRPr="00E77497">
        <w:t xml:space="preserve"> +1) and (</w:t>
      </w:r>
      <w:r w:rsidRPr="00E77497">
        <w:rPr>
          <w:i/>
        </w:rPr>
        <w:t>k</w:t>
      </w:r>
      <w:r w:rsidRPr="00E77497">
        <w:t xml:space="preserve"> + 2) within </w:t>
      </w:r>
      <w:r w:rsidRPr="00E77497">
        <w:rPr>
          <w:i/>
        </w:rPr>
        <w:t>string</w:t>
      </w:r>
      <w:r w:rsidRPr="00E77497">
        <w:t xml:space="preserve"> do not represent hexadecimal digits, throw a </w:t>
      </w:r>
      <w:r w:rsidRPr="00E77497">
        <w:rPr>
          <w:b/>
        </w:rPr>
        <w:t>URIError</w:t>
      </w:r>
      <w:r w:rsidRPr="00E77497">
        <w:t xml:space="preserve"> exception.</w:t>
      </w:r>
    </w:p>
    <w:p w14:paraId="7EC6E6DB" w14:textId="77777777" w:rsidR="004C02EF" w:rsidRPr="00E77497" w:rsidRDefault="004C02EF" w:rsidP="00C47E72">
      <w:pPr>
        <w:pStyle w:val="M3"/>
        <w:numPr>
          <w:ilvl w:val="4"/>
          <w:numId w:val="160"/>
        </w:numPr>
        <w:spacing w:after="0"/>
      </w:pPr>
      <w:r w:rsidRPr="00E77497">
        <w:t xml:space="preserve">Let </w:t>
      </w:r>
      <w:r w:rsidRPr="00E77497">
        <w:rPr>
          <w:i/>
        </w:rPr>
        <w:t>B</w:t>
      </w:r>
      <w:r w:rsidRPr="00E77497">
        <w:t xml:space="preserve"> be the 8-bit value represented by the two hexadecimal digits at position (</w:t>
      </w:r>
      <w:r w:rsidRPr="00E77497">
        <w:rPr>
          <w:i/>
        </w:rPr>
        <w:t>k</w:t>
      </w:r>
      <w:r w:rsidRPr="00E77497">
        <w:t xml:space="preserve"> + 1) and (</w:t>
      </w:r>
      <w:r w:rsidRPr="00E77497">
        <w:rPr>
          <w:i/>
        </w:rPr>
        <w:t>k</w:t>
      </w:r>
      <w:r w:rsidRPr="00E77497">
        <w:t xml:space="preserve"> + 2).</w:t>
      </w:r>
    </w:p>
    <w:p w14:paraId="2F935280" w14:textId="77777777" w:rsidR="004C02EF" w:rsidRPr="00E77497" w:rsidRDefault="004C02EF" w:rsidP="00C47E72">
      <w:pPr>
        <w:pStyle w:val="M3"/>
        <w:numPr>
          <w:ilvl w:val="4"/>
          <w:numId w:val="160"/>
        </w:numPr>
        <w:spacing w:after="0"/>
      </w:pPr>
      <w:r w:rsidRPr="00E77497">
        <w:t xml:space="preserve">If the two most significant bits in </w:t>
      </w:r>
      <w:r w:rsidRPr="00E77497">
        <w:rPr>
          <w:i/>
        </w:rPr>
        <w:t>B</w:t>
      </w:r>
      <w:r w:rsidRPr="00E77497">
        <w:t xml:space="preserve"> are not 10, throw a </w:t>
      </w:r>
      <w:r w:rsidRPr="00E77497">
        <w:rPr>
          <w:b/>
        </w:rPr>
        <w:t>URIError</w:t>
      </w:r>
      <w:r w:rsidRPr="00E77497">
        <w:t xml:space="preserve"> exception.</w:t>
      </w:r>
    </w:p>
    <w:p w14:paraId="41D0C48D" w14:textId="77777777" w:rsidR="004C02EF" w:rsidRPr="00E77497" w:rsidRDefault="004C02EF" w:rsidP="00C47E72">
      <w:pPr>
        <w:pStyle w:val="M3"/>
        <w:numPr>
          <w:ilvl w:val="4"/>
          <w:numId w:val="160"/>
        </w:numPr>
        <w:spacing w:after="0"/>
      </w:pPr>
      <w:r w:rsidRPr="00E77497">
        <w:t xml:space="preserve">Increment </w:t>
      </w:r>
      <w:r w:rsidRPr="00E77497">
        <w:rPr>
          <w:i/>
        </w:rPr>
        <w:t>k</w:t>
      </w:r>
      <w:r w:rsidRPr="00E77497">
        <w:t xml:space="preserve"> by 2.</w:t>
      </w:r>
    </w:p>
    <w:p w14:paraId="01113D14" w14:textId="77777777" w:rsidR="004C02EF" w:rsidRPr="00E77497" w:rsidRDefault="004C02EF" w:rsidP="00C47E72">
      <w:pPr>
        <w:pStyle w:val="M3"/>
        <w:numPr>
          <w:ilvl w:val="4"/>
          <w:numId w:val="160"/>
        </w:numPr>
        <w:spacing w:after="0"/>
      </w:pPr>
      <w:r w:rsidRPr="00E77497">
        <w:t xml:space="preserve">Put </w:t>
      </w:r>
      <w:r w:rsidRPr="00E77497">
        <w:rPr>
          <w:i/>
        </w:rPr>
        <w:t>B</w:t>
      </w:r>
      <w:r w:rsidRPr="00E77497">
        <w:t xml:space="preserve"> into </w:t>
      </w:r>
      <w:r w:rsidRPr="00E77497">
        <w:rPr>
          <w:i/>
        </w:rPr>
        <w:t>Octets</w:t>
      </w:r>
      <w:r w:rsidRPr="00E77497">
        <w:t xml:space="preserve"> at position </w:t>
      </w:r>
      <w:r w:rsidRPr="00E77497">
        <w:rPr>
          <w:i/>
        </w:rPr>
        <w:t>j</w:t>
      </w:r>
      <w:r w:rsidRPr="00E77497">
        <w:t>.</w:t>
      </w:r>
    </w:p>
    <w:p w14:paraId="0D60D24E" w14:textId="77777777" w:rsidR="004C02EF" w:rsidRPr="00E77497" w:rsidRDefault="004C02EF" w:rsidP="00C47E72">
      <w:pPr>
        <w:pStyle w:val="M3"/>
        <w:numPr>
          <w:ilvl w:val="4"/>
          <w:numId w:val="160"/>
        </w:numPr>
        <w:spacing w:after="0"/>
      </w:pPr>
      <w:r w:rsidRPr="00E77497">
        <w:t xml:space="preserve">Increment </w:t>
      </w:r>
      <w:r w:rsidRPr="00E77497">
        <w:rPr>
          <w:i/>
        </w:rPr>
        <w:t>j</w:t>
      </w:r>
      <w:r w:rsidRPr="00E77497">
        <w:t xml:space="preserve"> by 1.</w:t>
      </w:r>
    </w:p>
    <w:p w14:paraId="5670A9FE" w14:textId="77777777" w:rsidR="004C02EF" w:rsidRPr="00E77497" w:rsidRDefault="004C02EF" w:rsidP="00C47E72">
      <w:pPr>
        <w:pStyle w:val="M3"/>
        <w:numPr>
          <w:ilvl w:val="3"/>
          <w:numId w:val="160"/>
        </w:numPr>
        <w:spacing w:after="0"/>
      </w:pPr>
      <w:r w:rsidRPr="00E77497">
        <w:t xml:space="preserve">Let </w:t>
      </w:r>
      <w:r w:rsidRPr="00E77497">
        <w:rPr>
          <w:i/>
        </w:rPr>
        <w:t>V</w:t>
      </w:r>
      <w:r w:rsidRPr="00E77497">
        <w:t xml:space="preserve"> be the value obtained by applying the UTF-8 transformation to </w:t>
      </w:r>
      <w:r w:rsidRPr="00E77497">
        <w:rPr>
          <w:i/>
        </w:rPr>
        <w:t>Octets</w:t>
      </w:r>
      <w:r w:rsidRPr="00E77497">
        <w:t xml:space="preserve">, that is, from an array of octets into a 21-bit value. If </w:t>
      </w:r>
      <w:r w:rsidRPr="00E77497">
        <w:rPr>
          <w:i/>
        </w:rPr>
        <w:t>Octets</w:t>
      </w:r>
      <w:r w:rsidRPr="00E77497">
        <w:t xml:space="preserve"> does not contain a valid UTF-8 encoding of a Unicode code point throw an </w:t>
      </w:r>
      <w:r w:rsidRPr="00E77497">
        <w:rPr>
          <w:b/>
        </w:rPr>
        <w:t>URIError</w:t>
      </w:r>
      <w:r w:rsidRPr="00E77497">
        <w:t xml:space="preserve"> exception.</w:t>
      </w:r>
    </w:p>
    <w:p w14:paraId="3B364855" w14:textId="77777777" w:rsidR="004C02EF" w:rsidRPr="00E77497" w:rsidRDefault="004C02EF" w:rsidP="00C47E72">
      <w:pPr>
        <w:pStyle w:val="M3"/>
        <w:numPr>
          <w:ilvl w:val="3"/>
          <w:numId w:val="160"/>
        </w:numPr>
        <w:spacing w:after="0"/>
      </w:pPr>
      <w:r w:rsidRPr="00E77497">
        <w:t xml:space="preserve">If </w:t>
      </w:r>
      <w:r w:rsidRPr="00E77497">
        <w:rPr>
          <w:i/>
        </w:rPr>
        <w:t>V</w:t>
      </w:r>
      <w:r w:rsidRPr="00E77497">
        <w:t xml:space="preserve"> is less than 0x10000, then</w:t>
      </w:r>
    </w:p>
    <w:p w14:paraId="2C81B8F3" w14:textId="77777777" w:rsidR="004C02EF" w:rsidRPr="00E77497" w:rsidRDefault="004C02EF" w:rsidP="00C47E72">
      <w:pPr>
        <w:pStyle w:val="M3"/>
        <w:numPr>
          <w:ilvl w:val="4"/>
          <w:numId w:val="160"/>
        </w:numPr>
        <w:spacing w:after="0"/>
      </w:pPr>
      <w:r w:rsidRPr="00E77497">
        <w:t xml:space="preserve">Let </w:t>
      </w:r>
      <w:r w:rsidRPr="00E77497">
        <w:rPr>
          <w:i/>
        </w:rPr>
        <w:t>C</w:t>
      </w:r>
      <w:r w:rsidRPr="00E77497">
        <w:t xml:space="preserve"> be the character with code unit value </w:t>
      </w:r>
      <w:r w:rsidRPr="00E77497">
        <w:rPr>
          <w:i/>
        </w:rPr>
        <w:t>V</w:t>
      </w:r>
      <w:r w:rsidRPr="00E77497">
        <w:t>.</w:t>
      </w:r>
    </w:p>
    <w:p w14:paraId="07A1147A" w14:textId="77777777" w:rsidR="004C02EF" w:rsidRPr="00E77497" w:rsidRDefault="004C02EF" w:rsidP="00C47E72">
      <w:pPr>
        <w:pStyle w:val="M3"/>
        <w:numPr>
          <w:ilvl w:val="4"/>
          <w:numId w:val="160"/>
        </w:numPr>
        <w:spacing w:after="0"/>
      </w:pPr>
      <w:r w:rsidRPr="00E77497">
        <w:t xml:space="preserve">If </w:t>
      </w:r>
      <w:r w:rsidRPr="00E77497">
        <w:rPr>
          <w:i/>
        </w:rPr>
        <w:t>C</w:t>
      </w:r>
      <w:r w:rsidRPr="00E77497">
        <w:t xml:space="preserve"> is not in </w:t>
      </w:r>
      <w:r w:rsidRPr="00E77497">
        <w:rPr>
          <w:i/>
        </w:rPr>
        <w:t>reservedSet</w:t>
      </w:r>
      <w:r w:rsidRPr="00E77497">
        <w:t>, then</w:t>
      </w:r>
    </w:p>
    <w:p w14:paraId="499B49C3" w14:textId="77777777" w:rsidR="004C02EF" w:rsidRPr="00E77497" w:rsidRDefault="004C02EF" w:rsidP="00C47E72">
      <w:pPr>
        <w:pStyle w:val="M3"/>
        <w:numPr>
          <w:ilvl w:val="5"/>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14:paraId="65699594" w14:textId="77777777" w:rsidR="004C02EF" w:rsidRPr="00E77497" w:rsidRDefault="004C02EF" w:rsidP="00C47E72">
      <w:pPr>
        <w:pStyle w:val="M3"/>
        <w:numPr>
          <w:ilvl w:val="4"/>
          <w:numId w:val="160"/>
        </w:numPr>
        <w:spacing w:after="0"/>
      </w:pPr>
      <w:r w:rsidRPr="00E77497">
        <w:t xml:space="preserve">Else, </w:t>
      </w:r>
      <w:r w:rsidRPr="00E77497">
        <w:rPr>
          <w:i/>
        </w:rPr>
        <w:t>C</w:t>
      </w:r>
      <w:r w:rsidRPr="00E77497">
        <w:t xml:space="preserve"> is in </w:t>
      </w:r>
      <w:r w:rsidRPr="00E77497">
        <w:rPr>
          <w:i/>
        </w:rPr>
        <w:t>reservedSet</w:t>
      </w:r>
    </w:p>
    <w:p w14:paraId="1E9C4382" w14:textId="77777777" w:rsidR="004C02EF" w:rsidRPr="00E77497" w:rsidRDefault="004C02EF" w:rsidP="00C47E72">
      <w:pPr>
        <w:pStyle w:val="M3"/>
        <w:numPr>
          <w:ilvl w:val="5"/>
          <w:numId w:val="160"/>
        </w:numPr>
        <w:spacing w:after="0"/>
      </w:pPr>
      <w:r w:rsidRPr="00E77497">
        <w:t xml:space="preserve">Let </w:t>
      </w:r>
      <w:r w:rsidRPr="00E77497">
        <w:rPr>
          <w:i/>
        </w:rPr>
        <w:t>S</w:t>
      </w:r>
      <w:r w:rsidRPr="00E77497">
        <w:t xml:space="preserve"> be the substring of </w:t>
      </w:r>
      <w:r w:rsidRPr="00E77497">
        <w:rPr>
          <w:i/>
        </w:rPr>
        <w:t>string</w:t>
      </w:r>
      <w:r w:rsidRPr="00E77497">
        <w:t xml:space="preserve"> from position </w:t>
      </w:r>
      <w:r w:rsidRPr="00E77497">
        <w:rPr>
          <w:i/>
        </w:rPr>
        <w:t>start</w:t>
      </w:r>
      <w:r w:rsidRPr="00E77497">
        <w:t xml:space="preserve"> to position </w:t>
      </w:r>
      <w:r w:rsidRPr="00E77497">
        <w:rPr>
          <w:i/>
        </w:rPr>
        <w:t>k</w:t>
      </w:r>
      <w:r w:rsidRPr="00E77497">
        <w:t xml:space="preserve"> included.</w:t>
      </w:r>
    </w:p>
    <w:p w14:paraId="6BD6858D" w14:textId="77777777" w:rsidR="004C02EF" w:rsidRPr="00E77497" w:rsidRDefault="004C02EF" w:rsidP="00C47E72">
      <w:pPr>
        <w:pStyle w:val="M3"/>
        <w:numPr>
          <w:ilvl w:val="3"/>
          <w:numId w:val="160"/>
        </w:numPr>
        <w:spacing w:after="0"/>
      </w:pPr>
      <w:r w:rsidRPr="00E77497">
        <w:t xml:space="preserve">Else, </w:t>
      </w:r>
      <w:r w:rsidRPr="00E77497">
        <w:rPr>
          <w:i/>
        </w:rPr>
        <w:t>V</w:t>
      </w:r>
      <w:r w:rsidRPr="00E77497">
        <w:t xml:space="preserve"> is ≥ 0x10000</w:t>
      </w:r>
    </w:p>
    <w:p w14:paraId="1FCE5C53" w14:textId="77777777" w:rsidR="004C02EF" w:rsidRPr="00E77497" w:rsidRDefault="004C02EF" w:rsidP="00C47E72">
      <w:pPr>
        <w:pStyle w:val="M3"/>
        <w:numPr>
          <w:ilvl w:val="4"/>
          <w:numId w:val="160"/>
        </w:numPr>
        <w:spacing w:after="0"/>
      </w:pPr>
      <w:r w:rsidRPr="00E77497">
        <w:t xml:space="preserve">Let </w:t>
      </w:r>
      <w:r w:rsidRPr="00E77497">
        <w:rPr>
          <w:i/>
        </w:rPr>
        <w:t>L</w:t>
      </w:r>
      <w:r w:rsidRPr="00E77497">
        <w:t xml:space="preserve"> be (((</w:t>
      </w:r>
      <w:r w:rsidRPr="00E77497">
        <w:rPr>
          <w:i/>
        </w:rPr>
        <w:t>V</w:t>
      </w:r>
      <w:r w:rsidRPr="00E77497">
        <w:t xml:space="preserve"> – 0x10000) &amp; 0x3FF) + 0xDC00).</w:t>
      </w:r>
    </w:p>
    <w:p w14:paraId="4AB8976C" w14:textId="77777777" w:rsidR="004C02EF" w:rsidRPr="00E77497" w:rsidRDefault="004C02EF" w:rsidP="00C47E72">
      <w:pPr>
        <w:pStyle w:val="M3"/>
        <w:numPr>
          <w:ilvl w:val="4"/>
          <w:numId w:val="160"/>
        </w:numPr>
        <w:spacing w:after="0"/>
      </w:pPr>
      <w:r w:rsidRPr="00E77497">
        <w:t xml:space="preserve">Let </w:t>
      </w:r>
      <w:r w:rsidRPr="00E77497">
        <w:rPr>
          <w:i/>
        </w:rPr>
        <w:t>H</w:t>
      </w:r>
      <w:r w:rsidRPr="00E77497">
        <w:t xml:space="preserve"> be ((((</w:t>
      </w:r>
      <w:r w:rsidRPr="00E77497">
        <w:rPr>
          <w:i/>
        </w:rPr>
        <w:t>V</w:t>
      </w:r>
      <w:r w:rsidRPr="00E77497">
        <w:t xml:space="preserve"> – 0x10000) &gt;&gt; 10) &amp; 0x3FF) + 0xD800).</w:t>
      </w:r>
    </w:p>
    <w:p w14:paraId="2695D7B6" w14:textId="77777777" w:rsidR="004C02EF" w:rsidRPr="00E77497" w:rsidRDefault="004C02EF" w:rsidP="00C47E72">
      <w:pPr>
        <w:pStyle w:val="M3"/>
        <w:numPr>
          <w:ilvl w:val="4"/>
          <w:numId w:val="160"/>
        </w:numPr>
        <w:spacing w:after="0"/>
      </w:pPr>
      <w:r w:rsidRPr="00E77497">
        <w:t xml:space="preserve">Let </w:t>
      </w:r>
      <w:r w:rsidRPr="00E77497">
        <w:rPr>
          <w:i/>
        </w:rPr>
        <w:t>S</w:t>
      </w:r>
      <w:r w:rsidRPr="00E77497">
        <w:t xml:space="preserve"> be the String containing the two characters with code unit values </w:t>
      </w:r>
      <w:r w:rsidRPr="00E77497">
        <w:rPr>
          <w:i/>
        </w:rPr>
        <w:t>H</w:t>
      </w:r>
      <w:r w:rsidRPr="00E77497">
        <w:t xml:space="preserve"> and </w:t>
      </w:r>
      <w:r w:rsidRPr="00E77497">
        <w:rPr>
          <w:i/>
        </w:rPr>
        <w:t>L</w:t>
      </w:r>
      <w:r w:rsidRPr="00E77497">
        <w:t>.</w:t>
      </w:r>
    </w:p>
    <w:p w14:paraId="5D8133E9" w14:textId="77777777" w:rsidR="004C02EF" w:rsidRPr="00E77497" w:rsidRDefault="004C02EF" w:rsidP="00C47E72">
      <w:pPr>
        <w:pStyle w:val="M3"/>
        <w:numPr>
          <w:ilvl w:val="1"/>
          <w:numId w:val="160"/>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40B166D5" w14:textId="77777777" w:rsidR="004C02EF" w:rsidRPr="00E77497" w:rsidRDefault="004C02EF" w:rsidP="00C47E72">
      <w:pPr>
        <w:pStyle w:val="M3"/>
        <w:numPr>
          <w:ilvl w:val="1"/>
          <w:numId w:val="160"/>
        </w:numPr>
      </w:pPr>
      <w:r w:rsidRPr="00E77497">
        <w:t xml:space="preserve">Increase </w:t>
      </w:r>
      <w:r w:rsidRPr="00E77497">
        <w:rPr>
          <w:i/>
        </w:rPr>
        <w:t>k</w:t>
      </w:r>
      <w:r w:rsidRPr="00E77497">
        <w:t xml:space="preserve"> by 1.</w:t>
      </w:r>
    </w:p>
    <w:p w14:paraId="70C2D683" w14:textId="77777777" w:rsidR="004C02EF" w:rsidRPr="00E77497" w:rsidRDefault="004C02EF" w:rsidP="004C02EF">
      <w:pPr>
        <w:pStyle w:val="Note"/>
      </w:pPr>
      <w:r w:rsidRPr="00E77497">
        <w:t>NOTE</w:t>
      </w:r>
      <w:r w:rsidRPr="00E77497">
        <w:tab/>
        <w:t>This syntax of Uniform Resource Identifiers is based upon RFC 2396 and does not reflect the more recent RFC 3986 which replaces RFC 2396.  A formal description and implementation of UTF-8 is given in RFC 3629.</w:t>
      </w:r>
    </w:p>
    <w:p w14:paraId="7DAC5752" w14:textId="77777777" w:rsidR="004C02EF" w:rsidRPr="00E77497" w:rsidRDefault="004C02EF" w:rsidP="004C02EF">
      <w:pPr>
        <w:rPr>
          <w:sz w:val="18"/>
        </w:rPr>
      </w:pPr>
      <w:r w:rsidRPr="00E77497">
        <w:rPr>
          <w:sz w:val="18"/>
        </w:rPr>
        <w:t xml:space="preserve">In UTF-8, characters are encoded using sequences of 1 to 6 octets. The only octet of a "sequence" of one has the higher-order bit set to 0, the remaining 7 bits being used to encode the character value. In a sequence of n octets, n&gt;1, the initial octet has the n higher-order bits set to 1, followed by a bit set to 0. The remaining bits of that octet contain bits from the value of the character to be encoded. The following octets all have the higher-order bit set to 1 and the following bit set to 0, leaving 6 bits in each to contain bits from the character to be encoded. The possible UTF-8 encodings of ECMAScript characters are specified in </w:t>
      </w:r>
      <w:ins w:id="27978" w:author="Rev 8 Allen Wirfs-Brock" w:date="2012-06-13T12:55:00Z">
        <w:r w:rsidR="00676727">
          <w:rPr>
            <w:sz w:val="18"/>
          </w:rPr>
          <w:fldChar w:fldCharType="begin"/>
        </w:r>
        <w:r w:rsidR="00676727">
          <w:rPr>
            <w:sz w:val="18"/>
          </w:rPr>
          <w:instrText xml:space="preserve"> REF _Ref327355453 \h </w:instrText>
        </w:r>
      </w:ins>
      <w:r w:rsidR="00676727">
        <w:rPr>
          <w:sz w:val="18"/>
        </w:rPr>
      </w:r>
      <w:r w:rsidR="00676727">
        <w:rPr>
          <w:sz w:val="18"/>
        </w:rPr>
        <w:fldChar w:fldCharType="separate"/>
      </w:r>
      <w:ins w:id="27979" w:author="Rev 8 Allen Wirfs-Brock" w:date="2012-06-15T19:42:00Z">
        <w:r w:rsidR="00606E07">
          <w:t xml:space="preserve">Table </w:t>
        </w:r>
        <w:r w:rsidR="00606E07">
          <w:rPr>
            <w:noProof/>
          </w:rPr>
          <w:t>26</w:t>
        </w:r>
      </w:ins>
      <w:ins w:id="27980" w:author="Rev 8 Allen Wirfs-Brock" w:date="2012-06-13T12:55:00Z">
        <w:r w:rsidR="00676727">
          <w:rPr>
            <w:sz w:val="18"/>
          </w:rPr>
          <w:fldChar w:fldCharType="end"/>
        </w:r>
      </w:ins>
      <w:r w:rsidRPr="00E77497">
        <w:rPr>
          <w:sz w:val="18"/>
        </w:rPr>
        <w:t>.</w:t>
      </w:r>
    </w:p>
    <w:p w14:paraId="579EEF2E" w14:textId="77777777" w:rsidR="004C02EF" w:rsidRPr="00E77497" w:rsidRDefault="00676727" w:rsidP="00643AF2">
      <w:pPr>
        <w:pStyle w:val="Tabletitle"/>
      </w:pPr>
      <w:bookmarkStart w:id="27981" w:name="_Ref327355453"/>
      <w:ins w:id="27982" w:author="Rev 8 Allen Wirfs-Brock" w:date="2012-06-13T12:55:00Z">
        <w:r>
          <w:t xml:space="preserve">Table </w:t>
        </w:r>
        <w:r>
          <w:fldChar w:fldCharType="begin"/>
        </w:r>
        <w:r>
          <w:instrText xml:space="preserve"> SEQ Table \* ARABIC </w:instrText>
        </w:r>
      </w:ins>
      <w:r>
        <w:fldChar w:fldCharType="separate"/>
      </w:r>
      <w:ins w:id="27983" w:author="Rev 10 Allen Wirfs-Brock" w:date="2012-09-24T14:04:00Z">
        <w:r w:rsidR="002166A8">
          <w:rPr>
            <w:noProof/>
          </w:rPr>
          <w:t>26</w:t>
        </w:r>
      </w:ins>
      <w:ins w:id="27984" w:author="Rev 8 Allen Wirfs-Brock" w:date="2012-06-13T12:55:00Z">
        <w:r>
          <w:fldChar w:fldCharType="end"/>
        </w:r>
      </w:ins>
      <w:bookmarkEnd w:id="27981"/>
      <w:ins w:id="27985" w:author="Allen Wirfs-Brock" w:date="2011-07-02T13:31:00Z">
        <w:r w:rsidR="008962D8" w:rsidRPr="00E77497">
          <w:rPr>
            <w:rFonts w:eastAsia="Arial Unicode MS"/>
          </w:rPr>
          <w:t xml:space="preserve"> </w:t>
        </w:r>
      </w:ins>
      <w:r w:rsidR="004C02EF" w:rsidRPr="00E77497">
        <w:rPr>
          <w:rFonts w:eastAsia="Arial Unicode MS"/>
        </w:rPr>
        <w:t>— UTF-8 Encodings</w:t>
      </w:r>
    </w:p>
    <w:tbl>
      <w:tblPr>
        <w:tblW w:w="937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340"/>
        <w:gridCol w:w="1260"/>
        <w:gridCol w:w="1260"/>
        <w:gridCol w:w="1170"/>
        <w:gridCol w:w="1170"/>
      </w:tblGrid>
      <w:tr w:rsidR="004C02EF" w:rsidRPr="00E77497" w14:paraId="1B0BF5F1" w14:textId="77777777" w:rsidTr="0027695A">
        <w:trPr>
          <w:trHeight w:val="394"/>
        </w:trPr>
        <w:tc>
          <w:tcPr>
            <w:tcW w:w="2178" w:type="dxa"/>
            <w:tcBorders>
              <w:top w:val="single" w:sz="4" w:space="0" w:color="auto"/>
              <w:left w:val="single" w:sz="4" w:space="0" w:color="auto"/>
              <w:bottom w:val="single" w:sz="4" w:space="0" w:color="auto"/>
              <w:right w:val="nil"/>
            </w:tcBorders>
            <w:shd w:val="solid" w:color="C0C0C0" w:fill="FFFFFF"/>
          </w:tcPr>
          <w:p w14:paraId="074AA470" w14:textId="77777777" w:rsidR="004C02EF" w:rsidRPr="00E77497" w:rsidRDefault="004C02EF" w:rsidP="003A4B22">
            <w:pPr>
              <w:keepNext/>
              <w:spacing w:after="0"/>
              <w:rPr>
                <w:b/>
                <w:i/>
              </w:rPr>
            </w:pPr>
            <w:r w:rsidRPr="00E77497">
              <w:rPr>
                <w:b/>
                <w:i/>
              </w:rPr>
              <w:t>Code Unit Value</w:t>
            </w:r>
          </w:p>
        </w:tc>
        <w:tc>
          <w:tcPr>
            <w:tcW w:w="2340" w:type="dxa"/>
            <w:tcBorders>
              <w:top w:val="single" w:sz="4" w:space="0" w:color="auto"/>
              <w:left w:val="nil"/>
              <w:bottom w:val="single" w:sz="4" w:space="0" w:color="auto"/>
              <w:right w:val="nil"/>
            </w:tcBorders>
            <w:shd w:val="solid" w:color="C0C0C0" w:fill="FFFFFF"/>
          </w:tcPr>
          <w:p w14:paraId="5592FF4E" w14:textId="77777777" w:rsidR="004C02EF" w:rsidRPr="00E77497" w:rsidRDefault="004C02EF" w:rsidP="003A4B22">
            <w:pPr>
              <w:keepNext/>
              <w:spacing w:after="0"/>
              <w:rPr>
                <w:b/>
                <w:i/>
              </w:rPr>
            </w:pPr>
            <w:r w:rsidRPr="00E77497">
              <w:rPr>
                <w:b/>
                <w:i/>
              </w:rPr>
              <w:t>Representation</w:t>
            </w:r>
          </w:p>
        </w:tc>
        <w:tc>
          <w:tcPr>
            <w:tcW w:w="1260" w:type="dxa"/>
            <w:tcBorders>
              <w:top w:val="single" w:sz="4" w:space="0" w:color="auto"/>
              <w:left w:val="nil"/>
              <w:bottom w:val="single" w:sz="4" w:space="0" w:color="auto"/>
              <w:right w:val="nil"/>
            </w:tcBorders>
            <w:shd w:val="solid" w:color="C0C0C0" w:fill="FFFFFF"/>
          </w:tcPr>
          <w:p w14:paraId="03592A08" w14:textId="77777777" w:rsidR="004C02EF" w:rsidRPr="00E77497" w:rsidRDefault="004C02EF" w:rsidP="003A4B22">
            <w:pPr>
              <w:keepNext/>
              <w:spacing w:after="0"/>
              <w:rPr>
                <w:b/>
                <w:i/>
              </w:rPr>
            </w:pPr>
            <w:r w:rsidRPr="00E77497">
              <w:rPr>
                <w:b/>
                <w:i/>
              </w:rPr>
              <w:t>1</w:t>
            </w:r>
            <w:r w:rsidRPr="00E77497">
              <w:rPr>
                <w:b/>
                <w:i/>
                <w:vertAlign w:val="superscript"/>
              </w:rPr>
              <w:t>st</w:t>
            </w:r>
            <w:r w:rsidRPr="00E77497">
              <w:rPr>
                <w:b/>
                <w:i/>
              </w:rPr>
              <w:t xml:space="preserve"> Octet</w:t>
            </w:r>
          </w:p>
        </w:tc>
        <w:tc>
          <w:tcPr>
            <w:tcW w:w="1260" w:type="dxa"/>
            <w:tcBorders>
              <w:top w:val="single" w:sz="4" w:space="0" w:color="auto"/>
              <w:left w:val="nil"/>
              <w:bottom w:val="single" w:sz="4" w:space="0" w:color="auto"/>
              <w:right w:val="nil"/>
            </w:tcBorders>
            <w:shd w:val="solid" w:color="C0C0C0" w:fill="FFFFFF"/>
          </w:tcPr>
          <w:p w14:paraId="0EAE2E74" w14:textId="77777777" w:rsidR="004C02EF" w:rsidRPr="00E77497" w:rsidRDefault="004C02EF" w:rsidP="003A4B22">
            <w:pPr>
              <w:keepNext/>
              <w:spacing w:after="0"/>
              <w:rPr>
                <w:b/>
                <w:i/>
              </w:rPr>
            </w:pPr>
            <w:r w:rsidRPr="00E77497">
              <w:rPr>
                <w:b/>
                <w:i/>
              </w:rPr>
              <w:t>2</w:t>
            </w:r>
            <w:r w:rsidRPr="00E77497">
              <w:rPr>
                <w:b/>
                <w:i/>
                <w:vertAlign w:val="superscript"/>
              </w:rPr>
              <w:t>nd</w:t>
            </w:r>
            <w:r w:rsidRPr="00E77497">
              <w:rPr>
                <w:b/>
                <w:i/>
              </w:rPr>
              <w:t xml:space="preserve"> Octet</w:t>
            </w:r>
          </w:p>
        </w:tc>
        <w:tc>
          <w:tcPr>
            <w:tcW w:w="1170" w:type="dxa"/>
            <w:tcBorders>
              <w:top w:val="single" w:sz="4" w:space="0" w:color="auto"/>
              <w:left w:val="nil"/>
              <w:bottom w:val="single" w:sz="4" w:space="0" w:color="auto"/>
              <w:right w:val="nil"/>
            </w:tcBorders>
            <w:shd w:val="solid" w:color="C0C0C0" w:fill="FFFFFF"/>
          </w:tcPr>
          <w:p w14:paraId="4B38DECC" w14:textId="77777777" w:rsidR="004C02EF" w:rsidRPr="00E77497" w:rsidRDefault="004C02EF" w:rsidP="003A4B22">
            <w:pPr>
              <w:keepNext/>
              <w:spacing w:after="0"/>
              <w:rPr>
                <w:b/>
                <w:i/>
              </w:rPr>
            </w:pPr>
            <w:r w:rsidRPr="00E77497">
              <w:rPr>
                <w:b/>
                <w:i/>
              </w:rPr>
              <w:t>3</w:t>
            </w:r>
            <w:r w:rsidRPr="00E77497">
              <w:rPr>
                <w:b/>
                <w:i/>
                <w:vertAlign w:val="superscript"/>
              </w:rPr>
              <w:t>rd</w:t>
            </w:r>
            <w:r w:rsidRPr="00E77497">
              <w:rPr>
                <w:b/>
                <w:i/>
              </w:rPr>
              <w:t xml:space="preserve"> Octet</w:t>
            </w:r>
          </w:p>
        </w:tc>
        <w:tc>
          <w:tcPr>
            <w:tcW w:w="1170" w:type="dxa"/>
            <w:tcBorders>
              <w:top w:val="single" w:sz="4" w:space="0" w:color="auto"/>
              <w:left w:val="nil"/>
              <w:bottom w:val="single" w:sz="4" w:space="0" w:color="auto"/>
              <w:right w:val="single" w:sz="4" w:space="0" w:color="auto"/>
            </w:tcBorders>
            <w:shd w:val="solid" w:color="C0C0C0" w:fill="FFFFFF"/>
          </w:tcPr>
          <w:p w14:paraId="5FC81CF6" w14:textId="77777777" w:rsidR="004C02EF" w:rsidRPr="00E77497" w:rsidRDefault="004C02EF" w:rsidP="003A4B22">
            <w:pPr>
              <w:keepNext/>
              <w:spacing w:after="0"/>
              <w:rPr>
                <w:b/>
                <w:i/>
              </w:rPr>
            </w:pPr>
            <w:r w:rsidRPr="00E77497">
              <w:rPr>
                <w:b/>
                <w:i/>
              </w:rPr>
              <w:t>4</w:t>
            </w:r>
            <w:r w:rsidRPr="00E77497">
              <w:rPr>
                <w:b/>
                <w:i/>
                <w:vertAlign w:val="superscript"/>
              </w:rPr>
              <w:t>th</w:t>
            </w:r>
            <w:r w:rsidRPr="00E77497">
              <w:rPr>
                <w:b/>
                <w:i/>
              </w:rPr>
              <w:t xml:space="preserve"> Octet</w:t>
            </w:r>
          </w:p>
        </w:tc>
      </w:tr>
      <w:tr w:rsidR="004C02EF" w:rsidRPr="00E77497" w14:paraId="21D60A88" w14:textId="77777777" w:rsidTr="0027695A">
        <w:tc>
          <w:tcPr>
            <w:tcW w:w="2178" w:type="dxa"/>
            <w:tcBorders>
              <w:top w:val="nil"/>
            </w:tcBorders>
          </w:tcPr>
          <w:p w14:paraId="34E6D998" w14:textId="77777777" w:rsidR="004C02EF" w:rsidRPr="00E77497" w:rsidRDefault="004C02EF" w:rsidP="003A4B22">
            <w:pPr>
              <w:keepNext/>
              <w:spacing w:after="0"/>
              <w:jc w:val="center"/>
              <w:rPr>
                <w:rFonts w:ascii="Courier New" w:hAnsi="Courier New"/>
                <w:b/>
                <w:sz w:val="18"/>
              </w:rPr>
            </w:pPr>
            <w:r w:rsidRPr="00E77497">
              <w:rPr>
                <w:rFonts w:ascii="Courier New" w:hAnsi="Courier New"/>
                <w:b/>
                <w:sz w:val="18"/>
              </w:rPr>
              <w:t>0x0000 - 0x007F</w:t>
            </w:r>
          </w:p>
        </w:tc>
        <w:tc>
          <w:tcPr>
            <w:tcW w:w="2340" w:type="dxa"/>
            <w:tcBorders>
              <w:top w:val="nil"/>
            </w:tcBorders>
          </w:tcPr>
          <w:p w14:paraId="17367B28" w14:textId="77777777" w:rsidR="004C02EF" w:rsidRPr="00E77497" w:rsidRDefault="004C02EF" w:rsidP="003A4B22">
            <w:pPr>
              <w:keepNext/>
              <w:spacing w:after="0"/>
              <w:jc w:val="center"/>
              <w:rPr>
                <w:rFonts w:ascii="Times" w:hAnsi="Times"/>
              </w:rPr>
            </w:pPr>
            <w:r w:rsidRPr="00E77497">
              <w:rPr>
                <w:rFonts w:ascii="Courier New" w:hAnsi="Courier New"/>
                <w:b/>
                <w:sz w:val="18"/>
              </w:rPr>
              <w:t>00000000</w:t>
            </w:r>
            <w:r w:rsidRPr="00E77497">
              <w:rPr>
                <w:rFonts w:ascii="Courier New" w:hAnsi="Courier New"/>
                <w:sz w:val="18"/>
              </w:rPr>
              <w:t xml:space="preserve"> </w:t>
            </w:r>
            <w:r w:rsidRPr="00E77497">
              <w:rPr>
                <w:rFonts w:ascii="Courier New" w:hAnsi="Courier New"/>
                <w:b/>
                <w:sz w:val="18"/>
              </w:rPr>
              <w:t>0</w:t>
            </w:r>
            <w:r w:rsidRPr="00E77497">
              <w:rPr>
                <w:rFonts w:ascii="Courier New" w:hAnsi="Courier New"/>
                <w:i/>
                <w:sz w:val="18"/>
              </w:rPr>
              <w:t>zzzzzzz</w:t>
            </w:r>
          </w:p>
        </w:tc>
        <w:tc>
          <w:tcPr>
            <w:tcW w:w="1260" w:type="dxa"/>
            <w:tcBorders>
              <w:top w:val="nil"/>
            </w:tcBorders>
          </w:tcPr>
          <w:p w14:paraId="201F6654"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0</w:t>
            </w:r>
            <w:r w:rsidRPr="00E77497">
              <w:rPr>
                <w:rFonts w:cs="Courier New"/>
                <w:i/>
                <w:sz w:val="18"/>
                <w:lang w:eastAsia="en-US"/>
              </w:rPr>
              <w:t>zzzzzzz</w:t>
            </w:r>
          </w:p>
        </w:tc>
        <w:tc>
          <w:tcPr>
            <w:tcW w:w="1260" w:type="dxa"/>
            <w:tcBorders>
              <w:top w:val="nil"/>
            </w:tcBorders>
          </w:tcPr>
          <w:p w14:paraId="6FA57237" w14:textId="77777777" w:rsidR="004C02EF" w:rsidRPr="00E77497" w:rsidRDefault="004C02EF" w:rsidP="003A4B22">
            <w:pPr>
              <w:pStyle w:val="HTML"/>
              <w:keepNext/>
              <w:spacing w:after="0"/>
              <w:jc w:val="center"/>
              <w:rPr>
                <w:rFonts w:cs="Courier New"/>
                <w:sz w:val="18"/>
                <w:lang w:eastAsia="en-US"/>
              </w:rPr>
            </w:pPr>
          </w:p>
        </w:tc>
        <w:tc>
          <w:tcPr>
            <w:tcW w:w="1170" w:type="dxa"/>
            <w:tcBorders>
              <w:top w:val="nil"/>
            </w:tcBorders>
          </w:tcPr>
          <w:p w14:paraId="391B8FAF" w14:textId="77777777" w:rsidR="004C02EF" w:rsidRPr="00E77497" w:rsidRDefault="004C02EF" w:rsidP="003A4B22">
            <w:pPr>
              <w:pStyle w:val="HTML"/>
              <w:keepNext/>
              <w:spacing w:after="0"/>
              <w:jc w:val="center"/>
              <w:rPr>
                <w:rFonts w:cs="Courier New"/>
                <w:sz w:val="18"/>
                <w:lang w:eastAsia="en-US"/>
              </w:rPr>
            </w:pPr>
          </w:p>
        </w:tc>
        <w:tc>
          <w:tcPr>
            <w:tcW w:w="1170" w:type="dxa"/>
            <w:tcBorders>
              <w:top w:val="nil"/>
            </w:tcBorders>
          </w:tcPr>
          <w:p w14:paraId="7163EF08" w14:textId="77777777" w:rsidR="004C02EF" w:rsidRPr="00E77497" w:rsidRDefault="004C02EF" w:rsidP="003A4B22">
            <w:pPr>
              <w:pStyle w:val="HTML"/>
              <w:keepNext/>
              <w:spacing w:after="0"/>
              <w:jc w:val="center"/>
              <w:rPr>
                <w:rFonts w:cs="Courier New"/>
                <w:sz w:val="18"/>
                <w:lang w:eastAsia="en-US"/>
              </w:rPr>
            </w:pPr>
          </w:p>
        </w:tc>
      </w:tr>
      <w:tr w:rsidR="004C02EF" w:rsidRPr="00E77497" w14:paraId="7C73FCAD" w14:textId="77777777" w:rsidTr="0027695A">
        <w:tc>
          <w:tcPr>
            <w:tcW w:w="2178" w:type="dxa"/>
          </w:tcPr>
          <w:p w14:paraId="2B5ECA5D" w14:textId="77777777" w:rsidR="004C02EF" w:rsidRPr="00E77497" w:rsidRDefault="004C02EF" w:rsidP="003A4B22">
            <w:pPr>
              <w:keepNext/>
              <w:spacing w:after="0"/>
              <w:jc w:val="center"/>
              <w:rPr>
                <w:rFonts w:ascii="Courier New" w:hAnsi="Courier New"/>
                <w:b/>
                <w:sz w:val="18"/>
              </w:rPr>
            </w:pPr>
            <w:r w:rsidRPr="00E77497">
              <w:rPr>
                <w:rFonts w:ascii="Courier New" w:hAnsi="Courier New"/>
                <w:b/>
                <w:sz w:val="18"/>
              </w:rPr>
              <w:t>0x0080 - 0x07FF</w:t>
            </w:r>
          </w:p>
        </w:tc>
        <w:tc>
          <w:tcPr>
            <w:tcW w:w="2340" w:type="dxa"/>
          </w:tcPr>
          <w:p w14:paraId="6E862C25" w14:textId="77777777" w:rsidR="004C02EF" w:rsidRPr="00E77497" w:rsidRDefault="004C02EF" w:rsidP="003A4B22">
            <w:pPr>
              <w:keepNext/>
              <w:spacing w:after="0"/>
              <w:jc w:val="center"/>
              <w:rPr>
                <w:sz w:val="18"/>
              </w:rPr>
            </w:pPr>
            <w:r w:rsidRPr="00E77497">
              <w:rPr>
                <w:rFonts w:ascii="Courier New" w:hAnsi="Courier New"/>
                <w:b/>
                <w:sz w:val="18"/>
              </w:rPr>
              <w:t>00000</w:t>
            </w:r>
            <w:r w:rsidRPr="00E77497">
              <w:rPr>
                <w:rFonts w:ascii="Courier New" w:hAnsi="Courier New"/>
                <w:i/>
                <w:sz w:val="18"/>
              </w:rPr>
              <w:t>yyy yyzzzzzz</w:t>
            </w:r>
          </w:p>
        </w:tc>
        <w:tc>
          <w:tcPr>
            <w:tcW w:w="1260" w:type="dxa"/>
          </w:tcPr>
          <w:p w14:paraId="2C5889E5"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110</w:t>
            </w:r>
            <w:r w:rsidRPr="00E77497">
              <w:rPr>
                <w:rFonts w:cs="Courier New"/>
                <w:i/>
                <w:sz w:val="18"/>
                <w:lang w:eastAsia="en-US"/>
              </w:rPr>
              <w:t>yyyyy</w:t>
            </w:r>
          </w:p>
        </w:tc>
        <w:tc>
          <w:tcPr>
            <w:tcW w:w="1260" w:type="dxa"/>
          </w:tcPr>
          <w:p w14:paraId="5BAED2CF"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14:paraId="5CDA2704" w14:textId="77777777" w:rsidR="004C02EF" w:rsidRPr="00E77497" w:rsidRDefault="004C02EF" w:rsidP="003A4B22">
            <w:pPr>
              <w:pStyle w:val="HTML"/>
              <w:keepNext/>
              <w:spacing w:after="0"/>
              <w:jc w:val="center"/>
              <w:rPr>
                <w:rFonts w:cs="Courier New"/>
                <w:sz w:val="18"/>
                <w:lang w:eastAsia="en-US"/>
              </w:rPr>
            </w:pPr>
          </w:p>
        </w:tc>
        <w:tc>
          <w:tcPr>
            <w:tcW w:w="1170" w:type="dxa"/>
          </w:tcPr>
          <w:p w14:paraId="381799CC" w14:textId="77777777" w:rsidR="004C02EF" w:rsidRPr="00E77497" w:rsidRDefault="004C02EF" w:rsidP="003A4B22">
            <w:pPr>
              <w:pStyle w:val="HTML"/>
              <w:keepNext/>
              <w:spacing w:after="0"/>
              <w:jc w:val="center"/>
              <w:rPr>
                <w:rFonts w:cs="Courier New"/>
                <w:sz w:val="18"/>
                <w:lang w:eastAsia="en-US"/>
              </w:rPr>
            </w:pPr>
          </w:p>
        </w:tc>
      </w:tr>
      <w:tr w:rsidR="004C02EF" w:rsidRPr="00E77497" w14:paraId="522800A1" w14:textId="77777777" w:rsidTr="0027695A">
        <w:tc>
          <w:tcPr>
            <w:tcW w:w="2178" w:type="dxa"/>
          </w:tcPr>
          <w:p w14:paraId="08B16353" w14:textId="77777777" w:rsidR="004C02EF" w:rsidRPr="00E77497" w:rsidRDefault="004C02EF" w:rsidP="003A4B22">
            <w:pPr>
              <w:pStyle w:val="HTML"/>
              <w:keepNext/>
              <w:spacing w:after="0"/>
              <w:jc w:val="center"/>
              <w:rPr>
                <w:rFonts w:cs="Courier New"/>
                <w:b/>
                <w:i/>
                <w:sz w:val="18"/>
                <w:lang w:eastAsia="en-US"/>
              </w:rPr>
            </w:pPr>
            <w:r w:rsidRPr="00E77497">
              <w:rPr>
                <w:rFonts w:cs="Courier New"/>
                <w:b/>
                <w:sz w:val="18"/>
                <w:lang w:eastAsia="en-US"/>
              </w:rPr>
              <w:t>0x0800 - 0xD7FF</w:t>
            </w:r>
          </w:p>
        </w:tc>
        <w:tc>
          <w:tcPr>
            <w:tcW w:w="2340" w:type="dxa"/>
          </w:tcPr>
          <w:p w14:paraId="183C1EFA" w14:textId="77777777" w:rsidR="004C02EF" w:rsidRPr="00E77497" w:rsidRDefault="004C02EF" w:rsidP="003A4B22">
            <w:pPr>
              <w:pStyle w:val="HTML"/>
              <w:keepNext/>
              <w:spacing w:after="0"/>
              <w:jc w:val="center"/>
              <w:rPr>
                <w:rFonts w:cs="Courier New"/>
                <w:i/>
                <w:sz w:val="18"/>
                <w:lang w:eastAsia="en-US"/>
              </w:rPr>
            </w:pPr>
            <w:r w:rsidRPr="00E77497">
              <w:rPr>
                <w:rFonts w:cs="Courier New"/>
                <w:i/>
                <w:sz w:val="18"/>
                <w:lang w:eastAsia="en-US"/>
              </w:rPr>
              <w:t>xxxxyyyy yyzzzzzz</w:t>
            </w:r>
          </w:p>
        </w:tc>
        <w:tc>
          <w:tcPr>
            <w:tcW w:w="1260" w:type="dxa"/>
          </w:tcPr>
          <w:p w14:paraId="557D1CA9"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1110</w:t>
            </w:r>
            <w:r w:rsidRPr="00E77497">
              <w:rPr>
                <w:rFonts w:cs="Courier New"/>
                <w:i/>
                <w:sz w:val="18"/>
                <w:lang w:eastAsia="en-US"/>
              </w:rPr>
              <w:t>xxxx</w:t>
            </w:r>
          </w:p>
        </w:tc>
        <w:tc>
          <w:tcPr>
            <w:tcW w:w="1260" w:type="dxa"/>
          </w:tcPr>
          <w:p w14:paraId="3BC14FF1"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yyyyyy</w:t>
            </w:r>
          </w:p>
        </w:tc>
        <w:tc>
          <w:tcPr>
            <w:tcW w:w="1170" w:type="dxa"/>
          </w:tcPr>
          <w:p w14:paraId="0224B482"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14:paraId="552D9E8A" w14:textId="77777777" w:rsidR="004C02EF" w:rsidRPr="00E77497" w:rsidRDefault="004C02EF" w:rsidP="003A4B22">
            <w:pPr>
              <w:pStyle w:val="HTML"/>
              <w:keepNext/>
              <w:spacing w:after="0"/>
              <w:jc w:val="center"/>
              <w:rPr>
                <w:rFonts w:cs="Courier New"/>
                <w:b/>
                <w:sz w:val="18"/>
                <w:lang w:eastAsia="en-US"/>
              </w:rPr>
            </w:pPr>
          </w:p>
        </w:tc>
      </w:tr>
      <w:tr w:rsidR="004C02EF" w:rsidRPr="00E77497" w14:paraId="0103E744" w14:textId="77777777" w:rsidTr="0027695A">
        <w:tc>
          <w:tcPr>
            <w:tcW w:w="2178" w:type="dxa"/>
          </w:tcPr>
          <w:p w14:paraId="63AD11EE" w14:textId="77777777" w:rsidR="004C02EF" w:rsidRPr="00E77497" w:rsidRDefault="004C02EF" w:rsidP="003A4B22">
            <w:pPr>
              <w:pStyle w:val="HTML"/>
              <w:keepNext/>
              <w:spacing w:after="0"/>
              <w:jc w:val="center"/>
              <w:rPr>
                <w:rFonts w:cs="Courier New"/>
                <w:b/>
                <w:sz w:val="18"/>
                <w:lang w:eastAsia="en-US"/>
              </w:rPr>
            </w:pPr>
            <w:r w:rsidRPr="00E77497">
              <w:rPr>
                <w:rFonts w:cs="Courier New"/>
                <w:b/>
                <w:sz w:val="18"/>
                <w:lang w:eastAsia="en-US"/>
              </w:rPr>
              <w:t>0xD800 - 0xDBFF</w:t>
            </w:r>
          </w:p>
          <w:p w14:paraId="0195B174" w14:textId="77777777" w:rsidR="004C02EF" w:rsidRPr="00E77497" w:rsidRDefault="004C02EF" w:rsidP="003A4B22">
            <w:pPr>
              <w:pStyle w:val="HTML"/>
              <w:keepNext/>
              <w:spacing w:after="0"/>
              <w:jc w:val="center"/>
              <w:rPr>
                <w:rFonts w:ascii="Helvetica" w:hAnsi="Helvetica" w:cs="Courier New"/>
                <w:i/>
                <w:sz w:val="18"/>
                <w:lang w:eastAsia="en-US"/>
              </w:rPr>
            </w:pPr>
            <w:r w:rsidRPr="00E77497">
              <w:rPr>
                <w:rFonts w:ascii="Helvetica" w:hAnsi="Helvetica" w:cs="Courier New"/>
                <w:i/>
                <w:sz w:val="18"/>
                <w:lang w:eastAsia="en-US"/>
              </w:rPr>
              <w:t>followed by</w:t>
            </w:r>
          </w:p>
          <w:p w14:paraId="66C56862" w14:textId="77777777" w:rsidR="004C02EF" w:rsidRPr="00E77497" w:rsidRDefault="004C02EF" w:rsidP="003A4B22">
            <w:pPr>
              <w:pStyle w:val="HTML"/>
              <w:keepNext/>
              <w:spacing w:after="0"/>
              <w:jc w:val="center"/>
              <w:rPr>
                <w:rFonts w:cs="Courier New"/>
                <w:b/>
                <w:i/>
                <w:sz w:val="18"/>
                <w:lang w:eastAsia="en-US"/>
              </w:rPr>
            </w:pPr>
            <w:r w:rsidRPr="00E77497">
              <w:rPr>
                <w:rFonts w:cs="Courier New"/>
                <w:b/>
                <w:sz w:val="18"/>
                <w:lang w:eastAsia="en-US"/>
              </w:rPr>
              <w:t>0xDC00 – 0xDFFF</w:t>
            </w:r>
          </w:p>
        </w:tc>
        <w:tc>
          <w:tcPr>
            <w:tcW w:w="2340" w:type="dxa"/>
          </w:tcPr>
          <w:p w14:paraId="3E426F1D" w14:textId="77777777" w:rsidR="004C02EF" w:rsidRPr="00E77497" w:rsidRDefault="004C02EF" w:rsidP="003A4B22">
            <w:pPr>
              <w:pStyle w:val="HTML"/>
              <w:keepNext/>
              <w:spacing w:after="0"/>
              <w:jc w:val="center"/>
              <w:rPr>
                <w:rFonts w:cs="Courier New"/>
                <w:i/>
                <w:sz w:val="18"/>
                <w:lang w:eastAsia="en-US"/>
              </w:rPr>
            </w:pPr>
            <w:r w:rsidRPr="00E77497">
              <w:rPr>
                <w:rFonts w:cs="Courier New"/>
                <w:b/>
                <w:sz w:val="18"/>
                <w:lang w:eastAsia="en-US"/>
              </w:rPr>
              <w:t>110110</w:t>
            </w:r>
            <w:r w:rsidRPr="00E77497">
              <w:rPr>
                <w:rFonts w:cs="Courier New"/>
                <w:i/>
                <w:sz w:val="18"/>
                <w:lang w:eastAsia="en-US"/>
              </w:rPr>
              <w:t>vv vvwwwwxx</w:t>
            </w:r>
          </w:p>
          <w:p w14:paraId="15AD85FA" w14:textId="77777777" w:rsidR="004C02EF" w:rsidRPr="00E77497" w:rsidRDefault="004C02EF" w:rsidP="003A4B22">
            <w:pPr>
              <w:pStyle w:val="HTML"/>
              <w:keepNext/>
              <w:spacing w:after="0"/>
              <w:jc w:val="center"/>
              <w:rPr>
                <w:rFonts w:ascii="Helvetica" w:hAnsi="Helvetica" w:cs="Courier New"/>
                <w:i/>
                <w:sz w:val="18"/>
                <w:lang w:eastAsia="en-US"/>
              </w:rPr>
            </w:pPr>
            <w:r w:rsidRPr="00E77497">
              <w:rPr>
                <w:rFonts w:ascii="Helvetica" w:hAnsi="Helvetica" w:cs="Courier New"/>
                <w:i/>
                <w:sz w:val="18"/>
                <w:lang w:eastAsia="en-US"/>
              </w:rPr>
              <w:t>followed by</w:t>
            </w:r>
          </w:p>
          <w:p w14:paraId="3CF98483" w14:textId="77777777" w:rsidR="004C02EF" w:rsidRPr="00E77497" w:rsidRDefault="004C02EF" w:rsidP="003A4B22">
            <w:pPr>
              <w:pStyle w:val="HTML"/>
              <w:keepNext/>
              <w:spacing w:after="0"/>
              <w:jc w:val="center"/>
              <w:rPr>
                <w:rFonts w:cs="Courier New"/>
                <w:i/>
                <w:sz w:val="18"/>
                <w:lang w:eastAsia="en-US"/>
              </w:rPr>
            </w:pPr>
            <w:r w:rsidRPr="00E77497">
              <w:rPr>
                <w:rFonts w:cs="Courier New"/>
                <w:b/>
                <w:sz w:val="18"/>
                <w:lang w:eastAsia="en-US"/>
              </w:rPr>
              <w:t>110111</w:t>
            </w:r>
            <w:r w:rsidRPr="00E77497">
              <w:rPr>
                <w:rFonts w:cs="Courier New"/>
                <w:i/>
                <w:sz w:val="18"/>
                <w:lang w:eastAsia="en-US"/>
              </w:rPr>
              <w:t>yy yyzzzzzz</w:t>
            </w:r>
          </w:p>
        </w:tc>
        <w:tc>
          <w:tcPr>
            <w:tcW w:w="1260" w:type="dxa"/>
          </w:tcPr>
          <w:p w14:paraId="4B5D7460" w14:textId="77777777" w:rsidR="004C02EF" w:rsidRPr="00E77497" w:rsidRDefault="004C02EF" w:rsidP="003A4B22">
            <w:pPr>
              <w:pStyle w:val="HTML"/>
              <w:keepNext/>
              <w:spacing w:after="0"/>
              <w:jc w:val="center"/>
              <w:rPr>
                <w:rFonts w:cs="Courier New"/>
                <w:b/>
                <w:sz w:val="18"/>
                <w:lang w:eastAsia="en-US"/>
              </w:rPr>
            </w:pPr>
          </w:p>
          <w:p w14:paraId="5B465819"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11110</w:t>
            </w:r>
            <w:r w:rsidRPr="00E77497">
              <w:rPr>
                <w:rFonts w:cs="Courier New"/>
                <w:i/>
                <w:sz w:val="18"/>
                <w:lang w:eastAsia="en-US"/>
              </w:rPr>
              <w:t>uuu</w:t>
            </w:r>
          </w:p>
        </w:tc>
        <w:tc>
          <w:tcPr>
            <w:tcW w:w="1260" w:type="dxa"/>
          </w:tcPr>
          <w:p w14:paraId="34AE8D07" w14:textId="77777777" w:rsidR="004C02EF" w:rsidRPr="00E77497" w:rsidRDefault="004C02EF" w:rsidP="003A4B22">
            <w:pPr>
              <w:pStyle w:val="HTML"/>
              <w:keepNext/>
              <w:spacing w:after="0"/>
              <w:jc w:val="center"/>
              <w:rPr>
                <w:rFonts w:cs="Courier New"/>
                <w:b/>
                <w:sz w:val="18"/>
                <w:lang w:eastAsia="en-US"/>
              </w:rPr>
            </w:pPr>
          </w:p>
          <w:p w14:paraId="27650622"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uuwwww</w:t>
            </w:r>
          </w:p>
        </w:tc>
        <w:tc>
          <w:tcPr>
            <w:tcW w:w="1170" w:type="dxa"/>
          </w:tcPr>
          <w:p w14:paraId="69A90FDB" w14:textId="77777777" w:rsidR="004C02EF" w:rsidRPr="00E77497" w:rsidRDefault="004C02EF" w:rsidP="003A4B22">
            <w:pPr>
              <w:pStyle w:val="HTML"/>
              <w:keepNext/>
              <w:spacing w:after="0"/>
              <w:jc w:val="center"/>
              <w:rPr>
                <w:rFonts w:cs="Courier New"/>
                <w:b/>
                <w:sz w:val="18"/>
                <w:lang w:eastAsia="en-US"/>
              </w:rPr>
            </w:pPr>
          </w:p>
          <w:p w14:paraId="15D225AB" w14:textId="77777777" w:rsidR="004C02EF" w:rsidRPr="00E77497" w:rsidRDefault="004C02EF" w:rsidP="003A4B22">
            <w:pPr>
              <w:pStyle w:val="HTML"/>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xxyyyy</w:t>
            </w:r>
          </w:p>
        </w:tc>
        <w:tc>
          <w:tcPr>
            <w:tcW w:w="1170" w:type="dxa"/>
          </w:tcPr>
          <w:p w14:paraId="39FBD42F" w14:textId="77777777" w:rsidR="004C02EF" w:rsidRPr="00E77497" w:rsidRDefault="004C02EF" w:rsidP="003A4B22">
            <w:pPr>
              <w:pStyle w:val="HTML"/>
              <w:keepNext/>
              <w:spacing w:after="0"/>
              <w:jc w:val="center"/>
              <w:rPr>
                <w:rFonts w:cs="Courier New"/>
                <w:b/>
                <w:sz w:val="18"/>
                <w:lang w:eastAsia="en-US"/>
              </w:rPr>
            </w:pPr>
          </w:p>
          <w:p w14:paraId="0D07D85C" w14:textId="77777777" w:rsidR="004C02EF" w:rsidRPr="00E77497" w:rsidRDefault="004C02EF" w:rsidP="003A4B22">
            <w:pPr>
              <w:pStyle w:val="HTML"/>
              <w:keepNext/>
              <w:spacing w:after="0"/>
              <w:jc w:val="center"/>
              <w:rPr>
                <w:rFonts w:cs="Courier New"/>
                <w:b/>
                <w:sz w:val="18"/>
                <w:lang w:eastAsia="en-US"/>
              </w:rPr>
            </w:pPr>
            <w:r w:rsidRPr="00E77497">
              <w:rPr>
                <w:rFonts w:cs="Courier New"/>
                <w:b/>
                <w:sz w:val="18"/>
                <w:lang w:eastAsia="en-US"/>
              </w:rPr>
              <w:t>10</w:t>
            </w:r>
            <w:r w:rsidRPr="00E77497">
              <w:rPr>
                <w:rFonts w:cs="Courier New"/>
                <w:i/>
                <w:sz w:val="18"/>
                <w:lang w:eastAsia="en-US"/>
              </w:rPr>
              <w:t>zzzzzz</w:t>
            </w:r>
          </w:p>
        </w:tc>
      </w:tr>
      <w:tr w:rsidR="004C02EF" w:rsidRPr="00E77497" w14:paraId="0B36E758" w14:textId="77777777" w:rsidTr="0027695A">
        <w:tc>
          <w:tcPr>
            <w:tcW w:w="2178" w:type="dxa"/>
          </w:tcPr>
          <w:p w14:paraId="0DCBC4C4" w14:textId="77777777" w:rsidR="004C02EF" w:rsidRPr="00E77497" w:rsidRDefault="004C02EF" w:rsidP="003A4B22">
            <w:pPr>
              <w:pStyle w:val="HTML"/>
              <w:keepNext/>
              <w:spacing w:after="0"/>
              <w:jc w:val="center"/>
              <w:rPr>
                <w:rFonts w:cs="Courier New"/>
                <w:b/>
                <w:sz w:val="18"/>
                <w:lang w:eastAsia="en-US"/>
              </w:rPr>
            </w:pPr>
            <w:r w:rsidRPr="00E77497">
              <w:rPr>
                <w:rFonts w:cs="Courier New"/>
                <w:b/>
                <w:sz w:val="18"/>
                <w:lang w:eastAsia="en-US"/>
              </w:rPr>
              <w:t>0xD800 - 0xDBFF</w:t>
            </w:r>
          </w:p>
          <w:p w14:paraId="5D485B5C" w14:textId="77777777" w:rsidR="004C02EF" w:rsidRPr="00E77497" w:rsidRDefault="004C02EF" w:rsidP="003A4B22">
            <w:pPr>
              <w:pStyle w:val="HTML"/>
              <w:keepNext/>
              <w:spacing w:after="0"/>
              <w:jc w:val="center"/>
              <w:rPr>
                <w:rFonts w:ascii="Helvetica" w:hAnsi="Helvetica" w:cs="Courier New"/>
                <w:i/>
                <w:sz w:val="18"/>
                <w:lang w:eastAsia="en-US"/>
              </w:rPr>
            </w:pPr>
            <w:r w:rsidRPr="00E77497">
              <w:rPr>
                <w:rFonts w:ascii="Helvetica" w:hAnsi="Helvetica" w:cs="Courier New"/>
                <w:i/>
                <w:sz w:val="18"/>
                <w:lang w:eastAsia="en-US"/>
              </w:rPr>
              <w:t>not followed by</w:t>
            </w:r>
          </w:p>
          <w:p w14:paraId="3BE5BAB1" w14:textId="77777777" w:rsidR="004C02EF" w:rsidRPr="00E77497" w:rsidRDefault="004C02EF" w:rsidP="003A4B22">
            <w:pPr>
              <w:pStyle w:val="HTML"/>
              <w:keepNext/>
              <w:spacing w:after="0"/>
              <w:jc w:val="center"/>
              <w:rPr>
                <w:rFonts w:cs="Courier New"/>
                <w:b/>
                <w:i/>
                <w:sz w:val="18"/>
                <w:lang w:eastAsia="en-US"/>
              </w:rPr>
            </w:pPr>
            <w:r w:rsidRPr="00E77497">
              <w:rPr>
                <w:rFonts w:cs="Courier New"/>
                <w:b/>
                <w:sz w:val="18"/>
                <w:lang w:eastAsia="en-US"/>
              </w:rPr>
              <w:t>0xDC00 – 0xDFFF</w:t>
            </w:r>
          </w:p>
        </w:tc>
        <w:tc>
          <w:tcPr>
            <w:tcW w:w="2340" w:type="dxa"/>
          </w:tcPr>
          <w:p w14:paraId="7737E76C" w14:textId="77777777" w:rsidR="004C02EF" w:rsidRPr="00E77497" w:rsidRDefault="004C02EF" w:rsidP="003A4B22">
            <w:pPr>
              <w:pStyle w:val="HTML"/>
              <w:keepNext/>
              <w:spacing w:after="0"/>
              <w:jc w:val="center"/>
              <w:rPr>
                <w:rFonts w:cs="Courier New"/>
                <w:i/>
                <w:sz w:val="18"/>
                <w:lang w:eastAsia="en-US"/>
              </w:rPr>
            </w:pPr>
          </w:p>
          <w:p w14:paraId="36B6133F" w14:textId="77777777" w:rsidR="004C02EF" w:rsidRPr="00E77497" w:rsidRDefault="004C02EF" w:rsidP="003A4B22">
            <w:pPr>
              <w:pStyle w:val="HTML"/>
              <w:keepNext/>
              <w:spacing w:after="0"/>
              <w:jc w:val="center"/>
              <w:rPr>
                <w:rFonts w:ascii="Arial" w:hAnsi="Arial" w:cs="Courier New"/>
                <w:i/>
                <w:sz w:val="18"/>
                <w:lang w:eastAsia="en-US"/>
              </w:rPr>
            </w:pPr>
            <w:r w:rsidRPr="00E77497">
              <w:rPr>
                <w:rFonts w:ascii="Helvetica" w:eastAsia="Times New Roman" w:hAnsi="Helvetica" w:cs="Courier New"/>
                <w:i/>
                <w:sz w:val="18"/>
                <w:lang w:eastAsia="en-US"/>
              </w:rPr>
              <w:t>causes</w:t>
            </w:r>
            <w:r w:rsidRPr="00E77497">
              <w:rPr>
                <w:rFonts w:cs="Courier New"/>
                <w:sz w:val="18"/>
                <w:lang w:eastAsia="en-US"/>
              </w:rPr>
              <w:t xml:space="preserve"> URIError</w:t>
            </w:r>
          </w:p>
        </w:tc>
        <w:tc>
          <w:tcPr>
            <w:tcW w:w="1260" w:type="dxa"/>
          </w:tcPr>
          <w:p w14:paraId="020D18DB" w14:textId="77777777" w:rsidR="004C02EF" w:rsidRPr="00E77497" w:rsidRDefault="004C02EF" w:rsidP="003A4B22">
            <w:pPr>
              <w:pStyle w:val="HTML"/>
              <w:keepNext/>
              <w:spacing w:after="0"/>
              <w:jc w:val="center"/>
              <w:rPr>
                <w:rFonts w:cs="Courier New"/>
                <w:sz w:val="18"/>
                <w:lang w:eastAsia="en-US"/>
              </w:rPr>
            </w:pPr>
          </w:p>
        </w:tc>
        <w:tc>
          <w:tcPr>
            <w:tcW w:w="1260" w:type="dxa"/>
          </w:tcPr>
          <w:p w14:paraId="4B7F292E" w14:textId="77777777" w:rsidR="004C02EF" w:rsidRPr="00E77497" w:rsidRDefault="004C02EF" w:rsidP="003A4B22">
            <w:pPr>
              <w:pStyle w:val="HTML"/>
              <w:keepNext/>
              <w:spacing w:after="0"/>
              <w:jc w:val="center"/>
              <w:rPr>
                <w:rFonts w:cs="Courier New"/>
                <w:sz w:val="18"/>
                <w:lang w:eastAsia="en-US"/>
              </w:rPr>
            </w:pPr>
          </w:p>
        </w:tc>
        <w:tc>
          <w:tcPr>
            <w:tcW w:w="1170" w:type="dxa"/>
          </w:tcPr>
          <w:p w14:paraId="685B9637" w14:textId="77777777" w:rsidR="004C02EF" w:rsidRPr="00E77497" w:rsidRDefault="004C02EF" w:rsidP="003A4B22">
            <w:pPr>
              <w:pStyle w:val="HTML"/>
              <w:keepNext/>
              <w:spacing w:after="0"/>
              <w:jc w:val="center"/>
              <w:rPr>
                <w:rFonts w:cs="Courier New"/>
                <w:sz w:val="18"/>
                <w:lang w:eastAsia="en-US"/>
              </w:rPr>
            </w:pPr>
          </w:p>
        </w:tc>
        <w:tc>
          <w:tcPr>
            <w:tcW w:w="1170" w:type="dxa"/>
          </w:tcPr>
          <w:p w14:paraId="1C9E97EC" w14:textId="77777777" w:rsidR="004C02EF" w:rsidRPr="00E77497" w:rsidRDefault="004C02EF" w:rsidP="003A4B22">
            <w:pPr>
              <w:pStyle w:val="HTML"/>
              <w:keepNext/>
              <w:spacing w:after="0"/>
              <w:jc w:val="center"/>
              <w:rPr>
                <w:rFonts w:cs="Courier New"/>
                <w:b/>
                <w:sz w:val="18"/>
                <w:lang w:eastAsia="en-US"/>
              </w:rPr>
            </w:pPr>
          </w:p>
        </w:tc>
      </w:tr>
      <w:tr w:rsidR="004C02EF" w:rsidRPr="00E77497" w14:paraId="6DA7A01C" w14:textId="77777777" w:rsidTr="0027695A">
        <w:tc>
          <w:tcPr>
            <w:tcW w:w="2178" w:type="dxa"/>
          </w:tcPr>
          <w:p w14:paraId="5455CDB2" w14:textId="77777777" w:rsidR="004C02EF" w:rsidRPr="00E77497" w:rsidRDefault="004C02EF" w:rsidP="003A4B22">
            <w:pPr>
              <w:pStyle w:val="HTML"/>
              <w:keepNext/>
              <w:spacing w:after="0"/>
              <w:jc w:val="center"/>
              <w:rPr>
                <w:rFonts w:cs="Courier New"/>
                <w:b/>
                <w:sz w:val="18"/>
                <w:lang w:eastAsia="en-US"/>
              </w:rPr>
            </w:pPr>
            <w:r w:rsidRPr="00E77497">
              <w:rPr>
                <w:rFonts w:cs="Courier New"/>
                <w:b/>
                <w:sz w:val="18"/>
                <w:lang w:eastAsia="en-US"/>
              </w:rPr>
              <w:t>0xDC00 – 0xDFFF</w:t>
            </w:r>
          </w:p>
        </w:tc>
        <w:tc>
          <w:tcPr>
            <w:tcW w:w="2340" w:type="dxa"/>
          </w:tcPr>
          <w:p w14:paraId="7AC0FE60" w14:textId="77777777" w:rsidR="004C02EF" w:rsidRPr="00E77497" w:rsidRDefault="004C02EF" w:rsidP="003A4B22">
            <w:pPr>
              <w:pStyle w:val="HTML"/>
              <w:keepNext/>
              <w:spacing w:after="0"/>
              <w:jc w:val="center"/>
              <w:rPr>
                <w:rFonts w:cs="Courier New"/>
                <w:i/>
                <w:sz w:val="18"/>
                <w:lang w:eastAsia="en-US"/>
              </w:rPr>
            </w:pPr>
            <w:r w:rsidRPr="00E77497">
              <w:rPr>
                <w:rFonts w:ascii="Helvetica" w:eastAsia="Times New Roman" w:hAnsi="Helvetica" w:cs="Courier New"/>
                <w:i/>
                <w:sz w:val="18"/>
                <w:lang w:eastAsia="en-US"/>
              </w:rPr>
              <w:t>causes</w:t>
            </w:r>
            <w:r w:rsidRPr="00E77497">
              <w:rPr>
                <w:rFonts w:cs="Courier New"/>
                <w:sz w:val="18"/>
                <w:lang w:eastAsia="en-US"/>
              </w:rPr>
              <w:t xml:space="preserve"> URIError</w:t>
            </w:r>
          </w:p>
        </w:tc>
        <w:tc>
          <w:tcPr>
            <w:tcW w:w="1260" w:type="dxa"/>
          </w:tcPr>
          <w:p w14:paraId="58EBAB79" w14:textId="77777777" w:rsidR="004C02EF" w:rsidRPr="00E77497" w:rsidRDefault="004C02EF" w:rsidP="003A4B22">
            <w:pPr>
              <w:pStyle w:val="HTML"/>
              <w:keepNext/>
              <w:spacing w:after="0"/>
              <w:jc w:val="center"/>
              <w:rPr>
                <w:rFonts w:cs="Courier New"/>
                <w:b/>
                <w:sz w:val="18"/>
                <w:lang w:eastAsia="en-US"/>
              </w:rPr>
            </w:pPr>
          </w:p>
        </w:tc>
        <w:tc>
          <w:tcPr>
            <w:tcW w:w="1260" w:type="dxa"/>
          </w:tcPr>
          <w:p w14:paraId="641E31DF" w14:textId="77777777" w:rsidR="004C02EF" w:rsidRPr="00E77497" w:rsidRDefault="004C02EF" w:rsidP="003A4B22">
            <w:pPr>
              <w:pStyle w:val="HTML"/>
              <w:keepNext/>
              <w:spacing w:after="0"/>
              <w:jc w:val="center"/>
              <w:rPr>
                <w:rFonts w:cs="Courier New"/>
                <w:b/>
                <w:sz w:val="18"/>
                <w:lang w:eastAsia="en-US"/>
              </w:rPr>
            </w:pPr>
          </w:p>
        </w:tc>
        <w:tc>
          <w:tcPr>
            <w:tcW w:w="1170" w:type="dxa"/>
          </w:tcPr>
          <w:p w14:paraId="756C2DF2" w14:textId="77777777" w:rsidR="004C02EF" w:rsidRPr="00E77497" w:rsidRDefault="004C02EF" w:rsidP="003A4B22">
            <w:pPr>
              <w:pStyle w:val="HTML"/>
              <w:keepNext/>
              <w:spacing w:after="0"/>
              <w:jc w:val="center"/>
              <w:rPr>
                <w:rFonts w:cs="Courier New"/>
                <w:b/>
                <w:sz w:val="18"/>
                <w:lang w:eastAsia="en-US"/>
              </w:rPr>
            </w:pPr>
          </w:p>
        </w:tc>
        <w:tc>
          <w:tcPr>
            <w:tcW w:w="1170" w:type="dxa"/>
          </w:tcPr>
          <w:p w14:paraId="522B995F" w14:textId="77777777" w:rsidR="004C02EF" w:rsidRPr="00E77497" w:rsidRDefault="004C02EF" w:rsidP="003A4B22">
            <w:pPr>
              <w:pStyle w:val="HTML"/>
              <w:keepNext/>
              <w:spacing w:after="0"/>
              <w:jc w:val="center"/>
              <w:rPr>
                <w:rFonts w:cs="Courier New"/>
                <w:b/>
                <w:sz w:val="18"/>
                <w:lang w:eastAsia="en-US"/>
              </w:rPr>
            </w:pPr>
          </w:p>
        </w:tc>
      </w:tr>
      <w:tr w:rsidR="004C02EF" w:rsidRPr="00E77497" w14:paraId="20A91937" w14:textId="77777777" w:rsidTr="0027695A">
        <w:tc>
          <w:tcPr>
            <w:tcW w:w="2178" w:type="dxa"/>
          </w:tcPr>
          <w:p w14:paraId="52B640C4" w14:textId="77777777" w:rsidR="004C02EF" w:rsidRPr="00E77497" w:rsidRDefault="004C02EF" w:rsidP="003A4B22">
            <w:pPr>
              <w:pStyle w:val="HTML"/>
              <w:spacing w:after="0"/>
              <w:jc w:val="center"/>
              <w:rPr>
                <w:rFonts w:cs="Courier New"/>
                <w:b/>
                <w:i/>
                <w:sz w:val="18"/>
                <w:lang w:eastAsia="en-US"/>
              </w:rPr>
            </w:pPr>
            <w:r w:rsidRPr="00E77497">
              <w:rPr>
                <w:rFonts w:cs="Courier New"/>
                <w:b/>
                <w:sz w:val="18"/>
                <w:lang w:eastAsia="en-US"/>
              </w:rPr>
              <w:t>0xE000 - 0xFFFF</w:t>
            </w:r>
          </w:p>
        </w:tc>
        <w:tc>
          <w:tcPr>
            <w:tcW w:w="2340" w:type="dxa"/>
          </w:tcPr>
          <w:p w14:paraId="34DF7CF0" w14:textId="77777777" w:rsidR="004C02EF" w:rsidRPr="00E77497" w:rsidRDefault="004C02EF" w:rsidP="003A4B22">
            <w:pPr>
              <w:pStyle w:val="HTML"/>
              <w:spacing w:after="0"/>
              <w:jc w:val="center"/>
              <w:rPr>
                <w:rFonts w:cs="Courier New"/>
                <w:i/>
                <w:sz w:val="18"/>
                <w:lang w:eastAsia="en-US"/>
              </w:rPr>
            </w:pPr>
            <w:r w:rsidRPr="00E77497">
              <w:rPr>
                <w:rFonts w:cs="Courier New"/>
                <w:i/>
                <w:sz w:val="18"/>
                <w:lang w:eastAsia="en-US"/>
              </w:rPr>
              <w:t>xxxxyyyy yyzzzzzz</w:t>
            </w:r>
          </w:p>
        </w:tc>
        <w:tc>
          <w:tcPr>
            <w:tcW w:w="1260" w:type="dxa"/>
          </w:tcPr>
          <w:p w14:paraId="7CC8E5F1" w14:textId="77777777" w:rsidR="004C02EF" w:rsidRPr="00E77497" w:rsidRDefault="004C02EF" w:rsidP="003A4B22">
            <w:pPr>
              <w:pStyle w:val="HTML"/>
              <w:spacing w:after="0"/>
              <w:jc w:val="center"/>
              <w:rPr>
                <w:rFonts w:cs="Courier New"/>
                <w:sz w:val="18"/>
                <w:lang w:eastAsia="en-US"/>
              </w:rPr>
            </w:pPr>
            <w:r w:rsidRPr="00E77497">
              <w:rPr>
                <w:rFonts w:cs="Courier New"/>
                <w:b/>
                <w:sz w:val="18"/>
                <w:lang w:eastAsia="en-US"/>
              </w:rPr>
              <w:t>1110</w:t>
            </w:r>
            <w:r w:rsidRPr="00E77497">
              <w:rPr>
                <w:rFonts w:cs="Courier New"/>
                <w:i/>
                <w:sz w:val="18"/>
                <w:lang w:eastAsia="en-US"/>
              </w:rPr>
              <w:t>xxxx</w:t>
            </w:r>
          </w:p>
        </w:tc>
        <w:tc>
          <w:tcPr>
            <w:tcW w:w="1260" w:type="dxa"/>
          </w:tcPr>
          <w:p w14:paraId="422A37D3" w14:textId="77777777" w:rsidR="004C02EF" w:rsidRPr="00E77497" w:rsidRDefault="004C02EF" w:rsidP="003A4B22">
            <w:pPr>
              <w:pStyle w:val="HTML"/>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yyyyyy</w:t>
            </w:r>
          </w:p>
        </w:tc>
        <w:tc>
          <w:tcPr>
            <w:tcW w:w="1170" w:type="dxa"/>
          </w:tcPr>
          <w:p w14:paraId="68AC7B6E" w14:textId="77777777" w:rsidR="004C02EF" w:rsidRPr="00E77497" w:rsidRDefault="004C02EF" w:rsidP="003A4B22">
            <w:pPr>
              <w:pStyle w:val="HTML"/>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14:paraId="3C082CBD" w14:textId="77777777" w:rsidR="004C02EF" w:rsidRPr="00E77497" w:rsidRDefault="004C02EF" w:rsidP="003A4B22">
            <w:pPr>
              <w:pStyle w:val="HTML"/>
              <w:spacing w:after="0"/>
              <w:jc w:val="center"/>
              <w:rPr>
                <w:rFonts w:cs="Courier New"/>
                <w:b/>
                <w:sz w:val="18"/>
                <w:lang w:eastAsia="en-US"/>
              </w:rPr>
            </w:pPr>
          </w:p>
        </w:tc>
      </w:tr>
    </w:tbl>
    <w:p w14:paraId="1239228F" w14:textId="77777777" w:rsidR="004C02EF" w:rsidRPr="00E77497" w:rsidRDefault="004C02EF" w:rsidP="004C02EF">
      <w:pPr>
        <w:pStyle w:val="HTML"/>
        <w:spacing w:after="0"/>
        <w:ind w:left="720"/>
      </w:pPr>
    </w:p>
    <w:p w14:paraId="34EF77AE" w14:textId="77777777" w:rsidR="004C02EF" w:rsidRPr="00E77497" w:rsidRDefault="004C02EF" w:rsidP="004C02EF">
      <w:pPr>
        <w:spacing w:after="120"/>
        <w:rPr>
          <w:sz w:val="18"/>
        </w:rPr>
      </w:pPr>
      <w:r w:rsidRPr="00E77497">
        <w:rPr>
          <w:sz w:val="18"/>
        </w:rPr>
        <w:t>Where</w:t>
      </w:r>
    </w:p>
    <w:p w14:paraId="61CF1CBC" w14:textId="77777777" w:rsidR="004C02EF" w:rsidRPr="00E77497" w:rsidRDefault="004C02EF" w:rsidP="004C02EF">
      <w:pPr>
        <w:spacing w:after="120"/>
        <w:ind w:firstLine="403"/>
        <w:rPr>
          <w:sz w:val="18"/>
        </w:rPr>
      </w:pPr>
      <w:r w:rsidRPr="00E77497">
        <w:rPr>
          <w:rStyle w:val="bnf"/>
          <w:rFonts w:ascii="Courier New" w:hAnsi="Courier New" w:cs="Courier New"/>
        </w:rPr>
        <w:t>uuuuu</w:t>
      </w:r>
      <w:r w:rsidRPr="00E77497">
        <w:rPr>
          <w:sz w:val="18"/>
        </w:rPr>
        <w:t xml:space="preserve"> </w:t>
      </w:r>
      <w:r w:rsidRPr="00E77497">
        <w:rPr>
          <w:rFonts w:ascii="Times New Roman" w:hAnsi="Times New Roman"/>
          <w:sz w:val="18"/>
        </w:rPr>
        <w:t>=</w:t>
      </w:r>
      <w:r w:rsidRPr="00E77497">
        <w:rPr>
          <w:sz w:val="18"/>
        </w:rPr>
        <w:t xml:space="preserve"> </w:t>
      </w:r>
      <w:r w:rsidRPr="00E77497">
        <w:rPr>
          <w:rFonts w:ascii="Courier New" w:hAnsi="Courier New" w:cs="Courier New"/>
          <w:i/>
          <w:sz w:val="18"/>
        </w:rPr>
        <w:t xml:space="preserve">vvvv </w:t>
      </w:r>
      <w:r w:rsidRPr="00E77497">
        <w:rPr>
          <w:sz w:val="18"/>
        </w:rPr>
        <w:t xml:space="preserve"> </w:t>
      </w:r>
      <w:r w:rsidRPr="00E77497">
        <w:rPr>
          <w:rFonts w:ascii="Times New Roman" w:hAnsi="Times New Roman"/>
          <w:sz w:val="18"/>
        </w:rPr>
        <w:t>+</w:t>
      </w:r>
      <w:r w:rsidRPr="00E77497">
        <w:rPr>
          <w:sz w:val="18"/>
        </w:rPr>
        <w:t xml:space="preserve"> </w:t>
      </w:r>
      <w:r w:rsidRPr="00E77497">
        <w:rPr>
          <w:rFonts w:ascii="Times New Roman" w:hAnsi="Times New Roman"/>
          <w:sz w:val="18"/>
        </w:rPr>
        <w:t>1</w:t>
      </w:r>
    </w:p>
    <w:p w14:paraId="618E3FEC" w14:textId="77777777" w:rsidR="004C02EF" w:rsidRPr="00E77497" w:rsidRDefault="004C02EF" w:rsidP="004C02EF">
      <w:pPr>
        <w:rPr>
          <w:sz w:val="18"/>
        </w:rPr>
      </w:pPr>
      <w:r w:rsidRPr="00E77497">
        <w:rPr>
          <w:sz w:val="18"/>
        </w:rPr>
        <w:t>to account for the addition of 0x10000 as in Surrogates, section 3.7, of the Unicode Standard.</w:t>
      </w:r>
    </w:p>
    <w:p w14:paraId="29372298" w14:textId="77777777" w:rsidR="004C02EF" w:rsidRPr="00E77497" w:rsidRDefault="004C02EF" w:rsidP="004C02EF">
      <w:pPr>
        <w:rPr>
          <w:sz w:val="18"/>
        </w:rPr>
      </w:pPr>
      <w:r w:rsidRPr="00E77497">
        <w:rPr>
          <w:sz w:val="18"/>
        </w:rPr>
        <w:t>The range of code unit values 0xD800-0xDFFF is used to encode surrogate pairs; the above transformation combines a UTF-16 surrogate pair into a UTF-32 representation and encodes the resulting 21-bit value in UTF-8. Decoding reconstructs the surrogate pair.</w:t>
      </w:r>
    </w:p>
    <w:p w14:paraId="4336DD3D" w14:textId="77777777" w:rsidR="004C02EF" w:rsidRPr="00E77497" w:rsidRDefault="004C02EF" w:rsidP="004C02EF">
      <w:pPr>
        <w:rPr>
          <w:sz w:val="18"/>
        </w:rPr>
      </w:pPr>
      <w:r w:rsidRPr="00E77497">
        <w:rPr>
          <w:sz w:val="18"/>
        </w:rPr>
        <w:t xml:space="preserve">RFC 3629 prohibits the decoding of invalid UTF-8 octet sequences. For example, the invalid sequence C0 80 must not decode into the character U+0000. Implementations of the Decode algorithm are required to throw a </w:t>
      </w:r>
      <w:r w:rsidRPr="00E77497">
        <w:rPr>
          <w:b/>
          <w:sz w:val="18"/>
        </w:rPr>
        <w:t>URIError</w:t>
      </w:r>
      <w:r w:rsidRPr="00E77497">
        <w:rPr>
          <w:sz w:val="18"/>
        </w:rPr>
        <w:t xml:space="preserve"> when encountering such invalid sequences.</w:t>
      </w:r>
    </w:p>
    <w:p w14:paraId="2AD23398" w14:textId="77777777" w:rsidR="004C02EF" w:rsidRPr="00E77497" w:rsidRDefault="004C02EF" w:rsidP="004C02EF">
      <w:pPr>
        <w:pStyle w:val="40"/>
        <w:numPr>
          <w:ilvl w:val="0"/>
          <w:numId w:val="0"/>
        </w:numPr>
      </w:pPr>
      <w:bookmarkStart w:id="27986" w:name="_Ref456003675"/>
      <w:r w:rsidRPr="00E77497">
        <w:t>15.1.3.1</w:t>
      </w:r>
      <w:r w:rsidRPr="00E77497">
        <w:tab/>
        <w:t>decodeURI (encodedURI)</w:t>
      </w:r>
      <w:bookmarkEnd w:id="27986"/>
    </w:p>
    <w:p w14:paraId="5D121E2A" w14:textId="77777777" w:rsidR="004C02EF" w:rsidRPr="00E77497" w:rsidRDefault="004C02EF" w:rsidP="004C02EF">
      <w:r w:rsidRPr="00E77497">
        <w:t xml:space="preserve">The </w:t>
      </w:r>
      <w:r w:rsidRPr="00E77497">
        <w:rPr>
          <w:rFonts w:ascii="Courier New" w:hAnsi="Courier New"/>
          <w:b/>
        </w:rPr>
        <w:t>decodeURI</w:t>
      </w:r>
      <w:r w:rsidRPr="00E77497">
        <w:t xml:space="preserve"> function computes a new version of a URI in which each escape sequence and UTF-8 encoding of the sort that might be introduced by the </w:t>
      </w:r>
      <w:r w:rsidRPr="00E77497">
        <w:rPr>
          <w:rFonts w:ascii="Courier New" w:hAnsi="Courier New"/>
          <w:b/>
        </w:rPr>
        <w:t>encodeURI</w:t>
      </w:r>
      <w:r w:rsidRPr="00E77497">
        <w:t xml:space="preserve"> function is replaced with the character that it represents. Escape sequences that could not have been introduced by </w:t>
      </w:r>
      <w:r w:rsidRPr="00E77497">
        <w:rPr>
          <w:rFonts w:ascii="Courier New" w:hAnsi="Courier New"/>
          <w:b/>
        </w:rPr>
        <w:t>encodeURI</w:t>
      </w:r>
      <w:r w:rsidRPr="00E77497">
        <w:t xml:space="preserve"> are not replaced.</w:t>
      </w:r>
    </w:p>
    <w:p w14:paraId="1B1C2A32" w14:textId="77777777" w:rsidR="004C02EF" w:rsidRPr="00E77497" w:rsidRDefault="004C02EF" w:rsidP="004C02EF">
      <w:r w:rsidRPr="00E77497">
        <w:t xml:space="preserve">When the </w:t>
      </w:r>
      <w:r w:rsidRPr="00E77497">
        <w:rPr>
          <w:rFonts w:ascii="Courier New" w:hAnsi="Courier New"/>
          <w:b/>
        </w:rPr>
        <w:t>decodeURI</w:t>
      </w:r>
      <w:r w:rsidRPr="00E77497">
        <w:t xml:space="preserve"> function is called with one argument </w:t>
      </w:r>
      <w:r w:rsidRPr="00E77497">
        <w:rPr>
          <w:rFonts w:ascii="Times New Roman" w:hAnsi="Times New Roman"/>
          <w:i/>
        </w:rPr>
        <w:t>encodedURI</w:t>
      </w:r>
      <w:r w:rsidRPr="00E77497">
        <w:t>, the following steps are taken:</w:t>
      </w:r>
    </w:p>
    <w:p w14:paraId="228B7A16" w14:textId="77777777" w:rsidR="004C02EF" w:rsidRPr="00E77497" w:rsidRDefault="004C02EF" w:rsidP="00834A33">
      <w:pPr>
        <w:pStyle w:val="Alg4"/>
        <w:numPr>
          <w:ilvl w:val="0"/>
          <w:numId w:val="161"/>
        </w:numPr>
      </w:pPr>
      <w:r w:rsidRPr="00E77497">
        <w:t xml:space="preserve">Let </w:t>
      </w:r>
      <w:r w:rsidRPr="00E77497">
        <w:rPr>
          <w:i/>
        </w:rPr>
        <w:t>uriString</w:t>
      </w:r>
      <w:r w:rsidRPr="00E77497">
        <w:t xml:space="preserve"> be ToString(</w:t>
      </w:r>
      <w:r w:rsidRPr="00E77497">
        <w:rPr>
          <w:i/>
        </w:rPr>
        <w:t>encodedURI</w:t>
      </w:r>
      <w:r w:rsidRPr="00E77497">
        <w:t>).</w:t>
      </w:r>
    </w:p>
    <w:p w14:paraId="5BD76120" w14:textId="77777777" w:rsidR="005D4B87" w:rsidRDefault="005D4B87" w:rsidP="005D4B87">
      <w:pPr>
        <w:pStyle w:val="M4"/>
        <w:numPr>
          <w:ilvl w:val="0"/>
          <w:numId w:val="161"/>
        </w:numPr>
        <w:tabs>
          <w:tab w:val="num" w:pos="1721"/>
        </w:tabs>
        <w:spacing w:after="0"/>
        <w:rPr>
          <w:ins w:id="27987" w:author="Rev 7 Allen Wirfs-Brock" w:date="2012-04-11T16:05:00Z"/>
        </w:rPr>
      </w:pPr>
      <w:ins w:id="27988" w:author="Rev 7 Allen Wirfs-Brock" w:date="2012-04-11T16:05:00Z">
        <w:r>
          <w:t>ReturnIfAbrupt(</w:t>
        </w:r>
      </w:ins>
      <w:ins w:id="27989" w:author="Rev 7 Allen Wirfs-Brock" w:date="2012-04-11T16:06:00Z">
        <w:r w:rsidRPr="00E77497">
          <w:rPr>
            <w:i/>
          </w:rPr>
          <w:t>uriString</w:t>
        </w:r>
      </w:ins>
      <w:ins w:id="27990" w:author="Rev 7 Allen Wirfs-Brock" w:date="2012-04-11T16:05:00Z">
        <w:r>
          <w:t>).</w:t>
        </w:r>
      </w:ins>
    </w:p>
    <w:p w14:paraId="70B5FF3C" w14:textId="77777777" w:rsidR="004C02EF" w:rsidRPr="00E77497" w:rsidRDefault="004C02EF" w:rsidP="00834A33">
      <w:pPr>
        <w:pStyle w:val="Alg4"/>
        <w:numPr>
          <w:ilvl w:val="0"/>
          <w:numId w:val="161"/>
        </w:numPr>
      </w:pPr>
      <w:r w:rsidRPr="00E77497">
        <w:t xml:space="preserve">Let </w:t>
      </w:r>
      <w:r w:rsidRPr="00E77497">
        <w:rPr>
          <w:i/>
        </w:rPr>
        <w:t>reservedURISet</w:t>
      </w:r>
      <w:r w:rsidRPr="00E77497">
        <w:t xml:space="preserve"> be a String containing one instance of each character valid in </w:t>
      </w:r>
      <w:r w:rsidRPr="00E77497">
        <w:rPr>
          <w:i/>
        </w:rPr>
        <w:t>uriReserved</w:t>
      </w:r>
      <w:r w:rsidRPr="00E77497">
        <w:t xml:space="preserve"> plus “</w:t>
      </w:r>
      <w:r w:rsidRPr="00E77497">
        <w:rPr>
          <w:rFonts w:ascii="Courier New" w:hAnsi="Courier New" w:cs="Courier New"/>
          <w:b/>
        </w:rPr>
        <w:t>#</w:t>
      </w:r>
      <w:r w:rsidRPr="00E77497">
        <w:t>”.</w:t>
      </w:r>
    </w:p>
    <w:p w14:paraId="110D8F3F" w14:textId="77777777" w:rsidR="004C02EF" w:rsidRPr="00E77497" w:rsidRDefault="004C02EF" w:rsidP="00834A33">
      <w:pPr>
        <w:pStyle w:val="Alg4"/>
        <w:numPr>
          <w:ilvl w:val="0"/>
          <w:numId w:val="161"/>
        </w:numPr>
        <w:spacing w:after="220"/>
      </w:pPr>
      <w:r w:rsidRPr="00E77497">
        <w:t>Return the result of calling Decode(</w:t>
      </w:r>
      <w:r w:rsidRPr="00E77497">
        <w:rPr>
          <w:i/>
        </w:rPr>
        <w:t>uriString</w:t>
      </w:r>
      <w:r w:rsidRPr="00E77497">
        <w:t xml:space="preserve">, </w:t>
      </w:r>
      <w:r w:rsidRPr="00E77497">
        <w:rPr>
          <w:i/>
        </w:rPr>
        <w:t>reservedURISet</w:t>
      </w:r>
      <w:r w:rsidRPr="00E77497">
        <w:t>)</w:t>
      </w:r>
    </w:p>
    <w:p w14:paraId="503D0D79" w14:textId="77777777" w:rsidR="004C02EF" w:rsidRPr="00E77497" w:rsidRDefault="004C02EF" w:rsidP="004C02EF">
      <w:pPr>
        <w:pStyle w:val="Note"/>
      </w:pPr>
      <w:r w:rsidRPr="00E77497">
        <w:t>NOTE</w:t>
      </w:r>
      <w:r w:rsidRPr="00E77497">
        <w:tab/>
        <w:t>The character “</w:t>
      </w:r>
      <w:r w:rsidRPr="00E77497">
        <w:rPr>
          <w:rFonts w:ascii="Courier New" w:hAnsi="Courier New" w:cs="Courier New"/>
          <w:b/>
        </w:rPr>
        <w:t>#</w:t>
      </w:r>
      <w:r w:rsidRPr="00E77497">
        <w:t>” is not decoded from escape sequences even though it is not a reserved URI character.</w:t>
      </w:r>
    </w:p>
    <w:p w14:paraId="513AAD87" w14:textId="77777777" w:rsidR="004C02EF" w:rsidRPr="00E77497" w:rsidRDefault="004C02EF" w:rsidP="004C02EF">
      <w:pPr>
        <w:pStyle w:val="40"/>
        <w:numPr>
          <w:ilvl w:val="0"/>
          <w:numId w:val="0"/>
        </w:numPr>
      </w:pPr>
      <w:bookmarkStart w:id="27991" w:name="_Ref456003678"/>
      <w:r w:rsidRPr="00E77497">
        <w:t>15.1.3.2</w:t>
      </w:r>
      <w:r w:rsidRPr="00E77497">
        <w:tab/>
        <w:t>decodeURIComponent (encodedURIComponent)</w:t>
      </w:r>
      <w:bookmarkEnd w:id="27991"/>
    </w:p>
    <w:p w14:paraId="531FF453" w14:textId="77777777" w:rsidR="004C02EF" w:rsidRPr="00E77497" w:rsidRDefault="004C02EF" w:rsidP="004C02EF">
      <w:r w:rsidRPr="00E77497">
        <w:t xml:space="preserve">The </w:t>
      </w:r>
      <w:r w:rsidRPr="00E77497">
        <w:rPr>
          <w:rFonts w:ascii="Courier New" w:hAnsi="Courier New"/>
          <w:b/>
        </w:rPr>
        <w:t>decodeURIComponent</w:t>
      </w:r>
      <w:r w:rsidRPr="00E77497">
        <w:t xml:space="preserve"> function computes a new version of a URI in which each escape sequence and UTF-8 encoding of the sort that might be introduced by the </w:t>
      </w:r>
      <w:r w:rsidRPr="00E77497">
        <w:rPr>
          <w:rFonts w:ascii="Courier New" w:hAnsi="Courier New"/>
          <w:b/>
        </w:rPr>
        <w:t>encodeURIComponent</w:t>
      </w:r>
      <w:r w:rsidRPr="00E77497">
        <w:t xml:space="preserve"> function is replaced with the character that it represents.</w:t>
      </w:r>
    </w:p>
    <w:p w14:paraId="0BECFDA8" w14:textId="77777777" w:rsidR="004C02EF" w:rsidRPr="00E77497" w:rsidRDefault="004C02EF" w:rsidP="004C02EF">
      <w:r w:rsidRPr="00E77497">
        <w:t xml:space="preserve">When the </w:t>
      </w:r>
      <w:r w:rsidRPr="00E77497">
        <w:rPr>
          <w:rFonts w:ascii="Courier New" w:hAnsi="Courier New"/>
          <w:b/>
        </w:rPr>
        <w:t>decodeURIComponent</w:t>
      </w:r>
      <w:r w:rsidRPr="00E77497">
        <w:t xml:space="preserve"> function is called with one argument </w:t>
      </w:r>
      <w:r w:rsidRPr="00E77497">
        <w:rPr>
          <w:rFonts w:ascii="Times New Roman" w:hAnsi="Times New Roman"/>
          <w:i/>
        </w:rPr>
        <w:t>encodedURIComponent</w:t>
      </w:r>
      <w:r w:rsidRPr="00E77497">
        <w:t>, the following steps are taken:</w:t>
      </w:r>
    </w:p>
    <w:p w14:paraId="1DCBBFEB" w14:textId="77777777" w:rsidR="004C02EF" w:rsidRPr="00E77497" w:rsidRDefault="004C02EF" w:rsidP="00834A33">
      <w:pPr>
        <w:pStyle w:val="Alg4"/>
        <w:numPr>
          <w:ilvl w:val="0"/>
          <w:numId w:val="162"/>
        </w:numPr>
      </w:pPr>
      <w:r w:rsidRPr="00E77497">
        <w:t xml:space="preserve">Let </w:t>
      </w:r>
      <w:r w:rsidRPr="00E77497">
        <w:rPr>
          <w:i/>
        </w:rPr>
        <w:t>componentString</w:t>
      </w:r>
      <w:r w:rsidRPr="00E77497">
        <w:t xml:space="preserve"> be ToString(</w:t>
      </w:r>
      <w:r w:rsidRPr="00E77497">
        <w:rPr>
          <w:i/>
        </w:rPr>
        <w:t>encodedURIComponent</w:t>
      </w:r>
      <w:r w:rsidRPr="00E77497">
        <w:t>).</w:t>
      </w:r>
    </w:p>
    <w:p w14:paraId="2C8E6274" w14:textId="77777777" w:rsidR="005D4B87" w:rsidRDefault="005D4B87" w:rsidP="005D4B87">
      <w:pPr>
        <w:pStyle w:val="M4"/>
        <w:numPr>
          <w:ilvl w:val="0"/>
          <w:numId w:val="162"/>
        </w:numPr>
        <w:tabs>
          <w:tab w:val="num" w:pos="1721"/>
        </w:tabs>
        <w:spacing w:after="0"/>
        <w:rPr>
          <w:ins w:id="27992" w:author="Rev 7 Allen Wirfs-Brock" w:date="2012-04-11T16:05:00Z"/>
        </w:rPr>
      </w:pPr>
      <w:ins w:id="27993" w:author="Rev 7 Allen Wirfs-Brock" w:date="2012-04-11T16:05:00Z">
        <w:r>
          <w:t>ReturnIfAbrupt(</w:t>
        </w:r>
      </w:ins>
      <w:ins w:id="27994" w:author="Rev 7 Allen Wirfs-Brock" w:date="2012-04-11T16:06:00Z">
        <w:r w:rsidRPr="00E77497">
          <w:rPr>
            <w:i/>
          </w:rPr>
          <w:t>componentString</w:t>
        </w:r>
      </w:ins>
      <w:ins w:id="27995" w:author="Rev 7 Allen Wirfs-Brock" w:date="2012-04-11T16:05:00Z">
        <w:r>
          <w:t>).</w:t>
        </w:r>
      </w:ins>
    </w:p>
    <w:p w14:paraId="6D63CBF0" w14:textId="77777777" w:rsidR="004C02EF" w:rsidRPr="00E77497" w:rsidRDefault="004C02EF" w:rsidP="00834A33">
      <w:pPr>
        <w:pStyle w:val="Alg4"/>
        <w:numPr>
          <w:ilvl w:val="0"/>
          <w:numId w:val="162"/>
        </w:numPr>
      </w:pPr>
      <w:r w:rsidRPr="00E77497">
        <w:t xml:space="preserve">Let </w:t>
      </w:r>
      <w:r w:rsidRPr="00E77497">
        <w:rPr>
          <w:i/>
        </w:rPr>
        <w:t>reservedURIComponentSet</w:t>
      </w:r>
      <w:r w:rsidRPr="00E77497">
        <w:t xml:space="preserve"> be the empty String.</w:t>
      </w:r>
    </w:p>
    <w:p w14:paraId="2893A130" w14:textId="77777777" w:rsidR="004C02EF" w:rsidRPr="00E77497" w:rsidRDefault="004C02EF" w:rsidP="00834A33">
      <w:pPr>
        <w:pStyle w:val="Alg4"/>
        <w:numPr>
          <w:ilvl w:val="0"/>
          <w:numId w:val="162"/>
        </w:numPr>
        <w:spacing w:after="220"/>
      </w:pPr>
      <w:r w:rsidRPr="00E77497">
        <w:t>Return the result of calling Decode(</w:t>
      </w:r>
      <w:r w:rsidRPr="00E77497">
        <w:rPr>
          <w:i/>
        </w:rPr>
        <w:t>componentString</w:t>
      </w:r>
      <w:r w:rsidRPr="00E77497">
        <w:t xml:space="preserve">, </w:t>
      </w:r>
      <w:r w:rsidRPr="00E77497">
        <w:rPr>
          <w:i/>
        </w:rPr>
        <w:t>reservedURIComponentSet</w:t>
      </w:r>
      <w:r w:rsidRPr="00E77497">
        <w:t>)</w:t>
      </w:r>
    </w:p>
    <w:p w14:paraId="429B7099" w14:textId="77777777" w:rsidR="004C02EF" w:rsidRPr="00E77497" w:rsidRDefault="004C02EF" w:rsidP="004C02EF">
      <w:pPr>
        <w:pStyle w:val="40"/>
        <w:numPr>
          <w:ilvl w:val="0"/>
          <w:numId w:val="0"/>
        </w:numPr>
      </w:pPr>
      <w:bookmarkStart w:id="27996" w:name="_Ref456003682"/>
      <w:r w:rsidRPr="00E77497">
        <w:t>15.1.3.3</w:t>
      </w:r>
      <w:r w:rsidRPr="00E77497">
        <w:tab/>
        <w:t>encodeURI (uri)</w:t>
      </w:r>
      <w:bookmarkEnd w:id="27996"/>
    </w:p>
    <w:p w14:paraId="603B8655" w14:textId="77777777" w:rsidR="004C02EF" w:rsidRPr="00E77497" w:rsidRDefault="004C02EF" w:rsidP="004C02EF">
      <w:r w:rsidRPr="00E77497">
        <w:t xml:space="preserve">The </w:t>
      </w:r>
      <w:r w:rsidRPr="00E77497">
        <w:rPr>
          <w:rFonts w:ascii="Courier New" w:hAnsi="Courier New"/>
          <w:b/>
        </w:rPr>
        <w:t>encodeURI</w:t>
      </w:r>
      <w:r w:rsidRPr="00E77497">
        <w:t xml:space="preserve"> function computes a new version of a URI in which each instance of certain characters is replaced by one, two, three, or four escape sequences representing the UTF-8 encoding of the character.</w:t>
      </w:r>
    </w:p>
    <w:p w14:paraId="669D422B" w14:textId="77777777" w:rsidR="004C02EF" w:rsidRPr="00E77497" w:rsidRDefault="004C02EF" w:rsidP="004C02EF">
      <w:r w:rsidRPr="00E77497">
        <w:t xml:space="preserve">When the </w:t>
      </w:r>
      <w:r w:rsidRPr="00E77497">
        <w:rPr>
          <w:rFonts w:ascii="Courier New" w:hAnsi="Courier New"/>
          <w:b/>
        </w:rPr>
        <w:t>encodeURI</w:t>
      </w:r>
      <w:r w:rsidRPr="00E77497">
        <w:t xml:space="preserve"> function is called with one argument </w:t>
      </w:r>
      <w:r w:rsidRPr="00E77497">
        <w:rPr>
          <w:rFonts w:ascii="Times New Roman" w:hAnsi="Times New Roman"/>
          <w:i/>
        </w:rPr>
        <w:t>uri</w:t>
      </w:r>
      <w:r w:rsidRPr="00E77497">
        <w:t>, the following steps are taken:</w:t>
      </w:r>
    </w:p>
    <w:p w14:paraId="3A005CEA" w14:textId="77777777" w:rsidR="004C02EF" w:rsidRPr="00E77497" w:rsidRDefault="004C02EF" w:rsidP="00834A33">
      <w:pPr>
        <w:pStyle w:val="Alg4"/>
        <w:numPr>
          <w:ilvl w:val="0"/>
          <w:numId w:val="163"/>
        </w:numPr>
      </w:pPr>
      <w:r w:rsidRPr="00E77497">
        <w:t xml:space="preserve">Let </w:t>
      </w:r>
      <w:r w:rsidRPr="00E77497">
        <w:rPr>
          <w:i/>
        </w:rPr>
        <w:t>uriString</w:t>
      </w:r>
      <w:r w:rsidRPr="00E77497">
        <w:t xml:space="preserve"> be ToString(</w:t>
      </w:r>
      <w:r w:rsidRPr="00E77497">
        <w:rPr>
          <w:i/>
        </w:rPr>
        <w:t>uri</w:t>
      </w:r>
      <w:r w:rsidRPr="00E77497">
        <w:t>).</w:t>
      </w:r>
    </w:p>
    <w:p w14:paraId="3AF94910" w14:textId="77777777" w:rsidR="005D4B87" w:rsidRDefault="005D4B87" w:rsidP="005D4B87">
      <w:pPr>
        <w:pStyle w:val="M4"/>
        <w:numPr>
          <w:ilvl w:val="0"/>
          <w:numId w:val="163"/>
        </w:numPr>
        <w:tabs>
          <w:tab w:val="num" w:pos="1721"/>
        </w:tabs>
        <w:spacing w:after="0"/>
        <w:rPr>
          <w:ins w:id="27997" w:author="Rev 7 Allen Wirfs-Brock" w:date="2012-04-11T16:06:00Z"/>
        </w:rPr>
      </w:pPr>
      <w:ins w:id="27998" w:author="Rev 7 Allen Wirfs-Brock" w:date="2012-04-11T16:06:00Z">
        <w:r>
          <w:t>ReturnIfAbrupt(</w:t>
        </w:r>
        <w:r w:rsidRPr="00E77497">
          <w:rPr>
            <w:i/>
          </w:rPr>
          <w:t>uriString</w:t>
        </w:r>
        <w:r>
          <w:t>).</w:t>
        </w:r>
      </w:ins>
    </w:p>
    <w:p w14:paraId="0874AC4E" w14:textId="77777777" w:rsidR="004C02EF" w:rsidRPr="00E77497" w:rsidRDefault="004C02EF" w:rsidP="00834A33">
      <w:pPr>
        <w:pStyle w:val="Alg4"/>
        <w:numPr>
          <w:ilvl w:val="0"/>
          <w:numId w:val="163"/>
        </w:numPr>
      </w:pPr>
      <w:r w:rsidRPr="00E77497">
        <w:t xml:space="preserve">Let </w:t>
      </w:r>
      <w:r w:rsidRPr="00E77497">
        <w:rPr>
          <w:i/>
        </w:rPr>
        <w:t>unescapedURISet</w:t>
      </w:r>
      <w:r w:rsidRPr="00E77497">
        <w:t xml:space="preserve"> be a String containing one instance of each character valid in </w:t>
      </w:r>
      <w:r w:rsidRPr="00E77497">
        <w:rPr>
          <w:i/>
        </w:rPr>
        <w:t>uriReserved</w:t>
      </w:r>
      <w:r w:rsidRPr="00E77497">
        <w:t xml:space="preserve"> and </w:t>
      </w:r>
      <w:r w:rsidRPr="00E77497">
        <w:rPr>
          <w:i/>
        </w:rPr>
        <w:t>uriUnescaped</w:t>
      </w:r>
      <w:r w:rsidRPr="00E77497">
        <w:t xml:space="preserve"> plus “</w:t>
      </w:r>
      <w:r w:rsidRPr="00E77497">
        <w:rPr>
          <w:rFonts w:ascii="Courier New" w:hAnsi="Courier New" w:cs="Courier New"/>
          <w:b/>
        </w:rPr>
        <w:t>#</w:t>
      </w:r>
      <w:r w:rsidRPr="00E77497">
        <w:t>”.</w:t>
      </w:r>
    </w:p>
    <w:p w14:paraId="7F02D65E" w14:textId="77777777" w:rsidR="004C02EF" w:rsidRPr="00E77497" w:rsidRDefault="004C02EF" w:rsidP="00834A33">
      <w:pPr>
        <w:pStyle w:val="Alg4"/>
        <w:numPr>
          <w:ilvl w:val="0"/>
          <w:numId w:val="163"/>
        </w:numPr>
        <w:spacing w:after="220"/>
      </w:pPr>
      <w:r w:rsidRPr="00E77497">
        <w:t>Return the result of calling Encode(</w:t>
      </w:r>
      <w:r w:rsidRPr="00E77497">
        <w:rPr>
          <w:i/>
        </w:rPr>
        <w:t>uriString</w:t>
      </w:r>
      <w:r w:rsidRPr="00E77497">
        <w:t xml:space="preserve">, </w:t>
      </w:r>
      <w:r w:rsidRPr="00E77497">
        <w:rPr>
          <w:i/>
        </w:rPr>
        <w:t>unescapedURISet</w:t>
      </w:r>
      <w:r w:rsidRPr="00E77497">
        <w:t>)</w:t>
      </w:r>
    </w:p>
    <w:p w14:paraId="2AE6D088" w14:textId="77777777" w:rsidR="004C02EF" w:rsidRPr="00E77497" w:rsidRDefault="004C02EF" w:rsidP="004C02EF">
      <w:pPr>
        <w:pStyle w:val="Note"/>
      </w:pPr>
      <w:r w:rsidRPr="00E77497">
        <w:t>NOTE</w:t>
      </w:r>
      <w:r w:rsidRPr="00E77497">
        <w:tab/>
        <w:t>The character “</w:t>
      </w:r>
      <w:r w:rsidRPr="00E77497">
        <w:rPr>
          <w:rFonts w:ascii="Courier New" w:hAnsi="Courier New" w:cs="Courier New"/>
          <w:b/>
        </w:rPr>
        <w:t>#</w:t>
      </w:r>
      <w:r w:rsidRPr="00E77497">
        <w:t>” is not encoded to an escape sequence even though it is not a reserved or unescaped URI character.</w:t>
      </w:r>
    </w:p>
    <w:p w14:paraId="73DAB8F6" w14:textId="77777777" w:rsidR="004C02EF" w:rsidRPr="00E77497" w:rsidRDefault="004C02EF" w:rsidP="004C02EF">
      <w:pPr>
        <w:pStyle w:val="40"/>
        <w:numPr>
          <w:ilvl w:val="0"/>
          <w:numId w:val="0"/>
        </w:numPr>
      </w:pPr>
      <w:bookmarkStart w:id="27999" w:name="_Ref456003685"/>
      <w:r w:rsidRPr="00E77497">
        <w:t>15.1.3.4</w:t>
      </w:r>
      <w:r w:rsidRPr="00E77497">
        <w:tab/>
        <w:t>encodeURIComponent (uriComponent)</w:t>
      </w:r>
      <w:bookmarkEnd w:id="27999"/>
    </w:p>
    <w:p w14:paraId="28F6A11E" w14:textId="77777777" w:rsidR="004C02EF" w:rsidRPr="00E77497" w:rsidRDefault="004C02EF" w:rsidP="004C02EF">
      <w:r w:rsidRPr="00E77497">
        <w:t xml:space="preserve">The </w:t>
      </w:r>
      <w:r w:rsidRPr="00E77497">
        <w:rPr>
          <w:rFonts w:ascii="Courier New" w:hAnsi="Courier New"/>
          <w:b/>
        </w:rPr>
        <w:t>encodeURIComponent</w:t>
      </w:r>
      <w:r w:rsidRPr="00E77497">
        <w:t xml:space="preserve"> function computes a new version of a URI in which each instance of certain characters is replaced by one, two, three, or four escape sequences representing the UTF-8 encoding of the character.</w:t>
      </w:r>
    </w:p>
    <w:p w14:paraId="188FB72B" w14:textId="77777777" w:rsidR="004C02EF" w:rsidRPr="00E77497" w:rsidRDefault="004C02EF" w:rsidP="004C02EF">
      <w:r w:rsidRPr="00E77497">
        <w:t xml:space="preserve">When the </w:t>
      </w:r>
      <w:r w:rsidRPr="00E77497">
        <w:rPr>
          <w:rFonts w:ascii="Courier New" w:hAnsi="Courier New"/>
          <w:b/>
        </w:rPr>
        <w:t>encodeURIComponent</w:t>
      </w:r>
      <w:r w:rsidRPr="00E77497">
        <w:t xml:space="preserve"> function is called with one argument </w:t>
      </w:r>
      <w:r w:rsidRPr="00E77497">
        <w:rPr>
          <w:rFonts w:ascii="Times New Roman" w:hAnsi="Times New Roman"/>
          <w:i/>
        </w:rPr>
        <w:t>uriComponent</w:t>
      </w:r>
      <w:r w:rsidRPr="00E77497">
        <w:t>, the following steps are taken:</w:t>
      </w:r>
    </w:p>
    <w:p w14:paraId="5C72BA18" w14:textId="77777777" w:rsidR="004C02EF" w:rsidRPr="00E77497" w:rsidRDefault="004C02EF" w:rsidP="00834A33">
      <w:pPr>
        <w:pStyle w:val="Alg4"/>
        <w:numPr>
          <w:ilvl w:val="0"/>
          <w:numId w:val="164"/>
        </w:numPr>
      </w:pPr>
      <w:r w:rsidRPr="00E77497">
        <w:t xml:space="preserve">Let </w:t>
      </w:r>
      <w:r w:rsidRPr="00E77497">
        <w:rPr>
          <w:i/>
        </w:rPr>
        <w:t>componentString</w:t>
      </w:r>
      <w:r w:rsidRPr="00E77497">
        <w:t xml:space="preserve"> be ToString(</w:t>
      </w:r>
      <w:r w:rsidRPr="00E77497">
        <w:rPr>
          <w:i/>
        </w:rPr>
        <w:t>uriComponent</w:t>
      </w:r>
      <w:r w:rsidRPr="00E77497">
        <w:t>).</w:t>
      </w:r>
    </w:p>
    <w:p w14:paraId="385A23E1" w14:textId="77777777" w:rsidR="005D4B87" w:rsidRDefault="005D4B87" w:rsidP="005D4B87">
      <w:pPr>
        <w:pStyle w:val="M4"/>
        <w:numPr>
          <w:ilvl w:val="0"/>
          <w:numId w:val="164"/>
        </w:numPr>
        <w:tabs>
          <w:tab w:val="num" w:pos="1721"/>
        </w:tabs>
        <w:spacing w:after="0"/>
        <w:rPr>
          <w:ins w:id="28000" w:author="Rev 7 Allen Wirfs-Brock" w:date="2012-04-11T16:06:00Z"/>
        </w:rPr>
      </w:pPr>
      <w:ins w:id="28001" w:author="Rev 7 Allen Wirfs-Brock" w:date="2012-04-11T16:06:00Z">
        <w:r>
          <w:t>ReturnIfAbrupt(</w:t>
        </w:r>
        <w:r w:rsidRPr="00E77497">
          <w:rPr>
            <w:i/>
          </w:rPr>
          <w:t>componentString</w:t>
        </w:r>
        <w:r>
          <w:t>).</w:t>
        </w:r>
      </w:ins>
    </w:p>
    <w:p w14:paraId="751F3D8F" w14:textId="77777777" w:rsidR="004C02EF" w:rsidRPr="00E77497" w:rsidRDefault="004C02EF" w:rsidP="00834A33">
      <w:pPr>
        <w:pStyle w:val="Alg4"/>
        <w:numPr>
          <w:ilvl w:val="0"/>
          <w:numId w:val="164"/>
        </w:numPr>
      </w:pPr>
      <w:r w:rsidRPr="00E77497">
        <w:t xml:space="preserve">Let </w:t>
      </w:r>
      <w:r w:rsidRPr="00E77497">
        <w:rPr>
          <w:i/>
        </w:rPr>
        <w:t>unescapedURIComponentSet</w:t>
      </w:r>
      <w:r w:rsidRPr="00E77497">
        <w:t xml:space="preserve"> be a String containing one instance of each character valid in </w:t>
      </w:r>
      <w:r w:rsidRPr="00E77497">
        <w:rPr>
          <w:i/>
        </w:rPr>
        <w:t>uriUnescaped</w:t>
      </w:r>
      <w:r w:rsidRPr="00E77497">
        <w:t>.</w:t>
      </w:r>
    </w:p>
    <w:p w14:paraId="4A899A73" w14:textId="77777777" w:rsidR="004C02EF" w:rsidRPr="00E77497" w:rsidRDefault="004C02EF" w:rsidP="00834A33">
      <w:pPr>
        <w:pStyle w:val="Alg4"/>
        <w:numPr>
          <w:ilvl w:val="0"/>
          <w:numId w:val="164"/>
        </w:numPr>
        <w:spacing w:after="220"/>
      </w:pPr>
      <w:r w:rsidRPr="00E77497">
        <w:t>Return the result of calling Encode(</w:t>
      </w:r>
      <w:r w:rsidRPr="00E77497">
        <w:rPr>
          <w:i/>
        </w:rPr>
        <w:t>componentString</w:t>
      </w:r>
      <w:r w:rsidRPr="00E77497">
        <w:t xml:space="preserve">, </w:t>
      </w:r>
      <w:r w:rsidRPr="00E77497">
        <w:rPr>
          <w:i/>
        </w:rPr>
        <w:t>unescapedURIComponentSet</w:t>
      </w:r>
      <w:r w:rsidRPr="00E77497">
        <w:t>)</w:t>
      </w:r>
    </w:p>
    <w:p w14:paraId="1BF6FF3A" w14:textId="77777777" w:rsidR="004C02EF" w:rsidRPr="00E77497" w:rsidRDefault="004C02EF" w:rsidP="00B43482">
      <w:pPr>
        <w:pStyle w:val="30"/>
        <w:numPr>
          <w:ilvl w:val="0"/>
          <w:numId w:val="0"/>
        </w:numPr>
      </w:pPr>
      <w:bookmarkStart w:id="28002" w:name="_Ref457710538"/>
      <w:bookmarkStart w:id="28003" w:name="_Toc472818906"/>
      <w:bookmarkStart w:id="28004" w:name="_Toc235503484"/>
      <w:bookmarkStart w:id="28005" w:name="_Toc241509259"/>
      <w:bookmarkStart w:id="28006" w:name="_Toc244416746"/>
      <w:bookmarkStart w:id="28007" w:name="_Toc276631110"/>
      <w:bookmarkStart w:id="28008" w:name="_Toc336509593"/>
      <w:r w:rsidRPr="00E77497">
        <w:t>15.1.4</w:t>
      </w:r>
      <w:r w:rsidRPr="00E77497">
        <w:tab/>
        <w:t>Constructor Properties of the Global Objec</w:t>
      </w:r>
      <w:bookmarkEnd w:id="27959"/>
      <w:r w:rsidRPr="00E77497">
        <w:t>t</w:t>
      </w:r>
      <w:bookmarkStart w:id="28009" w:name="_Toc393690359"/>
      <w:bookmarkEnd w:id="28002"/>
      <w:bookmarkEnd w:id="28003"/>
      <w:bookmarkEnd w:id="28004"/>
      <w:bookmarkEnd w:id="28005"/>
      <w:bookmarkEnd w:id="28006"/>
      <w:bookmarkEnd w:id="28007"/>
      <w:bookmarkEnd w:id="28008"/>
    </w:p>
    <w:p w14:paraId="6DAA188D" w14:textId="77777777" w:rsidR="004C02EF" w:rsidRPr="00E77497" w:rsidRDefault="004C02EF" w:rsidP="004C02EF">
      <w:pPr>
        <w:pStyle w:val="40"/>
        <w:numPr>
          <w:ilvl w:val="0"/>
          <w:numId w:val="0"/>
        </w:numPr>
      </w:pPr>
      <w:r w:rsidRPr="00E77497">
        <w:t>15.1.4.1</w:t>
      </w:r>
      <w:r w:rsidRPr="00E77497">
        <w:tab/>
        <w:t xml:space="preserve">Object ( . . . </w:t>
      </w:r>
      <w:bookmarkEnd w:id="28009"/>
      <w:r w:rsidRPr="00E77497">
        <w:t>)</w:t>
      </w:r>
    </w:p>
    <w:p w14:paraId="317CDA2D" w14:textId="77777777" w:rsidR="004C02EF" w:rsidRPr="00E77497" w:rsidRDefault="004C02EF" w:rsidP="004C02EF">
      <w:r w:rsidRPr="00E77497">
        <w:t xml:space="preserve">See 15.2.1 and </w:t>
      </w:r>
      <w:bookmarkStart w:id="28010" w:name="_Toc393690360"/>
      <w:r w:rsidRPr="00E77497">
        <w:t>15.2.2.</w:t>
      </w:r>
    </w:p>
    <w:p w14:paraId="1DCABB0E" w14:textId="77777777" w:rsidR="004C02EF" w:rsidRPr="00E77497" w:rsidRDefault="004C02EF" w:rsidP="004C02EF">
      <w:pPr>
        <w:pStyle w:val="40"/>
        <w:numPr>
          <w:ilvl w:val="0"/>
          <w:numId w:val="0"/>
        </w:numPr>
      </w:pPr>
      <w:r w:rsidRPr="00E77497">
        <w:t>15.1.4.2</w:t>
      </w:r>
      <w:r w:rsidRPr="00E77497">
        <w:tab/>
        <w:t xml:space="preserve">Function ( . . . </w:t>
      </w:r>
      <w:bookmarkEnd w:id="28010"/>
      <w:r w:rsidRPr="00E77497">
        <w:t>)</w:t>
      </w:r>
    </w:p>
    <w:p w14:paraId="0576BF3D" w14:textId="77777777" w:rsidR="004C02EF" w:rsidRPr="00E77497" w:rsidRDefault="004C02EF" w:rsidP="004C02EF">
      <w:r w:rsidRPr="00E77497">
        <w:t>See 15.3.1 and 15.3.2.</w:t>
      </w:r>
      <w:bookmarkStart w:id="28011" w:name="_Toc393690361"/>
    </w:p>
    <w:p w14:paraId="37932EA6" w14:textId="77777777" w:rsidR="004C02EF" w:rsidRPr="00E77497" w:rsidRDefault="004C02EF" w:rsidP="004C02EF">
      <w:pPr>
        <w:pStyle w:val="40"/>
        <w:numPr>
          <w:ilvl w:val="0"/>
          <w:numId w:val="0"/>
        </w:numPr>
      </w:pPr>
      <w:r w:rsidRPr="00E77497">
        <w:t>15.1.4.3</w:t>
      </w:r>
      <w:r w:rsidRPr="00E77497">
        <w:tab/>
        <w:t xml:space="preserve">Array ( . . . </w:t>
      </w:r>
      <w:bookmarkEnd w:id="28011"/>
      <w:r w:rsidRPr="00E77497">
        <w:t>)</w:t>
      </w:r>
    </w:p>
    <w:p w14:paraId="24716595" w14:textId="77777777" w:rsidR="004C02EF" w:rsidRPr="00E77497" w:rsidRDefault="004C02EF" w:rsidP="004C02EF">
      <w:r w:rsidRPr="00E77497">
        <w:t xml:space="preserve">See 15.4.1 and </w:t>
      </w:r>
      <w:bookmarkStart w:id="28012" w:name="_Toc393690362"/>
      <w:r w:rsidRPr="00E77497">
        <w:t>15.4.2.</w:t>
      </w:r>
    </w:p>
    <w:p w14:paraId="2D52BF5A" w14:textId="77777777" w:rsidR="004C02EF" w:rsidRPr="00E77497" w:rsidRDefault="004C02EF" w:rsidP="004C02EF">
      <w:pPr>
        <w:pStyle w:val="40"/>
        <w:numPr>
          <w:ilvl w:val="0"/>
          <w:numId w:val="0"/>
        </w:numPr>
      </w:pPr>
      <w:r w:rsidRPr="00E77497">
        <w:t>15.1.4.4</w:t>
      </w:r>
      <w:r w:rsidRPr="00E77497">
        <w:tab/>
        <w:t xml:space="preserve">String ( . . . </w:t>
      </w:r>
      <w:bookmarkEnd w:id="28012"/>
      <w:r w:rsidRPr="00E77497">
        <w:t>)</w:t>
      </w:r>
    </w:p>
    <w:p w14:paraId="5A839857" w14:textId="77777777" w:rsidR="004C02EF" w:rsidRPr="00E77497" w:rsidRDefault="004C02EF" w:rsidP="004C02EF">
      <w:r w:rsidRPr="00E77497">
        <w:t xml:space="preserve">See 15.5.1 and </w:t>
      </w:r>
      <w:bookmarkStart w:id="28013" w:name="_Toc393690363"/>
      <w:r w:rsidRPr="00E77497">
        <w:t>15.5.2.</w:t>
      </w:r>
    </w:p>
    <w:p w14:paraId="057827BD" w14:textId="77777777" w:rsidR="004C02EF" w:rsidRPr="00E77497" w:rsidRDefault="004C02EF" w:rsidP="004C02EF">
      <w:pPr>
        <w:pStyle w:val="40"/>
        <w:numPr>
          <w:ilvl w:val="0"/>
          <w:numId w:val="0"/>
        </w:numPr>
      </w:pPr>
      <w:r w:rsidRPr="00E77497">
        <w:t>15.1.4.5</w:t>
      </w:r>
      <w:r w:rsidRPr="00E77497">
        <w:tab/>
        <w:t xml:space="preserve">Boolean ( . . . </w:t>
      </w:r>
      <w:bookmarkEnd w:id="28013"/>
      <w:r w:rsidRPr="00E77497">
        <w:t>)</w:t>
      </w:r>
    </w:p>
    <w:p w14:paraId="6D9920E0" w14:textId="77777777" w:rsidR="004C02EF" w:rsidRPr="00E77497" w:rsidRDefault="004C02EF" w:rsidP="004C02EF">
      <w:r w:rsidRPr="00E77497">
        <w:t xml:space="preserve">See 15.6.1 and </w:t>
      </w:r>
      <w:bookmarkStart w:id="28014" w:name="_Toc393690364"/>
      <w:r w:rsidRPr="00E77497">
        <w:t>15.6.2.</w:t>
      </w:r>
    </w:p>
    <w:p w14:paraId="268F1974" w14:textId="77777777" w:rsidR="004C02EF" w:rsidRPr="00E77497" w:rsidRDefault="004C02EF" w:rsidP="004C02EF">
      <w:pPr>
        <w:pStyle w:val="40"/>
        <w:numPr>
          <w:ilvl w:val="0"/>
          <w:numId w:val="0"/>
        </w:numPr>
      </w:pPr>
      <w:r w:rsidRPr="00E77497">
        <w:t>15.1.4.6</w:t>
      </w:r>
      <w:r w:rsidRPr="00E77497">
        <w:tab/>
        <w:t xml:space="preserve">Number ( . . . </w:t>
      </w:r>
      <w:bookmarkEnd w:id="28014"/>
      <w:r w:rsidRPr="00E77497">
        <w:t>)</w:t>
      </w:r>
    </w:p>
    <w:p w14:paraId="5AD03627" w14:textId="77777777" w:rsidR="004C02EF" w:rsidRPr="00E77497" w:rsidRDefault="004C02EF" w:rsidP="004C02EF">
      <w:r w:rsidRPr="00E77497">
        <w:t>See 15.7.1 and 15.7.2.</w:t>
      </w:r>
      <w:bookmarkStart w:id="28015" w:name="_Toc393690365"/>
    </w:p>
    <w:p w14:paraId="00BA6D29" w14:textId="77777777" w:rsidR="004C02EF" w:rsidRPr="00E77497" w:rsidRDefault="004C02EF" w:rsidP="004C02EF">
      <w:pPr>
        <w:pStyle w:val="40"/>
        <w:numPr>
          <w:ilvl w:val="0"/>
          <w:numId w:val="0"/>
        </w:numPr>
      </w:pPr>
      <w:r w:rsidRPr="00E77497">
        <w:t>15.1.4.7</w:t>
      </w:r>
      <w:r w:rsidRPr="00E77497">
        <w:tab/>
        <w:t xml:space="preserve">Date ( . . . </w:t>
      </w:r>
      <w:bookmarkEnd w:id="28015"/>
      <w:r w:rsidRPr="00E77497">
        <w:t>)</w:t>
      </w:r>
    </w:p>
    <w:p w14:paraId="0AFA5C18" w14:textId="77777777" w:rsidR="004C02EF" w:rsidRPr="00E77497" w:rsidRDefault="004C02EF" w:rsidP="004C02EF">
      <w:r w:rsidRPr="00E77497">
        <w:t>See 15.9.2.</w:t>
      </w:r>
      <w:bookmarkStart w:id="28016" w:name="_Toc393690366"/>
    </w:p>
    <w:p w14:paraId="41ABBFEA" w14:textId="77777777" w:rsidR="004C02EF" w:rsidRPr="00E77497" w:rsidRDefault="004C02EF" w:rsidP="004C02EF">
      <w:pPr>
        <w:pStyle w:val="40"/>
        <w:numPr>
          <w:ilvl w:val="0"/>
          <w:numId w:val="0"/>
        </w:numPr>
      </w:pPr>
      <w:bookmarkStart w:id="28017" w:name="_Ref456010425"/>
      <w:r w:rsidRPr="00E77497">
        <w:t>15.1.4.8</w:t>
      </w:r>
      <w:r w:rsidRPr="00E77497">
        <w:tab/>
        <w:t>RegExp ( . . . )</w:t>
      </w:r>
      <w:bookmarkEnd w:id="28017"/>
    </w:p>
    <w:p w14:paraId="74EE4604" w14:textId="77777777" w:rsidR="004C02EF" w:rsidRPr="00E77497" w:rsidRDefault="004C02EF" w:rsidP="004C02EF">
      <w:r w:rsidRPr="00E77497">
        <w:t>See 15.10.3 and 15.10.4.</w:t>
      </w:r>
    </w:p>
    <w:p w14:paraId="7400ED0E" w14:textId="77777777" w:rsidR="004C02EF" w:rsidRPr="00E77497" w:rsidRDefault="004C02EF" w:rsidP="004C02EF">
      <w:pPr>
        <w:pStyle w:val="40"/>
        <w:numPr>
          <w:ilvl w:val="0"/>
          <w:numId w:val="0"/>
        </w:numPr>
      </w:pPr>
      <w:bookmarkStart w:id="28018" w:name="_Ref456011234"/>
      <w:r w:rsidRPr="00E77497">
        <w:t>15.1.4.9</w:t>
      </w:r>
      <w:r w:rsidRPr="00E77497">
        <w:tab/>
        <w:t>Error ( . . . )</w:t>
      </w:r>
      <w:bookmarkEnd w:id="28018"/>
    </w:p>
    <w:p w14:paraId="6293179D" w14:textId="77777777" w:rsidR="004C02EF" w:rsidRPr="00E77497" w:rsidRDefault="004C02EF" w:rsidP="004C02EF">
      <w:r w:rsidRPr="00E77497">
        <w:t>See 15.11.1 and 15.11.2.</w:t>
      </w:r>
    </w:p>
    <w:p w14:paraId="3FFDC0AB" w14:textId="77777777" w:rsidR="004C02EF" w:rsidRPr="00E77497" w:rsidRDefault="004C02EF" w:rsidP="004C02EF">
      <w:pPr>
        <w:pStyle w:val="40"/>
        <w:numPr>
          <w:ilvl w:val="0"/>
          <w:numId w:val="0"/>
        </w:numPr>
      </w:pPr>
      <w:r w:rsidRPr="00E77497">
        <w:t>15.1.4.10</w:t>
      </w:r>
      <w:r w:rsidRPr="00E77497">
        <w:tab/>
        <w:t>EvalError ( . . . )</w:t>
      </w:r>
    </w:p>
    <w:p w14:paraId="04D549C6" w14:textId="77777777" w:rsidR="004C02EF" w:rsidRPr="00E77497" w:rsidRDefault="004C02EF" w:rsidP="004C02EF">
      <w:r w:rsidRPr="00E77497">
        <w:t>See 15.11.6.1.</w:t>
      </w:r>
    </w:p>
    <w:p w14:paraId="057BE8C1" w14:textId="77777777" w:rsidR="004C02EF" w:rsidRPr="00E77497" w:rsidRDefault="004C02EF" w:rsidP="004C02EF">
      <w:pPr>
        <w:pStyle w:val="40"/>
        <w:numPr>
          <w:ilvl w:val="0"/>
          <w:numId w:val="0"/>
        </w:numPr>
      </w:pPr>
      <w:r w:rsidRPr="00E77497">
        <w:t>15.1.4.11</w:t>
      </w:r>
      <w:r w:rsidRPr="00E77497">
        <w:tab/>
        <w:t>RangeError ( . . . )</w:t>
      </w:r>
    </w:p>
    <w:p w14:paraId="7D9CF3F3" w14:textId="77777777" w:rsidR="004C02EF" w:rsidRPr="00E77497" w:rsidRDefault="004C02EF" w:rsidP="004C02EF">
      <w:r w:rsidRPr="00E77497">
        <w:t>See 15.11.6.2.</w:t>
      </w:r>
    </w:p>
    <w:p w14:paraId="0947A831" w14:textId="77777777" w:rsidR="004C02EF" w:rsidRPr="00E77497" w:rsidRDefault="004C02EF" w:rsidP="004C02EF">
      <w:pPr>
        <w:pStyle w:val="40"/>
        <w:numPr>
          <w:ilvl w:val="0"/>
          <w:numId w:val="0"/>
        </w:numPr>
      </w:pPr>
      <w:r w:rsidRPr="00E77497">
        <w:t>15.1.4.12</w:t>
      </w:r>
      <w:r w:rsidRPr="00E77497">
        <w:tab/>
        <w:t>ReferenceError ( . . . )</w:t>
      </w:r>
    </w:p>
    <w:p w14:paraId="1D0C1D78" w14:textId="77777777" w:rsidR="004C02EF" w:rsidRPr="00E77497" w:rsidRDefault="004C02EF" w:rsidP="004C02EF">
      <w:r w:rsidRPr="00E77497">
        <w:t>See 15.11.6.3.</w:t>
      </w:r>
    </w:p>
    <w:p w14:paraId="74D34AE0" w14:textId="77777777" w:rsidR="004C02EF" w:rsidRPr="00E77497" w:rsidRDefault="004C02EF" w:rsidP="004C02EF">
      <w:pPr>
        <w:pStyle w:val="40"/>
        <w:numPr>
          <w:ilvl w:val="0"/>
          <w:numId w:val="0"/>
        </w:numPr>
      </w:pPr>
      <w:r w:rsidRPr="00E77497">
        <w:t>15.1.4.13</w:t>
      </w:r>
      <w:r w:rsidRPr="00E77497">
        <w:tab/>
        <w:t>SyntaxError ( . . . )</w:t>
      </w:r>
    </w:p>
    <w:p w14:paraId="68EC5BBF" w14:textId="77777777" w:rsidR="004C02EF" w:rsidRPr="00E77497" w:rsidRDefault="004C02EF" w:rsidP="004C02EF">
      <w:r w:rsidRPr="00E77497">
        <w:t>See 15.11.6.4.</w:t>
      </w:r>
    </w:p>
    <w:p w14:paraId="4E88AFA3" w14:textId="77777777" w:rsidR="004C02EF" w:rsidRPr="00E77497" w:rsidRDefault="004C02EF" w:rsidP="004C02EF">
      <w:pPr>
        <w:pStyle w:val="40"/>
        <w:numPr>
          <w:ilvl w:val="0"/>
          <w:numId w:val="0"/>
        </w:numPr>
      </w:pPr>
      <w:r w:rsidRPr="00E77497">
        <w:t>15.1.4.14</w:t>
      </w:r>
      <w:r w:rsidRPr="00E77497">
        <w:tab/>
        <w:t>TypeError ( . . . )</w:t>
      </w:r>
    </w:p>
    <w:p w14:paraId="6CC6E6B7" w14:textId="77777777" w:rsidR="004C02EF" w:rsidRPr="00E77497" w:rsidRDefault="004C02EF" w:rsidP="004C02EF">
      <w:r w:rsidRPr="00E77497">
        <w:t>See 15.11.6.5.</w:t>
      </w:r>
    </w:p>
    <w:p w14:paraId="258DE6E7" w14:textId="77777777" w:rsidR="004C02EF" w:rsidRPr="00E77497" w:rsidRDefault="004C02EF" w:rsidP="004C02EF">
      <w:pPr>
        <w:pStyle w:val="40"/>
        <w:numPr>
          <w:ilvl w:val="0"/>
          <w:numId w:val="0"/>
        </w:numPr>
      </w:pPr>
      <w:r w:rsidRPr="00E77497">
        <w:t>15.1.4.15</w:t>
      </w:r>
      <w:r w:rsidRPr="00E77497">
        <w:tab/>
        <w:t>URIError ( . . . )</w:t>
      </w:r>
    </w:p>
    <w:p w14:paraId="4FDFFF76" w14:textId="77777777" w:rsidR="004C02EF" w:rsidRPr="00E77497" w:rsidRDefault="004C02EF" w:rsidP="004C02EF">
      <w:r w:rsidRPr="00E77497">
        <w:t>See 15.11.6.6.</w:t>
      </w:r>
    </w:p>
    <w:p w14:paraId="5F584003" w14:textId="77777777" w:rsidR="004C02EF" w:rsidRPr="00E77497" w:rsidRDefault="004C02EF" w:rsidP="00B43482">
      <w:pPr>
        <w:pStyle w:val="30"/>
        <w:numPr>
          <w:ilvl w:val="0"/>
          <w:numId w:val="0"/>
        </w:numPr>
      </w:pPr>
      <w:bookmarkStart w:id="28019" w:name="_Toc472818907"/>
      <w:bookmarkStart w:id="28020" w:name="_Toc235503485"/>
      <w:bookmarkStart w:id="28021" w:name="_Toc241509260"/>
      <w:bookmarkStart w:id="28022" w:name="_Toc244416747"/>
      <w:bookmarkStart w:id="28023" w:name="_Toc276631111"/>
      <w:bookmarkStart w:id="28024" w:name="_Toc336509594"/>
      <w:r w:rsidRPr="00E77497">
        <w:t>15.1.5</w:t>
      </w:r>
      <w:r w:rsidRPr="00E77497">
        <w:tab/>
        <w:t>Other Properties of the Global Objec</w:t>
      </w:r>
      <w:bookmarkEnd w:id="28016"/>
      <w:r w:rsidRPr="00E77497">
        <w:t>t</w:t>
      </w:r>
      <w:bookmarkStart w:id="28025" w:name="_Toc393690367"/>
      <w:bookmarkEnd w:id="28019"/>
      <w:bookmarkEnd w:id="28020"/>
      <w:bookmarkEnd w:id="28021"/>
      <w:bookmarkEnd w:id="28022"/>
      <w:bookmarkEnd w:id="28023"/>
      <w:bookmarkEnd w:id="28024"/>
    </w:p>
    <w:p w14:paraId="579C8D61" w14:textId="77777777" w:rsidR="004C02EF" w:rsidRPr="00E77497" w:rsidRDefault="004C02EF" w:rsidP="004C02EF">
      <w:pPr>
        <w:pStyle w:val="40"/>
        <w:numPr>
          <w:ilvl w:val="0"/>
          <w:numId w:val="0"/>
        </w:numPr>
      </w:pPr>
      <w:r w:rsidRPr="00E77497">
        <w:t>15.1.5.1</w:t>
      </w:r>
      <w:r w:rsidRPr="00E77497">
        <w:tab/>
        <w:t>Mat</w:t>
      </w:r>
      <w:bookmarkEnd w:id="28025"/>
      <w:r w:rsidRPr="00E77497">
        <w:t>h</w:t>
      </w:r>
    </w:p>
    <w:p w14:paraId="2BE8975C" w14:textId="77777777" w:rsidR="004C02EF" w:rsidRPr="00E77497" w:rsidRDefault="004C02EF" w:rsidP="004C02EF">
      <w:r w:rsidRPr="00E77497">
        <w:t xml:space="preserve">See </w:t>
      </w:r>
      <w:bookmarkStart w:id="28026" w:name="_Toc393690368"/>
      <w:r w:rsidRPr="00E77497">
        <w:t>15.8.</w:t>
      </w:r>
    </w:p>
    <w:p w14:paraId="15036517" w14:textId="77777777" w:rsidR="004C02EF" w:rsidRPr="00E77497" w:rsidRDefault="004C02EF" w:rsidP="004C02EF">
      <w:pPr>
        <w:pStyle w:val="40"/>
        <w:numPr>
          <w:ilvl w:val="0"/>
          <w:numId w:val="0"/>
        </w:numPr>
      </w:pPr>
      <w:bookmarkStart w:id="28027" w:name="_Toc472818908"/>
      <w:r w:rsidRPr="00E77497">
        <w:t>15.1.5.2</w:t>
      </w:r>
      <w:r w:rsidRPr="00E77497">
        <w:tab/>
        <w:t>JSON</w:t>
      </w:r>
    </w:p>
    <w:p w14:paraId="3E49CD77" w14:textId="77777777" w:rsidR="004C02EF" w:rsidRPr="00E77497" w:rsidRDefault="004C02EF" w:rsidP="004C02EF">
      <w:r w:rsidRPr="00E77497">
        <w:t>See 15.12.</w:t>
      </w:r>
    </w:p>
    <w:p w14:paraId="305C2B38" w14:textId="77777777" w:rsidR="004C02EF" w:rsidRDefault="004C02EF" w:rsidP="00B43482">
      <w:pPr>
        <w:pStyle w:val="20"/>
        <w:numPr>
          <w:ilvl w:val="0"/>
          <w:numId w:val="0"/>
        </w:numPr>
        <w:rPr>
          <w:ins w:id="28028" w:author="Rev 7 Allen Wirfs-Brock" w:date="2012-04-11T13:14:00Z"/>
        </w:rPr>
      </w:pPr>
      <w:bookmarkStart w:id="28029" w:name="_Toc235503486"/>
      <w:bookmarkStart w:id="28030" w:name="_Toc241509261"/>
      <w:bookmarkStart w:id="28031" w:name="_Toc244416748"/>
      <w:bookmarkStart w:id="28032" w:name="_Toc276631112"/>
      <w:bookmarkStart w:id="28033" w:name="_Toc336509595"/>
      <w:r w:rsidRPr="00E77497">
        <w:t>15.2</w:t>
      </w:r>
      <w:r w:rsidRPr="00E77497">
        <w:tab/>
        <w:t>Object Objec</w:t>
      </w:r>
      <w:bookmarkEnd w:id="27960"/>
      <w:bookmarkEnd w:id="27961"/>
      <w:r w:rsidRPr="00E77497">
        <w:t>t</w:t>
      </w:r>
      <w:bookmarkEnd w:id="27962"/>
      <w:bookmarkEnd w:id="27963"/>
      <w:bookmarkEnd w:id="28026"/>
      <w:r w:rsidRPr="00E77497">
        <w:t>s</w:t>
      </w:r>
      <w:bookmarkStart w:id="28034" w:name="_Toc385672255"/>
      <w:bookmarkStart w:id="28035" w:name="_Ref393527264"/>
      <w:bookmarkStart w:id="28036" w:name="_Toc393690369"/>
      <w:bookmarkStart w:id="28037" w:name="_Ref404501382"/>
      <w:bookmarkStart w:id="28038" w:name="_Toc382291602"/>
      <w:bookmarkEnd w:id="28027"/>
      <w:bookmarkEnd w:id="28029"/>
      <w:bookmarkEnd w:id="28030"/>
      <w:bookmarkEnd w:id="28031"/>
      <w:bookmarkEnd w:id="28032"/>
      <w:bookmarkEnd w:id="28033"/>
    </w:p>
    <w:p w14:paraId="5AF2C6C7" w14:textId="77777777" w:rsidR="00175461" w:rsidRDefault="00175461" w:rsidP="00175461">
      <w:pPr>
        <w:rPr>
          <w:ins w:id="28039" w:author="Rev 7 Allen Wirfs-Brock" w:date="2012-04-11T13:14:00Z"/>
        </w:rPr>
      </w:pPr>
      <w:ins w:id="28040" w:author="Rev 7 Allen Wirfs-Brock" w:date="2012-04-11T13:14:00Z">
        <w:r>
          <w:t xml:space="preserve">The abstract operation </w:t>
        </w:r>
      </w:ins>
      <w:ins w:id="28041" w:author="Rev 7 Allen Wirfs-Brock" w:date="2012-04-11T13:15:00Z">
        <w:r>
          <w:t>Object</w:t>
        </w:r>
      </w:ins>
      <w:ins w:id="28042" w:author="Rev 7 Allen Wirfs-Brock" w:date="2012-04-11T13:14:00Z">
        <w:r>
          <w:t>Create</w:t>
        </w:r>
      </w:ins>
      <w:ins w:id="28043" w:author="Rev 7 Allen Wirfs-Brock" w:date="2012-04-11T13:15:00Z">
        <w:r>
          <w:t xml:space="preserve"> </w:t>
        </w:r>
      </w:ins>
      <w:ins w:id="28044" w:author="Rev 7 Allen Wirfs-Brock" w:date="2012-04-11T16:22:00Z">
        <w:r w:rsidR="000A2242">
          <w:t xml:space="preserve">with optional argument </w:t>
        </w:r>
        <w:r w:rsidR="000A2242" w:rsidRPr="000A2242">
          <w:rPr>
            <w:i/>
          </w:rPr>
          <w:t>proto</w:t>
        </w:r>
        <w:r w:rsidR="000A2242">
          <w:t xml:space="preserve"> (an object or null) </w:t>
        </w:r>
      </w:ins>
      <w:ins w:id="28045" w:author="Rev 7 Allen Wirfs-Brock" w:date="2012-04-11T13:14:00Z">
        <w:r>
          <w:t xml:space="preserve">is used to specify the creation of new </w:t>
        </w:r>
      </w:ins>
      <w:ins w:id="28046" w:author="Rev 7 Allen Wirfs-Brock" w:date="2012-04-11T13:15:00Z">
        <w:r>
          <w:t>Object</w:t>
        </w:r>
      </w:ins>
      <w:ins w:id="28047" w:author="Rev 7 Allen Wirfs-Brock" w:date="2012-04-11T13:14:00Z">
        <w:r>
          <w:t xml:space="preserve"> objects. It performs the following steps:</w:t>
        </w:r>
      </w:ins>
    </w:p>
    <w:p w14:paraId="2EC0AC6A" w14:textId="77777777" w:rsidR="000A2242" w:rsidRDefault="000A2242" w:rsidP="00175461">
      <w:pPr>
        <w:pStyle w:val="Alg4"/>
        <w:numPr>
          <w:ilvl w:val="0"/>
          <w:numId w:val="198"/>
        </w:numPr>
        <w:rPr>
          <w:ins w:id="28048" w:author="Rev 7 Allen Wirfs-Brock" w:date="2012-04-11T16:22:00Z"/>
        </w:rPr>
      </w:pPr>
      <w:ins w:id="28049" w:author="Rev 7 Allen Wirfs-Brock" w:date="2012-04-11T16:22:00Z">
        <w:r>
          <w:t xml:space="preserve">If </w:t>
        </w:r>
        <w:r w:rsidRPr="000A2242">
          <w:rPr>
            <w:i/>
          </w:rPr>
          <w:t>proto</w:t>
        </w:r>
        <w:r>
          <w:t xml:space="preserve"> was not provided, let </w:t>
        </w:r>
        <w:r w:rsidRPr="000A2242">
          <w:rPr>
            <w:i/>
          </w:rPr>
          <w:t>proto</w:t>
        </w:r>
        <w:r>
          <w:t xml:space="preserve"> be </w:t>
        </w:r>
      </w:ins>
      <w:ins w:id="28050" w:author="Rev 7 Allen Wirfs-Brock" w:date="2012-04-11T16:23:00Z">
        <w:r>
          <w:t>the intrinsic %ObjectPrototype%</w:t>
        </w:r>
      </w:ins>
    </w:p>
    <w:p w14:paraId="30A33C78" w14:textId="77777777" w:rsidR="00175461" w:rsidRPr="00E77497" w:rsidRDefault="00175461" w:rsidP="00175461">
      <w:pPr>
        <w:pStyle w:val="Alg4"/>
        <w:numPr>
          <w:ilvl w:val="0"/>
          <w:numId w:val="198"/>
        </w:numPr>
        <w:rPr>
          <w:ins w:id="28051" w:author="Rev 7 Allen Wirfs-Brock" w:date="2012-04-11T13:14:00Z"/>
        </w:rPr>
      </w:pPr>
      <w:ins w:id="28052" w:author="Rev 7 Allen Wirfs-Brock" w:date="2012-04-11T13:14:00Z">
        <w:r>
          <w:t xml:space="preserve">Let </w:t>
        </w:r>
      </w:ins>
      <w:ins w:id="28053" w:author="Rev 7 Allen Wirfs-Brock" w:date="2012-04-11T13:15:00Z">
        <w:r>
          <w:rPr>
            <w:i/>
          </w:rPr>
          <w:t>obj</w:t>
        </w:r>
      </w:ins>
      <w:ins w:id="28054" w:author="Rev 7 Allen Wirfs-Brock" w:date="2012-04-11T13:14:00Z">
        <w:r>
          <w:t xml:space="preserve"> be a newly created ECMAScript object</w:t>
        </w:r>
        <w:r w:rsidRPr="00E77497">
          <w:t>.</w:t>
        </w:r>
      </w:ins>
    </w:p>
    <w:p w14:paraId="015398E5" w14:textId="77777777" w:rsidR="00175461" w:rsidRPr="00E77497" w:rsidRDefault="00175461" w:rsidP="00175461">
      <w:pPr>
        <w:pStyle w:val="Alg4"/>
        <w:numPr>
          <w:ilvl w:val="0"/>
          <w:numId w:val="198"/>
        </w:numPr>
        <w:rPr>
          <w:ins w:id="28055" w:author="Rev 7 Allen Wirfs-Brock" w:date="2012-04-11T13:14:00Z"/>
        </w:rPr>
      </w:pPr>
      <w:ins w:id="28056" w:author="Rev 7 Allen Wirfs-Brock" w:date="2012-04-11T13:14:00Z">
        <w:r>
          <w:t xml:space="preserve">Set the [[Prototype]] internal property of </w:t>
        </w:r>
      </w:ins>
      <w:ins w:id="28057" w:author="Rev 7 Allen Wirfs-Brock" w:date="2012-04-11T13:15:00Z">
        <w:r>
          <w:rPr>
            <w:i/>
          </w:rPr>
          <w:t>obj</w:t>
        </w:r>
      </w:ins>
      <w:ins w:id="28058" w:author="Rev 7 Allen Wirfs-Brock" w:date="2012-04-11T13:14:00Z">
        <w:r>
          <w:t xml:space="preserve"> to </w:t>
        </w:r>
      </w:ins>
      <w:ins w:id="28059" w:author="Rev 7 Allen Wirfs-Brock" w:date="2012-04-11T16:23:00Z">
        <w:r w:rsidR="000A2242" w:rsidRPr="000A2242">
          <w:rPr>
            <w:i/>
          </w:rPr>
          <w:t>proto</w:t>
        </w:r>
        <w:r w:rsidR="000A2242">
          <w:t>.</w:t>
        </w:r>
      </w:ins>
    </w:p>
    <w:p w14:paraId="7F1D3FBC" w14:textId="77777777" w:rsidR="00175461" w:rsidRPr="00FA34E7" w:rsidRDefault="00175461" w:rsidP="00175461">
      <w:pPr>
        <w:pStyle w:val="Alg4"/>
        <w:numPr>
          <w:ilvl w:val="0"/>
          <w:numId w:val="198"/>
        </w:numPr>
        <w:rPr>
          <w:ins w:id="28060" w:author="Rev 7 Allen Wirfs-Brock" w:date="2012-04-11T13:14:00Z"/>
        </w:rPr>
      </w:pPr>
      <w:ins w:id="28061" w:author="Rev 7 Allen Wirfs-Brock" w:date="2012-04-11T13:14:00Z">
        <w:r>
          <w:t xml:space="preserve">Set </w:t>
        </w:r>
      </w:ins>
      <w:ins w:id="28062" w:author="Rev 7 Allen Wirfs-Brock" w:date="2012-04-11T13:16:00Z">
        <w:r w:rsidR="00FC1AB5">
          <w:rPr>
            <w:i/>
          </w:rPr>
          <w:t>obj</w:t>
        </w:r>
      </w:ins>
      <w:ins w:id="28063" w:author="Rev 7 Allen Wirfs-Brock" w:date="2012-04-11T13:14:00Z">
        <w:r>
          <w:t>’s common internal methods to the default definitions specified in 8.12.</w:t>
        </w:r>
      </w:ins>
    </w:p>
    <w:p w14:paraId="2023187E" w14:textId="77777777" w:rsidR="00175461" w:rsidRDefault="00175461" w:rsidP="00175461">
      <w:pPr>
        <w:pStyle w:val="Alg4"/>
        <w:numPr>
          <w:ilvl w:val="0"/>
          <w:numId w:val="198"/>
        </w:numPr>
        <w:rPr>
          <w:ins w:id="28064" w:author="Rev 7 Allen Wirfs-Brock" w:date="2012-04-11T13:14:00Z"/>
        </w:rPr>
      </w:pPr>
      <w:ins w:id="28065" w:author="Rev 7 Allen Wirfs-Brock" w:date="2012-04-11T13:14:00Z">
        <w:r>
          <w:t xml:space="preserve">Set the [[Extensible]] internal property of </w:t>
        </w:r>
      </w:ins>
      <w:ins w:id="28066" w:author="Rev 7 Allen Wirfs-Brock" w:date="2012-04-11T13:17:00Z">
        <w:r w:rsidR="00FC1AB5">
          <w:rPr>
            <w:i/>
          </w:rPr>
          <w:t>obj</w:t>
        </w:r>
      </w:ins>
      <w:ins w:id="28067" w:author="Rev 7 Allen Wirfs-Brock" w:date="2012-04-11T13:14:00Z">
        <w:r>
          <w:t xml:space="preserve"> to </w:t>
        </w:r>
        <w:r w:rsidRPr="00FA34E7">
          <w:rPr>
            <w:b/>
          </w:rPr>
          <w:t>true</w:t>
        </w:r>
        <w:r>
          <w:t>.</w:t>
        </w:r>
      </w:ins>
    </w:p>
    <w:p w14:paraId="7D6F6F43" w14:textId="77777777" w:rsidR="00175461" w:rsidRDefault="00175461" w:rsidP="00175461">
      <w:pPr>
        <w:pStyle w:val="Alg4"/>
        <w:numPr>
          <w:ilvl w:val="0"/>
          <w:numId w:val="198"/>
        </w:numPr>
        <w:spacing w:after="220"/>
        <w:rPr>
          <w:ins w:id="28068" w:author="Rev 7 Allen Wirfs-Brock" w:date="2012-04-11T13:14:00Z"/>
        </w:rPr>
      </w:pPr>
      <w:ins w:id="28069" w:author="Rev 7 Allen Wirfs-Brock" w:date="2012-04-11T13:14:00Z">
        <w:r w:rsidRPr="00E77497">
          <w:t xml:space="preserve">Return </w:t>
        </w:r>
      </w:ins>
      <w:ins w:id="28070" w:author="Rev 7 Allen Wirfs-Brock" w:date="2012-04-11T13:17:00Z">
        <w:r w:rsidR="00FC1AB5" w:rsidRPr="00FC1AB5">
          <w:rPr>
            <w:i/>
          </w:rPr>
          <w:t>obj</w:t>
        </w:r>
      </w:ins>
      <w:ins w:id="28071" w:author="Rev 7 Allen Wirfs-Brock" w:date="2012-04-11T13:14:00Z">
        <w:r w:rsidRPr="00E77497">
          <w:t>.</w:t>
        </w:r>
      </w:ins>
    </w:p>
    <w:p w14:paraId="370C6735" w14:textId="77777777" w:rsidR="00175461" w:rsidRPr="00175461" w:rsidRDefault="00175461" w:rsidP="00FC1AB5"/>
    <w:p w14:paraId="71E03E7B" w14:textId="77777777" w:rsidR="004C02EF" w:rsidRPr="00E77497" w:rsidRDefault="004C02EF" w:rsidP="00B43482">
      <w:pPr>
        <w:pStyle w:val="30"/>
        <w:numPr>
          <w:ilvl w:val="0"/>
          <w:numId w:val="0"/>
        </w:numPr>
      </w:pPr>
      <w:bookmarkStart w:id="28072" w:name="_Ref424531694"/>
      <w:bookmarkStart w:id="28073" w:name="_Toc472818909"/>
      <w:bookmarkStart w:id="28074" w:name="_Toc235503487"/>
      <w:bookmarkStart w:id="28075" w:name="_Toc241509262"/>
      <w:bookmarkStart w:id="28076" w:name="_Toc244416749"/>
      <w:bookmarkStart w:id="28077" w:name="_Toc276631113"/>
      <w:bookmarkStart w:id="28078" w:name="_Toc336509596"/>
      <w:r w:rsidRPr="00E77497">
        <w:t>15.2.1</w:t>
      </w:r>
      <w:r w:rsidRPr="00E77497">
        <w:tab/>
        <w:t>The Object Constructor Called as a Functio</w:t>
      </w:r>
      <w:bookmarkEnd w:id="28034"/>
      <w:bookmarkEnd w:id="28035"/>
      <w:bookmarkEnd w:id="28036"/>
      <w:bookmarkEnd w:id="28037"/>
      <w:r w:rsidRPr="00E77497">
        <w:t>n</w:t>
      </w:r>
      <w:bookmarkEnd w:id="28072"/>
      <w:bookmarkEnd w:id="28073"/>
      <w:bookmarkEnd w:id="28074"/>
      <w:bookmarkEnd w:id="28075"/>
      <w:bookmarkEnd w:id="28076"/>
      <w:bookmarkEnd w:id="28077"/>
      <w:bookmarkEnd w:id="28078"/>
    </w:p>
    <w:p w14:paraId="42C9F9E8" w14:textId="77777777" w:rsidR="004C02EF" w:rsidRPr="00E77497" w:rsidRDefault="004C02EF" w:rsidP="004C02EF">
      <w:r w:rsidRPr="00E77497">
        <w:t xml:space="preserve">When </w:t>
      </w:r>
      <w:r w:rsidRPr="00E77497">
        <w:rPr>
          <w:rFonts w:ascii="Courier New" w:hAnsi="Courier New"/>
          <w:b/>
        </w:rPr>
        <w:t>Object</w:t>
      </w:r>
      <w:r w:rsidRPr="00E77497">
        <w:t xml:space="preserve"> is called as a function rather than as a constructor, it performs a type conversion.</w:t>
      </w:r>
      <w:bookmarkStart w:id="28079" w:name="_Ref385475928"/>
      <w:bookmarkStart w:id="28080" w:name="_Toc385672256"/>
      <w:bookmarkStart w:id="28081" w:name="_Toc393690370"/>
    </w:p>
    <w:p w14:paraId="5985119F" w14:textId="77777777" w:rsidR="004C02EF" w:rsidRPr="00E77497" w:rsidRDefault="004C02EF" w:rsidP="004C02EF">
      <w:pPr>
        <w:pStyle w:val="40"/>
        <w:numPr>
          <w:ilvl w:val="0"/>
          <w:numId w:val="0"/>
        </w:numPr>
      </w:pPr>
      <w:bookmarkStart w:id="28082" w:name="_Ref424531528"/>
      <w:r w:rsidRPr="00E77497">
        <w:t>15.2.1.1</w:t>
      </w:r>
      <w:r w:rsidRPr="00E77497">
        <w:tab/>
        <w:t>Object ( [ value</w:t>
      </w:r>
      <w:bookmarkEnd w:id="28079"/>
      <w:bookmarkEnd w:id="28080"/>
      <w:bookmarkEnd w:id="28081"/>
      <w:r w:rsidRPr="00E77497">
        <w:t xml:space="preserve"> ] )</w:t>
      </w:r>
      <w:bookmarkEnd w:id="28082"/>
    </w:p>
    <w:p w14:paraId="6101E085" w14:textId="77777777" w:rsidR="004C02EF" w:rsidRPr="00E77497" w:rsidRDefault="004C02EF" w:rsidP="004C02EF">
      <w:r w:rsidRPr="00E77497">
        <w:t xml:space="preserve">When the </w:t>
      </w:r>
      <w:r w:rsidRPr="00E77497">
        <w:rPr>
          <w:rFonts w:ascii="Courier New" w:hAnsi="Courier New"/>
          <w:b/>
        </w:rPr>
        <w:t>Object</w:t>
      </w:r>
      <w:r w:rsidRPr="00E77497">
        <w:t xml:space="preserve"> function is called with no arguments or with one argument </w:t>
      </w:r>
      <w:r w:rsidRPr="00E77497">
        <w:rPr>
          <w:rFonts w:ascii="Times New Roman" w:hAnsi="Times New Roman"/>
          <w:i/>
        </w:rPr>
        <w:t>value</w:t>
      </w:r>
      <w:r w:rsidRPr="00E77497">
        <w:t>, the following steps are taken:</w:t>
      </w:r>
    </w:p>
    <w:p w14:paraId="200F2D67" w14:textId="77777777" w:rsidR="004C02EF" w:rsidRPr="00E77497" w:rsidRDefault="004C02EF" w:rsidP="00834A33">
      <w:pPr>
        <w:pStyle w:val="Alg4"/>
        <w:numPr>
          <w:ilvl w:val="0"/>
          <w:numId w:val="165"/>
        </w:numPr>
      </w:pPr>
      <w:r w:rsidRPr="00E77497">
        <w:t xml:space="preserve">If </w:t>
      </w:r>
      <w:r w:rsidRPr="00E77497">
        <w:rPr>
          <w:i/>
        </w:rPr>
        <w:t>value</w:t>
      </w:r>
      <w:r w:rsidRPr="00E77497">
        <w:t xml:space="preserve"> is </w:t>
      </w:r>
      <w:r w:rsidRPr="00E77497">
        <w:rPr>
          <w:b/>
        </w:rPr>
        <w:t>null</w:t>
      </w:r>
      <w:r w:rsidRPr="00E77497">
        <w:t xml:space="preserve">, </w:t>
      </w:r>
      <w:r w:rsidRPr="00E77497">
        <w:rPr>
          <w:b/>
        </w:rPr>
        <w:t>undefined</w:t>
      </w:r>
      <w:r w:rsidRPr="00E77497">
        <w:t xml:space="preserve"> or not supplied, </w:t>
      </w:r>
      <w:del w:id="28083" w:author="Rev 7 Allen Wirfs-Brock" w:date="2012-04-11T13:20:00Z">
        <w:r w:rsidRPr="00E77497" w:rsidDel="00FC1AB5">
          <w:delText xml:space="preserve">create and </w:delText>
        </w:r>
      </w:del>
      <w:r w:rsidRPr="00E77497">
        <w:t xml:space="preserve">return </w:t>
      </w:r>
      <w:ins w:id="28084" w:author="Rev 7 Allen Wirfs-Brock" w:date="2012-04-11T13:20:00Z">
        <w:r w:rsidR="00FC1AB5">
          <w:t>the result of the abstract</w:t>
        </w:r>
        <w:del w:id="28085" w:author="Rev 8 Allen Wirfs-Brock" w:date="2012-06-14T14:40:00Z">
          <w:r w:rsidR="00FC1AB5" w:rsidDel="00D4543D">
            <w:delText>ion</w:delText>
          </w:r>
        </w:del>
        <w:r w:rsidR="00FC1AB5">
          <w:t xml:space="preserve"> operation ObjectCreate</w:t>
        </w:r>
      </w:ins>
      <w:del w:id="28086" w:author="Rev 7 Allen Wirfs-Brock" w:date="2012-04-11T13:20:00Z">
        <w:r w:rsidRPr="00E77497" w:rsidDel="00FC1AB5">
          <w:delText>a new Object object exactly as if the standard built-in Object constructor had been called with the same arguments (15.2.2.1)</w:delText>
        </w:r>
      </w:del>
      <w:r w:rsidRPr="00E77497">
        <w:t>.</w:t>
      </w:r>
    </w:p>
    <w:p w14:paraId="014D8F28" w14:textId="77777777" w:rsidR="004C02EF" w:rsidRPr="00E77497" w:rsidRDefault="004C02EF" w:rsidP="00834A33">
      <w:pPr>
        <w:pStyle w:val="Alg4"/>
        <w:numPr>
          <w:ilvl w:val="0"/>
          <w:numId w:val="165"/>
        </w:numPr>
        <w:spacing w:after="220"/>
      </w:pPr>
      <w:r w:rsidRPr="00E77497">
        <w:t>Return ToObject(</w:t>
      </w:r>
      <w:r w:rsidRPr="00E77497">
        <w:rPr>
          <w:i/>
        </w:rPr>
        <w:t>value</w:t>
      </w:r>
      <w:r w:rsidRPr="00E77497">
        <w:t>).</w:t>
      </w:r>
      <w:bookmarkStart w:id="28087" w:name="_Ref385475932"/>
      <w:bookmarkStart w:id="28088" w:name="_Toc385672257"/>
      <w:bookmarkStart w:id="28089" w:name="_Toc393690371"/>
      <w:bookmarkStart w:id="28090" w:name="_Ref424531555"/>
    </w:p>
    <w:p w14:paraId="177990A1" w14:textId="77777777" w:rsidR="004C02EF" w:rsidRPr="00E77497" w:rsidRDefault="004C02EF" w:rsidP="00B43482">
      <w:pPr>
        <w:pStyle w:val="30"/>
        <w:numPr>
          <w:ilvl w:val="0"/>
          <w:numId w:val="0"/>
        </w:numPr>
      </w:pPr>
      <w:bookmarkStart w:id="28091" w:name="_Toc385672258"/>
      <w:bookmarkStart w:id="28092" w:name="_Ref393527230"/>
      <w:bookmarkStart w:id="28093" w:name="_Toc393690372"/>
      <w:bookmarkStart w:id="28094" w:name="_Ref404501393"/>
      <w:bookmarkStart w:id="28095" w:name="_Ref424531707"/>
      <w:bookmarkStart w:id="28096" w:name="_Ref449968361"/>
      <w:bookmarkStart w:id="28097" w:name="_Toc472818910"/>
      <w:bookmarkStart w:id="28098" w:name="_Toc235503488"/>
      <w:bookmarkStart w:id="28099" w:name="_Toc241509263"/>
      <w:bookmarkStart w:id="28100" w:name="_Toc244416750"/>
      <w:bookmarkStart w:id="28101" w:name="_Toc276631114"/>
      <w:bookmarkStart w:id="28102" w:name="_Toc336509597"/>
      <w:bookmarkEnd w:id="28087"/>
      <w:bookmarkEnd w:id="28088"/>
      <w:bookmarkEnd w:id="28089"/>
      <w:bookmarkEnd w:id="28090"/>
      <w:r w:rsidRPr="00E77497">
        <w:t>15.2.2</w:t>
      </w:r>
      <w:r w:rsidRPr="00E77497">
        <w:tab/>
        <w:t>The Object Constructo</w:t>
      </w:r>
      <w:bookmarkEnd w:id="28038"/>
      <w:bookmarkEnd w:id="28091"/>
      <w:bookmarkEnd w:id="28092"/>
      <w:bookmarkEnd w:id="28093"/>
      <w:bookmarkEnd w:id="28094"/>
      <w:r w:rsidRPr="00E77497">
        <w:t>r</w:t>
      </w:r>
      <w:bookmarkStart w:id="28103" w:name="_Ref393527857"/>
      <w:bookmarkStart w:id="28104" w:name="_Toc382291603"/>
      <w:bookmarkEnd w:id="28095"/>
      <w:bookmarkEnd w:id="28096"/>
      <w:bookmarkEnd w:id="28097"/>
      <w:bookmarkEnd w:id="28098"/>
      <w:bookmarkEnd w:id="28099"/>
      <w:bookmarkEnd w:id="28100"/>
      <w:bookmarkEnd w:id="28101"/>
      <w:bookmarkEnd w:id="28102"/>
    </w:p>
    <w:p w14:paraId="2DAE3294" w14:textId="77777777" w:rsidR="004C02EF" w:rsidRPr="00E77497" w:rsidRDefault="004C02EF" w:rsidP="004C02EF">
      <w:r w:rsidRPr="00E77497">
        <w:t xml:space="preserve">When </w:t>
      </w:r>
      <w:r w:rsidRPr="00E77497">
        <w:rPr>
          <w:rFonts w:ascii="Courier New" w:hAnsi="Courier New"/>
          <w:b/>
        </w:rPr>
        <w:t>Object</w:t>
      </w:r>
      <w:r w:rsidRPr="00E77497">
        <w:t xml:space="preserve"> is called as part of a </w:t>
      </w:r>
      <w:r w:rsidRPr="00E77497">
        <w:rPr>
          <w:rFonts w:ascii="Courier New" w:hAnsi="Courier New"/>
          <w:b/>
        </w:rPr>
        <w:t>new</w:t>
      </w:r>
      <w:r w:rsidRPr="00E77497">
        <w:t xml:space="preserve"> expression, it is a constructor that may create an object</w:t>
      </w:r>
      <w:bookmarkEnd w:id="28103"/>
      <w:r w:rsidRPr="00E77497">
        <w:t>.</w:t>
      </w:r>
      <w:bookmarkStart w:id="28105" w:name="_Ref385067278"/>
      <w:bookmarkStart w:id="28106" w:name="_Toc385672259"/>
      <w:bookmarkStart w:id="28107" w:name="_Toc393690373"/>
    </w:p>
    <w:p w14:paraId="0ED71EB0" w14:textId="77777777" w:rsidR="004C02EF" w:rsidRPr="00E77497" w:rsidRDefault="004C02EF" w:rsidP="004C02EF">
      <w:pPr>
        <w:pStyle w:val="40"/>
        <w:numPr>
          <w:ilvl w:val="0"/>
          <w:numId w:val="0"/>
        </w:numPr>
      </w:pPr>
      <w:bookmarkStart w:id="28108" w:name="_Hlt458482354"/>
      <w:bookmarkStart w:id="28109" w:name="_Ref424531574"/>
      <w:bookmarkEnd w:id="28108"/>
      <w:r w:rsidRPr="00E77497">
        <w:t>15.2.2.1</w:t>
      </w:r>
      <w:r w:rsidRPr="00E77497">
        <w:tab/>
        <w:t>new Object ( [ value</w:t>
      </w:r>
      <w:bookmarkEnd w:id="28104"/>
      <w:bookmarkEnd w:id="28105"/>
      <w:bookmarkEnd w:id="28106"/>
      <w:bookmarkEnd w:id="28107"/>
      <w:r w:rsidRPr="00E77497">
        <w:t xml:space="preserve"> ] )</w:t>
      </w:r>
      <w:bookmarkEnd w:id="28109"/>
    </w:p>
    <w:p w14:paraId="6DC109A2" w14:textId="77777777" w:rsidR="004C02EF" w:rsidRPr="00E77497" w:rsidRDefault="004C02EF" w:rsidP="004C02EF">
      <w:r w:rsidRPr="00E77497">
        <w:t xml:space="preserve">When the </w:t>
      </w:r>
      <w:r w:rsidRPr="00E77497">
        <w:rPr>
          <w:rFonts w:ascii="Courier New" w:hAnsi="Courier New"/>
          <w:b/>
        </w:rPr>
        <w:t>Object</w:t>
      </w:r>
      <w:r w:rsidRPr="00E77497">
        <w:t xml:space="preserve"> constructor is called with no arguments or with one argument </w:t>
      </w:r>
      <w:r w:rsidRPr="00E77497">
        <w:rPr>
          <w:rFonts w:ascii="Times New Roman" w:hAnsi="Times New Roman"/>
          <w:i/>
        </w:rPr>
        <w:t>value</w:t>
      </w:r>
      <w:r w:rsidRPr="00E77497">
        <w:t>, the following steps are taken:</w:t>
      </w:r>
    </w:p>
    <w:p w14:paraId="219B7D2F" w14:textId="77777777" w:rsidR="004C02EF" w:rsidRPr="00E77497" w:rsidRDefault="004C02EF" w:rsidP="00834A33">
      <w:pPr>
        <w:pStyle w:val="Alg4"/>
        <w:numPr>
          <w:ilvl w:val="0"/>
          <w:numId w:val="166"/>
        </w:numPr>
      </w:pPr>
      <w:r w:rsidRPr="00E77497">
        <w:t xml:space="preserve">If </w:t>
      </w:r>
      <w:r w:rsidRPr="00E77497">
        <w:rPr>
          <w:i/>
        </w:rPr>
        <w:t>value</w:t>
      </w:r>
      <w:r w:rsidRPr="00E77497">
        <w:t xml:space="preserve"> is supplied, then</w:t>
      </w:r>
    </w:p>
    <w:p w14:paraId="651E308A" w14:textId="77777777" w:rsidR="004C02EF" w:rsidRPr="00E77497" w:rsidDel="003D5776" w:rsidRDefault="004C02EF" w:rsidP="00834A33">
      <w:pPr>
        <w:pStyle w:val="Alg4"/>
        <w:numPr>
          <w:ilvl w:val="1"/>
          <w:numId w:val="166"/>
        </w:numPr>
        <w:rPr>
          <w:del w:id="28110" w:author="Rev 9 Allen Wirfs-Brock" w:date="2012-07-07T17:49:00Z"/>
        </w:rPr>
      </w:pPr>
      <w:r w:rsidRPr="00E77497">
        <w:t>If Type(</w:t>
      </w:r>
      <w:r w:rsidRPr="00E77497">
        <w:rPr>
          <w:i/>
        </w:rPr>
        <w:t>value</w:t>
      </w:r>
      <w:r w:rsidRPr="00E77497">
        <w:t>)  is Object, then</w:t>
      </w:r>
    </w:p>
    <w:p w14:paraId="52390E60" w14:textId="77777777" w:rsidR="004C02EF" w:rsidRPr="00E77497" w:rsidRDefault="004C02EF" w:rsidP="00BC2562">
      <w:pPr>
        <w:pStyle w:val="Alg4"/>
        <w:numPr>
          <w:ilvl w:val="1"/>
          <w:numId w:val="166"/>
        </w:numPr>
      </w:pPr>
      <w:del w:id="28111" w:author="Rev 9 Allen Wirfs-Brock" w:date="2012-07-07T17:48:00Z">
        <w:r w:rsidRPr="00E77497" w:rsidDel="003D5776">
          <w:delText xml:space="preserve">If the </w:delText>
        </w:r>
        <w:r w:rsidRPr="00E77497" w:rsidDel="003D5776">
          <w:rPr>
            <w:i/>
          </w:rPr>
          <w:delText>value</w:delText>
        </w:r>
        <w:r w:rsidRPr="00E77497" w:rsidDel="003D5776">
          <w:delText xml:space="preserve"> is a native ECMAScript object, do</w:delText>
        </w:r>
      </w:del>
      <w:del w:id="28112" w:author="Rev 9 Allen Wirfs-Brock" w:date="2012-07-07T17:49:00Z">
        <w:r w:rsidRPr="00E77497" w:rsidDel="003D5776">
          <w:delText xml:space="preserve"> not create a new object but simply</w:delText>
        </w:r>
      </w:del>
      <w:r w:rsidRPr="00E77497">
        <w:t xml:space="preserve"> return </w:t>
      </w:r>
      <w:r w:rsidRPr="00E77497">
        <w:rPr>
          <w:i/>
        </w:rPr>
        <w:t>value</w:t>
      </w:r>
      <w:r w:rsidRPr="00E77497">
        <w:t>.</w:t>
      </w:r>
    </w:p>
    <w:p w14:paraId="71E95675" w14:textId="77777777" w:rsidR="004C02EF" w:rsidRPr="00E77497" w:rsidDel="003D5776" w:rsidRDefault="004C02EF" w:rsidP="00834A33">
      <w:pPr>
        <w:pStyle w:val="Alg4"/>
        <w:numPr>
          <w:ilvl w:val="2"/>
          <w:numId w:val="166"/>
        </w:numPr>
        <w:rPr>
          <w:del w:id="28113" w:author="Rev 9 Allen Wirfs-Brock" w:date="2012-07-07T17:48:00Z"/>
        </w:rPr>
      </w:pPr>
      <w:del w:id="28114" w:author="Rev 9 Allen Wirfs-Brock" w:date="2012-07-07T17:48:00Z">
        <w:r w:rsidRPr="00E77497" w:rsidDel="003D5776">
          <w:delText xml:space="preserve">If the </w:delText>
        </w:r>
        <w:r w:rsidRPr="00E77497" w:rsidDel="003D5776">
          <w:rPr>
            <w:i/>
          </w:rPr>
          <w:delText>value</w:delText>
        </w:r>
        <w:r w:rsidRPr="00E77497" w:rsidDel="003D5776">
          <w:delText xml:space="preserve"> is a host object, then actions are taken and a result is returned in an implementation-dependent manner that may depend on the host object.</w:delText>
        </w:r>
      </w:del>
    </w:p>
    <w:p w14:paraId="1FA6C1B0" w14:textId="77777777" w:rsidR="004C02EF" w:rsidRPr="00E77497" w:rsidRDefault="004C02EF" w:rsidP="00834A33">
      <w:pPr>
        <w:pStyle w:val="Alg4"/>
        <w:numPr>
          <w:ilvl w:val="1"/>
          <w:numId w:val="166"/>
        </w:numPr>
      </w:pPr>
      <w:r w:rsidRPr="00E77497">
        <w:t>If Type(</w:t>
      </w:r>
      <w:r w:rsidRPr="00E77497">
        <w:rPr>
          <w:i/>
        </w:rPr>
        <w:t>value</w:t>
      </w:r>
      <w:r w:rsidRPr="00E77497">
        <w:t>) is String, return ToObject(</w:t>
      </w:r>
      <w:r w:rsidRPr="00E77497">
        <w:rPr>
          <w:i/>
        </w:rPr>
        <w:t>value</w:t>
      </w:r>
      <w:r w:rsidRPr="00E77497">
        <w:t>).</w:t>
      </w:r>
    </w:p>
    <w:p w14:paraId="5B614817" w14:textId="77777777" w:rsidR="004C02EF" w:rsidRPr="00E77497" w:rsidRDefault="004C02EF" w:rsidP="00834A33">
      <w:pPr>
        <w:pStyle w:val="Alg4"/>
        <w:numPr>
          <w:ilvl w:val="1"/>
          <w:numId w:val="166"/>
        </w:numPr>
      </w:pPr>
      <w:r w:rsidRPr="00E77497">
        <w:t>If Type(</w:t>
      </w:r>
      <w:r w:rsidRPr="00E77497">
        <w:rPr>
          <w:i/>
        </w:rPr>
        <w:t>value</w:t>
      </w:r>
      <w:r w:rsidRPr="00E77497">
        <w:t>) is Boolean, return ToObject(</w:t>
      </w:r>
      <w:r w:rsidRPr="00E77497">
        <w:rPr>
          <w:i/>
        </w:rPr>
        <w:t>value</w:t>
      </w:r>
      <w:r w:rsidRPr="00E77497">
        <w:t>).</w:t>
      </w:r>
    </w:p>
    <w:p w14:paraId="3E177B50" w14:textId="77777777" w:rsidR="004C02EF" w:rsidRPr="00E77497" w:rsidRDefault="004C02EF" w:rsidP="00834A33">
      <w:pPr>
        <w:pStyle w:val="Alg4"/>
        <w:numPr>
          <w:ilvl w:val="1"/>
          <w:numId w:val="166"/>
        </w:numPr>
      </w:pPr>
      <w:r w:rsidRPr="00E77497">
        <w:t>If Type(</w:t>
      </w:r>
      <w:r w:rsidRPr="00E77497">
        <w:rPr>
          <w:i/>
        </w:rPr>
        <w:t>value</w:t>
      </w:r>
      <w:r w:rsidRPr="00E77497">
        <w:t>) is Number, return ToObject(</w:t>
      </w:r>
      <w:r w:rsidRPr="00E77497">
        <w:rPr>
          <w:i/>
        </w:rPr>
        <w:t>value</w:t>
      </w:r>
      <w:r w:rsidRPr="00E77497">
        <w:t>).</w:t>
      </w:r>
    </w:p>
    <w:p w14:paraId="25E2878D" w14:textId="77777777" w:rsidR="004C02EF" w:rsidRPr="00E77497" w:rsidRDefault="004C02EF" w:rsidP="00834A33">
      <w:pPr>
        <w:pStyle w:val="Alg4"/>
        <w:numPr>
          <w:ilvl w:val="0"/>
          <w:numId w:val="166"/>
        </w:numPr>
      </w:pPr>
      <w:r w:rsidRPr="00E77497">
        <w:t xml:space="preserve">Assert: The argument </w:t>
      </w:r>
      <w:r w:rsidRPr="00E77497">
        <w:rPr>
          <w:i/>
        </w:rPr>
        <w:t>value</w:t>
      </w:r>
      <w:r w:rsidRPr="00E77497">
        <w:t xml:space="preserve"> was not supplied or its type was Null or Undefined. </w:t>
      </w:r>
    </w:p>
    <w:p w14:paraId="7E76FDBE" w14:textId="77777777" w:rsidR="004C02EF" w:rsidRPr="00E77497" w:rsidDel="00FC1AB5" w:rsidRDefault="004C02EF" w:rsidP="00834A33">
      <w:pPr>
        <w:pStyle w:val="Alg4"/>
        <w:numPr>
          <w:ilvl w:val="0"/>
          <w:numId w:val="166"/>
        </w:numPr>
        <w:rPr>
          <w:del w:id="28115" w:author="Rev 7 Allen Wirfs-Brock" w:date="2012-04-11T13:18:00Z"/>
        </w:rPr>
      </w:pPr>
      <w:del w:id="28116" w:author="Rev 7 Allen Wirfs-Brock" w:date="2012-04-11T13:18:00Z">
        <w:r w:rsidRPr="00E77497" w:rsidDel="00FC1AB5">
          <w:delText xml:space="preserve">Let </w:delText>
        </w:r>
        <w:r w:rsidRPr="00E77497" w:rsidDel="00FC1AB5">
          <w:rPr>
            <w:i/>
          </w:rPr>
          <w:delText>obj</w:delText>
        </w:r>
        <w:r w:rsidRPr="00E77497" w:rsidDel="00FC1AB5">
          <w:delText xml:space="preserve"> be a newly created native ECMAScript object.</w:delText>
        </w:r>
      </w:del>
    </w:p>
    <w:p w14:paraId="35F153D7" w14:textId="77777777" w:rsidR="004C02EF" w:rsidRPr="00E77497" w:rsidDel="00FC1AB5" w:rsidRDefault="004C02EF" w:rsidP="00834A33">
      <w:pPr>
        <w:pStyle w:val="Alg4"/>
        <w:numPr>
          <w:ilvl w:val="0"/>
          <w:numId w:val="166"/>
        </w:numPr>
        <w:rPr>
          <w:del w:id="28117" w:author="Rev 7 Allen Wirfs-Brock" w:date="2012-04-11T13:18:00Z"/>
        </w:rPr>
      </w:pPr>
      <w:del w:id="28118" w:author="Rev 7 Allen Wirfs-Brock" w:date="2012-04-11T13:18:00Z">
        <w:r w:rsidRPr="00E77497" w:rsidDel="00FC1AB5">
          <w:delText xml:space="preserve">Set the [[Prototype]] internal property of </w:delText>
        </w:r>
        <w:r w:rsidRPr="00E77497" w:rsidDel="00FC1AB5">
          <w:rPr>
            <w:i/>
          </w:rPr>
          <w:delText>obj</w:delText>
        </w:r>
        <w:r w:rsidRPr="00E77497" w:rsidDel="00FC1AB5">
          <w:delText xml:space="preserve"> to the standard built-in Object prototype object (15.2.4).</w:delText>
        </w:r>
      </w:del>
    </w:p>
    <w:p w14:paraId="062A35A7" w14:textId="77777777" w:rsidR="004C02EF" w:rsidRPr="00E77497" w:rsidDel="00FC1AB5" w:rsidRDefault="004C02EF" w:rsidP="00834A33">
      <w:pPr>
        <w:pStyle w:val="Alg4"/>
        <w:numPr>
          <w:ilvl w:val="0"/>
          <w:numId w:val="166"/>
        </w:numPr>
        <w:rPr>
          <w:del w:id="28119" w:author="Rev 7 Allen Wirfs-Brock" w:date="2012-04-11T13:18:00Z"/>
        </w:rPr>
      </w:pPr>
      <w:del w:id="28120" w:author="Rev 7 Allen Wirfs-Brock" w:date="2012-04-11T13:18:00Z">
        <w:r w:rsidRPr="00E77497" w:rsidDel="00FC1AB5">
          <w:delText xml:space="preserve">Set the [[Class]] internal property of </w:delText>
        </w:r>
        <w:r w:rsidRPr="00E77497" w:rsidDel="00FC1AB5">
          <w:rPr>
            <w:i/>
          </w:rPr>
          <w:delText>obj</w:delText>
        </w:r>
        <w:r w:rsidRPr="00E77497" w:rsidDel="00FC1AB5">
          <w:delText xml:space="preserve"> to </w:delText>
        </w:r>
        <w:r w:rsidRPr="00E77497" w:rsidDel="00FC1AB5">
          <w:rPr>
            <w:rFonts w:ascii="Courier New" w:hAnsi="Courier New"/>
            <w:b/>
          </w:rPr>
          <w:delText>"Object"</w:delText>
        </w:r>
        <w:r w:rsidRPr="00E77497" w:rsidDel="00FC1AB5">
          <w:delText>.</w:delText>
        </w:r>
      </w:del>
    </w:p>
    <w:p w14:paraId="1C58F347" w14:textId="77777777" w:rsidR="004C02EF" w:rsidRPr="00E77497" w:rsidDel="00FC1AB5" w:rsidRDefault="004C02EF" w:rsidP="00834A33">
      <w:pPr>
        <w:pStyle w:val="Alg4"/>
        <w:numPr>
          <w:ilvl w:val="0"/>
          <w:numId w:val="166"/>
        </w:numPr>
        <w:rPr>
          <w:del w:id="28121" w:author="Rev 7 Allen Wirfs-Brock" w:date="2012-04-11T13:18:00Z"/>
        </w:rPr>
      </w:pPr>
      <w:del w:id="28122" w:author="Rev 7 Allen Wirfs-Brock" w:date="2012-04-11T13:18:00Z">
        <w:r w:rsidRPr="00E77497" w:rsidDel="00FC1AB5">
          <w:delText xml:space="preserve">Set the [[Extensible]] internal property of </w:delText>
        </w:r>
        <w:r w:rsidRPr="00E77497" w:rsidDel="00FC1AB5">
          <w:rPr>
            <w:i/>
          </w:rPr>
          <w:delText>obj</w:delText>
        </w:r>
        <w:r w:rsidRPr="00E77497" w:rsidDel="00FC1AB5">
          <w:delText xml:space="preserve"> to </w:delText>
        </w:r>
        <w:r w:rsidRPr="00E77497" w:rsidDel="00FC1AB5">
          <w:rPr>
            <w:b/>
          </w:rPr>
          <w:delText>true</w:delText>
        </w:r>
        <w:r w:rsidRPr="00E77497" w:rsidDel="00FC1AB5">
          <w:delText>.</w:delText>
        </w:r>
      </w:del>
    </w:p>
    <w:p w14:paraId="1B79B9B2" w14:textId="77777777" w:rsidR="004C02EF" w:rsidRPr="00E77497" w:rsidDel="00FC1AB5" w:rsidRDefault="004C02EF" w:rsidP="00834A33">
      <w:pPr>
        <w:pStyle w:val="Alg4"/>
        <w:numPr>
          <w:ilvl w:val="0"/>
          <w:numId w:val="166"/>
        </w:numPr>
        <w:rPr>
          <w:del w:id="28123" w:author="Rev 7 Allen Wirfs-Brock" w:date="2012-04-11T13:18:00Z"/>
        </w:rPr>
      </w:pPr>
      <w:del w:id="28124" w:author="Rev 7 Allen Wirfs-Brock" w:date="2012-04-11T13:18:00Z">
        <w:r w:rsidRPr="00E77497" w:rsidDel="00FC1AB5">
          <w:delText xml:space="preserve">Set all the internal methods of </w:delText>
        </w:r>
        <w:r w:rsidRPr="00E77497" w:rsidDel="00FC1AB5">
          <w:rPr>
            <w:i/>
          </w:rPr>
          <w:delText>obj</w:delText>
        </w:r>
        <w:r w:rsidRPr="00E77497" w:rsidDel="00FC1AB5">
          <w:delText xml:space="preserve"> as specified in 8.12.</w:delText>
        </w:r>
      </w:del>
    </w:p>
    <w:p w14:paraId="27D59F68" w14:textId="77777777" w:rsidR="004C02EF" w:rsidRPr="00E77497" w:rsidRDefault="004C02EF" w:rsidP="00834A33">
      <w:pPr>
        <w:pStyle w:val="Alg4"/>
        <w:numPr>
          <w:ilvl w:val="0"/>
          <w:numId w:val="166"/>
        </w:numPr>
        <w:spacing w:after="220"/>
      </w:pPr>
      <w:r w:rsidRPr="00E77497">
        <w:t xml:space="preserve">Return </w:t>
      </w:r>
      <w:del w:id="28125" w:author="Rev 7 Allen Wirfs-Brock" w:date="2012-04-11T13:18:00Z">
        <w:r w:rsidRPr="00FC1AB5" w:rsidDel="00FC1AB5">
          <w:delText>obj</w:delText>
        </w:r>
      </w:del>
      <w:ins w:id="28126" w:author="Rev 7 Allen Wirfs-Brock" w:date="2012-04-11T13:18:00Z">
        <w:r w:rsidR="00FC1AB5">
          <w:t>the result of the abstract</w:t>
        </w:r>
        <w:del w:id="28127" w:author="Rev 8 Allen Wirfs-Brock" w:date="2012-06-14T14:40:00Z">
          <w:r w:rsidR="00FC1AB5" w:rsidDel="00D4543D">
            <w:delText>ion</w:delText>
          </w:r>
        </w:del>
        <w:r w:rsidR="00FC1AB5">
          <w:t xml:space="preserve"> operation ObjectCreate</w:t>
        </w:r>
      </w:ins>
      <w:r w:rsidRPr="00E77497">
        <w:t>.</w:t>
      </w:r>
      <w:bookmarkStart w:id="28128" w:name="_Hlt424531982"/>
      <w:bookmarkStart w:id="28129" w:name="_Toc382291604"/>
      <w:bookmarkStart w:id="28130" w:name="_Ref385475937"/>
      <w:bookmarkStart w:id="28131" w:name="_Toc385672260"/>
      <w:bookmarkStart w:id="28132" w:name="_Ref393527953"/>
      <w:bookmarkStart w:id="28133" w:name="_Toc393690374"/>
      <w:bookmarkStart w:id="28134" w:name="_Ref404501344"/>
      <w:bookmarkStart w:id="28135" w:name="_Ref404501665"/>
      <w:bookmarkStart w:id="28136" w:name="_Ref424531588"/>
      <w:bookmarkEnd w:id="28128"/>
    </w:p>
    <w:p w14:paraId="49512608" w14:textId="77777777" w:rsidR="004C02EF" w:rsidRPr="00E77497" w:rsidRDefault="004C02EF" w:rsidP="00B43482">
      <w:pPr>
        <w:pStyle w:val="30"/>
        <w:numPr>
          <w:ilvl w:val="0"/>
          <w:numId w:val="0"/>
        </w:numPr>
      </w:pPr>
      <w:bookmarkStart w:id="28137" w:name="_Toc382291605"/>
      <w:bookmarkStart w:id="28138" w:name="_Toc385672261"/>
      <w:bookmarkStart w:id="28139" w:name="_Toc393690375"/>
      <w:bookmarkStart w:id="28140" w:name="_Ref457709042"/>
      <w:bookmarkStart w:id="28141" w:name="_Toc472818911"/>
      <w:bookmarkStart w:id="28142" w:name="_Toc235503489"/>
      <w:bookmarkStart w:id="28143" w:name="_Toc241509264"/>
      <w:bookmarkStart w:id="28144" w:name="_Toc244416751"/>
      <w:bookmarkStart w:id="28145" w:name="_Toc276631115"/>
      <w:bookmarkStart w:id="28146" w:name="_Toc336509598"/>
      <w:bookmarkEnd w:id="28129"/>
      <w:bookmarkEnd w:id="28130"/>
      <w:bookmarkEnd w:id="28131"/>
      <w:bookmarkEnd w:id="28132"/>
      <w:bookmarkEnd w:id="28133"/>
      <w:bookmarkEnd w:id="28134"/>
      <w:bookmarkEnd w:id="28135"/>
      <w:bookmarkEnd w:id="28136"/>
      <w:r w:rsidRPr="00E77497">
        <w:t>15.2.3</w:t>
      </w:r>
      <w:r w:rsidRPr="00E77497">
        <w:tab/>
        <w:t>Properties of the Object Constructo</w:t>
      </w:r>
      <w:bookmarkEnd w:id="28137"/>
      <w:bookmarkEnd w:id="28138"/>
      <w:bookmarkEnd w:id="28139"/>
      <w:r w:rsidRPr="00E77497">
        <w:t>r</w:t>
      </w:r>
      <w:bookmarkEnd w:id="28140"/>
      <w:bookmarkEnd w:id="28141"/>
      <w:bookmarkEnd w:id="28142"/>
      <w:bookmarkEnd w:id="28143"/>
      <w:bookmarkEnd w:id="28144"/>
      <w:bookmarkEnd w:id="28145"/>
      <w:bookmarkEnd w:id="28146"/>
    </w:p>
    <w:p w14:paraId="492CE529" w14:textId="77777777" w:rsidR="004C02EF" w:rsidRPr="00E77497" w:rsidRDefault="004C02EF" w:rsidP="004C02EF">
      <w:r w:rsidRPr="00E77497">
        <w:t>The value of the [[Prototype]] internal property of the Object constructor is the standard built-in Function prototype object.</w:t>
      </w:r>
    </w:p>
    <w:p w14:paraId="5A603115"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Object constructor has the following properties:</w:t>
      </w:r>
      <w:bookmarkStart w:id="28147" w:name="_Toc382291606"/>
      <w:bookmarkStart w:id="28148" w:name="_Toc385672262"/>
      <w:bookmarkStart w:id="28149" w:name="_Ref393522098"/>
      <w:bookmarkStart w:id="28150" w:name="_Ref393610784"/>
      <w:bookmarkStart w:id="28151" w:name="_Ref393611105"/>
      <w:bookmarkStart w:id="28152" w:name="_Toc393690376"/>
      <w:bookmarkStart w:id="28153" w:name="_Ref404493404"/>
      <w:bookmarkStart w:id="28154" w:name="_Ref404502159"/>
      <w:bookmarkStart w:id="28155" w:name="_Ref404502265"/>
      <w:bookmarkStart w:id="28156" w:name="_Ref404502515"/>
      <w:bookmarkStart w:id="28157" w:name="_Ref404502615"/>
      <w:bookmarkStart w:id="28158" w:name="_Ref404502673"/>
      <w:bookmarkStart w:id="28159" w:name="_Ref404502690"/>
      <w:bookmarkStart w:id="28160" w:name="_Ref404503028"/>
    </w:p>
    <w:p w14:paraId="3747CEA4" w14:textId="77777777" w:rsidR="004C02EF" w:rsidRPr="00E77497" w:rsidRDefault="004C02EF" w:rsidP="004C02EF">
      <w:pPr>
        <w:pStyle w:val="40"/>
        <w:numPr>
          <w:ilvl w:val="0"/>
          <w:numId w:val="0"/>
        </w:numPr>
      </w:pPr>
      <w:bookmarkStart w:id="28161" w:name="_Hlt424534273"/>
      <w:bookmarkStart w:id="28162" w:name="_Ref424531384"/>
      <w:bookmarkEnd w:id="28161"/>
      <w:r w:rsidRPr="00E77497">
        <w:t>15.2.3.1</w:t>
      </w:r>
      <w:r w:rsidRPr="00E77497">
        <w:tab/>
        <w:t>Object.prototyp</w:t>
      </w:r>
      <w:bookmarkEnd w:id="28147"/>
      <w:bookmarkEnd w:id="28148"/>
      <w:bookmarkEnd w:id="28149"/>
      <w:bookmarkEnd w:id="28150"/>
      <w:bookmarkEnd w:id="28151"/>
      <w:bookmarkEnd w:id="28152"/>
      <w:bookmarkEnd w:id="28153"/>
      <w:bookmarkEnd w:id="28154"/>
      <w:bookmarkEnd w:id="28155"/>
      <w:bookmarkEnd w:id="28156"/>
      <w:bookmarkEnd w:id="28157"/>
      <w:bookmarkEnd w:id="28158"/>
      <w:bookmarkEnd w:id="28159"/>
      <w:bookmarkEnd w:id="28160"/>
      <w:r w:rsidRPr="00E77497">
        <w:t>e</w:t>
      </w:r>
      <w:bookmarkEnd w:id="28162"/>
    </w:p>
    <w:p w14:paraId="58CF4584" w14:textId="77777777" w:rsidR="004C02EF" w:rsidRPr="00E77497" w:rsidRDefault="004C02EF" w:rsidP="004C02EF">
      <w:r w:rsidRPr="00E77497">
        <w:t xml:space="preserve">The initial value of </w:t>
      </w:r>
      <w:r w:rsidRPr="00E77497">
        <w:rPr>
          <w:rFonts w:ascii="Courier New" w:hAnsi="Courier New"/>
          <w:b/>
        </w:rPr>
        <w:t>Object.prototype</w:t>
      </w:r>
      <w:r w:rsidRPr="00E77497">
        <w:t xml:space="preserve"> is the standard built-in Object prototype object (15.2.4).</w:t>
      </w:r>
      <w:bookmarkStart w:id="28163" w:name="_Toc382291607"/>
      <w:bookmarkStart w:id="28164" w:name="_Toc385672263"/>
    </w:p>
    <w:p w14:paraId="22AAADED" w14:textId="77777777" w:rsidR="004C02EF" w:rsidRPr="00E77497" w:rsidRDefault="004C02EF" w:rsidP="004C02EF">
      <w:r w:rsidRPr="00E77497">
        <w:t>This property has the attributes {[[Writable]]: false, [[Enumerable]]: false, [[Configurable]]: false }.</w:t>
      </w:r>
      <w:bookmarkStart w:id="28165" w:name="_Ref393609257"/>
      <w:bookmarkStart w:id="28166" w:name="_Toc393690377"/>
    </w:p>
    <w:p w14:paraId="08DF0FD4" w14:textId="77777777" w:rsidR="004C02EF" w:rsidRPr="00E77497" w:rsidRDefault="004C02EF" w:rsidP="004C02EF">
      <w:pPr>
        <w:pStyle w:val="40"/>
        <w:numPr>
          <w:ilvl w:val="0"/>
          <w:numId w:val="0"/>
        </w:numPr>
      </w:pPr>
      <w:r w:rsidRPr="00E77497">
        <w:t>15.2.3.2</w:t>
      </w:r>
      <w:r w:rsidRPr="00E77497">
        <w:tab/>
        <w:t>Object.getPrototypeOf ( O )</w:t>
      </w:r>
    </w:p>
    <w:p w14:paraId="706EEA5D" w14:textId="77777777" w:rsidR="004C02EF" w:rsidRPr="00E77497" w:rsidRDefault="004C02EF" w:rsidP="004C02EF">
      <w:r w:rsidRPr="00E77497">
        <w:t xml:space="preserve">When the </w:t>
      </w:r>
      <w:r w:rsidRPr="00E77497">
        <w:rPr>
          <w:rFonts w:ascii="Courier New" w:hAnsi="Courier New"/>
          <w:b/>
        </w:rPr>
        <w:t>getPrototypeOf</w:t>
      </w:r>
      <w:r w:rsidRPr="00E77497">
        <w:t xml:space="preserve"> function is called with argument </w:t>
      </w:r>
      <w:r w:rsidRPr="00E77497">
        <w:rPr>
          <w:rFonts w:ascii="Times New Roman" w:hAnsi="Times New Roman"/>
          <w:i/>
        </w:rPr>
        <w:t>O</w:t>
      </w:r>
      <w:r w:rsidRPr="00E77497">
        <w:t>, the following steps are taken:</w:t>
      </w:r>
    </w:p>
    <w:p w14:paraId="6A21F462" w14:textId="77777777" w:rsidR="004C02EF" w:rsidRPr="00E77497" w:rsidRDefault="004C02EF" w:rsidP="00834A33">
      <w:pPr>
        <w:pStyle w:val="Alg4"/>
        <w:numPr>
          <w:ilvl w:val="0"/>
          <w:numId w:val="167"/>
        </w:numPr>
      </w:pPr>
      <w:r w:rsidRPr="00E77497">
        <w:t>If Type(</w:t>
      </w:r>
      <w:r w:rsidRPr="00E77497">
        <w:rPr>
          <w:i/>
        </w:rPr>
        <w:t>O</w:t>
      </w:r>
      <w:r w:rsidRPr="00E77497">
        <w:t xml:space="preserve">) is not Object throw a </w:t>
      </w:r>
      <w:r w:rsidRPr="00E77497">
        <w:rPr>
          <w:b/>
        </w:rPr>
        <w:t xml:space="preserve">TypeError </w:t>
      </w:r>
      <w:r w:rsidRPr="00E77497">
        <w:t>exception.</w:t>
      </w:r>
    </w:p>
    <w:p w14:paraId="33A94485" w14:textId="77777777" w:rsidR="004C02EF" w:rsidRPr="00E77497" w:rsidRDefault="004C02EF" w:rsidP="00834A33">
      <w:pPr>
        <w:pStyle w:val="M4"/>
        <w:numPr>
          <w:ilvl w:val="0"/>
          <w:numId w:val="167"/>
        </w:numPr>
      </w:pPr>
      <w:r w:rsidRPr="00E77497">
        <w:t xml:space="preserve">Return the value of the [[Prototype]] internal property of </w:t>
      </w:r>
      <w:r w:rsidRPr="00E77497">
        <w:rPr>
          <w:i/>
        </w:rPr>
        <w:t>O</w:t>
      </w:r>
      <w:r w:rsidRPr="00E77497">
        <w:t>.</w:t>
      </w:r>
    </w:p>
    <w:p w14:paraId="7FB671E3" w14:textId="77777777" w:rsidR="004C02EF" w:rsidRPr="00E77497" w:rsidRDefault="004C02EF" w:rsidP="004C02EF">
      <w:pPr>
        <w:pStyle w:val="40"/>
        <w:numPr>
          <w:ilvl w:val="0"/>
          <w:numId w:val="0"/>
        </w:numPr>
      </w:pPr>
      <w:r w:rsidRPr="00E77497">
        <w:t>15.2.3.3</w:t>
      </w:r>
      <w:r w:rsidRPr="00E77497">
        <w:tab/>
        <w:t xml:space="preserve">Object.getOwnPropertyDescriptor ( O, P ) </w:t>
      </w:r>
    </w:p>
    <w:p w14:paraId="153C0DEC" w14:textId="77777777" w:rsidR="004C02EF" w:rsidRPr="00E77497" w:rsidRDefault="004C02EF" w:rsidP="004C02EF">
      <w:r w:rsidRPr="00E77497">
        <w:t xml:space="preserve">When the </w:t>
      </w:r>
      <w:r w:rsidRPr="00E77497">
        <w:rPr>
          <w:b/>
        </w:rPr>
        <w:t>getOwnPropertyDescriptor</w:t>
      </w:r>
      <w:r w:rsidRPr="00E77497">
        <w:t xml:space="preserve"> function is called, the following steps are taken:</w:t>
      </w:r>
    </w:p>
    <w:p w14:paraId="3BEEE556" w14:textId="77777777" w:rsidR="004C02EF" w:rsidRPr="00E77497" w:rsidRDefault="004C02EF" w:rsidP="00834A33">
      <w:pPr>
        <w:pStyle w:val="Alg4"/>
        <w:numPr>
          <w:ilvl w:val="0"/>
          <w:numId w:val="168"/>
        </w:numPr>
      </w:pPr>
      <w:r w:rsidRPr="00E77497">
        <w:t>If Type(</w:t>
      </w:r>
      <w:r w:rsidRPr="00E77497">
        <w:rPr>
          <w:i/>
        </w:rPr>
        <w:t>O</w:t>
      </w:r>
      <w:r w:rsidRPr="00E77497">
        <w:t xml:space="preserve">) is not Object throw a </w:t>
      </w:r>
      <w:r w:rsidRPr="00E77497">
        <w:rPr>
          <w:b/>
        </w:rPr>
        <w:t xml:space="preserve">TypeError </w:t>
      </w:r>
      <w:r w:rsidRPr="00E77497">
        <w:t>exception.</w:t>
      </w:r>
    </w:p>
    <w:p w14:paraId="56E0DC79" w14:textId="77777777" w:rsidR="004C02EF" w:rsidRPr="00E77497" w:rsidRDefault="004C02EF" w:rsidP="00834A33">
      <w:pPr>
        <w:pStyle w:val="Alg4"/>
        <w:numPr>
          <w:ilvl w:val="0"/>
          <w:numId w:val="168"/>
        </w:numPr>
      </w:pPr>
      <w:r w:rsidRPr="00E77497">
        <w:t xml:space="preserve">Let </w:t>
      </w:r>
      <w:r w:rsidRPr="00E77497">
        <w:rPr>
          <w:i/>
        </w:rPr>
        <w:t xml:space="preserve">name </w:t>
      </w:r>
      <w:r w:rsidRPr="00E77497">
        <w:t>be ToString(</w:t>
      </w:r>
      <w:r w:rsidRPr="00E77497">
        <w:rPr>
          <w:i/>
        </w:rPr>
        <w:t>P</w:t>
      </w:r>
      <w:r w:rsidRPr="00E77497">
        <w:t>).</w:t>
      </w:r>
    </w:p>
    <w:p w14:paraId="0B76EBB2" w14:textId="77777777" w:rsidR="005D4B87" w:rsidRDefault="005D4B87" w:rsidP="005D4B87">
      <w:pPr>
        <w:pStyle w:val="M4"/>
        <w:numPr>
          <w:ilvl w:val="0"/>
          <w:numId w:val="168"/>
        </w:numPr>
        <w:tabs>
          <w:tab w:val="num" w:pos="1721"/>
        </w:tabs>
        <w:spacing w:after="0"/>
        <w:rPr>
          <w:ins w:id="28167" w:author="Rev 7 Allen Wirfs-Brock" w:date="2012-04-11T16:08:00Z"/>
        </w:rPr>
      </w:pPr>
      <w:ins w:id="28168" w:author="Rev 7 Allen Wirfs-Brock" w:date="2012-04-11T16:08:00Z">
        <w:r>
          <w:t>ReturnIfAbrupt(</w:t>
        </w:r>
        <w:r>
          <w:rPr>
            <w:i/>
          </w:rPr>
          <w:t>name</w:t>
        </w:r>
        <w:r>
          <w:t>).</w:t>
        </w:r>
      </w:ins>
    </w:p>
    <w:p w14:paraId="6C3CC80E" w14:textId="77777777" w:rsidR="004C02EF" w:rsidRPr="00E77497" w:rsidRDefault="004C02EF" w:rsidP="00834A33">
      <w:pPr>
        <w:pStyle w:val="Alg4"/>
        <w:numPr>
          <w:ilvl w:val="0"/>
          <w:numId w:val="168"/>
        </w:numPr>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argument </w:t>
      </w:r>
      <w:r w:rsidRPr="00E77497">
        <w:rPr>
          <w:i/>
        </w:rPr>
        <w:t>name</w:t>
      </w:r>
      <w:r w:rsidRPr="00E77497">
        <w:t>.</w:t>
      </w:r>
    </w:p>
    <w:p w14:paraId="72D3AA5B" w14:textId="77777777" w:rsidR="004C02EF" w:rsidRPr="00E77497" w:rsidRDefault="004C02EF" w:rsidP="00834A33">
      <w:pPr>
        <w:pStyle w:val="Alg4"/>
        <w:numPr>
          <w:ilvl w:val="0"/>
          <w:numId w:val="168"/>
        </w:numPr>
        <w:spacing w:after="120"/>
      </w:pPr>
      <w:r w:rsidRPr="00E77497">
        <w:t>Return the result of calling FromPropertyDescriptor(</w:t>
      </w:r>
      <w:r w:rsidRPr="00E77497">
        <w:rPr>
          <w:i/>
        </w:rPr>
        <w:t>desc</w:t>
      </w:r>
      <w:r w:rsidRPr="00E77497">
        <w:t xml:space="preserve">) (8.10.4). </w:t>
      </w:r>
    </w:p>
    <w:p w14:paraId="3D3B6D34" w14:textId="77777777" w:rsidR="004C02EF" w:rsidRPr="00E77497" w:rsidRDefault="004C02EF" w:rsidP="004C02EF">
      <w:pPr>
        <w:pStyle w:val="40"/>
        <w:numPr>
          <w:ilvl w:val="0"/>
          <w:numId w:val="0"/>
        </w:numPr>
      </w:pPr>
      <w:r w:rsidRPr="00E77497">
        <w:t>15.2.3.4</w:t>
      </w:r>
      <w:r w:rsidRPr="00E77497">
        <w:tab/>
        <w:t>Object.getOwnPropertyNames ( O )</w:t>
      </w:r>
    </w:p>
    <w:p w14:paraId="2BD93F61" w14:textId="77777777" w:rsidR="004C02EF" w:rsidRPr="00E77497" w:rsidRDefault="004C02EF" w:rsidP="004C02EF">
      <w:r w:rsidRPr="00E77497">
        <w:t xml:space="preserve">When the </w:t>
      </w:r>
      <w:r w:rsidRPr="00E77497">
        <w:rPr>
          <w:b/>
        </w:rPr>
        <w:t>getOwnPropertyNames</w:t>
      </w:r>
      <w:r w:rsidRPr="00E77497">
        <w:t xml:space="preserve"> function is called, the following steps are taken:</w:t>
      </w:r>
    </w:p>
    <w:p w14:paraId="48613DC3" w14:textId="77777777" w:rsidR="004C02EF" w:rsidRPr="00E77497" w:rsidRDefault="004C02EF" w:rsidP="00834A33">
      <w:pPr>
        <w:pStyle w:val="Alg4"/>
        <w:numPr>
          <w:ilvl w:val="0"/>
          <w:numId w:val="169"/>
        </w:numPr>
      </w:pPr>
      <w:r w:rsidRPr="00E77497">
        <w:t>If Type(</w:t>
      </w:r>
      <w:r w:rsidRPr="00E77497">
        <w:rPr>
          <w:i/>
        </w:rPr>
        <w:t>O</w:t>
      </w:r>
      <w:r w:rsidRPr="00E77497">
        <w:t xml:space="preserve">) is not Object throw a </w:t>
      </w:r>
      <w:r w:rsidRPr="00E77497">
        <w:rPr>
          <w:b/>
        </w:rPr>
        <w:t xml:space="preserve">TypeError </w:t>
      </w:r>
      <w:r w:rsidRPr="00E77497">
        <w:t>exception.</w:t>
      </w:r>
    </w:p>
    <w:p w14:paraId="558B2D4B" w14:textId="77777777" w:rsidR="004C02EF" w:rsidRPr="00E77497" w:rsidRDefault="004C02EF" w:rsidP="00834A33">
      <w:pPr>
        <w:pStyle w:val="Alg4"/>
        <w:numPr>
          <w:ilvl w:val="0"/>
          <w:numId w:val="169"/>
        </w:numPr>
      </w:pPr>
      <w:r w:rsidRPr="00E77497">
        <w:t xml:space="preserve">Let </w:t>
      </w:r>
      <w:r w:rsidRPr="00E77497">
        <w:rPr>
          <w:i/>
        </w:rPr>
        <w:t xml:space="preserve">array </w:t>
      </w:r>
      <w:r w:rsidRPr="00E77497">
        <w:t xml:space="preserve">be </w:t>
      </w:r>
      <w:ins w:id="28169" w:author="Rev 7 Allen Wirfs-Brock" w:date="2012-04-11T16:16:00Z">
        <w:r w:rsidR="00F44A1F">
          <w:t xml:space="preserve">the result of the </w:t>
        </w:r>
        <w:del w:id="28170" w:author="Rev 8 Allen Wirfs-Brock" w:date="2012-06-14T14:41:00Z">
          <w:r w:rsidR="00F44A1F" w:rsidDel="00D4543D">
            <w:delText>abstraction operation</w:delText>
          </w:r>
        </w:del>
      </w:ins>
      <w:ins w:id="28171" w:author="Rev 8 Allen Wirfs-Brock" w:date="2012-06-14T14:41:00Z">
        <w:r w:rsidR="00D4543D">
          <w:t>abstract operation</w:t>
        </w:r>
      </w:ins>
      <w:ins w:id="28172" w:author="Rev 7 Allen Wirfs-Brock" w:date="2012-04-11T16:16:00Z">
        <w:r w:rsidR="00F44A1F">
          <w:t xml:space="preserve"> ArrayCreate (15.4) with argument 0</w:t>
        </w:r>
      </w:ins>
      <w:del w:id="28173" w:author="Rev 7 Allen Wirfs-Brock" w:date="2012-04-11T16:16:00Z">
        <w:r w:rsidRPr="00E77497" w:rsidDel="00F44A1F">
          <w:delText xml:space="preserve">the result of creating a new object as if by the expression </w:delText>
        </w:r>
        <w:r w:rsidRPr="00E77497" w:rsidDel="00F44A1F">
          <w:rPr>
            <w:rFonts w:ascii="Courier New" w:hAnsi="Courier New" w:cs="Courier New"/>
            <w:b/>
          </w:rPr>
          <w:delText>new Array ()</w:delText>
        </w:r>
        <w:r w:rsidRPr="00E77497" w:rsidDel="00F44A1F">
          <w:delText xml:space="preserve"> 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p>
    <w:p w14:paraId="57556CB6" w14:textId="77777777" w:rsidR="004C02EF" w:rsidRPr="00E77497" w:rsidRDefault="004C02EF" w:rsidP="00834A33">
      <w:pPr>
        <w:pStyle w:val="Alg4"/>
        <w:numPr>
          <w:ilvl w:val="0"/>
          <w:numId w:val="169"/>
        </w:numPr>
      </w:pPr>
      <w:r w:rsidRPr="00E77497">
        <w:t xml:space="preserve">Let </w:t>
      </w:r>
      <w:r w:rsidRPr="00E77497">
        <w:rPr>
          <w:i/>
        </w:rPr>
        <w:t>n</w:t>
      </w:r>
      <w:r w:rsidRPr="00E77497">
        <w:t xml:space="preserve"> be 0.</w:t>
      </w:r>
    </w:p>
    <w:p w14:paraId="0338737D" w14:textId="77777777" w:rsidR="004C02EF" w:rsidRPr="00E77497" w:rsidRDefault="004C02EF" w:rsidP="00834A33">
      <w:pPr>
        <w:pStyle w:val="Alg4"/>
        <w:numPr>
          <w:ilvl w:val="0"/>
          <w:numId w:val="169"/>
        </w:numPr>
      </w:pPr>
      <w:r w:rsidRPr="00E77497">
        <w:t xml:space="preserve">For each named own property </w:t>
      </w:r>
      <w:r w:rsidRPr="00E77497">
        <w:rPr>
          <w:i/>
        </w:rPr>
        <w:t xml:space="preserve">P </w:t>
      </w:r>
      <w:r w:rsidRPr="00E77497">
        <w:t xml:space="preserve">of </w:t>
      </w:r>
      <w:r w:rsidRPr="00E77497">
        <w:rPr>
          <w:i/>
        </w:rPr>
        <w:t>O</w:t>
      </w:r>
    </w:p>
    <w:p w14:paraId="27B32F12" w14:textId="77777777" w:rsidR="004C02EF" w:rsidRPr="00E77497" w:rsidRDefault="004C02EF" w:rsidP="00834A33">
      <w:pPr>
        <w:pStyle w:val="Alg4"/>
        <w:numPr>
          <w:ilvl w:val="1"/>
          <w:numId w:val="169"/>
        </w:numPr>
        <w:tabs>
          <w:tab w:val="left" w:pos="1701"/>
        </w:tabs>
      </w:pPr>
      <w:r w:rsidRPr="00E77497">
        <w:t xml:space="preserve">Let </w:t>
      </w:r>
      <w:r w:rsidRPr="00E77497">
        <w:rPr>
          <w:i/>
        </w:rPr>
        <w:t xml:space="preserve">name </w:t>
      </w:r>
      <w:r w:rsidRPr="00E77497">
        <w:t xml:space="preserve">be the String value that is the name of </w:t>
      </w:r>
      <w:r w:rsidRPr="00E77497">
        <w:rPr>
          <w:i/>
        </w:rPr>
        <w:t>P</w:t>
      </w:r>
      <w:r w:rsidRPr="00E77497">
        <w:t>.</w:t>
      </w:r>
    </w:p>
    <w:p w14:paraId="202182E9" w14:textId="77777777" w:rsidR="004C02EF" w:rsidRPr="00E77497" w:rsidRDefault="004C02EF" w:rsidP="00834A33">
      <w:pPr>
        <w:pStyle w:val="Alg4"/>
        <w:numPr>
          <w:ilvl w:val="1"/>
          <w:numId w:val="169"/>
        </w:numPr>
        <w:tabs>
          <w:tab w:val="left" w:pos="1701"/>
        </w:tabs>
      </w:pPr>
      <w:r w:rsidRPr="00E77497">
        <w:t xml:space="preserve">Call the [[DefineOwnProperty]] internal method of </w:t>
      </w:r>
      <w:r w:rsidRPr="00E77497">
        <w:rPr>
          <w:i/>
        </w:rPr>
        <w:t>array</w:t>
      </w:r>
      <w:r w:rsidRPr="00E77497">
        <w:t xml:space="preserve"> with arguments ToString(</w:t>
      </w:r>
      <w:r w:rsidRPr="00E77497">
        <w:rPr>
          <w:i/>
        </w:rPr>
        <w:t>n</w:t>
      </w:r>
      <w:r w:rsidRPr="00E77497">
        <w:t xml:space="preserve">), the PropertyDescriptor {[[Value]]: </w:t>
      </w:r>
      <w:r w:rsidRPr="00E77497">
        <w:rPr>
          <w:i/>
        </w:rPr>
        <w:t>name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40A7E60F" w14:textId="77777777" w:rsidR="004C02EF" w:rsidRPr="00E77497" w:rsidRDefault="004C02EF" w:rsidP="00834A33">
      <w:pPr>
        <w:pStyle w:val="Alg4"/>
        <w:numPr>
          <w:ilvl w:val="1"/>
          <w:numId w:val="169"/>
        </w:numPr>
        <w:tabs>
          <w:tab w:val="left" w:pos="1701"/>
        </w:tabs>
      </w:pPr>
      <w:r w:rsidRPr="00E77497">
        <w:t xml:space="preserve">Increment </w:t>
      </w:r>
      <w:r w:rsidRPr="00E77497">
        <w:rPr>
          <w:i/>
        </w:rPr>
        <w:t>n</w:t>
      </w:r>
      <w:r w:rsidRPr="00E77497">
        <w:t xml:space="preserve"> by 1.</w:t>
      </w:r>
    </w:p>
    <w:p w14:paraId="043196E2" w14:textId="77777777" w:rsidR="004C02EF" w:rsidRPr="00E77497" w:rsidRDefault="004C02EF" w:rsidP="00834A33">
      <w:pPr>
        <w:pStyle w:val="Alg4"/>
        <w:numPr>
          <w:ilvl w:val="0"/>
          <w:numId w:val="169"/>
        </w:numPr>
        <w:spacing w:after="120"/>
      </w:pPr>
      <w:r w:rsidRPr="00E77497">
        <w:t xml:space="preserve">Return </w:t>
      </w:r>
      <w:r w:rsidRPr="00E77497">
        <w:rPr>
          <w:i/>
        </w:rPr>
        <w:t>array</w:t>
      </w:r>
      <w:r w:rsidRPr="00E77497">
        <w:t>.</w:t>
      </w:r>
    </w:p>
    <w:p w14:paraId="7D760FE0" w14:textId="77777777" w:rsidR="004C02EF" w:rsidRPr="00E77497" w:rsidRDefault="004C02EF" w:rsidP="004C02EF">
      <w:pPr>
        <w:pStyle w:val="Note"/>
      </w:pPr>
      <w:r w:rsidRPr="00E77497">
        <w:t>NOTE</w:t>
      </w:r>
      <w:r w:rsidRPr="00E77497">
        <w:tab/>
        <w:t xml:space="preserve">If </w:t>
      </w:r>
      <w:r w:rsidRPr="00E77497">
        <w:rPr>
          <w:rFonts w:ascii="Times New Roman" w:hAnsi="Times New Roman"/>
          <w:i/>
        </w:rPr>
        <w:t>O</w:t>
      </w:r>
      <w:r w:rsidRPr="00E77497">
        <w:t xml:space="preserve"> is a String instance, the set of own properties processed in step 4 includes the implicit properties defined in 15.5.5.2 that correspond to character positions within the object’s [[PrimitiveValue]] String.</w:t>
      </w:r>
    </w:p>
    <w:p w14:paraId="354BF1EC" w14:textId="77777777" w:rsidR="004C02EF" w:rsidRPr="00E77497" w:rsidRDefault="004C02EF" w:rsidP="004C02EF">
      <w:pPr>
        <w:pStyle w:val="40"/>
        <w:numPr>
          <w:ilvl w:val="0"/>
          <w:numId w:val="0"/>
        </w:numPr>
      </w:pPr>
      <w:r w:rsidRPr="00E77497">
        <w:t>15.2.3.5</w:t>
      </w:r>
      <w:r w:rsidRPr="00E77497">
        <w:tab/>
        <w:t>Object.create ( O [, Properties] )</w:t>
      </w:r>
    </w:p>
    <w:p w14:paraId="3D8CB3CA" w14:textId="77777777" w:rsidR="004C02EF" w:rsidRPr="00E77497" w:rsidRDefault="004C02EF" w:rsidP="004C02EF">
      <w:r w:rsidRPr="00E77497">
        <w:t xml:space="preserve">The </w:t>
      </w:r>
      <w:r w:rsidRPr="00E77497">
        <w:rPr>
          <w:b/>
        </w:rPr>
        <w:t>create</w:t>
      </w:r>
      <w:r w:rsidRPr="00E77497">
        <w:t xml:space="preserve"> function creates a new object with a specified prototype. When the </w:t>
      </w:r>
      <w:r w:rsidRPr="00E77497">
        <w:rPr>
          <w:b/>
        </w:rPr>
        <w:t>create</w:t>
      </w:r>
      <w:r w:rsidRPr="00E77497">
        <w:t xml:space="preserve"> function is called, the following steps are taken:</w:t>
      </w:r>
    </w:p>
    <w:p w14:paraId="59DA2A0B" w14:textId="77777777" w:rsidR="004C02EF" w:rsidRPr="00E77497" w:rsidRDefault="004C02EF" w:rsidP="00834A33">
      <w:pPr>
        <w:pStyle w:val="Alg4"/>
        <w:numPr>
          <w:ilvl w:val="0"/>
          <w:numId w:val="170"/>
        </w:numPr>
      </w:pPr>
      <w:r w:rsidRPr="00E77497">
        <w:t>If Type(</w:t>
      </w:r>
      <w:r w:rsidRPr="00E77497">
        <w:rPr>
          <w:i/>
        </w:rPr>
        <w:t>O</w:t>
      </w:r>
      <w:r w:rsidRPr="00E77497">
        <w:t xml:space="preserve">) is not Object or Null throw a </w:t>
      </w:r>
      <w:r w:rsidRPr="00E77497">
        <w:rPr>
          <w:b/>
        </w:rPr>
        <w:t xml:space="preserve">TypeError </w:t>
      </w:r>
      <w:r w:rsidRPr="00E77497">
        <w:t>exception.</w:t>
      </w:r>
    </w:p>
    <w:p w14:paraId="218BC3C9" w14:textId="77777777" w:rsidR="004C02EF" w:rsidRPr="00E77497" w:rsidRDefault="004C02EF" w:rsidP="00834A33">
      <w:pPr>
        <w:pStyle w:val="Alg4"/>
        <w:numPr>
          <w:ilvl w:val="0"/>
          <w:numId w:val="170"/>
        </w:numPr>
      </w:pPr>
      <w:r w:rsidRPr="00E77497">
        <w:t xml:space="preserve">Let </w:t>
      </w:r>
      <w:r w:rsidRPr="00E77497">
        <w:rPr>
          <w:i/>
        </w:rPr>
        <w:t xml:space="preserve">obj </w:t>
      </w:r>
      <w:r w:rsidRPr="00E77497">
        <w:t xml:space="preserve">be </w:t>
      </w:r>
      <w:ins w:id="28174" w:author="Rev 7 Allen Wirfs-Brock" w:date="2012-04-11T16:26:00Z">
        <w:r w:rsidR="000A2242">
          <w:t xml:space="preserve">the result of the </w:t>
        </w:r>
        <w:del w:id="28175" w:author="Rev 8 Allen Wirfs-Brock" w:date="2012-06-14T14:40:00Z">
          <w:r w:rsidR="000A2242" w:rsidDel="00D4543D">
            <w:delText>abstraction operation</w:delText>
          </w:r>
        </w:del>
      </w:ins>
      <w:ins w:id="28176" w:author="Rev 8 Allen Wirfs-Brock" w:date="2012-06-14T14:40:00Z">
        <w:r w:rsidR="00D4543D">
          <w:t>abstract operation</w:t>
        </w:r>
      </w:ins>
      <w:ins w:id="28177" w:author="Rev 7 Allen Wirfs-Brock" w:date="2012-04-11T16:26:00Z">
        <w:r w:rsidR="000A2242">
          <w:t xml:space="preserve"> ObjectCreate with argument </w:t>
        </w:r>
        <w:r w:rsidR="000A2242" w:rsidRPr="000A2242">
          <w:rPr>
            <w:i/>
          </w:rPr>
          <w:t>O</w:t>
        </w:r>
        <w:r w:rsidR="000A2242">
          <w:t>.</w:t>
        </w:r>
      </w:ins>
      <w:del w:id="28178" w:author="Rev 7 Allen Wirfs-Brock" w:date="2012-04-11T16:26:00Z">
        <w:r w:rsidRPr="00E77497" w:rsidDel="000A2242">
          <w:delText>the result of creating a new object as if by the expression new Object() where Object is the standard built-in constructor with that name</w:delText>
        </w:r>
      </w:del>
    </w:p>
    <w:p w14:paraId="09E2BD0E" w14:textId="77777777" w:rsidR="004C02EF" w:rsidRPr="00E77497" w:rsidDel="000A2242" w:rsidRDefault="004C02EF" w:rsidP="00834A33">
      <w:pPr>
        <w:pStyle w:val="Alg4"/>
        <w:numPr>
          <w:ilvl w:val="0"/>
          <w:numId w:val="170"/>
        </w:numPr>
        <w:rPr>
          <w:del w:id="28179" w:author="Rev 7 Allen Wirfs-Brock" w:date="2012-04-11T16:27:00Z"/>
        </w:rPr>
      </w:pPr>
      <w:del w:id="28180" w:author="Rev 7 Allen Wirfs-Brock" w:date="2012-04-11T16:27:00Z">
        <w:r w:rsidRPr="00E77497" w:rsidDel="000A2242">
          <w:delText xml:space="preserve">Set the [[Prototype]] internal property of </w:delText>
        </w:r>
        <w:r w:rsidRPr="00E77497" w:rsidDel="000A2242">
          <w:rPr>
            <w:i/>
          </w:rPr>
          <w:delText xml:space="preserve">obj </w:delText>
        </w:r>
        <w:r w:rsidRPr="00E77497" w:rsidDel="000A2242">
          <w:delText xml:space="preserve">to </w:delText>
        </w:r>
        <w:r w:rsidRPr="00E77497" w:rsidDel="000A2242">
          <w:rPr>
            <w:i/>
          </w:rPr>
          <w:delText>O</w:delText>
        </w:r>
        <w:r w:rsidRPr="00E77497" w:rsidDel="000A2242">
          <w:delText>.</w:delText>
        </w:r>
      </w:del>
    </w:p>
    <w:p w14:paraId="5A7B7D0E" w14:textId="77777777" w:rsidR="00B33292" w:rsidRDefault="004C02EF" w:rsidP="00834A33">
      <w:pPr>
        <w:pStyle w:val="Alg4"/>
        <w:numPr>
          <w:ilvl w:val="0"/>
          <w:numId w:val="170"/>
        </w:numPr>
        <w:rPr>
          <w:ins w:id="28181" w:author="Rev 7 Allen Wirfs-Brock" w:date="2012-04-11T16:35:00Z"/>
        </w:rPr>
      </w:pPr>
      <w:r w:rsidRPr="00E77497">
        <w:t xml:space="preserve">If the argument </w:t>
      </w:r>
      <w:r w:rsidRPr="00E77497">
        <w:rPr>
          <w:i/>
        </w:rPr>
        <w:t>Properties</w:t>
      </w:r>
      <w:r w:rsidRPr="00E77497">
        <w:t xml:space="preserve"> is present and not </w:t>
      </w:r>
      <w:r w:rsidRPr="00E77497">
        <w:rPr>
          <w:b/>
        </w:rPr>
        <w:t>undefined</w:t>
      </w:r>
      <w:r w:rsidRPr="00E77497">
        <w:t xml:space="preserve">, </w:t>
      </w:r>
      <w:ins w:id="28182" w:author="Rev 7 Allen Wirfs-Brock" w:date="2012-04-11T16:35:00Z">
        <w:r w:rsidR="00B33292">
          <w:t>then</w:t>
        </w:r>
      </w:ins>
    </w:p>
    <w:p w14:paraId="4E795A0D" w14:textId="77777777" w:rsidR="004C02EF" w:rsidRPr="00E77497" w:rsidRDefault="004C02EF" w:rsidP="00B33292">
      <w:pPr>
        <w:pStyle w:val="Alg4"/>
        <w:numPr>
          <w:ilvl w:val="1"/>
          <w:numId w:val="170"/>
        </w:numPr>
      </w:pPr>
      <w:del w:id="28183" w:author="Rev 7 Allen Wirfs-Brock" w:date="2012-04-11T16:36:00Z">
        <w:r w:rsidRPr="00E77497" w:rsidDel="00B33292">
          <w:delText xml:space="preserve">add own properties to </w:delText>
        </w:r>
        <w:r w:rsidRPr="00E77497" w:rsidDel="00B33292">
          <w:rPr>
            <w:i/>
          </w:rPr>
          <w:delText xml:space="preserve">obj </w:delText>
        </w:r>
        <w:r w:rsidRPr="00E77497" w:rsidDel="00B33292">
          <w:delText>as if by calling the standard built-in function</w:delText>
        </w:r>
      </w:del>
      <w:ins w:id="28184" w:author="Rev 7 Allen Wirfs-Brock" w:date="2012-04-11T16:36:00Z">
        <w:r w:rsidR="00B33292">
          <w:t>Return the result of the abstract operation ObjectDefineProperties</w:t>
        </w:r>
      </w:ins>
      <w:r w:rsidRPr="00E77497">
        <w:t xml:space="preserve"> </w:t>
      </w:r>
      <w:del w:id="28185" w:author="Rev 7 Allen Wirfs-Brock" w:date="2012-04-11T16:36:00Z">
        <w:r w:rsidRPr="00E77497" w:rsidDel="00B33292">
          <w:rPr>
            <w:rFonts w:ascii="Courier New" w:hAnsi="Courier New" w:cs="Courier New"/>
            <w:b/>
          </w:rPr>
          <w:delText xml:space="preserve">Object.defineProperties </w:delText>
        </w:r>
      </w:del>
      <w:r w:rsidRPr="00E77497">
        <w:t xml:space="preserve">with arguments </w:t>
      </w:r>
      <w:r w:rsidRPr="00E77497">
        <w:rPr>
          <w:i/>
        </w:rPr>
        <w:t xml:space="preserve">obj </w:t>
      </w:r>
      <w:r w:rsidRPr="00E77497">
        <w:t xml:space="preserve">and </w:t>
      </w:r>
      <w:r w:rsidRPr="00E77497">
        <w:rPr>
          <w:i/>
        </w:rPr>
        <w:t>Properties</w:t>
      </w:r>
      <w:r w:rsidRPr="00E77497">
        <w:t>.</w:t>
      </w:r>
    </w:p>
    <w:p w14:paraId="20808801" w14:textId="77777777" w:rsidR="004C02EF" w:rsidRPr="00E77497" w:rsidRDefault="004C02EF" w:rsidP="00834A33">
      <w:pPr>
        <w:pStyle w:val="Alg4"/>
        <w:numPr>
          <w:ilvl w:val="0"/>
          <w:numId w:val="170"/>
        </w:numPr>
        <w:spacing w:after="120"/>
      </w:pPr>
      <w:r w:rsidRPr="00E77497">
        <w:t xml:space="preserve">Return </w:t>
      </w:r>
      <w:r w:rsidRPr="00E77497">
        <w:rPr>
          <w:i/>
        </w:rPr>
        <w:t>obj</w:t>
      </w:r>
      <w:r w:rsidRPr="00E77497">
        <w:t>.</w:t>
      </w:r>
    </w:p>
    <w:p w14:paraId="7DEE5BB0" w14:textId="77777777" w:rsidR="004C02EF" w:rsidRPr="00E77497" w:rsidRDefault="004C02EF" w:rsidP="004C02EF">
      <w:pPr>
        <w:pStyle w:val="40"/>
        <w:numPr>
          <w:ilvl w:val="0"/>
          <w:numId w:val="0"/>
        </w:numPr>
      </w:pPr>
      <w:r w:rsidRPr="00E77497">
        <w:t>15.2.3.6</w:t>
      </w:r>
      <w:r w:rsidRPr="00E77497">
        <w:tab/>
        <w:t>Object.defineProperty ( O, P, Attributes )</w:t>
      </w:r>
    </w:p>
    <w:p w14:paraId="3C405A29" w14:textId="77777777" w:rsidR="004C02EF" w:rsidRPr="00E77497" w:rsidRDefault="004C02EF" w:rsidP="004C02EF">
      <w:r w:rsidRPr="00E77497">
        <w:t xml:space="preserve">The </w:t>
      </w:r>
      <w:r w:rsidRPr="00E77497">
        <w:rPr>
          <w:b/>
        </w:rPr>
        <w:t>defineProperty</w:t>
      </w:r>
      <w:r w:rsidRPr="00E77497">
        <w:t xml:space="preserve"> function is used to add an own property and/or update the attributes of an existing own property of an object. When the </w:t>
      </w:r>
      <w:r w:rsidRPr="00E77497">
        <w:rPr>
          <w:b/>
        </w:rPr>
        <w:t>defineProperty</w:t>
      </w:r>
      <w:r w:rsidRPr="00E77497">
        <w:t xml:space="preserve"> function is called, the following steps are taken:</w:t>
      </w:r>
    </w:p>
    <w:p w14:paraId="0BCFAE0A" w14:textId="77777777" w:rsidR="004C02EF" w:rsidRPr="00E77497" w:rsidRDefault="004C02EF" w:rsidP="00834A33">
      <w:pPr>
        <w:pStyle w:val="Alg4"/>
        <w:numPr>
          <w:ilvl w:val="0"/>
          <w:numId w:val="171"/>
        </w:numPr>
      </w:pPr>
      <w:r w:rsidRPr="00E77497">
        <w:t>If Type(</w:t>
      </w:r>
      <w:r w:rsidRPr="00E77497">
        <w:rPr>
          <w:i/>
        </w:rPr>
        <w:t>O</w:t>
      </w:r>
      <w:r w:rsidRPr="00E77497">
        <w:t xml:space="preserve">) is not Object throw a </w:t>
      </w:r>
      <w:r w:rsidRPr="00E77497">
        <w:rPr>
          <w:b/>
        </w:rPr>
        <w:t xml:space="preserve">TypeError </w:t>
      </w:r>
      <w:r w:rsidRPr="00E77497">
        <w:t>exception.</w:t>
      </w:r>
    </w:p>
    <w:p w14:paraId="395472A0" w14:textId="77777777" w:rsidR="004C02EF" w:rsidRPr="00E77497" w:rsidRDefault="004C02EF" w:rsidP="00834A33">
      <w:pPr>
        <w:pStyle w:val="Alg4"/>
        <w:numPr>
          <w:ilvl w:val="0"/>
          <w:numId w:val="171"/>
        </w:numPr>
      </w:pPr>
      <w:r w:rsidRPr="00E77497">
        <w:t xml:space="preserve">Let </w:t>
      </w:r>
      <w:r w:rsidRPr="00E77497">
        <w:rPr>
          <w:i/>
        </w:rPr>
        <w:t xml:space="preserve">name </w:t>
      </w:r>
      <w:r w:rsidRPr="00E77497">
        <w:t>be ToString(</w:t>
      </w:r>
      <w:r w:rsidRPr="00E77497">
        <w:rPr>
          <w:i/>
        </w:rPr>
        <w:t>P</w:t>
      </w:r>
      <w:r w:rsidRPr="00E77497">
        <w:t>).</w:t>
      </w:r>
    </w:p>
    <w:p w14:paraId="77BE386B" w14:textId="77777777" w:rsidR="000A2242" w:rsidRDefault="000A2242" w:rsidP="000A2242">
      <w:pPr>
        <w:pStyle w:val="M4"/>
        <w:numPr>
          <w:ilvl w:val="0"/>
          <w:numId w:val="171"/>
        </w:numPr>
        <w:tabs>
          <w:tab w:val="num" w:pos="1721"/>
        </w:tabs>
        <w:spacing w:after="0"/>
        <w:rPr>
          <w:ins w:id="28186" w:author="Rev 7 Allen Wirfs-Brock" w:date="2012-04-11T16:28:00Z"/>
        </w:rPr>
      </w:pPr>
      <w:ins w:id="28187" w:author="Rev 7 Allen Wirfs-Brock" w:date="2012-04-11T16:28:00Z">
        <w:r>
          <w:t>ReturnIfAbrupt(</w:t>
        </w:r>
        <w:r>
          <w:rPr>
            <w:i/>
          </w:rPr>
          <w:t>name</w:t>
        </w:r>
        <w:r>
          <w:t>).</w:t>
        </w:r>
      </w:ins>
    </w:p>
    <w:p w14:paraId="578747F9" w14:textId="77777777" w:rsidR="004C02EF" w:rsidRPr="00E77497" w:rsidRDefault="004C02EF" w:rsidP="00834A33">
      <w:pPr>
        <w:pStyle w:val="Alg4"/>
        <w:numPr>
          <w:ilvl w:val="0"/>
          <w:numId w:val="171"/>
        </w:numPr>
      </w:pPr>
      <w:r w:rsidRPr="00E77497">
        <w:t xml:space="preserve">Let </w:t>
      </w:r>
      <w:r w:rsidRPr="00E77497">
        <w:rPr>
          <w:i/>
        </w:rPr>
        <w:t xml:space="preserve">desc </w:t>
      </w:r>
      <w:r w:rsidRPr="00E77497">
        <w:t xml:space="preserve">be the result of calling ToPropertyDescriptor with </w:t>
      </w:r>
      <w:r w:rsidRPr="00E77497">
        <w:rPr>
          <w:i/>
        </w:rPr>
        <w:t>Attributes</w:t>
      </w:r>
      <w:r w:rsidRPr="00E77497">
        <w:t xml:space="preserve"> as the argument.</w:t>
      </w:r>
    </w:p>
    <w:p w14:paraId="7BE0F2E5" w14:textId="77777777" w:rsidR="004C02EF" w:rsidRPr="00E77497" w:rsidRDefault="004C02EF" w:rsidP="00834A33">
      <w:pPr>
        <w:pStyle w:val="Alg4"/>
        <w:numPr>
          <w:ilvl w:val="0"/>
          <w:numId w:val="171"/>
        </w:numPr>
      </w:pPr>
      <w:r w:rsidRPr="00E77497">
        <w:t xml:space="preserve">Call the [[DefineOwnProperty]] internal method of </w:t>
      </w:r>
      <w:r w:rsidRPr="00E77497">
        <w:rPr>
          <w:i/>
        </w:rPr>
        <w:t xml:space="preserve">O </w:t>
      </w:r>
      <w:r w:rsidRPr="00E77497">
        <w:t xml:space="preserve">with arguments </w:t>
      </w:r>
      <w:r w:rsidRPr="00E77497">
        <w:rPr>
          <w:i/>
        </w:rPr>
        <w:t>name</w:t>
      </w:r>
      <w:r w:rsidRPr="00E77497">
        <w:t xml:space="preserve">, </w:t>
      </w:r>
      <w:r w:rsidRPr="00E77497">
        <w:rPr>
          <w:i/>
        </w:rPr>
        <w:t>desc</w:t>
      </w:r>
      <w:r w:rsidRPr="00E77497">
        <w:t xml:space="preserve">, and </w:t>
      </w:r>
      <w:r w:rsidRPr="00E77497">
        <w:rPr>
          <w:b/>
        </w:rPr>
        <w:t>true</w:t>
      </w:r>
      <w:r w:rsidRPr="00E77497">
        <w:t>.</w:t>
      </w:r>
    </w:p>
    <w:p w14:paraId="7FD33A6B" w14:textId="77777777" w:rsidR="004C02EF" w:rsidRPr="00E77497" w:rsidRDefault="004C02EF" w:rsidP="00834A33">
      <w:pPr>
        <w:pStyle w:val="Alg4"/>
        <w:numPr>
          <w:ilvl w:val="0"/>
          <w:numId w:val="171"/>
        </w:numPr>
        <w:spacing w:after="120"/>
      </w:pPr>
      <w:r w:rsidRPr="00E77497">
        <w:t xml:space="preserve">Return </w:t>
      </w:r>
      <w:r w:rsidRPr="00E77497">
        <w:rPr>
          <w:i/>
        </w:rPr>
        <w:t>O</w:t>
      </w:r>
      <w:r w:rsidRPr="00E77497">
        <w:t>.</w:t>
      </w:r>
    </w:p>
    <w:p w14:paraId="65750531" w14:textId="77777777" w:rsidR="004C02EF" w:rsidRPr="00E77497" w:rsidRDefault="004C02EF" w:rsidP="004C02EF">
      <w:pPr>
        <w:pStyle w:val="40"/>
        <w:numPr>
          <w:ilvl w:val="0"/>
          <w:numId w:val="0"/>
        </w:numPr>
      </w:pPr>
      <w:r w:rsidRPr="00E77497">
        <w:t>15.2.3.7</w:t>
      </w:r>
      <w:r w:rsidRPr="00E77497">
        <w:tab/>
        <w:t>Object.defineProperties ( O, Properties )</w:t>
      </w:r>
    </w:p>
    <w:p w14:paraId="55551F69" w14:textId="77777777" w:rsidR="004C02EF" w:rsidRDefault="004C02EF" w:rsidP="004C02EF">
      <w:pPr>
        <w:rPr>
          <w:ins w:id="28188" w:author="Rev 7 Allen Wirfs-Brock" w:date="2012-04-11T16:31:00Z"/>
        </w:rPr>
      </w:pPr>
      <w:r w:rsidRPr="00E77497">
        <w:t xml:space="preserve">The </w:t>
      </w:r>
      <w:r w:rsidRPr="00E77497">
        <w:rPr>
          <w:b/>
        </w:rPr>
        <w:t>defineProperties</w:t>
      </w:r>
      <w:r w:rsidRPr="00E77497">
        <w:t xml:space="preserve"> function is used to add own properties and/or update the attributes of existing own properties of an object. When the </w:t>
      </w:r>
      <w:r w:rsidRPr="00E77497">
        <w:rPr>
          <w:b/>
        </w:rPr>
        <w:t>defineProperties</w:t>
      </w:r>
      <w:r w:rsidRPr="00E77497">
        <w:t xml:space="preserve"> function is called, the following steps are taken:</w:t>
      </w:r>
    </w:p>
    <w:p w14:paraId="3DA2ED97" w14:textId="77777777" w:rsidR="00B33292" w:rsidRPr="00E77497" w:rsidRDefault="00B33292" w:rsidP="00B33292">
      <w:pPr>
        <w:pStyle w:val="Alg4"/>
        <w:numPr>
          <w:ilvl w:val="0"/>
          <w:numId w:val="708"/>
        </w:numPr>
        <w:spacing w:after="120"/>
        <w:rPr>
          <w:ins w:id="28189" w:author="Rev 7 Allen Wirfs-Brock" w:date="2012-04-11T16:31:00Z"/>
        </w:rPr>
      </w:pPr>
      <w:ins w:id="28190" w:author="Rev 7 Allen Wirfs-Brock" w:date="2012-04-11T16:32:00Z">
        <w:r>
          <w:t>Return the result of the abstract operation ObjectDefineProperties with argu</w:t>
        </w:r>
        <w:del w:id="28191" w:author="Rev 8 Allen Wirfs-Brock" w:date="2012-06-14T14:43:00Z">
          <w:r w:rsidDel="00D4543D">
            <w:delText>em</w:delText>
          </w:r>
        </w:del>
      </w:ins>
      <w:ins w:id="28192" w:author="Rev 8 Allen Wirfs-Brock" w:date="2012-06-14T14:43:00Z">
        <w:r w:rsidR="00D4543D">
          <w:t>me</w:t>
        </w:r>
      </w:ins>
      <w:ins w:id="28193" w:author="Rev 7 Allen Wirfs-Brock" w:date="2012-04-11T16:32:00Z">
        <w:r>
          <w:t xml:space="preserve">nts </w:t>
        </w:r>
      </w:ins>
      <w:ins w:id="28194" w:author="Rev 7 Allen Wirfs-Brock" w:date="2012-04-11T16:31:00Z">
        <w:r w:rsidRPr="00E77497">
          <w:rPr>
            <w:i/>
          </w:rPr>
          <w:t>O</w:t>
        </w:r>
      </w:ins>
      <w:ins w:id="28195" w:author="Rev 7 Allen Wirfs-Brock" w:date="2012-04-11T16:32:00Z">
        <w:r>
          <w:t xml:space="preserve"> and </w:t>
        </w:r>
        <w:r w:rsidRPr="00B33292">
          <w:rPr>
            <w:i/>
          </w:rPr>
          <w:t>Properties</w:t>
        </w:r>
        <w:r>
          <w:t>.</w:t>
        </w:r>
      </w:ins>
    </w:p>
    <w:p w14:paraId="2E8189A8" w14:textId="77777777" w:rsidR="00B33292" w:rsidRDefault="00B33292" w:rsidP="004C02EF">
      <w:pPr>
        <w:rPr>
          <w:ins w:id="28196" w:author="Rev 7 Allen Wirfs-Brock" w:date="2012-04-11T16:31:00Z"/>
        </w:rPr>
      </w:pPr>
    </w:p>
    <w:p w14:paraId="3A8AB6AB" w14:textId="77777777" w:rsidR="00B33292" w:rsidRPr="00E77497" w:rsidRDefault="00B33292" w:rsidP="004C02EF">
      <w:ins w:id="28197" w:author="Rev 7 Allen Wirfs-Brock" w:date="2012-04-11T16:33:00Z">
        <w:r>
          <w:t>The abstract operation</w:t>
        </w:r>
        <w:del w:id="28198" w:author="Rev 9 Allen Wirfs-Brock" w:date="2012-07-07T17:01:00Z">
          <w:r w:rsidDel="00DE0144">
            <w:delText>s</w:delText>
          </w:r>
        </w:del>
        <w:r>
          <w:t xml:space="preserve"> ObjectDefineProperties with arguments </w:t>
        </w:r>
        <w:r w:rsidRPr="008E7E56">
          <w:rPr>
            <w:i/>
          </w:rPr>
          <w:t>O</w:t>
        </w:r>
        <w:r>
          <w:t xml:space="preserve"> and </w:t>
        </w:r>
        <w:r w:rsidRPr="008E7E56">
          <w:rPr>
            <w:i/>
          </w:rPr>
          <w:t>Properties</w:t>
        </w:r>
        <w:r>
          <w:t xml:space="preserve"> performs the following steps:</w:t>
        </w:r>
      </w:ins>
    </w:p>
    <w:p w14:paraId="768E8048" w14:textId="77777777" w:rsidR="004C02EF" w:rsidRPr="00E77497" w:rsidRDefault="004C02EF" w:rsidP="00834A33">
      <w:pPr>
        <w:pStyle w:val="Alg4"/>
        <w:numPr>
          <w:ilvl w:val="0"/>
          <w:numId w:val="172"/>
        </w:numPr>
      </w:pPr>
      <w:r w:rsidRPr="00E77497">
        <w:t>If Type(</w:t>
      </w:r>
      <w:r w:rsidRPr="00E77497">
        <w:rPr>
          <w:i/>
        </w:rPr>
        <w:t>O</w:t>
      </w:r>
      <w:r w:rsidRPr="00E77497">
        <w:t xml:space="preserve">) is not Object throw a </w:t>
      </w:r>
      <w:r w:rsidRPr="00E77497">
        <w:rPr>
          <w:b/>
        </w:rPr>
        <w:t>TypeError</w:t>
      </w:r>
      <w:r w:rsidRPr="00E77497">
        <w:t xml:space="preserve"> exception.</w:t>
      </w:r>
    </w:p>
    <w:p w14:paraId="53DC32E8" w14:textId="77777777" w:rsidR="004C02EF" w:rsidRPr="00E77497" w:rsidRDefault="004C02EF" w:rsidP="00834A33">
      <w:pPr>
        <w:pStyle w:val="Alg4"/>
        <w:numPr>
          <w:ilvl w:val="0"/>
          <w:numId w:val="172"/>
        </w:numPr>
      </w:pPr>
      <w:r w:rsidRPr="00E77497">
        <w:t xml:space="preserve">Let </w:t>
      </w:r>
      <w:r w:rsidRPr="00E77497">
        <w:rPr>
          <w:i/>
        </w:rPr>
        <w:t>props</w:t>
      </w:r>
      <w:r w:rsidRPr="00E77497">
        <w:t xml:space="preserve"> be ToObject(</w:t>
      </w:r>
      <w:r w:rsidRPr="00E77497">
        <w:rPr>
          <w:i/>
        </w:rPr>
        <w:t>Properties</w:t>
      </w:r>
      <w:r w:rsidRPr="00E77497">
        <w:t>).</w:t>
      </w:r>
    </w:p>
    <w:p w14:paraId="4199C5B9" w14:textId="77777777" w:rsidR="004C02EF" w:rsidRPr="00E77497" w:rsidRDefault="004C02EF" w:rsidP="00834A33">
      <w:pPr>
        <w:pStyle w:val="Alg4"/>
        <w:numPr>
          <w:ilvl w:val="0"/>
          <w:numId w:val="172"/>
        </w:numPr>
      </w:pPr>
      <w:r w:rsidRPr="00E77497">
        <w:t xml:space="preserve">Let </w:t>
      </w:r>
      <w:r w:rsidRPr="00E77497">
        <w:rPr>
          <w:i/>
        </w:rPr>
        <w:t>names</w:t>
      </w:r>
      <w:r w:rsidRPr="00E77497">
        <w:t xml:space="preserve"> be an internal list containing the names of each enumerable own property of </w:t>
      </w:r>
      <w:r w:rsidRPr="00E77497">
        <w:rPr>
          <w:i/>
        </w:rPr>
        <w:t>props</w:t>
      </w:r>
      <w:r w:rsidRPr="00E77497">
        <w:rPr>
          <w:i/>
          <w:u w:val="single"/>
        </w:rPr>
        <w:t>.</w:t>
      </w:r>
    </w:p>
    <w:p w14:paraId="43432312" w14:textId="77777777" w:rsidR="004C02EF" w:rsidRPr="00E77497" w:rsidRDefault="004C02EF" w:rsidP="00834A33">
      <w:pPr>
        <w:pStyle w:val="Alg4"/>
        <w:numPr>
          <w:ilvl w:val="0"/>
          <w:numId w:val="172"/>
        </w:numPr>
      </w:pPr>
      <w:r w:rsidRPr="00E77497">
        <w:t xml:space="preserve">Let </w:t>
      </w:r>
      <w:r w:rsidRPr="00E77497">
        <w:rPr>
          <w:i/>
        </w:rPr>
        <w:t>descriptors</w:t>
      </w:r>
      <w:r w:rsidRPr="00E77497">
        <w:t xml:space="preserve"> be an empty internal List.</w:t>
      </w:r>
    </w:p>
    <w:p w14:paraId="01A553B7" w14:textId="77777777" w:rsidR="004C02EF" w:rsidRPr="00E77497" w:rsidRDefault="004C02EF" w:rsidP="00834A33">
      <w:pPr>
        <w:pStyle w:val="Alg4"/>
        <w:numPr>
          <w:ilvl w:val="0"/>
          <w:numId w:val="172"/>
        </w:numPr>
      </w:pPr>
      <w:r w:rsidRPr="00E77497">
        <w:t xml:space="preserve">For each element </w:t>
      </w:r>
      <w:r w:rsidRPr="00E77497">
        <w:rPr>
          <w:i/>
        </w:rPr>
        <w:t>P</w:t>
      </w:r>
      <w:r w:rsidRPr="00E77497">
        <w:t xml:space="preserve"> of </w:t>
      </w:r>
      <w:r w:rsidRPr="00E77497">
        <w:rPr>
          <w:i/>
        </w:rPr>
        <w:t>names</w:t>
      </w:r>
      <w:r w:rsidRPr="00E77497">
        <w:t xml:space="preserve"> in list order,</w:t>
      </w:r>
    </w:p>
    <w:p w14:paraId="3E8955B8" w14:textId="77777777" w:rsidR="004C02EF" w:rsidRPr="00E77497" w:rsidRDefault="004C02EF" w:rsidP="00834A33">
      <w:pPr>
        <w:pStyle w:val="Alg4"/>
        <w:numPr>
          <w:ilvl w:val="1"/>
          <w:numId w:val="172"/>
        </w:numPr>
      </w:pPr>
      <w:r w:rsidRPr="00E77497">
        <w:t xml:space="preserve">Let </w:t>
      </w:r>
      <w:r w:rsidRPr="00E77497">
        <w:rPr>
          <w:i/>
        </w:rPr>
        <w:t>descObj</w:t>
      </w:r>
      <w:r w:rsidRPr="00E77497">
        <w:t xml:space="preserve"> be the result of calling the [[Get]] internal method of </w:t>
      </w:r>
      <w:r w:rsidRPr="00E77497">
        <w:rPr>
          <w:i/>
        </w:rPr>
        <w:t>props</w:t>
      </w:r>
      <w:r w:rsidRPr="00E77497">
        <w:t xml:space="preserve"> with </w:t>
      </w:r>
      <w:r w:rsidRPr="00E77497">
        <w:rPr>
          <w:i/>
        </w:rPr>
        <w:t>P</w:t>
      </w:r>
      <w:r w:rsidRPr="00E77497">
        <w:t xml:space="preserve"> as the argument.</w:t>
      </w:r>
    </w:p>
    <w:p w14:paraId="35AA3D33" w14:textId="77777777" w:rsidR="00112290" w:rsidRDefault="00112290" w:rsidP="00834A33">
      <w:pPr>
        <w:pStyle w:val="Alg4"/>
        <w:numPr>
          <w:ilvl w:val="1"/>
          <w:numId w:val="172"/>
        </w:numPr>
        <w:rPr>
          <w:ins w:id="28199" w:author="Rev 7 Allen Wirfs-Brock" w:date="2012-04-09T17:21:00Z"/>
        </w:rPr>
      </w:pPr>
      <w:ins w:id="28200" w:author="Rev 7 Allen Wirfs-Brock" w:date="2012-04-09T17:21:00Z">
        <w:r>
          <w:t>ReturnIfAbrupt(</w:t>
        </w:r>
        <w:r>
          <w:rPr>
            <w:i/>
          </w:rPr>
          <w:t>descObj</w:t>
        </w:r>
        <w:r>
          <w:t>).</w:t>
        </w:r>
      </w:ins>
    </w:p>
    <w:p w14:paraId="5EFAAC29" w14:textId="77777777" w:rsidR="004C02EF" w:rsidRPr="00E77497" w:rsidRDefault="004C02EF" w:rsidP="00834A33">
      <w:pPr>
        <w:pStyle w:val="Alg4"/>
        <w:numPr>
          <w:ilvl w:val="1"/>
          <w:numId w:val="172"/>
        </w:numPr>
      </w:pPr>
      <w:r w:rsidRPr="00E77497">
        <w:t xml:space="preserve">Let </w:t>
      </w:r>
      <w:r w:rsidRPr="00E77497">
        <w:rPr>
          <w:i/>
        </w:rPr>
        <w:t>desc</w:t>
      </w:r>
      <w:r w:rsidRPr="00E77497">
        <w:t xml:space="preserve"> be the result of calling ToPropertyDescriptor with </w:t>
      </w:r>
      <w:r w:rsidRPr="00E77497">
        <w:rPr>
          <w:i/>
        </w:rPr>
        <w:t>descObj</w:t>
      </w:r>
      <w:r w:rsidRPr="00E77497">
        <w:t xml:space="preserve"> as the argument.</w:t>
      </w:r>
    </w:p>
    <w:p w14:paraId="51AB8A8B" w14:textId="77777777" w:rsidR="00112290" w:rsidRDefault="00112290" w:rsidP="00834A33">
      <w:pPr>
        <w:pStyle w:val="Alg4"/>
        <w:numPr>
          <w:ilvl w:val="1"/>
          <w:numId w:val="172"/>
        </w:numPr>
        <w:rPr>
          <w:ins w:id="28201" w:author="Rev 7 Allen Wirfs-Brock" w:date="2012-04-09T17:22:00Z"/>
        </w:rPr>
      </w:pPr>
      <w:ins w:id="28202" w:author="Rev 7 Allen Wirfs-Brock" w:date="2012-04-09T17:22:00Z">
        <w:r>
          <w:t>ReturnIfAbrupt(</w:t>
        </w:r>
        <w:r>
          <w:rPr>
            <w:i/>
          </w:rPr>
          <w:t>desc</w:t>
        </w:r>
        <w:r>
          <w:t>).</w:t>
        </w:r>
      </w:ins>
    </w:p>
    <w:p w14:paraId="3CEED4AE" w14:textId="77777777" w:rsidR="004C02EF" w:rsidRPr="00E77497" w:rsidRDefault="004C02EF" w:rsidP="00834A33">
      <w:pPr>
        <w:pStyle w:val="Alg4"/>
        <w:numPr>
          <w:ilvl w:val="1"/>
          <w:numId w:val="172"/>
        </w:numPr>
      </w:pPr>
      <w:r w:rsidRPr="00E77497">
        <w:t xml:space="preserve">Append the pair (a two element List) consisting of </w:t>
      </w:r>
      <w:r w:rsidRPr="00E77497">
        <w:rPr>
          <w:i/>
        </w:rPr>
        <w:t>P</w:t>
      </w:r>
      <w:r w:rsidRPr="00E77497">
        <w:t xml:space="preserve"> and </w:t>
      </w:r>
      <w:r w:rsidRPr="00E77497">
        <w:rPr>
          <w:i/>
        </w:rPr>
        <w:t>desc</w:t>
      </w:r>
      <w:r w:rsidRPr="00E77497">
        <w:t xml:space="preserve"> to the end of </w:t>
      </w:r>
      <w:r w:rsidRPr="00E77497">
        <w:rPr>
          <w:i/>
        </w:rPr>
        <w:t>descriptors</w:t>
      </w:r>
      <w:r w:rsidRPr="00E77497">
        <w:t>.</w:t>
      </w:r>
    </w:p>
    <w:p w14:paraId="3161FD6A" w14:textId="77777777" w:rsidR="004C02EF" w:rsidRPr="00E77497" w:rsidRDefault="004C02EF" w:rsidP="00834A33">
      <w:pPr>
        <w:pStyle w:val="Alg4"/>
        <w:numPr>
          <w:ilvl w:val="0"/>
          <w:numId w:val="172"/>
        </w:numPr>
      </w:pPr>
      <w:r w:rsidRPr="00E77497">
        <w:t xml:space="preserve">For  each </w:t>
      </w:r>
      <w:r w:rsidRPr="00E77497">
        <w:rPr>
          <w:i/>
        </w:rPr>
        <w:t>pair</w:t>
      </w:r>
      <w:r w:rsidRPr="00E77497">
        <w:t xml:space="preserve"> from </w:t>
      </w:r>
      <w:r w:rsidRPr="00E77497">
        <w:rPr>
          <w:i/>
        </w:rPr>
        <w:t>descriptors</w:t>
      </w:r>
      <w:r w:rsidRPr="00E77497">
        <w:t xml:space="preserve"> in list order,</w:t>
      </w:r>
    </w:p>
    <w:p w14:paraId="17439C0F" w14:textId="77777777" w:rsidR="004C02EF" w:rsidRPr="00E77497" w:rsidRDefault="004C02EF" w:rsidP="00834A33">
      <w:pPr>
        <w:pStyle w:val="Alg4"/>
        <w:numPr>
          <w:ilvl w:val="1"/>
          <w:numId w:val="172"/>
        </w:numPr>
      </w:pPr>
      <w:r w:rsidRPr="00E77497">
        <w:t xml:space="preserve">Let </w:t>
      </w:r>
      <w:r w:rsidRPr="00E77497">
        <w:rPr>
          <w:i/>
        </w:rPr>
        <w:t>P</w:t>
      </w:r>
      <w:r w:rsidRPr="00E77497">
        <w:t xml:space="preserve"> be the first element of </w:t>
      </w:r>
      <w:r w:rsidRPr="00E77497">
        <w:rPr>
          <w:i/>
        </w:rPr>
        <w:t>pair</w:t>
      </w:r>
      <w:r w:rsidRPr="00E77497">
        <w:t>.</w:t>
      </w:r>
    </w:p>
    <w:p w14:paraId="17C6A90B" w14:textId="77777777" w:rsidR="004C02EF" w:rsidRPr="00E77497" w:rsidRDefault="004C02EF" w:rsidP="00834A33">
      <w:pPr>
        <w:pStyle w:val="Alg4"/>
        <w:numPr>
          <w:ilvl w:val="1"/>
          <w:numId w:val="172"/>
        </w:numPr>
      </w:pPr>
      <w:r w:rsidRPr="00E77497">
        <w:t xml:space="preserve">Let </w:t>
      </w:r>
      <w:r w:rsidRPr="00E77497">
        <w:rPr>
          <w:i/>
        </w:rPr>
        <w:t>desc</w:t>
      </w:r>
      <w:r w:rsidRPr="00E77497">
        <w:t xml:space="preserve"> be the second element of </w:t>
      </w:r>
      <w:r w:rsidRPr="00E77497">
        <w:rPr>
          <w:i/>
        </w:rPr>
        <w:t>pair</w:t>
      </w:r>
      <w:r w:rsidRPr="00E77497">
        <w:t>.</w:t>
      </w:r>
    </w:p>
    <w:p w14:paraId="3B4FCA50" w14:textId="77777777" w:rsidR="004C02EF" w:rsidRPr="00E77497" w:rsidRDefault="004C02EF" w:rsidP="00834A33">
      <w:pPr>
        <w:pStyle w:val="Alg4"/>
        <w:numPr>
          <w:ilvl w:val="1"/>
          <w:numId w:val="172"/>
        </w:numPr>
      </w:pPr>
      <w:del w:id="28203" w:author="Rev 7 Allen Wirfs-Brock" w:date="2012-04-09T17:22:00Z">
        <w:r w:rsidRPr="00E77497" w:rsidDel="00112290">
          <w:delText xml:space="preserve">Call </w:delText>
        </w:r>
      </w:del>
      <w:ins w:id="28204" w:author="Rev 7 Allen Wirfs-Brock" w:date="2012-04-09T17:22:00Z">
        <w:r w:rsidR="00112290">
          <w:t xml:space="preserve">Let </w:t>
        </w:r>
        <w:r w:rsidR="00112290" w:rsidRPr="00112290">
          <w:rPr>
            <w:i/>
          </w:rPr>
          <w:t>status</w:t>
        </w:r>
        <w:r w:rsidR="00112290">
          <w:t xml:space="preserve"> be the result of calling</w:t>
        </w:r>
        <w:r w:rsidR="00112290" w:rsidRPr="00E77497">
          <w:t xml:space="preserve"> </w:t>
        </w:r>
      </w:ins>
      <w:r w:rsidRPr="00E77497">
        <w:t xml:space="preserve">the [[DefineOwnProperty]] internal method of </w:t>
      </w:r>
      <w:r w:rsidRPr="00E77497">
        <w:rPr>
          <w:i/>
        </w:rPr>
        <w:t>O</w:t>
      </w:r>
      <w:r w:rsidRPr="00E77497">
        <w:t xml:space="preserve"> with arguments </w:t>
      </w:r>
      <w:r w:rsidRPr="00E77497">
        <w:rPr>
          <w:i/>
        </w:rPr>
        <w:t>P</w:t>
      </w:r>
      <w:r w:rsidRPr="00E77497">
        <w:t xml:space="preserve">, </w:t>
      </w:r>
      <w:r w:rsidRPr="00E77497">
        <w:rPr>
          <w:i/>
        </w:rPr>
        <w:t>desc</w:t>
      </w:r>
      <w:r w:rsidRPr="00E77497">
        <w:t xml:space="preserve">, and </w:t>
      </w:r>
      <w:r w:rsidRPr="00E77497">
        <w:rPr>
          <w:b/>
        </w:rPr>
        <w:t>true</w:t>
      </w:r>
      <w:r w:rsidRPr="00E77497">
        <w:t>.</w:t>
      </w:r>
    </w:p>
    <w:p w14:paraId="7F112531" w14:textId="77777777" w:rsidR="00112290" w:rsidRDefault="00112290" w:rsidP="00112290">
      <w:pPr>
        <w:pStyle w:val="Alg4"/>
        <w:numPr>
          <w:ilvl w:val="1"/>
          <w:numId w:val="172"/>
        </w:numPr>
        <w:spacing w:after="120"/>
        <w:contextualSpacing/>
        <w:rPr>
          <w:ins w:id="28205" w:author="Rev 7 Allen Wirfs-Brock" w:date="2012-04-09T17:23:00Z"/>
        </w:rPr>
      </w:pPr>
      <w:ins w:id="28206" w:author="Rev 7 Allen Wirfs-Brock" w:date="2012-04-09T17:23:00Z">
        <w:r>
          <w:t>ReturnIfAbrupt(</w:t>
        </w:r>
      </w:ins>
      <w:ins w:id="28207" w:author="Rev 7 Allen Wirfs-Brock" w:date="2012-04-09T17:24:00Z">
        <w:r w:rsidRPr="00112290">
          <w:rPr>
            <w:i/>
          </w:rPr>
          <w:t>status</w:t>
        </w:r>
      </w:ins>
      <w:ins w:id="28208" w:author="Rev 7 Allen Wirfs-Brock" w:date="2012-04-09T17:23:00Z">
        <w:r>
          <w:t>).</w:t>
        </w:r>
      </w:ins>
    </w:p>
    <w:p w14:paraId="4FCCC99A" w14:textId="77777777" w:rsidR="004C02EF" w:rsidRPr="00E77497" w:rsidRDefault="004C02EF" w:rsidP="00834A33">
      <w:pPr>
        <w:pStyle w:val="Alg4"/>
        <w:numPr>
          <w:ilvl w:val="0"/>
          <w:numId w:val="172"/>
        </w:numPr>
        <w:spacing w:after="120"/>
      </w:pPr>
      <w:r w:rsidRPr="00E77497">
        <w:t xml:space="preserve">Return </w:t>
      </w:r>
      <w:r w:rsidRPr="00E77497">
        <w:rPr>
          <w:i/>
        </w:rPr>
        <w:t>O</w:t>
      </w:r>
      <w:r w:rsidRPr="00E77497">
        <w:t>.</w:t>
      </w:r>
    </w:p>
    <w:p w14:paraId="7E5EFC12" w14:textId="77777777" w:rsidR="004C02EF" w:rsidRPr="00E77497" w:rsidRDefault="004C02EF" w:rsidP="004C02EF">
      <w:r w:rsidRPr="00E77497">
        <w:t>If an implementation defines a specific order of enumeration for the for-in statement, that same enumeration order must be used to order the list elements in step 3 of this algorithm.</w:t>
      </w:r>
    </w:p>
    <w:p w14:paraId="1CF94AA8" w14:textId="77777777" w:rsidR="004C02EF" w:rsidRPr="00E77497" w:rsidRDefault="004C02EF" w:rsidP="004C02EF">
      <w:pPr>
        <w:pStyle w:val="40"/>
        <w:numPr>
          <w:ilvl w:val="0"/>
          <w:numId w:val="0"/>
        </w:numPr>
      </w:pPr>
      <w:r w:rsidRPr="00E77497">
        <w:t>15.2.3.8</w:t>
      </w:r>
      <w:r w:rsidRPr="00E77497">
        <w:tab/>
        <w:t>Object.seal ( O )</w:t>
      </w:r>
    </w:p>
    <w:p w14:paraId="22B1DC49" w14:textId="77777777" w:rsidR="004C02EF" w:rsidRPr="00E77497" w:rsidRDefault="004C02EF" w:rsidP="004C02EF">
      <w:r w:rsidRPr="00E77497">
        <w:t xml:space="preserve">When the </w:t>
      </w:r>
      <w:r w:rsidRPr="00E77497">
        <w:rPr>
          <w:b/>
        </w:rPr>
        <w:t>seal</w:t>
      </w:r>
      <w:r w:rsidRPr="00E77497">
        <w:t xml:space="preserve"> function is called, the following steps are taken:</w:t>
      </w:r>
    </w:p>
    <w:p w14:paraId="1C5C9A6A" w14:textId="77777777" w:rsidR="004C02EF" w:rsidRPr="00E77497" w:rsidRDefault="004C02EF" w:rsidP="00834A33">
      <w:pPr>
        <w:pStyle w:val="Alg4"/>
        <w:numPr>
          <w:ilvl w:val="0"/>
          <w:numId w:val="173"/>
        </w:numPr>
      </w:pPr>
      <w:r w:rsidRPr="00E77497">
        <w:t>If Type(</w:t>
      </w:r>
      <w:r w:rsidRPr="00E77497">
        <w:rPr>
          <w:i/>
        </w:rPr>
        <w:t>O</w:t>
      </w:r>
      <w:r w:rsidRPr="00E77497">
        <w:t xml:space="preserve">) is not Object throw a </w:t>
      </w:r>
      <w:r w:rsidRPr="00E77497">
        <w:rPr>
          <w:b/>
        </w:rPr>
        <w:t xml:space="preserve">TypeError </w:t>
      </w:r>
      <w:r w:rsidRPr="00E77497">
        <w:t>exception.</w:t>
      </w:r>
    </w:p>
    <w:p w14:paraId="279C8956" w14:textId="77777777" w:rsidR="004C02EF" w:rsidRPr="00E77497" w:rsidRDefault="004C02EF" w:rsidP="00834A33">
      <w:pPr>
        <w:pStyle w:val="Alg4"/>
        <w:numPr>
          <w:ilvl w:val="0"/>
          <w:numId w:val="173"/>
        </w:numPr>
      </w:pPr>
      <w:r w:rsidRPr="00E77497">
        <w:t xml:space="preserve">For each named own property name </w:t>
      </w:r>
      <w:r w:rsidRPr="00E77497">
        <w:rPr>
          <w:i/>
        </w:rPr>
        <w:t>P</w:t>
      </w:r>
      <w:r w:rsidRPr="00E77497">
        <w:t xml:space="preserve"> of </w:t>
      </w:r>
      <w:r w:rsidRPr="00E77497">
        <w:rPr>
          <w:i/>
        </w:rPr>
        <w:t>O</w:t>
      </w:r>
      <w:r w:rsidRPr="00E77497">
        <w:t>,</w:t>
      </w:r>
    </w:p>
    <w:p w14:paraId="3B4D5DE4" w14:textId="77777777" w:rsidR="004C02EF" w:rsidRPr="00E77497" w:rsidRDefault="004C02EF" w:rsidP="00834A33">
      <w:pPr>
        <w:pStyle w:val="Alg4"/>
        <w:numPr>
          <w:ilvl w:val="1"/>
          <w:numId w:val="173"/>
        </w:numPr>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w:t>
      </w:r>
      <w:r w:rsidRPr="00E77497">
        <w:rPr>
          <w:i/>
        </w:rPr>
        <w:t>P</w:t>
      </w:r>
      <w:r w:rsidRPr="00E77497">
        <w:t>.</w:t>
      </w:r>
    </w:p>
    <w:p w14:paraId="2217CFC4" w14:textId="77777777" w:rsidR="004C02EF" w:rsidRPr="00E77497" w:rsidRDefault="004C02EF" w:rsidP="00834A33">
      <w:pPr>
        <w:pStyle w:val="Alg4"/>
        <w:numPr>
          <w:ilvl w:val="1"/>
          <w:numId w:val="173"/>
        </w:numPr>
      </w:pPr>
      <w:r w:rsidRPr="00E77497">
        <w:t xml:space="preserve">If </w:t>
      </w:r>
      <w:r w:rsidRPr="00E77497">
        <w:rPr>
          <w:i/>
        </w:rPr>
        <w:t>desc</w:t>
      </w:r>
      <w:r w:rsidRPr="00E77497">
        <w:t xml:space="preserve">.[[Configurable]] is </w:t>
      </w:r>
      <w:r w:rsidRPr="00E77497">
        <w:rPr>
          <w:b/>
        </w:rPr>
        <w:t>true</w:t>
      </w:r>
      <w:r w:rsidRPr="00E77497">
        <w:t xml:space="preserve">, set </w:t>
      </w:r>
      <w:r w:rsidRPr="00E77497">
        <w:rPr>
          <w:i/>
        </w:rPr>
        <w:t>desc</w:t>
      </w:r>
      <w:r w:rsidRPr="00E77497">
        <w:t xml:space="preserve">.[[Configurable]] to </w:t>
      </w:r>
      <w:r w:rsidRPr="00E77497">
        <w:rPr>
          <w:b/>
        </w:rPr>
        <w:t>false</w:t>
      </w:r>
      <w:r w:rsidRPr="00E77497">
        <w:t>.</w:t>
      </w:r>
    </w:p>
    <w:p w14:paraId="068A672D" w14:textId="77777777" w:rsidR="00B33292" w:rsidRDefault="004C02EF" w:rsidP="00834A33">
      <w:pPr>
        <w:pStyle w:val="Alg4"/>
        <w:numPr>
          <w:ilvl w:val="1"/>
          <w:numId w:val="173"/>
        </w:numPr>
        <w:rPr>
          <w:ins w:id="28209" w:author="Rev 7 Allen Wirfs-Brock" w:date="2012-04-11T16:39:00Z"/>
        </w:rPr>
      </w:pPr>
      <w:del w:id="28210" w:author="Rev 7 Allen Wirfs-Brock" w:date="2012-04-11T16:39:00Z">
        <w:r w:rsidRPr="00E77497" w:rsidDel="00B33292">
          <w:delText xml:space="preserve">Call </w:delText>
        </w:r>
      </w:del>
      <w:ins w:id="28211" w:author="Rev 7 Allen Wirfs-Brock" w:date="2012-04-11T16:39:00Z">
        <w:r w:rsidR="00B33292">
          <w:t xml:space="preserve">Let </w:t>
        </w:r>
        <w:r w:rsidR="00B33292" w:rsidRPr="00B33292">
          <w:rPr>
            <w:i/>
          </w:rPr>
          <w:t>status</w:t>
        </w:r>
        <w:r w:rsidR="00B33292">
          <w:t xml:space="preserve"> be the result of calling</w:t>
        </w:r>
        <w:r w:rsidR="00B33292" w:rsidRPr="00E77497">
          <w:t xml:space="preserve"> </w:t>
        </w:r>
      </w:ins>
      <w:r w:rsidRPr="00E77497">
        <w:t xml:space="preserve">the [[DefineOwnProperty]] internal method of </w:t>
      </w:r>
      <w:r w:rsidRPr="00E77497">
        <w:rPr>
          <w:i/>
        </w:rPr>
        <w:t xml:space="preserve">O </w:t>
      </w:r>
      <w:r w:rsidRPr="00E77497">
        <w:t xml:space="preserve">with </w:t>
      </w:r>
      <w:r w:rsidRPr="00E77497">
        <w:rPr>
          <w:i/>
        </w:rPr>
        <w:t>P</w:t>
      </w:r>
      <w:r w:rsidRPr="00E77497">
        <w:t xml:space="preserve">, </w:t>
      </w:r>
      <w:r w:rsidRPr="00E77497">
        <w:rPr>
          <w:i/>
        </w:rPr>
        <w:t>desc</w:t>
      </w:r>
      <w:r w:rsidRPr="00E77497">
        <w:t xml:space="preserve">, and </w:t>
      </w:r>
      <w:r w:rsidRPr="00E77497">
        <w:rPr>
          <w:b/>
        </w:rPr>
        <w:t>true</w:t>
      </w:r>
      <w:r w:rsidRPr="00E77497">
        <w:t xml:space="preserve"> as arguments</w:t>
      </w:r>
      <w:ins w:id="28212" w:author="Rev 7 Allen Wirfs-Brock" w:date="2012-04-11T16:39:00Z">
        <w:r w:rsidR="00B33292">
          <w:t>.</w:t>
        </w:r>
      </w:ins>
    </w:p>
    <w:p w14:paraId="06A4DC14" w14:textId="77777777" w:rsidR="004C02EF" w:rsidRPr="00E77497" w:rsidRDefault="00B33292" w:rsidP="00834A33">
      <w:pPr>
        <w:pStyle w:val="Alg4"/>
        <w:numPr>
          <w:ilvl w:val="1"/>
          <w:numId w:val="173"/>
        </w:numPr>
      </w:pPr>
      <w:ins w:id="28213" w:author="Rev 7 Allen Wirfs-Brock" w:date="2012-04-11T16:39:00Z">
        <w:r>
          <w:t>ReturnIfAbrupt(</w:t>
        </w:r>
        <w:r>
          <w:rPr>
            <w:i/>
          </w:rPr>
          <w:t>status</w:t>
        </w:r>
        <w:r>
          <w:t>)</w:t>
        </w:r>
      </w:ins>
      <w:r w:rsidR="004C02EF" w:rsidRPr="00E77497">
        <w:t>.</w:t>
      </w:r>
    </w:p>
    <w:p w14:paraId="7D9B9D9D" w14:textId="77777777" w:rsidR="004C02EF" w:rsidRPr="00E77497" w:rsidRDefault="004C02EF" w:rsidP="00834A33">
      <w:pPr>
        <w:pStyle w:val="Alg4"/>
        <w:numPr>
          <w:ilvl w:val="0"/>
          <w:numId w:val="173"/>
        </w:numPr>
      </w:pPr>
      <w:r w:rsidRPr="00E77497">
        <w:t xml:space="preserve">Set the [[Extensible]] internal property of </w:t>
      </w:r>
      <w:r w:rsidRPr="00E77497">
        <w:rPr>
          <w:i/>
        </w:rPr>
        <w:t xml:space="preserve">O </w:t>
      </w:r>
      <w:r w:rsidRPr="00E77497">
        <w:t xml:space="preserve">to </w:t>
      </w:r>
      <w:r w:rsidRPr="00E77497">
        <w:rPr>
          <w:b/>
        </w:rPr>
        <w:t>false</w:t>
      </w:r>
      <w:r w:rsidRPr="00E77497">
        <w:t>.</w:t>
      </w:r>
    </w:p>
    <w:p w14:paraId="55FA92A2" w14:textId="77777777" w:rsidR="004C02EF" w:rsidRPr="00E77497" w:rsidRDefault="004C02EF" w:rsidP="00834A33">
      <w:pPr>
        <w:pStyle w:val="Alg4"/>
        <w:numPr>
          <w:ilvl w:val="0"/>
          <w:numId w:val="173"/>
        </w:numPr>
        <w:spacing w:after="220"/>
      </w:pPr>
      <w:r w:rsidRPr="00E77497">
        <w:t xml:space="preserve">Return </w:t>
      </w:r>
      <w:r w:rsidRPr="00E77497">
        <w:rPr>
          <w:i/>
        </w:rPr>
        <w:t>O</w:t>
      </w:r>
      <w:r w:rsidRPr="00E77497">
        <w:t>.</w:t>
      </w:r>
    </w:p>
    <w:p w14:paraId="08D841C6" w14:textId="77777777" w:rsidR="004C02EF" w:rsidRPr="00E77497" w:rsidRDefault="004C02EF" w:rsidP="004C02EF">
      <w:pPr>
        <w:pStyle w:val="40"/>
        <w:numPr>
          <w:ilvl w:val="0"/>
          <w:numId w:val="0"/>
        </w:numPr>
      </w:pPr>
      <w:r w:rsidRPr="00E77497">
        <w:t>15.2.3.9</w:t>
      </w:r>
      <w:r w:rsidRPr="00E77497">
        <w:tab/>
        <w:t>Object.freeze ( O )</w:t>
      </w:r>
    </w:p>
    <w:p w14:paraId="6B5FF223" w14:textId="77777777" w:rsidR="004C02EF" w:rsidRPr="00E77497" w:rsidRDefault="004C02EF" w:rsidP="004C02EF">
      <w:r w:rsidRPr="00E77497">
        <w:t xml:space="preserve">When the </w:t>
      </w:r>
      <w:r w:rsidRPr="00E77497">
        <w:rPr>
          <w:b/>
        </w:rPr>
        <w:t>freeze</w:t>
      </w:r>
      <w:r w:rsidRPr="00E77497">
        <w:t xml:space="preserve"> function is called, the following steps are taken:</w:t>
      </w:r>
    </w:p>
    <w:p w14:paraId="5AD9252B" w14:textId="77777777" w:rsidR="004C02EF" w:rsidRPr="00E77497" w:rsidRDefault="004C02EF" w:rsidP="00834A33">
      <w:pPr>
        <w:pStyle w:val="Alg4"/>
        <w:numPr>
          <w:ilvl w:val="0"/>
          <w:numId w:val="174"/>
        </w:numPr>
      </w:pPr>
      <w:r w:rsidRPr="00E77497">
        <w:t>If Type(</w:t>
      </w:r>
      <w:r w:rsidRPr="00E77497">
        <w:rPr>
          <w:i/>
        </w:rPr>
        <w:t>O</w:t>
      </w:r>
      <w:r w:rsidRPr="00E77497">
        <w:t xml:space="preserve">) is not Object throw a </w:t>
      </w:r>
      <w:r w:rsidRPr="00E77497">
        <w:rPr>
          <w:b/>
        </w:rPr>
        <w:t xml:space="preserve">TypeError </w:t>
      </w:r>
      <w:r w:rsidRPr="00E77497">
        <w:t>exception.</w:t>
      </w:r>
    </w:p>
    <w:p w14:paraId="5773D795" w14:textId="77777777" w:rsidR="004C02EF" w:rsidRPr="00E77497" w:rsidRDefault="004C02EF" w:rsidP="00834A33">
      <w:pPr>
        <w:pStyle w:val="Alg4"/>
        <w:numPr>
          <w:ilvl w:val="0"/>
          <w:numId w:val="174"/>
        </w:numPr>
      </w:pPr>
      <w:r w:rsidRPr="00E77497">
        <w:t xml:space="preserve">For each named own property name </w:t>
      </w:r>
      <w:r w:rsidRPr="00E77497">
        <w:rPr>
          <w:i/>
        </w:rPr>
        <w:t>P</w:t>
      </w:r>
      <w:r w:rsidRPr="00E77497">
        <w:t xml:space="preserve"> of </w:t>
      </w:r>
      <w:r w:rsidRPr="00E77497">
        <w:rPr>
          <w:i/>
        </w:rPr>
        <w:t>O</w:t>
      </w:r>
      <w:r w:rsidRPr="00E77497">
        <w:t>,</w:t>
      </w:r>
    </w:p>
    <w:p w14:paraId="12225DBA" w14:textId="77777777" w:rsidR="004C02EF" w:rsidRPr="00E77497" w:rsidRDefault="004C02EF" w:rsidP="00834A33">
      <w:pPr>
        <w:pStyle w:val="Alg4"/>
        <w:numPr>
          <w:ilvl w:val="1"/>
          <w:numId w:val="174"/>
        </w:numPr>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w:t>
      </w:r>
      <w:r w:rsidRPr="00E77497">
        <w:rPr>
          <w:i/>
        </w:rPr>
        <w:t>P</w:t>
      </w:r>
      <w:r w:rsidRPr="00E77497">
        <w:t>.</w:t>
      </w:r>
    </w:p>
    <w:p w14:paraId="4B725FF1" w14:textId="77777777" w:rsidR="004C02EF" w:rsidRPr="00E77497" w:rsidRDefault="004C02EF" w:rsidP="00834A33">
      <w:pPr>
        <w:pStyle w:val="Alg4"/>
        <w:numPr>
          <w:ilvl w:val="1"/>
          <w:numId w:val="174"/>
        </w:numPr>
      </w:pPr>
      <w:r w:rsidRPr="00E77497">
        <w:t>If IsDataDescriptor(</w:t>
      </w:r>
      <w:r w:rsidRPr="00E77497">
        <w:rPr>
          <w:i/>
        </w:rPr>
        <w:t>desc</w:t>
      </w:r>
      <w:r w:rsidRPr="00E77497">
        <w:t xml:space="preserve">) is </w:t>
      </w:r>
      <w:r w:rsidRPr="00E77497">
        <w:rPr>
          <w:b/>
        </w:rPr>
        <w:t>true</w:t>
      </w:r>
      <w:r w:rsidRPr="00E77497">
        <w:t>, then</w:t>
      </w:r>
    </w:p>
    <w:p w14:paraId="7DD7834E" w14:textId="77777777" w:rsidR="004C02EF" w:rsidRPr="00E77497" w:rsidRDefault="004C02EF" w:rsidP="00834A33">
      <w:pPr>
        <w:pStyle w:val="Alg4"/>
        <w:numPr>
          <w:ilvl w:val="2"/>
          <w:numId w:val="174"/>
        </w:numPr>
      </w:pPr>
      <w:r w:rsidRPr="00E77497">
        <w:t xml:space="preserve">If </w:t>
      </w:r>
      <w:r w:rsidRPr="00E77497">
        <w:rPr>
          <w:i/>
        </w:rPr>
        <w:t>desc</w:t>
      </w:r>
      <w:r w:rsidRPr="00E77497">
        <w:t xml:space="preserve">.[[Writable]] is </w:t>
      </w:r>
      <w:r w:rsidRPr="00E77497">
        <w:rPr>
          <w:b/>
        </w:rPr>
        <w:t>true</w:t>
      </w:r>
      <w:r w:rsidRPr="00E77497">
        <w:t xml:space="preserve">, set </w:t>
      </w:r>
      <w:r w:rsidRPr="00E77497">
        <w:rPr>
          <w:i/>
        </w:rPr>
        <w:t>desc</w:t>
      </w:r>
      <w:r w:rsidRPr="00E77497">
        <w:t xml:space="preserve">.[[Writable]] to </w:t>
      </w:r>
      <w:r w:rsidRPr="00E77497">
        <w:rPr>
          <w:b/>
        </w:rPr>
        <w:t>false</w:t>
      </w:r>
      <w:r w:rsidRPr="00E77497">
        <w:t>.</w:t>
      </w:r>
    </w:p>
    <w:p w14:paraId="4FD5309C" w14:textId="77777777" w:rsidR="004C02EF" w:rsidRPr="00E77497" w:rsidRDefault="004C02EF" w:rsidP="00834A33">
      <w:pPr>
        <w:pStyle w:val="Alg4"/>
        <w:numPr>
          <w:ilvl w:val="1"/>
          <w:numId w:val="174"/>
        </w:numPr>
      </w:pPr>
      <w:r w:rsidRPr="00E77497">
        <w:t xml:space="preserve">If </w:t>
      </w:r>
      <w:r w:rsidRPr="00E77497">
        <w:rPr>
          <w:i/>
        </w:rPr>
        <w:t>desc</w:t>
      </w:r>
      <w:r w:rsidRPr="00E77497">
        <w:t xml:space="preserve">.[[Configurable]] is </w:t>
      </w:r>
      <w:r w:rsidRPr="00E77497">
        <w:rPr>
          <w:b/>
        </w:rPr>
        <w:t>true</w:t>
      </w:r>
      <w:r w:rsidRPr="00E77497">
        <w:t xml:space="preserve">, set </w:t>
      </w:r>
      <w:r w:rsidRPr="00E77497">
        <w:rPr>
          <w:i/>
        </w:rPr>
        <w:t>desc</w:t>
      </w:r>
      <w:r w:rsidRPr="00E77497">
        <w:t xml:space="preserve">.[[Configurable]] to </w:t>
      </w:r>
      <w:r w:rsidRPr="00E77497">
        <w:rPr>
          <w:b/>
        </w:rPr>
        <w:t>false</w:t>
      </w:r>
      <w:r w:rsidRPr="00E77497">
        <w:t>.</w:t>
      </w:r>
    </w:p>
    <w:p w14:paraId="40B6B274" w14:textId="77777777" w:rsidR="004C02EF" w:rsidRPr="00E77497" w:rsidRDefault="0003414D" w:rsidP="00834A33">
      <w:pPr>
        <w:pStyle w:val="Alg4"/>
        <w:numPr>
          <w:ilvl w:val="1"/>
          <w:numId w:val="174"/>
        </w:numPr>
      </w:pPr>
      <w:ins w:id="28214" w:author="Rev 10 Allen Wirfs-Brock" w:date="2012-08-13T17:09:00Z">
        <w:r>
          <w:t xml:space="preserve">Let </w:t>
        </w:r>
        <w:r w:rsidRPr="00B33292">
          <w:rPr>
            <w:i/>
          </w:rPr>
          <w:t>status</w:t>
        </w:r>
        <w:r>
          <w:t xml:space="preserve"> be the result of calling</w:t>
        </w:r>
        <w:r w:rsidRPr="00E77497">
          <w:t xml:space="preserve"> </w:t>
        </w:r>
      </w:ins>
      <w:del w:id="28215" w:author="Rev 10 Allen Wirfs-Brock" w:date="2012-08-13T17:09:00Z">
        <w:r w:rsidR="004C02EF" w:rsidRPr="00E77497" w:rsidDel="0003414D">
          <w:delText xml:space="preserve">Call </w:delText>
        </w:r>
      </w:del>
      <w:r w:rsidR="004C02EF" w:rsidRPr="00E77497">
        <w:t xml:space="preserve">the [[DefineOwnProperty]] internal method of </w:t>
      </w:r>
      <w:r w:rsidR="004C02EF" w:rsidRPr="00E77497">
        <w:rPr>
          <w:i/>
        </w:rPr>
        <w:t xml:space="preserve">O </w:t>
      </w:r>
      <w:r w:rsidR="004C02EF" w:rsidRPr="00E77497">
        <w:t xml:space="preserve">with </w:t>
      </w:r>
      <w:r w:rsidR="004C02EF" w:rsidRPr="00E77497">
        <w:rPr>
          <w:i/>
        </w:rPr>
        <w:t>P</w:t>
      </w:r>
      <w:r w:rsidR="004C02EF" w:rsidRPr="00E77497">
        <w:t xml:space="preserve">, </w:t>
      </w:r>
      <w:r w:rsidR="004C02EF" w:rsidRPr="00E77497">
        <w:rPr>
          <w:i/>
        </w:rPr>
        <w:t>desc</w:t>
      </w:r>
      <w:r w:rsidR="004C02EF" w:rsidRPr="00E77497">
        <w:t xml:space="preserve">, and </w:t>
      </w:r>
      <w:r w:rsidR="004C02EF" w:rsidRPr="00E77497">
        <w:rPr>
          <w:b/>
        </w:rPr>
        <w:t>true</w:t>
      </w:r>
      <w:r w:rsidR="004C02EF" w:rsidRPr="00E77497">
        <w:t xml:space="preserve"> as arguments.</w:t>
      </w:r>
    </w:p>
    <w:p w14:paraId="3BE8E78E" w14:textId="77777777" w:rsidR="00C048A4" w:rsidRPr="00E77497" w:rsidRDefault="00C048A4" w:rsidP="00C048A4">
      <w:pPr>
        <w:pStyle w:val="Alg4"/>
        <w:numPr>
          <w:ilvl w:val="1"/>
          <w:numId w:val="174"/>
        </w:numPr>
        <w:rPr>
          <w:ins w:id="28216" w:author="Rev 7 Allen Wirfs-Brock" w:date="2012-04-11T16:42:00Z"/>
        </w:rPr>
      </w:pPr>
      <w:ins w:id="28217" w:author="Rev 7 Allen Wirfs-Brock" w:date="2012-04-11T16:42:00Z">
        <w:r>
          <w:t>ReturnIfAbrupt(</w:t>
        </w:r>
        <w:r>
          <w:rPr>
            <w:i/>
          </w:rPr>
          <w:t>status</w:t>
        </w:r>
        <w:r>
          <w:t>)</w:t>
        </w:r>
        <w:r w:rsidRPr="00E77497">
          <w:t>.</w:t>
        </w:r>
      </w:ins>
    </w:p>
    <w:p w14:paraId="7107FD23" w14:textId="77777777" w:rsidR="004C02EF" w:rsidRPr="00E77497" w:rsidRDefault="004C02EF" w:rsidP="00834A33">
      <w:pPr>
        <w:pStyle w:val="Alg4"/>
        <w:numPr>
          <w:ilvl w:val="0"/>
          <w:numId w:val="174"/>
        </w:numPr>
      </w:pPr>
      <w:r w:rsidRPr="00E77497">
        <w:t xml:space="preserve">Set the [[Extensible]] internal property of </w:t>
      </w:r>
      <w:r w:rsidRPr="00E77497">
        <w:rPr>
          <w:i/>
        </w:rPr>
        <w:t xml:space="preserve">O </w:t>
      </w:r>
      <w:r w:rsidRPr="00E77497">
        <w:t xml:space="preserve">to </w:t>
      </w:r>
      <w:r w:rsidRPr="00E77497">
        <w:rPr>
          <w:b/>
        </w:rPr>
        <w:t>false</w:t>
      </w:r>
      <w:r w:rsidRPr="00E77497">
        <w:t>.</w:t>
      </w:r>
    </w:p>
    <w:p w14:paraId="5A871DA7" w14:textId="77777777" w:rsidR="004C02EF" w:rsidRPr="00E77497" w:rsidRDefault="004C02EF" w:rsidP="00834A33">
      <w:pPr>
        <w:pStyle w:val="Alg4"/>
        <w:numPr>
          <w:ilvl w:val="0"/>
          <w:numId w:val="174"/>
        </w:numPr>
        <w:spacing w:after="120"/>
      </w:pPr>
      <w:r w:rsidRPr="00E77497">
        <w:t xml:space="preserve">Return </w:t>
      </w:r>
      <w:r w:rsidRPr="00E77497">
        <w:rPr>
          <w:i/>
        </w:rPr>
        <w:t>O</w:t>
      </w:r>
      <w:r w:rsidRPr="00E77497">
        <w:t>.</w:t>
      </w:r>
    </w:p>
    <w:p w14:paraId="0C8965EA" w14:textId="77777777" w:rsidR="004C02EF" w:rsidRPr="00E77497" w:rsidRDefault="004C02EF" w:rsidP="004C02EF">
      <w:pPr>
        <w:pStyle w:val="40"/>
        <w:numPr>
          <w:ilvl w:val="0"/>
          <w:numId w:val="0"/>
        </w:numPr>
      </w:pPr>
      <w:r w:rsidRPr="00E77497">
        <w:t>15.2.3.10</w:t>
      </w:r>
      <w:r w:rsidRPr="00E77497">
        <w:tab/>
        <w:t>Object.preventExtensions ( O )</w:t>
      </w:r>
    </w:p>
    <w:p w14:paraId="0E17781C" w14:textId="77777777" w:rsidR="004C02EF" w:rsidRPr="00E77497" w:rsidRDefault="004C02EF" w:rsidP="004C02EF">
      <w:r w:rsidRPr="00E77497">
        <w:t xml:space="preserve">When the </w:t>
      </w:r>
      <w:r w:rsidRPr="00E77497">
        <w:rPr>
          <w:b/>
        </w:rPr>
        <w:t>preventExtensions</w:t>
      </w:r>
      <w:r w:rsidRPr="00E77497">
        <w:t xml:space="preserve"> function is called, the following steps are taken:</w:t>
      </w:r>
    </w:p>
    <w:p w14:paraId="35678331" w14:textId="77777777" w:rsidR="004C02EF" w:rsidRPr="00E77497" w:rsidRDefault="004C02EF" w:rsidP="00834A33">
      <w:pPr>
        <w:pStyle w:val="Alg4"/>
        <w:numPr>
          <w:ilvl w:val="0"/>
          <w:numId w:val="175"/>
        </w:numPr>
      </w:pPr>
      <w:r w:rsidRPr="00E77497">
        <w:t>If Type(</w:t>
      </w:r>
      <w:r w:rsidRPr="00E77497">
        <w:rPr>
          <w:i/>
        </w:rPr>
        <w:t>O</w:t>
      </w:r>
      <w:r w:rsidRPr="00E77497">
        <w:t xml:space="preserve">) is not Object throw a </w:t>
      </w:r>
      <w:r w:rsidRPr="00E77497">
        <w:rPr>
          <w:b/>
        </w:rPr>
        <w:t xml:space="preserve">TypeError </w:t>
      </w:r>
      <w:r w:rsidRPr="00E77497">
        <w:t>exception.</w:t>
      </w:r>
    </w:p>
    <w:p w14:paraId="5F20D168" w14:textId="77777777" w:rsidR="004C02EF" w:rsidRPr="00E77497" w:rsidRDefault="004C02EF" w:rsidP="00834A33">
      <w:pPr>
        <w:pStyle w:val="Alg4"/>
        <w:numPr>
          <w:ilvl w:val="0"/>
          <w:numId w:val="175"/>
        </w:numPr>
      </w:pPr>
      <w:r w:rsidRPr="00E77497">
        <w:t xml:space="preserve">Set the [[Extensible]] internal property of </w:t>
      </w:r>
      <w:r w:rsidRPr="00E77497">
        <w:rPr>
          <w:i/>
        </w:rPr>
        <w:t xml:space="preserve">O </w:t>
      </w:r>
      <w:r w:rsidRPr="00E77497">
        <w:t xml:space="preserve">to </w:t>
      </w:r>
      <w:r w:rsidRPr="00E77497">
        <w:rPr>
          <w:b/>
        </w:rPr>
        <w:t>false</w:t>
      </w:r>
      <w:r w:rsidRPr="00E77497">
        <w:t>.</w:t>
      </w:r>
    </w:p>
    <w:p w14:paraId="090E5E1F" w14:textId="77777777" w:rsidR="004C02EF" w:rsidRPr="00E77497" w:rsidRDefault="004C02EF" w:rsidP="00834A33">
      <w:pPr>
        <w:pStyle w:val="Alg4"/>
        <w:numPr>
          <w:ilvl w:val="0"/>
          <w:numId w:val="175"/>
        </w:numPr>
        <w:spacing w:after="120"/>
      </w:pPr>
      <w:r w:rsidRPr="00E77497">
        <w:t xml:space="preserve">Return </w:t>
      </w:r>
      <w:r w:rsidRPr="00E77497">
        <w:rPr>
          <w:i/>
        </w:rPr>
        <w:t>O</w:t>
      </w:r>
      <w:r w:rsidRPr="00E77497">
        <w:t>.</w:t>
      </w:r>
    </w:p>
    <w:p w14:paraId="073D8EDA" w14:textId="77777777" w:rsidR="004C02EF" w:rsidRPr="00E77497" w:rsidRDefault="004C02EF" w:rsidP="004C02EF">
      <w:pPr>
        <w:pStyle w:val="40"/>
        <w:numPr>
          <w:ilvl w:val="0"/>
          <w:numId w:val="0"/>
        </w:numPr>
      </w:pPr>
      <w:r w:rsidRPr="00E77497">
        <w:t>15.2.3.11</w:t>
      </w:r>
      <w:r w:rsidRPr="00E77497">
        <w:tab/>
        <w:t>Object.isSealed ( O )</w:t>
      </w:r>
    </w:p>
    <w:p w14:paraId="5F9DEE86" w14:textId="77777777" w:rsidR="004C02EF" w:rsidRPr="00E77497" w:rsidRDefault="004C02EF" w:rsidP="004C02EF">
      <w:r w:rsidRPr="00E77497">
        <w:t xml:space="preserve">When the </w:t>
      </w:r>
      <w:r w:rsidRPr="00E77497">
        <w:rPr>
          <w:b/>
        </w:rPr>
        <w:t>isSealed</w:t>
      </w:r>
      <w:r w:rsidRPr="00E77497">
        <w:t xml:space="preserve"> function is called with argument </w:t>
      </w:r>
      <w:r w:rsidRPr="00E77497">
        <w:rPr>
          <w:rFonts w:ascii="Times New Roman" w:hAnsi="Times New Roman"/>
          <w:i/>
        </w:rPr>
        <w:t>O</w:t>
      </w:r>
      <w:r w:rsidRPr="00E77497">
        <w:t>, the following steps are taken:</w:t>
      </w:r>
    </w:p>
    <w:p w14:paraId="48D486C3" w14:textId="77777777" w:rsidR="004C02EF" w:rsidRPr="00E77497" w:rsidRDefault="004C02EF" w:rsidP="00834A33">
      <w:pPr>
        <w:pStyle w:val="Alg4"/>
        <w:numPr>
          <w:ilvl w:val="0"/>
          <w:numId w:val="176"/>
        </w:numPr>
      </w:pPr>
      <w:r w:rsidRPr="00E77497">
        <w:t>If Type(</w:t>
      </w:r>
      <w:r w:rsidRPr="00E77497">
        <w:rPr>
          <w:i/>
        </w:rPr>
        <w:t>O</w:t>
      </w:r>
      <w:r w:rsidRPr="00E77497">
        <w:t xml:space="preserve">) is not Object throw a </w:t>
      </w:r>
      <w:r w:rsidRPr="00E77497">
        <w:rPr>
          <w:b/>
        </w:rPr>
        <w:t xml:space="preserve">TypeError </w:t>
      </w:r>
      <w:r w:rsidRPr="00E77497">
        <w:t>exception.</w:t>
      </w:r>
    </w:p>
    <w:p w14:paraId="1C42B8E4" w14:textId="77777777" w:rsidR="004C02EF" w:rsidRPr="00E77497" w:rsidRDefault="004C02EF" w:rsidP="00834A33">
      <w:pPr>
        <w:pStyle w:val="M4"/>
        <w:numPr>
          <w:ilvl w:val="0"/>
          <w:numId w:val="176"/>
        </w:numPr>
        <w:contextualSpacing/>
      </w:pPr>
      <w:r w:rsidRPr="00E77497">
        <w:t xml:space="preserve">For each named own property name </w:t>
      </w:r>
      <w:r w:rsidRPr="00E77497">
        <w:rPr>
          <w:i/>
        </w:rPr>
        <w:t>P</w:t>
      </w:r>
      <w:r w:rsidRPr="00E77497">
        <w:t xml:space="preserve"> of </w:t>
      </w:r>
      <w:r w:rsidRPr="00E77497">
        <w:rPr>
          <w:i/>
        </w:rPr>
        <w:t>O</w:t>
      </w:r>
      <w:r w:rsidRPr="00E77497">
        <w:t>,</w:t>
      </w:r>
    </w:p>
    <w:p w14:paraId="46BBB255" w14:textId="77777777" w:rsidR="004C02EF" w:rsidRPr="00E77497" w:rsidRDefault="004C02EF" w:rsidP="00834A33">
      <w:pPr>
        <w:pStyle w:val="M4"/>
        <w:numPr>
          <w:ilvl w:val="1"/>
          <w:numId w:val="176"/>
        </w:numPr>
        <w:contextualSpacing/>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w:t>
      </w:r>
      <w:r w:rsidRPr="00E77497">
        <w:rPr>
          <w:i/>
        </w:rPr>
        <w:t>P</w:t>
      </w:r>
      <w:r w:rsidRPr="00E77497">
        <w:t>.</w:t>
      </w:r>
    </w:p>
    <w:p w14:paraId="29B546DD" w14:textId="77777777" w:rsidR="004C02EF" w:rsidRPr="00E77497" w:rsidRDefault="004C02EF" w:rsidP="00834A33">
      <w:pPr>
        <w:pStyle w:val="M4"/>
        <w:numPr>
          <w:ilvl w:val="1"/>
          <w:numId w:val="176"/>
        </w:numPr>
        <w:contextualSpacing/>
      </w:pPr>
      <w:r w:rsidRPr="00E77497">
        <w:t xml:space="preserve">If </w:t>
      </w:r>
      <w:r w:rsidRPr="00E77497">
        <w:rPr>
          <w:i/>
        </w:rPr>
        <w:t>desc</w:t>
      </w:r>
      <w:r w:rsidRPr="00E77497">
        <w:t xml:space="preserve">.[[Configurable]] is </w:t>
      </w:r>
      <w:r w:rsidRPr="00E77497">
        <w:rPr>
          <w:b/>
        </w:rPr>
        <w:t>true</w:t>
      </w:r>
      <w:r w:rsidRPr="00E77497">
        <w:t xml:space="preserve">, then return </w:t>
      </w:r>
      <w:r w:rsidRPr="00E77497">
        <w:rPr>
          <w:b/>
        </w:rPr>
        <w:t>false</w:t>
      </w:r>
      <w:r w:rsidRPr="00E77497">
        <w:t>.</w:t>
      </w:r>
    </w:p>
    <w:p w14:paraId="2A6C59EA" w14:textId="77777777" w:rsidR="004C02EF" w:rsidRPr="00E77497" w:rsidRDefault="004C02EF" w:rsidP="00834A33">
      <w:pPr>
        <w:pStyle w:val="M4"/>
        <w:numPr>
          <w:ilvl w:val="0"/>
          <w:numId w:val="176"/>
        </w:numPr>
        <w:contextualSpacing/>
      </w:pPr>
      <w:r w:rsidRPr="00E77497">
        <w:t xml:space="preserve">If the [[Extensible]] internal property of </w:t>
      </w:r>
      <w:r w:rsidRPr="00E77497">
        <w:rPr>
          <w:i/>
        </w:rPr>
        <w:t xml:space="preserve">O </w:t>
      </w:r>
      <w:r w:rsidRPr="00E77497">
        <w:t xml:space="preserve">is </w:t>
      </w:r>
      <w:r w:rsidRPr="00E77497">
        <w:rPr>
          <w:b/>
        </w:rPr>
        <w:t>false</w:t>
      </w:r>
      <w:r w:rsidRPr="00E77497">
        <w:t xml:space="preserve">, then return </w:t>
      </w:r>
      <w:r w:rsidRPr="00E77497">
        <w:rPr>
          <w:b/>
        </w:rPr>
        <w:t>true</w:t>
      </w:r>
      <w:r w:rsidRPr="00E77497">
        <w:t>.</w:t>
      </w:r>
    </w:p>
    <w:p w14:paraId="19C22061" w14:textId="77777777" w:rsidR="004C02EF" w:rsidRPr="00E77497" w:rsidRDefault="004C02EF" w:rsidP="00834A33">
      <w:pPr>
        <w:pStyle w:val="M4"/>
        <w:numPr>
          <w:ilvl w:val="0"/>
          <w:numId w:val="176"/>
        </w:numPr>
        <w:contextualSpacing/>
      </w:pPr>
      <w:r w:rsidRPr="00E77497">
        <w:t xml:space="preserve">Otherwise, return </w:t>
      </w:r>
      <w:r w:rsidRPr="00E77497">
        <w:rPr>
          <w:b/>
        </w:rPr>
        <w:t>false</w:t>
      </w:r>
      <w:r w:rsidRPr="00E77497">
        <w:t>.</w:t>
      </w:r>
    </w:p>
    <w:p w14:paraId="4760EFD2" w14:textId="77777777" w:rsidR="004C02EF" w:rsidRPr="00E77497" w:rsidRDefault="004C02EF" w:rsidP="004C02EF">
      <w:pPr>
        <w:pStyle w:val="40"/>
        <w:numPr>
          <w:ilvl w:val="0"/>
          <w:numId w:val="0"/>
        </w:numPr>
      </w:pPr>
      <w:r w:rsidRPr="00E77497">
        <w:t>15.2.3.12</w:t>
      </w:r>
      <w:r w:rsidRPr="00E77497">
        <w:tab/>
        <w:t>Object.isFrozen ( O )</w:t>
      </w:r>
    </w:p>
    <w:p w14:paraId="6CDD292C" w14:textId="77777777" w:rsidR="004C02EF" w:rsidRPr="00E77497" w:rsidRDefault="004C02EF" w:rsidP="004C02EF">
      <w:r w:rsidRPr="00E77497">
        <w:t xml:space="preserve">When the </w:t>
      </w:r>
      <w:r w:rsidRPr="00E77497">
        <w:rPr>
          <w:b/>
        </w:rPr>
        <w:t>isFrozen</w:t>
      </w:r>
      <w:r w:rsidRPr="00E77497">
        <w:t xml:space="preserve"> function is called with argument </w:t>
      </w:r>
      <w:r w:rsidRPr="00E77497">
        <w:rPr>
          <w:rFonts w:ascii="Times New Roman" w:hAnsi="Times New Roman"/>
          <w:i/>
        </w:rPr>
        <w:t>O</w:t>
      </w:r>
      <w:r w:rsidRPr="00E77497">
        <w:t>, the following steps are taken:</w:t>
      </w:r>
    </w:p>
    <w:p w14:paraId="7B816DAC" w14:textId="77777777" w:rsidR="004C02EF" w:rsidRPr="00E77497" w:rsidRDefault="004C02EF" w:rsidP="00834A33">
      <w:pPr>
        <w:pStyle w:val="Alg4"/>
        <w:numPr>
          <w:ilvl w:val="0"/>
          <w:numId w:val="177"/>
        </w:numPr>
      </w:pPr>
      <w:bookmarkStart w:id="28218" w:name="_Ref424534029"/>
      <w:bookmarkStart w:id="28219" w:name="_Toc472818912"/>
      <w:r w:rsidRPr="00E77497">
        <w:t>If Type(</w:t>
      </w:r>
      <w:r w:rsidRPr="00E77497">
        <w:rPr>
          <w:i/>
        </w:rPr>
        <w:t>O</w:t>
      </w:r>
      <w:r w:rsidRPr="00E77497">
        <w:t xml:space="preserve">) is not Object throw a </w:t>
      </w:r>
      <w:r w:rsidRPr="00E77497">
        <w:rPr>
          <w:b/>
        </w:rPr>
        <w:t xml:space="preserve">TypeError </w:t>
      </w:r>
      <w:r w:rsidRPr="00E77497">
        <w:t>exception.</w:t>
      </w:r>
    </w:p>
    <w:p w14:paraId="2F5966E2" w14:textId="77777777" w:rsidR="004C02EF" w:rsidRPr="00E77497" w:rsidRDefault="004C02EF" w:rsidP="00834A33">
      <w:pPr>
        <w:pStyle w:val="M4"/>
        <w:numPr>
          <w:ilvl w:val="0"/>
          <w:numId w:val="177"/>
        </w:numPr>
        <w:contextualSpacing/>
      </w:pPr>
      <w:r w:rsidRPr="00E77497">
        <w:t xml:space="preserve">For each named own property name </w:t>
      </w:r>
      <w:r w:rsidRPr="00E77497">
        <w:rPr>
          <w:i/>
        </w:rPr>
        <w:t>P</w:t>
      </w:r>
      <w:r w:rsidRPr="00E77497">
        <w:t xml:space="preserve"> of </w:t>
      </w:r>
      <w:r w:rsidRPr="00E77497">
        <w:rPr>
          <w:i/>
        </w:rPr>
        <w:t>O</w:t>
      </w:r>
      <w:r w:rsidRPr="00E77497">
        <w:t>,</w:t>
      </w:r>
    </w:p>
    <w:p w14:paraId="13CCA846" w14:textId="77777777" w:rsidR="004C02EF" w:rsidRPr="00E77497" w:rsidRDefault="004C02EF" w:rsidP="00834A33">
      <w:pPr>
        <w:pStyle w:val="M4"/>
        <w:numPr>
          <w:ilvl w:val="1"/>
          <w:numId w:val="177"/>
        </w:numPr>
        <w:spacing w:after="0"/>
        <w:contextualSpacing/>
      </w:pPr>
      <w:r w:rsidRPr="00E77497">
        <w:t xml:space="preserve">Let </w:t>
      </w:r>
      <w:r w:rsidRPr="00E77497">
        <w:rPr>
          <w:i/>
        </w:rPr>
        <w:t xml:space="preserve">desc </w:t>
      </w:r>
      <w:r w:rsidRPr="00E77497">
        <w:t xml:space="preserve">be the result of calling the [[GetOwnProperty]] internal method of </w:t>
      </w:r>
      <w:r w:rsidRPr="00E77497">
        <w:rPr>
          <w:i/>
        </w:rPr>
        <w:t xml:space="preserve">O </w:t>
      </w:r>
      <w:r w:rsidRPr="00E77497">
        <w:t xml:space="preserve">with </w:t>
      </w:r>
      <w:r w:rsidRPr="00E77497">
        <w:rPr>
          <w:i/>
        </w:rPr>
        <w:t>P</w:t>
      </w:r>
      <w:r w:rsidRPr="00E77497">
        <w:t>.</w:t>
      </w:r>
    </w:p>
    <w:p w14:paraId="2D603370" w14:textId="77777777" w:rsidR="004C02EF" w:rsidRPr="00E77497" w:rsidRDefault="004C02EF" w:rsidP="00834A33">
      <w:pPr>
        <w:pStyle w:val="Alg4"/>
        <w:numPr>
          <w:ilvl w:val="1"/>
          <w:numId w:val="177"/>
        </w:numPr>
        <w:contextualSpacing/>
      </w:pPr>
      <w:r w:rsidRPr="00E77497">
        <w:t>If IsDataDescriptor(</w:t>
      </w:r>
      <w:r w:rsidRPr="00E77497">
        <w:rPr>
          <w:i/>
        </w:rPr>
        <w:t>desc</w:t>
      </w:r>
      <w:r w:rsidRPr="00E77497">
        <w:t xml:space="preserve">) is </w:t>
      </w:r>
      <w:r w:rsidRPr="00E77497">
        <w:rPr>
          <w:b/>
        </w:rPr>
        <w:t>true</w:t>
      </w:r>
      <w:r w:rsidRPr="00E77497">
        <w:t xml:space="preserve"> then</w:t>
      </w:r>
    </w:p>
    <w:p w14:paraId="5EA21764" w14:textId="77777777" w:rsidR="004C02EF" w:rsidRPr="00E77497" w:rsidRDefault="004C02EF" w:rsidP="00834A33">
      <w:pPr>
        <w:pStyle w:val="Alg4"/>
        <w:numPr>
          <w:ilvl w:val="2"/>
          <w:numId w:val="177"/>
        </w:numPr>
      </w:pPr>
      <w:r w:rsidRPr="00E77497">
        <w:t xml:space="preserve">If </w:t>
      </w:r>
      <w:r w:rsidRPr="00E77497">
        <w:rPr>
          <w:i/>
        </w:rPr>
        <w:t>desc</w:t>
      </w:r>
      <w:r w:rsidRPr="00E77497">
        <w:t xml:space="preserve">.[[Writable]] is </w:t>
      </w:r>
      <w:r w:rsidRPr="00E77497">
        <w:rPr>
          <w:b/>
        </w:rPr>
        <w:t>true</w:t>
      </w:r>
      <w:r w:rsidRPr="00E77497">
        <w:t xml:space="preserve">, return </w:t>
      </w:r>
      <w:r w:rsidRPr="00E77497">
        <w:rPr>
          <w:b/>
        </w:rPr>
        <w:t>false</w:t>
      </w:r>
      <w:r w:rsidRPr="00E77497">
        <w:t>.</w:t>
      </w:r>
    </w:p>
    <w:p w14:paraId="0B685104" w14:textId="77777777" w:rsidR="004C02EF" w:rsidRPr="00E77497" w:rsidRDefault="004C02EF" w:rsidP="00834A33">
      <w:pPr>
        <w:pStyle w:val="M4"/>
        <w:numPr>
          <w:ilvl w:val="1"/>
          <w:numId w:val="177"/>
        </w:numPr>
        <w:contextualSpacing/>
      </w:pPr>
      <w:r w:rsidRPr="00E77497">
        <w:t xml:space="preserve">If </w:t>
      </w:r>
      <w:r w:rsidRPr="00E77497">
        <w:rPr>
          <w:i/>
        </w:rPr>
        <w:t>desc</w:t>
      </w:r>
      <w:r w:rsidRPr="00E77497">
        <w:t xml:space="preserve">.[[Configurable]] is </w:t>
      </w:r>
      <w:r w:rsidRPr="00E77497">
        <w:rPr>
          <w:b/>
        </w:rPr>
        <w:t>true</w:t>
      </w:r>
      <w:r w:rsidRPr="00E77497">
        <w:t xml:space="preserve">, then return </w:t>
      </w:r>
      <w:r w:rsidRPr="00E77497">
        <w:rPr>
          <w:b/>
        </w:rPr>
        <w:t>false</w:t>
      </w:r>
      <w:r w:rsidRPr="00E77497">
        <w:t>.</w:t>
      </w:r>
    </w:p>
    <w:p w14:paraId="3BF8B954" w14:textId="77777777" w:rsidR="004C02EF" w:rsidRPr="00E77497" w:rsidRDefault="004C02EF" w:rsidP="00834A33">
      <w:pPr>
        <w:pStyle w:val="M4"/>
        <w:numPr>
          <w:ilvl w:val="0"/>
          <w:numId w:val="177"/>
        </w:numPr>
        <w:spacing w:after="0"/>
      </w:pPr>
      <w:r w:rsidRPr="00E77497">
        <w:t xml:space="preserve">If the [[Extensible]] internal property of </w:t>
      </w:r>
      <w:r w:rsidRPr="00E77497">
        <w:rPr>
          <w:i/>
        </w:rPr>
        <w:t xml:space="preserve">O </w:t>
      </w:r>
      <w:r w:rsidRPr="00E77497">
        <w:t xml:space="preserve">is </w:t>
      </w:r>
      <w:r w:rsidRPr="00E77497">
        <w:rPr>
          <w:b/>
        </w:rPr>
        <w:t>false</w:t>
      </w:r>
      <w:r w:rsidRPr="00E77497">
        <w:t xml:space="preserve">, then return </w:t>
      </w:r>
      <w:r w:rsidRPr="00E77497">
        <w:rPr>
          <w:b/>
        </w:rPr>
        <w:t>true</w:t>
      </w:r>
      <w:r w:rsidRPr="00E77497">
        <w:t>.</w:t>
      </w:r>
    </w:p>
    <w:p w14:paraId="4FEAB22B" w14:textId="77777777" w:rsidR="004C02EF" w:rsidRPr="00E77497" w:rsidRDefault="004C02EF" w:rsidP="00834A33">
      <w:pPr>
        <w:pStyle w:val="M4"/>
        <w:numPr>
          <w:ilvl w:val="0"/>
          <w:numId w:val="177"/>
        </w:numPr>
      </w:pPr>
      <w:r w:rsidRPr="00E77497">
        <w:t xml:space="preserve">Otherwise, return </w:t>
      </w:r>
      <w:r w:rsidRPr="00E77497">
        <w:rPr>
          <w:b/>
        </w:rPr>
        <w:t>false</w:t>
      </w:r>
      <w:r w:rsidRPr="00E77497">
        <w:t>.</w:t>
      </w:r>
    </w:p>
    <w:p w14:paraId="79C1EF9D" w14:textId="77777777" w:rsidR="004C02EF" w:rsidRPr="00E77497" w:rsidRDefault="004C02EF" w:rsidP="004C02EF">
      <w:pPr>
        <w:pStyle w:val="40"/>
        <w:numPr>
          <w:ilvl w:val="0"/>
          <w:numId w:val="0"/>
        </w:numPr>
      </w:pPr>
      <w:r w:rsidRPr="00E77497">
        <w:t>15.2.3.13</w:t>
      </w:r>
      <w:r w:rsidRPr="00E77497">
        <w:tab/>
        <w:t>Object.isExtensible ( O )</w:t>
      </w:r>
    </w:p>
    <w:p w14:paraId="20124BA1" w14:textId="77777777" w:rsidR="004C02EF" w:rsidRPr="00E77497" w:rsidRDefault="004C02EF" w:rsidP="004C02EF">
      <w:r w:rsidRPr="00E77497">
        <w:t xml:space="preserve">When the </w:t>
      </w:r>
      <w:r w:rsidRPr="00E77497">
        <w:rPr>
          <w:b/>
        </w:rPr>
        <w:t>isExtensible</w:t>
      </w:r>
      <w:r w:rsidRPr="00E77497">
        <w:t xml:space="preserve"> function is called with argument </w:t>
      </w:r>
      <w:r w:rsidRPr="00E77497">
        <w:rPr>
          <w:rFonts w:ascii="Times New Roman" w:hAnsi="Times New Roman"/>
          <w:i/>
        </w:rPr>
        <w:t>O</w:t>
      </w:r>
      <w:r w:rsidRPr="00E77497">
        <w:t>, the following steps are taken:</w:t>
      </w:r>
    </w:p>
    <w:p w14:paraId="78EC210C" w14:textId="77777777" w:rsidR="004C02EF" w:rsidRPr="00E77497" w:rsidRDefault="004C02EF" w:rsidP="00834A33">
      <w:pPr>
        <w:pStyle w:val="Alg4"/>
        <w:numPr>
          <w:ilvl w:val="0"/>
          <w:numId w:val="178"/>
        </w:numPr>
      </w:pPr>
      <w:r w:rsidRPr="00E77497">
        <w:t>If Type(</w:t>
      </w:r>
      <w:r w:rsidRPr="00E77497">
        <w:rPr>
          <w:i/>
        </w:rPr>
        <w:t>O</w:t>
      </w:r>
      <w:r w:rsidRPr="00E77497">
        <w:t xml:space="preserve">) is not Object throw a </w:t>
      </w:r>
      <w:r w:rsidRPr="00E77497">
        <w:rPr>
          <w:b/>
        </w:rPr>
        <w:t xml:space="preserve">TypeError </w:t>
      </w:r>
      <w:r w:rsidRPr="00E77497">
        <w:t>exception.</w:t>
      </w:r>
    </w:p>
    <w:p w14:paraId="15BCC718" w14:textId="77777777" w:rsidR="004C02EF" w:rsidRPr="00E77497" w:rsidRDefault="004C02EF" w:rsidP="00834A33">
      <w:pPr>
        <w:pStyle w:val="Alg4"/>
        <w:numPr>
          <w:ilvl w:val="0"/>
          <w:numId w:val="178"/>
        </w:numPr>
        <w:spacing w:after="120"/>
      </w:pPr>
      <w:r w:rsidRPr="00E77497">
        <w:t xml:space="preserve">Return the Boolean value of the [[Extensible]] internal property of </w:t>
      </w:r>
      <w:r w:rsidRPr="00E77497">
        <w:rPr>
          <w:i/>
        </w:rPr>
        <w:t>O</w:t>
      </w:r>
      <w:r w:rsidRPr="00E77497">
        <w:t>.</w:t>
      </w:r>
    </w:p>
    <w:p w14:paraId="062E8F68" w14:textId="77777777" w:rsidR="004C02EF" w:rsidRPr="00E77497" w:rsidRDefault="004C02EF" w:rsidP="004C02EF">
      <w:pPr>
        <w:pStyle w:val="40"/>
        <w:numPr>
          <w:ilvl w:val="0"/>
          <w:numId w:val="0"/>
        </w:numPr>
      </w:pPr>
      <w:r w:rsidRPr="00E77497">
        <w:t>15.2.3.14</w:t>
      </w:r>
      <w:r w:rsidRPr="00E77497">
        <w:tab/>
        <w:t>Object.keys ( O )</w:t>
      </w:r>
    </w:p>
    <w:p w14:paraId="43403849" w14:textId="77777777" w:rsidR="004C02EF" w:rsidRPr="00E77497" w:rsidRDefault="004C02EF" w:rsidP="004C02EF">
      <w:r w:rsidRPr="00E77497">
        <w:t xml:space="preserve">When the </w:t>
      </w:r>
      <w:r w:rsidRPr="00E77497">
        <w:rPr>
          <w:b/>
        </w:rPr>
        <w:t>keys</w:t>
      </w:r>
      <w:r w:rsidRPr="00E77497">
        <w:t xml:space="preserve"> function is called with argument </w:t>
      </w:r>
      <w:r w:rsidRPr="00E77497">
        <w:rPr>
          <w:rFonts w:ascii="Times New Roman" w:hAnsi="Times New Roman"/>
          <w:i/>
        </w:rPr>
        <w:t>O</w:t>
      </w:r>
      <w:r w:rsidRPr="00E77497">
        <w:t>, the following steps are taken:</w:t>
      </w:r>
    </w:p>
    <w:p w14:paraId="11BC2881" w14:textId="77777777" w:rsidR="004C02EF" w:rsidRPr="00E77497" w:rsidRDefault="004C02EF" w:rsidP="00834A33">
      <w:pPr>
        <w:pStyle w:val="Alg4"/>
        <w:numPr>
          <w:ilvl w:val="0"/>
          <w:numId w:val="179"/>
        </w:numPr>
      </w:pPr>
      <w:r w:rsidRPr="00E77497">
        <w:t>If the Type(</w:t>
      </w:r>
      <w:r w:rsidRPr="00E77497">
        <w:rPr>
          <w:i/>
        </w:rPr>
        <w:t>O</w:t>
      </w:r>
      <w:r w:rsidRPr="00E77497">
        <w:t xml:space="preserve">) is not Object, throw a </w:t>
      </w:r>
      <w:r w:rsidRPr="00E77497">
        <w:rPr>
          <w:b/>
        </w:rPr>
        <w:t>TypeError</w:t>
      </w:r>
      <w:r w:rsidRPr="00E77497">
        <w:t xml:space="preserve"> exception.</w:t>
      </w:r>
    </w:p>
    <w:p w14:paraId="7A6AAA7C" w14:textId="77777777" w:rsidR="004C02EF" w:rsidRPr="00E77497" w:rsidRDefault="004C02EF" w:rsidP="00834A33">
      <w:pPr>
        <w:pStyle w:val="Alg4"/>
        <w:numPr>
          <w:ilvl w:val="0"/>
          <w:numId w:val="179"/>
        </w:numPr>
      </w:pPr>
      <w:r w:rsidRPr="00E77497">
        <w:t xml:space="preserve">Let </w:t>
      </w:r>
      <w:r w:rsidRPr="00E77497">
        <w:rPr>
          <w:i/>
        </w:rPr>
        <w:t>n</w:t>
      </w:r>
      <w:r w:rsidRPr="00E77497">
        <w:t xml:space="preserve"> be the number of own enumerable properties of </w:t>
      </w:r>
      <w:r w:rsidRPr="00E77497">
        <w:rPr>
          <w:i/>
        </w:rPr>
        <w:t>O</w:t>
      </w:r>
    </w:p>
    <w:p w14:paraId="691B5E24" w14:textId="77777777" w:rsidR="004C02EF" w:rsidRPr="00E77497" w:rsidRDefault="004C02EF" w:rsidP="00834A33">
      <w:pPr>
        <w:pStyle w:val="Alg4"/>
        <w:numPr>
          <w:ilvl w:val="0"/>
          <w:numId w:val="179"/>
        </w:numPr>
      </w:pPr>
      <w:r w:rsidRPr="00E77497">
        <w:t xml:space="preserve">Let </w:t>
      </w:r>
      <w:r w:rsidRPr="00E77497">
        <w:rPr>
          <w:i/>
        </w:rPr>
        <w:t xml:space="preserve">array </w:t>
      </w:r>
      <w:r w:rsidRPr="00E77497">
        <w:t xml:space="preserve">be </w:t>
      </w:r>
      <w:ins w:id="28220" w:author="Rev 7 Allen Wirfs-Brock" w:date="2012-04-11T16:17:00Z">
        <w:r w:rsidR="00F44A1F">
          <w:t xml:space="preserve">the result of the </w:t>
        </w:r>
        <w:del w:id="28221" w:author="Rev 8 Allen Wirfs-Brock" w:date="2012-06-14T14:40:00Z">
          <w:r w:rsidR="00F44A1F" w:rsidDel="00D4543D">
            <w:delText>abstraction operation</w:delText>
          </w:r>
        </w:del>
      </w:ins>
      <w:ins w:id="28222" w:author="Rev 8 Allen Wirfs-Brock" w:date="2012-06-14T14:40:00Z">
        <w:r w:rsidR="00D4543D">
          <w:t>abstract operation</w:t>
        </w:r>
      </w:ins>
      <w:ins w:id="28223" w:author="Rev 7 Allen Wirfs-Brock" w:date="2012-04-11T16:17:00Z">
        <w:r w:rsidR="00F44A1F">
          <w:t xml:space="preserve"> ArrayCreate (15.4) with argument </w:t>
        </w:r>
        <w:r w:rsidR="00F44A1F" w:rsidRPr="00F44A1F">
          <w:rPr>
            <w:i/>
          </w:rPr>
          <w:t>n</w:t>
        </w:r>
      </w:ins>
      <w:del w:id="28224" w:author="Rev 7 Allen Wirfs-Brock" w:date="2012-04-11T16:17:00Z">
        <w:r w:rsidRPr="00E77497" w:rsidDel="00F44A1F">
          <w:delText xml:space="preserve">the result of creating a new Object as if by the expression </w:delText>
        </w:r>
        <w:r w:rsidRPr="00E77497" w:rsidDel="00F44A1F">
          <w:rPr>
            <w:rFonts w:ascii="Courier New" w:hAnsi="Courier New" w:cs="Courier New"/>
            <w:b/>
          </w:rPr>
          <w:delText xml:space="preserve">new Array(n) </w:delText>
        </w:r>
        <w:r w:rsidRPr="00E77497" w:rsidDel="00F44A1F">
          <w:delText xml:space="preserve">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p>
    <w:p w14:paraId="59F77819" w14:textId="77777777" w:rsidR="004C02EF" w:rsidRPr="00E77497" w:rsidRDefault="004C02EF" w:rsidP="00834A33">
      <w:pPr>
        <w:pStyle w:val="Alg4"/>
        <w:numPr>
          <w:ilvl w:val="0"/>
          <w:numId w:val="179"/>
        </w:numPr>
      </w:pPr>
      <w:r w:rsidRPr="00E77497">
        <w:t xml:space="preserve">Let </w:t>
      </w:r>
      <w:r w:rsidRPr="00E77497">
        <w:rPr>
          <w:i/>
        </w:rPr>
        <w:t>index</w:t>
      </w:r>
      <w:r w:rsidRPr="00E77497">
        <w:t xml:space="preserve"> be 0.</w:t>
      </w:r>
    </w:p>
    <w:p w14:paraId="05C73BF0" w14:textId="77777777" w:rsidR="004C02EF" w:rsidRPr="00E77497" w:rsidRDefault="004C02EF" w:rsidP="00834A33">
      <w:pPr>
        <w:pStyle w:val="Alg4"/>
        <w:numPr>
          <w:ilvl w:val="0"/>
          <w:numId w:val="179"/>
        </w:numPr>
      </w:pPr>
      <w:r w:rsidRPr="00E77497">
        <w:t xml:space="preserve">For each own enumerable property of </w:t>
      </w:r>
      <w:r w:rsidRPr="00E77497">
        <w:rPr>
          <w:i/>
        </w:rPr>
        <w:t>O</w:t>
      </w:r>
      <w:r w:rsidRPr="00E77497">
        <w:t xml:space="preserve"> whose name String is </w:t>
      </w:r>
      <w:r w:rsidRPr="00E77497">
        <w:rPr>
          <w:i/>
        </w:rPr>
        <w:t>P</w:t>
      </w:r>
      <w:r w:rsidRPr="00E77497">
        <w:t xml:space="preserve"> </w:t>
      </w:r>
    </w:p>
    <w:p w14:paraId="47532C65" w14:textId="77777777" w:rsidR="004C02EF" w:rsidRPr="00E77497" w:rsidRDefault="004C02EF" w:rsidP="00834A33">
      <w:pPr>
        <w:pStyle w:val="Alg4"/>
        <w:numPr>
          <w:ilvl w:val="1"/>
          <w:numId w:val="179"/>
        </w:numPr>
      </w:pPr>
      <w:r w:rsidRPr="00E77497">
        <w:t xml:space="preserve">Call the [[DefineOwnProperty]] internal method of </w:t>
      </w:r>
      <w:r w:rsidRPr="00E77497">
        <w:rPr>
          <w:i/>
        </w:rPr>
        <w:t>array</w:t>
      </w:r>
      <w:r w:rsidRPr="00E77497">
        <w:t xml:space="preserve"> with arguments ToString(</w:t>
      </w:r>
      <w:r w:rsidRPr="00E77497">
        <w:rPr>
          <w:i/>
        </w:rPr>
        <w:t>index</w:t>
      </w:r>
      <w:r w:rsidRPr="00E77497">
        <w:t xml:space="preserve">), the PropertyDescriptor {[[Value]]: </w:t>
      </w:r>
      <w:r w:rsidRPr="00E77497">
        <w:rPr>
          <w:i/>
        </w:rPr>
        <w:t>P</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5CDB0019" w14:textId="77777777" w:rsidR="004C02EF" w:rsidRPr="00E77497" w:rsidRDefault="004C02EF" w:rsidP="00834A33">
      <w:pPr>
        <w:pStyle w:val="Alg4"/>
        <w:numPr>
          <w:ilvl w:val="1"/>
          <w:numId w:val="179"/>
        </w:numPr>
      </w:pPr>
      <w:r w:rsidRPr="00E77497">
        <w:t xml:space="preserve">Increment </w:t>
      </w:r>
      <w:r w:rsidRPr="00E77497">
        <w:rPr>
          <w:i/>
        </w:rPr>
        <w:t>index</w:t>
      </w:r>
      <w:r w:rsidRPr="00E77497">
        <w:t xml:space="preserve"> by 1.</w:t>
      </w:r>
    </w:p>
    <w:p w14:paraId="589F9E04" w14:textId="77777777" w:rsidR="004C02EF" w:rsidRPr="00E77497" w:rsidRDefault="004C02EF" w:rsidP="00834A33">
      <w:pPr>
        <w:pStyle w:val="Alg4"/>
        <w:numPr>
          <w:ilvl w:val="0"/>
          <w:numId w:val="179"/>
        </w:numPr>
        <w:spacing w:after="120"/>
      </w:pPr>
      <w:r w:rsidRPr="00E77497">
        <w:t xml:space="preserve">Return </w:t>
      </w:r>
      <w:r w:rsidRPr="00E77497">
        <w:rPr>
          <w:i/>
        </w:rPr>
        <w:t>array</w:t>
      </w:r>
      <w:r w:rsidRPr="00E77497">
        <w:t>.</w:t>
      </w:r>
    </w:p>
    <w:p w14:paraId="7E7DDE9C" w14:textId="77777777" w:rsidR="004C02EF" w:rsidRPr="00E77497" w:rsidRDefault="004C02EF" w:rsidP="004C02EF">
      <w:r w:rsidRPr="00E77497">
        <w:t>If an implementation defines a specific order of enumeration for the for-in statement, that same enumeration order must be used in step 5 of this algorithm.</w:t>
      </w:r>
    </w:p>
    <w:p w14:paraId="3DD1FABC" w14:textId="77777777" w:rsidR="002B7DB5" w:rsidRPr="00E77497" w:rsidDel="0095573C" w:rsidRDefault="002B7DB5" w:rsidP="002B7DB5">
      <w:pPr>
        <w:pStyle w:val="40"/>
        <w:numPr>
          <w:ilvl w:val="0"/>
          <w:numId w:val="0"/>
        </w:numPr>
        <w:rPr>
          <w:ins w:id="28225" w:author="Rev 7 Allen Wirfs-Brock" w:date="2012-05-04T10:57:00Z"/>
          <w:del w:id="28226" w:author="Rev 8 Allen Wirfs-Brock" w:date="2012-06-15T15:26:00Z"/>
        </w:rPr>
      </w:pPr>
      <w:bookmarkStart w:id="28227" w:name="_Toc235503490"/>
      <w:bookmarkStart w:id="28228" w:name="_Toc241509265"/>
      <w:bookmarkStart w:id="28229" w:name="_Toc244416752"/>
      <w:bookmarkStart w:id="28230" w:name="_Toc276631116"/>
      <w:ins w:id="28231" w:author="Rev 7 Allen Wirfs-Brock" w:date="2012-05-04T10:57:00Z">
        <w:del w:id="28232" w:author="Rev 8 Allen Wirfs-Brock" w:date="2012-06-15T15:26:00Z">
          <w:r w:rsidRPr="00E77497" w:rsidDel="0095573C">
            <w:delText>15.2.3.1</w:delText>
          </w:r>
          <w:r w:rsidDel="0095573C">
            <w:delText>5</w:delText>
          </w:r>
          <w:r w:rsidRPr="00E77497" w:rsidDel="0095573C">
            <w:tab/>
            <w:delText>Object.is</w:delText>
          </w:r>
          <w:r w:rsidDel="0095573C">
            <w:delText>Object</w:delText>
          </w:r>
          <w:r w:rsidRPr="00E77497" w:rsidDel="0095573C">
            <w:delText xml:space="preserve"> ( O )</w:delText>
          </w:r>
        </w:del>
      </w:ins>
    </w:p>
    <w:p w14:paraId="3B8CE613" w14:textId="77777777" w:rsidR="002B7DB5" w:rsidRPr="00E77497" w:rsidDel="0095573C" w:rsidRDefault="002B7DB5" w:rsidP="002B7DB5">
      <w:pPr>
        <w:rPr>
          <w:ins w:id="28233" w:author="Rev 7 Allen Wirfs-Brock" w:date="2012-05-04T10:57:00Z"/>
          <w:del w:id="28234" w:author="Rev 8 Allen Wirfs-Brock" w:date="2012-06-15T15:26:00Z"/>
        </w:rPr>
      </w:pPr>
      <w:ins w:id="28235" w:author="Rev 7 Allen Wirfs-Brock" w:date="2012-05-04T10:57:00Z">
        <w:del w:id="28236" w:author="Rev 8 Allen Wirfs-Brock" w:date="2012-06-15T15:26:00Z">
          <w:r w:rsidRPr="00E77497" w:rsidDel="0095573C">
            <w:delText xml:space="preserve">When the </w:delText>
          </w:r>
          <w:r w:rsidRPr="00E77497" w:rsidDel="0095573C">
            <w:rPr>
              <w:b/>
            </w:rPr>
            <w:delText>is</w:delText>
          </w:r>
          <w:r w:rsidDel="0095573C">
            <w:rPr>
              <w:b/>
            </w:rPr>
            <w:delText>Object</w:delText>
          </w:r>
          <w:r w:rsidRPr="00E77497" w:rsidDel="0095573C">
            <w:delText xml:space="preserve"> function is called with argument </w:delText>
          </w:r>
          <w:r w:rsidRPr="00E77497" w:rsidDel="0095573C">
            <w:rPr>
              <w:rFonts w:ascii="Times New Roman" w:hAnsi="Times New Roman"/>
              <w:i/>
            </w:rPr>
            <w:delText>O</w:delText>
          </w:r>
          <w:r w:rsidRPr="00E77497" w:rsidDel="0095573C">
            <w:delText>, the following steps are taken:</w:delText>
          </w:r>
        </w:del>
      </w:ins>
    </w:p>
    <w:p w14:paraId="27633055" w14:textId="77777777" w:rsidR="002B7DB5" w:rsidRPr="00E77497" w:rsidDel="0095573C" w:rsidRDefault="002B7DB5" w:rsidP="002B7DB5">
      <w:pPr>
        <w:pStyle w:val="Alg4"/>
        <w:numPr>
          <w:ilvl w:val="0"/>
          <w:numId w:val="811"/>
        </w:numPr>
        <w:rPr>
          <w:ins w:id="28237" w:author="Rev 7 Allen Wirfs-Brock" w:date="2012-05-04T10:57:00Z"/>
          <w:del w:id="28238" w:author="Rev 8 Allen Wirfs-Brock" w:date="2012-06-15T15:26:00Z"/>
        </w:rPr>
      </w:pPr>
      <w:ins w:id="28239" w:author="Rev 7 Allen Wirfs-Brock" w:date="2012-05-04T10:57:00Z">
        <w:del w:id="28240" w:author="Rev 8 Allen Wirfs-Brock" w:date="2012-06-15T15:26:00Z">
          <w:r w:rsidRPr="00E77497" w:rsidDel="0095573C">
            <w:delText>If Type(</w:delText>
          </w:r>
          <w:r w:rsidRPr="00E77497" w:rsidDel="0095573C">
            <w:rPr>
              <w:i/>
            </w:rPr>
            <w:delText>O</w:delText>
          </w:r>
          <w:r w:rsidRPr="00E77497" w:rsidDel="0095573C">
            <w:delText xml:space="preserve">) is Object </w:delText>
          </w:r>
        </w:del>
      </w:ins>
      <w:ins w:id="28241" w:author="Rev 7 Allen Wirfs-Brock" w:date="2012-05-04T10:58:00Z">
        <w:del w:id="28242" w:author="Rev 8 Allen Wirfs-Brock" w:date="2012-06-15T15:26:00Z">
          <w:r w:rsidDel="0095573C">
            <w:delText xml:space="preserve">return </w:delText>
          </w:r>
        </w:del>
      </w:ins>
      <w:ins w:id="28243" w:author="Rev 7 Allen Wirfs-Brock" w:date="2012-05-04T10:59:00Z">
        <w:del w:id="28244" w:author="Rev 8 Allen Wirfs-Brock" w:date="2012-06-15T15:26:00Z">
          <w:r w:rsidDel="0095573C">
            <w:rPr>
              <w:b/>
            </w:rPr>
            <w:delText>true</w:delText>
          </w:r>
        </w:del>
      </w:ins>
      <w:ins w:id="28245" w:author="Rev 7 Allen Wirfs-Brock" w:date="2012-05-04T10:57:00Z">
        <w:del w:id="28246" w:author="Rev 8 Allen Wirfs-Brock" w:date="2012-06-15T15:26:00Z">
          <w:r w:rsidRPr="00E77497" w:rsidDel="0095573C">
            <w:delText>.</w:delText>
          </w:r>
        </w:del>
      </w:ins>
    </w:p>
    <w:p w14:paraId="23420705" w14:textId="77777777" w:rsidR="002B7DB5" w:rsidRPr="00E77497" w:rsidDel="0095573C" w:rsidRDefault="002B7DB5" w:rsidP="002B7DB5">
      <w:pPr>
        <w:pStyle w:val="Alg4"/>
        <w:numPr>
          <w:ilvl w:val="0"/>
          <w:numId w:val="811"/>
        </w:numPr>
        <w:spacing w:after="120"/>
        <w:rPr>
          <w:ins w:id="28247" w:author="Rev 7 Allen Wirfs-Brock" w:date="2012-05-04T10:57:00Z"/>
          <w:del w:id="28248" w:author="Rev 8 Allen Wirfs-Brock" w:date="2012-06-15T15:26:00Z"/>
        </w:rPr>
      </w:pPr>
      <w:ins w:id="28249" w:author="Rev 7 Allen Wirfs-Brock" w:date="2012-05-04T10:57:00Z">
        <w:del w:id="28250" w:author="Rev 8 Allen Wirfs-Brock" w:date="2012-06-15T15:26:00Z">
          <w:r w:rsidRPr="00E77497" w:rsidDel="0095573C">
            <w:delText xml:space="preserve">Return </w:delText>
          </w:r>
        </w:del>
      </w:ins>
      <w:ins w:id="28251" w:author="Rev 7 Allen Wirfs-Brock" w:date="2012-05-04T10:59:00Z">
        <w:del w:id="28252" w:author="Rev 8 Allen Wirfs-Brock" w:date="2012-06-15T15:26:00Z">
          <w:r w:rsidRPr="002B7DB5" w:rsidDel="0095573C">
            <w:rPr>
              <w:b/>
            </w:rPr>
            <w:delText>false</w:delText>
          </w:r>
        </w:del>
      </w:ins>
      <w:ins w:id="28253" w:author="Rev 7 Allen Wirfs-Brock" w:date="2012-05-04T10:57:00Z">
        <w:del w:id="28254" w:author="Rev 8 Allen Wirfs-Brock" w:date="2012-06-15T15:26:00Z">
          <w:r w:rsidRPr="00E77497" w:rsidDel="0095573C">
            <w:delText>.</w:delText>
          </w:r>
        </w:del>
      </w:ins>
    </w:p>
    <w:p w14:paraId="37141200" w14:textId="77777777" w:rsidR="004C02EF" w:rsidRPr="00E77497" w:rsidRDefault="004C02EF" w:rsidP="00B43482">
      <w:pPr>
        <w:pStyle w:val="30"/>
        <w:numPr>
          <w:ilvl w:val="0"/>
          <w:numId w:val="0"/>
        </w:numPr>
      </w:pPr>
      <w:bookmarkStart w:id="28255" w:name="_Toc336509599"/>
      <w:r w:rsidRPr="00E77497">
        <w:t>15.2.4</w:t>
      </w:r>
      <w:r w:rsidRPr="00E77497">
        <w:tab/>
        <w:t>Properties of the Object Prototype Objec</w:t>
      </w:r>
      <w:bookmarkEnd w:id="28163"/>
      <w:bookmarkEnd w:id="28164"/>
      <w:bookmarkEnd w:id="28165"/>
      <w:bookmarkEnd w:id="28166"/>
      <w:r w:rsidRPr="00E77497">
        <w:t>t</w:t>
      </w:r>
      <w:bookmarkEnd w:id="28218"/>
      <w:bookmarkEnd w:id="28219"/>
      <w:bookmarkEnd w:id="28227"/>
      <w:bookmarkEnd w:id="28228"/>
      <w:bookmarkEnd w:id="28229"/>
      <w:bookmarkEnd w:id="28230"/>
      <w:bookmarkEnd w:id="28255"/>
    </w:p>
    <w:p w14:paraId="180352E8" w14:textId="77777777" w:rsidR="004C02EF" w:rsidRPr="00E77497" w:rsidRDefault="004C02EF" w:rsidP="004C02EF">
      <w:r w:rsidRPr="00E77497">
        <w:t xml:space="preserve">The value of the [[Prototype]] internal property of the Object prototype object is </w:t>
      </w:r>
      <w:r w:rsidRPr="00E77497">
        <w:rPr>
          <w:b/>
        </w:rPr>
        <w:t>null</w:t>
      </w:r>
      <w:del w:id="28256" w:author="Allen Wirfs-Brock" w:date="2011-07-02T13:25:00Z">
        <w:r w:rsidRPr="00E77497" w:rsidDel="008962D8">
          <w:delText xml:space="preserve">, the value of the [[Class]] internal property is </w:delText>
        </w:r>
        <w:r w:rsidRPr="00E77497" w:rsidDel="008962D8">
          <w:rPr>
            <w:rFonts w:ascii="Courier New" w:hAnsi="Courier New"/>
            <w:b/>
          </w:rPr>
          <w:delText>"Object"</w:delText>
        </w:r>
        <w:r w:rsidRPr="00E77497" w:rsidDel="008962D8">
          <w:delText>,</w:delText>
        </w:r>
      </w:del>
      <w:r w:rsidRPr="00E77497">
        <w:t xml:space="preserve"> and the initial value of the [[Extensible]] internal property is </w:t>
      </w:r>
      <w:r w:rsidRPr="00E77497">
        <w:rPr>
          <w:b/>
        </w:rPr>
        <w:t>true</w:t>
      </w:r>
      <w:r w:rsidRPr="00E77497">
        <w:t>.</w:t>
      </w:r>
      <w:bookmarkStart w:id="28257" w:name="_Toc385672264"/>
      <w:bookmarkStart w:id="28258" w:name="_Toc393690378"/>
    </w:p>
    <w:p w14:paraId="52905E01" w14:textId="77777777" w:rsidR="004C02EF" w:rsidRPr="00E77497" w:rsidRDefault="004C02EF" w:rsidP="004C02EF">
      <w:pPr>
        <w:pStyle w:val="40"/>
        <w:numPr>
          <w:ilvl w:val="0"/>
          <w:numId w:val="0"/>
        </w:numPr>
      </w:pPr>
      <w:r w:rsidRPr="00E77497">
        <w:t>15.2.4.1</w:t>
      </w:r>
      <w:r w:rsidRPr="00E77497">
        <w:tab/>
        <w:t>Object.prototype.constructo</w:t>
      </w:r>
      <w:bookmarkEnd w:id="28257"/>
      <w:bookmarkEnd w:id="28258"/>
      <w:r w:rsidRPr="00E77497">
        <w:t>r</w:t>
      </w:r>
    </w:p>
    <w:p w14:paraId="07733065" w14:textId="77777777" w:rsidR="004C02EF" w:rsidRPr="00E77497" w:rsidRDefault="004C02EF" w:rsidP="004C02EF">
      <w:r w:rsidRPr="00E77497">
        <w:t xml:space="preserve">The initial value of </w:t>
      </w:r>
      <w:r w:rsidRPr="00E77497">
        <w:rPr>
          <w:rFonts w:ascii="Courier New" w:hAnsi="Courier New"/>
          <w:b/>
        </w:rPr>
        <w:t>Object.prototype.constructor</w:t>
      </w:r>
      <w:r w:rsidRPr="00E77497">
        <w:t xml:space="preserve"> is the standard built-in </w:t>
      </w:r>
      <w:r w:rsidRPr="00E77497">
        <w:rPr>
          <w:rFonts w:ascii="Courier New" w:hAnsi="Courier New"/>
          <w:b/>
        </w:rPr>
        <w:t>Object</w:t>
      </w:r>
      <w:r w:rsidRPr="00E77497">
        <w:t xml:space="preserve"> constructor.</w:t>
      </w:r>
      <w:bookmarkStart w:id="28259" w:name="_Toc385672265"/>
      <w:bookmarkStart w:id="28260" w:name="_Toc393690379"/>
    </w:p>
    <w:p w14:paraId="691458F9" w14:textId="77777777" w:rsidR="004C02EF" w:rsidRPr="00E77497" w:rsidRDefault="004C02EF" w:rsidP="004C02EF">
      <w:pPr>
        <w:pStyle w:val="40"/>
        <w:numPr>
          <w:ilvl w:val="0"/>
          <w:numId w:val="0"/>
        </w:numPr>
      </w:pPr>
      <w:bookmarkStart w:id="28261" w:name="_Ref455974300"/>
      <w:r w:rsidRPr="00E77497">
        <w:t>15.2.4.2</w:t>
      </w:r>
      <w:r w:rsidRPr="00E77497">
        <w:tab/>
        <w:t>Object.prototype.toString</w:t>
      </w:r>
      <w:bookmarkEnd w:id="28259"/>
      <w:bookmarkEnd w:id="28260"/>
      <w:r w:rsidRPr="00E77497">
        <w:t xml:space="preserve"> ( )</w:t>
      </w:r>
      <w:bookmarkEnd w:id="28261"/>
    </w:p>
    <w:p w14:paraId="4CA630D5" w14:textId="77777777" w:rsidR="004C02EF" w:rsidRPr="00E77497" w:rsidRDefault="004C02EF" w:rsidP="004C02EF">
      <w:r w:rsidRPr="00E77497">
        <w:t xml:space="preserve">When the </w:t>
      </w:r>
      <w:r w:rsidRPr="00E77497">
        <w:rPr>
          <w:rFonts w:ascii="Courier New" w:hAnsi="Courier New"/>
          <w:b/>
        </w:rPr>
        <w:t>toString</w:t>
      </w:r>
      <w:r w:rsidRPr="00E77497">
        <w:t xml:space="preserve"> method is called, the following steps are taken:</w:t>
      </w:r>
    </w:p>
    <w:p w14:paraId="1EAC3632" w14:textId="77777777" w:rsidR="004C02EF" w:rsidRPr="00E77497" w:rsidRDefault="004C02EF" w:rsidP="00834A33">
      <w:pPr>
        <w:pStyle w:val="Alg4"/>
        <w:numPr>
          <w:ilvl w:val="0"/>
          <w:numId w:val="180"/>
        </w:numPr>
      </w:pPr>
      <w:r w:rsidRPr="00E77497">
        <w:t xml:space="preserve">If the </w:t>
      </w:r>
      <w:r w:rsidRPr="00E77497">
        <w:rPr>
          <w:b/>
        </w:rPr>
        <w:t>this</w:t>
      </w:r>
      <w:r w:rsidRPr="00E77497">
        <w:t xml:space="preserve"> value is </w:t>
      </w:r>
      <w:r w:rsidRPr="00E77497">
        <w:rPr>
          <w:b/>
        </w:rPr>
        <w:t>undefined</w:t>
      </w:r>
      <w:r w:rsidRPr="00E77497">
        <w:t xml:space="preserve">, return </w:t>
      </w:r>
      <w:r w:rsidRPr="00E77497">
        <w:rPr>
          <w:rFonts w:ascii="Courier New" w:hAnsi="Courier New"/>
          <w:b/>
        </w:rPr>
        <w:t>"[object Undefined]"</w:t>
      </w:r>
      <w:r w:rsidRPr="00E77497">
        <w:t>.</w:t>
      </w:r>
    </w:p>
    <w:p w14:paraId="4FA7D555" w14:textId="77777777" w:rsidR="004C02EF" w:rsidRPr="00E77497" w:rsidRDefault="004C02EF" w:rsidP="00834A33">
      <w:pPr>
        <w:pStyle w:val="Alg4"/>
        <w:numPr>
          <w:ilvl w:val="0"/>
          <w:numId w:val="180"/>
        </w:numPr>
      </w:pPr>
      <w:r w:rsidRPr="00E77497">
        <w:t xml:space="preserve">If the </w:t>
      </w:r>
      <w:r w:rsidRPr="00E77497">
        <w:rPr>
          <w:b/>
        </w:rPr>
        <w:t>this</w:t>
      </w:r>
      <w:r w:rsidRPr="00E77497">
        <w:t xml:space="preserve"> value is </w:t>
      </w:r>
      <w:r w:rsidRPr="00E77497">
        <w:rPr>
          <w:b/>
        </w:rPr>
        <w:t>null</w:t>
      </w:r>
      <w:r w:rsidRPr="00E77497">
        <w:t xml:space="preserve">, return </w:t>
      </w:r>
      <w:r w:rsidRPr="00E77497">
        <w:rPr>
          <w:rFonts w:ascii="Courier New" w:hAnsi="Courier New"/>
          <w:b/>
        </w:rPr>
        <w:t>"[object Null]"</w:t>
      </w:r>
      <w:r w:rsidRPr="00E77497">
        <w:t>.</w:t>
      </w:r>
    </w:p>
    <w:p w14:paraId="74B00E6B" w14:textId="77777777" w:rsidR="004C02EF" w:rsidRPr="00E77497" w:rsidRDefault="004C02EF" w:rsidP="00834A33">
      <w:pPr>
        <w:pStyle w:val="Alg4"/>
        <w:numPr>
          <w:ilvl w:val="0"/>
          <w:numId w:val="180"/>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21261855" w14:textId="77777777" w:rsidR="00236470" w:rsidRPr="00E77497" w:rsidRDefault="00236470" w:rsidP="00834A33">
      <w:pPr>
        <w:pStyle w:val="Alg4"/>
        <w:numPr>
          <w:ilvl w:val="0"/>
          <w:numId w:val="180"/>
        </w:numPr>
        <w:rPr>
          <w:ins w:id="28262" w:author="Allen Wirfs-Brock" w:date="2011-07-02T13:47:00Z"/>
        </w:rPr>
      </w:pPr>
      <w:ins w:id="28263" w:author="Allen Wirfs-Brock" w:date="2011-07-02T13:47:00Z">
        <w:r w:rsidRPr="00E77497">
          <w:t xml:space="preserve">If </w:t>
        </w:r>
        <w:r w:rsidRPr="00E77497">
          <w:rPr>
            <w:i/>
          </w:rPr>
          <w:t>O</w:t>
        </w:r>
        <w:r w:rsidRPr="00E77497">
          <w:t xml:space="preserve"> has </w:t>
        </w:r>
        <w:del w:id="28264" w:author="Rev 3 Allen Wirfs-Brock" w:date="2011-09-07T15:25:00Z">
          <w:r w:rsidRPr="00E77497" w:rsidDel="00FE434F">
            <w:delText>one of the internal properties</w:delText>
          </w:r>
        </w:del>
      </w:ins>
      <w:ins w:id="28265" w:author="Rev 3 Allen Wirfs-Brock" w:date="2011-09-07T15:25:00Z">
        <w:r w:rsidR="00FE434F" w:rsidRPr="00E77497">
          <w:t>a [[NativeBrand]] internal property</w:t>
        </w:r>
      </w:ins>
      <w:ins w:id="28266" w:author="Allen Wirfs-Brock" w:date="2011-07-02T13:47:00Z">
        <w:del w:id="28267" w:author="Rev 3 Allen Wirfs-Brock" w:date="2011-09-07T15:26:00Z">
          <w:r w:rsidRPr="00E77497" w:rsidDel="00FE434F">
            <w:delText xml:space="preserve"> listed in Table 23</w:delText>
          </w:r>
        </w:del>
        <w:r w:rsidRPr="00E77497">
          <w:t xml:space="preserve">, let </w:t>
        </w:r>
        <w:r w:rsidRPr="00E77497">
          <w:rPr>
            <w:i/>
          </w:rPr>
          <w:t>tag</w:t>
        </w:r>
        <w:r w:rsidRPr="00E77497">
          <w:t xml:space="preserve"> be the corresponding value from the </w:t>
        </w:r>
        <w:del w:id="28268" w:author="Rev 3 Allen Wirfs-Brock" w:date="2011-09-07T15:26:00Z">
          <w:r w:rsidRPr="00E77497" w:rsidDel="00FE434F">
            <w:delText>t</w:delText>
          </w:r>
        </w:del>
      </w:ins>
      <w:ins w:id="28269" w:author="Rev 8 Allen Wirfs-Brock" w:date="2012-06-13T12:56:00Z">
        <w:r w:rsidR="00676727">
          <w:fldChar w:fldCharType="begin"/>
        </w:r>
        <w:r w:rsidR="00676727">
          <w:instrText xml:space="preserve"> REF _Ref327355520 \h </w:instrText>
        </w:r>
      </w:ins>
      <w:r w:rsidR="00676727">
        <w:fldChar w:fldCharType="separate"/>
      </w:r>
      <w:ins w:id="28270" w:author="Rev 8 Allen Wirfs-Brock" w:date="2012-06-15T19:42:00Z">
        <w:r w:rsidR="00606E07">
          <w:t xml:space="preserve">Table </w:t>
        </w:r>
        <w:r w:rsidR="00606E07">
          <w:rPr>
            <w:noProof/>
          </w:rPr>
          <w:t>27</w:t>
        </w:r>
      </w:ins>
      <w:ins w:id="28271" w:author="Rev 8 Allen Wirfs-Brock" w:date="2012-06-13T12:56:00Z">
        <w:r w:rsidR="00676727">
          <w:fldChar w:fldCharType="end"/>
        </w:r>
      </w:ins>
      <w:ins w:id="28272" w:author="Allen Wirfs-Brock" w:date="2011-07-02T13:47:00Z">
        <w:r w:rsidRPr="00E77497">
          <w:t>.</w:t>
        </w:r>
      </w:ins>
    </w:p>
    <w:p w14:paraId="4D80394A" w14:textId="77777777" w:rsidR="00FD65DE" w:rsidRDefault="00973154" w:rsidP="00834A33">
      <w:pPr>
        <w:pStyle w:val="Alg4"/>
        <w:numPr>
          <w:ilvl w:val="0"/>
          <w:numId w:val="180"/>
        </w:numPr>
        <w:rPr>
          <w:ins w:id="28273" w:author="Rev 10 Allen Wirfs-Brock" w:date="2012-09-08T10:07:00Z"/>
        </w:rPr>
      </w:pPr>
      <w:ins w:id="28274" w:author="Rev 6 Allen Wirfs-Brock" w:date="2012-01-28T08:48:00Z">
        <w:r w:rsidRPr="00973154">
          <w:t xml:space="preserve">Else </w:t>
        </w:r>
      </w:ins>
    </w:p>
    <w:p w14:paraId="4B229F81" w14:textId="77777777" w:rsidR="00FD65DE" w:rsidRDefault="00FD65DE" w:rsidP="004C289E">
      <w:pPr>
        <w:pStyle w:val="Alg4"/>
        <w:numPr>
          <w:ilvl w:val="1"/>
          <w:numId w:val="180"/>
        </w:numPr>
        <w:rPr>
          <w:ins w:id="28275" w:author="Rev 10 Allen Wirfs-Brock" w:date="2012-09-08T10:09:00Z"/>
        </w:rPr>
      </w:pPr>
      <w:ins w:id="28276" w:author="Rev 10 Allen Wirfs-Brock" w:date="2012-09-08T10:09:00Z">
        <w:r>
          <w:t xml:space="preserve">Let </w:t>
        </w:r>
        <w:r w:rsidRPr="004C289E">
          <w:rPr>
            <w:i/>
          </w:rPr>
          <w:t>hasTag</w:t>
        </w:r>
        <w:r>
          <w:t xml:space="preserve"> be the result of calling the [[HasProperty]] internal method of </w:t>
        </w:r>
        <w:r w:rsidRPr="004C289E">
          <w:rPr>
            <w:i/>
          </w:rPr>
          <w:t>O</w:t>
        </w:r>
        <w:r>
          <w:t xml:space="preserve"> with argument @@</w:t>
        </w:r>
      </w:ins>
      <w:ins w:id="28277" w:author="Rev 10 Allen Wirfs-Brock" w:date="2012-09-08T10:13:00Z">
        <w:r w:rsidR="00355256">
          <w:t>toStringTag.</w:t>
        </w:r>
      </w:ins>
    </w:p>
    <w:p w14:paraId="0A4DE69E" w14:textId="77777777" w:rsidR="0013044F" w:rsidRDefault="0013044F" w:rsidP="0013044F">
      <w:pPr>
        <w:pStyle w:val="Alg4"/>
        <w:numPr>
          <w:ilvl w:val="1"/>
          <w:numId w:val="180"/>
        </w:numPr>
        <w:rPr>
          <w:ins w:id="28278" w:author="Rev 10 Allen Wirfs-Brock" w:date="2012-09-08T10:24:00Z"/>
        </w:rPr>
      </w:pPr>
      <w:ins w:id="28279" w:author="Rev 10 Allen Wirfs-Brock" w:date="2012-09-08T10:24:00Z">
        <w:r>
          <w:t xml:space="preserve">If </w:t>
        </w:r>
        <w:r w:rsidRPr="00823C20">
          <w:rPr>
            <w:i/>
          </w:rPr>
          <w:t>hasTag</w:t>
        </w:r>
        <w:r>
          <w:t xml:space="preserve"> is </w:t>
        </w:r>
        <w:r>
          <w:rPr>
            <w:b/>
          </w:rPr>
          <w:t>false</w:t>
        </w:r>
        <w:r>
          <w:t xml:space="preserve">, let tag be </w:t>
        </w:r>
        <w:r w:rsidRPr="00E77497">
          <w:rPr>
            <w:rFonts w:ascii="Courier New" w:hAnsi="Courier New"/>
            <w:b/>
          </w:rPr>
          <w:t>"Object"</w:t>
        </w:r>
        <w:r w:rsidRPr="00E77497">
          <w:t>.</w:t>
        </w:r>
      </w:ins>
    </w:p>
    <w:p w14:paraId="6994EB33" w14:textId="77777777" w:rsidR="0013044F" w:rsidRDefault="0013044F" w:rsidP="004C289E">
      <w:pPr>
        <w:pStyle w:val="Alg4"/>
        <w:numPr>
          <w:ilvl w:val="1"/>
          <w:numId w:val="180"/>
        </w:numPr>
        <w:rPr>
          <w:ins w:id="28280" w:author="Rev 10 Allen Wirfs-Brock" w:date="2012-09-08T10:24:00Z"/>
        </w:rPr>
      </w:pPr>
      <w:ins w:id="28281" w:author="Rev 10 Allen Wirfs-Brock" w:date="2012-09-08T10:24:00Z">
        <w:r>
          <w:t xml:space="preserve">Else, </w:t>
        </w:r>
      </w:ins>
    </w:p>
    <w:p w14:paraId="110FFF63" w14:textId="77777777" w:rsidR="00355256" w:rsidRPr="00355256" w:rsidRDefault="00355256" w:rsidP="004C289E">
      <w:pPr>
        <w:pStyle w:val="Alg4"/>
        <w:numPr>
          <w:ilvl w:val="2"/>
          <w:numId w:val="180"/>
        </w:numPr>
        <w:rPr>
          <w:ins w:id="28282" w:author="Rev 10 Allen Wirfs-Brock" w:date="2012-09-08T10:14:00Z"/>
        </w:rPr>
      </w:pPr>
      <w:ins w:id="28283" w:author="Rev 10 Allen Wirfs-Brock" w:date="2012-09-08T10:15:00Z">
        <w:r>
          <w:t xml:space="preserve">Let </w:t>
        </w:r>
        <w:r w:rsidRPr="004C289E">
          <w:rPr>
            <w:i/>
          </w:rPr>
          <w:t>tag</w:t>
        </w:r>
        <w:r>
          <w:t xml:space="preserve"> be the result of calling the [[Get]] internal method of </w:t>
        </w:r>
        <w:r w:rsidRPr="004C289E">
          <w:rPr>
            <w:i/>
          </w:rPr>
          <w:t>O</w:t>
        </w:r>
        <w:r>
          <w:t xml:space="preserve"> with</w:t>
        </w:r>
      </w:ins>
      <w:ins w:id="28284" w:author="Rev 10 Allen Wirfs-Brock" w:date="2012-09-08T10:16:00Z">
        <w:r w:rsidRPr="00355256">
          <w:t xml:space="preserve"> </w:t>
        </w:r>
        <w:r>
          <w:t>argument @@toStringTag.</w:t>
        </w:r>
      </w:ins>
    </w:p>
    <w:p w14:paraId="2DC5361C" w14:textId="77777777" w:rsidR="00355256" w:rsidRDefault="00355256" w:rsidP="004C289E">
      <w:pPr>
        <w:pStyle w:val="Alg4"/>
        <w:numPr>
          <w:ilvl w:val="2"/>
          <w:numId w:val="180"/>
        </w:numPr>
        <w:rPr>
          <w:ins w:id="28285" w:author="Rev 10 Allen Wirfs-Brock" w:date="2012-09-08T10:16:00Z"/>
        </w:rPr>
      </w:pPr>
      <w:ins w:id="28286" w:author="Rev 10 Allen Wirfs-Brock" w:date="2012-09-08T10:17:00Z">
        <w:r>
          <w:t xml:space="preserve">If </w:t>
        </w:r>
        <w:r w:rsidRPr="004C289E">
          <w:rPr>
            <w:i/>
          </w:rPr>
          <w:t>tag</w:t>
        </w:r>
        <w:r>
          <w:t xml:space="preserve"> is an abrupt completion, let </w:t>
        </w:r>
        <w:r w:rsidRPr="004C289E">
          <w:rPr>
            <w:i/>
          </w:rPr>
          <w:t>tag</w:t>
        </w:r>
        <w:r>
          <w:t xml:space="preserve"> be NormalCompletion(</w:t>
        </w:r>
      </w:ins>
      <w:ins w:id="28287" w:author="Rev 10 Allen Wirfs-Brock" w:date="2012-09-08T10:18:00Z">
        <w:r w:rsidRPr="00E77497">
          <w:rPr>
            <w:rFonts w:ascii="Courier New" w:hAnsi="Courier New" w:cs="Courier New"/>
            <w:b/>
          </w:rPr>
          <w:t>"</w:t>
        </w:r>
        <w:r>
          <w:rPr>
            <w:rFonts w:ascii="Courier New" w:hAnsi="Courier New" w:cs="Courier New"/>
            <w:b/>
          </w:rPr>
          <w:t>???</w:t>
        </w:r>
        <w:r w:rsidRPr="00E77497">
          <w:rPr>
            <w:rFonts w:ascii="Courier New" w:hAnsi="Courier New" w:cs="Courier New"/>
            <w:b/>
          </w:rPr>
          <w:t>"</w:t>
        </w:r>
        <w:r>
          <w:t>).</w:t>
        </w:r>
      </w:ins>
    </w:p>
    <w:p w14:paraId="01B98C0B" w14:textId="77777777" w:rsidR="00265A70" w:rsidRDefault="00265A70" w:rsidP="004C289E">
      <w:pPr>
        <w:pStyle w:val="Alg4"/>
        <w:numPr>
          <w:ilvl w:val="2"/>
          <w:numId w:val="180"/>
        </w:numPr>
        <w:rPr>
          <w:ins w:id="28288" w:author="Rev 10 Allen Wirfs-Brock" w:date="2012-09-08T10:53:00Z"/>
        </w:rPr>
      </w:pPr>
      <w:ins w:id="28289" w:author="Rev 10 Allen Wirfs-Brock" w:date="2012-09-08T10:53:00Z">
        <w:r>
          <w:t xml:space="preserve">Let </w:t>
        </w:r>
        <w:r w:rsidRPr="00265A70">
          <w:rPr>
            <w:i/>
          </w:rPr>
          <w:t>tag</w:t>
        </w:r>
        <w:r>
          <w:t xml:space="preserve"> be </w:t>
        </w:r>
        <w:r w:rsidRPr="00265A70">
          <w:rPr>
            <w:i/>
          </w:rPr>
          <w:t>tag</w:t>
        </w:r>
        <w:r>
          <w:t>.[[value]].</w:t>
        </w:r>
      </w:ins>
    </w:p>
    <w:p w14:paraId="463E3A7E" w14:textId="77777777" w:rsidR="00355256" w:rsidRDefault="00355256" w:rsidP="004C289E">
      <w:pPr>
        <w:pStyle w:val="Alg4"/>
        <w:numPr>
          <w:ilvl w:val="2"/>
          <w:numId w:val="180"/>
        </w:numPr>
        <w:rPr>
          <w:ins w:id="28290" w:author="Rev 10 Allen Wirfs-Brock" w:date="2012-09-08T10:19:00Z"/>
        </w:rPr>
      </w:pPr>
      <w:ins w:id="28291" w:author="Rev 10 Allen Wirfs-Brock" w:date="2012-09-08T10:21:00Z">
        <w:r>
          <w:t>If Type(</w:t>
        </w:r>
        <w:r w:rsidRPr="004C289E">
          <w:rPr>
            <w:i/>
          </w:rPr>
          <w:t>tag</w:t>
        </w:r>
        <w:r>
          <w:t xml:space="preserve">) is not String, let </w:t>
        </w:r>
        <w:r>
          <w:rPr>
            <w:i/>
          </w:rPr>
          <w:t>tag</w:t>
        </w:r>
        <w:r>
          <w:t xml:space="preserve"> be </w:t>
        </w:r>
      </w:ins>
      <w:ins w:id="28292" w:author="Rev 10 Allen Wirfs-Brock" w:date="2012-09-08T10:22:00Z">
        <w:r w:rsidRPr="00E77497">
          <w:rPr>
            <w:rFonts w:ascii="Courier New" w:hAnsi="Courier New" w:cs="Courier New"/>
            <w:b/>
          </w:rPr>
          <w:t>"</w:t>
        </w:r>
        <w:r>
          <w:rPr>
            <w:rFonts w:ascii="Courier New" w:hAnsi="Courier New" w:cs="Courier New"/>
            <w:b/>
          </w:rPr>
          <w:t>???</w:t>
        </w:r>
        <w:r w:rsidRPr="00E77497">
          <w:rPr>
            <w:rFonts w:ascii="Courier New" w:hAnsi="Courier New" w:cs="Courier New"/>
            <w:b/>
          </w:rPr>
          <w:t>"</w:t>
        </w:r>
        <w:r>
          <w:t>.</w:t>
        </w:r>
      </w:ins>
    </w:p>
    <w:p w14:paraId="5C56CBF7" w14:textId="77777777" w:rsidR="00973154" w:rsidRDefault="00973154" w:rsidP="004C289E">
      <w:pPr>
        <w:pStyle w:val="Alg4"/>
        <w:numPr>
          <w:ilvl w:val="2"/>
          <w:numId w:val="180"/>
        </w:numPr>
        <w:rPr>
          <w:ins w:id="28293" w:author="Rev 6 Allen Wirfs-Brock" w:date="2012-01-28T08:48:00Z"/>
        </w:rPr>
      </w:pPr>
      <w:ins w:id="28294" w:author="Rev 6 Allen Wirfs-Brock" w:date="2012-01-28T08:48:00Z">
        <w:del w:id="28295" w:author="Rev 10 Allen Wirfs-Brock" w:date="2012-09-26T16:48:00Z">
          <w:r w:rsidRPr="00973154" w:rsidDel="00EE5B27">
            <w:delText>i</w:delText>
          </w:r>
        </w:del>
      </w:ins>
      <w:ins w:id="28296" w:author="Rev 10 Allen Wirfs-Brock" w:date="2012-09-26T16:48:00Z">
        <w:r w:rsidR="00EE5B27">
          <w:t>I</w:t>
        </w:r>
      </w:ins>
      <w:ins w:id="28297" w:author="Rev 6 Allen Wirfs-Brock" w:date="2012-01-28T08:48:00Z">
        <w:r w:rsidRPr="00973154">
          <w:t xml:space="preserve">f </w:t>
        </w:r>
        <w:del w:id="28298" w:author="Rev 10 Allen Wirfs-Brock" w:date="2012-09-08T10:25:00Z">
          <w:r w:rsidRPr="00973154" w:rsidDel="0013044F">
            <w:rPr>
              <w:i/>
            </w:rPr>
            <w:delText>O</w:delText>
          </w:r>
        </w:del>
      </w:ins>
      <w:ins w:id="28299" w:author="Rev 10 Allen Wirfs-Brock" w:date="2012-09-08T10:25:00Z">
        <w:r w:rsidR="0013044F">
          <w:rPr>
            <w:i/>
          </w:rPr>
          <w:t>tag</w:t>
        </w:r>
      </w:ins>
      <w:ins w:id="28300" w:author="Rev 6 Allen Wirfs-Brock" w:date="2012-01-28T08:48:00Z">
        <w:r w:rsidRPr="00973154">
          <w:t xml:space="preserve"> is </w:t>
        </w:r>
      </w:ins>
      <w:ins w:id="28301" w:author="Rev 10 Allen Wirfs-Brock" w:date="2012-09-08T10:25:00Z">
        <w:r w:rsidR="0013044F">
          <w:t xml:space="preserve">any </w:t>
        </w:r>
      </w:ins>
      <w:ins w:id="28302" w:author="Rev 6 Allen Wirfs-Brock" w:date="2012-01-28T08:48:00Z">
        <w:del w:id="28303" w:author="Rev 10 Allen Wirfs-Brock" w:date="2012-09-08T10:25:00Z">
          <w:r w:rsidRPr="00973154" w:rsidDel="0013044F">
            <w:delText xml:space="preserve">a host object, let </w:delText>
          </w:r>
          <w:r w:rsidRPr="00973154" w:rsidDel="0013044F">
            <w:rPr>
              <w:i/>
            </w:rPr>
            <w:delText>tag</w:delText>
          </w:r>
          <w:r w:rsidRPr="00973154" w:rsidDel="0013044F">
            <w:delText xml:space="preserve"> be an implementation defined string value. This value may not be</w:delText>
          </w:r>
        </w:del>
      </w:ins>
      <w:ins w:id="28304" w:author="Rev 10 Allen Wirfs-Brock" w:date="2012-09-08T10:25:00Z">
        <w:r w:rsidR="0013044F">
          <w:t>of</w:t>
        </w:r>
      </w:ins>
      <w:ins w:id="28305" w:author="Rev 6 Allen Wirfs-Brock" w:date="2012-01-28T08:48:00Z">
        <w:r>
          <w:rPr>
            <w:rFonts w:ascii="Courier New" w:hAnsi="Courier New" w:cs="Courier New"/>
            <w:b/>
          </w:rPr>
          <w:t xml:space="preserve"> </w:t>
        </w:r>
      </w:ins>
      <w:ins w:id="28306" w:author="Rev 10 Allen Wirfs-Brock" w:date="2012-09-08T10:26:00Z">
        <w:r w:rsidR="0013044F" w:rsidRPr="00E77497">
          <w:rPr>
            <w:rFonts w:ascii="Courier New" w:hAnsi="Courier New"/>
            <w:b/>
          </w:rPr>
          <w:t>"Arguments"</w:t>
        </w:r>
        <w:r w:rsidR="0013044F" w:rsidRPr="00E77497">
          <w:t xml:space="preserve">, </w:t>
        </w:r>
      </w:ins>
      <w:ins w:id="28307" w:author="Rev 6 Allen Wirfs-Brock" w:date="2012-01-28T08:48:00Z">
        <w:r w:rsidRPr="00E77497">
          <w:rPr>
            <w:rFonts w:ascii="Courier New" w:hAnsi="Courier New" w:cs="Courier New"/>
            <w:b/>
          </w:rPr>
          <w:t>"Array"</w:t>
        </w:r>
        <w:r w:rsidRPr="00E77497">
          <w:t xml:space="preserve">, </w:t>
        </w:r>
        <w:r w:rsidRPr="00E77497">
          <w:rPr>
            <w:rFonts w:ascii="Courier New" w:hAnsi="Courier New" w:cs="Courier New"/>
            <w:b/>
          </w:rPr>
          <w:t>"Boolean"</w:t>
        </w:r>
        <w:r w:rsidRPr="00E77497">
          <w:t xml:space="preserve">, </w:t>
        </w:r>
        <w:r w:rsidRPr="00E77497">
          <w:rPr>
            <w:rFonts w:ascii="Courier New" w:hAnsi="Courier New" w:cs="Courier New"/>
            <w:b/>
          </w:rPr>
          <w:t>"Date"</w:t>
        </w:r>
        <w:r w:rsidRPr="00E77497">
          <w:t xml:space="preserve">, </w:t>
        </w:r>
        <w:r w:rsidRPr="00E77497">
          <w:rPr>
            <w:rFonts w:ascii="Courier New" w:hAnsi="Courier New" w:cs="Courier New"/>
            <w:b/>
          </w:rPr>
          <w:t>"Error"</w:t>
        </w:r>
        <w:r w:rsidRPr="00E77497">
          <w:t xml:space="preserve">, </w:t>
        </w:r>
        <w:r w:rsidRPr="00E77497">
          <w:rPr>
            <w:rFonts w:ascii="Courier New" w:hAnsi="Courier New" w:cs="Courier New"/>
            <w:b/>
          </w:rPr>
          <w:t>"Function"</w:t>
        </w:r>
        <w:r w:rsidRPr="00E77497">
          <w:t xml:space="preserve">, </w:t>
        </w:r>
        <w:r w:rsidRPr="00E77497">
          <w:rPr>
            <w:rFonts w:ascii="Courier New" w:hAnsi="Courier New" w:cs="Courier New"/>
            <w:b/>
          </w:rPr>
          <w:t>"JSON"</w:t>
        </w:r>
        <w:r w:rsidRPr="00E77497">
          <w:t xml:space="preserve">, </w:t>
        </w:r>
        <w:r w:rsidRPr="00E77497">
          <w:rPr>
            <w:rFonts w:ascii="Courier New" w:hAnsi="Courier New" w:cs="Courier New"/>
            <w:b/>
          </w:rPr>
          <w:t>"Math"</w:t>
        </w:r>
        <w:r w:rsidRPr="00E77497">
          <w:t xml:space="preserve">, </w:t>
        </w:r>
        <w:r w:rsidRPr="00E77497">
          <w:rPr>
            <w:rFonts w:ascii="Courier New" w:hAnsi="Courier New" w:cs="Courier New"/>
            <w:b/>
          </w:rPr>
          <w:t>"Number"</w:t>
        </w:r>
        <w:r w:rsidRPr="00E77497">
          <w:t xml:space="preserve">, </w:t>
        </w:r>
        <w:r w:rsidRPr="00E77497">
          <w:rPr>
            <w:rFonts w:ascii="Courier New" w:hAnsi="Courier New" w:cs="Courier New"/>
            <w:b/>
          </w:rPr>
          <w:t>"Object"</w:t>
        </w:r>
        <w:r w:rsidRPr="00E77497">
          <w:t xml:space="preserve">, </w:t>
        </w:r>
        <w:r w:rsidRPr="00E77497">
          <w:rPr>
            <w:rFonts w:ascii="Courier New" w:hAnsi="Courier New" w:cs="Courier New"/>
            <w:b/>
          </w:rPr>
          <w:t>"RegExp"</w:t>
        </w:r>
        <w:r w:rsidRPr="00E77497">
          <w:t xml:space="preserve">, </w:t>
        </w:r>
      </w:ins>
      <w:ins w:id="28308" w:author="Rev 6 Allen Wirfs-Brock" w:date="2012-01-28T08:49:00Z">
        <w:r>
          <w:t>or</w:t>
        </w:r>
      </w:ins>
      <w:ins w:id="28309" w:author="Rev 6 Allen Wirfs-Brock" w:date="2012-01-28T08:48:00Z">
        <w:r w:rsidRPr="00E77497">
          <w:t xml:space="preserve"> </w:t>
        </w:r>
        <w:r w:rsidRPr="00E77497">
          <w:rPr>
            <w:rFonts w:ascii="Courier New" w:hAnsi="Courier New" w:cs="Courier New"/>
            <w:b/>
          </w:rPr>
          <w:t>"String"</w:t>
        </w:r>
        <w:del w:id="28310" w:author="Rev 10 Allen Wirfs-Brock" w:date="2012-09-08T10:27:00Z">
          <w:r w:rsidRPr="00E77497" w:rsidDel="0013044F">
            <w:delText>.</w:delText>
          </w:r>
        </w:del>
      </w:ins>
      <w:ins w:id="28311" w:author="Rev 10 Allen Wirfs-Brock" w:date="2012-09-08T10:27:00Z">
        <w:r w:rsidR="0013044F">
          <w:t xml:space="preserve"> then let </w:t>
        </w:r>
        <w:r w:rsidR="0013044F">
          <w:rPr>
            <w:i/>
          </w:rPr>
          <w:t>tag</w:t>
        </w:r>
        <w:r w:rsidR="0013044F">
          <w:t xml:space="preserve"> be the string value </w:t>
        </w:r>
      </w:ins>
      <w:ins w:id="28312" w:author="Rev 10 Allen Wirfs-Brock" w:date="2012-09-08T10:28:00Z">
        <w:r w:rsidR="0013044F" w:rsidRPr="00E77497">
          <w:rPr>
            <w:rFonts w:ascii="Courier New" w:hAnsi="Courier New" w:cs="Courier New"/>
            <w:b/>
          </w:rPr>
          <w:t>"</w:t>
        </w:r>
        <w:r w:rsidR="0013044F">
          <w:rPr>
            <w:rFonts w:ascii="Courier New" w:hAnsi="Courier New" w:cs="Courier New"/>
            <w:b/>
          </w:rPr>
          <w:t>~</w:t>
        </w:r>
        <w:r w:rsidR="0013044F" w:rsidRPr="00E77497">
          <w:rPr>
            <w:rFonts w:ascii="Courier New" w:hAnsi="Courier New" w:cs="Courier New"/>
            <w:b/>
          </w:rPr>
          <w:t>"</w:t>
        </w:r>
        <w:r w:rsidR="0013044F">
          <w:rPr>
            <w:rFonts w:ascii="Courier New" w:hAnsi="Courier New" w:cs="Courier New"/>
            <w:b/>
          </w:rPr>
          <w:t xml:space="preserve"> </w:t>
        </w:r>
        <w:r w:rsidR="0013044F" w:rsidRPr="004C289E">
          <w:t xml:space="preserve">concatenated with the current value of </w:t>
        </w:r>
        <w:r w:rsidR="0013044F" w:rsidRPr="004C289E">
          <w:rPr>
            <w:i/>
          </w:rPr>
          <w:t>tag</w:t>
        </w:r>
        <w:r w:rsidR="0013044F" w:rsidRPr="004C289E">
          <w:t>.</w:t>
        </w:r>
      </w:ins>
    </w:p>
    <w:p w14:paraId="08DBAB8F" w14:textId="77777777" w:rsidR="004C02EF" w:rsidRPr="00E77497" w:rsidDel="0013044F" w:rsidRDefault="00236470" w:rsidP="004C289E">
      <w:pPr>
        <w:pStyle w:val="Alg4"/>
        <w:numPr>
          <w:ilvl w:val="0"/>
          <w:numId w:val="180"/>
        </w:numPr>
        <w:spacing w:after="240"/>
        <w:rPr>
          <w:del w:id="28313" w:author="Rev 10 Allen Wirfs-Brock" w:date="2012-09-08T10:29:00Z"/>
        </w:rPr>
        <w:pPrChange w:id="28314" w:author="Rev 10 Allen Wirfs-Brock" w:date="2012-09-08T10:42:00Z">
          <w:pPr>
            <w:pStyle w:val="Alg4"/>
            <w:numPr>
              <w:numId w:val="180"/>
            </w:numPr>
            <w:tabs>
              <w:tab w:val="num" w:pos="360"/>
            </w:tabs>
            <w:ind w:left="360" w:hanging="360"/>
          </w:pPr>
        </w:pPrChange>
      </w:pPr>
      <w:ins w:id="28315" w:author="Allen Wirfs-Brock" w:date="2011-07-02T13:48:00Z">
        <w:del w:id="28316" w:author="Rev 10 Allen Wirfs-Brock" w:date="2012-09-08T10:29:00Z">
          <w:r w:rsidRPr="00E77497" w:rsidDel="0013044F">
            <w:delText xml:space="preserve">Else, </w:delText>
          </w:r>
        </w:del>
      </w:ins>
      <w:del w:id="28317" w:author="Rev 10 Allen Wirfs-Brock" w:date="2012-09-08T10:29:00Z">
        <w:r w:rsidR="004C02EF" w:rsidRPr="00E77497" w:rsidDel="0013044F">
          <w:delText xml:space="preserve">Let </w:delText>
        </w:r>
      </w:del>
      <w:ins w:id="28318" w:author="Allen Wirfs-Brock" w:date="2011-07-02T13:49:00Z">
        <w:del w:id="28319" w:author="Rev 10 Allen Wirfs-Brock" w:date="2012-09-08T10:29:00Z">
          <w:r w:rsidRPr="00E77497" w:rsidDel="0013044F">
            <w:delText xml:space="preserve">let </w:delText>
          </w:r>
        </w:del>
      </w:ins>
      <w:del w:id="28320" w:author="Rev 10 Allen Wirfs-Brock" w:date="2012-09-08T10:29:00Z">
        <w:r w:rsidR="004C02EF" w:rsidRPr="004C289E" w:rsidDel="0013044F">
          <w:delText>class</w:delText>
        </w:r>
        <w:r w:rsidR="004C02EF" w:rsidRPr="00E77497" w:rsidDel="0013044F">
          <w:delText xml:space="preserve"> </w:delText>
        </w:r>
      </w:del>
      <w:ins w:id="28321" w:author="Allen Wirfs-Brock" w:date="2011-07-02T13:35:00Z">
        <w:del w:id="28322" w:author="Rev 10 Allen Wirfs-Brock" w:date="2012-09-08T10:29:00Z">
          <w:r w:rsidR="005761C4" w:rsidRPr="004C289E" w:rsidDel="0013044F">
            <w:delText>tag</w:delText>
          </w:r>
          <w:r w:rsidR="005761C4" w:rsidRPr="00E77497" w:rsidDel="0013044F">
            <w:delText xml:space="preserve"> </w:delText>
          </w:r>
        </w:del>
      </w:ins>
      <w:del w:id="28323" w:author="Rev 10 Allen Wirfs-Brock" w:date="2012-09-08T10:29:00Z">
        <w:r w:rsidR="004C02EF" w:rsidRPr="00E77497" w:rsidDel="0013044F">
          <w:delText xml:space="preserve">be the </w:delText>
        </w:r>
      </w:del>
      <w:ins w:id="28324" w:author="Allen Wirfs-Brock" w:date="2011-07-02T13:49:00Z">
        <w:del w:id="28325" w:author="Rev 10 Allen Wirfs-Brock" w:date="2012-09-08T10:29:00Z">
          <w:r w:rsidRPr="00E77497" w:rsidDel="0013044F">
            <w:delText xml:space="preserve">string </w:delText>
          </w:r>
        </w:del>
      </w:ins>
      <w:del w:id="28326" w:author="Rev 10 Allen Wirfs-Brock" w:date="2012-09-08T10:29:00Z">
        <w:r w:rsidR="004C02EF" w:rsidRPr="00E77497" w:rsidDel="0013044F">
          <w:delText xml:space="preserve">value </w:delText>
        </w:r>
      </w:del>
      <w:ins w:id="28327" w:author="Allen Wirfs-Brock" w:date="2011-07-02T13:49:00Z">
        <w:del w:id="28328" w:author="Rev 10 Allen Wirfs-Brock" w:date="2012-09-08T10:29:00Z">
          <w:r w:rsidRPr="004C289E" w:rsidDel="0013044F">
            <w:delText>"Object"</w:delText>
          </w:r>
        </w:del>
      </w:ins>
      <w:del w:id="28329" w:author="Rev 10 Allen Wirfs-Brock" w:date="2012-09-08T10:29:00Z">
        <w:r w:rsidR="004C02EF" w:rsidRPr="00E77497" w:rsidDel="0013044F">
          <w:delText xml:space="preserve">of the [[Class]] internal property of </w:delText>
        </w:r>
        <w:r w:rsidR="004C02EF" w:rsidRPr="004C289E" w:rsidDel="0013044F">
          <w:delText>O</w:delText>
        </w:r>
        <w:r w:rsidR="004C02EF" w:rsidRPr="00E77497" w:rsidDel="0013044F">
          <w:delText>.</w:delText>
        </w:r>
      </w:del>
    </w:p>
    <w:p w14:paraId="6E5144D8" w14:textId="77777777" w:rsidR="004C02EF" w:rsidRPr="00E77497" w:rsidDel="0013044F" w:rsidRDefault="004C02EF" w:rsidP="004C289E">
      <w:pPr>
        <w:pStyle w:val="Alg4"/>
        <w:numPr>
          <w:ilvl w:val="0"/>
          <w:numId w:val="180"/>
        </w:numPr>
        <w:spacing w:after="240"/>
        <w:rPr>
          <w:ins w:id="28330" w:author="Allen Wirfs-Brock" w:date="2011-07-02T13:34:00Z"/>
          <w:del w:id="28331" w:author="Rev 10 Allen Wirfs-Brock" w:date="2012-09-08T10:34:00Z"/>
        </w:rPr>
        <w:pPrChange w:id="28332" w:author="Rev 10 Allen Wirfs-Brock" w:date="2012-09-08T10:42:00Z">
          <w:pPr>
            <w:pStyle w:val="Alg4"/>
            <w:numPr>
              <w:numId w:val="180"/>
            </w:numPr>
            <w:tabs>
              <w:tab w:val="num" w:pos="360"/>
            </w:tabs>
            <w:spacing w:after="220"/>
            <w:ind w:left="360" w:hanging="360"/>
          </w:pPr>
        </w:pPrChange>
      </w:pPr>
      <w:r w:rsidRPr="00E77497">
        <w:t xml:space="preserve">Return the String value that is the result of concatenating the three Strings </w:t>
      </w:r>
      <w:r w:rsidRPr="004C289E">
        <w:t>"[object "</w:t>
      </w:r>
      <w:r w:rsidRPr="00E77497">
        <w:t xml:space="preserve">, </w:t>
      </w:r>
      <w:del w:id="28333" w:author="Allen Wirfs-Brock" w:date="2011-07-02T13:35:00Z">
        <w:r w:rsidRPr="004C289E" w:rsidDel="005761C4">
          <w:delText>class</w:delText>
        </w:r>
      </w:del>
      <w:ins w:id="28334" w:author="Allen Wirfs-Brock" w:date="2011-07-02T13:35:00Z">
        <w:r w:rsidR="005761C4" w:rsidRPr="004C289E">
          <w:t>tag</w:t>
        </w:r>
      </w:ins>
      <w:r w:rsidRPr="00E77497">
        <w:t xml:space="preserve">, and </w:t>
      </w:r>
      <w:r w:rsidRPr="004C289E">
        <w:t>"]"</w:t>
      </w:r>
      <w:r w:rsidRPr="00E77497">
        <w:t>.</w:t>
      </w:r>
    </w:p>
    <w:p w14:paraId="3ECAFFA4" w14:textId="77777777" w:rsidR="0013044F" w:rsidRDefault="0013044F" w:rsidP="004C289E">
      <w:pPr>
        <w:pStyle w:val="Alg4"/>
        <w:numPr>
          <w:ilvl w:val="0"/>
          <w:numId w:val="180"/>
        </w:numPr>
        <w:spacing w:after="240"/>
        <w:rPr>
          <w:ins w:id="28335" w:author="Rev 10 Allen Wirfs-Brock" w:date="2012-09-08T10:34:00Z"/>
        </w:rPr>
      </w:pPr>
      <w:bookmarkStart w:id="28336" w:name="_Ref327355520"/>
    </w:p>
    <w:p w14:paraId="0CBE0315" w14:textId="77777777" w:rsidR="005761C4" w:rsidRPr="0013044F" w:rsidRDefault="00676727" w:rsidP="00A90DAC">
      <w:pPr>
        <w:pStyle w:val="Alg4"/>
        <w:keepNext/>
        <w:spacing w:after="220"/>
        <w:jc w:val="center"/>
        <w:rPr>
          <w:ins w:id="28337" w:author="Allen Wirfs-Brock" w:date="2011-07-02T13:35:00Z"/>
          <w:rFonts w:eastAsia="Arial Unicode MS"/>
        </w:rPr>
      </w:pPr>
      <w:ins w:id="28338" w:author="Rev 8 Allen Wirfs-Brock" w:date="2012-06-13T12:56:00Z">
        <w:r>
          <w:t xml:space="preserve">Table </w:t>
        </w:r>
        <w:r>
          <w:fldChar w:fldCharType="begin"/>
        </w:r>
        <w:r>
          <w:instrText xml:space="preserve"> SEQ Table \* ARABIC </w:instrText>
        </w:r>
      </w:ins>
      <w:r>
        <w:fldChar w:fldCharType="separate"/>
      </w:r>
      <w:ins w:id="28339" w:author="Rev 8 Allen Wirfs-Brock" w:date="2012-06-15T19:42:00Z">
        <w:r w:rsidR="00606E07">
          <w:rPr>
            <w:noProof/>
          </w:rPr>
          <w:t>27</w:t>
        </w:r>
      </w:ins>
      <w:ins w:id="28340" w:author="Rev 8 Allen Wirfs-Brock" w:date="2012-06-13T12:56:00Z">
        <w:r>
          <w:fldChar w:fldCharType="end"/>
        </w:r>
      </w:ins>
      <w:bookmarkEnd w:id="28336"/>
      <w:ins w:id="28341" w:author="Allen Wirfs-Brock" w:date="2011-07-02T13:35:00Z">
        <w:r w:rsidR="005761C4" w:rsidRPr="0013044F">
          <w:rPr>
            <w:rFonts w:eastAsia="Arial Unicode MS"/>
          </w:rPr>
          <w:t xml:space="preserve"> — </w:t>
        </w:r>
      </w:ins>
      <w:ins w:id="28342" w:author="Allen Wirfs-Brock" w:date="2011-07-02T13:47:00Z">
        <w:r w:rsidR="00236470" w:rsidRPr="00E77497">
          <w:t>T</w:t>
        </w:r>
      </w:ins>
      <w:ins w:id="28343" w:author="Allen Wirfs-Brock" w:date="2011-07-02T13:46:00Z">
        <w:r w:rsidR="00236470" w:rsidRPr="00E77497">
          <w:t>ags for Classified Native Objects</w:t>
        </w:r>
      </w:ins>
    </w:p>
    <w:tbl>
      <w:tblPr>
        <w:tblW w:w="6715" w:type="dxa"/>
        <w:tblInd w:w="1728" w:type="dxa"/>
        <w:tblLook w:val="04A0" w:firstRow="1" w:lastRow="0" w:firstColumn="1" w:lastColumn="0" w:noHBand="0" w:noVBand="1"/>
      </w:tblPr>
      <w:tblGrid>
        <w:gridCol w:w="4356"/>
        <w:gridCol w:w="2359"/>
      </w:tblGrid>
      <w:tr w:rsidR="005761C4" w:rsidRPr="00E77497" w14:paraId="53D861AC" w14:textId="77777777" w:rsidTr="00A90DAC">
        <w:trPr>
          <w:trHeight w:val="124"/>
          <w:ins w:id="28344" w:author="Allen Wirfs-Brock" w:date="2011-07-02T13:35:00Z"/>
        </w:trPr>
        <w:tc>
          <w:tcPr>
            <w:tcW w:w="4356" w:type="dxa"/>
            <w:tcBorders>
              <w:top w:val="single" w:sz="8" w:space="0" w:color="auto"/>
              <w:left w:val="single" w:sz="8" w:space="0" w:color="auto"/>
              <w:bottom w:val="single" w:sz="8" w:space="0" w:color="auto"/>
              <w:right w:val="single" w:sz="8" w:space="0" w:color="000000"/>
            </w:tcBorders>
            <w:shd w:val="clear" w:color="000000" w:fill="C0C0C0"/>
            <w:hideMark/>
          </w:tcPr>
          <w:p w14:paraId="7089018F" w14:textId="77777777" w:rsidR="005761C4" w:rsidRPr="00E77497" w:rsidRDefault="00E02AC5" w:rsidP="00A90DAC">
            <w:pPr>
              <w:pStyle w:val="Alg4"/>
              <w:rPr>
                <w:ins w:id="28345" w:author="Allen Wirfs-Brock" w:date="2011-07-02T13:35:00Z"/>
                <w:b/>
              </w:rPr>
            </w:pPr>
            <w:ins w:id="28346" w:author="Rev 10 Allen Wirfs-Brock" w:date="2012-09-24T15:30:00Z">
              <w:r>
                <w:rPr>
                  <w:b/>
                </w:rPr>
                <w:t xml:space="preserve"> </w:t>
              </w:r>
            </w:ins>
            <w:ins w:id="28347" w:author="Rev 3 Allen Wirfs-Brock" w:date="2011-09-07T15:26:00Z">
              <w:r w:rsidR="00FE434F" w:rsidRPr="00E77497">
                <w:rPr>
                  <w:b/>
                </w:rPr>
                <w:t>[[NativeBrand]] Value</w:t>
              </w:r>
            </w:ins>
          </w:p>
        </w:tc>
        <w:tc>
          <w:tcPr>
            <w:tcW w:w="2359" w:type="dxa"/>
            <w:tcBorders>
              <w:top w:val="single" w:sz="8" w:space="0" w:color="auto"/>
              <w:left w:val="single" w:sz="8" w:space="0" w:color="auto"/>
              <w:bottom w:val="single" w:sz="8" w:space="0" w:color="auto"/>
              <w:right w:val="single" w:sz="8" w:space="0" w:color="000000"/>
            </w:tcBorders>
            <w:shd w:val="clear" w:color="000000" w:fill="C0C0C0"/>
          </w:tcPr>
          <w:p w14:paraId="530DCF59" w14:textId="77777777" w:rsidR="005761C4" w:rsidRPr="00E77497" w:rsidRDefault="005761C4" w:rsidP="00A90DAC">
            <w:pPr>
              <w:pStyle w:val="Alg4"/>
              <w:rPr>
                <w:ins w:id="28348" w:author="Allen Wirfs-Brock" w:date="2011-07-02T13:35:00Z"/>
                <w:b/>
              </w:rPr>
            </w:pPr>
            <w:ins w:id="28349" w:author="Allen Wirfs-Brock" w:date="2011-07-02T13:35:00Z">
              <w:r w:rsidRPr="00E77497">
                <w:rPr>
                  <w:b/>
                  <w:i/>
                </w:rPr>
                <w:t>tag</w:t>
              </w:r>
              <w:r w:rsidRPr="00E77497">
                <w:rPr>
                  <w:b/>
                </w:rPr>
                <w:t xml:space="preserve"> Value</w:t>
              </w:r>
            </w:ins>
          </w:p>
        </w:tc>
      </w:tr>
      <w:tr w:rsidR="005761C4" w:rsidRPr="00E77497" w14:paraId="122F4768" w14:textId="77777777" w:rsidTr="00A90DAC">
        <w:trPr>
          <w:trHeight w:val="124"/>
          <w:ins w:id="28350" w:author="Allen Wirfs-Brock" w:date="2011-07-02T13:38:00Z"/>
        </w:trPr>
        <w:tc>
          <w:tcPr>
            <w:tcW w:w="4356" w:type="dxa"/>
            <w:tcBorders>
              <w:top w:val="single" w:sz="8" w:space="0" w:color="auto"/>
              <w:left w:val="single" w:sz="8" w:space="0" w:color="auto"/>
              <w:bottom w:val="single" w:sz="8" w:space="0" w:color="auto"/>
              <w:right w:val="single" w:sz="8" w:space="0" w:color="000000"/>
            </w:tcBorders>
            <w:shd w:val="clear" w:color="000000" w:fill="auto"/>
          </w:tcPr>
          <w:p w14:paraId="2F27E33E" w14:textId="77777777" w:rsidR="005761C4" w:rsidRPr="00E77497" w:rsidRDefault="00FE434F" w:rsidP="00A90DAC">
            <w:pPr>
              <w:pStyle w:val="Alg4"/>
              <w:rPr>
                <w:ins w:id="28351" w:author="Allen Wirfs-Brock" w:date="2011-07-02T13:38:00Z"/>
              </w:rPr>
            </w:pPr>
            <w:ins w:id="28352" w:author="Rev 3 Allen Wirfs-Brock" w:date="2011-09-07T15:26:00Z">
              <w:r w:rsidRPr="00E77497">
                <w:t>NativeFunction</w:t>
              </w:r>
            </w:ins>
          </w:p>
        </w:tc>
        <w:tc>
          <w:tcPr>
            <w:tcW w:w="2359" w:type="dxa"/>
            <w:tcBorders>
              <w:top w:val="single" w:sz="8" w:space="0" w:color="auto"/>
              <w:left w:val="single" w:sz="8" w:space="0" w:color="auto"/>
              <w:bottom w:val="single" w:sz="8" w:space="0" w:color="auto"/>
              <w:right w:val="single" w:sz="8" w:space="0" w:color="000000"/>
            </w:tcBorders>
            <w:shd w:val="clear" w:color="000000" w:fill="auto"/>
          </w:tcPr>
          <w:p w14:paraId="2845A09C" w14:textId="77777777" w:rsidR="005761C4" w:rsidRPr="00E77497" w:rsidRDefault="005761C4" w:rsidP="00A90DAC">
            <w:pPr>
              <w:pStyle w:val="Alg4"/>
              <w:rPr>
                <w:ins w:id="28353" w:author="Allen Wirfs-Brock" w:date="2011-07-02T13:38:00Z"/>
                <w:b/>
              </w:rPr>
            </w:pPr>
            <w:ins w:id="28354" w:author="Allen Wirfs-Brock" w:date="2011-07-02T13:39:00Z">
              <w:r w:rsidRPr="00E77497">
                <w:rPr>
                  <w:rFonts w:ascii="Courier New" w:hAnsi="Courier New"/>
                  <w:b/>
                </w:rPr>
                <w:t>"</w:t>
              </w:r>
            </w:ins>
            <w:ins w:id="28355" w:author="Allen Wirfs-Brock" w:date="2011-07-02T13:40:00Z">
              <w:r w:rsidRPr="00E77497">
                <w:rPr>
                  <w:rFonts w:ascii="Courier New" w:hAnsi="Courier New"/>
                  <w:b/>
                </w:rPr>
                <w:t>Function</w:t>
              </w:r>
            </w:ins>
            <w:ins w:id="28356" w:author="Allen Wirfs-Brock" w:date="2011-07-02T13:39:00Z">
              <w:r w:rsidRPr="00E77497">
                <w:rPr>
                  <w:rFonts w:ascii="Courier New" w:hAnsi="Courier New"/>
                  <w:b/>
                </w:rPr>
                <w:t>"</w:t>
              </w:r>
            </w:ins>
          </w:p>
        </w:tc>
      </w:tr>
      <w:tr w:rsidR="005761C4" w:rsidRPr="00E77497" w14:paraId="24C57475" w14:textId="77777777" w:rsidTr="00A90DAC">
        <w:trPr>
          <w:trHeight w:val="124"/>
          <w:ins w:id="28357" w:author="Allen Wirfs-Brock" w:date="2011-07-02T13:38:00Z"/>
        </w:trPr>
        <w:tc>
          <w:tcPr>
            <w:tcW w:w="4356" w:type="dxa"/>
            <w:tcBorders>
              <w:top w:val="single" w:sz="8" w:space="0" w:color="auto"/>
              <w:left w:val="single" w:sz="8" w:space="0" w:color="auto"/>
              <w:bottom w:val="single" w:sz="8" w:space="0" w:color="auto"/>
              <w:right w:val="single" w:sz="8" w:space="0" w:color="000000"/>
            </w:tcBorders>
            <w:shd w:val="clear" w:color="000000" w:fill="auto"/>
          </w:tcPr>
          <w:p w14:paraId="3AD3263E" w14:textId="77777777" w:rsidR="005761C4" w:rsidRPr="00E77497" w:rsidRDefault="00FE434F" w:rsidP="00A90DAC">
            <w:pPr>
              <w:pStyle w:val="Alg4"/>
              <w:rPr>
                <w:ins w:id="28358" w:author="Allen Wirfs-Brock" w:date="2011-07-02T13:38:00Z"/>
              </w:rPr>
            </w:pPr>
            <w:ins w:id="28359" w:author="Rev 3 Allen Wirfs-Brock" w:date="2011-09-07T15:27:00Z">
              <w:r w:rsidRPr="00E77497">
                <w:t>Native</w:t>
              </w:r>
            </w:ins>
            <w:ins w:id="28360" w:author="Rev 10 Allen Wirfs-Brock" w:date="2012-09-26T16:39:00Z">
              <w:r w:rsidR="00A90DAC">
                <w:t>Array</w:t>
              </w:r>
            </w:ins>
          </w:p>
        </w:tc>
        <w:tc>
          <w:tcPr>
            <w:tcW w:w="2359" w:type="dxa"/>
            <w:tcBorders>
              <w:top w:val="single" w:sz="8" w:space="0" w:color="auto"/>
              <w:left w:val="single" w:sz="8" w:space="0" w:color="auto"/>
              <w:bottom w:val="single" w:sz="8" w:space="0" w:color="auto"/>
              <w:right w:val="single" w:sz="8" w:space="0" w:color="000000"/>
            </w:tcBorders>
            <w:shd w:val="clear" w:color="000000" w:fill="auto"/>
          </w:tcPr>
          <w:p w14:paraId="516EDA9C" w14:textId="77777777" w:rsidR="005761C4" w:rsidRPr="00E77497" w:rsidRDefault="005761C4" w:rsidP="00A90DAC">
            <w:pPr>
              <w:pStyle w:val="Alg4"/>
              <w:rPr>
                <w:ins w:id="28361" w:author="Allen Wirfs-Brock" w:date="2011-07-02T13:38:00Z"/>
                <w:b/>
              </w:rPr>
            </w:pPr>
            <w:ins w:id="28362" w:author="Allen Wirfs-Brock" w:date="2011-07-02T13:40:00Z">
              <w:r w:rsidRPr="00E77497">
                <w:rPr>
                  <w:rFonts w:ascii="Courier New" w:hAnsi="Courier New"/>
                  <w:b/>
                </w:rPr>
                <w:t>"Array"</w:t>
              </w:r>
            </w:ins>
          </w:p>
        </w:tc>
      </w:tr>
      <w:tr w:rsidR="005761C4" w:rsidRPr="00E77497" w14:paraId="3C60E7A7" w14:textId="77777777" w:rsidTr="00A90DAC">
        <w:trPr>
          <w:trHeight w:val="124"/>
          <w:ins w:id="28363" w:author="Allen Wirfs-Brock" w:date="2011-07-02T13:38:00Z"/>
        </w:trPr>
        <w:tc>
          <w:tcPr>
            <w:tcW w:w="4356" w:type="dxa"/>
            <w:tcBorders>
              <w:top w:val="single" w:sz="8" w:space="0" w:color="auto"/>
              <w:left w:val="single" w:sz="8" w:space="0" w:color="auto"/>
              <w:bottom w:val="single" w:sz="8" w:space="0" w:color="auto"/>
              <w:right w:val="single" w:sz="8" w:space="0" w:color="000000"/>
            </w:tcBorders>
            <w:shd w:val="clear" w:color="000000" w:fill="auto"/>
          </w:tcPr>
          <w:p w14:paraId="4611618E" w14:textId="77777777" w:rsidR="005761C4" w:rsidRPr="00E77497" w:rsidRDefault="00A90DAC" w:rsidP="00A90DAC">
            <w:pPr>
              <w:pStyle w:val="Alg4"/>
              <w:rPr>
                <w:ins w:id="28364" w:author="Allen Wirfs-Brock" w:date="2011-07-02T13:38:00Z"/>
              </w:rPr>
            </w:pPr>
            <w:ins w:id="28365" w:author="Rev 10 Allen Wirfs-Brock" w:date="2012-09-26T16:39:00Z">
              <w:r>
                <w:t>String</w:t>
              </w:r>
            </w:ins>
            <w:ins w:id="28366" w:author="Rev 3 Allen Wirfs-Brock" w:date="2011-09-07T15:27:00Z">
              <w:r w:rsidR="00FE434F" w:rsidRPr="00E77497">
                <w:t>Wrapper</w:t>
              </w:r>
            </w:ins>
          </w:p>
        </w:tc>
        <w:tc>
          <w:tcPr>
            <w:tcW w:w="2359" w:type="dxa"/>
            <w:tcBorders>
              <w:top w:val="single" w:sz="8" w:space="0" w:color="auto"/>
              <w:left w:val="single" w:sz="8" w:space="0" w:color="auto"/>
              <w:bottom w:val="single" w:sz="8" w:space="0" w:color="auto"/>
              <w:right w:val="single" w:sz="8" w:space="0" w:color="000000"/>
            </w:tcBorders>
            <w:shd w:val="clear" w:color="000000" w:fill="auto"/>
          </w:tcPr>
          <w:p w14:paraId="23D84F24" w14:textId="77777777" w:rsidR="005761C4" w:rsidRPr="00E77497" w:rsidRDefault="005761C4" w:rsidP="00A90DAC">
            <w:pPr>
              <w:pStyle w:val="Alg4"/>
              <w:rPr>
                <w:ins w:id="28367" w:author="Allen Wirfs-Brock" w:date="2011-07-02T13:38:00Z"/>
                <w:b/>
              </w:rPr>
            </w:pPr>
            <w:ins w:id="28368" w:author="Allen Wirfs-Brock" w:date="2011-07-02T13:40:00Z">
              <w:r w:rsidRPr="00E77497">
                <w:rPr>
                  <w:rFonts w:ascii="Courier New" w:hAnsi="Courier New"/>
                  <w:b/>
                </w:rPr>
                <w:t>"String"</w:t>
              </w:r>
            </w:ins>
          </w:p>
        </w:tc>
      </w:tr>
      <w:tr w:rsidR="005761C4" w:rsidRPr="00E77497" w14:paraId="65EBA169" w14:textId="77777777" w:rsidTr="00A90DAC">
        <w:trPr>
          <w:trHeight w:val="124"/>
          <w:ins w:id="28369" w:author="Allen Wirfs-Brock" w:date="2011-07-02T13:38:00Z"/>
        </w:trPr>
        <w:tc>
          <w:tcPr>
            <w:tcW w:w="4356" w:type="dxa"/>
            <w:tcBorders>
              <w:top w:val="single" w:sz="8" w:space="0" w:color="auto"/>
              <w:left w:val="single" w:sz="8" w:space="0" w:color="auto"/>
              <w:bottom w:val="single" w:sz="8" w:space="0" w:color="auto"/>
              <w:right w:val="single" w:sz="8" w:space="0" w:color="000000"/>
            </w:tcBorders>
            <w:shd w:val="clear" w:color="000000" w:fill="auto"/>
          </w:tcPr>
          <w:p w14:paraId="6CA3C7C2" w14:textId="77777777" w:rsidR="005761C4" w:rsidRPr="00E77497" w:rsidRDefault="00A90DAC" w:rsidP="00A90DAC">
            <w:pPr>
              <w:pStyle w:val="Alg4"/>
              <w:rPr>
                <w:ins w:id="28370" w:author="Allen Wirfs-Brock" w:date="2011-07-02T13:38:00Z"/>
              </w:rPr>
            </w:pPr>
            <w:ins w:id="28371" w:author="Rev 10 Allen Wirfs-Brock" w:date="2012-09-26T16:39:00Z">
              <w:r>
                <w:t>BooleanWrapper</w:t>
              </w:r>
            </w:ins>
          </w:p>
        </w:tc>
        <w:tc>
          <w:tcPr>
            <w:tcW w:w="2359" w:type="dxa"/>
            <w:tcBorders>
              <w:top w:val="single" w:sz="8" w:space="0" w:color="auto"/>
              <w:left w:val="single" w:sz="8" w:space="0" w:color="auto"/>
              <w:bottom w:val="single" w:sz="8" w:space="0" w:color="auto"/>
              <w:right w:val="single" w:sz="8" w:space="0" w:color="000000"/>
            </w:tcBorders>
            <w:shd w:val="clear" w:color="000000" w:fill="auto"/>
          </w:tcPr>
          <w:p w14:paraId="6233525D" w14:textId="77777777" w:rsidR="005761C4" w:rsidRPr="00E77497" w:rsidRDefault="005761C4" w:rsidP="00A90DAC">
            <w:pPr>
              <w:pStyle w:val="Alg4"/>
              <w:rPr>
                <w:ins w:id="28372" w:author="Allen Wirfs-Brock" w:date="2011-07-02T13:38:00Z"/>
                <w:b/>
              </w:rPr>
            </w:pPr>
            <w:ins w:id="28373" w:author="Allen Wirfs-Brock" w:date="2011-07-02T13:40:00Z">
              <w:r w:rsidRPr="00E77497">
                <w:rPr>
                  <w:rFonts w:ascii="Courier New" w:hAnsi="Courier New"/>
                  <w:b/>
                </w:rPr>
                <w:t>"Boolean"</w:t>
              </w:r>
            </w:ins>
          </w:p>
        </w:tc>
      </w:tr>
      <w:tr w:rsidR="005761C4" w:rsidRPr="00E77497" w14:paraId="6AD5C308" w14:textId="77777777" w:rsidTr="00A90DAC">
        <w:trPr>
          <w:trHeight w:val="124"/>
          <w:ins w:id="28374" w:author="Allen Wirfs-Brock" w:date="2011-07-02T13:38:00Z"/>
        </w:trPr>
        <w:tc>
          <w:tcPr>
            <w:tcW w:w="4356" w:type="dxa"/>
            <w:tcBorders>
              <w:top w:val="single" w:sz="8" w:space="0" w:color="auto"/>
              <w:left w:val="single" w:sz="8" w:space="0" w:color="auto"/>
              <w:bottom w:val="single" w:sz="8" w:space="0" w:color="auto"/>
              <w:right w:val="single" w:sz="8" w:space="0" w:color="000000"/>
            </w:tcBorders>
            <w:shd w:val="clear" w:color="000000" w:fill="auto"/>
          </w:tcPr>
          <w:p w14:paraId="1B9C1B01" w14:textId="77777777" w:rsidR="005761C4" w:rsidRPr="00E77497" w:rsidRDefault="00A90DAC" w:rsidP="00A90DAC">
            <w:pPr>
              <w:pStyle w:val="Alg4"/>
              <w:rPr>
                <w:ins w:id="28375" w:author="Allen Wirfs-Brock" w:date="2011-07-02T13:38:00Z"/>
              </w:rPr>
            </w:pPr>
            <w:ins w:id="28376" w:author="Rev 10 Allen Wirfs-Brock" w:date="2012-09-26T16:39:00Z">
              <w:r>
                <w:t>NumberWrapper</w:t>
              </w:r>
            </w:ins>
          </w:p>
        </w:tc>
        <w:tc>
          <w:tcPr>
            <w:tcW w:w="2359" w:type="dxa"/>
            <w:tcBorders>
              <w:top w:val="single" w:sz="8" w:space="0" w:color="auto"/>
              <w:left w:val="single" w:sz="8" w:space="0" w:color="auto"/>
              <w:bottom w:val="single" w:sz="8" w:space="0" w:color="auto"/>
              <w:right w:val="single" w:sz="8" w:space="0" w:color="000000"/>
            </w:tcBorders>
            <w:shd w:val="clear" w:color="000000" w:fill="auto"/>
          </w:tcPr>
          <w:p w14:paraId="4EC4B161" w14:textId="77777777" w:rsidR="005761C4" w:rsidRPr="00E77497" w:rsidRDefault="005761C4" w:rsidP="00A90DAC">
            <w:pPr>
              <w:pStyle w:val="Alg4"/>
              <w:rPr>
                <w:ins w:id="28377" w:author="Allen Wirfs-Brock" w:date="2011-07-02T13:38:00Z"/>
                <w:b/>
              </w:rPr>
            </w:pPr>
            <w:ins w:id="28378" w:author="Allen Wirfs-Brock" w:date="2011-07-02T13:40:00Z">
              <w:r w:rsidRPr="00E77497">
                <w:rPr>
                  <w:rFonts w:ascii="Courier New" w:hAnsi="Courier New"/>
                  <w:b/>
                </w:rPr>
                <w:t>"</w:t>
              </w:r>
            </w:ins>
            <w:ins w:id="28379" w:author="Allen Wirfs-Brock" w:date="2011-07-02T13:41:00Z">
              <w:r w:rsidRPr="00E77497">
                <w:rPr>
                  <w:rFonts w:ascii="Courier New" w:hAnsi="Courier New"/>
                  <w:b/>
                </w:rPr>
                <w:t>Number</w:t>
              </w:r>
            </w:ins>
            <w:ins w:id="28380" w:author="Allen Wirfs-Brock" w:date="2011-07-02T13:40:00Z">
              <w:r w:rsidRPr="00E77497">
                <w:rPr>
                  <w:rFonts w:ascii="Courier New" w:hAnsi="Courier New"/>
                  <w:b/>
                </w:rPr>
                <w:t>"</w:t>
              </w:r>
            </w:ins>
          </w:p>
        </w:tc>
      </w:tr>
      <w:tr w:rsidR="005761C4" w:rsidRPr="00E77497" w14:paraId="30D36F2A" w14:textId="77777777" w:rsidTr="00A90DAC">
        <w:trPr>
          <w:trHeight w:val="124"/>
          <w:ins w:id="28381" w:author="Allen Wirfs-Brock" w:date="2011-07-02T13:38:00Z"/>
        </w:trPr>
        <w:tc>
          <w:tcPr>
            <w:tcW w:w="4356" w:type="dxa"/>
            <w:tcBorders>
              <w:top w:val="single" w:sz="8" w:space="0" w:color="auto"/>
              <w:left w:val="single" w:sz="8" w:space="0" w:color="auto"/>
              <w:bottom w:val="single" w:sz="8" w:space="0" w:color="auto"/>
              <w:right w:val="single" w:sz="8" w:space="0" w:color="000000"/>
            </w:tcBorders>
            <w:shd w:val="clear" w:color="000000" w:fill="auto"/>
          </w:tcPr>
          <w:p w14:paraId="25A80038" w14:textId="77777777" w:rsidR="005761C4" w:rsidRPr="00E77497" w:rsidRDefault="00FE434F" w:rsidP="00A90DAC">
            <w:pPr>
              <w:pStyle w:val="Alg4"/>
              <w:rPr>
                <w:ins w:id="28382" w:author="Allen Wirfs-Brock" w:date="2011-07-02T13:38:00Z"/>
              </w:rPr>
            </w:pPr>
            <w:ins w:id="28383" w:author="Rev 3 Allen Wirfs-Brock" w:date="2011-09-07T15:28:00Z">
              <w:r w:rsidRPr="00E77497">
                <w:t>Native</w:t>
              </w:r>
            </w:ins>
            <w:ins w:id="28384" w:author="Rev 10 Allen Wirfs-Brock" w:date="2012-09-26T16:39:00Z">
              <w:r w:rsidR="00A90DAC">
                <w:t>Math</w:t>
              </w:r>
            </w:ins>
          </w:p>
        </w:tc>
        <w:tc>
          <w:tcPr>
            <w:tcW w:w="2359" w:type="dxa"/>
            <w:tcBorders>
              <w:top w:val="single" w:sz="8" w:space="0" w:color="auto"/>
              <w:left w:val="single" w:sz="8" w:space="0" w:color="auto"/>
              <w:bottom w:val="single" w:sz="8" w:space="0" w:color="auto"/>
              <w:right w:val="single" w:sz="8" w:space="0" w:color="000000"/>
            </w:tcBorders>
            <w:shd w:val="clear" w:color="000000" w:fill="auto"/>
          </w:tcPr>
          <w:p w14:paraId="391D36FE" w14:textId="77777777" w:rsidR="005761C4" w:rsidRPr="00E77497" w:rsidRDefault="005761C4" w:rsidP="00A90DAC">
            <w:pPr>
              <w:pStyle w:val="Alg4"/>
              <w:rPr>
                <w:ins w:id="28385" w:author="Allen Wirfs-Brock" w:date="2011-07-02T13:38:00Z"/>
                <w:b/>
              </w:rPr>
            </w:pPr>
            <w:ins w:id="28386" w:author="Allen Wirfs-Brock" w:date="2011-07-02T13:41:00Z">
              <w:r w:rsidRPr="00E77497">
                <w:rPr>
                  <w:rFonts w:ascii="Courier New" w:hAnsi="Courier New"/>
                  <w:b/>
                </w:rPr>
                <w:t>"Math"</w:t>
              </w:r>
            </w:ins>
          </w:p>
        </w:tc>
      </w:tr>
      <w:tr w:rsidR="005761C4" w:rsidRPr="00E77497" w14:paraId="4E4838A5" w14:textId="77777777" w:rsidTr="00A90DAC">
        <w:trPr>
          <w:trHeight w:val="124"/>
          <w:ins w:id="28387" w:author="Allen Wirfs-Brock" w:date="2011-07-02T13:35:00Z"/>
        </w:trPr>
        <w:tc>
          <w:tcPr>
            <w:tcW w:w="4356" w:type="dxa"/>
            <w:tcBorders>
              <w:top w:val="single" w:sz="8" w:space="0" w:color="auto"/>
              <w:left w:val="single" w:sz="8" w:space="0" w:color="auto"/>
              <w:bottom w:val="single" w:sz="8" w:space="0" w:color="auto"/>
              <w:right w:val="single" w:sz="8" w:space="0" w:color="000000"/>
            </w:tcBorders>
            <w:shd w:val="clear" w:color="000000" w:fill="auto"/>
            <w:hideMark/>
          </w:tcPr>
          <w:p w14:paraId="3A5C5D46" w14:textId="77777777" w:rsidR="005761C4" w:rsidRPr="00E77497" w:rsidRDefault="00FE434F" w:rsidP="00A90DAC">
            <w:pPr>
              <w:pStyle w:val="Alg4"/>
              <w:rPr>
                <w:ins w:id="28388" w:author="Allen Wirfs-Brock" w:date="2011-07-02T13:35:00Z"/>
              </w:rPr>
            </w:pPr>
            <w:ins w:id="28389" w:author="Rev 3 Allen Wirfs-Brock" w:date="2011-09-07T15:28:00Z">
              <w:r w:rsidRPr="00E77497">
                <w:t>Native</w:t>
              </w:r>
            </w:ins>
            <w:ins w:id="28390" w:author="Rev 10 Allen Wirfs-Brock" w:date="2012-09-26T16:41:00Z">
              <w:r w:rsidR="00A90DAC">
                <w:t>Date</w:t>
              </w:r>
            </w:ins>
          </w:p>
        </w:tc>
        <w:tc>
          <w:tcPr>
            <w:tcW w:w="2359" w:type="dxa"/>
            <w:tcBorders>
              <w:top w:val="single" w:sz="8" w:space="0" w:color="auto"/>
              <w:left w:val="single" w:sz="8" w:space="0" w:color="auto"/>
              <w:bottom w:val="single" w:sz="8" w:space="0" w:color="auto"/>
              <w:right w:val="single" w:sz="8" w:space="0" w:color="000000"/>
            </w:tcBorders>
            <w:shd w:val="clear" w:color="000000" w:fill="auto"/>
          </w:tcPr>
          <w:p w14:paraId="0473170E" w14:textId="77777777" w:rsidR="005761C4" w:rsidRPr="00E77497" w:rsidRDefault="005761C4" w:rsidP="00A90DAC">
            <w:pPr>
              <w:pStyle w:val="Alg4"/>
              <w:rPr>
                <w:ins w:id="28391" w:author="Allen Wirfs-Brock" w:date="2011-07-02T13:35:00Z"/>
                <w:b/>
              </w:rPr>
            </w:pPr>
            <w:ins w:id="28392" w:author="Allen Wirfs-Brock" w:date="2011-07-02T13:41:00Z">
              <w:r w:rsidRPr="00E77497">
                <w:rPr>
                  <w:rFonts w:ascii="Courier New" w:hAnsi="Courier New"/>
                  <w:b/>
                </w:rPr>
                <w:t>"Date"</w:t>
              </w:r>
            </w:ins>
          </w:p>
        </w:tc>
      </w:tr>
      <w:tr w:rsidR="005761C4" w:rsidRPr="00E77497" w14:paraId="0825EFA6" w14:textId="77777777" w:rsidTr="00A90DAC">
        <w:trPr>
          <w:trHeight w:val="132"/>
          <w:ins w:id="28393" w:author="Allen Wirfs-Brock" w:date="2011-07-02T13:35:00Z"/>
        </w:trPr>
        <w:tc>
          <w:tcPr>
            <w:tcW w:w="4356" w:type="dxa"/>
            <w:tcBorders>
              <w:top w:val="nil"/>
              <w:left w:val="single" w:sz="8" w:space="0" w:color="auto"/>
              <w:bottom w:val="single" w:sz="8" w:space="0" w:color="auto"/>
              <w:right w:val="single" w:sz="8" w:space="0" w:color="000000"/>
            </w:tcBorders>
            <w:shd w:val="clear" w:color="auto" w:fill="auto"/>
            <w:hideMark/>
          </w:tcPr>
          <w:p w14:paraId="43B1F380" w14:textId="77777777" w:rsidR="005761C4" w:rsidRPr="00E77497" w:rsidRDefault="00FE434F" w:rsidP="00A90DAC">
            <w:pPr>
              <w:pStyle w:val="Alg4"/>
              <w:rPr>
                <w:ins w:id="28394" w:author="Allen Wirfs-Brock" w:date="2011-07-02T13:35:00Z"/>
              </w:rPr>
            </w:pPr>
            <w:ins w:id="28395" w:author="Rev 3 Allen Wirfs-Brock" w:date="2011-09-07T15:29:00Z">
              <w:r w:rsidRPr="00E77497">
                <w:t>Native</w:t>
              </w:r>
            </w:ins>
            <w:ins w:id="28396" w:author="Rev 10 Allen Wirfs-Brock" w:date="2012-09-26T16:41:00Z">
              <w:r w:rsidR="00A90DAC">
                <w:t>RegExp</w:t>
              </w:r>
            </w:ins>
          </w:p>
        </w:tc>
        <w:tc>
          <w:tcPr>
            <w:tcW w:w="2359" w:type="dxa"/>
            <w:tcBorders>
              <w:top w:val="nil"/>
              <w:left w:val="nil"/>
              <w:bottom w:val="single" w:sz="8" w:space="0" w:color="auto"/>
              <w:right w:val="single" w:sz="8" w:space="0" w:color="auto"/>
            </w:tcBorders>
            <w:shd w:val="clear" w:color="auto" w:fill="auto"/>
            <w:hideMark/>
          </w:tcPr>
          <w:p w14:paraId="1CD73C03" w14:textId="77777777" w:rsidR="005761C4" w:rsidRPr="00E77497" w:rsidRDefault="005761C4" w:rsidP="00A90DAC">
            <w:pPr>
              <w:pStyle w:val="Alg4"/>
              <w:rPr>
                <w:ins w:id="28397" w:author="Allen Wirfs-Brock" w:date="2011-07-02T13:35:00Z"/>
                <w:b/>
              </w:rPr>
            </w:pPr>
            <w:ins w:id="28398" w:author="Allen Wirfs-Brock" w:date="2011-07-02T13:41:00Z">
              <w:r w:rsidRPr="00E77497">
                <w:rPr>
                  <w:rFonts w:ascii="Courier New" w:hAnsi="Courier New"/>
                  <w:b/>
                </w:rPr>
                <w:t>"</w:t>
              </w:r>
            </w:ins>
            <w:ins w:id="28399" w:author="Allen Wirfs-Brock rev2" w:date="2011-07-13T08:40:00Z">
              <w:r w:rsidR="00B07525" w:rsidRPr="00E77497">
                <w:rPr>
                  <w:rFonts w:ascii="Courier New" w:hAnsi="Courier New"/>
                  <w:b/>
                </w:rPr>
                <w:t>R</w:t>
              </w:r>
            </w:ins>
            <w:ins w:id="28400" w:author="Rev 3 Allen Wirfs-Brock" w:date="2011-09-07T15:30:00Z">
              <w:r w:rsidR="007516CC" w:rsidRPr="00E77497">
                <w:rPr>
                  <w:rFonts w:ascii="Courier New" w:hAnsi="Courier New"/>
                  <w:b/>
                </w:rPr>
                <w:t>e</w:t>
              </w:r>
            </w:ins>
            <w:ins w:id="28401" w:author="Allen Wirfs-Brock rev2" w:date="2011-07-13T08:40:00Z">
              <w:r w:rsidR="00B07525" w:rsidRPr="00E77497">
                <w:rPr>
                  <w:rFonts w:ascii="Courier New" w:hAnsi="Courier New"/>
                  <w:b/>
                </w:rPr>
                <w:t>gExp</w:t>
              </w:r>
            </w:ins>
            <w:ins w:id="28402" w:author="Allen Wirfs-Brock" w:date="2011-07-02T13:41:00Z">
              <w:r w:rsidRPr="00E77497">
                <w:rPr>
                  <w:rFonts w:ascii="Courier New" w:hAnsi="Courier New"/>
                  <w:b/>
                </w:rPr>
                <w:t>"</w:t>
              </w:r>
            </w:ins>
          </w:p>
        </w:tc>
      </w:tr>
      <w:tr w:rsidR="005761C4" w:rsidRPr="00E77497" w14:paraId="5D4F0886" w14:textId="77777777" w:rsidTr="00A90DAC">
        <w:trPr>
          <w:trHeight w:val="82"/>
          <w:ins w:id="28403" w:author="Allen Wirfs-Brock" w:date="2011-07-02T13:35:00Z"/>
        </w:trPr>
        <w:tc>
          <w:tcPr>
            <w:tcW w:w="4356" w:type="dxa"/>
            <w:tcBorders>
              <w:top w:val="single" w:sz="8" w:space="0" w:color="auto"/>
              <w:left w:val="single" w:sz="8" w:space="0" w:color="auto"/>
              <w:bottom w:val="single" w:sz="8" w:space="0" w:color="auto"/>
              <w:right w:val="single" w:sz="8" w:space="0" w:color="000000"/>
            </w:tcBorders>
            <w:shd w:val="clear" w:color="auto" w:fill="auto"/>
            <w:hideMark/>
          </w:tcPr>
          <w:p w14:paraId="32675B64" w14:textId="77777777" w:rsidR="005761C4" w:rsidRPr="00E77497" w:rsidRDefault="00FE434F" w:rsidP="00A90DAC">
            <w:pPr>
              <w:pStyle w:val="Alg4"/>
              <w:rPr>
                <w:ins w:id="28404" w:author="Allen Wirfs-Brock" w:date="2011-07-02T13:35:00Z"/>
              </w:rPr>
            </w:pPr>
            <w:ins w:id="28405" w:author="Rev 3 Allen Wirfs-Brock" w:date="2011-09-07T15:29:00Z">
              <w:r w:rsidRPr="00E77497">
                <w:t>Native</w:t>
              </w:r>
            </w:ins>
            <w:ins w:id="28406" w:author="Rev 10 Allen Wirfs-Brock" w:date="2012-09-26T16:41:00Z">
              <w:r w:rsidR="00A90DAC">
                <w:t>Error</w:t>
              </w:r>
            </w:ins>
          </w:p>
        </w:tc>
        <w:tc>
          <w:tcPr>
            <w:tcW w:w="2359" w:type="dxa"/>
            <w:tcBorders>
              <w:top w:val="nil"/>
              <w:left w:val="nil"/>
              <w:bottom w:val="single" w:sz="8" w:space="0" w:color="auto"/>
              <w:right w:val="single" w:sz="8" w:space="0" w:color="auto"/>
            </w:tcBorders>
            <w:shd w:val="clear" w:color="auto" w:fill="auto"/>
            <w:hideMark/>
          </w:tcPr>
          <w:p w14:paraId="4229EBFC" w14:textId="77777777" w:rsidR="005761C4" w:rsidRPr="00E77497" w:rsidRDefault="005761C4" w:rsidP="00A90DAC">
            <w:pPr>
              <w:pStyle w:val="Alg4"/>
              <w:rPr>
                <w:ins w:id="28407" w:author="Allen Wirfs-Brock" w:date="2011-07-02T13:35:00Z"/>
                <w:b/>
              </w:rPr>
            </w:pPr>
            <w:ins w:id="28408" w:author="Allen Wirfs-Brock" w:date="2011-07-02T13:41:00Z">
              <w:r w:rsidRPr="00E77497">
                <w:rPr>
                  <w:rFonts w:ascii="Courier New" w:hAnsi="Courier New"/>
                  <w:b/>
                </w:rPr>
                <w:t>"</w:t>
              </w:r>
            </w:ins>
            <w:ins w:id="28409" w:author="Allen Wirfs-Brock rev2" w:date="2011-07-13T08:40:00Z">
              <w:r w:rsidR="00B07525" w:rsidRPr="00E77497">
                <w:rPr>
                  <w:rFonts w:ascii="Courier New" w:hAnsi="Courier New"/>
                  <w:b/>
                </w:rPr>
                <w:t>Error</w:t>
              </w:r>
            </w:ins>
            <w:ins w:id="28410" w:author="Allen Wirfs-Brock" w:date="2011-07-02T13:41:00Z">
              <w:r w:rsidRPr="00E77497">
                <w:rPr>
                  <w:rFonts w:ascii="Courier New" w:hAnsi="Courier New"/>
                  <w:b/>
                </w:rPr>
                <w:t>"</w:t>
              </w:r>
            </w:ins>
          </w:p>
        </w:tc>
      </w:tr>
      <w:tr w:rsidR="005761C4" w:rsidRPr="00E77497" w14:paraId="1DC94262" w14:textId="77777777" w:rsidTr="00A90DAC">
        <w:trPr>
          <w:trHeight w:val="82"/>
          <w:ins w:id="28411" w:author="Allen Wirfs-Brock" w:date="2011-07-02T13:35:00Z"/>
        </w:trPr>
        <w:tc>
          <w:tcPr>
            <w:tcW w:w="4356" w:type="dxa"/>
            <w:tcBorders>
              <w:top w:val="single" w:sz="8" w:space="0" w:color="auto"/>
              <w:left w:val="single" w:sz="8" w:space="0" w:color="auto"/>
              <w:bottom w:val="single" w:sz="8" w:space="0" w:color="auto"/>
              <w:right w:val="single" w:sz="8" w:space="0" w:color="000000"/>
            </w:tcBorders>
            <w:shd w:val="clear" w:color="auto" w:fill="auto"/>
            <w:hideMark/>
          </w:tcPr>
          <w:p w14:paraId="3C06DEB0" w14:textId="77777777" w:rsidR="005761C4" w:rsidRPr="00E77497" w:rsidRDefault="00FE434F" w:rsidP="00A90DAC">
            <w:pPr>
              <w:pStyle w:val="Alg4"/>
              <w:rPr>
                <w:ins w:id="28412" w:author="Allen Wirfs-Brock" w:date="2011-07-02T13:35:00Z"/>
              </w:rPr>
            </w:pPr>
            <w:ins w:id="28413" w:author="Rev 3 Allen Wirfs-Brock" w:date="2011-09-07T15:29:00Z">
              <w:r w:rsidRPr="00E77497">
                <w:t>NativeJ</w:t>
              </w:r>
            </w:ins>
            <w:ins w:id="28414" w:author="Rev 10 Allen Wirfs-Brock" w:date="2012-09-26T16:41:00Z">
              <w:r w:rsidR="00A90DAC">
                <w:t>SON</w:t>
              </w:r>
            </w:ins>
          </w:p>
        </w:tc>
        <w:tc>
          <w:tcPr>
            <w:tcW w:w="2359" w:type="dxa"/>
            <w:tcBorders>
              <w:top w:val="nil"/>
              <w:left w:val="nil"/>
              <w:bottom w:val="single" w:sz="8" w:space="0" w:color="auto"/>
              <w:right w:val="single" w:sz="8" w:space="0" w:color="auto"/>
            </w:tcBorders>
            <w:shd w:val="clear" w:color="auto" w:fill="auto"/>
            <w:hideMark/>
          </w:tcPr>
          <w:p w14:paraId="6E99CFE4" w14:textId="77777777" w:rsidR="005761C4" w:rsidRPr="00E77497" w:rsidRDefault="005761C4" w:rsidP="00A90DAC">
            <w:pPr>
              <w:pStyle w:val="Alg4"/>
              <w:rPr>
                <w:ins w:id="28415" w:author="Allen Wirfs-Brock" w:date="2011-07-02T13:35:00Z"/>
                <w:b/>
              </w:rPr>
            </w:pPr>
            <w:ins w:id="28416" w:author="Allen Wirfs-Brock" w:date="2011-07-02T13:41:00Z">
              <w:r w:rsidRPr="00E77497">
                <w:rPr>
                  <w:rFonts w:ascii="Courier New" w:hAnsi="Courier New"/>
                  <w:b/>
                </w:rPr>
                <w:t>"JSON"</w:t>
              </w:r>
            </w:ins>
          </w:p>
        </w:tc>
      </w:tr>
      <w:tr w:rsidR="005761C4" w:rsidRPr="00E77497" w14:paraId="38B78AB8" w14:textId="77777777" w:rsidTr="00A90DAC">
        <w:trPr>
          <w:trHeight w:val="82"/>
          <w:ins w:id="28417" w:author="Allen Wirfs-Brock" w:date="2011-07-02T13:35:00Z"/>
        </w:trPr>
        <w:tc>
          <w:tcPr>
            <w:tcW w:w="4356" w:type="dxa"/>
            <w:tcBorders>
              <w:top w:val="single" w:sz="8" w:space="0" w:color="auto"/>
              <w:left w:val="single" w:sz="8" w:space="0" w:color="auto"/>
              <w:bottom w:val="single" w:sz="8" w:space="0" w:color="auto"/>
              <w:right w:val="single" w:sz="8" w:space="0" w:color="000000"/>
            </w:tcBorders>
            <w:shd w:val="clear" w:color="auto" w:fill="auto"/>
            <w:hideMark/>
          </w:tcPr>
          <w:p w14:paraId="4D047A73" w14:textId="77777777" w:rsidR="005761C4" w:rsidRPr="00E77497" w:rsidRDefault="00FE434F" w:rsidP="00A90DAC">
            <w:pPr>
              <w:pStyle w:val="Alg4"/>
              <w:rPr>
                <w:ins w:id="28418" w:author="Allen Wirfs-Brock" w:date="2011-07-02T13:35:00Z"/>
              </w:rPr>
            </w:pPr>
            <w:ins w:id="28419" w:author="Rev 3 Allen Wirfs-Brock" w:date="2011-09-07T15:29:00Z">
              <w:r w:rsidRPr="00E77497">
                <w:t>Native</w:t>
              </w:r>
            </w:ins>
            <w:ins w:id="28420" w:author="Rev 10 Allen Wirfs-Brock" w:date="2012-09-26T16:41:00Z">
              <w:r w:rsidR="00A90DAC">
                <w:t>Arguments</w:t>
              </w:r>
            </w:ins>
          </w:p>
        </w:tc>
        <w:tc>
          <w:tcPr>
            <w:tcW w:w="2359" w:type="dxa"/>
            <w:tcBorders>
              <w:top w:val="nil"/>
              <w:left w:val="nil"/>
              <w:bottom w:val="single" w:sz="8" w:space="0" w:color="auto"/>
              <w:right w:val="single" w:sz="8" w:space="0" w:color="auto"/>
            </w:tcBorders>
            <w:shd w:val="clear" w:color="auto" w:fill="auto"/>
            <w:hideMark/>
          </w:tcPr>
          <w:p w14:paraId="3FDA673E" w14:textId="77777777" w:rsidR="005761C4" w:rsidRPr="00E77497" w:rsidRDefault="005761C4" w:rsidP="00A90DAC">
            <w:pPr>
              <w:pStyle w:val="Alg4"/>
              <w:rPr>
                <w:ins w:id="28421" w:author="Allen Wirfs-Brock" w:date="2011-07-02T13:35:00Z"/>
                <w:b/>
              </w:rPr>
            </w:pPr>
            <w:ins w:id="28422" w:author="Allen Wirfs-Brock" w:date="2011-07-02T13:41:00Z">
              <w:r w:rsidRPr="00E77497">
                <w:rPr>
                  <w:rFonts w:ascii="Courier New" w:hAnsi="Courier New"/>
                  <w:b/>
                </w:rPr>
                <w:t>"Arguments"</w:t>
              </w:r>
            </w:ins>
          </w:p>
        </w:tc>
      </w:tr>
    </w:tbl>
    <w:p w14:paraId="74517C79" w14:textId="77777777" w:rsidR="00EE5B27" w:rsidRDefault="00EE5B27" w:rsidP="00EE5B27">
      <w:pPr>
        <w:pStyle w:val="Note"/>
        <w:rPr>
          <w:ins w:id="28423" w:author="Rev 10 Allen Wirfs-Brock" w:date="2012-09-26T16:50:00Z"/>
        </w:rPr>
      </w:pPr>
    </w:p>
    <w:p w14:paraId="752120AB" w14:textId="77777777" w:rsidR="005761C4" w:rsidRPr="00E77497" w:rsidRDefault="00EE5B27" w:rsidP="00EE5B27">
      <w:pPr>
        <w:pStyle w:val="Note"/>
      </w:pPr>
      <w:ins w:id="28424" w:author="Rev 10 Allen Wirfs-Brock" w:date="2012-09-26T16:50:00Z">
        <w:r>
          <w:t>NOTE</w:t>
        </w:r>
        <w:r>
          <w:tab/>
          <w:t xml:space="preserve">Historically, this function was occasionally used to access the string value of the [[Class]] internal property that was used in previous editions of this specification as a nominal type tag for various built-in objects. This definition of </w:t>
        </w:r>
        <w:r w:rsidRPr="004C289E">
          <w:rPr>
            <w:rFonts w:ascii="Courier New" w:eastAsia="Times New Roman" w:hAnsi="Courier New" w:cs="Courier New"/>
            <w:b/>
            <w:spacing w:val="6"/>
            <w:szCs w:val="18"/>
            <w:lang w:eastAsia="en-US"/>
          </w:rPr>
          <w:t>toString</w:t>
        </w:r>
        <w:r>
          <w:t xml:space="preserve"> preserves the ability to use it as a reliable test for those specific kinds of built-in objects but it does not provide a reliable type testing mechanism for other kinds of built-in or program defined objects.  </w:t>
        </w:r>
      </w:ins>
    </w:p>
    <w:p w14:paraId="12EF43EC" w14:textId="77777777" w:rsidR="004C02EF" w:rsidRPr="00E77497" w:rsidRDefault="004C02EF" w:rsidP="0013044F">
      <w:pPr>
        <w:pStyle w:val="40"/>
        <w:numPr>
          <w:ilvl w:val="0"/>
          <w:numId w:val="0"/>
        </w:numPr>
      </w:pPr>
      <w:bookmarkStart w:id="28425" w:name="_Ref451680328"/>
      <w:bookmarkStart w:id="28426" w:name="_Toc385672266"/>
      <w:bookmarkStart w:id="28427" w:name="_Toc393690380"/>
      <w:r w:rsidRPr="00E77497">
        <w:t>15.2.4.3</w:t>
      </w:r>
      <w:r w:rsidRPr="00E77497">
        <w:tab/>
        <w:t>Object.prototype.toLocaleString ( )</w:t>
      </w:r>
      <w:bookmarkEnd w:id="28425"/>
    </w:p>
    <w:p w14:paraId="000D7BB2" w14:textId="77777777" w:rsidR="004C02EF" w:rsidRPr="00E77497" w:rsidRDefault="004C02EF" w:rsidP="004C02EF">
      <w:r w:rsidRPr="00E77497">
        <w:t xml:space="preserve">When the </w:t>
      </w:r>
      <w:r w:rsidRPr="00E77497">
        <w:rPr>
          <w:b/>
        </w:rPr>
        <w:t xml:space="preserve">toLocaleString </w:t>
      </w:r>
      <w:r w:rsidRPr="00E77497">
        <w:t>method is called, the following steps are taken:</w:t>
      </w:r>
    </w:p>
    <w:p w14:paraId="204F0FAB" w14:textId="77777777" w:rsidR="004C02EF" w:rsidRPr="00E77497" w:rsidRDefault="004C02EF" w:rsidP="00557D63">
      <w:pPr>
        <w:pStyle w:val="Alg4"/>
        <w:numPr>
          <w:ilvl w:val="0"/>
          <w:numId w:val="673"/>
        </w:numPr>
      </w:pPr>
      <w:r w:rsidRPr="00E77497">
        <w:t xml:space="preserve">Let </w:t>
      </w:r>
      <w:r w:rsidRPr="00E77497">
        <w:rPr>
          <w:i/>
        </w:rPr>
        <w:t xml:space="preserve">O </w:t>
      </w:r>
      <w:r w:rsidRPr="00E77497">
        <w:t xml:space="preserve">be the </w:t>
      </w:r>
      <w:del w:id="28428" w:author="Rev 6 Allen Wirfs-Brock" w:date="2012-02-22T16:39:00Z">
        <w:r w:rsidRPr="00E77497" w:rsidDel="00557D63">
          <w:delText xml:space="preserve">result of calling ToObject passing the </w:delText>
        </w:r>
      </w:del>
      <w:r w:rsidRPr="00E77497">
        <w:rPr>
          <w:b/>
        </w:rPr>
        <w:t xml:space="preserve">this </w:t>
      </w:r>
      <w:r w:rsidRPr="00E77497">
        <w:t>value</w:t>
      </w:r>
      <w:del w:id="28429" w:author="Rev 6 Allen Wirfs-Brock" w:date="2012-02-22T16:39:00Z">
        <w:r w:rsidRPr="00E77497" w:rsidDel="00557D63">
          <w:delText xml:space="preserve"> as the argument</w:delText>
        </w:r>
      </w:del>
      <w:r w:rsidRPr="00E77497">
        <w:t>.</w:t>
      </w:r>
    </w:p>
    <w:p w14:paraId="1418C8D9" w14:textId="77777777" w:rsidR="00BF70EF" w:rsidRDefault="00BF70EF" w:rsidP="00BF70EF">
      <w:pPr>
        <w:pStyle w:val="M4"/>
        <w:numPr>
          <w:ilvl w:val="0"/>
          <w:numId w:val="673"/>
        </w:numPr>
        <w:tabs>
          <w:tab w:val="num" w:pos="1721"/>
        </w:tabs>
        <w:spacing w:after="0"/>
        <w:rPr>
          <w:ins w:id="28430" w:author="Rev 7 Allen Wirfs-Brock" w:date="2012-04-11T17:01:00Z"/>
        </w:rPr>
      </w:pPr>
      <w:ins w:id="28431" w:author="Rev 7 Allen Wirfs-Brock" w:date="2012-04-11T17:01:00Z">
        <w:r>
          <w:t>ReturnIfAbrupt(</w:t>
        </w:r>
        <w:r>
          <w:rPr>
            <w:i/>
          </w:rPr>
          <w:t>O</w:t>
        </w:r>
        <w:r>
          <w:t>).</w:t>
        </w:r>
      </w:ins>
    </w:p>
    <w:p w14:paraId="15DDF704" w14:textId="77777777" w:rsidR="004C02EF" w:rsidRPr="00E77497" w:rsidDel="00557D63" w:rsidRDefault="004C02EF" w:rsidP="00557D63">
      <w:pPr>
        <w:pStyle w:val="Alg4"/>
        <w:numPr>
          <w:ilvl w:val="0"/>
          <w:numId w:val="673"/>
        </w:numPr>
        <w:rPr>
          <w:del w:id="28432" w:author="Rev 6 Allen Wirfs-Brock" w:date="2012-02-22T16:39:00Z"/>
        </w:rPr>
      </w:pPr>
      <w:del w:id="28433" w:author="Rev 6 Allen Wirfs-Brock" w:date="2012-02-22T16:39:00Z">
        <w:r w:rsidRPr="00E77497" w:rsidDel="00557D63">
          <w:delText xml:space="preserve">Let </w:delText>
        </w:r>
        <w:r w:rsidRPr="00E77497" w:rsidDel="00557D63">
          <w:rPr>
            <w:i/>
          </w:rPr>
          <w:delText>toString</w:delText>
        </w:r>
        <w:r w:rsidRPr="00E77497" w:rsidDel="00557D63">
          <w:delText xml:space="preserve"> be the result of calling the [[Get]] internal method of </w:delText>
        </w:r>
        <w:r w:rsidRPr="00E77497" w:rsidDel="00557D63">
          <w:rPr>
            <w:i/>
          </w:rPr>
          <w:delText xml:space="preserve">O </w:delText>
        </w:r>
        <w:r w:rsidRPr="00E77497" w:rsidDel="00557D63">
          <w:delText xml:space="preserve">passing </w:delText>
        </w:r>
        <w:r w:rsidRPr="00E77497" w:rsidDel="00557D63">
          <w:rPr>
            <w:b/>
          </w:rPr>
          <w:delText>"toString"</w:delText>
        </w:r>
        <w:r w:rsidRPr="00E77497" w:rsidDel="00557D63">
          <w:delText xml:space="preserve"> as the argument.</w:delText>
        </w:r>
      </w:del>
    </w:p>
    <w:p w14:paraId="7F5A012F" w14:textId="77777777" w:rsidR="004C02EF" w:rsidRPr="00E77497" w:rsidDel="00557D63" w:rsidRDefault="004C02EF" w:rsidP="00557D63">
      <w:pPr>
        <w:pStyle w:val="Alg4"/>
        <w:numPr>
          <w:ilvl w:val="0"/>
          <w:numId w:val="673"/>
        </w:numPr>
        <w:rPr>
          <w:del w:id="28434" w:author="Rev 6 Allen Wirfs-Brock" w:date="2012-02-22T16:39:00Z"/>
        </w:rPr>
      </w:pPr>
      <w:del w:id="28435" w:author="Rev 6 Allen Wirfs-Brock" w:date="2012-02-22T16:39:00Z">
        <w:r w:rsidRPr="00E77497" w:rsidDel="00557D63">
          <w:delText>If IsCallable(</w:delText>
        </w:r>
        <w:r w:rsidRPr="00E77497" w:rsidDel="00557D63">
          <w:rPr>
            <w:i/>
          </w:rPr>
          <w:delText>toString</w:delText>
        </w:r>
        <w:r w:rsidRPr="00E77497" w:rsidDel="00557D63">
          <w:delText xml:space="preserve">) is </w:delText>
        </w:r>
        <w:r w:rsidRPr="00E77497" w:rsidDel="00557D63">
          <w:rPr>
            <w:b/>
          </w:rPr>
          <w:delText>false</w:delText>
        </w:r>
        <w:r w:rsidRPr="00E77497" w:rsidDel="00557D63">
          <w:delText xml:space="preserve">, throw a </w:delText>
        </w:r>
        <w:r w:rsidRPr="00E77497" w:rsidDel="00557D63">
          <w:rPr>
            <w:b/>
          </w:rPr>
          <w:delText xml:space="preserve">TypeError </w:delText>
        </w:r>
        <w:r w:rsidRPr="00E77497" w:rsidDel="00557D63">
          <w:delText>exception.</w:delText>
        </w:r>
      </w:del>
    </w:p>
    <w:p w14:paraId="3AEC52C6" w14:textId="77777777" w:rsidR="004C02EF" w:rsidRPr="00E77497" w:rsidRDefault="004C02EF" w:rsidP="00557D63">
      <w:pPr>
        <w:pStyle w:val="Alg4"/>
        <w:numPr>
          <w:ilvl w:val="0"/>
          <w:numId w:val="673"/>
        </w:numPr>
        <w:spacing w:after="120"/>
      </w:pPr>
      <w:r w:rsidRPr="00E77497">
        <w:t xml:space="preserve">Return the result of </w:t>
      </w:r>
      <w:del w:id="28436" w:author="Rev 7 Allen Wirfs-Brock" w:date="2012-04-11T16:45:00Z">
        <w:r w:rsidRPr="00E77497" w:rsidDel="00C048A4">
          <w:delText xml:space="preserve">calling </w:delText>
        </w:r>
      </w:del>
      <w:ins w:id="28437" w:author="Rev 7 Allen Wirfs-Brock" w:date="2012-04-11T16:45:00Z">
        <w:r w:rsidR="00C048A4">
          <w:t>the abstract operation</w:t>
        </w:r>
        <w:r w:rsidR="00C048A4" w:rsidRPr="00E77497">
          <w:t xml:space="preserve"> </w:t>
        </w:r>
      </w:ins>
      <w:del w:id="28438" w:author="Rev 6 Allen Wirfs-Brock" w:date="2012-02-22T16:36:00Z">
        <w:r w:rsidRPr="00E77497" w:rsidDel="00557D63">
          <w:delText xml:space="preserve">the </w:delText>
        </w:r>
      </w:del>
      <w:ins w:id="28439" w:author="Rev 6 Allen Wirfs-Brock" w:date="2012-02-22T16:36:00Z">
        <w:r w:rsidR="00557D63">
          <w:t>Invoke</w:t>
        </w:r>
        <w:r w:rsidR="00557D63" w:rsidRPr="00E77497">
          <w:t xml:space="preserve"> </w:t>
        </w:r>
      </w:ins>
      <w:ins w:id="28440" w:author="Rev 6 Allen Wirfs-Brock" w:date="2012-02-22T16:37:00Z">
        <w:r w:rsidR="00557D63">
          <w:t xml:space="preserve">with arguments </w:t>
        </w:r>
      </w:ins>
      <w:del w:id="28441" w:author="Rev 6 Allen Wirfs-Brock" w:date="2012-02-22T16:37:00Z">
        <w:r w:rsidRPr="00557D63" w:rsidDel="00557D63">
          <w:rPr>
            <w:rFonts w:ascii="Courier New" w:hAnsi="Courier New" w:cs="Courier New"/>
          </w:rPr>
          <w:delText xml:space="preserve">[[Call]] internal method of </w:delText>
        </w:r>
      </w:del>
      <w:ins w:id="28442" w:author="Rev 6 Allen Wirfs-Brock" w:date="2012-02-22T16:37:00Z">
        <w:r w:rsidR="00557D63" w:rsidRPr="00557D63">
          <w:rPr>
            <w:rFonts w:ascii="Courier New" w:hAnsi="Courier New" w:cs="Courier New"/>
            <w:b/>
          </w:rPr>
          <w:t>"toString"</w:t>
        </w:r>
      </w:ins>
      <w:ins w:id="28443" w:author="Rev 6 Allen Wirfs-Brock" w:date="2012-02-22T16:38:00Z">
        <w:r w:rsidR="00557D63">
          <w:rPr>
            <w:b/>
          </w:rPr>
          <w:t>,</w:t>
        </w:r>
      </w:ins>
      <w:del w:id="28444" w:author="Rev 6 Allen Wirfs-Brock" w:date="2012-02-22T16:37:00Z">
        <w:r w:rsidRPr="00557D63" w:rsidDel="00557D63">
          <w:rPr>
            <w:i/>
          </w:rPr>
          <w:delText>toString</w:delText>
        </w:r>
        <w:r w:rsidRPr="00557D63" w:rsidDel="00557D63">
          <w:delText xml:space="preserve"> passing</w:delText>
        </w:r>
      </w:del>
      <w:r w:rsidRPr="00E77497">
        <w:t xml:space="preserve"> </w:t>
      </w:r>
      <w:r w:rsidRPr="00E77497">
        <w:rPr>
          <w:i/>
        </w:rPr>
        <w:t>O</w:t>
      </w:r>
      <w:ins w:id="28445" w:author="Rev 6 Allen Wirfs-Brock" w:date="2012-02-22T16:39:00Z">
        <w:r w:rsidR="00557D63">
          <w:t>,</w:t>
        </w:r>
      </w:ins>
      <w:r w:rsidRPr="00E77497">
        <w:rPr>
          <w:i/>
        </w:rPr>
        <w:t xml:space="preserve"> </w:t>
      </w:r>
      <w:del w:id="28446" w:author="Rev 6 Allen Wirfs-Brock" w:date="2012-02-22T16:38:00Z">
        <w:r w:rsidRPr="00E77497" w:rsidDel="00557D63">
          <w:delText xml:space="preserve">as the </w:delText>
        </w:r>
        <w:r w:rsidRPr="00E77497" w:rsidDel="00557D63">
          <w:rPr>
            <w:b/>
          </w:rPr>
          <w:delText xml:space="preserve">this </w:delText>
        </w:r>
        <w:r w:rsidRPr="00E77497" w:rsidDel="00557D63">
          <w:delText xml:space="preserve">value </w:delText>
        </w:r>
      </w:del>
      <w:r w:rsidRPr="00E77497">
        <w:t xml:space="preserve">and </w:t>
      </w:r>
      <w:del w:id="28447" w:author="Rev 6 Allen Wirfs-Brock" w:date="2012-02-22T16:38:00Z">
        <w:r w:rsidRPr="00E77497" w:rsidDel="00557D63">
          <w:delText xml:space="preserve">no </w:delText>
        </w:r>
      </w:del>
      <w:ins w:id="28448" w:author="Rev 6 Allen Wirfs-Brock" w:date="2012-02-22T16:38:00Z">
        <w:r w:rsidR="00557D63">
          <w:t>an empty</w:t>
        </w:r>
        <w:r w:rsidR="00557D63" w:rsidRPr="00E77497">
          <w:t xml:space="preserve"> </w:t>
        </w:r>
      </w:ins>
      <w:r w:rsidRPr="00E77497">
        <w:t>arguments</w:t>
      </w:r>
      <w:ins w:id="28449" w:author="Rev 6 Allen Wirfs-Brock" w:date="2012-02-22T16:39:00Z">
        <w:r w:rsidR="00557D63">
          <w:t xml:space="preserve"> List</w:t>
        </w:r>
      </w:ins>
      <w:r w:rsidRPr="00E77497">
        <w:t>.</w:t>
      </w:r>
    </w:p>
    <w:p w14:paraId="17304296" w14:textId="77777777" w:rsidR="004C02EF" w:rsidRPr="00E77497" w:rsidRDefault="004C02EF" w:rsidP="004C02EF">
      <w:pPr>
        <w:pStyle w:val="Note"/>
      </w:pPr>
      <w:r w:rsidRPr="00E77497">
        <w:t>NOTE 1</w:t>
      </w:r>
      <w:r w:rsidRPr="00E77497">
        <w:tab/>
        <w:t xml:space="preserve">This function is provided to give all Objects a generic </w:t>
      </w:r>
      <w:r w:rsidRPr="00E77497">
        <w:rPr>
          <w:rFonts w:ascii="Courier New" w:hAnsi="Courier New"/>
          <w:b/>
        </w:rPr>
        <w:t>toLocaleString</w:t>
      </w:r>
      <w:r w:rsidRPr="00E77497">
        <w:t xml:space="preserve"> interface, even though not all may use it. Currently, </w:t>
      </w:r>
      <w:r w:rsidRPr="00E77497">
        <w:rPr>
          <w:rFonts w:ascii="Courier New" w:hAnsi="Courier New"/>
          <w:b/>
        </w:rPr>
        <w:t>Array</w:t>
      </w:r>
      <w:r w:rsidRPr="00E77497">
        <w:t xml:space="preserve">, </w:t>
      </w:r>
      <w:r w:rsidRPr="00E77497">
        <w:rPr>
          <w:rFonts w:ascii="Courier New" w:hAnsi="Courier New"/>
          <w:b/>
        </w:rPr>
        <w:t>Number</w:t>
      </w:r>
      <w:r w:rsidRPr="00E77497">
        <w:t xml:space="preserve">, and </w:t>
      </w:r>
      <w:r w:rsidRPr="00E77497">
        <w:rPr>
          <w:rFonts w:ascii="Courier New" w:hAnsi="Courier New"/>
          <w:b/>
        </w:rPr>
        <w:t>Date</w:t>
      </w:r>
      <w:r w:rsidRPr="00E77497">
        <w:t xml:space="preserve"> provide their own locale-sensitive </w:t>
      </w:r>
      <w:r w:rsidRPr="00E77497">
        <w:rPr>
          <w:rFonts w:ascii="Courier New" w:hAnsi="Courier New"/>
          <w:b/>
        </w:rPr>
        <w:t>toLocaleString</w:t>
      </w:r>
      <w:r w:rsidRPr="00E77497">
        <w:t xml:space="preserve"> methods.</w:t>
      </w:r>
    </w:p>
    <w:p w14:paraId="31772100" w14:textId="77777777" w:rsidR="004C02EF" w:rsidRPr="00E77497" w:rsidRDefault="004C02EF" w:rsidP="004C02EF">
      <w:pPr>
        <w:pStyle w:val="Note"/>
      </w:pPr>
      <w:r w:rsidRPr="00E77497">
        <w:t>NOTE 2</w:t>
      </w:r>
      <w:r w:rsidRPr="00E77497">
        <w:tab/>
        <w:t>The first parameter to this function is likely to be used in a future version of this standard; it is recommended that implementations do not use this parameter position for anything else.</w:t>
      </w:r>
    </w:p>
    <w:p w14:paraId="4239D2CB" w14:textId="77777777" w:rsidR="004C02EF" w:rsidRPr="00E77497" w:rsidRDefault="004C02EF" w:rsidP="004C02EF">
      <w:pPr>
        <w:pStyle w:val="40"/>
        <w:numPr>
          <w:ilvl w:val="0"/>
          <w:numId w:val="0"/>
        </w:numPr>
      </w:pPr>
      <w:bookmarkStart w:id="28450" w:name="_Hlt458484290"/>
      <w:bookmarkStart w:id="28451" w:name="_Ref458484169"/>
      <w:bookmarkEnd w:id="28450"/>
      <w:r w:rsidRPr="00E77497">
        <w:t>15.2.4.4</w:t>
      </w:r>
      <w:r w:rsidRPr="00E77497">
        <w:tab/>
        <w:t>Object.prototype.valueOf</w:t>
      </w:r>
      <w:bookmarkEnd w:id="28426"/>
      <w:bookmarkEnd w:id="28427"/>
      <w:r w:rsidRPr="00E77497">
        <w:t xml:space="preserve"> ( )</w:t>
      </w:r>
      <w:bookmarkEnd w:id="28451"/>
    </w:p>
    <w:p w14:paraId="3F588EC3" w14:textId="77777777" w:rsidR="004C02EF" w:rsidRPr="00E77497" w:rsidRDefault="004C02EF" w:rsidP="004C02EF">
      <w:r w:rsidRPr="00E77497">
        <w:t xml:space="preserve">When the </w:t>
      </w:r>
      <w:r w:rsidRPr="00E77497">
        <w:rPr>
          <w:b/>
        </w:rPr>
        <w:t>valueOf</w:t>
      </w:r>
      <w:r w:rsidRPr="00E77497">
        <w:t xml:space="preserve"> method is called, the following steps are taken: </w:t>
      </w:r>
      <w:bookmarkStart w:id="28452" w:name="_Toc382291608"/>
      <w:bookmarkStart w:id="28453" w:name="_Toc385672267"/>
      <w:bookmarkStart w:id="28454" w:name="_Toc393690381"/>
    </w:p>
    <w:p w14:paraId="4369A096" w14:textId="77777777" w:rsidR="004C02EF" w:rsidRPr="00E77497" w:rsidRDefault="004C02EF" w:rsidP="00834A33">
      <w:pPr>
        <w:pStyle w:val="Alg4"/>
        <w:numPr>
          <w:ilvl w:val="0"/>
          <w:numId w:val="18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46427ADA" w14:textId="77777777" w:rsidR="004C02EF" w:rsidRPr="00E77497" w:rsidDel="003D5776" w:rsidRDefault="004C02EF" w:rsidP="00834A33">
      <w:pPr>
        <w:pStyle w:val="Alg4"/>
        <w:numPr>
          <w:ilvl w:val="0"/>
          <w:numId w:val="182"/>
        </w:numPr>
        <w:rPr>
          <w:del w:id="28455" w:author="Rev 9 Allen Wirfs-Brock" w:date="2012-07-07T17:50:00Z"/>
        </w:rPr>
      </w:pPr>
      <w:del w:id="28456" w:author="Rev 9 Allen Wirfs-Brock" w:date="2012-07-07T17:50:00Z">
        <w:r w:rsidRPr="00E77497" w:rsidDel="003D5776">
          <w:delText xml:space="preserve">If </w:delText>
        </w:r>
        <w:r w:rsidRPr="00E77497" w:rsidDel="003D5776">
          <w:rPr>
            <w:i/>
          </w:rPr>
          <w:delText>O</w:delText>
        </w:r>
        <w:r w:rsidRPr="00E77497" w:rsidDel="003D5776">
          <w:delText xml:space="preserve"> is the result of calling the Object constructor with a host object (15.2.2.1), then</w:delText>
        </w:r>
      </w:del>
    </w:p>
    <w:p w14:paraId="7F6FC74C" w14:textId="77777777" w:rsidR="004C02EF" w:rsidRPr="00E77497" w:rsidDel="003D5776" w:rsidRDefault="004C02EF" w:rsidP="00834A33">
      <w:pPr>
        <w:pStyle w:val="Alg4"/>
        <w:numPr>
          <w:ilvl w:val="1"/>
          <w:numId w:val="182"/>
        </w:numPr>
        <w:rPr>
          <w:del w:id="28457" w:author="Rev 9 Allen Wirfs-Brock" w:date="2012-07-07T17:50:00Z"/>
        </w:rPr>
      </w:pPr>
      <w:del w:id="28458" w:author="Rev 9 Allen Wirfs-Brock" w:date="2012-07-07T17:50:00Z">
        <w:r w:rsidRPr="00E77497" w:rsidDel="003D5776">
          <w:delText xml:space="preserve">Return either </w:delText>
        </w:r>
        <w:r w:rsidRPr="00E77497" w:rsidDel="003D5776">
          <w:rPr>
            <w:i/>
          </w:rPr>
          <w:delText>O</w:delText>
        </w:r>
        <w:r w:rsidRPr="00E77497" w:rsidDel="003D5776">
          <w:delText xml:space="preserve"> or another value such as the host object originally passed to the constructor. The specific result that is returned is implementation-defined.</w:delText>
        </w:r>
      </w:del>
    </w:p>
    <w:p w14:paraId="7E3DA119" w14:textId="77777777" w:rsidR="004C02EF" w:rsidRPr="00E77497" w:rsidRDefault="004C02EF" w:rsidP="00834A33">
      <w:pPr>
        <w:pStyle w:val="Alg4"/>
        <w:numPr>
          <w:ilvl w:val="0"/>
          <w:numId w:val="182"/>
        </w:numPr>
        <w:spacing w:after="220"/>
      </w:pPr>
      <w:r w:rsidRPr="00E77497">
        <w:t xml:space="preserve">Return </w:t>
      </w:r>
      <w:r w:rsidRPr="00E77497">
        <w:rPr>
          <w:i/>
        </w:rPr>
        <w:t>O</w:t>
      </w:r>
      <w:r w:rsidRPr="00E77497">
        <w:t>.</w:t>
      </w:r>
    </w:p>
    <w:p w14:paraId="1D5A2AE7" w14:textId="77777777" w:rsidR="004C02EF" w:rsidRPr="00E77497" w:rsidRDefault="004C02EF" w:rsidP="004C02EF">
      <w:pPr>
        <w:pStyle w:val="40"/>
        <w:numPr>
          <w:ilvl w:val="0"/>
          <w:numId w:val="0"/>
        </w:numPr>
      </w:pPr>
      <w:bookmarkStart w:id="28459" w:name="_Ref440445879"/>
      <w:r w:rsidRPr="00E77497">
        <w:t>15.2.4.5</w:t>
      </w:r>
      <w:r w:rsidRPr="00E77497">
        <w:tab/>
        <w:t>Object.prototype.hasOwnProperty (V)</w:t>
      </w:r>
      <w:bookmarkEnd w:id="28459"/>
    </w:p>
    <w:p w14:paraId="272CAC46" w14:textId="77777777" w:rsidR="004C02EF" w:rsidRPr="00E77497" w:rsidRDefault="004C02EF" w:rsidP="004C02EF">
      <w:r w:rsidRPr="00E77497">
        <w:t xml:space="preserve">When the </w:t>
      </w:r>
      <w:r w:rsidRPr="00E77497">
        <w:rPr>
          <w:rFonts w:ascii="Courier New" w:hAnsi="Courier New"/>
          <w:b/>
        </w:rPr>
        <w:t>hasOwnProperty</w:t>
      </w:r>
      <w:r w:rsidRPr="00E77497">
        <w:t xml:space="preserve"> method is called with argument </w:t>
      </w:r>
      <w:r w:rsidRPr="00E77497">
        <w:rPr>
          <w:rFonts w:ascii="Times New Roman" w:hAnsi="Times New Roman"/>
          <w:i/>
        </w:rPr>
        <w:t>V</w:t>
      </w:r>
      <w:r w:rsidRPr="00E77497">
        <w:t>, the following steps are taken:</w:t>
      </w:r>
    </w:p>
    <w:p w14:paraId="77D9B06D" w14:textId="77777777" w:rsidR="004C02EF" w:rsidRPr="00E77497" w:rsidRDefault="004C02EF" w:rsidP="00834A33">
      <w:pPr>
        <w:pStyle w:val="Alg4"/>
        <w:numPr>
          <w:ilvl w:val="0"/>
          <w:numId w:val="183"/>
        </w:numPr>
      </w:pPr>
      <w:r w:rsidRPr="00E77497">
        <w:t xml:space="preserve">Let </w:t>
      </w:r>
      <w:r w:rsidRPr="00E77497">
        <w:rPr>
          <w:i/>
        </w:rPr>
        <w:t>P</w:t>
      </w:r>
      <w:r w:rsidRPr="00E77497">
        <w:t xml:space="preserve"> be ToString(</w:t>
      </w:r>
      <w:r w:rsidRPr="00E77497">
        <w:rPr>
          <w:i/>
        </w:rPr>
        <w:t>V</w:t>
      </w:r>
      <w:r w:rsidRPr="00E77497">
        <w:t>).</w:t>
      </w:r>
    </w:p>
    <w:p w14:paraId="75522BDF" w14:textId="77777777" w:rsidR="00BF70EF" w:rsidRDefault="00BF70EF" w:rsidP="00BF70EF">
      <w:pPr>
        <w:pStyle w:val="M4"/>
        <w:numPr>
          <w:ilvl w:val="0"/>
          <w:numId w:val="183"/>
        </w:numPr>
        <w:tabs>
          <w:tab w:val="num" w:pos="1721"/>
        </w:tabs>
        <w:spacing w:after="0"/>
        <w:rPr>
          <w:ins w:id="28460" w:author="Rev 7 Allen Wirfs-Brock" w:date="2012-04-11T17:00:00Z"/>
        </w:rPr>
      </w:pPr>
      <w:ins w:id="28461" w:author="Rev 7 Allen Wirfs-Brock" w:date="2012-04-11T17:00:00Z">
        <w:r>
          <w:t>ReturnIfAbrupt(</w:t>
        </w:r>
        <w:r>
          <w:rPr>
            <w:i/>
          </w:rPr>
          <w:t>P</w:t>
        </w:r>
        <w:r>
          <w:t>).</w:t>
        </w:r>
      </w:ins>
    </w:p>
    <w:p w14:paraId="6C6A07F7" w14:textId="77777777" w:rsidR="004C02EF" w:rsidRPr="00E77497" w:rsidRDefault="004C02EF" w:rsidP="00834A33">
      <w:pPr>
        <w:pStyle w:val="Alg4"/>
        <w:numPr>
          <w:ilvl w:val="0"/>
          <w:numId w:val="183"/>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3AC0759C" w14:textId="77777777" w:rsidR="00BF70EF" w:rsidRDefault="00BF70EF" w:rsidP="00BF70EF">
      <w:pPr>
        <w:pStyle w:val="M4"/>
        <w:numPr>
          <w:ilvl w:val="0"/>
          <w:numId w:val="183"/>
        </w:numPr>
        <w:tabs>
          <w:tab w:val="num" w:pos="1721"/>
        </w:tabs>
        <w:spacing w:after="0"/>
        <w:rPr>
          <w:ins w:id="28462" w:author="Rev 7 Allen Wirfs-Brock" w:date="2012-04-11T17:00:00Z"/>
        </w:rPr>
      </w:pPr>
      <w:ins w:id="28463" w:author="Rev 7 Allen Wirfs-Brock" w:date="2012-04-11T17:00:00Z">
        <w:r>
          <w:t>ReturnIfAbrupt(</w:t>
        </w:r>
        <w:r>
          <w:rPr>
            <w:i/>
          </w:rPr>
          <w:t>O</w:t>
        </w:r>
        <w:r>
          <w:t>).</w:t>
        </w:r>
      </w:ins>
    </w:p>
    <w:p w14:paraId="046CA449" w14:textId="77777777" w:rsidR="004C02EF" w:rsidRPr="00E77497" w:rsidRDefault="004C02EF" w:rsidP="00834A33">
      <w:pPr>
        <w:pStyle w:val="Alg4"/>
        <w:numPr>
          <w:ilvl w:val="0"/>
          <w:numId w:val="183"/>
        </w:numPr>
      </w:pPr>
      <w:r w:rsidRPr="00E77497">
        <w:t xml:space="preserve">Let </w:t>
      </w:r>
      <w:r w:rsidRPr="00E77497">
        <w:rPr>
          <w:i/>
        </w:rPr>
        <w:t>desc</w:t>
      </w:r>
      <w:r w:rsidRPr="00E77497">
        <w:t xml:space="preserve"> be the result of calling the [[GetOwnProperty]] internal method of </w:t>
      </w:r>
      <w:r w:rsidRPr="00E77497">
        <w:rPr>
          <w:i/>
        </w:rPr>
        <w:t>O</w:t>
      </w:r>
      <w:r w:rsidRPr="00E77497">
        <w:t xml:space="preserve"> passing </w:t>
      </w:r>
      <w:r w:rsidRPr="00E77497">
        <w:rPr>
          <w:i/>
        </w:rPr>
        <w:t>P</w:t>
      </w:r>
      <w:r w:rsidRPr="00E77497">
        <w:t xml:space="preserve"> as the argument.</w:t>
      </w:r>
    </w:p>
    <w:p w14:paraId="56E74A5A" w14:textId="77777777" w:rsidR="004C02EF" w:rsidRPr="00E77497" w:rsidRDefault="004C02EF" w:rsidP="00834A33">
      <w:pPr>
        <w:pStyle w:val="Alg4"/>
        <w:numPr>
          <w:ilvl w:val="0"/>
          <w:numId w:val="183"/>
        </w:numPr>
      </w:pPr>
      <w:r w:rsidRPr="00E77497">
        <w:t xml:space="preserve">If </w:t>
      </w:r>
      <w:r w:rsidRPr="00E77497">
        <w:rPr>
          <w:i/>
        </w:rPr>
        <w:t>desc</w:t>
      </w:r>
      <w:r w:rsidRPr="00E77497">
        <w:t xml:space="preserve"> is </w:t>
      </w:r>
      <w:r w:rsidRPr="00E77497">
        <w:rPr>
          <w:b/>
        </w:rPr>
        <w:t>undefined</w:t>
      </w:r>
      <w:r w:rsidRPr="00E77497">
        <w:t xml:space="preserve">, return </w:t>
      </w:r>
      <w:r w:rsidRPr="00E77497">
        <w:rPr>
          <w:b/>
        </w:rPr>
        <w:t>false</w:t>
      </w:r>
      <w:r w:rsidRPr="00E77497">
        <w:t>.</w:t>
      </w:r>
    </w:p>
    <w:p w14:paraId="021C43A1" w14:textId="77777777" w:rsidR="004C02EF" w:rsidRPr="00E77497" w:rsidRDefault="004C02EF" w:rsidP="00834A33">
      <w:pPr>
        <w:pStyle w:val="Alg4"/>
        <w:numPr>
          <w:ilvl w:val="0"/>
          <w:numId w:val="183"/>
        </w:numPr>
        <w:spacing w:after="220"/>
      </w:pPr>
      <w:r w:rsidRPr="00E77497">
        <w:t xml:space="preserve">Return </w:t>
      </w:r>
      <w:r w:rsidRPr="00E77497">
        <w:rPr>
          <w:b/>
        </w:rPr>
        <w:t>true</w:t>
      </w:r>
      <w:r w:rsidRPr="00E77497">
        <w:t>.</w:t>
      </w:r>
    </w:p>
    <w:p w14:paraId="115B1E4E" w14:textId="77777777" w:rsidR="004C02EF" w:rsidRPr="00E77497" w:rsidRDefault="004C02EF" w:rsidP="004C02EF">
      <w:pPr>
        <w:pStyle w:val="Note"/>
      </w:pPr>
      <w:r w:rsidRPr="00E77497">
        <w:t>NOTE 1</w:t>
      </w:r>
      <w:r w:rsidRPr="00E77497">
        <w:tab/>
        <w:t>Unlike [[HasProperty]] (8.12.6), this method does not consider objects in the prototype chain.</w:t>
      </w:r>
    </w:p>
    <w:p w14:paraId="6FA64D42" w14:textId="77777777" w:rsidR="004C02EF" w:rsidRPr="00E77497" w:rsidRDefault="004C02EF" w:rsidP="004C02EF">
      <w:pPr>
        <w:pStyle w:val="Note"/>
      </w:pPr>
      <w:r w:rsidRPr="00E77497">
        <w:t>NOTE 2</w:t>
      </w:r>
      <w:r w:rsidRPr="00E77497">
        <w:tab/>
        <w:t xml:space="preserve">The ordering of steps 1 and 2 is chosen to ensure that any exception that would have been thrown by step 1 in previous editions of this specification will continue to be thrown even if the </w:t>
      </w:r>
      <w:r w:rsidRPr="00E77497">
        <w:rPr>
          <w:b/>
        </w:rPr>
        <w:t>this</w:t>
      </w:r>
      <w:r w:rsidRPr="00E77497">
        <w:t xml:space="preserve"> value is </w:t>
      </w:r>
      <w:r w:rsidRPr="00E77497">
        <w:rPr>
          <w:b/>
        </w:rPr>
        <w:t>undefined</w:t>
      </w:r>
      <w:r w:rsidRPr="00E77497">
        <w:t xml:space="preserve"> or </w:t>
      </w:r>
      <w:r w:rsidRPr="00E77497">
        <w:rPr>
          <w:b/>
        </w:rPr>
        <w:t>null</w:t>
      </w:r>
      <w:r w:rsidRPr="00E77497">
        <w:t>.</w:t>
      </w:r>
    </w:p>
    <w:p w14:paraId="59EED349" w14:textId="77777777" w:rsidR="004C02EF" w:rsidRPr="00E77497" w:rsidRDefault="004C02EF" w:rsidP="004C02EF">
      <w:pPr>
        <w:pStyle w:val="40"/>
        <w:numPr>
          <w:ilvl w:val="0"/>
          <w:numId w:val="0"/>
        </w:numPr>
      </w:pPr>
      <w:bookmarkStart w:id="28464" w:name="_Ref440445932"/>
      <w:r w:rsidRPr="00E77497">
        <w:t>15.2.4.6</w:t>
      </w:r>
      <w:r w:rsidRPr="00E77497">
        <w:tab/>
        <w:t>Object.prototype.isPrototypeOf (V)</w:t>
      </w:r>
      <w:bookmarkEnd w:id="28464"/>
    </w:p>
    <w:p w14:paraId="3A2C9088" w14:textId="77777777" w:rsidR="004C02EF" w:rsidRPr="00E77497" w:rsidRDefault="004C02EF" w:rsidP="004C02EF">
      <w:r w:rsidRPr="00E77497">
        <w:t xml:space="preserve">When the </w:t>
      </w:r>
      <w:r w:rsidRPr="00E77497">
        <w:rPr>
          <w:rFonts w:ascii="Courier New" w:hAnsi="Courier New"/>
          <w:b/>
        </w:rPr>
        <w:t>isPrototypeOf</w:t>
      </w:r>
      <w:r w:rsidRPr="00E77497">
        <w:t xml:space="preserve"> method is called with argument </w:t>
      </w:r>
      <w:r w:rsidRPr="00E77497">
        <w:rPr>
          <w:rFonts w:ascii="Times New Roman" w:hAnsi="Times New Roman"/>
          <w:i/>
        </w:rPr>
        <w:t>V</w:t>
      </w:r>
      <w:r w:rsidRPr="00E77497">
        <w:t>, the following steps are taken:</w:t>
      </w:r>
    </w:p>
    <w:p w14:paraId="5AB1724B" w14:textId="77777777" w:rsidR="004C02EF" w:rsidRPr="00E77497" w:rsidRDefault="004C02EF" w:rsidP="00834A33">
      <w:pPr>
        <w:pStyle w:val="Alg4"/>
        <w:numPr>
          <w:ilvl w:val="0"/>
          <w:numId w:val="184"/>
        </w:numPr>
      </w:pPr>
      <w:r w:rsidRPr="00E77497">
        <w:t xml:space="preserve">If </w:t>
      </w:r>
      <w:r w:rsidRPr="00E77497">
        <w:rPr>
          <w:i/>
        </w:rPr>
        <w:t>V</w:t>
      </w:r>
      <w:r w:rsidRPr="00E77497">
        <w:t xml:space="preserve"> is not an object, return </w:t>
      </w:r>
      <w:r w:rsidRPr="00E77497">
        <w:rPr>
          <w:b/>
        </w:rPr>
        <w:t>false</w:t>
      </w:r>
      <w:r w:rsidRPr="00E77497">
        <w:t>.</w:t>
      </w:r>
    </w:p>
    <w:p w14:paraId="647A8C9F" w14:textId="77777777" w:rsidR="004C02EF" w:rsidRPr="00E77497" w:rsidRDefault="004C02EF" w:rsidP="00834A33">
      <w:pPr>
        <w:pStyle w:val="Alg4"/>
        <w:numPr>
          <w:ilvl w:val="0"/>
          <w:numId w:val="18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4C71A6BF" w14:textId="77777777" w:rsidR="00BF70EF" w:rsidRDefault="00BF70EF" w:rsidP="00BF70EF">
      <w:pPr>
        <w:pStyle w:val="M4"/>
        <w:numPr>
          <w:ilvl w:val="0"/>
          <w:numId w:val="184"/>
        </w:numPr>
        <w:tabs>
          <w:tab w:val="num" w:pos="1721"/>
        </w:tabs>
        <w:spacing w:after="0"/>
        <w:rPr>
          <w:ins w:id="28465" w:author="Rev 7 Allen Wirfs-Brock" w:date="2012-04-11T17:01:00Z"/>
        </w:rPr>
      </w:pPr>
      <w:ins w:id="28466" w:author="Rev 7 Allen Wirfs-Brock" w:date="2012-04-11T17:01:00Z">
        <w:r>
          <w:t>ReturnIfAbrupt(</w:t>
        </w:r>
        <w:r>
          <w:rPr>
            <w:i/>
          </w:rPr>
          <w:t>O</w:t>
        </w:r>
        <w:r>
          <w:t>).</w:t>
        </w:r>
      </w:ins>
    </w:p>
    <w:p w14:paraId="3F16D84F" w14:textId="77777777" w:rsidR="004C02EF" w:rsidRPr="00E77497" w:rsidRDefault="004C02EF" w:rsidP="00834A33">
      <w:pPr>
        <w:pStyle w:val="Alg4"/>
        <w:numPr>
          <w:ilvl w:val="0"/>
          <w:numId w:val="184"/>
        </w:numPr>
      </w:pPr>
      <w:r w:rsidRPr="00E77497">
        <w:t>Repeat</w:t>
      </w:r>
    </w:p>
    <w:p w14:paraId="6A753041" w14:textId="77777777" w:rsidR="004C02EF" w:rsidRPr="00E77497" w:rsidRDefault="004C02EF" w:rsidP="00834A33">
      <w:pPr>
        <w:pStyle w:val="Alg4"/>
        <w:numPr>
          <w:ilvl w:val="1"/>
          <w:numId w:val="184"/>
        </w:numPr>
      </w:pPr>
      <w:r w:rsidRPr="00E77497">
        <w:t xml:space="preserve">Let </w:t>
      </w:r>
      <w:r w:rsidRPr="00E77497">
        <w:rPr>
          <w:i/>
        </w:rPr>
        <w:t>V</w:t>
      </w:r>
      <w:r w:rsidRPr="00E77497">
        <w:t xml:space="preserve"> be the value of the [[Prototype]] internal property of </w:t>
      </w:r>
      <w:r w:rsidRPr="00E77497">
        <w:rPr>
          <w:i/>
        </w:rPr>
        <w:t>V</w:t>
      </w:r>
      <w:r w:rsidRPr="00E77497">
        <w:t>.</w:t>
      </w:r>
    </w:p>
    <w:p w14:paraId="2CC91A7C" w14:textId="77777777" w:rsidR="004C02EF" w:rsidRPr="00E77497" w:rsidRDefault="004C02EF" w:rsidP="00834A33">
      <w:pPr>
        <w:pStyle w:val="Alg4"/>
        <w:numPr>
          <w:ilvl w:val="1"/>
          <w:numId w:val="184"/>
        </w:numPr>
      </w:pPr>
      <w:r w:rsidRPr="00E77497">
        <w:t xml:space="preserve">if </w:t>
      </w:r>
      <w:r w:rsidRPr="00E77497">
        <w:rPr>
          <w:i/>
        </w:rPr>
        <w:t>V</w:t>
      </w:r>
      <w:r w:rsidRPr="00E77497">
        <w:t xml:space="preserve"> is </w:t>
      </w:r>
      <w:r w:rsidRPr="00E77497">
        <w:rPr>
          <w:b/>
        </w:rPr>
        <w:t>null</w:t>
      </w:r>
      <w:r w:rsidRPr="00E77497">
        <w:t xml:space="preserve">, return </w:t>
      </w:r>
      <w:r w:rsidRPr="00E77497">
        <w:rPr>
          <w:b/>
        </w:rPr>
        <w:t>false</w:t>
      </w:r>
    </w:p>
    <w:p w14:paraId="3A09DDF7" w14:textId="77777777" w:rsidR="004C02EF" w:rsidRPr="00E77497" w:rsidRDefault="004C02EF" w:rsidP="00834A33">
      <w:pPr>
        <w:pStyle w:val="Alg4"/>
        <w:numPr>
          <w:ilvl w:val="1"/>
          <w:numId w:val="184"/>
        </w:numPr>
        <w:spacing w:after="220"/>
      </w:pPr>
      <w:r w:rsidRPr="00E77497">
        <w:t xml:space="preserve">If </w:t>
      </w:r>
      <w:r w:rsidRPr="00E77497">
        <w:rPr>
          <w:i/>
        </w:rPr>
        <w:t>O</w:t>
      </w:r>
      <w:r w:rsidRPr="00E77497">
        <w:t xml:space="preserve"> and </w:t>
      </w:r>
      <w:r w:rsidRPr="00E77497">
        <w:rPr>
          <w:i/>
        </w:rPr>
        <w:t>V</w:t>
      </w:r>
      <w:r w:rsidRPr="00E77497">
        <w:t xml:space="preserve"> refer to the same object, return </w:t>
      </w:r>
      <w:r w:rsidRPr="00E77497">
        <w:rPr>
          <w:b/>
        </w:rPr>
        <w:t>true</w:t>
      </w:r>
      <w:r w:rsidRPr="00E77497">
        <w:t>.</w:t>
      </w:r>
    </w:p>
    <w:p w14:paraId="27951B2F" w14:textId="77777777" w:rsidR="004C02EF" w:rsidRPr="00E77497" w:rsidRDefault="004C02EF" w:rsidP="004C02EF">
      <w:pPr>
        <w:pStyle w:val="Note"/>
      </w:pPr>
      <w:r w:rsidRPr="00E77497">
        <w:t>NOTE</w:t>
      </w:r>
      <w:r w:rsidRPr="00E77497">
        <w:tab/>
        <w:t>The ordering of steps 1 and 2 is chosen to preserve the behaviour specified by previous editions of this specification for the case where V is not an object and the this value is undefined or null.</w:t>
      </w:r>
    </w:p>
    <w:p w14:paraId="1E40945F" w14:textId="77777777" w:rsidR="004C02EF" w:rsidRPr="00E77497" w:rsidRDefault="004C02EF" w:rsidP="004C02EF">
      <w:pPr>
        <w:pStyle w:val="40"/>
        <w:numPr>
          <w:ilvl w:val="0"/>
          <w:numId w:val="0"/>
        </w:numPr>
      </w:pPr>
      <w:bookmarkStart w:id="28467" w:name="_Ref440445986"/>
      <w:r w:rsidRPr="00E77497">
        <w:t>15.2.4.7</w:t>
      </w:r>
      <w:r w:rsidRPr="00E77497">
        <w:tab/>
        <w:t>Object.prototype.propertyIsEnumerable (V)</w:t>
      </w:r>
      <w:bookmarkEnd w:id="28467"/>
    </w:p>
    <w:p w14:paraId="2E88C021" w14:textId="77777777" w:rsidR="004C02EF" w:rsidRPr="00E77497" w:rsidRDefault="004C02EF" w:rsidP="004C02EF">
      <w:r w:rsidRPr="00E77497">
        <w:t xml:space="preserve">When the </w:t>
      </w:r>
      <w:r w:rsidRPr="00E77497">
        <w:rPr>
          <w:rFonts w:ascii="Courier New" w:hAnsi="Courier New"/>
          <w:b/>
        </w:rPr>
        <w:t>propertyIsEnumerable</w:t>
      </w:r>
      <w:r w:rsidRPr="00E77497">
        <w:t xml:space="preserve"> method is called with argument </w:t>
      </w:r>
      <w:r w:rsidRPr="00E77497">
        <w:rPr>
          <w:rFonts w:ascii="Times New Roman" w:hAnsi="Times New Roman"/>
          <w:i/>
        </w:rPr>
        <w:t>V</w:t>
      </w:r>
      <w:r w:rsidRPr="00E77497">
        <w:t>, the following steps are taken:</w:t>
      </w:r>
    </w:p>
    <w:p w14:paraId="4F3F6DA1" w14:textId="77777777" w:rsidR="004C02EF" w:rsidRPr="00E77497" w:rsidRDefault="004C02EF" w:rsidP="00834A33">
      <w:pPr>
        <w:pStyle w:val="Alg4"/>
        <w:numPr>
          <w:ilvl w:val="0"/>
          <w:numId w:val="185"/>
        </w:numPr>
      </w:pPr>
      <w:r w:rsidRPr="00E77497">
        <w:t xml:space="preserve">Let </w:t>
      </w:r>
      <w:r w:rsidRPr="00E77497">
        <w:rPr>
          <w:i/>
        </w:rPr>
        <w:t>P</w:t>
      </w:r>
      <w:r w:rsidRPr="00E77497">
        <w:t xml:space="preserve"> be ToString(</w:t>
      </w:r>
      <w:r w:rsidRPr="00E77497">
        <w:rPr>
          <w:i/>
        </w:rPr>
        <w:t>V</w:t>
      </w:r>
      <w:r w:rsidRPr="00E77497">
        <w:t>).</w:t>
      </w:r>
    </w:p>
    <w:p w14:paraId="4F5DA9CE" w14:textId="77777777" w:rsidR="00BF70EF" w:rsidRDefault="00BF70EF" w:rsidP="00BF70EF">
      <w:pPr>
        <w:pStyle w:val="M4"/>
        <w:numPr>
          <w:ilvl w:val="0"/>
          <w:numId w:val="185"/>
        </w:numPr>
        <w:tabs>
          <w:tab w:val="num" w:pos="1721"/>
        </w:tabs>
        <w:spacing w:after="0"/>
        <w:rPr>
          <w:ins w:id="28468" w:author="Rev 7 Allen Wirfs-Brock" w:date="2012-04-11T17:02:00Z"/>
        </w:rPr>
      </w:pPr>
      <w:ins w:id="28469" w:author="Rev 7 Allen Wirfs-Brock" w:date="2012-04-11T17:02:00Z">
        <w:r>
          <w:t>ReturnIfAbrupt(</w:t>
        </w:r>
        <w:r>
          <w:rPr>
            <w:i/>
          </w:rPr>
          <w:t>P</w:t>
        </w:r>
        <w:r>
          <w:t>).</w:t>
        </w:r>
      </w:ins>
    </w:p>
    <w:p w14:paraId="57482863" w14:textId="77777777" w:rsidR="004C02EF" w:rsidRPr="00E77497" w:rsidRDefault="004C02EF" w:rsidP="00834A33">
      <w:pPr>
        <w:pStyle w:val="Alg4"/>
        <w:numPr>
          <w:ilvl w:val="0"/>
          <w:numId w:val="185"/>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06425508" w14:textId="77777777" w:rsidR="00BF70EF" w:rsidRDefault="00BF70EF" w:rsidP="00BF70EF">
      <w:pPr>
        <w:pStyle w:val="M4"/>
        <w:numPr>
          <w:ilvl w:val="0"/>
          <w:numId w:val="185"/>
        </w:numPr>
        <w:tabs>
          <w:tab w:val="num" w:pos="1721"/>
        </w:tabs>
        <w:spacing w:after="0"/>
        <w:rPr>
          <w:ins w:id="28470" w:author="Rev 7 Allen Wirfs-Brock" w:date="2012-04-11T17:02:00Z"/>
        </w:rPr>
      </w:pPr>
      <w:ins w:id="28471" w:author="Rev 7 Allen Wirfs-Brock" w:date="2012-04-11T17:02:00Z">
        <w:r>
          <w:t>ReturnIfAbrupt(</w:t>
        </w:r>
        <w:r>
          <w:rPr>
            <w:i/>
          </w:rPr>
          <w:t>O</w:t>
        </w:r>
        <w:r>
          <w:t>).</w:t>
        </w:r>
      </w:ins>
    </w:p>
    <w:p w14:paraId="39C4B912" w14:textId="77777777" w:rsidR="004C02EF" w:rsidRPr="00E77497" w:rsidRDefault="004C02EF" w:rsidP="00834A33">
      <w:pPr>
        <w:pStyle w:val="Alg4"/>
        <w:numPr>
          <w:ilvl w:val="0"/>
          <w:numId w:val="185"/>
        </w:numPr>
      </w:pPr>
      <w:r w:rsidRPr="00E77497">
        <w:t xml:space="preserve">Let </w:t>
      </w:r>
      <w:r w:rsidRPr="00E77497">
        <w:rPr>
          <w:i/>
        </w:rPr>
        <w:t>desc</w:t>
      </w:r>
      <w:r w:rsidRPr="00E77497">
        <w:t xml:space="preserve"> be the result of calling the [[GetOwnProperty]] internal method of </w:t>
      </w:r>
      <w:r w:rsidRPr="00E77497">
        <w:rPr>
          <w:i/>
        </w:rPr>
        <w:t>O</w:t>
      </w:r>
      <w:r w:rsidRPr="00E77497">
        <w:t xml:space="preserve"> passing </w:t>
      </w:r>
      <w:r w:rsidRPr="00E77497">
        <w:rPr>
          <w:i/>
        </w:rPr>
        <w:t>P</w:t>
      </w:r>
      <w:r w:rsidRPr="00E77497">
        <w:t xml:space="preserve"> as the argument.</w:t>
      </w:r>
    </w:p>
    <w:p w14:paraId="4AFCC4F9" w14:textId="77777777" w:rsidR="004C02EF" w:rsidRPr="00E77497" w:rsidRDefault="004C02EF" w:rsidP="00834A33">
      <w:pPr>
        <w:pStyle w:val="Alg4"/>
        <w:numPr>
          <w:ilvl w:val="0"/>
          <w:numId w:val="185"/>
        </w:numPr>
      </w:pPr>
      <w:r w:rsidRPr="00E77497">
        <w:t xml:space="preserve">If </w:t>
      </w:r>
      <w:r w:rsidRPr="00E77497">
        <w:rPr>
          <w:i/>
        </w:rPr>
        <w:t>desc</w:t>
      </w:r>
      <w:r w:rsidRPr="00E77497">
        <w:t xml:space="preserve"> is </w:t>
      </w:r>
      <w:r w:rsidRPr="00E77497">
        <w:rPr>
          <w:b/>
        </w:rPr>
        <w:t>undefined</w:t>
      </w:r>
      <w:r w:rsidRPr="00E77497">
        <w:t xml:space="preserve">, return </w:t>
      </w:r>
      <w:r w:rsidRPr="00E77497">
        <w:rPr>
          <w:b/>
        </w:rPr>
        <w:t>false</w:t>
      </w:r>
      <w:r w:rsidRPr="00E77497">
        <w:t>.</w:t>
      </w:r>
    </w:p>
    <w:p w14:paraId="5E1D71B3" w14:textId="77777777" w:rsidR="004C02EF" w:rsidRPr="00E77497" w:rsidRDefault="004C02EF" w:rsidP="00834A33">
      <w:pPr>
        <w:pStyle w:val="Alg4"/>
        <w:numPr>
          <w:ilvl w:val="0"/>
          <w:numId w:val="185"/>
        </w:numPr>
        <w:spacing w:after="220"/>
      </w:pPr>
      <w:r w:rsidRPr="00E77497">
        <w:t xml:space="preserve">Return the value of </w:t>
      </w:r>
      <w:r w:rsidRPr="00E77497">
        <w:rPr>
          <w:i/>
        </w:rPr>
        <w:t>desc</w:t>
      </w:r>
      <w:r w:rsidRPr="00E77497">
        <w:t>.[[Enumerable]].</w:t>
      </w:r>
    </w:p>
    <w:p w14:paraId="2A9FD9CA" w14:textId="77777777" w:rsidR="004C02EF" w:rsidRPr="00E77497" w:rsidRDefault="004C02EF" w:rsidP="004C02EF">
      <w:pPr>
        <w:pStyle w:val="Note"/>
      </w:pPr>
      <w:r w:rsidRPr="00E77497">
        <w:t>NOTE 1</w:t>
      </w:r>
      <w:r w:rsidRPr="00E77497">
        <w:tab/>
        <w:t>This method does not consider objects in the prototype chain.</w:t>
      </w:r>
    </w:p>
    <w:p w14:paraId="5172D43A" w14:textId="77777777" w:rsidR="004C02EF" w:rsidRPr="00E77497" w:rsidRDefault="004C02EF" w:rsidP="004C02EF">
      <w:pPr>
        <w:pStyle w:val="Note"/>
      </w:pPr>
      <w:r w:rsidRPr="00E77497">
        <w:t>NOTE 2</w:t>
      </w:r>
      <w:r w:rsidRPr="00E77497">
        <w:tab/>
        <w:t xml:space="preserve">The ordering of steps 1 and 2 is chosen to ensure that any exception that would have been thrown by step 1 in previous editions of this specification will continue to be thrown even if the </w:t>
      </w:r>
      <w:r w:rsidRPr="00E77497">
        <w:rPr>
          <w:b/>
        </w:rPr>
        <w:t>this</w:t>
      </w:r>
      <w:r w:rsidRPr="00E77497">
        <w:t xml:space="preserve"> value is </w:t>
      </w:r>
      <w:r w:rsidRPr="00E77497">
        <w:rPr>
          <w:b/>
        </w:rPr>
        <w:t>undefined</w:t>
      </w:r>
      <w:r w:rsidRPr="00E77497">
        <w:t xml:space="preserve"> or </w:t>
      </w:r>
      <w:r w:rsidRPr="00E77497">
        <w:rPr>
          <w:b/>
        </w:rPr>
        <w:t>null</w:t>
      </w:r>
      <w:r w:rsidRPr="00E77497">
        <w:t>.</w:t>
      </w:r>
    </w:p>
    <w:p w14:paraId="3D44979A" w14:textId="77777777" w:rsidR="004C02EF" w:rsidRPr="00E77497" w:rsidRDefault="004C02EF" w:rsidP="00B43482">
      <w:pPr>
        <w:pStyle w:val="30"/>
        <w:numPr>
          <w:ilvl w:val="0"/>
          <w:numId w:val="0"/>
        </w:numPr>
      </w:pPr>
      <w:bookmarkStart w:id="28472" w:name="_Toc472818913"/>
      <w:bookmarkStart w:id="28473" w:name="_Toc235503491"/>
      <w:bookmarkStart w:id="28474" w:name="_Toc241509266"/>
      <w:bookmarkStart w:id="28475" w:name="_Toc244416753"/>
      <w:bookmarkStart w:id="28476" w:name="_Toc276631117"/>
      <w:bookmarkStart w:id="28477" w:name="_Toc336509600"/>
      <w:r w:rsidRPr="00E77497">
        <w:t>15.2.5</w:t>
      </w:r>
      <w:r w:rsidRPr="00E77497">
        <w:tab/>
        <w:t>Properties of Object Instance</w:t>
      </w:r>
      <w:bookmarkEnd w:id="28452"/>
      <w:bookmarkEnd w:id="28453"/>
      <w:bookmarkEnd w:id="28454"/>
      <w:r w:rsidRPr="00E77497">
        <w:t>s</w:t>
      </w:r>
      <w:bookmarkStart w:id="28478" w:name="_Toc382212261"/>
      <w:bookmarkStart w:id="28479" w:name="_Toc382212824"/>
      <w:bookmarkStart w:id="28480" w:name="_Toc382291609"/>
      <w:bookmarkEnd w:id="28472"/>
      <w:bookmarkEnd w:id="28473"/>
      <w:bookmarkEnd w:id="28474"/>
      <w:bookmarkEnd w:id="28475"/>
      <w:bookmarkEnd w:id="28476"/>
      <w:bookmarkEnd w:id="28477"/>
    </w:p>
    <w:p w14:paraId="0B78C351" w14:textId="77777777" w:rsidR="004C02EF" w:rsidRPr="00E77497" w:rsidRDefault="004C02EF" w:rsidP="004C02EF">
      <w:r w:rsidRPr="00E77497">
        <w:t>Object instances have no special properties beyond those inherited from the Object prototype object.</w:t>
      </w:r>
      <w:bookmarkStart w:id="28481" w:name="_Toc385672268"/>
      <w:bookmarkStart w:id="28482" w:name="_Toc393690382"/>
    </w:p>
    <w:p w14:paraId="32E9C222" w14:textId="77777777" w:rsidR="004C02EF" w:rsidRPr="00E77497" w:rsidRDefault="004C02EF" w:rsidP="00B43482">
      <w:pPr>
        <w:pStyle w:val="20"/>
        <w:numPr>
          <w:ilvl w:val="0"/>
          <w:numId w:val="0"/>
        </w:numPr>
      </w:pPr>
      <w:bookmarkStart w:id="28483" w:name="_Toc472818914"/>
      <w:bookmarkStart w:id="28484" w:name="_Toc235503492"/>
      <w:bookmarkStart w:id="28485" w:name="_Toc241509267"/>
      <w:bookmarkStart w:id="28486" w:name="_Toc244416754"/>
      <w:bookmarkStart w:id="28487" w:name="_Toc276631118"/>
      <w:bookmarkStart w:id="28488" w:name="_Toc336509601"/>
      <w:r w:rsidRPr="00E77497">
        <w:t>15.3</w:t>
      </w:r>
      <w:r w:rsidRPr="00E77497">
        <w:tab/>
        <w:t>Function</w:t>
      </w:r>
      <w:bookmarkEnd w:id="28478"/>
      <w:bookmarkEnd w:id="28479"/>
      <w:r w:rsidRPr="00E77497">
        <w:t xml:space="preserve"> Object</w:t>
      </w:r>
      <w:bookmarkEnd w:id="28480"/>
      <w:bookmarkEnd w:id="28481"/>
      <w:bookmarkEnd w:id="28482"/>
      <w:r w:rsidRPr="00E77497">
        <w:t>s</w:t>
      </w:r>
      <w:bookmarkStart w:id="28489" w:name="_Toc385672269"/>
      <w:bookmarkStart w:id="28490" w:name="_Ref393527385"/>
      <w:bookmarkStart w:id="28491" w:name="_Ref393527457"/>
      <w:bookmarkStart w:id="28492" w:name="_Toc393690383"/>
      <w:bookmarkStart w:id="28493" w:name="_Ref404501411"/>
      <w:bookmarkStart w:id="28494" w:name="_Toc382291610"/>
      <w:bookmarkEnd w:id="28483"/>
      <w:bookmarkEnd w:id="28484"/>
      <w:bookmarkEnd w:id="28485"/>
      <w:bookmarkEnd w:id="28486"/>
      <w:bookmarkEnd w:id="28487"/>
      <w:bookmarkEnd w:id="28488"/>
    </w:p>
    <w:p w14:paraId="4CC965AC" w14:textId="77777777" w:rsidR="004C02EF" w:rsidRPr="00E77497" w:rsidRDefault="004C02EF" w:rsidP="00B43482">
      <w:pPr>
        <w:pStyle w:val="30"/>
        <w:numPr>
          <w:ilvl w:val="0"/>
          <w:numId w:val="0"/>
        </w:numPr>
      </w:pPr>
      <w:bookmarkStart w:id="28495" w:name="_Ref424531728"/>
      <w:bookmarkStart w:id="28496" w:name="_Toc472818915"/>
      <w:bookmarkStart w:id="28497" w:name="_Toc235503493"/>
      <w:bookmarkStart w:id="28498" w:name="_Toc241509268"/>
      <w:bookmarkStart w:id="28499" w:name="_Toc244416755"/>
      <w:bookmarkStart w:id="28500" w:name="_Toc276631119"/>
      <w:bookmarkStart w:id="28501" w:name="_Toc336509602"/>
      <w:r w:rsidRPr="00E77497">
        <w:t>15.3.1</w:t>
      </w:r>
      <w:r w:rsidRPr="00E77497">
        <w:tab/>
        <w:t>The Function Constructor Called as a Functio</w:t>
      </w:r>
      <w:bookmarkEnd w:id="28489"/>
      <w:bookmarkEnd w:id="28490"/>
      <w:bookmarkEnd w:id="28491"/>
      <w:bookmarkEnd w:id="28492"/>
      <w:bookmarkEnd w:id="28493"/>
      <w:r w:rsidRPr="00E77497">
        <w:t>n</w:t>
      </w:r>
      <w:bookmarkEnd w:id="28495"/>
      <w:bookmarkEnd w:id="28496"/>
      <w:bookmarkEnd w:id="28497"/>
      <w:bookmarkEnd w:id="28498"/>
      <w:bookmarkEnd w:id="28499"/>
      <w:bookmarkEnd w:id="28500"/>
      <w:bookmarkEnd w:id="28501"/>
    </w:p>
    <w:p w14:paraId="654E50B9" w14:textId="77777777" w:rsidR="004C02EF" w:rsidRPr="00E77497" w:rsidRDefault="004C02EF" w:rsidP="004C02EF">
      <w:r w:rsidRPr="00E77497">
        <w:t xml:space="preserve">When </w:t>
      </w:r>
      <w:r w:rsidRPr="00E77497">
        <w:rPr>
          <w:rFonts w:ascii="Courier New" w:hAnsi="Courier New"/>
          <w:b/>
        </w:rPr>
        <w:t>Function</w:t>
      </w:r>
      <w:r w:rsidRPr="00E77497">
        <w:t xml:space="preserve"> is called as a function rather than as a constructor, it creates and initialises a new Function object. Thus the function call </w:t>
      </w:r>
      <w:r w:rsidRPr="00E77497">
        <w:rPr>
          <w:rFonts w:ascii="Courier New" w:hAnsi="Courier New"/>
          <w:b/>
        </w:rPr>
        <w:t>Function(</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new Function(</w:t>
      </w:r>
      <w:r w:rsidRPr="00E77497">
        <w:rPr>
          <w:rFonts w:ascii="Courier New" w:hAnsi="Courier New"/>
          <w:snapToGrid w:val="0"/>
        </w:rPr>
        <w:t>…</w:t>
      </w:r>
      <w:r w:rsidRPr="00E77497">
        <w:rPr>
          <w:rFonts w:ascii="Courier New" w:hAnsi="Courier New"/>
          <w:b/>
        </w:rPr>
        <w:t>)</w:t>
      </w:r>
      <w:r w:rsidRPr="00E77497">
        <w:t xml:space="preserve"> with the same arguments.</w:t>
      </w:r>
      <w:bookmarkStart w:id="28502" w:name="_Toc385672270"/>
      <w:bookmarkStart w:id="28503" w:name="_Toc393690384"/>
      <w:bookmarkStart w:id="28504" w:name="_Ref404501403"/>
    </w:p>
    <w:p w14:paraId="087BAFDD" w14:textId="77777777" w:rsidR="004C02EF" w:rsidRPr="00E77497" w:rsidRDefault="004C02EF" w:rsidP="004C02EF">
      <w:pPr>
        <w:pStyle w:val="40"/>
        <w:numPr>
          <w:ilvl w:val="0"/>
          <w:numId w:val="0"/>
        </w:numPr>
      </w:pPr>
      <w:r w:rsidRPr="00E77497">
        <w:t>15.3.1.1</w:t>
      </w:r>
      <w:r w:rsidRPr="00E77497">
        <w:tab/>
        <w:t xml:space="preserve">Function (p1, p2, </w:t>
      </w:r>
      <w:r w:rsidRPr="00E77497">
        <w:rPr>
          <w:snapToGrid w:val="0"/>
        </w:rPr>
        <w:t>…</w:t>
      </w:r>
      <w:r w:rsidRPr="00E77497">
        <w:t xml:space="preserve"> , pn, body</w:t>
      </w:r>
      <w:bookmarkEnd w:id="28502"/>
      <w:bookmarkEnd w:id="28503"/>
      <w:bookmarkEnd w:id="28504"/>
      <w:r w:rsidRPr="00E77497">
        <w:t>)</w:t>
      </w:r>
    </w:p>
    <w:p w14:paraId="0C165EEC" w14:textId="77777777" w:rsidR="004C02EF" w:rsidRPr="00E77497" w:rsidRDefault="004C02EF" w:rsidP="004C02EF">
      <w:r w:rsidRPr="00E77497">
        <w:t xml:space="preserve">When the </w:t>
      </w:r>
      <w:r w:rsidRPr="00E77497">
        <w:rPr>
          <w:rFonts w:ascii="Courier New" w:hAnsi="Courier New"/>
          <w:b/>
        </w:rPr>
        <w:t>Function</w:t>
      </w:r>
      <w:r w:rsidRPr="00E77497">
        <w:t xml:space="preserve"> function is called with some arguments </w:t>
      </w:r>
      <w:r w:rsidRPr="00E77497">
        <w:rPr>
          <w:rFonts w:ascii="Times New Roman" w:hAnsi="Times New Roman"/>
          <w:i/>
        </w:rPr>
        <w:t>p1</w:t>
      </w:r>
      <w:r w:rsidRPr="00E77497">
        <w:t xml:space="preserve">, </w:t>
      </w:r>
      <w:r w:rsidRPr="00E77497">
        <w:rPr>
          <w:rFonts w:ascii="Times New Roman" w:hAnsi="Times New Roman"/>
          <w:i/>
        </w:rPr>
        <w:t>p2</w:t>
      </w:r>
      <w:r w:rsidRPr="00E77497">
        <w:t xml:space="preserve">, </w:t>
      </w:r>
      <w:r w:rsidRPr="00E77497">
        <w:rPr>
          <w:snapToGrid w:val="0"/>
        </w:rPr>
        <w:t>…</w:t>
      </w:r>
      <w:r w:rsidRPr="00E77497">
        <w:t xml:space="preserve"> , </w:t>
      </w:r>
      <w:r w:rsidRPr="00E77497">
        <w:rPr>
          <w:rFonts w:ascii="Times New Roman" w:hAnsi="Times New Roman"/>
          <w:i/>
        </w:rPr>
        <w:t>pn</w:t>
      </w:r>
      <w:r w:rsidRPr="00E77497">
        <w:t xml:space="preserve">, </w:t>
      </w:r>
      <w:r w:rsidRPr="00E77497">
        <w:rPr>
          <w:rFonts w:ascii="Times New Roman" w:hAnsi="Times New Roman"/>
          <w:i/>
        </w:rPr>
        <w:t>body</w:t>
      </w:r>
      <w:r w:rsidRPr="00E77497">
        <w:t xml:space="preserve"> (where </w:t>
      </w:r>
      <w:r w:rsidRPr="00E77497">
        <w:rPr>
          <w:rFonts w:ascii="Times New Roman" w:hAnsi="Times New Roman"/>
          <w:i/>
        </w:rPr>
        <w:t>n</w:t>
      </w:r>
      <w:r w:rsidRPr="00E77497">
        <w:t xml:space="preserve"> might be </w:t>
      </w:r>
      <w:r w:rsidRPr="00E77497">
        <w:rPr>
          <w:rFonts w:ascii="Times New Roman" w:hAnsi="Times New Roman"/>
        </w:rPr>
        <w:t>0</w:t>
      </w:r>
      <w:r w:rsidRPr="00E77497">
        <w:t>, that is, there are no “</w:t>
      </w:r>
      <w:r w:rsidRPr="00E77497">
        <w:rPr>
          <w:rFonts w:ascii="Times New Roman" w:hAnsi="Times New Roman"/>
          <w:i/>
        </w:rPr>
        <w:t>p</w:t>
      </w:r>
      <w:r w:rsidRPr="00E77497">
        <w:t xml:space="preserve">” arguments, and where </w:t>
      </w:r>
      <w:r w:rsidRPr="00E77497">
        <w:rPr>
          <w:rFonts w:ascii="Times New Roman" w:hAnsi="Times New Roman"/>
          <w:i/>
        </w:rPr>
        <w:t>body</w:t>
      </w:r>
      <w:r w:rsidRPr="00E77497">
        <w:t xml:space="preserve"> might also not be provided), the following steps are taken:</w:t>
      </w:r>
    </w:p>
    <w:p w14:paraId="51442899" w14:textId="77777777" w:rsidR="004C02EF" w:rsidRPr="00E77497" w:rsidRDefault="004C02EF" w:rsidP="00834A33">
      <w:pPr>
        <w:pStyle w:val="Alg4"/>
        <w:numPr>
          <w:ilvl w:val="0"/>
          <w:numId w:val="186"/>
        </w:numPr>
        <w:spacing w:after="220"/>
      </w:pPr>
      <w:r w:rsidRPr="00E77497">
        <w:t xml:space="preserve">Create and return a new Function object as if the standard built-in constructor Function was used in a </w:t>
      </w:r>
      <w:r w:rsidRPr="00E77497">
        <w:rPr>
          <w:b/>
        </w:rPr>
        <w:t xml:space="preserve">new </w:t>
      </w:r>
      <w:r w:rsidRPr="00E77497">
        <w:t>expression with the same arguments (15.3.2.1).</w:t>
      </w:r>
      <w:bookmarkStart w:id="28505" w:name="_Toc385672271"/>
      <w:bookmarkStart w:id="28506" w:name="_Ref393527461"/>
      <w:bookmarkStart w:id="28507" w:name="_Toc393690385"/>
      <w:bookmarkStart w:id="28508" w:name="_Ref404501432"/>
    </w:p>
    <w:p w14:paraId="3ED65D82" w14:textId="77777777" w:rsidR="004C02EF" w:rsidRPr="00E77497" w:rsidRDefault="004C02EF" w:rsidP="00B43482">
      <w:pPr>
        <w:pStyle w:val="30"/>
        <w:numPr>
          <w:ilvl w:val="0"/>
          <w:numId w:val="0"/>
        </w:numPr>
      </w:pPr>
      <w:bookmarkStart w:id="28509" w:name="_Ref424531741"/>
      <w:bookmarkStart w:id="28510" w:name="_Toc472818916"/>
      <w:bookmarkStart w:id="28511" w:name="_Toc235503494"/>
      <w:bookmarkStart w:id="28512" w:name="_Toc241509269"/>
      <w:bookmarkStart w:id="28513" w:name="_Toc244416756"/>
      <w:bookmarkStart w:id="28514" w:name="_Toc276631120"/>
      <w:bookmarkStart w:id="28515" w:name="_Toc336509603"/>
      <w:r w:rsidRPr="00E77497">
        <w:t>15.3.2</w:t>
      </w:r>
      <w:r w:rsidRPr="00E77497">
        <w:tab/>
        <w:t>The Function Constructo</w:t>
      </w:r>
      <w:bookmarkEnd w:id="28494"/>
      <w:bookmarkEnd w:id="28505"/>
      <w:bookmarkEnd w:id="28506"/>
      <w:bookmarkEnd w:id="28507"/>
      <w:bookmarkEnd w:id="28508"/>
      <w:r w:rsidRPr="00E77497">
        <w:t>r</w:t>
      </w:r>
      <w:bookmarkStart w:id="28516" w:name="_Toc382291611"/>
      <w:bookmarkEnd w:id="28509"/>
      <w:bookmarkEnd w:id="28510"/>
      <w:bookmarkEnd w:id="28511"/>
      <w:bookmarkEnd w:id="28512"/>
      <w:bookmarkEnd w:id="28513"/>
      <w:bookmarkEnd w:id="28514"/>
      <w:bookmarkEnd w:id="28515"/>
    </w:p>
    <w:p w14:paraId="40CE1B98" w14:textId="77777777" w:rsidR="004C02EF" w:rsidRPr="00E77497" w:rsidRDefault="004C02EF" w:rsidP="004C02EF">
      <w:r w:rsidRPr="00E77497">
        <w:t xml:space="preserve">When </w:t>
      </w:r>
      <w:r w:rsidRPr="00E77497">
        <w:rPr>
          <w:rFonts w:ascii="Courier New" w:hAnsi="Courier New"/>
          <w:b/>
        </w:rPr>
        <w:t>Function</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28517" w:name="_Toc385672272"/>
      <w:bookmarkStart w:id="28518" w:name="_Ref387139557"/>
      <w:bookmarkStart w:id="28519" w:name="_Ref387225901"/>
      <w:bookmarkStart w:id="28520" w:name="_Ref393528099"/>
      <w:bookmarkStart w:id="28521" w:name="_Toc393690386"/>
      <w:bookmarkStart w:id="28522" w:name="_Ref404501197"/>
      <w:bookmarkStart w:id="28523" w:name="_Ref404501211"/>
      <w:bookmarkStart w:id="28524" w:name="_Ref404501248"/>
      <w:bookmarkStart w:id="28525" w:name="_Ref404501266"/>
      <w:bookmarkStart w:id="28526" w:name="_Ref404501719"/>
      <w:bookmarkStart w:id="28527" w:name="_Ref404501788"/>
      <w:bookmarkStart w:id="28528" w:name="_Ref404501803"/>
    </w:p>
    <w:p w14:paraId="3E05681E" w14:textId="77777777" w:rsidR="004C02EF" w:rsidRPr="00E77497" w:rsidRDefault="004C02EF" w:rsidP="004C02EF">
      <w:pPr>
        <w:pStyle w:val="40"/>
        <w:numPr>
          <w:ilvl w:val="0"/>
          <w:numId w:val="0"/>
        </w:numPr>
      </w:pPr>
      <w:bookmarkStart w:id="28529" w:name="_Ref424534066"/>
      <w:r w:rsidRPr="00E77497">
        <w:t>15.3.2.1</w:t>
      </w:r>
      <w:r w:rsidRPr="00E77497">
        <w:tab/>
        <w:t xml:space="preserve">new Function (p1, p2, </w:t>
      </w:r>
      <w:r w:rsidRPr="00E77497">
        <w:rPr>
          <w:snapToGrid w:val="0"/>
        </w:rPr>
        <w:t>…</w:t>
      </w:r>
      <w:r w:rsidRPr="00E77497">
        <w:t xml:space="preserve"> , pn, body</w:t>
      </w:r>
      <w:bookmarkEnd w:id="28517"/>
      <w:bookmarkEnd w:id="28518"/>
      <w:bookmarkEnd w:id="28519"/>
      <w:bookmarkEnd w:id="28520"/>
      <w:bookmarkEnd w:id="28521"/>
      <w:bookmarkEnd w:id="28522"/>
      <w:bookmarkEnd w:id="28523"/>
      <w:bookmarkEnd w:id="28524"/>
      <w:bookmarkEnd w:id="28525"/>
      <w:bookmarkEnd w:id="28526"/>
      <w:bookmarkEnd w:id="28527"/>
      <w:bookmarkEnd w:id="28528"/>
      <w:r w:rsidRPr="00E77497">
        <w:t>)</w:t>
      </w:r>
      <w:bookmarkEnd w:id="28529"/>
    </w:p>
    <w:p w14:paraId="70780ED4" w14:textId="77777777" w:rsidR="004C02EF" w:rsidRPr="00E77497" w:rsidRDefault="004C02EF" w:rsidP="004C02EF">
      <w:r w:rsidRPr="00E77497">
        <w:t>The last argument specifies the body (executable code) of a function; any preceding arguments specify formal parameters.</w:t>
      </w:r>
    </w:p>
    <w:p w14:paraId="48DDC33E" w14:textId="77777777" w:rsidR="004C02EF" w:rsidRPr="00E77497" w:rsidRDefault="004C02EF" w:rsidP="004C02EF">
      <w:r w:rsidRPr="00E77497">
        <w:t xml:space="preserve">When the </w:t>
      </w:r>
      <w:r w:rsidRPr="00E77497">
        <w:rPr>
          <w:rFonts w:ascii="Courier New" w:hAnsi="Courier New"/>
          <w:b/>
        </w:rPr>
        <w:t>Function</w:t>
      </w:r>
      <w:r w:rsidRPr="00E77497">
        <w:t xml:space="preserve"> constructor is called with some arguments </w:t>
      </w:r>
      <w:r w:rsidRPr="00E77497">
        <w:rPr>
          <w:rFonts w:ascii="Times New Roman" w:hAnsi="Times New Roman"/>
          <w:i/>
        </w:rPr>
        <w:t>p1</w:t>
      </w:r>
      <w:r w:rsidRPr="00E77497">
        <w:t xml:space="preserve">, </w:t>
      </w:r>
      <w:r w:rsidRPr="00E77497">
        <w:rPr>
          <w:rFonts w:ascii="Times New Roman" w:hAnsi="Times New Roman"/>
          <w:i/>
        </w:rPr>
        <w:t>p2</w:t>
      </w:r>
      <w:r w:rsidRPr="00E77497">
        <w:t xml:space="preserve">, </w:t>
      </w:r>
      <w:r w:rsidRPr="00E77497">
        <w:rPr>
          <w:snapToGrid w:val="0"/>
        </w:rPr>
        <w:t>…</w:t>
      </w:r>
      <w:r w:rsidRPr="00E77497">
        <w:t xml:space="preserve"> , </w:t>
      </w:r>
      <w:r w:rsidRPr="00E77497">
        <w:rPr>
          <w:rFonts w:ascii="Times New Roman" w:hAnsi="Times New Roman"/>
          <w:i/>
        </w:rPr>
        <w:t>pn</w:t>
      </w:r>
      <w:r w:rsidRPr="00E77497">
        <w:t xml:space="preserve">, </w:t>
      </w:r>
      <w:r w:rsidRPr="00E77497">
        <w:rPr>
          <w:rFonts w:ascii="Times New Roman" w:hAnsi="Times New Roman"/>
          <w:i/>
        </w:rPr>
        <w:t>body</w:t>
      </w:r>
      <w:r w:rsidRPr="00E77497">
        <w:t xml:space="preserve"> (where </w:t>
      </w:r>
      <w:r w:rsidRPr="00E77497">
        <w:rPr>
          <w:rFonts w:ascii="Times New Roman" w:hAnsi="Times New Roman"/>
          <w:i/>
        </w:rPr>
        <w:t>n</w:t>
      </w:r>
      <w:r w:rsidRPr="00E77497">
        <w:t xml:space="preserve"> might be </w:t>
      </w:r>
      <w:r w:rsidRPr="00E77497">
        <w:rPr>
          <w:rFonts w:ascii="Times New Roman" w:hAnsi="Times New Roman"/>
        </w:rPr>
        <w:t>0</w:t>
      </w:r>
      <w:r w:rsidRPr="00E77497">
        <w:t>, that is, there are no “</w:t>
      </w:r>
      <w:r w:rsidRPr="00E77497">
        <w:rPr>
          <w:rFonts w:ascii="Times New Roman" w:hAnsi="Times New Roman"/>
          <w:i/>
        </w:rPr>
        <w:t>p</w:t>
      </w:r>
      <w:r w:rsidRPr="00E77497">
        <w:t xml:space="preserve">” arguments, and where </w:t>
      </w:r>
      <w:r w:rsidRPr="00E77497">
        <w:rPr>
          <w:rFonts w:ascii="Times New Roman" w:hAnsi="Times New Roman"/>
          <w:i/>
        </w:rPr>
        <w:t>body</w:t>
      </w:r>
      <w:r w:rsidRPr="00E77497">
        <w:t xml:space="preserve"> might also not be provided), the following steps are taken:</w:t>
      </w:r>
    </w:p>
    <w:p w14:paraId="7E97EE79" w14:textId="77777777" w:rsidR="004C02EF" w:rsidRPr="00E77497" w:rsidRDefault="004C02EF" w:rsidP="00834A33">
      <w:pPr>
        <w:pStyle w:val="Alg4"/>
        <w:numPr>
          <w:ilvl w:val="0"/>
          <w:numId w:val="187"/>
        </w:numPr>
      </w:pPr>
      <w:r w:rsidRPr="00E77497">
        <w:t xml:space="preserve">Let </w:t>
      </w:r>
      <w:r w:rsidRPr="00E77497">
        <w:rPr>
          <w:i/>
        </w:rPr>
        <w:t>argCount</w:t>
      </w:r>
      <w:r w:rsidRPr="00E77497">
        <w:t xml:space="preserve"> be the total number of arguments passed to this function invocation.</w:t>
      </w:r>
    </w:p>
    <w:p w14:paraId="25A486B4" w14:textId="77777777" w:rsidR="004C02EF" w:rsidRPr="00E77497" w:rsidRDefault="004C02EF" w:rsidP="00834A33">
      <w:pPr>
        <w:pStyle w:val="Alg4"/>
        <w:numPr>
          <w:ilvl w:val="0"/>
          <w:numId w:val="187"/>
        </w:numPr>
      </w:pPr>
      <w:r w:rsidRPr="00E77497">
        <w:t xml:space="preserve">Let </w:t>
      </w:r>
      <w:r w:rsidRPr="00E77497">
        <w:rPr>
          <w:i/>
        </w:rPr>
        <w:t>P</w:t>
      </w:r>
      <w:r w:rsidRPr="00E77497">
        <w:t xml:space="preserve"> be the empty String.</w:t>
      </w:r>
    </w:p>
    <w:p w14:paraId="33D06CDA" w14:textId="77777777" w:rsidR="004C02EF" w:rsidRPr="00E77497" w:rsidRDefault="004C02EF" w:rsidP="00834A33">
      <w:pPr>
        <w:pStyle w:val="Alg4"/>
        <w:numPr>
          <w:ilvl w:val="0"/>
          <w:numId w:val="187"/>
        </w:numPr>
      </w:pPr>
      <w:r w:rsidRPr="00E77497">
        <w:t xml:space="preserve">If </w:t>
      </w:r>
      <w:r w:rsidRPr="00E77497">
        <w:rPr>
          <w:i/>
        </w:rPr>
        <w:t>argCount</w:t>
      </w:r>
      <w:r w:rsidRPr="00E77497">
        <w:t xml:space="preserve"> = 0, let </w:t>
      </w:r>
      <w:r w:rsidRPr="00E77497">
        <w:rPr>
          <w:i/>
        </w:rPr>
        <w:t>body</w:t>
      </w:r>
      <w:ins w:id="28530" w:author="Rev 4 Allen Wirfs-Brock" w:date="2011-10-18T11:26:00Z">
        <w:r w:rsidR="00CD7F0F" w:rsidRPr="00E77497">
          <w:rPr>
            <w:i/>
          </w:rPr>
          <w:t>Text</w:t>
        </w:r>
      </w:ins>
      <w:r w:rsidRPr="00E77497">
        <w:t xml:space="preserve"> be the empty String.</w:t>
      </w:r>
    </w:p>
    <w:p w14:paraId="5DECA948" w14:textId="77777777" w:rsidR="004C02EF" w:rsidRPr="00E77497" w:rsidRDefault="004C02EF" w:rsidP="00834A33">
      <w:pPr>
        <w:pStyle w:val="Alg4"/>
        <w:numPr>
          <w:ilvl w:val="0"/>
          <w:numId w:val="187"/>
        </w:numPr>
      </w:pPr>
      <w:r w:rsidRPr="00E77497">
        <w:t xml:space="preserve">Else if </w:t>
      </w:r>
      <w:r w:rsidRPr="00E77497">
        <w:rPr>
          <w:i/>
        </w:rPr>
        <w:t>argCount</w:t>
      </w:r>
      <w:r w:rsidRPr="00E77497">
        <w:t xml:space="preserve"> = 1, let </w:t>
      </w:r>
      <w:r w:rsidRPr="00E77497">
        <w:rPr>
          <w:i/>
        </w:rPr>
        <w:t>body</w:t>
      </w:r>
      <w:ins w:id="28531" w:author="Rev 4 Allen Wirfs-Brock" w:date="2011-10-18T11:26:00Z">
        <w:r w:rsidR="00CD7F0F" w:rsidRPr="00E77497">
          <w:rPr>
            <w:i/>
          </w:rPr>
          <w:t>Text</w:t>
        </w:r>
      </w:ins>
      <w:r w:rsidRPr="00E77497">
        <w:t xml:space="preserve"> be that argument.</w:t>
      </w:r>
    </w:p>
    <w:p w14:paraId="5B2710F0" w14:textId="77777777" w:rsidR="004C02EF" w:rsidRPr="00E77497" w:rsidRDefault="004C02EF" w:rsidP="00834A33">
      <w:pPr>
        <w:pStyle w:val="Alg4"/>
        <w:numPr>
          <w:ilvl w:val="0"/>
          <w:numId w:val="187"/>
        </w:numPr>
      </w:pPr>
      <w:r w:rsidRPr="00E77497">
        <w:t xml:space="preserve">Else, </w:t>
      </w:r>
      <w:r w:rsidRPr="00E77497">
        <w:rPr>
          <w:i/>
        </w:rPr>
        <w:t>argCount</w:t>
      </w:r>
      <w:r w:rsidRPr="00E77497">
        <w:t xml:space="preserve"> &gt; 1</w:t>
      </w:r>
    </w:p>
    <w:p w14:paraId="04C1A29B" w14:textId="77777777" w:rsidR="004C02EF" w:rsidRPr="00E77497" w:rsidRDefault="004C02EF" w:rsidP="00834A33">
      <w:pPr>
        <w:pStyle w:val="Alg4"/>
        <w:numPr>
          <w:ilvl w:val="1"/>
          <w:numId w:val="187"/>
        </w:numPr>
      </w:pPr>
      <w:r w:rsidRPr="00E77497">
        <w:t xml:space="preserve">Let </w:t>
      </w:r>
      <w:r w:rsidRPr="00E77497">
        <w:rPr>
          <w:i/>
        </w:rPr>
        <w:t>firstArg</w:t>
      </w:r>
      <w:r w:rsidRPr="00E77497">
        <w:t xml:space="preserve"> be the first argument.</w:t>
      </w:r>
    </w:p>
    <w:p w14:paraId="1387B881" w14:textId="77777777" w:rsidR="004C02EF" w:rsidRPr="00E77497" w:rsidRDefault="004C02EF" w:rsidP="00834A33">
      <w:pPr>
        <w:pStyle w:val="Alg4"/>
        <w:numPr>
          <w:ilvl w:val="1"/>
          <w:numId w:val="187"/>
        </w:numPr>
      </w:pPr>
      <w:r w:rsidRPr="00E77497">
        <w:t xml:space="preserve">Let </w:t>
      </w:r>
      <w:r w:rsidRPr="00E77497">
        <w:rPr>
          <w:i/>
        </w:rPr>
        <w:t>P</w:t>
      </w:r>
      <w:r w:rsidRPr="00E77497">
        <w:t xml:space="preserve"> be ToString(</w:t>
      </w:r>
      <w:r w:rsidRPr="00E77497">
        <w:rPr>
          <w:i/>
        </w:rPr>
        <w:t>firstArg</w:t>
      </w:r>
      <w:r w:rsidRPr="00E77497">
        <w:t>).</w:t>
      </w:r>
    </w:p>
    <w:p w14:paraId="58BDD613" w14:textId="77777777" w:rsidR="00296EE6" w:rsidRDefault="00296EE6" w:rsidP="00834A33">
      <w:pPr>
        <w:pStyle w:val="Alg4"/>
        <w:numPr>
          <w:ilvl w:val="1"/>
          <w:numId w:val="187"/>
        </w:numPr>
        <w:rPr>
          <w:ins w:id="28532" w:author="Rev 7 Allen Wirfs-Brock" w:date="2012-04-11T17:03:00Z"/>
        </w:rPr>
      </w:pPr>
      <w:ins w:id="28533" w:author="Rev 7 Allen Wirfs-Brock" w:date="2012-04-11T17:04:00Z">
        <w:r>
          <w:t>ReturnIfAbrupt(</w:t>
        </w:r>
        <w:r>
          <w:rPr>
            <w:i/>
          </w:rPr>
          <w:t>P</w:t>
        </w:r>
        <w:r>
          <w:t>).</w:t>
        </w:r>
      </w:ins>
    </w:p>
    <w:p w14:paraId="05CA6D00" w14:textId="77777777" w:rsidR="004C02EF" w:rsidRPr="00E77497" w:rsidRDefault="004C02EF" w:rsidP="00834A33">
      <w:pPr>
        <w:pStyle w:val="Alg4"/>
        <w:numPr>
          <w:ilvl w:val="1"/>
          <w:numId w:val="187"/>
        </w:numPr>
      </w:pPr>
      <w:r w:rsidRPr="00E77497">
        <w:t xml:space="preserve">Let </w:t>
      </w:r>
      <w:r w:rsidRPr="00E77497">
        <w:rPr>
          <w:i/>
        </w:rPr>
        <w:t>k</w:t>
      </w:r>
      <w:r w:rsidRPr="00E77497">
        <w:t xml:space="preserve"> be 2.</w:t>
      </w:r>
    </w:p>
    <w:p w14:paraId="41C44129" w14:textId="77777777" w:rsidR="004C02EF" w:rsidRPr="00E77497" w:rsidRDefault="004C02EF" w:rsidP="00834A33">
      <w:pPr>
        <w:pStyle w:val="Alg4"/>
        <w:numPr>
          <w:ilvl w:val="1"/>
          <w:numId w:val="187"/>
        </w:numPr>
      </w:pPr>
      <w:r w:rsidRPr="00E77497">
        <w:t xml:space="preserve">Repeat, while </w:t>
      </w:r>
      <w:r w:rsidRPr="00E77497">
        <w:rPr>
          <w:i/>
        </w:rPr>
        <w:t>k</w:t>
      </w:r>
      <w:r w:rsidRPr="00E77497">
        <w:t xml:space="preserve"> &lt; </w:t>
      </w:r>
      <w:r w:rsidRPr="00E77497">
        <w:rPr>
          <w:i/>
        </w:rPr>
        <w:t>argCount</w:t>
      </w:r>
    </w:p>
    <w:p w14:paraId="2104A986" w14:textId="77777777" w:rsidR="004C02EF" w:rsidRPr="00E77497" w:rsidRDefault="004C02EF" w:rsidP="00834A33">
      <w:pPr>
        <w:pStyle w:val="Alg4"/>
        <w:numPr>
          <w:ilvl w:val="2"/>
          <w:numId w:val="187"/>
        </w:numPr>
      </w:pPr>
      <w:r w:rsidRPr="00E77497">
        <w:t xml:space="preserve">Let </w:t>
      </w:r>
      <w:r w:rsidRPr="00E77497">
        <w:rPr>
          <w:i/>
        </w:rPr>
        <w:t>nextArg</w:t>
      </w:r>
      <w:r w:rsidRPr="00E77497">
        <w:t xml:space="preserve"> be the </w:t>
      </w:r>
      <w:r w:rsidRPr="00E77497">
        <w:rPr>
          <w:i/>
        </w:rPr>
        <w:t>k</w:t>
      </w:r>
      <w:r w:rsidRPr="00E77497">
        <w:t>’th argument.</w:t>
      </w:r>
    </w:p>
    <w:p w14:paraId="4AE8352C" w14:textId="77777777" w:rsidR="00296EE6" w:rsidRDefault="00296EE6" w:rsidP="00834A33">
      <w:pPr>
        <w:pStyle w:val="Alg4"/>
        <w:numPr>
          <w:ilvl w:val="2"/>
          <w:numId w:val="187"/>
        </w:numPr>
        <w:rPr>
          <w:ins w:id="28534" w:author="Rev 7 Allen Wirfs-Brock" w:date="2012-04-11T17:04:00Z"/>
        </w:rPr>
      </w:pPr>
      <w:ins w:id="28535" w:author="Rev 7 Allen Wirfs-Brock" w:date="2012-04-11T17:04:00Z">
        <w:r>
          <w:t xml:space="preserve">Let </w:t>
        </w:r>
        <w:r w:rsidRPr="00296EE6">
          <w:rPr>
            <w:i/>
          </w:rPr>
          <w:t>nextArgString</w:t>
        </w:r>
        <w:r>
          <w:t xml:space="preserve"> be ToString(</w:t>
        </w:r>
        <w:r w:rsidRPr="00296EE6">
          <w:rPr>
            <w:i/>
          </w:rPr>
          <w:t>nextArg</w:t>
        </w:r>
        <w:r>
          <w:t>).</w:t>
        </w:r>
      </w:ins>
    </w:p>
    <w:p w14:paraId="494CBB5D" w14:textId="77777777" w:rsidR="00296EE6" w:rsidRDefault="00296EE6" w:rsidP="00834A33">
      <w:pPr>
        <w:pStyle w:val="Alg4"/>
        <w:numPr>
          <w:ilvl w:val="2"/>
          <w:numId w:val="187"/>
        </w:numPr>
        <w:rPr>
          <w:ins w:id="28536" w:author="Rev 7 Allen Wirfs-Brock" w:date="2012-04-11T17:05:00Z"/>
        </w:rPr>
      </w:pPr>
      <w:ins w:id="28537" w:author="Rev 7 Allen Wirfs-Brock" w:date="2012-04-11T17:05:00Z">
        <w:r>
          <w:t>ReturnIfAbrupt(</w:t>
        </w:r>
        <w:r w:rsidRPr="00B54236">
          <w:rPr>
            <w:i/>
          </w:rPr>
          <w:t>nextArgString</w:t>
        </w:r>
        <w:r>
          <w:t>).</w:t>
        </w:r>
      </w:ins>
    </w:p>
    <w:p w14:paraId="1FBCCB95" w14:textId="77777777" w:rsidR="004C02EF" w:rsidRPr="00E77497" w:rsidRDefault="004C02EF" w:rsidP="00834A33">
      <w:pPr>
        <w:pStyle w:val="Alg4"/>
        <w:numPr>
          <w:ilvl w:val="2"/>
          <w:numId w:val="187"/>
        </w:numPr>
      </w:pPr>
      <w:r w:rsidRPr="00E77497">
        <w:t xml:space="preserve">Let </w:t>
      </w:r>
      <w:r w:rsidRPr="00E77497">
        <w:rPr>
          <w:i/>
        </w:rPr>
        <w:t>P</w:t>
      </w:r>
      <w:r w:rsidRPr="00E77497">
        <w:t xml:space="preserve"> be the result of concatenating the previous value of </w:t>
      </w:r>
      <w:r w:rsidRPr="00E77497">
        <w:rPr>
          <w:i/>
        </w:rPr>
        <w:t>P</w:t>
      </w:r>
      <w:r w:rsidRPr="00E77497">
        <w:t xml:space="preserve">, the String </w:t>
      </w:r>
      <w:r w:rsidRPr="00E77497">
        <w:rPr>
          <w:rFonts w:ascii="Courier New" w:hAnsi="Courier New"/>
          <w:b/>
        </w:rPr>
        <w:t>","</w:t>
      </w:r>
      <w:r w:rsidRPr="00E77497">
        <w:t xml:space="preserve"> (a comma), and </w:t>
      </w:r>
      <w:del w:id="28538" w:author="Rev 7 Allen Wirfs-Brock" w:date="2012-04-11T17:05:00Z">
        <w:r w:rsidRPr="00E77497" w:rsidDel="00296EE6">
          <w:delText>ToString(</w:delText>
        </w:r>
      </w:del>
      <w:r w:rsidRPr="00E77497">
        <w:rPr>
          <w:i/>
        </w:rPr>
        <w:t>nextArg</w:t>
      </w:r>
      <w:ins w:id="28539" w:author="Rev 7 Allen Wirfs-Brock" w:date="2012-04-11T17:05:00Z">
        <w:r w:rsidR="00296EE6">
          <w:rPr>
            <w:i/>
          </w:rPr>
          <w:t>String</w:t>
        </w:r>
      </w:ins>
      <w:del w:id="28540" w:author="Rev 7 Allen Wirfs-Brock" w:date="2012-04-11T17:05:00Z">
        <w:r w:rsidRPr="00E77497" w:rsidDel="00296EE6">
          <w:delText>)</w:delText>
        </w:r>
      </w:del>
      <w:r w:rsidRPr="00E77497">
        <w:t>.</w:t>
      </w:r>
    </w:p>
    <w:p w14:paraId="28DAE314" w14:textId="77777777" w:rsidR="004C02EF" w:rsidRPr="00E77497" w:rsidRDefault="004C02EF" w:rsidP="00834A33">
      <w:pPr>
        <w:pStyle w:val="Alg4"/>
        <w:numPr>
          <w:ilvl w:val="2"/>
          <w:numId w:val="187"/>
        </w:numPr>
      </w:pPr>
      <w:r w:rsidRPr="00E77497">
        <w:t xml:space="preserve">Increase </w:t>
      </w:r>
      <w:r w:rsidRPr="00E77497">
        <w:rPr>
          <w:i/>
        </w:rPr>
        <w:t>k</w:t>
      </w:r>
      <w:r w:rsidRPr="00E77497">
        <w:t xml:space="preserve"> by 1.</w:t>
      </w:r>
    </w:p>
    <w:p w14:paraId="704648D5" w14:textId="77777777" w:rsidR="004C02EF" w:rsidRPr="00E77497" w:rsidRDefault="004C02EF" w:rsidP="00834A33">
      <w:pPr>
        <w:pStyle w:val="Alg4"/>
        <w:numPr>
          <w:ilvl w:val="1"/>
          <w:numId w:val="187"/>
        </w:numPr>
      </w:pPr>
      <w:r w:rsidRPr="00E77497">
        <w:t xml:space="preserve">Let </w:t>
      </w:r>
      <w:r w:rsidRPr="00E77497">
        <w:rPr>
          <w:i/>
        </w:rPr>
        <w:t>body</w:t>
      </w:r>
      <w:r w:rsidR="00CD7F0F" w:rsidRPr="00E77497">
        <w:rPr>
          <w:i/>
        </w:rPr>
        <w:t>Text</w:t>
      </w:r>
      <w:r w:rsidRPr="00E77497">
        <w:t xml:space="preserve"> be the </w:t>
      </w:r>
      <w:r w:rsidRPr="00E77497">
        <w:rPr>
          <w:i/>
        </w:rPr>
        <w:t>k</w:t>
      </w:r>
      <w:r w:rsidRPr="00E77497">
        <w:t>’th argument.</w:t>
      </w:r>
    </w:p>
    <w:p w14:paraId="53651A06" w14:textId="77777777" w:rsidR="004C02EF" w:rsidRPr="00E77497" w:rsidRDefault="004C02EF" w:rsidP="0027695A">
      <w:pPr>
        <w:pStyle w:val="Alg4"/>
        <w:numPr>
          <w:ilvl w:val="0"/>
          <w:numId w:val="187"/>
        </w:numPr>
      </w:pPr>
      <w:r w:rsidRPr="00E77497">
        <w:t xml:space="preserve">Let </w:t>
      </w:r>
      <w:r w:rsidRPr="00E77497">
        <w:rPr>
          <w:i/>
        </w:rPr>
        <w:t>body</w:t>
      </w:r>
      <w:ins w:id="28541" w:author="Rev 4 Allen Wirfs-Brock" w:date="2011-10-18T11:27:00Z">
        <w:r w:rsidR="00CD7F0F" w:rsidRPr="00E77497">
          <w:rPr>
            <w:i/>
          </w:rPr>
          <w:t>Text</w:t>
        </w:r>
      </w:ins>
      <w:r w:rsidRPr="00E77497">
        <w:t xml:space="preserve"> be ToString(</w:t>
      </w:r>
      <w:r w:rsidRPr="00E77497">
        <w:rPr>
          <w:i/>
        </w:rPr>
        <w:t>body</w:t>
      </w:r>
      <w:ins w:id="28542" w:author="Rev 4 Allen Wirfs-Brock" w:date="2011-10-18T11:27:00Z">
        <w:r w:rsidR="00CD7F0F" w:rsidRPr="00E77497">
          <w:rPr>
            <w:i/>
          </w:rPr>
          <w:t>Text</w:t>
        </w:r>
      </w:ins>
      <w:r w:rsidRPr="00E77497">
        <w:t>).</w:t>
      </w:r>
    </w:p>
    <w:p w14:paraId="68A441C0" w14:textId="77777777" w:rsidR="00296EE6" w:rsidRDefault="00296EE6" w:rsidP="00296EE6">
      <w:pPr>
        <w:pStyle w:val="M4"/>
        <w:numPr>
          <w:ilvl w:val="0"/>
          <w:numId w:val="187"/>
        </w:numPr>
        <w:tabs>
          <w:tab w:val="num" w:pos="1721"/>
        </w:tabs>
        <w:spacing w:after="0"/>
        <w:rPr>
          <w:ins w:id="28543" w:author="Rev 7 Allen Wirfs-Brock" w:date="2012-04-11T17:06:00Z"/>
        </w:rPr>
      </w:pPr>
      <w:ins w:id="28544" w:author="Rev 7 Allen Wirfs-Brock" w:date="2012-04-11T17:06:00Z">
        <w:r>
          <w:t>ReturnIfAbrupt(</w:t>
        </w:r>
        <w:r>
          <w:rPr>
            <w:i/>
          </w:rPr>
          <w:t>bodyText</w:t>
        </w:r>
        <w:r>
          <w:t>).</w:t>
        </w:r>
      </w:ins>
    </w:p>
    <w:p w14:paraId="007B6056" w14:textId="77777777" w:rsidR="004C02EF" w:rsidRPr="00E77497" w:rsidRDefault="004C02EF" w:rsidP="0027695A">
      <w:pPr>
        <w:pStyle w:val="Alg4"/>
        <w:numPr>
          <w:ilvl w:val="0"/>
          <w:numId w:val="187"/>
        </w:numPr>
      </w:pPr>
      <w:del w:id="28545" w:author="Rev 4 Allen Wirfs-Brock" w:date="2011-10-18T11:29:00Z">
        <w:r w:rsidRPr="00E77497" w:rsidDel="004479AD">
          <w:delText xml:space="preserve">If </w:delText>
        </w:r>
      </w:del>
      <w:ins w:id="28546" w:author="Rev 4 Allen Wirfs-Brock" w:date="2011-10-18T11:29:00Z">
        <w:r w:rsidR="004479AD" w:rsidRPr="00E77497">
          <w:t xml:space="preserve">Let </w:t>
        </w:r>
        <w:r w:rsidR="004479AD" w:rsidRPr="0027695A">
          <w:rPr>
            <w:i/>
          </w:rPr>
          <w:t>parameters</w:t>
        </w:r>
        <w:r w:rsidR="004479AD" w:rsidRPr="004D1BD1">
          <w:t xml:space="preserve"> be the result of parsing</w:t>
        </w:r>
        <w:r w:rsidR="004479AD" w:rsidRPr="003B4312">
          <w:t xml:space="preserve"> </w:t>
        </w:r>
      </w:ins>
      <w:r w:rsidRPr="006B6D0A">
        <w:rPr>
          <w:i/>
        </w:rPr>
        <w:t>P</w:t>
      </w:r>
      <w:ins w:id="28547" w:author="Rev 10 Allen Wirfs-Brock" w:date="2012-08-30T16:19:00Z">
        <w:r w:rsidR="00053DB6" w:rsidRPr="00851C0B">
          <w:t>, interpreted as UTF-16 encoded Unicode text</w:t>
        </w:r>
        <w:r w:rsidR="00053DB6">
          <w:t xml:space="preserve"> as described in 8.4</w:t>
        </w:r>
        <w:r w:rsidR="00053DB6">
          <w:rPr>
            <w:i/>
          </w:rPr>
          <w:t>,</w:t>
        </w:r>
      </w:ins>
      <w:r w:rsidRPr="006B6D0A">
        <w:t xml:space="preserve"> </w:t>
      </w:r>
      <w:del w:id="28548" w:author="Rev 4 Allen Wirfs-Brock" w:date="2011-10-18T11:30:00Z">
        <w:r w:rsidRPr="006B6D0A" w:rsidDel="004479AD">
          <w:delText>is not parsable as a</w:delText>
        </w:r>
      </w:del>
      <w:ins w:id="28549" w:author="Rev 4 Allen Wirfs-Brock" w:date="2011-10-18T11:30:00Z">
        <w:r w:rsidR="004479AD" w:rsidRPr="00E65A34">
          <w:t>using</w:t>
        </w:r>
      </w:ins>
      <w:r w:rsidRPr="00546435">
        <w:t xml:space="preserve"> </w:t>
      </w:r>
      <w:r w:rsidRPr="00A67AF2">
        <w:rPr>
          <w:i/>
        </w:rPr>
        <w:t>FormalParameterList</w:t>
      </w:r>
      <w:del w:id="28550" w:author="Rev 4 Allen Wirfs-Brock" w:date="2011-10-18T11:24:00Z">
        <w:r w:rsidRPr="00A67AF2" w:rsidDel="00CD7F0F">
          <w:rPr>
            <w:rFonts w:ascii="Arial" w:hAnsi="Arial"/>
            <w:vertAlign w:val="subscript"/>
          </w:rPr>
          <w:delText>opt</w:delText>
        </w:r>
      </w:del>
      <w:r w:rsidRPr="00A67AF2">
        <w:t xml:space="preserve"> </w:t>
      </w:r>
      <w:ins w:id="28551" w:author="Rev 4 Allen Wirfs-Brock" w:date="2011-10-18T11:30:00Z">
        <w:r w:rsidR="004479AD" w:rsidRPr="00B820AB">
          <w:t xml:space="preserve">as the goal symbol. </w:t>
        </w:r>
      </w:ins>
      <w:del w:id="28552" w:author="Rev 4 Allen Wirfs-Brock" w:date="2011-10-18T11:30:00Z">
        <w:r w:rsidRPr="00675B74" w:rsidDel="004479AD">
          <w:delText>then t</w:delText>
        </w:r>
      </w:del>
      <w:ins w:id="28553" w:author="Rev 4 Allen Wirfs-Brock" w:date="2011-10-18T11:30:00Z">
        <w:r w:rsidR="004479AD" w:rsidRPr="00E77497">
          <w:t>T</w:t>
        </w:r>
      </w:ins>
      <w:r w:rsidRPr="00E77497">
        <w:t xml:space="preserve">hrow a </w:t>
      </w:r>
      <w:r w:rsidRPr="00E77497">
        <w:rPr>
          <w:b/>
        </w:rPr>
        <w:t>SyntaxError</w:t>
      </w:r>
      <w:r w:rsidRPr="00E77497">
        <w:t xml:space="preserve"> exception</w:t>
      </w:r>
      <w:ins w:id="28554" w:author="Rev 4 Allen Wirfs-Brock" w:date="2011-10-18T11:31:00Z">
        <w:r w:rsidR="004479AD" w:rsidRPr="00E77497">
          <w:t xml:space="preserve"> if the parse fails</w:t>
        </w:r>
      </w:ins>
      <w:r w:rsidRPr="00E77497">
        <w:t>.</w:t>
      </w:r>
    </w:p>
    <w:p w14:paraId="182B60D7" w14:textId="77777777" w:rsidR="004479AD" w:rsidRPr="00E77497" w:rsidRDefault="004479AD" w:rsidP="0027695A">
      <w:pPr>
        <w:pStyle w:val="Alg4"/>
        <w:numPr>
          <w:ilvl w:val="0"/>
          <w:numId w:val="187"/>
        </w:numPr>
        <w:rPr>
          <w:ins w:id="28555" w:author="Rev 4 Allen Wirfs-Brock" w:date="2011-10-18T11:32:00Z"/>
        </w:rPr>
      </w:pPr>
      <w:ins w:id="28556" w:author="Rev 4 Allen Wirfs-Brock" w:date="2011-10-18T11:32:00Z">
        <w:r w:rsidRPr="00E77497">
          <w:t xml:space="preserve">Let </w:t>
        </w:r>
        <w:r w:rsidRPr="00E77497">
          <w:rPr>
            <w:i/>
          </w:rPr>
          <w:t>body</w:t>
        </w:r>
        <w:r w:rsidRPr="00E77497">
          <w:t xml:space="preserve"> be the result of parsing </w:t>
        </w:r>
        <w:r w:rsidRPr="00E77497">
          <w:rPr>
            <w:i/>
          </w:rPr>
          <w:t>bodyText</w:t>
        </w:r>
      </w:ins>
      <w:ins w:id="28557" w:author="Rev 10 Allen Wirfs-Brock" w:date="2012-08-30T16:20:00Z">
        <w:r w:rsidR="00053DB6" w:rsidRPr="00851C0B">
          <w:t>, interpreted as UTF-16 encoded Unicode text</w:t>
        </w:r>
        <w:r w:rsidR="00053DB6">
          <w:t xml:space="preserve"> as described in 8.4</w:t>
        </w:r>
        <w:r w:rsidR="00053DB6">
          <w:rPr>
            <w:i/>
          </w:rPr>
          <w:t>,</w:t>
        </w:r>
      </w:ins>
      <w:ins w:id="28558" w:author="Rev 4 Allen Wirfs-Brock" w:date="2011-10-18T11:32:00Z">
        <w:r w:rsidRPr="00E77497">
          <w:t xml:space="preserve"> using </w:t>
        </w:r>
      </w:ins>
      <w:ins w:id="28559" w:author="Rev 4 Allen Wirfs-Brock" w:date="2011-10-18T11:33:00Z">
        <w:r w:rsidRPr="00E77497">
          <w:rPr>
            <w:i/>
          </w:rPr>
          <w:t>FunctionBody</w:t>
        </w:r>
      </w:ins>
      <w:ins w:id="28560" w:author="Rev 4 Allen Wirfs-Brock" w:date="2011-10-18T11:32:00Z">
        <w:r w:rsidRPr="00E77497">
          <w:t xml:space="preserve"> as the goal symbol. Throw a </w:t>
        </w:r>
        <w:r w:rsidRPr="00E77497">
          <w:rPr>
            <w:b/>
          </w:rPr>
          <w:t>SyntaxError</w:t>
        </w:r>
        <w:r w:rsidRPr="00E77497">
          <w:t xml:space="preserve"> exception if the parse fails</w:t>
        </w:r>
      </w:ins>
      <w:ins w:id="28561" w:author="Rev 7 Allen Wirfs-Brock" w:date="2012-04-11T17:07:00Z">
        <w:r w:rsidR="00296EE6">
          <w:t xml:space="preserve"> or if any static semantics errors are detected</w:t>
        </w:r>
      </w:ins>
      <w:ins w:id="28562" w:author="Rev 4 Allen Wirfs-Brock" w:date="2011-10-18T11:32:00Z">
        <w:r w:rsidRPr="00E77497">
          <w:t>.</w:t>
        </w:r>
      </w:ins>
    </w:p>
    <w:p w14:paraId="532EE847" w14:textId="77777777" w:rsidR="004C02EF" w:rsidRPr="00A67AF2" w:rsidDel="004479AD" w:rsidRDefault="004C02EF" w:rsidP="0027695A">
      <w:pPr>
        <w:pStyle w:val="Alg4"/>
        <w:numPr>
          <w:ilvl w:val="0"/>
          <w:numId w:val="187"/>
        </w:numPr>
        <w:rPr>
          <w:del w:id="28563" w:author="Rev 4 Allen Wirfs-Brock" w:date="2011-10-18T11:33:00Z"/>
        </w:rPr>
      </w:pPr>
      <w:del w:id="28564" w:author="Rev 4 Allen Wirfs-Brock" w:date="2011-10-18T11:33:00Z">
        <w:r w:rsidRPr="003B4312" w:rsidDel="004479AD">
          <w:delText xml:space="preserve">If </w:delText>
        </w:r>
        <w:r w:rsidRPr="006B6D0A" w:rsidDel="004479AD">
          <w:rPr>
            <w:i/>
          </w:rPr>
          <w:delText>body</w:delText>
        </w:r>
        <w:r w:rsidRPr="006B6D0A" w:rsidDel="004479AD">
          <w:delText xml:space="preserve"> is not parsable as </w:delText>
        </w:r>
        <w:r w:rsidRPr="006B6D0A" w:rsidDel="004479AD">
          <w:rPr>
            <w:i/>
          </w:rPr>
          <w:delText>FunctionBody</w:delText>
        </w:r>
        <w:r w:rsidRPr="00E65A34" w:rsidDel="004479AD">
          <w:delText xml:space="preserve"> then thro</w:delText>
        </w:r>
        <w:r w:rsidRPr="00546435" w:rsidDel="004479AD">
          <w:delText xml:space="preserve">w a </w:delText>
        </w:r>
        <w:r w:rsidRPr="00A67AF2" w:rsidDel="004479AD">
          <w:rPr>
            <w:b/>
          </w:rPr>
          <w:delText>SyntaxError</w:delText>
        </w:r>
        <w:r w:rsidRPr="00A67AF2" w:rsidDel="004479AD">
          <w:delText xml:space="preserve"> exception.</w:delText>
        </w:r>
      </w:del>
    </w:p>
    <w:p w14:paraId="4991DEC5" w14:textId="77777777" w:rsidR="004C02EF" w:rsidRPr="00E77497" w:rsidRDefault="004C02EF" w:rsidP="0027695A">
      <w:pPr>
        <w:pStyle w:val="Alg4"/>
        <w:numPr>
          <w:ilvl w:val="0"/>
          <w:numId w:val="187"/>
        </w:numPr>
        <w:spacing w:after="220"/>
        <w:contextualSpacing/>
      </w:pPr>
      <w:r w:rsidRPr="00A67AF2">
        <w:t>If</w:t>
      </w:r>
      <w:r w:rsidRPr="00B820AB">
        <w:rPr>
          <w:i/>
        </w:rPr>
        <w:t xml:space="preserve"> body</w:t>
      </w:r>
      <w:ins w:id="28565" w:author="Rev 4 Allen Wirfs-Brock" w:date="2011-10-18T11:34:00Z">
        <w:r w:rsidR="004479AD" w:rsidRPr="00675B74">
          <w:rPr>
            <w:i/>
          </w:rPr>
          <w:t>Text</w:t>
        </w:r>
      </w:ins>
      <w:r w:rsidRPr="00E77497">
        <w:rPr>
          <w:i/>
        </w:rPr>
        <w:t xml:space="preserve"> </w:t>
      </w:r>
      <w:r w:rsidRPr="00E77497">
        <w:t xml:space="preserve">is strict mode code (see 10.1.1)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14:paraId="7C1C0E2B" w14:textId="77777777" w:rsidR="004C02EF" w:rsidRPr="00E77497" w:rsidDel="00296EE6" w:rsidRDefault="004C02EF" w:rsidP="0027695A">
      <w:pPr>
        <w:pStyle w:val="Alg4"/>
        <w:numPr>
          <w:ilvl w:val="0"/>
          <w:numId w:val="187"/>
        </w:numPr>
        <w:spacing w:after="220"/>
        <w:contextualSpacing/>
        <w:rPr>
          <w:del w:id="28566" w:author="Rev 7 Allen Wirfs-Brock" w:date="2012-04-11T17:08:00Z"/>
        </w:rPr>
      </w:pPr>
      <w:del w:id="28567" w:author="Rev 7 Allen Wirfs-Brock" w:date="2012-04-11T17:08:00Z">
        <w:r w:rsidRPr="00E77497" w:rsidDel="00296EE6">
          <w:delText xml:space="preserve">If </w:delText>
        </w:r>
        <w:r w:rsidRPr="00E77497" w:rsidDel="00296EE6">
          <w:rPr>
            <w:i/>
          </w:rPr>
          <w:delText>strict</w:delText>
        </w:r>
        <w:r w:rsidRPr="00E77497" w:rsidDel="00296EE6">
          <w:delText xml:space="preserve"> is </w:delText>
        </w:r>
        <w:r w:rsidRPr="00E77497" w:rsidDel="00296EE6">
          <w:rPr>
            <w:b/>
          </w:rPr>
          <w:delText>true</w:delText>
        </w:r>
        <w:r w:rsidRPr="00E77497" w:rsidDel="00296EE6">
          <w:delText xml:space="preserve">, throw any exceptions specified in 13.1 that apply. </w:delText>
        </w:r>
      </w:del>
    </w:p>
    <w:p w14:paraId="5B588952" w14:textId="77777777" w:rsidR="004C02EF" w:rsidRPr="00E77497" w:rsidRDefault="004C02EF" w:rsidP="0027695A">
      <w:pPr>
        <w:pStyle w:val="Alg4"/>
        <w:numPr>
          <w:ilvl w:val="0"/>
          <w:numId w:val="187"/>
        </w:numPr>
        <w:spacing w:after="220"/>
      </w:pPr>
      <w:r w:rsidRPr="00E77497">
        <w:t>Return a new Function object created as specified in 13.</w:t>
      </w:r>
      <w:del w:id="28568" w:author="Rev 10 Allen Wirfs-Brock" w:date="2012-08-14T16:51:00Z">
        <w:r w:rsidRPr="00E77497" w:rsidDel="0053000C">
          <w:delText xml:space="preserve">2 </w:delText>
        </w:r>
      </w:del>
      <w:ins w:id="28569" w:author="Rev 10 Allen Wirfs-Brock" w:date="2012-08-14T16:51:00Z">
        <w:r w:rsidR="0053000C">
          <w:t>6</w:t>
        </w:r>
        <w:r w:rsidR="0053000C" w:rsidRPr="00E77497">
          <w:t xml:space="preserve"> </w:t>
        </w:r>
      </w:ins>
      <w:r w:rsidRPr="00E77497">
        <w:t xml:space="preserve">passing </w:t>
      </w:r>
      <w:del w:id="28570" w:author="Rev 4 Allen Wirfs-Brock" w:date="2011-10-18T11:34:00Z">
        <w:r w:rsidRPr="00E77497" w:rsidDel="004479AD">
          <w:rPr>
            <w:i/>
          </w:rPr>
          <w:delText>P</w:delText>
        </w:r>
        <w:r w:rsidRPr="00E77497" w:rsidDel="004479AD">
          <w:delText xml:space="preserve"> </w:delText>
        </w:r>
      </w:del>
      <w:ins w:id="28571" w:author="Rev 4 Allen Wirfs-Brock" w:date="2011-10-18T11:34:00Z">
        <w:r w:rsidR="004479AD" w:rsidRPr="00E77497">
          <w:rPr>
            <w:i/>
          </w:rPr>
          <w:t>parameters</w:t>
        </w:r>
        <w:r w:rsidR="004479AD" w:rsidRPr="00E77497">
          <w:t xml:space="preserve"> </w:t>
        </w:r>
      </w:ins>
      <w:r w:rsidRPr="00E77497">
        <w:t xml:space="preserve">as the </w:t>
      </w:r>
      <w:r w:rsidRPr="00E77497">
        <w:rPr>
          <w:i/>
        </w:rPr>
        <w:t>FormalParameterList</w:t>
      </w:r>
      <w:del w:id="28572" w:author="Rev 4 Allen Wirfs-Brock" w:date="2011-10-18T11:34:00Z">
        <w:r w:rsidRPr="00E77497" w:rsidDel="004479AD">
          <w:rPr>
            <w:rFonts w:ascii="Arial" w:hAnsi="Arial" w:cs="Arial"/>
            <w:vertAlign w:val="subscript"/>
          </w:rPr>
          <w:delText>opt</w:delText>
        </w:r>
      </w:del>
      <w:r w:rsidRPr="00E77497">
        <w:t xml:space="preserve"> and </w:t>
      </w:r>
      <w:r w:rsidRPr="00E77497">
        <w:rPr>
          <w:i/>
        </w:rPr>
        <w:t>body</w:t>
      </w:r>
      <w:r w:rsidRPr="00E77497">
        <w:t xml:space="preserve"> as the </w:t>
      </w:r>
      <w:r w:rsidRPr="00E77497">
        <w:rPr>
          <w:i/>
        </w:rPr>
        <w:t>FunctionBody</w:t>
      </w:r>
      <w:r w:rsidRPr="00E77497">
        <w:t xml:space="preserve">. Pass in the Global Environment as the </w:t>
      </w:r>
      <w:r w:rsidRPr="00E77497">
        <w:rPr>
          <w:i/>
        </w:rPr>
        <w:t>Scope</w:t>
      </w:r>
      <w:r w:rsidRPr="00E77497">
        <w:t xml:space="preserve"> parameter and </w:t>
      </w:r>
      <w:r w:rsidRPr="00E77497">
        <w:rPr>
          <w:i/>
        </w:rPr>
        <w:t>strict</w:t>
      </w:r>
      <w:r w:rsidRPr="00E77497">
        <w:t xml:space="preserve"> as the </w:t>
      </w:r>
      <w:r w:rsidRPr="00E77497">
        <w:rPr>
          <w:i/>
        </w:rPr>
        <w:t>Strict</w:t>
      </w:r>
      <w:r w:rsidRPr="00E77497">
        <w:t xml:space="preserve"> flag.</w:t>
      </w:r>
    </w:p>
    <w:p w14:paraId="6E98F8CF" w14:textId="77777777" w:rsidR="004C02EF" w:rsidRPr="00E77497" w:rsidRDefault="004C02EF" w:rsidP="004C02EF">
      <w:r w:rsidRPr="00E77497">
        <w:t xml:space="preserve">A </w:t>
      </w:r>
      <w:r w:rsidRPr="00E77497">
        <w:rPr>
          <w:rFonts w:ascii="Courier New" w:hAnsi="Courier New"/>
          <w:b/>
        </w:rPr>
        <w:t>prototype</w:t>
      </w:r>
      <w:r w:rsidRPr="00E77497">
        <w:t xml:space="preserve"> property is automatically created for every function, to provide for the possibility that the function will be used as a constructor.</w:t>
      </w:r>
    </w:p>
    <w:p w14:paraId="7D8E1E39" w14:textId="77777777" w:rsidR="004C02EF" w:rsidRPr="00E77497" w:rsidRDefault="004C02EF" w:rsidP="004C02EF">
      <w:pPr>
        <w:pStyle w:val="Note"/>
        <w:spacing w:after="120"/>
      </w:pPr>
      <w:r w:rsidRPr="00E77497">
        <w:t>NOTE</w:t>
      </w:r>
      <w:r w:rsidRPr="00E77497">
        <w:tab/>
        <w:t>It is permissible but not necessary to have one argument for each formal parameter to be specified. For example, all three of the following expressions produce the same result:</w:t>
      </w:r>
    </w:p>
    <w:p w14:paraId="502A68D1" w14:textId="77777777" w:rsidR="004C02EF" w:rsidRPr="00E77497" w:rsidRDefault="004C02EF" w:rsidP="004C02EF">
      <w:pPr>
        <w:pStyle w:val="CodeSample3"/>
        <w:ind w:left="1701"/>
        <w:rPr>
          <w:sz w:val="18"/>
        </w:rPr>
      </w:pPr>
      <w:r w:rsidRPr="00E77497">
        <w:rPr>
          <w:sz w:val="18"/>
        </w:rPr>
        <w:t>new Function("a", "b", "c", "return a+b+c")</w:t>
      </w:r>
    </w:p>
    <w:p w14:paraId="0603FA5D" w14:textId="77777777" w:rsidR="004C02EF" w:rsidRPr="00E77497" w:rsidRDefault="004C02EF" w:rsidP="004C02EF">
      <w:pPr>
        <w:pStyle w:val="CodeSample3"/>
        <w:ind w:left="1701"/>
        <w:rPr>
          <w:sz w:val="18"/>
        </w:rPr>
      </w:pPr>
      <w:r w:rsidRPr="00E77497">
        <w:rPr>
          <w:sz w:val="18"/>
        </w:rPr>
        <w:t>new Function("a, b, c", "return a+b+c")</w:t>
      </w:r>
    </w:p>
    <w:p w14:paraId="61A86C7E" w14:textId="77777777" w:rsidR="004C02EF" w:rsidRPr="00E77497" w:rsidRDefault="004C02EF" w:rsidP="004C02EF">
      <w:pPr>
        <w:pStyle w:val="CodeSample3"/>
        <w:ind w:left="1701"/>
        <w:rPr>
          <w:sz w:val="18"/>
        </w:rPr>
      </w:pPr>
      <w:r w:rsidRPr="00E77497">
        <w:rPr>
          <w:sz w:val="18"/>
        </w:rPr>
        <w:t>new Function("a,b", "c", "return a+b+c")</w:t>
      </w:r>
    </w:p>
    <w:p w14:paraId="15570C25" w14:textId="77777777" w:rsidR="004C02EF" w:rsidRPr="00E77497" w:rsidRDefault="004C02EF" w:rsidP="00B43482">
      <w:pPr>
        <w:pStyle w:val="30"/>
        <w:numPr>
          <w:ilvl w:val="0"/>
          <w:numId w:val="0"/>
        </w:numPr>
      </w:pPr>
      <w:bookmarkStart w:id="28573" w:name="_Toc385672273"/>
      <w:bookmarkStart w:id="28574" w:name="_Toc393690387"/>
      <w:bookmarkStart w:id="28575" w:name="_Ref457709043"/>
      <w:bookmarkStart w:id="28576" w:name="_Toc472818917"/>
      <w:bookmarkStart w:id="28577" w:name="_Toc235503495"/>
      <w:bookmarkStart w:id="28578" w:name="_Toc241509270"/>
      <w:bookmarkStart w:id="28579" w:name="_Toc244416757"/>
      <w:bookmarkStart w:id="28580" w:name="_Toc276631121"/>
      <w:bookmarkStart w:id="28581" w:name="_Toc336509604"/>
      <w:r w:rsidRPr="00E77497">
        <w:t>15.3.3</w:t>
      </w:r>
      <w:r w:rsidRPr="00E77497">
        <w:tab/>
        <w:t>Properties of the Function Constructo</w:t>
      </w:r>
      <w:bookmarkEnd w:id="28516"/>
      <w:bookmarkEnd w:id="28573"/>
      <w:bookmarkEnd w:id="28574"/>
      <w:r w:rsidRPr="00E77497">
        <w:t>r</w:t>
      </w:r>
      <w:bookmarkStart w:id="28582" w:name="_Toc385672274"/>
      <w:bookmarkStart w:id="28583" w:name="_Ref393610728"/>
      <w:bookmarkStart w:id="28584" w:name="_Ref393614246"/>
      <w:bookmarkStart w:id="28585" w:name="_Toc393690388"/>
      <w:bookmarkStart w:id="28586" w:name="_Ref404501752"/>
      <w:bookmarkStart w:id="28587" w:name="_Ref404502250"/>
      <w:bookmarkStart w:id="28588" w:name="_Toc382291612"/>
      <w:bookmarkEnd w:id="28575"/>
      <w:bookmarkEnd w:id="28576"/>
      <w:bookmarkEnd w:id="28577"/>
      <w:bookmarkEnd w:id="28578"/>
      <w:bookmarkEnd w:id="28579"/>
      <w:bookmarkEnd w:id="28580"/>
      <w:bookmarkEnd w:id="28581"/>
    </w:p>
    <w:p w14:paraId="4779B046" w14:textId="77777777" w:rsidR="004C02EF" w:rsidRPr="00E77497" w:rsidRDefault="004C02EF" w:rsidP="004C02EF">
      <w:r w:rsidRPr="00E77497">
        <w:t xml:space="preserve">The Function constructor is itself a Function object and </w:t>
      </w:r>
      <w:del w:id="28589" w:author="Allen Wirfs-Brock" w:date="2011-07-02T13:51:00Z">
        <w:r w:rsidRPr="00E77497" w:rsidDel="00236470">
          <w:delText xml:space="preserve">its </w:delText>
        </w:r>
      </w:del>
      <w:ins w:id="28590" w:author="Allen Wirfs-Brock" w:date="2011-07-02T13:51:00Z">
        <w:r w:rsidR="00236470" w:rsidRPr="00E77497">
          <w:t xml:space="preserve">has a </w:t>
        </w:r>
      </w:ins>
      <w:r w:rsidRPr="00E77497">
        <w:t>[[</w:t>
      </w:r>
      <w:del w:id="28591" w:author="Allen Wirfs-Brock" w:date="2011-07-02T13:51:00Z">
        <w:r w:rsidRPr="00E77497" w:rsidDel="00236470">
          <w:delText>Class</w:delText>
        </w:r>
      </w:del>
      <w:ins w:id="28592" w:author="Allen Wirfs-Brock" w:date="2011-07-02T13:51:00Z">
        <w:del w:id="28593" w:author="Rev 3 Allen Wirfs-Brock" w:date="2011-09-07T15:30:00Z">
          <w:r w:rsidR="00236470" w:rsidRPr="00E77497" w:rsidDel="007516CC">
            <w:delText>IsFunction</w:delText>
          </w:r>
        </w:del>
      </w:ins>
      <w:ins w:id="28594" w:author="Rev 3 Allen Wirfs-Brock" w:date="2011-09-07T15:30:00Z">
        <w:r w:rsidR="007516CC" w:rsidRPr="00E77497">
          <w:t>NativeBrand</w:t>
        </w:r>
      </w:ins>
      <w:r w:rsidRPr="00E77497">
        <w:t xml:space="preserve">]] </w:t>
      </w:r>
      <w:del w:id="28595" w:author="Allen Wirfs-Brock" w:date="2011-07-02T13:51:00Z">
        <w:r w:rsidRPr="00E77497" w:rsidDel="00236470">
          <w:delText xml:space="preserve">is </w:delText>
        </w:r>
        <w:r w:rsidRPr="00E77497" w:rsidDel="00236470">
          <w:rPr>
            <w:rFonts w:ascii="Courier New" w:hAnsi="Courier New"/>
            <w:b/>
          </w:rPr>
          <w:delText>"Function"</w:delText>
        </w:r>
      </w:del>
      <w:ins w:id="28596" w:author="Allen Wirfs-Brock" w:date="2011-07-02T13:51:00Z">
        <w:r w:rsidR="00236470" w:rsidRPr="00E77497">
          <w:t>internal property</w:t>
        </w:r>
      </w:ins>
      <w:ins w:id="28597" w:author="Rev 3 Allen Wirfs-Brock" w:date="2011-09-07T15:31:00Z">
        <w:r w:rsidR="007516CC" w:rsidRPr="00E77497">
          <w:t xml:space="preserve"> whose value is NativeFunction</w:t>
        </w:r>
      </w:ins>
      <w:r w:rsidRPr="00E77497">
        <w:t>. The value of the [[Prototype]] internal property of the Function constructor is the standard built-in Function prototype object (15.3.4).</w:t>
      </w:r>
    </w:p>
    <w:p w14:paraId="226C3630" w14:textId="77777777" w:rsidR="004C02EF" w:rsidRPr="00E77497" w:rsidRDefault="004C02EF" w:rsidP="004C02EF">
      <w:r w:rsidRPr="00E77497">
        <w:t xml:space="preserve">The value of the [[Extensible]] internal property of the Function constructor is </w:t>
      </w:r>
      <w:r w:rsidRPr="00E77497">
        <w:rPr>
          <w:b/>
        </w:rPr>
        <w:t>true</w:t>
      </w:r>
      <w:r w:rsidRPr="00E77497">
        <w:t>.</w:t>
      </w:r>
    </w:p>
    <w:p w14:paraId="2C67913A" w14:textId="77777777" w:rsidR="004C02EF" w:rsidRPr="00E77497" w:rsidRDefault="004C02EF" w:rsidP="004C02EF">
      <w:r w:rsidRPr="00E77497">
        <w:t>The Function constructor has the following properties:</w:t>
      </w:r>
    </w:p>
    <w:p w14:paraId="1C3B23FB" w14:textId="77777777" w:rsidR="004C02EF" w:rsidRPr="00E77497" w:rsidRDefault="004C02EF" w:rsidP="004C02EF">
      <w:pPr>
        <w:pStyle w:val="40"/>
        <w:numPr>
          <w:ilvl w:val="0"/>
          <w:numId w:val="0"/>
        </w:numPr>
      </w:pPr>
      <w:bookmarkStart w:id="28598" w:name="_Ref424535839"/>
      <w:r w:rsidRPr="00E77497">
        <w:t>15.3.3.1</w:t>
      </w:r>
      <w:r w:rsidRPr="00E77497">
        <w:tab/>
        <w:t>Function.prototyp</w:t>
      </w:r>
      <w:bookmarkEnd w:id="28582"/>
      <w:bookmarkEnd w:id="28583"/>
      <w:bookmarkEnd w:id="28584"/>
      <w:bookmarkEnd w:id="28585"/>
      <w:bookmarkEnd w:id="28586"/>
      <w:bookmarkEnd w:id="28587"/>
      <w:r w:rsidRPr="00E77497">
        <w:t>e</w:t>
      </w:r>
      <w:bookmarkEnd w:id="28598"/>
    </w:p>
    <w:p w14:paraId="23E019B8" w14:textId="77777777" w:rsidR="004C02EF" w:rsidRPr="00E77497" w:rsidRDefault="004C02EF" w:rsidP="004C02EF">
      <w:r w:rsidRPr="00E77497">
        <w:t xml:space="preserve">The initial value of </w:t>
      </w:r>
      <w:r w:rsidRPr="00E77497">
        <w:rPr>
          <w:rFonts w:ascii="Courier New" w:hAnsi="Courier New"/>
          <w:b/>
        </w:rPr>
        <w:t>Function.prototype</w:t>
      </w:r>
      <w:r w:rsidRPr="00E77497">
        <w:t xml:space="preserve"> is the standard built-in Function prototype object (15.3.4).</w:t>
      </w:r>
      <w:bookmarkStart w:id="28599" w:name="_Toc385672275"/>
    </w:p>
    <w:p w14:paraId="674770E6"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8600" w:name="_Toc393690389"/>
    </w:p>
    <w:p w14:paraId="3AC30537" w14:textId="77777777" w:rsidR="004C02EF" w:rsidRPr="00E77497" w:rsidRDefault="004C02EF" w:rsidP="004C02EF">
      <w:pPr>
        <w:pStyle w:val="40"/>
        <w:numPr>
          <w:ilvl w:val="0"/>
          <w:numId w:val="0"/>
        </w:numPr>
      </w:pPr>
      <w:r w:rsidRPr="00E77497">
        <w:t>15.3.3.2</w:t>
      </w:r>
      <w:r w:rsidRPr="00E77497">
        <w:tab/>
        <w:t>Function.length</w:t>
      </w:r>
    </w:p>
    <w:p w14:paraId="66ABEAC4" w14:textId="77777777" w:rsidR="004C02EF" w:rsidRPr="00E77497" w:rsidRDefault="004C02EF" w:rsidP="004C02EF">
      <w:r w:rsidRPr="00E77497">
        <w:t xml:space="preserve">This is a data property with a value of 1.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6C5A4E99" w14:textId="77777777" w:rsidR="004C02EF" w:rsidRPr="00E77497" w:rsidRDefault="004C02EF" w:rsidP="00B43482">
      <w:pPr>
        <w:pStyle w:val="30"/>
        <w:numPr>
          <w:ilvl w:val="0"/>
          <w:numId w:val="0"/>
        </w:numPr>
      </w:pPr>
      <w:bookmarkStart w:id="28601" w:name="_Toc385672276"/>
      <w:bookmarkStart w:id="28602" w:name="_Ref393609190"/>
      <w:bookmarkStart w:id="28603" w:name="_Toc393690390"/>
      <w:bookmarkStart w:id="28604" w:name="_Ref404501768"/>
      <w:bookmarkStart w:id="28605" w:name="_Ref424534100"/>
      <w:bookmarkStart w:id="28606" w:name="_Toc472818918"/>
      <w:bookmarkStart w:id="28607" w:name="_Toc235503496"/>
      <w:bookmarkStart w:id="28608" w:name="_Toc241509271"/>
      <w:bookmarkStart w:id="28609" w:name="_Toc244416758"/>
      <w:bookmarkStart w:id="28610" w:name="_Toc276631122"/>
      <w:bookmarkStart w:id="28611" w:name="_Toc336509605"/>
      <w:bookmarkEnd w:id="28599"/>
      <w:bookmarkEnd w:id="28600"/>
      <w:r w:rsidRPr="00E77497">
        <w:t>15.3.4</w:t>
      </w:r>
      <w:r w:rsidRPr="00E77497">
        <w:tab/>
        <w:t>Properties of the Function Prototype Objec</w:t>
      </w:r>
      <w:bookmarkEnd w:id="28588"/>
      <w:bookmarkEnd w:id="28601"/>
      <w:bookmarkEnd w:id="28602"/>
      <w:bookmarkEnd w:id="28603"/>
      <w:bookmarkEnd w:id="28604"/>
      <w:r w:rsidRPr="00E77497">
        <w:t>t</w:t>
      </w:r>
      <w:bookmarkEnd w:id="28605"/>
      <w:bookmarkEnd w:id="28606"/>
      <w:bookmarkEnd w:id="28607"/>
      <w:bookmarkEnd w:id="28608"/>
      <w:bookmarkEnd w:id="28609"/>
      <w:bookmarkEnd w:id="28610"/>
      <w:bookmarkEnd w:id="28611"/>
    </w:p>
    <w:p w14:paraId="5F8624EA" w14:textId="77777777" w:rsidR="004C02EF" w:rsidRPr="00E77497" w:rsidRDefault="004C02EF" w:rsidP="004C02EF">
      <w:r w:rsidRPr="00E77497">
        <w:t xml:space="preserve">The Function prototype object is itself a Function object </w:t>
      </w:r>
      <w:ins w:id="28612" w:author="Allen Wirfs-Brock" w:date="2011-07-02T13:52:00Z">
        <w:r w:rsidR="00236470" w:rsidRPr="00E77497">
          <w:t>and has a [[</w:t>
        </w:r>
        <w:del w:id="28613" w:author="Rev 3 Allen Wirfs-Brock" w:date="2011-09-07T15:32:00Z">
          <w:r w:rsidR="00236470" w:rsidRPr="00E77497" w:rsidDel="007516CC">
            <w:delText>IsFunction</w:delText>
          </w:r>
        </w:del>
      </w:ins>
      <w:ins w:id="28614" w:author="Rev 3 Allen Wirfs-Brock" w:date="2011-09-07T15:32:00Z">
        <w:r w:rsidR="007516CC" w:rsidRPr="00E77497">
          <w:t>NativeBrand</w:t>
        </w:r>
      </w:ins>
      <w:ins w:id="28615" w:author="Allen Wirfs-Brock" w:date="2011-07-02T13:52:00Z">
        <w:r w:rsidR="00236470" w:rsidRPr="00E77497">
          <w:t>]] internal property</w:t>
        </w:r>
      </w:ins>
      <w:ins w:id="28616" w:author="Rev 3 Allen Wirfs-Brock" w:date="2011-09-07T15:31:00Z">
        <w:r w:rsidR="007516CC" w:rsidRPr="00E77497">
          <w:t xml:space="preserve"> whose value is NativeFunction</w:t>
        </w:r>
        <w:r w:rsidR="007516CC" w:rsidRPr="00E77497" w:rsidDel="00236470">
          <w:t xml:space="preserve"> </w:t>
        </w:r>
      </w:ins>
      <w:del w:id="28617" w:author="Allen Wirfs-Brock" w:date="2011-07-02T13:52:00Z">
        <w:r w:rsidRPr="00E77497" w:rsidDel="00236470">
          <w:delText xml:space="preserve">(its [[Class]] is </w:delText>
        </w:r>
        <w:r w:rsidRPr="00E77497" w:rsidDel="00236470">
          <w:rPr>
            <w:rFonts w:ascii="Courier New" w:hAnsi="Courier New"/>
            <w:b/>
          </w:rPr>
          <w:delText>"Function"</w:delText>
        </w:r>
        <w:r w:rsidRPr="00E77497" w:rsidDel="00236470">
          <w:delText>) that,</w:delText>
        </w:r>
      </w:del>
      <w:ins w:id="28618" w:author="Allen Wirfs-Brock" w:date="2011-07-02T13:52:00Z">
        <w:r w:rsidR="00236470" w:rsidRPr="00E77497">
          <w:t>.</w:t>
        </w:r>
      </w:ins>
      <w:r w:rsidRPr="00E77497">
        <w:t xml:space="preserve"> </w:t>
      </w:r>
      <w:del w:id="28619" w:author="Allen Wirfs-Brock" w:date="2011-07-02T13:53:00Z">
        <w:r w:rsidRPr="00E77497" w:rsidDel="00236470">
          <w:delText xml:space="preserve">when </w:delText>
        </w:r>
      </w:del>
      <w:ins w:id="28620" w:author="Allen Wirfs-Brock" w:date="2011-07-02T13:53:00Z">
        <w:r w:rsidR="00236470" w:rsidRPr="00E77497">
          <w:t xml:space="preserve">When </w:t>
        </w:r>
      </w:ins>
      <w:r w:rsidRPr="00E77497">
        <w:t xml:space="preserve">invoked, </w:t>
      </w:r>
      <w:ins w:id="28621" w:author="Allen Wirfs-Brock" w:date="2011-07-02T13:53:00Z">
        <w:r w:rsidR="00236470" w:rsidRPr="00E77497">
          <w:t xml:space="preserve">it </w:t>
        </w:r>
      </w:ins>
      <w:r w:rsidRPr="00E77497">
        <w:t xml:space="preserve">accepts any arguments and returns </w:t>
      </w:r>
      <w:r w:rsidRPr="00E77497">
        <w:rPr>
          <w:b/>
        </w:rPr>
        <w:t>undefined</w:t>
      </w:r>
      <w:r w:rsidRPr="00E77497">
        <w:t>.</w:t>
      </w:r>
    </w:p>
    <w:p w14:paraId="3842FD0D" w14:textId="77777777" w:rsidR="004C02EF" w:rsidRPr="00E77497" w:rsidRDefault="004C02EF" w:rsidP="004C02EF">
      <w:r w:rsidRPr="00E77497">
        <w:t xml:space="preserve">The value of the [[Prototype]] internal property of the Function prototype object is the standard built-in Object prototype object (15.2.4). The initial value of the [[Extensible]] internal property of the Function prototype object is </w:t>
      </w:r>
      <w:r w:rsidRPr="00E77497">
        <w:rPr>
          <w:b/>
        </w:rPr>
        <w:t>true</w:t>
      </w:r>
      <w:r w:rsidRPr="00E77497">
        <w:t>.</w:t>
      </w:r>
    </w:p>
    <w:p w14:paraId="7CF29F9B" w14:textId="77777777" w:rsidR="004C02EF" w:rsidRPr="00E77497" w:rsidRDefault="004C02EF" w:rsidP="004C02EF">
      <w:r w:rsidRPr="00E77497">
        <w:t xml:space="preserve">The Function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Object prototype Object.</w:t>
      </w:r>
      <w:bookmarkStart w:id="28622" w:name="_Toc385672277"/>
      <w:bookmarkStart w:id="28623" w:name="_Toc393690391"/>
      <w:bookmarkStart w:id="28624" w:name="_Toc382291613"/>
    </w:p>
    <w:p w14:paraId="02E1ECE2"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Function prototype object is </w:t>
      </w:r>
      <w:r w:rsidRPr="00E77497">
        <w:rPr>
          <w:b/>
        </w:rPr>
        <w:t>0</w:t>
      </w:r>
      <w:r w:rsidRPr="00E77497">
        <w:t>.</w:t>
      </w:r>
    </w:p>
    <w:p w14:paraId="3049390C" w14:textId="77777777" w:rsidR="004C02EF" w:rsidRPr="00E77497" w:rsidRDefault="004C02EF" w:rsidP="004C02EF">
      <w:pPr>
        <w:pStyle w:val="40"/>
        <w:numPr>
          <w:ilvl w:val="0"/>
          <w:numId w:val="0"/>
        </w:numPr>
      </w:pPr>
      <w:r w:rsidRPr="00E77497">
        <w:t>15.3.4.1</w:t>
      </w:r>
      <w:r w:rsidRPr="00E77497">
        <w:tab/>
        <w:t>Function.prototype.constructo</w:t>
      </w:r>
      <w:bookmarkEnd w:id="28622"/>
      <w:bookmarkEnd w:id="28623"/>
      <w:r w:rsidRPr="00E77497">
        <w:t>r</w:t>
      </w:r>
    </w:p>
    <w:p w14:paraId="041E5BE1" w14:textId="77777777" w:rsidR="004C02EF" w:rsidRPr="00E77497" w:rsidRDefault="004C02EF" w:rsidP="004C02EF">
      <w:r w:rsidRPr="00E77497">
        <w:t xml:space="preserve">The initial value of </w:t>
      </w:r>
      <w:r w:rsidRPr="00E77497">
        <w:rPr>
          <w:rFonts w:ascii="Courier New" w:hAnsi="Courier New"/>
          <w:b/>
        </w:rPr>
        <w:t>Function.prototype.constructor</w:t>
      </w:r>
      <w:r w:rsidRPr="00E77497">
        <w:t xml:space="preserve"> is the built-in </w:t>
      </w:r>
      <w:r w:rsidRPr="00E77497">
        <w:rPr>
          <w:rFonts w:ascii="Courier New" w:hAnsi="Courier New"/>
          <w:b/>
        </w:rPr>
        <w:t>Function</w:t>
      </w:r>
      <w:r w:rsidRPr="00E77497">
        <w:t xml:space="preserve"> constructor.</w:t>
      </w:r>
      <w:bookmarkStart w:id="28625" w:name="_Toc385672278"/>
      <w:bookmarkStart w:id="28626" w:name="_Toc393690392"/>
    </w:p>
    <w:p w14:paraId="1BB77B0A" w14:textId="77777777" w:rsidR="004C02EF" w:rsidRPr="00E77497" w:rsidRDefault="004C02EF" w:rsidP="004C02EF">
      <w:pPr>
        <w:pStyle w:val="40"/>
        <w:numPr>
          <w:ilvl w:val="0"/>
          <w:numId w:val="0"/>
        </w:numPr>
      </w:pPr>
      <w:bookmarkStart w:id="28627" w:name="_Ref455972201"/>
      <w:r w:rsidRPr="00E77497">
        <w:t>15.3.4.2</w:t>
      </w:r>
      <w:r w:rsidRPr="00E77497">
        <w:tab/>
        <w:t>Function.prototype.toString</w:t>
      </w:r>
      <w:bookmarkEnd w:id="28625"/>
      <w:bookmarkEnd w:id="28626"/>
      <w:r w:rsidRPr="00E77497">
        <w:t xml:space="preserve"> ( )</w:t>
      </w:r>
      <w:bookmarkEnd w:id="28627"/>
    </w:p>
    <w:p w14:paraId="68F8003A" w14:textId="77777777" w:rsidR="004C02EF" w:rsidRPr="00E77497" w:rsidRDefault="004C02EF" w:rsidP="004C02EF">
      <w:r w:rsidRPr="00E77497">
        <w:t xml:space="preserve">An implementation-dependent representation of the function is returned. This representation has the syntax of a </w:t>
      </w:r>
      <w:r w:rsidRPr="00E77497">
        <w:rPr>
          <w:rFonts w:ascii="Times New Roman" w:hAnsi="Times New Roman"/>
          <w:i/>
        </w:rPr>
        <w:t>FunctionDeclaration</w:t>
      </w:r>
      <w:r w:rsidRPr="00E77497">
        <w:t>. Note in particular that the use and placement of white space, line terminators, and semicolons within the representation String is implementation-dependent.</w:t>
      </w:r>
      <w:bookmarkStart w:id="28628" w:name="_Toc385672279"/>
    </w:p>
    <w:p w14:paraId="0D2DA9DC" w14:textId="77777777" w:rsidR="004C02EF" w:rsidRPr="00E77497" w:rsidRDefault="004C02EF" w:rsidP="004C02EF">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Function object. Therefore, it cannot be transferred to other kinds of objects for use as a method.</w:t>
      </w:r>
      <w:bookmarkStart w:id="28629" w:name="_Toc385672280"/>
      <w:bookmarkStart w:id="28630" w:name="_Toc393690393"/>
      <w:bookmarkEnd w:id="28628"/>
    </w:p>
    <w:p w14:paraId="2BDA08E8" w14:textId="77777777" w:rsidR="004C02EF" w:rsidRPr="00E77497" w:rsidRDefault="004C02EF" w:rsidP="004C02EF">
      <w:pPr>
        <w:pStyle w:val="40"/>
        <w:numPr>
          <w:ilvl w:val="0"/>
          <w:numId w:val="0"/>
        </w:numPr>
        <w:rPr>
          <w:snapToGrid w:val="0"/>
        </w:rPr>
      </w:pPr>
      <w:bookmarkStart w:id="28631" w:name="_Ref449966854"/>
      <w:r w:rsidRPr="00E77497">
        <w:rPr>
          <w:snapToGrid w:val="0"/>
        </w:rPr>
        <w:t>15.3.4.3</w:t>
      </w:r>
      <w:r w:rsidRPr="00E77497">
        <w:rPr>
          <w:snapToGrid w:val="0"/>
        </w:rPr>
        <w:tab/>
        <w:t>Function.prototype.apply (thisArg, argArray)</w:t>
      </w:r>
      <w:bookmarkEnd w:id="28631"/>
    </w:p>
    <w:p w14:paraId="669477A8" w14:textId="77777777" w:rsidR="004C02EF" w:rsidRPr="00E77497" w:rsidRDefault="004C02EF" w:rsidP="004C02EF">
      <w:pPr>
        <w:rPr>
          <w:snapToGrid w:val="0"/>
        </w:rPr>
      </w:pPr>
      <w:r w:rsidRPr="00E77497">
        <w:rPr>
          <w:snapToGrid w:val="0"/>
        </w:rPr>
        <w:t xml:space="preserve">When the </w:t>
      </w:r>
      <w:r w:rsidRPr="00E77497">
        <w:rPr>
          <w:rFonts w:ascii="Courier New" w:hAnsi="Courier New"/>
          <w:b/>
          <w:snapToGrid w:val="0"/>
        </w:rPr>
        <w:t>apply</w:t>
      </w:r>
      <w:r w:rsidRPr="00E77497">
        <w:rPr>
          <w:snapToGrid w:val="0"/>
        </w:rPr>
        <w:t xml:space="preserve"> method is called on an object </w:t>
      </w:r>
      <w:r w:rsidRPr="00E77497">
        <w:rPr>
          <w:rFonts w:ascii="Times New Roman" w:hAnsi="Times New Roman"/>
          <w:i/>
          <w:snapToGrid w:val="0"/>
        </w:rPr>
        <w:t>func</w:t>
      </w:r>
      <w:r w:rsidRPr="00E77497">
        <w:rPr>
          <w:snapToGrid w:val="0"/>
        </w:rPr>
        <w:t xml:space="preserve"> with arguments </w:t>
      </w:r>
      <w:r w:rsidRPr="00E77497">
        <w:rPr>
          <w:rFonts w:ascii="Times New Roman" w:hAnsi="Times New Roman"/>
          <w:i/>
          <w:snapToGrid w:val="0"/>
        </w:rPr>
        <w:t>thisArg</w:t>
      </w:r>
      <w:r w:rsidRPr="00E77497">
        <w:rPr>
          <w:snapToGrid w:val="0"/>
        </w:rPr>
        <w:t xml:space="preserve"> and </w:t>
      </w:r>
      <w:r w:rsidRPr="00E77497">
        <w:rPr>
          <w:rFonts w:ascii="Times New Roman" w:hAnsi="Times New Roman"/>
          <w:i/>
          <w:snapToGrid w:val="0"/>
        </w:rPr>
        <w:t>argArray</w:t>
      </w:r>
      <w:r w:rsidRPr="00E77497">
        <w:t>,</w:t>
      </w:r>
      <w:r w:rsidRPr="00E77497">
        <w:rPr>
          <w:snapToGrid w:val="0"/>
        </w:rPr>
        <w:t xml:space="preserve"> the following steps are taken: </w:t>
      </w:r>
    </w:p>
    <w:p w14:paraId="68BF5DE4" w14:textId="77777777" w:rsidR="004C02EF" w:rsidRPr="00E77497" w:rsidRDefault="004C02EF" w:rsidP="00834A33">
      <w:pPr>
        <w:pStyle w:val="Alg4"/>
        <w:numPr>
          <w:ilvl w:val="0"/>
          <w:numId w:val="188"/>
        </w:numPr>
      </w:pPr>
      <w:r w:rsidRPr="00E77497">
        <w:t>If IsCallable(</w:t>
      </w:r>
      <w:r w:rsidRPr="00E77497">
        <w:rPr>
          <w:i/>
        </w:rPr>
        <w:t>func</w:t>
      </w:r>
      <w:r w:rsidRPr="00E77497">
        <w:t xml:space="preserve">) is </w:t>
      </w:r>
      <w:r w:rsidRPr="00E77497">
        <w:rPr>
          <w:b/>
        </w:rPr>
        <w:t>false</w:t>
      </w:r>
      <w:r w:rsidRPr="00E77497">
        <w:t xml:space="preserve">, then throw a </w:t>
      </w:r>
      <w:r w:rsidRPr="00E77497">
        <w:rPr>
          <w:b/>
        </w:rPr>
        <w:t>TypeError</w:t>
      </w:r>
      <w:r w:rsidRPr="00E77497">
        <w:t xml:space="preserve"> exception.</w:t>
      </w:r>
    </w:p>
    <w:p w14:paraId="1081E952" w14:textId="77777777" w:rsidR="004C02EF" w:rsidRPr="00E77497" w:rsidRDefault="004C02EF" w:rsidP="00834A33">
      <w:pPr>
        <w:pStyle w:val="Alg4"/>
        <w:numPr>
          <w:ilvl w:val="0"/>
          <w:numId w:val="188"/>
        </w:numPr>
      </w:pPr>
      <w:r w:rsidRPr="00E77497">
        <w:t xml:space="preserve">If </w:t>
      </w:r>
      <w:r w:rsidRPr="00E77497">
        <w:rPr>
          <w:i/>
        </w:rPr>
        <w:t>argArray</w:t>
      </w:r>
      <w:r w:rsidRPr="00E77497">
        <w:t xml:space="preserve"> is </w:t>
      </w:r>
      <w:r w:rsidRPr="00E77497">
        <w:rPr>
          <w:b/>
        </w:rPr>
        <w:t>null</w:t>
      </w:r>
      <w:r w:rsidRPr="00E77497">
        <w:t xml:space="preserve"> or </w:t>
      </w:r>
      <w:r w:rsidRPr="00E77497">
        <w:rPr>
          <w:b/>
        </w:rPr>
        <w:t>undefined</w:t>
      </w:r>
      <w:r w:rsidRPr="00E77497">
        <w:t>, then</w:t>
      </w:r>
    </w:p>
    <w:p w14:paraId="62E09B12" w14:textId="77777777" w:rsidR="004C02EF" w:rsidRPr="00E77497" w:rsidRDefault="004C02EF" w:rsidP="00834A33">
      <w:pPr>
        <w:pStyle w:val="Alg4"/>
        <w:numPr>
          <w:ilvl w:val="1"/>
          <w:numId w:val="188"/>
        </w:numPr>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the </w:t>
      </w:r>
      <w:r w:rsidRPr="00E77497">
        <w:rPr>
          <w:b/>
        </w:rPr>
        <w:t>this</w:t>
      </w:r>
      <w:r w:rsidRPr="00E77497">
        <w:t xml:space="preserve"> value and an empty list of arguments.</w:t>
      </w:r>
    </w:p>
    <w:p w14:paraId="5DA9E8CA" w14:textId="77777777" w:rsidR="004C02EF" w:rsidRPr="00E77497" w:rsidRDefault="004C02EF" w:rsidP="00834A33">
      <w:pPr>
        <w:pStyle w:val="Alg4"/>
        <w:numPr>
          <w:ilvl w:val="0"/>
          <w:numId w:val="188"/>
        </w:numPr>
      </w:pPr>
      <w:r w:rsidRPr="00E77497">
        <w:t>If Type(</w:t>
      </w:r>
      <w:r w:rsidRPr="00E77497">
        <w:rPr>
          <w:i/>
        </w:rPr>
        <w:t>argArray</w:t>
      </w:r>
      <w:r w:rsidRPr="00E77497">
        <w:t xml:space="preserve">) is not Object, then throw a </w:t>
      </w:r>
      <w:r w:rsidRPr="00E77497">
        <w:rPr>
          <w:b/>
        </w:rPr>
        <w:t>TypeError</w:t>
      </w:r>
      <w:r w:rsidRPr="00E77497">
        <w:t xml:space="preserve"> exception.</w:t>
      </w:r>
    </w:p>
    <w:p w14:paraId="5A5472C2" w14:textId="77777777" w:rsidR="004C02EF" w:rsidRPr="00E77497" w:rsidRDefault="004C02EF" w:rsidP="00834A33">
      <w:pPr>
        <w:pStyle w:val="Alg4"/>
        <w:numPr>
          <w:ilvl w:val="0"/>
          <w:numId w:val="188"/>
        </w:numPr>
      </w:pPr>
      <w:r w:rsidRPr="00E77497">
        <w:t xml:space="preserve">Let </w:t>
      </w:r>
      <w:r w:rsidRPr="00E77497">
        <w:rPr>
          <w:i/>
        </w:rPr>
        <w:t>len</w:t>
      </w:r>
      <w:r w:rsidRPr="00E77497">
        <w:t xml:space="preserve"> be the result of calling the [[Get]] internal method of </w:t>
      </w:r>
      <w:r w:rsidRPr="00E77497">
        <w:rPr>
          <w:i/>
        </w:rPr>
        <w:t>argArray</w:t>
      </w:r>
      <w:r w:rsidRPr="00E77497">
        <w:t xml:space="preserve"> with argument </w:t>
      </w:r>
      <w:r w:rsidRPr="00E77497">
        <w:rPr>
          <w:rFonts w:ascii="Courier New" w:hAnsi="Courier New" w:cs="Courier New"/>
          <w:b/>
        </w:rPr>
        <w:t>"length"</w:t>
      </w:r>
      <w:r w:rsidRPr="00E77497">
        <w:t>.</w:t>
      </w:r>
    </w:p>
    <w:p w14:paraId="74C37376" w14:textId="77777777" w:rsidR="004C02EF" w:rsidRPr="00E77497" w:rsidRDefault="004C02EF" w:rsidP="00834A33">
      <w:pPr>
        <w:pStyle w:val="Alg4"/>
        <w:numPr>
          <w:ilvl w:val="0"/>
          <w:numId w:val="188"/>
        </w:numPr>
      </w:pPr>
      <w:r w:rsidRPr="00E77497">
        <w:t xml:space="preserve">Let </w:t>
      </w:r>
      <w:r w:rsidRPr="00E77497">
        <w:rPr>
          <w:i/>
        </w:rPr>
        <w:t>n</w:t>
      </w:r>
      <w:r w:rsidRPr="00E77497">
        <w:t xml:space="preserve"> be ToUint32(</w:t>
      </w:r>
      <w:r w:rsidRPr="00E77497">
        <w:rPr>
          <w:i/>
        </w:rPr>
        <w:t>len</w:t>
      </w:r>
      <w:r w:rsidRPr="00E77497">
        <w:t>).</w:t>
      </w:r>
    </w:p>
    <w:p w14:paraId="093160CB" w14:textId="77777777" w:rsidR="00296EE6" w:rsidRDefault="00296EE6" w:rsidP="00296EE6">
      <w:pPr>
        <w:pStyle w:val="M4"/>
        <w:numPr>
          <w:ilvl w:val="0"/>
          <w:numId w:val="188"/>
        </w:numPr>
        <w:tabs>
          <w:tab w:val="num" w:pos="1721"/>
        </w:tabs>
        <w:spacing w:after="0"/>
        <w:rPr>
          <w:ins w:id="28632" w:author="Rev 7 Allen Wirfs-Brock" w:date="2012-04-11T17:12:00Z"/>
        </w:rPr>
      </w:pPr>
      <w:ins w:id="28633" w:author="Rev 7 Allen Wirfs-Brock" w:date="2012-04-11T17:12:00Z">
        <w:r>
          <w:t>ReturnIfAbrupt(</w:t>
        </w:r>
        <w:r>
          <w:rPr>
            <w:i/>
          </w:rPr>
          <w:t>n</w:t>
        </w:r>
        <w:r>
          <w:t>).</w:t>
        </w:r>
      </w:ins>
    </w:p>
    <w:p w14:paraId="465B0704" w14:textId="77777777" w:rsidR="004C02EF" w:rsidRPr="00E77497" w:rsidRDefault="004C02EF" w:rsidP="00834A33">
      <w:pPr>
        <w:pStyle w:val="Alg4"/>
        <w:numPr>
          <w:ilvl w:val="0"/>
          <w:numId w:val="188"/>
        </w:numPr>
      </w:pPr>
      <w:r w:rsidRPr="00E77497">
        <w:t xml:space="preserve">Let </w:t>
      </w:r>
      <w:r w:rsidRPr="00E77497">
        <w:rPr>
          <w:i/>
        </w:rPr>
        <w:t>argList</w:t>
      </w:r>
      <w:r w:rsidRPr="00E77497">
        <w:t xml:space="preserve">  be an empty List.</w:t>
      </w:r>
    </w:p>
    <w:p w14:paraId="2D28F1EE" w14:textId="77777777" w:rsidR="004C02EF" w:rsidRPr="00E77497" w:rsidRDefault="004C02EF" w:rsidP="00834A33">
      <w:pPr>
        <w:pStyle w:val="Alg4"/>
        <w:numPr>
          <w:ilvl w:val="0"/>
          <w:numId w:val="188"/>
        </w:numPr>
      </w:pPr>
      <w:r w:rsidRPr="00E77497">
        <w:t xml:space="preserve">Let </w:t>
      </w:r>
      <w:r w:rsidRPr="00E77497">
        <w:rPr>
          <w:i/>
        </w:rPr>
        <w:t>index</w:t>
      </w:r>
      <w:r w:rsidRPr="00E77497">
        <w:t xml:space="preserve"> be 0.</w:t>
      </w:r>
    </w:p>
    <w:p w14:paraId="16D60A42" w14:textId="77777777" w:rsidR="004C02EF" w:rsidRPr="00E77497" w:rsidRDefault="004C02EF" w:rsidP="00834A33">
      <w:pPr>
        <w:pStyle w:val="Alg4"/>
        <w:numPr>
          <w:ilvl w:val="0"/>
          <w:numId w:val="188"/>
        </w:numPr>
      </w:pPr>
      <w:r w:rsidRPr="00E77497">
        <w:t xml:space="preserve">Repeat while </w:t>
      </w:r>
      <w:r w:rsidRPr="00E77497">
        <w:rPr>
          <w:i/>
        </w:rPr>
        <w:t>index</w:t>
      </w:r>
      <w:r w:rsidRPr="00E77497">
        <w:t xml:space="preserve"> &lt; </w:t>
      </w:r>
      <w:r w:rsidRPr="00E77497">
        <w:rPr>
          <w:i/>
        </w:rPr>
        <w:t>n</w:t>
      </w:r>
    </w:p>
    <w:p w14:paraId="2C5454CD" w14:textId="77777777" w:rsidR="004C02EF" w:rsidRPr="00E77497" w:rsidRDefault="004C02EF" w:rsidP="00834A33">
      <w:pPr>
        <w:pStyle w:val="Alg4"/>
        <w:numPr>
          <w:ilvl w:val="1"/>
          <w:numId w:val="188"/>
        </w:numPr>
      </w:pPr>
      <w:r w:rsidRPr="00E77497">
        <w:t xml:space="preserve">Let </w:t>
      </w:r>
      <w:r w:rsidRPr="00E77497">
        <w:rPr>
          <w:i/>
        </w:rPr>
        <w:t>indexName</w:t>
      </w:r>
      <w:r w:rsidRPr="00E77497">
        <w:t xml:space="preserve"> be ToString(</w:t>
      </w:r>
      <w:r w:rsidRPr="00E77497">
        <w:rPr>
          <w:i/>
        </w:rPr>
        <w:t>index</w:t>
      </w:r>
      <w:r w:rsidRPr="00E77497">
        <w:t>).</w:t>
      </w:r>
    </w:p>
    <w:p w14:paraId="3A46199C" w14:textId="77777777" w:rsidR="004C02EF" w:rsidRPr="00E77497" w:rsidRDefault="004C02EF" w:rsidP="00834A33">
      <w:pPr>
        <w:pStyle w:val="Alg4"/>
        <w:numPr>
          <w:ilvl w:val="1"/>
          <w:numId w:val="188"/>
        </w:numPr>
      </w:pPr>
      <w:r w:rsidRPr="00E77497">
        <w:t xml:space="preserve">Let </w:t>
      </w:r>
      <w:r w:rsidRPr="00E77497">
        <w:rPr>
          <w:i/>
        </w:rPr>
        <w:t>nextArg</w:t>
      </w:r>
      <w:r w:rsidRPr="00E77497">
        <w:t xml:space="preserve"> be the result of calling the [[Get]] internal method of </w:t>
      </w:r>
      <w:r w:rsidRPr="00E77497">
        <w:rPr>
          <w:i/>
        </w:rPr>
        <w:t>argArray</w:t>
      </w:r>
      <w:r w:rsidRPr="00E77497">
        <w:t xml:space="preserve"> with </w:t>
      </w:r>
      <w:r w:rsidRPr="00E77497">
        <w:rPr>
          <w:i/>
        </w:rPr>
        <w:t>indexName</w:t>
      </w:r>
      <w:r w:rsidRPr="00E77497">
        <w:t xml:space="preserve"> as the argument.</w:t>
      </w:r>
    </w:p>
    <w:p w14:paraId="2E51470C" w14:textId="77777777" w:rsidR="00112290" w:rsidRDefault="00112290" w:rsidP="00834A33">
      <w:pPr>
        <w:pStyle w:val="Alg4"/>
        <w:numPr>
          <w:ilvl w:val="1"/>
          <w:numId w:val="188"/>
        </w:numPr>
        <w:rPr>
          <w:ins w:id="28634" w:author="Rev 7 Allen Wirfs-Brock" w:date="2012-04-09T17:25:00Z"/>
        </w:rPr>
      </w:pPr>
      <w:ins w:id="28635" w:author="Rev 7 Allen Wirfs-Brock" w:date="2012-04-09T17:25:00Z">
        <w:r>
          <w:t>ReturnIfAbrupt(</w:t>
        </w:r>
        <w:r>
          <w:rPr>
            <w:i/>
          </w:rPr>
          <w:t>nextArg</w:t>
        </w:r>
        <w:r>
          <w:t>).</w:t>
        </w:r>
      </w:ins>
    </w:p>
    <w:p w14:paraId="7F1F54DF" w14:textId="77777777" w:rsidR="004C02EF" w:rsidRPr="00E77497" w:rsidRDefault="004C02EF" w:rsidP="00834A33">
      <w:pPr>
        <w:pStyle w:val="Alg4"/>
        <w:numPr>
          <w:ilvl w:val="1"/>
          <w:numId w:val="188"/>
        </w:numPr>
      </w:pPr>
      <w:r w:rsidRPr="00E77497">
        <w:t xml:space="preserve">Append </w:t>
      </w:r>
      <w:r w:rsidRPr="00E77497">
        <w:rPr>
          <w:i/>
        </w:rPr>
        <w:t>nextArg</w:t>
      </w:r>
      <w:r w:rsidRPr="00E77497">
        <w:t xml:space="preserve"> as the last element of </w:t>
      </w:r>
      <w:r w:rsidRPr="00E77497">
        <w:rPr>
          <w:i/>
        </w:rPr>
        <w:t>argList</w:t>
      </w:r>
      <w:r w:rsidRPr="00E77497">
        <w:t>.</w:t>
      </w:r>
    </w:p>
    <w:p w14:paraId="7007F415" w14:textId="77777777" w:rsidR="004C02EF" w:rsidRPr="00E77497" w:rsidRDefault="004C02EF" w:rsidP="00834A33">
      <w:pPr>
        <w:pStyle w:val="Alg4"/>
        <w:numPr>
          <w:ilvl w:val="1"/>
          <w:numId w:val="188"/>
        </w:numPr>
      </w:pPr>
      <w:r w:rsidRPr="00E77497">
        <w:t xml:space="preserve">Set </w:t>
      </w:r>
      <w:r w:rsidRPr="00E77497">
        <w:rPr>
          <w:i/>
        </w:rPr>
        <w:t>index</w:t>
      </w:r>
      <w:r w:rsidRPr="00E77497">
        <w:t xml:space="preserve"> to </w:t>
      </w:r>
      <w:r w:rsidRPr="00E77497">
        <w:rPr>
          <w:i/>
        </w:rPr>
        <w:t>index</w:t>
      </w:r>
      <w:r w:rsidRPr="00E77497">
        <w:t xml:space="preserve"> + 1.</w:t>
      </w:r>
    </w:p>
    <w:p w14:paraId="7C2BBA3E" w14:textId="77777777" w:rsidR="004C02EF" w:rsidRPr="00E77497" w:rsidRDefault="004C02EF" w:rsidP="00834A33">
      <w:pPr>
        <w:pStyle w:val="Alg4"/>
        <w:numPr>
          <w:ilvl w:val="0"/>
          <w:numId w:val="188"/>
        </w:numPr>
        <w:spacing w:after="120"/>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the </w:t>
      </w:r>
      <w:r w:rsidRPr="00E77497">
        <w:rPr>
          <w:b/>
        </w:rPr>
        <w:t>this</w:t>
      </w:r>
      <w:r w:rsidRPr="00E77497">
        <w:t xml:space="preserve"> value and </w:t>
      </w:r>
      <w:r w:rsidRPr="00E77497">
        <w:rPr>
          <w:i/>
        </w:rPr>
        <w:t>argList</w:t>
      </w:r>
      <w:r w:rsidRPr="00E77497">
        <w:t xml:space="preserve"> as the list of arguments.</w:t>
      </w:r>
    </w:p>
    <w:p w14:paraId="3494DD07" w14:textId="77777777" w:rsidR="004C02EF" w:rsidRPr="00E77497" w:rsidRDefault="004C02EF" w:rsidP="004C02EF">
      <w:bookmarkStart w:id="28636" w:name="_Ref449966870"/>
      <w:bookmarkStart w:id="28637" w:name="_Ref455972205"/>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apply</w:t>
      </w:r>
      <w:r w:rsidRPr="00E77497">
        <w:t xml:space="preserve"> method is </w:t>
      </w:r>
      <w:r w:rsidRPr="00E77497">
        <w:rPr>
          <w:b/>
        </w:rPr>
        <w:t>2</w:t>
      </w:r>
      <w:r w:rsidRPr="00E77497">
        <w:t>.</w:t>
      </w:r>
    </w:p>
    <w:p w14:paraId="4DF01CCD" w14:textId="77777777" w:rsidR="004C02EF" w:rsidRPr="00E77497" w:rsidRDefault="004C02EF" w:rsidP="004C02EF">
      <w:pPr>
        <w:pStyle w:val="Note"/>
      </w:pPr>
      <w:r w:rsidRPr="00E77497">
        <w:t>NOTE</w:t>
      </w:r>
      <w:r w:rsidRPr="00E77497">
        <w:tab/>
        <w:t xml:space="preserve">The thisArg value is passed without modification as the </w:t>
      </w:r>
      <w:r w:rsidRPr="00E77497">
        <w:rPr>
          <w:b/>
        </w:rPr>
        <w:t>this</w:t>
      </w:r>
      <w:r w:rsidRPr="00E77497">
        <w:t xml:space="preserve"> value. This is a change from Edition </w:t>
      </w:r>
      <w:r w:rsidR="00531E56" w:rsidRPr="00E77497">
        <w:t>3</w:t>
      </w:r>
      <w:r w:rsidRPr="00E77497">
        <w:t xml:space="preserve">, where a </w:t>
      </w:r>
      <w:r w:rsidRPr="00E77497">
        <w:rPr>
          <w:b/>
        </w:rPr>
        <w:t>undefined</w:t>
      </w:r>
      <w:r w:rsidRPr="00E77497">
        <w:t xml:space="preserve"> or </w:t>
      </w:r>
      <w:r w:rsidRPr="00E77497">
        <w:rPr>
          <w:b/>
        </w:rPr>
        <w:t>null</w:t>
      </w:r>
      <w:r w:rsidRPr="00E77497">
        <w:t xml:space="preserve"> thisArg is replaced with the global object and ToObject is applied to all other values and that result is passed as the </w:t>
      </w:r>
      <w:r w:rsidRPr="00E77497">
        <w:rPr>
          <w:b/>
        </w:rPr>
        <w:t>this</w:t>
      </w:r>
      <w:r w:rsidRPr="00E77497">
        <w:t xml:space="preserve"> value.</w:t>
      </w:r>
    </w:p>
    <w:p w14:paraId="0F8DB459" w14:textId="77777777" w:rsidR="004C02EF" w:rsidRPr="00E77497" w:rsidRDefault="004C02EF" w:rsidP="004C02EF">
      <w:pPr>
        <w:pStyle w:val="40"/>
        <w:numPr>
          <w:ilvl w:val="0"/>
          <w:numId w:val="0"/>
        </w:numPr>
        <w:rPr>
          <w:snapToGrid w:val="0"/>
        </w:rPr>
      </w:pPr>
      <w:bookmarkStart w:id="28638" w:name="_Ref457709044"/>
      <w:r w:rsidRPr="00E77497">
        <w:rPr>
          <w:snapToGrid w:val="0"/>
        </w:rPr>
        <w:t>15.3.4.4</w:t>
      </w:r>
      <w:r w:rsidRPr="00E77497">
        <w:rPr>
          <w:snapToGrid w:val="0"/>
        </w:rPr>
        <w:tab/>
        <w:t>Function.prototype.call (thisArg [ , arg1 [ , arg2, … ] ] )</w:t>
      </w:r>
      <w:bookmarkEnd w:id="28636"/>
      <w:bookmarkEnd w:id="28637"/>
      <w:bookmarkEnd w:id="28638"/>
    </w:p>
    <w:p w14:paraId="4A4C85EF" w14:textId="77777777" w:rsidR="004C02EF" w:rsidRPr="00E77497" w:rsidRDefault="004C02EF" w:rsidP="004C02EF">
      <w:pPr>
        <w:rPr>
          <w:snapToGrid w:val="0"/>
        </w:rPr>
      </w:pPr>
      <w:r w:rsidRPr="00E77497">
        <w:rPr>
          <w:snapToGrid w:val="0"/>
        </w:rPr>
        <w:t xml:space="preserve">When the </w:t>
      </w:r>
      <w:r w:rsidRPr="00E77497">
        <w:rPr>
          <w:rFonts w:ascii="Courier New" w:hAnsi="Courier New"/>
          <w:b/>
          <w:snapToGrid w:val="0"/>
        </w:rPr>
        <w:t>call</w:t>
      </w:r>
      <w:r w:rsidRPr="00E77497">
        <w:rPr>
          <w:snapToGrid w:val="0"/>
        </w:rPr>
        <w:t xml:space="preserve"> method is called on an object </w:t>
      </w:r>
      <w:r w:rsidRPr="00E77497">
        <w:rPr>
          <w:rFonts w:ascii="Times New Roman" w:hAnsi="Times New Roman"/>
          <w:i/>
          <w:snapToGrid w:val="0"/>
        </w:rPr>
        <w:t>func</w:t>
      </w:r>
      <w:r w:rsidRPr="00E77497">
        <w:rPr>
          <w:snapToGrid w:val="0"/>
        </w:rPr>
        <w:t xml:space="preserve"> with argument </w:t>
      </w:r>
      <w:r w:rsidRPr="00E77497">
        <w:rPr>
          <w:rFonts w:ascii="Times New Roman" w:hAnsi="Times New Roman"/>
          <w:i/>
          <w:snapToGrid w:val="0"/>
        </w:rPr>
        <w:t>thisArg</w:t>
      </w:r>
      <w:r w:rsidRPr="00E77497">
        <w:rPr>
          <w:snapToGrid w:val="0"/>
        </w:rPr>
        <w:t xml:space="preserve"> and optional arguments </w:t>
      </w:r>
      <w:r w:rsidRPr="00E77497">
        <w:rPr>
          <w:rFonts w:ascii="Times New Roman" w:hAnsi="Times New Roman"/>
          <w:i/>
          <w:snapToGrid w:val="0"/>
        </w:rPr>
        <w:t>arg1</w:t>
      </w:r>
      <w:r w:rsidRPr="00E77497">
        <w:rPr>
          <w:snapToGrid w:val="0"/>
        </w:rPr>
        <w:t xml:space="preserve">, </w:t>
      </w:r>
      <w:r w:rsidRPr="00E77497">
        <w:rPr>
          <w:rFonts w:ascii="Times New Roman" w:hAnsi="Times New Roman"/>
          <w:i/>
          <w:snapToGrid w:val="0"/>
        </w:rPr>
        <w:t>arg2</w:t>
      </w:r>
      <w:r w:rsidRPr="00E77497">
        <w:rPr>
          <w:snapToGrid w:val="0"/>
        </w:rPr>
        <w:t xml:space="preserve"> etc, the following steps are taken:</w:t>
      </w:r>
    </w:p>
    <w:p w14:paraId="74BB063A" w14:textId="77777777" w:rsidR="004C02EF" w:rsidRPr="00E77497" w:rsidRDefault="004C02EF" w:rsidP="00834A33">
      <w:pPr>
        <w:pStyle w:val="Alg4"/>
        <w:numPr>
          <w:ilvl w:val="0"/>
          <w:numId w:val="189"/>
        </w:numPr>
      </w:pPr>
      <w:r w:rsidRPr="00E77497">
        <w:t xml:space="preserve"> If IsCallable(</w:t>
      </w:r>
      <w:r w:rsidRPr="00E77497">
        <w:rPr>
          <w:i/>
        </w:rPr>
        <w:t>func</w:t>
      </w:r>
      <w:r w:rsidRPr="00E77497">
        <w:t xml:space="preserve">) is </w:t>
      </w:r>
      <w:r w:rsidRPr="00E77497">
        <w:rPr>
          <w:b/>
        </w:rPr>
        <w:t>false</w:t>
      </w:r>
      <w:r w:rsidRPr="00E77497">
        <w:t xml:space="preserve">, then throw a </w:t>
      </w:r>
      <w:r w:rsidRPr="00E77497">
        <w:rPr>
          <w:b/>
        </w:rPr>
        <w:t>TypeError</w:t>
      </w:r>
      <w:r w:rsidRPr="00E77497">
        <w:t xml:space="preserve"> exception.</w:t>
      </w:r>
    </w:p>
    <w:p w14:paraId="45EAC832" w14:textId="77777777" w:rsidR="004C02EF" w:rsidRPr="00E77497" w:rsidRDefault="004C02EF" w:rsidP="00834A33">
      <w:pPr>
        <w:pStyle w:val="Alg4"/>
        <w:numPr>
          <w:ilvl w:val="0"/>
          <w:numId w:val="189"/>
        </w:numPr>
      </w:pPr>
      <w:r w:rsidRPr="00E77497">
        <w:t xml:space="preserve">Let </w:t>
      </w:r>
      <w:r w:rsidRPr="00E77497">
        <w:rPr>
          <w:i/>
        </w:rPr>
        <w:t>argList</w:t>
      </w:r>
      <w:r w:rsidRPr="00E77497">
        <w:t xml:space="preserve"> be an empty List.</w:t>
      </w:r>
    </w:p>
    <w:p w14:paraId="5B0EFA02" w14:textId="77777777" w:rsidR="004C02EF" w:rsidRPr="00E77497" w:rsidRDefault="004C02EF" w:rsidP="00834A33">
      <w:pPr>
        <w:pStyle w:val="Alg4"/>
        <w:numPr>
          <w:ilvl w:val="0"/>
          <w:numId w:val="189"/>
        </w:numPr>
      </w:pPr>
      <w:r w:rsidRPr="00E77497">
        <w:t xml:space="preserve">If this method was called with more than one argument then in left to right order starting with </w:t>
      </w:r>
      <w:r w:rsidRPr="00E77497">
        <w:rPr>
          <w:i/>
        </w:rPr>
        <w:t>arg1</w:t>
      </w:r>
      <w:r w:rsidRPr="00E77497">
        <w:t xml:space="preserve"> append each argument as the last element of </w:t>
      </w:r>
      <w:r w:rsidRPr="00E77497">
        <w:rPr>
          <w:i/>
        </w:rPr>
        <w:t>argList</w:t>
      </w:r>
    </w:p>
    <w:p w14:paraId="689A0261" w14:textId="77777777" w:rsidR="004C02EF" w:rsidRPr="00E77497" w:rsidRDefault="004C02EF" w:rsidP="00834A33">
      <w:pPr>
        <w:pStyle w:val="Alg4"/>
        <w:numPr>
          <w:ilvl w:val="0"/>
          <w:numId w:val="189"/>
        </w:numPr>
        <w:spacing w:after="120"/>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the </w:t>
      </w:r>
      <w:r w:rsidRPr="00E77497">
        <w:rPr>
          <w:b/>
        </w:rPr>
        <w:t>this</w:t>
      </w:r>
      <w:r w:rsidRPr="00E77497">
        <w:t xml:space="preserve"> value and </w:t>
      </w:r>
      <w:r w:rsidRPr="00E77497">
        <w:rPr>
          <w:i/>
        </w:rPr>
        <w:t>argList</w:t>
      </w:r>
      <w:r w:rsidRPr="00E77497">
        <w:t xml:space="preserve"> as the list of arguments.</w:t>
      </w:r>
    </w:p>
    <w:p w14:paraId="775A3367"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call</w:t>
      </w:r>
      <w:r w:rsidRPr="00E77497">
        <w:t xml:space="preserve"> method is </w:t>
      </w:r>
      <w:r w:rsidRPr="00E77497">
        <w:rPr>
          <w:b/>
        </w:rPr>
        <w:t>1</w:t>
      </w:r>
      <w:r w:rsidRPr="00E77497">
        <w:t>.</w:t>
      </w:r>
    </w:p>
    <w:p w14:paraId="5A72F366" w14:textId="77777777" w:rsidR="004C02EF" w:rsidRPr="00E77497" w:rsidRDefault="004C02EF" w:rsidP="004C02EF">
      <w:pPr>
        <w:pStyle w:val="Note"/>
      </w:pPr>
      <w:r w:rsidRPr="00E77497">
        <w:t>NOTE</w:t>
      </w:r>
      <w:r w:rsidRPr="00E77497">
        <w:tab/>
        <w:t xml:space="preserve">The thisArg value is passed without modification as the </w:t>
      </w:r>
      <w:r w:rsidRPr="00E77497">
        <w:rPr>
          <w:b/>
        </w:rPr>
        <w:t>this</w:t>
      </w:r>
      <w:r w:rsidRPr="00E77497">
        <w:t xml:space="preserve"> value. This is a change from Edition </w:t>
      </w:r>
      <w:r w:rsidR="00531E56" w:rsidRPr="00E77497">
        <w:t>3</w:t>
      </w:r>
      <w:r w:rsidRPr="00E77497">
        <w:t xml:space="preserve">, where a </w:t>
      </w:r>
      <w:r w:rsidRPr="00E77497">
        <w:rPr>
          <w:b/>
        </w:rPr>
        <w:t>undefined</w:t>
      </w:r>
      <w:r w:rsidRPr="00E77497">
        <w:t xml:space="preserve"> or </w:t>
      </w:r>
      <w:r w:rsidRPr="00E77497">
        <w:rPr>
          <w:b/>
        </w:rPr>
        <w:t>null</w:t>
      </w:r>
      <w:r w:rsidRPr="00E77497">
        <w:t xml:space="preserve"> thisArg is replaced with the global object and ToObject is applied to all other values and that result is passed as the </w:t>
      </w:r>
      <w:r w:rsidRPr="00E77497">
        <w:rPr>
          <w:b/>
        </w:rPr>
        <w:t>this</w:t>
      </w:r>
      <w:r w:rsidRPr="00E77497">
        <w:t xml:space="preserve"> value.</w:t>
      </w:r>
    </w:p>
    <w:p w14:paraId="06F06900" w14:textId="77777777" w:rsidR="004C02EF" w:rsidRPr="00E77497" w:rsidRDefault="004C02EF" w:rsidP="004C02EF">
      <w:pPr>
        <w:pStyle w:val="40"/>
        <w:numPr>
          <w:ilvl w:val="0"/>
          <w:numId w:val="0"/>
        </w:numPr>
      </w:pPr>
      <w:bookmarkStart w:id="28639" w:name="_Ref457710564"/>
      <w:bookmarkStart w:id="28640" w:name="_Toc472818919"/>
      <w:r w:rsidRPr="00E77497">
        <w:t>15.3.4.5</w:t>
      </w:r>
      <w:r w:rsidRPr="00E77497">
        <w:tab/>
        <w:t>Function.prototype.bind (thisArg [, arg1 [, arg2, …]])</w:t>
      </w:r>
    </w:p>
    <w:p w14:paraId="4FF8C96A" w14:textId="77777777" w:rsidR="004C02EF" w:rsidRPr="00E77497" w:rsidRDefault="004C02EF" w:rsidP="004C02EF">
      <w:r w:rsidRPr="00E77497">
        <w:t xml:space="preserve">The bind method takes one or more arguments, </w:t>
      </w:r>
      <w:r w:rsidRPr="00E77497">
        <w:rPr>
          <w:rFonts w:ascii="Times New Roman" w:hAnsi="Times New Roman"/>
          <w:i/>
        </w:rPr>
        <w:t>thisArg</w:t>
      </w:r>
      <w:r w:rsidRPr="00E77497">
        <w:t xml:space="preserve"> and (optionally) </w:t>
      </w:r>
      <w:r w:rsidRPr="00E77497">
        <w:rPr>
          <w:rFonts w:ascii="Times New Roman" w:hAnsi="Times New Roman"/>
          <w:i/>
        </w:rPr>
        <w:t>arg1</w:t>
      </w:r>
      <w:r w:rsidRPr="00E77497">
        <w:t xml:space="preserve">, </w:t>
      </w:r>
      <w:r w:rsidRPr="00E77497">
        <w:rPr>
          <w:rFonts w:ascii="Times New Roman" w:hAnsi="Times New Roman"/>
          <w:i/>
        </w:rPr>
        <w:t>arg2</w:t>
      </w:r>
      <w:r w:rsidRPr="00E77497">
        <w:t>, etc, and returns a new function object by performing the following steps:</w:t>
      </w:r>
    </w:p>
    <w:p w14:paraId="1653CBFD" w14:textId="77777777" w:rsidR="004C02EF" w:rsidRPr="00E77497" w:rsidRDefault="004C02EF" w:rsidP="00834A33">
      <w:pPr>
        <w:pStyle w:val="Alg4"/>
        <w:numPr>
          <w:ilvl w:val="0"/>
          <w:numId w:val="190"/>
        </w:numPr>
      </w:pPr>
      <w:r w:rsidRPr="00E77497">
        <w:t xml:space="preserve">Let </w:t>
      </w:r>
      <w:r w:rsidRPr="00E77497">
        <w:rPr>
          <w:i/>
        </w:rPr>
        <w:t xml:space="preserve">Target </w:t>
      </w:r>
      <w:r w:rsidRPr="00E77497">
        <w:t xml:space="preserve">be the </w:t>
      </w:r>
      <w:r w:rsidRPr="00E77497">
        <w:rPr>
          <w:b/>
        </w:rPr>
        <w:t xml:space="preserve">this </w:t>
      </w:r>
      <w:r w:rsidRPr="00E77497">
        <w:t>value.</w:t>
      </w:r>
    </w:p>
    <w:p w14:paraId="27C572A4" w14:textId="77777777" w:rsidR="004C02EF" w:rsidRPr="00E77497" w:rsidRDefault="004C02EF" w:rsidP="00834A33">
      <w:pPr>
        <w:pStyle w:val="Alg4"/>
        <w:numPr>
          <w:ilvl w:val="0"/>
          <w:numId w:val="190"/>
        </w:numPr>
      </w:pPr>
      <w:r w:rsidRPr="00E77497">
        <w:t>If IsCallable(</w:t>
      </w:r>
      <w:r w:rsidRPr="00E77497">
        <w:rPr>
          <w:i/>
        </w:rPr>
        <w:t>Target</w:t>
      </w:r>
      <w:r w:rsidRPr="00E77497">
        <w:t xml:space="preserve">) is </w:t>
      </w:r>
      <w:r w:rsidRPr="00E77497">
        <w:rPr>
          <w:b/>
        </w:rPr>
        <w:t>false</w:t>
      </w:r>
      <w:r w:rsidRPr="00E77497">
        <w:t xml:space="preserve">, throw a </w:t>
      </w:r>
      <w:r w:rsidRPr="00E77497">
        <w:rPr>
          <w:b/>
        </w:rPr>
        <w:t xml:space="preserve">TypeError </w:t>
      </w:r>
      <w:r w:rsidRPr="00E77497">
        <w:t>exception.</w:t>
      </w:r>
    </w:p>
    <w:p w14:paraId="5CCBCD3A" w14:textId="77777777" w:rsidR="004C02EF" w:rsidRPr="00E77497" w:rsidRDefault="004C02EF" w:rsidP="00834A33">
      <w:pPr>
        <w:pStyle w:val="Alg4"/>
        <w:numPr>
          <w:ilvl w:val="0"/>
          <w:numId w:val="190"/>
        </w:numPr>
      </w:pPr>
      <w:r w:rsidRPr="00E77497">
        <w:t xml:space="preserve">Let </w:t>
      </w:r>
      <w:r w:rsidRPr="00E77497">
        <w:rPr>
          <w:i/>
        </w:rPr>
        <w:t xml:space="preserve">A </w:t>
      </w:r>
      <w:r w:rsidRPr="00E77497">
        <w:t xml:space="preserve">be a new (possibly empty) internal list </w:t>
      </w:r>
      <w:ins w:id="28641" w:author="Rev 10 Allen Wirfs-Brock" w:date="2012-08-13T16:08:00Z">
        <w:r w:rsidR="0003414D">
          <w:t xml:space="preserve">consisting </w:t>
        </w:r>
      </w:ins>
      <w:r w:rsidRPr="00E77497">
        <w:t xml:space="preserve">of all of the argument values provided after </w:t>
      </w:r>
      <w:r w:rsidRPr="00E77497">
        <w:rPr>
          <w:i/>
        </w:rPr>
        <w:t xml:space="preserve">thisArg </w:t>
      </w:r>
      <w:r w:rsidRPr="00E77497">
        <w:t>(</w:t>
      </w:r>
      <w:r w:rsidRPr="00E77497">
        <w:rPr>
          <w:i/>
        </w:rPr>
        <w:t>arg1</w:t>
      </w:r>
      <w:r w:rsidRPr="00E77497">
        <w:t xml:space="preserve">, </w:t>
      </w:r>
      <w:r w:rsidRPr="00E77497">
        <w:rPr>
          <w:i/>
        </w:rPr>
        <w:t>arg2</w:t>
      </w:r>
      <w:r w:rsidRPr="00E77497">
        <w:t xml:space="preserve"> etc), in order.</w:t>
      </w:r>
    </w:p>
    <w:p w14:paraId="118D0722" w14:textId="77777777" w:rsidR="004C02EF" w:rsidRPr="00E77497" w:rsidRDefault="004C02EF" w:rsidP="00834A33">
      <w:pPr>
        <w:pStyle w:val="Alg4"/>
        <w:numPr>
          <w:ilvl w:val="0"/>
          <w:numId w:val="190"/>
        </w:numPr>
      </w:pPr>
      <w:r w:rsidRPr="00E77497">
        <w:t xml:space="preserve">Let </w:t>
      </w:r>
      <w:r w:rsidRPr="00E77497">
        <w:rPr>
          <w:i/>
        </w:rPr>
        <w:t>F</w:t>
      </w:r>
      <w:r w:rsidRPr="00E77497">
        <w:t xml:space="preserve"> be a new native ECMAScript object .</w:t>
      </w:r>
    </w:p>
    <w:p w14:paraId="6A576DC1" w14:textId="77777777" w:rsidR="004C02EF" w:rsidRPr="00E77497" w:rsidRDefault="004C02EF" w:rsidP="00834A33">
      <w:pPr>
        <w:pStyle w:val="Alg4"/>
        <w:numPr>
          <w:ilvl w:val="0"/>
          <w:numId w:val="190"/>
        </w:numPr>
      </w:pPr>
      <w:r w:rsidRPr="00E77497">
        <w:t>Set all the internal methods</w:t>
      </w:r>
      <w:del w:id="28642" w:author="Rev 7 Allen Wirfs-Brock" w:date="2012-04-19T15:38:00Z">
        <w:r w:rsidRPr="00E77497" w:rsidDel="00014C7C">
          <w:delText>, except for [[Get]],</w:delText>
        </w:r>
      </w:del>
      <w:r w:rsidRPr="00E77497">
        <w:t xml:space="preserve"> of </w:t>
      </w:r>
      <w:r w:rsidRPr="00E77497">
        <w:rPr>
          <w:i/>
        </w:rPr>
        <w:t>F</w:t>
      </w:r>
      <w:r w:rsidRPr="00E77497">
        <w:t xml:space="preserve"> as specified in 8.12.</w:t>
      </w:r>
    </w:p>
    <w:p w14:paraId="371A6D1D" w14:textId="77777777" w:rsidR="004C02EF" w:rsidRPr="00E77497" w:rsidDel="00014C7C" w:rsidRDefault="004C02EF" w:rsidP="00834A33">
      <w:pPr>
        <w:pStyle w:val="Alg4"/>
        <w:numPr>
          <w:ilvl w:val="0"/>
          <w:numId w:val="190"/>
        </w:numPr>
        <w:rPr>
          <w:del w:id="28643" w:author="Rev 7 Allen Wirfs-Brock" w:date="2012-04-19T15:37:00Z"/>
        </w:rPr>
      </w:pPr>
      <w:del w:id="28644" w:author="Rev 7 Allen Wirfs-Brock" w:date="2012-04-19T15:37:00Z">
        <w:r w:rsidRPr="00E77497" w:rsidDel="00014C7C">
          <w:delText xml:space="preserve">Set the [[Get]] internal property of </w:delText>
        </w:r>
        <w:r w:rsidRPr="00E77497" w:rsidDel="00014C7C">
          <w:rPr>
            <w:i/>
          </w:rPr>
          <w:delText xml:space="preserve">F </w:delText>
        </w:r>
        <w:r w:rsidRPr="00E77497" w:rsidDel="00014C7C">
          <w:delText>as specified in 15.3.5.4.</w:delText>
        </w:r>
      </w:del>
    </w:p>
    <w:p w14:paraId="0BD8CFE0" w14:textId="77777777" w:rsidR="003E4A2D" w:rsidRPr="00E77497" w:rsidRDefault="003E4A2D" w:rsidP="003E4A2D">
      <w:pPr>
        <w:pStyle w:val="Alg4"/>
        <w:numPr>
          <w:ilvl w:val="0"/>
          <w:numId w:val="190"/>
        </w:numPr>
        <w:rPr>
          <w:ins w:id="28645" w:author="Rev 7 Allen Wirfs-Brock" w:date="2012-04-11T17:17:00Z"/>
        </w:rPr>
      </w:pPr>
      <w:ins w:id="28646" w:author="Rev 7 Allen Wirfs-Brock" w:date="2012-04-11T17:17:00Z">
        <w:r w:rsidRPr="00E77497">
          <w:t xml:space="preserve">Set the [[Extensible]] internal property of </w:t>
        </w:r>
        <w:r w:rsidRPr="00E77497">
          <w:rPr>
            <w:i/>
          </w:rPr>
          <w:t>F</w:t>
        </w:r>
        <w:r w:rsidRPr="00E77497">
          <w:t xml:space="preserve"> to </w:t>
        </w:r>
        <w:r w:rsidRPr="00E77497">
          <w:rPr>
            <w:b/>
          </w:rPr>
          <w:t>true</w:t>
        </w:r>
        <w:r w:rsidRPr="00E77497">
          <w:t>.</w:t>
        </w:r>
      </w:ins>
    </w:p>
    <w:p w14:paraId="17AB6BCA" w14:textId="77777777" w:rsidR="004C02EF" w:rsidRPr="00E77497" w:rsidRDefault="004C02EF" w:rsidP="00834A33">
      <w:pPr>
        <w:pStyle w:val="Alg4"/>
        <w:numPr>
          <w:ilvl w:val="0"/>
          <w:numId w:val="190"/>
        </w:numPr>
      </w:pPr>
      <w:r w:rsidRPr="00E77497">
        <w:t xml:space="preserve">Set the [[TargetFunction]] internal property of </w:t>
      </w:r>
      <w:r w:rsidRPr="00E77497">
        <w:rPr>
          <w:i/>
        </w:rPr>
        <w:t xml:space="preserve">F </w:t>
      </w:r>
      <w:r w:rsidRPr="00E77497">
        <w:t xml:space="preserve">to </w:t>
      </w:r>
      <w:r w:rsidRPr="00E77497">
        <w:rPr>
          <w:i/>
        </w:rPr>
        <w:t>Target</w:t>
      </w:r>
      <w:r w:rsidRPr="00E77497">
        <w:t>.</w:t>
      </w:r>
    </w:p>
    <w:p w14:paraId="2652ECB1" w14:textId="77777777" w:rsidR="004C02EF" w:rsidRPr="00E77497" w:rsidRDefault="004C02EF" w:rsidP="00834A33">
      <w:pPr>
        <w:pStyle w:val="Alg4"/>
        <w:numPr>
          <w:ilvl w:val="0"/>
          <w:numId w:val="190"/>
        </w:numPr>
      </w:pPr>
      <w:r w:rsidRPr="00E77497">
        <w:t xml:space="preserve">Set the [[BoundThis]] internal property of </w:t>
      </w:r>
      <w:r w:rsidRPr="00E77497">
        <w:rPr>
          <w:i/>
        </w:rPr>
        <w:t>F</w:t>
      </w:r>
      <w:r w:rsidRPr="00E77497">
        <w:t xml:space="preserve"> to the value of </w:t>
      </w:r>
      <w:r w:rsidRPr="00E77497">
        <w:rPr>
          <w:i/>
        </w:rPr>
        <w:t>thisArg</w:t>
      </w:r>
      <w:r w:rsidRPr="00E77497">
        <w:t>.</w:t>
      </w:r>
    </w:p>
    <w:p w14:paraId="564F00A4" w14:textId="77777777" w:rsidR="004C02EF" w:rsidRPr="00E77497" w:rsidRDefault="004C02EF" w:rsidP="00834A33">
      <w:pPr>
        <w:pStyle w:val="Alg4"/>
        <w:numPr>
          <w:ilvl w:val="0"/>
          <w:numId w:val="190"/>
        </w:numPr>
      </w:pPr>
      <w:r w:rsidRPr="00E77497">
        <w:t xml:space="preserve">Set the [[BoundArgs]] internal property of </w:t>
      </w:r>
      <w:r w:rsidRPr="00E77497">
        <w:rPr>
          <w:i/>
        </w:rPr>
        <w:t xml:space="preserve">F </w:t>
      </w:r>
      <w:r w:rsidRPr="00E77497">
        <w:t xml:space="preserve">to </w:t>
      </w:r>
      <w:r w:rsidRPr="00E77497">
        <w:rPr>
          <w:i/>
        </w:rPr>
        <w:t>A</w:t>
      </w:r>
      <w:r w:rsidRPr="00E77497">
        <w:t>.</w:t>
      </w:r>
    </w:p>
    <w:p w14:paraId="2FD87237" w14:textId="77777777" w:rsidR="004C02EF" w:rsidRPr="00E77497" w:rsidRDefault="004C02EF" w:rsidP="00834A33">
      <w:pPr>
        <w:pStyle w:val="Alg4"/>
        <w:numPr>
          <w:ilvl w:val="0"/>
          <w:numId w:val="190"/>
        </w:numPr>
      </w:pPr>
      <w:del w:id="28647" w:author="Allen Wirfs-Brock" w:date="2011-07-02T13:53:00Z">
        <w:r w:rsidRPr="00E77497" w:rsidDel="00236470">
          <w:delText xml:space="preserve">Set </w:delText>
        </w:r>
      </w:del>
      <w:ins w:id="28648" w:author="Allen Wirfs-Brock" w:date="2011-07-02T13:53:00Z">
        <w:r w:rsidR="00236470" w:rsidRPr="00E77497">
          <w:t xml:space="preserve">Add </w:t>
        </w:r>
      </w:ins>
      <w:r w:rsidRPr="00E77497">
        <w:t>the [[</w:t>
      </w:r>
      <w:del w:id="28649" w:author="Allen Wirfs-Brock" w:date="2011-07-02T13:53:00Z">
        <w:r w:rsidRPr="00E77497" w:rsidDel="00236470">
          <w:delText>Class</w:delText>
        </w:r>
      </w:del>
      <w:ins w:id="28650" w:author="Allen Wirfs-Brock" w:date="2011-07-02T13:53:00Z">
        <w:del w:id="28651" w:author="Rev 3 Allen Wirfs-Brock" w:date="2011-09-07T15:32:00Z">
          <w:r w:rsidR="00236470" w:rsidRPr="00E77497" w:rsidDel="007516CC">
            <w:delText>IsFunction</w:delText>
          </w:r>
        </w:del>
      </w:ins>
      <w:ins w:id="28652" w:author="Rev 3 Allen Wirfs-Brock" w:date="2011-09-07T15:32:00Z">
        <w:r w:rsidR="007516CC" w:rsidRPr="00E77497">
          <w:t>NativeBrand</w:t>
        </w:r>
      </w:ins>
      <w:r w:rsidRPr="00E77497">
        <w:t>]] internal property</w:t>
      </w:r>
      <w:ins w:id="28653" w:author="Rev 3 Allen Wirfs-Brock" w:date="2011-09-07T15:32:00Z">
        <w:r w:rsidR="007516CC" w:rsidRPr="00E77497">
          <w:t xml:space="preserve"> with value NativeFunction</w:t>
        </w:r>
      </w:ins>
      <w:r w:rsidRPr="00E77497">
        <w:t xml:space="preserve"> </w:t>
      </w:r>
      <w:del w:id="28654" w:author="Allen Wirfs-Brock" w:date="2011-07-02T13:54:00Z">
        <w:r w:rsidRPr="00E77497" w:rsidDel="00236470">
          <w:delText xml:space="preserve">of </w:delText>
        </w:r>
      </w:del>
      <w:ins w:id="28655" w:author="Allen Wirfs-Brock" w:date="2011-07-02T13:54:00Z">
        <w:r w:rsidR="00236470" w:rsidRPr="00E77497">
          <w:t xml:space="preserve">to </w:t>
        </w:r>
      </w:ins>
      <w:r w:rsidRPr="00E77497">
        <w:rPr>
          <w:i/>
        </w:rPr>
        <w:t>F</w:t>
      </w:r>
      <w:del w:id="28656" w:author="Allen Wirfs-Brock rev2" w:date="2011-07-20T13:52:00Z">
        <w:r w:rsidRPr="00E77497" w:rsidDel="002E2C0B">
          <w:delText xml:space="preserve"> to </w:delText>
        </w:r>
      </w:del>
      <w:del w:id="28657" w:author="Allen Wirfs-Brock" w:date="2011-07-02T13:54:00Z">
        <w:r w:rsidRPr="00E77497" w:rsidDel="00236470">
          <w:rPr>
            <w:b/>
          </w:rPr>
          <w:delText>"Function"</w:delText>
        </w:r>
      </w:del>
      <w:r w:rsidRPr="00E77497">
        <w:t>.</w:t>
      </w:r>
    </w:p>
    <w:p w14:paraId="1DA26B45" w14:textId="77777777" w:rsidR="004C02EF" w:rsidRPr="00E77497" w:rsidRDefault="004C02EF" w:rsidP="00834A33">
      <w:pPr>
        <w:pStyle w:val="Alg4"/>
        <w:numPr>
          <w:ilvl w:val="0"/>
          <w:numId w:val="190"/>
        </w:numPr>
      </w:pPr>
      <w:r w:rsidRPr="00E77497">
        <w:t xml:space="preserve">Set the [[Prototype]] internal property of </w:t>
      </w:r>
      <w:r w:rsidRPr="00E77497">
        <w:rPr>
          <w:i/>
        </w:rPr>
        <w:t xml:space="preserve">F </w:t>
      </w:r>
      <w:r w:rsidRPr="00E77497">
        <w:t xml:space="preserve">to the </w:t>
      </w:r>
      <w:ins w:id="28658" w:author="Rev 7 Allen Wirfs-Brock" w:date="2012-04-11T17:15:00Z">
        <w:r w:rsidR="003E4A2D">
          <w:t>intrinsic %FunctionPrototype%</w:t>
        </w:r>
      </w:ins>
      <w:del w:id="28659" w:author="Rev 7 Allen Wirfs-Brock" w:date="2012-04-11T17:15:00Z">
        <w:r w:rsidRPr="00E77497" w:rsidDel="003E4A2D">
          <w:delText>standard built-in Function prototype object as specified in 15.3.3.1</w:delText>
        </w:r>
      </w:del>
      <w:r w:rsidRPr="00E77497">
        <w:t>.</w:t>
      </w:r>
    </w:p>
    <w:p w14:paraId="7AF9EDE2" w14:textId="77777777" w:rsidR="004C02EF" w:rsidRPr="00E77497" w:rsidRDefault="004C02EF" w:rsidP="00834A33">
      <w:pPr>
        <w:pStyle w:val="Alg4"/>
        <w:numPr>
          <w:ilvl w:val="0"/>
          <w:numId w:val="190"/>
        </w:numPr>
      </w:pPr>
      <w:r w:rsidRPr="00E77497">
        <w:t xml:space="preserve">Set the [[Call]] internal property of </w:t>
      </w:r>
      <w:r w:rsidRPr="00E77497">
        <w:rPr>
          <w:i/>
        </w:rPr>
        <w:t xml:space="preserve">F </w:t>
      </w:r>
      <w:r w:rsidRPr="00E77497">
        <w:t>as described in 15.3.4.5.1.</w:t>
      </w:r>
    </w:p>
    <w:p w14:paraId="612803AA" w14:textId="77777777" w:rsidR="004C02EF" w:rsidRPr="00E77497" w:rsidRDefault="004C02EF" w:rsidP="00834A33">
      <w:pPr>
        <w:pStyle w:val="Alg4"/>
        <w:numPr>
          <w:ilvl w:val="0"/>
          <w:numId w:val="190"/>
        </w:numPr>
      </w:pPr>
      <w:r w:rsidRPr="00E77497">
        <w:t xml:space="preserve">Set the [[Construct]] internal property of </w:t>
      </w:r>
      <w:r w:rsidRPr="00E77497">
        <w:rPr>
          <w:i/>
        </w:rPr>
        <w:t xml:space="preserve">F </w:t>
      </w:r>
      <w:r w:rsidRPr="00E77497">
        <w:t>as described in 15.3.4.5.2.</w:t>
      </w:r>
    </w:p>
    <w:p w14:paraId="572187AB" w14:textId="77777777" w:rsidR="004C02EF" w:rsidRPr="00E77497" w:rsidRDefault="004C02EF" w:rsidP="00834A33">
      <w:pPr>
        <w:pStyle w:val="Alg4"/>
        <w:numPr>
          <w:ilvl w:val="0"/>
          <w:numId w:val="190"/>
        </w:numPr>
      </w:pPr>
      <w:r w:rsidRPr="00E77497">
        <w:t xml:space="preserve">Set the [[HasInstance]] internal property of </w:t>
      </w:r>
      <w:r w:rsidRPr="00E77497">
        <w:rPr>
          <w:i/>
        </w:rPr>
        <w:t xml:space="preserve">F </w:t>
      </w:r>
      <w:r w:rsidRPr="00E77497">
        <w:t>as described in 15.3.4.5.3.</w:t>
      </w:r>
    </w:p>
    <w:p w14:paraId="3C5E8F13" w14:textId="77777777" w:rsidR="004C02EF" w:rsidRPr="00E77497" w:rsidRDefault="004C02EF" w:rsidP="00834A33">
      <w:pPr>
        <w:pStyle w:val="Alg4"/>
        <w:numPr>
          <w:ilvl w:val="0"/>
          <w:numId w:val="190"/>
        </w:numPr>
      </w:pPr>
      <w:r w:rsidRPr="00E77497">
        <w:t xml:space="preserve">If </w:t>
      </w:r>
      <w:del w:id="28660" w:author="Allen Wirfs-Brock" w:date="2011-07-02T13:54:00Z">
        <w:r w:rsidRPr="00E77497" w:rsidDel="00236470">
          <w:delText xml:space="preserve">the [[Class]] internal property of </w:delText>
        </w:r>
      </w:del>
      <w:r w:rsidRPr="00E77497">
        <w:rPr>
          <w:i/>
        </w:rPr>
        <w:t xml:space="preserve">Target </w:t>
      </w:r>
      <w:del w:id="28661" w:author="Allen Wirfs-Brock" w:date="2011-07-02T13:54:00Z">
        <w:r w:rsidRPr="00E77497" w:rsidDel="00963019">
          <w:delText xml:space="preserve">is </w:delText>
        </w:r>
        <w:r w:rsidRPr="00E77497" w:rsidDel="00963019">
          <w:rPr>
            <w:b/>
          </w:rPr>
          <w:delText>"Function"</w:delText>
        </w:r>
      </w:del>
      <w:ins w:id="28662" w:author="Allen Wirfs-Brock" w:date="2011-07-02T13:54:00Z">
        <w:r w:rsidR="00963019" w:rsidRPr="00E77497">
          <w:t>has the [[</w:t>
        </w:r>
        <w:del w:id="28663" w:author="Rev 3 Allen Wirfs-Brock" w:date="2011-09-07T15:34:00Z">
          <w:r w:rsidR="00963019" w:rsidRPr="00E77497" w:rsidDel="007516CC">
            <w:delText>IsFunction</w:delText>
          </w:r>
        </w:del>
      </w:ins>
      <w:ins w:id="28664" w:author="Rev 3 Allen Wirfs-Brock" w:date="2011-09-07T15:34:00Z">
        <w:r w:rsidR="007516CC" w:rsidRPr="00E77497">
          <w:t>NativeBrand</w:t>
        </w:r>
      </w:ins>
      <w:ins w:id="28665" w:author="Allen Wirfs-Brock" w:date="2011-07-02T13:54:00Z">
        <w:r w:rsidR="00963019" w:rsidRPr="00E77497">
          <w:t>]] internal property</w:t>
        </w:r>
      </w:ins>
      <w:ins w:id="28666" w:author="Rev 3 Allen Wirfs-Brock" w:date="2011-09-07T15:34:00Z">
        <w:r w:rsidR="007516CC" w:rsidRPr="00E77497">
          <w:t xml:space="preserve"> with value NativeFunction</w:t>
        </w:r>
      </w:ins>
      <w:r w:rsidRPr="00E77497">
        <w:t>, then</w:t>
      </w:r>
    </w:p>
    <w:p w14:paraId="12A3B195" w14:textId="77777777" w:rsidR="009C14D5" w:rsidRDefault="009C14D5" w:rsidP="00834A33">
      <w:pPr>
        <w:pStyle w:val="Alg4"/>
        <w:numPr>
          <w:ilvl w:val="1"/>
          <w:numId w:val="190"/>
        </w:numPr>
        <w:rPr>
          <w:ins w:id="28667" w:author="Rev 6 Allen Wirfs-Brock" w:date="2012-02-27T17:05:00Z"/>
        </w:rPr>
      </w:pPr>
      <w:ins w:id="28668" w:author="Rev 6 Allen Wirfs-Brock" w:date="2012-02-27T17:05:00Z">
        <w:r>
          <w:t xml:space="preserve">Let </w:t>
        </w:r>
        <w:r w:rsidRPr="009C14D5">
          <w:rPr>
            <w:i/>
          </w:rPr>
          <w:t>targetLen</w:t>
        </w:r>
        <w:r>
          <w:t xml:space="preserve"> be the result of calling the [[Get]] internal method of </w:t>
        </w:r>
        <w:r w:rsidRPr="009C14D5">
          <w:rPr>
            <w:i/>
          </w:rPr>
          <w:t>Target</w:t>
        </w:r>
        <w:r>
          <w:t xml:space="preserve"> with argument </w:t>
        </w:r>
      </w:ins>
      <w:ins w:id="28669" w:author="Rev 6 Allen Wirfs-Brock" w:date="2012-02-27T17:06:00Z">
        <w:r w:rsidRPr="00E77497">
          <w:rPr>
            <w:rFonts w:ascii="Courier New" w:hAnsi="Courier New" w:cs="Courier New"/>
            <w:b/>
          </w:rPr>
          <w:t>"</w:t>
        </w:r>
        <w:r>
          <w:rPr>
            <w:rFonts w:ascii="Courier New" w:hAnsi="Courier New" w:cs="Courier New"/>
            <w:b/>
          </w:rPr>
          <w:t>length</w:t>
        </w:r>
        <w:r w:rsidRPr="00E77497">
          <w:rPr>
            <w:rFonts w:ascii="Courier New" w:hAnsi="Courier New" w:cs="Courier New"/>
            <w:b/>
          </w:rPr>
          <w:t>"</w:t>
        </w:r>
      </w:ins>
      <w:ins w:id="28670" w:author="Rev 6 Allen Wirfs-Brock" w:date="2012-02-27T17:05:00Z">
        <w:r>
          <w:t>.</w:t>
        </w:r>
      </w:ins>
    </w:p>
    <w:p w14:paraId="2CE06743" w14:textId="77777777" w:rsidR="005C2F19" w:rsidRDefault="005C2F19" w:rsidP="00834A33">
      <w:pPr>
        <w:pStyle w:val="Alg4"/>
        <w:numPr>
          <w:ilvl w:val="1"/>
          <w:numId w:val="190"/>
        </w:numPr>
        <w:rPr>
          <w:ins w:id="28671" w:author="Rev 7 Allen Wirfs-Brock" w:date="2012-04-09T17:27:00Z"/>
        </w:rPr>
      </w:pPr>
      <w:ins w:id="28672" w:author="Rev 7 Allen Wirfs-Brock" w:date="2012-04-09T17:27:00Z">
        <w:r>
          <w:t>ReturnIfAbrupt(</w:t>
        </w:r>
        <w:r>
          <w:rPr>
            <w:i/>
          </w:rPr>
          <w:t>targetLen</w:t>
        </w:r>
        <w:r>
          <w:t>).</w:t>
        </w:r>
      </w:ins>
    </w:p>
    <w:p w14:paraId="37E64FC7" w14:textId="77777777" w:rsidR="004C02EF" w:rsidRPr="00E77497" w:rsidRDefault="004C02EF" w:rsidP="00834A33">
      <w:pPr>
        <w:pStyle w:val="Alg4"/>
        <w:numPr>
          <w:ilvl w:val="1"/>
          <w:numId w:val="190"/>
        </w:numPr>
      </w:pPr>
      <w:r w:rsidRPr="00E77497">
        <w:t xml:space="preserve">Let </w:t>
      </w:r>
      <w:r w:rsidRPr="00E77497">
        <w:rPr>
          <w:i/>
        </w:rPr>
        <w:t xml:space="preserve">L </w:t>
      </w:r>
      <w:r w:rsidRPr="00E77497">
        <w:t>be</w:t>
      </w:r>
      <w:ins w:id="28673" w:author="Rev 6 Allen Wirfs-Brock" w:date="2012-02-27T17:11:00Z">
        <w:r w:rsidR="0075737E">
          <w:t xml:space="preserve"> the large</w:t>
        </w:r>
      </w:ins>
      <w:ins w:id="28674" w:author="Rev 6 Allen Wirfs-Brock" w:date="2012-02-27T17:14:00Z">
        <w:r w:rsidR="0075737E">
          <w:t>r</w:t>
        </w:r>
      </w:ins>
      <w:ins w:id="28675" w:author="Rev 6 Allen Wirfs-Brock" w:date="2012-02-27T17:11:00Z">
        <w:r w:rsidR="0075737E">
          <w:t xml:space="preserve"> of 0 and</w:t>
        </w:r>
      </w:ins>
      <w:ins w:id="28676" w:author="Rev 6 Allen Wirfs-Brock" w:date="2012-02-27T17:12:00Z">
        <w:r w:rsidR="0075737E">
          <w:t xml:space="preserve"> the result of</w:t>
        </w:r>
      </w:ins>
      <w:r w:rsidRPr="00E77497">
        <w:t xml:space="preserve"> </w:t>
      </w:r>
      <w:ins w:id="28677" w:author="Rev 6 Allen Wirfs-Brock" w:date="2012-02-27T17:07:00Z">
        <w:r w:rsidR="009C14D5" w:rsidRPr="009C14D5">
          <w:rPr>
            <w:i/>
          </w:rPr>
          <w:t>targetLen</w:t>
        </w:r>
      </w:ins>
      <w:del w:id="28678" w:author="Rev 6 Allen Wirfs-Brock" w:date="2012-02-27T17:07:00Z">
        <w:r w:rsidRPr="00E77497" w:rsidDel="009C14D5">
          <w:delText xml:space="preserve">the </w:delText>
        </w:r>
        <w:r w:rsidRPr="00E77497" w:rsidDel="009C14D5">
          <w:rPr>
            <w:b/>
          </w:rPr>
          <w:delText xml:space="preserve">length </w:delText>
        </w:r>
        <w:r w:rsidRPr="00E77497" w:rsidDel="009C14D5">
          <w:delText xml:space="preserve">property of </w:delText>
        </w:r>
        <w:r w:rsidRPr="00E77497" w:rsidDel="009C14D5">
          <w:rPr>
            <w:i/>
          </w:rPr>
          <w:delText>Target</w:delText>
        </w:r>
      </w:del>
      <w:r w:rsidRPr="00E77497">
        <w:rPr>
          <w:i/>
        </w:rPr>
        <w:t xml:space="preserve"> </w:t>
      </w:r>
      <w:r w:rsidRPr="00E77497">
        <w:t xml:space="preserve">minus the </w:t>
      </w:r>
      <w:del w:id="28679" w:author="Rev 6 Allen Wirfs-Brock" w:date="2012-02-27T17:07:00Z">
        <w:r w:rsidRPr="00E77497" w:rsidDel="0075737E">
          <w:delText xml:space="preserve">length </w:delText>
        </w:r>
      </w:del>
      <w:ins w:id="28680" w:author="Rev 6 Allen Wirfs-Brock" w:date="2012-02-27T17:07:00Z">
        <w:r w:rsidR="0075737E">
          <w:t>number of element</w:t>
        </w:r>
      </w:ins>
      <w:ins w:id="28681" w:author="Rev 10 Allen Wirfs-Brock" w:date="2012-08-13T16:07:00Z">
        <w:r w:rsidR="0003414D">
          <w:t>s</w:t>
        </w:r>
      </w:ins>
      <w:ins w:id="28682" w:author="Rev 6 Allen Wirfs-Brock" w:date="2012-02-27T17:07:00Z">
        <w:r w:rsidR="0075737E" w:rsidRPr="00E77497">
          <w:t xml:space="preserve"> </w:t>
        </w:r>
      </w:ins>
      <w:r w:rsidRPr="00E77497">
        <w:t xml:space="preserve">of </w:t>
      </w:r>
      <w:r w:rsidRPr="00E77497">
        <w:rPr>
          <w:i/>
        </w:rPr>
        <w:t>A</w:t>
      </w:r>
      <w:r w:rsidRPr="00E77497">
        <w:t>.</w:t>
      </w:r>
    </w:p>
    <w:p w14:paraId="198F685A" w14:textId="77777777" w:rsidR="004C02EF" w:rsidRPr="00E77497" w:rsidDel="0075737E" w:rsidRDefault="004C02EF" w:rsidP="00834A33">
      <w:pPr>
        <w:pStyle w:val="Alg4"/>
        <w:numPr>
          <w:ilvl w:val="1"/>
          <w:numId w:val="190"/>
        </w:numPr>
        <w:rPr>
          <w:del w:id="28683" w:author="Rev 6 Allen Wirfs-Brock" w:date="2012-02-27T17:15:00Z"/>
        </w:rPr>
      </w:pPr>
      <w:del w:id="28684" w:author="Rev 6 Allen Wirfs-Brock" w:date="2012-02-27T17:15:00Z">
        <w:r w:rsidRPr="00E77497" w:rsidDel="0075737E">
          <w:delText xml:space="preserve">Set the </w:delText>
        </w:r>
        <w:r w:rsidRPr="00E77497" w:rsidDel="0075737E">
          <w:rPr>
            <w:b/>
          </w:rPr>
          <w:delText xml:space="preserve">length </w:delText>
        </w:r>
        <w:r w:rsidRPr="00E77497" w:rsidDel="0075737E">
          <w:delText>own</w:delText>
        </w:r>
        <w:r w:rsidRPr="00E77497" w:rsidDel="0075737E">
          <w:rPr>
            <w:b/>
          </w:rPr>
          <w:delText xml:space="preserve"> </w:delText>
        </w:r>
        <w:r w:rsidRPr="00E77497" w:rsidDel="0075737E">
          <w:delText xml:space="preserve">property of </w:delText>
        </w:r>
        <w:r w:rsidRPr="00E77497" w:rsidDel="0075737E">
          <w:rPr>
            <w:i/>
          </w:rPr>
          <w:delText xml:space="preserve">F </w:delText>
        </w:r>
        <w:r w:rsidRPr="00E77497" w:rsidDel="0075737E">
          <w:delText xml:space="preserve">to either 0 or </w:delText>
        </w:r>
        <w:r w:rsidRPr="00E77497" w:rsidDel="0075737E">
          <w:rPr>
            <w:i/>
          </w:rPr>
          <w:delText>L</w:delText>
        </w:r>
        <w:r w:rsidRPr="00E77497" w:rsidDel="0075737E">
          <w:delText xml:space="preserve">, whichever is larger. </w:delText>
        </w:r>
      </w:del>
    </w:p>
    <w:p w14:paraId="2DA2FD1E" w14:textId="77777777" w:rsidR="004C02EF" w:rsidRPr="00E77497" w:rsidRDefault="004C02EF" w:rsidP="00834A33">
      <w:pPr>
        <w:pStyle w:val="Alg4"/>
        <w:numPr>
          <w:ilvl w:val="0"/>
          <w:numId w:val="190"/>
        </w:numPr>
      </w:pPr>
      <w:r w:rsidRPr="00E77497">
        <w:t xml:space="preserve">Else </w:t>
      </w:r>
      <w:del w:id="28685" w:author="Rev 6 Allen Wirfs-Brock" w:date="2012-02-27T17:15:00Z">
        <w:r w:rsidRPr="00E77497" w:rsidDel="0075737E">
          <w:delText xml:space="preserve">set </w:delText>
        </w:r>
      </w:del>
      <w:ins w:id="28686" w:author="Rev 6 Allen Wirfs-Brock" w:date="2012-02-27T17:15:00Z">
        <w:r w:rsidR="0075737E">
          <w:t>l</w:t>
        </w:r>
        <w:r w:rsidR="0075737E" w:rsidRPr="00E77497">
          <w:t>et</w:t>
        </w:r>
        <w:r w:rsidR="0075737E" w:rsidRPr="0075737E">
          <w:rPr>
            <w:i/>
          </w:rPr>
          <w:t xml:space="preserve"> </w:t>
        </w:r>
        <w:r w:rsidR="0075737E" w:rsidRPr="00E77497">
          <w:rPr>
            <w:i/>
          </w:rPr>
          <w:t>L</w:t>
        </w:r>
        <w:r w:rsidR="0075737E" w:rsidRPr="00E77497">
          <w:t xml:space="preserve"> </w:t>
        </w:r>
      </w:ins>
      <w:del w:id="28687" w:author="Rev 6 Allen Wirfs-Brock" w:date="2012-02-27T17:15:00Z">
        <w:r w:rsidRPr="00E77497" w:rsidDel="0075737E">
          <w:delText xml:space="preserve">the </w:delText>
        </w:r>
        <w:r w:rsidRPr="00E77497" w:rsidDel="0075737E">
          <w:rPr>
            <w:b/>
          </w:rPr>
          <w:delText xml:space="preserve">length </w:delText>
        </w:r>
        <w:r w:rsidRPr="00E77497" w:rsidDel="0075737E">
          <w:delText xml:space="preserve">own property of </w:delText>
        </w:r>
        <w:r w:rsidRPr="00E77497" w:rsidDel="0075737E">
          <w:rPr>
            <w:i/>
          </w:rPr>
          <w:delText xml:space="preserve">F </w:delText>
        </w:r>
        <w:r w:rsidRPr="00E77497" w:rsidDel="0075737E">
          <w:delText>to</w:delText>
        </w:r>
      </w:del>
      <w:ins w:id="28688" w:author="Rev 6 Allen Wirfs-Brock" w:date="2012-02-27T17:15:00Z">
        <w:r w:rsidR="0075737E">
          <w:t>be</w:t>
        </w:r>
      </w:ins>
      <w:r w:rsidRPr="00E77497">
        <w:t xml:space="preserve"> 0.</w:t>
      </w:r>
    </w:p>
    <w:p w14:paraId="60D5391E" w14:textId="77777777" w:rsidR="0075737E" w:rsidRDefault="0075737E" w:rsidP="00834A33">
      <w:pPr>
        <w:pStyle w:val="Alg4"/>
        <w:numPr>
          <w:ilvl w:val="0"/>
          <w:numId w:val="190"/>
        </w:numPr>
        <w:rPr>
          <w:ins w:id="28689" w:author="Rev 6 Allen Wirfs-Brock" w:date="2012-02-27T17:13:00Z"/>
        </w:rPr>
      </w:pPr>
      <w:ins w:id="28690" w:author="Rev 6 Allen Wirfs-Brock" w:date="2012-02-27T17:14:00Z">
        <w:r w:rsidRPr="00E77497">
          <w:t xml:space="preserve">Call the [[DefineOwnProperty]] internal method of </w:t>
        </w:r>
        <w:r w:rsidRPr="00E77497">
          <w:rPr>
            <w:i/>
          </w:rPr>
          <w:t>F</w:t>
        </w:r>
        <w:r w:rsidRPr="00E77497">
          <w:t xml:space="preserve"> with arguments </w:t>
        </w:r>
        <w:r w:rsidRPr="00E77497">
          <w:rPr>
            <w:rFonts w:ascii="Courier New" w:hAnsi="Courier New" w:cs="Courier New"/>
            <w:b/>
          </w:rPr>
          <w:t>"</w:t>
        </w:r>
        <w:r>
          <w:rPr>
            <w:rFonts w:ascii="Courier New" w:hAnsi="Courier New" w:cs="Courier New"/>
            <w:b/>
          </w:rPr>
          <w:t>length</w:t>
        </w:r>
        <w:r w:rsidRPr="00E77497">
          <w:rPr>
            <w:rFonts w:ascii="Courier New" w:hAnsi="Courier New" w:cs="Courier New"/>
            <w:b/>
          </w:rPr>
          <w:t>"</w:t>
        </w:r>
        <w:r w:rsidRPr="00E77497">
          <w:t>, PropertyDescriptor {[[</w:t>
        </w:r>
        <w:r>
          <w:t>value</w:t>
        </w:r>
        <w:r w:rsidRPr="00E77497">
          <w:t xml:space="preserve">]]: </w:t>
        </w:r>
        <w:r>
          <w:rPr>
            <w:i/>
          </w:rPr>
          <w:t>L</w:t>
        </w:r>
        <w:r w:rsidRPr="00E77497">
          <w:t>, [[</w:t>
        </w:r>
        <w:r>
          <w:t>Writable</w:t>
        </w:r>
        <w:r w:rsidRPr="00E77497">
          <w:t xml:space="preserve">]]: </w:t>
        </w:r>
        <w:r w:rsidRPr="00451D9D">
          <w:rPr>
            <w:b/>
          </w:rPr>
          <w:t>false</w:t>
        </w:r>
        <w:r w:rsidRPr="00E77497">
          <w:t xml:space="preserve">, [[Enumerable]]: </w:t>
        </w:r>
        <w:r w:rsidRPr="00E77497">
          <w:rPr>
            <w:b/>
          </w:rPr>
          <w:t>false</w:t>
        </w:r>
        <w:r w:rsidRPr="00E77497">
          <w:t xml:space="preserve">, [[Configurable]]: </w:t>
        </w:r>
        <w:r w:rsidRPr="00E77497">
          <w:rPr>
            <w:b/>
          </w:rPr>
          <w:t>false</w:t>
        </w:r>
        <w:r w:rsidRPr="00E77497">
          <w:t xml:space="preserve">}, and </w:t>
        </w:r>
        <w:r w:rsidRPr="00E77497">
          <w:rPr>
            <w:b/>
          </w:rPr>
          <w:t>false</w:t>
        </w:r>
        <w:r w:rsidRPr="00E77497">
          <w:t>.</w:t>
        </w:r>
      </w:ins>
    </w:p>
    <w:p w14:paraId="6EFD3034" w14:textId="77777777" w:rsidR="004C02EF" w:rsidRPr="00E77497" w:rsidDel="0075737E" w:rsidRDefault="004C02EF" w:rsidP="00834A33">
      <w:pPr>
        <w:pStyle w:val="Alg4"/>
        <w:numPr>
          <w:ilvl w:val="0"/>
          <w:numId w:val="190"/>
        </w:numPr>
        <w:rPr>
          <w:del w:id="28691" w:author="Rev 6 Allen Wirfs-Brock" w:date="2012-02-27T17:16:00Z"/>
        </w:rPr>
      </w:pPr>
      <w:del w:id="28692" w:author="Rev 6 Allen Wirfs-Brock" w:date="2012-02-27T17:16:00Z">
        <w:r w:rsidRPr="00E77497" w:rsidDel="0075737E">
          <w:delText xml:space="preserve">Set the  attributes of the </w:delText>
        </w:r>
        <w:r w:rsidRPr="00E77497" w:rsidDel="0075737E">
          <w:rPr>
            <w:b/>
          </w:rPr>
          <w:delText>length</w:delText>
        </w:r>
        <w:r w:rsidRPr="00E77497" w:rsidDel="0075737E">
          <w:delText xml:space="preserve"> own property of </w:delText>
        </w:r>
        <w:r w:rsidRPr="00E77497" w:rsidDel="0075737E">
          <w:rPr>
            <w:i/>
          </w:rPr>
          <w:delText>F</w:delText>
        </w:r>
        <w:r w:rsidRPr="00E77497" w:rsidDel="0075737E">
          <w:delText xml:space="preserve">  to the values specified in 15.3.5.1.</w:delText>
        </w:r>
      </w:del>
    </w:p>
    <w:p w14:paraId="022F21D9" w14:textId="77777777" w:rsidR="004C02EF" w:rsidRPr="00E77497" w:rsidDel="003E4A2D" w:rsidRDefault="004C02EF" w:rsidP="00834A33">
      <w:pPr>
        <w:pStyle w:val="Alg4"/>
        <w:numPr>
          <w:ilvl w:val="0"/>
          <w:numId w:val="190"/>
        </w:numPr>
        <w:rPr>
          <w:del w:id="28693" w:author="Rev 7 Allen Wirfs-Brock" w:date="2012-04-11T17:18:00Z"/>
        </w:rPr>
      </w:pPr>
      <w:del w:id="28694" w:author="Rev 7 Allen Wirfs-Brock" w:date="2012-04-11T17:18:00Z">
        <w:r w:rsidRPr="00E77497" w:rsidDel="003E4A2D">
          <w:delText xml:space="preserve">Set the [[Extensible]] internal property of </w:delText>
        </w:r>
        <w:r w:rsidRPr="00E77497" w:rsidDel="003E4A2D">
          <w:rPr>
            <w:i/>
          </w:rPr>
          <w:delText>F</w:delText>
        </w:r>
        <w:r w:rsidRPr="00E77497" w:rsidDel="003E4A2D">
          <w:delText xml:space="preserve"> to </w:delText>
        </w:r>
        <w:r w:rsidRPr="00E77497" w:rsidDel="003E4A2D">
          <w:rPr>
            <w:b/>
          </w:rPr>
          <w:delText>true</w:delText>
        </w:r>
        <w:r w:rsidRPr="00E77497" w:rsidDel="003E4A2D">
          <w:delText>.</w:delText>
        </w:r>
      </w:del>
    </w:p>
    <w:p w14:paraId="6532251F" w14:textId="77777777" w:rsidR="004C02EF" w:rsidRPr="00E77497" w:rsidRDefault="004C02EF" w:rsidP="00834A33">
      <w:pPr>
        <w:pStyle w:val="Alg4"/>
        <w:numPr>
          <w:ilvl w:val="0"/>
          <w:numId w:val="190"/>
        </w:numPr>
        <w:spacing w:after="120"/>
        <w:contextualSpacing/>
      </w:pPr>
      <w:r w:rsidRPr="00E77497">
        <w:t xml:space="preserve">Let </w:t>
      </w:r>
      <w:r w:rsidRPr="00E77497">
        <w:rPr>
          <w:i/>
        </w:rPr>
        <w:t>thrower</w:t>
      </w:r>
      <w:r w:rsidRPr="00E77497">
        <w:t xml:space="preserve"> be the [[ThrowTypeError]] function Object (13.</w:t>
      </w:r>
      <w:del w:id="28695" w:author="Rev 9 Allen Wirfs-Brock" w:date="2012-07-08T13:38:00Z">
        <w:r w:rsidRPr="00E77497" w:rsidDel="00B7141C">
          <w:delText>2</w:delText>
        </w:r>
      </w:del>
      <w:ins w:id="28696" w:author="Rev 9 Allen Wirfs-Brock" w:date="2012-07-08T13:38:00Z">
        <w:r w:rsidR="00B7141C">
          <w:t>5</w:t>
        </w:r>
      </w:ins>
      <w:r w:rsidRPr="00E77497">
        <w:t>.3).</w:t>
      </w:r>
    </w:p>
    <w:p w14:paraId="4FC7054F" w14:textId="77777777" w:rsidR="004C02EF" w:rsidRPr="00E77497" w:rsidRDefault="004C02EF" w:rsidP="00834A33">
      <w:pPr>
        <w:pStyle w:val="Alg4"/>
        <w:numPr>
          <w:ilvl w:val="0"/>
          <w:numId w:val="190"/>
        </w:numPr>
        <w:spacing w:after="120"/>
        <w:contextualSpacing/>
      </w:pPr>
      <w:r w:rsidRPr="00E77497">
        <w:t xml:space="preserve">Call the [[DefineOwnProperty]] internal method of </w:t>
      </w:r>
      <w:r w:rsidRPr="00E77497">
        <w:rPr>
          <w:i/>
        </w:rPr>
        <w:t>F</w:t>
      </w:r>
      <w:r w:rsidRPr="00E77497">
        <w:t xml:space="preserve"> with arguments </w:t>
      </w:r>
      <w:r w:rsidRPr="00E77497">
        <w:rPr>
          <w:rFonts w:ascii="Courier New" w:hAnsi="Courier New" w:cs="Courier New"/>
          <w:b/>
        </w:rPr>
        <w:t>"caller"</w:t>
      </w:r>
      <w:r w:rsidRPr="00E77497">
        <w:t xml:space="preserve">, PropertyDescriptor {[[Get]]: </w:t>
      </w:r>
      <w:r w:rsidRPr="00E77497">
        <w:rPr>
          <w:i/>
        </w:rPr>
        <w:t>thrower</w:t>
      </w:r>
      <w:r w:rsidRPr="00E77497">
        <w:t xml:space="preserve">, [[Set]]: </w:t>
      </w:r>
      <w:r w:rsidRPr="00E77497">
        <w:rPr>
          <w:i/>
        </w:rPr>
        <w:t>thrower</w:t>
      </w:r>
      <w:r w:rsidRPr="00E77497">
        <w:t xml:space="preserve">, [[Enumerable]]: </w:t>
      </w:r>
      <w:r w:rsidRPr="00E77497">
        <w:rPr>
          <w:b/>
        </w:rPr>
        <w:t>false</w:t>
      </w:r>
      <w:r w:rsidRPr="00E77497">
        <w:t>, [[Configurable]]:</w:t>
      </w:r>
      <w:r w:rsidRPr="00E77497">
        <w:rPr>
          <w:b/>
        </w:rPr>
        <w:t xml:space="preserve"> false</w:t>
      </w:r>
      <w:r w:rsidRPr="00E77497">
        <w:t xml:space="preserve">}, and </w:t>
      </w:r>
      <w:r w:rsidRPr="00E77497">
        <w:rPr>
          <w:b/>
        </w:rPr>
        <w:t>false</w:t>
      </w:r>
      <w:r w:rsidRPr="00E77497">
        <w:t>.</w:t>
      </w:r>
    </w:p>
    <w:p w14:paraId="21237986" w14:textId="77777777" w:rsidR="004C02EF" w:rsidRPr="00E77497" w:rsidRDefault="004C02EF" w:rsidP="00834A33">
      <w:pPr>
        <w:pStyle w:val="Alg4"/>
        <w:numPr>
          <w:ilvl w:val="0"/>
          <w:numId w:val="190"/>
        </w:numPr>
        <w:spacing w:after="120"/>
        <w:contextualSpacing/>
      </w:pPr>
      <w:r w:rsidRPr="00E77497">
        <w:t xml:space="preserve">Call the [[DefineOwnProperty]] internal method of </w:t>
      </w:r>
      <w:r w:rsidRPr="00E77497">
        <w:rPr>
          <w:i/>
        </w:rPr>
        <w:t>F</w:t>
      </w:r>
      <w:r w:rsidRPr="00E77497">
        <w:t xml:space="preserve"> with arguments </w:t>
      </w:r>
      <w:r w:rsidRPr="00E77497">
        <w:rPr>
          <w:rFonts w:ascii="Courier New" w:hAnsi="Courier New" w:cs="Courier New"/>
          <w:b/>
        </w:rPr>
        <w:t>"arguments"</w:t>
      </w:r>
      <w:r w:rsidRPr="00E77497">
        <w:t xml:space="preserve">, PropertyDescriptor {[[Get]]: </w:t>
      </w:r>
      <w:r w:rsidRPr="00E77497">
        <w:rPr>
          <w:i/>
        </w:rPr>
        <w:t>thrower</w:t>
      </w:r>
      <w:r w:rsidRPr="00E77497">
        <w:t xml:space="preserve">, [[Set]]: </w:t>
      </w:r>
      <w:r w:rsidRPr="00E77497">
        <w:rPr>
          <w:i/>
        </w:rPr>
        <w:t>thrower</w:t>
      </w:r>
      <w:r w:rsidRPr="00E77497">
        <w:t xml:space="preserve">, [[Enumerable]]: </w:t>
      </w:r>
      <w:r w:rsidRPr="00E77497">
        <w:rPr>
          <w:b/>
        </w:rPr>
        <w:t>false</w:t>
      </w:r>
      <w:r w:rsidRPr="00E77497">
        <w:t xml:space="preserve">, [[Configurable]]: </w:t>
      </w:r>
      <w:r w:rsidRPr="00E77497">
        <w:rPr>
          <w:b/>
        </w:rPr>
        <w:t>false</w:t>
      </w:r>
      <w:r w:rsidRPr="00E77497">
        <w:t xml:space="preserve">}, and </w:t>
      </w:r>
      <w:r w:rsidRPr="00E77497">
        <w:rPr>
          <w:b/>
        </w:rPr>
        <w:t>false</w:t>
      </w:r>
      <w:r w:rsidRPr="00E77497">
        <w:t>.</w:t>
      </w:r>
    </w:p>
    <w:p w14:paraId="68F9CAA4" w14:textId="77777777" w:rsidR="004C02EF" w:rsidRPr="00E77497" w:rsidRDefault="004C02EF" w:rsidP="00834A33">
      <w:pPr>
        <w:pStyle w:val="Alg4"/>
        <w:numPr>
          <w:ilvl w:val="0"/>
          <w:numId w:val="190"/>
        </w:numPr>
        <w:spacing w:after="120"/>
      </w:pPr>
      <w:r w:rsidRPr="00E77497">
        <w:t xml:space="preserve">Return </w:t>
      </w:r>
      <w:r w:rsidRPr="00E77497">
        <w:rPr>
          <w:i/>
        </w:rPr>
        <w:t>F</w:t>
      </w:r>
      <w:r w:rsidRPr="00E77497">
        <w:t>.</w:t>
      </w:r>
    </w:p>
    <w:p w14:paraId="51DFE1EC"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bind</w:t>
      </w:r>
      <w:r w:rsidRPr="00E77497">
        <w:t xml:space="preserve"> method is </w:t>
      </w:r>
      <w:r w:rsidRPr="00E77497">
        <w:rPr>
          <w:b/>
        </w:rPr>
        <w:t>1</w:t>
      </w:r>
      <w:r w:rsidRPr="00E77497">
        <w:t>.</w:t>
      </w:r>
    </w:p>
    <w:p w14:paraId="14EB0D9A" w14:textId="77777777" w:rsidR="004C02EF" w:rsidRPr="00E77497" w:rsidRDefault="004C02EF" w:rsidP="004C02EF">
      <w:pPr>
        <w:pStyle w:val="Note"/>
      </w:pPr>
      <w:r w:rsidRPr="00E77497">
        <w:t>NOTE</w:t>
      </w:r>
      <w:r w:rsidRPr="00E77497">
        <w:tab/>
        <w:t xml:space="preserve">Function objects created using </w:t>
      </w:r>
      <w:r w:rsidRPr="00E77497">
        <w:rPr>
          <w:rFonts w:ascii="Courier New" w:hAnsi="Courier New"/>
          <w:b/>
        </w:rPr>
        <w:t>Function.prototype.bind</w:t>
      </w:r>
      <w:r w:rsidRPr="00E77497">
        <w:t xml:space="preserve"> do not have a </w:t>
      </w:r>
      <w:r w:rsidRPr="00E77497">
        <w:rPr>
          <w:rFonts w:ascii="Courier New" w:hAnsi="Courier New" w:cs="Courier New"/>
          <w:b/>
        </w:rPr>
        <w:t>prototype</w:t>
      </w:r>
      <w:r w:rsidRPr="00E77497">
        <w:t xml:space="preserve"> property or the [[Code]], [[FormalParameters]], and [[Scope]] internal properties.</w:t>
      </w:r>
    </w:p>
    <w:p w14:paraId="187591E2" w14:textId="77777777" w:rsidR="004C02EF" w:rsidRPr="00E77497" w:rsidRDefault="004C02EF" w:rsidP="004C02EF">
      <w:pPr>
        <w:pStyle w:val="51"/>
        <w:numPr>
          <w:ilvl w:val="0"/>
          <w:numId w:val="0"/>
        </w:numPr>
      </w:pPr>
      <w:r w:rsidRPr="00E77497">
        <w:t>15.3.4.5.1</w:t>
      </w:r>
      <w:r w:rsidRPr="00E77497">
        <w:tab/>
        <w:t>[[Call]]</w:t>
      </w:r>
    </w:p>
    <w:p w14:paraId="716A42C5" w14:textId="77777777" w:rsidR="004C02EF" w:rsidRPr="00E77497" w:rsidRDefault="004C02EF" w:rsidP="004C02EF">
      <w:r w:rsidRPr="00E77497">
        <w:t xml:space="preserve">When the [[Call]] internal method of a function object, </w:t>
      </w:r>
      <w:r w:rsidRPr="00E77497">
        <w:rPr>
          <w:rFonts w:ascii="Times New Roman" w:hAnsi="Times New Roman"/>
          <w:i/>
        </w:rPr>
        <w:t>F</w:t>
      </w:r>
      <w:r w:rsidRPr="00E77497">
        <w:t xml:space="preserve">, which was created using the bind function is called with a </w:t>
      </w:r>
      <w:r w:rsidRPr="00E77497">
        <w:rPr>
          <w:b/>
        </w:rPr>
        <w:t>this</w:t>
      </w:r>
      <w:r w:rsidRPr="00E77497">
        <w:t xml:space="preserve"> value and a list of arguments </w:t>
      </w:r>
      <w:r w:rsidRPr="00E77497">
        <w:rPr>
          <w:rFonts w:ascii="Times New Roman" w:hAnsi="Times New Roman"/>
          <w:i/>
        </w:rPr>
        <w:t>ExtraArgs</w:t>
      </w:r>
      <w:r w:rsidRPr="00E77497">
        <w:t>, the following steps are taken:</w:t>
      </w:r>
    </w:p>
    <w:p w14:paraId="14907E33" w14:textId="77777777" w:rsidR="004C02EF" w:rsidRPr="00E77497" w:rsidRDefault="004C02EF" w:rsidP="00834A33">
      <w:pPr>
        <w:pStyle w:val="Alg4"/>
        <w:numPr>
          <w:ilvl w:val="0"/>
          <w:numId w:val="191"/>
        </w:numPr>
      </w:pPr>
      <w:r w:rsidRPr="00E77497">
        <w:t xml:space="preserve">Let </w:t>
      </w:r>
      <w:r w:rsidRPr="00E77497">
        <w:rPr>
          <w:i/>
        </w:rPr>
        <w:t>boundArgs</w:t>
      </w:r>
      <w:r w:rsidRPr="00E77497">
        <w:t xml:space="preserve"> be the value of </w:t>
      </w:r>
      <w:r w:rsidRPr="00E77497">
        <w:rPr>
          <w:i/>
        </w:rPr>
        <w:t>F’s</w:t>
      </w:r>
      <w:r w:rsidRPr="00E77497">
        <w:t xml:space="preserve"> [[BoundArgs]] internal property.</w:t>
      </w:r>
    </w:p>
    <w:p w14:paraId="06461D1C" w14:textId="77777777" w:rsidR="004C02EF" w:rsidRPr="00E77497" w:rsidRDefault="004C02EF" w:rsidP="00834A33">
      <w:pPr>
        <w:pStyle w:val="Alg4"/>
        <w:numPr>
          <w:ilvl w:val="0"/>
          <w:numId w:val="191"/>
        </w:numPr>
      </w:pPr>
      <w:r w:rsidRPr="00E77497">
        <w:t xml:space="preserve">Let </w:t>
      </w:r>
      <w:r w:rsidRPr="00E77497">
        <w:rPr>
          <w:i/>
        </w:rPr>
        <w:t>boundThis</w:t>
      </w:r>
      <w:r w:rsidRPr="00E77497">
        <w:t xml:space="preserve"> be the value of </w:t>
      </w:r>
      <w:r w:rsidRPr="00E77497">
        <w:rPr>
          <w:i/>
        </w:rPr>
        <w:t>F’s</w:t>
      </w:r>
      <w:r w:rsidRPr="00E77497">
        <w:t xml:space="preserve"> [[BoundThis]] internal property.</w:t>
      </w:r>
    </w:p>
    <w:p w14:paraId="4AD75F96" w14:textId="77777777" w:rsidR="004C02EF" w:rsidRPr="00E77497" w:rsidRDefault="004C02EF" w:rsidP="00834A33">
      <w:pPr>
        <w:pStyle w:val="Alg4"/>
        <w:numPr>
          <w:ilvl w:val="0"/>
          <w:numId w:val="191"/>
        </w:numPr>
      </w:pPr>
      <w:r w:rsidRPr="00E77497">
        <w:t xml:space="preserve">Let </w:t>
      </w:r>
      <w:r w:rsidRPr="00E77497">
        <w:rPr>
          <w:i/>
        </w:rPr>
        <w:t>target</w:t>
      </w:r>
      <w:r w:rsidRPr="00E77497">
        <w:t xml:space="preserve"> be the value of </w:t>
      </w:r>
      <w:r w:rsidRPr="00E77497">
        <w:rPr>
          <w:i/>
        </w:rPr>
        <w:t>F’s</w:t>
      </w:r>
      <w:r w:rsidRPr="00E77497">
        <w:t xml:space="preserve"> [[TargetFunction]] internal property.</w:t>
      </w:r>
    </w:p>
    <w:p w14:paraId="437AE1F9" w14:textId="77777777" w:rsidR="004C02EF" w:rsidRPr="00E77497" w:rsidRDefault="004C02EF" w:rsidP="00834A33">
      <w:pPr>
        <w:pStyle w:val="Alg4"/>
        <w:numPr>
          <w:ilvl w:val="0"/>
          <w:numId w:val="191"/>
        </w:numPr>
      </w:pPr>
      <w:r w:rsidRPr="00E77497">
        <w:t xml:space="preserve">Let </w:t>
      </w:r>
      <w:r w:rsidRPr="00E77497">
        <w:rPr>
          <w:i/>
        </w:rPr>
        <w:t>args</w:t>
      </w:r>
      <w:r w:rsidRPr="00E77497">
        <w:t xml:space="preserve"> be a new list containing the same values as the list </w:t>
      </w:r>
      <w:r w:rsidRPr="00E77497">
        <w:rPr>
          <w:i/>
        </w:rPr>
        <w:t>boundArgs</w:t>
      </w:r>
      <w:r w:rsidRPr="00E77497">
        <w:t xml:space="preserve"> in the same order followed by the same values as the list </w:t>
      </w:r>
      <w:r w:rsidRPr="00E77497">
        <w:rPr>
          <w:i/>
        </w:rPr>
        <w:t>ExtraArgs</w:t>
      </w:r>
      <w:r w:rsidRPr="00E77497">
        <w:t xml:space="preserve"> in the same order.</w:t>
      </w:r>
    </w:p>
    <w:p w14:paraId="5C3BD72F" w14:textId="77777777" w:rsidR="004C02EF" w:rsidRPr="00E77497" w:rsidRDefault="004C02EF" w:rsidP="00834A33">
      <w:pPr>
        <w:pStyle w:val="Alg4"/>
        <w:numPr>
          <w:ilvl w:val="0"/>
          <w:numId w:val="191"/>
        </w:numPr>
        <w:spacing w:after="120"/>
      </w:pPr>
      <w:r w:rsidRPr="00E77497">
        <w:t xml:space="preserve">Return the result of  calling the [[Call]] internal method of </w:t>
      </w:r>
      <w:r w:rsidRPr="00E77497">
        <w:rPr>
          <w:i/>
        </w:rPr>
        <w:t>target</w:t>
      </w:r>
      <w:r w:rsidRPr="00E77497">
        <w:t xml:space="preserve"> providing </w:t>
      </w:r>
      <w:r w:rsidRPr="00E77497">
        <w:rPr>
          <w:i/>
        </w:rPr>
        <w:t>boundThis</w:t>
      </w:r>
      <w:r w:rsidRPr="00E77497">
        <w:t xml:space="preserve"> as the </w:t>
      </w:r>
      <w:r w:rsidRPr="00E77497">
        <w:rPr>
          <w:b/>
        </w:rPr>
        <w:t xml:space="preserve">this </w:t>
      </w:r>
      <w:r w:rsidRPr="00E77497">
        <w:t xml:space="preserve">value and providing </w:t>
      </w:r>
      <w:r w:rsidRPr="00E77497">
        <w:rPr>
          <w:i/>
        </w:rPr>
        <w:t>args</w:t>
      </w:r>
      <w:r w:rsidRPr="00E77497">
        <w:t xml:space="preserve"> as the arguments.</w:t>
      </w:r>
    </w:p>
    <w:p w14:paraId="7EBB1C15" w14:textId="77777777" w:rsidR="004C02EF" w:rsidRPr="00E77497" w:rsidRDefault="004C02EF" w:rsidP="004C02EF">
      <w:pPr>
        <w:pStyle w:val="51"/>
        <w:numPr>
          <w:ilvl w:val="0"/>
          <w:numId w:val="0"/>
        </w:numPr>
      </w:pPr>
      <w:r w:rsidRPr="00E77497">
        <w:t>15.3.4.5.2</w:t>
      </w:r>
      <w:r w:rsidRPr="00E77497">
        <w:tab/>
        <w:t>[[Construct]]</w:t>
      </w:r>
    </w:p>
    <w:p w14:paraId="6B31550D" w14:textId="77777777" w:rsidR="004C02EF" w:rsidRPr="00E77497" w:rsidRDefault="004C02EF" w:rsidP="004C02EF">
      <w:r w:rsidRPr="00E77497">
        <w:t xml:space="preserve">When the [[Construct]] internal method of a function object, </w:t>
      </w:r>
      <w:r w:rsidRPr="00E77497">
        <w:rPr>
          <w:rFonts w:ascii="Times New Roman" w:hAnsi="Times New Roman"/>
          <w:i/>
        </w:rPr>
        <w:t>F</w:t>
      </w:r>
      <w:r w:rsidRPr="00E77497">
        <w:t xml:space="preserve"> that was created using the bind function is called with a list of arguments </w:t>
      </w:r>
      <w:r w:rsidRPr="00E77497">
        <w:rPr>
          <w:rFonts w:ascii="Times New Roman" w:hAnsi="Times New Roman"/>
          <w:i/>
        </w:rPr>
        <w:t>ExtraArgs</w:t>
      </w:r>
      <w:r w:rsidRPr="00E77497">
        <w:t>, the following steps are taken:</w:t>
      </w:r>
    </w:p>
    <w:p w14:paraId="5E98C4A3" w14:textId="77777777" w:rsidR="004C02EF" w:rsidRPr="00E77497" w:rsidRDefault="004C02EF" w:rsidP="00834A33">
      <w:pPr>
        <w:pStyle w:val="Alg4"/>
        <w:numPr>
          <w:ilvl w:val="0"/>
          <w:numId w:val="192"/>
        </w:numPr>
      </w:pPr>
      <w:r w:rsidRPr="00E77497">
        <w:t xml:space="preserve">Let </w:t>
      </w:r>
      <w:r w:rsidRPr="00E77497">
        <w:rPr>
          <w:i/>
        </w:rPr>
        <w:t>target</w:t>
      </w:r>
      <w:r w:rsidRPr="00E77497">
        <w:t xml:space="preserve"> be the value of </w:t>
      </w:r>
      <w:r w:rsidRPr="00E77497">
        <w:rPr>
          <w:i/>
        </w:rPr>
        <w:t>F’s</w:t>
      </w:r>
      <w:r w:rsidRPr="00E77497">
        <w:t xml:space="preserve"> [[TargetFunction]] internal property.</w:t>
      </w:r>
    </w:p>
    <w:p w14:paraId="25BC973B" w14:textId="77777777" w:rsidR="004C02EF" w:rsidRPr="00E77497" w:rsidRDefault="004C02EF" w:rsidP="00834A33">
      <w:pPr>
        <w:pStyle w:val="Alg4"/>
        <w:numPr>
          <w:ilvl w:val="0"/>
          <w:numId w:val="192"/>
        </w:numPr>
      </w:pPr>
      <w:r w:rsidRPr="00E77497">
        <w:t xml:space="preserve">If </w:t>
      </w:r>
      <w:r w:rsidRPr="00E77497">
        <w:rPr>
          <w:i/>
        </w:rPr>
        <w:t>target</w:t>
      </w:r>
      <w:r w:rsidRPr="00E77497">
        <w:t xml:space="preserve"> has no [[Construct]] internal method, a </w:t>
      </w:r>
      <w:r w:rsidRPr="00E77497">
        <w:rPr>
          <w:b/>
        </w:rPr>
        <w:t>TypeError</w:t>
      </w:r>
      <w:r w:rsidRPr="00E77497">
        <w:t xml:space="preserve"> exception is thrown.</w:t>
      </w:r>
    </w:p>
    <w:p w14:paraId="4F026921" w14:textId="77777777" w:rsidR="004C02EF" w:rsidRPr="00E77497" w:rsidRDefault="004C02EF" w:rsidP="00834A33">
      <w:pPr>
        <w:pStyle w:val="Alg4"/>
        <w:numPr>
          <w:ilvl w:val="0"/>
          <w:numId w:val="192"/>
        </w:numPr>
      </w:pPr>
      <w:r w:rsidRPr="00E77497">
        <w:t xml:space="preserve">Let </w:t>
      </w:r>
      <w:r w:rsidRPr="00E77497">
        <w:rPr>
          <w:i/>
        </w:rPr>
        <w:t>boundArgs</w:t>
      </w:r>
      <w:r w:rsidRPr="00E77497">
        <w:t xml:space="preserve"> be the value of </w:t>
      </w:r>
      <w:r w:rsidRPr="00E77497">
        <w:rPr>
          <w:i/>
        </w:rPr>
        <w:t>F’s</w:t>
      </w:r>
      <w:r w:rsidRPr="00E77497">
        <w:t xml:space="preserve"> [[BoundArgs]] internal property.</w:t>
      </w:r>
    </w:p>
    <w:p w14:paraId="2A8807C2" w14:textId="77777777" w:rsidR="004C02EF" w:rsidRPr="00E77497" w:rsidRDefault="004C02EF" w:rsidP="00834A33">
      <w:pPr>
        <w:pStyle w:val="Alg4"/>
        <w:numPr>
          <w:ilvl w:val="0"/>
          <w:numId w:val="192"/>
        </w:numPr>
      </w:pPr>
      <w:r w:rsidRPr="00E77497">
        <w:t xml:space="preserve">Let </w:t>
      </w:r>
      <w:r w:rsidRPr="00E77497">
        <w:rPr>
          <w:i/>
        </w:rPr>
        <w:t>args</w:t>
      </w:r>
      <w:r w:rsidRPr="00E77497">
        <w:t xml:space="preserve"> be a new list containing the same values as the list </w:t>
      </w:r>
      <w:r w:rsidRPr="00E77497">
        <w:rPr>
          <w:i/>
        </w:rPr>
        <w:t>boundArgs</w:t>
      </w:r>
      <w:r w:rsidRPr="00E77497">
        <w:t xml:space="preserve"> in the same order followed by the same values as the list </w:t>
      </w:r>
      <w:r w:rsidRPr="00E77497">
        <w:rPr>
          <w:i/>
        </w:rPr>
        <w:t>ExtraArgs</w:t>
      </w:r>
      <w:r w:rsidRPr="00E77497">
        <w:t xml:space="preserve"> in the same order.</w:t>
      </w:r>
    </w:p>
    <w:p w14:paraId="3F9E5F1D" w14:textId="77777777" w:rsidR="004C02EF" w:rsidRPr="00E77497" w:rsidRDefault="004C02EF" w:rsidP="00834A33">
      <w:pPr>
        <w:pStyle w:val="Alg4"/>
        <w:numPr>
          <w:ilvl w:val="0"/>
          <w:numId w:val="192"/>
        </w:numPr>
        <w:spacing w:after="120"/>
      </w:pPr>
      <w:r w:rsidRPr="00E77497">
        <w:t>Return the result of calling the [[Construct]] internal method of</w:t>
      </w:r>
      <w:r w:rsidRPr="00E77497">
        <w:rPr>
          <w:i/>
        </w:rPr>
        <w:t xml:space="preserve"> target</w:t>
      </w:r>
      <w:r w:rsidRPr="00E77497">
        <w:t xml:space="preserve"> providing </w:t>
      </w:r>
      <w:r w:rsidRPr="00E77497">
        <w:rPr>
          <w:i/>
        </w:rPr>
        <w:t>args</w:t>
      </w:r>
      <w:r w:rsidRPr="00E77497">
        <w:t xml:space="preserve"> as the arguments.</w:t>
      </w:r>
    </w:p>
    <w:p w14:paraId="39B3B9DF" w14:textId="77777777" w:rsidR="004C02EF" w:rsidRPr="00E77497" w:rsidRDefault="004C02EF" w:rsidP="004C02EF">
      <w:pPr>
        <w:pStyle w:val="51"/>
        <w:numPr>
          <w:ilvl w:val="0"/>
          <w:numId w:val="0"/>
        </w:numPr>
      </w:pPr>
      <w:r w:rsidRPr="00E77497">
        <w:t>15.3.4.5.3</w:t>
      </w:r>
      <w:r w:rsidRPr="00E77497">
        <w:tab/>
        <w:t>[[HasInstance]] (V)</w:t>
      </w:r>
    </w:p>
    <w:p w14:paraId="3EEE6DCA" w14:textId="77777777" w:rsidR="004C02EF" w:rsidRPr="00E77497" w:rsidRDefault="004C02EF" w:rsidP="004C02EF">
      <w:r w:rsidRPr="00E77497">
        <w:t xml:space="preserve">When the [[HasInstance]] internal method of a function object </w:t>
      </w:r>
      <w:r w:rsidRPr="00E77497">
        <w:rPr>
          <w:rFonts w:ascii="Times New Roman" w:hAnsi="Times New Roman"/>
          <w:i/>
        </w:rPr>
        <w:t>F</w:t>
      </w:r>
      <w:r w:rsidRPr="00E77497">
        <w:t xml:space="preserve">, that was created using the bind function is called with argument </w:t>
      </w:r>
      <w:r w:rsidRPr="00E77497">
        <w:rPr>
          <w:rFonts w:ascii="Times New Roman" w:hAnsi="Times New Roman"/>
          <w:i/>
        </w:rPr>
        <w:t>V</w:t>
      </w:r>
      <w:r w:rsidRPr="00E77497">
        <w:t>, the following steps are taken:</w:t>
      </w:r>
    </w:p>
    <w:p w14:paraId="5BF6A6B0" w14:textId="77777777" w:rsidR="004C02EF" w:rsidRPr="00E77497" w:rsidRDefault="004C02EF" w:rsidP="00834A33">
      <w:pPr>
        <w:pStyle w:val="Alg4"/>
        <w:numPr>
          <w:ilvl w:val="0"/>
          <w:numId w:val="193"/>
        </w:numPr>
      </w:pPr>
      <w:r w:rsidRPr="00E77497">
        <w:t xml:space="preserve">Let </w:t>
      </w:r>
      <w:r w:rsidRPr="00E77497">
        <w:rPr>
          <w:i/>
        </w:rPr>
        <w:t>target</w:t>
      </w:r>
      <w:r w:rsidRPr="00E77497">
        <w:t xml:space="preserve"> be the value of </w:t>
      </w:r>
      <w:r w:rsidRPr="00E77497">
        <w:rPr>
          <w:i/>
        </w:rPr>
        <w:t>F’s</w:t>
      </w:r>
      <w:r w:rsidRPr="00E77497">
        <w:t xml:space="preserve"> [[TargetFunction]] internal property.</w:t>
      </w:r>
    </w:p>
    <w:p w14:paraId="206592A5" w14:textId="77777777" w:rsidR="004C02EF" w:rsidRPr="00E77497" w:rsidRDefault="004C02EF" w:rsidP="00834A33">
      <w:pPr>
        <w:pStyle w:val="Alg4"/>
        <w:numPr>
          <w:ilvl w:val="0"/>
          <w:numId w:val="193"/>
        </w:numPr>
      </w:pPr>
      <w:r w:rsidRPr="00E77497">
        <w:t xml:space="preserve">If </w:t>
      </w:r>
      <w:r w:rsidRPr="00E77497">
        <w:rPr>
          <w:i/>
        </w:rPr>
        <w:t>target</w:t>
      </w:r>
      <w:r w:rsidRPr="00E77497">
        <w:t xml:space="preserve"> has no [[HasInstance]] internal method, a </w:t>
      </w:r>
      <w:r w:rsidRPr="00E77497">
        <w:rPr>
          <w:b/>
        </w:rPr>
        <w:t>TypeError</w:t>
      </w:r>
      <w:r w:rsidRPr="00E77497">
        <w:t xml:space="preserve"> exception is thrown.</w:t>
      </w:r>
    </w:p>
    <w:p w14:paraId="73B77C36" w14:textId="77777777" w:rsidR="004C02EF" w:rsidRPr="00E77497" w:rsidRDefault="004C02EF" w:rsidP="00834A33">
      <w:pPr>
        <w:pStyle w:val="Alg4"/>
        <w:numPr>
          <w:ilvl w:val="0"/>
          <w:numId w:val="193"/>
        </w:numPr>
        <w:spacing w:after="120"/>
      </w:pPr>
      <w:r w:rsidRPr="00E77497">
        <w:t>Return the result of calling the [[HasInstance]] internal method of</w:t>
      </w:r>
      <w:r w:rsidRPr="00E77497">
        <w:rPr>
          <w:i/>
        </w:rPr>
        <w:t xml:space="preserve"> target</w:t>
      </w:r>
      <w:r w:rsidRPr="00E77497">
        <w:t xml:space="preserve"> providing </w:t>
      </w:r>
      <w:r w:rsidRPr="00E77497">
        <w:rPr>
          <w:i/>
        </w:rPr>
        <w:t>V</w:t>
      </w:r>
      <w:r w:rsidRPr="00E77497">
        <w:t xml:space="preserve"> as the argument.</w:t>
      </w:r>
    </w:p>
    <w:p w14:paraId="61250D44" w14:textId="77777777" w:rsidR="004C02EF" w:rsidRPr="00E77497" w:rsidRDefault="004C02EF" w:rsidP="00B43482">
      <w:pPr>
        <w:pStyle w:val="30"/>
        <w:numPr>
          <w:ilvl w:val="0"/>
          <w:numId w:val="0"/>
        </w:numPr>
      </w:pPr>
      <w:bookmarkStart w:id="28697" w:name="_Toc235503497"/>
      <w:bookmarkStart w:id="28698" w:name="_Toc241509272"/>
      <w:bookmarkStart w:id="28699" w:name="_Toc244416759"/>
      <w:bookmarkStart w:id="28700" w:name="_Toc276631123"/>
      <w:bookmarkStart w:id="28701" w:name="_Toc336509606"/>
      <w:r w:rsidRPr="00E77497">
        <w:t>15.3.5</w:t>
      </w:r>
      <w:r w:rsidRPr="00E77497">
        <w:tab/>
        <w:t>Properties of Function Instance</w:t>
      </w:r>
      <w:bookmarkEnd w:id="28624"/>
      <w:bookmarkEnd w:id="28629"/>
      <w:bookmarkEnd w:id="28630"/>
      <w:r w:rsidRPr="00E77497">
        <w:t>s</w:t>
      </w:r>
      <w:bookmarkEnd w:id="28639"/>
      <w:bookmarkEnd w:id="28640"/>
      <w:bookmarkEnd w:id="28697"/>
      <w:bookmarkEnd w:id="28698"/>
      <w:bookmarkEnd w:id="28699"/>
      <w:bookmarkEnd w:id="28700"/>
      <w:bookmarkEnd w:id="28701"/>
    </w:p>
    <w:p w14:paraId="657AC809" w14:textId="77777777" w:rsidR="004C02EF" w:rsidRPr="00E77497" w:rsidRDefault="004C02EF" w:rsidP="004C02EF">
      <w:r w:rsidRPr="00E77497">
        <w:t>In addition to the required internal properties, every function instance has a [[Call]] internal property and in most cases uses a different version of the [[Get]] internal property. Depending on how they are created (see 8.6.2, 13.</w:t>
      </w:r>
      <w:del w:id="28702" w:author="Rev 10 Allen Wirfs-Brock" w:date="2012-08-14T16:52:00Z">
        <w:r w:rsidRPr="00E77497" w:rsidDel="0053000C">
          <w:delText>2</w:delText>
        </w:r>
      </w:del>
      <w:ins w:id="28703" w:author="Rev 10 Allen Wirfs-Brock" w:date="2012-08-14T16:52:00Z">
        <w:r w:rsidR="0053000C">
          <w:t>6</w:t>
        </w:r>
      </w:ins>
      <w:r w:rsidRPr="00E77497">
        <w:t>, 15, and 15.3.4.5), function instances may have a [[HasInstance]] internal property, a [[Scope]] internal property, a [[Construct]] internal property, a [[FormalParameters]] internal property, a [[Code]] internal property, a [[TargetFunction]] internal property, a [[BoundThis]] internal property, and a [[BoundArgs]] internal property</w:t>
      </w:r>
      <w:bookmarkStart w:id="28704" w:name="_Toc385672281"/>
      <w:bookmarkStart w:id="28705" w:name="_Toc393690394"/>
      <w:r w:rsidRPr="00E77497">
        <w:t>.</w:t>
      </w:r>
    </w:p>
    <w:p w14:paraId="3258F569" w14:textId="77777777" w:rsidR="004C02EF" w:rsidRPr="00E77497" w:rsidRDefault="004C02EF" w:rsidP="004C02EF">
      <w:del w:id="28706" w:author="Allen Wirfs-Brock" w:date="2011-07-02T13:55:00Z">
        <w:r w:rsidRPr="00E77497" w:rsidDel="00963019">
          <w:delText xml:space="preserve">The value of the [[Class]] internal property is </w:delText>
        </w:r>
        <w:r w:rsidRPr="00E77497" w:rsidDel="00963019">
          <w:rPr>
            <w:b/>
          </w:rPr>
          <w:delText>"Function"</w:delText>
        </w:r>
        <w:r w:rsidRPr="00E77497" w:rsidDel="00963019">
          <w:delText>.</w:delText>
        </w:r>
      </w:del>
      <w:ins w:id="28707" w:author="Allen Wirfs-Brock" w:date="2011-07-02T13:55:00Z">
        <w:r w:rsidR="00963019" w:rsidRPr="00E77497">
          <w:t>Every function instance has a [[</w:t>
        </w:r>
        <w:del w:id="28708" w:author="Rev 3 Allen Wirfs-Brock" w:date="2011-09-07T15:34:00Z">
          <w:r w:rsidR="00963019" w:rsidRPr="00E77497" w:rsidDel="007516CC">
            <w:delText>IsFunction</w:delText>
          </w:r>
        </w:del>
      </w:ins>
      <w:ins w:id="28709" w:author="Rev 3 Allen Wirfs-Brock" w:date="2011-09-07T15:34:00Z">
        <w:r w:rsidR="007516CC" w:rsidRPr="00E77497">
          <w:t>NativeBrand</w:t>
        </w:r>
      </w:ins>
      <w:ins w:id="28710" w:author="Allen Wirfs-Brock" w:date="2011-07-02T13:55:00Z">
        <w:r w:rsidR="00963019" w:rsidRPr="00E77497">
          <w:t>]] internal property</w:t>
        </w:r>
      </w:ins>
      <w:ins w:id="28711" w:author="Rev 3 Allen Wirfs-Brock" w:date="2011-09-07T15:34:00Z">
        <w:r w:rsidR="007516CC" w:rsidRPr="00E77497">
          <w:t xml:space="preserve"> whose value is NativeFunction</w:t>
        </w:r>
      </w:ins>
      <w:ins w:id="28712" w:author="Allen Wirfs-Brock" w:date="2011-07-02T13:55:00Z">
        <w:r w:rsidR="00963019" w:rsidRPr="00E77497">
          <w:t>.</w:t>
        </w:r>
      </w:ins>
    </w:p>
    <w:p w14:paraId="19CB8574" w14:textId="77777777" w:rsidR="004C02EF" w:rsidRPr="00E77497" w:rsidRDefault="004C02EF" w:rsidP="004C02EF">
      <w:r w:rsidRPr="00E77497">
        <w:t>Function instances that correspond to strict mode functions (13.</w:t>
      </w:r>
      <w:del w:id="28713" w:author="Rev 10 Allen Wirfs-Brock" w:date="2012-08-14T16:53:00Z">
        <w:r w:rsidRPr="00E77497" w:rsidDel="0053000C">
          <w:delText>2</w:delText>
        </w:r>
      </w:del>
      <w:ins w:id="28714" w:author="Rev 10 Allen Wirfs-Brock" w:date="2012-08-14T16:53:00Z">
        <w:r w:rsidR="0053000C">
          <w:t>6</w:t>
        </w:r>
      </w:ins>
      <w:r w:rsidRPr="00E77497">
        <w:t xml:space="preserve">) and function instances created using the </w:t>
      </w:r>
      <w:r w:rsidRPr="00E77497">
        <w:rPr>
          <w:b/>
        </w:rPr>
        <w:t>Function.prototype.bind method</w:t>
      </w:r>
      <w:r w:rsidRPr="00E77497">
        <w:t xml:space="preserve"> (15.3.4.5) have properties named “caller” and “arguments” that throw a </w:t>
      </w:r>
      <w:r w:rsidRPr="00E77497">
        <w:rPr>
          <w:b/>
        </w:rPr>
        <w:t>TypeError</w:t>
      </w:r>
      <w:r w:rsidRPr="00E77497">
        <w:t xml:space="preserve"> exception. An ECMAScript implementation must not associate any implementation specific behaviour with accesses of these properties from strict mode function code. </w:t>
      </w:r>
    </w:p>
    <w:p w14:paraId="2FCB717B" w14:textId="77777777" w:rsidR="004C02EF" w:rsidRPr="00E77497" w:rsidRDefault="004C02EF" w:rsidP="004C02EF">
      <w:pPr>
        <w:pStyle w:val="40"/>
        <w:numPr>
          <w:ilvl w:val="0"/>
          <w:numId w:val="0"/>
        </w:numPr>
      </w:pPr>
      <w:bookmarkStart w:id="28715" w:name="_Ref449944243"/>
      <w:r w:rsidRPr="00E77497">
        <w:t>15.3.5.1</w:t>
      </w:r>
      <w:r w:rsidRPr="00E77497">
        <w:tab/>
        <w:t>lengt</w:t>
      </w:r>
      <w:bookmarkEnd w:id="28704"/>
      <w:bookmarkEnd w:id="28705"/>
      <w:r w:rsidRPr="00E77497">
        <w:t>h</w:t>
      </w:r>
      <w:bookmarkEnd w:id="28715"/>
    </w:p>
    <w:p w14:paraId="2ACD5A52" w14:textId="77777777" w:rsidR="004C02EF" w:rsidRPr="004D1BD1" w:rsidRDefault="004C02EF" w:rsidP="004C02EF">
      <w:r w:rsidRPr="00E77497">
        <w:t xml:space="preserve">The value of the </w:t>
      </w:r>
      <w:r w:rsidRPr="00E77497">
        <w:rPr>
          <w:rFonts w:ascii="Courier New" w:hAnsi="Courier New"/>
          <w:b/>
        </w:rPr>
        <w:t>length</w:t>
      </w:r>
      <w:r w:rsidRPr="00E77497">
        <w:t xml:space="preserve"> property is an integer that indicates the “typical” number of arguments expected by the function. However, the language permits the function to be invoked with some other number of arguments. The behaviour of a function when invoked on a number of arguments other than the number specified by its </w:t>
      </w:r>
      <w:r w:rsidRPr="00E77497">
        <w:rPr>
          <w:rFonts w:ascii="Courier New" w:hAnsi="Courier New"/>
          <w:b/>
        </w:rPr>
        <w:t>length</w:t>
      </w:r>
      <w:r w:rsidRPr="00E77497">
        <w:t xml:space="preserve"> property depends on the function.</w:t>
      </w:r>
      <w:bookmarkStart w:id="28716" w:name="_Toc385672282"/>
      <w:bookmarkStart w:id="28717" w:name="_Toc393690395"/>
      <w:r w:rsidRPr="00E77497">
        <w:t xml:space="preserve"> This property has the attributes { </w:t>
      </w:r>
      <w:r w:rsidRPr="00C7794D">
        <w:t xml:space="preserve">[[Writable]]: </w:t>
      </w:r>
      <w:r w:rsidRPr="00C7794D">
        <w:rPr>
          <w:b/>
        </w:rPr>
        <w:t>false</w:t>
      </w:r>
      <w:r w:rsidRPr="00C7794D">
        <w:t xml:space="preserve">, [[Enumerable]]: </w:t>
      </w:r>
      <w:r w:rsidRPr="00C7794D">
        <w:rPr>
          <w:b/>
        </w:rPr>
        <w:t>false</w:t>
      </w:r>
      <w:r w:rsidRPr="00C7794D">
        <w:t>, [[</w:t>
      </w:r>
      <w:r w:rsidRPr="004D1BD1">
        <w:t>Configurable</w:t>
      </w:r>
      <w:r w:rsidRPr="00C7794D">
        <w:t xml:space="preserve">]]: </w:t>
      </w:r>
      <w:r w:rsidRPr="00C7794D">
        <w:rPr>
          <w:b/>
        </w:rPr>
        <w:t>false</w:t>
      </w:r>
      <w:r w:rsidRPr="004D1BD1">
        <w:t> }.</w:t>
      </w:r>
    </w:p>
    <w:p w14:paraId="230EBF14" w14:textId="77777777" w:rsidR="004C02EF" w:rsidRPr="003B4312" w:rsidRDefault="004C02EF" w:rsidP="004C02EF">
      <w:pPr>
        <w:pStyle w:val="40"/>
        <w:numPr>
          <w:ilvl w:val="0"/>
          <w:numId w:val="0"/>
        </w:numPr>
      </w:pPr>
      <w:bookmarkStart w:id="28718" w:name="_Ref449944260"/>
      <w:r w:rsidRPr="003B4312">
        <w:t>15.3.5.2</w:t>
      </w:r>
      <w:r w:rsidRPr="003B4312">
        <w:tab/>
        <w:t>prototyp</w:t>
      </w:r>
      <w:bookmarkEnd w:id="28716"/>
      <w:bookmarkEnd w:id="28717"/>
      <w:r w:rsidRPr="003B4312">
        <w:t>e</w:t>
      </w:r>
      <w:bookmarkEnd w:id="28718"/>
    </w:p>
    <w:p w14:paraId="07C51A17" w14:textId="77777777" w:rsidR="004C02EF" w:rsidRPr="003B4312" w:rsidRDefault="004C02EF" w:rsidP="004C02EF">
      <w:r w:rsidRPr="006B6D0A">
        <w:t xml:space="preserve">The value of the </w:t>
      </w:r>
      <w:r w:rsidRPr="006B6D0A">
        <w:rPr>
          <w:rFonts w:ascii="Courier New" w:hAnsi="Courier New"/>
          <w:b/>
        </w:rPr>
        <w:t>prototype</w:t>
      </w:r>
      <w:r w:rsidRPr="006B6D0A">
        <w:t xml:space="preserve"> property is used to initialise the [[Prototype]] internal property of a newly created object before the Function object is invoked as a constructor for that newly created object.</w:t>
      </w:r>
      <w:bookmarkStart w:id="28719" w:name="_Toc382291614"/>
      <w:bookmarkStart w:id="28720" w:name="_Toc385672284"/>
      <w:bookmarkStart w:id="28721" w:name="_Toc393690397"/>
      <w:r w:rsidRPr="006B6D0A">
        <w:t xml:space="preserve"> This property ha</w:t>
      </w:r>
      <w:r w:rsidRPr="00E65A34">
        <w:t>s the attribute { </w:t>
      </w:r>
      <w:r w:rsidRPr="00C7794D">
        <w:t xml:space="preserve">[[Writable]]: </w:t>
      </w:r>
      <w:r w:rsidRPr="00C7794D">
        <w:rPr>
          <w:b/>
        </w:rPr>
        <w:t>true</w:t>
      </w:r>
      <w:r w:rsidRPr="00C7794D">
        <w:t xml:space="preserve">, [[Enumerable]]: </w:t>
      </w:r>
      <w:r w:rsidRPr="00C7794D">
        <w:rPr>
          <w:b/>
        </w:rPr>
        <w:t>false</w:t>
      </w:r>
      <w:r w:rsidRPr="00C7794D">
        <w:t>, [[</w:t>
      </w:r>
      <w:r w:rsidRPr="004D1BD1">
        <w:t>Configurable</w:t>
      </w:r>
      <w:r w:rsidRPr="00C7794D">
        <w:t xml:space="preserve">]]: </w:t>
      </w:r>
      <w:r w:rsidRPr="00C7794D">
        <w:rPr>
          <w:b/>
        </w:rPr>
        <w:t>false</w:t>
      </w:r>
      <w:r w:rsidRPr="004D1BD1" w:rsidDel="00602F71">
        <w:t xml:space="preserve"> </w:t>
      </w:r>
      <w:r w:rsidRPr="003B4312">
        <w:t>}.</w:t>
      </w:r>
    </w:p>
    <w:p w14:paraId="2F86A432" w14:textId="77777777" w:rsidR="004C02EF" w:rsidRPr="00546435" w:rsidRDefault="004C02EF" w:rsidP="004C02EF">
      <w:pPr>
        <w:pStyle w:val="Note"/>
      </w:pPr>
      <w:r w:rsidRPr="006B6D0A">
        <w:t>NOTE</w:t>
      </w:r>
      <w:r w:rsidRPr="006B6D0A">
        <w:tab/>
        <w:t xml:space="preserve">Function objects created using </w:t>
      </w:r>
      <w:r w:rsidRPr="006B6D0A">
        <w:rPr>
          <w:rFonts w:ascii="Courier New" w:hAnsi="Courier New"/>
          <w:b/>
        </w:rPr>
        <w:t>Function.prototype.bind</w:t>
      </w:r>
      <w:r w:rsidRPr="006B6D0A">
        <w:t xml:space="preserve"> do not have a </w:t>
      </w:r>
      <w:r w:rsidRPr="00E65A34">
        <w:rPr>
          <w:rFonts w:ascii="Courier New" w:hAnsi="Courier New" w:cs="Courier New"/>
          <w:b/>
        </w:rPr>
        <w:t>prototype</w:t>
      </w:r>
      <w:r w:rsidRPr="00546435">
        <w:t xml:space="preserve"> property.</w:t>
      </w:r>
    </w:p>
    <w:p w14:paraId="5B55E2B6" w14:textId="77777777" w:rsidR="004C02EF" w:rsidRPr="00A67AF2" w:rsidRDefault="004C02EF" w:rsidP="004C02EF">
      <w:pPr>
        <w:pStyle w:val="40"/>
        <w:numPr>
          <w:ilvl w:val="0"/>
          <w:numId w:val="0"/>
        </w:numPr>
      </w:pPr>
      <w:bookmarkStart w:id="28722" w:name="_Ref440446281"/>
      <w:bookmarkStart w:id="28723" w:name="_Ref449966920"/>
      <w:r w:rsidRPr="00A67AF2">
        <w:t>15.3.5.3</w:t>
      </w:r>
      <w:r w:rsidRPr="00A67AF2">
        <w:tab/>
        <w:t>[[HasInstance]] (V)</w:t>
      </w:r>
      <w:bookmarkEnd w:id="28722"/>
      <w:bookmarkEnd w:id="28723"/>
    </w:p>
    <w:p w14:paraId="08E74413" w14:textId="77777777" w:rsidR="004C02EF" w:rsidRPr="00B820AB" w:rsidRDefault="004C02EF" w:rsidP="004C02EF">
      <w:r w:rsidRPr="00A67AF2">
        <w:t xml:space="preserve">Assume </w:t>
      </w:r>
      <w:r w:rsidRPr="00A67AF2">
        <w:rPr>
          <w:rFonts w:ascii="Times New Roman" w:hAnsi="Times New Roman"/>
          <w:i/>
        </w:rPr>
        <w:t>F</w:t>
      </w:r>
      <w:r w:rsidRPr="00B820AB">
        <w:t xml:space="preserve"> is a Function object.</w:t>
      </w:r>
    </w:p>
    <w:p w14:paraId="2B2B4C38" w14:textId="77777777" w:rsidR="004C02EF" w:rsidRPr="00E77497" w:rsidRDefault="004C02EF" w:rsidP="004C02EF">
      <w:r w:rsidRPr="00675B74">
        <w:t xml:space="preserve">When the [[HasInstance]] internal method of </w:t>
      </w:r>
      <w:r w:rsidRPr="00E77497">
        <w:rPr>
          <w:rFonts w:ascii="Times New Roman" w:hAnsi="Times New Roman"/>
          <w:i/>
        </w:rPr>
        <w:t>F</w:t>
      </w:r>
      <w:r w:rsidRPr="00E77497">
        <w:t xml:space="preserve"> is called with value </w:t>
      </w:r>
      <w:r w:rsidRPr="00E77497">
        <w:rPr>
          <w:rFonts w:ascii="Times New Roman" w:hAnsi="Times New Roman"/>
          <w:i/>
        </w:rPr>
        <w:t>V</w:t>
      </w:r>
      <w:r w:rsidRPr="00E77497">
        <w:t>, the following steps are taken:</w:t>
      </w:r>
    </w:p>
    <w:p w14:paraId="3717C67A" w14:textId="77777777" w:rsidR="004C02EF" w:rsidRPr="00E77497" w:rsidRDefault="004C02EF" w:rsidP="00834A33">
      <w:pPr>
        <w:pStyle w:val="Alg4"/>
        <w:numPr>
          <w:ilvl w:val="0"/>
          <w:numId w:val="194"/>
        </w:numPr>
      </w:pPr>
      <w:r w:rsidRPr="00E77497">
        <w:t xml:space="preserve">If </w:t>
      </w:r>
      <w:r w:rsidRPr="00E77497">
        <w:rPr>
          <w:i/>
        </w:rPr>
        <w:t>V</w:t>
      </w:r>
      <w:r w:rsidRPr="00E77497">
        <w:t xml:space="preserve"> is not an object, return </w:t>
      </w:r>
      <w:r w:rsidRPr="00E77497">
        <w:rPr>
          <w:b/>
        </w:rPr>
        <w:t>false</w:t>
      </w:r>
      <w:r w:rsidRPr="00E77497">
        <w:t>.</w:t>
      </w:r>
    </w:p>
    <w:p w14:paraId="262610C3" w14:textId="77777777" w:rsidR="004C02EF" w:rsidRPr="00E77497" w:rsidRDefault="004C02EF" w:rsidP="00834A33">
      <w:pPr>
        <w:pStyle w:val="Alg4"/>
        <w:numPr>
          <w:ilvl w:val="0"/>
          <w:numId w:val="194"/>
        </w:numPr>
      </w:pPr>
      <w:r w:rsidRPr="00E77497">
        <w:t xml:space="preserve">Let </w:t>
      </w:r>
      <w:r w:rsidRPr="00E77497">
        <w:rPr>
          <w:i/>
        </w:rPr>
        <w:t>O</w:t>
      </w:r>
      <w:r w:rsidRPr="00E77497">
        <w:t xml:space="preserve"> be the result of calling the [[Get]] internal method of </w:t>
      </w:r>
      <w:r w:rsidRPr="00E77497">
        <w:rPr>
          <w:i/>
        </w:rPr>
        <w:t>F</w:t>
      </w:r>
      <w:r w:rsidRPr="00E77497">
        <w:t xml:space="preserve"> with property name </w:t>
      </w:r>
      <w:r w:rsidRPr="00E77497">
        <w:rPr>
          <w:rFonts w:ascii="Courier New" w:hAnsi="Courier New"/>
          <w:b/>
        </w:rPr>
        <w:t>"prototype"</w:t>
      </w:r>
      <w:r w:rsidRPr="00E77497">
        <w:t>.</w:t>
      </w:r>
    </w:p>
    <w:p w14:paraId="1D5DC589" w14:textId="77777777" w:rsidR="005C2F19" w:rsidRDefault="005C2F19" w:rsidP="00834A33">
      <w:pPr>
        <w:pStyle w:val="Alg4"/>
        <w:numPr>
          <w:ilvl w:val="0"/>
          <w:numId w:val="194"/>
        </w:numPr>
        <w:rPr>
          <w:ins w:id="28724" w:author="Rev 7 Allen Wirfs-Brock" w:date="2012-04-09T17:28:00Z"/>
        </w:rPr>
      </w:pPr>
      <w:ins w:id="28725" w:author="Rev 7 Allen Wirfs-Brock" w:date="2012-04-09T17:28:00Z">
        <w:r>
          <w:t>ReturnIfAbrupt(</w:t>
        </w:r>
        <w:r>
          <w:rPr>
            <w:i/>
          </w:rPr>
          <w:t>O</w:t>
        </w:r>
        <w:r>
          <w:t>).</w:t>
        </w:r>
      </w:ins>
    </w:p>
    <w:p w14:paraId="316FD131" w14:textId="77777777" w:rsidR="004C02EF" w:rsidRPr="00E77497" w:rsidRDefault="004C02EF" w:rsidP="00834A33">
      <w:pPr>
        <w:pStyle w:val="Alg4"/>
        <w:numPr>
          <w:ilvl w:val="0"/>
          <w:numId w:val="194"/>
        </w:numPr>
      </w:pPr>
      <w:r w:rsidRPr="00E77497">
        <w:t>If Type(</w:t>
      </w:r>
      <w:r w:rsidRPr="00E77497">
        <w:rPr>
          <w:i/>
        </w:rPr>
        <w:t>O</w:t>
      </w:r>
      <w:r w:rsidRPr="00E77497">
        <w:t xml:space="preserve">) is not Object, throw a </w:t>
      </w:r>
      <w:r w:rsidRPr="00E77497">
        <w:rPr>
          <w:b/>
        </w:rPr>
        <w:t>TypeError</w:t>
      </w:r>
      <w:r w:rsidRPr="00E77497">
        <w:t xml:space="preserve"> exception.</w:t>
      </w:r>
    </w:p>
    <w:p w14:paraId="29B91606" w14:textId="77777777" w:rsidR="004C02EF" w:rsidRPr="00E77497" w:rsidRDefault="004C02EF" w:rsidP="00834A33">
      <w:pPr>
        <w:pStyle w:val="Alg4"/>
        <w:numPr>
          <w:ilvl w:val="0"/>
          <w:numId w:val="194"/>
        </w:numPr>
      </w:pPr>
      <w:r w:rsidRPr="00E77497">
        <w:t>Repeat</w:t>
      </w:r>
    </w:p>
    <w:p w14:paraId="3C8EBA1F" w14:textId="77777777" w:rsidR="004C02EF" w:rsidRPr="00E77497" w:rsidRDefault="004C02EF" w:rsidP="00834A33">
      <w:pPr>
        <w:pStyle w:val="Alg4"/>
        <w:numPr>
          <w:ilvl w:val="1"/>
          <w:numId w:val="194"/>
        </w:numPr>
      </w:pPr>
      <w:r w:rsidRPr="00E77497">
        <w:t xml:space="preserve">Let </w:t>
      </w:r>
      <w:r w:rsidRPr="00E77497">
        <w:rPr>
          <w:i/>
        </w:rPr>
        <w:t>V</w:t>
      </w:r>
      <w:r w:rsidRPr="00E77497">
        <w:t xml:space="preserve"> be the value of the [[Prototype]] internal property of </w:t>
      </w:r>
      <w:r w:rsidRPr="00E77497">
        <w:rPr>
          <w:i/>
        </w:rPr>
        <w:t>V</w:t>
      </w:r>
      <w:r w:rsidRPr="00E77497">
        <w:t>.</w:t>
      </w:r>
    </w:p>
    <w:p w14:paraId="4A871E36" w14:textId="77777777" w:rsidR="004C02EF" w:rsidRPr="00E77497" w:rsidRDefault="004C02EF" w:rsidP="00834A33">
      <w:pPr>
        <w:pStyle w:val="Alg4"/>
        <w:numPr>
          <w:ilvl w:val="1"/>
          <w:numId w:val="194"/>
        </w:numPr>
      </w:pPr>
      <w:r w:rsidRPr="00E77497">
        <w:t xml:space="preserve">If </w:t>
      </w:r>
      <w:r w:rsidRPr="00E77497">
        <w:rPr>
          <w:i/>
        </w:rPr>
        <w:t>V</w:t>
      </w:r>
      <w:r w:rsidRPr="00E77497">
        <w:t xml:space="preserve"> is </w:t>
      </w:r>
      <w:r w:rsidRPr="00E77497">
        <w:rPr>
          <w:rFonts w:ascii="Courier New" w:hAnsi="Courier New"/>
          <w:b/>
        </w:rPr>
        <w:t>null</w:t>
      </w:r>
      <w:r w:rsidRPr="00E77497">
        <w:t xml:space="preserve">, return </w:t>
      </w:r>
      <w:r w:rsidRPr="00E77497">
        <w:rPr>
          <w:b/>
        </w:rPr>
        <w:t>false</w:t>
      </w:r>
      <w:r w:rsidRPr="00E77497">
        <w:t>.</w:t>
      </w:r>
    </w:p>
    <w:p w14:paraId="3C9EED7C" w14:textId="77777777" w:rsidR="004C02EF" w:rsidRPr="00E77497" w:rsidRDefault="004C02EF" w:rsidP="00834A33">
      <w:pPr>
        <w:pStyle w:val="Alg4"/>
        <w:numPr>
          <w:ilvl w:val="1"/>
          <w:numId w:val="194"/>
        </w:numPr>
        <w:spacing w:after="220"/>
      </w:pPr>
      <w:r w:rsidRPr="00E77497">
        <w:t xml:space="preserve">If </w:t>
      </w:r>
      <w:r w:rsidRPr="00E77497">
        <w:rPr>
          <w:i/>
        </w:rPr>
        <w:t>O</w:t>
      </w:r>
      <w:r w:rsidRPr="00E77497">
        <w:t xml:space="preserve"> and </w:t>
      </w:r>
      <w:r w:rsidRPr="00E77497">
        <w:rPr>
          <w:i/>
        </w:rPr>
        <w:t>V</w:t>
      </w:r>
      <w:r w:rsidRPr="00E77497">
        <w:t xml:space="preserve"> refer to the same object, return </w:t>
      </w:r>
      <w:r w:rsidRPr="00E77497">
        <w:rPr>
          <w:b/>
        </w:rPr>
        <w:t>true</w:t>
      </w:r>
      <w:r w:rsidRPr="00E77497">
        <w:t>.</w:t>
      </w:r>
    </w:p>
    <w:p w14:paraId="38098F28" w14:textId="77777777" w:rsidR="004C02EF" w:rsidRPr="00E77497" w:rsidRDefault="004C02EF" w:rsidP="004C02EF">
      <w:pPr>
        <w:pStyle w:val="Note"/>
      </w:pPr>
      <w:bookmarkStart w:id="28726" w:name="_Ref457710573"/>
      <w:bookmarkStart w:id="28727" w:name="_Toc472818920"/>
      <w:r w:rsidRPr="00E77497">
        <w:t>NOTE</w:t>
      </w:r>
      <w:r w:rsidRPr="00E77497">
        <w:tab/>
        <w:t xml:space="preserve">Function objects created using </w:t>
      </w:r>
      <w:r w:rsidRPr="00E77497">
        <w:rPr>
          <w:rFonts w:ascii="Courier New" w:hAnsi="Courier New" w:cs="Courier New"/>
          <w:b/>
        </w:rPr>
        <w:t>Function.prototype.bind</w:t>
      </w:r>
      <w:r w:rsidRPr="00E77497">
        <w:t xml:space="preserve"> have a different implementation of [[HasInstance]] defined in 15.3.4.5.3.</w:t>
      </w:r>
    </w:p>
    <w:p w14:paraId="61C5B497" w14:textId="77777777" w:rsidR="004C02EF" w:rsidRPr="00E77497" w:rsidRDefault="004C02EF" w:rsidP="004C02EF">
      <w:pPr>
        <w:pStyle w:val="40"/>
        <w:numPr>
          <w:ilvl w:val="0"/>
          <w:numId w:val="0"/>
        </w:numPr>
      </w:pPr>
      <w:r w:rsidRPr="00E77497">
        <w:t>15.3.5.4</w:t>
      </w:r>
      <w:r w:rsidRPr="00E77497">
        <w:tab/>
        <w:t>[[Get]] (P)</w:t>
      </w:r>
    </w:p>
    <w:p w14:paraId="78ADF47F" w14:textId="77777777" w:rsidR="004C02EF" w:rsidRPr="00E77497" w:rsidRDefault="004C02EF" w:rsidP="004C02EF">
      <w:r w:rsidRPr="00E77497">
        <w:t>Function objects use a variation of the [[Get]] internal method used for other native ECMAScript objects (8.12.3).</w:t>
      </w:r>
    </w:p>
    <w:p w14:paraId="44899EB4" w14:textId="77777777" w:rsidR="004C02EF" w:rsidRPr="00E77497" w:rsidRDefault="004C02EF" w:rsidP="004C02EF">
      <w:r w:rsidRPr="00E77497">
        <w:t xml:space="preserve">Assume </w:t>
      </w:r>
      <w:r w:rsidRPr="00E77497">
        <w:rPr>
          <w:rFonts w:ascii="Times New Roman" w:hAnsi="Times New Roman"/>
          <w:i/>
        </w:rPr>
        <w:t>F</w:t>
      </w:r>
      <w:r w:rsidRPr="00E77497">
        <w:t xml:space="preserve"> is a Function object. When the [[Get]] internal method of </w:t>
      </w:r>
      <w:r w:rsidRPr="00E77497">
        <w:rPr>
          <w:rFonts w:ascii="Times New Roman" w:hAnsi="Times New Roman"/>
          <w:i/>
        </w:rPr>
        <w:t>F</w:t>
      </w:r>
      <w:r w:rsidRPr="00E77497">
        <w:t xml:space="preserve"> is called with property name </w:t>
      </w:r>
      <w:r w:rsidRPr="00E77497">
        <w:rPr>
          <w:rFonts w:ascii="Times New Roman" w:hAnsi="Times New Roman"/>
          <w:i/>
        </w:rPr>
        <w:t>P</w:t>
      </w:r>
      <w:r w:rsidRPr="00E77497">
        <w:t>, the following steps are taken:</w:t>
      </w:r>
    </w:p>
    <w:p w14:paraId="6E9A2EE3" w14:textId="77777777" w:rsidR="004C02EF" w:rsidRPr="00E77497" w:rsidRDefault="004C02EF" w:rsidP="00834A33">
      <w:pPr>
        <w:pStyle w:val="Alg4"/>
        <w:numPr>
          <w:ilvl w:val="0"/>
          <w:numId w:val="195"/>
        </w:numPr>
      </w:pPr>
      <w:r w:rsidRPr="00E77497">
        <w:t xml:space="preserve">Let </w:t>
      </w:r>
      <w:r w:rsidRPr="00E77497">
        <w:rPr>
          <w:i/>
        </w:rPr>
        <w:t>v</w:t>
      </w:r>
      <w:r w:rsidRPr="00E77497">
        <w:t xml:space="preserve"> be the result of calling the default [[Get]] internal method (8.12.3) on </w:t>
      </w:r>
      <w:r w:rsidRPr="00E77497">
        <w:rPr>
          <w:i/>
        </w:rPr>
        <w:t>F</w:t>
      </w:r>
      <w:r w:rsidRPr="00E77497">
        <w:t xml:space="preserve"> passing </w:t>
      </w:r>
      <w:r w:rsidRPr="00E77497">
        <w:rPr>
          <w:i/>
        </w:rPr>
        <w:t>P</w:t>
      </w:r>
      <w:r w:rsidRPr="00E77497">
        <w:t xml:space="preserve"> as the property name argument.</w:t>
      </w:r>
    </w:p>
    <w:p w14:paraId="2C05AFF4" w14:textId="77777777" w:rsidR="004C02EF" w:rsidRPr="00E77497" w:rsidRDefault="004C02EF" w:rsidP="00834A33">
      <w:pPr>
        <w:pStyle w:val="Alg4"/>
        <w:numPr>
          <w:ilvl w:val="0"/>
          <w:numId w:val="195"/>
        </w:numPr>
      </w:pPr>
      <w:r w:rsidRPr="00E77497">
        <w:t xml:space="preserve">If </w:t>
      </w:r>
      <w:r w:rsidRPr="00E77497">
        <w:rPr>
          <w:i/>
        </w:rPr>
        <w:t>P</w:t>
      </w:r>
      <w:r w:rsidRPr="00E77497">
        <w:t xml:space="preserve"> is </w:t>
      </w:r>
      <w:r w:rsidRPr="00E77497">
        <w:rPr>
          <w:rFonts w:ascii="Courier New" w:hAnsi="Courier New"/>
          <w:b/>
        </w:rPr>
        <w:t xml:space="preserve">"caller" </w:t>
      </w:r>
      <w:r w:rsidRPr="00E77497">
        <w:t xml:space="preserve">and </w:t>
      </w:r>
      <w:r w:rsidRPr="00E77497">
        <w:rPr>
          <w:i/>
        </w:rPr>
        <w:t>v</w:t>
      </w:r>
      <w:r w:rsidRPr="00E77497">
        <w:t xml:space="preserve"> is a strict mode Function object, throw a </w:t>
      </w:r>
      <w:r w:rsidRPr="00E77497">
        <w:rPr>
          <w:b/>
        </w:rPr>
        <w:t>TypeError</w:t>
      </w:r>
      <w:r w:rsidRPr="00E77497">
        <w:t xml:space="preserve"> exception. </w:t>
      </w:r>
    </w:p>
    <w:p w14:paraId="713BF649" w14:textId="77777777" w:rsidR="004C02EF" w:rsidRPr="00E77497" w:rsidRDefault="004C02EF" w:rsidP="00834A33">
      <w:pPr>
        <w:pStyle w:val="Alg4"/>
        <w:numPr>
          <w:ilvl w:val="0"/>
          <w:numId w:val="195"/>
        </w:numPr>
        <w:spacing w:after="220"/>
      </w:pPr>
      <w:r w:rsidRPr="00E77497">
        <w:t xml:space="preserve">Return </w:t>
      </w:r>
      <w:r w:rsidRPr="00E77497">
        <w:rPr>
          <w:i/>
        </w:rPr>
        <w:t>v</w:t>
      </w:r>
      <w:r w:rsidRPr="00E77497">
        <w:t>.</w:t>
      </w:r>
    </w:p>
    <w:p w14:paraId="246435C6" w14:textId="77777777" w:rsidR="004C02EF" w:rsidRPr="00E77497" w:rsidRDefault="004C02EF" w:rsidP="004C02EF">
      <w:pPr>
        <w:pStyle w:val="Note"/>
      </w:pPr>
      <w:r w:rsidRPr="00E77497">
        <w:t>NOTE</w:t>
      </w:r>
      <w:r w:rsidRPr="00E77497">
        <w:tab/>
        <w:t xml:space="preserve">Function objects created using </w:t>
      </w:r>
      <w:r w:rsidRPr="00E77497">
        <w:rPr>
          <w:rFonts w:ascii="Courier New" w:hAnsi="Courier New" w:cs="Courier New"/>
          <w:b/>
        </w:rPr>
        <w:t>Function.prototype.bind</w:t>
      </w:r>
      <w:r w:rsidRPr="00E77497">
        <w:t xml:space="preserve"> use the default [[Get]] internal method.</w:t>
      </w:r>
    </w:p>
    <w:p w14:paraId="336FAC18" w14:textId="77777777" w:rsidR="004C02EF" w:rsidRPr="00E77497" w:rsidRDefault="004C02EF" w:rsidP="00B43482">
      <w:pPr>
        <w:pStyle w:val="20"/>
        <w:numPr>
          <w:ilvl w:val="0"/>
          <w:numId w:val="0"/>
        </w:numPr>
      </w:pPr>
      <w:bookmarkStart w:id="28728" w:name="_Toc235503498"/>
      <w:bookmarkStart w:id="28729" w:name="_Toc241509273"/>
      <w:bookmarkStart w:id="28730" w:name="_Toc244416760"/>
      <w:bookmarkStart w:id="28731" w:name="_Toc276631124"/>
      <w:bookmarkStart w:id="28732" w:name="_Toc336509607"/>
      <w:r w:rsidRPr="00E77497">
        <w:t>15.4</w:t>
      </w:r>
      <w:r w:rsidRPr="00E77497">
        <w:tab/>
        <w:t>Array Object</w:t>
      </w:r>
      <w:bookmarkEnd w:id="28719"/>
      <w:bookmarkEnd w:id="28720"/>
      <w:bookmarkEnd w:id="28721"/>
      <w:r w:rsidRPr="00E77497">
        <w:t>s</w:t>
      </w:r>
      <w:bookmarkEnd w:id="28726"/>
      <w:bookmarkEnd w:id="28727"/>
      <w:bookmarkEnd w:id="28728"/>
      <w:bookmarkEnd w:id="28729"/>
      <w:bookmarkEnd w:id="28730"/>
      <w:bookmarkEnd w:id="28731"/>
      <w:bookmarkEnd w:id="28732"/>
    </w:p>
    <w:p w14:paraId="5E29F347" w14:textId="77777777" w:rsidR="004C02EF" w:rsidRPr="00E77497" w:rsidRDefault="004C02EF" w:rsidP="004C02EF">
      <w:r w:rsidRPr="00E77497">
        <w:t xml:space="preserve">Array objects give special treatment to a certain class of property names. A property name </w:t>
      </w:r>
      <w:r w:rsidRPr="00E77497">
        <w:rPr>
          <w:rFonts w:ascii="Times New Roman" w:hAnsi="Times New Roman"/>
          <w:i/>
        </w:rPr>
        <w:t>P</w:t>
      </w:r>
      <w:r w:rsidRPr="00E77497">
        <w:t xml:space="preserve"> (in the form of a String value) is an </w:t>
      </w:r>
      <w:r w:rsidRPr="00E77497">
        <w:rPr>
          <w:i/>
        </w:rPr>
        <w:t>array index</w:t>
      </w:r>
      <w:r w:rsidRPr="00E77497">
        <w:t xml:space="preserve"> if and only if </w:t>
      </w:r>
      <w:r w:rsidRPr="00E77497">
        <w:rPr>
          <w:rFonts w:ascii="Times New Roman" w:hAnsi="Times New Roman"/>
        </w:rPr>
        <w:t>ToString(ToUint32(</w:t>
      </w:r>
      <w:r w:rsidRPr="00E77497">
        <w:rPr>
          <w:rFonts w:ascii="Times New Roman" w:hAnsi="Times New Roman"/>
          <w:i/>
        </w:rPr>
        <w:t>P</w:t>
      </w:r>
      <w:r w:rsidRPr="00E77497">
        <w:rPr>
          <w:rFonts w:ascii="Times New Roman" w:hAnsi="Times New Roman"/>
        </w:rPr>
        <w:t>))</w:t>
      </w:r>
      <w:r w:rsidRPr="00E77497">
        <w:t xml:space="preserve"> is equal to </w:t>
      </w:r>
      <w:r w:rsidRPr="00E77497">
        <w:rPr>
          <w:rFonts w:ascii="Times New Roman" w:hAnsi="Times New Roman"/>
          <w:i/>
        </w:rPr>
        <w:t>P</w:t>
      </w:r>
      <w:r w:rsidRPr="00E77497">
        <w:t xml:space="preserve"> and </w:t>
      </w:r>
      <w:r w:rsidRPr="00E77497">
        <w:rPr>
          <w:rFonts w:ascii="Times New Roman" w:hAnsi="Times New Roman"/>
        </w:rPr>
        <w:t>ToUint32(</w:t>
      </w:r>
      <w:r w:rsidRPr="00E77497">
        <w:rPr>
          <w:rFonts w:ascii="Times New Roman" w:hAnsi="Times New Roman"/>
          <w:i/>
        </w:rPr>
        <w:t>P</w:t>
      </w:r>
      <w:r w:rsidRPr="00E77497">
        <w:rPr>
          <w:rFonts w:ascii="Times New Roman" w:hAnsi="Times New Roman"/>
        </w:rPr>
        <w:t>)</w:t>
      </w:r>
      <w:r w:rsidRPr="00E77497">
        <w:t xml:space="preserve"> is not equal to </w:t>
      </w:r>
      <w:r w:rsidRPr="00E77497">
        <w:rPr>
          <w:rFonts w:ascii="Times New Roman" w:hAnsi="Times New Roman"/>
        </w:rPr>
        <w:t>2</w:t>
      </w:r>
      <w:r w:rsidRPr="00E77497">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3B4312">
        <w:t xml:space="preserve">. A property whose property name is an array index is also called an </w:t>
      </w:r>
      <w:r w:rsidRPr="006B6D0A">
        <w:rPr>
          <w:i/>
        </w:rPr>
        <w:t>element</w:t>
      </w:r>
      <w:r w:rsidRPr="006B6D0A">
        <w:t xml:space="preserve">. Every Array object has a </w:t>
      </w:r>
      <w:r w:rsidRPr="006B6D0A">
        <w:rPr>
          <w:rFonts w:ascii="Courier New" w:hAnsi="Courier New"/>
          <w:b/>
        </w:rPr>
        <w:t>length</w:t>
      </w:r>
      <w:r w:rsidRPr="00E65A34">
        <w:t xml:space="preserve"> property whose value is always a nonnegative integer less than </w:t>
      </w:r>
      <w:r w:rsidRPr="00546435">
        <w:rPr>
          <w:rFonts w:ascii="Times New Roman" w:hAnsi="Times New Roman"/>
        </w:rPr>
        <w:t>2</w:t>
      </w:r>
      <w:r w:rsidRPr="00A67AF2">
        <w:rPr>
          <w:rFonts w:ascii="Times New Roman" w:hAnsi="Times New Roman"/>
          <w:vertAlign w:val="superscript"/>
        </w:rPr>
        <w:t>32</w:t>
      </w:r>
      <w:r w:rsidRPr="00A67AF2">
        <w:t xml:space="preserve">. The value of the </w:t>
      </w:r>
      <w:r w:rsidRPr="00A67AF2">
        <w:rPr>
          <w:rFonts w:ascii="Courier New" w:hAnsi="Courier New"/>
          <w:b/>
        </w:rPr>
        <w:t>length</w:t>
      </w:r>
      <w:r w:rsidRPr="00B820AB">
        <w:t xml:space="preserve"> property is numerically greater than the name of every property whose name is an array index; whenever a property of an Arra</w:t>
      </w:r>
      <w:r w:rsidRPr="00675B74">
        <w:t>y object is created or changed, other p</w:t>
      </w:r>
      <w:r w:rsidRPr="00E77497">
        <w:t xml:space="preserve">roperties are adjusted as necessary to maintain this invariant. Specifically, whenever a property is added whose name is an array index, the </w:t>
      </w:r>
      <w:r w:rsidRPr="00E77497">
        <w:rPr>
          <w:rFonts w:ascii="Courier New" w:hAnsi="Courier New"/>
          <w:b/>
        </w:rPr>
        <w:t>length</w:t>
      </w:r>
      <w:r w:rsidRPr="00E77497">
        <w:t xml:space="preserve"> property is changed, if necessary, to be one more than the numeric value of that array index; and whenever the </w:t>
      </w:r>
      <w:r w:rsidRPr="00E77497">
        <w:rPr>
          <w:rFonts w:ascii="Courier New" w:hAnsi="Courier New"/>
          <w:b/>
        </w:rPr>
        <w:t>length</w:t>
      </w:r>
      <w:r w:rsidRPr="00E77497">
        <w:t xml:space="preserve"> property is changed, every property whose name is an array index whose value is not smaller than the new length is automatically deleted. This constraint applies only to own properties of an Array object and is unaffected by </w:t>
      </w:r>
      <w:r w:rsidRPr="00E77497">
        <w:rPr>
          <w:rFonts w:ascii="Courier New" w:hAnsi="Courier New"/>
          <w:b/>
        </w:rPr>
        <w:t>length</w:t>
      </w:r>
      <w:r w:rsidRPr="00E77497">
        <w:t xml:space="preserve"> or array index properties that may be inherited from its prototypes.</w:t>
      </w:r>
      <w:bookmarkStart w:id="28733" w:name="_Toc393690398"/>
      <w:bookmarkStart w:id="28734" w:name="_Ref404501450"/>
    </w:p>
    <w:p w14:paraId="0A66CD7A" w14:textId="77777777" w:rsidR="004C02EF" w:rsidRPr="00E77497" w:rsidRDefault="004C02EF" w:rsidP="004C02EF">
      <w:r w:rsidRPr="00E77497">
        <w:t xml:space="preserve">An object, </w:t>
      </w:r>
      <w:r w:rsidRPr="00E77497">
        <w:rPr>
          <w:rFonts w:ascii="Times New Roman" w:hAnsi="Times New Roman"/>
          <w:i/>
        </w:rPr>
        <w:t>O</w:t>
      </w:r>
      <w:r w:rsidRPr="00E77497">
        <w:t xml:space="preserve">,  is said to be </w:t>
      </w:r>
      <w:r w:rsidRPr="00E77497">
        <w:rPr>
          <w:i/>
        </w:rPr>
        <w:t>sparse</w:t>
      </w:r>
      <w:r w:rsidRPr="00E77497">
        <w:t xml:space="preserve"> if the following algorithm returns </w:t>
      </w:r>
      <w:r w:rsidRPr="00E77497">
        <w:rPr>
          <w:b/>
        </w:rPr>
        <w:t>true</w:t>
      </w:r>
      <w:r w:rsidRPr="00E77497">
        <w:t>:</w:t>
      </w:r>
    </w:p>
    <w:p w14:paraId="24E57D44" w14:textId="77777777" w:rsidR="004C02EF" w:rsidRPr="00E77497" w:rsidRDefault="004C02EF" w:rsidP="00834A33">
      <w:pPr>
        <w:numPr>
          <w:ilvl w:val="0"/>
          <w:numId w:val="196"/>
        </w:numPr>
        <w:spacing w:after="120" w:line="240" w:lineRule="auto"/>
        <w:contextualSpacing/>
        <w:rPr>
          <w:rFonts w:ascii="Times New Roman" w:eastAsia="Times New Roman" w:hAnsi="Times New Roman"/>
          <w:spacing w:val="6"/>
          <w:lang w:eastAsia="en-US"/>
        </w:rPr>
      </w:pPr>
      <w:bookmarkStart w:id="28735" w:name="_Ref424531647"/>
      <w:bookmarkStart w:id="28736" w:name="_Toc472818921"/>
      <w:bookmarkStart w:id="28737" w:name="_Toc235503499"/>
      <w:r w:rsidRPr="00E77497">
        <w:rPr>
          <w:rFonts w:ascii="Times New Roman" w:eastAsia="Times New Roman" w:hAnsi="Times New Roman"/>
          <w:spacing w:val="6"/>
          <w:lang w:eastAsia="en-US"/>
        </w:rPr>
        <w:t xml:space="preserve">Let </w:t>
      </w:r>
      <w:r w:rsidRPr="00E77497">
        <w:rPr>
          <w:rFonts w:ascii="Times New Roman" w:eastAsia="Times New Roman" w:hAnsi="Times New Roman"/>
          <w:i/>
          <w:spacing w:val="6"/>
          <w:lang w:eastAsia="en-US"/>
        </w:rPr>
        <w:t>len</w:t>
      </w:r>
      <w:r w:rsidRPr="00E77497">
        <w:rPr>
          <w:rFonts w:ascii="Times New Roman" w:eastAsia="Times New Roman" w:hAnsi="Times New Roman"/>
          <w:spacing w:val="6"/>
          <w:lang w:eastAsia="en-US"/>
        </w:rPr>
        <w:t xml:space="preserve"> be the result of calling the [[Get]] internal method of </w:t>
      </w:r>
      <w:r w:rsidRPr="00E77497">
        <w:rPr>
          <w:rFonts w:ascii="Times New Roman" w:eastAsia="Times New Roman" w:hAnsi="Times New Roman"/>
          <w:i/>
          <w:spacing w:val="6"/>
          <w:lang w:eastAsia="en-US"/>
        </w:rPr>
        <w:t>O</w:t>
      </w:r>
      <w:r w:rsidRPr="00E77497">
        <w:rPr>
          <w:rFonts w:ascii="Times New Roman" w:eastAsia="Times New Roman" w:hAnsi="Times New Roman"/>
          <w:spacing w:val="6"/>
          <w:lang w:eastAsia="en-US"/>
        </w:rPr>
        <w:t xml:space="preserve"> with argument </w:t>
      </w:r>
      <w:r w:rsidRPr="00E77497">
        <w:rPr>
          <w:rFonts w:ascii="Times New Roman" w:eastAsia="Times New Roman" w:hAnsi="Times New Roman"/>
          <w:b/>
          <w:spacing w:val="6"/>
          <w:lang w:eastAsia="en-US"/>
        </w:rPr>
        <w:t>"length"</w:t>
      </w:r>
      <w:r w:rsidRPr="00E77497">
        <w:rPr>
          <w:rFonts w:ascii="Times New Roman" w:eastAsia="Times New Roman" w:hAnsi="Times New Roman"/>
          <w:spacing w:val="6"/>
          <w:lang w:eastAsia="en-US"/>
        </w:rPr>
        <w:t>.</w:t>
      </w:r>
    </w:p>
    <w:p w14:paraId="1303592C" w14:textId="77777777" w:rsidR="004C02EF" w:rsidRPr="00E77497" w:rsidRDefault="004C02EF" w:rsidP="00834A33">
      <w:pPr>
        <w:numPr>
          <w:ilvl w:val="0"/>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For each integer </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 xml:space="preserve"> in the range 0≤</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&lt;ToUint32(</w:t>
      </w:r>
      <w:r w:rsidRPr="00E77497">
        <w:rPr>
          <w:rFonts w:ascii="Times New Roman" w:eastAsia="Times New Roman" w:hAnsi="Times New Roman"/>
          <w:i/>
          <w:spacing w:val="6"/>
          <w:lang w:eastAsia="en-US"/>
        </w:rPr>
        <w:t>len</w:t>
      </w:r>
      <w:r w:rsidRPr="00E77497">
        <w:rPr>
          <w:rFonts w:ascii="Times New Roman" w:eastAsia="Times New Roman" w:hAnsi="Times New Roman"/>
          <w:spacing w:val="6"/>
          <w:lang w:eastAsia="en-US"/>
        </w:rPr>
        <w:t>)</w:t>
      </w:r>
    </w:p>
    <w:p w14:paraId="02809AB2" w14:textId="77777777" w:rsidR="004C02EF" w:rsidRPr="00E77497" w:rsidRDefault="004C02EF" w:rsidP="00834A33">
      <w:pPr>
        <w:numPr>
          <w:ilvl w:val="1"/>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Let </w:t>
      </w:r>
      <w:r w:rsidRPr="00E77497">
        <w:rPr>
          <w:rFonts w:ascii="Times New Roman" w:eastAsia="Times New Roman" w:hAnsi="Times New Roman"/>
          <w:i/>
          <w:spacing w:val="6"/>
          <w:lang w:eastAsia="en-US"/>
        </w:rPr>
        <w:t>elem</w:t>
      </w:r>
      <w:r w:rsidRPr="00E77497">
        <w:rPr>
          <w:rFonts w:ascii="Times New Roman" w:eastAsia="Times New Roman" w:hAnsi="Times New Roman"/>
          <w:spacing w:val="6"/>
          <w:lang w:eastAsia="en-US"/>
        </w:rPr>
        <w:t xml:space="preserve"> be the result of calling the [[GetOwnProperty]] internal method of </w:t>
      </w:r>
      <w:r w:rsidRPr="00E77497">
        <w:rPr>
          <w:rFonts w:ascii="Times New Roman" w:eastAsia="Times New Roman" w:hAnsi="Times New Roman"/>
          <w:i/>
          <w:spacing w:val="6"/>
          <w:lang w:eastAsia="en-US"/>
        </w:rPr>
        <w:t>O</w:t>
      </w:r>
      <w:r w:rsidRPr="00E77497">
        <w:rPr>
          <w:rFonts w:ascii="Times New Roman" w:eastAsia="Times New Roman" w:hAnsi="Times New Roman"/>
          <w:spacing w:val="6"/>
          <w:lang w:eastAsia="en-US"/>
        </w:rPr>
        <w:t xml:space="preserve"> with argument ToString(</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w:t>
      </w:r>
    </w:p>
    <w:p w14:paraId="1ABB4A80" w14:textId="77777777" w:rsidR="004C02EF" w:rsidRPr="00E77497" w:rsidRDefault="004C02EF" w:rsidP="00834A33">
      <w:pPr>
        <w:numPr>
          <w:ilvl w:val="1"/>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If </w:t>
      </w:r>
      <w:r w:rsidRPr="00E77497">
        <w:rPr>
          <w:rFonts w:ascii="Times New Roman" w:eastAsia="Times New Roman" w:hAnsi="Times New Roman"/>
          <w:i/>
          <w:spacing w:val="6"/>
          <w:lang w:eastAsia="en-US"/>
        </w:rPr>
        <w:t>elem</w:t>
      </w:r>
      <w:r w:rsidRPr="00E77497">
        <w:rPr>
          <w:rFonts w:ascii="Times New Roman" w:eastAsia="Times New Roman" w:hAnsi="Times New Roman"/>
          <w:spacing w:val="6"/>
          <w:lang w:eastAsia="en-US"/>
        </w:rPr>
        <w:t xml:space="preserve"> is </w:t>
      </w:r>
      <w:r w:rsidRPr="00E77497">
        <w:rPr>
          <w:rFonts w:ascii="Times New Roman" w:eastAsia="Times New Roman" w:hAnsi="Times New Roman"/>
          <w:b/>
          <w:spacing w:val="6"/>
          <w:lang w:eastAsia="en-US"/>
        </w:rPr>
        <w:t>undefined</w:t>
      </w:r>
      <w:r w:rsidRPr="00E77497">
        <w:rPr>
          <w:rFonts w:ascii="Times New Roman" w:eastAsia="Times New Roman" w:hAnsi="Times New Roman"/>
          <w:spacing w:val="6"/>
          <w:lang w:eastAsia="en-US"/>
        </w:rPr>
        <w:t xml:space="preserve">, return </w:t>
      </w:r>
      <w:r w:rsidRPr="00E77497">
        <w:rPr>
          <w:rFonts w:ascii="Times New Roman" w:eastAsia="Times New Roman" w:hAnsi="Times New Roman"/>
          <w:b/>
          <w:spacing w:val="6"/>
          <w:lang w:eastAsia="en-US"/>
        </w:rPr>
        <w:t>true</w:t>
      </w:r>
      <w:r w:rsidRPr="00E77497">
        <w:rPr>
          <w:rFonts w:ascii="Times New Roman" w:eastAsia="Times New Roman" w:hAnsi="Times New Roman"/>
          <w:spacing w:val="6"/>
          <w:lang w:eastAsia="en-US"/>
        </w:rPr>
        <w:t>.</w:t>
      </w:r>
    </w:p>
    <w:p w14:paraId="1E25CDF2" w14:textId="77777777" w:rsidR="004C02EF" w:rsidRPr="00E77497" w:rsidRDefault="004C02EF" w:rsidP="00F44A1F">
      <w:pPr>
        <w:numPr>
          <w:ilvl w:val="0"/>
          <w:numId w:val="196"/>
        </w:numPr>
        <w:spacing w:after="220" w:line="240" w:lineRule="auto"/>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Return </w:t>
      </w:r>
      <w:r w:rsidRPr="00E77497">
        <w:rPr>
          <w:rFonts w:ascii="Times New Roman" w:eastAsia="Times New Roman" w:hAnsi="Times New Roman"/>
          <w:b/>
          <w:spacing w:val="6"/>
          <w:lang w:eastAsia="en-US"/>
        </w:rPr>
        <w:t>false</w:t>
      </w:r>
      <w:r w:rsidRPr="00E77497">
        <w:rPr>
          <w:rFonts w:ascii="Times New Roman" w:eastAsia="Times New Roman" w:hAnsi="Times New Roman"/>
          <w:spacing w:val="6"/>
          <w:lang w:eastAsia="en-US"/>
        </w:rPr>
        <w:t>.</w:t>
      </w:r>
    </w:p>
    <w:p w14:paraId="2B5A854C" w14:textId="77777777" w:rsidR="00FA34E7" w:rsidRDefault="00FA34E7" w:rsidP="00FA34E7">
      <w:pPr>
        <w:rPr>
          <w:ins w:id="28738" w:author="Rev 7 Allen Wirfs-Brock" w:date="2012-04-10T16:13:00Z"/>
        </w:rPr>
      </w:pPr>
      <w:bookmarkStart w:id="28739" w:name="_Toc241509274"/>
      <w:bookmarkStart w:id="28740" w:name="_Toc244416761"/>
      <w:bookmarkStart w:id="28741" w:name="_Toc276631125"/>
      <w:ins w:id="28742" w:author="Rev 7 Allen Wirfs-Brock" w:date="2012-04-10T16:13:00Z">
        <w:r>
          <w:t xml:space="preserve">The abstract operation ArrayCreate with argument </w:t>
        </w:r>
        <w:r>
          <w:rPr>
            <w:i/>
          </w:rPr>
          <w:t>length</w:t>
        </w:r>
        <w:r>
          <w:t xml:space="preserve"> (a positive integer) </w:t>
        </w:r>
      </w:ins>
      <w:ins w:id="28743" w:author="Rev 7 Allen Wirfs-Brock" w:date="2012-04-10T16:15:00Z">
        <w:r>
          <w:t xml:space="preserve">is used to specify the creation of new Array objects. It </w:t>
        </w:r>
      </w:ins>
      <w:ins w:id="28744" w:author="Rev 7 Allen Wirfs-Brock" w:date="2012-04-10T16:13:00Z">
        <w:r>
          <w:t>performs the following steps:</w:t>
        </w:r>
      </w:ins>
    </w:p>
    <w:p w14:paraId="4AB879EB" w14:textId="77777777" w:rsidR="00FA34E7" w:rsidRPr="00E77497" w:rsidRDefault="00FA34E7" w:rsidP="00F44A1F">
      <w:pPr>
        <w:pStyle w:val="Alg4"/>
        <w:numPr>
          <w:ilvl w:val="0"/>
          <w:numId w:val="707"/>
        </w:numPr>
        <w:rPr>
          <w:ins w:id="28745" w:author="Rev 7 Allen Wirfs-Brock" w:date="2012-04-10T16:13:00Z"/>
        </w:rPr>
      </w:pPr>
      <w:ins w:id="28746" w:author="Rev 7 Allen Wirfs-Brock" w:date="2012-04-10T16:13:00Z">
        <w:r>
          <w:t xml:space="preserve">Let </w:t>
        </w:r>
        <w:r w:rsidRPr="00FC03BD">
          <w:rPr>
            <w:i/>
          </w:rPr>
          <w:t>A</w:t>
        </w:r>
        <w:r>
          <w:t xml:space="preserve"> be a newly created ECMAScript object</w:t>
        </w:r>
        <w:r w:rsidRPr="00E77497">
          <w:t>.</w:t>
        </w:r>
      </w:ins>
    </w:p>
    <w:p w14:paraId="222A06E3" w14:textId="77777777" w:rsidR="00FA34E7" w:rsidRPr="00E77497" w:rsidRDefault="00FA34E7" w:rsidP="00F44A1F">
      <w:pPr>
        <w:pStyle w:val="Alg4"/>
        <w:numPr>
          <w:ilvl w:val="0"/>
          <w:numId w:val="707"/>
        </w:numPr>
        <w:rPr>
          <w:ins w:id="28747" w:author="Rev 7 Allen Wirfs-Brock" w:date="2012-04-10T16:13:00Z"/>
        </w:rPr>
      </w:pPr>
      <w:ins w:id="28748" w:author="Rev 7 Allen Wirfs-Brock" w:date="2012-04-10T16:13:00Z">
        <w:r>
          <w:t xml:space="preserve">Set the [[Prototype]] internal property of </w:t>
        </w:r>
        <w:r w:rsidRPr="00FA34E7">
          <w:rPr>
            <w:i/>
          </w:rPr>
          <w:t>A</w:t>
        </w:r>
        <w:r>
          <w:t xml:space="preserve"> to the intrinsic object %ArrayPrototype%.</w:t>
        </w:r>
      </w:ins>
    </w:p>
    <w:p w14:paraId="4156F620" w14:textId="77777777" w:rsidR="00FA34E7" w:rsidRPr="00FA34E7" w:rsidRDefault="00FA34E7" w:rsidP="00F44A1F">
      <w:pPr>
        <w:pStyle w:val="Alg4"/>
        <w:numPr>
          <w:ilvl w:val="0"/>
          <w:numId w:val="707"/>
        </w:numPr>
        <w:rPr>
          <w:ins w:id="28749" w:author="Rev 7 Allen Wirfs-Brock" w:date="2012-04-10T16:13:00Z"/>
        </w:rPr>
      </w:pPr>
      <w:ins w:id="28750" w:author="Rev 7 Allen Wirfs-Brock" w:date="2012-04-10T16:13:00Z">
        <w:r>
          <w:t xml:space="preserve">Set </w:t>
        </w:r>
        <w:r w:rsidRPr="00FA34E7">
          <w:rPr>
            <w:i/>
          </w:rPr>
          <w:t>A</w:t>
        </w:r>
        <w:r>
          <w:t>’s common internal methods except for [[DefineOwnProperty]] to the default definitions specified in 8.12.</w:t>
        </w:r>
      </w:ins>
    </w:p>
    <w:p w14:paraId="402D044A" w14:textId="77777777" w:rsidR="00FA34E7" w:rsidRDefault="00FA34E7" w:rsidP="00F44A1F">
      <w:pPr>
        <w:pStyle w:val="Alg4"/>
        <w:numPr>
          <w:ilvl w:val="0"/>
          <w:numId w:val="707"/>
        </w:numPr>
        <w:rPr>
          <w:ins w:id="28751" w:author="Rev 7 Allen Wirfs-Brock" w:date="2012-04-10T16:13:00Z"/>
        </w:rPr>
      </w:pPr>
      <w:ins w:id="28752" w:author="Rev 7 Allen Wirfs-Brock" w:date="2012-04-10T16:13:00Z">
        <w:r>
          <w:t xml:space="preserve">Set </w:t>
        </w:r>
        <w:r w:rsidRPr="00FA34E7">
          <w:rPr>
            <w:i/>
          </w:rPr>
          <w:t>A</w:t>
        </w:r>
        <w:r>
          <w:t>’s [[DefineOwnProperty]] internal method</w:t>
        </w:r>
        <w:del w:id="28753" w:author="Rev 9 Allen Wirfs-Brock" w:date="2012-07-07T16:21:00Z">
          <w:r w:rsidDel="00201325">
            <w:delText>s</w:delText>
          </w:r>
        </w:del>
        <w:r>
          <w:t xml:space="preserve"> to the definition given in 15.4.5.1.</w:t>
        </w:r>
      </w:ins>
    </w:p>
    <w:p w14:paraId="1A0A5C7B" w14:textId="77777777" w:rsidR="00FA34E7" w:rsidRDefault="00FA34E7" w:rsidP="00F44A1F">
      <w:pPr>
        <w:pStyle w:val="Alg4"/>
        <w:numPr>
          <w:ilvl w:val="0"/>
          <w:numId w:val="707"/>
        </w:numPr>
        <w:rPr>
          <w:ins w:id="28754" w:author="Rev 7 Allen Wirfs-Brock" w:date="2012-04-10T16:13:00Z"/>
        </w:rPr>
      </w:pPr>
      <w:ins w:id="28755" w:author="Rev 7 Allen Wirfs-Brock" w:date="2012-04-10T16:13:00Z">
        <w:r>
          <w:t xml:space="preserve">Set the </w:t>
        </w:r>
        <w:r w:rsidRPr="00E77497">
          <w:t xml:space="preserve">[[NativeBrand]] internal property </w:t>
        </w:r>
        <w:r>
          <w:t xml:space="preserve">of </w:t>
        </w:r>
        <w:r w:rsidRPr="00FA34E7">
          <w:rPr>
            <w:i/>
          </w:rPr>
          <w:t>A</w:t>
        </w:r>
        <w:r>
          <w:t xml:space="preserve"> to the</w:t>
        </w:r>
        <w:r w:rsidRPr="00E77497">
          <w:t xml:space="preserve"> value </w:t>
        </w:r>
        <w:r w:rsidRPr="00FA34E7">
          <w:rPr>
            <w:rFonts w:ascii="Arial" w:hAnsi="Arial" w:cs="Arial"/>
          </w:rPr>
          <w:t>NativeArray</w:t>
        </w:r>
        <w:r>
          <w:t>.</w:t>
        </w:r>
      </w:ins>
    </w:p>
    <w:p w14:paraId="1A8AAD1B" w14:textId="77777777" w:rsidR="00FA34E7" w:rsidRDefault="00FA34E7" w:rsidP="00F44A1F">
      <w:pPr>
        <w:pStyle w:val="Alg4"/>
        <w:numPr>
          <w:ilvl w:val="0"/>
          <w:numId w:val="707"/>
        </w:numPr>
        <w:rPr>
          <w:ins w:id="28756" w:author="Rev 7 Allen Wirfs-Brock" w:date="2012-04-10T16:13:00Z"/>
        </w:rPr>
      </w:pPr>
      <w:ins w:id="28757" w:author="Rev 7 Allen Wirfs-Brock" w:date="2012-04-10T16:13:00Z">
        <w:r>
          <w:t xml:space="preserve">Set the [[Extensible]] internal property of </w:t>
        </w:r>
        <w:r w:rsidRPr="00FA34E7">
          <w:rPr>
            <w:i/>
          </w:rPr>
          <w:t>A</w:t>
        </w:r>
        <w:r>
          <w:t xml:space="preserve"> to </w:t>
        </w:r>
        <w:r w:rsidRPr="00FA34E7">
          <w:rPr>
            <w:b/>
          </w:rPr>
          <w:t>true</w:t>
        </w:r>
        <w:r>
          <w:t>.</w:t>
        </w:r>
      </w:ins>
    </w:p>
    <w:p w14:paraId="551FB727" w14:textId="77777777" w:rsidR="00FA34E7" w:rsidRDefault="00FA34E7" w:rsidP="00F44A1F">
      <w:pPr>
        <w:pStyle w:val="Alg4"/>
        <w:numPr>
          <w:ilvl w:val="0"/>
          <w:numId w:val="707"/>
        </w:numPr>
        <w:spacing w:after="120"/>
        <w:contextualSpacing/>
        <w:rPr>
          <w:ins w:id="28758" w:author="Rev 7 Allen Wirfs-Brock" w:date="2012-04-10T16:13:00Z"/>
        </w:rPr>
      </w:pPr>
      <w:ins w:id="28759" w:author="Rev 7 Allen Wirfs-Brock" w:date="2012-04-10T16:13:00Z">
        <w:r>
          <w:t>Call the</w:t>
        </w:r>
      </w:ins>
      <w:ins w:id="28760" w:author="Rev 9 Allen Wirfs-Brock" w:date="2012-06-24T08:00:00Z">
        <w:r w:rsidR="005C3583">
          <w:t xml:space="preserve"> default</w:t>
        </w:r>
      </w:ins>
      <w:ins w:id="28761" w:author="Rev 7 Allen Wirfs-Brock" w:date="2012-04-10T16:13:00Z">
        <w:r>
          <w:t xml:space="preserve"> [[DefineOwnProperty]] internal method </w:t>
        </w:r>
      </w:ins>
      <w:ins w:id="28762" w:author="Rev 9 Allen Wirfs-Brock" w:date="2012-06-24T08:04:00Z">
        <w:r w:rsidR="00133131">
          <w:t xml:space="preserve">(8.12.9) </w:t>
        </w:r>
      </w:ins>
      <w:ins w:id="28763" w:author="Rev 7 Allen Wirfs-Brock" w:date="2012-04-10T16:13:00Z">
        <w:del w:id="28764" w:author="Rev 9 Allen Wirfs-Brock" w:date="2012-06-24T08:04:00Z">
          <w:r w:rsidDel="00133131">
            <w:delText>of</w:delText>
          </w:r>
        </w:del>
      </w:ins>
      <w:ins w:id="28765" w:author="Rev 9 Allen Wirfs-Brock" w:date="2012-06-24T08:04:00Z">
        <w:r w:rsidR="00133131">
          <w:t>on</w:t>
        </w:r>
      </w:ins>
      <w:ins w:id="28766" w:author="Rev 7 Allen Wirfs-Brock" w:date="2012-04-10T16:13:00Z">
        <w:r>
          <w:t xml:space="preserve"> </w:t>
        </w:r>
        <w:r w:rsidRPr="00FA34E7">
          <w:rPr>
            <w:i/>
          </w:rPr>
          <w:t>A</w:t>
        </w:r>
        <w:r>
          <w:t xml:space="preserve"> with arguments </w:t>
        </w:r>
        <w:r w:rsidRPr="00E77497">
          <w:rPr>
            <w:b/>
          </w:rPr>
          <w:t>"</w:t>
        </w:r>
        <w:r w:rsidRPr="00E77497">
          <w:rPr>
            <w:rFonts w:ascii="Courier New" w:hAnsi="Courier New" w:cs="Courier New"/>
            <w:b/>
          </w:rPr>
          <w:t>length</w:t>
        </w:r>
        <w:r w:rsidRPr="00E77497">
          <w:rPr>
            <w:b/>
          </w:rPr>
          <w:t>"</w:t>
        </w:r>
        <w:r w:rsidRPr="00E77497">
          <w:t xml:space="preserve">, </w:t>
        </w:r>
        <w:r>
          <w:t>Property Desc</w:t>
        </w:r>
      </w:ins>
      <w:ins w:id="28767" w:author="Rev 9 Allen Wirfs-Brock" w:date="2012-07-07T16:22:00Z">
        <w:r w:rsidR="00201325">
          <w:t>r</w:t>
        </w:r>
      </w:ins>
      <w:ins w:id="28768" w:author="Rev 7 Allen Wirfs-Brock" w:date="2012-04-10T16:13:00Z">
        <w:r>
          <w:t xml:space="preserve">iptor {[[Value]]: </w:t>
        </w:r>
        <w:r w:rsidRPr="00FA34E7">
          <w:rPr>
            <w:i/>
          </w:rPr>
          <w:t>length</w:t>
        </w:r>
        <w:r>
          <w:t xml:space="preserve">, [[Writable]]: </w:t>
        </w:r>
        <w:r w:rsidRPr="00FA34E7">
          <w:rPr>
            <w:b/>
          </w:rPr>
          <w:t>true</w:t>
        </w:r>
        <w:r>
          <w:t xml:space="preserve">, [[Enumerable]]: </w:t>
        </w:r>
        <w:r w:rsidRPr="00FA34E7">
          <w:rPr>
            <w:b/>
          </w:rPr>
          <w:t>false</w:t>
        </w:r>
        <w:r>
          <w:t xml:space="preserve">, [[Configurable]]: </w:t>
        </w:r>
        <w:r w:rsidRPr="00FA34E7">
          <w:rPr>
            <w:b/>
          </w:rPr>
          <w:t>false</w:t>
        </w:r>
        <w:r>
          <w:t>}</w:t>
        </w:r>
        <w:r w:rsidRPr="00E77497">
          <w:t xml:space="preserve">, and </w:t>
        </w:r>
        <w:r w:rsidRPr="00FA34E7">
          <w:rPr>
            <w:b/>
          </w:rPr>
          <w:t>false</w:t>
        </w:r>
        <w:r>
          <w:rPr>
            <w:i/>
          </w:rPr>
          <w:t>.</w:t>
        </w:r>
      </w:ins>
    </w:p>
    <w:p w14:paraId="3CC244E9" w14:textId="77777777" w:rsidR="00FA34E7" w:rsidRDefault="00FA34E7" w:rsidP="00F44A1F">
      <w:pPr>
        <w:pStyle w:val="Alg4"/>
        <w:numPr>
          <w:ilvl w:val="0"/>
          <w:numId w:val="707"/>
        </w:numPr>
        <w:spacing w:after="220"/>
        <w:rPr>
          <w:ins w:id="28769" w:author="Rev 7 Allen Wirfs-Brock" w:date="2012-04-10T16:13:00Z"/>
        </w:rPr>
      </w:pPr>
      <w:ins w:id="28770" w:author="Rev 7 Allen Wirfs-Brock" w:date="2012-04-10T16:13:00Z">
        <w:r w:rsidRPr="00E77497">
          <w:t xml:space="preserve">Return </w:t>
        </w:r>
        <w:r>
          <w:t>A</w:t>
        </w:r>
        <w:r w:rsidRPr="00E77497">
          <w:t>.</w:t>
        </w:r>
      </w:ins>
    </w:p>
    <w:p w14:paraId="03DA6E26" w14:textId="77777777" w:rsidR="004C02EF" w:rsidRPr="00E77497" w:rsidRDefault="004C02EF" w:rsidP="00B43482">
      <w:pPr>
        <w:pStyle w:val="30"/>
        <w:numPr>
          <w:ilvl w:val="0"/>
          <w:numId w:val="0"/>
        </w:numPr>
      </w:pPr>
      <w:bookmarkStart w:id="28771" w:name="_Toc336509608"/>
      <w:r w:rsidRPr="00E77497">
        <w:t>15.4.1</w:t>
      </w:r>
      <w:r w:rsidRPr="00E77497">
        <w:tab/>
        <w:t>The Array Constructor Called as a Functio</w:t>
      </w:r>
      <w:bookmarkEnd w:id="28733"/>
      <w:bookmarkEnd w:id="28734"/>
      <w:r w:rsidRPr="00E77497">
        <w:t>n</w:t>
      </w:r>
      <w:bookmarkEnd w:id="28735"/>
      <w:bookmarkEnd w:id="28736"/>
      <w:bookmarkEnd w:id="28737"/>
      <w:bookmarkEnd w:id="28739"/>
      <w:bookmarkEnd w:id="28740"/>
      <w:bookmarkEnd w:id="28741"/>
      <w:bookmarkEnd w:id="28771"/>
    </w:p>
    <w:p w14:paraId="6DC05090" w14:textId="77777777" w:rsidR="004C02EF" w:rsidRPr="00E77497" w:rsidRDefault="00240626">
      <w:pPr>
        <w:pStyle w:val="Note"/>
        <w:pPrChange w:id="28772" w:author="Rev 7 Allen Wirfs-Brock" w:date="2012-05-03T15:13:00Z">
          <w:pPr/>
        </w:pPrChange>
      </w:pPr>
      <w:ins w:id="28773" w:author="Rev 7 Allen Wirfs-Brock" w:date="2012-05-03T15:13:00Z">
        <w:r>
          <w:t>NOTE</w:t>
        </w:r>
        <w:r>
          <w:tab/>
        </w:r>
      </w:ins>
      <w:r w:rsidR="004C02EF" w:rsidRPr="00E77497">
        <w:t xml:space="preserve">When </w:t>
      </w:r>
      <w:r w:rsidR="004C02EF" w:rsidRPr="00E77497">
        <w:rPr>
          <w:rFonts w:ascii="Courier New" w:hAnsi="Courier New"/>
          <w:b/>
        </w:rPr>
        <w:t>Array</w:t>
      </w:r>
      <w:r w:rsidR="004C02EF" w:rsidRPr="00E77497">
        <w:t xml:space="preserve"> is called as a function rather than as a constructor, it creates and initialises a new Array object. Thus the function call </w:t>
      </w:r>
      <w:r w:rsidR="004C02EF" w:rsidRPr="00E77497">
        <w:rPr>
          <w:rFonts w:ascii="Courier New" w:hAnsi="Courier New"/>
          <w:b/>
        </w:rPr>
        <w:t>Array(</w:t>
      </w:r>
      <w:r w:rsidR="004C02EF" w:rsidRPr="00E77497">
        <w:rPr>
          <w:rFonts w:ascii="Courier New" w:hAnsi="Courier New"/>
          <w:snapToGrid w:val="0"/>
        </w:rPr>
        <w:t>…</w:t>
      </w:r>
      <w:r w:rsidR="004C02EF" w:rsidRPr="00E77497">
        <w:rPr>
          <w:rFonts w:ascii="Courier New" w:hAnsi="Courier New"/>
          <w:b/>
        </w:rPr>
        <w:t>)</w:t>
      </w:r>
      <w:r w:rsidR="004C02EF" w:rsidRPr="00E77497">
        <w:t xml:space="preserve"> is equivalent to the object creation expression </w:t>
      </w:r>
      <w:r w:rsidR="004C02EF" w:rsidRPr="00E77497">
        <w:rPr>
          <w:rFonts w:ascii="Courier New" w:hAnsi="Courier New"/>
          <w:b/>
        </w:rPr>
        <w:t>new Array(</w:t>
      </w:r>
      <w:r w:rsidR="004C02EF" w:rsidRPr="00E77497">
        <w:rPr>
          <w:rFonts w:ascii="Courier New" w:hAnsi="Courier New"/>
          <w:snapToGrid w:val="0"/>
        </w:rPr>
        <w:t>…</w:t>
      </w:r>
      <w:r w:rsidR="004C02EF" w:rsidRPr="00E77497">
        <w:rPr>
          <w:rFonts w:ascii="Courier New" w:hAnsi="Courier New"/>
          <w:b/>
        </w:rPr>
        <w:t>)</w:t>
      </w:r>
      <w:r w:rsidR="004C02EF" w:rsidRPr="00E77497">
        <w:t xml:space="preserve"> with the same arguments.</w:t>
      </w:r>
      <w:bookmarkStart w:id="28774" w:name="_Toc393690399"/>
    </w:p>
    <w:p w14:paraId="05DF9D53" w14:textId="77777777" w:rsidR="004C02EF" w:rsidRPr="00E77497" w:rsidRDefault="004C02EF" w:rsidP="004C02EF">
      <w:pPr>
        <w:pStyle w:val="40"/>
        <w:numPr>
          <w:ilvl w:val="0"/>
          <w:numId w:val="0"/>
        </w:numPr>
      </w:pPr>
      <w:r w:rsidRPr="00E77497">
        <w:t>15.4.1.1</w:t>
      </w:r>
      <w:r w:rsidRPr="00E77497">
        <w:tab/>
        <w:t xml:space="preserve">Array ( [ item1 [ , item2 [ , </w:t>
      </w:r>
      <w:r w:rsidRPr="00E77497">
        <w:rPr>
          <w:snapToGrid w:val="0"/>
        </w:rPr>
        <w:t>…</w:t>
      </w:r>
      <w:r w:rsidRPr="00E77497">
        <w:t xml:space="preserve"> ] ] ]</w:t>
      </w:r>
      <w:bookmarkEnd w:id="28774"/>
      <w:r w:rsidRPr="00E77497">
        <w:t xml:space="preserve"> )</w:t>
      </w:r>
    </w:p>
    <w:p w14:paraId="6EA33A1D" w14:textId="77777777" w:rsidR="004C02EF" w:rsidRPr="00E77497" w:rsidRDefault="004C02EF" w:rsidP="004C02EF">
      <w:bookmarkStart w:id="28775" w:name="_Toc393690400"/>
      <w:r w:rsidRPr="00E77497">
        <w:t xml:space="preserve">When the </w:t>
      </w:r>
      <w:r w:rsidRPr="00E77497">
        <w:rPr>
          <w:rFonts w:ascii="Courier New" w:hAnsi="Courier New"/>
          <w:b/>
        </w:rPr>
        <w:t>Array</w:t>
      </w:r>
      <w:r w:rsidRPr="00E77497">
        <w:t xml:space="preserve"> function is called the following steps are taken:</w:t>
      </w:r>
    </w:p>
    <w:p w14:paraId="06F956E3" w14:textId="77777777" w:rsidR="004C02EF" w:rsidRPr="00E77497" w:rsidRDefault="004C02EF" w:rsidP="00834A33">
      <w:pPr>
        <w:pStyle w:val="Alg4"/>
        <w:numPr>
          <w:ilvl w:val="0"/>
          <w:numId w:val="197"/>
        </w:numPr>
        <w:spacing w:after="220"/>
      </w:pPr>
      <w:del w:id="28776" w:author="Rev 7 Allen Wirfs-Brock" w:date="2012-05-03T15:10:00Z">
        <w:r w:rsidRPr="00E77497" w:rsidDel="00240626">
          <w:delText xml:space="preserve">Create and return a new Array object exactly as if the standard built-in constructor </w:delText>
        </w:r>
        <w:r w:rsidRPr="00E77497" w:rsidDel="00240626">
          <w:rPr>
            <w:rFonts w:ascii="Courier New" w:hAnsi="Courier New" w:cs="Courier New"/>
            <w:b/>
          </w:rPr>
          <w:delText>Array</w:delText>
        </w:r>
        <w:r w:rsidRPr="00E77497" w:rsidDel="00240626">
          <w:delText xml:space="preserve"> was used in a </w:delText>
        </w:r>
        <w:r w:rsidRPr="00E77497" w:rsidDel="00240626">
          <w:rPr>
            <w:rFonts w:ascii="Courier New" w:hAnsi="Courier New" w:cs="Courier New"/>
            <w:b/>
          </w:rPr>
          <w:delText>new</w:delText>
        </w:r>
        <w:r w:rsidRPr="00E77497" w:rsidDel="00240626">
          <w:delText xml:space="preserve"> expression with the same arguments (15.4.2).</w:delText>
        </w:r>
      </w:del>
      <w:ins w:id="28777" w:author="Rev 7 Allen Wirfs-Brock" w:date="2012-05-03T15:10:00Z">
        <w:r w:rsidR="00240626">
          <w:t xml:space="preserve">Return the result that would be obtained if this functions had been called </w:t>
        </w:r>
      </w:ins>
      <w:ins w:id="28778" w:author="Rev 7 Allen Wirfs-Brock" w:date="2012-05-03T15:11:00Z">
        <w:r w:rsidR="00240626">
          <w:t>with the same arguments</w:t>
        </w:r>
      </w:ins>
      <w:ins w:id="28779" w:author="Rev 7 Allen Wirfs-Brock" w:date="2012-05-03T15:12:00Z">
        <w:r w:rsidR="00240626">
          <w:t>,</w:t>
        </w:r>
        <w:r w:rsidR="00240626" w:rsidRPr="00240626">
          <w:t xml:space="preserve"> </w:t>
        </w:r>
        <w:r w:rsidR="00240626">
          <w:t>as constructor</w:t>
        </w:r>
      </w:ins>
      <w:ins w:id="28780" w:author="Rev 7 Allen Wirfs-Brock" w:date="2012-05-03T15:10:00Z">
        <w:r w:rsidR="00240626">
          <w:t xml:space="preserve">.  </w:t>
        </w:r>
      </w:ins>
      <w:ins w:id="28781" w:author="Rev 7 Allen Wirfs-Brock" w:date="2012-05-03T15:11:00Z">
        <w:r w:rsidR="00240626">
          <w:t>This</w:t>
        </w:r>
      </w:ins>
      <w:ins w:id="28782" w:author="Rev 7 Allen Wirfs-Brock" w:date="2012-05-03T15:10:00Z">
        <w:r w:rsidR="00240626">
          <w:t xml:space="preserve"> result </w:t>
        </w:r>
      </w:ins>
      <w:ins w:id="28783" w:author="Rev 7 Allen Wirfs-Brock" w:date="2012-05-03T15:12:00Z">
        <w:r w:rsidR="00240626">
          <w:t>is</w:t>
        </w:r>
      </w:ins>
      <w:ins w:id="28784" w:author="Rev 7 Allen Wirfs-Brock" w:date="2012-05-03T15:10:00Z">
        <w:r w:rsidR="00240626">
          <w:t xml:space="preserve"> defined</w:t>
        </w:r>
      </w:ins>
      <w:ins w:id="28785" w:author="Rev 7 Allen Wirfs-Brock" w:date="2012-05-03T15:12:00Z">
        <w:r w:rsidR="00240626">
          <w:t xml:space="preserve"> by 15.4.2.1 or 15.4.2.2 depending upon the actual number of arguments.</w:t>
        </w:r>
      </w:ins>
    </w:p>
    <w:p w14:paraId="2686E8C1" w14:textId="77777777" w:rsidR="004C02EF" w:rsidRPr="00E77497" w:rsidRDefault="004C02EF" w:rsidP="00B43482">
      <w:pPr>
        <w:pStyle w:val="30"/>
        <w:numPr>
          <w:ilvl w:val="0"/>
          <w:numId w:val="0"/>
        </w:numPr>
      </w:pPr>
      <w:bookmarkStart w:id="28786" w:name="_Toc393690402"/>
      <w:bookmarkStart w:id="28787" w:name="_Ref404501465"/>
      <w:bookmarkStart w:id="28788" w:name="_Ref424531663"/>
      <w:bookmarkStart w:id="28789" w:name="_Toc472818922"/>
      <w:bookmarkStart w:id="28790" w:name="_Toc235503500"/>
      <w:bookmarkStart w:id="28791" w:name="_Toc241509275"/>
      <w:bookmarkStart w:id="28792" w:name="_Toc244416762"/>
      <w:bookmarkStart w:id="28793" w:name="_Toc276631126"/>
      <w:bookmarkStart w:id="28794" w:name="_Toc336509609"/>
      <w:bookmarkEnd w:id="28775"/>
      <w:r w:rsidRPr="00E77497">
        <w:t>15.4.2</w:t>
      </w:r>
      <w:r w:rsidRPr="00E77497">
        <w:tab/>
        <w:t>The Array Constructo</w:t>
      </w:r>
      <w:bookmarkEnd w:id="28786"/>
      <w:bookmarkEnd w:id="28787"/>
      <w:r w:rsidRPr="00E77497">
        <w:t>r</w:t>
      </w:r>
      <w:bookmarkEnd w:id="28788"/>
      <w:bookmarkEnd w:id="28789"/>
      <w:bookmarkEnd w:id="28790"/>
      <w:bookmarkEnd w:id="28791"/>
      <w:bookmarkEnd w:id="28792"/>
      <w:bookmarkEnd w:id="28793"/>
      <w:bookmarkEnd w:id="28794"/>
    </w:p>
    <w:p w14:paraId="209C06FC" w14:textId="77777777" w:rsidR="004C02EF" w:rsidRDefault="006C6097">
      <w:pPr>
        <w:pStyle w:val="Note"/>
        <w:rPr>
          <w:ins w:id="28795" w:author="Rev 7 Allen Wirfs-Brock" w:date="2012-04-10T15:43:00Z"/>
        </w:rPr>
        <w:pPrChange w:id="28796" w:author="Rev 7 Allen Wirfs-Brock" w:date="2012-05-03T15:14:00Z">
          <w:pPr/>
        </w:pPrChange>
      </w:pPr>
      <w:ins w:id="28797" w:author="Rev 7 Allen Wirfs-Brock" w:date="2012-05-03T15:14:00Z">
        <w:r>
          <w:t>NOTE</w:t>
        </w:r>
        <w:r>
          <w:tab/>
        </w:r>
      </w:ins>
      <w:r w:rsidR="004C02EF" w:rsidRPr="00E77497">
        <w:t xml:space="preserve">When </w:t>
      </w:r>
      <w:r w:rsidR="004C02EF" w:rsidRPr="00E77497">
        <w:rPr>
          <w:rFonts w:ascii="Courier New" w:hAnsi="Courier New"/>
          <w:b/>
        </w:rPr>
        <w:t>Array</w:t>
      </w:r>
      <w:r w:rsidR="004C02EF" w:rsidRPr="00E77497">
        <w:t xml:space="preserve"> is called as part of a </w:t>
      </w:r>
      <w:r w:rsidR="004C02EF" w:rsidRPr="00E77497">
        <w:rPr>
          <w:rFonts w:ascii="Courier New" w:hAnsi="Courier New"/>
          <w:b/>
        </w:rPr>
        <w:t>new</w:t>
      </w:r>
      <w:r w:rsidR="004C02EF" w:rsidRPr="00E77497">
        <w:t xml:space="preserve"> expression, it is a constructor: it initialises the newly created object.</w:t>
      </w:r>
    </w:p>
    <w:p w14:paraId="1CC4C758" w14:textId="77777777" w:rsidR="004C02EF" w:rsidRPr="00E77497" w:rsidRDefault="004C02EF" w:rsidP="004C02EF">
      <w:pPr>
        <w:pStyle w:val="40"/>
        <w:numPr>
          <w:ilvl w:val="0"/>
          <w:numId w:val="0"/>
        </w:numPr>
      </w:pPr>
      <w:bookmarkStart w:id="28798" w:name="_Toc382291616"/>
      <w:bookmarkStart w:id="28799" w:name="_Toc385672286"/>
      <w:bookmarkStart w:id="28800" w:name="_Toc393690403"/>
      <w:r w:rsidRPr="00E77497">
        <w:t>15.4.2.1</w:t>
      </w:r>
      <w:r w:rsidRPr="00E77497">
        <w:tab/>
        <w:t xml:space="preserve">new Array ( [ item0 [ , item1 [ , </w:t>
      </w:r>
      <w:bookmarkEnd w:id="28798"/>
      <w:bookmarkEnd w:id="28799"/>
      <w:bookmarkEnd w:id="28800"/>
      <w:r w:rsidRPr="00E77497">
        <w:rPr>
          <w:snapToGrid w:val="0"/>
        </w:rPr>
        <w:t xml:space="preserve">… ] ] ] </w:t>
      </w:r>
      <w:r w:rsidRPr="00E77497">
        <w:t>)</w:t>
      </w:r>
    </w:p>
    <w:p w14:paraId="44202D9F" w14:textId="77777777" w:rsidR="004C02EF" w:rsidRPr="00E77497" w:rsidRDefault="004C02EF" w:rsidP="004C02EF">
      <w:r w:rsidRPr="00E77497">
        <w:t>This description applies if and only if the Array constructor is given no arguments or at least two arguments.</w:t>
      </w:r>
      <w:bookmarkStart w:id="28801" w:name="_Toc382291617"/>
    </w:p>
    <w:p w14:paraId="2182FE83" w14:textId="77777777" w:rsidR="00BA1011" w:rsidRDefault="00BA1011" w:rsidP="00BA1011">
      <w:pPr>
        <w:pStyle w:val="Alg4"/>
        <w:numPr>
          <w:ilvl w:val="0"/>
          <w:numId w:val="199"/>
        </w:numPr>
        <w:rPr>
          <w:ins w:id="28802" w:author="Rev 7 Allen Wirfs-Brock" w:date="2012-05-03T14:43:00Z"/>
        </w:rPr>
      </w:pPr>
      <w:ins w:id="28803" w:author="Rev 7 Allen Wirfs-Brock" w:date="2012-05-03T14:43:00Z">
        <w:r>
          <w:t xml:space="preserve">Let </w:t>
        </w:r>
        <w:r w:rsidRPr="00BA1011">
          <w:rPr>
            <w:i/>
          </w:rPr>
          <w:t>len</w:t>
        </w:r>
        <w:r>
          <w:t xml:space="preserve"> be the number of arguments passed to this constructor call.</w:t>
        </w:r>
      </w:ins>
    </w:p>
    <w:p w14:paraId="396AA196" w14:textId="77777777" w:rsidR="00BA1011" w:rsidRPr="00E77497" w:rsidRDefault="00BA1011" w:rsidP="00BA1011">
      <w:pPr>
        <w:pStyle w:val="Alg4"/>
        <w:numPr>
          <w:ilvl w:val="0"/>
          <w:numId w:val="199"/>
        </w:numPr>
        <w:rPr>
          <w:ins w:id="28804" w:author="Rev 7 Allen Wirfs-Brock" w:date="2012-05-03T14:42:00Z"/>
        </w:rPr>
      </w:pPr>
      <w:ins w:id="28805" w:author="Rev 7 Allen Wirfs-Brock" w:date="2012-05-03T14:42:00Z">
        <w:r w:rsidRPr="00E77497">
          <w:t xml:space="preserve">Let </w:t>
        </w:r>
        <w:r w:rsidRPr="00E77497">
          <w:rPr>
            <w:i/>
          </w:rPr>
          <w:t>array</w:t>
        </w:r>
        <w:r w:rsidRPr="00E77497">
          <w:t xml:space="preserve"> be the result of </w:t>
        </w:r>
      </w:ins>
      <w:ins w:id="28806" w:author="Rev 7 Allen Wirfs-Brock" w:date="2012-05-03T14:45:00Z">
        <w:del w:id="28807" w:author="Rev 8 Allen Wirfs-Brock" w:date="2012-06-14T14:44:00Z">
          <w:r w:rsidDel="00D4543D">
            <w:delText xml:space="preserve">of </w:delText>
          </w:r>
        </w:del>
        <w:r>
          <w:t xml:space="preserve">the </w:t>
        </w:r>
        <w:del w:id="28808" w:author="Rev 8 Allen Wirfs-Brock" w:date="2012-06-14T14:40:00Z">
          <w:r w:rsidDel="00D4543D">
            <w:delText>abstraction operation</w:delText>
          </w:r>
        </w:del>
      </w:ins>
      <w:ins w:id="28809" w:author="Rev 8 Allen Wirfs-Brock" w:date="2012-06-14T14:40:00Z">
        <w:r w:rsidR="00D4543D">
          <w:t>abstract operation</w:t>
        </w:r>
      </w:ins>
      <w:ins w:id="28810" w:author="Rev 7 Allen Wirfs-Brock" w:date="2012-05-03T14:45:00Z">
        <w:r>
          <w:t xml:space="preserve"> ArrayCreate (15.4) with argument</w:t>
        </w:r>
        <w:r w:rsidRPr="00E77497">
          <w:t xml:space="preserve"> </w:t>
        </w:r>
        <w:r w:rsidRPr="00E77497">
          <w:rPr>
            <w:i/>
          </w:rPr>
          <w:t>len</w:t>
        </w:r>
        <w:r w:rsidRPr="00E77497">
          <w:t>.</w:t>
        </w:r>
      </w:ins>
    </w:p>
    <w:p w14:paraId="4AC5C199" w14:textId="77777777" w:rsidR="00BA1011" w:rsidRDefault="00BA1011" w:rsidP="00BA1011">
      <w:pPr>
        <w:pStyle w:val="Alg4"/>
        <w:numPr>
          <w:ilvl w:val="0"/>
          <w:numId w:val="199"/>
        </w:numPr>
        <w:contextualSpacing/>
        <w:rPr>
          <w:ins w:id="28811" w:author="Rev 7 Allen Wirfs-Brock" w:date="2012-05-03T14:42:00Z"/>
        </w:rPr>
      </w:pPr>
      <w:ins w:id="28812" w:author="Rev 7 Allen Wirfs-Brock" w:date="2012-05-03T14:42:00Z">
        <w:r>
          <w:t>ReturnIfAbrupt(</w:t>
        </w:r>
        <w:r>
          <w:rPr>
            <w:i/>
          </w:rPr>
          <w:t>array</w:t>
        </w:r>
        <w:r>
          <w:t>).</w:t>
        </w:r>
      </w:ins>
    </w:p>
    <w:p w14:paraId="1FA0D6B6" w14:textId="77777777" w:rsidR="00BA1011" w:rsidRPr="00E77497" w:rsidRDefault="00BA1011" w:rsidP="00BA1011">
      <w:pPr>
        <w:pStyle w:val="Alg4"/>
        <w:numPr>
          <w:ilvl w:val="0"/>
          <w:numId w:val="199"/>
        </w:numPr>
        <w:rPr>
          <w:ins w:id="28813" w:author="Rev 7 Allen Wirfs-Brock" w:date="2012-05-03T14:50:00Z"/>
        </w:rPr>
      </w:pPr>
      <w:ins w:id="28814" w:author="Rev 7 Allen Wirfs-Brock" w:date="2012-05-03T14:50:00Z">
        <w:r w:rsidRPr="00E77497">
          <w:t xml:space="preserve">Let </w:t>
        </w:r>
        <w:r w:rsidRPr="00E77497">
          <w:rPr>
            <w:i/>
          </w:rPr>
          <w:t>k</w:t>
        </w:r>
        <w:r w:rsidRPr="00E77497">
          <w:t xml:space="preserve"> be 0.</w:t>
        </w:r>
      </w:ins>
    </w:p>
    <w:p w14:paraId="7859CC92" w14:textId="77777777" w:rsidR="00BA1011" w:rsidRDefault="00BA1011" w:rsidP="00BA1011">
      <w:pPr>
        <w:pStyle w:val="Alg4"/>
        <w:numPr>
          <w:ilvl w:val="0"/>
          <w:numId w:val="199"/>
        </w:numPr>
        <w:rPr>
          <w:ins w:id="28815" w:author="Rev 7 Allen Wirfs-Brock" w:date="2012-05-03T14:51:00Z"/>
        </w:rPr>
      </w:pPr>
      <w:ins w:id="28816" w:author="Rev 7 Allen Wirfs-Brock" w:date="2012-05-03T14:51:00Z">
        <w:r>
          <w:t xml:space="preserve">Let </w:t>
        </w:r>
        <w:r w:rsidRPr="00BA1011">
          <w:rPr>
            <w:i/>
          </w:rPr>
          <w:t>items</w:t>
        </w:r>
        <w:r>
          <w:t xml:space="preserve"> be a zero-origined List contain the argument items in order.</w:t>
        </w:r>
      </w:ins>
    </w:p>
    <w:p w14:paraId="2809EFAE" w14:textId="77777777" w:rsidR="00BA1011" w:rsidRPr="00E77497" w:rsidRDefault="00BA1011" w:rsidP="00BA1011">
      <w:pPr>
        <w:pStyle w:val="Alg4"/>
        <w:numPr>
          <w:ilvl w:val="0"/>
          <w:numId w:val="199"/>
        </w:numPr>
        <w:rPr>
          <w:ins w:id="28817" w:author="Rev 7 Allen Wirfs-Brock" w:date="2012-05-03T14:50:00Z"/>
        </w:rPr>
      </w:pPr>
      <w:ins w:id="28818" w:author="Rev 7 Allen Wirfs-Brock" w:date="2012-05-03T14:50:00Z">
        <w:r w:rsidRPr="00E77497">
          <w:t xml:space="preserve">Repeat, while </w:t>
        </w:r>
        <w:r w:rsidRPr="00E77497">
          <w:rPr>
            <w:i/>
          </w:rPr>
          <w:t xml:space="preserve">k </w:t>
        </w:r>
        <w:r w:rsidRPr="00E77497">
          <w:t xml:space="preserve">&lt; </w:t>
        </w:r>
        <w:r w:rsidRPr="00E77497">
          <w:rPr>
            <w:i/>
          </w:rPr>
          <w:t>len</w:t>
        </w:r>
      </w:ins>
    </w:p>
    <w:p w14:paraId="203CBCC1" w14:textId="77777777" w:rsidR="00BA1011" w:rsidRPr="00E77497" w:rsidRDefault="00BA1011" w:rsidP="00BA1011">
      <w:pPr>
        <w:pStyle w:val="Alg4"/>
        <w:numPr>
          <w:ilvl w:val="1"/>
          <w:numId w:val="199"/>
        </w:numPr>
        <w:rPr>
          <w:ins w:id="28819" w:author="Rev 7 Allen Wirfs-Brock" w:date="2012-05-03T14:50:00Z"/>
        </w:rPr>
      </w:pPr>
      <w:ins w:id="28820" w:author="Rev 7 Allen Wirfs-Brock" w:date="2012-05-03T14:50:00Z">
        <w:r w:rsidRPr="00E77497">
          <w:t xml:space="preserve">Let </w:t>
        </w:r>
        <w:r w:rsidRPr="00E77497">
          <w:rPr>
            <w:i/>
          </w:rPr>
          <w:t>Pk</w:t>
        </w:r>
        <w:r w:rsidRPr="00E77497">
          <w:t xml:space="preserve"> be ToString(</w:t>
        </w:r>
        <w:r w:rsidRPr="00E77497">
          <w:rPr>
            <w:i/>
          </w:rPr>
          <w:t>k</w:t>
        </w:r>
        <w:r w:rsidRPr="00E77497">
          <w:t>).</w:t>
        </w:r>
      </w:ins>
    </w:p>
    <w:p w14:paraId="55220A15" w14:textId="77777777" w:rsidR="00BA1011" w:rsidRPr="00E77497" w:rsidRDefault="00BA1011" w:rsidP="00BA1011">
      <w:pPr>
        <w:pStyle w:val="Alg4"/>
        <w:numPr>
          <w:ilvl w:val="1"/>
          <w:numId w:val="199"/>
        </w:numPr>
        <w:tabs>
          <w:tab w:val="left" w:pos="2520"/>
        </w:tabs>
        <w:rPr>
          <w:ins w:id="28821" w:author="Rev 7 Allen Wirfs-Brock" w:date="2012-05-03T14:50:00Z"/>
        </w:rPr>
      </w:pPr>
      <w:ins w:id="28822" w:author="Rev 7 Allen Wirfs-Brock" w:date="2012-05-03T14:50:00Z">
        <w:r w:rsidRPr="00E77497">
          <w:t xml:space="preserve">Let </w:t>
        </w:r>
      </w:ins>
      <w:ins w:id="28823" w:author="Rev 7 Allen Wirfs-Brock" w:date="2012-05-03T14:52:00Z">
        <w:r>
          <w:rPr>
            <w:i/>
          </w:rPr>
          <w:t>itemK</w:t>
        </w:r>
      </w:ins>
      <w:ins w:id="28824" w:author="Rev 7 Allen Wirfs-Brock" w:date="2012-05-03T14:50:00Z">
        <w:r w:rsidRPr="00E77497">
          <w:t xml:space="preserve"> be </w:t>
        </w:r>
      </w:ins>
      <w:ins w:id="28825" w:author="Rev 7 Allen Wirfs-Brock" w:date="2012-05-03T14:53:00Z">
        <w:r w:rsidRPr="00240626">
          <w:rPr>
            <w:i/>
          </w:rPr>
          <w:t>k</w:t>
        </w:r>
      </w:ins>
      <w:ins w:id="28826" w:author="Rev 7 Allen Wirfs-Brock" w:date="2012-05-03T14:52:00Z">
        <w:r w:rsidRPr="00240626">
          <w:rPr>
            <w:vertAlign w:val="superscript"/>
          </w:rPr>
          <w:t>th</w:t>
        </w:r>
        <w:r>
          <w:t xml:space="preserve"> element of </w:t>
        </w:r>
        <w:r w:rsidRPr="00BA1011">
          <w:rPr>
            <w:i/>
          </w:rPr>
          <w:t>items</w:t>
        </w:r>
      </w:ins>
      <w:ins w:id="28827" w:author="Rev 7 Allen Wirfs-Brock" w:date="2012-05-03T14:50:00Z">
        <w:r w:rsidRPr="00E77497">
          <w:t>.</w:t>
        </w:r>
      </w:ins>
    </w:p>
    <w:p w14:paraId="15E9BCE5" w14:textId="77777777" w:rsidR="00BA1011" w:rsidRPr="00E77497" w:rsidRDefault="00BA1011" w:rsidP="00BA1011">
      <w:pPr>
        <w:pStyle w:val="Alg4"/>
        <w:numPr>
          <w:ilvl w:val="1"/>
          <w:numId w:val="199"/>
        </w:numPr>
        <w:rPr>
          <w:ins w:id="28828" w:author="Rev 7 Allen Wirfs-Brock" w:date="2012-05-03T14:50:00Z"/>
        </w:rPr>
      </w:pPr>
      <w:ins w:id="28829" w:author="Rev 7 Allen Wirfs-Brock" w:date="2012-05-03T14:50:00Z">
        <w:r>
          <w:t xml:space="preserve">Let </w:t>
        </w:r>
        <w:r w:rsidRPr="00E1304F">
          <w:rPr>
            <w:i/>
          </w:rPr>
          <w:t>define</w:t>
        </w:r>
        <w:r>
          <w:rPr>
            <w:i/>
          </w:rPr>
          <w:t>Status</w:t>
        </w:r>
        <w:r>
          <w:t xml:space="preserve"> be the result of calling</w:t>
        </w:r>
        <w:r w:rsidRPr="00E77497">
          <w:t xml:space="preserve"> the [[DefineOwnProperty]] internal method of </w:t>
        </w:r>
      </w:ins>
      <w:ins w:id="28830" w:author="Rev 7 Allen Wirfs-Brock" w:date="2012-05-03T14:53:00Z">
        <w:r w:rsidR="00EA71C5">
          <w:rPr>
            <w:i/>
          </w:rPr>
          <w:t>array</w:t>
        </w:r>
      </w:ins>
      <w:ins w:id="28831" w:author="Rev 7 Allen Wirfs-Brock" w:date="2012-05-03T14:50:00Z">
        <w:r w:rsidRPr="00E77497">
          <w:t xml:space="preserve"> with arguments </w:t>
        </w:r>
        <w:r w:rsidRPr="00E77497">
          <w:rPr>
            <w:i/>
          </w:rPr>
          <w:t>Pk</w:t>
        </w:r>
        <w:r w:rsidRPr="00E77497">
          <w:t xml:space="preserve">, Property Descriptor {[[Value]]: </w:t>
        </w:r>
      </w:ins>
      <w:ins w:id="28832" w:author="Rev 7 Allen Wirfs-Brock" w:date="2012-05-03T14:54:00Z">
        <w:r w:rsidR="00EA71C5">
          <w:rPr>
            <w:i/>
          </w:rPr>
          <w:t>itemK</w:t>
        </w:r>
      </w:ins>
      <w:ins w:id="28833" w:author="Rev 7 Allen Wirfs-Brock" w:date="2012-05-03T14:50:00Z">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Pr>
            <w:b/>
          </w:rPr>
          <w:t>true</w:t>
        </w:r>
        <w:r w:rsidRPr="00E77497">
          <w:t>.</w:t>
        </w:r>
      </w:ins>
    </w:p>
    <w:p w14:paraId="43005AEF" w14:textId="77777777" w:rsidR="00BA1011" w:rsidRPr="00E77497" w:rsidRDefault="00BA1011" w:rsidP="00BA1011">
      <w:pPr>
        <w:pStyle w:val="Alg4"/>
        <w:numPr>
          <w:ilvl w:val="1"/>
          <w:numId w:val="199"/>
        </w:numPr>
        <w:contextualSpacing/>
        <w:rPr>
          <w:ins w:id="28834" w:author="Rev 7 Allen Wirfs-Brock" w:date="2012-05-03T14:50:00Z"/>
        </w:rPr>
      </w:pPr>
      <w:ins w:id="28835" w:author="Rev 7 Allen Wirfs-Brock" w:date="2012-05-03T14:50:00Z">
        <w:r>
          <w:t>ReturnIfAbrupt(</w:t>
        </w:r>
        <w:r w:rsidRPr="00E1304F">
          <w:rPr>
            <w:i/>
          </w:rPr>
          <w:t>define</w:t>
        </w:r>
        <w:r>
          <w:rPr>
            <w:i/>
          </w:rPr>
          <w:t>Status</w:t>
        </w:r>
        <w:r>
          <w:t>).</w:t>
        </w:r>
      </w:ins>
    </w:p>
    <w:p w14:paraId="7FAD5012" w14:textId="77777777" w:rsidR="00BA1011" w:rsidRPr="00E77497" w:rsidRDefault="00BA1011" w:rsidP="00BA1011">
      <w:pPr>
        <w:pStyle w:val="Alg4"/>
        <w:numPr>
          <w:ilvl w:val="1"/>
          <w:numId w:val="199"/>
        </w:numPr>
        <w:rPr>
          <w:ins w:id="28836" w:author="Rev 7 Allen Wirfs-Brock" w:date="2012-05-03T14:50:00Z"/>
        </w:rPr>
      </w:pPr>
      <w:ins w:id="28837" w:author="Rev 7 Allen Wirfs-Brock" w:date="2012-05-03T14:50:00Z">
        <w:r w:rsidRPr="00E77497">
          <w:t xml:space="preserve">Increase </w:t>
        </w:r>
        <w:r w:rsidRPr="00E77497">
          <w:rPr>
            <w:i/>
          </w:rPr>
          <w:t>k</w:t>
        </w:r>
        <w:r w:rsidRPr="00E77497">
          <w:t xml:space="preserve"> by 1.</w:t>
        </w:r>
      </w:ins>
    </w:p>
    <w:p w14:paraId="36E5CD28" w14:textId="77777777" w:rsidR="00BA1011" w:rsidRPr="00E77497" w:rsidRDefault="00BA1011" w:rsidP="00BA1011">
      <w:pPr>
        <w:pStyle w:val="Alg4"/>
        <w:numPr>
          <w:ilvl w:val="0"/>
          <w:numId w:val="199"/>
        </w:numPr>
        <w:rPr>
          <w:ins w:id="28838" w:author="Rev 7 Allen Wirfs-Brock" w:date="2012-05-03T14:50:00Z"/>
        </w:rPr>
      </w:pPr>
      <w:ins w:id="28839" w:author="Rev 7 Allen Wirfs-Brock" w:date="2012-05-03T14:50:00Z">
        <w:r>
          <w:t xml:space="preserve">Let </w:t>
        </w:r>
        <w:r w:rsidRPr="00924A5A">
          <w:rPr>
            <w:i/>
          </w:rPr>
          <w:t>putStatus</w:t>
        </w:r>
        <w:r>
          <w:t xml:space="preserve"> be the result of calling</w:t>
        </w:r>
        <w:r w:rsidRPr="00E77497">
          <w:t xml:space="preserve"> the [[Put]] internal method of </w:t>
        </w:r>
      </w:ins>
      <w:ins w:id="28840" w:author="Rev 7 Allen Wirfs-Brock" w:date="2012-05-03T14:55:00Z">
        <w:r w:rsidR="00EA71C5">
          <w:rPr>
            <w:i/>
          </w:rPr>
          <w:t>array</w:t>
        </w:r>
      </w:ins>
      <w:ins w:id="28841" w:author="Rev 7 Allen Wirfs-Brock" w:date="2012-05-03T14:50:00Z">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r w:rsidRPr="00E77497">
          <w:rPr>
            <w:i/>
          </w:rPr>
          <w:t>len</w:t>
        </w:r>
        <w:r w:rsidRPr="00E77497">
          <w:t xml:space="preserve">, and </w:t>
        </w:r>
        <w:r w:rsidRPr="00E77497">
          <w:rPr>
            <w:b/>
          </w:rPr>
          <w:t>true</w:t>
        </w:r>
        <w:r w:rsidRPr="00E77497">
          <w:t>.</w:t>
        </w:r>
      </w:ins>
    </w:p>
    <w:p w14:paraId="28FC52DF" w14:textId="77777777" w:rsidR="00BA1011" w:rsidRPr="00E77497" w:rsidRDefault="00BA1011" w:rsidP="00BA1011">
      <w:pPr>
        <w:pStyle w:val="Alg4"/>
        <w:numPr>
          <w:ilvl w:val="0"/>
          <w:numId w:val="199"/>
        </w:numPr>
        <w:contextualSpacing/>
        <w:rPr>
          <w:ins w:id="28842" w:author="Rev 7 Allen Wirfs-Brock" w:date="2012-05-03T14:50:00Z"/>
        </w:rPr>
      </w:pPr>
      <w:ins w:id="28843" w:author="Rev 7 Allen Wirfs-Brock" w:date="2012-05-03T14:50:00Z">
        <w:r>
          <w:t>ReturnIfAbrupt(</w:t>
        </w:r>
        <w:r>
          <w:rPr>
            <w:i/>
          </w:rPr>
          <w:t>putStatus</w:t>
        </w:r>
        <w:r>
          <w:t>).</w:t>
        </w:r>
      </w:ins>
    </w:p>
    <w:p w14:paraId="7303F898" w14:textId="77777777" w:rsidR="00BA1011" w:rsidRPr="00E77497" w:rsidRDefault="00BA1011" w:rsidP="00BA1011">
      <w:pPr>
        <w:pStyle w:val="Alg4"/>
        <w:numPr>
          <w:ilvl w:val="0"/>
          <w:numId w:val="199"/>
        </w:numPr>
        <w:spacing w:after="220"/>
        <w:contextualSpacing/>
        <w:rPr>
          <w:ins w:id="28844" w:author="Rev 7 Allen Wirfs-Brock" w:date="2012-05-03T14:42:00Z"/>
        </w:rPr>
      </w:pPr>
      <w:ins w:id="28845" w:author="Rev 7 Allen Wirfs-Brock" w:date="2012-05-03T14:42:00Z">
        <w:r w:rsidRPr="00E77497">
          <w:t xml:space="preserve">Return  </w:t>
        </w:r>
      </w:ins>
      <w:ins w:id="28846" w:author="Rev 7 Allen Wirfs-Brock" w:date="2012-05-03T14:55:00Z">
        <w:r w:rsidR="00EA71C5" w:rsidRPr="00E77497">
          <w:rPr>
            <w:i/>
          </w:rPr>
          <w:t>array</w:t>
        </w:r>
      </w:ins>
      <w:ins w:id="28847" w:author="Rev 7 Allen Wirfs-Brock" w:date="2012-05-03T14:42:00Z">
        <w:r w:rsidRPr="00E77497">
          <w:t>.</w:t>
        </w:r>
      </w:ins>
    </w:p>
    <w:p w14:paraId="7A64D946" w14:textId="77777777" w:rsidR="004C02EF" w:rsidRPr="00E77497" w:rsidDel="00EA71C5" w:rsidRDefault="004C02EF" w:rsidP="004C02EF">
      <w:pPr>
        <w:rPr>
          <w:del w:id="28848" w:author="Rev 7 Allen Wirfs-Brock" w:date="2012-05-03T14:55:00Z"/>
        </w:rPr>
      </w:pPr>
      <w:del w:id="28849" w:author="Rev 7 Allen Wirfs-Brock" w:date="2012-05-03T14:55:00Z">
        <w:r w:rsidRPr="00E77497" w:rsidDel="00EA71C5">
          <w:delText xml:space="preserve">The [[Prototype]] internal property of the newly constructed object is set to the original Array prototype object, the one that is the initial value of </w:delText>
        </w:r>
        <w:r w:rsidRPr="00E77497" w:rsidDel="00EA71C5">
          <w:rPr>
            <w:rFonts w:ascii="Courier New" w:hAnsi="Courier New"/>
            <w:b/>
          </w:rPr>
          <w:delText>Array.prototype</w:delText>
        </w:r>
        <w:r w:rsidRPr="00E77497" w:rsidDel="00EA71C5">
          <w:delText xml:space="preserve"> (15.4.3.1).</w:delText>
        </w:r>
      </w:del>
    </w:p>
    <w:p w14:paraId="09F04E97" w14:textId="77777777" w:rsidR="004C02EF" w:rsidRPr="00E77497" w:rsidDel="00EA71C5" w:rsidRDefault="004C02EF" w:rsidP="004C02EF">
      <w:pPr>
        <w:rPr>
          <w:del w:id="28850" w:author="Rev 7 Allen Wirfs-Brock" w:date="2012-05-03T14:55:00Z"/>
        </w:rPr>
      </w:pPr>
      <w:del w:id="28851" w:author="Rev 7 Allen Wirfs-Brock" w:date="2012-05-03T14:55:00Z">
        <w:r w:rsidRPr="00E77497" w:rsidDel="00EA71C5">
          <w:delText xml:space="preserve">The [[Class]] internal property of the newly constructed object is set to </w:delText>
        </w:r>
        <w:r w:rsidRPr="00E77497" w:rsidDel="00EA71C5">
          <w:rPr>
            <w:rFonts w:ascii="Courier New" w:hAnsi="Courier New"/>
            <w:b/>
          </w:rPr>
          <w:delText>"Array"</w:delText>
        </w:r>
      </w:del>
      <w:ins w:id="28852" w:author="Allen Wirfs-Brock" w:date="2011-07-02T13:56:00Z">
        <w:del w:id="28853" w:author="Rev 7 Allen Wirfs-Brock" w:date="2012-05-03T14:55:00Z">
          <w:r w:rsidR="00963019" w:rsidRPr="00E77497" w:rsidDel="00EA71C5">
            <w:delText>has the [[IsArray</w:delText>
          </w:r>
        </w:del>
      </w:ins>
      <w:ins w:id="28854" w:author="Rev 3 Allen Wirfs-Brock" w:date="2011-09-07T15:38:00Z">
        <w:del w:id="28855" w:author="Rev 7 Allen Wirfs-Brock" w:date="2012-05-03T14:55:00Z">
          <w:r w:rsidR="007516CC" w:rsidRPr="00E77497" w:rsidDel="00EA71C5">
            <w:delText>NativeBrand</w:delText>
          </w:r>
        </w:del>
      </w:ins>
      <w:ins w:id="28856" w:author="Allen Wirfs-Brock" w:date="2011-07-02T13:56:00Z">
        <w:del w:id="28857" w:author="Rev 7 Allen Wirfs-Brock" w:date="2012-05-03T14:55:00Z">
          <w:r w:rsidR="00963019" w:rsidRPr="00E77497" w:rsidDel="00EA71C5">
            <w:delText>]] internal property</w:delText>
          </w:r>
        </w:del>
      </w:ins>
      <w:ins w:id="28858" w:author="Rev 3 Allen Wirfs-Brock" w:date="2011-09-07T15:38:00Z">
        <w:del w:id="28859" w:author="Rev 7 Allen Wirfs-Brock" w:date="2012-05-03T14:55:00Z">
          <w:r w:rsidR="007516CC" w:rsidRPr="00E77497" w:rsidDel="00EA71C5">
            <w:delText xml:space="preserve"> with value NativeArray</w:delText>
          </w:r>
        </w:del>
      </w:ins>
      <w:del w:id="28860" w:author="Rev 7 Allen Wirfs-Brock" w:date="2012-05-03T14:55:00Z">
        <w:r w:rsidRPr="00E77497" w:rsidDel="00EA71C5">
          <w:delText>.</w:delText>
        </w:r>
      </w:del>
    </w:p>
    <w:p w14:paraId="6303A995" w14:textId="77777777" w:rsidR="004C02EF" w:rsidRPr="00E77497" w:rsidDel="00EA71C5" w:rsidRDefault="004C02EF" w:rsidP="004C02EF">
      <w:pPr>
        <w:rPr>
          <w:del w:id="28861" w:author="Rev 7 Allen Wirfs-Brock" w:date="2012-05-03T14:55:00Z"/>
        </w:rPr>
      </w:pPr>
      <w:del w:id="28862" w:author="Rev 7 Allen Wirfs-Brock" w:date="2012-05-03T14:55:00Z">
        <w:r w:rsidRPr="00E77497" w:rsidDel="00EA71C5">
          <w:delText xml:space="preserve">The [[Extensible]] internal property of the newly constructed object is set to </w:delText>
        </w:r>
        <w:r w:rsidRPr="00E77497" w:rsidDel="00EA71C5">
          <w:rPr>
            <w:b/>
          </w:rPr>
          <w:delText>true</w:delText>
        </w:r>
        <w:r w:rsidRPr="00E77497" w:rsidDel="00EA71C5">
          <w:delText>.</w:delText>
        </w:r>
      </w:del>
    </w:p>
    <w:p w14:paraId="1E8D91D9" w14:textId="77777777" w:rsidR="004C02EF" w:rsidRPr="00E77497" w:rsidDel="00EA71C5" w:rsidRDefault="004C02EF" w:rsidP="004C02EF">
      <w:pPr>
        <w:rPr>
          <w:del w:id="28863" w:author="Rev 7 Allen Wirfs-Brock" w:date="2012-05-03T14:55:00Z"/>
        </w:rPr>
      </w:pPr>
      <w:del w:id="28864" w:author="Rev 7 Allen Wirfs-Brock" w:date="2012-05-03T14:55:00Z">
        <w:r w:rsidRPr="00E77497" w:rsidDel="00EA71C5">
          <w:delText xml:space="preserve">The </w:delText>
        </w:r>
        <w:r w:rsidRPr="00E77497" w:rsidDel="00EA71C5">
          <w:rPr>
            <w:rFonts w:ascii="Courier New" w:hAnsi="Courier New"/>
            <w:b/>
          </w:rPr>
          <w:delText>length</w:delText>
        </w:r>
        <w:r w:rsidRPr="00E77497" w:rsidDel="00EA71C5">
          <w:delText xml:space="preserve"> property of the newly constructed object is set to the number of arguments.</w:delText>
        </w:r>
      </w:del>
    </w:p>
    <w:p w14:paraId="3820E7B5" w14:textId="77777777" w:rsidR="004C02EF" w:rsidRPr="00E77497" w:rsidDel="00EA71C5" w:rsidRDefault="004C02EF" w:rsidP="004C02EF">
      <w:pPr>
        <w:rPr>
          <w:del w:id="28865" w:author="Rev 7 Allen Wirfs-Brock" w:date="2012-05-03T14:55:00Z"/>
        </w:rPr>
      </w:pPr>
      <w:del w:id="28866" w:author="Rev 7 Allen Wirfs-Brock" w:date="2012-05-03T14:55:00Z">
        <w:r w:rsidRPr="00E77497" w:rsidDel="00EA71C5">
          <w:delText xml:space="preserve">The </w:delText>
        </w:r>
        <w:r w:rsidRPr="00E77497" w:rsidDel="00EA71C5">
          <w:rPr>
            <w:rFonts w:ascii="Courier New" w:hAnsi="Courier New"/>
            <w:b/>
          </w:rPr>
          <w:delText>0</w:delText>
        </w:r>
        <w:r w:rsidRPr="00E77497" w:rsidDel="00EA71C5">
          <w:delText xml:space="preserve"> property of the newly constructed object is set to </w:delText>
        </w:r>
        <w:r w:rsidRPr="00E77497" w:rsidDel="00EA71C5">
          <w:rPr>
            <w:rFonts w:ascii="Times New Roman" w:hAnsi="Times New Roman"/>
            <w:i/>
          </w:rPr>
          <w:delText>item0</w:delText>
        </w:r>
        <w:r w:rsidRPr="00E77497" w:rsidDel="00EA71C5">
          <w:delText xml:space="preserve"> (if supplied); the </w:delText>
        </w:r>
        <w:r w:rsidRPr="00E77497" w:rsidDel="00EA71C5">
          <w:rPr>
            <w:rFonts w:ascii="Courier New" w:hAnsi="Courier New"/>
            <w:b/>
          </w:rPr>
          <w:delText>1</w:delText>
        </w:r>
        <w:r w:rsidRPr="00E77497" w:rsidDel="00EA71C5">
          <w:delText xml:space="preserve"> property of the newly constructed object is set to </w:delText>
        </w:r>
        <w:r w:rsidRPr="00E77497" w:rsidDel="00EA71C5">
          <w:rPr>
            <w:rFonts w:ascii="Times New Roman" w:hAnsi="Times New Roman"/>
            <w:i/>
          </w:rPr>
          <w:delText>item1</w:delText>
        </w:r>
        <w:r w:rsidRPr="00E77497" w:rsidDel="00EA71C5">
          <w:delText xml:space="preserve"> (if supplied); and, in general, for as many arguments as there are, the </w:delText>
        </w:r>
        <w:r w:rsidRPr="00E77497" w:rsidDel="00EA71C5">
          <w:rPr>
            <w:rFonts w:ascii="Times New Roman" w:hAnsi="Times New Roman"/>
            <w:i/>
          </w:rPr>
          <w:delText>k</w:delText>
        </w:r>
        <w:r w:rsidRPr="00E77497" w:rsidDel="00EA71C5">
          <w:delText xml:space="preserve"> property of the newly constructed object is set to argument </w:delText>
        </w:r>
        <w:r w:rsidRPr="00E77497" w:rsidDel="00EA71C5">
          <w:rPr>
            <w:rFonts w:ascii="Times New Roman" w:hAnsi="Times New Roman"/>
            <w:i/>
          </w:rPr>
          <w:delText>k</w:delText>
        </w:r>
        <w:r w:rsidRPr="00E77497" w:rsidDel="00EA71C5">
          <w:delText xml:space="preserve">, where the first argument is considered to be argument number </w:delText>
        </w:r>
        <w:r w:rsidRPr="00E77497" w:rsidDel="00EA71C5">
          <w:rPr>
            <w:rFonts w:ascii="Courier New" w:hAnsi="Courier New"/>
            <w:b/>
          </w:rPr>
          <w:delText>0</w:delText>
        </w:r>
        <w:r w:rsidRPr="00E77497" w:rsidDel="00EA71C5">
          <w:delText>.</w:delText>
        </w:r>
        <w:bookmarkStart w:id="28867" w:name="_Toc385672287"/>
        <w:bookmarkStart w:id="28868" w:name="_Toc393690404"/>
        <w:r w:rsidRPr="00E77497" w:rsidDel="00EA71C5">
          <w:delText xml:space="preserve"> These properties all have the attributes {[[Writable]]: </w:delText>
        </w:r>
        <w:r w:rsidRPr="00E77497" w:rsidDel="00EA71C5">
          <w:rPr>
            <w:b/>
          </w:rPr>
          <w:delText>true</w:delText>
        </w:r>
        <w:r w:rsidRPr="00E77497" w:rsidDel="00EA71C5">
          <w:delText xml:space="preserve">, [[Enumerable]]: </w:delText>
        </w:r>
        <w:r w:rsidRPr="00E77497" w:rsidDel="00EA71C5">
          <w:rPr>
            <w:b/>
          </w:rPr>
          <w:delText>true</w:delText>
        </w:r>
        <w:r w:rsidRPr="00E77497" w:rsidDel="00EA71C5">
          <w:delText xml:space="preserve">, [[Configurable]]: </w:delText>
        </w:r>
        <w:r w:rsidRPr="00E77497" w:rsidDel="00EA71C5">
          <w:rPr>
            <w:b/>
          </w:rPr>
          <w:delText>true</w:delText>
        </w:r>
        <w:r w:rsidRPr="00E77497" w:rsidDel="00EA71C5">
          <w:delText>}.</w:delText>
        </w:r>
      </w:del>
    </w:p>
    <w:p w14:paraId="6165D53B" w14:textId="77777777" w:rsidR="004C02EF" w:rsidRPr="00E77497" w:rsidRDefault="004C02EF" w:rsidP="004C02EF">
      <w:pPr>
        <w:pStyle w:val="40"/>
        <w:numPr>
          <w:ilvl w:val="0"/>
          <w:numId w:val="0"/>
        </w:numPr>
      </w:pPr>
      <w:bookmarkStart w:id="28869" w:name="_Ref455971750"/>
      <w:r w:rsidRPr="00E77497">
        <w:t>15.4.2.2</w:t>
      </w:r>
      <w:r w:rsidRPr="00E77497">
        <w:tab/>
        <w:t>new Array (len</w:t>
      </w:r>
      <w:bookmarkEnd w:id="28801"/>
      <w:bookmarkEnd w:id="28867"/>
      <w:bookmarkEnd w:id="28868"/>
      <w:r w:rsidRPr="00E77497">
        <w:t>)</w:t>
      </w:r>
      <w:bookmarkStart w:id="28870" w:name="_Toc382291618"/>
      <w:bookmarkEnd w:id="28869"/>
    </w:p>
    <w:p w14:paraId="1AB22768" w14:textId="77777777" w:rsidR="00EA71C5" w:rsidRPr="00E77497" w:rsidRDefault="00EA71C5" w:rsidP="00EA71C5">
      <w:pPr>
        <w:rPr>
          <w:ins w:id="28871" w:author="Rev 7 Allen Wirfs-Brock" w:date="2012-05-03T14:56:00Z"/>
        </w:rPr>
      </w:pPr>
      <w:ins w:id="28872" w:author="Rev 7 Allen Wirfs-Brock" w:date="2012-05-03T14:56:00Z">
        <w:r w:rsidRPr="00E77497">
          <w:t xml:space="preserve">This description applies if and only if the Array constructor is given </w:t>
        </w:r>
        <w:r>
          <w:t>exactly</w:t>
        </w:r>
        <w:r w:rsidRPr="00E77497">
          <w:t xml:space="preserve"> </w:t>
        </w:r>
        <w:r>
          <w:t>one</w:t>
        </w:r>
        <w:r w:rsidRPr="00E77497">
          <w:t xml:space="preserve"> argument.</w:t>
        </w:r>
      </w:ins>
    </w:p>
    <w:p w14:paraId="3F9E74A2" w14:textId="77777777" w:rsidR="004C02EF" w:rsidRPr="00E77497" w:rsidDel="00291CBE" w:rsidRDefault="004C02EF" w:rsidP="004C02EF">
      <w:pPr>
        <w:rPr>
          <w:del w:id="28873" w:author="Rev 7 Allen Wirfs-Brock" w:date="2012-05-03T15:07:00Z"/>
        </w:rPr>
      </w:pPr>
      <w:del w:id="28874" w:author="Rev 7 Allen Wirfs-Brock" w:date="2012-05-03T15:07:00Z">
        <w:r w:rsidRPr="00E77497" w:rsidDel="00291CBE">
          <w:delText xml:space="preserve">The [[Prototype]] internal property of the newly constructed object is set to the original Array prototype object, the one that is the initial value of </w:delText>
        </w:r>
        <w:r w:rsidRPr="00E77497" w:rsidDel="00291CBE">
          <w:rPr>
            <w:rFonts w:ascii="Courier New" w:hAnsi="Courier New"/>
            <w:b/>
          </w:rPr>
          <w:delText>Array.prototype</w:delText>
        </w:r>
        <w:r w:rsidRPr="00E77497" w:rsidDel="00291CBE">
          <w:delText xml:space="preserve"> (15.4.3.1). </w:delText>
        </w:r>
      </w:del>
      <w:ins w:id="28875" w:author="Allen Wirfs-Brock" w:date="2011-07-02T13:57:00Z">
        <w:del w:id="28876" w:author="Rev 7 Allen Wirfs-Brock" w:date="2012-05-03T15:07:00Z">
          <w:r w:rsidR="00963019" w:rsidRPr="00E77497" w:rsidDel="00291CBE">
            <w:delText>The newly constructed object has the [[IsArray</w:delText>
          </w:r>
        </w:del>
      </w:ins>
      <w:ins w:id="28877" w:author="Rev 3 Allen Wirfs-Brock" w:date="2011-09-07T15:39:00Z">
        <w:del w:id="28878" w:author="Rev 7 Allen Wirfs-Brock" w:date="2012-05-03T15:07:00Z">
          <w:r w:rsidR="007516CC" w:rsidRPr="00E77497" w:rsidDel="00291CBE">
            <w:delText>NativeBrand</w:delText>
          </w:r>
        </w:del>
      </w:ins>
      <w:ins w:id="28879" w:author="Allen Wirfs-Brock" w:date="2011-07-02T13:57:00Z">
        <w:del w:id="28880" w:author="Rev 7 Allen Wirfs-Brock" w:date="2012-05-03T15:07:00Z">
          <w:r w:rsidR="00963019" w:rsidRPr="00E77497" w:rsidDel="00291CBE">
            <w:delText>]] internal property</w:delText>
          </w:r>
        </w:del>
      </w:ins>
      <w:ins w:id="28881" w:author="Rev 3 Allen Wirfs-Brock" w:date="2011-09-07T15:39:00Z">
        <w:del w:id="28882" w:author="Rev 7 Allen Wirfs-Brock" w:date="2012-05-03T15:07:00Z">
          <w:r w:rsidR="007516CC" w:rsidRPr="00E77497" w:rsidDel="00291CBE">
            <w:delText xml:space="preserve"> with value NativeArray</w:delText>
          </w:r>
        </w:del>
      </w:ins>
      <w:ins w:id="28883" w:author="Allen Wirfs-Brock" w:date="2011-07-02T13:57:00Z">
        <w:del w:id="28884" w:author="Rev 7 Allen Wirfs-Brock" w:date="2012-05-03T15:07:00Z">
          <w:r w:rsidR="00963019" w:rsidRPr="00E77497" w:rsidDel="00291CBE">
            <w:delText>.</w:delText>
          </w:r>
        </w:del>
      </w:ins>
      <w:del w:id="28885" w:author="Rev 7 Allen Wirfs-Brock" w:date="2012-05-03T15:07:00Z">
        <w:r w:rsidRPr="00E77497" w:rsidDel="00291CBE">
          <w:delText xml:space="preserve">The [[Class]] internal property of the newly constructed object is set to </w:delText>
        </w:r>
        <w:r w:rsidRPr="00E77497" w:rsidDel="00291CBE">
          <w:rPr>
            <w:rFonts w:ascii="Courier New" w:hAnsi="Courier New"/>
            <w:b/>
          </w:rPr>
          <w:delText>"Array"</w:delText>
        </w:r>
        <w:r w:rsidRPr="00E77497" w:rsidDel="00291CBE">
          <w:delText xml:space="preserve">. The [[Extensible]] internal property of the newly constructed object is set to </w:delText>
        </w:r>
        <w:r w:rsidRPr="00E77497" w:rsidDel="00291CBE">
          <w:rPr>
            <w:b/>
          </w:rPr>
          <w:delText>true</w:delText>
        </w:r>
        <w:r w:rsidRPr="00E77497" w:rsidDel="00291CBE">
          <w:delText>.</w:delText>
        </w:r>
      </w:del>
    </w:p>
    <w:p w14:paraId="3CED3901" w14:textId="77777777" w:rsidR="004C02EF" w:rsidRPr="00E77497" w:rsidDel="00291CBE" w:rsidRDefault="004C02EF" w:rsidP="004C02EF">
      <w:pPr>
        <w:rPr>
          <w:del w:id="28886" w:author="Rev 7 Allen Wirfs-Brock" w:date="2012-05-03T15:07:00Z"/>
        </w:rPr>
      </w:pPr>
      <w:del w:id="28887" w:author="Rev 7 Allen Wirfs-Brock" w:date="2012-05-03T15:07:00Z">
        <w:r w:rsidRPr="00E77497" w:rsidDel="00291CBE">
          <w:delText xml:space="preserve">If the argument </w:delText>
        </w:r>
        <w:r w:rsidRPr="00E77497" w:rsidDel="00291CBE">
          <w:rPr>
            <w:rFonts w:ascii="Times New Roman" w:hAnsi="Times New Roman"/>
            <w:i/>
          </w:rPr>
          <w:delText>len</w:delText>
        </w:r>
        <w:r w:rsidRPr="00E77497" w:rsidDel="00291CBE">
          <w:delText xml:space="preserve"> is a Number and </w:delText>
        </w:r>
        <w:r w:rsidRPr="00E77497" w:rsidDel="00291CBE">
          <w:rPr>
            <w:rFonts w:ascii="Times New Roman" w:hAnsi="Times New Roman"/>
          </w:rPr>
          <w:delText>ToUint32(</w:delText>
        </w:r>
        <w:r w:rsidRPr="00E77497" w:rsidDel="00291CBE">
          <w:rPr>
            <w:rFonts w:ascii="Times New Roman" w:hAnsi="Times New Roman"/>
            <w:i/>
          </w:rPr>
          <w:delText>len</w:delText>
        </w:r>
        <w:r w:rsidRPr="00E77497" w:rsidDel="00291CBE">
          <w:rPr>
            <w:rFonts w:ascii="Times New Roman" w:hAnsi="Times New Roman"/>
          </w:rPr>
          <w:delText>)</w:delText>
        </w:r>
        <w:r w:rsidRPr="00E77497" w:rsidDel="00291CBE">
          <w:delText xml:space="preserve"> is equal to </w:delText>
        </w:r>
        <w:r w:rsidRPr="00E77497" w:rsidDel="00291CBE">
          <w:rPr>
            <w:rFonts w:ascii="Times New Roman" w:hAnsi="Times New Roman"/>
            <w:i/>
          </w:rPr>
          <w:delText>len</w:delText>
        </w:r>
        <w:r w:rsidRPr="00E77497" w:rsidDel="00291CBE">
          <w:delText xml:space="preserve">, then the </w:delText>
        </w:r>
        <w:r w:rsidRPr="00E77497" w:rsidDel="00291CBE">
          <w:rPr>
            <w:rFonts w:ascii="Courier New" w:hAnsi="Courier New"/>
            <w:b/>
          </w:rPr>
          <w:delText>length</w:delText>
        </w:r>
        <w:r w:rsidRPr="00E77497" w:rsidDel="00291CBE">
          <w:delText xml:space="preserve"> property of the newly constructed object is set to </w:delText>
        </w:r>
        <w:r w:rsidRPr="00E77497" w:rsidDel="00291CBE">
          <w:rPr>
            <w:rFonts w:ascii="Times New Roman" w:hAnsi="Times New Roman"/>
          </w:rPr>
          <w:delText>ToUint32(</w:delText>
        </w:r>
        <w:r w:rsidRPr="00E77497" w:rsidDel="00291CBE">
          <w:rPr>
            <w:rFonts w:ascii="Times New Roman" w:hAnsi="Times New Roman"/>
            <w:i/>
          </w:rPr>
          <w:delText>len</w:delText>
        </w:r>
        <w:r w:rsidRPr="00E77497" w:rsidDel="00291CBE">
          <w:rPr>
            <w:rFonts w:ascii="Times New Roman" w:hAnsi="Times New Roman"/>
          </w:rPr>
          <w:delText>)</w:delText>
        </w:r>
        <w:r w:rsidRPr="00E77497" w:rsidDel="00291CBE">
          <w:delText xml:space="preserve">. If the argument </w:delText>
        </w:r>
        <w:r w:rsidRPr="00E77497" w:rsidDel="00291CBE">
          <w:rPr>
            <w:rFonts w:ascii="Times New Roman" w:hAnsi="Times New Roman"/>
            <w:i/>
          </w:rPr>
          <w:delText>len</w:delText>
        </w:r>
        <w:r w:rsidRPr="00E77497" w:rsidDel="00291CBE">
          <w:delText xml:space="preserve"> is a Number and </w:delText>
        </w:r>
        <w:r w:rsidRPr="00E77497" w:rsidDel="00291CBE">
          <w:rPr>
            <w:rFonts w:ascii="Times New Roman" w:hAnsi="Times New Roman"/>
          </w:rPr>
          <w:delText>ToUint32(</w:delText>
        </w:r>
        <w:r w:rsidRPr="00E77497" w:rsidDel="00291CBE">
          <w:rPr>
            <w:rFonts w:ascii="Times New Roman" w:hAnsi="Times New Roman"/>
            <w:i/>
          </w:rPr>
          <w:delText>len</w:delText>
        </w:r>
        <w:r w:rsidRPr="00E77497" w:rsidDel="00291CBE">
          <w:rPr>
            <w:rFonts w:ascii="Times New Roman" w:hAnsi="Times New Roman"/>
          </w:rPr>
          <w:delText>)</w:delText>
        </w:r>
        <w:r w:rsidRPr="00E77497" w:rsidDel="00291CBE">
          <w:delText xml:space="preserve"> is not equal to </w:delText>
        </w:r>
        <w:r w:rsidRPr="00E77497" w:rsidDel="00291CBE">
          <w:rPr>
            <w:rFonts w:ascii="Times New Roman" w:hAnsi="Times New Roman"/>
            <w:i/>
          </w:rPr>
          <w:delText>len</w:delText>
        </w:r>
        <w:r w:rsidRPr="00E77497" w:rsidDel="00291CBE">
          <w:delText xml:space="preserve">, a </w:delText>
        </w:r>
        <w:r w:rsidRPr="00E77497" w:rsidDel="00291CBE">
          <w:rPr>
            <w:b/>
          </w:rPr>
          <w:delText>RangeError</w:delText>
        </w:r>
        <w:r w:rsidRPr="00E77497" w:rsidDel="00291CBE">
          <w:delText xml:space="preserve"> exception is thrown.</w:delText>
        </w:r>
      </w:del>
    </w:p>
    <w:p w14:paraId="73B0A025" w14:textId="77777777" w:rsidR="004C02EF" w:rsidRPr="00E77497" w:rsidDel="00291CBE" w:rsidRDefault="004C02EF" w:rsidP="004C02EF">
      <w:pPr>
        <w:rPr>
          <w:del w:id="28888" w:author="Rev 7 Allen Wirfs-Brock" w:date="2012-05-03T15:07:00Z"/>
        </w:rPr>
      </w:pPr>
      <w:del w:id="28889" w:author="Rev 7 Allen Wirfs-Brock" w:date="2012-05-03T15:07:00Z">
        <w:r w:rsidRPr="00E77497" w:rsidDel="00291CBE">
          <w:delText xml:space="preserve">If the argument </w:delText>
        </w:r>
        <w:r w:rsidRPr="00E77497" w:rsidDel="00291CBE">
          <w:rPr>
            <w:rFonts w:ascii="Times New Roman" w:hAnsi="Times New Roman"/>
            <w:i/>
          </w:rPr>
          <w:delText>len</w:delText>
        </w:r>
        <w:r w:rsidRPr="00E77497" w:rsidDel="00291CBE">
          <w:delText xml:space="preserve"> is not a Number, then the </w:delText>
        </w:r>
        <w:r w:rsidRPr="00E77497" w:rsidDel="00291CBE">
          <w:rPr>
            <w:rFonts w:ascii="Courier New" w:hAnsi="Courier New"/>
            <w:b/>
          </w:rPr>
          <w:delText>length</w:delText>
        </w:r>
        <w:r w:rsidRPr="00E77497" w:rsidDel="00291CBE">
          <w:delText xml:space="preserve"> property of the newly constructed object is set to </w:delText>
        </w:r>
        <w:r w:rsidRPr="00E77497" w:rsidDel="00291CBE">
          <w:rPr>
            <w:rFonts w:ascii="Courier New" w:hAnsi="Courier New"/>
            <w:b/>
          </w:rPr>
          <w:delText>1</w:delText>
        </w:r>
        <w:r w:rsidRPr="00E77497" w:rsidDel="00291CBE">
          <w:delText xml:space="preserve"> and the </w:delText>
        </w:r>
        <w:r w:rsidRPr="00E77497" w:rsidDel="00291CBE">
          <w:rPr>
            <w:rFonts w:ascii="Courier New" w:hAnsi="Courier New"/>
            <w:b/>
          </w:rPr>
          <w:delText>0</w:delText>
        </w:r>
        <w:r w:rsidRPr="00E77497" w:rsidDel="00291CBE">
          <w:delText xml:space="preserve"> property of the newly constructed object is set to </w:delText>
        </w:r>
        <w:r w:rsidRPr="00E77497" w:rsidDel="00291CBE">
          <w:rPr>
            <w:rFonts w:ascii="Times New Roman" w:hAnsi="Times New Roman"/>
            <w:i/>
          </w:rPr>
          <w:delText>len</w:delText>
        </w:r>
        <w:r w:rsidRPr="00E77497" w:rsidDel="00291CBE">
          <w:delText xml:space="preserve"> with attributes {[[Writable]]: </w:delText>
        </w:r>
        <w:r w:rsidRPr="00E77497" w:rsidDel="00291CBE">
          <w:rPr>
            <w:b/>
          </w:rPr>
          <w:delText>true</w:delText>
        </w:r>
        <w:r w:rsidRPr="00E77497" w:rsidDel="00291CBE">
          <w:delText xml:space="preserve">, [[Enumerable]]: </w:delText>
        </w:r>
        <w:r w:rsidRPr="00E77497" w:rsidDel="00291CBE">
          <w:rPr>
            <w:b/>
          </w:rPr>
          <w:delText>true</w:delText>
        </w:r>
        <w:r w:rsidRPr="00E77497" w:rsidDel="00291CBE">
          <w:delText xml:space="preserve">, [[Configurable]]: </w:delText>
        </w:r>
        <w:r w:rsidRPr="00E77497" w:rsidDel="00291CBE">
          <w:rPr>
            <w:b/>
          </w:rPr>
          <w:delText>true</w:delText>
        </w:r>
        <w:r w:rsidRPr="00E77497" w:rsidDel="00291CBE">
          <w:delText>}.</w:delText>
        </w:r>
        <w:bookmarkStart w:id="28890" w:name="_Toc385672288"/>
        <w:bookmarkStart w:id="28891" w:name="_Toc393690405"/>
      </w:del>
    </w:p>
    <w:p w14:paraId="59FCA1E7" w14:textId="77777777" w:rsidR="00EA71C5" w:rsidRDefault="00EA71C5" w:rsidP="00EA71C5">
      <w:pPr>
        <w:pStyle w:val="Alg4"/>
        <w:numPr>
          <w:ilvl w:val="0"/>
          <w:numId w:val="810"/>
        </w:numPr>
        <w:rPr>
          <w:ins w:id="28892" w:author="Rev 7 Allen Wirfs-Brock" w:date="2012-05-03T14:58:00Z"/>
        </w:rPr>
      </w:pPr>
      <w:bookmarkStart w:id="28893" w:name="_Toc382291619"/>
      <w:bookmarkStart w:id="28894" w:name="_Toc385672289"/>
      <w:bookmarkStart w:id="28895" w:name="_Toc393690406"/>
      <w:bookmarkStart w:id="28896" w:name="_Ref457709045"/>
      <w:bookmarkStart w:id="28897" w:name="_Toc472818923"/>
      <w:bookmarkStart w:id="28898" w:name="_Toc235503501"/>
      <w:bookmarkStart w:id="28899" w:name="_Toc241509276"/>
      <w:bookmarkStart w:id="28900" w:name="_Toc244416763"/>
      <w:bookmarkStart w:id="28901" w:name="_Toc276631127"/>
      <w:bookmarkEnd w:id="28870"/>
      <w:bookmarkEnd w:id="28890"/>
      <w:bookmarkEnd w:id="28891"/>
      <w:ins w:id="28902" w:author="Rev 7 Allen Wirfs-Brock" w:date="2012-05-03T14:58:00Z">
        <w:r>
          <w:t>If Type(</w:t>
        </w:r>
        <w:r w:rsidRPr="00EA71C5">
          <w:rPr>
            <w:i/>
          </w:rPr>
          <w:t>len</w:t>
        </w:r>
        <w:r>
          <w:t>) is not Number, then</w:t>
        </w:r>
      </w:ins>
    </w:p>
    <w:p w14:paraId="4BDBFB80" w14:textId="77777777" w:rsidR="00EA71C5" w:rsidRPr="00E77497" w:rsidRDefault="00EA71C5" w:rsidP="00EA71C5">
      <w:pPr>
        <w:pStyle w:val="Alg4"/>
        <w:numPr>
          <w:ilvl w:val="1"/>
          <w:numId w:val="810"/>
        </w:numPr>
        <w:rPr>
          <w:ins w:id="28903" w:author="Rev 7 Allen Wirfs-Brock" w:date="2012-05-03T14:58:00Z"/>
        </w:rPr>
      </w:pPr>
      <w:ins w:id="28904" w:author="Rev 7 Allen Wirfs-Brock" w:date="2012-05-03T14:58:00Z">
        <w:r w:rsidRPr="00E77497">
          <w:t xml:space="preserve">Let </w:t>
        </w:r>
        <w:r w:rsidRPr="00E77497">
          <w:rPr>
            <w:i/>
          </w:rPr>
          <w:t>array</w:t>
        </w:r>
        <w:r w:rsidRPr="00E77497">
          <w:t xml:space="preserve"> be the result of </w:t>
        </w:r>
        <w:del w:id="28905" w:author="Rev 8 Allen Wirfs-Brock" w:date="2012-06-14T14:44:00Z">
          <w:r w:rsidDel="00D4543D">
            <w:delText xml:space="preserve">of </w:delText>
          </w:r>
        </w:del>
        <w:r>
          <w:t xml:space="preserve">the </w:t>
        </w:r>
        <w:del w:id="28906" w:author="Rev 8 Allen Wirfs-Brock" w:date="2012-06-14T14:40:00Z">
          <w:r w:rsidDel="00D4543D">
            <w:delText>abstraction operation</w:delText>
          </w:r>
        </w:del>
      </w:ins>
      <w:ins w:id="28907" w:author="Rev 8 Allen Wirfs-Brock" w:date="2012-06-14T14:40:00Z">
        <w:r w:rsidR="00D4543D">
          <w:t>abstract operation</w:t>
        </w:r>
      </w:ins>
      <w:ins w:id="28908" w:author="Rev 7 Allen Wirfs-Brock" w:date="2012-05-03T14:58:00Z">
        <w:r>
          <w:t xml:space="preserve"> ArrayCreate (15.4) with argument</w:t>
        </w:r>
        <w:r w:rsidRPr="00E77497">
          <w:t xml:space="preserve"> </w:t>
        </w:r>
      </w:ins>
      <w:ins w:id="28909" w:author="Rev 7 Allen Wirfs-Brock" w:date="2012-05-03T14:59:00Z">
        <w:r w:rsidRPr="00EA71C5">
          <w:t>1</w:t>
        </w:r>
      </w:ins>
      <w:ins w:id="28910" w:author="Rev 7 Allen Wirfs-Brock" w:date="2012-05-03T14:58:00Z">
        <w:r w:rsidRPr="00E77497">
          <w:t>.</w:t>
        </w:r>
      </w:ins>
    </w:p>
    <w:p w14:paraId="514C3C82" w14:textId="77777777" w:rsidR="00EA71C5" w:rsidRDefault="00EA71C5" w:rsidP="00EA71C5">
      <w:pPr>
        <w:pStyle w:val="Alg4"/>
        <w:numPr>
          <w:ilvl w:val="1"/>
          <w:numId w:val="810"/>
        </w:numPr>
        <w:contextualSpacing/>
        <w:rPr>
          <w:ins w:id="28911" w:author="Rev 7 Allen Wirfs-Brock" w:date="2012-05-03T14:58:00Z"/>
        </w:rPr>
      </w:pPr>
      <w:ins w:id="28912" w:author="Rev 7 Allen Wirfs-Brock" w:date="2012-05-03T14:58:00Z">
        <w:r>
          <w:t>ReturnIfAbrupt(</w:t>
        </w:r>
        <w:r>
          <w:rPr>
            <w:i/>
          </w:rPr>
          <w:t>array</w:t>
        </w:r>
        <w:r>
          <w:t>).</w:t>
        </w:r>
      </w:ins>
    </w:p>
    <w:p w14:paraId="74BA2D5A" w14:textId="77777777" w:rsidR="00EA71C5" w:rsidRPr="00E77497" w:rsidRDefault="00EA71C5" w:rsidP="00EA71C5">
      <w:pPr>
        <w:pStyle w:val="Alg4"/>
        <w:numPr>
          <w:ilvl w:val="1"/>
          <w:numId w:val="810"/>
        </w:numPr>
        <w:rPr>
          <w:ins w:id="28913" w:author="Rev 7 Allen Wirfs-Brock" w:date="2012-05-03T15:01:00Z"/>
        </w:rPr>
      </w:pPr>
      <w:ins w:id="28914" w:author="Rev 7 Allen Wirfs-Brock" w:date="2012-05-03T15:01:00Z">
        <w:r>
          <w:t xml:space="preserve">Let </w:t>
        </w:r>
        <w:r w:rsidRPr="00E1304F">
          <w:rPr>
            <w:i/>
          </w:rPr>
          <w:t>define</w:t>
        </w:r>
        <w:r>
          <w:rPr>
            <w:i/>
          </w:rPr>
          <w:t>Status</w:t>
        </w:r>
        <w:r>
          <w:t xml:space="preserve"> be the result of calling</w:t>
        </w:r>
        <w:r w:rsidRPr="00E77497">
          <w:t xml:space="preserve"> the [[DefineOwnProperty]] internal method of </w:t>
        </w:r>
        <w:r>
          <w:rPr>
            <w:i/>
          </w:rPr>
          <w:t>array</w:t>
        </w:r>
        <w:r w:rsidRPr="00E77497">
          <w:t xml:space="preserve"> with arguments</w:t>
        </w:r>
      </w:ins>
      <w:ins w:id="28915" w:author="Rev 7 Allen Wirfs-Brock" w:date="2012-05-03T15:02:00Z">
        <w:r>
          <w:t xml:space="preserve"> </w:t>
        </w:r>
        <w:r w:rsidRPr="00E77497">
          <w:rPr>
            <w:rFonts w:ascii="Courier New" w:hAnsi="Courier New"/>
            <w:sz w:val="18"/>
          </w:rPr>
          <w:t>"</w:t>
        </w:r>
        <w:r>
          <w:rPr>
            <w:rFonts w:ascii="Courier New" w:hAnsi="Courier New"/>
            <w:b/>
          </w:rPr>
          <w:t>0</w:t>
        </w:r>
        <w:r w:rsidRPr="00E77497">
          <w:rPr>
            <w:rFonts w:ascii="Courier New" w:hAnsi="Courier New"/>
            <w:sz w:val="18"/>
          </w:rPr>
          <w:t>"</w:t>
        </w:r>
      </w:ins>
      <w:ins w:id="28916" w:author="Rev 7 Allen Wirfs-Brock" w:date="2012-05-03T15:01:00Z">
        <w:r w:rsidRPr="00E77497">
          <w:t xml:space="preserve">, Property Descriptor {[[Value]]: </w:t>
        </w:r>
      </w:ins>
      <w:ins w:id="28917" w:author="Rev 7 Allen Wirfs-Brock" w:date="2012-05-03T15:02:00Z">
        <w:r>
          <w:rPr>
            <w:i/>
          </w:rPr>
          <w:t>len</w:t>
        </w:r>
      </w:ins>
      <w:ins w:id="28918" w:author="Rev 7 Allen Wirfs-Brock" w:date="2012-05-03T15:01:00Z">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Pr>
            <w:b/>
          </w:rPr>
          <w:t>true</w:t>
        </w:r>
        <w:r w:rsidRPr="00E77497">
          <w:t>.</w:t>
        </w:r>
      </w:ins>
    </w:p>
    <w:p w14:paraId="256AC5A4" w14:textId="77777777" w:rsidR="00EA71C5" w:rsidRPr="00E77497" w:rsidRDefault="00EA71C5" w:rsidP="00EA71C5">
      <w:pPr>
        <w:pStyle w:val="Alg4"/>
        <w:numPr>
          <w:ilvl w:val="1"/>
          <w:numId w:val="810"/>
        </w:numPr>
        <w:contextualSpacing/>
        <w:rPr>
          <w:ins w:id="28919" w:author="Rev 7 Allen Wirfs-Brock" w:date="2012-05-03T15:01:00Z"/>
        </w:rPr>
      </w:pPr>
      <w:ins w:id="28920" w:author="Rev 7 Allen Wirfs-Brock" w:date="2012-05-03T15:01:00Z">
        <w:r>
          <w:t>ReturnIfAbrupt(</w:t>
        </w:r>
        <w:r w:rsidRPr="00E1304F">
          <w:rPr>
            <w:i/>
          </w:rPr>
          <w:t>define</w:t>
        </w:r>
        <w:r>
          <w:rPr>
            <w:i/>
          </w:rPr>
          <w:t>Status</w:t>
        </w:r>
        <w:r>
          <w:t>).</w:t>
        </w:r>
      </w:ins>
    </w:p>
    <w:p w14:paraId="0C2CE672" w14:textId="77777777" w:rsidR="00EA71C5" w:rsidRDefault="00EA71C5" w:rsidP="00291CBE">
      <w:pPr>
        <w:pStyle w:val="Alg4"/>
        <w:numPr>
          <w:ilvl w:val="1"/>
          <w:numId w:val="810"/>
        </w:numPr>
        <w:rPr>
          <w:ins w:id="28921" w:author="Rev 7 Allen Wirfs-Brock" w:date="2012-05-03T15:00:00Z"/>
        </w:rPr>
      </w:pPr>
      <w:ins w:id="28922" w:author="Rev 7 Allen Wirfs-Brock" w:date="2012-05-03T15:01:00Z">
        <w:r>
          <w:t xml:space="preserve">Return </w:t>
        </w:r>
        <w:r w:rsidRPr="00291CBE">
          <w:rPr>
            <w:i/>
          </w:rPr>
          <w:t>array</w:t>
        </w:r>
      </w:ins>
      <w:ins w:id="28923" w:author="Rev 7 Allen Wirfs-Brock" w:date="2012-05-03T15:00:00Z">
        <w:r>
          <w:t>.</w:t>
        </w:r>
      </w:ins>
    </w:p>
    <w:p w14:paraId="319149EE" w14:textId="77777777" w:rsidR="00EA71C5" w:rsidRDefault="00291CBE" w:rsidP="00EA71C5">
      <w:pPr>
        <w:pStyle w:val="Alg4"/>
        <w:numPr>
          <w:ilvl w:val="0"/>
          <w:numId w:val="810"/>
        </w:numPr>
        <w:rPr>
          <w:ins w:id="28924" w:author="Rev 7 Allen Wirfs-Brock" w:date="2012-05-03T15:03:00Z"/>
        </w:rPr>
      </w:pPr>
      <w:ins w:id="28925" w:author="Rev 7 Allen Wirfs-Brock" w:date="2012-05-03T15:04:00Z">
        <w:r>
          <w:t xml:space="preserve">Let </w:t>
        </w:r>
        <w:r w:rsidRPr="00291CBE">
          <w:rPr>
            <w:i/>
          </w:rPr>
          <w:t>intLen</w:t>
        </w:r>
        <w:r>
          <w:t xml:space="preserve"> be ToUint32(</w:t>
        </w:r>
        <w:r w:rsidRPr="00291CBE">
          <w:rPr>
            <w:i/>
          </w:rPr>
          <w:t>len</w:t>
        </w:r>
        <w:r>
          <w:t>).</w:t>
        </w:r>
      </w:ins>
    </w:p>
    <w:p w14:paraId="2DCDF0E0" w14:textId="77777777" w:rsidR="00291CBE" w:rsidRDefault="00291CBE" w:rsidP="00EA71C5">
      <w:pPr>
        <w:pStyle w:val="Alg4"/>
        <w:numPr>
          <w:ilvl w:val="0"/>
          <w:numId w:val="810"/>
        </w:numPr>
        <w:rPr>
          <w:ins w:id="28926" w:author="Rev 7 Allen Wirfs-Brock" w:date="2012-05-03T15:05:00Z"/>
        </w:rPr>
      </w:pPr>
      <w:ins w:id="28927" w:author="Rev 7 Allen Wirfs-Brock" w:date="2012-05-03T15:05:00Z">
        <w:r>
          <w:t xml:space="preserve">If </w:t>
        </w:r>
        <w:r w:rsidRPr="00291CBE">
          <w:rPr>
            <w:i/>
          </w:rPr>
          <w:t>intLen</w:t>
        </w:r>
      </w:ins>
      <w:ins w:id="28928" w:author="Rev 7 Allen Wirfs-Brock" w:date="2012-05-03T15:06:00Z">
        <w:r>
          <w:t xml:space="preserve"> </w:t>
        </w:r>
      </w:ins>
      <w:ins w:id="28929" w:author="Rev 7 Allen Wirfs-Brock" w:date="2012-05-03T15:05:00Z">
        <w:r>
          <w:t>≠</w:t>
        </w:r>
      </w:ins>
      <w:ins w:id="28930" w:author="Rev 7 Allen Wirfs-Brock" w:date="2012-05-03T15:06:00Z">
        <w:r>
          <w:t xml:space="preserve"> </w:t>
        </w:r>
      </w:ins>
      <w:ins w:id="28931" w:author="Rev 7 Allen Wirfs-Brock" w:date="2012-05-03T15:05:00Z">
        <w:r w:rsidRPr="00291CBE">
          <w:rPr>
            <w:i/>
          </w:rPr>
          <w:t>len</w:t>
        </w:r>
        <w:r>
          <w:t>, then throw a RangeError exception.</w:t>
        </w:r>
      </w:ins>
    </w:p>
    <w:p w14:paraId="509E8ACE" w14:textId="77777777" w:rsidR="00EA71C5" w:rsidRPr="00E77497" w:rsidRDefault="00EA71C5" w:rsidP="00EA71C5">
      <w:pPr>
        <w:pStyle w:val="Alg4"/>
        <w:numPr>
          <w:ilvl w:val="0"/>
          <w:numId w:val="810"/>
        </w:numPr>
        <w:rPr>
          <w:ins w:id="28932" w:author="Rev 7 Allen Wirfs-Brock" w:date="2012-05-03T15:00:00Z"/>
        </w:rPr>
      </w:pPr>
      <w:ins w:id="28933" w:author="Rev 7 Allen Wirfs-Brock" w:date="2012-05-03T15:00:00Z">
        <w:r w:rsidRPr="00E77497">
          <w:t xml:space="preserve">Let </w:t>
        </w:r>
        <w:r w:rsidRPr="00E77497">
          <w:rPr>
            <w:i/>
          </w:rPr>
          <w:t>array</w:t>
        </w:r>
        <w:r w:rsidRPr="00E77497">
          <w:t xml:space="preserve"> be the result of </w:t>
        </w:r>
        <w:del w:id="28934" w:author="Rev 8 Allen Wirfs-Brock" w:date="2012-06-14T14:44:00Z">
          <w:r w:rsidDel="00D4543D">
            <w:delText xml:space="preserve">of </w:delText>
          </w:r>
        </w:del>
        <w:r>
          <w:t xml:space="preserve">the </w:t>
        </w:r>
        <w:del w:id="28935" w:author="Rev 8 Allen Wirfs-Brock" w:date="2012-06-14T14:41:00Z">
          <w:r w:rsidDel="00D4543D">
            <w:delText>abstraction operation</w:delText>
          </w:r>
        </w:del>
      </w:ins>
      <w:ins w:id="28936" w:author="Rev 8 Allen Wirfs-Brock" w:date="2012-06-14T14:41:00Z">
        <w:r w:rsidR="00D4543D">
          <w:t>abstract operation</w:t>
        </w:r>
      </w:ins>
      <w:ins w:id="28937" w:author="Rev 7 Allen Wirfs-Brock" w:date="2012-05-03T15:00:00Z">
        <w:r>
          <w:t xml:space="preserve"> ArrayCreate (15.4) with argument</w:t>
        </w:r>
        <w:r w:rsidRPr="00E77497">
          <w:t xml:space="preserve"> </w:t>
        </w:r>
      </w:ins>
      <w:ins w:id="28938" w:author="Rev 7 Allen Wirfs-Brock" w:date="2012-05-03T15:06:00Z">
        <w:r w:rsidR="00291CBE">
          <w:rPr>
            <w:i/>
          </w:rPr>
          <w:t>intLen</w:t>
        </w:r>
      </w:ins>
      <w:ins w:id="28939" w:author="Rev 7 Allen Wirfs-Brock" w:date="2012-05-03T15:00:00Z">
        <w:r w:rsidRPr="00E77497">
          <w:t>.</w:t>
        </w:r>
      </w:ins>
    </w:p>
    <w:p w14:paraId="6D3FDAF9" w14:textId="77777777" w:rsidR="00EA71C5" w:rsidRPr="00E77497" w:rsidRDefault="00EA71C5" w:rsidP="00EA71C5">
      <w:pPr>
        <w:pStyle w:val="Alg4"/>
        <w:numPr>
          <w:ilvl w:val="0"/>
          <w:numId w:val="810"/>
        </w:numPr>
        <w:spacing w:after="220"/>
        <w:contextualSpacing/>
        <w:rPr>
          <w:ins w:id="28940" w:author="Rev 7 Allen Wirfs-Brock" w:date="2012-05-03T14:58:00Z"/>
        </w:rPr>
      </w:pPr>
      <w:ins w:id="28941" w:author="Rev 7 Allen Wirfs-Brock" w:date="2012-05-03T14:58:00Z">
        <w:r w:rsidRPr="00E77497">
          <w:t xml:space="preserve">Return  </w:t>
        </w:r>
        <w:r w:rsidRPr="00E77497">
          <w:rPr>
            <w:i/>
          </w:rPr>
          <w:t>array</w:t>
        </w:r>
        <w:r w:rsidRPr="00E77497">
          <w:t>.</w:t>
        </w:r>
      </w:ins>
    </w:p>
    <w:p w14:paraId="45C07001" w14:textId="77777777" w:rsidR="004C02EF" w:rsidRPr="00E77497" w:rsidRDefault="004C02EF" w:rsidP="00B43482">
      <w:pPr>
        <w:pStyle w:val="30"/>
        <w:numPr>
          <w:ilvl w:val="0"/>
          <w:numId w:val="0"/>
        </w:numPr>
      </w:pPr>
      <w:bookmarkStart w:id="28942" w:name="_Toc336509610"/>
      <w:r w:rsidRPr="00E77497">
        <w:t>15.4.3</w:t>
      </w:r>
      <w:r w:rsidRPr="00E77497">
        <w:tab/>
        <w:t>Properties of the Array Constructo</w:t>
      </w:r>
      <w:bookmarkEnd w:id="28893"/>
      <w:bookmarkEnd w:id="28894"/>
      <w:bookmarkEnd w:id="28895"/>
      <w:r w:rsidRPr="00E77497">
        <w:t>r</w:t>
      </w:r>
      <w:bookmarkEnd w:id="28896"/>
      <w:bookmarkEnd w:id="28897"/>
      <w:bookmarkEnd w:id="28898"/>
      <w:bookmarkEnd w:id="28899"/>
      <w:bookmarkEnd w:id="28900"/>
      <w:bookmarkEnd w:id="28901"/>
      <w:bookmarkEnd w:id="28942"/>
    </w:p>
    <w:p w14:paraId="02959F6C" w14:textId="77777777" w:rsidR="004C02EF" w:rsidRPr="00E77497" w:rsidRDefault="004C02EF" w:rsidP="004C02EF">
      <w:r w:rsidRPr="00E77497">
        <w:t>The value of the [[Prototype]] internal property of the Array constructor is the Function prototype object (15.3.4).</w:t>
      </w:r>
    </w:p>
    <w:p w14:paraId="4111A988"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Array constructor has the following properties:</w:t>
      </w:r>
      <w:bookmarkStart w:id="28943" w:name="_Hlt424534161"/>
      <w:bookmarkStart w:id="28944" w:name="_Toc382291620"/>
      <w:bookmarkStart w:id="28945" w:name="_Toc385672290"/>
      <w:bookmarkStart w:id="28946" w:name="_Ref393614155"/>
      <w:bookmarkStart w:id="28947" w:name="_Toc393690407"/>
      <w:bookmarkStart w:id="28948" w:name="_Ref404501859"/>
      <w:bookmarkStart w:id="28949" w:name="_Ref404502071"/>
      <w:bookmarkStart w:id="28950" w:name="_Ref404502112"/>
      <w:bookmarkEnd w:id="28943"/>
    </w:p>
    <w:p w14:paraId="5DA1A232" w14:textId="77777777" w:rsidR="004C02EF" w:rsidRPr="00E77497" w:rsidRDefault="004C02EF" w:rsidP="004C02EF">
      <w:pPr>
        <w:pStyle w:val="40"/>
        <w:numPr>
          <w:ilvl w:val="0"/>
          <w:numId w:val="0"/>
        </w:numPr>
      </w:pPr>
      <w:bookmarkStart w:id="28951" w:name="_Ref424534154"/>
      <w:r w:rsidRPr="00E77497">
        <w:t>15.4.3.1</w:t>
      </w:r>
      <w:r w:rsidRPr="00E77497">
        <w:tab/>
        <w:t>Array.prototyp</w:t>
      </w:r>
      <w:bookmarkEnd w:id="28944"/>
      <w:bookmarkEnd w:id="28945"/>
      <w:bookmarkEnd w:id="28946"/>
      <w:bookmarkEnd w:id="28947"/>
      <w:bookmarkEnd w:id="28948"/>
      <w:bookmarkEnd w:id="28949"/>
      <w:bookmarkEnd w:id="28950"/>
      <w:r w:rsidRPr="00E77497">
        <w:t>e</w:t>
      </w:r>
      <w:bookmarkEnd w:id="28951"/>
    </w:p>
    <w:p w14:paraId="1CD83634" w14:textId="77777777" w:rsidR="004C02EF" w:rsidRPr="00E77497" w:rsidRDefault="004C02EF" w:rsidP="004C02EF">
      <w:r w:rsidRPr="00E77497">
        <w:t xml:space="preserve">The initial value of </w:t>
      </w:r>
      <w:r w:rsidRPr="00E77497">
        <w:rPr>
          <w:rFonts w:ascii="Courier New" w:hAnsi="Courier New"/>
          <w:b/>
        </w:rPr>
        <w:t>Array.prototype</w:t>
      </w:r>
      <w:r w:rsidRPr="00E77497">
        <w:t xml:space="preserve"> is the Array prototype object (15.4.4).</w:t>
      </w:r>
      <w:bookmarkStart w:id="28952" w:name="_Toc385672291"/>
      <w:bookmarkStart w:id="28953" w:name="_Toc382291621"/>
    </w:p>
    <w:p w14:paraId="2DA41ACB"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28954" w:name="_Toc393690408"/>
    </w:p>
    <w:p w14:paraId="0BA4B68A" w14:textId="77777777" w:rsidR="004C02EF" w:rsidRPr="00E77497" w:rsidRDefault="004C02EF" w:rsidP="004C02EF">
      <w:pPr>
        <w:pStyle w:val="40"/>
        <w:numPr>
          <w:ilvl w:val="0"/>
          <w:numId w:val="0"/>
        </w:numPr>
      </w:pPr>
      <w:r w:rsidRPr="00E77497">
        <w:t>15.4.3.2</w:t>
      </w:r>
      <w:r w:rsidRPr="00E77497">
        <w:tab/>
        <w:t>Array.isArray ( arg )</w:t>
      </w:r>
    </w:p>
    <w:p w14:paraId="48FB88F9" w14:textId="77777777" w:rsidR="004C02EF" w:rsidRPr="00E77497" w:rsidRDefault="004C02EF" w:rsidP="004C02EF">
      <w:r w:rsidRPr="00E77497">
        <w:t xml:space="preserve">The isArray function takes one argument </w:t>
      </w:r>
      <w:r w:rsidRPr="00E77497">
        <w:rPr>
          <w:rFonts w:ascii="Times New Roman" w:hAnsi="Times New Roman"/>
          <w:i/>
        </w:rPr>
        <w:t>arg</w:t>
      </w:r>
      <w:r w:rsidRPr="00E77497">
        <w:t xml:space="preserve">, and returns the Boolean value </w:t>
      </w:r>
      <w:r w:rsidRPr="00E77497">
        <w:rPr>
          <w:b/>
        </w:rPr>
        <w:t xml:space="preserve">true </w:t>
      </w:r>
      <w:r w:rsidRPr="00E77497">
        <w:t xml:space="preserve">if the argument is an object whose class internal property is </w:t>
      </w:r>
      <w:r w:rsidRPr="00E77497">
        <w:rPr>
          <w:rFonts w:ascii="Courier New" w:hAnsi="Courier New" w:cs="Courier New"/>
          <w:b/>
        </w:rPr>
        <w:t>"Array"</w:t>
      </w:r>
      <w:r w:rsidRPr="00E77497">
        <w:t xml:space="preserve">; otherwise it returns </w:t>
      </w:r>
      <w:r w:rsidRPr="00E77497">
        <w:rPr>
          <w:b/>
        </w:rPr>
        <w:t>false</w:t>
      </w:r>
      <w:r w:rsidRPr="00E77497">
        <w:t>. The following steps are taken:</w:t>
      </w:r>
    </w:p>
    <w:p w14:paraId="74C2A52D" w14:textId="77777777" w:rsidR="004C02EF" w:rsidRPr="00E77497" w:rsidRDefault="004C02EF" w:rsidP="00FA34E7">
      <w:pPr>
        <w:pStyle w:val="Alg4"/>
        <w:numPr>
          <w:ilvl w:val="0"/>
          <w:numId w:val="705"/>
        </w:numPr>
      </w:pPr>
      <w:r w:rsidRPr="00E77497">
        <w:t>If Type(</w:t>
      </w:r>
      <w:r w:rsidRPr="00E77497">
        <w:rPr>
          <w:i/>
        </w:rPr>
        <w:t>arg</w:t>
      </w:r>
      <w:r w:rsidRPr="00E77497">
        <w:t xml:space="preserve">) is not Object, return </w:t>
      </w:r>
      <w:r w:rsidRPr="00E77497">
        <w:rPr>
          <w:b/>
        </w:rPr>
        <w:t>false</w:t>
      </w:r>
      <w:r w:rsidRPr="00E77497">
        <w:t>.</w:t>
      </w:r>
    </w:p>
    <w:p w14:paraId="6A479EB0" w14:textId="77777777" w:rsidR="004C02EF" w:rsidRPr="00E77497" w:rsidRDefault="004C02EF" w:rsidP="00FA34E7">
      <w:pPr>
        <w:pStyle w:val="Alg4"/>
        <w:numPr>
          <w:ilvl w:val="0"/>
          <w:numId w:val="705"/>
        </w:numPr>
      </w:pPr>
      <w:r w:rsidRPr="00E77497">
        <w:t xml:space="preserve">If </w:t>
      </w:r>
      <w:del w:id="28955" w:author="Allen Wirfs-Brock" w:date="2011-07-02T13:58:00Z">
        <w:r w:rsidRPr="00E77497" w:rsidDel="00963019">
          <w:delText xml:space="preserve">the value of the [[Class]] internal property of </w:delText>
        </w:r>
      </w:del>
      <w:r w:rsidRPr="00E77497">
        <w:rPr>
          <w:i/>
        </w:rPr>
        <w:t xml:space="preserve">arg </w:t>
      </w:r>
      <w:del w:id="28956" w:author="Allen Wirfs-Brock" w:date="2011-07-02T13:58:00Z">
        <w:r w:rsidRPr="00E77497" w:rsidDel="00963019">
          <w:delText xml:space="preserve">is </w:delText>
        </w:r>
        <w:r w:rsidRPr="00E77497" w:rsidDel="00963019">
          <w:rPr>
            <w:rFonts w:ascii="Courier New" w:hAnsi="Courier New" w:cs="Courier New"/>
            <w:b/>
          </w:rPr>
          <w:delText>"Array"</w:delText>
        </w:r>
      </w:del>
      <w:ins w:id="28957" w:author="Allen Wirfs-Brock" w:date="2011-07-02T13:58:00Z">
        <w:r w:rsidR="00963019" w:rsidRPr="00E77497">
          <w:t>has the [[</w:t>
        </w:r>
        <w:del w:id="28958" w:author="Rev 3 Allen Wirfs-Brock" w:date="2011-09-07T15:40:00Z">
          <w:r w:rsidR="00963019" w:rsidRPr="00E77497" w:rsidDel="009D141F">
            <w:delText>IsArray</w:delText>
          </w:r>
        </w:del>
      </w:ins>
      <w:ins w:id="28959" w:author="Rev 3 Allen Wirfs-Brock" w:date="2011-09-07T15:40:00Z">
        <w:r w:rsidR="009D141F" w:rsidRPr="00E77497">
          <w:t>NativeBrand</w:t>
        </w:r>
      </w:ins>
      <w:ins w:id="28960" w:author="Allen Wirfs-Brock" w:date="2011-07-02T13:58:00Z">
        <w:r w:rsidR="00963019" w:rsidRPr="00E77497">
          <w:t>]] internal property</w:t>
        </w:r>
      </w:ins>
      <w:ins w:id="28961" w:author="Rev 3 Allen Wirfs-Brock" w:date="2011-09-07T15:40:00Z">
        <w:r w:rsidR="009D141F" w:rsidRPr="00E77497">
          <w:t xml:space="preserve"> with value NativeArray</w:t>
        </w:r>
      </w:ins>
      <w:r w:rsidRPr="00E77497">
        <w:t xml:space="preserve">, then return </w:t>
      </w:r>
      <w:r w:rsidRPr="00E77497">
        <w:rPr>
          <w:b/>
        </w:rPr>
        <w:t>true</w:t>
      </w:r>
      <w:r w:rsidRPr="00E77497">
        <w:t>.</w:t>
      </w:r>
    </w:p>
    <w:p w14:paraId="589FC324" w14:textId="77777777" w:rsidR="004C02EF" w:rsidRPr="00E77497" w:rsidRDefault="004C02EF" w:rsidP="00FA34E7">
      <w:pPr>
        <w:pStyle w:val="Alg4"/>
        <w:numPr>
          <w:ilvl w:val="0"/>
          <w:numId w:val="705"/>
        </w:numPr>
        <w:spacing w:after="120"/>
      </w:pPr>
      <w:r w:rsidRPr="00E77497">
        <w:t xml:space="preserve">Return </w:t>
      </w:r>
      <w:r w:rsidRPr="00E77497">
        <w:rPr>
          <w:b/>
        </w:rPr>
        <w:t>false</w:t>
      </w:r>
      <w:r w:rsidRPr="00E77497">
        <w:t>.</w:t>
      </w:r>
    </w:p>
    <w:p w14:paraId="040E29ED" w14:textId="77777777" w:rsidR="008F293E" w:rsidRPr="00E77497" w:rsidRDefault="008F293E" w:rsidP="008F293E">
      <w:pPr>
        <w:pStyle w:val="40"/>
        <w:numPr>
          <w:ilvl w:val="0"/>
          <w:numId w:val="0"/>
        </w:numPr>
        <w:rPr>
          <w:ins w:id="28962" w:author="Rev 7 Allen Wirfs-Brock" w:date="2012-05-03T12:47:00Z"/>
        </w:rPr>
      </w:pPr>
      <w:bookmarkStart w:id="28963" w:name="_Toc385672292"/>
      <w:bookmarkStart w:id="28964" w:name="_Ref393609293"/>
      <w:bookmarkStart w:id="28965" w:name="_Toc393690409"/>
      <w:bookmarkStart w:id="28966" w:name="_Ref404502135"/>
      <w:bookmarkStart w:id="28967" w:name="_Ref424534233"/>
      <w:bookmarkStart w:id="28968" w:name="_Toc472818924"/>
      <w:bookmarkStart w:id="28969" w:name="_Toc235503502"/>
      <w:bookmarkStart w:id="28970" w:name="_Toc241509277"/>
      <w:bookmarkStart w:id="28971" w:name="_Toc244416764"/>
      <w:bookmarkStart w:id="28972" w:name="_Toc276631128"/>
      <w:bookmarkEnd w:id="28952"/>
      <w:bookmarkEnd w:id="28954"/>
      <w:ins w:id="28973" w:author="Rev 7 Allen Wirfs-Brock" w:date="2012-05-03T12:47:00Z">
        <w:r w:rsidRPr="00E77497">
          <w:t>15.4.3.</w:t>
        </w:r>
      </w:ins>
      <w:ins w:id="28974" w:author="Rev 7 Allen Wirfs-Brock" w:date="2012-05-03T12:48:00Z">
        <w:r>
          <w:t>3</w:t>
        </w:r>
      </w:ins>
      <w:ins w:id="28975" w:author="Rev 7 Allen Wirfs-Brock" w:date="2012-05-03T12:47:00Z">
        <w:r w:rsidRPr="00E77497">
          <w:tab/>
          <w:t>Array.</w:t>
        </w:r>
      </w:ins>
      <w:ins w:id="28976" w:author="Rev 7 Allen Wirfs-Brock" w:date="2012-05-03T12:48:00Z">
        <w:r>
          <w:t>of</w:t>
        </w:r>
      </w:ins>
      <w:ins w:id="28977" w:author="Rev 7 Allen Wirfs-Brock" w:date="2012-05-03T12:47:00Z">
        <w:r w:rsidRPr="00E77497">
          <w:t xml:space="preserve"> ( </w:t>
        </w:r>
      </w:ins>
      <w:ins w:id="28978" w:author="Rev 7 Allen Wirfs-Brock" w:date="2012-05-03T12:48:00Z">
        <w:r>
          <w:t>…items</w:t>
        </w:r>
      </w:ins>
      <w:ins w:id="28979" w:author="Rev 7 Allen Wirfs-Brock" w:date="2012-05-03T12:47:00Z">
        <w:r w:rsidRPr="00E77497">
          <w:t xml:space="preserve"> )</w:t>
        </w:r>
      </w:ins>
    </w:p>
    <w:p w14:paraId="2E6B2784" w14:textId="77777777" w:rsidR="008F293E" w:rsidRPr="00E77497" w:rsidRDefault="008F293E" w:rsidP="008F293E">
      <w:pPr>
        <w:rPr>
          <w:ins w:id="28980" w:author="Rev 7 Allen Wirfs-Brock" w:date="2012-05-03T12:51:00Z"/>
        </w:rPr>
      </w:pPr>
      <w:ins w:id="28981" w:author="Rev 7 Allen Wirfs-Brock" w:date="2012-05-03T12:51:00Z">
        <w:r w:rsidRPr="00E77497">
          <w:t xml:space="preserve">When the </w:t>
        </w:r>
      </w:ins>
      <w:ins w:id="28982" w:author="Rev 7 Allen Wirfs-Brock" w:date="2012-05-03T13:16:00Z">
        <w:r w:rsidR="004403FF">
          <w:rPr>
            <w:rFonts w:ascii="Courier New" w:hAnsi="Courier New" w:cs="Courier New"/>
            <w:b/>
          </w:rPr>
          <w:t>of</w:t>
        </w:r>
      </w:ins>
      <w:ins w:id="28983" w:author="Rev 7 Allen Wirfs-Brock" w:date="2012-05-03T12:51:00Z">
        <w:r w:rsidRPr="00E77497">
          <w:t xml:space="preserve"> method is called with </w:t>
        </w:r>
      </w:ins>
      <w:ins w:id="28984" w:author="Rev 7 Allen Wirfs-Brock" w:date="2012-05-03T13:16:00Z">
        <w:r w:rsidR="004403FF">
          <w:t>any number of arguments</w:t>
        </w:r>
      </w:ins>
      <w:ins w:id="28985" w:author="Rev 7 Allen Wirfs-Brock" w:date="2012-05-03T12:51:00Z">
        <w:r w:rsidRPr="00E77497">
          <w:t>, the following steps are taken:</w:t>
        </w:r>
      </w:ins>
    </w:p>
    <w:p w14:paraId="5FD7B231" w14:textId="77777777" w:rsidR="001F4648" w:rsidRPr="00E77497" w:rsidRDefault="001F4648" w:rsidP="001F4648">
      <w:pPr>
        <w:pStyle w:val="Alg4"/>
        <w:numPr>
          <w:ilvl w:val="0"/>
          <w:numId w:val="808"/>
        </w:numPr>
        <w:rPr>
          <w:ins w:id="28986" w:author="Rev 7 Allen Wirfs-Brock" w:date="2012-05-03T13:46:00Z"/>
        </w:rPr>
      </w:pPr>
      <w:ins w:id="28987" w:author="Rev 7 Allen Wirfs-Brock" w:date="2012-05-03T13:46:00Z">
        <w:r w:rsidRPr="00E77497">
          <w:t xml:space="preserve">Let </w:t>
        </w:r>
        <w:r w:rsidRPr="00E77497">
          <w:rPr>
            <w:i/>
          </w:rPr>
          <w:t>lenValue</w:t>
        </w:r>
        <w:r w:rsidRPr="00E77497">
          <w:t xml:space="preserve">  be the result of calling the [[Get]] internal method of </w:t>
        </w:r>
        <w:r>
          <w:rPr>
            <w:i/>
          </w:rPr>
          <w:t>items</w:t>
        </w:r>
        <w:r w:rsidRPr="00E77497">
          <w:t xml:space="preserve"> with the argument </w:t>
        </w:r>
        <w:r w:rsidRPr="00E77497">
          <w:rPr>
            <w:rFonts w:ascii="Courier New" w:hAnsi="Courier New" w:cs="Courier New"/>
            <w:b/>
          </w:rPr>
          <w:t>"length"</w:t>
        </w:r>
        <w:r w:rsidRPr="00E77497">
          <w:t>.</w:t>
        </w:r>
      </w:ins>
    </w:p>
    <w:p w14:paraId="70DBE753" w14:textId="77777777" w:rsidR="001F4648" w:rsidRPr="00E77497" w:rsidRDefault="001F4648" w:rsidP="001F4648">
      <w:pPr>
        <w:pStyle w:val="Alg4"/>
        <w:numPr>
          <w:ilvl w:val="0"/>
          <w:numId w:val="808"/>
        </w:numPr>
        <w:rPr>
          <w:ins w:id="28988" w:author="Rev 7 Allen Wirfs-Brock" w:date="2012-05-03T13:46:00Z"/>
        </w:rPr>
      </w:pPr>
      <w:ins w:id="28989" w:author="Rev 7 Allen Wirfs-Brock" w:date="2012-05-03T13:46:00Z">
        <w:r w:rsidRPr="00E77497">
          <w:t xml:space="preserve">Let </w:t>
        </w:r>
        <w:r w:rsidRPr="00E77497">
          <w:rPr>
            <w:i/>
          </w:rPr>
          <w:t>len</w:t>
        </w:r>
        <w:r w:rsidRPr="00E77497">
          <w:t xml:space="preserve"> be To</w:t>
        </w:r>
        <w:r>
          <w:t>Integer</w:t>
        </w:r>
        <w:r w:rsidRPr="00E77497">
          <w:t>(</w:t>
        </w:r>
        <w:r w:rsidRPr="00E77497">
          <w:rPr>
            <w:i/>
          </w:rPr>
          <w:t>lenValue</w:t>
        </w:r>
        <w:r w:rsidRPr="00E77497">
          <w:t>).</w:t>
        </w:r>
      </w:ins>
    </w:p>
    <w:p w14:paraId="3F466013" w14:textId="77777777" w:rsidR="004403FF" w:rsidRDefault="004403FF" w:rsidP="00BE653C">
      <w:pPr>
        <w:pStyle w:val="Alg4"/>
        <w:numPr>
          <w:ilvl w:val="0"/>
          <w:numId w:val="808"/>
        </w:numPr>
        <w:rPr>
          <w:ins w:id="28990" w:author="Rev 7 Allen Wirfs-Brock" w:date="2012-05-03T13:14:00Z"/>
        </w:rPr>
      </w:pPr>
      <w:ins w:id="28991" w:author="Rev 7 Allen Wirfs-Brock" w:date="2012-05-03T13:14:00Z">
        <w:r>
          <w:t xml:space="preserve">Let </w:t>
        </w:r>
        <w:r w:rsidRPr="004403FF">
          <w:rPr>
            <w:i/>
          </w:rPr>
          <w:t>C</w:t>
        </w:r>
        <w:r>
          <w:t xml:space="preserve"> be the </w:t>
        </w:r>
      </w:ins>
      <w:ins w:id="28992" w:author="Rev 7 Allen Wirfs-Brock" w:date="2012-05-03T13:15:00Z">
        <w:r w:rsidRPr="00E77497">
          <w:rPr>
            <w:b/>
          </w:rPr>
          <w:t xml:space="preserve">this </w:t>
        </w:r>
      </w:ins>
      <w:ins w:id="28993" w:author="Rev 7 Allen Wirfs-Brock" w:date="2012-05-03T13:14:00Z">
        <w:r>
          <w:t>value.</w:t>
        </w:r>
      </w:ins>
    </w:p>
    <w:p w14:paraId="09E09BBD" w14:textId="77777777" w:rsidR="004403FF" w:rsidRDefault="00CE62AE" w:rsidP="00BE653C">
      <w:pPr>
        <w:pStyle w:val="Alg4"/>
        <w:numPr>
          <w:ilvl w:val="0"/>
          <w:numId w:val="808"/>
        </w:numPr>
        <w:rPr>
          <w:ins w:id="28994" w:author="Rev 7 Allen Wirfs-Brock" w:date="2012-05-03T13:17:00Z"/>
        </w:rPr>
      </w:pPr>
      <w:ins w:id="28995" w:author="Rev 7 Allen Wirfs-Brock" w:date="2012-05-03T13:26:00Z">
        <w:r>
          <w:t>If is</w:t>
        </w:r>
      </w:ins>
      <w:ins w:id="28996" w:author="Rev 7 Allen Wirfs-Brock" w:date="2012-05-03T13:28:00Z">
        <w:r w:rsidR="00924A5A">
          <w:t>Constructor</w:t>
        </w:r>
      </w:ins>
      <w:ins w:id="28997" w:author="Rev 7 Allen Wirfs-Brock" w:date="2012-05-03T13:29:00Z">
        <w:r w:rsidR="00924A5A">
          <w:t>(</w:t>
        </w:r>
        <w:r w:rsidR="00924A5A" w:rsidRPr="00924A5A">
          <w:rPr>
            <w:i/>
          </w:rPr>
          <w:t>C</w:t>
        </w:r>
        <w:r w:rsidR="00924A5A">
          <w:t>)</w:t>
        </w:r>
      </w:ins>
      <w:ins w:id="28998" w:author="Rev 7 Allen Wirfs-Brock" w:date="2012-05-03T13:30:00Z">
        <w:r w:rsidR="00924A5A">
          <w:t xml:space="preserve"> is </w:t>
        </w:r>
        <w:r w:rsidR="00924A5A" w:rsidRPr="00924A5A">
          <w:rPr>
            <w:b/>
          </w:rPr>
          <w:t>true</w:t>
        </w:r>
        <w:r w:rsidR="00924A5A">
          <w:t>, then</w:t>
        </w:r>
      </w:ins>
    </w:p>
    <w:p w14:paraId="08C3452E" w14:textId="77777777" w:rsidR="00924A5A" w:rsidRDefault="00924A5A" w:rsidP="00924A5A">
      <w:pPr>
        <w:pStyle w:val="Alg4"/>
        <w:numPr>
          <w:ilvl w:val="1"/>
          <w:numId w:val="808"/>
        </w:numPr>
        <w:rPr>
          <w:ins w:id="28999" w:author="Rev 7 Allen Wirfs-Brock" w:date="2012-05-03T13:34:00Z"/>
        </w:rPr>
      </w:pPr>
      <w:ins w:id="29000" w:author="Rev 7 Allen Wirfs-Brock" w:date="2012-05-03T13:31:00Z">
        <w:r w:rsidRPr="00E77497">
          <w:t xml:space="preserve">Let </w:t>
        </w:r>
      </w:ins>
      <w:ins w:id="29001" w:author="Rev 7 Allen Wirfs-Brock" w:date="2012-05-03T13:35:00Z">
        <w:r>
          <w:rPr>
            <w:i/>
          </w:rPr>
          <w:t>newObj</w:t>
        </w:r>
      </w:ins>
      <w:ins w:id="29002" w:author="Rev 7 Allen Wirfs-Brock" w:date="2012-05-03T13:31:00Z">
        <w:r w:rsidRPr="00E77497">
          <w:t xml:space="preserve"> be </w:t>
        </w:r>
      </w:ins>
      <w:ins w:id="29003" w:author="Rev 7 Allen Wirfs-Brock" w:date="2012-05-03T13:32:00Z">
        <w:r>
          <w:t xml:space="preserve">the result of calling the [[Construct]] internal method of </w:t>
        </w:r>
        <w:r w:rsidRPr="00924A5A">
          <w:rPr>
            <w:i/>
          </w:rPr>
          <w:t>C</w:t>
        </w:r>
        <w:r>
          <w:t xml:space="preserve"> </w:t>
        </w:r>
        <w:commentRangeStart w:id="29004"/>
        <w:r>
          <w:t>with an argument list</w:t>
        </w:r>
      </w:ins>
      <w:ins w:id="29005" w:author="Rev 7 Allen Wirfs-Brock" w:date="2012-05-03T13:47:00Z">
        <w:r w:rsidR="001F4648">
          <w:t xml:space="preserve"> containing the single item </w:t>
        </w:r>
        <w:r w:rsidR="001F4648" w:rsidRPr="001F4648">
          <w:rPr>
            <w:i/>
          </w:rPr>
          <w:t>len</w:t>
        </w:r>
      </w:ins>
      <w:ins w:id="29006" w:author="Rev 7 Allen Wirfs-Brock" w:date="2012-05-03T13:34:00Z">
        <w:r>
          <w:t>.</w:t>
        </w:r>
      </w:ins>
      <w:commentRangeEnd w:id="29004"/>
      <w:ins w:id="29007" w:author="Rev 7 Allen Wirfs-Brock" w:date="2012-05-03T13:48:00Z">
        <w:r w:rsidR="001F4648">
          <w:rPr>
            <w:rStyle w:val="af3"/>
            <w:rFonts w:ascii="Arial" w:eastAsia="MS Mincho" w:hAnsi="Arial"/>
            <w:spacing w:val="0"/>
            <w:lang w:eastAsia="ja-JP"/>
          </w:rPr>
          <w:commentReference w:id="29004"/>
        </w:r>
      </w:ins>
    </w:p>
    <w:p w14:paraId="4641ACEF" w14:textId="77777777" w:rsidR="00924A5A" w:rsidRPr="00E77497" w:rsidRDefault="00924A5A" w:rsidP="00924A5A">
      <w:pPr>
        <w:pStyle w:val="Alg4"/>
        <w:numPr>
          <w:ilvl w:val="1"/>
          <w:numId w:val="808"/>
        </w:numPr>
        <w:rPr>
          <w:ins w:id="29008" w:author="Rev 7 Allen Wirfs-Brock" w:date="2012-05-03T13:31:00Z"/>
        </w:rPr>
      </w:pPr>
      <w:ins w:id="29009" w:author="Rev 7 Allen Wirfs-Brock" w:date="2012-05-03T13:34:00Z">
        <w:r>
          <w:t xml:space="preserve">Let </w:t>
        </w:r>
        <w:r w:rsidRPr="00924A5A">
          <w:rPr>
            <w:i/>
          </w:rPr>
          <w:t>A</w:t>
        </w:r>
        <w:r>
          <w:t xml:space="preserve"> be ToObject(</w:t>
        </w:r>
      </w:ins>
      <w:ins w:id="29010" w:author="Rev 7 Allen Wirfs-Brock" w:date="2012-05-03T13:35:00Z">
        <w:r w:rsidRPr="00924A5A">
          <w:rPr>
            <w:i/>
          </w:rPr>
          <w:t>newObj</w:t>
        </w:r>
      </w:ins>
      <w:ins w:id="29011" w:author="Rev 7 Allen Wirfs-Brock" w:date="2012-05-03T13:34:00Z">
        <w:r>
          <w:t>)</w:t>
        </w:r>
      </w:ins>
      <w:ins w:id="29012" w:author="Rev 7 Allen Wirfs-Brock" w:date="2012-05-03T13:31:00Z">
        <w:r w:rsidRPr="00E77497">
          <w:t>.</w:t>
        </w:r>
      </w:ins>
    </w:p>
    <w:p w14:paraId="609421A4" w14:textId="77777777" w:rsidR="00924A5A" w:rsidRDefault="00924A5A" w:rsidP="00BE653C">
      <w:pPr>
        <w:pStyle w:val="Alg4"/>
        <w:numPr>
          <w:ilvl w:val="0"/>
          <w:numId w:val="808"/>
        </w:numPr>
        <w:rPr>
          <w:ins w:id="29013" w:author="Rev 7 Allen Wirfs-Brock" w:date="2012-05-03T13:36:00Z"/>
        </w:rPr>
      </w:pPr>
      <w:ins w:id="29014" w:author="Rev 7 Allen Wirfs-Brock" w:date="2012-05-03T13:33:00Z">
        <w:r>
          <w:t>Else,</w:t>
        </w:r>
      </w:ins>
    </w:p>
    <w:p w14:paraId="2DDB8219" w14:textId="77777777" w:rsidR="00924A5A" w:rsidRPr="00E77497" w:rsidRDefault="00C70ECC" w:rsidP="00924A5A">
      <w:pPr>
        <w:pStyle w:val="Alg4"/>
        <w:numPr>
          <w:ilvl w:val="1"/>
          <w:numId w:val="808"/>
        </w:numPr>
        <w:rPr>
          <w:ins w:id="29015" w:author="Rev 7 Allen Wirfs-Brock" w:date="2012-05-03T13:37:00Z"/>
        </w:rPr>
      </w:pPr>
      <w:ins w:id="29016" w:author="Rev 7 Allen Wirfs-Brock" w:date="2012-05-03T13:53:00Z">
        <w:r w:rsidRPr="00E77497">
          <w:t xml:space="preserve">Let </w:t>
        </w:r>
        <w:r w:rsidRPr="00E77497">
          <w:rPr>
            <w:i/>
          </w:rPr>
          <w:t>A</w:t>
        </w:r>
        <w:r w:rsidRPr="00E77497">
          <w:t xml:space="preserve"> be </w:t>
        </w:r>
        <w:r>
          <w:t xml:space="preserve">the result of the </w:t>
        </w:r>
        <w:del w:id="29017" w:author="Rev 8 Allen Wirfs-Brock" w:date="2012-06-14T14:41:00Z">
          <w:r w:rsidDel="00D4543D">
            <w:delText>abstraction operation</w:delText>
          </w:r>
        </w:del>
      </w:ins>
      <w:ins w:id="29018" w:author="Rev 8 Allen Wirfs-Brock" w:date="2012-06-14T14:41:00Z">
        <w:r w:rsidR="00D4543D">
          <w:t>abstract operation</w:t>
        </w:r>
      </w:ins>
      <w:ins w:id="29019" w:author="Rev 7 Allen Wirfs-Brock" w:date="2012-05-03T13:53:00Z">
        <w:r>
          <w:t xml:space="preserve"> ArrayCreate (15.4) with argument</w:t>
        </w:r>
        <w:r w:rsidRPr="00E77497">
          <w:t xml:space="preserve"> </w:t>
        </w:r>
        <w:r w:rsidRPr="00E77497">
          <w:rPr>
            <w:i/>
          </w:rPr>
          <w:t>len</w:t>
        </w:r>
        <w:r w:rsidRPr="00E77497">
          <w:t>.</w:t>
        </w:r>
      </w:ins>
    </w:p>
    <w:p w14:paraId="591AB3AD" w14:textId="77777777" w:rsidR="008F293E" w:rsidRDefault="008F293E" w:rsidP="00BE653C">
      <w:pPr>
        <w:pStyle w:val="Alg4"/>
        <w:numPr>
          <w:ilvl w:val="0"/>
          <w:numId w:val="808"/>
        </w:numPr>
        <w:rPr>
          <w:ins w:id="29020" w:author="Rev 7 Allen Wirfs-Brock" w:date="2012-05-03T12:51:00Z"/>
        </w:rPr>
      </w:pPr>
      <w:ins w:id="29021" w:author="Rev 7 Allen Wirfs-Brock" w:date="2012-05-03T12:51:00Z">
        <w:r>
          <w:t>ReturnIfAbrupt(</w:t>
        </w:r>
      </w:ins>
      <w:ins w:id="29022" w:author="Rev 7 Allen Wirfs-Brock" w:date="2012-05-03T13:12:00Z">
        <w:r w:rsidR="004403FF">
          <w:rPr>
            <w:i/>
          </w:rPr>
          <w:t>A</w:t>
        </w:r>
      </w:ins>
      <w:ins w:id="29023" w:author="Rev 7 Allen Wirfs-Brock" w:date="2012-05-03T12:51:00Z">
        <w:r>
          <w:t>).</w:t>
        </w:r>
      </w:ins>
    </w:p>
    <w:p w14:paraId="706BCF55" w14:textId="77777777" w:rsidR="008F293E" w:rsidRPr="00E77497" w:rsidRDefault="008F293E" w:rsidP="00BE653C">
      <w:pPr>
        <w:pStyle w:val="Alg4"/>
        <w:numPr>
          <w:ilvl w:val="0"/>
          <w:numId w:val="808"/>
        </w:numPr>
        <w:rPr>
          <w:ins w:id="29024" w:author="Rev 7 Allen Wirfs-Brock" w:date="2012-05-03T12:51:00Z"/>
        </w:rPr>
      </w:pPr>
      <w:ins w:id="29025" w:author="Rev 7 Allen Wirfs-Brock" w:date="2012-05-03T12:51:00Z">
        <w:r w:rsidRPr="00E77497">
          <w:t xml:space="preserve">Let </w:t>
        </w:r>
        <w:r w:rsidRPr="00E77497">
          <w:rPr>
            <w:i/>
          </w:rPr>
          <w:t>k</w:t>
        </w:r>
        <w:r w:rsidRPr="00E77497">
          <w:t xml:space="preserve"> be 0.</w:t>
        </w:r>
      </w:ins>
    </w:p>
    <w:p w14:paraId="72FDE7C3" w14:textId="77777777" w:rsidR="008F293E" w:rsidRPr="00E77497" w:rsidRDefault="008F293E" w:rsidP="00BE653C">
      <w:pPr>
        <w:pStyle w:val="Alg4"/>
        <w:numPr>
          <w:ilvl w:val="0"/>
          <w:numId w:val="808"/>
        </w:numPr>
        <w:rPr>
          <w:ins w:id="29026" w:author="Rev 7 Allen Wirfs-Brock" w:date="2012-05-03T12:51:00Z"/>
        </w:rPr>
      </w:pPr>
      <w:ins w:id="29027" w:author="Rev 7 Allen Wirfs-Brock" w:date="2012-05-03T12:51:00Z">
        <w:r w:rsidRPr="00E77497">
          <w:t xml:space="preserve">Repeat, while </w:t>
        </w:r>
        <w:r w:rsidRPr="00E77497">
          <w:rPr>
            <w:i/>
          </w:rPr>
          <w:t xml:space="preserve">k </w:t>
        </w:r>
        <w:r w:rsidRPr="00E77497">
          <w:t xml:space="preserve">&lt; </w:t>
        </w:r>
        <w:r w:rsidRPr="00E77497">
          <w:rPr>
            <w:i/>
          </w:rPr>
          <w:t>len</w:t>
        </w:r>
      </w:ins>
    </w:p>
    <w:p w14:paraId="11B115A9" w14:textId="77777777" w:rsidR="008F293E" w:rsidRPr="00E77497" w:rsidRDefault="008F293E" w:rsidP="004403FF">
      <w:pPr>
        <w:pStyle w:val="Alg4"/>
        <w:numPr>
          <w:ilvl w:val="1"/>
          <w:numId w:val="808"/>
        </w:numPr>
        <w:rPr>
          <w:ins w:id="29028" w:author="Rev 7 Allen Wirfs-Brock" w:date="2012-05-03T12:51:00Z"/>
        </w:rPr>
      </w:pPr>
      <w:ins w:id="29029" w:author="Rev 7 Allen Wirfs-Brock" w:date="2012-05-03T12:51:00Z">
        <w:r w:rsidRPr="00E77497">
          <w:t xml:space="preserve">Let </w:t>
        </w:r>
        <w:r w:rsidRPr="00E77497">
          <w:rPr>
            <w:i/>
          </w:rPr>
          <w:t>Pk</w:t>
        </w:r>
        <w:r w:rsidRPr="00E77497">
          <w:t xml:space="preserve"> be ToString(</w:t>
        </w:r>
        <w:r w:rsidRPr="00E77497">
          <w:rPr>
            <w:i/>
          </w:rPr>
          <w:t>k</w:t>
        </w:r>
        <w:r w:rsidRPr="00E77497">
          <w:t>).</w:t>
        </w:r>
      </w:ins>
    </w:p>
    <w:p w14:paraId="5198A493" w14:textId="77777777" w:rsidR="008F293E" w:rsidRPr="00E77497" w:rsidRDefault="008F293E" w:rsidP="004403FF">
      <w:pPr>
        <w:pStyle w:val="Alg4"/>
        <w:numPr>
          <w:ilvl w:val="1"/>
          <w:numId w:val="808"/>
        </w:numPr>
        <w:tabs>
          <w:tab w:val="left" w:pos="2520"/>
        </w:tabs>
        <w:rPr>
          <w:ins w:id="29030" w:author="Rev 7 Allen Wirfs-Brock" w:date="2012-05-03T12:51:00Z"/>
        </w:rPr>
      </w:pPr>
      <w:ins w:id="29031" w:author="Rev 7 Allen Wirfs-Brock" w:date="2012-05-03T12:51:00Z">
        <w:r w:rsidRPr="00E77497">
          <w:t xml:space="preserve">Let </w:t>
        </w:r>
        <w:r w:rsidRPr="00E77497">
          <w:rPr>
            <w:i/>
          </w:rPr>
          <w:t>kValue</w:t>
        </w:r>
        <w:r w:rsidRPr="00E77497">
          <w:t xml:space="preserve"> be the result of calling the [[Get]] internal method of </w:t>
        </w:r>
      </w:ins>
      <w:ins w:id="29032" w:author="Rev 7 Allen Wirfs-Brock" w:date="2012-05-03T12:56:00Z">
        <w:r>
          <w:rPr>
            <w:i/>
          </w:rPr>
          <w:t>items</w:t>
        </w:r>
      </w:ins>
      <w:ins w:id="29033" w:author="Rev 7 Allen Wirfs-Brock" w:date="2012-05-03T12:51:00Z">
        <w:r w:rsidRPr="00E77497">
          <w:t xml:space="preserve"> with argument </w:t>
        </w:r>
        <w:r w:rsidRPr="00E77497">
          <w:rPr>
            <w:i/>
          </w:rPr>
          <w:t>Pk</w:t>
        </w:r>
        <w:r w:rsidRPr="00E77497">
          <w:t>.</w:t>
        </w:r>
      </w:ins>
    </w:p>
    <w:p w14:paraId="67EE6D5F" w14:textId="77777777" w:rsidR="00BE653C" w:rsidRPr="00E77497" w:rsidRDefault="00BE653C" w:rsidP="004403FF">
      <w:pPr>
        <w:pStyle w:val="Alg4"/>
        <w:numPr>
          <w:ilvl w:val="1"/>
          <w:numId w:val="808"/>
        </w:numPr>
        <w:rPr>
          <w:ins w:id="29034" w:author="Rev 7 Allen Wirfs-Brock" w:date="2012-05-03T12:59:00Z"/>
        </w:rPr>
      </w:pPr>
      <w:ins w:id="29035" w:author="Rev 7 Allen Wirfs-Brock" w:date="2012-05-03T12:59:00Z">
        <w:r>
          <w:t xml:space="preserve">Let </w:t>
        </w:r>
        <w:r w:rsidRPr="00E1304F">
          <w:rPr>
            <w:i/>
          </w:rPr>
          <w:t>define</w:t>
        </w:r>
        <w:r>
          <w:rPr>
            <w:i/>
          </w:rPr>
          <w:t>Status</w:t>
        </w:r>
        <w:r>
          <w:t xml:space="preserve"> be the result of calling</w:t>
        </w:r>
        <w:r w:rsidRPr="00E77497">
          <w:t xml:space="preserve"> the [[DefineOwnProperty]] internal method of </w:t>
        </w:r>
        <w:r w:rsidRPr="00E77497">
          <w:rPr>
            <w:i/>
          </w:rPr>
          <w:t>A</w:t>
        </w:r>
        <w:r w:rsidRPr="00E77497">
          <w:t xml:space="preserve"> with arguments </w:t>
        </w:r>
        <w:r w:rsidRPr="00E77497">
          <w:rPr>
            <w:i/>
          </w:rPr>
          <w:t>Pk</w:t>
        </w:r>
        <w:r w:rsidRPr="00E77497">
          <w:t xml:space="preserve">, Property Descriptor {[[Value]]: </w:t>
        </w:r>
      </w:ins>
      <w:ins w:id="29036" w:author="Rev 7 Allen Wirfs-Brock" w:date="2012-05-03T13:01:00Z">
        <w:r>
          <w:rPr>
            <w:i/>
          </w:rPr>
          <w:t>kValue</w:t>
        </w:r>
      </w:ins>
      <w:ins w:id="29037" w:author="Rev 7 Allen Wirfs-Brock" w:date="2012-05-03T13:03:00Z">
        <w:r>
          <w:t>.[[value]]</w:t>
        </w:r>
      </w:ins>
      <w:ins w:id="29038" w:author="Rev 7 Allen Wirfs-Brock" w:date="2012-05-03T12:59:00Z">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ins>
      <w:ins w:id="29039" w:author="Rev 7 Allen Wirfs-Brock" w:date="2012-05-03T13:37:00Z">
        <w:r w:rsidR="00924A5A">
          <w:rPr>
            <w:b/>
          </w:rPr>
          <w:t>true</w:t>
        </w:r>
      </w:ins>
      <w:ins w:id="29040" w:author="Rev 7 Allen Wirfs-Brock" w:date="2012-05-03T12:59:00Z">
        <w:r w:rsidRPr="00E77497">
          <w:t>.</w:t>
        </w:r>
      </w:ins>
    </w:p>
    <w:p w14:paraId="40E6CAC6" w14:textId="77777777" w:rsidR="00BE653C" w:rsidRPr="00E77497" w:rsidRDefault="00BE653C" w:rsidP="004403FF">
      <w:pPr>
        <w:pStyle w:val="Alg4"/>
        <w:numPr>
          <w:ilvl w:val="1"/>
          <w:numId w:val="808"/>
        </w:numPr>
        <w:contextualSpacing/>
        <w:rPr>
          <w:ins w:id="29041" w:author="Rev 7 Allen Wirfs-Brock" w:date="2012-05-03T13:01:00Z"/>
        </w:rPr>
      </w:pPr>
      <w:ins w:id="29042" w:author="Rev 7 Allen Wirfs-Brock" w:date="2012-05-03T13:01:00Z">
        <w:r>
          <w:t>ReturnIfAbrupt(</w:t>
        </w:r>
      </w:ins>
      <w:ins w:id="29043" w:author="Rev 7 Allen Wirfs-Brock" w:date="2012-05-03T13:02:00Z">
        <w:r w:rsidRPr="00E1304F">
          <w:rPr>
            <w:i/>
          </w:rPr>
          <w:t>define</w:t>
        </w:r>
        <w:r>
          <w:rPr>
            <w:i/>
          </w:rPr>
          <w:t>Status</w:t>
        </w:r>
      </w:ins>
      <w:ins w:id="29044" w:author="Rev 7 Allen Wirfs-Brock" w:date="2012-05-03T13:01:00Z">
        <w:r>
          <w:t>).</w:t>
        </w:r>
      </w:ins>
    </w:p>
    <w:p w14:paraId="70FDF208" w14:textId="77777777" w:rsidR="008F293E" w:rsidRPr="00E77497" w:rsidRDefault="008F293E" w:rsidP="004403FF">
      <w:pPr>
        <w:pStyle w:val="Alg4"/>
        <w:numPr>
          <w:ilvl w:val="1"/>
          <w:numId w:val="808"/>
        </w:numPr>
        <w:rPr>
          <w:ins w:id="29045" w:author="Rev 7 Allen Wirfs-Brock" w:date="2012-05-03T12:51:00Z"/>
        </w:rPr>
      </w:pPr>
      <w:ins w:id="29046" w:author="Rev 7 Allen Wirfs-Brock" w:date="2012-05-03T12:51:00Z">
        <w:r w:rsidRPr="00E77497">
          <w:t xml:space="preserve">Increase </w:t>
        </w:r>
        <w:r w:rsidRPr="00E77497">
          <w:rPr>
            <w:i/>
          </w:rPr>
          <w:t>k</w:t>
        </w:r>
        <w:r w:rsidRPr="00E77497">
          <w:t xml:space="preserve"> by 1.</w:t>
        </w:r>
      </w:ins>
    </w:p>
    <w:p w14:paraId="593B1085" w14:textId="77777777" w:rsidR="004403FF" w:rsidRPr="00E77497" w:rsidRDefault="004403FF" w:rsidP="004403FF">
      <w:pPr>
        <w:pStyle w:val="Alg4"/>
        <w:numPr>
          <w:ilvl w:val="0"/>
          <w:numId w:val="808"/>
        </w:numPr>
        <w:rPr>
          <w:ins w:id="29047" w:author="Rev 7 Allen Wirfs-Brock" w:date="2012-05-03T13:09:00Z"/>
        </w:rPr>
      </w:pPr>
      <w:ins w:id="29048" w:author="Rev 7 Allen Wirfs-Brock" w:date="2012-05-03T13:09:00Z">
        <w:r>
          <w:t xml:space="preserve">Let </w:t>
        </w:r>
        <w:r w:rsidRPr="00924A5A">
          <w:rPr>
            <w:i/>
          </w:rPr>
          <w:t>putStatus</w:t>
        </w:r>
        <w:r>
          <w:t xml:space="preserve"> be the result of calling</w:t>
        </w:r>
        <w:r w:rsidRPr="00E77497">
          <w:t xml:space="preserve"> the [[Put]] internal method of </w:t>
        </w:r>
        <w:r>
          <w:rPr>
            <w:i/>
          </w:rPr>
          <w:t>A</w:t>
        </w:r>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r w:rsidRPr="00E77497">
          <w:rPr>
            <w:i/>
          </w:rPr>
          <w:t>len</w:t>
        </w:r>
        <w:r w:rsidRPr="00E77497">
          <w:t xml:space="preserve">, and </w:t>
        </w:r>
        <w:r w:rsidRPr="00E77497">
          <w:rPr>
            <w:b/>
          </w:rPr>
          <w:t>true</w:t>
        </w:r>
        <w:r w:rsidRPr="00E77497">
          <w:t>.</w:t>
        </w:r>
      </w:ins>
    </w:p>
    <w:p w14:paraId="49F5A2A5" w14:textId="77777777" w:rsidR="004403FF" w:rsidRPr="00E77497" w:rsidRDefault="004403FF" w:rsidP="004403FF">
      <w:pPr>
        <w:pStyle w:val="Alg4"/>
        <w:numPr>
          <w:ilvl w:val="0"/>
          <w:numId w:val="808"/>
        </w:numPr>
        <w:contextualSpacing/>
        <w:rPr>
          <w:ins w:id="29049" w:author="Rev 7 Allen Wirfs-Brock" w:date="2012-05-03T13:09:00Z"/>
        </w:rPr>
      </w:pPr>
      <w:ins w:id="29050" w:author="Rev 7 Allen Wirfs-Brock" w:date="2012-05-03T13:09:00Z">
        <w:r>
          <w:t>ReturnIfAbrupt(</w:t>
        </w:r>
        <w:r>
          <w:rPr>
            <w:i/>
          </w:rPr>
          <w:t>putStatus</w:t>
        </w:r>
        <w:r>
          <w:t>).</w:t>
        </w:r>
      </w:ins>
    </w:p>
    <w:p w14:paraId="6F6D7618" w14:textId="77777777" w:rsidR="008F293E" w:rsidRPr="00E77497" w:rsidRDefault="008F293E" w:rsidP="00924A5A">
      <w:pPr>
        <w:pStyle w:val="Alg4"/>
        <w:numPr>
          <w:ilvl w:val="0"/>
          <w:numId w:val="808"/>
        </w:numPr>
        <w:spacing w:after="120"/>
        <w:rPr>
          <w:ins w:id="29051" w:author="Rev 7 Allen Wirfs-Brock" w:date="2012-05-03T12:51:00Z"/>
        </w:rPr>
      </w:pPr>
      <w:ins w:id="29052" w:author="Rev 7 Allen Wirfs-Brock" w:date="2012-05-03T12:51:00Z">
        <w:r w:rsidRPr="00E77497">
          <w:t xml:space="preserve">Return </w:t>
        </w:r>
      </w:ins>
      <w:ins w:id="29053" w:author="Rev 7 Allen Wirfs-Brock" w:date="2012-05-03T13:02:00Z">
        <w:r w:rsidR="00BE653C" w:rsidRPr="00BE653C">
          <w:rPr>
            <w:b/>
            <w:i/>
          </w:rPr>
          <w:t>A</w:t>
        </w:r>
      </w:ins>
      <w:ins w:id="29054" w:author="Rev 7 Allen Wirfs-Brock" w:date="2012-05-03T12:51:00Z">
        <w:r w:rsidRPr="00E77497">
          <w:t>.</w:t>
        </w:r>
      </w:ins>
    </w:p>
    <w:p w14:paraId="555874F9" w14:textId="77777777" w:rsidR="005E4457" w:rsidRPr="00E77497" w:rsidRDefault="005E4457" w:rsidP="005E4457">
      <w:pPr>
        <w:rPr>
          <w:ins w:id="29055" w:author="Rev 7 Allen Wirfs-Brock" w:date="2012-05-03T15:30:00Z"/>
        </w:rPr>
      </w:pPr>
      <w:ins w:id="29056" w:author="Rev 7 Allen Wirfs-Brock" w:date="2012-05-03T15:30:00Z">
        <w:r w:rsidRPr="00E77497">
          <w:t xml:space="preserve">The </w:t>
        </w:r>
        <w:r w:rsidRPr="00E77497">
          <w:rPr>
            <w:rFonts w:ascii="Courier New" w:hAnsi="Courier New"/>
            <w:b/>
          </w:rPr>
          <w:t>length</w:t>
        </w:r>
        <w:r w:rsidRPr="00E77497">
          <w:t xml:space="preserve"> property of the </w:t>
        </w:r>
        <w:r>
          <w:rPr>
            <w:rFonts w:ascii="Courier New" w:hAnsi="Courier New"/>
            <w:b/>
          </w:rPr>
          <w:t>of</w:t>
        </w:r>
        <w:r w:rsidRPr="00E77497">
          <w:t xml:space="preserve"> method is </w:t>
        </w:r>
      </w:ins>
      <w:ins w:id="29057" w:author="Rev 7 Allen Wirfs-Brock" w:date="2012-05-03T15:31:00Z">
        <w:r>
          <w:rPr>
            <w:b/>
          </w:rPr>
          <w:t>0</w:t>
        </w:r>
      </w:ins>
      <w:ins w:id="29058" w:author="Rev 7 Allen Wirfs-Brock" w:date="2012-05-03T15:30:00Z">
        <w:r w:rsidRPr="00E77497">
          <w:t>.</w:t>
        </w:r>
      </w:ins>
    </w:p>
    <w:p w14:paraId="3D8C50D8" w14:textId="77777777" w:rsidR="000F607A" w:rsidRDefault="000F607A" w:rsidP="00C70ECC">
      <w:pPr>
        <w:pStyle w:val="Note"/>
        <w:rPr>
          <w:ins w:id="29059" w:author="Rev 7 Allen Wirfs-Brock" w:date="2012-05-03T14:06:00Z"/>
        </w:rPr>
      </w:pPr>
      <w:ins w:id="29060" w:author="Rev 7 Allen Wirfs-Brock" w:date="2012-05-03T14:06:00Z">
        <w:r>
          <w:t>NOTE 1</w:t>
        </w:r>
        <w:r>
          <w:tab/>
          <w:t xml:space="preserve">The </w:t>
        </w:r>
        <w:r w:rsidRPr="000F607A">
          <w:rPr>
            <w:rFonts w:ascii="Times New Roman" w:hAnsi="Times New Roman"/>
            <w:i/>
          </w:rPr>
          <w:t>items</w:t>
        </w:r>
        <w:r>
          <w:t xml:space="preserve"> argument</w:t>
        </w:r>
      </w:ins>
      <w:ins w:id="29061" w:author="Rev 7 Allen Wirfs-Brock" w:date="2012-05-03T14:07:00Z">
        <w:r>
          <w:t xml:space="preserve"> is assume to be a well-formed rest argument value. </w:t>
        </w:r>
      </w:ins>
    </w:p>
    <w:p w14:paraId="4B0646E2" w14:textId="77777777" w:rsidR="00C70ECC" w:rsidRPr="00E77497" w:rsidRDefault="00C70ECC" w:rsidP="00C70ECC">
      <w:pPr>
        <w:pStyle w:val="Note"/>
        <w:rPr>
          <w:ins w:id="29062" w:author="Rev 7 Allen Wirfs-Brock" w:date="2012-05-03T14:02:00Z"/>
        </w:rPr>
      </w:pPr>
      <w:ins w:id="29063" w:author="Rev 7 Allen Wirfs-Brock" w:date="2012-05-03T14:02:00Z">
        <w:r w:rsidRPr="00E77497">
          <w:t>NOTE</w:t>
        </w:r>
      </w:ins>
      <w:ins w:id="29064" w:author="Rev 7 Allen Wirfs-Brock" w:date="2012-05-03T14:06:00Z">
        <w:r w:rsidR="000F607A">
          <w:t xml:space="preserve"> 2</w:t>
        </w:r>
      </w:ins>
      <w:ins w:id="29065" w:author="Rev 7 Allen Wirfs-Brock" w:date="2012-05-03T14:02:00Z">
        <w:r w:rsidRPr="00E77497">
          <w:tab/>
          <w:t xml:space="preserve">The </w:t>
        </w:r>
        <w:r>
          <w:rPr>
            <w:rFonts w:ascii="Courier New" w:hAnsi="Courier New"/>
            <w:b/>
          </w:rPr>
          <w:t>of</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the</w:t>
        </w:r>
        <w:r w:rsidRPr="00E77497">
          <w:t xml:space="preserve"> Array </w:t>
        </w:r>
        <w:r>
          <w:t>constructor</w:t>
        </w:r>
        <w:r w:rsidRPr="00E77497">
          <w:t xml:space="preserve">. Therefore it can be transferred </w:t>
        </w:r>
      </w:ins>
      <w:ins w:id="29066" w:author="Rev 7 Allen Wirfs-Brock" w:date="2012-05-03T14:03:00Z">
        <w:r>
          <w:t xml:space="preserve">to or </w:t>
        </w:r>
      </w:ins>
      <w:ins w:id="29067" w:author="Rev 8 Allen Wirfs-Brock" w:date="2012-06-14T17:05:00Z">
        <w:r w:rsidR="00FA6597">
          <w:t>in</w:t>
        </w:r>
      </w:ins>
      <w:ins w:id="29068" w:author="Rev 7 Allen Wirfs-Brock" w:date="2012-05-03T14:03:00Z">
        <w:r>
          <w:t>herited by</w:t>
        </w:r>
      </w:ins>
      <w:ins w:id="29069" w:author="Rev 7 Allen Wirfs-Brock" w:date="2012-05-03T14:02:00Z">
        <w:r w:rsidRPr="00E77497">
          <w:t xml:space="preserve"> other </w:t>
        </w:r>
      </w:ins>
      <w:ins w:id="29070" w:author="Rev 7 Allen Wirfs-Brock" w:date="2012-05-03T14:03:00Z">
        <w:r>
          <w:t>constructors</w:t>
        </w:r>
      </w:ins>
      <w:ins w:id="29071" w:author="Rev 7 Allen Wirfs-Brock" w:date="2012-05-03T14:02:00Z">
        <w:r w:rsidRPr="00E77497">
          <w:t xml:space="preserve"> </w:t>
        </w:r>
      </w:ins>
      <w:ins w:id="29072" w:author="Rev 7 Allen Wirfs-Brock" w:date="2012-05-03T14:04:00Z">
        <w:r w:rsidR="000F607A">
          <w:t>that may be called with a single numeric argument</w:t>
        </w:r>
      </w:ins>
      <w:ins w:id="29073" w:author="Rev 7 Allen Wirfs-Brock" w:date="2012-05-03T14:02:00Z">
        <w:r w:rsidRPr="00E77497">
          <w:t xml:space="preserve">. </w:t>
        </w:r>
      </w:ins>
    </w:p>
    <w:p w14:paraId="4ADA32D4" w14:textId="77777777" w:rsidR="008F293E" w:rsidRPr="00E77497" w:rsidRDefault="008F293E" w:rsidP="008F293E">
      <w:pPr>
        <w:pStyle w:val="40"/>
        <w:numPr>
          <w:ilvl w:val="0"/>
          <w:numId w:val="0"/>
        </w:numPr>
        <w:rPr>
          <w:ins w:id="29074" w:author="Rev 7 Allen Wirfs-Brock" w:date="2012-05-03T12:48:00Z"/>
        </w:rPr>
      </w:pPr>
      <w:ins w:id="29075" w:author="Rev 7 Allen Wirfs-Brock" w:date="2012-05-03T12:48:00Z">
        <w:r w:rsidRPr="00E77497">
          <w:t>15.4.3.</w:t>
        </w:r>
        <w:del w:id="29076" w:author="Rev 9 Allen Wirfs-Brock" w:date="2012-07-07T16:44:00Z">
          <w:r w:rsidDel="00625115">
            <w:delText>3</w:delText>
          </w:r>
        </w:del>
      </w:ins>
      <w:ins w:id="29077" w:author="Rev 9 Allen Wirfs-Brock" w:date="2012-07-07T16:44:00Z">
        <w:r w:rsidR="00625115">
          <w:t>4</w:t>
        </w:r>
      </w:ins>
      <w:ins w:id="29078" w:author="Rev 7 Allen Wirfs-Brock" w:date="2012-05-03T12:48:00Z">
        <w:r w:rsidRPr="00E77497">
          <w:tab/>
          <w:t>Array.</w:t>
        </w:r>
      </w:ins>
      <w:ins w:id="29079" w:author="Rev 7 Allen Wirfs-Brock" w:date="2012-05-03T12:49:00Z">
        <w:r>
          <w:t>from</w:t>
        </w:r>
      </w:ins>
      <w:ins w:id="29080" w:author="Rev 7 Allen Wirfs-Brock" w:date="2012-05-03T12:48:00Z">
        <w:r w:rsidRPr="00E77497">
          <w:t xml:space="preserve"> ( </w:t>
        </w:r>
      </w:ins>
      <w:ins w:id="29081" w:author="Rev 7 Allen Wirfs-Brock" w:date="2012-05-03T12:50:00Z">
        <w:r>
          <w:t>arrayLike</w:t>
        </w:r>
      </w:ins>
      <w:ins w:id="29082" w:author="Rev 7 Allen Wirfs-Brock" w:date="2012-05-03T12:48:00Z">
        <w:r w:rsidRPr="00E77497">
          <w:t xml:space="preserve"> )</w:t>
        </w:r>
      </w:ins>
    </w:p>
    <w:p w14:paraId="2FDCC9FB" w14:textId="77777777" w:rsidR="00924A5A" w:rsidRPr="00E77497" w:rsidRDefault="00924A5A" w:rsidP="00924A5A">
      <w:pPr>
        <w:rPr>
          <w:ins w:id="29083" w:author="Rev 7 Allen Wirfs-Brock" w:date="2012-05-03T13:38:00Z"/>
        </w:rPr>
      </w:pPr>
      <w:ins w:id="29084" w:author="Rev 7 Allen Wirfs-Brock" w:date="2012-05-03T13:38:00Z">
        <w:r w:rsidRPr="00E77497">
          <w:t xml:space="preserve">When the </w:t>
        </w:r>
        <w:r>
          <w:rPr>
            <w:rFonts w:ascii="Courier New" w:hAnsi="Courier New" w:cs="Courier New"/>
            <w:b/>
          </w:rPr>
          <w:t>from</w:t>
        </w:r>
        <w:r w:rsidRPr="00E77497">
          <w:t xml:space="preserve"> method is called with </w:t>
        </w:r>
        <w:del w:id="29085" w:author="Rev 8 Allen Wirfs-Brock" w:date="2012-06-14T17:34:00Z">
          <w:r w:rsidDel="00AD7E43">
            <w:delText>any number of</w:delText>
          </w:r>
        </w:del>
        <w:r>
          <w:t xml:space="preserve"> argument</w:t>
        </w:r>
        <w:del w:id="29086" w:author="Rev 8 Allen Wirfs-Brock" w:date="2012-06-14T17:34:00Z">
          <w:r w:rsidDel="00AD7E43">
            <w:delText>s</w:delText>
          </w:r>
        </w:del>
      </w:ins>
      <w:ins w:id="29087" w:author="Rev 8 Allen Wirfs-Brock" w:date="2012-06-14T17:34:00Z">
        <w:r w:rsidR="00AD7E43">
          <w:t xml:space="preserve"> </w:t>
        </w:r>
        <w:r w:rsidR="00AD7E43" w:rsidRPr="00AD7E43">
          <w:rPr>
            <w:rFonts w:ascii="Times New Roman" w:eastAsia="Times New Roman" w:hAnsi="Times New Roman"/>
            <w:i/>
            <w:spacing w:val="6"/>
            <w:lang w:eastAsia="en-US"/>
          </w:rPr>
          <w:t>arrayLike</w:t>
        </w:r>
      </w:ins>
      <w:ins w:id="29088" w:author="Rev 7 Allen Wirfs-Brock" w:date="2012-05-03T13:38:00Z">
        <w:r w:rsidRPr="00E77497">
          <w:t>, the following steps are taken:</w:t>
        </w:r>
      </w:ins>
    </w:p>
    <w:p w14:paraId="443D694A" w14:textId="77777777" w:rsidR="001F4648" w:rsidRDefault="001F4648" w:rsidP="001F4648">
      <w:pPr>
        <w:pStyle w:val="Alg4"/>
        <w:numPr>
          <w:ilvl w:val="0"/>
          <w:numId w:val="809"/>
        </w:numPr>
        <w:rPr>
          <w:ins w:id="29089" w:author="Rev 7 Allen Wirfs-Brock" w:date="2012-05-03T13:50:00Z"/>
        </w:rPr>
      </w:pPr>
      <w:ins w:id="29090" w:author="Rev 7 Allen Wirfs-Brock" w:date="2012-05-03T13:50:00Z">
        <w:r>
          <w:t xml:space="preserve">Let </w:t>
        </w:r>
        <w:r w:rsidRPr="001F4648">
          <w:rPr>
            <w:i/>
          </w:rPr>
          <w:t>items</w:t>
        </w:r>
        <w:r>
          <w:t xml:space="preserve"> be ToObject(</w:t>
        </w:r>
        <w:r w:rsidRPr="001F4648">
          <w:rPr>
            <w:i/>
          </w:rPr>
          <w:t>arrayLike</w:t>
        </w:r>
        <w:r>
          <w:t>).</w:t>
        </w:r>
      </w:ins>
    </w:p>
    <w:p w14:paraId="02FD2430" w14:textId="77777777" w:rsidR="001F4648" w:rsidRDefault="001F4648" w:rsidP="001F4648">
      <w:pPr>
        <w:pStyle w:val="Alg4"/>
        <w:numPr>
          <w:ilvl w:val="0"/>
          <w:numId w:val="809"/>
        </w:numPr>
        <w:rPr>
          <w:ins w:id="29091" w:author="Rev 7 Allen Wirfs-Brock" w:date="2012-05-03T13:50:00Z"/>
        </w:rPr>
      </w:pPr>
      <w:ins w:id="29092" w:author="Rev 7 Allen Wirfs-Brock" w:date="2012-05-03T13:50:00Z">
        <w:r>
          <w:t>ReturnIfAbrupt(</w:t>
        </w:r>
      </w:ins>
      <w:ins w:id="29093" w:author="Rev 7 Allen Wirfs-Brock" w:date="2012-05-03T13:51:00Z">
        <w:r w:rsidRPr="001F4648">
          <w:rPr>
            <w:i/>
          </w:rPr>
          <w:t>items</w:t>
        </w:r>
      </w:ins>
      <w:ins w:id="29094" w:author="Rev 7 Allen Wirfs-Brock" w:date="2012-05-03T13:50:00Z">
        <w:r>
          <w:t>).</w:t>
        </w:r>
      </w:ins>
    </w:p>
    <w:p w14:paraId="4461F2EB" w14:textId="77777777" w:rsidR="001F4648" w:rsidRPr="00E77497" w:rsidRDefault="001F4648" w:rsidP="001F4648">
      <w:pPr>
        <w:pStyle w:val="Alg4"/>
        <w:numPr>
          <w:ilvl w:val="0"/>
          <w:numId w:val="809"/>
        </w:numPr>
        <w:rPr>
          <w:ins w:id="29095" w:author="Rev 7 Allen Wirfs-Brock" w:date="2012-05-03T13:48:00Z"/>
        </w:rPr>
      </w:pPr>
      <w:ins w:id="29096" w:author="Rev 7 Allen Wirfs-Brock" w:date="2012-05-03T13:48:00Z">
        <w:r w:rsidRPr="00E77497">
          <w:t xml:space="preserve">Let </w:t>
        </w:r>
        <w:r w:rsidRPr="00E77497">
          <w:rPr>
            <w:i/>
          </w:rPr>
          <w:t>lenValue</w:t>
        </w:r>
        <w:r w:rsidRPr="00E77497">
          <w:t xml:space="preserve">  be the result of calling the [[Get]] internal method of </w:t>
        </w:r>
        <w:r>
          <w:rPr>
            <w:i/>
          </w:rPr>
          <w:t>items</w:t>
        </w:r>
        <w:r w:rsidRPr="00E77497">
          <w:t xml:space="preserve"> with the argument </w:t>
        </w:r>
        <w:r w:rsidRPr="00E77497">
          <w:rPr>
            <w:rFonts w:ascii="Courier New" w:hAnsi="Courier New" w:cs="Courier New"/>
            <w:b/>
          </w:rPr>
          <w:t>"length"</w:t>
        </w:r>
        <w:r w:rsidRPr="00E77497">
          <w:t>.</w:t>
        </w:r>
      </w:ins>
    </w:p>
    <w:p w14:paraId="7CB10506" w14:textId="77777777" w:rsidR="001F4648" w:rsidRPr="00E77497" w:rsidRDefault="001F4648" w:rsidP="001F4648">
      <w:pPr>
        <w:pStyle w:val="Alg4"/>
        <w:numPr>
          <w:ilvl w:val="0"/>
          <w:numId w:val="809"/>
        </w:numPr>
        <w:rPr>
          <w:ins w:id="29097" w:author="Rev 7 Allen Wirfs-Brock" w:date="2012-05-03T13:48:00Z"/>
        </w:rPr>
      </w:pPr>
      <w:ins w:id="29098" w:author="Rev 7 Allen Wirfs-Brock" w:date="2012-05-03T13:48:00Z">
        <w:r w:rsidRPr="00E77497">
          <w:t xml:space="preserve">Let </w:t>
        </w:r>
        <w:r w:rsidRPr="00E77497">
          <w:rPr>
            <w:i/>
          </w:rPr>
          <w:t>len</w:t>
        </w:r>
        <w:r w:rsidRPr="00E77497">
          <w:t xml:space="preserve"> be To</w:t>
        </w:r>
        <w:r>
          <w:t>Integer</w:t>
        </w:r>
        <w:r w:rsidRPr="00E77497">
          <w:t>(</w:t>
        </w:r>
        <w:r w:rsidRPr="00E77497">
          <w:rPr>
            <w:i/>
          </w:rPr>
          <w:t>lenValue</w:t>
        </w:r>
        <w:r w:rsidRPr="00E77497">
          <w:t>).</w:t>
        </w:r>
      </w:ins>
    </w:p>
    <w:p w14:paraId="2E1ABE5A" w14:textId="77777777" w:rsidR="00C70ECC" w:rsidRDefault="00C70ECC" w:rsidP="00924A5A">
      <w:pPr>
        <w:pStyle w:val="Alg4"/>
        <w:numPr>
          <w:ilvl w:val="0"/>
          <w:numId w:val="809"/>
        </w:numPr>
        <w:rPr>
          <w:ins w:id="29099" w:author="Rev 7 Allen Wirfs-Brock" w:date="2012-05-03T13:56:00Z"/>
        </w:rPr>
      </w:pPr>
      <w:ins w:id="29100" w:author="Rev 7 Allen Wirfs-Brock" w:date="2012-05-03T13:56:00Z">
        <w:r>
          <w:t>ReturnIfAbrupt(</w:t>
        </w:r>
      </w:ins>
      <w:ins w:id="29101" w:author="Rev 7 Allen Wirfs-Brock" w:date="2012-05-03T13:57:00Z">
        <w:r w:rsidRPr="00E77497">
          <w:rPr>
            <w:i/>
          </w:rPr>
          <w:t>len</w:t>
        </w:r>
      </w:ins>
      <w:ins w:id="29102" w:author="Rev 7 Allen Wirfs-Brock" w:date="2012-05-03T13:56:00Z">
        <w:r>
          <w:t>).</w:t>
        </w:r>
      </w:ins>
    </w:p>
    <w:p w14:paraId="5305503F" w14:textId="77777777" w:rsidR="00924A5A" w:rsidRDefault="00924A5A" w:rsidP="00924A5A">
      <w:pPr>
        <w:pStyle w:val="Alg4"/>
        <w:numPr>
          <w:ilvl w:val="0"/>
          <w:numId w:val="809"/>
        </w:numPr>
        <w:rPr>
          <w:ins w:id="29103" w:author="Rev 7 Allen Wirfs-Brock" w:date="2012-05-03T13:38:00Z"/>
        </w:rPr>
      </w:pPr>
      <w:ins w:id="29104" w:author="Rev 7 Allen Wirfs-Brock" w:date="2012-05-03T13:38:00Z">
        <w:r>
          <w:t xml:space="preserve">Let </w:t>
        </w:r>
        <w:r w:rsidRPr="004403FF">
          <w:rPr>
            <w:i/>
          </w:rPr>
          <w:t>C</w:t>
        </w:r>
        <w:r>
          <w:t xml:space="preserve"> be the </w:t>
        </w:r>
        <w:r w:rsidRPr="00E77497">
          <w:rPr>
            <w:b/>
          </w:rPr>
          <w:t xml:space="preserve">this </w:t>
        </w:r>
        <w:r>
          <w:t>value.</w:t>
        </w:r>
      </w:ins>
    </w:p>
    <w:p w14:paraId="0DE45AA7" w14:textId="77777777" w:rsidR="00924A5A" w:rsidRDefault="00924A5A" w:rsidP="00924A5A">
      <w:pPr>
        <w:pStyle w:val="Alg4"/>
        <w:numPr>
          <w:ilvl w:val="0"/>
          <w:numId w:val="809"/>
        </w:numPr>
        <w:rPr>
          <w:ins w:id="29105" w:author="Rev 7 Allen Wirfs-Brock" w:date="2012-05-03T13:38:00Z"/>
        </w:rPr>
      </w:pPr>
      <w:ins w:id="29106" w:author="Rev 7 Allen Wirfs-Brock" w:date="2012-05-03T13:38:00Z">
        <w:r>
          <w:t>If isConstructor(</w:t>
        </w:r>
        <w:r w:rsidRPr="00924A5A">
          <w:rPr>
            <w:i/>
          </w:rPr>
          <w:t>C</w:t>
        </w:r>
        <w:r>
          <w:t xml:space="preserve">) is </w:t>
        </w:r>
        <w:r w:rsidRPr="00924A5A">
          <w:rPr>
            <w:b/>
          </w:rPr>
          <w:t>true</w:t>
        </w:r>
        <w:r>
          <w:t>, then</w:t>
        </w:r>
      </w:ins>
    </w:p>
    <w:p w14:paraId="0C768360" w14:textId="77777777" w:rsidR="001F4648" w:rsidRDefault="001F4648" w:rsidP="001F4648">
      <w:pPr>
        <w:pStyle w:val="Alg4"/>
        <w:numPr>
          <w:ilvl w:val="1"/>
          <w:numId w:val="809"/>
        </w:numPr>
        <w:rPr>
          <w:ins w:id="29107" w:author="Rev 7 Allen Wirfs-Brock" w:date="2012-05-03T13:49:00Z"/>
        </w:rPr>
      </w:pPr>
      <w:ins w:id="29108" w:author="Rev 7 Allen Wirfs-Brock" w:date="2012-05-03T13:49:00Z">
        <w:r w:rsidRPr="00E77497">
          <w:t xml:space="preserve">Let </w:t>
        </w:r>
        <w:r>
          <w:rPr>
            <w:i/>
          </w:rPr>
          <w:t>newObj</w:t>
        </w:r>
        <w:r w:rsidRPr="00E77497">
          <w:t xml:space="preserve"> be </w:t>
        </w:r>
        <w:r>
          <w:t xml:space="preserve">the result of calling the [[Construct]] internal method of </w:t>
        </w:r>
        <w:r w:rsidRPr="00924A5A">
          <w:rPr>
            <w:i/>
          </w:rPr>
          <w:t>C</w:t>
        </w:r>
        <w:r>
          <w:t xml:space="preserve"> </w:t>
        </w:r>
        <w:commentRangeStart w:id="29109"/>
        <w:r>
          <w:t xml:space="preserve">with an argument list containing the single item </w:t>
        </w:r>
        <w:r w:rsidRPr="001F4648">
          <w:rPr>
            <w:i/>
          </w:rPr>
          <w:t>len</w:t>
        </w:r>
        <w:r>
          <w:t>.</w:t>
        </w:r>
        <w:commentRangeEnd w:id="29109"/>
        <w:r>
          <w:rPr>
            <w:rStyle w:val="af3"/>
            <w:rFonts w:ascii="Arial" w:eastAsia="MS Mincho" w:hAnsi="Arial"/>
            <w:spacing w:val="0"/>
            <w:lang w:eastAsia="ja-JP"/>
          </w:rPr>
          <w:commentReference w:id="29109"/>
        </w:r>
      </w:ins>
    </w:p>
    <w:p w14:paraId="399AB106" w14:textId="77777777" w:rsidR="00924A5A" w:rsidRPr="00E77497" w:rsidRDefault="00924A5A" w:rsidP="00924A5A">
      <w:pPr>
        <w:pStyle w:val="Alg4"/>
        <w:numPr>
          <w:ilvl w:val="1"/>
          <w:numId w:val="809"/>
        </w:numPr>
        <w:rPr>
          <w:ins w:id="29110" w:author="Rev 7 Allen Wirfs-Brock" w:date="2012-05-03T13:38:00Z"/>
        </w:rPr>
      </w:pPr>
      <w:ins w:id="29111" w:author="Rev 7 Allen Wirfs-Brock" w:date="2012-05-03T13:38:00Z">
        <w:r>
          <w:t xml:space="preserve">Let </w:t>
        </w:r>
        <w:r w:rsidRPr="00924A5A">
          <w:rPr>
            <w:i/>
          </w:rPr>
          <w:t>A</w:t>
        </w:r>
        <w:r>
          <w:t xml:space="preserve"> be ToObject(</w:t>
        </w:r>
        <w:r w:rsidRPr="00924A5A">
          <w:rPr>
            <w:i/>
          </w:rPr>
          <w:t>newObj</w:t>
        </w:r>
        <w:r>
          <w:t>)</w:t>
        </w:r>
        <w:r w:rsidRPr="00E77497">
          <w:t>.</w:t>
        </w:r>
      </w:ins>
    </w:p>
    <w:p w14:paraId="7E860107" w14:textId="77777777" w:rsidR="00924A5A" w:rsidRDefault="00924A5A" w:rsidP="00924A5A">
      <w:pPr>
        <w:pStyle w:val="Alg4"/>
        <w:numPr>
          <w:ilvl w:val="0"/>
          <w:numId w:val="809"/>
        </w:numPr>
        <w:rPr>
          <w:ins w:id="29112" w:author="Rev 7 Allen Wirfs-Brock" w:date="2012-05-03T13:38:00Z"/>
        </w:rPr>
      </w:pPr>
      <w:ins w:id="29113" w:author="Rev 7 Allen Wirfs-Brock" w:date="2012-05-03T13:38:00Z">
        <w:r>
          <w:t>Else,</w:t>
        </w:r>
      </w:ins>
    </w:p>
    <w:p w14:paraId="75E25F2D" w14:textId="77777777" w:rsidR="00924A5A" w:rsidRPr="00E77497" w:rsidRDefault="00C70ECC" w:rsidP="00924A5A">
      <w:pPr>
        <w:pStyle w:val="Alg4"/>
        <w:numPr>
          <w:ilvl w:val="1"/>
          <w:numId w:val="809"/>
        </w:numPr>
        <w:rPr>
          <w:ins w:id="29114" w:author="Rev 7 Allen Wirfs-Brock" w:date="2012-05-03T13:38:00Z"/>
        </w:rPr>
      </w:pPr>
      <w:ins w:id="29115" w:author="Rev 7 Allen Wirfs-Brock" w:date="2012-05-03T13:56:00Z">
        <w:r w:rsidRPr="00E77497">
          <w:t xml:space="preserve">Let </w:t>
        </w:r>
        <w:r w:rsidRPr="00E77497">
          <w:rPr>
            <w:i/>
          </w:rPr>
          <w:t>A</w:t>
        </w:r>
        <w:r w:rsidRPr="00E77497">
          <w:t xml:space="preserve"> be </w:t>
        </w:r>
        <w:r>
          <w:t xml:space="preserve">the result of the </w:t>
        </w:r>
        <w:del w:id="29116" w:author="Rev 8 Allen Wirfs-Brock" w:date="2012-06-14T14:41:00Z">
          <w:r w:rsidDel="00D4543D">
            <w:delText>abstraction operation</w:delText>
          </w:r>
        </w:del>
      </w:ins>
      <w:ins w:id="29117" w:author="Rev 8 Allen Wirfs-Brock" w:date="2012-06-14T14:41:00Z">
        <w:r w:rsidR="00D4543D">
          <w:t>abstract operation</w:t>
        </w:r>
      </w:ins>
      <w:ins w:id="29118" w:author="Rev 7 Allen Wirfs-Brock" w:date="2012-05-03T13:56:00Z">
        <w:r>
          <w:t xml:space="preserve"> ArrayCreate (15.4) with argument</w:t>
        </w:r>
        <w:r w:rsidRPr="00E77497">
          <w:t xml:space="preserve"> </w:t>
        </w:r>
        <w:r w:rsidRPr="00E77497">
          <w:rPr>
            <w:i/>
          </w:rPr>
          <w:t>len</w:t>
        </w:r>
        <w:r w:rsidRPr="00E77497">
          <w:t>.</w:t>
        </w:r>
      </w:ins>
    </w:p>
    <w:p w14:paraId="086A4872" w14:textId="77777777" w:rsidR="00924A5A" w:rsidRDefault="00924A5A" w:rsidP="00924A5A">
      <w:pPr>
        <w:pStyle w:val="Alg4"/>
        <w:numPr>
          <w:ilvl w:val="0"/>
          <w:numId w:val="809"/>
        </w:numPr>
        <w:rPr>
          <w:ins w:id="29119" w:author="Rev 7 Allen Wirfs-Brock" w:date="2012-05-03T13:38:00Z"/>
        </w:rPr>
      </w:pPr>
      <w:ins w:id="29120" w:author="Rev 7 Allen Wirfs-Brock" w:date="2012-05-03T13:38:00Z">
        <w:r>
          <w:t>ReturnIfAbrupt(</w:t>
        </w:r>
        <w:r>
          <w:rPr>
            <w:i/>
          </w:rPr>
          <w:t>A</w:t>
        </w:r>
        <w:r>
          <w:t>).</w:t>
        </w:r>
      </w:ins>
    </w:p>
    <w:p w14:paraId="706A0412" w14:textId="77777777" w:rsidR="00924A5A" w:rsidRPr="00E77497" w:rsidRDefault="00924A5A" w:rsidP="00924A5A">
      <w:pPr>
        <w:pStyle w:val="Alg4"/>
        <w:numPr>
          <w:ilvl w:val="0"/>
          <w:numId w:val="809"/>
        </w:numPr>
        <w:rPr>
          <w:ins w:id="29121" w:author="Rev 7 Allen Wirfs-Brock" w:date="2012-05-03T13:38:00Z"/>
        </w:rPr>
      </w:pPr>
      <w:ins w:id="29122" w:author="Rev 7 Allen Wirfs-Brock" w:date="2012-05-03T13:38:00Z">
        <w:r w:rsidRPr="00E77497">
          <w:t xml:space="preserve">Let </w:t>
        </w:r>
        <w:r w:rsidRPr="00E77497">
          <w:rPr>
            <w:i/>
          </w:rPr>
          <w:t>k</w:t>
        </w:r>
        <w:r w:rsidRPr="00E77497">
          <w:t xml:space="preserve"> be 0.</w:t>
        </w:r>
      </w:ins>
    </w:p>
    <w:p w14:paraId="2E2B0B65" w14:textId="77777777" w:rsidR="00924A5A" w:rsidRPr="00E77497" w:rsidRDefault="00924A5A" w:rsidP="00924A5A">
      <w:pPr>
        <w:pStyle w:val="Alg4"/>
        <w:numPr>
          <w:ilvl w:val="0"/>
          <w:numId w:val="809"/>
        </w:numPr>
        <w:rPr>
          <w:ins w:id="29123" w:author="Rev 7 Allen Wirfs-Brock" w:date="2012-05-03T13:38:00Z"/>
        </w:rPr>
      </w:pPr>
      <w:ins w:id="29124" w:author="Rev 7 Allen Wirfs-Brock" w:date="2012-05-03T13:38:00Z">
        <w:r w:rsidRPr="00E77497">
          <w:t xml:space="preserve">Repeat, while </w:t>
        </w:r>
        <w:r w:rsidRPr="00E77497">
          <w:rPr>
            <w:i/>
          </w:rPr>
          <w:t xml:space="preserve">k </w:t>
        </w:r>
        <w:r w:rsidRPr="00E77497">
          <w:t xml:space="preserve">&lt; </w:t>
        </w:r>
        <w:r w:rsidRPr="00E77497">
          <w:rPr>
            <w:i/>
          </w:rPr>
          <w:t>len</w:t>
        </w:r>
      </w:ins>
    </w:p>
    <w:p w14:paraId="4460E80D" w14:textId="77777777" w:rsidR="00924A5A" w:rsidRPr="00E77497" w:rsidRDefault="00924A5A" w:rsidP="00924A5A">
      <w:pPr>
        <w:pStyle w:val="Alg4"/>
        <w:numPr>
          <w:ilvl w:val="1"/>
          <w:numId w:val="809"/>
        </w:numPr>
        <w:rPr>
          <w:ins w:id="29125" w:author="Rev 7 Allen Wirfs-Brock" w:date="2012-05-03T13:38:00Z"/>
        </w:rPr>
      </w:pPr>
      <w:ins w:id="29126" w:author="Rev 7 Allen Wirfs-Brock" w:date="2012-05-03T13:38:00Z">
        <w:r w:rsidRPr="00E77497">
          <w:t xml:space="preserve">Let </w:t>
        </w:r>
        <w:r w:rsidRPr="00E77497">
          <w:rPr>
            <w:i/>
          </w:rPr>
          <w:t>Pk</w:t>
        </w:r>
        <w:r w:rsidRPr="00E77497">
          <w:t xml:space="preserve"> be ToString(</w:t>
        </w:r>
        <w:r w:rsidRPr="00E77497">
          <w:rPr>
            <w:i/>
          </w:rPr>
          <w:t>k</w:t>
        </w:r>
        <w:r w:rsidRPr="00E77497">
          <w:t>).</w:t>
        </w:r>
      </w:ins>
    </w:p>
    <w:p w14:paraId="54B303B4" w14:textId="77777777" w:rsidR="00C70ECC" w:rsidRPr="00E77497" w:rsidRDefault="00C70ECC" w:rsidP="00C70ECC">
      <w:pPr>
        <w:pStyle w:val="Alg4"/>
        <w:numPr>
          <w:ilvl w:val="1"/>
          <w:numId w:val="809"/>
        </w:numPr>
        <w:rPr>
          <w:ins w:id="29127" w:author="Rev 7 Allen Wirfs-Brock" w:date="2012-05-03T13:58:00Z"/>
        </w:rPr>
      </w:pPr>
      <w:ins w:id="29128" w:author="Rev 7 Allen Wirfs-Brock" w:date="2012-05-03T13:58:00Z">
        <w:r w:rsidRPr="00E77497">
          <w:t xml:space="preserve">Let </w:t>
        </w:r>
        <w:r w:rsidRPr="00E77497">
          <w:rPr>
            <w:i/>
          </w:rPr>
          <w:t>kPresent</w:t>
        </w:r>
        <w:r w:rsidRPr="00E77497">
          <w:t xml:space="preserve"> be the result of calling the [[HasProperty]] internal method of </w:t>
        </w:r>
      </w:ins>
      <w:ins w:id="29129" w:author="Rev 7 Allen Wirfs-Brock" w:date="2012-05-03T13:59:00Z">
        <w:r>
          <w:rPr>
            <w:i/>
          </w:rPr>
          <w:t>items</w:t>
        </w:r>
      </w:ins>
      <w:ins w:id="29130" w:author="Rev 7 Allen Wirfs-Brock" w:date="2012-05-03T13:58:00Z">
        <w:r w:rsidRPr="00E77497">
          <w:t xml:space="preserve"> with argument </w:t>
        </w:r>
        <w:r w:rsidRPr="00E77497">
          <w:rPr>
            <w:i/>
          </w:rPr>
          <w:t>Pk</w:t>
        </w:r>
        <w:r w:rsidRPr="00E77497">
          <w:t>.</w:t>
        </w:r>
      </w:ins>
    </w:p>
    <w:p w14:paraId="72A1E714" w14:textId="77777777" w:rsidR="00C70ECC" w:rsidRPr="00E77497" w:rsidRDefault="00C70ECC" w:rsidP="00C70ECC">
      <w:pPr>
        <w:pStyle w:val="Alg4"/>
        <w:numPr>
          <w:ilvl w:val="1"/>
          <w:numId w:val="809"/>
        </w:numPr>
        <w:rPr>
          <w:ins w:id="29131" w:author="Rev 7 Allen Wirfs-Brock" w:date="2012-05-03T13:58:00Z"/>
        </w:rPr>
      </w:pPr>
      <w:ins w:id="29132" w:author="Rev 7 Allen Wirfs-Brock" w:date="2012-05-03T13:58:00Z">
        <w:r w:rsidRPr="00E77497">
          <w:t xml:space="preserve">If </w:t>
        </w:r>
        <w:r w:rsidRPr="00E77497">
          <w:rPr>
            <w:i/>
          </w:rPr>
          <w:t>kPresent</w:t>
        </w:r>
        <w:r w:rsidRPr="00E77497">
          <w:t xml:space="preserve"> is </w:t>
        </w:r>
        <w:r w:rsidRPr="00E77497">
          <w:rPr>
            <w:b/>
          </w:rPr>
          <w:t>true</w:t>
        </w:r>
        <w:r w:rsidRPr="00E77497">
          <w:t>, then</w:t>
        </w:r>
      </w:ins>
    </w:p>
    <w:p w14:paraId="482AF089" w14:textId="77777777" w:rsidR="00924A5A" w:rsidRPr="00E77497" w:rsidRDefault="00924A5A" w:rsidP="00C70ECC">
      <w:pPr>
        <w:pStyle w:val="Alg4"/>
        <w:numPr>
          <w:ilvl w:val="2"/>
          <w:numId w:val="809"/>
        </w:numPr>
        <w:tabs>
          <w:tab w:val="left" w:pos="2520"/>
        </w:tabs>
        <w:rPr>
          <w:ins w:id="29133" w:author="Rev 7 Allen Wirfs-Brock" w:date="2012-05-03T13:38:00Z"/>
        </w:rPr>
      </w:pPr>
      <w:ins w:id="29134" w:author="Rev 7 Allen Wirfs-Brock" w:date="2012-05-03T13:38:00Z">
        <w:r w:rsidRPr="00E77497">
          <w:t xml:space="preserve">Let </w:t>
        </w:r>
        <w:r w:rsidRPr="00E77497">
          <w:rPr>
            <w:i/>
          </w:rPr>
          <w:t>kValue</w:t>
        </w:r>
        <w:r w:rsidRPr="00E77497">
          <w:t xml:space="preserve"> be the result of calling the [[Get]] internal method of </w:t>
        </w:r>
        <w:r>
          <w:rPr>
            <w:i/>
          </w:rPr>
          <w:t>items</w:t>
        </w:r>
        <w:r w:rsidRPr="00E77497">
          <w:t xml:space="preserve"> with argument </w:t>
        </w:r>
        <w:r w:rsidRPr="00E77497">
          <w:rPr>
            <w:i/>
          </w:rPr>
          <w:t>Pk</w:t>
        </w:r>
        <w:r w:rsidRPr="00E77497">
          <w:t>.</w:t>
        </w:r>
      </w:ins>
    </w:p>
    <w:p w14:paraId="325AA4CB" w14:textId="77777777" w:rsidR="00C70ECC" w:rsidRPr="00E77497" w:rsidRDefault="00C70ECC" w:rsidP="00C70ECC">
      <w:pPr>
        <w:pStyle w:val="Alg4"/>
        <w:numPr>
          <w:ilvl w:val="2"/>
          <w:numId w:val="809"/>
        </w:numPr>
        <w:contextualSpacing/>
        <w:rPr>
          <w:ins w:id="29135" w:author="Rev 7 Allen Wirfs-Brock" w:date="2012-05-03T14:00:00Z"/>
        </w:rPr>
      </w:pPr>
      <w:ins w:id="29136" w:author="Rev 7 Allen Wirfs-Brock" w:date="2012-05-03T14:00:00Z">
        <w:r>
          <w:t>ReturnIfAbrupt(</w:t>
        </w:r>
        <w:r w:rsidRPr="00E77497">
          <w:rPr>
            <w:i/>
          </w:rPr>
          <w:t>kValue</w:t>
        </w:r>
        <w:r>
          <w:t>).</w:t>
        </w:r>
      </w:ins>
    </w:p>
    <w:p w14:paraId="5A70BE3C" w14:textId="77777777" w:rsidR="00924A5A" w:rsidRPr="00E77497" w:rsidRDefault="00924A5A" w:rsidP="00C70ECC">
      <w:pPr>
        <w:pStyle w:val="Alg4"/>
        <w:numPr>
          <w:ilvl w:val="2"/>
          <w:numId w:val="809"/>
        </w:numPr>
        <w:rPr>
          <w:ins w:id="29137" w:author="Rev 7 Allen Wirfs-Brock" w:date="2012-05-03T13:38:00Z"/>
        </w:rPr>
      </w:pPr>
      <w:ins w:id="29138" w:author="Rev 7 Allen Wirfs-Brock" w:date="2012-05-03T13:38:00Z">
        <w:r>
          <w:t xml:space="preserve">Let </w:t>
        </w:r>
        <w:r w:rsidRPr="00E1304F">
          <w:rPr>
            <w:i/>
          </w:rPr>
          <w:t>define</w:t>
        </w:r>
        <w:r>
          <w:rPr>
            <w:i/>
          </w:rPr>
          <w:t>Status</w:t>
        </w:r>
        <w:r>
          <w:t xml:space="preserve"> be the result of calling</w:t>
        </w:r>
        <w:r w:rsidRPr="00E77497">
          <w:t xml:space="preserve"> the [[DefineOwnProperty]] internal method of </w:t>
        </w:r>
        <w:r w:rsidRPr="00E77497">
          <w:rPr>
            <w:i/>
          </w:rPr>
          <w:t>A</w:t>
        </w:r>
        <w:r w:rsidRPr="00E77497">
          <w:t xml:space="preserve"> with arguments </w:t>
        </w:r>
        <w:r w:rsidRPr="00E77497">
          <w:rPr>
            <w:i/>
          </w:rPr>
          <w:t>Pk</w:t>
        </w:r>
        <w:r w:rsidRPr="00E77497">
          <w:t xml:space="preserve">, Property Descriptor {[[Value]]: </w:t>
        </w:r>
        <w:r>
          <w:rPr>
            <w:i/>
          </w:rPr>
          <w:t>kValue</w:t>
        </w:r>
        <w:r>
          <w: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Pr>
            <w:b/>
          </w:rPr>
          <w:t>true</w:t>
        </w:r>
        <w:r w:rsidRPr="00E77497">
          <w:t>.</w:t>
        </w:r>
      </w:ins>
    </w:p>
    <w:p w14:paraId="323EF05E" w14:textId="77777777" w:rsidR="00924A5A" w:rsidRPr="00E77497" w:rsidRDefault="00924A5A" w:rsidP="00C70ECC">
      <w:pPr>
        <w:pStyle w:val="Alg4"/>
        <w:numPr>
          <w:ilvl w:val="2"/>
          <w:numId w:val="809"/>
        </w:numPr>
        <w:contextualSpacing/>
        <w:rPr>
          <w:ins w:id="29139" w:author="Rev 7 Allen Wirfs-Brock" w:date="2012-05-03T13:38:00Z"/>
        </w:rPr>
      </w:pPr>
      <w:ins w:id="29140" w:author="Rev 7 Allen Wirfs-Brock" w:date="2012-05-03T13:38:00Z">
        <w:r>
          <w:t>ReturnIfAbrupt(</w:t>
        </w:r>
        <w:r w:rsidRPr="00E1304F">
          <w:rPr>
            <w:i/>
          </w:rPr>
          <w:t>define</w:t>
        </w:r>
        <w:r>
          <w:rPr>
            <w:i/>
          </w:rPr>
          <w:t>Status</w:t>
        </w:r>
        <w:r>
          <w:t>).</w:t>
        </w:r>
      </w:ins>
    </w:p>
    <w:p w14:paraId="3398278E" w14:textId="77777777" w:rsidR="00924A5A" w:rsidRPr="00E77497" w:rsidRDefault="00924A5A" w:rsidP="00924A5A">
      <w:pPr>
        <w:pStyle w:val="Alg4"/>
        <w:numPr>
          <w:ilvl w:val="1"/>
          <w:numId w:val="809"/>
        </w:numPr>
        <w:rPr>
          <w:ins w:id="29141" w:author="Rev 7 Allen Wirfs-Brock" w:date="2012-05-03T13:38:00Z"/>
        </w:rPr>
      </w:pPr>
      <w:ins w:id="29142" w:author="Rev 7 Allen Wirfs-Brock" w:date="2012-05-03T13:38:00Z">
        <w:r w:rsidRPr="00E77497">
          <w:t xml:space="preserve">Increase </w:t>
        </w:r>
        <w:r w:rsidRPr="00E77497">
          <w:rPr>
            <w:i/>
          </w:rPr>
          <w:t>k</w:t>
        </w:r>
        <w:r w:rsidRPr="00E77497">
          <w:t xml:space="preserve"> by 1.</w:t>
        </w:r>
      </w:ins>
    </w:p>
    <w:p w14:paraId="6F325184" w14:textId="77777777" w:rsidR="00924A5A" w:rsidRPr="00E77497" w:rsidRDefault="00924A5A" w:rsidP="00924A5A">
      <w:pPr>
        <w:pStyle w:val="Alg4"/>
        <w:numPr>
          <w:ilvl w:val="0"/>
          <w:numId w:val="809"/>
        </w:numPr>
        <w:rPr>
          <w:ins w:id="29143" w:author="Rev 7 Allen Wirfs-Brock" w:date="2012-05-03T13:38:00Z"/>
        </w:rPr>
      </w:pPr>
      <w:ins w:id="29144" w:author="Rev 7 Allen Wirfs-Brock" w:date="2012-05-03T13:38:00Z">
        <w:r>
          <w:t xml:space="preserve">Let </w:t>
        </w:r>
        <w:r w:rsidRPr="00924A5A">
          <w:rPr>
            <w:i/>
          </w:rPr>
          <w:t>putStatus</w:t>
        </w:r>
        <w:r>
          <w:t xml:space="preserve"> be the result of calling</w:t>
        </w:r>
        <w:r w:rsidRPr="00E77497">
          <w:t xml:space="preserve"> the [[Put]] internal method of </w:t>
        </w:r>
        <w:r>
          <w:rPr>
            <w:i/>
          </w:rPr>
          <w:t>A</w:t>
        </w:r>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w:t>
        </w:r>
        <w:r w:rsidRPr="00E77497">
          <w:rPr>
            <w:i/>
          </w:rPr>
          <w:t>len</w:t>
        </w:r>
        <w:r w:rsidRPr="00E77497">
          <w:t xml:space="preserve">, and </w:t>
        </w:r>
        <w:r w:rsidRPr="00E77497">
          <w:rPr>
            <w:b/>
          </w:rPr>
          <w:t>true</w:t>
        </w:r>
        <w:r w:rsidRPr="00E77497">
          <w:t>.</w:t>
        </w:r>
      </w:ins>
    </w:p>
    <w:p w14:paraId="786E3A79" w14:textId="77777777" w:rsidR="00924A5A" w:rsidRPr="00E77497" w:rsidRDefault="00924A5A" w:rsidP="00924A5A">
      <w:pPr>
        <w:pStyle w:val="Alg4"/>
        <w:numPr>
          <w:ilvl w:val="0"/>
          <w:numId w:val="809"/>
        </w:numPr>
        <w:contextualSpacing/>
        <w:rPr>
          <w:ins w:id="29145" w:author="Rev 7 Allen Wirfs-Brock" w:date="2012-05-03T13:38:00Z"/>
        </w:rPr>
      </w:pPr>
      <w:ins w:id="29146" w:author="Rev 7 Allen Wirfs-Brock" w:date="2012-05-03T13:38:00Z">
        <w:r>
          <w:t>ReturnIfAbrupt(</w:t>
        </w:r>
        <w:r>
          <w:rPr>
            <w:i/>
          </w:rPr>
          <w:t>putStatus</w:t>
        </w:r>
        <w:r>
          <w:t>).</w:t>
        </w:r>
      </w:ins>
    </w:p>
    <w:p w14:paraId="37C6282C" w14:textId="77777777" w:rsidR="00924A5A" w:rsidRPr="00E77497" w:rsidRDefault="00924A5A" w:rsidP="00924A5A">
      <w:pPr>
        <w:pStyle w:val="Alg4"/>
        <w:numPr>
          <w:ilvl w:val="0"/>
          <w:numId w:val="809"/>
        </w:numPr>
        <w:spacing w:after="120"/>
        <w:rPr>
          <w:ins w:id="29147" w:author="Rev 7 Allen Wirfs-Brock" w:date="2012-05-03T13:38:00Z"/>
        </w:rPr>
      </w:pPr>
      <w:ins w:id="29148" w:author="Rev 7 Allen Wirfs-Brock" w:date="2012-05-03T13:38:00Z">
        <w:r w:rsidRPr="00E77497">
          <w:t xml:space="preserve">Return </w:t>
        </w:r>
        <w:r w:rsidRPr="00BE653C">
          <w:rPr>
            <w:b/>
            <w:i/>
          </w:rPr>
          <w:t>A</w:t>
        </w:r>
        <w:r w:rsidRPr="00E77497">
          <w:t>.</w:t>
        </w:r>
      </w:ins>
    </w:p>
    <w:p w14:paraId="47FFEF55" w14:textId="77777777" w:rsidR="000F607A" w:rsidRPr="00E77497" w:rsidRDefault="000F607A" w:rsidP="000F607A">
      <w:pPr>
        <w:pStyle w:val="Note"/>
        <w:rPr>
          <w:ins w:id="29149" w:author="Rev 7 Allen Wirfs-Brock" w:date="2012-05-03T14:05:00Z"/>
        </w:rPr>
      </w:pPr>
      <w:ins w:id="29150" w:author="Rev 7 Allen Wirfs-Brock" w:date="2012-05-03T14:05:00Z">
        <w:r w:rsidRPr="00E77497">
          <w:t>NOTE</w:t>
        </w:r>
        <w:r w:rsidRPr="00E77497">
          <w:tab/>
          <w:t xml:space="preserve">The </w:t>
        </w:r>
        <w:r>
          <w:rPr>
            <w:rFonts w:ascii="Courier New" w:hAnsi="Courier New"/>
            <w:b/>
          </w:rPr>
          <w:t>from</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the</w:t>
        </w:r>
        <w:r w:rsidRPr="00E77497">
          <w:t xml:space="preserve"> Array </w:t>
        </w:r>
        <w:r>
          <w:t>constructor</w:t>
        </w:r>
        <w:r w:rsidRPr="00E77497">
          <w:t xml:space="preserve">. Therefore it can be transferred </w:t>
        </w:r>
        <w:r>
          <w:t xml:space="preserve">to or </w:t>
        </w:r>
      </w:ins>
      <w:ins w:id="29151" w:author="Rev 8 Allen Wirfs-Brock" w:date="2012-06-14T17:16:00Z">
        <w:r w:rsidR="00EB1C92">
          <w:t>in</w:t>
        </w:r>
      </w:ins>
      <w:ins w:id="29152" w:author="Rev 7 Allen Wirfs-Brock" w:date="2012-05-03T14:05:00Z">
        <w:r>
          <w:t>herited by</w:t>
        </w:r>
        <w:r w:rsidRPr="00E77497">
          <w:t xml:space="preserve"> </w:t>
        </w:r>
      </w:ins>
      <w:ins w:id="29153" w:author="Rev 7 Allen Wirfs-Brock" w:date="2012-05-03T14:06:00Z">
        <w:r>
          <w:t xml:space="preserve">any </w:t>
        </w:r>
      </w:ins>
      <w:ins w:id="29154" w:author="Rev 7 Allen Wirfs-Brock" w:date="2012-05-03T14:05:00Z">
        <w:r w:rsidRPr="00E77497">
          <w:t xml:space="preserve">other </w:t>
        </w:r>
        <w:r>
          <w:t>constructors</w:t>
        </w:r>
        <w:r w:rsidRPr="00E77497">
          <w:t xml:space="preserve"> </w:t>
        </w:r>
        <w:r>
          <w:t>that may be called with a single numeric argument</w:t>
        </w:r>
        <w:r w:rsidRPr="00E77497">
          <w:t xml:space="preserve">. </w:t>
        </w:r>
      </w:ins>
    </w:p>
    <w:p w14:paraId="408D776E" w14:textId="77777777" w:rsidR="004C02EF" w:rsidRPr="00E77497" w:rsidRDefault="004C02EF" w:rsidP="00B43482">
      <w:pPr>
        <w:pStyle w:val="30"/>
        <w:numPr>
          <w:ilvl w:val="0"/>
          <w:numId w:val="0"/>
        </w:numPr>
      </w:pPr>
      <w:bookmarkStart w:id="29155" w:name="_Toc336509611"/>
      <w:r w:rsidRPr="00E77497">
        <w:t>15.4.4</w:t>
      </w:r>
      <w:r w:rsidRPr="00E77497">
        <w:tab/>
        <w:t>Properties of the Array Prototype Objec</w:t>
      </w:r>
      <w:bookmarkEnd w:id="28953"/>
      <w:bookmarkEnd w:id="28963"/>
      <w:bookmarkEnd w:id="28964"/>
      <w:bookmarkEnd w:id="28965"/>
      <w:bookmarkEnd w:id="28966"/>
      <w:r w:rsidRPr="00E77497">
        <w:t>t</w:t>
      </w:r>
      <w:bookmarkEnd w:id="28967"/>
      <w:bookmarkEnd w:id="28968"/>
      <w:bookmarkEnd w:id="28969"/>
      <w:bookmarkEnd w:id="28970"/>
      <w:bookmarkEnd w:id="28971"/>
      <w:bookmarkEnd w:id="28972"/>
      <w:bookmarkEnd w:id="29155"/>
    </w:p>
    <w:p w14:paraId="0E2B91DA" w14:textId="77777777" w:rsidR="004C02EF" w:rsidRPr="00E77497" w:rsidRDefault="004C02EF" w:rsidP="004C02EF">
      <w:r w:rsidRPr="00E77497">
        <w:t>The value of the [[Prototype]] internal property of the Array prototype object is the standard built-in Object prototype object (15.2.4).</w:t>
      </w:r>
    </w:p>
    <w:p w14:paraId="38871856" w14:textId="77777777" w:rsidR="004C02EF" w:rsidRPr="00E77497" w:rsidRDefault="004C02EF" w:rsidP="004C02EF">
      <w:r w:rsidRPr="00E77497">
        <w:t xml:space="preserve">The Array prototype object is itself an array; </w:t>
      </w:r>
      <w:del w:id="29156" w:author="Allen Wirfs-Brock" w:date="2011-07-02T13:59:00Z">
        <w:r w:rsidRPr="00E77497" w:rsidDel="00963019">
          <w:delText xml:space="preserve">its [[Class]] is </w:delText>
        </w:r>
        <w:r w:rsidRPr="00E77497" w:rsidDel="00963019">
          <w:rPr>
            <w:rFonts w:ascii="Courier New" w:hAnsi="Courier New"/>
            <w:b/>
          </w:rPr>
          <w:delText>"Array"</w:delText>
        </w:r>
      </w:del>
      <w:ins w:id="29157" w:author="Allen Wirfs-Brock" w:date="2011-07-02T13:59:00Z">
        <w:r w:rsidR="00963019" w:rsidRPr="00E77497">
          <w:t>it has an [[</w:t>
        </w:r>
      </w:ins>
      <w:ins w:id="29158" w:author="Rev 3 Allen Wirfs-Brock" w:date="2011-09-07T15:40:00Z">
        <w:r w:rsidR="009D141F" w:rsidRPr="00E77497">
          <w:t>NativeBrand</w:t>
        </w:r>
      </w:ins>
      <w:ins w:id="29159" w:author="Allen Wirfs-Brock" w:date="2011-07-02T13:59:00Z">
        <w:del w:id="29160" w:author="Rev 3 Allen Wirfs-Brock" w:date="2011-09-07T15:40:00Z">
          <w:r w:rsidR="00963019" w:rsidRPr="00E77497" w:rsidDel="009D141F">
            <w:delText>IsArray</w:delText>
          </w:r>
        </w:del>
        <w:r w:rsidR="00963019" w:rsidRPr="00E77497">
          <w:t>]] internal property</w:t>
        </w:r>
      </w:ins>
      <w:ins w:id="29161" w:author="Rev 3 Allen Wirfs-Brock" w:date="2011-09-07T15:40:00Z">
        <w:r w:rsidR="009D141F" w:rsidRPr="00E77497">
          <w:t xml:space="preserve"> with value NativeArray</w:t>
        </w:r>
      </w:ins>
      <w:r w:rsidRPr="00E77497">
        <w:t xml:space="preserve">, and it has a </w:t>
      </w:r>
      <w:r w:rsidRPr="00E77497">
        <w:rPr>
          <w:rFonts w:ascii="Courier New" w:hAnsi="Courier New"/>
          <w:b/>
        </w:rPr>
        <w:t>length</w:t>
      </w:r>
      <w:r w:rsidRPr="00E77497">
        <w:t xml:space="preserve"> property (whose initial value is </w:t>
      </w:r>
      <w:r w:rsidRPr="00E77497">
        <w:rPr>
          <w:b/>
        </w:rPr>
        <w:t>+0</w:t>
      </w:r>
      <w:r w:rsidRPr="00E77497">
        <w:t>) and the special [[DefineOwnProperty]] internal method described in 15.4.5.1.</w:t>
      </w:r>
    </w:p>
    <w:p w14:paraId="31BD614D" w14:textId="77777777" w:rsidR="004C02EF" w:rsidRPr="00E77497" w:rsidRDefault="004C02EF" w:rsidP="004C02EF">
      <w:r w:rsidRPr="00E77497">
        <w:t xml:space="preserve">In following descriptions of functions that are properties of the Array prototype object, the phrase “this object” refers to the object that is the </w:t>
      </w:r>
      <w:r w:rsidRPr="00E77497">
        <w:rPr>
          <w:b/>
        </w:rPr>
        <w:t>this</w:t>
      </w:r>
      <w:r w:rsidRPr="00E77497">
        <w:t xml:space="preserve"> value for the invocation of the function. It is permitted for the </w:t>
      </w:r>
      <w:r w:rsidRPr="00E77497">
        <w:rPr>
          <w:b/>
        </w:rPr>
        <w:t>this</w:t>
      </w:r>
      <w:r w:rsidRPr="00E77497">
        <w:t xml:space="preserve"> to be an object </w:t>
      </w:r>
      <w:del w:id="29162" w:author="Allen Wirfs-Brock" w:date="2011-07-02T13:59:00Z">
        <w:r w:rsidRPr="00E77497" w:rsidDel="00963019">
          <w:delText xml:space="preserve">for </w:delText>
        </w:r>
      </w:del>
      <w:r w:rsidRPr="00E77497">
        <w:t xml:space="preserve">which </w:t>
      </w:r>
      <w:del w:id="29163" w:author="Allen Wirfs-Brock" w:date="2011-07-02T14:00:00Z">
        <w:r w:rsidRPr="00E77497" w:rsidDel="00963019">
          <w:delText xml:space="preserve">the value of the [[Class]] internal property is not </w:delText>
        </w:r>
        <w:r w:rsidRPr="00E77497" w:rsidDel="00963019">
          <w:rPr>
            <w:rFonts w:ascii="Courier New" w:hAnsi="Courier New"/>
            <w:b/>
          </w:rPr>
          <w:delText>"Array"</w:delText>
        </w:r>
      </w:del>
      <w:ins w:id="29164" w:author="Allen Wirfs-Brock" w:date="2011-07-02T14:00:00Z">
        <w:r w:rsidR="00963019" w:rsidRPr="00E77497">
          <w:t>does not have an [[</w:t>
        </w:r>
        <w:del w:id="29165" w:author="Rev 3 Allen Wirfs-Brock" w:date="2011-09-07T15:41:00Z">
          <w:r w:rsidR="00963019" w:rsidRPr="00E77497" w:rsidDel="009D141F">
            <w:delText>IsArray</w:delText>
          </w:r>
        </w:del>
      </w:ins>
      <w:ins w:id="29166" w:author="Rev 3 Allen Wirfs-Brock" w:date="2011-09-07T15:41:00Z">
        <w:r w:rsidR="009D141F" w:rsidRPr="00E77497">
          <w:t>NativeBrand</w:t>
        </w:r>
      </w:ins>
      <w:ins w:id="29167" w:author="Allen Wirfs-Brock" w:date="2011-07-02T14:00:00Z">
        <w:r w:rsidR="00963019" w:rsidRPr="00E77497">
          <w:t>]] internal property</w:t>
        </w:r>
      </w:ins>
      <w:ins w:id="29168" w:author="Rev 3 Allen Wirfs-Brock" w:date="2011-09-07T15:41:00Z">
        <w:r w:rsidR="009D141F" w:rsidRPr="00E77497">
          <w:t xml:space="preserve"> with value NativeArray</w:t>
        </w:r>
      </w:ins>
      <w:r w:rsidRPr="00E77497">
        <w:t>.</w:t>
      </w:r>
      <w:bookmarkStart w:id="29169" w:name="_Toc385672293"/>
    </w:p>
    <w:p w14:paraId="494A9A71" w14:textId="77777777" w:rsidR="004C02EF" w:rsidRPr="00E77497" w:rsidRDefault="004C02EF" w:rsidP="004C02EF">
      <w:pPr>
        <w:pStyle w:val="Note"/>
      </w:pPr>
      <w:r w:rsidRPr="00E77497">
        <w:t>NOTE</w:t>
      </w:r>
      <w:r w:rsidRPr="00E77497">
        <w:tab/>
        <w:t xml:space="preserve">The Array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standard built-in Object prototype Object.</w:t>
      </w:r>
      <w:bookmarkStart w:id="29170" w:name="_Toc393690410"/>
    </w:p>
    <w:p w14:paraId="4E13C83A" w14:textId="77777777" w:rsidR="004C02EF" w:rsidRPr="00E77497" w:rsidRDefault="004C02EF" w:rsidP="004C02EF">
      <w:pPr>
        <w:pStyle w:val="40"/>
        <w:numPr>
          <w:ilvl w:val="0"/>
          <w:numId w:val="0"/>
        </w:numPr>
      </w:pPr>
      <w:r w:rsidRPr="00E77497">
        <w:t>15.4.4.1</w:t>
      </w:r>
      <w:r w:rsidRPr="00E77497">
        <w:tab/>
        <w:t>Array.prototype.constructo</w:t>
      </w:r>
      <w:bookmarkEnd w:id="29169"/>
      <w:bookmarkEnd w:id="29170"/>
      <w:r w:rsidRPr="00E77497">
        <w:t>r</w:t>
      </w:r>
    </w:p>
    <w:p w14:paraId="67F5377A" w14:textId="77777777" w:rsidR="004C02EF" w:rsidRPr="00E77497" w:rsidRDefault="004C02EF" w:rsidP="004C02EF">
      <w:r w:rsidRPr="00E77497">
        <w:t xml:space="preserve">The initial value of </w:t>
      </w:r>
      <w:r w:rsidRPr="00E77497">
        <w:rPr>
          <w:rFonts w:ascii="Courier New" w:hAnsi="Courier New"/>
          <w:b/>
        </w:rPr>
        <w:t>Array.prototype.constructor</w:t>
      </w:r>
      <w:r w:rsidRPr="00E77497">
        <w:t xml:space="preserve"> is the standard built-in </w:t>
      </w:r>
      <w:r w:rsidRPr="00E77497">
        <w:rPr>
          <w:rFonts w:ascii="Courier New" w:hAnsi="Courier New"/>
          <w:b/>
        </w:rPr>
        <w:t>Array</w:t>
      </w:r>
      <w:r w:rsidRPr="00E77497">
        <w:t xml:space="preserve"> constructor.</w:t>
      </w:r>
      <w:bookmarkStart w:id="29171" w:name="_Toc385672294"/>
      <w:bookmarkStart w:id="29172" w:name="_Toc393690411"/>
    </w:p>
    <w:p w14:paraId="455E3E6D" w14:textId="77777777" w:rsidR="004C02EF" w:rsidRPr="00E77497" w:rsidRDefault="004C02EF" w:rsidP="004C02EF">
      <w:pPr>
        <w:pStyle w:val="40"/>
        <w:numPr>
          <w:ilvl w:val="0"/>
          <w:numId w:val="0"/>
        </w:numPr>
      </w:pPr>
      <w:bookmarkStart w:id="29173" w:name="_Hlt451680383"/>
      <w:bookmarkStart w:id="29174" w:name="_Ref451680376"/>
      <w:bookmarkEnd w:id="29173"/>
      <w:r w:rsidRPr="00E77497">
        <w:t>15.4.4.2</w:t>
      </w:r>
      <w:r w:rsidRPr="00E77497">
        <w:tab/>
        <w:t>Array.prototype.toString</w:t>
      </w:r>
      <w:bookmarkEnd w:id="29171"/>
      <w:bookmarkEnd w:id="29172"/>
      <w:r w:rsidRPr="00E77497">
        <w:t xml:space="preserve"> ( )</w:t>
      </w:r>
      <w:bookmarkEnd w:id="29174"/>
    </w:p>
    <w:p w14:paraId="4B8DC625" w14:textId="77777777" w:rsidR="004C02EF" w:rsidRPr="00E77497" w:rsidRDefault="004C02EF" w:rsidP="004C02EF">
      <w:bookmarkStart w:id="29175" w:name="_Toc382291622"/>
      <w:bookmarkStart w:id="29176" w:name="_Toc385672296"/>
      <w:bookmarkStart w:id="29177" w:name="_Toc393690412"/>
      <w:r w:rsidRPr="00E77497">
        <w:t xml:space="preserve">When the </w:t>
      </w:r>
      <w:r w:rsidRPr="00E77497">
        <w:rPr>
          <w:rFonts w:ascii="Courier New" w:hAnsi="Courier New"/>
          <w:b/>
        </w:rPr>
        <w:t>toString</w:t>
      </w:r>
      <w:r w:rsidRPr="00E77497">
        <w:t xml:space="preserve"> method is called, the following steps are taken:</w:t>
      </w:r>
    </w:p>
    <w:p w14:paraId="18F75E86" w14:textId="77777777" w:rsidR="004C02EF" w:rsidRPr="00E77497" w:rsidRDefault="004C02EF" w:rsidP="00EA71C5">
      <w:pPr>
        <w:pStyle w:val="Alg4"/>
        <w:numPr>
          <w:ilvl w:val="0"/>
          <w:numId w:val="810"/>
        </w:numPr>
      </w:pPr>
      <w:r w:rsidRPr="00E77497">
        <w:t xml:space="preserve">Let </w:t>
      </w:r>
      <w:r w:rsidRPr="00E77497">
        <w:rPr>
          <w:i/>
        </w:rPr>
        <w:t>array</w:t>
      </w:r>
      <w:r w:rsidRPr="00E77497">
        <w:t xml:space="preserve"> be the result of calling ToObject on the </w:t>
      </w:r>
      <w:r w:rsidRPr="00E77497">
        <w:rPr>
          <w:b/>
        </w:rPr>
        <w:t>this</w:t>
      </w:r>
      <w:r w:rsidRPr="00E77497">
        <w:t xml:space="preserve"> value.</w:t>
      </w:r>
    </w:p>
    <w:p w14:paraId="64F1EF6D" w14:textId="77777777" w:rsidR="00954AD5" w:rsidRDefault="005C2F19" w:rsidP="00EA71C5">
      <w:pPr>
        <w:pStyle w:val="Alg4"/>
        <w:numPr>
          <w:ilvl w:val="0"/>
          <w:numId w:val="810"/>
        </w:numPr>
        <w:contextualSpacing/>
        <w:rPr>
          <w:ins w:id="29178" w:author="Rev 6 Allen Wirfs-Brock" w:date="2012-02-22T16:46:00Z"/>
        </w:rPr>
      </w:pPr>
      <w:ins w:id="29179" w:author="Rev 7 Allen Wirfs-Brock" w:date="2012-04-09T17:32:00Z">
        <w:r>
          <w:t>ReturnIfAbrupt(</w:t>
        </w:r>
        <w:r>
          <w:rPr>
            <w:i/>
          </w:rPr>
          <w:t>array</w:t>
        </w:r>
        <w:r>
          <w:t>).</w:t>
        </w:r>
      </w:ins>
      <w:ins w:id="29180" w:author="Rev 6 Allen Wirfs-Brock" w:date="2012-02-22T16:46:00Z">
        <w:del w:id="29181" w:author="Rev 7 Allen Wirfs-Brock" w:date="2012-04-09T17:32:00Z">
          <w:r w:rsidR="00954AD5" w:rsidDel="005C2F19">
            <w:delText xml:space="preserve">If </w:delText>
          </w:r>
          <w:r w:rsidR="00954AD5" w:rsidRPr="00E77497" w:rsidDel="005C2F19">
            <w:rPr>
              <w:i/>
            </w:rPr>
            <w:delText>array</w:delText>
          </w:r>
          <w:r w:rsidR="00954AD5" w:rsidRPr="00E77497" w:rsidDel="005C2F19">
            <w:delText xml:space="preserve"> </w:delText>
          </w:r>
          <w:r w:rsidR="00954AD5" w:rsidDel="005C2F19">
            <w:delText xml:space="preserve">is an abrupt completion, return </w:delText>
          </w:r>
          <w:r w:rsidR="00954AD5" w:rsidRPr="00E77497" w:rsidDel="005C2F19">
            <w:rPr>
              <w:i/>
            </w:rPr>
            <w:delText>array</w:delText>
          </w:r>
          <w:r w:rsidR="00954AD5" w:rsidDel="005C2F19">
            <w:delText>.</w:delText>
          </w:r>
        </w:del>
      </w:ins>
    </w:p>
    <w:p w14:paraId="307B2401" w14:textId="77777777" w:rsidR="004C02EF" w:rsidRPr="00E77497" w:rsidRDefault="004C02EF" w:rsidP="00EA71C5">
      <w:pPr>
        <w:pStyle w:val="Alg4"/>
        <w:numPr>
          <w:ilvl w:val="0"/>
          <w:numId w:val="810"/>
        </w:numPr>
      </w:pPr>
      <w:r w:rsidRPr="00E77497">
        <w:t xml:space="preserve">Let </w:t>
      </w:r>
      <w:r w:rsidRPr="00E77497">
        <w:rPr>
          <w:i/>
        </w:rPr>
        <w:t>func</w:t>
      </w:r>
      <w:r w:rsidRPr="00E77497">
        <w:t xml:space="preserve"> be the result of calling the [[Get]] internal method of </w:t>
      </w:r>
      <w:r w:rsidRPr="00E77497">
        <w:rPr>
          <w:i/>
        </w:rPr>
        <w:t>array</w:t>
      </w:r>
      <w:r w:rsidRPr="00E77497">
        <w:t xml:space="preserve"> with argument </w:t>
      </w:r>
      <w:r w:rsidRPr="00E77497">
        <w:rPr>
          <w:rFonts w:ascii="Courier New" w:hAnsi="Courier New"/>
          <w:b/>
        </w:rPr>
        <w:t>"join"</w:t>
      </w:r>
      <w:r w:rsidRPr="00E77497">
        <w:t>.</w:t>
      </w:r>
    </w:p>
    <w:p w14:paraId="7F211A6B" w14:textId="77777777" w:rsidR="00954AD5" w:rsidRDefault="005C2F19" w:rsidP="00EA71C5">
      <w:pPr>
        <w:pStyle w:val="Alg4"/>
        <w:numPr>
          <w:ilvl w:val="0"/>
          <w:numId w:val="810"/>
        </w:numPr>
        <w:contextualSpacing/>
        <w:rPr>
          <w:ins w:id="29182" w:author="Rev 6 Allen Wirfs-Brock" w:date="2012-02-22T16:46:00Z"/>
        </w:rPr>
      </w:pPr>
      <w:ins w:id="29183" w:author="Rev 7 Allen Wirfs-Brock" w:date="2012-04-09T17:32:00Z">
        <w:r>
          <w:t>ReturnIfAbrupt(</w:t>
        </w:r>
        <w:r>
          <w:rPr>
            <w:i/>
          </w:rPr>
          <w:t>func</w:t>
        </w:r>
        <w:r>
          <w:t>).</w:t>
        </w:r>
      </w:ins>
      <w:ins w:id="29184" w:author="Rev 6 Allen Wirfs-Brock" w:date="2012-02-22T16:46:00Z">
        <w:del w:id="29185" w:author="Rev 7 Allen Wirfs-Brock" w:date="2012-04-09T17:32:00Z">
          <w:r w:rsidR="00954AD5" w:rsidDel="005C2F19">
            <w:delText xml:space="preserve">If </w:delText>
          </w:r>
          <w:r w:rsidR="00954AD5" w:rsidRPr="00E77497" w:rsidDel="005C2F19">
            <w:rPr>
              <w:i/>
            </w:rPr>
            <w:delText>func</w:delText>
          </w:r>
          <w:r w:rsidR="00954AD5" w:rsidRPr="00E77497" w:rsidDel="005C2F19">
            <w:delText xml:space="preserve"> </w:delText>
          </w:r>
          <w:r w:rsidR="00954AD5" w:rsidDel="005C2F19">
            <w:delText xml:space="preserve">is an abrupt completion, return </w:delText>
          </w:r>
          <w:r w:rsidR="00954AD5" w:rsidRPr="00E77497" w:rsidDel="005C2F19">
            <w:rPr>
              <w:i/>
            </w:rPr>
            <w:delText>func</w:delText>
          </w:r>
          <w:r w:rsidR="00954AD5" w:rsidDel="005C2F19">
            <w:delText>.</w:delText>
          </w:r>
        </w:del>
      </w:ins>
    </w:p>
    <w:p w14:paraId="33FF75D4" w14:textId="77777777" w:rsidR="004C02EF" w:rsidRPr="00E77497" w:rsidRDefault="004C02EF" w:rsidP="00EA71C5">
      <w:pPr>
        <w:pStyle w:val="Alg4"/>
        <w:numPr>
          <w:ilvl w:val="0"/>
          <w:numId w:val="810"/>
        </w:numPr>
      </w:pPr>
      <w:r w:rsidRPr="00E77497">
        <w:t>If IsCallable(</w:t>
      </w:r>
      <w:r w:rsidRPr="00E77497">
        <w:rPr>
          <w:i/>
        </w:rPr>
        <w:t>func</w:t>
      </w:r>
      <w:r w:rsidRPr="00E77497">
        <w:t xml:space="preserve">) is </w:t>
      </w:r>
      <w:r w:rsidRPr="00E77497">
        <w:rPr>
          <w:b/>
        </w:rPr>
        <w:t>false</w:t>
      </w:r>
      <w:r w:rsidRPr="00E77497">
        <w:t xml:space="preserve">, then let </w:t>
      </w:r>
      <w:r w:rsidRPr="00E77497">
        <w:rPr>
          <w:i/>
        </w:rPr>
        <w:t>func</w:t>
      </w:r>
      <w:r w:rsidRPr="00E77497">
        <w:t xml:space="preserve"> be the standard built-in method Object.prototype.toString (15.2.4.2).</w:t>
      </w:r>
    </w:p>
    <w:p w14:paraId="6A5822B3" w14:textId="77777777" w:rsidR="004C02EF" w:rsidRPr="00E77497" w:rsidRDefault="004C02EF" w:rsidP="00EA71C5">
      <w:pPr>
        <w:pStyle w:val="Alg4"/>
        <w:numPr>
          <w:ilvl w:val="0"/>
          <w:numId w:val="810"/>
        </w:numPr>
        <w:spacing w:after="220"/>
        <w:contextualSpacing/>
      </w:pPr>
      <w:r w:rsidRPr="00E77497">
        <w:t xml:space="preserve">Return  the result of calling the [[Call]] internal method of </w:t>
      </w:r>
      <w:r w:rsidRPr="00E77497">
        <w:rPr>
          <w:i/>
        </w:rPr>
        <w:t>func</w:t>
      </w:r>
      <w:r w:rsidRPr="00E77497">
        <w:t xml:space="preserve"> providing </w:t>
      </w:r>
      <w:r w:rsidRPr="00E77497">
        <w:rPr>
          <w:i/>
        </w:rPr>
        <w:t>array</w:t>
      </w:r>
      <w:r w:rsidRPr="00E77497">
        <w:t xml:space="preserve"> as the </w:t>
      </w:r>
      <w:r w:rsidRPr="00E77497">
        <w:rPr>
          <w:b/>
        </w:rPr>
        <w:t>this</w:t>
      </w:r>
      <w:r w:rsidRPr="00E77497">
        <w:t xml:space="preserve"> value and an empty arguments list.</w:t>
      </w:r>
    </w:p>
    <w:p w14:paraId="52382151" w14:textId="77777777" w:rsidR="004C02EF" w:rsidRPr="00E77497" w:rsidRDefault="004C02EF" w:rsidP="004C02EF">
      <w:pPr>
        <w:pStyle w:val="Note"/>
      </w:pPr>
      <w:bookmarkStart w:id="29186" w:name="_Ref451680449"/>
      <w:bookmarkStart w:id="29187" w:name="_Hlk440446340"/>
      <w:bookmarkStart w:id="29188" w:name="_Ref440446372"/>
      <w:r w:rsidRPr="00E77497">
        <w:t>NOTE</w:t>
      </w:r>
      <w:r w:rsidRPr="00E77497">
        <w:tab/>
        <w:t xml:space="preserve">The </w:t>
      </w:r>
      <w:r w:rsidRPr="00E77497">
        <w:rPr>
          <w:rFonts w:ascii="Courier New" w:hAnsi="Courier New"/>
          <w:b/>
        </w:rPr>
        <w:t>toString</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toString</w:t>
      </w:r>
      <w:r w:rsidRPr="00E77497">
        <w:t xml:space="preserve"> function can be applied successfully to a</w:t>
      </w:r>
      <w:ins w:id="29189" w:author="Rev 9 Allen Wirfs-Brock" w:date="2012-07-07T17:50:00Z">
        <w:r w:rsidR="003D5776">
          <w:t>n</w:t>
        </w:r>
      </w:ins>
      <w:r w:rsidRPr="00E77497">
        <w:t xml:space="preserve"> </w:t>
      </w:r>
      <w:del w:id="29190" w:author="Rev 9 Allen Wirfs-Brock" w:date="2012-07-07T17:50:00Z">
        <w:r w:rsidRPr="00E77497" w:rsidDel="003D5776">
          <w:delText xml:space="preserve">host </w:delText>
        </w:r>
      </w:del>
      <w:ins w:id="29191" w:author="Rev 9 Allen Wirfs-Brock" w:date="2012-07-07T17:50:00Z">
        <w:r w:rsidR="003D5776">
          <w:t>exotic</w:t>
        </w:r>
        <w:r w:rsidR="003D5776" w:rsidRPr="00E77497">
          <w:t xml:space="preserve"> </w:t>
        </w:r>
      </w:ins>
      <w:r w:rsidRPr="00E77497">
        <w:t>object</w:t>
      </w:r>
      <w:ins w:id="29192" w:author="Rev 9 Allen Wirfs-Brock" w:date="2012-07-07T17:52:00Z">
        <w:r w:rsidR="003D5776">
          <w:t xml:space="preserve"> that is not an Array</w:t>
        </w:r>
      </w:ins>
      <w:r w:rsidRPr="00E77497">
        <w:t xml:space="preserve"> is implementation-dependent.</w:t>
      </w:r>
    </w:p>
    <w:p w14:paraId="4E62F6AB" w14:textId="77777777" w:rsidR="004C02EF" w:rsidRPr="00E77497" w:rsidRDefault="004C02EF" w:rsidP="004C02EF">
      <w:pPr>
        <w:pStyle w:val="40"/>
        <w:numPr>
          <w:ilvl w:val="0"/>
          <w:numId w:val="0"/>
        </w:numPr>
      </w:pPr>
      <w:bookmarkStart w:id="29193" w:name="_Ref456011285"/>
      <w:r w:rsidRPr="00E77497">
        <w:t>15.4.4.3</w:t>
      </w:r>
      <w:r w:rsidRPr="00E77497">
        <w:tab/>
        <w:t>Array.prototype.toLocaleString ( )</w:t>
      </w:r>
      <w:bookmarkEnd w:id="29186"/>
      <w:bookmarkEnd w:id="29193"/>
    </w:p>
    <w:p w14:paraId="459DDA95" w14:textId="77777777" w:rsidR="004C02EF" w:rsidRPr="00E77497" w:rsidRDefault="004C02EF" w:rsidP="004C02EF">
      <w:r w:rsidRPr="00E77497">
        <w:t xml:space="preserve">The elements of the array are converted to Strings using their </w:t>
      </w:r>
      <w:r w:rsidRPr="00E77497">
        <w:rPr>
          <w:rFonts w:ascii="Courier New" w:hAnsi="Courier New"/>
          <w:b/>
        </w:rPr>
        <w:t>toLocaleString</w:t>
      </w:r>
      <w:r w:rsidRPr="00E77497">
        <w:t xml:space="preserve"> methods, and these Strings are then concatenated, separated by occurrences of a separator String that has been derived in an implementation-defined locale-specific way. The result of calling this function is intended to be analogous to the result of </w:t>
      </w:r>
      <w:r w:rsidRPr="00E77497">
        <w:rPr>
          <w:rFonts w:ascii="Courier New" w:hAnsi="Courier New"/>
          <w:b/>
        </w:rPr>
        <w:t>toString</w:t>
      </w:r>
      <w:r w:rsidRPr="00E77497">
        <w:t>, except that the result of this function is intended to be locale-specific.</w:t>
      </w:r>
    </w:p>
    <w:p w14:paraId="53D76583" w14:textId="77777777" w:rsidR="004C02EF" w:rsidRPr="00E77497" w:rsidRDefault="004C02EF" w:rsidP="004C02EF">
      <w:r w:rsidRPr="00E77497">
        <w:t>The result is calculated as follows:</w:t>
      </w:r>
    </w:p>
    <w:p w14:paraId="095E3533" w14:textId="77777777" w:rsidR="004C02EF" w:rsidRPr="00E77497" w:rsidRDefault="004C02EF" w:rsidP="00834A33">
      <w:pPr>
        <w:pStyle w:val="Alg4"/>
        <w:numPr>
          <w:ilvl w:val="0"/>
          <w:numId w:val="200"/>
        </w:numPr>
      </w:pPr>
      <w:r w:rsidRPr="00E77497">
        <w:t xml:space="preserve">Let </w:t>
      </w:r>
      <w:r w:rsidRPr="00E77497">
        <w:rPr>
          <w:i/>
        </w:rPr>
        <w:t xml:space="preserve">array </w:t>
      </w:r>
      <w:r w:rsidRPr="00E77497">
        <w:t xml:space="preserve">be the result of calling ToObject passing the </w:t>
      </w:r>
      <w:r w:rsidRPr="00E77497">
        <w:rPr>
          <w:b/>
        </w:rPr>
        <w:t xml:space="preserve">this </w:t>
      </w:r>
      <w:r w:rsidRPr="00E77497">
        <w:t>value as the argument.</w:t>
      </w:r>
    </w:p>
    <w:p w14:paraId="7E2B9A80" w14:textId="77777777" w:rsidR="00134DAD" w:rsidRDefault="00134DAD" w:rsidP="00834A33">
      <w:pPr>
        <w:pStyle w:val="Alg4"/>
        <w:numPr>
          <w:ilvl w:val="0"/>
          <w:numId w:val="200"/>
        </w:numPr>
        <w:rPr>
          <w:ins w:id="29194" w:author="Rev 7 Allen Wirfs-Brock" w:date="2012-04-10T12:02:00Z"/>
        </w:rPr>
      </w:pPr>
      <w:ins w:id="29195" w:author="Rev 7 Allen Wirfs-Brock" w:date="2012-04-10T12:02:00Z">
        <w:r>
          <w:t>ReturnIfAbrupt(</w:t>
        </w:r>
        <w:r>
          <w:rPr>
            <w:i/>
          </w:rPr>
          <w:t>array</w:t>
        </w:r>
        <w:r>
          <w:t>).</w:t>
        </w:r>
      </w:ins>
    </w:p>
    <w:p w14:paraId="69D30A72" w14:textId="77777777" w:rsidR="004C02EF" w:rsidRPr="00E77497" w:rsidRDefault="004C02EF" w:rsidP="00834A33">
      <w:pPr>
        <w:pStyle w:val="Alg4"/>
        <w:numPr>
          <w:ilvl w:val="0"/>
          <w:numId w:val="200"/>
        </w:numPr>
      </w:pPr>
      <w:r w:rsidRPr="00E77497">
        <w:t xml:space="preserve">Let </w:t>
      </w:r>
      <w:r w:rsidRPr="00E77497">
        <w:rPr>
          <w:i/>
        </w:rPr>
        <w:t>arrayLen</w:t>
      </w:r>
      <w:r w:rsidRPr="00E77497">
        <w:t xml:space="preserve"> be the result of calling the [[Get]] internal method of </w:t>
      </w:r>
      <w:r w:rsidRPr="00E77497">
        <w:rPr>
          <w:i/>
        </w:rPr>
        <w:t>array</w:t>
      </w:r>
      <w:r w:rsidRPr="00E77497">
        <w:t xml:space="preserve"> with argument </w:t>
      </w:r>
      <w:r w:rsidRPr="00E77497">
        <w:rPr>
          <w:rFonts w:ascii="Courier New" w:hAnsi="Courier New"/>
          <w:b/>
        </w:rPr>
        <w:t>"length"</w:t>
      </w:r>
      <w:r w:rsidRPr="00E77497">
        <w:t>.</w:t>
      </w:r>
    </w:p>
    <w:p w14:paraId="6044B19F" w14:textId="77777777" w:rsidR="004C02EF" w:rsidRPr="00E77497" w:rsidRDefault="004C02EF" w:rsidP="00834A33">
      <w:pPr>
        <w:pStyle w:val="Alg4"/>
        <w:numPr>
          <w:ilvl w:val="0"/>
          <w:numId w:val="200"/>
        </w:numPr>
      </w:pPr>
      <w:r w:rsidRPr="00E77497">
        <w:t xml:space="preserve">Let </w:t>
      </w:r>
      <w:r w:rsidRPr="00E77497">
        <w:rPr>
          <w:i/>
        </w:rPr>
        <w:t>len</w:t>
      </w:r>
      <w:r w:rsidRPr="00E77497">
        <w:t xml:space="preserve"> be ToUint32(</w:t>
      </w:r>
      <w:r w:rsidRPr="00E77497">
        <w:rPr>
          <w:i/>
        </w:rPr>
        <w:t>arrayLen</w:t>
      </w:r>
      <w:r w:rsidRPr="00E77497">
        <w:t>).</w:t>
      </w:r>
    </w:p>
    <w:p w14:paraId="465F046B" w14:textId="77777777" w:rsidR="00954AD5" w:rsidRDefault="00C82981" w:rsidP="00954AD5">
      <w:pPr>
        <w:pStyle w:val="Alg4"/>
        <w:numPr>
          <w:ilvl w:val="0"/>
          <w:numId w:val="200"/>
        </w:numPr>
        <w:contextualSpacing/>
        <w:rPr>
          <w:ins w:id="29196" w:author="Rev 6 Allen Wirfs-Brock" w:date="2012-02-22T16:49:00Z"/>
        </w:rPr>
      </w:pPr>
      <w:ins w:id="29197" w:author="Rev 6 Allen Wirfs-Brock" w:date="2012-02-26T09:01:00Z">
        <w:r>
          <w:t>ReturnIfAbrupt(</w:t>
        </w:r>
        <w:r w:rsidRPr="00E77497">
          <w:rPr>
            <w:i/>
          </w:rPr>
          <w:t>len</w:t>
        </w:r>
        <w:r>
          <w:t>).</w:t>
        </w:r>
      </w:ins>
    </w:p>
    <w:p w14:paraId="463946AD" w14:textId="77777777" w:rsidR="004C02EF" w:rsidRPr="00E77497" w:rsidRDefault="004C02EF" w:rsidP="00834A33">
      <w:pPr>
        <w:pStyle w:val="Alg4"/>
        <w:numPr>
          <w:ilvl w:val="0"/>
          <w:numId w:val="200"/>
        </w:numPr>
      </w:pPr>
      <w:r w:rsidRPr="00E77497">
        <w:t xml:space="preserve">Let </w:t>
      </w:r>
      <w:r w:rsidRPr="00E77497">
        <w:rPr>
          <w:i/>
        </w:rPr>
        <w:t>separator</w:t>
      </w:r>
      <w:r w:rsidRPr="00E77497">
        <w:t xml:space="preserve"> be the String value for the list-separator String appropriate for the host environment’s current locale (this is derived in an implementation-defined way).</w:t>
      </w:r>
    </w:p>
    <w:p w14:paraId="1E593178" w14:textId="77777777" w:rsidR="004C02EF" w:rsidRPr="00E77497" w:rsidRDefault="004C02EF" w:rsidP="00834A33">
      <w:pPr>
        <w:pStyle w:val="Alg4"/>
        <w:numPr>
          <w:ilvl w:val="0"/>
          <w:numId w:val="200"/>
        </w:numPr>
      </w:pPr>
      <w:r w:rsidRPr="00E77497">
        <w:t xml:space="preserve">If </w:t>
      </w:r>
      <w:r w:rsidRPr="00E77497">
        <w:rPr>
          <w:i/>
        </w:rPr>
        <w:t>len</w:t>
      </w:r>
      <w:r w:rsidRPr="00E77497">
        <w:t xml:space="preserve"> is zero, return the empty String.</w:t>
      </w:r>
    </w:p>
    <w:p w14:paraId="5ECB7B2B" w14:textId="77777777" w:rsidR="004C02EF" w:rsidRPr="00E77497" w:rsidRDefault="004C02EF" w:rsidP="00834A33">
      <w:pPr>
        <w:pStyle w:val="Alg4"/>
        <w:numPr>
          <w:ilvl w:val="0"/>
          <w:numId w:val="200"/>
        </w:numPr>
      </w:pPr>
      <w:r w:rsidRPr="00E77497">
        <w:t xml:space="preserve">Let </w:t>
      </w:r>
      <w:r w:rsidRPr="00E77497">
        <w:rPr>
          <w:i/>
        </w:rPr>
        <w:t>firstElement</w:t>
      </w:r>
      <w:r w:rsidRPr="00E77497">
        <w:t xml:space="preserve"> be the result of calling the [[Get]] internal method of </w:t>
      </w:r>
      <w:r w:rsidRPr="00E77497">
        <w:rPr>
          <w:i/>
        </w:rPr>
        <w:t>array</w:t>
      </w:r>
      <w:r w:rsidRPr="00E77497">
        <w:t xml:space="preserve"> with argument </w:t>
      </w:r>
      <w:r w:rsidRPr="00E77497">
        <w:rPr>
          <w:rFonts w:ascii="Courier New" w:hAnsi="Courier New"/>
          <w:b/>
        </w:rPr>
        <w:t>"0"</w:t>
      </w:r>
      <w:r w:rsidRPr="00E77497">
        <w:t>.</w:t>
      </w:r>
    </w:p>
    <w:p w14:paraId="3F4111C3" w14:textId="77777777" w:rsidR="005C2F19" w:rsidRDefault="005C2F19" w:rsidP="00834A33">
      <w:pPr>
        <w:pStyle w:val="Alg4"/>
        <w:numPr>
          <w:ilvl w:val="0"/>
          <w:numId w:val="200"/>
        </w:numPr>
        <w:rPr>
          <w:ins w:id="29198" w:author="Rev 7 Allen Wirfs-Brock" w:date="2012-04-09T17:33:00Z"/>
        </w:rPr>
      </w:pPr>
      <w:ins w:id="29199" w:author="Rev 7 Allen Wirfs-Brock" w:date="2012-04-09T17:34:00Z">
        <w:r>
          <w:t>ReturnIfAbrupt(</w:t>
        </w:r>
        <w:r>
          <w:rPr>
            <w:i/>
          </w:rPr>
          <w:t>firstElement</w:t>
        </w:r>
        <w:r>
          <w:t>).</w:t>
        </w:r>
      </w:ins>
    </w:p>
    <w:p w14:paraId="3E534A52" w14:textId="77777777" w:rsidR="004C02EF" w:rsidRPr="00E77497" w:rsidRDefault="004C02EF" w:rsidP="00834A33">
      <w:pPr>
        <w:pStyle w:val="Alg4"/>
        <w:numPr>
          <w:ilvl w:val="0"/>
          <w:numId w:val="200"/>
        </w:numPr>
      </w:pPr>
      <w:r w:rsidRPr="00E77497">
        <w:t xml:space="preserve">If </w:t>
      </w:r>
      <w:r w:rsidRPr="00E77497">
        <w:rPr>
          <w:i/>
        </w:rPr>
        <w:t>firstElement</w:t>
      </w:r>
      <w:r w:rsidRPr="00E77497">
        <w:t xml:space="preserve"> is </w:t>
      </w:r>
      <w:r w:rsidRPr="00E77497">
        <w:rPr>
          <w:b/>
        </w:rPr>
        <w:t>undefined</w:t>
      </w:r>
      <w:r w:rsidRPr="00E77497">
        <w:t xml:space="preserve"> or </w:t>
      </w:r>
      <w:r w:rsidRPr="00E77497">
        <w:rPr>
          <w:b/>
        </w:rPr>
        <w:t>null</w:t>
      </w:r>
      <w:r w:rsidRPr="00E77497">
        <w:t>, then</w:t>
      </w:r>
    </w:p>
    <w:p w14:paraId="1C56F585" w14:textId="77777777" w:rsidR="004C02EF" w:rsidRPr="00E77497" w:rsidRDefault="004C02EF" w:rsidP="00834A33">
      <w:pPr>
        <w:pStyle w:val="Alg4"/>
        <w:numPr>
          <w:ilvl w:val="1"/>
          <w:numId w:val="200"/>
        </w:numPr>
      </w:pPr>
      <w:r w:rsidRPr="00E77497">
        <w:t xml:space="preserve">Let </w:t>
      </w:r>
      <w:r w:rsidRPr="00E77497">
        <w:rPr>
          <w:i/>
        </w:rPr>
        <w:t>R</w:t>
      </w:r>
      <w:r w:rsidRPr="00E77497">
        <w:t xml:space="preserve"> be the empty String.</w:t>
      </w:r>
    </w:p>
    <w:p w14:paraId="4F15BEF7" w14:textId="77777777" w:rsidR="004C02EF" w:rsidRPr="00E77497" w:rsidRDefault="004C02EF" w:rsidP="00834A33">
      <w:pPr>
        <w:pStyle w:val="Alg4"/>
        <w:numPr>
          <w:ilvl w:val="0"/>
          <w:numId w:val="200"/>
        </w:numPr>
      </w:pPr>
      <w:r w:rsidRPr="00E77497">
        <w:t xml:space="preserve">Else </w:t>
      </w:r>
    </w:p>
    <w:p w14:paraId="104BE6CB" w14:textId="77777777" w:rsidR="004C02EF" w:rsidRPr="00E77497" w:rsidDel="00954AD5" w:rsidRDefault="004C02EF" w:rsidP="00834A33">
      <w:pPr>
        <w:pStyle w:val="Alg4"/>
        <w:numPr>
          <w:ilvl w:val="1"/>
          <w:numId w:val="200"/>
        </w:numPr>
        <w:rPr>
          <w:del w:id="29200" w:author="Rev 6 Allen Wirfs-Brock" w:date="2012-02-22T16:53:00Z"/>
        </w:rPr>
      </w:pPr>
      <w:del w:id="29201" w:author="Rev 6 Allen Wirfs-Brock" w:date="2012-02-22T16:53:00Z">
        <w:r w:rsidRPr="00E77497" w:rsidDel="00954AD5">
          <w:delText xml:space="preserve">Let </w:delText>
        </w:r>
        <w:r w:rsidRPr="00E77497" w:rsidDel="00954AD5">
          <w:rPr>
            <w:i/>
          </w:rPr>
          <w:delText>elementObj</w:delText>
        </w:r>
        <w:r w:rsidRPr="00E77497" w:rsidDel="00954AD5">
          <w:delText xml:space="preserve"> be ToObject(</w:delText>
        </w:r>
        <w:r w:rsidRPr="00E77497" w:rsidDel="00954AD5">
          <w:rPr>
            <w:i/>
          </w:rPr>
          <w:delText>firstElement</w:delText>
        </w:r>
        <w:r w:rsidRPr="00E77497" w:rsidDel="00954AD5">
          <w:delText>).</w:delText>
        </w:r>
      </w:del>
    </w:p>
    <w:p w14:paraId="4AE1C426" w14:textId="77777777" w:rsidR="004C02EF" w:rsidRPr="00E77497" w:rsidDel="00954AD5" w:rsidRDefault="004C02EF" w:rsidP="00834A33">
      <w:pPr>
        <w:pStyle w:val="Alg4"/>
        <w:numPr>
          <w:ilvl w:val="1"/>
          <w:numId w:val="200"/>
        </w:numPr>
        <w:rPr>
          <w:del w:id="29202" w:author="Rev 6 Allen Wirfs-Brock" w:date="2012-02-22T16:53:00Z"/>
        </w:rPr>
      </w:pPr>
      <w:del w:id="29203" w:author="Rev 6 Allen Wirfs-Brock" w:date="2012-02-22T16:53:00Z">
        <w:r w:rsidRPr="00E77497" w:rsidDel="00954AD5">
          <w:delText xml:space="preserve">Let </w:delText>
        </w:r>
        <w:r w:rsidRPr="00E77497" w:rsidDel="00954AD5">
          <w:rPr>
            <w:i/>
          </w:rPr>
          <w:delText>func</w:delText>
        </w:r>
        <w:r w:rsidRPr="00E77497" w:rsidDel="00954AD5">
          <w:delText xml:space="preserve"> be the result of calling the [[Get]] internal method of </w:delText>
        </w:r>
        <w:r w:rsidRPr="00E77497" w:rsidDel="00954AD5">
          <w:rPr>
            <w:i/>
          </w:rPr>
          <w:delText>elementObj</w:delText>
        </w:r>
        <w:r w:rsidRPr="00E77497" w:rsidDel="00954AD5">
          <w:delText xml:space="preserve"> with argument </w:delText>
        </w:r>
        <w:r w:rsidRPr="00E77497" w:rsidDel="00954AD5">
          <w:rPr>
            <w:rFonts w:ascii="Courier New" w:hAnsi="Courier New"/>
            <w:b/>
          </w:rPr>
          <w:delText>"toLocaleString"</w:delText>
        </w:r>
        <w:r w:rsidRPr="00E77497" w:rsidDel="00954AD5">
          <w:delText>.</w:delText>
        </w:r>
      </w:del>
    </w:p>
    <w:p w14:paraId="522ECDCE" w14:textId="77777777" w:rsidR="004C02EF" w:rsidRPr="00E77497" w:rsidDel="00954AD5" w:rsidRDefault="004C02EF" w:rsidP="00834A33">
      <w:pPr>
        <w:pStyle w:val="Alg4"/>
        <w:numPr>
          <w:ilvl w:val="1"/>
          <w:numId w:val="200"/>
        </w:numPr>
        <w:rPr>
          <w:del w:id="29204" w:author="Rev 6 Allen Wirfs-Brock" w:date="2012-02-22T16:53:00Z"/>
        </w:rPr>
      </w:pPr>
      <w:del w:id="29205" w:author="Rev 6 Allen Wirfs-Brock" w:date="2012-02-22T16:53:00Z">
        <w:r w:rsidRPr="00E77497" w:rsidDel="00954AD5">
          <w:delText>If IsCallable(</w:delText>
        </w:r>
        <w:r w:rsidRPr="00E77497" w:rsidDel="00954AD5">
          <w:rPr>
            <w:i/>
          </w:rPr>
          <w:delText>func</w:delText>
        </w:r>
        <w:r w:rsidRPr="00E77497" w:rsidDel="00954AD5">
          <w:delText xml:space="preserve">) is </w:delText>
        </w:r>
        <w:r w:rsidRPr="00E77497" w:rsidDel="00954AD5">
          <w:rPr>
            <w:b/>
          </w:rPr>
          <w:delText>false</w:delText>
        </w:r>
        <w:r w:rsidRPr="00E77497" w:rsidDel="00954AD5">
          <w:delText xml:space="preserve">, throw a </w:delText>
        </w:r>
        <w:r w:rsidRPr="00E77497" w:rsidDel="00954AD5">
          <w:rPr>
            <w:b/>
          </w:rPr>
          <w:delText>TypeError</w:delText>
        </w:r>
        <w:r w:rsidRPr="00E77497" w:rsidDel="00954AD5">
          <w:delText xml:space="preserve"> exception.</w:delText>
        </w:r>
      </w:del>
    </w:p>
    <w:p w14:paraId="689A362B" w14:textId="77777777" w:rsidR="00954AD5" w:rsidRDefault="00954AD5" w:rsidP="00834A33">
      <w:pPr>
        <w:pStyle w:val="Alg4"/>
        <w:numPr>
          <w:ilvl w:val="1"/>
          <w:numId w:val="200"/>
        </w:numPr>
        <w:rPr>
          <w:ins w:id="29206" w:author="Rev 6 Allen Wirfs-Brock" w:date="2012-02-22T16:51:00Z"/>
        </w:rPr>
      </w:pPr>
      <w:ins w:id="29207" w:author="Rev 6 Allen Wirfs-Brock" w:date="2012-02-22T16:52:00Z">
        <w:r w:rsidRPr="00E77497">
          <w:t xml:space="preserve">Let </w:t>
        </w:r>
        <w:r w:rsidRPr="00E77497">
          <w:rPr>
            <w:i/>
          </w:rPr>
          <w:t>R</w:t>
        </w:r>
        <w:r w:rsidRPr="00E77497">
          <w:t xml:space="preserve"> be </w:t>
        </w:r>
      </w:ins>
      <w:ins w:id="29208" w:author="Rev 6 Allen Wirfs-Brock" w:date="2012-02-22T16:51:00Z">
        <w:r w:rsidRPr="00E77497">
          <w:t xml:space="preserve">the result of calling </w:t>
        </w:r>
        <w:r>
          <w:t>Invoke</w:t>
        </w:r>
        <w:r w:rsidRPr="00E77497">
          <w:t xml:space="preserve"> </w:t>
        </w:r>
        <w:r>
          <w:t xml:space="preserve">with arguments </w:t>
        </w:r>
        <w:r w:rsidRPr="00557D63">
          <w:rPr>
            <w:rFonts w:ascii="Courier New" w:hAnsi="Courier New" w:cs="Courier New"/>
            <w:b/>
          </w:rPr>
          <w:t>"to</w:t>
        </w:r>
      </w:ins>
      <w:ins w:id="29209" w:author="Rev 6 Allen Wirfs-Brock" w:date="2012-02-22T16:53:00Z">
        <w:r>
          <w:rPr>
            <w:rFonts w:ascii="Courier New" w:hAnsi="Courier New" w:cs="Courier New"/>
            <w:b/>
          </w:rPr>
          <w:t>Locale</w:t>
        </w:r>
      </w:ins>
      <w:ins w:id="29210" w:author="Rev 6 Allen Wirfs-Brock" w:date="2012-02-22T16:51:00Z">
        <w:r w:rsidRPr="00557D63">
          <w:rPr>
            <w:rFonts w:ascii="Courier New" w:hAnsi="Courier New" w:cs="Courier New"/>
            <w:b/>
          </w:rPr>
          <w:t>String"</w:t>
        </w:r>
        <w:r>
          <w:rPr>
            <w:b/>
          </w:rPr>
          <w:t>,</w:t>
        </w:r>
        <w:r w:rsidRPr="00E77497">
          <w:t xml:space="preserve"> </w:t>
        </w:r>
      </w:ins>
      <w:ins w:id="29211" w:author="Rev 6 Allen Wirfs-Brock" w:date="2012-02-22T16:53:00Z">
        <w:r w:rsidRPr="00E77497">
          <w:rPr>
            <w:i/>
          </w:rPr>
          <w:t>firstElement</w:t>
        </w:r>
      </w:ins>
      <w:ins w:id="29212" w:author="Rev 6 Allen Wirfs-Brock" w:date="2012-02-22T16:51:00Z">
        <w:r>
          <w:t>,</w:t>
        </w:r>
        <w:r w:rsidRPr="00E77497">
          <w:rPr>
            <w:i/>
          </w:rPr>
          <w:t xml:space="preserve"> </w:t>
        </w:r>
        <w:r w:rsidRPr="00E77497">
          <w:t xml:space="preserve">and </w:t>
        </w:r>
        <w:r>
          <w:t>an empty</w:t>
        </w:r>
        <w:r w:rsidRPr="00E77497">
          <w:t xml:space="preserve"> arguments</w:t>
        </w:r>
        <w:r>
          <w:t xml:space="preserve"> List</w:t>
        </w:r>
        <w:r w:rsidRPr="00E77497">
          <w:t>.</w:t>
        </w:r>
      </w:ins>
    </w:p>
    <w:p w14:paraId="7F1D03C2" w14:textId="77777777" w:rsidR="00610B3D" w:rsidRDefault="00610B3D" w:rsidP="0027695A">
      <w:pPr>
        <w:pStyle w:val="Alg4"/>
        <w:numPr>
          <w:ilvl w:val="1"/>
          <w:numId w:val="200"/>
        </w:numPr>
        <w:contextualSpacing/>
        <w:rPr>
          <w:ins w:id="29213" w:author="Rev 7 Allen Wirfs-Brock" w:date="2012-04-09T17:40:00Z"/>
        </w:rPr>
      </w:pPr>
      <w:commentRangeStart w:id="29214"/>
      <w:ins w:id="29215" w:author="Rev 7 Allen Wirfs-Brock" w:date="2012-04-09T17:41:00Z">
        <w:r>
          <w:t xml:space="preserve">Let </w:t>
        </w:r>
        <w:r w:rsidRPr="00610B3D">
          <w:rPr>
            <w:i/>
          </w:rPr>
          <w:t>R</w:t>
        </w:r>
        <w:r>
          <w:t xml:space="preserve"> be ToString(</w:t>
        </w:r>
        <w:r w:rsidRPr="00610B3D">
          <w:rPr>
            <w:i/>
          </w:rPr>
          <w:t>R</w:t>
        </w:r>
        <w:r>
          <w:t>).</w:t>
        </w:r>
      </w:ins>
      <w:commentRangeEnd w:id="29214"/>
      <w:ins w:id="29216" w:author="Rev 7 Allen Wirfs-Brock" w:date="2012-04-09T17:42:00Z">
        <w:r>
          <w:rPr>
            <w:rStyle w:val="af3"/>
            <w:rFonts w:ascii="Arial" w:eastAsia="MS Mincho" w:hAnsi="Arial"/>
            <w:spacing w:val="0"/>
            <w:lang w:eastAsia="ja-JP"/>
          </w:rPr>
          <w:commentReference w:id="29214"/>
        </w:r>
      </w:ins>
    </w:p>
    <w:p w14:paraId="17261826" w14:textId="77777777" w:rsidR="004C02EF" w:rsidRPr="00E77497" w:rsidRDefault="005C2F19" w:rsidP="0027695A">
      <w:pPr>
        <w:pStyle w:val="Alg4"/>
        <w:numPr>
          <w:ilvl w:val="1"/>
          <w:numId w:val="200"/>
        </w:numPr>
        <w:contextualSpacing/>
      </w:pPr>
      <w:ins w:id="29217" w:author="Rev 7 Allen Wirfs-Brock" w:date="2012-04-09T17:34:00Z">
        <w:r>
          <w:t>ReturnIfAbrupt(</w:t>
        </w:r>
        <w:r>
          <w:rPr>
            <w:i/>
          </w:rPr>
          <w:t>R</w:t>
        </w:r>
        <w:r>
          <w:t>).</w:t>
        </w:r>
      </w:ins>
      <w:ins w:id="29218" w:author="Rev 6 Allen Wirfs-Brock" w:date="2012-02-22T16:54:00Z">
        <w:del w:id="29219" w:author="Rev 7 Allen Wirfs-Brock" w:date="2012-04-09T17:34:00Z">
          <w:r w:rsidR="00954AD5" w:rsidDel="005C2F19">
            <w:delText xml:space="preserve">If </w:delText>
          </w:r>
          <w:r w:rsidR="00954AD5" w:rsidRPr="00E77497" w:rsidDel="005C2F19">
            <w:rPr>
              <w:i/>
            </w:rPr>
            <w:delText>R</w:delText>
          </w:r>
          <w:r w:rsidR="00954AD5" w:rsidDel="005C2F19">
            <w:delText xml:space="preserve"> is an abrupt completion, return </w:delText>
          </w:r>
          <w:r w:rsidR="00954AD5" w:rsidRPr="00E77497" w:rsidDel="005C2F19">
            <w:rPr>
              <w:i/>
            </w:rPr>
            <w:delText>R</w:delText>
          </w:r>
          <w:r w:rsidR="00954AD5" w:rsidDel="005C2F19">
            <w:delText>.</w:delText>
          </w:r>
        </w:del>
      </w:ins>
      <w:del w:id="29220" w:author="Rev 6 Allen Wirfs-Brock" w:date="2012-02-22T16:52:00Z">
        <w:r w:rsidR="004C02EF" w:rsidRPr="00E77497" w:rsidDel="00954AD5">
          <w:delText xml:space="preserve">Let </w:delText>
        </w:r>
        <w:r w:rsidR="004C02EF" w:rsidRPr="00954AD5" w:rsidDel="00954AD5">
          <w:rPr>
            <w:i/>
          </w:rPr>
          <w:delText>R</w:delText>
        </w:r>
        <w:r w:rsidR="004C02EF" w:rsidRPr="00E77497" w:rsidDel="00954AD5">
          <w:delText xml:space="preserve"> be </w:delText>
        </w:r>
      </w:del>
      <w:del w:id="29221" w:author="Rev 6 Allen Wirfs-Brock" w:date="2012-02-22T16:54:00Z">
        <w:r w:rsidR="004C02EF" w:rsidRPr="00E77497" w:rsidDel="00954AD5">
          <w:delText xml:space="preserve">the result of calling the [[Call]] internal method of </w:delText>
        </w:r>
        <w:r w:rsidR="004C02EF" w:rsidRPr="00954AD5" w:rsidDel="00954AD5">
          <w:rPr>
            <w:i/>
          </w:rPr>
          <w:delText>func</w:delText>
        </w:r>
        <w:r w:rsidR="004C02EF" w:rsidRPr="00E77497" w:rsidDel="00954AD5">
          <w:delText xml:space="preserve"> providing </w:delText>
        </w:r>
        <w:r w:rsidR="004C02EF" w:rsidRPr="00954AD5" w:rsidDel="00954AD5">
          <w:rPr>
            <w:i/>
          </w:rPr>
          <w:delText>elementObj</w:delText>
        </w:r>
        <w:r w:rsidR="004C02EF" w:rsidRPr="00E77497" w:rsidDel="00954AD5">
          <w:delText xml:space="preserve"> as the </w:delText>
        </w:r>
        <w:r w:rsidR="004C02EF" w:rsidRPr="00954AD5" w:rsidDel="00954AD5">
          <w:rPr>
            <w:b/>
          </w:rPr>
          <w:delText>this</w:delText>
        </w:r>
        <w:r w:rsidR="004C02EF" w:rsidRPr="00E77497" w:rsidDel="00954AD5">
          <w:delText xml:space="preserve"> value and an empty arguments list. </w:delText>
        </w:r>
      </w:del>
    </w:p>
    <w:p w14:paraId="2B792839" w14:textId="77777777" w:rsidR="004C02EF" w:rsidRPr="00E77497" w:rsidRDefault="004C02EF" w:rsidP="00834A33">
      <w:pPr>
        <w:pStyle w:val="Alg4"/>
        <w:numPr>
          <w:ilvl w:val="0"/>
          <w:numId w:val="200"/>
        </w:numPr>
      </w:pPr>
      <w:r w:rsidRPr="00E77497">
        <w:t xml:space="preserve">Let </w:t>
      </w:r>
      <w:r w:rsidRPr="00E77497">
        <w:rPr>
          <w:i/>
        </w:rPr>
        <w:t>k</w:t>
      </w:r>
      <w:r w:rsidRPr="00E77497">
        <w:t xml:space="preserve"> be </w:t>
      </w:r>
      <w:r w:rsidRPr="00E77497">
        <w:rPr>
          <w:rFonts w:ascii="Courier New" w:hAnsi="Courier New"/>
          <w:b/>
        </w:rPr>
        <w:t>1</w:t>
      </w:r>
      <w:r w:rsidRPr="00E77497">
        <w:t>.</w:t>
      </w:r>
    </w:p>
    <w:p w14:paraId="6208D1F2" w14:textId="77777777" w:rsidR="004C02EF" w:rsidRPr="00E77497" w:rsidRDefault="004C02EF" w:rsidP="00834A33">
      <w:pPr>
        <w:pStyle w:val="Alg4"/>
        <w:numPr>
          <w:ilvl w:val="0"/>
          <w:numId w:val="200"/>
        </w:numPr>
      </w:pPr>
      <w:r w:rsidRPr="00E77497">
        <w:t xml:space="preserve">Repeat, while </w:t>
      </w:r>
      <w:r w:rsidRPr="00E77497">
        <w:rPr>
          <w:i/>
        </w:rPr>
        <w:t>k</w:t>
      </w:r>
      <w:r w:rsidRPr="00E77497">
        <w:t xml:space="preserve"> &lt; </w:t>
      </w:r>
      <w:r w:rsidRPr="00E77497">
        <w:rPr>
          <w:i/>
        </w:rPr>
        <w:t>len</w:t>
      </w:r>
    </w:p>
    <w:p w14:paraId="076B1672" w14:textId="77777777" w:rsidR="004C02EF" w:rsidRPr="00E77497" w:rsidRDefault="004C02EF" w:rsidP="00834A33">
      <w:pPr>
        <w:pStyle w:val="Alg4"/>
        <w:numPr>
          <w:ilvl w:val="1"/>
          <w:numId w:val="200"/>
        </w:numPr>
      </w:pPr>
      <w:r w:rsidRPr="00E77497">
        <w:t xml:space="preserve">Let </w:t>
      </w:r>
      <w:r w:rsidRPr="00E77497">
        <w:rPr>
          <w:i/>
        </w:rPr>
        <w:t>S</w:t>
      </w:r>
      <w:r w:rsidRPr="00E77497">
        <w:t xml:space="preserve"> be a String value produced by concatenating </w:t>
      </w:r>
      <w:r w:rsidRPr="00E77497">
        <w:rPr>
          <w:i/>
        </w:rPr>
        <w:t>R</w:t>
      </w:r>
      <w:r w:rsidRPr="00E77497">
        <w:t xml:space="preserve"> and </w:t>
      </w:r>
      <w:r w:rsidRPr="00E77497">
        <w:rPr>
          <w:i/>
        </w:rPr>
        <w:t>separator</w:t>
      </w:r>
      <w:r w:rsidRPr="00E77497">
        <w:t>.</w:t>
      </w:r>
    </w:p>
    <w:p w14:paraId="3248CB9D" w14:textId="77777777" w:rsidR="004C02EF" w:rsidRPr="00E77497" w:rsidRDefault="004C02EF" w:rsidP="00834A33">
      <w:pPr>
        <w:pStyle w:val="Alg4"/>
        <w:numPr>
          <w:ilvl w:val="1"/>
          <w:numId w:val="200"/>
        </w:numPr>
      </w:pPr>
      <w:r w:rsidRPr="00E77497">
        <w:t xml:space="preserve">Let </w:t>
      </w:r>
      <w:r w:rsidRPr="00E77497">
        <w:rPr>
          <w:i/>
        </w:rPr>
        <w:t>nextElement</w:t>
      </w:r>
      <w:r w:rsidRPr="00E77497">
        <w:t xml:space="preserve"> be the result of calling the [[Get]] internal method of </w:t>
      </w:r>
      <w:r w:rsidRPr="00E77497">
        <w:rPr>
          <w:i/>
        </w:rPr>
        <w:t>array</w:t>
      </w:r>
      <w:r w:rsidRPr="00E77497">
        <w:t xml:space="preserve"> with argument ToString(</w:t>
      </w:r>
      <w:r w:rsidRPr="00E77497">
        <w:rPr>
          <w:i/>
        </w:rPr>
        <w:t>k</w:t>
      </w:r>
      <w:r w:rsidRPr="00E77497">
        <w:t>).</w:t>
      </w:r>
    </w:p>
    <w:p w14:paraId="2DB8025B" w14:textId="77777777" w:rsidR="005C2F19" w:rsidRDefault="005C2F19" w:rsidP="00834A33">
      <w:pPr>
        <w:pStyle w:val="Alg4"/>
        <w:numPr>
          <w:ilvl w:val="1"/>
          <w:numId w:val="200"/>
        </w:numPr>
        <w:rPr>
          <w:ins w:id="29222" w:author="Rev 7 Allen Wirfs-Brock" w:date="2012-04-09T17:35:00Z"/>
        </w:rPr>
      </w:pPr>
      <w:ins w:id="29223" w:author="Rev 7 Allen Wirfs-Brock" w:date="2012-04-09T17:35:00Z">
        <w:r>
          <w:t>ReturnIfAbrupt(</w:t>
        </w:r>
        <w:r>
          <w:rPr>
            <w:i/>
          </w:rPr>
          <w:t>nextElement</w:t>
        </w:r>
        <w:r>
          <w:t>).</w:t>
        </w:r>
      </w:ins>
    </w:p>
    <w:p w14:paraId="073F1901" w14:textId="77777777" w:rsidR="004C02EF" w:rsidRPr="00E77497" w:rsidRDefault="004C02EF" w:rsidP="00834A33">
      <w:pPr>
        <w:pStyle w:val="Alg4"/>
        <w:numPr>
          <w:ilvl w:val="1"/>
          <w:numId w:val="200"/>
        </w:numPr>
      </w:pPr>
      <w:r w:rsidRPr="00E77497">
        <w:t xml:space="preserve">If </w:t>
      </w:r>
      <w:r w:rsidRPr="00E77497">
        <w:rPr>
          <w:i/>
        </w:rPr>
        <w:t>nextElement</w:t>
      </w:r>
      <w:r w:rsidRPr="00E77497">
        <w:t xml:space="preserve"> is </w:t>
      </w:r>
      <w:r w:rsidRPr="00E77497">
        <w:rPr>
          <w:b/>
        </w:rPr>
        <w:t>undefined</w:t>
      </w:r>
      <w:r w:rsidRPr="00E77497">
        <w:t xml:space="preserve"> or </w:t>
      </w:r>
      <w:r w:rsidRPr="00E77497">
        <w:rPr>
          <w:b/>
        </w:rPr>
        <w:t>null</w:t>
      </w:r>
      <w:r w:rsidRPr="00E77497">
        <w:t>, then</w:t>
      </w:r>
    </w:p>
    <w:p w14:paraId="1AAEFAD5" w14:textId="77777777" w:rsidR="004C02EF" w:rsidRPr="00E77497" w:rsidRDefault="004C02EF" w:rsidP="00834A33">
      <w:pPr>
        <w:pStyle w:val="Alg4"/>
        <w:numPr>
          <w:ilvl w:val="2"/>
          <w:numId w:val="200"/>
        </w:numPr>
      </w:pPr>
      <w:r w:rsidRPr="00E77497">
        <w:t xml:space="preserve">Let </w:t>
      </w:r>
      <w:r w:rsidRPr="00E77497">
        <w:rPr>
          <w:i/>
        </w:rPr>
        <w:t>R</w:t>
      </w:r>
      <w:r w:rsidRPr="00E77497">
        <w:t xml:space="preserve"> be the empty String.</w:t>
      </w:r>
    </w:p>
    <w:p w14:paraId="45D96B16" w14:textId="77777777" w:rsidR="004C02EF" w:rsidRPr="00E77497" w:rsidRDefault="004C02EF" w:rsidP="00834A33">
      <w:pPr>
        <w:pStyle w:val="Alg4"/>
        <w:numPr>
          <w:ilvl w:val="1"/>
          <w:numId w:val="200"/>
        </w:numPr>
      </w:pPr>
      <w:r w:rsidRPr="00E77497">
        <w:t xml:space="preserve">Else </w:t>
      </w:r>
    </w:p>
    <w:p w14:paraId="40EDFD30" w14:textId="77777777" w:rsidR="004C02EF" w:rsidRPr="00E77497" w:rsidDel="008671DC" w:rsidRDefault="004C02EF" w:rsidP="00834A33">
      <w:pPr>
        <w:pStyle w:val="Alg4"/>
        <w:numPr>
          <w:ilvl w:val="2"/>
          <w:numId w:val="200"/>
        </w:numPr>
        <w:rPr>
          <w:del w:id="29224" w:author="Rev 6 Allen Wirfs-Brock" w:date="2012-02-22T16:57:00Z"/>
        </w:rPr>
      </w:pPr>
      <w:del w:id="29225" w:author="Rev 6 Allen Wirfs-Brock" w:date="2012-02-22T16:57:00Z">
        <w:r w:rsidRPr="00E77497" w:rsidDel="008671DC">
          <w:delText xml:space="preserve">Let </w:delText>
        </w:r>
        <w:r w:rsidRPr="00E77497" w:rsidDel="008671DC">
          <w:rPr>
            <w:i/>
          </w:rPr>
          <w:delText>elementObj</w:delText>
        </w:r>
        <w:r w:rsidRPr="00E77497" w:rsidDel="008671DC">
          <w:delText xml:space="preserve"> be ToObject(</w:delText>
        </w:r>
        <w:r w:rsidRPr="00E77497" w:rsidDel="008671DC">
          <w:rPr>
            <w:i/>
          </w:rPr>
          <w:delText>nextElement</w:delText>
        </w:r>
        <w:r w:rsidRPr="00E77497" w:rsidDel="008671DC">
          <w:delText>).</w:delText>
        </w:r>
      </w:del>
    </w:p>
    <w:p w14:paraId="0516FE3F" w14:textId="77777777" w:rsidR="008671DC" w:rsidRDefault="008671DC" w:rsidP="0027695A">
      <w:pPr>
        <w:pStyle w:val="Alg4"/>
        <w:numPr>
          <w:ilvl w:val="2"/>
          <w:numId w:val="200"/>
        </w:numPr>
        <w:rPr>
          <w:ins w:id="29226" w:author="Rev 6 Allen Wirfs-Brock" w:date="2012-02-22T16:56:00Z"/>
        </w:rPr>
      </w:pPr>
      <w:ins w:id="29227" w:author="Rev 6 Allen Wirfs-Brock" w:date="2012-02-22T16:56:00Z">
        <w:r w:rsidRPr="00E77497">
          <w:t xml:space="preserve">Let </w:t>
        </w:r>
        <w:r w:rsidRPr="00E77497">
          <w:rPr>
            <w:i/>
          </w:rPr>
          <w:t>R</w:t>
        </w:r>
        <w:r w:rsidRPr="00E77497">
          <w:t xml:space="preserve"> be the result of calling </w:t>
        </w:r>
        <w:r>
          <w:t>Invoke</w:t>
        </w:r>
        <w:r w:rsidRPr="00E77497">
          <w:t xml:space="preserve"> </w:t>
        </w:r>
        <w:r>
          <w:t xml:space="preserve">with arguments </w:t>
        </w:r>
        <w:r w:rsidRPr="00557D63">
          <w:rPr>
            <w:rFonts w:ascii="Courier New" w:hAnsi="Courier New" w:cs="Courier New"/>
            <w:b/>
          </w:rPr>
          <w:t>"to</w:t>
        </w:r>
        <w:r>
          <w:rPr>
            <w:rFonts w:ascii="Courier New" w:hAnsi="Courier New" w:cs="Courier New"/>
            <w:b/>
          </w:rPr>
          <w:t>Locale</w:t>
        </w:r>
        <w:r w:rsidRPr="00557D63">
          <w:rPr>
            <w:rFonts w:ascii="Courier New" w:hAnsi="Courier New" w:cs="Courier New"/>
            <w:b/>
          </w:rPr>
          <w:t>String"</w:t>
        </w:r>
        <w:r>
          <w:rPr>
            <w:b/>
          </w:rPr>
          <w:t>,</w:t>
        </w:r>
        <w:r w:rsidRPr="00E77497">
          <w:t xml:space="preserve"> </w:t>
        </w:r>
      </w:ins>
      <w:ins w:id="29228" w:author="Rev 6 Allen Wirfs-Brock" w:date="2012-02-22T16:57:00Z">
        <w:r w:rsidRPr="00E77497">
          <w:rPr>
            <w:i/>
          </w:rPr>
          <w:t>nextElement</w:t>
        </w:r>
      </w:ins>
      <w:ins w:id="29229" w:author="Rev 6 Allen Wirfs-Brock" w:date="2012-02-22T16:56:00Z">
        <w:r>
          <w:t>,</w:t>
        </w:r>
        <w:r w:rsidRPr="00E77497">
          <w:rPr>
            <w:i/>
          </w:rPr>
          <w:t xml:space="preserve"> </w:t>
        </w:r>
        <w:r w:rsidRPr="00E77497">
          <w:t xml:space="preserve">and </w:t>
        </w:r>
        <w:r>
          <w:t>an empty</w:t>
        </w:r>
        <w:r w:rsidRPr="00E77497">
          <w:t xml:space="preserve"> arguments</w:t>
        </w:r>
        <w:r>
          <w:t xml:space="preserve"> List</w:t>
        </w:r>
        <w:r w:rsidRPr="00E77497">
          <w:t>.</w:t>
        </w:r>
      </w:ins>
    </w:p>
    <w:p w14:paraId="5E246843" w14:textId="77777777" w:rsidR="00610B3D" w:rsidRDefault="00610B3D" w:rsidP="0027695A">
      <w:pPr>
        <w:pStyle w:val="Alg4"/>
        <w:numPr>
          <w:ilvl w:val="2"/>
          <w:numId w:val="200"/>
        </w:numPr>
        <w:contextualSpacing/>
        <w:rPr>
          <w:ins w:id="29230" w:author="Rev 7 Allen Wirfs-Brock" w:date="2012-04-09T17:38:00Z"/>
        </w:rPr>
      </w:pPr>
      <w:commentRangeStart w:id="29231"/>
      <w:ins w:id="29232" w:author="Rev 7 Allen Wirfs-Brock" w:date="2012-04-09T17:38:00Z">
        <w:r>
          <w:t xml:space="preserve">Let </w:t>
        </w:r>
        <w:r w:rsidRPr="00610B3D">
          <w:rPr>
            <w:i/>
          </w:rPr>
          <w:t>R</w:t>
        </w:r>
        <w:r>
          <w:t xml:space="preserve"> be ToString</w:t>
        </w:r>
      </w:ins>
      <w:ins w:id="29233" w:author="Rev 7 Allen Wirfs-Brock" w:date="2012-04-09T17:39:00Z">
        <w:r>
          <w:t>(</w:t>
        </w:r>
        <w:r w:rsidRPr="00610B3D">
          <w:rPr>
            <w:i/>
          </w:rPr>
          <w:t>R</w:t>
        </w:r>
        <w:r>
          <w:t>).</w:t>
        </w:r>
      </w:ins>
      <w:commentRangeEnd w:id="29231"/>
      <w:ins w:id="29234" w:author="Rev 7 Allen Wirfs-Brock" w:date="2012-04-09T17:40:00Z">
        <w:r>
          <w:rPr>
            <w:rStyle w:val="af3"/>
            <w:rFonts w:ascii="Arial" w:eastAsia="MS Mincho" w:hAnsi="Arial"/>
            <w:spacing w:val="0"/>
            <w:lang w:eastAsia="ja-JP"/>
          </w:rPr>
          <w:commentReference w:id="29231"/>
        </w:r>
      </w:ins>
    </w:p>
    <w:p w14:paraId="35C0C714" w14:textId="77777777" w:rsidR="008671DC" w:rsidRPr="00E77497" w:rsidRDefault="00610B3D" w:rsidP="0027695A">
      <w:pPr>
        <w:pStyle w:val="Alg4"/>
        <w:numPr>
          <w:ilvl w:val="2"/>
          <w:numId w:val="200"/>
        </w:numPr>
        <w:contextualSpacing/>
        <w:rPr>
          <w:ins w:id="29235" w:author="Rev 6 Allen Wirfs-Brock" w:date="2012-02-22T16:56:00Z"/>
        </w:rPr>
      </w:pPr>
      <w:ins w:id="29236" w:author="Rev 7 Allen Wirfs-Brock" w:date="2012-04-09T17:39:00Z">
        <w:r>
          <w:t>ReturnIfAbrupt(</w:t>
        </w:r>
        <w:r>
          <w:rPr>
            <w:i/>
          </w:rPr>
          <w:t>R</w:t>
        </w:r>
        <w:r>
          <w:t>).</w:t>
        </w:r>
      </w:ins>
      <w:ins w:id="29237" w:author="Rev 6 Allen Wirfs-Brock" w:date="2012-02-22T16:56:00Z">
        <w:del w:id="29238" w:author="Rev 7 Allen Wirfs-Brock" w:date="2012-04-09T17:39:00Z">
          <w:r w:rsidR="008671DC" w:rsidDel="00610B3D">
            <w:delText xml:space="preserve">If </w:delText>
          </w:r>
          <w:r w:rsidR="008671DC" w:rsidRPr="00E77497" w:rsidDel="00610B3D">
            <w:rPr>
              <w:i/>
            </w:rPr>
            <w:delText>R</w:delText>
          </w:r>
          <w:r w:rsidR="008671DC" w:rsidDel="00610B3D">
            <w:delText xml:space="preserve"> is an abrupt completion, return </w:delText>
          </w:r>
          <w:r w:rsidR="008671DC" w:rsidRPr="00E77497" w:rsidDel="00610B3D">
            <w:rPr>
              <w:i/>
            </w:rPr>
            <w:delText>R</w:delText>
          </w:r>
          <w:r w:rsidR="008671DC" w:rsidDel="00610B3D">
            <w:delText>.</w:delText>
          </w:r>
        </w:del>
      </w:ins>
    </w:p>
    <w:p w14:paraId="3FA223F5" w14:textId="77777777" w:rsidR="004C02EF" w:rsidRPr="00E77497" w:rsidDel="008671DC" w:rsidRDefault="004C02EF" w:rsidP="00834A33">
      <w:pPr>
        <w:pStyle w:val="Alg4"/>
        <w:numPr>
          <w:ilvl w:val="2"/>
          <w:numId w:val="200"/>
        </w:numPr>
        <w:rPr>
          <w:del w:id="29239" w:author="Rev 6 Allen Wirfs-Brock" w:date="2012-02-22T16:57:00Z"/>
        </w:rPr>
      </w:pPr>
      <w:del w:id="29240" w:author="Rev 6 Allen Wirfs-Brock" w:date="2012-02-22T16:57:00Z">
        <w:r w:rsidRPr="00E77497" w:rsidDel="008671DC">
          <w:delText xml:space="preserve">Let </w:delText>
        </w:r>
        <w:r w:rsidRPr="00E77497" w:rsidDel="008671DC">
          <w:rPr>
            <w:i/>
          </w:rPr>
          <w:delText>func</w:delText>
        </w:r>
        <w:r w:rsidRPr="00E77497" w:rsidDel="008671DC">
          <w:delText xml:space="preserve"> be the result of calling the [[Get]] internal method of </w:delText>
        </w:r>
        <w:r w:rsidRPr="00E77497" w:rsidDel="008671DC">
          <w:rPr>
            <w:i/>
          </w:rPr>
          <w:delText>elementObj</w:delText>
        </w:r>
        <w:r w:rsidRPr="00E77497" w:rsidDel="008671DC">
          <w:delText xml:space="preserve"> with argument </w:delText>
        </w:r>
        <w:r w:rsidRPr="00E77497" w:rsidDel="008671DC">
          <w:rPr>
            <w:rFonts w:ascii="Courier New" w:hAnsi="Courier New"/>
            <w:b/>
          </w:rPr>
          <w:delText>"toLocaleString"</w:delText>
        </w:r>
        <w:r w:rsidRPr="00E77497" w:rsidDel="008671DC">
          <w:delText>.</w:delText>
        </w:r>
      </w:del>
    </w:p>
    <w:p w14:paraId="4A4A31BD" w14:textId="77777777" w:rsidR="004C02EF" w:rsidRPr="00E77497" w:rsidDel="008671DC" w:rsidRDefault="004C02EF" w:rsidP="00834A33">
      <w:pPr>
        <w:pStyle w:val="Alg4"/>
        <w:numPr>
          <w:ilvl w:val="2"/>
          <w:numId w:val="200"/>
        </w:numPr>
        <w:rPr>
          <w:del w:id="29241" w:author="Rev 6 Allen Wirfs-Brock" w:date="2012-02-22T16:57:00Z"/>
        </w:rPr>
      </w:pPr>
      <w:del w:id="29242" w:author="Rev 6 Allen Wirfs-Brock" w:date="2012-02-22T16:57:00Z">
        <w:r w:rsidRPr="00E77497" w:rsidDel="008671DC">
          <w:delText>If IsCallable(</w:delText>
        </w:r>
        <w:r w:rsidRPr="00E77497" w:rsidDel="008671DC">
          <w:rPr>
            <w:i/>
          </w:rPr>
          <w:delText>func</w:delText>
        </w:r>
        <w:r w:rsidRPr="00E77497" w:rsidDel="008671DC">
          <w:delText xml:space="preserve">) is </w:delText>
        </w:r>
        <w:r w:rsidRPr="00E77497" w:rsidDel="008671DC">
          <w:rPr>
            <w:b/>
          </w:rPr>
          <w:delText>false</w:delText>
        </w:r>
        <w:r w:rsidRPr="00E77497" w:rsidDel="008671DC">
          <w:delText xml:space="preserve">, throw a </w:delText>
        </w:r>
        <w:r w:rsidRPr="00E77497" w:rsidDel="008671DC">
          <w:rPr>
            <w:b/>
          </w:rPr>
          <w:delText>TypeError</w:delText>
        </w:r>
        <w:r w:rsidRPr="00E77497" w:rsidDel="008671DC">
          <w:delText xml:space="preserve"> exception.</w:delText>
        </w:r>
      </w:del>
    </w:p>
    <w:p w14:paraId="1B63014B" w14:textId="77777777" w:rsidR="004C02EF" w:rsidRPr="00E77497" w:rsidDel="008671DC" w:rsidRDefault="004C02EF" w:rsidP="00834A33">
      <w:pPr>
        <w:pStyle w:val="Alg4"/>
        <w:numPr>
          <w:ilvl w:val="2"/>
          <w:numId w:val="200"/>
        </w:numPr>
        <w:rPr>
          <w:del w:id="29243" w:author="Rev 6 Allen Wirfs-Brock" w:date="2012-02-22T16:57:00Z"/>
        </w:rPr>
      </w:pPr>
      <w:del w:id="29244" w:author="Rev 6 Allen Wirfs-Brock" w:date="2012-02-22T16:57:00Z">
        <w:r w:rsidRPr="00E77497" w:rsidDel="008671DC">
          <w:delText xml:space="preserve">Let </w:delText>
        </w:r>
        <w:r w:rsidRPr="00E77497" w:rsidDel="008671DC">
          <w:rPr>
            <w:i/>
          </w:rPr>
          <w:delText>R</w:delText>
        </w:r>
        <w:r w:rsidRPr="00E77497" w:rsidDel="008671DC">
          <w:delText xml:space="preserve"> be the result of calling the [[Call]] internal method of </w:delText>
        </w:r>
        <w:r w:rsidRPr="00E77497" w:rsidDel="008671DC">
          <w:rPr>
            <w:i/>
          </w:rPr>
          <w:delText>func</w:delText>
        </w:r>
        <w:r w:rsidRPr="00E77497" w:rsidDel="008671DC">
          <w:delText xml:space="preserve"> providing </w:delText>
        </w:r>
        <w:r w:rsidRPr="00E77497" w:rsidDel="008671DC">
          <w:rPr>
            <w:i/>
          </w:rPr>
          <w:delText>elementObj</w:delText>
        </w:r>
        <w:r w:rsidRPr="00E77497" w:rsidDel="008671DC">
          <w:delText xml:space="preserve"> as the </w:delText>
        </w:r>
        <w:r w:rsidRPr="00E77497" w:rsidDel="008671DC">
          <w:rPr>
            <w:b/>
          </w:rPr>
          <w:delText>this</w:delText>
        </w:r>
        <w:r w:rsidRPr="00E77497" w:rsidDel="008671DC">
          <w:delText xml:space="preserve"> value and an empty arguments list. </w:delText>
        </w:r>
      </w:del>
    </w:p>
    <w:p w14:paraId="403567B9" w14:textId="77777777" w:rsidR="004C02EF" w:rsidRPr="00E77497" w:rsidRDefault="004C02EF" w:rsidP="00834A33">
      <w:pPr>
        <w:pStyle w:val="Alg4"/>
        <w:numPr>
          <w:ilvl w:val="1"/>
          <w:numId w:val="200"/>
        </w:numPr>
      </w:pPr>
      <w:r w:rsidRPr="00E77497">
        <w:t xml:space="preserve">Let </w:t>
      </w:r>
      <w:r w:rsidRPr="00E77497">
        <w:rPr>
          <w:i/>
        </w:rPr>
        <w:t>R</w:t>
      </w:r>
      <w:r w:rsidRPr="00E77497">
        <w:t xml:space="preserve"> be a String value produced by concatenating </w:t>
      </w:r>
      <w:r w:rsidRPr="00E77497">
        <w:rPr>
          <w:i/>
        </w:rPr>
        <w:t>S</w:t>
      </w:r>
      <w:r w:rsidRPr="00E77497">
        <w:t xml:space="preserve"> and </w:t>
      </w:r>
      <w:r w:rsidRPr="00E77497">
        <w:rPr>
          <w:i/>
        </w:rPr>
        <w:t>R</w:t>
      </w:r>
      <w:r w:rsidRPr="00E77497">
        <w:t>.</w:t>
      </w:r>
    </w:p>
    <w:p w14:paraId="5BD8F700" w14:textId="77777777" w:rsidR="004C02EF" w:rsidRPr="00E77497" w:rsidRDefault="004C02EF" w:rsidP="00834A33">
      <w:pPr>
        <w:pStyle w:val="Alg4"/>
        <w:numPr>
          <w:ilvl w:val="1"/>
          <w:numId w:val="200"/>
        </w:numPr>
      </w:pPr>
      <w:r w:rsidRPr="00E77497">
        <w:t xml:space="preserve">Increase </w:t>
      </w:r>
      <w:r w:rsidRPr="00E77497">
        <w:rPr>
          <w:i/>
        </w:rPr>
        <w:t>k</w:t>
      </w:r>
      <w:r w:rsidRPr="00E77497">
        <w:t xml:space="preserve"> by 1.</w:t>
      </w:r>
    </w:p>
    <w:p w14:paraId="2D88B030" w14:textId="77777777" w:rsidR="004C02EF" w:rsidRPr="00E77497" w:rsidRDefault="004C02EF" w:rsidP="00834A33">
      <w:pPr>
        <w:pStyle w:val="Alg4"/>
        <w:numPr>
          <w:ilvl w:val="0"/>
          <w:numId w:val="200"/>
        </w:numPr>
        <w:spacing w:after="220"/>
      </w:pPr>
      <w:r w:rsidRPr="00E77497">
        <w:t xml:space="preserve">Return </w:t>
      </w:r>
      <w:r w:rsidRPr="00E77497">
        <w:rPr>
          <w:i/>
        </w:rPr>
        <w:t>R</w:t>
      </w:r>
      <w:r w:rsidRPr="00E77497">
        <w:t>.</w:t>
      </w:r>
    </w:p>
    <w:p w14:paraId="6FDBFE92" w14:textId="77777777" w:rsidR="004C02EF" w:rsidRPr="00E77497" w:rsidRDefault="004C02EF" w:rsidP="004C02EF">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14:paraId="65C21EC6" w14:textId="77777777" w:rsidR="004C02EF" w:rsidRPr="00E77497" w:rsidRDefault="004C02EF" w:rsidP="004C02EF">
      <w:pPr>
        <w:rPr>
          <w:sz w:val="18"/>
        </w:rPr>
      </w:pPr>
      <w:r w:rsidRPr="00E77497">
        <w:rPr>
          <w:sz w:val="18"/>
        </w:rPr>
        <w:t>NOTE 2</w:t>
      </w:r>
      <w:r w:rsidRPr="00E77497">
        <w:rPr>
          <w:sz w:val="18"/>
        </w:rPr>
        <w:tab/>
        <w:t xml:space="preserve">The </w:t>
      </w:r>
      <w:r w:rsidRPr="00E77497">
        <w:rPr>
          <w:rFonts w:ascii="Courier New" w:hAnsi="Courier New"/>
          <w:b/>
          <w:sz w:val="18"/>
        </w:rPr>
        <w:t>toLocaleString</w:t>
      </w:r>
      <w:r w:rsidRPr="00E77497">
        <w:rPr>
          <w:sz w:val="18"/>
        </w:rPr>
        <w:t xml:space="preserve"> function is intentionally generic; it does not require that its </w:t>
      </w:r>
      <w:r w:rsidRPr="00E77497">
        <w:rPr>
          <w:b/>
          <w:sz w:val="18"/>
        </w:rPr>
        <w:t>this</w:t>
      </w:r>
      <w:r w:rsidRPr="00E77497">
        <w:rPr>
          <w:sz w:val="18"/>
        </w:rPr>
        <w:t xml:space="preserve"> value be an Array object. Therefore it can be transferred to other kinds of objects for use as a method. Whether the </w:t>
      </w:r>
      <w:r w:rsidRPr="00E77497">
        <w:rPr>
          <w:rFonts w:ascii="Courier New" w:hAnsi="Courier New"/>
          <w:b/>
          <w:sz w:val="18"/>
        </w:rPr>
        <w:t>toLocaleString</w:t>
      </w:r>
      <w:r w:rsidRPr="00E77497">
        <w:rPr>
          <w:sz w:val="18"/>
        </w:rPr>
        <w:t xml:space="preserve"> function can be applied successfully to a</w:t>
      </w:r>
      <w:ins w:id="29245" w:author="Rev 9 Allen Wirfs-Brock" w:date="2012-07-07T17:51:00Z">
        <w:r w:rsidR="003D5776">
          <w:rPr>
            <w:sz w:val="18"/>
          </w:rPr>
          <w:t>n</w:t>
        </w:r>
      </w:ins>
      <w:r w:rsidRPr="00E77497">
        <w:rPr>
          <w:sz w:val="18"/>
        </w:rPr>
        <w:t xml:space="preserve"> </w:t>
      </w:r>
      <w:del w:id="29246" w:author="Rev 9 Allen Wirfs-Brock" w:date="2012-07-07T17:51:00Z">
        <w:r w:rsidRPr="00E77497" w:rsidDel="003D5776">
          <w:rPr>
            <w:sz w:val="18"/>
          </w:rPr>
          <w:delText xml:space="preserve">host </w:delText>
        </w:r>
      </w:del>
      <w:ins w:id="29247" w:author="Rev 9 Allen Wirfs-Brock" w:date="2012-07-07T17:51:00Z">
        <w:r w:rsidR="003D5776">
          <w:rPr>
            <w:sz w:val="18"/>
          </w:rPr>
          <w:t>exotic</w:t>
        </w:r>
        <w:r w:rsidR="003D5776" w:rsidRPr="00E77497">
          <w:rPr>
            <w:sz w:val="18"/>
          </w:rPr>
          <w:t xml:space="preserve"> </w:t>
        </w:r>
      </w:ins>
      <w:r w:rsidRPr="00E77497">
        <w:rPr>
          <w:sz w:val="18"/>
        </w:rPr>
        <w:t>object</w:t>
      </w:r>
      <w:ins w:id="29248" w:author="Rev 9 Allen Wirfs-Brock" w:date="2012-07-07T17:53:00Z">
        <w:r w:rsidR="000625F1" w:rsidRPr="000625F1">
          <w:t xml:space="preserve"> </w:t>
        </w:r>
        <w:r w:rsidR="000625F1" w:rsidRPr="000625F1">
          <w:rPr>
            <w:sz w:val="18"/>
            <w:rPrChange w:id="29249" w:author="Rev 9 Allen Wirfs-Brock" w:date="2012-07-07T17:54:00Z">
              <w:rPr/>
            </w:rPrChange>
          </w:rPr>
          <w:t>that is not an Array</w:t>
        </w:r>
      </w:ins>
      <w:r w:rsidRPr="008E7E56">
        <w:rPr>
          <w:sz w:val="16"/>
        </w:rPr>
        <w:t xml:space="preserve"> </w:t>
      </w:r>
      <w:r w:rsidRPr="00E77497">
        <w:rPr>
          <w:sz w:val="18"/>
        </w:rPr>
        <w:t>is implementation-dependent.</w:t>
      </w:r>
    </w:p>
    <w:p w14:paraId="632375F5" w14:textId="77777777" w:rsidR="004C02EF" w:rsidRPr="00E77497" w:rsidRDefault="004C02EF" w:rsidP="004C02EF">
      <w:pPr>
        <w:pStyle w:val="40"/>
        <w:numPr>
          <w:ilvl w:val="0"/>
          <w:numId w:val="0"/>
        </w:numPr>
      </w:pPr>
      <w:bookmarkStart w:id="29250" w:name="_Ref456028287"/>
      <w:r w:rsidRPr="00E77497">
        <w:t>15.4.4.4</w:t>
      </w:r>
      <w:r w:rsidRPr="00E77497">
        <w:tab/>
        <w:t xml:space="preserve">Array.prototype.concat </w:t>
      </w:r>
      <w:bookmarkEnd w:id="29187"/>
      <w:r w:rsidRPr="00E77497">
        <w:t>( [ item1 [ , item2 [ , … ] ] ] )</w:t>
      </w:r>
      <w:bookmarkEnd w:id="29188"/>
      <w:bookmarkEnd w:id="29250"/>
    </w:p>
    <w:p w14:paraId="627124A6" w14:textId="77777777" w:rsidR="004C02EF" w:rsidRPr="00E77497" w:rsidRDefault="004C02EF" w:rsidP="004C02EF">
      <w:r w:rsidRPr="00E77497">
        <w:t xml:space="preserve">When the </w:t>
      </w:r>
      <w:r w:rsidRPr="00E77497">
        <w:rPr>
          <w:rFonts w:ascii="Courier New" w:hAnsi="Courier New"/>
          <w:b/>
        </w:rPr>
        <w:t>concat</w:t>
      </w:r>
      <w:r w:rsidRPr="00E77497">
        <w:t xml:space="preserve"> method is called with zero or more arguments </w:t>
      </w:r>
      <w:r w:rsidRPr="00E77497">
        <w:rPr>
          <w:rFonts w:ascii="Times New Roman" w:hAnsi="Times New Roman"/>
          <w:i/>
        </w:rPr>
        <w:t>item1</w:t>
      </w:r>
      <w:r w:rsidRPr="00E77497">
        <w:t xml:space="preserve">, </w:t>
      </w:r>
      <w:r w:rsidRPr="00E77497">
        <w:rPr>
          <w:rFonts w:ascii="Times New Roman" w:hAnsi="Times New Roman"/>
          <w:i/>
        </w:rPr>
        <w:t>item2</w:t>
      </w:r>
      <w:r w:rsidRPr="00E77497">
        <w:t>, etc., it returns an array containing the array elements of the object followed by the array elements of each argument in order.</w:t>
      </w:r>
    </w:p>
    <w:p w14:paraId="2997DCAE" w14:textId="77777777" w:rsidR="004C02EF" w:rsidRPr="00E77497" w:rsidRDefault="004C02EF" w:rsidP="004C02EF">
      <w:r w:rsidRPr="00E77497">
        <w:t>The following steps are taken:</w:t>
      </w:r>
    </w:p>
    <w:p w14:paraId="41F9DA06" w14:textId="77777777" w:rsidR="004C02EF" w:rsidRPr="00E77497" w:rsidRDefault="004C02EF" w:rsidP="00834A33">
      <w:pPr>
        <w:pStyle w:val="Alg4"/>
        <w:numPr>
          <w:ilvl w:val="0"/>
          <w:numId w:val="20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292DF7B7" w14:textId="77777777" w:rsidR="00134DAD" w:rsidRDefault="00134DAD" w:rsidP="00834A33">
      <w:pPr>
        <w:pStyle w:val="Alg4"/>
        <w:numPr>
          <w:ilvl w:val="0"/>
          <w:numId w:val="201"/>
        </w:numPr>
        <w:rPr>
          <w:ins w:id="29251" w:author="Rev 7 Allen Wirfs-Brock" w:date="2012-04-10T12:03:00Z"/>
        </w:rPr>
      </w:pPr>
      <w:ins w:id="29252" w:author="Rev 7 Allen Wirfs-Brock" w:date="2012-04-10T12:03:00Z">
        <w:r>
          <w:t>ReturnIfAbrupt(</w:t>
        </w:r>
        <w:r>
          <w:rPr>
            <w:i/>
          </w:rPr>
          <w:t>O</w:t>
        </w:r>
        <w:r>
          <w:t>).</w:t>
        </w:r>
      </w:ins>
    </w:p>
    <w:p w14:paraId="6384F1A8" w14:textId="77777777" w:rsidR="004C02EF" w:rsidRPr="00E77497" w:rsidRDefault="004C02EF" w:rsidP="00834A33">
      <w:pPr>
        <w:pStyle w:val="Alg4"/>
        <w:numPr>
          <w:ilvl w:val="0"/>
          <w:numId w:val="201"/>
        </w:numPr>
      </w:pPr>
      <w:r w:rsidRPr="00E77497">
        <w:t xml:space="preserve">Let </w:t>
      </w:r>
      <w:r w:rsidRPr="00E77497">
        <w:rPr>
          <w:i/>
        </w:rPr>
        <w:t>A</w:t>
      </w:r>
      <w:r w:rsidRPr="00E77497">
        <w:t xml:space="preserve"> be </w:t>
      </w:r>
      <w:ins w:id="29253" w:author="Rev 7 Allen Wirfs-Brock" w:date="2012-04-11T16:20:00Z">
        <w:r w:rsidR="00F44A1F">
          <w:t xml:space="preserve">the result of the </w:t>
        </w:r>
        <w:del w:id="29254" w:author="Rev 8 Allen Wirfs-Brock" w:date="2012-06-14T14:41:00Z">
          <w:r w:rsidR="00F44A1F" w:rsidDel="00D4543D">
            <w:delText>abstraction operation</w:delText>
          </w:r>
        </w:del>
      </w:ins>
      <w:ins w:id="29255" w:author="Rev 8 Allen Wirfs-Brock" w:date="2012-06-14T14:41:00Z">
        <w:r w:rsidR="00D4543D">
          <w:t>abstract operation</w:t>
        </w:r>
      </w:ins>
      <w:ins w:id="29256" w:author="Rev 7 Allen Wirfs-Brock" w:date="2012-04-11T16:20:00Z">
        <w:r w:rsidR="00F44A1F">
          <w:t xml:space="preserve"> ArrayCreate (15.4) with argument 0</w:t>
        </w:r>
      </w:ins>
      <w:del w:id="29257" w:author="Rev 7 Allen Wirfs-Brock" w:date="2012-04-11T16:20:00Z">
        <w:r w:rsidRPr="00E77497" w:rsidDel="00F44A1F">
          <w:delText xml:space="preserve">a new array created as if by the expression </w:delText>
        </w:r>
        <w:r w:rsidRPr="00E77497" w:rsidDel="00F44A1F">
          <w:rPr>
            <w:rFonts w:ascii="Courier New" w:hAnsi="Courier New"/>
            <w:b/>
          </w:rPr>
          <w:delText>new Array()</w:delText>
        </w:r>
        <w:r w:rsidRPr="00E77497" w:rsidDel="00F44A1F">
          <w:delText xml:space="preserve"> 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p>
    <w:p w14:paraId="7E37B37D" w14:textId="77777777" w:rsidR="004C02EF" w:rsidRPr="00E77497" w:rsidRDefault="004C02EF" w:rsidP="00834A33">
      <w:pPr>
        <w:pStyle w:val="Alg4"/>
        <w:numPr>
          <w:ilvl w:val="0"/>
          <w:numId w:val="201"/>
        </w:numPr>
      </w:pPr>
      <w:r w:rsidRPr="00E77497">
        <w:t xml:space="preserve">Let </w:t>
      </w:r>
      <w:r w:rsidRPr="00E77497">
        <w:rPr>
          <w:i/>
        </w:rPr>
        <w:t>n</w:t>
      </w:r>
      <w:r w:rsidRPr="00E77497">
        <w:t xml:space="preserve"> be 0.</w:t>
      </w:r>
    </w:p>
    <w:p w14:paraId="39EDAD1C" w14:textId="77777777" w:rsidR="004C02EF" w:rsidRPr="00E77497" w:rsidRDefault="004C02EF" w:rsidP="00834A33">
      <w:pPr>
        <w:pStyle w:val="Alg4"/>
        <w:numPr>
          <w:ilvl w:val="0"/>
          <w:numId w:val="201"/>
        </w:numPr>
      </w:pPr>
      <w:r w:rsidRPr="00E77497">
        <w:t xml:space="preserve">Let </w:t>
      </w:r>
      <w:r w:rsidRPr="00E77497">
        <w:rPr>
          <w:i/>
        </w:rPr>
        <w:t>items</w:t>
      </w:r>
      <w:r w:rsidRPr="00E77497">
        <w:t xml:space="preserve"> be an internal List whose first element is </w:t>
      </w:r>
      <w:r w:rsidRPr="00E77497">
        <w:rPr>
          <w:i/>
        </w:rPr>
        <w:t>O</w:t>
      </w:r>
      <w:r w:rsidRPr="00E77497">
        <w:t xml:space="preserve"> and whose subsequent elements are, in left to right order, the arguments that were passed to this function invocation.</w:t>
      </w:r>
    </w:p>
    <w:p w14:paraId="6E16D7D2" w14:textId="77777777" w:rsidR="004C02EF" w:rsidRPr="00E77497" w:rsidRDefault="004C02EF" w:rsidP="00834A33">
      <w:pPr>
        <w:pStyle w:val="Alg4"/>
        <w:numPr>
          <w:ilvl w:val="0"/>
          <w:numId w:val="201"/>
        </w:numPr>
      </w:pPr>
      <w:r w:rsidRPr="00E77497">
        <w:t xml:space="preserve">Repeat, while </w:t>
      </w:r>
      <w:r w:rsidRPr="00E77497">
        <w:rPr>
          <w:i/>
        </w:rPr>
        <w:t>items</w:t>
      </w:r>
      <w:r w:rsidRPr="00E77497">
        <w:t xml:space="preserve"> is not empty</w:t>
      </w:r>
    </w:p>
    <w:p w14:paraId="7D628C85" w14:textId="77777777" w:rsidR="004C02EF" w:rsidRPr="00E77497" w:rsidRDefault="004C02EF" w:rsidP="00834A33">
      <w:pPr>
        <w:pStyle w:val="Alg4"/>
        <w:numPr>
          <w:ilvl w:val="1"/>
          <w:numId w:val="201"/>
        </w:numPr>
        <w:tabs>
          <w:tab w:val="left" w:pos="2160"/>
        </w:tabs>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the element.</w:t>
      </w:r>
    </w:p>
    <w:p w14:paraId="48B5C69F" w14:textId="77777777" w:rsidR="004C02EF" w:rsidRPr="00E77497" w:rsidRDefault="004C02EF" w:rsidP="00834A33">
      <w:pPr>
        <w:pStyle w:val="Alg4"/>
        <w:numPr>
          <w:ilvl w:val="1"/>
          <w:numId w:val="201"/>
        </w:numPr>
        <w:tabs>
          <w:tab w:val="left" w:pos="2160"/>
        </w:tabs>
      </w:pPr>
      <w:r w:rsidRPr="00E77497">
        <w:t xml:space="preserve">If </w:t>
      </w:r>
      <w:del w:id="29258" w:author="Allen Wirfs-Brock" w:date="2011-07-02T14:01:00Z">
        <w:r w:rsidRPr="00E77497" w:rsidDel="00963019">
          <w:delText xml:space="preserve">the value of the [[Class]] internal property of </w:delText>
        </w:r>
      </w:del>
      <w:r w:rsidRPr="00E77497">
        <w:rPr>
          <w:i/>
        </w:rPr>
        <w:t>E</w:t>
      </w:r>
      <w:r w:rsidRPr="00E77497">
        <w:t xml:space="preserve"> </w:t>
      </w:r>
      <w:del w:id="29259" w:author="Allen Wirfs-Brock" w:date="2011-07-02T14:01:00Z">
        <w:r w:rsidRPr="00E77497" w:rsidDel="00963019">
          <w:delText xml:space="preserve">is </w:delText>
        </w:r>
        <w:r w:rsidRPr="00E77497" w:rsidDel="00963019">
          <w:rPr>
            <w:rFonts w:ascii="Courier New" w:hAnsi="Courier New" w:cs="Courier New"/>
            <w:b/>
          </w:rPr>
          <w:delText>"Array"</w:delText>
        </w:r>
      </w:del>
      <w:ins w:id="29260" w:author="Allen Wirfs-Brock" w:date="2011-07-02T14:01:00Z">
        <w:r w:rsidR="00963019" w:rsidRPr="00E77497">
          <w:t>has the [[</w:t>
        </w:r>
        <w:del w:id="29261" w:author="Rev 3 Allen Wirfs-Brock" w:date="2011-09-07T15:42:00Z">
          <w:r w:rsidR="00963019" w:rsidRPr="00E77497" w:rsidDel="009D141F">
            <w:delText>IsArray</w:delText>
          </w:r>
        </w:del>
      </w:ins>
      <w:ins w:id="29262" w:author="Rev 3 Allen Wirfs-Brock" w:date="2011-09-07T15:42:00Z">
        <w:r w:rsidR="009D141F" w:rsidRPr="00E77497">
          <w:t>NativeBrand</w:t>
        </w:r>
      </w:ins>
      <w:ins w:id="29263" w:author="Allen Wirfs-Brock" w:date="2011-07-02T14:01:00Z">
        <w:r w:rsidR="00963019" w:rsidRPr="00E77497">
          <w:t>]] internal property</w:t>
        </w:r>
      </w:ins>
      <w:ins w:id="29264" w:author="Rev 3 Allen Wirfs-Brock" w:date="2011-09-07T15:42:00Z">
        <w:r w:rsidR="009D141F" w:rsidRPr="00E77497">
          <w:t xml:space="preserve"> with value NativeArray</w:t>
        </w:r>
      </w:ins>
      <w:r w:rsidRPr="00E77497">
        <w:t>, then</w:t>
      </w:r>
    </w:p>
    <w:p w14:paraId="0091A8CB" w14:textId="77777777" w:rsidR="004C02EF" w:rsidRPr="00E77497" w:rsidRDefault="004C02EF" w:rsidP="00834A33">
      <w:pPr>
        <w:pStyle w:val="Alg4"/>
        <w:numPr>
          <w:ilvl w:val="2"/>
          <w:numId w:val="201"/>
        </w:numPr>
        <w:tabs>
          <w:tab w:val="left" w:pos="2520"/>
        </w:tabs>
      </w:pPr>
      <w:r w:rsidRPr="00E77497">
        <w:t xml:space="preserve">Let </w:t>
      </w:r>
      <w:r w:rsidRPr="00E77497">
        <w:rPr>
          <w:i/>
        </w:rPr>
        <w:t>k</w:t>
      </w:r>
      <w:r w:rsidRPr="00E77497">
        <w:t xml:space="preserve"> be 0.</w:t>
      </w:r>
    </w:p>
    <w:p w14:paraId="6F051DDA" w14:textId="77777777" w:rsidR="004C02EF" w:rsidRPr="00E77497" w:rsidRDefault="004C02EF" w:rsidP="00834A33">
      <w:pPr>
        <w:pStyle w:val="Alg4"/>
        <w:numPr>
          <w:ilvl w:val="2"/>
          <w:numId w:val="201"/>
        </w:numPr>
        <w:tabs>
          <w:tab w:val="left" w:pos="2520"/>
        </w:tabs>
      </w:pPr>
      <w:r w:rsidRPr="00E77497">
        <w:t xml:space="preserve">Let </w:t>
      </w:r>
      <w:r w:rsidRPr="00E77497">
        <w:rPr>
          <w:i/>
        </w:rPr>
        <w:t>len</w:t>
      </w:r>
      <w:r w:rsidRPr="00E77497">
        <w:t xml:space="preserve"> be the result of calling the [[Get]] internal method of </w:t>
      </w:r>
      <w:r w:rsidRPr="00E77497">
        <w:rPr>
          <w:i/>
        </w:rPr>
        <w:t>E</w:t>
      </w:r>
      <w:r w:rsidRPr="00E77497">
        <w:t xml:space="preserve"> with argument </w:t>
      </w:r>
      <w:r w:rsidRPr="00E77497">
        <w:rPr>
          <w:rFonts w:ascii="Courier New" w:hAnsi="Courier New"/>
          <w:b/>
        </w:rPr>
        <w:t>"length"</w:t>
      </w:r>
      <w:r w:rsidRPr="00E77497">
        <w:t>.</w:t>
      </w:r>
    </w:p>
    <w:p w14:paraId="3257378C" w14:textId="77777777" w:rsidR="00610B3D" w:rsidRDefault="00610B3D" w:rsidP="00834A33">
      <w:pPr>
        <w:pStyle w:val="Alg4"/>
        <w:numPr>
          <w:ilvl w:val="2"/>
          <w:numId w:val="201"/>
        </w:numPr>
        <w:tabs>
          <w:tab w:val="left" w:pos="2520"/>
        </w:tabs>
        <w:rPr>
          <w:ins w:id="29265" w:author="Rev 7 Allen Wirfs-Brock" w:date="2012-04-09T17:43:00Z"/>
        </w:rPr>
      </w:pPr>
      <w:ins w:id="29266" w:author="Rev 7 Allen Wirfs-Brock" w:date="2012-04-09T17:43:00Z">
        <w:r>
          <w:t>ReturnIfAbrupt(</w:t>
        </w:r>
        <w:r>
          <w:rPr>
            <w:i/>
          </w:rPr>
          <w:t>len</w:t>
        </w:r>
        <w:r>
          <w:t>).</w:t>
        </w:r>
      </w:ins>
    </w:p>
    <w:p w14:paraId="56FAC4E8" w14:textId="77777777" w:rsidR="004C02EF" w:rsidRPr="00E77497" w:rsidRDefault="004C02EF" w:rsidP="00834A33">
      <w:pPr>
        <w:pStyle w:val="Alg4"/>
        <w:numPr>
          <w:ilvl w:val="2"/>
          <w:numId w:val="201"/>
        </w:numPr>
        <w:tabs>
          <w:tab w:val="left" w:pos="2520"/>
        </w:tabs>
      </w:pPr>
      <w:r w:rsidRPr="00E77497">
        <w:t xml:space="preserve">Repeat, while </w:t>
      </w:r>
      <w:r w:rsidRPr="00E77497">
        <w:rPr>
          <w:i/>
        </w:rPr>
        <w:t>k</w:t>
      </w:r>
      <w:r w:rsidRPr="00E77497">
        <w:t xml:space="preserve"> &lt; </w:t>
      </w:r>
      <w:r w:rsidRPr="00E77497">
        <w:rPr>
          <w:i/>
        </w:rPr>
        <w:t>len</w:t>
      </w:r>
    </w:p>
    <w:p w14:paraId="6D60EA52" w14:textId="77777777" w:rsidR="004C02EF" w:rsidRPr="00E77497" w:rsidRDefault="004C02EF" w:rsidP="00834A33">
      <w:pPr>
        <w:pStyle w:val="Alg4"/>
        <w:numPr>
          <w:ilvl w:val="3"/>
          <w:numId w:val="201"/>
        </w:numPr>
      </w:pPr>
      <w:r w:rsidRPr="00E77497">
        <w:t xml:space="preserve">Let </w:t>
      </w:r>
      <w:r w:rsidRPr="00E77497">
        <w:rPr>
          <w:i/>
        </w:rPr>
        <w:t>P</w:t>
      </w:r>
      <w:r w:rsidRPr="00E77497">
        <w:t xml:space="preserve"> be ToString(</w:t>
      </w:r>
      <w:r w:rsidRPr="00E77497">
        <w:rPr>
          <w:i/>
        </w:rPr>
        <w:t>k</w:t>
      </w:r>
      <w:r w:rsidRPr="00E77497">
        <w:t>).</w:t>
      </w:r>
    </w:p>
    <w:p w14:paraId="3A0A3729" w14:textId="77777777" w:rsidR="004C02EF" w:rsidRPr="00E77497" w:rsidRDefault="004C02EF" w:rsidP="00834A33">
      <w:pPr>
        <w:pStyle w:val="Alg4"/>
        <w:numPr>
          <w:ilvl w:val="3"/>
          <w:numId w:val="201"/>
        </w:numPr>
      </w:pPr>
      <w:r w:rsidRPr="00E77497">
        <w:t xml:space="preserve">Let </w:t>
      </w:r>
      <w:r w:rsidRPr="00E77497">
        <w:rPr>
          <w:i/>
        </w:rPr>
        <w:t>exists</w:t>
      </w:r>
      <w:r w:rsidRPr="00E77497">
        <w:t xml:space="preserve"> be the result of calling the [[HasProperty]] internal method of </w:t>
      </w:r>
      <w:r w:rsidRPr="00E77497">
        <w:rPr>
          <w:i/>
        </w:rPr>
        <w:t>E</w:t>
      </w:r>
      <w:r w:rsidRPr="00E77497">
        <w:t xml:space="preserve"> with </w:t>
      </w:r>
      <w:r w:rsidRPr="00E77497">
        <w:rPr>
          <w:i/>
        </w:rPr>
        <w:t>P</w:t>
      </w:r>
      <w:r w:rsidRPr="00E77497">
        <w:t>.</w:t>
      </w:r>
    </w:p>
    <w:p w14:paraId="34F304F9" w14:textId="77777777" w:rsidR="004C02EF" w:rsidRPr="00E77497" w:rsidRDefault="004C02EF" w:rsidP="00834A33">
      <w:pPr>
        <w:pStyle w:val="Alg4"/>
        <w:numPr>
          <w:ilvl w:val="3"/>
          <w:numId w:val="201"/>
        </w:numPr>
      </w:pPr>
      <w:r w:rsidRPr="00E77497">
        <w:t xml:space="preserve">If </w:t>
      </w:r>
      <w:r w:rsidRPr="00E77497">
        <w:rPr>
          <w:i/>
        </w:rPr>
        <w:t>exists</w:t>
      </w:r>
      <w:r w:rsidRPr="00E77497">
        <w:t xml:space="preserve"> is </w:t>
      </w:r>
      <w:r w:rsidRPr="00E77497">
        <w:rPr>
          <w:b/>
        </w:rPr>
        <w:t>true</w:t>
      </w:r>
      <w:r w:rsidRPr="00E77497">
        <w:t>, then</w:t>
      </w:r>
    </w:p>
    <w:p w14:paraId="6A129F91" w14:textId="77777777" w:rsidR="004C02EF" w:rsidRPr="00E77497" w:rsidRDefault="004C02EF" w:rsidP="00834A33">
      <w:pPr>
        <w:pStyle w:val="Alg4"/>
        <w:numPr>
          <w:ilvl w:val="4"/>
          <w:numId w:val="201"/>
        </w:numPr>
      </w:pPr>
      <w:r w:rsidRPr="00E77497">
        <w:t xml:space="preserve">Let </w:t>
      </w:r>
      <w:r w:rsidRPr="00E77497">
        <w:rPr>
          <w:i/>
        </w:rPr>
        <w:t>subElement</w:t>
      </w:r>
      <w:r w:rsidRPr="00E77497">
        <w:t xml:space="preserve"> be the result of calling the [[Get]] internal method of </w:t>
      </w:r>
      <w:r w:rsidRPr="00E77497">
        <w:rPr>
          <w:i/>
        </w:rPr>
        <w:t>E</w:t>
      </w:r>
      <w:r w:rsidRPr="00E77497">
        <w:t xml:space="preserve"> with argument </w:t>
      </w:r>
      <w:r w:rsidRPr="00E77497">
        <w:rPr>
          <w:i/>
        </w:rPr>
        <w:t>P</w:t>
      </w:r>
      <w:r w:rsidRPr="00E77497">
        <w:t>.</w:t>
      </w:r>
    </w:p>
    <w:p w14:paraId="67807915" w14:textId="77777777" w:rsidR="004C02EF" w:rsidRPr="00E77497" w:rsidRDefault="004C02EF" w:rsidP="00834A33">
      <w:pPr>
        <w:pStyle w:val="Alg4"/>
        <w:numPr>
          <w:ilvl w:val="4"/>
          <w:numId w:val="201"/>
        </w:numPr>
      </w:pPr>
      <w:r w:rsidRPr="00E77497">
        <w:t xml:space="preserve">Call the [[DefineOwnProperty]] internal method of </w:t>
      </w:r>
      <w:r w:rsidRPr="00E77497">
        <w:rPr>
          <w:i/>
        </w:rPr>
        <w:t>A</w:t>
      </w:r>
      <w:r w:rsidRPr="00E77497">
        <w:t xml:space="preserve"> with arguments ToString(</w:t>
      </w:r>
      <w:r w:rsidRPr="00E77497">
        <w:rPr>
          <w:i/>
        </w:rPr>
        <w:t>n</w:t>
      </w:r>
      <w:r w:rsidRPr="00E77497">
        <w:t xml:space="preserve">), Property Descriptor {[[Value]]: </w:t>
      </w:r>
      <w:r w:rsidRPr="00E77497">
        <w:rPr>
          <w:i/>
        </w:rPr>
        <w:t>subElement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46B1FAB0" w14:textId="77777777" w:rsidR="004C02EF" w:rsidRPr="00E77497" w:rsidRDefault="004C02EF" w:rsidP="00834A33">
      <w:pPr>
        <w:pStyle w:val="Alg4"/>
        <w:numPr>
          <w:ilvl w:val="3"/>
          <w:numId w:val="201"/>
        </w:numPr>
      </w:pPr>
      <w:r w:rsidRPr="00E77497">
        <w:t xml:space="preserve">Increase </w:t>
      </w:r>
      <w:r w:rsidRPr="00E77497">
        <w:rPr>
          <w:i/>
        </w:rPr>
        <w:t>n</w:t>
      </w:r>
      <w:r w:rsidRPr="00E77497">
        <w:t xml:space="preserve"> by 1.</w:t>
      </w:r>
    </w:p>
    <w:p w14:paraId="34EB0688" w14:textId="77777777" w:rsidR="004C02EF" w:rsidRPr="00E77497" w:rsidRDefault="004C02EF" w:rsidP="00834A33">
      <w:pPr>
        <w:pStyle w:val="Alg4"/>
        <w:numPr>
          <w:ilvl w:val="3"/>
          <w:numId w:val="201"/>
        </w:numPr>
      </w:pPr>
      <w:r w:rsidRPr="00E77497">
        <w:t xml:space="preserve">Increase </w:t>
      </w:r>
      <w:r w:rsidRPr="00E77497">
        <w:rPr>
          <w:i/>
        </w:rPr>
        <w:t>k</w:t>
      </w:r>
      <w:r w:rsidRPr="00E77497">
        <w:t xml:space="preserve"> by 1.</w:t>
      </w:r>
    </w:p>
    <w:p w14:paraId="37666C05" w14:textId="77777777" w:rsidR="004C02EF" w:rsidRPr="00E77497" w:rsidRDefault="004C02EF" w:rsidP="00834A33">
      <w:pPr>
        <w:pStyle w:val="Alg4"/>
        <w:numPr>
          <w:ilvl w:val="1"/>
          <w:numId w:val="201"/>
        </w:numPr>
        <w:tabs>
          <w:tab w:val="left" w:pos="2160"/>
        </w:tabs>
      </w:pPr>
      <w:r w:rsidRPr="00E77497">
        <w:t xml:space="preserve">Else, </w:t>
      </w:r>
      <w:r w:rsidRPr="00E77497">
        <w:rPr>
          <w:i/>
        </w:rPr>
        <w:t>E</w:t>
      </w:r>
      <w:r w:rsidRPr="00E77497">
        <w:t xml:space="preserve"> is not an Array</w:t>
      </w:r>
    </w:p>
    <w:p w14:paraId="6F4AC2C5" w14:textId="77777777" w:rsidR="004C02EF" w:rsidRPr="00E77497" w:rsidRDefault="004C02EF" w:rsidP="00834A33">
      <w:pPr>
        <w:pStyle w:val="Alg4"/>
        <w:numPr>
          <w:ilvl w:val="2"/>
          <w:numId w:val="201"/>
        </w:numPr>
        <w:tabs>
          <w:tab w:val="left" w:pos="2520"/>
        </w:tabs>
      </w:pPr>
      <w:r w:rsidRPr="00E77497">
        <w:t xml:space="preserve">Call the [[DefineOwnProperty]] internal method of </w:t>
      </w:r>
      <w:r w:rsidRPr="00E77497">
        <w:rPr>
          <w:i/>
        </w:rPr>
        <w:t>A</w:t>
      </w:r>
      <w:r w:rsidRPr="00E77497">
        <w:t xml:space="preserve"> with arguments ToString(</w:t>
      </w:r>
      <w:r w:rsidRPr="00E77497">
        <w:rPr>
          <w:i/>
        </w:rPr>
        <w:t>n</w:t>
      </w:r>
      <w:r w:rsidRPr="00E77497">
        <w:t xml:space="preserve">), Property Descriptor {[[Value]]: </w:t>
      </w:r>
      <w:r w:rsidRPr="00E77497">
        <w:rPr>
          <w:i/>
        </w:rPr>
        <w:t>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221F004C" w14:textId="77777777" w:rsidR="004C02EF" w:rsidRPr="00E77497" w:rsidRDefault="004C02EF" w:rsidP="00834A33">
      <w:pPr>
        <w:pStyle w:val="Alg4"/>
        <w:numPr>
          <w:ilvl w:val="2"/>
          <w:numId w:val="201"/>
        </w:numPr>
        <w:tabs>
          <w:tab w:val="left" w:pos="2520"/>
        </w:tabs>
      </w:pPr>
      <w:r w:rsidRPr="00E77497">
        <w:t xml:space="preserve">Increase </w:t>
      </w:r>
      <w:r w:rsidRPr="00E77497">
        <w:rPr>
          <w:i/>
        </w:rPr>
        <w:t>n</w:t>
      </w:r>
      <w:r w:rsidRPr="00E77497">
        <w:t xml:space="preserve"> by 1.</w:t>
      </w:r>
    </w:p>
    <w:p w14:paraId="1A5B197C" w14:textId="77777777" w:rsidR="008A687B" w:rsidRPr="00E77497" w:rsidRDefault="008A687B" w:rsidP="00CA3654">
      <w:pPr>
        <w:pStyle w:val="Alg4"/>
        <w:numPr>
          <w:ilvl w:val="0"/>
          <w:numId w:val="201"/>
        </w:numPr>
        <w:rPr>
          <w:ins w:id="29267" w:author="Allen Wirfs-Brock rev2" w:date="2011-07-20T14:06:00Z"/>
        </w:rPr>
      </w:pPr>
      <w:ins w:id="29268" w:author="Allen Wirfs-Brock rev2" w:date="2011-07-20T14:06:00Z">
        <w:del w:id="29269" w:author="Rev 6 Allen Wirfs-Brock" w:date="2012-02-22T17:36:00Z">
          <w:r w:rsidRPr="00E77497" w:rsidDel="00CA3654">
            <w:delText>Call</w:delText>
          </w:r>
        </w:del>
      </w:ins>
      <w:ins w:id="29270" w:author="Rev 6 Allen Wirfs-Brock" w:date="2012-02-22T17:36:00Z">
        <w:r w:rsidR="00CA3654">
          <w:t xml:space="preserve">Let </w:t>
        </w:r>
        <w:r w:rsidR="00CA3654" w:rsidRPr="00CA3654">
          <w:rPr>
            <w:i/>
          </w:rPr>
          <w:t>put</w:t>
        </w:r>
      </w:ins>
      <w:ins w:id="29271" w:author="Rev 6 Allen Wirfs-Brock" w:date="2012-02-22T17:37:00Z">
        <w:r w:rsidR="00CA3654" w:rsidRPr="00CA3654">
          <w:rPr>
            <w:i/>
          </w:rPr>
          <w:t>Status</w:t>
        </w:r>
        <w:r w:rsidR="00CA3654">
          <w:t xml:space="preserve"> be the result of calling</w:t>
        </w:r>
      </w:ins>
      <w:ins w:id="29272" w:author="Allen Wirfs-Brock rev2" w:date="2011-07-20T14:06:00Z">
        <w:r w:rsidRPr="00E77497">
          <w:t xml:space="preserve"> the [[Put]] internal method of </w:t>
        </w:r>
      </w:ins>
      <w:ins w:id="29273" w:author="Allen Wirfs-Brock rev2" w:date="2011-07-20T14:07:00Z">
        <w:r w:rsidRPr="00CA3654">
          <w:rPr>
            <w:i/>
          </w:rPr>
          <w:t>A</w:t>
        </w:r>
      </w:ins>
      <w:ins w:id="29274" w:author="Allen Wirfs-Brock rev2" w:date="2011-07-20T14:06:00Z">
        <w:r w:rsidRPr="00E77497">
          <w:t xml:space="preserve"> with arguments </w:t>
        </w:r>
        <w:r w:rsidRPr="00CA3654">
          <w:rPr>
            <w:rFonts w:ascii="Courier New" w:hAnsi="Courier New"/>
            <w:sz w:val="18"/>
          </w:rPr>
          <w:t>"</w:t>
        </w:r>
        <w:r w:rsidRPr="00CA3654">
          <w:rPr>
            <w:rFonts w:ascii="Courier New" w:hAnsi="Courier New"/>
            <w:b/>
          </w:rPr>
          <w:t>length</w:t>
        </w:r>
        <w:r w:rsidRPr="00CA3654">
          <w:rPr>
            <w:rFonts w:ascii="Courier New" w:hAnsi="Courier New"/>
            <w:sz w:val="18"/>
          </w:rPr>
          <w:t>"</w:t>
        </w:r>
        <w:r w:rsidRPr="00E77497">
          <w:t xml:space="preserve">, </w:t>
        </w:r>
        <w:r w:rsidRPr="00CA3654">
          <w:rPr>
            <w:i/>
          </w:rPr>
          <w:t>n</w:t>
        </w:r>
        <w:r w:rsidRPr="00E77497">
          <w:t xml:space="preserve">, and </w:t>
        </w:r>
        <w:r w:rsidRPr="00CA3654">
          <w:rPr>
            <w:b/>
          </w:rPr>
          <w:t>true</w:t>
        </w:r>
        <w:r w:rsidRPr="00E77497">
          <w:t>.</w:t>
        </w:r>
      </w:ins>
    </w:p>
    <w:p w14:paraId="33ED7487" w14:textId="77777777" w:rsidR="00CA3654" w:rsidRPr="00E77497" w:rsidRDefault="00610B3D" w:rsidP="00CA3654">
      <w:pPr>
        <w:pStyle w:val="Alg4"/>
        <w:numPr>
          <w:ilvl w:val="0"/>
          <w:numId w:val="201"/>
        </w:numPr>
        <w:contextualSpacing/>
        <w:rPr>
          <w:ins w:id="29275" w:author="Rev 6 Allen Wirfs-Brock" w:date="2012-02-22T17:36:00Z"/>
        </w:rPr>
      </w:pPr>
      <w:ins w:id="29276" w:author="Rev 7 Allen Wirfs-Brock" w:date="2012-04-09T17:44:00Z">
        <w:r>
          <w:t>ReturnIfAbrupt(</w:t>
        </w:r>
        <w:r>
          <w:rPr>
            <w:i/>
          </w:rPr>
          <w:t>putStatus</w:t>
        </w:r>
        <w:r>
          <w:t>).</w:t>
        </w:r>
      </w:ins>
      <w:ins w:id="29277" w:author="Rev 6 Allen Wirfs-Brock" w:date="2012-02-22T17:36:00Z">
        <w:del w:id="29278" w:author="Rev 7 Allen Wirfs-Brock" w:date="2012-04-09T17:44:00Z">
          <w:r w:rsidR="00CA3654" w:rsidDel="00610B3D">
            <w:delText xml:space="preserve">If </w:delText>
          </w:r>
          <w:r w:rsidR="00CA3654" w:rsidDel="00610B3D">
            <w:rPr>
              <w:i/>
            </w:rPr>
            <w:delText>putStatus</w:delText>
          </w:r>
          <w:r w:rsidR="00CA3654" w:rsidRPr="00E77497" w:rsidDel="00610B3D">
            <w:delText xml:space="preserve"> </w:delText>
          </w:r>
          <w:r w:rsidR="00CA3654" w:rsidDel="00610B3D">
            <w:delText xml:space="preserve">is an abrupt completion, return </w:delText>
          </w:r>
          <w:r w:rsidR="00CA3654" w:rsidDel="00610B3D">
            <w:rPr>
              <w:i/>
            </w:rPr>
            <w:delText>putStatus</w:delText>
          </w:r>
          <w:r w:rsidR="00CA3654" w:rsidDel="00610B3D">
            <w:delText>.</w:delText>
          </w:r>
        </w:del>
      </w:ins>
    </w:p>
    <w:p w14:paraId="379C27A6" w14:textId="77777777" w:rsidR="004C02EF" w:rsidRPr="00E77497" w:rsidRDefault="004C02EF" w:rsidP="00834A33">
      <w:pPr>
        <w:pStyle w:val="Alg4"/>
        <w:numPr>
          <w:ilvl w:val="0"/>
          <w:numId w:val="201"/>
        </w:numPr>
        <w:spacing w:after="220"/>
      </w:pPr>
      <w:r w:rsidRPr="00E77497">
        <w:t xml:space="preserve">Return </w:t>
      </w:r>
      <w:r w:rsidRPr="00E77497">
        <w:rPr>
          <w:i/>
        </w:rPr>
        <w:t>A</w:t>
      </w:r>
      <w:r w:rsidRPr="00E77497">
        <w:t>.</w:t>
      </w:r>
    </w:p>
    <w:p w14:paraId="7CA9E584"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concat</w:t>
      </w:r>
      <w:r w:rsidRPr="00E77497">
        <w:t xml:space="preserve"> method is </w:t>
      </w:r>
      <w:r w:rsidRPr="00E77497">
        <w:rPr>
          <w:b/>
        </w:rPr>
        <w:t>1</w:t>
      </w:r>
      <w:r w:rsidRPr="00E77497">
        <w:t>.</w:t>
      </w:r>
    </w:p>
    <w:p w14:paraId="1CD6ED78" w14:textId="77777777" w:rsidR="00B02185" w:rsidRDefault="00B02185" w:rsidP="00B02185">
      <w:pPr>
        <w:pStyle w:val="Note"/>
        <w:rPr>
          <w:ins w:id="29279" w:author="Rev 9 Allen Wirfs-Brock" w:date="2012-06-25T11:43:00Z"/>
        </w:rPr>
      </w:pPr>
      <w:ins w:id="29280" w:author="Rev 9 Allen Wirfs-Brock" w:date="2012-06-25T11:43:00Z">
        <w:r>
          <w:t>NOTE 1</w:t>
        </w:r>
        <w:r>
          <w:tab/>
          <w:t xml:space="preserve">The explicit setting of the </w:t>
        </w:r>
        <w:r w:rsidRPr="00B02185">
          <w:rPr>
            <w:rFonts w:ascii="Courier New" w:hAnsi="Courier New"/>
            <w:b/>
          </w:rPr>
          <w:t>length</w:t>
        </w:r>
        <w:r>
          <w:t xml:space="preserve"> property in step </w:t>
        </w:r>
      </w:ins>
      <w:ins w:id="29281" w:author="Rev 9 Allen Wirfs-Brock" w:date="2012-06-25T11:44:00Z">
        <w:r>
          <w:t>7</w:t>
        </w:r>
      </w:ins>
      <w:ins w:id="29282" w:author="Rev 9 Allen Wirfs-Brock" w:date="2012-06-25T11:43:00Z">
        <w:r>
          <w:t xml:space="preserve"> is necessary to ensure that its value is correct in situations where the trailing elements of the </w:t>
        </w:r>
      </w:ins>
      <w:ins w:id="29283" w:author="Rev 9 Allen Wirfs-Brock" w:date="2012-06-25T11:48:00Z">
        <w:r>
          <w:t>result</w:t>
        </w:r>
      </w:ins>
      <w:ins w:id="29284" w:author="Rev 9 Allen Wirfs-Brock" w:date="2012-06-25T11:43:00Z">
        <w:r>
          <w:t xml:space="preserve"> Array are not present.</w:t>
        </w:r>
      </w:ins>
    </w:p>
    <w:p w14:paraId="7C60D973" w14:textId="77777777" w:rsidR="004C02EF" w:rsidRPr="00E77497" w:rsidRDefault="004C02EF" w:rsidP="004C02EF">
      <w:pPr>
        <w:pStyle w:val="Note"/>
      </w:pPr>
      <w:r w:rsidRPr="00E77497">
        <w:t>NOTE</w:t>
      </w:r>
      <w:ins w:id="29285" w:author="Rev 9 Allen Wirfs-Brock" w:date="2012-06-25T11:43:00Z">
        <w:r w:rsidR="00B02185">
          <w:t xml:space="preserve"> 2</w:t>
        </w:r>
      </w:ins>
      <w:r w:rsidRPr="00E77497">
        <w:tab/>
        <w:t xml:space="preserve">The </w:t>
      </w:r>
      <w:r w:rsidRPr="00E77497">
        <w:rPr>
          <w:rFonts w:ascii="Courier New" w:hAnsi="Courier New"/>
          <w:b/>
        </w:rPr>
        <w:t>concat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concat</w:t>
      </w:r>
      <w:r w:rsidRPr="00E77497">
        <w:t xml:space="preserve"> function can be applied successfully to a</w:t>
      </w:r>
      <w:ins w:id="29286" w:author="Rev 9 Allen Wirfs-Brock" w:date="2012-07-07T17:51:00Z">
        <w:r w:rsidR="003D5776">
          <w:t>n</w:t>
        </w:r>
      </w:ins>
      <w:r w:rsidRPr="00E77497">
        <w:t xml:space="preserve"> </w:t>
      </w:r>
      <w:del w:id="29287" w:author="Rev 9 Allen Wirfs-Brock" w:date="2012-07-07T17:51:00Z">
        <w:r w:rsidRPr="00E77497" w:rsidDel="003D5776">
          <w:delText xml:space="preserve">host </w:delText>
        </w:r>
      </w:del>
      <w:ins w:id="29288" w:author="Rev 9 Allen Wirfs-Brock" w:date="2012-07-07T17:51:00Z">
        <w:r w:rsidR="003D5776">
          <w:t>exotic</w:t>
        </w:r>
        <w:r w:rsidR="003D5776" w:rsidRPr="00E77497">
          <w:t xml:space="preserve"> </w:t>
        </w:r>
      </w:ins>
      <w:r w:rsidRPr="00E77497">
        <w:t>object</w:t>
      </w:r>
      <w:ins w:id="29289" w:author="Rev 9 Allen Wirfs-Brock" w:date="2012-07-07T17:54:00Z">
        <w:r w:rsidR="000625F1" w:rsidRPr="000625F1">
          <w:t xml:space="preserve"> </w:t>
        </w:r>
        <w:r w:rsidR="000625F1" w:rsidRPr="00887FC2">
          <w:t>that is not an Array</w:t>
        </w:r>
      </w:ins>
      <w:r w:rsidRPr="00E77497">
        <w:t xml:space="preserve"> is implementation-dependent.</w:t>
      </w:r>
    </w:p>
    <w:p w14:paraId="2A830E35" w14:textId="77777777" w:rsidR="004C02EF" w:rsidRPr="00E77497" w:rsidRDefault="004C02EF" w:rsidP="004C02EF">
      <w:pPr>
        <w:pStyle w:val="40"/>
        <w:numPr>
          <w:ilvl w:val="0"/>
          <w:numId w:val="0"/>
        </w:numPr>
      </w:pPr>
      <w:bookmarkStart w:id="29290" w:name="_Ref457793676"/>
      <w:r w:rsidRPr="00E77497">
        <w:t>15.4.4.5</w:t>
      </w:r>
      <w:r w:rsidRPr="00E77497">
        <w:tab/>
        <w:t>Array.prototype.joi</w:t>
      </w:r>
      <w:bookmarkEnd w:id="29175"/>
      <w:r w:rsidRPr="00E77497">
        <w:t>n (separator</w:t>
      </w:r>
      <w:bookmarkEnd w:id="29176"/>
      <w:bookmarkEnd w:id="29177"/>
      <w:r w:rsidRPr="00E77497">
        <w:t>)</w:t>
      </w:r>
      <w:bookmarkEnd w:id="29290"/>
    </w:p>
    <w:p w14:paraId="00C4E3CB" w14:textId="77777777" w:rsidR="004C02EF" w:rsidRPr="00E77497" w:rsidRDefault="004C02EF" w:rsidP="004C02EF">
      <w:r w:rsidRPr="00E77497">
        <w:t xml:space="preserve">The elements of the array are converted to Strings, and these Strings are then concatenated, separated by occurrences of the </w:t>
      </w:r>
      <w:r w:rsidRPr="00E77497">
        <w:rPr>
          <w:rFonts w:ascii="Times New Roman" w:hAnsi="Times New Roman"/>
          <w:i/>
        </w:rPr>
        <w:t>separator</w:t>
      </w:r>
      <w:r w:rsidRPr="00E77497">
        <w:t>. If no separator is provided, a single comma is used as the separator.</w:t>
      </w:r>
      <w:bookmarkStart w:id="29291" w:name="_Toc382291623"/>
    </w:p>
    <w:p w14:paraId="1C63A2BD" w14:textId="77777777" w:rsidR="004C02EF" w:rsidRPr="00E77497" w:rsidRDefault="004C02EF" w:rsidP="004C02EF">
      <w:r w:rsidRPr="00E77497">
        <w:t xml:space="preserve">The </w:t>
      </w:r>
      <w:r w:rsidRPr="00E77497">
        <w:rPr>
          <w:rFonts w:ascii="Courier New" w:hAnsi="Courier New"/>
          <w:b/>
        </w:rPr>
        <w:t>join</w:t>
      </w:r>
      <w:r w:rsidRPr="00E77497">
        <w:t xml:space="preserve"> method takes one argument, </w:t>
      </w:r>
      <w:r w:rsidRPr="00E77497">
        <w:rPr>
          <w:rFonts w:ascii="Times New Roman" w:hAnsi="Times New Roman"/>
          <w:i/>
        </w:rPr>
        <w:t>separator</w:t>
      </w:r>
      <w:r w:rsidRPr="00E77497">
        <w:t>, and performs the following steps:</w:t>
      </w:r>
    </w:p>
    <w:p w14:paraId="3566E4C9" w14:textId="77777777" w:rsidR="004C02EF" w:rsidRPr="00E77497" w:rsidRDefault="004C02EF" w:rsidP="00834A33">
      <w:pPr>
        <w:pStyle w:val="Alg4"/>
        <w:numPr>
          <w:ilvl w:val="0"/>
          <w:numId w:val="203"/>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4763B3DF" w14:textId="77777777" w:rsidR="00134DAD" w:rsidRDefault="00134DAD" w:rsidP="00134DAD">
      <w:pPr>
        <w:pStyle w:val="Alg4"/>
        <w:numPr>
          <w:ilvl w:val="0"/>
          <w:numId w:val="203"/>
        </w:numPr>
        <w:rPr>
          <w:ins w:id="29292" w:author="Rev 7 Allen Wirfs-Brock" w:date="2012-04-10T12:04:00Z"/>
        </w:rPr>
      </w:pPr>
      <w:ins w:id="29293" w:author="Rev 7 Allen Wirfs-Brock" w:date="2012-04-10T12:04:00Z">
        <w:r>
          <w:t>ReturnIfAbrupt(</w:t>
        </w:r>
        <w:r>
          <w:rPr>
            <w:i/>
          </w:rPr>
          <w:t>O</w:t>
        </w:r>
        <w:r>
          <w:t>).</w:t>
        </w:r>
      </w:ins>
    </w:p>
    <w:p w14:paraId="56F840AF" w14:textId="77777777" w:rsidR="004C02EF" w:rsidRPr="00E77497" w:rsidRDefault="004C02EF" w:rsidP="00834A33">
      <w:pPr>
        <w:pStyle w:val="Alg4"/>
        <w:numPr>
          <w:ilvl w:val="0"/>
          <w:numId w:val="203"/>
        </w:numPr>
      </w:pPr>
      <w:r w:rsidRPr="00E77497">
        <w:t xml:space="preserve">Let </w:t>
      </w:r>
      <w:r w:rsidRPr="00E77497">
        <w:rPr>
          <w:i/>
        </w:rPr>
        <w:t>lenVal</w:t>
      </w:r>
      <w:r w:rsidRPr="00E77497">
        <w:t xml:space="preserve"> be the result of calling the [[Get]] internal method of </w:t>
      </w:r>
      <w:r w:rsidRPr="00E77497">
        <w:rPr>
          <w:i/>
        </w:rPr>
        <w:t>O</w:t>
      </w:r>
      <w:r w:rsidRPr="00E77497">
        <w:t xml:space="preserve"> with argument </w:t>
      </w:r>
      <w:r w:rsidRPr="00E77497">
        <w:rPr>
          <w:rFonts w:ascii="Courier New" w:hAnsi="Courier New"/>
          <w:b/>
        </w:rPr>
        <w:t>"length"</w:t>
      </w:r>
      <w:r w:rsidRPr="00E77497">
        <w:t>.</w:t>
      </w:r>
    </w:p>
    <w:p w14:paraId="0CD66F24" w14:textId="77777777" w:rsidR="004C02EF" w:rsidRPr="00E77497" w:rsidRDefault="004C02EF" w:rsidP="00834A33">
      <w:pPr>
        <w:pStyle w:val="Alg4"/>
        <w:numPr>
          <w:ilvl w:val="0"/>
          <w:numId w:val="203"/>
        </w:numPr>
      </w:pPr>
      <w:r w:rsidRPr="00E77497">
        <w:t xml:space="preserve">Let </w:t>
      </w:r>
      <w:r w:rsidRPr="00E77497">
        <w:rPr>
          <w:i/>
        </w:rPr>
        <w:t>len</w:t>
      </w:r>
      <w:r w:rsidRPr="00E77497">
        <w:t xml:space="preserve"> be ToUint32(</w:t>
      </w:r>
      <w:r w:rsidRPr="00E77497">
        <w:rPr>
          <w:i/>
        </w:rPr>
        <w:t>lenVal</w:t>
      </w:r>
      <w:r w:rsidRPr="00E77497">
        <w:t>).</w:t>
      </w:r>
    </w:p>
    <w:p w14:paraId="19726B55" w14:textId="77777777" w:rsidR="00CA3654" w:rsidRPr="00E77497" w:rsidRDefault="00C82981" w:rsidP="00CA3654">
      <w:pPr>
        <w:pStyle w:val="Alg4"/>
        <w:numPr>
          <w:ilvl w:val="0"/>
          <w:numId w:val="203"/>
        </w:numPr>
        <w:contextualSpacing/>
        <w:rPr>
          <w:ins w:id="29294" w:author="Rev 6 Allen Wirfs-Brock" w:date="2012-02-22T17:34:00Z"/>
        </w:rPr>
      </w:pPr>
      <w:ins w:id="29295" w:author="Rev 6 Allen Wirfs-Brock" w:date="2012-02-26T09:02:00Z">
        <w:r>
          <w:t>ReturnIfAbrupt(</w:t>
        </w:r>
        <w:r w:rsidRPr="00E77497">
          <w:rPr>
            <w:i/>
          </w:rPr>
          <w:t>len</w:t>
        </w:r>
        <w:r>
          <w:t>).</w:t>
        </w:r>
      </w:ins>
    </w:p>
    <w:p w14:paraId="558C58A5" w14:textId="77777777" w:rsidR="004C02EF" w:rsidRPr="00E77497" w:rsidRDefault="004C02EF" w:rsidP="00834A33">
      <w:pPr>
        <w:pStyle w:val="Alg4"/>
        <w:numPr>
          <w:ilvl w:val="0"/>
          <w:numId w:val="203"/>
        </w:numPr>
      </w:pPr>
      <w:r w:rsidRPr="00E77497">
        <w:t xml:space="preserve">If </w:t>
      </w:r>
      <w:r w:rsidRPr="00E77497">
        <w:rPr>
          <w:i/>
        </w:rPr>
        <w:t>separator</w:t>
      </w:r>
      <w:r w:rsidRPr="00E77497">
        <w:t xml:space="preserve"> is </w:t>
      </w:r>
      <w:r w:rsidRPr="00E77497">
        <w:rPr>
          <w:b/>
        </w:rPr>
        <w:t>undefined</w:t>
      </w:r>
      <w:r w:rsidRPr="00E77497">
        <w:t xml:space="preserve">, let </w:t>
      </w:r>
      <w:r w:rsidRPr="00E77497">
        <w:rPr>
          <w:i/>
        </w:rPr>
        <w:t>separator</w:t>
      </w:r>
      <w:r w:rsidRPr="00E77497">
        <w:t xml:space="preserve"> be the single-character String </w:t>
      </w:r>
      <w:r w:rsidRPr="00E77497">
        <w:rPr>
          <w:rFonts w:ascii="Courier New" w:hAnsi="Courier New"/>
          <w:b/>
        </w:rPr>
        <w:t>","</w:t>
      </w:r>
      <w:r w:rsidRPr="00E77497">
        <w:t>.</w:t>
      </w:r>
    </w:p>
    <w:p w14:paraId="043197B3" w14:textId="77777777" w:rsidR="004C02EF" w:rsidRPr="00E77497" w:rsidRDefault="004C02EF" w:rsidP="00834A33">
      <w:pPr>
        <w:pStyle w:val="Alg4"/>
        <w:numPr>
          <w:ilvl w:val="0"/>
          <w:numId w:val="203"/>
        </w:numPr>
      </w:pPr>
      <w:r w:rsidRPr="00E77497">
        <w:t xml:space="preserve">Let </w:t>
      </w:r>
      <w:r w:rsidRPr="00E77497">
        <w:rPr>
          <w:i/>
        </w:rPr>
        <w:t>sep</w:t>
      </w:r>
      <w:r w:rsidRPr="00E77497">
        <w:t xml:space="preserve"> be ToString(</w:t>
      </w:r>
      <w:r w:rsidRPr="00E77497">
        <w:rPr>
          <w:i/>
        </w:rPr>
        <w:t>separator</w:t>
      </w:r>
      <w:r w:rsidRPr="00E77497">
        <w:t>).</w:t>
      </w:r>
    </w:p>
    <w:p w14:paraId="7D9554C3" w14:textId="77777777" w:rsidR="004C02EF" w:rsidRPr="00E77497" w:rsidRDefault="004C02EF" w:rsidP="00834A33">
      <w:pPr>
        <w:pStyle w:val="Alg4"/>
        <w:numPr>
          <w:ilvl w:val="0"/>
          <w:numId w:val="203"/>
        </w:numPr>
      </w:pPr>
      <w:r w:rsidRPr="00E77497">
        <w:t xml:space="preserve">If </w:t>
      </w:r>
      <w:r w:rsidRPr="00E77497">
        <w:rPr>
          <w:i/>
        </w:rPr>
        <w:t>len</w:t>
      </w:r>
      <w:r w:rsidRPr="00E77497">
        <w:t xml:space="preserve"> is zero, return the empty String.</w:t>
      </w:r>
    </w:p>
    <w:p w14:paraId="64E1B985" w14:textId="77777777" w:rsidR="004C02EF" w:rsidRPr="00E77497" w:rsidRDefault="004C02EF" w:rsidP="00834A33">
      <w:pPr>
        <w:pStyle w:val="Alg4"/>
        <w:numPr>
          <w:ilvl w:val="0"/>
          <w:numId w:val="203"/>
        </w:numPr>
      </w:pPr>
      <w:r w:rsidRPr="00E77497">
        <w:t xml:space="preserve">Let </w:t>
      </w:r>
      <w:r w:rsidRPr="00E77497">
        <w:rPr>
          <w:i/>
        </w:rPr>
        <w:t>element0</w:t>
      </w:r>
      <w:r w:rsidRPr="00E77497">
        <w:t xml:space="preserve"> be the result of calling the [[Get]] internal method of </w:t>
      </w:r>
      <w:r w:rsidRPr="00E77497">
        <w:rPr>
          <w:i/>
        </w:rPr>
        <w:t>O</w:t>
      </w:r>
      <w:r w:rsidRPr="00E77497">
        <w:t xml:space="preserve"> with argument </w:t>
      </w:r>
      <w:r w:rsidRPr="00E77497">
        <w:rPr>
          <w:rFonts w:ascii="Courier New" w:hAnsi="Courier New"/>
          <w:b/>
        </w:rPr>
        <w:t>"0"</w:t>
      </w:r>
      <w:r w:rsidRPr="00E77497">
        <w:t>.</w:t>
      </w:r>
    </w:p>
    <w:p w14:paraId="429706BF" w14:textId="77777777" w:rsidR="004C02EF" w:rsidRPr="00E77497" w:rsidRDefault="004C02EF" w:rsidP="00834A33">
      <w:pPr>
        <w:pStyle w:val="Alg4"/>
        <w:numPr>
          <w:ilvl w:val="0"/>
          <w:numId w:val="203"/>
        </w:numPr>
      </w:pPr>
      <w:r w:rsidRPr="00E77497">
        <w:t xml:space="preserve">If </w:t>
      </w:r>
      <w:r w:rsidRPr="00E77497">
        <w:rPr>
          <w:i/>
        </w:rPr>
        <w:t>element0</w:t>
      </w:r>
      <w:r w:rsidRPr="00E77497">
        <w:t xml:space="preserve"> is </w:t>
      </w:r>
      <w:r w:rsidRPr="00E77497">
        <w:rPr>
          <w:b/>
        </w:rPr>
        <w:t>undefined</w:t>
      </w:r>
      <w:r w:rsidRPr="00E77497">
        <w:t xml:space="preserve"> or </w:t>
      </w:r>
      <w:r w:rsidRPr="00E77497">
        <w:rPr>
          <w:b/>
        </w:rPr>
        <w:t>null</w:t>
      </w:r>
      <w:r w:rsidRPr="00E77497">
        <w:t xml:space="preserve">, let </w:t>
      </w:r>
      <w:r w:rsidRPr="00E77497">
        <w:rPr>
          <w:i/>
        </w:rPr>
        <w:t>R</w:t>
      </w:r>
      <w:r w:rsidRPr="00E77497">
        <w:t xml:space="preserve"> be the empty String; otherwise, Let </w:t>
      </w:r>
      <w:r w:rsidRPr="00E77497">
        <w:rPr>
          <w:i/>
        </w:rPr>
        <w:t>R</w:t>
      </w:r>
      <w:r w:rsidRPr="00E77497">
        <w:t xml:space="preserve"> be ToString(</w:t>
      </w:r>
      <w:r w:rsidRPr="00E77497">
        <w:rPr>
          <w:i/>
        </w:rPr>
        <w:t>element0</w:t>
      </w:r>
      <w:r w:rsidRPr="00E77497">
        <w:t>).</w:t>
      </w:r>
    </w:p>
    <w:p w14:paraId="36EAA8A6" w14:textId="77777777" w:rsidR="00377713" w:rsidRPr="00E77497" w:rsidRDefault="006552DF" w:rsidP="00377713">
      <w:pPr>
        <w:pStyle w:val="Alg4"/>
        <w:numPr>
          <w:ilvl w:val="0"/>
          <w:numId w:val="203"/>
        </w:numPr>
        <w:contextualSpacing/>
        <w:rPr>
          <w:ins w:id="29296" w:author="Rev 6 Allen Wirfs-Brock" w:date="2012-02-22T17:43:00Z"/>
        </w:rPr>
      </w:pPr>
      <w:ins w:id="29297" w:author="Rev 10 Allen Wirfs-Brock" w:date="2012-08-14T14:59:00Z">
        <w:r>
          <w:t>ReturnIfAbrupt(</w:t>
        </w:r>
      </w:ins>
      <w:ins w:id="29298" w:author="Rev 10 Allen Wirfs-Brock" w:date="2012-08-14T15:00:00Z">
        <w:r>
          <w:rPr>
            <w:i/>
          </w:rPr>
          <w:t>R</w:t>
        </w:r>
      </w:ins>
      <w:ins w:id="29299" w:author="Rev 10 Allen Wirfs-Brock" w:date="2012-08-14T14:59:00Z">
        <w:r>
          <w:t>)</w:t>
        </w:r>
      </w:ins>
      <w:ins w:id="29300" w:author="Rev 6 Allen Wirfs-Brock" w:date="2012-02-22T17:43:00Z">
        <w:del w:id="29301" w:author="Rev 10 Allen Wirfs-Brock" w:date="2012-08-14T14:59:00Z">
          <w:r w:rsidR="00377713" w:rsidDel="006552DF">
            <w:delText xml:space="preserve">If </w:delText>
          </w:r>
          <w:r w:rsidR="00377713" w:rsidDel="006552DF">
            <w:rPr>
              <w:i/>
            </w:rPr>
            <w:delText>R</w:delText>
          </w:r>
          <w:r w:rsidR="00377713" w:rsidRPr="00E77497" w:rsidDel="006552DF">
            <w:delText xml:space="preserve"> </w:delText>
          </w:r>
          <w:r w:rsidR="00377713" w:rsidDel="006552DF">
            <w:delText xml:space="preserve">is an abrupt completion, return </w:delText>
          </w:r>
        </w:del>
      </w:ins>
      <w:ins w:id="29302" w:author="Rev 6 Allen Wirfs-Brock" w:date="2012-02-22T17:44:00Z">
        <w:del w:id="29303" w:author="Rev 10 Allen Wirfs-Brock" w:date="2012-08-14T14:59:00Z">
          <w:r w:rsidR="00377713" w:rsidDel="006552DF">
            <w:rPr>
              <w:i/>
            </w:rPr>
            <w:delText>R</w:delText>
          </w:r>
        </w:del>
      </w:ins>
      <w:ins w:id="29304" w:author="Rev 6 Allen Wirfs-Brock" w:date="2012-02-22T17:43:00Z">
        <w:r w:rsidR="00377713">
          <w:t>.</w:t>
        </w:r>
      </w:ins>
    </w:p>
    <w:p w14:paraId="6354CB48" w14:textId="77777777" w:rsidR="004C02EF" w:rsidRPr="00E77497" w:rsidRDefault="004C02EF" w:rsidP="00834A33">
      <w:pPr>
        <w:pStyle w:val="Alg4"/>
        <w:numPr>
          <w:ilvl w:val="0"/>
          <w:numId w:val="203"/>
        </w:numPr>
      </w:pPr>
      <w:r w:rsidRPr="00E77497">
        <w:t xml:space="preserve">Let </w:t>
      </w:r>
      <w:r w:rsidRPr="00E77497">
        <w:rPr>
          <w:i/>
        </w:rPr>
        <w:t>k</w:t>
      </w:r>
      <w:r w:rsidRPr="00E77497">
        <w:t xml:space="preserve"> be </w:t>
      </w:r>
      <w:r w:rsidRPr="00E77497">
        <w:rPr>
          <w:rFonts w:ascii="Courier New" w:hAnsi="Courier New"/>
          <w:b/>
        </w:rPr>
        <w:t>1</w:t>
      </w:r>
      <w:r w:rsidRPr="00E77497">
        <w:t>.</w:t>
      </w:r>
    </w:p>
    <w:p w14:paraId="47078756" w14:textId="77777777" w:rsidR="004C02EF" w:rsidRPr="00E77497" w:rsidRDefault="004C02EF" w:rsidP="00834A33">
      <w:pPr>
        <w:pStyle w:val="Alg4"/>
        <w:numPr>
          <w:ilvl w:val="0"/>
          <w:numId w:val="203"/>
        </w:numPr>
      </w:pPr>
      <w:r w:rsidRPr="00E77497">
        <w:t xml:space="preserve">Repeat, while </w:t>
      </w:r>
      <w:r w:rsidRPr="00E77497">
        <w:rPr>
          <w:i/>
        </w:rPr>
        <w:t>k</w:t>
      </w:r>
      <w:r w:rsidRPr="00E77497">
        <w:t xml:space="preserve"> &lt; </w:t>
      </w:r>
      <w:r w:rsidRPr="00E77497">
        <w:rPr>
          <w:i/>
        </w:rPr>
        <w:t>len</w:t>
      </w:r>
    </w:p>
    <w:p w14:paraId="06DFC397" w14:textId="77777777" w:rsidR="004C02EF" w:rsidRPr="00E77497" w:rsidRDefault="004C02EF" w:rsidP="00834A33">
      <w:pPr>
        <w:pStyle w:val="Alg4"/>
        <w:numPr>
          <w:ilvl w:val="1"/>
          <w:numId w:val="203"/>
        </w:numPr>
      </w:pPr>
      <w:r w:rsidRPr="00E77497">
        <w:t xml:space="preserve">Let </w:t>
      </w:r>
      <w:r w:rsidRPr="00E77497">
        <w:rPr>
          <w:i/>
        </w:rPr>
        <w:t>S</w:t>
      </w:r>
      <w:r w:rsidRPr="00E77497">
        <w:t xml:space="preserve"> be the String value produced by concatenating </w:t>
      </w:r>
      <w:r w:rsidRPr="00E77497">
        <w:rPr>
          <w:i/>
        </w:rPr>
        <w:t>R</w:t>
      </w:r>
      <w:r w:rsidRPr="00E77497">
        <w:t xml:space="preserve"> and </w:t>
      </w:r>
      <w:r w:rsidRPr="00E77497">
        <w:rPr>
          <w:i/>
        </w:rPr>
        <w:t>sep</w:t>
      </w:r>
      <w:r w:rsidRPr="00E77497">
        <w:t>.</w:t>
      </w:r>
    </w:p>
    <w:p w14:paraId="515F270F" w14:textId="77777777" w:rsidR="004C02EF" w:rsidRPr="00E77497" w:rsidRDefault="004C02EF" w:rsidP="00834A33">
      <w:pPr>
        <w:pStyle w:val="Alg4"/>
        <w:numPr>
          <w:ilvl w:val="1"/>
          <w:numId w:val="203"/>
        </w:numPr>
      </w:pPr>
      <w:r w:rsidRPr="00E77497">
        <w:t xml:space="preserve">Let </w:t>
      </w:r>
      <w:r w:rsidRPr="00E77497">
        <w:rPr>
          <w:i/>
        </w:rPr>
        <w:t>element</w:t>
      </w:r>
      <w:r w:rsidRPr="00E77497">
        <w:t xml:space="preserve"> be the result of calling the [[Get]] internal method of </w:t>
      </w:r>
      <w:r w:rsidRPr="00E77497">
        <w:rPr>
          <w:i/>
        </w:rPr>
        <w:t>O</w:t>
      </w:r>
      <w:r w:rsidRPr="00E77497">
        <w:t xml:space="preserve"> with argument ToString(</w:t>
      </w:r>
      <w:r w:rsidRPr="00E77497">
        <w:rPr>
          <w:i/>
        </w:rPr>
        <w:t>k</w:t>
      </w:r>
      <w:r w:rsidRPr="00E77497">
        <w:t>).</w:t>
      </w:r>
    </w:p>
    <w:p w14:paraId="4A6A54EC" w14:textId="77777777" w:rsidR="004C02EF" w:rsidRPr="00E77497" w:rsidRDefault="004C02EF" w:rsidP="00834A33">
      <w:pPr>
        <w:pStyle w:val="Alg4"/>
        <w:numPr>
          <w:ilvl w:val="1"/>
          <w:numId w:val="203"/>
        </w:numPr>
      </w:pPr>
      <w:r w:rsidRPr="00E77497">
        <w:t xml:space="preserve">If </w:t>
      </w:r>
      <w:r w:rsidRPr="00E77497">
        <w:rPr>
          <w:i/>
        </w:rPr>
        <w:t>element</w:t>
      </w:r>
      <w:r w:rsidRPr="00E77497">
        <w:t xml:space="preserve"> is </w:t>
      </w:r>
      <w:r w:rsidRPr="00E77497">
        <w:rPr>
          <w:b/>
        </w:rPr>
        <w:t>undefined</w:t>
      </w:r>
      <w:r w:rsidRPr="00E77497">
        <w:t xml:space="preserve"> or </w:t>
      </w:r>
      <w:r w:rsidRPr="00E77497">
        <w:rPr>
          <w:b/>
        </w:rPr>
        <w:t>null</w:t>
      </w:r>
      <w:r w:rsidRPr="00E77497">
        <w:t xml:space="preserve">, Let </w:t>
      </w:r>
      <w:r w:rsidRPr="00E77497">
        <w:rPr>
          <w:i/>
        </w:rPr>
        <w:t>next</w:t>
      </w:r>
      <w:r w:rsidRPr="00E77497">
        <w:t xml:space="preserve"> be the empty String; otherwise, let </w:t>
      </w:r>
      <w:r w:rsidRPr="00E77497">
        <w:rPr>
          <w:i/>
        </w:rPr>
        <w:t>next</w:t>
      </w:r>
      <w:r w:rsidRPr="00E77497">
        <w:t xml:space="preserve"> be ToString(</w:t>
      </w:r>
      <w:r w:rsidRPr="00E77497">
        <w:rPr>
          <w:i/>
        </w:rPr>
        <w:t>element</w:t>
      </w:r>
      <w:r w:rsidRPr="00E77497">
        <w:t>).</w:t>
      </w:r>
    </w:p>
    <w:p w14:paraId="6C48BFD8" w14:textId="77777777" w:rsidR="00377713" w:rsidRPr="00E77497" w:rsidRDefault="00610B3D" w:rsidP="0027695A">
      <w:pPr>
        <w:pStyle w:val="Alg4"/>
        <w:numPr>
          <w:ilvl w:val="1"/>
          <w:numId w:val="203"/>
        </w:numPr>
        <w:contextualSpacing/>
        <w:rPr>
          <w:ins w:id="29305" w:author="Rev 6 Allen Wirfs-Brock" w:date="2012-02-22T17:44:00Z"/>
        </w:rPr>
      </w:pPr>
      <w:ins w:id="29306" w:author="Rev 7 Allen Wirfs-Brock" w:date="2012-04-09T17:46:00Z">
        <w:r>
          <w:t>ReturnIfAbrupt(</w:t>
        </w:r>
        <w:r>
          <w:rPr>
            <w:i/>
          </w:rPr>
          <w:t>next</w:t>
        </w:r>
        <w:r>
          <w:t>).</w:t>
        </w:r>
      </w:ins>
      <w:ins w:id="29307" w:author="Rev 6 Allen Wirfs-Brock" w:date="2012-02-22T17:44:00Z">
        <w:del w:id="29308" w:author="Rev 7 Allen Wirfs-Brock" w:date="2012-04-09T17:46:00Z">
          <w:r w:rsidR="00377713" w:rsidDel="00610B3D">
            <w:delText xml:space="preserve">If </w:delText>
          </w:r>
        </w:del>
      </w:ins>
      <w:ins w:id="29309" w:author="Rev 6 Allen Wirfs-Brock" w:date="2012-02-22T17:45:00Z">
        <w:del w:id="29310" w:author="Rev 7 Allen Wirfs-Brock" w:date="2012-04-09T17:46:00Z">
          <w:r w:rsidR="00377713" w:rsidRPr="00E77497" w:rsidDel="00610B3D">
            <w:rPr>
              <w:i/>
            </w:rPr>
            <w:delText>next</w:delText>
          </w:r>
          <w:r w:rsidR="00377713" w:rsidRPr="00E77497" w:rsidDel="00610B3D">
            <w:delText xml:space="preserve"> </w:delText>
          </w:r>
        </w:del>
      </w:ins>
      <w:ins w:id="29311" w:author="Rev 6 Allen Wirfs-Brock" w:date="2012-02-22T17:44:00Z">
        <w:del w:id="29312" w:author="Rev 7 Allen Wirfs-Brock" w:date="2012-04-09T17:46:00Z">
          <w:r w:rsidR="00377713" w:rsidDel="00610B3D">
            <w:delText xml:space="preserve">is an abrupt completion, return </w:delText>
          </w:r>
        </w:del>
      </w:ins>
      <w:ins w:id="29313" w:author="Rev 6 Allen Wirfs-Brock" w:date="2012-02-22T17:45:00Z">
        <w:del w:id="29314" w:author="Rev 7 Allen Wirfs-Brock" w:date="2012-04-09T17:46:00Z">
          <w:r w:rsidR="00377713" w:rsidRPr="00E77497" w:rsidDel="00610B3D">
            <w:rPr>
              <w:i/>
            </w:rPr>
            <w:delText>next</w:delText>
          </w:r>
        </w:del>
      </w:ins>
      <w:ins w:id="29315" w:author="Rev 6 Allen Wirfs-Brock" w:date="2012-02-22T17:44:00Z">
        <w:del w:id="29316" w:author="Rev 7 Allen Wirfs-Brock" w:date="2012-04-09T17:46:00Z">
          <w:r w:rsidR="00377713" w:rsidDel="00610B3D">
            <w:delText>.</w:delText>
          </w:r>
        </w:del>
      </w:ins>
    </w:p>
    <w:p w14:paraId="3DF4A0B4" w14:textId="77777777" w:rsidR="004C02EF" w:rsidRPr="00E77497" w:rsidRDefault="004C02EF" w:rsidP="00834A33">
      <w:pPr>
        <w:pStyle w:val="Alg4"/>
        <w:numPr>
          <w:ilvl w:val="1"/>
          <w:numId w:val="203"/>
        </w:numPr>
      </w:pPr>
      <w:r w:rsidRPr="00E77497">
        <w:t xml:space="preserve">Let </w:t>
      </w:r>
      <w:r w:rsidRPr="00E77497">
        <w:rPr>
          <w:i/>
        </w:rPr>
        <w:t>R</w:t>
      </w:r>
      <w:r w:rsidRPr="00E77497">
        <w:t xml:space="preserve"> be a String value produced by concatenating </w:t>
      </w:r>
      <w:r w:rsidRPr="00E77497">
        <w:rPr>
          <w:i/>
        </w:rPr>
        <w:t>S</w:t>
      </w:r>
      <w:r w:rsidRPr="00E77497">
        <w:t xml:space="preserve"> and </w:t>
      </w:r>
      <w:r w:rsidRPr="00E77497">
        <w:rPr>
          <w:i/>
        </w:rPr>
        <w:t>next</w:t>
      </w:r>
      <w:r w:rsidRPr="00E77497">
        <w:t>.</w:t>
      </w:r>
    </w:p>
    <w:p w14:paraId="6CC5EE22" w14:textId="77777777" w:rsidR="004C02EF" w:rsidRPr="00E77497" w:rsidRDefault="004C02EF" w:rsidP="00834A33">
      <w:pPr>
        <w:pStyle w:val="Alg4"/>
        <w:numPr>
          <w:ilvl w:val="1"/>
          <w:numId w:val="203"/>
        </w:numPr>
      </w:pPr>
      <w:r w:rsidRPr="00E77497">
        <w:t xml:space="preserve">Increase </w:t>
      </w:r>
      <w:r w:rsidRPr="00E77497">
        <w:rPr>
          <w:i/>
        </w:rPr>
        <w:t>k</w:t>
      </w:r>
      <w:r w:rsidRPr="00E77497">
        <w:t xml:space="preserve"> by 1.</w:t>
      </w:r>
    </w:p>
    <w:p w14:paraId="004D78E7" w14:textId="77777777" w:rsidR="004C02EF" w:rsidRPr="00E77497" w:rsidRDefault="004C02EF" w:rsidP="00834A33">
      <w:pPr>
        <w:pStyle w:val="Alg4"/>
        <w:numPr>
          <w:ilvl w:val="0"/>
          <w:numId w:val="203"/>
        </w:numPr>
        <w:spacing w:after="220"/>
      </w:pPr>
      <w:r w:rsidRPr="00E77497">
        <w:t xml:space="preserve">Return </w:t>
      </w:r>
      <w:r w:rsidRPr="00E77497">
        <w:rPr>
          <w:i/>
        </w:rPr>
        <w:t>R</w:t>
      </w:r>
      <w:r w:rsidRPr="00E77497">
        <w:t>.</w:t>
      </w:r>
    </w:p>
    <w:p w14:paraId="3723F4C9"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join</w:t>
      </w:r>
      <w:r w:rsidRPr="00E77497">
        <w:t xml:space="preserve"> method is </w:t>
      </w:r>
      <w:r w:rsidRPr="00E77497">
        <w:rPr>
          <w:b/>
        </w:rPr>
        <w:t>1</w:t>
      </w:r>
      <w:r w:rsidRPr="00E77497">
        <w:t>.</w:t>
      </w:r>
    </w:p>
    <w:p w14:paraId="797285B4"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join</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join</w:t>
      </w:r>
      <w:r w:rsidRPr="00E77497">
        <w:t xml:space="preserve"> function can be applied successfully to a</w:t>
      </w:r>
      <w:ins w:id="29317" w:author="Rev 9 Allen Wirfs-Brock" w:date="2012-07-07T17:51:00Z">
        <w:r w:rsidR="003D5776">
          <w:t>n</w:t>
        </w:r>
      </w:ins>
      <w:r w:rsidRPr="00E77497">
        <w:t xml:space="preserve"> </w:t>
      </w:r>
      <w:del w:id="29318" w:author="Rev 9 Allen Wirfs-Brock" w:date="2012-07-07T17:51:00Z">
        <w:r w:rsidRPr="00E77497" w:rsidDel="003D5776">
          <w:delText xml:space="preserve">host </w:delText>
        </w:r>
      </w:del>
      <w:ins w:id="29319" w:author="Rev 9 Allen Wirfs-Brock" w:date="2012-07-07T17:51:00Z">
        <w:r w:rsidR="003D5776">
          <w:t>exotic</w:t>
        </w:r>
        <w:r w:rsidR="003D5776" w:rsidRPr="00E77497">
          <w:t xml:space="preserve"> </w:t>
        </w:r>
      </w:ins>
      <w:r w:rsidRPr="00E77497">
        <w:t>object</w:t>
      </w:r>
      <w:ins w:id="29320" w:author="Rev 9 Allen Wirfs-Brock" w:date="2012-07-07T17:55:00Z">
        <w:r w:rsidR="000625F1" w:rsidRPr="000625F1">
          <w:t xml:space="preserve"> </w:t>
        </w:r>
        <w:r w:rsidR="000625F1" w:rsidRPr="00887FC2">
          <w:t>that is not an Array</w:t>
        </w:r>
      </w:ins>
      <w:r w:rsidRPr="00E77497">
        <w:t xml:space="preserve"> is implementation-dependent.</w:t>
      </w:r>
      <w:bookmarkStart w:id="29321" w:name="_Toc385672297"/>
      <w:bookmarkStart w:id="29322" w:name="_Toc393690413"/>
    </w:p>
    <w:p w14:paraId="39804BF1" w14:textId="77777777" w:rsidR="004C02EF" w:rsidRPr="00E77497" w:rsidRDefault="004C02EF" w:rsidP="004C02EF">
      <w:pPr>
        <w:pStyle w:val="40"/>
        <w:numPr>
          <w:ilvl w:val="0"/>
          <w:numId w:val="0"/>
        </w:numPr>
      </w:pPr>
      <w:r w:rsidRPr="00E77497">
        <w:t>15.4.4.6</w:t>
      </w:r>
      <w:r w:rsidRPr="00E77497">
        <w:tab/>
        <w:t>Array.prototype.pop ( )</w:t>
      </w:r>
    </w:p>
    <w:p w14:paraId="09EE38A4" w14:textId="77777777" w:rsidR="004C02EF" w:rsidRPr="00E77497" w:rsidRDefault="004C02EF" w:rsidP="004C02EF">
      <w:r w:rsidRPr="00E77497">
        <w:t>The last element of the array is removed from the array and returned.</w:t>
      </w:r>
    </w:p>
    <w:p w14:paraId="12FFA820" w14:textId="77777777" w:rsidR="004C02EF" w:rsidRPr="00E77497" w:rsidRDefault="004C02EF" w:rsidP="00834A33">
      <w:pPr>
        <w:pStyle w:val="Alg4"/>
        <w:numPr>
          <w:ilvl w:val="0"/>
          <w:numId w:val="20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74E17E1B" w14:textId="77777777" w:rsidR="00134DAD" w:rsidRDefault="00134DAD" w:rsidP="00134DAD">
      <w:pPr>
        <w:pStyle w:val="Alg4"/>
        <w:numPr>
          <w:ilvl w:val="0"/>
          <w:numId w:val="202"/>
        </w:numPr>
        <w:rPr>
          <w:ins w:id="29323" w:author="Rev 7 Allen Wirfs-Brock" w:date="2012-04-10T12:04:00Z"/>
        </w:rPr>
      </w:pPr>
      <w:ins w:id="29324" w:author="Rev 7 Allen Wirfs-Brock" w:date="2012-04-10T12:04:00Z">
        <w:r>
          <w:t>ReturnIfAbrupt(</w:t>
        </w:r>
        <w:r>
          <w:rPr>
            <w:i/>
          </w:rPr>
          <w:t>O</w:t>
        </w:r>
        <w:r>
          <w:t>).</w:t>
        </w:r>
      </w:ins>
    </w:p>
    <w:p w14:paraId="09AFD1A4" w14:textId="77777777" w:rsidR="004C02EF" w:rsidRPr="00E77497" w:rsidRDefault="004C02EF" w:rsidP="00834A33">
      <w:pPr>
        <w:pStyle w:val="Alg4"/>
        <w:numPr>
          <w:ilvl w:val="0"/>
          <w:numId w:val="202"/>
        </w:numPr>
      </w:pPr>
      <w:r w:rsidRPr="00E77497">
        <w:t xml:space="preserve">Let </w:t>
      </w:r>
      <w:r w:rsidRPr="00E77497">
        <w:rPr>
          <w:i/>
        </w:rPr>
        <w:t>lenVal</w:t>
      </w:r>
      <w:r w:rsidRPr="00E77497">
        <w:t xml:space="preserve"> be the result of calling</w:t>
      </w:r>
      <w:r w:rsidRPr="00E77497" w:rsidDel="00887131">
        <w:t xml:space="preserve"> </w:t>
      </w:r>
      <w:r w:rsidRPr="00E77497">
        <w:t xml:space="preserve">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390A2F8F" w14:textId="77777777" w:rsidR="004C02EF" w:rsidRPr="00E77497" w:rsidRDefault="004C02EF" w:rsidP="00834A33">
      <w:pPr>
        <w:pStyle w:val="Alg4"/>
        <w:numPr>
          <w:ilvl w:val="0"/>
          <w:numId w:val="202"/>
        </w:numPr>
      </w:pPr>
      <w:r w:rsidRPr="00E77497">
        <w:t xml:space="preserve">Let </w:t>
      </w:r>
      <w:r w:rsidRPr="00E77497">
        <w:rPr>
          <w:i/>
        </w:rPr>
        <w:t>len</w:t>
      </w:r>
      <w:r w:rsidRPr="00E77497">
        <w:t xml:space="preserve"> be ToUint32(</w:t>
      </w:r>
      <w:r w:rsidRPr="00E77497">
        <w:rPr>
          <w:i/>
        </w:rPr>
        <w:t>lenVal</w:t>
      </w:r>
      <w:r w:rsidRPr="00E77497">
        <w:t>).</w:t>
      </w:r>
    </w:p>
    <w:p w14:paraId="56CF5684" w14:textId="77777777" w:rsidR="00CA3654" w:rsidRPr="00E77497" w:rsidRDefault="00C82981" w:rsidP="00CA3654">
      <w:pPr>
        <w:pStyle w:val="Alg4"/>
        <w:numPr>
          <w:ilvl w:val="0"/>
          <w:numId w:val="202"/>
        </w:numPr>
        <w:contextualSpacing/>
        <w:rPr>
          <w:ins w:id="29325" w:author="Rev 6 Allen Wirfs-Brock" w:date="2012-02-22T17:34:00Z"/>
        </w:rPr>
      </w:pPr>
      <w:ins w:id="29326" w:author="Rev 6 Allen Wirfs-Brock" w:date="2012-02-26T09:02:00Z">
        <w:r>
          <w:t>ReturnIfAbrupt(</w:t>
        </w:r>
        <w:r w:rsidRPr="00E77497">
          <w:rPr>
            <w:i/>
          </w:rPr>
          <w:t>len</w:t>
        </w:r>
        <w:r>
          <w:t>).</w:t>
        </w:r>
      </w:ins>
    </w:p>
    <w:p w14:paraId="6B36F06D" w14:textId="77777777" w:rsidR="004C02EF" w:rsidRPr="00E77497" w:rsidRDefault="004C02EF" w:rsidP="00834A33">
      <w:pPr>
        <w:pStyle w:val="Alg4"/>
        <w:numPr>
          <w:ilvl w:val="0"/>
          <w:numId w:val="202"/>
        </w:numPr>
      </w:pPr>
      <w:r w:rsidRPr="00E77497">
        <w:t xml:space="preserve">If </w:t>
      </w:r>
      <w:r w:rsidRPr="00E77497">
        <w:rPr>
          <w:i/>
        </w:rPr>
        <w:t>len</w:t>
      </w:r>
      <w:r w:rsidRPr="00E77497">
        <w:t xml:space="preserve"> is zero, </w:t>
      </w:r>
    </w:p>
    <w:p w14:paraId="35B263B5" w14:textId="77777777" w:rsidR="004C02EF" w:rsidRPr="00E77497" w:rsidRDefault="004C02EF" w:rsidP="00834A33">
      <w:pPr>
        <w:pStyle w:val="Alg4"/>
        <w:numPr>
          <w:ilvl w:val="1"/>
          <w:numId w:val="202"/>
        </w:numPr>
      </w:pPr>
      <w:del w:id="29327" w:author="Rev 6 Allen Wirfs-Brock" w:date="2012-02-22T17:46:00Z">
        <w:r w:rsidRPr="00E77497" w:rsidDel="00377713">
          <w:delText xml:space="preserve">Call </w:delText>
        </w:r>
      </w:del>
      <w:ins w:id="29328" w:author="Rev 6 Allen Wirfs-Brock" w:date="2012-02-22T17:46:00Z">
        <w:r w:rsidR="00377713">
          <w:t xml:space="preserve">Let </w:t>
        </w:r>
        <w:r w:rsidR="00377713" w:rsidRPr="00377713">
          <w:rPr>
            <w:i/>
          </w:rPr>
          <w:t>putStatus</w:t>
        </w:r>
        <w:r w:rsidR="00377713">
          <w:t xml:space="preserve"> be the result of calling</w:t>
        </w:r>
        <w:r w:rsidR="00377713" w:rsidRPr="00E77497">
          <w:t xml:space="preserve"> </w:t>
        </w:r>
      </w:ins>
      <w:r w:rsidRPr="00E77497">
        <w:t xml:space="preserve">the [[Put]] internal method of </w:t>
      </w:r>
      <w:r w:rsidRPr="00E77497">
        <w:rPr>
          <w:i/>
        </w:rPr>
        <w:t>O</w:t>
      </w:r>
      <w:r w:rsidRPr="00E77497">
        <w:t xml:space="preserve"> with arguments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 xml:space="preserve">, 0, and </w:t>
      </w:r>
      <w:r w:rsidRPr="00E77497">
        <w:rPr>
          <w:b/>
        </w:rPr>
        <w:t>true</w:t>
      </w:r>
      <w:r w:rsidRPr="00E77497">
        <w:t>.</w:t>
      </w:r>
    </w:p>
    <w:p w14:paraId="17A7F5FE" w14:textId="77777777" w:rsidR="00377713" w:rsidRPr="00E77497" w:rsidRDefault="0002527B" w:rsidP="00377713">
      <w:pPr>
        <w:pStyle w:val="Alg4"/>
        <w:numPr>
          <w:ilvl w:val="1"/>
          <w:numId w:val="202"/>
        </w:numPr>
        <w:contextualSpacing/>
        <w:rPr>
          <w:ins w:id="29329" w:author="Rev 6 Allen Wirfs-Brock" w:date="2012-02-22T17:46:00Z"/>
        </w:rPr>
      </w:pPr>
      <w:ins w:id="29330" w:author="Rev 7 Allen Wirfs-Brock" w:date="2012-04-09T17:46:00Z">
        <w:r>
          <w:t>ReturnIfAbrupt(</w:t>
        </w:r>
        <w:r>
          <w:rPr>
            <w:i/>
          </w:rPr>
          <w:t>putStatus</w:t>
        </w:r>
        <w:r>
          <w:t>).</w:t>
        </w:r>
      </w:ins>
      <w:ins w:id="29331" w:author="Rev 6 Allen Wirfs-Brock" w:date="2012-02-22T17:46:00Z">
        <w:del w:id="29332" w:author="Rev 7 Allen Wirfs-Brock" w:date="2012-04-09T17:46:00Z">
          <w:r w:rsidR="00377713" w:rsidDel="0002527B">
            <w:delText xml:space="preserve">If </w:delText>
          </w:r>
        </w:del>
      </w:ins>
      <w:ins w:id="29333" w:author="Rev 6 Allen Wirfs-Brock" w:date="2012-02-22T17:47:00Z">
        <w:del w:id="29334" w:author="Rev 7 Allen Wirfs-Brock" w:date="2012-04-09T17:46:00Z">
          <w:r w:rsidR="00377713" w:rsidRPr="006A5E27" w:rsidDel="0002527B">
            <w:rPr>
              <w:i/>
            </w:rPr>
            <w:delText>putStatus</w:delText>
          </w:r>
          <w:r w:rsidR="00377713" w:rsidDel="0002527B">
            <w:delText xml:space="preserve"> </w:delText>
          </w:r>
        </w:del>
      </w:ins>
      <w:ins w:id="29335" w:author="Rev 6 Allen Wirfs-Brock" w:date="2012-02-22T17:46:00Z">
        <w:del w:id="29336" w:author="Rev 7 Allen Wirfs-Brock" w:date="2012-04-09T17:46:00Z">
          <w:r w:rsidR="00377713" w:rsidDel="0002527B">
            <w:delText xml:space="preserve">is an abrupt completion, return </w:delText>
          </w:r>
        </w:del>
      </w:ins>
      <w:ins w:id="29337" w:author="Rev 6 Allen Wirfs-Brock" w:date="2012-02-22T17:47:00Z">
        <w:del w:id="29338" w:author="Rev 7 Allen Wirfs-Brock" w:date="2012-04-09T17:46:00Z">
          <w:r w:rsidR="00377713" w:rsidRPr="006A5E27" w:rsidDel="0002527B">
            <w:rPr>
              <w:i/>
            </w:rPr>
            <w:delText>putStatus</w:delText>
          </w:r>
        </w:del>
      </w:ins>
      <w:ins w:id="29339" w:author="Rev 6 Allen Wirfs-Brock" w:date="2012-02-22T17:46:00Z">
        <w:del w:id="29340" w:author="Rev 7 Allen Wirfs-Brock" w:date="2012-04-09T17:46:00Z">
          <w:r w:rsidR="00377713" w:rsidDel="0002527B">
            <w:delText>.</w:delText>
          </w:r>
        </w:del>
      </w:ins>
    </w:p>
    <w:p w14:paraId="2194BF95" w14:textId="77777777" w:rsidR="004C02EF" w:rsidRPr="00E77497" w:rsidRDefault="004C02EF" w:rsidP="00834A33">
      <w:pPr>
        <w:pStyle w:val="Alg4"/>
        <w:numPr>
          <w:ilvl w:val="1"/>
          <w:numId w:val="202"/>
        </w:numPr>
      </w:pPr>
      <w:r w:rsidRPr="00E77497">
        <w:t xml:space="preserve">Return </w:t>
      </w:r>
      <w:r w:rsidRPr="00E77497">
        <w:rPr>
          <w:b/>
        </w:rPr>
        <w:t>undefined</w:t>
      </w:r>
      <w:r w:rsidRPr="00E77497">
        <w:t>.</w:t>
      </w:r>
    </w:p>
    <w:p w14:paraId="62867458" w14:textId="77777777" w:rsidR="004C02EF" w:rsidRPr="00E77497" w:rsidRDefault="004C02EF" w:rsidP="00834A33">
      <w:pPr>
        <w:pStyle w:val="Alg4"/>
        <w:numPr>
          <w:ilvl w:val="0"/>
          <w:numId w:val="202"/>
        </w:numPr>
      </w:pPr>
      <w:r w:rsidRPr="00E77497">
        <w:t xml:space="preserve">Else, </w:t>
      </w:r>
      <w:r w:rsidRPr="00E77497">
        <w:rPr>
          <w:i/>
        </w:rPr>
        <w:t>len</w:t>
      </w:r>
      <w:r w:rsidRPr="00E77497">
        <w:t xml:space="preserve"> &gt; 0</w:t>
      </w:r>
    </w:p>
    <w:p w14:paraId="5B2A3D2B" w14:textId="77777777" w:rsidR="004C02EF" w:rsidRPr="00E77497" w:rsidRDefault="004C02EF" w:rsidP="00834A33">
      <w:pPr>
        <w:pStyle w:val="Alg4"/>
        <w:numPr>
          <w:ilvl w:val="1"/>
          <w:numId w:val="202"/>
        </w:numPr>
      </w:pPr>
      <w:r w:rsidRPr="00E77497">
        <w:t xml:space="preserve">Let </w:t>
      </w:r>
      <w:del w:id="29341" w:author="Allen Wirfs-Brock rev2" w:date="2011-07-21T09:47:00Z">
        <w:r w:rsidRPr="00E77497" w:rsidDel="007112EC">
          <w:rPr>
            <w:i/>
          </w:rPr>
          <w:delText>indx</w:delText>
        </w:r>
        <w:r w:rsidRPr="00E77497" w:rsidDel="007112EC">
          <w:delText xml:space="preserve"> </w:delText>
        </w:r>
      </w:del>
      <w:ins w:id="29342" w:author="Allen Wirfs-Brock rev2" w:date="2011-07-21T09:47:00Z">
        <w:r w:rsidR="007112EC" w:rsidRPr="00E77497">
          <w:rPr>
            <w:i/>
          </w:rPr>
          <w:t>newLen</w:t>
        </w:r>
        <w:r w:rsidR="007112EC" w:rsidRPr="00E77497">
          <w:t xml:space="preserve"> </w:t>
        </w:r>
      </w:ins>
      <w:r w:rsidRPr="00E77497">
        <w:t xml:space="preserve">be </w:t>
      </w:r>
      <w:del w:id="29343" w:author="Allen Wirfs-Brock rev2" w:date="2011-07-21T09:47:00Z">
        <w:r w:rsidRPr="00E77497" w:rsidDel="007112EC">
          <w:delText>ToString(</w:delText>
        </w:r>
      </w:del>
      <w:r w:rsidRPr="00E77497">
        <w:rPr>
          <w:i/>
        </w:rPr>
        <w:t>len</w:t>
      </w:r>
      <w:r w:rsidRPr="00E77497">
        <w:t>–1</w:t>
      </w:r>
      <w:del w:id="29344" w:author="Allen Wirfs-Brock rev2" w:date="2011-07-21T09:47:00Z">
        <w:r w:rsidRPr="00E77497" w:rsidDel="007112EC">
          <w:delText>)</w:delText>
        </w:r>
      </w:del>
      <w:r w:rsidRPr="00E77497">
        <w:t>.</w:t>
      </w:r>
    </w:p>
    <w:p w14:paraId="7E79755B" w14:textId="77777777" w:rsidR="007112EC" w:rsidRPr="00E77497" w:rsidRDefault="007112EC" w:rsidP="00834A33">
      <w:pPr>
        <w:pStyle w:val="Alg4"/>
        <w:numPr>
          <w:ilvl w:val="1"/>
          <w:numId w:val="202"/>
        </w:numPr>
        <w:rPr>
          <w:ins w:id="29345" w:author="Allen Wirfs-Brock rev2" w:date="2011-07-21T09:46:00Z"/>
        </w:rPr>
      </w:pPr>
      <w:ins w:id="29346" w:author="Allen Wirfs-Brock rev2" w:date="2011-07-21T09:47:00Z">
        <w:r w:rsidRPr="00E77497">
          <w:t xml:space="preserve">Let </w:t>
        </w:r>
        <w:r w:rsidRPr="00E77497">
          <w:rPr>
            <w:i/>
          </w:rPr>
          <w:t>indx</w:t>
        </w:r>
        <w:r w:rsidRPr="00E77497">
          <w:t xml:space="preserve"> be ToString(</w:t>
        </w:r>
        <w:r w:rsidRPr="00E77497">
          <w:rPr>
            <w:i/>
          </w:rPr>
          <w:t>newLen</w:t>
        </w:r>
        <w:r w:rsidRPr="00E77497">
          <w:t>).</w:t>
        </w:r>
      </w:ins>
    </w:p>
    <w:p w14:paraId="149822FD" w14:textId="77777777" w:rsidR="004C02EF" w:rsidRPr="00E77497" w:rsidRDefault="004C02EF" w:rsidP="00834A33">
      <w:pPr>
        <w:pStyle w:val="Alg4"/>
        <w:numPr>
          <w:ilvl w:val="1"/>
          <w:numId w:val="202"/>
        </w:numPr>
      </w:pPr>
      <w:r w:rsidRPr="00E77497">
        <w:t xml:space="preserve">Let </w:t>
      </w:r>
      <w:r w:rsidRPr="00E77497">
        <w:rPr>
          <w:i/>
        </w:rPr>
        <w:t>element</w:t>
      </w:r>
      <w:r w:rsidRPr="00E77497">
        <w:t xml:space="preserve"> be the result of calling the [[Get]] internal method of </w:t>
      </w:r>
      <w:r w:rsidRPr="00E77497">
        <w:rPr>
          <w:i/>
        </w:rPr>
        <w:t>O</w:t>
      </w:r>
      <w:r w:rsidRPr="00E77497">
        <w:t xml:space="preserve"> with argument </w:t>
      </w:r>
      <w:r w:rsidRPr="00E77497">
        <w:rPr>
          <w:i/>
        </w:rPr>
        <w:t>indx</w:t>
      </w:r>
      <w:r w:rsidRPr="00E77497">
        <w:t>.</w:t>
      </w:r>
    </w:p>
    <w:p w14:paraId="2B83125D" w14:textId="77777777" w:rsidR="0083511A" w:rsidRPr="00E77497" w:rsidRDefault="0002527B" w:rsidP="0083511A">
      <w:pPr>
        <w:pStyle w:val="Alg4"/>
        <w:numPr>
          <w:ilvl w:val="1"/>
          <w:numId w:val="202"/>
        </w:numPr>
        <w:contextualSpacing/>
        <w:rPr>
          <w:ins w:id="29347" w:author="Rev 6 Allen Wirfs-Brock" w:date="2012-02-22T17:48:00Z"/>
        </w:rPr>
      </w:pPr>
      <w:ins w:id="29348" w:author="Rev 7 Allen Wirfs-Brock" w:date="2012-04-09T17:47:00Z">
        <w:r>
          <w:t>ReturnIfAbrupt(</w:t>
        </w:r>
        <w:r>
          <w:rPr>
            <w:i/>
          </w:rPr>
          <w:t>element</w:t>
        </w:r>
        <w:r>
          <w:t>).</w:t>
        </w:r>
      </w:ins>
      <w:ins w:id="29349" w:author="Rev 6 Allen Wirfs-Brock" w:date="2012-02-22T17:48:00Z">
        <w:del w:id="29350" w:author="Rev 7 Allen Wirfs-Brock" w:date="2012-04-09T17:47:00Z">
          <w:r w:rsidR="0083511A" w:rsidDel="0002527B">
            <w:delText xml:space="preserve">If </w:delText>
          </w:r>
        </w:del>
      </w:ins>
      <w:ins w:id="29351" w:author="Rev 6 Allen Wirfs-Brock" w:date="2012-02-22T17:49:00Z">
        <w:del w:id="29352" w:author="Rev 7 Allen Wirfs-Brock" w:date="2012-04-09T17:47:00Z">
          <w:r w:rsidR="0083511A" w:rsidRPr="00E77497" w:rsidDel="0002527B">
            <w:rPr>
              <w:i/>
            </w:rPr>
            <w:delText>element</w:delText>
          </w:r>
          <w:r w:rsidR="0083511A" w:rsidRPr="00E77497" w:rsidDel="0002527B">
            <w:delText xml:space="preserve"> </w:delText>
          </w:r>
        </w:del>
      </w:ins>
      <w:ins w:id="29353" w:author="Rev 6 Allen Wirfs-Brock" w:date="2012-02-22T17:48:00Z">
        <w:del w:id="29354" w:author="Rev 7 Allen Wirfs-Brock" w:date="2012-04-09T17:47:00Z">
          <w:r w:rsidR="0083511A" w:rsidDel="0002527B">
            <w:delText xml:space="preserve">is an abrupt completion, return </w:delText>
          </w:r>
        </w:del>
      </w:ins>
      <w:ins w:id="29355" w:author="Rev 6 Allen Wirfs-Brock" w:date="2012-02-22T17:49:00Z">
        <w:del w:id="29356" w:author="Rev 7 Allen Wirfs-Brock" w:date="2012-04-09T17:47:00Z">
          <w:r w:rsidR="0083511A" w:rsidRPr="00E77497" w:rsidDel="0002527B">
            <w:rPr>
              <w:i/>
            </w:rPr>
            <w:delText>element</w:delText>
          </w:r>
        </w:del>
      </w:ins>
      <w:ins w:id="29357" w:author="Rev 6 Allen Wirfs-Brock" w:date="2012-02-22T17:48:00Z">
        <w:del w:id="29358" w:author="Rev 7 Allen Wirfs-Brock" w:date="2012-04-09T17:47:00Z">
          <w:r w:rsidR="0083511A" w:rsidDel="0002527B">
            <w:delText>.</w:delText>
          </w:r>
        </w:del>
      </w:ins>
    </w:p>
    <w:p w14:paraId="5E643414" w14:textId="77777777" w:rsidR="004C02EF" w:rsidRPr="00E77497" w:rsidRDefault="0083511A" w:rsidP="00834A33">
      <w:pPr>
        <w:pStyle w:val="Alg4"/>
        <w:numPr>
          <w:ilvl w:val="1"/>
          <w:numId w:val="202"/>
        </w:numPr>
      </w:pPr>
      <w:ins w:id="29359" w:author="Rev 6 Allen Wirfs-Brock" w:date="2012-02-22T17:49:00Z">
        <w:r>
          <w:t xml:space="preserve">Let </w:t>
        </w:r>
        <w:r>
          <w:rPr>
            <w:i/>
          </w:rPr>
          <w:t>delete</w:t>
        </w:r>
        <w:r w:rsidRPr="00377713">
          <w:rPr>
            <w:i/>
          </w:rPr>
          <w:t>Status</w:t>
        </w:r>
        <w:r>
          <w:t xml:space="preserve"> be the result of calling</w:t>
        </w:r>
        <w:r w:rsidRPr="00E77497">
          <w:t xml:space="preserve"> </w:t>
        </w:r>
      </w:ins>
      <w:del w:id="29360" w:author="Rev 6 Allen Wirfs-Brock" w:date="2012-02-22T17:49:00Z">
        <w:r w:rsidR="004C02EF" w:rsidRPr="00E77497" w:rsidDel="0083511A">
          <w:delText xml:space="preserve">Call </w:delText>
        </w:r>
      </w:del>
      <w:r w:rsidR="004C02EF" w:rsidRPr="00E77497">
        <w:t xml:space="preserve">the [[Delete]] internal method of </w:t>
      </w:r>
      <w:r w:rsidR="004C02EF" w:rsidRPr="00E77497">
        <w:rPr>
          <w:i/>
        </w:rPr>
        <w:t>O</w:t>
      </w:r>
      <w:r w:rsidR="004C02EF" w:rsidRPr="00E77497">
        <w:t xml:space="preserve"> with arguments </w:t>
      </w:r>
      <w:r w:rsidR="004C02EF" w:rsidRPr="00E77497">
        <w:rPr>
          <w:i/>
        </w:rPr>
        <w:t>indx</w:t>
      </w:r>
      <w:r w:rsidR="004C02EF" w:rsidRPr="00E77497">
        <w:t xml:space="preserve"> and </w:t>
      </w:r>
      <w:r w:rsidR="004C02EF" w:rsidRPr="00E77497">
        <w:rPr>
          <w:b/>
        </w:rPr>
        <w:t>true</w:t>
      </w:r>
      <w:r w:rsidR="004C02EF" w:rsidRPr="00E77497">
        <w:t>.</w:t>
      </w:r>
    </w:p>
    <w:p w14:paraId="452EC93E" w14:textId="77777777" w:rsidR="0083511A" w:rsidRPr="00E77497" w:rsidRDefault="0002527B" w:rsidP="0083511A">
      <w:pPr>
        <w:pStyle w:val="Alg4"/>
        <w:numPr>
          <w:ilvl w:val="1"/>
          <w:numId w:val="202"/>
        </w:numPr>
        <w:contextualSpacing/>
        <w:rPr>
          <w:ins w:id="29361" w:author="Rev 6 Allen Wirfs-Brock" w:date="2012-02-22T17:48:00Z"/>
        </w:rPr>
      </w:pPr>
      <w:ins w:id="29362" w:author="Rev 7 Allen Wirfs-Brock" w:date="2012-04-09T17:48:00Z">
        <w:r>
          <w:t>ReturnIfAbrupt(</w:t>
        </w:r>
        <w:r>
          <w:rPr>
            <w:i/>
          </w:rPr>
          <w:t>deleteStatus</w:t>
        </w:r>
        <w:r>
          <w:t>).</w:t>
        </w:r>
      </w:ins>
      <w:ins w:id="29363" w:author="Rev 6 Allen Wirfs-Brock" w:date="2012-02-22T17:48:00Z">
        <w:del w:id="29364" w:author="Rev 7 Allen Wirfs-Brock" w:date="2012-04-09T17:48:00Z">
          <w:r w:rsidR="0083511A" w:rsidDel="0002527B">
            <w:delText xml:space="preserve">If </w:delText>
          </w:r>
        </w:del>
      </w:ins>
      <w:ins w:id="29365" w:author="Rev 6 Allen Wirfs-Brock" w:date="2012-02-22T17:49:00Z">
        <w:del w:id="29366" w:author="Rev 7 Allen Wirfs-Brock" w:date="2012-04-09T17:48:00Z">
          <w:r w:rsidR="0083511A" w:rsidDel="0002527B">
            <w:rPr>
              <w:i/>
            </w:rPr>
            <w:delText>delete</w:delText>
          </w:r>
          <w:r w:rsidR="0083511A" w:rsidRPr="00377713" w:rsidDel="0002527B">
            <w:rPr>
              <w:i/>
            </w:rPr>
            <w:delText>Status</w:delText>
          </w:r>
          <w:r w:rsidR="0083511A" w:rsidDel="0002527B">
            <w:delText xml:space="preserve"> </w:delText>
          </w:r>
        </w:del>
      </w:ins>
      <w:ins w:id="29367" w:author="Rev 6 Allen Wirfs-Brock" w:date="2012-02-22T17:48:00Z">
        <w:del w:id="29368" w:author="Rev 7 Allen Wirfs-Brock" w:date="2012-04-09T17:48:00Z">
          <w:r w:rsidR="0083511A" w:rsidDel="0002527B">
            <w:delText xml:space="preserve">is an abrupt completion, return </w:delText>
          </w:r>
        </w:del>
      </w:ins>
      <w:ins w:id="29369" w:author="Rev 6 Allen Wirfs-Brock" w:date="2012-02-22T17:49:00Z">
        <w:del w:id="29370" w:author="Rev 7 Allen Wirfs-Brock" w:date="2012-04-09T17:48:00Z">
          <w:r w:rsidR="0083511A" w:rsidDel="0002527B">
            <w:rPr>
              <w:i/>
            </w:rPr>
            <w:delText>delete</w:delText>
          </w:r>
          <w:r w:rsidR="0083511A" w:rsidRPr="00377713" w:rsidDel="0002527B">
            <w:rPr>
              <w:i/>
            </w:rPr>
            <w:delText>Status</w:delText>
          </w:r>
        </w:del>
      </w:ins>
      <w:ins w:id="29371" w:author="Rev 6 Allen Wirfs-Brock" w:date="2012-02-22T17:48:00Z">
        <w:del w:id="29372" w:author="Rev 7 Allen Wirfs-Brock" w:date="2012-04-09T17:48:00Z">
          <w:r w:rsidR="0083511A" w:rsidDel="0002527B">
            <w:delText>.</w:delText>
          </w:r>
        </w:del>
      </w:ins>
    </w:p>
    <w:p w14:paraId="2EEB3188" w14:textId="77777777" w:rsidR="004C02EF" w:rsidRPr="00E77497" w:rsidRDefault="0083511A" w:rsidP="00834A33">
      <w:pPr>
        <w:pStyle w:val="Alg4"/>
        <w:numPr>
          <w:ilvl w:val="1"/>
          <w:numId w:val="202"/>
        </w:numPr>
      </w:pPr>
      <w:ins w:id="29373" w:author="Rev 6 Allen Wirfs-Brock" w:date="2012-02-22T17:49:00Z">
        <w:r>
          <w:t xml:space="preserve">Let </w:t>
        </w:r>
        <w:r w:rsidRPr="00377713">
          <w:rPr>
            <w:i/>
          </w:rPr>
          <w:t>putStatus</w:t>
        </w:r>
        <w:r>
          <w:t xml:space="preserve"> be the result of calling</w:t>
        </w:r>
        <w:r w:rsidRPr="00E77497">
          <w:t xml:space="preserve"> </w:t>
        </w:r>
      </w:ins>
      <w:del w:id="29374" w:author="Rev 6 Allen Wirfs-Brock" w:date="2012-02-22T17:49: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rFonts w:ascii="Courier New" w:hAnsi="Courier New"/>
          <w:sz w:val="18"/>
        </w:rPr>
        <w:t>"</w:t>
      </w:r>
      <w:r w:rsidR="004C02EF" w:rsidRPr="00E77497">
        <w:rPr>
          <w:rFonts w:ascii="Courier New" w:hAnsi="Courier New"/>
          <w:b/>
        </w:rPr>
        <w:t>length</w:t>
      </w:r>
      <w:r w:rsidR="004C02EF" w:rsidRPr="00E77497">
        <w:rPr>
          <w:rFonts w:ascii="Courier New" w:hAnsi="Courier New"/>
          <w:sz w:val="18"/>
        </w:rPr>
        <w:t>"</w:t>
      </w:r>
      <w:r w:rsidR="004C02EF" w:rsidRPr="00E77497">
        <w:t xml:space="preserve">, </w:t>
      </w:r>
      <w:del w:id="29375" w:author="Allen Wirfs-Brock rev2" w:date="2011-07-21T09:48:00Z">
        <w:r w:rsidR="004C02EF" w:rsidRPr="00E77497" w:rsidDel="007112EC">
          <w:rPr>
            <w:i/>
          </w:rPr>
          <w:delText>indx</w:delText>
        </w:r>
      </w:del>
      <w:ins w:id="29376" w:author="Allen Wirfs-Brock rev2" w:date="2011-07-21T09:48:00Z">
        <w:r w:rsidR="007112EC" w:rsidRPr="00E77497">
          <w:rPr>
            <w:i/>
          </w:rPr>
          <w:t>newLen</w:t>
        </w:r>
      </w:ins>
      <w:r w:rsidR="004C02EF" w:rsidRPr="00E77497">
        <w:t xml:space="preserve">, and </w:t>
      </w:r>
      <w:r w:rsidR="004C02EF" w:rsidRPr="00E77497">
        <w:rPr>
          <w:b/>
        </w:rPr>
        <w:t>true</w:t>
      </w:r>
      <w:r w:rsidR="004C02EF" w:rsidRPr="00E77497">
        <w:t>.</w:t>
      </w:r>
    </w:p>
    <w:p w14:paraId="0FD7F85D" w14:textId="77777777" w:rsidR="0083511A" w:rsidRPr="00E77497" w:rsidRDefault="0002527B" w:rsidP="0083511A">
      <w:pPr>
        <w:pStyle w:val="Alg4"/>
        <w:numPr>
          <w:ilvl w:val="1"/>
          <w:numId w:val="202"/>
        </w:numPr>
        <w:contextualSpacing/>
        <w:rPr>
          <w:ins w:id="29377" w:author="Rev 6 Allen Wirfs-Brock" w:date="2012-02-22T17:48:00Z"/>
        </w:rPr>
      </w:pPr>
      <w:ins w:id="29378" w:author="Rev 7 Allen Wirfs-Brock" w:date="2012-04-09T17:48:00Z">
        <w:r>
          <w:t>ReturnIfAbrupt(</w:t>
        </w:r>
        <w:r>
          <w:rPr>
            <w:i/>
          </w:rPr>
          <w:t>putStatus</w:t>
        </w:r>
        <w:r>
          <w:t>).</w:t>
        </w:r>
      </w:ins>
      <w:ins w:id="29379" w:author="Rev 6 Allen Wirfs-Brock" w:date="2012-02-22T17:48:00Z">
        <w:del w:id="29380" w:author="Rev 7 Allen Wirfs-Brock" w:date="2012-04-09T17:48: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r w:rsidR="0083511A" w:rsidDel="0002527B">
            <w:delText>.</w:delText>
          </w:r>
        </w:del>
      </w:ins>
    </w:p>
    <w:p w14:paraId="6B5FC5F9" w14:textId="77777777" w:rsidR="004C02EF" w:rsidRPr="00E77497" w:rsidRDefault="004C02EF" w:rsidP="00834A33">
      <w:pPr>
        <w:pStyle w:val="Alg4"/>
        <w:numPr>
          <w:ilvl w:val="1"/>
          <w:numId w:val="202"/>
        </w:numPr>
        <w:spacing w:after="220"/>
      </w:pPr>
      <w:r w:rsidRPr="00E77497">
        <w:t xml:space="preserve">Return </w:t>
      </w:r>
      <w:r w:rsidRPr="00E77497">
        <w:rPr>
          <w:i/>
        </w:rPr>
        <w:t>element</w:t>
      </w:r>
      <w:r w:rsidRPr="00E77497">
        <w:t>.</w:t>
      </w:r>
    </w:p>
    <w:p w14:paraId="543AD884"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pop</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pop</w:t>
      </w:r>
      <w:r w:rsidRPr="00E77497">
        <w:t xml:space="preserve"> function can be applied successfully to a</w:t>
      </w:r>
      <w:ins w:id="29381" w:author="Rev 9 Allen Wirfs-Brock" w:date="2012-07-07T17:55:00Z">
        <w:r w:rsidR="000625F1">
          <w:t>n</w:t>
        </w:r>
      </w:ins>
      <w:r w:rsidRPr="00E77497">
        <w:t xml:space="preserve"> </w:t>
      </w:r>
      <w:del w:id="29382" w:author="Rev 9 Allen Wirfs-Brock" w:date="2012-07-07T17:55:00Z">
        <w:r w:rsidRPr="00E77497" w:rsidDel="000625F1">
          <w:delText xml:space="preserve">host </w:delText>
        </w:r>
      </w:del>
      <w:ins w:id="29383" w:author="Rev 9 Allen Wirfs-Brock" w:date="2012-07-07T17:55:00Z">
        <w:r w:rsidR="000625F1">
          <w:t>exotic</w:t>
        </w:r>
        <w:r w:rsidR="000625F1" w:rsidRPr="00E77497">
          <w:t xml:space="preserve"> </w:t>
        </w:r>
      </w:ins>
      <w:r w:rsidRPr="00E77497">
        <w:t>object</w:t>
      </w:r>
      <w:ins w:id="29384" w:author="Rev 9 Allen Wirfs-Brock" w:date="2012-07-07T17:55:00Z">
        <w:r w:rsidR="000625F1" w:rsidRPr="000625F1">
          <w:t xml:space="preserve"> </w:t>
        </w:r>
        <w:r w:rsidR="000625F1" w:rsidRPr="00887FC2">
          <w:t>that is not an Array</w:t>
        </w:r>
      </w:ins>
      <w:r w:rsidRPr="00E77497">
        <w:t xml:space="preserve"> is implementation-dependent.</w:t>
      </w:r>
    </w:p>
    <w:p w14:paraId="709131EB" w14:textId="77777777" w:rsidR="004C02EF" w:rsidRPr="00E77497" w:rsidRDefault="004C02EF" w:rsidP="004C02EF">
      <w:pPr>
        <w:pStyle w:val="40"/>
        <w:numPr>
          <w:ilvl w:val="0"/>
          <w:numId w:val="0"/>
        </w:numPr>
      </w:pPr>
      <w:bookmarkStart w:id="29385" w:name="_Ref457709102"/>
      <w:r w:rsidRPr="00E77497">
        <w:t>15.4.4.7</w:t>
      </w:r>
      <w:r w:rsidRPr="00E77497">
        <w:tab/>
        <w:t>Array.prototype.push ( [ item1 [ , item2 [ , … ] ] ] )</w:t>
      </w:r>
      <w:bookmarkEnd w:id="29385"/>
    </w:p>
    <w:p w14:paraId="0D34E8C7" w14:textId="77777777" w:rsidR="004C02EF" w:rsidRPr="00E77497" w:rsidRDefault="004C02EF" w:rsidP="004C02EF">
      <w:r w:rsidRPr="00E77497">
        <w:t>The arguments are appended to the end of the array, in the order in which they appear. The new length of the array is returned as the result of the call.</w:t>
      </w:r>
    </w:p>
    <w:p w14:paraId="41D2DD0E" w14:textId="77777777" w:rsidR="004C02EF" w:rsidRPr="00E77497" w:rsidRDefault="004C02EF" w:rsidP="004C02EF">
      <w:r w:rsidRPr="00E77497">
        <w:t xml:space="preserve">When the </w:t>
      </w:r>
      <w:r w:rsidRPr="00E77497">
        <w:rPr>
          <w:rFonts w:ascii="Courier New" w:hAnsi="Courier New"/>
          <w:b/>
        </w:rPr>
        <w:t>push</w:t>
      </w:r>
      <w:r w:rsidRPr="00E77497">
        <w:t xml:space="preserve"> method is called with zero or more arguments </w:t>
      </w:r>
      <w:r w:rsidRPr="00E77497">
        <w:rPr>
          <w:rFonts w:ascii="Times New Roman" w:hAnsi="Times New Roman"/>
          <w:i/>
        </w:rPr>
        <w:t>item1</w:t>
      </w:r>
      <w:r w:rsidRPr="00E77497">
        <w:t>,</w:t>
      </w:r>
      <w:r w:rsidRPr="00E77497">
        <w:rPr>
          <w:rFonts w:ascii="Times New Roman" w:hAnsi="Times New Roman"/>
          <w:i/>
        </w:rPr>
        <w:t xml:space="preserve"> item2</w:t>
      </w:r>
      <w:r w:rsidRPr="00E77497">
        <w:t>, etc., the following steps are taken:</w:t>
      </w:r>
    </w:p>
    <w:p w14:paraId="517735DB" w14:textId="77777777" w:rsidR="004C02EF" w:rsidRPr="00E77497" w:rsidRDefault="004C02EF" w:rsidP="00834A33">
      <w:pPr>
        <w:pStyle w:val="Alg4"/>
        <w:numPr>
          <w:ilvl w:val="0"/>
          <w:numId w:val="204"/>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6559EF3E" w14:textId="77777777" w:rsidR="00134DAD" w:rsidRDefault="00134DAD" w:rsidP="00134DAD">
      <w:pPr>
        <w:pStyle w:val="Alg4"/>
        <w:numPr>
          <w:ilvl w:val="0"/>
          <w:numId w:val="204"/>
        </w:numPr>
        <w:rPr>
          <w:ins w:id="29386" w:author="Rev 7 Allen Wirfs-Brock" w:date="2012-04-10T12:04:00Z"/>
        </w:rPr>
      </w:pPr>
      <w:ins w:id="29387" w:author="Rev 7 Allen Wirfs-Brock" w:date="2012-04-10T12:04:00Z">
        <w:r>
          <w:t>ReturnIfAbrupt(</w:t>
        </w:r>
        <w:r>
          <w:rPr>
            <w:i/>
          </w:rPr>
          <w:t>O</w:t>
        </w:r>
        <w:r>
          <w:t>).</w:t>
        </w:r>
      </w:ins>
    </w:p>
    <w:p w14:paraId="463C11D0" w14:textId="77777777" w:rsidR="004C02EF" w:rsidRPr="00E77497" w:rsidRDefault="004C02EF" w:rsidP="00834A33">
      <w:pPr>
        <w:pStyle w:val="Alg4"/>
        <w:numPr>
          <w:ilvl w:val="0"/>
          <w:numId w:val="204"/>
        </w:numPr>
      </w:pPr>
      <w:r w:rsidRPr="00E77497">
        <w:t xml:space="preserve">Let </w:t>
      </w:r>
      <w:r w:rsidRPr="00E77497">
        <w:rPr>
          <w:i/>
        </w:rPr>
        <w:t>lenVal</w:t>
      </w:r>
      <w:r w:rsidRPr="00E77497">
        <w:t xml:space="preserve"> be the result of calling</w:t>
      </w:r>
      <w:r w:rsidRPr="00E77497" w:rsidDel="002619D5">
        <w:t xml:space="preserve"> </w:t>
      </w:r>
      <w:r w:rsidRPr="00E77497">
        <w:t xml:space="preserve">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09842ECF" w14:textId="77777777" w:rsidR="004C02EF" w:rsidRPr="00E77497" w:rsidRDefault="004C02EF" w:rsidP="00834A33">
      <w:pPr>
        <w:pStyle w:val="Alg4"/>
        <w:numPr>
          <w:ilvl w:val="0"/>
          <w:numId w:val="204"/>
        </w:numPr>
      </w:pPr>
      <w:r w:rsidRPr="00E77497">
        <w:t xml:space="preserve">Let </w:t>
      </w:r>
      <w:r w:rsidRPr="00E77497">
        <w:rPr>
          <w:i/>
        </w:rPr>
        <w:t>n</w:t>
      </w:r>
      <w:r w:rsidRPr="00E77497">
        <w:t xml:space="preserve"> be ToUint32(</w:t>
      </w:r>
      <w:r w:rsidRPr="00E77497">
        <w:rPr>
          <w:i/>
        </w:rPr>
        <w:t>lenVal</w:t>
      </w:r>
      <w:r w:rsidRPr="00E77497">
        <w:t>).</w:t>
      </w:r>
    </w:p>
    <w:p w14:paraId="2F04714C" w14:textId="77777777" w:rsidR="00CA3654" w:rsidRPr="00E77497" w:rsidRDefault="00C82981" w:rsidP="00CA3654">
      <w:pPr>
        <w:pStyle w:val="Alg4"/>
        <w:numPr>
          <w:ilvl w:val="0"/>
          <w:numId w:val="204"/>
        </w:numPr>
        <w:contextualSpacing/>
        <w:rPr>
          <w:ins w:id="29388" w:author="Rev 6 Allen Wirfs-Brock" w:date="2012-02-22T17:33:00Z"/>
        </w:rPr>
      </w:pPr>
      <w:ins w:id="29389" w:author="Rev 6 Allen Wirfs-Brock" w:date="2012-02-26T09:03:00Z">
        <w:r>
          <w:t>ReturnIfAbrupt(</w:t>
        </w:r>
        <w:del w:id="29390" w:author="Rev 7 Allen Wirfs-Brock" w:date="2012-04-09T17:49:00Z">
          <w:r w:rsidRPr="00E77497" w:rsidDel="0002527B">
            <w:rPr>
              <w:i/>
            </w:rPr>
            <w:delText>len</w:delText>
          </w:r>
        </w:del>
      </w:ins>
      <w:ins w:id="29391" w:author="Rev 7 Allen Wirfs-Brock" w:date="2012-04-09T17:49:00Z">
        <w:r w:rsidR="0002527B">
          <w:rPr>
            <w:i/>
          </w:rPr>
          <w:t>n</w:t>
        </w:r>
      </w:ins>
      <w:ins w:id="29392" w:author="Rev 6 Allen Wirfs-Brock" w:date="2012-02-26T09:03:00Z">
        <w:r>
          <w:t>).</w:t>
        </w:r>
      </w:ins>
    </w:p>
    <w:p w14:paraId="587B4FFE" w14:textId="77777777" w:rsidR="004C02EF" w:rsidRPr="00E77497" w:rsidRDefault="004C02EF" w:rsidP="00834A33">
      <w:pPr>
        <w:pStyle w:val="Alg4"/>
        <w:numPr>
          <w:ilvl w:val="0"/>
          <w:numId w:val="204"/>
        </w:numPr>
      </w:pPr>
      <w:r w:rsidRPr="00E77497">
        <w:t xml:space="preserve">Let </w:t>
      </w:r>
      <w:r w:rsidRPr="00E77497">
        <w:rPr>
          <w:i/>
        </w:rPr>
        <w:t>items</w:t>
      </w:r>
      <w:r w:rsidRPr="00E77497">
        <w:t xml:space="preserve"> be an internal List whose elements are, in left to right order, the arguments that were passed to this function invocation.</w:t>
      </w:r>
    </w:p>
    <w:p w14:paraId="0DB8A5E2" w14:textId="77777777" w:rsidR="004C02EF" w:rsidRPr="00E77497" w:rsidRDefault="004C02EF" w:rsidP="00834A33">
      <w:pPr>
        <w:pStyle w:val="Alg4"/>
        <w:numPr>
          <w:ilvl w:val="0"/>
          <w:numId w:val="204"/>
        </w:numPr>
      </w:pPr>
      <w:r w:rsidRPr="00E77497">
        <w:t xml:space="preserve">Repeat, while </w:t>
      </w:r>
      <w:r w:rsidRPr="00E77497">
        <w:rPr>
          <w:i/>
        </w:rPr>
        <w:t>items</w:t>
      </w:r>
      <w:r w:rsidRPr="00E77497">
        <w:t xml:space="preserve"> is not empty</w:t>
      </w:r>
    </w:p>
    <w:p w14:paraId="7FC08413" w14:textId="77777777" w:rsidR="004C02EF" w:rsidRPr="00E77497" w:rsidRDefault="004C02EF" w:rsidP="00834A33">
      <w:pPr>
        <w:pStyle w:val="Alg4"/>
        <w:numPr>
          <w:ilvl w:val="1"/>
          <w:numId w:val="204"/>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the element.</w:t>
      </w:r>
    </w:p>
    <w:p w14:paraId="1797B6DB" w14:textId="77777777" w:rsidR="004C02EF" w:rsidRPr="00E77497" w:rsidRDefault="0083511A" w:rsidP="00834A33">
      <w:pPr>
        <w:pStyle w:val="Alg4"/>
        <w:numPr>
          <w:ilvl w:val="1"/>
          <w:numId w:val="204"/>
        </w:numPr>
      </w:pPr>
      <w:ins w:id="29393" w:author="Rev 6 Allen Wirfs-Brock" w:date="2012-02-22T17:50:00Z">
        <w:r>
          <w:t xml:space="preserve">Let </w:t>
        </w:r>
        <w:r w:rsidRPr="00377713">
          <w:rPr>
            <w:i/>
          </w:rPr>
          <w:t>putStatus</w:t>
        </w:r>
        <w:r>
          <w:t xml:space="preserve"> be the result of calling</w:t>
        </w:r>
        <w:r w:rsidRPr="00E77497">
          <w:t xml:space="preserve"> </w:t>
        </w:r>
      </w:ins>
      <w:del w:id="29394" w:author="Rev 6 Allen Wirfs-Brock" w:date="2012-02-22T17:50: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ToString(</w:t>
      </w:r>
      <w:r w:rsidR="004C02EF" w:rsidRPr="00E77497">
        <w:rPr>
          <w:i/>
        </w:rPr>
        <w:t>n</w:t>
      </w:r>
      <w:r w:rsidR="004C02EF" w:rsidRPr="00E77497">
        <w:t xml:space="preserve">), </w:t>
      </w:r>
      <w:r w:rsidR="004C02EF" w:rsidRPr="00E77497">
        <w:rPr>
          <w:i/>
        </w:rPr>
        <w:t>E</w:t>
      </w:r>
      <w:r w:rsidR="004C02EF" w:rsidRPr="00E77497">
        <w:t xml:space="preserve">, and </w:t>
      </w:r>
      <w:r w:rsidR="004C02EF" w:rsidRPr="00E77497">
        <w:rPr>
          <w:b/>
        </w:rPr>
        <w:t>true</w:t>
      </w:r>
      <w:r w:rsidR="004C02EF" w:rsidRPr="00E77497">
        <w:t>.</w:t>
      </w:r>
    </w:p>
    <w:p w14:paraId="324E9D0B" w14:textId="77777777" w:rsidR="0083511A" w:rsidRPr="00E77497" w:rsidRDefault="0002527B" w:rsidP="0083511A">
      <w:pPr>
        <w:pStyle w:val="Alg4"/>
        <w:numPr>
          <w:ilvl w:val="1"/>
          <w:numId w:val="204"/>
        </w:numPr>
        <w:contextualSpacing/>
        <w:rPr>
          <w:ins w:id="29395" w:author="Rev 6 Allen Wirfs-Brock" w:date="2012-02-22T17:50:00Z"/>
        </w:rPr>
      </w:pPr>
      <w:ins w:id="29396" w:author="Rev 7 Allen Wirfs-Brock" w:date="2012-04-09T17:49:00Z">
        <w:r>
          <w:t>ReturnIfAbrupt(</w:t>
        </w:r>
        <w:r>
          <w:rPr>
            <w:i/>
          </w:rPr>
          <w:t>putStatus</w:t>
        </w:r>
        <w:r>
          <w:t>).</w:t>
        </w:r>
      </w:ins>
      <w:ins w:id="29397" w:author="Rev 6 Allen Wirfs-Brock" w:date="2012-02-22T17:50:00Z">
        <w:del w:id="29398" w:author="Rev 7 Allen Wirfs-Brock" w:date="2012-04-09T17:49: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r w:rsidR="0083511A" w:rsidDel="0002527B">
            <w:delText>.</w:delText>
          </w:r>
        </w:del>
      </w:ins>
    </w:p>
    <w:p w14:paraId="0CEB6C4A" w14:textId="77777777" w:rsidR="004C02EF" w:rsidRPr="00E77497" w:rsidRDefault="004C02EF" w:rsidP="00834A33">
      <w:pPr>
        <w:pStyle w:val="Alg4"/>
        <w:numPr>
          <w:ilvl w:val="1"/>
          <w:numId w:val="204"/>
        </w:numPr>
      </w:pPr>
      <w:r w:rsidRPr="00E77497">
        <w:t xml:space="preserve">Increase </w:t>
      </w:r>
      <w:r w:rsidRPr="00E77497">
        <w:rPr>
          <w:i/>
        </w:rPr>
        <w:t>n</w:t>
      </w:r>
      <w:r w:rsidRPr="00E77497">
        <w:t xml:space="preserve"> by 1.</w:t>
      </w:r>
    </w:p>
    <w:p w14:paraId="3EA61CB0" w14:textId="77777777" w:rsidR="004C02EF" w:rsidRPr="00E77497" w:rsidRDefault="0083511A" w:rsidP="00834A33">
      <w:pPr>
        <w:pStyle w:val="Alg4"/>
        <w:numPr>
          <w:ilvl w:val="0"/>
          <w:numId w:val="204"/>
        </w:numPr>
      </w:pPr>
      <w:ins w:id="29399" w:author="Rev 6 Allen Wirfs-Brock" w:date="2012-02-22T17:51:00Z">
        <w:r>
          <w:t xml:space="preserve">Let </w:t>
        </w:r>
        <w:r w:rsidRPr="00377713">
          <w:rPr>
            <w:i/>
          </w:rPr>
          <w:t>putStatus</w:t>
        </w:r>
        <w:r>
          <w:t xml:space="preserve"> be the result of calling</w:t>
        </w:r>
        <w:r w:rsidRPr="00E77497">
          <w:t xml:space="preserve"> </w:t>
        </w:r>
      </w:ins>
      <w:del w:id="29400" w:author="Rev 6 Allen Wirfs-Brock" w:date="2012-02-22T17:51: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rFonts w:ascii="Courier New" w:hAnsi="Courier New"/>
          <w:sz w:val="18"/>
        </w:rPr>
        <w:t>"</w:t>
      </w:r>
      <w:r w:rsidR="004C02EF" w:rsidRPr="00E77497">
        <w:rPr>
          <w:rFonts w:ascii="Courier New" w:hAnsi="Courier New"/>
          <w:b/>
        </w:rPr>
        <w:t>length</w:t>
      </w:r>
      <w:r w:rsidR="004C02EF" w:rsidRPr="00E77497">
        <w:rPr>
          <w:rFonts w:ascii="Courier New" w:hAnsi="Courier New"/>
          <w:sz w:val="18"/>
        </w:rPr>
        <w:t>"</w:t>
      </w:r>
      <w:r w:rsidR="004C02EF" w:rsidRPr="00E77497">
        <w:t xml:space="preserve">, </w:t>
      </w:r>
      <w:r w:rsidR="004C02EF" w:rsidRPr="00E77497">
        <w:rPr>
          <w:i/>
        </w:rPr>
        <w:t>n</w:t>
      </w:r>
      <w:r w:rsidR="004C02EF" w:rsidRPr="00E77497">
        <w:t xml:space="preserve">, and </w:t>
      </w:r>
      <w:r w:rsidR="004C02EF" w:rsidRPr="00E77497">
        <w:rPr>
          <w:b/>
        </w:rPr>
        <w:t>true</w:t>
      </w:r>
      <w:r w:rsidR="004C02EF" w:rsidRPr="00E77497">
        <w:t>.</w:t>
      </w:r>
    </w:p>
    <w:p w14:paraId="05A7628F" w14:textId="77777777" w:rsidR="0083511A" w:rsidRPr="00E77497" w:rsidRDefault="0002527B" w:rsidP="0083511A">
      <w:pPr>
        <w:pStyle w:val="Alg4"/>
        <w:numPr>
          <w:ilvl w:val="0"/>
          <w:numId w:val="204"/>
        </w:numPr>
        <w:contextualSpacing/>
        <w:rPr>
          <w:ins w:id="29401" w:author="Rev 6 Allen Wirfs-Brock" w:date="2012-02-22T17:51:00Z"/>
        </w:rPr>
      </w:pPr>
      <w:ins w:id="29402" w:author="Rev 7 Allen Wirfs-Brock" w:date="2012-04-09T17:50:00Z">
        <w:r>
          <w:t>ReturnIfAbrupt(</w:t>
        </w:r>
        <w:r>
          <w:rPr>
            <w:i/>
          </w:rPr>
          <w:t>putStatus</w:t>
        </w:r>
        <w:r>
          <w:t>)</w:t>
        </w:r>
      </w:ins>
      <w:ins w:id="29403" w:author="Rev 6 Allen Wirfs-Brock" w:date="2012-02-22T17:51:00Z">
        <w:del w:id="29404" w:author="Rev 7 Allen Wirfs-Brock" w:date="2012-04-09T17:50: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del>
        <w:r w:rsidR="0083511A">
          <w:t>.</w:t>
        </w:r>
      </w:ins>
    </w:p>
    <w:p w14:paraId="017CBA88" w14:textId="77777777" w:rsidR="004C02EF" w:rsidRPr="00E77497" w:rsidRDefault="004C02EF" w:rsidP="00834A33">
      <w:pPr>
        <w:pStyle w:val="Alg4"/>
        <w:numPr>
          <w:ilvl w:val="0"/>
          <w:numId w:val="204"/>
        </w:numPr>
        <w:spacing w:after="220"/>
      </w:pPr>
      <w:r w:rsidRPr="00E77497">
        <w:t xml:space="preserve">Return </w:t>
      </w:r>
      <w:r w:rsidRPr="00E77497">
        <w:rPr>
          <w:i/>
        </w:rPr>
        <w:t>n</w:t>
      </w:r>
      <w:r w:rsidRPr="00E77497">
        <w:t>.</w:t>
      </w:r>
    </w:p>
    <w:p w14:paraId="290C97D3"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push</w:t>
      </w:r>
      <w:r w:rsidRPr="00E77497">
        <w:t xml:space="preserve"> method is </w:t>
      </w:r>
      <w:r w:rsidRPr="00E77497">
        <w:rPr>
          <w:b/>
        </w:rPr>
        <w:t>1</w:t>
      </w:r>
      <w:r w:rsidRPr="00E77497">
        <w:t>.</w:t>
      </w:r>
    </w:p>
    <w:p w14:paraId="632937C4"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push</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push</w:t>
      </w:r>
      <w:r w:rsidRPr="00E77497">
        <w:t xml:space="preserve"> function can be applied successfully to a</w:t>
      </w:r>
      <w:ins w:id="29405" w:author="Rev 9 Allen Wirfs-Brock" w:date="2012-07-07T17:55:00Z">
        <w:r w:rsidR="000625F1">
          <w:t>n</w:t>
        </w:r>
      </w:ins>
      <w:r w:rsidRPr="00E77497">
        <w:t xml:space="preserve"> </w:t>
      </w:r>
      <w:del w:id="29406" w:author="Rev 9 Allen Wirfs-Brock" w:date="2012-07-07T17:55:00Z">
        <w:r w:rsidRPr="00E77497" w:rsidDel="000625F1">
          <w:delText xml:space="preserve">host </w:delText>
        </w:r>
      </w:del>
      <w:ins w:id="29407" w:author="Rev 9 Allen Wirfs-Brock" w:date="2012-07-07T17:55:00Z">
        <w:r w:rsidR="000625F1">
          <w:t>exotic</w:t>
        </w:r>
        <w:r w:rsidR="000625F1" w:rsidRPr="00E77497">
          <w:t xml:space="preserve"> </w:t>
        </w:r>
      </w:ins>
      <w:r w:rsidRPr="00E77497">
        <w:t>object</w:t>
      </w:r>
      <w:ins w:id="29408" w:author="Rev 9 Allen Wirfs-Brock" w:date="2012-07-07T17:55:00Z">
        <w:r w:rsidR="000625F1" w:rsidRPr="000625F1">
          <w:t xml:space="preserve"> </w:t>
        </w:r>
        <w:r w:rsidR="000625F1" w:rsidRPr="00887FC2">
          <w:t>that is not an Array</w:t>
        </w:r>
      </w:ins>
      <w:r w:rsidRPr="00E77497">
        <w:t xml:space="preserve"> is implementation-dependent.</w:t>
      </w:r>
    </w:p>
    <w:p w14:paraId="3F4D55CC" w14:textId="77777777" w:rsidR="004C02EF" w:rsidRPr="00E77497" w:rsidRDefault="004C02EF" w:rsidP="004C02EF">
      <w:pPr>
        <w:pStyle w:val="40"/>
        <w:numPr>
          <w:ilvl w:val="0"/>
          <w:numId w:val="0"/>
        </w:numPr>
      </w:pPr>
      <w:bookmarkStart w:id="29409" w:name="_Ref440446490"/>
      <w:r w:rsidRPr="00E77497">
        <w:t>15.4.4.8</w:t>
      </w:r>
      <w:r w:rsidRPr="00E77497">
        <w:tab/>
        <w:t>Array.prototype.revers</w:t>
      </w:r>
      <w:bookmarkEnd w:id="29291"/>
      <w:r w:rsidRPr="00E77497">
        <w:t>e</w:t>
      </w:r>
      <w:bookmarkEnd w:id="29321"/>
      <w:bookmarkEnd w:id="29322"/>
      <w:r w:rsidRPr="00E77497">
        <w:t xml:space="preserve"> ( )</w:t>
      </w:r>
      <w:bookmarkEnd w:id="29409"/>
    </w:p>
    <w:p w14:paraId="14E1515F" w14:textId="77777777" w:rsidR="004C02EF" w:rsidRPr="00E77497" w:rsidRDefault="004C02EF" w:rsidP="004C02EF">
      <w:r w:rsidRPr="00E77497">
        <w:t>The elements of the array are rearranged so as to reverse their order. The object is returned as the result of the call.</w:t>
      </w:r>
      <w:bookmarkStart w:id="29410" w:name="_Toc382291624"/>
    </w:p>
    <w:p w14:paraId="22FB7052" w14:textId="77777777" w:rsidR="004C02EF" w:rsidRPr="00E77497" w:rsidRDefault="004C02EF" w:rsidP="00834A33">
      <w:pPr>
        <w:pStyle w:val="Alg4"/>
        <w:numPr>
          <w:ilvl w:val="0"/>
          <w:numId w:val="205"/>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2310C638" w14:textId="77777777" w:rsidR="00134DAD" w:rsidRDefault="00134DAD" w:rsidP="00134DAD">
      <w:pPr>
        <w:pStyle w:val="Alg4"/>
        <w:numPr>
          <w:ilvl w:val="0"/>
          <w:numId w:val="205"/>
        </w:numPr>
        <w:rPr>
          <w:ins w:id="29411" w:author="Rev 7 Allen Wirfs-Brock" w:date="2012-04-10T12:04:00Z"/>
        </w:rPr>
      </w:pPr>
      <w:ins w:id="29412" w:author="Rev 7 Allen Wirfs-Brock" w:date="2012-04-10T12:04:00Z">
        <w:r>
          <w:t>ReturnIfAbrupt(</w:t>
        </w:r>
        <w:r>
          <w:rPr>
            <w:i/>
          </w:rPr>
          <w:t>O</w:t>
        </w:r>
        <w:r>
          <w:t>).</w:t>
        </w:r>
      </w:ins>
    </w:p>
    <w:p w14:paraId="5591104F" w14:textId="77777777" w:rsidR="004C02EF" w:rsidRPr="00E77497" w:rsidRDefault="004C02EF" w:rsidP="00834A33">
      <w:pPr>
        <w:pStyle w:val="Alg4"/>
        <w:numPr>
          <w:ilvl w:val="0"/>
          <w:numId w:val="205"/>
        </w:numPr>
      </w:pPr>
      <w:r w:rsidRPr="00E77497">
        <w:t xml:space="preserve">Let </w:t>
      </w:r>
      <w:r w:rsidRPr="00E77497">
        <w:rPr>
          <w:i/>
        </w:rPr>
        <w:t>lenVal</w:t>
      </w:r>
      <w:r w:rsidRPr="00E77497">
        <w:t xml:space="preserve"> be the result of calling</w:t>
      </w:r>
      <w:r w:rsidRPr="00E77497" w:rsidDel="002619D5">
        <w:t xml:space="preserve"> </w:t>
      </w:r>
      <w:r w:rsidRPr="00E77497">
        <w:t xml:space="preserve">the [[Get]] internal method of </w:t>
      </w:r>
      <w:r w:rsidRPr="00E77497">
        <w:rPr>
          <w:i/>
        </w:rPr>
        <w:t>O</w:t>
      </w:r>
      <w:r w:rsidRPr="00E77497">
        <w:t xml:space="preserve"> with argument </w:t>
      </w:r>
      <w:r w:rsidRPr="00E77497">
        <w:rPr>
          <w:rFonts w:ascii="Courier New" w:hAnsi="Courier New"/>
          <w:b/>
        </w:rPr>
        <w:t>"length"</w:t>
      </w:r>
      <w:r w:rsidRPr="00E77497">
        <w:t>.</w:t>
      </w:r>
    </w:p>
    <w:p w14:paraId="392B88DB" w14:textId="77777777" w:rsidR="004C02EF" w:rsidRPr="00E77497" w:rsidRDefault="004C02EF" w:rsidP="00834A33">
      <w:pPr>
        <w:pStyle w:val="Alg4"/>
        <w:numPr>
          <w:ilvl w:val="0"/>
          <w:numId w:val="205"/>
        </w:numPr>
      </w:pPr>
      <w:r w:rsidRPr="00E77497">
        <w:t xml:space="preserve">Let </w:t>
      </w:r>
      <w:r w:rsidRPr="00E77497">
        <w:rPr>
          <w:i/>
        </w:rPr>
        <w:t>len</w:t>
      </w:r>
      <w:r w:rsidRPr="00E77497">
        <w:t xml:space="preserve"> be ToUint32(</w:t>
      </w:r>
      <w:r w:rsidRPr="00E77497">
        <w:rPr>
          <w:i/>
        </w:rPr>
        <w:t>lenVal</w:t>
      </w:r>
      <w:r w:rsidRPr="00E77497">
        <w:t>).</w:t>
      </w:r>
    </w:p>
    <w:p w14:paraId="562E1173" w14:textId="77777777" w:rsidR="00CA3654" w:rsidRPr="00E77497" w:rsidRDefault="00C82981" w:rsidP="00CA3654">
      <w:pPr>
        <w:pStyle w:val="Alg4"/>
        <w:numPr>
          <w:ilvl w:val="0"/>
          <w:numId w:val="205"/>
        </w:numPr>
        <w:contextualSpacing/>
        <w:rPr>
          <w:ins w:id="29413" w:author="Rev 6 Allen Wirfs-Brock" w:date="2012-02-22T17:33:00Z"/>
        </w:rPr>
      </w:pPr>
      <w:ins w:id="29414" w:author="Rev 6 Allen Wirfs-Brock" w:date="2012-02-26T09:03:00Z">
        <w:r>
          <w:t>ReturnIfAbrupt(</w:t>
        </w:r>
        <w:r w:rsidRPr="00E77497">
          <w:rPr>
            <w:i/>
          </w:rPr>
          <w:t>len</w:t>
        </w:r>
        <w:r>
          <w:t>).</w:t>
        </w:r>
      </w:ins>
    </w:p>
    <w:p w14:paraId="40604517" w14:textId="77777777" w:rsidR="004C02EF" w:rsidRPr="00E77497" w:rsidRDefault="004C02EF" w:rsidP="00834A33">
      <w:pPr>
        <w:pStyle w:val="Alg4"/>
        <w:numPr>
          <w:ilvl w:val="0"/>
          <w:numId w:val="205"/>
        </w:numPr>
      </w:pPr>
      <w:r w:rsidRPr="00E77497">
        <w:t xml:space="preserve">Let </w:t>
      </w:r>
      <w:r w:rsidRPr="00E77497">
        <w:rPr>
          <w:i/>
        </w:rPr>
        <w:t>middle</w:t>
      </w:r>
      <w:r w:rsidRPr="00E77497">
        <w:t xml:space="preserve"> be  floor(</w:t>
      </w:r>
      <w:r w:rsidRPr="00E77497">
        <w:rPr>
          <w:i/>
        </w:rPr>
        <w:t>len</w:t>
      </w:r>
      <w:r w:rsidRPr="00E77497">
        <w:t>/2).</w:t>
      </w:r>
    </w:p>
    <w:p w14:paraId="484754CD" w14:textId="77777777" w:rsidR="004C02EF" w:rsidRPr="00E77497" w:rsidRDefault="004C02EF" w:rsidP="00834A33">
      <w:pPr>
        <w:pStyle w:val="Alg4"/>
        <w:numPr>
          <w:ilvl w:val="0"/>
          <w:numId w:val="205"/>
        </w:numPr>
      </w:pPr>
      <w:r w:rsidRPr="00E77497">
        <w:t>Let</w:t>
      </w:r>
      <w:r w:rsidRPr="00E77497">
        <w:rPr>
          <w:i/>
        </w:rPr>
        <w:t xml:space="preserve"> lower</w:t>
      </w:r>
      <w:r w:rsidRPr="00E77497">
        <w:t xml:space="preserve"> be </w:t>
      </w:r>
      <w:r w:rsidRPr="00E77497">
        <w:rPr>
          <w:b/>
        </w:rPr>
        <w:t>0</w:t>
      </w:r>
      <w:r w:rsidRPr="00E77497">
        <w:t>.</w:t>
      </w:r>
    </w:p>
    <w:p w14:paraId="738D2751" w14:textId="77777777" w:rsidR="004C02EF" w:rsidRPr="006B6D0A" w:rsidRDefault="004C02EF" w:rsidP="00834A33">
      <w:pPr>
        <w:pStyle w:val="Alg4"/>
        <w:numPr>
          <w:ilvl w:val="0"/>
          <w:numId w:val="205"/>
        </w:numPr>
      </w:pPr>
      <w:r w:rsidRPr="00E77497">
        <w:t xml:space="preserve">Repeat, while </w:t>
      </w:r>
      <w:r w:rsidRPr="00E77497">
        <w:rPr>
          <w:i/>
        </w:rPr>
        <w:t>lower</w:t>
      </w:r>
      <w:r w:rsidRPr="00E77497">
        <w:t xml:space="preserve"> </w:t>
      </w:r>
      <w:r w:rsidRPr="003B4312">
        <w:sym w:font="Symbol" w:char="F0B9"/>
      </w:r>
      <w:r w:rsidRPr="003B4312">
        <w:t xml:space="preserve"> </w:t>
      </w:r>
      <w:r w:rsidRPr="006B6D0A">
        <w:rPr>
          <w:i/>
        </w:rPr>
        <w:t>middle</w:t>
      </w:r>
    </w:p>
    <w:p w14:paraId="092A4F62" w14:textId="77777777" w:rsidR="004C02EF" w:rsidRPr="003B4312" w:rsidRDefault="004C02EF" w:rsidP="00834A33">
      <w:pPr>
        <w:pStyle w:val="Alg4"/>
        <w:numPr>
          <w:ilvl w:val="1"/>
          <w:numId w:val="205"/>
        </w:numPr>
      </w:pPr>
      <w:r w:rsidRPr="006B6D0A">
        <w:t xml:space="preserve">Let </w:t>
      </w:r>
      <w:r w:rsidRPr="00E65A34">
        <w:rPr>
          <w:i/>
        </w:rPr>
        <w:t>upper</w:t>
      </w:r>
      <w:r w:rsidRPr="00546435">
        <w:t xml:space="preserve"> be </w:t>
      </w:r>
      <w:r w:rsidRPr="00A67AF2">
        <w:rPr>
          <w:i/>
        </w:rPr>
        <w:t>len</w:t>
      </w:r>
      <w:r w:rsidRPr="003B4312">
        <w:sym w:font="Symbol" w:char="F02D"/>
      </w:r>
      <w:r w:rsidRPr="003B4312">
        <w:rPr>
          <w:i/>
        </w:rPr>
        <w:t xml:space="preserve"> </w:t>
      </w:r>
      <w:r w:rsidRPr="006B6D0A">
        <w:rPr>
          <w:i/>
        </w:rPr>
        <w:t>lower</w:t>
      </w:r>
      <w:r w:rsidRPr="006B6D0A">
        <w:t xml:space="preserve"> </w:t>
      </w:r>
      <w:r w:rsidRPr="003B4312">
        <w:sym w:font="Symbol" w:char="F02D"/>
      </w:r>
      <w:r w:rsidRPr="003B4312">
        <w:t>1.</w:t>
      </w:r>
    </w:p>
    <w:p w14:paraId="373406F1" w14:textId="77777777" w:rsidR="004C02EF" w:rsidRPr="00546435" w:rsidRDefault="004C02EF" w:rsidP="00834A33">
      <w:pPr>
        <w:pStyle w:val="Alg4"/>
        <w:numPr>
          <w:ilvl w:val="1"/>
          <w:numId w:val="205"/>
        </w:numPr>
      </w:pPr>
      <w:r w:rsidRPr="006B6D0A">
        <w:t xml:space="preserve">Let </w:t>
      </w:r>
      <w:r w:rsidRPr="006B6D0A">
        <w:rPr>
          <w:i/>
        </w:rPr>
        <w:t>upperP</w:t>
      </w:r>
      <w:r w:rsidRPr="006B6D0A">
        <w:t xml:space="preserve"> be ToString(</w:t>
      </w:r>
      <w:r w:rsidRPr="00E65A34">
        <w:rPr>
          <w:i/>
        </w:rPr>
        <w:t>upper</w:t>
      </w:r>
      <w:r w:rsidRPr="00546435">
        <w:t>).</w:t>
      </w:r>
    </w:p>
    <w:p w14:paraId="61FB290F" w14:textId="77777777" w:rsidR="004C02EF" w:rsidRPr="00675B74" w:rsidRDefault="004C02EF" w:rsidP="00834A33">
      <w:pPr>
        <w:pStyle w:val="Alg4"/>
        <w:numPr>
          <w:ilvl w:val="1"/>
          <w:numId w:val="205"/>
        </w:numPr>
      </w:pPr>
      <w:r w:rsidRPr="00A67AF2">
        <w:t xml:space="preserve">Let </w:t>
      </w:r>
      <w:r w:rsidRPr="00A67AF2">
        <w:rPr>
          <w:i/>
        </w:rPr>
        <w:t>lowerP</w:t>
      </w:r>
      <w:r w:rsidRPr="00A67AF2">
        <w:t xml:space="preserve"> be ToString(</w:t>
      </w:r>
      <w:r w:rsidRPr="00B820AB">
        <w:rPr>
          <w:i/>
        </w:rPr>
        <w:t>lower</w:t>
      </w:r>
      <w:r w:rsidRPr="00675B74">
        <w:t>).</w:t>
      </w:r>
    </w:p>
    <w:p w14:paraId="7B6318A9" w14:textId="77777777" w:rsidR="004C02EF" w:rsidRPr="00E77497" w:rsidRDefault="004C02EF" w:rsidP="00834A33">
      <w:pPr>
        <w:pStyle w:val="Alg4"/>
        <w:numPr>
          <w:ilvl w:val="1"/>
          <w:numId w:val="205"/>
        </w:numPr>
      </w:pPr>
      <w:r w:rsidRPr="00E77497">
        <w:t xml:space="preserve">Let </w:t>
      </w:r>
      <w:r w:rsidRPr="00E77497">
        <w:rPr>
          <w:i/>
        </w:rPr>
        <w:t>lowerValue</w:t>
      </w:r>
      <w:r w:rsidRPr="00E77497">
        <w:t xml:space="preserve"> be the result of calling the [[Get]] internal method of </w:t>
      </w:r>
      <w:r w:rsidRPr="00E77497">
        <w:rPr>
          <w:i/>
        </w:rPr>
        <w:t>O</w:t>
      </w:r>
      <w:r w:rsidRPr="00E77497" w:rsidDel="00246A75">
        <w:t xml:space="preserve"> </w:t>
      </w:r>
      <w:r w:rsidRPr="00E77497">
        <w:t xml:space="preserve">with argument </w:t>
      </w:r>
      <w:r w:rsidRPr="00E77497">
        <w:rPr>
          <w:i/>
        </w:rPr>
        <w:t xml:space="preserve"> lowerP</w:t>
      </w:r>
      <w:r w:rsidRPr="00E77497">
        <w:t>.</w:t>
      </w:r>
    </w:p>
    <w:p w14:paraId="23B60109" w14:textId="77777777" w:rsidR="0083511A" w:rsidRPr="00E77497" w:rsidRDefault="0002527B" w:rsidP="0083511A">
      <w:pPr>
        <w:pStyle w:val="Alg4"/>
        <w:numPr>
          <w:ilvl w:val="1"/>
          <w:numId w:val="205"/>
        </w:numPr>
        <w:contextualSpacing/>
        <w:rPr>
          <w:ins w:id="29415" w:author="Rev 6 Allen Wirfs-Brock" w:date="2012-02-22T17:52:00Z"/>
        </w:rPr>
      </w:pPr>
      <w:ins w:id="29416" w:author="Rev 7 Allen Wirfs-Brock" w:date="2012-04-09T17:50:00Z">
        <w:r>
          <w:t>ReturnIfAbrupt(</w:t>
        </w:r>
        <w:r>
          <w:rPr>
            <w:i/>
          </w:rPr>
          <w:t>lowerValue</w:t>
        </w:r>
        <w:r>
          <w:t>)</w:t>
        </w:r>
      </w:ins>
      <w:ins w:id="29417" w:author="Rev 6 Allen Wirfs-Brock" w:date="2012-02-22T17:52:00Z">
        <w:del w:id="29418" w:author="Rev 7 Allen Wirfs-Brock" w:date="2012-04-09T17:50:00Z">
          <w:r w:rsidR="0083511A" w:rsidDel="0002527B">
            <w:delText xml:space="preserve">If </w:delText>
          </w:r>
        </w:del>
      </w:ins>
      <w:ins w:id="29419" w:author="Rev 6 Allen Wirfs-Brock" w:date="2012-02-22T17:57:00Z">
        <w:del w:id="29420" w:author="Rev 7 Allen Wirfs-Brock" w:date="2012-04-09T17:50:00Z">
          <w:r w:rsidR="0083511A" w:rsidRPr="00E77497" w:rsidDel="0002527B">
            <w:rPr>
              <w:i/>
            </w:rPr>
            <w:delText>lowerValue</w:delText>
          </w:r>
          <w:r w:rsidR="0083511A" w:rsidRPr="00E77497" w:rsidDel="0002527B">
            <w:delText xml:space="preserve"> </w:delText>
          </w:r>
        </w:del>
      </w:ins>
      <w:ins w:id="29421" w:author="Rev 6 Allen Wirfs-Brock" w:date="2012-02-22T17:52:00Z">
        <w:del w:id="29422" w:author="Rev 7 Allen Wirfs-Brock" w:date="2012-04-09T17:50:00Z">
          <w:r w:rsidR="0083511A" w:rsidDel="0002527B">
            <w:delText xml:space="preserve">is an abrupt completion, return </w:delText>
          </w:r>
        </w:del>
      </w:ins>
      <w:ins w:id="29423" w:author="Rev 6 Allen Wirfs-Brock" w:date="2012-02-22T17:57:00Z">
        <w:del w:id="29424" w:author="Rev 7 Allen Wirfs-Brock" w:date="2012-04-09T17:50:00Z">
          <w:r w:rsidR="0083511A" w:rsidRPr="00E77497" w:rsidDel="0002527B">
            <w:rPr>
              <w:i/>
            </w:rPr>
            <w:delText>lowerValue</w:delText>
          </w:r>
        </w:del>
      </w:ins>
      <w:ins w:id="29425" w:author="Rev 6 Allen Wirfs-Brock" w:date="2012-02-22T17:52:00Z">
        <w:r w:rsidR="0083511A">
          <w:t>.</w:t>
        </w:r>
      </w:ins>
    </w:p>
    <w:p w14:paraId="185270A4" w14:textId="77777777" w:rsidR="004C02EF" w:rsidRPr="00E77497" w:rsidRDefault="004C02EF" w:rsidP="00834A33">
      <w:pPr>
        <w:pStyle w:val="Alg4"/>
        <w:numPr>
          <w:ilvl w:val="1"/>
          <w:numId w:val="205"/>
        </w:numPr>
      </w:pPr>
      <w:r w:rsidRPr="00E77497">
        <w:t xml:space="preserve">Let </w:t>
      </w:r>
      <w:r w:rsidRPr="00E77497">
        <w:rPr>
          <w:i/>
        </w:rPr>
        <w:t>upperValue</w:t>
      </w:r>
      <w:r w:rsidRPr="00E77497">
        <w:t xml:space="preserve"> be the result of calling the [[Get]] internal method of </w:t>
      </w:r>
      <w:r w:rsidRPr="00E77497">
        <w:rPr>
          <w:i/>
        </w:rPr>
        <w:t>O</w:t>
      </w:r>
      <w:r w:rsidRPr="00E77497">
        <w:t xml:space="preserve"> with argument </w:t>
      </w:r>
      <w:r w:rsidRPr="00E77497">
        <w:rPr>
          <w:i/>
        </w:rPr>
        <w:t>upperP</w:t>
      </w:r>
      <w:r w:rsidRPr="00E77497">
        <w:t xml:space="preserve"> .</w:t>
      </w:r>
    </w:p>
    <w:p w14:paraId="2DB80A29" w14:textId="77777777" w:rsidR="0083511A" w:rsidRPr="00E77497" w:rsidRDefault="0002527B" w:rsidP="0083511A">
      <w:pPr>
        <w:pStyle w:val="Alg4"/>
        <w:numPr>
          <w:ilvl w:val="1"/>
          <w:numId w:val="205"/>
        </w:numPr>
        <w:contextualSpacing/>
        <w:rPr>
          <w:ins w:id="29426" w:author="Rev 6 Allen Wirfs-Brock" w:date="2012-02-22T17:52:00Z"/>
        </w:rPr>
      </w:pPr>
      <w:ins w:id="29427" w:author="Rev 7 Allen Wirfs-Brock" w:date="2012-04-09T17:51:00Z">
        <w:r>
          <w:t>ReturnIfAbrupt(</w:t>
        </w:r>
        <w:r>
          <w:rPr>
            <w:i/>
          </w:rPr>
          <w:t>upperValue</w:t>
        </w:r>
        <w:r>
          <w:t>)</w:t>
        </w:r>
      </w:ins>
      <w:ins w:id="29428" w:author="Rev 6 Allen Wirfs-Brock" w:date="2012-02-22T17:52:00Z">
        <w:del w:id="29429" w:author="Rev 7 Allen Wirfs-Brock" w:date="2012-04-09T17:51:00Z">
          <w:r w:rsidR="0083511A" w:rsidDel="0002527B">
            <w:delText xml:space="preserve">If </w:delText>
          </w:r>
        </w:del>
      </w:ins>
      <w:ins w:id="29430" w:author="Rev 6 Allen Wirfs-Brock" w:date="2012-02-22T17:57:00Z">
        <w:del w:id="29431" w:author="Rev 7 Allen Wirfs-Brock" w:date="2012-04-09T17:51:00Z">
          <w:r w:rsidR="0083511A" w:rsidRPr="00E77497" w:rsidDel="0002527B">
            <w:rPr>
              <w:i/>
            </w:rPr>
            <w:delText>upperValue</w:delText>
          </w:r>
          <w:r w:rsidR="0083511A" w:rsidRPr="00E77497" w:rsidDel="0002527B">
            <w:delText xml:space="preserve"> </w:delText>
          </w:r>
        </w:del>
      </w:ins>
      <w:ins w:id="29432" w:author="Rev 6 Allen Wirfs-Brock" w:date="2012-02-22T17:52:00Z">
        <w:del w:id="29433" w:author="Rev 7 Allen Wirfs-Brock" w:date="2012-04-09T17:51:00Z">
          <w:r w:rsidR="0083511A" w:rsidDel="0002527B">
            <w:delText xml:space="preserve">is an abrupt completion, return </w:delText>
          </w:r>
        </w:del>
      </w:ins>
      <w:ins w:id="29434" w:author="Rev 6 Allen Wirfs-Brock" w:date="2012-02-22T17:57:00Z">
        <w:del w:id="29435" w:author="Rev 7 Allen Wirfs-Brock" w:date="2012-04-09T17:51:00Z">
          <w:r w:rsidR="0083511A" w:rsidRPr="00E77497" w:rsidDel="0002527B">
            <w:rPr>
              <w:i/>
            </w:rPr>
            <w:delText>upperValue</w:delText>
          </w:r>
        </w:del>
      </w:ins>
      <w:ins w:id="29436" w:author="Rev 6 Allen Wirfs-Brock" w:date="2012-02-22T17:52:00Z">
        <w:r w:rsidR="0083511A">
          <w:t>.</w:t>
        </w:r>
      </w:ins>
    </w:p>
    <w:p w14:paraId="086AA4C9" w14:textId="77777777" w:rsidR="004C02EF" w:rsidRPr="00E77497" w:rsidRDefault="004C02EF" w:rsidP="00834A33">
      <w:pPr>
        <w:pStyle w:val="Alg4"/>
        <w:numPr>
          <w:ilvl w:val="1"/>
          <w:numId w:val="205"/>
        </w:numPr>
      </w:pPr>
      <w:r w:rsidRPr="00E77497">
        <w:t xml:space="preserve">Let </w:t>
      </w:r>
      <w:r w:rsidRPr="00E77497">
        <w:rPr>
          <w:i/>
        </w:rPr>
        <w:t>lowerExists</w:t>
      </w:r>
      <w:r w:rsidRPr="00E77497">
        <w:t xml:space="preserve"> be the result of calling the [[HasProperty]] internal method of </w:t>
      </w:r>
      <w:r w:rsidRPr="00E77497">
        <w:rPr>
          <w:i/>
        </w:rPr>
        <w:t>O</w:t>
      </w:r>
      <w:r w:rsidRPr="00E77497">
        <w:t xml:space="preserve"> with argument </w:t>
      </w:r>
      <w:r w:rsidRPr="00E77497">
        <w:rPr>
          <w:i/>
        </w:rPr>
        <w:t>lowerP</w:t>
      </w:r>
      <w:r w:rsidRPr="00E77497">
        <w:t>.</w:t>
      </w:r>
    </w:p>
    <w:p w14:paraId="7E4056FB" w14:textId="77777777" w:rsidR="004C02EF" w:rsidRPr="00E77497" w:rsidRDefault="004C02EF" w:rsidP="00834A33">
      <w:pPr>
        <w:pStyle w:val="Alg4"/>
        <w:numPr>
          <w:ilvl w:val="1"/>
          <w:numId w:val="205"/>
        </w:numPr>
      </w:pPr>
      <w:r w:rsidRPr="00E77497">
        <w:t xml:space="preserve">Let </w:t>
      </w:r>
      <w:r w:rsidRPr="00E77497">
        <w:rPr>
          <w:i/>
        </w:rPr>
        <w:t>upperExists</w:t>
      </w:r>
      <w:r w:rsidRPr="00E77497">
        <w:t xml:space="preserve"> be the result of calling the [[HasProperty]] internal method of </w:t>
      </w:r>
      <w:r w:rsidRPr="00E77497">
        <w:rPr>
          <w:i/>
        </w:rPr>
        <w:t>O</w:t>
      </w:r>
      <w:r w:rsidRPr="00E77497">
        <w:t xml:space="preserve"> with argument </w:t>
      </w:r>
      <w:r w:rsidRPr="00E77497">
        <w:rPr>
          <w:i/>
        </w:rPr>
        <w:t>upperP</w:t>
      </w:r>
      <w:r w:rsidRPr="00E77497">
        <w:t>.</w:t>
      </w:r>
    </w:p>
    <w:p w14:paraId="0555E295" w14:textId="77777777" w:rsidR="004C02EF" w:rsidRPr="00E77497" w:rsidRDefault="004C02EF" w:rsidP="00834A33">
      <w:pPr>
        <w:pStyle w:val="Alg4"/>
        <w:numPr>
          <w:ilvl w:val="1"/>
          <w:numId w:val="205"/>
        </w:numPr>
      </w:pPr>
      <w:r w:rsidRPr="00E77497">
        <w:t xml:space="preserve">If </w:t>
      </w:r>
      <w:r w:rsidRPr="00E77497">
        <w:rPr>
          <w:i/>
        </w:rPr>
        <w:t>lowerExists</w:t>
      </w:r>
      <w:r w:rsidRPr="00E77497">
        <w:t xml:space="preserve"> is </w:t>
      </w:r>
      <w:r w:rsidRPr="00E77497">
        <w:rPr>
          <w:b/>
        </w:rPr>
        <w:t>true</w:t>
      </w:r>
      <w:r w:rsidRPr="00E77497">
        <w:t xml:space="preserve"> and </w:t>
      </w:r>
      <w:r w:rsidRPr="00E77497">
        <w:rPr>
          <w:i/>
        </w:rPr>
        <w:t>upperExists</w:t>
      </w:r>
      <w:r w:rsidRPr="00E77497">
        <w:t xml:space="preserve"> is </w:t>
      </w:r>
      <w:r w:rsidRPr="00E77497">
        <w:rPr>
          <w:b/>
        </w:rPr>
        <w:t>true</w:t>
      </w:r>
      <w:r w:rsidRPr="00E77497">
        <w:t>, then</w:t>
      </w:r>
    </w:p>
    <w:p w14:paraId="4AE22A4C" w14:textId="77777777" w:rsidR="004C02EF" w:rsidRPr="00E77497" w:rsidRDefault="0083511A" w:rsidP="00834A33">
      <w:pPr>
        <w:pStyle w:val="Alg4"/>
        <w:numPr>
          <w:ilvl w:val="2"/>
          <w:numId w:val="205"/>
        </w:numPr>
      </w:pPr>
      <w:ins w:id="29437" w:author="Rev 6 Allen Wirfs-Brock" w:date="2012-02-22T17:55:00Z">
        <w:r>
          <w:t xml:space="preserve">Let </w:t>
        </w:r>
        <w:r w:rsidRPr="00377713">
          <w:rPr>
            <w:i/>
          </w:rPr>
          <w:t>putStatus</w:t>
        </w:r>
        <w:r>
          <w:t xml:space="preserve"> be the result of calling</w:t>
        </w:r>
        <w:r w:rsidRPr="00E77497">
          <w:t xml:space="preserve"> </w:t>
        </w:r>
      </w:ins>
      <w:del w:id="29438" w:author="Rev 6 Allen Wirfs-Brock" w:date="2012-02-22T17:55: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lowerP</w:t>
      </w:r>
      <w:r w:rsidR="004C02EF" w:rsidRPr="00E77497">
        <w:t xml:space="preserve">, </w:t>
      </w:r>
      <w:r w:rsidR="004C02EF" w:rsidRPr="00E77497">
        <w:rPr>
          <w:i/>
        </w:rPr>
        <w:t>upperValue</w:t>
      </w:r>
      <w:r w:rsidR="004C02EF" w:rsidRPr="00E77497">
        <w:t xml:space="preserve">, and </w:t>
      </w:r>
      <w:r w:rsidR="004C02EF" w:rsidRPr="00E77497">
        <w:rPr>
          <w:b/>
        </w:rPr>
        <w:t>true</w:t>
      </w:r>
      <w:r w:rsidR="004C02EF" w:rsidRPr="00E77497" w:rsidDel="007A0A03">
        <w:t xml:space="preserve"> </w:t>
      </w:r>
      <w:r w:rsidR="004C02EF" w:rsidRPr="00E77497">
        <w:t>.</w:t>
      </w:r>
    </w:p>
    <w:p w14:paraId="617D79FA" w14:textId="77777777" w:rsidR="0083511A" w:rsidRPr="00E77497" w:rsidRDefault="0002527B" w:rsidP="0083511A">
      <w:pPr>
        <w:pStyle w:val="Alg4"/>
        <w:numPr>
          <w:ilvl w:val="2"/>
          <w:numId w:val="205"/>
        </w:numPr>
        <w:contextualSpacing/>
        <w:rPr>
          <w:ins w:id="29439" w:author="Rev 6 Allen Wirfs-Brock" w:date="2012-02-22T17:52:00Z"/>
        </w:rPr>
      </w:pPr>
      <w:ins w:id="29440" w:author="Rev 7 Allen Wirfs-Brock" w:date="2012-04-09T17:51:00Z">
        <w:r>
          <w:t>ReturnIfAbrupt(</w:t>
        </w:r>
        <w:r>
          <w:rPr>
            <w:i/>
          </w:rPr>
          <w:t>putStatus</w:t>
        </w:r>
        <w:r>
          <w:t>)</w:t>
        </w:r>
      </w:ins>
      <w:ins w:id="29441" w:author="Rev 6 Allen Wirfs-Brock" w:date="2012-02-22T17:52:00Z">
        <w:del w:id="29442" w:author="Rev 7 Allen Wirfs-Brock" w:date="2012-04-09T17:51: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del>
        <w:r w:rsidR="0083511A">
          <w:t>.</w:t>
        </w:r>
      </w:ins>
    </w:p>
    <w:p w14:paraId="25BD59E4" w14:textId="77777777" w:rsidR="004C02EF" w:rsidRPr="00E77497" w:rsidRDefault="0083511A" w:rsidP="00834A33">
      <w:pPr>
        <w:pStyle w:val="Alg4"/>
        <w:numPr>
          <w:ilvl w:val="2"/>
          <w:numId w:val="205"/>
        </w:numPr>
      </w:pPr>
      <w:ins w:id="29443" w:author="Rev 6 Allen Wirfs-Brock" w:date="2012-02-22T17:56:00Z">
        <w:r>
          <w:t xml:space="preserve">Let </w:t>
        </w:r>
        <w:r w:rsidRPr="00377713">
          <w:rPr>
            <w:i/>
          </w:rPr>
          <w:t>putStatus</w:t>
        </w:r>
        <w:r>
          <w:t xml:space="preserve"> be the result of calling</w:t>
        </w:r>
        <w:r w:rsidRPr="00E77497">
          <w:t xml:space="preserve"> </w:t>
        </w:r>
      </w:ins>
      <w:del w:id="29444" w:author="Rev 6 Allen Wirfs-Brock" w:date="2012-02-22T17:56: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upperP</w:t>
      </w:r>
      <w:r w:rsidR="004C02EF" w:rsidRPr="00E77497">
        <w:t xml:space="preserve">, </w:t>
      </w:r>
      <w:r w:rsidR="004C02EF" w:rsidRPr="00E77497">
        <w:rPr>
          <w:i/>
        </w:rPr>
        <w:t>lowerValue</w:t>
      </w:r>
      <w:r w:rsidR="004C02EF" w:rsidRPr="00E77497">
        <w:t xml:space="preserve">, and </w:t>
      </w:r>
      <w:r w:rsidR="004C02EF" w:rsidRPr="00E77497">
        <w:rPr>
          <w:b/>
        </w:rPr>
        <w:t>true</w:t>
      </w:r>
      <w:r w:rsidR="004C02EF" w:rsidRPr="00E77497" w:rsidDel="007A0A03">
        <w:t xml:space="preserve"> </w:t>
      </w:r>
      <w:r w:rsidR="004C02EF" w:rsidRPr="00E77497">
        <w:t>.</w:t>
      </w:r>
    </w:p>
    <w:p w14:paraId="6C2E5325" w14:textId="77777777" w:rsidR="0083511A" w:rsidRPr="00E77497" w:rsidRDefault="0002527B" w:rsidP="0083511A">
      <w:pPr>
        <w:pStyle w:val="Alg4"/>
        <w:numPr>
          <w:ilvl w:val="2"/>
          <w:numId w:val="205"/>
        </w:numPr>
        <w:contextualSpacing/>
        <w:rPr>
          <w:ins w:id="29445" w:author="Rev 6 Allen Wirfs-Brock" w:date="2012-02-22T17:54:00Z"/>
        </w:rPr>
      </w:pPr>
      <w:ins w:id="29446" w:author="Rev 7 Allen Wirfs-Brock" w:date="2012-04-09T17:51:00Z">
        <w:r>
          <w:t>ReturnIfAbrupt(</w:t>
        </w:r>
        <w:r>
          <w:rPr>
            <w:i/>
          </w:rPr>
          <w:t>putStatus</w:t>
        </w:r>
        <w:r>
          <w:t>)</w:t>
        </w:r>
      </w:ins>
      <w:ins w:id="29447" w:author="Rev 6 Allen Wirfs-Brock" w:date="2012-02-22T17:54:00Z">
        <w:del w:id="29448" w:author="Rev 7 Allen Wirfs-Brock" w:date="2012-04-09T17:51: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del>
        <w:r w:rsidR="0083511A">
          <w:t>.</w:t>
        </w:r>
      </w:ins>
    </w:p>
    <w:p w14:paraId="4838B20B" w14:textId="77777777" w:rsidR="004C02EF" w:rsidRPr="00E77497" w:rsidRDefault="004C02EF" w:rsidP="00834A33">
      <w:pPr>
        <w:pStyle w:val="Alg4"/>
        <w:numPr>
          <w:ilvl w:val="1"/>
          <w:numId w:val="205"/>
        </w:numPr>
      </w:pPr>
      <w:r w:rsidRPr="00E77497">
        <w:t xml:space="preserve">Else if </w:t>
      </w:r>
      <w:r w:rsidRPr="00E77497">
        <w:rPr>
          <w:i/>
        </w:rPr>
        <w:t>lowerExists</w:t>
      </w:r>
      <w:r w:rsidRPr="00E77497">
        <w:t xml:space="preserve"> is </w:t>
      </w:r>
      <w:r w:rsidRPr="00E77497">
        <w:rPr>
          <w:b/>
        </w:rPr>
        <w:t>false</w:t>
      </w:r>
      <w:r w:rsidRPr="00E77497">
        <w:t xml:space="preserve"> and </w:t>
      </w:r>
      <w:r w:rsidRPr="00E77497">
        <w:rPr>
          <w:i/>
        </w:rPr>
        <w:t>upperExists</w:t>
      </w:r>
      <w:r w:rsidRPr="00E77497">
        <w:t xml:space="preserve"> is </w:t>
      </w:r>
      <w:r w:rsidRPr="00E77497">
        <w:rPr>
          <w:b/>
        </w:rPr>
        <w:t>true</w:t>
      </w:r>
      <w:r w:rsidRPr="00E77497">
        <w:t>, then</w:t>
      </w:r>
    </w:p>
    <w:p w14:paraId="421336B9" w14:textId="77777777" w:rsidR="004C02EF" w:rsidRPr="00E77497" w:rsidRDefault="0083511A" w:rsidP="00834A33">
      <w:pPr>
        <w:pStyle w:val="Alg4"/>
        <w:numPr>
          <w:ilvl w:val="2"/>
          <w:numId w:val="205"/>
        </w:numPr>
      </w:pPr>
      <w:ins w:id="29449" w:author="Rev 6 Allen Wirfs-Brock" w:date="2012-02-22T17:56:00Z">
        <w:r>
          <w:t xml:space="preserve">Let </w:t>
        </w:r>
        <w:r w:rsidRPr="00377713">
          <w:rPr>
            <w:i/>
          </w:rPr>
          <w:t>putStatus</w:t>
        </w:r>
        <w:r>
          <w:t xml:space="preserve"> be the result of calling</w:t>
        </w:r>
        <w:r w:rsidRPr="00E77497">
          <w:t xml:space="preserve"> </w:t>
        </w:r>
      </w:ins>
      <w:del w:id="29450" w:author="Rev 6 Allen Wirfs-Brock" w:date="2012-02-22T17:56: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lowerP</w:t>
      </w:r>
      <w:r w:rsidR="004C02EF" w:rsidRPr="00E77497">
        <w:t xml:space="preserve">, </w:t>
      </w:r>
      <w:r w:rsidR="004C02EF" w:rsidRPr="00E77497">
        <w:rPr>
          <w:i/>
        </w:rPr>
        <w:t>upperValue</w:t>
      </w:r>
      <w:r w:rsidR="004C02EF" w:rsidRPr="00E77497">
        <w:t xml:space="preserve">, and </w:t>
      </w:r>
      <w:r w:rsidR="004C02EF" w:rsidRPr="00E77497">
        <w:rPr>
          <w:b/>
        </w:rPr>
        <w:t>true</w:t>
      </w:r>
      <w:r w:rsidR="004C02EF" w:rsidRPr="00E77497" w:rsidDel="007A0A03">
        <w:t xml:space="preserve"> </w:t>
      </w:r>
      <w:r w:rsidR="004C02EF" w:rsidRPr="00E77497">
        <w:t>.</w:t>
      </w:r>
    </w:p>
    <w:p w14:paraId="7627322B" w14:textId="77777777" w:rsidR="0083511A" w:rsidRPr="00E77497" w:rsidRDefault="0002527B" w:rsidP="0083511A">
      <w:pPr>
        <w:pStyle w:val="Alg4"/>
        <w:numPr>
          <w:ilvl w:val="2"/>
          <w:numId w:val="205"/>
        </w:numPr>
        <w:contextualSpacing/>
        <w:rPr>
          <w:ins w:id="29451" w:author="Rev 6 Allen Wirfs-Brock" w:date="2012-02-22T17:53:00Z"/>
        </w:rPr>
      </w:pPr>
      <w:ins w:id="29452" w:author="Rev 7 Allen Wirfs-Brock" w:date="2012-04-09T17:52:00Z">
        <w:r>
          <w:t>ReturnIfAbrupt(</w:t>
        </w:r>
        <w:r>
          <w:rPr>
            <w:i/>
          </w:rPr>
          <w:t>putStatus</w:t>
        </w:r>
        <w:r>
          <w:t>)</w:t>
        </w:r>
      </w:ins>
      <w:ins w:id="29453" w:author="Rev 6 Allen Wirfs-Brock" w:date="2012-02-22T17:53:00Z">
        <w:del w:id="29454" w:author="Rev 7 Allen Wirfs-Brock" w:date="2012-04-09T17:52: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del>
        <w:r w:rsidR="0083511A">
          <w:t>.</w:t>
        </w:r>
      </w:ins>
    </w:p>
    <w:p w14:paraId="58BC8917" w14:textId="77777777" w:rsidR="004C02EF" w:rsidRPr="00E77497" w:rsidRDefault="0083511A" w:rsidP="00834A33">
      <w:pPr>
        <w:pStyle w:val="Alg4"/>
        <w:numPr>
          <w:ilvl w:val="2"/>
          <w:numId w:val="205"/>
        </w:numPr>
      </w:pPr>
      <w:ins w:id="29455" w:author="Rev 6 Allen Wirfs-Brock" w:date="2012-02-22T17:56:00Z">
        <w:r>
          <w:t xml:space="preserve">Let </w:t>
        </w:r>
        <w:r>
          <w:rPr>
            <w:i/>
          </w:rPr>
          <w:t>delete</w:t>
        </w:r>
        <w:r w:rsidRPr="00377713">
          <w:rPr>
            <w:i/>
          </w:rPr>
          <w:t>Status</w:t>
        </w:r>
        <w:r>
          <w:t xml:space="preserve"> be the result of calling</w:t>
        </w:r>
        <w:r w:rsidRPr="00E77497">
          <w:t xml:space="preserve"> </w:t>
        </w:r>
      </w:ins>
      <w:del w:id="29456" w:author="Rev 6 Allen Wirfs-Brock" w:date="2012-02-22T17:56:00Z">
        <w:r w:rsidR="004C02EF" w:rsidRPr="00E77497" w:rsidDel="0083511A">
          <w:delText xml:space="preserve">Call </w:delText>
        </w:r>
      </w:del>
      <w:r w:rsidR="004C02EF" w:rsidRPr="00E77497">
        <w:t xml:space="preserve">the [[Delete]] internal method of </w:t>
      </w:r>
      <w:r w:rsidR="004C02EF" w:rsidRPr="00E77497">
        <w:rPr>
          <w:i/>
        </w:rPr>
        <w:t>O</w:t>
      </w:r>
      <w:r w:rsidR="004C02EF" w:rsidRPr="00E77497">
        <w:t xml:space="preserve">, with arguments </w:t>
      </w:r>
      <w:r w:rsidR="004C02EF" w:rsidRPr="00E77497">
        <w:rPr>
          <w:i/>
        </w:rPr>
        <w:t>upperP</w:t>
      </w:r>
      <w:r w:rsidR="004C02EF" w:rsidRPr="00E77497">
        <w:t xml:space="preserve"> and </w:t>
      </w:r>
      <w:r w:rsidR="004C02EF" w:rsidRPr="00E77497">
        <w:rPr>
          <w:b/>
        </w:rPr>
        <w:t>true</w:t>
      </w:r>
      <w:r w:rsidR="004C02EF" w:rsidRPr="00E77497">
        <w:t>.</w:t>
      </w:r>
    </w:p>
    <w:p w14:paraId="53E41FBB" w14:textId="77777777" w:rsidR="0083511A" w:rsidRPr="00E77497" w:rsidRDefault="0002527B" w:rsidP="0083511A">
      <w:pPr>
        <w:pStyle w:val="Alg4"/>
        <w:numPr>
          <w:ilvl w:val="2"/>
          <w:numId w:val="205"/>
        </w:numPr>
        <w:contextualSpacing/>
        <w:rPr>
          <w:ins w:id="29457" w:author="Rev 6 Allen Wirfs-Brock" w:date="2012-02-22T17:54:00Z"/>
        </w:rPr>
      </w:pPr>
      <w:ins w:id="29458" w:author="Rev 7 Allen Wirfs-Brock" w:date="2012-04-09T17:52:00Z">
        <w:r>
          <w:t>ReturnIfAbrupt(</w:t>
        </w:r>
        <w:r>
          <w:rPr>
            <w:i/>
          </w:rPr>
          <w:t>deleteStatus</w:t>
        </w:r>
        <w:r>
          <w:t>)</w:t>
        </w:r>
      </w:ins>
      <w:ins w:id="29459" w:author="Rev 6 Allen Wirfs-Brock" w:date="2012-02-22T17:54:00Z">
        <w:del w:id="29460" w:author="Rev 7 Allen Wirfs-Brock" w:date="2012-04-09T17:52:00Z">
          <w:r w:rsidR="0083511A" w:rsidDel="0002527B">
            <w:delText xml:space="preserve">If </w:delText>
          </w:r>
          <w:r w:rsidR="0083511A" w:rsidDel="0002527B">
            <w:rPr>
              <w:i/>
            </w:rPr>
            <w:delText>delete</w:delText>
          </w:r>
          <w:r w:rsidR="0083511A" w:rsidRPr="006A5E27" w:rsidDel="0002527B">
            <w:rPr>
              <w:i/>
            </w:rPr>
            <w:delText>Status</w:delText>
          </w:r>
          <w:r w:rsidR="0083511A" w:rsidDel="0002527B">
            <w:delText xml:space="preserve"> is an abrupt completion, return </w:delText>
          </w:r>
        </w:del>
      </w:ins>
      <w:ins w:id="29461" w:author="Rev 6 Allen Wirfs-Brock" w:date="2012-02-22T17:55:00Z">
        <w:del w:id="29462" w:author="Rev 7 Allen Wirfs-Brock" w:date="2012-04-09T17:52:00Z">
          <w:r w:rsidR="0083511A" w:rsidDel="0002527B">
            <w:rPr>
              <w:i/>
            </w:rPr>
            <w:delText>delete</w:delText>
          </w:r>
          <w:r w:rsidR="0083511A" w:rsidRPr="006A5E27" w:rsidDel="0002527B">
            <w:rPr>
              <w:i/>
            </w:rPr>
            <w:delText>Status</w:delText>
          </w:r>
        </w:del>
      </w:ins>
      <w:ins w:id="29463" w:author="Rev 6 Allen Wirfs-Brock" w:date="2012-02-22T17:54:00Z">
        <w:r w:rsidR="0083511A">
          <w:t>.</w:t>
        </w:r>
      </w:ins>
    </w:p>
    <w:p w14:paraId="71A223BE" w14:textId="77777777" w:rsidR="004C02EF" w:rsidRPr="00E77497" w:rsidRDefault="004C02EF" w:rsidP="00834A33">
      <w:pPr>
        <w:pStyle w:val="Alg4"/>
        <w:numPr>
          <w:ilvl w:val="1"/>
          <w:numId w:val="205"/>
        </w:numPr>
      </w:pPr>
      <w:r w:rsidRPr="00E77497">
        <w:t xml:space="preserve">Else if </w:t>
      </w:r>
      <w:r w:rsidRPr="00E77497">
        <w:rPr>
          <w:i/>
        </w:rPr>
        <w:t>lowerExists</w:t>
      </w:r>
      <w:r w:rsidRPr="00E77497">
        <w:t xml:space="preserve"> is </w:t>
      </w:r>
      <w:r w:rsidRPr="00E77497">
        <w:rPr>
          <w:b/>
        </w:rPr>
        <w:t>true</w:t>
      </w:r>
      <w:r w:rsidRPr="00E77497">
        <w:t xml:space="preserve"> and </w:t>
      </w:r>
      <w:r w:rsidRPr="00E77497">
        <w:rPr>
          <w:i/>
        </w:rPr>
        <w:t>upperExists</w:t>
      </w:r>
      <w:r w:rsidRPr="00E77497">
        <w:t xml:space="preserve"> is </w:t>
      </w:r>
      <w:r w:rsidRPr="00E77497">
        <w:rPr>
          <w:b/>
        </w:rPr>
        <w:t>false</w:t>
      </w:r>
      <w:r w:rsidRPr="00E77497">
        <w:t>, then</w:t>
      </w:r>
    </w:p>
    <w:p w14:paraId="744235EB" w14:textId="77777777" w:rsidR="004C02EF" w:rsidRPr="00E77497" w:rsidRDefault="0083511A" w:rsidP="00834A33">
      <w:pPr>
        <w:pStyle w:val="Alg4"/>
        <w:numPr>
          <w:ilvl w:val="2"/>
          <w:numId w:val="205"/>
        </w:numPr>
      </w:pPr>
      <w:ins w:id="29464" w:author="Rev 6 Allen Wirfs-Brock" w:date="2012-02-22T17:56:00Z">
        <w:r>
          <w:t xml:space="preserve">Let </w:t>
        </w:r>
        <w:r>
          <w:rPr>
            <w:i/>
          </w:rPr>
          <w:t>delete</w:t>
        </w:r>
        <w:r w:rsidRPr="00377713">
          <w:rPr>
            <w:i/>
          </w:rPr>
          <w:t>Status</w:t>
        </w:r>
        <w:r>
          <w:t xml:space="preserve"> be the result of calling</w:t>
        </w:r>
        <w:r w:rsidRPr="00E77497">
          <w:t xml:space="preserve"> </w:t>
        </w:r>
      </w:ins>
      <w:del w:id="29465" w:author="Rev 6 Allen Wirfs-Brock" w:date="2012-02-22T17:56:00Z">
        <w:r w:rsidR="004C02EF" w:rsidRPr="00E77497" w:rsidDel="0083511A">
          <w:delText xml:space="preserve">Call </w:delText>
        </w:r>
      </w:del>
      <w:r w:rsidR="004C02EF" w:rsidRPr="00E77497">
        <w:t xml:space="preserve">the [[Delete]] internal method of </w:t>
      </w:r>
      <w:r w:rsidR="004C02EF" w:rsidRPr="00E77497">
        <w:rPr>
          <w:i/>
        </w:rPr>
        <w:t>O</w:t>
      </w:r>
      <w:r w:rsidR="004C02EF" w:rsidRPr="00E77497">
        <w:t xml:space="preserve">, with arguments </w:t>
      </w:r>
      <w:r w:rsidR="004C02EF" w:rsidRPr="00E77497">
        <w:rPr>
          <w:i/>
        </w:rPr>
        <w:t>lowerP</w:t>
      </w:r>
      <w:r w:rsidR="004C02EF" w:rsidRPr="00E77497">
        <w:t xml:space="preserve"> and </w:t>
      </w:r>
      <w:r w:rsidR="004C02EF" w:rsidRPr="00E77497">
        <w:rPr>
          <w:b/>
        </w:rPr>
        <w:t>true</w:t>
      </w:r>
      <w:r w:rsidR="004C02EF" w:rsidRPr="00E77497">
        <w:t xml:space="preserve"> .</w:t>
      </w:r>
    </w:p>
    <w:p w14:paraId="2B1B68FD" w14:textId="77777777" w:rsidR="0083511A" w:rsidRPr="00E77497" w:rsidRDefault="0002527B" w:rsidP="0083511A">
      <w:pPr>
        <w:pStyle w:val="Alg4"/>
        <w:numPr>
          <w:ilvl w:val="2"/>
          <w:numId w:val="205"/>
        </w:numPr>
        <w:contextualSpacing/>
        <w:rPr>
          <w:ins w:id="29466" w:author="Rev 6 Allen Wirfs-Brock" w:date="2012-02-22T17:55:00Z"/>
        </w:rPr>
      </w:pPr>
      <w:ins w:id="29467" w:author="Rev 7 Allen Wirfs-Brock" w:date="2012-04-09T17:52:00Z">
        <w:r>
          <w:t>ReturnIfAbrupt(</w:t>
        </w:r>
        <w:r>
          <w:rPr>
            <w:i/>
          </w:rPr>
          <w:t>deleteStatus</w:t>
        </w:r>
        <w:r>
          <w:t>)</w:t>
        </w:r>
      </w:ins>
      <w:ins w:id="29468" w:author="Rev 6 Allen Wirfs-Brock" w:date="2012-02-22T17:55:00Z">
        <w:del w:id="29469" w:author="Rev 7 Allen Wirfs-Brock" w:date="2012-04-09T17:52:00Z">
          <w:r w:rsidR="0083511A" w:rsidDel="0002527B">
            <w:delText xml:space="preserve">If </w:delText>
          </w:r>
          <w:r w:rsidR="0083511A" w:rsidDel="0002527B">
            <w:rPr>
              <w:i/>
            </w:rPr>
            <w:delText>delete</w:delText>
          </w:r>
          <w:r w:rsidR="0083511A" w:rsidRPr="006A5E27" w:rsidDel="0002527B">
            <w:rPr>
              <w:i/>
            </w:rPr>
            <w:delText>Status</w:delText>
          </w:r>
          <w:r w:rsidR="0083511A" w:rsidDel="0002527B">
            <w:delText xml:space="preserve"> is an abrupt completion, return </w:delText>
          </w:r>
          <w:r w:rsidR="0083511A" w:rsidDel="0002527B">
            <w:rPr>
              <w:i/>
            </w:rPr>
            <w:delText>delete</w:delText>
          </w:r>
          <w:r w:rsidR="0083511A" w:rsidRPr="006A5E27" w:rsidDel="0002527B">
            <w:rPr>
              <w:i/>
            </w:rPr>
            <w:delText>Status</w:delText>
          </w:r>
        </w:del>
        <w:r w:rsidR="0083511A">
          <w:t>.</w:t>
        </w:r>
      </w:ins>
    </w:p>
    <w:p w14:paraId="55978C0C" w14:textId="77777777" w:rsidR="004C02EF" w:rsidRPr="00E77497" w:rsidRDefault="0083511A" w:rsidP="00834A33">
      <w:pPr>
        <w:pStyle w:val="Alg4"/>
        <w:numPr>
          <w:ilvl w:val="2"/>
          <w:numId w:val="205"/>
        </w:numPr>
      </w:pPr>
      <w:ins w:id="29470" w:author="Rev 6 Allen Wirfs-Brock" w:date="2012-02-22T17:56:00Z">
        <w:r>
          <w:t xml:space="preserve">Let </w:t>
        </w:r>
        <w:r w:rsidRPr="00377713">
          <w:rPr>
            <w:i/>
          </w:rPr>
          <w:t>putStatus</w:t>
        </w:r>
        <w:r>
          <w:t xml:space="preserve"> be the result of calling</w:t>
        </w:r>
        <w:r w:rsidRPr="00E77497">
          <w:t xml:space="preserve"> </w:t>
        </w:r>
      </w:ins>
      <w:del w:id="29471" w:author="Rev 6 Allen Wirfs-Brock" w:date="2012-02-22T17:56:00Z">
        <w:r w:rsidR="004C02EF" w:rsidRPr="00E77497" w:rsidDel="0083511A">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upperP</w:t>
      </w:r>
      <w:r w:rsidR="004C02EF" w:rsidRPr="00E77497">
        <w:t xml:space="preserve">, </w:t>
      </w:r>
      <w:r w:rsidR="004C02EF" w:rsidRPr="00E77497">
        <w:rPr>
          <w:i/>
        </w:rPr>
        <w:t>lowerValue</w:t>
      </w:r>
      <w:r w:rsidR="004C02EF" w:rsidRPr="00E77497">
        <w:t xml:space="preserve">, and </w:t>
      </w:r>
      <w:r w:rsidR="004C02EF" w:rsidRPr="00E77497">
        <w:rPr>
          <w:b/>
        </w:rPr>
        <w:t>true</w:t>
      </w:r>
      <w:r w:rsidR="004C02EF" w:rsidRPr="00E77497" w:rsidDel="00157E06">
        <w:t xml:space="preserve"> </w:t>
      </w:r>
      <w:r w:rsidR="004C02EF" w:rsidRPr="00E77497">
        <w:t>.</w:t>
      </w:r>
    </w:p>
    <w:p w14:paraId="31E495E8" w14:textId="77777777" w:rsidR="0083511A" w:rsidRPr="00E77497" w:rsidRDefault="0002527B" w:rsidP="0083511A">
      <w:pPr>
        <w:pStyle w:val="Alg4"/>
        <w:numPr>
          <w:ilvl w:val="2"/>
          <w:numId w:val="205"/>
        </w:numPr>
        <w:contextualSpacing/>
        <w:rPr>
          <w:ins w:id="29472" w:author="Rev 6 Allen Wirfs-Brock" w:date="2012-02-22T17:54:00Z"/>
        </w:rPr>
      </w:pPr>
      <w:ins w:id="29473" w:author="Rev 7 Allen Wirfs-Brock" w:date="2012-04-09T17:52:00Z">
        <w:r>
          <w:t>ReturnIfAbrupt(</w:t>
        </w:r>
        <w:r>
          <w:rPr>
            <w:i/>
          </w:rPr>
          <w:t>putStatus</w:t>
        </w:r>
        <w:r>
          <w:t>)</w:t>
        </w:r>
      </w:ins>
      <w:ins w:id="29474" w:author="Rev 6 Allen Wirfs-Brock" w:date="2012-02-22T17:54:00Z">
        <w:del w:id="29475" w:author="Rev 7 Allen Wirfs-Brock" w:date="2012-04-09T17:52:00Z">
          <w:r w:rsidR="0083511A" w:rsidDel="0002527B">
            <w:delText xml:space="preserve">If </w:delText>
          </w:r>
          <w:r w:rsidR="0083511A" w:rsidRPr="006A5E27" w:rsidDel="0002527B">
            <w:rPr>
              <w:i/>
            </w:rPr>
            <w:delText>putStatus</w:delText>
          </w:r>
          <w:r w:rsidR="0083511A" w:rsidDel="0002527B">
            <w:delText xml:space="preserve"> is an abrupt completion, return </w:delText>
          </w:r>
          <w:r w:rsidR="0083511A" w:rsidRPr="006A5E27" w:rsidDel="0002527B">
            <w:rPr>
              <w:i/>
            </w:rPr>
            <w:delText>putStatus</w:delText>
          </w:r>
        </w:del>
        <w:r w:rsidR="0083511A">
          <w:t>.</w:t>
        </w:r>
      </w:ins>
    </w:p>
    <w:p w14:paraId="2957AE30" w14:textId="77777777" w:rsidR="004C02EF" w:rsidRPr="00E77497" w:rsidRDefault="004C02EF" w:rsidP="00834A33">
      <w:pPr>
        <w:pStyle w:val="Alg4"/>
        <w:numPr>
          <w:ilvl w:val="1"/>
          <w:numId w:val="205"/>
        </w:numPr>
      </w:pPr>
      <w:r w:rsidRPr="00E77497">
        <w:t xml:space="preserve">Else, both </w:t>
      </w:r>
      <w:r w:rsidRPr="00E77497">
        <w:rPr>
          <w:i/>
        </w:rPr>
        <w:t>lowerExists</w:t>
      </w:r>
      <w:r w:rsidRPr="00E77497">
        <w:t xml:space="preserve"> and </w:t>
      </w:r>
      <w:r w:rsidRPr="00E77497">
        <w:rPr>
          <w:i/>
        </w:rPr>
        <w:t>upperExists</w:t>
      </w:r>
      <w:r w:rsidRPr="00E77497">
        <w:t xml:space="preserve"> are </w:t>
      </w:r>
      <w:r w:rsidRPr="00E77497">
        <w:rPr>
          <w:b/>
        </w:rPr>
        <w:t>false</w:t>
      </w:r>
    </w:p>
    <w:p w14:paraId="23C2372A" w14:textId="77777777" w:rsidR="004C02EF" w:rsidRPr="00E77497" w:rsidRDefault="004C02EF" w:rsidP="00834A33">
      <w:pPr>
        <w:pStyle w:val="Alg4"/>
        <w:numPr>
          <w:ilvl w:val="2"/>
          <w:numId w:val="205"/>
        </w:numPr>
      </w:pPr>
      <w:r w:rsidRPr="00E77497">
        <w:t>No action is required.</w:t>
      </w:r>
    </w:p>
    <w:p w14:paraId="6CCB03EC" w14:textId="77777777" w:rsidR="004C02EF" w:rsidRPr="00E77497" w:rsidRDefault="004C02EF" w:rsidP="00834A33">
      <w:pPr>
        <w:pStyle w:val="Alg4"/>
        <w:numPr>
          <w:ilvl w:val="1"/>
          <w:numId w:val="205"/>
        </w:numPr>
      </w:pPr>
      <w:r w:rsidRPr="00E77497">
        <w:t xml:space="preserve">Increase </w:t>
      </w:r>
      <w:r w:rsidRPr="00E77497">
        <w:rPr>
          <w:i/>
        </w:rPr>
        <w:t>lower</w:t>
      </w:r>
      <w:r w:rsidRPr="00E77497">
        <w:t xml:space="preserve"> by 1.</w:t>
      </w:r>
    </w:p>
    <w:p w14:paraId="43626161" w14:textId="77777777" w:rsidR="004C02EF" w:rsidRPr="00E77497" w:rsidRDefault="004C02EF" w:rsidP="00834A33">
      <w:pPr>
        <w:pStyle w:val="Alg4"/>
        <w:numPr>
          <w:ilvl w:val="0"/>
          <w:numId w:val="205"/>
        </w:numPr>
        <w:spacing w:after="220"/>
      </w:pPr>
      <w:r w:rsidRPr="00E77497">
        <w:t xml:space="preserve">Return </w:t>
      </w:r>
      <w:r w:rsidRPr="00E77497">
        <w:rPr>
          <w:i/>
        </w:rPr>
        <w:t>O</w:t>
      </w:r>
      <w:r w:rsidRPr="00E77497" w:rsidDel="00246A75">
        <w:t xml:space="preserve"> </w:t>
      </w:r>
      <w:r w:rsidRPr="00E77497">
        <w:t>.</w:t>
      </w:r>
    </w:p>
    <w:p w14:paraId="303EAEC4"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reverse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reverse</w:t>
      </w:r>
      <w:r w:rsidRPr="00E77497">
        <w:t xml:space="preserve"> function can be applied successfully to a</w:t>
      </w:r>
      <w:ins w:id="29476" w:author="Rev 9 Allen Wirfs-Brock" w:date="2012-07-07T17:55:00Z">
        <w:r w:rsidR="000625F1">
          <w:t>n</w:t>
        </w:r>
      </w:ins>
      <w:r w:rsidRPr="00E77497">
        <w:t xml:space="preserve"> </w:t>
      </w:r>
      <w:del w:id="29477" w:author="Rev 9 Allen Wirfs-Brock" w:date="2012-07-07T17:56:00Z">
        <w:r w:rsidRPr="00E77497" w:rsidDel="000625F1">
          <w:delText xml:space="preserve">host </w:delText>
        </w:r>
      </w:del>
      <w:ins w:id="29478" w:author="Rev 9 Allen Wirfs-Brock" w:date="2012-07-07T17:56:00Z">
        <w:r w:rsidR="000625F1">
          <w:t>exotic</w:t>
        </w:r>
        <w:r w:rsidR="000625F1" w:rsidRPr="00E77497">
          <w:t xml:space="preserve"> </w:t>
        </w:r>
      </w:ins>
      <w:r w:rsidRPr="00E77497">
        <w:t>object</w:t>
      </w:r>
      <w:ins w:id="29479" w:author="Rev 9 Allen Wirfs-Brock" w:date="2012-07-07T17:55:00Z">
        <w:r w:rsidR="000625F1" w:rsidRPr="000625F1">
          <w:t xml:space="preserve"> </w:t>
        </w:r>
        <w:r w:rsidR="000625F1" w:rsidRPr="00887FC2">
          <w:t>that is not an Array</w:t>
        </w:r>
      </w:ins>
      <w:r w:rsidRPr="00E77497">
        <w:t xml:space="preserve"> is implementation-dependent.</w:t>
      </w:r>
      <w:bookmarkStart w:id="29480" w:name="_Toc385672298"/>
      <w:bookmarkStart w:id="29481" w:name="_Toc393690414"/>
    </w:p>
    <w:p w14:paraId="6FC35796" w14:textId="77777777" w:rsidR="004C02EF" w:rsidRPr="00E77497" w:rsidRDefault="004C02EF" w:rsidP="004C02EF">
      <w:pPr>
        <w:pStyle w:val="40"/>
        <w:numPr>
          <w:ilvl w:val="0"/>
          <w:numId w:val="0"/>
        </w:numPr>
      </w:pPr>
      <w:bookmarkStart w:id="29482" w:name="_Ref440446538"/>
      <w:r w:rsidRPr="00E77497">
        <w:t>15.4.4.9</w:t>
      </w:r>
      <w:r w:rsidRPr="00E77497">
        <w:tab/>
        <w:t>Array.prototype.shift ( )</w:t>
      </w:r>
      <w:bookmarkEnd w:id="29482"/>
    </w:p>
    <w:p w14:paraId="34041326" w14:textId="77777777" w:rsidR="004C02EF" w:rsidRPr="00E77497" w:rsidRDefault="004C02EF" w:rsidP="004C02EF">
      <w:r w:rsidRPr="00E77497">
        <w:t>The first element of the array is removed from the array and returned.</w:t>
      </w:r>
    </w:p>
    <w:p w14:paraId="1B5F63CF" w14:textId="77777777" w:rsidR="004C02EF" w:rsidRPr="00E77497" w:rsidRDefault="004C02EF" w:rsidP="00834A33">
      <w:pPr>
        <w:pStyle w:val="Alg4"/>
        <w:numPr>
          <w:ilvl w:val="0"/>
          <w:numId w:val="206"/>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3584CF39" w14:textId="77777777" w:rsidR="00134DAD" w:rsidRDefault="00134DAD" w:rsidP="00134DAD">
      <w:pPr>
        <w:pStyle w:val="Alg4"/>
        <w:numPr>
          <w:ilvl w:val="0"/>
          <w:numId w:val="206"/>
        </w:numPr>
        <w:rPr>
          <w:ins w:id="29483" w:author="Rev 7 Allen Wirfs-Brock" w:date="2012-04-10T12:04:00Z"/>
        </w:rPr>
      </w:pPr>
      <w:ins w:id="29484" w:author="Rev 7 Allen Wirfs-Brock" w:date="2012-04-10T12:04:00Z">
        <w:r>
          <w:t>ReturnIfAbrupt(</w:t>
        </w:r>
        <w:r>
          <w:rPr>
            <w:i/>
          </w:rPr>
          <w:t>O</w:t>
        </w:r>
        <w:r>
          <w:t>).</w:t>
        </w:r>
      </w:ins>
    </w:p>
    <w:p w14:paraId="430E7B13" w14:textId="77777777" w:rsidR="004C02EF" w:rsidRPr="00E77497" w:rsidRDefault="004C02EF" w:rsidP="00834A33">
      <w:pPr>
        <w:pStyle w:val="Alg4"/>
        <w:numPr>
          <w:ilvl w:val="0"/>
          <w:numId w:val="206"/>
        </w:numPr>
      </w:pPr>
      <w:r w:rsidRPr="00E77497">
        <w:t xml:space="preserve">Let </w:t>
      </w:r>
      <w:r w:rsidRPr="00E77497">
        <w:rPr>
          <w:i/>
        </w:rPr>
        <w:t>lenVal</w:t>
      </w:r>
      <w:r w:rsidRPr="00E77497">
        <w:t xml:space="preserve"> be the result of calling</w:t>
      </w:r>
      <w:r w:rsidRPr="00E77497" w:rsidDel="00887131">
        <w:t xml:space="preserve"> </w:t>
      </w:r>
      <w:r w:rsidRPr="00E77497">
        <w:t xml:space="preserve">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1D9458AD" w14:textId="77777777" w:rsidR="004C02EF" w:rsidRPr="00E77497" w:rsidRDefault="004C02EF" w:rsidP="00834A33">
      <w:pPr>
        <w:pStyle w:val="Alg4"/>
        <w:numPr>
          <w:ilvl w:val="0"/>
          <w:numId w:val="206"/>
        </w:numPr>
      </w:pPr>
      <w:r w:rsidRPr="00E77497">
        <w:t xml:space="preserve">Let </w:t>
      </w:r>
      <w:r w:rsidRPr="00E77497">
        <w:rPr>
          <w:i/>
        </w:rPr>
        <w:t>len</w:t>
      </w:r>
      <w:r w:rsidRPr="00E77497">
        <w:t xml:space="preserve"> be ToUint32(</w:t>
      </w:r>
      <w:r w:rsidRPr="00E77497">
        <w:rPr>
          <w:i/>
        </w:rPr>
        <w:t>lenVal</w:t>
      </w:r>
      <w:r w:rsidRPr="00E77497">
        <w:t>).</w:t>
      </w:r>
    </w:p>
    <w:p w14:paraId="5F1AB758" w14:textId="77777777" w:rsidR="00CA3654" w:rsidRPr="00E77497" w:rsidRDefault="00C82981" w:rsidP="00CA3654">
      <w:pPr>
        <w:pStyle w:val="Alg4"/>
        <w:numPr>
          <w:ilvl w:val="0"/>
          <w:numId w:val="206"/>
        </w:numPr>
        <w:contextualSpacing/>
        <w:rPr>
          <w:ins w:id="29485" w:author="Rev 6 Allen Wirfs-Brock" w:date="2012-02-22T17:33:00Z"/>
        </w:rPr>
      </w:pPr>
      <w:ins w:id="29486" w:author="Rev 6 Allen Wirfs-Brock" w:date="2012-02-26T09:03:00Z">
        <w:r>
          <w:t>ReturnIfAbrupt(</w:t>
        </w:r>
        <w:r w:rsidRPr="00E77497">
          <w:rPr>
            <w:i/>
          </w:rPr>
          <w:t>len</w:t>
        </w:r>
        <w:r>
          <w:t>).</w:t>
        </w:r>
      </w:ins>
    </w:p>
    <w:p w14:paraId="1EF88449" w14:textId="77777777" w:rsidR="004C02EF" w:rsidRPr="00E77497" w:rsidRDefault="004C02EF" w:rsidP="00834A33">
      <w:pPr>
        <w:pStyle w:val="Alg4"/>
        <w:numPr>
          <w:ilvl w:val="0"/>
          <w:numId w:val="206"/>
        </w:numPr>
      </w:pPr>
      <w:r w:rsidRPr="00E77497">
        <w:t xml:space="preserve">If </w:t>
      </w:r>
      <w:r w:rsidRPr="00E77497">
        <w:rPr>
          <w:i/>
        </w:rPr>
        <w:t>len</w:t>
      </w:r>
      <w:r w:rsidRPr="00E77497">
        <w:t xml:space="preserve"> is zero, then</w:t>
      </w:r>
    </w:p>
    <w:p w14:paraId="3EF7ABC7" w14:textId="77777777" w:rsidR="004C02EF" w:rsidRPr="00E77497" w:rsidRDefault="008537DE" w:rsidP="00834A33">
      <w:pPr>
        <w:pStyle w:val="Alg4"/>
        <w:numPr>
          <w:ilvl w:val="1"/>
          <w:numId w:val="206"/>
        </w:numPr>
      </w:pPr>
      <w:ins w:id="29487" w:author="Rev 6 Allen Wirfs-Brock" w:date="2012-02-22T17:58:00Z">
        <w:r>
          <w:t xml:space="preserve">Let </w:t>
        </w:r>
        <w:r w:rsidRPr="00377713">
          <w:rPr>
            <w:i/>
          </w:rPr>
          <w:t>putStatus</w:t>
        </w:r>
        <w:r>
          <w:t xml:space="preserve"> be the result of calling</w:t>
        </w:r>
        <w:r w:rsidRPr="00E77497">
          <w:t xml:space="preserve"> </w:t>
        </w:r>
      </w:ins>
      <w:del w:id="29488" w:author="Rev 6 Allen Wirfs-Brock" w:date="2012-02-22T17:58:00Z">
        <w:r w:rsidR="004C02EF" w:rsidRPr="00E77497" w:rsidDel="008537DE">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rFonts w:ascii="Courier New" w:hAnsi="Courier New"/>
          <w:sz w:val="18"/>
        </w:rPr>
        <w:t>"</w:t>
      </w:r>
      <w:r w:rsidR="004C02EF" w:rsidRPr="00E77497">
        <w:rPr>
          <w:rFonts w:ascii="Courier New" w:hAnsi="Courier New"/>
          <w:b/>
        </w:rPr>
        <w:t>length</w:t>
      </w:r>
      <w:r w:rsidR="004C02EF" w:rsidRPr="00E77497">
        <w:rPr>
          <w:rFonts w:ascii="Courier New" w:hAnsi="Courier New"/>
          <w:sz w:val="18"/>
        </w:rPr>
        <w:t>"</w:t>
      </w:r>
      <w:r w:rsidR="004C02EF" w:rsidRPr="00E77497">
        <w:t xml:space="preserve">, 0, and </w:t>
      </w:r>
      <w:r w:rsidR="004C02EF" w:rsidRPr="00E77497">
        <w:rPr>
          <w:b/>
        </w:rPr>
        <w:t>true</w:t>
      </w:r>
      <w:r w:rsidR="004C02EF" w:rsidRPr="00E77497">
        <w:t>.</w:t>
      </w:r>
    </w:p>
    <w:p w14:paraId="3E85C12B" w14:textId="77777777" w:rsidR="008537DE" w:rsidRPr="00E77497" w:rsidRDefault="006B4102" w:rsidP="008537DE">
      <w:pPr>
        <w:pStyle w:val="Alg4"/>
        <w:numPr>
          <w:ilvl w:val="1"/>
          <w:numId w:val="206"/>
        </w:numPr>
        <w:contextualSpacing/>
        <w:rPr>
          <w:ins w:id="29489" w:author="Rev 6 Allen Wirfs-Brock" w:date="2012-02-22T17:58:00Z"/>
        </w:rPr>
      </w:pPr>
      <w:ins w:id="29490" w:author="Rev 7 Allen Wirfs-Brock" w:date="2012-04-09T17:56:00Z">
        <w:r>
          <w:t>ReturnIfAbrupt(</w:t>
        </w:r>
        <w:r>
          <w:rPr>
            <w:i/>
          </w:rPr>
          <w:t>putStatus</w:t>
        </w:r>
        <w:r>
          <w:t>)</w:t>
        </w:r>
      </w:ins>
      <w:ins w:id="29491" w:author="Rev 6 Allen Wirfs-Brock" w:date="2012-02-22T17:58:00Z">
        <w:del w:id="29492" w:author="Rev 7 Allen Wirfs-Brock" w:date="2012-04-09T17:56:00Z">
          <w:r w:rsidR="008537DE" w:rsidDel="006B4102">
            <w:delText xml:space="preserve">If </w:delText>
          </w:r>
          <w:r w:rsidR="008537DE" w:rsidRPr="006A5E27" w:rsidDel="006B4102">
            <w:rPr>
              <w:i/>
            </w:rPr>
            <w:delText>putStatus</w:delText>
          </w:r>
          <w:r w:rsidR="008537DE" w:rsidDel="006B4102">
            <w:delText xml:space="preserve"> is an abrupt completion, return </w:delText>
          </w:r>
          <w:r w:rsidR="008537DE" w:rsidRPr="006A5E27" w:rsidDel="006B4102">
            <w:rPr>
              <w:i/>
            </w:rPr>
            <w:delText>putStatus</w:delText>
          </w:r>
        </w:del>
        <w:r w:rsidR="008537DE">
          <w:t>.</w:t>
        </w:r>
      </w:ins>
    </w:p>
    <w:p w14:paraId="2C505A3A" w14:textId="77777777" w:rsidR="004C02EF" w:rsidRPr="00E77497" w:rsidRDefault="004C02EF" w:rsidP="00834A33">
      <w:pPr>
        <w:pStyle w:val="Alg4"/>
        <w:numPr>
          <w:ilvl w:val="1"/>
          <w:numId w:val="206"/>
        </w:numPr>
      </w:pPr>
      <w:r w:rsidRPr="00E77497">
        <w:t xml:space="preserve">Return </w:t>
      </w:r>
      <w:r w:rsidRPr="00E77497">
        <w:rPr>
          <w:b/>
        </w:rPr>
        <w:t>undefined</w:t>
      </w:r>
      <w:r w:rsidRPr="00E77497">
        <w:t>.</w:t>
      </w:r>
    </w:p>
    <w:p w14:paraId="21A2211D" w14:textId="77777777" w:rsidR="004C02EF" w:rsidRPr="00E77497" w:rsidRDefault="004C02EF" w:rsidP="00834A33">
      <w:pPr>
        <w:pStyle w:val="Alg4"/>
        <w:numPr>
          <w:ilvl w:val="0"/>
          <w:numId w:val="206"/>
        </w:numPr>
      </w:pPr>
      <w:r w:rsidRPr="00E77497">
        <w:t xml:space="preserve">Let </w:t>
      </w:r>
      <w:r w:rsidRPr="00E77497">
        <w:rPr>
          <w:i/>
        </w:rPr>
        <w:t>first</w:t>
      </w:r>
      <w:r w:rsidRPr="00E77497">
        <w:t xml:space="preserve"> be the result of calling 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0</w:t>
      </w:r>
      <w:r w:rsidRPr="00E77497">
        <w:rPr>
          <w:rFonts w:ascii="Courier New" w:hAnsi="Courier New"/>
          <w:sz w:val="18"/>
        </w:rPr>
        <w:t>"</w:t>
      </w:r>
      <w:r w:rsidRPr="00E77497">
        <w:t>.</w:t>
      </w:r>
    </w:p>
    <w:p w14:paraId="63DD184B" w14:textId="77777777" w:rsidR="008537DE" w:rsidRPr="00E77497" w:rsidRDefault="0002527B" w:rsidP="008537DE">
      <w:pPr>
        <w:pStyle w:val="Alg4"/>
        <w:numPr>
          <w:ilvl w:val="0"/>
          <w:numId w:val="206"/>
        </w:numPr>
        <w:contextualSpacing/>
        <w:rPr>
          <w:ins w:id="29493" w:author="Rev 6 Allen Wirfs-Brock" w:date="2012-02-22T17:59:00Z"/>
        </w:rPr>
      </w:pPr>
      <w:ins w:id="29494" w:author="Rev 7 Allen Wirfs-Brock" w:date="2012-04-09T17:53:00Z">
        <w:r>
          <w:t>ReturnIfAbrupt(</w:t>
        </w:r>
        <w:r>
          <w:rPr>
            <w:i/>
          </w:rPr>
          <w:t>first</w:t>
        </w:r>
        <w:r>
          <w:t>)</w:t>
        </w:r>
      </w:ins>
      <w:ins w:id="29495" w:author="Rev 6 Allen Wirfs-Brock" w:date="2012-02-22T17:59:00Z">
        <w:del w:id="29496" w:author="Rev 7 Allen Wirfs-Brock" w:date="2012-04-09T17:53:00Z">
          <w:r w:rsidR="008537DE" w:rsidDel="0002527B">
            <w:delText xml:space="preserve">If </w:delText>
          </w:r>
          <w:r w:rsidR="008537DE" w:rsidRPr="00E77497" w:rsidDel="0002527B">
            <w:rPr>
              <w:i/>
            </w:rPr>
            <w:delText>first</w:delText>
          </w:r>
          <w:r w:rsidR="008537DE" w:rsidRPr="00E77497" w:rsidDel="0002527B">
            <w:delText xml:space="preserve"> </w:delText>
          </w:r>
          <w:r w:rsidR="008537DE" w:rsidDel="0002527B">
            <w:delText xml:space="preserve">is an abrupt completion, return </w:delText>
          </w:r>
          <w:r w:rsidR="008537DE" w:rsidRPr="00E77497" w:rsidDel="0002527B">
            <w:rPr>
              <w:i/>
            </w:rPr>
            <w:delText>first</w:delText>
          </w:r>
        </w:del>
        <w:r w:rsidR="008537DE">
          <w:t>.</w:t>
        </w:r>
      </w:ins>
    </w:p>
    <w:p w14:paraId="33F9EF61" w14:textId="77777777" w:rsidR="004C02EF" w:rsidRPr="00E77497" w:rsidRDefault="004C02EF" w:rsidP="00834A33">
      <w:pPr>
        <w:pStyle w:val="Alg4"/>
        <w:numPr>
          <w:ilvl w:val="0"/>
          <w:numId w:val="206"/>
        </w:numPr>
      </w:pPr>
      <w:r w:rsidRPr="00E77497">
        <w:t xml:space="preserve">Let </w:t>
      </w:r>
      <w:r w:rsidRPr="00E77497">
        <w:rPr>
          <w:i/>
        </w:rPr>
        <w:t>k</w:t>
      </w:r>
      <w:r w:rsidRPr="00E77497">
        <w:t xml:space="preserve"> be 1.</w:t>
      </w:r>
    </w:p>
    <w:p w14:paraId="166138ED" w14:textId="77777777" w:rsidR="004C02EF" w:rsidRPr="00E77497" w:rsidRDefault="004C02EF" w:rsidP="00834A33">
      <w:pPr>
        <w:pStyle w:val="Alg4"/>
        <w:numPr>
          <w:ilvl w:val="0"/>
          <w:numId w:val="206"/>
        </w:numPr>
      </w:pPr>
      <w:r w:rsidRPr="00E77497">
        <w:t xml:space="preserve">Repeat, while </w:t>
      </w:r>
      <w:r w:rsidRPr="00E77497">
        <w:rPr>
          <w:i/>
        </w:rPr>
        <w:t>k</w:t>
      </w:r>
      <w:r w:rsidRPr="00E77497">
        <w:t xml:space="preserve"> &lt; </w:t>
      </w:r>
      <w:r w:rsidRPr="00E77497">
        <w:rPr>
          <w:i/>
        </w:rPr>
        <w:t>len</w:t>
      </w:r>
    </w:p>
    <w:p w14:paraId="2AD1AA06" w14:textId="77777777" w:rsidR="004C02EF" w:rsidRPr="00E77497" w:rsidRDefault="004C02EF" w:rsidP="00834A33">
      <w:pPr>
        <w:pStyle w:val="Alg4"/>
        <w:numPr>
          <w:ilvl w:val="1"/>
          <w:numId w:val="206"/>
        </w:numPr>
      </w:pPr>
      <w:r w:rsidRPr="00E77497">
        <w:t xml:space="preserve">Let </w:t>
      </w:r>
      <w:r w:rsidRPr="00E77497">
        <w:rPr>
          <w:i/>
        </w:rPr>
        <w:t>from</w:t>
      </w:r>
      <w:r w:rsidRPr="00E77497">
        <w:t xml:space="preserve"> be ToString(</w:t>
      </w:r>
      <w:r w:rsidRPr="00E77497">
        <w:rPr>
          <w:i/>
        </w:rPr>
        <w:t>k</w:t>
      </w:r>
      <w:r w:rsidRPr="00E77497">
        <w:t>).</w:t>
      </w:r>
    </w:p>
    <w:p w14:paraId="48747E6C" w14:textId="77777777" w:rsidR="004C02EF" w:rsidRPr="00E77497" w:rsidRDefault="004C02EF" w:rsidP="00834A33">
      <w:pPr>
        <w:pStyle w:val="Alg4"/>
        <w:numPr>
          <w:ilvl w:val="1"/>
          <w:numId w:val="206"/>
        </w:numPr>
      </w:pPr>
      <w:r w:rsidRPr="00E77497">
        <w:t xml:space="preserve">Let </w:t>
      </w:r>
      <w:r w:rsidRPr="00E77497">
        <w:rPr>
          <w:i/>
        </w:rPr>
        <w:t>to</w:t>
      </w:r>
      <w:r w:rsidRPr="00E77497">
        <w:t xml:space="preserve"> be ToString(</w:t>
      </w:r>
      <w:r w:rsidRPr="00E77497">
        <w:rPr>
          <w:i/>
        </w:rPr>
        <w:t>k</w:t>
      </w:r>
      <w:r w:rsidRPr="00E77497">
        <w:t>–1).</w:t>
      </w:r>
    </w:p>
    <w:p w14:paraId="3822D1B2" w14:textId="77777777" w:rsidR="004C02EF" w:rsidRPr="00E77497" w:rsidRDefault="004C02EF" w:rsidP="00834A33">
      <w:pPr>
        <w:pStyle w:val="Alg4"/>
        <w:numPr>
          <w:ilvl w:val="1"/>
          <w:numId w:val="206"/>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2AD3790D" w14:textId="77777777" w:rsidR="004C02EF" w:rsidRPr="00E77497" w:rsidRDefault="004C02EF" w:rsidP="00834A33">
      <w:pPr>
        <w:pStyle w:val="Alg4"/>
        <w:numPr>
          <w:ilvl w:val="1"/>
          <w:numId w:val="206"/>
        </w:numPr>
      </w:pPr>
      <w:r w:rsidRPr="00E77497">
        <w:t xml:space="preserve">If </w:t>
      </w:r>
      <w:r w:rsidRPr="00E77497">
        <w:rPr>
          <w:i/>
        </w:rPr>
        <w:t>fromPresent</w:t>
      </w:r>
      <w:r w:rsidRPr="00E77497">
        <w:t xml:space="preserve"> is </w:t>
      </w:r>
      <w:r w:rsidRPr="00E77497">
        <w:rPr>
          <w:b/>
        </w:rPr>
        <w:t>true</w:t>
      </w:r>
      <w:r w:rsidRPr="00E77497">
        <w:t>, then</w:t>
      </w:r>
    </w:p>
    <w:p w14:paraId="0DD7A3F8" w14:textId="77777777" w:rsidR="004C02EF" w:rsidRPr="00E77497" w:rsidRDefault="004C02EF" w:rsidP="00834A33">
      <w:pPr>
        <w:pStyle w:val="Alg4"/>
        <w:numPr>
          <w:ilvl w:val="2"/>
          <w:numId w:val="206"/>
        </w:numPr>
      </w:pPr>
      <w:r w:rsidRPr="00E77497">
        <w:t xml:space="preserve">Let </w:t>
      </w:r>
      <w:r w:rsidRPr="00E77497">
        <w:rPr>
          <w:i/>
        </w:rPr>
        <w:t>fromVal</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24BA1612" w14:textId="77777777" w:rsidR="008537DE" w:rsidRPr="00E77497" w:rsidRDefault="0002527B" w:rsidP="008537DE">
      <w:pPr>
        <w:pStyle w:val="Alg4"/>
        <w:numPr>
          <w:ilvl w:val="2"/>
          <w:numId w:val="206"/>
        </w:numPr>
        <w:contextualSpacing/>
        <w:rPr>
          <w:ins w:id="29497" w:author="Rev 6 Allen Wirfs-Brock" w:date="2012-02-22T18:00:00Z"/>
        </w:rPr>
      </w:pPr>
      <w:ins w:id="29498" w:author="Rev 7 Allen Wirfs-Brock" w:date="2012-04-09T17:54:00Z">
        <w:r>
          <w:t>ReturnIfAbrupt(</w:t>
        </w:r>
        <w:r>
          <w:rPr>
            <w:i/>
          </w:rPr>
          <w:t>fromVal</w:t>
        </w:r>
        <w:r>
          <w:t>)</w:t>
        </w:r>
      </w:ins>
      <w:ins w:id="29499" w:author="Rev 6 Allen Wirfs-Brock" w:date="2012-02-22T18:00:00Z">
        <w:del w:id="29500" w:author="Rev 7 Allen Wirfs-Brock" w:date="2012-04-09T17:54:00Z">
          <w:r w:rsidR="008537DE" w:rsidDel="0002527B">
            <w:delText xml:space="preserve">If </w:delText>
          </w:r>
          <w:r w:rsidR="008537DE" w:rsidRPr="00E77497" w:rsidDel="0002527B">
            <w:rPr>
              <w:i/>
            </w:rPr>
            <w:delText>fromVal</w:delText>
          </w:r>
          <w:r w:rsidR="008537DE" w:rsidRPr="00E77497" w:rsidDel="0002527B">
            <w:delText xml:space="preserve"> </w:delText>
          </w:r>
          <w:r w:rsidR="008537DE" w:rsidDel="0002527B">
            <w:delText xml:space="preserve">is an abrupt completion, return </w:delText>
          </w:r>
          <w:r w:rsidR="008537DE" w:rsidRPr="00E77497" w:rsidDel="0002527B">
            <w:rPr>
              <w:i/>
            </w:rPr>
            <w:delText>fromVal</w:delText>
          </w:r>
        </w:del>
        <w:r w:rsidR="008537DE">
          <w:t>.</w:t>
        </w:r>
      </w:ins>
    </w:p>
    <w:p w14:paraId="11ED7421" w14:textId="77777777" w:rsidR="004C02EF" w:rsidRPr="00E77497" w:rsidRDefault="008537DE" w:rsidP="00834A33">
      <w:pPr>
        <w:pStyle w:val="Alg4"/>
        <w:numPr>
          <w:ilvl w:val="2"/>
          <w:numId w:val="206"/>
        </w:numPr>
      </w:pPr>
      <w:ins w:id="29501" w:author="Rev 6 Allen Wirfs-Brock" w:date="2012-02-22T18:00:00Z">
        <w:r>
          <w:t xml:space="preserve">Let </w:t>
        </w:r>
        <w:r w:rsidRPr="00377713">
          <w:rPr>
            <w:i/>
          </w:rPr>
          <w:t>putStatus</w:t>
        </w:r>
        <w:r>
          <w:t xml:space="preserve"> be the result of calling</w:t>
        </w:r>
        <w:r w:rsidRPr="00E77497">
          <w:t xml:space="preserve"> </w:t>
        </w:r>
      </w:ins>
      <w:del w:id="29502" w:author="Rev 6 Allen Wirfs-Brock" w:date="2012-02-22T18:00:00Z">
        <w:r w:rsidR="004C02EF" w:rsidRPr="00E77497" w:rsidDel="008537DE">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to</w:t>
      </w:r>
      <w:r w:rsidR="004C02EF" w:rsidRPr="00E77497">
        <w:t xml:space="preserve">, </w:t>
      </w:r>
      <w:r w:rsidR="004C02EF" w:rsidRPr="00E77497">
        <w:rPr>
          <w:i/>
        </w:rPr>
        <w:t>fromVal</w:t>
      </w:r>
      <w:r w:rsidR="004C02EF" w:rsidRPr="00E77497">
        <w:t xml:space="preserve">, and </w:t>
      </w:r>
      <w:r w:rsidR="004C02EF" w:rsidRPr="00E77497">
        <w:rPr>
          <w:b/>
        </w:rPr>
        <w:t>true</w:t>
      </w:r>
      <w:r w:rsidR="004C02EF" w:rsidRPr="00E77497">
        <w:t>.</w:t>
      </w:r>
    </w:p>
    <w:p w14:paraId="5D8CC352" w14:textId="77777777" w:rsidR="008537DE" w:rsidRPr="00E77497" w:rsidRDefault="0002527B" w:rsidP="008537DE">
      <w:pPr>
        <w:pStyle w:val="Alg4"/>
        <w:numPr>
          <w:ilvl w:val="2"/>
          <w:numId w:val="206"/>
        </w:numPr>
        <w:contextualSpacing/>
        <w:rPr>
          <w:ins w:id="29503" w:author="Rev 6 Allen Wirfs-Brock" w:date="2012-02-22T18:00:00Z"/>
        </w:rPr>
      </w:pPr>
      <w:ins w:id="29504" w:author="Rev 7 Allen Wirfs-Brock" w:date="2012-04-09T17:53:00Z">
        <w:r>
          <w:t>ReturnIfAbrupt(</w:t>
        </w:r>
        <w:r>
          <w:rPr>
            <w:i/>
          </w:rPr>
          <w:t>putStatus</w:t>
        </w:r>
        <w:r>
          <w:t>)</w:t>
        </w:r>
      </w:ins>
      <w:ins w:id="29505" w:author="Rev 6 Allen Wirfs-Brock" w:date="2012-02-22T18:00:00Z">
        <w:del w:id="29506" w:author="Rev 7 Allen Wirfs-Brock" w:date="2012-04-09T17:53:00Z">
          <w:r w:rsidR="008537DE" w:rsidDel="0002527B">
            <w:delText xml:space="preserve">If </w:delText>
          </w:r>
          <w:r w:rsidR="008537DE" w:rsidRPr="006A5E27" w:rsidDel="0002527B">
            <w:rPr>
              <w:i/>
            </w:rPr>
            <w:delText>putStatus</w:delText>
          </w:r>
          <w:r w:rsidR="008537DE" w:rsidDel="0002527B">
            <w:delText xml:space="preserve"> is an abrupt completion, return </w:delText>
          </w:r>
          <w:r w:rsidR="008537DE" w:rsidRPr="006A5E27" w:rsidDel="0002527B">
            <w:rPr>
              <w:i/>
            </w:rPr>
            <w:delText>putStatus</w:delText>
          </w:r>
        </w:del>
        <w:r w:rsidR="008537DE">
          <w:t>.</w:t>
        </w:r>
      </w:ins>
    </w:p>
    <w:p w14:paraId="7C2DF681" w14:textId="77777777" w:rsidR="004C02EF" w:rsidRPr="00E77497" w:rsidRDefault="004C02EF" w:rsidP="00834A33">
      <w:pPr>
        <w:pStyle w:val="Alg4"/>
        <w:numPr>
          <w:ilvl w:val="1"/>
          <w:numId w:val="206"/>
        </w:numPr>
      </w:pPr>
      <w:r w:rsidRPr="00E77497">
        <w:t xml:space="preserve">Else, </w:t>
      </w:r>
      <w:r w:rsidRPr="00E77497">
        <w:rPr>
          <w:i/>
        </w:rPr>
        <w:t>fromPresent</w:t>
      </w:r>
      <w:r w:rsidRPr="00E77497">
        <w:t xml:space="preserve"> is </w:t>
      </w:r>
      <w:r w:rsidRPr="00E77497">
        <w:rPr>
          <w:b/>
        </w:rPr>
        <w:t>false</w:t>
      </w:r>
    </w:p>
    <w:p w14:paraId="0A56AB47" w14:textId="77777777" w:rsidR="004C02EF" w:rsidRPr="00E77497" w:rsidRDefault="008537DE" w:rsidP="00834A33">
      <w:pPr>
        <w:pStyle w:val="Alg4"/>
        <w:numPr>
          <w:ilvl w:val="2"/>
          <w:numId w:val="206"/>
        </w:numPr>
      </w:pPr>
      <w:ins w:id="29507" w:author="Rev 6 Allen Wirfs-Brock" w:date="2012-02-22T18:01:00Z">
        <w:r>
          <w:t xml:space="preserve">Let </w:t>
        </w:r>
        <w:r>
          <w:rPr>
            <w:i/>
          </w:rPr>
          <w:t>delete</w:t>
        </w:r>
        <w:r w:rsidRPr="00377713">
          <w:rPr>
            <w:i/>
          </w:rPr>
          <w:t>Status</w:t>
        </w:r>
        <w:r>
          <w:t xml:space="preserve"> be the result of calling</w:t>
        </w:r>
        <w:r w:rsidRPr="00E77497">
          <w:t xml:space="preserve"> </w:t>
        </w:r>
      </w:ins>
      <w:del w:id="29508" w:author="Rev 6 Allen Wirfs-Brock" w:date="2012-02-22T18:01:00Z">
        <w:r w:rsidR="004C02EF" w:rsidRPr="00E77497" w:rsidDel="008537DE">
          <w:delText xml:space="preserve">Call </w:delText>
        </w:r>
      </w:del>
      <w:r w:rsidR="004C02EF" w:rsidRPr="00E77497">
        <w:t xml:space="preserve">the [[Delete]] internal method of </w:t>
      </w:r>
      <w:r w:rsidR="004C02EF" w:rsidRPr="00E77497">
        <w:rPr>
          <w:i/>
        </w:rPr>
        <w:t>O</w:t>
      </w:r>
      <w:r w:rsidR="004C02EF" w:rsidRPr="00E77497">
        <w:t xml:space="preserve"> with arguments </w:t>
      </w:r>
      <w:r w:rsidR="004C02EF" w:rsidRPr="00E77497">
        <w:rPr>
          <w:i/>
        </w:rPr>
        <w:t>to</w:t>
      </w:r>
      <w:r w:rsidR="004C02EF" w:rsidRPr="00E77497">
        <w:t xml:space="preserve"> and </w:t>
      </w:r>
      <w:r w:rsidR="004C02EF" w:rsidRPr="00E77497">
        <w:rPr>
          <w:b/>
        </w:rPr>
        <w:t>true</w:t>
      </w:r>
      <w:r w:rsidR="004C02EF" w:rsidRPr="00E77497">
        <w:t>.</w:t>
      </w:r>
    </w:p>
    <w:p w14:paraId="39F57260" w14:textId="77777777" w:rsidR="008537DE" w:rsidRPr="00E77497" w:rsidRDefault="006B4102" w:rsidP="008537DE">
      <w:pPr>
        <w:pStyle w:val="Alg4"/>
        <w:numPr>
          <w:ilvl w:val="2"/>
          <w:numId w:val="206"/>
        </w:numPr>
        <w:contextualSpacing/>
        <w:rPr>
          <w:ins w:id="29509" w:author="Rev 6 Allen Wirfs-Brock" w:date="2012-02-22T18:01:00Z"/>
        </w:rPr>
      </w:pPr>
      <w:ins w:id="29510" w:author="Rev 7 Allen Wirfs-Brock" w:date="2012-04-09T17:57:00Z">
        <w:r>
          <w:t>ReturnIfAbrupt(</w:t>
        </w:r>
        <w:r>
          <w:rPr>
            <w:i/>
          </w:rPr>
          <w:t>deleteStatus</w:t>
        </w:r>
        <w:r>
          <w:t>)</w:t>
        </w:r>
      </w:ins>
      <w:ins w:id="29511" w:author="Rev 6 Allen Wirfs-Brock" w:date="2012-02-22T18:01:00Z">
        <w:del w:id="29512" w:author="Rev 7 Allen Wirfs-Brock" w:date="2012-04-09T17:57:00Z">
          <w:r w:rsidR="008537DE" w:rsidDel="006B4102">
            <w:delText xml:space="preserve">If </w:delText>
          </w:r>
          <w:r w:rsidR="008537DE" w:rsidDel="006B4102">
            <w:rPr>
              <w:i/>
            </w:rPr>
            <w:delText>delete</w:delText>
          </w:r>
          <w:r w:rsidR="008537DE" w:rsidRPr="006A5E27" w:rsidDel="006B4102">
            <w:rPr>
              <w:i/>
            </w:rPr>
            <w:delText>Status</w:delText>
          </w:r>
          <w:r w:rsidR="008537DE" w:rsidDel="006B4102">
            <w:delText xml:space="preserve"> is an abrupt completion, return </w:delText>
          </w:r>
          <w:r w:rsidR="008537DE" w:rsidDel="006B4102">
            <w:rPr>
              <w:i/>
            </w:rPr>
            <w:delText>delete</w:delText>
          </w:r>
          <w:r w:rsidR="008537DE" w:rsidRPr="006A5E27" w:rsidDel="006B4102">
            <w:rPr>
              <w:i/>
            </w:rPr>
            <w:delText>Status</w:delText>
          </w:r>
        </w:del>
        <w:r w:rsidR="008537DE">
          <w:t>.</w:t>
        </w:r>
      </w:ins>
    </w:p>
    <w:p w14:paraId="18318D77" w14:textId="77777777" w:rsidR="004C02EF" w:rsidRPr="00E77497" w:rsidRDefault="004C02EF" w:rsidP="00834A33">
      <w:pPr>
        <w:pStyle w:val="Alg4"/>
        <w:numPr>
          <w:ilvl w:val="1"/>
          <w:numId w:val="206"/>
        </w:numPr>
      </w:pPr>
      <w:r w:rsidRPr="00E77497">
        <w:t xml:space="preserve">Increase </w:t>
      </w:r>
      <w:r w:rsidRPr="00E77497">
        <w:rPr>
          <w:i/>
        </w:rPr>
        <w:t>k</w:t>
      </w:r>
      <w:r w:rsidRPr="00E77497">
        <w:t xml:space="preserve"> by 1.</w:t>
      </w:r>
    </w:p>
    <w:p w14:paraId="400CD7BC" w14:textId="77777777" w:rsidR="004C02EF" w:rsidRPr="00E77497" w:rsidRDefault="008537DE" w:rsidP="00834A33">
      <w:pPr>
        <w:pStyle w:val="Alg4"/>
        <w:numPr>
          <w:ilvl w:val="0"/>
          <w:numId w:val="206"/>
        </w:numPr>
      </w:pPr>
      <w:ins w:id="29513" w:author="Rev 6 Allen Wirfs-Brock" w:date="2012-02-22T18:01:00Z">
        <w:r>
          <w:t xml:space="preserve">Let </w:t>
        </w:r>
        <w:r>
          <w:rPr>
            <w:i/>
          </w:rPr>
          <w:t>delete</w:t>
        </w:r>
        <w:r w:rsidRPr="00377713">
          <w:rPr>
            <w:i/>
          </w:rPr>
          <w:t>Status</w:t>
        </w:r>
        <w:r>
          <w:t xml:space="preserve"> be the result of calling</w:t>
        </w:r>
        <w:r w:rsidRPr="00E77497">
          <w:t xml:space="preserve"> </w:t>
        </w:r>
      </w:ins>
      <w:del w:id="29514" w:author="Rev 6 Allen Wirfs-Brock" w:date="2012-02-22T18:01:00Z">
        <w:r w:rsidR="004C02EF" w:rsidRPr="00E77497" w:rsidDel="008537DE">
          <w:delText xml:space="preserve">Call </w:delText>
        </w:r>
      </w:del>
      <w:r w:rsidR="004C02EF" w:rsidRPr="00E77497">
        <w:t xml:space="preserve">the [[Delete]] internal method of </w:t>
      </w:r>
      <w:r w:rsidR="004C02EF" w:rsidRPr="00E77497">
        <w:rPr>
          <w:i/>
        </w:rPr>
        <w:t>O</w:t>
      </w:r>
      <w:r w:rsidR="004C02EF" w:rsidRPr="00E77497">
        <w:t xml:space="preserve"> with arguments ToString(</w:t>
      </w:r>
      <w:r w:rsidR="004C02EF" w:rsidRPr="00E77497">
        <w:rPr>
          <w:i/>
        </w:rPr>
        <w:t>len</w:t>
      </w:r>
      <w:r w:rsidR="004C02EF" w:rsidRPr="00E77497">
        <w:t xml:space="preserve">–1) and </w:t>
      </w:r>
      <w:r w:rsidR="004C02EF" w:rsidRPr="00E77497">
        <w:rPr>
          <w:b/>
        </w:rPr>
        <w:t>true</w:t>
      </w:r>
      <w:r w:rsidR="004C02EF" w:rsidRPr="00E77497">
        <w:t>.</w:t>
      </w:r>
    </w:p>
    <w:p w14:paraId="47BD2867" w14:textId="77777777" w:rsidR="008537DE" w:rsidRPr="00E77497" w:rsidRDefault="006B4102" w:rsidP="008537DE">
      <w:pPr>
        <w:pStyle w:val="Alg4"/>
        <w:numPr>
          <w:ilvl w:val="0"/>
          <w:numId w:val="206"/>
        </w:numPr>
        <w:contextualSpacing/>
        <w:rPr>
          <w:ins w:id="29515" w:author="Rev 6 Allen Wirfs-Brock" w:date="2012-02-22T18:01:00Z"/>
        </w:rPr>
      </w:pPr>
      <w:ins w:id="29516" w:author="Rev 7 Allen Wirfs-Brock" w:date="2012-04-09T17:57:00Z">
        <w:r>
          <w:t>ReturnIfAbrupt(</w:t>
        </w:r>
        <w:r>
          <w:rPr>
            <w:i/>
          </w:rPr>
          <w:t>deleteStatus</w:t>
        </w:r>
        <w:r>
          <w:t>)</w:t>
        </w:r>
      </w:ins>
      <w:ins w:id="29517" w:author="Rev 6 Allen Wirfs-Brock" w:date="2012-02-22T18:01:00Z">
        <w:del w:id="29518" w:author="Rev 7 Allen Wirfs-Brock" w:date="2012-04-09T17:57:00Z">
          <w:r w:rsidR="008537DE" w:rsidDel="006B4102">
            <w:delText xml:space="preserve">If </w:delText>
          </w:r>
          <w:r w:rsidR="008537DE" w:rsidDel="006B4102">
            <w:rPr>
              <w:i/>
            </w:rPr>
            <w:delText>delete</w:delText>
          </w:r>
          <w:r w:rsidR="008537DE" w:rsidRPr="006A5E27" w:rsidDel="006B4102">
            <w:rPr>
              <w:i/>
            </w:rPr>
            <w:delText>Status</w:delText>
          </w:r>
          <w:r w:rsidR="008537DE" w:rsidDel="006B4102">
            <w:delText xml:space="preserve"> is an abrupt completion, return </w:delText>
          </w:r>
          <w:r w:rsidR="008537DE" w:rsidDel="006B4102">
            <w:rPr>
              <w:i/>
            </w:rPr>
            <w:delText>delete</w:delText>
          </w:r>
          <w:r w:rsidR="008537DE" w:rsidRPr="006A5E27" w:rsidDel="006B4102">
            <w:rPr>
              <w:i/>
            </w:rPr>
            <w:delText>Status</w:delText>
          </w:r>
        </w:del>
        <w:r w:rsidR="008537DE">
          <w:t>.</w:t>
        </w:r>
      </w:ins>
    </w:p>
    <w:p w14:paraId="3EC3E0D8" w14:textId="77777777" w:rsidR="004C02EF" w:rsidRPr="00E77497" w:rsidRDefault="004403FF" w:rsidP="00834A33">
      <w:pPr>
        <w:pStyle w:val="Alg4"/>
        <w:numPr>
          <w:ilvl w:val="0"/>
          <w:numId w:val="206"/>
        </w:numPr>
      </w:pPr>
      <w:ins w:id="29519" w:author="Rev 7 Allen Wirfs-Brock" w:date="2012-05-03T13:10:00Z">
        <w:r>
          <w:t xml:space="preserve">Let </w:t>
        </w:r>
        <w:r w:rsidRPr="00250FC6">
          <w:rPr>
            <w:i/>
          </w:rPr>
          <w:t>putStatus</w:t>
        </w:r>
        <w:r>
          <w:t xml:space="preserve"> be the result of calling</w:t>
        </w:r>
        <w:r w:rsidRPr="00E77497">
          <w:t xml:space="preserve"> </w:t>
        </w:r>
      </w:ins>
      <w:del w:id="29520" w:author="Rev 7 Allen Wirfs-Brock" w:date="2012-05-03T13:10:00Z">
        <w:r w:rsidR="004C02EF" w:rsidRPr="00E77497" w:rsidDel="004403FF">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rFonts w:ascii="Courier New" w:hAnsi="Courier New"/>
          <w:sz w:val="18"/>
        </w:rPr>
        <w:t>"</w:t>
      </w:r>
      <w:r w:rsidR="004C02EF" w:rsidRPr="00E77497">
        <w:rPr>
          <w:rFonts w:ascii="Courier New" w:hAnsi="Courier New"/>
          <w:b/>
        </w:rPr>
        <w:t>length</w:t>
      </w:r>
      <w:r w:rsidR="004C02EF" w:rsidRPr="00E77497">
        <w:rPr>
          <w:rFonts w:ascii="Courier New" w:hAnsi="Courier New"/>
          <w:sz w:val="18"/>
        </w:rPr>
        <w:t>"</w:t>
      </w:r>
      <w:r w:rsidR="004C02EF" w:rsidRPr="00E77497">
        <w:t>, (</w:t>
      </w:r>
      <w:r w:rsidR="004C02EF" w:rsidRPr="00E77497">
        <w:rPr>
          <w:i/>
        </w:rPr>
        <w:t>len</w:t>
      </w:r>
      <w:r w:rsidR="004C02EF" w:rsidRPr="00E77497">
        <w:t xml:space="preserve">–1) , and </w:t>
      </w:r>
      <w:r w:rsidR="004C02EF" w:rsidRPr="00E77497">
        <w:rPr>
          <w:b/>
        </w:rPr>
        <w:t>true</w:t>
      </w:r>
      <w:r w:rsidR="004C02EF" w:rsidRPr="00E77497">
        <w:t>.</w:t>
      </w:r>
    </w:p>
    <w:p w14:paraId="7B9587BF" w14:textId="77777777" w:rsidR="008537DE" w:rsidRPr="00E77497" w:rsidRDefault="006B4102" w:rsidP="008537DE">
      <w:pPr>
        <w:pStyle w:val="Alg4"/>
        <w:numPr>
          <w:ilvl w:val="0"/>
          <w:numId w:val="206"/>
        </w:numPr>
        <w:contextualSpacing/>
        <w:rPr>
          <w:ins w:id="29521" w:author="Rev 6 Allen Wirfs-Brock" w:date="2012-02-22T18:02:00Z"/>
        </w:rPr>
      </w:pPr>
      <w:ins w:id="29522" w:author="Rev 7 Allen Wirfs-Brock" w:date="2012-04-09T17:57:00Z">
        <w:r>
          <w:t>ReturnIfAbrupt(</w:t>
        </w:r>
        <w:r>
          <w:rPr>
            <w:i/>
          </w:rPr>
          <w:t>putStatus</w:t>
        </w:r>
        <w:r>
          <w:t>)</w:t>
        </w:r>
      </w:ins>
      <w:ins w:id="29523" w:author="Rev 6 Allen Wirfs-Brock" w:date="2012-02-22T18:02:00Z">
        <w:del w:id="29524" w:author="Rev 7 Allen Wirfs-Brock" w:date="2012-04-09T17:57:00Z">
          <w:r w:rsidR="008537DE" w:rsidDel="006B4102">
            <w:delText xml:space="preserve">If </w:delText>
          </w:r>
          <w:r w:rsidR="008537DE" w:rsidRPr="006A5E27" w:rsidDel="006B4102">
            <w:rPr>
              <w:i/>
            </w:rPr>
            <w:delText>putStatus</w:delText>
          </w:r>
          <w:r w:rsidR="008537DE" w:rsidDel="006B4102">
            <w:delText xml:space="preserve"> is an abrupt completion, return </w:delText>
          </w:r>
          <w:r w:rsidR="008537DE" w:rsidRPr="006A5E27" w:rsidDel="006B4102">
            <w:rPr>
              <w:i/>
            </w:rPr>
            <w:delText>putStatus</w:delText>
          </w:r>
        </w:del>
        <w:r w:rsidR="008537DE">
          <w:t>.</w:t>
        </w:r>
      </w:ins>
    </w:p>
    <w:p w14:paraId="32859CF4" w14:textId="77777777" w:rsidR="004C02EF" w:rsidRPr="00E77497" w:rsidRDefault="004C02EF" w:rsidP="00834A33">
      <w:pPr>
        <w:pStyle w:val="Alg4"/>
        <w:numPr>
          <w:ilvl w:val="0"/>
          <w:numId w:val="206"/>
        </w:numPr>
        <w:spacing w:after="220"/>
      </w:pPr>
      <w:r w:rsidRPr="00E77497">
        <w:t xml:space="preserve">Return </w:t>
      </w:r>
      <w:r w:rsidRPr="00E77497">
        <w:rPr>
          <w:i/>
        </w:rPr>
        <w:t>first</w:t>
      </w:r>
      <w:r w:rsidRPr="00E77497">
        <w:t>.</w:t>
      </w:r>
    </w:p>
    <w:p w14:paraId="4AE30C24"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shift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shift</w:t>
      </w:r>
      <w:r w:rsidRPr="00E77497">
        <w:t xml:space="preserve"> function can be applied successfully to a</w:t>
      </w:r>
      <w:ins w:id="29525" w:author="Rev 9 Allen Wirfs-Brock" w:date="2012-07-07T17:56:00Z">
        <w:r w:rsidR="000625F1">
          <w:t>n</w:t>
        </w:r>
      </w:ins>
      <w:r w:rsidRPr="00E77497">
        <w:t xml:space="preserve"> </w:t>
      </w:r>
      <w:del w:id="29526" w:author="Rev 9 Allen Wirfs-Brock" w:date="2012-07-07T17:56:00Z">
        <w:r w:rsidRPr="00E77497" w:rsidDel="000625F1">
          <w:delText xml:space="preserve">host </w:delText>
        </w:r>
      </w:del>
      <w:ins w:id="29527" w:author="Rev 9 Allen Wirfs-Brock" w:date="2012-07-07T17:56:00Z">
        <w:r w:rsidR="000625F1">
          <w:t>exotic</w:t>
        </w:r>
        <w:r w:rsidR="000625F1" w:rsidRPr="00E77497">
          <w:t xml:space="preserve"> </w:t>
        </w:r>
      </w:ins>
      <w:r w:rsidRPr="00E77497">
        <w:t>object</w:t>
      </w:r>
      <w:ins w:id="29528" w:author="Rev 9 Allen Wirfs-Brock" w:date="2012-07-07T17:56:00Z">
        <w:r w:rsidR="000625F1" w:rsidRPr="000625F1">
          <w:t xml:space="preserve"> </w:t>
        </w:r>
        <w:r w:rsidR="000625F1" w:rsidRPr="00887FC2">
          <w:t>that is not an Array</w:t>
        </w:r>
      </w:ins>
      <w:r w:rsidRPr="00E77497">
        <w:t xml:space="preserve"> is implementation-dependent.</w:t>
      </w:r>
    </w:p>
    <w:p w14:paraId="03559035" w14:textId="77777777" w:rsidR="004C02EF" w:rsidRPr="00E77497" w:rsidRDefault="004C02EF" w:rsidP="004C02EF">
      <w:pPr>
        <w:pStyle w:val="40"/>
        <w:numPr>
          <w:ilvl w:val="0"/>
          <w:numId w:val="0"/>
        </w:numPr>
      </w:pPr>
      <w:bookmarkStart w:id="29529" w:name="_Ref440446605"/>
      <w:r w:rsidRPr="00E77497">
        <w:t>15.4.4.10</w:t>
      </w:r>
      <w:r w:rsidRPr="00E77497">
        <w:tab/>
        <w:t>Array.prototype.slice (start, end)</w:t>
      </w:r>
      <w:bookmarkEnd w:id="29529"/>
    </w:p>
    <w:p w14:paraId="0489ED8A" w14:textId="77777777" w:rsidR="004C02EF" w:rsidRPr="00E77497" w:rsidRDefault="004C02EF" w:rsidP="004C02EF">
      <w:r w:rsidRPr="00E77497">
        <w:t xml:space="preserve">The </w:t>
      </w:r>
      <w:r w:rsidRPr="00E77497">
        <w:rPr>
          <w:rFonts w:ascii="Courier New" w:hAnsi="Courier New"/>
          <w:b/>
        </w:rPr>
        <w:t>slice</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an array containing the elements of the array from element </w:t>
      </w:r>
      <w:r w:rsidRPr="00E77497">
        <w:rPr>
          <w:rFonts w:ascii="Times New Roman" w:hAnsi="Times New Roman"/>
          <w:i/>
        </w:rPr>
        <w:t>start</w:t>
      </w:r>
      <w:r w:rsidRPr="00E77497">
        <w:t xml:space="preserve"> up to, but not including, element </w:t>
      </w:r>
      <w:r w:rsidRPr="00E77497">
        <w:rPr>
          <w:rFonts w:ascii="Times New Roman" w:hAnsi="Times New Roman"/>
          <w:i/>
        </w:rPr>
        <w:t>end</w:t>
      </w:r>
      <w:r w:rsidRPr="00E77497">
        <w:t xml:space="preserve"> (or through the end of the array if </w:t>
      </w:r>
      <w:r w:rsidRPr="00E77497">
        <w:rPr>
          <w:rFonts w:ascii="Times New Roman" w:hAnsi="Times New Roman"/>
          <w:i/>
        </w:rPr>
        <w:t>end</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start</w:t>
      </w:r>
      <w:r w:rsidRPr="00E77497">
        <w:t xml:space="preserve"> where </w:t>
      </w:r>
      <w:r w:rsidRPr="00E77497">
        <w:rPr>
          <w:rFonts w:ascii="Times New Roman" w:hAnsi="Times New Roman"/>
          <w:i/>
        </w:rPr>
        <w:t>length</w:t>
      </w:r>
      <w:r w:rsidRPr="00E77497">
        <w:t xml:space="preserve"> is the length of the array. If </w:t>
      </w:r>
      <w:r w:rsidRPr="00E77497">
        <w:rPr>
          <w:rFonts w:ascii="Times New Roman" w:hAnsi="Times New Roman"/>
          <w:i/>
        </w:rPr>
        <w:t>end</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end</w:t>
      </w:r>
      <w:r w:rsidRPr="00E77497">
        <w:rPr>
          <w:rFonts w:ascii="Times New Roman" w:hAnsi="Times New Roman"/>
        </w:rPr>
        <w:t xml:space="preserve"> </w:t>
      </w:r>
      <w:r w:rsidRPr="00E77497">
        <w:t xml:space="preserve">where </w:t>
      </w:r>
      <w:r w:rsidRPr="00E77497">
        <w:rPr>
          <w:rFonts w:ascii="Times New Roman" w:hAnsi="Times New Roman"/>
          <w:i/>
        </w:rPr>
        <w:t>length</w:t>
      </w:r>
      <w:r w:rsidRPr="00E77497">
        <w:t xml:space="preserve"> is the length of the array. The following steps are taken:</w:t>
      </w:r>
    </w:p>
    <w:p w14:paraId="3A6A8805" w14:textId="77777777" w:rsidR="004C02EF" w:rsidRPr="00E77497" w:rsidRDefault="004C02EF" w:rsidP="00834A33">
      <w:pPr>
        <w:pStyle w:val="Alg4"/>
        <w:numPr>
          <w:ilvl w:val="0"/>
          <w:numId w:val="207"/>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23F10D32" w14:textId="77777777" w:rsidR="00134DAD" w:rsidRDefault="00134DAD" w:rsidP="00134DAD">
      <w:pPr>
        <w:pStyle w:val="Alg4"/>
        <w:numPr>
          <w:ilvl w:val="0"/>
          <w:numId w:val="207"/>
        </w:numPr>
        <w:rPr>
          <w:ins w:id="29530" w:author="Rev 7 Allen Wirfs-Brock" w:date="2012-04-10T12:04:00Z"/>
        </w:rPr>
      </w:pPr>
      <w:ins w:id="29531" w:author="Rev 7 Allen Wirfs-Brock" w:date="2012-04-10T12:04:00Z">
        <w:r>
          <w:t>ReturnIfAbrupt(</w:t>
        </w:r>
        <w:r>
          <w:rPr>
            <w:i/>
          </w:rPr>
          <w:t>O</w:t>
        </w:r>
        <w:r>
          <w:t>).</w:t>
        </w:r>
      </w:ins>
    </w:p>
    <w:p w14:paraId="719407C9" w14:textId="77777777" w:rsidR="004C02EF" w:rsidRPr="00E77497" w:rsidRDefault="004C02EF" w:rsidP="00834A33">
      <w:pPr>
        <w:pStyle w:val="Alg4"/>
        <w:numPr>
          <w:ilvl w:val="0"/>
          <w:numId w:val="207"/>
        </w:numPr>
      </w:pPr>
      <w:r w:rsidRPr="00E77497">
        <w:t xml:space="preserve">Let </w:t>
      </w:r>
      <w:r w:rsidRPr="00E77497">
        <w:rPr>
          <w:i/>
        </w:rPr>
        <w:t>A</w:t>
      </w:r>
      <w:r w:rsidRPr="00E77497">
        <w:t xml:space="preserve"> be </w:t>
      </w:r>
      <w:ins w:id="29532" w:author="Rev 7 Allen Wirfs-Brock" w:date="2012-04-11T16:20:00Z">
        <w:r w:rsidR="00F44A1F">
          <w:t xml:space="preserve">the result of the </w:t>
        </w:r>
        <w:del w:id="29533" w:author="Rev 8 Allen Wirfs-Brock" w:date="2012-06-14T14:41:00Z">
          <w:r w:rsidR="00F44A1F" w:rsidDel="00D4543D">
            <w:delText>abstraction operation</w:delText>
          </w:r>
        </w:del>
      </w:ins>
      <w:ins w:id="29534" w:author="Rev 8 Allen Wirfs-Brock" w:date="2012-06-14T14:41:00Z">
        <w:r w:rsidR="00D4543D">
          <w:t>abstract operation</w:t>
        </w:r>
      </w:ins>
      <w:ins w:id="29535" w:author="Rev 7 Allen Wirfs-Brock" w:date="2012-04-11T16:20:00Z">
        <w:r w:rsidR="00F44A1F">
          <w:t xml:space="preserve"> ArrayCreate (15.4) with argument 0</w:t>
        </w:r>
      </w:ins>
      <w:del w:id="29536" w:author="Rev 7 Allen Wirfs-Brock" w:date="2012-04-11T16:20:00Z">
        <w:r w:rsidRPr="00E77497" w:rsidDel="00F44A1F">
          <w:delText xml:space="preserve">a new array created as if by the expression </w:delText>
        </w:r>
        <w:r w:rsidRPr="00E77497" w:rsidDel="00F44A1F">
          <w:rPr>
            <w:rFonts w:ascii="Courier New" w:hAnsi="Courier New"/>
            <w:b/>
          </w:rPr>
          <w:delText xml:space="preserve">new Array() </w:delText>
        </w:r>
        <w:r w:rsidRPr="00E77497" w:rsidDel="00F44A1F">
          <w:delText xml:space="preserve">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p>
    <w:p w14:paraId="56FB94F1" w14:textId="77777777" w:rsidR="004C02EF" w:rsidRPr="00E77497" w:rsidRDefault="004C02EF" w:rsidP="00834A33">
      <w:pPr>
        <w:pStyle w:val="Alg4"/>
        <w:numPr>
          <w:ilvl w:val="0"/>
          <w:numId w:val="207"/>
        </w:numPr>
      </w:pPr>
      <w:r w:rsidRPr="00E77497">
        <w:t xml:space="preserve">Let </w:t>
      </w:r>
      <w:r w:rsidRPr="00E77497">
        <w:rPr>
          <w:i/>
        </w:rPr>
        <w:t>lenVal</w:t>
      </w:r>
      <w:r w:rsidRPr="00E77497">
        <w:t xml:space="preserve"> be the result of calling 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0C8DC330" w14:textId="77777777" w:rsidR="004C02EF" w:rsidRPr="00E77497" w:rsidRDefault="004C02EF" w:rsidP="00834A33">
      <w:pPr>
        <w:pStyle w:val="Alg4"/>
        <w:numPr>
          <w:ilvl w:val="0"/>
          <w:numId w:val="207"/>
        </w:numPr>
      </w:pPr>
      <w:r w:rsidRPr="00E77497">
        <w:t xml:space="preserve">Let </w:t>
      </w:r>
      <w:r w:rsidRPr="00E77497">
        <w:rPr>
          <w:i/>
        </w:rPr>
        <w:t>len</w:t>
      </w:r>
      <w:r w:rsidRPr="00E77497">
        <w:t xml:space="preserve"> be ToUint32(</w:t>
      </w:r>
      <w:r w:rsidRPr="00E77497">
        <w:rPr>
          <w:i/>
        </w:rPr>
        <w:t>lenVal</w:t>
      </w:r>
      <w:r w:rsidRPr="00E77497">
        <w:t>).</w:t>
      </w:r>
    </w:p>
    <w:p w14:paraId="3585AF8D" w14:textId="77777777" w:rsidR="00CA3654" w:rsidRPr="00E77497" w:rsidRDefault="00C82981" w:rsidP="00CA3654">
      <w:pPr>
        <w:pStyle w:val="Alg4"/>
        <w:numPr>
          <w:ilvl w:val="0"/>
          <w:numId w:val="207"/>
        </w:numPr>
        <w:contextualSpacing/>
        <w:rPr>
          <w:ins w:id="29537" w:author="Rev 6 Allen Wirfs-Brock" w:date="2012-02-22T17:32:00Z"/>
        </w:rPr>
      </w:pPr>
      <w:ins w:id="29538" w:author="Rev 6 Allen Wirfs-Brock" w:date="2012-02-26T09:03:00Z">
        <w:r>
          <w:t>ReturnIfAbrupt(</w:t>
        </w:r>
        <w:r w:rsidRPr="00E77497">
          <w:rPr>
            <w:i/>
          </w:rPr>
          <w:t>len</w:t>
        </w:r>
        <w:r>
          <w:t>).</w:t>
        </w:r>
      </w:ins>
    </w:p>
    <w:p w14:paraId="64AC8704" w14:textId="77777777" w:rsidR="004C02EF" w:rsidRPr="00E77497" w:rsidRDefault="004C02EF" w:rsidP="00834A33">
      <w:pPr>
        <w:pStyle w:val="Alg4"/>
        <w:numPr>
          <w:ilvl w:val="0"/>
          <w:numId w:val="207"/>
        </w:numPr>
      </w:pPr>
      <w:r w:rsidRPr="00E77497">
        <w:t xml:space="preserve">Let </w:t>
      </w:r>
      <w:r w:rsidRPr="00E77497">
        <w:rPr>
          <w:i/>
        </w:rPr>
        <w:t>relativeStart</w:t>
      </w:r>
      <w:r w:rsidRPr="00E77497">
        <w:t xml:space="preserve"> be ToInteger(</w:t>
      </w:r>
      <w:r w:rsidRPr="00E77497">
        <w:rPr>
          <w:i/>
        </w:rPr>
        <w:t>start</w:t>
      </w:r>
      <w:r w:rsidRPr="00E77497">
        <w:t>).</w:t>
      </w:r>
    </w:p>
    <w:p w14:paraId="49C499A4" w14:textId="77777777" w:rsidR="008537DE" w:rsidRPr="00E77497" w:rsidRDefault="006B4102" w:rsidP="008537DE">
      <w:pPr>
        <w:pStyle w:val="Alg4"/>
        <w:numPr>
          <w:ilvl w:val="0"/>
          <w:numId w:val="207"/>
        </w:numPr>
        <w:contextualSpacing/>
        <w:rPr>
          <w:ins w:id="29539" w:author="Rev 6 Allen Wirfs-Brock" w:date="2012-02-22T18:03:00Z"/>
        </w:rPr>
      </w:pPr>
      <w:ins w:id="29540" w:author="Rev 7 Allen Wirfs-Brock" w:date="2012-04-09T17:58:00Z">
        <w:r>
          <w:t>ReturnIfAbrupt(</w:t>
        </w:r>
        <w:r>
          <w:rPr>
            <w:i/>
          </w:rPr>
          <w:t>relativeStart</w:t>
        </w:r>
        <w:r>
          <w:t>)</w:t>
        </w:r>
      </w:ins>
      <w:ins w:id="29541" w:author="Rev 6 Allen Wirfs-Brock" w:date="2012-02-22T18:03:00Z">
        <w:del w:id="29542" w:author="Rev 7 Allen Wirfs-Brock" w:date="2012-04-09T17:58:00Z">
          <w:r w:rsidR="008537DE" w:rsidDel="006B4102">
            <w:delText xml:space="preserve">If </w:delText>
          </w:r>
          <w:r w:rsidR="008537DE" w:rsidRPr="00E77497" w:rsidDel="006B4102">
            <w:rPr>
              <w:i/>
            </w:rPr>
            <w:delText>relativeStart</w:delText>
          </w:r>
          <w:r w:rsidR="008537DE" w:rsidRPr="00E77497" w:rsidDel="006B4102">
            <w:delText xml:space="preserve"> </w:delText>
          </w:r>
          <w:r w:rsidR="008537DE" w:rsidDel="006B4102">
            <w:delText xml:space="preserve">is an abrupt completion, return </w:delText>
          </w:r>
          <w:r w:rsidR="008537DE" w:rsidRPr="00E77497" w:rsidDel="006B4102">
            <w:rPr>
              <w:i/>
            </w:rPr>
            <w:delText>relativeStart</w:delText>
          </w:r>
        </w:del>
        <w:r w:rsidR="008537DE">
          <w:t>.</w:t>
        </w:r>
      </w:ins>
    </w:p>
    <w:p w14:paraId="164705B8" w14:textId="77777777" w:rsidR="004C02EF" w:rsidRPr="00E77497" w:rsidRDefault="004C02EF" w:rsidP="00834A33">
      <w:pPr>
        <w:pStyle w:val="Alg4"/>
        <w:numPr>
          <w:ilvl w:val="0"/>
          <w:numId w:val="207"/>
        </w:numPr>
      </w:pPr>
      <w:r w:rsidRPr="00E77497">
        <w:t xml:space="preserve">If </w:t>
      </w:r>
      <w:r w:rsidRPr="00E77497">
        <w:rPr>
          <w:i/>
        </w:rPr>
        <w:t>relativeStart</w:t>
      </w:r>
      <w:r w:rsidRPr="00E77497">
        <w:t xml:space="preserve"> is negative, let </w:t>
      </w:r>
      <w:r w:rsidRPr="00E77497">
        <w:rPr>
          <w:i/>
        </w:rPr>
        <w:t>k</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k</w:t>
      </w:r>
      <w:r w:rsidRPr="00E77497">
        <w:t xml:space="preserve"> be min(</w:t>
      </w:r>
      <w:r w:rsidRPr="00E77497">
        <w:rPr>
          <w:i/>
        </w:rPr>
        <w:t>relativeStart</w:t>
      </w:r>
      <w:r w:rsidRPr="00E77497">
        <w:t>,</w:t>
      </w:r>
      <w:r w:rsidRPr="00E77497">
        <w:rPr>
          <w:i/>
        </w:rPr>
        <w:t xml:space="preserve"> len</w:t>
      </w:r>
      <w:r w:rsidRPr="00E77497">
        <w:t>).</w:t>
      </w:r>
    </w:p>
    <w:p w14:paraId="3DB30EDA" w14:textId="77777777" w:rsidR="004C02EF" w:rsidRPr="00E77497" w:rsidRDefault="004C02EF" w:rsidP="00834A33">
      <w:pPr>
        <w:pStyle w:val="Alg4"/>
        <w:numPr>
          <w:ilvl w:val="0"/>
          <w:numId w:val="207"/>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14:paraId="194DA514" w14:textId="77777777" w:rsidR="008537DE" w:rsidRPr="00E77497" w:rsidRDefault="006B4102" w:rsidP="008537DE">
      <w:pPr>
        <w:pStyle w:val="Alg4"/>
        <w:numPr>
          <w:ilvl w:val="0"/>
          <w:numId w:val="207"/>
        </w:numPr>
        <w:contextualSpacing/>
        <w:rPr>
          <w:ins w:id="29543" w:author="Rev 6 Allen Wirfs-Brock" w:date="2012-02-22T18:04:00Z"/>
        </w:rPr>
      </w:pPr>
      <w:ins w:id="29544" w:author="Rev 7 Allen Wirfs-Brock" w:date="2012-04-09T17:58:00Z">
        <w:r>
          <w:t>ReturnIfAbrupt(</w:t>
        </w:r>
        <w:r>
          <w:rPr>
            <w:i/>
          </w:rPr>
          <w:t>relativeEnd</w:t>
        </w:r>
        <w:r>
          <w:t>)</w:t>
        </w:r>
      </w:ins>
      <w:ins w:id="29545" w:author="Rev 6 Allen Wirfs-Brock" w:date="2012-02-22T18:04:00Z">
        <w:del w:id="29546" w:author="Rev 7 Allen Wirfs-Brock" w:date="2012-04-09T17:58:00Z">
          <w:r w:rsidR="008537DE" w:rsidDel="006B4102">
            <w:delText xml:space="preserve">If </w:delText>
          </w:r>
          <w:r w:rsidR="008537DE" w:rsidRPr="00E77497" w:rsidDel="006B4102">
            <w:rPr>
              <w:i/>
            </w:rPr>
            <w:delText>relativeEnd</w:delText>
          </w:r>
          <w:r w:rsidR="008537DE" w:rsidRPr="00E77497" w:rsidDel="006B4102">
            <w:delText xml:space="preserve"> </w:delText>
          </w:r>
          <w:r w:rsidR="008537DE" w:rsidDel="006B4102">
            <w:delText xml:space="preserve">is an abrupt completion, return </w:delText>
          </w:r>
          <w:r w:rsidR="008537DE" w:rsidRPr="00E77497" w:rsidDel="006B4102">
            <w:rPr>
              <w:i/>
            </w:rPr>
            <w:delText>relativeEnd</w:delText>
          </w:r>
        </w:del>
        <w:r w:rsidR="008537DE">
          <w:t>.</w:t>
        </w:r>
      </w:ins>
    </w:p>
    <w:p w14:paraId="52C2A89C" w14:textId="77777777" w:rsidR="004C02EF" w:rsidRPr="00E77497" w:rsidRDefault="004C02EF" w:rsidP="00834A33">
      <w:pPr>
        <w:pStyle w:val="Alg4"/>
        <w:numPr>
          <w:ilvl w:val="0"/>
          <w:numId w:val="207"/>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14:paraId="10CB594B" w14:textId="77777777" w:rsidR="004C02EF" w:rsidRPr="00E77497" w:rsidRDefault="004C02EF" w:rsidP="00834A33">
      <w:pPr>
        <w:pStyle w:val="Alg4"/>
        <w:numPr>
          <w:ilvl w:val="0"/>
          <w:numId w:val="207"/>
        </w:numPr>
      </w:pPr>
      <w:r w:rsidRPr="00E77497">
        <w:t xml:space="preserve">Let </w:t>
      </w:r>
      <w:r w:rsidRPr="00E77497">
        <w:rPr>
          <w:i/>
        </w:rPr>
        <w:t>n</w:t>
      </w:r>
      <w:r w:rsidRPr="00E77497">
        <w:t xml:space="preserve"> be 0.</w:t>
      </w:r>
    </w:p>
    <w:p w14:paraId="642D45F2" w14:textId="77777777" w:rsidR="004C02EF" w:rsidRPr="00E77497" w:rsidRDefault="004C02EF" w:rsidP="00834A33">
      <w:pPr>
        <w:pStyle w:val="Alg4"/>
        <w:numPr>
          <w:ilvl w:val="0"/>
          <w:numId w:val="207"/>
        </w:numPr>
      </w:pPr>
      <w:r w:rsidRPr="00E77497">
        <w:t xml:space="preserve">Repeat, while </w:t>
      </w:r>
      <w:r w:rsidRPr="00E77497">
        <w:rPr>
          <w:i/>
        </w:rPr>
        <w:t>k</w:t>
      </w:r>
      <w:r w:rsidRPr="00E77497">
        <w:t xml:space="preserve"> &lt; </w:t>
      </w:r>
      <w:r w:rsidRPr="00E77497">
        <w:rPr>
          <w:i/>
        </w:rPr>
        <w:t>final</w:t>
      </w:r>
    </w:p>
    <w:p w14:paraId="37E13B7E" w14:textId="77777777" w:rsidR="004C02EF" w:rsidRPr="00E77497" w:rsidRDefault="004C02EF" w:rsidP="00834A33">
      <w:pPr>
        <w:pStyle w:val="Alg4"/>
        <w:numPr>
          <w:ilvl w:val="1"/>
          <w:numId w:val="207"/>
        </w:numPr>
      </w:pPr>
      <w:r w:rsidRPr="00E77497">
        <w:t xml:space="preserve">Let </w:t>
      </w:r>
      <w:r w:rsidRPr="00E77497">
        <w:rPr>
          <w:i/>
        </w:rPr>
        <w:t>Pk</w:t>
      </w:r>
      <w:r w:rsidRPr="00E77497">
        <w:t xml:space="preserve"> be ToString(</w:t>
      </w:r>
      <w:r w:rsidRPr="00E77497">
        <w:rPr>
          <w:i/>
        </w:rPr>
        <w:t>k</w:t>
      </w:r>
      <w:r w:rsidRPr="00E77497">
        <w:t>).</w:t>
      </w:r>
    </w:p>
    <w:p w14:paraId="56B41DCC" w14:textId="77777777" w:rsidR="004C02EF" w:rsidRPr="00E77497" w:rsidRDefault="004C02EF" w:rsidP="00834A33">
      <w:pPr>
        <w:pStyle w:val="Alg4"/>
        <w:numPr>
          <w:ilvl w:val="1"/>
          <w:numId w:val="207"/>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56E810D2" w14:textId="77777777" w:rsidR="004C02EF" w:rsidRPr="00E77497" w:rsidRDefault="004C02EF" w:rsidP="00834A33">
      <w:pPr>
        <w:pStyle w:val="Alg4"/>
        <w:numPr>
          <w:ilvl w:val="1"/>
          <w:numId w:val="207"/>
        </w:numPr>
      </w:pPr>
      <w:r w:rsidRPr="00E77497">
        <w:t xml:space="preserve">If </w:t>
      </w:r>
      <w:r w:rsidRPr="00E77497">
        <w:rPr>
          <w:i/>
        </w:rPr>
        <w:t>kPresent</w:t>
      </w:r>
      <w:r w:rsidRPr="00E77497">
        <w:t xml:space="preserve"> is </w:t>
      </w:r>
      <w:r w:rsidRPr="00E77497">
        <w:rPr>
          <w:b/>
        </w:rPr>
        <w:t>true</w:t>
      </w:r>
      <w:r w:rsidRPr="00E77497">
        <w:t>, then</w:t>
      </w:r>
    </w:p>
    <w:p w14:paraId="1FDA2FD8" w14:textId="77777777" w:rsidR="004C02EF" w:rsidRPr="00E77497" w:rsidRDefault="004C02EF" w:rsidP="00834A33">
      <w:pPr>
        <w:pStyle w:val="Alg4"/>
        <w:numPr>
          <w:ilvl w:val="2"/>
          <w:numId w:val="207"/>
        </w:numPr>
        <w:tabs>
          <w:tab w:val="left" w:pos="2520"/>
        </w:tabs>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106A25FF" w14:textId="77777777" w:rsidR="008537DE" w:rsidRPr="00E77497" w:rsidRDefault="006B4102" w:rsidP="008537DE">
      <w:pPr>
        <w:pStyle w:val="Alg4"/>
        <w:numPr>
          <w:ilvl w:val="2"/>
          <w:numId w:val="207"/>
        </w:numPr>
        <w:contextualSpacing/>
        <w:rPr>
          <w:ins w:id="29547" w:author="Rev 6 Allen Wirfs-Brock" w:date="2012-02-22T18:05:00Z"/>
        </w:rPr>
      </w:pPr>
      <w:ins w:id="29548" w:author="Rev 7 Allen Wirfs-Brock" w:date="2012-04-09T17:58:00Z">
        <w:r>
          <w:t>ReturnIfAbrupt(</w:t>
        </w:r>
        <w:r>
          <w:rPr>
            <w:i/>
          </w:rPr>
          <w:t>kValue</w:t>
        </w:r>
        <w:r>
          <w:t>)</w:t>
        </w:r>
      </w:ins>
      <w:ins w:id="29549" w:author="Rev 6 Allen Wirfs-Brock" w:date="2012-02-22T18:05:00Z">
        <w:del w:id="29550" w:author="Rev 7 Allen Wirfs-Brock" w:date="2012-04-09T17:58:00Z">
          <w:r w:rsidR="008537DE" w:rsidDel="006B4102">
            <w:delText xml:space="preserve">If </w:delText>
          </w:r>
          <w:r w:rsidR="008537DE" w:rsidRPr="00E77497" w:rsidDel="006B4102">
            <w:rPr>
              <w:i/>
            </w:rPr>
            <w:delText>kValue</w:delText>
          </w:r>
          <w:r w:rsidR="008537DE" w:rsidRPr="00E77497" w:rsidDel="006B4102">
            <w:delText xml:space="preserve"> </w:delText>
          </w:r>
          <w:r w:rsidR="008537DE" w:rsidDel="006B4102">
            <w:delText xml:space="preserve">is an abrupt completion, return </w:delText>
          </w:r>
          <w:r w:rsidR="008537DE" w:rsidRPr="00E77497" w:rsidDel="006B4102">
            <w:rPr>
              <w:i/>
            </w:rPr>
            <w:delText>kValue</w:delText>
          </w:r>
        </w:del>
        <w:r w:rsidR="008537DE">
          <w:t>.</w:t>
        </w:r>
      </w:ins>
    </w:p>
    <w:p w14:paraId="534067C6" w14:textId="77777777" w:rsidR="004C02EF" w:rsidRPr="00E77497" w:rsidRDefault="004C02EF" w:rsidP="00834A33">
      <w:pPr>
        <w:pStyle w:val="Alg4"/>
        <w:numPr>
          <w:ilvl w:val="2"/>
          <w:numId w:val="207"/>
        </w:numPr>
        <w:tabs>
          <w:tab w:val="left" w:pos="2520"/>
        </w:tabs>
      </w:pPr>
      <w:r w:rsidRPr="00E77497">
        <w:t xml:space="preserve">Call the [[DefineOwnProperty]] internal method of </w:t>
      </w:r>
      <w:r w:rsidRPr="00E77497">
        <w:rPr>
          <w:i/>
        </w:rPr>
        <w:t>A</w:t>
      </w:r>
      <w:r w:rsidRPr="00E77497">
        <w:t xml:space="preserve"> with arguments ToString(</w:t>
      </w:r>
      <w:r w:rsidRPr="00E77497">
        <w:rPr>
          <w:i/>
        </w:rPr>
        <w:t>n</w:t>
      </w:r>
      <w:r w:rsidRPr="00E77497">
        <w:t xml:space="preserve">), Property Descriptor {[[Value]]: </w:t>
      </w:r>
      <w:r w:rsidRPr="00E77497">
        <w:rPr>
          <w:i/>
        </w:rPr>
        <w:t>kValue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68DA0359" w14:textId="77777777" w:rsidR="004C02EF" w:rsidRPr="00E77497" w:rsidRDefault="004C02EF" w:rsidP="00834A33">
      <w:pPr>
        <w:pStyle w:val="Alg4"/>
        <w:numPr>
          <w:ilvl w:val="1"/>
          <w:numId w:val="207"/>
        </w:numPr>
      </w:pPr>
      <w:r w:rsidRPr="00E77497">
        <w:t xml:space="preserve">Increase </w:t>
      </w:r>
      <w:r w:rsidRPr="00E77497">
        <w:rPr>
          <w:i/>
        </w:rPr>
        <w:t>k</w:t>
      </w:r>
      <w:r w:rsidRPr="00E77497">
        <w:t xml:space="preserve"> by 1.</w:t>
      </w:r>
    </w:p>
    <w:p w14:paraId="0EBF672B" w14:textId="77777777" w:rsidR="004C02EF" w:rsidRPr="00E77497" w:rsidRDefault="004C02EF" w:rsidP="00834A33">
      <w:pPr>
        <w:pStyle w:val="Alg4"/>
        <w:numPr>
          <w:ilvl w:val="1"/>
          <w:numId w:val="207"/>
        </w:numPr>
      </w:pPr>
      <w:r w:rsidRPr="00E77497">
        <w:t xml:space="preserve">Increase </w:t>
      </w:r>
      <w:r w:rsidRPr="00E77497">
        <w:rPr>
          <w:i/>
        </w:rPr>
        <w:t>n</w:t>
      </w:r>
      <w:r w:rsidRPr="00E77497">
        <w:t xml:space="preserve"> by 1.</w:t>
      </w:r>
    </w:p>
    <w:p w14:paraId="5FE59D6F" w14:textId="77777777" w:rsidR="00A43365" w:rsidRPr="00E77497" w:rsidRDefault="00A43365" w:rsidP="00A43365">
      <w:pPr>
        <w:pStyle w:val="Alg4"/>
        <w:numPr>
          <w:ilvl w:val="0"/>
          <w:numId w:val="207"/>
        </w:numPr>
        <w:rPr>
          <w:ins w:id="29551" w:author="Rev 9 Allen Wirfs-Brock" w:date="2012-06-25T11:07:00Z"/>
        </w:rPr>
      </w:pPr>
      <w:ins w:id="29552" w:author="Rev 9 Allen Wirfs-Brock" w:date="2012-06-25T11:07:00Z">
        <w:r>
          <w:t xml:space="preserve">Let </w:t>
        </w:r>
        <w:r w:rsidRPr="000A12EF">
          <w:rPr>
            <w:i/>
          </w:rPr>
          <w:t>putStatus</w:t>
        </w:r>
        <w:r>
          <w:t xml:space="preserve"> be the result of calling</w:t>
        </w:r>
        <w:r w:rsidRPr="00E77497">
          <w:t xml:space="preserve"> the [[Put]] internal method of </w:t>
        </w:r>
      </w:ins>
      <w:ins w:id="29553" w:author="Rev 9 Allen Wirfs-Brock" w:date="2012-06-25T11:08:00Z">
        <w:r>
          <w:rPr>
            <w:i/>
          </w:rPr>
          <w:t>A</w:t>
        </w:r>
      </w:ins>
      <w:ins w:id="29554" w:author="Rev 9 Allen Wirfs-Brock" w:date="2012-06-25T11:07:00Z">
        <w:r w:rsidRPr="00E77497">
          <w:t xml:space="preserve"> with arguments </w:t>
        </w:r>
        <w:r w:rsidRPr="00E77497">
          <w:rPr>
            <w:rFonts w:ascii="Courier New" w:hAnsi="Courier New"/>
            <w:sz w:val="18"/>
          </w:rPr>
          <w:t>"</w:t>
        </w:r>
        <w:commentRangeStart w:id="29555"/>
        <w:r w:rsidRPr="00E77497">
          <w:rPr>
            <w:rFonts w:ascii="Courier New" w:hAnsi="Courier New"/>
            <w:b/>
          </w:rPr>
          <w:t>length</w:t>
        </w:r>
      </w:ins>
      <w:commentRangeEnd w:id="29555"/>
      <w:ins w:id="29556" w:author="Rev 9 Allen Wirfs-Brock" w:date="2012-06-25T11:09:00Z">
        <w:r>
          <w:rPr>
            <w:rStyle w:val="af3"/>
            <w:rFonts w:ascii="Arial" w:eastAsia="MS Mincho" w:hAnsi="Arial"/>
            <w:spacing w:val="0"/>
            <w:lang w:eastAsia="ja-JP"/>
          </w:rPr>
          <w:commentReference w:id="29555"/>
        </w:r>
      </w:ins>
      <w:ins w:id="29557" w:author="Rev 9 Allen Wirfs-Brock" w:date="2012-06-25T11:07:00Z">
        <w:r w:rsidRPr="00E77497">
          <w:rPr>
            <w:rFonts w:ascii="Courier New" w:hAnsi="Courier New"/>
            <w:sz w:val="18"/>
          </w:rPr>
          <w:t>"</w:t>
        </w:r>
        <w:r w:rsidRPr="00E77497">
          <w:t xml:space="preserve">, </w:t>
        </w:r>
      </w:ins>
      <w:ins w:id="29558" w:author="Rev 9 Allen Wirfs-Brock" w:date="2012-06-25T11:08:00Z">
        <w:r w:rsidRPr="00A43365">
          <w:rPr>
            <w:i/>
          </w:rPr>
          <w:t>final</w:t>
        </w:r>
      </w:ins>
      <w:ins w:id="29559" w:author="Rev 9 Allen Wirfs-Brock" w:date="2012-06-25T11:07:00Z">
        <w:r w:rsidRPr="00E77497">
          <w:t xml:space="preserve">, and </w:t>
        </w:r>
        <w:r w:rsidRPr="00E77497">
          <w:rPr>
            <w:b/>
          </w:rPr>
          <w:t>true</w:t>
        </w:r>
        <w:r w:rsidRPr="00E77497">
          <w:t>.</w:t>
        </w:r>
      </w:ins>
    </w:p>
    <w:p w14:paraId="06D589BD" w14:textId="77777777" w:rsidR="00A43365" w:rsidRDefault="00A43365" w:rsidP="00A43365">
      <w:pPr>
        <w:pStyle w:val="Alg4"/>
        <w:numPr>
          <w:ilvl w:val="0"/>
          <w:numId w:val="207"/>
        </w:numPr>
        <w:spacing w:after="120"/>
        <w:contextualSpacing/>
        <w:rPr>
          <w:ins w:id="29560" w:author="Rev 9 Allen Wirfs-Brock" w:date="2012-06-25T11:07:00Z"/>
        </w:rPr>
      </w:pPr>
      <w:ins w:id="29561" w:author="Rev 9 Allen Wirfs-Brock" w:date="2012-06-25T11:07:00Z">
        <w:r>
          <w:t>ReturnIfAbrupt(</w:t>
        </w:r>
        <w:r>
          <w:rPr>
            <w:i/>
          </w:rPr>
          <w:t>putStatus</w:t>
        </w:r>
        <w:r>
          <w:t>).</w:t>
        </w:r>
      </w:ins>
    </w:p>
    <w:p w14:paraId="4911C60A" w14:textId="77777777" w:rsidR="004C02EF" w:rsidRPr="00E77497" w:rsidRDefault="004C02EF" w:rsidP="00834A33">
      <w:pPr>
        <w:pStyle w:val="Alg4"/>
        <w:numPr>
          <w:ilvl w:val="0"/>
          <w:numId w:val="207"/>
        </w:numPr>
        <w:spacing w:after="220"/>
      </w:pPr>
      <w:r w:rsidRPr="00E77497">
        <w:t xml:space="preserve">Return </w:t>
      </w:r>
      <w:r w:rsidRPr="00E77497">
        <w:rPr>
          <w:i/>
        </w:rPr>
        <w:t>A</w:t>
      </w:r>
      <w:r w:rsidRPr="00E77497">
        <w:t>.</w:t>
      </w:r>
    </w:p>
    <w:p w14:paraId="49E7582E"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14:paraId="4B2EC1CA" w14:textId="77777777" w:rsidR="00B02185" w:rsidRDefault="00B02185" w:rsidP="004C02EF">
      <w:pPr>
        <w:pStyle w:val="Note"/>
        <w:rPr>
          <w:ins w:id="29562" w:author="Rev 9 Allen Wirfs-Brock" w:date="2012-06-25T11:40:00Z"/>
        </w:rPr>
      </w:pPr>
      <w:ins w:id="29563" w:author="Rev 9 Allen Wirfs-Brock" w:date="2012-06-25T11:40:00Z">
        <w:r>
          <w:t>NOTE 1</w:t>
        </w:r>
        <w:r>
          <w:tab/>
          <w:t xml:space="preserve">The explicit setting of the </w:t>
        </w:r>
        <w:r w:rsidRPr="00B02185">
          <w:rPr>
            <w:rFonts w:ascii="Courier New" w:hAnsi="Courier New"/>
            <w:b/>
          </w:rPr>
          <w:t>length</w:t>
        </w:r>
        <w:r>
          <w:t xml:space="preserve"> property</w:t>
        </w:r>
      </w:ins>
      <w:ins w:id="29564" w:author="Rev 9 Allen Wirfs-Brock" w:date="2012-06-25T11:47:00Z">
        <w:r>
          <w:t xml:space="preserve"> of the result Array</w:t>
        </w:r>
      </w:ins>
      <w:ins w:id="29565" w:author="Rev 9 Allen Wirfs-Brock" w:date="2012-06-25T11:40:00Z">
        <w:r>
          <w:t xml:space="preserve"> in step 15 is necessary to ensure that </w:t>
        </w:r>
      </w:ins>
      <w:ins w:id="29566" w:author="Rev 9 Allen Wirfs-Brock" w:date="2012-06-25T11:42:00Z">
        <w:r>
          <w:t>its value</w:t>
        </w:r>
      </w:ins>
      <w:ins w:id="29567" w:author="Rev 9 Allen Wirfs-Brock" w:date="2012-06-25T11:40:00Z">
        <w:r>
          <w:t xml:space="preserve"> is correct in situations where the trailing </w:t>
        </w:r>
      </w:ins>
      <w:ins w:id="29568" w:author="Rev 9 Allen Wirfs-Brock" w:date="2012-06-25T11:41:00Z">
        <w:r>
          <w:t>elements</w:t>
        </w:r>
      </w:ins>
      <w:ins w:id="29569" w:author="Rev 9 Allen Wirfs-Brock" w:date="2012-06-25T11:40:00Z">
        <w:r>
          <w:t xml:space="preserve"> of the </w:t>
        </w:r>
      </w:ins>
      <w:ins w:id="29570" w:author="Rev 9 Allen Wirfs-Brock" w:date="2012-06-25T11:48:00Z">
        <w:r>
          <w:t>result</w:t>
        </w:r>
      </w:ins>
      <w:ins w:id="29571" w:author="Rev 9 Allen Wirfs-Brock" w:date="2012-06-25T11:40:00Z">
        <w:r>
          <w:t xml:space="preserve"> Array </w:t>
        </w:r>
      </w:ins>
      <w:ins w:id="29572" w:author="Rev 9 Allen Wirfs-Brock" w:date="2012-06-25T11:42:00Z">
        <w:r>
          <w:t>are not present.</w:t>
        </w:r>
      </w:ins>
    </w:p>
    <w:p w14:paraId="5BCD3D7F" w14:textId="77777777" w:rsidR="004C02EF" w:rsidRPr="00E77497" w:rsidRDefault="004C02EF" w:rsidP="004C02EF">
      <w:pPr>
        <w:pStyle w:val="Note"/>
      </w:pPr>
      <w:r w:rsidRPr="00E77497">
        <w:t>NOTE</w:t>
      </w:r>
      <w:ins w:id="29573" w:author="Rev 9 Allen Wirfs-Brock" w:date="2012-06-25T11:40:00Z">
        <w:r w:rsidR="00B02185">
          <w:t xml:space="preserve"> 2</w:t>
        </w:r>
      </w:ins>
      <w:r w:rsidRPr="00E77497">
        <w:tab/>
        <w:t xml:space="preserve">The </w:t>
      </w:r>
      <w:r w:rsidRPr="00E77497">
        <w:rPr>
          <w:rFonts w:ascii="Courier New" w:hAnsi="Courier New"/>
          <w:b/>
        </w:rPr>
        <w:t>slice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slice</w:t>
      </w:r>
      <w:r w:rsidRPr="00E77497">
        <w:t xml:space="preserve"> function can be applied successfully to a</w:t>
      </w:r>
      <w:ins w:id="29574" w:author="Rev 9 Allen Wirfs-Brock" w:date="2012-07-07T17:56:00Z">
        <w:r w:rsidR="000625F1">
          <w:t>n</w:t>
        </w:r>
      </w:ins>
      <w:r w:rsidRPr="00E77497">
        <w:t xml:space="preserve"> </w:t>
      </w:r>
      <w:del w:id="29575" w:author="Rev 9 Allen Wirfs-Brock" w:date="2012-07-07T17:56:00Z">
        <w:r w:rsidRPr="00E77497" w:rsidDel="000625F1">
          <w:delText xml:space="preserve">host </w:delText>
        </w:r>
      </w:del>
      <w:ins w:id="29576" w:author="Rev 9 Allen Wirfs-Brock" w:date="2012-07-07T17:56:00Z">
        <w:r w:rsidR="000625F1">
          <w:t>exotic</w:t>
        </w:r>
        <w:r w:rsidR="000625F1" w:rsidRPr="00E77497">
          <w:t xml:space="preserve"> </w:t>
        </w:r>
      </w:ins>
      <w:r w:rsidRPr="00E77497">
        <w:t>object</w:t>
      </w:r>
      <w:ins w:id="29577" w:author="Rev 9 Allen Wirfs-Brock" w:date="2012-07-07T17:56:00Z">
        <w:r w:rsidR="000625F1" w:rsidRPr="000625F1">
          <w:t xml:space="preserve"> </w:t>
        </w:r>
        <w:r w:rsidR="000625F1" w:rsidRPr="00887FC2">
          <w:t>that is not an Array</w:t>
        </w:r>
      </w:ins>
      <w:r w:rsidRPr="00E77497">
        <w:t xml:space="preserve"> is implementation-dependent.</w:t>
      </w:r>
    </w:p>
    <w:p w14:paraId="6BBD062E" w14:textId="77777777" w:rsidR="004C02EF" w:rsidRPr="00E77497" w:rsidRDefault="004C02EF" w:rsidP="004C02EF">
      <w:pPr>
        <w:pStyle w:val="40"/>
        <w:numPr>
          <w:ilvl w:val="0"/>
          <w:numId w:val="0"/>
        </w:numPr>
      </w:pPr>
      <w:bookmarkStart w:id="29578" w:name="_Ref440446657"/>
      <w:r w:rsidRPr="00E77497">
        <w:t>15.4.4.11</w:t>
      </w:r>
      <w:r w:rsidRPr="00E77497">
        <w:tab/>
        <w:t>Array.prototype.sor</w:t>
      </w:r>
      <w:bookmarkEnd w:id="29410"/>
      <w:r w:rsidRPr="00E77497">
        <w:t>t (comparefn</w:t>
      </w:r>
      <w:bookmarkEnd w:id="29480"/>
      <w:bookmarkEnd w:id="29481"/>
      <w:r w:rsidRPr="00E77497">
        <w:t>)</w:t>
      </w:r>
      <w:bookmarkEnd w:id="29578"/>
    </w:p>
    <w:p w14:paraId="4DA2F2C5" w14:textId="77777777" w:rsidR="004C02EF" w:rsidRPr="00E77497" w:rsidRDefault="004C02EF" w:rsidP="004C02EF">
      <w:r w:rsidRPr="00E77497">
        <w:t xml:space="preserve">The elements of this array are sorted. The sort is not necessarily stable (that is, elements that compare equal do not necessarily remain in their original order). If </w:t>
      </w:r>
      <w:r w:rsidRPr="00E77497">
        <w:rPr>
          <w:rFonts w:ascii="Times New Roman" w:hAnsi="Times New Roman"/>
          <w:i/>
        </w:rPr>
        <w:t>comparefn</w:t>
      </w:r>
      <w:r w:rsidRPr="00E77497">
        <w:t xml:space="preserve"> is not </w:t>
      </w:r>
      <w:r w:rsidRPr="00E77497">
        <w:rPr>
          <w:b/>
        </w:rPr>
        <w:t>undefined</w:t>
      </w:r>
      <w:r w:rsidRPr="00E77497">
        <w:t xml:space="preserve">, it should be a function that accepts two arguments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and returns a negative value if </w:t>
      </w:r>
      <w:r w:rsidRPr="00E77497">
        <w:rPr>
          <w:rFonts w:ascii="Times New Roman" w:hAnsi="Times New Roman"/>
          <w:i/>
        </w:rPr>
        <w:t>x</w:t>
      </w:r>
      <w:r w:rsidRPr="00E77497">
        <w:t xml:space="preserve"> </w:t>
      </w:r>
      <w:r w:rsidRPr="00E77497">
        <w:rPr>
          <w:rFonts w:ascii="Times New Roman" w:hAnsi="Times New Roman"/>
        </w:rPr>
        <w:t>&lt;</w:t>
      </w:r>
      <w:r w:rsidRPr="00E77497">
        <w:t xml:space="preserve"> </w:t>
      </w:r>
      <w:r w:rsidRPr="00E77497">
        <w:rPr>
          <w:rFonts w:ascii="Times New Roman" w:hAnsi="Times New Roman"/>
          <w:i/>
        </w:rPr>
        <w:t>y</w:t>
      </w:r>
      <w:r w:rsidRPr="00E77497">
        <w:t xml:space="preserve">, zero if </w:t>
      </w:r>
      <w:r w:rsidRPr="00E77497">
        <w:rPr>
          <w:rFonts w:ascii="Times New Roman" w:hAnsi="Times New Roman"/>
          <w:i/>
        </w:rPr>
        <w:t>x</w:t>
      </w:r>
      <w:r w:rsidRPr="00E77497">
        <w:t xml:space="preserve"> </w:t>
      </w:r>
      <w:r w:rsidRPr="00E77497">
        <w:rPr>
          <w:rFonts w:ascii="Times New Roman" w:hAnsi="Times New Roman"/>
        </w:rPr>
        <w:t>=</w:t>
      </w:r>
      <w:r w:rsidRPr="00E77497">
        <w:t xml:space="preserve"> </w:t>
      </w:r>
      <w:r w:rsidRPr="00E77497">
        <w:rPr>
          <w:rFonts w:ascii="Times New Roman" w:hAnsi="Times New Roman"/>
          <w:i/>
        </w:rPr>
        <w:t>y</w:t>
      </w:r>
      <w:r w:rsidRPr="00E77497">
        <w:t xml:space="preserve">, or a positive value if </w:t>
      </w:r>
      <w:r w:rsidRPr="00E77497">
        <w:rPr>
          <w:rFonts w:ascii="Times New Roman" w:hAnsi="Times New Roman"/>
          <w:i/>
        </w:rPr>
        <w:t>x</w:t>
      </w:r>
      <w:r w:rsidRPr="00E77497">
        <w:t xml:space="preserve"> </w:t>
      </w:r>
      <w:r w:rsidRPr="00E77497">
        <w:rPr>
          <w:rFonts w:ascii="Times New Roman" w:hAnsi="Times New Roman"/>
        </w:rPr>
        <w:t>&gt;</w:t>
      </w:r>
      <w:r w:rsidRPr="00E77497">
        <w:t xml:space="preserve"> </w:t>
      </w:r>
      <w:r w:rsidRPr="00E77497">
        <w:rPr>
          <w:rFonts w:ascii="Times New Roman" w:hAnsi="Times New Roman"/>
          <w:i/>
        </w:rPr>
        <w:t>y</w:t>
      </w:r>
      <w:r w:rsidRPr="00E77497">
        <w:t>.</w:t>
      </w:r>
    </w:p>
    <w:p w14:paraId="7F48444F" w14:textId="77777777" w:rsidR="004C02EF" w:rsidRPr="00E77497" w:rsidRDefault="004C02EF" w:rsidP="004C02EF">
      <w:commentRangeStart w:id="29579"/>
      <w:r w:rsidRPr="00E77497">
        <w:t xml:space="preserve">Let </w:t>
      </w:r>
      <w:r w:rsidRPr="00E77497">
        <w:rPr>
          <w:rFonts w:ascii="Times New Roman" w:hAnsi="Times New Roman"/>
          <w:i/>
        </w:rPr>
        <w:t xml:space="preserve">obj </w:t>
      </w:r>
      <w:r w:rsidRPr="00E77497">
        <w:t xml:space="preserve">be the result of calling ToObject passing the </w:t>
      </w:r>
      <w:r w:rsidRPr="00E77497">
        <w:rPr>
          <w:b/>
        </w:rPr>
        <w:t xml:space="preserve">this </w:t>
      </w:r>
      <w:r w:rsidRPr="00E77497">
        <w:t>value as the argument.</w:t>
      </w:r>
    </w:p>
    <w:p w14:paraId="12717540" w14:textId="77777777" w:rsidR="004C02EF" w:rsidRPr="00E77497" w:rsidRDefault="004C02EF" w:rsidP="004C02EF">
      <w:r w:rsidRPr="00E77497">
        <w:t xml:space="preserve">Let </w:t>
      </w:r>
      <w:r w:rsidRPr="00E77497">
        <w:rPr>
          <w:rFonts w:ascii="Times New Roman" w:hAnsi="Times New Roman"/>
          <w:i/>
        </w:rPr>
        <w:t>len</w:t>
      </w:r>
      <w:r w:rsidRPr="00E77497">
        <w:t xml:space="preserve"> be the result of applying Uint32 to the result of calling the [[Get]] internal method of </w:t>
      </w:r>
      <w:r w:rsidRPr="00E77497">
        <w:rPr>
          <w:rFonts w:ascii="Times New Roman" w:hAnsi="Times New Roman"/>
          <w:i/>
        </w:rPr>
        <w:t>obj</w:t>
      </w:r>
      <w:r w:rsidRPr="00E77497">
        <w:t xml:space="preserve"> with argument "</w:t>
      </w:r>
      <w:r w:rsidRPr="00E77497">
        <w:rPr>
          <w:rFonts w:ascii="Courier New" w:hAnsi="Courier New" w:cs="Courier New"/>
          <w:b/>
        </w:rPr>
        <w:t>length</w:t>
      </w:r>
      <w:r w:rsidRPr="00E77497">
        <w:t>".</w:t>
      </w:r>
      <w:commentRangeEnd w:id="29579"/>
      <w:r w:rsidR="006B4102">
        <w:rPr>
          <w:rStyle w:val="af3"/>
        </w:rPr>
        <w:commentReference w:id="29579"/>
      </w:r>
    </w:p>
    <w:p w14:paraId="25ABD71E" w14:textId="77777777" w:rsidR="004C02EF" w:rsidRPr="00E77497" w:rsidRDefault="004C02EF" w:rsidP="004C02EF">
      <w:r w:rsidRPr="00E77497">
        <w:t xml:space="preserve">If </w:t>
      </w:r>
      <w:r w:rsidRPr="00E77497">
        <w:rPr>
          <w:rFonts w:ascii="Times New Roman" w:hAnsi="Times New Roman"/>
          <w:i/>
        </w:rPr>
        <w:t>comparefn</w:t>
      </w:r>
      <w:r w:rsidRPr="00E77497">
        <w:t xml:space="preserve"> is not </w:t>
      </w:r>
      <w:r w:rsidRPr="00E77497">
        <w:rPr>
          <w:b/>
        </w:rPr>
        <w:t>undefined</w:t>
      </w:r>
      <w:r w:rsidRPr="00E77497">
        <w:t xml:space="preserve"> and is not a consistent comparison function for the elements of this array (see below), the behaviour of </w:t>
      </w:r>
      <w:r w:rsidRPr="00E77497">
        <w:rPr>
          <w:rFonts w:ascii="Courier New" w:hAnsi="Courier New"/>
          <w:b/>
        </w:rPr>
        <w:t>sort</w:t>
      </w:r>
      <w:r w:rsidRPr="00E77497">
        <w:t xml:space="preserve"> is implementation-defined.</w:t>
      </w:r>
    </w:p>
    <w:p w14:paraId="4C685C96" w14:textId="77777777" w:rsidR="004C02EF" w:rsidRPr="00E77497" w:rsidRDefault="004C02EF" w:rsidP="004C02EF">
      <w:r w:rsidRPr="00E77497">
        <w:t xml:space="preserve">Let </w:t>
      </w:r>
      <w:r w:rsidRPr="00E77497">
        <w:rPr>
          <w:rFonts w:ascii="Times New Roman" w:hAnsi="Times New Roman"/>
          <w:i/>
        </w:rPr>
        <w:t>proto</w:t>
      </w:r>
      <w:r w:rsidRPr="00E77497">
        <w:t xml:space="preserve"> be the value of the [[Prototype]] internal property of </w:t>
      </w:r>
      <w:r w:rsidRPr="00E77497">
        <w:rPr>
          <w:rFonts w:ascii="Times New Roman" w:hAnsi="Times New Roman"/>
          <w:i/>
        </w:rPr>
        <w:t>obj</w:t>
      </w:r>
      <w:r w:rsidRPr="00E77497">
        <w:t xml:space="preserve">. If </w:t>
      </w:r>
      <w:r w:rsidRPr="00E77497">
        <w:rPr>
          <w:rFonts w:ascii="Times New Roman" w:hAnsi="Times New Roman"/>
          <w:i/>
        </w:rPr>
        <w:t>proto</w:t>
      </w:r>
      <w:r w:rsidRPr="00E77497">
        <w:t xml:space="preserve"> is not </w:t>
      </w:r>
      <w:r w:rsidRPr="00E77497">
        <w:rPr>
          <w:b/>
        </w:rPr>
        <w:t>null</w:t>
      </w:r>
      <w:r w:rsidRPr="00E77497">
        <w:t xml:space="preserve"> and there exists an integer  </w:t>
      </w:r>
      <w:r w:rsidRPr="00E77497">
        <w:rPr>
          <w:rFonts w:ascii="Times New Roman" w:hAnsi="Times New Roman"/>
          <w:i/>
        </w:rPr>
        <w:t>j</w:t>
      </w:r>
      <w:r w:rsidRPr="00E77497">
        <w:t xml:space="preserve"> such that all of the conditions below are satisfied then the behaviour of </w:t>
      </w:r>
      <w:r w:rsidRPr="00E77497">
        <w:rPr>
          <w:rFonts w:ascii="Courier New" w:hAnsi="Courier New"/>
          <w:b/>
        </w:rPr>
        <w:t>sort</w:t>
      </w:r>
      <w:r w:rsidRPr="00E77497">
        <w:t xml:space="preserve"> is implementation-defined:</w:t>
      </w:r>
    </w:p>
    <w:p w14:paraId="5AB4B34B" w14:textId="77777777" w:rsidR="004C02EF" w:rsidRPr="00E77497" w:rsidRDefault="004C02EF" w:rsidP="00834A33">
      <w:pPr>
        <w:numPr>
          <w:ilvl w:val="0"/>
          <w:numId w:val="208"/>
        </w:numPr>
        <w:contextualSpacing/>
      </w:pPr>
      <w:r w:rsidRPr="00E77497">
        <w:rPr>
          <w:rFonts w:ascii="Times New Roman" w:hAnsi="Times New Roman"/>
          <w:i/>
        </w:rPr>
        <w:t>obj</w:t>
      </w:r>
      <w:r w:rsidRPr="00E77497">
        <w:t xml:space="preserve"> is sparse (15.4)</w:t>
      </w:r>
    </w:p>
    <w:p w14:paraId="614F250D" w14:textId="77777777" w:rsidR="004C02EF" w:rsidRPr="006B6D0A" w:rsidRDefault="004C02EF" w:rsidP="00834A33">
      <w:pPr>
        <w:numPr>
          <w:ilvl w:val="0"/>
          <w:numId w:val="208"/>
        </w:numPr>
        <w:contextualSpacing/>
      </w:pPr>
      <w:r w:rsidRPr="00E77497">
        <w:t xml:space="preserve">0 </w:t>
      </w:r>
      <w:r w:rsidRPr="004D1BD1">
        <w:sym w:font="Symbol" w:char="F0A3"/>
      </w:r>
      <w:r w:rsidRPr="004D1BD1">
        <w:t xml:space="preserve"> </w:t>
      </w:r>
      <w:r w:rsidRPr="003B4312">
        <w:rPr>
          <w:rFonts w:ascii="Times New Roman" w:hAnsi="Times New Roman"/>
          <w:i/>
        </w:rPr>
        <w:t>j</w:t>
      </w:r>
      <w:r w:rsidRPr="006B6D0A">
        <w:t xml:space="preserve"> &lt; </w:t>
      </w:r>
      <w:r w:rsidRPr="006B6D0A">
        <w:rPr>
          <w:rFonts w:ascii="Times New Roman" w:hAnsi="Times New Roman"/>
          <w:i/>
        </w:rPr>
        <w:t>len</w:t>
      </w:r>
    </w:p>
    <w:p w14:paraId="344D57A3" w14:textId="77777777" w:rsidR="004C02EF" w:rsidRPr="00E77497" w:rsidRDefault="004C02EF" w:rsidP="00834A33">
      <w:pPr>
        <w:numPr>
          <w:ilvl w:val="0"/>
          <w:numId w:val="208"/>
        </w:numPr>
      </w:pPr>
      <w:r w:rsidRPr="00E65A34">
        <w:t xml:space="preserve">The result of calling the [[HasProperty]] internal method of </w:t>
      </w:r>
      <w:r w:rsidRPr="00546435">
        <w:rPr>
          <w:rFonts w:ascii="Times New Roman" w:hAnsi="Times New Roman"/>
          <w:i/>
        </w:rPr>
        <w:t>proto</w:t>
      </w:r>
      <w:r w:rsidRPr="00A67AF2">
        <w:t xml:space="preserve"> with argument </w:t>
      </w:r>
      <w:r w:rsidRPr="00A67AF2">
        <w:rPr>
          <w:rFonts w:ascii="Times New Roman" w:hAnsi="Times New Roman"/>
        </w:rPr>
        <w:t>ToString(</w:t>
      </w:r>
      <w:r w:rsidRPr="00A67AF2">
        <w:rPr>
          <w:rFonts w:ascii="Times New Roman" w:hAnsi="Times New Roman"/>
          <w:i/>
        </w:rPr>
        <w:t>j</w:t>
      </w:r>
      <w:r w:rsidRPr="00B820AB">
        <w:rPr>
          <w:rFonts w:ascii="Times New Roman" w:hAnsi="Times New Roman"/>
        </w:rPr>
        <w:t>)</w:t>
      </w:r>
      <w:r w:rsidRPr="00675B74">
        <w:t xml:space="preserve"> is </w:t>
      </w:r>
      <w:r w:rsidRPr="00E77497">
        <w:rPr>
          <w:b/>
        </w:rPr>
        <w:t>true</w:t>
      </w:r>
      <w:r w:rsidRPr="00E77497">
        <w:t>.</w:t>
      </w:r>
    </w:p>
    <w:p w14:paraId="1627E1FB" w14:textId="77777777" w:rsidR="004C02EF" w:rsidRPr="00E77497" w:rsidRDefault="004C02EF" w:rsidP="004C02EF">
      <w:r w:rsidRPr="00E77497">
        <w:t xml:space="preserve">The behaviour of </w:t>
      </w:r>
      <w:r w:rsidRPr="00E77497">
        <w:rPr>
          <w:rFonts w:ascii="Courier New" w:hAnsi="Courier New"/>
          <w:b/>
        </w:rPr>
        <w:t>sort</w:t>
      </w:r>
      <w:r w:rsidRPr="00E77497">
        <w:t xml:space="preserve"> is also implementation defined if </w:t>
      </w:r>
      <w:r w:rsidRPr="00E77497">
        <w:rPr>
          <w:rFonts w:ascii="Times New Roman" w:hAnsi="Times New Roman"/>
          <w:i/>
        </w:rPr>
        <w:t xml:space="preserve">obj </w:t>
      </w:r>
      <w:r w:rsidRPr="00E77497">
        <w:t>is sparse and any of the following conditions are true:</w:t>
      </w:r>
    </w:p>
    <w:p w14:paraId="131524E4" w14:textId="77777777" w:rsidR="004C02EF" w:rsidRPr="00E77497" w:rsidRDefault="004C02EF" w:rsidP="00834A33">
      <w:pPr>
        <w:numPr>
          <w:ilvl w:val="0"/>
          <w:numId w:val="208"/>
        </w:numPr>
        <w:contextualSpacing/>
      </w:pPr>
      <w:r w:rsidRPr="00E77497">
        <w:t xml:space="preserve">The [[Extensible]] internal property of </w:t>
      </w:r>
      <w:r w:rsidRPr="00E77497">
        <w:rPr>
          <w:rFonts w:ascii="Times New Roman" w:hAnsi="Times New Roman"/>
          <w:i/>
        </w:rPr>
        <w:t>obj</w:t>
      </w:r>
      <w:r w:rsidRPr="00E77497">
        <w:t xml:space="preserve"> is </w:t>
      </w:r>
      <w:r w:rsidRPr="00E77497">
        <w:rPr>
          <w:b/>
        </w:rPr>
        <w:t>false</w:t>
      </w:r>
      <w:r w:rsidRPr="00E77497">
        <w:t>.</w:t>
      </w:r>
    </w:p>
    <w:p w14:paraId="2D34F5FA" w14:textId="77777777" w:rsidR="004C02EF" w:rsidRPr="00E77497" w:rsidRDefault="004C02EF" w:rsidP="00834A33">
      <w:pPr>
        <w:numPr>
          <w:ilvl w:val="0"/>
          <w:numId w:val="208"/>
        </w:numPr>
      </w:pPr>
      <w:r w:rsidRPr="00E77497">
        <w:t xml:space="preserve">Any array index property of </w:t>
      </w:r>
      <w:r w:rsidRPr="00E77497">
        <w:rPr>
          <w:rFonts w:ascii="Times New Roman" w:hAnsi="Times New Roman"/>
          <w:i/>
        </w:rPr>
        <w:t>obj</w:t>
      </w:r>
      <w:r w:rsidRPr="00E77497">
        <w:t xml:space="preserve"> whose name is a nonnegative integer less than </w:t>
      </w:r>
      <w:r w:rsidRPr="00E77497">
        <w:rPr>
          <w:rFonts w:ascii="Times New Roman" w:hAnsi="Times New Roman"/>
          <w:i/>
        </w:rPr>
        <w:t xml:space="preserve">len </w:t>
      </w:r>
      <w:r w:rsidRPr="00E77497">
        <w:t xml:space="preserve">is a data property whose [[Configurable]] attribute is </w:t>
      </w:r>
      <w:r w:rsidRPr="00E77497">
        <w:rPr>
          <w:b/>
        </w:rPr>
        <w:t>false</w:t>
      </w:r>
      <w:r w:rsidRPr="00E77497">
        <w:t>.</w:t>
      </w:r>
    </w:p>
    <w:p w14:paraId="63CD45AB" w14:textId="77777777" w:rsidR="004C02EF" w:rsidRPr="00E77497" w:rsidRDefault="004C02EF" w:rsidP="004C02EF">
      <w:r w:rsidRPr="00E77497">
        <w:t xml:space="preserve">The behaviour of </w:t>
      </w:r>
      <w:r w:rsidRPr="00E77497">
        <w:rPr>
          <w:rFonts w:ascii="Courier New" w:hAnsi="Courier New"/>
          <w:b/>
        </w:rPr>
        <w:t>sort</w:t>
      </w:r>
      <w:r w:rsidRPr="00E77497">
        <w:t xml:space="preserve"> is also implementation defined if any array index property of </w:t>
      </w:r>
      <w:r w:rsidRPr="00E77497">
        <w:rPr>
          <w:rFonts w:ascii="Times New Roman" w:hAnsi="Times New Roman"/>
          <w:i/>
        </w:rPr>
        <w:t>obj</w:t>
      </w:r>
      <w:r w:rsidRPr="00E77497">
        <w:t xml:space="preserve"> whose name is a nonnegative integer less than </w:t>
      </w:r>
      <w:r w:rsidRPr="00E77497">
        <w:rPr>
          <w:rFonts w:ascii="Times New Roman" w:hAnsi="Times New Roman"/>
          <w:i/>
        </w:rPr>
        <w:t>len</w:t>
      </w:r>
      <w:r w:rsidRPr="00E77497">
        <w:t xml:space="preserve"> is an accessor property or is a data property whose [[Writable]] attribute is </w:t>
      </w:r>
      <w:r w:rsidRPr="00E77497">
        <w:rPr>
          <w:b/>
        </w:rPr>
        <w:t>false</w:t>
      </w:r>
      <w:r w:rsidRPr="00E77497">
        <w:t>.</w:t>
      </w:r>
    </w:p>
    <w:p w14:paraId="54F6A6C2" w14:textId="77777777" w:rsidR="004C02EF" w:rsidRPr="00E77497" w:rsidRDefault="004C02EF" w:rsidP="004C02EF">
      <w:r w:rsidRPr="00E77497">
        <w:t>Otherwise, the following steps are taken</w:t>
      </w:r>
      <w:bookmarkStart w:id="29580" w:name="_Toc382291625"/>
      <w:r w:rsidRPr="00E77497">
        <w:t>.</w:t>
      </w:r>
    </w:p>
    <w:p w14:paraId="15684110" w14:textId="77777777" w:rsidR="004C02EF" w:rsidRPr="00E77497" w:rsidRDefault="004C02EF" w:rsidP="00834A33">
      <w:pPr>
        <w:pStyle w:val="Alg4"/>
        <w:numPr>
          <w:ilvl w:val="0"/>
          <w:numId w:val="209"/>
        </w:numPr>
      </w:pPr>
      <w:r w:rsidRPr="00E77497">
        <w:t xml:space="preserve">Perform an implementation-dependent sequence of calls to the [[Get]] , [[Put]], and [[Delete]] internal methods of </w:t>
      </w:r>
      <w:r w:rsidRPr="00E77497">
        <w:rPr>
          <w:i/>
        </w:rPr>
        <w:t>obj</w:t>
      </w:r>
      <w:r w:rsidRPr="00E77497">
        <w:t xml:space="preserve"> and to SortCompare (described below), where the first argument for each call to [[Get]], [[Put]], or [[Delete]] is a nonnegative integer less than </w:t>
      </w:r>
      <w:r w:rsidRPr="00E77497">
        <w:rPr>
          <w:i/>
        </w:rPr>
        <w:t xml:space="preserve">len </w:t>
      </w:r>
      <w:r w:rsidRPr="00E77497">
        <w:t xml:space="preserve">and where the arguments for calls to SortCompare are results of previous calls to the [[Get]] internal method. The throw argument to the [[Put]] and [[Delete]] internal methods will be the value </w:t>
      </w:r>
      <w:r w:rsidRPr="00E77497">
        <w:rPr>
          <w:b/>
        </w:rPr>
        <w:t>true</w:t>
      </w:r>
      <w:r w:rsidRPr="00E77497">
        <w:t xml:space="preserve">. If </w:t>
      </w:r>
      <w:r w:rsidRPr="00E77497">
        <w:rPr>
          <w:i/>
        </w:rPr>
        <w:t>obj</w:t>
      </w:r>
      <w:r w:rsidRPr="00E77497">
        <w:t xml:space="preserve"> is not sparse then [[Delete]] must not be called.</w:t>
      </w:r>
      <w:ins w:id="29581" w:author="Rev 7 Allen Wirfs-Brock" w:date="2012-04-09T18:01:00Z">
        <w:r w:rsidR="006B4102">
          <w:t xml:space="preserve"> If an abrupt completion is returned from any of these operations, it is immediately returned as the value</w:t>
        </w:r>
      </w:ins>
      <w:ins w:id="29582" w:author="Rev 7 Allen Wirfs-Brock" w:date="2012-04-09T18:02:00Z">
        <w:r w:rsidR="006B4102">
          <w:t xml:space="preserve"> of this function.</w:t>
        </w:r>
      </w:ins>
    </w:p>
    <w:p w14:paraId="5B94BB75" w14:textId="77777777" w:rsidR="004C02EF" w:rsidRPr="00E77497" w:rsidRDefault="004C02EF" w:rsidP="00834A33">
      <w:pPr>
        <w:pStyle w:val="Alg4"/>
        <w:numPr>
          <w:ilvl w:val="0"/>
          <w:numId w:val="209"/>
        </w:numPr>
        <w:spacing w:after="120"/>
      </w:pPr>
      <w:r w:rsidRPr="00E77497">
        <w:t xml:space="preserve">Return </w:t>
      </w:r>
      <w:r w:rsidRPr="00E77497">
        <w:rPr>
          <w:i/>
        </w:rPr>
        <w:t>obj</w:t>
      </w:r>
      <w:r w:rsidRPr="00E77497">
        <w:t>.</w:t>
      </w:r>
    </w:p>
    <w:p w14:paraId="73E85DA1" w14:textId="77777777" w:rsidR="004C02EF" w:rsidRPr="00E77497" w:rsidRDefault="004C02EF" w:rsidP="004C02EF">
      <w:pPr>
        <w:keepNext/>
      </w:pPr>
      <w:r w:rsidRPr="00E77497">
        <w:t>The returned object must have the following two properties.</w:t>
      </w:r>
    </w:p>
    <w:p w14:paraId="345CD96F" w14:textId="77777777" w:rsidR="004C02EF" w:rsidRPr="006B6D0A" w:rsidRDefault="004C02EF" w:rsidP="00834A33">
      <w:pPr>
        <w:numPr>
          <w:ilvl w:val="0"/>
          <w:numId w:val="208"/>
        </w:numPr>
        <w:contextualSpacing/>
      </w:pPr>
      <w:r w:rsidRPr="00E77497">
        <w:t xml:space="preserve">There must be some mathematical permutation </w:t>
      </w:r>
      <w:r w:rsidRPr="004D1BD1">
        <w:rPr>
          <w:rFonts w:ascii="Times New Roman" w:hAnsi="Times New Roman"/>
        </w:rPr>
        <w:sym w:font="Symbol" w:char="F070"/>
      </w:r>
      <w:r w:rsidRPr="004D1BD1">
        <w:t xml:space="preserve"> of the nonnegative integers less than </w:t>
      </w:r>
      <w:r w:rsidRPr="003B4312">
        <w:rPr>
          <w:rFonts w:ascii="Times New Roman" w:hAnsi="Times New Roman"/>
          <w:i/>
        </w:rPr>
        <w:t>len</w:t>
      </w:r>
      <w:r w:rsidRPr="006B6D0A">
        <w:t xml:space="preserve">, such that for every nonnegative integer </w:t>
      </w:r>
      <w:r w:rsidRPr="006B6D0A">
        <w:rPr>
          <w:rFonts w:ascii="Times New Roman" w:hAnsi="Times New Roman"/>
          <w:i/>
        </w:rPr>
        <w:t>j</w:t>
      </w:r>
      <w:r w:rsidRPr="00E65A34">
        <w:t xml:space="preserve"> less than </w:t>
      </w:r>
      <w:r w:rsidRPr="00546435">
        <w:rPr>
          <w:rFonts w:ascii="Times New Roman" w:hAnsi="Times New Roman"/>
          <w:i/>
        </w:rPr>
        <w:t>len</w:t>
      </w:r>
      <w:r w:rsidRPr="00A67AF2">
        <w:t xml:space="preserve">, if property </w:t>
      </w:r>
      <w:r w:rsidRPr="00A67AF2">
        <w:rPr>
          <w:rFonts w:ascii="Times New Roman" w:hAnsi="Times New Roman"/>
        </w:rPr>
        <w:t>old[</w:t>
      </w:r>
      <w:r w:rsidRPr="00A67AF2">
        <w:rPr>
          <w:rFonts w:ascii="Times New Roman" w:hAnsi="Times New Roman"/>
          <w:i/>
        </w:rPr>
        <w:t>j</w:t>
      </w:r>
      <w:r w:rsidRPr="00B820AB">
        <w:rPr>
          <w:rFonts w:ascii="Times New Roman" w:hAnsi="Times New Roman"/>
        </w:rPr>
        <w:t>]</w:t>
      </w:r>
      <w:r w:rsidRPr="00675B74">
        <w:rPr>
          <w:rFonts w:ascii="Courier New" w:hAnsi="Courier New"/>
          <w:b/>
        </w:rPr>
        <w:t xml:space="preserve"> </w:t>
      </w:r>
      <w:r w:rsidRPr="00E77497">
        <w:t xml:space="preserve">existed, then </w:t>
      </w:r>
      <w:r w:rsidRPr="00E77497">
        <w:rPr>
          <w:rFonts w:ascii="Times New Roman" w:hAnsi="Times New Roman"/>
        </w:rPr>
        <w:t>new[</w:t>
      </w:r>
      <w:r w:rsidRPr="004D1BD1">
        <w:rPr>
          <w:rFonts w:ascii="Times New Roman" w:hAnsi="Times New Roman"/>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w:t>
      </w:r>
      <w:r w:rsidRPr="006B6D0A">
        <w:t xml:space="preserve"> is exactly the same value as </w:t>
      </w:r>
      <w:r w:rsidRPr="006B6D0A">
        <w:rPr>
          <w:rFonts w:ascii="Times New Roman" w:hAnsi="Times New Roman"/>
        </w:rPr>
        <w:t>old[</w:t>
      </w:r>
      <w:r w:rsidRPr="00E65A34">
        <w:rPr>
          <w:rFonts w:ascii="Times New Roman" w:hAnsi="Times New Roman"/>
          <w:i/>
        </w:rPr>
        <w:t>j</w:t>
      </w:r>
      <w:r w:rsidRPr="00546435">
        <w:rPr>
          <w:rFonts w:ascii="Times New Roman" w:hAnsi="Times New Roman"/>
        </w:rPr>
        <w:t>]</w:t>
      </w:r>
      <w:r w:rsidRPr="00A67AF2">
        <w:rPr>
          <w:b/>
        </w:rPr>
        <w:t>,</w:t>
      </w:r>
      <w:r w:rsidRPr="00A67AF2">
        <w:t xml:space="preserve">. But if property </w:t>
      </w:r>
      <w:r w:rsidRPr="00A67AF2">
        <w:rPr>
          <w:rFonts w:ascii="Times New Roman" w:hAnsi="Times New Roman"/>
        </w:rPr>
        <w:t>old[</w:t>
      </w:r>
      <w:r w:rsidRPr="00B820AB">
        <w:rPr>
          <w:rFonts w:ascii="Times New Roman" w:hAnsi="Times New Roman"/>
          <w:i/>
        </w:rPr>
        <w:t>j</w:t>
      </w:r>
      <w:r w:rsidRPr="00675B74">
        <w:rPr>
          <w:rFonts w:ascii="Times New Roman" w:hAnsi="Times New Roman"/>
        </w:rPr>
        <w:t>]</w:t>
      </w:r>
      <w:r w:rsidRPr="00E77497">
        <w:rPr>
          <w:rFonts w:ascii="Courier New" w:hAnsi="Courier New"/>
          <w:b/>
        </w:rPr>
        <w:t xml:space="preserve"> </w:t>
      </w:r>
      <w:r w:rsidRPr="00E77497">
        <w:t xml:space="preserve">did not exist, then </w:t>
      </w:r>
      <w:r w:rsidRPr="00E77497">
        <w:rPr>
          <w:rFonts w:ascii="Times New Roman" w:hAnsi="Times New Roman"/>
        </w:rPr>
        <w:t>new[</w:t>
      </w:r>
      <w:r w:rsidRPr="004D1BD1">
        <w:rPr>
          <w:rFonts w:ascii="Times New Roman" w:hAnsi="Times New Roman"/>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w:t>
      </w:r>
      <w:r w:rsidRPr="006B6D0A">
        <w:t xml:space="preserve"> does not exist.</w:t>
      </w:r>
    </w:p>
    <w:p w14:paraId="690E392F" w14:textId="77777777" w:rsidR="004C02EF" w:rsidRPr="006B6D0A" w:rsidRDefault="004C02EF" w:rsidP="00834A33">
      <w:pPr>
        <w:numPr>
          <w:ilvl w:val="0"/>
          <w:numId w:val="208"/>
        </w:numPr>
      </w:pPr>
      <w:r w:rsidRPr="006B6D0A">
        <w:t xml:space="preserve">Then for all nonnegative integers </w:t>
      </w:r>
      <w:r w:rsidRPr="00E65A34">
        <w:rPr>
          <w:rFonts w:ascii="Times New Roman" w:hAnsi="Times New Roman"/>
          <w:i/>
        </w:rPr>
        <w:t>j</w:t>
      </w:r>
      <w:r w:rsidRPr="00546435">
        <w:t xml:space="preserve"> and </w:t>
      </w:r>
      <w:r w:rsidRPr="00A67AF2">
        <w:rPr>
          <w:rFonts w:ascii="Times New Roman" w:hAnsi="Times New Roman"/>
          <w:i/>
        </w:rPr>
        <w:t>k</w:t>
      </w:r>
      <w:r w:rsidRPr="00A67AF2">
        <w:t xml:space="preserve">, each less than </w:t>
      </w:r>
      <w:r w:rsidRPr="00A67AF2">
        <w:rPr>
          <w:rFonts w:ascii="Times New Roman" w:hAnsi="Times New Roman"/>
          <w:i/>
        </w:rPr>
        <w:t>len</w:t>
      </w:r>
      <w:r w:rsidRPr="00B820AB">
        <w:t xml:space="preserve">, if </w:t>
      </w:r>
      <w:r w:rsidRPr="00675B74">
        <w:rPr>
          <w:rFonts w:ascii="Times New Roman" w:hAnsi="Times New Roman"/>
        </w:rPr>
        <w:t>SortCompare(</w:t>
      </w:r>
      <w:r w:rsidRPr="00E77497">
        <w:rPr>
          <w:rFonts w:ascii="Times New Roman" w:hAnsi="Times New Roman"/>
          <w:i/>
        </w:rPr>
        <w:t>j</w:t>
      </w:r>
      <w:r w:rsidRPr="00E77497">
        <w:rPr>
          <w:rFonts w:ascii="Times New Roman" w:hAnsi="Times New Roman"/>
        </w:rPr>
        <w:t>,</w:t>
      </w:r>
      <w:r w:rsidRPr="00E77497">
        <w:rPr>
          <w:rFonts w:ascii="Times New Roman" w:hAnsi="Times New Roman"/>
          <w:i/>
        </w:rPr>
        <w:t>k</w:t>
      </w:r>
      <w:r w:rsidRPr="00E77497">
        <w:rPr>
          <w:rFonts w:ascii="Times New Roman" w:hAnsi="Times New Roman"/>
        </w:rPr>
        <w:t>) &lt; 0</w:t>
      </w:r>
      <w:r w:rsidRPr="00E77497">
        <w:rPr>
          <w:rFonts w:ascii="Courier New" w:hAnsi="Courier New"/>
          <w:b/>
        </w:rPr>
        <w:t xml:space="preserve"> </w:t>
      </w:r>
      <w:r w:rsidRPr="00E77497">
        <w:t xml:space="preserve">(see SortCompare below), then </w:t>
      </w:r>
      <w:r w:rsidRPr="004D1BD1">
        <w:rPr>
          <w:rFonts w:ascii="Times New Roman" w:hAnsi="Times New Roman"/>
          <w:b/>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 &lt;</w:t>
      </w:r>
      <w:r w:rsidRPr="006B6D0A">
        <w:rPr>
          <w:rFonts w:ascii="Times New Roman" w:hAnsi="Times New Roman"/>
          <w:b/>
        </w:rPr>
        <w:t xml:space="preserve"> </w:t>
      </w:r>
      <w:r w:rsidRPr="004D1BD1">
        <w:rPr>
          <w:rFonts w:ascii="Times New Roman" w:hAnsi="Times New Roman"/>
          <w:b/>
        </w:rPr>
        <w:sym w:font="Symbol" w:char="F070"/>
      </w:r>
      <w:r w:rsidRPr="004D1BD1">
        <w:rPr>
          <w:rFonts w:ascii="Times New Roman" w:hAnsi="Times New Roman"/>
        </w:rPr>
        <w:t>(</w:t>
      </w:r>
      <w:r w:rsidRPr="003B4312">
        <w:rPr>
          <w:rFonts w:ascii="Times New Roman" w:hAnsi="Times New Roman"/>
          <w:i/>
        </w:rPr>
        <w:t>k</w:t>
      </w:r>
      <w:r w:rsidRPr="006B6D0A">
        <w:rPr>
          <w:rFonts w:ascii="Times New Roman" w:hAnsi="Times New Roman"/>
        </w:rPr>
        <w:t>)</w:t>
      </w:r>
      <w:r w:rsidRPr="006B6D0A">
        <w:t>.</w:t>
      </w:r>
    </w:p>
    <w:p w14:paraId="61B4B350" w14:textId="77777777" w:rsidR="004C02EF" w:rsidRPr="00E77497" w:rsidRDefault="004C02EF" w:rsidP="004C02EF">
      <w:r w:rsidRPr="006B6D0A">
        <w:t xml:space="preserve">Here the notation </w:t>
      </w:r>
      <w:r w:rsidRPr="00E65A34">
        <w:rPr>
          <w:rFonts w:ascii="Times New Roman" w:hAnsi="Times New Roman"/>
        </w:rPr>
        <w:t>old[</w:t>
      </w:r>
      <w:r w:rsidRPr="00546435">
        <w:rPr>
          <w:rFonts w:ascii="Times New Roman" w:hAnsi="Times New Roman"/>
          <w:i/>
        </w:rPr>
        <w:t>j</w:t>
      </w:r>
      <w:r w:rsidRPr="00A67AF2">
        <w:rPr>
          <w:rFonts w:ascii="Times New Roman" w:hAnsi="Times New Roman"/>
        </w:rPr>
        <w:t>]</w:t>
      </w:r>
      <w:r w:rsidRPr="00A67AF2">
        <w:t xml:space="preserve"> is used to refer to the hypothetical result of calling the [[Get]] internal method of </w:t>
      </w:r>
      <w:r w:rsidRPr="00A67AF2">
        <w:rPr>
          <w:rFonts w:ascii="Times New Roman" w:hAnsi="Times New Roman"/>
          <w:i/>
        </w:rPr>
        <w:t>obj</w:t>
      </w:r>
      <w:r w:rsidRPr="00B820AB">
        <w:t xml:space="preserve"> with argument </w:t>
      </w:r>
      <w:r w:rsidRPr="00675B74">
        <w:rPr>
          <w:rFonts w:ascii="Times New Roman" w:hAnsi="Times New Roman"/>
          <w:i/>
        </w:rPr>
        <w:t>j</w:t>
      </w:r>
      <w:r w:rsidRPr="00E77497">
        <w:t xml:space="preserve"> before this function is executed, and the notation </w:t>
      </w:r>
      <w:r w:rsidRPr="00E77497">
        <w:rPr>
          <w:rFonts w:ascii="Times New Roman" w:hAnsi="Times New Roman"/>
        </w:rPr>
        <w:t>new[</w:t>
      </w:r>
      <w:r w:rsidRPr="00E77497">
        <w:rPr>
          <w:rFonts w:ascii="Times New Roman" w:hAnsi="Times New Roman"/>
          <w:i/>
        </w:rPr>
        <w:t>j</w:t>
      </w:r>
      <w:r w:rsidRPr="00E77497">
        <w:rPr>
          <w:rFonts w:ascii="Times New Roman" w:hAnsi="Times New Roman"/>
        </w:rPr>
        <w:t>]</w:t>
      </w:r>
      <w:r w:rsidRPr="00E77497">
        <w:t xml:space="preserve"> to refer to the hypothetical result of calling the [[Get]] internal method of </w:t>
      </w:r>
      <w:r w:rsidRPr="00E77497">
        <w:rPr>
          <w:rFonts w:ascii="Times New Roman" w:hAnsi="Times New Roman"/>
          <w:i/>
        </w:rPr>
        <w:t>obj</w:t>
      </w:r>
      <w:r w:rsidRPr="00E77497">
        <w:t xml:space="preserve"> with argument </w:t>
      </w:r>
      <w:r w:rsidRPr="00E77497">
        <w:rPr>
          <w:rFonts w:ascii="Times New Roman" w:hAnsi="Times New Roman"/>
          <w:i/>
        </w:rPr>
        <w:t>j</w:t>
      </w:r>
      <w:r w:rsidRPr="00E77497">
        <w:t xml:space="preserve"> after this function has been executed.</w:t>
      </w:r>
    </w:p>
    <w:p w14:paraId="6C4FEBD6" w14:textId="77777777" w:rsidR="004C02EF" w:rsidRPr="00E77497" w:rsidRDefault="004C02EF" w:rsidP="004C02EF">
      <w:r w:rsidRPr="00E77497">
        <w:t xml:space="preserve">A function </w:t>
      </w:r>
      <w:r w:rsidRPr="00E77497">
        <w:rPr>
          <w:rFonts w:ascii="Times New Roman" w:hAnsi="Times New Roman"/>
          <w:i/>
        </w:rPr>
        <w:t>comparefn</w:t>
      </w:r>
      <w:r w:rsidRPr="00E77497">
        <w:t xml:space="preserve"> is a consistent comparison function for a set of values </w:t>
      </w:r>
      <w:r w:rsidRPr="00E77497">
        <w:rPr>
          <w:rFonts w:ascii="Times New Roman" w:hAnsi="Times New Roman"/>
          <w:i/>
        </w:rPr>
        <w:t>S</w:t>
      </w:r>
      <w:r w:rsidRPr="00E77497">
        <w:t xml:space="preserve"> if all of the requirements below are met for all values </w:t>
      </w:r>
      <w:r w:rsidRPr="00E77497">
        <w:rPr>
          <w:rFonts w:ascii="Times New Roman" w:hAnsi="Times New Roman"/>
          <w:i/>
        </w:rPr>
        <w:t>a</w:t>
      </w:r>
      <w:r w:rsidRPr="00E77497">
        <w:t xml:space="preserve">, </w:t>
      </w:r>
      <w:r w:rsidRPr="00E77497">
        <w:rPr>
          <w:rFonts w:ascii="Times New Roman" w:hAnsi="Times New Roman"/>
          <w:i/>
        </w:rPr>
        <w:t>b</w:t>
      </w:r>
      <w:r w:rsidRPr="00E77497">
        <w:t xml:space="preserve">, and </w:t>
      </w:r>
      <w:r w:rsidRPr="00E77497">
        <w:rPr>
          <w:rFonts w:ascii="Times New Roman" w:hAnsi="Times New Roman"/>
          <w:i/>
        </w:rPr>
        <w:t>c</w:t>
      </w:r>
      <w:r w:rsidRPr="00E77497">
        <w:t xml:space="preserve"> (possibly the same value) in the set </w:t>
      </w:r>
      <w:r w:rsidRPr="00E77497">
        <w:rPr>
          <w:rFonts w:ascii="Times New Roman" w:hAnsi="Times New Roman"/>
          <w:i/>
        </w:rPr>
        <w:t>S</w:t>
      </w:r>
      <w:r w:rsidRPr="00E77497">
        <w:t xml:space="preserve">: The notation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&lt; 0</w:t>
      </w:r>
      <w:r w:rsidRPr="00E77497">
        <w:t xml:space="preserve">;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 0</w:t>
      </w:r>
      <w:r w:rsidRPr="00E77497">
        <w:t xml:space="preserve"> (of either sign); and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&gt; 0</w:t>
      </w:r>
      <w:r w:rsidRPr="00E77497">
        <w:t>.</w:t>
      </w:r>
    </w:p>
    <w:p w14:paraId="51176089"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Calling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xml:space="preserve">) always returns the same value </w:t>
      </w:r>
      <w:r w:rsidRPr="00E77497">
        <w:rPr>
          <w:rFonts w:ascii="Times New Roman" w:hAnsi="Times New Roman"/>
          <w:i/>
        </w:rPr>
        <w:t>v</w:t>
      </w:r>
      <w:r w:rsidRPr="00E77497">
        <w:rPr>
          <w:rFonts w:ascii="Times New Roman" w:hAnsi="Times New Roman"/>
        </w:rPr>
        <w:t xml:space="preserve"> when given a specific pair of values </w:t>
      </w:r>
      <w:r w:rsidRPr="00E77497">
        <w:rPr>
          <w:rFonts w:ascii="Times New Roman" w:hAnsi="Times New Roman"/>
          <w:i/>
        </w:rPr>
        <w:t>a</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xml:space="preserve"> as its two arguments. Furthermore, Type(</w:t>
      </w:r>
      <w:r w:rsidRPr="00E77497">
        <w:rPr>
          <w:rFonts w:ascii="Times New Roman" w:hAnsi="Times New Roman"/>
          <w:i/>
        </w:rPr>
        <w:t>v</w:t>
      </w:r>
      <w:r w:rsidRPr="00E77497">
        <w:rPr>
          <w:rFonts w:ascii="Times New Roman" w:hAnsi="Times New Roman"/>
        </w:rPr>
        <w:t xml:space="preserve">) is Number, and </w:t>
      </w:r>
      <w:r w:rsidRPr="00E77497">
        <w:rPr>
          <w:rFonts w:ascii="Times New Roman" w:hAnsi="Times New Roman"/>
          <w:i/>
        </w:rPr>
        <w:t>v</w:t>
      </w:r>
      <w:r w:rsidRPr="00E77497">
        <w:rPr>
          <w:rFonts w:ascii="Times New Roman" w:hAnsi="Times New Roman"/>
        </w:rPr>
        <w:t xml:space="preserve"> is not NaN. Note that this implies that exactly one of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will be true for a given pair of </w:t>
      </w:r>
      <w:r w:rsidRPr="00E77497">
        <w:rPr>
          <w:rFonts w:ascii="Times New Roman" w:hAnsi="Times New Roman"/>
          <w:i/>
        </w:rPr>
        <w:t>a</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w:t>
      </w:r>
    </w:p>
    <w:p w14:paraId="08DF41E9"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Calling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xml:space="preserve">) does not modify the </w:t>
      </w:r>
      <w:r w:rsidRPr="00E77497">
        <w:rPr>
          <w:rFonts w:ascii="Times New Roman" w:hAnsi="Times New Roman"/>
          <w:b/>
        </w:rPr>
        <w:t>this</w:t>
      </w:r>
      <w:r w:rsidRPr="00E77497">
        <w:rPr>
          <w:rFonts w:ascii="Times New Roman" w:hAnsi="Times New Roman"/>
        </w:rPr>
        <w:t xml:space="preserve"> object.</w:t>
      </w:r>
    </w:p>
    <w:p w14:paraId="77F04ED3"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a</w:t>
      </w:r>
      <w:r w:rsidRPr="00E77497">
        <w:rPr>
          <w:rFonts w:ascii="Times New Roman" w:hAnsi="Times New Roman"/>
        </w:rPr>
        <w:t xml:space="preserve">   (reflexivity)</w:t>
      </w:r>
    </w:p>
    <w:p w14:paraId="590CE3EB"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then </w:t>
      </w:r>
      <w:r w:rsidRPr="00E77497">
        <w:rPr>
          <w:rFonts w:ascii="Times New Roman" w:hAnsi="Times New Roman"/>
          <w:i/>
        </w:rPr>
        <w:t>b</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a</w:t>
      </w:r>
      <w:r w:rsidRPr="00E77497">
        <w:rPr>
          <w:rFonts w:ascii="Times New Roman" w:hAnsi="Times New Roman"/>
        </w:rPr>
        <w:t xml:space="preserve">   (symmetry)</w:t>
      </w:r>
    </w:p>
    <w:p w14:paraId="5E90A488"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w:t>
      </w:r>
      <w:r w:rsidRPr="00E77497">
        <w:rPr>
          <w:rFonts w:ascii="Times New Roman" w:hAnsi="Times New Roman"/>
          <w:vertAlign w:val="subscript"/>
        </w:rPr>
        <w:t>CF</w:t>
      </w:r>
      <w:r w:rsidRPr="00E77497">
        <w:rPr>
          <w:rFonts w:ascii="Times New Roman" w:hAnsi="Times New Roman"/>
        </w:rPr>
        <w:t>)</w:t>
      </w:r>
    </w:p>
    <w:p w14:paraId="6E04E067"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&lt;</w:t>
      </w:r>
      <w:r w:rsidRPr="00E77497">
        <w:rPr>
          <w:rFonts w:ascii="Times New Roman" w:hAnsi="Times New Roman"/>
          <w:vertAlign w:val="subscript"/>
        </w:rPr>
        <w:t>CF</w:t>
      </w:r>
      <w:r w:rsidRPr="00E77497">
        <w:rPr>
          <w:rFonts w:ascii="Times New Roman" w:hAnsi="Times New Roman"/>
        </w:rPr>
        <w:t>)</w:t>
      </w:r>
    </w:p>
    <w:p w14:paraId="4C21B7F1" w14:textId="77777777"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&gt;</w:t>
      </w:r>
      <w:r w:rsidRPr="00E77497">
        <w:rPr>
          <w:rFonts w:ascii="Times New Roman" w:hAnsi="Times New Roman"/>
          <w:vertAlign w:val="subscript"/>
        </w:rPr>
        <w:t>CF</w:t>
      </w:r>
      <w:r w:rsidRPr="00E77497">
        <w:rPr>
          <w:rFonts w:ascii="Times New Roman" w:hAnsi="Times New Roman"/>
        </w:rPr>
        <w:t>)</w:t>
      </w:r>
    </w:p>
    <w:p w14:paraId="449A8160" w14:textId="77777777" w:rsidR="004C02EF" w:rsidRPr="00E77497" w:rsidRDefault="004C02EF" w:rsidP="004C02EF">
      <w:pPr>
        <w:pStyle w:val="Note"/>
      </w:pPr>
      <w:r w:rsidRPr="00E77497">
        <w:t>NOTE</w:t>
      </w:r>
      <w:r w:rsidRPr="00E77497">
        <w:tab/>
        <w:t xml:space="preserve">The above conditions are necessary and sufficient to ensure that </w:t>
      </w:r>
      <w:r w:rsidRPr="00E77497">
        <w:rPr>
          <w:rFonts w:ascii="Times New Roman" w:hAnsi="Times New Roman"/>
          <w:i/>
        </w:rPr>
        <w:t>comparefn</w:t>
      </w:r>
      <w:r w:rsidRPr="00E77497">
        <w:t xml:space="preserve"> divides the set </w:t>
      </w:r>
      <w:r w:rsidRPr="00E77497">
        <w:rPr>
          <w:rFonts w:ascii="Times New Roman" w:hAnsi="Times New Roman"/>
          <w:i/>
        </w:rPr>
        <w:t>S</w:t>
      </w:r>
      <w:r w:rsidRPr="00E77497">
        <w:t xml:space="preserve"> into equivalence classes and that these equivalence classes are totally ordered.</w:t>
      </w:r>
    </w:p>
    <w:p w14:paraId="76621E22" w14:textId="77777777" w:rsidR="004C02EF" w:rsidRPr="00E77497" w:rsidRDefault="004C02EF" w:rsidP="004C02EF">
      <w:r w:rsidRPr="00E77497">
        <w:t xml:space="preserve">When the SortCompare abstract operation is called with two arguments </w:t>
      </w:r>
      <w:r w:rsidRPr="00E77497">
        <w:rPr>
          <w:rFonts w:ascii="Times New Roman" w:hAnsi="Times New Roman"/>
          <w:i/>
        </w:rPr>
        <w:t>j</w:t>
      </w:r>
      <w:r w:rsidRPr="00E77497">
        <w:t xml:space="preserve"> and </w:t>
      </w:r>
      <w:r w:rsidRPr="00E77497">
        <w:rPr>
          <w:rFonts w:ascii="Times New Roman" w:hAnsi="Times New Roman"/>
          <w:i/>
        </w:rPr>
        <w:t>k</w:t>
      </w:r>
      <w:r w:rsidRPr="00E77497">
        <w:t>, the following steps are taken:</w:t>
      </w:r>
    </w:p>
    <w:p w14:paraId="2D2AEB86" w14:textId="77777777" w:rsidR="004C02EF" w:rsidRPr="00E77497" w:rsidRDefault="004C02EF" w:rsidP="00834A33">
      <w:pPr>
        <w:pStyle w:val="Alg4"/>
        <w:numPr>
          <w:ilvl w:val="0"/>
          <w:numId w:val="210"/>
        </w:numPr>
      </w:pPr>
      <w:r w:rsidRPr="00E77497">
        <w:t xml:space="preserve">Let </w:t>
      </w:r>
      <w:r w:rsidRPr="00E77497">
        <w:rPr>
          <w:i/>
        </w:rPr>
        <w:t>jString</w:t>
      </w:r>
      <w:r w:rsidRPr="00E77497">
        <w:t xml:space="preserve"> be ToString(</w:t>
      </w:r>
      <w:r w:rsidRPr="00E77497">
        <w:rPr>
          <w:i/>
        </w:rPr>
        <w:t>j</w:t>
      </w:r>
      <w:r w:rsidRPr="00E77497">
        <w:t>).</w:t>
      </w:r>
    </w:p>
    <w:p w14:paraId="629A402E" w14:textId="77777777" w:rsidR="004C02EF" w:rsidRPr="00E77497" w:rsidRDefault="004C02EF" w:rsidP="00834A33">
      <w:pPr>
        <w:pStyle w:val="Alg4"/>
        <w:numPr>
          <w:ilvl w:val="0"/>
          <w:numId w:val="210"/>
        </w:numPr>
      </w:pPr>
      <w:r w:rsidRPr="00E77497">
        <w:t xml:space="preserve">Let </w:t>
      </w:r>
      <w:r w:rsidRPr="00E77497">
        <w:rPr>
          <w:i/>
        </w:rPr>
        <w:t>kString</w:t>
      </w:r>
      <w:r w:rsidRPr="00E77497">
        <w:t xml:space="preserve"> be ToString(</w:t>
      </w:r>
      <w:r w:rsidRPr="00E77497">
        <w:rPr>
          <w:i/>
        </w:rPr>
        <w:t>k</w:t>
      </w:r>
      <w:r w:rsidRPr="00E77497">
        <w:t>).</w:t>
      </w:r>
    </w:p>
    <w:p w14:paraId="529D1002" w14:textId="77777777" w:rsidR="004C02EF" w:rsidRPr="00E77497" w:rsidRDefault="004C02EF" w:rsidP="00834A33">
      <w:pPr>
        <w:pStyle w:val="Alg4"/>
        <w:numPr>
          <w:ilvl w:val="0"/>
          <w:numId w:val="210"/>
        </w:numPr>
      </w:pPr>
      <w:r w:rsidRPr="00E77497">
        <w:t xml:space="preserve">Let </w:t>
      </w:r>
      <w:r w:rsidRPr="00E77497">
        <w:rPr>
          <w:i/>
        </w:rPr>
        <w:t>hasj</w:t>
      </w:r>
      <w:r w:rsidRPr="00E77497">
        <w:t xml:space="preserve"> be the result of calling the [[HasProperty]] internal method of </w:t>
      </w:r>
      <w:r w:rsidRPr="00E77497">
        <w:rPr>
          <w:i/>
        </w:rPr>
        <w:t>obj</w:t>
      </w:r>
      <w:r w:rsidRPr="00E77497">
        <w:t xml:space="preserve"> with argument </w:t>
      </w:r>
      <w:r w:rsidRPr="00E77497">
        <w:rPr>
          <w:i/>
        </w:rPr>
        <w:t>jString</w:t>
      </w:r>
      <w:r w:rsidRPr="00E77497">
        <w:t>.</w:t>
      </w:r>
    </w:p>
    <w:p w14:paraId="6E7BFAC2" w14:textId="77777777" w:rsidR="004C02EF" w:rsidRPr="00E77497" w:rsidRDefault="004C02EF" w:rsidP="00834A33">
      <w:pPr>
        <w:pStyle w:val="Alg4"/>
        <w:numPr>
          <w:ilvl w:val="0"/>
          <w:numId w:val="210"/>
        </w:numPr>
      </w:pPr>
      <w:r w:rsidRPr="00E77497">
        <w:t xml:space="preserve">Let </w:t>
      </w:r>
      <w:r w:rsidRPr="00E77497">
        <w:rPr>
          <w:i/>
        </w:rPr>
        <w:t>hask</w:t>
      </w:r>
      <w:r w:rsidRPr="00E77497">
        <w:t xml:space="preserve"> be the result of calling the [[HasProperty]] internal method of </w:t>
      </w:r>
      <w:r w:rsidRPr="00E77497">
        <w:rPr>
          <w:i/>
        </w:rPr>
        <w:t>obj</w:t>
      </w:r>
      <w:r w:rsidRPr="00E77497">
        <w:t xml:space="preserve"> with argument </w:t>
      </w:r>
      <w:r w:rsidRPr="00E77497">
        <w:rPr>
          <w:i/>
        </w:rPr>
        <w:t>kString</w:t>
      </w:r>
      <w:r w:rsidRPr="00E77497">
        <w:t>.</w:t>
      </w:r>
    </w:p>
    <w:p w14:paraId="254FE31B" w14:textId="77777777" w:rsidR="004C02EF" w:rsidRPr="00E77497" w:rsidRDefault="004C02EF" w:rsidP="00834A33">
      <w:pPr>
        <w:pStyle w:val="Alg4"/>
        <w:numPr>
          <w:ilvl w:val="0"/>
          <w:numId w:val="210"/>
        </w:numPr>
      </w:pPr>
      <w:r w:rsidRPr="00E77497">
        <w:t xml:space="preserve">If </w:t>
      </w:r>
      <w:r w:rsidRPr="00E77497">
        <w:rPr>
          <w:i/>
        </w:rPr>
        <w:t xml:space="preserve">hasj </w:t>
      </w:r>
      <w:r w:rsidRPr="00E77497">
        <w:t>and</w:t>
      </w:r>
      <w:r w:rsidRPr="00E77497">
        <w:rPr>
          <w:i/>
        </w:rPr>
        <w:t xml:space="preserve"> hask </w:t>
      </w:r>
      <w:r w:rsidRPr="00E77497">
        <w:t>are both</w:t>
      </w:r>
      <w:r w:rsidRPr="00E77497">
        <w:rPr>
          <w:i/>
        </w:rPr>
        <w:t xml:space="preserve"> </w:t>
      </w:r>
      <w:r w:rsidRPr="00E77497">
        <w:rPr>
          <w:b/>
        </w:rPr>
        <w:t>false</w:t>
      </w:r>
      <w:r w:rsidRPr="00E77497">
        <w:t xml:space="preserve">, then return </w:t>
      </w:r>
      <w:r w:rsidRPr="00E77497">
        <w:rPr>
          <w:b/>
        </w:rPr>
        <w:t>+0</w:t>
      </w:r>
      <w:r w:rsidRPr="00E77497">
        <w:t>.</w:t>
      </w:r>
    </w:p>
    <w:p w14:paraId="04C85BC1" w14:textId="77777777" w:rsidR="004C02EF" w:rsidRPr="00E77497" w:rsidRDefault="004C02EF" w:rsidP="00834A33">
      <w:pPr>
        <w:pStyle w:val="Alg4"/>
        <w:numPr>
          <w:ilvl w:val="0"/>
          <w:numId w:val="210"/>
        </w:numPr>
      </w:pPr>
      <w:r w:rsidRPr="00E77497">
        <w:t xml:space="preserve">If </w:t>
      </w:r>
      <w:r w:rsidRPr="00E77497">
        <w:rPr>
          <w:i/>
        </w:rPr>
        <w:t xml:space="preserve">hasj </w:t>
      </w:r>
      <w:r w:rsidRPr="00E77497">
        <w:t xml:space="preserve">is </w:t>
      </w:r>
      <w:r w:rsidRPr="00E77497">
        <w:rPr>
          <w:b/>
        </w:rPr>
        <w:t>false</w:t>
      </w:r>
      <w:r w:rsidRPr="00E77497">
        <w:t>, then return 1.</w:t>
      </w:r>
    </w:p>
    <w:p w14:paraId="15749F88" w14:textId="77777777" w:rsidR="004C02EF" w:rsidRPr="00E77497" w:rsidRDefault="004C02EF" w:rsidP="00834A33">
      <w:pPr>
        <w:pStyle w:val="Alg4"/>
        <w:numPr>
          <w:ilvl w:val="0"/>
          <w:numId w:val="210"/>
        </w:numPr>
      </w:pPr>
      <w:r w:rsidRPr="00E77497">
        <w:t xml:space="preserve">If </w:t>
      </w:r>
      <w:r w:rsidRPr="00E77497">
        <w:rPr>
          <w:i/>
        </w:rPr>
        <w:t xml:space="preserve">hask </w:t>
      </w:r>
      <w:r w:rsidRPr="00E77497">
        <w:t xml:space="preserve">is </w:t>
      </w:r>
      <w:r w:rsidRPr="00E77497">
        <w:rPr>
          <w:b/>
        </w:rPr>
        <w:t>false</w:t>
      </w:r>
      <w:r w:rsidRPr="00E77497">
        <w:t>, then return –1.</w:t>
      </w:r>
    </w:p>
    <w:p w14:paraId="3618E286" w14:textId="77777777" w:rsidR="004C02EF" w:rsidRPr="00E77497" w:rsidRDefault="004C02EF" w:rsidP="00834A33">
      <w:pPr>
        <w:pStyle w:val="Alg4"/>
        <w:numPr>
          <w:ilvl w:val="0"/>
          <w:numId w:val="210"/>
        </w:numPr>
      </w:pPr>
      <w:r w:rsidRPr="00E77497">
        <w:t xml:space="preserve">Let </w:t>
      </w:r>
      <w:r w:rsidRPr="00E77497">
        <w:rPr>
          <w:i/>
        </w:rPr>
        <w:t>x</w:t>
      </w:r>
      <w:r w:rsidRPr="00E77497">
        <w:t xml:space="preserve"> be the result of calling the [[Get]] internal method of </w:t>
      </w:r>
      <w:r w:rsidRPr="00E77497">
        <w:rPr>
          <w:i/>
        </w:rPr>
        <w:t>obj</w:t>
      </w:r>
      <w:r w:rsidRPr="00E77497">
        <w:t xml:space="preserve"> with argument </w:t>
      </w:r>
      <w:r w:rsidRPr="00E77497">
        <w:rPr>
          <w:i/>
        </w:rPr>
        <w:t>jString</w:t>
      </w:r>
      <w:r w:rsidRPr="00E77497">
        <w:t>.</w:t>
      </w:r>
    </w:p>
    <w:p w14:paraId="73B6F868" w14:textId="77777777" w:rsidR="006B4102" w:rsidRDefault="006B4102" w:rsidP="00834A33">
      <w:pPr>
        <w:pStyle w:val="Alg4"/>
        <w:numPr>
          <w:ilvl w:val="0"/>
          <w:numId w:val="210"/>
        </w:numPr>
        <w:rPr>
          <w:ins w:id="29583" w:author="Rev 7 Allen Wirfs-Brock" w:date="2012-04-09T18:03:00Z"/>
        </w:rPr>
      </w:pPr>
      <w:ins w:id="29584" w:author="Rev 7 Allen Wirfs-Brock" w:date="2012-04-09T18:03:00Z">
        <w:r>
          <w:t>ReturnIfAbrupt(</w:t>
        </w:r>
        <w:r>
          <w:rPr>
            <w:i/>
          </w:rPr>
          <w:t>x</w:t>
        </w:r>
        <w:r>
          <w:t>)</w:t>
        </w:r>
      </w:ins>
      <w:ins w:id="29585" w:author="Rev 7 Allen Wirfs-Brock" w:date="2012-04-09T18:05:00Z">
        <w:r>
          <w:t>.</w:t>
        </w:r>
      </w:ins>
    </w:p>
    <w:p w14:paraId="4D64A3CB" w14:textId="77777777" w:rsidR="004C02EF" w:rsidRPr="00E77497" w:rsidRDefault="004C02EF" w:rsidP="00834A33">
      <w:pPr>
        <w:pStyle w:val="Alg4"/>
        <w:numPr>
          <w:ilvl w:val="0"/>
          <w:numId w:val="210"/>
        </w:numPr>
      </w:pPr>
      <w:r w:rsidRPr="00E77497">
        <w:t xml:space="preserve">Let </w:t>
      </w:r>
      <w:r w:rsidRPr="00E77497">
        <w:rPr>
          <w:i/>
        </w:rPr>
        <w:t>y</w:t>
      </w:r>
      <w:r w:rsidRPr="00E77497">
        <w:t xml:space="preserve"> be the result of calling the [[Get]] internal method of </w:t>
      </w:r>
      <w:r w:rsidRPr="00E77497">
        <w:rPr>
          <w:i/>
        </w:rPr>
        <w:t>obj</w:t>
      </w:r>
      <w:r w:rsidRPr="00E77497">
        <w:t xml:space="preserve"> with argument </w:t>
      </w:r>
      <w:r w:rsidRPr="00E77497">
        <w:rPr>
          <w:i/>
        </w:rPr>
        <w:t>kString</w:t>
      </w:r>
      <w:r w:rsidRPr="00E77497">
        <w:t>.</w:t>
      </w:r>
    </w:p>
    <w:p w14:paraId="28EC7FE2" w14:textId="77777777" w:rsidR="006B4102" w:rsidRDefault="006B4102" w:rsidP="00834A33">
      <w:pPr>
        <w:pStyle w:val="Alg4"/>
        <w:numPr>
          <w:ilvl w:val="0"/>
          <w:numId w:val="210"/>
        </w:numPr>
        <w:rPr>
          <w:ins w:id="29586" w:author="Rev 7 Allen Wirfs-Brock" w:date="2012-04-09T18:03:00Z"/>
        </w:rPr>
      </w:pPr>
      <w:ins w:id="29587" w:author="Rev 7 Allen Wirfs-Brock" w:date="2012-04-09T18:03:00Z">
        <w:r>
          <w:t>ReturnIfAbrupt(</w:t>
        </w:r>
        <w:r>
          <w:rPr>
            <w:i/>
          </w:rPr>
          <w:t>y</w:t>
        </w:r>
        <w:r>
          <w:t>)</w:t>
        </w:r>
      </w:ins>
      <w:ins w:id="29588" w:author="Rev 7 Allen Wirfs-Brock" w:date="2012-04-09T18:05:00Z">
        <w:r>
          <w:t>.</w:t>
        </w:r>
      </w:ins>
    </w:p>
    <w:p w14:paraId="13F2D27A" w14:textId="77777777" w:rsidR="004C02EF" w:rsidRPr="00E77497" w:rsidRDefault="004C02EF" w:rsidP="00834A33">
      <w:pPr>
        <w:pStyle w:val="Alg4"/>
        <w:numPr>
          <w:ilvl w:val="0"/>
          <w:numId w:val="210"/>
        </w:numPr>
      </w:pPr>
      <w:r w:rsidRPr="00E77497">
        <w:t xml:space="preserve">If </w:t>
      </w:r>
      <w:r w:rsidRPr="00E77497">
        <w:rPr>
          <w:i/>
        </w:rPr>
        <w:t>x</w:t>
      </w:r>
      <w:r w:rsidRPr="00E77497">
        <w:t xml:space="preserve"> and </w:t>
      </w:r>
      <w:r w:rsidRPr="00E77497">
        <w:rPr>
          <w:i/>
        </w:rPr>
        <w:t>y</w:t>
      </w:r>
      <w:r w:rsidRPr="00E77497">
        <w:t xml:space="preserve"> are both </w:t>
      </w:r>
      <w:r w:rsidRPr="00E77497">
        <w:rPr>
          <w:b/>
        </w:rPr>
        <w:t>undefined</w:t>
      </w:r>
      <w:r w:rsidRPr="00E77497">
        <w:t xml:space="preserve">, return </w:t>
      </w:r>
      <w:r w:rsidRPr="00E77497">
        <w:rPr>
          <w:b/>
        </w:rPr>
        <w:t>+0</w:t>
      </w:r>
      <w:r w:rsidRPr="00E77497">
        <w:t>.</w:t>
      </w:r>
    </w:p>
    <w:p w14:paraId="65814FD6" w14:textId="77777777" w:rsidR="004C02EF" w:rsidRPr="00E77497" w:rsidRDefault="004C02EF" w:rsidP="00834A33">
      <w:pPr>
        <w:pStyle w:val="Alg4"/>
        <w:numPr>
          <w:ilvl w:val="0"/>
          <w:numId w:val="210"/>
        </w:numPr>
      </w:pPr>
      <w:r w:rsidRPr="00E77497">
        <w:t xml:space="preserve">If </w:t>
      </w:r>
      <w:r w:rsidRPr="00E77497">
        <w:rPr>
          <w:i/>
        </w:rPr>
        <w:t>x</w:t>
      </w:r>
      <w:r w:rsidRPr="00E77497">
        <w:t xml:space="preserve"> is </w:t>
      </w:r>
      <w:r w:rsidRPr="00E77497">
        <w:rPr>
          <w:b/>
        </w:rPr>
        <w:t>undefined</w:t>
      </w:r>
      <w:r w:rsidRPr="00E77497">
        <w:t>, return 1.</w:t>
      </w:r>
    </w:p>
    <w:p w14:paraId="2CE0A374" w14:textId="77777777" w:rsidR="004C02EF" w:rsidRPr="003B4312" w:rsidRDefault="004C02EF" w:rsidP="00834A33">
      <w:pPr>
        <w:pStyle w:val="Alg4"/>
        <w:numPr>
          <w:ilvl w:val="0"/>
          <w:numId w:val="210"/>
        </w:numPr>
      </w:pPr>
      <w:r w:rsidRPr="00E77497">
        <w:t xml:space="preserve">If </w:t>
      </w:r>
      <w:r w:rsidRPr="00E77497">
        <w:rPr>
          <w:i/>
        </w:rPr>
        <w:t>y</w:t>
      </w:r>
      <w:r w:rsidRPr="00E77497">
        <w:t xml:space="preserve"> is </w:t>
      </w:r>
      <w:r w:rsidRPr="00E77497">
        <w:rPr>
          <w:b/>
        </w:rPr>
        <w:t>undefined</w:t>
      </w:r>
      <w:r w:rsidRPr="00E77497">
        <w:t xml:space="preserve">, return </w:t>
      </w:r>
      <w:r w:rsidRPr="003B4312">
        <w:sym w:font="Symbol" w:char="F02D"/>
      </w:r>
      <w:r w:rsidRPr="003B4312">
        <w:t>1.</w:t>
      </w:r>
    </w:p>
    <w:p w14:paraId="40EB6365" w14:textId="77777777" w:rsidR="004C02EF" w:rsidRPr="00546435" w:rsidRDefault="004C02EF" w:rsidP="00834A33">
      <w:pPr>
        <w:pStyle w:val="Alg4"/>
        <w:numPr>
          <w:ilvl w:val="0"/>
          <w:numId w:val="210"/>
        </w:numPr>
      </w:pPr>
      <w:r w:rsidRPr="006B6D0A">
        <w:t xml:space="preserve">If the argument </w:t>
      </w:r>
      <w:r w:rsidRPr="006B6D0A">
        <w:rPr>
          <w:i/>
        </w:rPr>
        <w:t>comparefn</w:t>
      </w:r>
      <w:r w:rsidRPr="006B6D0A">
        <w:t xml:space="preserve"> is not </w:t>
      </w:r>
      <w:r w:rsidRPr="00E65A34">
        <w:rPr>
          <w:b/>
        </w:rPr>
        <w:t>undefined</w:t>
      </w:r>
      <w:r w:rsidRPr="00546435">
        <w:t>, then</w:t>
      </w:r>
    </w:p>
    <w:p w14:paraId="2150F3C2" w14:textId="77777777" w:rsidR="004C02EF" w:rsidRPr="00E77497" w:rsidRDefault="004C02EF" w:rsidP="00834A33">
      <w:pPr>
        <w:pStyle w:val="Alg4"/>
        <w:numPr>
          <w:ilvl w:val="1"/>
          <w:numId w:val="210"/>
        </w:numPr>
      </w:pPr>
      <w:r w:rsidRPr="00A67AF2">
        <w:t>If IsCallable(</w:t>
      </w:r>
      <w:r w:rsidRPr="00A67AF2">
        <w:rPr>
          <w:i/>
        </w:rPr>
        <w:t>comparefn</w:t>
      </w:r>
      <w:r w:rsidRPr="00A67AF2">
        <w:t xml:space="preserve">) is </w:t>
      </w:r>
      <w:r w:rsidRPr="00B820AB">
        <w:rPr>
          <w:b/>
        </w:rPr>
        <w:t>false</w:t>
      </w:r>
      <w:r w:rsidRPr="00675B74">
        <w:t xml:space="preserve">, throw a </w:t>
      </w:r>
      <w:r w:rsidRPr="00E77497">
        <w:rPr>
          <w:b/>
        </w:rPr>
        <w:t>TypeError</w:t>
      </w:r>
      <w:r w:rsidRPr="00E77497">
        <w:t xml:space="preserve"> exception.</w:t>
      </w:r>
    </w:p>
    <w:p w14:paraId="39A419B1" w14:textId="77777777" w:rsidR="004C02EF" w:rsidRPr="00E77497" w:rsidRDefault="004C02EF" w:rsidP="00834A33">
      <w:pPr>
        <w:pStyle w:val="Alg4"/>
        <w:numPr>
          <w:ilvl w:val="1"/>
          <w:numId w:val="210"/>
        </w:numPr>
      </w:pPr>
      <w:r w:rsidRPr="00E77497">
        <w:t xml:space="preserve">Return the result of calling the [[Call]] internal method of </w:t>
      </w:r>
      <w:r w:rsidRPr="00E77497">
        <w:rPr>
          <w:i/>
        </w:rPr>
        <w:t>comparefn</w:t>
      </w:r>
      <w:r w:rsidRPr="00E77497">
        <w:t xml:space="preserve"> passing </w:t>
      </w:r>
      <w:r w:rsidRPr="00E77497">
        <w:rPr>
          <w:b/>
        </w:rPr>
        <w:t>undefined</w:t>
      </w:r>
      <w:r w:rsidRPr="00E77497">
        <w:t xml:space="preserve"> as the </w:t>
      </w:r>
      <w:r w:rsidRPr="00E77497">
        <w:rPr>
          <w:b/>
        </w:rPr>
        <w:t>this</w:t>
      </w:r>
      <w:r w:rsidRPr="00E77497">
        <w:t xml:space="preserve"> value and with arguments </w:t>
      </w:r>
      <w:r w:rsidRPr="00E77497">
        <w:rPr>
          <w:i/>
        </w:rPr>
        <w:t>x</w:t>
      </w:r>
      <w:r w:rsidRPr="00E77497">
        <w:t xml:space="preserve"> and </w:t>
      </w:r>
      <w:r w:rsidRPr="00E77497">
        <w:rPr>
          <w:i/>
        </w:rPr>
        <w:t>y</w:t>
      </w:r>
      <w:r w:rsidRPr="00E77497">
        <w:t>.</w:t>
      </w:r>
    </w:p>
    <w:p w14:paraId="677A6853" w14:textId="77777777" w:rsidR="004C02EF" w:rsidRPr="00E77497" w:rsidRDefault="004C02EF" w:rsidP="00834A33">
      <w:pPr>
        <w:pStyle w:val="Alg4"/>
        <w:numPr>
          <w:ilvl w:val="0"/>
          <w:numId w:val="210"/>
        </w:numPr>
      </w:pPr>
      <w:r w:rsidRPr="00E77497">
        <w:t xml:space="preserve">Let </w:t>
      </w:r>
      <w:r w:rsidRPr="00E77497">
        <w:rPr>
          <w:i/>
        </w:rPr>
        <w:t>xString</w:t>
      </w:r>
      <w:r w:rsidRPr="00E77497">
        <w:t xml:space="preserve"> be ToString(</w:t>
      </w:r>
      <w:r w:rsidRPr="00E77497">
        <w:rPr>
          <w:i/>
        </w:rPr>
        <w:t>x</w:t>
      </w:r>
      <w:r w:rsidRPr="00E77497">
        <w:t>).</w:t>
      </w:r>
    </w:p>
    <w:p w14:paraId="5E012DDD" w14:textId="77777777" w:rsidR="006B4102" w:rsidRDefault="006B4102" w:rsidP="00834A33">
      <w:pPr>
        <w:pStyle w:val="Alg4"/>
        <w:numPr>
          <w:ilvl w:val="0"/>
          <w:numId w:val="210"/>
        </w:numPr>
        <w:rPr>
          <w:ins w:id="29589" w:author="Rev 7 Allen Wirfs-Brock" w:date="2012-04-09T18:05:00Z"/>
        </w:rPr>
      </w:pPr>
      <w:ins w:id="29590" w:author="Rev 7 Allen Wirfs-Brock" w:date="2012-04-09T18:05:00Z">
        <w:r>
          <w:t>ReturnIfAbrupt(</w:t>
        </w:r>
        <w:r>
          <w:rPr>
            <w:i/>
          </w:rPr>
          <w:t>xString</w:t>
        </w:r>
        <w:r>
          <w:t>).</w:t>
        </w:r>
      </w:ins>
    </w:p>
    <w:p w14:paraId="6E495ED5" w14:textId="77777777" w:rsidR="004C02EF" w:rsidRPr="00E77497" w:rsidRDefault="004C02EF" w:rsidP="00834A33">
      <w:pPr>
        <w:pStyle w:val="Alg4"/>
        <w:numPr>
          <w:ilvl w:val="0"/>
          <w:numId w:val="210"/>
        </w:numPr>
      </w:pPr>
      <w:r w:rsidRPr="00E77497">
        <w:t xml:space="preserve">Let </w:t>
      </w:r>
      <w:r w:rsidRPr="00E77497">
        <w:rPr>
          <w:i/>
        </w:rPr>
        <w:t>yString</w:t>
      </w:r>
      <w:r w:rsidRPr="00E77497">
        <w:t xml:space="preserve"> be ToString(</w:t>
      </w:r>
      <w:r w:rsidRPr="00E77497">
        <w:rPr>
          <w:i/>
        </w:rPr>
        <w:t>y</w:t>
      </w:r>
      <w:r w:rsidRPr="00E77497">
        <w:t>).</w:t>
      </w:r>
    </w:p>
    <w:p w14:paraId="0FC812A2" w14:textId="77777777" w:rsidR="006B4102" w:rsidRDefault="006B4102" w:rsidP="00834A33">
      <w:pPr>
        <w:pStyle w:val="Alg4"/>
        <w:numPr>
          <w:ilvl w:val="0"/>
          <w:numId w:val="210"/>
        </w:numPr>
        <w:rPr>
          <w:ins w:id="29591" w:author="Rev 7 Allen Wirfs-Brock" w:date="2012-04-09T18:05:00Z"/>
        </w:rPr>
      </w:pPr>
      <w:ins w:id="29592" w:author="Rev 7 Allen Wirfs-Brock" w:date="2012-04-09T18:05:00Z">
        <w:r>
          <w:t>ReturnIfAbrupt(</w:t>
        </w:r>
        <w:r>
          <w:rPr>
            <w:i/>
          </w:rPr>
          <w:t>yString</w:t>
        </w:r>
        <w:r>
          <w:t>).</w:t>
        </w:r>
      </w:ins>
    </w:p>
    <w:p w14:paraId="097F9112" w14:textId="77777777" w:rsidR="004C02EF" w:rsidRPr="003B4312" w:rsidRDefault="004C02EF" w:rsidP="00834A33">
      <w:pPr>
        <w:pStyle w:val="Alg4"/>
        <w:numPr>
          <w:ilvl w:val="0"/>
          <w:numId w:val="210"/>
        </w:numPr>
      </w:pPr>
      <w:r w:rsidRPr="00E77497">
        <w:t xml:space="preserve">If </w:t>
      </w:r>
      <w:r w:rsidRPr="00E77497">
        <w:rPr>
          <w:i/>
        </w:rPr>
        <w:t>xString</w:t>
      </w:r>
      <w:r w:rsidRPr="00E77497">
        <w:t xml:space="preserve"> &lt; </w:t>
      </w:r>
      <w:r w:rsidRPr="00E77497">
        <w:rPr>
          <w:i/>
        </w:rPr>
        <w:t>yString</w:t>
      </w:r>
      <w:r w:rsidRPr="00E77497">
        <w:t xml:space="preserve">, return </w:t>
      </w:r>
      <w:r w:rsidRPr="003B4312">
        <w:sym w:font="Symbol" w:char="F02D"/>
      </w:r>
      <w:r w:rsidRPr="003B4312">
        <w:t>1.</w:t>
      </w:r>
    </w:p>
    <w:p w14:paraId="7DED0633" w14:textId="77777777" w:rsidR="004C02EF" w:rsidRPr="00A67AF2" w:rsidRDefault="004C02EF" w:rsidP="00834A33">
      <w:pPr>
        <w:pStyle w:val="Alg4"/>
        <w:numPr>
          <w:ilvl w:val="0"/>
          <w:numId w:val="210"/>
        </w:numPr>
      </w:pPr>
      <w:r w:rsidRPr="006B6D0A">
        <w:t xml:space="preserve">If </w:t>
      </w:r>
      <w:r w:rsidRPr="006B6D0A">
        <w:rPr>
          <w:i/>
        </w:rPr>
        <w:t>xString</w:t>
      </w:r>
      <w:r w:rsidRPr="00E65A34">
        <w:t xml:space="preserve"> &gt; </w:t>
      </w:r>
      <w:r w:rsidRPr="00546435">
        <w:rPr>
          <w:i/>
        </w:rPr>
        <w:t>yStri</w:t>
      </w:r>
      <w:r w:rsidRPr="00A67AF2">
        <w:rPr>
          <w:i/>
        </w:rPr>
        <w:t>ng</w:t>
      </w:r>
      <w:r w:rsidRPr="00A67AF2">
        <w:t>, return 1.</w:t>
      </w:r>
    </w:p>
    <w:p w14:paraId="0913C83E" w14:textId="77777777" w:rsidR="004C02EF" w:rsidRPr="00675B74" w:rsidRDefault="004C02EF" w:rsidP="00834A33">
      <w:pPr>
        <w:pStyle w:val="Alg4"/>
        <w:numPr>
          <w:ilvl w:val="0"/>
          <w:numId w:val="210"/>
        </w:numPr>
        <w:spacing w:after="120"/>
      </w:pPr>
      <w:r w:rsidRPr="00A67AF2">
        <w:t xml:space="preserve">Return </w:t>
      </w:r>
      <w:r w:rsidRPr="00B820AB">
        <w:rPr>
          <w:b/>
        </w:rPr>
        <w:t>+0</w:t>
      </w:r>
      <w:r w:rsidRPr="00675B74">
        <w:t>.</w:t>
      </w:r>
    </w:p>
    <w:p w14:paraId="56F5B3C9" w14:textId="77777777" w:rsidR="004C02EF" w:rsidRPr="00E77497" w:rsidRDefault="004C02EF" w:rsidP="004C02EF">
      <w:pPr>
        <w:pStyle w:val="Note"/>
      </w:pPr>
      <w:r w:rsidRPr="00E77497">
        <w:t>NOTE 1</w:t>
      </w:r>
      <w:r w:rsidRPr="00E77497">
        <w:tab/>
        <w:t xml:space="preserve">Because non-existent property values always compare greater than </w:t>
      </w:r>
      <w:r w:rsidRPr="00E77497">
        <w:rPr>
          <w:b/>
        </w:rPr>
        <w:t>undefined</w:t>
      </w:r>
      <w:r w:rsidRPr="00E77497">
        <w:t xml:space="preserve"> property values, and </w:t>
      </w:r>
      <w:r w:rsidRPr="00E77497">
        <w:rPr>
          <w:b/>
        </w:rPr>
        <w:t>undefined</w:t>
      </w:r>
      <w:r w:rsidRPr="00E77497">
        <w:t xml:space="preserve"> always compares greater than any other value, undefined property values always sort to the end of the result, followed by non-existent property values.</w:t>
      </w:r>
    </w:p>
    <w:p w14:paraId="2AFF07E1" w14:textId="77777777" w:rsidR="004C02EF" w:rsidRPr="00E77497" w:rsidRDefault="004C02EF" w:rsidP="004C02EF">
      <w:pPr>
        <w:pStyle w:val="Note"/>
      </w:pPr>
      <w:r w:rsidRPr="00E77497">
        <w:t>NOTE 2</w:t>
      </w:r>
      <w:r w:rsidRPr="00E77497">
        <w:tab/>
        <w:t xml:space="preserve">The </w:t>
      </w:r>
      <w:r w:rsidRPr="00E77497">
        <w:rPr>
          <w:rFonts w:ascii="Courier New" w:hAnsi="Courier New"/>
          <w:b/>
        </w:rPr>
        <w:t>sort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sort</w:t>
      </w:r>
      <w:r w:rsidRPr="00E77497">
        <w:t xml:space="preserve"> function can be applied successfully to a</w:t>
      </w:r>
      <w:ins w:id="29593" w:author="Rev 9 Allen Wirfs-Brock" w:date="2012-07-07T17:57:00Z">
        <w:r w:rsidR="000625F1">
          <w:t>n</w:t>
        </w:r>
      </w:ins>
      <w:r w:rsidRPr="00E77497">
        <w:t xml:space="preserve"> </w:t>
      </w:r>
      <w:del w:id="29594" w:author="Rev 9 Allen Wirfs-Brock" w:date="2012-07-07T17:56:00Z">
        <w:r w:rsidRPr="00E77497" w:rsidDel="000625F1">
          <w:delText xml:space="preserve">host </w:delText>
        </w:r>
      </w:del>
      <w:ins w:id="29595" w:author="Rev 9 Allen Wirfs-Brock" w:date="2012-07-07T17:56:00Z">
        <w:r w:rsidR="000625F1">
          <w:t>exotic</w:t>
        </w:r>
        <w:r w:rsidR="000625F1" w:rsidRPr="00E77497">
          <w:t xml:space="preserve"> </w:t>
        </w:r>
      </w:ins>
      <w:r w:rsidRPr="00E77497">
        <w:t>object</w:t>
      </w:r>
      <w:ins w:id="29596" w:author="Rev 9 Allen Wirfs-Brock" w:date="2012-07-07T17:56:00Z">
        <w:r w:rsidR="000625F1" w:rsidRPr="000625F1">
          <w:t xml:space="preserve"> </w:t>
        </w:r>
        <w:r w:rsidR="000625F1" w:rsidRPr="00887FC2">
          <w:t>that is not an Array</w:t>
        </w:r>
      </w:ins>
      <w:r w:rsidRPr="00E77497">
        <w:t xml:space="preserve"> is implementation-dependent.</w:t>
      </w:r>
      <w:bookmarkStart w:id="29597" w:name="_Ref457709104"/>
      <w:bookmarkStart w:id="29598" w:name="_Toc385672299"/>
      <w:bookmarkStart w:id="29599" w:name="_Toc393690415"/>
    </w:p>
    <w:p w14:paraId="14DDFEC2" w14:textId="77777777" w:rsidR="004C02EF" w:rsidRPr="00E77497" w:rsidRDefault="004C02EF" w:rsidP="004C02EF">
      <w:pPr>
        <w:pStyle w:val="40"/>
        <w:numPr>
          <w:ilvl w:val="0"/>
          <w:numId w:val="0"/>
        </w:numPr>
      </w:pPr>
      <w:r w:rsidRPr="00E77497">
        <w:t>15.4.4.12</w:t>
      </w:r>
      <w:r w:rsidRPr="00E77497">
        <w:tab/>
        <w:t>Array.prototype.splice (start, deleteCount [ , item1 [ , item2 [ , … ] ] ] )</w:t>
      </w:r>
      <w:bookmarkEnd w:id="29597"/>
    </w:p>
    <w:p w14:paraId="23831EE9" w14:textId="77777777" w:rsidR="004C02EF" w:rsidRPr="00E77497" w:rsidRDefault="004C02EF" w:rsidP="004C02EF">
      <w:r w:rsidRPr="00E77497">
        <w:t xml:space="preserve">When the </w:t>
      </w:r>
      <w:r w:rsidRPr="00E77497">
        <w:rPr>
          <w:rFonts w:ascii="Courier New" w:hAnsi="Courier New"/>
          <w:b/>
        </w:rPr>
        <w:t>splice</w:t>
      </w:r>
      <w:r w:rsidRPr="00E77497">
        <w:t xml:space="preserve"> method is called with two or more arguments </w:t>
      </w:r>
      <w:r w:rsidRPr="00E77497">
        <w:rPr>
          <w:rFonts w:ascii="Times New Roman" w:hAnsi="Times New Roman"/>
          <w:i/>
        </w:rPr>
        <w:t>start</w:t>
      </w:r>
      <w:r w:rsidRPr="00E77497">
        <w:t xml:space="preserve">, </w:t>
      </w:r>
      <w:r w:rsidRPr="00E77497">
        <w:rPr>
          <w:rFonts w:ascii="Times New Roman" w:hAnsi="Times New Roman"/>
          <w:i/>
        </w:rPr>
        <w:t>deleteCount</w:t>
      </w:r>
      <w:r w:rsidRPr="00E77497">
        <w:t xml:space="preserve"> and (optionally) </w:t>
      </w:r>
      <w:r w:rsidRPr="00E77497">
        <w:rPr>
          <w:rFonts w:ascii="Times New Roman" w:hAnsi="Times New Roman"/>
          <w:i/>
        </w:rPr>
        <w:t>item1</w:t>
      </w:r>
      <w:r w:rsidRPr="00E77497">
        <w:t xml:space="preserve">, </w:t>
      </w:r>
      <w:r w:rsidRPr="00E77497">
        <w:rPr>
          <w:rFonts w:ascii="Times New Roman" w:hAnsi="Times New Roman"/>
          <w:i/>
        </w:rPr>
        <w:t>item2</w:t>
      </w:r>
      <w:r w:rsidRPr="00E77497">
        <w:t xml:space="preserve">, etc., the </w:t>
      </w:r>
      <w:r w:rsidRPr="00E77497">
        <w:rPr>
          <w:rFonts w:ascii="Times New Roman" w:hAnsi="Times New Roman"/>
          <w:i/>
        </w:rPr>
        <w:t>deleteCount</w:t>
      </w:r>
      <w:r w:rsidRPr="00E77497">
        <w:t xml:space="preserve"> elements of the array starting at array index </w:t>
      </w:r>
      <w:r w:rsidRPr="00E77497">
        <w:rPr>
          <w:rFonts w:ascii="Times New Roman" w:hAnsi="Times New Roman"/>
          <w:i/>
        </w:rPr>
        <w:t>start</w:t>
      </w:r>
      <w:r w:rsidRPr="00E77497">
        <w:t xml:space="preserve"> are replaced by the arguments </w:t>
      </w:r>
      <w:r w:rsidRPr="00E77497">
        <w:rPr>
          <w:rFonts w:ascii="Times New Roman" w:hAnsi="Times New Roman"/>
          <w:i/>
        </w:rPr>
        <w:t>item1</w:t>
      </w:r>
      <w:r w:rsidRPr="00E77497">
        <w:t xml:space="preserve">, </w:t>
      </w:r>
      <w:r w:rsidRPr="00E77497">
        <w:rPr>
          <w:rFonts w:ascii="Times New Roman" w:hAnsi="Times New Roman"/>
          <w:i/>
        </w:rPr>
        <w:t>item2</w:t>
      </w:r>
      <w:r w:rsidRPr="00E77497">
        <w:t>, etc. An Array object containing the deleted elements (if any) is returned. The following steps are taken:</w:t>
      </w:r>
    </w:p>
    <w:p w14:paraId="7845A097" w14:textId="77777777" w:rsidR="004C02EF" w:rsidRPr="00E77497" w:rsidRDefault="004C02EF" w:rsidP="00834A33">
      <w:pPr>
        <w:pStyle w:val="Alg4"/>
        <w:numPr>
          <w:ilvl w:val="0"/>
          <w:numId w:val="21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222EB9CB" w14:textId="77777777" w:rsidR="00134DAD" w:rsidRDefault="00134DAD" w:rsidP="00134DAD">
      <w:pPr>
        <w:pStyle w:val="Alg4"/>
        <w:numPr>
          <w:ilvl w:val="0"/>
          <w:numId w:val="211"/>
        </w:numPr>
        <w:rPr>
          <w:ins w:id="29600" w:author="Rev 7 Allen Wirfs-Brock" w:date="2012-04-10T12:05:00Z"/>
        </w:rPr>
      </w:pPr>
      <w:ins w:id="29601" w:author="Rev 7 Allen Wirfs-Brock" w:date="2012-04-10T12:05:00Z">
        <w:r>
          <w:t>ReturnIfAbrupt(</w:t>
        </w:r>
        <w:r>
          <w:rPr>
            <w:i/>
          </w:rPr>
          <w:t>O</w:t>
        </w:r>
        <w:r>
          <w:t>).</w:t>
        </w:r>
      </w:ins>
    </w:p>
    <w:p w14:paraId="759A5AD0" w14:textId="77777777" w:rsidR="004C02EF" w:rsidRPr="00E77497" w:rsidRDefault="004C02EF" w:rsidP="00834A33">
      <w:pPr>
        <w:pStyle w:val="Alg4"/>
        <w:numPr>
          <w:ilvl w:val="0"/>
          <w:numId w:val="211"/>
        </w:numPr>
      </w:pPr>
      <w:r w:rsidRPr="00E77497">
        <w:t xml:space="preserve">Let </w:t>
      </w:r>
      <w:r w:rsidRPr="00E77497">
        <w:rPr>
          <w:i/>
        </w:rPr>
        <w:t>A</w:t>
      </w:r>
      <w:r w:rsidRPr="00E77497">
        <w:t xml:space="preserve"> be </w:t>
      </w:r>
      <w:ins w:id="29602" w:author="Rev 7 Allen Wirfs-Brock" w:date="2012-04-11T16:19:00Z">
        <w:r w:rsidR="00F44A1F">
          <w:t xml:space="preserve">the result of the </w:t>
        </w:r>
        <w:del w:id="29603" w:author="Rev 8 Allen Wirfs-Brock" w:date="2012-06-14T14:41:00Z">
          <w:r w:rsidR="00F44A1F" w:rsidDel="00D4543D">
            <w:delText>abstraction operation</w:delText>
          </w:r>
        </w:del>
      </w:ins>
      <w:ins w:id="29604" w:author="Rev 8 Allen Wirfs-Brock" w:date="2012-06-14T14:41:00Z">
        <w:r w:rsidR="00D4543D">
          <w:t>abstract operation</w:t>
        </w:r>
      </w:ins>
      <w:ins w:id="29605" w:author="Rev 7 Allen Wirfs-Brock" w:date="2012-04-11T16:19:00Z">
        <w:r w:rsidR="00F44A1F">
          <w:t xml:space="preserve"> ArrayCreate (15.4) with argument 0</w:t>
        </w:r>
      </w:ins>
      <w:del w:id="29606" w:author="Rev 7 Allen Wirfs-Brock" w:date="2012-04-11T16:19:00Z">
        <w:r w:rsidRPr="00E77497" w:rsidDel="00F44A1F">
          <w:delText xml:space="preserve">a new array created as if by the expression </w:delText>
        </w:r>
        <w:r w:rsidRPr="00E77497" w:rsidDel="00F44A1F">
          <w:rPr>
            <w:rFonts w:ascii="Courier New" w:hAnsi="Courier New"/>
            <w:b/>
          </w:rPr>
          <w:delText>new Array()</w:delText>
        </w:r>
        <w:r w:rsidRPr="00E77497" w:rsidDel="00F44A1F">
          <w:delText xml:space="preserve">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p>
    <w:p w14:paraId="3D9AD500" w14:textId="77777777" w:rsidR="004C02EF" w:rsidRPr="00E77497" w:rsidRDefault="004C02EF" w:rsidP="00834A33">
      <w:pPr>
        <w:pStyle w:val="Alg4"/>
        <w:numPr>
          <w:ilvl w:val="0"/>
          <w:numId w:val="211"/>
        </w:numPr>
      </w:pPr>
      <w:r w:rsidRPr="00E77497">
        <w:t xml:space="preserve">Let </w:t>
      </w:r>
      <w:r w:rsidRPr="00E77497">
        <w:rPr>
          <w:i/>
        </w:rPr>
        <w:t>lenVal</w:t>
      </w:r>
      <w:r w:rsidRPr="00E77497">
        <w:t xml:space="preserve"> be the result of calling 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77EA2927" w14:textId="77777777" w:rsidR="004C02EF" w:rsidRPr="00E77497" w:rsidRDefault="004C02EF" w:rsidP="00834A33">
      <w:pPr>
        <w:pStyle w:val="Alg4"/>
        <w:numPr>
          <w:ilvl w:val="0"/>
          <w:numId w:val="211"/>
        </w:numPr>
      </w:pPr>
      <w:r w:rsidRPr="00E77497">
        <w:t xml:space="preserve">Let </w:t>
      </w:r>
      <w:r w:rsidRPr="00E77497">
        <w:rPr>
          <w:i/>
        </w:rPr>
        <w:t>len</w:t>
      </w:r>
      <w:r w:rsidRPr="00E77497">
        <w:t xml:space="preserve"> be ToUint32(</w:t>
      </w:r>
      <w:r w:rsidRPr="00E77497">
        <w:rPr>
          <w:i/>
        </w:rPr>
        <w:t>lenVal</w:t>
      </w:r>
      <w:r w:rsidRPr="00E77497">
        <w:t>).</w:t>
      </w:r>
    </w:p>
    <w:p w14:paraId="6D39BA4C" w14:textId="77777777" w:rsidR="00CA3654" w:rsidRPr="00E77497" w:rsidRDefault="00C82981" w:rsidP="00CA3654">
      <w:pPr>
        <w:pStyle w:val="Alg4"/>
        <w:numPr>
          <w:ilvl w:val="0"/>
          <w:numId w:val="211"/>
        </w:numPr>
        <w:contextualSpacing/>
        <w:rPr>
          <w:ins w:id="29607" w:author="Rev 6 Allen Wirfs-Brock" w:date="2012-02-22T17:32:00Z"/>
        </w:rPr>
      </w:pPr>
      <w:ins w:id="29608" w:author="Rev 6 Allen Wirfs-Brock" w:date="2012-02-26T09:04:00Z">
        <w:r>
          <w:t>ReturnIfAbrupt(</w:t>
        </w:r>
        <w:r w:rsidRPr="00E77497">
          <w:rPr>
            <w:i/>
          </w:rPr>
          <w:t>len</w:t>
        </w:r>
        <w:r>
          <w:t>).</w:t>
        </w:r>
      </w:ins>
    </w:p>
    <w:p w14:paraId="5AACDCA2" w14:textId="77777777" w:rsidR="004C02EF" w:rsidRPr="00E77497" w:rsidRDefault="004C02EF" w:rsidP="00834A33">
      <w:pPr>
        <w:pStyle w:val="Alg4"/>
        <w:numPr>
          <w:ilvl w:val="0"/>
          <w:numId w:val="211"/>
        </w:numPr>
      </w:pPr>
      <w:r w:rsidRPr="00E77497">
        <w:t xml:space="preserve">Let </w:t>
      </w:r>
      <w:r w:rsidRPr="00E77497">
        <w:rPr>
          <w:i/>
        </w:rPr>
        <w:t>relativeStart</w:t>
      </w:r>
      <w:r w:rsidRPr="00E77497">
        <w:t xml:space="preserve"> be ToInteger(</w:t>
      </w:r>
      <w:r w:rsidRPr="00E77497">
        <w:rPr>
          <w:i/>
        </w:rPr>
        <w:t>start</w:t>
      </w:r>
      <w:r w:rsidRPr="00E77497">
        <w:t>).</w:t>
      </w:r>
    </w:p>
    <w:p w14:paraId="349929C4" w14:textId="77777777" w:rsidR="000A12EF" w:rsidRDefault="000A12EF" w:rsidP="00834A33">
      <w:pPr>
        <w:pStyle w:val="Alg4"/>
        <w:numPr>
          <w:ilvl w:val="0"/>
          <w:numId w:val="211"/>
        </w:numPr>
        <w:rPr>
          <w:ins w:id="29609" w:author="Rev 7 Allen Wirfs-Brock" w:date="2012-04-09T18:07:00Z"/>
        </w:rPr>
      </w:pPr>
      <w:ins w:id="29610" w:author="Rev 7 Allen Wirfs-Brock" w:date="2012-04-09T18:07:00Z">
        <w:r>
          <w:t>ReturnIfAbrupt(</w:t>
        </w:r>
        <w:r>
          <w:rPr>
            <w:i/>
          </w:rPr>
          <w:t>relativeStart</w:t>
        </w:r>
        <w:r>
          <w:t>).</w:t>
        </w:r>
      </w:ins>
    </w:p>
    <w:p w14:paraId="72E401CB" w14:textId="77777777" w:rsidR="004C02EF" w:rsidRPr="00E77497" w:rsidRDefault="004C02EF" w:rsidP="00834A33">
      <w:pPr>
        <w:pStyle w:val="Alg4"/>
        <w:numPr>
          <w:ilvl w:val="0"/>
          <w:numId w:val="211"/>
        </w:numPr>
      </w:pPr>
      <w:r w:rsidRPr="00E77497">
        <w:t xml:space="preserve">If </w:t>
      </w:r>
      <w:r w:rsidRPr="00E77497">
        <w:rPr>
          <w:i/>
        </w:rPr>
        <w:t>relativeStart</w:t>
      </w:r>
      <w:r w:rsidRPr="00E77497">
        <w:t xml:space="preserve"> is negative, let </w:t>
      </w:r>
      <w:r w:rsidRPr="00E77497">
        <w:rPr>
          <w:i/>
        </w:rPr>
        <w:t>actualStart</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actualStart</w:t>
      </w:r>
      <w:r w:rsidRPr="00E77497">
        <w:t xml:space="preserve"> be min(</w:t>
      </w:r>
      <w:r w:rsidRPr="00E77497">
        <w:rPr>
          <w:i/>
        </w:rPr>
        <w:t>relativeStart</w:t>
      </w:r>
      <w:r w:rsidRPr="00E77497">
        <w:t>,</w:t>
      </w:r>
      <w:r w:rsidRPr="00E77497">
        <w:rPr>
          <w:i/>
        </w:rPr>
        <w:t xml:space="preserve"> len</w:t>
      </w:r>
      <w:r w:rsidRPr="00E77497">
        <w:t>).</w:t>
      </w:r>
    </w:p>
    <w:p w14:paraId="3025AE6D" w14:textId="77777777" w:rsidR="004C02EF" w:rsidRPr="00E77497" w:rsidRDefault="004C02EF" w:rsidP="00834A33">
      <w:pPr>
        <w:pStyle w:val="Alg4"/>
        <w:numPr>
          <w:ilvl w:val="0"/>
          <w:numId w:val="211"/>
        </w:numPr>
      </w:pPr>
      <w:r w:rsidRPr="00E77497">
        <w:t xml:space="preserve">Let </w:t>
      </w:r>
      <w:r w:rsidRPr="00E77497">
        <w:rPr>
          <w:i/>
        </w:rPr>
        <w:t>actualDeleteCount</w:t>
      </w:r>
      <w:r w:rsidRPr="00E77497">
        <w:t xml:space="preserve"> be min(max(ToInteger(</w:t>
      </w:r>
      <w:r w:rsidRPr="00E77497">
        <w:rPr>
          <w:i/>
        </w:rPr>
        <w:t>deleteCount</w:t>
      </w:r>
      <w:r w:rsidRPr="00E77497">
        <w:t>),0),</w:t>
      </w:r>
      <w:r w:rsidRPr="00E77497">
        <w:rPr>
          <w:i/>
        </w:rPr>
        <w:t xml:space="preserve"> len</w:t>
      </w:r>
      <w:r w:rsidRPr="00E77497">
        <w:t xml:space="preserve"> –</w:t>
      </w:r>
      <w:r w:rsidRPr="00E77497">
        <w:rPr>
          <w:i/>
        </w:rPr>
        <w:t xml:space="preserve"> actualStart</w:t>
      </w:r>
      <w:r w:rsidRPr="00E77497">
        <w:t>).</w:t>
      </w:r>
    </w:p>
    <w:p w14:paraId="30A151CF" w14:textId="77777777" w:rsidR="004C02EF" w:rsidRPr="00E77497" w:rsidRDefault="004C02EF" w:rsidP="00834A33">
      <w:pPr>
        <w:pStyle w:val="Alg4"/>
        <w:numPr>
          <w:ilvl w:val="0"/>
          <w:numId w:val="211"/>
        </w:numPr>
      </w:pPr>
      <w:r w:rsidRPr="00E77497">
        <w:t xml:space="preserve">Let </w:t>
      </w:r>
      <w:r w:rsidRPr="00E77497">
        <w:rPr>
          <w:i/>
        </w:rPr>
        <w:t>k</w:t>
      </w:r>
      <w:r w:rsidRPr="00E77497">
        <w:t xml:space="preserve"> be 0.</w:t>
      </w:r>
    </w:p>
    <w:p w14:paraId="37CC2D3E" w14:textId="77777777" w:rsidR="004C02EF" w:rsidRPr="00E77497" w:rsidRDefault="004C02EF" w:rsidP="00834A33">
      <w:pPr>
        <w:pStyle w:val="Alg4"/>
        <w:numPr>
          <w:ilvl w:val="0"/>
          <w:numId w:val="211"/>
        </w:numPr>
      </w:pPr>
      <w:r w:rsidRPr="00E77497">
        <w:t xml:space="preserve">Repeat, while </w:t>
      </w:r>
      <w:r w:rsidRPr="00E77497">
        <w:rPr>
          <w:i/>
        </w:rPr>
        <w:t>k</w:t>
      </w:r>
      <w:r w:rsidRPr="00E77497">
        <w:t xml:space="preserve"> &lt; </w:t>
      </w:r>
      <w:r w:rsidRPr="00E77497">
        <w:rPr>
          <w:i/>
        </w:rPr>
        <w:t>actualDeleteCount</w:t>
      </w:r>
    </w:p>
    <w:p w14:paraId="2EF08275" w14:textId="77777777" w:rsidR="004C02EF" w:rsidRPr="00E77497" w:rsidRDefault="004C02EF" w:rsidP="00834A33">
      <w:pPr>
        <w:pStyle w:val="Alg4"/>
        <w:numPr>
          <w:ilvl w:val="1"/>
          <w:numId w:val="211"/>
        </w:numPr>
      </w:pPr>
      <w:r w:rsidRPr="00E77497">
        <w:t xml:space="preserve">Let </w:t>
      </w:r>
      <w:r w:rsidRPr="00E77497">
        <w:rPr>
          <w:i/>
        </w:rPr>
        <w:t>from</w:t>
      </w:r>
      <w:r w:rsidRPr="00E77497">
        <w:t xml:space="preserve"> be ToString(</w:t>
      </w:r>
      <w:r w:rsidRPr="00E77497">
        <w:rPr>
          <w:i/>
        </w:rPr>
        <w:t>actualStart</w:t>
      </w:r>
      <w:r w:rsidRPr="00E77497">
        <w:t>+</w:t>
      </w:r>
      <w:r w:rsidRPr="00E77497">
        <w:rPr>
          <w:i/>
        </w:rPr>
        <w:t>k</w:t>
      </w:r>
      <w:r w:rsidRPr="00E77497">
        <w:t>).</w:t>
      </w:r>
    </w:p>
    <w:p w14:paraId="5BC9A1A9" w14:textId="77777777" w:rsidR="004C02EF" w:rsidRPr="00E77497" w:rsidRDefault="004C02EF" w:rsidP="00834A33">
      <w:pPr>
        <w:pStyle w:val="Alg4"/>
        <w:numPr>
          <w:ilvl w:val="1"/>
          <w:numId w:val="211"/>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614BC475" w14:textId="77777777" w:rsidR="004C02EF" w:rsidRPr="00E77497" w:rsidRDefault="004C02EF" w:rsidP="00834A33">
      <w:pPr>
        <w:pStyle w:val="Alg4"/>
        <w:numPr>
          <w:ilvl w:val="1"/>
          <w:numId w:val="211"/>
        </w:numPr>
      </w:pPr>
      <w:r w:rsidRPr="00E77497">
        <w:t xml:space="preserve">If </w:t>
      </w:r>
      <w:r w:rsidRPr="00E77497">
        <w:rPr>
          <w:i/>
        </w:rPr>
        <w:t>fromPresent</w:t>
      </w:r>
      <w:r w:rsidRPr="00E77497">
        <w:t xml:space="preserve"> is </w:t>
      </w:r>
      <w:r w:rsidRPr="00E77497">
        <w:rPr>
          <w:b/>
        </w:rPr>
        <w:t>true</w:t>
      </w:r>
      <w:r w:rsidRPr="00E77497">
        <w:t>, then</w:t>
      </w:r>
    </w:p>
    <w:p w14:paraId="32BCA435" w14:textId="77777777" w:rsidR="004C02EF" w:rsidRPr="00E77497" w:rsidRDefault="004C02EF" w:rsidP="00834A33">
      <w:pPr>
        <w:pStyle w:val="Alg4"/>
        <w:numPr>
          <w:ilvl w:val="2"/>
          <w:numId w:val="211"/>
        </w:numPr>
      </w:pPr>
      <w:r w:rsidRPr="00E77497">
        <w:t xml:space="preserve">Let </w:t>
      </w:r>
      <w:r w:rsidRPr="00E77497">
        <w:rPr>
          <w:i/>
        </w:rPr>
        <w:t>fromValue</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09F447B8" w14:textId="77777777" w:rsidR="000A12EF" w:rsidRDefault="000A12EF" w:rsidP="00834A33">
      <w:pPr>
        <w:pStyle w:val="Alg4"/>
        <w:numPr>
          <w:ilvl w:val="2"/>
          <w:numId w:val="211"/>
        </w:numPr>
        <w:rPr>
          <w:ins w:id="29611" w:author="Rev 7 Allen Wirfs-Brock" w:date="2012-04-09T18:09:00Z"/>
        </w:rPr>
      </w:pPr>
      <w:ins w:id="29612" w:author="Rev 7 Allen Wirfs-Brock" w:date="2012-04-09T18:09:00Z">
        <w:r>
          <w:t>ReturnIfAbrupt(</w:t>
        </w:r>
        <w:r>
          <w:rPr>
            <w:i/>
          </w:rPr>
          <w:t>fromValue</w:t>
        </w:r>
        <w:r>
          <w:t>).</w:t>
        </w:r>
      </w:ins>
    </w:p>
    <w:p w14:paraId="7B7015BD" w14:textId="77777777" w:rsidR="004C02EF" w:rsidRPr="00E77497" w:rsidRDefault="004C02EF" w:rsidP="00834A33">
      <w:pPr>
        <w:pStyle w:val="Alg4"/>
        <w:numPr>
          <w:ilvl w:val="2"/>
          <w:numId w:val="211"/>
        </w:numPr>
      </w:pPr>
      <w:r w:rsidRPr="00E77497">
        <w:t xml:space="preserve">Call the [[DefineOwnProperty]] internal method of </w:t>
      </w:r>
      <w:r w:rsidRPr="00E77497">
        <w:rPr>
          <w:i/>
        </w:rPr>
        <w:t>A</w:t>
      </w:r>
      <w:r w:rsidRPr="00E77497">
        <w:t xml:space="preserve"> with arguments ToString(</w:t>
      </w:r>
      <w:r w:rsidRPr="00E77497">
        <w:rPr>
          <w:i/>
        </w:rPr>
        <w:t>k</w:t>
      </w:r>
      <w:r w:rsidRPr="00E77497">
        <w:t xml:space="preserve">), Property Descriptor {[[Value]]: </w:t>
      </w:r>
      <w:r w:rsidRPr="00E77497">
        <w:rPr>
          <w:i/>
        </w:rPr>
        <w:t>fromValue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15FEE0D5" w14:textId="77777777" w:rsidR="004C02EF" w:rsidRPr="00E77497" w:rsidRDefault="004C02EF" w:rsidP="00834A33">
      <w:pPr>
        <w:pStyle w:val="Alg4"/>
        <w:numPr>
          <w:ilvl w:val="1"/>
          <w:numId w:val="211"/>
        </w:numPr>
        <w:tabs>
          <w:tab w:val="num" w:pos="2700"/>
        </w:tabs>
      </w:pPr>
      <w:r w:rsidRPr="00E77497">
        <w:t xml:space="preserve">Increment </w:t>
      </w:r>
      <w:r w:rsidRPr="00E77497">
        <w:rPr>
          <w:i/>
        </w:rPr>
        <w:t>k</w:t>
      </w:r>
      <w:r w:rsidRPr="00E77497">
        <w:t xml:space="preserve"> by 1.</w:t>
      </w:r>
    </w:p>
    <w:p w14:paraId="6E0417E1" w14:textId="77777777" w:rsidR="000A12EF" w:rsidRDefault="000A12EF" w:rsidP="00834A33">
      <w:pPr>
        <w:pStyle w:val="Alg4"/>
        <w:numPr>
          <w:ilvl w:val="0"/>
          <w:numId w:val="211"/>
        </w:numPr>
        <w:rPr>
          <w:ins w:id="29613" w:author="Rev 7 Allen Wirfs-Brock" w:date="2012-04-09T18:10:00Z"/>
        </w:rPr>
      </w:pPr>
      <w:ins w:id="29614" w:author="Rev 7 Allen Wirfs-Brock" w:date="2012-04-09T18:10:00Z">
        <w:r>
          <w:t xml:space="preserve">Let </w:t>
        </w:r>
        <w:r w:rsidRPr="000A12EF">
          <w:rPr>
            <w:i/>
          </w:rPr>
          <w:t>putStatus</w:t>
        </w:r>
        <w:r>
          <w:t xml:space="preserve"> be the result of calling the [[Put]] internal</w:t>
        </w:r>
      </w:ins>
      <w:ins w:id="29615" w:author="Rev 7 Allen Wirfs-Brock" w:date="2012-04-09T18:13:00Z">
        <w:r>
          <w:t xml:space="preserve"> m</w:t>
        </w:r>
      </w:ins>
      <w:ins w:id="29616" w:author="Rev 7 Allen Wirfs-Brock" w:date="2012-04-09T18:10:00Z">
        <w:r>
          <w:t xml:space="preserve">ethod of </w:t>
        </w:r>
        <w:r w:rsidRPr="000A12EF">
          <w:rPr>
            <w:i/>
          </w:rPr>
          <w:t>A</w:t>
        </w:r>
        <w:r>
          <w:t xml:space="preserve"> with arguments </w:t>
        </w:r>
      </w:ins>
      <w:ins w:id="29617" w:author="Rev 7 Allen Wirfs-Brock" w:date="2012-04-09T18:12:00Z">
        <w:r w:rsidRPr="00E77497">
          <w:rPr>
            <w:rFonts w:ascii="Courier New" w:hAnsi="Courier New"/>
            <w:sz w:val="18"/>
          </w:rPr>
          <w:t>"</w:t>
        </w:r>
        <w:r w:rsidRPr="00E77497">
          <w:rPr>
            <w:rFonts w:ascii="Courier New" w:hAnsi="Courier New"/>
            <w:b/>
          </w:rPr>
          <w:t>length</w:t>
        </w:r>
        <w:r w:rsidRPr="00E77497">
          <w:rPr>
            <w:rFonts w:ascii="Courier New" w:hAnsi="Courier New"/>
            <w:sz w:val="18"/>
          </w:rPr>
          <w:t>"</w:t>
        </w:r>
      </w:ins>
      <w:ins w:id="29618" w:author="Rev 7 Allen Wirfs-Brock" w:date="2012-04-09T18:10:00Z">
        <w:r>
          <w:t>,</w:t>
        </w:r>
      </w:ins>
      <w:ins w:id="29619" w:author="Rev 7 Allen Wirfs-Brock" w:date="2012-04-09T18:12:00Z">
        <w:r>
          <w:t xml:space="preserve"> </w:t>
        </w:r>
        <w:r w:rsidRPr="000A12EF">
          <w:rPr>
            <w:i/>
          </w:rPr>
          <w:t>actualDeleteCount</w:t>
        </w:r>
        <w:r>
          <w:t xml:space="preserve">, and </w:t>
        </w:r>
        <w:r w:rsidRPr="000A12EF">
          <w:rPr>
            <w:b/>
          </w:rPr>
          <w:t>true</w:t>
        </w:r>
        <w:r>
          <w:t>.</w:t>
        </w:r>
      </w:ins>
    </w:p>
    <w:p w14:paraId="2E14FE09" w14:textId="77777777" w:rsidR="000A12EF" w:rsidRDefault="000A12EF" w:rsidP="00834A33">
      <w:pPr>
        <w:pStyle w:val="Alg4"/>
        <w:numPr>
          <w:ilvl w:val="0"/>
          <w:numId w:val="211"/>
        </w:numPr>
        <w:rPr>
          <w:ins w:id="29620" w:author="Rev 7 Allen Wirfs-Brock" w:date="2012-04-09T18:13:00Z"/>
        </w:rPr>
      </w:pPr>
      <w:ins w:id="29621" w:author="Rev 7 Allen Wirfs-Brock" w:date="2012-04-09T18:13:00Z">
        <w:r>
          <w:t>ReturnIfAbrupt(</w:t>
        </w:r>
        <w:r>
          <w:rPr>
            <w:i/>
          </w:rPr>
          <w:t>putStatus</w:t>
        </w:r>
        <w:r>
          <w:t>).</w:t>
        </w:r>
      </w:ins>
    </w:p>
    <w:p w14:paraId="76627D4D" w14:textId="77777777" w:rsidR="004C02EF" w:rsidRPr="00E77497" w:rsidRDefault="004C02EF" w:rsidP="00834A33">
      <w:pPr>
        <w:pStyle w:val="Alg4"/>
        <w:numPr>
          <w:ilvl w:val="0"/>
          <w:numId w:val="211"/>
        </w:numPr>
      </w:pPr>
      <w:r w:rsidRPr="00E77497">
        <w:t xml:space="preserve">Let </w:t>
      </w:r>
      <w:r w:rsidRPr="00E77497">
        <w:rPr>
          <w:i/>
        </w:rPr>
        <w:t>items</w:t>
      </w:r>
      <w:r w:rsidRPr="00E77497">
        <w:t xml:space="preserve"> be an internal List whose elements are, in left to right order, the portion of the actual argument list starting with </w:t>
      </w:r>
      <w:r w:rsidRPr="00E77497">
        <w:rPr>
          <w:i/>
        </w:rPr>
        <w:t>item1</w:t>
      </w:r>
      <w:r w:rsidRPr="00E77497">
        <w:t>. The list will be empty if no such items are present.</w:t>
      </w:r>
    </w:p>
    <w:p w14:paraId="3B6DF19A" w14:textId="77777777" w:rsidR="004C02EF" w:rsidRPr="00E77497" w:rsidRDefault="004C02EF" w:rsidP="00834A33">
      <w:pPr>
        <w:pStyle w:val="Alg4"/>
        <w:numPr>
          <w:ilvl w:val="0"/>
          <w:numId w:val="211"/>
        </w:numPr>
      </w:pPr>
      <w:r w:rsidRPr="00E77497">
        <w:t xml:space="preserve">Let </w:t>
      </w:r>
      <w:r w:rsidRPr="00E77497">
        <w:rPr>
          <w:i/>
        </w:rPr>
        <w:t>itemCount</w:t>
      </w:r>
      <w:r w:rsidRPr="00E77497">
        <w:t xml:space="preserve"> be the number of elements in </w:t>
      </w:r>
      <w:r w:rsidRPr="00E77497">
        <w:rPr>
          <w:i/>
        </w:rPr>
        <w:t>items</w:t>
      </w:r>
      <w:r w:rsidRPr="00E77497">
        <w:t>.</w:t>
      </w:r>
    </w:p>
    <w:p w14:paraId="03DA79E4" w14:textId="77777777" w:rsidR="004C02EF" w:rsidRPr="00E77497" w:rsidRDefault="004C02EF" w:rsidP="00834A33">
      <w:pPr>
        <w:pStyle w:val="Alg4"/>
        <w:numPr>
          <w:ilvl w:val="0"/>
          <w:numId w:val="211"/>
        </w:numPr>
      </w:pPr>
      <w:r w:rsidRPr="00E77497">
        <w:t xml:space="preserve">If </w:t>
      </w:r>
      <w:r w:rsidRPr="00E77497">
        <w:rPr>
          <w:i/>
        </w:rPr>
        <w:t>itemCount</w:t>
      </w:r>
      <w:r w:rsidRPr="00E77497">
        <w:t xml:space="preserve"> &lt; </w:t>
      </w:r>
      <w:r w:rsidRPr="00E77497">
        <w:rPr>
          <w:i/>
        </w:rPr>
        <w:t>actualDeleteCount</w:t>
      </w:r>
      <w:r w:rsidRPr="00E77497">
        <w:t>, then</w:t>
      </w:r>
    </w:p>
    <w:p w14:paraId="6F82C43E" w14:textId="77777777"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actualStart</w:t>
      </w:r>
      <w:r w:rsidRPr="00E77497">
        <w:t>.</w:t>
      </w:r>
    </w:p>
    <w:p w14:paraId="06AF6302" w14:textId="77777777" w:rsidR="004C02EF" w:rsidRPr="00E77497" w:rsidRDefault="004C02EF" w:rsidP="00834A33">
      <w:pPr>
        <w:pStyle w:val="Alg4"/>
        <w:numPr>
          <w:ilvl w:val="1"/>
          <w:numId w:val="211"/>
        </w:numPr>
      </w:pPr>
      <w:r w:rsidRPr="00E77497">
        <w:t xml:space="preserve">Repeat, while </w:t>
      </w:r>
      <w:r w:rsidRPr="00E77497">
        <w:rPr>
          <w:i/>
        </w:rPr>
        <w:t>k</w:t>
      </w:r>
      <w:r w:rsidRPr="00E77497">
        <w:t xml:space="preserve"> &lt; (</w:t>
      </w:r>
      <w:r w:rsidRPr="00E77497">
        <w:rPr>
          <w:i/>
        </w:rPr>
        <w:t>len</w:t>
      </w:r>
      <w:r w:rsidRPr="00E77497">
        <w:t xml:space="preserve"> – </w:t>
      </w:r>
      <w:r w:rsidRPr="00E77497">
        <w:rPr>
          <w:i/>
        </w:rPr>
        <w:t>actualDeleteCount</w:t>
      </w:r>
      <w:r w:rsidRPr="00E77497">
        <w:t>)</w:t>
      </w:r>
    </w:p>
    <w:p w14:paraId="1175E72C" w14:textId="77777777" w:rsidR="004C02EF" w:rsidRPr="00E77497" w:rsidRDefault="004C02EF" w:rsidP="00834A33">
      <w:pPr>
        <w:pStyle w:val="Alg4"/>
        <w:numPr>
          <w:ilvl w:val="2"/>
          <w:numId w:val="211"/>
        </w:numPr>
      </w:pPr>
      <w:r w:rsidRPr="00E77497">
        <w:t xml:space="preserve">Let </w:t>
      </w:r>
      <w:r w:rsidRPr="00E77497">
        <w:rPr>
          <w:i/>
        </w:rPr>
        <w:t>from</w:t>
      </w:r>
      <w:r w:rsidRPr="00E77497">
        <w:t xml:space="preserve"> be ToString(</w:t>
      </w:r>
      <w:r w:rsidRPr="00E77497">
        <w:rPr>
          <w:i/>
        </w:rPr>
        <w:t>k</w:t>
      </w:r>
      <w:r w:rsidRPr="00E77497">
        <w:t>+</w:t>
      </w:r>
      <w:r w:rsidRPr="00E77497">
        <w:rPr>
          <w:i/>
        </w:rPr>
        <w:t>actualDeleteCount</w:t>
      </w:r>
      <w:r w:rsidRPr="00E77497">
        <w:t>).</w:t>
      </w:r>
    </w:p>
    <w:p w14:paraId="7332333C" w14:textId="77777777" w:rsidR="004C02EF" w:rsidRPr="00E77497" w:rsidRDefault="004C02EF" w:rsidP="00834A33">
      <w:pPr>
        <w:pStyle w:val="Alg4"/>
        <w:numPr>
          <w:ilvl w:val="2"/>
          <w:numId w:val="211"/>
        </w:numPr>
      </w:pPr>
      <w:r w:rsidRPr="00E77497">
        <w:t xml:space="preserve">Let </w:t>
      </w:r>
      <w:r w:rsidRPr="00E77497">
        <w:rPr>
          <w:i/>
        </w:rPr>
        <w:t>to</w:t>
      </w:r>
      <w:r w:rsidRPr="00E77497">
        <w:t xml:space="preserve"> be ToString(</w:t>
      </w:r>
      <w:r w:rsidRPr="00E77497">
        <w:rPr>
          <w:i/>
        </w:rPr>
        <w:t>k</w:t>
      </w:r>
      <w:r w:rsidRPr="00E77497">
        <w:t>+</w:t>
      </w:r>
      <w:r w:rsidRPr="00E77497">
        <w:rPr>
          <w:i/>
        </w:rPr>
        <w:t>itemCount</w:t>
      </w:r>
      <w:r w:rsidRPr="00E77497">
        <w:t>).</w:t>
      </w:r>
    </w:p>
    <w:p w14:paraId="67E48419" w14:textId="77777777" w:rsidR="004C02EF" w:rsidRPr="00E77497" w:rsidRDefault="004C02EF" w:rsidP="00834A33">
      <w:pPr>
        <w:pStyle w:val="Alg4"/>
        <w:numPr>
          <w:ilvl w:val="2"/>
          <w:numId w:val="211"/>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44ACA44C" w14:textId="77777777" w:rsidR="004C02EF" w:rsidRPr="00E77497" w:rsidRDefault="004C02EF" w:rsidP="00834A33">
      <w:pPr>
        <w:pStyle w:val="Alg4"/>
        <w:numPr>
          <w:ilvl w:val="2"/>
          <w:numId w:val="211"/>
        </w:numPr>
      </w:pPr>
      <w:r w:rsidRPr="00E77497">
        <w:t xml:space="preserve">If </w:t>
      </w:r>
      <w:r w:rsidRPr="00E77497">
        <w:rPr>
          <w:i/>
        </w:rPr>
        <w:t>fromPresent</w:t>
      </w:r>
      <w:r w:rsidRPr="00E77497">
        <w:t xml:space="preserve"> is </w:t>
      </w:r>
      <w:r w:rsidRPr="00E77497">
        <w:rPr>
          <w:b/>
        </w:rPr>
        <w:t>true</w:t>
      </w:r>
      <w:r w:rsidRPr="00E77497">
        <w:t>, then</w:t>
      </w:r>
    </w:p>
    <w:p w14:paraId="2E27E30F" w14:textId="77777777" w:rsidR="004C02EF" w:rsidRPr="00E77497" w:rsidRDefault="004C02EF" w:rsidP="00834A33">
      <w:pPr>
        <w:pStyle w:val="Alg4"/>
        <w:numPr>
          <w:ilvl w:val="3"/>
          <w:numId w:val="211"/>
        </w:numPr>
      </w:pPr>
      <w:r w:rsidRPr="00E77497">
        <w:t xml:space="preserve">Let </w:t>
      </w:r>
      <w:r w:rsidRPr="00E77497">
        <w:rPr>
          <w:i/>
        </w:rPr>
        <w:t>fromValue</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4B3E7C0F" w14:textId="77777777" w:rsidR="00F726FB" w:rsidRDefault="00F726FB" w:rsidP="00834A33">
      <w:pPr>
        <w:pStyle w:val="Alg4"/>
        <w:numPr>
          <w:ilvl w:val="3"/>
          <w:numId w:val="211"/>
        </w:numPr>
        <w:rPr>
          <w:ins w:id="29622" w:author="Rev 7 Allen Wirfs-Brock" w:date="2012-04-09T18:16:00Z"/>
        </w:rPr>
      </w:pPr>
      <w:ins w:id="29623" w:author="Rev 7 Allen Wirfs-Brock" w:date="2012-04-09T18:16:00Z">
        <w:r>
          <w:t>ReturnIfAbrupt(</w:t>
        </w:r>
        <w:r>
          <w:rPr>
            <w:i/>
          </w:rPr>
          <w:t>fromValue</w:t>
        </w:r>
        <w:r>
          <w:t>).</w:t>
        </w:r>
      </w:ins>
    </w:p>
    <w:p w14:paraId="372A1B79" w14:textId="77777777" w:rsidR="004C02EF" w:rsidRPr="00E77497" w:rsidRDefault="004C02EF" w:rsidP="00834A33">
      <w:pPr>
        <w:pStyle w:val="Alg4"/>
        <w:numPr>
          <w:ilvl w:val="3"/>
          <w:numId w:val="211"/>
        </w:numPr>
      </w:pPr>
      <w:del w:id="29624" w:author="Rev 7 Allen Wirfs-Brock" w:date="2012-04-09T18:15:00Z">
        <w:r w:rsidRPr="00E77497" w:rsidDel="000A12EF">
          <w:delText xml:space="preserve">Call </w:delText>
        </w:r>
      </w:del>
      <w:ins w:id="29625" w:author="Rev 7 Allen Wirfs-Brock" w:date="2012-04-09T18:15:00Z">
        <w:r w:rsidR="000A12EF">
          <w:t xml:space="preserve">Let </w:t>
        </w:r>
        <w:r w:rsidR="000A12EF" w:rsidRPr="000A12EF">
          <w:rPr>
            <w:i/>
          </w:rPr>
          <w:t>putStatus</w:t>
        </w:r>
        <w:r w:rsidR="000A12EF">
          <w:t xml:space="preserve"> be the result of calling</w:t>
        </w:r>
        <w:r w:rsidR="000A12EF" w:rsidRPr="00E77497">
          <w:t xml:space="preserve"> </w:t>
        </w:r>
      </w:ins>
      <w:r w:rsidRPr="00E77497">
        <w:t xml:space="preserve">the [[Put]] internal method of </w:t>
      </w:r>
      <w:r w:rsidRPr="00E77497">
        <w:rPr>
          <w:i/>
        </w:rPr>
        <w:t>O</w:t>
      </w:r>
      <w:r w:rsidRPr="00E77497">
        <w:t xml:space="preserve"> with arguments </w:t>
      </w:r>
      <w:r w:rsidRPr="00E77497">
        <w:rPr>
          <w:i/>
        </w:rPr>
        <w:t>to</w:t>
      </w:r>
      <w:r w:rsidRPr="00E77497">
        <w:t xml:space="preserve">, </w:t>
      </w:r>
      <w:r w:rsidRPr="00E77497">
        <w:rPr>
          <w:i/>
        </w:rPr>
        <w:t>fromValue</w:t>
      </w:r>
      <w:r w:rsidRPr="00E77497">
        <w:t xml:space="preserve">, and </w:t>
      </w:r>
      <w:r w:rsidRPr="00E77497">
        <w:rPr>
          <w:b/>
        </w:rPr>
        <w:t>true</w:t>
      </w:r>
      <w:r w:rsidRPr="00E77497">
        <w:t>.</w:t>
      </w:r>
    </w:p>
    <w:p w14:paraId="656CCA7F" w14:textId="77777777" w:rsidR="000A12EF" w:rsidRDefault="000A12EF" w:rsidP="00F726FB">
      <w:pPr>
        <w:pStyle w:val="Alg4"/>
        <w:numPr>
          <w:ilvl w:val="3"/>
          <w:numId w:val="211"/>
        </w:numPr>
        <w:rPr>
          <w:ins w:id="29626" w:author="Rev 7 Allen Wirfs-Brock" w:date="2012-04-09T18:14:00Z"/>
        </w:rPr>
      </w:pPr>
      <w:ins w:id="29627" w:author="Rev 7 Allen Wirfs-Brock" w:date="2012-04-09T18:15:00Z">
        <w:r>
          <w:t>ReturnIfAbrupt(</w:t>
        </w:r>
        <w:r>
          <w:rPr>
            <w:i/>
          </w:rPr>
          <w:t>putStatus</w:t>
        </w:r>
        <w:r>
          <w:t>).</w:t>
        </w:r>
      </w:ins>
    </w:p>
    <w:p w14:paraId="19A1464D" w14:textId="77777777" w:rsidR="004C02EF" w:rsidRPr="00E77497" w:rsidRDefault="004C02EF" w:rsidP="00834A33">
      <w:pPr>
        <w:pStyle w:val="Alg4"/>
        <w:numPr>
          <w:ilvl w:val="2"/>
          <w:numId w:val="211"/>
        </w:numPr>
      </w:pPr>
      <w:r w:rsidRPr="00E77497">
        <w:t xml:space="preserve">Else, </w:t>
      </w:r>
      <w:r w:rsidRPr="00E77497">
        <w:rPr>
          <w:i/>
        </w:rPr>
        <w:t>fromPresent</w:t>
      </w:r>
      <w:r w:rsidRPr="00E77497">
        <w:t xml:space="preserve"> is </w:t>
      </w:r>
      <w:r w:rsidRPr="00E77497">
        <w:rPr>
          <w:b/>
        </w:rPr>
        <w:t>false</w:t>
      </w:r>
    </w:p>
    <w:p w14:paraId="5B12BB7B" w14:textId="77777777" w:rsidR="004C02EF" w:rsidRPr="00E77497" w:rsidRDefault="004C02EF" w:rsidP="00834A33">
      <w:pPr>
        <w:pStyle w:val="Alg4"/>
        <w:numPr>
          <w:ilvl w:val="3"/>
          <w:numId w:val="211"/>
        </w:numPr>
        <w:tabs>
          <w:tab w:val="num" w:pos="3060"/>
        </w:tabs>
      </w:pPr>
      <w:del w:id="29628" w:author="Rev 7 Allen Wirfs-Brock" w:date="2012-04-09T18:17:00Z">
        <w:r w:rsidRPr="00E77497" w:rsidDel="00F726FB">
          <w:delText xml:space="preserve">Call </w:delText>
        </w:r>
      </w:del>
      <w:ins w:id="29629" w:author="Rev 7 Allen Wirfs-Brock" w:date="2012-04-09T18:17:00Z">
        <w:r w:rsidR="00F726FB">
          <w:t xml:space="preserve">Let </w:t>
        </w:r>
        <w:r w:rsidR="00F726FB" w:rsidRPr="00F726FB">
          <w:rPr>
            <w:i/>
          </w:rPr>
          <w:t>deleteStatus</w:t>
        </w:r>
        <w:r w:rsidR="00F726FB">
          <w:t xml:space="preserve"> be the result of calling</w:t>
        </w:r>
        <w:r w:rsidR="00F726FB" w:rsidRPr="00E77497">
          <w:t xml:space="preserve"> </w:t>
        </w:r>
      </w:ins>
      <w:r w:rsidRPr="00E77497">
        <w:t xml:space="preserve">the [[Delete]] internal method of </w:t>
      </w:r>
      <w:r w:rsidRPr="00E77497">
        <w:rPr>
          <w:i/>
        </w:rPr>
        <w:t>O</w:t>
      </w:r>
      <w:r w:rsidRPr="00E77497" w:rsidDel="00275DFF">
        <w:t xml:space="preserve"> </w:t>
      </w:r>
      <w:r w:rsidRPr="00E77497">
        <w:t xml:space="preserve">with arguments </w:t>
      </w:r>
      <w:r w:rsidRPr="00E77497">
        <w:rPr>
          <w:i/>
        </w:rPr>
        <w:t>to</w:t>
      </w:r>
      <w:r w:rsidRPr="00E77497">
        <w:t xml:space="preserve"> and </w:t>
      </w:r>
      <w:r w:rsidRPr="00E77497">
        <w:rPr>
          <w:b/>
        </w:rPr>
        <w:t>true</w:t>
      </w:r>
      <w:r w:rsidRPr="00E77497">
        <w:t>.</w:t>
      </w:r>
    </w:p>
    <w:p w14:paraId="78AF50C5" w14:textId="77777777" w:rsidR="00F726FB" w:rsidRDefault="00F726FB" w:rsidP="00F726FB">
      <w:pPr>
        <w:pStyle w:val="Alg4"/>
        <w:numPr>
          <w:ilvl w:val="3"/>
          <w:numId w:val="211"/>
        </w:numPr>
        <w:rPr>
          <w:ins w:id="29630" w:author="Rev 7 Allen Wirfs-Brock" w:date="2012-04-09T18:17:00Z"/>
        </w:rPr>
      </w:pPr>
      <w:ins w:id="29631" w:author="Rev 7 Allen Wirfs-Brock" w:date="2012-04-09T18:17:00Z">
        <w:r>
          <w:t>ReturnIfAbrupt(</w:t>
        </w:r>
        <w:r>
          <w:rPr>
            <w:i/>
          </w:rPr>
          <w:t>deleteStatus</w:t>
        </w:r>
        <w:r>
          <w:t>).</w:t>
        </w:r>
      </w:ins>
    </w:p>
    <w:p w14:paraId="78BA95C4" w14:textId="77777777" w:rsidR="004C02EF" w:rsidRPr="00E77497" w:rsidRDefault="004C02EF" w:rsidP="00834A33">
      <w:pPr>
        <w:pStyle w:val="Alg4"/>
        <w:numPr>
          <w:ilvl w:val="2"/>
          <w:numId w:val="211"/>
        </w:numPr>
      </w:pPr>
      <w:r w:rsidRPr="00E77497">
        <w:t>Increase k by 1.</w:t>
      </w:r>
    </w:p>
    <w:p w14:paraId="29107851" w14:textId="77777777"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len</w:t>
      </w:r>
      <w:r w:rsidRPr="00E77497">
        <w:t>.</w:t>
      </w:r>
    </w:p>
    <w:p w14:paraId="77E4757E" w14:textId="77777777" w:rsidR="004C02EF" w:rsidRPr="00E77497" w:rsidRDefault="004C02EF" w:rsidP="00834A33">
      <w:pPr>
        <w:pStyle w:val="Alg4"/>
        <w:numPr>
          <w:ilvl w:val="1"/>
          <w:numId w:val="211"/>
        </w:numPr>
      </w:pPr>
      <w:r w:rsidRPr="00E77497">
        <w:t xml:space="preserve">Repeat, while </w:t>
      </w:r>
      <w:r w:rsidRPr="00E77497">
        <w:rPr>
          <w:i/>
        </w:rPr>
        <w:t>k</w:t>
      </w:r>
      <w:r w:rsidRPr="00E77497">
        <w:t xml:space="preserve"> &gt; (</w:t>
      </w:r>
      <w:r w:rsidRPr="00E77497">
        <w:rPr>
          <w:i/>
        </w:rPr>
        <w:t>len</w:t>
      </w:r>
      <w:r w:rsidRPr="00E77497">
        <w:t xml:space="preserve"> –</w:t>
      </w:r>
      <w:r w:rsidRPr="00E77497">
        <w:rPr>
          <w:i/>
        </w:rPr>
        <w:t xml:space="preserve"> actualDeleteCount</w:t>
      </w:r>
      <w:r w:rsidRPr="00E77497">
        <w:t xml:space="preserve"> +</w:t>
      </w:r>
      <w:r w:rsidRPr="00E77497">
        <w:rPr>
          <w:i/>
        </w:rPr>
        <w:t xml:space="preserve"> itemCount</w:t>
      </w:r>
      <w:r w:rsidRPr="00E77497">
        <w:t xml:space="preserve">) </w:t>
      </w:r>
    </w:p>
    <w:p w14:paraId="127C5A36" w14:textId="77777777" w:rsidR="004C02EF" w:rsidRPr="00E77497" w:rsidRDefault="00F726FB" w:rsidP="00834A33">
      <w:pPr>
        <w:pStyle w:val="Alg4"/>
        <w:numPr>
          <w:ilvl w:val="2"/>
          <w:numId w:val="211"/>
        </w:numPr>
        <w:tabs>
          <w:tab w:val="num" w:pos="2700"/>
        </w:tabs>
      </w:pPr>
      <w:ins w:id="29632" w:author="Rev 7 Allen Wirfs-Brock" w:date="2012-04-09T18:18:00Z">
        <w:r>
          <w:t xml:space="preserve">Let </w:t>
        </w:r>
        <w:r w:rsidRPr="00F726FB">
          <w:rPr>
            <w:i/>
          </w:rPr>
          <w:t>deleteStatus</w:t>
        </w:r>
        <w:r>
          <w:t xml:space="preserve"> be the result of calling</w:t>
        </w:r>
        <w:r w:rsidRPr="00E77497">
          <w:t xml:space="preserve"> </w:t>
        </w:r>
      </w:ins>
      <w:del w:id="29633" w:author="Rev 7 Allen Wirfs-Brock" w:date="2012-04-09T18:18:00Z">
        <w:r w:rsidR="004C02EF" w:rsidRPr="00E77497" w:rsidDel="00F726FB">
          <w:delText xml:space="preserve">Call </w:delText>
        </w:r>
      </w:del>
      <w:r w:rsidR="004C02EF" w:rsidRPr="00E77497">
        <w:t xml:space="preserve">the [[Delete]] internal method of </w:t>
      </w:r>
      <w:r w:rsidR="004C02EF" w:rsidRPr="00E77497">
        <w:rPr>
          <w:i/>
        </w:rPr>
        <w:t>O</w:t>
      </w:r>
      <w:r w:rsidR="004C02EF" w:rsidRPr="00E77497">
        <w:t xml:space="preserve"> with arguments ToString(</w:t>
      </w:r>
      <w:r w:rsidR="004C02EF" w:rsidRPr="00E77497">
        <w:rPr>
          <w:i/>
        </w:rPr>
        <w:t>k</w:t>
      </w:r>
      <w:r w:rsidR="004C02EF" w:rsidRPr="00E77497">
        <w:t xml:space="preserve">–1) and </w:t>
      </w:r>
      <w:r w:rsidR="004C02EF" w:rsidRPr="00E77497">
        <w:rPr>
          <w:b/>
        </w:rPr>
        <w:t>true</w:t>
      </w:r>
      <w:r w:rsidR="004C02EF" w:rsidRPr="00E77497">
        <w:t>.</w:t>
      </w:r>
    </w:p>
    <w:p w14:paraId="479D91C6" w14:textId="77777777" w:rsidR="00F726FB" w:rsidRDefault="00F726FB" w:rsidP="00834A33">
      <w:pPr>
        <w:pStyle w:val="Alg4"/>
        <w:numPr>
          <w:ilvl w:val="2"/>
          <w:numId w:val="211"/>
        </w:numPr>
        <w:tabs>
          <w:tab w:val="num" w:pos="2700"/>
        </w:tabs>
        <w:rPr>
          <w:ins w:id="29634" w:author="Rev 7 Allen Wirfs-Brock" w:date="2012-04-09T18:18:00Z"/>
        </w:rPr>
      </w:pPr>
      <w:ins w:id="29635" w:author="Rev 7 Allen Wirfs-Brock" w:date="2012-04-09T18:18:00Z">
        <w:r>
          <w:t>ReturnIfAbrupt(</w:t>
        </w:r>
        <w:r>
          <w:rPr>
            <w:i/>
          </w:rPr>
          <w:t>deleteStatus</w:t>
        </w:r>
        <w:r>
          <w:t>).</w:t>
        </w:r>
      </w:ins>
    </w:p>
    <w:p w14:paraId="02EE2FB3" w14:textId="77777777" w:rsidR="004C02EF" w:rsidRPr="00E77497" w:rsidRDefault="004C02EF" w:rsidP="00834A33">
      <w:pPr>
        <w:pStyle w:val="Alg4"/>
        <w:numPr>
          <w:ilvl w:val="2"/>
          <w:numId w:val="211"/>
        </w:numPr>
        <w:tabs>
          <w:tab w:val="num" w:pos="2700"/>
        </w:tabs>
      </w:pPr>
      <w:r w:rsidRPr="00E77497">
        <w:t xml:space="preserve">Decrease </w:t>
      </w:r>
      <w:r w:rsidRPr="00E77497">
        <w:rPr>
          <w:i/>
        </w:rPr>
        <w:t>k</w:t>
      </w:r>
      <w:r w:rsidRPr="00E77497">
        <w:t xml:space="preserve"> by 1.</w:t>
      </w:r>
    </w:p>
    <w:p w14:paraId="06A8A68B" w14:textId="77777777" w:rsidR="004C02EF" w:rsidRPr="00E77497" w:rsidRDefault="004C02EF" w:rsidP="00834A33">
      <w:pPr>
        <w:pStyle w:val="Alg4"/>
        <w:numPr>
          <w:ilvl w:val="0"/>
          <w:numId w:val="211"/>
        </w:numPr>
      </w:pPr>
      <w:r w:rsidRPr="00E77497">
        <w:t xml:space="preserve">Else if </w:t>
      </w:r>
      <w:r w:rsidRPr="00E77497">
        <w:rPr>
          <w:i/>
        </w:rPr>
        <w:t>itemCount</w:t>
      </w:r>
      <w:r w:rsidRPr="00E77497">
        <w:t xml:space="preserve"> &gt; </w:t>
      </w:r>
      <w:r w:rsidRPr="00E77497">
        <w:rPr>
          <w:i/>
        </w:rPr>
        <w:t>actualDeleteCount</w:t>
      </w:r>
      <w:r w:rsidRPr="00E77497">
        <w:t>, then</w:t>
      </w:r>
    </w:p>
    <w:p w14:paraId="0F09E50A" w14:textId="77777777"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len</w:t>
      </w:r>
      <w:r w:rsidRPr="00E77497">
        <w:t xml:space="preserve"> –</w:t>
      </w:r>
      <w:r w:rsidRPr="00E77497">
        <w:rPr>
          <w:i/>
        </w:rPr>
        <w:t xml:space="preserve"> actualDeleteCount</w:t>
      </w:r>
      <w:r w:rsidRPr="00E77497">
        <w:t>).</w:t>
      </w:r>
    </w:p>
    <w:p w14:paraId="09A46022" w14:textId="77777777" w:rsidR="004C02EF" w:rsidRPr="00E77497" w:rsidRDefault="004C02EF" w:rsidP="00834A33">
      <w:pPr>
        <w:pStyle w:val="Alg4"/>
        <w:numPr>
          <w:ilvl w:val="1"/>
          <w:numId w:val="211"/>
        </w:numPr>
      </w:pPr>
      <w:r w:rsidRPr="00E77497">
        <w:t xml:space="preserve">Repeat, while </w:t>
      </w:r>
      <w:r w:rsidRPr="00E77497">
        <w:rPr>
          <w:i/>
        </w:rPr>
        <w:t>k</w:t>
      </w:r>
      <w:r w:rsidRPr="00E77497">
        <w:t xml:space="preserve"> &gt; </w:t>
      </w:r>
      <w:r w:rsidRPr="00E77497">
        <w:rPr>
          <w:i/>
        </w:rPr>
        <w:t>actualStart</w:t>
      </w:r>
    </w:p>
    <w:p w14:paraId="0208A2BA" w14:textId="77777777" w:rsidR="004C02EF" w:rsidRPr="00E77497" w:rsidRDefault="004C02EF" w:rsidP="00834A33">
      <w:pPr>
        <w:pStyle w:val="Alg4"/>
        <w:numPr>
          <w:ilvl w:val="2"/>
          <w:numId w:val="211"/>
        </w:numPr>
      </w:pPr>
      <w:r w:rsidRPr="00E77497">
        <w:t xml:space="preserve">Let </w:t>
      </w:r>
      <w:r w:rsidRPr="00E77497">
        <w:rPr>
          <w:i/>
        </w:rPr>
        <w:t>from</w:t>
      </w:r>
      <w:r w:rsidRPr="00E77497">
        <w:t xml:space="preserve"> be ToString(</w:t>
      </w:r>
      <w:r w:rsidRPr="00E77497">
        <w:rPr>
          <w:i/>
        </w:rPr>
        <w:t xml:space="preserve">k </w:t>
      </w:r>
      <w:r w:rsidRPr="00E77497">
        <w:t>+</w:t>
      </w:r>
      <w:r w:rsidRPr="00E77497">
        <w:rPr>
          <w:i/>
        </w:rPr>
        <w:t xml:space="preserve"> actualDeleteCount</w:t>
      </w:r>
      <w:r w:rsidRPr="00E77497">
        <w:t xml:space="preserve"> – 1).</w:t>
      </w:r>
    </w:p>
    <w:p w14:paraId="20577567" w14:textId="77777777" w:rsidR="004C02EF" w:rsidRPr="00E77497" w:rsidRDefault="004C02EF" w:rsidP="00834A33">
      <w:pPr>
        <w:pStyle w:val="Alg4"/>
        <w:numPr>
          <w:ilvl w:val="2"/>
          <w:numId w:val="211"/>
        </w:numPr>
      </w:pPr>
      <w:r w:rsidRPr="00E77497">
        <w:t xml:space="preserve">Let </w:t>
      </w:r>
      <w:r w:rsidRPr="00E77497">
        <w:rPr>
          <w:i/>
        </w:rPr>
        <w:t>to</w:t>
      </w:r>
      <w:r w:rsidRPr="00E77497">
        <w:t xml:space="preserve"> be ToString(</w:t>
      </w:r>
      <w:r w:rsidRPr="00E77497">
        <w:rPr>
          <w:i/>
        </w:rPr>
        <w:t xml:space="preserve">k </w:t>
      </w:r>
      <w:r w:rsidRPr="00E77497">
        <w:t>+</w:t>
      </w:r>
      <w:r w:rsidRPr="00E77497">
        <w:rPr>
          <w:i/>
        </w:rPr>
        <w:t xml:space="preserve"> itemCount</w:t>
      </w:r>
      <w:r w:rsidRPr="00E77497">
        <w:t xml:space="preserve"> – 1)</w:t>
      </w:r>
    </w:p>
    <w:p w14:paraId="563FB89D" w14:textId="77777777" w:rsidR="004C02EF" w:rsidRPr="00E77497" w:rsidRDefault="004C02EF" w:rsidP="00834A33">
      <w:pPr>
        <w:pStyle w:val="Alg4"/>
        <w:numPr>
          <w:ilvl w:val="2"/>
          <w:numId w:val="211"/>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659A3D1B" w14:textId="77777777" w:rsidR="004C02EF" w:rsidRPr="00E77497" w:rsidRDefault="004C02EF" w:rsidP="00834A33">
      <w:pPr>
        <w:pStyle w:val="Alg4"/>
        <w:numPr>
          <w:ilvl w:val="2"/>
          <w:numId w:val="211"/>
        </w:numPr>
      </w:pPr>
      <w:r w:rsidRPr="00E77497">
        <w:t xml:space="preserve">If </w:t>
      </w:r>
      <w:r w:rsidRPr="00E77497">
        <w:rPr>
          <w:i/>
        </w:rPr>
        <w:t>fromPresent</w:t>
      </w:r>
      <w:r w:rsidRPr="00E77497">
        <w:t xml:space="preserve"> is </w:t>
      </w:r>
      <w:r w:rsidRPr="00E77497">
        <w:rPr>
          <w:b/>
        </w:rPr>
        <w:t>true</w:t>
      </w:r>
      <w:r w:rsidRPr="00E77497">
        <w:t>, then</w:t>
      </w:r>
    </w:p>
    <w:p w14:paraId="692723B3" w14:textId="77777777" w:rsidR="004C02EF" w:rsidRPr="00E77497" w:rsidRDefault="004C02EF" w:rsidP="00834A33">
      <w:pPr>
        <w:pStyle w:val="Alg4"/>
        <w:numPr>
          <w:ilvl w:val="3"/>
          <w:numId w:val="211"/>
        </w:numPr>
      </w:pPr>
      <w:r w:rsidRPr="00E77497">
        <w:t xml:space="preserve">Let </w:t>
      </w:r>
      <w:r w:rsidRPr="00E77497">
        <w:rPr>
          <w:i/>
        </w:rPr>
        <w:t>fromValue</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1D9183A3" w14:textId="77777777" w:rsidR="00F726FB" w:rsidRDefault="00F726FB" w:rsidP="00F726FB">
      <w:pPr>
        <w:pStyle w:val="Alg4"/>
        <w:numPr>
          <w:ilvl w:val="3"/>
          <w:numId w:val="211"/>
        </w:numPr>
        <w:rPr>
          <w:ins w:id="29636" w:author="Rev 7 Allen Wirfs-Brock" w:date="2012-04-09T18:19:00Z"/>
        </w:rPr>
      </w:pPr>
      <w:ins w:id="29637" w:author="Rev 7 Allen Wirfs-Brock" w:date="2012-04-09T18:19:00Z">
        <w:r>
          <w:t>ReturnIfAbrupt(</w:t>
        </w:r>
        <w:r>
          <w:rPr>
            <w:i/>
          </w:rPr>
          <w:t>fromValue</w:t>
        </w:r>
        <w:r>
          <w:t>).</w:t>
        </w:r>
      </w:ins>
    </w:p>
    <w:p w14:paraId="7273D67C" w14:textId="77777777" w:rsidR="004C02EF" w:rsidRPr="00E77497" w:rsidRDefault="00F726FB" w:rsidP="00834A33">
      <w:pPr>
        <w:pStyle w:val="Alg4"/>
        <w:numPr>
          <w:ilvl w:val="3"/>
          <w:numId w:val="211"/>
        </w:numPr>
      </w:pPr>
      <w:ins w:id="29638" w:author="Rev 7 Allen Wirfs-Brock" w:date="2012-04-09T18:19:00Z">
        <w:r>
          <w:t xml:space="preserve">Let </w:t>
        </w:r>
        <w:r w:rsidRPr="000A12EF">
          <w:rPr>
            <w:i/>
          </w:rPr>
          <w:t>putStatus</w:t>
        </w:r>
        <w:r>
          <w:t xml:space="preserve"> be the result of calling</w:t>
        </w:r>
        <w:r w:rsidRPr="00E77497">
          <w:t xml:space="preserve"> </w:t>
        </w:r>
      </w:ins>
      <w:del w:id="29639" w:author="Rev 7 Allen Wirfs-Brock" w:date="2012-04-09T18:19:00Z">
        <w:r w:rsidR="004C02EF" w:rsidRPr="00E77497" w:rsidDel="00F726FB">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to</w:t>
      </w:r>
      <w:r w:rsidR="004C02EF" w:rsidRPr="00E77497">
        <w:t xml:space="preserve">, </w:t>
      </w:r>
      <w:r w:rsidR="004C02EF" w:rsidRPr="00E77497">
        <w:rPr>
          <w:i/>
        </w:rPr>
        <w:t>fromValue</w:t>
      </w:r>
      <w:r w:rsidR="004C02EF" w:rsidRPr="00E77497">
        <w:t xml:space="preserve">, and </w:t>
      </w:r>
      <w:r w:rsidR="004C02EF" w:rsidRPr="00E77497">
        <w:rPr>
          <w:b/>
        </w:rPr>
        <w:t>true</w:t>
      </w:r>
      <w:r w:rsidR="004C02EF" w:rsidRPr="00E77497">
        <w:t>.</w:t>
      </w:r>
    </w:p>
    <w:p w14:paraId="60F83DD1" w14:textId="77777777" w:rsidR="00F726FB" w:rsidRDefault="00F726FB" w:rsidP="00F726FB">
      <w:pPr>
        <w:pStyle w:val="Alg4"/>
        <w:numPr>
          <w:ilvl w:val="3"/>
          <w:numId w:val="211"/>
        </w:numPr>
        <w:rPr>
          <w:ins w:id="29640" w:author="Rev 7 Allen Wirfs-Brock" w:date="2012-04-09T18:20:00Z"/>
        </w:rPr>
      </w:pPr>
      <w:ins w:id="29641" w:author="Rev 7 Allen Wirfs-Brock" w:date="2012-04-09T18:20:00Z">
        <w:r>
          <w:t>ReturnIfAbrupt(</w:t>
        </w:r>
        <w:r>
          <w:rPr>
            <w:i/>
          </w:rPr>
          <w:t>putStatus</w:t>
        </w:r>
        <w:r>
          <w:t>).</w:t>
        </w:r>
      </w:ins>
    </w:p>
    <w:p w14:paraId="2E6874FC" w14:textId="77777777" w:rsidR="004C02EF" w:rsidRPr="00E77497" w:rsidRDefault="004C02EF" w:rsidP="00834A33">
      <w:pPr>
        <w:pStyle w:val="Alg4"/>
        <w:numPr>
          <w:ilvl w:val="2"/>
          <w:numId w:val="211"/>
        </w:numPr>
      </w:pPr>
      <w:r w:rsidRPr="00E77497">
        <w:t xml:space="preserve">Else, </w:t>
      </w:r>
      <w:r w:rsidRPr="00E77497">
        <w:rPr>
          <w:i/>
        </w:rPr>
        <w:t>fromPresent</w:t>
      </w:r>
      <w:r w:rsidRPr="00E77497">
        <w:t xml:space="preserve"> is </w:t>
      </w:r>
      <w:r w:rsidRPr="00E77497">
        <w:rPr>
          <w:b/>
        </w:rPr>
        <w:t>false</w:t>
      </w:r>
    </w:p>
    <w:p w14:paraId="785CBD43" w14:textId="77777777" w:rsidR="004C02EF" w:rsidRPr="00E77497" w:rsidRDefault="00F726FB" w:rsidP="00834A33">
      <w:pPr>
        <w:pStyle w:val="Alg4"/>
        <w:numPr>
          <w:ilvl w:val="3"/>
          <w:numId w:val="211"/>
        </w:numPr>
        <w:tabs>
          <w:tab w:val="num" w:pos="3060"/>
        </w:tabs>
      </w:pPr>
      <w:ins w:id="29642" w:author="Rev 7 Allen Wirfs-Brock" w:date="2012-04-09T18:20:00Z">
        <w:r>
          <w:t xml:space="preserve">Let </w:t>
        </w:r>
        <w:r w:rsidRPr="00F726FB">
          <w:rPr>
            <w:i/>
          </w:rPr>
          <w:t>deleteStatus</w:t>
        </w:r>
        <w:r>
          <w:t xml:space="preserve"> be the result of calling</w:t>
        </w:r>
        <w:r w:rsidRPr="00E77497">
          <w:t xml:space="preserve"> </w:t>
        </w:r>
      </w:ins>
      <w:del w:id="29643" w:author="Rev 7 Allen Wirfs-Brock" w:date="2012-04-09T18:20:00Z">
        <w:r w:rsidR="004C02EF" w:rsidRPr="00E77497" w:rsidDel="00F726FB">
          <w:delText xml:space="preserve">Call </w:delText>
        </w:r>
      </w:del>
      <w:r w:rsidR="004C02EF" w:rsidRPr="00E77497">
        <w:t xml:space="preserve">the [[Delete]] internal method of </w:t>
      </w:r>
      <w:r w:rsidR="004C02EF" w:rsidRPr="00E77497">
        <w:rPr>
          <w:i/>
        </w:rPr>
        <w:t>O</w:t>
      </w:r>
      <w:r w:rsidR="004C02EF" w:rsidRPr="00E77497" w:rsidDel="00582B35">
        <w:t xml:space="preserve"> </w:t>
      </w:r>
      <w:r w:rsidR="004C02EF" w:rsidRPr="00E77497">
        <w:t xml:space="preserve">with argument </w:t>
      </w:r>
      <w:r w:rsidR="004C02EF" w:rsidRPr="00E77497">
        <w:rPr>
          <w:i/>
        </w:rPr>
        <w:t>to</w:t>
      </w:r>
      <w:r w:rsidR="004C02EF" w:rsidRPr="00E77497">
        <w:t xml:space="preserve"> and </w:t>
      </w:r>
      <w:r w:rsidR="004C02EF" w:rsidRPr="00E77497">
        <w:rPr>
          <w:b/>
        </w:rPr>
        <w:t>true</w:t>
      </w:r>
      <w:r w:rsidR="004C02EF" w:rsidRPr="00E77497">
        <w:t>.</w:t>
      </w:r>
    </w:p>
    <w:p w14:paraId="18D5ABC1" w14:textId="77777777" w:rsidR="00F726FB" w:rsidRDefault="00F726FB" w:rsidP="00F726FB">
      <w:pPr>
        <w:pStyle w:val="Alg4"/>
        <w:numPr>
          <w:ilvl w:val="3"/>
          <w:numId w:val="211"/>
        </w:numPr>
        <w:rPr>
          <w:ins w:id="29644" w:author="Rev 7 Allen Wirfs-Brock" w:date="2012-04-09T18:20:00Z"/>
        </w:rPr>
      </w:pPr>
      <w:ins w:id="29645" w:author="Rev 7 Allen Wirfs-Brock" w:date="2012-04-09T18:20:00Z">
        <w:r>
          <w:t>ReturnIfAbrupt(</w:t>
        </w:r>
        <w:r>
          <w:rPr>
            <w:i/>
          </w:rPr>
          <w:t>deleteStatus</w:t>
        </w:r>
        <w:r>
          <w:t>).</w:t>
        </w:r>
      </w:ins>
    </w:p>
    <w:p w14:paraId="582ABAB1" w14:textId="77777777" w:rsidR="004C02EF" w:rsidRPr="00E77497" w:rsidRDefault="004C02EF" w:rsidP="00834A33">
      <w:pPr>
        <w:pStyle w:val="Alg4"/>
        <w:numPr>
          <w:ilvl w:val="2"/>
          <w:numId w:val="211"/>
        </w:numPr>
      </w:pPr>
      <w:r w:rsidRPr="00E77497">
        <w:t xml:space="preserve">Decrease </w:t>
      </w:r>
      <w:r w:rsidRPr="00E77497">
        <w:rPr>
          <w:i/>
        </w:rPr>
        <w:t>k</w:t>
      </w:r>
      <w:r w:rsidRPr="00E77497">
        <w:t xml:space="preserve"> by 1.</w:t>
      </w:r>
    </w:p>
    <w:p w14:paraId="7A48FF40" w14:textId="77777777" w:rsidR="004C02EF" w:rsidRPr="00E77497" w:rsidRDefault="004C02EF" w:rsidP="00834A33">
      <w:pPr>
        <w:pStyle w:val="Alg4"/>
        <w:numPr>
          <w:ilvl w:val="0"/>
          <w:numId w:val="211"/>
        </w:numPr>
      </w:pPr>
      <w:r w:rsidRPr="00E77497">
        <w:t xml:space="preserve">Let </w:t>
      </w:r>
      <w:r w:rsidRPr="00E77497">
        <w:rPr>
          <w:i/>
        </w:rPr>
        <w:t>k</w:t>
      </w:r>
      <w:r w:rsidRPr="00E77497">
        <w:t xml:space="preserve"> be </w:t>
      </w:r>
      <w:r w:rsidRPr="00E77497">
        <w:rPr>
          <w:i/>
        </w:rPr>
        <w:t>actualStart</w:t>
      </w:r>
      <w:r w:rsidRPr="00E77497">
        <w:t>.</w:t>
      </w:r>
    </w:p>
    <w:p w14:paraId="5D752A1E" w14:textId="77777777" w:rsidR="004C02EF" w:rsidRPr="00E77497" w:rsidRDefault="004C02EF" w:rsidP="00834A33">
      <w:pPr>
        <w:pStyle w:val="Alg4"/>
        <w:numPr>
          <w:ilvl w:val="0"/>
          <w:numId w:val="211"/>
        </w:numPr>
      </w:pPr>
      <w:r w:rsidRPr="00E77497">
        <w:t xml:space="preserve">Repeat, while </w:t>
      </w:r>
      <w:r w:rsidRPr="00E77497">
        <w:rPr>
          <w:i/>
        </w:rPr>
        <w:t>items</w:t>
      </w:r>
      <w:r w:rsidRPr="00E77497">
        <w:t xml:space="preserve"> is not empty</w:t>
      </w:r>
    </w:p>
    <w:p w14:paraId="72DDA214" w14:textId="77777777" w:rsidR="004C02EF" w:rsidRPr="00E77497" w:rsidRDefault="004C02EF" w:rsidP="00834A33">
      <w:pPr>
        <w:pStyle w:val="Alg4"/>
        <w:numPr>
          <w:ilvl w:val="1"/>
          <w:numId w:val="211"/>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that element.</w:t>
      </w:r>
    </w:p>
    <w:p w14:paraId="3B9FC9A9" w14:textId="77777777" w:rsidR="004C02EF" w:rsidRPr="00E77497" w:rsidRDefault="00F726FB" w:rsidP="00834A33">
      <w:pPr>
        <w:pStyle w:val="Alg4"/>
        <w:numPr>
          <w:ilvl w:val="1"/>
          <w:numId w:val="211"/>
        </w:numPr>
      </w:pPr>
      <w:ins w:id="29646" w:author="Rev 7 Allen Wirfs-Brock" w:date="2012-04-09T18:21:00Z">
        <w:r>
          <w:t xml:space="preserve">Let </w:t>
        </w:r>
        <w:r w:rsidRPr="000A12EF">
          <w:rPr>
            <w:i/>
          </w:rPr>
          <w:t>putStatus</w:t>
        </w:r>
        <w:r>
          <w:t xml:space="preserve"> be the result of calling</w:t>
        </w:r>
        <w:r w:rsidRPr="00E77497">
          <w:t xml:space="preserve"> </w:t>
        </w:r>
      </w:ins>
      <w:del w:id="29647" w:author="Rev 7 Allen Wirfs-Brock" w:date="2012-04-09T18:21:00Z">
        <w:r w:rsidR="004C02EF" w:rsidRPr="00E77497" w:rsidDel="00F726FB">
          <w:delText xml:space="preserve">Call </w:delText>
        </w:r>
      </w:del>
      <w:r w:rsidR="004C02EF" w:rsidRPr="00E77497">
        <w:t xml:space="preserve">the [[Put]] internal method of </w:t>
      </w:r>
      <w:r w:rsidR="004C02EF" w:rsidRPr="00E77497">
        <w:rPr>
          <w:i/>
        </w:rPr>
        <w:t>O</w:t>
      </w:r>
      <w:r w:rsidR="004C02EF" w:rsidRPr="00E77497">
        <w:t xml:space="preserve"> with arguments ToString(</w:t>
      </w:r>
      <w:r w:rsidR="004C02EF" w:rsidRPr="00E77497">
        <w:rPr>
          <w:i/>
        </w:rPr>
        <w:t>k</w:t>
      </w:r>
      <w:r w:rsidR="004C02EF" w:rsidRPr="00E77497">
        <w:t xml:space="preserve">), </w:t>
      </w:r>
      <w:r w:rsidR="004C02EF" w:rsidRPr="00E77497">
        <w:rPr>
          <w:i/>
        </w:rPr>
        <w:t>E</w:t>
      </w:r>
      <w:r w:rsidR="004C02EF" w:rsidRPr="00E77497">
        <w:t xml:space="preserve">, and </w:t>
      </w:r>
      <w:r w:rsidR="004C02EF" w:rsidRPr="00E77497">
        <w:rPr>
          <w:b/>
        </w:rPr>
        <w:t>true</w:t>
      </w:r>
      <w:r w:rsidR="004C02EF" w:rsidRPr="00E77497">
        <w:t>.</w:t>
      </w:r>
    </w:p>
    <w:p w14:paraId="7C081D8D" w14:textId="77777777" w:rsidR="00F726FB" w:rsidRDefault="00F726FB" w:rsidP="00834A33">
      <w:pPr>
        <w:pStyle w:val="Alg4"/>
        <w:numPr>
          <w:ilvl w:val="1"/>
          <w:numId w:val="211"/>
        </w:numPr>
        <w:rPr>
          <w:ins w:id="29648" w:author="Rev 7 Allen Wirfs-Brock" w:date="2012-04-09T18:21:00Z"/>
        </w:rPr>
      </w:pPr>
      <w:ins w:id="29649" w:author="Rev 7 Allen Wirfs-Brock" w:date="2012-04-09T18:21:00Z">
        <w:r>
          <w:t>ReturnIfAbrupt(</w:t>
        </w:r>
        <w:r>
          <w:rPr>
            <w:i/>
          </w:rPr>
          <w:t>putStatus</w:t>
        </w:r>
        <w:r>
          <w:t>).</w:t>
        </w:r>
      </w:ins>
    </w:p>
    <w:p w14:paraId="5E629D29" w14:textId="77777777" w:rsidR="004C02EF" w:rsidRPr="00E77497" w:rsidRDefault="004C02EF" w:rsidP="00834A33">
      <w:pPr>
        <w:pStyle w:val="Alg4"/>
        <w:numPr>
          <w:ilvl w:val="1"/>
          <w:numId w:val="211"/>
        </w:numPr>
      </w:pPr>
      <w:r w:rsidRPr="00E77497">
        <w:t xml:space="preserve">Increase </w:t>
      </w:r>
      <w:r w:rsidRPr="00E77497">
        <w:rPr>
          <w:i/>
        </w:rPr>
        <w:t>k</w:t>
      </w:r>
      <w:r w:rsidRPr="00E77497">
        <w:t xml:space="preserve"> by 1.</w:t>
      </w:r>
    </w:p>
    <w:p w14:paraId="08342050" w14:textId="77777777" w:rsidR="004C02EF" w:rsidRPr="00E77497" w:rsidRDefault="00F726FB" w:rsidP="00834A33">
      <w:pPr>
        <w:pStyle w:val="Alg4"/>
        <w:numPr>
          <w:ilvl w:val="0"/>
          <w:numId w:val="211"/>
        </w:numPr>
      </w:pPr>
      <w:ins w:id="29650" w:author="Rev 7 Allen Wirfs-Brock" w:date="2012-04-09T18:22:00Z">
        <w:r>
          <w:t xml:space="preserve">Let </w:t>
        </w:r>
        <w:r w:rsidRPr="000A12EF">
          <w:rPr>
            <w:i/>
          </w:rPr>
          <w:t>putStatus</w:t>
        </w:r>
        <w:r>
          <w:t xml:space="preserve"> be the result of calling</w:t>
        </w:r>
        <w:r w:rsidRPr="00E77497">
          <w:t xml:space="preserve"> </w:t>
        </w:r>
      </w:ins>
      <w:del w:id="29651" w:author="Rev 7 Allen Wirfs-Brock" w:date="2012-04-09T18:22:00Z">
        <w:r w:rsidR="004C02EF" w:rsidRPr="00E77497" w:rsidDel="00F726FB">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rFonts w:ascii="Courier New" w:hAnsi="Courier New"/>
          <w:sz w:val="18"/>
        </w:rPr>
        <w:t>"</w:t>
      </w:r>
      <w:r w:rsidR="004C02EF" w:rsidRPr="00E77497">
        <w:rPr>
          <w:rFonts w:ascii="Courier New" w:hAnsi="Courier New"/>
          <w:b/>
        </w:rPr>
        <w:t>length</w:t>
      </w:r>
      <w:r w:rsidR="004C02EF" w:rsidRPr="00E77497">
        <w:rPr>
          <w:rFonts w:ascii="Courier New" w:hAnsi="Courier New"/>
          <w:sz w:val="18"/>
        </w:rPr>
        <w:t>"</w:t>
      </w:r>
      <w:r w:rsidR="004C02EF" w:rsidRPr="00E77497">
        <w:t>, (</w:t>
      </w:r>
      <w:r w:rsidR="004C02EF" w:rsidRPr="00E77497">
        <w:rPr>
          <w:i/>
        </w:rPr>
        <w:t xml:space="preserve">len </w:t>
      </w:r>
      <w:r w:rsidR="004C02EF" w:rsidRPr="00E77497">
        <w:t>–</w:t>
      </w:r>
      <w:r w:rsidR="004C02EF" w:rsidRPr="00E77497">
        <w:rPr>
          <w:i/>
        </w:rPr>
        <w:t xml:space="preserve"> actualDeleteCount</w:t>
      </w:r>
      <w:r w:rsidR="004C02EF" w:rsidRPr="00E77497">
        <w:t xml:space="preserve"> +</w:t>
      </w:r>
      <w:r w:rsidR="004C02EF" w:rsidRPr="00E77497">
        <w:rPr>
          <w:i/>
        </w:rPr>
        <w:t xml:space="preserve"> itemCount</w:t>
      </w:r>
      <w:r w:rsidR="004C02EF" w:rsidRPr="00E77497">
        <w:t xml:space="preserve">), and </w:t>
      </w:r>
      <w:r w:rsidR="004C02EF" w:rsidRPr="00E77497">
        <w:rPr>
          <w:b/>
        </w:rPr>
        <w:t>true</w:t>
      </w:r>
      <w:r w:rsidR="004C02EF" w:rsidRPr="00E77497">
        <w:t>.</w:t>
      </w:r>
    </w:p>
    <w:p w14:paraId="52C85E8D" w14:textId="77777777" w:rsidR="00F726FB" w:rsidRDefault="00F726FB" w:rsidP="00F726FB">
      <w:pPr>
        <w:pStyle w:val="Alg4"/>
        <w:numPr>
          <w:ilvl w:val="0"/>
          <w:numId w:val="211"/>
        </w:numPr>
        <w:spacing w:after="120"/>
        <w:contextualSpacing/>
        <w:rPr>
          <w:ins w:id="29652" w:author="Rev 7 Allen Wirfs-Brock" w:date="2012-04-09T18:21:00Z"/>
        </w:rPr>
      </w:pPr>
      <w:ins w:id="29653" w:author="Rev 7 Allen Wirfs-Brock" w:date="2012-04-09T18:22:00Z">
        <w:r>
          <w:t>ReturnIfAbrupt(</w:t>
        </w:r>
        <w:r>
          <w:rPr>
            <w:i/>
          </w:rPr>
          <w:t>putStatus</w:t>
        </w:r>
        <w:r>
          <w:t>).</w:t>
        </w:r>
      </w:ins>
    </w:p>
    <w:p w14:paraId="6BE0179E" w14:textId="77777777" w:rsidR="004C02EF" w:rsidRPr="00E77497" w:rsidRDefault="004C02EF" w:rsidP="00834A33">
      <w:pPr>
        <w:pStyle w:val="Alg4"/>
        <w:numPr>
          <w:ilvl w:val="0"/>
          <w:numId w:val="211"/>
        </w:numPr>
        <w:spacing w:after="120"/>
      </w:pPr>
      <w:r w:rsidRPr="00E77497">
        <w:t xml:space="preserve">Return </w:t>
      </w:r>
      <w:r w:rsidRPr="00E77497">
        <w:rPr>
          <w:i/>
        </w:rPr>
        <w:t>A</w:t>
      </w:r>
      <w:r w:rsidRPr="00E77497">
        <w:t>.</w:t>
      </w:r>
    </w:p>
    <w:p w14:paraId="0EF704C8"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splice</w:t>
      </w:r>
      <w:r w:rsidRPr="00E77497">
        <w:t xml:space="preserve"> method is </w:t>
      </w:r>
      <w:r w:rsidRPr="00E77497">
        <w:rPr>
          <w:b/>
        </w:rPr>
        <w:t>2</w:t>
      </w:r>
      <w:r w:rsidRPr="00E77497">
        <w:t>.</w:t>
      </w:r>
    </w:p>
    <w:p w14:paraId="357F3437" w14:textId="77777777" w:rsidR="00B02185" w:rsidRDefault="00B02185" w:rsidP="00B02185">
      <w:pPr>
        <w:pStyle w:val="Note"/>
        <w:rPr>
          <w:ins w:id="29654" w:author="Rev 9 Allen Wirfs-Brock" w:date="2012-06-25T11:45:00Z"/>
        </w:rPr>
      </w:pPr>
      <w:ins w:id="29655" w:author="Rev 9 Allen Wirfs-Brock" w:date="2012-06-25T11:45:00Z">
        <w:r>
          <w:t>NOTE 1</w:t>
        </w:r>
        <w:r>
          <w:tab/>
          <w:t xml:space="preserve">The explicit setting of the </w:t>
        </w:r>
        <w:r w:rsidRPr="00B02185">
          <w:rPr>
            <w:rFonts w:ascii="Courier New" w:hAnsi="Courier New"/>
            <w:b/>
          </w:rPr>
          <w:t>length</w:t>
        </w:r>
        <w:r>
          <w:t xml:space="preserve"> property </w:t>
        </w:r>
      </w:ins>
      <w:ins w:id="29656" w:author="Rev 9 Allen Wirfs-Brock" w:date="2012-06-25T11:46:00Z">
        <w:r>
          <w:t xml:space="preserve">of the result Array </w:t>
        </w:r>
      </w:ins>
      <w:ins w:id="29657" w:author="Rev 9 Allen Wirfs-Brock" w:date="2012-06-25T11:45:00Z">
        <w:r>
          <w:t xml:space="preserve">in step 13 is necessary to ensure that its value is correct in situations where </w:t>
        </w:r>
      </w:ins>
      <w:ins w:id="29658" w:author="Rev 9 Allen Wirfs-Brock" w:date="2012-06-25T11:46:00Z">
        <w:r>
          <w:t>its</w:t>
        </w:r>
      </w:ins>
      <w:ins w:id="29659" w:author="Rev 9 Allen Wirfs-Brock" w:date="2012-06-25T11:45:00Z">
        <w:r>
          <w:t xml:space="preserve"> trailing elements are not present.</w:t>
        </w:r>
      </w:ins>
    </w:p>
    <w:p w14:paraId="6C02E75D" w14:textId="77777777" w:rsidR="004C02EF" w:rsidRPr="00E77497" w:rsidRDefault="004C02EF" w:rsidP="004C02EF">
      <w:pPr>
        <w:pStyle w:val="Note"/>
      </w:pPr>
      <w:r w:rsidRPr="00E77497">
        <w:t>NOTE</w:t>
      </w:r>
      <w:ins w:id="29660" w:author="Rev 9 Allen Wirfs-Brock" w:date="2012-06-25T11:45:00Z">
        <w:r w:rsidR="00B02185">
          <w:t xml:space="preserve"> 2</w:t>
        </w:r>
      </w:ins>
      <w:r w:rsidRPr="00E77497">
        <w:tab/>
        <w:t xml:space="preserve">The </w:t>
      </w:r>
      <w:r w:rsidRPr="00E77497">
        <w:rPr>
          <w:rFonts w:ascii="Courier New" w:hAnsi="Courier New"/>
          <w:b/>
        </w:rPr>
        <w:t>splice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splice</w:t>
      </w:r>
      <w:r w:rsidRPr="00E77497">
        <w:t xml:space="preserve"> function can be applied successfully to a</w:t>
      </w:r>
      <w:ins w:id="29661" w:author="Rev 9 Allen Wirfs-Brock" w:date="2012-07-07T17:57:00Z">
        <w:r w:rsidR="000625F1">
          <w:t>n</w:t>
        </w:r>
      </w:ins>
      <w:r w:rsidRPr="00E77497">
        <w:t xml:space="preserve"> </w:t>
      </w:r>
      <w:del w:id="29662" w:author="Rev 9 Allen Wirfs-Brock" w:date="2012-07-07T17:57:00Z">
        <w:r w:rsidRPr="00E77497" w:rsidDel="000625F1">
          <w:delText xml:space="preserve">host </w:delText>
        </w:r>
      </w:del>
      <w:ins w:id="29663" w:author="Rev 9 Allen Wirfs-Brock" w:date="2012-07-07T17:57:00Z">
        <w:r w:rsidR="000625F1">
          <w:t>exotic</w:t>
        </w:r>
        <w:r w:rsidR="000625F1" w:rsidRPr="00E77497">
          <w:t xml:space="preserve"> </w:t>
        </w:r>
      </w:ins>
      <w:r w:rsidRPr="00E77497">
        <w:t>object</w:t>
      </w:r>
      <w:ins w:id="29664" w:author="Rev 9 Allen Wirfs-Brock" w:date="2012-07-07T17:57:00Z">
        <w:r w:rsidR="000625F1" w:rsidRPr="000625F1">
          <w:t xml:space="preserve"> </w:t>
        </w:r>
        <w:r w:rsidR="000625F1" w:rsidRPr="00887FC2">
          <w:t>that is not an Array</w:t>
        </w:r>
      </w:ins>
      <w:r w:rsidRPr="00E77497">
        <w:t xml:space="preserve"> is implementation-dependent.</w:t>
      </w:r>
    </w:p>
    <w:p w14:paraId="4672BC44" w14:textId="77777777" w:rsidR="004C02EF" w:rsidRPr="00E77497" w:rsidRDefault="004C02EF" w:rsidP="004C02EF">
      <w:pPr>
        <w:pStyle w:val="40"/>
        <w:numPr>
          <w:ilvl w:val="0"/>
          <w:numId w:val="0"/>
        </w:numPr>
      </w:pPr>
      <w:bookmarkStart w:id="29665" w:name="_Ref440446838"/>
      <w:r w:rsidRPr="00E77497">
        <w:t>15.4.4.13</w:t>
      </w:r>
      <w:r w:rsidRPr="00E77497">
        <w:tab/>
        <w:t>Array.prototype.unshift ( [ item1 [ , item2 [ , … ] ] ] )</w:t>
      </w:r>
      <w:bookmarkEnd w:id="29665"/>
    </w:p>
    <w:p w14:paraId="3AAD62AE" w14:textId="77777777" w:rsidR="004C02EF" w:rsidRPr="00E77497" w:rsidRDefault="004C02EF" w:rsidP="004C02EF">
      <w:r w:rsidRPr="00E77497">
        <w:t>The arguments are prepended to the start of the array, such that their order within the array is the same as the order in which they appear in the argument list.</w:t>
      </w:r>
    </w:p>
    <w:p w14:paraId="28AF8F38" w14:textId="77777777" w:rsidR="004C02EF" w:rsidRPr="00E77497" w:rsidRDefault="004C02EF" w:rsidP="004C02EF">
      <w:r w:rsidRPr="00E77497">
        <w:t xml:space="preserve">When the </w:t>
      </w:r>
      <w:r w:rsidRPr="00E77497">
        <w:rPr>
          <w:rFonts w:ascii="Courier New" w:hAnsi="Courier New"/>
          <w:b/>
        </w:rPr>
        <w:t>unshift</w:t>
      </w:r>
      <w:r w:rsidRPr="00E77497">
        <w:t xml:space="preserve"> method is called with zero or more arguments </w:t>
      </w:r>
      <w:r w:rsidRPr="00E77497">
        <w:rPr>
          <w:rFonts w:ascii="Times New Roman" w:hAnsi="Times New Roman"/>
          <w:i/>
        </w:rPr>
        <w:t>item1</w:t>
      </w:r>
      <w:r w:rsidRPr="00E77497">
        <w:t>,</w:t>
      </w:r>
      <w:r w:rsidRPr="00E77497">
        <w:rPr>
          <w:rFonts w:ascii="Times New Roman" w:hAnsi="Times New Roman"/>
          <w:i/>
        </w:rPr>
        <w:t xml:space="preserve"> item2</w:t>
      </w:r>
      <w:r w:rsidRPr="00E77497">
        <w:t>, etc., the following steps are taken:</w:t>
      </w:r>
    </w:p>
    <w:p w14:paraId="7216214C" w14:textId="77777777" w:rsidR="004C02EF" w:rsidRPr="00E77497" w:rsidRDefault="004C02EF" w:rsidP="00834A33">
      <w:pPr>
        <w:pStyle w:val="Alg4"/>
        <w:numPr>
          <w:ilvl w:val="0"/>
          <w:numId w:val="21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5608452A" w14:textId="77777777" w:rsidR="00134DAD" w:rsidRDefault="00134DAD" w:rsidP="00134DAD">
      <w:pPr>
        <w:pStyle w:val="Alg4"/>
        <w:numPr>
          <w:ilvl w:val="0"/>
          <w:numId w:val="212"/>
        </w:numPr>
        <w:rPr>
          <w:ins w:id="29666" w:author="Rev 7 Allen Wirfs-Brock" w:date="2012-04-10T12:05:00Z"/>
        </w:rPr>
      </w:pPr>
      <w:ins w:id="29667" w:author="Rev 7 Allen Wirfs-Brock" w:date="2012-04-10T12:05:00Z">
        <w:r>
          <w:t>ReturnIfAbrupt(</w:t>
        </w:r>
        <w:r>
          <w:rPr>
            <w:i/>
          </w:rPr>
          <w:t>O</w:t>
        </w:r>
        <w:r>
          <w:t>).</w:t>
        </w:r>
      </w:ins>
    </w:p>
    <w:p w14:paraId="16522D1C" w14:textId="77777777" w:rsidR="004C02EF" w:rsidRPr="00E77497" w:rsidRDefault="004C02EF" w:rsidP="00834A33">
      <w:pPr>
        <w:pStyle w:val="Alg4"/>
        <w:numPr>
          <w:ilvl w:val="0"/>
          <w:numId w:val="212"/>
        </w:numPr>
      </w:pPr>
      <w:r w:rsidRPr="00E77497">
        <w:t xml:space="preserve">Let </w:t>
      </w:r>
      <w:r w:rsidRPr="00E77497">
        <w:rPr>
          <w:i/>
        </w:rPr>
        <w:t>lenVal</w:t>
      </w:r>
      <w:r w:rsidRPr="00E77497">
        <w:t xml:space="preserve"> be the result of calling</w:t>
      </w:r>
      <w:r w:rsidRPr="00E77497" w:rsidDel="00887131">
        <w:t xml:space="preserve"> </w:t>
      </w:r>
      <w:r w:rsidRPr="00E77497">
        <w:t xml:space="preserve">the  [[Get]] internal method of </w:t>
      </w:r>
      <w:r w:rsidRPr="00E77497">
        <w:rPr>
          <w:i/>
        </w:rPr>
        <w:t>O</w:t>
      </w:r>
      <w:r w:rsidRPr="00E77497">
        <w:t xml:space="preserve"> with argument </w:t>
      </w:r>
      <w:r w:rsidRPr="00E77497">
        <w:rPr>
          <w:rFonts w:ascii="Courier New" w:hAnsi="Courier New"/>
          <w:sz w:val="18"/>
        </w:rPr>
        <w:t>"</w:t>
      </w:r>
      <w:r w:rsidRPr="00E77497">
        <w:rPr>
          <w:rFonts w:ascii="Courier New" w:hAnsi="Courier New"/>
          <w:b/>
        </w:rPr>
        <w:t>length</w:t>
      </w:r>
      <w:r w:rsidRPr="00E77497">
        <w:rPr>
          <w:rFonts w:ascii="Courier New" w:hAnsi="Courier New"/>
          <w:sz w:val="18"/>
        </w:rPr>
        <w:t>"</w:t>
      </w:r>
      <w:r w:rsidRPr="00E77497">
        <w:t>.</w:t>
      </w:r>
    </w:p>
    <w:p w14:paraId="69993E45" w14:textId="77777777" w:rsidR="004C02EF" w:rsidRPr="00E77497" w:rsidRDefault="004C02EF" w:rsidP="00834A33">
      <w:pPr>
        <w:pStyle w:val="Alg4"/>
        <w:numPr>
          <w:ilvl w:val="0"/>
          <w:numId w:val="212"/>
        </w:numPr>
      </w:pPr>
      <w:r w:rsidRPr="00E77497">
        <w:t xml:space="preserve">Let </w:t>
      </w:r>
      <w:r w:rsidRPr="00E77497">
        <w:rPr>
          <w:i/>
        </w:rPr>
        <w:t>len</w:t>
      </w:r>
      <w:r w:rsidRPr="00E77497">
        <w:t xml:space="preserve"> be ToUint32(</w:t>
      </w:r>
      <w:r w:rsidRPr="00E77497">
        <w:rPr>
          <w:i/>
        </w:rPr>
        <w:t>lenVal</w:t>
      </w:r>
      <w:r w:rsidRPr="00E77497">
        <w:t>).</w:t>
      </w:r>
    </w:p>
    <w:p w14:paraId="36F6D8A0" w14:textId="77777777" w:rsidR="00CA3654" w:rsidRPr="00E77497" w:rsidRDefault="00C82981" w:rsidP="00CA3654">
      <w:pPr>
        <w:pStyle w:val="Alg4"/>
        <w:numPr>
          <w:ilvl w:val="0"/>
          <w:numId w:val="212"/>
        </w:numPr>
        <w:contextualSpacing/>
        <w:rPr>
          <w:ins w:id="29668" w:author="Rev 6 Allen Wirfs-Brock" w:date="2012-02-22T17:32:00Z"/>
        </w:rPr>
      </w:pPr>
      <w:ins w:id="29669" w:author="Rev 6 Allen Wirfs-Brock" w:date="2012-02-26T09:04:00Z">
        <w:r>
          <w:t>ReturnIfAbrupt(</w:t>
        </w:r>
        <w:r w:rsidRPr="00E77497">
          <w:rPr>
            <w:i/>
          </w:rPr>
          <w:t>len</w:t>
        </w:r>
        <w:r>
          <w:t>).</w:t>
        </w:r>
      </w:ins>
    </w:p>
    <w:p w14:paraId="36E139C2" w14:textId="77777777" w:rsidR="004C02EF" w:rsidRPr="00E77497" w:rsidRDefault="004C02EF" w:rsidP="00834A33">
      <w:pPr>
        <w:pStyle w:val="Alg4"/>
        <w:numPr>
          <w:ilvl w:val="0"/>
          <w:numId w:val="212"/>
        </w:numPr>
      </w:pPr>
      <w:r w:rsidRPr="00E77497">
        <w:t xml:space="preserve">Let </w:t>
      </w:r>
      <w:r w:rsidRPr="00E77497">
        <w:rPr>
          <w:i/>
        </w:rPr>
        <w:t>argCount</w:t>
      </w:r>
      <w:r w:rsidRPr="00E77497">
        <w:t xml:space="preserve"> be the number of actual arguments.</w:t>
      </w:r>
    </w:p>
    <w:p w14:paraId="797193D3" w14:textId="77777777" w:rsidR="004C02EF" w:rsidRPr="00E77497" w:rsidRDefault="004C02EF" w:rsidP="00834A33">
      <w:pPr>
        <w:pStyle w:val="Alg4"/>
        <w:numPr>
          <w:ilvl w:val="0"/>
          <w:numId w:val="212"/>
        </w:numPr>
      </w:pPr>
      <w:r w:rsidRPr="00E77497">
        <w:t xml:space="preserve">Let </w:t>
      </w:r>
      <w:r w:rsidRPr="00E77497">
        <w:rPr>
          <w:i/>
        </w:rPr>
        <w:t>k</w:t>
      </w:r>
      <w:r w:rsidRPr="00E77497">
        <w:t xml:space="preserve"> be </w:t>
      </w:r>
      <w:r w:rsidRPr="00E77497">
        <w:rPr>
          <w:i/>
        </w:rPr>
        <w:t>len</w:t>
      </w:r>
      <w:r w:rsidRPr="00E77497">
        <w:t>.</w:t>
      </w:r>
    </w:p>
    <w:p w14:paraId="15410961" w14:textId="77777777" w:rsidR="004C02EF" w:rsidRPr="00E77497" w:rsidRDefault="004C02EF" w:rsidP="00834A33">
      <w:pPr>
        <w:pStyle w:val="Alg4"/>
        <w:numPr>
          <w:ilvl w:val="0"/>
          <w:numId w:val="212"/>
        </w:numPr>
      </w:pPr>
      <w:r w:rsidRPr="00E77497">
        <w:t xml:space="preserve">Repeat, while </w:t>
      </w:r>
      <w:r w:rsidRPr="00E77497">
        <w:rPr>
          <w:i/>
        </w:rPr>
        <w:t>k</w:t>
      </w:r>
      <w:r w:rsidRPr="00E77497">
        <w:t xml:space="preserve"> &gt; 0, </w:t>
      </w:r>
    </w:p>
    <w:p w14:paraId="7B118E4C" w14:textId="77777777" w:rsidR="004C02EF" w:rsidRPr="00E77497" w:rsidRDefault="004C02EF" w:rsidP="00834A33">
      <w:pPr>
        <w:pStyle w:val="Alg4"/>
        <w:numPr>
          <w:ilvl w:val="1"/>
          <w:numId w:val="212"/>
        </w:numPr>
      </w:pPr>
      <w:r w:rsidRPr="00E77497">
        <w:t xml:space="preserve">Let </w:t>
      </w:r>
      <w:r w:rsidRPr="00E77497">
        <w:rPr>
          <w:i/>
        </w:rPr>
        <w:t>from</w:t>
      </w:r>
      <w:r w:rsidRPr="00E77497">
        <w:t xml:space="preserve"> be ToString(</w:t>
      </w:r>
      <w:r w:rsidRPr="00E77497">
        <w:rPr>
          <w:i/>
        </w:rPr>
        <w:t>k</w:t>
      </w:r>
      <w:r w:rsidRPr="00E77497">
        <w:t>–1).</w:t>
      </w:r>
    </w:p>
    <w:p w14:paraId="6B8D056C" w14:textId="77777777" w:rsidR="004C02EF" w:rsidRPr="00E77497" w:rsidRDefault="004C02EF" w:rsidP="00834A33">
      <w:pPr>
        <w:pStyle w:val="Alg4"/>
        <w:numPr>
          <w:ilvl w:val="1"/>
          <w:numId w:val="212"/>
        </w:numPr>
      </w:pPr>
      <w:r w:rsidRPr="00E77497">
        <w:t xml:space="preserve">Let </w:t>
      </w:r>
      <w:r w:rsidRPr="00E77497">
        <w:rPr>
          <w:i/>
        </w:rPr>
        <w:t>to</w:t>
      </w:r>
      <w:r w:rsidRPr="00E77497">
        <w:t xml:space="preserve"> be ToString(</w:t>
      </w:r>
      <w:r w:rsidRPr="00E77497">
        <w:rPr>
          <w:i/>
        </w:rPr>
        <w:t>k</w:t>
      </w:r>
      <w:r w:rsidRPr="00E77497">
        <w:t>+</w:t>
      </w:r>
      <w:r w:rsidRPr="00E77497">
        <w:rPr>
          <w:i/>
        </w:rPr>
        <w:t>argCount</w:t>
      </w:r>
      <w:r w:rsidRPr="00E77497">
        <w:t xml:space="preserve"> –1).</w:t>
      </w:r>
    </w:p>
    <w:p w14:paraId="1C15FE57" w14:textId="77777777" w:rsidR="004C02EF" w:rsidRPr="00E77497" w:rsidRDefault="004C02EF" w:rsidP="00834A33">
      <w:pPr>
        <w:pStyle w:val="Alg4"/>
        <w:numPr>
          <w:ilvl w:val="1"/>
          <w:numId w:val="212"/>
        </w:numPr>
      </w:pPr>
      <w:r w:rsidRPr="00E77497">
        <w:t xml:space="preserve">Let </w:t>
      </w:r>
      <w:r w:rsidRPr="00E77497">
        <w:rPr>
          <w:i/>
        </w:rPr>
        <w:t>fromPresent</w:t>
      </w:r>
      <w:r w:rsidRPr="00E77497">
        <w:t xml:space="preserve"> be the result of calling the [[HasProperty]] internal method of </w:t>
      </w:r>
      <w:r w:rsidRPr="00E77497">
        <w:rPr>
          <w:i/>
        </w:rPr>
        <w:t>O</w:t>
      </w:r>
      <w:r w:rsidRPr="00E77497">
        <w:t xml:space="preserve"> with argument </w:t>
      </w:r>
      <w:r w:rsidRPr="00E77497">
        <w:rPr>
          <w:i/>
        </w:rPr>
        <w:t>from</w:t>
      </w:r>
      <w:r w:rsidRPr="00E77497">
        <w:t>.</w:t>
      </w:r>
    </w:p>
    <w:p w14:paraId="12CB1E0F" w14:textId="77777777" w:rsidR="004C02EF" w:rsidRPr="00E77497" w:rsidRDefault="004C02EF" w:rsidP="00834A33">
      <w:pPr>
        <w:pStyle w:val="Alg4"/>
        <w:numPr>
          <w:ilvl w:val="1"/>
          <w:numId w:val="212"/>
        </w:numPr>
      </w:pPr>
      <w:r w:rsidRPr="00E77497">
        <w:t xml:space="preserve">If </w:t>
      </w:r>
      <w:r w:rsidRPr="00E77497">
        <w:rPr>
          <w:i/>
        </w:rPr>
        <w:t>fromPresent</w:t>
      </w:r>
      <w:r w:rsidRPr="00E77497">
        <w:t xml:space="preserve"> is </w:t>
      </w:r>
      <w:r w:rsidRPr="00E77497">
        <w:rPr>
          <w:b/>
        </w:rPr>
        <w:t>true</w:t>
      </w:r>
      <w:r w:rsidRPr="00E77497">
        <w:t>, then</w:t>
      </w:r>
    </w:p>
    <w:p w14:paraId="154CDFBF" w14:textId="77777777" w:rsidR="004C02EF" w:rsidRPr="00E77497" w:rsidRDefault="004C02EF" w:rsidP="00834A33">
      <w:pPr>
        <w:pStyle w:val="Alg4"/>
        <w:numPr>
          <w:ilvl w:val="2"/>
          <w:numId w:val="212"/>
        </w:numPr>
        <w:tabs>
          <w:tab w:val="left" w:pos="2340"/>
        </w:tabs>
      </w:pPr>
      <w:r w:rsidRPr="00E77497">
        <w:t xml:space="preserve">Let </w:t>
      </w:r>
      <w:r w:rsidRPr="00E77497">
        <w:rPr>
          <w:i/>
        </w:rPr>
        <w:t>fromValue</w:t>
      </w:r>
      <w:r w:rsidRPr="00E77497">
        <w:t xml:space="preserve"> be the result of calling the [[Get]] internal method of </w:t>
      </w:r>
      <w:r w:rsidRPr="00E77497">
        <w:rPr>
          <w:i/>
        </w:rPr>
        <w:t>O</w:t>
      </w:r>
      <w:r w:rsidRPr="00E77497">
        <w:t xml:space="preserve"> with argument </w:t>
      </w:r>
      <w:r w:rsidRPr="00E77497">
        <w:rPr>
          <w:i/>
        </w:rPr>
        <w:t>from</w:t>
      </w:r>
      <w:r w:rsidRPr="00E77497">
        <w:t>.</w:t>
      </w:r>
    </w:p>
    <w:p w14:paraId="41306200" w14:textId="77777777" w:rsidR="00134DAD" w:rsidRDefault="00134DAD" w:rsidP="00834A33">
      <w:pPr>
        <w:pStyle w:val="Alg4"/>
        <w:numPr>
          <w:ilvl w:val="2"/>
          <w:numId w:val="212"/>
        </w:numPr>
        <w:tabs>
          <w:tab w:val="left" w:pos="2340"/>
        </w:tabs>
        <w:rPr>
          <w:ins w:id="29670" w:author="Rev 7 Allen Wirfs-Brock" w:date="2012-04-10T11:32:00Z"/>
        </w:rPr>
      </w:pPr>
      <w:ins w:id="29671" w:author="Rev 7 Allen Wirfs-Brock" w:date="2012-04-10T11:33:00Z">
        <w:r>
          <w:t>ReturnIfAbrupt(</w:t>
        </w:r>
        <w:r>
          <w:rPr>
            <w:i/>
          </w:rPr>
          <w:t>fromValue</w:t>
        </w:r>
        <w:r>
          <w:t>).</w:t>
        </w:r>
      </w:ins>
    </w:p>
    <w:p w14:paraId="782C7C01" w14:textId="77777777" w:rsidR="004C02EF" w:rsidRPr="00E77497" w:rsidRDefault="00134DAD" w:rsidP="00834A33">
      <w:pPr>
        <w:pStyle w:val="Alg4"/>
        <w:numPr>
          <w:ilvl w:val="2"/>
          <w:numId w:val="212"/>
        </w:numPr>
        <w:tabs>
          <w:tab w:val="left" w:pos="2340"/>
        </w:tabs>
      </w:pPr>
      <w:ins w:id="29672" w:author="Rev 7 Allen Wirfs-Brock" w:date="2012-04-10T11:35:00Z">
        <w:r>
          <w:t xml:space="preserve">Let </w:t>
        </w:r>
        <w:r>
          <w:rPr>
            <w:i/>
          </w:rPr>
          <w:t>put</w:t>
        </w:r>
        <w:r w:rsidRPr="00F726FB">
          <w:rPr>
            <w:i/>
          </w:rPr>
          <w:t>Status</w:t>
        </w:r>
        <w:r>
          <w:t xml:space="preserve"> be the result of calling</w:t>
        </w:r>
        <w:r w:rsidRPr="00E77497" w:rsidDel="00134DAD">
          <w:t xml:space="preserve"> </w:t>
        </w:r>
      </w:ins>
      <w:del w:id="29673" w:author="Rev 7 Allen Wirfs-Brock" w:date="2012-04-10T11:35:00Z">
        <w:r w:rsidR="004C02EF" w:rsidRPr="00E77497" w:rsidDel="00134DAD">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i/>
        </w:rPr>
        <w:t>to</w:t>
      </w:r>
      <w:r w:rsidR="004C02EF" w:rsidRPr="00E77497">
        <w:t xml:space="preserve">, </w:t>
      </w:r>
      <w:r w:rsidR="004C02EF" w:rsidRPr="00E77497">
        <w:rPr>
          <w:i/>
        </w:rPr>
        <w:t>fromValue</w:t>
      </w:r>
      <w:r w:rsidR="004C02EF" w:rsidRPr="00E77497">
        <w:t xml:space="preserve">, and </w:t>
      </w:r>
      <w:r w:rsidR="004C02EF" w:rsidRPr="00E77497">
        <w:rPr>
          <w:b/>
        </w:rPr>
        <w:t>true</w:t>
      </w:r>
      <w:r w:rsidR="004C02EF" w:rsidRPr="00E77497">
        <w:t>.</w:t>
      </w:r>
    </w:p>
    <w:p w14:paraId="5D9E22AE" w14:textId="77777777" w:rsidR="00134DAD" w:rsidRDefault="00134DAD" w:rsidP="00134DAD">
      <w:pPr>
        <w:pStyle w:val="Alg4"/>
        <w:numPr>
          <w:ilvl w:val="2"/>
          <w:numId w:val="212"/>
        </w:numPr>
        <w:rPr>
          <w:ins w:id="29674" w:author="Rev 7 Allen Wirfs-Brock" w:date="2012-04-10T11:33:00Z"/>
        </w:rPr>
      </w:pPr>
      <w:ins w:id="29675" w:author="Rev 7 Allen Wirfs-Brock" w:date="2012-04-10T11:33:00Z">
        <w:r>
          <w:t>ReturnIfAbrupt(</w:t>
        </w:r>
        <w:r>
          <w:rPr>
            <w:i/>
          </w:rPr>
          <w:t>putStatus</w:t>
        </w:r>
        <w:r>
          <w:t>).</w:t>
        </w:r>
      </w:ins>
    </w:p>
    <w:p w14:paraId="16A551D8" w14:textId="77777777" w:rsidR="004C02EF" w:rsidRPr="00E77497" w:rsidRDefault="004C02EF" w:rsidP="00834A33">
      <w:pPr>
        <w:pStyle w:val="Alg4"/>
        <w:numPr>
          <w:ilvl w:val="1"/>
          <w:numId w:val="212"/>
        </w:numPr>
      </w:pPr>
      <w:r w:rsidRPr="00E77497">
        <w:t xml:space="preserve">Else, </w:t>
      </w:r>
      <w:r w:rsidRPr="00E77497">
        <w:rPr>
          <w:i/>
        </w:rPr>
        <w:t>fromPresent</w:t>
      </w:r>
      <w:r w:rsidRPr="00E77497">
        <w:t xml:space="preserve"> is </w:t>
      </w:r>
      <w:r w:rsidRPr="00E77497">
        <w:rPr>
          <w:b/>
        </w:rPr>
        <w:t>false</w:t>
      </w:r>
    </w:p>
    <w:p w14:paraId="5F417CC5" w14:textId="77777777" w:rsidR="004C02EF" w:rsidRPr="00E77497" w:rsidRDefault="00134DAD" w:rsidP="00834A33">
      <w:pPr>
        <w:pStyle w:val="Alg4"/>
        <w:numPr>
          <w:ilvl w:val="2"/>
          <w:numId w:val="212"/>
        </w:numPr>
        <w:tabs>
          <w:tab w:val="left" w:pos="2340"/>
        </w:tabs>
      </w:pPr>
      <w:ins w:id="29676" w:author="Rev 7 Allen Wirfs-Brock" w:date="2012-04-10T11:34:00Z">
        <w:r>
          <w:t xml:space="preserve">Let </w:t>
        </w:r>
        <w:r w:rsidRPr="00F726FB">
          <w:rPr>
            <w:i/>
          </w:rPr>
          <w:t>deleteStatus</w:t>
        </w:r>
        <w:r>
          <w:t xml:space="preserve"> be the result of calling</w:t>
        </w:r>
        <w:r w:rsidRPr="00E77497">
          <w:t xml:space="preserve"> </w:t>
        </w:r>
      </w:ins>
      <w:del w:id="29677" w:author="Rev 7 Allen Wirfs-Brock" w:date="2012-04-10T11:34:00Z">
        <w:r w:rsidR="004C02EF" w:rsidRPr="00E77497" w:rsidDel="00134DAD">
          <w:delText xml:space="preserve">Call </w:delText>
        </w:r>
      </w:del>
      <w:r w:rsidR="004C02EF" w:rsidRPr="00E77497">
        <w:t xml:space="preserve">the [[Delete]] internal method of </w:t>
      </w:r>
      <w:r w:rsidR="004C02EF" w:rsidRPr="00E77497">
        <w:rPr>
          <w:i/>
        </w:rPr>
        <w:t>O</w:t>
      </w:r>
      <w:r w:rsidR="004C02EF" w:rsidRPr="00E77497">
        <w:t xml:space="preserve"> with arguments </w:t>
      </w:r>
      <w:r w:rsidR="004C02EF" w:rsidRPr="00E77497">
        <w:rPr>
          <w:i/>
        </w:rPr>
        <w:t>to</w:t>
      </w:r>
      <w:r w:rsidR="004C02EF" w:rsidRPr="00E77497">
        <w:t xml:space="preserve">, and </w:t>
      </w:r>
      <w:r w:rsidR="004C02EF" w:rsidRPr="00E77497">
        <w:rPr>
          <w:b/>
        </w:rPr>
        <w:t>true</w:t>
      </w:r>
      <w:r w:rsidR="004C02EF" w:rsidRPr="00E77497">
        <w:t>.</w:t>
      </w:r>
    </w:p>
    <w:p w14:paraId="6E5C7F55" w14:textId="77777777" w:rsidR="00134DAD" w:rsidRDefault="00134DAD" w:rsidP="00134DAD">
      <w:pPr>
        <w:pStyle w:val="Alg4"/>
        <w:numPr>
          <w:ilvl w:val="2"/>
          <w:numId w:val="212"/>
        </w:numPr>
        <w:rPr>
          <w:ins w:id="29678" w:author="Rev 7 Allen Wirfs-Brock" w:date="2012-04-10T11:33:00Z"/>
        </w:rPr>
      </w:pPr>
      <w:ins w:id="29679" w:author="Rev 7 Allen Wirfs-Brock" w:date="2012-04-10T11:34:00Z">
        <w:r>
          <w:t>ReturnIfAbrupt(</w:t>
        </w:r>
        <w:r>
          <w:rPr>
            <w:i/>
          </w:rPr>
          <w:t>deleteStatus</w:t>
        </w:r>
        <w:r>
          <w:t>).</w:t>
        </w:r>
      </w:ins>
    </w:p>
    <w:p w14:paraId="6D8DE40D" w14:textId="77777777" w:rsidR="004C02EF" w:rsidRPr="00E77497" w:rsidRDefault="004C02EF" w:rsidP="00834A33">
      <w:pPr>
        <w:pStyle w:val="Alg4"/>
        <w:numPr>
          <w:ilvl w:val="1"/>
          <w:numId w:val="212"/>
        </w:numPr>
      </w:pPr>
      <w:r w:rsidRPr="00E77497">
        <w:t xml:space="preserve">Decrease </w:t>
      </w:r>
      <w:r w:rsidRPr="00E77497">
        <w:rPr>
          <w:i/>
        </w:rPr>
        <w:t>k</w:t>
      </w:r>
      <w:r w:rsidRPr="00E77497">
        <w:t xml:space="preserve"> by 1.</w:t>
      </w:r>
    </w:p>
    <w:p w14:paraId="7772B072" w14:textId="77777777" w:rsidR="004C02EF" w:rsidRPr="00E77497" w:rsidRDefault="004C02EF" w:rsidP="00834A33">
      <w:pPr>
        <w:pStyle w:val="Alg4"/>
        <w:numPr>
          <w:ilvl w:val="0"/>
          <w:numId w:val="212"/>
        </w:numPr>
      </w:pPr>
      <w:r w:rsidRPr="00E77497">
        <w:t xml:space="preserve">Let </w:t>
      </w:r>
      <w:r w:rsidRPr="00E77497">
        <w:rPr>
          <w:i/>
        </w:rPr>
        <w:t>j</w:t>
      </w:r>
      <w:r w:rsidRPr="00E77497">
        <w:t xml:space="preserve"> be 0.</w:t>
      </w:r>
    </w:p>
    <w:p w14:paraId="05E7EAA5" w14:textId="77777777" w:rsidR="004C02EF" w:rsidRPr="00E77497" w:rsidRDefault="004C02EF" w:rsidP="00834A33">
      <w:pPr>
        <w:pStyle w:val="Alg4"/>
        <w:numPr>
          <w:ilvl w:val="0"/>
          <w:numId w:val="212"/>
        </w:numPr>
      </w:pPr>
      <w:r w:rsidRPr="00E77497">
        <w:t xml:space="preserve">Let </w:t>
      </w:r>
      <w:r w:rsidRPr="00E77497">
        <w:rPr>
          <w:i/>
        </w:rPr>
        <w:t>items</w:t>
      </w:r>
      <w:r w:rsidRPr="00E77497">
        <w:t xml:space="preserve"> be an internal List whose elements are, in left to right order, the arguments that were passed to this function invocation.</w:t>
      </w:r>
    </w:p>
    <w:p w14:paraId="2D217EB4" w14:textId="77777777" w:rsidR="004C02EF" w:rsidRPr="00E77497" w:rsidRDefault="004C02EF" w:rsidP="00834A33">
      <w:pPr>
        <w:pStyle w:val="Alg4"/>
        <w:numPr>
          <w:ilvl w:val="0"/>
          <w:numId w:val="212"/>
        </w:numPr>
      </w:pPr>
      <w:r w:rsidRPr="00E77497">
        <w:t xml:space="preserve">Repeat, while </w:t>
      </w:r>
      <w:r w:rsidRPr="00E77497">
        <w:rPr>
          <w:i/>
        </w:rPr>
        <w:t>items</w:t>
      </w:r>
      <w:r w:rsidRPr="00E77497">
        <w:t xml:space="preserve"> is not empty</w:t>
      </w:r>
    </w:p>
    <w:p w14:paraId="79069328" w14:textId="77777777" w:rsidR="004C02EF" w:rsidRPr="00E77497" w:rsidRDefault="004C02EF" w:rsidP="00834A33">
      <w:pPr>
        <w:pStyle w:val="Alg4"/>
        <w:numPr>
          <w:ilvl w:val="1"/>
          <w:numId w:val="212"/>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that element.</w:t>
      </w:r>
    </w:p>
    <w:p w14:paraId="0C486896" w14:textId="77777777" w:rsidR="004C02EF" w:rsidRPr="00E77497" w:rsidRDefault="00134DAD" w:rsidP="00834A33">
      <w:pPr>
        <w:pStyle w:val="Alg4"/>
        <w:numPr>
          <w:ilvl w:val="1"/>
          <w:numId w:val="212"/>
        </w:numPr>
      </w:pPr>
      <w:ins w:id="29680" w:author="Rev 7 Allen Wirfs-Brock" w:date="2012-04-10T11:36:00Z">
        <w:r>
          <w:t xml:space="preserve">Let </w:t>
        </w:r>
        <w:r>
          <w:rPr>
            <w:i/>
          </w:rPr>
          <w:t>put</w:t>
        </w:r>
        <w:r w:rsidRPr="00F726FB">
          <w:rPr>
            <w:i/>
          </w:rPr>
          <w:t>Status</w:t>
        </w:r>
        <w:r>
          <w:t xml:space="preserve"> be the result of calling</w:t>
        </w:r>
        <w:r w:rsidRPr="00E77497" w:rsidDel="00134DAD">
          <w:t xml:space="preserve"> </w:t>
        </w:r>
      </w:ins>
      <w:del w:id="29681" w:author="Rev 7 Allen Wirfs-Brock" w:date="2012-04-10T11:36:00Z">
        <w:r w:rsidR="004C02EF" w:rsidRPr="00E77497" w:rsidDel="00134DAD">
          <w:delText xml:space="preserve">Call </w:delText>
        </w:r>
      </w:del>
      <w:r w:rsidR="004C02EF" w:rsidRPr="00E77497">
        <w:t xml:space="preserve">the [[Put]] internal method of </w:t>
      </w:r>
      <w:r w:rsidR="004C02EF" w:rsidRPr="00E77497">
        <w:rPr>
          <w:i/>
        </w:rPr>
        <w:t>O</w:t>
      </w:r>
      <w:r w:rsidR="004C02EF" w:rsidRPr="00E77497">
        <w:t xml:space="preserve"> with arguments ToString(</w:t>
      </w:r>
      <w:r w:rsidR="004C02EF" w:rsidRPr="00E77497">
        <w:rPr>
          <w:i/>
        </w:rPr>
        <w:t>j</w:t>
      </w:r>
      <w:r w:rsidR="004C02EF" w:rsidRPr="00E77497">
        <w:t xml:space="preserve">), </w:t>
      </w:r>
      <w:r w:rsidR="004C02EF" w:rsidRPr="00E77497">
        <w:rPr>
          <w:i/>
        </w:rPr>
        <w:t>E</w:t>
      </w:r>
      <w:r w:rsidR="004C02EF" w:rsidRPr="00E77497">
        <w:t xml:space="preserve">, and </w:t>
      </w:r>
      <w:r w:rsidR="004C02EF" w:rsidRPr="00E77497">
        <w:rPr>
          <w:b/>
        </w:rPr>
        <w:t>true</w:t>
      </w:r>
      <w:r w:rsidR="004C02EF" w:rsidRPr="00E77497">
        <w:t>.</w:t>
      </w:r>
    </w:p>
    <w:p w14:paraId="50E0EA21" w14:textId="77777777" w:rsidR="00134DAD" w:rsidRDefault="00134DAD" w:rsidP="00834A33">
      <w:pPr>
        <w:pStyle w:val="Alg4"/>
        <w:numPr>
          <w:ilvl w:val="1"/>
          <w:numId w:val="212"/>
        </w:numPr>
        <w:rPr>
          <w:ins w:id="29682" w:author="Rev 7 Allen Wirfs-Brock" w:date="2012-04-10T11:35:00Z"/>
        </w:rPr>
      </w:pPr>
      <w:ins w:id="29683" w:author="Rev 7 Allen Wirfs-Brock" w:date="2012-04-10T11:35:00Z">
        <w:r>
          <w:t>ReturnIfAbrupt(</w:t>
        </w:r>
        <w:r>
          <w:rPr>
            <w:i/>
          </w:rPr>
          <w:t>putStatus</w:t>
        </w:r>
        <w:r>
          <w:t>).</w:t>
        </w:r>
      </w:ins>
    </w:p>
    <w:p w14:paraId="5F82D133" w14:textId="77777777" w:rsidR="004C02EF" w:rsidRPr="00E77497" w:rsidRDefault="004C02EF" w:rsidP="00834A33">
      <w:pPr>
        <w:pStyle w:val="Alg4"/>
        <w:numPr>
          <w:ilvl w:val="1"/>
          <w:numId w:val="212"/>
        </w:numPr>
      </w:pPr>
      <w:r w:rsidRPr="00E77497">
        <w:t xml:space="preserve">Increase </w:t>
      </w:r>
      <w:r w:rsidRPr="00E77497">
        <w:rPr>
          <w:i/>
        </w:rPr>
        <w:t>j</w:t>
      </w:r>
      <w:r w:rsidRPr="00E77497">
        <w:t xml:space="preserve"> by 1.</w:t>
      </w:r>
    </w:p>
    <w:p w14:paraId="38A069DE" w14:textId="77777777" w:rsidR="004C02EF" w:rsidRPr="00E77497" w:rsidRDefault="00134DAD" w:rsidP="00834A33">
      <w:pPr>
        <w:pStyle w:val="Alg4"/>
        <w:numPr>
          <w:ilvl w:val="0"/>
          <w:numId w:val="212"/>
        </w:numPr>
      </w:pPr>
      <w:ins w:id="29684" w:author="Rev 7 Allen Wirfs-Brock" w:date="2012-04-10T11:36:00Z">
        <w:r>
          <w:t xml:space="preserve">Let </w:t>
        </w:r>
        <w:r>
          <w:rPr>
            <w:i/>
          </w:rPr>
          <w:t>put</w:t>
        </w:r>
        <w:r w:rsidRPr="00F726FB">
          <w:rPr>
            <w:i/>
          </w:rPr>
          <w:t>Status</w:t>
        </w:r>
        <w:r>
          <w:t xml:space="preserve"> be the result of calling</w:t>
        </w:r>
        <w:r w:rsidRPr="00E77497" w:rsidDel="00134DAD">
          <w:t xml:space="preserve"> </w:t>
        </w:r>
      </w:ins>
      <w:del w:id="29685" w:author="Rev 7 Allen Wirfs-Brock" w:date="2012-04-10T11:36:00Z">
        <w:r w:rsidR="004C02EF" w:rsidRPr="00E77497" w:rsidDel="00134DAD">
          <w:delText xml:space="preserve">Call </w:delText>
        </w:r>
      </w:del>
      <w:r w:rsidR="004C02EF" w:rsidRPr="00E77497">
        <w:t xml:space="preserve">the [[Put]] internal method of </w:t>
      </w:r>
      <w:r w:rsidR="004C02EF" w:rsidRPr="00E77497">
        <w:rPr>
          <w:i/>
        </w:rPr>
        <w:t>O</w:t>
      </w:r>
      <w:r w:rsidR="004C02EF" w:rsidRPr="00E77497">
        <w:t xml:space="preserve"> with arguments </w:t>
      </w:r>
      <w:r w:rsidR="004C02EF" w:rsidRPr="00E77497">
        <w:rPr>
          <w:rFonts w:ascii="Courier New" w:hAnsi="Courier New"/>
          <w:sz w:val="18"/>
        </w:rPr>
        <w:t>"</w:t>
      </w:r>
      <w:r w:rsidR="004C02EF" w:rsidRPr="00E77497">
        <w:rPr>
          <w:rFonts w:ascii="Courier New" w:hAnsi="Courier New"/>
          <w:b/>
        </w:rPr>
        <w:t>length</w:t>
      </w:r>
      <w:r w:rsidR="004C02EF" w:rsidRPr="00E77497">
        <w:rPr>
          <w:rFonts w:ascii="Courier New" w:hAnsi="Courier New"/>
          <w:sz w:val="18"/>
        </w:rPr>
        <w:t>"</w:t>
      </w:r>
      <w:r w:rsidR="004C02EF" w:rsidRPr="00E77497">
        <w:t xml:space="preserve">, </w:t>
      </w:r>
      <w:r w:rsidR="004C02EF" w:rsidRPr="00E77497">
        <w:rPr>
          <w:i/>
        </w:rPr>
        <w:t>len</w:t>
      </w:r>
      <w:r w:rsidR="004C02EF" w:rsidRPr="00E77497">
        <w:t>+</w:t>
      </w:r>
      <w:r w:rsidR="004C02EF" w:rsidRPr="00E77497">
        <w:rPr>
          <w:i/>
        </w:rPr>
        <w:t>argCount</w:t>
      </w:r>
      <w:r w:rsidR="004C02EF" w:rsidRPr="00E77497">
        <w:t xml:space="preserve">, and </w:t>
      </w:r>
      <w:r w:rsidR="004C02EF" w:rsidRPr="00E77497">
        <w:rPr>
          <w:b/>
        </w:rPr>
        <w:t>true</w:t>
      </w:r>
      <w:r w:rsidR="004C02EF" w:rsidRPr="00E77497">
        <w:t>.</w:t>
      </w:r>
    </w:p>
    <w:p w14:paraId="7D0A4967" w14:textId="77777777" w:rsidR="00134DAD" w:rsidRDefault="00134DAD" w:rsidP="00134DAD">
      <w:pPr>
        <w:pStyle w:val="Alg4"/>
        <w:numPr>
          <w:ilvl w:val="0"/>
          <w:numId w:val="212"/>
        </w:numPr>
        <w:spacing w:after="120"/>
        <w:contextualSpacing/>
        <w:rPr>
          <w:ins w:id="29686" w:author="Rev 7 Allen Wirfs-Brock" w:date="2012-04-10T11:36:00Z"/>
        </w:rPr>
      </w:pPr>
      <w:ins w:id="29687" w:author="Rev 7 Allen Wirfs-Brock" w:date="2012-04-10T11:36:00Z">
        <w:r>
          <w:t>ReturnIfAbrupt(</w:t>
        </w:r>
        <w:r>
          <w:rPr>
            <w:i/>
          </w:rPr>
          <w:t>putStatus</w:t>
        </w:r>
        <w:r>
          <w:t>).</w:t>
        </w:r>
      </w:ins>
    </w:p>
    <w:p w14:paraId="0EAEF9DE" w14:textId="77777777" w:rsidR="004C02EF" w:rsidRPr="00E77497" w:rsidRDefault="004C02EF" w:rsidP="00834A33">
      <w:pPr>
        <w:pStyle w:val="Alg4"/>
        <w:numPr>
          <w:ilvl w:val="0"/>
          <w:numId w:val="212"/>
        </w:numPr>
        <w:spacing w:after="220"/>
      </w:pPr>
      <w:r w:rsidRPr="00E77497">
        <w:t xml:space="preserve">Return </w:t>
      </w:r>
      <w:r w:rsidRPr="00E77497">
        <w:rPr>
          <w:i/>
        </w:rPr>
        <w:t>len</w:t>
      </w:r>
      <w:r w:rsidRPr="00E77497">
        <w:t>+</w:t>
      </w:r>
      <w:r w:rsidRPr="00E77497">
        <w:rPr>
          <w:i/>
        </w:rPr>
        <w:t>argCount</w:t>
      </w:r>
      <w:r w:rsidRPr="00E77497">
        <w:t>.</w:t>
      </w:r>
    </w:p>
    <w:p w14:paraId="69B48074"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unshift</w:t>
      </w:r>
      <w:r w:rsidRPr="00E77497">
        <w:t xml:space="preserve"> method is </w:t>
      </w:r>
      <w:r w:rsidRPr="00E77497">
        <w:rPr>
          <w:b/>
        </w:rPr>
        <w:t>1</w:t>
      </w:r>
      <w:r w:rsidRPr="00E77497">
        <w:t>.</w:t>
      </w:r>
    </w:p>
    <w:p w14:paraId="4CB0D4EE"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unshift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unshift</w:t>
      </w:r>
      <w:r w:rsidRPr="00E77497">
        <w:t xml:space="preserve"> function can be applied successfully to a</w:t>
      </w:r>
      <w:ins w:id="29688" w:author="Rev 9 Allen Wirfs-Brock" w:date="2012-07-07T17:57:00Z">
        <w:r w:rsidR="000625F1">
          <w:t>n</w:t>
        </w:r>
      </w:ins>
      <w:r w:rsidRPr="00E77497">
        <w:t xml:space="preserve"> </w:t>
      </w:r>
      <w:del w:id="29689" w:author="Rev 9 Allen Wirfs-Brock" w:date="2012-07-07T17:57:00Z">
        <w:r w:rsidRPr="00E77497" w:rsidDel="000625F1">
          <w:delText xml:space="preserve">host </w:delText>
        </w:r>
      </w:del>
      <w:ins w:id="29690" w:author="Rev 9 Allen Wirfs-Brock" w:date="2012-07-07T17:57:00Z">
        <w:r w:rsidR="000625F1">
          <w:t>exotic</w:t>
        </w:r>
        <w:r w:rsidR="000625F1" w:rsidRPr="00E77497">
          <w:t xml:space="preserve"> </w:t>
        </w:r>
      </w:ins>
      <w:r w:rsidRPr="00E77497">
        <w:t>object</w:t>
      </w:r>
      <w:ins w:id="29691" w:author="Rev 9 Allen Wirfs-Brock" w:date="2012-07-07T17:57:00Z">
        <w:r w:rsidR="000625F1" w:rsidRPr="000625F1">
          <w:t xml:space="preserve"> </w:t>
        </w:r>
        <w:r w:rsidR="000625F1" w:rsidRPr="00887FC2">
          <w:t>that is not an Array</w:t>
        </w:r>
      </w:ins>
      <w:r w:rsidRPr="00E77497">
        <w:t xml:space="preserve"> is implementation-dependent.</w:t>
      </w:r>
    </w:p>
    <w:p w14:paraId="36E592CA" w14:textId="77777777" w:rsidR="004C02EF" w:rsidRPr="00E77497" w:rsidRDefault="004C02EF" w:rsidP="004C02EF">
      <w:pPr>
        <w:pStyle w:val="40"/>
        <w:numPr>
          <w:ilvl w:val="0"/>
          <w:numId w:val="0"/>
        </w:numPr>
      </w:pPr>
      <w:r w:rsidRPr="00E77497">
        <w:t>15.4.4.14</w:t>
      </w:r>
      <w:r w:rsidRPr="00E77497">
        <w:tab/>
        <w:t>Array.prototype.indexOf ( searchElement [ , fromIndex ] )</w:t>
      </w:r>
    </w:p>
    <w:p w14:paraId="203D318B" w14:textId="77777777" w:rsidR="004C02EF" w:rsidRPr="00E77497" w:rsidRDefault="004C02EF" w:rsidP="004C02EF">
      <w:r w:rsidRPr="00E77497">
        <w:rPr>
          <w:rFonts w:ascii="Courier New" w:hAnsi="Courier New" w:cs="Courier New"/>
          <w:b/>
        </w:rPr>
        <w:t>indexOf</w:t>
      </w:r>
      <w:r w:rsidRPr="00E77497">
        <w:t xml:space="preserve"> compares </w:t>
      </w:r>
      <w:r w:rsidRPr="00E77497">
        <w:rPr>
          <w:rFonts w:ascii="Times New Roman" w:hAnsi="Times New Roman"/>
          <w:i/>
        </w:rPr>
        <w:t>searchElement</w:t>
      </w:r>
      <w:r w:rsidRPr="00E77497">
        <w:t xml:space="preserve"> to the elements of the array, in ascending order, using the internal Strict Equality Comparison Algorithm</w:t>
      </w:r>
      <w:r w:rsidRPr="00E77497" w:rsidDel="00B35B81">
        <w:t xml:space="preserve"> </w:t>
      </w:r>
      <w:r w:rsidRPr="00E77497">
        <w:t>(11.9.</w:t>
      </w:r>
      <w:del w:id="29692" w:author="Rev 4 Allen Wirfs-Brock" w:date="2011-10-15T13:05:00Z">
        <w:r w:rsidRPr="00E77497" w:rsidDel="00E5271E">
          <w:delText>6</w:delText>
        </w:r>
      </w:del>
      <w:ins w:id="29693" w:author="Rev 4 Allen Wirfs-Brock" w:date="2011-10-15T13:05:00Z">
        <w:r w:rsidR="00E5271E" w:rsidRPr="00E77497">
          <w:t>1</w:t>
        </w:r>
      </w:ins>
      <w:r w:rsidRPr="00E77497">
        <w:t>), and if found at one or more positions, returns the index of the first such position; otherwise, -1 is returned.</w:t>
      </w:r>
    </w:p>
    <w:p w14:paraId="66A25306" w14:textId="77777777" w:rsidR="004C02EF" w:rsidRPr="00E77497" w:rsidRDefault="004C02EF" w:rsidP="004C02EF">
      <w:r w:rsidRPr="00E77497">
        <w:t xml:space="preserve">The optional second argument </w:t>
      </w:r>
      <w:r w:rsidRPr="00E77497">
        <w:rPr>
          <w:rFonts w:ascii="Times New Roman" w:hAnsi="Times New Roman"/>
          <w:i/>
        </w:rPr>
        <w:t>fromIndex</w:t>
      </w:r>
      <w:r w:rsidRPr="00E77497">
        <w:t xml:space="preserve"> defaults to 0 (i.e. the whole array is searched). If it is greater than or equal to the length of the array, -1 is returned, i.e. the array will not be searched. If it is negative, it is used as the offset from the end of the array to compute </w:t>
      </w:r>
      <w:r w:rsidRPr="00E77497">
        <w:rPr>
          <w:rFonts w:ascii="Times New Roman" w:hAnsi="Times New Roman"/>
          <w:i/>
        </w:rPr>
        <w:t>fromIndex</w:t>
      </w:r>
      <w:r w:rsidRPr="00E77497">
        <w:t>. If the computed index is less than 0, the whole array will be searched.</w:t>
      </w:r>
    </w:p>
    <w:p w14:paraId="7C57E97D" w14:textId="77777777" w:rsidR="004C02EF" w:rsidRPr="00E77497" w:rsidRDefault="004C02EF" w:rsidP="004C02EF">
      <w:r w:rsidRPr="00E77497">
        <w:t xml:space="preserve">When the </w:t>
      </w:r>
      <w:r w:rsidRPr="00E77497">
        <w:rPr>
          <w:rFonts w:ascii="Courier New" w:hAnsi="Courier New" w:cs="Courier New"/>
          <w:b/>
        </w:rPr>
        <w:t>indexOf</w:t>
      </w:r>
      <w:r w:rsidRPr="00E77497">
        <w:t xml:space="preserve"> method is called with one or two arguments, the following steps are taken:</w:t>
      </w:r>
    </w:p>
    <w:p w14:paraId="53A55838" w14:textId="77777777" w:rsidR="004C02EF" w:rsidRPr="00E77497" w:rsidRDefault="004C02EF" w:rsidP="00834A33">
      <w:pPr>
        <w:pStyle w:val="Alg4"/>
        <w:numPr>
          <w:ilvl w:val="0"/>
          <w:numId w:val="39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14:paraId="09364745" w14:textId="77777777" w:rsidR="00134DAD" w:rsidRDefault="00134DAD" w:rsidP="00134DAD">
      <w:pPr>
        <w:pStyle w:val="Alg4"/>
        <w:numPr>
          <w:ilvl w:val="0"/>
          <w:numId w:val="391"/>
        </w:numPr>
        <w:rPr>
          <w:ins w:id="29694" w:author="Rev 7 Allen Wirfs-Brock" w:date="2012-04-10T12:05:00Z"/>
        </w:rPr>
      </w:pPr>
      <w:ins w:id="29695" w:author="Rev 7 Allen Wirfs-Brock" w:date="2012-04-10T12:05:00Z">
        <w:r>
          <w:t>ReturnIfAbrupt(</w:t>
        </w:r>
        <w:r>
          <w:rPr>
            <w:i/>
          </w:rPr>
          <w:t>O</w:t>
        </w:r>
        <w:r>
          <w:t>).</w:t>
        </w:r>
      </w:ins>
    </w:p>
    <w:p w14:paraId="0258DD44" w14:textId="77777777" w:rsidR="004C02EF" w:rsidRPr="00E77497" w:rsidRDefault="004C02EF" w:rsidP="00834A33">
      <w:pPr>
        <w:pStyle w:val="Alg4"/>
        <w:numPr>
          <w:ilvl w:val="0"/>
          <w:numId w:val="391"/>
        </w:numPr>
      </w:pPr>
      <w:r w:rsidRPr="00E77497">
        <w:t xml:space="preserve">Let </w:t>
      </w:r>
      <w:r w:rsidRPr="00E77497">
        <w:rPr>
          <w:i/>
        </w:rPr>
        <w:t>lenValue</w:t>
      </w:r>
      <w:r w:rsidRPr="00E77497">
        <w:t xml:space="preserve">  be the result of calling the [[Get]] internal method of </w:t>
      </w:r>
      <w:r w:rsidRPr="00E77497">
        <w:rPr>
          <w:i/>
        </w:rPr>
        <w:t xml:space="preserve">O </w:t>
      </w:r>
      <w:r w:rsidRPr="00E77497">
        <w:t xml:space="preserve">with the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r w:rsidRPr="00E77497">
        <w:t>.</w:t>
      </w:r>
    </w:p>
    <w:p w14:paraId="262D19D9" w14:textId="77777777" w:rsidR="004C02EF" w:rsidRPr="00E77497" w:rsidRDefault="004C02EF" w:rsidP="00834A33">
      <w:pPr>
        <w:pStyle w:val="Alg4"/>
        <w:numPr>
          <w:ilvl w:val="0"/>
          <w:numId w:val="391"/>
        </w:numPr>
      </w:pPr>
      <w:r w:rsidRPr="00E77497">
        <w:t xml:space="preserve">Let </w:t>
      </w:r>
      <w:r w:rsidRPr="00E77497">
        <w:rPr>
          <w:i/>
        </w:rPr>
        <w:t>len</w:t>
      </w:r>
      <w:r w:rsidRPr="00E77497">
        <w:t xml:space="preserve"> be ToUint32(</w:t>
      </w:r>
      <w:r w:rsidRPr="00E77497">
        <w:rPr>
          <w:i/>
        </w:rPr>
        <w:t>lenValue</w:t>
      </w:r>
      <w:r w:rsidRPr="00E77497">
        <w:t>).</w:t>
      </w:r>
    </w:p>
    <w:p w14:paraId="2B4570C1" w14:textId="77777777" w:rsidR="00CA3654" w:rsidRPr="00E77497" w:rsidRDefault="00C82981" w:rsidP="00CA3654">
      <w:pPr>
        <w:pStyle w:val="Alg4"/>
        <w:numPr>
          <w:ilvl w:val="0"/>
          <w:numId w:val="391"/>
        </w:numPr>
        <w:contextualSpacing/>
        <w:rPr>
          <w:ins w:id="29696" w:author="Rev 6 Allen Wirfs-Brock" w:date="2012-02-22T17:27:00Z"/>
        </w:rPr>
      </w:pPr>
      <w:ins w:id="29697" w:author="Rev 6 Allen Wirfs-Brock" w:date="2012-02-26T09:04:00Z">
        <w:r>
          <w:t>ReturnIfAbrupt(</w:t>
        </w:r>
        <w:r w:rsidRPr="00E77497">
          <w:rPr>
            <w:i/>
          </w:rPr>
          <w:t>len</w:t>
        </w:r>
        <w:r>
          <w:t>).</w:t>
        </w:r>
      </w:ins>
    </w:p>
    <w:p w14:paraId="22035B34" w14:textId="77777777" w:rsidR="004C02EF" w:rsidRPr="00E77497" w:rsidRDefault="004C02EF" w:rsidP="00834A33">
      <w:pPr>
        <w:pStyle w:val="Alg4"/>
        <w:numPr>
          <w:ilvl w:val="0"/>
          <w:numId w:val="391"/>
        </w:numPr>
      </w:pPr>
      <w:r w:rsidRPr="00E77497">
        <w:t xml:space="preserve">If </w:t>
      </w:r>
      <w:r w:rsidRPr="00E77497">
        <w:rPr>
          <w:i/>
        </w:rPr>
        <w:t>len</w:t>
      </w:r>
      <w:r w:rsidRPr="00E77497">
        <w:t xml:space="preserve"> is 0, return -1.</w:t>
      </w:r>
    </w:p>
    <w:p w14:paraId="75CEB17B" w14:textId="77777777" w:rsidR="004C02EF" w:rsidRPr="00E77497" w:rsidRDefault="004C02EF" w:rsidP="00834A33">
      <w:pPr>
        <w:pStyle w:val="Alg4"/>
        <w:numPr>
          <w:ilvl w:val="0"/>
          <w:numId w:val="391"/>
        </w:numPr>
      </w:pPr>
      <w:r w:rsidRPr="00E77497">
        <w:t xml:space="preserve">If argument </w:t>
      </w:r>
      <w:r w:rsidRPr="00E77497">
        <w:rPr>
          <w:i/>
        </w:rPr>
        <w:t>fromIndex</w:t>
      </w:r>
      <w:r w:rsidRPr="00E77497">
        <w:t xml:space="preserve"> was passed let </w:t>
      </w:r>
      <w:r w:rsidRPr="00E77497">
        <w:rPr>
          <w:i/>
        </w:rPr>
        <w:t>n</w:t>
      </w:r>
      <w:r w:rsidRPr="00E77497">
        <w:t xml:space="preserve"> be ToInteger(</w:t>
      </w:r>
      <w:r w:rsidRPr="00E77497">
        <w:rPr>
          <w:i/>
        </w:rPr>
        <w:t>fromIndex</w:t>
      </w:r>
      <w:r w:rsidRPr="00E77497">
        <w:t xml:space="preserve">); else let </w:t>
      </w:r>
      <w:r w:rsidRPr="00E77497">
        <w:rPr>
          <w:i/>
        </w:rPr>
        <w:t>n</w:t>
      </w:r>
      <w:r w:rsidRPr="00E77497">
        <w:t xml:space="preserve"> be 0.</w:t>
      </w:r>
    </w:p>
    <w:p w14:paraId="157BA27D" w14:textId="77777777" w:rsidR="00CA3654" w:rsidRPr="00E77497" w:rsidRDefault="00134DAD" w:rsidP="00CA3654">
      <w:pPr>
        <w:pStyle w:val="Alg4"/>
        <w:numPr>
          <w:ilvl w:val="0"/>
          <w:numId w:val="391"/>
        </w:numPr>
        <w:contextualSpacing/>
        <w:rPr>
          <w:ins w:id="29698" w:author="Rev 6 Allen Wirfs-Brock" w:date="2012-02-22T17:28:00Z"/>
        </w:rPr>
      </w:pPr>
      <w:ins w:id="29699" w:author="Rev 7 Allen Wirfs-Brock" w:date="2012-04-10T11:38:00Z">
        <w:r>
          <w:t>ReturnIfAbrupt(</w:t>
        </w:r>
        <w:r>
          <w:rPr>
            <w:i/>
          </w:rPr>
          <w:t>n</w:t>
        </w:r>
        <w:r>
          <w:t>).</w:t>
        </w:r>
      </w:ins>
      <w:ins w:id="29700" w:author="Rev 6 Allen Wirfs-Brock" w:date="2012-02-22T17:28:00Z">
        <w:del w:id="29701" w:author="Rev 7 Allen Wirfs-Brock" w:date="2012-04-10T11:38:00Z">
          <w:r w:rsidR="00CA3654" w:rsidDel="00134DAD">
            <w:delText xml:space="preserve">If </w:delText>
          </w:r>
          <w:r w:rsidR="00CA3654" w:rsidRPr="00E77497" w:rsidDel="00134DAD">
            <w:rPr>
              <w:i/>
            </w:rPr>
            <w:delText>n</w:delText>
          </w:r>
          <w:r w:rsidR="00CA3654" w:rsidRPr="00E77497" w:rsidDel="00134DAD">
            <w:delText xml:space="preserve"> </w:delText>
          </w:r>
          <w:r w:rsidR="00CA3654" w:rsidDel="00134DAD">
            <w:delText xml:space="preserve">is an abrupt completion, return </w:delText>
          </w:r>
          <w:r w:rsidR="00CA3654" w:rsidRPr="00E77497" w:rsidDel="00134DAD">
            <w:rPr>
              <w:i/>
            </w:rPr>
            <w:delText>n</w:delText>
          </w:r>
          <w:r w:rsidR="00CA3654" w:rsidDel="00134DAD">
            <w:delText>.</w:delText>
          </w:r>
        </w:del>
      </w:ins>
    </w:p>
    <w:p w14:paraId="431550FA" w14:textId="77777777" w:rsidR="004C02EF" w:rsidRPr="00E77497" w:rsidRDefault="004C02EF" w:rsidP="00834A33">
      <w:pPr>
        <w:pStyle w:val="Alg4"/>
        <w:numPr>
          <w:ilvl w:val="0"/>
          <w:numId w:val="391"/>
        </w:numPr>
      </w:pPr>
      <w:r w:rsidRPr="00E77497">
        <w:t xml:space="preserve">If </w:t>
      </w:r>
      <w:r w:rsidRPr="00E77497">
        <w:rPr>
          <w:i/>
        </w:rPr>
        <w:t xml:space="preserve">n </w:t>
      </w:r>
      <w:r w:rsidRPr="00E77497">
        <w:t xml:space="preserve">≥ </w:t>
      </w:r>
      <w:r w:rsidRPr="00E77497">
        <w:rPr>
          <w:i/>
        </w:rPr>
        <w:t>len</w:t>
      </w:r>
      <w:r w:rsidRPr="00E77497">
        <w:t>, return -1.</w:t>
      </w:r>
    </w:p>
    <w:p w14:paraId="23D0702C" w14:textId="77777777" w:rsidR="004C02EF" w:rsidRPr="00E77497" w:rsidRDefault="004C02EF" w:rsidP="00834A33">
      <w:pPr>
        <w:pStyle w:val="Alg4"/>
        <w:numPr>
          <w:ilvl w:val="0"/>
          <w:numId w:val="391"/>
        </w:numPr>
      </w:pPr>
      <w:r w:rsidRPr="00E77497">
        <w:t xml:space="preserve">If </w:t>
      </w:r>
      <w:r w:rsidRPr="00E77497">
        <w:rPr>
          <w:i/>
        </w:rPr>
        <w:t xml:space="preserve">n </w:t>
      </w:r>
      <w:r w:rsidRPr="00E77497">
        <w:t xml:space="preserve">≥ 0, then </w:t>
      </w:r>
    </w:p>
    <w:p w14:paraId="0E6C0A4D" w14:textId="77777777" w:rsidR="004C02EF" w:rsidRPr="00E77497" w:rsidRDefault="004C02EF" w:rsidP="00834A33">
      <w:pPr>
        <w:pStyle w:val="Alg4"/>
        <w:numPr>
          <w:ilvl w:val="1"/>
          <w:numId w:val="391"/>
        </w:numPr>
      </w:pPr>
      <w:r w:rsidRPr="00E77497">
        <w:t xml:space="preserve">Let </w:t>
      </w:r>
      <w:r w:rsidRPr="00E77497">
        <w:rPr>
          <w:i/>
        </w:rPr>
        <w:t xml:space="preserve">k </w:t>
      </w:r>
      <w:r w:rsidRPr="00E77497">
        <w:t xml:space="preserve">be </w:t>
      </w:r>
      <w:r w:rsidRPr="00E77497">
        <w:rPr>
          <w:i/>
        </w:rPr>
        <w:t>n</w:t>
      </w:r>
      <w:r w:rsidRPr="00E77497">
        <w:t>.</w:t>
      </w:r>
    </w:p>
    <w:p w14:paraId="61D3D5EE" w14:textId="77777777" w:rsidR="004C02EF" w:rsidRPr="00E77497" w:rsidRDefault="004C02EF" w:rsidP="00834A33">
      <w:pPr>
        <w:pStyle w:val="Alg4"/>
        <w:numPr>
          <w:ilvl w:val="0"/>
          <w:numId w:val="391"/>
        </w:numPr>
      </w:pPr>
      <w:r w:rsidRPr="00E77497">
        <w:t xml:space="preserve">Else, </w:t>
      </w:r>
      <w:r w:rsidRPr="00E77497">
        <w:rPr>
          <w:i/>
        </w:rPr>
        <w:t>n</w:t>
      </w:r>
      <w:r w:rsidRPr="00E77497">
        <w:t>&lt;0</w:t>
      </w:r>
    </w:p>
    <w:p w14:paraId="16C300E0" w14:textId="77777777" w:rsidR="004C02EF" w:rsidRPr="00E77497" w:rsidRDefault="004C02EF" w:rsidP="00834A33">
      <w:pPr>
        <w:pStyle w:val="Alg4"/>
        <w:numPr>
          <w:ilvl w:val="1"/>
          <w:numId w:val="391"/>
        </w:numPr>
      </w:pPr>
      <w:r w:rsidRPr="00E77497">
        <w:t xml:space="preserve">Let </w:t>
      </w:r>
      <w:r w:rsidRPr="00E77497">
        <w:rPr>
          <w:i/>
        </w:rPr>
        <w:t xml:space="preserve">k </w:t>
      </w:r>
      <w:r w:rsidRPr="00E77497">
        <w:t xml:space="preserve">be </w:t>
      </w:r>
      <w:r w:rsidRPr="00E77497">
        <w:rPr>
          <w:i/>
        </w:rPr>
        <w:t>len</w:t>
      </w:r>
      <w:r w:rsidRPr="00E77497">
        <w:t xml:space="preserve"> - abs(</w:t>
      </w:r>
      <w:r w:rsidRPr="00E77497">
        <w:rPr>
          <w:i/>
        </w:rPr>
        <w:t>n</w:t>
      </w:r>
      <w:r w:rsidRPr="00E77497">
        <w:t>).</w:t>
      </w:r>
    </w:p>
    <w:p w14:paraId="52055D0D" w14:textId="77777777" w:rsidR="004C02EF" w:rsidRPr="00E77497" w:rsidRDefault="004C02EF" w:rsidP="00834A33">
      <w:pPr>
        <w:pStyle w:val="Alg4"/>
        <w:numPr>
          <w:ilvl w:val="1"/>
          <w:numId w:val="391"/>
        </w:numPr>
      </w:pPr>
      <w:r w:rsidRPr="00E77497">
        <w:t xml:space="preserve">If </w:t>
      </w:r>
      <w:r w:rsidRPr="00E77497">
        <w:rPr>
          <w:i/>
        </w:rPr>
        <w:t xml:space="preserve">k </w:t>
      </w:r>
      <w:del w:id="29702" w:author="Rev 7 Allen Wirfs-Brock" w:date="2012-04-10T11:38:00Z">
        <w:r w:rsidRPr="00E77497" w:rsidDel="00134DAD">
          <w:delText>is less than</w:delText>
        </w:r>
      </w:del>
      <w:ins w:id="29703" w:author="Rev 7 Allen Wirfs-Brock" w:date="2012-04-10T11:38:00Z">
        <w:r w:rsidR="00134DAD">
          <w:t>&lt;</w:t>
        </w:r>
      </w:ins>
      <w:r w:rsidRPr="00E77497">
        <w:t xml:space="preserve"> 0, then let </w:t>
      </w:r>
      <w:r w:rsidRPr="00E77497">
        <w:rPr>
          <w:i/>
        </w:rPr>
        <w:t>k</w:t>
      </w:r>
      <w:r w:rsidRPr="00E77497">
        <w:t xml:space="preserve"> be 0.</w:t>
      </w:r>
    </w:p>
    <w:p w14:paraId="32CFA719" w14:textId="77777777" w:rsidR="004C02EF" w:rsidRPr="00E77497" w:rsidRDefault="004C02EF" w:rsidP="00834A33">
      <w:pPr>
        <w:pStyle w:val="Alg4"/>
        <w:numPr>
          <w:ilvl w:val="0"/>
          <w:numId w:val="391"/>
        </w:numPr>
      </w:pPr>
      <w:r w:rsidRPr="00E77497">
        <w:t xml:space="preserve">Repeat, while </w:t>
      </w:r>
      <w:r w:rsidRPr="00E77497">
        <w:rPr>
          <w:i/>
        </w:rPr>
        <w:t>k</w:t>
      </w:r>
      <w:r w:rsidRPr="00E77497">
        <w:t>&lt;</w:t>
      </w:r>
      <w:r w:rsidRPr="00E77497">
        <w:rPr>
          <w:i/>
        </w:rPr>
        <w:t>len</w:t>
      </w:r>
    </w:p>
    <w:p w14:paraId="634A28B8" w14:textId="77777777" w:rsidR="004C02EF" w:rsidRPr="00E77497" w:rsidRDefault="004C02EF" w:rsidP="00834A33">
      <w:pPr>
        <w:pStyle w:val="Alg4"/>
        <w:numPr>
          <w:ilvl w:val="1"/>
          <w:numId w:val="391"/>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ToString(</w:t>
      </w:r>
      <w:r w:rsidRPr="00E77497">
        <w:rPr>
          <w:i/>
        </w:rPr>
        <w:t>k</w:t>
      </w:r>
      <w:r w:rsidRPr="00E77497">
        <w:t>).</w:t>
      </w:r>
    </w:p>
    <w:p w14:paraId="2F09155A" w14:textId="77777777" w:rsidR="004C02EF" w:rsidRPr="00E77497" w:rsidRDefault="004C02EF" w:rsidP="00834A33">
      <w:pPr>
        <w:pStyle w:val="Alg4"/>
        <w:numPr>
          <w:ilvl w:val="1"/>
          <w:numId w:val="391"/>
        </w:numPr>
      </w:pPr>
      <w:r w:rsidRPr="00E77497">
        <w:t xml:space="preserve">If </w:t>
      </w:r>
      <w:r w:rsidRPr="00E77497">
        <w:rPr>
          <w:i/>
        </w:rPr>
        <w:t>kPresent</w:t>
      </w:r>
      <w:r w:rsidRPr="00E77497">
        <w:t xml:space="preserve"> is </w:t>
      </w:r>
      <w:r w:rsidRPr="00E77497">
        <w:rPr>
          <w:b/>
        </w:rPr>
        <w:t>true</w:t>
      </w:r>
      <w:r w:rsidRPr="00E77497">
        <w:t>, then</w:t>
      </w:r>
    </w:p>
    <w:p w14:paraId="0A84F6DD" w14:textId="77777777" w:rsidR="004C02EF" w:rsidRPr="00E77497" w:rsidRDefault="004C02EF" w:rsidP="00834A33">
      <w:pPr>
        <w:pStyle w:val="Alg4"/>
        <w:numPr>
          <w:ilvl w:val="2"/>
          <w:numId w:val="391"/>
        </w:numPr>
      </w:pPr>
      <w:r w:rsidRPr="00E77497">
        <w:t xml:space="preserve">Let </w:t>
      </w:r>
      <w:r w:rsidRPr="00E77497">
        <w:rPr>
          <w:i/>
        </w:rPr>
        <w:t>elementK</w:t>
      </w:r>
      <w:r w:rsidRPr="00E77497">
        <w:t xml:space="preserve"> be the result of calling the [[Get]] internal method of </w:t>
      </w:r>
      <w:r w:rsidRPr="00E77497">
        <w:rPr>
          <w:i/>
        </w:rPr>
        <w:t xml:space="preserve">O </w:t>
      </w:r>
      <w:r w:rsidRPr="00E77497">
        <w:t>with the argument ToString(</w:t>
      </w:r>
      <w:r w:rsidRPr="00E77497">
        <w:rPr>
          <w:i/>
        </w:rPr>
        <w:t>k</w:t>
      </w:r>
      <w:r w:rsidRPr="00E77497">
        <w:t>).</w:t>
      </w:r>
    </w:p>
    <w:p w14:paraId="29FF359B" w14:textId="77777777" w:rsidR="00CA3654" w:rsidRPr="00E77497" w:rsidRDefault="00134DAD" w:rsidP="00CA3654">
      <w:pPr>
        <w:pStyle w:val="Alg4"/>
        <w:numPr>
          <w:ilvl w:val="2"/>
          <w:numId w:val="391"/>
        </w:numPr>
        <w:contextualSpacing/>
        <w:rPr>
          <w:ins w:id="29704" w:author="Rev 6 Allen Wirfs-Brock" w:date="2012-02-22T17:28:00Z"/>
        </w:rPr>
      </w:pPr>
      <w:ins w:id="29705" w:author="Rev 7 Allen Wirfs-Brock" w:date="2012-04-10T11:40:00Z">
        <w:r>
          <w:t>ReturnIfAbrupt(</w:t>
        </w:r>
        <w:r>
          <w:rPr>
            <w:i/>
          </w:rPr>
          <w:t>elementK</w:t>
        </w:r>
        <w:r>
          <w:t>).</w:t>
        </w:r>
      </w:ins>
      <w:ins w:id="29706" w:author="Rev 6 Allen Wirfs-Brock" w:date="2012-02-22T17:28:00Z">
        <w:del w:id="29707" w:author="Rev 7 Allen Wirfs-Brock" w:date="2012-04-10T11:40:00Z">
          <w:r w:rsidR="00CA3654" w:rsidDel="00134DAD">
            <w:delText xml:space="preserve">If </w:delText>
          </w:r>
          <w:r w:rsidR="00CA3654" w:rsidRPr="00E77497" w:rsidDel="00134DAD">
            <w:rPr>
              <w:i/>
            </w:rPr>
            <w:delText>elementK</w:delText>
          </w:r>
          <w:r w:rsidR="00CA3654" w:rsidRPr="00E77497" w:rsidDel="00134DAD">
            <w:delText xml:space="preserve"> </w:delText>
          </w:r>
          <w:r w:rsidR="00CA3654" w:rsidDel="00134DAD">
            <w:delText xml:space="preserve">is an abrupt completion, return </w:delText>
          </w:r>
          <w:r w:rsidR="00CA3654" w:rsidRPr="00E77497" w:rsidDel="00134DAD">
            <w:rPr>
              <w:i/>
            </w:rPr>
            <w:delText>elementK</w:delText>
          </w:r>
          <w:r w:rsidR="00CA3654" w:rsidDel="00134DAD">
            <w:delText>.</w:delText>
          </w:r>
        </w:del>
      </w:ins>
    </w:p>
    <w:p w14:paraId="3EB8536D" w14:textId="77777777" w:rsidR="004C02EF" w:rsidRPr="00E77497" w:rsidRDefault="004C02EF" w:rsidP="00834A33">
      <w:pPr>
        <w:pStyle w:val="Alg4"/>
        <w:numPr>
          <w:ilvl w:val="2"/>
          <w:numId w:val="391"/>
        </w:numPr>
      </w:pPr>
      <w:r w:rsidRPr="00E77497">
        <w:t xml:space="preserve">Let </w:t>
      </w:r>
      <w:r w:rsidRPr="00E77497">
        <w:rPr>
          <w:i/>
        </w:rPr>
        <w:t>same</w:t>
      </w:r>
      <w:r w:rsidRPr="00E77497">
        <w:t xml:space="preserve"> be the result of </w:t>
      </w:r>
      <w:del w:id="29708" w:author="Rev 10 Allen Wirfs-Brock" w:date="2012-08-14T16:04:00Z">
        <w:r w:rsidRPr="00E77497" w:rsidDel="00EA1B5F">
          <w:delText xml:space="preserve">applying </w:delText>
        </w:r>
      </w:del>
      <w:ins w:id="29709" w:author="Rev 10 Allen Wirfs-Brock" w:date="2012-08-14T16:04:00Z">
        <w:r w:rsidR="00EA1B5F">
          <w:t>performing</w:t>
        </w:r>
        <w:r w:rsidR="00EA1B5F" w:rsidRPr="00E77497">
          <w:t xml:space="preserve"> </w:t>
        </w:r>
      </w:ins>
      <w:r w:rsidRPr="00E77497">
        <w:t xml:space="preserve">the Strict Equality Comparison Algorithm </w:t>
      </w:r>
      <w:del w:id="29710" w:author="Rev 10 Allen Wirfs-Brock" w:date="2012-08-14T16:06:00Z">
        <w:r w:rsidRPr="00E77497" w:rsidDel="00EA1B5F">
          <w:delText>to</w:delText>
        </w:r>
        <w:r w:rsidRPr="00E77497" w:rsidDel="00EA1B5F">
          <w:rPr>
            <w:i/>
          </w:rPr>
          <w:delText xml:space="preserve"> </w:delText>
        </w:r>
      </w:del>
      <w:r w:rsidRPr="00E77497">
        <w:rPr>
          <w:i/>
        </w:rPr>
        <w:t>searchElement</w:t>
      </w:r>
      <w:r w:rsidRPr="00E77497">
        <w:t xml:space="preserve"> </w:t>
      </w:r>
      <w:del w:id="29711" w:author="Rev 10 Allen Wirfs-Brock" w:date="2012-08-14T16:04:00Z">
        <w:r w:rsidRPr="00E77497" w:rsidDel="00EA1B5F">
          <w:delText xml:space="preserve">and </w:delText>
        </w:r>
      </w:del>
      <w:ins w:id="29712" w:author="Rev 10 Allen Wirfs-Brock" w:date="2012-08-14T16:04:00Z">
        <w:r w:rsidR="00EA1B5F">
          <w:t>===</w:t>
        </w:r>
        <w:r w:rsidR="00EA1B5F" w:rsidRPr="00E77497">
          <w:t xml:space="preserve"> </w:t>
        </w:r>
      </w:ins>
      <w:r w:rsidRPr="00E77497">
        <w:rPr>
          <w:i/>
        </w:rPr>
        <w:t>elementK</w:t>
      </w:r>
      <w:r w:rsidRPr="00E77497">
        <w:t>.</w:t>
      </w:r>
    </w:p>
    <w:p w14:paraId="40654774" w14:textId="77777777" w:rsidR="004C02EF" w:rsidRPr="00E77497" w:rsidRDefault="004C02EF" w:rsidP="00834A33">
      <w:pPr>
        <w:pStyle w:val="Alg4"/>
        <w:numPr>
          <w:ilvl w:val="2"/>
          <w:numId w:val="391"/>
        </w:numPr>
      </w:pPr>
      <w:r w:rsidRPr="00E77497">
        <w:t xml:space="preserve">If </w:t>
      </w:r>
      <w:r w:rsidRPr="00E77497">
        <w:rPr>
          <w:i/>
        </w:rPr>
        <w:t>same</w:t>
      </w:r>
      <w:r w:rsidRPr="00E77497">
        <w:t xml:space="preserve"> is </w:t>
      </w:r>
      <w:r w:rsidRPr="00E77497">
        <w:rPr>
          <w:b/>
        </w:rPr>
        <w:t xml:space="preserve">true,  </w:t>
      </w:r>
      <w:r w:rsidRPr="00E77497">
        <w:t xml:space="preserve">return </w:t>
      </w:r>
      <w:r w:rsidRPr="00E77497">
        <w:rPr>
          <w:i/>
        </w:rPr>
        <w:t>k</w:t>
      </w:r>
      <w:r w:rsidRPr="00E77497">
        <w:t>.</w:t>
      </w:r>
    </w:p>
    <w:p w14:paraId="0872F23A" w14:textId="77777777" w:rsidR="004C02EF" w:rsidRPr="00E77497" w:rsidRDefault="004C02EF" w:rsidP="00834A33">
      <w:pPr>
        <w:pStyle w:val="Alg4"/>
        <w:numPr>
          <w:ilvl w:val="1"/>
          <w:numId w:val="391"/>
        </w:numPr>
      </w:pPr>
      <w:r w:rsidRPr="00E77497">
        <w:t xml:space="preserve">Increase </w:t>
      </w:r>
      <w:r w:rsidRPr="00E77497">
        <w:rPr>
          <w:i/>
        </w:rPr>
        <w:t xml:space="preserve">k </w:t>
      </w:r>
      <w:r w:rsidRPr="00E77497">
        <w:t>by 1.</w:t>
      </w:r>
    </w:p>
    <w:p w14:paraId="3CC360AE" w14:textId="77777777" w:rsidR="004C02EF" w:rsidRPr="00E77497" w:rsidRDefault="004C02EF" w:rsidP="00834A33">
      <w:pPr>
        <w:pStyle w:val="Alg4"/>
        <w:numPr>
          <w:ilvl w:val="0"/>
          <w:numId w:val="391"/>
        </w:numPr>
        <w:spacing w:after="120"/>
      </w:pPr>
      <w:r w:rsidRPr="00E77497">
        <w:t>Return -1.</w:t>
      </w:r>
    </w:p>
    <w:p w14:paraId="2E60C33C"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indexOf</w:t>
      </w:r>
      <w:r w:rsidRPr="00E77497">
        <w:t xml:space="preserve"> method is </w:t>
      </w:r>
      <w:r w:rsidRPr="00E77497">
        <w:rPr>
          <w:b/>
        </w:rPr>
        <w:t>1</w:t>
      </w:r>
      <w:r w:rsidRPr="00E77497">
        <w:t>.</w:t>
      </w:r>
    </w:p>
    <w:p w14:paraId="512EAE56"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indexOf</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indexOf</w:t>
      </w:r>
      <w:r w:rsidRPr="00E77497">
        <w:t xml:space="preserve"> function can be applied successfully to a</w:t>
      </w:r>
      <w:ins w:id="29713" w:author="Rev 9 Allen Wirfs-Brock" w:date="2012-07-07T17:57:00Z">
        <w:r w:rsidR="000625F1">
          <w:t>n</w:t>
        </w:r>
      </w:ins>
      <w:r w:rsidRPr="00E77497">
        <w:t xml:space="preserve"> </w:t>
      </w:r>
      <w:del w:id="29714" w:author="Rev 9 Allen Wirfs-Brock" w:date="2012-07-07T17:58:00Z">
        <w:r w:rsidRPr="00E77497" w:rsidDel="000625F1">
          <w:delText xml:space="preserve">host </w:delText>
        </w:r>
      </w:del>
      <w:ins w:id="29715" w:author="Rev 9 Allen Wirfs-Brock" w:date="2012-07-07T17:58:00Z">
        <w:r w:rsidR="000625F1">
          <w:t>exotic</w:t>
        </w:r>
        <w:r w:rsidR="000625F1" w:rsidRPr="00E77497">
          <w:t xml:space="preserve"> </w:t>
        </w:r>
      </w:ins>
      <w:r w:rsidRPr="00E77497">
        <w:t>object</w:t>
      </w:r>
      <w:ins w:id="29716" w:author="Rev 9 Allen Wirfs-Brock" w:date="2012-07-07T17:58:00Z">
        <w:r w:rsidR="000625F1" w:rsidRPr="000625F1">
          <w:t xml:space="preserve"> </w:t>
        </w:r>
        <w:r w:rsidR="000625F1" w:rsidRPr="00887FC2">
          <w:t>that is not an Array</w:t>
        </w:r>
      </w:ins>
      <w:r w:rsidRPr="00E77497">
        <w:t xml:space="preserve"> is implementation-dependent.</w:t>
      </w:r>
    </w:p>
    <w:p w14:paraId="06E2F568" w14:textId="77777777" w:rsidR="004C02EF" w:rsidRPr="00E77497" w:rsidRDefault="004C02EF" w:rsidP="004C02EF">
      <w:pPr>
        <w:pStyle w:val="40"/>
        <w:numPr>
          <w:ilvl w:val="0"/>
          <w:numId w:val="0"/>
        </w:numPr>
      </w:pPr>
      <w:r w:rsidRPr="00E77497">
        <w:t>15.4.4.15</w:t>
      </w:r>
      <w:r w:rsidRPr="00E77497">
        <w:tab/>
        <w:t>Array.prototype.lastIndexOf ( searchElement [ , fromIndex ] )</w:t>
      </w:r>
    </w:p>
    <w:p w14:paraId="4BED5A4B" w14:textId="77777777" w:rsidR="004C02EF" w:rsidRPr="00E77497" w:rsidRDefault="004C02EF" w:rsidP="004C02EF">
      <w:r w:rsidRPr="00E77497">
        <w:rPr>
          <w:rFonts w:ascii="Courier New" w:hAnsi="Courier New" w:cs="Courier New"/>
          <w:b/>
        </w:rPr>
        <w:t>lastIndexOf</w:t>
      </w:r>
      <w:r w:rsidRPr="00E77497">
        <w:t xml:space="preserve"> compares </w:t>
      </w:r>
      <w:r w:rsidRPr="00E77497">
        <w:rPr>
          <w:rFonts w:ascii="Times New Roman" w:hAnsi="Times New Roman"/>
          <w:i/>
        </w:rPr>
        <w:t>searchElement</w:t>
      </w:r>
      <w:r w:rsidRPr="00E77497">
        <w:t xml:space="preserve"> to the elements of the array in descending order using the internal Strict Equality Comparison Algorithm</w:t>
      </w:r>
      <w:r w:rsidRPr="00E77497" w:rsidDel="00B35B81">
        <w:t xml:space="preserve"> </w:t>
      </w:r>
      <w:r w:rsidRPr="00E77497">
        <w:t>(11.9.</w:t>
      </w:r>
      <w:del w:id="29717" w:author="Rev 4 Allen Wirfs-Brock" w:date="2011-10-15T13:05:00Z">
        <w:r w:rsidRPr="00E77497" w:rsidDel="00E5271E">
          <w:delText>6</w:delText>
        </w:r>
      </w:del>
      <w:ins w:id="29718" w:author="Rev 4 Allen Wirfs-Brock" w:date="2011-10-15T13:05:00Z">
        <w:r w:rsidR="00E5271E" w:rsidRPr="00E77497">
          <w:t>1</w:t>
        </w:r>
      </w:ins>
      <w:r w:rsidRPr="00E77497">
        <w:t>), and if found at one or more positions, returns the index of the last such position; otherwise, -1 is returned.</w:t>
      </w:r>
    </w:p>
    <w:p w14:paraId="6BADBBF8" w14:textId="77777777" w:rsidR="004C02EF" w:rsidRPr="00E77497" w:rsidRDefault="004C02EF" w:rsidP="004C02EF">
      <w:r w:rsidRPr="00E77497">
        <w:t xml:space="preserve">The optional second argument </w:t>
      </w:r>
      <w:r w:rsidRPr="00E77497">
        <w:rPr>
          <w:rFonts w:ascii="Times New Roman" w:hAnsi="Times New Roman"/>
          <w:i/>
        </w:rPr>
        <w:t>fromIndex</w:t>
      </w:r>
      <w:r w:rsidRPr="00E77497">
        <w:t xml:space="preserve"> defaults to the array's length minus one (i.e. the whole array is searched). If it is greater than or equal to the length of the array, the whole array will be searched. If it is negative, it is used as the offset from the end of the array to compute </w:t>
      </w:r>
      <w:r w:rsidRPr="00E77497">
        <w:rPr>
          <w:rFonts w:ascii="Times New Roman" w:hAnsi="Times New Roman"/>
          <w:i/>
        </w:rPr>
        <w:t>fromIndex</w:t>
      </w:r>
      <w:r w:rsidRPr="00E77497">
        <w:t>. If the computed index is less than 0, -1 is returned.</w:t>
      </w:r>
    </w:p>
    <w:p w14:paraId="0311194D" w14:textId="77777777" w:rsidR="004C02EF" w:rsidRPr="00E77497" w:rsidRDefault="004C02EF" w:rsidP="004C02EF">
      <w:r w:rsidRPr="00E77497">
        <w:t xml:space="preserve">When the </w:t>
      </w:r>
      <w:r w:rsidRPr="00E77497">
        <w:rPr>
          <w:rFonts w:ascii="Courier New" w:hAnsi="Courier New" w:cs="Courier New"/>
          <w:b/>
        </w:rPr>
        <w:t>lastIndexOf</w:t>
      </w:r>
      <w:r w:rsidRPr="00E77497">
        <w:t xml:space="preserve"> method is called with one or two arguments, the following steps are taken:</w:t>
      </w:r>
    </w:p>
    <w:p w14:paraId="42044A5B" w14:textId="77777777" w:rsidR="004C02EF" w:rsidRPr="00E77497" w:rsidRDefault="004C02EF" w:rsidP="00834A33">
      <w:pPr>
        <w:pStyle w:val="Alg4"/>
        <w:numPr>
          <w:ilvl w:val="0"/>
          <w:numId w:val="213"/>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39A5656B" w14:textId="77777777" w:rsidR="00134DAD" w:rsidRDefault="00134DAD" w:rsidP="00134DAD">
      <w:pPr>
        <w:pStyle w:val="Alg4"/>
        <w:numPr>
          <w:ilvl w:val="0"/>
          <w:numId w:val="213"/>
        </w:numPr>
        <w:rPr>
          <w:ins w:id="29719" w:author="Rev 7 Allen Wirfs-Brock" w:date="2012-04-10T12:05:00Z"/>
        </w:rPr>
      </w:pPr>
      <w:ins w:id="29720" w:author="Rev 7 Allen Wirfs-Brock" w:date="2012-04-10T12:05:00Z">
        <w:r>
          <w:t>ReturnIfAbrupt(</w:t>
        </w:r>
        <w:r>
          <w:rPr>
            <w:i/>
          </w:rPr>
          <w:t>O</w:t>
        </w:r>
        <w:r>
          <w:t>).</w:t>
        </w:r>
      </w:ins>
    </w:p>
    <w:p w14:paraId="19309AFB" w14:textId="77777777" w:rsidR="004C02EF" w:rsidRPr="00E77497" w:rsidRDefault="004C02EF" w:rsidP="00834A33">
      <w:pPr>
        <w:pStyle w:val="Alg4"/>
        <w:numPr>
          <w:ilvl w:val="0"/>
          <w:numId w:val="213"/>
        </w:numPr>
      </w:pPr>
      <w:r w:rsidRPr="00E77497">
        <w:t xml:space="preserve">Let </w:t>
      </w:r>
      <w:r w:rsidRPr="00E77497">
        <w:rPr>
          <w:i/>
        </w:rPr>
        <w:t>lenValue</w:t>
      </w:r>
      <w:r w:rsidRPr="00E77497">
        <w:t xml:space="preserve">  be the result of calling the [[Get]] internal method of </w:t>
      </w:r>
      <w:r w:rsidRPr="00E77497">
        <w:rPr>
          <w:i/>
        </w:rPr>
        <w:t xml:space="preserve">O </w:t>
      </w:r>
      <w:r w:rsidRPr="00E77497">
        <w:t xml:space="preserve">with the argument </w:t>
      </w:r>
      <w:r w:rsidRPr="00E77497">
        <w:rPr>
          <w:rFonts w:ascii="Courier New" w:hAnsi="Courier New" w:cs="Courier New"/>
        </w:rPr>
        <w:t>"</w:t>
      </w:r>
      <w:r w:rsidRPr="00E77497">
        <w:rPr>
          <w:rFonts w:ascii="Courier New" w:hAnsi="Courier New" w:cs="Courier New"/>
          <w:b/>
        </w:rPr>
        <w:t>length</w:t>
      </w:r>
      <w:r w:rsidRPr="00E77497">
        <w:rPr>
          <w:rFonts w:ascii="Courier New" w:hAnsi="Courier New" w:cs="Courier New"/>
        </w:rPr>
        <w:t>"</w:t>
      </w:r>
      <w:r w:rsidRPr="00E77497">
        <w:t>.</w:t>
      </w:r>
    </w:p>
    <w:p w14:paraId="78B6523E" w14:textId="77777777" w:rsidR="004C02EF" w:rsidRPr="00E77497" w:rsidRDefault="004C02EF" w:rsidP="00834A33">
      <w:pPr>
        <w:pStyle w:val="Alg4"/>
        <w:numPr>
          <w:ilvl w:val="0"/>
          <w:numId w:val="213"/>
        </w:numPr>
      </w:pPr>
      <w:r w:rsidRPr="00E77497">
        <w:t xml:space="preserve">Let </w:t>
      </w:r>
      <w:r w:rsidRPr="00E77497">
        <w:rPr>
          <w:i/>
        </w:rPr>
        <w:t>len</w:t>
      </w:r>
      <w:r w:rsidRPr="00E77497">
        <w:t xml:space="preserve"> be ToUint32(</w:t>
      </w:r>
      <w:r w:rsidRPr="00E77497">
        <w:rPr>
          <w:i/>
        </w:rPr>
        <w:t>lenValue</w:t>
      </w:r>
      <w:r w:rsidRPr="00E77497">
        <w:t>).</w:t>
      </w:r>
    </w:p>
    <w:p w14:paraId="057E042C" w14:textId="77777777" w:rsidR="00E1304F" w:rsidRPr="00E77497" w:rsidRDefault="00C82981" w:rsidP="00E1304F">
      <w:pPr>
        <w:pStyle w:val="Alg4"/>
        <w:numPr>
          <w:ilvl w:val="0"/>
          <w:numId w:val="213"/>
        </w:numPr>
        <w:contextualSpacing/>
        <w:rPr>
          <w:ins w:id="29721" w:author="Rev 6 Allen Wirfs-Brock" w:date="2012-02-22T17:10:00Z"/>
        </w:rPr>
      </w:pPr>
      <w:ins w:id="29722" w:author="Rev 6 Allen Wirfs-Brock" w:date="2012-02-26T09:04:00Z">
        <w:r>
          <w:t>ReturnIfAbrupt(</w:t>
        </w:r>
        <w:r w:rsidRPr="00E77497">
          <w:rPr>
            <w:i/>
          </w:rPr>
          <w:t>len</w:t>
        </w:r>
        <w:r>
          <w:t>).</w:t>
        </w:r>
      </w:ins>
    </w:p>
    <w:p w14:paraId="4E72B1F9" w14:textId="77777777" w:rsidR="004C02EF" w:rsidRPr="00E77497" w:rsidRDefault="004C02EF" w:rsidP="00834A33">
      <w:pPr>
        <w:pStyle w:val="Alg4"/>
        <w:numPr>
          <w:ilvl w:val="0"/>
          <w:numId w:val="213"/>
        </w:numPr>
      </w:pPr>
      <w:r w:rsidRPr="00E77497">
        <w:t xml:space="preserve">If </w:t>
      </w:r>
      <w:r w:rsidRPr="00E77497">
        <w:rPr>
          <w:i/>
        </w:rPr>
        <w:t>len</w:t>
      </w:r>
      <w:r w:rsidRPr="00E77497">
        <w:t xml:space="preserve"> is 0, return -1.</w:t>
      </w:r>
    </w:p>
    <w:p w14:paraId="21227AD2" w14:textId="77777777" w:rsidR="004C02EF" w:rsidRPr="00E77497" w:rsidRDefault="004C02EF" w:rsidP="00834A33">
      <w:pPr>
        <w:pStyle w:val="Alg4"/>
        <w:numPr>
          <w:ilvl w:val="0"/>
          <w:numId w:val="213"/>
        </w:numPr>
      </w:pPr>
      <w:r w:rsidRPr="00E77497">
        <w:t xml:space="preserve">If argument </w:t>
      </w:r>
      <w:r w:rsidRPr="00E77497">
        <w:rPr>
          <w:i/>
        </w:rPr>
        <w:t>fromIndex</w:t>
      </w:r>
      <w:r w:rsidRPr="00E77497">
        <w:t xml:space="preserve"> was passed let </w:t>
      </w:r>
      <w:r w:rsidRPr="00E77497">
        <w:rPr>
          <w:i/>
        </w:rPr>
        <w:t>n</w:t>
      </w:r>
      <w:r w:rsidRPr="00E77497">
        <w:t xml:space="preserve"> be ToInteger(</w:t>
      </w:r>
      <w:r w:rsidRPr="00E77497">
        <w:rPr>
          <w:i/>
        </w:rPr>
        <w:t>fromIndex</w:t>
      </w:r>
      <w:r w:rsidRPr="00E77497">
        <w:t xml:space="preserve">); else let </w:t>
      </w:r>
      <w:r w:rsidRPr="00E77497">
        <w:rPr>
          <w:i/>
        </w:rPr>
        <w:t>n</w:t>
      </w:r>
      <w:r w:rsidRPr="00E77497">
        <w:t xml:space="preserve"> be </w:t>
      </w:r>
      <w:r w:rsidRPr="00E77497">
        <w:rPr>
          <w:i/>
        </w:rPr>
        <w:t>len</w:t>
      </w:r>
      <w:r w:rsidRPr="00E77497">
        <w:t>-1.</w:t>
      </w:r>
    </w:p>
    <w:p w14:paraId="42CE8A34" w14:textId="77777777" w:rsidR="00E1304F" w:rsidRPr="00E77497" w:rsidRDefault="00134DAD" w:rsidP="00E1304F">
      <w:pPr>
        <w:pStyle w:val="Alg4"/>
        <w:numPr>
          <w:ilvl w:val="0"/>
          <w:numId w:val="213"/>
        </w:numPr>
        <w:contextualSpacing/>
        <w:rPr>
          <w:ins w:id="29723" w:author="Rev 6 Allen Wirfs-Brock" w:date="2012-02-22T17:10:00Z"/>
        </w:rPr>
      </w:pPr>
      <w:ins w:id="29724" w:author="Rev 7 Allen Wirfs-Brock" w:date="2012-04-10T11:40:00Z">
        <w:r>
          <w:t>ReturnIfAbrupt(</w:t>
        </w:r>
        <w:r>
          <w:rPr>
            <w:i/>
          </w:rPr>
          <w:t>n</w:t>
        </w:r>
        <w:r>
          <w:t>).</w:t>
        </w:r>
      </w:ins>
      <w:ins w:id="29725" w:author="Rev 6 Allen Wirfs-Brock" w:date="2012-02-22T17:10:00Z">
        <w:del w:id="29726" w:author="Rev 7 Allen Wirfs-Brock" w:date="2012-04-10T11:40:00Z">
          <w:r w:rsidR="00E1304F" w:rsidDel="00134DAD">
            <w:delText xml:space="preserve">If </w:delText>
          </w:r>
          <w:r w:rsidR="00E1304F" w:rsidRPr="00E77497" w:rsidDel="00134DAD">
            <w:rPr>
              <w:i/>
            </w:rPr>
            <w:delText>n</w:delText>
          </w:r>
          <w:r w:rsidR="00E1304F" w:rsidRPr="00E77497" w:rsidDel="00134DAD">
            <w:delText xml:space="preserve"> </w:delText>
          </w:r>
          <w:r w:rsidR="00E1304F" w:rsidDel="00134DAD">
            <w:delText xml:space="preserve">is an abrupt completion, return </w:delText>
          </w:r>
          <w:r w:rsidR="00E1304F" w:rsidRPr="00E77497" w:rsidDel="00134DAD">
            <w:rPr>
              <w:i/>
            </w:rPr>
            <w:delText>n</w:delText>
          </w:r>
          <w:r w:rsidR="00E1304F" w:rsidDel="00134DAD">
            <w:delText>.</w:delText>
          </w:r>
        </w:del>
      </w:ins>
    </w:p>
    <w:p w14:paraId="0898C469" w14:textId="77777777" w:rsidR="004C02EF" w:rsidRPr="00E77497" w:rsidRDefault="004C02EF" w:rsidP="00834A33">
      <w:pPr>
        <w:pStyle w:val="Alg4"/>
        <w:numPr>
          <w:ilvl w:val="0"/>
          <w:numId w:val="213"/>
        </w:numPr>
      </w:pPr>
      <w:r w:rsidRPr="00E77497">
        <w:t xml:space="preserve">If </w:t>
      </w:r>
      <w:r w:rsidRPr="00E77497">
        <w:rPr>
          <w:i/>
        </w:rPr>
        <w:t>n</w:t>
      </w:r>
      <w:r w:rsidRPr="00E77497">
        <w:t xml:space="preserve"> ≥ </w:t>
      </w:r>
      <w:r w:rsidRPr="00E77497">
        <w:rPr>
          <w:i/>
        </w:rPr>
        <w:t>0</w:t>
      </w:r>
      <w:r w:rsidRPr="00E77497">
        <w:t xml:space="preserve">, then let </w:t>
      </w:r>
      <w:r w:rsidRPr="00E77497">
        <w:rPr>
          <w:i/>
        </w:rPr>
        <w:t>k</w:t>
      </w:r>
      <w:r w:rsidRPr="00E77497">
        <w:t xml:space="preserve"> be min(</w:t>
      </w:r>
      <w:r w:rsidRPr="00E77497">
        <w:rPr>
          <w:i/>
        </w:rPr>
        <w:t>n</w:t>
      </w:r>
      <w:r w:rsidRPr="00E77497">
        <w:t xml:space="preserve">, </w:t>
      </w:r>
      <w:r w:rsidRPr="00E77497">
        <w:rPr>
          <w:i/>
        </w:rPr>
        <w:t>len</w:t>
      </w:r>
      <w:r w:rsidRPr="00E77497">
        <w:t xml:space="preserve"> – 1).</w:t>
      </w:r>
    </w:p>
    <w:p w14:paraId="67B3A99D" w14:textId="77777777" w:rsidR="004C02EF" w:rsidRPr="00E77497" w:rsidRDefault="004C02EF" w:rsidP="00834A33">
      <w:pPr>
        <w:pStyle w:val="Alg4"/>
        <w:numPr>
          <w:ilvl w:val="0"/>
          <w:numId w:val="213"/>
        </w:numPr>
      </w:pPr>
      <w:r w:rsidRPr="00E77497">
        <w:t xml:space="preserve">Else,  </w:t>
      </w:r>
      <w:r w:rsidRPr="00E77497">
        <w:rPr>
          <w:i/>
        </w:rPr>
        <w:t>n</w:t>
      </w:r>
      <w:r w:rsidRPr="00E77497">
        <w:t xml:space="preserve"> &lt; 0</w:t>
      </w:r>
    </w:p>
    <w:p w14:paraId="727ED216" w14:textId="77777777" w:rsidR="004C02EF" w:rsidRPr="00E77497" w:rsidRDefault="004C02EF" w:rsidP="00834A33">
      <w:pPr>
        <w:pStyle w:val="Alg4"/>
        <w:numPr>
          <w:ilvl w:val="1"/>
          <w:numId w:val="213"/>
        </w:numPr>
      </w:pPr>
      <w:r w:rsidRPr="00E77497">
        <w:t xml:space="preserve">Let </w:t>
      </w:r>
      <w:r w:rsidRPr="00E77497">
        <w:rPr>
          <w:i/>
        </w:rPr>
        <w:t>k</w:t>
      </w:r>
      <w:r w:rsidRPr="00E77497">
        <w:t xml:space="preserve"> be </w:t>
      </w:r>
      <w:r w:rsidRPr="00E77497">
        <w:rPr>
          <w:i/>
        </w:rPr>
        <w:t>len</w:t>
      </w:r>
      <w:r w:rsidRPr="00E77497">
        <w:t xml:space="preserve"> - abs(</w:t>
      </w:r>
      <w:r w:rsidRPr="00E77497">
        <w:rPr>
          <w:i/>
        </w:rPr>
        <w:t>n</w:t>
      </w:r>
      <w:r w:rsidRPr="00E77497">
        <w:t>).</w:t>
      </w:r>
    </w:p>
    <w:p w14:paraId="064E7EF8" w14:textId="77777777" w:rsidR="004C02EF" w:rsidRPr="00E77497" w:rsidRDefault="004C02EF" w:rsidP="00834A33">
      <w:pPr>
        <w:pStyle w:val="Alg4"/>
        <w:numPr>
          <w:ilvl w:val="0"/>
          <w:numId w:val="213"/>
        </w:numPr>
      </w:pPr>
      <w:r w:rsidRPr="00E77497">
        <w:t xml:space="preserve">Repeat, while </w:t>
      </w:r>
      <w:r w:rsidRPr="00E77497">
        <w:rPr>
          <w:i/>
        </w:rPr>
        <w:t>k</w:t>
      </w:r>
      <w:r w:rsidRPr="00E77497">
        <w:t xml:space="preserve">≥ </w:t>
      </w:r>
      <w:r w:rsidRPr="00E77497">
        <w:rPr>
          <w:i/>
        </w:rPr>
        <w:t>0</w:t>
      </w:r>
    </w:p>
    <w:p w14:paraId="0C69B601" w14:textId="77777777" w:rsidR="004C02EF" w:rsidRPr="00E77497" w:rsidRDefault="004C02EF" w:rsidP="00834A33">
      <w:pPr>
        <w:pStyle w:val="Alg4"/>
        <w:numPr>
          <w:ilvl w:val="1"/>
          <w:numId w:val="213"/>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ToString(</w:t>
      </w:r>
      <w:r w:rsidRPr="00E77497">
        <w:rPr>
          <w:i/>
        </w:rPr>
        <w:t>k</w:t>
      </w:r>
      <w:r w:rsidRPr="00E77497">
        <w:t>).</w:t>
      </w:r>
    </w:p>
    <w:p w14:paraId="4E7809E5" w14:textId="77777777" w:rsidR="004C02EF" w:rsidRPr="00E77497" w:rsidRDefault="004C02EF" w:rsidP="00834A33">
      <w:pPr>
        <w:pStyle w:val="Alg4"/>
        <w:numPr>
          <w:ilvl w:val="1"/>
          <w:numId w:val="213"/>
        </w:numPr>
      </w:pPr>
      <w:r w:rsidRPr="00E77497">
        <w:t xml:space="preserve">If </w:t>
      </w:r>
      <w:r w:rsidRPr="00E77497">
        <w:rPr>
          <w:i/>
        </w:rPr>
        <w:t>kPresent</w:t>
      </w:r>
      <w:r w:rsidRPr="00E77497">
        <w:t xml:space="preserve"> is </w:t>
      </w:r>
      <w:r w:rsidRPr="00E77497">
        <w:rPr>
          <w:b/>
        </w:rPr>
        <w:t>true</w:t>
      </w:r>
      <w:r w:rsidRPr="00E77497">
        <w:t>, then</w:t>
      </w:r>
    </w:p>
    <w:p w14:paraId="6E20859B" w14:textId="77777777" w:rsidR="004C02EF" w:rsidRPr="00E77497" w:rsidRDefault="004C02EF" w:rsidP="00834A33">
      <w:pPr>
        <w:pStyle w:val="Alg4"/>
        <w:numPr>
          <w:ilvl w:val="2"/>
          <w:numId w:val="213"/>
        </w:numPr>
      </w:pPr>
      <w:r w:rsidRPr="00E77497">
        <w:t xml:space="preserve">Let </w:t>
      </w:r>
      <w:r w:rsidRPr="00E77497">
        <w:rPr>
          <w:i/>
        </w:rPr>
        <w:t>elementK</w:t>
      </w:r>
      <w:r w:rsidRPr="00E77497">
        <w:t xml:space="preserve"> be the result of calling the [[Get]] internal method of </w:t>
      </w:r>
      <w:r w:rsidRPr="00E77497">
        <w:rPr>
          <w:i/>
        </w:rPr>
        <w:t xml:space="preserve">O </w:t>
      </w:r>
      <w:r w:rsidRPr="00E77497">
        <w:t>with the argument ToString(</w:t>
      </w:r>
      <w:r w:rsidRPr="00E77497">
        <w:rPr>
          <w:i/>
        </w:rPr>
        <w:t>k</w:t>
      </w:r>
      <w:r w:rsidRPr="00E77497">
        <w:t>).</w:t>
      </w:r>
    </w:p>
    <w:p w14:paraId="70B28F54" w14:textId="77777777" w:rsidR="00E1304F" w:rsidRPr="00E77497" w:rsidRDefault="00134DAD" w:rsidP="0027695A">
      <w:pPr>
        <w:pStyle w:val="Alg4"/>
        <w:numPr>
          <w:ilvl w:val="2"/>
          <w:numId w:val="213"/>
        </w:numPr>
        <w:contextualSpacing/>
        <w:rPr>
          <w:ins w:id="29727" w:author="Rev 6 Allen Wirfs-Brock" w:date="2012-02-22T17:11:00Z"/>
        </w:rPr>
      </w:pPr>
      <w:ins w:id="29728" w:author="Rev 7 Allen Wirfs-Brock" w:date="2012-04-10T11:40:00Z">
        <w:r>
          <w:t>ReturnIfAbrupt(</w:t>
        </w:r>
        <w:r>
          <w:rPr>
            <w:i/>
          </w:rPr>
          <w:t>elementK</w:t>
        </w:r>
        <w:r>
          <w:t>).</w:t>
        </w:r>
      </w:ins>
      <w:ins w:id="29729" w:author="Rev 6 Allen Wirfs-Brock" w:date="2012-02-22T17:11:00Z">
        <w:del w:id="29730" w:author="Rev 7 Allen Wirfs-Brock" w:date="2012-04-10T11:40:00Z">
          <w:r w:rsidR="00E1304F" w:rsidDel="00134DAD">
            <w:delText xml:space="preserve">If </w:delText>
          </w:r>
        </w:del>
      </w:ins>
      <w:ins w:id="29731" w:author="Rev 6 Allen Wirfs-Brock" w:date="2012-02-22T17:12:00Z">
        <w:del w:id="29732" w:author="Rev 7 Allen Wirfs-Brock" w:date="2012-04-10T11:40:00Z">
          <w:r w:rsidR="00E1304F" w:rsidRPr="00E77497" w:rsidDel="00134DAD">
            <w:rPr>
              <w:i/>
            </w:rPr>
            <w:delText>elementK</w:delText>
          </w:r>
          <w:r w:rsidR="00E1304F" w:rsidRPr="00E77497" w:rsidDel="00134DAD">
            <w:delText xml:space="preserve"> </w:delText>
          </w:r>
        </w:del>
      </w:ins>
      <w:ins w:id="29733" w:author="Rev 6 Allen Wirfs-Brock" w:date="2012-02-22T17:11:00Z">
        <w:del w:id="29734" w:author="Rev 7 Allen Wirfs-Brock" w:date="2012-04-10T11:40:00Z">
          <w:r w:rsidR="00E1304F" w:rsidDel="00134DAD">
            <w:delText xml:space="preserve">is an abrupt completion, return </w:delText>
          </w:r>
        </w:del>
      </w:ins>
      <w:ins w:id="29735" w:author="Rev 6 Allen Wirfs-Brock" w:date="2012-02-22T17:12:00Z">
        <w:del w:id="29736" w:author="Rev 7 Allen Wirfs-Brock" w:date="2012-04-10T11:40:00Z">
          <w:r w:rsidR="00E1304F" w:rsidRPr="00E77497" w:rsidDel="00134DAD">
            <w:rPr>
              <w:i/>
            </w:rPr>
            <w:delText>elementK</w:delText>
          </w:r>
        </w:del>
      </w:ins>
      <w:ins w:id="29737" w:author="Rev 6 Allen Wirfs-Brock" w:date="2012-02-22T17:11:00Z">
        <w:del w:id="29738" w:author="Rev 7 Allen Wirfs-Brock" w:date="2012-04-10T11:40:00Z">
          <w:r w:rsidR="00E1304F" w:rsidDel="00134DAD">
            <w:delText>.</w:delText>
          </w:r>
        </w:del>
      </w:ins>
    </w:p>
    <w:p w14:paraId="0D318BD2" w14:textId="77777777" w:rsidR="004C02EF" w:rsidRPr="00E77497" w:rsidRDefault="004C02EF" w:rsidP="00834A33">
      <w:pPr>
        <w:pStyle w:val="Alg4"/>
        <w:numPr>
          <w:ilvl w:val="2"/>
          <w:numId w:val="213"/>
        </w:numPr>
      </w:pPr>
      <w:r w:rsidRPr="00E77497">
        <w:t xml:space="preserve">Let </w:t>
      </w:r>
      <w:r w:rsidRPr="00E77497">
        <w:rPr>
          <w:i/>
        </w:rPr>
        <w:t>same</w:t>
      </w:r>
      <w:r w:rsidRPr="00E77497">
        <w:t xml:space="preserve"> be the result of </w:t>
      </w:r>
      <w:del w:id="29739" w:author="Rev 10 Allen Wirfs-Brock" w:date="2012-08-14T16:06:00Z">
        <w:r w:rsidRPr="00E77497" w:rsidDel="00EA1B5F">
          <w:delText xml:space="preserve">applying </w:delText>
        </w:r>
      </w:del>
      <w:ins w:id="29740" w:author="Rev 10 Allen Wirfs-Brock" w:date="2012-08-14T16:06:00Z">
        <w:r w:rsidR="00EA1B5F">
          <w:t>performing</w:t>
        </w:r>
        <w:r w:rsidR="00EA1B5F" w:rsidRPr="00E77497">
          <w:t xml:space="preserve"> </w:t>
        </w:r>
      </w:ins>
      <w:del w:id="29741" w:author="Rev 10 Allen Wirfs-Brock" w:date="2012-08-14T16:06:00Z">
        <w:r w:rsidRPr="00E77497" w:rsidDel="00EA1B5F">
          <w:delText xml:space="preserve">the </w:delText>
        </w:r>
      </w:del>
      <w:r w:rsidRPr="00E77497">
        <w:t xml:space="preserve">Strict Equality Comparison </w:t>
      </w:r>
      <w:del w:id="29742" w:author="Rev 10 Allen Wirfs-Brock" w:date="2012-08-14T16:06:00Z">
        <w:r w:rsidRPr="00E77497" w:rsidDel="00EA1B5F">
          <w:delText xml:space="preserve">Algorithm </w:delText>
        </w:r>
      </w:del>
      <w:ins w:id="29743" w:author="Rev 10 Allen Wirfs-Brock" w:date="2012-08-14T16:06:00Z">
        <w:r w:rsidR="00EA1B5F" w:rsidRPr="00E77497">
          <w:t>Algorithm</w:t>
        </w:r>
        <w:r w:rsidR="00EA1B5F">
          <w:br/>
        </w:r>
      </w:ins>
      <w:del w:id="29744" w:author="Rev 10 Allen Wirfs-Brock" w:date="2012-08-14T16:06:00Z">
        <w:r w:rsidRPr="00E77497" w:rsidDel="00EA1B5F">
          <w:delText>to</w:delText>
        </w:r>
        <w:r w:rsidRPr="00E77497" w:rsidDel="00EA1B5F">
          <w:rPr>
            <w:i/>
          </w:rPr>
          <w:delText xml:space="preserve"> </w:delText>
        </w:r>
      </w:del>
      <w:r w:rsidRPr="00E77497">
        <w:rPr>
          <w:i/>
        </w:rPr>
        <w:t>searchElement</w:t>
      </w:r>
      <w:r w:rsidRPr="00E77497">
        <w:t xml:space="preserve"> </w:t>
      </w:r>
      <w:del w:id="29745" w:author="Rev 10 Allen Wirfs-Brock" w:date="2012-08-14T16:06:00Z">
        <w:r w:rsidRPr="00E77497" w:rsidDel="00EA1B5F">
          <w:delText xml:space="preserve">and </w:delText>
        </w:r>
      </w:del>
      <w:ins w:id="29746" w:author="Rev 10 Allen Wirfs-Brock" w:date="2012-08-14T16:06:00Z">
        <w:r w:rsidR="00EA1B5F">
          <w:t>===</w:t>
        </w:r>
        <w:r w:rsidR="00EA1B5F" w:rsidRPr="00E77497">
          <w:t xml:space="preserve"> </w:t>
        </w:r>
      </w:ins>
      <w:r w:rsidRPr="00E77497">
        <w:rPr>
          <w:i/>
        </w:rPr>
        <w:t>elementK</w:t>
      </w:r>
      <w:r w:rsidRPr="00E77497">
        <w:t>.</w:t>
      </w:r>
    </w:p>
    <w:p w14:paraId="40CDA5F8" w14:textId="77777777" w:rsidR="004C02EF" w:rsidRPr="00E77497" w:rsidRDefault="004C02EF" w:rsidP="00834A33">
      <w:pPr>
        <w:pStyle w:val="Alg4"/>
        <w:numPr>
          <w:ilvl w:val="2"/>
          <w:numId w:val="213"/>
        </w:numPr>
      </w:pPr>
      <w:r w:rsidRPr="00E77497">
        <w:t xml:space="preserve">If </w:t>
      </w:r>
      <w:r w:rsidRPr="00E77497">
        <w:rPr>
          <w:i/>
        </w:rPr>
        <w:t>same</w:t>
      </w:r>
      <w:r w:rsidRPr="00E77497">
        <w:t xml:space="preserve"> is </w:t>
      </w:r>
      <w:r w:rsidRPr="00E77497">
        <w:rPr>
          <w:b/>
        </w:rPr>
        <w:t xml:space="preserve">true,  </w:t>
      </w:r>
      <w:r w:rsidRPr="00E77497">
        <w:t xml:space="preserve">return </w:t>
      </w:r>
      <w:r w:rsidRPr="00E77497">
        <w:rPr>
          <w:i/>
        </w:rPr>
        <w:t>k</w:t>
      </w:r>
      <w:r w:rsidRPr="00E77497">
        <w:t>.</w:t>
      </w:r>
    </w:p>
    <w:p w14:paraId="2C64FB27" w14:textId="77777777" w:rsidR="004C02EF" w:rsidRPr="00E77497" w:rsidRDefault="004C02EF" w:rsidP="00834A33">
      <w:pPr>
        <w:pStyle w:val="Alg4"/>
        <w:numPr>
          <w:ilvl w:val="1"/>
          <w:numId w:val="213"/>
        </w:numPr>
      </w:pPr>
      <w:r w:rsidRPr="00E77497">
        <w:t xml:space="preserve">Decrease </w:t>
      </w:r>
      <w:r w:rsidRPr="00E77497">
        <w:rPr>
          <w:i/>
        </w:rPr>
        <w:t>k</w:t>
      </w:r>
      <w:r w:rsidRPr="00E77497">
        <w:t xml:space="preserve"> by 1.</w:t>
      </w:r>
    </w:p>
    <w:p w14:paraId="3903DBC3" w14:textId="77777777" w:rsidR="004C02EF" w:rsidRPr="00E77497" w:rsidRDefault="004C02EF" w:rsidP="00834A33">
      <w:pPr>
        <w:pStyle w:val="Alg4"/>
        <w:numPr>
          <w:ilvl w:val="0"/>
          <w:numId w:val="213"/>
        </w:numPr>
        <w:spacing w:after="120"/>
      </w:pPr>
      <w:r w:rsidRPr="00E77497">
        <w:t>Return -1.</w:t>
      </w:r>
    </w:p>
    <w:p w14:paraId="6412A473"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lastIndexOf</w:t>
      </w:r>
      <w:r w:rsidRPr="00E77497">
        <w:t xml:space="preserve"> method is </w:t>
      </w:r>
      <w:r w:rsidRPr="00E77497">
        <w:rPr>
          <w:b/>
        </w:rPr>
        <w:t>1</w:t>
      </w:r>
      <w:r w:rsidRPr="00E77497">
        <w:t>.</w:t>
      </w:r>
    </w:p>
    <w:p w14:paraId="3A3BBD19"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lastIndexOf</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lastIndexOf</w:t>
      </w:r>
      <w:r w:rsidRPr="00E77497">
        <w:t xml:space="preserve"> function can be applied successfully to a</w:t>
      </w:r>
      <w:ins w:id="29747" w:author="Rev 9 Allen Wirfs-Brock" w:date="2012-07-07T17:58:00Z">
        <w:r w:rsidR="000625F1">
          <w:t>n</w:t>
        </w:r>
      </w:ins>
      <w:r w:rsidRPr="00E77497">
        <w:t xml:space="preserve"> </w:t>
      </w:r>
      <w:del w:id="29748" w:author="Rev 9 Allen Wirfs-Brock" w:date="2012-07-07T17:58:00Z">
        <w:r w:rsidRPr="00E77497" w:rsidDel="000625F1">
          <w:delText xml:space="preserve">host </w:delText>
        </w:r>
      </w:del>
      <w:ins w:id="29749" w:author="Rev 9 Allen Wirfs-Brock" w:date="2012-07-07T17:58:00Z">
        <w:r w:rsidR="000625F1">
          <w:t>exotic</w:t>
        </w:r>
        <w:r w:rsidR="000625F1" w:rsidRPr="00E77497">
          <w:t xml:space="preserve"> </w:t>
        </w:r>
      </w:ins>
      <w:r w:rsidRPr="00E77497">
        <w:t>object</w:t>
      </w:r>
      <w:ins w:id="29750" w:author="Rev 9 Allen Wirfs-Brock" w:date="2012-07-07T17:58:00Z">
        <w:r w:rsidR="000625F1" w:rsidRPr="000625F1">
          <w:t xml:space="preserve"> </w:t>
        </w:r>
        <w:r w:rsidR="000625F1" w:rsidRPr="00887FC2">
          <w:t>that is not an Array</w:t>
        </w:r>
      </w:ins>
      <w:r w:rsidRPr="00E77497">
        <w:t xml:space="preserve"> is implementation-dependent.</w:t>
      </w:r>
    </w:p>
    <w:p w14:paraId="20D24273" w14:textId="77777777" w:rsidR="004C02EF" w:rsidRPr="00E77497" w:rsidRDefault="004C02EF" w:rsidP="004C02EF">
      <w:pPr>
        <w:pStyle w:val="40"/>
        <w:numPr>
          <w:ilvl w:val="0"/>
          <w:numId w:val="0"/>
        </w:numPr>
      </w:pPr>
      <w:r w:rsidRPr="00E77497">
        <w:t>15.4.4.16</w:t>
      </w:r>
      <w:r w:rsidRPr="00E77497">
        <w:tab/>
        <w:t>Array.prototype.every ( callbackfn [ , thisArg ] )</w:t>
      </w:r>
    </w:p>
    <w:p w14:paraId="3D4BEB80"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every</w:t>
      </w:r>
      <w:r w:rsidRPr="00E77497">
        <w:t xml:space="preserve"> calls </w:t>
      </w:r>
      <w:r w:rsidRPr="00E77497">
        <w:rPr>
          <w:rFonts w:ascii="Times New Roman" w:hAnsi="Times New Roman"/>
          <w:i/>
        </w:rPr>
        <w:t>callbackfn</w:t>
      </w:r>
      <w:r w:rsidRPr="00E77497">
        <w:t xml:space="preserve"> once for each element present in the array, in ascending order, until it finds one where </w:t>
      </w:r>
      <w:r w:rsidRPr="00E77497">
        <w:rPr>
          <w:rFonts w:ascii="Times New Roman" w:hAnsi="Times New Roman"/>
          <w:i/>
        </w:rPr>
        <w:t>callbackfn</w:t>
      </w:r>
      <w:r w:rsidRPr="00E77497">
        <w:t xml:space="preserve"> returns </w:t>
      </w:r>
      <w:r w:rsidRPr="00E77497">
        <w:rPr>
          <w:b/>
        </w:rPr>
        <w:t>false</w:t>
      </w:r>
      <w:r w:rsidRPr="00E77497">
        <w:t xml:space="preserve">. If such an element is found, </w:t>
      </w:r>
      <w:r w:rsidRPr="00E77497">
        <w:rPr>
          <w:rFonts w:ascii="Courier New" w:hAnsi="Courier New" w:cs="Courier New"/>
          <w:b/>
        </w:rPr>
        <w:t>every</w:t>
      </w:r>
      <w:r w:rsidRPr="00E77497">
        <w:t xml:space="preserve"> immediately returns </w:t>
      </w:r>
      <w:r w:rsidRPr="00E77497">
        <w:rPr>
          <w:b/>
        </w:rPr>
        <w:t>false</w:t>
      </w:r>
      <w:r w:rsidRPr="00E77497">
        <w:t xml:space="preserve">. Otherwise, if </w:t>
      </w:r>
      <w:r w:rsidRPr="00E77497">
        <w:rPr>
          <w:rFonts w:ascii="Times New Roman" w:hAnsi="Times New Roman"/>
          <w:i/>
        </w:rPr>
        <w:t>callbackfn</w:t>
      </w:r>
      <w:r w:rsidRPr="00E77497">
        <w:t xml:space="preserve"> returned </w:t>
      </w:r>
      <w:r w:rsidRPr="00E77497">
        <w:rPr>
          <w:b/>
        </w:rPr>
        <w:t>true</w:t>
      </w:r>
      <w:r w:rsidRPr="00E77497">
        <w:t xml:space="preserve"> for all elements, </w:t>
      </w:r>
      <w:r w:rsidRPr="00E77497">
        <w:rPr>
          <w:rFonts w:ascii="Courier New" w:hAnsi="Courier New" w:cs="Courier New"/>
          <w:b/>
        </w:rPr>
        <w:t>every</w:t>
      </w:r>
      <w:r w:rsidRPr="00E77497">
        <w:t xml:space="preserve"> will return </w:t>
      </w:r>
      <w:r w:rsidRPr="00E77497">
        <w:rPr>
          <w:b/>
        </w:rPr>
        <w:t>true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24967068"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3A6316A1"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14:paraId="0667F7F5" w14:textId="77777777" w:rsidR="004C02EF" w:rsidRPr="00E77497" w:rsidRDefault="004C02EF" w:rsidP="004C02EF">
      <w:r w:rsidRPr="00E77497">
        <w:rPr>
          <w:rFonts w:ascii="Courier New" w:hAnsi="Courier New" w:cs="Courier New"/>
          <w:b/>
        </w:rPr>
        <w:t>every</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14:paraId="5DA020D5" w14:textId="77777777" w:rsidR="004C02EF" w:rsidRPr="00E77497" w:rsidRDefault="004C02EF" w:rsidP="004C02EF">
      <w:r w:rsidRPr="00E77497">
        <w:t xml:space="preserve">The range of elements processed by </w:t>
      </w:r>
      <w:r w:rsidRPr="00E77497">
        <w:rPr>
          <w:rFonts w:ascii="Courier New" w:hAnsi="Courier New" w:cs="Courier New"/>
          <w:b/>
        </w:rPr>
        <w:t>every</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every</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every</w:t>
      </w:r>
      <w:r w:rsidRPr="00E77497">
        <w:t xml:space="preserve"> visits them; elements that are deleted after the call to </w:t>
      </w:r>
      <w:r w:rsidRPr="00E77497">
        <w:rPr>
          <w:rFonts w:ascii="Courier New" w:hAnsi="Courier New" w:cs="Courier New"/>
          <w:b/>
        </w:rPr>
        <w:t>every</w:t>
      </w:r>
      <w:r w:rsidRPr="00E77497">
        <w:t xml:space="preserve"> begins and before being visited are not visited. </w:t>
      </w:r>
      <w:r w:rsidRPr="00E77497">
        <w:rPr>
          <w:rFonts w:ascii="Courier New" w:hAnsi="Courier New" w:cs="Courier New"/>
          <w:b/>
        </w:rPr>
        <w:t>every</w:t>
      </w:r>
      <w:r w:rsidRPr="00E77497">
        <w:t xml:space="preserve"> acts like the "for all" quantifier in mathematics. In particular, for an empty array, it returns </w:t>
      </w:r>
      <w:r w:rsidRPr="00E77497">
        <w:rPr>
          <w:b/>
        </w:rPr>
        <w:t>true</w:t>
      </w:r>
      <w:r w:rsidRPr="00E77497">
        <w:t>.</w:t>
      </w:r>
    </w:p>
    <w:p w14:paraId="6318795F" w14:textId="77777777" w:rsidR="004C02EF" w:rsidRPr="00E77497" w:rsidRDefault="004C02EF" w:rsidP="004C02EF">
      <w:r w:rsidRPr="00E77497">
        <w:t xml:space="preserve">When the </w:t>
      </w:r>
      <w:r w:rsidRPr="00E77497">
        <w:rPr>
          <w:rFonts w:ascii="Courier New" w:hAnsi="Courier New" w:cs="Courier New"/>
          <w:b/>
        </w:rPr>
        <w:t>every</w:t>
      </w:r>
      <w:r w:rsidRPr="00E77497">
        <w:t xml:space="preserve"> method is called with one or two arguments, the following steps are taken:</w:t>
      </w:r>
    </w:p>
    <w:p w14:paraId="3CF5243A" w14:textId="77777777" w:rsidR="004C02EF" w:rsidRPr="00E77497" w:rsidRDefault="004C02EF" w:rsidP="00834A33">
      <w:pPr>
        <w:pStyle w:val="Alg4"/>
        <w:numPr>
          <w:ilvl w:val="0"/>
          <w:numId w:val="21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237BA26F" w14:textId="77777777" w:rsidR="00134DAD" w:rsidRDefault="00134DAD" w:rsidP="00134DAD">
      <w:pPr>
        <w:pStyle w:val="Alg4"/>
        <w:numPr>
          <w:ilvl w:val="0"/>
          <w:numId w:val="214"/>
        </w:numPr>
        <w:rPr>
          <w:ins w:id="29751" w:author="Rev 7 Allen Wirfs-Brock" w:date="2012-04-10T12:05:00Z"/>
        </w:rPr>
      </w:pPr>
      <w:ins w:id="29752" w:author="Rev 7 Allen Wirfs-Brock" w:date="2012-04-10T12:05:00Z">
        <w:r>
          <w:t>ReturnIfAbrupt(</w:t>
        </w:r>
        <w:r>
          <w:rPr>
            <w:i/>
          </w:rPr>
          <w:t>O</w:t>
        </w:r>
        <w:r>
          <w:t>).</w:t>
        </w:r>
      </w:ins>
    </w:p>
    <w:p w14:paraId="59133C3D" w14:textId="77777777" w:rsidR="004C02EF" w:rsidRPr="00E77497" w:rsidRDefault="004C02EF" w:rsidP="00834A33">
      <w:pPr>
        <w:pStyle w:val="Alg4"/>
        <w:numPr>
          <w:ilvl w:val="0"/>
          <w:numId w:val="214"/>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51FAC7AD" w14:textId="77777777" w:rsidR="004C02EF" w:rsidRPr="00E77497" w:rsidRDefault="004C02EF" w:rsidP="00834A33">
      <w:pPr>
        <w:pStyle w:val="Alg4"/>
        <w:numPr>
          <w:ilvl w:val="0"/>
          <w:numId w:val="214"/>
        </w:numPr>
      </w:pPr>
      <w:r w:rsidRPr="00E77497">
        <w:t xml:space="preserve">Let </w:t>
      </w:r>
      <w:r w:rsidRPr="00E77497">
        <w:rPr>
          <w:i/>
        </w:rPr>
        <w:t>len</w:t>
      </w:r>
      <w:r w:rsidRPr="00E77497">
        <w:t xml:space="preserve"> be ToUint32(</w:t>
      </w:r>
      <w:r w:rsidRPr="00E77497">
        <w:rPr>
          <w:i/>
        </w:rPr>
        <w:t>lenValue</w:t>
      </w:r>
      <w:r w:rsidRPr="00E77497">
        <w:t>).</w:t>
      </w:r>
    </w:p>
    <w:p w14:paraId="1CCB17AF" w14:textId="77777777" w:rsidR="00E1304F" w:rsidRPr="00E77497" w:rsidRDefault="00C82981" w:rsidP="00E1304F">
      <w:pPr>
        <w:pStyle w:val="Alg4"/>
        <w:numPr>
          <w:ilvl w:val="0"/>
          <w:numId w:val="214"/>
        </w:numPr>
        <w:contextualSpacing/>
        <w:rPr>
          <w:ins w:id="29753" w:author="Rev 6 Allen Wirfs-Brock" w:date="2012-02-22T17:10:00Z"/>
        </w:rPr>
      </w:pPr>
      <w:ins w:id="29754" w:author="Rev 6 Allen Wirfs-Brock" w:date="2012-02-26T09:05:00Z">
        <w:r>
          <w:t>ReturnIfAbrupt(</w:t>
        </w:r>
        <w:r w:rsidRPr="00E77497">
          <w:rPr>
            <w:i/>
          </w:rPr>
          <w:t>len</w:t>
        </w:r>
        <w:r>
          <w:t>).</w:t>
        </w:r>
      </w:ins>
    </w:p>
    <w:p w14:paraId="36585444" w14:textId="77777777" w:rsidR="004C02EF" w:rsidRPr="00E77497" w:rsidRDefault="004C02EF" w:rsidP="00834A33">
      <w:pPr>
        <w:pStyle w:val="Alg4"/>
        <w:numPr>
          <w:ilvl w:val="0"/>
          <w:numId w:val="214"/>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75A57750" w14:textId="77777777" w:rsidR="004C02EF" w:rsidRPr="00E77497" w:rsidRDefault="004C02EF" w:rsidP="00834A33">
      <w:pPr>
        <w:pStyle w:val="Alg4"/>
        <w:numPr>
          <w:ilvl w:val="0"/>
          <w:numId w:val="214"/>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67DF2442" w14:textId="77777777" w:rsidR="004C02EF" w:rsidRPr="00E77497" w:rsidRDefault="004C02EF" w:rsidP="00834A33">
      <w:pPr>
        <w:pStyle w:val="Alg4"/>
        <w:numPr>
          <w:ilvl w:val="0"/>
          <w:numId w:val="214"/>
        </w:numPr>
      </w:pPr>
      <w:r w:rsidRPr="00E77497">
        <w:t xml:space="preserve">Let </w:t>
      </w:r>
      <w:r w:rsidRPr="00E77497">
        <w:rPr>
          <w:i/>
        </w:rPr>
        <w:t>k</w:t>
      </w:r>
      <w:r w:rsidRPr="00E77497">
        <w:t xml:space="preserve"> be 0.</w:t>
      </w:r>
    </w:p>
    <w:p w14:paraId="767EDCE7" w14:textId="77777777" w:rsidR="004C02EF" w:rsidRPr="00E77497" w:rsidRDefault="004C02EF" w:rsidP="00834A33">
      <w:pPr>
        <w:pStyle w:val="Alg4"/>
        <w:numPr>
          <w:ilvl w:val="0"/>
          <w:numId w:val="214"/>
        </w:numPr>
      </w:pPr>
      <w:r w:rsidRPr="00E77497">
        <w:t xml:space="preserve">Repeat, while </w:t>
      </w:r>
      <w:r w:rsidRPr="00E77497">
        <w:rPr>
          <w:i/>
        </w:rPr>
        <w:t xml:space="preserve">k </w:t>
      </w:r>
      <w:r w:rsidRPr="00E77497">
        <w:t xml:space="preserve">&lt; </w:t>
      </w:r>
      <w:r w:rsidRPr="00E77497">
        <w:rPr>
          <w:i/>
        </w:rPr>
        <w:t>len</w:t>
      </w:r>
    </w:p>
    <w:p w14:paraId="7BED7D74" w14:textId="77777777" w:rsidR="004C02EF" w:rsidRPr="00E77497" w:rsidRDefault="004C02EF" w:rsidP="00834A33">
      <w:pPr>
        <w:pStyle w:val="Alg4"/>
        <w:numPr>
          <w:ilvl w:val="1"/>
          <w:numId w:val="214"/>
        </w:numPr>
      </w:pPr>
      <w:r w:rsidRPr="00E77497">
        <w:t xml:space="preserve">Let </w:t>
      </w:r>
      <w:r w:rsidRPr="00E77497">
        <w:rPr>
          <w:i/>
        </w:rPr>
        <w:t>Pk</w:t>
      </w:r>
      <w:r w:rsidRPr="00E77497">
        <w:t xml:space="preserve"> be ToString(</w:t>
      </w:r>
      <w:r w:rsidRPr="00E77497">
        <w:rPr>
          <w:i/>
        </w:rPr>
        <w:t>k</w:t>
      </w:r>
      <w:r w:rsidRPr="00E77497">
        <w:t>).</w:t>
      </w:r>
    </w:p>
    <w:p w14:paraId="60F2CEF0" w14:textId="77777777" w:rsidR="004C02EF" w:rsidRPr="00E77497" w:rsidRDefault="004C02EF" w:rsidP="00834A33">
      <w:pPr>
        <w:pStyle w:val="Alg4"/>
        <w:numPr>
          <w:ilvl w:val="1"/>
          <w:numId w:val="214"/>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5DF9BA82" w14:textId="77777777" w:rsidR="004C02EF" w:rsidRPr="00E77497" w:rsidRDefault="004C02EF" w:rsidP="00834A33">
      <w:pPr>
        <w:pStyle w:val="Alg4"/>
        <w:numPr>
          <w:ilvl w:val="1"/>
          <w:numId w:val="214"/>
        </w:numPr>
      </w:pPr>
      <w:r w:rsidRPr="00E77497">
        <w:t xml:space="preserve">If </w:t>
      </w:r>
      <w:r w:rsidRPr="00E77497">
        <w:rPr>
          <w:i/>
        </w:rPr>
        <w:t>kPresent</w:t>
      </w:r>
      <w:r w:rsidRPr="00E77497">
        <w:t xml:space="preserve"> is </w:t>
      </w:r>
      <w:r w:rsidRPr="00E77497">
        <w:rPr>
          <w:b/>
        </w:rPr>
        <w:t>true</w:t>
      </w:r>
      <w:r w:rsidRPr="00E77497">
        <w:t>, then</w:t>
      </w:r>
    </w:p>
    <w:p w14:paraId="5074E797" w14:textId="77777777" w:rsidR="004C02EF" w:rsidRPr="00E77497" w:rsidRDefault="004C02EF" w:rsidP="00834A33">
      <w:pPr>
        <w:pStyle w:val="Alg4"/>
        <w:numPr>
          <w:ilvl w:val="2"/>
          <w:numId w:val="214"/>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2FE567F2" w14:textId="77777777" w:rsidR="00E30F6D" w:rsidRPr="00E77497" w:rsidRDefault="00134DAD" w:rsidP="00E30F6D">
      <w:pPr>
        <w:pStyle w:val="Alg4"/>
        <w:numPr>
          <w:ilvl w:val="2"/>
          <w:numId w:val="214"/>
        </w:numPr>
        <w:contextualSpacing/>
        <w:rPr>
          <w:ins w:id="29755" w:author="Rev 6 Allen Wirfs-Brock" w:date="2012-02-22T17:17:00Z"/>
        </w:rPr>
      </w:pPr>
      <w:ins w:id="29756" w:author="Rev 7 Allen Wirfs-Brock" w:date="2012-04-10T11:41:00Z">
        <w:r>
          <w:t>ReturnIfAbrupt(</w:t>
        </w:r>
        <w:r>
          <w:rPr>
            <w:i/>
          </w:rPr>
          <w:t>kValue</w:t>
        </w:r>
        <w:r>
          <w:t>).</w:t>
        </w:r>
      </w:ins>
      <w:ins w:id="29757" w:author="Rev 6 Allen Wirfs-Brock" w:date="2012-02-22T17:17:00Z">
        <w:del w:id="29758" w:author="Rev 7 Allen Wirfs-Brock" w:date="2012-04-10T11:41:00Z">
          <w:r w:rsidR="00E30F6D" w:rsidDel="00134DAD">
            <w:delText xml:space="preserve">If </w:delText>
          </w:r>
          <w:r w:rsidR="00E30F6D" w:rsidRPr="00E77497" w:rsidDel="00134DAD">
            <w:rPr>
              <w:i/>
            </w:rPr>
            <w:delText>kValue</w:delText>
          </w:r>
          <w:r w:rsidR="00E30F6D" w:rsidRPr="00E77497" w:rsidDel="00134DAD">
            <w:delText xml:space="preserve"> </w:delText>
          </w:r>
          <w:r w:rsidR="00E30F6D" w:rsidDel="00134DAD">
            <w:delText xml:space="preserve">is an abrupt completion, return </w:delText>
          </w:r>
          <w:r w:rsidR="00E30F6D" w:rsidRPr="00E77497" w:rsidDel="00134DAD">
            <w:rPr>
              <w:i/>
            </w:rPr>
            <w:delText>kValue</w:delText>
          </w:r>
          <w:r w:rsidR="00E30F6D" w:rsidDel="00134DAD">
            <w:delText>.</w:delText>
          </w:r>
        </w:del>
      </w:ins>
    </w:p>
    <w:p w14:paraId="0ED16B76" w14:textId="77777777" w:rsidR="004C02EF" w:rsidRPr="00E77497" w:rsidRDefault="004C02EF" w:rsidP="00834A33">
      <w:pPr>
        <w:pStyle w:val="Alg4"/>
        <w:numPr>
          <w:ilvl w:val="2"/>
          <w:numId w:val="214"/>
        </w:numPr>
      </w:pPr>
      <w:r w:rsidRPr="00E77497">
        <w:t xml:space="preserve">Let </w:t>
      </w:r>
      <w:r w:rsidRPr="00E77497">
        <w:rPr>
          <w:i/>
        </w:rPr>
        <w:t>testResult</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the </w:t>
      </w:r>
      <w:r w:rsidRPr="00E77497">
        <w:rPr>
          <w:b/>
        </w:rPr>
        <w:t>this</w:t>
      </w:r>
      <w:r w:rsidRPr="00E77497">
        <w:t xml:space="preserve"> value and argument list containing </w:t>
      </w:r>
      <w:r w:rsidRPr="00E77497">
        <w:rPr>
          <w:i/>
        </w:rPr>
        <w:t>kValue</w:t>
      </w:r>
      <w:r w:rsidRPr="00E77497">
        <w:t xml:space="preserve">, </w:t>
      </w:r>
      <w:r w:rsidRPr="00E77497">
        <w:rPr>
          <w:i/>
        </w:rPr>
        <w:t>k</w:t>
      </w:r>
      <w:r w:rsidRPr="00E77497">
        <w:t xml:space="preserve">, and </w:t>
      </w:r>
      <w:r w:rsidRPr="00E77497">
        <w:rPr>
          <w:i/>
        </w:rPr>
        <w:t>O</w:t>
      </w:r>
      <w:r w:rsidRPr="00E77497">
        <w:t>.</w:t>
      </w:r>
    </w:p>
    <w:p w14:paraId="1314385B" w14:textId="77777777" w:rsidR="008671DC" w:rsidRPr="00E77497" w:rsidRDefault="00134DAD" w:rsidP="0027695A">
      <w:pPr>
        <w:pStyle w:val="Alg4"/>
        <w:numPr>
          <w:ilvl w:val="2"/>
          <w:numId w:val="214"/>
        </w:numPr>
        <w:contextualSpacing/>
        <w:rPr>
          <w:ins w:id="29759" w:author="Rev 6 Allen Wirfs-Brock" w:date="2012-02-22T17:02:00Z"/>
        </w:rPr>
      </w:pPr>
      <w:ins w:id="29760" w:author="Rev 7 Allen Wirfs-Brock" w:date="2012-04-10T11:42:00Z">
        <w:r>
          <w:t>ReturnIfAbrupt(</w:t>
        </w:r>
        <w:r>
          <w:rPr>
            <w:i/>
          </w:rPr>
          <w:t>testResult</w:t>
        </w:r>
        <w:r>
          <w:t>).</w:t>
        </w:r>
      </w:ins>
      <w:ins w:id="29761" w:author="Rev 6 Allen Wirfs-Brock" w:date="2012-02-22T17:02:00Z">
        <w:del w:id="29762" w:author="Rev 7 Allen Wirfs-Brock" w:date="2012-04-10T11:42:00Z">
          <w:r w:rsidR="008671DC" w:rsidDel="00134DAD">
            <w:delText xml:space="preserve">If </w:delText>
          </w:r>
          <w:r w:rsidR="008671DC" w:rsidRPr="00E77497" w:rsidDel="00134DAD">
            <w:rPr>
              <w:i/>
            </w:rPr>
            <w:delText>testResult</w:delText>
          </w:r>
          <w:r w:rsidR="008671DC" w:rsidRPr="00E77497" w:rsidDel="00134DAD">
            <w:delText xml:space="preserve"> </w:delText>
          </w:r>
          <w:r w:rsidR="008671DC" w:rsidDel="00134DAD">
            <w:delText xml:space="preserve">is an abrupt completion, return </w:delText>
          </w:r>
          <w:r w:rsidR="008671DC" w:rsidRPr="00E77497" w:rsidDel="00134DAD">
            <w:rPr>
              <w:i/>
            </w:rPr>
            <w:delText>testResult</w:delText>
          </w:r>
          <w:r w:rsidR="008671DC" w:rsidDel="00134DAD">
            <w:delText>.</w:delText>
          </w:r>
        </w:del>
      </w:ins>
    </w:p>
    <w:p w14:paraId="09C2AE2A" w14:textId="77777777" w:rsidR="004C02EF" w:rsidRPr="00E77497" w:rsidRDefault="004C02EF" w:rsidP="00834A33">
      <w:pPr>
        <w:pStyle w:val="Alg4"/>
        <w:numPr>
          <w:ilvl w:val="2"/>
          <w:numId w:val="214"/>
        </w:numPr>
      </w:pPr>
      <w:r w:rsidRPr="00E77497">
        <w:t>If ToBoolean(</w:t>
      </w:r>
      <w:r w:rsidRPr="00E77497">
        <w:rPr>
          <w:i/>
        </w:rPr>
        <w:t>testResult)</w:t>
      </w:r>
      <w:r w:rsidRPr="00E77497">
        <w:t xml:space="preserve"> is </w:t>
      </w:r>
      <w:r w:rsidRPr="00E77497">
        <w:rPr>
          <w:b/>
        </w:rPr>
        <w:t>false</w:t>
      </w:r>
      <w:r w:rsidRPr="00E77497">
        <w:t xml:space="preserve">, return </w:t>
      </w:r>
      <w:r w:rsidRPr="00E77497">
        <w:rPr>
          <w:b/>
        </w:rPr>
        <w:t>false</w:t>
      </w:r>
      <w:r w:rsidRPr="00E77497">
        <w:t>.</w:t>
      </w:r>
    </w:p>
    <w:p w14:paraId="0CA03017" w14:textId="77777777" w:rsidR="004C02EF" w:rsidRPr="00E77497" w:rsidRDefault="004C02EF" w:rsidP="00834A33">
      <w:pPr>
        <w:pStyle w:val="Alg4"/>
        <w:numPr>
          <w:ilvl w:val="1"/>
          <w:numId w:val="214"/>
        </w:numPr>
      </w:pPr>
      <w:r w:rsidRPr="00E77497">
        <w:t xml:space="preserve">Increase </w:t>
      </w:r>
      <w:r w:rsidRPr="00E77497">
        <w:rPr>
          <w:i/>
        </w:rPr>
        <w:t>k</w:t>
      </w:r>
      <w:r w:rsidRPr="00E77497">
        <w:t xml:space="preserve"> by 1.</w:t>
      </w:r>
    </w:p>
    <w:p w14:paraId="7861A9FC" w14:textId="77777777" w:rsidR="004C02EF" w:rsidRPr="00E77497" w:rsidRDefault="004C02EF" w:rsidP="00834A33">
      <w:pPr>
        <w:pStyle w:val="Alg4"/>
        <w:numPr>
          <w:ilvl w:val="0"/>
          <w:numId w:val="214"/>
        </w:numPr>
        <w:spacing w:after="120"/>
      </w:pPr>
      <w:r w:rsidRPr="00E77497">
        <w:t xml:space="preserve">Return </w:t>
      </w:r>
      <w:r w:rsidRPr="00E77497">
        <w:rPr>
          <w:b/>
        </w:rPr>
        <w:t>true</w:t>
      </w:r>
      <w:r w:rsidRPr="00E77497">
        <w:t>.</w:t>
      </w:r>
    </w:p>
    <w:p w14:paraId="55C31B43"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every</w:t>
      </w:r>
      <w:r w:rsidRPr="00E77497">
        <w:t xml:space="preserve"> method is </w:t>
      </w:r>
      <w:r w:rsidRPr="00E77497">
        <w:rPr>
          <w:b/>
        </w:rPr>
        <w:t>1</w:t>
      </w:r>
      <w:r w:rsidRPr="00E77497">
        <w:t>.</w:t>
      </w:r>
    </w:p>
    <w:p w14:paraId="38F9B6C7"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every</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every</w:t>
      </w:r>
      <w:r w:rsidRPr="00E77497">
        <w:t xml:space="preserve"> function can be applied successfully to a</w:t>
      </w:r>
      <w:ins w:id="29763" w:author="Rev 9 Allen Wirfs-Brock" w:date="2012-07-07T17:58:00Z">
        <w:r w:rsidR="000625F1">
          <w:t>n</w:t>
        </w:r>
      </w:ins>
      <w:r w:rsidRPr="00E77497">
        <w:t xml:space="preserve"> </w:t>
      </w:r>
      <w:del w:id="29764" w:author="Rev 9 Allen Wirfs-Brock" w:date="2012-07-07T17:58:00Z">
        <w:r w:rsidRPr="00E77497" w:rsidDel="000625F1">
          <w:delText xml:space="preserve">host </w:delText>
        </w:r>
      </w:del>
      <w:ins w:id="29765" w:author="Rev 9 Allen Wirfs-Brock" w:date="2012-07-07T17:58:00Z">
        <w:r w:rsidR="000625F1">
          <w:t>exotic</w:t>
        </w:r>
        <w:r w:rsidR="000625F1" w:rsidRPr="00E77497">
          <w:t xml:space="preserve"> </w:t>
        </w:r>
      </w:ins>
      <w:r w:rsidRPr="00E77497">
        <w:t>object</w:t>
      </w:r>
      <w:ins w:id="29766" w:author="Rev 9 Allen Wirfs-Brock" w:date="2012-07-07T17:58:00Z">
        <w:r w:rsidR="000625F1" w:rsidRPr="000625F1">
          <w:t xml:space="preserve"> </w:t>
        </w:r>
        <w:r w:rsidR="000625F1" w:rsidRPr="00887FC2">
          <w:t>that is not an Array</w:t>
        </w:r>
      </w:ins>
      <w:r w:rsidRPr="00E77497">
        <w:t xml:space="preserve"> is implementation-dependent.</w:t>
      </w:r>
    </w:p>
    <w:p w14:paraId="5EE5B72C" w14:textId="77777777" w:rsidR="004C02EF" w:rsidRPr="00E77497" w:rsidRDefault="004C02EF" w:rsidP="004C02EF">
      <w:pPr>
        <w:pStyle w:val="40"/>
        <w:numPr>
          <w:ilvl w:val="0"/>
          <w:numId w:val="0"/>
        </w:numPr>
      </w:pPr>
      <w:r w:rsidRPr="00E77497">
        <w:t>15.4.4.17</w:t>
      </w:r>
      <w:r w:rsidRPr="00E77497">
        <w:tab/>
        <w:t>Array.prototype.some ( callbackfn [ , thisArg ] )</w:t>
      </w:r>
    </w:p>
    <w:p w14:paraId="2DB10CBF"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some</w:t>
      </w:r>
      <w:r w:rsidRPr="00E77497">
        <w:t xml:space="preserve"> calls </w:t>
      </w:r>
      <w:r w:rsidRPr="00E77497">
        <w:rPr>
          <w:rFonts w:ascii="Times New Roman" w:hAnsi="Times New Roman"/>
          <w:i/>
        </w:rPr>
        <w:t>callbackfn</w:t>
      </w:r>
      <w:r w:rsidRPr="00E77497" w:rsidDel="00414287">
        <w:t xml:space="preserve"> </w:t>
      </w:r>
      <w:r w:rsidRPr="00E77497">
        <w:t xml:space="preserve">once for each element present in the array, in ascending order, until it finds one where </w:t>
      </w:r>
      <w:r w:rsidRPr="00E77497">
        <w:rPr>
          <w:rFonts w:ascii="Times New Roman" w:hAnsi="Times New Roman"/>
          <w:i/>
        </w:rPr>
        <w:t>callbackfn</w:t>
      </w:r>
      <w:r w:rsidRPr="00E77497">
        <w:t xml:space="preserve"> returns </w:t>
      </w:r>
      <w:r w:rsidRPr="00E77497">
        <w:rPr>
          <w:b/>
        </w:rPr>
        <w:t>true</w:t>
      </w:r>
      <w:r w:rsidRPr="00E77497">
        <w:t xml:space="preserve">. If such an element is found, </w:t>
      </w:r>
      <w:r w:rsidRPr="00E77497">
        <w:rPr>
          <w:rFonts w:ascii="Courier New" w:hAnsi="Courier New" w:cs="Courier New"/>
          <w:b/>
        </w:rPr>
        <w:t>some</w:t>
      </w:r>
      <w:r w:rsidRPr="00E77497">
        <w:t xml:space="preserve"> immediately returns </w:t>
      </w:r>
      <w:r w:rsidRPr="00E77497">
        <w:rPr>
          <w:b/>
        </w:rPr>
        <w:t>true</w:t>
      </w:r>
      <w:r w:rsidRPr="00E77497">
        <w:t xml:space="preserve">. Otherwise, </w:t>
      </w:r>
      <w:r w:rsidRPr="00E77497">
        <w:rPr>
          <w:rFonts w:ascii="Courier New" w:hAnsi="Courier New" w:cs="Courier New"/>
          <w:b/>
        </w:rPr>
        <w:t>some</w:t>
      </w:r>
      <w:r w:rsidRPr="00E77497">
        <w:t xml:space="preserve"> returns </w:t>
      </w:r>
      <w:r w:rsidRPr="00E77497">
        <w:rPr>
          <w:b/>
        </w:rPr>
        <w:t>false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7C42B53A"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262F7AF7"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14:paraId="068D2A2E" w14:textId="77777777" w:rsidR="004C02EF" w:rsidRPr="00E77497" w:rsidRDefault="004C02EF" w:rsidP="004C02EF">
      <w:r w:rsidRPr="00E77497">
        <w:rPr>
          <w:rFonts w:ascii="Courier New" w:hAnsi="Courier New" w:cs="Courier New"/>
          <w:b/>
        </w:rPr>
        <w:t>some</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7097CF05" w14:textId="77777777" w:rsidR="004C02EF" w:rsidRPr="00E77497" w:rsidRDefault="004C02EF" w:rsidP="004C02EF">
      <w:r w:rsidRPr="00E77497">
        <w:t xml:space="preserve">The range of elements processed by </w:t>
      </w:r>
      <w:r w:rsidRPr="00E77497">
        <w:rPr>
          <w:rFonts w:ascii="Courier New" w:hAnsi="Courier New" w:cs="Courier New"/>
          <w:b/>
        </w:rPr>
        <w:t>some</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some</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that </w:t>
      </w:r>
      <w:r w:rsidRPr="00E77497">
        <w:rPr>
          <w:rFonts w:ascii="Courier New" w:hAnsi="Courier New" w:cs="Courier New"/>
          <w:b/>
        </w:rPr>
        <w:t>some</w:t>
      </w:r>
      <w:r w:rsidRPr="00E77497">
        <w:t xml:space="preserve"> visits them; elements that are deleted after the call to </w:t>
      </w:r>
      <w:r w:rsidRPr="00E77497">
        <w:rPr>
          <w:rFonts w:ascii="Courier New" w:hAnsi="Courier New" w:cs="Courier New"/>
          <w:b/>
        </w:rPr>
        <w:t>some</w:t>
      </w:r>
      <w:r w:rsidRPr="00E77497">
        <w:t xml:space="preserve"> begins and before being visited are not visited.</w:t>
      </w:r>
      <w:r w:rsidRPr="00E77497">
        <w:rPr>
          <w:rFonts w:ascii="Courier New" w:hAnsi="Courier New" w:cs="Courier New"/>
          <w:b/>
        </w:rPr>
        <w:t xml:space="preserve"> some</w:t>
      </w:r>
      <w:r w:rsidRPr="00E77497">
        <w:t xml:space="preserve"> acts like the "exists" quantifier in mathematics. In particular, for an empty array, it returns </w:t>
      </w:r>
      <w:r w:rsidRPr="00E77497">
        <w:rPr>
          <w:b/>
        </w:rPr>
        <w:t>false</w:t>
      </w:r>
      <w:r w:rsidRPr="00E77497">
        <w:t>.</w:t>
      </w:r>
    </w:p>
    <w:p w14:paraId="0AEDE862" w14:textId="77777777" w:rsidR="004C02EF" w:rsidRPr="00E77497" w:rsidRDefault="004C02EF" w:rsidP="004C02EF">
      <w:r w:rsidRPr="00E77497">
        <w:t xml:space="preserve">When the </w:t>
      </w:r>
      <w:r w:rsidRPr="00E77497">
        <w:rPr>
          <w:rFonts w:ascii="Courier New" w:hAnsi="Courier New" w:cs="Courier New"/>
          <w:b/>
        </w:rPr>
        <w:t>some</w:t>
      </w:r>
      <w:r w:rsidRPr="00E77497">
        <w:t xml:space="preserve"> method is called with one or two arguments, the following steps are taken:</w:t>
      </w:r>
    </w:p>
    <w:p w14:paraId="63F8AAED" w14:textId="77777777" w:rsidR="004C02EF" w:rsidRPr="00E77497" w:rsidRDefault="004C02EF" w:rsidP="00834A33">
      <w:pPr>
        <w:pStyle w:val="Alg4"/>
        <w:numPr>
          <w:ilvl w:val="0"/>
          <w:numId w:val="215"/>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55C23032" w14:textId="77777777" w:rsidR="00134DAD" w:rsidRDefault="00134DAD" w:rsidP="00134DAD">
      <w:pPr>
        <w:pStyle w:val="Alg4"/>
        <w:numPr>
          <w:ilvl w:val="0"/>
          <w:numId w:val="215"/>
        </w:numPr>
        <w:rPr>
          <w:ins w:id="29767" w:author="Rev 7 Allen Wirfs-Brock" w:date="2012-04-10T12:06:00Z"/>
        </w:rPr>
      </w:pPr>
      <w:ins w:id="29768" w:author="Rev 7 Allen Wirfs-Brock" w:date="2012-04-10T12:06:00Z">
        <w:r>
          <w:t>ReturnIfAbrupt(</w:t>
        </w:r>
        <w:r>
          <w:rPr>
            <w:i/>
          </w:rPr>
          <w:t>O</w:t>
        </w:r>
        <w:r>
          <w:t>).</w:t>
        </w:r>
      </w:ins>
    </w:p>
    <w:p w14:paraId="15BFCFCC" w14:textId="77777777" w:rsidR="004C02EF" w:rsidRPr="00E77497" w:rsidRDefault="004C02EF" w:rsidP="00834A33">
      <w:pPr>
        <w:pStyle w:val="Alg4"/>
        <w:numPr>
          <w:ilvl w:val="0"/>
          <w:numId w:val="215"/>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7A939295" w14:textId="77777777" w:rsidR="004C02EF" w:rsidRPr="00E77497" w:rsidRDefault="004C02EF" w:rsidP="00834A33">
      <w:pPr>
        <w:pStyle w:val="Alg4"/>
        <w:numPr>
          <w:ilvl w:val="0"/>
          <w:numId w:val="215"/>
        </w:numPr>
      </w:pPr>
      <w:r w:rsidRPr="00E77497">
        <w:t xml:space="preserve">Let </w:t>
      </w:r>
      <w:r w:rsidRPr="00E77497">
        <w:rPr>
          <w:i/>
        </w:rPr>
        <w:t>len</w:t>
      </w:r>
      <w:r w:rsidRPr="00E77497">
        <w:t xml:space="preserve"> be ToUint32(</w:t>
      </w:r>
      <w:r w:rsidRPr="00E77497">
        <w:rPr>
          <w:i/>
        </w:rPr>
        <w:t>lenValue</w:t>
      </w:r>
      <w:r w:rsidRPr="00E77497">
        <w:t>).</w:t>
      </w:r>
    </w:p>
    <w:p w14:paraId="0A6B574B" w14:textId="77777777" w:rsidR="00E1304F" w:rsidRPr="00E77497" w:rsidRDefault="00C82981" w:rsidP="00E1304F">
      <w:pPr>
        <w:pStyle w:val="Alg4"/>
        <w:numPr>
          <w:ilvl w:val="0"/>
          <w:numId w:val="215"/>
        </w:numPr>
        <w:contextualSpacing/>
        <w:rPr>
          <w:ins w:id="29769" w:author="Rev 6 Allen Wirfs-Brock" w:date="2012-02-22T17:09:00Z"/>
        </w:rPr>
      </w:pPr>
      <w:ins w:id="29770" w:author="Rev 6 Allen Wirfs-Brock" w:date="2012-02-26T09:05:00Z">
        <w:r>
          <w:t>ReturnIfAbrupt(</w:t>
        </w:r>
        <w:r w:rsidRPr="00E77497">
          <w:rPr>
            <w:i/>
          </w:rPr>
          <w:t>len</w:t>
        </w:r>
        <w:r>
          <w:t>).</w:t>
        </w:r>
      </w:ins>
    </w:p>
    <w:p w14:paraId="530080C8" w14:textId="77777777" w:rsidR="004C02EF" w:rsidRPr="00E77497" w:rsidRDefault="004C02EF" w:rsidP="00834A33">
      <w:pPr>
        <w:pStyle w:val="Alg4"/>
        <w:numPr>
          <w:ilvl w:val="0"/>
          <w:numId w:val="215"/>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55595CC2" w14:textId="77777777" w:rsidR="004C02EF" w:rsidRPr="00E77497" w:rsidRDefault="004C02EF" w:rsidP="00834A33">
      <w:pPr>
        <w:pStyle w:val="Alg4"/>
        <w:numPr>
          <w:ilvl w:val="0"/>
          <w:numId w:val="215"/>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60487217" w14:textId="77777777" w:rsidR="004C02EF" w:rsidRPr="00E77497" w:rsidRDefault="004C02EF" w:rsidP="00834A33">
      <w:pPr>
        <w:pStyle w:val="Alg4"/>
        <w:numPr>
          <w:ilvl w:val="0"/>
          <w:numId w:val="215"/>
        </w:numPr>
      </w:pPr>
      <w:r w:rsidRPr="00E77497">
        <w:t xml:space="preserve">Let </w:t>
      </w:r>
      <w:r w:rsidRPr="00E77497">
        <w:rPr>
          <w:i/>
        </w:rPr>
        <w:t>k</w:t>
      </w:r>
      <w:r w:rsidRPr="00E77497">
        <w:t xml:space="preserve"> be 0.</w:t>
      </w:r>
    </w:p>
    <w:p w14:paraId="564DC09C" w14:textId="77777777" w:rsidR="004C02EF" w:rsidRPr="00E77497" w:rsidRDefault="004C02EF" w:rsidP="00834A33">
      <w:pPr>
        <w:pStyle w:val="Alg4"/>
        <w:numPr>
          <w:ilvl w:val="0"/>
          <w:numId w:val="215"/>
        </w:numPr>
      </w:pPr>
      <w:r w:rsidRPr="00E77497">
        <w:t xml:space="preserve">Repeat, while </w:t>
      </w:r>
      <w:r w:rsidRPr="00E77497">
        <w:rPr>
          <w:i/>
        </w:rPr>
        <w:t xml:space="preserve">k </w:t>
      </w:r>
      <w:r w:rsidRPr="00E77497">
        <w:t xml:space="preserve">&lt; </w:t>
      </w:r>
      <w:r w:rsidRPr="00E77497">
        <w:rPr>
          <w:i/>
        </w:rPr>
        <w:t>len</w:t>
      </w:r>
    </w:p>
    <w:p w14:paraId="7FE2FBDB" w14:textId="77777777" w:rsidR="004C02EF" w:rsidRPr="00E77497" w:rsidRDefault="004C02EF" w:rsidP="00834A33">
      <w:pPr>
        <w:pStyle w:val="Alg4"/>
        <w:numPr>
          <w:ilvl w:val="1"/>
          <w:numId w:val="215"/>
        </w:numPr>
      </w:pPr>
      <w:r w:rsidRPr="00E77497">
        <w:t xml:space="preserve">Let </w:t>
      </w:r>
      <w:r w:rsidRPr="00E77497">
        <w:rPr>
          <w:i/>
        </w:rPr>
        <w:t>Pk</w:t>
      </w:r>
      <w:r w:rsidRPr="00E77497">
        <w:t xml:space="preserve"> be ToString(</w:t>
      </w:r>
      <w:r w:rsidRPr="00E77497">
        <w:rPr>
          <w:i/>
        </w:rPr>
        <w:t>k</w:t>
      </w:r>
      <w:r w:rsidRPr="00E77497">
        <w:t>).</w:t>
      </w:r>
    </w:p>
    <w:p w14:paraId="41E502EF" w14:textId="77777777" w:rsidR="004C02EF" w:rsidRPr="00E77497" w:rsidRDefault="004C02EF" w:rsidP="00834A33">
      <w:pPr>
        <w:pStyle w:val="Alg4"/>
        <w:numPr>
          <w:ilvl w:val="1"/>
          <w:numId w:val="215"/>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09AE66C4" w14:textId="77777777" w:rsidR="004C02EF" w:rsidRPr="00E77497" w:rsidRDefault="004C02EF" w:rsidP="00834A33">
      <w:pPr>
        <w:pStyle w:val="Alg4"/>
        <w:numPr>
          <w:ilvl w:val="1"/>
          <w:numId w:val="215"/>
        </w:numPr>
      </w:pPr>
      <w:r w:rsidRPr="00E77497">
        <w:t xml:space="preserve">If </w:t>
      </w:r>
      <w:r w:rsidRPr="00E77497">
        <w:rPr>
          <w:i/>
        </w:rPr>
        <w:t>kPresent</w:t>
      </w:r>
      <w:r w:rsidRPr="00E77497">
        <w:t xml:space="preserve"> is </w:t>
      </w:r>
      <w:r w:rsidRPr="00E77497">
        <w:rPr>
          <w:b/>
        </w:rPr>
        <w:t>true</w:t>
      </w:r>
      <w:r w:rsidRPr="00E77497">
        <w:t>, then</w:t>
      </w:r>
    </w:p>
    <w:p w14:paraId="02A91BD0" w14:textId="77777777" w:rsidR="004C02EF" w:rsidRPr="00E77497" w:rsidRDefault="004C02EF" w:rsidP="00834A33">
      <w:pPr>
        <w:pStyle w:val="Alg4"/>
        <w:numPr>
          <w:ilvl w:val="2"/>
          <w:numId w:val="215"/>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2C9CAD4A" w14:textId="77777777" w:rsidR="00E30F6D" w:rsidRPr="00E77497" w:rsidRDefault="00134DAD" w:rsidP="00E30F6D">
      <w:pPr>
        <w:pStyle w:val="Alg4"/>
        <w:numPr>
          <w:ilvl w:val="2"/>
          <w:numId w:val="215"/>
        </w:numPr>
        <w:contextualSpacing/>
        <w:rPr>
          <w:ins w:id="29771" w:author="Rev 6 Allen Wirfs-Brock" w:date="2012-02-22T17:17:00Z"/>
        </w:rPr>
      </w:pPr>
      <w:ins w:id="29772" w:author="Rev 7 Allen Wirfs-Brock" w:date="2012-04-10T11:43:00Z">
        <w:r>
          <w:t>ReturnIfAbrupt(</w:t>
        </w:r>
        <w:r>
          <w:rPr>
            <w:i/>
          </w:rPr>
          <w:t>kValue</w:t>
        </w:r>
        <w:r>
          <w:t>).</w:t>
        </w:r>
      </w:ins>
      <w:ins w:id="29773" w:author="Rev 6 Allen Wirfs-Brock" w:date="2012-02-22T17:17:00Z">
        <w:del w:id="29774" w:author="Rev 7 Allen Wirfs-Brock" w:date="2012-04-10T11:43:00Z">
          <w:r w:rsidR="00E30F6D" w:rsidDel="00134DAD">
            <w:delText xml:space="preserve">If </w:delText>
          </w:r>
          <w:r w:rsidR="00E30F6D" w:rsidRPr="00E77497" w:rsidDel="00134DAD">
            <w:rPr>
              <w:i/>
            </w:rPr>
            <w:delText>kValue</w:delText>
          </w:r>
          <w:r w:rsidR="00E30F6D" w:rsidRPr="00E77497" w:rsidDel="00134DAD">
            <w:delText xml:space="preserve"> </w:delText>
          </w:r>
          <w:r w:rsidR="00E30F6D" w:rsidDel="00134DAD">
            <w:delText xml:space="preserve">is an abrupt completion, return </w:delText>
          </w:r>
          <w:r w:rsidR="00E30F6D" w:rsidRPr="00E77497" w:rsidDel="00134DAD">
            <w:rPr>
              <w:i/>
            </w:rPr>
            <w:delText>kValue</w:delText>
          </w:r>
          <w:r w:rsidR="00E30F6D" w:rsidDel="00134DAD">
            <w:delText>.</w:delText>
          </w:r>
        </w:del>
      </w:ins>
    </w:p>
    <w:p w14:paraId="11B0C89A" w14:textId="77777777" w:rsidR="004C02EF" w:rsidRPr="00E77497" w:rsidRDefault="004C02EF" w:rsidP="00834A33">
      <w:pPr>
        <w:pStyle w:val="Alg4"/>
        <w:numPr>
          <w:ilvl w:val="2"/>
          <w:numId w:val="215"/>
        </w:numPr>
      </w:pPr>
      <w:r w:rsidRPr="00E77497">
        <w:t xml:space="preserve">Let </w:t>
      </w:r>
      <w:r w:rsidRPr="00E77497">
        <w:rPr>
          <w:i/>
        </w:rPr>
        <w:t>testResult</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the </w:t>
      </w:r>
      <w:r w:rsidRPr="00E77497">
        <w:rPr>
          <w:b/>
        </w:rPr>
        <w:t>this</w:t>
      </w:r>
      <w:r w:rsidRPr="00E77497">
        <w:t xml:space="preserve"> value and argument list containing </w:t>
      </w:r>
      <w:r w:rsidRPr="00E77497">
        <w:rPr>
          <w:i/>
        </w:rPr>
        <w:t>kValue</w:t>
      </w:r>
      <w:r w:rsidRPr="00E77497">
        <w:t xml:space="preserve">, </w:t>
      </w:r>
      <w:r w:rsidRPr="00E77497">
        <w:rPr>
          <w:i/>
        </w:rPr>
        <w:t>k</w:t>
      </w:r>
      <w:r w:rsidRPr="00E77497">
        <w:t xml:space="preserve">, and </w:t>
      </w:r>
      <w:r w:rsidRPr="00E77497">
        <w:rPr>
          <w:i/>
        </w:rPr>
        <w:t>O</w:t>
      </w:r>
      <w:r w:rsidRPr="00E77497">
        <w:t>.</w:t>
      </w:r>
    </w:p>
    <w:p w14:paraId="460C88D2" w14:textId="77777777" w:rsidR="008671DC" w:rsidRPr="00E77497" w:rsidRDefault="00134DAD" w:rsidP="008671DC">
      <w:pPr>
        <w:pStyle w:val="Alg4"/>
        <w:numPr>
          <w:ilvl w:val="2"/>
          <w:numId w:val="215"/>
        </w:numPr>
        <w:contextualSpacing/>
        <w:rPr>
          <w:ins w:id="29775" w:author="Rev 6 Allen Wirfs-Brock" w:date="2012-02-22T17:02:00Z"/>
        </w:rPr>
      </w:pPr>
      <w:ins w:id="29776" w:author="Rev 7 Allen Wirfs-Brock" w:date="2012-04-10T11:43:00Z">
        <w:r>
          <w:t>ReturnIfAbrupt(</w:t>
        </w:r>
        <w:r>
          <w:rPr>
            <w:i/>
          </w:rPr>
          <w:t>testResult</w:t>
        </w:r>
        <w:r>
          <w:t>).</w:t>
        </w:r>
      </w:ins>
      <w:ins w:id="29777" w:author="Rev 6 Allen Wirfs-Brock" w:date="2012-02-22T17:02:00Z">
        <w:del w:id="29778" w:author="Rev 7 Allen Wirfs-Brock" w:date="2012-04-10T11:43:00Z">
          <w:r w:rsidR="008671DC" w:rsidDel="00134DAD">
            <w:delText xml:space="preserve">If </w:delText>
          </w:r>
          <w:r w:rsidR="008671DC" w:rsidRPr="00E77497" w:rsidDel="00134DAD">
            <w:rPr>
              <w:i/>
            </w:rPr>
            <w:delText>testResult</w:delText>
          </w:r>
          <w:r w:rsidR="008671DC" w:rsidRPr="00E77497" w:rsidDel="00134DAD">
            <w:delText xml:space="preserve"> </w:delText>
          </w:r>
          <w:r w:rsidR="008671DC" w:rsidDel="00134DAD">
            <w:delText xml:space="preserve">is an abrupt completion, return </w:delText>
          </w:r>
          <w:r w:rsidR="008671DC" w:rsidRPr="00E77497" w:rsidDel="00134DAD">
            <w:rPr>
              <w:i/>
            </w:rPr>
            <w:delText>testResult</w:delText>
          </w:r>
          <w:r w:rsidR="008671DC" w:rsidDel="00134DAD">
            <w:delText>.</w:delText>
          </w:r>
        </w:del>
      </w:ins>
    </w:p>
    <w:p w14:paraId="69E9C810" w14:textId="77777777" w:rsidR="004C02EF" w:rsidRPr="00E77497" w:rsidRDefault="004C02EF" w:rsidP="00834A33">
      <w:pPr>
        <w:pStyle w:val="Alg4"/>
        <w:numPr>
          <w:ilvl w:val="2"/>
          <w:numId w:val="215"/>
        </w:numPr>
      </w:pPr>
      <w:r w:rsidRPr="00E77497">
        <w:t>If ToBoolean(</w:t>
      </w:r>
      <w:r w:rsidRPr="00E77497">
        <w:rPr>
          <w:i/>
        </w:rPr>
        <w:t>testResult)</w:t>
      </w:r>
      <w:r w:rsidRPr="00E77497">
        <w:t xml:space="preserve"> is </w:t>
      </w:r>
      <w:r w:rsidRPr="00E77497">
        <w:rPr>
          <w:b/>
        </w:rPr>
        <w:t>true</w:t>
      </w:r>
      <w:r w:rsidRPr="00E77497">
        <w:t xml:space="preserve">, return </w:t>
      </w:r>
      <w:r w:rsidRPr="00E77497">
        <w:rPr>
          <w:b/>
        </w:rPr>
        <w:t>true</w:t>
      </w:r>
      <w:r w:rsidRPr="00E77497">
        <w:t>.</w:t>
      </w:r>
    </w:p>
    <w:p w14:paraId="48ACFD9B" w14:textId="77777777" w:rsidR="004C02EF" w:rsidRPr="00E77497" w:rsidRDefault="004C02EF" w:rsidP="00834A33">
      <w:pPr>
        <w:pStyle w:val="Alg4"/>
        <w:numPr>
          <w:ilvl w:val="1"/>
          <w:numId w:val="215"/>
        </w:numPr>
      </w:pPr>
      <w:r w:rsidRPr="00E77497">
        <w:t xml:space="preserve">Increase </w:t>
      </w:r>
      <w:r w:rsidRPr="00E77497">
        <w:rPr>
          <w:i/>
        </w:rPr>
        <w:t>k</w:t>
      </w:r>
      <w:r w:rsidRPr="00E77497">
        <w:t xml:space="preserve"> by 1.</w:t>
      </w:r>
    </w:p>
    <w:p w14:paraId="2F89FD73" w14:textId="77777777" w:rsidR="004C02EF" w:rsidRPr="00E77497" w:rsidRDefault="004C02EF" w:rsidP="00834A33">
      <w:pPr>
        <w:pStyle w:val="Alg4"/>
        <w:numPr>
          <w:ilvl w:val="0"/>
          <w:numId w:val="215"/>
        </w:numPr>
        <w:spacing w:after="120"/>
      </w:pPr>
      <w:r w:rsidRPr="00E77497">
        <w:t xml:space="preserve">Return </w:t>
      </w:r>
      <w:r w:rsidRPr="00E77497">
        <w:rPr>
          <w:b/>
        </w:rPr>
        <w:t>false</w:t>
      </w:r>
      <w:r w:rsidRPr="00E77497">
        <w:t>.</w:t>
      </w:r>
    </w:p>
    <w:p w14:paraId="5BCCEBF5"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some</w:t>
      </w:r>
      <w:r w:rsidRPr="00E77497">
        <w:t xml:space="preserve"> method is </w:t>
      </w:r>
      <w:r w:rsidRPr="00E77497">
        <w:rPr>
          <w:b/>
        </w:rPr>
        <w:t>1</w:t>
      </w:r>
      <w:r w:rsidRPr="00E77497">
        <w:t>.</w:t>
      </w:r>
    </w:p>
    <w:p w14:paraId="5F850545"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some</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some</w:t>
      </w:r>
      <w:r w:rsidRPr="00E77497">
        <w:rPr>
          <w:b/>
        </w:rPr>
        <w:t xml:space="preserve"> </w:t>
      </w:r>
      <w:r w:rsidRPr="00E77497">
        <w:t>function can be applied successfully to a</w:t>
      </w:r>
      <w:ins w:id="29779" w:author="Rev 9 Allen Wirfs-Brock" w:date="2012-07-07T17:58:00Z">
        <w:r w:rsidR="000625F1">
          <w:t>n</w:t>
        </w:r>
      </w:ins>
      <w:r w:rsidRPr="00E77497">
        <w:t xml:space="preserve"> </w:t>
      </w:r>
      <w:del w:id="29780" w:author="Rev 9 Allen Wirfs-Brock" w:date="2012-07-07T17:58:00Z">
        <w:r w:rsidRPr="00E77497" w:rsidDel="000625F1">
          <w:delText xml:space="preserve">host </w:delText>
        </w:r>
      </w:del>
      <w:ins w:id="29781" w:author="Rev 9 Allen Wirfs-Brock" w:date="2012-07-07T17:58:00Z">
        <w:r w:rsidR="000625F1">
          <w:t>exotic</w:t>
        </w:r>
        <w:r w:rsidR="000625F1" w:rsidRPr="00E77497">
          <w:t xml:space="preserve"> </w:t>
        </w:r>
      </w:ins>
      <w:r w:rsidRPr="00E77497">
        <w:t>object</w:t>
      </w:r>
      <w:ins w:id="29782" w:author="Rev 9 Allen Wirfs-Brock" w:date="2012-07-07T17:59:00Z">
        <w:r w:rsidR="000625F1" w:rsidRPr="000625F1">
          <w:t xml:space="preserve"> </w:t>
        </w:r>
        <w:r w:rsidR="000625F1" w:rsidRPr="00887FC2">
          <w:t>that is not an Array</w:t>
        </w:r>
      </w:ins>
      <w:r w:rsidRPr="00E77497">
        <w:t xml:space="preserve"> is implementation-dependent.</w:t>
      </w:r>
    </w:p>
    <w:p w14:paraId="0D281E28" w14:textId="77777777" w:rsidR="004C02EF" w:rsidRPr="00E77497" w:rsidRDefault="004C02EF" w:rsidP="004C02EF">
      <w:pPr>
        <w:pStyle w:val="40"/>
        <w:numPr>
          <w:ilvl w:val="0"/>
          <w:numId w:val="0"/>
        </w:numPr>
      </w:pPr>
      <w:r w:rsidRPr="00E77497">
        <w:t>15.4.4.18</w:t>
      </w:r>
      <w:r w:rsidRPr="00E77497">
        <w:tab/>
        <w:t>Array.prototype.forEach ( callbackfn [ , thisArg ] )</w:t>
      </w:r>
    </w:p>
    <w:p w14:paraId="5719A232"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element present in the array, in ascending order.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0D7044D0"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270CA194"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 </w:t>
      </w:r>
    </w:p>
    <w:p w14:paraId="2A9F5F38" w14:textId="77777777" w:rsidR="004C02EF" w:rsidRPr="00E77497" w:rsidRDefault="004C02EF" w:rsidP="004C02EF">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14:paraId="3F14A084" w14:textId="77777777" w:rsidR="004C02EF" w:rsidRPr="00E77497" w:rsidRDefault="004C02EF" w:rsidP="004C02EF">
      <w:r w:rsidRPr="00E77497">
        <w:t xml:space="preserve">The range of elements processed by </w:t>
      </w:r>
      <w:r w:rsidRPr="00E77497">
        <w:rPr>
          <w:rFonts w:ascii="Courier New" w:hAnsi="Courier New" w:cs="Courier New"/>
          <w:b/>
        </w:rPr>
        <w:t>forEach</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forEach</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callback will be the value at the time </w:t>
      </w:r>
      <w:r w:rsidRPr="00E77497">
        <w:rPr>
          <w:rFonts w:ascii="Courier New" w:hAnsi="Courier New" w:cs="Courier New"/>
          <w:b/>
        </w:rPr>
        <w:t>forEach</w:t>
      </w:r>
      <w:r w:rsidRPr="00E77497">
        <w:t xml:space="preserve"> visits them; elements that are deleted after the call to </w:t>
      </w:r>
      <w:r w:rsidRPr="00E77497">
        <w:rPr>
          <w:rFonts w:ascii="Courier New" w:hAnsi="Courier New" w:cs="Courier New"/>
          <w:b/>
        </w:rPr>
        <w:t>forEach</w:t>
      </w:r>
      <w:r w:rsidRPr="00E77497">
        <w:t xml:space="preserve"> begins and before being visited are not visited.</w:t>
      </w:r>
    </w:p>
    <w:p w14:paraId="155EB223" w14:textId="77777777" w:rsidR="004C02EF" w:rsidRPr="00E77497" w:rsidRDefault="004C02EF" w:rsidP="004C02EF">
      <w:r w:rsidRPr="00E77497">
        <w:t xml:space="preserve">When the </w:t>
      </w:r>
      <w:r w:rsidRPr="00E77497">
        <w:rPr>
          <w:rFonts w:ascii="Courier New" w:hAnsi="Courier New" w:cs="Courier New"/>
          <w:b/>
        </w:rPr>
        <w:t>forEach</w:t>
      </w:r>
      <w:r w:rsidRPr="00E77497">
        <w:t xml:space="preserve"> method is called with one or two arguments, the following steps are taken:</w:t>
      </w:r>
    </w:p>
    <w:p w14:paraId="6CE49572" w14:textId="77777777" w:rsidR="004C02EF" w:rsidRPr="00E77497" w:rsidRDefault="004C02EF" w:rsidP="00EA083D">
      <w:pPr>
        <w:pStyle w:val="Alg4"/>
        <w:numPr>
          <w:ilvl w:val="0"/>
          <w:numId w:val="82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1846211D" w14:textId="77777777" w:rsidR="00134DAD" w:rsidRDefault="00134DAD" w:rsidP="00EA083D">
      <w:pPr>
        <w:pStyle w:val="Alg4"/>
        <w:numPr>
          <w:ilvl w:val="0"/>
          <w:numId w:val="824"/>
        </w:numPr>
        <w:rPr>
          <w:ins w:id="29783" w:author="Rev 7 Allen Wirfs-Brock" w:date="2012-04-10T12:06:00Z"/>
        </w:rPr>
      </w:pPr>
      <w:ins w:id="29784" w:author="Rev 7 Allen Wirfs-Brock" w:date="2012-04-10T12:06:00Z">
        <w:r>
          <w:t>ReturnIfAbrupt(</w:t>
        </w:r>
        <w:r>
          <w:rPr>
            <w:i/>
          </w:rPr>
          <w:t>O</w:t>
        </w:r>
        <w:r>
          <w:t>).</w:t>
        </w:r>
      </w:ins>
    </w:p>
    <w:p w14:paraId="55712230" w14:textId="77777777" w:rsidR="004C02EF" w:rsidRPr="00E77497" w:rsidRDefault="004C02EF" w:rsidP="00EA083D">
      <w:pPr>
        <w:pStyle w:val="Alg4"/>
        <w:numPr>
          <w:ilvl w:val="0"/>
          <w:numId w:val="824"/>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70395E4E" w14:textId="77777777" w:rsidR="004C02EF" w:rsidRPr="00E77497" w:rsidRDefault="004C02EF" w:rsidP="00EA083D">
      <w:pPr>
        <w:pStyle w:val="Alg4"/>
        <w:numPr>
          <w:ilvl w:val="0"/>
          <w:numId w:val="824"/>
        </w:numPr>
      </w:pPr>
      <w:r w:rsidRPr="00E77497">
        <w:t xml:space="preserve">Let </w:t>
      </w:r>
      <w:r w:rsidRPr="00E77497">
        <w:rPr>
          <w:i/>
        </w:rPr>
        <w:t>len</w:t>
      </w:r>
      <w:r w:rsidRPr="00E77497">
        <w:t xml:space="preserve"> be ToUint32(</w:t>
      </w:r>
      <w:r w:rsidRPr="00E77497">
        <w:rPr>
          <w:i/>
        </w:rPr>
        <w:t>lenValue</w:t>
      </w:r>
      <w:r w:rsidRPr="00E77497">
        <w:t>).</w:t>
      </w:r>
    </w:p>
    <w:p w14:paraId="63E3D27E" w14:textId="77777777" w:rsidR="00E1304F" w:rsidRPr="00E77497" w:rsidRDefault="00C82981" w:rsidP="00EA083D">
      <w:pPr>
        <w:pStyle w:val="Alg4"/>
        <w:numPr>
          <w:ilvl w:val="0"/>
          <w:numId w:val="824"/>
        </w:numPr>
        <w:contextualSpacing/>
        <w:rPr>
          <w:ins w:id="29785" w:author="Rev 6 Allen Wirfs-Brock" w:date="2012-02-22T17:09:00Z"/>
        </w:rPr>
      </w:pPr>
      <w:ins w:id="29786" w:author="Rev 6 Allen Wirfs-Brock" w:date="2012-02-26T09:05:00Z">
        <w:r>
          <w:t>ReturnIfAbrupt(</w:t>
        </w:r>
        <w:r w:rsidRPr="00E77497">
          <w:rPr>
            <w:i/>
          </w:rPr>
          <w:t>len</w:t>
        </w:r>
        <w:r>
          <w:t>).</w:t>
        </w:r>
      </w:ins>
    </w:p>
    <w:p w14:paraId="360F04DD" w14:textId="77777777" w:rsidR="004C02EF" w:rsidRPr="00E77497" w:rsidRDefault="004C02EF" w:rsidP="00EA083D">
      <w:pPr>
        <w:pStyle w:val="Alg4"/>
        <w:numPr>
          <w:ilvl w:val="0"/>
          <w:numId w:val="824"/>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793A6AFF" w14:textId="77777777" w:rsidR="004C02EF" w:rsidRPr="00E77497" w:rsidRDefault="004C02EF" w:rsidP="00EA083D">
      <w:pPr>
        <w:pStyle w:val="Alg4"/>
        <w:numPr>
          <w:ilvl w:val="0"/>
          <w:numId w:val="824"/>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5127BB3C" w14:textId="77777777" w:rsidR="004C02EF" w:rsidRPr="00E77497" w:rsidRDefault="004C02EF" w:rsidP="00EA083D">
      <w:pPr>
        <w:pStyle w:val="Alg4"/>
        <w:numPr>
          <w:ilvl w:val="0"/>
          <w:numId w:val="824"/>
        </w:numPr>
      </w:pPr>
      <w:r w:rsidRPr="00E77497">
        <w:t xml:space="preserve">Let </w:t>
      </w:r>
      <w:r w:rsidRPr="00E77497">
        <w:rPr>
          <w:i/>
        </w:rPr>
        <w:t>k</w:t>
      </w:r>
      <w:r w:rsidRPr="00E77497">
        <w:t xml:space="preserve"> be 0.</w:t>
      </w:r>
    </w:p>
    <w:p w14:paraId="7C46DDB6" w14:textId="77777777" w:rsidR="004C02EF" w:rsidRPr="00E77497" w:rsidRDefault="004C02EF" w:rsidP="00EA083D">
      <w:pPr>
        <w:pStyle w:val="Alg4"/>
        <w:numPr>
          <w:ilvl w:val="0"/>
          <w:numId w:val="824"/>
        </w:numPr>
      </w:pPr>
      <w:r w:rsidRPr="00E77497">
        <w:t xml:space="preserve">Repeat, while </w:t>
      </w:r>
      <w:r w:rsidRPr="00E77497">
        <w:rPr>
          <w:i/>
        </w:rPr>
        <w:t xml:space="preserve">k </w:t>
      </w:r>
      <w:r w:rsidRPr="00E77497">
        <w:t xml:space="preserve">&lt; </w:t>
      </w:r>
      <w:r w:rsidRPr="00E77497">
        <w:rPr>
          <w:i/>
        </w:rPr>
        <w:t>len</w:t>
      </w:r>
    </w:p>
    <w:p w14:paraId="45B4850E" w14:textId="77777777" w:rsidR="004C02EF" w:rsidRPr="00E77497" w:rsidRDefault="004C02EF" w:rsidP="00DB15F0">
      <w:pPr>
        <w:pStyle w:val="Alg4"/>
        <w:numPr>
          <w:ilvl w:val="1"/>
          <w:numId w:val="824"/>
        </w:numPr>
      </w:pPr>
      <w:r w:rsidRPr="00E77497">
        <w:t xml:space="preserve">Let </w:t>
      </w:r>
      <w:r w:rsidRPr="00E77497">
        <w:rPr>
          <w:i/>
        </w:rPr>
        <w:t>Pk</w:t>
      </w:r>
      <w:r w:rsidRPr="00E77497">
        <w:t xml:space="preserve"> be ToString(</w:t>
      </w:r>
      <w:r w:rsidRPr="00E77497">
        <w:rPr>
          <w:i/>
        </w:rPr>
        <w:t>k</w:t>
      </w:r>
      <w:r w:rsidRPr="00E77497">
        <w:t>).</w:t>
      </w:r>
    </w:p>
    <w:p w14:paraId="39614054" w14:textId="77777777" w:rsidR="004C02EF" w:rsidRPr="00E77497" w:rsidRDefault="004C02EF" w:rsidP="00DB15F0">
      <w:pPr>
        <w:pStyle w:val="Alg4"/>
        <w:numPr>
          <w:ilvl w:val="1"/>
          <w:numId w:val="824"/>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62EDB2FA" w14:textId="77777777" w:rsidR="004C02EF" w:rsidRPr="00E77497" w:rsidRDefault="004C02EF" w:rsidP="00DB15F0">
      <w:pPr>
        <w:pStyle w:val="Alg4"/>
        <w:numPr>
          <w:ilvl w:val="1"/>
          <w:numId w:val="824"/>
        </w:numPr>
      </w:pPr>
      <w:r w:rsidRPr="00E77497">
        <w:t xml:space="preserve">If </w:t>
      </w:r>
      <w:r w:rsidRPr="00E77497">
        <w:rPr>
          <w:i/>
        </w:rPr>
        <w:t>kPresent</w:t>
      </w:r>
      <w:r w:rsidRPr="00E77497">
        <w:t xml:space="preserve"> is </w:t>
      </w:r>
      <w:r w:rsidRPr="00E77497">
        <w:rPr>
          <w:b/>
        </w:rPr>
        <w:t>true</w:t>
      </w:r>
      <w:r w:rsidRPr="00E77497">
        <w:t>, then</w:t>
      </w:r>
    </w:p>
    <w:p w14:paraId="53F80034" w14:textId="77777777" w:rsidR="004C02EF" w:rsidRPr="00E77497" w:rsidRDefault="004C02EF" w:rsidP="00DB15F0">
      <w:pPr>
        <w:pStyle w:val="Alg4"/>
        <w:numPr>
          <w:ilvl w:val="2"/>
          <w:numId w:val="824"/>
        </w:numPr>
        <w:tabs>
          <w:tab w:val="left" w:pos="2520"/>
        </w:tabs>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6C2CAD7E" w14:textId="77777777" w:rsidR="00E30F6D" w:rsidRPr="00E77497" w:rsidRDefault="00134DAD" w:rsidP="00DB15F0">
      <w:pPr>
        <w:pStyle w:val="Alg4"/>
        <w:numPr>
          <w:ilvl w:val="2"/>
          <w:numId w:val="824"/>
        </w:numPr>
        <w:contextualSpacing/>
        <w:rPr>
          <w:ins w:id="29787" w:author="Rev 6 Allen Wirfs-Brock" w:date="2012-02-22T17:18:00Z"/>
        </w:rPr>
      </w:pPr>
      <w:ins w:id="29788" w:author="Rev 7 Allen Wirfs-Brock" w:date="2012-04-10T11:43:00Z">
        <w:r>
          <w:t>ReturnIfAbrupt(</w:t>
        </w:r>
        <w:r>
          <w:rPr>
            <w:i/>
          </w:rPr>
          <w:t>kValue</w:t>
        </w:r>
        <w:r>
          <w:t>).</w:t>
        </w:r>
      </w:ins>
      <w:ins w:id="29789" w:author="Rev 6 Allen Wirfs-Brock" w:date="2012-02-22T17:18:00Z">
        <w:del w:id="29790" w:author="Rev 7 Allen Wirfs-Brock" w:date="2012-04-10T11:43:00Z">
          <w:r w:rsidR="00E30F6D" w:rsidDel="00134DAD">
            <w:delText xml:space="preserve">If </w:delText>
          </w:r>
          <w:r w:rsidR="00E30F6D" w:rsidRPr="00E77497" w:rsidDel="00134DAD">
            <w:rPr>
              <w:i/>
            </w:rPr>
            <w:delText>kValue</w:delText>
          </w:r>
          <w:r w:rsidR="00E30F6D" w:rsidRPr="00E77497" w:rsidDel="00134DAD">
            <w:delText xml:space="preserve"> </w:delText>
          </w:r>
          <w:r w:rsidR="00E30F6D" w:rsidDel="00134DAD">
            <w:delText xml:space="preserve">is an abrupt completion, return </w:delText>
          </w:r>
          <w:r w:rsidR="00E30F6D" w:rsidRPr="00E77497" w:rsidDel="00134DAD">
            <w:rPr>
              <w:i/>
            </w:rPr>
            <w:delText>kValue</w:delText>
          </w:r>
          <w:r w:rsidR="00E30F6D" w:rsidDel="00134DAD">
            <w:delText>.</w:delText>
          </w:r>
        </w:del>
      </w:ins>
    </w:p>
    <w:p w14:paraId="0908BC7A" w14:textId="77777777" w:rsidR="004C02EF" w:rsidRPr="00E77497" w:rsidRDefault="004C02EF" w:rsidP="00DB15F0">
      <w:pPr>
        <w:pStyle w:val="Alg4"/>
        <w:numPr>
          <w:ilvl w:val="2"/>
          <w:numId w:val="824"/>
        </w:numPr>
        <w:tabs>
          <w:tab w:val="left" w:pos="2520"/>
        </w:tabs>
      </w:pPr>
      <w:del w:id="29791" w:author="Rev 6 Allen Wirfs-Brock" w:date="2012-02-22T17:03:00Z">
        <w:r w:rsidRPr="00E77497" w:rsidDel="008671DC">
          <w:delText xml:space="preserve">Call </w:delText>
        </w:r>
      </w:del>
      <w:ins w:id="29792" w:author="Rev 6 Allen Wirfs-Brock" w:date="2012-02-22T17:03:00Z">
        <w:r w:rsidR="008671DC">
          <w:t xml:space="preserve">Let </w:t>
        </w:r>
        <w:r w:rsidR="008671DC" w:rsidRPr="008671DC">
          <w:rPr>
            <w:i/>
          </w:rPr>
          <w:t>funcResult</w:t>
        </w:r>
        <w:r w:rsidR="008671DC">
          <w:t xml:space="preserve"> be </w:t>
        </w:r>
        <w:r w:rsidR="008671DC" w:rsidRPr="00E77497">
          <w:t xml:space="preserve"> </w:t>
        </w:r>
      </w:ins>
      <w:r w:rsidRPr="00E77497">
        <w:t>the</w:t>
      </w:r>
      <w:ins w:id="29793" w:author="Rev 6 Allen Wirfs-Brock" w:date="2012-02-22T17:03:00Z">
        <w:r w:rsidR="008671DC">
          <w:t xml:space="preserve"> result of calling</w:t>
        </w:r>
      </w:ins>
      <w:ins w:id="29794" w:author="Rev 10 Allen Wirfs-Brock" w:date="2012-08-13T16:24:00Z">
        <w:r w:rsidR="0003414D">
          <w:t xml:space="preserve"> the</w:t>
        </w:r>
      </w:ins>
      <w:r w:rsidRPr="00E77497">
        <w:t xml:space="preserve"> [[Call]] internal method of </w:t>
      </w:r>
      <w:r w:rsidRPr="00E77497">
        <w:rPr>
          <w:i/>
        </w:rPr>
        <w:t>callbackfn</w:t>
      </w:r>
      <w:r w:rsidRPr="00E77497">
        <w:t xml:space="preserve"> with </w:t>
      </w:r>
      <w:r w:rsidRPr="00E77497">
        <w:rPr>
          <w:i/>
        </w:rPr>
        <w:t>T</w:t>
      </w:r>
      <w:r w:rsidRPr="00E77497">
        <w:t xml:space="preserve"> as the </w:t>
      </w:r>
      <w:r w:rsidRPr="00E77497">
        <w:rPr>
          <w:b/>
        </w:rPr>
        <w:t>this</w:t>
      </w:r>
      <w:r w:rsidRPr="00E77497">
        <w:t xml:space="preserve"> value and argument list containing </w:t>
      </w:r>
      <w:r w:rsidRPr="00E77497">
        <w:rPr>
          <w:i/>
        </w:rPr>
        <w:t>kValue</w:t>
      </w:r>
      <w:r w:rsidRPr="00E77497">
        <w:t xml:space="preserve">, </w:t>
      </w:r>
      <w:r w:rsidRPr="00E77497">
        <w:rPr>
          <w:i/>
        </w:rPr>
        <w:t>k</w:t>
      </w:r>
      <w:r w:rsidRPr="00E77497">
        <w:t xml:space="preserve">, and </w:t>
      </w:r>
      <w:r w:rsidRPr="00E77497">
        <w:rPr>
          <w:i/>
        </w:rPr>
        <w:t>O</w:t>
      </w:r>
      <w:r w:rsidRPr="00E77497">
        <w:t>.</w:t>
      </w:r>
    </w:p>
    <w:p w14:paraId="2F3357FB" w14:textId="77777777" w:rsidR="008671DC" w:rsidRPr="00E77497" w:rsidRDefault="00134DAD" w:rsidP="00DB15F0">
      <w:pPr>
        <w:pStyle w:val="Alg4"/>
        <w:numPr>
          <w:ilvl w:val="2"/>
          <w:numId w:val="824"/>
        </w:numPr>
        <w:contextualSpacing/>
        <w:rPr>
          <w:ins w:id="29795" w:author="Rev 6 Allen Wirfs-Brock" w:date="2012-02-22T17:03:00Z"/>
        </w:rPr>
      </w:pPr>
      <w:ins w:id="29796" w:author="Rev 7 Allen Wirfs-Brock" w:date="2012-04-10T11:44:00Z">
        <w:r>
          <w:t>ReturnIfAbrupt(</w:t>
        </w:r>
        <w:r>
          <w:rPr>
            <w:i/>
          </w:rPr>
          <w:t>funcResult</w:t>
        </w:r>
        <w:r>
          <w:t>).</w:t>
        </w:r>
      </w:ins>
      <w:ins w:id="29797" w:author="Rev 6 Allen Wirfs-Brock" w:date="2012-02-22T17:03:00Z">
        <w:del w:id="29798" w:author="Rev 7 Allen Wirfs-Brock" w:date="2012-04-10T11:44:00Z">
          <w:r w:rsidR="008671DC" w:rsidDel="00134DAD">
            <w:delText xml:space="preserve">If </w:delText>
          </w:r>
        </w:del>
      </w:ins>
      <w:ins w:id="29799" w:author="Rev 6 Allen Wirfs-Brock" w:date="2012-02-22T17:04:00Z">
        <w:del w:id="29800" w:author="Rev 7 Allen Wirfs-Brock" w:date="2012-04-10T11:44:00Z">
          <w:r w:rsidR="008671DC" w:rsidDel="00134DAD">
            <w:rPr>
              <w:i/>
            </w:rPr>
            <w:delText>func</w:delText>
          </w:r>
        </w:del>
      </w:ins>
      <w:ins w:id="29801" w:author="Rev 6 Allen Wirfs-Brock" w:date="2012-02-22T17:03:00Z">
        <w:del w:id="29802" w:author="Rev 7 Allen Wirfs-Brock" w:date="2012-04-10T11:44:00Z">
          <w:r w:rsidR="008671DC" w:rsidRPr="00E77497" w:rsidDel="00134DAD">
            <w:rPr>
              <w:i/>
            </w:rPr>
            <w:delText>Result</w:delText>
          </w:r>
          <w:r w:rsidR="008671DC" w:rsidRPr="00E77497" w:rsidDel="00134DAD">
            <w:delText xml:space="preserve"> </w:delText>
          </w:r>
          <w:r w:rsidR="008671DC" w:rsidDel="00134DAD">
            <w:delText xml:space="preserve">is an abrupt completion, return </w:delText>
          </w:r>
        </w:del>
      </w:ins>
      <w:ins w:id="29803" w:author="Rev 6 Allen Wirfs-Brock" w:date="2012-02-22T17:04:00Z">
        <w:del w:id="29804" w:author="Rev 7 Allen Wirfs-Brock" w:date="2012-04-10T11:44:00Z">
          <w:r w:rsidR="008671DC" w:rsidDel="00134DAD">
            <w:rPr>
              <w:i/>
            </w:rPr>
            <w:delText>func</w:delText>
          </w:r>
        </w:del>
      </w:ins>
      <w:ins w:id="29805" w:author="Rev 6 Allen Wirfs-Brock" w:date="2012-02-22T17:03:00Z">
        <w:del w:id="29806" w:author="Rev 7 Allen Wirfs-Brock" w:date="2012-04-10T11:44:00Z">
          <w:r w:rsidR="008671DC" w:rsidRPr="00E77497" w:rsidDel="00134DAD">
            <w:rPr>
              <w:i/>
            </w:rPr>
            <w:delText>Result</w:delText>
          </w:r>
          <w:r w:rsidR="008671DC" w:rsidDel="00134DAD">
            <w:delText>.</w:delText>
          </w:r>
        </w:del>
      </w:ins>
    </w:p>
    <w:p w14:paraId="5FC312D8" w14:textId="77777777" w:rsidR="004C02EF" w:rsidRPr="00E77497" w:rsidRDefault="004C02EF" w:rsidP="00DB15F0">
      <w:pPr>
        <w:pStyle w:val="Alg4"/>
        <w:numPr>
          <w:ilvl w:val="1"/>
          <w:numId w:val="824"/>
        </w:numPr>
      </w:pPr>
      <w:r w:rsidRPr="00E77497">
        <w:t xml:space="preserve">Increase </w:t>
      </w:r>
      <w:r w:rsidRPr="00E77497">
        <w:rPr>
          <w:i/>
        </w:rPr>
        <w:t>k</w:t>
      </w:r>
      <w:r w:rsidRPr="00E77497">
        <w:t xml:space="preserve"> by 1.</w:t>
      </w:r>
    </w:p>
    <w:p w14:paraId="59B6E06D" w14:textId="77777777" w:rsidR="004C02EF" w:rsidRPr="00E77497" w:rsidRDefault="004C02EF" w:rsidP="00DB15F0">
      <w:pPr>
        <w:pStyle w:val="Alg4"/>
        <w:numPr>
          <w:ilvl w:val="0"/>
          <w:numId w:val="824"/>
        </w:numPr>
        <w:spacing w:after="120"/>
      </w:pPr>
      <w:r w:rsidRPr="00E77497">
        <w:t xml:space="preserve">Return </w:t>
      </w:r>
      <w:r w:rsidRPr="00E77497">
        <w:rPr>
          <w:b/>
        </w:rPr>
        <w:t>undefined</w:t>
      </w:r>
      <w:r w:rsidRPr="00E77497">
        <w:t>.</w:t>
      </w:r>
    </w:p>
    <w:p w14:paraId="57CCAE62" w14:textId="77777777" w:rsidR="004C02EF" w:rsidRPr="00E77497" w:rsidRDefault="004C02EF" w:rsidP="00BC2562">
      <w:pPr>
        <w:pStyle w:val="M4"/>
        <w:tabs>
          <w:tab w:val="left" w:pos="4930"/>
        </w:tabs>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ins w:id="29807" w:author="Rev 10 Allen Wirfs-Brock" w:date="2012-09-24T16:12:00Z">
        <w:r w:rsidR="00B94F3B">
          <w:tab/>
        </w:r>
      </w:ins>
    </w:p>
    <w:p w14:paraId="624AB7F2"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forEach</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forEach</w:t>
      </w:r>
      <w:r w:rsidRPr="00E77497">
        <w:rPr>
          <w:b/>
        </w:rPr>
        <w:t xml:space="preserve"> </w:t>
      </w:r>
      <w:r w:rsidRPr="00E77497">
        <w:t>function can be applied successfully to a</w:t>
      </w:r>
      <w:ins w:id="29808" w:author="Rev 9 Allen Wirfs-Brock" w:date="2012-07-07T17:59:00Z">
        <w:r w:rsidR="000625F1">
          <w:t>n</w:t>
        </w:r>
      </w:ins>
      <w:r w:rsidRPr="00E77497">
        <w:t xml:space="preserve"> </w:t>
      </w:r>
      <w:del w:id="29809" w:author="Rev 9 Allen Wirfs-Brock" w:date="2012-07-07T17:59:00Z">
        <w:r w:rsidRPr="00E77497" w:rsidDel="000625F1">
          <w:delText xml:space="preserve">host </w:delText>
        </w:r>
      </w:del>
      <w:ins w:id="29810" w:author="Rev 9 Allen Wirfs-Brock" w:date="2012-07-07T17:59:00Z">
        <w:r w:rsidR="000625F1">
          <w:t>exotic</w:t>
        </w:r>
        <w:r w:rsidR="000625F1" w:rsidRPr="00E77497">
          <w:t xml:space="preserve"> </w:t>
        </w:r>
      </w:ins>
      <w:r w:rsidRPr="00E77497">
        <w:t>object</w:t>
      </w:r>
      <w:ins w:id="29811" w:author="Rev 9 Allen Wirfs-Brock" w:date="2012-07-07T17:59:00Z">
        <w:r w:rsidR="000625F1" w:rsidRPr="000625F1">
          <w:t xml:space="preserve"> </w:t>
        </w:r>
        <w:r w:rsidR="000625F1" w:rsidRPr="00887FC2">
          <w:t>that is not an Array</w:t>
        </w:r>
      </w:ins>
      <w:r w:rsidRPr="00E77497">
        <w:t xml:space="preserve"> is implementation-dependent.</w:t>
      </w:r>
    </w:p>
    <w:p w14:paraId="677FB0A7" w14:textId="77777777" w:rsidR="004C02EF" w:rsidRPr="00E77497" w:rsidRDefault="004C02EF" w:rsidP="004C02EF">
      <w:pPr>
        <w:pStyle w:val="40"/>
        <w:numPr>
          <w:ilvl w:val="0"/>
          <w:numId w:val="0"/>
        </w:numPr>
      </w:pPr>
      <w:r w:rsidRPr="00E77497">
        <w:t>15.4.4.19</w:t>
      </w:r>
      <w:r w:rsidRPr="00E77497">
        <w:tab/>
        <w:t>Array.prototype.map ( callbackfn [ , thisArg ] )</w:t>
      </w:r>
    </w:p>
    <w:p w14:paraId="28A8EC88"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map</w:t>
      </w:r>
      <w:r w:rsidRPr="00E77497">
        <w:t xml:space="preserve"> calls </w:t>
      </w:r>
      <w:r w:rsidRPr="00E77497">
        <w:rPr>
          <w:rFonts w:ascii="Times New Roman" w:hAnsi="Times New Roman"/>
          <w:i/>
        </w:rPr>
        <w:t>callbackfn</w:t>
      </w:r>
      <w:r w:rsidRPr="00E77497">
        <w:t xml:space="preserve"> once for each element in the array, in ascending order, and constructs a new Array from the results.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7386EC87"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value</w:t>
      </w:r>
      <w:r w:rsidRPr="00E77497">
        <w:rPr>
          <w:b/>
        </w:rPr>
        <w:t xml:space="preserve"> </w:t>
      </w:r>
      <w:r w:rsidRPr="00E77497">
        <w:t xml:space="preserve">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1A2CF00E"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14:paraId="49020A0C" w14:textId="77777777" w:rsidR="004C02EF" w:rsidRPr="00E77497" w:rsidRDefault="004C02EF" w:rsidP="004C02EF">
      <w:r w:rsidRPr="00E77497">
        <w:rPr>
          <w:rFonts w:ascii="Courier New" w:hAnsi="Courier New" w:cs="Courier New"/>
          <w:b/>
        </w:rPr>
        <w:t>map</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6E485AB4" w14:textId="77777777" w:rsidR="004C02EF" w:rsidRPr="00E77497" w:rsidRDefault="004C02EF" w:rsidP="004C02EF">
      <w:r w:rsidRPr="00E77497">
        <w:t xml:space="preserve">The range of elements processed by </w:t>
      </w:r>
      <w:r w:rsidRPr="00E77497">
        <w:rPr>
          <w:rFonts w:ascii="Courier New" w:hAnsi="Courier New" w:cs="Courier New"/>
          <w:b/>
        </w:rPr>
        <w:t>map</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map</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map</w:t>
      </w:r>
      <w:r w:rsidRPr="00E77497">
        <w:t xml:space="preserve"> visits them; elements that are deleted after the call to </w:t>
      </w:r>
      <w:r w:rsidRPr="00E77497">
        <w:rPr>
          <w:rFonts w:ascii="Courier New" w:hAnsi="Courier New" w:cs="Courier New"/>
          <w:b/>
        </w:rPr>
        <w:t>map</w:t>
      </w:r>
      <w:r w:rsidRPr="00E77497">
        <w:t xml:space="preserve"> begins and before being visited are not visited.</w:t>
      </w:r>
    </w:p>
    <w:p w14:paraId="68CC9E41" w14:textId="77777777" w:rsidR="004C02EF" w:rsidRPr="00E77497" w:rsidRDefault="004C02EF" w:rsidP="004C02EF">
      <w:r w:rsidRPr="00E77497">
        <w:t xml:space="preserve">When the </w:t>
      </w:r>
      <w:r w:rsidRPr="00E77497">
        <w:rPr>
          <w:rFonts w:ascii="Courier New" w:hAnsi="Courier New" w:cs="Courier New"/>
          <w:b/>
        </w:rPr>
        <w:t>map</w:t>
      </w:r>
      <w:r w:rsidRPr="00E77497">
        <w:t xml:space="preserve"> method is called with one or two arguments, the following steps are taken: </w:t>
      </w:r>
    </w:p>
    <w:p w14:paraId="0CE00EFD" w14:textId="77777777" w:rsidR="004C02EF" w:rsidRPr="00E77497" w:rsidRDefault="004C02EF" w:rsidP="00834A33">
      <w:pPr>
        <w:pStyle w:val="Alg4"/>
        <w:numPr>
          <w:ilvl w:val="0"/>
          <w:numId w:val="217"/>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0AABBE8E" w14:textId="77777777" w:rsidR="00134DAD" w:rsidRDefault="00134DAD" w:rsidP="00134DAD">
      <w:pPr>
        <w:pStyle w:val="Alg4"/>
        <w:numPr>
          <w:ilvl w:val="0"/>
          <w:numId w:val="217"/>
        </w:numPr>
        <w:rPr>
          <w:ins w:id="29812" w:author="Rev 7 Allen Wirfs-Brock" w:date="2012-04-10T12:06:00Z"/>
        </w:rPr>
      </w:pPr>
      <w:ins w:id="29813" w:author="Rev 7 Allen Wirfs-Brock" w:date="2012-04-10T12:06:00Z">
        <w:r>
          <w:t>ReturnIfAbrupt(</w:t>
        </w:r>
        <w:r>
          <w:rPr>
            <w:i/>
          </w:rPr>
          <w:t>O</w:t>
        </w:r>
        <w:r>
          <w:t>).</w:t>
        </w:r>
      </w:ins>
    </w:p>
    <w:p w14:paraId="79B9FB5D" w14:textId="77777777" w:rsidR="004C02EF" w:rsidRPr="00E77497" w:rsidRDefault="004C02EF" w:rsidP="00834A33">
      <w:pPr>
        <w:pStyle w:val="Alg4"/>
        <w:numPr>
          <w:ilvl w:val="0"/>
          <w:numId w:val="217"/>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6EED1E50" w14:textId="77777777" w:rsidR="004C02EF" w:rsidRPr="00E77497" w:rsidRDefault="004C02EF" w:rsidP="00834A33">
      <w:pPr>
        <w:pStyle w:val="Alg4"/>
        <w:numPr>
          <w:ilvl w:val="0"/>
          <w:numId w:val="217"/>
        </w:numPr>
      </w:pPr>
      <w:r w:rsidRPr="00E77497">
        <w:t xml:space="preserve">Let </w:t>
      </w:r>
      <w:r w:rsidRPr="00E77497">
        <w:rPr>
          <w:i/>
        </w:rPr>
        <w:t>len</w:t>
      </w:r>
      <w:r w:rsidRPr="00E77497">
        <w:t xml:space="preserve"> be ToUint32(</w:t>
      </w:r>
      <w:r w:rsidRPr="00E77497">
        <w:rPr>
          <w:i/>
        </w:rPr>
        <w:t>lenValue</w:t>
      </w:r>
      <w:r w:rsidRPr="00E77497">
        <w:t>).</w:t>
      </w:r>
    </w:p>
    <w:p w14:paraId="19B0C2E6" w14:textId="77777777" w:rsidR="00E1304F" w:rsidRPr="00E77497" w:rsidRDefault="00C82981" w:rsidP="00E1304F">
      <w:pPr>
        <w:pStyle w:val="Alg4"/>
        <w:numPr>
          <w:ilvl w:val="0"/>
          <w:numId w:val="217"/>
        </w:numPr>
        <w:contextualSpacing/>
        <w:rPr>
          <w:ins w:id="29814" w:author="Rev 6 Allen Wirfs-Brock" w:date="2012-02-22T17:12:00Z"/>
        </w:rPr>
      </w:pPr>
      <w:ins w:id="29815" w:author="Rev 6 Allen Wirfs-Brock" w:date="2012-02-26T08:57:00Z">
        <w:r>
          <w:t>ReturnIfAbrupt(</w:t>
        </w:r>
      </w:ins>
      <w:ins w:id="29816" w:author="Rev 6 Allen Wirfs-Brock" w:date="2012-02-22T17:12:00Z">
        <w:r w:rsidR="00E1304F" w:rsidRPr="00E77497">
          <w:rPr>
            <w:i/>
          </w:rPr>
          <w:t>len</w:t>
        </w:r>
      </w:ins>
      <w:ins w:id="29817" w:author="Rev 6 Allen Wirfs-Brock" w:date="2012-02-26T08:58:00Z">
        <w:r>
          <w:t>)</w:t>
        </w:r>
      </w:ins>
      <w:ins w:id="29818" w:author="Rev 6 Allen Wirfs-Brock" w:date="2012-02-22T17:12:00Z">
        <w:r w:rsidR="00E1304F">
          <w:t>.</w:t>
        </w:r>
      </w:ins>
    </w:p>
    <w:p w14:paraId="2D31B152" w14:textId="77777777" w:rsidR="004C02EF" w:rsidRPr="00E77497" w:rsidRDefault="004C02EF" w:rsidP="00834A33">
      <w:pPr>
        <w:pStyle w:val="Alg4"/>
        <w:numPr>
          <w:ilvl w:val="0"/>
          <w:numId w:val="217"/>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666C605E" w14:textId="77777777" w:rsidR="004C02EF" w:rsidRPr="00E77497" w:rsidRDefault="004C02EF" w:rsidP="00834A33">
      <w:pPr>
        <w:pStyle w:val="Alg4"/>
        <w:numPr>
          <w:ilvl w:val="0"/>
          <w:numId w:val="217"/>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66B9DE39" w14:textId="77777777" w:rsidR="004C02EF" w:rsidRPr="00E77497" w:rsidRDefault="004C02EF" w:rsidP="00834A33">
      <w:pPr>
        <w:pStyle w:val="Alg4"/>
        <w:numPr>
          <w:ilvl w:val="0"/>
          <w:numId w:val="217"/>
        </w:numPr>
      </w:pPr>
      <w:r w:rsidRPr="00E77497">
        <w:t xml:space="preserve">Let </w:t>
      </w:r>
      <w:r w:rsidRPr="00E77497">
        <w:rPr>
          <w:i/>
        </w:rPr>
        <w:t>A</w:t>
      </w:r>
      <w:r w:rsidRPr="00E77497">
        <w:t xml:space="preserve"> be </w:t>
      </w:r>
      <w:ins w:id="29819" w:author="Rev 7 Allen Wirfs-Brock" w:date="2012-04-11T16:14:00Z">
        <w:r w:rsidR="00F44A1F">
          <w:t xml:space="preserve">the result of the </w:t>
        </w:r>
        <w:del w:id="29820" w:author="Rev 8 Allen Wirfs-Brock" w:date="2012-06-14T14:41:00Z">
          <w:r w:rsidR="00F44A1F" w:rsidDel="00D4543D">
            <w:delText>abstraction operation</w:delText>
          </w:r>
        </w:del>
      </w:ins>
      <w:ins w:id="29821" w:author="Rev 8 Allen Wirfs-Brock" w:date="2012-06-14T14:41:00Z">
        <w:r w:rsidR="00D4543D">
          <w:t>abstract operation</w:t>
        </w:r>
      </w:ins>
      <w:ins w:id="29822" w:author="Rev 7 Allen Wirfs-Brock" w:date="2012-04-11T16:14:00Z">
        <w:r w:rsidR="00F44A1F">
          <w:t xml:space="preserve"> ArrayCreate (15.4) with argument</w:t>
        </w:r>
      </w:ins>
      <w:del w:id="29823" w:author="Rev 7 Allen Wirfs-Brock" w:date="2012-04-11T16:14:00Z">
        <w:r w:rsidRPr="00E77497" w:rsidDel="00F44A1F">
          <w:delText xml:space="preserve">a new array created as if by the expression </w:delText>
        </w:r>
        <w:r w:rsidRPr="00E77497" w:rsidDel="00F44A1F">
          <w:rPr>
            <w:rFonts w:ascii="Courier New" w:hAnsi="Courier New"/>
            <w:b/>
          </w:rPr>
          <w:delText>new Array(</w:delText>
        </w:r>
        <w:r w:rsidRPr="00E77497" w:rsidDel="00F44A1F">
          <w:rPr>
            <w:i/>
          </w:rPr>
          <w:delText>len</w:delText>
        </w:r>
        <w:r w:rsidRPr="00E77497" w:rsidDel="00F44A1F">
          <w:rPr>
            <w:rFonts w:ascii="Courier New" w:hAnsi="Courier New"/>
            <w:b/>
          </w:rPr>
          <w:delText>)</w:delText>
        </w:r>
        <w:r w:rsidRPr="00E77497" w:rsidDel="00F44A1F">
          <w:delText xml:space="preserve"> where </w:delText>
        </w:r>
        <w:r w:rsidRPr="00E77497" w:rsidDel="00F44A1F">
          <w:rPr>
            <w:rFonts w:ascii="Courier New" w:hAnsi="Courier New" w:cs="Courier New"/>
            <w:b/>
          </w:rPr>
          <w:delText>Array</w:delText>
        </w:r>
        <w:r w:rsidRPr="00E77497" w:rsidDel="00F44A1F">
          <w:delText xml:space="preserve"> is the standard built-in constructor with that name and </w:delText>
        </w:r>
        <w:r w:rsidRPr="00E77497" w:rsidDel="00F44A1F">
          <w:rPr>
            <w:i/>
          </w:rPr>
          <w:delText>len</w:delText>
        </w:r>
        <w:r w:rsidRPr="00E77497" w:rsidDel="00F44A1F">
          <w:delText xml:space="preserve"> is the value of</w:delText>
        </w:r>
      </w:del>
      <w:r w:rsidRPr="00E77497">
        <w:t xml:space="preserve"> </w:t>
      </w:r>
      <w:r w:rsidRPr="00E77497">
        <w:rPr>
          <w:i/>
        </w:rPr>
        <w:t>len</w:t>
      </w:r>
      <w:r w:rsidRPr="00E77497">
        <w:t>.</w:t>
      </w:r>
    </w:p>
    <w:p w14:paraId="038F1604" w14:textId="77777777" w:rsidR="004C02EF" w:rsidRPr="00E77497" w:rsidRDefault="004C02EF" w:rsidP="00834A33">
      <w:pPr>
        <w:pStyle w:val="Alg4"/>
        <w:numPr>
          <w:ilvl w:val="0"/>
          <w:numId w:val="217"/>
        </w:numPr>
      </w:pPr>
      <w:r w:rsidRPr="00E77497">
        <w:t xml:space="preserve">Let </w:t>
      </w:r>
      <w:r w:rsidRPr="00E77497">
        <w:rPr>
          <w:i/>
        </w:rPr>
        <w:t>k</w:t>
      </w:r>
      <w:r w:rsidRPr="00E77497">
        <w:t xml:space="preserve"> be 0.</w:t>
      </w:r>
    </w:p>
    <w:p w14:paraId="234C3ABF" w14:textId="77777777" w:rsidR="004C02EF" w:rsidRPr="00E77497" w:rsidRDefault="004C02EF" w:rsidP="00834A33">
      <w:pPr>
        <w:pStyle w:val="Alg4"/>
        <w:numPr>
          <w:ilvl w:val="0"/>
          <w:numId w:val="217"/>
        </w:numPr>
      </w:pPr>
      <w:r w:rsidRPr="00E77497">
        <w:t xml:space="preserve">Repeat, while </w:t>
      </w:r>
      <w:r w:rsidRPr="00E77497">
        <w:rPr>
          <w:i/>
        </w:rPr>
        <w:t xml:space="preserve">k </w:t>
      </w:r>
      <w:r w:rsidRPr="00E77497">
        <w:t xml:space="preserve">&lt; </w:t>
      </w:r>
      <w:r w:rsidRPr="00E77497">
        <w:rPr>
          <w:i/>
        </w:rPr>
        <w:t>len</w:t>
      </w:r>
    </w:p>
    <w:p w14:paraId="3E767A11" w14:textId="77777777" w:rsidR="004C02EF" w:rsidRPr="00E77497" w:rsidRDefault="004C02EF" w:rsidP="00834A33">
      <w:pPr>
        <w:pStyle w:val="Alg4"/>
        <w:numPr>
          <w:ilvl w:val="1"/>
          <w:numId w:val="217"/>
        </w:numPr>
      </w:pPr>
      <w:r w:rsidRPr="00E77497">
        <w:t xml:space="preserve">Let </w:t>
      </w:r>
      <w:r w:rsidRPr="00E77497">
        <w:rPr>
          <w:i/>
        </w:rPr>
        <w:t>Pk</w:t>
      </w:r>
      <w:r w:rsidRPr="00E77497">
        <w:t xml:space="preserve"> be ToString(</w:t>
      </w:r>
      <w:r w:rsidRPr="00E77497">
        <w:rPr>
          <w:i/>
        </w:rPr>
        <w:t>k</w:t>
      </w:r>
      <w:r w:rsidRPr="00E77497">
        <w:t>).</w:t>
      </w:r>
    </w:p>
    <w:p w14:paraId="6235BF5B" w14:textId="77777777" w:rsidR="004C02EF" w:rsidRPr="00E77497" w:rsidRDefault="004C02EF" w:rsidP="00834A33">
      <w:pPr>
        <w:pStyle w:val="Alg4"/>
        <w:numPr>
          <w:ilvl w:val="1"/>
          <w:numId w:val="217"/>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42FAF674" w14:textId="77777777" w:rsidR="004C02EF" w:rsidRPr="00E77497" w:rsidRDefault="004C02EF" w:rsidP="00834A33">
      <w:pPr>
        <w:pStyle w:val="Alg4"/>
        <w:numPr>
          <w:ilvl w:val="1"/>
          <w:numId w:val="217"/>
        </w:numPr>
      </w:pPr>
      <w:r w:rsidRPr="00E77497">
        <w:t xml:space="preserve">If </w:t>
      </w:r>
      <w:r w:rsidRPr="00E77497">
        <w:rPr>
          <w:i/>
        </w:rPr>
        <w:t>kPresent</w:t>
      </w:r>
      <w:r w:rsidRPr="00E77497">
        <w:t xml:space="preserve"> is </w:t>
      </w:r>
      <w:r w:rsidRPr="00E77497">
        <w:rPr>
          <w:b/>
        </w:rPr>
        <w:t>true</w:t>
      </w:r>
      <w:r w:rsidRPr="00E77497">
        <w:t>, then</w:t>
      </w:r>
    </w:p>
    <w:p w14:paraId="30CD854D" w14:textId="77777777" w:rsidR="004C02EF" w:rsidRPr="00E77497" w:rsidRDefault="004C02EF" w:rsidP="00834A33">
      <w:pPr>
        <w:pStyle w:val="Alg4"/>
        <w:numPr>
          <w:ilvl w:val="2"/>
          <w:numId w:val="217"/>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577FA78C" w14:textId="77777777" w:rsidR="00E30F6D" w:rsidRPr="00E77497" w:rsidRDefault="00C82981" w:rsidP="00E30F6D">
      <w:pPr>
        <w:pStyle w:val="Alg4"/>
        <w:numPr>
          <w:ilvl w:val="2"/>
          <w:numId w:val="217"/>
        </w:numPr>
        <w:contextualSpacing/>
        <w:rPr>
          <w:ins w:id="29824" w:author="Rev 6 Allen Wirfs-Brock" w:date="2012-02-22T17:18:00Z"/>
        </w:rPr>
      </w:pPr>
      <w:ins w:id="29825" w:author="Rev 6 Allen Wirfs-Brock" w:date="2012-02-26T08:58:00Z">
        <w:r>
          <w:t>ReturnIfAbrupt(</w:t>
        </w:r>
      </w:ins>
      <w:ins w:id="29826" w:author="Rev 6 Allen Wirfs-Brock" w:date="2012-02-22T17:18:00Z">
        <w:r w:rsidR="00E30F6D" w:rsidRPr="00E77497">
          <w:rPr>
            <w:i/>
          </w:rPr>
          <w:t>kValue</w:t>
        </w:r>
      </w:ins>
      <w:ins w:id="29827" w:author="Rev 6 Allen Wirfs-Brock" w:date="2012-02-26T08:59:00Z">
        <w:r>
          <w:t>)</w:t>
        </w:r>
      </w:ins>
      <w:ins w:id="29828" w:author="Rev 6 Allen Wirfs-Brock" w:date="2012-02-22T17:18:00Z">
        <w:r w:rsidR="00E30F6D">
          <w:t>.</w:t>
        </w:r>
      </w:ins>
    </w:p>
    <w:p w14:paraId="574B9820" w14:textId="77777777" w:rsidR="004C02EF" w:rsidRPr="00E77497" w:rsidRDefault="004C02EF" w:rsidP="00834A33">
      <w:pPr>
        <w:pStyle w:val="Alg4"/>
        <w:numPr>
          <w:ilvl w:val="2"/>
          <w:numId w:val="217"/>
        </w:numPr>
      </w:pPr>
      <w:r w:rsidRPr="00E77497">
        <w:t xml:space="preserve">Let </w:t>
      </w:r>
      <w:r w:rsidRPr="00E77497">
        <w:rPr>
          <w:i/>
        </w:rPr>
        <w:t>mappedValue</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the </w:t>
      </w:r>
      <w:r w:rsidRPr="00E77497">
        <w:rPr>
          <w:b/>
        </w:rPr>
        <w:t>this</w:t>
      </w:r>
      <w:r w:rsidRPr="00E77497">
        <w:t xml:space="preserve"> value and argument </w:t>
      </w:r>
      <w:del w:id="29829" w:author="Rev 6 Allen Wirfs-Brock" w:date="2012-02-22T17:06:00Z">
        <w:r w:rsidRPr="00E77497" w:rsidDel="00E1304F">
          <w:delText xml:space="preserve">list </w:delText>
        </w:r>
      </w:del>
      <w:ins w:id="29830" w:author="Rev 6 Allen Wirfs-Brock" w:date="2012-02-22T17:06:00Z">
        <w:r w:rsidR="00E1304F">
          <w:t>L</w:t>
        </w:r>
        <w:r w:rsidR="00E1304F" w:rsidRPr="00E77497">
          <w:t xml:space="preserve">ist </w:t>
        </w:r>
      </w:ins>
      <w:r w:rsidRPr="00E77497">
        <w:t xml:space="preserve">containing </w:t>
      </w:r>
      <w:r w:rsidRPr="00E77497">
        <w:rPr>
          <w:i/>
        </w:rPr>
        <w:t>kValue</w:t>
      </w:r>
      <w:r w:rsidRPr="00E77497">
        <w:t xml:space="preserve">, </w:t>
      </w:r>
      <w:r w:rsidRPr="00E77497">
        <w:rPr>
          <w:i/>
        </w:rPr>
        <w:t>k</w:t>
      </w:r>
      <w:r w:rsidRPr="00E77497">
        <w:t xml:space="preserve">, and </w:t>
      </w:r>
      <w:r w:rsidRPr="00E77497">
        <w:rPr>
          <w:i/>
        </w:rPr>
        <w:t>O</w:t>
      </w:r>
      <w:r w:rsidRPr="00E77497">
        <w:t>.</w:t>
      </w:r>
    </w:p>
    <w:p w14:paraId="0A17DD8B" w14:textId="77777777" w:rsidR="00E1304F" w:rsidRPr="00E77497" w:rsidRDefault="00C82981" w:rsidP="00E1304F">
      <w:pPr>
        <w:pStyle w:val="Alg4"/>
        <w:numPr>
          <w:ilvl w:val="2"/>
          <w:numId w:val="217"/>
        </w:numPr>
        <w:contextualSpacing/>
        <w:rPr>
          <w:ins w:id="29831" w:author="Rev 6 Allen Wirfs-Brock" w:date="2012-02-22T17:06:00Z"/>
        </w:rPr>
      </w:pPr>
      <w:ins w:id="29832" w:author="Rev 6 Allen Wirfs-Brock" w:date="2012-02-26T08:58:00Z">
        <w:r>
          <w:t>ReturnIfAbrupt(</w:t>
        </w:r>
      </w:ins>
      <w:ins w:id="29833" w:author="Rev 6 Allen Wirfs-Brock" w:date="2012-02-22T17:06:00Z">
        <w:r w:rsidR="00E1304F">
          <w:rPr>
            <w:i/>
          </w:rPr>
          <w:t>mappedValue</w:t>
        </w:r>
      </w:ins>
      <w:ins w:id="29834" w:author="Rev 6 Allen Wirfs-Brock" w:date="2012-02-26T08:59:00Z">
        <w:r>
          <w:t>)</w:t>
        </w:r>
      </w:ins>
      <w:ins w:id="29835" w:author="Rev 6 Allen Wirfs-Brock" w:date="2012-02-22T17:06:00Z">
        <w:r w:rsidR="00E1304F">
          <w:t>.</w:t>
        </w:r>
      </w:ins>
    </w:p>
    <w:p w14:paraId="509ACFC6" w14:textId="77777777" w:rsidR="004C02EF" w:rsidRPr="00E77497" w:rsidRDefault="004C02EF" w:rsidP="00834A33">
      <w:pPr>
        <w:pStyle w:val="Alg4"/>
        <w:numPr>
          <w:ilvl w:val="2"/>
          <w:numId w:val="217"/>
        </w:numPr>
      </w:pPr>
      <w:del w:id="29836" w:author="Rev 6 Allen Wirfs-Brock" w:date="2012-02-22T17:06:00Z">
        <w:r w:rsidRPr="00E77497" w:rsidDel="00E1304F">
          <w:delText xml:space="preserve">Call </w:delText>
        </w:r>
      </w:del>
      <w:ins w:id="29837" w:author="Rev 6 Allen Wirfs-Brock" w:date="2012-02-22T17:06:00Z">
        <w:r w:rsidR="00E1304F">
          <w:t>Let</w:t>
        </w:r>
      </w:ins>
      <w:ins w:id="29838" w:author="Rev 6 Allen Wirfs-Brock" w:date="2012-02-22T17:07:00Z">
        <w:r w:rsidR="00E1304F">
          <w:t xml:space="preserve"> </w:t>
        </w:r>
      </w:ins>
      <w:ins w:id="29839" w:author="Rev 7 Allen Wirfs-Brock" w:date="2012-04-10T11:48:00Z">
        <w:r w:rsidR="00134DAD" w:rsidRPr="00E1304F">
          <w:rPr>
            <w:i/>
          </w:rPr>
          <w:t>define</w:t>
        </w:r>
        <w:r w:rsidR="00134DAD">
          <w:rPr>
            <w:i/>
          </w:rPr>
          <w:t>Status</w:t>
        </w:r>
        <w:r w:rsidR="00134DAD">
          <w:t xml:space="preserve"> </w:t>
        </w:r>
      </w:ins>
      <w:ins w:id="29840" w:author="Rev 6 Allen Wirfs-Brock" w:date="2012-02-22T17:07:00Z">
        <w:del w:id="29841" w:author="Rev 7 Allen Wirfs-Brock" w:date="2012-04-10T11:48:00Z">
          <w:r w:rsidR="00E1304F" w:rsidRPr="00E1304F" w:rsidDel="00134DAD">
            <w:rPr>
              <w:i/>
            </w:rPr>
            <w:delText>defineResult</w:delText>
          </w:r>
          <w:r w:rsidR="00E1304F" w:rsidDel="00134DAD">
            <w:delText xml:space="preserve"> </w:delText>
          </w:r>
        </w:del>
        <w:r w:rsidR="00E1304F">
          <w:t>be the result of calling</w:t>
        </w:r>
      </w:ins>
      <w:ins w:id="29842" w:author="Rev 6 Allen Wirfs-Brock" w:date="2012-02-22T17:06:00Z">
        <w:r w:rsidR="00E1304F" w:rsidRPr="00E77497">
          <w:t xml:space="preserve"> </w:t>
        </w:r>
      </w:ins>
      <w:r w:rsidRPr="00E77497">
        <w:t xml:space="preserve">the [[DefineOwnProperty]] internal method of </w:t>
      </w:r>
      <w:r w:rsidRPr="00E77497">
        <w:rPr>
          <w:i/>
        </w:rPr>
        <w:t>A</w:t>
      </w:r>
      <w:r w:rsidRPr="00E77497">
        <w:t xml:space="preserve"> with arguments </w:t>
      </w:r>
      <w:r w:rsidRPr="00E77497">
        <w:rPr>
          <w:i/>
        </w:rPr>
        <w:t>Pk</w:t>
      </w:r>
      <w:r w:rsidRPr="00E77497">
        <w:t xml:space="preserve">, Property Descriptor {[[Value]]: </w:t>
      </w:r>
      <w:r w:rsidRPr="00E77497">
        <w:rPr>
          <w:i/>
        </w:rPr>
        <w:t>mappedValue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5E21B432" w14:textId="77777777" w:rsidR="00E1304F" w:rsidRPr="00E77497" w:rsidRDefault="00C82981" w:rsidP="00E1304F">
      <w:pPr>
        <w:pStyle w:val="Alg4"/>
        <w:numPr>
          <w:ilvl w:val="2"/>
          <w:numId w:val="217"/>
        </w:numPr>
        <w:contextualSpacing/>
        <w:rPr>
          <w:ins w:id="29843" w:author="Rev 6 Allen Wirfs-Brock" w:date="2012-02-22T17:07:00Z"/>
        </w:rPr>
      </w:pPr>
      <w:ins w:id="29844" w:author="Rev 6 Allen Wirfs-Brock" w:date="2012-02-26T08:58:00Z">
        <w:r>
          <w:t>ReturnIfAbrupt(</w:t>
        </w:r>
      </w:ins>
      <w:ins w:id="29845" w:author="Rev 7 Allen Wirfs-Brock" w:date="2012-04-10T11:48:00Z">
        <w:r w:rsidR="00134DAD" w:rsidRPr="00E1304F">
          <w:rPr>
            <w:i/>
          </w:rPr>
          <w:t>define</w:t>
        </w:r>
        <w:r w:rsidR="00134DAD">
          <w:rPr>
            <w:i/>
          </w:rPr>
          <w:t>Status</w:t>
        </w:r>
      </w:ins>
      <w:ins w:id="29846" w:author="Rev 6 Allen Wirfs-Brock" w:date="2012-02-22T17:08:00Z">
        <w:del w:id="29847" w:author="Rev 7 Allen Wirfs-Brock" w:date="2012-04-10T11:48:00Z">
          <w:r w:rsidR="00E1304F" w:rsidRPr="006A5E27" w:rsidDel="00134DAD">
            <w:rPr>
              <w:i/>
            </w:rPr>
            <w:delText>defineResult</w:delText>
          </w:r>
        </w:del>
      </w:ins>
      <w:ins w:id="29848" w:author="Rev 6 Allen Wirfs-Brock" w:date="2012-02-26T08:59:00Z">
        <w:r>
          <w:t>)</w:t>
        </w:r>
      </w:ins>
      <w:ins w:id="29849" w:author="Rev 6 Allen Wirfs-Brock" w:date="2012-02-22T17:07:00Z">
        <w:r w:rsidR="00E1304F">
          <w:t>.</w:t>
        </w:r>
      </w:ins>
    </w:p>
    <w:p w14:paraId="4E0AD720" w14:textId="77777777" w:rsidR="004C02EF" w:rsidRPr="00E77497" w:rsidRDefault="004C02EF" w:rsidP="00834A33">
      <w:pPr>
        <w:pStyle w:val="Alg4"/>
        <w:numPr>
          <w:ilvl w:val="1"/>
          <w:numId w:val="217"/>
        </w:numPr>
      </w:pPr>
      <w:r w:rsidRPr="00E77497">
        <w:t xml:space="preserve">Increase </w:t>
      </w:r>
      <w:r w:rsidRPr="00E77497">
        <w:rPr>
          <w:i/>
        </w:rPr>
        <w:t>k</w:t>
      </w:r>
      <w:r w:rsidRPr="00E77497">
        <w:t xml:space="preserve"> by 1.</w:t>
      </w:r>
    </w:p>
    <w:p w14:paraId="10EBD539" w14:textId="77777777" w:rsidR="004C02EF" w:rsidRPr="00E77497" w:rsidRDefault="004C02EF" w:rsidP="00834A33">
      <w:pPr>
        <w:pStyle w:val="Alg4"/>
        <w:numPr>
          <w:ilvl w:val="0"/>
          <w:numId w:val="217"/>
        </w:numPr>
        <w:spacing w:after="120"/>
      </w:pPr>
      <w:r w:rsidRPr="00E77497">
        <w:t xml:space="preserve">Return </w:t>
      </w:r>
      <w:r w:rsidRPr="00E77497">
        <w:rPr>
          <w:i/>
        </w:rPr>
        <w:t>A</w:t>
      </w:r>
      <w:r w:rsidRPr="00E77497">
        <w:t>.</w:t>
      </w:r>
    </w:p>
    <w:p w14:paraId="425FA314"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map</w:t>
      </w:r>
      <w:r w:rsidRPr="00E77497">
        <w:t xml:space="preserve"> method is </w:t>
      </w:r>
      <w:r w:rsidRPr="00E77497">
        <w:rPr>
          <w:b/>
        </w:rPr>
        <w:t>1</w:t>
      </w:r>
      <w:r w:rsidRPr="00E77497">
        <w:t>.</w:t>
      </w:r>
    </w:p>
    <w:p w14:paraId="6A001905"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map</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map</w:t>
      </w:r>
      <w:r w:rsidRPr="00E77497">
        <w:rPr>
          <w:b/>
        </w:rPr>
        <w:t xml:space="preserve"> </w:t>
      </w:r>
      <w:r w:rsidRPr="00E77497">
        <w:t>function can be applied successfully to a</w:t>
      </w:r>
      <w:ins w:id="29850" w:author="Rev 9 Allen Wirfs-Brock" w:date="2012-07-07T17:59:00Z">
        <w:r w:rsidR="000625F1">
          <w:t>n</w:t>
        </w:r>
      </w:ins>
      <w:r w:rsidRPr="00E77497">
        <w:t xml:space="preserve"> </w:t>
      </w:r>
      <w:del w:id="29851" w:author="Rev 9 Allen Wirfs-Brock" w:date="2012-07-07T17:59:00Z">
        <w:r w:rsidRPr="00E77497" w:rsidDel="000625F1">
          <w:delText xml:space="preserve">host </w:delText>
        </w:r>
      </w:del>
      <w:ins w:id="29852" w:author="Rev 9 Allen Wirfs-Brock" w:date="2012-07-07T17:59:00Z">
        <w:r w:rsidR="000625F1">
          <w:t>exotic</w:t>
        </w:r>
        <w:r w:rsidR="000625F1" w:rsidRPr="00E77497">
          <w:t xml:space="preserve"> </w:t>
        </w:r>
      </w:ins>
      <w:r w:rsidRPr="00E77497">
        <w:t>object</w:t>
      </w:r>
      <w:ins w:id="29853" w:author="Rev 9 Allen Wirfs-Brock" w:date="2012-07-07T17:59:00Z">
        <w:r w:rsidR="000625F1" w:rsidRPr="000625F1">
          <w:t xml:space="preserve"> </w:t>
        </w:r>
        <w:r w:rsidR="000625F1" w:rsidRPr="00887FC2">
          <w:t>that is not an Array</w:t>
        </w:r>
      </w:ins>
      <w:r w:rsidRPr="00E77497">
        <w:t xml:space="preserve"> is implementation-dependent.</w:t>
      </w:r>
    </w:p>
    <w:p w14:paraId="20CCBE18" w14:textId="77777777" w:rsidR="004C02EF" w:rsidRPr="00E77497" w:rsidRDefault="004C02EF" w:rsidP="004C02EF">
      <w:pPr>
        <w:pStyle w:val="40"/>
        <w:numPr>
          <w:ilvl w:val="0"/>
          <w:numId w:val="0"/>
        </w:numPr>
      </w:pPr>
      <w:r w:rsidRPr="00E77497">
        <w:t>15.4.4.20</w:t>
      </w:r>
      <w:r w:rsidRPr="00E77497">
        <w:tab/>
        <w:t>Array.prototype.filter ( callbackfn [ , thisArg ] )</w:t>
      </w:r>
    </w:p>
    <w:p w14:paraId="69A55A0F" w14:textId="77777777"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filter</w:t>
      </w:r>
      <w:r w:rsidRPr="00E77497">
        <w:t xml:space="preserve"> calls </w:t>
      </w:r>
      <w:r w:rsidRPr="00E77497">
        <w:rPr>
          <w:rFonts w:ascii="Times New Roman" w:hAnsi="Times New Roman"/>
          <w:i/>
        </w:rPr>
        <w:t>callbackfn</w:t>
      </w:r>
      <w:r w:rsidRPr="00E77497">
        <w:t xml:space="preserve"> once for each element in the array, in ascending order, and constructs a new array of all the values for which </w:t>
      </w:r>
      <w:r w:rsidRPr="00E77497">
        <w:rPr>
          <w:rFonts w:ascii="Times New Roman" w:hAnsi="Times New Roman"/>
          <w:i/>
        </w:rPr>
        <w:t>callbackfn</w:t>
      </w:r>
      <w:r w:rsidRPr="00E77497">
        <w:t xml:space="preserve"> returns </w:t>
      </w:r>
      <w:r w:rsidRPr="00E77497">
        <w:rPr>
          <w:b/>
        </w:rPr>
        <w:t>true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14:paraId="077CEC43" w14:textId="77777777"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14:paraId="5E806EA6" w14:textId="77777777"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14:paraId="0021CBDF" w14:textId="77777777" w:rsidR="004C02EF" w:rsidRPr="00E77497" w:rsidRDefault="004C02EF" w:rsidP="004C02EF">
      <w:r w:rsidRPr="00E77497">
        <w:rPr>
          <w:rFonts w:ascii="Courier New" w:hAnsi="Courier New" w:cs="Courier New"/>
          <w:b/>
        </w:rPr>
        <w:t>filter</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2B96DD44" w14:textId="77777777" w:rsidR="004C02EF" w:rsidRPr="00E77497" w:rsidRDefault="004C02EF" w:rsidP="004C02EF">
      <w:r w:rsidRPr="00E77497">
        <w:t xml:space="preserve">The range of elements processed by </w:t>
      </w:r>
      <w:r w:rsidRPr="00E77497">
        <w:rPr>
          <w:rFonts w:ascii="Courier New" w:hAnsi="Courier New" w:cs="Courier New"/>
          <w:b/>
        </w:rPr>
        <w:t>filter</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filter</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filter</w:t>
      </w:r>
      <w:r w:rsidRPr="00E77497">
        <w:t xml:space="preserve"> visits them; elements that are deleted after the call to </w:t>
      </w:r>
      <w:r w:rsidRPr="00E77497">
        <w:rPr>
          <w:rFonts w:ascii="Courier New" w:hAnsi="Courier New" w:cs="Courier New"/>
          <w:b/>
        </w:rPr>
        <w:t>filter</w:t>
      </w:r>
      <w:r w:rsidRPr="00E77497">
        <w:t xml:space="preserve"> begins and before being visited are not visited.</w:t>
      </w:r>
    </w:p>
    <w:p w14:paraId="55B33678" w14:textId="77777777" w:rsidR="004C02EF" w:rsidRPr="00E77497" w:rsidRDefault="004C02EF" w:rsidP="004C02EF">
      <w:r w:rsidRPr="00E77497">
        <w:t xml:space="preserve">When the </w:t>
      </w:r>
      <w:r w:rsidRPr="00E77497">
        <w:rPr>
          <w:rFonts w:ascii="Courier New" w:hAnsi="Courier New" w:cs="Courier New"/>
          <w:b/>
        </w:rPr>
        <w:t>filter</w:t>
      </w:r>
      <w:r w:rsidRPr="00E77497">
        <w:t xml:space="preserve"> method is called with one or two arguments, the following steps are taken: </w:t>
      </w:r>
    </w:p>
    <w:p w14:paraId="573D8DBB" w14:textId="77777777" w:rsidR="004C02EF" w:rsidRPr="00E77497" w:rsidRDefault="004C02EF" w:rsidP="00834A33">
      <w:pPr>
        <w:pStyle w:val="Alg4"/>
        <w:numPr>
          <w:ilvl w:val="0"/>
          <w:numId w:val="218"/>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6F732D9A" w14:textId="77777777" w:rsidR="00134DAD" w:rsidRDefault="00134DAD" w:rsidP="00134DAD">
      <w:pPr>
        <w:pStyle w:val="Alg4"/>
        <w:numPr>
          <w:ilvl w:val="0"/>
          <w:numId w:val="218"/>
        </w:numPr>
        <w:rPr>
          <w:ins w:id="29854" w:author="Rev 7 Allen Wirfs-Brock" w:date="2012-04-10T12:06:00Z"/>
        </w:rPr>
      </w:pPr>
      <w:ins w:id="29855" w:author="Rev 7 Allen Wirfs-Brock" w:date="2012-04-10T12:06:00Z">
        <w:r>
          <w:t>ReturnIfAbrupt(</w:t>
        </w:r>
        <w:r>
          <w:rPr>
            <w:i/>
          </w:rPr>
          <w:t>O</w:t>
        </w:r>
        <w:r>
          <w:t>).</w:t>
        </w:r>
      </w:ins>
    </w:p>
    <w:p w14:paraId="30A951A6" w14:textId="77777777" w:rsidR="004C02EF" w:rsidRPr="00E77497" w:rsidRDefault="004C02EF" w:rsidP="00834A33">
      <w:pPr>
        <w:pStyle w:val="Alg4"/>
        <w:numPr>
          <w:ilvl w:val="0"/>
          <w:numId w:val="218"/>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6AAE2BF0" w14:textId="77777777" w:rsidR="004C02EF" w:rsidRPr="00E77497" w:rsidRDefault="004C02EF" w:rsidP="00834A33">
      <w:pPr>
        <w:pStyle w:val="Alg4"/>
        <w:numPr>
          <w:ilvl w:val="0"/>
          <w:numId w:val="218"/>
        </w:numPr>
      </w:pPr>
      <w:r w:rsidRPr="00E77497">
        <w:t xml:space="preserve">Let </w:t>
      </w:r>
      <w:r w:rsidRPr="00E77497">
        <w:rPr>
          <w:i/>
        </w:rPr>
        <w:t>len</w:t>
      </w:r>
      <w:r w:rsidRPr="00E77497">
        <w:t xml:space="preserve"> be ToUint32(</w:t>
      </w:r>
      <w:r w:rsidRPr="00E77497">
        <w:rPr>
          <w:i/>
        </w:rPr>
        <w:t>lenValue</w:t>
      </w:r>
      <w:r w:rsidRPr="00E77497">
        <w:t>).</w:t>
      </w:r>
    </w:p>
    <w:p w14:paraId="36D87FD6" w14:textId="77777777" w:rsidR="00E1304F" w:rsidRPr="00E77497" w:rsidRDefault="00C82981" w:rsidP="00E1304F">
      <w:pPr>
        <w:pStyle w:val="Alg4"/>
        <w:numPr>
          <w:ilvl w:val="0"/>
          <w:numId w:val="218"/>
        </w:numPr>
        <w:contextualSpacing/>
        <w:rPr>
          <w:ins w:id="29856" w:author="Rev 6 Allen Wirfs-Brock" w:date="2012-02-22T17:12:00Z"/>
        </w:rPr>
      </w:pPr>
      <w:ins w:id="29857" w:author="Rev 6 Allen Wirfs-Brock" w:date="2012-02-26T09:05:00Z">
        <w:r>
          <w:t>ReturnIfAbrupt(</w:t>
        </w:r>
        <w:r w:rsidRPr="00E77497">
          <w:rPr>
            <w:i/>
          </w:rPr>
          <w:t>len</w:t>
        </w:r>
        <w:r>
          <w:t>).</w:t>
        </w:r>
      </w:ins>
    </w:p>
    <w:p w14:paraId="2AAD12EE" w14:textId="77777777" w:rsidR="004C02EF" w:rsidRPr="00E77497" w:rsidRDefault="004C02EF" w:rsidP="00834A33">
      <w:pPr>
        <w:pStyle w:val="Alg4"/>
        <w:numPr>
          <w:ilvl w:val="0"/>
          <w:numId w:val="218"/>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4CBBF44D" w14:textId="77777777" w:rsidR="004C02EF" w:rsidRPr="00E77497" w:rsidRDefault="004C02EF" w:rsidP="00834A33">
      <w:pPr>
        <w:pStyle w:val="Alg4"/>
        <w:numPr>
          <w:ilvl w:val="0"/>
          <w:numId w:val="218"/>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14:paraId="6197FE85" w14:textId="77777777" w:rsidR="004C02EF" w:rsidRPr="00E77497" w:rsidRDefault="004C02EF" w:rsidP="00834A33">
      <w:pPr>
        <w:pStyle w:val="Alg4"/>
        <w:numPr>
          <w:ilvl w:val="0"/>
          <w:numId w:val="218"/>
        </w:numPr>
      </w:pPr>
      <w:r w:rsidRPr="00E77497">
        <w:t xml:space="preserve">Let </w:t>
      </w:r>
      <w:r w:rsidRPr="00E77497">
        <w:rPr>
          <w:i/>
        </w:rPr>
        <w:t>A</w:t>
      </w:r>
      <w:r w:rsidRPr="00E77497">
        <w:t xml:space="preserve"> be </w:t>
      </w:r>
      <w:ins w:id="29858" w:author="Rev 7 Allen Wirfs-Brock" w:date="2012-04-11T16:15:00Z">
        <w:r w:rsidR="00F44A1F">
          <w:t xml:space="preserve">the result of the </w:t>
        </w:r>
        <w:del w:id="29859" w:author="Rev 8 Allen Wirfs-Brock" w:date="2012-06-14T14:41:00Z">
          <w:r w:rsidR="00F44A1F" w:rsidDel="00D4543D">
            <w:delText>abstraction operation</w:delText>
          </w:r>
        </w:del>
      </w:ins>
      <w:ins w:id="29860" w:author="Rev 8 Allen Wirfs-Brock" w:date="2012-06-14T14:41:00Z">
        <w:r w:rsidR="00D4543D">
          <w:t>abstract operation</w:t>
        </w:r>
      </w:ins>
      <w:ins w:id="29861" w:author="Rev 7 Allen Wirfs-Brock" w:date="2012-04-11T16:15:00Z">
        <w:r w:rsidR="00F44A1F">
          <w:t xml:space="preserve"> ArrayCreate (15.4) with argument 0</w:t>
        </w:r>
      </w:ins>
      <w:del w:id="29862" w:author="Rev 7 Allen Wirfs-Brock" w:date="2012-04-11T16:15:00Z">
        <w:r w:rsidRPr="00E77497" w:rsidDel="00F44A1F">
          <w:delText xml:space="preserve">a new array created as if by the expression </w:delText>
        </w:r>
        <w:r w:rsidRPr="00E77497" w:rsidDel="00F44A1F">
          <w:rPr>
            <w:rFonts w:ascii="Courier New" w:hAnsi="Courier New"/>
            <w:b/>
          </w:rPr>
          <w:delText>new Array()</w:delText>
        </w:r>
        <w:r w:rsidRPr="00E77497" w:rsidDel="00F44A1F">
          <w:delText xml:space="preserve"> where </w:delText>
        </w:r>
        <w:r w:rsidRPr="00E77497" w:rsidDel="00F44A1F">
          <w:rPr>
            <w:rFonts w:ascii="Courier New" w:hAnsi="Courier New" w:cs="Courier New"/>
            <w:b/>
          </w:rPr>
          <w:delText>Array</w:delText>
        </w:r>
        <w:r w:rsidRPr="00E77497" w:rsidDel="00F44A1F">
          <w:delText xml:space="preserve"> is the standard built-in constructor with that name</w:delText>
        </w:r>
      </w:del>
      <w:r w:rsidRPr="00E77497">
        <w:t>.</w:t>
      </w:r>
    </w:p>
    <w:p w14:paraId="1F0C1846" w14:textId="77777777" w:rsidR="004C02EF" w:rsidRPr="00E77497" w:rsidRDefault="004C02EF" w:rsidP="00834A33">
      <w:pPr>
        <w:pStyle w:val="Alg4"/>
        <w:numPr>
          <w:ilvl w:val="0"/>
          <w:numId w:val="218"/>
        </w:numPr>
      </w:pPr>
      <w:r w:rsidRPr="00E77497">
        <w:t xml:space="preserve">Let </w:t>
      </w:r>
      <w:r w:rsidRPr="00E77497">
        <w:rPr>
          <w:i/>
        </w:rPr>
        <w:t>k</w:t>
      </w:r>
      <w:r w:rsidRPr="00E77497">
        <w:t xml:space="preserve"> be 0.</w:t>
      </w:r>
    </w:p>
    <w:p w14:paraId="2E0BF4BF" w14:textId="77777777" w:rsidR="004C02EF" w:rsidRPr="00E77497" w:rsidRDefault="004C02EF" w:rsidP="00834A33">
      <w:pPr>
        <w:pStyle w:val="Alg4"/>
        <w:numPr>
          <w:ilvl w:val="0"/>
          <w:numId w:val="218"/>
        </w:numPr>
      </w:pPr>
      <w:r w:rsidRPr="00E77497">
        <w:t xml:space="preserve">Let </w:t>
      </w:r>
      <w:r w:rsidRPr="00E77497">
        <w:rPr>
          <w:i/>
        </w:rPr>
        <w:t>to</w:t>
      </w:r>
      <w:r w:rsidRPr="00E77497">
        <w:t xml:space="preserve"> be 0.</w:t>
      </w:r>
    </w:p>
    <w:p w14:paraId="1BB90986" w14:textId="77777777" w:rsidR="004C02EF" w:rsidRPr="00E77497" w:rsidRDefault="004C02EF" w:rsidP="00834A33">
      <w:pPr>
        <w:pStyle w:val="Alg4"/>
        <w:numPr>
          <w:ilvl w:val="0"/>
          <w:numId w:val="218"/>
        </w:numPr>
      </w:pPr>
      <w:r w:rsidRPr="00E77497">
        <w:t xml:space="preserve">Repeat, while </w:t>
      </w:r>
      <w:r w:rsidRPr="00E77497">
        <w:rPr>
          <w:i/>
        </w:rPr>
        <w:t xml:space="preserve">k </w:t>
      </w:r>
      <w:r w:rsidRPr="00E77497">
        <w:t xml:space="preserve">&lt; </w:t>
      </w:r>
      <w:r w:rsidRPr="00E77497">
        <w:rPr>
          <w:i/>
        </w:rPr>
        <w:t>len</w:t>
      </w:r>
    </w:p>
    <w:p w14:paraId="24AF0DC2" w14:textId="77777777" w:rsidR="004C02EF" w:rsidRPr="00E77497" w:rsidRDefault="004C02EF" w:rsidP="00834A33">
      <w:pPr>
        <w:pStyle w:val="Alg4"/>
        <w:numPr>
          <w:ilvl w:val="1"/>
          <w:numId w:val="218"/>
        </w:numPr>
      </w:pPr>
      <w:r w:rsidRPr="00E77497">
        <w:t xml:space="preserve">Let </w:t>
      </w:r>
      <w:r w:rsidRPr="00E77497">
        <w:rPr>
          <w:i/>
        </w:rPr>
        <w:t>Pk</w:t>
      </w:r>
      <w:r w:rsidRPr="00E77497">
        <w:t xml:space="preserve"> be ToString(</w:t>
      </w:r>
      <w:r w:rsidRPr="00E77497">
        <w:rPr>
          <w:i/>
        </w:rPr>
        <w:t>k</w:t>
      </w:r>
      <w:r w:rsidRPr="00E77497">
        <w:t>).</w:t>
      </w:r>
    </w:p>
    <w:p w14:paraId="6AAF882B" w14:textId="77777777" w:rsidR="004C02EF" w:rsidRPr="00E77497" w:rsidRDefault="004C02EF" w:rsidP="00834A33">
      <w:pPr>
        <w:pStyle w:val="Alg4"/>
        <w:numPr>
          <w:ilvl w:val="1"/>
          <w:numId w:val="218"/>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6B07B867" w14:textId="77777777" w:rsidR="004C02EF" w:rsidRPr="00E77497" w:rsidRDefault="004C02EF" w:rsidP="00834A33">
      <w:pPr>
        <w:pStyle w:val="Alg4"/>
        <w:numPr>
          <w:ilvl w:val="1"/>
          <w:numId w:val="218"/>
        </w:numPr>
      </w:pPr>
      <w:r w:rsidRPr="00E77497">
        <w:t xml:space="preserve">If </w:t>
      </w:r>
      <w:r w:rsidRPr="00E77497">
        <w:rPr>
          <w:i/>
        </w:rPr>
        <w:t>kPresent</w:t>
      </w:r>
      <w:r w:rsidRPr="00E77497">
        <w:t xml:space="preserve"> is </w:t>
      </w:r>
      <w:r w:rsidRPr="00E77497">
        <w:rPr>
          <w:b/>
        </w:rPr>
        <w:t>true</w:t>
      </w:r>
      <w:r w:rsidRPr="00E77497">
        <w:t>, then</w:t>
      </w:r>
    </w:p>
    <w:p w14:paraId="223A3F01" w14:textId="77777777" w:rsidR="004C02EF" w:rsidRPr="00E77497" w:rsidRDefault="004C02EF" w:rsidP="00834A33">
      <w:pPr>
        <w:pStyle w:val="Alg4"/>
        <w:numPr>
          <w:ilvl w:val="2"/>
          <w:numId w:val="218"/>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2F8FDF4F" w14:textId="77777777" w:rsidR="00E30F6D" w:rsidRPr="00E77497" w:rsidRDefault="006552DF" w:rsidP="00E30F6D">
      <w:pPr>
        <w:pStyle w:val="Alg4"/>
        <w:numPr>
          <w:ilvl w:val="2"/>
          <w:numId w:val="218"/>
        </w:numPr>
        <w:contextualSpacing/>
        <w:rPr>
          <w:ins w:id="29863" w:author="Rev 6 Allen Wirfs-Brock" w:date="2012-02-22T17:18:00Z"/>
        </w:rPr>
      </w:pPr>
      <w:ins w:id="29864" w:author="Rev 10 Allen Wirfs-Brock" w:date="2012-08-14T15:00:00Z">
        <w:r>
          <w:t>ReturnIfAbrupt(</w:t>
        </w:r>
        <w:r>
          <w:rPr>
            <w:i/>
          </w:rPr>
          <w:t>k</w:t>
        </w:r>
        <w:r w:rsidRPr="006A5E27">
          <w:rPr>
            <w:i/>
          </w:rPr>
          <w:t>Value</w:t>
        </w:r>
        <w:r>
          <w:t>)</w:t>
        </w:r>
      </w:ins>
      <w:ins w:id="29865" w:author="Rev 6 Allen Wirfs-Brock" w:date="2012-02-22T17:18:00Z">
        <w:del w:id="29866" w:author="Rev 10 Allen Wirfs-Brock" w:date="2012-08-14T15:00:00Z">
          <w:r w:rsidR="00E30F6D" w:rsidDel="006552DF">
            <w:delText xml:space="preserve">If </w:delText>
          </w:r>
          <w:r w:rsidR="00E30F6D" w:rsidRPr="00E77497" w:rsidDel="006552DF">
            <w:rPr>
              <w:i/>
            </w:rPr>
            <w:delText>kValue</w:delText>
          </w:r>
          <w:r w:rsidR="00E30F6D" w:rsidRPr="00E77497" w:rsidDel="006552DF">
            <w:delText xml:space="preserve"> </w:delText>
          </w:r>
          <w:r w:rsidR="00E30F6D" w:rsidDel="006552DF">
            <w:delText xml:space="preserve">is an abrupt completion, return </w:delText>
          </w:r>
          <w:r w:rsidR="00E30F6D" w:rsidRPr="00E77497" w:rsidDel="006552DF">
            <w:rPr>
              <w:i/>
            </w:rPr>
            <w:delText>kValue</w:delText>
          </w:r>
        </w:del>
        <w:r w:rsidR="00E30F6D">
          <w:t>.</w:t>
        </w:r>
      </w:ins>
    </w:p>
    <w:p w14:paraId="3D769A4A" w14:textId="77777777" w:rsidR="004C02EF" w:rsidRPr="00E77497" w:rsidRDefault="004C02EF" w:rsidP="00834A33">
      <w:pPr>
        <w:pStyle w:val="Alg4"/>
        <w:numPr>
          <w:ilvl w:val="2"/>
          <w:numId w:val="218"/>
        </w:numPr>
      </w:pPr>
      <w:r w:rsidRPr="00E77497">
        <w:t xml:space="preserve">Let </w:t>
      </w:r>
      <w:r w:rsidRPr="00E77497">
        <w:rPr>
          <w:i/>
        </w:rPr>
        <w:t>selected</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the </w:t>
      </w:r>
      <w:r w:rsidRPr="00E77497">
        <w:rPr>
          <w:b/>
        </w:rPr>
        <w:t>this</w:t>
      </w:r>
      <w:r w:rsidRPr="00E77497">
        <w:t xml:space="preserve"> value and argument list containing </w:t>
      </w:r>
      <w:r w:rsidRPr="00E77497">
        <w:rPr>
          <w:i/>
        </w:rPr>
        <w:t>kValue</w:t>
      </w:r>
      <w:r w:rsidRPr="00E77497">
        <w:t xml:space="preserve">, </w:t>
      </w:r>
      <w:r w:rsidRPr="00E77497">
        <w:rPr>
          <w:i/>
        </w:rPr>
        <w:t>k</w:t>
      </w:r>
      <w:r w:rsidRPr="00E77497">
        <w:t xml:space="preserve">, and </w:t>
      </w:r>
      <w:r w:rsidRPr="00E77497">
        <w:rPr>
          <w:i/>
        </w:rPr>
        <w:t>O</w:t>
      </w:r>
      <w:r w:rsidRPr="00E77497">
        <w:t>.</w:t>
      </w:r>
    </w:p>
    <w:p w14:paraId="0A09D264" w14:textId="77777777" w:rsidR="00E30F6D" w:rsidRPr="00E77497" w:rsidRDefault="00134DAD" w:rsidP="00E30F6D">
      <w:pPr>
        <w:pStyle w:val="Alg4"/>
        <w:numPr>
          <w:ilvl w:val="2"/>
          <w:numId w:val="218"/>
        </w:numPr>
        <w:contextualSpacing/>
        <w:rPr>
          <w:ins w:id="29867" w:author="Rev 6 Allen Wirfs-Brock" w:date="2012-02-22T17:21:00Z"/>
        </w:rPr>
      </w:pPr>
      <w:ins w:id="29868" w:author="Rev 7 Allen Wirfs-Brock" w:date="2012-04-10T11:46:00Z">
        <w:r>
          <w:t>ReturnIfAbrupt(</w:t>
        </w:r>
        <w:r>
          <w:rPr>
            <w:i/>
          </w:rPr>
          <w:t>selected</w:t>
        </w:r>
        <w:r>
          <w:t>).</w:t>
        </w:r>
      </w:ins>
      <w:ins w:id="29869" w:author="Rev 6 Allen Wirfs-Brock" w:date="2012-02-22T17:21:00Z">
        <w:del w:id="29870" w:author="Rev 7 Allen Wirfs-Brock" w:date="2012-04-10T11:46:00Z">
          <w:r w:rsidR="00E30F6D" w:rsidDel="00134DAD">
            <w:delText xml:space="preserve">If </w:delText>
          </w:r>
          <w:r w:rsidR="00E30F6D" w:rsidRPr="00E77497" w:rsidDel="00134DAD">
            <w:rPr>
              <w:i/>
            </w:rPr>
            <w:delText>selected</w:delText>
          </w:r>
          <w:r w:rsidR="00E30F6D" w:rsidRPr="00E77497" w:rsidDel="00134DAD">
            <w:delText xml:space="preserve"> </w:delText>
          </w:r>
          <w:r w:rsidR="00E30F6D" w:rsidDel="00134DAD">
            <w:delText xml:space="preserve">is an abrupt completion, return </w:delText>
          </w:r>
          <w:r w:rsidR="00E30F6D" w:rsidRPr="00E77497" w:rsidDel="00134DAD">
            <w:rPr>
              <w:i/>
            </w:rPr>
            <w:delText>selected</w:delText>
          </w:r>
          <w:r w:rsidR="00E30F6D" w:rsidDel="00134DAD">
            <w:delText>.</w:delText>
          </w:r>
        </w:del>
      </w:ins>
    </w:p>
    <w:p w14:paraId="35D90113" w14:textId="77777777" w:rsidR="004C02EF" w:rsidRPr="00E77497" w:rsidRDefault="004C02EF" w:rsidP="00834A33">
      <w:pPr>
        <w:pStyle w:val="Alg4"/>
        <w:numPr>
          <w:ilvl w:val="2"/>
          <w:numId w:val="218"/>
        </w:numPr>
      </w:pPr>
      <w:r w:rsidRPr="00E77497">
        <w:t>If ToBoolean(</w:t>
      </w:r>
      <w:r w:rsidRPr="00E77497">
        <w:rPr>
          <w:i/>
        </w:rPr>
        <w:t>selected</w:t>
      </w:r>
      <w:r w:rsidRPr="00E77497">
        <w:t xml:space="preserve">) is </w:t>
      </w:r>
      <w:r w:rsidRPr="00E77497">
        <w:rPr>
          <w:b/>
        </w:rPr>
        <w:t>true</w:t>
      </w:r>
      <w:r w:rsidRPr="00E77497">
        <w:t>, then</w:t>
      </w:r>
    </w:p>
    <w:p w14:paraId="610AF8F6" w14:textId="77777777" w:rsidR="004C02EF" w:rsidRPr="00E77497" w:rsidRDefault="00134DAD" w:rsidP="00834A33">
      <w:pPr>
        <w:pStyle w:val="Alg4"/>
        <w:numPr>
          <w:ilvl w:val="3"/>
          <w:numId w:val="218"/>
        </w:numPr>
      </w:pPr>
      <w:ins w:id="29871" w:author="Rev 7 Allen Wirfs-Brock" w:date="2012-04-10T11:47:00Z">
        <w:r>
          <w:t xml:space="preserve">Let </w:t>
        </w:r>
        <w:r w:rsidRPr="00E1304F">
          <w:rPr>
            <w:i/>
          </w:rPr>
          <w:t>define</w:t>
        </w:r>
        <w:r>
          <w:rPr>
            <w:i/>
          </w:rPr>
          <w:t>Status</w:t>
        </w:r>
        <w:r>
          <w:t xml:space="preserve"> be the result of calling</w:t>
        </w:r>
        <w:r w:rsidRPr="00E77497">
          <w:t xml:space="preserve"> </w:t>
        </w:r>
      </w:ins>
      <w:del w:id="29872" w:author="Rev 7 Allen Wirfs-Brock" w:date="2012-04-10T11:47:00Z">
        <w:r w:rsidR="004C02EF" w:rsidRPr="00E77497" w:rsidDel="00134DAD">
          <w:delText xml:space="preserve">Call </w:delText>
        </w:r>
      </w:del>
      <w:r w:rsidR="004C02EF" w:rsidRPr="00E77497">
        <w:t xml:space="preserve">the [[DefineOwnProperty]] internal method of </w:t>
      </w:r>
      <w:r w:rsidR="004C02EF" w:rsidRPr="00E77497">
        <w:rPr>
          <w:i/>
        </w:rPr>
        <w:t>A</w:t>
      </w:r>
      <w:r w:rsidR="004C02EF" w:rsidRPr="00E77497">
        <w:t xml:space="preserve"> with arguments ToString(</w:t>
      </w:r>
      <w:r w:rsidR="004C02EF" w:rsidRPr="00E77497">
        <w:rPr>
          <w:i/>
        </w:rPr>
        <w:t>to</w:t>
      </w:r>
      <w:r w:rsidR="004C02EF" w:rsidRPr="00E77497">
        <w:t xml:space="preserve">), Property Descriptor {[[Value]]: </w:t>
      </w:r>
      <w:r w:rsidR="004C02EF" w:rsidRPr="00E77497">
        <w:rPr>
          <w:i/>
        </w:rPr>
        <w:t>kValue</w:t>
      </w:r>
      <w:r w:rsidR="004C02EF" w:rsidRPr="00E77497">
        <w:t xml:space="preserve">, [[Writable]]: </w:t>
      </w:r>
      <w:r w:rsidR="004C02EF" w:rsidRPr="00E77497">
        <w:rPr>
          <w:b/>
        </w:rPr>
        <w:t>true</w:t>
      </w:r>
      <w:r w:rsidR="004C02EF" w:rsidRPr="00E77497">
        <w:t xml:space="preserve">, [[Enumerable]]: </w:t>
      </w:r>
      <w:r w:rsidR="004C02EF" w:rsidRPr="00E77497">
        <w:rPr>
          <w:b/>
        </w:rPr>
        <w:t>true</w:t>
      </w:r>
      <w:r w:rsidR="004C02EF" w:rsidRPr="00E77497">
        <w:t xml:space="preserve">, [[Configurable]]: </w:t>
      </w:r>
      <w:r w:rsidR="004C02EF" w:rsidRPr="00E77497">
        <w:rPr>
          <w:b/>
        </w:rPr>
        <w:t>true</w:t>
      </w:r>
      <w:r w:rsidR="004C02EF" w:rsidRPr="00E77497">
        <w:t xml:space="preserve">}, and </w:t>
      </w:r>
      <w:r w:rsidR="004C02EF" w:rsidRPr="00E77497">
        <w:rPr>
          <w:b/>
        </w:rPr>
        <w:t>false</w:t>
      </w:r>
      <w:r w:rsidR="004C02EF" w:rsidRPr="00E77497">
        <w:t>.</w:t>
      </w:r>
    </w:p>
    <w:p w14:paraId="7CFDE502" w14:textId="77777777" w:rsidR="00134DAD" w:rsidRDefault="00134DAD" w:rsidP="00834A33">
      <w:pPr>
        <w:pStyle w:val="Alg4"/>
        <w:numPr>
          <w:ilvl w:val="3"/>
          <w:numId w:val="218"/>
        </w:numPr>
        <w:rPr>
          <w:ins w:id="29873" w:author="Rev 7 Allen Wirfs-Brock" w:date="2012-04-10T11:47:00Z"/>
        </w:rPr>
      </w:pPr>
      <w:ins w:id="29874" w:author="Rev 7 Allen Wirfs-Brock" w:date="2012-04-10T11:47:00Z">
        <w:r>
          <w:t>ReturnIfAbrupt(</w:t>
        </w:r>
        <w:r>
          <w:rPr>
            <w:i/>
          </w:rPr>
          <w:t>defineStatus</w:t>
        </w:r>
        <w:r>
          <w:t>).</w:t>
        </w:r>
      </w:ins>
    </w:p>
    <w:p w14:paraId="3347704B" w14:textId="77777777" w:rsidR="004C02EF" w:rsidRPr="00E77497" w:rsidRDefault="004C02EF" w:rsidP="00834A33">
      <w:pPr>
        <w:pStyle w:val="Alg4"/>
        <w:numPr>
          <w:ilvl w:val="3"/>
          <w:numId w:val="218"/>
        </w:numPr>
      </w:pPr>
      <w:r w:rsidRPr="00E77497">
        <w:t xml:space="preserve">Increase </w:t>
      </w:r>
      <w:r w:rsidRPr="00E77497">
        <w:rPr>
          <w:i/>
        </w:rPr>
        <w:t>to</w:t>
      </w:r>
      <w:r w:rsidRPr="00E77497">
        <w:t xml:space="preserve"> by 1.</w:t>
      </w:r>
    </w:p>
    <w:p w14:paraId="56ABBCBE" w14:textId="77777777" w:rsidR="004C02EF" w:rsidRPr="00E77497" w:rsidRDefault="004C02EF" w:rsidP="00834A33">
      <w:pPr>
        <w:pStyle w:val="Alg4"/>
        <w:numPr>
          <w:ilvl w:val="1"/>
          <w:numId w:val="218"/>
        </w:numPr>
      </w:pPr>
      <w:r w:rsidRPr="00E77497">
        <w:t xml:space="preserve">Increase </w:t>
      </w:r>
      <w:r w:rsidRPr="00E77497">
        <w:rPr>
          <w:i/>
        </w:rPr>
        <w:t>k</w:t>
      </w:r>
      <w:r w:rsidRPr="00E77497">
        <w:t xml:space="preserve"> by 1.</w:t>
      </w:r>
    </w:p>
    <w:p w14:paraId="1574BA84" w14:textId="77777777" w:rsidR="004C02EF" w:rsidRPr="00E77497" w:rsidRDefault="004C02EF" w:rsidP="00834A33">
      <w:pPr>
        <w:pStyle w:val="Alg4"/>
        <w:numPr>
          <w:ilvl w:val="0"/>
          <w:numId w:val="218"/>
        </w:numPr>
        <w:spacing w:after="120"/>
      </w:pPr>
      <w:r w:rsidRPr="00E77497">
        <w:t xml:space="preserve">Return </w:t>
      </w:r>
      <w:r w:rsidRPr="00E77497">
        <w:rPr>
          <w:i/>
        </w:rPr>
        <w:t>A</w:t>
      </w:r>
      <w:r w:rsidRPr="00E77497">
        <w:t>.</w:t>
      </w:r>
    </w:p>
    <w:p w14:paraId="3A24063D"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filter</w:t>
      </w:r>
      <w:r w:rsidRPr="00E77497">
        <w:t xml:space="preserve"> method is </w:t>
      </w:r>
      <w:r w:rsidRPr="00E77497">
        <w:rPr>
          <w:b/>
        </w:rPr>
        <w:t>1</w:t>
      </w:r>
      <w:r w:rsidRPr="00E77497">
        <w:t>.</w:t>
      </w:r>
    </w:p>
    <w:p w14:paraId="1310130D"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filter</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filter</w:t>
      </w:r>
      <w:r w:rsidRPr="00E77497">
        <w:rPr>
          <w:b/>
        </w:rPr>
        <w:t xml:space="preserve"> </w:t>
      </w:r>
      <w:r w:rsidRPr="00E77497">
        <w:t>function can be applied successfully to a</w:t>
      </w:r>
      <w:ins w:id="29875" w:author="Rev 9 Allen Wirfs-Brock" w:date="2012-07-07T17:59:00Z">
        <w:r w:rsidR="000625F1">
          <w:t>n</w:t>
        </w:r>
      </w:ins>
      <w:r w:rsidRPr="00E77497">
        <w:t xml:space="preserve"> </w:t>
      </w:r>
      <w:del w:id="29876" w:author="Rev 9 Allen Wirfs-Brock" w:date="2012-07-07T17:59:00Z">
        <w:r w:rsidRPr="00E77497" w:rsidDel="000625F1">
          <w:delText xml:space="preserve">host </w:delText>
        </w:r>
      </w:del>
      <w:ins w:id="29877" w:author="Rev 9 Allen Wirfs-Brock" w:date="2012-07-07T17:59:00Z">
        <w:r w:rsidR="000625F1">
          <w:t>exotic</w:t>
        </w:r>
        <w:r w:rsidR="000625F1" w:rsidRPr="00E77497">
          <w:t xml:space="preserve"> </w:t>
        </w:r>
      </w:ins>
      <w:r w:rsidRPr="00E77497">
        <w:t>object</w:t>
      </w:r>
      <w:ins w:id="29878" w:author="Rev 9 Allen Wirfs-Brock" w:date="2012-07-07T17:59:00Z">
        <w:r w:rsidR="000625F1" w:rsidRPr="000625F1">
          <w:t xml:space="preserve"> </w:t>
        </w:r>
        <w:r w:rsidR="000625F1" w:rsidRPr="00887FC2">
          <w:t>that is not an Array</w:t>
        </w:r>
      </w:ins>
      <w:r w:rsidRPr="00E77497">
        <w:t xml:space="preserve"> is implementation-dependent.</w:t>
      </w:r>
    </w:p>
    <w:p w14:paraId="6AB798BC" w14:textId="77777777" w:rsidR="004C02EF" w:rsidRPr="00E77497" w:rsidRDefault="004C02EF" w:rsidP="004C02EF">
      <w:pPr>
        <w:pStyle w:val="40"/>
        <w:numPr>
          <w:ilvl w:val="0"/>
          <w:numId w:val="0"/>
        </w:numPr>
      </w:pPr>
      <w:r w:rsidRPr="00E77497">
        <w:t>15.4.4.21</w:t>
      </w:r>
      <w:r w:rsidRPr="00E77497">
        <w:tab/>
        <w:t>Array.prototype.reduce ( callbackfn [ , initialValue ] )</w:t>
      </w:r>
    </w:p>
    <w:p w14:paraId="206B5B49" w14:textId="77777777" w:rsidR="004C02EF" w:rsidRPr="00E77497" w:rsidRDefault="004C02EF" w:rsidP="004C02EF">
      <w:r w:rsidRPr="00E77497">
        <w:rPr>
          <w:rFonts w:ascii="Times New Roman" w:hAnsi="Times New Roman"/>
          <w:i/>
        </w:rPr>
        <w:t xml:space="preserve">callbackfn </w:t>
      </w:r>
      <w:r w:rsidRPr="00E77497">
        <w:t xml:space="preserve">should be a function that takes four arguments. </w:t>
      </w:r>
      <w:r w:rsidRPr="00E77497">
        <w:rPr>
          <w:rFonts w:ascii="Courier New" w:hAnsi="Courier New" w:cs="Courier New"/>
          <w:b/>
        </w:rPr>
        <w:t>reduce</w:t>
      </w:r>
      <w:r w:rsidRPr="00E77497">
        <w:t xml:space="preserve"> calls the callback, as a function, once for each element present in the array, in ascending order.</w:t>
      </w:r>
    </w:p>
    <w:p w14:paraId="5199C414" w14:textId="77777777" w:rsidR="004C02EF" w:rsidRPr="00E77497" w:rsidRDefault="004C02EF" w:rsidP="004C02EF">
      <w:r w:rsidRPr="00E77497">
        <w:rPr>
          <w:rFonts w:ascii="Times New Roman" w:hAnsi="Times New Roman"/>
          <w:i/>
        </w:rPr>
        <w:t xml:space="preserve">callbackfn </w:t>
      </w:r>
      <w:r w:rsidRPr="00E77497">
        <w:t xml:space="preserve">is called with four arguments: the </w:t>
      </w:r>
      <w:r w:rsidRPr="00E77497">
        <w:rPr>
          <w:i/>
        </w:rPr>
        <w:t>previousValue</w:t>
      </w:r>
      <w:r w:rsidRPr="00E77497">
        <w:t xml:space="preserve"> (or value from the previous call to </w:t>
      </w:r>
      <w:r w:rsidRPr="00E77497">
        <w:rPr>
          <w:rFonts w:ascii="Times New Roman" w:hAnsi="Times New Roman"/>
          <w:i/>
        </w:rPr>
        <w:t>callbackfn</w:t>
      </w:r>
      <w:r w:rsidRPr="00E77497">
        <w:t xml:space="preserve">), the </w:t>
      </w:r>
      <w:r w:rsidRPr="00E77497">
        <w:rPr>
          <w:i/>
        </w:rPr>
        <w:t>currentValue</w:t>
      </w:r>
      <w:r w:rsidRPr="00E77497">
        <w:t xml:space="preserve"> (value of the current element), the </w:t>
      </w:r>
      <w:r w:rsidRPr="00E77497">
        <w:rPr>
          <w:i/>
        </w:rPr>
        <w:t>currentIndex</w:t>
      </w:r>
      <w:r w:rsidRPr="00E77497">
        <w:t xml:space="preserve">, and the object being traversed. The first time that callback is called, the </w:t>
      </w:r>
      <w:r w:rsidRPr="00E77497">
        <w:rPr>
          <w:i/>
        </w:rPr>
        <w:t>previousValue</w:t>
      </w:r>
      <w:r w:rsidRPr="00E77497">
        <w:t xml:space="preserve"> and </w:t>
      </w:r>
      <w:r w:rsidRPr="00E77497">
        <w:rPr>
          <w:i/>
        </w:rPr>
        <w:t>currentValue</w:t>
      </w:r>
      <w:r w:rsidRPr="00E77497">
        <w:t xml:space="preserve"> can be one of two values. If an </w:t>
      </w:r>
      <w:r w:rsidRPr="00E77497">
        <w:rPr>
          <w:rFonts w:ascii="Times New Roman" w:hAnsi="Times New Roman"/>
          <w:i/>
        </w:rPr>
        <w:t xml:space="preserve">initialValue </w:t>
      </w:r>
      <w:r w:rsidRPr="00E77497">
        <w:t xml:space="preserve">was provided in the call to </w:t>
      </w:r>
      <w:r w:rsidRPr="00E77497">
        <w:rPr>
          <w:rFonts w:ascii="Courier New" w:hAnsi="Courier New" w:cs="Courier New"/>
          <w:b/>
        </w:rPr>
        <w:t>reduce</w:t>
      </w:r>
      <w:r w:rsidRPr="00E77497">
        <w:t xml:space="preserve">, then </w:t>
      </w:r>
      <w:r w:rsidRPr="00E77497">
        <w:rPr>
          <w:i/>
        </w:rPr>
        <w:t>previousValue</w:t>
      </w:r>
      <w:r w:rsidRPr="00E77497">
        <w:t xml:space="preserve"> will be equal to </w:t>
      </w:r>
      <w:r w:rsidRPr="00E77497">
        <w:rPr>
          <w:rFonts w:ascii="Times New Roman" w:hAnsi="Times New Roman"/>
          <w:i/>
        </w:rPr>
        <w:t xml:space="preserve">initialValue </w:t>
      </w:r>
      <w:r w:rsidRPr="00E77497">
        <w:t xml:space="preserve">and </w:t>
      </w:r>
      <w:r w:rsidRPr="00E77497">
        <w:rPr>
          <w:i/>
        </w:rPr>
        <w:t>currentValue</w:t>
      </w:r>
      <w:r w:rsidRPr="00E77497">
        <w:t xml:space="preserve"> will be equal to the first value in the array. If no </w:t>
      </w:r>
      <w:r w:rsidRPr="00E77497">
        <w:rPr>
          <w:rFonts w:ascii="Times New Roman" w:hAnsi="Times New Roman"/>
          <w:i/>
        </w:rPr>
        <w:t xml:space="preserve">initialValue </w:t>
      </w:r>
      <w:r w:rsidRPr="00E77497">
        <w:t xml:space="preserve">was provided, then </w:t>
      </w:r>
      <w:r w:rsidRPr="00E77497">
        <w:rPr>
          <w:i/>
        </w:rPr>
        <w:t>previousValue</w:t>
      </w:r>
      <w:r w:rsidRPr="00E77497">
        <w:t xml:space="preserve"> will be equal to the first value in the array and </w:t>
      </w:r>
      <w:r w:rsidRPr="00E77497">
        <w:rPr>
          <w:i/>
        </w:rPr>
        <w:t>currentValue</w:t>
      </w:r>
      <w:r w:rsidRPr="00E77497">
        <w:t xml:space="preserve"> will be equal to the second. It is a </w:t>
      </w:r>
      <w:r w:rsidRPr="00E77497">
        <w:rPr>
          <w:b/>
        </w:rPr>
        <w:t>TypeError</w:t>
      </w:r>
      <w:r w:rsidRPr="00E77497">
        <w:t xml:space="preserve"> if the array contains no elements and </w:t>
      </w:r>
      <w:r w:rsidRPr="00E77497">
        <w:rPr>
          <w:rFonts w:ascii="Times New Roman" w:hAnsi="Times New Roman"/>
          <w:i/>
        </w:rPr>
        <w:t>initialValue</w:t>
      </w:r>
      <w:r w:rsidRPr="00E77497">
        <w:t xml:space="preserve"> is not provided.</w:t>
      </w:r>
    </w:p>
    <w:p w14:paraId="130414D3" w14:textId="77777777" w:rsidR="004C02EF" w:rsidRPr="00E77497" w:rsidRDefault="004C02EF" w:rsidP="004C02EF">
      <w:r w:rsidRPr="00E77497">
        <w:rPr>
          <w:rFonts w:ascii="Courier New" w:hAnsi="Courier New" w:cs="Courier New"/>
          <w:b/>
        </w:rPr>
        <w:t>reduce</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14:paraId="1E9FA92A" w14:textId="77777777" w:rsidR="004C02EF" w:rsidRPr="00E77497" w:rsidRDefault="004C02EF" w:rsidP="004C02EF">
      <w:r w:rsidRPr="00E77497">
        <w:t xml:space="preserve">The range of elements processed by </w:t>
      </w:r>
      <w:r w:rsidRPr="00E77497">
        <w:rPr>
          <w:rFonts w:ascii="Courier New" w:hAnsi="Courier New" w:cs="Courier New"/>
          <w:b/>
        </w:rPr>
        <w:t>reduce</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reduce</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 xml:space="preserve">callbackfn </w:t>
      </w:r>
      <w:r w:rsidRPr="00E77497">
        <w:t xml:space="preserve">will be the value at the time </w:t>
      </w:r>
      <w:r w:rsidRPr="00E77497">
        <w:rPr>
          <w:rFonts w:ascii="Courier New" w:hAnsi="Courier New" w:cs="Courier New"/>
          <w:b/>
        </w:rPr>
        <w:t>reduce</w:t>
      </w:r>
      <w:r w:rsidRPr="00E77497">
        <w:t xml:space="preserve"> visits them; elements that are deleted after the call to </w:t>
      </w:r>
      <w:r w:rsidRPr="00E77497">
        <w:rPr>
          <w:rFonts w:ascii="Courier New" w:hAnsi="Courier New" w:cs="Courier New"/>
          <w:b/>
        </w:rPr>
        <w:t>reduce</w:t>
      </w:r>
      <w:r w:rsidRPr="00E77497">
        <w:t xml:space="preserve"> begins and before being visited are not visited.</w:t>
      </w:r>
    </w:p>
    <w:p w14:paraId="6E2960CF" w14:textId="77777777" w:rsidR="004C02EF" w:rsidRPr="00E77497" w:rsidRDefault="004C02EF" w:rsidP="004C02EF">
      <w:r w:rsidRPr="00E77497">
        <w:t xml:space="preserve">When the </w:t>
      </w:r>
      <w:r w:rsidRPr="00E77497">
        <w:rPr>
          <w:rFonts w:ascii="Courier New" w:hAnsi="Courier New" w:cs="Courier New"/>
          <w:b/>
        </w:rPr>
        <w:t>reduce</w:t>
      </w:r>
      <w:r w:rsidRPr="00E77497">
        <w:t xml:space="preserve"> method is called with one or two arguments, the following steps are taken: </w:t>
      </w:r>
    </w:p>
    <w:p w14:paraId="4473DA03" w14:textId="77777777" w:rsidR="004C02EF" w:rsidRPr="00E77497" w:rsidRDefault="004C02EF" w:rsidP="00834A33">
      <w:pPr>
        <w:pStyle w:val="Alg4"/>
        <w:numPr>
          <w:ilvl w:val="0"/>
          <w:numId w:val="219"/>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2B7F85D3" w14:textId="77777777" w:rsidR="00134DAD" w:rsidRDefault="00134DAD" w:rsidP="00134DAD">
      <w:pPr>
        <w:pStyle w:val="Alg4"/>
        <w:numPr>
          <w:ilvl w:val="0"/>
          <w:numId w:val="219"/>
        </w:numPr>
        <w:rPr>
          <w:ins w:id="29879" w:author="Rev 7 Allen Wirfs-Brock" w:date="2012-04-10T12:06:00Z"/>
        </w:rPr>
      </w:pPr>
      <w:ins w:id="29880" w:author="Rev 7 Allen Wirfs-Brock" w:date="2012-04-10T12:06:00Z">
        <w:r>
          <w:t>ReturnIfAbrupt(</w:t>
        </w:r>
        <w:r>
          <w:rPr>
            <w:i/>
          </w:rPr>
          <w:t>O</w:t>
        </w:r>
        <w:r>
          <w:t>).</w:t>
        </w:r>
      </w:ins>
    </w:p>
    <w:p w14:paraId="563DB63C" w14:textId="77777777" w:rsidR="004C02EF" w:rsidRPr="00E77497" w:rsidRDefault="004C02EF" w:rsidP="00834A33">
      <w:pPr>
        <w:pStyle w:val="Alg4"/>
        <w:numPr>
          <w:ilvl w:val="0"/>
          <w:numId w:val="219"/>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1884F9AF" w14:textId="77777777" w:rsidR="004C02EF" w:rsidRPr="00E77497" w:rsidRDefault="004C02EF" w:rsidP="00834A33">
      <w:pPr>
        <w:pStyle w:val="Alg4"/>
        <w:numPr>
          <w:ilvl w:val="0"/>
          <w:numId w:val="219"/>
        </w:numPr>
      </w:pPr>
      <w:r w:rsidRPr="00E77497">
        <w:t xml:space="preserve">Let </w:t>
      </w:r>
      <w:r w:rsidRPr="00E77497">
        <w:rPr>
          <w:i/>
        </w:rPr>
        <w:t>len</w:t>
      </w:r>
      <w:r w:rsidRPr="00E77497">
        <w:t xml:space="preserve"> be ToUint32(</w:t>
      </w:r>
      <w:r w:rsidRPr="00E77497">
        <w:rPr>
          <w:i/>
        </w:rPr>
        <w:t>lenValue</w:t>
      </w:r>
      <w:r w:rsidRPr="00E77497">
        <w:t>).</w:t>
      </w:r>
    </w:p>
    <w:p w14:paraId="406B78E7" w14:textId="77777777" w:rsidR="00E1304F" w:rsidRPr="00E77497" w:rsidRDefault="00C82981" w:rsidP="00E1304F">
      <w:pPr>
        <w:pStyle w:val="Alg4"/>
        <w:numPr>
          <w:ilvl w:val="0"/>
          <w:numId w:val="219"/>
        </w:numPr>
        <w:contextualSpacing/>
        <w:rPr>
          <w:ins w:id="29881" w:author="Rev 6 Allen Wirfs-Brock" w:date="2012-02-22T17:13:00Z"/>
        </w:rPr>
      </w:pPr>
      <w:ins w:id="29882" w:author="Rev 6 Allen Wirfs-Brock" w:date="2012-02-26T09:05:00Z">
        <w:r>
          <w:t>ReturnIfAbrupt(</w:t>
        </w:r>
        <w:r w:rsidRPr="00E77497">
          <w:rPr>
            <w:i/>
          </w:rPr>
          <w:t>len</w:t>
        </w:r>
        <w:r>
          <w:t>).</w:t>
        </w:r>
      </w:ins>
    </w:p>
    <w:p w14:paraId="760A16F2" w14:textId="77777777" w:rsidR="004C02EF" w:rsidRPr="00E77497" w:rsidRDefault="004C02EF" w:rsidP="00834A33">
      <w:pPr>
        <w:pStyle w:val="Alg4"/>
        <w:numPr>
          <w:ilvl w:val="0"/>
          <w:numId w:val="219"/>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7C1F4ABB" w14:textId="77777777" w:rsidR="004C02EF" w:rsidRPr="00E77497" w:rsidRDefault="004C02EF" w:rsidP="00834A33">
      <w:pPr>
        <w:pStyle w:val="Alg4"/>
        <w:numPr>
          <w:ilvl w:val="0"/>
          <w:numId w:val="219"/>
        </w:numPr>
      </w:pPr>
      <w:r w:rsidRPr="00E77497">
        <w:t xml:space="preserve">If len is 0 and </w:t>
      </w:r>
      <w:r w:rsidRPr="00E77497">
        <w:rPr>
          <w:i/>
        </w:rPr>
        <w:t>initialValue</w:t>
      </w:r>
      <w:r w:rsidRPr="00E77497">
        <w:t xml:space="preserve"> is not present, throw a </w:t>
      </w:r>
      <w:r w:rsidRPr="00E77497">
        <w:rPr>
          <w:b/>
        </w:rPr>
        <w:t>TypeError</w:t>
      </w:r>
      <w:r w:rsidRPr="00E77497">
        <w:t xml:space="preserve"> exception.</w:t>
      </w:r>
    </w:p>
    <w:p w14:paraId="5782DBD9" w14:textId="77777777" w:rsidR="004C02EF" w:rsidRPr="00E77497" w:rsidRDefault="004C02EF" w:rsidP="00834A33">
      <w:pPr>
        <w:pStyle w:val="Alg4"/>
        <w:numPr>
          <w:ilvl w:val="0"/>
          <w:numId w:val="219"/>
        </w:numPr>
      </w:pPr>
      <w:r w:rsidRPr="00E77497">
        <w:t xml:space="preserve">Let </w:t>
      </w:r>
      <w:r w:rsidRPr="00E77497">
        <w:rPr>
          <w:i/>
        </w:rPr>
        <w:t>k</w:t>
      </w:r>
      <w:r w:rsidRPr="00E77497">
        <w:t xml:space="preserve"> be 0.</w:t>
      </w:r>
    </w:p>
    <w:p w14:paraId="5238EDAC" w14:textId="77777777" w:rsidR="004C02EF" w:rsidRPr="00E77497" w:rsidRDefault="004C02EF" w:rsidP="00834A33">
      <w:pPr>
        <w:pStyle w:val="Alg4"/>
        <w:numPr>
          <w:ilvl w:val="0"/>
          <w:numId w:val="219"/>
        </w:numPr>
      </w:pPr>
      <w:r w:rsidRPr="00E77497">
        <w:t xml:space="preserve">If </w:t>
      </w:r>
      <w:r w:rsidRPr="00E77497">
        <w:rPr>
          <w:i/>
        </w:rPr>
        <w:t>initialValue</w:t>
      </w:r>
      <w:r w:rsidRPr="00E77497">
        <w:t xml:space="preserve"> is present, then</w:t>
      </w:r>
    </w:p>
    <w:p w14:paraId="6D02B127" w14:textId="77777777" w:rsidR="004C02EF" w:rsidRPr="00E77497" w:rsidRDefault="004C02EF" w:rsidP="00834A33">
      <w:pPr>
        <w:pStyle w:val="Alg4"/>
        <w:numPr>
          <w:ilvl w:val="1"/>
          <w:numId w:val="219"/>
        </w:numPr>
      </w:pPr>
      <w:r w:rsidRPr="00E77497">
        <w:t xml:space="preserve">Set </w:t>
      </w:r>
      <w:r w:rsidRPr="00E77497">
        <w:rPr>
          <w:i/>
        </w:rPr>
        <w:t>accumulator</w:t>
      </w:r>
      <w:r w:rsidRPr="00E77497">
        <w:t xml:space="preserve"> to </w:t>
      </w:r>
      <w:r w:rsidRPr="00E77497">
        <w:rPr>
          <w:i/>
        </w:rPr>
        <w:t>initialValue</w:t>
      </w:r>
      <w:r w:rsidRPr="00E77497">
        <w:t>.</w:t>
      </w:r>
    </w:p>
    <w:p w14:paraId="1B5324EC" w14:textId="77777777" w:rsidR="004C02EF" w:rsidRPr="00E77497" w:rsidRDefault="004C02EF" w:rsidP="00834A33">
      <w:pPr>
        <w:pStyle w:val="Alg4"/>
        <w:numPr>
          <w:ilvl w:val="0"/>
          <w:numId w:val="219"/>
        </w:numPr>
      </w:pPr>
      <w:r w:rsidRPr="00E77497">
        <w:t xml:space="preserve">Else, </w:t>
      </w:r>
      <w:r w:rsidRPr="00E77497">
        <w:rPr>
          <w:i/>
        </w:rPr>
        <w:t>initialValue</w:t>
      </w:r>
      <w:r w:rsidRPr="00E77497">
        <w:t xml:space="preserve"> is not present</w:t>
      </w:r>
    </w:p>
    <w:p w14:paraId="5FBC4008" w14:textId="77777777" w:rsidR="004C02EF" w:rsidRPr="00E77497" w:rsidRDefault="004C02EF" w:rsidP="00834A33">
      <w:pPr>
        <w:pStyle w:val="Alg4"/>
        <w:numPr>
          <w:ilvl w:val="1"/>
          <w:numId w:val="219"/>
        </w:numPr>
      </w:pPr>
      <w:r w:rsidRPr="00E77497">
        <w:t xml:space="preserve">Let </w:t>
      </w:r>
      <w:r w:rsidRPr="00E77497">
        <w:rPr>
          <w:i/>
        </w:rPr>
        <w:t>kPresent</w:t>
      </w:r>
      <w:r w:rsidRPr="00E77497">
        <w:t xml:space="preserve"> be </w:t>
      </w:r>
      <w:r w:rsidRPr="00E77497">
        <w:rPr>
          <w:b/>
        </w:rPr>
        <w:t>false</w:t>
      </w:r>
      <w:r w:rsidRPr="00E77497">
        <w:t>.</w:t>
      </w:r>
    </w:p>
    <w:p w14:paraId="53F16BFD" w14:textId="77777777" w:rsidR="004C02EF" w:rsidRPr="00E77497" w:rsidRDefault="004C02EF" w:rsidP="00834A33">
      <w:pPr>
        <w:pStyle w:val="Alg4"/>
        <w:numPr>
          <w:ilvl w:val="1"/>
          <w:numId w:val="219"/>
        </w:numPr>
      </w:pPr>
      <w:r w:rsidRPr="00E77497">
        <w:t xml:space="preserve">Repeat, while  </w:t>
      </w:r>
      <w:r w:rsidRPr="00E77497">
        <w:rPr>
          <w:i/>
        </w:rPr>
        <w:t>kPresent</w:t>
      </w:r>
      <w:r w:rsidRPr="00E77497">
        <w:t xml:space="preserve"> is </w:t>
      </w:r>
      <w:r w:rsidRPr="00E77497">
        <w:rPr>
          <w:b/>
        </w:rPr>
        <w:t>false</w:t>
      </w:r>
      <w:r w:rsidRPr="00E77497">
        <w:t xml:space="preserve"> and  </w:t>
      </w:r>
      <w:r w:rsidRPr="00E77497">
        <w:rPr>
          <w:i/>
        </w:rPr>
        <w:t>k</w:t>
      </w:r>
      <w:r w:rsidRPr="00E77497">
        <w:t xml:space="preserve"> &lt; </w:t>
      </w:r>
      <w:r w:rsidRPr="00E77497">
        <w:rPr>
          <w:i/>
        </w:rPr>
        <w:t>len</w:t>
      </w:r>
    </w:p>
    <w:p w14:paraId="6FC8B721" w14:textId="77777777" w:rsidR="004C02EF" w:rsidRPr="00E77497" w:rsidRDefault="004C02EF" w:rsidP="00834A33">
      <w:pPr>
        <w:pStyle w:val="Alg4"/>
        <w:numPr>
          <w:ilvl w:val="2"/>
          <w:numId w:val="219"/>
        </w:numPr>
      </w:pPr>
      <w:r w:rsidRPr="00E77497">
        <w:t xml:space="preserve">Let </w:t>
      </w:r>
      <w:r w:rsidRPr="00E77497">
        <w:rPr>
          <w:i/>
        </w:rPr>
        <w:t>Pk</w:t>
      </w:r>
      <w:r w:rsidRPr="00E77497">
        <w:t xml:space="preserve"> be ToString(</w:t>
      </w:r>
      <w:r w:rsidRPr="00E77497">
        <w:rPr>
          <w:i/>
        </w:rPr>
        <w:t>k</w:t>
      </w:r>
      <w:r w:rsidRPr="00E77497">
        <w:t>).</w:t>
      </w:r>
    </w:p>
    <w:p w14:paraId="02264E40" w14:textId="77777777" w:rsidR="004C02EF" w:rsidRPr="00E77497" w:rsidRDefault="004C02EF" w:rsidP="00834A33">
      <w:pPr>
        <w:pStyle w:val="Alg4"/>
        <w:numPr>
          <w:ilvl w:val="2"/>
          <w:numId w:val="219"/>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1294980A" w14:textId="77777777" w:rsidR="004C02EF" w:rsidRPr="00E77497" w:rsidRDefault="004C02EF" w:rsidP="00834A33">
      <w:pPr>
        <w:pStyle w:val="Alg4"/>
        <w:numPr>
          <w:ilvl w:val="2"/>
          <w:numId w:val="219"/>
        </w:numPr>
      </w:pPr>
      <w:r w:rsidRPr="00E77497">
        <w:t xml:space="preserve">If </w:t>
      </w:r>
      <w:r w:rsidRPr="00E77497">
        <w:rPr>
          <w:i/>
        </w:rPr>
        <w:t>kPresent</w:t>
      </w:r>
      <w:r w:rsidRPr="00E77497">
        <w:t xml:space="preserve"> is </w:t>
      </w:r>
      <w:r w:rsidRPr="00E77497">
        <w:rPr>
          <w:b/>
        </w:rPr>
        <w:t>true</w:t>
      </w:r>
      <w:r w:rsidRPr="00E77497">
        <w:t>, then</w:t>
      </w:r>
    </w:p>
    <w:p w14:paraId="6999603E" w14:textId="77777777" w:rsidR="004C02EF" w:rsidRPr="00E77497" w:rsidRDefault="004C02EF" w:rsidP="00834A33">
      <w:pPr>
        <w:pStyle w:val="Alg4"/>
        <w:numPr>
          <w:ilvl w:val="3"/>
          <w:numId w:val="219"/>
        </w:numPr>
      </w:pPr>
      <w:r w:rsidRPr="00E77497">
        <w:t xml:space="preserve">Let </w:t>
      </w:r>
      <w:r w:rsidRPr="00E77497">
        <w:rPr>
          <w:i/>
        </w:rPr>
        <w:t>accumulator</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3C0E2C99" w14:textId="77777777" w:rsidR="00E30F6D" w:rsidRPr="00E77497" w:rsidRDefault="00134DAD" w:rsidP="00E30F6D">
      <w:pPr>
        <w:pStyle w:val="Alg4"/>
        <w:numPr>
          <w:ilvl w:val="3"/>
          <w:numId w:val="219"/>
        </w:numPr>
        <w:contextualSpacing/>
        <w:rPr>
          <w:ins w:id="29883" w:author="Rev 6 Allen Wirfs-Brock" w:date="2012-02-22T17:23:00Z"/>
        </w:rPr>
      </w:pPr>
      <w:ins w:id="29884" w:author="Rev 7 Allen Wirfs-Brock" w:date="2012-04-10T11:49:00Z">
        <w:r>
          <w:t>ReturnIfAbrupt(</w:t>
        </w:r>
        <w:r w:rsidRPr="00E77497">
          <w:rPr>
            <w:i/>
          </w:rPr>
          <w:t>accumulator</w:t>
        </w:r>
        <w:r>
          <w:t>).</w:t>
        </w:r>
      </w:ins>
      <w:ins w:id="29885" w:author="Rev 6 Allen Wirfs-Brock" w:date="2012-02-22T17:23:00Z">
        <w:del w:id="29886" w:author="Rev 7 Allen Wirfs-Brock" w:date="2012-04-10T11:49:00Z">
          <w:r w:rsidR="00E30F6D" w:rsidDel="00134DAD">
            <w:delText xml:space="preserve">If </w:delText>
          </w:r>
          <w:r w:rsidR="00E30F6D" w:rsidRPr="00E77497" w:rsidDel="00134DAD">
            <w:rPr>
              <w:i/>
            </w:rPr>
            <w:delText>accumulator</w:delText>
          </w:r>
          <w:r w:rsidR="00E30F6D" w:rsidRPr="00E77497" w:rsidDel="00134DAD">
            <w:delText xml:space="preserve"> </w:delText>
          </w:r>
          <w:r w:rsidR="00E30F6D" w:rsidDel="00134DAD">
            <w:delText xml:space="preserve">is an abrupt completion, return </w:delText>
          </w:r>
          <w:r w:rsidR="00E30F6D" w:rsidRPr="00E77497" w:rsidDel="00134DAD">
            <w:rPr>
              <w:i/>
            </w:rPr>
            <w:delText>accumulator</w:delText>
          </w:r>
          <w:r w:rsidR="00E30F6D" w:rsidDel="00134DAD">
            <w:delText>.</w:delText>
          </w:r>
        </w:del>
      </w:ins>
    </w:p>
    <w:p w14:paraId="06D1D003" w14:textId="77777777" w:rsidR="004C02EF" w:rsidRPr="00E77497" w:rsidRDefault="004C02EF" w:rsidP="00834A33">
      <w:pPr>
        <w:pStyle w:val="Alg4"/>
        <w:numPr>
          <w:ilvl w:val="2"/>
          <w:numId w:val="219"/>
        </w:numPr>
      </w:pPr>
      <w:r w:rsidRPr="00E77497">
        <w:t xml:space="preserve">Increase </w:t>
      </w:r>
      <w:r w:rsidRPr="00E77497">
        <w:rPr>
          <w:i/>
        </w:rPr>
        <w:t>k</w:t>
      </w:r>
      <w:r w:rsidRPr="00E77497">
        <w:t xml:space="preserve"> by 1.</w:t>
      </w:r>
    </w:p>
    <w:p w14:paraId="3A25C22E" w14:textId="77777777" w:rsidR="004C02EF" w:rsidRPr="00E77497" w:rsidRDefault="004C02EF" w:rsidP="00834A33">
      <w:pPr>
        <w:pStyle w:val="Alg4"/>
        <w:numPr>
          <w:ilvl w:val="1"/>
          <w:numId w:val="219"/>
        </w:numPr>
      </w:pPr>
      <w:r w:rsidRPr="00E77497">
        <w:t xml:space="preserve">If </w:t>
      </w:r>
      <w:r w:rsidRPr="00E77497">
        <w:rPr>
          <w:i/>
        </w:rPr>
        <w:t>kPresent</w:t>
      </w:r>
      <w:r w:rsidRPr="00E77497">
        <w:t xml:space="preserve"> is </w:t>
      </w:r>
      <w:r w:rsidRPr="00E77497">
        <w:rPr>
          <w:b/>
        </w:rPr>
        <w:t>false</w:t>
      </w:r>
      <w:r w:rsidRPr="00E77497">
        <w:t xml:space="preserve">, throw a </w:t>
      </w:r>
      <w:r w:rsidRPr="00E77497">
        <w:rPr>
          <w:b/>
        </w:rPr>
        <w:t>TypeError</w:t>
      </w:r>
      <w:r w:rsidRPr="00E77497">
        <w:t xml:space="preserve"> exception.</w:t>
      </w:r>
    </w:p>
    <w:p w14:paraId="5597364D" w14:textId="77777777" w:rsidR="004C02EF" w:rsidRPr="00E77497" w:rsidRDefault="004C02EF" w:rsidP="00834A33">
      <w:pPr>
        <w:pStyle w:val="Alg4"/>
        <w:numPr>
          <w:ilvl w:val="0"/>
          <w:numId w:val="219"/>
        </w:numPr>
      </w:pPr>
      <w:r w:rsidRPr="00E77497">
        <w:t xml:space="preserve">Repeat, while </w:t>
      </w:r>
      <w:r w:rsidRPr="00E77497">
        <w:rPr>
          <w:i/>
        </w:rPr>
        <w:t xml:space="preserve">k </w:t>
      </w:r>
      <w:r w:rsidRPr="00E77497">
        <w:t xml:space="preserve">&lt; </w:t>
      </w:r>
      <w:r w:rsidRPr="00E77497">
        <w:rPr>
          <w:i/>
        </w:rPr>
        <w:t>len</w:t>
      </w:r>
    </w:p>
    <w:p w14:paraId="250B0EC7" w14:textId="77777777" w:rsidR="004C02EF" w:rsidRPr="00E77497" w:rsidRDefault="004C02EF" w:rsidP="00834A33">
      <w:pPr>
        <w:pStyle w:val="Alg4"/>
        <w:numPr>
          <w:ilvl w:val="1"/>
          <w:numId w:val="219"/>
        </w:numPr>
      </w:pPr>
      <w:r w:rsidRPr="00E77497">
        <w:t xml:space="preserve">Let </w:t>
      </w:r>
      <w:r w:rsidRPr="00E77497">
        <w:rPr>
          <w:i/>
        </w:rPr>
        <w:t>Pk</w:t>
      </w:r>
      <w:r w:rsidRPr="00E77497">
        <w:t xml:space="preserve"> be ToString(</w:t>
      </w:r>
      <w:r w:rsidRPr="00E77497">
        <w:rPr>
          <w:i/>
        </w:rPr>
        <w:t>k</w:t>
      </w:r>
      <w:r w:rsidRPr="00E77497">
        <w:t>).</w:t>
      </w:r>
    </w:p>
    <w:p w14:paraId="3442A3DD" w14:textId="77777777" w:rsidR="004C02EF" w:rsidRPr="00E77497" w:rsidRDefault="004C02EF" w:rsidP="00834A33">
      <w:pPr>
        <w:pStyle w:val="Alg4"/>
        <w:numPr>
          <w:ilvl w:val="1"/>
          <w:numId w:val="219"/>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7B951845" w14:textId="77777777" w:rsidR="004C02EF" w:rsidRPr="00E77497" w:rsidRDefault="004C02EF" w:rsidP="00834A33">
      <w:pPr>
        <w:pStyle w:val="Alg4"/>
        <w:numPr>
          <w:ilvl w:val="1"/>
          <w:numId w:val="219"/>
        </w:numPr>
      </w:pPr>
      <w:r w:rsidRPr="00E77497">
        <w:t xml:space="preserve">If </w:t>
      </w:r>
      <w:r w:rsidRPr="00E77497">
        <w:rPr>
          <w:i/>
        </w:rPr>
        <w:t>kPresent</w:t>
      </w:r>
      <w:r w:rsidRPr="00E77497">
        <w:t xml:space="preserve"> is </w:t>
      </w:r>
      <w:r w:rsidRPr="00E77497">
        <w:rPr>
          <w:b/>
        </w:rPr>
        <w:t>true</w:t>
      </w:r>
      <w:r w:rsidRPr="00E77497">
        <w:t>, then</w:t>
      </w:r>
    </w:p>
    <w:p w14:paraId="21D0F7BE" w14:textId="77777777" w:rsidR="004C02EF" w:rsidRPr="00E77497" w:rsidRDefault="004C02EF" w:rsidP="00834A33">
      <w:pPr>
        <w:pStyle w:val="Alg4"/>
        <w:numPr>
          <w:ilvl w:val="2"/>
          <w:numId w:val="219"/>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68BD046B" w14:textId="77777777" w:rsidR="00E30F6D" w:rsidRPr="00E77497" w:rsidRDefault="00134DAD" w:rsidP="00E30F6D">
      <w:pPr>
        <w:pStyle w:val="Alg4"/>
        <w:numPr>
          <w:ilvl w:val="2"/>
          <w:numId w:val="219"/>
        </w:numPr>
        <w:contextualSpacing/>
        <w:rPr>
          <w:ins w:id="29887" w:author="Rev 6 Allen Wirfs-Brock" w:date="2012-02-22T17:19:00Z"/>
        </w:rPr>
      </w:pPr>
      <w:ins w:id="29888" w:author="Rev 7 Allen Wirfs-Brock" w:date="2012-04-10T11:50:00Z">
        <w:r>
          <w:t>ReturnIfAbrupt(</w:t>
        </w:r>
        <w:r>
          <w:rPr>
            <w:i/>
          </w:rPr>
          <w:t>kValue</w:t>
        </w:r>
        <w:r>
          <w:t>)</w:t>
        </w:r>
      </w:ins>
      <w:ins w:id="29889" w:author="Rev 6 Allen Wirfs-Brock" w:date="2012-02-22T17:19:00Z">
        <w:del w:id="29890" w:author="Rev 7 Allen Wirfs-Brock" w:date="2012-04-10T11:50:00Z">
          <w:r w:rsidR="00E30F6D" w:rsidDel="00134DAD">
            <w:delText xml:space="preserve">If </w:delText>
          </w:r>
          <w:r w:rsidR="00E30F6D" w:rsidRPr="00E77497" w:rsidDel="00134DAD">
            <w:rPr>
              <w:i/>
            </w:rPr>
            <w:delText>kValue</w:delText>
          </w:r>
          <w:r w:rsidR="00E30F6D" w:rsidRPr="00E77497" w:rsidDel="00134DAD">
            <w:delText xml:space="preserve"> </w:delText>
          </w:r>
          <w:r w:rsidR="00E30F6D" w:rsidDel="00134DAD">
            <w:delText xml:space="preserve">is an abrupt completion, return </w:delText>
          </w:r>
          <w:r w:rsidR="00E30F6D" w:rsidRPr="00E77497" w:rsidDel="00134DAD">
            <w:rPr>
              <w:i/>
            </w:rPr>
            <w:delText>kValue</w:delText>
          </w:r>
        </w:del>
        <w:r w:rsidR="00E30F6D">
          <w:t>.</w:t>
        </w:r>
      </w:ins>
    </w:p>
    <w:p w14:paraId="365F7941" w14:textId="77777777" w:rsidR="004C02EF" w:rsidRPr="00E77497" w:rsidRDefault="004C02EF" w:rsidP="00834A33">
      <w:pPr>
        <w:pStyle w:val="Alg4"/>
        <w:numPr>
          <w:ilvl w:val="2"/>
          <w:numId w:val="219"/>
        </w:numPr>
      </w:pPr>
      <w:r w:rsidRPr="00E77497">
        <w:t xml:space="preserve">Let </w:t>
      </w:r>
      <w:r w:rsidRPr="00E77497">
        <w:rPr>
          <w:i/>
        </w:rPr>
        <w:t>accumulator</w:t>
      </w:r>
      <w:r w:rsidRPr="00E77497">
        <w:t xml:space="preserve"> be the result of calling the [[Call]] internal method of </w:t>
      </w:r>
      <w:r w:rsidRPr="00E77497">
        <w:rPr>
          <w:i/>
        </w:rPr>
        <w:t>callbackfn</w:t>
      </w:r>
      <w:r w:rsidRPr="00E77497">
        <w:t xml:space="preserve"> with </w:t>
      </w:r>
      <w:r w:rsidRPr="00E77497">
        <w:rPr>
          <w:b/>
        </w:rPr>
        <w:t>undefined</w:t>
      </w:r>
      <w:r w:rsidRPr="00E77497">
        <w:t xml:space="preserve"> as the </w:t>
      </w:r>
      <w:r w:rsidRPr="00E77497">
        <w:rPr>
          <w:b/>
        </w:rPr>
        <w:t>this</w:t>
      </w:r>
      <w:r w:rsidRPr="00E77497">
        <w:t xml:space="preserve"> value and argument list containing </w:t>
      </w:r>
      <w:r w:rsidRPr="00E77497">
        <w:rPr>
          <w:i/>
        </w:rPr>
        <w:t>accumulator</w:t>
      </w:r>
      <w:r w:rsidRPr="00E77497">
        <w:t xml:space="preserve">, </w:t>
      </w:r>
      <w:r w:rsidRPr="00E77497">
        <w:rPr>
          <w:i/>
        </w:rPr>
        <w:t>kValue</w:t>
      </w:r>
      <w:r w:rsidRPr="00E77497">
        <w:t xml:space="preserve">, </w:t>
      </w:r>
      <w:r w:rsidRPr="00E77497">
        <w:rPr>
          <w:i/>
        </w:rPr>
        <w:t>k</w:t>
      </w:r>
      <w:r w:rsidRPr="00E77497">
        <w:t xml:space="preserve">, and </w:t>
      </w:r>
      <w:r w:rsidRPr="00E77497">
        <w:rPr>
          <w:i/>
        </w:rPr>
        <w:t>O</w:t>
      </w:r>
      <w:r w:rsidRPr="00E77497">
        <w:t>.</w:t>
      </w:r>
    </w:p>
    <w:p w14:paraId="07BB7A2C" w14:textId="77777777" w:rsidR="00E30F6D" w:rsidRPr="00E77497" w:rsidRDefault="00134DAD" w:rsidP="00E30F6D">
      <w:pPr>
        <w:pStyle w:val="Alg4"/>
        <w:numPr>
          <w:ilvl w:val="2"/>
          <w:numId w:val="219"/>
        </w:numPr>
        <w:contextualSpacing/>
        <w:rPr>
          <w:ins w:id="29891" w:author="Rev 6 Allen Wirfs-Brock" w:date="2012-02-22T17:23:00Z"/>
        </w:rPr>
      </w:pPr>
      <w:ins w:id="29892" w:author="Rev 7 Allen Wirfs-Brock" w:date="2012-04-10T11:49:00Z">
        <w:r>
          <w:t>ReturnIfAbrupt(</w:t>
        </w:r>
        <w:r w:rsidRPr="00E77497">
          <w:rPr>
            <w:i/>
          </w:rPr>
          <w:t>accumulator</w:t>
        </w:r>
        <w:r>
          <w:t>)</w:t>
        </w:r>
      </w:ins>
      <w:ins w:id="29893" w:author="Rev 6 Allen Wirfs-Brock" w:date="2012-02-22T17:23:00Z">
        <w:del w:id="29894" w:author="Rev 7 Allen Wirfs-Brock" w:date="2012-04-10T11:49:00Z">
          <w:r w:rsidR="00E30F6D" w:rsidDel="00134DAD">
            <w:delText xml:space="preserve">If </w:delText>
          </w:r>
          <w:r w:rsidR="00E30F6D" w:rsidRPr="00E77497" w:rsidDel="00134DAD">
            <w:rPr>
              <w:i/>
            </w:rPr>
            <w:delText>accumulator</w:delText>
          </w:r>
          <w:r w:rsidR="00E30F6D" w:rsidRPr="00E77497" w:rsidDel="00134DAD">
            <w:delText xml:space="preserve"> </w:delText>
          </w:r>
          <w:r w:rsidR="00E30F6D" w:rsidDel="00134DAD">
            <w:delText xml:space="preserve">is an abrupt completion, return </w:delText>
          </w:r>
          <w:r w:rsidR="00E30F6D" w:rsidRPr="00E77497" w:rsidDel="00134DAD">
            <w:rPr>
              <w:i/>
            </w:rPr>
            <w:delText>accumulator</w:delText>
          </w:r>
        </w:del>
        <w:r w:rsidR="00E30F6D">
          <w:t>.</w:t>
        </w:r>
      </w:ins>
    </w:p>
    <w:p w14:paraId="3E4AAF5E" w14:textId="77777777" w:rsidR="004C02EF" w:rsidRPr="00E77497" w:rsidRDefault="004C02EF" w:rsidP="00834A33">
      <w:pPr>
        <w:pStyle w:val="Alg4"/>
        <w:numPr>
          <w:ilvl w:val="1"/>
          <w:numId w:val="219"/>
        </w:numPr>
      </w:pPr>
      <w:r w:rsidRPr="00E77497">
        <w:t xml:space="preserve">Increase </w:t>
      </w:r>
      <w:r w:rsidRPr="00E77497">
        <w:rPr>
          <w:i/>
        </w:rPr>
        <w:t>k</w:t>
      </w:r>
      <w:r w:rsidRPr="00E77497">
        <w:t xml:space="preserve"> by 1.</w:t>
      </w:r>
    </w:p>
    <w:p w14:paraId="52368AA1" w14:textId="77777777" w:rsidR="004C02EF" w:rsidRPr="00E77497" w:rsidRDefault="004C02EF" w:rsidP="00834A33">
      <w:pPr>
        <w:pStyle w:val="Alg4"/>
        <w:numPr>
          <w:ilvl w:val="0"/>
          <w:numId w:val="219"/>
        </w:numPr>
        <w:spacing w:after="120"/>
      </w:pPr>
      <w:r w:rsidRPr="00E77497">
        <w:t xml:space="preserve">Return </w:t>
      </w:r>
      <w:r w:rsidRPr="00E77497">
        <w:rPr>
          <w:i/>
        </w:rPr>
        <w:t>accumulator</w:t>
      </w:r>
      <w:r w:rsidRPr="00E77497">
        <w:t>.</w:t>
      </w:r>
    </w:p>
    <w:p w14:paraId="11712865"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reduce</w:t>
      </w:r>
      <w:r w:rsidRPr="00E77497">
        <w:t xml:space="preserve"> method is </w:t>
      </w:r>
      <w:r w:rsidRPr="00E77497">
        <w:rPr>
          <w:b/>
        </w:rPr>
        <w:t>1</w:t>
      </w:r>
      <w:r w:rsidRPr="00E77497">
        <w:t>.</w:t>
      </w:r>
    </w:p>
    <w:p w14:paraId="3D275F5E"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reduce</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reduce</w:t>
      </w:r>
      <w:r w:rsidRPr="00E77497">
        <w:rPr>
          <w:b/>
        </w:rPr>
        <w:t xml:space="preserve"> </w:t>
      </w:r>
      <w:r w:rsidRPr="00E77497">
        <w:t>function can be applied successfully to a</w:t>
      </w:r>
      <w:ins w:id="29895" w:author="Rev 9 Allen Wirfs-Brock" w:date="2012-07-07T18:00:00Z">
        <w:r w:rsidR="000625F1">
          <w:t>n</w:t>
        </w:r>
      </w:ins>
      <w:r w:rsidRPr="00E77497">
        <w:t xml:space="preserve"> </w:t>
      </w:r>
      <w:del w:id="29896" w:author="Rev 9 Allen Wirfs-Brock" w:date="2012-07-07T18:00:00Z">
        <w:r w:rsidRPr="00E77497" w:rsidDel="000625F1">
          <w:delText xml:space="preserve">host </w:delText>
        </w:r>
      </w:del>
      <w:ins w:id="29897" w:author="Rev 9 Allen Wirfs-Brock" w:date="2012-07-07T18:00:00Z">
        <w:r w:rsidR="000625F1">
          <w:t>exotic</w:t>
        </w:r>
        <w:r w:rsidR="000625F1" w:rsidRPr="00E77497">
          <w:t xml:space="preserve"> </w:t>
        </w:r>
      </w:ins>
      <w:r w:rsidRPr="00E77497">
        <w:t>object</w:t>
      </w:r>
      <w:ins w:id="29898" w:author="Rev 9 Allen Wirfs-Brock" w:date="2012-07-07T18:00:00Z">
        <w:r w:rsidR="000625F1" w:rsidRPr="000625F1">
          <w:t xml:space="preserve"> </w:t>
        </w:r>
        <w:r w:rsidR="000625F1" w:rsidRPr="00887FC2">
          <w:t>that is not an Array</w:t>
        </w:r>
      </w:ins>
      <w:r w:rsidRPr="00E77497">
        <w:t xml:space="preserve"> is implementation-dependent.</w:t>
      </w:r>
    </w:p>
    <w:p w14:paraId="2A82673A" w14:textId="77777777" w:rsidR="004C02EF" w:rsidRPr="00E77497" w:rsidRDefault="004C02EF" w:rsidP="004C02EF">
      <w:pPr>
        <w:pStyle w:val="40"/>
        <w:numPr>
          <w:ilvl w:val="0"/>
          <w:numId w:val="0"/>
        </w:numPr>
      </w:pPr>
      <w:r w:rsidRPr="00E77497">
        <w:t>15.4.4.22</w:t>
      </w:r>
      <w:r w:rsidRPr="00E77497">
        <w:tab/>
        <w:t>Array.prototype.reduceRight ( callbackfn [ , initialValue ] )</w:t>
      </w:r>
    </w:p>
    <w:p w14:paraId="67BED9E2" w14:textId="77777777" w:rsidR="004C02EF" w:rsidRPr="00E77497" w:rsidRDefault="004C02EF" w:rsidP="004C02EF">
      <w:r w:rsidRPr="00E77497">
        <w:rPr>
          <w:rFonts w:ascii="Times New Roman" w:hAnsi="Times New Roman"/>
          <w:i/>
        </w:rPr>
        <w:t xml:space="preserve">callbackfn </w:t>
      </w:r>
      <w:r w:rsidRPr="00E77497">
        <w:t xml:space="preserve">should be a function that takes four arguments. </w:t>
      </w:r>
      <w:r w:rsidRPr="00E77497">
        <w:rPr>
          <w:rFonts w:ascii="Courier New" w:hAnsi="Courier New" w:cs="Courier New"/>
          <w:b/>
        </w:rPr>
        <w:t xml:space="preserve">reduceRight </w:t>
      </w:r>
      <w:r w:rsidRPr="00E77497">
        <w:t>calls the callback, as a function, once for each element present in the array, in descending order.</w:t>
      </w:r>
    </w:p>
    <w:p w14:paraId="1FB9ADB0" w14:textId="77777777" w:rsidR="004C02EF" w:rsidRPr="00E77497" w:rsidRDefault="004C02EF" w:rsidP="004C02EF">
      <w:r w:rsidRPr="00E77497">
        <w:rPr>
          <w:rFonts w:ascii="Times New Roman" w:hAnsi="Times New Roman"/>
          <w:i/>
        </w:rPr>
        <w:t xml:space="preserve">callbackfn </w:t>
      </w:r>
      <w:r w:rsidRPr="00E77497">
        <w:t xml:space="preserve">is called with four arguments: the </w:t>
      </w:r>
      <w:r w:rsidRPr="00E77497">
        <w:rPr>
          <w:rFonts w:ascii="Times New Roman" w:hAnsi="Times New Roman"/>
          <w:i/>
        </w:rPr>
        <w:t>previousValue</w:t>
      </w:r>
      <w:r w:rsidRPr="00E77497">
        <w:t xml:space="preserve"> (or value from the previous call to </w:t>
      </w:r>
      <w:r w:rsidRPr="00E77497">
        <w:rPr>
          <w:rFonts w:ascii="Times New Roman" w:hAnsi="Times New Roman"/>
          <w:i/>
        </w:rPr>
        <w:t>callbackfn</w:t>
      </w:r>
      <w:r w:rsidRPr="00E77497">
        <w:t xml:space="preserve">), the </w:t>
      </w:r>
      <w:r w:rsidRPr="00E77497">
        <w:rPr>
          <w:rFonts w:ascii="Times New Roman" w:hAnsi="Times New Roman"/>
          <w:i/>
        </w:rPr>
        <w:t>currentValue</w:t>
      </w:r>
      <w:r w:rsidRPr="00E77497">
        <w:t xml:space="preserve"> (value of the current element), the </w:t>
      </w:r>
      <w:r w:rsidRPr="00E77497">
        <w:rPr>
          <w:rFonts w:ascii="Times New Roman" w:hAnsi="Times New Roman"/>
          <w:i/>
        </w:rPr>
        <w:t>currentIndex</w:t>
      </w:r>
      <w:r w:rsidRPr="00E77497">
        <w:t xml:space="preserve">, and the object being traversed. The first time the function is called, the </w:t>
      </w:r>
      <w:r w:rsidRPr="00E77497">
        <w:rPr>
          <w:rFonts w:ascii="Times New Roman" w:hAnsi="Times New Roman"/>
          <w:i/>
        </w:rPr>
        <w:t>previousValue</w:t>
      </w:r>
      <w:r w:rsidRPr="00E77497">
        <w:t xml:space="preserve"> and </w:t>
      </w:r>
      <w:r w:rsidRPr="00E77497">
        <w:rPr>
          <w:rFonts w:ascii="Times New Roman" w:hAnsi="Times New Roman"/>
          <w:i/>
        </w:rPr>
        <w:t>currentValue</w:t>
      </w:r>
      <w:r w:rsidRPr="00E77497">
        <w:t xml:space="preserve"> can be one of two values. If an </w:t>
      </w:r>
      <w:r w:rsidRPr="00E77497">
        <w:rPr>
          <w:rFonts w:ascii="Times New Roman" w:hAnsi="Times New Roman"/>
          <w:i/>
        </w:rPr>
        <w:t xml:space="preserve">initialValue </w:t>
      </w:r>
      <w:r w:rsidRPr="00E77497">
        <w:t xml:space="preserve">was provided in the call to </w:t>
      </w:r>
      <w:r w:rsidRPr="00E77497">
        <w:rPr>
          <w:rFonts w:ascii="Courier New" w:hAnsi="Courier New" w:cs="Courier New"/>
          <w:b/>
        </w:rPr>
        <w:t>reduceRight</w:t>
      </w:r>
      <w:r w:rsidRPr="00E77497">
        <w:t xml:space="preserve">, then </w:t>
      </w:r>
      <w:r w:rsidRPr="00E77497">
        <w:rPr>
          <w:rFonts w:ascii="Times New Roman" w:hAnsi="Times New Roman"/>
          <w:i/>
        </w:rPr>
        <w:t>previousValue</w:t>
      </w:r>
      <w:r w:rsidRPr="00E77497">
        <w:t xml:space="preserve"> will be equal to </w:t>
      </w:r>
      <w:r w:rsidRPr="00E77497">
        <w:rPr>
          <w:rFonts w:ascii="Times New Roman" w:hAnsi="Times New Roman"/>
          <w:i/>
        </w:rPr>
        <w:t>initialValue</w:t>
      </w:r>
      <w:r w:rsidRPr="00E77497">
        <w:t xml:space="preserve"> and </w:t>
      </w:r>
      <w:r w:rsidRPr="00E77497">
        <w:rPr>
          <w:rFonts w:ascii="Times New Roman" w:hAnsi="Times New Roman"/>
          <w:i/>
        </w:rPr>
        <w:t>currentValue</w:t>
      </w:r>
      <w:r w:rsidRPr="00E77497">
        <w:t xml:space="preserve"> will be equal to the last value in the array. If no </w:t>
      </w:r>
      <w:r w:rsidRPr="00E77497">
        <w:rPr>
          <w:rFonts w:ascii="Times New Roman" w:hAnsi="Times New Roman"/>
          <w:i/>
        </w:rPr>
        <w:t xml:space="preserve">initialValue </w:t>
      </w:r>
      <w:r w:rsidRPr="00E77497">
        <w:t xml:space="preserve">was provided, then </w:t>
      </w:r>
      <w:r w:rsidRPr="00E77497">
        <w:rPr>
          <w:rFonts w:ascii="Times New Roman" w:hAnsi="Times New Roman"/>
          <w:i/>
        </w:rPr>
        <w:t>previousValue</w:t>
      </w:r>
      <w:r w:rsidRPr="00E77497">
        <w:t xml:space="preserve"> will be equal to the last value in the array and </w:t>
      </w:r>
      <w:r w:rsidRPr="00E77497">
        <w:rPr>
          <w:rFonts w:ascii="Times New Roman" w:hAnsi="Times New Roman"/>
          <w:i/>
        </w:rPr>
        <w:t>currentValue</w:t>
      </w:r>
      <w:r w:rsidRPr="00E77497">
        <w:t xml:space="preserve"> will be equal to the second-to-last value. It is a </w:t>
      </w:r>
      <w:r w:rsidRPr="00E77497">
        <w:rPr>
          <w:b/>
        </w:rPr>
        <w:t>TypeError</w:t>
      </w:r>
      <w:r w:rsidRPr="00E77497">
        <w:t xml:space="preserve"> if the array contains no elements and </w:t>
      </w:r>
      <w:r w:rsidRPr="00E77497">
        <w:rPr>
          <w:rFonts w:ascii="Times New Roman" w:hAnsi="Times New Roman"/>
          <w:i/>
        </w:rPr>
        <w:t>initialValue</w:t>
      </w:r>
      <w:r w:rsidRPr="00E77497">
        <w:t xml:space="preserve"> is not provided.</w:t>
      </w:r>
    </w:p>
    <w:p w14:paraId="3148F2B5" w14:textId="77777777" w:rsidR="004C02EF" w:rsidRPr="00E77497" w:rsidRDefault="004C02EF" w:rsidP="004C02EF">
      <w:r w:rsidRPr="00E77497">
        <w:rPr>
          <w:rFonts w:ascii="Courier New" w:hAnsi="Courier New" w:cs="Courier New"/>
          <w:b/>
        </w:rPr>
        <w:t xml:space="preserve">reduceRight </w:t>
      </w:r>
      <w:r w:rsidRPr="00E77497">
        <w:t xml:space="preserve">does not directly mutate the object on which it is called but the object may be mutated by the calls to </w:t>
      </w:r>
      <w:r w:rsidRPr="00E77497">
        <w:rPr>
          <w:rFonts w:ascii="Times New Roman" w:hAnsi="Times New Roman"/>
          <w:i/>
        </w:rPr>
        <w:t>callbackfn</w:t>
      </w:r>
      <w:r w:rsidRPr="00E77497">
        <w:t>.</w:t>
      </w:r>
    </w:p>
    <w:p w14:paraId="5693E551" w14:textId="77777777" w:rsidR="004C02EF" w:rsidRPr="00E77497" w:rsidRDefault="004C02EF" w:rsidP="004C02EF">
      <w:r w:rsidRPr="00E77497">
        <w:t xml:space="preserve">The range of elements processed by </w:t>
      </w:r>
      <w:r w:rsidRPr="00E77497">
        <w:rPr>
          <w:rFonts w:ascii="Courier New" w:hAnsi="Courier New" w:cs="Courier New"/>
          <w:b/>
        </w:rPr>
        <w:t xml:space="preserve">reduceRight </w:t>
      </w:r>
      <w:r w:rsidRPr="00E77497">
        <w:t xml:space="preserve">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 xml:space="preserve">reduceRight </w:t>
      </w:r>
      <w:r w:rsidRPr="00E77497">
        <w:t xml:space="preserve">begins will not be visited by </w:t>
      </w:r>
      <w:r w:rsidRPr="00E77497">
        <w:rPr>
          <w:rFonts w:ascii="Times New Roman" w:hAnsi="Times New Roman"/>
          <w:i/>
        </w:rPr>
        <w:t>callbackfn</w:t>
      </w:r>
      <w:r w:rsidRPr="00E77497">
        <w:t xml:space="preserve">. If existing elements of the array are changed by </w:t>
      </w:r>
      <w:r w:rsidRPr="00E77497">
        <w:rPr>
          <w:rFonts w:ascii="Times New Roman" w:hAnsi="Times New Roman"/>
          <w:i/>
        </w:rPr>
        <w:t>callbackfn</w:t>
      </w:r>
      <w:r w:rsidRPr="00E77497">
        <w:t xml:space="preserve">, their value as passed to </w:t>
      </w:r>
      <w:r w:rsidRPr="00E77497">
        <w:rPr>
          <w:rFonts w:ascii="Times New Roman" w:hAnsi="Times New Roman"/>
          <w:i/>
        </w:rPr>
        <w:t xml:space="preserve">callbackfn </w:t>
      </w:r>
      <w:r w:rsidRPr="00E77497">
        <w:t xml:space="preserve">will be the value at the time </w:t>
      </w:r>
      <w:r w:rsidRPr="00E77497">
        <w:rPr>
          <w:rFonts w:ascii="Courier New" w:hAnsi="Courier New" w:cs="Courier New"/>
          <w:b/>
        </w:rPr>
        <w:t xml:space="preserve">reduceRight </w:t>
      </w:r>
      <w:r w:rsidRPr="00E77497">
        <w:t xml:space="preserve">visits them; elements that are deleted after the call to </w:t>
      </w:r>
      <w:r w:rsidRPr="00E77497">
        <w:rPr>
          <w:rFonts w:ascii="Courier New" w:hAnsi="Courier New" w:cs="Courier New"/>
          <w:b/>
        </w:rPr>
        <w:t>reduceRight</w:t>
      </w:r>
      <w:r w:rsidRPr="00E77497">
        <w:t xml:space="preserve"> begins and before being visited are not visited.</w:t>
      </w:r>
    </w:p>
    <w:p w14:paraId="02D12CEC" w14:textId="77777777" w:rsidR="004C02EF" w:rsidRPr="00E77497" w:rsidRDefault="004C02EF" w:rsidP="004C02EF">
      <w:r w:rsidRPr="00E77497">
        <w:t xml:space="preserve">When the </w:t>
      </w:r>
      <w:r w:rsidRPr="00E77497">
        <w:rPr>
          <w:rFonts w:ascii="Courier New" w:hAnsi="Courier New" w:cs="Courier New"/>
          <w:b/>
        </w:rPr>
        <w:t xml:space="preserve">reduceRight </w:t>
      </w:r>
      <w:r w:rsidRPr="00E77497">
        <w:t xml:space="preserve">method is called with one or two arguments, the following steps are taken: </w:t>
      </w:r>
    </w:p>
    <w:p w14:paraId="2DB4FAB4" w14:textId="77777777" w:rsidR="004C02EF" w:rsidRPr="00E77497" w:rsidRDefault="004C02EF" w:rsidP="00834A33">
      <w:pPr>
        <w:pStyle w:val="Alg4"/>
        <w:numPr>
          <w:ilvl w:val="0"/>
          <w:numId w:val="220"/>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14:paraId="1302A23D" w14:textId="77777777" w:rsidR="00134DAD" w:rsidRDefault="00134DAD" w:rsidP="00134DAD">
      <w:pPr>
        <w:pStyle w:val="Alg4"/>
        <w:numPr>
          <w:ilvl w:val="0"/>
          <w:numId w:val="220"/>
        </w:numPr>
        <w:rPr>
          <w:ins w:id="29899" w:author="Rev 7 Allen Wirfs-Brock" w:date="2012-04-10T12:06:00Z"/>
        </w:rPr>
      </w:pPr>
      <w:ins w:id="29900" w:author="Rev 7 Allen Wirfs-Brock" w:date="2012-04-10T12:06:00Z">
        <w:r>
          <w:t>ReturnIfAbrupt(</w:t>
        </w:r>
        <w:r>
          <w:rPr>
            <w:i/>
          </w:rPr>
          <w:t>O</w:t>
        </w:r>
        <w:r>
          <w:t>).</w:t>
        </w:r>
      </w:ins>
    </w:p>
    <w:p w14:paraId="6716B648" w14:textId="77777777" w:rsidR="004C02EF" w:rsidRPr="00E77497" w:rsidRDefault="004C02EF" w:rsidP="00834A33">
      <w:pPr>
        <w:pStyle w:val="Alg4"/>
        <w:numPr>
          <w:ilvl w:val="0"/>
          <w:numId w:val="220"/>
        </w:numPr>
      </w:pPr>
      <w:r w:rsidRPr="00E77497">
        <w:t xml:space="preserve">Let </w:t>
      </w:r>
      <w:r w:rsidRPr="00E77497">
        <w:rPr>
          <w:i/>
        </w:rPr>
        <w:t>lenValue</w:t>
      </w:r>
      <w:r w:rsidRPr="00E77497">
        <w:t xml:space="preserve">  be the result of calling the [[Get]] internal method of </w:t>
      </w:r>
      <w:r w:rsidRPr="00E77497">
        <w:rPr>
          <w:i/>
        </w:rPr>
        <w:t>O</w:t>
      </w:r>
      <w:r w:rsidRPr="00E77497">
        <w:t xml:space="preserve"> with the argument </w:t>
      </w:r>
      <w:r w:rsidRPr="00E77497">
        <w:rPr>
          <w:rFonts w:ascii="Courier New" w:hAnsi="Courier New" w:cs="Courier New"/>
          <w:b/>
        </w:rPr>
        <w:t>"length"</w:t>
      </w:r>
      <w:r w:rsidRPr="00E77497">
        <w:t>.</w:t>
      </w:r>
    </w:p>
    <w:p w14:paraId="6D5BC3DE" w14:textId="77777777" w:rsidR="004C02EF" w:rsidRPr="00E77497" w:rsidRDefault="004C02EF" w:rsidP="00834A33">
      <w:pPr>
        <w:pStyle w:val="Alg4"/>
        <w:numPr>
          <w:ilvl w:val="0"/>
          <w:numId w:val="220"/>
        </w:numPr>
      </w:pPr>
      <w:r w:rsidRPr="00E77497">
        <w:t xml:space="preserve">Let </w:t>
      </w:r>
      <w:r w:rsidRPr="00E77497">
        <w:rPr>
          <w:i/>
        </w:rPr>
        <w:t>len</w:t>
      </w:r>
      <w:r w:rsidRPr="00E77497">
        <w:t xml:space="preserve"> be ToUint32(</w:t>
      </w:r>
      <w:r w:rsidRPr="00E77497">
        <w:rPr>
          <w:i/>
        </w:rPr>
        <w:t>lenValue</w:t>
      </w:r>
      <w:r w:rsidRPr="00E77497">
        <w:t>).</w:t>
      </w:r>
    </w:p>
    <w:p w14:paraId="74760213" w14:textId="77777777" w:rsidR="00E1304F" w:rsidRPr="00E77497" w:rsidRDefault="00C82981" w:rsidP="00E1304F">
      <w:pPr>
        <w:pStyle w:val="Alg4"/>
        <w:numPr>
          <w:ilvl w:val="0"/>
          <w:numId w:val="220"/>
        </w:numPr>
        <w:contextualSpacing/>
        <w:rPr>
          <w:ins w:id="29901" w:author="Rev 6 Allen Wirfs-Brock" w:date="2012-02-22T17:13:00Z"/>
        </w:rPr>
      </w:pPr>
      <w:ins w:id="29902" w:author="Rev 6 Allen Wirfs-Brock" w:date="2012-02-26T09:06:00Z">
        <w:r>
          <w:t>ReturnIfAbrupt(</w:t>
        </w:r>
        <w:r w:rsidRPr="00E77497">
          <w:rPr>
            <w:i/>
          </w:rPr>
          <w:t>len</w:t>
        </w:r>
        <w:r>
          <w:t>).</w:t>
        </w:r>
      </w:ins>
    </w:p>
    <w:p w14:paraId="6E3A786D" w14:textId="77777777" w:rsidR="004C02EF" w:rsidRPr="00E77497" w:rsidRDefault="004C02EF" w:rsidP="00834A33">
      <w:pPr>
        <w:pStyle w:val="Alg4"/>
        <w:numPr>
          <w:ilvl w:val="0"/>
          <w:numId w:val="220"/>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14:paraId="542AF298" w14:textId="77777777" w:rsidR="004C02EF" w:rsidRPr="00E77497" w:rsidRDefault="004C02EF" w:rsidP="00834A33">
      <w:pPr>
        <w:pStyle w:val="Alg4"/>
        <w:numPr>
          <w:ilvl w:val="0"/>
          <w:numId w:val="220"/>
        </w:numPr>
      </w:pPr>
      <w:r w:rsidRPr="00E77497">
        <w:t xml:space="preserve">If len is 0 and </w:t>
      </w:r>
      <w:r w:rsidRPr="00E77497">
        <w:rPr>
          <w:i/>
        </w:rPr>
        <w:t>initialValue</w:t>
      </w:r>
      <w:r w:rsidRPr="00E77497">
        <w:t xml:space="preserve"> is not present, throw a </w:t>
      </w:r>
      <w:r w:rsidRPr="00E77497">
        <w:rPr>
          <w:b/>
        </w:rPr>
        <w:t>TypeError</w:t>
      </w:r>
      <w:r w:rsidRPr="00E77497">
        <w:t xml:space="preserve"> exception.</w:t>
      </w:r>
    </w:p>
    <w:p w14:paraId="0EA99AF2" w14:textId="77777777" w:rsidR="004C02EF" w:rsidRPr="00E77497" w:rsidRDefault="004C02EF" w:rsidP="00834A33">
      <w:pPr>
        <w:pStyle w:val="Alg4"/>
        <w:numPr>
          <w:ilvl w:val="0"/>
          <w:numId w:val="220"/>
        </w:numPr>
      </w:pPr>
      <w:r w:rsidRPr="00E77497">
        <w:t xml:space="preserve">Let </w:t>
      </w:r>
      <w:r w:rsidRPr="00E77497">
        <w:rPr>
          <w:i/>
        </w:rPr>
        <w:t>k</w:t>
      </w:r>
      <w:r w:rsidRPr="00E77497">
        <w:t xml:space="preserve"> be </w:t>
      </w:r>
      <w:r w:rsidRPr="00E77497">
        <w:rPr>
          <w:i/>
        </w:rPr>
        <w:t>len</w:t>
      </w:r>
      <w:r w:rsidRPr="00E77497">
        <w:t>-1.</w:t>
      </w:r>
    </w:p>
    <w:p w14:paraId="1BA9F4B5" w14:textId="77777777" w:rsidR="004C02EF" w:rsidRPr="00E77497" w:rsidRDefault="004C02EF" w:rsidP="00834A33">
      <w:pPr>
        <w:pStyle w:val="Alg4"/>
        <w:numPr>
          <w:ilvl w:val="0"/>
          <w:numId w:val="220"/>
        </w:numPr>
      </w:pPr>
      <w:r w:rsidRPr="00E77497">
        <w:t xml:space="preserve">If </w:t>
      </w:r>
      <w:r w:rsidRPr="00E77497">
        <w:rPr>
          <w:i/>
        </w:rPr>
        <w:t>initialValue</w:t>
      </w:r>
      <w:r w:rsidRPr="00E77497">
        <w:t xml:space="preserve"> is present, then</w:t>
      </w:r>
    </w:p>
    <w:p w14:paraId="621D7F78" w14:textId="77777777" w:rsidR="004C02EF" w:rsidRPr="00E77497" w:rsidRDefault="004C02EF" w:rsidP="00834A33">
      <w:pPr>
        <w:pStyle w:val="Alg4"/>
        <w:numPr>
          <w:ilvl w:val="1"/>
          <w:numId w:val="220"/>
        </w:numPr>
      </w:pPr>
      <w:r w:rsidRPr="00E77497">
        <w:t xml:space="preserve">Set </w:t>
      </w:r>
      <w:r w:rsidRPr="00E77497">
        <w:rPr>
          <w:i/>
        </w:rPr>
        <w:t>accumulator</w:t>
      </w:r>
      <w:r w:rsidRPr="00E77497">
        <w:t xml:space="preserve"> to </w:t>
      </w:r>
      <w:r w:rsidRPr="00E77497">
        <w:rPr>
          <w:i/>
        </w:rPr>
        <w:t>initialValue</w:t>
      </w:r>
      <w:r w:rsidRPr="00E77497">
        <w:t>.</w:t>
      </w:r>
    </w:p>
    <w:p w14:paraId="20B015E2" w14:textId="77777777" w:rsidR="004C02EF" w:rsidRPr="00E77497" w:rsidRDefault="004C02EF" w:rsidP="00834A33">
      <w:pPr>
        <w:pStyle w:val="Alg4"/>
        <w:numPr>
          <w:ilvl w:val="0"/>
          <w:numId w:val="220"/>
        </w:numPr>
      </w:pPr>
      <w:r w:rsidRPr="00E77497">
        <w:t xml:space="preserve">Else, </w:t>
      </w:r>
      <w:r w:rsidRPr="00E77497">
        <w:rPr>
          <w:i/>
        </w:rPr>
        <w:t>initialValue</w:t>
      </w:r>
      <w:r w:rsidRPr="00E77497">
        <w:t xml:space="preserve"> is not present</w:t>
      </w:r>
    </w:p>
    <w:p w14:paraId="1E44392C" w14:textId="77777777" w:rsidR="004C02EF" w:rsidRPr="00E77497" w:rsidRDefault="004C02EF" w:rsidP="00834A33">
      <w:pPr>
        <w:pStyle w:val="Alg4"/>
        <w:numPr>
          <w:ilvl w:val="1"/>
          <w:numId w:val="220"/>
        </w:numPr>
      </w:pPr>
      <w:r w:rsidRPr="00E77497">
        <w:t xml:space="preserve">Let </w:t>
      </w:r>
      <w:r w:rsidRPr="00E77497">
        <w:rPr>
          <w:i/>
        </w:rPr>
        <w:t>kPresent</w:t>
      </w:r>
      <w:r w:rsidRPr="00E77497">
        <w:t xml:space="preserve"> be </w:t>
      </w:r>
      <w:r w:rsidRPr="00E77497">
        <w:rPr>
          <w:b/>
        </w:rPr>
        <w:t>false</w:t>
      </w:r>
      <w:r w:rsidRPr="00E77497">
        <w:t>.</w:t>
      </w:r>
    </w:p>
    <w:p w14:paraId="3A521E0F" w14:textId="77777777" w:rsidR="004C02EF" w:rsidRPr="00E77497" w:rsidRDefault="004C02EF" w:rsidP="00834A33">
      <w:pPr>
        <w:pStyle w:val="Alg4"/>
        <w:numPr>
          <w:ilvl w:val="1"/>
          <w:numId w:val="220"/>
        </w:numPr>
      </w:pPr>
      <w:r w:rsidRPr="00E77497">
        <w:t xml:space="preserve">Repeat, while  </w:t>
      </w:r>
      <w:r w:rsidRPr="00E77497">
        <w:rPr>
          <w:i/>
        </w:rPr>
        <w:t>kPresent</w:t>
      </w:r>
      <w:r w:rsidRPr="00E77497">
        <w:t xml:space="preserve"> is </w:t>
      </w:r>
      <w:r w:rsidRPr="00E77497">
        <w:rPr>
          <w:b/>
        </w:rPr>
        <w:t>false</w:t>
      </w:r>
      <w:r w:rsidRPr="00E77497">
        <w:t xml:space="preserve"> and  </w:t>
      </w:r>
      <w:r w:rsidRPr="00E77497">
        <w:rPr>
          <w:i/>
        </w:rPr>
        <w:t>k</w:t>
      </w:r>
      <w:r w:rsidRPr="00E77497">
        <w:t xml:space="preserve"> ≥ 0</w:t>
      </w:r>
    </w:p>
    <w:p w14:paraId="7B57ED74" w14:textId="77777777" w:rsidR="004C02EF" w:rsidRPr="00E77497" w:rsidRDefault="004C02EF" w:rsidP="00834A33">
      <w:pPr>
        <w:pStyle w:val="Alg4"/>
        <w:numPr>
          <w:ilvl w:val="2"/>
          <w:numId w:val="220"/>
        </w:numPr>
      </w:pPr>
      <w:r w:rsidRPr="00E77497">
        <w:t xml:space="preserve">Let </w:t>
      </w:r>
      <w:r w:rsidRPr="00E77497">
        <w:rPr>
          <w:i/>
        </w:rPr>
        <w:t>Pk</w:t>
      </w:r>
      <w:r w:rsidRPr="00E77497">
        <w:t xml:space="preserve"> be ToString(</w:t>
      </w:r>
      <w:r w:rsidRPr="00E77497">
        <w:rPr>
          <w:i/>
        </w:rPr>
        <w:t>k</w:t>
      </w:r>
      <w:r w:rsidRPr="00E77497">
        <w:t>).</w:t>
      </w:r>
    </w:p>
    <w:p w14:paraId="773D6A55" w14:textId="77777777" w:rsidR="004C02EF" w:rsidRPr="00E77497" w:rsidRDefault="004C02EF" w:rsidP="00834A33">
      <w:pPr>
        <w:pStyle w:val="Alg4"/>
        <w:numPr>
          <w:ilvl w:val="2"/>
          <w:numId w:val="220"/>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0A252E00" w14:textId="77777777" w:rsidR="004C02EF" w:rsidRPr="00E77497" w:rsidRDefault="004C02EF" w:rsidP="00834A33">
      <w:pPr>
        <w:pStyle w:val="Alg4"/>
        <w:numPr>
          <w:ilvl w:val="2"/>
          <w:numId w:val="220"/>
        </w:numPr>
      </w:pPr>
      <w:r w:rsidRPr="00E77497">
        <w:t xml:space="preserve">If </w:t>
      </w:r>
      <w:r w:rsidRPr="00E77497">
        <w:rPr>
          <w:i/>
        </w:rPr>
        <w:t>kPresent</w:t>
      </w:r>
      <w:r w:rsidRPr="00E77497">
        <w:t xml:space="preserve"> is </w:t>
      </w:r>
      <w:r w:rsidRPr="00E77497">
        <w:rPr>
          <w:b/>
        </w:rPr>
        <w:t>true</w:t>
      </w:r>
      <w:r w:rsidRPr="00E77497">
        <w:t>, then</w:t>
      </w:r>
    </w:p>
    <w:p w14:paraId="4F6277DD" w14:textId="77777777" w:rsidR="004C02EF" w:rsidRPr="00E77497" w:rsidRDefault="004C02EF" w:rsidP="00834A33">
      <w:pPr>
        <w:pStyle w:val="Alg4"/>
        <w:numPr>
          <w:ilvl w:val="3"/>
          <w:numId w:val="220"/>
        </w:numPr>
      </w:pPr>
      <w:r w:rsidRPr="00E77497">
        <w:t xml:space="preserve">Let </w:t>
      </w:r>
      <w:r w:rsidRPr="00E77497">
        <w:rPr>
          <w:i/>
        </w:rPr>
        <w:t>accumulator</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0F9D262A" w14:textId="77777777" w:rsidR="00E30F6D" w:rsidRPr="00E77497" w:rsidRDefault="00134DAD" w:rsidP="00E30F6D">
      <w:pPr>
        <w:pStyle w:val="Alg4"/>
        <w:numPr>
          <w:ilvl w:val="3"/>
          <w:numId w:val="220"/>
        </w:numPr>
        <w:contextualSpacing/>
        <w:rPr>
          <w:ins w:id="29903" w:author="Rev 6 Allen Wirfs-Brock" w:date="2012-02-22T17:24:00Z"/>
        </w:rPr>
      </w:pPr>
      <w:ins w:id="29904" w:author="Rev 7 Allen Wirfs-Brock" w:date="2012-04-10T11:52:00Z">
        <w:r>
          <w:t>ReturnIfAbrupt(</w:t>
        </w:r>
        <w:r w:rsidRPr="00E77497">
          <w:rPr>
            <w:i/>
          </w:rPr>
          <w:t>accumulator</w:t>
        </w:r>
        <w:r>
          <w:t>)</w:t>
        </w:r>
      </w:ins>
      <w:ins w:id="29905" w:author="Rev 6 Allen Wirfs-Brock" w:date="2012-02-22T17:24:00Z">
        <w:del w:id="29906" w:author="Rev 7 Allen Wirfs-Brock" w:date="2012-04-10T11:52:00Z">
          <w:r w:rsidR="00E30F6D" w:rsidDel="00134DAD">
            <w:delText xml:space="preserve">If </w:delText>
          </w:r>
          <w:r w:rsidR="00E30F6D" w:rsidRPr="00E77497" w:rsidDel="00134DAD">
            <w:rPr>
              <w:i/>
            </w:rPr>
            <w:delText>accumulator</w:delText>
          </w:r>
          <w:r w:rsidR="00E30F6D" w:rsidRPr="00E77497" w:rsidDel="00134DAD">
            <w:delText xml:space="preserve"> </w:delText>
          </w:r>
          <w:r w:rsidR="00E30F6D" w:rsidDel="00134DAD">
            <w:delText xml:space="preserve">is an abrupt completion, return </w:delText>
          </w:r>
          <w:r w:rsidR="00E30F6D" w:rsidRPr="00E77497" w:rsidDel="00134DAD">
            <w:rPr>
              <w:i/>
            </w:rPr>
            <w:delText>accumulator</w:delText>
          </w:r>
        </w:del>
        <w:r w:rsidR="00E30F6D">
          <w:t>.</w:t>
        </w:r>
      </w:ins>
    </w:p>
    <w:p w14:paraId="1ACDDAAC" w14:textId="77777777" w:rsidR="004C02EF" w:rsidRPr="00E77497" w:rsidRDefault="004C02EF" w:rsidP="00834A33">
      <w:pPr>
        <w:pStyle w:val="Alg4"/>
        <w:numPr>
          <w:ilvl w:val="2"/>
          <w:numId w:val="220"/>
        </w:numPr>
      </w:pPr>
      <w:r w:rsidRPr="00E77497">
        <w:t xml:space="preserve">Decrease </w:t>
      </w:r>
      <w:r w:rsidRPr="00E77497">
        <w:rPr>
          <w:i/>
        </w:rPr>
        <w:t>k</w:t>
      </w:r>
      <w:r w:rsidRPr="00E77497">
        <w:t xml:space="preserve"> by 1.</w:t>
      </w:r>
    </w:p>
    <w:p w14:paraId="664AC1E9" w14:textId="77777777" w:rsidR="004C02EF" w:rsidRPr="00E77497" w:rsidRDefault="004C02EF" w:rsidP="00834A33">
      <w:pPr>
        <w:pStyle w:val="Alg4"/>
        <w:numPr>
          <w:ilvl w:val="1"/>
          <w:numId w:val="220"/>
        </w:numPr>
      </w:pPr>
      <w:r w:rsidRPr="00E77497">
        <w:t xml:space="preserve">If </w:t>
      </w:r>
      <w:r w:rsidRPr="00E77497">
        <w:rPr>
          <w:i/>
        </w:rPr>
        <w:t>kPresent</w:t>
      </w:r>
      <w:r w:rsidRPr="00E77497">
        <w:t xml:space="preserve"> is </w:t>
      </w:r>
      <w:r w:rsidRPr="00E77497">
        <w:rPr>
          <w:b/>
        </w:rPr>
        <w:t>false</w:t>
      </w:r>
      <w:r w:rsidRPr="00E77497">
        <w:t xml:space="preserve">, throw a </w:t>
      </w:r>
      <w:r w:rsidRPr="00E77497">
        <w:rPr>
          <w:b/>
        </w:rPr>
        <w:t>TypeError</w:t>
      </w:r>
      <w:r w:rsidRPr="00E77497">
        <w:t xml:space="preserve"> exception.</w:t>
      </w:r>
    </w:p>
    <w:p w14:paraId="5CFE0825" w14:textId="77777777" w:rsidR="004C02EF" w:rsidRPr="00E77497" w:rsidRDefault="004C02EF" w:rsidP="00834A33">
      <w:pPr>
        <w:pStyle w:val="Alg4"/>
        <w:numPr>
          <w:ilvl w:val="0"/>
          <w:numId w:val="220"/>
        </w:numPr>
      </w:pPr>
      <w:r w:rsidRPr="00E77497">
        <w:t xml:space="preserve">Repeat, while </w:t>
      </w:r>
      <w:r w:rsidRPr="00E77497">
        <w:rPr>
          <w:i/>
        </w:rPr>
        <w:t xml:space="preserve">k </w:t>
      </w:r>
      <w:r w:rsidRPr="00E77497">
        <w:t>≥ 0</w:t>
      </w:r>
    </w:p>
    <w:p w14:paraId="188B60FD" w14:textId="77777777" w:rsidR="004C02EF" w:rsidRPr="00E77497" w:rsidRDefault="004C02EF" w:rsidP="00834A33">
      <w:pPr>
        <w:pStyle w:val="Alg4"/>
        <w:numPr>
          <w:ilvl w:val="1"/>
          <w:numId w:val="220"/>
        </w:numPr>
      </w:pPr>
      <w:r w:rsidRPr="00E77497">
        <w:t xml:space="preserve">Let </w:t>
      </w:r>
      <w:r w:rsidRPr="00E77497">
        <w:rPr>
          <w:i/>
        </w:rPr>
        <w:t>Pk</w:t>
      </w:r>
      <w:r w:rsidRPr="00E77497">
        <w:t xml:space="preserve"> be ToString(</w:t>
      </w:r>
      <w:r w:rsidRPr="00E77497">
        <w:rPr>
          <w:i/>
        </w:rPr>
        <w:t>k</w:t>
      </w:r>
      <w:r w:rsidRPr="00E77497">
        <w:t>).</w:t>
      </w:r>
    </w:p>
    <w:p w14:paraId="361492D1" w14:textId="77777777" w:rsidR="004C02EF" w:rsidRPr="00E77497" w:rsidRDefault="004C02EF" w:rsidP="00834A33">
      <w:pPr>
        <w:pStyle w:val="Alg4"/>
        <w:numPr>
          <w:ilvl w:val="1"/>
          <w:numId w:val="220"/>
        </w:numPr>
      </w:pPr>
      <w:r w:rsidRPr="00E77497">
        <w:t xml:space="preserve">Let </w:t>
      </w:r>
      <w:r w:rsidRPr="00E77497">
        <w:rPr>
          <w:i/>
        </w:rPr>
        <w:t>kPresent</w:t>
      </w:r>
      <w:r w:rsidRPr="00E77497">
        <w:t xml:space="preserve"> be the result of calling the [[HasProperty]] internal method of </w:t>
      </w:r>
      <w:r w:rsidRPr="00E77497">
        <w:rPr>
          <w:i/>
        </w:rPr>
        <w:t>O</w:t>
      </w:r>
      <w:r w:rsidRPr="00E77497">
        <w:t xml:space="preserve"> with argument </w:t>
      </w:r>
      <w:r w:rsidRPr="00E77497">
        <w:rPr>
          <w:i/>
        </w:rPr>
        <w:t>Pk</w:t>
      </w:r>
      <w:r w:rsidRPr="00E77497">
        <w:t>.</w:t>
      </w:r>
    </w:p>
    <w:p w14:paraId="4E512BA6" w14:textId="77777777" w:rsidR="004C02EF" w:rsidRPr="00E77497" w:rsidRDefault="004C02EF" w:rsidP="00834A33">
      <w:pPr>
        <w:pStyle w:val="Alg4"/>
        <w:numPr>
          <w:ilvl w:val="1"/>
          <w:numId w:val="220"/>
        </w:numPr>
      </w:pPr>
      <w:r w:rsidRPr="00E77497">
        <w:t xml:space="preserve">If </w:t>
      </w:r>
      <w:r w:rsidRPr="00E77497">
        <w:rPr>
          <w:i/>
        </w:rPr>
        <w:t>kPresent</w:t>
      </w:r>
      <w:r w:rsidRPr="00E77497">
        <w:t xml:space="preserve"> is </w:t>
      </w:r>
      <w:r w:rsidRPr="00E77497">
        <w:rPr>
          <w:b/>
        </w:rPr>
        <w:t>true</w:t>
      </w:r>
      <w:r w:rsidRPr="00E77497">
        <w:t>, then</w:t>
      </w:r>
    </w:p>
    <w:p w14:paraId="1B046356" w14:textId="77777777" w:rsidR="004C02EF" w:rsidRPr="00E77497" w:rsidRDefault="004C02EF" w:rsidP="00834A33">
      <w:pPr>
        <w:pStyle w:val="Alg4"/>
        <w:numPr>
          <w:ilvl w:val="2"/>
          <w:numId w:val="220"/>
        </w:numPr>
      </w:pPr>
      <w:r w:rsidRPr="00E77497">
        <w:t xml:space="preserve">Let </w:t>
      </w:r>
      <w:r w:rsidRPr="00E77497">
        <w:rPr>
          <w:i/>
        </w:rPr>
        <w:t>kValue</w:t>
      </w:r>
      <w:r w:rsidRPr="00E77497">
        <w:t xml:space="preserve"> be the result of calling the [[Get]] internal method of </w:t>
      </w:r>
      <w:r w:rsidRPr="00E77497">
        <w:rPr>
          <w:i/>
        </w:rPr>
        <w:t>O</w:t>
      </w:r>
      <w:r w:rsidRPr="00E77497">
        <w:t xml:space="preserve"> with argument </w:t>
      </w:r>
      <w:r w:rsidRPr="00E77497">
        <w:rPr>
          <w:i/>
        </w:rPr>
        <w:t>Pk</w:t>
      </w:r>
      <w:r w:rsidRPr="00E77497">
        <w:t>.</w:t>
      </w:r>
    </w:p>
    <w:p w14:paraId="1263A087" w14:textId="77777777" w:rsidR="00E30F6D" w:rsidRPr="00E77497" w:rsidRDefault="00134DAD" w:rsidP="00E30F6D">
      <w:pPr>
        <w:pStyle w:val="Alg4"/>
        <w:numPr>
          <w:ilvl w:val="2"/>
          <w:numId w:val="220"/>
        </w:numPr>
        <w:contextualSpacing/>
        <w:rPr>
          <w:ins w:id="29907" w:author="Rev 6 Allen Wirfs-Brock" w:date="2012-02-22T17:19:00Z"/>
        </w:rPr>
      </w:pPr>
      <w:ins w:id="29908" w:author="Rev 7 Allen Wirfs-Brock" w:date="2012-04-10T11:53:00Z">
        <w:r>
          <w:t>ReturnIfAbrupt(</w:t>
        </w:r>
        <w:r>
          <w:rPr>
            <w:i/>
          </w:rPr>
          <w:t>kValue</w:t>
        </w:r>
        <w:r>
          <w:t>)</w:t>
        </w:r>
      </w:ins>
      <w:ins w:id="29909" w:author="Rev 6 Allen Wirfs-Brock" w:date="2012-02-22T17:19:00Z">
        <w:del w:id="29910" w:author="Rev 7 Allen Wirfs-Brock" w:date="2012-04-10T11:53:00Z">
          <w:r w:rsidR="00E30F6D" w:rsidDel="00134DAD">
            <w:delText xml:space="preserve">If </w:delText>
          </w:r>
          <w:r w:rsidR="00E30F6D" w:rsidRPr="00E77497" w:rsidDel="00134DAD">
            <w:rPr>
              <w:i/>
            </w:rPr>
            <w:delText>kValue</w:delText>
          </w:r>
          <w:r w:rsidR="00E30F6D" w:rsidRPr="00E77497" w:rsidDel="00134DAD">
            <w:delText xml:space="preserve"> </w:delText>
          </w:r>
          <w:r w:rsidR="00E30F6D" w:rsidDel="00134DAD">
            <w:delText xml:space="preserve">is an abrupt completion, return </w:delText>
          </w:r>
          <w:r w:rsidR="00E30F6D" w:rsidRPr="00E77497" w:rsidDel="00134DAD">
            <w:rPr>
              <w:i/>
            </w:rPr>
            <w:delText>kValue</w:delText>
          </w:r>
        </w:del>
        <w:r w:rsidR="00E30F6D">
          <w:t>.</w:t>
        </w:r>
      </w:ins>
    </w:p>
    <w:p w14:paraId="13121D0F" w14:textId="77777777" w:rsidR="004C02EF" w:rsidRPr="00E77497" w:rsidRDefault="004C02EF" w:rsidP="00834A33">
      <w:pPr>
        <w:pStyle w:val="Alg4"/>
        <w:numPr>
          <w:ilvl w:val="2"/>
          <w:numId w:val="220"/>
        </w:numPr>
      </w:pPr>
      <w:r w:rsidRPr="00E77497">
        <w:t xml:space="preserve">Let </w:t>
      </w:r>
      <w:r w:rsidRPr="00E77497">
        <w:rPr>
          <w:i/>
        </w:rPr>
        <w:t>accumulator</w:t>
      </w:r>
      <w:r w:rsidRPr="00E77497">
        <w:t xml:space="preserve"> be the result of calling the [[Call]] internal method of </w:t>
      </w:r>
      <w:r w:rsidRPr="00E77497">
        <w:rPr>
          <w:i/>
        </w:rPr>
        <w:t>callbackfn</w:t>
      </w:r>
      <w:r w:rsidRPr="00E77497">
        <w:t xml:space="preserve"> with </w:t>
      </w:r>
      <w:r w:rsidRPr="00E77497">
        <w:rPr>
          <w:b/>
        </w:rPr>
        <w:t>undefined</w:t>
      </w:r>
      <w:r w:rsidRPr="00E77497">
        <w:t xml:space="preserve"> as the </w:t>
      </w:r>
      <w:r w:rsidRPr="00E77497">
        <w:rPr>
          <w:b/>
        </w:rPr>
        <w:t>this</w:t>
      </w:r>
      <w:r w:rsidRPr="00E77497">
        <w:t xml:space="preserve"> value and argument list containing </w:t>
      </w:r>
      <w:r w:rsidRPr="00E77497">
        <w:rPr>
          <w:i/>
        </w:rPr>
        <w:t>accumulator</w:t>
      </w:r>
      <w:r w:rsidRPr="00E77497">
        <w:t xml:space="preserve">, </w:t>
      </w:r>
      <w:r w:rsidRPr="00E77497">
        <w:rPr>
          <w:i/>
        </w:rPr>
        <w:t>kValue</w:t>
      </w:r>
      <w:r w:rsidRPr="00E77497">
        <w:t xml:space="preserve">, </w:t>
      </w:r>
      <w:r w:rsidRPr="00E77497">
        <w:rPr>
          <w:i/>
        </w:rPr>
        <w:t>k</w:t>
      </w:r>
      <w:r w:rsidRPr="00E77497">
        <w:t xml:space="preserve">, and </w:t>
      </w:r>
      <w:r w:rsidRPr="00E77497">
        <w:rPr>
          <w:i/>
        </w:rPr>
        <w:t>O</w:t>
      </w:r>
      <w:r w:rsidRPr="00E77497">
        <w:t>.</w:t>
      </w:r>
    </w:p>
    <w:p w14:paraId="38F17CE6" w14:textId="77777777" w:rsidR="00E30F6D" w:rsidRPr="00E77497" w:rsidRDefault="00134DAD" w:rsidP="00E30F6D">
      <w:pPr>
        <w:pStyle w:val="Alg4"/>
        <w:numPr>
          <w:ilvl w:val="2"/>
          <w:numId w:val="220"/>
        </w:numPr>
        <w:contextualSpacing/>
        <w:rPr>
          <w:ins w:id="29911" w:author="Rev 6 Allen Wirfs-Brock" w:date="2012-02-22T17:25:00Z"/>
        </w:rPr>
      </w:pPr>
      <w:ins w:id="29912" w:author="Rev 7 Allen Wirfs-Brock" w:date="2012-04-10T11:52:00Z">
        <w:r>
          <w:t>ReturnIfAbrupt(</w:t>
        </w:r>
        <w:r w:rsidRPr="00E77497">
          <w:rPr>
            <w:i/>
          </w:rPr>
          <w:t>accumulator</w:t>
        </w:r>
        <w:r>
          <w:t>)</w:t>
        </w:r>
      </w:ins>
      <w:ins w:id="29913" w:author="Rev 6 Allen Wirfs-Brock" w:date="2012-02-22T17:25:00Z">
        <w:del w:id="29914" w:author="Rev 7 Allen Wirfs-Brock" w:date="2012-04-10T11:52:00Z">
          <w:r w:rsidR="00E30F6D" w:rsidDel="00134DAD">
            <w:delText xml:space="preserve">If </w:delText>
          </w:r>
          <w:r w:rsidR="00E30F6D" w:rsidRPr="00E77497" w:rsidDel="00134DAD">
            <w:rPr>
              <w:i/>
            </w:rPr>
            <w:delText>accumulator</w:delText>
          </w:r>
          <w:r w:rsidR="00E30F6D" w:rsidRPr="00E77497" w:rsidDel="00134DAD">
            <w:delText xml:space="preserve"> </w:delText>
          </w:r>
          <w:r w:rsidR="00E30F6D" w:rsidDel="00134DAD">
            <w:delText xml:space="preserve">is an abrupt completion, return </w:delText>
          </w:r>
          <w:r w:rsidR="00E30F6D" w:rsidRPr="00E77497" w:rsidDel="00134DAD">
            <w:rPr>
              <w:i/>
            </w:rPr>
            <w:delText>accumulator</w:delText>
          </w:r>
        </w:del>
        <w:r w:rsidR="00E30F6D">
          <w:t>.</w:t>
        </w:r>
      </w:ins>
    </w:p>
    <w:p w14:paraId="23516317" w14:textId="77777777" w:rsidR="004C02EF" w:rsidRPr="00E77497" w:rsidRDefault="004C02EF" w:rsidP="00834A33">
      <w:pPr>
        <w:pStyle w:val="Alg4"/>
        <w:numPr>
          <w:ilvl w:val="1"/>
          <w:numId w:val="220"/>
        </w:numPr>
      </w:pPr>
      <w:r w:rsidRPr="00E77497">
        <w:t xml:space="preserve">Decrease </w:t>
      </w:r>
      <w:r w:rsidRPr="00E77497">
        <w:rPr>
          <w:i/>
        </w:rPr>
        <w:t>k</w:t>
      </w:r>
      <w:r w:rsidRPr="00E77497">
        <w:t xml:space="preserve"> by 1.</w:t>
      </w:r>
    </w:p>
    <w:p w14:paraId="0453338A" w14:textId="77777777" w:rsidR="004C02EF" w:rsidRPr="00E77497" w:rsidRDefault="004C02EF" w:rsidP="00834A33">
      <w:pPr>
        <w:pStyle w:val="Alg4"/>
        <w:numPr>
          <w:ilvl w:val="0"/>
          <w:numId w:val="220"/>
        </w:numPr>
        <w:spacing w:after="120"/>
      </w:pPr>
      <w:r w:rsidRPr="00E77497">
        <w:t xml:space="preserve">Return </w:t>
      </w:r>
      <w:r w:rsidRPr="00E77497">
        <w:rPr>
          <w:i/>
        </w:rPr>
        <w:t>accumulator</w:t>
      </w:r>
      <w:r w:rsidRPr="00E77497">
        <w:t>.</w:t>
      </w:r>
    </w:p>
    <w:p w14:paraId="06ECE1DE" w14:textId="77777777"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reduceRight</w:t>
      </w:r>
      <w:r w:rsidRPr="00E77497">
        <w:t xml:space="preserve"> method is </w:t>
      </w:r>
      <w:r w:rsidRPr="00E77497">
        <w:rPr>
          <w:b/>
        </w:rPr>
        <w:t>1</w:t>
      </w:r>
      <w:r w:rsidRPr="00E77497">
        <w:t>.</w:t>
      </w:r>
    </w:p>
    <w:p w14:paraId="48A1C5FC"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b/>
        </w:rPr>
        <w:t xml:space="preserve">reduceRight </w:t>
      </w:r>
      <w:r w:rsidRPr="00E77497">
        <w:t xml:space="preserve">function is intentionally generic; it does not require that its this value be an Array object. Therefore it can be transferred to other kinds of objects for use as a method. Whether the </w:t>
      </w:r>
      <w:r w:rsidRPr="00E77497">
        <w:rPr>
          <w:rFonts w:ascii="Courier New" w:hAnsi="Courier New" w:cs="Courier New"/>
          <w:b/>
        </w:rPr>
        <w:t xml:space="preserve">reduceRight </w:t>
      </w:r>
      <w:r w:rsidRPr="00E77497">
        <w:t>function can be applied successfully to a</w:t>
      </w:r>
      <w:ins w:id="29915" w:author="Rev 9 Allen Wirfs-Brock" w:date="2012-07-07T18:00:00Z">
        <w:r w:rsidR="000625F1">
          <w:t>n</w:t>
        </w:r>
      </w:ins>
      <w:r w:rsidRPr="00E77497">
        <w:t xml:space="preserve"> </w:t>
      </w:r>
      <w:del w:id="29916" w:author="Rev 9 Allen Wirfs-Brock" w:date="2012-07-07T18:00:00Z">
        <w:r w:rsidRPr="00E77497" w:rsidDel="000625F1">
          <w:delText xml:space="preserve">host </w:delText>
        </w:r>
      </w:del>
      <w:ins w:id="29917" w:author="Rev 9 Allen Wirfs-Brock" w:date="2012-07-07T18:00:00Z">
        <w:r w:rsidR="000625F1">
          <w:t>exotic</w:t>
        </w:r>
        <w:r w:rsidR="000625F1" w:rsidRPr="00E77497">
          <w:t xml:space="preserve"> </w:t>
        </w:r>
      </w:ins>
      <w:r w:rsidRPr="00E77497">
        <w:t>object</w:t>
      </w:r>
      <w:ins w:id="29918" w:author="Rev 9 Allen Wirfs-Brock" w:date="2012-07-07T18:00:00Z">
        <w:r w:rsidR="000625F1" w:rsidRPr="000625F1">
          <w:t xml:space="preserve"> </w:t>
        </w:r>
        <w:r w:rsidR="000625F1" w:rsidRPr="00887FC2">
          <w:t>that is not an Array</w:t>
        </w:r>
      </w:ins>
      <w:r w:rsidRPr="00E77497">
        <w:t xml:space="preserve"> is implementation-dependent.</w:t>
      </w:r>
    </w:p>
    <w:p w14:paraId="01352134" w14:textId="77777777" w:rsidR="004C02EF" w:rsidRPr="00E77497" w:rsidRDefault="004C02EF" w:rsidP="00B43482">
      <w:pPr>
        <w:pStyle w:val="30"/>
        <w:numPr>
          <w:ilvl w:val="0"/>
          <w:numId w:val="0"/>
        </w:numPr>
      </w:pPr>
      <w:bookmarkStart w:id="29919" w:name="_Toc472818925"/>
      <w:bookmarkStart w:id="29920" w:name="_Toc235503503"/>
      <w:bookmarkStart w:id="29921" w:name="_Toc241509278"/>
      <w:bookmarkStart w:id="29922" w:name="_Toc244416765"/>
      <w:bookmarkStart w:id="29923" w:name="_Toc276631129"/>
      <w:bookmarkStart w:id="29924" w:name="_Toc336509612"/>
      <w:r w:rsidRPr="00E77497">
        <w:t>15.4.5</w:t>
      </w:r>
      <w:r w:rsidRPr="00E77497">
        <w:tab/>
        <w:t>Properties of Array Instance</w:t>
      </w:r>
      <w:bookmarkEnd w:id="29580"/>
      <w:bookmarkEnd w:id="29598"/>
      <w:bookmarkEnd w:id="29599"/>
      <w:r w:rsidRPr="00E77497">
        <w:t>s</w:t>
      </w:r>
      <w:bookmarkEnd w:id="29919"/>
      <w:bookmarkEnd w:id="29920"/>
      <w:bookmarkEnd w:id="29921"/>
      <w:bookmarkEnd w:id="29922"/>
      <w:bookmarkEnd w:id="29923"/>
      <w:bookmarkEnd w:id="29924"/>
    </w:p>
    <w:p w14:paraId="6E477465" w14:textId="77777777" w:rsidR="004C02EF" w:rsidRPr="00E77497" w:rsidRDefault="004C02EF" w:rsidP="004C02EF">
      <w:r w:rsidRPr="00E77497">
        <w:t xml:space="preserve">Array instances inherit properties from the Array prototype object and </w:t>
      </w:r>
      <w:del w:id="29925" w:author="Allen Wirfs-Brock" w:date="2011-07-02T14:01:00Z">
        <w:r w:rsidRPr="00E77497" w:rsidDel="00963019">
          <w:delText xml:space="preserve">their [[Class]] </w:delText>
        </w:r>
      </w:del>
      <w:ins w:id="29926" w:author="Allen Wirfs-Brock" w:date="2011-07-02T14:01:00Z">
        <w:r w:rsidR="00963019" w:rsidRPr="00E77497">
          <w:t>have the [[</w:t>
        </w:r>
        <w:del w:id="29927" w:author="Rev 3 Allen Wirfs-Brock" w:date="2011-09-07T15:42:00Z">
          <w:r w:rsidR="00963019" w:rsidRPr="00E77497" w:rsidDel="009D141F">
            <w:delText>IsArray</w:delText>
          </w:r>
        </w:del>
      </w:ins>
      <w:ins w:id="29928" w:author="Rev 3 Allen Wirfs-Brock" w:date="2011-09-07T15:42:00Z">
        <w:r w:rsidR="009D141F" w:rsidRPr="00E77497">
          <w:t>NativeBrand</w:t>
        </w:r>
      </w:ins>
      <w:ins w:id="29929" w:author="Allen Wirfs-Brock" w:date="2011-07-02T14:01:00Z">
        <w:r w:rsidR="00963019" w:rsidRPr="00E77497">
          <w:t xml:space="preserve">]] </w:t>
        </w:r>
      </w:ins>
      <w:r w:rsidRPr="00E77497">
        <w:t>internal property</w:t>
      </w:r>
      <w:ins w:id="29930" w:author="Rev 3 Allen Wirfs-Brock" w:date="2011-09-07T15:42:00Z">
        <w:r w:rsidR="009D141F" w:rsidRPr="00E77497">
          <w:t xml:space="preserve"> with value NativeArray</w:t>
        </w:r>
      </w:ins>
      <w:del w:id="29931" w:author="Allen Wirfs-Brock" w:date="2011-07-02T14:02:00Z">
        <w:r w:rsidRPr="00E77497" w:rsidDel="00963019">
          <w:delText xml:space="preserve"> value is </w:delText>
        </w:r>
        <w:r w:rsidRPr="00E77497" w:rsidDel="00963019">
          <w:rPr>
            <w:rFonts w:ascii="Courier New" w:hAnsi="Courier New" w:cs="Courier New"/>
            <w:b/>
          </w:rPr>
          <w:delText>"Array"</w:delText>
        </w:r>
      </w:del>
      <w:r w:rsidRPr="00E77497">
        <w:t>. Array instances also have the following properties.</w:t>
      </w:r>
      <w:bookmarkStart w:id="29932" w:name="_Hlt424531027"/>
      <w:bookmarkStart w:id="29933" w:name="_Ref384024926"/>
      <w:bookmarkStart w:id="29934" w:name="_Ref385487297"/>
      <w:bookmarkStart w:id="29935" w:name="_Toc385672300"/>
      <w:bookmarkStart w:id="29936" w:name="_Toc393690416"/>
      <w:bookmarkEnd w:id="29932"/>
    </w:p>
    <w:p w14:paraId="464942D9" w14:textId="77777777" w:rsidR="004C02EF" w:rsidRPr="00E77497" w:rsidRDefault="004C02EF" w:rsidP="004C02EF">
      <w:pPr>
        <w:pStyle w:val="40"/>
        <w:numPr>
          <w:ilvl w:val="0"/>
          <w:numId w:val="0"/>
        </w:numPr>
      </w:pPr>
      <w:bookmarkStart w:id="29937" w:name="_Ref424531062"/>
      <w:r w:rsidRPr="00E77497">
        <w:t>15.4.5.1</w:t>
      </w:r>
      <w:r w:rsidRPr="00E77497">
        <w:tab/>
        <w:t>[[DefineOwnProperty]</w:t>
      </w:r>
      <w:bookmarkEnd w:id="29933"/>
      <w:r w:rsidRPr="00E77497">
        <w:t xml:space="preserve">] ( P, </w:t>
      </w:r>
      <w:bookmarkEnd w:id="29934"/>
      <w:bookmarkEnd w:id="29935"/>
      <w:bookmarkEnd w:id="29936"/>
      <w:r w:rsidRPr="00E77497">
        <w:t>Desc, Throw )</w:t>
      </w:r>
      <w:bookmarkEnd w:id="29937"/>
    </w:p>
    <w:p w14:paraId="03966377" w14:textId="77777777" w:rsidR="004C02EF" w:rsidRPr="00E77497" w:rsidRDefault="004C02EF" w:rsidP="004C02EF">
      <w:r w:rsidRPr="00E77497">
        <w:t>Array objects use a variation of the [[DefineOwnProperty]] internal method used for other native ECMAScript objects (8.12.9).</w:t>
      </w:r>
      <w:bookmarkStart w:id="29938" w:name="_Toc382291626"/>
    </w:p>
    <w:p w14:paraId="3B727D89" w14:textId="77777777" w:rsidR="004C02EF" w:rsidRPr="00E77497" w:rsidRDefault="004C02EF" w:rsidP="004C02EF">
      <w:r w:rsidRPr="00E77497">
        <w:t xml:space="preserve">Assume </w:t>
      </w:r>
      <w:r w:rsidRPr="00E77497">
        <w:rPr>
          <w:rFonts w:ascii="Times New Roman" w:hAnsi="Times New Roman"/>
          <w:i/>
        </w:rPr>
        <w:t xml:space="preserve">A </w:t>
      </w:r>
      <w:r w:rsidRPr="00E77497">
        <w:t xml:space="preserve">is an Array object, </w:t>
      </w:r>
      <w:r w:rsidRPr="00E77497">
        <w:rPr>
          <w:rFonts w:ascii="Times New Roman" w:hAnsi="Times New Roman"/>
          <w:i/>
        </w:rPr>
        <w:t>Desc</w:t>
      </w:r>
      <w:r w:rsidRPr="00E77497">
        <w:t xml:space="preserve"> is a Property Descriptor, and </w:t>
      </w:r>
      <w:r w:rsidRPr="00E77497">
        <w:rPr>
          <w:rFonts w:ascii="Times New Roman" w:hAnsi="Times New Roman"/>
          <w:i/>
        </w:rPr>
        <w:t xml:space="preserve">Throw </w:t>
      </w:r>
      <w:r w:rsidRPr="00E77497">
        <w:t>is a Boolean flag.</w:t>
      </w:r>
    </w:p>
    <w:p w14:paraId="3246B82D" w14:textId="77777777" w:rsidR="004C02EF" w:rsidRPr="00E77497" w:rsidRDefault="004C02EF" w:rsidP="004C02EF">
      <w:r w:rsidRPr="00E77497">
        <w:t>In the following algorithm, the term “</w:t>
      </w:r>
      <w:r w:rsidRPr="00E77497">
        <w:rPr>
          <w:rFonts w:ascii="Times New Roman" w:hAnsi="Times New Roman"/>
        </w:rPr>
        <w:t>Reject</w:t>
      </w:r>
      <w:r w:rsidRPr="00E77497">
        <w:t>” means “</w:t>
      </w:r>
      <w:r w:rsidRPr="00E77497">
        <w:rPr>
          <w:rFonts w:ascii="Times New Roman" w:hAnsi="Times New Roman"/>
        </w:rPr>
        <w:t xml:space="preserve">If </w:t>
      </w:r>
      <w:r w:rsidRPr="00E77497">
        <w:rPr>
          <w:rFonts w:ascii="Times New Roman" w:hAnsi="Times New Roman"/>
          <w:i/>
        </w:rPr>
        <w:t xml:space="preserve">Throw </w:t>
      </w:r>
      <w:r w:rsidRPr="00E77497">
        <w:rPr>
          <w:rFonts w:ascii="Times New Roman" w:hAnsi="Times New Roman"/>
        </w:rPr>
        <w:t xml:space="preserve">is </w:t>
      </w:r>
      <w:r w:rsidRPr="00E77497">
        <w:rPr>
          <w:rFonts w:ascii="Times New Roman" w:hAnsi="Times New Roman"/>
          <w:b/>
        </w:rPr>
        <w:t>true</w:t>
      </w:r>
      <w:r w:rsidRPr="00E77497">
        <w:rPr>
          <w:rFonts w:ascii="Times New Roman" w:hAnsi="Times New Roman"/>
        </w:rPr>
        <w:t xml:space="preserve">, then throw a </w:t>
      </w:r>
      <w:r w:rsidRPr="00E77497">
        <w:rPr>
          <w:rFonts w:ascii="Times New Roman" w:hAnsi="Times New Roman"/>
          <w:b/>
        </w:rPr>
        <w:t>TypeError</w:t>
      </w:r>
      <w:r w:rsidRPr="00E77497">
        <w:rPr>
          <w:rFonts w:ascii="Times New Roman" w:hAnsi="Times New Roman"/>
        </w:rPr>
        <w:t xml:space="preserve"> exception, otherwise return </w:t>
      </w:r>
      <w:r w:rsidRPr="00E77497">
        <w:rPr>
          <w:rFonts w:ascii="Times New Roman" w:hAnsi="Times New Roman"/>
          <w:b/>
        </w:rPr>
        <w:t>false</w:t>
      </w:r>
      <w:r w:rsidRPr="00E77497">
        <w:rPr>
          <w:rFonts w:ascii="Times New Roman" w:hAnsi="Times New Roman"/>
        </w:rPr>
        <w:t>.</w:t>
      </w:r>
      <w:r w:rsidRPr="00E77497">
        <w:t>”</w:t>
      </w:r>
    </w:p>
    <w:p w14:paraId="5E147428" w14:textId="77777777" w:rsidR="004C02EF" w:rsidRPr="00E77497" w:rsidRDefault="004C02EF" w:rsidP="004C02EF">
      <w:r w:rsidRPr="00E77497">
        <w:t xml:space="preserve">When the [[DefineOwnProperty]] internal method of </w:t>
      </w:r>
      <w:r w:rsidRPr="00E77497">
        <w:rPr>
          <w:rFonts w:ascii="Times New Roman" w:hAnsi="Times New Roman"/>
          <w:i/>
        </w:rPr>
        <w:t>A</w:t>
      </w:r>
      <w:r w:rsidRPr="00E77497">
        <w:t xml:space="preserve"> is called with property </w:t>
      </w:r>
      <w:r w:rsidRPr="00E77497">
        <w:rPr>
          <w:rFonts w:ascii="Times New Roman" w:hAnsi="Times New Roman"/>
          <w:i/>
        </w:rPr>
        <w:t>P</w:t>
      </w:r>
      <w:r w:rsidRPr="00E77497">
        <w:t xml:space="preserve">, Property Descriptor </w:t>
      </w:r>
      <w:r w:rsidRPr="00E77497">
        <w:rPr>
          <w:rFonts w:ascii="Times New Roman" w:hAnsi="Times New Roman"/>
          <w:i/>
        </w:rPr>
        <w:t>Desc</w:t>
      </w:r>
      <w:r w:rsidRPr="00E77497">
        <w:t xml:space="preserve">, and Boolean flag </w:t>
      </w:r>
      <w:r w:rsidRPr="00E77497">
        <w:rPr>
          <w:rFonts w:ascii="Times New Roman" w:hAnsi="Times New Roman"/>
          <w:i/>
        </w:rPr>
        <w:t>Throw</w:t>
      </w:r>
      <w:r w:rsidRPr="00E77497">
        <w:t>, the following steps are taken:</w:t>
      </w:r>
    </w:p>
    <w:p w14:paraId="51B90C41" w14:textId="77777777" w:rsidR="00C82981" w:rsidDel="008F79D4" w:rsidRDefault="00C82981" w:rsidP="00C82981">
      <w:pPr>
        <w:pStyle w:val="Alg4"/>
        <w:numPr>
          <w:ilvl w:val="0"/>
          <w:numId w:val="221"/>
        </w:numPr>
        <w:rPr>
          <w:ins w:id="29939" w:author="Rev 6 Allen Wirfs-Brock" w:date="2012-02-26T09:07:00Z"/>
          <w:del w:id="29940" w:author="Rev 7 Allen Wirfs-Brock" w:date="2012-04-09T16:34:00Z"/>
        </w:rPr>
      </w:pPr>
      <w:ins w:id="29941" w:author="Rev 6 Allen Wirfs-Brock" w:date="2012-02-26T09:07:00Z">
        <w:del w:id="29942" w:author="Rev 7 Allen Wirfs-Brock" w:date="2012-04-09T16:34:00Z">
          <w:r w:rsidDel="008F79D4">
            <w:delText>ReturnIfAbrupt(</w:delText>
          </w:r>
          <w:r w:rsidDel="008F79D4">
            <w:rPr>
              <w:i/>
            </w:rPr>
            <w:delText>A</w:delText>
          </w:r>
          <w:r w:rsidDel="008F79D4">
            <w:delText>).</w:delText>
          </w:r>
        </w:del>
      </w:ins>
    </w:p>
    <w:p w14:paraId="4317FEC4" w14:textId="77777777" w:rsidR="004C02EF" w:rsidRPr="00E77497" w:rsidRDefault="004C02EF" w:rsidP="00834A33">
      <w:pPr>
        <w:pStyle w:val="Alg4"/>
        <w:numPr>
          <w:ilvl w:val="0"/>
          <w:numId w:val="221"/>
        </w:numPr>
      </w:pPr>
      <w:r w:rsidRPr="00E77497">
        <w:t xml:space="preserve">Let </w:t>
      </w:r>
      <w:r w:rsidRPr="00E77497">
        <w:rPr>
          <w:i/>
        </w:rPr>
        <w:t>oldLenDesc</w:t>
      </w:r>
      <w:r w:rsidRPr="00E77497">
        <w:t xml:space="preserve"> be the result of calling the [[GetOwnProperty]] internal method of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as the argument.  The result will never be </w:t>
      </w:r>
      <w:r w:rsidRPr="00E77497">
        <w:rPr>
          <w:b/>
        </w:rPr>
        <w:t xml:space="preserve">undefined </w:t>
      </w:r>
      <w:r w:rsidRPr="00E77497">
        <w:t>or an accessor descriptor because Array objects are created with a length data property that cannot be deleted or reconfigured.</w:t>
      </w:r>
    </w:p>
    <w:p w14:paraId="0A95874A" w14:textId="77777777" w:rsidR="004C02EF" w:rsidRPr="00E77497" w:rsidRDefault="004C02EF" w:rsidP="00834A33">
      <w:pPr>
        <w:pStyle w:val="Alg4"/>
        <w:numPr>
          <w:ilvl w:val="0"/>
          <w:numId w:val="221"/>
        </w:numPr>
      </w:pPr>
      <w:r w:rsidRPr="00E77497">
        <w:t xml:space="preserve">Let </w:t>
      </w:r>
      <w:r w:rsidRPr="00E77497">
        <w:rPr>
          <w:i/>
        </w:rPr>
        <w:t>oldLen</w:t>
      </w:r>
      <w:r w:rsidRPr="00E77497">
        <w:t xml:space="preserve"> be </w:t>
      </w:r>
      <w:r w:rsidRPr="00E77497">
        <w:rPr>
          <w:i/>
        </w:rPr>
        <w:t>oldLenDesc</w:t>
      </w:r>
      <w:r w:rsidRPr="00E77497">
        <w:t>.[[Value]].</w:t>
      </w:r>
    </w:p>
    <w:p w14:paraId="2573CC72" w14:textId="77777777" w:rsidR="004C02EF" w:rsidRPr="00E77497" w:rsidRDefault="004C02EF" w:rsidP="00834A33">
      <w:pPr>
        <w:pStyle w:val="Alg4"/>
        <w:numPr>
          <w:ilvl w:val="0"/>
          <w:numId w:val="221"/>
        </w:numPr>
      </w:pPr>
      <w:r w:rsidRPr="00E77497">
        <w:t xml:space="preserve">If </w:t>
      </w:r>
      <w:r w:rsidRPr="00E77497">
        <w:rPr>
          <w:i/>
        </w:rPr>
        <w:t>P</w:t>
      </w:r>
      <w:r w:rsidRPr="00E77497">
        <w:t xml:space="preserve"> is </w:t>
      </w:r>
      <w:r w:rsidRPr="00E77497">
        <w:rPr>
          <w:b/>
        </w:rPr>
        <w:t>"</w:t>
      </w:r>
      <w:r w:rsidRPr="00E77497">
        <w:rPr>
          <w:rFonts w:ascii="Courier New" w:hAnsi="Courier New" w:cs="Courier New"/>
          <w:b/>
        </w:rPr>
        <w:t>length</w:t>
      </w:r>
      <w:r w:rsidRPr="00E77497">
        <w:rPr>
          <w:b/>
        </w:rPr>
        <w:t>"</w:t>
      </w:r>
      <w:r w:rsidRPr="00E77497">
        <w:t>, then</w:t>
      </w:r>
    </w:p>
    <w:p w14:paraId="6676EB7B" w14:textId="77777777" w:rsidR="004C02EF" w:rsidRPr="00E77497" w:rsidRDefault="004C02EF" w:rsidP="00834A33">
      <w:pPr>
        <w:pStyle w:val="Alg4"/>
        <w:numPr>
          <w:ilvl w:val="1"/>
          <w:numId w:val="221"/>
        </w:numPr>
      </w:pPr>
      <w:r w:rsidRPr="00E77497">
        <w:t xml:space="preserve">If the [[Value]] field of </w:t>
      </w:r>
      <w:r w:rsidRPr="00E77497">
        <w:rPr>
          <w:i/>
        </w:rPr>
        <w:t>Desc</w:t>
      </w:r>
      <w:r w:rsidRPr="00E77497">
        <w:t xml:space="preserve"> is absent, then</w:t>
      </w:r>
    </w:p>
    <w:p w14:paraId="7B34C51E" w14:textId="77777777" w:rsidR="004C02EF" w:rsidRPr="00E77497" w:rsidRDefault="004C02EF" w:rsidP="00834A33">
      <w:pPr>
        <w:pStyle w:val="Alg4"/>
        <w:numPr>
          <w:ilvl w:val="2"/>
          <w:numId w:val="221"/>
        </w:numPr>
      </w:pPr>
      <w:r w:rsidRPr="00E77497">
        <w:t xml:space="preserve">Return the result of calling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Desc</w:t>
      </w:r>
      <w:r w:rsidRPr="00E77497">
        <w:t xml:space="preserve">, and </w:t>
      </w:r>
      <w:r w:rsidRPr="00E77497">
        <w:rPr>
          <w:i/>
        </w:rPr>
        <w:t>Throw</w:t>
      </w:r>
      <w:r w:rsidRPr="00E77497">
        <w:t xml:space="preserve"> as arguments.</w:t>
      </w:r>
    </w:p>
    <w:p w14:paraId="327AFE45" w14:textId="77777777" w:rsidR="004C02EF" w:rsidRPr="00E77497" w:rsidRDefault="004C02EF" w:rsidP="00834A33">
      <w:pPr>
        <w:pStyle w:val="Alg4"/>
        <w:numPr>
          <w:ilvl w:val="1"/>
          <w:numId w:val="221"/>
        </w:numPr>
      </w:pPr>
      <w:r w:rsidRPr="00E77497">
        <w:t xml:space="preserve">Let </w:t>
      </w:r>
      <w:r w:rsidRPr="00E77497">
        <w:rPr>
          <w:i/>
        </w:rPr>
        <w:t>newLenDesc</w:t>
      </w:r>
      <w:r w:rsidRPr="00E77497">
        <w:t xml:space="preserve"> be a copy of </w:t>
      </w:r>
      <w:r w:rsidRPr="00E77497">
        <w:rPr>
          <w:i/>
        </w:rPr>
        <w:t>Desc</w:t>
      </w:r>
      <w:r w:rsidRPr="00E77497">
        <w:t>.</w:t>
      </w:r>
    </w:p>
    <w:p w14:paraId="337965F9" w14:textId="77777777" w:rsidR="004C02EF" w:rsidRPr="00E77497" w:rsidRDefault="004C02EF" w:rsidP="00834A33">
      <w:pPr>
        <w:pStyle w:val="Alg4"/>
        <w:numPr>
          <w:ilvl w:val="1"/>
          <w:numId w:val="221"/>
        </w:numPr>
      </w:pPr>
      <w:r w:rsidRPr="00E77497">
        <w:t xml:space="preserve">Let </w:t>
      </w:r>
      <w:r w:rsidRPr="00E77497">
        <w:rPr>
          <w:i/>
        </w:rPr>
        <w:t>newLen</w:t>
      </w:r>
      <w:r w:rsidRPr="00E77497">
        <w:t xml:space="preserve"> be ToUint32(</w:t>
      </w:r>
      <w:r w:rsidRPr="00E77497">
        <w:rPr>
          <w:i/>
        </w:rPr>
        <w:t>Desc</w:t>
      </w:r>
      <w:r w:rsidRPr="00E77497">
        <w:t>.[[Value]]).</w:t>
      </w:r>
    </w:p>
    <w:p w14:paraId="5349D12E" w14:textId="77777777" w:rsidR="004C02EF" w:rsidRPr="00E77497" w:rsidRDefault="004C02EF" w:rsidP="00834A33">
      <w:pPr>
        <w:pStyle w:val="Alg4"/>
        <w:numPr>
          <w:ilvl w:val="1"/>
          <w:numId w:val="221"/>
        </w:numPr>
      </w:pPr>
      <w:r w:rsidRPr="00E77497">
        <w:t xml:space="preserve">If </w:t>
      </w:r>
      <w:r w:rsidRPr="00E77497">
        <w:rPr>
          <w:i/>
        </w:rPr>
        <w:t>newLen</w:t>
      </w:r>
      <w:r w:rsidRPr="00E77497">
        <w:t xml:space="preserve"> is not equal to ToNumber(</w:t>
      </w:r>
      <w:r w:rsidRPr="00E77497">
        <w:rPr>
          <w:i/>
        </w:rPr>
        <w:t xml:space="preserve"> Desc</w:t>
      </w:r>
      <w:r w:rsidRPr="00E77497">
        <w:t xml:space="preserve">.[[Value]]), throw a </w:t>
      </w:r>
      <w:r w:rsidRPr="00E77497">
        <w:rPr>
          <w:b/>
        </w:rPr>
        <w:t>RangeError</w:t>
      </w:r>
      <w:r w:rsidRPr="00E77497">
        <w:t xml:space="preserve"> exception.</w:t>
      </w:r>
    </w:p>
    <w:p w14:paraId="51EAB5BD" w14:textId="77777777" w:rsidR="004C02EF" w:rsidRPr="00E77497" w:rsidRDefault="004C02EF" w:rsidP="00834A33">
      <w:pPr>
        <w:pStyle w:val="Alg4"/>
        <w:numPr>
          <w:ilvl w:val="1"/>
          <w:numId w:val="221"/>
        </w:numPr>
      </w:pPr>
      <w:r w:rsidRPr="00E77497">
        <w:t xml:space="preserve">Set </w:t>
      </w:r>
      <w:r w:rsidRPr="00E77497">
        <w:rPr>
          <w:i/>
        </w:rPr>
        <w:t>newLenDesc</w:t>
      </w:r>
      <w:r w:rsidRPr="00E77497">
        <w:t>.[[Value]</w:t>
      </w:r>
      <w:r w:rsidR="00245531" w:rsidRPr="00E77497">
        <w:t>]</w:t>
      </w:r>
      <w:r w:rsidRPr="00E77497">
        <w:t xml:space="preserve"> to </w:t>
      </w:r>
      <w:r w:rsidRPr="00E77497">
        <w:rPr>
          <w:i/>
        </w:rPr>
        <w:t>newLen</w:t>
      </w:r>
      <w:r w:rsidRPr="00E77497">
        <w:t>.</w:t>
      </w:r>
    </w:p>
    <w:p w14:paraId="344B004F" w14:textId="77777777" w:rsidR="004C02EF" w:rsidRPr="00E77497" w:rsidRDefault="004C02EF" w:rsidP="00834A33">
      <w:pPr>
        <w:pStyle w:val="Alg4"/>
        <w:numPr>
          <w:ilvl w:val="1"/>
          <w:numId w:val="221"/>
        </w:numPr>
      </w:pPr>
      <w:r w:rsidRPr="00E77497">
        <w:t xml:space="preserve">If </w:t>
      </w:r>
      <w:r w:rsidRPr="00E77497">
        <w:rPr>
          <w:i/>
        </w:rPr>
        <w:t>newLen</w:t>
      </w:r>
      <w:r w:rsidRPr="00E77497">
        <w:t xml:space="preserve"> ≥</w:t>
      </w:r>
      <w:r w:rsidRPr="00E77497">
        <w:rPr>
          <w:i/>
        </w:rPr>
        <w:t>oldLen</w:t>
      </w:r>
      <w:r w:rsidRPr="00E77497">
        <w:t>, then</w:t>
      </w:r>
    </w:p>
    <w:p w14:paraId="3C5798B6" w14:textId="77777777" w:rsidR="004C02EF" w:rsidRPr="00E77497" w:rsidRDefault="004C02EF" w:rsidP="00834A33">
      <w:pPr>
        <w:pStyle w:val="Alg4"/>
        <w:numPr>
          <w:ilvl w:val="2"/>
          <w:numId w:val="221"/>
        </w:numPr>
      </w:pPr>
      <w:r w:rsidRPr="00E77497">
        <w:t xml:space="preserve">Return the result of calling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newLenDesc</w:t>
      </w:r>
      <w:r w:rsidRPr="00E77497">
        <w:t xml:space="preserve">, and </w:t>
      </w:r>
      <w:r w:rsidRPr="00E77497">
        <w:rPr>
          <w:i/>
        </w:rPr>
        <w:t>Throw</w:t>
      </w:r>
      <w:r w:rsidRPr="00E77497">
        <w:t xml:space="preserve"> as arguments.</w:t>
      </w:r>
    </w:p>
    <w:p w14:paraId="078A58EF" w14:textId="77777777" w:rsidR="004C02EF" w:rsidRPr="00E77497" w:rsidRDefault="004C02EF" w:rsidP="00834A33">
      <w:pPr>
        <w:pStyle w:val="Alg4"/>
        <w:numPr>
          <w:ilvl w:val="1"/>
          <w:numId w:val="221"/>
        </w:numPr>
      </w:pPr>
      <w:r w:rsidRPr="00E77497">
        <w:t xml:space="preserve">Reject if </w:t>
      </w:r>
      <w:r w:rsidRPr="00E77497">
        <w:rPr>
          <w:i/>
        </w:rPr>
        <w:t>oldLenDesc</w:t>
      </w:r>
      <w:r w:rsidRPr="00E77497">
        <w:t xml:space="preserve">.[[Writable]] is </w:t>
      </w:r>
      <w:r w:rsidRPr="00E77497">
        <w:rPr>
          <w:b/>
        </w:rPr>
        <w:t>false</w:t>
      </w:r>
      <w:r w:rsidRPr="00E77497">
        <w:t>.</w:t>
      </w:r>
    </w:p>
    <w:p w14:paraId="618281FE" w14:textId="77777777" w:rsidR="004C02EF" w:rsidRPr="00E77497" w:rsidRDefault="004C02EF" w:rsidP="00834A33">
      <w:pPr>
        <w:pStyle w:val="Alg4"/>
        <w:numPr>
          <w:ilvl w:val="1"/>
          <w:numId w:val="221"/>
        </w:numPr>
      </w:pPr>
      <w:r w:rsidRPr="00E77497">
        <w:t xml:space="preserve">If </w:t>
      </w:r>
      <w:r w:rsidRPr="00E77497">
        <w:rPr>
          <w:i/>
        </w:rPr>
        <w:t>newLenDesc</w:t>
      </w:r>
      <w:r w:rsidRPr="00E77497">
        <w:t xml:space="preserve">.[[Writable]] is absent or has the value </w:t>
      </w:r>
      <w:r w:rsidRPr="00E77497">
        <w:rPr>
          <w:b/>
        </w:rPr>
        <w:t>true</w:t>
      </w:r>
      <w:r w:rsidRPr="00E77497">
        <w:t xml:space="preserve">, let </w:t>
      </w:r>
      <w:r w:rsidRPr="00E77497">
        <w:rPr>
          <w:i/>
        </w:rPr>
        <w:t>newWritable</w:t>
      </w:r>
      <w:r w:rsidRPr="00E77497">
        <w:t xml:space="preserve"> be </w:t>
      </w:r>
      <w:r w:rsidRPr="00E77497">
        <w:rPr>
          <w:b/>
        </w:rPr>
        <w:t>true</w:t>
      </w:r>
      <w:r w:rsidRPr="00E77497">
        <w:t>.</w:t>
      </w:r>
    </w:p>
    <w:p w14:paraId="66C1DDD0" w14:textId="77777777" w:rsidR="004C02EF" w:rsidRPr="00E77497" w:rsidRDefault="004C02EF" w:rsidP="00834A33">
      <w:pPr>
        <w:pStyle w:val="Alg4"/>
        <w:numPr>
          <w:ilvl w:val="1"/>
          <w:numId w:val="221"/>
        </w:numPr>
      </w:pPr>
      <w:r w:rsidRPr="00E77497">
        <w:t>Else,</w:t>
      </w:r>
    </w:p>
    <w:p w14:paraId="36676E06" w14:textId="77777777" w:rsidR="004C02EF" w:rsidRPr="00E77497" w:rsidRDefault="004C02EF" w:rsidP="00834A33">
      <w:pPr>
        <w:pStyle w:val="Alg4"/>
        <w:numPr>
          <w:ilvl w:val="2"/>
          <w:numId w:val="221"/>
        </w:numPr>
      </w:pPr>
      <w:r w:rsidRPr="00E77497">
        <w:t xml:space="preserve">Need to defer setting the [[Writable]] attribute to </w:t>
      </w:r>
      <w:r w:rsidRPr="00E77497">
        <w:rPr>
          <w:b/>
        </w:rPr>
        <w:t>false</w:t>
      </w:r>
      <w:r w:rsidRPr="00E77497">
        <w:t xml:space="preserve"> in case any elements cannot be deleted.</w:t>
      </w:r>
    </w:p>
    <w:p w14:paraId="38F4A084" w14:textId="77777777" w:rsidR="004C02EF" w:rsidRPr="00E77497" w:rsidRDefault="004C02EF" w:rsidP="00834A33">
      <w:pPr>
        <w:pStyle w:val="Alg4"/>
        <w:numPr>
          <w:ilvl w:val="2"/>
          <w:numId w:val="221"/>
        </w:numPr>
      </w:pPr>
      <w:r w:rsidRPr="00E77497">
        <w:t xml:space="preserve">Let </w:t>
      </w:r>
      <w:r w:rsidRPr="00E77497">
        <w:rPr>
          <w:i/>
        </w:rPr>
        <w:t>newWritable</w:t>
      </w:r>
      <w:r w:rsidRPr="00E77497">
        <w:t xml:space="preserve"> be </w:t>
      </w:r>
      <w:r w:rsidRPr="00E77497">
        <w:rPr>
          <w:b/>
        </w:rPr>
        <w:t>false</w:t>
      </w:r>
      <w:r w:rsidRPr="00E77497">
        <w:t>.</w:t>
      </w:r>
    </w:p>
    <w:p w14:paraId="1BBEB49B" w14:textId="77777777" w:rsidR="004C02EF" w:rsidRPr="00E77497" w:rsidRDefault="004C02EF" w:rsidP="00834A33">
      <w:pPr>
        <w:pStyle w:val="Alg4"/>
        <w:numPr>
          <w:ilvl w:val="2"/>
          <w:numId w:val="221"/>
        </w:numPr>
      </w:pPr>
      <w:r w:rsidRPr="00E77497">
        <w:t xml:space="preserve">Set </w:t>
      </w:r>
      <w:r w:rsidRPr="00E77497">
        <w:rPr>
          <w:i/>
        </w:rPr>
        <w:t>newLenDesc</w:t>
      </w:r>
      <w:r w:rsidRPr="00E77497">
        <w:t>.[[Writable]</w:t>
      </w:r>
      <w:r w:rsidR="00245531" w:rsidRPr="00E77497">
        <w:t>]</w:t>
      </w:r>
      <w:r w:rsidRPr="00E77497">
        <w:t xml:space="preserve"> to </w:t>
      </w:r>
      <w:r w:rsidRPr="00E77497">
        <w:rPr>
          <w:b/>
        </w:rPr>
        <w:t>true</w:t>
      </w:r>
      <w:r w:rsidRPr="00E77497">
        <w:t>.</w:t>
      </w:r>
    </w:p>
    <w:p w14:paraId="7E23712D" w14:textId="77777777" w:rsidR="004C02EF" w:rsidRPr="00E77497" w:rsidRDefault="004C02EF" w:rsidP="00834A33">
      <w:pPr>
        <w:pStyle w:val="Alg4"/>
        <w:numPr>
          <w:ilvl w:val="1"/>
          <w:numId w:val="221"/>
        </w:numPr>
      </w:pPr>
      <w:r w:rsidRPr="00E77497">
        <w:t xml:space="preserve">Let </w:t>
      </w:r>
      <w:r w:rsidRPr="00E77497">
        <w:rPr>
          <w:i/>
        </w:rPr>
        <w:t>succeeded</w:t>
      </w:r>
      <w:r w:rsidRPr="00E77497">
        <w:t xml:space="preserve"> be the result of calling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newLenDesc</w:t>
      </w:r>
      <w:r w:rsidRPr="00E77497">
        <w:t xml:space="preserve">, and </w:t>
      </w:r>
      <w:r w:rsidRPr="00E77497">
        <w:rPr>
          <w:i/>
        </w:rPr>
        <w:t>Throw</w:t>
      </w:r>
      <w:r w:rsidRPr="00E77497">
        <w:t xml:space="preserve"> as arguments.</w:t>
      </w:r>
    </w:p>
    <w:p w14:paraId="30B9C781" w14:textId="77777777" w:rsidR="004C02EF" w:rsidRPr="00E77497" w:rsidRDefault="004C02EF" w:rsidP="00834A33">
      <w:pPr>
        <w:pStyle w:val="Alg4"/>
        <w:numPr>
          <w:ilvl w:val="1"/>
          <w:numId w:val="221"/>
        </w:numPr>
      </w:pPr>
      <w:r w:rsidRPr="00E77497">
        <w:t xml:space="preserve">If </w:t>
      </w:r>
      <w:r w:rsidRPr="00E77497">
        <w:rPr>
          <w:i/>
        </w:rPr>
        <w:t>succeeded</w:t>
      </w:r>
      <w:r w:rsidRPr="00E77497">
        <w:t xml:space="preserve"> is </w:t>
      </w:r>
      <w:r w:rsidRPr="00E77497">
        <w:rPr>
          <w:b/>
        </w:rPr>
        <w:t>false</w:t>
      </w:r>
      <w:r w:rsidRPr="00E77497">
        <w:t xml:space="preserve">, return </w:t>
      </w:r>
      <w:r w:rsidRPr="00E77497">
        <w:rPr>
          <w:b/>
        </w:rPr>
        <w:t>false</w:t>
      </w:r>
      <w:r w:rsidRPr="00E77497">
        <w:t>.</w:t>
      </w:r>
    </w:p>
    <w:p w14:paraId="622778F4" w14:textId="77777777" w:rsidR="004C02EF" w:rsidRPr="00E77497" w:rsidRDefault="004C02EF" w:rsidP="00834A33">
      <w:pPr>
        <w:pStyle w:val="Alg4"/>
        <w:numPr>
          <w:ilvl w:val="1"/>
          <w:numId w:val="221"/>
        </w:numPr>
      </w:pPr>
      <w:r w:rsidRPr="00E77497">
        <w:t xml:space="preserve">While </w:t>
      </w:r>
      <w:r w:rsidRPr="00E77497">
        <w:rPr>
          <w:i/>
        </w:rPr>
        <w:t>newLen</w:t>
      </w:r>
      <w:r w:rsidRPr="00E77497">
        <w:t xml:space="preserve"> &lt; </w:t>
      </w:r>
      <w:r w:rsidRPr="00E77497">
        <w:rPr>
          <w:i/>
        </w:rPr>
        <w:t>oldLen</w:t>
      </w:r>
      <w:r w:rsidRPr="00E77497">
        <w:t xml:space="preserve"> repeat,</w:t>
      </w:r>
    </w:p>
    <w:p w14:paraId="1F58015C" w14:textId="77777777" w:rsidR="004C02EF" w:rsidRPr="00E77497" w:rsidRDefault="004C02EF" w:rsidP="00834A33">
      <w:pPr>
        <w:pStyle w:val="Alg4"/>
        <w:numPr>
          <w:ilvl w:val="2"/>
          <w:numId w:val="221"/>
        </w:numPr>
      </w:pPr>
      <w:r w:rsidRPr="00E77497">
        <w:t xml:space="preserve">Set </w:t>
      </w:r>
      <w:r w:rsidRPr="00E77497">
        <w:rPr>
          <w:i/>
        </w:rPr>
        <w:t>oldLen</w:t>
      </w:r>
      <w:r w:rsidRPr="00E77497">
        <w:t xml:space="preserve"> to </w:t>
      </w:r>
      <w:r w:rsidRPr="00E77497">
        <w:rPr>
          <w:i/>
        </w:rPr>
        <w:t>oldLen</w:t>
      </w:r>
      <w:r w:rsidRPr="00E77497">
        <w:t xml:space="preserve"> – 1.</w:t>
      </w:r>
    </w:p>
    <w:p w14:paraId="0E38DC4C" w14:textId="77777777" w:rsidR="004C02EF" w:rsidRPr="00E77497" w:rsidRDefault="004C02EF" w:rsidP="00834A33">
      <w:pPr>
        <w:pStyle w:val="Alg4"/>
        <w:numPr>
          <w:ilvl w:val="2"/>
          <w:numId w:val="221"/>
        </w:numPr>
      </w:pPr>
      <w:r w:rsidRPr="00E77497">
        <w:t xml:space="preserve">Let </w:t>
      </w:r>
      <w:r w:rsidRPr="00E77497">
        <w:rPr>
          <w:i/>
        </w:rPr>
        <w:t>deleteSucceeded</w:t>
      </w:r>
      <w:r w:rsidRPr="00E77497">
        <w:t xml:space="preserve"> be the result of calling the [[Delete]] internal method of </w:t>
      </w:r>
      <w:r w:rsidRPr="00E77497">
        <w:rPr>
          <w:i/>
        </w:rPr>
        <w:t>A</w:t>
      </w:r>
      <w:r w:rsidRPr="00E77497">
        <w:t xml:space="preserve"> passing ToString(</w:t>
      </w:r>
      <w:r w:rsidRPr="00E77497">
        <w:rPr>
          <w:i/>
        </w:rPr>
        <w:t>oldLen</w:t>
      </w:r>
      <w:r w:rsidRPr="00E77497">
        <w:t xml:space="preserve">) and </w:t>
      </w:r>
      <w:r w:rsidRPr="00E77497">
        <w:rPr>
          <w:b/>
        </w:rPr>
        <w:t>false</w:t>
      </w:r>
      <w:r w:rsidRPr="00E77497">
        <w:t xml:space="preserve"> as arguments.</w:t>
      </w:r>
    </w:p>
    <w:p w14:paraId="36681A17" w14:textId="77777777" w:rsidR="004C02EF" w:rsidRPr="00E77497" w:rsidRDefault="004C02EF" w:rsidP="00834A33">
      <w:pPr>
        <w:pStyle w:val="Alg4"/>
        <w:numPr>
          <w:ilvl w:val="2"/>
          <w:numId w:val="221"/>
        </w:numPr>
      </w:pPr>
      <w:r w:rsidRPr="00E77497">
        <w:t xml:space="preserve">If </w:t>
      </w:r>
      <w:r w:rsidRPr="00E77497">
        <w:rPr>
          <w:i/>
        </w:rPr>
        <w:t>deleteSucceeded</w:t>
      </w:r>
      <w:r w:rsidRPr="00E77497">
        <w:t xml:space="preserve"> is </w:t>
      </w:r>
      <w:r w:rsidRPr="00E77497">
        <w:rPr>
          <w:b/>
        </w:rPr>
        <w:t>false</w:t>
      </w:r>
      <w:r w:rsidRPr="00E77497">
        <w:t>, then</w:t>
      </w:r>
    </w:p>
    <w:p w14:paraId="52BDACF6" w14:textId="77777777" w:rsidR="004C02EF" w:rsidRPr="00E77497" w:rsidRDefault="004C02EF" w:rsidP="00834A33">
      <w:pPr>
        <w:pStyle w:val="Alg4"/>
        <w:numPr>
          <w:ilvl w:val="3"/>
          <w:numId w:val="221"/>
        </w:numPr>
      </w:pPr>
      <w:r w:rsidRPr="00E77497">
        <w:t xml:space="preserve">Set </w:t>
      </w:r>
      <w:r w:rsidRPr="00E77497">
        <w:rPr>
          <w:i/>
        </w:rPr>
        <w:t>newLenDesc</w:t>
      </w:r>
      <w:r w:rsidRPr="00E77497">
        <w:t>.[[Value]</w:t>
      </w:r>
      <w:ins w:id="29943" w:author="Allen Wirfs-Brock rev2" w:date="2011-07-25T17:11:00Z">
        <w:r w:rsidR="00245531" w:rsidRPr="00E77497">
          <w:t>]</w:t>
        </w:r>
      </w:ins>
      <w:r w:rsidRPr="00E77497">
        <w:t xml:space="preserve"> to </w:t>
      </w:r>
      <w:r w:rsidRPr="00E77497">
        <w:rPr>
          <w:i/>
        </w:rPr>
        <w:t>oldLen+1</w:t>
      </w:r>
      <w:r w:rsidRPr="00E77497">
        <w:t>.</w:t>
      </w:r>
    </w:p>
    <w:p w14:paraId="51A13395" w14:textId="77777777" w:rsidR="004C02EF" w:rsidRPr="00E77497" w:rsidRDefault="004C02EF" w:rsidP="00834A33">
      <w:pPr>
        <w:pStyle w:val="Alg4"/>
        <w:numPr>
          <w:ilvl w:val="3"/>
          <w:numId w:val="221"/>
        </w:numPr>
      </w:pPr>
      <w:r w:rsidRPr="00E77497">
        <w:t xml:space="preserve">If </w:t>
      </w:r>
      <w:r w:rsidRPr="00E77497">
        <w:rPr>
          <w:i/>
        </w:rPr>
        <w:t>newWritable</w:t>
      </w:r>
      <w:r w:rsidRPr="00E77497">
        <w:t xml:space="preserve"> is </w:t>
      </w:r>
      <w:r w:rsidRPr="00E77497">
        <w:rPr>
          <w:b/>
        </w:rPr>
        <w:t>false</w:t>
      </w:r>
      <w:r w:rsidRPr="00E77497">
        <w:t xml:space="preserve">, set </w:t>
      </w:r>
      <w:r w:rsidRPr="00E77497">
        <w:rPr>
          <w:i/>
        </w:rPr>
        <w:t>newLenDesc</w:t>
      </w:r>
      <w:r w:rsidRPr="00E77497">
        <w:t>.[[Writable]</w:t>
      </w:r>
      <w:ins w:id="29944" w:author="Allen Wirfs-Brock rev2" w:date="2011-07-25T17:11:00Z">
        <w:r w:rsidR="00245531" w:rsidRPr="00E77497">
          <w:t>]</w:t>
        </w:r>
      </w:ins>
      <w:r w:rsidRPr="00E77497">
        <w:t xml:space="preserve"> to </w:t>
      </w:r>
      <w:r w:rsidRPr="00E77497">
        <w:rPr>
          <w:b/>
        </w:rPr>
        <w:t>false</w:t>
      </w:r>
      <w:r w:rsidRPr="00E77497">
        <w:t>.</w:t>
      </w:r>
    </w:p>
    <w:p w14:paraId="3044A948" w14:textId="77777777" w:rsidR="004C02EF" w:rsidRPr="00E77497" w:rsidRDefault="004C02EF" w:rsidP="00834A33">
      <w:pPr>
        <w:pStyle w:val="Alg4"/>
        <w:numPr>
          <w:ilvl w:val="3"/>
          <w:numId w:val="221"/>
        </w:numPr>
      </w:pPr>
      <w:r w:rsidRPr="00E77497">
        <w:t xml:space="preserve">Call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newLenDesc</w:t>
      </w:r>
      <w:r w:rsidRPr="00E77497">
        <w:t xml:space="preserve">, and </w:t>
      </w:r>
      <w:r w:rsidRPr="00E77497">
        <w:rPr>
          <w:b/>
        </w:rPr>
        <w:t>false</w:t>
      </w:r>
      <w:r w:rsidRPr="00E77497">
        <w:t xml:space="preserve"> as arguments. </w:t>
      </w:r>
    </w:p>
    <w:p w14:paraId="551EF3F1" w14:textId="77777777" w:rsidR="004C02EF" w:rsidRPr="00E77497" w:rsidRDefault="004C02EF" w:rsidP="00834A33">
      <w:pPr>
        <w:pStyle w:val="Alg4"/>
        <w:numPr>
          <w:ilvl w:val="3"/>
          <w:numId w:val="221"/>
        </w:numPr>
      </w:pPr>
      <w:r w:rsidRPr="00E77497">
        <w:t>Reject.</w:t>
      </w:r>
    </w:p>
    <w:p w14:paraId="1F8134A7" w14:textId="77777777" w:rsidR="004C02EF" w:rsidRPr="00E77497" w:rsidRDefault="004C02EF" w:rsidP="00834A33">
      <w:pPr>
        <w:pStyle w:val="Alg4"/>
        <w:numPr>
          <w:ilvl w:val="1"/>
          <w:numId w:val="221"/>
        </w:numPr>
      </w:pPr>
      <w:r w:rsidRPr="00E77497">
        <w:t xml:space="preserve">If </w:t>
      </w:r>
      <w:r w:rsidRPr="00E77497">
        <w:rPr>
          <w:i/>
        </w:rPr>
        <w:t>newWritable</w:t>
      </w:r>
      <w:r w:rsidRPr="00E77497">
        <w:t xml:space="preserve"> is </w:t>
      </w:r>
      <w:r w:rsidRPr="00E77497">
        <w:rPr>
          <w:b/>
        </w:rPr>
        <w:t>false</w:t>
      </w:r>
      <w:r w:rsidRPr="00E77497">
        <w:t>, then</w:t>
      </w:r>
    </w:p>
    <w:p w14:paraId="3ACDA4D0" w14:textId="77777777" w:rsidR="004C02EF" w:rsidRPr="00E77497" w:rsidRDefault="004C02EF" w:rsidP="00834A33">
      <w:pPr>
        <w:pStyle w:val="Alg4"/>
        <w:numPr>
          <w:ilvl w:val="2"/>
          <w:numId w:val="221"/>
        </w:numPr>
      </w:pPr>
      <w:r w:rsidRPr="00E77497">
        <w:t xml:space="preserve">Call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Property Descriptor{[[Writable]]: </w:t>
      </w:r>
      <w:r w:rsidRPr="00E77497">
        <w:rPr>
          <w:b/>
        </w:rPr>
        <w:t>false</w:t>
      </w:r>
      <w:r w:rsidRPr="00E77497">
        <w:t xml:space="preserve">}, and </w:t>
      </w:r>
      <w:r w:rsidRPr="00E77497">
        <w:rPr>
          <w:b/>
        </w:rPr>
        <w:t>false</w:t>
      </w:r>
      <w:r w:rsidRPr="00E77497">
        <w:t xml:space="preserve"> as arguments. This call will always return </w:t>
      </w:r>
      <w:r w:rsidRPr="00E77497">
        <w:rPr>
          <w:b/>
        </w:rPr>
        <w:t>true</w:t>
      </w:r>
      <w:r w:rsidRPr="00E77497">
        <w:t>.</w:t>
      </w:r>
    </w:p>
    <w:p w14:paraId="7E38979A" w14:textId="77777777" w:rsidR="004C02EF" w:rsidRPr="00E77497" w:rsidRDefault="004C02EF" w:rsidP="00834A33">
      <w:pPr>
        <w:pStyle w:val="Alg4"/>
        <w:numPr>
          <w:ilvl w:val="1"/>
          <w:numId w:val="221"/>
        </w:numPr>
      </w:pPr>
      <w:r w:rsidRPr="00E77497">
        <w:t xml:space="preserve">Return </w:t>
      </w:r>
      <w:r w:rsidRPr="00E77497">
        <w:rPr>
          <w:b/>
        </w:rPr>
        <w:t>true</w:t>
      </w:r>
      <w:r w:rsidRPr="00E77497">
        <w:t>.</w:t>
      </w:r>
    </w:p>
    <w:p w14:paraId="5C1CD931" w14:textId="77777777" w:rsidR="004C02EF" w:rsidRPr="00E77497" w:rsidRDefault="004C02EF" w:rsidP="00834A33">
      <w:pPr>
        <w:pStyle w:val="Alg4"/>
        <w:numPr>
          <w:ilvl w:val="0"/>
          <w:numId w:val="221"/>
        </w:numPr>
      </w:pPr>
      <w:r w:rsidRPr="00E77497">
        <w:t xml:space="preserve">Else if </w:t>
      </w:r>
      <w:r w:rsidRPr="00E77497">
        <w:rPr>
          <w:i/>
        </w:rPr>
        <w:t>P</w:t>
      </w:r>
      <w:r w:rsidRPr="00E77497">
        <w:t xml:space="preserve"> is an array index (15.4), then</w:t>
      </w:r>
    </w:p>
    <w:p w14:paraId="59C51C85" w14:textId="77777777" w:rsidR="004C02EF" w:rsidRPr="00E77497" w:rsidRDefault="004C02EF" w:rsidP="00834A33">
      <w:pPr>
        <w:pStyle w:val="Alg4"/>
        <w:numPr>
          <w:ilvl w:val="1"/>
          <w:numId w:val="221"/>
        </w:numPr>
      </w:pPr>
      <w:r w:rsidRPr="00E77497">
        <w:t xml:space="preserve">Let </w:t>
      </w:r>
      <w:r w:rsidRPr="00E77497">
        <w:rPr>
          <w:i/>
        </w:rPr>
        <w:t>index</w:t>
      </w:r>
      <w:r w:rsidRPr="00E77497">
        <w:t xml:space="preserve"> be ToUint32(</w:t>
      </w:r>
      <w:r w:rsidRPr="00E77497">
        <w:rPr>
          <w:i/>
        </w:rPr>
        <w:t>P</w:t>
      </w:r>
      <w:r w:rsidRPr="00E77497">
        <w:t>).</w:t>
      </w:r>
    </w:p>
    <w:p w14:paraId="79E3ED7C" w14:textId="77777777" w:rsidR="0080491B" w:rsidRDefault="0080491B" w:rsidP="00834A33">
      <w:pPr>
        <w:pStyle w:val="Alg4"/>
        <w:numPr>
          <w:ilvl w:val="1"/>
          <w:numId w:val="221"/>
        </w:numPr>
        <w:rPr>
          <w:ins w:id="29945" w:author="Rev 7 Allen Wirfs-Brock" w:date="2012-04-09T16:46:00Z"/>
        </w:rPr>
      </w:pPr>
      <w:ins w:id="29946" w:author="Rev 7 Allen Wirfs-Brock" w:date="2012-04-09T16:46:00Z">
        <w:r>
          <w:t>ReturnIfAbrupt(</w:t>
        </w:r>
        <w:r w:rsidRPr="00BC2562">
          <w:rPr>
            <w:i/>
          </w:rPr>
          <w:t>index</w:t>
        </w:r>
        <w:r>
          <w:t>).</w:t>
        </w:r>
      </w:ins>
    </w:p>
    <w:p w14:paraId="381A9FB7" w14:textId="77777777" w:rsidR="004C02EF" w:rsidRPr="00E77497" w:rsidRDefault="004C02EF" w:rsidP="00834A33">
      <w:pPr>
        <w:pStyle w:val="Alg4"/>
        <w:numPr>
          <w:ilvl w:val="1"/>
          <w:numId w:val="221"/>
        </w:numPr>
      </w:pPr>
      <w:r w:rsidRPr="00E77497">
        <w:t xml:space="preserve">Reject if </w:t>
      </w:r>
      <w:r w:rsidRPr="00E77497">
        <w:rPr>
          <w:i/>
        </w:rPr>
        <w:t>index</w:t>
      </w:r>
      <w:r w:rsidRPr="00E77497">
        <w:t xml:space="preserve"> ≥ </w:t>
      </w:r>
      <w:r w:rsidRPr="00E77497">
        <w:rPr>
          <w:i/>
        </w:rPr>
        <w:t>oldLen</w:t>
      </w:r>
      <w:r w:rsidRPr="00E77497">
        <w:t xml:space="preserve"> and </w:t>
      </w:r>
      <w:r w:rsidRPr="00E77497">
        <w:rPr>
          <w:i/>
        </w:rPr>
        <w:t>oldLenDesc</w:t>
      </w:r>
      <w:r w:rsidRPr="00E77497">
        <w:t xml:space="preserve">.[[Writable]] is </w:t>
      </w:r>
      <w:r w:rsidRPr="00E77497">
        <w:rPr>
          <w:b/>
        </w:rPr>
        <w:t>false</w:t>
      </w:r>
      <w:r w:rsidRPr="00E77497">
        <w:t>.</w:t>
      </w:r>
    </w:p>
    <w:p w14:paraId="706DF815" w14:textId="77777777" w:rsidR="004C02EF" w:rsidRPr="00E77497" w:rsidRDefault="004C02EF" w:rsidP="00834A33">
      <w:pPr>
        <w:pStyle w:val="Alg4"/>
        <w:numPr>
          <w:ilvl w:val="1"/>
          <w:numId w:val="221"/>
        </w:numPr>
      </w:pPr>
      <w:r w:rsidRPr="00E77497">
        <w:t xml:space="preserve">Let </w:t>
      </w:r>
      <w:r w:rsidRPr="00E77497">
        <w:rPr>
          <w:i/>
        </w:rPr>
        <w:t>succeeded</w:t>
      </w:r>
      <w:r w:rsidRPr="00E77497">
        <w:t xml:space="preserve"> be the result of calling the default [[DefineOwnProperty]] internal method (8.12.9) on </w:t>
      </w:r>
      <w:r w:rsidRPr="00E77497">
        <w:rPr>
          <w:i/>
        </w:rPr>
        <w:t>A</w:t>
      </w:r>
      <w:r w:rsidRPr="00E77497">
        <w:t xml:space="preserve"> passing </w:t>
      </w:r>
      <w:r w:rsidRPr="00E77497">
        <w:rPr>
          <w:i/>
        </w:rPr>
        <w:t>P</w:t>
      </w:r>
      <w:r w:rsidRPr="00E77497">
        <w:t xml:space="preserve">, </w:t>
      </w:r>
      <w:r w:rsidRPr="00E77497">
        <w:rPr>
          <w:i/>
        </w:rPr>
        <w:t>Desc</w:t>
      </w:r>
      <w:r w:rsidRPr="00E77497">
        <w:t xml:space="preserve">, and </w:t>
      </w:r>
      <w:r w:rsidRPr="00E77497">
        <w:rPr>
          <w:b/>
        </w:rPr>
        <w:t>false</w:t>
      </w:r>
      <w:r w:rsidRPr="00E77497">
        <w:t xml:space="preserve"> as arguments.</w:t>
      </w:r>
    </w:p>
    <w:p w14:paraId="45D33E35" w14:textId="77777777" w:rsidR="004C02EF" w:rsidRPr="00E77497" w:rsidRDefault="004C02EF" w:rsidP="00834A33">
      <w:pPr>
        <w:pStyle w:val="Alg4"/>
        <w:numPr>
          <w:ilvl w:val="1"/>
          <w:numId w:val="221"/>
        </w:numPr>
      </w:pPr>
      <w:r w:rsidRPr="00E77497">
        <w:t xml:space="preserve">Reject if </w:t>
      </w:r>
      <w:r w:rsidRPr="00E77497">
        <w:rPr>
          <w:i/>
        </w:rPr>
        <w:t>succeeded</w:t>
      </w:r>
      <w:r w:rsidRPr="00E77497">
        <w:t xml:space="preserve"> is </w:t>
      </w:r>
      <w:r w:rsidRPr="00E77497">
        <w:rPr>
          <w:b/>
        </w:rPr>
        <w:t>false</w:t>
      </w:r>
      <w:r w:rsidRPr="00E77497">
        <w:t>.</w:t>
      </w:r>
    </w:p>
    <w:p w14:paraId="54064567" w14:textId="77777777" w:rsidR="004C02EF" w:rsidRPr="00E77497" w:rsidRDefault="004C02EF" w:rsidP="00834A33">
      <w:pPr>
        <w:pStyle w:val="Alg4"/>
        <w:numPr>
          <w:ilvl w:val="1"/>
          <w:numId w:val="221"/>
        </w:numPr>
      </w:pPr>
      <w:r w:rsidRPr="00E77497">
        <w:t xml:space="preserve">If  </w:t>
      </w:r>
      <w:r w:rsidRPr="00E77497">
        <w:rPr>
          <w:i/>
        </w:rPr>
        <w:t>index</w:t>
      </w:r>
      <w:r w:rsidRPr="00E77497">
        <w:t xml:space="preserve"> ≥ </w:t>
      </w:r>
      <w:r w:rsidRPr="00E77497">
        <w:rPr>
          <w:i/>
        </w:rPr>
        <w:t>oldLen</w:t>
      </w:r>
    </w:p>
    <w:p w14:paraId="0FA16B92" w14:textId="77777777" w:rsidR="004C02EF" w:rsidRPr="00E77497" w:rsidRDefault="004C02EF" w:rsidP="00834A33">
      <w:pPr>
        <w:pStyle w:val="Alg4"/>
        <w:numPr>
          <w:ilvl w:val="2"/>
          <w:numId w:val="221"/>
        </w:numPr>
      </w:pPr>
      <w:r w:rsidRPr="00E77497">
        <w:t xml:space="preserve">Set </w:t>
      </w:r>
      <w:r w:rsidRPr="00E77497">
        <w:rPr>
          <w:i/>
        </w:rPr>
        <w:t>oldLenDesc</w:t>
      </w:r>
      <w:r w:rsidRPr="00E77497">
        <w:t xml:space="preserve">.[[Value]] to </w:t>
      </w:r>
      <w:r w:rsidRPr="00E77497">
        <w:rPr>
          <w:i/>
        </w:rPr>
        <w:t>index</w:t>
      </w:r>
      <w:r w:rsidRPr="00E77497">
        <w:t xml:space="preserve"> + 1.</w:t>
      </w:r>
    </w:p>
    <w:p w14:paraId="3EA869C6" w14:textId="77777777" w:rsidR="004C02EF" w:rsidRPr="00E77497" w:rsidRDefault="004C02EF" w:rsidP="00834A33">
      <w:pPr>
        <w:pStyle w:val="Alg4"/>
        <w:numPr>
          <w:ilvl w:val="2"/>
          <w:numId w:val="221"/>
        </w:numPr>
      </w:pPr>
      <w:r w:rsidRPr="00E77497">
        <w:t xml:space="preserve">Call the default [[DefineOwnProperty]] internal method (8.12.9) on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w:t>
      </w:r>
      <w:r w:rsidRPr="00E77497">
        <w:rPr>
          <w:i/>
        </w:rPr>
        <w:t>oldLenDesc</w:t>
      </w:r>
      <w:r w:rsidRPr="00E77497">
        <w:t xml:space="preserve">, and </w:t>
      </w:r>
      <w:r w:rsidRPr="00E77497">
        <w:rPr>
          <w:b/>
        </w:rPr>
        <w:t>false</w:t>
      </w:r>
      <w:r w:rsidRPr="00E77497">
        <w:t xml:space="preserve"> as arguments. This call will always return </w:t>
      </w:r>
      <w:r w:rsidRPr="00E77497">
        <w:rPr>
          <w:b/>
        </w:rPr>
        <w:t>true</w:t>
      </w:r>
      <w:r w:rsidRPr="00E77497">
        <w:t>.</w:t>
      </w:r>
    </w:p>
    <w:p w14:paraId="5DEEB170" w14:textId="77777777" w:rsidR="004C02EF" w:rsidRPr="00E77497" w:rsidRDefault="004C02EF" w:rsidP="00834A33">
      <w:pPr>
        <w:pStyle w:val="Alg4"/>
        <w:numPr>
          <w:ilvl w:val="1"/>
          <w:numId w:val="221"/>
        </w:numPr>
      </w:pPr>
      <w:r w:rsidRPr="00E77497">
        <w:t xml:space="preserve">Return </w:t>
      </w:r>
      <w:r w:rsidRPr="00E77497">
        <w:rPr>
          <w:b/>
        </w:rPr>
        <w:t>true</w:t>
      </w:r>
      <w:r w:rsidRPr="00E77497">
        <w:t>.</w:t>
      </w:r>
    </w:p>
    <w:p w14:paraId="2919EDBB" w14:textId="77777777" w:rsidR="004C02EF" w:rsidRPr="00E77497" w:rsidRDefault="004C02EF" w:rsidP="00834A33">
      <w:pPr>
        <w:pStyle w:val="Alg4"/>
        <w:numPr>
          <w:ilvl w:val="0"/>
          <w:numId w:val="221"/>
        </w:numPr>
        <w:spacing w:after="120"/>
      </w:pPr>
      <w:r w:rsidRPr="00E77497">
        <w:t xml:space="preserve">Return the result of calling the default [[DefineOwnProperty]] internal method (8.12.9) on </w:t>
      </w:r>
      <w:r w:rsidRPr="00E77497">
        <w:rPr>
          <w:i/>
        </w:rPr>
        <w:t>A</w:t>
      </w:r>
      <w:r w:rsidRPr="00E77497">
        <w:t xml:space="preserve"> passing </w:t>
      </w:r>
      <w:r w:rsidRPr="00E77497">
        <w:rPr>
          <w:i/>
        </w:rPr>
        <w:t>P</w:t>
      </w:r>
      <w:r w:rsidRPr="00E77497">
        <w:t xml:space="preserve">, </w:t>
      </w:r>
      <w:r w:rsidRPr="00E77497">
        <w:rPr>
          <w:i/>
        </w:rPr>
        <w:t>Desc</w:t>
      </w:r>
      <w:r w:rsidRPr="00E77497">
        <w:t xml:space="preserve">, and </w:t>
      </w:r>
      <w:r w:rsidRPr="00E77497">
        <w:rPr>
          <w:i/>
        </w:rPr>
        <w:t>Throw</w:t>
      </w:r>
      <w:r w:rsidRPr="00E77497">
        <w:t xml:space="preserve"> as arguments.</w:t>
      </w:r>
    </w:p>
    <w:p w14:paraId="62C1E2D1" w14:textId="77777777" w:rsidR="004C02EF" w:rsidRPr="00E77497" w:rsidRDefault="004C02EF" w:rsidP="004C02EF">
      <w:pPr>
        <w:pStyle w:val="40"/>
        <w:numPr>
          <w:ilvl w:val="0"/>
          <w:numId w:val="0"/>
        </w:numPr>
      </w:pPr>
      <w:bookmarkStart w:id="29947" w:name="_Toc385672301"/>
      <w:bookmarkStart w:id="29948" w:name="_Toc393690417"/>
      <w:r w:rsidRPr="00E77497">
        <w:t>15.4.5.2</w:t>
      </w:r>
      <w:r w:rsidRPr="00E77497">
        <w:tab/>
        <w:t>lengt</w:t>
      </w:r>
      <w:bookmarkEnd w:id="29938"/>
      <w:bookmarkEnd w:id="29947"/>
      <w:bookmarkEnd w:id="29948"/>
      <w:r w:rsidRPr="00E77497">
        <w:t>h</w:t>
      </w:r>
    </w:p>
    <w:p w14:paraId="43275B7E"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this Array object is a data property whose value is always numerically greater than the name of every deletable property whose name is an array index.</w:t>
      </w:r>
    </w:p>
    <w:p w14:paraId="57EDDC5F" w14:textId="77777777" w:rsidR="004C02EF" w:rsidRPr="00E77497" w:rsidRDefault="004C02EF" w:rsidP="004C02EF">
      <w:r w:rsidRPr="00E77497">
        <w:t xml:space="preserve">The </w:t>
      </w:r>
      <w:r w:rsidRPr="00E77497">
        <w:rPr>
          <w:rFonts w:ascii="Courier New" w:hAnsi="Courier New"/>
          <w:b/>
        </w:rPr>
        <w:t>length</w:t>
      </w:r>
      <w:r w:rsidRPr="00E77497">
        <w:t xml:space="preserve"> property initially has the attributes </w:t>
      </w:r>
      <w:r w:rsidRPr="00E77497">
        <w:rPr>
          <w:rFonts w:ascii="Times New Roman" w:hAnsi="Times New Roman"/>
        </w:rPr>
        <w:t xml:space="preserve">{ [[Writable]]: </w:t>
      </w:r>
      <w:r w:rsidRPr="00E77497">
        <w:rPr>
          <w:rFonts w:ascii="Times New Roman" w:hAnsi="Times New Roman"/>
          <w:b/>
        </w:rPr>
        <w:t>true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w:t>
      </w:r>
      <w:r w:rsidRPr="00E77497">
        <w:t>.</w:t>
      </w:r>
      <w:bookmarkStart w:id="29949" w:name="_Toc382291627"/>
      <w:bookmarkStart w:id="29950" w:name="_Ref383601992"/>
      <w:bookmarkStart w:id="29951" w:name="_Toc385672302"/>
      <w:bookmarkStart w:id="29952" w:name="_Toc393690418"/>
      <w:bookmarkStart w:id="29953" w:name="_Ref404493357"/>
    </w:p>
    <w:p w14:paraId="5B2BFC0E" w14:textId="77777777" w:rsidR="004C02EF" w:rsidRPr="00E77497" w:rsidRDefault="004C02EF" w:rsidP="004C02EF">
      <w:pPr>
        <w:pStyle w:val="Note"/>
      </w:pPr>
      <w:r w:rsidRPr="00E77497">
        <w:t>NOTE</w:t>
      </w:r>
      <w:r w:rsidRPr="00E77497">
        <w:tab/>
        <w:t>Attempting to set the length property of an Array object to a value that is numerically less than or equal to the largest numeric property name of an existing array indexed non-deletable property of the array will result in the length being set to a numeric value that is one greater than that largest numeric property name. See 15.4.5.1.</w:t>
      </w:r>
    </w:p>
    <w:p w14:paraId="4171933B" w14:textId="77777777" w:rsidR="004C02EF" w:rsidRPr="00E77497" w:rsidRDefault="004C02EF" w:rsidP="00B43482">
      <w:pPr>
        <w:pStyle w:val="20"/>
        <w:numPr>
          <w:ilvl w:val="0"/>
          <w:numId w:val="0"/>
        </w:numPr>
      </w:pPr>
      <w:bookmarkStart w:id="29954" w:name="_Ref424531349"/>
      <w:bookmarkStart w:id="29955" w:name="_Toc472818926"/>
      <w:bookmarkStart w:id="29956" w:name="_Toc235503504"/>
      <w:bookmarkStart w:id="29957" w:name="_Toc241509279"/>
      <w:bookmarkStart w:id="29958" w:name="_Toc244416766"/>
      <w:bookmarkStart w:id="29959" w:name="_Toc276631130"/>
      <w:bookmarkStart w:id="29960" w:name="_Toc336509613"/>
      <w:r w:rsidRPr="00E77497">
        <w:t>15.5</w:t>
      </w:r>
      <w:r w:rsidRPr="00E77497">
        <w:tab/>
        <w:t>String Object</w:t>
      </w:r>
      <w:bookmarkEnd w:id="29949"/>
      <w:bookmarkEnd w:id="29950"/>
      <w:bookmarkEnd w:id="29951"/>
      <w:bookmarkEnd w:id="29952"/>
      <w:bookmarkEnd w:id="29953"/>
      <w:r w:rsidRPr="00E77497">
        <w:t>s</w:t>
      </w:r>
      <w:bookmarkStart w:id="29961" w:name="_Toc385672303"/>
      <w:bookmarkStart w:id="29962" w:name="_Ref393527560"/>
      <w:bookmarkStart w:id="29963" w:name="_Toc393690419"/>
      <w:bookmarkStart w:id="29964" w:name="_Ref404501479"/>
      <w:bookmarkStart w:id="29965" w:name="_Toc382212251"/>
      <w:bookmarkStart w:id="29966" w:name="_Toc382212814"/>
      <w:bookmarkStart w:id="29967" w:name="_Toc382291628"/>
      <w:bookmarkEnd w:id="29954"/>
      <w:bookmarkEnd w:id="29955"/>
      <w:bookmarkEnd w:id="29956"/>
      <w:bookmarkEnd w:id="29957"/>
      <w:bookmarkEnd w:id="29958"/>
      <w:bookmarkEnd w:id="29959"/>
      <w:bookmarkEnd w:id="29960"/>
    </w:p>
    <w:p w14:paraId="3D2A18B9" w14:textId="77777777" w:rsidR="004C02EF" w:rsidRPr="00E77497" w:rsidRDefault="004C02EF" w:rsidP="00B43482">
      <w:pPr>
        <w:pStyle w:val="30"/>
        <w:numPr>
          <w:ilvl w:val="0"/>
          <w:numId w:val="0"/>
        </w:numPr>
      </w:pPr>
      <w:bookmarkStart w:id="29968" w:name="_Ref424531760"/>
      <w:bookmarkStart w:id="29969" w:name="_Toc472818927"/>
      <w:bookmarkStart w:id="29970" w:name="_Toc235503505"/>
      <w:bookmarkStart w:id="29971" w:name="_Toc241509280"/>
      <w:bookmarkStart w:id="29972" w:name="_Toc244416767"/>
      <w:bookmarkStart w:id="29973" w:name="_Toc276631131"/>
      <w:bookmarkStart w:id="29974" w:name="_Toc336509614"/>
      <w:r w:rsidRPr="00E77497">
        <w:t>15.5.1</w:t>
      </w:r>
      <w:r w:rsidRPr="00E77497">
        <w:tab/>
        <w:t>The String Constructor Called as a Functio</w:t>
      </w:r>
      <w:bookmarkEnd w:id="29961"/>
      <w:bookmarkEnd w:id="29962"/>
      <w:bookmarkEnd w:id="29963"/>
      <w:bookmarkEnd w:id="29964"/>
      <w:r w:rsidRPr="00E77497">
        <w:t>n</w:t>
      </w:r>
      <w:bookmarkEnd w:id="29968"/>
      <w:bookmarkEnd w:id="29969"/>
      <w:bookmarkEnd w:id="29970"/>
      <w:bookmarkEnd w:id="29971"/>
      <w:bookmarkEnd w:id="29972"/>
      <w:bookmarkEnd w:id="29973"/>
      <w:bookmarkEnd w:id="29974"/>
    </w:p>
    <w:p w14:paraId="13034654" w14:textId="77777777" w:rsidR="004C02EF" w:rsidRPr="00E77497" w:rsidRDefault="004C02EF" w:rsidP="004C02EF">
      <w:r w:rsidRPr="00E77497">
        <w:t xml:space="preserve">When </w:t>
      </w:r>
      <w:r w:rsidRPr="00E77497">
        <w:rPr>
          <w:rFonts w:ascii="Courier New" w:hAnsi="Courier New"/>
          <w:b/>
        </w:rPr>
        <w:t>String</w:t>
      </w:r>
      <w:r w:rsidRPr="00E77497">
        <w:t xml:space="preserve"> is called as a function rather than as a constructor, it performs a type conversion.</w:t>
      </w:r>
      <w:bookmarkStart w:id="29975" w:name="_Toc385672304"/>
      <w:bookmarkStart w:id="29976" w:name="_Toc393690420"/>
    </w:p>
    <w:p w14:paraId="7FADC52D" w14:textId="77777777" w:rsidR="004C02EF" w:rsidRPr="00E77497" w:rsidRDefault="004C02EF" w:rsidP="004C02EF">
      <w:pPr>
        <w:pStyle w:val="40"/>
        <w:numPr>
          <w:ilvl w:val="0"/>
          <w:numId w:val="0"/>
        </w:numPr>
      </w:pPr>
      <w:bookmarkStart w:id="29977" w:name="_Ref457704072"/>
      <w:r w:rsidRPr="00E77497">
        <w:t>15.5.1.1</w:t>
      </w:r>
      <w:r w:rsidRPr="00E77497">
        <w:tab/>
        <w:t>String ( [ value</w:t>
      </w:r>
      <w:bookmarkEnd w:id="29975"/>
      <w:bookmarkEnd w:id="29976"/>
      <w:r w:rsidRPr="00E77497">
        <w:t xml:space="preserve"> ] )</w:t>
      </w:r>
      <w:bookmarkEnd w:id="29977"/>
    </w:p>
    <w:p w14:paraId="4872462F" w14:textId="77777777" w:rsidR="004C02EF" w:rsidRPr="00E77497" w:rsidRDefault="004C02EF" w:rsidP="004C02EF">
      <w:r w:rsidRPr="00E77497">
        <w:t xml:space="preserve">Returns a String value (not a String object) computed by </w:t>
      </w:r>
      <w:r w:rsidRPr="00E77497">
        <w:rPr>
          <w:rFonts w:ascii="Times New Roman" w:hAnsi="Times New Roman"/>
        </w:rPr>
        <w:t>ToString(</w:t>
      </w:r>
      <w:r w:rsidRPr="00E77497">
        <w:rPr>
          <w:rFonts w:ascii="Times New Roman" w:hAnsi="Times New Roman"/>
          <w:i/>
        </w:rPr>
        <w:t>value</w:t>
      </w:r>
      <w:r w:rsidRPr="00E77497">
        <w:rPr>
          <w:rFonts w:ascii="Times New Roman" w:hAnsi="Times New Roman"/>
        </w:rPr>
        <w:t>)</w:t>
      </w:r>
      <w:r w:rsidRPr="00E77497">
        <w:t>.</w:t>
      </w:r>
      <w:bookmarkStart w:id="29978" w:name="_Toc385672305"/>
      <w:bookmarkStart w:id="29979" w:name="_Toc393690421"/>
      <w:r w:rsidRPr="00E77497">
        <w:t xml:space="preserve"> If </w:t>
      </w:r>
      <w:r w:rsidRPr="00E77497">
        <w:rPr>
          <w:rFonts w:ascii="Times New Roman" w:hAnsi="Times New Roman"/>
          <w:i/>
        </w:rPr>
        <w:t>value</w:t>
      </w:r>
      <w:r w:rsidRPr="00E77497">
        <w:t xml:space="preserve"> is not supplied, the empty String </w:t>
      </w:r>
      <w:r w:rsidRPr="00E77497">
        <w:rPr>
          <w:rFonts w:ascii="Courier New" w:hAnsi="Courier New"/>
          <w:b/>
        </w:rPr>
        <w:t>""</w:t>
      </w:r>
      <w:r w:rsidRPr="00E77497">
        <w:t xml:space="preserve"> is returned.</w:t>
      </w:r>
    </w:p>
    <w:p w14:paraId="62FB5635" w14:textId="77777777" w:rsidR="004C02EF" w:rsidRPr="00E77497" w:rsidRDefault="004C02EF" w:rsidP="00B43482">
      <w:pPr>
        <w:pStyle w:val="30"/>
        <w:numPr>
          <w:ilvl w:val="0"/>
          <w:numId w:val="0"/>
        </w:numPr>
      </w:pPr>
      <w:bookmarkStart w:id="29980" w:name="_Toc385672306"/>
      <w:bookmarkStart w:id="29981" w:name="_Ref393527562"/>
      <w:bookmarkStart w:id="29982" w:name="_Toc393690422"/>
      <w:bookmarkStart w:id="29983" w:name="_Ref404501493"/>
      <w:bookmarkStart w:id="29984" w:name="_Ref424531774"/>
      <w:bookmarkStart w:id="29985" w:name="_Toc472818928"/>
      <w:bookmarkStart w:id="29986" w:name="_Toc235503506"/>
      <w:bookmarkStart w:id="29987" w:name="_Toc241509281"/>
      <w:bookmarkStart w:id="29988" w:name="_Toc244416768"/>
      <w:bookmarkStart w:id="29989" w:name="_Toc276631132"/>
      <w:bookmarkStart w:id="29990" w:name="_Toc336509615"/>
      <w:bookmarkEnd w:id="29978"/>
      <w:bookmarkEnd w:id="29979"/>
      <w:r w:rsidRPr="00E77497">
        <w:t>15.5.2</w:t>
      </w:r>
      <w:r w:rsidRPr="00E77497">
        <w:tab/>
        <w:t>The String Constructo</w:t>
      </w:r>
      <w:bookmarkEnd w:id="29965"/>
      <w:bookmarkEnd w:id="29966"/>
      <w:bookmarkEnd w:id="29967"/>
      <w:bookmarkEnd w:id="29980"/>
      <w:bookmarkEnd w:id="29981"/>
      <w:bookmarkEnd w:id="29982"/>
      <w:bookmarkEnd w:id="29983"/>
      <w:r w:rsidRPr="00E77497">
        <w:t>r</w:t>
      </w:r>
      <w:bookmarkEnd w:id="29984"/>
      <w:bookmarkEnd w:id="29985"/>
      <w:bookmarkEnd w:id="29986"/>
      <w:bookmarkEnd w:id="29987"/>
      <w:bookmarkEnd w:id="29988"/>
      <w:bookmarkEnd w:id="29989"/>
      <w:bookmarkEnd w:id="29990"/>
    </w:p>
    <w:p w14:paraId="5F2726FD" w14:textId="77777777" w:rsidR="004C02EF" w:rsidRPr="00E77497" w:rsidRDefault="004C02EF" w:rsidP="004C02EF">
      <w:r w:rsidRPr="00E77497">
        <w:t xml:space="preserve">When </w:t>
      </w:r>
      <w:r w:rsidRPr="00E77497">
        <w:rPr>
          <w:rFonts w:ascii="Courier New" w:hAnsi="Courier New"/>
          <w:b/>
        </w:rPr>
        <w:t>String</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29991" w:name="_Toc385672307"/>
      <w:bookmarkStart w:id="29992" w:name="_Toc393690423"/>
    </w:p>
    <w:p w14:paraId="7C0F9BC9" w14:textId="77777777" w:rsidR="004C02EF" w:rsidRPr="00E77497" w:rsidRDefault="004C02EF" w:rsidP="004C02EF">
      <w:pPr>
        <w:pStyle w:val="40"/>
        <w:numPr>
          <w:ilvl w:val="0"/>
          <w:numId w:val="0"/>
        </w:numPr>
      </w:pPr>
      <w:r w:rsidRPr="00E77497">
        <w:t>15.5.2.1</w:t>
      </w:r>
      <w:r w:rsidRPr="00E77497">
        <w:tab/>
        <w:t>new String ( [ value</w:t>
      </w:r>
      <w:bookmarkEnd w:id="29991"/>
      <w:bookmarkEnd w:id="29992"/>
      <w:r w:rsidRPr="00E77497">
        <w:t xml:space="preserve"> ] )</w:t>
      </w:r>
    </w:p>
    <w:p w14:paraId="7DD87317" w14:textId="77777777" w:rsidR="004C02EF" w:rsidRPr="00E77497" w:rsidRDefault="004C02EF" w:rsidP="004C02EF">
      <w:r w:rsidRPr="00E77497">
        <w:t xml:space="preserve">The </w:t>
      </w:r>
      <w:r w:rsidRPr="00E77497">
        <w:rPr>
          <w:rFonts w:ascii="Times New Roman" w:hAnsi="Times New Roman"/>
        </w:rPr>
        <w:t>[[Prototype]]</w:t>
      </w:r>
      <w:r w:rsidRPr="00E77497">
        <w:t xml:space="preserve"> internal property of the newly constructed object is set to the standard built-in String prototype object that is the initial value of </w:t>
      </w:r>
      <w:r w:rsidRPr="00E77497">
        <w:rPr>
          <w:rFonts w:ascii="Courier New" w:hAnsi="Courier New"/>
          <w:b/>
        </w:rPr>
        <w:t>String.prototype</w:t>
      </w:r>
      <w:r w:rsidRPr="00E77497">
        <w:t xml:space="preserve"> (15.5.3.1).</w:t>
      </w:r>
    </w:p>
    <w:p w14:paraId="73C429F8" w14:textId="77777777" w:rsidR="004C02EF" w:rsidRPr="00E77497" w:rsidRDefault="004C02EF" w:rsidP="004C02EF">
      <w:r w:rsidRPr="00E77497">
        <w:t xml:space="preserve">The </w:t>
      </w:r>
      <w:del w:id="29993" w:author="Allen Wirfs-Brock" w:date="2011-07-02T14:02:00Z">
        <w:r w:rsidRPr="00E77497" w:rsidDel="00963019">
          <w:rPr>
            <w:rFonts w:ascii="Times New Roman" w:hAnsi="Times New Roman"/>
          </w:rPr>
          <w:delText>[[Class]]</w:delText>
        </w:r>
        <w:r w:rsidRPr="00E77497" w:rsidDel="00963019">
          <w:delText xml:space="preserve"> internal property of the </w:delText>
        </w:r>
      </w:del>
      <w:r w:rsidRPr="00E77497">
        <w:t xml:space="preserve">newly constructed object </w:t>
      </w:r>
      <w:del w:id="29994" w:author="Allen Wirfs-Brock" w:date="2011-07-02T14:02:00Z">
        <w:r w:rsidRPr="00E77497" w:rsidDel="00963019">
          <w:delText xml:space="preserve">is set to </w:delText>
        </w:r>
        <w:r w:rsidRPr="00E77497" w:rsidDel="00963019">
          <w:rPr>
            <w:rFonts w:ascii="Courier New" w:hAnsi="Courier New"/>
            <w:b/>
          </w:rPr>
          <w:delText>"String"</w:delText>
        </w:r>
      </w:del>
      <w:ins w:id="29995" w:author="Allen Wirfs-Brock" w:date="2011-07-02T14:02:00Z">
        <w:r w:rsidR="00963019" w:rsidRPr="00E77497">
          <w:t>has the [[</w:t>
        </w:r>
        <w:del w:id="29996" w:author="Rev 3 Allen Wirfs-Brock" w:date="2011-09-07T17:54:00Z">
          <w:r w:rsidR="00963019" w:rsidRPr="00E77497" w:rsidDel="00065D08">
            <w:delText>IsString</w:delText>
          </w:r>
        </w:del>
      </w:ins>
      <w:ins w:id="29997" w:author="Rev 3 Allen Wirfs-Brock" w:date="2011-09-07T17:54:00Z">
        <w:r w:rsidR="00065D08" w:rsidRPr="00E77497">
          <w:t>NativeBrand</w:t>
        </w:r>
      </w:ins>
      <w:ins w:id="29998" w:author="Allen Wirfs-Brock" w:date="2011-07-02T14:02:00Z">
        <w:r w:rsidR="00963019" w:rsidRPr="00E77497">
          <w:t>]]</w:t>
        </w:r>
      </w:ins>
      <w:ins w:id="29999" w:author="Allen Wirfs-Brock" w:date="2011-07-02T14:03:00Z">
        <w:r w:rsidR="00963019" w:rsidRPr="00E77497">
          <w:t xml:space="preserve"> internal property</w:t>
        </w:r>
      </w:ins>
      <w:ins w:id="30000" w:author="Rev 3 Allen Wirfs-Brock" w:date="2011-09-07T17:54:00Z">
        <w:r w:rsidR="00065D08" w:rsidRPr="00E77497">
          <w:t xml:space="preserve"> with value StringWrapper</w:t>
        </w:r>
      </w:ins>
      <w:r w:rsidRPr="00E77497">
        <w:t>.</w:t>
      </w:r>
    </w:p>
    <w:p w14:paraId="478B0F98" w14:textId="77777777" w:rsidR="004C02EF" w:rsidRPr="00E77497" w:rsidRDefault="004C02EF" w:rsidP="004C02EF">
      <w:r w:rsidRPr="00E77497">
        <w:t xml:space="preserve">The </w:t>
      </w:r>
      <w:r w:rsidRPr="00E77497">
        <w:rPr>
          <w:rFonts w:ascii="Times New Roman" w:hAnsi="Times New Roman"/>
        </w:rPr>
        <w:t>[[Extensible]]</w:t>
      </w:r>
      <w:r w:rsidRPr="00E77497">
        <w:t xml:space="preserve"> internal property of the newly constructed object is set to </w:t>
      </w:r>
      <w:r w:rsidRPr="00E77497">
        <w:rPr>
          <w:rFonts w:ascii="Times New Roman" w:hAnsi="Times New Roman"/>
          <w:b/>
        </w:rPr>
        <w:t>true</w:t>
      </w:r>
      <w:r w:rsidRPr="00E77497">
        <w:t>.</w:t>
      </w:r>
    </w:p>
    <w:p w14:paraId="3CE227D7" w14:textId="77777777" w:rsidR="004C02EF" w:rsidRPr="00E77497" w:rsidRDefault="004C02EF" w:rsidP="004C02EF">
      <w:r w:rsidRPr="00E77497">
        <w:t xml:space="preserve">The </w:t>
      </w:r>
      <w:r w:rsidRPr="00E77497">
        <w:rPr>
          <w:rFonts w:ascii="Times New Roman" w:hAnsi="Times New Roman"/>
        </w:rPr>
        <w:t xml:space="preserve">[[PrimitiveValue]] </w:t>
      </w:r>
      <w:r w:rsidRPr="00E77497">
        <w:t xml:space="preserve">internal property of the newly constructed object is set to </w:t>
      </w:r>
      <w:r w:rsidRPr="00E77497">
        <w:rPr>
          <w:rFonts w:ascii="Times New Roman" w:hAnsi="Times New Roman"/>
        </w:rPr>
        <w:t>ToString(</w:t>
      </w:r>
      <w:r w:rsidRPr="00E77497">
        <w:rPr>
          <w:rFonts w:ascii="Times New Roman" w:hAnsi="Times New Roman"/>
          <w:i/>
        </w:rPr>
        <w:t>value</w:t>
      </w:r>
      <w:bookmarkStart w:id="30001" w:name="_Toc385672308"/>
      <w:bookmarkStart w:id="30002" w:name="_Toc393690424"/>
      <w:r w:rsidRPr="00E77497">
        <w:rPr>
          <w:rFonts w:ascii="Times New Roman" w:hAnsi="Times New Roman"/>
        </w:rPr>
        <w:t>)</w:t>
      </w:r>
      <w:r w:rsidRPr="00E77497">
        <w:t xml:space="preserve">, or to the empty String if </w:t>
      </w:r>
      <w:r w:rsidRPr="00E77497">
        <w:rPr>
          <w:rFonts w:ascii="Times New Roman" w:hAnsi="Times New Roman"/>
          <w:i/>
        </w:rPr>
        <w:t>value</w:t>
      </w:r>
      <w:r w:rsidRPr="00E77497">
        <w:t xml:space="preserve"> is not supplied.</w:t>
      </w:r>
    </w:p>
    <w:p w14:paraId="4B1F32FB" w14:textId="77777777" w:rsidR="004C02EF" w:rsidRPr="00E77497" w:rsidRDefault="004C02EF" w:rsidP="00B43482">
      <w:pPr>
        <w:pStyle w:val="30"/>
        <w:numPr>
          <w:ilvl w:val="0"/>
          <w:numId w:val="0"/>
        </w:numPr>
      </w:pPr>
      <w:bookmarkStart w:id="30003" w:name="_Toc382212252"/>
      <w:bookmarkStart w:id="30004" w:name="_Toc382212815"/>
      <w:bookmarkStart w:id="30005" w:name="_Toc382291629"/>
      <w:bookmarkStart w:id="30006" w:name="_Toc385672309"/>
      <w:bookmarkStart w:id="30007" w:name="_Ref393609337"/>
      <w:bookmarkStart w:id="30008" w:name="_Toc393690425"/>
      <w:bookmarkStart w:id="30009" w:name="_Ref457709106"/>
      <w:bookmarkStart w:id="30010" w:name="_Toc472818929"/>
      <w:bookmarkStart w:id="30011" w:name="_Toc235503507"/>
      <w:bookmarkStart w:id="30012" w:name="_Toc241509282"/>
      <w:bookmarkStart w:id="30013" w:name="_Toc244416769"/>
      <w:bookmarkStart w:id="30014" w:name="_Toc276631133"/>
      <w:bookmarkStart w:id="30015" w:name="_Toc336509616"/>
      <w:bookmarkEnd w:id="30001"/>
      <w:bookmarkEnd w:id="30002"/>
      <w:r w:rsidRPr="00E77497">
        <w:t>15.5.3</w:t>
      </w:r>
      <w:r w:rsidRPr="00E77497">
        <w:tab/>
        <w:t>Properties of the String</w:t>
      </w:r>
      <w:bookmarkEnd w:id="30003"/>
      <w:bookmarkEnd w:id="30004"/>
      <w:r w:rsidRPr="00E77497">
        <w:t xml:space="preserve"> Constructo</w:t>
      </w:r>
      <w:bookmarkEnd w:id="30005"/>
      <w:bookmarkEnd w:id="30006"/>
      <w:bookmarkEnd w:id="30007"/>
      <w:bookmarkEnd w:id="30008"/>
      <w:r w:rsidRPr="00E77497">
        <w:t>r</w:t>
      </w:r>
      <w:bookmarkEnd w:id="30009"/>
      <w:bookmarkEnd w:id="30010"/>
      <w:bookmarkEnd w:id="30011"/>
      <w:bookmarkEnd w:id="30012"/>
      <w:bookmarkEnd w:id="30013"/>
      <w:bookmarkEnd w:id="30014"/>
      <w:bookmarkEnd w:id="30015"/>
    </w:p>
    <w:p w14:paraId="06F392CA" w14:textId="77777777" w:rsidR="004C02EF" w:rsidRPr="00E77497" w:rsidRDefault="004C02EF" w:rsidP="004C02EF">
      <w:r w:rsidRPr="00E77497">
        <w:t>The value of the [[Prototype]] internal property of the String constructor is the standard built-in Function prototype object (15.3.4).</w:t>
      </w:r>
    </w:p>
    <w:p w14:paraId="49530D6C"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String constructor has the following properties:</w:t>
      </w:r>
      <w:bookmarkStart w:id="30016" w:name="_Hlt424534372"/>
      <w:bookmarkStart w:id="30017" w:name="_Toc382291630"/>
      <w:bookmarkStart w:id="30018" w:name="_Toc385672310"/>
      <w:bookmarkStart w:id="30019" w:name="_Ref393613870"/>
      <w:bookmarkStart w:id="30020" w:name="_Toc393690426"/>
      <w:bookmarkStart w:id="30021" w:name="_Ref404502444"/>
      <w:bookmarkStart w:id="30022" w:name="_Ref404502469"/>
      <w:bookmarkEnd w:id="30016"/>
    </w:p>
    <w:p w14:paraId="1236D15D" w14:textId="77777777" w:rsidR="004C02EF" w:rsidRPr="00E77497" w:rsidRDefault="004C02EF" w:rsidP="004C02EF">
      <w:pPr>
        <w:pStyle w:val="40"/>
        <w:numPr>
          <w:ilvl w:val="0"/>
          <w:numId w:val="0"/>
        </w:numPr>
      </w:pPr>
      <w:bookmarkStart w:id="30023" w:name="_Hlt424535880"/>
      <w:bookmarkStart w:id="30024" w:name="_Ref424534397"/>
      <w:bookmarkEnd w:id="30023"/>
      <w:r w:rsidRPr="00E77497">
        <w:t>15.5.3.1</w:t>
      </w:r>
      <w:r w:rsidRPr="00E77497">
        <w:tab/>
        <w:t>String.prototyp</w:t>
      </w:r>
      <w:bookmarkEnd w:id="30017"/>
      <w:bookmarkEnd w:id="30018"/>
      <w:bookmarkEnd w:id="30019"/>
      <w:bookmarkEnd w:id="30020"/>
      <w:bookmarkEnd w:id="30021"/>
      <w:bookmarkEnd w:id="30022"/>
      <w:r w:rsidRPr="00E77497">
        <w:t>e</w:t>
      </w:r>
      <w:bookmarkEnd w:id="30024"/>
    </w:p>
    <w:p w14:paraId="5C0A8A31" w14:textId="77777777" w:rsidR="004C02EF" w:rsidRPr="00E77497" w:rsidRDefault="004C02EF" w:rsidP="004C02EF">
      <w:r w:rsidRPr="00E77497">
        <w:t xml:space="preserve">The initial value of </w:t>
      </w:r>
      <w:r w:rsidRPr="00E77497">
        <w:rPr>
          <w:rFonts w:ascii="Courier New" w:hAnsi="Courier New"/>
          <w:b/>
        </w:rPr>
        <w:t>String.prototype</w:t>
      </w:r>
      <w:r w:rsidRPr="00E77497">
        <w:t xml:space="preserve"> is the standard built-in String prototype object (15.5.4).</w:t>
      </w:r>
    </w:p>
    <w:p w14:paraId="1B64567D"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0025" w:name="_Toc393690427"/>
    </w:p>
    <w:p w14:paraId="7356C755" w14:textId="77777777" w:rsidR="004C02EF" w:rsidRPr="00E77497" w:rsidRDefault="004C02EF" w:rsidP="004C02EF">
      <w:pPr>
        <w:pStyle w:val="40"/>
        <w:numPr>
          <w:ilvl w:val="0"/>
          <w:numId w:val="0"/>
        </w:numPr>
      </w:pPr>
      <w:bookmarkStart w:id="30026" w:name="_Ref457705192"/>
      <w:r w:rsidRPr="00E77497">
        <w:t>15.5.3.2</w:t>
      </w:r>
      <w:r w:rsidRPr="00E77497">
        <w:tab/>
        <w:t>String.</w:t>
      </w:r>
      <w:commentRangeStart w:id="30027"/>
      <w:r w:rsidRPr="00E77497">
        <w:t>fromCharCode</w:t>
      </w:r>
      <w:commentRangeEnd w:id="30027"/>
      <w:r w:rsidR="006F5ACA">
        <w:rPr>
          <w:rStyle w:val="af3"/>
          <w:b w:val="0"/>
        </w:rPr>
        <w:commentReference w:id="30027"/>
      </w:r>
      <w:r w:rsidRPr="00E77497">
        <w:t xml:space="preserve"> ( </w:t>
      </w:r>
      <w:del w:id="30028" w:author="Rev 9 Allen Wirfs-Brock" w:date="2012-07-06T16:50:00Z">
        <w:r w:rsidRPr="00E77497" w:rsidDel="00C22964">
          <w:delText xml:space="preserve">[ </w:delText>
        </w:r>
      </w:del>
      <w:ins w:id="30029" w:author="Rev 9 Allen Wirfs-Brock" w:date="2012-07-06T16:50:00Z">
        <w:r w:rsidR="00C22964">
          <w:t>…codeUnits</w:t>
        </w:r>
      </w:ins>
      <w:del w:id="30030" w:author="Rev 9 Allen Wirfs-Brock" w:date="2012-07-06T16:50:00Z">
        <w:r w:rsidRPr="00E77497" w:rsidDel="00C22964">
          <w:delText xml:space="preserve">char0 [ , char1 [ , </w:delText>
        </w:r>
        <w:bookmarkEnd w:id="30025"/>
        <w:r w:rsidRPr="00E77497" w:rsidDel="00C22964">
          <w:rPr>
            <w:snapToGrid w:val="0"/>
          </w:rPr>
          <w:delText xml:space="preserve">… ] ] ] </w:delText>
        </w:r>
      </w:del>
      <w:r w:rsidRPr="00E77497">
        <w:t>)</w:t>
      </w:r>
      <w:bookmarkEnd w:id="30026"/>
    </w:p>
    <w:p w14:paraId="632A047C" w14:textId="77777777" w:rsidR="004C02EF" w:rsidRPr="00E77497" w:rsidDel="00857485" w:rsidRDefault="004C02EF" w:rsidP="004C02EF">
      <w:pPr>
        <w:rPr>
          <w:del w:id="30031" w:author="Rev 9 Allen Wirfs-Brock" w:date="2012-07-06T17:11:00Z"/>
        </w:rPr>
      </w:pPr>
      <w:del w:id="30032" w:author="Rev 9 Allen Wirfs-Brock" w:date="2012-07-06T17:11:00Z">
        <w:r w:rsidRPr="00E77497" w:rsidDel="00857485">
          <w:delText xml:space="preserve">Returns a String value containing as many </w:delText>
        </w:r>
      </w:del>
      <w:del w:id="30033" w:author="Rev 9 Allen Wirfs-Brock" w:date="2012-07-06T16:50:00Z">
        <w:r w:rsidRPr="00E77497" w:rsidDel="00C22964">
          <w:delText xml:space="preserve">characters </w:delText>
        </w:r>
      </w:del>
      <w:del w:id="30034" w:author="Rev 9 Allen Wirfs-Brock" w:date="2012-07-06T17:11:00Z">
        <w:r w:rsidRPr="00E77497" w:rsidDel="00857485">
          <w:delText>as the number of arguments. Each argument specifies one character of the resulting String, with the first argument specifying the first character, and so on, from left to right. An argument is converted to a character by applying the operation ToUint16 (9.7) and regarding the resulting 16-bit integer as the code unit value of a character. If no arguments are supplied, the result is the empty String.</w:delText>
        </w:r>
        <w:bookmarkStart w:id="30035" w:name="_Toc385672312"/>
        <w:bookmarkStart w:id="30036" w:name="_Ref393609348"/>
        <w:bookmarkStart w:id="30037" w:name="_Toc393690428"/>
        <w:bookmarkStart w:id="30038" w:name="_Ref404502484"/>
      </w:del>
    </w:p>
    <w:p w14:paraId="5DFAE595" w14:textId="77777777" w:rsidR="00C22964" w:rsidRPr="00E77497" w:rsidRDefault="00857485" w:rsidP="00C22964">
      <w:pPr>
        <w:rPr>
          <w:ins w:id="30039" w:author="Rev 9 Allen Wirfs-Brock" w:date="2012-07-06T16:52:00Z"/>
        </w:rPr>
      </w:pPr>
      <w:bookmarkStart w:id="30040" w:name="_Ref424535900"/>
      <w:ins w:id="30041" w:author="Rev 9 Allen Wirfs-Brock" w:date="2012-07-06T17:11:00Z">
        <w:r>
          <w:t>T</w:t>
        </w:r>
      </w:ins>
      <w:ins w:id="30042" w:author="Rev 9 Allen Wirfs-Brock" w:date="2012-07-06T16:52:00Z">
        <w:r w:rsidR="00C22964" w:rsidRPr="00E77497">
          <w:t xml:space="preserve">he </w:t>
        </w:r>
      </w:ins>
      <w:ins w:id="30043" w:author="Rev 9 Allen Wirfs-Brock" w:date="2012-07-06T17:47:00Z">
        <w:r w:rsidR="00EA11C5" w:rsidRPr="006F5ACA">
          <w:rPr>
            <w:rFonts w:ascii="Courier New" w:hAnsi="Courier New" w:cs="Courier New"/>
            <w:b/>
          </w:rPr>
          <w:t>String.</w:t>
        </w:r>
      </w:ins>
      <w:ins w:id="30044" w:author="Rev 9 Allen Wirfs-Brock" w:date="2012-07-06T16:52:00Z">
        <w:r w:rsidR="00C22964" w:rsidRPr="00857485">
          <w:rPr>
            <w:rFonts w:ascii="Courier New" w:hAnsi="Courier New" w:cs="Courier New"/>
            <w:b/>
          </w:rPr>
          <w:t>fromCharCode</w:t>
        </w:r>
        <w:r w:rsidR="00C22964" w:rsidRPr="00E77497">
          <w:t xml:space="preserve"> </w:t>
        </w:r>
      </w:ins>
      <w:ins w:id="30045" w:author="Rev 9 Allen Wirfs-Brock" w:date="2012-07-06T16:53:00Z">
        <w:r w:rsidR="00C22964">
          <w:t>function</w:t>
        </w:r>
      </w:ins>
      <w:ins w:id="30046" w:author="Rev 9 Allen Wirfs-Brock" w:date="2012-07-06T16:52:00Z">
        <w:r w:rsidR="00C22964" w:rsidRPr="00E77497">
          <w:t xml:space="preserve"> </w:t>
        </w:r>
      </w:ins>
      <w:ins w:id="30047" w:author="Rev 9 Allen Wirfs-Brock" w:date="2012-07-06T17:11:00Z">
        <w:r>
          <w:t>may be called with a variable number of arguments which form</w:t>
        </w:r>
      </w:ins>
      <w:ins w:id="30048" w:author="Rev 9 Allen Wirfs-Brock" w:date="2012-07-06T16:52:00Z">
        <w:r w:rsidR="00C22964" w:rsidRPr="00E77497">
          <w:t xml:space="preserve"> </w:t>
        </w:r>
      </w:ins>
      <w:ins w:id="30049" w:author="Rev 9 Allen Wirfs-Brock" w:date="2012-07-06T17:12:00Z">
        <w:r>
          <w:t>the</w:t>
        </w:r>
      </w:ins>
      <w:ins w:id="30050" w:author="Rev 9 Allen Wirfs-Brock" w:date="2012-07-06T16:52:00Z">
        <w:r w:rsidR="00C22964" w:rsidRPr="00E77497">
          <w:t xml:space="preserve"> </w:t>
        </w:r>
      </w:ins>
      <w:ins w:id="30051" w:author="Rev 9 Allen Wirfs-Brock" w:date="2012-07-06T16:53:00Z">
        <w:r w:rsidR="00C22964">
          <w:t xml:space="preserve">rest parameter </w:t>
        </w:r>
        <w:r w:rsidR="00C22964">
          <w:rPr>
            <w:rFonts w:ascii="Times New Roman" w:hAnsi="Times New Roman"/>
            <w:i/>
          </w:rPr>
          <w:t>codeUnits</w:t>
        </w:r>
      </w:ins>
      <w:ins w:id="30052" w:author="Rev 9 Allen Wirfs-Brock" w:date="2012-07-06T17:12:00Z">
        <w:r>
          <w:t>.</w:t>
        </w:r>
      </w:ins>
      <w:ins w:id="30053" w:author="Rev 9 Allen Wirfs-Brock" w:date="2012-07-06T16:52:00Z">
        <w:r w:rsidR="00C22964" w:rsidRPr="00E77497">
          <w:t xml:space="preserve"> </w:t>
        </w:r>
      </w:ins>
      <w:ins w:id="30054" w:author="Rev 9 Allen Wirfs-Brock" w:date="2012-07-06T17:12:00Z">
        <w:r>
          <w:t>The</w:t>
        </w:r>
      </w:ins>
      <w:ins w:id="30055" w:author="Rev 9 Allen Wirfs-Brock" w:date="2012-07-06T16:52:00Z">
        <w:r w:rsidR="00C22964" w:rsidRPr="00E77497">
          <w:t xml:space="preserve"> following steps are taken:</w:t>
        </w:r>
      </w:ins>
    </w:p>
    <w:p w14:paraId="7D466B7A" w14:textId="77777777" w:rsidR="00C22964" w:rsidRDefault="00C22964" w:rsidP="00C22964">
      <w:pPr>
        <w:pStyle w:val="Alg4"/>
        <w:numPr>
          <w:ilvl w:val="0"/>
          <w:numId w:val="222"/>
        </w:numPr>
        <w:rPr>
          <w:ins w:id="30056" w:author="Rev 9 Allen Wirfs-Brock" w:date="2012-07-06T16:54:00Z"/>
        </w:rPr>
      </w:pPr>
      <w:ins w:id="30057" w:author="Rev 9 Allen Wirfs-Brock" w:date="2012-07-06T16:54:00Z">
        <w:r>
          <w:t xml:space="preserve">Assert: </w:t>
        </w:r>
        <w:r w:rsidRPr="00857485">
          <w:rPr>
            <w:i/>
          </w:rPr>
          <w:t>codeUnits</w:t>
        </w:r>
        <w:r>
          <w:t xml:space="preserve"> is a well-formed rest parameter object.</w:t>
        </w:r>
      </w:ins>
    </w:p>
    <w:p w14:paraId="11962C2C" w14:textId="77777777" w:rsidR="00C22964" w:rsidRPr="00E77497" w:rsidRDefault="00C22964" w:rsidP="00C22964">
      <w:pPr>
        <w:pStyle w:val="Alg4"/>
        <w:numPr>
          <w:ilvl w:val="0"/>
          <w:numId w:val="222"/>
        </w:numPr>
        <w:rPr>
          <w:ins w:id="30058" w:author="Rev 9 Allen Wirfs-Brock" w:date="2012-07-06T16:52:00Z"/>
        </w:rPr>
      </w:pPr>
      <w:ins w:id="30059" w:author="Rev 9 Allen Wirfs-Brock" w:date="2012-07-06T16:54:00Z">
        <w:r>
          <w:t xml:space="preserve">Let </w:t>
        </w:r>
        <w:r w:rsidRPr="00857485">
          <w:rPr>
            <w:i/>
          </w:rPr>
          <w:t>length</w:t>
        </w:r>
        <w:r>
          <w:t xml:space="preserve"> be </w:t>
        </w:r>
      </w:ins>
      <w:ins w:id="30060" w:author="Rev 9 Allen Wirfs-Brock" w:date="2012-07-06T16:55:00Z">
        <w:r>
          <w:t>the result</w:t>
        </w:r>
        <w:del w:id="30061" w:author="Rev 10 Allen Wirfs-Brock" w:date="2012-08-13T16:20:00Z">
          <w:r w:rsidDel="0003414D">
            <w:delText>ing</w:delText>
          </w:r>
        </w:del>
        <w:r>
          <w:t xml:space="preserve"> of calling the [[Get]] internal method of </w:t>
        </w:r>
        <w:r w:rsidRPr="00857485">
          <w:rPr>
            <w:i/>
          </w:rPr>
          <w:t>codeUnits</w:t>
        </w:r>
        <w:r>
          <w:t xml:space="preserve"> with argument </w:t>
        </w:r>
      </w:ins>
      <w:ins w:id="30062" w:author="Rev 9 Allen Wirfs-Brock" w:date="2012-07-06T16:56:00Z">
        <w:r w:rsidRPr="00E77497">
          <w:rPr>
            <w:rFonts w:ascii="Courier New" w:hAnsi="Courier New"/>
            <w:b/>
          </w:rPr>
          <w:t>"</w:t>
        </w:r>
        <w:r>
          <w:rPr>
            <w:rFonts w:ascii="Courier New" w:hAnsi="Courier New"/>
            <w:b/>
          </w:rPr>
          <w:t>length</w:t>
        </w:r>
        <w:r w:rsidRPr="00E77497">
          <w:rPr>
            <w:rFonts w:ascii="Courier New" w:hAnsi="Courier New"/>
            <w:b/>
          </w:rPr>
          <w:t>"</w:t>
        </w:r>
        <w:r>
          <w:rPr>
            <w:rFonts w:ascii="Courier New" w:hAnsi="Courier New"/>
            <w:b/>
          </w:rPr>
          <w:t>.</w:t>
        </w:r>
      </w:ins>
    </w:p>
    <w:p w14:paraId="49294968" w14:textId="77777777" w:rsidR="00C22964" w:rsidRPr="00E77497" w:rsidRDefault="00C22964" w:rsidP="00C22964">
      <w:pPr>
        <w:pStyle w:val="Alg4"/>
        <w:numPr>
          <w:ilvl w:val="0"/>
          <w:numId w:val="222"/>
        </w:numPr>
        <w:rPr>
          <w:ins w:id="30063" w:author="Rev 9 Allen Wirfs-Brock" w:date="2012-07-06T16:52:00Z"/>
        </w:rPr>
      </w:pPr>
      <w:ins w:id="30064" w:author="Rev 9 Allen Wirfs-Brock" w:date="2012-07-06T16:57:00Z">
        <w:r>
          <w:t xml:space="preserve">Let </w:t>
        </w:r>
        <w:r w:rsidRPr="00857485">
          <w:rPr>
            <w:i/>
          </w:rPr>
          <w:t>elements</w:t>
        </w:r>
        <w:r>
          <w:t xml:space="preserve"> be  a new List.</w:t>
        </w:r>
      </w:ins>
    </w:p>
    <w:p w14:paraId="4FF2082D" w14:textId="77777777" w:rsidR="00C22964" w:rsidRDefault="00C22964" w:rsidP="00C22964">
      <w:pPr>
        <w:pStyle w:val="Alg4"/>
        <w:numPr>
          <w:ilvl w:val="0"/>
          <w:numId w:val="222"/>
        </w:numPr>
        <w:contextualSpacing/>
        <w:rPr>
          <w:ins w:id="30065" w:author="Rev 9 Allen Wirfs-Brock" w:date="2012-07-06T16:58:00Z"/>
        </w:rPr>
      </w:pPr>
      <w:ins w:id="30066" w:author="Rev 9 Allen Wirfs-Brock" w:date="2012-07-06T16:58:00Z">
        <w:r>
          <w:t xml:space="preserve">Let </w:t>
        </w:r>
        <w:r w:rsidRPr="00857485">
          <w:rPr>
            <w:i/>
          </w:rPr>
          <w:t>nextIndex</w:t>
        </w:r>
        <w:r>
          <w:t xml:space="preserve"> be 0.</w:t>
        </w:r>
      </w:ins>
    </w:p>
    <w:p w14:paraId="133087AF" w14:textId="77777777" w:rsidR="00C22964" w:rsidRPr="00E77497" w:rsidRDefault="00C22964" w:rsidP="00C22964">
      <w:pPr>
        <w:pStyle w:val="Alg4"/>
        <w:numPr>
          <w:ilvl w:val="0"/>
          <w:numId w:val="222"/>
        </w:numPr>
        <w:contextualSpacing/>
        <w:rPr>
          <w:ins w:id="30067" w:author="Rev 9 Allen Wirfs-Brock" w:date="2012-07-06T16:52:00Z"/>
        </w:rPr>
      </w:pPr>
      <w:ins w:id="30068" w:author="Rev 9 Allen Wirfs-Brock" w:date="2012-07-06T16:59:00Z">
        <w:r>
          <w:t xml:space="preserve">Repeat while </w:t>
        </w:r>
        <w:r w:rsidRPr="00857485">
          <w:rPr>
            <w:i/>
          </w:rPr>
          <w:t>nextIndex</w:t>
        </w:r>
      </w:ins>
      <w:ins w:id="30069" w:author="Rev 9 Allen Wirfs-Brock" w:date="2012-07-06T17:00:00Z">
        <w:r>
          <w:t xml:space="preserve"> </w:t>
        </w:r>
      </w:ins>
      <w:ins w:id="30070" w:author="Rev 9 Allen Wirfs-Brock" w:date="2012-07-06T16:59:00Z">
        <w:r>
          <w:t>&lt;</w:t>
        </w:r>
      </w:ins>
      <w:ins w:id="30071" w:author="Rev 9 Allen Wirfs-Brock" w:date="2012-07-06T17:00:00Z">
        <w:r>
          <w:t xml:space="preserve"> </w:t>
        </w:r>
        <w:r w:rsidRPr="00857485">
          <w:rPr>
            <w:i/>
          </w:rPr>
          <w:t>length</w:t>
        </w:r>
      </w:ins>
    </w:p>
    <w:p w14:paraId="47D1F62D" w14:textId="77777777" w:rsidR="00C22964" w:rsidRPr="00E77497" w:rsidRDefault="005009C2" w:rsidP="00857485">
      <w:pPr>
        <w:pStyle w:val="Alg4"/>
        <w:numPr>
          <w:ilvl w:val="1"/>
          <w:numId w:val="222"/>
        </w:numPr>
        <w:rPr>
          <w:ins w:id="30072" w:author="Rev 9 Allen Wirfs-Brock" w:date="2012-07-06T16:52:00Z"/>
        </w:rPr>
      </w:pPr>
      <w:ins w:id="30073" w:author="Rev 9 Allen Wirfs-Brock" w:date="2012-07-06T17:00:00Z">
        <w:r>
          <w:t xml:space="preserve">Let </w:t>
        </w:r>
        <w:r w:rsidRPr="00857485">
          <w:rPr>
            <w:i/>
          </w:rPr>
          <w:t>next</w:t>
        </w:r>
        <w:r>
          <w:t xml:space="preserve"> be the result of calling the [[Get]]</w:t>
        </w:r>
      </w:ins>
      <w:ins w:id="30074" w:author="Rev 9 Allen Wirfs-Brock" w:date="2012-07-06T17:01:00Z">
        <w:r w:rsidRPr="005009C2">
          <w:t xml:space="preserve"> </w:t>
        </w:r>
        <w:r>
          <w:t xml:space="preserve">internal method of </w:t>
        </w:r>
        <w:r w:rsidRPr="00857485">
          <w:rPr>
            <w:i/>
          </w:rPr>
          <w:t>codeUnits</w:t>
        </w:r>
        <w:r>
          <w:t xml:space="preserve"> with argument ToString(</w:t>
        </w:r>
        <w:r w:rsidRPr="00857485">
          <w:rPr>
            <w:i/>
          </w:rPr>
          <w:t>nextIndex</w:t>
        </w:r>
        <w:r>
          <w:t>)</w:t>
        </w:r>
      </w:ins>
      <w:ins w:id="30075" w:author="Rev 9 Allen Wirfs-Brock" w:date="2012-07-06T17:02:00Z">
        <w:r w:rsidRPr="00857485">
          <w:t>.</w:t>
        </w:r>
      </w:ins>
    </w:p>
    <w:p w14:paraId="5CDDFFA0" w14:textId="77777777" w:rsidR="005009C2" w:rsidRPr="005009C2" w:rsidRDefault="005009C2" w:rsidP="00857485">
      <w:pPr>
        <w:pStyle w:val="Alg4"/>
        <w:numPr>
          <w:ilvl w:val="1"/>
          <w:numId w:val="222"/>
        </w:numPr>
        <w:contextualSpacing/>
        <w:rPr>
          <w:ins w:id="30076" w:author="Rev 9 Allen Wirfs-Brock" w:date="2012-07-06T17:02:00Z"/>
        </w:rPr>
      </w:pPr>
      <w:ins w:id="30077" w:author="Rev 9 Allen Wirfs-Brock" w:date="2012-07-06T17:02:00Z">
        <w:r>
          <w:t xml:space="preserve">Let </w:t>
        </w:r>
        <w:r w:rsidRPr="00857485">
          <w:rPr>
            <w:i/>
          </w:rPr>
          <w:t>nextCU</w:t>
        </w:r>
        <w:r>
          <w:t xml:space="preserve"> be ToUint16(</w:t>
        </w:r>
        <w:r w:rsidRPr="00857485">
          <w:rPr>
            <w:i/>
          </w:rPr>
          <w:t>next</w:t>
        </w:r>
      </w:ins>
      <w:ins w:id="30078" w:author="Rev 9 Allen Wirfs-Brock" w:date="2012-07-06T17:23:00Z">
        <w:r w:rsidR="00F67D68">
          <w:t>)</w:t>
        </w:r>
      </w:ins>
      <w:ins w:id="30079" w:author="Rev 9 Allen Wirfs-Brock" w:date="2012-07-06T17:04:00Z">
        <w:r>
          <w:t>.</w:t>
        </w:r>
      </w:ins>
    </w:p>
    <w:p w14:paraId="4BA490D0" w14:textId="77777777" w:rsidR="005009C2" w:rsidRDefault="005009C2" w:rsidP="00857485">
      <w:pPr>
        <w:pStyle w:val="Alg4"/>
        <w:numPr>
          <w:ilvl w:val="1"/>
          <w:numId w:val="222"/>
        </w:numPr>
        <w:contextualSpacing/>
        <w:rPr>
          <w:ins w:id="30080" w:author="Rev 9 Allen Wirfs-Brock" w:date="2012-07-06T17:04:00Z"/>
        </w:rPr>
      </w:pPr>
      <w:ins w:id="30081" w:author="Rev 9 Allen Wirfs-Brock" w:date="2012-07-06T17:04:00Z">
        <w:r>
          <w:t>ReturnIfAbrupt(</w:t>
        </w:r>
        <w:r w:rsidRPr="00857485">
          <w:rPr>
            <w:i/>
          </w:rPr>
          <w:t>nextCU</w:t>
        </w:r>
        <w:r>
          <w:t>).</w:t>
        </w:r>
      </w:ins>
    </w:p>
    <w:p w14:paraId="035466CA" w14:textId="77777777" w:rsidR="005009C2" w:rsidRDefault="005009C2" w:rsidP="00857485">
      <w:pPr>
        <w:pStyle w:val="Alg4"/>
        <w:numPr>
          <w:ilvl w:val="1"/>
          <w:numId w:val="222"/>
        </w:numPr>
        <w:contextualSpacing/>
        <w:rPr>
          <w:ins w:id="30082" w:author="Rev 9 Allen Wirfs-Brock" w:date="2012-07-06T17:05:00Z"/>
        </w:rPr>
      </w:pPr>
      <w:ins w:id="30083" w:author="Rev 9 Allen Wirfs-Brock" w:date="2012-07-06T17:05:00Z">
        <w:r>
          <w:t xml:space="preserve">Append </w:t>
        </w:r>
        <w:r w:rsidRPr="00857485">
          <w:rPr>
            <w:i/>
          </w:rPr>
          <w:t>nextCU</w:t>
        </w:r>
        <w:r>
          <w:t xml:space="preserve"> to the end of </w:t>
        </w:r>
        <w:r w:rsidRPr="00857485">
          <w:rPr>
            <w:i/>
          </w:rPr>
          <w:t>elements</w:t>
        </w:r>
        <w:r>
          <w:t>.</w:t>
        </w:r>
      </w:ins>
    </w:p>
    <w:p w14:paraId="57F80416" w14:textId="77777777" w:rsidR="005009C2" w:rsidRDefault="005009C2" w:rsidP="00857485">
      <w:pPr>
        <w:pStyle w:val="Alg4"/>
        <w:numPr>
          <w:ilvl w:val="1"/>
          <w:numId w:val="222"/>
        </w:numPr>
        <w:contextualSpacing/>
        <w:rPr>
          <w:ins w:id="30084" w:author="Rev 9 Allen Wirfs-Brock" w:date="2012-07-06T17:05:00Z"/>
        </w:rPr>
      </w:pPr>
      <w:ins w:id="30085" w:author="Rev 9 Allen Wirfs-Brock" w:date="2012-07-06T17:05:00Z">
        <w:r>
          <w:t xml:space="preserve">Let </w:t>
        </w:r>
        <w:r w:rsidRPr="00857485">
          <w:rPr>
            <w:i/>
          </w:rPr>
          <w:t>nextIndex</w:t>
        </w:r>
        <w:r>
          <w:t xml:space="preserve"> be </w:t>
        </w:r>
        <w:r w:rsidRPr="00857485">
          <w:rPr>
            <w:i/>
          </w:rPr>
          <w:t>nextIndex</w:t>
        </w:r>
        <w:r>
          <w:t xml:space="preserve"> + 1.</w:t>
        </w:r>
      </w:ins>
    </w:p>
    <w:p w14:paraId="60C19C61" w14:textId="77777777" w:rsidR="00C22964" w:rsidRPr="00E77497" w:rsidRDefault="00C22964" w:rsidP="00857485">
      <w:pPr>
        <w:pStyle w:val="Alg4"/>
        <w:numPr>
          <w:ilvl w:val="0"/>
          <w:numId w:val="222"/>
        </w:numPr>
        <w:spacing w:after="240"/>
        <w:rPr>
          <w:ins w:id="30086" w:author="Rev 9 Allen Wirfs-Brock" w:date="2012-07-06T16:52:00Z"/>
        </w:rPr>
      </w:pPr>
      <w:ins w:id="30087" w:author="Rev 9 Allen Wirfs-Brock" w:date="2012-07-06T16:52:00Z">
        <w:r>
          <w:t>Return</w:t>
        </w:r>
      </w:ins>
      <w:ins w:id="30088" w:author="Rev 9 Allen Wirfs-Brock" w:date="2012-07-06T17:06:00Z">
        <w:r w:rsidR="005009C2">
          <w:t xml:space="preserve"> the string value whose elements are, in order, the elements in the List </w:t>
        </w:r>
        <w:r w:rsidR="005009C2" w:rsidRPr="00857485">
          <w:rPr>
            <w:i/>
          </w:rPr>
          <w:t>elements</w:t>
        </w:r>
        <w:r w:rsidR="005009C2">
          <w:t>.</w:t>
        </w:r>
      </w:ins>
      <w:ins w:id="30089" w:author="Rev 9 Allen Wirfs-Brock" w:date="2012-07-06T17:10:00Z">
        <w:r w:rsidR="005009C2">
          <w:t xml:space="preserve"> If </w:t>
        </w:r>
        <w:r w:rsidR="005009C2" w:rsidRPr="00857485">
          <w:rPr>
            <w:i/>
          </w:rPr>
          <w:t>length</w:t>
        </w:r>
        <w:r w:rsidR="005009C2">
          <w:t xml:space="preserve"> is 0, the empty string is returned.</w:t>
        </w:r>
      </w:ins>
    </w:p>
    <w:p w14:paraId="7E9924A7"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fromCharCode</w:t>
      </w:r>
      <w:r w:rsidRPr="00E77497">
        <w:t xml:space="preserve"> function is </w:t>
      </w:r>
      <w:r w:rsidRPr="00E77497">
        <w:rPr>
          <w:b/>
        </w:rPr>
        <w:t>1</w:t>
      </w:r>
      <w:r w:rsidRPr="00E77497">
        <w:t>.</w:t>
      </w:r>
    </w:p>
    <w:p w14:paraId="54201EB1" w14:textId="77777777" w:rsidR="00857485" w:rsidRPr="00E77497" w:rsidRDefault="00857485" w:rsidP="00857485">
      <w:pPr>
        <w:pStyle w:val="40"/>
        <w:numPr>
          <w:ilvl w:val="0"/>
          <w:numId w:val="0"/>
        </w:numPr>
        <w:rPr>
          <w:ins w:id="30090" w:author="Rev 9 Allen Wirfs-Brock" w:date="2012-07-06T17:14:00Z"/>
        </w:rPr>
      </w:pPr>
      <w:bookmarkStart w:id="30091" w:name="_Ref457704247"/>
      <w:bookmarkStart w:id="30092" w:name="_Toc472818930"/>
      <w:bookmarkStart w:id="30093" w:name="_Toc235503508"/>
      <w:bookmarkStart w:id="30094" w:name="_Toc241509283"/>
      <w:bookmarkStart w:id="30095" w:name="_Toc244416770"/>
      <w:bookmarkStart w:id="30096" w:name="_Toc276631134"/>
      <w:ins w:id="30097" w:author="Rev 9 Allen Wirfs-Brock" w:date="2012-07-06T17:14:00Z">
        <w:r w:rsidRPr="00E77497">
          <w:t>15.5.3.</w:t>
        </w:r>
      </w:ins>
      <w:ins w:id="30098" w:author="Rev 9 Allen Wirfs-Brock" w:date="2012-07-06T17:45:00Z">
        <w:r w:rsidR="00EA11C5">
          <w:t>3</w:t>
        </w:r>
      </w:ins>
      <w:ins w:id="30099" w:author="Rev 9 Allen Wirfs-Brock" w:date="2012-07-06T17:14:00Z">
        <w:r w:rsidRPr="00E77497">
          <w:tab/>
          <w:t>String.from</w:t>
        </w:r>
      </w:ins>
      <w:ins w:id="30100" w:author="Rev 9 Allen Wirfs-Brock" w:date="2012-07-06T17:15:00Z">
        <w:r>
          <w:t>CodePoint</w:t>
        </w:r>
      </w:ins>
      <w:ins w:id="30101" w:author="Rev 9 Allen Wirfs-Brock" w:date="2012-07-06T17:14:00Z">
        <w:r w:rsidRPr="00E77497">
          <w:t xml:space="preserve"> ( </w:t>
        </w:r>
        <w:r>
          <w:t>…code</w:t>
        </w:r>
      </w:ins>
      <w:ins w:id="30102" w:author="Rev 9 Allen Wirfs-Brock" w:date="2012-07-06T17:15:00Z">
        <w:r>
          <w:t>Points</w:t>
        </w:r>
      </w:ins>
      <w:ins w:id="30103" w:author="Rev 9 Allen Wirfs-Brock" w:date="2012-07-06T17:14:00Z">
        <w:r w:rsidRPr="00E77497">
          <w:t>)</w:t>
        </w:r>
      </w:ins>
    </w:p>
    <w:p w14:paraId="6F46483C" w14:textId="77777777" w:rsidR="00857485" w:rsidRPr="00E77497" w:rsidRDefault="00857485" w:rsidP="00857485">
      <w:pPr>
        <w:rPr>
          <w:ins w:id="30104" w:author="Rev 9 Allen Wirfs-Brock" w:date="2012-07-06T17:14:00Z"/>
        </w:rPr>
      </w:pPr>
      <w:ins w:id="30105" w:author="Rev 9 Allen Wirfs-Brock" w:date="2012-07-06T17:14:00Z">
        <w:r>
          <w:t>T</w:t>
        </w:r>
        <w:r w:rsidRPr="00E77497">
          <w:t xml:space="preserve">he </w:t>
        </w:r>
      </w:ins>
      <w:ins w:id="30106" w:author="Rev 9 Allen Wirfs-Brock" w:date="2012-07-06T17:47:00Z">
        <w:r w:rsidR="00EA11C5" w:rsidRPr="006F5ACA">
          <w:rPr>
            <w:rFonts w:ascii="Courier New" w:hAnsi="Courier New" w:cs="Courier New"/>
            <w:b/>
          </w:rPr>
          <w:t>String.</w:t>
        </w:r>
      </w:ins>
      <w:ins w:id="30107" w:author="Rev 9 Allen Wirfs-Brock" w:date="2012-07-06T17:14:00Z">
        <w:r w:rsidRPr="00857485">
          <w:rPr>
            <w:rFonts w:ascii="Courier New" w:hAnsi="Courier New" w:cs="Courier New"/>
            <w:b/>
          </w:rPr>
          <w:t>from</w:t>
        </w:r>
        <w:del w:id="30108" w:author="Rev 10 Allen Wirfs-Brock" w:date="2012-08-30T15:54:00Z">
          <w:r w:rsidRPr="00857485" w:rsidDel="00102602">
            <w:rPr>
              <w:rFonts w:ascii="Courier New" w:hAnsi="Courier New" w:cs="Courier New"/>
              <w:b/>
            </w:rPr>
            <w:delText>CharCode</w:delText>
          </w:r>
        </w:del>
      </w:ins>
      <w:ins w:id="30109" w:author="Rev 10 Allen Wirfs-Brock" w:date="2012-08-30T15:54:00Z">
        <w:r w:rsidR="00102602">
          <w:rPr>
            <w:rFonts w:ascii="Courier New" w:hAnsi="Courier New" w:cs="Courier New"/>
            <w:b/>
          </w:rPr>
          <w:t>CodePoint</w:t>
        </w:r>
      </w:ins>
      <w:ins w:id="30110" w:author="Rev 9 Allen Wirfs-Brock" w:date="2012-07-06T17:14:00Z">
        <w:r w:rsidRPr="00E77497">
          <w:t xml:space="preserve"> </w:t>
        </w:r>
        <w:r>
          <w:t>function</w:t>
        </w:r>
        <w:r w:rsidRPr="00E77497">
          <w:t xml:space="preserve"> </w:t>
        </w:r>
        <w:r>
          <w:t>may be called with a variable number of arguments which form</w:t>
        </w:r>
        <w:r w:rsidRPr="00E77497">
          <w:t xml:space="preserve"> </w:t>
        </w:r>
        <w:r>
          <w:t>the</w:t>
        </w:r>
        <w:r w:rsidRPr="00E77497">
          <w:t xml:space="preserve"> </w:t>
        </w:r>
        <w:r>
          <w:t xml:space="preserve">rest parameter </w:t>
        </w:r>
        <w:r>
          <w:rPr>
            <w:rFonts w:ascii="Times New Roman" w:hAnsi="Times New Roman"/>
            <w:i/>
          </w:rPr>
          <w:t>code</w:t>
        </w:r>
      </w:ins>
      <w:ins w:id="30111" w:author="Rev 9 Allen Wirfs-Brock" w:date="2012-07-06T17:15:00Z">
        <w:r>
          <w:rPr>
            <w:rFonts w:ascii="Times New Roman" w:hAnsi="Times New Roman"/>
            <w:i/>
          </w:rPr>
          <w:t>Points</w:t>
        </w:r>
      </w:ins>
      <w:ins w:id="30112" w:author="Rev 9 Allen Wirfs-Brock" w:date="2012-07-06T17:14:00Z">
        <w:r>
          <w:t>.</w:t>
        </w:r>
        <w:r w:rsidRPr="00E77497">
          <w:t xml:space="preserve"> </w:t>
        </w:r>
        <w:r>
          <w:t>The</w:t>
        </w:r>
        <w:r w:rsidRPr="00E77497">
          <w:t xml:space="preserve"> following steps are taken:</w:t>
        </w:r>
      </w:ins>
    </w:p>
    <w:p w14:paraId="764E2120" w14:textId="77777777" w:rsidR="00857485" w:rsidRDefault="00857485" w:rsidP="006F5ACA">
      <w:pPr>
        <w:pStyle w:val="Alg4"/>
        <w:numPr>
          <w:ilvl w:val="0"/>
          <w:numId w:val="909"/>
        </w:numPr>
        <w:rPr>
          <w:ins w:id="30113" w:author="Rev 9 Allen Wirfs-Brock" w:date="2012-07-06T17:14:00Z"/>
        </w:rPr>
      </w:pPr>
      <w:ins w:id="30114" w:author="Rev 9 Allen Wirfs-Brock" w:date="2012-07-06T17:14:00Z">
        <w:r>
          <w:t xml:space="preserve">Assert: </w:t>
        </w:r>
        <w:r w:rsidRPr="00857485">
          <w:rPr>
            <w:i/>
          </w:rPr>
          <w:t>code</w:t>
        </w:r>
        <w:del w:id="30115" w:author="Rev 10 Allen Wirfs-Brock" w:date="2012-08-30T15:55:00Z">
          <w:r w:rsidRPr="00857485" w:rsidDel="00102602">
            <w:rPr>
              <w:i/>
            </w:rPr>
            <w:delText>Units</w:delText>
          </w:r>
        </w:del>
      </w:ins>
      <w:ins w:id="30116" w:author="Rev 10 Allen Wirfs-Brock" w:date="2012-08-30T15:55:00Z">
        <w:r w:rsidR="00102602">
          <w:rPr>
            <w:i/>
          </w:rPr>
          <w:t>Points</w:t>
        </w:r>
      </w:ins>
      <w:ins w:id="30117" w:author="Rev 9 Allen Wirfs-Brock" w:date="2012-07-06T17:14:00Z">
        <w:r>
          <w:t xml:space="preserve"> is a well-formed rest parameter object.</w:t>
        </w:r>
      </w:ins>
    </w:p>
    <w:p w14:paraId="2E59C83B" w14:textId="77777777" w:rsidR="00857485" w:rsidRPr="00E77497" w:rsidRDefault="00857485" w:rsidP="006F5ACA">
      <w:pPr>
        <w:pStyle w:val="Alg4"/>
        <w:numPr>
          <w:ilvl w:val="0"/>
          <w:numId w:val="909"/>
        </w:numPr>
        <w:rPr>
          <w:ins w:id="30118" w:author="Rev 9 Allen Wirfs-Brock" w:date="2012-07-06T17:14:00Z"/>
        </w:rPr>
      </w:pPr>
      <w:ins w:id="30119" w:author="Rev 9 Allen Wirfs-Brock" w:date="2012-07-06T17:14:00Z">
        <w:r>
          <w:t xml:space="preserve">Let </w:t>
        </w:r>
        <w:r w:rsidRPr="00857485">
          <w:rPr>
            <w:i/>
          </w:rPr>
          <w:t>length</w:t>
        </w:r>
        <w:r>
          <w:t xml:space="preserve"> be the result</w:t>
        </w:r>
        <w:del w:id="30120" w:author="Rev 10 Allen Wirfs-Brock" w:date="2012-08-13T16:20:00Z">
          <w:r w:rsidDel="0003414D">
            <w:delText>ing</w:delText>
          </w:r>
        </w:del>
        <w:r>
          <w:t xml:space="preserve"> of calling the [[Get]] internal method of </w:t>
        </w:r>
        <w:r w:rsidRPr="00857485">
          <w:rPr>
            <w:i/>
          </w:rPr>
          <w:t>code</w:t>
        </w:r>
        <w:del w:id="30121" w:author="Rev 10 Allen Wirfs-Brock" w:date="2012-08-30T15:55:00Z">
          <w:r w:rsidRPr="00857485" w:rsidDel="00102602">
            <w:rPr>
              <w:i/>
            </w:rPr>
            <w:delText>Units</w:delText>
          </w:r>
        </w:del>
      </w:ins>
      <w:ins w:id="30122" w:author="Rev 10 Allen Wirfs-Brock" w:date="2012-08-30T15:55:00Z">
        <w:r w:rsidR="00102602">
          <w:rPr>
            <w:i/>
          </w:rPr>
          <w:t>Points</w:t>
        </w:r>
      </w:ins>
      <w:ins w:id="30123" w:author="Rev 9 Allen Wirfs-Brock" w:date="2012-07-06T17:14:00Z">
        <w:r>
          <w:t xml:space="preserve"> with argument </w:t>
        </w:r>
        <w:r w:rsidRPr="00E77497">
          <w:rPr>
            <w:rFonts w:ascii="Courier New" w:hAnsi="Courier New"/>
            <w:b/>
          </w:rPr>
          <w:t>"</w:t>
        </w:r>
        <w:r>
          <w:rPr>
            <w:rFonts w:ascii="Courier New" w:hAnsi="Courier New"/>
            <w:b/>
          </w:rPr>
          <w:t>length</w:t>
        </w:r>
        <w:r w:rsidRPr="00E77497">
          <w:rPr>
            <w:rFonts w:ascii="Courier New" w:hAnsi="Courier New"/>
            <w:b/>
          </w:rPr>
          <w:t>"</w:t>
        </w:r>
        <w:r>
          <w:rPr>
            <w:rFonts w:ascii="Courier New" w:hAnsi="Courier New"/>
            <w:b/>
          </w:rPr>
          <w:t>.</w:t>
        </w:r>
      </w:ins>
    </w:p>
    <w:p w14:paraId="45633FCC" w14:textId="77777777" w:rsidR="00857485" w:rsidRPr="00E77497" w:rsidRDefault="00857485" w:rsidP="006F5ACA">
      <w:pPr>
        <w:pStyle w:val="Alg4"/>
        <w:numPr>
          <w:ilvl w:val="0"/>
          <w:numId w:val="909"/>
        </w:numPr>
        <w:rPr>
          <w:ins w:id="30124" w:author="Rev 9 Allen Wirfs-Brock" w:date="2012-07-06T17:14:00Z"/>
        </w:rPr>
      </w:pPr>
      <w:ins w:id="30125" w:author="Rev 9 Allen Wirfs-Brock" w:date="2012-07-06T17:14:00Z">
        <w:r>
          <w:t xml:space="preserve">Let </w:t>
        </w:r>
        <w:r w:rsidRPr="00857485">
          <w:rPr>
            <w:i/>
          </w:rPr>
          <w:t>elements</w:t>
        </w:r>
        <w:r>
          <w:t xml:space="preserve"> be  a new List.</w:t>
        </w:r>
      </w:ins>
    </w:p>
    <w:p w14:paraId="0B935013" w14:textId="77777777" w:rsidR="00857485" w:rsidRDefault="00857485" w:rsidP="006F5ACA">
      <w:pPr>
        <w:pStyle w:val="Alg4"/>
        <w:numPr>
          <w:ilvl w:val="0"/>
          <w:numId w:val="909"/>
        </w:numPr>
        <w:contextualSpacing/>
        <w:rPr>
          <w:ins w:id="30126" w:author="Rev 9 Allen Wirfs-Brock" w:date="2012-07-06T17:14:00Z"/>
        </w:rPr>
      </w:pPr>
      <w:ins w:id="30127" w:author="Rev 9 Allen Wirfs-Brock" w:date="2012-07-06T17:14:00Z">
        <w:r>
          <w:t xml:space="preserve">Let </w:t>
        </w:r>
        <w:r w:rsidRPr="00857485">
          <w:rPr>
            <w:i/>
          </w:rPr>
          <w:t>nextIndex</w:t>
        </w:r>
        <w:r>
          <w:t xml:space="preserve"> be 0.</w:t>
        </w:r>
      </w:ins>
    </w:p>
    <w:p w14:paraId="2D73B003" w14:textId="77777777" w:rsidR="00857485" w:rsidRPr="00E77497" w:rsidRDefault="00857485" w:rsidP="006F5ACA">
      <w:pPr>
        <w:pStyle w:val="Alg4"/>
        <w:numPr>
          <w:ilvl w:val="0"/>
          <w:numId w:val="909"/>
        </w:numPr>
        <w:contextualSpacing/>
        <w:rPr>
          <w:ins w:id="30128" w:author="Rev 9 Allen Wirfs-Brock" w:date="2012-07-06T17:14:00Z"/>
        </w:rPr>
      </w:pPr>
      <w:ins w:id="30129" w:author="Rev 9 Allen Wirfs-Brock" w:date="2012-07-06T17:14:00Z">
        <w:r>
          <w:t xml:space="preserve">Repeat while </w:t>
        </w:r>
        <w:r w:rsidRPr="00857485">
          <w:rPr>
            <w:i/>
          </w:rPr>
          <w:t>nextIndex</w:t>
        </w:r>
        <w:r>
          <w:t xml:space="preserve"> &lt; </w:t>
        </w:r>
        <w:r w:rsidRPr="00857485">
          <w:rPr>
            <w:i/>
          </w:rPr>
          <w:t>length</w:t>
        </w:r>
      </w:ins>
    </w:p>
    <w:p w14:paraId="4A342507" w14:textId="77777777" w:rsidR="00857485" w:rsidRPr="00E77497" w:rsidRDefault="00857485" w:rsidP="006F5ACA">
      <w:pPr>
        <w:pStyle w:val="Alg4"/>
        <w:numPr>
          <w:ilvl w:val="1"/>
          <w:numId w:val="909"/>
        </w:numPr>
        <w:rPr>
          <w:ins w:id="30130" w:author="Rev 9 Allen Wirfs-Brock" w:date="2012-07-06T17:14:00Z"/>
        </w:rPr>
      </w:pPr>
      <w:ins w:id="30131" w:author="Rev 9 Allen Wirfs-Brock" w:date="2012-07-06T17:14:00Z">
        <w:r>
          <w:t xml:space="preserve">Let </w:t>
        </w:r>
        <w:r w:rsidRPr="00857485">
          <w:rPr>
            <w:i/>
          </w:rPr>
          <w:t>next</w:t>
        </w:r>
        <w:r>
          <w:t xml:space="preserve"> be the result of calling the [[Get]]</w:t>
        </w:r>
        <w:r w:rsidRPr="005009C2">
          <w:t xml:space="preserve"> </w:t>
        </w:r>
        <w:r>
          <w:t xml:space="preserve">internal method of </w:t>
        </w:r>
        <w:r w:rsidRPr="00857485">
          <w:rPr>
            <w:i/>
          </w:rPr>
          <w:t>code</w:t>
        </w:r>
      </w:ins>
      <w:ins w:id="30132" w:author="Rev 9 Allen Wirfs-Brock" w:date="2012-07-06T17:22:00Z">
        <w:r w:rsidR="00F67D68">
          <w:rPr>
            <w:i/>
          </w:rPr>
          <w:t>Point</w:t>
        </w:r>
      </w:ins>
      <w:ins w:id="30133" w:author="Rev 10 Allen Wirfs-Brock" w:date="2012-08-30T15:57:00Z">
        <w:r w:rsidR="00BF1666">
          <w:rPr>
            <w:i/>
          </w:rPr>
          <w:t>s</w:t>
        </w:r>
      </w:ins>
      <w:ins w:id="30134" w:author="Rev 9 Allen Wirfs-Brock" w:date="2012-07-06T17:14:00Z">
        <w:r>
          <w:t xml:space="preserve"> with argument ToString(</w:t>
        </w:r>
        <w:r w:rsidRPr="00857485">
          <w:rPr>
            <w:i/>
          </w:rPr>
          <w:t>nextIndex</w:t>
        </w:r>
        <w:r>
          <w:t>)</w:t>
        </w:r>
        <w:r w:rsidRPr="00857485">
          <w:t>.</w:t>
        </w:r>
      </w:ins>
    </w:p>
    <w:p w14:paraId="4D7D5163" w14:textId="77777777" w:rsidR="00857485" w:rsidRPr="005009C2" w:rsidRDefault="00857485" w:rsidP="006F5ACA">
      <w:pPr>
        <w:pStyle w:val="Alg4"/>
        <w:numPr>
          <w:ilvl w:val="1"/>
          <w:numId w:val="909"/>
        </w:numPr>
        <w:contextualSpacing/>
        <w:rPr>
          <w:ins w:id="30135" w:author="Rev 9 Allen Wirfs-Brock" w:date="2012-07-06T17:14:00Z"/>
        </w:rPr>
      </w:pPr>
      <w:ins w:id="30136" w:author="Rev 9 Allen Wirfs-Brock" w:date="2012-07-06T17:14:00Z">
        <w:r>
          <w:t xml:space="preserve">Let </w:t>
        </w:r>
        <w:r w:rsidRPr="00857485">
          <w:rPr>
            <w:i/>
          </w:rPr>
          <w:t>nextC</w:t>
        </w:r>
      </w:ins>
      <w:ins w:id="30137" w:author="Rev 9 Allen Wirfs-Brock" w:date="2012-07-06T17:23:00Z">
        <w:r w:rsidR="00F67D68">
          <w:rPr>
            <w:i/>
          </w:rPr>
          <w:t>P</w:t>
        </w:r>
      </w:ins>
      <w:ins w:id="30138" w:author="Rev 9 Allen Wirfs-Brock" w:date="2012-07-06T17:14:00Z">
        <w:r>
          <w:t xml:space="preserve"> be To</w:t>
        </w:r>
      </w:ins>
      <w:ins w:id="30139" w:author="Rev 9 Allen Wirfs-Brock" w:date="2012-07-06T17:25:00Z">
        <w:r w:rsidR="00F67D68">
          <w:t>Number</w:t>
        </w:r>
      </w:ins>
      <w:ins w:id="30140" w:author="Rev 9 Allen Wirfs-Brock" w:date="2012-07-06T17:14:00Z">
        <w:r>
          <w:t>(</w:t>
        </w:r>
        <w:r w:rsidRPr="00857485">
          <w:rPr>
            <w:i/>
          </w:rPr>
          <w:t>next</w:t>
        </w:r>
      </w:ins>
      <w:ins w:id="30141" w:author="Rev 9 Allen Wirfs-Brock" w:date="2012-07-06T17:23:00Z">
        <w:r w:rsidR="00F67D68">
          <w:t>)</w:t>
        </w:r>
      </w:ins>
      <w:ins w:id="30142" w:author="Rev 9 Allen Wirfs-Brock" w:date="2012-07-06T17:14:00Z">
        <w:r>
          <w:t>.</w:t>
        </w:r>
      </w:ins>
    </w:p>
    <w:p w14:paraId="5BA8269E" w14:textId="77777777" w:rsidR="00857485" w:rsidRDefault="00857485" w:rsidP="006F5ACA">
      <w:pPr>
        <w:pStyle w:val="Alg4"/>
        <w:numPr>
          <w:ilvl w:val="1"/>
          <w:numId w:val="909"/>
        </w:numPr>
        <w:contextualSpacing/>
        <w:rPr>
          <w:ins w:id="30143" w:author="Rev 9 Allen Wirfs-Brock" w:date="2012-07-06T17:14:00Z"/>
        </w:rPr>
      </w:pPr>
      <w:ins w:id="30144" w:author="Rev 9 Allen Wirfs-Brock" w:date="2012-07-06T17:14:00Z">
        <w:r>
          <w:t>ReturnIfAbrupt(</w:t>
        </w:r>
        <w:r w:rsidRPr="00857485">
          <w:rPr>
            <w:i/>
          </w:rPr>
          <w:t>nextC</w:t>
        </w:r>
      </w:ins>
      <w:ins w:id="30145" w:author="Rev 9 Allen Wirfs-Brock" w:date="2012-07-06T17:27:00Z">
        <w:r w:rsidR="00F67D68">
          <w:rPr>
            <w:i/>
          </w:rPr>
          <w:t>P</w:t>
        </w:r>
      </w:ins>
      <w:ins w:id="30146" w:author="Rev 9 Allen Wirfs-Brock" w:date="2012-07-06T17:14:00Z">
        <w:r>
          <w:t>).</w:t>
        </w:r>
      </w:ins>
    </w:p>
    <w:p w14:paraId="5CDE6B91" w14:textId="77777777" w:rsidR="00F67D68" w:rsidRDefault="00F67D68" w:rsidP="006F5ACA">
      <w:pPr>
        <w:pStyle w:val="Alg4"/>
        <w:numPr>
          <w:ilvl w:val="1"/>
          <w:numId w:val="909"/>
        </w:numPr>
        <w:contextualSpacing/>
        <w:rPr>
          <w:ins w:id="30147" w:author="Rev 9 Allen Wirfs-Brock" w:date="2012-07-06T17:29:00Z"/>
        </w:rPr>
      </w:pPr>
      <w:ins w:id="30148" w:author="Rev 9 Allen Wirfs-Brock" w:date="2012-07-06T17:29:00Z">
        <w:r>
          <w:t xml:space="preserve">If </w:t>
        </w:r>
      </w:ins>
      <w:ins w:id="30149" w:author="Rev 9 Allen Wirfs-Brock" w:date="2012-07-06T17:31:00Z">
        <w:r>
          <w:t>Sa</w:t>
        </w:r>
        <w:del w:id="30150" w:author="Rev 10 Allen Wirfs-Brock" w:date="2012-08-30T15:59:00Z">
          <w:r w:rsidDel="00BF1666">
            <w:delText>v</w:delText>
          </w:r>
        </w:del>
      </w:ins>
      <w:ins w:id="30151" w:author="Rev 10 Allen Wirfs-Brock" w:date="2012-08-30T15:59:00Z">
        <w:r w:rsidR="00BF1666">
          <w:t>m</w:t>
        </w:r>
      </w:ins>
      <w:ins w:id="30152" w:author="Rev 9 Allen Wirfs-Brock" w:date="2012-07-06T17:31:00Z">
        <w:r>
          <w:t>e</w:t>
        </w:r>
        <w:del w:id="30153" w:author="Rev 10 Allen Wirfs-Brock" w:date="2012-07-09T15:51:00Z">
          <w:r w:rsidDel="009632C7">
            <w:delText>V</w:delText>
          </w:r>
        </w:del>
      </w:ins>
      <w:ins w:id="30154" w:author="Rev 10 Allen Wirfs-Brock" w:date="2012-07-09T15:51:00Z">
        <w:r w:rsidR="009632C7">
          <w:t>V</w:t>
        </w:r>
      </w:ins>
      <w:ins w:id="30155" w:author="Rev 9 Allen Wirfs-Brock" w:date="2012-07-06T17:31:00Z">
        <w:r>
          <w:t>al</w:t>
        </w:r>
      </w:ins>
      <w:ins w:id="30156" w:author="Rev 9 Allen Wirfs-Brock" w:date="2012-07-06T17:32:00Z">
        <w:r w:rsidR="002875BF">
          <w:t>ue</w:t>
        </w:r>
      </w:ins>
      <w:ins w:id="30157" w:author="Rev 9 Allen Wirfs-Brock" w:date="2012-07-06T17:34:00Z">
        <w:r w:rsidR="002875BF">
          <w:t>(</w:t>
        </w:r>
        <w:r w:rsidR="002875BF" w:rsidRPr="00887FC2">
          <w:rPr>
            <w:i/>
          </w:rPr>
          <w:t>nextCP</w:t>
        </w:r>
        <w:r w:rsidR="002875BF">
          <w:t>, ToInteger(</w:t>
        </w:r>
        <w:r w:rsidR="002875BF" w:rsidRPr="002875BF">
          <w:rPr>
            <w:i/>
          </w:rPr>
          <w:t>nextCP</w:t>
        </w:r>
        <w:r w:rsidR="002875BF">
          <w:t>)</w:t>
        </w:r>
      </w:ins>
      <w:ins w:id="30158" w:author="Rev 9 Allen Wirfs-Brock" w:date="2012-07-06T17:35:00Z">
        <w:r w:rsidR="002875BF">
          <w:t xml:space="preserve">) is </w:t>
        </w:r>
        <w:r w:rsidR="002875BF" w:rsidRPr="002875BF">
          <w:rPr>
            <w:b/>
          </w:rPr>
          <w:t>false</w:t>
        </w:r>
        <w:r w:rsidR="002875BF">
          <w:t>,</w:t>
        </w:r>
      </w:ins>
      <w:ins w:id="30159" w:author="Rev 9 Allen Wirfs-Brock" w:date="2012-07-06T17:38:00Z">
        <w:r w:rsidR="002875BF">
          <w:t>then</w:t>
        </w:r>
      </w:ins>
      <w:ins w:id="30160" w:author="Rev 9 Allen Wirfs-Brock" w:date="2012-07-06T17:35:00Z">
        <w:r w:rsidR="002875BF">
          <w:t xml:space="preserve"> throw a </w:t>
        </w:r>
        <w:r w:rsidR="002875BF" w:rsidRPr="002875BF">
          <w:rPr>
            <w:b/>
          </w:rPr>
          <w:t>RangeError</w:t>
        </w:r>
        <w:r w:rsidR="002875BF">
          <w:t xml:space="preserve"> exception.</w:t>
        </w:r>
      </w:ins>
    </w:p>
    <w:p w14:paraId="5BD1704B" w14:textId="77777777" w:rsidR="002875BF" w:rsidRDefault="002875BF" w:rsidP="006F5ACA">
      <w:pPr>
        <w:pStyle w:val="Alg4"/>
        <w:numPr>
          <w:ilvl w:val="1"/>
          <w:numId w:val="909"/>
        </w:numPr>
        <w:contextualSpacing/>
        <w:rPr>
          <w:ins w:id="30161" w:author="Rev 9 Allen Wirfs-Brock" w:date="2012-07-06T17:36:00Z"/>
        </w:rPr>
      </w:pPr>
      <w:ins w:id="30162" w:author="Rev 9 Allen Wirfs-Brock" w:date="2012-07-06T17:36:00Z">
        <w:r>
          <w:t xml:space="preserve">If  </w:t>
        </w:r>
        <w:r w:rsidRPr="00EA11C5">
          <w:rPr>
            <w:i/>
          </w:rPr>
          <w:t>nextCP</w:t>
        </w:r>
        <w:r>
          <w:t xml:space="preserve"> &lt; 0 or </w:t>
        </w:r>
        <w:r w:rsidRPr="00EA11C5">
          <w:rPr>
            <w:i/>
          </w:rPr>
          <w:t>nextCP</w:t>
        </w:r>
        <w:r>
          <w:t xml:space="preserve"> &gt;</w:t>
        </w:r>
      </w:ins>
      <w:ins w:id="30163" w:author="Rev 9 Allen Wirfs-Brock" w:date="2012-07-06T17:38:00Z">
        <w:r>
          <w:t xml:space="preserve"> 0x10FFFF, then throw a </w:t>
        </w:r>
        <w:r w:rsidRPr="002875BF">
          <w:rPr>
            <w:b/>
          </w:rPr>
          <w:t>RangeError</w:t>
        </w:r>
        <w:r>
          <w:t xml:space="preserve"> exception.</w:t>
        </w:r>
      </w:ins>
    </w:p>
    <w:p w14:paraId="0CCDC630" w14:textId="77777777" w:rsidR="00857485" w:rsidRDefault="00857485" w:rsidP="006F5ACA">
      <w:pPr>
        <w:pStyle w:val="Alg4"/>
        <w:numPr>
          <w:ilvl w:val="1"/>
          <w:numId w:val="909"/>
        </w:numPr>
        <w:contextualSpacing/>
        <w:rPr>
          <w:ins w:id="30164" w:author="Rev 9 Allen Wirfs-Brock" w:date="2012-07-06T17:14:00Z"/>
        </w:rPr>
      </w:pPr>
      <w:ins w:id="30165" w:author="Rev 9 Allen Wirfs-Brock" w:date="2012-07-06T17:14:00Z">
        <w:r>
          <w:t>Append</w:t>
        </w:r>
      </w:ins>
      <w:ins w:id="30166" w:author="Rev 9 Allen Wirfs-Brock" w:date="2012-07-06T17:40:00Z">
        <w:r w:rsidR="002875BF">
          <w:t xml:space="preserve"> the elements of the UTF-16 Encoding </w:t>
        </w:r>
      </w:ins>
      <w:ins w:id="30167" w:author="Rev 10 Allen Wirfs-Brock" w:date="2012-08-30T16:05:00Z">
        <w:r w:rsidR="00BF1666">
          <w:t xml:space="preserve">(clause 6) </w:t>
        </w:r>
      </w:ins>
      <w:ins w:id="30168" w:author="Rev 9 Allen Wirfs-Brock" w:date="2012-07-06T17:40:00Z">
        <w:r w:rsidR="002875BF">
          <w:t>of</w:t>
        </w:r>
      </w:ins>
      <w:ins w:id="30169" w:author="Rev 9 Allen Wirfs-Brock" w:date="2012-07-06T17:14:00Z">
        <w:r>
          <w:t xml:space="preserve"> </w:t>
        </w:r>
        <w:r w:rsidRPr="00857485">
          <w:rPr>
            <w:i/>
          </w:rPr>
          <w:t>nextC</w:t>
        </w:r>
      </w:ins>
      <w:ins w:id="30170" w:author="Rev 9 Allen Wirfs-Brock" w:date="2012-07-06T17:40:00Z">
        <w:r w:rsidR="002875BF">
          <w:rPr>
            <w:i/>
          </w:rPr>
          <w:t xml:space="preserve">P </w:t>
        </w:r>
      </w:ins>
      <w:ins w:id="30171" w:author="Rev 9 Allen Wirfs-Brock" w:date="2012-07-06T17:14:00Z">
        <w:r>
          <w:t xml:space="preserve">to the end of </w:t>
        </w:r>
        <w:r w:rsidRPr="00857485">
          <w:rPr>
            <w:i/>
          </w:rPr>
          <w:t>elements</w:t>
        </w:r>
        <w:r>
          <w:t>.</w:t>
        </w:r>
      </w:ins>
    </w:p>
    <w:p w14:paraId="4D38EA37" w14:textId="77777777" w:rsidR="00857485" w:rsidRDefault="00857485" w:rsidP="006F5ACA">
      <w:pPr>
        <w:pStyle w:val="Alg4"/>
        <w:numPr>
          <w:ilvl w:val="1"/>
          <w:numId w:val="909"/>
        </w:numPr>
        <w:contextualSpacing/>
        <w:rPr>
          <w:ins w:id="30172" w:author="Rev 9 Allen Wirfs-Brock" w:date="2012-07-06T17:14:00Z"/>
        </w:rPr>
      </w:pPr>
      <w:ins w:id="30173" w:author="Rev 9 Allen Wirfs-Brock" w:date="2012-07-06T17:14:00Z">
        <w:r>
          <w:t xml:space="preserve">Let </w:t>
        </w:r>
        <w:r w:rsidRPr="00857485">
          <w:rPr>
            <w:i/>
          </w:rPr>
          <w:t>nextIndex</w:t>
        </w:r>
        <w:r>
          <w:t xml:space="preserve"> be </w:t>
        </w:r>
        <w:r w:rsidRPr="00857485">
          <w:rPr>
            <w:i/>
          </w:rPr>
          <w:t>nextIndex</w:t>
        </w:r>
        <w:r>
          <w:t xml:space="preserve"> + 1.</w:t>
        </w:r>
      </w:ins>
    </w:p>
    <w:p w14:paraId="1B7E2476" w14:textId="77777777" w:rsidR="00857485" w:rsidRPr="00E77497" w:rsidRDefault="00857485" w:rsidP="006F5ACA">
      <w:pPr>
        <w:pStyle w:val="Alg4"/>
        <w:numPr>
          <w:ilvl w:val="0"/>
          <w:numId w:val="909"/>
        </w:numPr>
        <w:spacing w:after="240"/>
        <w:rPr>
          <w:ins w:id="30174" w:author="Rev 9 Allen Wirfs-Brock" w:date="2012-07-06T17:14:00Z"/>
        </w:rPr>
      </w:pPr>
      <w:ins w:id="30175" w:author="Rev 9 Allen Wirfs-Brock" w:date="2012-07-06T17:14:00Z">
        <w:r>
          <w:t xml:space="preserve">Return the string value whose elements are, in order, the elements in the List </w:t>
        </w:r>
        <w:r w:rsidRPr="00857485">
          <w:rPr>
            <w:i/>
          </w:rPr>
          <w:t>elements</w:t>
        </w:r>
        <w:r>
          <w:t xml:space="preserve">. If </w:t>
        </w:r>
        <w:r w:rsidRPr="00857485">
          <w:rPr>
            <w:i/>
          </w:rPr>
          <w:t>length</w:t>
        </w:r>
        <w:r>
          <w:t xml:space="preserve"> is 0, the empty string is returned.</w:t>
        </w:r>
      </w:ins>
    </w:p>
    <w:p w14:paraId="51498C99" w14:textId="77777777" w:rsidR="00857485" w:rsidRPr="00E77497" w:rsidRDefault="00857485" w:rsidP="00857485">
      <w:pPr>
        <w:rPr>
          <w:ins w:id="30176" w:author="Rev 9 Allen Wirfs-Brock" w:date="2012-07-06T17:14:00Z"/>
        </w:rPr>
      </w:pPr>
      <w:ins w:id="30177" w:author="Rev 9 Allen Wirfs-Brock" w:date="2012-07-06T17:14:00Z">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fromCode</w:t>
        </w:r>
      </w:ins>
      <w:ins w:id="30178" w:author="Rev 9 Allen Wirfs-Brock" w:date="2012-07-07T11:00:00Z">
        <w:r w:rsidR="00B60B67">
          <w:rPr>
            <w:rFonts w:ascii="Courier New" w:hAnsi="Courier New"/>
            <w:b/>
          </w:rPr>
          <w:t>Point</w:t>
        </w:r>
      </w:ins>
      <w:ins w:id="30179" w:author="Rev 9 Allen Wirfs-Brock" w:date="2012-07-06T17:14:00Z">
        <w:r w:rsidRPr="00E77497">
          <w:t xml:space="preserve"> function is </w:t>
        </w:r>
      </w:ins>
      <w:commentRangeStart w:id="30180"/>
      <w:ins w:id="30181" w:author="Rev 9 Allen Wirfs-Brock" w:date="2012-07-06T17:41:00Z">
        <w:r w:rsidR="002875BF">
          <w:rPr>
            <w:b/>
          </w:rPr>
          <w:t>0</w:t>
        </w:r>
      </w:ins>
      <w:commentRangeEnd w:id="30180"/>
      <w:ins w:id="30182" w:author="Rev 9 Allen Wirfs-Brock" w:date="2012-07-07T10:52:00Z">
        <w:r w:rsidR="006F5ACA">
          <w:rPr>
            <w:rStyle w:val="af3"/>
          </w:rPr>
          <w:commentReference w:id="30180"/>
        </w:r>
      </w:ins>
      <w:ins w:id="30183" w:author="Rev 9 Allen Wirfs-Brock" w:date="2012-07-06T17:14:00Z">
        <w:r w:rsidRPr="00E77497">
          <w:t>.</w:t>
        </w:r>
      </w:ins>
    </w:p>
    <w:p w14:paraId="0DA3993C" w14:textId="77777777" w:rsidR="00EA11C5" w:rsidRPr="00E77497" w:rsidRDefault="00EA11C5" w:rsidP="00EA11C5">
      <w:pPr>
        <w:pStyle w:val="40"/>
        <w:numPr>
          <w:ilvl w:val="0"/>
          <w:numId w:val="0"/>
        </w:numPr>
        <w:rPr>
          <w:ins w:id="30184" w:author="Rev 9 Allen Wirfs-Brock" w:date="2012-07-06T17:45:00Z"/>
        </w:rPr>
      </w:pPr>
      <w:ins w:id="30185" w:author="Rev 9 Allen Wirfs-Brock" w:date="2012-07-06T17:45:00Z">
        <w:r w:rsidRPr="00E77497">
          <w:t>15.5.3.</w:t>
        </w:r>
        <w:r>
          <w:t>4</w:t>
        </w:r>
        <w:r w:rsidRPr="00E77497">
          <w:tab/>
          <w:t>String.</w:t>
        </w:r>
      </w:ins>
      <w:ins w:id="30186" w:author="Rev 9 Allen Wirfs-Brock" w:date="2012-07-06T17:46:00Z">
        <w:r>
          <w:t>raw</w:t>
        </w:r>
      </w:ins>
      <w:ins w:id="30187" w:author="Rev 9 Allen Wirfs-Brock" w:date="2012-07-06T17:45:00Z">
        <w:r w:rsidRPr="00E77497">
          <w:t xml:space="preserve"> ( </w:t>
        </w:r>
      </w:ins>
      <w:ins w:id="30188" w:author="Rev 9 Allen Wirfs-Brock" w:date="2012-07-06T17:46:00Z">
        <w:r>
          <w:t xml:space="preserve">callSite, </w:t>
        </w:r>
      </w:ins>
      <w:ins w:id="30189" w:author="Rev 9 Allen Wirfs-Brock" w:date="2012-07-06T17:45:00Z">
        <w:r>
          <w:t>…</w:t>
        </w:r>
      </w:ins>
      <w:ins w:id="30190" w:author="Rev 9 Allen Wirfs-Brock" w:date="2012-07-06T17:46:00Z">
        <w:r>
          <w:t>substitutions</w:t>
        </w:r>
      </w:ins>
      <w:ins w:id="30191" w:author="Rev 9 Allen Wirfs-Brock" w:date="2012-07-06T17:45:00Z">
        <w:r w:rsidRPr="00E77497">
          <w:t>)</w:t>
        </w:r>
      </w:ins>
    </w:p>
    <w:p w14:paraId="583A497E" w14:textId="77777777" w:rsidR="00EA11C5" w:rsidRPr="00E77497" w:rsidRDefault="00EA11C5" w:rsidP="00EA11C5">
      <w:pPr>
        <w:rPr>
          <w:ins w:id="30192" w:author="Rev 9 Allen Wirfs-Brock" w:date="2012-07-06T17:45:00Z"/>
        </w:rPr>
      </w:pPr>
      <w:ins w:id="30193" w:author="Rev 9 Allen Wirfs-Brock" w:date="2012-07-06T17:45:00Z">
        <w:r>
          <w:t>T</w:t>
        </w:r>
        <w:r w:rsidRPr="00E77497">
          <w:t xml:space="preserve">he </w:t>
        </w:r>
      </w:ins>
      <w:ins w:id="30194" w:author="Rev 9 Allen Wirfs-Brock" w:date="2012-07-06T17:48:00Z">
        <w:r>
          <w:rPr>
            <w:rFonts w:ascii="Courier New" w:hAnsi="Courier New" w:cs="Courier New"/>
            <w:b/>
          </w:rPr>
          <w:t>String.raw</w:t>
        </w:r>
      </w:ins>
      <w:ins w:id="30195" w:author="Rev 9 Allen Wirfs-Brock" w:date="2012-07-06T17:45:00Z">
        <w:r w:rsidRPr="00E77497">
          <w:t xml:space="preserve"> </w:t>
        </w:r>
        <w:r>
          <w:t>function</w:t>
        </w:r>
        <w:r w:rsidRPr="00E77497">
          <w:t xml:space="preserve"> </w:t>
        </w:r>
        <w:r>
          <w:t>may be called with a variable number of arguments</w:t>
        </w:r>
      </w:ins>
      <w:ins w:id="30196" w:author="Rev 9 Allen Wirfs-Brock" w:date="2012-07-06T17:48:00Z">
        <w:r>
          <w:t xml:space="preserve">.  The first argument is </w:t>
        </w:r>
        <w:r w:rsidRPr="00EA11C5">
          <w:rPr>
            <w:rFonts w:ascii="Times New Roman" w:hAnsi="Times New Roman"/>
            <w:i/>
          </w:rPr>
          <w:t>call</w:t>
        </w:r>
      </w:ins>
      <w:ins w:id="30197" w:author="Rev 9 Allen Wirfs-Brock" w:date="2012-07-06T17:53:00Z">
        <w:r w:rsidR="00F04509">
          <w:rPr>
            <w:rFonts w:ascii="Times New Roman" w:hAnsi="Times New Roman"/>
            <w:i/>
          </w:rPr>
          <w:t>S</w:t>
        </w:r>
      </w:ins>
      <w:ins w:id="30198" w:author="Rev 9 Allen Wirfs-Brock" w:date="2012-07-06T17:48:00Z">
        <w:r w:rsidRPr="00EA11C5">
          <w:rPr>
            <w:rFonts w:ascii="Times New Roman" w:hAnsi="Times New Roman"/>
            <w:i/>
          </w:rPr>
          <w:t>ite</w:t>
        </w:r>
        <w:r>
          <w:t xml:space="preserve"> and the remainder of the arguments</w:t>
        </w:r>
      </w:ins>
      <w:ins w:id="30199" w:author="Rev 9 Allen Wirfs-Brock" w:date="2012-07-06T17:45:00Z">
        <w:r>
          <w:t xml:space="preserve"> form</w:t>
        </w:r>
        <w:r w:rsidRPr="00E77497">
          <w:t xml:space="preserve"> </w:t>
        </w:r>
        <w:r>
          <w:t>the</w:t>
        </w:r>
        <w:r w:rsidRPr="00E77497">
          <w:t xml:space="preserve"> </w:t>
        </w:r>
        <w:r>
          <w:t xml:space="preserve">rest parameter </w:t>
        </w:r>
      </w:ins>
      <w:ins w:id="30200" w:author="Rev 9 Allen Wirfs-Brock" w:date="2012-07-06T17:49:00Z">
        <w:r>
          <w:rPr>
            <w:rFonts w:ascii="Times New Roman" w:hAnsi="Times New Roman"/>
            <w:i/>
          </w:rPr>
          <w:t>substitutions</w:t>
        </w:r>
      </w:ins>
      <w:ins w:id="30201" w:author="Rev 9 Allen Wirfs-Brock" w:date="2012-07-06T17:45:00Z">
        <w:r>
          <w:t>.</w:t>
        </w:r>
        <w:r w:rsidRPr="00E77497">
          <w:t xml:space="preserve"> </w:t>
        </w:r>
        <w:r>
          <w:t>The</w:t>
        </w:r>
        <w:r w:rsidRPr="00E77497">
          <w:t xml:space="preserve"> following steps are taken:</w:t>
        </w:r>
      </w:ins>
    </w:p>
    <w:p w14:paraId="4F22578A" w14:textId="77777777" w:rsidR="00EA11C5" w:rsidRDefault="00EA11C5" w:rsidP="00EA11C5">
      <w:pPr>
        <w:pStyle w:val="Alg4"/>
        <w:numPr>
          <w:ilvl w:val="0"/>
          <w:numId w:val="908"/>
        </w:numPr>
        <w:rPr>
          <w:ins w:id="30202" w:author="Rev 9 Allen Wirfs-Brock" w:date="2012-07-06T17:45:00Z"/>
        </w:rPr>
      </w:pPr>
      <w:ins w:id="30203" w:author="Rev 9 Allen Wirfs-Brock" w:date="2012-07-06T17:45:00Z">
        <w:r>
          <w:t xml:space="preserve">Assert: </w:t>
        </w:r>
      </w:ins>
      <w:ins w:id="30204" w:author="Rev 9 Allen Wirfs-Brock" w:date="2012-07-06T17:49:00Z">
        <w:r>
          <w:rPr>
            <w:i/>
          </w:rPr>
          <w:t>substitutions</w:t>
        </w:r>
        <w:r>
          <w:t xml:space="preserve"> </w:t>
        </w:r>
      </w:ins>
      <w:ins w:id="30205" w:author="Rev 9 Allen Wirfs-Brock" w:date="2012-07-06T17:45:00Z">
        <w:r>
          <w:t>is a well-formed rest parameter object.</w:t>
        </w:r>
      </w:ins>
    </w:p>
    <w:p w14:paraId="73853121" w14:textId="77777777" w:rsidR="00F04509" w:rsidRDefault="00F04509" w:rsidP="00EA11C5">
      <w:pPr>
        <w:pStyle w:val="Alg4"/>
        <w:numPr>
          <w:ilvl w:val="0"/>
          <w:numId w:val="908"/>
        </w:numPr>
        <w:rPr>
          <w:ins w:id="30206" w:author="Rev 9 Allen Wirfs-Brock" w:date="2012-07-06T17:55:00Z"/>
        </w:rPr>
      </w:pPr>
      <w:ins w:id="30207" w:author="Rev 9 Allen Wirfs-Brock" w:date="2012-07-06T17:55:00Z">
        <w:r>
          <w:t xml:space="preserve">Let </w:t>
        </w:r>
        <w:r w:rsidRPr="00FA657F">
          <w:rPr>
            <w:i/>
          </w:rPr>
          <w:t>cooked</w:t>
        </w:r>
        <w:r>
          <w:t xml:space="preserve"> be ToObject(</w:t>
        </w:r>
        <w:r w:rsidRPr="00FA657F">
          <w:rPr>
            <w:i/>
          </w:rPr>
          <w:t>callSite</w:t>
        </w:r>
        <w:r>
          <w:t>).</w:t>
        </w:r>
      </w:ins>
    </w:p>
    <w:p w14:paraId="57BAC3AF" w14:textId="77777777" w:rsidR="00F04509" w:rsidRDefault="00F04509" w:rsidP="00EA11C5">
      <w:pPr>
        <w:pStyle w:val="Alg4"/>
        <w:numPr>
          <w:ilvl w:val="0"/>
          <w:numId w:val="908"/>
        </w:numPr>
        <w:rPr>
          <w:ins w:id="30208" w:author="Rev 9 Allen Wirfs-Brock" w:date="2012-07-06T17:56:00Z"/>
        </w:rPr>
      </w:pPr>
      <w:ins w:id="30209" w:author="Rev 9 Allen Wirfs-Brock" w:date="2012-07-06T17:56:00Z">
        <w:r>
          <w:t>ReturnIfAbrupt(</w:t>
        </w:r>
        <w:r w:rsidRPr="00FA657F">
          <w:rPr>
            <w:i/>
          </w:rPr>
          <w:t>cooked</w:t>
        </w:r>
        <w:r>
          <w:t>).</w:t>
        </w:r>
      </w:ins>
    </w:p>
    <w:p w14:paraId="32F204CA" w14:textId="77777777" w:rsidR="00F04509" w:rsidRDefault="00F04509" w:rsidP="00EA11C5">
      <w:pPr>
        <w:pStyle w:val="Alg4"/>
        <w:numPr>
          <w:ilvl w:val="0"/>
          <w:numId w:val="908"/>
        </w:numPr>
        <w:rPr>
          <w:ins w:id="30210" w:author="Rev 9 Allen Wirfs-Brock" w:date="2012-07-06T17:57:00Z"/>
        </w:rPr>
      </w:pPr>
      <w:ins w:id="30211" w:author="Rev 9 Allen Wirfs-Brock" w:date="2012-07-06T17:57:00Z">
        <w:r>
          <w:t xml:space="preserve">Let </w:t>
        </w:r>
        <w:r w:rsidRPr="00FA657F">
          <w:rPr>
            <w:i/>
          </w:rPr>
          <w:t>rawValue</w:t>
        </w:r>
        <w:r>
          <w:t xml:space="preserve"> be </w:t>
        </w:r>
      </w:ins>
      <w:ins w:id="30212" w:author="Rev 9 Allen Wirfs-Brock" w:date="2012-07-06T17:58:00Z">
        <w:r>
          <w:t>the result</w:t>
        </w:r>
        <w:del w:id="30213" w:author="Rev 10 Allen Wirfs-Brock" w:date="2012-08-13T16:21:00Z">
          <w:r w:rsidDel="0003414D">
            <w:delText>ing</w:delText>
          </w:r>
        </w:del>
        <w:r>
          <w:t xml:space="preserve"> of calling the [[Get]] internal method of </w:t>
        </w:r>
        <w:r>
          <w:rPr>
            <w:i/>
          </w:rPr>
          <w:t>cooked</w:t>
        </w:r>
        <w:r>
          <w:t xml:space="preserve"> with argument </w:t>
        </w:r>
        <w:r w:rsidRPr="00E77497">
          <w:rPr>
            <w:rFonts w:ascii="Courier New" w:hAnsi="Courier New"/>
            <w:b/>
          </w:rPr>
          <w:t>"</w:t>
        </w:r>
        <w:r>
          <w:rPr>
            <w:rFonts w:ascii="Courier New" w:hAnsi="Courier New"/>
            <w:b/>
          </w:rPr>
          <w:t>raw</w:t>
        </w:r>
        <w:r w:rsidRPr="00E77497">
          <w:rPr>
            <w:rFonts w:ascii="Courier New" w:hAnsi="Courier New"/>
            <w:b/>
          </w:rPr>
          <w:t>"</w:t>
        </w:r>
        <w:r>
          <w:rPr>
            <w:rFonts w:ascii="Courier New" w:hAnsi="Courier New"/>
            <w:b/>
          </w:rPr>
          <w:t>.</w:t>
        </w:r>
      </w:ins>
    </w:p>
    <w:p w14:paraId="09AE88A9" w14:textId="77777777" w:rsidR="00F04509" w:rsidRDefault="00F04509" w:rsidP="00EA11C5">
      <w:pPr>
        <w:pStyle w:val="Alg4"/>
        <w:numPr>
          <w:ilvl w:val="0"/>
          <w:numId w:val="908"/>
        </w:numPr>
        <w:rPr>
          <w:ins w:id="30214" w:author="Rev 9 Allen Wirfs-Brock" w:date="2012-07-06T17:59:00Z"/>
        </w:rPr>
      </w:pPr>
      <w:ins w:id="30215" w:author="Rev 9 Allen Wirfs-Brock" w:date="2012-07-06T17:59:00Z">
        <w:r>
          <w:t xml:space="preserve">Let </w:t>
        </w:r>
        <w:r w:rsidRPr="00FA657F">
          <w:rPr>
            <w:i/>
          </w:rPr>
          <w:t>raw</w:t>
        </w:r>
        <w:r>
          <w:t xml:space="preserve"> be ToObject(</w:t>
        </w:r>
        <w:r w:rsidRPr="00FA657F">
          <w:rPr>
            <w:i/>
          </w:rPr>
          <w:t>rawValue</w:t>
        </w:r>
        <w:r>
          <w:t>).</w:t>
        </w:r>
      </w:ins>
    </w:p>
    <w:p w14:paraId="07BD759E" w14:textId="77777777" w:rsidR="00F04509" w:rsidRDefault="00F04509" w:rsidP="00F04509">
      <w:pPr>
        <w:pStyle w:val="Alg4"/>
        <w:numPr>
          <w:ilvl w:val="0"/>
          <w:numId w:val="908"/>
        </w:numPr>
        <w:rPr>
          <w:ins w:id="30216" w:author="Rev 9 Allen Wirfs-Brock" w:date="2012-07-06T18:00:00Z"/>
        </w:rPr>
      </w:pPr>
      <w:ins w:id="30217" w:author="Rev 9 Allen Wirfs-Brock" w:date="2012-07-06T18:00:00Z">
        <w:r>
          <w:t>ReturnIfAbrupt(</w:t>
        </w:r>
        <w:r w:rsidRPr="00887FC2">
          <w:rPr>
            <w:i/>
          </w:rPr>
          <w:t>raw</w:t>
        </w:r>
        <w:r>
          <w:t>).</w:t>
        </w:r>
      </w:ins>
    </w:p>
    <w:p w14:paraId="0A55E70C" w14:textId="77777777" w:rsidR="00EA11C5" w:rsidRPr="00E77497" w:rsidRDefault="00EA11C5" w:rsidP="00EA11C5">
      <w:pPr>
        <w:pStyle w:val="Alg4"/>
        <w:numPr>
          <w:ilvl w:val="0"/>
          <w:numId w:val="908"/>
        </w:numPr>
        <w:rPr>
          <w:ins w:id="30218" w:author="Rev 9 Allen Wirfs-Brock" w:date="2012-07-06T17:45:00Z"/>
        </w:rPr>
      </w:pPr>
      <w:ins w:id="30219" w:author="Rev 9 Allen Wirfs-Brock" w:date="2012-07-06T17:45:00Z">
        <w:r>
          <w:t xml:space="preserve">Let </w:t>
        </w:r>
        <w:r w:rsidRPr="00857485">
          <w:rPr>
            <w:i/>
          </w:rPr>
          <w:t>len</w:t>
        </w:r>
        <w:r>
          <w:t xml:space="preserve"> be the result</w:t>
        </w:r>
        <w:del w:id="30220" w:author="Rev 10 Allen Wirfs-Brock" w:date="2012-08-13T16:21:00Z">
          <w:r w:rsidDel="0003414D">
            <w:delText>ing</w:delText>
          </w:r>
        </w:del>
        <w:r>
          <w:t xml:space="preserve"> of calling the [[Get]] internal method of </w:t>
        </w:r>
      </w:ins>
      <w:ins w:id="30221" w:author="Rev 9 Allen Wirfs-Brock" w:date="2012-07-06T18:00:00Z">
        <w:r w:rsidR="00F04509">
          <w:rPr>
            <w:i/>
          </w:rPr>
          <w:t>raw</w:t>
        </w:r>
      </w:ins>
      <w:ins w:id="30222" w:author="Rev 9 Allen Wirfs-Brock" w:date="2012-07-06T17:45:00Z">
        <w:r>
          <w:t xml:space="preserve"> with argument </w:t>
        </w:r>
        <w:r w:rsidRPr="00E77497">
          <w:rPr>
            <w:rFonts w:ascii="Courier New" w:hAnsi="Courier New"/>
            <w:b/>
          </w:rPr>
          <w:t>"</w:t>
        </w:r>
        <w:r>
          <w:rPr>
            <w:rFonts w:ascii="Courier New" w:hAnsi="Courier New"/>
            <w:b/>
          </w:rPr>
          <w:t>length</w:t>
        </w:r>
        <w:r w:rsidRPr="00E77497">
          <w:rPr>
            <w:rFonts w:ascii="Courier New" w:hAnsi="Courier New"/>
            <w:b/>
          </w:rPr>
          <w:t>"</w:t>
        </w:r>
        <w:r>
          <w:rPr>
            <w:rFonts w:ascii="Courier New" w:hAnsi="Courier New"/>
            <w:b/>
          </w:rPr>
          <w:t>.</w:t>
        </w:r>
      </w:ins>
    </w:p>
    <w:p w14:paraId="1C8D7720" w14:textId="77777777" w:rsidR="006B1BE8" w:rsidRDefault="006B1BE8" w:rsidP="00EA11C5">
      <w:pPr>
        <w:pStyle w:val="Alg4"/>
        <w:numPr>
          <w:ilvl w:val="0"/>
          <w:numId w:val="908"/>
        </w:numPr>
        <w:rPr>
          <w:ins w:id="30223" w:author="Rev 9 Allen Wirfs-Brock" w:date="2012-07-06T18:05:00Z"/>
        </w:rPr>
      </w:pPr>
      <w:ins w:id="30224" w:author="Rev 9 Allen Wirfs-Brock" w:date="2012-07-06T18:05:00Z">
        <w:r>
          <w:t xml:space="preserve">Let </w:t>
        </w:r>
        <w:r w:rsidRPr="00FA657F">
          <w:rPr>
            <w:i/>
          </w:rPr>
          <w:t>literalSegments</w:t>
        </w:r>
        <w:r>
          <w:t xml:space="preserve"> be </w:t>
        </w:r>
        <w:commentRangeStart w:id="30225"/>
        <w:r>
          <w:t>ToUint</w:t>
        </w:r>
      </w:ins>
      <w:commentRangeEnd w:id="30225"/>
      <w:r w:rsidR="009632C7">
        <w:rPr>
          <w:rStyle w:val="af3"/>
          <w:rFonts w:ascii="Arial" w:eastAsia="MS Mincho" w:hAnsi="Arial"/>
          <w:spacing w:val="0"/>
          <w:lang w:eastAsia="ja-JP"/>
        </w:rPr>
        <w:commentReference w:id="30225"/>
      </w:r>
      <w:ins w:id="30226" w:author="Rev 9 Allen Wirfs-Brock" w:date="2012-07-06T18:05:00Z">
        <w:r>
          <w:t>(</w:t>
        </w:r>
        <w:r w:rsidRPr="00FA657F">
          <w:rPr>
            <w:i/>
          </w:rPr>
          <w:t>len</w:t>
        </w:r>
        <w:r>
          <w:t>).</w:t>
        </w:r>
      </w:ins>
    </w:p>
    <w:p w14:paraId="7A1FD034" w14:textId="77777777" w:rsidR="006B1BE8" w:rsidRDefault="006B1BE8" w:rsidP="006B1BE8">
      <w:pPr>
        <w:pStyle w:val="Alg4"/>
        <w:numPr>
          <w:ilvl w:val="0"/>
          <w:numId w:val="908"/>
        </w:numPr>
        <w:rPr>
          <w:ins w:id="30227" w:author="Rev 9 Allen Wirfs-Brock" w:date="2012-07-06T18:08:00Z"/>
        </w:rPr>
      </w:pPr>
      <w:ins w:id="30228" w:author="Rev 9 Allen Wirfs-Brock" w:date="2012-07-06T18:08:00Z">
        <w:r>
          <w:t>ReturnIfAbrupt(</w:t>
        </w:r>
        <w:r w:rsidRPr="00887FC2">
          <w:rPr>
            <w:i/>
          </w:rPr>
          <w:t>literalSegments</w:t>
        </w:r>
        <w:r>
          <w:t>).</w:t>
        </w:r>
      </w:ins>
    </w:p>
    <w:p w14:paraId="318342F8" w14:textId="77777777" w:rsidR="00460801" w:rsidRDefault="00460801" w:rsidP="00EA11C5">
      <w:pPr>
        <w:pStyle w:val="Alg4"/>
        <w:numPr>
          <w:ilvl w:val="0"/>
          <w:numId w:val="908"/>
        </w:numPr>
        <w:rPr>
          <w:ins w:id="30229" w:author="Rev 9 Allen Wirfs-Brock" w:date="2012-07-06T18:18:00Z"/>
        </w:rPr>
      </w:pPr>
      <w:ins w:id="30230" w:author="Rev 9 Allen Wirfs-Brock" w:date="2012-07-06T18:19:00Z">
        <w:r>
          <w:t xml:space="preserve">If </w:t>
        </w:r>
        <w:r w:rsidRPr="00FA657F">
          <w:rPr>
            <w:i/>
          </w:rPr>
          <w:t>literalSegments</w:t>
        </w:r>
        <w:r>
          <w:t xml:space="preserve"> = 0, then return the empty string.</w:t>
        </w:r>
      </w:ins>
    </w:p>
    <w:p w14:paraId="13ACE31D" w14:textId="77777777" w:rsidR="00EA11C5" w:rsidRPr="00E77497" w:rsidRDefault="00EA11C5" w:rsidP="00EA11C5">
      <w:pPr>
        <w:pStyle w:val="Alg4"/>
        <w:numPr>
          <w:ilvl w:val="0"/>
          <w:numId w:val="908"/>
        </w:numPr>
        <w:rPr>
          <w:ins w:id="30231" w:author="Rev 9 Allen Wirfs-Brock" w:date="2012-07-06T17:45:00Z"/>
        </w:rPr>
      </w:pPr>
      <w:ins w:id="30232" w:author="Rev 9 Allen Wirfs-Brock" w:date="2012-07-06T17:45:00Z">
        <w:r>
          <w:t xml:space="preserve">Let </w:t>
        </w:r>
      </w:ins>
      <w:ins w:id="30233" w:author="Rev 9 Allen Wirfs-Brock" w:date="2012-07-06T18:07:00Z">
        <w:r w:rsidR="006B1BE8">
          <w:rPr>
            <w:i/>
          </w:rPr>
          <w:t>stringE</w:t>
        </w:r>
      </w:ins>
      <w:ins w:id="30234" w:author="Rev 9 Allen Wirfs-Brock" w:date="2012-07-06T17:45:00Z">
        <w:r w:rsidRPr="00857485">
          <w:rPr>
            <w:i/>
          </w:rPr>
          <w:t>lements</w:t>
        </w:r>
        <w:r w:rsidR="006B1BE8">
          <w:t xml:space="preserve"> be</w:t>
        </w:r>
        <w:r>
          <w:t xml:space="preserve"> a new List.</w:t>
        </w:r>
      </w:ins>
    </w:p>
    <w:p w14:paraId="6A9179CB" w14:textId="77777777" w:rsidR="00EA11C5" w:rsidRDefault="00EA11C5" w:rsidP="00EA11C5">
      <w:pPr>
        <w:pStyle w:val="Alg4"/>
        <w:numPr>
          <w:ilvl w:val="0"/>
          <w:numId w:val="908"/>
        </w:numPr>
        <w:contextualSpacing/>
        <w:rPr>
          <w:ins w:id="30235" w:author="Rev 9 Allen Wirfs-Brock" w:date="2012-07-06T17:45:00Z"/>
        </w:rPr>
      </w:pPr>
      <w:ins w:id="30236" w:author="Rev 9 Allen Wirfs-Brock" w:date="2012-07-06T17:45:00Z">
        <w:r>
          <w:t xml:space="preserve">Let </w:t>
        </w:r>
        <w:r w:rsidRPr="00857485">
          <w:rPr>
            <w:i/>
          </w:rPr>
          <w:t>nextIndex</w:t>
        </w:r>
        <w:r>
          <w:t xml:space="preserve"> be 0.</w:t>
        </w:r>
      </w:ins>
    </w:p>
    <w:p w14:paraId="69FA4BAB" w14:textId="77777777" w:rsidR="00EA11C5" w:rsidRPr="00E77497" w:rsidRDefault="00EA11C5" w:rsidP="00EA11C5">
      <w:pPr>
        <w:pStyle w:val="Alg4"/>
        <w:numPr>
          <w:ilvl w:val="0"/>
          <w:numId w:val="908"/>
        </w:numPr>
        <w:contextualSpacing/>
        <w:rPr>
          <w:ins w:id="30237" w:author="Rev 9 Allen Wirfs-Brock" w:date="2012-07-06T17:45:00Z"/>
        </w:rPr>
      </w:pPr>
      <w:ins w:id="30238" w:author="Rev 9 Allen Wirfs-Brock" w:date="2012-07-06T17:45:00Z">
        <w:r>
          <w:t xml:space="preserve">Repeat while </w:t>
        </w:r>
        <w:r w:rsidRPr="00857485">
          <w:rPr>
            <w:i/>
          </w:rPr>
          <w:t>nextIndex</w:t>
        </w:r>
        <w:r>
          <w:t xml:space="preserve"> &lt; </w:t>
        </w:r>
      </w:ins>
      <w:ins w:id="30239" w:author="Rev 9 Allen Wirfs-Brock" w:date="2012-07-06T18:13:00Z">
        <w:r w:rsidR="00460801" w:rsidRPr="00887FC2">
          <w:rPr>
            <w:i/>
          </w:rPr>
          <w:t>literalSegments</w:t>
        </w:r>
      </w:ins>
    </w:p>
    <w:p w14:paraId="4235C0AE" w14:textId="77777777" w:rsidR="00FA657F" w:rsidRDefault="00FA657F" w:rsidP="00EA11C5">
      <w:pPr>
        <w:pStyle w:val="Alg4"/>
        <w:numPr>
          <w:ilvl w:val="1"/>
          <w:numId w:val="908"/>
        </w:numPr>
        <w:rPr>
          <w:ins w:id="30240" w:author="Rev 9 Allen Wirfs-Brock" w:date="2012-07-06T18:23:00Z"/>
        </w:rPr>
      </w:pPr>
      <w:ins w:id="30241" w:author="Rev 9 Allen Wirfs-Brock" w:date="2012-07-06T18:23:00Z">
        <w:r>
          <w:t xml:space="preserve">Let </w:t>
        </w:r>
        <w:r w:rsidRPr="00FA657F">
          <w:rPr>
            <w:i/>
          </w:rPr>
          <w:t>nextKey</w:t>
        </w:r>
        <w:r>
          <w:t xml:space="preserve"> be ToString(</w:t>
        </w:r>
        <w:r w:rsidRPr="00857485">
          <w:rPr>
            <w:i/>
          </w:rPr>
          <w:t>nextIndex</w:t>
        </w:r>
        <w:r>
          <w:t>).</w:t>
        </w:r>
      </w:ins>
    </w:p>
    <w:p w14:paraId="232D99B8" w14:textId="77777777" w:rsidR="00EA11C5" w:rsidRPr="00E77497" w:rsidRDefault="00EA11C5" w:rsidP="00EA11C5">
      <w:pPr>
        <w:pStyle w:val="Alg4"/>
        <w:numPr>
          <w:ilvl w:val="1"/>
          <w:numId w:val="908"/>
        </w:numPr>
        <w:rPr>
          <w:ins w:id="30242" w:author="Rev 9 Allen Wirfs-Brock" w:date="2012-07-06T17:45:00Z"/>
        </w:rPr>
      </w:pPr>
      <w:ins w:id="30243" w:author="Rev 9 Allen Wirfs-Brock" w:date="2012-07-06T17:45:00Z">
        <w:r>
          <w:t xml:space="preserve">Let </w:t>
        </w:r>
        <w:r w:rsidRPr="00857485">
          <w:rPr>
            <w:i/>
          </w:rPr>
          <w:t>next</w:t>
        </w:r>
        <w:r>
          <w:t xml:space="preserve"> be the result of calling the [[Get]]</w:t>
        </w:r>
        <w:r w:rsidRPr="005009C2">
          <w:t xml:space="preserve"> </w:t>
        </w:r>
        <w:r>
          <w:t xml:space="preserve">internal method of </w:t>
        </w:r>
      </w:ins>
      <w:ins w:id="30244" w:author="Rev 9 Allen Wirfs-Brock" w:date="2012-07-06T18:12:00Z">
        <w:r w:rsidR="00460801">
          <w:rPr>
            <w:i/>
          </w:rPr>
          <w:t>raw</w:t>
        </w:r>
      </w:ins>
      <w:ins w:id="30245" w:author="Rev 9 Allen Wirfs-Brock" w:date="2012-07-06T17:45:00Z">
        <w:r>
          <w:t xml:space="preserve"> with argument </w:t>
        </w:r>
      </w:ins>
      <w:ins w:id="30246" w:author="Rev 9 Allen Wirfs-Brock" w:date="2012-07-06T18:24:00Z">
        <w:r w:rsidR="00FA657F" w:rsidRPr="00887FC2">
          <w:rPr>
            <w:i/>
          </w:rPr>
          <w:t>nextKey</w:t>
        </w:r>
      </w:ins>
      <w:ins w:id="30247" w:author="Rev 9 Allen Wirfs-Brock" w:date="2012-07-06T17:45:00Z">
        <w:r w:rsidRPr="00857485">
          <w:t>.</w:t>
        </w:r>
      </w:ins>
    </w:p>
    <w:p w14:paraId="276EFEC3" w14:textId="77777777" w:rsidR="00EA11C5" w:rsidRPr="005009C2" w:rsidRDefault="00EA11C5" w:rsidP="00EA11C5">
      <w:pPr>
        <w:pStyle w:val="Alg4"/>
        <w:numPr>
          <w:ilvl w:val="1"/>
          <w:numId w:val="908"/>
        </w:numPr>
        <w:contextualSpacing/>
        <w:rPr>
          <w:ins w:id="30248" w:author="Rev 9 Allen Wirfs-Brock" w:date="2012-07-06T17:45:00Z"/>
        </w:rPr>
      </w:pPr>
      <w:ins w:id="30249" w:author="Rev 9 Allen Wirfs-Brock" w:date="2012-07-06T17:45:00Z">
        <w:r>
          <w:t xml:space="preserve">Let </w:t>
        </w:r>
        <w:r w:rsidRPr="00857485">
          <w:rPr>
            <w:i/>
          </w:rPr>
          <w:t>next</w:t>
        </w:r>
      </w:ins>
      <w:ins w:id="30250" w:author="Rev 9 Allen Wirfs-Brock" w:date="2012-07-06T18:13:00Z">
        <w:r w:rsidR="00460801">
          <w:rPr>
            <w:i/>
          </w:rPr>
          <w:t>Seg</w:t>
        </w:r>
      </w:ins>
      <w:ins w:id="30251" w:author="Rev 9 Allen Wirfs-Brock" w:date="2012-07-06T17:45:00Z">
        <w:r>
          <w:t xml:space="preserve"> be To</w:t>
        </w:r>
      </w:ins>
      <w:ins w:id="30252" w:author="Rev 9 Allen Wirfs-Brock" w:date="2012-07-06T18:12:00Z">
        <w:r w:rsidR="00460801">
          <w:t>String</w:t>
        </w:r>
      </w:ins>
      <w:ins w:id="30253" w:author="Rev 9 Allen Wirfs-Brock" w:date="2012-07-06T17:45:00Z">
        <w:r>
          <w:t>(</w:t>
        </w:r>
        <w:r w:rsidRPr="00857485">
          <w:rPr>
            <w:i/>
          </w:rPr>
          <w:t>next</w:t>
        </w:r>
        <w:r>
          <w:t>).</w:t>
        </w:r>
      </w:ins>
    </w:p>
    <w:p w14:paraId="68304D4A" w14:textId="77777777" w:rsidR="00EA11C5" w:rsidRDefault="00EA11C5" w:rsidP="00EA11C5">
      <w:pPr>
        <w:pStyle w:val="Alg4"/>
        <w:numPr>
          <w:ilvl w:val="1"/>
          <w:numId w:val="908"/>
        </w:numPr>
        <w:contextualSpacing/>
        <w:rPr>
          <w:ins w:id="30254" w:author="Rev 9 Allen Wirfs-Brock" w:date="2012-07-06T17:45:00Z"/>
        </w:rPr>
      </w:pPr>
      <w:ins w:id="30255" w:author="Rev 9 Allen Wirfs-Brock" w:date="2012-07-06T17:45:00Z">
        <w:r>
          <w:t>ReturnIfAbrupt(</w:t>
        </w:r>
      </w:ins>
      <w:ins w:id="30256" w:author="Rev 9 Allen Wirfs-Brock" w:date="2012-07-06T18:13:00Z">
        <w:r w:rsidR="00460801" w:rsidRPr="00857485">
          <w:rPr>
            <w:i/>
          </w:rPr>
          <w:t>next</w:t>
        </w:r>
        <w:r w:rsidR="00460801">
          <w:rPr>
            <w:i/>
          </w:rPr>
          <w:t>Seg</w:t>
        </w:r>
      </w:ins>
      <w:ins w:id="30257" w:author="Rev 9 Allen Wirfs-Brock" w:date="2012-07-06T17:45:00Z">
        <w:r>
          <w:t>).</w:t>
        </w:r>
      </w:ins>
    </w:p>
    <w:p w14:paraId="2011F08B" w14:textId="77777777" w:rsidR="00EA11C5" w:rsidRDefault="00EA11C5" w:rsidP="00EA11C5">
      <w:pPr>
        <w:pStyle w:val="Alg4"/>
        <w:numPr>
          <w:ilvl w:val="1"/>
          <w:numId w:val="908"/>
        </w:numPr>
        <w:contextualSpacing/>
        <w:rPr>
          <w:ins w:id="30258" w:author="Rev 9 Allen Wirfs-Brock" w:date="2012-07-06T17:45:00Z"/>
        </w:rPr>
      </w:pPr>
      <w:ins w:id="30259" w:author="Rev 9 Allen Wirfs-Brock" w:date="2012-07-06T17:45:00Z">
        <w:r>
          <w:t>Append</w:t>
        </w:r>
      </w:ins>
      <w:ins w:id="30260" w:author="Rev 9 Allen Wirfs-Brock" w:date="2012-07-06T18:15:00Z">
        <w:r w:rsidR="00460801">
          <w:t xml:space="preserve"> in order</w:t>
        </w:r>
      </w:ins>
      <w:ins w:id="30261" w:author="Rev 9 Allen Wirfs-Brock" w:date="2012-07-06T17:45:00Z">
        <w:r>
          <w:t xml:space="preserve"> the </w:t>
        </w:r>
      </w:ins>
      <w:ins w:id="30262" w:author="Rev 9 Allen Wirfs-Brock" w:date="2012-07-06T18:15:00Z">
        <w:r w:rsidR="00460801">
          <w:t>code unit elements</w:t>
        </w:r>
      </w:ins>
      <w:ins w:id="30263" w:author="Rev 9 Allen Wirfs-Brock" w:date="2012-07-06T17:45:00Z">
        <w:r>
          <w:t xml:space="preserve"> of </w:t>
        </w:r>
      </w:ins>
      <w:ins w:id="30264" w:author="Rev 9 Allen Wirfs-Brock" w:date="2012-07-06T18:16:00Z">
        <w:r w:rsidR="00460801" w:rsidRPr="00857485">
          <w:rPr>
            <w:i/>
          </w:rPr>
          <w:t>next</w:t>
        </w:r>
        <w:r w:rsidR="00460801">
          <w:rPr>
            <w:i/>
          </w:rPr>
          <w:t>Seg</w:t>
        </w:r>
        <w:r w:rsidR="00460801">
          <w:t xml:space="preserve"> </w:t>
        </w:r>
      </w:ins>
      <w:ins w:id="30265" w:author="Rev 9 Allen Wirfs-Brock" w:date="2012-07-06T17:45:00Z">
        <w:r>
          <w:t xml:space="preserve">to the end of </w:t>
        </w:r>
      </w:ins>
      <w:ins w:id="30266" w:author="Rev 10 Allen Wirfs-Brock" w:date="2012-08-13T17:07:00Z">
        <w:r w:rsidR="0003414D">
          <w:rPr>
            <w:i/>
          </w:rPr>
          <w:t>stringE</w:t>
        </w:r>
        <w:r w:rsidR="0003414D" w:rsidRPr="00857485">
          <w:rPr>
            <w:i/>
          </w:rPr>
          <w:t>lements</w:t>
        </w:r>
      </w:ins>
      <w:ins w:id="30267" w:author="Rev 9 Allen Wirfs-Brock" w:date="2012-07-06T17:45:00Z">
        <w:del w:id="30268" w:author="Rev 10 Allen Wirfs-Brock" w:date="2012-08-13T17:07:00Z">
          <w:r w:rsidRPr="00857485" w:rsidDel="0003414D">
            <w:rPr>
              <w:i/>
            </w:rPr>
            <w:delText>elements</w:delText>
          </w:r>
        </w:del>
        <w:r>
          <w:t>.</w:t>
        </w:r>
      </w:ins>
    </w:p>
    <w:p w14:paraId="6B45C41C" w14:textId="77777777" w:rsidR="00460801" w:rsidRDefault="00460801" w:rsidP="00EA11C5">
      <w:pPr>
        <w:pStyle w:val="Alg4"/>
        <w:numPr>
          <w:ilvl w:val="1"/>
          <w:numId w:val="908"/>
        </w:numPr>
        <w:contextualSpacing/>
        <w:rPr>
          <w:ins w:id="30269" w:author="Rev 9 Allen Wirfs-Brock" w:date="2012-07-06T18:16:00Z"/>
        </w:rPr>
      </w:pPr>
      <w:ins w:id="30270" w:author="Rev 9 Allen Wirfs-Brock" w:date="2012-07-06T18:17:00Z">
        <w:r>
          <w:t xml:space="preserve">If </w:t>
        </w:r>
        <w:r w:rsidRPr="00FA657F">
          <w:rPr>
            <w:i/>
          </w:rPr>
          <w:t>nextIndex</w:t>
        </w:r>
        <w:r>
          <w:t xml:space="preserve"> + 1 = </w:t>
        </w:r>
        <w:r w:rsidRPr="00FA657F">
          <w:rPr>
            <w:i/>
          </w:rPr>
          <w:t>literalSegments</w:t>
        </w:r>
        <w:r>
          <w:t>, then</w:t>
        </w:r>
      </w:ins>
    </w:p>
    <w:p w14:paraId="6E81482D" w14:textId="77777777" w:rsidR="00460801" w:rsidRDefault="00460801" w:rsidP="00FA657F">
      <w:pPr>
        <w:pStyle w:val="Alg4"/>
        <w:numPr>
          <w:ilvl w:val="2"/>
          <w:numId w:val="908"/>
        </w:numPr>
        <w:contextualSpacing/>
        <w:rPr>
          <w:ins w:id="30271" w:author="Rev 9 Allen Wirfs-Brock" w:date="2012-07-06T18:17:00Z"/>
        </w:rPr>
      </w:pPr>
      <w:ins w:id="30272" w:author="Rev 9 Allen Wirfs-Brock" w:date="2012-07-06T18:17:00Z">
        <w:r>
          <w:t xml:space="preserve">Return the string value whose elements are, in order, the elements in the List </w:t>
        </w:r>
      </w:ins>
      <w:ins w:id="30273" w:author="Rev 10 Allen Wirfs-Brock" w:date="2012-08-13T17:07:00Z">
        <w:r w:rsidR="0003414D">
          <w:rPr>
            <w:i/>
          </w:rPr>
          <w:t>stringE</w:t>
        </w:r>
        <w:r w:rsidR="0003414D" w:rsidRPr="00857485">
          <w:rPr>
            <w:i/>
          </w:rPr>
          <w:t>lements</w:t>
        </w:r>
      </w:ins>
      <w:ins w:id="30274" w:author="Rev 9 Allen Wirfs-Brock" w:date="2012-07-06T18:17:00Z">
        <w:del w:id="30275" w:author="Rev 10 Allen Wirfs-Brock" w:date="2012-08-13T17:07:00Z">
          <w:r w:rsidRPr="00857485" w:rsidDel="0003414D">
            <w:rPr>
              <w:i/>
            </w:rPr>
            <w:delText>elements</w:delText>
          </w:r>
        </w:del>
        <w:r>
          <w:t xml:space="preserve">. If </w:t>
        </w:r>
        <w:r w:rsidRPr="00857485">
          <w:rPr>
            <w:i/>
          </w:rPr>
          <w:t>length</w:t>
        </w:r>
        <w:r>
          <w:t xml:space="preserve"> is 0, the empty string is returned.</w:t>
        </w:r>
      </w:ins>
    </w:p>
    <w:p w14:paraId="70BAD6AA" w14:textId="77777777" w:rsidR="00460801" w:rsidRPr="00E77497" w:rsidRDefault="00460801" w:rsidP="00460801">
      <w:pPr>
        <w:pStyle w:val="Alg4"/>
        <w:numPr>
          <w:ilvl w:val="1"/>
          <w:numId w:val="908"/>
        </w:numPr>
        <w:rPr>
          <w:ins w:id="30276" w:author="Rev 9 Allen Wirfs-Brock" w:date="2012-07-06T18:22:00Z"/>
        </w:rPr>
      </w:pPr>
      <w:ins w:id="30277" w:author="Rev 9 Allen Wirfs-Brock" w:date="2012-07-06T18:22:00Z">
        <w:r>
          <w:t xml:space="preserve">Let </w:t>
        </w:r>
        <w:r w:rsidRPr="00857485">
          <w:rPr>
            <w:i/>
          </w:rPr>
          <w:t>next</w:t>
        </w:r>
        <w:r>
          <w:t xml:space="preserve"> be the result of calling the [[Get]]</w:t>
        </w:r>
        <w:r w:rsidRPr="005009C2">
          <w:t xml:space="preserve"> </w:t>
        </w:r>
        <w:r>
          <w:t xml:space="preserve">internal method of </w:t>
        </w:r>
      </w:ins>
      <w:ins w:id="30278" w:author="Rev 9 Allen Wirfs-Brock" w:date="2012-07-06T18:23:00Z">
        <w:r w:rsidR="00FA657F">
          <w:rPr>
            <w:i/>
          </w:rPr>
          <w:t>substitutions</w:t>
        </w:r>
        <w:r w:rsidR="00FA657F">
          <w:t xml:space="preserve"> </w:t>
        </w:r>
      </w:ins>
      <w:ins w:id="30279" w:author="Rev 9 Allen Wirfs-Brock" w:date="2012-07-06T18:22:00Z">
        <w:r>
          <w:t xml:space="preserve">with argument </w:t>
        </w:r>
      </w:ins>
      <w:ins w:id="30280" w:author="Rev 9 Allen Wirfs-Brock" w:date="2012-07-06T18:24:00Z">
        <w:r w:rsidR="00FA657F" w:rsidRPr="00887FC2">
          <w:rPr>
            <w:i/>
          </w:rPr>
          <w:t>nextKey</w:t>
        </w:r>
      </w:ins>
      <w:ins w:id="30281" w:author="Rev 9 Allen Wirfs-Brock" w:date="2012-07-06T18:22:00Z">
        <w:r w:rsidRPr="00857485">
          <w:t>.</w:t>
        </w:r>
      </w:ins>
    </w:p>
    <w:p w14:paraId="4ACA1C63" w14:textId="77777777" w:rsidR="00460801" w:rsidRPr="005009C2" w:rsidRDefault="00460801" w:rsidP="00460801">
      <w:pPr>
        <w:pStyle w:val="Alg4"/>
        <w:numPr>
          <w:ilvl w:val="1"/>
          <w:numId w:val="908"/>
        </w:numPr>
        <w:contextualSpacing/>
        <w:rPr>
          <w:ins w:id="30282" w:author="Rev 9 Allen Wirfs-Brock" w:date="2012-07-06T18:22:00Z"/>
        </w:rPr>
      </w:pPr>
      <w:ins w:id="30283" w:author="Rev 9 Allen Wirfs-Brock" w:date="2012-07-06T18:22:00Z">
        <w:r>
          <w:t xml:space="preserve">Let </w:t>
        </w:r>
        <w:r w:rsidRPr="00857485">
          <w:rPr>
            <w:i/>
          </w:rPr>
          <w:t>next</w:t>
        </w:r>
      </w:ins>
      <w:ins w:id="30284" w:author="Rev 9 Allen Wirfs-Brock" w:date="2012-07-06T18:24:00Z">
        <w:r w:rsidR="00FA657F">
          <w:rPr>
            <w:i/>
          </w:rPr>
          <w:t>Sub</w:t>
        </w:r>
      </w:ins>
      <w:ins w:id="30285" w:author="Rev 9 Allen Wirfs-Brock" w:date="2012-07-06T18:22:00Z">
        <w:r>
          <w:t xml:space="preserve"> be ToString(</w:t>
        </w:r>
        <w:r w:rsidRPr="00857485">
          <w:rPr>
            <w:i/>
          </w:rPr>
          <w:t>next</w:t>
        </w:r>
        <w:r>
          <w:t>).</w:t>
        </w:r>
      </w:ins>
    </w:p>
    <w:p w14:paraId="46AFD9B5" w14:textId="77777777" w:rsidR="00460801" w:rsidRDefault="00460801" w:rsidP="00460801">
      <w:pPr>
        <w:pStyle w:val="Alg4"/>
        <w:numPr>
          <w:ilvl w:val="1"/>
          <w:numId w:val="908"/>
        </w:numPr>
        <w:contextualSpacing/>
        <w:rPr>
          <w:ins w:id="30286" w:author="Rev 9 Allen Wirfs-Brock" w:date="2012-07-06T18:22:00Z"/>
        </w:rPr>
      </w:pPr>
      <w:ins w:id="30287" w:author="Rev 9 Allen Wirfs-Brock" w:date="2012-07-06T18:22:00Z">
        <w:r>
          <w:t>ReturnIfAbrupt(</w:t>
        </w:r>
        <w:r w:rsidRPr="00857485">
          <w:rPr>
            <w:i/>
          </w:rPr>
          <w:t>next</w:t>
        </w:r>
        <w:r>
          <w:rPr>
            <w:i/>
          </w:rPr>
          <w:t>S</w:t>
        </w:r>
      </w:ins>
      <w:ins w:id="30288" w:author="Rev 9 Allen Wirfs-Brock" w:date="2012-07-06T18:25:00Z">
        <w:r w:rsidR="00FA657F">
          <w:rPr>
            <w:i/>
          </w:rPr>
          <w:t>ub</w:t>
        </w:r>
      </w:ins>
      <w:ins w:id="30289" w:author="Rev 9 Allen Wirfs-Brock" w:date="2012-07-06T18:22:00Z">
        <w:r>
          <w:t>).</w:t>
        </w:r>
      </w:ins>
    </w:p>
    <w:p w14:paraId="633FC321" w14:textId="77777777" w:rsidR="00460801" w:rsidRDefault="00460801" w:rsidP="00FA657F">
      <w:pPr>
        <w:pStyle w:val="Alg4"/>
        <w:numPr>
          <w:ilvl w:val="1"/>
          <w:numId w:val="908"/>
        </w:numPr>
        <w:contextualSpacing/>
        <w:rPr>
          <w:ins w:id="30290" w:author="Rev 9 Allen Wirfs-Brock" w:date="2012-07-06T18:21:00Z"/>
        </w:rPr>
      </w:pPr>
      <w:ins w:id="30291" w:author="Rev 9 Allen Wirfs-Brock" w:date="2012-07-06T18:22:00Z">
        <w:r>
          <w:t xml:space="preserve">Append in order the code unit elements of </w:t>
        </w:r>
        <w:r w:rsidRPr="00857485">
          <w:rPr>
            <w:i/>
          </w:rPr>
          <w:t>next</w:t>
        </w:r>
        <w:r>
          <w:rPr>
            <w:i/>
          </w:rPr>
          <w:t>S</w:t>
        </w:r>
      </w:ins>
      <w:ins w:id="30292" w:author="Rev 9 Allen Wirfs-Brock" w:date="2012-07-06T18:25:00Z">
        <w:r w:rsidR="00FA657F">
          <w:rPr>
            <w:i/>
          </w:rPr>
          <w:t>ub</w:t>
        </w:r>
      </w:ins>
      <w:ins w:id="30293" w:author="Rev 9 Allen Wirfs-Brock" w:date="2012-07-06T18:22:00Z">
        <w:r>
          <w:t xml:space="preserve"> to the end of </w:t>
        </w:r>
      </w:ins>
      <w:ins w:id="30294" w:author="Rev 10 Allen Wirfs-Brock" w:date="2012-08-13T17:07:00Z">
        <w:r w:rsidR="0003414D">
          <w:rPr>
            <w:i/>
          </w:rPr>
          <w:t>stringE</w:t>
        </w:r>
        <w:r w:rsidR="0003414D" w:rsidRPr="00857485">
          <w:rPr>
            <w:i/>
          </w:rPr>
          <w:t>lements</w:t>
        </w:r>
      </w:ins>
      <w:ins w:id="30295" w:author="Rev 9 Allen Wirfs-Brock" w:date="2012-07-06T18:22:00Z">
        <w:del w:id="30296" w:author="Rev 10 Allen Wirfs-Brock" w:date="2012-08-13T17:07:00Z">
          <w:r w:rsidRPr="00857485" w:rsidDel="0003414D">
            <w:rPr>
              <w:i/>
            </w:rPr>
            <w:delText>elements</w:delText>
          </w:r>
        </w:del>
        <w:r>
          <w:t>.</w:t>
        </w:r>
      </w:ins>
    </w:p>
    <w:p w14:paraId="202DA2AE" w14:textId="77777777" w:rsidR="00EA11C5" w:rsidRDefault="00EA11C5" w:rsidP="00FA657F">
      <w:pPr>
        <w:pStyle w:val="Alg4"/>
        <w:numPr>
          <w:ilvl w:val="1"/>
          <w:numId w:val="908"/>
        </w:numPr>
        <w:spacing w:after="240"/>
        <w:rPr>
          <w:ins w:id="30297" w:author="Rev 9 Allen Wirfs-Brock" w:date="2012-07-06T17:45:00Z"/>
        </w:rPr>
      </w:pPr>
      <w:ins w:id="30298" w:author="Rev 9 Allen Wirfs-Brock" w:date="2012-07-06T17:45:00Z">
        <w:r>
          <w:t xml:space="preserve">Let </w:t>
        </w:r>
        <w:r w:rsidRPr="00857485">
          <w:rPr>
            <w:i/>
          </w:rPr>
          <w:t>nextIndex</w:t>
        </w:r>
        <w:r>
          <w:t xml:space="preserve"> be </w:t>
        </w:r>
        <w:r w:rsidRPr="00857485">
          <w:rPr>
            <w:i/>
          </w:rPr>
          <w:t>nextIndex</w:t>
        </w:r>
        <w:r>
          <w:t xml:space="preserve"> + 1.</w:t>
        </w:r>
      </w:ins>
    </w:p>
    <w:p w14:paraId="11C6B0F3" w14:textId="77777777" w:rsidR="00EA11C5" w:rsidRDefault="00EA11C5" w:rsidP="00EA11C5">
      <w:pPr>
        <w:rPr>
          <w:ins w:id="30299" w:author="Rev 9 Allen Wirfs-Brock" w:date="2012-07-06T18:26:00Z"/>
        </w:rPr>
      </w:pPr>
      <w:ins w:id="30300" w:author="Rev 9 Allen Wirfs-Brock" w:date="2012-07-06T17:45:00Z">
        <w:r w:rsidRPr="00E77497">
          <w:t xml:space="preserve">The </w:t>
        </w:r>
        <w:r w:rsidRPr="00E77497">
          <w:rPr>
            <w:rFonts w:ascii="Courier New" w:hAnsi="Courier New"/>
            <w:b/>
          </w:rPr>
          <w:t>length</w:t>
        </w:r>
        <w:r w:rsidRPr="00E77497">
          <w:t xml:space="preserve"> property of the </w:t>
        </w:r>
      </w:ins>
      <w:ins w:id="30301" w:author="Rev 9 Allen Wirfs-Brock" w:date="2012-07-07T11:00:00Z">
        <w:r w:rsidR="00B60B67">
          <w:rPr>
            <w:rFonts w:ascii="Courier New" w:hAnsi="Courier New"/>
            <w:b/>
          </w:rPr>
          <w:t>raw</w:t>
        </w:r>
      </w:ins>
      <w:ins w:id="30302" w:author="Rev 9 Allen Wirfs-Brock" w:date="2012-07-06T17:45:00Z">
        <w:r w:rsidRPr="00E77497">
          <w:t xml:space="preserve"> function is </w:t>
        </w:r>
      </w:ins>
      <w:ins w:id="30303" w:author="Rev 9 Allen Wirfs-Brock" w:date="2012-07-07T11:00:00Z">
        <w:r w:rsidR="00B60B67">
          <w:rPr>
            <w:b/>
          </w:rPr>
          <w:t>1</w:t>
        </w:r>
      </w:ins>
      <w:ins w:id="30304" w:author="Rev 9 Allen Wirfs-Brock" w:date="2012-07-06T17:45:00Z">
        <w:r w:rsidRPr="00E77497">
          <w:t>.</w:t>
        </w:r>
      </w:ins>
    </w:p>
    <w:p w14:paraId="0E7F158D" w14:textId="77777777" w:rsidR="00FA657F" w:rsidRPr="00E77497" w:rsidRDefault="00FA657F" w:rsidP="00FA657F">
      <w:pPr>
        <w:pStyle w:val="Note"/>
        <w:rPr>
          <w:ins w:id="30305" w:author="Rev 9 Allen Wirfs-Brock" w:date="2012-07-06T17:45:00Z"/>
        </w:rPr>
      </w:pPr>
      <w:ins w:id="30306" w:author="Rev 9 Allen Wirfs-Brock" w:date="2012-07-06T18:26:00Z">
        <w:r>
          <w:t>NOTE</w:t>
        </w:r>
        <w:r>
          <w:tab/>
          <w:t xml:space="preserve">String.raw is intended </w:t>
        </w:r>
      </w:ins>
      <w:ins w:id="30307" w:author="Rev 9 Allen Wirfs-Brock" w:date="2012-07-06T18:28:00Z">
        <w:r>
          <w:t>for use</w:t>
        </w:r>
      </w:ins>
      <w:ins w:id="30308" w:author="Rev 9 Allen Wirfs-Brock" w:date="2012-07-06T18:26:00Z">
        <w:r>
          <w:t xml:space="preserve"> as a tag function of a </w:t>
        </w:r>
      </w:ins>
      <w:ins w:id="30309" w:author="Rev 9 Allen Wirfs-Brock" w:date="2012-07-06T18:27:00Z">
        <w:r>
          <w:t xml:space="preserve">Tagged </w:t>
        </w:r>
        <w:del w:id="30310" w:author="Rev 10 Allen Wirfs-Brock" w:date="2012-07-29T11:38:00Z">
          <w:r w:rsidDel="00387B31">
            <w:delText>Quasi</w:delText>
          </w:r>
        </w:del>
      </w:ins>
      <w:ins w:id="30311" w:author="Rev 10 Allen Wirfs-Brock" w:date="2012-07-29T11:38:00Z">
        <w:r w:rsidR="00387B31">
          <w:t>Template</w:t>
        </w:r>
      </w:ins>
      <w:ins w:id="30312" w:author="Rev 9 Allen Wirfs-Brock" w:date="2012-07-06T18:27:00Z">
        <w:r>
          <w:t xml:space="preserve"> </w:t>
        </w:r>
      </w:ins>
      <w:ins w:id="30313" w:author="Rev 10 Allen Wirfs-Brock" w:date="2012-07-29T11:39:00Z">
        <w:r w:rsidR="00387B31">
          <w:t xml:space="preserve">String </w:t>
        </w:r>
      </w:ins>
      <w:ins w:id="30314" w:author="Rev 9 Allen Wirfs-Brock" w:date="2012-07-06T18:27:00Z">
        <w:r>
          <w:t>(11.</w:t>
        </w:r>
      </w:ins>
      <w:ins w:id="30315" w:author="Rev 9 Allen Wirfs-Brock" w:date="2012-07-06T18:28:00Z">
        <w:r>
          <w:t xml:space="preserve">2.6).  When called as such the first argument will be </w:t>
        </w:r>
      </w:ins>
      <w:ins w:id="30316" w:author="Rev 9 Allen Wirfs-Brock" w:date="2012-07-06T18:29:00Z">
        <w:r>
          <w:t>a well formed</w:t>
        </w:r>
      </w:ins>
      <w:ins w:id="30317" w:author="Rev 9 Allen Wirfs-Brock" w:date="2012-07-06T18:28:00Z">
        <w:r>
          <w:t xml:space="preserve"> </w:t>
        </w:r>
        <w:del w:id="30318" w:author="Rev 10 Allen Wirfs-Brock" w:date="2012-07-29T11:44:00Z">
          <w:r w:rsidDel="000B1F1B">
            <w:delText>quasi</w:delText>
          </w:r>
        </w:del>
      </w:ins>
      <w:ins w:id="30319" w:author="Rev 10 Allen Wirfs-Brock" w:date="2012-07-29T11:44:00Z">
        <w:r w:rsidR="000B1F1B">
          <w:t>template</w:t>
        </w:r>
      </w:ins>
      <w:ins w:id="30320" w:author="Rev 9 Allen Wirfs-Brock" w:date="2012-07-06T18:28:00Z">
        <w:r>
          <w:t xml:space="preserve"> call site object</w:t>
        </w:r>
      </w:ins>
      <w:ins w:id="30321" w:author="Rev 9 Allen Wirfs-Brock" w:date="2012-07-06T18:29:00Z">
        <w:r>
          <w:t xml:space="preserve"> and the rest parameter will contain the substitution values. </w:t>
        </w:r>
      </w:ins>
    </w:p>
    <w:p w14:paraId="3C6A6956" w14:textId="77777777" w:rsidR="004C02EF" w:rsidRPr="00E77497" w:rsidRDefault="004C02EF" w:rsidP="00B43482">
      <w:pPr>
        <w:pStyle w:val="30"/>
        <w:numPr>
          <w:ilvl w:val="0"/>
          <w:numId w:val="0"/>
        </w:numPr>
      </w:pPr>
      <w:bookmarkStart w:id="30322" w:name="_Toc336509617"/>
      <w:r w:rsidRPr="00E77497">
        <w:t>15.5.4</w:t>
      </w:r>
      <w:r w:rsidRPr="00E77497">
        <w:tab/>
        <w:t>Properties of the String Prototype Objec</w:t>
      </w:r>
      <w:bookmarkEnd w:id="30035"/>
      <w:bookmarkEnd w:id="30036"/>
      <w:bookmarkEnd w:id="30037"/>
      <w:bookmarkEnd w:id="30038"/>
      <w:r w:rsidRPr="00E77497">
        <w:t>t</w:t>
      </w:r>
      <w:bookmarkEnd w:id="30040"/>
      <w:bookmarkEnd w:id="30091"/>
      <w:bookmarkEnd w:id="30092"/>
      <w:bookmarkEnd w:id="30093"/>
      <w:bookmarkEnd w:id="30094"/>
      <w:bookmarkEnd w:id="30095"/>
      <w:bookmarkEnd w:id="30096"/>
      <w:bookmarkEnd w:id="30322"/>
    </w:p>
    <w:p w14:paraId="5957DB09" w14:textId="77777777" w:rsidR="004C02EF" w:rsidRPr="00E77497" w:rsidRDefault="004C02EF" w:rsidP="004C02EF">
      <w:r w:rsidRPr="00E77497">
        <w:t>The String prototype object is itself a String object</w:t>
      </w:r>
      <w:del w:id="30323" w:author="Allen Wirfs-Brock" w:date="2011-07-02T14:04:00Z">
        <w:r w:rsidRPr="00E77497" w:rsidDel="00963019">
          <w:delText xml:space="preserve"> (its [[Class]] is </w:delText>
        </w:r>
        <w:r w:rsidRPr="00E77497" w:rsidDel="00963019">
          <w:rPr>
            <w:rFonts w:ascii="Courier New" w:hAnsi="Courier New"/>
            <w:b/>
          </w:rPr>
          <w:delText>"String"</w:delText>
        </w:r>
        <w:r w:rsidRPr="00E77497" w:rsidDel="00963019">
          <w:delText>)</w:delText>
        </w:r>
      </w:del>
      <w:r w:rsidRPr="00E77497">
        <w:t xml:space="preserve"> whose value is an empty String.</w:t>
      </w:r>
      <w:ins w:id="30324" w:author="Allen Wirfs-Brock" w:date="2011-07-02T14:04:00Z">
        <w:r w:rsidR="00963019" w:rsidRPr="00E77497">
          <w:t xml:space="preserve"> The </w:t>
        </w:r>
        <w:r w:rsidR="00141138" w:rsidRPr="00E77497">
          <w:t xml:space="preserve">String prototype object </w:t>
        </w:r>
        <w:r w:rsidR="00963019" w:rsidRPr="00E77497">
          <w:t>has the [[</w:t>
        </w:r>
        <w:del w:id="30325" w:author="Rev 3 Allen Wirfs-Brock" w:date="2011-09-07T17:55:00Z">
          <w:r w:rsidR="00963019" w:rsidRPr="00E77497" w:rsidDel="00065D08">
            <w:delText>IsString</w:delText>
          </w:r>
        </w:del>
      </w:ins>
      <w:ins w:id="30326" w:author="Rev 3 Allen Wirfs-Brock" w:date="2011-09-07T17:55:00Z">
        <w:r w:rsidR="00065D08" w:rsidRPr="00E77497">
          <w:t>NativeBrand</w:t>
        </w:r>
      </w:ins>
      <w:ins w:id="30327" w:author="Allen Wirfs-Brock" w:date="2011-07-02T14:04:00Z">
        <w:r w:rsidR="00963019" w:rsidRPr="00E77497">
          <w:t>]] internal property</w:t>
        </w:r>
      </w:ins>
      <w:ins w:id="30328" w:author="Rev 3 Allen Wirfs-Brock" w:date="2011-09-07T17:55:00Z">
        <w:r w:rsidR="00065D08" w:rsidRPr="00E77497">
          <w:t xml:space="preserve"> with value StringWrapper</w:t>
        </w:r>
      </w:ins>
      <w:ins w:id="30329" w:author="Allen Wirfs-Brock" w:date="2011-07-02T14:04:00Z">
        <w:r w:rsidR="00963019" w:rsidRPr="00E77497">
          <w:t>.</w:t>
        </w:r>
      </w:ins>
    </w:p>
    <w:p w14:paraId="1A7ADD76" w14:textId="77777777" w:rsidR="004C02EF" w:rsidRPr="00E77497" w:rsidRDefault="004C02EF" w:rsidP="004C02EF">
      <w:r w:rsidRPr="00E77497">
        <w:t>The value of the [[Prototype]] internal property of the String prototype object is the standard built-in Object prototype object (15.2.4).</w:t>
      </w:r>
      <w:bookmarkStart w:id="30330" w:name="_Toc385672313"/>
      <w:bookmarkStart w:id="30331" w:name="_Toc393690429"/>
      <w:bookmarkStart w:id="30332" w:name="_Toc382291632"/>
      <w:bookmarkStart w:id="30333" w:name="_Toc382212254"/>
      <w:bookmarkStart w:id="30334" w:name="_Toc382212817"/>
    </w:p>
    <w:p w14:paraId="768EAEA3" w14:textId="77777777" w:rsidR="004C02EF" w:rsidRPr="00E77497" w:rsidRDefault="004C02EF" w:rsidP="004C02EF">
      <w:pPr>
        <w:pStyle w:val="40"/>
        <w:numPr>
          <w:ilvl w:val="0"/>
          <w:numId w:val="0"/>
        </w:numPr>
      </w:pPr>
      <w:r w:rsidRPr="00E77497">
        <w:t>15.5.4.1</w:t>
      </w:r>
      <w:r w:rsidRPr="00E77497">
        <w:tab/>
        <w:t>String.prototype.constructo</w:t>
      </w:r>
      <w:bookmarkEnd w:id="30330"/>
      <w:bookmarkEnd w:id="30331"/>
      <w:r w:rsidRPr="00E77497">
        <w:t>r</w:t>
      </w:r>
    </w:p>
    <w:p w14:paraId="5ACE9AF3" w14:textId="77777777" w:rsidR="004C02EF" w:rsidRPr="00E77497" w:rsidRDefault="004C02EF" w:rsidP="004C02EF">
      <w:r w:rsidRPr="00E77497">
        <w:t xml:space="preserve">The initial value of </w:t>
      </w:r>
      <w:r w:rsidRPr="00E77497">
        <w:rPr>
          <w:rFonts w:ascii="Courier New" w:hAnsi="Courier New"/>
          <w:b/>
        </w:rPr>
        <w:t>String.prototype.constructor</w:t>
      </w:r>
      <w:r w:rsidRPr="00E77497">
        <w:t xml:space="preserve"> is the built-in </w:t>
      </w:r>
      <w:r w:rsidRPr="00E77497">
        <w:rPr>
          <w:rFonts w:ascii="Courier New" w:hAnsi="Courier New"/>
          <w:b/>
        </w:rPr>
        <w:t>String</w:t>
      </w:r>
      <w:r w:rsidRPr="00E77497">
        <w:t xml:space="preserve"> constructor.</w:t>
      </w:r>
      <w:bookmarkStart w:id="30335" w:name="_Toc385672314"/>
      <w:bookmarkStart w:id="30336" w:name="_Toc393690430"/>
    </w:p>
    <w:p w14:paraId="431B404F" w14:textId="77777777" w:rsidR="004C02EF" w:rsidRPr="00E77497" w:rsidRDefault="004C02EF" w:rsidP="004C02EF">
      <w:pPr>
        <w:pStyle w:val="40"/>
        <w:numPr>
          <w:ilvl w:val="0"/>
          <w:numId w:val="0"/>
        </w:numPr>
      </w:pPr>
      <w:bookmarkStart w:id="30337" w:name="_Ref455972324"/>
      <w:r w:rsidRPr="00E77497">
        <w:t>15.5.4.2</w:t>
      </w:r>
      <w:r w:rsidRPr="00E77497">
        <w:tab/>
        <w:t>String.prototype.toString</w:t>
      </w:r>
      <w:bookmarkEnd w:id="30332"/>
      <w:bookmarkEnd w:id="30335"/>
      <w:bookmarkEnd w:id="30336"/>
      <w:r w:rsidRPr="00E77497">
        <w:t xml:space="preserve"> ( )</w:t>
      </w:r>
      <w:bookmarkEnd w:id="30337"/>
    </w:p>
    <w:p w14:paraId="077EDCFC" w14:textId="77777777" w:rsidR="004C02EF" w:rsidRPr="00E77497" w:rsidRDefault="004C02EF" w:rsidP="004C02EF">
      <w:r w:rsidRPr="00E77497">
        <w:t xml:space="preserve">Returns this String value. (Note that, for a String object, the </w:t>
      </w:r>
      <w:r w:rsidRPr="00E77497">
        <w:rPr>
          <w:rFonts w:ascii="Courier New" w:hAnsi="Courier New"/>
          <w:b/>
        </w:rPr>
        <w:t>toString</w:t>
      </w:r>
      <w:r w:rsidRPr="00E77497">
        <w:t xml:space="preserve"> method happens to return the same thing as the </w:t>
      </w:r>
      <w:r w:rsidRPr="00E77497">
        <w:rPr>
          <w:rFonts w:ascii="Courier New" w:hAnsi="Courier New"/>
          <w:b/>
        </w:rPr>
        <w:t>valueOf</w:t>
      </w:r>
      <w:r w:rsidRPr="00E77497">
        <w:t xml:space="preserve"> method.)</w:t>
      </w:r>
      <w:bookmarkStart w:id="30338" w:name="_Toc382291633"/>
      <w:bookmarkStart w:id="30339" w:name="_Toc385672315"/>
    </w:p>
    <w:p w14:paraId="28F0718F" w14:textId="77777777" w:rsidR="004C02EF" w:rsidRPr="00E77497" w:rsidRDefault="004C02EF" w:rsidP="004C02EF">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String or a String object. Therefore, it cannot be transferred to other kinds of objects for use as a method.</w:t>
      </w:r>
      <w:bookmarkStart w:id="30340" w:name="_Toc393690431"/>
    </w:p>
    <w:p w14:paraId="2B4155C4" w14:textId="77777777" w:rsidR="004C02EF" w:rsidRPr="00E77497" w:rsidRDefault="004C02EF" w:rsidP="004C02EF">
      <w:pPr>
        <w:pStyle w:val="40"/>
        <w:numPr>
          <w:ilvl w:val="0"/>
          <w:numId w:val="0"/>
        </w:numPr>
      </w:pPr>
      <w:bookmarkStart w:id="30341" w:name="_Ref455972327"/>
      <w:r w:rsidRPr="00E77497">
        <w:t>15.5.4.3</w:t>
      </w:r>
      <w:r w:rsidRPr="00E77497">
        <w:tab/>
        <w:t>String.prototype.valueOf</w:t>
      </w:r>
      <w:bookmarkEnd w:id="30338"/>
      <w:bookmarkEnd w:id="30339"/>
      <w:bookmarkEnd w:id="30340"/>
      <w:r w:rsidRPr="00E77497">
        <w:t xml:space="preserve"> ( )</w:t>
      </w:r>
      <w:bookmarkStart w:id="30342" w:name="_Toc382291634"/>
      <w:bookmarkEnd w:id="30341"/>
    </w:p>
    <w:p w14:paraId="0483F961" w14:textId="77777777" w:rsidR="004C02EF" w:rsidRPr="00E77497" w:rsidRDefault="004C02EF" w:rsidP="004C02EF">
      <w:r w:rsidRPr="00E77497">
        <w:t>Returns this String value.</w:t>
      </w:r>
      <w:bookmarkStart w:id="30343" w:name="_Toc385672316"/>
    </w:p>
    <w:p w14:paraId="5602A20E" w14:textId="77777777" w:rsidR="004C02EF" w:rsidRPr="00E77497" w:rsidRDefault="004C02EF" w:rsidP="004C02EF">
      <w:r w:rsidRPr="00E77497">
        <w:t xml:space="preserve">The </w:t>
      </w:r>
      <w:r w:rsidRPr="00E77497">
        <w:rPr>
          <w:rFonts w:ascii="Courier New" w:hAnsi="Courier New"/>
          <w:b/>
        </w:rPr>
        <w:t>valueOf</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String or String object. Therefore, it cannot be transferred to other kinds of objects for use as a method.</w:t>
      </w:r>
      <w:bookmarkStart w:id="30344" w:name="_Toc393690432"/>
    </w:p>
    <w:p w14:paraId="3E0FC62F" w14:textId="77777777" w:rsidR="004C02EF" w:rsidRPr="00E77497" w:rsidRDefault="004C02EF" w:rsidP="004C02EF">
      <w:pPr>
        <w:pStyle w:val="40"/>
        <w:numPr>
          <w:ilvl w:val="0"/>
          <w:numId w:val="0"/>
        </w:numPr>
      </w:pPr>
      <w:bookmarkStart w:id="30345" w:name="_Ref457704263"/>
      <w:r w:rsidRPr="00E77497">
        <w:t>15.5.4.4</w:t>
      </w:r>
      <w:r w:rsidRPr="00E77497">
        <w:tab/>
        <w:t>String.prototype.</w:t>
      </w:r>
      <w:commentRangeStart w:id="30346"/>
      <w:r w:rsidRPr="00E77497">
        <w:t>charA</w:t>
      </w:r>
      <w:bookmarkEnd w:id="30342"/>
      <w:r w:rsidRPr="00E77497">
        <w:t xml:space="preserve">t </w:t>
      </w:r>
      <w:commentRangeEnd w:id="30346"/>
      <w:r w:rsidR="009653FE">
        <w:rPr>
          <w:rStyle w:val="af3"/>
          <w:b w:val="0"/>
        </w:rPr>
        <w:commentReference w:id="30346"/>
      </w:r>
      <w:r w:rsidRPr="00E77497">
        <w:t>(pos</w:t>
      </w:r>
      <w:bookmarkEnd w:id="30343"/>
      <w:bookmarkEnd w:id="30344"/>
      <w:r w:rsidRPr="00E77497">
        <w:t>)</w:t>
      </w:r>
      <w:bookmarkStart w:id="30347" w:name="_Toc382291635"/>
      <w:bookmarkEnd w:id="30345"/>
    </w:p>
    <w:p w14:paraId="7E32BD68" w14:textId="77777777" w:rsidR="004C02EF" w:rsidRPr="00E77497" w:rsidRDefault="009653FE" w:rsidP="009653FE">
      <w:pPr>
        <w:pStyle w:val="Note"/>
        <w:pPrChange w:id="30348" w:author="Rev 9 Allen Wirfs-Brock" w:date="2012-07-07T11:08:00Z">
          <w:pPr/>
        </w:pPrChange>
      </w:pPr>
      <w:ins w:id="30349" w:author="Rev 9 Allen Wirfs-Brock" w:date="2012-07-07T11:08:00Z">
        <w:r>
          <w:t>NOTE</w:t>
        </w:r>
        <w:r>
          <w:tab/>
        </w:r>
      </w:ins>
      <w:r w:rsidR="004C02EF" w:rsidRPr="00E77497">
        <w:t>Returns a</w:t>
      </w:r>
      <w:ins w:id="30350" w:author="Rev 9 Allen Wirfs-Brock" w:date="2012-07-07T11:03:00Z">
        <w:r w:rsidR="00B60B67">
          <w:t xml:space="preserve"> single element</w:t>
        </w:r>
      </w:ins>
      <w:r w:rsidR="004C02EF" w:rsidRPr="00E77497">
        <w:t xml:space="preserve"> String containing the </w:t>
      </w:r>
      <w:del w:id="30351" w:author="Rev 9 Allen Wirfs-Brock" w:date="2012-07-07T11:03:00Z">
        <w:r w:rsidR="004C02EF" w:rsidRPr="00E77497" w:rsidDel="00B60B67">
          <w:delText xml:space="preserve">character </w:delText>
        </w:r>
      </w:del>
      <w:ins w:id="30352" w:author="Rev 9 Allen Wirfs-Brock" w:date="2012-07-07T11:03:00Z">
        <w:r w:rsidR="00B60B67">
          <w:t>code unit</w:t>
        </w:r>
        <w:r w:rsidR="00B60B67" w:rsidRPr="00E77497">
          <w:t xml:space="preserve"> </w:t>
        </w:r>
      </w:ins>
      <w:r w:rsidR="004C02EF" w:rsidRPr="00E77497">
        <w:t xml:space="preserve">at </w:t>
      </w:r>
      <w:ins w:id="30353" w:author="Rev 9 Allen Wirfs-Brock" w:date="2012-07-07T11:03:00Z">
        <w:r w:rsidR="00B60B67">
          <w:t xml:space="preserve">element </w:t>
        </w:r>
      </w:ins>
      <w:r w:rsidR="004C02EF" w:rsidRPr="00E77497">
        <w:t xml:space="preserve">position </w:t>
      </w:r>
      <w:r w:rsidR="004C02EF" w:rsidRPr="00E77497">
        <w:rPr>
          <w:rFonts w:ascii="Times New Roman" w:hAnsi="Times New Roman"/>
          <w:i/>
        </w:rPr>
        <w:t>pos</w:t>
      </w:r>
      <w:r w:rsidR="004C02EF" w:rsidRPr="00E77497">
        <w:t xml:space="preserve"> in the </w:t>
      </w:r>
      <w:del w:id="30354" w:author="Rev 9 Allen Wirfs-Brock" w:date="2012-07-07T11:03:00Z">
        <w:r w:rsidR="004C02EF" w:rsidRPr="00E77497" w:rsidDel="00B60B67">
          <w:delText xml:space="preserve">String </w:delText>
        </w:r>
      </w:del>
      <w:ins w:id="30355" w:author="Rev 9 Allen Wirfs-Brock" w:date="2012-07-07T11:03:00Z">
        <w:r w:rsidR="00B60B67" w:rsidRPr="00E77497">
          <w:t>String</w:t>
        </w:r>
        <w:r w:rsidR="00B60B67">
          <w:t xml:space="preserve"> value </w:t>
        </w:r>
      </w:ins>
      <w:r w:rsidR="004C02EF" w:rsidRPr="00E77497">
        <w:t xml:space="preserve">resulting from converting this object to a String. If there is no </w:t>
      </w:r>
      <w:del w:id="30356" w:author="Rev 9 Allen Wirfs-Brock" w:date="2012-07-07T11:11:00Z">
        <w:r w:rsidR="004C02EF" w:rsidRPr="00E77497" w:rsidDel="009653FE">
          <w:delText xml:space="preserve">character </w:delText>
        </w:r>
      </w:del>
      <w:ins w:id="30357" w:author="Rev 9 Allen Wirfs-Brock" w:date="2012-07-07T11:11:00Z">
        <w:r>
          <w:t>element</w:t>
        </w:r>
        <w:r w:rsidRPr="00E77497">
          <w:t xml:space="preserve"> </w:t>
        </w:r>
      </w:ins>
      <w:r w:rsidR="004C02EF" w:rsidRPr="00E77497">
        <w:t>at that position, the result is the empty String. The result is a String value, not a String object.</w:t>
      </w:r>
    </w:p>
    <w:p w14:paraId="7B9931CB" w14:textId="77777777" w:rsidR="004C02EF" w:rsidRPr="00E77497" w:rsidRDefault="004C02EF" w:rsidP="009653FE">
      <w:pPr>
        <w:pStyle w:val="Note"/>
        <w:pPrChange w:id="30358" w:author="Rev 9 Allen Wirfs-Brock" w:date="2012-07-07T11:08:00Z">
          <w:pPr/>
        </w:pPrChange>
      </w:pPr>
      <w:r w:rsidRPr="00E77497">
        <w:t xml:space="preserve">If </w:t>
      </w:r>
      <w:r w:rsidRPr="00E77497">
        <w:rPr>
          <w:rFonts w:ascii="Times New Roman" w:hAnsi="Times New Roman"/>
          <w:i/>
        </w:rPr>
        <w:t>pos</w:t>
      </w:r>
      <w:r w:rsidRPr="00E77497">
        <w:t xml:space="preserve"> is a value of Number type that is an integer, then the result of </w:t>
      </w:r>
      <w:r w:rsidRPr="00E77497">
        <w:rPr>
          <w:rFonts w:ascii="Courier New" w:hAnsi="Courier New"/>
          <w:b/>
        </w:rPr>
        <w:t>x.charAt(</w:t>
      </w:r>
      <w:r w:rsidRPr="00E77497">
        <w:rPr>
          <w:rFonts w:ascii="Times New Roman" w:hAnsi="Times New Roman"/>
          <w:i/>
        </w:rPr>
        <w:t>pos</w:t>
      </w:r>
      <w:r w:rsidRPr="00E77497">
        <w:rPr>
          <w:rFonts w:ascii="Courier New" w:hAnsi="Courier New"/>
          <w:b/>
        </w:rPr>
        <w:t>)</w:t>
      </w:r>
      <w:r w:rsidRPr="00E77497">
        <w:t xml:space="preserve"> is equal to the result of </w:t>
      </w:r>
      <w:r w:rsidRPr="00E77497">
        <w:rPr>
          <w:rFonts w:ascii="Courier New" w:hAnsi="Courier New"/>
          <w:b/>
        </w:rPr>
        <w:t>x.substring(</w:t>
      </w:r>
      <w:r w:rsidRPr="00E77497">
        <w:rPr>
          <w:rFonts w:ascii="Times New Roman" w:hAnsi="Times New Roman"/>
          <w:i/>
        </w:rPr>
        <w:t>pos</w:t>
      </w:r>
      <w:r w:rsidRPr="00E77497">
        <w:rPr>
          <w:rFonts w:ascii="Courier New" w:hAnsi="Courier New"/>
          <w:b/>
        </w:rPr>
        <w:t>,</w:t>
      </w:r>
      <w:r w:rsidRPr="00E77497">
        <w:t xml:space="preserve"> </w:t>
      </w:r>
      <w:r w:rsidRPr="00E77497">
        <w:rPr>
          <w:rFonts w:ascii="Times New Roman" w:hAnsi="Times New Roman"/>
          <w:i/>
        </w:rPr>
        <w:t>pos</w:t>
      </w:r>
      <w:r w:rsidRPr="00E77497">
        <w:rPr>
          <w:rFonts w:ascii="Courier New" w:hAnsi="Courier New"/>
          <w:b/>
        </w:rPr>
        <w:t>+1)</w:t>
      </w:r>
      <w:r w:rsidRPr="00E77497">
        <w:t>.</w:t>
      </w:r>
    </w:p>
    <w:p w14:paraId="3F18320E" w14:textId="77777777" w:rsidR="004C02EF" w:rsidRPr="00E77497" w:rsidRDefault="004C02EF" w:rsidP="004C02EF">
      <w:r w:rsidRPr="00E77497">
        <w:t xml:space="preserve">When the </w:t>
      </w:r>
      <w:r w:rsidRPr="00E77497">
        <w:rPr>
          <w:rFonts w:ascii="Courier New" w:hAnsi="Courier New"/>
          <w:b/>
        </w:rPr>
        <w:t>charAt</w:t>
      </w:r>
      <w:r w:rsidRPr="00E77497">
        <w:t xml:space="preserve"> method is called with one argument </w:t>
      </w:r>
      <w:r w:rsidRPr="00E77497">
        <w:rPr>
          <w:rFonts w:ascii="Times New Roman" w:hAnsi="Times New Roman"/>
          <w:i/>
        </w:rPr>
        <w:t>pos</w:t>
      </w:r>
      <w:r w:rsidRPr="00E77497">
        <w:t>, the following steps are taken:</w:t>
      </w:r>
    </w:p>
    <w:p w14:paraId="1E451FED" w14:textId="77777777" w:rsidR="004C02EF" w:rsidRPr="00E77497" w:rsidRDefault="00134DAD" w:rsidP="00B60B67">
      <w:pPr>
        <w:pStyle w:val="Alg4"/>
        <w:numPr>
          <w:ilvl w:val="0"/>
          <w:numId w:val="910"/>
        </w:numPr>
      </w:pPr>
      <w:ins w:id="30359" w:author="Rev 7 Allen Wirfs-Brock" w:date="2012-04-10T11:57:00Z">
        <w:r>
          <w:t>ReturnIfAbrupt(</w:t>
        </w:r>
      </w:ins>
      <w:del w:id="30360" w:author="Rev 7 Allen Wirfs-Brock" w:date="2012-04-10T11:57:00Z">
        <w:r w:rsidR="004C02EF" w:rsidRPr="00E77497" w:rsidDel="00134DAD">
          <w:delText xml:space="preserve">Call </w:delText>
        </w:r>
      </w:del>
      <w:r w:rsidR="004C02EF" w:rsidRPr="00E77497">
        <w:t>CheckObjectCoercible</w:t>
      </w:r>
      <w:del w:id="30361" w:author="Rev 7 Allen Wirfs-Brock" w:date="2012-04-10T11:57:00Z">
        <w:r w:rsidR="004C02EF" w:rsidRPr="00E77497" w:rsidDel="00134DAD">
          <w:delText xml:space="preserve"> passing the </w:delText>
        </w:r>
      </w:del>
      <w:ins w:id="30362" w:author="Rev 7 Allen Wirfs-Brock" w:date="2012-04-10T11:57:00Z">
        <w:r>
          <w:t>(</w:t>
        </w:r>
      </w:ins>
      <w:r w:rsidR="004C02EF" w:rsidRPr="00E77497">
        <w:rPr>
          <w:b/>
        </w:rPr>
        <w:t>this</w:t>
      </w:r>
      <w:r w:rsidR="004C02EF" w:rsidRPr="00E77497">
        <w:t xml:space="preserve"> value</w:t>
      </w:r>
      <w:del w:id="30363" w:author="Rev 7 Allen Wirfs-Brock" w:date="2012-04-10T11:57:00Z">
        <w:r w:rsidR="004C02EF" w:rsidRPr="00E77497" w:rsidDel="00134DAD">
          <w:delText xml:space="preserve"> as its argument</w:delText>
        </w:r>
      </w:del>
      <w:ins w:id="30364" w:author="Rev 7 Allen Wirfs-Brock" w:date="2012-04-10T11:57:00Z">
        <w:r>
          <w:t>))</w:t>
        </w:r>
      </w:ins>
      <w:r w:rsidR="004C02EF" w:rsidRPr="00E77497">
        <w:t>.</w:t>
      </w:r>
    </w:p>
    <w:p w14:paraId="5CE67C98" w14:textId="77777777" w:rsidR="004C02EF" w:rsidRPr="00E77497" w:rsidRDefault="004C02EF" w:rsidP="00B60B67">
      <w:pPr>
        <w:pStyle w:val="Alg4"/>
        <w:numPr>
          <w:ilvl w:val="0"/>
          <w:numId w:val="910"/>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1146C796" w14:textId="77777777" w:rsidR="00134DAD" w:rsidRPr="00E77497" w:rsidRDefault="00134DAD" w:rsidP="00B60B67">
      <w:pPr>
        <w:pStyle w:val="Alg4"/>
        <w:numPr>
          <w:ilvl w:val="0"/>
          <w:numId w:val="910"/>
        </w:numPr>
        <w:contextualSpacing/>
        <w:rPr>
          <w:ins w:id="30365" w:author="Rev 7 Allen Wirfs-Brock" w:date="2012-04-10T12:14:00Z"/>
        </w:rPr>
      </w:pPr>
      <w:ins w:id="30366" w:author="Rev 7 Allen Wirfs-Brock" w:date="2012-04-10T12:14:00Z">
        <w:r>
          <w:t>ReturnIfAbrupt(</w:t>
        </w:r>
        <w:del w:id="30367" w:author="Rev 9 Allen Wirfs-Brock" w:date="2012-07-07T11:06:00Z">
          <w:r w:rsidDel="009653FE">
            <w:rPr>
              <w:i/>
            </w:rPr>
            <w:delText>s</w:delText>
          </w:r>
        </w:del>
      </w:ins>
      <w:ins w:id="30368" w:author="Rev 9 Allen Wirfs-Brock" w:date="2012-07-07T11:06:00Z">
        <w:r w:rsidR="009653FE">
          <w:rPr>
            <w:i/>
          </w:rPr>
          <w:t>S</w:t>
        </w:r>
      </w:ins>
      <w:ins w:id="30369" w:author="Rev 7 Allen Wirfs-Brock" w:date="2012-04-10T12:14:00Z">
        <w:r>
          <w:t>).</w:t>
        </w:r>
      </w:ins>
    </w:p>
    <w:p w14:paraId="63637C56" w14:textId="77777777" w:rsidR="004C02EF" w:rsidRPr="00E77497" w:rsidRDefault="004C02EF" w:rsidP="00B60B67">
      <w:pPr>
        <w:pStyle w:val="Alg4"/>
        <w:numPr>
          <w:ilvl w:val="0"/>
          <w:numId w:val="910"/>
        </w:numPr>
      </w:pPr>
      <w:r w:rsidRPr="00E77497">
        <w:t xml:space="preserve">Let </w:t>
      </w:r>
      <w:r w:rsidRPr="00E77497">
        <w:rPr>
          <w:i/>
        </w:rPr>
        <w:t>position</w:t>
      </w:r>
      <w:r w:rsidRPr="00E77497">
        <w:t xml:space="preserve"> be ToInteger(</w:t>
      </w:r>
      <w:r w:rsidRPr="00E77497">
        <w:rPr>
          <w:i/>
        </w:rPr>
        <w:t>pos</w:t>
      </w:r>
      <w:r w:rsidRPr="00E77497">
        <w:t>).</w:t>
      </w:r>
    </w:p>
    <w:p w14:paraId="7AA5EDF1" w14:textId="77777777" w:rsidR="00134DAD" w:rsidRPr="00E77497" w:rsidRDefault="00134DAD" w:rsidP="00B60B67">
      <w:pPr>
        <w:pStyle w:val="Alg4"/>
        <w:numPr>
          <w:ilvl w:val="0"/>
          <w:numId w:val="910"/>
        </w:numPr>
        <w:contextualSpacing/>
        <w:rPr>
          <w:ins w:id="30370" w:author="Rev 7 Allen Wirfs-Brock" w:date="2012-04-10T12:14:00Z"/>
        </w:rPr>
      </w:pPr>
      <w:ins w:id="30371" w:author="Rev 7 Allen Wirfs-Brock" w:date="2012-04-10T12:14:00Z">
        <w:r>
          <w:t>ReturnIfAbrupt(</w:t>
        </w:r>
        <w:r>
          <w:rPr>
            <w:i/>
          </w:rPr>
          <w:t>position</w:t>
        </w:r>
        <w:r>
          <w:t>).</w:t>
        </w:r>
      </w:ins>
    </w:p>
    <w:p w14:paraId="4AA63CAC" w14:textId="77777777" w:rsidR="004C02EF" w:rsidRPr="00E77497" w:rsidRDefault="004C02EF" w:rsidP="00B60B67">
      <w:pPr>
        <w:pStyle w:val="Alg4"/>
        <w:numPr>
          <w:ilvl w:val="0"/>
          <w:numId w:val="910"/>
        </w:numPr>
      </w:pPr>
      <w:r w:rsidRPr="00E77497">
        <w:t xml:space="preserve">Let </w:t>
      </w:r>
      <w:r w:rsidRPr="00E77497">
        <w:rPr>
          <w:i/>
        </w:rPr>
        <w:t>size</w:t>
      </w:r>
      <w:r w:rsidRPr="00E77497">
        <w:t xml:space="preserve"> be the number of </w:t>
      </w:r>
      <w:del w:id="30372" w:author="Rev 9 Allen Wirfs-Brock" w:date="2012-07-07T11:59:00Z">
        <w:r w:rsidRPr="00E77497" w:rsidDel="00065DB2">
          <w:delText xml:space="preserve">characters </w:delText>
        </w:r>
      </w:del>
      <w:ins w:id="30373" w:author="Rev 9 Allen Wirfs-Brock" w:date="2012-07-07T11:59:00Z">
        <w:r w:rsidR="00065DB2">
          <w:t>elements</w:t>
        </w:r>
        <w:r w:rsidR="00065DB2" w:rsidRPr="00E77497">
          <w:t xml:space="preserve"> </w:t>
        </w:r>
      </w:ins>
      <w:r w:rsidRPr="00E77497">
        <w:t xml:space="preserve">in </w:t>
      </w:r>
      <w:r w:rsidRPr="00E77497">
        <w:rPr>
          <w:i/>
        </w:rPr>
        <w:t>S</w:t>
      </w:r>
      <w:r w:rsidRPr="00E77497">
        <w:t>.</w:t>
      </w:r>
    </w:p>
    <w:p w14:paraId="667271B7" w14:textId="77777777" w:rsidR="004C02EF" w:rsidRPr="00E77497" w:rsidRDefault="004C02EF" w:rsidP="00B60B67">
      <w:pPr>
        <w:pStyle w:val="Alg4"/>
        <w:numPr>
          <w:ilvl w:val="0"/>
          <w:numId w:val="910"/>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return the empty String.</w:t>
      </w:r>
    </w:p>
    <w:p w14:paraId="4F817483" w14:textId="77777777" w:rsidR="004C02EF" w:rsidRPr="00E77497" w:rsidRDefault="004C02EF" w:rsidP="00B60B67">
      <w:pPr>
        <w:pStyle w:val="Alg4"/>
        <w:numPr>
          <w:ilvl w:val="0"/>
          <w:numId w:val="910"/>
        </w:numPr>
        <w:spacing w:after="220"/>
      </w:pPr>
      <w:r w:rsidRPr="00E77497">
        <w:t xml:space="preserve">Return a String of length 1, containing one </w:t>
      </w:r>
      <w:del w:id="30374" w:author="Rev 9 Allen Wirfs-Brock" w:date="2012-07-07T11:07:00Z">
        <w:r w:rsidRPr="00E77497" w:rsidDel="009653FE">
          <w:delText xml:space="preserve">character </w:delText>
        </w:r>
      </w:del>
      <w:ins w:id="30375" w:author="Rev 9 Allen Wirfs-Brock" w:date="2012-07-07T11:07:00Z">
        <w:r w:rsidR="009653FE">
          <w:t>code unit</w:t>
        </w:r>
        <w:r w:rsidR="009653FE" w:rsidRPr="00E77497">
          <w:t xml:space="preserve"> </w:t>
        </w:r>
      </w:ins>
      <w:r w:rsidRPr="00E77497">
        <w:t xml:space="preserve">from </w:t>
      </w:r>
      <w:r w:rsidRPr="00E77497">
        <w:rPr>
          <w:i/>
        </w:rPr>
        <w:t>S</w:t>
      </w:r>
      <w:r w:rsidRPr="00E77497">
        <w:t xml:space="preserve">, namely the </w:t>
      </w:r>
      <w:del w:id="30376" w:author="Rev 9 Allen Wirfs-Brock" w:date="2012-07-07T11:07:00Z">
        <w:r w:rsidRPr="00E77497" w:rsidDel="009653FE">
          <w:delText xml:space="preserve">character </w:delText>
        </w:r>
      </w:del>
      <w:ins w:id="30377" w:author="Rev 9 Allen Wirfs-Brock" w:date="2012-07-07T11:07:00Z">
        <w:r w:rsidR="009653FE">
          <w:t>code unit</w:t>
        </w:r>
        <w:r w:rsidR="009653FE" w:rsidRPr="00E77497">
          <w:t xml:space="preserve"> </w:t>
        </w:r>
      </w:ins>
      <w:r w:rsidRPr="00E77497">
        <w:t xml:space="preserve">at position </w:t>
      </w:r>
      <w:r w:rsidRPr="00E77497">
        <w:rPr>
          <w:i/>
        </w:rPr>
        <w:t>position</w:t>
      </w:r>
      <w:r w:rsidRPr="00E77497">
        <w:t xml:space="preserve">, where the first (leftmost) </w:t>
      </w:r>
      <w:del w:id="30378" w:author="Rev 9 Allen Wirfs-Brock" w:date="2012-07-07T11:07:00Z">
        <w:r w:rsidRPr="00E77497" w:rsidDel="009653FE">
          <w:delText xml:space="preserve">character </w:delText>
        </w:r>
      </w:del>
      <w:ins w:id="30379" w:author="Rev 9 Allen Wirfs-Brock" w:date="2012-07-07T11:07:00Z">
        <w:r w:rsidR="009653FE">
          <w:t>code unit</w:t>
        </w:r>
        <w:r w:rsidR="009653FE" w:rsidRPr="00E77497">
          <w:t xml:space="preserve"> </w:t>
        </w:r>
      </w:ins>
      <w:r w:rsidRPr="00E77497">
        <w:t xml:space="preserve">in </w:t>
      </w:r>
      <w:r w:rsidRPr="00E77497">
        <w:rPr>
          <w:i/>
        </w:rPr>
        <w:t>S</w:t>
      </w:r>
      <w:r w:rsidRPr="00E77497">
        <w:t xml:space="preserve"> is considered to be at position 0, the next one at position 1, and so on.</w:t>
      </w:r>
    </w:p>
    <w:p w14:paraId="345FA92C"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charAt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30380" w:name="_Toc385672317"/>
      <w:bookmarkStart w:id="30381" w:name="_Toc393690433"/>
    </w:p>
    <w:p w14:paraId="54E9BFD2" w14:textId="77777777" w:rsidR="004C02EF" w:rsidRPr="00E77497" w:rsidRDefault="004C02EF" w:rsidP="004C02EF">
      <w:pPr>
        <w:pStyle w:val="40"/>
        <w:numPr>
          <w:ilvl w:val="0"/>
          <w:numId w:val="0"/>
        </w:numPr>
      </w:pPr>
      <w:bookmarkStart w:id="30382" w:name="_Ref451681117"/>
      <w:r w:rsidRPr="00E77497">
        <w:t>15.5.4.5</w:t>
      </w:r>
      <w:r w:rsidRPr="00E77497">
        <w:tab/>
        <w:t>String.prototype.charCodeAt (pos</w:t>
      </w:r>
      <w:bookmarkEnd w:id="30380"/>
      <w:bookmarkEnd w:id="30381"/>
      <w:r w:rsidRPr="00E77497">
        <w:t>)</w:t>
      </w:r>
      <w:bookmarkEnd w:id="30382"/>
    </w:p>
    <w:p w14:paraId="2670B607" w14:textId="77777777" w:rsidR="004C02EF" w:rsidRPr="00E77497" w:rsidRDefault="009653FE" w:rsidP="009653FE">
      <w:pPr>
        <w:pStyle w:val="Note"/>
        <w:pPrChange w:id="30383" w:author="Rev 9 Allen Wirfs-Brock" w:date="2012-07-07T11:11:00Z">
          <w:pPr/>
        </w:pPrChange>
      </w:pPr>
      <w:ins w:id="30384" w:author="Rev 9 Allen Wirfs-Brock" w:date="2012-07-07T11:11:00Z">
        <w:r>
          <w:t>NOTE</w:t>
        </w:r>
        <w:r>
          <w:tab/>
        </w:r>
      </w:ins>
      <w:r w:rsidR="004C02EF" w:rsidRPr="00E77497">
        <w:t xml:space="preserve">Returns a Number (a nonnegative integer less than </w:t>
      </w:r>
      <w:r w:rsidR="004C02EF" w:rsidRPr="00E77497">
        <w:rPr>
          <w:rFonts w:ascii="Times New Roman" w:hAnsi="Times New Roman"/>
        </w:rPr>
        <w:t>2</w:t>
      </w:r>
      <w:r w:rsidR="004C02EF" w:rsidRPr="00E77497">
        <w:rPr>
          <w:rFonts w:ascii="Times New Roman" w:hAnsi="Times New Roman"/>
          <w:vertAlign w:val="superscript"/>
        </w:rPr>
        <w:t>16</w:t>
      </w:r>
      <w:r w:rsidR="004C02EF" w:rsidRPr="00E77497">
        <w:t xml:space="preserve">) </w:t>
      </w:r>
      <w:del w:id="30385" w:author="Rev 9 Allen Wirfs-Brock" w:date="2012-07-07T11:10:00Z">
        <w:r w:rsidR="004C02EF" w:rsidRPr="00E77497" w:rsidDel="009653FE">
          <w:delText xml:space="preserve">representing </w:delText>
        </w:r>
      </w:del>
      <w:ins w:id="30386" w:author="Rev 9 Allen Wirfs-Brock" w:date="2012-07-07T11:10:00Z">
        <w:r>
          <w:t>that is</w:t>
        </w:r>
        <w:r w:rsidRPr="00E77497">
          <w:t xml:space="preserve"> </w:t>
        </w:r>
      </w:ins>
      <w:r w:rsidR="004C02EF" w:rsidRPr="00E77497">
        <w:t xml:space="preserve">the code unit value of the </w:t>
      </w:r>
      <w:del w:id="30387" w:author="Rev 9 Allen Wirfs-Brock" w:date="2012-07-07T11:10:00Z">
        <w:r w:rsidR="004C02EF" w:rsidRPr="00E77497" w:rsidDel="009653FE">
          <w:delText xml:space="preserve">character </w:delText>
        </w:r>
      </w:del>
      <w:ins w:id="30388" w:author="Rev 9 Allen Wirfs-Brock" w:date="2012-07-07T11:10:00Z">
        <w:r>
          <w:t>string element</w:t>
        </w:r>
        <w:r w:rsidRPr="00E77497">
          <w:t xml:space="preserve"> </w:t>
        </w:r>
      </w:ins>
      <w:r w:rsidR="004C02EF" w:rsidRPr="00E77497">
        <w:t xml:space="preserve">at position </w:t>
      </w:r>
      <w:r w:rsidR="004C02EF" w:rsidRPr="00E77497">
        <w:rPr>
          <w:rFonts w:ascii="Times New Roman" w:hAnsi="Times New Roman"/>
          <w:i/>
        </w:rPr>
        <w:t>pos</w:t>
      </w:r>
      <w:r w:rsidR="004C02EF" w:rsidRPr="00E77497">
        <w:t xml:space="preserve"> in the String resulting from converting this object to a String. If there is no </w:t>
      </w:r>
      <w:del w:id="30389" w:author="Rev 9 Allen Wirfs-Brock" w:date="2012-07-07T11:11:00Z">
        <w:r w:rsidR="004C02EF" w:rsidRPr="00E77497" w:rsidDel="009653FE">
          <w:delText xml:space="preserve">character </w:delText>
        </w:r>
      </w:del>
      <w:ins w:id="30390" w:author="Rev 9 Allen Wirfs-Brock" w:date="2012-07-07T11:11:00Z">
        <w:r>
          <w:t>element</w:t>
        </w:r>
        <w:r w:rsidRPr="00E77497">
          <w:t xml:space="preserve"> </w:t>
        </w:r>
      </w:ins>
      <w:r w:rsidR="004C02EF" w:rsidRPr="00E77497">
        <w:t xml:space="preserve">at that position, the result is </w:t>
      </w:r>
      <w:r w:rsidR="004C02EF" w:rsidRPr="00E77497">
        <w:rPr>
          <w:b/>
        </w:rPr>
        <w:t>NaN</w:t>
      </w:r>
      <w:r w:rsidR="004C02EF" w:rsidRPr="00E77497">
        <w:t>.</w:t>
      </w:r>
    </w:p>
    <w:p w14:paraId="4D04031C" w14:textId="77777777" w:rsidR="004C02EF" w:rsidRPr="00E77497" w:rsidRDefault="004C02EF" w:rsidP="004C02EF">
      <w:r w:rsidRPr="00E77497">
        <w:t xml:space="preserve">When the </w:t>
      </w:r>
      <w:r w:rsidRPr="00E77497">
        <w:rPr>
          <w:rFonts w:ascii="Courier New" w:hAnsi="Courier New"/>
          <w:b/>
        </w:rPr>
        <w:t>charCodeAt</w:t>
      </w:r>
      <w:r w:rsidRPr="00E77497">
        <w:t xml:space="preserve"> method is called with one argument </w:t>
      </w:r>
      <w:r w:rsidRPr="00E77497">
        <w:rPr>
          <w:rFonts w:ascii="Times New Roman" w:hAnsi="Times New Roman"/>
          <w:i/>
        </w:rPr>
        <w:t>pos</w:t>
      </w:r>
      <w:r w:rsidRPr="00E77497">
        <w:t>, the following steps are taken:</w:t>
      </w:r>
    </w:p>
    <w:p w14:paraId="2DF81779" w14:textId="77777777" w:rsidR="004C02EF" w:rsidRPr="00E77497" w:rsidRDefault="00134DAD" w:rsidP="00834A33">
      <w:pPr>
        <w:pStyle w:val="Alg4"/>
        <w:numPr>
          <w:ilvl w:val="0"/>
          <w:numId w:val="223"/>
        </w:numPr>
      </w:pPr>
      <w:ins w:id="30391" w:author="Rev 7 Allen Wirfs-Brock" w:date="2012-04-10T11:58:00Z">
        <w:r>
          <w:t>ReturnIfAbrupt(</w:t>
        </w:r>
        <w:r w:rsidRPr="00E77497">
          <w:t>CheckObjectCoercible</w:t>
        </w:r>
        <w:r>
          <w:t>(</w:t>
        </w:r>
        <w:r w:rsidRPr="00E77497">
          <w:rPr>
            <w:b/>
          </w:rPr>
          <w:t>this</w:t>
        </w:r>
        <w:r w:rsidRPr="00E77497">
          <w:t xml:space="preserve"> value</w:t>
        </w:r>
        <w:r>
          <w:t>))</w:t>
        </w:r>
        <w:r w:rsidRPr="00E77497">
          <w:t>.</w:t>
        </w:r>
      </w:ins>
      <w:del w:id="30392" w:author="Rev 7 Allen Wirfs-Brock" w:date="2012-04-10T11:58: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21A94FAE" w14:textId="77777777" w:rsidR="004C02EF" w:rsidRPr="00E77497" w:rsidRDefault="004C02EF" w:rsidP="00834A33">
      <w:pPr>
        <w:pStyle w:val="Alg4"/>
        <w:numPr>
          <w:ilvl w:val="0"/>
          <w:numId w:val="223"/>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77628E10" w14:textId="77777777" w:rsidR="00134DAD" w:rsidRPr="00E77497" w:rsidRDefault="00134DAD" w:rsidP="00134DAD">
      <w:pPr>
        <w:pStyle w:val="Alg4"/>
        <w:numPr>
          <w:ilvl w:val="0"/>
          <w:numId w:val="223"/>
        </w:numPr>
        <w:contextualSpacing/>
        <w:rPr>
          <w:ins w:id="30393" w:author="Rev 7 Allen Wirfs-Brock" w:date="2012-04-10T12:15:00Z"/>
        </w:rPr>
      </w:pPr>
      <w:ins w:id="30394" w:author="Rev 7 Allen Wirfs-Brock" w:date="2012-04-10T12:15:00Z">
        <w:r>
          <w:t>ReturnIfAbrupt(</w:t>
        </w:r>
        <w:r>
          <w:rPr>
            <w:i/>
          </w:rPr>
          <w:t>S</w:t>
        </w:r>
        <w:r>
          <w:t>).</w:t>
        </w:r>
      </w:ins>
    </w:p>
    <w:p w14:paraId="1AF1036F" w14:textId="77777777" w:rsidR="004C02EF" w:rsidRPr="00E77497" w:rsidRDefault="004C02EF" w:rsidP="00834A33">
      <w:pPr>
        <w:pStyle w:val="Alg4"/>
        <w:numPr>
          <w:ilvl w:val="0"/>
          <w:numId w:val="223"/>
        </w:numPr>
      </w:pPr>
      <w:r w:rsidRPr="00E77497">
        <w:t xml:space="preserve">Let </w:t>
      </w:r>
      <w:r w:rsidRPr="00E77497">
        <w:rPr>
          <w:i/>
        </w:rPr>
        <w:t>position</w:t>
      </w:r>
      <w:r w:rsidRPr="00E77497">
        <w:t xml:space="preserve"> be ToInteger(</w:t>
      </w:r>
      <w:r w:rsidRPr="00E77497">
        <w:rPr>
          <w:i/>
        </w:rPr>
        <w:t>pos</w:t>
      </w:r>
      <w:r w:rsidRPr="00E77497">
        <w:t>).</w:t>
      </w:r>
    </w:p>
    <w:p w14:paraId="2B1D8A79" w14:textId="77777777" w:rsidR="00134DAD" w:rsidRPr="00E77497" w:rsidRDefault="00134DAD" w:rsidP="00134DAD">
      <w:pPr>
        <w:pStyle w:val="Alg4"/>
        <w:numPr>
          <w:ilvl w:val="0"/>
          <w:numId w:val="223"/>
        </w:numPr>
        <w:contextualSpacing/>
        <w:rPr>
          <w:ins w:id="30395" w:author="Rev 7 Allen Wirfs-Brock" w:date="2012-04-10T12:16:00Z"/>
        </w:rPr>
      </w:pPr>
      <w:ins w:id="30396" w:author="Rev 7 Allen Wirfs-Brock" w:date="2012-04-10T12:16:00Z">
        <w:r>
          <w:t>ReturnIfAbrupt(</w:t>
        </w:r>
        <w:r>
          <w:rPr>
            <w:i/>
          </w:rPr>
          <w:t>position</w:t>
        </w:r>
        <w:r>
          <w:t>).</w:t>
        </w:r>
      </w:ins>
    </w:p>
    <w:p w14:paraId="275612EF" w14:textId="77777777" w:rsidR="004C02EF" w:rsidRPr="00E77497" w:rsidRDefault="004C02EF" w:rsidP="00834A33">
      <w:pPr>
        <w:pStyle w:val="Alg4"/>
        <w:numPr>
          <w:ilvl w:val="0"/>
          <w:numId w:val="223"/>
        </w:numPr>
      </w:pPr>
      <w:r w:rsidRPr="00E77497">
        <w:t xml:space="preserve">Let </w:t>
      </w:r>
      <w:r w:rsidRPr="00E77497">
        <w:rPr>
          <w:i/>
        </w:rPr>
        <w:t>size</w:t>
      </w:r>
      <w:r w:rsidRPr="00E77497">
        <w:t xml:space="preserve"> be the number of </w:t>
      </w:r>
      <w:del w:id="30397" w:author="Rev 9 Allen Wirfs-Brock" w:date="2012-07-07T11:35:00Z">
        <w:r w:rsidRPr="00E77497" w:rsidDel="00295DD7">
          <w:delText xml:space="preserve">characters </w:delText>
        </w:r>
      </w:del>
      <w:ins w:id="30398" w:author="Rev 9 Allen Wirfs-Brock" w:date="2012-07-07T11:35:00Z">
        <w:r w:rsidR="00295DD7">
          <w:t>elements</w:t>
        </w:r>
        <w:r w:rsidR="00295DD7" w:rsidRPr="00E77497">
          <w:t xml:space="preserve"> </w:t>
        </w:r>
      </w:ins>
      <w:r w:rsidRPr="00E77497">
        <w:t xml:space="preserve">in </w:t>
      </w:r>
      <w:r w:rsidRPr="00E77497">
        <w:rPr>
          <w:i/>
        </w:rPr>
        <w:t>S</w:t>
      </w:r>
      <w:r w:rsidRPr="00E77497">
        <w:t>.</w:t>
      </w:r>
    </w:p>
    <w:p w14:paraId="2C211F89" w14:textId="77777777" w:rsidR="004C02EF" w:rsidRPr="00E77497" w:rsidRDefault="004C02EF" w:rsidP="00834A33">
      <w:pPr>
        <w:pStyle w:val="Alg4"/>
        <w:numPr>
          <w:ilvl w:val="0"/>
          <w:numId w:val="223"/>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xml:space="preserve">, return </w:t>
      </w:r>
      <w:r w:rsidRPr="00E77497">
        <w:rPr>
          <w:b/>
        </w:rPr>
        <w:t>NaN</w:t>
      </w:r>
      <w:r w:rsidRPr="00E77497">
        <w:t>.</w:t>
      </w:r>
    </w:p>
    <w:p w14:paraId="0DC393E7" w14:textId="77777777" w:rsidR="004C02EF" w:rsidRPr="00E77497" w:rsidRDefault="004C02EF" w:rsidP="00834A33">
      <w:pPr>
        <w:pStyle w:val="Alg4"/>
        <w:numPr>
          <w:ilvl w:val="0"/>
          <w:numId w:val="223"/>
        </w:numPr>
        <w:spacing w:after="220"/>
      </w:pPr>
      <w:r w:rsidRPr="00E77497">
        <w:t xml:space="preserve">Return a value of Number type, whose value is the code unit value of the </w:t>
      </w:r>
      <w:del w:id="30399" w:author="Rev 9 Allen Wirfs-Brock" w:date="2012-07-07T11:12:00Z">
        <w:r w:rsidRPr="00E77497" w:rsidDel="009653FE">
          <w:delText xml:space="preserve">character </w:delText>
        </w:r>
      </w:del>
      <w:ins w:id="30400" w:author="Rev 9 Allen Wirfs-Brock" w:date="2012-07-07T11:12:00Z">
        <w:r w:rsidR="009653FE">
          <w:t>element</w:t>
        </w:r>
        <w:r w:rsidR="009653FE" w:rsidRPr="00E77497">
          <w:t xml:space="preserve"> </w:t>
        </w:r>
      </w:ins>
      <w:r w:rsidRPr="00E77497">
        <w:t xml:space="preserve">at position </w:t>
      </w:r>
      <w:r w:rsidRPr="00E77497">
        <w:rPr>
          <w:i/>
        </w:rPr>
        <w:t>position</w:t>
      </w:r>
      <w:r w:rsidRPr="00E77497">
        <w:t xml:space="preserve"> in the String </w:t>
      </w:r>
      <w:r w:rsidRPr="00E77497">
        <w:rPr>
          <w:i/>
        </w:rPr>
        <w:t>S</w:t>
      </w:r>
      <w:r w:rsidRPr="00E77497">
        <w:t xml:space="preserve">, where the first (leftmost) </w:t>
      </w:r>
      <w:del w:id="30401" w:author="Rev 9 Allen Wirfs-Brock" w:date="2012-07-07T11:13:00Z">
        <w:r w:rsidRPr="00E77497" w:rsidDel="009653FE">
          <w:delText xml:space="preserve">character </w:delText>
        </w:r>
      </w:del>
      <w:ins w:id="30402" w:author="Rev 9 Allen Wirfs-Brock" w:date="2012-07-07T11:13:00Z">
        <w:r w:rsidR="009653FE">
          <w:t>element</w:t>
        </w:r>
        <w:r w:rsidR="009653FE" w:rsidRPr="00E77497">
          <w:t xml:space="preserve"> </w:t>
        </w:r>
      </w:ins>
      <w:r w:rsidRPr="00E77497">
        <w:t xml:space="preserve">in </w:t>
      </w:r>
      <w:r w:rsidRPr="00E77497">
        <w:rPr>
          <w:i/>
        </w:rPr>
        <w:t>S</w:t>
      </w:r>
      <w:r w:rsidRPr="00E77497">
        <w:t xml:space="preserve"> is considered to be at position 0, the next one at position 1, and so on.</w:t>
      </w:r>
      <w:bookmarkStart w:id="30403" w:name="_Ref385475601"/>
    </w:p>
    <w:p w14:paraId="230DC32F"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charCodeAt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6205B9BD" w14:textId="77777777" w:rsidR="004C02EF" w:rsidRPr="00E77497" w:rsidRDefault="004C02EF" w:rsidP="004C02EF">
      <w:pPr>
        <w:pStyle w:val="40"/>
        <w:numPr>
          <w:ilvl w:val="0"/>
          <w:numId w:val="0"/>
        </w:numPr>
      </w:pPr>
      <w:bookmarkStart w:id="30404" w:name="_Ref457709108"/>
      <w:r w:rsidRPr="00E77497">
        <w:t>15.5.4.6</w:t>
      </w:r>
      <w:r w:rsidRPr="00E77497">
        <w:tab/>
        <w:t xml:space="preserve">String.prototype.concat ( </w:t>
      </w:r>
      <w:del w:id="30405" w:author="Rev 9 Allen Wirfs-Brock" w:date="2012-07-07T11:15:00Z">
        <w:r w:rsidRPr="00E77497" w:rsidDel="009653FE">
          <w:delText>[ string1 [ , string2 [ , … ] ] ]</w:delText>
        </w:r>
      </w:del>
      <w:ins w:id="30406" w:author="Rev 9 Allen Wirfs-Brock" w:date="2012-07-07T11:15:00Z">
        <w:r w:rsidR="009653FE">
          <w:t>…</w:t>
        </w:r>
      </w:ins>
      <w:ins w:id="30407" w:author="Rev 9 Allen Wirfs-Brock" w:date="2012-07-07T11:16:00Z">
        <w:r w:rsidR="002C504F">
          <w:t>args</w:t>
        </w:r>
      </w:ins>
      <w:r w:rsidRPr="00E77497">
        <w:t xml:space="preserve"> )</w:t>
      </w:r>
      <w:bookmarkEnd w:id="30404"/>
    </w:p>
    <w:p w14:paraId="10B3756F" w14:textId="77777777" w:rsidR="00047F8D" w:rsidRDefault="00102602" w:rsidP="00102602">
      <w:pPr>
        <w:pStyle w:val="Note"/>
        <w:rPr>
          <w:ins w:id="30408" w:author="Rev 10 Allen Wirfs-Brock" w:date="2012-08-30T15:47:00Z"/>
        </w:rPr>
        <w:pPrChange w:id="30409" w:author="Rev 10 Allen Wirfs-Brock" w:date="2012-08-30T15:47:00Z">
          <w:pPr/>
        </w:pPrChange>
      </w:pPr>
      <w:ins w:id="30410" w:author="Rev 10 Allen Wirfs-Brock" w:date="2012-08-30T15:47:00Z">
        <w:r>
          <w:t>NOTE</w:t>
        </w:r>
        <w:r>
          <w:tab/>
        </w:r>
      </w:ins>
      <w:r w:rsidR="004C02EF" w:rsidRPr="00E77497">
        <w:t xml:space="preserve">When the </w:t>
      </w:r>
      <w:r w:rsidR="004C02EF" w:rsidRPr="00E77497">
        <w:rPr>
          <w:rFonts w:ascii="Courier New" w:hAnsi="Courier New"/>
          <w:b/>
        </w:rPr>
        <w:t>concat</w:t>
      </w:r>
      <w:r w:rsidR="004C02EF" w:rsidRPr="00E77497">
        <w:t xml:space="preserve"> method is called with zero or more arguments</w:t>
      </w:r>
      <w:del w:id="30411" w:author="Rev 10 Allen Wirfs-Brock" w:date="2012-08-30T15:46:00Z">
        <w:r w:rsidR="004C02EF" w:rsidRPr="00E77497" w:rsidDel="00047F8D">
          <w:delText xml:space="preserve"> </w:delText>
        </w:r>
        <w:r w:rsidR="004C02EF" w:rsidRPr="00E77497" w:rsidDel="00047F8D">
          <w:rPr>
            <w:rFonts w:ascii="Times New Roman" w:hAnsi="Times New Roman"/>
            <w:i/>
          </w:rPr>
          <w:delText>string1</w:delText>
        </w:r>
        <w:r w:rsidR="004C02EF" w:rsidRPr="00E77497" w:rsidDel="00047F8D">
          <w:delText xml:space="preserve">, </w:delText>
        </w:r>
        <w:r w:rsidR="004C02EF" w:rsidRPr="00E77497" w:rsidDel="00047F8D">
          <w:rPr>
            <w:rFonts w:ascii="Times New Roman" w:hAnsi="Times New Roman"/>
            <w:i/>
          </w:rPr>
          <w:delText>string2</w:delText>
        </w:r>
        <w:r w:rsidR="004C02EF" w:rsidRPr="00E77497" w:rsidDel="00047F8D">
          <w:delText>, etc.</w:delText>
        </w:r>
      </w:del>
      <w:r w:rsidR="004C02EF" w:rsidRPr="00E77497">
        <w:t xml:space="preserve">, it returns a String consisting of the </w:t>
      </w:r>
      <w:del w:id="30412" w:author="Rev 9 Allen Wirfs-Brock" w:date="2012-07-07T11:13:00Z">
        <w:r w:rsidR="004C02EF" w:rsidRPr="00E77497" w:rsidDel="009653FE">
          <w:delText xml:space="preserve">characters </w:delText>
        </w:r>
      </w:del>
      <w:ins w:id="30413" w:author="Rev 9 Allen Wirfs-Brock" w:date="2012-07-07T11:13:00Z">
        <w:r w:rsidR="009653FE">
          <w:t>string elements</w:t>
        </w:r>
        <w:r w:rsidR="009653FE" w:rsidRPr="00E77497">
          <w:t xml:space="preserve"> </w:t>
        </w:r>
      </w:ins>
      <w:r w:rsidR="004C02EF" w:rsidRPr="00E77497">
        <w:t xml:space="preserve">of this object (converted to a String) followed by the </w:t>
      </w:r>
      <w:del w:id="30414" w:author="Rev 9 Allen Wirfs-Brock" w:date="2012-07-07T11:14:00Z">
        <w:r w:rsidR="004C02EF" w:rsidRPr="00E77497" w:rsidDel="009653FE">
          <w:delText xml:space="preserve">characters </w:delText>
        </w:r>
      </w:del>
      <w:ins w:id="30415" w:author="Rev 9 Allen Wirfs-Brock" w:date="2012-07-07T11:14:00Z">
        <w:r w:rsidR="009653FE">
          <w:t>string elements</w:t>
        </w:r>
        <w:r w:rsidR="009653FE" w:rsidRPr="00E77497">
          <w:t xml:space="preserve"> </w:t>
        </w:r>
      </w:ins>
      <w:r w:rsidR="004C02EF" w:rsidRPr="00E77497">
        <w:t>of each of</w:t>
      </w:r>
      <w:ins w:id="30416" w:author="Rev 10 Allen Wirfs-Brock" w:date="2012-08-30T15:46:00Z">
        <w:r w:rsidR="00047F8D">
          <w:t xml:space="preserve"> the </w:t>
        </w:r>
      </w:ins>
      <w:ins w:id="30417" w:author="Rev 10 Allen Wirfs-Brock" w:date="2012-08-30T15:47:00Z">
        <w:r w:rsidR="00047F8D">
          <w:t xml:space="preserve">arguments </w:t>
        </w:r>
      </w:ins>
      <w:del w:id="30418" w:author="Rev 10 Allen Wirfs-Brock" w:date="2012-08-30T15:46:00Z">
        <w:r w:rsidR="004C02EF" w:rsidRPr="00E77497" w:rsidDel="00047F8D">
          <w:delText xml:space="preserve"> </w:delText>
        </w:r>
        <w:r w:rsidR="004C02EF" w:rsidRPr="00E77497" w:rsidDel="00047F8D">
          <w:rPr>
            <w:rFonts w:ascii="Times New Roman" w:hAnsi="Times New Roman"/>
            <w:i/>
          </w:rPr>
          <w:delText>string1</w:delText>
        </w:r>
        <w:r w:rsidR="004C02EF" w:rsidRPr="00E77497" w:rsidDel="00047F8D">
          <w:delText xml:space="preserve">, </w:delText>
        </w:r>
        <w:r w:rsidR="004C02EF" w:rsidRPr="00E77497" w:rsidDel="00047F8D">
          <w:rPr>
            <w:rFonts w:ascii="Times New Roman" w:hAnsi="Times New Roman"/>
            <w:i/>
          </w:rPr>
          <w:delText>string2</w:delText>
        </w:r>
        <w:r w:rsidR="004C02EF" w:rsidRPr="00E77497" w:rsidDel="00047F8D">
          <w:delText xml:space="preserve">, etc. (where each argument is </w:delText>
        </w:r>
      </w:del>
      <w:r w:rsidR="004C02EF" w:rsidRPr="00E77497">
        <w:t>converted to a String</w:t>
      </w:r>
      <w:del w:id="30419" w:author="Rev 10 Allen Wirfs-Brock" w:date="2012-08-30T15:47:00Z">
        <w:r w:rsidR="004C02EF" w:rsidRPr="00E77497" w:rsidDel="00047F8D">
          <w:delText>)</w:delText>
        </w:r>
      </w:del>
      <w:r w:rsidR="004C02EF" w:rsidRPr="00E77497">
        <w:t>. The result is a String value, not a String object</w:t>
      </w:r>
      <w:del w:id="30420" w:author="Rev 10 Allen Wirfs-Brock" w:date="2012-08-30T15:47:00Z">
        <w:r w:rsidR="004C02EF" w:rsidRPr="00E77497" w:rsidDel="00047F8D">
          <w:delText xml:space="preserve">. </w:delText>
        </w:r>
      </w:del>
      <w:ins w:id="30421" w:author="Rev 10 Allen Wirfs-Brock" w:date="2012-08-30T15:47:00Z">
        <w:r w:rsidR="00047F8D" w:rsidRPr="00E77497">
          <w:t>.</w:t>
        </w:r>
      </w:ins>
    </w:p>
    <w:p w14:paraId="4FACDAC5" w14:textId="77777777" w:rsidR="004C02EF" w:rsidRPr="00E77497" w:rsidRDefault="004C02EF" w:rsidP="004C02EF">
      <w:r w:rsidRPr="00E77497">
        <w:t>The following steps are taken:</w:t>
      </w:r>
    </w:p>
    <w:p w14:paraId="3551A14B" w14:textId="77777777" w:rsidR="002C504F" w:rsidRDefault="002C504F" w:rsidP="002C504F">
      <w:pPr>
        <w:pStyle w:val="Alg4"/>
        <w:numPr>
          <w:ilvl w:val="0"/>
          <w:numId w:val="224"/>
        </w:numPr>
        <w:rPr>
          <w:ins w:id="30422" w:author="Rev 9 Allen Wirfs-Brock" w:date="2012-07-07T11:15:00Z"/>
        </w:rPr>
      </w:pPr>
      <w:ins w:id="30423" w:author="Rev 9 Allen Wirfs-Brock" w:date="2012-07-07T11:15:00Z">
        <w:r>
          <w:t xml:space="preserve">Assert: </w:t>
        </w:r>
      </w:ins>
      <w:ins w:id="30424" w:author="Rev 9 Allen Wirfs-Brock" w:date="2012-07-07T11:17:00Z">
        <w:del w:id="30425" w:author="Rev 10 Allen Wirfs-Brock" w:date="2012-08-30T15:48:00Z">
          <w:r w:rsidDel="00102602">
            <w:rPr>
              <w:i/>
            </w:rPr>
            <w:delText>strings</w:delText>
          </w:r>
        </w:del>
      </w:ins>
      <w:ins w:id="30426" w:author="Rev 10 Allen Wirfs-Brock" w:date="2012-08-30T15:48:00Z">
        <w:r w:rsidR="00102602">
          <w:rPr>
            <w:i/>
          </w:rPr>
          <w:t>args</w:t>
        </w:r>
      </w:ins>
      <w:ins w:id="30427" w:author="Rev 9 Allen Wirfs-Brock" w:date="2012-07-07T11:15:00Z">
        <w:r>
          <w:t xml:space="preserve"> is a well-formed rest parameter object.</w:t>
        </w:r>
      </w:ins>
    </w:p>
    <w:p w14:paraId="17A5790A" w14:textId="77777777" w:rsidR="004C02EF" w:rsidRPr="00E77497" w:rsidRDefault="00134DAD" w:rsidP="00834A33">
      <w:pPr>
        <w:pStyle w:val="Alg4"/>
        <w:numPr>
          <w:ilvl w:val="0"/>
          <w:numId w:val="224"/>
        </w:numPr>
      </w:pPr>
      <w:ins w:id="30428" w:author="Rev 7 Allen Wirfs-Brock" w:date="2012-04-10T11:58:00Z">
        <w:r>
          <w:t>ReturnIfAbrupt(</w:t>
        </w:r>
        <w:r w:rsidRPr="00E77497">
          <w:t>CheckObjectCoercible</w:t>
        </w:r>
        <w:r>
          <w:t>(</w:t>
        </w:r>
        <w:r w:rsidRPr="00E77497">
          <w:rPr>
            <w:b/>
          </w:rPr>
          <w:t>this</w:t>
        </w:r>
        <w:r w:rsidRPr="00E77497">
          <w:t xml:space="preserve"> value</w:t>
        </w:r>
        <w:r>
          <w:t>))</w:t>
        </w:r>
        <w:r w:rsidRPr="00E77497">
          <w:t>.</w:t>
        </w:r>
      </w:ins>
      <w:del w:id="30429" w:author="Rev 7 Allen Wirfs-Brock" w:date="2012-04-10T11:58: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4221305A" w14:textId="77777777" w:rsidR="004C02EF" w:rsidRPr="00E77497" w:rsidRDefault="004C02EF" w:rsidP="00834A33">
      <w:pPr>
        <w:pStyle w:val="Alg4"/>
        <w:numPr>
          <w:ilvl w:val="0"/>
          <w:numId w:val="224"/>
        </w:numPr>
      </w:pPr>
      <w:r w:rsidRPr="00E77497">
        <w:t xml:space="preserve">Let </w:t>
      </w:r>
      <w:r w:rsidRPr="00E77497">
        <w:rPr>
          <w:i/>
        </w:rPr>
        <w:t>S</w:t>
      </w:r>
      <w:r w:rsidRPr="00E77497">
        <w:t xml:space="preserve"> be the result of calling ToString, giving it the </w:t>
      </w:r>
      <w:r w:rsidRPr="00102602">
        <w:rPr>
          <w:b/>
        </w:rPr>
        <w:t>this</w:t>
      </w:r>
      <w:r w:rsidRPr="002C504F">
        <w:t xml:space="preserve"> value as its argument</w:t>
      </w:r>
      <w:r w:rsidRPr="00E77497">
        <w:t>.</w:t>
      </w:r>
    </w:p>
    <w:p w14:paraId="0E48BD9F" w14:textId="77777777" w:rsidR="00134DAD" w:rsidRPr="00E77497" w:rsidRDefault="00134DAD" w:rsidP="00134DAD">
      <w:pPr>
        <w:pStyle w:val="Alg4"/>
        <w:numPr>
          <w:ilvl w:val="0"/>
          <w:numId w:val="224"/>
        </w:numPr>
        <w:contextualSpacing/>
        <w:rPr>
          <w:ins w:id="30430" w:author="Rev 7 Allen Wirfs-Brock" w:date="2012-04-10T12:16:00Z"/>
        </w:rPr>
      </w:pPr>
      <w:ins w:id="30431" w:author="Rev 7 Allen Wirfs-Brock" w:date="2012-04-10T12:16:00Z">
        <w:r>
          <w:t>ReturnIfAbrupt(</w:t>
        </w:r>
        <w:r>
          <w:rPr>
            <w:i/>
          </w:rPr>
          <w:t>S</w:t>
        </w:r>
        <w:r>
          <w:t>).</w:t>
        </w:r>
      </w:ins>
    </w:p>
    <w:p w14:paraId="179F36D5" w14:textId="77777777" w:rsidR="004C02EF" w:rsidRPr="00E77497" w:rsidRDefault="004C02EF" w:rsidP="00834A33">
      <w:pPr>
        <w:pStyle w:val="Alg4"/>
        <w:numPr>
          <w:ilvl w:val="0"/>
          <w:numId w:val="224"/>
        </w:numPr>
      </w:pPr>
      <w:r w:rsidRPr="00E77497">
        <w:t xml:space="preserve">Let </w:t>
      </w:r>
      <w:r w:rsidRPr="00E77497">
        <w:rPr>
          <w:i/>
        </w:rPr>
        <w:t>args</w:t>
      </w:r>
      <w:r w:rsidRPr="00E77497">
        <w:t xml:space="preserve"> be an internal list that is a copy of the argument list passed to this function.</w:t>
      </w:r>
    </w:p>
    <w:p w14:paraId="52075A73" w14:textId="77777777" w:rsidR="004C02EF" w:rsidRPr="00E77497" w:rsidRDefault="004C02EF" w:rsidP="00834A33">
      <w:pPr>
        <w:pStyle w:val="Alg4"/>
        <w:numPr>
          <w:ilvl w:val="0"/>
          <w:numId w:val="224"/>
        </w:numPr>
      </w:pPr>
      <w:r w:rsidRPr="00E77497">
        <w:t xml:space="preserve">Let </w:t>
      </w:r>
      <w:r w:rsidRPr="00E77497">
        <w:rPr>
          <w:i/>
        </w:rPr>
        <w:t>R</w:t>
      </w:r>
      <w:r w:rsidRPr="00E77497">
        <w:t xml:space="preserve"> be </w:t>
      </w:r>
      <w:r w:rsidRPr="00E77497">
        <w:rPr>
          <w:i/>
        </w:rPr>
        <w:t>S</w:t>
      </w:r>
      <w:r w:rsidRPr="00E77497">
        <w:t>.</w:t>
      </w:r>
    </w:p>
    <w:p w14:paraId="7F25DC25" w14:textId="77777777" w:rsidR="004C02EF" w:rsidRPr="00E77497" w:rsidRDefault="004C02EF" w:rsidP="00834A33">
      <w:pPr>
        <w:pStyle w:val="Alg4"/>
        <w:numPr>
          <w:ilvl w:val="0"/>
          <w:numId w:val="224"/>
        </w:numPr>
      </w:pPr>
      <w:r w:rsidRPr="00E77497">
        <w:t xml:space="preserve">Repeat, while </w:t>
      </w:r>
      <w:r w:rsidRPr="00E77497">
        <w:rPr>
          <w:i/>
        </w:rPr>
        <w:t>args</w:t>
      </w:r>
      <w:r w:rsidRPr="00E77497">
        <w:t xml:space="preserve"> is not empty</w:t>
      </w:r>
    </w:p>
    <w:p w14:paraId="6A7B66A2" w14:textId="77777777" w:rsidR="004C02EF" w:rsidRPr="00E77497" w:rsidRDefault="004C02EF" w:rsidP="00834A33">
      <w:pPr>
        <w:pStyle w:val="Alg4"/>
        <w:numPr>
          <w:ilvl w:val="1"/>
          <w:numId w:val="224"/>
        </w:numPr>
        <w:tabs>
          <w:tab w:val="num" w:pos="2070"/>
        </w:tabs>
      </w:pPr>
      <w:r w:rsidRPr="00E77497">
        <w:t xml:space="preserve">Remove the first element from </w:t>
      </w:r>
      <w:r w:rsidRPr="00E77497">
        <w:rPr>
          <w:i/>
        </w:rPr>
        <w:t>args</w:t>
      </w:r>
      <w:r w:rsidRPr="00E77497">
        <w:t xml:space="preserve"> and let </w:t>
      </w:r>
      <w:r w:rsidRPr="00E77497">
        <w:rPr>
          <w:i/>
        </w:rPr>
        <w:t>next</w:t>
      </w:r>
      <w:r w:rsidRPr="00E77497">
        <w:t xml:space="preserve"> be the value of that element.</w:t>
      </w:r>
    </w:p>
    <w:p w14:paraId="1B1D43F9" w14:textId="77777777" w:rsidR="00134DAD" w:rsidRDefault="00134DAD" w:rsidP="00834A33">
      <w:pPr>
        <w:pStyle w:val="Alg4"/>
        <w:numPr>
          <w:ilvl w:val="1"/>
          <w:numId w:val="224"/>
        </w:numPr>
        <w:tabs>
          <w:tab w:val="num" w:pos="2070"/>
        </w:tabs>
        <w:rPr>
          <w:ins w:id="30432" w:author="Rev 7 Allen Wirfs-Brock" w:date="2012-04-10T12:17:00Z"/>
        </w:rPr>
      </w:pPr>
      <w:ins w:id="30433" w:author="Rev 7 Allen Wirfs-Brock" w:date="2012-04-10T12:18:00Z">
        <w:r>
          <w:t xml:space="preserve">Let </w:t>
        </w:r>
        <w:r w:rsidRPr="00134DAD">
          <w:rPr>
            <w:i/>
          </w:rPr>
          <w:t>nextString</w:t>
        </w:r>
        <w:r>
          <w:t xml:space="preserve"> be ToString(</w:t>
        </w:r>
        <w:r w:rsidRPr="00134DAD">
          <w:rPr>
            <w:i/>
          </w:rPr>
          <w:t>next</w:t>
        </w:r>
        <w:r>
          <w:t>)</w:t>
        </w:r>
      </w:ins>
    </w:p>
    <w:p w14:paraId="4CC5693E" w14:textId="77777777" w:rsidR="00134DAD" w:rsidRPr="00E77497" w:rsidRDefault="00134DAD" w:rsidP="00134DAD">
      <w:pPr>
        <w:pStyle w:val="Alg4"/>
        <w:numPr>
          <w:ilvl w:val="1"/>
          <w:numId w:val="224"/>
        </w:numPr>
        <w:contextualSpacing/>
        <w:rPr>
          <w:ins w:id="30434" w:author="Rev 7 Allen Wirfs-Brock" w:date="2012-04-10T12:18:00Z"/>
        </w:rPr>
      </w:pPr>
      <w:ins w:id="30435" w:author="Rev 7 Allen Wirfs-Brock" w:date="2012-04-10T12:18:00Z">
        <w:r>
          <w:t>ReturnIfAbrupt(</w:t>
        </w:r>
        <w:r>
          <w:rPr>
            <w:i/>
          </w:rPr>
          <w:t>nextString</w:t>
        </w:r>
        <w:r>
          <w:t>).</w:t>
        </w:r>
      </w:ins>
    </w:p>
    <w:p w14:paraId="4C635BCB" w14:textId="77777777" w:rsidR="004C02EF" w:rsidRPr="00E77497" w:rsidRDefault="004C02EF" w:rsidP="00834A33">
      <w:pPr>
        <w:pStyle w:val="Alg4"/>
        <w:numPr>
          <w:ilvl w:val="1"/>
          <w:numId w:val="224"/>
        </w:numPr>
        <w:tabs>
          <w:tab w:val="num" w:pos="2070"/>
        </w:tabs>
      </w:pPr>
      <w:r w:rsidRPr="00E77497">
        <w:t xml:space="preserve">Let </w:t>
      </w:r>
      <w:r w:rsidRPr="00E77497">
        <w:rPr>
          <w:i/>
        </w:rPr>
        <w:t>R</w:t>
      </w:r>
      <w:r w:rsidRPr="00E77497">
        <w:t xml:space="preserve"> be the String value consisting of the </w:t>
      </w:r>
      <w:del w:id="30436" w:author="Rev 9 Allen Wirfs-Brock" w:date="2012-07-07T11:19:00Z">
        <w:r w:rsidRPr="00E77497" w:rsidDel="002C504F">
          <w:delText xml:space="preserve">characters </w:delText>
        </w:r>
      </w:del>
      <w:ins w:id="30437" w:author="Rev 9 Allen Wirfs-Brock" w:date="2012-07-07T11:19:00Z">
        <w:r w:rsidR="002C504F">
          <w:t>string elements</w:t>
        </w:r>
        <w:r w:rsidR="002C504F" w:rsidRPr="00E77497">
          <w:t xml:space="preserve"> </w:t>
        </w:r>
      </w:ins>
      <w:r w:rsidRPr="00E77497">
        <w:t xml:space="preserve">in the previous value of </w:t>
      </w:r>
      <w:r w:rsidRPr="00E77497">
        <w:rPr>
          <w:i/>
        </w:rPr>
        <w:t>R</w:t>
      </w:r>
      <w:r w:rsidRPr="00E77497">
        <w:t xml:space="preserve"> followed by the </w:t>
      </w:r>
      <w:del w:id="30438" w:author="Rev 9 Allen Wirfs-Brock" w:date="2012-07-07T11:19:00Z">
        <w:r w:rsidRPr="00E77497" w:rsidDel="002C504F">
          <w:delText xml:space="preserve">characters </w:delText>
        </w:r>
      </w:del>
      <w:ins w:id="30439" w:author="Rev 9 Allen Wirfs-Brock" w:date="2012-07-07T11:19:00Z">
        <w:r w:rsidR="002C504F">
          <w:t>string elements</w:t>
        </w:r>
        <w:r w:rsidR="002C504F" w:rsidRPr="00E77497">
          <w:t xml:space="preserve"> </w:t>
        </w:r>
      </w:ins>
      <w:r w:rsidRPr="00E77497">
        <w:t xml:space="preserve">of </w:t>
      </w:r>
      <w:del w:id="30440" w:author="Rev 7 Allen Wirfs-Brock" w:date="2012-04-10T12:19:00Z">
        <w:r w:rsidRPr="00E77497" w:rsidDel="00134DAD">
          <w:delText>ToString(</w:delText>
        </w:r>
      </w:del>
      <w:r w:rsidRPr="00E77497">
        <w:rPr>
          <w:i/>
        </w:rPr>
        <w:t>next</w:t>
      </w:r>
      <w:ins w:id="30441" w:author="Rev 7 Allen Wirfs-Brock" w:date="2012-04-10T12:19:00Z">
        <w:r w:rsidR="00134DAD">
          <w:rPr>
            <w:i/>
          </w:rPr>
          <w:t>String</w:t>
        </w:r>
      </w:ins>
      <w:del w:id="30442" w:author="Rev 7 Allen Wirfs-Brock" w:date="2012-04-10T12:19:00Z">
        <w:r w:rsidRPr="00E77497" w:rsidDel="00134DAD">
          <w:delText>)</w:delText>
        </w:r>
      </w:del>
      <w:r w:rsidRPr="00E77497">
        <w:t>.</w:t>
      </w:r>
    </w:p>
    <w:p w14:paraId="1AC566A5" w14:textId="77777777" w:rsidR="004C02EF" w:rsidRPr="00E77497" w:rsidRDefault="004C02EF" w:rsidP="00834A33">
      <w:pPr>
        <w:pStyle w:val="Alg4"/>
        <w:numPr>
          <w:ilvl w:val="0"/>
          <w:numId w:val="224"/>
        </w:numPr>
        <w:spacing w:after="220"/>
      </w:pPr>
      <w:r w:rsidRPr="00E77497">
        <w:t xml:space="preserve">Return </w:t>
      </w:r>
      <w:r w:rsidRPr="00E77497">
        <w:rPr>
          <w:i/>
        </w:rPr>
        <w:t>R</w:t>
      </w:r>
      <w:r w:rsidRPr="00E77497">
        <w:t>.</w:t>
      </w:r>
    </w:p>
    <w:p w14:paraId="21FF9100"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concat</w:t>
      </w:r>
      <w:r w:rsidRPr="00E77497">
        <w:t xml:space="preserve"> method is </w:t>
      </w:r>
      <w:r w:rsidRPr="00E77497">
        <w:rPr>
          <w:b/>
        </w:rPr>
        <w:t>1</w:t>
      </w:r>
      <w:r w:rsidRPr="00E77497">
        <w:t>.</w:t>
      </w:r>
    </w:p>
    <w:p w14:paraId="646A644C"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concat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30443" w:name="_Toc385672318"/>
      <w:bookmarkStart w:id="30444" w:name="_Toc393690434"/>
    </w:p>
    <w:p w14:paraId="60969365" w14:textId="77777777" w:rsidR="004C02EF" w:rsidRPr="00E77497" w:rsidRDefault="004C02EF" w:rsidP="004C02EF">
      <w:pPr>
        <w:pStyle w:val="40"/>
        <w:numPr>
          <w:ilvl w:val="0"/>
          <w:numId w:val="0"/>
        </w:numPr>
      </w:pPr>
      <w:bookmarkStart w:id="30445" w:name="_Ref457704269"/>
      <w:r w:rsidRPr="00E77497">
        <w:t>15.5.4.7</w:t>
      </w:r>
      <w:r w:rsidRPr="00E77497">
        <w:tab/>
        <w:t>String.prototype.indexO</w:t>
      </w:r>
      <w:bookmarkEnd w:id="30347"/>
      <w:r w:rsidRPr="00E77497">
        <w:t>f (searchString, position</w:t>
      </w:r>
      <w:bookmarkEnd w:id="30403"/>
      <w:bookmarkEnd w:id="30443"/>
      <w:bookmarkEnd w:id="30444"/>
      <w:r w:rsidRPr="00E77497">
        <w:t>)</w:t>
      </w:r>
      <w:bookmarkEnd w:id="30445"/>
    </w:p>
    <w:p w14:paraId="0BA17717" w14:textId="77777777" w:rsidR="004C02EF" w:rsidRPr="00E77497" w:rsidRDefault="004C02EF" w:rsidP="004C02EF">
      <w:r w:rsidRPr="00E77497">
        <w:t xml:space="preserve">If </w:t>
      </w:r>
      <w:r w:rsidRPr="00E77497">
        <w:rPr>
          <w:rFonts w:ascii="Times New Roman" w:hAnsi="Times New Roman"/>
          <w:i/>
        </w:rPr>
        <w:t>searchString</w:t>
      </w:r>
      <w:r w:rsidRPr="00E77497">
        <w:t xml:space="preserve"> appears as a substring of the result of converting this object to a String, at one or more positions that are greater than or equal to </w:t>
      </w:r>
      <w:r w:rsidRPr="00E77497">
        <w:rPr>
          <w:rFonts w:ascii="Times New Roman" w:hAnsi="Times New Roman"/>
          <w:i/>
        </w:rPr>
        <w:t>position</w:t>
      </w:r>
      <w:r w:rsidRPr="00E77497">
        <w:t xml:space="preserve">, then the index of the smallest such position is returned; otherwise, </w:t>
      </w:r>
      <w:r w:rsidRPr="00E77497">
        <w:rPr>
          <w:rFonts w:ascii="Courier New" w:hAnsi="Courier New"/>
          <w:b/>
        </w:rPr>
        <w:noBreakHyphen/>
        <w:t>1</w:t>
      </w:r>
      <w:r w:rsidRPr="00E77497">
        <w:t xml:space="preserve"> is returned. If </w:t>
      </w:r>
      <w:r w:rsidRPr="00E77497">
        <w:rPr>
          <w:rFonts w:ascii="Times New Roman" w:hAnsi="Times New Roman"/>
          <w:i/>
        </w:rPr>
        <w:t>position</w:t>
      </w:r>
      <w:r w:rsidRPr="00E77497">
        <w:t xml:space="preserve"> is </w:t>
      </w:r>
      <w:r w:rsidRPr="00E77497">
        <w:rPr>
          <w:b/>
        </w:rPr>
        <w:t>undefined</w:t>
      </w:r>
      <w:r w:rsidRPr="00E77497">
        <w:t>, 0 is assumed, so as to search all of the String.</w:t>
      </w:r>
      <w:bookmarkStart w:id="30446" w:name="_Toc382291636"/>
    </w:p>
    <w:p w14:paraId="4C626853" w14:textId="77777777" w:rsidR="004C02EF" w:rsidRPr="00E77497" w:rsidRDefault="004C02EF" w:rsidP="004C02EF">
      <w:r w:rsidRPr="00E77497">
        <w:t xml:space="preserve">The </w:t>
      </w:r>
      <w:r w:rsidRPr="00E77497">
        <w:rPr>
          <w:rFonts w:ascii="Courier New" w:hAnsi="Courier New"/>
          <w:b/>
        </w:rPr>
        <w:t>indexOf</w:t>
      </w:r>
      <w:r w:rsidRPr="00E77497">
        <w:t xml:space="preserve"> method takes two arguments, </w:t>
      </w:r>
      <w:r w:rsidRPr="00E77497">
        <w:rPr>
          <w:rFonts w:ascii="Times New Roman" w:hAnsi="Times New Roman"/>
          <w:i/>
        </w:rPr>
        <w:t xml:space="preserve">searchString </w:t>
      </w:r>
      <w:r w:rsidRPr="00E77497">
        <w:t>and</w:t>
      </w:r>
      <w:r w:rsidRPr="00E77497">
        <w:rPr>
          <w:rFonts w:ascii="Times New Roman" w:hAnsi="Times New Roman"/>
          <w:i/>
        </w:rPr>
        <w:t xml:space="preserve"> position</w:t>
      </w:r>
      <w:r w:rsidRPr="00E77497">
        <w:t>, and performs the following steps:</w:t>
      </w:r>
    </w:p>
    <w:p w14:paraId="7649101D" w14:textId="77777777" w:rsidR="004C02EF" w:rsidRPr="00E77497" w:rsidRDefault="00134DAD" w:rsidP="00834A33">
      <w:pPr>
        <w:pStyle w:val="Alg4"/>
        <w:numPr>
          <w:ilvl w:val="0"/>
          <w:numId w:val="400"/>
        </w:numPr>
      </w:pPr>
      <w:ins w:id="30447" w:author="Rev 7 Allen Wirfs-Brock" w:date="2012-04-10T11:59:00Z">
        <w:r>
          <w:t>ReturnIfAbrupt(</w:t>
        </w:r>
        <w:r w:rsidRPr="00E77497">
          <w:t>CheckObjectCoercible</w:t>
        </w:r>
        <w:r>
          <w:t>(</w:t>
        </w:r>
        <w:r w:rsidRPr="00E77497">
          <w:rPr>
            <w:b/>
          </w:rPr>
          <w:t>this</w:t>
        </w:r>
        <w:r w:rsidRPr="00E77497">
          <w:t xml:space="preserve"> value</w:t>
        </w:r>
        <w:r>
          <w:t>))</w:t>
        </w:r>
        <w:r w:rsidRPr="00E77497">
          <w:t>.</w:t>
        </w:r>
      </w:ins>
      <w:del w:id="30448" w:author="Rev 7 Allen Wirfs-Brock" w:date="2012-04-10T11:59: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6BFC322D" w14:textId="77777777" w:rsidR="004C02EF" w:rsidRPr="00E77497" w:rsidRDefault="004C02EF" w:rsidP="00834A33">
      <w:pPr>
        <w:pStyle w:val="Alg4"/>
        <w:numPr>
          <w:ilvl w:val="0"/>
          <w:numId w:val="400"/>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451DDC1D" w14:textId="77777777" w:rsidR="00134DAD" w:rsidRPr="00E77497" w:rsidRDefault="00134DAD" w:rsidP="00134DAD">
      <w:pPr>
        <w:pStyle w:val="Alg4"/>
        <w:numPr>
          <w:ilvl w:val="0"/>
          <w:numId w:val="400"/>
        </w:numPr>
        <w:contextualSpacing/>
        <w:rPr>
          <w:ins w:id="30449" w:author="Rev 7 Allen Wirfs-Brock" w:date="2012-04-10T12:20:00Z"/>
        </w:rPr>
      </w:pPr>
      <w:ins w:id="30450" w:author="Rev 7 Allen Wirfs-Brock" w:date="2012-04-10T12:20:00Z">
        <w:r>
          <w:t>ReturnIfAbrupt(</w:t>
        </w:r>
        <w:r>
          <w:rPr>
            <w:i/>
          </w:rPr>
          <w:t>S</w:t>
        </w:r>
        <w:r>
          <w:t>).</w:t>
        </w:r>
      </w:ins>
    </w:p>
    <w:p w14:paraId="25921071" w14:textId="77777777" w:rsidR="004C02EF" w:rsidRPr="00E77497" w:rsidRDefault="004C02EF" w:rsidP="00834A33">
      <w:pPr>
        <w:pStyle w:val="Alg4"/>
        <w:numPr>
          <w:ilvl w:val="0"/>
          <w:numId w:val="400"/>
        </w:numPr>
      </w:pPr>
      <w:r w:rsidRPr="00E77497">
        <w:t xml:space="preserve">Let </w:t>
      </w:r>
      <w:r w:rsidRPr="00E77497">
        <w:rPr>
          <w:i/>
        </w:rPr>
        <w:t>searchStr</w:t>
      </w:r>
      <w:r w:rsidRPr="00E77497">
        <w:t xml:space="preserve"> be ToString(</w:t>
      </w:r>
      <w:r w:rsidRPr="00E77497">
        <w:rPr>
          <w:i/>
        </w:rPr>
        <w:t>searchString</w:t>
      </w:r>
      <w:r w:rsidRPr="00E77497">
        <w:t>).</w:t>
      </w:r>
    </w:p>
    <w:p w14:paraId="6F8D7299" w14:textId="77777777" w:rsidR="00134DAD" w:rsidRPr="00E77497" w:rsidRDefault="00134DAD" w:rsidP="00134DAD">
      <w:pPr>
        <w:pStyle w:val="Alg4"/>
        <w:numPr>
          <w:ilvl w:val="0"/>
          <w:numId w:val="400"/>
        </w:numPr>
        <w:contextualSpacing/>
        <w:rPr>
          <w:ins w:id="30451" w:author="Rev 7 Allen Wirfs-Brock" w:date="2012-04-10T12:20:00Z"/>
        </w:rPr>
      </w:pPr>
      <w:ins w:id="30452" w:author="Rev 7 Allen Wirfs-Brock" w:date="2012-04-10T12:20:00Z">
        <w:r>
          <w:t>ReturnIfAbrupt(</w:t>
        </w:r>
        <w:r>
          <w:rPr>
            <w:i/>
          </w:rPr>
          <w:t>searchString</w:t>
        </w:r>
        <w:r>
          <w:t>).</w:t>
        </w:r>
      </w:ins>
    </w:p>
    <w:p w14:paraId="20725696" w14:textId="77777777" w:rsidR="004C02EF" w:rsidRPr="00E77497" w:rsidRDefault="004C02EF" w:rsidP="00834A33">
      <w:pPr>
        <w:pStyle w:val="Alg4"/>
        <w:numPr>
          <w:ilvl w:val="0"/>
          <w:numId w:val="400"/>
        </w:numPr>
      </w:pPr>
      <w:r w:rsidRPr="00E77497">
        <w:t xml:space="preserve">Let </w:t>
      </w:r>
      <w:r w:rsidRPr="00E77497">
        <w:rPr>
          <w:i/>
        </w:rPr>
        <w:t>pos</w:t>
      </w:r>
      <w:r w:rsidRPr="00E77497">
        <w:t xml:space="preserve"> be ToInteger(</w:t>
      </w:r>
      <w:r w:rsidRPr="00E77497">
        <w:rPr>
          <w:i/>
        </w:rPr>
        <w:t>position</w:t>
      </w:r>
      <w:r w:rsidRPr="00E77497">
        <w:t xml:space="preserve">). (If </w:t>
      </w:r>
      <w:r w:rsidRPr="00E77497">
        <w:rPr>
          <w:i/>
        </w:rPr>
        <w:t>position</w:t>
      </w:r>
      <w:r w:rsidRPr="00E77497">
        <w:t xml:space="preserve"> is </w:t>
      </w:r>
      <w:r w:rsidRPr="00E77497">
        <w:rPr>
          <w:b/>
        </w:rPr>
        <w:t>undefined</w:t>
      </w:r>
      <w:r w:rsidRPr="00E77497">
        <w:t xml:space="preserve">, this step produces the value </w:t>
      </w:r>
      <w:r w:rsidRPr="00E77497">
        <w:rPr>
          <w:rFonts w:ascii="Courier New" w:hAnsi="Courier New"/>
          <w:b/>
        </w:rPr>
        <w:t>0</w:t>
      </w:r>
      <w:r w:rsidRPr="00E77497">
        <w:t>).</w:t>
      </w:r>
    </w:p>
    <w:p w14:paraId="5D708DD6" w14:textId="77777777" w:rsidR="00134DAD" w:rsidRPr="00E77497" w:rsidRDefault="00134DAD" w:rsidP="00134DAD">
      <w:pPr>
        <w:pStyle w:val="Alg4"/>
        <w:numPr>
          <w:ilvl w:val="0"/>
          <w:numId w:val="400"/>
        </w:numPr>
        <w:contextualSpacing/>
        <w:rPr>
          <w:ins w:id="30453" w:author="Rev 7 Allen Wirfs-Brock" w:date="2012-04-10T12:20:00Z"/>
        </w:rPr>
      </w:pPr>
      <w:ins w:id="30454" w:author="Rev 7 Allen Wirfs-Brock" w:date="2012-04-10T12:20:00Z">
        <w:r>
          <w:t>ReturnIfAbrupt(</w:t>
        </w:r>
        <w:r>
          <w:rPr>
            <w:i/>
          </w:rPr>
          <w:t>pos</w:t>
        </w:r>
        <w:r>
          <w:t>).</w:t>
        </w:r>
      </w:ins>
    </w:p>
    <w:p w14:paraId="41FE204F" w14:textId="77777777" w:rsidR="004C02EF" w:rsidRPr="00E77497" w:rsidRDefault="004C02EF" w:rsidP="00834A33">
      <w:pPr>
        <w:pStyle w:val="Alg4"/>
        <w:numPr>
          <w:ilvl w:val="0"/>
          <w:numId w:val="400"/>
        </w:numPr>
      </w:pPr>
      <w:r w:rsidRPr="00E77497">
        <w:t xml:space="preserve">Let </w:t>
      </w:r>
      <w:r w:rsidRPr="00E77497">
        <w:rPr>
          <w:i/>
        </w:rPr>
        <w:t>len</w:t>
      </w:r>
      <w:r w:rsidRPr="00E77497">
        <w:t xml:space="preserve"> be the number of </w:t>
      </w:r>
      <w:del w:id="30455" w:author="Rev 9 Allen Wirfs-Brock" w:date="2012-07-07T11:59:00Z">
        <w:r w:rsidRPr="00E77497" w:rsidDel="00065DB2">
          <w:delText xml:space="preserve">characters </w:delText>
        </w:r>
      </w:del>
      <w:ins w:id="30456" w:author="Rev 9 Allen Wirfs-Brock" w:date="2012-07-07T11:59:00Z">
        <w:r w:rsidR="00065DB2">
          <w:t>elements</w:t>
        </w:r>
        <w:r w:rsidR="00065DB2" w:rsidRPr="00E77497">
          <w:t xml:space="preserve"> </w:t>
        </w:r>
      </w:ins>
      <w:r w:rsidRPr="00E77497">
        <w:t xml:space="preserve">in </w:t>
      </w:r>
      <w:r w:rsidRPr="00E77497">
        <w:rPr>
          <w:i/>
        </w:rPr>
        <w:t>S</w:t>
      </w:r>
      <w:r w:rsidRPr="00E77497">
        <w:t>.</w:t>
      </w:r>
    </w:p>
    <w:p w14:paraId="4D2A612C" w14:textId="77777777" w:rsidR="004C02EF" w:rsidRPr="00E77497" w:rsidRDefault="004C02EF" w:rsidP="00834A33">
      <w:pPr>
        <w:pStyle w:val="Alg4"/>
        <w:numPr>
          <w:ilvl w:val="0"/>
          <w:numId w:val="400"/>
        </w:numPr>
      </w:pPr>
      <w:r w:rsidRPr="00E77497">
        <w:t xml:space="preserve">Let </w:t>
      </w:r>
      <w:r w:rsidRPr="00E77497">
        <w:rPr>
          <w:i/>
        </w:rPr>
        <w:t>start</w:t>
      </w:r>
      <w:r w:rsidRPr="00E77497">
        <w:t xml:space="preserve"> be min(max(</w:t>
      </w:r>
      <w:r w:rsidRPr="00E77497">
        <w:rPr>
          <w:i/>
        </w:rPr>
        <w:t>pos</w:t>
      </w:r>
      <w:r w:rsidRPr="00E77497">
        <w:t xml:space="preserve">, 0), </w:t>
      </w:r>
      <w:r w:rsidRPr="00E77497">
        <w:rPr>
          <w:i/>
        </w:rPr>
        <w:t>len</w:t>
      </w:r>
      <w:r w:rsidRPr="00E77497">
        <w:t>).</w:t>
      </w:r>
    </w:p>
    <w:p w14:paraId="6DDEB318" w14:textId="77777777" w:rsidR="004C02EF" w:rsidRPr="00E77497" w:rsidRDefault="004C02EF" w:rsidP="00834A33">
      <w:pPr>
        <w:pStyle w:val="Alg4"/>
        <w:numPr>
          <w:ilvl w:val="0"/>
          <w:numId w:val="400"/>
        </w:numPr>
      </w:pPr>
      <w:r w:rsidRPr="00E77497">
        <w:t xml:space="preserve">Let </w:t>
      </w:r>
      <w:r w:rsidRPr="00E77497">
        <w:rPr>
          <w:i/>
        </w:rPr>
        <w:t>searchLen</w:t>
      </w:r>
      <w:r w:rsidRPr="00E77497">
        <w:t xml:space="preserve"> be the number of </w:t>
      </w:r>
      <w:del w:id="30457" w:author="Rev 9 Allen Wirfs-Brock" w:date="2012-07-07T11:59:00Z">
        <w:r w:rsidRPr="00E77497" w:rsidDel="00065DB2">
          <w:delText xml:space="preserve">characters </w:delText>
        </w:r>
      </w:del>
      <w:ins w:id="30458" w:author="Rev 9 Allen Wirfs-Brock" w:date="2012-07-07T11:59:00Z">
        <w:r w:rsidR="00065DB2">
          <w:t>element</w:t>
        </w:r>
        <w:r w:rsidR="00065DB2" w:rsidRPr="00E77497">
          <w:t xml:space="preserve">s </w:t>
        </w:r>
      </w:ins>
      <w:r w:rsidRPr="00E77497">
        <w:t xml:space="preserve">in </w:t>
      </w:r>
      <w:r w:rsidRPr="00E77497">
        <w:rPr>
          <w:i/>
        </w:rPr>
        <w:t>searchStr</w:t>
      </w:r>
      <w:r w:rsidRPr="00E77497">
        <w:t>.</w:t>
      </w:r>
    </w:p>
    <w:p w14:paraId="13897EF5" w14:textId="77777777" w:rsidR="004C02EF" w:rsidRPr="00E77497" w:rsidRDefault="004C02EF" w:rsidP="00834A33">
      <w:pPr>
        <w:pStyle w:val="Alg4"/>
        <w:numPr>
          <w:ilvl w:val="0"/>
          <w:numId w:val="400"/>
        </w:numPr>
        <w:spacing w:after="220"/>
        <w:rPr>
          <w:rFonts w:ascii="Arial" w:hAnsi="Arial"/>
        </w:rPr>
      </w:pPr>
      <w:r w:rsidRPr="00E77497">
        <w:t xml:space="preserve">Return the smallest possible integer </w:t>
      </w:r>
      <w:r w:rsidRPr="00E77497">
        <w:rPr>
          <w:i/>
        </w:rPr>
        <w:t>k</w:t>
      </w:r>
      <w:r w:rsidRPr="00E77497">
        <w:t xml:space="preserve"> not smaller than </w:t>
      </w:r>
      <w:r w:rsidRPr="00E77497">
        <w:rPr>
          <w:i/>
        </w:rPr>
        <w:t>start</w:t>
      </w:r>
      <w:r w:rsidRPr="00E77497">
        <w:t xml:space="preserve"> such that </w:t>
      </w:r>
      <w:r w:rsidRPr="00E77497">
        <w:rPr>
          <w:i/>
        </w:rPr>
        <w:t>k</w:t>
      </w:r>
      <w:r w:rsidRPr="00E77497">
        <w:t>+</w:t>
      </w:r>
      <w:r w:rsidRPr="00E77497">
        <w:rPr>
          <w:i/>
        </w:rPr>
        <w:t xml:space="preserve"> searchLen</w:t>
      </w:r>
      <w:r w:rsidRPr="00E77497">
        <w:t xml:space="preserve"> is not greater than </w:t>
      </w:r>
      <w:r w:rsidRPr="00E77497">
        <w:rPr>
          <w:i/>
        </w:rPr>
        <w:t>len</w:t>
      </w:r>
      <w:r w:rsidRPr="00E77497">
        <w:t xml:space="preserve">, and for all nonnegative integers </w:t>
      </w:r>
      <w:r w:rsidRPr="00E77497">
        <w:rPr>
          <w:i/>
        </w:rPr>
        <w:t>j</w:t>
      </w:r>
      <w:r w:rsidRPr="00E77497">
        <w:t xml:space="preserve"> less than </w:t>
      </w:r>
      <w:r w:rsidRPr="00E77497">
        <w:rPr>
          <w:i/>
        </w:rPr>
        <w:t>searchLen</w:t>
      </w:r>
      <w:r w:rsidRPr="00E77497">
        <w:t xml:space="preserve">, the </w:t>
      </w:r>
      <w:del w:id="30459" w:author="Rev 9 Allen Wirfs-Brock" w:date="2012-07-07T12:00:00Z">
        <w:r w:rsidRPr="00E77497" w:rsidDel="00065DB2">
          <w:delText xml:space="preserve">character </w:delText>
        </w:r>
      </w:del>
      <w:ins w:id="30460" w:author="Rev 9 Allen Wirfs-Brock" w:date="2012-07-07T12:00:00Z">
        <w:r w:rsidR="00065DB2">
          <w:t>code unit</w:t>
        </w:r>
        <w:r w:rsidR="00065DB2" w:rsidRPr="00E77497">
          <w:t xml:space="preserve"> </w:t>
        </w:r>
      </w:ins>
      <w:r w:rsidRPr="00E77497">
        <w:t xml:space="preserve">at position </w:t>
      </w:r>
      <w:r w:rsidRPr="00E77497">
        <w:rPr>
          <w:i/>
        </w:rPr>
        <w:t>k</w:t>
      </w:r>
      <w:r w:rsidRPr="00E77497">
        <w:t>+</w:t>
      </w:r>
      <w:r w:rsidRPr="00E77497">
        <w:rPr>
          <w:i/>
        </w:rPr>
        <w:t>j</w:t>
      </w:r>
      <w:r w:rsidRPr="00E77497">
        <w:t xml:space="preserve"> of </w:t>
      </w:r>
      <w:r w:rsidRPr="00E77497">
        <w:rPr>
          <w:i/>
        </w:rPr>
        <w:t>S</w:t>
      </w:r>
      <w:r w:rsidRPr="00E77497">
        <w:t xml:space="preserve"> is the same as the </w:t>
      </w:r>
      <w:del w:id="30461" w:author="Rev 9 Allen Wirfs-Brock" w:date="2012-07-07T12:00:00Z">
        <w:r w:rsidRPr="00E77497" w:rsidDel="00065DB2">
          <w:delText xml:space="preserve">character </w:delText>
        </w:r>
      </w:del>
      <w:ins w:id="30462" w:author="Rev 9 Allen Wirfs-Brock" w:date="2012-07-07T12:00:00Z">
        <w:r w:rsidR="00065DB2">
          <w:t>code unit</w:t>
        </w:r>
        <w:r w:rsidR="00065DB2" w:rsidRPr="00E77497">
          <w:t xml:space="preserve"> </w:t>
        </w:r>
      </w:ins>
      <w:r w:rsidRPr="00E77497">
        <w:t xml:space="preserve">at position </w:t>
      </w:r>
      <w:r w:rsidRPr="00E77497">
        <w:rPr>
          <w:i/>
        </w:rPr>
        <w:t>j</w:t>
      </w:r>
      <w:r w:rsidRPr="00E77497">
        <w:t xml:space="preserve"> of </w:t>
      </w:r>
      <w:r w:rsidRPr="00E77497">
        <w:rPr>
          <w:i/>
        </w:rPr>
        <w:t>searchStr</w:t>
      </w:r>
      <w:r w:rsidRPr="00E77497">
        <w:t xml:space="preserve">; but if there is no such integer </w:t>
      </w:r>
      <w:r w:rsidRPr="00E77497">
        <w:rPr>
          <w:i/>
        </w:rPr>
        <w:t>k</w:t>
      </w:r>
      <w:r w:rsidRPr="00E77497">
        <w:t xml:space="preserve">, then return the value </w:t>
      </w:r>
      <w:r w:rsidRPr="00E77497">
        <w:rPr>
          <w:rFonts w:ascii="Courier New" w:hAnsi="Courier New"/>
          <w:b/>
        </w:rPr>
        <w:t>-1</w:t>
      </w:r>
      <w:r w:rsidRPr="00E77497">
        <w:rPr>
          <w:rFonts w:ascii="Arial" w:hAnsi="Arial"/>
        </w:rPr>
        <w:t>.</w:t>
      </w:r>
    </w:p>
    <w:p w14:paraId="1CD82B63"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indexOf</w:t>
      </w:r>
      <w:r w:rsidRPr="00E77497">
        <w:t xml:space="preserve"> method is </w:t>
      </w:r>
      <w:r w:rsidRPr="00E77497">
        <w:rPr>
          <w:b/>
        </w:rPr>
        <w:t>1</w:t>
      </w:r>
      <w:r w:rsidRPr="00E77497">
        <w:t>.</w:t>
      </w:r>
    </w:p>
    <w:p w14:paraId="2C053927"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indexOf</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30463" w:name="_Toc385672319"/>
      <w:bookmarkStart w:id="30464" w:name="_Toc393690435"/>
    </w:p>
    <w:p w14:paraId="5F6E4BE2" w14:textId="77777777" w:rsidR="004C02EF" w:rsidRPr="00E77497" w:rsidRDefault="004C02EF" w:rsidP="004C02EF">
      <w:pPr>
        <w:pStyle w:val="40"/>
        <w:numPr>
          <w:ilvl w:val="0"/>
          <w:numId w:val="0"/>
        </w:numPr>
      </w:pPr>
      <w:bookmarkStart w:id="30465" w:name="_Ref457704276"/>
      <w:r w:rsidRPr="00E77497">
        <w:t>15.5.4.8</w:t>
      </w:r>
      <w:r w:rsidRPr="00E77497">
        <w:tab/>
        <w:t>String.prototype.lastIndexO</w:t>
      </w:r>
      <w:bookmarkEnd w:id="30446"/>
      <w:r w:rsidRPr="00E77497">
        <w:t>f (searchString, position</w:t>
      </w:r>
      <w:bookmarkEnd w:id="30463"/>
      <w:bookmarkEnd w:id="30464"/>
      <w:r w:rsidRPr="00E77497">
        <w:t>)</w:t>
      </w:r>
      <w:bookmarkStart w:id="30466" w:name="_Toc382291637"/>
      <w:bookmarkEnd w:id="30465"/>
    </w:p>
    <w:p w14:paraId="2561F837" w14:textId="77777777" w:rsidR="004C02EF" w:rsidRPr="00E77497" w:rsidRDefault="004C02EF" w:rsidP="004C02EF">
      <w:r w:rsidRPr="00E77497">
        <w:t xml:space="preserve">If </w:t>
      </w:r>
      <w:r w:rsidRPr="00E77497">
        <w:rPr>
          <w:rFonts w:ascii="Times New Roman" w:hAnsi="Times New Roman"/>
          <w:i/>
        </w:rPr>
        <w:t>searchString</w:t>
      </w:r>
      <w:r w:rsidRPr="00E77497">
        <w:t xml:space="preserve"> appears as a substring of the result of converting this object to a String at one or more positions that are smaller than or equal to </w:t>
      </w:r>
      <w:r w:rsidRPr="00E77497">
        <w:rPr>
          <w:rFonts w:ascii="Times New Roman" w:hAnsi="Times New Roman"/>
          <w:i/>
        </w:rPr>
        <w:t>position</w:t>
      </w:r>
      <w:r w:rsidRPr="00E77497">
        <w:t xml:space="preserve">, then the index of the greatest such position is returned; otherwise, </w:t>
      </w:r>
      <w:r w:rsidRPr="00E77497">
        <w:rPr>
          <w:rFonts w:ascii="Courier New" w:hAnsi="Courier New"/>
          <w:b/>
        </w:rPr>
        <w:noBreakHyphen/>
        <w:t>1</w:t>
      </w:r>
      <w:r w:rsidRPr="00E77497">
        <w:t xml:space="preserve"> is returned. If </w:t>
      </w:r>
      <w:r w:rsidRPr="00E77497">
        <w:rPr>
          <w:rFonts w:ascii="Times New Roman" w:hAnsi="Times New Roman"/>
          <w:i/>
        </w:rPr>
        <w:t>position</w:t>
      </w:r>
      <w:r w:rsidRPr="00E77497">
        <w:t xml:space="preserve"> is </w:t>
      </w:r>
      <w:r w:rsidRPr="00E77497">
        <w:rPr>
          <w:b/>
        </w:rPr>
        <w:t>undefined</w:t>
      </w:r>
      <w:r w:rsidRPr="00E77497">
        <w:t>, the length of the String value is assumed, so as to search all of the String.</w:t>
      </w:r>
    </w:p>
    <w:p w14:paraId="3A7C2B06" w14:textId="77777777" w:rsidR="004C02EF" w:rsidRPr="00E77497" w:rsidRDefault="004C02EF" w:rsidP="004C02EF">
      <w:r w:rsidRPr="00E77497">
        <w:t xml:space="preserve">The </w:t>
      </w:r>
      <w:r w:rsidRPr="00E77497">
        <w:rPr>
          <w:rFonts w:ascii="Courier New" w:hAnsi="Courier New"/>
          <w:b/>
        </w:rPr>
        <w:t>lastIndexOf</w:t>
      </w:r>
      <w:r w:rsidRPr="00E77497">
        <w:t xml:space="preserve"> method takes two arguments, </w:t>
      </w:r>
      <w:r w:rsidRPr="00E77497">
        <w:rPr>
          <w:rFonts w:ascii="Times New Roman" w:hAnsi="Times New Roman"/>
          <w:i/>
        </w:rPr>
        <w:t xml:space="preserve">searchString </w:t>
      </w:r>
      <w:r w:rsidRPr="00E77497">
        <w:t>and</w:t>
      </w:r>
      <w:r w:rsidRPr="00E77497">
        <w:rPr>
          <w:rFonts w:ascii="Times New Roman" w:hAnsi="Times New Roman"/>
          <w:i/>
        </w:rPr>
        <w:t xml:space="preserve"> position</w:t>
      </w:r>
      <w:r w:rsidRPr="00E77497">
        <w:t>, and performs the following steps:</w:t>
      </w:r>
    </w:p>
    <w:p w14:paraId="488B653D" w14:textId="77777777" w:rsidR="004C02EF" w:rsidRPr="00E77497" w:rsidRDefault="00134DAD" w:rsidP="00834A33">
      <w:pPr>
        <w:pStyle w:val="Alg4"/>
        <w:numPr>
          <w:ilvl w:val="0"/>
          <w:numId w:val="225"/>
        </w:numPr>
      </w:pPr>
      <w:ins w:id="30467" w:author="Rev 7 Allen Wirfs-Brock" w:date="2012-04-10T11:59:00Z">
        <w:r>
          <w:t>ReturnIfAbrupt(</w:t>
        </w:r>
        <w:r w:rsidRPr="00E77497">
          <w:t>CheckObjectCoercible</w:t>
        </w:r>
        <w:r>
          <w:t>(</w:t>
        </w:r>
        <w:r w:rsidRPr="00E77497">
          <w:rPr>
            <w:b/>
          </w:rPr>
          <w:t>this</w:t>
        </w:r>
        <w:r w:rsidRPr="00E77497">
          <w:t xml:space="preserve"> value</w:t>
        </w:r>
        <w:r>
          <w:t>))</w:t>
        </w:r>
        <w:r w:rsidRPr="00E77497">
          <w:t>.</w:t>
        </w:r>
      </w:ins>
      <w:del w:id="30468" w:author="Rev 7 Allen Wirfs-Brock" w:date="2012-04-10T11:59: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26B7A9C2" w14:textId="77777777" w:rsidR="004C02EF" w:rsidRPr="00E77497" w:rsidRDefault="004C02EF" w:rsidP="00834A33">
      <w:pPr>
        <w:pStyle w:val="Alg4"/>
        <w:numPr>
          <w:ilvl w:val="0"/>
          <w:numId w:val="225"/>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6EF82DB9" w14:textId="77777777" w:rsidR="00134DAD" w:rsidRPr="00E77497" w:rsidRDefault="00134DAD" w:rsidP="00134DAD">
      <w:pPr>
        <w:pStyle w:val="Alg4"/>
        <w:numPr>
          <w:ilvl w:val="0"/>
          <w:numId w:val="225"/>
        </w:numPr>
        <w:contextualSpacing/>
        <w:rPr>
          <w:ins w:id="30469" w:author="Rev 7 Allen Wirfs-Brock" w:date="2012-04-10T12:21:00Z"/>
        </w:rPr>
      </w:pPr>
      <w:ins w:id="30470" w:author="Rev 7 Allen Wirfs-Brock" w:date="2012-04-10T12:21:00Z">
        <w:r>
          <w:t>ReturnIfAbrupt(</w:t>
        </w:r>
        <w:r>
          <w:rPr>
            <w:i/>
          </w:rPr>
          <w:t>S</w:t>
        </w:r>
        <w:r>
          <w:t>).</w:t>
        </w:r>
      </w:ins>
    </w:p>
    <w:p w14:paraId="41FEFF87" w14:textId="77777777" w:rsidR="004C02EF" w:rsidRPr="00E77497" w:rsidRDefault="004C02EF" w:rsidP="00834A33">
      <w:pPr>
        <w:pStyle w:val="Alg4"/>
        <w:numPr>
          <w:ilvl w:val="0"/>
          <w:numId w:val="225"/>
        </w:numPr>
      </w:pPr>
      <w:r w:rsidRPr="00E77497">
        <w:t xml:space="preserve">Let </w:t>
      </w:r>
      <w:r w:rsidRPr="00E77497">
        <w:rPr>
          <w:i/>
        </w:rPr>
        <w:t>searchStr</w:t>
      </w:r>
      <w:r w:rsidRPr="00E77497">
        <w:t xml:space="preserve"> be ToString(</w:t>
      </w:r>
      <w:r w:rsidRPr="00E77497">
        <w:rPr>
          <w:i/>
        </w:rPr>
        <w:t>searchString</w:t>
      </w:r>
      <w:r w:rsidRPr="00E77497">
        <w:t>).</w:t>
      </w:r>
    </w:p>
    <w:p w14:paraId="6E9DB87B" w14:textId="77777777" w:rsidR="00134DAD" w:rsidRPr="00E77497" w:rsidRDefault="00134DAD" w:rsidP="00134DAD">
      <w:pPr>
        <w:pStyle w:val="Alg4"/>
        <w:numPr>
          <w:ilvl w:val="0"/>
          <w:numId w:val="225"/>
        </w:numPr>
        <w:contextualSpacing/>
        <w:rPr>
          <w:ins w:id="30471" w:author="Rev 7 Allen Wirfs-Brock" w:date="2012-04-10T12:21:00Z"/>
        </w:rPr>
      </w:pPr>
      <w:ins w:id="30472" w:author="Rev 7 Allen Wirfs-Brock" w:date="2012-04-10T12:21:00Z">
        <w:r>
          <w:t>ReturnIfAbrupt(</w:t>
        </w:r>
        <w:r>
          <w:rPr>
            <w:i/>
          </w:rPr>
          <w:t>searchString</w:t>
        </w:r>
        <w:r>
          <w:t>).</w:t>
        </w:r>
      </w:ins>
    </w:p>
    <w:p w14:paraId="33BB29BD" w14:textId="77777777" w:rsidR="004C02EF" w:rsidRPr="00E77497" w:rsidRDefault="004C02EF" w:rsidP="00834A33">
      <w:pPr>
        <w:pStyle w:val="Alg4"/>
        <w:numPr>
          <w:ilvl w:val="0"/>
          <w:numId w:val="225"/>
        </w:numPr>
      </w:pPr>
      <w:r w:rsidRPr="00E77497">
        <w:t xml:space="preserve">Let </w:t>
      </w:r>
      <w:r w:rsidRPr="00E77497">
        <w:rPr>
          <w:i/>
        </w:rPr>
        <w:t>numPos</w:t>
      </w:r>
      <w:r w:rsidRPr="00E77497">
        <w:t xml:space="preserve"> be ToNumber(</w:t>
      </w:r>
      <w:r w:rsidRPr="00E77497">
        <w:rPr>
          <w:i/>
        </w:rPr>
        <w:t>position</w:t>
      </w:r>
      <w:r w:rsidRPr="00E77497">
        <w:t xml:space="preserve">). (If </w:t>
      </w:r>
      <w:r w:rsidRPr="00E77497">
        <w:rPr>
          <w:i/>
        </w:rPr>
        <w:t>position</w:t>
      </w:r>
      <w:r w:rsidRPr="00E77497">
        <w:t xml:space="preserve"> is </w:t>
      </w:r>
      <w:r w:rsidRPr="00E77497">
        <w:rPr>
          <w:b/>
        </w:rPr>
        <w:t>undefined</w:t>
      </w:r>
      <w:r w:rsidRPr="00E77497">
        <w:t xml:space="preserve">, this step produces the value </w:t>
      </w:r>
      <w:r w:rsidRPr="00E77497">
        <w:rPr>
          <w:b/>
        </w:rPr>
        <w:t>NaN</w:t>
      </w:r>
      <w:r w:rsidRPr="00E77497">
        <w:t>).</w:t>
      </w:r>
    </w:p>
    <w:p w14:paraId="2E3D1699" w14:textId="77777777" w:rsidR="00134DAD" w:rsidRPr="00E77497" w:rsidRDefault="00134DAD" w:rsidP="00134DAD">
      <w:pPr>
        <w:pStyle w:val="Alg4"/>
        <w:numPr>
          <w:ilvl w:val="0"/>
          <w:numId w:val="225"/>
        </w:numPr>
        <w:contextualSpacing/>
        <w:rPr>
          <w:ins w:id="30473" w:author="Rev 7 Allen Wirfs-Brock" w:date="2012-04-10T12:21:00Z"/>
        </w:rPr>
      </w:pPr>
      <w:ins w:id="30474" w:author="Rev 7 Allen Wirfs-Brock" w:date="2012-04-10T12:21:00Z">
        <w:r>
          <w:t>ReturnIfAbrupt(</w:t>
        </w:r>
      </w:ins>
      <w:ins w:id="30475" w:author="Rev 7 Allen Wirfs-Brock" w:date="2012-04-10T12:22:00Z">
        <w:r>
          <w:rPr>
            <w:i/>
          </w:rPr>
          <w:t>numPos</w:t>
        </w:r>
      </w:ins>
      <w:ins w:id="30476" w:author="Rev 7 Allen Wirfs-Brock" w:date="2012-04-10T12:21:00Z">
        <w:r>
          <w:t>).</w:t>
        </w:r>
      </w:ins>
    </w:p>
    <w:p w14:paraId="7898A460" w14:textId="77777777" w:rsidR="004C02EF" w:rsidRPr="00546435" w:rsidRDefault="004C02EF" w:rsidP="00834A33">
      <w:pPr>
        <w:pStyle w:val="Alg4"/>
        <w:numPr>
          <w:ilvl w:val="0"/>
          <w:numId w:val="225"/>
        </w:numPr>
      </w:pPr>
      <w:r w:rsidRPr="00E77497">
        <w:t xml:space="preserve">If </w:t>
      </w:r>
      <w:r w:rsidRPr="00E77497">
        <w:rPr>
          <w:i/>
        </w:rPr>
        <w:t>numPos</w:t>
      </w:r>
      <w:r w:rsidRPr="00E77497">
        <w:t xml:space="preserve"> is </w:t>
      </w:r>
      <w:r w:rsidRPr="00E77497">
        <w:rPr>
          <w:b/>
        </w:rPr>
        <w:t>NaN</w:t>
      </w:r>
      <w:r w:rsidRPr="00E77497">
        <w:t xml:space="preserve">, let </w:t>
      </w:r>
      <w:r w:rsidRPr="00E77497">
        <w:rPr>
          <w:i/>
        </w:rPr>
        <w:t>pos</w:t>
      </w:r>
      <w:r w:rsidRPr="00E77497">
        <w:t xml:space="preserve"> be </w:t>
      </w:r>
      <w:r w:rsidRPr="00E77497">
        <w:rPr>
          <w:b/>
        </w:rPr>
        <w:t>+</w:t>
      </w:r>
      <w:r w:rsidRPr="006B6D0A">
        <w:rPr>
          <w:b/>
        </w:rPr>
        <w:sym w:font="Symbol" w:char="F0A5"/>
      </w:r>
      <w:r w:rsidRPr="006B6D0A">
        <w:t xml:space="preserve">; otherwise, let </w:t>
      </w:r>
      <w:r w:rsidRPr="006B6D0A">
        <w:rPr>
          <w:i/>
        </w:rPr>
        <w:t>pos</w:t>
      </w:r>
      <w:r w:rsidRPr="006B6D0A">
        <w:t xml:space="preserve"> be ToInteger(</w:t>
      </w:r>
      <w:r w:rsidRPr="00E65A34">
        <w:rPr>
          <w:i/>
        </w:rPr>
        <w:t>numPos</w:t>
      </w:r>
      <w:r w:rsidRPr="00546435">
        <w:t>).</w:t>
      </w:r>
    </w:p>
    <w:p w14:paraId="12E6EAF1" w14:textId="77777777" w:rsidR="004C02EF" w:rsidRPr="00675B74" w:rsidRDefault="004C02EF" w:rsidP="00834A33">
      <w:pPr>
        <w:pStyle w:val="Alg4"/>
        <w:numPr>
          <w:ilvl w:val="0"/>
          <w:numId w:val="225"/>
        </w:numPr>
      </w:pPr>
      <w:r w:rsidRPr="00A67AF2">
        <w:t xml:space="preserve">Let </w:t>
      </w:r>
      <w:r w:rsidRPr="00A67AF2">
        <w:rPr>
          <w:i/>
        </w:rPr>
        <w:t>len</w:t>
      </w:r>
      <w:r w:rsidRPr="00A67AF2">
        <w:t xml:space="preserve"> be the number of </w:t>
      </w:r>
      <w:del w:id="30477" w:author="Rev 9 Allen Wirfs-Brock" w:date="2012-07-07T12:00:00Z">
        <w:r w:rsidRPr="00A67AF2" w:rsidDel="00065DB2">
          <w:delText xml:space="preserve">characters </w:delText>
        </w:r>
      </w:del>
      <w:ins w:id="30478" w:author="Rev 9 Allen Wirfs-Brock" w:date="2012-07-07T12:00:00Z">
        <w:r w:rsidR="00065DB2">
          <w:t>element</w:t>
        </w:r>
        <w:r w:rsidR="00065DB2" w:rsidRPr="00A67AF2">
          <w:t xml:space="preserve">s </w:t>
        </w:r>
      </w:ins>
      <w:r w:rsidRPr="00A67AF2">
        <w:t xml:space="preserve">in </w:t>
      </w:r>
      <w:r w:rsidRPr="00B820AB">
        <w:rPr>
          <w:i/>
        </w:rPr>
        <w:t>S</w:t>
      </w:r>
      <w:r w:rsidRPr="00675B74">
        <w:t>.</w:t>
      </w:r>
    </w:p>
    <w:p w14:paraId="3FCFE0F7" w14:textId="77777777" w:rsidR="004C02EF" w:rsidRPr="00E77497" w:rsidRDefault="004C02EF" w:rsidP="00834A33">
      <w:pPr>
        <w:pStyle w:val="Alg4"/>
        <w:numPr>
          <w:ilvl w:val="0"/>
          <w:numId w:val="225"/>
        </w:numPr>
      </w:pPr>
      <w:r w:rsidRPr="00E77497">
        <w:t xml:space="preserve">Let </w:t>
      </w:r>
      <w:r w:rsidRPr="00E77497">
        <w:rPr>
          <w:i/>
        </w:rPr>
        <w:t>start</w:t>
      </w:r>
      <w:r w:rsidRPr="00E77497">
        <w:t xml:space="preserve"> min(max(</w:t>
      </w:r>
      <w:r w:rsidRPr="00E77497">
        <w:rPr>
          <w:i/>
        </w:rPr>
        <w:t>pos</w:t>
      </w:r>
      <w:r w:rsidRPr="00E77497">
        <w:t xml:space="preserve">, 0), </w:t>
      </w:r>
      <w:r w:rsidRPr="00E77497">
        <w:rPr>
          <w:i/>
        </w:rPr>
        <w:t>len</w:t>
      </w:r>
      <w:r w:rsidRPr="00E77497">
        <w:t>).</w:t>
      </w:r>
    </w:p>
    <w:p w14:paraId="24F62D2A" w14:textId="77777777" w:rsidR="004C02EF" w:rsidRPr="00E77497" w:rsidRDefault="004C02EF" w:rsidP="00834A33">
      <w:pPr>
        <w:pStyle w:val="Alg4"/>
        <w:numPr>
          <w:ilvl w:val="0"/>
          <w:numId w:val="225"/>
        </w:numPr>
      </w:pPr>
      <w:r w:rsidRPr="00E77497">
        <w:t xml:space="preserve">Let </w:t>
      </w:r>
      <w:r w:rsidRPr="00E77497">
        <w:rPr>
          <w:i/>
        </w:rPr>
        <w:t>searchLen</w:t>
      </w:r>
      <w:r w:rsidRPr="00E77497">
        <w:t xml:space="preserve"> be the number of </w:t>
      </w:r>
      <w:del w:id="30479" w:author="Rev 9 Allen Wirfs-Brock" w:date="2012-07-07T12:00:00Z">
        <w:r w:rsidRPr="00E77497" w:rsidDel="00065DB2">
          <w:delText xml:space="preserve">characters </w:delText>
        </w:r>
      </w:del>
      <w:ins w:id="30480" w:author="Rev 9 Allen Wirfs-Brock" w:date="2012-07-07T12:00:00Z">
        <w:r w:rsidR="00065DB2">
          <w:t>elements</w:t>
        </w:r>
        <w:r w:rsidR="00065DB2" w:rsidRPr="00E77497">
          <w:t xml:space="preserve"> </w:t>
        </w:r>
      </w:ins>
      <w:r w:rsidRPr="00E77497">
        <w:t xml:space="preserve">in </w:t>
      </w:r>
      <w:r w:rsidRPr="00E77497">
        <w:rPr>
          <w:i/>
        </w:rPr>
        <w:t>searchStr</w:t>
      </w:r>
      <w:r w:rsidRPr="00E77497">
        <w:t>.</w:t>
      </w:r>
    </w:p>
    <w:p w14:paraId="132F5809" w14:textId="77777777" w:rsidR="004C02EF" w:rsidRPr="00E77497" w:rsidRDefault="004C02EF" w:rsidP="00834A33">
      <w:pPr>
        <w:pStyle w:val="Alg4"/>
        <w:numPr>
          <w:ilvl w:val="0"/>
          <w:numId w:val="225"/>
        </w:numPr>
        <w:spacing w:after="220"/>
      </w:pPr>
      <w:r w:rsidRPr="00E77497">
        <w:t xml:space="preserve">Return the largest possible nonnegative integer </w:t>
      </w:r>
      <w:r w:rsidRPr="00E77497">
        <w:rPr>
          <w:i/>
        </w:rPr>
        <w:t>k</w:t>
      </w:r>
      <w:r w:rsidRPr="00E77497">
        <w:t xml:space="preserve"> not larger than </w:t>
      </w:r>
      <w:r w:rsidRPr="00E77497">
        <w:rPr>
          <w:i/>
        </w:rPr>
        <w:t>start</w:t>
      </w:r>
      <w:r w:rsidRPr="00E77497">
        <w:t xml:space="preserve"> such that </w:t>
      </w:r>
      <w:r w:rsidRPr="00E77497">
        <w:rPr>
          <w:i/>
        </w:rPr>
        <w:t>k</w:t>
      </w:r>
      <w:r w:rsidRPr="00E77497">
        <w:t>+</w:t>
      </w:r>
      <w:r w:rsidRPr="00E77497">
        <w:rPr>
          <w:i/>
        </w:rPr>
        <w:t xml:space="preserve"> searchLen</w:t>
      </w:r>
      <w:r w:rsidRPr="00E77497">
        <w:t xml:space="preserve"> is not greater than </w:t>
      </w:r>
      <w:r w:rsidRPr="00E77497">
        <w:rPr>
          <w:i/>
        </w:rPr>
        <w:t>len</w:t>
      </w:r>
      <w:r w:rsidRPr="00E77497">
        <w:t xml:space="preserve">, and for all nonnegative integers </w:t>
      </w:r>
      <w:r w:rsidRPr="00E77497">
        <w:rPr>
          <w:i/>
        </w:rPr>
        <w:t>j</w:t>
      </w:r>
      <w:r w:rsidRPr="00E77497">
        <w:t xml:space="preserve"> less than </w:t>
      </w:r>
      <w:r w:rsidRPr="00E77497">
        <w:rPr>
          <w:i/>
        </w:rPr>
        <w:t>searchLen</w:t>
      </w:r>
      <w:r w:rsidRPr="00E77497">
        <w:t xml:space="preserve">, the </w:t>
      </w:r>
      <w:del w:id="30481" w:author="Rev 9 Allen Wirfs-Brock" w:date="2012-07-07T12:00:00Z">
        <w:r w:rsidRPr="00E77497" w:rsidDel="00065DB2">
          <w:delText xml:space="preserve">character </w:delText>
        </w:r>
      </w:del>
      <w:ins w:id="30482" w:author="Rev 9 Allen Wirfs-Brock" w:date="2012-07-07T12:00:00Z">
        <w:r w:rsidR="00065DB2">
          <w:t>code unit</w:t>
        </w:r>
        <w:r w:rsidR="00065DB2" w:rsidRPr="00E77497">
          <w:t xml:space="preserve"> </w:t>
        </w:r>
      </w:ins>
      <w:r w:rsidRPr="00E77497">
        <w:t xml:space="preserve">at position </w:t>
      </w:r>
      <w:r w:rsidRPr="00E77497">
        <w:rPr>
          <w:i/>
        </w:rPr>
        <w:t>k</w:t>
      </w:r>
      <w:r w:rsidRPr="00E77497">
        <w:t>+</w:t>
      </w:r>
      <w:r w:rsidRPr="00E77497">
        <w:rPr>
          <w:i/>
        </w:rPr>
        <w:t>j</w:t>
      </w:r>
      <w:r w:rsidRPr="00E77497">
        <w:t xml:space="preserve"> of </w:t>
      </w:r>
      <w:r w:rsidRPr="00E77497">
        <w:rPr>
          <w:i/>
        </w:rPr>
        <w:t>S</w:t>
      </w:r>
      <w:r w:rsidRPr="00E77497">
        <w:t xml:space="preserve"> is the same as the </w:t>
      </w:r>
      <w:del w:id="30483" w:author="Rev 9 Allen Wirfs-Brock" w:date="2012-07-07T12:01:00Z">
        <w:r w:rsidRPr="00E77497" w:rsidDel="00065DB2">
          <w:delText xml:space="preserve">character </w:delText>
        </w:r>
      </w:del>
      <w:ins w:id="30484" w:author="Rev 9 Allen Wirfs-Brock" w:date="2012-07-07T12:01:00Z">
        <w:r w:rsidR="00065DB2">
          <w:t>code unit</w:t>
        </w:r>
        <w:r w:rsidR="00065DB2" w:rsidRPr="00E77497">
          <w:t xml:space="preserve"> </w:t>
        </w:r>
      </w:ins>
      <w:r w:rsidRPr="00E77497">
        <w:t xml:space="preserve">at position </w:t>
      </w:r>
      <w:r w:rsidRPr="00E77497">
        <w:rPr>
          <w:i/>
        </w:rPr>
        <w:t>j</w:t>
      </w:r>
      <w:r w:rsidRPr="00E77497">
        <w:t xml:space="preserve"> of </w:t>
      </w:r>
      <w:r w:rsidRPr="00E77497">
        <w:rPr>
          <w:i/>
        </w:rPr>
        <w:t>searchStr</w:t>
      </w:r>
      <w:r w:rsidRPr="00E77497">
        <w:t xml:space="preserve">; but if there is no such integer </w:t>
      </w:r>
      <w:r w:rsidRPr="00E77497">
        <w:rPr>
          <w:i/>
        </w:rPr>
        <w:t>k</w:t>
      </w:r>
      <w:r w:rsidRPr="00E77497">
        <w:t xml:space="preserve">, then return the value </w:t>
      </w:r>
      <w:r w:rsidRPr="00E77497">
        <w:rPr>
          <w:rFonts w:ascii="Courier New" w:hAnsi="Courier New"/>
          <w:b/>
        </w:rPr>
        <w:t>-1</w:t>
      </w:r>
      <w:r w:rsidRPr="00E77497">
        <w:t>.</w:t>
      </w:r>
    </w:p>
    <w:p w14:paraId="1A511874"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lastIndexOf</w:t>
      </w:r>
      <w:r w:rsidRPr="00E77497">
        <w:t xml:space="preserve"> method is </w:t>
      </w:r>
      <w:r w:rsidRPr="00E77497">
        <w:rPr>
          <w:b/>
        </w:rPr>
        <w:t>1</w:t>
      </w:r>
      <w:r w:rsidRPr="00E77497">
        <w:t>.</w:t>
      </w:r>
    </w:p>
    <w:p w14:paraId="3423E30C"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lastIndexOf</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30485" w:name="_Toc385672320"/>
      <w:bookmarkStart w:id="30486" w:name="_Toc393690436"/>
    </w:p>
    <w:p w14:paraId="5FCA1315" w14:textId="77777777" w:rsidR="004C02EF" w:rsidRPr="00E77497" w:rsidRDefault="004C02EF" w:rsidP="004C02EF">
      <w:pPr>
        <w:pStyle w:val="40"/>
        <w:numPr>
          <w:ilvl w:val="0"/>
          <w:numId w:val="0"/>
        </w:numPr>
      </w:pPr>
      <w:bookmarkStart w:id="30487" w:name="_Ref456012385"/>
      <w:r w:rsidRPr="00E77497">
        <w:t>15.5.4.9</w:t>
      </w:r>
      <w:r w:rsidRPr="00E77497">
        <w:tab/>
        <w:t>String.prototype.localeCompare (that)</w:t>
      </w:r>
      <w:bookmarkEnd w:id="30487"/>
    </w:p>
    <w:p w14:paraId="664AF0A8" w14:textId="77777777" w:rsidR="004C02EF" w:rsidRPr="00E77497" w:rsidRDefault="004C02EF" w:rsidP="004C02EF">
      <w:r w:rsidRPr="00E77497">
        <w:t xml:space="preserve">When the </w:t>
      </w:r>
      <w:r w:rsidRPr="00E77497">
        <w:rPr>
          <w:rFonts w:ascii="Courier New" w:hAnsi="Courier New"/>
          <w:b/>
        </w:rPr>
        <w:t>localeCompare</w:t>
      </w:r>
      <w:r w:rsidRPr="00E77497">
        <w:t xml:space="preserve"> method is called with one argument </w:t>
      </w:r>
      <w:r w:rsidRPr="00E77497">
        <w:rPr>
          <w:rFonts w:ascii="Times New Roman" w:hAnsi="Times New Roman"/>
          <w:i/>
        </w:rPr>
        <w:t>that</w:t>
      </w:r>
      <w:r w:rsidRPr="00E77497">
        <w:t xml:space="preserve">, it returns a Number other than </w:t>
      </w:r>
      <w:r w:rsidRPr="00E77497">
        <w:rPr>
          <w:b/>
        </w:rPr>
        <w:t>NaN</w:t>
      </w:r>
      <w:r w:rsidRPr="00E77497">
        <w:t xml:space="preserve"> that represents the result of a locale-sensitive String comparison of the this value (converted to a String) with </w:t>
      </w:r>
      <w:r w:rsidRPr="00E77497">
        <w:rPr>
          <w:rFonts w:ascii="Times New Roman" w:hAnsi="Times New Roman"/>
          <w:i/>
        </w:rPr>
        <w:t>that</w:t>
      </w:r>
      <w:r w:rsidRPr="00E77497">
        <w:t xml:space="preserve"> (converted to a String). The two Strings are </w:t>
      </w:r>
      <w:r w:rsidRPr="00E77497">
        <w:rPr>
          <w:rFonts w:ascii="Times New Roman" w:hAnsi="Times New Roman"/>
          <w:i/>
        </w:rPr>
        <w:t>S</w:t>
      </w:r>
      <w:r w:rsidRPr="00E77497">
        <w:t xml:space="preserve"> and </w:t>
      </w:r>
      <w:r w:rsidRPr="00E77497">
        <w:rPr>
          <w:rFonts w:ascii="Times New Roman" w:hAnsi="Times New Roman"/>
          <w:i/>
        </w:rPr>
        <w:t>That</w:t>
      </w:r>
      <w:r w:rsidRPr="00E77497">
        <w:t xml:space="preserve">. The two Strings are compared in an implementation-defined fashion. The result is intended to order String values in the sort order specified by the system default locale, and will be negative, zero, or positive, depending on whether </w:t>
      </w:r>
      <w:r w:rsidRPr="00E77497">
        <w:rPr>
          <w:rFonts w:ascii="Times New Roman" w:hAnsi="Times New Roman"/>
          <w:i/>
        </w:rPr>
        <w:t>S</w:t>
      </w:r>
      <w:r w:rsidRPr="00E77497">
        <w:t xml:space="preserve"> comes before </w:t>
      </w:r>
      <w:r w:rsidRPr="00E77497">
        <w:rPr>
          <w:rFonts w:ascii="Times New Roman" w:hAnsi="Times New Roman"/>
          <w:i/>
        </w:rPr>
        <w:t>That</w:t>
      </w:r>
      <w:r w:rsidRPr="00E77497">
        <w:t xml:space="preserve"> in the sort order, the Strings are equal, or </w:t>
      </w:r>
      <w:r w:rsidRPr="00E77497">
        <w:rPr>
          <w:rFonts w:ascii="Times New Roman" w:hAnsi="Times New Roman"/>
          <w:i/>
        </w:rPr>
        <w:t>S</w:t>
      </w:r>
      <w:r w:rsidRPr="00E77497" w:rsidDel="00351E4B">
        <w:t xml:space="preserve"> </w:t>
      </w:r>
      <w:r w:rsidRPr="00E77497">
        <w:t xml:space="preserve">comes after </w:t>
      </w:r>
      <w:r w:rsidRPr="00E77497">
        <w:rPr>
          <w:rFonts w:ascii="Times New Roman" w:hAnsi="Times New Roman"/>
          <w:i/>
        </w:rPr>
        <w:t>That</w:t>
      </w:r>
      <w:r w:rsidRPr="00E77497">
        <w:t xml:space="preserve"> in the sort order, respectively.</w:t>
      </w:r>
    </w:p>
    <w:p w14:paraId="63FF49AD" w14:textId="77777777" w:rsidR="004C02EF" w:rsidRPr="00E77497" w:rsidRDefault="004C02EF" w:rsidP="004C02EF">
      <w:r w:rsidRPr="00E77497">
        <w:t>Before perform the comparisons the following steps are performed to prepare the Strings:</w:t>
      </w:r>
    </w:p>
    <w:p w14:paraId="53BA5A39" w14:textId="77777777" w:rsidR="004C02EF" w:rsidRPr="00E77497" w:rsidRDefault="00134DAD" w:rsidP="00834A33">
      <w:pPr>
        <w:pStyle w:val="Alg4"/>
        <w:numPr>
          <w:ilvl w:val="0"/>
          <w:numId w:val="226"/>
        </w:numPr>
      </w:pPr>
      <w:ins w:id="30488" w:author="Rev 7 Allen Wirfs-Brock" w:date="2012-04-10T11:59:00Z">
        <w:r>
          <w:t>ReturnIfAbrupt(</w:t>
        </w:r>
        <w:r w:rsidRPr="00E77497">
          <w:t>CheckObjectCoercible</w:t>
        </w:r>
        <w:r>
          <w:t>(</w:t>
        </w:r>
        <w:r w:rsidRPr="00E77497">
          <w:rPr>
            <w:b/>
          </w:rPr>
          <w:t>this</w:t>
        </w:r>
        <w:r w:rsidRPr="00E77497">
          <w:t xml:space="preserve"> value</w:t>
        </w:r>
        <w:r>
          <w:t>))</w:t>
        </w:r>
        <w:r w:rsidRPr="00E77497">
          <w:t>.</w:t>
        </w:r>
      </w:ins>
      <w:del w:id="30489" w:author="Rev 7 Allen Wirfs-Brock" w:date="2012-04-10T11:59: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2F241785" w14:textId="77777777" w:rsidR="004C02EF" w:rsidRPr="00E77497" w:rsidRDefault="004C02EF" w:rsidP="00834A33">
      <w:pPr>
        <w:pStyle w:val="Alg4"/>
        <w:numPr>
          <w:ilvl w:val="0"/>
          <w:numId w:val="226"/>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16A728DA" w14:textId="77777777" w:rsidR="00134DAD" w:rsidRPr="00E77497" w:rsidRDefault="00134DAD" w:rsidP="00134DAD">
      <w:pPr>
        <w:pStyle w:val="Alg4"/>
        <w:numPr>
          <w:ilvl w:val="0"/>
          <w:numId w:val="226"/>
        </w:numPr>
        <w:contextualSpacing/>
        <w:rPr>
          <w:ins w:id="30490" w:author="Rev 7 Allen Wirfs-Brock" w:date="2012-04-10T12:22:00Z"/>
        </w:rPr>
      </w:pPr>
      <w:ins w:id="30491" w:author="Rev 7 Allen Wirfs-Brock" w:date="2012-04-10T12:22:00Z">
        <w:r>
          <w:t>ReturnIfAbrupt(</w:t>
        </w:r>
        <w:r>
          <w:rPr>
            <w:i/>
          </w:rPr>
          <w:t>S</w:t>
        </w:r>
        <w:r>
          <w:t>).</w:t>
        </w:r>
      </w:ins>
    </w:p>
    <w:p w14:paraId="25D6FD60" w14:textId="77777777" w:rsidR="004C02EF" w:rsidRDefault="004C02EF" w:rsidP="00134DAD">
      <w:pPr>
        <w:pStyle w:val="Alg4"/>
        <w:numPr>
          <w:ilvl w:val="0"/>
          <w:numId w:val="226"/>
        </w:numPr>
        <w:contextualSpacing/>
        <w:rPr>
          <w:ins w:id="30492" w:author="Rev 7 Allen Wirfs-Brock" w:date="2012-04-10T12:23:00Z"/>
        </w:rPr>
      </w:pPr>
      <w:r w:rsidRPr="00E77497">
        <w:t xml:space="preserve">Let </w:t>
      </w:r>
      <w:r w:rsidRPr="00E77497">
        <w:rPr>
          <w:i/>
        </w:rPr>
        <w:t>That</w:t>
      </w:r>
      <w:r w:rsidRPr="00E77497">
        <w:t xml:space="preserve"> be ToString(</w:t>
      </w:r>
      <w:r w:rsidRPr="00E77497">
        <w:rPr>
          <w:i/>
        </w:rPr>
        <w:t>that</w:t>
      </w:r>
      <w:r w:rsidRPr="00E77497">
        <w:t>).</w:t>
      </w:r>
    </w:p>
    <w:p w14:paraId="43C31EF8" w14:textId="77777777" w:rsidR="00134DAD" w:rsidRPr="00134DAD" w:rsidRDefault="00134DAD" w:rsidP="00C75147">
      <w:pPr>
        <w:pStyle w:val="Alg4"/>
        <w:numPr>
          <w:ilvl w:val="0"/>
          <w:numId w:val="226"/>
        </w:numPr>
        <w:spacing w:after="220"/>
      </w:pPr>
      <w:ins w:id="30493" w:author="Rev 7 Allen Wirfs-Brock" w:date="2012-04-10T12:23:00Z">
        <w:r>
          <w:t>ReturnIfAbrupt(</w:t>
        </w:r>
      </w:ins>
      <w:ins w:id="30494" w:author="Rev 7 Allen Wirfs-Brock" w:date="2012-04-10T12:24:00Z">
        <w:r>
          <w:rPr>
            <w:i/>
          </w:rPr>
          <w:t>That</w:t>
        </w:r>
      </w:ins>
      <w:ins w:id="30495" w:author="Rev 7 Allen Wirfs-Brock" w:date="2012-04-10T12:23:00Z">
        <w:r>
          <w:t>).</w:t>
        </w:r>
      </w:ins>
    </w:p>
    <w:p w14:paraId="2F87FACB" w14:textId="77777777" w:rsidR="004C02EF" w:rsidRPr="00E77497" w:rsidRDefault="004C02EF" w:rsidP="004C02EF">
      <w:r w:rsidRPr="00E77497">
        <w:t xml:space="preserve">The </w:t>
      </w:r>
      <w:r w:rsidRPr="00E77497">
        <w:rPr>
          <w:rFonts w:ascii="Courier New" w:hAnsi="Courier New"/>
          <w:b/>
        </w:rPr>
        <w:t>localeCompare</w:t>
      </w:r>
      <w:r w:rsidRPr="00E77497">
        <w:t xml:space="preserve"> method, if considered as a function of two arguments </w:t>
      </w:r>
      <w:r w:rsidRPr="00E77497">
        <w:rPr>
          <w:b/>
        </w:rPr>
        <w:t>this</w:t>
      </w:r>
      <w:r w:rsidRPr="00E77497">
        <w:t xml:space="preserve"> and </w:t>
      </w:r>
      <w:r w:rsidRPr="00E77497">
        <w:rPr>
          <w:rFonts w:ascii="Times New Roman" w:hAnsi="Times New Roman"/>
          <w:i/>
        </w:rPr>
        <w:t>that</w:t>
      </w:r>
      <w:r w:rsidRPr="00E77497">
        <w:t xml:space="preserve">, is a consistent comparison function (as defined in 15.4.4.11) on the set of all Strings. </w:t>
      </w:r>
    </w:p>
    <w:p w14:paraId="0EAD0A67" w14:textId="77777777" w:rsidR="004C02EF" w:rsidRPr="00E77497" w:rsidRDefault="004C02EF" w:rsidP="004C02EF">
      <w:r w:rsidRPr="00E77497">
        <w:t xml:space="preserve">The actual return values are implementation-defined to permit implementers to encode additional information in the value, but the function is required to define a total ordering on all Strings and to return </w:t>
      </w:r>
      <w:r w:rsidRPr="00E77497">
        <w:rPr>
          <w:rFonts w:ascii="Courier New" w:hAnsi="Courier New"/>
          <w:b/>
        </w:rPr>
        <w:t>0</w:t>
      </w:r>
      <w:r w:rsidRPr="00E77497">
        <w:t xml:space="preserve"> when comparing Strings that are considered canonically equivalent by the Unicode standard.</w:t>
      </w:r>
    </w:p>
    <w:p w14:paraId="1F74BDED" w14:textId="77777777" w:rsidR="004C02EF" w:rsidRPr="00E77497" w:rsidRDefault="004C02EF" w:rsidP="004C02EF">
      <w:r w:rsidRPr="00E77497">
        <w:t>If no language-sensitive comparison at all is available from the host environment, this function may perform a bitwise comparison.</w:t>
      </w:r>
    </w:p>
    <w:p w14:paraId="5CA702E4" w14:textId="77777777" w:rsidR="004C02EF" w:rsidRPr="00E77497" w:rsidRDefault="004C02EF" w:rsidP="004C02EF">
      <w:pPr>
        <w:pStyle w:val="Note"/>
      </w:pPr>
      <w:r w:rsidRPr="00E77497">
        <w:t>NOTE 1</w:t>
      </w:r>
      <w:r w:rsidRPr="00E77497">
        <w:tab/>
        <w:t xml:space="preserve">The </w:t>
      </w:r>
      <w:r w:rsidRPr="00E77497">
        <w:rPr>
          <w:rFonts w:ascii="Courier New" w:hAnsi="Courier New"/>
          <w:b/>
        </w:rPr>
        <w:t>localeCompare</w:t>
      </w:r>
      <w:r w:rsidRPr="00E77497">
        <w:t xml:space="preserve"> method itself is not directly suitable as an argument to </w:t>
      </w:r>
      <w:r w:rsidRPr="00E77497">
        <w:rPr>
          <w:rFonts w:ascii="Courier New" w:hAnsi="Courier New"/>
          <w:b/>
        </w:rPr>
        <w:t>Array.prototype.sort</w:t>
      </w:r>
      <w:r w:rsidRPr="00E77497">
        <w:t xml:space="preserve"> because the latter requires a function of two arguments.</w:t>
      </w:r>
    </w:p>
    <w:p w14:paraId="0E26BDD9" w14:textId="77777777" w:rsidR="004C02EF" w:rsidRPr="00E77497" w:rsidRDefault="004C02EF" w:rsidP="004C02EF">
      <w:pPr>
        <w:pStyle w:val="Note"/>
      </w:pPr>
      <w:r w:rsidRPr="00E77497">
        <w:t>NOTE 2</w:t>
      </w:r>
      <w:r w:rsidRPr="00E77497">
        <w:tab/>
        <w:t>This function is intended to rely on whatever language-sensitive comparison functionality is available to the ECMAScript environment from the host environment, and to compare according to the rules of the host environment’s current locale. It is strongly recommended that this function treat Strings that are canonically equivalent according to the Unicode standard as identical (in other words, compare the Strings as if they had both been converted to Normalised Form C or D first). It is also recommended that this function not honour Unicode compatibility equivalences or decompositions.</w:t>
      </w:r>
    </w:p>
    <w:p w14:paraId="7F4DD936" w14:textId="77777777" w:rsidR="004C02EF" w:rsidRPr="00E77497" w:rsidRDefault="004C02EF" w:rsidP="004C02EF">
      <w:pPr>
        <w:pStyle w:val="Note"/>
      </w:pPr>
      <w:r w:rsidRPr="00E77497">
        <w:t>NOTE 3</w:t>
      </w:r>
      <w:r w:rsidRPr="00E77497">
        <w:tab/>
        <w:t>The second parameter to this function is likely to be used in a future version of this standard; it is recommended that implementations do not use this parameter position for anything else.</w:t>
      </w:r>
    </w:p>
    <w:p w14:paraId="6892F356" w14:textId="77777777" w:rsidR="004C02EF" w:rsidRPr="00E77497" w:rsidRDefault="004C02EF" w:rsidP="004C02EF">
      <w:pPr>
        <w:pStyle w:val="Note"/>
      </w:pPr>
      <w:r w:rsidRPr="00E77497">
        <w:t>NOTE 4</w:t>
      </w:r>
      <w:r w:rsidRPr="00E77497">
        <w:tab/>
        <w:t xml:space="preserve">The </w:t>
      </w:r>
      <w:r w:rsidRPr="00E77497">
        <w:rPr>
          <w:rFonts w:ascii="Courier New" w:hAnsi="Courier New"/>
          <w:b/>
        </w:rPr>
        <w:t>localeCompare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688E1ADB" w14:textId="77777777" w:rsidR="004C02EF" w:rsidRPr="00E77497" w:rsidRDefault="004C02EF" w:rsidP="004C02EF">
      <w:pPr>
        <w:pStyle w:val="40"/>
        <w:numPr>
          <w:ilvl w:val="0"/>
          <w:numId w:val="0"/>
        </w:numPr>
      </w:pPr>
      <w:bookmarkStart w:id="30496" w:name="_Ref456010579"/>
      <w:r w:rsidRPr="00E77497">
        <w:t>15.5.4.10</w:t>
      </w:r>
      <w:r w:rsidRPr="00E77497">
        <w:tab/>
        <w:t>String.prototype.match (regexp)</w:t>
      </w:r>
      <w:bookmarkEnd w:id="30496"/>
    </w:p>
    <w:p w14:paraId="2EA943FD" w14:textId="77777777" w:rsidR="004C02EF" w:rsidRPr="00E77497" w:rsidRDefault="004C02EF" w:rsidP="004C02EF">
      <w:r w:rsidRPr="00E77497">
        <w:t xml:space="preserve">When the </w:t>
      </w:r>
      <w:r w:rsidRPr="00E77497">
        <w:rPr>
          <w:rFonts w:ascii="Courier New" w:hAnsi="Courier New"/>
          <w:b/>
        </w:rPr>
        <w:t>match</w:t>
      </w:r>
      <w:r w:rsidRPr="00E77497">
        <w:t xml:space="preserve"> method is called with argument </w:t>
      </w:r>
      <w:r w:rsidRPr="00E77497">
        <w:rPr>
          <w:rFonts w:ascii="Times New Roman" w:hAnsi="Times New Roman"/>
          <w:i/>
        </w:rPr>
        <w:t>regexp</w:t>
      </w:r>
      <w:r w:rsidRPr="00E77497">
        <w:t>, the following steps are taken:</w:t>
      </w:r>
    </w:p>
    <w:p w14:paraId="2EA20120" w14:textId="77777777" w:rsidR="004C02EF" w:rsidRPr="00E77497" w:rsidRDefault="00134DAD" w:rsidP="00834A33">
      <w:pPr>
        <w:pStyle w:val="Alg4"/>
        <w:numPr>
          <w:ilvl w:val="0"/>
          <w:numId w:val="227"/>
        </w:numPr>
      </w:pPr>
      <w:ins w:id="30497" w:author="Rev 7 Allen Wirfs-Brock" w:date="2012-04-10T11:59:00Z">
        <w:r>
          <w:t>ReturnIfAbrupt(</w:t>
        </w:r>
        <w:r w:rsidRPr="00E77497">
          <w:t>CheckObjectCoercible</w:t>
        </w:r>
        <w:r>
          <w:t>(</w:t>
        </w:r>
        <w:r w:rsidRPr="00E77497">
          <w:rPr>
            <w:b/>
          </w:rPr>
          <w:t>this</w:t>
        </w:r>
        <w:r w:rsidRPr="00E77497">
          <w:t xml:space="preserve"> value</w:t>
        </w:r>
        <w:r>
          <w:t>))</w:t>
        </w:r>
        <w:r w:rsidRPr="00E77497">
          <w:t>.</w:t>
        </w:r>
      </w:ins>
      <w:del w:id="30498" w:author="Rev 7 Allen Wirfs-Brock" w:date="2012-04-10T11:59: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1811F5A7" w14:textId="77777777" w:rsidR="004C02EF" w:rsidRPr="00E77497" w:rsidRDefault="004C02EF" w:rsidP="00834A33">
      <w:pPr>
        <w:pStyle w:val="Alg4"/>
        <w:numPr>
          <w:ilvl w:val="0"/>
          <w:numId w:val="227"/>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0409D705" w14:textId="77777777" w:rsidR="00134DAD" w:rsidRPr="00E77497" w:rsidRDefault="00134DAD" w:rsidP="00134DAD">
      <w:pPr>
        <w:pStyle w:val="Alg4"/>
        <w:numPr>
          <w:ilvl w:val="0"/>
          <w:numId w:val="227"/>
        </w:numPr>
        <w:contextualSpacing/>
        <w:rPr>
          <w:ins w:id="30499" w:author="Rev 7 Allen Wirfs-Brock" w:date="2012-04-10T12:25:00Z"/>
        </w:rPr>
      </w:pPr>
      <w:ins w:id="30500" w:author="Rev 7 Allen Wirfs-Brock" w:date="2012-04-10T12:25:00Z">
        <w:r>
          <w:t>ReturnIfAbrupt(</w:t>
        </w:r>
        <w:r>
          <w:rPr>
            <w:i/>
          </w:rPr>
          <w:t>S</w:t>
        </w:r>
        <w:r>
          <w:t>).</w:t>
        </w:r>
      </w:ins>
    </w:p>
    <w:p w14:paraId="088A9C02" w14:textId="77777777" w:rsidR="004C02EF" w:rsidRPr="00E77497" w:rsidRDefault="004C02EF" w:rsidP="00834A33">
      <w:pPr>
        <w:pStyle w:val="Alg4"/>
        <w:numPr>
          <w:ilvl w:val="0"/>
          <w:numId w:val="227"/>
        </w:numPr>
      </w:pPr>
      <w:r w:rsidRPr="00E77497">
        <w:t>If Type(</w:t>
      </w:r>
      <w:r w:rsidRPr="00E77497">
        <w:rPr>
          <w:i/>
        </w:rPr>
        <w:t>regexp</w:t>
      </w:r>
      <w:r w:rsidRPr="00E77497">
        <w:t xml:space="preserve">) is Object and </w:t>
      </w:r>
      <w:del w:id="30501" w:author="Allen Wirfs-Brock" w:date="2011-07-02T14:05:00Z">
        <w:r w:rsidRPr="00E77497" w:rsidDel="00141138">
          <w:delText xml:space="preserve">the value of the [[Class]] internal property of </w:delText>
        </w:r>
      </w:del>
      <w:r w:rsidRPr="00E77497">
        <w:rPr>
          <w:i/>
        </w:rPr>
        <w:t>regexp</w:t>
      </w:r>
      <w:r w:rsidRPr="00E77497">
        <w:t xml:space="preserve"> </w:t>
      </w:r>
      <w:del w:id="30502" w:author="Allen Wirfs-Brock" w:date="2011-07-02T14:06:00Z">
        <w:r w:rsidRPr="00E77497" w:rsidDel="00141138">
          <w:delText xml:space="preserve">is </w:delText>
        </w:r>
        <w:r w:rsidRPr="00E77497" w:rsidDel="00141138">
          <w:rPr>
            <w:rFonts w:ascii="Courier New" w:hAnsi="Courier New"/>
            <w:b/>
          </w:rPr>
          <w:delText>"RegExp"</w:delText>
        </w:r>
      </w:del>
      <w:ins w:id="30503" w:author="Allen Wirfs-Brock" w:date="2011-07-02T14:06:00Z">
        <w:r w:rsidR="00141138" w:rsidRPr="00E77497">
          <w:t xml:space="preserve">has </w:t>
        </w:r>
        <w:del w:id="30504" w:author="Rev 3 Allen Wirfs-Brock" w:date="2011-09-08T14:49:00Z">
          <w:r w:rsidR="00141138" w:rsidRPr="00E77497" w:rsidDel="00FA2A04">
            <w:delText>the</w:delText>
          </w:r>
        </w:del>
      </w:ins>
      <w:ins w:id="30505" w:author="Rev 3 Allen Wirfs-Brock" w:date="2011-09-08T14:49:00Z">
        <w:r w:rsidR="00FA2A04" w:rsidRPr="00E77497">
          <w:t>a</w:t>
        </w:r>
      </w:ins>
      <w:ins w:id="30506" w:author="Allen Wirfs-Brock" w:date="2011-07-02T14:06:00Z">
        <w:r w:rsidR="00141138" w:rsidRPr="00E77497">
          <w:t xml:space="preserve"> [[</w:t>
        </w:r>
        <w:del w:id="30507" w:author="Rev 3 Allen Wirfs-Brock" w:date="2011-09-08T14:49:00Z">
          <w:r w:rsidR="00141138" w:rsidRPr="00E77497" w:rsidDel="00FA2A04">
            <w:delText>IsRegExp</w:delText>
          </w:r>
        </w:del>
      </w:ins>
      <w:ins w:id="30508" w:author="Rev 3 Allen Wirfs-Brock" w:date="2011-09-08T14:49:00Z">
        <w:r w:rsidR="00FA2A04" w:rsidRPr="00E77497">
          <w:t>NativeBrand</w:t>
        </w:r>
      </w:ins>
      <w:ins w:id="30509" w:author="Allen Wirfs-Brock" w:date="2011-07-02T14:06:00Z">
        <w:r w:rsidR="00141138" w:rsidRPr="00E77497">
          <w:t>]] internal property</w:t>
        </w:r>
      </w:ins>
      <w:ins w:id="30510" w:author="Rev 3 Allen Wirfs-Brock" w:date="2011-09-08T14:49:00Z">
        <w:r w:rsidR="00FA2A04" w:rsidRPr="00E77497">
          <w:t xml:space="preserve"> whose value is NativeRegExp</w:t>
        </w:r>
      </w:ins>
      <w:r w:rsidRPr="00E77497">
        <w:t xml:space="preserve">, then let </w:t>
      </w:r>
      <w:r w:rsidRPr="00E77497">
        <w:rPr>
          <w:i/>
        </w:rPr>
        <w:t>rx</w:t>
      </w:r>
      <w:r w:rsidRPr="00E77497">
        <w:t xml:space="preserve"> be </w:t>
      </w:r>
      <w:r w:rsidRPr="00E77497">
        <w:rPr>
          <w:i/>
        </w:rPr>
        <w:t>regexp</w:t>
      </w:r>
      <w:r w:rsidRPr="00E77497">
        <w:t>;</w:t>
      </w:r>
    </w:p>
    <w:p w14:paraId="488FAD40" w14:textId="77777777" w:rsidR="004C02EF" w:rsidRPr="00E77497" w:rsidRDefault="004C02EF" w:rsidP="00834A33">
      <w:pPr>
        <w:pStyle w:val="Alg4"/>
        <w:numPr>
          <w:ilvl w:val="0"/>
          <w:numId w:val="227"/>
        </w:numPr>
      </w:pPr>
      <w:r w:rsidRPr="00E77497">
        <w:t xml:space="preserve">Else, let </w:t>
      </w:r>
      <w:r w:rsidRPr="00E77497">
        <w:rPr>
          <w:i/>
        </w:rPr>
        <w:t>rx</w:t>
      </w:r>
      <w:r w:rsidRPr="00E77497">
        <w:t xml:space="preserve"> be </w:t>
      </w:r>
      <w:ins w:id="30511" w:author="Rev 7 Allen Wirfs-Brock" w:date="2012-04-10T13:25:00Z">
        <w:r w:rsidR="00134DAD">
          <w:t xml:space="preserve">the result of the </w:t>
        </w:r>
        <w:del w:id="30512" w:author="Rev 8 Allen Wirfs-Brock" w:date="2012-06-14T14:41:00Z">
          <w:r w:rsidR="00134DAD" w:rsidDel="00D4543D">
            <w:delText>abstraction operation</w:delText>
          </w:r>
        </w:del>
      </w:ins>
      <w:ins w:id="30513" w:author="Rev 8 Allen Wirfs-Brock" w:date="2012-06-14T14:41:00Z">
        <w:r w:rsidR="00D4543D">
          <w:t>abstract operation</w:t>
        </w:r>
      </w:ins>
      <w:ins w:id="30514" w:author="Rev 7 Allen Wirfs-Brock" w:date="2012-04-10T13:26:00Z">
        <w:r w:rsidR="00134DAD" w:rsidRPr="00134DAD">
          <w:t xml:space="preserve"> </w:t>
        </w:r>
        <w:r w:rsidR="00134DAD">
          <w:t>RegExp</w:t>
        </w:r>
      </w:ins>
      <w:ins w:id="30515" w:author="Rev 7 Allen Wirfs-Brock" w:date="2012-04-10T15:16:00Z">
        <w:r w:rsidR="00C75147">
          <w:t>Create</w:t>
        </w:r>
      </w:ins>
      <w:ins w:id="30516" w:author="Rev 7 Allen Wirfs-Brock" w:date="2012-04-10T13:26:00Z">
        <w:r w:rsidR="00134DAD">
          <w:t xml:space="preserve"> (15</w:t>
        </w:r>
      </w:ins>
      <w:ins w:id="30517" w:author="Rev 7 Allen Wirfs-Brock" w:date="2012-04-10T13:27:00Z">
        <w:r w:rsidR="00134DAD">
          <w:t>.</w:t>
        </w:r>
      </w:ins>
      <w:ins w:id="30518" w:author="Rev 7 Allen Wirfs-Brock" w:date="2012-04-10T13:26:00Z">
        <w:r w:rsidR="00134DAD">
          <w:t>10.4.1)</w:t>
        </w:r>
      </w:ins>
      <w:ins w:id="30519" w:author="Rev 7 Allen Wirfs-Brock" w:date="2012-04-10T13:25:00Z">
        <w:r w:rsidR="00134DAD">
          <w:t xml:space="preserve"> with arguments </w:t>
        </w:r>
        <w:r w:rsidR="00134DAD">
          <w:rPr>
            <w:i/>
          </w:rPr>
          <w:t>regexp</w:t>
        </w:r>
        <w:r w:rsidR="00134DAD">
          <w:t xml:space="preserve"> and </w:t>
        </w:r>
        <w:r w:rsidR="00134DAD" w:rsidRPr="00C75147">
          <w:rPr>
            <w:b/>
          </w:rPr>
          <w:t>undefined</w:t>
        </w:r>
        <w:r w:rsidR="00134DAD" w:rsidRPr="00E77497">
          <w:t>.</w:t>
        </w:r>
      </w:ins>
      <w:del w:id="30520" w:author="Rev 7 Allen Wirfs-Brock" w:date="2012-04-10T13:26:00Z">
        <w:r w:rsidRPr="00E77497" w:rsidDel="00134DAD">
          <w:delText xml:space="preserve">a new RegExp object created as if by the expression </w:delText>
        </w:r>
        <w:r w:rsidRPr="00E77497" w:rsidDel="00134DAD">
          <w:rPr>
            <w:rFonts w:ascii="Courier New" w:hAnsi="Courier New"/>
            <w:b/>
          </w:rPr>
          <w:delText>new RegExp(</w:delText>
        </w:r>
        <w:r w:rsidRPr="00E77497" w:rsidDel="00134DAD">
          <w:rPr>
            <w:i/>
          </w:rPr>
          <w:delText>regexp</w:delText>
        </w:r>
        <w:r w:rsidRPr="00E77497" w:rsidDel="00134DAD">
          <w:rPr>
            <w:rFonts w:ascii="Courier New" w:hAnsi="Courier New"/>
            <w:b/>
          </w:rPr>
          <w:delText>)</w:delText>
        </w:r>
        <w:r w:rsidRPr="00E77497" w:rsidDel="00134DAD">
          <w:delText xml:space="preserve"> where </w:delText>
        </w:r>
        <w:r w:rsidRPr="00E77497" w:rsidDel="00134DAD">
          <w:rPr>
            <w:rFonts w:ascii="Courier New" w:hAnsi="Courier New"/>
            <w:b/>
          </w:rPr>
          <w:delText>RegExp</w:delText>
        </w:r>
        <w:r w:rsidRPr="00E77497" w:rsidDel="00134DAD">
          <w:delText xml:space="preserve"> is the standard built-in constructor with that name.</w:delText>
        </w:r>
      </w:del>
    </w:p>
    <w:p w14:paraId="4AF656C0" w14:textId="77777777" w:rsidR="00134DAD" w:rsidRPr="00E77497" w:rsidRDefault="00134DAD" w:rsidP="00134DAD">
      <w:pPr>
        <w:pStyle w:val="Alg4"/>
        <w:numPr>
          <w:ilvl w:val="0"/>
          <w:numId w:val="227"/>
        </w:numPr>
        <w:contextualSpacing/>
        <w:rPr>
          <w:ins w:id="30521" w:author="Rev 7 Allen Wirfs-Brock" w:date="2012-04-10T13:27:00Z"/>
        </w:rPr>
      </w:pPr>
      <w:ins w:id="30522" w:author="Rev 7 Allen Wirfs-Brock" w:date="2012-04-10T13:27:00Z">
        <w:r>
          <w:t>ReturnIfAbrupt(</w:t>
        </w:r>
      </w:ins>
      <w:ins w:id="30523" w:author="Rev 7 Allen Wirfs-Brock" w:date="2012-04-10T15:15:00Z">
        <w:r w:rsidR="00C75147">
          <w:rPr>
            <w:i/>
          </w:rPr>
          <w:t>rx</w:t>
        </w:r>
      </w:ins>
      <w:ins w:id="30524" w:author="Rev 7 Allen Wirfs-Brock" w:date="2012-04-10T13:27:00Z">
        <w:r>
          <w:t>).</w:t>
        </w:r>
      </w:ins>
    </w:p>
    <w:p w14:paraId="676AF02B" w14:textId="77777777" w:rsidR="004C02EF" w:rsidRPr="00E77497" w:rsidRDefault="004C02EF" w:rsidP="00834A33">
      <w:pPr>
        <w:pStyle w:val="Alg4"/>
        <w:numPr>
          <w:ilvl w:val="0"/>
          <w:numId w:val="227"/>
        </w:numPr>
      </w:pPr>
      <w:r w:rsidRPr="00E77497">
        <w:t xml:space="preserve">Let </w:t>
      </w:r>
      <w:r w:rsidRPr="00E77497">
        <w:rPr>
          <w:i/>
        </w:rPr>
        <w:t>global</w:t>
      </w:r>
      <w:r w:rsidRPr="00E77497">
        <w:t xml:space="preserve"> be the result of calling the [[Get]] internal method of </w:t>
      </w:r>
      <w:r w:rsidRPr="00E77497">
        <w:rPr>
          <w:i/>
        </w:rPr>
        <w:t>rx</w:t>
      </w:r>
      <w:r w:rsidRPr="00E77497">
        <w:t xml:space="preserve"> with argument </w:t>
      </w:r>
      <w:r w:rsidRPr="00E77497">
        <w:rPr>
          <w:rFonts w:ascii="Courier New" w:hAnsi="Courier New"/>
          <w:b/>
        </w:rPr>
        <w:t>"global"</w:t>
      </w:r>
      <w:r w:rsidRPr="00E77497">
        <w:t>.</w:t>
      </w:r>
    </w:p>
    <w:p w14:paraId="0C8C9B75" w14:textId="77777777" w:rsidR="00134DAD" w:rsidRPr="00E77497" w:rsidRDefault="00134DAD" w:rsidP="00134DAD">
      <w:pPr>
        <w:pStyle w:val="Alg4"/>
        <w:numPr>
          <w:ilvl w:val="0"/>
          <w:numId w:val="227"/>
        </w:numPr>
        <w:contextualSpacing/>
        <w:rPr>
          <w:ins w:id="30525" w:author="Rev 7 Allen Wirfs-Brock" w:date="2012-04-10T12:29:00Z"/>
        </w:rPr>
      </w:pPr>
      <w:ins w:id="30526" w:author="Rev 7 Allen Wirfs-Brock" w:date="2012-04-10T12:29:00Z">
        <w:r>
          <w:t>ReturnIfAbrupt(</w:t>
        </w:r>
      </w:ins>
      <w:ins w:id="30527" w:author="Rev 7 Allen Wirfs-Brock" w:date="2012-04-10T15:15:00Z">
        <w:r w:rsidR="00C75147">
          <w:rPr>
            <w:i/>
          </w:rPr>
          <w:t>global</w:t>
        </w:r>
      </w:ins>
      <w:ins w:id="30528" w:author="Rev 7 Allen Wirfs-Brock" w:date="2012-04-10T12:29:00Z">
        <w:r>
          <w:t>).</w:t>
        </w:r>
      </w:ins>
    </w:p>
    <w:p w14:paraId="09349852" w14:textId="77777777" w:rsidR="004C02EF" w:rsidRPr="00E77497" w:rsidDel="00134DAD" w:rsidRDefault="004C02EF" w:rsidP="00834A33">
      <w:pPr>
        <w:pStyle w:val="Alg4"/>
        <w:numPr>
          <w:ilvl w:val="0"/>
          <w:numId w:val="227"/>
        </w:numPr>
        <w:rPr>
          <w:del w:id="30529" w:author="Rev 7 Allen Wirfs-Brock" w:date="2012-04-10T12:40:00Z"/>
        </w:rPr>
      </w:pPr>
      <w:del w:id="30530" w:author="Rev 7 Allen Wirfs-Brock" w:date="2012-04-10T12:40:00Z">
        <w:r w:rsidRPr="00E77497" w:rsidDel="00134DAD">
          <w:delText xml:space="preserve">Let </w:delText>
        </w:r>
        <w:r w:rsidRPr="00E77497" w:rsidDel="00134DAD">
          <w:rPr>
            <w:i/>
          </w:rPr>
          <w:delText>exec</w:delText>
        </w:r>
        <w:r w:rsidRPr="00E77497" w:rsidDel="00134DAD">
          <w:delText xml:space="preserve"> be the standard built-in function </w:delText>
        </w:r>
        <w:r w:rsidRPr="00E77497" w:rsidDel="00134DAD">
          <w:rPr>
            <w:rFonts w:ascii="Courier New" w:hAnsi="Courier New"/>
            <w:b/>
          </w:rPr>
          <w:delText>RegExp.prototype.exec</w:delText>
        </w:r>
        <w:r w:rsidRPr="00E77497" w:rsidDel="00134DAD">
          <w:delText xml:space="preserve"> (see 15.10.6.2)</w:delText>
        </w:r>
      </w:del>
    </w:p>
    <w:p w14:paraId="41C439D6" w14:textId="77777777" w:rsidR="004C02EF" w:rsidRPr="00E77497" w:rsidRDefault="004C02EF" w:rsidP="00834A33">
      <w:pPr>
        <w:pStyle w:val="Alg4"/>
        <w:numPr>
          <w:ilvl w:val="0"/>
          <w:numId w:val="227"/>
        </w:numPr>
      </w:pPr>
      <w:r w:rsidRPr="00E77497">
        <w:t xml:space="preserve">If </w:t>
      </w:r>
      <w:r w:rsidRPr="00E77497">
        <w:rPr>
          <w:i/>
        </w:rPr>
        <w:t>global</w:t>
      </w:r>
      <w:r w:rsidRPr="00E77497">
        <w:t xml:space="preserve"> is not </w:t>
      </w:r>
      <w:r w:rsidRPr="00E77497">
        <w:rPr>
          <w:b/>
        </w:rPr>
        <w:t>true</w:t>
      </w:r>
      <w:r w:rsidRPr="00E77497">
        <w:t>, then</w:t>
      </w:r>
    </w:p>
    <w:p w14:paraId="1FEB9B7D" w14:textId="77777777" w:rsidR="004C02EF" w:rsidRPr="00E77497" w:rsidRDefault="004C02EF" w:rsidP="00834A33">
      <w:pPr>
        <w:pStyle w:val="Alg4"/>
        <w:numPr>
          <w:ilvl w:val="1"/>
          <w:numId w:val="227"/>
        </w:numPr>
      </w:pPr>
      <w:r w:rsidRPr="00E77497">
        <w:t xml:space="preserve">Return the result of calling the </w:t>
      </w:r>
      <w:del w:id="30531" w:author="Rev 7 Allen Wirfs-Brock" w:date="2012-04-10T12:39:00Z">
        <w:r w:rsidRPr="00E77497" w:rsidDel="00134DAD">
          <w:delText xml:space="preserve">[[Call]] internal method of </w:delText>
        </w:r>
        <w:r w:rsidRPr="00E77497" w:rsidDel="00134DAD">
          <w:rPr>
            <w:i/>
          </w:rPr>
          <w:delText>exec</w:delText>
        </w:r>
      </w:del>
      <w:ins w:id="30532" w:author="Rev 7 Allen Wirfs-Brock" w:date="2012-04-10T12:39:00Z">
        <w:r w:rsidR="00134DAD">
          <w:t>abstract operation RegExpExec</w:t>
        </w:r>
      </w:ins>
      <w:r w:rsidRPr="00E77497">
        <w:t xml:space="preserve"> </w:t>
      </w:r>
      <w:ins w:id="30533" w:author="Rev 7 Allen Wirfs-Brock" w:date="2012-04-10T12:39:00Z">
        <w:r w:rsidR="00134DAD" w:rsidRPr="00E77497">
          <w:t>(see 15.10.6.2)</w:t>
        </w:r>
        <w:r w:rsidR="00134DAD">
          <w:t xml:space="preserve"> </w:t>
        </w:r>
      </w:ins>
      <w:r w:rsidRPr="00E77497">
        <w:t>with</w:t>
      </w:r>
      <w:ins w:id="30534" w:author="Rev 7 Allen Wirfs-Brock" w:date="2012-04-10T12:39:00Z">
        <w:r w:rsidR="00134DAD">
          <w:t xml:space="preserve"> arguments</w:t>
        </w:r>
      </w:ins>
      <w:r w:rsidRPr="00E77497">
        <w:t xml:space="preserve"> </w:t>
      </w:r>
      <w:r w:rsidRPr="00E77497">
        <w:rPr>
          <w:i/>
        </w:rPr>
        <w:t>rx</w:t>
      </w:r>
      <w:r w:rsidRPr="00E77497">
        <w:t xml:space="preserve"> </w:t>
      </w:r>
      <w:del w:id="30535" w:author="Rev 7 Allen Wirfs-Brock" w:date="2012-04-10T12:39:00Z">
        <w:r w:rsidRPr="00E77497" w:rsidDel="00134DAD">
          <w:delText xml:space="preserve">as </w:delText>
        </w:r>
      </w:del>
      <w:ins w:id="30536" w:author="Rev 7 Allen Wirfs-Brock" w:date="2012-04-10T12:39:00Z">
        <w:r w:rsidR="00134DAD">
          <w:t>and</w:t>
        </w:r>
        <w:r w:rsidR="00134DAD" w:rsidRPr="00E77497">
          <w:t xml:space="preserve"> </w:t>
        </w:r>
      </w:ins>
      <w:del w:id="30537" w:author="Rev 7 Allen Wirfs-Brock" w:date="2012-04-10T12:39:00Z">
        <w:r w:rsidRPr="00E77497" w:rsidDel="00134DAD">
          <w:delText xml:space="preserve">the </w:delText>
        </w:r>
        <w:r w:rsidRPr="00E77497" w:rsidDel="00134DAD">
          <w:rPr>
            <w:b/>
          </w:rPr>
          <w:delText>this</w:delText>
        </w:r>
        <w:r w:rsidRPr="00E77497" w:rsidDel="00134DAD">
          <w:delText xml:space="preserve"> value and argument list containing </w:delText>
        </w:r>
      </w:del>
      <w:r w:rsidRPr="00E77497">
        <w:rPr>
          <w:i/>
        </w:rPr>
        <w:t>S</w:t>
      </w:r>
      <w:r w:rsidRPr="00E77497">
        <w:t>.</w:t>
      </w:r>
    </w:p>
    <w:p w14:paraId="2CB8CE99" w14:textId="77777777" w:rsidR="004C02EF" w:rsidRPr="00E77497" w:rsidRDefault="004C02EF" w:rsidP="00834A33">
      <w:pPr>
        <w:pStyle w:val="Alg4"/>
        <w:numPr>
          <w:ilvl w:val="0"/>
          <w:numId w:val="227"/>
        </w:numPr>
      </w:pPr>
      <w:r w:rsidRPr="00E77497">
        <w:t xml:space="preserve">Else, </w:t>
      </w:r>
      <w:r w:rsidRPr="00E77497">
        <w:rPr>
          <w:i/>
        </w:rPr>
        <w:t>global</w:t>
      </w:r>
      <w:r w:rsidRPr="00E77497">
        <w:t xml:space="preserve"> is </w:t>
      </w:r>
      <w:r w:rsidRPr="00E77497">
        <w:rPr>
          <w:b/>
        </w:rPr>
        <w:t>true</w:t>
      </w:r>
    </w:p>
    <w:p w14:paraId="48DA824C" w14:textId="77777777" w:rsidR="004C02EF" w:rsidRPr="00E77497" w:rsidRDefault="00FA34E7" w:rsidP="00834A33">
      <w:pPr>
        <w:pStyle w:val="Alg4"/>
        <w:numPr>
          <w:ilvl w:val="1"/>
          <w:numId w:val="227"/>
        </w:numPr>
      </w:pPr>
      <w:ins w:id="30538" w:author="Rev 7 Allen Wirfs-Brock" w:date="2012-04-10T16:20:00Z">
        <w:r>
          <w:t xml:space="preserve">Let </w:t>
        </w:r>
        <w:r>
          <w:rPr>
            <w:i/>
          </w:rPr>
          <w:t>put</w:t>
        </w:r>
        <w:r w:rsidRPr="00F726FB">
          <w:rPr>
            <w:i/>
          </w:rPr>
          <w:t>Status</w:t>
        </w:r>
        <w:r>
          <w:t xml:space="preserve"> be the result of calling</w:t>
        </w:r>
        <w:r w:rsidRPr="00E77497" w:rsidDel="00134DAD">
          <w:t xml:space="preserve"> </w:t>
        </w:r>
      </w:ins>
      <w:del w:id="30539" w:author="Rev 7 Allen Wirfs-Brock" w:date="2012-04-10T16:20:00Z">
        <w:r w:rsidR="004C02EF" w:rsidRPr="00E77497" w:rsidDel="00FA34E7">
          <w:delText xml:space="preserve">Call </w:delText>
        </w:r>
      </w:del>
      <w:r w:rsidR="004C02EF" w:rsidRPr="00E77497">
        <w:t xml:space="preserve">the [[Put]] internal method of </w:t>
      </w:r>
      <w:r w:rsidR="004C02EF" w:rsidRPr="00E77497">
        <w:rPr>
          <w:i/>
        </w:rPr>
        <w:t>rx</w:t>
      </w:r>
      <w:r w:rsidR="004C02EF" w:rsidRPr="00E77497">
        <w:t xml:space="preserve"> with arguments </w:t>
      </w:r>
      <w:r w:rsidR="004C02EF" w:rsidRPr="00E77497">
        <w:rPr>
          <w:rFonts w:ascii="Courier New" w:hAnsi="Courier New"/>
          <w:b/>
        </w:rPr>
        <w:t>"lastIndex"</w:t>
      </w:r>
      <w:del w:id="30540" w:author="Rev 10 Allen Wirfs-Brock" w:date="2012-09-26T09:54:00Z">
        <w:r w:rsidR="004C02EF" w:rsidRPr="00E77497" w:rsidDel="00C42649">
          <w:delText xml:space="preserve"> </w:delText>
        </w:r>
      </w:del>
      <w:ins w:id="30541" w:author="Rev 10 Allen Wirfs-Brock" w:date="2012-09-26T09:54:00Z">
        <w:r w:rsidR="00C42649">
          <w:t xml:space="preserve">, </w:t>
        </w:r>
      </w:ins>
      <w:del w:id="30542" w:author="Rev 10 Allen Wirfs-Brock" w:date="2012-09-26T09:55:00Z">
        <w:r w:rsidR="004C02EF" w:rsidRPr="00E77497" w:rsidDel="00C42649">
          <w:delText xml:space="preserve">and </w:delText>
        </w:r>
      </w:del>
      <w:r w:rsidR="004C02EF" w:rsidRPr="00E77497">
        <w:t>0</w:t>
      </w:r>
      <w:ins w:id="30543" w:author="Rev 10 Allen Wirfs-Brock" w:date="2012-09-26T09:55:00Z">
        <w:r w:rsidR="00C42649">
          <w:t xml:space="preserve">, </w:t>
        </w:r>
        <w:r w:rsidR="00C42649" w:rsidRPr="00E77497">
          <w:t>and</w:t>
        </w:r>
        <w:r w:rsidR="00C42649">
          <w:t xml:space="preserve"> </w:t>
        </w:r>
        <w:r w:rsidR="00C42649" w:rsidRPr="00BC2562">
          <w:rPr>
            <w:b/>
          </w:rPr>
          <w:t>true</w:t>
        </w:r>
      </w:ins>
      <w:r w:rsidR="004C02EF" w:rsidRPr="00E77497">
        <w:t>.</w:t>
      </w:r>
    </w:p>
    <w:p w14:paraId="01C578BA" w14:textId="77777777" w:rsidR="00FA34E7" w:rsidRDefault="00FA34E7" w:rsidP="00834A33">
      <w:pPr>
        <w:pStyle w:val="Alg4"/>
        <w:numPr>
          <w:ilvl w:val="1"/>
          <w:numId w:val="227"/>
        </w:numPr>
        <w:rPr>
          <w:ins w:id="30544" w:author="Rev 7 Allen Wirfs-Brock" w:date="2012-04-10T16:20:00Z"/>
        </w:rPr>
      </w:pPr>
      <w:ins w:id="30545" w:author="Rev 7 Allen Wirfs-Brock" w:date="2012-04-10T16:20:00Z">
        <w:r>
          <w:t>ReturnIfAbrupt(</w:t>
        </w:r>
        <w:r>
          <w:rPr>
            <w:i/>
          </w:rPr>
          <w:t>putStatus</w:t>
        </w:r>
        <w:r>
          <w:t>).</w:t>
        </w:r>
      </w:ins>
    </w:p>
    <w:p w14:paraId="0FB52641" w14:textId="77777777" w:rsidR="004C02EF" w:rsidRPr="00E77497" w:rsidRDefault="004C02EF" w:rsidP="00834A33">
      <w:pPr>
        <w:pStyle w:val="Alg4"/>
        <w:numPr>
          <w:ilvl w:val="1"/>
          <w:numId w:val="227"/>
        </w:numPr>
      </w:pPr>
      <w:r w:rsidRPr="00E77497">
        <w:t xml:space="preserve">Let </w:t>
      </w:r>
      <w:r w:rsidRPr="00E77497">
        <w:rPr>
          <w:i/>
        </w:rPr>
        <w:t>A</w:t>
      </w:r>
      <w:r w:rsidRPr="00E77497">
        <w:t xml:space="preserve"> be </w:t>
      </w:r>
      <w:del w:id="30546" w:author="Rev 7 Allen Wirfs-Brock" w:date="2012-04-10T16:17:00Z">
        <w:r w:rsidRPr="00E77497" w:rsidDel="00FA34E7">
          <w:delText xml:space="preserve">a new array created as if by the expression </w:delText>
        </w:r>
        <w:r w:rsidRPr="00E77497" w:rsidDel="00FA34E7">
          <w:rPr>
            <w:rFonts w:ascii="Courier New" w:hAnsi="Courier New"/>
            <w:b/>
          </w:rPr>
          <w:delText>new Array()</w:delText>
        </w:r>
        <w:r w:rsidRPr="00E77497" w:rsidDel="00FA34E7">
          <w:delText xml:space="preserve"> where </w:delText>
        </w:r>
        <w:r w:rsidRPr="00E77497" w:rsidDel="00FA34E7">
          <w:rPr>
            <w:rFonts w:ascii="Courier New" w:hAnsi="Courier New" w:cs="Courier New"/>
            <w:b/>
          </w:rPr>
          <w:delText>Array</w:delText>
        </w:r>
        <w:r w:rsidRPr="00E77497" w:rsidDel="00FA34E7">
          <w:delText xml:space="preserve"> is the standard built-in constructor with that name</w:delText>
        </w:r>
      </w:del>
      <w:ins w:id="30547" w:author="Rev 7 Allen Wirfs-Brock" w:date="2012-04-10T16:17:00Z">
        <w:r w:rsidR="00FA34E7">
          <w:t xml:space="preserve">the result of the </w:t>
        </w:r>
        <w:del w:id="30548" w:author="Rev 8 Allen Wirfs-Brock" w:date="2012-06-14T14:41:00Z">
          <w:r w:rsidR="00FA34E7" w:rsidDel="00D4543D">
            <w:delText>abstraction operation</w:delText>
          </w:r>
        </w:del>
      </w:ins>
      <w:ins w:id="30549" w:author="Rev 8 Allen Wirfs-Brock" w:date="2012-06-14T14:41:00Z">
        <w:r w:rsidR="00D4543D">
          <w:t>abstract operation</w:t>
        </w:r>
      </w:ins>
      <w:ins w:id="30550" w:author="Rev 7 Allen Wirfs-Brock" w:date="2012-04-10T16:17:00Z">
        <w:r w:rsidR="00FA34E7">
          <w:t xml:space="preserve"> ArrayCreate (</w:t>
        </w:r>
      </w:ins>
      <w:ins w:id="30551" w:author="Rev 7 Allen Wirfs-Brock" w:date="2012-04-10T16:18:00Z">
        <w:r w:rsidR="00FA34E7">
          <w:t>15.4) with argument 0</w:t>
        </w:r>
      </w:ins>
      <w:r w:rsidRPr="00E77497">
        <w:t>.</w:t>
      </w:r>
    </w:p>
    <w:p w14:paraId="33894550" w14:textId="77777777" w:rsidR="004C02EF" w:rsidRPr="00E77497" w:rsidRDefault="004C02EF" w:rsidP="00834A33">
      <w:pPr>
        <w:pStyle w:val="Alg4"/>
        <w:numPr>
          <w:ilvl w:val="1"/>
          <w:numId w:val="227"/>
        </w:numPr>
      </w:pPr>
      <w:r w:rsidRPr="00E77497">
        <w:t xml:space="preserve">Let </w:t>
      </w:r>
      <w:r w:rsidRPr="00E77497">
        <w:rPr>
          <w:i/>
        </w:rPr>
        <w:t>previousLastIndex</w:t>
      </w:r>
      <w:r w:rsidRPr="00E77497">
        <w:t xml:space="preserve"> be 0.</w:t>
      </w:r>
    </w:p>
    <w:p w14:paraId="3434D34C" w14:textId="77777777" w:rsidR="004C02EF" w:rsidRPr="00E77497" w:rsidRDefault="004C02EF" w:rsidP="00834A33">
      <w:pPr>
        <w:pStyle w:val="Alg4"/>
        <w:numPr>
          <w:ilvl w:val="1"/>
          <w:numId w:val="227"/>
        </w:numPr>
      </w:pPr>
      <w:r w:rsidRPr="00E77497">
        <w:t xml:space="preserve">Let </w:t>
      </w:r>
      <w:r w:rsidRPr="00E77497">
        <w:rPr>
          <w:i/>
        </w:rPr>
        <w:t>n</w:t>
      </w:r>
      <w:r w:rsidRPr="00E77497">
        <w:t xml:space="preserve"> be 0.</w:t>
      </w:r>
    </w:p>
    <w:p w14:paraId="699ADE27" w14:textId="77777777" w:rsidR="004C02EF" w:rsidRPr="00E77497" w:rsidRDefault="004C02EF" w:rsidP="00834A33">
      <w:pPr>
        <w:pStyle w:val="Alg4"/>
        <w:numPr>
          <w:ilvl w:val="1"/>
          <w:numId w:val="227"/>
        </w:numPr>
      </w:pPr>
      <w:r w:rsidRPr="00E77497">
        <w:t xml:space="preserve">Let </w:t>
      </w:r>
      <w:r w:rsidRPr="00E77497">
        <w:rPr>
          <w:i/>
        </w:rPr>
        <w:t>lastMatch</w:t>
      </w:r>
      <w:r w:rsidRPr="00E77497">
        <w:t xml:space="preserve"> be </w:t>
      </w:r>
      <w:r w:rsidRPr="00E77497">
        <w:rPr>
          <w:b/>
        </w:rPr>
        <w:t>true</w:t>
      </w:r>
      <w:r w:rsidRPr="00E77497">
        <w:t>.</w:t>
      </w:r>
    </w:p>
    <w:p w14:paraId="75496C4F" w14:textId="77777777" w:rsidR="004C02EF" w:rsidRPr="00E77497" w:rsidRDefault="004C02EF" w:rsidP="00834A33">
      <w:pPr>
        <w:pStyle w:val="Alg4"/>
        <w:numPr>
          <w:ilvl w:val="1"/>
          <w:numId w:val="227"/>
        </w:numPr>
      </w:pPr>
      <w:r w:rsidRPr="00E77497">
        <w:t xml:space="preserve">Repeat, while </w:t>
      </w:r>
      <w:r w:rsidRPr="00E77497">
        <w:rPr>
          <w:i/>
        </w:rPr>
        <w:t>lastMatch</w:t>
      </w:r>
      <w:r w:rsidRPr="00E77497">
        <w:t xml:space="preserve"> is </w:t>
      </w:r>
      <w:r w:rsidRPr="00E77497">
        <w:rPr>
          <w:b/>
        </w:rPr>
        <w:t>true</w:t>
      </w:r>
    </w:p>
    <w:p w14:paraId="1CCD135B" w14:textId="77777777" w:rsidR="004C02EF" w:rsidRPr="00E77497" w:rsidRDefault="004C02EF" w:rsidP="00834A33">
      <w:pPr>
        <w:pStyle w:val="Alg4"/>
        <w:numPr>
          <w:ilvl w:val="2"/>
          <w:numId w:val="227"/>
        </w:numPr>
      </w:pPr>
      <w:r w:rsidRPr="00E77497">
        <w:t xml:space="preserve">Let </w:t>
      </w:r>
      <w:r w:rsidRPr="00E77497">
        <w:rPr>
          <w:i/>
        </w:rPr>
        <w:t>result</w:t>
      </w:r>
      <w:r w:rsidRPr="00E77497">
        <w:t xml:space="preserve"> be the result of calling the </w:t>
      </w:r>
      <w:ins w:id="30552" w:author="Rev 7 Allen Wirfs-Brock" w:date="2012-04-10T12:41:00Z">
        <w:r w:rsidR="00134DAD">
          <w:t>abstract operation RegExpExec</w:t>
        </w:r>
        <w:r w:rsidR="00134DAD" w:rsidRPr="00E77497">
          <w:t xml:space="preserve"> (see 15.10.6.2)</w:t>
        </w:r>
      </w:ins>
      <w:del w:id="30553" w:author="Rev 7 Allen Wirfs-Brock" w:date="2012-04-10T12:41:00Z">
        <w:r w:rsidRPr="00E77497" w:rsidDel="00134DAD">
          <w:delText xml:space="preserve">[[Call]] internal method of </w:delText>
        </w:r>
        <w:r w:rsidRPr="00E77497" w:rsidDel="00134DAD">
          <w:rPr>
            <w:i/>
          </w:rPr>
          <w:delText>exec</w:delText>
        </w:r>
      </w:del>
      <w:r w:rsidRPr="00E77497">
        <w:t xml:space="preserve"> with</w:t>
      </w:r>
      <w:ins w:id="30554" w:author="Rev 7 Allen Wirfs-Brock" w:date="2012-04-10T12:41:00Z">
        <w:r w:rsidR="00134DAD">
          <w:t xml:space="preserve"> arguments</w:t>
        </w:r>
      </w:ins>
      <w:r w:rsidRPr="00E77497">
        <w:t xml:space="preserve"> </w:t>
      </w:r>
      <w:r w:rsidRPr="00E77497">
        <w:rPr>
          <w:i/>
        </w:rPr>
        <w:t>rx</w:t>
      </w:r>
      <w:r w:rsidRPr="00E77497">
        <w:t xml:space="preserve"> </w:t>
      </w:r>
      <w:del w:id="30555" w:author="Rev 7 Allen Wirfs-Brock" w:date="2012-04-10T12:41:00Z">
        <w:r w:rsidRPr="00E77497" w:rsidDel="00134DAD">
          <w:delText xml:space="preserve">as the </w:delText>
        </w:r>
        <w:r w:rsidRPr="00E77497" w:rsidDel="00134DAD">
          <w:rPr>
            <w:b/>
          </w:rPr>
          <w:delText>this</w:delText>
        </w:r>
        <w:r w:rsidRPr="00E77497" w:rsidDel="00134DAD">
          <w:delText xml:space="preserve"> value and argument list containing</w:delText>
        </w:r>
      </w:del>
      <w:ins w:id="30556" w:author="Rev 7 Allen Wirfs-Brock" w:date="2012-04-10T12:41:00Z">
        <w:r w:rsidR="00134DAD">
          <w:t>and</w:t>
        </w:r>
      </w:ins>
      <w:r w:rsidRPr="00E77497">
        <w:t xml:space="preserve"> </w:t>
      </w:r>
      <w:r w:rsidRPr="00E77497">
        <w:rPr>
          <w:i/>
        </w:rPr>
        <w:t>S</w:t>
      </w:r>
      <w:r w:rsidRPr="00E77497">
        <w:t>.</w:t>
      </w:r>
    </w:p>
    <w:p w14:paraId="026C38E5" w14:textId="77777777" w:rsidR="00134DAD" w:rsidRDefault="00134DAD" w:rsidP="00834A33">
      <w:pPr>
        <w:pStyle w:val="Alg4"/>
        <w:numPr>
          <w:ilvl w:val="2"/>
          <w:numId w:val="227"/>
        </w:numPr>
        <w:rPr>
          <w:ins w:id="30557" w:author="Rev 7 Allen Wirfs-Brock" w:date="2012-04-10T12:42:00Z"/>
        </w:rPr>
      </w:pPr>
      <w:ins w:id="30558" w:author="Rev 7 Allen Wirfs-Brock" w:date="2012-04-10T12:42:00Z">
        <w:r>
          <w:t>ReturnIfAbrupt(</w:t>
        </w:r>
        <w:r>
          <w:rPr>
            <w:i/>
          </w:rPr>
          <w:t>result</w:t>
        </w:r>
        <w:r>
          <w:t>).</w:t>
        </w:r>
      </w:ins>
    </w:p>
    <w:p w14:paraId="0CCF4A77" w14:textId="77777777" w:rsidR="004C02EF" w:rsidRPr="00E77497" w:rsidRDefault="004C02EF" w:rsidP="00834A33">
      <w:pPr>
        <w:pStyle w:val="Alg4"/>
        <w:numPr>
          <w:ilvl w:val="2"/>
          <w:numId w:val="227"/>
        </w:numPr>
      </w:pPr>
      <w:r w:rsidRPr="00E77497">
        <w:t xml:space="preserve">If </w:t>
      </w:r>
      <w:r w:rsidRPr="00E77497">
        <w:rPr>
          <w:i/>
        </w:rPr>
        <w:t>result</w:t>
      </w:r>
      <w:r w:rsidRPr="00E77497">
        <w:t xml:space="preserve"> is </w:t>
      </w:r>
      <w:r w:rsidRPr="00E77497">
        <w:rPr>
          <w:b/>
        </w:rPr>
        <w:t>null</w:t>
      </w:r>
      <w:r w:rsidRPr="00E77497">
        <w:t xml:space="preserve">, then set </w:t>
      </w:r>
      <w:r w:rsidRPr="00E77497">
        <w:rPr>
          <w:i/>
        </w:rPr>
        <w:t>lastMatch</w:t>
      </w:r>
      <w:r w:rsidRPr="00E77497">
        <w:t xml:space="preserve"> to </w:t>
      </w:r>
      <w:r w:rsidRPr="00E77497">
        <w:rPr>
          <w:b/>
        </w:rPr>
        <w:t>false</w:t>
      </w:r>
      <w:r w:rsidRPr="00E77497">
        <w:t>.</w:t>
      </w:r>
    </w:p>
    <w:p w14:paraId="07685D3A" w14:textId="77777777" w:rsidR="004C02EF" w:rsidRPr="00E77497" w:rsidRDefault="004C02EF" w:rsidP="00834A33">
      <w:pPr>
        <w:pStyle w:val="Alg4"/>
        <w:numPr>
          <w:ilvl w:val="2"/>
          <w:numId w:val="227"/>
        </w:numPr>
        <w:rPr>
          <w:b/>
        </w:rPr>
      </w:pPr>
      <w:r w:rsidRPr="00E77497">
        <w:t xml:space="preserve">Else, </w:t>
      </w:r>
      <w:r w:rsidRPr="00E77497">
        <w:rPr>
          <w:i/>
        </w:rPr>
        <w:t>result</w:t>
      </w:r>
      <w:r w:rsidRPr="00E77497">
        <w:t xml:space="preserve"> is not </w:t>
      </w:r>
      <w:r w:rsidRPr="00E77497">
        <w:rPr>
          <w:b/>
        </w:rPr>
        <w:t>null</w:t>
      </w:r>
    </w:p>
    <w:p w14:paraId="49CD21B3" w14:textId="77777777" w:rsidR="004C02EF" w:rsidRPr="00E77497" w:rsidRDefault="004C02EF" w:rsidP="00834A33">
      <w:pPr>
        <w:pStyle w:val="Alg4"/>
        <w:numPr>
          <w:ilvl w:val="3"/>
          <w:numId w:val="227"/>
        </w:numPr>
      </w:pPr>
      <w:r w:rsidRPr="00E77497">
        <w:t xml:space="preserve">Let </w:t>
      </w:r>
      <w:r w:rsidRPr="00E77497">
        <w:rPr>
          <w:i/>
        </w:rPr>
        <w:t>thisIndex</w:t>
      </w:r>
      <w:r w:rsidRPr="00E77497">
        <w:t xml:space="preserve">  be the result of calling the [[Get]] internal method of </w:t>
      </w:r>
      <w:r w:rsidRPr="00E77497">
        <w:rPr>
          <w:i/>
        </w:rPr>
        <w:t>rx</w:t>
      </w:r>
      <w:r w:rsidRPr="00E77497">
        <w:t xml:space="preserve"> with argument </w:t>
      </w:r>
      <w:r w:rsidRPr="00E77497">
        <w:rPr>
          <w:rFonts w:ascii="Courier New" w:hAnsi="Courier New"/>
          <w:b/>
        </w:rPr>
        <w:t>"lastIndex"</w:t>
      </w:r>
      <w:r w:rsidRPr="00E77497">
        <w:t>.</w:t>
      </w:r>
    </w:p>
    <w:p w14:paraId="5D929DFB" w14:textId="77777777" w:rsidR="00FA34E7" w:rsidRDefault="00FA34E7" w:rsidP="00834A33">
      <w:pPr>
        <w:pStyle w:val="Alg4"/>
        <w:numPr>
          <w:ilvl w:val="3"/>
          <w:numId w:val="227"/>
        </w:numPr>
        <w:rPr>
          <w:ins w:id="30559" w:author="Rev 7 Allen Wirfs-Brock" w:date="2012-04-10T16:23:00Z"/>
        </w:rPr>
      </w:pPr>
      <w:ins w:id="30560" w:author="Rev 7 Allen Wirfs-Brock" w:date="2012-04-10T16:24:00Z">
        <w:r>
          <w:t>ReturnIfAbrupt(</w:t>
        </w:r>
        <w:r w:rsidRPr="00E77497">
          <w:rPr>
            <w:i/>
          </w:rPr>
          <w:t>thisIndex</w:t>
        </w:r>
        <w:r>
          <w:t>).</w:t>
        </w:r>
      </w:ins>
    </w:p>
    <w:p w14:paraId="5CC383D8" w14:textId="77777777" w:rsidR="004C02EF" w:rsidRPr="00E77497" w:rsidRDefault="004C02EF" w:rsidP="00834A33">
      <w:pPr>
        <w:pStyle w:val="Alg4"/>
        <w:numPr>
          <w:ilvl w:val="3"/>
          <w:numId w:val="227"/>
        </w:numPr>
      </w:pPr>
      <w:r w:rsidRPr="00E77497">
        <w:t xml:space="preserve">If </w:t>
      </w:r>
      <w:r w:rsidRPr="00E77497">
        <w:rPr>
          <w:i/>
        </w:rPr>
        <w:t>thisIndex</w:t>
      </w:r>
      <w:r w:rsidRPr="00E77497">
        <w:t xml:space="preserve"> = </w:t>
      </w:r>
      <w:r w:rsidRPr="00E77497">
        <w:rPr>
          <w:i/>
        </w:rPr>
        <w:t>previousLastIndex</w:t>
      </w:r>
      <w:r w:rsidRPr="00E77497">
        <w:t xml:space="preserve"> then</w:t>
      </w:r>
    </w:p>
    <w:p w14:paraId="53A5D141" w14:textId="77777777" w:rsidR="004C02EF" w:rsidRPr="00E77497" w:rsidRDefault="00FA34E7" w:rsidP="00834A33">
      <w:pPr>
        <w:pStyle w:val="Alg4"/>
        <w:numPr>
          <w:ilvl w:val="4"/>
          <w:numId w:val="227"/>
        </w:numPr>
      </w:pPr>
      <w:ins w:id="30561" w:author="Rev 7 Allen Wirfs-Brock" w:date="2012-04-10T16:24:00Z">
        <w:r>
          <w:t xml:space="preserve">Let </w:t>
        </w:r>
        <w:r>
          <w:rPr>
            <w:i/>
          </w:rPr>
          <w:t>put</w:t>
        </w:r>
        <w:r w:rsidRPr="00F726FB">
          <w:rPr>
            <w:i/>
          </w:rPr>
          <w:t>Status</w:t>
        </w:r>
        <w:r>
          <w:t xml:space="preserve"> be the result of calling</w:t>
        </w:r>
        <w:r w:rsidRPr="00E77497" w:rsidDel="00134DAD">
          <w:t xml:space="preserve"> </w:t>
        </w:r>
      </w:ins>
      <w:del w:id="30562" w:author="Rev 7 Allen Wirfs-Brock" w:date="2012-04-10T16:24:00Z">
        <w:r w:rsidR="004C02EF" w:rsidRPr="00E77497" w:rsidDel="00FA34E7">
          <w:delText xml:space="preserve">Call </w:delText>
        </w:r>
      </w:del>
      <w:r w:rsidR="004C02EF" w:rsidRPr="00E77497">
        <w:t xml:space="preserve">the [[Put]] internal method of </w:t>
      </w:r>
      <w:r w:rsidR="004C02EF" w:rsidRPr="00E77497">
        <w:rPr>
          <w:i/>
        </w:rPr>
        <w:t>rx</w:t>
      </w:r>
      <w:r w:rsidR="004C02EF" w:rsidRPr="00E77497">
        <w:t xml:space="preserve"> with arguments </w:t>
      </w:r>
      <w:r w:rsidR="004C02EF" w:rsidRPr="00E77497">
        <w:rPr>
          <w:rFonts w:ascii="Courier New" w:hAnsi="Courier New"/>
          <w:b/>
        </w:rPr>
        <w:t>"lastIndex"</w:t>
      </w:r>
      <w:del w:id="30563" w:author="Rev 10 Allen Wirfs-Brock" w:date="2012-09-26T09:56:00Z">
        <w:r w:rsidR="004C02EF" w:rsidRPr="00E77497" w:rsidDel="00C42649">
          <w:delText xml:space="preserve"> and </w:delText>
        </w:r>
      </w:del>
      <w:ins w:id="30564" w:author="Rev 10 Allen Wirfs-Brock" w:date="2012-09-26T09:56:00Z">
        <w:r w:rsidR="00C42649">
          <w:t>,</w:t>
        </w:r>
        <w:r w:rsidR="00C42649" w:rsidRPr="00E77497">
          <w:t xml:space="preserve"> </w:t>
        </w:r>
      </w:ins>
      <w:r w:rsidR="004C02EF" w:rsidRPr="00E77497">
        <w:rPr>
          <w:i/>
        </w:rPr>
        <w:t>thisIndex</w:t>
      </w:r>
      <w:r w:rsidR="004C02EF" w:rsidRPr="00E77497">
        <w:t>+1</w:t>
      </w:r>
      <w:ins w:id="30565" w:author="Rev 10 Allen Wirfs-Brock" w:date="2012-09-26T09:56:00Z">
        <w:r w:rsidR="00C42649">
          <w:t xml:space="preserve">, </w:t>
        </w:r>
        <w:r w:rsidR="00C42649" w:rsidRPr="00E77497">
          <w:t>and</w:t>
        </w:r>
        <w:r w:rsidR="00C42649">
          <w:t xml:space="preserve"> </w:t>
        </w:r>
        <w:r w:rsidR="00C42649" w:rsidRPr="00253B6F">
          <w:rPr>
            <w:b/>
          </w:rPr>
          <w:t>true</w:t>
        </w:r>
      </w:ins>
      <w:r w:rsidR="004C02EF" w:rsidRPr="00E77497">
        <w:t>.</w:t>
      </w:r>
    </w:p>
    <w:p w14:paraId="1B599803" w14:textId="77777777" w:rsidR="00FA34E7" w:rsidRDefault="00FA34E7" w:rsidP="00834A33">
      <w:pPr>
        <w:pStyle w:val="Alg4"/>
        <w:numPr>
          <w:ilvl w:val="4"/>
          <w:numId w:val="227"/>
        </w:numPr>
        <w:rPr>
          <w:ins w:id="30566" w:author="Rev 7 Allen Wirfs-Brock" w:date="2012-04-10T16:24:00Z"/>
        </w:rPr>
      </w:pPr>
      <w:ins w:id="30567" w:author="Rev 7 Allen Wirfs-Brock" w:date="2012-04-10T16:25:00Z">
        <w:r>
          <w:t>ReturnIfAbrupt(</w:t>
        </w:r>
        <w:r>
          <w:rPr>
            <w:i/>
          </w:rPr>
          <w:t>putStatus</w:t>
        </w:r>
        <w:r>
          <w:t>).</w:t>
        </w:r>
      </w:ins>
    </w:p>
    <w:p w14:paraId="5729660F" w14:textId="77777777" w:rsidR="004C02EF" w:rsidRPr="00E77497" w:rsidRDefault="004C02EF" w:rsidP="00834A33">
      <w:pPr>
        <w:pStyle w:val="Alg4"/>
        <w:numPr>
          <w:ilvl w:val="4"/>
          <w:numId w:val="227"/>
        </w:numPr>
      </w:pPr>
      <w:r w:rsidRPr="00E77497">
        <w:t xml:space="preserve">Set </w:t>
      </w:r>
      <w:r w:rsidRPr="00E77497">
        <w:rPr>
          <w:i/>
        </w:rPr>
        <w:t>previousLastIndex</w:t>
      </w:r>
      <w:r w:rsidRPr="00E77497">
        <w:t xml:space="preserve"> to </w:t>
      </w:r>
      <w:r w:rsidRPr="00E77497">
        <w:rPr>
          <w:i/>
        </w:rPr>
        <w:t>thisIndex</w:t>
      </w:r>
      <w:r w:rsidRPr="00E77497">
        <w:t>+1.</w:t>
      </w:r>
    </w:p>
    <w:p w14:paraId="6A3D256A" w14:textId="77777777" w:rsidR="004C02EF" w:rsidRPr="00E77497" w:rsidRDefault="004C02EF" w:rsidP="00834A33">
      <w:pPr>
        <w:pStyle w:val="Alg4"/>
        <w:numPr>
          <w:ilvl w:val="3"/>
          <w:numId w:val="227"/>
        </w:numPr>
      </w:pPr>
      <w:r w:rsidRPr="00E77497">
        <w:t xml:space="preserve">Else, set </w:t>
      </w:r>
      <w:r w:rsidRPr="00E77497">
        <w:rPr>
          <w:i/>
        </w:rPr>
        <w:t>previousLastIndex</w:t>
      </w:r>
      <w:r w:rsidRPr="00E77497">
        <w:t xml:space="preserve"> to </w:t>
      </w:r>
      <w:r w:rsidRPr="00E77497">
        <w:rPr>
          <w:i/>
        </w:rPr>
        <w:t>thisIndex</w:t>
      </w:r>
      <w:r w:rsidRPr="00E77497">
        <w:t>.</w:t>
      </w:r>
    </w:p>
    <w:p w14:paraId="46D136CA" w14:textId="77777777" w:rsidR="004C02EF" w:rsidRPr="00E77497" w:rsidRDefault="004C02EF" w:rsidP="00834A33">
      <w:pPr>
        <w:pStyle w:val="Alg4"/>
        <w:numPr>
          <w:ilvl w:val="3"/>
          <w:numId w:val="227"/>
        </w:numPr>
      </w:pPr>
      <w:r w:rsidRPr="00E77497">
        <w:t xml:space="preserve">Let </w:t>
      </w:r>
      <w:r w:rsidRPr="00E77497">
        <w:rPr>
          <w:i/>
        </w:rPr>
        <w:t>matchStr</w:t>
      </w:r>
      <w:r w:rsidRPr="00E77497">
        <w:t xml:space="preserve"> be the result of calling the [[Get]] internal method of </w:t>
      </w:r>
      <w:r w:rsidRPr="00E77497">
        <w:rPr>
          <w:i/>
        </w:rPr>
        <w:t>result</w:t>
      </w:r>
      <w:r w:rsidRPr="00E77497">
        <w:t xml:space="preserve"> with argument </w:t>
      </w:r>
      <w:r w:rsidRPr="00E77497">
        <w:rPr>
          <w:rFonts w:ascii="Courier New" w:hAnsi="Courier New"/>
          <w:b/>
        </w:rPr>
        <w:t>"0"</w:t>
      </w:r>
      <w:r w:rsidRPr="00E77497">
        <w:t>.</w:t>
      </w:r>
    </w:p>
    <w:p w14:paraId="632FB0B5" w14:textId="77777777" w:rsidR="00FA34E7" w:rsidRDefault="00FA34E7" w:rsidP="00834A33">
      <w:pPr>
        <w:pStyle w:val="Alg4"/>
        <w:numPr>
          <w:ilvl w:val="3"/>
          <w:numId w:val="227"/>
        </w:numPr>
        <w:rPr>
          <w:ins w:id="30568" w:author="Rev 7 Allen Wirfs-Brock" w:date="2012-04-10T16:25:00Z"/>
        </w:rPr>
      </w:pPr>
      <w:ins w:id="30569" w:author="Rev 7 Allen Wirfs-Brock" w:date="2012-04-10T16:25:00Z">
        <w:r>
          <w:t>ReturnIfAbrupt(</w:t>
        </w:r>
        <w:r w:rsidRPr="00E77497">
          <w:rPr>
            <w:i/>
          </w:rPr>
          <w:t>matchStr</w:t>
        </w:r>
        <w:r>
          <w:t>).</w:t>
        </w:r>
      </w:ins>
    </w:p>
    <w:p w14:paraId="379AFAFA" w14:textId="77777777" w:rsidR="004C02EF" w:rsidRPr="00E77497" w:rsidRDefault="00FA34E7" w:rsidP="00834A33">
      <w:pPr>
        <w:pStyle w:val="Alg4"/>
        <w:numPr>
          <w:ilvl w:val="3"/>
          <w:numId w:val="227"/>
        </w:numPr>
      </w:pPr>
      <w:ins w:id="30570" w:author="Rev 7 Allen Wirfs-Brock" w:date="2012-04-10T16:26:00Z">
        <w:r w:rsidRPr="00E77497">
          <w:t xml:space="preserve">Let </w:t>
        </w:r>
        <w:r>
          <w:rPr>
            <w:i/>
          </w:rPr>
          <w:t>defineStatus</w:t>
        </w:r>
        <w:r w:rsidRPr="00E77497">
          <w:t xml:space="preserve"> be the result of calling </w:t>
        </w:r>
      </w:ins>
      <w:del w:id="30571" w:author="Rev 7 Allen Wirfs-Brock" w:date="2012-04-10T16:26:00Z">
        <w:r w:rsidR="004C02EF" w:rsidRPr="00E77497" w:rsidDel="00FA34E7">
          <w:delText xml:space="preserve">Call </w:delText>
        </w:r>
      </w:del>
      <w:r w:rsidR="004C02EF" w:rsidRPr="00E77497">
        <w:t xml:space="preserve">the [[DefineOwnProperty]] internal method of </w:t>
      </w:r>
      <w:r w:rsidR="004C02EF" w:rsidRPr="00E77497">
        <w:rPr>
          <w:i/>
        </w:rPr>
        <w:t>A</w:t>
      </w:r>
      <w:r w:rsidR="004C02EF" w:rsidRPr="00E77497">
        <w:t xml:space="preserve"> with arguments ToString(</w:t>
      </w:r>
      <w:r w:rsidR="004C02EF" w:rsidRPr="00E77497">
        <w:rPr>
          <w:i/>
        </w:rPr>
        <w:t>n</w:t>
      </w:r>
      <w:r w:rsidR="004C02EF" w:rsidRPr="00E77497">
        <w:t xml:space="preserve">), the Property Descriptor {[[Value]]: </w:t>
      </w:r>
      <w:r w:rsidR="004C02EF" w:rsidRPr="00E77497">
        <w:rPr>
          <w:i/>
        </w:rPr>
        <w:t>matchStr</w:t>
      </w:r>
      <w:r w:rsidR="004C02EF" w:rsidRPr="00E77497">
        <w:t xml:space="preserve">, [[Writable]]: </w:t>
      </w:r>
      <w:r w:rsidR="004C02EF" w:rsidRPr="00E77497">
        <w:rPr>
          <w:b/>
        </w:rPr>
        <w:t>true</w:t>
      </w:r>
      <w:r w:rsidR="004C02EF" w:rsidRPr="00E77497">
        <w:t xml:space="preserve">, [[Enumerable]]: </w:t>
      </w:r>
      <w:r w:rsidR="004C02EF" w:rsidRPr="00E77497">
        <w:rPr>
          <w:b/>
        </w:rPr>
        <w:t>true</w:t>
      </w:r>
      <w:r w:rsidR="004C02EF" w:rsidRPr="00E77497">
        <w:t xml:space="preserve">, [[configurable]]: </w:t>
      </w:r>
      <w:r w:rsidR="004C02EF" w:rsidRPr="00E77497">
        <w:rPr>
          <w:b/>
        </w:rPr>
        <w:t>true</w:t>
      </w:r>
      <w:r w:rsidR="004C02EF" w:rsidRPr="00E77497">
        <w:t xml:space="preserve">}, and </w:t>
      </w:r>
      <w:r w:rsidR="004C02EF" w:rsidRPr="00E77497">
        <w:rPr>
          <w:b/>
        </w:rPr>
        <w:t>false</w:t>
      </w:r>
      <w:r w:rsidR="004C02EF" w:rsidRPr="00E77497">
        <w:t>.</w:t>
      </w:r>
    </w:p>
    <w:p w14:paraId="4F9B1FE3" w14:textId="77777777" w:rsidR="00FA34E7" w:rsidRDefault="00FA34E7" w:rsidP="00834A33">
      <w:pPr>
        <w:pStyle w:val="Alg4"/>
        <w:numPr>
          <w:ilvl w:val="3"/>
          <w:numId w:val="227"/>
        </w:numPr>
        <w:rPr>
          <w:ins w:id="30572" w:author="Rev 7 Allen Wirfs-Brock" w:date="2012-04-10T16:25:00Z"/>
        </w:rPr>
      </w:pPr>
      <w:ins w:id="30573" w:author="Rev 7 Allen Wirfs-Brock" w:date="2012-04-10T16:26:00Z">
        <w:r>
          <w:t>ReturnIfAbrupt(</w:t>
        </w:r>
        <w:r>
          <w:rPr>
            <w:i/>
          </w:rPr>
          <w:t>defineStatus</w:t>
        </w:r>
        <w:r>
          <w:t>).</w:t>
        </w:r>
      </w:ins>
    </w:p>
    <w:p w14:paraId="0D2323DB" w14:textId="77777777" w:rsidR="004C02EF" w:rsidRPr="00E77497" w:rsidRDefault="004C02EF" w:rsidP="00834A33">
      <w:pPr>
        <w:pStyle w:val="Alg4"/>
        <w:numPr>
          <w:ilvl w:val="3"/>
          <w:numId w:val="227"/>
        </w:numPr>
      </w:pPr>
      <w:r w:rsidRPr="00E77497">
        <w:t xml:space="preserve">Increment </w:t>
      </w:r>
      <w:r w:rsidRPr="00E77497">
        <w:rPr>
          <w:i/>
        </w:rPr>
        <w:t>n</w:t>
      </w:r>
      <w:r w:rsidRPr="00E77497">
        <w:t>.</w:t>
      </w:r>
    </w:p>
    <w:p w14:paraId="18233A9D" w14:textId="77777777" w:rsidR="004C02EF" w:rsidRPr="00E77497" w:rsidRDefault="004C02EF" w:rsidP="00834A33">
      <w:pPr>
        <w:pStyle w:val="Alg4"/>
        <w:numPr>
          <w:ilvl w:val="1"/>
          <w:numId w:val="227"/>
        </w:numPr>
      </w:pPr>
      <w:r w:rsidRPr="00E77497">
        <w:t xml:space="preserve">If </w:t>
      </w:r>
      <w:r w:rsidRPr="00E77497">
        <w:rPr>
          <w:i/>
        </w:rPr>
        <w:t>n</w:t>
      </w:r>
      <w:r w:rsidRPr="00E77497">
        <w:t xml:space="preserve"> = 0, then return </w:t>
      </w:r>
      <w:r w:rsidRPr="00E77497">
        <w:rPr>
          <w:b/>
        </w:rPr>
        <w:t>null</w:t>
      </w:r>
      <w:r w:rsidRPr="00E77497">
        <w:t>.</w:t>
      </w:r>
    </w:p>
    <w:p w14:paraId="1A8C5967" w14:textId="77777777" w:rsidR="004C02EF" w:rsidRPr="00E77497" w:rsidRDefault="004C02EF" w:rsidP="00834A33">
      <w:pPr>
        <w:pStyle w:val="Alg4"/>
        <w:numPr>
          <w:ilvl w:val="1"/>
          <w:numId w:val="227"/>
        </w:numPr>
        <w:spacing w:after="220"/>
      </w:pPr>
      <w:r w:rsidRPr="00E77497">
        <w:t xml:space="preserve">Return </w:t>
      </w:r>
      <w:r w:rsidRPr="00E77497">
        <w:rPr>
          <w:i/>
        </w:rPr>
        <w:t>A</w:t>
      </w:r>
      <w:r w:rsidRPr="00E77497">
        <w:t>.</w:t>
      </w:r>
    </w:p>
    <w:p w14:paraId="154E7905"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match</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7E857BEB" w14:textId="77777777" w:rsidR="004C02EF" w:rsidRPr="00E77497" w:rsidRDefault="004C02EF" w:rsidP="004C02EF">
      <w:pPr>
        <w:pStyle w:val="40"/>
        <w:numPr>
          <w:ilvl w:val="0"/>
          <w:numId w:val="0"/>
        </w:numPr>
      </w:pPr>
      <w:bookmarkStart w:id="30574" w:name="_Ref456010585"/>
      <w:r w:rsidRPr="00E77497">
        <w:t>15.5.4.11</w:t>
      </w:r>
      <w:r w:rsidRPr="00E77497">
        <w:tab/>
        <w:t>String.prototype.replace (searchValue, replaceValue)</w:t>
      </w:r>
      <w:bookmarkEnd w:id="30574"/>
    </w:p>
    <w:p w14:paraId="61EFF508" w14:textId="77777777" w:rsidR="004C02EF" w:rsidRPr="00E77497" w:rsidRDefault="004C02EF" w:rsidP="004C02EF">
      <w:r w:rsidRPr="00E77497">
        <w:t xml:space="preserve">First set </w:t>
      </w:r>
      <w:r w:rsidRPr="00E77497">
        <w:rPr>
          <w:i/>
        </w:rPr>
        <w:t>string</w:t>
      </w:r>
      <w:r w:rsidRPr="00E77497">
        <w:t xml:space="preserve"> according to the following steps:</w:t>
      </w:r>
    </w:p>
    <w:p w14:paraId="4D982E1D" w14:textId="77777777" w:rsidR="004C02EF" w:rsidRPr="00E77497" w:rsidRDefault="00134DAD" w:rsidP="00834A33">
      <w:pPr>
        <w:pStyle w:val="Alg4"/>
        <w:numPr>
          <w:ilvl w:val="0"/>
          <w:numId w:val="228"/>
        </w:numPr>
      </w:pPr>
      <w:ins w:id="30575" w:author="Rev 7 Allen Wirfs-Brock" w:date="2012-04-10T11:59:00Z">
        <w:r>
          <w:t>ReturnIfAbrupt(</w:t>
        </w:r>
        <w:r w:rsidRPr="00E77497">
          <w:t>CheckObjectCoercible</w:t>
        </w:r>
        <w:r>
          <w:t>(</w:t>
        </w:r>
        <w:r w:rsidRPr="00E77497">
          <w:rPr>
            <w:b/>
          </w:rPr>
          <w:t>this</w:t>
        </w:r>
        <w:r w:rsidRPr="00E77497">
          <w:t xml:space="preserve"> value</w:t>
        </w:r>
        <w:r>
          <w:t>))</w:t>
        </w:r>
        <w:r w:rsidRPr="00E77497">
          <w:t>.</w:t>
        </w:r>
      </w:ins>
      <w:del w:id="30576" w:author="Rev 7 Allen Wirfs-Brock" w:date="2012-04-10T11:59: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622DF230" w14:textId="77777777" w:rsidR="00FA34E7" w:rsidRDefault="004C02EF" w:rsidP="00FA34E7">
      <w:pPr>
        <w:pStyle w:val="Alg4"/>
        <w:numPr>
          <w:ilvl w:val="0"/>
          <w:numId w:val="228"/>
        </w:numPr>
        <w:spacing w:after="120"/>
        <w:contextualSpacing/>
        <w:rPr>
          <w:ins w:id="30577" w:author="Rev 7 Allen Wirfs-Brock" w:date="2012-04-10T16:28:00Z"/>
        </w:rPr>
      </w:pPr>
      <w:r w:rsidRPr="00E77497">
        <w:t xml:space="preserve">Let </w:t>
      </w:r>
      <w:r w:rsidRPr="00E77497">
        <w:rPr>
          <w:i/>
        </w:rPr>
        <w:t>string</w:t>
      </w:r>
      <w:r w:rsidRPr="00E77497">
        <w:t xml:space="preserve"> be the result of calling ToString, giving it the </w:t>
      </w:r>
      <w:r w:rsidRPr="00E77497">
        <w:rPr>
          <w:b/>
        </w:rPr>
        <w:t>this</w:t>
      </w:r>
      <w:r w:rsidRPr="00E77497">
        <w:t xml:space="preserve"> value as its argument</w:t>
      </w:r>
      <w:ins w:id="30578" w:author="Rev 7 Allen Wirfs-Brock" w:date="2012-04-10T16:28:00Z">
        <w:r w:rsidR="00FA34E7">
          <w:t>.</w:t>
        </w:r>
      </w:ins>
    </w:p>
    <w:p w14:paraId="17B10B9C" w14:textId="77777777" w:rsidR="004C02EF" w:rsidRPr="00E77497" w:rsidRDefault="00FA34E7" w:rsidP="00834A33">
      <w:pPr>
        <w:pStyle w:val="Alg4"/>
        <w:numPr>
          <w:ilvl w:val="0"/>
          <w:numId w:val="228"/>
        </w:numPr>
        <w:spacing w:after="120"/>
      </w:pPr>
      <w:ins w:id="30579" w:author="Rev 7 Allen Wirfs-Brock" w:date="2012-04-10T16:28:00Z">
        <w:r>
          <w:t>ReturnIfAbrupt(</w:t>
        </w:r>
        <w:r>
          <w:rPr>
            <w:i/>
          </w:rPr>
          <w:t>string</w:t>
        </w:r>
        <w:r>
          <w:t>)</w:t>
        </w:r>
      </w:ins>
      <w:r w:rsidR="004C02EF" w:rsidRPr="00E77497">
        <w:t>.</w:t>
      </w:r>
    </w:p>
    <w:p w14:paraId="7E170FEC" w14:textId="77777777" w:rsidR="004C02EF" w:rsidRPr="00E77497" w:rsidRDefault="004C02EF" w:rsidP="004C02EF">
      <w:commentRangeStart w:id="30580"/>
      <w:r w:rsidRPr="00E77497">
        <w:t xml:space="preserve">If </w:t>
      </w:r>
      <w:r w:rsidRPr="00E77497">
        <w:rPr>
          <w:rFonts w:ascii="Times New Roman" w:hAnsi="Times New Roman"/>
          <w:i/>
        </w:rPr>
        <w:t>searchValue</w:t>
      </w:r>
      <w:r w:rsidRPr="00E77497">
        <w:t xml:space="preserve"> is a regular expression (an object </w:t>
      </w:r>
      <w:del w:id="30581" w:author="Allen Wirfs-Brock" w:date="2011-07-02T14:06:00Z">
        <w:r w:rsidRPr="00E77497" w:rsidDel="00141138">
          <w:delText>whose [[Class]]</w:delText>
        </w:r>
      </w:del>
      <w:ins w:id="30582" w:author="Allen Wirfs-Brock" w:date="2011-07-02T14:06:00Z">
        <w:r w:rsidR="00141138" w:rsidRPr="00E77497">
          <w:t xml:space="preserve">that has </w:t>
        </w:r>
        <w:del w:id="30583" w:author="Rev 3 Allen Wirfs-Brock" w:date="2011-09-08T14:50:00Z">
          <w:r w:rsidR="00141138" w:rsidRPr="00E77497" w:rsidDel="00FA2A04">
            <w:delText>the</w:delText>
          </w:r>
        </w:del>
      </w:ins>
      <w:ins w:id="30584" w:author="Rev 3 Allen Wirfs-Brock" w:date="2011-09-08T14:50:00Z">
        <w:r w:rsidR="00FA2A04" w:rsidRPr="00E77497">
          <w:t>a</w:t>
        </w:r>
      </w:ins>
      <w:ins w:id="30585" w:author="Allen Wirfs-Brock" w:date="2011-07-02T14:06:00Z">
        <w:r w:rsidR="00141138" w:rsidRPr="00E77497">
          <w:t xml:space="preserve"> [[</w:t>
        </w:r>
        <w:del w:id="30586" w:author="Rev 3 Allen Wirfs-Brock" w:date="2011-09-08T14:50:00Z">
          <w:r w:rsidR="00141138" w:rsidRPr="00E77497" w:rsidDel="00FA2A04">
            <w:delText>IsRegExp</w:delText>
          </w:r>
        </w:del>
      </w:ins>
      <w:ins w:id="30587" w:author="Rev 3 Allen Wirfs-Brock" w:date="2011-09-08T14:50:00Z">
        <w:r w:rsidR="00FA2A04" w:rsidRPr="00E77497">
          <w:t>NativeBrand</w:t>
        </w:r>
      </w:ins>
      <w:ins w:id="30588" w:author="Allen Wirfs-Brock" w:date="2011-07-02T14:06:00Z">
        <w:r w:rsidR="00141138" w:rsidRPr="00E77497">
          <w:t>]]</w:t>
        </w:r>
      </w:ins>
      <w:r w:rsidRPr="00E77497">
        <w:t xml:space="preserve"> internal property</w:t>
      </w:r>
      <w:ins w:id="30589" w:author="Rev 3 Allen Wirfs-Brock" w:date="2011-09-08T14:49:00Z">
        <w:r w:rsidR="00FA2A04" w:rsidRPr="00E77497">
          <w:t xml:space="preserve"> whose value is NativeRegExp</w:t>
        </w:r>
      </w:ins>
      <w:del w:id="30590" w:author="Allen Wirfs-Brock" w:date="2011-07-02T14:07:00Z">
        <w:r w:rsidRPr="00E77497" w:rsidDel="00141138">
          <w:delText xml:space="preserve"> is </w:delText>
        </w:r>
        <w:r w:rsidRPr="00E77497" w:rsidDel="00141138">
          <w:rPr>
            <w:rFonts w:ascii="Courier New" w:hAnsi="Courier New"/>
            <w:b/>
          </w:rPr>
          <w:delText>"RegExp"</w:delText>
        </w:r>
      </w:del>
      <w:r w:rsidRPr="00E77497">
        <w:t xml:space="preserve">), do the following: If </w:t>
      </w:r>
      <w:r w:rsidRPr="00E77497">
        <w:rPr>
          <w:rFonts w:ascii="Times New Roman" w:hAnsi="Times New Roman"/>
          <w:i/>
        </w:rPr>
        <w:t>searchValue</w:t>
      </w:r>
      <w:r w:rsidRPr="00E77497">
        <w:t xml:space="preserve">.global is </w:t>
      </w:r>
      <w:r w:rsidRPr="00E77497">
        <w:rPr>
          <w:b/>
        </w:rPr>
        <w:t>false</w:t>
      </w:r>
      <w:r w:rsidRPr="00E77497">
        <w:t xml:space="preserve">, then search </w:t>
      </w:r>
      <w:r w:rsidRPr="00E77497">
        <w:rPr>
          <w:rFonts w:ascii="Times New Roman" w:hAnsi="Times New Roman"/>
          <w:i/>
        </w:rPr>
        <w:t>string</w:t>
      </w:r>
      <w:r w:rsidRPr="00E77497">
        <w:t xml:space="preserve"> for the first match of the regular expression </w:t>
      </w:r>
      <w:r w:rsidRPr="00E77497">
        <w:rPr>
          <w:rFonts w:ascii="Times New Roman" w:hAnsi="Times New Roman"/>
          <w:i/>
        </w:rPr>
        <w:t>searchValue</w:t>
      </w:r>
      <w:r w:rsidRPr="00E77497">
        <w:t xml:space="preserve">. If </w:t>
      </w:r>
      <w:r w:rsidRPr="00E77497">
        <w:rPr>
          <w:rFonts w:ascii="Times New Roman" w:hAnsi="Times New Roman"/>
          <w:i/>
        </w:rPr>
        <w:t>searchValue</w:t>
      </w:r>
      <w:r w:rsidRPr="00E77497">
        <w:t xml:space="preserve">.global is </w:t>
      </w:r>
      <w:r w:rsidRPr="00E77497">
        <w:rPr>
          <w:b/>
        </w:rPr>
        <w:t>true</w:t>
      </w:r>
      <w:r w:rsidRPr="00E77497">
        <w:t xml:space="preserve">, then search </w:t>
      </w:r>
      <w:r w:rsidRPr="00E77497">
        <w:rPr>
          <w:rFonts w:ascii="Times New Roman" w:hAnsi="Times New Roman"/>
          <w:i/>
        </w:rPr>
        <w:t>string</w:t>
      </w:r>
      <w:r w:rsidRPr="00E77497">
        <w:t xml:space="preserve"> for all matches of the regular expression </w:t>
      </w:r>
      <w:r w:rsidRPr="00E77497">
        <w:rPr>
          <w:rFonts w:ascii="Times New Roman" w:hAnsi="Times New Roman"/>
          <w:i/>
        </w:rPr>
        <w:t>searchValue</w:t>
      </w:r>
      <w:r w:rsidRPr="00E77497">
        <w:t xml:space="preserve">. Do the search in the same manner as in </w:t>
      </w:r>
      <w:r w:rsidRPr="00E77497">
        <w:rPr>
          <w:rFonts w:ascii="Courier New" w:hAnsi="Courier New"/>
          <w:b/>
        </w:rPr>
        <w:t>String.prototype.match</w:t>
      </w:r>
      <w:r w:rsidRPr="00E77497">
        <w:t xml:space="preserve">, including the update of </w:t>
      </w:r>
      <w:r w:rsidRPr="00E77497">
        <w:rPr>
          <w:rFonts w:ascii="Times New Roman" w:hAnsi="Times New Roman"/>
          <w:i/>
        </w:rPr>
        <w:t>searchValue</w:t>
      </w:r>
      <w:r w:rsidRPr="00E77497">
        <w:t>.</w:t>
      </w:r>
      <w:r w:rsidRPr="00E77497">
        <w:rPr>
          <w:rFonts w:ascii="Courier New" w:hAnsi="Courier New"/>
          <w:b/>
        </w:rPr>
        <w:t>lastIndex</w:t>
      </w:r>
      <w:r w:rsidRPr="00E77497">
        <w:t xml:space="preserve">. Let </w:t>
      </w:r>
      <w:r w:rsidRPr="00E77497">
        <w:rPr>
          <w:rFonts w:ascii="Times New Roman" w:hAnsi="Times New Roman"/>
          <w:i/>
        </w:rPr>
        <w:t>m</w:t>
      </w:r>
      <w:r w:rsidRPr="00E77497">
        <w:t xml:space="preserve"> be the number of left capturing parentheses in </w:t>
      </w:r>
      <w:r w:rsidRPr="00E77497">
        <w:rPr>
          <w:rFonts w:ascii="Times New Roman" w:hAnsi="Times New Roman"/>
          <w:i/>
        </w:rPr>
        <w:t>searchValue</w:t>
      </w:r>
      <w:r w:rsidRPr="00E77497">
        <w:t xml:space="preserve"> (using </w:t>
      </w:r>
      <w:r w:rsidRPr="00E77497">
        <w:rPr>
          <w:rFonts w:ascii="Times New Roman" w:hAnsi="Times New Roman"/>
          <w:i/>
        </w:rPr>
        <w:t>NcapturingParens</w:t>
      </w:r>
      <w:r w:rsidRPr="00E77497">
        <w:t xml:space="preserve"> as specified in 15.10.2.1).</w:t>
      </w:r>
    </w:p>
    <w:p w14:paraId="55CAD009" w14:textId="77777777" w:rsidR="004C02EF" w:rsidRPr="00E77497" w:rsidRDefault="004C02EF" w:rsidP="004C02EF">
      <w:r w:rsidRPr="00E77497">
        <w:t xml:space="preserve">If </w:t>
      </w:r>
      <w:r w:rsidRPr="00E77497">
        <w:rPr>
          <w:rFonts w:ascii="Times New Roman" w:hAnsi="Times New Roman"/>
          <w:i/>
        </w:rPr>
        <w:t>searchValue</w:t>
      </w:r>
      <w:r w:rsidRPr="00E77497">
        <w:t xml:space="preserve"> is not a regular expression, let </w:t>
      </w:r>
      <w:r w:rsidRPr="00E77497">
        <w:rPr>
          <w:rFonts w:ascii="Times New Roman" w:hAnsi="Times New Roman"/>
          <w:i/>
        </w:rPr>
        <w:t>searchString</w:t>
      </w:r>
      <w:r w:rsidRPr="00E77497">
        <w:t xml:space="preserve"> be </w:t>
      </w:r>
      <w:r w:rsidRPr="00E77497">
        <w:rPr>
          <w:rFonts w:ascii="Times New Roman" w:hAnsi="Times New Roman"/>
        </w:rPr>
        <w:t>ToString(</w:t>
      </w:r>
      <w:r w:rsidRPr="00E77497">
        <w:rPr>
          <w:rFonts w:ascii="Times New Roman" w:hAnsi="Times New Roman"/>
          <w:i/>
        </w:rPr>
        <w:t>searchValue</w:t>
      </w:r>
      <w:r w:rsidRPr="00E77497">
        <w:rPr>
          <w:rFonts w:ascii="Times New Roman" w:hAnsi="Times New Roman"/>
        </w:rPr>
        <w:t>)</w:t>
      </w:r>
      <w:r w:rsidRPr="00E77497">
        <w:t xml:space="preserve"> and search </w:t>
      </w:r>
      <w:r w:rsidRPr="00E77497">
        <w:rPr>
          <w:rFonts w:ascii="Times New Roman" w:hAnsi="Times New Roman"/>
          <w:i/>
        </w:rPr>
        <w:t>string</w:t>
      </w:r>
      <w:r w:rsidRPr="00E77497">
        <w:t xml:space="preserve"> for the first occurrence of </w:t>
      </w:r>
      <w:r w:rsidRPr="00E77497">
        <w:rPr>
          <w:rFonts w:ascii="Times New Roman" w:hAnsi="Times New Roman"/>
          <w:i/>
        </w:rPr>
        <w:t>searchString</w:t>
      </w:r>
      <w:r w:rsidRPr="00E77497">
        <w:t xml:space="preserve">. Let </w:t>
      </w:r>
      <w:r w:rsidRPr="00E77497">
        <w:rPr>
          <w:rFonts w:ascii="Times New Roman" w:hAnsi="Times New Roman"/>
          <w:i/>
        </w:rPr>
        <w:t>m</w:t>
      </w:r>
      <w:r w:rsidRPr="00E77497">
        <w:t xml:space="preserve"> be 0.</w:t>
      </w:r>
    </w:p>
    <w:p w14:paraId="609BDA7C" w14:textId="77777777" w:rsidR="004C02EF" w:rsidRPr="00E77497" w:rsidRDefault="004C02EF" w:rsidP="004C02EF">
      <w:r w:rsidRPr="00E77497">
        <w:t xml:space="preserve">If </w:t>
      </w:r>
      <w:r w:rsidRPr="00E77497">
        <w:rPr>
          <w:rFonts w:ascii="Times New Roman" w:hAnsi="Times New Roman"/>
          <w:i/>
        </w:rPr>
        <w:t>replaceValue</w:t>
      </w:r>
      <w:r w:rsidRPr="00E77497">
        <w:t xml:space="preserve"> is a function, then for each matched substring, call the function with the following </w:t>
      </w:r>
      <w:r w:rsidRPr="00E77497">
        <w:rPr>
          <w:rFonts w:ascii="Times New Roman" w:hAnsi="Times New Roman"/>
          <w:i/>
        </w:rPr>
        <w:t>m</w:t>
      </w:r>
      <w:r w:rsidRPr="00E77497">
        <w:t xml:space="preserve"> + 3 arguments. Argument 1 is the substring that matched. If </w:t>
      </w:r>
      <w:r w:rsidRPr="00E77497">
        <w:rPr>
          <w:rFonts w:ascii="Times New Roman" w:hAnsi="Times New Roman"/>
          <w:i/>
        </w:rPr>
        <w:t>searchValue</w:t>
      </w:r>
      <w:r w:rsidRPr="00E77497">
        <w:t xml:space="preserve"> is a regular expression, the next </w:t>
      </w:r>
      <w:r w:rsidRPr="00E77497">
        <w:rPr>
          <w:rFonts w:ascii="Times New Roman" w:hAnsi="Times New Roman"/>
          <w:i/>
        </w:rPr>
        <w:t>m</w:t>
      </w:r>
      <w:r w:rsidRPr="00E77497">
        <w:t xml:space="preserve"> arguments are all of the captures in the MatchResult (see 15.10.2.1). Argument </w:t>
      </w:r>
      <w:r w:rsidRPr="00E77497">
        <w:rPr>
          <w:rFonts w:ascii="Times New Roman" w:hAnsi="Times New Roman"/>
          <w:i/>
        </w:rPr>
        <w:t>m</w:t>
      </w:r>
      <w:r w:rsidRPr="00E77497">
        <w:t xml:space="preserve"> + 2 is the offset within </w:t>
      </w:r>
      <w:r w:rsidRPr="00E77497">
        <w:rPr>
          <w:rFonts w:ascii="Times New Roman" w:hAnsi="Times New Roman"/>
          <w:i/>
        </w:rPr>
        <w:t>string</w:t>
      </w:r>
      <w:r w:rsidRPr="00E77497">
        <w:t xml:space="preserve"> where the match occurred, and argument </w:t>
      </w:r>
      <w:r w:rsidRPr="00E77497">
        <w:rPr>
          <w:rFonts w:ascii="Times New Roman" w:hAnsi="Times New Roman"/>
          <w:i/>
        </w:rPr>
        <w:t>m</w:t>
      </w:r>
      <w:r w:rsidRPr="00E77497">
        <w:t xml:space="preserve"> + 3 is </w:t>
      </w:r>
      <w:r w:rsidRPr="00E77497">
        <w:rPr>
          <w:rFonts w:ascii="Times New Roman" w:hAnsi="Times New Roman"/>
          <w:i/>
        </w:rPr>
        <w:t>string</w:t>
      </w:r>
      <w:r w:rsidRPr="00E77497">
        <w:t>. The result is a String value derived from the original input by replacing each matched substring with the corresponding return value of the function call, converted to a String if need be.</w:t>
      </w:r>
    </w:p>
    <w:p w14:paraId="5619B27E" w14:textId="77777777" w:rsidR="004C02EF" w:rsidRPr="00E77497" w:rsidRDefault="004C02EF" w:rsidP="004C02EF">
      <w:r w:rsidRPr="00E77497">
        <w:t xml:space="preserve">Otherwise, let </w:t>
      </w:r>
      <w:r w:rsidRPr="00E77497">
        <w:rPr>
          <w:rFonts w:ascii="Times New Roman" w:hAnsi="Times New Roman"/>
          <w:i/>
        </w:rPr>
        <w:t>newstring</w:t>
      </w:r>
      <w:r w:rsidRPr="00E77497">
        <w:t xml:space="preserve"> denote the result of converting </w:t>
      </w:r>
      <w:r w:rsidRPr="00E77497">
        <w:rPr>
          <w:rFonts w:ascii="Times New Roman" w:hAnsi="Times New Roman"/>
          <w:i/>
        </w:rPr>
        <w:t>replaceValue</w:t>
      </w:r>
      <w:r w:rsidRPr="00E77497">
        <w:t xml:space="preserve"> to a String. The result is a String value derived from the original input String by replacing each matched substring with a String derived from </w:t>
      </w:r>
      <w:r w:rsidRPr="00E77497">
        <w:rPr>
          <w:rFonts w:ascii="Times New Roman" w:hAnsi="Times New Roman"/>
          <w:i/>
        </w:rPr>
        <w:t>newstring</w:t>
      </w:r>
      <w:r w:rsidRPr="00E77497">
        <w:t xml:space="preserve"> by replacing </w:t>
      </w:r>
      <w:del w:id="30591" w:author="Rev 9 Allen Wirfs-Brock" w:date="2012-07-07T12:01:00Z">
        <w:r w:rsidRPr="00E77497" w:rsidDel="00065DB2">
          <w:delText xml:space="preserve">characters </w:delText>
        </w:r>
      </w:del>
      <w:ins w:id="30592" w:author="Rev 9 Allen Wirfs-Brock" w:date="2012-07-07T12:01:00Z">
        <w:r w:rsidR="00065DB2">
          <w:t>elements</w:t>
        </w:r>
        <w:r w:rsidR="00065DB2" w:rsidRPr="00E77497">
          <w:t xml:space="preserve"> </w:t>
        </w:r>
      </w:ins>
      <w:r w:rsidRPr="00E77497">
        <w:t xml:space="preserve">in </w:t>
      </w:r>
      <w:r w:rsidRPr="00E77497">
        <w:rPr>
          <w:rFonts w:ascii="Times New Roman" w:hAnsi="Times New Roman"/>
          <w:i/>
        </w:rPr>
        <w:t>newstring</w:t>
      </w:r>
      <w:r w:rsidRPr="00E77497">
        <w:t xml:space="preserve"> by replacement text as specified in </w:t>
      </w:r>
      <w:ins w:id="30593" w:author="Rev 8 Allen Wirfs-Brock" w:date="2012-06-13T12:57:00Z">
        <w:r w:rsidR="00676727">
          <w:fldChar w:fldCharType="begin"/>
        </w:r>
        <w:r w:rsidR="00676727">
          <w:instrText xml:space="preserve"> REF _Ref327355570 \h </w:instrText>
        </w:r>
      </w:ins>
      <w:r w:rsidR="00676727">
        <w:fldChar w:fldCharType="separate"/>
      </w:r>
      <w:ins w:id="30594" w:author="Rev 8 Allen Wirfs-Brock" w:date="2012-06-15T19:42:00Z">
        <w:r w:rsidR="00606E07">
          <w:t xml:space="preserve">Table </w:t>
        </w:r>
        <w:r w:rsidR="00606E07">
          <w:rPr>
            <w:noProof/>
          </w:rPr>
          <w:t>28</w:t>
        </w:r>
      </w:ins>
      <w:ins w:id="30595" w:author="Rev 8 Allen Wirfs-Brock" w:date="2012-06-13T12:57:00Z">
        <w:r w:rsidR="00676727">
          <w:fldChar w:fldCharType="end"/>
        </w:r>
      </w:ins>
      <w:r w:rsidRPr="00E77497">
        <w:t xml:space="preserve">. These </w:t>
      </w:r>
      <w:r w:rsidRPr="00E77497">
        <w:rPr>
          <w:rFonts w:ascii="Courier New" w:hAnsi="Courier New"/>
          <w:b/>
        </w:rPr>
        <w:t>$</w:t>
      </w:r>
      <w:r w:rsidRPr="00E77497">
        <w:t xml:space="preserve"> replacements are done left-to-right, and, once such a replacement is performed, the new replacement text is not subject to further replacements. For example, </w:t>
      </w:r>
      <w:r w:rsidRPr="00E77497">
        <w:rPr>
          <w:rFonts w:ascii="Courier New" w:hAnsi="Courier New"/>
          <w:b/>
        </w:rPr>
        <w:t>"$1,$2".replace(/(\$(\d))/g, "$$1-$1$2")</w:t>
      </w:r>
      <w:r w:rsidRPr="00E77497">
        <w:t xml:space="preserve"> returns </w:t>
      </w:r>
      <w:r w:rsidRPr="00E77497">
        <w:rPr>
          <w:rFonts w:ascii="Courier New" w:hAnsi="Courier New"/>
          <w:b/>
        </w:rPr>
        <w:t>"$1-$11,$1-$22"</w:t>
      </w:r>
      <w:r w:rsidRPr="00E77497">
        <w:t xml:space="preserve">. A </w:t>
      </w:r>
      <w:r w:rsidRPr="00E77497">
        <w:rPr>
          <w:rFonts w:ascii="Courier New" w:hAnsi="Courier New"/>
          <w:b/>
        </w:rPr>
        <w:t>$</w:t>
      </w:r>
      <w:r w:rsidRPr="00E77497">
        <w:t xml:space="preserve"> in </w:t>
      </w:r>
      <w:r w:rsidRPr="00E77497">
        <w:rPr>
          <w:rFonts w:ascii="Times New Roman" w:hAnsi="Times New Roman"/>
          <w:i/>
        </w:rPr>
        <w:t>newstring</w:t>
      </w:r>
      <w:r w:rsidRPr="00E77497">
        <w:t xml:space="preserve"> that does not match any of the forms below is left as is.</w:t>
      </w:r>
      <w:commentRangeEnd w:id="30580"/>
      <w:r w:rsidR="00FA34E7">
        <w:rPr>
          <w:rStyle w:val="af3"/>
        </w:rPr>
        <w:commentReference w:id="30580"/>
      </w:r>
    </w:p>
    <w:p w14:paraId="32E177BF" w14:textId="77777777" w:rsidR="004C02EF" w:rsidRPr="00E77497" w:rsidRDefault="00676727" w:rsidP="00643AF2">
      <w:pPr>
        <w:pStyle w:val="Tabletitle"/>
      </w:pPr>
      <w:bookmarkStart w:id="30596" w:name="_Ref327355570"/>
      <w:ins w:id="30597" w:author="Rev 8 Allen Wirfs-Brock" w:date="2012-06-13T12:57:00Z">
        <w:r>
          <w:t xml:space="preserve">Table </w:t>
        </w:r>
        <w:r>
          <w:fldChar w:fldCharType="begin"/>
        </w:r>
        <w:r>
          <w:instrText xml:space="preserve"> SEQ Table \* ARABIC </w:instrText>
        </w:r>
      </w:ins>
      <w:r>
        <w:fldChar w:fldCharType="separate"/>
      </w:r>
      <w:ins w:id="30598" w:author="Rev 8 Allen Wirfs-Brock" w:date="2012-06-15T19:42:00Z">
        <w:r w:rsidR="00606E07">
          <w:rPr>
            <w:noProof/>
          </w:rPr>
          <w:t>28</w:t>
        </w:r>
      </w:ins>
      <w:ins w:id="30599" w:author="Rev 8 Allen Wirfs-Brock" w:date="2012-06-13T12:57:00Z">
        <w:r>
          <w:fldChar w:fldCharType="end"/>
        </w:r>
      </w:ins>
      <w:bookmarkEnd w:id="30596"/>
      <w:ins w:id="30600" w:author="Allen Wirfs-Brock" w:date="2011-07-02T13:32:00Z">
        <w:r w:rsidR="008962D8" w:rsidRPr="00E77497">
          <w:t xml:space="preserve"> </w:t>
        </w:r>
      </w:ins>
      <w:r w:rsidR="004C02EF" w:rsidRPr="00E77497">
        <w:t>— Replacement Text Symbol Substitutions</w:t>
      </w:r>
    </w:p>
    <w:tbl>
      <w:tblPr>
        <w:tblW w:w="937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Change w:id="30601" w:author="Rev 9 Allen Wirfs-Brock" w:date="2012-07-07T12:26:00Z">
          <w:tblPr>
            <w:tblW w:w="9090"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PrChange>
      </w:tblPr>
      <w:tblGrid>
        <w:gridCol w:w="1907"/>
        <w:gridCol w:w="1170"/>
        <w:gridCol w:w="6300"/>
        <w:tblGridChange w:id="30602">
          <w:tblGrid>
            <w:gridCol w:w="1710"/>
            <w:gridCol w:w="1710"/>
            <w:gridCol w:w="7380"/>
          </w:tblGrid>
        </w:tblGridChange>
      </w:tblGrid>
      <w:tr w:rsidR="002B6403" w:rsidRPr="00E77497" w14:paraId="5866062B" w14:textId="77777777" w:rsidTr="00504F46">
        <w:tc>
          <w:tcPr>
            <w:tcW w:w="1907" w:type="dxa"/>
            <w:tcBorders>
              <w:top w:val="single" w:sz="12" w:space="0" w:color="000000"/>
              <w:left w:val="single" w:sz="6" w:space="0" w:color="000000"/>
              <w:bottom w:val="single" w:sz="6" w:space="0" w:color="000000"/>
              <w:right w:val="nil"/>
            </w:tcBorders>
            <w:shd w:val="solid" w:color="C0C0C0" w:fill="FFFFFF"/>
            <w:tcPrChange w:id="30603" w:author="Rev 9 Allen Wirfs-Brock" w:date="2012-07-07T12:26:00Z">
              <w:tcPr>
                <w:tcW w:w="1710" w:type="dxa"/>
                <w:tcBorders>
                  <w:top w:val="single" w:sz="12" w:space="0" w:color="000000"/>
                  <w:left w:val="single" w:sz="6" w:space="0" w:color="000000"/>
                  <w:bottom w:val="single" w:sz="6" w:space="0" w:color="000000"/>
                  <w:right w:val="nil"/>
                </w:tcBorders>
                <w:shd w:val="solid" w:color="C0C0C0" w:fill="FFFFFF"/>
              </w:tcPr>
            </w:tcPrChange>
          </w:tcPr>
          <w:p w14:paraId="0EBBAA6A" w14:textId="77777777" w:rsidR="002B6403" w:rsidRPr="00E77497" w:rsidRDefault="002B6403" w:rsidP="003A4B22">
            <w:pPr>
              <w:spacing w:after="120"/>
              <w:rPr>
                <w:shd w:val="solid" w:color="C0C0C0" w:fill="FFFFFF"/>
              </w:rPr>
            </w:pPr>
            <w:ins w:id="30604" w:author="Rev 9 Allen Wirfs-Brock" w:date="2012-07-07T12:06:00Z">
              <w:r>
                <w:rPr>
                  <w:shd w:val="solid" w:color="C0C0C0" w:fill="FFFFFF"/>
                </w:rPr>
                <w:t>Code unit</w:t>
              </w:r>
            </w:ins>
          </w:p>
        </w:tc>
        <w:tc>
          <w:tcPr>
            <w:tcW w:w="1170" w:type="dxa"/>
            <w:tcBorders>
              <w:top w:val="single" w:sz="12" w:space="0" w:color="000000"/>
              <w:left w:val="single" w:sz="6" w:space="0" w:color="000000"/>
              <w:bottom w:val="single" w:sz="6" w:space="0" w:color="000000"/>
              <w:right w:val="single" w:sz="4" w:space="0" w:color="auto"/>
            </w:tcBorders>
            <w:shd w:val="solid" w:color="C0C0C0" w:fill="FFFFFF"/>
            <w:tcPrChange w:id="30605" w:author="Rev 9 Allen Wirfs-Brock" w:date="2012-07-07T12:26:00Z">
              <w:tcPr>
                <w:tcW w:w="1710" w:type="dxa"/>
                <w:tcBorders>
                  <w:top w:val="single" w:sz="12" w:space="0" w:color="000000"/>
                  <w:left w:val="single" w:sz="6" w:space="0" w:color="000000"/>
                  <w:bottom w:val="single" w:sz="6" w:space="0" w:color="000000"/>
                  <w:right w:val="nil"/>
                </w:tcBorders>
                <w:shd w:val="solid" w:color="C0C0C0" w:fill="FFFFFF"/>
              </w:tcPr>
            </w:tcPrChange>
          </w:tcPr>
          <w:p w14:paraId="508557AF" w14:textId="77777777" w:rsidR="002B6403" w:rsidRPr="00E77497" w:rsidRDefault="002B6403" w:rsidP="003A4B22">
            <w:pPr>
              <w:spacing w:after="120"/>
              <w:rPr>
                <w:shd w:val="solid" w:color="C0C0C0" w:fill="FFFFFF"/>
              </w:rPr>
            </w:pPr>
            <w:ins w:id="30606" w:author="Rev 9 Allen Wirfs-Brock" w:date="2012-07-07T12:09:00Z">
              <w:r>
                <w:rPr>
                  <w:shd w:val="solid" w:color="C0C0C0" w:fill="FFFFFF"/>
                </w:rPr>
                <w:t xml:space="preserve">Unicode </w:t>
              </w:r>
            </w:ins>
            <w:r w:rsidRPr="00E77497">
              <w:rPr>
                <w:shd w:val="solid" w:color="C0C0C0" w:fill="FFFFFF"/>
              </w:rPr>
              <w:t>Characters</w:t>
            </w:r>
          </w:p>
        </w:tc>
        <w:tc>
          <w:tcPr>
            <w:tcW w:w="6300" w:type="dxa"/>
            <w:tcBorders>
              <w:top w:val="single" w:sz="12" w:space="0" w:color="000000"/>
              <w:left w:val="single" w:sz="4" w:space="0" w:color="auto"/>
              <w:bottom w:val="single" w:sz="6" w:space="0" w:color="000000"/>
              <w:right w:val="single" w:sz="6" w:space="0" w:color="000000"/>
            </w:tcBorders>
            <w:shd w:val="solid" w:color="C0C0C0" w:fill="FFFFFF"/>
            <w:tcPrChange w:id="30607" w:author="Rev 9 Allen Wirfs-Brock" w:date="2012-07-07T12:26:00Z">
              <w:tcPr>
                <w:tcW w:w="7380" w:type="dxa"/>
                <w:tcBorders>
                  <w:top w:val="single" w:sz="12" w:space="0" w:color="000000"/>
                  <w:left w:val="nil"/>
                  <w:bottom w:val="single" w:sz="6" w:space="0" w:color="000000"/>
                  <w:right w:val="single" w:sz="6" w:space="0" w:color="000000"/>
                </w:tcBorders>
                <w:shd w:val="solid" w:color="C0C0C0" w:fill="FFFFFF"/>
              </w:tcPr>
            </w:tcPrChange>
          </w:tcPr>
          <w:p w14:paraId="2681B0BD" w14:textId="77777777" w:rsidR="002B6403" w:rsidRPr="00E77497" w:rsidRDefault="002B6403" w:rsidP="003A4B22">
            <w:pPr>
              <w:spacing w:after="120"/>
              <w:rPr>
                <w:shd w:val="solid" w:color="C0C0C0" w:fill="FFFFFF"/>
              </w:rPr>
            </w:pPr>
            <w:r w:rsidRPr="00E77497">
              <w:rPr>
                <w:shd w:val="solid" w:color="C0C0C0" w:fill="FFFFFF"/>
              </w:rPr>
              <w:t>Replacement text</w:t>
            </w:r>
          </w:p>
        </w:tc>
      </w:tr>
      <w:tr w:rsidR="002B6403" w:rsidRPr="00E77497" w14:paraId="79EE5F3C" w14:textId="77777777" w:rsidTr="00504F46">
        <w:tc>
          <w:tcPr>
            <w:tcW w:w="1907" w:type="dxa"/>
            <w:tcBorders>
              <w:top w:val="nil"/>
            </w:tcBorders>
            <w:tcPrChange w:id="30608" w:author="Rev 9 Allen Wirfs-Brock" w:date="2012-07-07T12:26:00Z">
              <w:tcPr>
                <w:tcW w:w="1710" w:type="dxa"/>
                <w:tcBorders>
                  <w:top w:val="nil"/>
                </w:tcBorders>
              </w:tcPr>
            </w:tcPrChange>
          </w:tcPr>
          <w:p w14:paraId="5D0792B6" w14:textId="77777777" w:rsidR="002B6403" w:rsidRPr="00504F46" w:rsidRDefault="002B6403" w:rsidP="003A4B22">
            <w:pPr>
              <w:spacing w:after="0"/>
              <w:contextualSpacing/>
              <w:rPr>
                <w:rFonts w:ascii="Times New Roman" w:hAnsi="Times New Roman"/>
              </w:rPr>
            </w:pPr>
            <w:ins w:id="30609" w:author="Rev 9 Allen Wirfs-Brock" w:date="2012-07-07T12:08:00Z">
              <w:r w:rsidRPr="00504F46">
                <w:rPr>
                  <w:rFonts w:ascii="Times New Roman" w:hAnsi="Times New Roman"/>
                </w:rPr>
                <w:t>0x0024,</w:t>
              </w:r>
            </w:ins>
            <w:ins w:id="30610" w:author="Rev 9 Allen Wirfs-Brock" w:date="2012-07-07T12:09:00Z">
              <w:r>
                <w:rPr>
                  <w:rFonts w:ascii="Times New Roman" w:hAnsi="Times New Roman"/>
                </w:rPr>
                <w:t xml:space="preserve"> </w:t>
              </w:r>
            </w:ins>
            <w:ins w:id="30611" w:author="Rev 9 Allen Wirfs-Brock" w:date="2012-07-07T12:08:00Z">
              <w:r w:rsidRPr="00504F46">
                <w:rPr>
                  <w:rFonts w:ascii="Times New Roman" w:hAnsi="Times New Roman"/>
                </w:rPr>
                <w:t>0x0024</w:t>
              </w:r>
            </w:ins>
          </w:p>
        </w:tc>
        <w:tc>
          <w:tcPr>
            <w:tcW w:w="1170" w:type="dxa"/>
            <w:tcBorders>
              <w:top w:val="nil"/>
            </w:tcBorders>
            <w:tcPrChange w:id="30612" w:author="Rev 9 Allen Wirfs-Brock" w:date="2012-07-07T12:26:00Z">
              <w:tcPr>
                <w:tcW w:w="1710" w:type="dxa"/>
                <w:tcBorders>
                  <w:top w:val="nil"/>
                </w:tcBorders>
              </w:tcPr>
            </w:tcPrChange>
          </w:tcPr>
          <w:p w14:paraId="069429F6" w14:textId="77777777" w:rsidR="002B6403" w:rsidRPr="00E77497" w:rsidRDefault="002B6403" w:rsidP="003A4B22">
            <w:pPr>
              <w:spacing w:after="0"/>
              <w:contextualSpacing/>
              <w:rPr>
                <w:rFonts w:ascii="Courier New" w:hAnsi="Courier New" w:cs="Courier New"/>
                <w:b/>
              </w:rPr>
            </w:pPr>
            <w:r w:rsidRPr="00E77497">
              <w:rPr>
                <w:rFonts w:ascii="Courier New" w:hAnsi="Courier New" w:cs="Courier New"/>
                <w:b/>
              </w:rPr>
              <w:t>$$</w:t>
            </w:r>
          </w:p>
        </w:tc>
        <w:tc>
          <w:tcPr>
            <w:tcW w:w="6300" w:type="dxa"/>
            <w:tcBorders>
              <w:top w:val="nil"/>
            </w:tcBorders>
            <w:tcPrChange w:id="30613" w:author="Rev 9 Allen Wirfs-Brock" w:date="2012-07-07T12:26:00Z">
              <w:tcPr>
                <w:tcW w:w="7380" w:type="dxa"/>
                <w:tcBorders>
                  <w:top w:val="nil"/>
                </w:tcBorders>
              </w:tcPr>
            </w:tcPrChange>
          </w:tcPr>
          <w:p w14:paraId="7D1A6DAC" w14:textId="77777777" w:rsidR="002B6403" w:rsidRPr="00E77497" w:rsidRDefault="002B6403" w:rsidP="003A4B22">
            <w:pPr>
              <w:spacing w:after="0"/>
              <w:contextualSpacing/>
              <w:rPr>
                <w:rFonts w:ascii="Courier New" w:hAnsi="Courier New" w:cs="Courier New"/>
                <w:b/>
              </w:rPr>
            </w:pPr>
            <w:r w:rsidRPr="00E77497">
              <w:rPr>
                <w:rFonts w:ascii="Courier New" w:hAnsi="Courier New" w:cs="Courier New"/>
                <w:b/>
              </w:rPr>
              <w:t>$</w:t>
            </w:r>
          </w:p>
        </w:tc>
      </w:tr>
      <w:tr w:rsidR="002B6403" w:rsidRPr="00E77497" w14:paraId="2C3DEB44" w14:textId="77777777" w:rsidTr="00504F46">
        <w:tc>
          <w:tcPr>
            <w:tcW w:w="1907" w:type="dxa"/>
            <w:tcBorders>
              <w:top w:val="nil"/>
            </w:tcBorders>
            <w:tcPrChange w:id="30614" w:author="Rev 9 Allen Wirfs-Brock" w:date="2012-07-07T12:26:00Z">
              <w:tcPr>
                <w:tcW w:w="1710" w:type="dxa"/>
                <w:tcBorders>
                  <w:top w:val="nil"/>
                </w:tcBorders>
              </w:tcPr>
            </w:tcPrChange>
          </w:tcPr>
          <w:p w14:paraId="48C87576" w14:textId="77777777" w:rsidR="002B6403" w:rsidRPr="00E77497" w:rsidRDefault="002B6403" w:rsidP="002B6403">
            <w:pPr>
              <w:spacing w:after="0"/>
              <w:contextualSpacing/>
              <w:rPr>
                <w:rFonts w:ascii="Courier New" w:hAnsi="Courier New" w:cs="Courier New"/>
                <w:b/>
              </w:rPr>
            </w:pPr>
            <w:ins w:id="30615" w:author="Rev 9 Allen Wirfs-Brock" w:date="2012-07-07T12:09:00Z">
              <w:r w:rsidRPr="00887FC2">
                <w:rPr>
                  <w:rFonts w:ascii="Times New Roman" w:hAnsi="Times New Roman"/>
                </w:rPr>
                <w:t>0x0024,</w:t>
              </w:r>
              <w:r>
                <w:rPr>
                  <w:rFonts w:ascii="Times New Roman" w:hAnsi="Times New Roman"/>
                </w:rPr>
                <w:t xml:space="preserve"> </w:t>
              </w:r>
              <w:r w:rsidRPr="00887FC2">
                <w:rPr>
                  <w:rFonts w:ascii="Times New Roman" w:hAnsi="Times New Roman"/>
                </w:rPr>
                <w:t>0x002</w:t>
              </w:r>
            </w:ins>
            <w:ins w:id="30616" w:author="Rev 9 Allen Wirfs-Brock" w:date="2012-07-07T12:11:00Z">
              <w:r>
                <w:rPr>
                  <w:rFonts w:ascii="Times New Roman" w:hAnsi="Times New Roman"/>
                </w:rPr>
                <w:t>6</w:t>
              </w:r>
            </w:ins>
          </w:p>
        </w:tc>
        <w:tc>
          <w:tcPr>
            <w:tcW w:w="1170" w:type="dxa"/>
            <w:tcBorders>
              <w:top w:val="nil"/>
            </w:tcBorders>
            <w:tcPrChange w:id="30617" w:author="Rev 9 Allen Wirfs-Brock" w:date="2012-07-07T12:26:00Z">
              <w:tcPr>
                <w:tcW w:w="1710" w:type="dxa"/>
                <w:tcBorders>
                  <w:top w:val="nil"/>
                </w:tcBorders>
              </w:tcPr>
            </w:tcPrChange>
          </w:tcPr>
          <w:p w14:paraId="4D4F02AA" w14:textId="77777777" w:rsidR="002B6403" w:rsidRPr="00E77497" w:rsidRDefault="002B6403" w:rsidP="003A4B22">
            <w:pPr>
              <w:spacing w:after="0"/>
              <w:contextualSpacing/>
              <w:rPr>
                <w:rFonts w:ascii="Courier New" w:hAnsi="Courier New" w:cs="Courier New"/>
                <w:b/>
                <w:i/>
              </w:rPr>
            </w:pPr>
            <w:r w:rsidRPr="00E77497">
              <w:rPr>
                <w:rFonts w:ascii="Courier New" w:hAnsi="Courier New" w:cs="Courier New"/>
                <w:b/>
              </w:rPr>
              <w:t>$&amp;</w:t>
            </w:r>
          </w:p>
        </w:tc>
        <w:tc>
          <w:tcPr>
            <w:tcW w:w="6300" w:type="dxa"/>
            <w:tcBorders>
              <w:top w:val="nil"/>
            </w:tcBorders>
            <w:tcPrChange w:id="30618" w:author="Rev 9 Allen Wirfs-Brock" w:date="2012-07-07T12:26:00Z">
              <w:tcPr>
                <w:tcW w:w="7380" w:type="dxa"/>
                <w:tcBorders>
                  <w:top w:val="nil"/>
                </w:tcBorders>
              </w:tcPr>
            </w:tcPrChange>
          </w:tcPr>
          <w:p w14:paraId="6B260294" w14:textId="77777777" w:rsidR="002B6403" w:rsidRPr="00E77497" w:rsidRDefault="002B6403" w:rsidP="003A4B22">
            <w:pPr>
              <w:spacing w:after="0"/>
              <w:contextualSpacing/>
            </w:pPr>
            <w:r w:rsidRPr="00E77497">
              <w:t>The matched substring.</w:t>
            </w:r>
          </w:p>
        </w:tc>
      </w:tr>
      <w:tr w:rsidR="002B6403" w:rsidRPr="00E77497" w14:paraId="0924CC9C" w14:textId="77777777" w:rsidTr="00504F46">
        <w:tc>
          <w:tcPr>
            <w:tcW w:w="1907" w:type="dxa"/>
            <w:tcPrChange w:id="30619" w:author="Rev 9 Allen Wirfs-Brock" w:date="2012-07-07T12:26:00Z">
              <w:tcPr>
                <w:tcW w:w="1710" w:type="dxa"/>
              </w:tcPr>
            </w:tcPrChange>
          </w:tcPr>
          <w:p w14:paraId="5E776126" w14:textId="77777777" w:rsidR="002B6403" w:rsidRPr="00E77497" w:rsidRDefault="002B6403" w:rsidP="002B6403">
            <w:pPr>
              <w:spacing w:after="0"/>
              <w:contextualSpacing/>
              <w:rPr>
                <w:rFonts w:ascii="Courier New" w:hAnsi="Courier New" w:cs="Courier New"/>
                <w:b/>
              </w:rPr>
            </w:pPr>
            <w:ins w:id="30620" w:author="Rev 9 Allen Wirfs-Brock" w:date="2012-07-07T12:11:00Z">
              <w:r w:rsidRPr="00887FC2">
                <w:rPr>
                  <w:rFonts w:ascii="Times New Roman" w:hAnsi="Times New Roman"/>
                </w:rPr>
                <w:t>0x0024,</w:t>
              </w:r>
              <w:r>
                <w:rPr>
                  <w:rFonts w:ascii="Times New Roman" w:hAnsi="Times New Roman"/>
                </w:rPr>
                <w:t xml:space="preserve"> </w:t>
              </w:r>
              <w:r w:rsidRPr="00887FC2">
                <w:rPr>
                  <w:rFonts w:ascii="Times New Roman" w:hAnsi="Times New Roman"/>
                </w:rPr>
                <w:t>0x00</w:t>
              </w:r>
            </w:ins>
            <w:ins w:id="30621" w:author="Rev 9 Allen Wirfs-Brock" w:date="2012-07-07T12:13:00Z">
              <w:r>
                <w:rPr>
                  <w:rFonts w:ascii="Times New Roman" w:hAnsi="Times New Roman"/>
                </w:rPr>
                <w:t>60</w:t>
              </w:r>
            </w:ins>
          </w:p>
        </w:tc>
        <w:tc>
          <w:tcPr>
            <w:tcW w:w="1170" w:type="dxa"/>
            <w:tcPrChange w:id="30622" w:author="Rev 9 Allen Wirfs-Brock" w:date="2012-07-07T12:26:00Z">
              <w:tcPr>
                <w:tcW w:w="1710" w:type="dxa"/>
              </w:tcPr>
            </w:tcPrChange>
          </w:tcPr>
          <w:p w14:paraId="24D6D9A8" w14:textId="77777777" w:rsidR="002B6403" w:rsidRPr="00E77497" w:rsidRDefault="002B6403" w:rsidP="00504F46">
            <w:pPr>
              <w:spacing w:after="0"/>
              <w:contextualSpacing/>
              <w:rPr>
                <w:rFonts w:ascii="Courier New" w:hAnsi="Courier New" w:cs="Courier New"/>
                <w:b/>
              </w:rPr>
            </w:pPr>
            <w:del w:id="30623" w:author="Rev 9 Allen Wirfs-Brock" w:date="2012-07-07T12:19:00Z">
              <w:r w:rsidRPr="00E77497" w:rsidDel="00504F46">
                <w:rPr>
                  <w:rFonts w:ascii="Courier New" w:hAnsi="Courier New" w:cs="Courier New"/>
                  <w:b/>
                </w:rPr>
                <w:delText>$‘</w:delText>
              </w:r>
            </w:del>
            <w:ins w:id="30624" w:author="Rev 9 Allen Wirfs-Brock" w:date="2012-07-07T12:19:00Z">
              <w:r w:rsidR="00504F46" w:rsidRPr="00E77497">
                <w:rPr>
                  <w:rFonts w:ascii="Courier New" w:hAnsi="Courier New" w:cs="Courier New"/>
                  <w:b/>
                </w:rPr>
                <w:t>$</w:t>
              </w:r>
              <w:r w:rsidR="00504F46">
                <w:rPr>
                  <w:rFonts w:ascii="Courier New" w:hAnsi="Courier New" w:cs="Courier New"/>
                  <w:b/>
                </w:rPr>
                <w:t>`</w:t>
              </w:r>
            </w:ins>
          </w:p>
        </w:tc>
        <w:tc>
          <w:tcPr>
            <w:tcW w:w="6300" w:type="dxa"/>
            <w:tcPrChange w:id="30625" w:author="Rev 9 Allen Wirfs-Brock" w:date="2012-07-07T12:26:00Z">
              <w:tcPr>
                <w:tcW w:w="7380" w:type="dxa"/>
              </w:tcPr>
            </w:tcPrChange>
          </w:tcPr>
          <w:p w14:paraId="6168B641" w14:textId="77777777" w:rsidR="002B6403" w:rsidRPr="00E77497" w:rsidRDefault="002B6403" w:rsidP="003A4B22">
            <w:pPr>
              <w:spacing w:after="0"/>
              <w:contextualSpacing/>
            </w:pPr>
            <w:r w:rsidRPr="00E77497">
              <w:t xml:space="preserve">The portion of </w:t>
            </w:r>
            <w:r w:rsidRPr="00E77497">
              <w:rPr>
                <w:rFonts w:ascii="Times New Roman" w:hAnsi="Times New Roman"/>
                <w:i/>
              </w:rPr>
              <w:t>string</w:t>
            </w:r>
            <w:r w:rsidRPr="00E77497">
              <w:t xml:space="preserve"> that precedes the matched substring.</w:t>
            </w:r>
          </w:p>
        </w:tc>
      </w:tr>
      <w:tr w:rsidR="002B6403" w:rsidRPr="00E77497" w14:paraId="24F2136C" w14:textId="77777777" w:rsidTr="00504F46">
        <w:tc>
          <w:tcPr>
            <w:tcW w:w="1907" w:type="dxa"/>
            <w:tcPrChange w:id="30626" w:author="Rev 9 Allen Wirfs-Brock" w:date="2012-07-07T12:26:00Z">
              <w:tcPr>
                <w:tcW w:w="1710" w:type="dxa"/>
              </w:tcPr>
            </w:tcPrChange>
          </w:tcPr>
          <w:p w14:paraId="63CA2CD9" w14:textId="77777777" w:rsidR="002B6403" w:rsidRPr="00E77497" w:rsidRDefault="00504F46" w:rsidP="00504F46">
            <w:pPr>
              <w:spacing w:after="0"/>
              <w:contextualSpacing/>
              <w:rPr>
                <w:rFonts w:ascii="Courier New" w:hAnsi="Courier New" w:cs="Courier New"/>
                <w:b/>
              </w:rPr>
            </w:pPr>
            <w:ins w:id="30627" w:author="Rev 9 Allen Wirfs-Brock" w:date="2012-07-07T12:20:00Z">
              <w:r w:rsidRPr="00887FC2">
                <w:rPr>
                  <w:rFonts w:ascii="Times New Roman" w:hAnsi="Times New Roman"/>
                </w:rPr>
                <w:t>0x0024,</w:t>
              </w:r>
              <w:r>
                <w:rPr>
                  <w:rFonts w:ascii="Times New Roman" w:hAnsi="Times New Roman"/>
                </w:rPr>
                <w:t xml:space="preserve"> </w:t>
              </w:r>
              <w:r w:rsidRPr="00887FC2">
                <w:rPr>
                  <w:rFonts w:ascii="Times New Roman" w:hAnsi="Times New Roman"/>
                </w:rPr>
                <w:t>0x00</w:t>
              </w:r>
              <w:r>
                <w:rPr>
                  <w:rFonts w:ascii="Times New Roman" w:hAnsi="Times New Roman"/>
                </w:rPr>
                <w:t>27</w:t>
              </w:r>
            </w:ins>
          </w:p>
        </w:tc>
        <w:tc>
          <w:tcPr>
            <w:tcW w:w="1170" w:type="dxa"/>
            <w:tcPrChange w:id="30628" w:author="Rev 9 Allen Wirfs-Brock" w:date="2012-07-07T12:26:00Z">
              <w:tcPr>
                <w:tcW w:w="1710" w:type="dxa"/>
              </w:tcPr>
            </w:tcPrChange>
          </w:tcPr>
          <w:p w14:paraId="5E27792A" w14:textId="77777777" w:rsidR="002B6403" w:rsidRPr="00E77497" w:rsidRDefault="002B6403" w:rsidP="00504F46">
            <w:pPr>
              <w:spacing w:after="0"/>
              <w:contextualSpacing/>
              <w:rPr>
                <w:rFonts w:ascii="Courier New" w:hAnsi="Courier New" w:cs="Courier New"/>
                <w:b/>
              </w:rPr>
            </w:pPr>
            <w:r w:rsidRPr="00E77497">
              <w:rPr>
                <w:rFonts w:ascii="Courier New" w:hAnsi="Courier New" w:cs="Courier New"/>
                <w:b/>
              </w:rPr>
              <w:t>$</w:t>
            </w:r>
            <w:ins w:id="30629" w:author="Rev 9 Allen Wirfs-Brock" w:date="2012-07-07T12:20:00Z">
              <w:r w:rsidR="00504F46">
                <w:rPr>
                  <w:rFonts w:ascii="Courier New" w:hAnsi="Courier New" w:cs="Courier New"/>
                  <w:b/>
                </w:rPr>
                <w:t>'</w:t>
              </w:r>
            </w:ins>
            <w:del w:id="30630" w:author="Rev 9 Allen Wirfs-Brock" w:date="2012-07-07T12:20:00Z">
              <w:r w:rsidRPr="00E77497" w:rsidDel="00504F46">
                <w:rPr>
                  <w:rFonts w:ascii="Courier New" w:hAnsi="Courier New" w:cs="Courier New"/>
                  <w:b/>
                </w:rPr>
                <w:delText>’</w:delText>
              </w:r>
            </w:del>
          </w:p>
        </w:tc>
        <w:tc>
          <w:tcPr>
            <w:tcW w:w="6300" w:type="dxa"/>
            <w:tcPrChange w:id="30631" w:author="Rev 9 Allen Wirfs-Brock" w:date="2012-07-07T12:26:00Z">
              <w:tcPr>
                <w:tcW w:w="7380" w:type="dxa"/>
              </w:tcPr>
            </w:tcPrChange>
          </w:tcPr>
          <w:p w14:paraId="2B603586" w14:textId="77777777" w:rsidR="002B6403" w:rsidRPr="00E77497" w:rsidRDefault="002B6403" w:rsidP="003A4B22">
            <w:pPr>
              <w:spacing w:after="0"/>
              <w:contextualSpacing/>
            </w:pPr>
            <w:r w:rsidRPr="00E77497">
              <w:t xml:space="preserve">The portion of </w:t>
            </w:r>
            <w:r w:rsidRPr="00E77497">
              <w:rPr>
                <w:rFonts w:ascii="Times New Roman" w:hAnsi="Times New Roman"/>
                <w:i/>
              </w:rPr>
              <w:t>string</w:t>
            </w:r>
            <w:r w:rsidRPr="00E77497">
              <w:t xml:space="preserve"> that follows the matched substring.</w:t>
            </w:r>
          </w:p>
        </w:tc>
      </w:tr>
      <w:tr w:rsidR="002B6403" w:rsidRPr="00E77497" w14:paraId="30B5E1A6" w14:textId="77777777" w:rsidTr="00504F46">
        <w:tc>
          <w:tcPr>
            <w:tcW w:w="1907" w:type="dxa"/>
            <w:tcPrChange w:id="30632" w:author="Rev 9 Allen Wirfs-Brock" w:date="2012-07-07T12:26:00Z">
              <w:tcPr>
                <w:tcW w:w="1710" w:type="dxa"/>
              </w:tcPr>
            </w:tcPrChange>
          </w:tcPr>
          <w:p w14:paraId="75DFE37C" w14:textId="77777777" w:rsidR="002B6403" w:rsidRPr="00E77497" w:rsidRDefault="00504F46" w:rsidP="002E1A56">
            <w:pPr>
              <w:spacing w:after="0"/>
              <w:contextualSpacing/>
              <w:jc w:val="left"/>
              <w:rPr>
                <w:rFonts w:ascii="Courier New" w:hAnsi="Courier New" w:cs="Courier New"/>
                <w:b/>
              </w:rPr>
            </w:pPr>
            <w:ins w:id="30633" w:author="Rev 9 Allen Wirfs-Brock" w:date="2012-07-07T12:21:00Z">
              <w:r w:rsidRPr="00887FC2">
                <w:rPr>
                  <w:rFonts w:ascii="Times New Roman" w:hAnsi="Times New Roman"/>
                </w:rPr>
                <w:t>0x0024,</w:t>
              </w:r>
            </w:ins>
            <w:ins w:id="30634" w:author="Rev 9 Allen Wirfs-Brock" w:date="2012-07-07T12:23:00Z">
              <w:r>
                <w:rPr>
                  <w:rFonts w:ascii="Times New Roman" w:hAnsi="Times New Roman"/>
                </w:rPr>
                <w:t xml:space="preserve"> </w:t>
              </w:r>
            </w:ins>
            <w:ins w:id="30635" w:author="Rev 9 Allen Wirfs-Brock" w:date="2012-07-07T12:21:00Z">
              <w:r>
                <w:rPr>
                  <w:rFonts w:ascii="Times New Roman" w:hAnsi="Times New Roman"/>
                </w:rPr>
                <w:t>N</w:t>
              </w:r>
            </w:ins>
            <w:ins w:id="30636" w:author="Rev 9 Allen Wirfs-Brock" w:date="2012-07-07T12:22:00Z">
              <w:r>
                <w:rPr>
                  <w:rFonts w:ascii="Times New Roman" w:hAnsi="Times New Roman"/>
                </w:rPr>
                <w:t xml:space="preserve"> where</w:t>
              </w:r>
            </w:ins>
            <w:ins w:id="30637" w:author="Rev 9 Allen Wirfs-Brock" w:date="2012-07-07T12:21:00Z">
              <w:r>
                <w:rPr>
                  <w:rFonts w:ascii="Times New Roman" w:hAnsi="Times New Roman"/>
                </w:rPr>
                <w:br/>
                <w:t>0x00</w:t>
              </w:r>
            </w:ins>
            <w:ins w:id="30638" w:author="Rev 9 Allen Wirfs-Brock" w:date="2012-07-07T12:22:00Z">
              <w:r>
                <w:rPr>
                  <w:rFonts w:ascii="Times New Roman" w:hAnsi="Times New Roman"/>
                </w:rPr>
                <w:t>30</w:t>
              </w:r>
            </w:ins>
            <w:ins w:id="30639" w:author="Rev 9 Allen Wirfs-Brock" w:date="2012-07-07T12:23:00Z">
              <w:r>
                <w:rPr>
                  <w:rFonts w:ascii="Times New Roman" w:hAnsi="Times New Roman"/>
                </w:rPr>
                <w:t xml:space="preserve"> </w:t>
              </w:r>
            </w:ins>
            <w:ins w:id="30640" w:author="Rev 9 Allen Wirfs-Brock" w:date="2012-07-07T12:22:00Z">
              <w:r>
                <w:rPr>
                  <w:rFonts w:ascii="Times New Roman" w:hAnsi="Times New Roman"/>
                </w:rPr>
                <w:t>≤</w:t>
              </w:r>
            </w:ins>
            <w:ins w:id="30641" w:author="Rev 9 Allen Wirfs-Brock" w:date="2012-07-07T12:23:00Z">
              <w:r>
                <w:rPr>
                  <w:rFonts w:ascii="Times New Roman" w:hAnsi="Times New Roman"/>
                </w:rPr>
                <w:t xml:space="preserve"> </w:t>
              </w:r>
            </w:ins>
            <w:ins w:id="30642" w:author="Rev 9 Allen Wirfs-Brock" w:date="2012-07-07T12:22:00Z">
              <w:r>
                <w:rPr>
                  <w:rFonts w:ascii="Times New Roman" w:hAnsi="Times New Roman"/>
                </w:rPr>
                <w:t>N</w:t>
              </w:r>
            </w:ins>
            <w:ins w:id="30643" w:author="Rev 9 Allen Wirfs-Brock" w:date="2012-07-07T12:23:00Z">
              <w:r>
                <w:rPr>
                  <w:rFonts w:ascii="Times New Roman" w:hAnsi="Times New Roman"/>
                </w:rPr>
                <w:t xml:space="preserve"> </w:t>
              </w:r>
            </w:ins>
            <w:ins w:id="30644" w:author="Rev 9 Allen Wirfs-Brock" w:date="2012-07-07T12:22:00Z">
              <w:r>
                <w:rPr>
                  <w:rFonts w:ascii="Times New Roman" w:hAnsi="Times New Roman"/>
                </w:rPr>
                <w:t>≤</w:t>
              </w:r>
            </w:ins>
            <w:ins w:id="30645" w:author="Rev 9 Allen Wirfs-Brock" w:date="2012-07-07T12:23:00Z">
              <w:r>
                <w:rPr>
                  <w:rFonts w:ascii="Times New Roman" w:hAnsi="Times New Roman"/>
                </w:rPr>
                <w:t xml:space="preserve"> </w:t>
              </w:r>
            </w:ins>
            <w:ins w:id="30646" w:author="Rev 9 Allen Wirfs-Brock" w:date="2012-07-07T12:22:00Z">
              <w:r>
                <w:rPr>
                  <w:rFonts w:ascii="Times New Roman" w:hAnsi="Times New Roman"/>
                </w:rPr>
                <w:t>0x0039</w:t>
              </w:r>
            </w:ins>
          </w:p>
        </w:tc>
        <w:tc>
          <w:tcPr>
            <w:tcW w:w="1170" w:type="dxa"/>
            <w:tcPrChange w:id="30647" w:author="Rev 9 Allen Wirfs-Brock" w:date="2012-07-07T12:26:00Z">
              <w:tcPr>
                <w:tcW w:w="1710" w:type="dxa"/>
              </w:tcPr>
            </w:tcPrChange>
          </w:tcPr>
          <w:p w14:paraId="2926F04D" w14:textId="77777777" w:rsidR="002B6403" w:rsidRPr="00E77497" w:rsidRDefault="002B6403" w:rsidP="002E1A56">
            <w:pPr>
              <w:spacing w:after="0"/>
              <w:contextualSpacing/>
              <w:jc w:val="left"/>
              <w:rPr>
                <w:rFonts w:ascii="Courier New" w:hAnsi="Courier New" w:cs="Courier New"/>
                <w:b/>
              </w:rPr>
            </w:pPr>
            <w:r w:rsidRPr="00E77497">
              <w:rPr>
                <w:rFonts w:ascii="Courier New" w:hAnsi="Courier New" w:cs="Courier New"/>
                <w:b/>
              </w:rPr>
              <w:t>$n</w:t>
            </w:r>
            <w:ins w:id="30648" w:author="Rev 9 Allen Wirfs-Brock" w:date="2012-07-07T12:24:00Z">
              <w:r w:rsidR="00504F46">
                <w:rPr>
                  <w:rFonts w:ascii="Courier New" w:hAnsi="Courier New" w:cs="Courier New"/>
                  <w:b/>
                </w:rPr>
                <w:t xml:space="preserve"> </w:t>
              </w:r>
              <w:r w:rsidR="00504F46" w:rsidRPr="002E1A56">
                <w:rPr>
                  <w:rFonts w:ascii="Times New Roman" w:hAnsi="Times New Roman"/>
                </w:rPr>
                <w:t>where</w:t>
              </w:r>
              <w:r w:rsidR="00504F46">
                <w:rPr>
                  <w:rFonts w:ascii="Courier New" w:hAnsi="Courier New" w:cs="Courier New"/>
                  <w:b/>
                </w:rPr>
                <w:t xml:space="preserve"> </w:t>
              </w:r>
              <w:r w:rsidR="00504F46">
                <w:rPr>
                  <w:rFonts w:ascii="Courier New" w:hAnsi="Courier New" w:cs="Courier New"/>
                  <w:b/>
                </w:rPr>
                <w:br/>
                <w:t xml:space="preserve">n </w:t>
              </w:r>
              <w:r w:rsidR="00504F46" w:rsidRPr="002E1A56">
                <w:rPr>
                  <w:rFonts w:ascii="Times New Roman" w:hAnsi="Times New Roman"/>
                </w:rPr>
                <w:t>is one of</w:t>
              </w:r>
              <w:r w:rsidR="00504F46">
                <w:rPr>
                  <w:rFonts w:ascii="Courier New" w:hAnsi="Courier New" w:cs="Courier New"/>
                  <w:b/>
                </w:rPr>
                <w:t xml:space="preserve"> 0 1 2 3 4 5 6 7 8 9</w:t>
              </w:r>
            </w:ins>
          </w:p>
        </w:tc>
        <w:tc>
          <w:tcPr>
            <w:tcW w:w="6300" w:type="dxa"/>
            <w:tcPrChange w:id="30649" w:author="Rev 9 Allen Wirfs-Brock" w:date="2012-07-07T12:26:00Z">
              <w:tcPr>
                <w:tcW w:w="7380" w:type="dxa"/>
              </w:tcPr>
            </w:tcPrChange>
          </w:tcPr>
          <w:p w14:paraId="55DD954F" w14:textId="77777777" w:rsidR="002B6403" w:rsidRPr="00B820AB" w:rsidRDefault="002B6403" w:rsidP="003A4B22">
            <w:pPr>
              <w:spacing w:after="0"/>
              <w:contextualSpacing/>
            </w:pPr>
            <w:r w:rsidRPr="00E77497">
              <w:t xml:space="preserve">The </w:t>
            </w:r>
            <w:r w:rsidRPr="00E77497">
              <w:rPr>
                <w:rFonts w:ascii="Times New Roman" w:hAnsi="Times New Roman"/>
                <w:i/>
              </w:rPr>
              <w:t>n</w:t>
            </w:r>
            <w:r w:rsidRPr="00E77497">
              <w:rPr>
                <w:rFonts w:ascii="Times New Roman" w:hAnsi="Times New Roman"/>
                <w:vertAlign w:val="superscript"/>
              </w:rPr>
              <w:t>th</w:t>
            </w:r>
            <w:r w:rsidRPr="00E77497">
              <w:t xml:space="preserve"> capture, where </w:t>
            </w:r>
            <w:r w:rsidRPr="00E77497">
              <w:rPr>
                <w:rFonts w:ascii="Times New Roman" w:hAnsi="Times New Roman"/>
                <w:i/>
              </w:rPr>
              <w:t>n</w:t>
            </w:r>
            <w:r w:rsidRPr="00E77497">
              <w:t xml:space="preserve"> is a single digit in the range </w:t>
            </w:r>
            <w:r w:rsidRPr="00E77497">
              <w:rPr>
                <w:rFonts w:ascii="Times New Roman" w:hAnsi="Times New Roman"/>
              </w:rPr>
              <w:t>1</w:t>
            </w:r>
            <w:r w:rsidRPr="00E77497">
              <w:t xml:space="preserve"> to </w:t>
            </w:r>
            <w:r w:rsidRPr="00E77497">
              <w:rPr>
                <w:rFonts w:ascii="Times New Roman" w:hAnsi="Times New Roman"/>
              </w:rPr>
              <w:t>9</w:t>
            </w:r>
            <w:r w:rsidRPr="00E77497">
              <w:t xml:space="preserve"> and </w:t>
            </w:r>
            <w:r w:rsidRPr="00E77497">
              <w:rPr>
                <w:rFonts w:ascii="Courier New" w:hAnsi="Courier New"/>
                <w:b/>
              </w:rPr>
              <w:t>$</w:t>
            </w:r>
            <w:r w:rsidRPr="00E77497">
              <w:rPr>
                <w:rFonts w:ascii="Times New Roman" w:hAnsi="Times New Roman"/>
                <w:i/>
              </w:rPr>
              <w:t>n</w:t>
            </w:r>
            <w:r w:rsidRPr="00E77497">
              <w:t xml:space="preserve"> is not followed by a decimal digit. If </w:t>
            </w:r>
            <w:r w:rsidRPr="00E77497">
              <w:rPr>
                <w:rFonts w:ascii="Times New Roman" w:hAnsi="Times New Roman"/>
                <w:i/>
              </w:rPr>
              <w:t>n</w:t>
            </w:r>
            <w:r w:rsidRPr="004D1BD1">
              <w:rPr>
                <w:rFonts w:ascii="Times New Roman" w:hAnsi="Times New Roman"/>
              </w:rPr>
              <w:sym w:font="Symbol" w:char="F0A3"/>
            </w:r>
            <w:r w:rsidRPr="004D1BD1">
              <w:rPr>
                <w:rFonts w:ascii="Times New Roman" w:hAnsi="Times New Roman"/>
                <w:i/>
              </w:rPr>
              <w:t>m</w:t>
            </w:r>
            <w:r w:rsidRPr="008B7F6F">
              <w:t xml:space="preserve"> and the </w:t>
            </w:r>
            <w:r w:rsidRPr="006B6D0A">
              <w:rPr>
                <w:rFonts w:ascii="Times New Roman" w:hAnsi="Times New Roman"/>
                <w:i/>
              </w:rPr>
              <w:t>n</w:t>
            </w:r>
            <w:r w:rsidRPr="006B6D0A">
              <w:t xml:space="preserve">th capture is </w:t>
            </w:r>
            <w:r w:rsidRPr="00E65A34">
              <w:rPr>
                <w:b/>
              </w:rPr>
              <w:t>undefined</w:t>
            </w:r>
            <w:r w:rsidRPr="00546435">
              <w:t xml:space="preserve">, use the empty String instead. If </w:t>
            </w:r>
            <w:r w:rsidRPr="00A67AF2">
              <w:rPr>
                <w:rFonts w:ascii="Times New Roman" w:hAnsi="Times New Roman"/>
                <w:i/>
              </w:rPr>
              <w:t>n</w:t>
            </w:r>
            <w:r w:rsidRPr="00A67AF2">
              <w:rPr>
                <w:rFonts w:ascii="Times New Roman" w:hAnsi="Times New Roman"/>
              </w:rPr>
              <w:t>&gt;</w:t>
            </w:r>
            <w:r w:rsidRPr="00A67AF2">
              <w:rPr>
                <w:rFonts w:ascii="Times New Roman" w:hAnsi="Times New Roman"/>
                <w:i/>
              </w:rPr>
              <w:t>m</w:t>
            </w:r>
            <w:r w:rsidRPr="00B820AB">
              <w:t>, the result is implementation-defined.</w:t>
            </w:r>
          </w:p>
        </w:tc>
      </w:tr>
      <w:tr w:rsidR="002B6403" w:rsidRPr="00E77497" w14:paraId="0367C6C6" w14:textId="77777777" w:rsidTr="00504F46">
        <w:tc>
          <w:tcPr>
            <w:tcW w:w="1907" w:type="dxa"/>
            <w:tcPrChange w:id="30650" w:author="Rev 9 Allen Wirfs-Brock" w:date="2012-07-07T12:26:00Z">
              <w:tcPr>
                <w:tcW w:w="1710" w:type="dxa"/>
              </w:tcPr>
            </w:tcPrChange>
          </w:tcPr>
          <w:p w14:paraId="4C9E7100" w14:textId="77777777" w:rsidR="002B6403" w:rsidRPr="00E77497" w:rsidRDefault="00504F46" w:rsidP="002E1A56">
            <w:pPr>
              <w:spacing w:after="0"/>
              <w:contextualSpacing/>
              <w:jc w:val="left"/>
              <w:rPr>
                <w:rFonts w:ascii="Courier New" w:hAnsi="Courier New" w:cs="Courier New"/>
                <w:b/>
              </w:rPr>
            </w:pPr>
            <w:ins w:id="30651" w:author="Rev 9 Allen Wirfs-Brock" w:date="2012-07-07T12:21:00Z">
              <w:r w:rsidRPr="00887FC2">
                <w:rPr>
                  <w:rFonts w:ascii="Times New Roman" w:hAnsi="Times New Roman"/>
                </w:rPr>
                <w:t>0x0024,</w:t>
              </w:r>
            </w:ins>
            <w:ins w:id="30652" w:author="Rev 9 Allen Wirfs-Brock" w:date="2012-07-07T12:23:00Z">
              <w:r>
                <w:rPr>
                  <w:rFonts w:ascii="Times New Roman" w:hAnsi="Times New Roman"/>
                </w:rPr>
                <w:t xml:space="preserve"> </w:t>
              </w:r>
            </w:ins>
            <w:ins w:id="30653" w:author="Rev 9 Allen Wirfs-Brock" w:date="2012-07-07T12:21:00Z">
              <w:r>
                <w:rPr>
                  <w:rFonts w:ascii="Times New Roman" w:hAnsi="Times New Roman"/>
                </w:rPr>
                <w:t>N,</w:t>
              </w:r>
            </w:ins>
            <w:ins w:id="30654" w:author="Rev 9 Allen Wirfs-Brock" w:date="2012-07-07T12:23:00Z">
              <w:r>
                <w:rPr>
                  <w:rFonts w:ascii="Times New Roman" w:hAnsi="Times New Roman"/>
                </w:rPr>
                <w:t xml:space="preserve"> </w:t>
              </w:r>
            </w:ins>
            <w:ins w:id="30655" w:author="Rev 9 Allen Wirfs-Brock" w:date="2012-07-07T12:21:00Z">
              <w:r>
                <w:rPr>
                  <w:rFonts w:ascii="Times New Roman" w:hAnsi="Times New Roman"/>
                </w:rPr>
                <w:t>N</w:t>
              </w:r>
            </w:ins>
            <w:ins w:id="30656" w:author="Rev 9 Allen Wirfs-Brock" w:date="2012-07-07T12:23:00Z">
              <w:r>
                <w:rPr>
                  <w:rFonts w:ascii="Times New Roman" w:hAnsi="Times New Roman"/>
                </w:rPr>
                <w:t xml:space="preserve"> where</w:t>
              </w:r>
              <w:r>
                <w:rPr>
                  <w:rFonts w:ascii="Times New Roman" w:hAnsi="Times New Roman"/>
                </w:rPr>
                <w:br/>
                <w:t>0x0030 ≤ N ≤ 0x0039</w:t>
              </w:r>
            </w:ins>
          </w:p>
        </w:tc>
        <w:tc>
          <w:tcPr>
            <w:tcW w:w="1170" w:type="dxa"/>
            <w:tcPrChange w:id="30657" w:author="Rev 9 Allen Wirfs-Brock" w:date="2012-07-07T12:26:00Z">
              <w:tcPr>
                <w:tcW w:w="1710" w:type="dxa"/>
              </w:tcPr>
            </w:tcPrChange>
          </w:tcPr>
          <w:p w14:paraId="7561E2B7" w14:textId="77777777" w:rsidR="002B6403" w:rsidRPr="00E77497" w:rsidRDefault="002B6403" w:rsidP="002E1A56">
            <w:pPr>
              <w:spacing w:after="0"/>
              <w:contextualSpacing/>
              <w:jc w:val="left"/>
              <w:rPr>
                <w:rFonts w:ascii="Courier New" w:hAnsi="Courier New" w:cs="Courier New"/>
                <w:b/>
              </w:rPr>
            </w:pPr>
            <w:r w:rsidRPr="00E77497">
              <w:rPr>
                <w:rFonts w:ascii="Courier New" w:hAnsi="Courier New" w:cs="Courier New"/>
                <w:b/>
              </w:rPr>
              <w:t>$nn</w:t>
            </w:r>
            <w:ins w:id="30658" w:author="Rev 9 Allen Wirfs-Brock" w:date="2012-07-07T12:25:00Z">
              <w:r w:rsidR="00504F46">
                <w:rPr>
                  <w:rFonts w:ascii="Courier New" w:hAnsi="Courier New" w:cs="Courier New"/>
                  <w:b/>
                </w:rPr>
                <w:t xml:space="preserve"> </w:t>
              </w:r>
              <w:r w:rsidR="00504F46" w:rsidRPr="00887FC2">
                <w:rPr>
                  <w:rFonts w:ascii="Times New Roman" w:hAnsi="Times New Roman"/>
                </w:rPr>
                <w:t>where</w:t>
              </w:r>
              <w:r w:rsidR="00504F46">
                <w:rPr>
                  <w:rFonts w:ascii="Courier New" w:hAnsi="Courier New" w:cs="Courier New"/>
                  <w:b/>
                </w:rPr>
                <w:t xml:space="preserve"> </w:t>
              </w:r>
              <w:r w:rsidR="00504F46">
                <w:rPr>
                  <w:rFonts w:ascii="Courier New" w:hAnsi="Courier New" w:cs="Courier New"/>
                  <w:b/>
                </w:rPr>
                <w:br/>
                <w:t xml:space="preserve">n </w:t>
              </w:r>
              <w:r w:rsidR="00504F46" w:rsidRPr="00887FC2">
                <w:rPr>
                  <w:rFonts w:ascii="Times New Roman" w:hAnsi="Times New Roman"/>
                </w:rPr>
                <w:t>is one of</w:t>
              </w:r>
              <w:r w:rsidR="00504F46">
                <w:rPr>
                  <w:rFonts w:ascii="Courier New" w:hAnsi="Courier New" w:cs="Courier New"/>
                  <w:b/>
                </w:rPr>
                <w:t xml:space="preserve"> 0 1 2 3 4 5 6 7 8 9</w:t>
              </w:r>
            </w:ins>
          </w:p>
        </w:tc>
        <w:tc>
          <w:tcPr>
            <w:tcW w:w="6300" w:type="dxa"/>
            <w:tcPrChange w:id="30659" w:author="Rev 9 Allen Wirfs-Brock" w:date="2012-07-07T12:26:00Z">
              <w:tcPr>
                <w:tcW w:w="7380" w:type="dxa"/>
              </w:tcPr>
            </w:tcPrChange>
          </w:tcPr>
          <w:p w14:paraId="47437EE4" w14:textId="77777777" w:rsidR="002B6403" w:rsidRPr="00B820AB" w:rsidRDefault="002B6403" w:rsidP="003A4B22">
            <w:pPr>
              <w:spacing w:after="0"/>
              <w:contextualSpacing/>
            </w:pPr>
            <w:r w:rsidRPr="00E77497">
              <w:t xml:space="preserve">The </w:t>
            </w:r>
            <w:r w:rsidRPr="00E77497">
              <w:rPr>
                <w:rFonts w:ascii="Times New Roman" w:hAnsi="Times New Roman"/>
                <w:i/>
              </w:rPr>
              <w:t>nn</w:t>
            </w:r>
            <w:r w:rsidRPr="00E77497">
              <w:rPr>
                <w:rFonts w:ascii="Times New Roman" w:hAnsi="Times New Roman"/>
                <w:vertAlign w:val="superscript"/>
              </w:rPr>
              <w:t>th</w:t>
            </w:r>
            <w:r w:rsidRPr="00E77497">
              <w:t xml:space="preserve"> capture, where </w:t>
            </w:r>
            <w:r w:rsidRPr="00E77497">
              <w:rPr>
                <w:rFonts w:ascii="Times New Roman" w:hAnsi="Times New Roman"/>
                <w:i/>
              </w:rPr>
              <w:t>nn</w:t>
            </w:r>
            <w:r w:rsidRPr="00E77497">
              <w:t xml:space="preserve"> is a two-digit decimal number in the range </w:t>
            </w:r>
            <w:r w:rsidRPr="00E77497">
              <w:rPr>
                <w:rFonts w:ascii="Times New Roman" w:hAnsi="Times New Roman"/>
              </w:rPr>
              <w:t>01</w:t>
            </w:r>
            <w:r w:rsidRPr="00E77497">
              <w:t xml:space="preserve"> to </w:t>
            </w:r>
            <w:r w:rsidRPr="00E77497">
              <w:rPr>
                <w:rFonts w:ascii="Times New Roman" w:hAnsi="Times New Roman"/>
              </w:rPr>
              <w:t>99</w:t>
            </w:r>
            <w:r w:rsidRPr="00E77497">
              <w:t xml:space="preserve">. If </w:t>
            </w:r>
            <w:r w:rsidRPr="00E77497">
              <w:rPr>
                <w:rFonts w:ascii="Times New Roman" w:hAnsi="Times New Roman"/>
                <w:i/>
              </w:rPr>
              <w:t>nn</w:t>
            </w:r>
            <w:r w:rsidRPr="004D1BD1">
              <w:sym w:font="Symbol" w:char="F0A3"/>
            </w:r>
            <w:r w:rsidRPr="004D1BD1">
              <w:rPr>
                <w:rFonts w:ascii="Times New Roman" w:hAnsi="Times New Roman"/>
                <w:i/>
              </w:rPr>
              <w:t>m</w:t>
            </w:r>
            <w:r w:rsidRPr="008B7F6F">
              <w:t xml:space="preserve"> and the </w:t>
            </w:r>
            <w:r w:rsidRPr="006B6D0A">
              <w:rPr>
                <w:rFonts w:ascii="Times New Roman" w:hAnsi="Times New Roman"/>
                <w:i/>
              </w:rPr>
              <w:t>nn</w:t>
            </w:r>
            <w:r w:rsidRPr="006B6D0A">
              <w:rPr>
                <w:rFonts w:ascii="Times New Roman" w:hAnsi="Times New Roman"/>
                <w:vertAlign w:val="superscript"/>
              </w:rPr>
              <w:t>th</w:t>
            </w:r>
            <w:r w:rsidRPr="006B6D0A">
              <w:t xml:space="preserve"> capture is </w:t>
            </w:r>
            <w:r w:rsidRPr="00E65A34">
              <w:rPr>
                <w:b/>
              </w:rPr>
              <w:t>undefined</w:t>
            </w:r>
            <w:r w:rsidRPr="00546435">
              <w:t xml:space="preserve">, use the empty String instead. If </w:t>
            </w:r>
            <w:r w:rsidRPr="00A67AF2">
              <w:rPr>
                <w:rFonts w:ascii="Times New Roman" w:hAnsi="Times New Roman"/>
                <w:i/>
              </w:rPr>
              <w:t>nn</w:t>
            </w:r>
            <w:r w:rsidRPr="00A67AF2">
              <w:rPr>
                <w:rFonts w:ascii="Times New Roman" w:hAnsi="Times New Roman"/>
              </w:rPr>
              <w:t>&gt;</w:t>
            </w:r>
            <w:r w:rsidRPr="00A67AF2">
              <w:rPr>
                <w:rFonts w:ascii="Times New Roman" w:hAnsi="Times New Roman"/>
                <w:i/>
              </w:rPr>
              <w:t>m</w:t>
            </w:r>
            <w:r w:rsidRPr="00B820AB">
              <w:t>, the result is implementation-defined.</w:t>
            </w:r>
          </w:p>
        </w:tc>
      </w:tr>
    </w:tbl>
    <w:p w14:paraId="3F415A85" w14:textId="77777777" w:rsidR="004C02EF" w:rsidRPr="00E77497" w:rsidRDefault="004C02EF" w:rsidP="004C02EF">
      <w:pPr>
        <w:pStyle w:val="Note"/>
        <w:spacing w:before="240"/>
      </w:pPr>
      <w:r w:rsidRPr="00E77497">
        <w:t>NOTE</w:t>
      </w:r>
      <w:r w:rsidRPr="00E77497">
        <w:tab/>
        <w:t xml:space="preserve">The </w:t>
      </w:r>
      <w:r w:rsidRPr="00E77497">
        <w:rPr>
          <w:rFonts w:ascii="Courier New" w:hAnsi="Courier New"/>
          <w:b/>
        </w:rPr>
        <w:t>replace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493A69D2" w14:textId="77777777" w:rsidR="004C02EF" w:rsidRPr="00E77497" w:rsidRDefault="004C02EF" w:rsidP="004C02EF">
      <w:pPr>
        <w:pStyle w:val="40"/>
        <w:numPr>
          <w:ilvl w:val="0"/>
          <w:numId w:val="0"/>
        </w:numPr>
      </w:pPr>
      <w:bookmarkStart w:id="30660" w:name="_Ref456010590"/>
      <w:r w:rsidRPr="00E77497">
        <w:t>15.5.4.12</w:t>
      </w:r>
      <w:r w:rsidRPr="00E77497">
        <w:tab/>
        <w:t>String.prototype.search (regexp)</w:t>
      </w:r>
      <w:bookmarkEnd w:id="30660"/>
    </w:p>
    <w:p w14:paraId="60FA7E65" w14:textId="77777777" w:rsidR="004C02EF" w:rsidRPr="00E77497" w:rsidRDefault="004C02EF" w:rsidP="004C02EF">
      <w:r w:rsidRPr="00E77497">
        <w:t xml:space="preserve">When the search method is called with argument </w:t>
      </w:r>
      <w:r w:rsidRPr="00E77497">
        <w:rPr>
          <w:rFonts w:ascii="Times New Roman" w:hAnsi="Times New Roman"/>
          <w:i/>
        </w:rPr>
        <w:t>regexp</w:t>
      </w:r>
      <w:r w:rsidRPr="00E77497">
        <w:t>, the following steps are taken:</w:t>
      </w:r>
    </w:p>
    <w:p w14:paraId="04CFD21F" w14:textId="77777777" w:rsidR="004C02EF" w:rsidRPr="00E77497" w:rsidRDefault="00C75147" w:rsidP="00834A33">
      <w:pPr>
        <w:pStyle w:val="Alg4"/>
        <w:numPr>
          <w:ilvl w:val="0"/>
          <w:numId w:val="229"/>
        </w:numPr>
      </w:pPr>
      <w:ins w:id="30661" w:author="Rev 7 Allen Wirfs-Brock" w:date="2012-04-10T13:34:00Z">
        <w:r>
          <w:t>ReturnIfAbrupt(</w:t>
        </w:r>
        <w:r w:rsidRPr="00E77497">
          <w:t>CheckObjectCoercible</w:t>
        </w:r>
        <w:r>
          <w:t>(</w:t>
        </w:r>
        <w:r w:rsidRPr="00E77497">
          <w:rPr>
            <w:b/>
          </w:rPr>
          <w:t>this</w:t>
        </w:r>
        <w:r w:rsidRPr="00E77497">
          <w:t xml:space="preserve"> value</w:t>
        </w:r>
        <w:r>
          <w:t>))</w:t>
        </w:r>
        <w:r w:rsidRPr="00E77497">
          <w:t>.</w:t>
        </w:r>
      </w:ins>
      <w:del w:id="30662" w:author="Rev 7 Allen Wirfs-Brock" w:date="2012-04-10T13:34:00Z">
        <w:r w:rsidR="004C02EF" w:rsidRPr="00E77497" w:rsidDel="00C75147">
          <w:delText xml:space="preserve">Call CheckObjectCoercible passing the </w:delText>
        </w:r>
        <w:r w:rsidR="004C02EF" w:rsidRPr="00E77497" w:rsidDel="00C75147">
          <w:rPr>
            <w:b/>
          </w:rPr>
          <w:delText>this</w:delText>
        </w:r>
        <w:r w:rsidR="004C02EF" w:rsidRPr="00E77497" w:rsidDel="00C75147">
          <w:delText xml:space="preserve"> value as its argument.</w:delText>
        </w:r>
      </w:del>
    </w:p>
    <w:p w14:paraId="33BC922E" w14:textId="77777777" w:rsidR="004C02EF" w:rsidRPr="00E77497" w:rsidRDefault="004C02EF" w:rsidP="00834A33">
      <w:pPr>
        <w:pStyle w:val="Alg4"/>
        <w:numPr>
          <w:ilvl w:val="0"/>
          <w:numId w:val="229"/>
        </w:numPr>
      </w:pPr>
      <w:r w:rsidRPr="00E77497">
        <w:t xml:space="preserve">Let </w:t>
      </w:r>
      <w:r w:rsidRPr="00E77497">
        <w:rPr>
          <w:i/>
        </w:rPr>
        <w:t>string</w:t>
      </w:r>
      <w:r w:rsidRPr="00E77497">
        <w:t xml:space="preserve"> be the result of calling ToString, giving it the </w:t>
      </w:r>
      <w:r w:rsidRPr="00E77497">
        <w:rPr>
          <w:b/>
        </w:rPr>
        <w:t>this</w:t>
      </w:r>
      <w:r w:rsidRPr="00E77497">
        <w:t xml:space="preserve"> value as its argument.</w:t>
      </w:r>
    </w:p>
    <w:p w14:paraId="6440BAE9" w14:textId="77777777" w:rsidR="00FA34E7" w:rsidRPr="00E77497" w:rsidRDefault="00FA34E7" w:rsidP="00FA34E7">
      <w:pPr>
        <w:pStyle w:val="Alg4"/>
        <w:numPr>
          <w:ilvl w:val="0"/>
          <w:numId w:val="229"/>
        </w:numPr>
        <w:contextualSpacing/>
        <w:rPr>
          <w:ins w:id="30663" w:author="Rev 7 Allen Wirfs-Brock" w:date="2012-04-10T16:31:00Z"/>
        </w:rPr>
      </w:pPr>
      <w:ins w:id="30664" w:author="Rev 7 Allen Wirfs-Brock" w:date="2012-04-10T16:31:00Z">
        <w:r>
          <w:t>ReturnIfAbrupt(</w:t>
        </w:r>
      </w:ins>
      <w:ins w:id="30665" w:author="Rev 10 Allen Wirfs-Brock" w:date="2012-08-13T17:05:00Z">
        <w:r w:rsidR="0003414D" w:rsidRPr="00E77497">
          <w:rPr>
            <w:i/>
          </w:rPr>
          <w:t>string</w:t>
        </w:r>
      </w:ins>
      <w:ins w:id="30666" w:author="Rev 7 Allen Wirfs-Brock" w:date="2012-04-10T16:31:00Z">
        <w:del w:id="30667" w:author="Rev 10 Allen Wirfs-Brock" w:date="2012-08-13T17:05:00Z">
          <w:r w:rsidDel="0003414D">
            <w:rPr>
              <w:i/>
            </w:rPr>
            <w:delText>S</w:delText>
          </w:r>
        </w:del>
        <w:r>
          <w:t>).</w:t>
        </w:r>
      </w:ins>
    </w:p>
    <w:p w14:paraId="224F726F" w14:textId="77777777" w:rsidR="004C02EF" w:rsidRPr="00E77497" w:rsidRDefault="004C02EF" w:rsidP="00834A33">
      <w:pPr>
        <w:pStyle w:val="Alg4"/>
        <w:numPr>
          <w:ilvl w:val="0"/>
          <w:numId w:val="229"/>
        </w:numPr>
      </w:pPr>
      <w:r w:rsidRPr="00E77497">
        <w:t>If Type(</w:t>
      </w:r>
      <w:r w:rsidRPr="00E77497">
        <w:rPr>
          <w:i/>
        </w:rPr>
        <w:t>regexp</w:t>
      </w:r>
      <w:r w:rsidRPr="00E77497">
        <w:t xml:space="preserve">) is Object and </w:t>
      </w:r>
      <w:del w:id="30668" w:author="Allen Wirfs-Brock" w:date="2011-07-02T14:08:00Z">
        <w:r w:rsidRPr="00E77497" w:rsidDel="00141138">
          <w:delText xml:space="preserve">the value of the [[Class]] internal property of </w:delText>
        </w:r>
      </w:del>
      <w:r w:rsidRPr="00E77497">
        <w:rPr>
          <w:i/>
        </w:rPr>
        <w:t>regexp</w:t>
      </w:r>
      <w:r w:rsidRPr="00E77497">
        <w:t xml:space="preserve"> </w:t>
      </w:r>
      <w:ins w:id="30669" w:author="Allen Wirfs-Brock" w:date="2011-07-02T14:08:00Z">
        <w:r w:rsidR="00141138" w:rsidRPr="00E77497">
          <w:t xml:space="preserve">has </w:t>
        </w:r>
        <w:del w:id="30670" w:author="Rev 3 Allen Wirfs-Brock" w:date="2011-09-08T14:51:00Z">
          <w:r w:rsidR="00141138" w:rsidRPr="00E77497" w:rsidDel="00BA3B3B">
            <w:delText>the</w:delText>
          </w:r>
        </w:del>
      </w:ins>
      <w:ins w:id="30671" w:author="Rev 3 Allen Wirfs-Brock" w:date="2011-09-08T14:51:00Z">
        <w:r w:rsidR="00BA3B3B" w:rsidRPr="00E77497">
          <w:t>a</w:t>
        </w:r>
      </w:ins>
      <w:ins w:id="30672" w:author="Allen Wirfs-Brock" w:date="2011-07-02T14:08:00Z">
        <w:r w:rsidR="00141138" w:rsidRPr="00E77497">
          <w:t xml:space="preserve"> [[</w:t>
        </w:r>
        <w:del w:id="30673" w:author="Rev 3 Allen Wirfs-Brock" w:date="2011-09-08T14:51:00Z">
          <w:r w:rsidR="00141138" w:rsidRPr="00E77497" w:rsidDel="00BA3B3B">
            <w:delText>IsRegExp</w:delText>
          </w:r>
        </w:del>
      </w:ins>
      <w:ins w:id="30674" w:author="Rev 3 Allen Wirfs-Brock" w:date="2011-09-08T14:51:00Z">
        <w:r w:rsidR="00BA3B3B" w:rsidRPr="00E77497">
          <w:t>NativeBrand</w:t>
        </w:r>
      </w:ins>
      <w:ins w:id="30675" w:author="Allen Wirfs-Brock" w:date="2011-07-02T14:08:00Z">
        <w:r w:rsidR="00141138" w:rsidRPr="00E77497">
          <w:t>]] internal property</w:t>
        </w:r>
      </w:ins>
      <w:ins w:id="30676" w:author="Rev 3 Allen Wirfs-Brock" w:date="2011-09-08T14:51:00Z">
        <w:r w:rsidR="00BA3B3B" w:rsidRPr="00E77497">
          <w:t xml:space="preserve"> whose value is NativeRegExp</w:t>
        </w:r>
        <w:r w:rsidR="00BA3B3B" w:rsidRPr="00E77497" w:rsidDel="00141138">
          <w:t xml:space="preserve"> </w:t>
        </w:r>
      </w:ins>
      <w:del w:id="30677" w:author="Allen Wirfs-Brock" w:date="2011-07-02T14:08:00Z">
        <w:r w:rsidRPr="00E77497" w:rsidDel="00141138">
          <w:delText xml:space="preserve">is </w:delText>
        </w:r>
        <w:r w:rsidRPr="00E77497" w:rsidDel="00141138">
          <w:rPr>
            <w:rFonts w:ascii="Courier New" w:hAnsi="Courier New"/>
            <w:b/>
          </w:rPr>
          <w:delText>"RegExp"</w:delText>
        </w:r>
      </w:del>
      <w:r w:rsidRPr="00E77497">
        <w:t xml:space="preserve">, then let </w:t>
      </w:r>
      <w:r w:rsidRPr="00E77497">
        <w:rPr>
          <w:i/>
        </w:rPr>
        <w:t>rx</w:t>
      </w:r>
      <w:r w:rsidRPr="00E77497">
        <w:t xml:space="preserve"> be </w:t>
      </w:r>
      <w:r w:rsidRPr="00E77497">
        <w:rPr>
          <w:i/>
        </w:rPr>
        <w:t>regexp</w:t>
      </w:r>
      <w:r w:rsidRPr="00E77497">
        <w:t>;</w:t>
      </w:r>
    </w:p>
    <w:p w14:paraId="5CE5D47B" w14:textId="77777777" w:rsidR="004C02EF" w:rsidRPr="00E77497" w:rsidRDefault="004C02EF" w:rsidP="00834A33">
      <w:pPr>
        <w:pStyle w:val="Alg4"/>
        <w:numPr>
          <w:ilvl w:val="0"/>
          <w:numId w:val="229"/>
        </w:numPr>
      </w:pPr>
      <w:r w:rsidRPr="00E77497">
        <w:t xml:space="preserve">Else, let </w:t>
      </w:r>
      <w:r w:rsidRPr="00E77497">
        <w:rPr>
          <w:i/>
        </w:rPr>
        <w:t>rx</w:t>
      </w:r>
      <w:r w:rsidRPr="00E77497">
        <w:t xml:space="preserve"> be </w:t>
      </w:r>
      <w:ins w:id="30678" w:author="Rev 7 Allen Wirfs-Brock" w:date="2012-04-10T16:33:00Z">
        <w:r w:rsidR="00FA34E7">
          <w:t xml:space="preserve">the result of the </w:t>
        </w:r>
        <w:del w:id="30679" w:author="Rev 8 Allen Wirfs-Brock" w:date="2012-06-14T14:41:00Z">
          <w:r w:rsidR="00FA34E7" w:rsidDel="00D4543D">
            <w:delText>abstraction operation</w:delText>
          </w:r>
        </w:del>
      </w:ins>
      <w:ins w:id="30680" w:author="Rev 8 Allen Wirfs-Brock" w:date="2012-06-14T14:41:00Z">
        <w:r w:rsidR="00D4543D">
          <w:t>abstract operation</w:t>
        </w:r>
      </w:ins>
      <w:ins w:id="30681" w:author="Rev 7 Allen Wirfs-Brock" w:date="2012-04-10T16:33:00Z">
        <w:r w:rsidR="00FA34E7" w:rsidRPr="00134DAD">
          <w:t xml:space="preserve"> </w:t>
        </w:r>
        <w:r w:rsidR="00FA34E7">
          <w:t xml:space="preserve">RegExpCreate (15.10.4.1) with arguments </w:t>
        </w:r>
        <w:r w:rsidR="00FA34E7">
          <w:rPr>
            <w:i/>
          </w:rPr>
          <w:t>regexp</w:t>
        </w:r>
        <w:r w:rsidR="00FA34E7">
          <w:t xml:space="preserve"> and </w:t>
        </w:r>
        <w:r w:rsidR="00FA34E7" w:rsidRPr="00C75147">
          <w:rPr>
            <w:b/>
          </w:rPr>
          <w:t>undefined</w:t>
        </w:r>
      </w:ins>
      <w:del w:id="30682" w:author="Rev 7 Allen Wirfs-Brock" w:date="2012-04-10T16:33:00Z">
        <w:r w:rsidRPr="00E77497" w:rsidDel="00FA34E7">
          <w:delText xml:space="preserve">a new RegExp object created as if by the expression </w:delText>
        </w:r>
        <w:r w:rsidRPr="00E77497" w:rsidDel="00FA34E7">
          <w:rPr>
            <w:rFonts w:ascii="Courier New" w:hAnsi="Courier New"/>
            <w:b/>
          </w:rPr>
          <w:delText>new RegExp(</w:delText>
        </w:r>
        <w:r w:rsidRPr="00E77497" w:rsidDel="00FA34E7">
          <w:rPr>
            <w:i/>
          </w:rPr>
          <w:delText>regexp</w:delText>
        </w:r>
        <w:r w:rsidRPr="00E77497" w:rsidDel="00FA34E7">
          <w:rPr>
            <w:rFonts w:ascii="Courier New" w:hAnsi="Courier New"/>
            <w:b/>
          </w:rPr>
          <w:delText>)</w:delText>
        </w:r>
        <w:r w:rsidRPr="00E77497" w:rsidDel="00FA34E7">
          <w:delText xml:space="preserve"> where </w:delText>
        </w:r>
        <w:r w:rsidRPr="00E77497" w:rsidDel="00FA34E7">
          <w:rPr>
            <w:rFonts w:ascii="Courier New" w:hAnsi="Courier New"/>
            <w:b/>
          </w:rPr>
          <w:delText>RegExp</w:delText>
        </w:r>
        <w:r w:rsidRPr="00E77497" w:rsidDel="00FA34E7">
          <w:delText xml:space="preserve"> is the standard built-in constructor with that name</w:delText>
        </w:r>
      </w:del>
      <w:r w:rsidRPr="00E77497">
        <w:t>.</w:t>
      </w:r>
    </w:p>
    <w:p w14:paraId="78154973" w14:textId="77777777" w:rsidR="00FA34E7" w:rsidRPr="00E77497" w:rsidRDefault="00FA34E7" w:rsidP="00FA34E7">
      <w:pPr>
        <w:pStyle w:val="Alg4"/>
        <w:numPr>
          <w:ilvl w:val="0"/>
          <w:numId w:val="229"/>
        </w:numPr>
        <w:contextualSpacing/>
        <w:rPr>
          <w:ins w:id="30683" w:author="Rev 7 Allen Wirfs-Brock" w:date="2012-04-10T16:33:00Z"/>
        </w:rPr>
      </w:pPr>
      <w:ins w:id="30684" w:author="Rev 7 Allen Wirfs-Brock" w:date="2012-04-10T16:33:00Z">
        <w:r>
          <w:t>ReturnIfAbrupt(</w:t>
        </w:r>
        <w:r>
          <w:rPr>
            <w:i/>
          </w:rPr>
          <w:t>rx</w:t>
        </w:r>
        <w:r>
          <w:t>).</w:t>
        </w:r>
      </w:ins>
    </w:p>
    <w:p w14:paraId="63AFA7A7" w14:textId="77777777" w:rsidR="004C02EF" w:rsidRPr="00E77497" w:rsidRDefault="004C02EF" w:rsidP="00834A33">
      <w:pPr>
        <w:pStyle w:val="Alg4"/>
        <w:numPr>
          <w:ilvl w:val="0"/>
          <w:numId w:val="229"/>
        </w:numPr>
      </w:pPr>
      <w:commentRangeStart w:id="30685"/>
      <w:r w:rsidRPr="00E77497">
        <w:t xml:space="preserve">Search the value </w:t>
      </w:r>
      <w:r w:rsidRPr="00E77497">
        <w:rPr>
          <w:i/>
        </w:rPr>
        <w:t>string</w:t>
      </w:r>
      <w:r w:rsidRPr="00E77497">
        <w:t xml:space="preserve"> from its beginning for an occurrence of the regular expression pattern </w:t>
      </w:r>
      <w:r w:rsidRPr="00E77497">
        <w:rPr>
          <w:i/>
        </w:rPr>
        <w:t>rx</w:t>
      </w:r>
      <w:r w:rsidRPr="00E77497">
        <w:t xml:space="preserve">. Let </w:t>
      </w:r>
      <w:r w:rsidRPr="00E77497">
        <w:rPr>
          <w:i/>
        </w:rPr>
        <w:t>result</w:t>
      </w:r>
      <w:r w:rsidRPr="00E77497">
        <w:t xml:space="preserve"> be a Number indicating the offset within </w:t>
      </w:r>
      <w:r w:rsidRPr="00E77497">
        <w:rPr>
          <w:i/>
        </w:rPr>
        <w:t>string</w:t>
      </w:r>
      <w:r w:rsidRPr="00E77497">
        <w:t xml:space="preserve"> where the pattern matched, or –1 if there was no match.</w:t>
      </w:r>
      <w:ins w:id="30686" w:author="Rev 7 Allen Wirfs-Brock" w:date="2012-04-10T16:37:00Z">
        <w:r w:rsidR="00FA34E7">
          <w:t xml:space="preserve"> If an abrupt completion </w:t>
        </w:r>
      </w:ins>
      <w:ins w:id="30687" w:author="Rev 7 Allen Wirfs-Brock" w:date="2012-04-10T16:38:00Z">
        <w:r w:rsidR="00FA34E7">
          <w:t xml:space="preserve">occurs during the search, </w:t>
        </w:r>
        <w:r w:rsidR="00FA34E7" w:rsidRPr="00FA34E7">
          <w:rPr>
            <w:i/>
          </w:rPr>
          <w:t>result</w:t>
        </w:r>
        <w:r w:rsidR="00FA34E7">
          <w:t xml:space="preserve"> is that Completion Record.</w:t>
        </w:r>
      </w:ins>
      <w:r w:rsidRPr="00E77497">
        <w:t xml:space="preserve"> The</w:t>
      </w:r>
      <w:r w:rsidRPr="00E77497">
        <w:rPr>
          <w:i/>
        </w:rPr>
        <w:t xml:space="preserve"> </w:t>
      </w:r>
      <w:r w:rsidRPr="00E77497">
        <w:rPr>
          <w:rFonts w:ascii="Courier New" w:hAnsi="Courier New" w:cs="Courier New"/>
          <w:b/>
        </w:rPr>
        <w:t>lastIndex</w:t>
      </w:r>
      <w:r w:rsidRPr="00E77497">
        <w:t xml:space="preserve"> and </w:t>
      </w:r>
      <w:r w:rsidRPr="00E77497">
        <w:rPr>
          <w:rFonts w:ascii="Courier New" w:hAnsi="Courier New" w:cs="Courier New"/>
          <w:b/>
        </w:rPr>
        <w:t>global</w:t>
      </w:r>
      <w:r w:rsidRPr="00E77497">
        <w:t xml:space="preserve"> properties of </w:t>
      </w:r>
      <w:r w:rsidRPr="00E77497">
        <w:rPr>
          <w:i/>
        </w:rPr>
        <w:t>regexp</w:t>
      </w:r>
      <w:r w:rsidRPr="00E77497">
        <w:t xml:space="preserve"> are ignored when performing the search. The </w:t>
      </w:r>
      <w:r w:rsidRPr="00E77497">
        <w:rPr>
          <w:rFonts w:ascii="Courier New" w:hAnsi="Courier New" w:cs="Courier New"/>
          <w:b/>
        </w:rPr>
        <w:t>lastIndex</w:t>
      </w:r>
      <w:r w:rsidRPr="00E77497">
        <w:t xml:space="preserve"> property of </w:t>
      </w:r>
      <w:r w:rsidRPr="00E77497">
        <w:rPr>
          <w:i/>
        </w:rPr>
        <w:t>regexp</w:t>
      </w:r>
      <w:r w:rsidRPr="00E77497">
        <w:t xml:space="preserve"> is left unchanged.</w:t>
      </w:r>
      <w:commentRangeEnd w:id="30685"/>
      <w:r w:rsidR="00FA34E7">
        <w:rPr>
          <w:rStyle w:val="af3"/>
          <w:rFonts w:ascii="Arial" w:eastAsia="MS Mincho" w:hAnsi="Arial"/>
          <w:spacing w:val="0"/>
          <w:lang w:eastAsia="ja-JP"/>
        </w:rPr>
        <w:commentReference w:id="30685"/>
      </w:r>
    </w:p>
    <w:p w14:paraId="64BF9AA4" w14:textId="77777777" w:rsidR="004C02EF" w:rsidRPr="00E77497" w:rsidRDefault="004C02EF" w:rsidP="00834A33">
      <w:pPr>
        <w:pStyle w:val="Alg4"/>
        <w:numPr>
          <w:ilvl w:val="0"/>
          <w:numId w:val="229"/>
        </w:numPr>
        <w:spacing w:after="120"/>
      </w:pPr>
      <w:r w:rsidRPr="00E77497">
        <w:t xml:space="preserve">Return </w:t>
      </w:r>
      <w:r w:rsidRPr="00E77497">
        <w:rPr>
          <w:i/>
        </w:rPr>
        <w:t>result</w:t>
      </w:r>
      <w:r w:rsidRPr="00E77497">
        <w:t>.</w:t>
      </w:r>
    </w:p>
    <w:p w14:paraId="259C71C7"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search</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7DC59DDB" w14:textId="77777777" w:rsidR="004C02EF" w:rsidRPr="00E77497" w:rsidRDefault="004C02EF" w:rsidP="004C02EF">
      <w:pPr>
        <w:pStyle w:val="40"/>
        <w:numPr>
          <w:ilvl w:val="0"/>
          <w:numId w:val="0"/>
        </w:numPr>
      </w:pPr>
      <w:bookmarkStart w:id="30688" w:name="_Ref457709109"/>
      <w:r w:rsidRPr="00E77497">
        <w:t>15.5.4.13</w:t>
      </w:r>
      <w:r w:rsidRPr="00E77497">
        <w:tab/>
        <w:t>String.prototype.slice (start, end)</w:t>
      </w:r>
      <w:bookmarkEnd w:id="30688"/>
    </w:p>
    <w:p w14:paraId="2145CE1A" w14:textId="77777777" w:rsidR="004C02EF" w:rsidRPr="00E77497" w:rsidRDefault="004C02EF" w:rsidP="004C02EF">
      <w:r w:rsidRPr="00E77497">
        <w:t xml:space="preserve">The </w:t>
      </w:r>
      <w:r w:rsidRPr="00E77497">
        <w:rPr>
          <w:rFonts w:ascii="Courier New" w:hAnsi="Courier New"/>
          <w:b/>
        </w:rPr>
        <w:t>slice</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 substring of the result of converting this object to a String, starting from </w:t>
      </w:r>
      <w:del w:id="30689" w:author="Rev 9 Allen Wirfs-Brock" w:date="2012-07-07T12:28:00Z">
        <w:r w:rsidRPr="00E77497" w:rsidDel="002E1A56">
          <w:delText xml:space="preserve">character </w:delText>
        </w:r>
      </w:del>
      <w:ins w:id="30690" w:author="Rev 9 Allen Wirfs-Brock" w:date="2012-07-07T12:28:00Z">
        <w:r w:rsidR="002E1A56">
          <w:t>element</w:t>
        </w:r>
        <w:r w:rsidR="002E1A56" w:rsidRPr="00E77497">
          <w:t xml:space="preserve"> </w:t>
        </w:r>
      </w:ins>
      <w:r w:rsidRPr="00E77497">
        <w:t xml:space="preserve">position </w:t>
      </w:r>
      <w:r w:rsidRPr="00E77497">
        <w:rPr>
          <w:rFonts w:ascii="Times New Roman" w:hAnsi="Times New Roman"/>
          <w:i/>
        </w:rPr>
        <w:t>start</w:t>
      </w:r>
      <w:r w:rsidRPr="00E77497">
        <w:t xml:space="preserve"> and running to, but not including, </w:t>
      </w:r>
      <w:del w:id="30691" w:author="Rev 9 Allen Wirfs-Brock" w:date="2012-07-07T12:28:00Z">
        <w:r w:rsidRPr="00E77497" w:rsidDel="002E1A56">
          <w:delText xml:space="preserve">character </w:delText>
        </w:r>
      </w:del>
      <w:ins w:id="30692" w:author="Rev 9 Allen Wirfs-Brock" w:date="2012-07-07T12:28:00Z">
        <w:r w:rsidR="002E1A56">
          <w:t>element</w:t>
        </w:r>
        <w:r w:rsidR="002E1A56" w:rsidRPr="00E77497">
          <w:t xml:space="preserve"> </w:t>
        </w:r>
      </w:ins>
      <w:r w:rsidRPr="00E77497">
        <w:t xml:space="preserve">position </w:t>
      </w:r>
      <w:r w:rsidRPr="00E77497">
        <w:rPr>
          <w:rFonts w:ascii="Times New Roman" w:hAnsi="Times New Roman"/>
          <w:i/>
        </w:rPr>
        <w:t>end</w:t>
      </w:r>
      <w:r w:rsidRPr="00E77497">
        <w:t xml:space="preserve"> (or through the end of the String if </w:t>
      </w:r>
      <w:r w:rsidRPr="00E77497">
        <w:rPr>
          <w:rFonts w:ascii="Times New Roman" w:hAnsi="Times New Roman"/>
          <w:i/>
        </w:rPr>
        <w:t>end</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 xml:space="preserve">start </w:t>
      </w:r>
      <w:r w:rsidRPr="00E77497">
        <w:t xml:space="preserve">where </w:t>
      </w:r>
      <w:r w:rsidRPr="00E77497">
        <w:rPr>
          <w:rFonts w:ascii="Times New Roman" w:hAnsi="Times New Roman"/>
          <w:i/>
        </w:rPr>
        <w:t>sourceLength</w:t>
      </w:r>
      <w:r w:rsidRPr="00E77497">
        <w:t xml:space="preserve"> is the length of the String. If </w:t>
      </w:r>
      <w:r w:rsidRPr="00E77497">
        <w:rPr>
          <w:rFonts w:ascii="Times New Roman" w:hAnsi="Times New Roman"/>
          <w:i/>
        </w:rPr>
        <w:t>end</w:t>
      </w:r>
      <w:r w:rsidRPr="00E77497">
        <w:t xml:space="preserve"> is negative, it is treated as </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end</w:t>
      </w:r>
      <w:r w:rsidRPr="00E77497">
        <w:t xml:space="preserve"> where </w:t>
      </w:r>
      <w:r w:rsidRPr="00E77497">
        <w:rPr>
          <w:rFonts w:ascii="Times New Roman" w:hAnsi="Times New Roman"/>
          <w:i/>
        </w:rPr>
        <w:t>sourceLength</w:t>
      </w:r>
      <w:r w:rsidRPr="00E77497">
        <w:t xml:space="preserve"> is the length of the String. The result is a String value, not a String object. The following steps are taken:</w:t>
      </w:r>
    </w:p>
    <w:p w14:paraId="0E007285" w14:textId="77777777" w:rsidR="004C02EF" w:rsidRPr="00E77497" w:rsidRDefault="00134DAD" w:rsidP="00834A33">
      <w:pPr>
        <w:pStyle w:val="Alg4"/>
        <w:numPr>
          <w:ilvl w:val="0"/>
          <w:numId w:val="230"/>
        </w:numPr>
      </w:pPr>
      <w:ins w:id="30693" w:author="Rev 7 Allen Wirfs-Brock" w:date="2012-04-10T12:00:00Z">
        <w:r>
          <w:t>ReturnIfAbrupt(</w:t>
        </w:r>
        <w:r w:rsidRPr="00E77497">
          <w:t>CheckObjectCoercible</w:t>
        </w:r>
        <w:r>
          <w:t>(</w:t>
        </w:r>
        <w:r w:rsidRPr="00E77497">
          <w:rPr>
            <w:b/>
          </w:rPr>
          <w:t>this</w:t>
        </w:r>
        <w:r w:rsidRPr="00E77497">
          <w:t xml:space="preserve"> value</w:t>
        </w:r>
        <w:r>
          <w:t>))</w:t>
        </w:r>
        <w:r w:rsidRPr="00E77497">
          <w:t>.</w:t>
        </w:r>
      </w:ins>
      <w:del w:id="30694" w:author="Rev 7 Allen Wirfs-Brock" w:date="2012-04-10T12:00: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42361F33" w14:textId="77777777" w:rsidR="004C02EF" w:rsidRPr="00E77497" w:rsidRDefault="004C02EF" w:rsidP="00834A33">
      <w:pPr>
        <w:pStyle w:val="Alg4"/>
        <w:numPr>
          <w:ilvl w:val="0"/>
          <w:numId w:val="230"/>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3157BAEC" w14:textId="77777777" w:rsidR="00FA34E7" w:rsidRPr="00E77497" w:rsidRDefault="00FA34E7" w:rsidP="00FA34E7">
      <w:pPr>
        <w:pStyle w:val="Alg4"/>
        <w:numPr>
          <w:ilvl w:val="0"/>
          <w:numId w:val="230"/>
        </w:numPr>
        <w:contextualSpacing/>
        <w:rPr>
          <w:ins w:id="30695" w:author="Rev 7 Allen Wirfs-Brock" w:date="2012-04-10T16:39:00Z"/>
        </w:rPr>
      </w:pPr>
      <w:ins w:id="30696" w:author="Rev 7 Allen Wirfs-Brock" w:date="2012-04-10T16:39:00Z">
        <w:r>
          <w:t>ReturnIfAbrupt(</w:t>
        </w:r>
        <w:r>
          <w:rPr>
            <w:i/>
          </w:rPr>
          <w:t>S</w:t>
        </w:r>
        <w:r>
          <w:t>).</w:t>
        </w:r>
      </w:ins>
    </w:p>
    <w:p w14:paraId="0DAACFF2" w14:textId="77777777" w:rsidR="004C02EF" w:rsidRPr="00E77497" w:rsidRDefault="004C02EF" w:rsidP="00834A33">
      <w:pPr>
        <w:pStyle w:val="Alg4"/>
        <w:numPr>
          <w:ilvl w:val="0"/>
          <w:numId w:val="230"/>
        </w:numPr>
      </w:pPr>
      <w:r w:rsidRPr="00E77497">
        <w:t xml:space="preserve">Let </w:t>
      </w:r>
      <w:r w:rsidRPr="00E77497">
        <w:rPr>
          <w:i/>
        </w:rPr>
        <w:t>len</w:t>
      </w:r>
      <w:r w:rsidRPr="00E77497">
        <w:t xml:space="preserve"> be the number of </w:t>
      </w:r>
      <w:del w:id="30697" w:author="Rev 9 Allen Wirfs-Brock" w:date="2012-07-07T12:28:00Z">
        <w:r w:rsidRPr="00E77497" w:rsidDel="002E1A56">
          <w:delText xml:space="preserve">characters </w:delText>
        </w:r>
      </w:del>
      <w:ins w:id="30698" w:author="Rev 9 Allen Wirfs-Brock" w:date="2012-07-07T12:28:00Z">
        <w:r w:rsidR="002E1A56">
          <w:t>elements</w:t>
        </w:r>
        <w:r w:rsidR="002E1A56" w:rsidRPr="00E77497">
          <w:t xml:space="preserve"> </w:t>
        </w:r>
      </w:ins>
      <w:r w:rsidRPr="00E77497">
        <w:t xml:space="preserve">in </w:t>
      </w:r>
      <w:r w:rsidRPr="00E77497">
        <w:rPr>
          <w:i/>
        </w:rPr>
        <w:t>S</w:t>
      </w:r>
      <w:r w:rsidRPr="00E77497">
        <w:t>.</w:t>
      </w:r>
    </w:p>
    <w:p w14:paraId="6CF83314" w14:textId="77777777" w:rsidR="004C02EF" w:rsidRPr="00E77497" w:rsidRDefault="004C02EF" w:rsidP="00834A33">
      <w:pPr>
        <w:pStyle w:val="Alg4"/>
        <w:numPr>
          <w:ilvl w:val="0"/>
          <w:numId w:val="230"/>
        </w:numPr>
      </w:pPr>
      <w:r w:rsidRPr="00E77497">
        <w:t xml:space="preserve">Let </w:t>
      </w:r>
      <w:r w:rsidRPr="00E77497">
        <w:rPr>
          <w:i/>
        </w:rPr>
        <w:t>intStart</w:t>
      </w:r>
      <w:r w:rsidRPr="00E77497">
        <w:t xml:space="preserve"> be ToInteger(</w:t>
      </w:r>
      <w:r w:rsidRPr="00E77497">
        <w:rPr>
          <w:i/>
        </w:rPr>
        <w:t>start</w:t>
      </w:r>
      <w:r w:rsidRPr="00E77497">
        <w:t>).</w:t>
      </w:r>
    </w:p>
    <w:p w14:paraId="08CC8100" w14:textId="77777777" w:rsidR="004C02EF" w:rsidRPr="00E77497" w:rsidRDefault="004C02EF" w:rsidP="00834A33">
      <w:pPr>
        <w:pStyle w:val="Alg4"/>
        <w:numPr>
          <w:ilvl w:val="0"/>
          <w:numId w:val="230"/>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intEnd</w:t>
      </w:r>
      <w:r w:rsidRPr="00E77497">
        <w:t xml:space="preserve"> be </w:t>
      </w:r>
      <w:r w:rsidRPr="00E77497">
        <w:rPr>
          <w:i/>
        </w:rPr>
        <w:t>len</w:t>
      </w:r>
      <w:r w:rsidRPr="00E77497">
        <w:t xml:space="preserve">; else let </w:t>
      </w:r>
      <w:r w:rsidRPr="00E77497">
        <w:rPr>
          <w:i/>
        </w:rPr>
        <w:t>intEnd</w:t>
      </w:r>
      <w:r w:rsidRPr="00E77497">
        <w:t xml:space="preserve"> be ToInteger(</w:t>
      </w:r>
      <w:r w:rsidRPr="00E77497">
        <w:rPr>
          <w:i/>
        </w:rPr>
        <w:t>end</w:t>
      </w:r>
      <w:r w:rsidRPr="00E77497">
        <w:t>).</w:t>
      </w:r>
    </w:p>
    <w:p w14:paraId="287DA4DC" w14:textId="77777777" w:rsidR="004C02EF" w:rsidRPr="00E77497" w:rsidRDefault="004C02EF" w:rsidP="00834A33">
      <w:pPr>
        <w:pStyle w:val="Alg4"/>
        <w:numPr>
          <w:ilvl w:val="0"/>
          <w:numId w:val="230"/>
        </w:numPr>
      </w:pPr>
      <w:r w:rsidRPr="00E77497">
        <w:t xml:space="preserve">If </w:t>
      </w:r>
      <w:r w:rsidRPr="00E77497">
        <w:rPr>
          <w:i/>
        </w:rPr>
        <w:t xml:space="preserve"> intStart </w:t>
      </w:r>
      <w:r w:rsidRPr="00E77497">
        <w:t xml:space="preserve">is negative, let </w:t>
      </w:r>
      <w:r w:rsidRPr="00E77497">
        <w:rPr>
          <w:i/>
        </w:rPr>
        <w:t>from</w:t>
      </w:r>
      <w:r w:rsidRPr="00E77497">
        <w:t xml:space="preserve"> be max(</w:t>
      </w:r>
      <w:r w:rsidRPr="00E77497">
        <w:rPr>
          <w:i/>
        </w:rPr>
        <w:t>len</w:t>
      </w:r>
      <w:r w:rsidRPr="00E77497">
        <w:t xml:space="preserve"> +</w:t>
      </w:r>
      <w:r w:rsidRPr="00E77497">
        <w:rPr>
          <w:i/>
        </w:rPr>
        <w:t xml:space="preserve"> intStart</w:t>
      </w:r>
      <w:r w:rsidRPr="00E77497">
        <w:t xml:space="preserve">,0); else let </w:t>
      </w:r>
      <w:r w:rsidRPr="00E77497">
        <w:rPr>
          <w:i/>
        </w:rPr>
        <w:t>from</w:t>
      </w:r>
      <w:r w:rsidRPr="00E77497">
        <w:t xml:space="preserve"> be min(</w:t>
      </w:r>
      <w:r w:rsidRPr="00E77497">
        <w:rPr>
          <w:i/>
        </w:rPr>
        <w:t>intStart</w:t>
      </w:r>
      <w:r w:rsidRPr="00E77497">
        <w:t>,</w:t>
      </w:r>
      <w:r w:rsidRPr="00E77497">
        <w:rPr>
          <w:i/>
        </w:rPr>
        <w:t xml:space="preserve"> len</w:t>
      </w:r>
      <w:r w:rsidRPr="00E77497">
        <w:t>).</w:t>
      </w:r>
    </w:p>
    <w:p w14:paraId="772A46D0" w14:textId="77777777" w:rsidR="004C02EF" w:rsidRPr="00E77497" w:rsidRDefault="004C02EF" w:rsidP="00834A33">
      <w:pPr>
        <w:pStyle w:val="Alg4"/>
        <w:numPr>
          <w:ilvl w:val="0"/>
          <w:numId w:val="230"/>
        </w:numPr>
      </w:pPr>
      <w:r w:rsidRPr="00E77497">
        <w:t xml:space="preserve">If </w:t>
      </w:r>
      <w:r w:rsidRPr="00E77497">
        <w:rPr>
          <w:i/>
        </w:rPr>
        <w:t>intEnd</w:t>
      </w:r>
      <w:r w:rsidRPr="00E77497">
        <w:t xml:space="preserve"> is negative, let </w:t>
      </w:r>
      <w:r w:rsidRPr="00E77497">
        <w:rPr>
          <w:i/>
        </w:rPr>
        <w:t>to</w:t>
      </w:r>
      <w:r w:rsidRPr="00E77497">
        <w:t xml:space="preserve"> be max(</w:t>
      </w:r>
      <w:r w:rsidRPr="00E77497">
        <w:rPr>
          <w:i/>
        </w:rPr>
        <w:t>len</w:t>
      </w:r>
      <w:r w:rsidRPr="00E77497">
        <w:t xml:space="preserve"> +</w:t>
      </w:r>
      <w:r w:rsidRPr="00E77497">
        <w:rPr>
          <w:i/>
        </w:rPr>
        <w:t xml:space="preserve"> intEnd</w:t>
      </w:r>
      <w:r w:rsidRPr="00E77497">
        <w:t xml:space="preserve">,0); else let </w:t>
      </w:r>
      <w:r w:rsidRPr="00E77497">
        <w:rPr>
          <w:i/>
        </w:rPr>
        <w:t>to</w:t>
      </w:r>
      <w:r w:rsidRPr="00E77497">
        <w:t xml:space="preserve"> be min(</w:t>
      </w:r>
      <w:r w:rsidRPr="00E77497">
        <w:rPr>
          <w:i/>
        </w:rPr>
        <w:t>intEnd</w:t>
      </w:r>
      <w:r w:rsidRPr="00E77497">
        <w:t>,</w:t>
      </w:r>
      <w:r w:rsidRPr="00E77497">
        <w:rPr>
          <w:i/>
        </w:rPr>
        <w:t xml:space="preserve"> len</w:t>
      </w:r>
      <w:r w:rsidRPr="00E77497">
        <w:t>).</w:t>
      </w:r>
    </w:p>
    <w:p w14:paraId="2BEB90ED" w14:textId="77777777" w:rsidR="004C02EF" w:rsidRPr="00E77497" w:rsidRDefault="004C02EF" w:rsidP="00834A33">
      <w:pPr>
        <w:pStyle w:val="Alg4"/>
        <w:numPr>
          <w:ilvl w:val="0"/>
          <w:numId w:val="230"/>
        </w:numPr>
      </w:pPr>
      <w:r w:rsidRPr="00E77497">
        <w:t xml:space="preserve">Let </w:t>
      </w:r>
      <w:r w:rsidRPr="00E77497">
        <w:rPr>
          <w:i/>
        </w:rPr>
        <w:t>span</w:t>
      </w:r>
      <w:r w:rsidRPr="00E77497">
        <w:t xml:space="preserve"> be max(</w:t>
      </w:r>
      <w:r w:rsidRPr="00E77497">
        <w:rPr>
          <w:i/>
        </w:rPr>
        <w:t>to</w:t>
      </w:r>
      <w:r w:rsidRPr="00E77497">
        <w:t xml:space="preserve"> –</w:t>
      </w:r>
      <w:r w:rsidRPr="00E77497">
        <w:rPr>
          <w:i/>
        </w:rPr>
        <w:t xml:space="preserve"> from</w:t>
      </w:r>
      <w:r w:rsidRPr="00E77497">
        <w:t>,0).</w:t>
      </w:r>
    </w:p>
    <w:p w14:paraId="07239537" w14:textId="77777777" w:rsidR="004C02EF" w:rsidRPr="00E77497" w:rsidRDefault="004C02EF" w:rsidP="00834A33">
      <w:pPr>
        <w:pStyle w:val="Alg4"/>
        <w:numPr>
          <w:ilvl w:val="0"/>
          <w:numId w:val="230"/>
        </w:numPr>
        <w:spacing w:after="220"/>
      </w:pPr>
      <w:r w:rsidRPr="00E77497">
        <w:t>Return a String</w:t>
      </w:r>
      <w:ins w:id="30699" w:author="Rev 7 Allen Wirfs-Brock" w:date="2012-04-10T16:40:00Z">
        <w:r w:rsidR="00FA34E7">
          <w:t xml:space="preserve"> value</w:t>
        </w:r>
      </w:ins>
      <w:r w:rsidRPr="00E77497">
        <w:t xml:space="preserve"> containing </w:t>
      </w:r>
      <w:r w:rsidRPr="00E77497">
        <w:rPr>
          <w:i/>
        </w:rPr>
        <w:t>span</w:t>
      </w:r>
      <w:r w:rsidRPr="00E77497">
        <w:t xml:space="preserve"> consecutive </w:t>
      </w:r>
      <w:del w:id="30700" w:author="Rev 9 Allen Wirfs-Brock" w:date="2012-07-07T12:28:00Z">
        <w:r w:rsidRPr="00E77497" w:rsidDel="002E1A56">
          <w:delText xml:space="preserve">characters </w:delText>
        </w:r>
      </w:del>
      <w:ins w:id="30701" w:author="Rev 9 Allen Wirfs-Brock" w:date="2012-07-07T12:28:00Z">
        <w:r w:rsidR="002E1A56">
          <w:t>elements</w:t>
        </w:r>
        <w:r w:rsidR="002E1A56" w:rsidRPr="00E77497">
          <w:t xml:space="preserve"> </w:t>
        </w:r>
      </w:ins>
      <w:r w:rsidRPr="00E77497">
        <w:t xml:space="preserve">from </w:t>
      </w:r>
      <w:r w:rsidRPr="00E77497">
        <w:rPr>
          <w:i/>
        </w:rPr>
        <w:t>S</w:t>
      </w:r>
      <w:r w:rsidRPr="00E77497">
        <w:t xml:space="preserve"> beginning with the </w:t>
      </w:r>
      <w:del w:id="30702" w:author="Rev 9 Allen Wirfs-Brock" w:date="2012-07-07T12:28:00Z">
        <w:r w:rsidRPr="00E77497" w:rsidDel="002E1A56">
          <w:delText xml:space="preserve">character </w:delText>
        </w:r>
      </w:del>
      <w:ins w:id="30703" w:author="Rev 9 Allen Wirfs-Brock" w:date="2012-07-07T12:28:00Z">
        <w:r w:rsidR="002E1A56">
          <w:t>element</w:t>
        </w:r>
        <w:r w:rsidR="002E1A56" w:rsidRPr="00E77497">
          <w:t xml:space="preserve"> </w:t>
        </w:r>
      </w:ins>
      <w:r w:rsidRPr="00E77497">
        <w:t xml:space="preserve">at position </w:t>
      </w:r>
      <w:r w:rsidRPr="00E77497">
        <w:rPr>
          <w:i/>
        </w:rPr>
        <w:t>from</w:t>
      </w:r>
      <w:r w:rsidRPr="00E77497">
        <w:t>.</w:t>
      </w:r>
    </w:p>
    <w:p w14:paraId="7B200C89"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14:paraId="178DCE65"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slice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3633BE73" w14:textId="77777777" w:rsidR="004C02EF" w:rsidRPr="00E77497" w:rsidRDefault="004C02EF" w:rsidP="004C02EF">
      <w:pPr>
        <w:pStyle w:val="40"/>
        <w:numPr>
          <w:ilvl w:val="0"/>
          <w:numId w:val="0"/>
        </w:numPr>
      </w:pPr>
      <w:bookmarkStart w:id="30704" w:name="_Ref456010446"/>
      <w:r w:rsidRPr="00E77497">
        <w:t>15.5.4.14</w:t>
      </w:r>
      <w:r w:rsidRPr="00E77497">
        <w:tab/>
        <w:t>String.prototype.spli</w:t>
      </w:r>
      <w:bookmarkEnd w:id="30466"/>
      <w:r w:rsidRPr="00E77497">
        <w:t>t (separator</w:t>
      </w:r>
      <w:bookmarkEnd w:id="30485"/>
      <w:bookmarkEnd w:id="30486"/>
      <w:r w:rsidRPr="00E77497">
        <w:t>, limit)</w:t>
      </w:r>
      <w:bookmarkEnd w:id="30704"/>
    </w:p>
    <w:p w14:paraId="7A1E1FBC" w14:textId="77777777" w:rsidR="004C02EF" w:rsidRPr="00E77497" w:rsidRDefault="004C02EF" w:rsidP="004C02EF">
      <w:r w:rsidRPr="00E77497">
        <w:t xml:space="preserve">Returns an Array object into which substrings of the result of converting this object to a String have been stored. The substrings are determined by searching from left to right for occurrences of </w:t>
      </w:r>
      <w:r w:rsidRPr="00E77497">
        <w:rPr>
          <w:rFonts w:ascii="Times New Roman" w:hAnsi="Times New Roman"/>
          <w:i/>
        </w:rPr>
        <w:t>separator</w:t>
      </w:r>
      <w:r w:rsidRPr="00E77497">
        <w:t xml:space="preserve">; these occurrences are not part of any substring in the returned array, but serve to divide up the String value. The value of </w:t>
      </w:r>
      <w:r w:rsidRPr="00E77497">
        <w:rPr>
          <w:rFonts w:ascii="Times New Roman" w:hAnsi="Times New Roman"/>
          <w:i/>
        </w:rPr>
        <w:t>separator</w:t>
      </w:r>
      <w:r w:rsidRPr="00E77497">
        <w:t xml:space="preserve"> may be a String of any length</w:t>
      </w:r>
      <w:bookmarkStart w:id="30705" w:name="_Toc385672321"/>
      <w:bookmarkStart w:id="30706" w:name="_Toc393690437"/>
      <w:bookmarkStart w:id="30707" w:name="_Toc382291638"/>
      <w:r w:rsidRPr="00E77497">
        <w:t xml:space="preserve"> or it may be a RegExp object (i.e., an object </w:t>
      </w:r>
      <w:ins w:id="30708" w:author="Allen Wirfs-Brock" w:date="2011-07-02T14:09:00Z">
        <w:r w:rsidR="00141138" w:rsidRPr="00E77497">
          <w:t xml:space="preserve">with </w:t>
        </w:r>
        <w:del w:id="30709" w:author="Rev 3 Allen Wirfs-Brock" w:date="2011-09-08T14:51:00Z">
          <w:r w:rsidR="00141138" w:rsidRPr="00E77497" w:rsidDel="00BA3B3B">
            <w:delText>the</w:delText>
          </w:r>
        </w:del>
      </w:ins>
      <w:ins w:id="30710" w:author="Rev 3 Allen Wirfs-Brock" w:date="2011-09-08T14:51:00Z">
        <w:r w:rsidR="00BA3B3B" w:rsidRPr="00E77497">
          <w:t>a</w:t>
        </w:r>
      </w:ins>
      <w:ins w:id="30711" w:author="Allen Wirfs-Brock" w:date="2011-07-02T14:09:00Z">
        <w:r w:rsidR="00141138" w:rsidRPr="00E77497">
          <w:t xml:space="preserve"> [[</w:t>
        </w:r>
        <w:del w:id="30712" w:author="Rev 3 Allen Wirfs-Brock" w:date="2011-09-08T14:51:00Z">
          <w:r w:rsidR="00141138" w:rsidRPr="00E77497" w:rsidDel="00BA3B3B">
            <w:delText>IsRegExp</w:delText>
          </w:r>
        </w:del>
      </w:ins>
      <w:ins w:id="30713" w:author="Rev 3 Allen Wirfs-Brock" w:date="2011-09-08T14:51:00Z">
        <w:r w:rsidR="00BA3B3B" w:rsidRPr="00E77497">
          <w:t>NativeBrand</w:t>
        </w:r>
      </w:ins>
      <w:ins w:id="30714" w:author="Allen Wirfs-Brock" w:date="2011-07-02T14:09:00Z">
        <w:r w:rsidR="00141138" w:rsidRPr="00E77497">
          <w:t>]] internal property</w:t>
        </w:r>
      </w:ins>
      <w:ins w:id="30715" w:author="Rev 3 Allen Wirfs-Brock" w:date="2011-09-08T14:51:00Z">
        <w:r w:rsidR="00BA3B3B" w:rsidRPr="00E77497">
          <w:t xml:space="preserve"> whose value is NativeRegExp</w:t>
        </w:r>
        <w:r w:rsidR="00BA3B3B" w:rsidRPr="00E77497" w:rsidDel="00141138">
          <w:t xml:space="preserve"> </w:t>
        </w:r>
      </w:ins>
      <w:del w:id="30716" w:author="Allen Wirfs-Brock" w:date="2011-07-02T14:09:00Z">
        <w:r w:rsidRPr="00E77497" w:rsidDel="00141138">
          <w:delText xml:space="preserve">whose [[Class]] internal property is </w:delText>
        </w:r>
        <w:r w:rsidRPr="00E77497" w:rsidDel="00141138">
          <w:rPr>
            <w:rFonts w:ascii="Courier New" w:hAnsi="Courier New"/>
            <w:b/>
          </w:rPr>
          <w:delText>"RegExp"</w:delText>
        </w:r>
      </w:del>
      <w:r w:rsidRPr="00E77497">
        <w:t>; see 15.10).</w:t>
      </w:r>
    </w:p>
    <w:p w14:paraId="70B466F4" w14:textId="77777777" w:rsidR="004C02EF" w:rsidRPr="00E77497" w:rsidRDefault="004C02EF" w:rsidP="004C02EF">
      <w:r w:rsidRPr="00E77497">
        <w:t xml:space="preserve">The value of </w:t>
      </w:r>
      <w:r w:rsidRPr="00E77497">
        <w:rPr>
          <w:rFonts w:ascii="Times New Roman" w:hAnsi="Times New Roman"/>
          <w:i/>
        </w:rPr>
        <w:t>separator</w:t>
      </w:r>
      <w:r w:rsidRPr="00E77497">
        <w:t xml:space="preserve"> may be an empty String, an empty regular expression, or a regular expression that can match an empty String. In this case, </w:t>
      </w:r>
      <w:r w:rsidRPr="00E77497">
        <w:rPr>
          <w:rFonts w:ascii="Times New Roman" w:hAnsi="Times New Roman"/>
          <w:i/>
        </w:rPr>
        <w:t>separator</w:t>
      </w:r>
      <w:r w:rsidRPr="00E77497">
        <w:t xml:space="preserve"> does not match the empty substring at the beginning or end of the input String, nor does it match the empty substring at the end of the previous separator match. (For example, if </w:t>
      </w:r>
      <w:r w:rsidRPr="00E77497">
        <w:rPr>
          <w:rFonts w:ascii="Times New Roman" w:hAnsi="Times New Roman"/>
          <w:i/>
        </w:rPr>
        <w:t>separator</w:t>
      </w:r>
      <w:r w:rsidRPr="00E77497">
        <w:t xml:space="preserve"> is the empty String, the String is split up into individual </w:t>
      </w:r>
      <w:del w:id="30717" w:author="Rev 9 Allen Wirfs-Brock" w:date="2012-07-07T12:29:00Z">
        <w:r w:rsidRPr="00E77497" w:rsidDel="002E1A56">
          <w:delText>characters</w:delText>
        </w:r>
      </w:del>
      <w:ins w:id="30718" w:author="Rev 9 Allen Wirfs-Brock" w:date="2012-07-07T12:29:00Z">
        <w:r w:rsidR="002E1A56">
          <w:t>code unit elements</w:t>
        </w:r>
      </w:ins>
      <w:r w:rsidRPr="00E77497">
        <w:t xml:space="preserve">; the length of the result array equals the length of the String, and each substring contains one </w:t>
      </w:r>
      <w:del w:id="30719" w:author="Rev 9 Allen Wirfs-Brock" w:date="2012-07-07T12:29:00Z">
        <w:r w:rsidRPr="00E77497" w:rsidDel="002E1A56">
          <w:delText>character</w:delText>
        </w:r>
      </w:del>
      <w:ins w:id="30720" w:author="Rev 9 Allen Wirfs-Brock" w:date="2012-07-07T12:29:00Z">
        <w:r w:rsidR="002E1A56">
          <w:t>code unit</w:t>
        </w:r>
      </w:ins>
      <w:r w:rsidRPr="00E77497">
        <w:t xml:space="preserve">.) If </w:t>
      </w:r>
      <w:r w:rsidRPr="00E77497">
        <w:rPr>
          <w:rFonts w:ascii="Times New Roman" w:hAnsi="Times New Roman"/>
          <w:i/>
        </w:rPr>
        <w:t>separator</w:t>
      </w:r>
      <w:r w:rsidRPr="00E77497">
        <w:t xml:space="preserve"> is a regular expression, only the first match at a given position of the </w:t>
      </w:r>
      <w:r w:rsidRPr="00E77497">
        <w:rPr>
          <w:b/>
        </w:rPr>
        <w:t>this</w:t>
      </w:r>
      <w:r w:rsidRPr="00E77497">
        <w:t xml:space="preserve"> String is considered, even if backtracking could yield a non-empty-substring match at that position. (For example, </w:t>
      </w:r>
      <w:r w:rsidRPr="00E77497">
        <w:rPr>
          <w:rFonts w:ascii="Courier New" w:hAnsi="Courier New"/>
          <w:b/>
        </w:rPr>
        <w:t>"ab".split(/a*?/)</w:t>
      </w:r>
      <w:r w:rsidRPr="00E77497">
        <w:t xml:space="preserve"> evaluates to the array </w:t>
      </w:r>
      <w:r w:rsidRPr="00E77497">
        <w:rPr>
          <w:rFonts w:ascii="Courier New" w:hAnsi="Courier New"/>
          <w:b/>
        </w:rPr>
        <w:t>["a","b"]</w:t>
      </w:r>
      <w:r w:rsidRPr="00E77497">
        <w:t xml:space="preserve">, while </w:t>
      </w:r>
      <w:r w:rsidRPr="00E77497">
        <w:rPr>
          <w:rFonts w:ascii="Courier New" w:hAnsi="Courier New"/>
          <w:b/>
        </w:rPr>
        <w:t>"ab".split(/a*/)</w:t>
      </w:r>
      <w:r w:rsidRPr="00E77497">
        <w:t xml:space="preserve"> evaluates to the array</w:t>
      </w:r>
      <w:r w:rsidRPr="00E77497">
        <w:rPr>
          <w:rFonts w:ascii="Courier New" w:hAnsi="Courier New"/>
          <w:b/>
        </w:rPr>
        <w:t>["","b"]</w:t>
      </w:r>
      <w:r w:rsidRPr="00E77497">
        <w:t>.)</w:t>
      </w:r>
    </w:p>
    <w:p w14:paraId="53DEA1FD" w14:textId="77777777" w:rsidR="004C02EF" w:rsidRPr="00E77497" w:rsidRDefault="004C02EF" w:rsidP="004C02EF">
      <w:r w:rsidRPr="00E77497">
        <w:t xml:space="preserve">If the </w:t>
      </w:r>
      <w:r w:rsidRPr="00E77497">
        <w:rPr>
          <w:b/>
        </w:rPr>
        <w:t>this</w:t>
      </w:r>
      <w:r w:rsidRPr="00E77497">
        <w:t xml:space="preserve"> object is (or converts to) the empty String, the result depends on whether </w:t>
      </w:r>
      <w:r w:rsidRPr="00E77497">
        <w:rPr>
          <w:rFonts w:ascii="Times New Roman" w:hAnsi="Times New Roman"/>
          <w:i/>
        </w:rPr>
        <w:t>separator</w:t>
      </w:r>
      <w:r w:rsidRPr="00E77497">
        <w:t xml:space="preserve"> can match the empty String. If it can, the result array contains no elements. Otherwise, the result array contains one element, which is the empty String.</w:t>
      </w:r>
    </w:p>
    <w:p w14:paraId="1EF950C9" w14:textId="77777777" w:rsidR="004C02EF" w:rsidRPr="00E77497" w:rsidRDefault="004C02EF" w:rsidP="004C02EF">
      <w:pPr>
        <w:spacing w:after="60"/>
      </w:pPr>
      <w:r w:rsidRPr="00E77497">
        <w:t xml:space="preserve">If </w:t>
      </w:r>
      <w:r w:rsidRPr="00E77497">
        <w:rPr>
          <w:rFonts w:ascii="Times New Roman" w:hAnsi="Times New Roman"/>
          <w:i/>
        </w:rPr>
        <w:t>separator</w:t>
      </w:r>
      <w:r w:rsidRPr="00E77497">
        <w:t xml:space="preserve"> is a regular expression that contains capturing parentheses, then each time </w:t>
      </w:r>
      <w:r w:rsidRPr="00E77497">
        <w:rPr>
          <w:rFonts w:ascii="Times New Roman" w:hAnsi="Times New Roman"/>
          <w:i/>
        </w:rPr>
        <w:t>separator</w:t>
      </w:r>
      <w:r w:rsidRPr="00E77497">
        <w:t xml:space="preserve"> is matched the results (including any </w:t>
      </w:r>
      <w:r w:rsidRPr="00E77497">
        <w:rPr>
          <w:b/>
        </w:rPr>
        <w:t>undefined</w:t>
      </w:r>
      <w:r w:rsidRPr="00E77497">
        <w:t xml:space="preserve"> results) of the capturing parentheses are spliced into the output array. For example,</w:t>
      </w:r>
    </w:p>
    <w:p w14:paraId="5D9CFBBF" w14:textId="77777777" w:rsidR="004C02EF" w:rsidRPr="00E77497" w:rsidRDefault="004C02EF" w:rsidP="004C02EF">
      <w:pPr>
        <w:spacing w:after="60"/>
        <w:ind w:left="806"/>
        <w:rPr>
          <w:rFonts w:ascii="Courier New" w:hAnsi="Courier New" w:cs="Courier New"/>
          <w:b/>
        </w:rPr>
      </w:pPr>
      <w:r w:rsidRPr="00E77497">
        <w:rPr>
          <w:rFonts w:ascii="Courier New" w:hAnsi="Courier New" w:cs="Courier New"/>
          <w:b/>
        </w:rPr>
        <w:t>"A&lt;B&gt;bold&lt;/B&gt;and&lt;CODE&gt;coded&lt;/CODE&gt;".split(/&lt;(\/)?([^&lt;&gt;]+)&gt;/)</w:t>
      </w:r>
    </w:p>
    <w:p w14:paraId="6A72A839" w14:textId="77777777" w:rsidR="004C02EF" w:rsidRPr="00E77497" w:rsidRDefault="004C02EF" w:rsidP="004C02EF">
      <w:pPr>
        <w:spacing w:after="60"/>
      </w:pPr>
      <w:r w:rsidRPr="00E77497">
        <w:t>evaluates to the array</w:t>
      </w:r>
    </w:p>
    <w:p w14:paraId="4BAC8ABE" w14:textId="77777777" w:rsidR="004C02EF" w:rsidRPr="00E77497" w:rsidRDefault="004C02EF" w:rsidP="004C02EF">
      <w:pPr>
        <w:ind w:left="806"/>
        <w:jc w:val="left"/>
        <w:rPr>
          <w:rFonts w:ascii="Courier New" w:hAnsi="Courier New" w:cs="Courier New"/>
          <w:b/>
        </w:rPr>
      </w:pPr>
      <w:r w:rsidRPr="00E77497">
        <w:rPr>
          <w:rFonts w:ascii="Courier New" w:hAnsi="Courier New" w:cs="Courier New"/>
          <w:b/>
        </w:rPr>
        <w:t>["A", undefined, "B", "bold", "/", "B", "and", undefined,</w:t>
      </w:r>
      <w:r w:rsidRPr="00E77497">
        <w:rPr>
          <w:rFonts w:ascii="Courier New" w:hAnsi="Courier New" w:cs="Courier New"/>
          <w:b/>
        </w:rPr>
        <w:br/>
        <w:t xml:space="preserve"> "CODE", "coded", "/", "CODE", ""]</w:t>
      </w:r>
    </w:p>
    <w:p w14:paraId="3553746A" w14:textId="77777777" w:rsidR="004C02EF" w:rsidRPr="00E77497" w:rsidRDefault="004C02EF" w:rsidP="004C02EF">
      <w:r w:rsidRPr="00E77497">
        <w:t xml:space="preserve">If </w:t>
      </w:r>
      <w:r w:rsidRPr="00E77497">
        <w:rPr>
          <w:rFonts w:ascii="Times New Roman" w:hAnsi="Times New Roman"/>
          <w:i/>
        </w:rPr>
        <w:t>separator</w:t>
      </w:r>
      <w:r w:rsidRPr="00E77497">
        <w:t xml:space="preserve"> is </w:t>
      </w:r>
      <w:r w:rsidRPr="00E77497">
        <w:rPr>
          <w:b/>
        </w:rPr>
        <w:t>undefined</w:t>
      </w:r>
      <w:r w:rsidRPr="00E77497">
        <w:t xml:space="preserve">, then the result array contains just one String, which is the </w:t>
      </w:r>
      <w:r w:rsidRPr="00E77497">
        <w:rPr>
          <w:b/>
        </w:rPr>
        <w:t>this</w:t>
      </w:r>
      <w:r w:rsidRPr="00E77497">
        <w:t xml:space="preserve"> value (converted to a String). If </w:t>
      </w:r>
      <w:r w:rsidRPr="00E77497">
        <w:rPr>
          <w:rFonts w:ascii="Times New Roman" w:hAnsi="Times New Roman"/>
          <w:i/>
        </w:rPr>
        <w:t>limit</w:t>
      </w:r>
      <w:r w:rsidRPr="00E77497">
        <w:t xml:space="preserve"> is not </w:t>
      </w:r>
      <w:r w:rsidRPr="00E77497">
        <w:rPr>
          <w:b/>
        </w:rPr>
        <w:t>undefined</w:t>
      </w:r>
      <w:r w:rsidRPr="00E77497">
        <w:t xml:space="preserve">, then the output array is truncated so that it contains no more than </w:t>
      </w:r>
      <w:r w:rsidRPr="00E77497">
        <w:rPr>
          <w:rFonts w:ascii="Times New Roman" w:hAnsi="Times New Roman"/>
          <w:i/>
        </w:rPr>
        <w:t>limit</w:t>
      </w:r>
      <w:r w:rsidRPr="00E77497">
        <w:t xml:space="preserve"> elements.</w:t>
      </w:r>
    </w:p>
    <w:p w14:paraId="5DA5D4BB" w14:textId="77777777" w:rsidR="004C02EF" w:rsidRPr="00E77497" w:rsidRDefault="004C02EF" w:rsidP="004C02EF">
      <w:r w:rsidRPr="00E77497">
        <w:t xml:space="preserve">When the </w:t>
      </w:r>
      <w:r w:rsidRPr="00E77497">
        <w:rPr>
          <w:rFonts w:ascii="Courier New" w:hAnsi="Courier New"/>
          <w:b/>
        </w:rPr>
        <w:t>split</w:t>
      </w:r>
      <w:r w:rsidRPr="00E77497">
        <w:t xml:space="preserve"> method is called, the following steps are taken:</w:t>
      </w:r>
    </w:p>
    <w:p w14:paraId="3DDEFC0D" w14:textId="77777777" w:rsidR="004C02EF" w:rsidRPr="00E77497" w:rsidRDefault="00134DAD" w:rsidP="00834A33">
      <w:pPr>
        <w:pStyle w:val="Alg4"/>
        <w:numPr>
          <w:ilvl w:val="0"/>
          <w:numId w:val="231"/>
        </w:numPr>
        <w:tabs>
          <w:tab w:val="left" w:pos="1710"/>
        </w:tabs>
      </w:pPr>
      <w:ins w:id="30721" w:author="Rev 7 Allen Wirfs-Brock" w:date="2012-04-10T12:00:00Z">
        <w:r>
          <w:t>ReturnIfAbrupt(</w:t>
        </w:r>
        <w:r w:rsidRPr="00E77497">
          <w:t>CheckObjectCoercible</w:t>
        </w:r>
        <w:r>
          <w:t>(</w:t>
        </w:r>
        <w:r w:rsidRPr="00E77497">
          <w:rPr>
            <w:b/>
          </w:rPr>
          <w:t>this</w:t>
        </w:r>
        <w:r w:rsidRPr="00E77497">
          <w:t xml:space="preserve"> value</w:t>
        </w:r>
        <w:r>
          <w:t>))</w:t>
        </w:r>
        <w:r w:rsidRPr="00E77497">
          <w:t>.</w:t>
        </w:r>
      </w:ins>
      <w:del w:id="30722" w:author="Rev 7 Allen Wirfs-Brock" w:date="2012-04-10T12:00: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2E784AB4" w14:textId="77777777" w:rsidR="004C02EF" w:rsidRPr="00E77497" w:rsidRDefault="004C02EF" w:rsidP="00834A33">
      <w:pPr>
        <w:pStyle w:val="Alg4"/>
        <w:numPr>
          <w:ilvl w:val="0"/>
          <w:numId w:val="231"/>
        </w:numPr>
        <w:tabs>
          <w:tab w:val="left" w:pos="1710"/>
        </w:tabs>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57D695E9" w14:textId="77777777" w:rsidR="00FA34E7" w:rsidRPr="00E77497" w:rsidRDefault="00FA34E7" w:rsidP="00FA34E7">
      <w:pPr>
        <w:pStyle w:val="Alg4"/>
        <w:numPr>
          <w:ilvl w:val="0"/>
          <w:numId w:val="231"/>
        </w:numPr>
        <w:contextualSpacing/>
        <w:rPr>
          <w:ins w:id="30723" w:author="Rev 7 Allen Wirfs-Brock" w:date="2012-04-10T17:12:00Z"/>
        </w:rPr>
      </w:pPr>
      <w:ins w:id="30724" w:author="Rev 7 Allen Wirfs-Brock" w:date="2012-04-10T17:12:00Z">
        <w:r>
          <w:t>ReturnIfAbrupt(</w:t>
        </w:r>
        <w:r>
          <w:rPr>
            <w:i/>
          </w:rPr>
          <w:t>S</w:t>
        </w:r>
        <w:r>
          <w:t>).</w:t>
        </w:r>
      </w:ins>
    </w:p>
    <w:p w14:paraId="5E41E02A" w14:textId="77777777" w:rsidR="004C02EF" w:rsidRPr="00E77497" w:rsidRDefault="004C02EF" w:rsidP="00834A33">
      <w:pPr>
        <w:pStyle w:val="Alg4"/>
        <w:numPr>
          <w:ilvl w:val="0"/>
          <w:numId w:val="231"/>
        </w:numPr>
      </w:pPr>
      <w:r w:rsidRPr="00E77497">
        <w:t xml:space="preserve">Let </w:t>
      </w:r>
      <w:r w:rsidRPr="00E77497">
        <w:rPr>
          <w:i/>
        </w:rPr>
        <w:t>A</w:t>
      </w:r>
      <w:r w:rsidRPr="00E77497">
        <w:t xml:space="preserve"> be </w:t>
      </w:r>
      <w:del w:id="30725" w:author="Rev 7 Allen Wirfs-Brock" w:date="2012-04-10T17:13:00Z">
        <w:r w:rsidRPr="00E77497" w:rsidDel="00FA34E7">
          <w:delText xml:space="preserve">a </w:delText>
        </w:r>
      </w:del>
      <w:del w:id="30726" w:author="Rev 7 Allen Wirfs-Brock" w:date="2012-04-10T17:12:00Z">
        <w:r w:rsidRPr="00E77497" w:rsidDel="00FA34E7">
          <w:delText xml:space="preserve">new array created as if by the expression </w:delText>
        </w:r>
        <w:r w:rsidRPr="00E77497" w:rsidDel="00FA34E7">
          <w:rPr>
            <w:rFonts w:ascii="Courier New" w:hAnsi="Courier New"/>
            <w:b/>
          </w:rPr>
          <w:delText>new Array()</w:delText>
        </w:r>
        <w:r w:rsidRPr="00E77497" w:rsidDel="00FA34E7">
          <w:delText xml:space="preserve">where </w:delText>
        </w:r>
        <w:r w:rsidRPr="00E77497" w:rsidDel="00FA34E7">
          <w:rPr>
            <w:rFonts w:ascii="Courier New" w:hAnsi="Courier New" w:cs="Courier New"/>
            <w:b/>
          </w:rPr>
          <w:delText>Array</w:delText>
        </w:r>
        <w:r w:rsidRPr="00E77497" w:rsidDel="00FA34E7">
          <w:delText xml:space="preserve"> is the standard built-in constructor with that name</w:delText>
        </w:r>
      </w:del>
      <w:ins w:id="30727" w:author="Rev 7 Allen Wirfs-Brock" w:date="2012-04-10T17:12:00Z">
        <w:r w:rsidR="00FA34E7">
          <w:t>the result of the abstract operation ArrayCreate with argument 0</w:t>
        </w:r>
      </w:ins>
      <w:r w:rsidRPr="00E77497">
        <w:t>.</w:t>
      </w:r>
    </w:p>
    <w:p w14:paraId="204180E7" w14:textId="77777777" w:rsidR="004C02EF" w:rsidRPr="00E77497" w:rsidRDefault="004C02EF" w:rsidP="00834A33">
      <w:pPr>
        <w:pStyle w:val="Alg4"/>
        <w:numPr>
          <w:ilvl w:val="0"/>
          <w:numId w:val="231"/>
        </w:numPr>
      </w:pPr>
      <w:r w:rsidRPr="00E77497">
        <w:t xml:space="preserve">Let </w:t>
      </w:r>
      <w:r w:rsidRPr="00E77497">
        <w:rPr>
          <w:i/>
        </w:rPr>
        <w:t>lengthA</w:t>
      </w:r>
      <w:r w:rsidRPr="00E77497">
        <w:t xml:space="preserve"> be 0.</w:t>
      </w:r>
    </w:p>
    <w:p w14:paraId="0BFAE900" w14:textId="77777777" w:rsidR="004C02EF" w:rsidRPr="00E77497" w:rsidRDefault="004C02EF" w:rsidP="00834A33">
      <w:pPr>
        <w:pStyle w:val="Alg4"/>
        <w:numPr>
          <w:ilvl w:val="0"/>
          <w:numId w:val="231"/>
        </w:numPr>
      </w:pPr>
      <w:r w:rsidRPr="00E77497">
        <w:t xml:space="preserve">If </w:t>
      </w:r>
      <w:r w:rsidRPr="00E77497">
        <w:rPr>
          <w:i/>
        </w:rPr>
        <w:t>limit</w:t>
      </w:r>
      <w:r w:rsidRPr="00E77497">
        <w:t xml:space="preserve"> is </w:t>
      </w:r>
      <w:r w:rsidRPr="00E77497">
        <w:rPr>
          <w:b/>
        </w:rPr>
        <w:t>undefined</w:t>
      </w:r>
      <w:r w:rsidRPr="00E77497">
        <w:t xml:space="preserve">, let </w:t>
      </w:r>
      <w:r w:rsidRPr="00E77497">
        <w:rPr>
          <w:i/>
        </w:rPr>
        <w:t>lim</w:t>
      </w:r>
      <w:r w:rsidRPr="00E77497">
        <w:t xml:space="preserve"> = 2</w:t>
      </w:r>
      <w:r w:rsidRPr="00E77497">
        <w:rPr>
          <w:vertAlign w:val="superscript"/>
        </w:rPr>
        <w:t>32</w:t>
      </w:r>
      <w:r w:rsidRPr="00E77497">
        <w:t xml:space="preserve">–1; else let </w:t>
      </w:r>
      <w:r w:rsidRPr="00E77497">
        <w:rPr>
          <w:i/>
        </w:rPr>
        <w:t>lim</w:t>
      </w:r>
      <w:r w:rsidRPr="00E77497">
        <w:t xml:space="preserve"> = ToUint32(</w:t>
      </w:r>
      <w:r w:rsidRPr="00E77497">
        <w:rPr>
          <w:i/>
        </w:rPr>
        <w:t>limit</w:t>
      </w:r>
      <w:r w:rsidRPr="00E77497">
        <w:t>).</w:t>
      </w:r>
    </w:p>
    <w:p w14:paraId="33C958A0" w14:textId="77777777" w:rsidR="004C02EF" w:rsidRPr="00E77497" w:rsidRDefault="004C02EF" w:rsidP="00834A33">
      <w:pPr>
        <w:pStyle w:val="Alg4"/>
        <w:numPr>
          <w:ilvl w:val="0"/>
          <w:numId w:val="231"/>
        </w:numPr>
      </w:pPr>
      <w:r w:rsidRPr="00E77497">
        <w:t xml:space="preserve">Let </w:t>
      </w:r>
      <w:r w:rsidRPr="00E77497">
        <w:rPr>
          <w:i/>
        </w:rPr>
        <w:t>s</w:t>
      </w:r>
      <w:r w:rsidRPr="00E77497">
        <w:t xml:space="preserve"> be the number of </w:t>
      </w:r>
      <w:del w:id="30728" w:author="Rev 9 Allen Wirfs-Brock" w:date="2012-07-07T12:29:00Z">
        <w:r w:rsidRPr="00E77497" w:rsidDel="002E1A56">
          <w:delText xml:space="preserve">characters </w:delText>
        </w:r>
      </w:del>
      <w:ins w:id="30729" w:author="Rev 9 Allen Wirfs-Brock" w:date="2012-07-07T12:29:00Z">
        <w:r w:rsidR="002E1A56">
          <w:t>elements</w:t>
        </w:r>
        <w:r w:rsidR="002E1A56" w:rsidRPr="00E77497">
          <w:t xml:space="preserve"> </w:t>
        </w:r>
      </w:ins>
      <w:r w:rsidRPr="00E77497">
        <w:t xml:space="preserve">in </w:t>
      </w:r>
      <w:r w:rsidRPr="00E77497">
        <w:rPr>
          <w:i/>
        </w:rPr>
        <w:t>S</w:t>
      </w:r>
      <w:r w:rsidRPr="00E77497">
        <w:t>.</w:t>
      </w:r>
    </w:p>
    <w:p w14:paraId="4E59D1BC" w14:textId="77777777" w:rsidR="004C02EF" w:rsidRPr="00E77497" w:rsidRDefault="004C02EF" w:rsidP="00834A33">
      <w:pPr>
        <w:pStyle w:val="Alg4"/>
        <w:numPr>
          <w:ilvl w:val="0"/>
          <w:numId w:val="231"/>
        </w:numPr>
      </w:pPr>
      <w:r w:rsidRPr="00E77497">
        <w:t xml:space="preserve">Let </w:t>
      </w:r>
      <w:r w:rsidRPr="00E77497">
        <w:rPr>
          <w:i/>
        </w:rPr>
        <w:t>p</w:t>
      </w:r>
      <w:r w:rsidRPr="00E77497">
        <w:t xml:space="preserve"> = 0.</w:t>
      </w:r>
    </w:p>
    <w:p w14:paraId="66CFEA71" w14:textId="77777777" w:rsidR="004C02EF" w:rsidRPr="00E77497" w:rsidRDefault="004C02EF" w:rsidP="00834A33">
      <w:pPr>
        <w:pStyle w:val="Alg4"/>
        <w:numPr>
          <w:ilvl w:val="0"/>
          <w:numId w:val="231"/>
        </w:numPr>
      </w:pPr>
      <w:r w:rsidRPr="00E77497">
        <w:t xml:space="preserve">If </w:t>
      </w:r>
      <w:r w:rsidRPr="00E77497">
        <w:rPr>
          <w:i/>
        </w:rPr>
        <w:t>separator</w:t>
      </w:r>
      <w:r w:rsidRPr="00E77497">
        <w:t xml:space="preserve"> </w:t>
      </w:r>
      <w:ins w:id="30730" w:author="Allen Wirfs-Brock" w:date="2011-07-02T14:10:00Z">
        <w:r w:rsidR="00141138" w:rsidRPr="00E77497">
          <w:t xml:space="preserve">has </w:t>
        </w:r>
        <w:del w:id="30731" w:author="Rev 3 Allen Wirfs-Brock" w:date="2011-09-08T14:52:00Z">
          <w:r w:rsidR="00141138" w:rsidRPr="00E77497" w:rsidDel="00BA3B3B">
            <w:delText>the</w:delText>
          </w:r>
        </w:del>
      </w:ins>
      <w:ins w:id="30732" w:author="Rev 3 Allen Wirfs-Brock" w:date="2011-09-08T14:52:00Z">
        <w:r w:rsidR="00BA3B3B" w:rsidRPr="00E77497">
          <w:t>a</w:t>
        </w:r>
      </w:ins>
      <w:ins w:id="30733" w:author="Allen Wirfs-Brock" w:date="2011-07-02T14:10:00Z">
        <w:r w:rsidR="00141138" w:rsidRPr="00E77497">
          <w:t xml:space="preserve"> [[</w:t>
        </w:r>
        <w:del w:id="30734" w:author="Rev 3 Allen Wirfs-Brock" w:date="2011-09-08T14:52:00Z">
          <w:r w:rsidR="00141138" w:rsidRPr="00E77497" w:rsidDel="00BA3B3B">
            <w:delText>IsRegExp</w:delText>
          </w:r>
        </w:del>
      </w:ins>
      <w:ins w:id="30735" w:author="Rev 3 Allen Wirfs-Brock" w:date="2011-09-08T14:52:00Z">
        <w:r w:rsidR="00BA3B3B" w:rsidRPr="00E77497">
          <w:t>NativeBrand</w:t>
        </w:r>
      </w:ins>
      <w:ins w:id="30736" w:author="Allen Wirfs-Brock" w:date="2011-07-02T14:10:00Z">
        <w:r w:rsidR="00141138" w:rsidRPr="00E77497">
          <w:t>]] internal property</w:t>
        </w:r>
      </w:ins>
      <w:ins w:id="30737" w:author="Rev 3 Allen Wirfs-Brock" w:date="2011-09-08T14:52:00Z">
        <w:r w:rsidR="00BA3B3B" w:rsidRPr="00E77497">
          <w:t xml:space="preserve"> whose value is NativeRegExp</w:t>
        </w:r>
        <w:r w:rsidR="00BA3B3B" w:rsidRPr="00E77497" w:rsidDel="00141138">
          <w:t xml:space="preserve"> </w:t>
        </w:r>
      </w:ins>
      <w:del w:id="30738" w:author="Allen Wirfs-Brock" w:date="2011-07-02T14:10:00Z">
        <w:r w:rsidRPr="00E77497" w:rsidDel="00141138">
          <w:delText xml:space="preserve">is a RegExp object (its [[Class]] is </w:delText>
        </w:r>
        <w:r w:rsidRPr="00E77497" w:rsidDel="00141138">
          <w:rPr>
            <w:rFonts w:ascii="Courier New" w:hAnsi="Courier New"/>
            <w:b/>
          </w:rPr>
          <w:delText>"RegExp"</w:delText>
        </w:r>
        <w:r w:rsidRPr="00E77497" w:rsidDel="00141138">
          <w:delText>)</w:delText>
        </w:r>
      </w:del>
      <w:r w:rsidRPr="00E77497">
        <w:t xml:space="preserve">, let </w:t>
      </w:r>
      <w:r w:rsidRPr="00E77497">
        <w:rPr>
          <w:i/>
        </w:rPr>
        <w:t>R</w:t>
      </w:r>
      <w:r w:rsidRPr="00E77497">
        <w:t xml:space="preserve"> </w:t>
      </w:r>
      <w:del w:id="30739" w:author="Rev 7 Allen Wirfs-Brock" w:date="2012-04-10T17:14:00Z">
        <w:r w:rsidRPr="00E77497" w:rsidDel="00FA34E7">
          <w:delText xml:space="preserve">= </w:delText>
        </w:r>
      </w:del>
      <w:ins w:id="30740" w:author="Rev 7 Allen Wirfs-Brock" w:date="2012-04-10T17:14:00Z">
        <w:r w:rsidR="00FA34E7">
          <w:t>be</w:t>
        </w:r>
        <w:r w:rsidR="00FA34E7" w:rsidRPr="00E77497">
          <w:t xml:space="preserve"> </w:t>
        </w:r>
      </w:ins>
      <w:r w:rsidRPr="00E77497">
        <w:rPr>
          <w:i/>
        </w:rPr>
        <w:t>separator</w:t>
      </w:r>
      <w:r w:rsidRPr="00E77497">
        <w:t xml:space="preserve">; otherwise let </w:t>
      </w:r>
      <w:r w:rsidRPr="00E77497">
        <w:rPr>
          <w:i/>
        </w:rPr>
        <w:t>R</w:t>
      </w:r>
      <w:r w:rsidRPr="00E77497">
        <w:t xml:space="preserve"> </w:t>
      </w:r>
      <w:del w:id="30741" w:author="Rev 7 Allen Wirfs-Brock" w:date="2012-04-10T17:14:00Z">
        <w:r w:rsidRPr="00E77497" w:rsidDel="00FA34E7">
          <w:delText xml:space="preserve">= </w:delText>
        </w:r>
      </w:del>
      <w:ins w:id="30742" w:author="Rev 7 Allen Wirfs-Brock" w:date="2012-04-10T17:14:00Z">
        <w:r w:rsidR="00FA34E7">
          <w:t>be</w:t>
        </w:r>
        <w:r w:rsidR="00FA34E7" w:rsidRPr="00E77497">
          <w:t xml:space="preserve"> </w:t>
        </w:r>
      </w:ins>
      <w:r w:rsidRPr="00E77497">
        <w:t>ToString(</w:t>
      </w:r>
      <w:r w:rsidRPr="00E77497">
        <w:rPr>
          <w:i/>
        </w:rPr>
        <w:t>separator</w:t>
      </w:r>
      <w:r w:rsidRPr="00E77497">
        <w:t>).</w:t>
      </w:r>
    </w:p>
    <w:p w14:paraId="5161E663" w14:textId="77777777" w:rsidR="00FA34E7" w:rsidRPr="00E77497" w:rsidRDefault="00FA34E7" w:rsidP="00FA34E7">
      <w:pPr>
        <w:pStyle w:val="Alg4"/>
        <w:numPr>
          <w:ilvl w:val="0"/>
          <w:numId w:val="231"/>
        </w:numPr>
        <w:contextualSpacing/>
        <w:rPr>
          <w:ins w:id="30743" w:author="Rev 7 Allen Wirfs-Brock" w:date="2012-04-10T17:14:00Z"/>
        </w:rPr>
      </w:pPr>
      <w:ins w:id="30744" w:author="Rev 7 Allen Wirfs-Brock" w:date="2012-04-10T17:14:00Z">
        <w:r>
          <w:t>ReturnIfAbrupt(</w:t>
        </w:r>
        <w:r>
          <w:rPr>
            <w:i/>
          </w:rPr>
          <w:t>sep</w:t>
        </w:r>
        <w:del w:id="30745" w:author="Rev 10 Allen Wirfs-Brock" w:date="2012-08-13T17:03:00Z">
          <w:r w:rsidDel="0003414D">
            <w:rPr>
              <w:i/>
            </w:rPr>
            <w:delText>e</w:delText>
          </w:r>
        </w:del>
      </w:ins>
      <w:ins w:id="30746" w:author="Rev 10 Allen Wirfs-Brock" w:date="2012-08-13T17:03:00Z">
        <w:r w:rsidR="0003414D">
          <w:rPr>
            <w:i/>
          </w:rPr>
          <w:t>a</w:t>
        </w:r>
      </w:ins>
      <w:ins w:id="30747" w:author="Rev 7 Allen Wirfs-Brock" w:date="2012-04-10T17:14:00Z">
        <w:r>
          <w:rPr>
            <w:i/>
          </w:rPr>
          <w:t>rator</w:t>
        </w:r>
        <w:r>
          <w:t>).</w:t>
        </w:r>
      </w:ins>
    </w:p>
    <w:p w14:paraId="33D04F0A" w14:textId="77777777" w:rsidR="004C02EF" w:rsidRPr="00E77497" w:rsidRDefault="004C02EF" w:rsidP="00834A33">
      <w:pPr>
        <w:pStyle w:val="Alg4"/>
        <w:numPr>
          <w:ilvl w:val="0"/>
          <w:numId w:val="231"/>
        </w:numPr>
      </w:pPr>
      <w:r w:rsidRPr="00E77497">
        <w:t xml:space="preserve">If </w:t>
      </w:r>
      <w:r w:rsidRPr="00E77497">
        <w:rPr>
          <w:i/>
        </w:rPr>
        <w:t>lim</w:t>
      </w:r>
      <w:r w:rsidRPr="00E77497">
        <w:t xml:space="preserve"> = 0, return </w:t>
      </w:r>
      <w:r w:rsidRPr="00E77497">
        <w:rPr>
          <w:i/>
        </w:rPr>
        <w:t>A</w:t>
      </w:r>
      <w:r w:rsidRPr="00E77497">
        <w:t>.</w:t>
      </w:r>
    </w:p>
    <w:p w14:paraId="5974FBC3" w14:textId="77777777" w:rsidR="004C02EF" w:rsidRPr="00E77497" w:rsidRDefault="004C02EF" w:rsidP="00834A33">
      <w:pPr>
        <w:pStyle w:val="Alg4"/>
        <w:numPr>
          <w:ilvl w:val="0"/>
          <w:numId w:val="231"/>
        </w:numPr>
      </w:pPr>
      <w:r w:rsidRPr="00E77497">
        <w:t xml:space="preserve">If </w:t>
      </w:r>
      <w:r w:rsidRPr="00E77497">
        <w:rPr>
          <w:i/>
        </w:rPr>
        <w:t>separator</w:t>
      </w:r>
      <w:r w:rsidRPr="00E77497">
        <w:t xml:space="preserve"> is </w:t>
      </w:r>
      <w:r w:rsidRPr="00E77497">
        <w:rPr>
          <w:b/>
        </w:rPr>
        <w:t>undefined</w:t>
      </w:r>
      <w:r w:rsidRPr="00E77497">
        <w:t>, then</w:t>
      </w:r>
    </w:p>
    <w:p w14:paraId="77EB4C77" w14:textId="77777777" w:rsidR="004C02EF" w:rsidRPr="00E77497" w:rsidRDefault="004C02EF" w:rsidP="00834A33">
      <w:pPr>
        <w:pStyle w:val="Alg4"/>
        <w:numPr>
          <w:ilvl w:val="1"/>
          <w:numId w:val="231"/>
        </w:numPr>
      </w:pPr>
      <w:r w:rsidRPr="00E77497">
        <w:t xml:space="preserve">Call the [[DefineOwnProperty]] internal method of </w:t>
      </w:r>
      <w:r w:rsidRPr="00E77497">
        <w:rPr>
          <w:i/>
        </w:rPr>
        <w:t>A</w:t>
      </w:r>
      <w:r w:rsidRPr="00E77497">
        <w:t xml:space="preserve"> with arguments </w:t>
      </w:r>
      <w:r w:rsidRPr="00E77497">
        <w:rPr>
          <w:rFonts w:ascii="Courier New" w:hAnsi="Courier New"/>
        </w:rPr>
        <w:t>"</w:t>
      </w:r>
      <w:r w:rsidRPr="00E77497">
        <w:rPr>
          <w:rFonts w:ascii="Courier New" w:hAnsi="Courier New"/>
          <w:b/>
        </w:rPr>
        <w:t>0</w:t>
      </w:r>
      <w:r w:rsidRPr="00E77497">
        <w:rPr>
          <w:rFonts w:ascii="Courier New" w:hAnsi="Courier New"/>
        </w:rPr>
        <w:t>"</w:t>
      </w:r>
      <w:r w:rsidRPr="00E77497">
        <w:t xml:space="preserve">, Property Descriptor {[[Value]]: </w:t>
      </w:r>
      <w:r w:rsidRPr="00E77497">
        <w:rPr>
          <w:i/>
        </w:rPr>
        <w:t>S</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18E16F43" w14:textId="77777777" w:rsidR="00FA34E7" w:rsidRDefault="00FA34E7" w:rsidP="00834A33">
      <w:pPr>
        <w:pStyle w:val="Alg4"/>
        <w:numPr>
          <w:ilvl w:val="1"/>
          <w:numId w:val="231"/>
        </w:numPr>
        <w:spacing w:after="120"/>
        <w:contextualSpacing/>
        <w:rPr>
          <w:ins w:id="30748" w:author="Rev 7 Allen Wirfs-Brock" w:date="2012-04-10T17:17:00Z"/>
        </w:rPr>
      </w:pPr>
      <w:ins w:id="30749" w:author="Rev 7 Allen Wirfs-Brock" w:date="2012-04-10T17:17:00Z">
        <w:r>
          <w:t>Assert: the previous step will never result in an abrupt completion.</w:t>
        </w:r>
      </w:ins>
    </w:p>
    <w:p w14:paraId="1B7624E6" w14:textId="77777777" w:rsidR="004C02EF" w:rsidRPr="00E77497" w:rsidRDefault="004C02EF" w:rsidP="00834A33">
      <w:pPr>
        <w:pStyle w:val="Alg4"/>
        <w:numPr>
          <w:ilvl w:val="1"/>
          <w:numId w:val="231"/>
        </w:numPr>
        <w:spacing w:after="120"/>
        <w:contextualSpacing/>
      </w:pPr>
      <w:r w:rsidRPr="00E77497">
        <w:t xml:space="preserve">Return </w:t>
      </w:r>
      <w:r w:rsidRPr="00E77497">
        <w:rPr>
          <w:i/>
        </w:rPr>
        <w:t>A</w:t>
      </w:r>
      <w:r w:rsidRPr="00E77497">
        <w:t>.</w:t>
      </w:r>
    </w:p>
    <w:p w14:paraId="1E7250F1" w14:textId="77777777" w:rsidR="004C02EF" w:rsidRPr="00E77497" w:rsidRDefault="004C02EF" w:rsidP="00834A33">
      <w:pPr>
        <w:pStyle w:val="Alg4"/>
        <w:numPr>
          <w:ilvl w:val="0"/>
          <w:numId w:val="231"/>
        </w:numPr>
      </w:pPr>
      <w:r w:rsidRPr="00E77497">
        <w:t xml:space="preserve">If </w:t>
      </w:r>
      <w:r w:rsidRPr="00E77497">
        <w:rPr>
          <w:i/>
        </w:rPr>
        <w:t>s</w:t>
      </w:r>
      <w:r w:rsidRPr="00E77497">
        <w:t xml:space="preserve"> = 0, then</w:t>
      </w:r>
    </w:p>
    <w:p w14:paraId="2297E8AC" w14:textId="77777777" w:rsidR="004C02EF" w:rsidRPr="00E77497" w:rsidRDefault="004C02EF" w:rsidP="00834A33">
      <w:pPr>
        <w:pStyle w:val="Alg4"/>
        <w:numPr>
          <w:ilvl w:val="1"/>
          <w:numId w:val="231"/>
        </w:numPr>
      </w:pPr>
      <w:r w:rsidRPr="00E77497">
        <w:t xml:space="preserve">Call </w:t>
      </w:r>
      <w:r w:rsidRPr="00E77497">
        <w:rPr>
          <w:i/>
        </w:rPr>
        <w:t>SplitMatch</w:t>
      </w:r>
      <w:r w:rsidRPr="00E77497">
        <w:t>(</w:t>
      </w:r>
      <w:r w:rsidRPr="00E77497">
        <w:rPr>
          <w:i/>
        </w:rPr>
        <w:t>S</w:t>
      </w:r>
      <w:r w:rsidRPr="00E77497">
        <w:t xml:space="preserve">, 0, </w:t>
      </w:r>
      <w:r w:rsidRPr="00E77497">
        <w:rPr>
          <w:i/>
        </w:rPr>
        <w:t>R</w:t>
      </w:r>
      <w:r w:rsidRPr="00E77497">
        <w:t xml:space="preserve">) and let </w:t>
      </w:r>
      <w:r w:rsidRPr="00E77497">
        <w:rPr>
          <w:i/>
        </w:rPr>
        <w:t>z</w:t>
      </w:r>
      <w:r w:rsidRPr="00E77497">
        <w:t xml:space="preserve"> be its MatchResult result.</w:t>
      </w:r>
    </w:p>
    <w:p w14:paraId="38C5CE06" w14:textId="77777777" w:rsidR="004C02EF" w:rsidRPr="00E77497" w:rsidRDefault="004C02EF" w:rsidP="00834A33">
      <w:pPr>
        <w:pStyle w:val="Alg4"/>
        <w:numPr>
          <w:ilvl w:val="1"/>
          <w:numId w:val="231"/>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A</w:t>
      </w:r>
      <w:r w:rsidRPr="00E77497">
        <w:t>.</w:t>
      </w:r>
    </w:p>
    <w:p w14:paraId="177D9738" w14:textId="77777777" w:rsidR="004C02EF" w:rsidRPr="00E77497" w:rsidRDefault="004C02EF" w:rsidP="00834A33">
      <w:pPr>
        <w:pStyle w:val="Alg4"/>
        <w:numPr>
          <w:ilvl w:val="1"/>
          <w:numId w:val="231"/>
        </w:numPr>
      </w:pPr>
      <w:r w:rsidRPr="00E77497">
        <w:t xml:space="preserve">Call the [[DefineOwnProperty]] internal method of </w:t>
      </w:r>
      <w:r w:rsidRPr="00E77497">
        <w:rPr>
          <w:i/>
        </w:rPr>
        <w:t>A</w:t>
      </w:r>
      <w:r w:rsidRPr="00E77497">
        <w:t xml:space="preserve"> with arguments </w:t>
      </w:r>
      <w:r w:rsidRPr="00E77497">
        <w:rPr>
          <w:rFonts w:ascii="Courier New" w:hAnsi="Courier New"/>
        </w:rPr>
        <w:t>"</w:t>
      </w:r>
      <w:r w:rsidRPr="00E77497">
        <w:rPr>
          <w:rFonts w:ascii="Courier New" w:hAnsi="Courier New"/>
          <w:b/>
        </w:rPr>
        <w:t>0</w:t>
      </w:r>
      <w:r w:rsidRPr="00E77497">
        <w:rPr>
          <w:rFonts w:ascii="Courier New" w:hAnsi="Courier New"/>
        </w:rPr>
        <w:t>"</w:t>
      </w:r>
      <w:r w:rsidRPr="00E77497">
        <w:t xml:space="preserve">, Property Descriptor {[[Value]]: </w:t>
      </w:r>
      <w:r w:rsidRPr="00E77497">
        <w:rPr>
          <w:i/>
        </w:rPr>
        <w:t>S</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481F0D6B" w14:textId="77777777" w:rsidR="00FA34E7" w:rsidRDefault="00FA34E7" w:rsidP="00FA34E7">
      <w:pPr>
        <w:pStyle w:val="Alg4"/>
        <w:numPr>
          <w:ilvl w:val="1"/>
          <w:numId w:val="231"/>
        </w:numPr>
        <w:spacing w:after="120"/>
        <w:contextualSpacing/>
        <w:rPr>
          <w:ins w:id="30750" w:author="Rev 7 Allen Wirfs-Brock" w:date="2012-04-10T17:19:00Z"/>
        </w:rPr>
      </w:pPr>
      <w:ins w:id="30751" w:author="Rev 7 Allen Wirfs-Brock" w:date="2012-04-10T17:19:00Z">
        <w:r>
          <w:t>Assert: the previous step will never result in an abrupt completion.</w:t>
        </w:r>
      </w:ins>
    </w:p>
    <w:p w14:paraId="6A52A60C" w14:textId="77777777" w:rsidR="004C02EF" w:rsidRPr="00E77497" w:rsidRDefault="004C02EF" w:rsidP="00834A33">
      <w:pPr>
        <w:pStyle w:val="Alg4"/>
        <w:numPr>
          <w:ilvl w:val="1"/>
          <w:numId w:val="231"/>
        </w:numPr>
        <w:spacing w:after="120"/>
        <w:contextualSpacing/>
      </w:pPr>
      <w:r w:rsidRPr="00E77497">
        <w:t xml:space="preserve">Return </w:t>
      </w:r>
      <w:r w:rsidRPr="00E77497">
        <w:rPr>
          <w:i/>
        </w:rPr>
        <w:t>A</w:t>
      </w:r>
      <w:r w:rsidRPr="00E77497">
        <w:t>.</w:t>
      </w:r>
    </w:p>
    <w:p w14:paraId="7FB914F0" w14:textId="77777777" w:rsidR="004C02EF" w:rsidRPr="00E77497" w:rsidRDefault="004C02EF" w:rsidP="00834A33">
      <w:pPr>
        <w:pStyle w:val="Alg4"/>
        <w:numPr>
          <w:ilvl w:val="0"/>
          <w:numId w:val="231"/>
        </w:numPr>
      </w:pPr>
      <w:r w:rsidRPr="00E77497">
        <w:t xml:space="preserve">Let </w:t>
      </w:r>
      <w:r w:rsidRPr="00E77497">
        <w:rPr>
          <w:i/>
        </w:rPr>
        <w:t>q</w:t>
      </w:r>
      <w:r w:rsidRPr="00E77497">
        <w:t xml:space="preserve"> = </w:t>
      </w:r>
      <w:r w:rsidRPr="00E77497">
        <w:rPr>
          <w:i/>
        </w:rPr>
        <w:t>p</w:t>
      </w:r>
      <w:r w:rsidRPr="00E77497">
        <w:t>.</w:t>
      </w:r>
    </w:p>
    <w:p w14:paraId="7A6541AE" w14:textId="77777777" w:rsidR="004C02EF" w:rsidRPr="00E65A34" w:rsidRDefault="004C02EF" w:rsidP="00834A33">
      <w:pPr>
        <w:pStyle w:val="Alg4"/>
        <w:numPr>
          <w:ilvl w:val="0"/>
          <w:numId w:val="231"/>
        </w:numPr>
      </w:pPr>
      <w:r w:rsidRPr="00E77497">
        <w:t xml:space="preserve">Repeat, while </w:t>
      </w:r>
      <w:r w:rsidRPr="00E77497">
        <w:rPr>
          <w:i/>
        </w:rPr>
        <w:t>q</w:t>
      </w:r>
      <w:r w:rsidRPr="00E77497">
        <w:t xml:space="preserve"> </w:t>
      </w:r>
      <w:r w:rsidRPr="006B6D0A">
        <w:sym w:font="Symbol" w:char="F0B9"/>
      </w:r>
      <w:r w:rsidRPr="006B6D0A">
        <w:t xml:space="preserve"> </w:t>
      </w:r>
      <w:r w:rsidRPr="006B6D0A">
        <w:rPr>
          <w:i/>
        </w:rPr>
        <w:t>s</w:t>
      </w:r>
    </w:p>
    <w:p w14:paraId="1995B237" w14:textId="77777777" w:rsidR="004C02EF" w:rsidRPr="00E77497" w:rsidRDefault="004C02EF" w:rsidP="00834A33">
      <w:pPr>
        <w:pStyle w:val="Alg4"/>
        <w:numPr>
          <w:ilvl w:val="1"/>
          <w:numId w:val="231"/>
        </w:numPr>
      </w:pPr>
      <w:r w:rsidRPr="00546435">
        <w:t xml:space="preserve">Call </w:t>
      </w:r>
      <w:r w:rsidRPr="00A67AF2">
        <w:rPr>
          <w:i/>
        </w:rPr>
        <w:t>SplitMatch</w:t>
      </w:r>
      <w:r w:rsidRPr="00A67AF2">
        <w:t>(</w:t>
      </w:r>
      <w:r w:rsidRPr="00A67AF2">
        <w:rPr>
          <w:i/>
        </w:rPr>
        <w:t>S, q, R</w:t>
      </w:r>
      <w:r w:rsidRPr="00B820AB">
        <w:t xml:space="preserve">) and let </w:t>
      </w:r>
      <w:r w:rsidRPr="00675B74">
        <w:rPr>
          <w:i/>
        </w:rPr>
        <w:t>z</w:t>
      </w:r>
      <w:r w:rsidRPr="00E77497">
        <w:t xml:space="preserve"> be its MatchResult result.</w:t>
      </w:r>
    </w:p>
    <w:p w14:paraId="1EE2A127" w14:textId="77777777" w:rsidR="004C02EF" w:rsidRPr="00E77497" w:rsidRDefault="004C02EF" w:rsidP="00834A33">
      <w:pPr>
        <w:pStyle w:val="Alg4"/>
        <w:numPr>
          <w:ilvl w:val="1"/>
          <w:numId w:val="231"/>
        </w:numPr>
      </w:pPr>
      <w:r w:rsidRPr="00E77497">
        <w:t xml:space="preserve">If </w:t>
      </w:r>
      <w:r w:rsidRPr="00E77497">
        <w:rPr>
          <w:i/>
        </w:rPr>
        <w:t>z</w:t>
      </w:r>
      <w:r w:rsidRPr="00E77497">
        <w:t xml:space="preserve"> is </w:t>
      </w:r>
      <w:r w:rsidRPr="00E77497">
        <w:rPr>
          <w:b/>
        </w:rPr>
        <w:t>failure</w:t>
      </w:r>
      <w:r w:rsidRPr="00E77497">
        <w:t xml:space="preserve">, then let </w:t>
      </w:r>
      <w:r w:rsidRPr="00E77497">
        <w:rPr>
          <w:i/>
        </w:rPr>
        <w:t>q</w:t>
      </w:r>
      <w:r w:rsidRPr="00E77497">
        <w:t xml:space="preserve"> = </w:t>
      </w:r>
      <w:r w:rsidRPr="00E77497">
        <w:rPr>
          <w:i/>
        </w:rPr>
        <w:t>q</w:t>
      </w:r>
      <w:r w:rsidRPr="00E77497">
        <w:t>+1.</w:t>
      </w:r>
    </w:p>
    <w:p w14:paraId="774D1F58" w14:textId="77777777" w:rsidR="004C02EF" w:rsidRPr="00E77497" w:rsidRDefault="004C02EF" w:rsidP="00834A33">
      <w:pPr>
        <w:pStyle w:val="Alg4"/>
        <w:numPr>
          <w:ilvl w:val="1"/>
          <w:numId w:val="231"/>
        </w:numPr>
      </w:pPr>
      <w:r w:rsidRPr="00E77497">
        <w:t xml:space="preserve">Else,  </w:t>
      </w:r>
      <w:r w:rsidRPr="00E77497">
        <w:rPr>
          <w:i/>
        </w:rPr>
        <w:t>z</w:t>
      </w:r>
      <w:r w:rsidRPr="00E77497">
        <w:t xml:space="preserve"> is not </w:t>
      </w:r>
      <w:r w:rsidRPr="00E77497">
        <w:rPr>
          <w:b/>
        </w:rPr>
        <w:t>failure</w:t>
      </w:r>
    </w:p>
    <w:p w14:paraId="64B86C6D" w14:textId="77777777" w:rsidR="004C02EF" w:rsidRPr="00E77497" w:rsidRDefault="004C02EF" w:rsidP="00834A33">
      <w:pPr>
        <w:pStyle w:val="Alg4"/>
        <w:numPr>
          <w:ilvl w:val="2"/>
          <w:numId w:val="231"/>
        </w:numPr>
      </w:pPr>
      <w:r w:rsidRPr="00E77497">
        <w:rPr>
          <w:i/>
        </w:rPr>
        <w:t>z</w:t>
      </w:r>
      <w:r w:rsidRPr="00E77497">
        <w:t xml:space="preserve"> must be a State. Let </w:t>
      </w:r>
      <w:r w:rsidRPr="00E77497">
        <w:rPr>
          <w:i/>
        </w:rPr>
        <w:t>e</w:t>
      </w:r>
      <w:r w:rsidRPr="00E77497">
        <w:t xml:space="preserve"> be </w:t>
      </w:r>
      <w:r w:rsidRPr="00E77497">
        <w:rPr>
          <w:i/>
        </w:rPr>
        <w:t>z</w:t>
      </w:r>
      <w:r w:rsidRPr="00E77497">
        <w:t xml:space="preserve">'s </w:t>
      </w:r>
      <w:r w:rsidRPr="00E77497">
        <w:rPr>
          <w:i/>
        </w:rPr>
        <w:t>endIndex</w:t>
      </w:r>
      <w:r w:rsidRPr="00E77497">
        <w:t xml:space="preserve"> and let </w:t>
      </w:r>
      <w:r w:rsidRPr="00E77497">
        <w:rPr>
          <w:i/>
        </w:rPr>
        <w:t>cap</w:t>
      </w:r>
      <w:r w:rsidRPr="00E77497">
        <w:t xml:space="preserve"> be </w:t>
      </w:r>
      <w:r w:rsidRPr="00E77497">
        <w:rPr>
          <w:i/>
        </w:rPr>
        <w:t>z</w:t>
      </w:r>
      <w:r w:rsidRPr="00E77497">
        <w:t xml:space="preserve">'s </w:t>
      </w:r>
      <w:r w:rsidRPr="00E77497">
        <w:rPr>
          <w:i/>
        </w:rPr>
        <w:t>captures</w:t>
      </w:r>
      <w:r w:rsidRPr="00E77497">
        <w:t xml:space="preserve"> array.</w:t>
      </w:r>
    </w:p>
    <w:p w14:paraId="12247C60" w14:textId="77777777" w:rsidR="004C02EF" w:rsidRPr="00E77497" w:rsidRDefault="004C02EF" w:rsidP="00834A33">
      <w:pPr>
        <w:pStyle w:val="Alg4"/>
        <w:numPr>
          <w:ilvl w:val="2"/>
          <w:numId w:val="231"/>
        </w:numPr>
      </w:pPr>
      <w:r w:rsidRPr="00E77497">
        <w:t xml:space="preserve">If </w:t>
      </w:r>
      <w:r w:rsidRPr="00E77497">
        <w:rPr>
          <w:i/>
        </w:rPr>
        <w:t>e</w:t>
      </w:r>
      <w:r w:rsidRPr="00E77497">
        <w:t xml:space="preserve"> = </w:t>
      </w:r>
      <w:r w:rsidRPr="00E77497">
        <w:rPr>
          <w:i/>
        </w:rPr>
        <w:t>p</w:t>
      </w:r>
      <w:r w:rsidRPr="00E77497">
        <w:t xml:space="preserve">, then let </w:t>
      </w:r>
      <w:r w:rsidRPr="00E77497">
        <w:rPr>
          <w:i/>
        </w:rPr>
        <w:t>q</w:t>
      </w:r>
      <w:r w:rsidRPr="00E77497">
        <w:t xml:space="preserve"> = </w:t>
      </w:r>
      <w:r w:rsidRPr="00E77497">
        <w:rPr>
          <w:i/>
        </w:rPr>
        <w:t>q</w:t>
      </w:r>
      <w:r w:rsidRPr="00E77497">
        <w:t>+1.</w:t>
      </w:r>
    </w:p>
    <w:p w14:paraId="1CC41C22" w14:textId="77777777" w:rsidR="004C02EF" w:rsidRPr="00E65A34" w:rsidRDefault="004C02EF" w:rsidP="00834A33">
      <w:pPr>
        <w:pStyle w:val="Alg4"/>
        <w:numPr>
          <w:ilvl w:val="2"/>
          <w:numId w:val="231"/>
        </w:numPr>
      </w:pPr>
      <w:r w:rsidRPr="00E77497">
        <w:t xml:space="preserve">Else, </w:t>
      </w:r>
      <w:r w:rsidRPr="00E77497">
        <w:rPr>
          <w:i/>
        </w:rPr>
        <w:t>e</w:t>
      </w:r>
      <w:r w:rsidRPr="00E77497">
        <w:t xml:space="preserve"> </w:t>
      </w:r>
      <w:r w:rsidRPr="006B6D0A">
        <w:sym w:font="Symbol" w:char="F0B9"/>
      </w:r>
      <w:r w:rsidRPr="006B6D0A">
        <w:t xml:space="preserve"> </w:t>
      </w:r>
      <w:r w:rsidRPr="006B6D0A">
        <w:rPr>
          <w:i/>
        </w:rPr>
        <w:t>p</w:t>
      </w:r>
    </w:p>
    <w:p w14:paraId="2A78131A" w14:textId="77777777" w:rsidR="004C02EF" w:rsidRPr="00E77497" w:rsidRDefault="004C02EF" w:rsidP="00834A33">
      <w:pPr>
        <w:pStyle w:val="Alg4"/>
        <w:numPr>
          <w:ilvl w:val="3"/>
          <w:numId w:val="231"/>
        </w:numPr>
      </w:pPr>
      <w:r w:rsidRPr="00546435">
        <w:t xml:space="preserve">Let </w:t>
      </w:r>
      <w:r w:rsidRPr="00A67AF2">
        <w:rPr>
          <w:i/>
        </w:rPr>
        <w:t>T</w:t>
      </w:r>
      <w:r w:rsidRPr="00A67AF2">
        <w:t xml:space="preserve"> be a String value equal to the substring of </w:t>
      </w:r>
      <w:r w:rsidRPr="00A67AF2">
        <w:rPr>
          <w:i/>
        </w:rPr>
        <w:t>S</w:t>
      </w:r>
      <w:r w:rsidRPr="00B820AB">
        <w:t xml:space="preserve"> consisting of the </w:t>
      </w:r>
      <w:del w:id="30752" w:author="Rev 9 Allen Wirfs-Brock" w:date="2012-07-07T12:30:00Z">
        <w:r w:rsidRPr="00B820AB" w:rsidDel="002E1A56">
          <w:delText xml:space="preserve">characters </w:delText>
        </w:r>
      </w:del>
      <w:ins w:id="30753" w:author="Rev 9 Allen Wirfs-Brock" w:date="2012-07-07T12:30:00Z">
        <w:r w:rsidR="002E1A56">
          <w:t>elements</w:t>
        </w:r>
        <w:r w:rsidR="002E1A56" w:rsidRPr="00B820AB">
          <w:t xml:space="preserve"> </w:t>
        </w:r>
      </w:ins>
      <w:r w:rsidRPr="00B820AB">
        <w:t xml:space="preserve">at positions </w:t>
      </w:r>
      <w:r w:rsidRPr="00675B74">
        <w:rPr>
          <w:i/>
        </w:rPr>
        <w:t>p</w:t>
      </w:r>
      <w:r w:rsidRPr="00E77497">
        <w:t xml:space="preserve"> (inclusive) through </w:t>
      </w:r>
      <w:r w:rsidRPr="00E77497">
        <w:rPr>
          <w:i/>
        </w:rPr>
        <w:t>q</w:t>
      </w:r>
      <w:r w:rsidRPr="00E77497">
        <w:t xml:space="preserve"> (exclusive).</w:t>
      </w:r>
    </w:p>
    <w:p w14:paraId="5B81A29D" w14:textId="77777777" w:rsidR="004C02EF" w:rsidRPr="00E77497" w:rsidRDefault="004C02EF" w:rsidP="00834A33">
      <w:pPr>
        <w:pStyle w:val="Alg4"/>
        <w:numPr>
          <w:ilvl w:val="3"/>
          <w:numId w:val="231"/>
        </w:numPr>
      </w:pPr>
      <w:r w:rsidRPr="00E77497">
        <w:t xml:space="preserve">Call the [[DefineOwnProperty]] internal method of </w:t>
      </w:r>
      <w:r w:rsidRPr="00E77497">
        <w:rPr>
          <w:i/>
        </w:rPr>
        <w:t>A</w:t>
      </w:r>
      <w:r w:rsidRPr="00E77497">
        <w:t xml:space="preserve"> with arguments ToString(</w:t>
      </w:r>
      <w:r w:rsidRPr="00E77497">
        <w:rPr>
          <w:i/>
        </w:rPr>
        <w:t>lengthA</w:t>
      </w:r>
      <w:r w:rsidRPr="00E77497">
        <w:t xml:space="preserve">), Property Descriptor {[[Value]]: </w:t>
      </w:r>
      <w:r w:rsidRPr="00E77497">
        <w:rPr>
          <w:i/>
        </w:rPr>
        <w:t>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17483688" w14:textId="77777777" w:rsidR="00FA34E7" w:rsidRDefault="00FA34E7" w:rsidP="00834A33">
      <w:pPr>
        <w:pStyle w:val="Alg4"/>
        <w:numPr>
          <w:ilvl w:val="3"/>
          <w:numId w:val="231"/>
        </w:numPr>
        <w:rPr>
          <w:ins w:id="30754" w:author="Rev 7 Allen Wirfs-Brock" w:date="2012-04-10T17:21:00Z"/>
        </w:rPr>
      </w:pPr>
      <w:ins w:id="30755" w:author="Rev 7 Allen Wirfs-Brock" w:date="2012-04-10T17:21:00Z">
        <w:r>
          <w:t>Assert: the previous step will never result in an abrupt completion.</w:t>
        </w:r>
      </w:ins>
    </w:p>
    <w:p w14:paraId="4860BC8C" w14:textId="77777777" w:rsidR="004C02EF" w:rsidRPr="00E77497" w:rsidRDefault="004C02EF" w:rsidP="00834A33">
      <w:pPr>
        <w:pStyle w:val="Alg4"/>
        <w:numPr>
          <w:ilvl w:val="3"/>
          <w:numId w:val="231"/>
        </w:numPr>
      </w:pPr>
      <w:r w:rsidRPr="00E77497">
        <w:t xml:space="preserve">Increment </w:t>
      </w:r>
      <w:r w:rsidRPr="00E77497">
        <w:rPr>
          <w:i/>
        </w:rPr>
        <w:t>lengthA</w:t>
      </w:r>
      <w:r w:rsidRPr="00E77497">
        <w:t xml:space="preserve"> by 1.</w:t>
      </w:r>
    </w:p>
    <w:p w14:paraId="422E2917" w14:textId="77777777" w:rsidR="004C02EF" w:rsidRPr="00E77497" w:rsidRDefault="004C02EF" w:rsidP="00834A33">
      <w:pPr>
        <w:pStyle w:val="Alg4"/>
        <w:numPr>
          <w:ilvl w:val="3"/>
          <w:numId w:val="231"/>
        </w:numPr>
      </w:pPr>
      <w:r w:rsidRPr="00E77497">
        <w:t xml:space="preserve">If </w:t>
      </w:r>
      <w:r w:rsidRPr="00E77497">
        <w:rPr>
          <w:i/>
        </w:rPr>
        <w:t>lengthA</w:t>
      </w:r>
      <w:r w:rsidRPr="00E77497">
        <w:t xml:space="preserve"> = </w:t>
      </w:r>
      <w:r w:rsidRPr="00E77497">
        <w:rPr>
          <w:i/>
        </w:rPr>
        <w:t>lim</w:t>
      </w:r>
      <w:r w:rsidRPr="00E77497">
        <w:t xml:space="preserve">, return </w:t>
      </w:r>
      <w:r w:rsidRPr="00E77497">
        <w:rPr>
          <w:i/>
        </w:rPr>
        <w:t>A</w:t>
      </w:r>
      <w:r w:rsidRPr="00E77497">
        <w:t>.</w:t>
      </w:r>
    </w:p>
    <w:p w14:paraId="7FEB3636" w14:textId="77777777" w:rsidR="004C02EF" w:rsidRPr="00E77497" w:rsidRDefault="004C02EF" w:rsidP="00834A33">
      <w:pPr>
        <w:pStyle w:val="Alg4"/>
        <w:numPr>
          <w:ilvl w:val="3"/>
          <w:numId w:val="231"/>
        </w:numPr>
      </w:pPr>
      <w:r w:rsidRPr="00E77497">
        <w:t>Let p = e.</w:t>
      </w:r>
    </w:p>
    <w:p w14:paraId="7D8BB42B" w14:textId="77777777" w:rsidR="004C02EF" w:rsidRPr="00E77497" w:rsidRDefault="004C02EF" w:rsidP="00834A33">
      <w:pPr>
        <w:pStyle w:val="Alg4"/>
        <w:numPr>
          <w:ilvl w:val="3"/>
          <w:numId w:val="231"/>
        </w:numPr>
      </w:pPr>
      <w:r w:rsidRPr="00E77497">
        <w:t xml:space="preserve">Let </w:t>
      </w:r>
      <w:r w:rsidRPr="00E77497">
        <w:rPr>
          <w:i/>
        </w:rPr>
        <w:t>i</w:t>
      </w:r>
      <w:r w:rsidRPr="00E77497">
        <w:t xml:space="preserve"> = 0.</w:t>
      </w:r>
    </w:p>
    <w:p w14:paraId="738BCDE1" w14:textId="77777777" w:rsidR="004C02EF" w:rsidRPr="00E77497" w:rsidRDefault="004C02EF" w:rsidP="00834A33">
      <w:pPr>
        <w:pStyle w:val="Alg4"/>
        <w:numPr>
          <w:ilvl w:val="3"/>
          <w:numId w:val="231"/>
        </w:numPr>
      </w:pPr>
      <w:r w:rsidRPr="00E77497">
        <w:t xml:space="preserve">Repeat, while </w:t>
      </w:r>
      <w:r w:rsidRPr="00E77497">
        <w:rPr>
          <w:i/>
        </w:rPr>
        <w:t>i</w:t>
      </w:r>
      <w:r w:rsidRPr="00E77497">
        <w:t xml:space="preserve"> is not equal to the number of elements in </w:t>
      </w:r>
      <w:r w:rsidRPr="00E77497">
        <w:rPr>
          <w:i/>
        </w:rPr>
        <w:t>cap</w:t>
      </w:r>
      <w:r w:rsidRPr="00E77497">
        <w:t>.</w:t>
      </w:r>
    </w:p>
    <w:p w14:paraId="55661F1B" w14:textId="77777777" w:rsidR="004C02EF" w:rsidRPr="00E77497" w:rsidRDefault="004C02EF" w:rsidP="00834A33">
      <w:pPr>
        <w:pStyle w:val="Alg4"/>
        <w:numPr>
          <w:ilvl w:val="4"/>
          <w:numId w:val="231"/>
        </w:numPr>
      </w:pPr>
      <w:r w:rsidRPr="00E77497">
        <w:t xml:space="preserve">Let </w:t>
      </w:r>
      <w:r w:rsidRPr="00E77497">
        <w:rPr>
          <w:i/>
        </w:rPr>
        <w:t>i</w:t>
      </w:r>
      <w:r w:rsidRPr="00E77497">
        <w:t xml:space="preserve"> = </w:t>
      </w:r>
      <w:r w:rsidRPr="00E77497">
        <w:rPr>
          <w:i/>
        </w:rPr>
        <w:t>i</w:t>
      </w:r>
      <w:r w:rsidRPr="00E77497">
        <w:t>+1.</w:t>
      </w:r>
    </w:p>
    <w:p w14:paraId="49C43E14" w14:textId="77777777" w:rsidR="004C02EF" w:rsidRPr="00E77497" w:rsidRDefault="004C02EF" w:rsidP="00834A33">
      <w:pPr>
        <w:pStyle w:val="Alg4"/>
        <w:numPr>
          <w:ilvl w:val="4"/>
          <w:numId w:val="231"/>
        </w:numPr>
      </w:pPr>
      <w:r w:rsidRPr="00E77497">
        <w:t xml:space="preserve">Call the [[DefineOwnProperty]] internal method of </w:t>
      </w:r>
      <w:r w:rsidRPr="00E77497">
        <w:rPr>
          <w:i/>
        </w:rPr>
        <w:t>A</w:t>
      </w:r>
      <w:r w:rsidRPr="00E77497">
        <w:t xml:space="preserve"> with arguments ToString(</w:t>
      </w:r>
      <w:r w:rsidRPr="00E77497">
        <w:rPr>
          <w:i/>
        </w:rPr>
        <w:t>lengthA</w:t>
      </w:r>
      <w:r w:rsidRPr="00E77497">
        <w:t xml:space="preserve">), Property Descriptor {[[Value]]: </w:t>
      </w:r>
      <w:r w:rsidRPr="00E77497">
        <w:rPr>
          <w:i/>
        </w:rPr>
        <w:t>cap</w:t>
      </w:r>
      <w:r w:rsidRPr="00E77497">
        <w:t>[</w:t>
      </w:r>
      <w:r w:rsidRPr="00E77497">
        <w:rPr>
          <w:i/>
        </w:rPr>
        <w:t>i</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088E54FE" w14:textId="77777777" w:rsidR="00FA34E7" w:rsidRDefault="00FA34E7" w:rsidP="00834A33">
      <w:pPr>
        <w:pStyle w:val="Alg4"/>
        <w:numPr>
          <w:ilvl w:val="4"/>
          <w:numId w:val="231"/>
        </w:numPr>
        <w:rPr>
          <w:ins w:id="30756" w:author="Rev 7 Allen Wirfs-Brock" w:date="2012-04-10T17:21:00Z"/>
        </w:rPr>
      </w:pPr>
      <w:ins w:id="30757" w:author="Rev 7 Allen Wirfs-Brock" w:date="2012-04-10T17:21:00Z">
        <w:r>
          <w:t>Assert: the previous step will never result in an abrupt completion.</w:t>
        </w:r>
      </w:ins>
    </w:p>
    <w:p w14:paraId="575F51F0" w14:textId="77777777" w:rsidR="004C02EF" w:rsidRPr="00E77497" w:rsidRDefault="004C02EF" w:rsidP="00834A33">
      <w:pPr>
        <w:pStyle w:val="Alg4"/>
        <w:numPr>
          <w:ilvl w:val="4"/>
          <w:numId w:val="231"/>
        </w:numPr>
      </w:pPr>
      <w:r w:rsidRPr="00E77497">
        <w:t xml:space="preserve">Increment </w:t>
      </w:r>
      <w:r w:rsidRPr="00E77497">
        <w:rPr>
          <w:i/>
        </w:rPr>
        <w:t>lengthA</w:t>
      </w:r>
      <w:r w:rsidRPr="00E77497">
        <w:t xml:space="preserve"> by 1.</w:t>
      </w:r>
    </w:p>
    <w:p w14:paraId="7ED750D4" w14:textId="77777777" w:rsidR="004C02EF" w:rsidRPr="00E77497" w:rsidRDefault="004C02EF" w:rsidP="00834A33">
      <w:pPr>
        <w:pStyle w:val="Alg4"/>
        <w:numPr>
          <w:ilvl w:val="4"/>
          <w:numId w:val="231"/>
        </w:numPr>
      </w:pPr>
      <w:r w:rsidRPr="00E77497">
        <w:t xml:space="preserve">If </w:t>
      </w:r>
      <w:r w:rsidRPr="00E77497">
        <w:rPr>
          <w:i/>
        </w:rPr>
        <w:t>lengthA</w:t>
      </w:r>
      <w:r w:rsidR="00330F2A" w:rsidRPr="00E77497">
        <w:rPr>
          <w:i/>
        </w:rPr>
        <w:t xml:space="preserve"> </w:t>
      </w:r>
      <w:r w:rsidRPr="00E77497">
        <w:t xml:space="preserve">= </w:t>
      </w:r>
      <w:r w:rsidRPr="00E77497">
        <w:rPr>
          <w:i/>
        </w:rPr>
        <w:t>lim</w:t>
      </w:r>
      <w:r w:rsidRPr="00E77497">
        <w:t xml:space="preserve">, return </w:t>
      </w:r>
      <w:r w:rsidRPr="00E77497">
        <w:rPr>
          <w:i/>
        </w:rPr>
        <w:t>A</w:t>
      </w:r>
      <w:r w:rsidRPr="00E77497">
        <w:t>.</w:t>
      </w:r>
    </w:p>
    <w:p w14:paraId="2544E3C2" w14:textId="77777777" w:rsidR="004C02EF" w:rsidRPr="00E77497" w:rsidRDefault="004C02EF" w:rsidP="00834A33">
      <w:pPr>
        <w:pStyle w:val="Alg4"/>
        <w:numPr>
          <w:ilvl w:val="3"/>
          <w:numId w:val="231"/>
        </w:numPr>
        <w:tabs>
          <w:tab w:val="num" w:pos="3240"/>
        </w:tabs>
      </w:pPr>
      <w:r w:rsidRPr="00E77497">
        <w:t xml:space="preserve">Let </w:t>
      </w:r>
      <w:r w:rsidRPr="00E77497">
        <w:rPr>
          <w:i/>
        </w:rPr>
        <w:t>q</w:t>
      </w:r>
      <w:r w:rsidRPr="00E77497">
        <w:t xml:space="preserve"> = </w:t>
      </w:r>
      <w:r w:rsidRPr="00E77497">
        <w:rPr>
          <w:i/>
        </w:rPr>
        <w:t>p</w:t>
      </w:r>
      <w:r w:rsidRPr="00E77497">
        <w:t>.</w:t>
      </w:r>
    </w:p>
    <w:p w14:paraId="5EE23E00" w14:textId="77777777" w:rsidR="004C02EF" w:rsidRPr="00E77497" w:rsidRDefault="004C02EF" w:rsidP="00834A33">
      <w:pPr>
        <w:pStyle w:val="Alg4"/>
        <w:numPr>
          <w:ilvl w:val="0"/>
          <w:numId w:val="231"/>
        </w:numPr>
      </w:pPr>
      <w:r w:rsidRPr="00E77497">
        <w:t xml:space="preserve">Let </w:t>
      </w:r>
      <w:r w:rsidRPr="00E77497">
        <w:rPr>
          <w:i/>
        </w:rPr>
        <w:t>T</w:t>
      </w:r>
      <w:r w:rsidRPr="00E77497">
        <w:t xml:space="preserve"> be a String value equal to the substring of </w:t>
      </w:r>
      <w:r w:rsidRPr="00E77497">
        <w:rPr>
          <w:i/>
        </w:rPr>
        <w:t>S</w:t>
      </w:r>
      <w:r w:rsidRPr="00E77497">
        <w:t xml:space="preserve"> consisting of the </w:t>
      </w:r>
      <w:del w:id="30758" w:author="Rev 9 Allen Wirfs-Brock" w:date="2012-07-07T12:30:00Z">
        <w:r w:rsidRPr="00E77497" w:rsidDel="002E1A56">
          <w:delText xml:space="preserve">characters </w:delText>
        </w:r>
      </w:del>
      <w:ins w:id="30759" w:author="Rev 9 Allen Wirfs-Brock" w:date="2012-07-07T12:30:00Z">
        <w:r w:rsidR="002E1A56">
          <w:t>elements</w:t>
        </w:r>
        <w:r w:rsidR="002E1A56" w:rsidRPr="00E77497">
          <w:t xml:space="preserve"> </w:t>
        </w:r>
      </w:ins>
      <w:r w:rsidRPr="00E77497">
        <w:t xml:space="preserve">at positions </w:t>
      </w:r>
      <w:r w:rsidRPr="00E77497">
        <w:rPr>
          <w:i/>
        </w:rPr>
        <w:t>p</w:t>
      </w:r>
      <w:r w:rsidRPr="00E77497">
        <w:t xml:space="preserve"> (inclusive) through </w:t>
      </w:r>
      <w:r w:rsidRPr="00E77497">
        <w:rPr>
          <w:i/>
        </w:rPr>
        <w:t>s</w:t>
      </w:r>
      <w:r w:rsidRPr="00E77497">
        <w:t xml:space="preserve"> (exclusive).</w:t>
      </w:r>
    </w:p>
    <w:p w14:paraId="28716C81" w14:textId="77777777" w:rsidR="004C02EF" w:rsidRPr="00E77497" w:rsidRDefault="004C02EF" w:rsidP="00834A33">
      <w:pPr>
        <w:pStyle w:val="Alg4"/>
        <w:numPr>
          <w:ilvl w:val="0"/>
          <w:numId w:val="231"/>
        </w:numPr>
      </w:pPr>
      <w:r w:rsidRPr="00E77497">
        <w:t xml:space="preserve">Call the [[DefineOwnProperty]] internal method of </w:t>
      </w:r>
      <w:r w:rsidRPr="00E77497">
        <w:rPr>
          <w:i/>
        </w:rPr>
        <w:t>A</w:t>
      </w:r>
      <w:r w:rsidRPr="00E77497">
        <w:t xml:space="preserve"> with arguments ToString(</w:t>
      </w:r>
      <w:r w:rsidRPr="00E77497">
        <w:rPr>
          <w:i/>
        </w:rPr>
        <w:t>lengthA</w:t>
      </w:r>
      <w:r w:rsidRPr="00E77497">
        <w:t xml:space="preserve">), Property Descriptor {[[Value]]: </w:t>
      </w:r>
      <w:r w:rsidRPr="00E77497">
        <w:rPr>
          <w:i/>
        </w:rPr>
        <w:t>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225C56EC" w14:textId="77777777" w:rsidR="00FA34E7" w:rsidRDefault="00FA34E7" w:rsidP="00BC2562">
      <w:pPr>
        <w:pStyle w:val="Alg4"/>
        <w:numPr>
          <w:ilvl w:val="0"/>
          <w:numId w:val="231"/>
        </w:numPr>
        <w:spacing w:after="220"/>
        <w:contextualSpacing/>
        <w:rPr>
          <w:ins w:id="30760" w:author="Rev 7 Allen Wirfs-Brock" w:date="2012-04-10T17:21:00Z"/>
        </w:rPr>
      </w:pPr>
      <w:ins w:id="30761" w:author="Rev 7 Allen Wirfs-Brock" w:date="2012-04-10T17:21:00Z">
        <w:r>
          <w:t>Assert: the previous step will never result in an abrupt completion.</w:t>
        </w:r>
      </w:ins>
    </w:p>
    <w:p w14:paraId="4B7F6F34" w14:textId="77777777" w:rsidR="004C02EF" w:rsidRPr="00E77497" w:rsidRDefault="004C02EF" w:rsidP="00834A33">
      <w:pPr>
        <w:pStyle w:val="Alg4"/>
        <w:numPr>
          <w:ilvl w:val="0"/>
          <w:numId w:val="231"/>
        </w:numPr>
        <w:spacing w:after="220"/>
      </w:pPr>
      <w:r w:rsidRPr="00E77497">
        <w:t xml:space="preserve">Return </w:t>
      </w:r>
      <w:r w:rsidRPr="00E77497">
        <w:rPr>
          <w:i/>
        </w:rPr>
        <w:t>A</w:t>
      </w:r>
      <w:r w:rsidRPr="00E77497">
        <w:t>.</w:t>
      </w:r>
    </w:p>
    <w:p w14:paraId="72DA0510" w14:textId="77777777" w:rsidR="004C02EF" w:rsidRPr="00E77497" w:rsidRDefault="004C02EF" w:rsidP="004C02EF">
      <w:r w:rsidRPr="00E77497">
        <w:t xml:space="preserve">The abstract operation </w:t>
      </w:r>
      <w:r w:rsidRPr="00E77497">
        <w:rPr>
          <w:rFonts w:ascii="Times New Roman" w:hAnsi="Times New Roman"/>
          <w:i/>
        </w:rPr>
        <w:t>SplitMatch</w:t>
      </w:r>
      <w:r w:rsidRPr="00E77497">
        <w:t xml:space="preserve"> takes three parameters, a String </w:t>
      </w:r>
      <w:r w:rsidRPr="00E77497">
        <w:rPr>
          <w:rFonts w:ascii="Times New Roman" w:hAnsi="Times New Roman"/>
          <w:i/>
        </w:rPr>
        <w:t>S</w:t>
      </w:r>
      <w:r w:rsidRPr="00E77497">
        <w:t xml:space="preserve">, an integer </w:t>
      </w:r>
      <w:r w:rsidRPr="00E77497">
        <w:rPr>
          <w:rFonts w:ascii="Times New Roman" w:hAnsi="Times New Roman"/>
          <w:i/>
        </w:rPr>
        <w:t>q</w:t>
      </w:r>
      <w:r w:rsidRPr="00E77497">
        <w:t xml:space="preserve">, and a String or RegExp </w:t>
      </w:r>
      <w:r w:rsidRPr="00E77497">
        <w:rPr>
          <w:rFonts w:ascii="Times New Roman" w:hAnsi="Times New Roman"/>
          <w:i/>
        </w:rPr>
        <w:t>R</w:t>
      </w:r>
      <w:r w:rsidRPr="00E77497">
        <w:t>, and performs the following in order to return a MatchResult (see 15.10.2.1):</w:t>
      </w:r>
    </w:p>
    <w:p w14:paraId="31013B96" w14:textId="77777777" w:rsidR="004C02EF" w:rsidRPr="00E77497" w:rsidRDefault="004C02EF" w:rsidP="00834A33">
      <w:pPr>
        <w:pStyle w:val="Alg4"/>
        <w:numPr>
          <w:ilvl w:val="0"/>
          <w:numId w:val="232"/>
        </w:numPr>
      </w:pPr>
      <w:commentRangeStart w:id="30762"/>
      <w:r w:rsidRPr="00E77497">
        <w:t xml:space="preserve">If </w:t>
      </w:r>
      <w:r w:rsidRPr="00E77497">
        <w:rPr>
          <w:i/>
        </w:rPr>
        <w:t>R</w:t>
      </w:r>
      <w:r w:rsidRPr="00E77497">
        <w:t xml:space="preserve"> </w:t>
      </w:r>
      <w:ins w:id="30763" w:author="Allen Wirfs-Brock" w:date="2011-07-02T14:10:00Z">
        <w:r w:rsidR="00141138" w:rsidRPr="00E77497">
          <w:t xml:space="preserve">has </w:t>
        </w:r>
        <w:del w:id="30764" w:author="Rev 3 Allen Wirfs-Brock" w:date="2011-09-08T14:52:00Z">
          <w:r w:rsidR="00141138" w:rsidRPr="00E77497" w:rsidDel="00BA3B3B">
            <w:delText>the</w:delText>
          </w:r>
        </w:del>
      </w:ins>
      <w:ins w:id="30765" w:author="Rev 3 Allen Wirfs-Brock" w:date="2011-09-08T14:52:00Z">
        <w:r w:rsidR="00BA3B3B" w:rsidRPr="00E77497">
          <w:t>a</w:t>
        </w:r>
      </w:ins>
      <w:ins w:id="30766" w:author="Allen Wirfs-Brock" w:date="2011-07-02T14:10:00Z">
        <w:r w:rsidR="00141138" w:rsidRPr="00E77497">
          <w:t xml:space="preserve"> [[</w:t>
        </w:r>
        <w:del w:id="30767" w:author="Rev 3 Allen Wirfs-Brock" w:date="2011-09-08T14:53:00Z">
          <w:r w:rsidR="00141138" w:rsidRPr="00E77497" w:rsidDel="00BA3B3B">
            <w:delText>IsRegExp</w:delText>
          </w:r>
        </w:del>
      </w:ins>
      <w:ins w:id="30768" w:author="Rev 3 Allen Wirfs-Brock" w:date="2011-09-08T14:53:00Z">
        <w:r w:rsidR="00BA3B3B" w:rsidRPr="00E77497">
          <w:t>NativeBrand</w:t>
        </w:r>
      </w:ins>
      <w:ins w:id="30769" w:author="Allen Wirfs-Brock" w:date="2011-07-02T14:10:00Z">
        <w:r w:rsidR="00141138" w:rsidRPr="00E77497">
          <w:t>]] internal property</w:t>
        </w:r>
      </w:ins>
      <w:ins w:id="30770" w:author="Rev 3 Allen Wirfs-Brock" w:date="2011-09-08T14:52:00Z">
        <w:r w:rsidR="00BA3B3B" w:rsidRPr="00E77497">
          <w:t xml:space="preserve"> whose value is NativeRegExp</w:t>
        </w:r>
        <w:r w:rsidR="00BA3B3B" w:rsidRPr="00E77497" w:rsidDel="00141138">
          <w:t xml:space="preserve"> </w:t>
        </w:r>
      </w:ins>
      <w:del w:id="30771" w:author="Allen Wirfs-Brock" w:date="2011-07-02T14:10:00Z">
        <w:r w:rsidRPr="00E77497" w:rsidDel="00141138">
          <w:delText xml:space="preserve">is a RegExp object (its [[Class]] is </w:delText>
        </w:r>
        <w:r w:rsidRPr="00E77497" w:rsidDel="00141138">
          <w:rPr>
            <w:rFonts w:ascii="Courier New" w:hAnsi="Courier New"/>
            <w:b/>
          </w:rPr>
          <w:delText>"RegExp"</w:delText>
        </w:r>
        <w:r w:rsidRPr="00E77497" w:rsidDel="00141138">
          <w:delText>)</w:delText>
        </w:r>
      </w:del>
      <w:r w:rsidRPr="00E77497">
        <w:t>, then</w:t>
      </w:r>
    </w:p>
    <w:p w14:paraId="1757BE3D" w14:textId="77777777" w:rsidR="004C02EF" w:rsidRPr="00E77497" w:rsidRDefault="004C02EF" w:rsidP="00834A33">
      <w:pPr>
        <w:pStyle w:val="Alg4"/>
        <w:numPr>
          <w:ilvl w:val="1"/>
          <w:numId w:val="232"/>
        </w:numPr>
      </w:pPr>
      <w:r w:rsidRPr="00E77497">
        <w:t xml:space="preserve">Call the [[Match]] internal method of </w:t>
      </w:r>
      <w:r w:rsidRPr="00E77497">
        <w:rPr>
          <w:i/>
        </w:rPr>
        <w:t>R</w:t>
      </w:r>
      <w:r w:rsidRPr="00E77497">
        <w:t xml:space="preserve"> giving it the arguments </w:t>
      </w:r>
      <w:r w:rsidRPr="00E77497">
        <w:rPr>
          <w:i/>
        </w:rPr>
        <w:t>S</w:t>
      </w:r>
      <w:r w:rsidRPr="00E77497">
        <w:t xml:space="preserve"> and </w:t>
      </w:r>
      <w:r w:rsidRPr="00E77497">
        <w:rPr>
          <w:i/>
        </w:rPr>
        <w:t>q</w:t>
      </w:r>
      <w:r w:rsidRPr="00E77497">
        <w:t>, and return the MatchResult result.</w:t>
      </w:r>
    </w:p>
    <w:p w14:paraId="1C29EE59" w14:textId="77777777" w:rsidR="004C02EF" w:rsidRPr="00E77497" w:rsidRDefault="004C02EF" w:rsidP="00834A33">
      <w:pPr>
        <w:pStyle w:val="Alg4"/>
        <w:numPr>
          <w:ilvl w:val="0"/>
          <w:numId w:val="232"/>
        </w:numPr>
      </w:pPr>
      <w:r w:rsidRPr="00E77497">
        <w:t>Type(</w:t>
      </w:r>
      <w:r w:rsidRPr="00E77497">
        <w:rPr>
          <w:i/>
        </w:rPr>
        <w:t>R</w:t>
      </w:r>
      <w:r w:rsidRPr="00E77497">
        <w:t xml:space="preserve">) must be String. Let </w:t>
      </w:r>
      <w:r w:rsidRPr="00E77497">
        <w:rPr>
          <w:i/>
        </w:rPr>
        <w:t>r</w:t>
      </w:r>
      <w:r w:rsidRPr="00E77497">
        <w:t xml:space="preserve"> be the number of </w:t>
      </w:r>
      <w:del w:id="30772" w:author="Rev 9 Allen Wirfs-Brock" w:date="2012-07-07T12:30:00Z">
        <w:r w:rsidRPr="00E77497" w:rsidDel="002E1A56">
          <w:delText xml:space="preserve">characters </w:delText>
        </w:r>
      </w:del>
      <w:ins w:id="30773" w:author="Rev 9 Allen Wirfs-Brock" w:date="2012-07-07T12:30:00Z">
        <w:r w:rsidR="002E1A56">
          <w:t>elements</w:t>
        </w:r>
        <w:r w:rsidR="002E1A56" w:rsidRPr="00E77497">
          <w:t xml:space="preserve"> </w:t>
        </w:r>
      </w:ins>
      <w:r w:rsidRPr="00E77497">
        <w:t xml:space="preserve">in </w:t>
      </w:r>
      <w:r w:rsidRPr="00E77497">
        <w:rPr>
          <w:i/>
        </w:rPr>
        <w:t>R</w:t>
      </w:r>
      <w:r w:rsidRPr="00E77497">
        <w:t>.</w:t>
      </w:r>
    </w:p>
    <w:p w14:paraId="0FA98B0D" w14:textId="77777777" w:rsidR="004C02EF" w:rsidRPr="00E77497" w:rsidRDefault="004C02EF" w:rsidP="00834A33">
      <w:pPr>
        <w:pStyle w:val="Alg4"/>
        <w:numPr>
          <w:ilvl w:val="0"/>
          <w:numId w:val="232"/>
        </w:numPr>
      </w:pPr>
      <w:r w:rsidRPr="00E77497">
        <w:t xml:space="preserve">Let </w:t>
      </w:r>
      <w:r w:rsidRPr="00E77497">
        <w:rPr>
          <w:i/>
        </w:rPr>
        <w:t>s</w:t>
      </w:r>
      <w:r w:rsidRPr="00E77497">
        <w:t xml:space="preserve"> be the number of </w:t>
      </w:r>
      <w:del w:id="30774" w:author="Rev 9 Allen Wirfs-Brock" w:date="2012-07-07T12:30:00Z">
        <w:r w:rsidRPr="00E77497" w:rsidDel="002E1A56">
          <w:delText xml:space="preserve">characters </w:delText>
        </w:r>
      </w:del>
      <w:ins w:id="30775" w:author="Rev 9 Allen Wirfs-Brock" w:date="2012-07-07T12:30:00Z">
        <w:r w:rsidR="002E1A56">
          <w:t>elements</w:t>
        </w:r>
        <w:r w:rsidR="002E1A56" w:rsidRPr="00E77497">
          <w:t xml:space="preserve"> </w:t>
        </w:r>
      </w:ins>
      <w:r w:rsidRPr="00E77497">
        <w:t xml:space="preserve">in </w:t>
      </w:r>
      <w:r w:rsidRPr="00E77497">
        <w:rPr>
          <w:i/>
        </w:rPr>
        <w:t>S</w:t>
      </w:r>
      <w:r w:rsidRPr="00E77497">
        <w:t>.</w:t>
      </w:r>
    </w:p>
    <w:p w14:paraId="76482678" w14:textId="77777777" w:rsidR="004C02EF" w:rsidRPr="00E77497" w:rsidRDefault="004C02EF" w:rsidP="00834A33">
      <w:pPr>
        <w:pStyle w:val="Alg4"/>
        <w:numPr>
          <w:ilvl w:val="0"/>
          <w:numId w:val="232"/>
        </w:numPr>
      </w:pPr>
      <w:r w:rsidRPr="00E77497">
        <w:t xml:space="preserve">If </w:t>
      </w:r>
      <w:r w:rsidRPr="00E77497">
        <w:rPr>
          <w:i/>
        </w:rPr>
        <w:t>q</w:t>
      </w:r>
      <w:r w:rsidRPr="00E77497">
        <w:t>+</w:t>
      </w:r>
      <w:r w:rsidRPr="00E77497">
        <w:rPr>
          <w:i/>
        </w:rPr>
        <w:t>r</w:t>
      </w:r>
      <w:r w:rsidRPr="00E77497">
        <w:t xml:space="preserve"> &gt; </w:t>
      </w:r>
      <w:r w:rsidRPr="00E77497">
        <w:rPr>
          <w:i/>
        </w:rPr>
        <w:t>s</w:t>
      </w:r>
      <w:r w:rsidRPr="00E77497">
        <w:t xml:space="preserve"> then return the MatchResult </w:t>
      </w:r>
      <w:r w:rsidRPr="00E77497">
        <w:rPr>
          <w:b/>
        </w:rPr>
        <w:t>failure</w:t>
      </w:r>
      <w:r w:rsidRPr="00E77497">
        <w:t>.</w:t>
      </w:r>
    </w:p>
    <w:p w14:paraId="48F8C500" w14:textId="77777777" w:rsidR="004C02EF" w:rsidRPr="00E77497" w:rsidRDefault="004C02EF" w:rsidP="00834A33">
      <w:pPr>
        <w:pStyle w:val="Alg4"/>
        <w:numPr>
          <w:ilvl w:val="0"/>
          <w:numId w:val="232"/>
        </w:numPr>
      </w:pPr>
      <w:r w:rsidRPr="00E77497">
        <w:t xml:space="preserve">If there exists an integer </w:t>
      </w:r>
      <w:r w:rsidRPr="00E77497">
        <w:rPr>
          <w:i/>
        </w:rPr>
        <w:t>i</w:t>
      </w:r>
      <w:r w:rsidRPr="00E77497">
        <w:t xml:space="preserve"> between 0 (inclusive) and </w:t>
      </w:r>
      <w:r w:rsidRPr="00E77497">
        <w:rPr>
          <w:i/>
        </w:rPr>
        <w:t>r</w:t>
      </w:r>
      <w:r w:rsidRPr="00E77497">
        <w:t xml:space="preserve"> (exclusive) such that the </w:t>
      </w:r>
      <w:del w:id="30776" w:author="Rev 9 Allen Wirfs-Brock" w:date="2012-07-07T12:30:00Z">
        <w:r w:rsidRPr="00E77497" w:rsidDel="002E1A56">
          <w:delText xml:space="preserve">character </w:delText>
        </w:r>
      </w:del>
      <w:ins w:id="30777" w:author="Rev 9 Allen Wirfs-Brock" w:date="2012-07-07T12:30:00Z">
        <w:r w:rsidR="002E1A56">
          <w:t>code unit</w:t>
        </w:r>
        <w:r w:rsidR="002E1A56" w:rsidRPr="00E77497">
          <w:t xml:space="preserve"> </w:t>
        </w:r>
      </w:ins>
      <w:r w:rsidRPr="00E77497">
        <w:t xml:space="preserve">at position </w:t>
      </w:r>
      <w:r w:rsidRPr="00E77497">
        <w:rPr>
          <w:i/>
        </w:rPr>
        <w:t>q</w:t>
      </w:r>
      <w:r w:rsidRPr="00E77497">
        <w:t>+</w:t>
      </w:r>
      <w:r w:rsidRPr="00E77497">
        <w:rPr>
          <w:i/>
        </w:rPr>
        <w:t>i</w:t>
      </w:r>
      <w:r w:rsidRPr="00E77497">
        <w:t xml:space="preserve"> of </w:t>
      </w:r>
      <w:r w:rsidRPr="00E77497">
        <w:rPr>
          <w:i/>
        </w:rPr>
        <w:t>S</w:t>
      </w:r>
      <w:r w:rsidRPr="00E77497">
        <w:t xml:space="preserve"> is different from the </w:t>
      </w:r>
      <w:del w:id="30778" w:author="Rev 9 Allen Wirfs-Brock" w:date="2012-07-07T12:31:00Z">
        <w:r w:rsidRPr="00E77497" w:rsidDel="002E1A56">
          <w:delText xml:space="preserve">character </w:delText>
        </w:r>
      </w:del>
      <w:ins w:id="30779" w:author="Rev 9 Allen Wirfs-Brock" w:date="2012-07-07T12:31:00Z">
        <w:r w:rsidR="002E1A56">
          <w:t>code unit</w:t>
        </w:r>
        <w:r w:rsidR="002E1A56" w:rsidRPr="00E77497">
          <w:t xml:space="preserve"> </w:t>
        </w:r>
      </w:ins>
      <w:r w:rsidRPr="00E77497">
        <w:t xml:space="preserve">at position </w:t>
      </w:r>
      <w:r w:rsidRPr="00E77497">
        <w:rPr>
          <w:i/>
        </w:rPr>
        <w:t>i</w:t>
      </w:r>
      <w:r w:rsidRPr="00E77497">
        <w:t xml:space="preserve"> of </w:t>
      </w:r>
      <w:r w:rsidRPr="00E77497">
        <w:rPr>
          <w:i/>
        </w:rPr>
        <w:t>R</w:t>
      </w:r>
      <w:r w:rsidRPr="00E77497">
        <w:t xml:space="preserve">, then return </w:t>
      </w:r>
      <w:r w:rsidRPr="00E77497">
        <w:rPr>
          <w:b/>
        </w:rPr>
        <w:t>failure</w:t>
      </w:r>
      <w:r w:rsidRPr="00E77497">
        <w:t>.</w:t>
      </w:r>
    </w:p>
    <w:p w14:paraId="0AAA7123" w14:textId="77777777" w:rsidR="004C02EF" w:rsidRPr="00E77497" w:rsidRDefault="004C02EF" w:rsidP="00834A33">
      <w:pPr>
        <w:pStyle w:val="Alg4"/>
        <w:numPr>
          <w:ilvl w:val="0"/>
          <w:numId w:val="232"/>
        </w:numPr>
      </w:pPr>
      <w:r w:rsidRPr="00E77497">
        <w:t xml:space="preserve">Let </w:t>
      </w:r>
      <w:r w:rsidRPr="00E77497">
        <w:rPr>
          <w:i/>
        </w:rPr>
        <w:t>cap</w:t>
      </w:r>
      <w:r w:rsidRPr="00E77497">
        <w:t xml:space="preserve"> be an empty array of captures (see 15.10.2.1).</w:t>
      </w:r>
    </w:p>
    <w:p w14:paraId="47C300EA" w14:textId="77777777" w:rsidR="004C02EF" w:rsidRPr="00E77497" w:rsidRDefault="004C02EF" w:rsidP="00834A33">
      <w:pPr>
        <w:pStyle w:val="Alg4"/>
        <w:numPr>
          <w:ilvl w:val="0"/>
          <w:numId w:val="232"/>
        </w:numPr>
        <w:spacing w:after="220"/>
      </w:pPr>
      <w:r w:rsidRPr="00E77497">
        <w:t>Return the State (</w:t>
      </w:r>
      <w:r w:rsidRPr="00E77497">
        <w:rPr>
          <w:i/>
        </w:rPr>
        <w:t>q</w:t>
      </w:r>
      <w:r w:rsidRPr="00E77497">
        <w:t>+</w:t>
      </w:r>
      <w:r w:rsidRPr="00E77497">
        <w:rPr>
          <w:i/>
        </w:rPr>
        <w:t>r</w:t>
      </w:r>
      <w:r w:rsidRPr="00E77497">
        <w:t xml:space="preserve">, </w:t>
      </w:r>
      <w:r w:rsidRPr="00E77497">
        <w:rPr>
          <w:i/>
        </w:rPr>
        <w:t>cap</w:t>
      </w:r>
      <w:r w:rsidRPr="00E77497">
        <w:t>). (see 15.10.2.1)</w:t>
      </w:r>
      <w:commentRangeEnd w:id="30762"/>
      <w:r w:rsidR="00FA34E7">
        <w:rPr>
          <w:rStyle w:val="af3"/>
          <w:rFonts w:ascii="Arial" w:eastAsia="MS Mincho" w:hAnsi="Arial"/>
          <w:spacing w:val="0"/>
          <w:lang w:eastAsia="ja-JP"/>
        </w:rPr>
        <w:commentReference w:id="30762"/>
      </w:r>
    </w:p>
    <w:p w14:paraId="1F06E980"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split</w:t>
      </w:r>
      <w:r w:rsidRPr="00E77497">
        <w:t xml:space="preserve"> method is </w:t>
      </w:r>
      <w:r w:rsidRPr="00E77497">
        <w:rPr>
          <w:b/>
        </w:rPr>
        <w:t>2</w:t>
      </w:r>
      <w:r w:rsidRPr="00E77497">
        <w:t>.</w:t>
      </w:r>
    </w:p>
    <w:p w14:paraId="67389AD4" w14:textId="77777777" w:rsidR="004C02EF" w:rsidRPr="00E77497" w:rsidRDefault="004C02EF" w:rsidP="004C02EF">
      <w:pPr>
        <w:pStyle w:val="Note"/>
      </w:pPr>
      <w:r w:rsidRPr="00E77497">
        <w:t>NOTE 1</w:t>
      </w:r>
      <w:r w:rsidRPr="00E77497">
        <w:tab/>
        <w:t xml:space="preserve">The </w:t>
      </w:r>
      <w:r w:rsidRPr="00E77497">
        <w:rPr>
          <w:rFonts w:ascii="Courier New" w:hAnsi="Courier New"/>
          <w:b/>
        </w:rPr>
        <w:t>split</w:t>
      </w:r>
      <w:r w:rsidRPr="00E77497">
        <w:t xml:space="preserve"> method ignores the value of separator</w:t>
      </w:r>
      <w:r w:rsidRPr="00E77497">
        <w:rPr>
          <w:rFonts w:ascii="Courier New" w:hAnsi="Courier New"/>
          <w:b/>
        </w:rPr>
        <w:t>.global</w:t>
      </w:r>
      <w:r w:rsidRPr="00E77497">
        <w:t xml:space="preserve"> for separators that are RegExp objects.</w:t>
      </w:r>
    </w:p>
    <w:p w14:paraId="0198B43A" w14:textId="77777777" w:rsidR="004C02EF" w:rsidRPr="00E77497" w:rsidRDefault="004C02EF" w:rsidP="004C02EF">
      <w:pPr>
        <w:pStyle w:val="Note"/>
      </w:pPr>
      <w:r w:rsidRPr="00E77497">
        <w:t>NOTE 2</w:t>
      </w:r>
      <w:r w:rsidRPr="00E77497">
        <w:tab/>
        <w:t xml:space="preserve">The </w:t>
      </w:r>
      <w:r w:rsidRPr="00E77497">
        <w:rPr>
          <w:rFonts w:ascii="Courier New" w:hAnsi="Courier New"/>
          <w:b/>
        </w:rPr>
        <w:t>split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5A46B630" w14:textId="77777777" w:rsidR="004C02EF" w:rsidRPr="00E77497" w:rsidRDefault="004C02EF" w:rsidP="004C02EF">
      <w:pPr>
        <w:pStyle w:val="40"/>
        <w:numPr>
          <w:ilvl w:val="0"/>
          <w:numId w:val="0"/>
        </w:numPr>
      </w:pPr>
      <w:bookmarkStart w:id="30780" w:name="_Toc385672322"/>
      <w:bookmarkStart w:id="30781" w:name="_Toc393690438"/>
      <w:bookmarkStart w:id="30782" w:name="_Ref457704308"/>
      <w:bookmarkEnd w:id="30705"/>
      <w:bookmarkEnd w:id="30706"/>
      <w:r w:rsidRPr="00E77497">
        <w:t>15.5.4.15</w:t>
      </w:r>
      <w:r w:rsidRPr="00E77497">
        <w:tab/>
        <w:t>String.prototype.substrin</w:t>
      </w:r>
      <w:bookmarkEnd w:id="30707"/>
      <w:r w:rsidRPr="00E77497">
        <w:t>g (start, end</w:t>
      </w:r>
      <w:bookmarkEnd w:id="30780"/>
      <w:bookmarkEnd w:id="30781"/>
      <w:r w:rsidRPr="00E77497">
        <w:t>)</w:t>
      </w:r>
      <w:bookmarkStart w:id="30783" w:name="_Toc382291639"/>
      <w:bookmarkEnd w:id="30782"/>
    </w:p>
    <w:p w14:paraId="65C83437" w14:textId="77777777" w:rsidR="004C02EF" w:rsidRPr="00E77497" w:rsidRDefault="004C02EF" w:rsidP="004C02EF">
      <w:r w:rsidRPr="00E77497">
        <w:t xml:space="preserve">The </w:t>
      </w:r>
      <w:r w:rsidRPr="00E77497">
        <w:rPr>
          <w:b/>
        </w:rPr>
        <w:t>substring</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 substring of the result of converting this object to a String, starting from </w:t>
      </w:r>
      <w:del w:id="30784" w:author="Rev 9 Allen Wirfs-Brock" w:date="2012-07-07T12:31:00Z">
        <w:r w:rsidRPr="00E77497" w:rsidDel="002E1A56">
          <w:delText xml:space="preserve">character </w:delText>
        </w:r>
      </w:del>
      <w:ins w:id="30785" w:author="Rev 9 Allen Wirfs-Brock" w:date="2012-07-07T12:31:00Z">
        <w:r w:rsidR="002E1A56">
          <w:t>element</w:t>
        </w:r>
        <w:r w:rsidR="002E1A56" w:rsidRPr="00E77497">
          <w:t xml:space="preserve"> </w:t>
        </w:r>
      </w:ins>
      <w:r w:rsidRPr="00E77497">
        <w:t xml:space="preserve">position </w:t>
      </w:r>
      <w:r w:rsidRPr="00E77497">
        <w:rPr>
          <w:rFonts w:ascii="Times New Roman" w:hAnsi="Times New Roman"/>
          <w:i/>
        </w:rPr>
        <w:t>start</w:t>
      </w:r>
      <w:r w:rsidRPr="00E77497">
        <w:t xml:space="preserve"> and running to, but not including, </w:t>
      </w:r>
      <w:del w:id="30786" w:author="Rev 9 Allen Wirfs-Brock" w:date="2012-07-07T12:31:00Z">
        <w:r w:rsidRPr="00E77497" w:rsidDel="002E1A56">
          <w:delText xml:space="preserve">character </w:delText>
        </w:r>
      </w:del>
      <w:ins w:id="30787" w:author="Rev 9 Allen Wirfs-Brock" w:date="2012-07-07T12:31:00Z">
        <w:r w:rsidR="002E1A56">
          <w:t>element</w:t>
        </w:r>
        <w:r w:rsidR="002E1A56" w:rsidRPr="00E77497">
          <w:t xml:space="preserve"> </w:t>
        </w:r>
      </w:ins>
      <w:r w:rsidRPr="00E77497">
        <w:t xml:space="preserve">position </w:t>
      </w:r>
      <w:r w:rsidRPr="00E77497">
        <w:rPr>
          <w:rFonts w:ascii="Times New Roman" w:hAnsi="Times New Roman"/>
          <w:i/>
        </w:rPr>
        <w:t>end</w:t>
      </w:r>
      <w:r w:rsidRPr="00E77497">
        <w:t xml:space="preserve"> of the String (or through the end of the String is </w:t>
      </w:r>
      <w:r w:rsidRPr="00E77497">
        <w:rPr>
          <w:rFonts w:ascii="Times New Roman" w:hAnsi="Times New Roman"/>
          <w:i/>
        </w:rPr>
        <w:t>end</w:t>
      </w:r>
      <w:r w:rsidRPr="00E77497">
        <w:t xml:space="preserve"> is </w:t>
      </w:r>
      <w:r w:rsidRPr="00E77497">
        <w:rPr>
          <w:b/>
        </w:rPr>
        <w:t>undefined</w:t>
      </w:r>
      <w:r w:rsidRPr="00E77497">
        <w:t>). The result is a String value, not a String object.</w:t>
      </w:r>
    </w:p>
    <w:p w14:paraId="4C88130C" w14:textId="77777777" w:rsidR="004C02EF" w:rsidRPr="00E77497" w:rsidRDefault="004C02EF" w:rsidP="004C02EF">
      <w:r w:rsidRPr="00E77497">
        <w:t xml:space="preserve">If either argument is </w:t>
      </w:r>
      <w:r w:rsidRPr="00E77497">
        <w:rPr>
          <w:b/>
        </w:rPr>
        <w:t>NaN</w:t>
      </w:r>
      <w:r w:rsidRPr="00E77497">
        <w:t xml:space="preserve"> or negative, it is replaced with zero; if either argument is larger than the length of the String, it is replaced with the length of the String.</w:t>
      </w:r>
    </w:p>
    <w:p w14:paraId="1B4F90DF" w14:textId="77777777" w:rsidR="004C02EF" w:rsidRPr="00E77497" w:rsidRDefault="004C02EF" w:rsidP="004C02EF">
      <w:r w:rsidRPr="00E77497">
        <w:t xml:space="preserve">If </w:t>
      </w:r>
      <w:r w:rsidRPr="00E77497">
        <w:rPr>
          <w:rFonts w:ascii="Times New Roman" w:hAnsi="Times New Roman"/>
          <w:i/>
        </w:rPr>
        <w:t>start</w:t>
      </w:r>
      <w:r w:rsidRPr="00E77497">
        <w:t xml:space="preserve"> is larger than </w:t>
      </w:r>
      <w:r w:rsidRPr="00E77497">
        <w:rPr>
          <w:rFonts w:ascii="Times New Roman" w:hAnsi="Times New Roman"/>
          <w:i/>
        </w:rPr>
        <w:t>end</w:t>
      </w:r>
      <w:r w:rsidRPr="00E77497">
        <w:t>, they are swapped.</w:t>
      </w:r>
    </w:p>
    <w:p w14:paraId="567588DC" w14:textId="77777777" w:rsidR="004C02EF" w:rsidRPr="00E77497" w:rsidRDefault="004C02EF" w:rsidP="004C02EF">
      <w:r w:rsidRPr="00E77497">
        <w:t>The following steps are taken:</w:t>
      </w:r>
    </w:p>
    <w:p w14:paraId="7610558E" w14:textId="77777777" w:rsidR="004C02EF" w:rsidRPr="00E77497" w:rsidRDefault="00134DAD" w:rsidP="00834A33">
      <w:pPr>
        <w:pStyle w:val="Alg4"/>
        <w:numPr>
          <w:ilvl w:val="0"/>
          <w:numId w:val="233"/>
        </w:numPr>
      </w:pPr>
      <w:ins w:id="30788" w:author="Rev 7 Allen Wirfs-Brock" w:date="2012-04-10T12:00:00Z">
        <w:r>
          <w:t>ReturnIfAbrupt(</w:t>
        </w:r>
        <w:r w:rsidRPr="00E77497">
          <w:t>CheckObjectCoercible</w:t>
        </w:r>
        <w:r>
          <w:t>(</w:t>
        </w:r>
        <w:r w:rsidRPr="00E77497">
          <w:rPr>
            <w:b/>
          </w:rPr>
          <w:t>this</w:t>
        </w:r>
        <w:r w:rsidRPr="00E77497">
          <w:t xml:space="preserve"> value</w:t>
        </w:r>
        <w:r>
          <w:t>))</w:t>
        </w:r>
        <w:r w:rsidRPr="00E77497">
          <w:t>.</w:t>
        </w:r>
      </w:ins>
      <w:del w:id="30789" w:author="Rev 7 Allen Wirfs-Brock" w:date="2012-04-10T12:00: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6BAF2F88" w14:textId="77777777" w:rsidR="004C02EF" w:rsidRPr="00E77497" w:rsidRDefault="004C02EF" w:rsidP="00834A33">
      <w:pPr>
        <w:pStyle w:val="Alg4"/>
        <w:numPr>
          <w:ilvl w:val="0"/>
          <w:numId w:val="233"/>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3ABF537E" w14:textId="77777777" w:rsidR="00FA34E7" w:rsidRPr="00E77497" w:rsidRDefault="00FA34E7" w:rsidP="00FA34E7">
      <w:pPr>
        <w:pStyle w:val="Alg4"/>
        <w:numPr>
          <w:ilvl w:val="0"/>
          <w:numId w:val="233"/>
        </w:numPr>
        <w:contextualSpacing/>
        <w:rPr>
          <w:ins w:id="30790" w:author="Rev 7 Allen Wirfs-Brock" w:date="2012-04-10T17:08:00Z"/>
        </w:rPr>
      </w:pPr>
      <w:ins w:id="30791" w:author="Rev 7 Allen Wirfs-Brock" w:date="2012-04-10T17:08:00Z">
        <w:r>
          <w:t>ReturnIfAbrupt(</w:t>
        </w:r>
        <w:r>
          <w:rPr>
            <w:i/>
          </w:rPr>
          <w:t>S</w:t>
        </w:r>
        <w:r>
          <w:t>).</w:t>
        </w:r>
      </w:ins>
    </w:p>
    <w:p w14:paraId="58F2CF94" w14:textId="77777777" w:rsidR="004C02EF" w:rsidRPr="00E77497" w:rsidRDefault="004C02EF" w:rsidP="00834A33">
      <w:pPr>
        <w:pStyle w:val="Alg4"/>
        <w:numPr>
          <w:ilvl w:val="0"/>
          <w:numId w:val="233"/>
        </w:numPr>
      </w:pPr>
      <w:r w:rsidRPr="00E77497">
        <w:t xml:space="preserve">Let </w:t>
      </w:r>
      <w:r w:rsidRPr="00E77497">
        <w:rPr>
          <w:i/>
        </w:rPr>
        <w:t>len</w:t>
      </w:r>
      <w:r w:rsidRPr="00E77497">
        <w:t xml:space="preserve"> be the number of </w:t>
      </w:r>
      <w:del w:id="30792" w:author="Rev 9 Allen Wirfs-Brock" w:date="2012-07-07T12:31:00Z">
        <w:r w:rsidRPr="00E77497" w:rsidDel="002E1A56">
          <w:delText xml:space="preserve">characters </w:delText>
        </w:r>
      </w:del>
      <w:ins w:id="30793" w:author="Rev 9 Allen Wirfs-Brock" w:date="2012-07-07T12:31:00Z">
        <w:r w:rsidR="002E1A56">
          <w:t>elements</w:t>
        </w:r>
        <w:r w:rsidR="002E1A56" w:rsidRPr="00E77497">
          <w:t xml:space="preserve"> </w:t>
        </w:r>
      </w:ins>
      <w:r w:rsidRPr="00E77497">
        <w:t xml:space="preserve">in </w:t>
      </w:r>
      <w:r w:rsidRPr="00E77497">
        <w:rPr>
          <w:i/>
        </w:rPr>
        <w:t>S</w:t>
      </w:r>
      <w:r w:rsidRPr="00E77497">
        <w:t>.</w:t>
      </w:r>
    </w:p>
    <w:p w14:paraId="7612538E" w14:textId="77777777" w:rsidR="004C02EF" w:rsidRPr="00E77497" w:rsidRDefault="004C02EF" w:rsidP="00834A33">
      <w:pPr>
        <w:pStyle w:val="Alg4"/>
        <w:numPr>
          <w:ilvl w:val="0"/>
          <w:numId w:val="233"/>
        </w:numPr>
      </w:pPr>
      <w:r w:rsidRPr="00E77497">
        <w:t xml:space="preserve">Let </w:t>
      </w:r>
      <w:r w:rsidRPr="00E77497">
        <w:rPr>
          <w:i/>
        </w:rPr>
        <w:t>intStart</w:t>
      </w:r>
      <w:r w:rsidRPr="00E77497">
        <w:t xml:space="preserve"> be ToInteger(</w:t>
      </w:r>
      <w:r w:rsidRPr="00E77497">
        <w:rPr>
          <w:i/>
        </w:rPr>
        <w:t>start</w:t>
      </w:r>
      <w:r w:rsidRPr="00E77497">
        <w:t>).</w:t>
      </w:r>
    </w:p>
    <w:p w14:paraId="381C52EA" w14:textId="77777777" w:rsidR="004C02EF" w:rsidRPr="00E77497" w:rsidRDefault="004C02EF" w:rsidP="00834A33">
      <w:pPr>
        <w:pStyle w:val="Alg4"/>
        <w:numPr>
          <w:ilvl w:val="0"/>
          <w:numId w:val="233"/>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intEnd</w:t>
      </w:r>
      <w:r w:rsidRPr="00E77497">
        <w:t xml:space="preserve"> be </w:t>
      </w:r>
      <w:r w:rsidRPr="00E77497">
        <w:rPr>
          <w:i/>
        </w:rPr>
        <w:t>len</w:t>
      </w:r>
      <w:r w:rsidRPr="00E77497">
        <w:t xml:space="preserve">; else let </w:t>
      </w:r>
      <w:r w:rsidRPr="00E77497">
        <w:rPr>
          <w:i/>
        </w:rPr>
        <w:t>intEnd</w:t>
      </w:r>
      <w:r w:rsidRPr="00E77497">
        <w:t xml:space="preserve"> be ToInteger(</w:t>
      </w:r>
      <w:r w:rsidRPr="00E77497">
        <w:rPr>
          <w:i/>
        </w:rPr>
        <w:t>end</w:t>
      </w:r>
      <w:r w:rsidRPr="00E77497">
        <w:t>).</w:t>
      </w:r>
    </w:p>
    <w:p w14:paraId="31A5BD3D" w14:textId="77777777" w:rsidR="004C02EF" w:rsidRPr="00E77497" w:rsidRDefault="004C02EF" w:rsidP="00834A33">
      <w:pPr>
        <w:pStyle w:val="Alg4"/>
        <w:numPr>
          <w:ilvl w:val="0"/>
          <w:numId w:val="233"/>
        </w:numPr>
      </w:pPr>
      <w:r w:rsidRPr="00E77497">
        <w:t xml:space="preserve">Let </w:t>
      </w:r>
      <w:r w:rsidRPr="00E77497">
        <w:rPr>
          <w:i/>
        </w:rPr>
        <w:t>finalStart</w:t>
      </w:r>
      <w:r w:rsidRPr="00E77497">
        <w:t xml:space="preserve"> be min(max(</w:t>
      </w:r>
      <w:r w:rsidRPr="00E77497">
        <w:rPr>
          <w:i/>
        </w:rPr>
        <w:t>intStart</w:t>
      </w:r>
      <w:r w:rsidRPr="00E77497">
        <w:t xml:space="preserve">, 0), </w:t>
      </w:r>
      <w:r w:rsidRPr="00E77497">
        <w:rPr>
          <w:i/>
        </w:rPr>
        <w:t>len</w:t>
      </w:r>
      <w:r w:rsidRPr="00E77497">
        <w:t>).</w:t>
      </w:r>
    </w:p>
    <w:p w14:paraId="3E59AC05" w14:textId="77777777" w:rsidR="004C02EF" w:rsidRPr="00E77497" w:rsidRDefault="004C02EF" w:rsidP="00834A33">
      <w:pPr>
        <w:pStyle w:val="Alg4"/>
        <w:numPr>
          <w:ilvl w:val="0"/>
          <w:numId w:val="233"/>
        </w:numPr>
      </w:pPr>
      <w:r w:rsidRPr="00E77497">
        <w:t xml:space="preserve">Let </w:t>
      </w:r>
      <w:r w:rsidRPr="00E77497">
        <w:rPr>
          <w:i/>
        </w:rPr>
        <w:t>finalEnd</w:t>
      </w:r>
      <w:r w:rsidRPr="00E77497">
        <w:t xml:space="preserve"> be min(max(</w:t>
      </w:r>
      <w:r w:rsidRPr="00E77497">
        <w:rPr>
          <w:i/>
        </w:rPr>
        <w:t>intEnd</w:t>
      </w:r>
      <w:r w:rsidRPr="00E77497">
        <w:t xml:space="preserve">, 0), </w:t>
      </w:r>
      <w:r w:rsidRPr="00E77497">
        <w:rPr>
          <w:i/>
        </w:rPr>
        <w:t>len</w:t>
      </w:r>
      <w:r w:rsidRPr="00E77497">
        <w:t>).</w:t>
      </w:r>
    </w:p>
    <w:p w14:paraId="11291403" w14:textId="77777777" w:rsidR="004C02EF" w:rsidRPr="00E77497" w:rsidRDefault="004C02EF" w:rsidP="00834A33">
      <w:pPr>
        <w:pStyle w:val="Alg4"/>
        <w:numPr>
          <w:ilvl w:val="0"/>
          <w:numId w:val="233"/>
        </w:numPr>
      </w:pPr>
      <w:r w:rsidRPr="00E77497">
        <w:t xml:space="preserve">Let </w:t>
      </w:r>
      <w:r w:rsidRPr="00E77497">
        <w:rPr>
          <w:i/>
        </w:rPr>
        <w:t>from</w:t>
      </w:r>
      <w:r w:rsidRPr="00E77497">
        <w:t xml:space="preserve"> be min(</w:t>
      </w:r>
      <w:r w:rsidRPr="00E77497">
        <w:rPr>
          <w:i/>
        </w:rPr>
        <w:t>finalStart</w:t>
      </w:r>
      <w:r w:rsidRPr="00E77497">
        <w:t xml:space="preserve">, </w:t>
      </w:r>
      <w:r w:rsidRPr="00E77497">
        <w:rPr>
          <w:i/>
        </w:rPr>
        <w:t>finalEnd</w:t>
      </w:r>
      <w:r w:rsidRPr="00E77497">
        <w:t>).</w:t>
      </w:r>
    </w:p>
    <w:p w14:paraId="6FF1628C" w14:textId="77777777" w:rsidR="004C02EF" w:rsidRPr="00E77497" w:rsidRDefault="004C02EF" w:rsidP="00834A33">
      <w:pPr>
        <w:pStyle w:val="Alg4"/>
        <w:numPr>
          <w:ilvl w:val="0"/>
          <w:numId w:val="233"/>
        </w:numPr>
      </w:pPr>
      <w:r w:rsidRPr="00E77497">
        <w:t xml:space="preserve">Let </w:t>
      </w:r>
      <w:r w:rsidRPr="00E77497">
        <w:rPr>
          <w:i/>
        </w:rPr>
        <w:t>to</w:t>
      </w:r>
      <w:r w:rsidRPr="00E77497">
        <w:t xml:space="preserve"> be max(</w:t>
      </w:r>
      <w:r w:rsidRPr="00E77497">
        <w:rPr>
          <w:i/>
        </w:rPr>
        <w:t>finalStart</w:t>
      </w:r>
      <w:r w:rsidRPr="00E77497">
        <w:t xml:space="preserve">, </w:t>
      </w:r>
      <w:r w:rsidRPr="00E77497">
        <w:rPr>
          <w:i/>
        </w:rPr>
        <w:t>finalEnd</w:t>
      </w:r>
      <w:r w:rsidRPr="00E77497">
        <w:t>).</w:t>
      </w:r>
    </w:p>
    <w:p w14:paraId="1A5E7C30" w14:textId="77777777" w:rsidR="004C02EF" w:rsidRPr="006B6D0A" w:rsidRDefault="004C02EF" w:rsidP="00834A33">
      <w:pPr>
        <w:pStyle w:val="Alg4"/>
        <w:numPr>
          <w:ilvl w:val="0"/>
          <w:numId w:val="233"/>
        </w:numPr>
        <w:spacing w:after="220"/>
      </w:pPr>
      <w:r w:rsidRPr="00E77497">
        <w:t xml:space="preserve">Return a String whose length is </w:t>
      </w:r>
      <w:r w:rsidRPr="00E77497">
        <w:rPr>
          <w:i/>
        </w:rPr>
        <w:t>to</w:t>
      </w:r>
      <w:r w:rsidRPr="00E77497">
        <w:t xml:space="preserve"> - </w:t>
      </w:r>
      <w:r w:rsidRPr="00E77497">
        <w:rPr>
          <w:i/>
        </w:rPr>
        <w:t>from</w:t>
      </w:r>
      <w:r w:rsidRPr="00E77497">
        <w:t xml:space="preserve">, containing </w:t>
      </w:r>
      <w:del w:id="30794" w:author="Rev 9 Allen Wirfs-Brock" w:date="2012-07-07T12:31:00Z">
        <w:r w:rsidRPr="00E77497" w:rsidDel="002E1A56">
          <w:delText xml:space="preserve">characters </w:delText>
        </w:r>
      </w:del>
      <w:ins w:id="30795" w:author="Rev 9 Allen Wirfs-Brock" w:date="2012-07-07T12:32:00Z">
        <w:r w:rsidR="002E1A56">
          <w:t>code units</w:t>
        </w:r>
      </w:ins>
      <w:ins w:id="30796" w:author="Rev 9 Allen Wirfs-Brock" w:date="2012-07-07T12:31:00Z">
        <w:r w:rsidR="002E1A56" w:rsidRPr="00E77497">
          <w:t xml:space="preserve"> </w:t>
        </w:r>
      </w:ins>
      <w:r w:rsidRPr="00E77497">
        <w:t xml:space="preserve">from </w:t>
      </w:r>
      <w:r w:rsidRPr="00E77497">
        <w:rPr>
          <w:i/>
        </w:rPr>
        <w:t>S</w:t>
      </w:r>
      <w:r w:rsidRPr="00E77497">
        <w:t xml:space="preserve">, namely the </w:t>
      </w:r>
      <w:del w:id="30797" w:author="Rev 9 Allen Wirfs-Brock" w:date="2012-07-07T12:32:00Z">
        <w:r w:rsidRPr="00E77497" w:rsidDel="002E1A56">
          <w:delText xml:space="preserve">characters </w:delText>
        </w:r>
      </w:del>
      <w:ins w:id="30798" w:author="Rev 9 Allen Wirfs-Brock" w:date="2012-07-07T12:32:00Z">
        <w:r w:rsidR="002E1A56">
          <w:t>code units</w:t>
        </w:r>
        <w:r w:rsidR="002E1A56" w:rsidRPr="00E77497">
          <w:t xml:space="preserve"> </w:t>
        </w:r>
      </w:ins>
      <w:r w:rsidRPr="00E77497">
        <w:t xml:space="preserve">with indices </w:t>
      </w:r>
      <w:r w:rsidRPr="00E77497">
        <w:rPr>
          <w:i/>
        </w:rPr>
        <w:t>from</w:t>
      </w:r>
      <w:r w:rsidRPr="00E77497">
        <w:t xml:space="preserve"> through </w:t>
      </w:r>
      <w:r w:rsidRPr="00E77497">
        <w:rPr>
          <w:i/>
        </w:rPr>
        <w:t>to</w:t>
      </w:r>
      <w:r w:rsidRPr="00E77497">
        <w:t xml:space="preserve"> </w:t>
      </w:r>
      <w:r w:rsidRPr="006B6D0A">
        <w:sym w:font="Symbol" w:char="F02D"/>
      </w:r>
      <w:r w:rsidRPr="006B6D0A">
        <w:t>1, in ascending order.</w:t>
      </w:r>
    </w:p>
    <w:p w14:paraId="35CF037F" w14:textId="77777777" w:rsidR="004C02EF" w:rsidRPr="00A67AF2" w:rsidRDefault="004C02EF" w:rsidP="004C02EF">
      <w:r w:rsidRPr="006B6D0A">
        <w:t xml:space="preserve">The </w:t>
      </w:r>
      <w:r w:rsidRPr="006B6D0A">
        <w:rPr>
          <w:rFonts w:ascii="Courier New" w:hAnsi="Courier New"/>
          <w:b/>
        </w:rPr>
        <w:t>length</w:t>
      </w:r>
      <w:r w:rsidRPr="00E65A34">
        <w:t xml:space="preserve"> property of the </w:t>
      </w:r>
      <w:r w:rsidRPr="00546435">
        <w:rPr>
          <w:rFonts w:ascii="Courier New" w:hAnsi="Courier New"/>
          <w:b/>
        </w:rPr>
        <w:t>substring</w:t>
      </w:r>
      <w:r w:rsidRPr="00A67AF2">
        <w:t xml:space="preserve"> method is </w:t>
      </w:r>
      <w:r w:rsidRPr="00A67AF2">
        <w:rPr>
          <w:b/>
        </w:rPr>
        <w:t>2</w:t>
      </w:r>
      <w:r w:rsidRPr="00A67AF2">
        <w:t>.</w:t>
      </w:r>
    </w:p>
    <w:p w14:paraId="61C5F29B" w14:textId="77777777" w:rsidR="004C02EF" w:rsidRPr="00E77497" w:rsidRDefault="004C02EF" w:rsidP="004C02EF">
      <w:pPr>
        <w:pStyle w:val="Note"/>
      </w:pPr>
      <w:r w:rsidRPr="00B820AB">
        <w:t>NOTE</w:t>
      </w:r>
      <w:r w:rsidRPr="00B820AB">
        <w:tab/>
        <w:t xml:space="preserve">The </w:t>
      </w:r>
      <w:r w:rsidRPr="00675B74">
        <w:rPr>
          <w:rFonts w:ascii="Courier New" w:hAnsi="Courier New"/>
          <w:b/>
        </w:rPr>
        <w:t>substring</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30799" w:name="_Toc385672323"/>
      <w:bookmarkStart w:id="30800" w:name="_Toc393690439"/>
    </w:p>
    <w:p w14:paraId="01F90B7D" w14:textId="77777777" w:rsidR="004C02EF" w:rsidRPr="00E77497" w:rsidRDefault="004C02EF" w:rsidP="004C02EF">
      <w:pPr>
        <w:pStyle w:val="40"/>
        <w:numPr>
          <w:ilvl w:val="0"/>
          <w:numId w:val="0"/>
        </w:numPr>
      </w:pPr>
      <w:bookmarkStart w:id="30801" w:name="_Ref451681173"/>
      <w:bookmarkStart w:id="30802" w:name="_Toc382291640"/>
      <w:bookmarkStart w:id="30803" w:name="_Ref451681222"/>
      <w:bookmarkEnd w:id="30783"/>
      <w:bookmarkEnd w:id="30799"/>
      <w:bookmarkEnd w:id="30800"/>
      <w:r w:rsidRPr="00E77497">
        <w:t>15.5.4.16</w:t>
      </w:r>
      <w:r w:rsidRPr="00E77497">
        <w:tab/>
        <w:t>String.prototype.toLowerCase ( )</w:t>
      </w:r>
    </w:p>
    <w:p w14:paraId="4A3A7275" w14:textId="77777777" w:rsidR="004C02EF" w:rsidRPr="00E77497" w:rsidRDefault="00206DEC" w:rsidP="00206DEC">
      <w:ins w:id="30804" w:author="Rev 9 Allen Wirfs-Brock" w:date="2012-07-07T12:52:00Z">
        <w:r>
          <w:t xml:space="preserve">This </w:t>
        </w:r>
      </w:ins>
      <w:ins w:id="30805" w:author="Rev 9 Allen Wirfs-Brock" w:date="2012-07-07T13:10:00Z">
        <w:r w:rsidR="00A91A28">
          <w:t>function</w:t>
        </w:r>
      </w:ins>
      <w:ins w:id="30806" w:author="Rev 9 Allen Wirfs-Brock" w:date="2012-07-07T12:52:00Z">
        <w:r>
          <w:t xml:space="preserve"> interprets a string </w:t>
        </w:r>
      </w:ins>
      <w:ins w:id="30807" w:author="Rev 9 Allen Wirfs-Brock" w:date="2012-07-07T12:53:00Z">
        <w:r>
          <w:t xml:space="preserve">value </w:t>
        </w:r>
      </w:ins>
      <w:ins w:id="30808" w:author="Rev 9 Allen Wirfs-Brock" w:date="2012-07-07T12:52:00Z">
        <w:r>
          <w:t>as a sequence of code points, as described in 8.</w:t>
        </w:r>
      </w:ins>
      <w:ins w:id="30809" w:author="Rev 9 Allen Wirfs-Brock" w:date="2012-07-07T12:56:00Z">
        <w:r>
          <w:t>4</w:t>
        </w:r>
      </w:ins>
      <w:ins w:id="30810" w:author="Rev 9 Allen Wirfs-Brock" w:date="2012-07-07T12:52:00Z">
        <w:r>
          <w:t>.</w:t>
        </w:r>
      </w:ins>
      <w:ins w:id="30811" w:author="Rev 9 Allen Wirfs-Brock" w:date="2012-07-07T12:53:00Z">
        <w:r>
          <w:t xml:space="preserve"> </w:t>
        </w:r>
      </w:ins>
      <w:r w:rsidR="004C02EF" w:rsidRPr="00E77497">
        <w:t>The following steps are taken:</w:t>
      </w:r>
    </w:p>
    <w:p w14:paraId="3F45C740" w14:textId="77777777" w:rsidR="004C02EF" w:rsidRPr="00E77497" w:rsidRDefault="00134DAD" w:rsidP="00834A33">
      <w:pPr>
        <w:pStyle w:val="Alg4"/>
        <w:numPr>
          <w:ilvl w:val="0"/>
          <w:numId w:val="234"/>
        </w:numPr>
      </w:pPr>
      <w:ins w:id="30812" w:author="Rev 7 Allen Wirfs-Brock" w:date="2012-04-10T12:00:00Z">
        <w:r>
          <w:t>ReturnIfAbrupt(</w:t>
        </w:r>
        <w:r w:rsidRPr="00E77497">
          <w:t>CheckObjectCoercible</w:t>
        </w:r>
        <w:r>
          <w:t>(</w:t>
        </w:r>
        <w:r w:rsidRPr="00E77497">
          <w:rPr>
            <w:b/>
          </w:rPr>
          <w:t>this</w:t>
        </w:r>
        <w:r w:rsidRPr="00E77497">
          <w:t xml:space="preserve"> value</w:t>
        </w:r>
        <w:r>
          <w:t>))</w:t>
        </w:r>
        <w:r w:rsidRPr="00E77497">
          <w:t>.</w:t>
        </w:r>
      </w:ins>
      <w:del w:id="30813" w:author="Rev 7 Allen Wirfs-Brock" w:date="2012-04-10T12:00: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72F9BD6F" w14:textId="77777777" w:rsidR="004C02EF" w:rsidRPr="00E77497" w:rsidRDefault="004C02EF" w:rsidP="00834A33">
      <w:pPr>
        <w:pStyle w:val="Alg4"/>
        <w:numPr>
          <w:ilvl w:val="0"/>
          <w:numId w:val="234"/>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71E54DB2" w14:textId="77777777" w:rsidR="00FA34E7" w:rsidRPr="00E77497" w:rsidRDefault="00FA34E7" w:rsidP="00FA34E7">
      <w:pPr>
        <w:pStyle w:val="Alg4"/>
        <w:numPr>
          <w:ilvl w:val="0"/>
          <w:numId w:val="234"/>
        </w:numPr>
        <w:contextualSpacing/>
        <w:rPr>
          <w:ins w:id="30814" w:author="Rev 7 Allen Wirfs-Brock" w:date="2012-04-10T17:07:00Z"/>
        </w:rPr>
      </w:pPr>
      <w:ins w:id="30815" w:author="Rev 7 Allen Wirfs-Brock" w:date="2012-04-10T17:07:00Z">
        <w:r>
          <w:t>ReturnIfAbrupt(</w:t>
        </w:r>
        <w:r>
          <w:rPr>
            <w:i/>
          </w:rPr>
          <w:t>S</w:t>
        </w:r>
        <w:r>
          <w:t>).</w:t>
        </w:r>
      </w:ins>
    </w:p>
    <w:p w14:paraId="04E2A7F8" w14:textId="77777777" w:rsidR="00206DEC" w:rsidRDefault="00206DEC" w:rsidP="00834A33">
      <w:pPr>
        <w:pStyle w:val="Alg4"/>
        <w:numPr>
          <w:ilvl w:val="0"/>
          <w:numId w:val="234"/>
        </w:numPr>
        <w:rPr>
          <w:ins w:id="30816" w:author="Rev 9 Allen Wirfs-Brock" w:date="2012-07-07T12:54:00Z"/>
        </w:rPr>
      </w:pPr>
      <w:ins w:id="30817" w:author="Rev 9 Allen Wirfs-Brock" w:date="2012-07-07T12:54:00Z">
        <w:r>
          <w:t xml:space="preserve">Let </w:t>
        </w:r>
        <w:r w:rsidRPr="00863C90">
          <w:rPr>
            <w:i/>
          </w:rPr>
          <w:t>cpList</w:t>
        </w:r>
        <w:r>
          <w:t xml:space="preserve"> be a</w:t>
        </w:r>
      </w:ins>
      <w:ins w:id="30818" w:author="Rev 9 Allen Wirfs-Brock" w:date="2012-07-07T12:55:00Z">
        <w:r>
          <w:t xml:space="preserve"> </w:t>
        </w:r>
      </w:ins>
      <w:ins w:id="30819" w:author="Rev 9 Allen Wirfs-Brock" w:date="2012-07-07T12:57:00Z">
        <w:r>
          <w:t>L</w:t>
        </w:r>
      </w:ins>
      <w:ins w:id="30820" w:author="Rev 9 Allen Wirfs-Brock" w:date="2012-07-07T12:55:00Z">
        <w:r>
          <w:t>ist containing in order the code points as defned in 8.</w:t>
        </w:r>
      </w:ins>
      <w:ins w:id="30821" w:author="Rev 9 Allen Wirfs-Brock" w:date="2012-07-07T12:56:00Z">
        <w:r>
          <w:t xml:space="preserve">4 of </w:t>
        </w:r>
        <w:r w:rsidRPr="00863C90">
          <w:rPr>
            <w:i/>
          </w:rPr>
          <w:t>S</w:t>
        </w:r>
        <w:r>
          <w:t xml:space="preserve">, starting at the first element of </w:t>
        </w:r>
        <w:r w:rsidRPr="00863C90">
          <w:rPr>
            <w:i/>
          </w:rPr>
          <w:t>S</w:t>
        </w:r>
        <w:r>
          <w:t>.</w:t>
        </w:r>
      </w:ins>
    </w:p>
    <w:p w14:paraId="065283C7" w14:textId="77777777" w:rsidR="00863C90" w:rsidRDefault="00863C90" w:rsidP="00863C90">
      <w:pPr>
        <w:pStyle w:val="Alg4"/>
        <w:numPr>
          <w:ilvl w:val="0"/>
          <w:numId w:val="234"/>
        </w:numPr>
        <w:rPr>
          <w:ins w:id="30822" w:author="Rev 9 Allen Wirfs-Brock" w:date="2012-07-07T12:57:00Z"/>
        </w:rPr>
      </w:pPr>
      <w:ins w:id="30823" w:author="Rev 9 Allen Wirfs-Brock" w:date="2012-07-07T12:57:00Z">
        <w:r>
          <w:t>For each code point</w:t>
        </w:r>
      </w:ins>
      <w:ins w:id="30824" w:author="Rev 9 Allen Wirfs-Brock" w:date="2012-07-07T12:58:00Z">
        <w:r>
          <w:t xml:space="preserve"> </w:t>
        </w:r>
        <w:r w:rsidRPr="00863C90">
          <w:rPr>
            <w:i/>
          </w:rPr>
          <w:t>c</w:t>
        </w:r>
      </w:ins>
      <w:ins w:id="30825" w:author="Rev 9 Allen Wirfs-Brock" w:date="2012-07-07T12:57:00Z">
        <w:r>
          <w:t xml:space="preserve"> in </w:t>
        </w:r>
        <w:r w:rsidRPr="00863C90">
          <w:rPr>
            <w:i/>
          </w:rPr>
          <w:t>cpList</w:t>
        </w:r>
        <w:r>
          <w:t xml:space="preserve">, </w:t>
        </w:r>
      </w:ins>
      <w:ins w:id="30826" w:author="Rev 9 Allen Wirfs-Brock" w:date="2012-07-07T12:59:00Z">
        <w:r>
          <w:t>if the Unicode Character Database provides a language insensitive</w:t>
        </w:r>
      </w:ins>
      <w:ins w:id="30827" w:author="Rev 9 Allen Wirfs-Brock" w:date="2012-07-07T13:01:00Z">
        <w:r>
          <w:t xml:space="preserve"> </w:t>
        </w:r>
      </w:ins>
      <w:ins w:id="30828" w:author="Rev 9 Allen Wirfs-Brock" w:date="2012-07-07T12:59:00Z">
        <w:r>
          <w:t xml:space="preserve">lower case equivalent of </w:t>
        </w:r>
        <w:r w:rsidRPr="00863C90">
          <w:rPr>
            <w:i/>
          </w:rPr>
          <w:t>c</w:t>
        </w:r>
        <w:r>
          <w:t xml:space="preserve"> </w:t>
        </w:r>
      </w:ins>
      <w:ins w:id="30829" w:author="Rev 9 Allen Wirfs-Brock" w:date="2012-07-07T13:00:00Z">
        <w:r>
          <w:t xml:space="preserve">then </w:t>
        </w:r>
      </w:ins>
      <w:ins w:id="30830" w:author="Rev 9 Allen Wirfs-Brock" w:date="2012-07-07T12:59:00Z">
        <w:r>
          <w:t xml:space="preserve">replace </w:t>
        </w:r>
        <w:r w:rsidRPr="00863C90">
          <w:rPr>
            <w:i/>
          </w:rPr>
          <w:t>c</w:t>
        </w:r>
        <w:r>
          <w:t xml:space="preserve"> in </w:t>
        </w:r>
        <w:r w:rsidRPr="00863C90">
          <w:rPr>
            <w:i/>
          </w:rPr>
          <w:t>cpList</w:t>
        </w:r>
        <w:r>
          <w:t xml:space="preserve"> with that equivalent code point</w:t>
        </w:r>
      </w:ins>
      <w:ins w:id="30831" w:author="Rev 9 Allen Wirfs-Brock" w:date="2012-07-07T13:07:00Z">
        <w:r w:rsidR="00A91A28">
          <w:t>(s)</w:t>
        </w:r>
      </w:ins>
      <w:ins w:id="30832" w:author="Rev 9 Allen Wirfs-Brock" w:date="2012-07-07T12:59:00Z">
        <w:r>
          <w:t>.</w:t>
        </w:r>
      </w:ins>
    </w:p>
    <w:p w14:paraId="269622FD" w14:textId="77777777" w:rsidR="00863C90" w:rsidRDefault="00863C90" w:rsidP="00834A33">
      <w:pPr>
        <w:pStyle w:val="Alg4"/>
        <w:numPr>
          <w:ilvl w:val="0"/>
          <w:numId w:val="234"/>
        </w:numPr>
        <w:rPr>
          <w:ins w:id="30833" w:author="Rev 9 Allen Wirfs-Brock" w:date="2012-07-07T13:04:00Z"/>
        </w:rPr>
      </w:pPr>
      <w:ins w:id="30834" w:author="Rev 9 Allen Wirfs-Brock" w:date="2012-07-07T13:04:00Z">
        <w:r>
          <w:t xml:space="preserve">Let </w:t>
        </w:r>
        <w:r w:rsidRPr="00863C90">
          <w:rPr>
            <w:i/>
          </w:rPr>
          <w:t>cuList</w:t>
        </w:r>
        <w:r>
          <w:t xml:space="preserve"> be a new List.</w:t>
        </w:r>
      </w:ins>
    </w:p>
    <w:p w14:paraId="68C91881" w14:textId="77777777" w:rsidR="00863C90" w:rsidRDefault="00863C90" w:rsidP="00863C90">
      <w:pPr>
        <w:pStyle w:val="Alg4"/>
        <w:numPr>
          <w:ilvl w:val="0"/>
          <w:numId w:val="234"/>
        </w:numPr>
        <w:rPr>
          <w:ins w:id="30835" w:author="Rev 9 Allen Wirfs-Brock" w:date="2012-07-07T13:03:00Z"/>
        </w:rPr>
      </w:pPr>
      <w:ins w:id="30836" w:author="Rev 9 Allen Wirfs-Brock" w:date="2012-07-07T13:01:00Z">
        <w:r>
          <w:t xml:space="preserve">For each code point </w:t>
        </w:r>
        <w:r w:rsidRPr="00863C90">
          <w:rPr>
            <w:i/>
          </w:rPr>
          <w:t>c</w:t>
        </w:r>
        <w:r>
          <w:t xml:space="preserve"> in </w:t>
        </w:r>
        <w:r w:rsidRPr="00863C90">
          <w:rPr>
            <w:i/>
          </w:rPr>
          <w:t>cpList</w:t>
        </w:r>
        <w:r>
          <w:t>,</w:t>
        </w:r>
      </w:ins>
      <w:ins w:id="30837" w:author="Rev 9 Allen Wirfs-Brock" w:date="2012-07-07T13:04:00Z">
        <w:r>
          <w:t xml:space="preserve"> in order, </w:t>
        </w:r>
      </w:ins>
      <w:ins w:id="30838" w:author="Rev 9 Allen Wirfs-Brock" w:date="2012-07-07T13:01:00Z">
        <w:r>
          <w:t xml:space="preserve"> </w:t>
        </w:r>
        <w:del w:id="30839" w:author="Rev 10 Allen Wirfs-Brock" w:date="2012-08-14T16:22:00Z">
          <w:r w:rsidDel="00EA1B5F">
            <w:delText xml:space="preserve">replace </w:delText>
          </w:r>
        </w:del>
      </w:ins>
      <w:ins w:id="30840" w:author="Rev 9 Allen Wirfs-Brock" w:date="2012-07-07T13:05:00Z">
        <w:r>
          <w:t xml:space="preserve">append to </w:t>
        </w:r>
        <w:r w:rsidRPr="00BC2562">
          <w:rPr>
            <w:i/>
          </w:rPr>
          <w:t>cuList</w:t>
        </w:r>
        <w:r>
          <w:t xml:space="preserve"> </w:t>
        </w:r>
      </w:ins>
      <w:ins w:id="30841" w:author="Rev 9 Allen Wirfs-Brock" w:date="2012-07-07T13:01:00Z">
        <w:r>
          <w:t xml:space="preserve"> the</w:t>
        </w:r>
      </w:ins>
      <w:ins w:id="30842" w:author="Rev 10 Allen Wirfs-Brock" w:date="2012-08-30T16:07:00Z">
        <w:r w:rsidR="00BF1666">
          <w:t xml:space="preserve"> elements of the</w:t>
        </w:r>
      </w:ins>
      <w:ins w:id="30843" w:author="Rev 9 Allen Wirfs-Brock" w:date="2012-07-07T13:01:00Z">
        <w:r>
          <w:t xml:space="preserve"> UTF-16 </w:t>
        </w:r>
      </w:ins>
      <w:ins w:id="30844" w:author="Rev 9 Allen Wirfs-Brock" w:date="2012-07-07T13:03:00Z">
        <w:r>
          <w:t>E</w:t>
        </w:r>
      </w:ins>
      <w:ins w:id="30845" w:author="Rev 9 Allen Wirfs-Brock" w:date="2012-07-07T13:01:00Z">
        <w:r>
          <w:t xml:space="preserve">ncoding </w:t>
        </w:r>
      </w:ins>
      <w:ins w:id="30846" w:author="Rev 10 Allen Wirfs-Brock" w:date="2012-08-30T16:06:00Z">
        <w:r w:rsidR="00BF1666">
          <w:t xml:space="preserve">(clause 6) </w:t>
        </w:r>
      </w:ins>
      <w:ins w:id="30847" w:author="Rev 9 Allen Wirfs-Brock" w:date="2012-07-07T13:01:00Z">
        <w:r>
          <w:t xml:space="preserve">of </w:t>
        </w:r>
        <w:r w:rsidRPr="00863C90">
          <w:rPr>
            <w:i/>
          </w:rPr>
          <w:t>c</w:t>
        </w:r>
        <w:r>
          <w:t>.</w:t>
        </w:r>
      </w:ins>
    </w:p>
    <w:p w14:paraId="05BDE97B" w14:textId="77777777" w:rsidR="004C02EF" w:rsidRPr="00E77497" w:rsidRDefault="004C02EF" w:rsidP="00834A33">
      <w:pPr>
        <w:pStyle w:val="Alg4"/>
        <w:numPr>
          <w:ilvl w:val="0"/>
          <w:numId w:val="234"/>
        </w:numPr>
      </w:pPr>
      <w:r w:rsidRPr="00E77497">
        <w:t xml:space="preserve">Let </w:t>
      </w:r>
      <w:r w:rsidRPr="00E77497">
        <w:rPr>
          <w:i/>
        </w:rPr>
        <w:t>L</w:t>
      </w:r>
      <w:r w:rsidRPr="00E77497">
        <w:t xml:space="preserve"> be a String </w:t>
      </w:r>
      <w:del w:id="30848" w:author="Rev 9 Allen Wirfs-Brock" w:date="2012-07-07T13:02:00Z">
        <w:r w:rsidRPr="00E77497" w:rsidDel="00863C90">
          <w:delText xml:space="preserve">where each character of </w:delText>
        </w:r>
        <w:r w:rsidRPr="00E77497" w:rsidDel="00863C90">
          <w:rPr>
            <w:i/>
          </w:rPr>
          <w:delText>L</w:delText>
        </w:r>
        <w:r w:rsidRPr="00E77497" w:rsidDel="00863C90">
          <w:delText xml:space="preserve"> is either the Unicode lowercase equivalent of the corresponding character of </w:delText>
        </w:r>
        <w:r w:rsidRPr="00E77497" w:rsidDel="00863C90">
          <w:rPr>
            <w:i/>
          </w:rPr>
          <w:delText>S</w:delText>
        </w:r>
        <w:r w:rsidRPr="00E77497" w:rsidDel="00863C90">
          <w:delText xml:space="preserve"> or the actual corresponding character of </w:delText>
        </w:r>
        <w:r w:rsidRPr="00E77497" w:rsidDel="00863C90">
          <w:rPr>
            <w:i/>
          </w:rPr>
          <w:delText>S</w:delText>
        </w:r>
        <w:r w:rsidRPr="00E77497" w:rsidDel="00863C90">
          <w:delText xml:space="preserve"> if no Unicode lowercase equivalent exists</w:delText>
        </w:r>
      </w:del>
      <w:ins w:id="30849" w:author="Rev 9 Allen Wirfs-Brock" w:date="2012-07-07T13:02:00Z">
        <w:r w:rsidR="00863C90">
          <w:t xml:space="preserve">whose elements are, in order, the </w:t>
        </w:r>
      </w:ins>
      <w:ins w:id="30850" w:author="Rev 9 Allen Wirfs-Brock" w:date="2012-07-07T13:05:00Z">
        <w:r w:rsidR="00863C90">
          <w:t xml:space="preserve">elements of </w:t>
        </w:r>
        <w:r w:rsidR="00863C90" w:rsidRPr="006768C7">
          <w:rPr>
            <w:i/>
          </w:rPr>
          <w:t>cuList</w:t>
        </w:r>
      </w:ins>
      <w:ins w:id="30851" w:author="Rev 9 Allen Wirfs-Brock" w:date="2012-07-07T13:02:00Z">
        <w:r w:rsidR="00863C90">
          <w:t xml:space="preserve"> </w:t>
        </w:r>
      </w:ins>
      <w:r w:rsidRPr="00E77497">
        <w:t>.</w:t>
      </w:r>
    </w:p>
    <w:p w14:paraId="61B2B447" w14:textId="77777777" w:rsidR="004C02EF" w:rsidRPr="00E77497" w:rsidRDefault="004C02EF" w:rsidP="00834A33">
      <w:pPr>
        <w:pStyle w:val="Alg4"/>
        <w:numPr>
          <w:ilvl w:val="0"/>
          <w:numId w:val="234"/>
        </w:numPr>
        <w:spacing w:after="220"/>
      </w:pPr>
      <w:r w:rsidRPr="00E77497">
        <w:t xml:space="preserve">Return </w:t>
      </w:r>
      <w:r w:rsidRPr="00E77497">
        <w:rPr>
          <w:i/>
        </w:rPr>
        <w:t>L</w:t>
      </w:r>
      <w:r w:rsidRPr="00E77497">
        <w:t>.</w:t>
      </w:r>
    </w:p>
    <w:p w14:paraId="1FBAE229" w14:textId="77777777" w:rsidR="004C02EF" w:rsidRPr="00E77497" w:rsidDel="00206DEC" w:rsidRDefault="004C02EF" w:rsidP="004C02EF">
      <w:pPr>
        <w:rPr>
          <w:del w:id="30852" w:author="Rev 9 Allen Wirfs-Brock" w:date="2012-07-07T12:54:00Z"/>
        </w:rPr>
      </w:pPr>
      <w:del w:id="30853" w:author="Rev 9 Allen Wirfs-Brock" w:date="2012-07-07T12:54:00Z">
        <w:r w:rsidRPr="00E77497" w:rsidDel="00206DEC">
          <w:delText xml:space="preserve">For the purposes of this operation, the 16-bit code units of the Strings are treated as code points in the Unicode Basic Multilingual Plane. Surrogate code points are directly transferred from </w:delText>
        </w:r>
        <w:r w:rsidRPr="00E77497" w:rsidDel="00206DEC">
          <w:rPr>
            <w:rFonts w:ascii="Times New Roman" w:hAnsi="Times New Roman"/>
            <w:i/>
          </w:rPr>
          <w:delText>S</w:delText>
        </w:r>
        <w:r w:rsidRPr="00E77497" w:rsidDel="00206DEC">
          <w:delText xml:space="preserve"> to </w:delText>
        </w:r>
        <w:r w:rsidRPr="00E77497" w:rsidDel="00206DEC">
          <w:rPr>
            <w:rFonts w:ascii="Times New Roman" w:hAnsi="Times New Roman"/>
            <w:i/>
          </w:rPr>
          <w:delText>L</w:delText>
        </w:r>
        <w:r w:rsidRPr="00E77497" w:rsidDel="00206DEC">
          <w:delText xml:space="preserve"> without any mapping.</w:delText>
        </w:r>
      </w:del>
    </w:p>
    <w:p w14:paraId="5F82F49E" w14:textId="77777777" w:rsidR="004C02EF" w:rsidRPr="00E77497" w:rsidRDefault="004C02EF" w:rsidP="004C02EF">
      <w:pPr>
        <w:pStyle w:val="Note"/>
        <w:rPr>
          <w:sz w:val="20"/>
        </w:rPr>
      </w:pPr>
      <w:r w:rsidRPr="00E77497">
        <w:rPr>
          <w:sz w:val="20"/>
        </w:rPr>
        <w:t>The result must be derived according to the case mappings in the Unicode character database (this explicitly includes not only the UnicodeData.txt file, but also the SpecialCasings.txt file that accompanies it</w:t>
      </w:r>
      <w:del w:id="30854" w:author="Rev 9 Allen Wirfs-Brock" w:date="2012-07-07T13:06:00Z">
        <w:r w:rsidRPr="00E77497" w:rsidDel="00863C90">
          <w:rPr>
            <w:sz w:val="20"/>
          </w:rPr>
          <w:delText xml:space="preserve"> in Unicode 2.1.8 and later</w:delText>
        </w:r>
      </w:del>
      <w:r w:rsidRPr="00E77497">
        <w:rPr>
          <w:sz w:val="20"/>
        </w:rPr>
        <w:t>).</w:t>
      </w:r>
    </w:p>
    <w:p w14:paraId="3DEF344E" w14:textId="77777777" w:rsidR="004C02EF" w:rsidRPr="00E77497" w:rsidRDefault="004C02EF" w:rsidP="004C02EF">
      <w:pPr>
        <w:pStyle w:val="Note"/>
      </w:pPr>
      <w:r w:rsidRPr="00E77497">
        <w:t>NOTE 1</w:t>
      </w:r>
      <w:r w:rsidRPr="00E77497">
        <w:tab/>
        <w:t xml:space="preserve">The case mapping of some </w:t>
      </w:r>
      <w:del w:id="30855" w:author="Rev 9 Allen Wirfs-Brock" w:date="2012-07-07T13:06:00Z">
        <w:r w:rsidRPr="00E77497" w:rsidDel="00863C90">
          <w:delText xml:space="preserve">characters </w:delText>
        </w:r>
      </w:del>
      <w:ins w:id="30856" w:author="Rev 9 Allen Wirfs-Brock" w:date="2012-07-07T13:06:00Z">
        <w:r w:rsidR="00863C90">
          <w:t>code points</w:t>
        </w:r>
        <w:r w:rsidR="00863C90" w:rsidRPr="00E77497">
          <w:t xml:space="preserve"> </w:t>
        </w:r>
      </w:ins>
      <w:r w:rsidRPr="00E77497">
        <w:t xml:space="preserve">may produce multiple </w:t>
      </w:r>
      <w:del w:id="30857" w:author="Rev 9 Allen Wirfs-Brock" w:date="2012-07-07T13:06:00Z">
        <w:r w:rsidRPr="00E77497" w:rsidDel="00863C90">
          <w:delText>characters</w:delText>
        </w:r>
      </w:del>
      <w:ins w:id="30858" w:author="Rev 9 Allen Wirfs-Brock" w:date="2012-07-07T13:06:00Z">
        <w:r w:rsidR="00863C90">
          <w:t xml:space="preserve">code points </w:t>
        </w:r>
      </w:ins>
      <w:r w:rsidRPr="00E77497">
        <w:t xml:space="preserve">.  In this case the result String may not be the same length as the source String. Because both </w:t>
      </w:r>
      <w:r w:rsidRPr="00E77497">
        <w:rPr>
          <w:rFonts w:ascii="Courier New" w:hAnsi="Courier New"/>
          <w:b/>
        </w:rPr>
        <w:t>toUpperCase</w:t>
      </w:r>
      <w:r w:rsidRPr="00E77497">
        <w:t xml:space="preserve"> and </w:t>
      </w:r>
      <w:r w:rsidRPr="00E77497">
        <w:rPr>
          <w:rFonts w:ascii="Courier New" w:hAnsi="Courier New"/>
          <w:b/>
        </w:rPr>
        <w:t>toLowerCase</w:t>
      </w:r>
      <w:r w:rsidRPr="00E77497">
        <w:t xml:space="preserve"> have context-sensitive behaviour, the functions are not symmetrical. In other words, </w:t>
      </w:r>
      <w:r w:rsidRPr="00E77497">
        <w:rPr>
          <w:rFonts w:ascii="Courier New" w:hAnsi="Courier New"/>
          <w:b/>
        </w:rPr>
        <w:t>s.toUpperCase().toLowerCase()</w:t>
      </w:r>
      <w:r w:rsidRPr="00E77497">
        <w:t xml:space="preserve"> is not necessarily equal to </w:t>
      </w:r>
      <w:r w:rsidRPr="00E77497">
        <w:rPr>
          <w:rFonts w:ascii="Courier New" w:hAnsi="Courier New"/>
          <w:b/>
        </w:rPr>
        <w:t>s.toLowerCase()</w:t>
      </w:r>
      <w:r w:rsidRPr="00E77497">
        <w:t>.</w:t>
      </w:r>
    </w:p>
    <w:p w14:paraId="1CB66530" w14:textId="77777777" w:rsidR="004C02EF" w:rsidRPr="00E77497" w:rsidRDefault="004C02EF" w:rsidP="004C02EF">
      <w:pPr>
        <w:pStyle w:val="Note"/>
      </w:pPr>
      <w:r w:rsidRPr="00E77497">
        <w:t>NOTE 2</w:t>
      </w:r>
      <w:r w:rsidRPr="00E77497">
        <w:tab/>
        <w:t xml:space="preserve">The </w:t>
      </w:r>
      <w:r w:rsidRPr="00E77497">
        <w:rPr>
          <w:rFonts w:ascii="Courier New" w:hAnsi="Courier New"/>
          <w:b/>
        </w:rPr>
        <w:t>toLowerCase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1C54958B" w14:textId="77777777" w:rsidR="004C02EF" w:rsidRPr="00E77497" w:rsidRDefault="004C02EF" w:rsidP="004C02EF">
      <w:pPr>
        <w:pStyle w:val="40"/>
        <w:numPr>
          <w:ilvl w:val="0"/>
          <w:numId w:val="0"/>
        </w:numPr>
      </w:pPr>
      <w:bookmarkStart w:id="30859" w:name="_Ref457710640"/>
      <w:r w:rsidRPr="00E77497">
        <w:t>15.5.4.17</w:t>
      </w:r>
      <w:r w:rsidRPr="00E77497">
        <w:tab/>
        <w:t>String.prototype.toLocaleLowerCase ( )</w:t>
      </w:r>
      <w:bookmarkEnd w:id="30801"/>
      <w:bookmarkEnd w:id="30859"/>
    </w:p>
    <w:p w14:paraId="73F9A453" w14:textId="77777777" w:rsidR="00A91A28" w:rsidRDefault="00A91A28" w:rsidP="004C02EF">
      <w:pPr>
        <w:rPr>
          <w:ins w:id="30860" w:author="Rev 9 Allen Wirfs-Brock" w:date="2012-07-07T13:12:00Z"/>
        </w:rPr>
      </w:pPr>
      <w:ins w:id="30861" w:author="Rev 9 Allen Wirfs-Brock" w:date="2012-07-07T13:12:00Z">
        <w:r>
          <w:t xml:space="preserve">This function interprets a string value as a sequence of code points, as described in 8.4. </w:t>
        </w:r>
      </w:ins>
    </w:p>
    <w:p w14:paraId="4B21F226" w14:textId="77777777" w:rsidR="004C02EF" w:rsidRPr="00E77497" w:rsidRDefault="004C02EF" w:rsidP="004C02EF">
      <w:r w:rsidRPr="00E77497">
        <w:t xml:space="preserve">This function works exactly the same as </w:t>
      </w:r>
      <w:r w:rsidRPr="00E77497">
        <w:rPr>
          <w:rFonts w:ascii="Courier New" w:hAnsi="Courier New"/>
          <w:b/>
        </w:rPr>
        <w:t>toLowerCase</w:t>
      </w:r>
      <w:r w:rsidRPr="00E77497">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14:paraId="70536827" w14:textId="77777777" w:rsidR="004C02EF" w:rsidRPr="00E77497" w:rsidRDefault="004C02EF" w:rsidP="004C02EF">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14:paraId="4ACFA3E4" w14:textId="77777777" w:rsidR="004C02EF" w:rsidRPr="00E77497" w:rsidRDefault="004C02EF" w:rsidP="004C02EF">
      <w:pPr>
        <w:pStyle w:val="Note"/>
      </w:pPr>
      <w:r w:rsidRPr="00E77497">
        <w:t>NOTE 2</w:t>
      </w:r>
      <w:r w:rsidRPr="00E77497">
        <w:tab/>
        <w:t xml:space="preserve">The </w:t>
      </w:r>
      <w:r w:rsidRPr="00E77497">
        <w:rPr>
          <w:rFonts w:ascii="Courier New" w:hAnsi="Courier New" w:cs="Courier New"/>
          <w:b/>
        </w:rPr>
        <w:t>toLocaleLowerCase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1ACF4842" w14:textId="77777777" w:rsidR="004C02EF" w:rsidRPr="00E77497" w:rsidRDefault="004C02EF" w:rsidP="004C02EF">
      <w:pPr>
        <w:pStyle w:val="40"/>
        <w:numPr>
          <w:ilvl w:val="0"/>
          <w:numId w:val="0"/>
        </w:numPr>
      </w:pPr>
      <w:bookmarkStart w:id="30862" w:name="_Toc385672324"/>
      <w:bookmarkStart w:id="30863" w:name="_Toc393690440"/>
      <w:bookmarkStart w:id="30864" w:name="_Ref449966490"/>
      <w:bookmarkStart w:id="30865" w:name="_Ref451681188"/>
      <w:r w:rsidRPr="00E77497">
        <w:t>15.5.4.18</w:t>
      </w:r>
      <w:r w:rsidRPr="00E77497">
        <w:tab/>
        <w:t>String.prototype.toUpperCas</w:t>
      </w:r>
      <w:bookmarkEnd w:id="30862"/>
      <w:bookmarkEnd w:id="30863"/>
      <w:r w:rsidRPr="00E77497">
        <w:t>e ( )</w:t>
      </w:r>
      <w:bookmarkEnd w:id="30864"/>
    </w:p>
    <w:p w14:paraId="1D13CB12" w14:textId="77777777" w:rsidR="00A91A28" w:rsidRDefault="00A91A28" w:rsidP="004C02EF">
      <w:pPr>
        <w:rPr>
          <w:ins w:id="30866" w:author="Rev 9 Allen Wirfs-Brock" w:date="2012-07-07T13:11:00Z"/>
        </w:rPr>
      </w:pPr>
      <w:ins w:id="30867" w:author="Rev 9 Allen Wirfs-Brock" w:date="2012-07-07T13:11:00Z">
        <w:r>
          <w:t xml:space="preserve">This function interprets a string value as a sequence of code points, as described in 8.4. </w:t>
        </w:r>
      </w:ins>
    </w:p>
    <w:p w14:paraId="1B6222C5" w14:textId="77777777" w:rsidR="004C02EF" w:rsidRPr="00E77497" w:rsidRDefault="004C02EF" w:rsidP="004C02EF">
      <w:r w:rsidRPr="00E77497">
        <w:t xml:space="preserve">This function behaves in exactly the same way as </w:t>
      </w:r>
      <w:r w:rsidRPr="00E77497">
        <w:rPr>
          <w:rFonts w:ascii="Courier New" w:hAnsi="Courier New"/>
          <w:b/>
        </w:rPr>
        <w:t>String.prototype.toLowerCase</w:t>
      </w:r>
      <w:r w:rsidRPr="00E77497">
        <w:t xml:space="preserve">, except that </w:t>
      </w:r>
      <w:del w:id="30868" w:author="Rev 9 Allen Wirfs-Brock" w:date="2012-07-07T13:08:00Z">
        <w:r w:rsidRPr="00E77497" w:rsidDel="00A91A28">
          <w:delText xml:space="preserve">characters </w:delText>
        </w:r>
      </w:del>
      <w:ins w:id="30869" w:author="Rev 9 Allen Wirfs-Brock" w:date="2012-07-07T13:08:00Z">
        <w:r w:rsidR="00A91A28">
          <w:t>code points</w:t>
        </w:r>
        <w:r w:rsidR="00A91A28" w:rsidRPr="00E77497">
          <w:t xml:space="preserve"> </w:t>
        </w:r>
      </w:ins>
      <w:r w:rsidRPr="00E77497">
        <w:t xml:space="preserve">are mapped to their </w:t>
      </w:r>
      <w:r w:rsidRPr="00E77497">
        <w:rPr>
          <w:rFonts w:ascii="Times New Roman" w:hAnsi="Times New Roman"/>
          <w:i/>
        </w:rPr>
        <w:t>uppercase</w:t>
      </w:r>
      <w:r w:rsidRPr="00E77497">
        <w:t xml:space="preserve"> equivalents as specified in the Unicode Character Database.</w:t>
      </w:r>
    </w:p>
    <w:p w14:paraId="1EDCA002"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toUpperCase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10F3284C" w14:textId="77777777" w:rsidR="004C02EF" w:rsidRPr="00E77497" w:rsidRDefault="004C02EF" w:rsidP="004C02EF">
      <w:pPr>
        <w:pStyle w:val="40"/>
        <w:numPr>
          <w:ilvl w:val="0"/>
          <w:numId w:val="0"/>
        </w:numPr>
      </w:pPr>
      <w:bookmarkStart w:id="30870" w:name="_Ref457710642"/>
      <w:r w:rsidRPr="00E77497">
        <w:t>15.5.4.19</w:t>
      </w:r>
      <w:r w:rsidRPr="00E77497">
        <w:tab/>
        <w:t>String.prototype.toLocaleUpperCase ( )</w:t>
      </w:r>
      <w:bookmarkEnd w:id="30865"/>
      <w:bookmarkEnd w:id="30870"/>
    </w:p>
    <w:p w14:paraId="5B5DAE98" w14:textId="77777777" w:rsidR="00A91A28" w:rsidRDefault="00A91A28" w:rsidP="004C02EF">
      <w:pPr>
        <w:rPr>
          <w:ins w:id="30871" w:author="Rev 9 Allen Wirfs-Brock" w:date="2012-07-07T13:12:00Z"/>
        </w:rPr>
      </w:pPr>
      <w:ins w:id="30872" w:author="Rev 9 Allen Wirfs-Brock" w:date="2012-07-07T13:12:00Z">
        <w:r>
          <w:t xml:space="preserve">This function interprets a string value as a sequence of code points, as described in 8.4. </w:t>
        </w:r>
      </w:ins>
    </w:p>
    <w:p w14:paraId="33FFE5E5" w14:textId="77777777" w:rsidR="004C02EF" w:rsidRPr="00E77497" w:rsidRDefault="004C02EF" w:rsidP="004C02EF">
      <w:r w:rsidRPr="00E77497">
        <w:t xml:space="preserve">This function works exactly the same as </w:t>
      </w:r>
      <w:r w:rsidRPr="00E77497">
        <w:rPr>
          <w:rFonts w:ascii="Courier New" w:hAnsi="Courier New"/>
          <w:b/>
        </w:rPr>
        <w:t>toUpperCase</w:t>
      </w:r>
      <w:r w:rsidRPr="00E77497">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14:paraId="7B235283" w14:textId="77777777" w:rsidR="004C02EF" w:rsidRPr="00E77497" w:rsidRDefault="004C02EF" w:rsidP="004C02EF">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14:paraId="15216101" w14:textId="77777777" w:rsidR="004C02EF" w:rsidRPr="00E77497" w:rsidRDefault="004C02EF" w:rsidP="004C02EF">
      <w:pPr>
        <w:pStyle w:val="Note"/>
      </w:pPr>
      <w:r w:rsidRPr="00E77497">
        <w:t>NOTE 2</w:t>
      </w:r>
      <w:r w:rsidRPr="00E77497">
        <w:tab/>
        <w:t xml:space="preserve">The </w:t>
      </w:r>
      <w:r w:rsidRPr="00E77497">
        <w:rPr>
          <w:rFonts w:ascii="Courier New" w:hAnsi="Courier New" w:cs="Courier New"/>
          <w:b/>
        </w:rPr>
        <w:t>toLocaleUpperCase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3C932F1E" w14:textId="77777777" w:rsidR="004C02EF" w:rsidRPr="00E77497" w:rsidRDefault="004C02EF" w:rsidP="004C02EF">
      <w:pPr>
        <w:pStyle w:val="40"/>
        <w:numPr>
          <w:ilvl w:val="0"/>
          <w:numId w:val="0"/>
        </w:numPr>
      </w:pPr>
      <w:r w:rsidRPr="00E77497">
        <w:t>15.5.4.20</w:t>
      </w:r>
      <w:r w:rsidRPr="00E77497">
        <w:tab/>
        <w:t>String.prototype.trim ( )</w:t>
      </w:r>
    </w:p>
    <w:p w14:paraId="75835DDF" w14:textId="77777777" w:rsidR="00A91A28" w:rsidRDefault="00A91A28" w:rsidP="004C02EF">
      <w:pPr>
        <w:rPr>
          <w:ins w:id="30873" w:author="Rev 9 Allen Wirfs-Brock" w:date="2012-07-07T13:13:00Z"/>
        </w:rPr>
      </w:pPr>
      <w:ins w:id="30874" w:author="Rev 9 Allen Wirfs-Brock" w:date="2012-07-07T13:13:00Z">
        <w:r>
          <w:t xml:space="preserve">This function interprets a string value as a sequence of code points, as described in 8.4. </w:t>
        </w:r>
      </w:ins>
    </w:p>
    <w:p w14:paraId="4BB53B42" w14:textId="77777777" w:rsidR="004C02EF" w:rsidRPr="00E77497" w:rsidRDefault="004C02EF" w:rsidP="004C02EF">
      <w:r w:rsidRPr="00E77497">
        <w:t>The following steps are taken:</w:t>
      </w:r>
    </w:p>
    <w:p w14:paraId="02AF2793" w14:textId="77777777" w:rsidR="004C02EF" w:rsidRPr="00E77497" w:rsidRDefault="00134DAD" w:rsidP="00834A33">
      <w:pPr>
        <w:pStyle w:val="Alg4"/>
        <w:numPr>
          <w:ilvl w:val="0"/>
          <w:numId w:val="235"/>
        </w:numPr>
      </w:pPr>
      <w:ins w:id="30875" w:author="Rev 7 Allen Wirfs-Brock" w:date="2012-04-10T12:00:00Z">
        <w:r>
          <w:t>ReturnIfAbrupt(</w:t>
        </w:r>
        <w:r w:rsidRPr="00E77497">
          <w:t>CheckObjectCoercible</w:t>
        </w:r>
        <w:r>
          <w:t>(</w:t>
        </w:r>
        <w:r w:rsidRPr="00E77497">
          <w:rPr>
            <w:b/>
          </w:rPr>
          <w:t>this</w:t>
        </w:r>
        <w:r w:rsidRPr="00E77497">
          <w:t xml:space="preserve"> value</w:t>
        </w:r>
        <w:r>
          <w:t>))</w:t>
        </w:r>
        <w:r w:rsidRPr="00E77497">
          <w:t>.</w:t>
        </w:r>
      </w:ins>
      <w:del w:id="30876" w:author="Rev 7 Allen Wirfs-Brock" w:date="2012-04-10T12:00:00Z">
        <w:r w:rsidR="004C02EF" w:rsidRPr="00E77497" w:rsidDel="00134DAD">
          <w:delText xml:space="preserve">Call CheckObjectCoercible passing the </w:delText>
        </w:r>
        <w:r w:rsidR="004C02EF" w:rsidRPr="00E77497" w:rsidDel="00134DAD">
          <w:rPr>
            <w:b/>
          </w:rPr>
          <w:delText>this</w:delText>
        </w:r>
        <w:r w:rsidR="004C02EF" w:rsidRPr="00E77497" w:rsidDel="00134DAD">
          <w:delText xml:space="preserve"> value as its argument.</w:delText>
        </w:r>
      </w:del>
    </w:p>
    <w:p w14:paraId="148DE8A7" w14:textId="77777777" w:rsidR="004C02EF" w:rsidRPr="00E77497" w:rsidRDefault="004C02EF" w:rsidP="00834A33">
      <w:pPr>
        <w:pStyle w:val="Alg4"/>
        <w:numPr>
          <w:ilvl w:val="0"/>
          <w:numId w:val="235"/>
        </w:numPr>
      </w:pPr>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p>
    <w:p w14:paraId="232315A1" w14:textId="77777777" w:rsidR="00FA34E7" w:rsidRPr="00E77497" w:rsidRDefault="00FA34E7" w:rsidP="00FA34E7">
      <w:pPr>
        <w:pStyle w:val="Alg4"/>
        <w:numPr>
          <w:ilvl w:val="0"/>
          <w:numId w:val="235"/>
        </w:numPr>
        <w:contextualSpacing/>
        <w:rPr>
          <w:ins w:id="30877" w:author="Rev 7 Allen Wirfs-Brock" w:date="2012-04-10T17:05:00Z"/>
        </w:rPr>
      </w:pPr>
      <w:ins w:id="30878" w:author="Rev 7 Allen Wirfs-Brock" w:date="2012-04-10T17:05:00Z">
        <w:r>
          <w:t>ReturnIfAbrupt(</w:t>
        </w:r>
        <w:r>
          <w:rPr>
            <w:i/>
          </w:rPr>
          <w:t>S</w:t>
        </w:r>
        <w:r>
          <w:t>).</w:t>
        </w:r>
      </w:ins>
    </w:p>
    <w:p w14:paraId="14018C7F" w14:textId="77777777" w:rsidR="004C02EF" w:rsidRPr="00E77497" w:rsidRDefault="004C02EF" w:rsidP="00A91A28">
      <w:pPr>
        <w:pStyle w:val="Alg4"/>
        <w:numPr>
          <w:ilvl w:val="0"/>
          <w:numId w:val="235"/>
        </w:numPr>
      </w:pPr>
      <w:r w:rsidRPr="00E77497">
        <w:t xml:space="preserve">Let </w:t>
      </w:r>
      <w:r w:rsidRPr="00E77497">
        <w:rPr>
          <w:i/>
        </w:rPr>
        <w:t>T</w:t>
      </w:r>
      <w:r w:rsidRPr="00E77497">
        <w:t xml:space="preserve"> be a String value that is a copy of </w:t>
      </w:r>
      <w:r w:rsidRPr="00E77497">
        <w:rPr>
          <w:i/>
        </w:rPr>
        <w:t>S</w:t>
      </w:r>
      <w:r w:rsidRPr="00E77497">
        <w:t xml:space="preserve"> with both leading and trailing white space removed. The definition of white space is the union of </w:t>
      </w:r>
      <w:r w:rsidRPr="00E77497">
        <w:rPr>
          <w:i/>
        </w:rPr>
        <w:t xml:space="preserve">WhiteSpace </w:t>
      </w:r>
      <w:r w:rsidRPr="00E77497">
        <w:t xml:space="preserve">and </w:t>
      </w:r>
      <w:r w:rsidRPr="00E77497">
        <w:rPr>
          <w:i/>
        </w:rPr>
        <w:t>LineTerminator</w:t>
      </w:r>
      <w:r w:rsidRPr="00E77497">
        <w:t>.</w:t>
      </w:r>
      <w:ins w:id="30879" w:author="Rev 9 Allen Wirfs-Brock" w:date="2012-07-07T13:14:00Z">
        <w:r w:rsidR="00A91A28">
          <w:t xml:space="preserve"> </w:t>
        </w:r>
        <w:r w:rsidR="00A91A28" w:rsidRPr="00A91A28">
          <w:t xml:space="preserve">When determining whether a </w:t>
        </w:r>
      </w:ins>
      <w:ins w:id="30880" w:author="Rev 9 Allen Wirfs-Brock" w:date="2012-07-07T13:15:00Z">
        <w:r w:rsidR="00A91A28">
          <w:t xml:space="preserve">Unicode </w:t>
        </w:r>
      </w:ins>
      <w:ins w:id="30881" w:author="Rev 9 Allen Wirfs-Brock" w:date="2012-07-07T13:14:00Z">
        <w:r w:rsidR="00A91A28" w:rsidRPr="00A91A28">
          <w:t xml:space="preserve">character is in Unicode general category “Zs”, code unit sequences are interpreted as </w:t>
        </w:r>
      </w:ins>
      <w:ins w:id="30882" w:author="Rev 9 Allen Wirfs-Brock" w:date="2012-07-07T13:15:00Z">
        <w:r w:rsidR="00A91A28">
          <w:t xml:space="preserve">UTF-16 encoded </w:t>
        </w:r>
      </w:ins>
      <w:ins w:id="30883" w:author="Rev 9 Allen Wirfs-Brock" w:date="2012-07-07T13:14:00Z">
        <w:r w:rsidR="00A91A28" w:rsidRPr="00A91A28">
          <w:t xml:space="preserve">code point sequences as specified in </w:t>
        </w:r>
        <w:r w:rsidR="00A91A28">
          <w:t>8.4</w:t>
        </w:r>
        <w:r w:rsidR="00A91A28" w:rsidRPr="00A91A28">
          <w:t>.</w:t>
        </w:r>
      </w:ins>
    </w:p>
    <w:p w14:paraId="1A7790CC" w14:textId="77777777" w:rsidR="004C02EF" w:rsidRPr="00E77497" w:rsidRDefault="004C02EF" w:rsidP="00834A33">
      <w:pPr>
        <w:pStyle w:val="Alg4"/>
        <w:numPr>
          <w:ilvl w:val="0"/>
          <w:numId w:val="235"/>
        </w:numPr>
        <w:spacing w:after="220"/>
      </w:pPr>
      <w:r w:rsidRPr="00E77497">
        <w:t xml:space="preserve">Return </w:t>
      </w:r>
      <w:r w:rsidRPr="00E77497">
        <w:rPr>
          <w:i/>
        </w:rPr>
        <w:t>T</w:t>
      </w:r>
      <w:r w:rsidRPr="00E77497">
        <w:t>.</w:t>
      </w:r>
    </w:p>
    <w:p w14:paraId="77FA9F79" w14:textId="77777777" w:rsidR="004C02EF" w:rsidRPr="00E77497" w:rsidRDefault="004C02EF" w:rsidP="004C02EF">
      <w:pPr>
        <w:pStyle w:val="Note"/>
      </w:pPr>
      <w:r w:rsidRPr="00E77497">
        <w:t>NOTE</w:t>
      </w:r>
      <w:r w:rsidRPr="00E77497">
        <w:tab/>
        <w:t xml:space="preserve">The </w:t>
      </w:r>
      <w:r w:rsidRPr="00E77497">
        <w:rPr>
          <w:rFonts w:ascii="Courier New" w:hAnsi="Courier New"/>
          <w:b/>
        </w:rPr>
        <w:t>trim</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64C4DC17" w14:textId="77777777" w:rsidR="00762CE7" w:rsidRPr="00762CE7" w:rsidRDefault="00762CE7" w:rsidP="00762CE7">
      <w:pPr>
        <w:keepNext/>
        <w:tabs>
          <w:tab w:val="left" w:pos="709"/>
          <w:tab w:val="left" w:pos="940"/>
          <w:tab w:val="left" w:pos="1140"/>
          <w:tab w:val="left" w:pos="1360"/>
        </w:tabs>
        <w:suppressAutoHyphens/>
        <w:spacing w:before="120" w:line="230" w:lineRule="exact"/>
        <w:jc w:val="left"/>
        <w:outlineLvl w:val="3"/>
        <w:rPr>
          <w:ins w:id="30884" w:author="Rev 7 Allen Wirfs-Brock" w:date="2012-05-02T17:36:00Z"/>
          <w:rFonts w:cs="Arial"/>
          <w:b/>
        </w:rPr>
      </w:pPr>
      <w:bookmarkStart w:id="30885" w:name="_Toc382291641"/>
      <w:bookmarkStart w:id="30886" w:name="_Toc385672325"/>
      <w:bookmarkStart w:id="30887" w:name="_Toc393690441"/>
      <w:bookmarkStart w:id="30888" w:name="_Ref457704412"/>
      <w:bookmarkStart w:id="30889" w:name="_Toc472818931"/>
      <w:bookmarkStart w:id="30890" w:name="_Toc235503509"/>
      <w:bookmarkStart w:id="30891" w:name="_Toc241509284"/>
      <w:bookmarkStart w:id="30892" w:name="_Toc244416771"/>
      <w:bookmarkStart w:id="30893" w:name="_Toc276631135"/>
      <w:bookmarkEnd w:id="30802"/>
      <w:bookmarkEnd w:id="30803"/>
      <w:ins w:id="30894" w:author="Rev 7 Allen Wirfs-Brock" w:date="2012-05-02T17:36:00Z">
        <w:r w:rsidRPr="00762CE7">
          <w:rPr>
            <w:rFonts w:cs="Arial"/>
            <w:b/>
          </w:rPr>
          <w:t>15.5.4.21</w:t>
        </w:r>
        <w:r w:rsidRPr="00762CE7">
          <w:rPr>
            <w:rFonts w:cs="Arial"/>
            <w:b/>
          </w:rPr>
          <w:tab/>
          <w:t>String.prototype.repeat (count)</w:t>
        </w:r>
      </w:ins>
    </w:p>
    <w:p w14:paraId="6F3C575D" w14:textId="77777777" w:rsidR="00762CE7" w:rsidRPr="00762CE7" w:rsidRDefault="00762CE7" w:rsidP="00762CE7">
      <w:pPr>
        <w:rPr>
          <w:ins w:id="30895" w:author="Rev 7 Allen Wirfs-Brock" w:date="2012-05-02T17:36:00Z"/>
          <w:rFonts w:cs="Arial"/>
        </w:rPr>
      </w:pPr>
      <w:ins w:id="30896" w:author="Rev 7 Allen Wirfs-Brock" w:date="2012-05-02T17:36:00Z">
        <w:r w:rsidRPr="00762CE7">
          <w:rPr>
            <w:rFonts w:cs="Arial"/>
          </w:rPr>
          <w:t>The following steps are taken:</w:t>
        </w:r>
      </w:ins>
    </w:p>
    <w:p w14:paraId="78F07209" w14:textId="77777777" w:rsidR="00762CE7" w:rsidRPr="00762CE7" w:rsidRDefault="00762CE7" w:rsidP="005B26DC">
      <w:pPr>
        <w:numPr>
          <w:ilvl w:val="0"/>
          <w:numId w:val="805"/>
        </w:numPr>
        <w:spacing w:after="0" w:line="240" w:lineRule="auto"/>
        <w:jc w:val="left"/>
        <w:rPr>
          <w:ins w:id="30897" w:author="Rev 7 Allen Wirfs-Brock" w:date="2012-05-02T17:36:00Z"/>
          <w:rFonts w:ascii="Times New Roman" w:eastAsia="Times New Roman" w:hAnsi="Times New Roman"/>
          <w:spacing w:val="6"/>
          <w:lang w:eastAsia="en-US"/>
        </w:rPr>
      </w:pPr>
      <w:ins w:id="30898" w:author="Rev 7 Allen Wirfs-Brock" w:date="2012-05-02T17:38:00Z">
        <w:r w:rsidRPr="00762CE7">
          <w:rPr>
            <w:rFonts w:ascii="Times New Roman" w:hAnsi="Times New Roman"/>
          </w:rPr>
          <w:t>ReturnIfAbrupt(CheckObjectCoercible(</w:t>
        </w:r>
        <w:r w:rsidRPr="00762CE7">
          <w:rPr>
            <w:rFonts w:ascii="Times New Roman" w:hAnsi="Times New Roman"/>
            <w:b/>
          </w:rPr>
          <w:t>this</w:t>
        </w:r>
        <w:r w:rsidRPr="00762CE7">
          <w:rPr>
            <w:rFonts w:ascii="Times New Roman" w:hAnsi="Times New Roman"/>
          </w:rPr>
          <w:t xml:space="preserve"> value))</w:t>
        </w:r>
      </w:ins>
      <w:ins w:id="30899" w:author="Rev 7 Allen Wirfs-Brock" w:date="2012-05-02T17:36:00Z">
        <w:r w:rsidRPr="00762CE7">
          <w:rPr>
            <w:rFonts w:ascii="Times New Roman" w:eastAsia="Times New Roman" w:hAnsi="Times New Roman"/>
            <w:spacing w:val="6"/>
            <w:lang w:eastAsia="en-US"/>
          </w:rPr>
          <w:t>.</w:t>
        </w:r>
      </w:ins>
    </w:p>
    <w:p w14:paraId="3B53A8CC" w14:textId="77777777" w:rsidR="00762CE7" w:rsidRPr="00762CE7" w:rsidRDefault="00762CE7" w:rsidP="005B26DC">
      <w:pPr>
        <w:numPr>
          <w:ilvl w:val="0"/>
          <w:numId w:val="805"/>
        </w:numPr>
        <w:spacing w:after="0" w:line="240" w:lineRule="auto"/>
        <w:jc w:val="left"/>
        <w:rPr>
          <w:ins w:id="30900" w:author="Rev 7 Allen Wirfs-Brock" w:date="2012-05-02T17:36:00Z"/>
          <w:rFonts w:ascii="Times New Roman" w:eastAsia="Times New Roman" w:hAnsi="Times New Roman"/>
          <w:spacing w:val="6"/>
          <w:lang w:eastAsia="en-US"/>
        </w:rPr>
      </w:pPr>
      <w:ins w:id="30901" w:author="Rev 7 Allen Wirfs-Brock" w:date="2012-05-02T17:36:00Z">
        <w:r w:rsidRPr="00762CE7">
          <w:rPr>
            <w:rFonts w:ascii="Times New Roman" w:eastAsia="Times New Roman" w:hAnsi="Times New Roman"/>
            <w:spacing w:val="6"/>
            <w:lang w:eastAsia="en-US"/>
          </w:rPr>
          <w:t xml:space="preserve">Let </w:t>
        </w:r>
        <w:r w:rsidRPr="00762CE7">
          <w:rPr>
            <w:rFonts w:ascii="Times New Roman" w:eastAsia="Times New Roman" w:hAnsi="Times New Roman"/>
            <w:i/>
            <w:spacing w:val="6"/>
            <w:lang w:eastAsia="en-US"/>
          </w:rPr>
          <w:t>S</w:t>
        </w:r>
        <w:r w:rsidRPr="00762CE7">
          <w:rPr>
            <w:rFonts w:ascii="Times New Roman" w:eastAsia="Times New Roman" w:hAnsi="Times New Roman"/>
            <w:spacing w:val="6"/>
            <w:lang w:eastAsia="en-US"/>
          </w:rPr>
          <w:t xml:space="preserve"> be the result of calling ToString, giving it the </w:t>
        </w:r>
        <w:r w:rsidRPr="00762CE7">
          <w:rPr>
            <w:rFonts w:ascii="Times New Roman" w:eastAsia="Times New Roman" w:hAnsi="Times New Roman"/>
            <w:b/>
            <w:spacing w:val="6"/>
            <w:lang w:eastAsia="en-US"/>
          </w:rPr>
          <w:t>this</w:t>
        </w:r>
        <w:r w:rsidRPr="00762CE7">
          <w:rPr>
            <w:rFonts w:ascii="Times New Roman" w:eastAsia="Times New Roman" w:hAnsi="Times New Roman"/>
            <w:spacing w:val="6"/>
            <w:lang w:eastAsia="en-US"/>
          </w:rPr>
          <w:t xml:space="preserve"> value as its argument.</w:t>
        </w:r>
      </w:ins>
    </w:p>
    <w:p w14:paraId="137F78BF" w14:textId="77777777" w:rsidR="005B26DC" w:rsidRPr="00E77497" w:rsidRDefault="005B26DC" w:rsidP="005B26DC">
      <w:pPr>
        <w:pStyle w:val="Alg4"/>
        <w:numPr>
          <w:ilvl w:val="0"/>
          <w:numId w:val="805"/>
        </w:numPr>
        <w:contextualSpacing/>
        <w:rPr>
          <w:ins w:id="30902" w:author="Rev 7 Allen Wirfs-Brock" w:date="2012-05-02T17:39:00Z"/>
        </w:rPr>
      </w:pPr>
      <w:ins w:id="30903" w:author="Rev 7 Allen Wirfs-Brock" w:date="2012-05-02T17:39:00Z">
        <w:r>
          <w:t>ReturnIfAbrupt(</w:t>
        </w:r>
        <w:r>
          <w:rPr>
            <w:i/>
          </w:rPr>
          <w:t>S</w:t>
        </w:r>
        <w:r>
          <w:t>).</w:t>
        </w:r>
      </w:ins>
    </w:p>
    <w:p w14:paraId="1C47FAAD" w14:textId="77777777" w:rsidR="00762CE7" w:rsidRPr="00762CE7" w:rsidRDefault="00762CE7" w:rsidP="005B26DC">
      <w:pPr>
        <w:numPr>
          <w:ilvl w:val="0"/>
          <w:numId w:val="805"/>
        </w:numPr>
        <w:spacing w:after="0" w:line="240" w:lineRule="auto"/>
        <w:jc w:val="left"/>
        <w:rPr>
          <w:ins w:id="30904" w:author="Rev 7 Allen Wirfs-Brock" w:date="2012-05-02T17:36:00Z"/>
          <w:rFonts w:ascii="Times New Roman" w:eastAsia="Times New Roman" w:hAnsi="Times New Roman"/>
          <w:spacing w:val="6"/>
          <w:lang w:eastAsia="en-US"/>
        </w:rPr>
      </w:pPr>
      <w:ins w:id="30905" w:author="Rev 7 Allen Wirfs-Brock" w:date="2012-05-02T17:36:00Z">
        <w:r w:rsidRPr="00762CE7">
          <w:rPr>
            <w:rFonts w:ascii="Times New Roman" w:eastAsia="Times New Roman" w:hAnsi="Times New Roman"/>
            <w:spacing w:val="6"/>
            <w:lang w:eastAsia="en-US"/>
          </w:rPr>
          <w:t xml:space="preserve">Let </w:t>
        </w:r>
        <w:r w:rsidRPr="00762CE7">
          <w:rPr>
            <w:rFonts w:ascii="Times New Roman" w:eastAsia="Times New Roman" w:hAnsi="Times New Roman"/>
            <w:i/>
            <w:spacing w:val="6"/>
            <w:lang w:eastAsia="en-US"/>
          </w:rPr>
          <w:t>n</w:t>
        </w:r>
        <w:r w:rsidRPr="00762CE7">
          <w:rPr>
            <w:rFonts w:ascii="Times New Roman" w:eastAsia="Times New Roman" w:hAnsi="Times New Roman"/>
            <w:spacing w:val="6"/>
            <w:lang w:eastAsia="en-US"/>
          </w:rPr>
          <w:t xml:space="preserve"> be the result of calling To</w:t>
        </w:r>
      </w:ins>
      <w:ins w:id="30906" w:author="Rev 7 Allen Wirfs-Brock" w:date="2012-05-02T17:39:00Z">
        <w:r w:rsidR="005B26DC">
          <w:rPr>
            <w:rFonts w:ascii="Times New Roman" w:eastAsia="Times New Roman" w:hAnsi="Times New Roman"/>
            <w:spacing w:val="6"/>
            <w:lang w:eastAsia="en-US"/>
          </w:rPr>
          <w:t>Integer</w:t>
        </w:r>
      </w:ins>
      <w:ins w:id="30907" w:author="Rev 7 Allen Wirfs-Brock" w:date="2012-05-02T17:36:00Z">
        <w:r w:rsidRPr="00762CE7">
          <w:rPr>
            <w:rFonts w:ascii="Times New Roman" w:eastAsia="Times New Roman" w:hAnsi="Times New Roman"/>
            <w:spacing w:val="6"/>
            <w:lang w:eastAsia="en-US"/>
          </w:rPr>
          <w:t>(</w:t>
        </w:r>
        <w:r w:rsidRPr="00762CE7">
          <w:rPr>
            <w:rFonts w:ascii="Times New Roman" w:eastAsia="Times New Roman" w:hAnsi="Times New Roman"/>
            <w:i/>
            <w:spacing w:val="6"/>
            <w:lang w:eastAsia="en-US"/>
          </w:rPr>
          <w:t>count</w:t>
        </w:r>
        <w:r w:rsidRPr="00762CE7">
          <w:rPr>
            <w:rFonts w:ascii="Times New Roman" w:eastAsia="Times New Roman" w:hAnsi="Times New Roman"/>
            <w:spacing w:val="6"/>
            <w:lang w:eastAsia="en-US"/>
          </w:rPr>
          <w:t>).</w:t>
        </w:r>
      </w:ins>
    </w:p>
    <w:p w14:paraId="106876AC" w14:textId="77777777" w:rsidR="003757D7" w:rsidRPr="00E77497" w:rsidRDefault="003757D7" w:rsidP="003757D7">
      <w:pPr>
        <w:pStyle w:val="Alg4"/>
        <w:numPr>
          <w:ilvl w:val="0"/>
          <w:numId w:val="805"/>
        </w:numPr>
        <w:contextualSpacing/>
        <w:rPr>
          <w:ins w:id="30908" w:author="Rev 7 Allen Wirfs-Brock" w:date="2012-05-02T18:00:00Z"/>
        </w:rPr>
      </w:pPr>
      <w:ins w:id="30909" w:author="Rev 7 Allen Wirfs-Brock" w:date="2012-05-02T18:00:00Z">
        <w:r>
          <w:t>ReturnIfAbrupt(</w:t>
        </w:r>
        <w:r>
          <w:rPr>
            <w:i/>
          </w:rPr>
          <w:t>n</w:t>
        </w:r>
        <w:r>
          <w:t>).</w:t>
        </w:r>
      </w:ins>
    </w:p>
    <w:p w14:paraId="129D6454" w14:textId="77777777" w:rsidR="005B26DC" w:rsidRDefault="005B26DC" w:rsidP="005B26DC">
      <w:pPr>
        <w:numPr>
          <w:ilvl w:val="0"/>
          <w:numId w:val="805"/>
        </w:numPr>
        <w:spacing w:after="0" w:line="240" w:lineRule="auto"/>
        <w:jc w:val="left"/>
        <w:rPr>
          <w:ins w:id="30910" w:author="Rev 7 Allen Wirfs-Brock" w:date="2012-05-02T17:43:00Z"/>
          <w:rFonts w:ascii="Times New Roman" w:eastAsia="Times New Roman" w:hAnsi="Times New Roman"/>
          <w:spacing w:val="6"/>
          <w:lang w:eastAsia="en-US"/>
        </w:rPr>
      </w:pPr>
      <w:commentRangeStart w:id="30911"/>
      <w:ins w:id="30912" w:author="Rev 7 Allen Wirfs-Brock" w:date="2012-05-02T17:43:00Z">
        <w:r>
          <w:rPr>
            <w:rFonts w:ascii="Times New Roman" w:eastAsia="Times New Roman" w:hAnsi="Times New Roman"/>
            <w:spacing w:val="6"/>
            <w:lang w:eastAsia="en-US"/>
          </w:rPr>
          <w:t>If n ≤ 0, then throw a RangeError exception.</w:t>
        </w:r>
      </w:ins>
      <w:commentRangeEnd w:id="30911"/>
      <w:ins w:id="30913" w:author="Rev 7 Allen Wirfs-Brock" w:date="2012-05-02T17:44:00Z">
        <w:r>
          <w:rPr>
            <w:rStyle w:val="af3"/>
          </w:rPr>
          <w:commentReference w:id="30911"/>
        </w:r>
      </w:ins>
    </w:p>
    <w:p w14:paraId="3B1E94B3" w14:textId="77777777" w:rsidR="00A019EE" w:rsidRDefault="00A019EE" w:rsidP="005B26DC">
      <w:pPr>
        <w:numPr>
          <w:ilvl w:val="0"/>
          <w:numId w:val="805"/>
        </w:numPr>
        <w:spacing w:after="0" w:line="240" w:lineRule="auto"/>
        <w:jc w:val="left"/>
        <w:rPr>
          <w:ins w:id="30914" w:author="Rev 10 Allen Wirfs-Brock" w:date="2012-08-30T15:27:00Z"/>
          <w:rFonts w:ascii="Times New Roman" w:eastAsia="Times New Roman" w:hAnsi="Times New Roman"/>
          <w:spacing w:val="6"/>
          <w:lang w:eastAsia="en-US"/>
        </w:rPr>
      </w:pPr>
      <w:ins w:id="30915" w:author="Rev 10 Allen Wirfs-Brock" w:date="2012-08-30T15:27:00Z">
        <w:r>
          <w:rPr>
            <w:rFonts w:ascii="Times New Roman" w:eastAsia="Times New Roman" w:hAnsi="Times New Roman"/>
            <w:spacing w:val="6"/>
            <w:lang w:eastAsia="en-US"/>
          </w:rPr>
          <w:t xml:space="preserve">If n is </w:t>
        </w:r>
      </w:ins>
      <w:ins w:id="30916" w:author="Rev 10 Allen Wirfs-Brock" w:date="2012-08-30T15:30:00Z">
        <w:r w:rsidRPr="00E77497">
          <w:t xml:space="preserve"> </w:t>
        </w:r>
        <w:r w:rsidRPr="00BC2562">
          <w:rPr>
            <w:rFonts w:ascii="Times New Roman" w:hAnsi="Times New Roman"/>
          </w:rPr>
          <w:t>+</w:t>
        </w:r>
        <w:r w:rsidRPr="00BC2562">
          <w:rPr>
            <w:rFonts w:ascii="Times New Roman" w:hAnsi="Times New Roman"/>
          </w:rPr>
          <w:sym w:font="Symbol" w:char="F0A5"/>
        </w:r>
        <w:r>
          <w:rPr>
            <w:rFonts w:ascii="Times New Roman" w:hAnsi="Times New Roman"/>
          </w:rPr>
          <w:t>, then rhow a RangeError Exception.</w:t>
        </w:r>
      </w:ins>
    </w:p>
    <w:p w14:paraId="1F3B7AFC" w14:textId="77777777" w:rsidR="00762CE7" w:rsidRPr="00762CE7" w:rsidRDefault="00762CE7" w:rsidP="005B26DC">
      <w:pPr>
        <w:numPr>
          <w:ilvl w:val="0"/>
          <w:numId w:val="805"/>
        </w:numPr>
        <w:spacing w:after="0" w:line="240" w:lineRule="auto"/>
        <w:jc w:val="left"/>
        <w:rPr>
          <w:ins w:id="30917" w:author="Rev 7 Allen Wirfs-Brock" w:date="2012-05-02T17:36:00Z"/>
          <w:rFonts w:ascii="Times New Roman" w:eastAsia="Times New Roman" w:hAnsi="Times New Roman"/>
          <w:spacing w:val="6"/>
          <w:lang w:eastAsia="en-US"/>
        </w:rPr>
      </w:pPr>
      <w:ins w:id="30918" w:author="Rev 7 Allen Wirfs-Brock" w:date="2012-05-02T17:36:00Z">
        <w:r w:rsidRPr="00762CE7">
          <w:rPr>
            <w:rFonts w:ascii="Times New Roman" w:eastAsia="Times New Roman" w:hAnsi="Times New Roman"/>
            <w:spacing w:val="6"/>
            <w:lang w:eastAsia="en-US"/>
          </w:rPr>
          <w:t xml:space="preserve">Let </w:t>
        </w:r>
        <w:r w:rsidRPr="00762CE7">
          <w:rPr>
            <w:rFonts w:ascii="Times New Roman" w:eastAsia="Times New Roman" w:hAnsi="Times New Roman"/>
            <w:i/>
            <w:spacing w:val="6"/>
            <w:lang w:eastAsia="en-US"/>
          </w:rPr>
          <w:t>T</w:t>
        </w:r>
        <w:r w:rsidRPr="00762CE7">
          <w:rPr>
            <w:rFonts w:ascii="Times New Roman" w:eastAsia="Times New Roman" w:hAnsi="Times New Roman"/>
            <w:spacing w:val="6"/>
            <w:lang w:eastAsia="en-US"/>
          </w:rPr>
          <w:t xml:space="preserve"> be a String value that is made from </w:t>
        </w:r>
        <w:r w:rsidRPr="00762CE7">
          <w:rPr>
            <w:rFonts w:ascii="Times New Roman" w:eastAsia="Times New Roman" w:hAnsi="Times New Roman"/>
            <w:i/>
            <w:spacing w:val="6"/>
            <w:lang w:eastAsia="en-US"/>
          </w:rPr>
          <w:t>n</w:t>
        </w:r>
        <w:r w:rsidRPr="00762CE7">
          <w:rPr>
            <w:rFonts w:ascii="Times New Roman" w:eastAsia="Times New Roman" w:hAnsi="Times New Roman"/>
            <w:spacing w:val="6"/>
            <w:lang w:eastAsia="en-US"/>
          </w:rPr>
          <w:t xml:space="preserve"> copies of </w:t>
        </w:r>
        <w:r w:rsidRPr="00762CE7">
          <w:rPr>
            <w:rFonts w:ascii="Times New Roman" w:eastAsia="Times New Roman" w:hAnsi="Times New Roman"/>
            <w:i/>
            <w:spacing w:val="6"/>
            <w:lang w:eastAsia="en-US"/>
          </w:rPr>
          <w:t>S</w:t>
        </w:r>
        <w:r w:rsidRPr="00762CE7">
          <w:rPr>
            <w:rFonts w:ascii="Times New Roman" w:eastAsia="Times New Roman" w:hAnsi="Times New Roman"/>
            <w:spacing w:val="6"/>
            <w:lang w:eastAsia="en-US"/>
          </w:rPr>
          <w:t xml:space="preserve"> appended together.</w:t>
        </w:r>
      </w:ins>
    </w:p>
    <w:p w14:paraId="47E9D4DC" w14:textId="77777777" w:rsidR="00762CE7" w:rsidRPr="00762CE7" w:rsidRDefault="00762CE7" w:rsidP="005B26DC">
      <w:pPr>
        <w:numPr>
          <w:ilvl w:val="0"/>
          <w:numId w:val="805"/>
        </w:numPr>
        <w:spacing w:after="220" w:line="240" w:lineRule="auto"/>
        <w:jc w:val="left"/>
        <w:rPr>
          <w:ins w:id="30919" w:author="Rev 7 Allen Wirfs-Brock" w:date="2012-05-02T17:36:00Z"/>
          <w:rFonts w:ascii="Times New Roman" w:eastAsia="Times New Roman" w:hAnsi="Times New Roman"/>
          <w:spacing w:val="6"/>
          <w:lang w:eastAsia="en-US"/>
        </w:rPr>
      </w:pPr>
      <w:ins w:id="30920" w:author="Rev 7 Allen Wirfs-Brock" w:date="2012-05-02T17:36:00Z">
        <w:r w:rsidRPr="00762CE7">
          <w:rPr>
            <w:rFonts w:ascii="Times New Roman" w:eastAsia="Times New Roman" w:hAnsi="Times New Roman"/>
            <w:spacing w:val="6"/>
            <w:lang w:eastAsia="en-US"/>
          </w:rPr>
          <w:t xml:space="preserve">Return </w:t>
        </w:r>
        <w:r w:rsidRPr="00762CE7">
          <w:rPr>
            <w:rFonts w:ascii="Times New Roman" w:eastAsia="Times New Roman" w:hAnsi="Times New Roman"/>
            <w:i/>
            <w:spacing w:val="6"/>
            <w:lang w:eastAsia="en-US"/>
          </w:rPr>
          <w:t>T</w:t>
        </w:r>
        <w:r w:rsidRPr="00762CE7">
          <w:rPr>
            <w:rFonts w:ascii="Times New Roman" w:eastAsia="Times New Roman" w:hAnsi="Times New Roman"/>
            <w:spacing w:val="6"/>
            <w:lang w:eastAsia="en-US"/>
          </w:rPr>
          <w:t>.</w:t>
        </w:r>
      </w:ins>
    </w:p>
    <w:p w14:paraId="7097E86A" w14:textId="77777777" w:rsidR="005B26DC" w:rsidRDefault="005B26DC" w:rsidP="005B26DC">
      <w:pPr>
        <w:pStyle w:val="Note"/>
        <w:rPr>
          <w:ins w:id="30921" w:author="Rev 7 Allen Wirfs-Brock" w:date="2012-05-02T17:45:00Z"/>
        </w:rPr>
      </w:pPr>
      <w:ins w:id="30922" w:author="Rev 7 Allen Wirfs-Brock" w:date="2012-05-02T17:45:00Z">
        <w:r>
          <w:t>NOTE</w:t>
        </w:r>
      </w:ins>
      <w:ins w:id="30923" w:author="Rev 7 Allen Wirfs-Brock" w:date="2012-05-02T17:47:00Z">
        <w:r>
          <w:t xml:space="preserve"> 1</w:t>
        </w:r>
      </w:ins>
      <w:ins w:id="30924" w:author="Rev 7 Allen Wirfs-Brock" w:date="2012-05-02T17:45:00Z">
        <w:r>
          <w:tab/>
        </w:r>
      </w:ins>
      <w:ins w:id="30925" w:author="Rev 7 Allen Wirfs-Brock" w:date="2012-05-02T17:46:00Z">
        <w:r>
          <w:t>This method</w:t>
        </w:r>
      </w:ins>
      <w:ins w:id="30926" w:author="Rev 7 Allen Wirfs-Brock" w:date="2012-05-02T17:47:00Z">
        <w:r>
          <w:t xml:space="preserve"> creates</w:t>
        </w:r>
      </w:ins>
      <w:ins w:id="30927" w:author="Rev 7 Allen Wirfs-Brock" w:date="2012-05-02T17:45:00Z">
        <w:r w:rsidRPr="00762CE7">
          <w:t xml:space="preserve"> a String consisting of the </w:t>
        </w:r>
        <w:del w:id="30928" w:author="Rev 9 Allen Wirfs-Brock" w:date="2012-07-07T13:09:00Z">
          <w:r w:rsidRPr="00762CE7" w:rsidDel="00A91A28">
            <w:delText>characters</w:delText>
          </w:r>
        </w:del>
      </w:ins>
      <w:ins w:id="30929" w:author="Rev 9 Allen Wirfs-Brock" w:date="2012-07-07T13:09:00Z">
        <w:r w:rsidR="00A91A28">
          <w:t>string elements</w:t>
        </w:r>
      </w:ins>
      <w:ins w:id="30930" w:author="Rev 7 Allen Wirfs-Brock" w:date="2012-05-02T17:45:00Z">
        <w:r w:rsidRPr="00762CE7">
          <w:t xml:space="preserve"> of this object (converted to String) repeated </w:t>
        </w:r>
        <w:r w:rsidRPr="005B26DC">
          <w:rPr>
            <w:rFonts w:ascii="Times New Roman" w:hAnsi="Times New Roman"/>
            <w:i/>
          </w:rPr>
          <w:t>count</w:t>
        </w:r>
        <w:r w:rsidRPr="00762CE7">
          <w:t xml:space="preserve"> time. </w:t>
        </w:r>
      </w:ins>
    </w:p>
    <w:p w14:paraId="0EBC2B50" w14:textId="77777777" w:rsidR="005B26DC" w:rsidRPr="00E77497" w:rsidRDefault="005B26DC" w:rsidP="005B26DC">
      <w:pPr>
        <w:pStyle w:val="Note"/>
        <w:rPr>
          <w:ins w:id="30931" w:author="Rev 7 Allen Wirfs-Brock" w:date="2012-05-02T17:46:00Z"/>
        </w:rPr>
      </w:pPr>
      <w:ins w:id="30932" w:author="Rev 7 Allen Wirfs-Brock" w:date="2012-05-02T17:46:00Z">
        <w:r w:rsidRPr="00E77497">
          <w:t>NOTE</w:t>
        </w:r>
      </w:ins>
      <w:ins w:id="30933" w:author="Rev 7 Allen Wirfs-Brock" w:date="2012-05-02T17:47:00Z">
        <w:r>
          <w:t xml:space="preserve"> 2</w:t>
        </w:r>
      </w:ins>
      <w:ins w:id="30934" w:author="Rev 7 Allen Wirfs-Brock" w:date="2012-05-02T17:46:00Z">
        <w:r w:rsidRPr="00E77497">
          <w:tab/>
          <w:t xml:space="preserve">The </w:t>
        </w:r>
      </w:ins>
      <w:ins w:id="30935" w:author="Rev 7 Allen Wirfs-Brock" w:date="2012-05-02T17:47:00Z">
        <w:r>
          <w:rPr>
            <w:rFonts w:ascii="Courier New" w:hAnsi="Courier New"/>
            <w:b/>
          </w:rPr>
          <w:t>repeat</w:t>
        </w:r>
      </w:ins>
      <w:ins w:id="30936" w:author="Rev 7 Allen Wirfs-Brock" w:date="2012-05-02T17:46:00Z">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ins>
    </w:p>
    <w:p w14:paraId="63D658D4" w14:textId="77777777" w:rsidR="00762CE7" w:rsidRPr="00762CE7" w:rsidRDefault="00762CE7" w:rsidP="00762CE7">
      <w:pPr>
        <w:keepNext/>
        <w:tabs>
          <w:tab w:val="left" w:pos="709"/>
          <w:tab w:val="left" w:pos="940"/>
          <w:tab w:val="left" w:pos="1140"/>
          <w:tab w:val="left" w:pos="1360"/>
        </w:tabs>
        <w:suppressAutoHyphens/>
        <w:spacing w:before="120" w:line="230" w:lineRule="exact"/>
        <w:jc w:val="left"/>
        <w:outlineLvl w:val="3"/>
        <w:rPr>
          <w:ins w:id="30937" w:author="Rev 7 Allen Wirfs-Brock" w:date="2012-05-02T17:36:00Z"/>
          <w:rFonts w:cs="Arial"/>
          <w:b/>
        </w:rPr>
      </w:pPr>
      <w:ins w:id="30938" w:author="Rev 7 Allen Wirfs-Brock" w:date="2012-05-02T17:36:00Z">
        <w:r w:rsidRPr="00762CE7">
          <w:rPr>
            <w:rFonts w:cs="Arial"/>
            <w:b/>
          </w:rPr>
          <w:t>15.5.4.22</w:t>
        </w:r>
        <w:r w:rsidRPr="00762CE7">
          <w:rPr>
            <w:rFonts w:cs="Arial"/>
            <w:b/>
          </w:rPr>
          <w:tab/>
          <w:t>String.prototype.startsWith (searchString</w:t>
        </w:r>
      </w:ins>
      <w:ins w:id="30939" w:author="Rev 7 Allen Wirfs-Brock" w:date="2012-05-02T17:54:00Z">
        <w:r w:rsidR="003757D7">
          <w:rPr>
            <w:rFonts w:cs="Arial"/>
            <w:b/>
          </w:rPr>
          <w:t xml:space="preserve"> [</w:t>
        </w:r>
      </w:ins>
      <w:ins w:id="30940" w:author="Rev 7 Allen Wirfs-Brock" w:date="2012-05-02T17:36:00Z">
        <w:r w:rsidRPr="00762CE7">
          <w:rPr>
            <w:rFonts w:cs="Arial"/>
            <w:b/>
          </w:rPr>
          <w:t>, position</w:t>
        </w:r>
      </w:ins>
      <w:ins w:id="30941" w:author="Rev 7 Allen Wirfs-Brock" w:date="2012-05-02T17:54:00Z">
        <w:r w:rsidR="003757D7">
          <w:rPr>
            <w:rFonts w:cs="Arial"/>
            <w:b/>
          </w:rPr>
          <w:t xml:space="preserve"> ] </w:t>
        </w:r>
      </w:ins>
      <w:ins w:id="30942" w:author="Rev 7 Allen Wirfs-Brock" w:date="2012-05-02T17:36:00Z">
        <w:r w:rsidRPr="00762CE7">
          <w:rPr>
            <w:rFonts w:cs="Arial"/>
            <w:b/>
          </w:rPr>
          <w:t>)</w:t>
        </w:r>
      </w:ins>
    </w:p>
    <w:p w14:paraId="311AA2C5" w14:textId="77777777" w:rsidR="00762CE7" w:rsidRPr="00762CE7" w:rsidRDefault="00762CE7" w:rsidP="00762CE7">
      <w:pPr>
        <w:rPr>
          <w:ins w:id="30943" w:author="Rev 7 Allen Wirfs-Brock" w:date="2012-05-02T17:36:00Z"/>
          <w:rFonts w:cs="Arial"/>
        </w:rPr>
      </w:pPr>
      <w:ins w:id="30944" w:author="Rev 7 Allen Wirfs-Brock" w:date="2012-05-02T17:36:00Z">
        <w:r w:rsidRPr="00762CE7">
          <w:rPr>
            <w:rFonts w:cs="Arial"/>
          </w:rPr>
          <w:t>The following steps are taken:</w:t>
        </w:r>
      </w:ins>
    </w:p>
    <w:p w14:paraId="65E32CAA" w14:textId="77777777" w:rsidR="00762CE7" w:rsidRPr="003757D7" w:rsidRDefault="003757D7" w:rsidP="003757D7">
      <w:pPr>
        <w:numPr>
          <w:ilvl w:val="0"/>
          <w:numId w:val="806"/>
        </w:numPr>
        <w:spacing w:after="0" w:line="240" w:lineRule="auto"/>
        <w:jc w:val="left"/>
        <w:rPr>
          <w:ins w:id="30945" w:author="Rev 7 Allen Wirfs-Brock" w:date="2012-05-02T17:36:00Z"/>
          <w:rFonts w:ascii="Times New Roman" w:eastAsia="Times New Roman" w:hAnsi="Times New Roman"/>
          <w:spacing w:val="6"/>
          <w:lang w:eastAsia="en-US"/>
        </w:rPr>
      </w:pPr>
      <w:ins w:id="30946" w:author="Rev 7 Allen Wirfs-Brock" w:date="2012-05-02T17:56:00Z">
        <w:r w:rsidRPr="00762CE7">
          <w:rPr>
            <w:rFonts w:ascii="Times New Roman" w:hAnsi="Times New Roman"/>
          </w:rPr>
          <w:t>ReturnIfAbrupt(CheckObjectCoercible(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ins>
    </w:p>
    <w:p w14:paraId="57357270" w14:textId="77777777" w:rsidR="00762CE7" w:rsidRPr="005B26DC" w:rsidRDefault="00762CE7" w:rsidP="003757D7">
      <w:pPr>
        <w:numPr>
          <w:ilvl w:val="0"/>
          <w:numId w:val="806"/>
        </w:numPr>
        <w:spacing w:after="0" w:line="240" w:lineRule="auto"/>
        <w:jc w:val="left"/>
        <w:rPr>
          <w:ins w:id="30947" w:author="Rev 7 Allen Wirfs-Brock" w:date="2012-05-02T17:36:00Z"/>
          <w:rFonts w:ascii="Times New Roman" w:eastAsia="Times New Roman" w:hAnsi="Times New Roman"/>
          <w:spacing w:val="6"/>
          <w:lang w:eastAsia="en-US"/>
        </w:rPr>
      </w:pPr>
      <w:ins w:id="30948" w:author="Rev 7 Allen Wirfs-Brock" w:date="2012-05-02T17:36:00Z">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w:t>
        </w:r>
        <w:r w:rsidRPr="005B26DC">
          <w:rPr>
            <w:rFonts w:ascii="Times New Roman" w:eastAsia="Times New Roman" w:hAnsi="Times New Roman"/>
            <w:spacing w:val="6"/>
            <w:lang w:eastAsia="en-US"/>
          </w:rPr>
          <w:t xml:space="preserve"> be the result of calling ToString, giving it the </w:t>
        </w:r>
        <w:r w:rsidRPr="005B26DC">
          <w:rPr>
            <w:rFonts w:ascii="Times New Roman" w:eastAsia="Times New Roman" w:hAnsi="Times New Roman"/>
            <w:b/>
            <w:spacing w:val="6"/>
            <w:lang w:eastAsia="en-US"/>
          </w:rPr>
          <w:t>this</w:t>
        </w:r>
        <w:r w:rsidRPr="005B26DC">
          <w:rPr>
            <w:rFonts w:ascii="Times New Roman" w:eastAsia="Times New Roman" w:hAnsi="Times New Roman"/>
            <w:spacing w:val="6"/>
            <w:lang w:eastAsia="en-US"/>
          </w:rPr>
          <w:t xml:space="preserve"> value as its argument.</w:t>
        </w:r>
      </w:ins>
    </w:p>
    <w:p w14:paraId="3874161E" w14:textId="77777777" w:rsidR="005B26DC" w:rsidRPr="00E77497" w:rsidRDefault="005B26DC" w:rsidP="003757D7">
      <w:pPr>
        <w:pStyle w:val="Alg4"/>
        <w:numPr>
          <w:ilvl w:val="0"/>
          <w:numId w:val="806"/>
        </w:numPr>
        <w:contextualSpacing/>
        <w:rPr>
          <w:ins w:id="30949" w:author="Rev 7 Allen Wirfs-Brock" w:date="2012-05-02T17:49:00Z"/>
        </w:rPr>
      </w:pPr>
      <w:ins w:id="30950" w:author="Rev 7 Allen Wirfs-Brock" w:date="2012-05-02T17:49:00Z">
        <w:r>
          <w:t>ReturnIfAbrupt(</w:t>
        </w:r>
        <w:r>
          <w:rPr>
            <w:i/>
          </w:rPr>
          <w:t>S</w:t>
        </w:r>
        <w:r>
          <w:t>).</w:t>
        </w:r>
      </w:ins>
    </w:p>
    <w:p w14:paraId="58815829" w14:textId="77777777" w:rsidR="00762CE7" w:rsidRPr="005B26DC" w:rsidRDefault="00762CE7" w:rsidP="003757D7">
      <w:pPr>
        <w:numPr>
          <w:ilvl w:val="0"/>
          <w:numId w:val="806"/>
        </w:numPr>
        <w:spacing w:after="0" w:line="240" w:lineRule="auto"/>
        <w:jc w:val="left"/>
        <w:rPr>
          <w:ins w:id="30951" w:author="Rev 7 Allen Wirfs-Brock" w:date="2012-05-02T17:36:00Z"/>
          <w:rFonts w:ascii="Times New Roman" w:eastAsia="Times New Roman" w:hAnsi="Times New Roman"/>
          <w:spacing w:val="6"/>
          <w:lang w:eastAsia="en-US"/>
        </w:rPr>
      </w:pPr>
      <w:ins w:id="30952" w:author="Rev 7 Allen Wirfs-Brock" w:date="2012-05-02T17:36:00Z">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searchStr</w:t>
        </w:r>
        <w:r w:rsidRPr="005B26DC">
          <w:rPr>
            <w:rFonts w:ascii="Times New Roman" w:eastAsia="Times New Roman" w:hAnsi="Times New Roman"/>
            <w:spacing w:val="6"/>
            <w:lang w:eastAsia="en-US"/>
          </w:rPr>
          <w:t xml:space="preserve"> be ToString(</w:t>
        </w:r>
        <w:r w:rsidRPr="005B26DC">
          <w:rPr>
            <w:rFonts w:ascii="Times New Roman" w:eastAsia="Times New Roman" w:hAnsi="Times New Roman"/>
            <w:i/>
            <w:spacing w:val="6"/>
            <w:lang w:eastAsia="en-US"/>
          </w:rPr>
          <w:t>searchString</w:t>
        </w:r>
        <w:r w:rsidRPr="005B26DC">
          <w:rPr>
            <w:rFonts w:ascii="Times New Roman" w:eastAsia="Times New Roman" w:hAnsi="Times New Roman"/>
            <w:spacing w:val="6"/>
            <w:lang w:eastAsia="en-US"/>
          </w:rPr>
          <w:t>).</w:t>
        </w:r>
      </w:ins>
    </w:p>
    <w:p w14:paraId="751FFFDF" w14:textId="77777777" w:rsidR="003757D7" w:rsidRPr="00E77497" w:rsidRDefault="003757D7" w:rsidP="003757D7">
      <w:pPr>
        <w:pStyle w:val="Alg4"/>
        <w:numPr>
          <w:ilvl w:val="0"/>
          <w:numId w:val="806"/>
        </w:numPr>
        <w:contextualSpacing/>
        <w:rPr>
          <w:ins w:id="30953" w:author="Rev 7 Allen Wirfs-Brock" w:date="2012-05-02T17:51:00Z"/>
        </w:rPr>
      </w:pPr>
      <w:ins w:id="30954" w:author="Rev 7 Allen Wirfs-Brock" w:date="2012-05-02T17:51:00Z">
        <w:r>
          <w:t>ReturnIfAbrupt(</w:t>
        </w:r>
        <w:r w:rsidRPr="005B26DC">
          <w:rPr>
            <w:i/>
          </w:rPr>
          <w:t>searchStr</w:t>
        </w:r>
        <w:r>
          <w:t>).</w:t>
        </w:r>
      </w:ins>
    </w:p>
    <w:p w14:paraId="67A80C30" w14:textId="77777777" w:rsidR="00762CE7" w:rsidRPr="005B26DC" w:rsidRDefault="00762CE7" w:rsidP="003757D7">
      <w:pPr>
        <w:numPr>
          <w:ilvl w:val="0"/>
          <w:numId w:val="806"/>
        </w:numPr>
        <w:spacing w:after="0" w:line="240" w:lineRule="auto"/>
        <w:jc w:val="left"/>
        <w:rPr>
          <w:ins w:id="30955" w:author="Rev 7 Allen Wirfs-Brock" w:date="2012-05-02T17:36:00Z"/>
          <w:rFonts w:ascii="Times New Roman" w:eastAsia="Times New Roman" w:hAnsi="Times New Roman"/>
          <w:spacing w:val="6"/>
          <w:lang w:eastAsia="en-US"/>
        </w:rPr>
      </w:pPr>
      <w:ins w:id="30956" w:author="Rev 7 Allen Wirfs-Brock" w:date="2012-05-02T17:36:00Z">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pos</w:t>
        </w:r>
        <w:r w:rsidRPr="005B26DC">
          <w:rPr>
            <w:rFonts w:ascii="Times New Roman" w:eastAsia="Times New Roman" w:hAnsi="Times New Roman"/>
            <w:spacing w:val="6"/>
            <w:lang w:eastAsia="en-US"/>
          </w:rPr>
          <w:t xml:space="preserve"> be ToInteger(</w:t>
        </w:r>
        <w:r w:rsidRPr="005B26DC">
          <w:rPr>
            <w:rFonts w:ascii="Times New Roman" w:eastAsia="Times New Roman" w:hAnsi="Times New Roman"/>
            <w:i/>
            <w:spacing w:val="6"/>
            <w:lang w:eastAsia="en-US"/>
          </w:rPr>
          <w:t>position</w:t>
        </w:r>
        <w:r w:rsidRPr="005B26DC">
          <w:rPr>
            <w:rFonts w:ascii="Times New Roman" w:eastAsia="Times New Roman" w:hAnsi="Times New Roman"/>
            <w:spacing w:val="6"/>
            <w:lang w:eastAsia="en-US"/>
          </w:rPr>
          <w:t xml:space="preserve">). (If </w:t>
        </w:r>
        <w:r w:rsidRPr="005B26DC">
          <w:rPr>
            <w:rFonts w:ascii="Times New Roman" w:eastAsia="Times New Roman" w:hAnsi="Times New Roman"/>
            <w:i/>
            <w:spacing w:val="6"/>
            <w:lang w:eastAsia="en-US"/>
          </w:rPr>
          <w:t>position</w:t>
        </w:r>
        <w:r w:rsidRPr="005B26DC">
          <w:rPr>
            <w:rFonts w:ascii="Times New Roman" w:eastAsia="Times New Roman" w:hAnsi="Times New Roman"/>
            <w:spacing w:val="6"/>
            <w:lang w:eastAsia="en-US"/>
          </w:rPr>
          <w:t xml:space="preserve"> is </w:t>
        </w:r>
        <w:r w:rsidRPr="005B26DC">
          <w:rPr>
            <w:rFonts w:ascii="Times New Roman" w:eastAsia="Times New Roman" w:hAnsi="Times New Roman"/>
            <w:b/>
            <w:spacing w:val="6"/>
            <w:lang w:eastAsia="en-US"/>
          </w:rPr>
          <w:t>undefined</w:t>
        </w:r>
        <w:r w:rsidRPr="005B26DC">
          <w:rPr>
            <w:rFonts w:ascii="Times New Roman" w:eastAsia="Times New Roman" w:hAnsi="Times New Roman"/>
            <w:spacing w:val="6"/>
            <w:lang w:eastAsia="en-US"/>
          </w:rPr>
          <w:t xml:space="preserve">, this step produces the value </w:t>
        </w:r>
        <w:r w:rsidRPr="005B26DC">
          <w:rPr>
            <w:rFonts w:ascii="Times New Roman" w:eastAsia="Times New Roman" w:hAnsi="Times New Roman"/>
            <w:b/>
            <w:spacing w:val="6"/>
            <w:lang w:eastAsia="en-US"/>
          </w:rPr>
          <w:t>0</w:t>
        </w:r>
        <w:r w:rsidRPr="005B26DC">
          <w:rPr>
            <w:rFonts w:ascii="Times New Roman" w:eastAsia="Times New Roman" w:hAnsi="Times New Roman"/>
            <w:spacing w:val="6"/>
            <w:lang w:eastAsia="en-US"/>
          </w:rPr>
          <w:t>).</w:t>
        </w:r>
      </w:ins>
    </w:p>
    <w:p w14:paraId="34E88925" w14:textId="77777777" w:rsidR="003757D7" w:rsidRPr="00E77497" w:rsidRDefault="003757D7" w:rsidP="003757D7">
      <w:pPr>
        <w:pStyle w:val="Alg4"/>
        <w:numPr>
          <w:ilvl w:val="0"/>
          <w:numId w:val="806"/>
        </w:numPr>
        <w:contextualSpacing/>
        <w:rPr>
          <w:ins w:id="30957" w:author="Rev 7 Allen Wirfs-Brock" w:date="2012-05-02T18:00:00Z"/>
        </w:rPr>
      </w:pPr>
      <w:ins w:id="30958" w:author="Rev 7 Allen Wirfs-Brock" w:date="2012-05-02T18:00:00Z">
        <w:r>
          <w:t>ReturnIfAbrupt(</w:t>
        </w:r>
        <w:r>
          <w:rPr>
            <w:i/>
          </w:rPr>
          <w:t>pos</w:t>
        </w:r>
        <w:r>
          <w:t>).</w:t>
        </w:r>
      </w:ins>
    </w:p>
    <w:p w14:paraId="57E22602" w14:textId="77777777" w:rsidR="00762CE7" w:rsidRPr="005B26DC" w:rsidRDefault="00762CE7" w:rsidP="003757D7">
      <w:pPr>
        <w:numPr>
          <w:ilvl w:val="0"/>
          <w:numId w:val="806"/>
        </w:numPr>
        <w:spacing w:after="0" w:line="240" w:lineRule="auto"/>
        <w:jc w:val="left"/>
        <w:rPr>
          <w:ins w:id="30959" w:author="Rev 7 Allen Wirfs-Brock" w:date="2012-05-02T17:36:00Z"/>
          <w:rFonts w:ascii="Times New Roman" w:eastAsia="Times New Roman" w:hAnsi="Times New Roman"/>
          <w:spacing w:val="6"/>
          <w:lang w:eastAsia="en-US"/>
        </w:rPr>
      </w:pPr>
      <w:ins w:id="30960" w:author="Rev 7 Allen Wirfs-Brock" w:date="2012-05-02T17:36:00Z">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len</w:t>
        </w:r>
        <w:r w:rsidRPr="005B26DC">
          <w:rPr>
            <w:rFonts w:ascii="Times New Roman" w:eastAsia="Times New Roman" w:hAnsi="Times New Roman"/>
            <w:spacing w:val="6"/>
            <w:lang w:eastAsia="en-US"/>
          </w:rPr>
          <w:t xml:space="preserve"> be the number of </w:t>
        </w:r>
        <w:del w:id="30961" w:author="Rev 9 Allen Wirfs-Brock" w:date="2012-07-07T13:09:00Z">
          <w:r w:rsidRPr="005B26DC" w:rsidDel="00A91A28">
            <w:rPr>
              <w:rFonts w:ascii="Times New Roman" w:eastAsia="Times New Roman" w:hAnsi="Times New Roman"/>
              <w:spacing w:val="6"/>
              <w:lang w:eastAsia="en-US"/>
            </w:rPr>
            <w:delText>characters</w:delText>
          </w:r>
        </w:del>
      </w:ins>
      <w:ins w:id="30962" w:author="Rev 9 Allen Wirfs-Brock" w:date="2012-07-07T13:09:00Z">
        <w:r w:rsidR="00A91A28">
          <w:rPr>
            <w:rFonts w:ascii="Times New Roman" w:eastAsia="Times New Roman" w:hAnsi="Times New Roman"/>
            <w:spacing w:val="6"/>
            <w:lang w:eastAsia="en-US"/>
          </w:rPr>
          <w:t>elements</w:t>
        </w:r>
      </w:ins>
      <w:ins w:id="30963" w:author="Rev 7 Allen Wirfs-Brock" w:date="2012-05-02T17:36:00Z">
        <w:r w:rsidRPr="005B26DC">
          <w:rPr>
            <w:rFonts w:ascii="Times New Roman" w:eastAsia="Times New Roman" w:hAnsi="Times New Roman"/>
            <w:spacing w:val="6"/>
            <w:lang w:eastAsia="en-US"/>
          </w:rPr>
          <w:t xml:space="preserve"> in </w:t>
        </w:r>
        <w:r w:rsidRPr="005B26DC">
          <w:rPr>
            <w:rFonts w:ascii="Times New Roman" w:eastAsia="Times New Roman" w:hAnsi="Times New Roman"/>
            <w:i/>
            <w:spacing w:val="6"/>
            <w:lang w:eastAsia="en-US"/>
          </w:rPr>
          <w:t>S</w:t>
        </w:r>
        <w:r w:rsidRPr="005B26DC">
          <w:rPr>
            <w:rFonts w:ascii="Times New Roman" w:eastAsia="Times New Roman" w:hAnsi="Times New Roman"/>
            <w:spacing w:val="6"/>
            <w:lang w:eastAsia="en-US"/>
          </w:rPr>
          <w:t>.</w:t>
        </w:r>
      </w:ins>
    </w:p>
    <w:p w14:paraId="19D90534" w14:textId="77777777" w:rsidR="00762CE7" w:rsidRPr="005B26DC" w:rsidRDefault="00762CE7" w:rsidP="003757D7">
      <w:pPr>
        <w:numPr>
          <w:ilvl w:val="0"/>
          <w:numId w:val="806"/>
        </w:numPr>
        <w:spacing w:after="0" w:line="240" w:lineRule="auto"/>
        <w:jc w:val="left"/>
        <w:rPr>
          <w:ins w:id="30964" w:author="Rev 7 Allen Wirfs-Brock" w:date="2012-05-02T17:36:00Z"/>
          <w:rFonts w:ascii="Times New Roman" w:eastAsia="Times New Roman" w:hAnsi="Times New Roman"/>
          <w:spacing w:val="6"/>
          <w:lang w:eastAsia="en-US"/>
        </w:rPr>
      </w:pPr>
      <w:ins w:id="30965" w:author="Rev 7 Allen Wirfs-Brock" w:date="2012-05-02T17:36:00Z">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start</w:t>
        </w:r>
        <w:r w:rsidRPr="005B26DC">
          <w:rPr>
            <w:rFonts w:ascii="Times New Roman" w:eastAsia="Times New Roman" w:hAnsi="Times New Roman"/>
            <w:spacing w:val="6"/>
            <w:lang w:eastAsia="en-US"/>
          </w:rPr>
          <w:t xml:space="preserve"> be min(max(</w:t>
        </w:r>
        <w:r w:rsidRPr="005B26DC">
          <w:rPr>
            <w:rFonts w:ascii="Times New Roman" w:eastAsia="Times New Roman" w:hAnsi="Times New Roman"/>
            <w:i/>
            <w:spacing w:val="6"/>
            <w:lang w:eastAsia="en-US"/>
          </w:rPr>
          <w:t>pos</w:t>
        </w:r>
        <w:r w:rsidRPr="005B26DC">
          <w:rPr>
            <w:rFonts w:ascii="Times New Roman" w:eastAsia="Times New Roman" w:hAnsi="Times New Roman"/>
            <w:spacing w:val="6"/>
            <w:lang w:eastAsia="en-US"/>
          </w:rPr>
          <w:t xml:space="preserve">, 0), </w:t>
        </w:r>
        <w:r w:rsidRPr="005B26DC">
          <w:rPr>
            <w:rFonts w:ascii="Times New Roman" w:eastAsia="Times New Roman" w:hAnsi="Times New Roman"/>
            <w:i/>
            <w:spacing w:val="6"/>
            <w:lang w:eastAsia="en-US"/>
          </w:rPr>
          <w:t>len</w:t>
        </w:r>
        <w:r w:rsidRPr="005B26DC">
          <w:rPr>
            <w:rFonts w:ascii="Times New Roman" w:eastAsia="Times New Roman" w:hAnsi="Times New Roman"/>
            <w:spacing w:val="6"/>
            <w:lang w:eastAsia="en-US"/>
          </w:rPr>
          <w:t>).</w:t>
        </w:r>
      </w:ins>
    </w:p>
    <w:p w14:paraId="35A953A3" w14:textId="77777777" w:rsidR="00762CE7" w:rsidRPr="005B26DC" w:rsidRDefault="00762CE7" w:rsidP="003757D7">
      <w:pPr>
        <w:numPr>
          <w:ilvl w:val="0"/>
          <w:numId w:val="806"/>
        </w:numPr>
        <w:spacing w:after="0" w:line="240" w:lineRule="auto"/>
        <w:jc w:val="left"/>
        <w:rPr>
          <w:ins w:id="30966" w:author="Rev 7 Allen Wirfs-Brock" w:date="2012-05-02T17:36:00Z"/>
          <w:rFonts w:ascii="Times New Roman" w:eastAsia="Times New Roman" w:hAnsi="Times New Roman"/>
          <w:spacing w:val="6"/>
          <w:lang w:eastAsia="en-US"/>
        </w:rPr>
      </w:pPr>
      <w:ins w:id="30967" w:author="Rev 7 Allen Wirfs-Brock" w:date="2012-05-02T17:36:00Z">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searchLength</w:t>
        </w:r>
        <w:r w:rsidRPr="005B26DC">
          <w:rPr>
            <w:rFonts w:ascii="Times New Roman" w:eastAsia="Times New Roman" w:hAnsi="Times New Roman"/>
            <w:spacing w:val="6"/>
            <w:lang w:eastAsia="en-US"/>
          </w:rPr>
          <w:t xml:space="preserve"> be the number of </w:t>
        </w:r>
        <w:del w:id="30968" w:author="Rev 9 Allen Wirfs-Brock" w:date="2012-07-07T13:09:00Z">
          <w:r w:rsidRPr="005B26DC" w:rsidDel="00A91A28">
            <w:rPr>
              <w:rFonts w:ascii="Times New Roman" w:eastAsia="Times New Roman" w:hAnsi="Times New Roman"/>
              <w:spacing w:val="6"/>
              <w:lang w:eastAsia="en-US"/>
            </w:rPr>
            <w:delText>characters</w:delText>
          </w:r>
        </w:del>
      </w:ins>
      <w:ins w:id="30969" w:author="Rev 9 Allen Wirfs-Brock" w:date="2012-07-07T13:09:00Z">
        <w:r w:rsidR="00A91A28">
          <w:rPr>
            <w:rFonts w:ascii="Times New Roman" w:eastAsia="Times New Roman" w:hAnsi="Times New Roman"/>
            <w:spacing w:val="6"/>
            <w:lang w:eastAsia="en-US"/>
          </w:rPr>
          <w:t>elements</w:t>
        </w:r>
      </w:ins>
      <w:ins w:id="30970" w:author="Rev 7 Allen Wirfs-Brock" w:date="2012-05-02T17:36:00Z">
        <w:r w:rsidRPr="005B26DC">
          <w:rPr>
            <w:rFonts w:ascii="Times New Roman" w:eastAsia="Times New Roman" w:hAnsi="Times New Roman"/>
            <w:spacing w:val="6"/>
            <w:lang w:eastAsia="en-US"/>
          </w:rPr>
          <w:t xml:space="preserve"> in </w:t>
        </w:r>
        <w:r w:rsidRPr="005B26DC">
          <w:rPr>
            <w:rFonts w:ascii="Times New Roman" w:eastAsia="Times New Roman" w:hAnsi="Times New Roman"/>
            <w:i/>
            <w:spacing w:val="6"/>
            <w:lang w:eastAsia="en-US"/>
          </w:rPr>
          <w:t>searchString</w:t>
        </w:r>
        <w:r w:rsidRPr="005B26DC">
          <w:rPr>
            <w:rFonts w:ascii="Times New Roman" w:eastAsia="Times New Roman" w:hAnsi="Times New Roman"/>
            <w:spacing w:val="6"/>
            <w:lang w:eastAsia="en-US"/>
          </w:rPr>
          <w:t>.</w:t>
        </w:r>
      </w:ins>
    </w:p>
    <w:p w14:paraId="3BFA7373" w14:textId="77777777" w:rsidR="00762CE7" w:rsidRPr="005B26DC" w:rsidRDefault="00762CE7" w:rsidP="003757D7">
      <w:pPr>
        <w:numPr>
          <w:ilvl w:val="0"/>
          <w:numId w:val="806"/>
        </w:numPr>
        <w:spacing w:after="0" w:line="240" w:lineRule="auto"/>
        <w:jc w:val="left"/>
        <w:rPr>
          <w:ins w:id="30971" w:author="Rev 7 Allen Wirfs-Brock" w:date="2012-05-02T17:36:00Z"/>
          <w:rFonts w:ascii="Times New Roman" w:eastAsia="Times New Roman" w:hAnsi="Times New Roman"/>
          <w:spacing w:val="6"/>
          <w:lang w:eastAsia="en-US"/>
        </w:rPr>
      </w:pPr>
      <w:ins w:id="30972" w:author="Rev 7 Allen Wirfs-Brock" w:date="2012-05-02T17:36:00Z">
        <w:r w:rsidRPr="005B26DC">
          <w:rPr>
            <w:rFonts w:ascii="Times New Roman" w:eastAsia="Times New Roman" w:hAnsi="Times New Roman"/>
            <w:spacing w:val="6"/>
            <w:lang w:eastAsia="en-US"/>
          </w:rPr>
          <w:t xml:space="preserve">If </w:t>
        </w:r>
        <w:r w:rsidRPr="005B26DC">
          <w:rPr>
            <w:rFonts w:ascii="Times New Roman" w:eastAsia="Times New Roman" w:hAnsi="Times New Roman"/>
            <w:i/>
            <w:spacing w:val="6"/>
            <w:lang w:eastAsia="en-US"/>
          </w:rPr>
          <w:t xml:space="preserve">searchLength+start </w:t>
        </w:r>
        <w:r w:rsidRPr="005B26DC">
          <w:rPr>
            <w:rFonts w:ascii="Times New Roman" w:eastAsia="Times New Roman" w:hAnsi="Times New Roman"/>
            <w:spacing w:val="6"/>
            <w:lang w:eastAsia="en-US"/>
          </w:rPr>
          <w:t>is greater than</w:t>
        </w:r>
        <w:r w:rsidRPr="005B26DC">
          <w:rPr>
            <w:rFonts w:ascii="Times New Roman" w:eastAsia="Times New Roman" w:hAnsi="Times New Roman"/>
            <w:i/>
            <w:spacing w:val="6"/>
            <w:lang w:eastAsia="en-US"/>
          </w:rPr>
          <w:t xml:space="preserve"> len</w:t>
        </w:r>
        <w:r w:rsidRPr="005B26DC">
          <w:rPr>
            <w:rFonts w:ascii="Times New Roman" w:eastAsia="Times New Roman" w:hAnsi="Times New Roman"/>
            <w:spacing w:val="6"/>
            <w:lang w:eastAsia="en-US"/>
          </w:rPr>
          <w:t>, return</w:t>
        </w:r>
        <w:r w:rsidRPr="005B26DC">
          <w:rPr>
            <w:rFonts w:ascii="Times New Roman" w:eastAsia="Times New Roman" w:hAnsi="Times New Roman"/>
            <w:i/>
            <w:spacing w:val="6"/>
            <w:lang w:eastAsia="en-US"/>
          </w:rPr>
          <w:t xml:space="preserve"> </w:t>
        </w:r>
        <w:r w:rsidRPr="005B26DC">
          <w:rPr>
            <w:rFonts w:ascii="Times New Roman" w:eastAsia="Times New Roman" w:hAnsi="Times New Roman"/>
            <w:b/>
            <w:spacing w:val="6"/>
            <w:lang w:eastAsia="en-US"/>
          </w:rPr>
          <w:t>false</w:t>
        </w:r>
        <w:r w:rsidRPr="005B26DC">
          <w:rPr>
            <w:rFonts w:ascii="Times New Roman" w:eastAsia="Times New Roman" w:hAnsi="Times New Roman"/>
            <w:i/>
            <w:spacing w:val="6"/>
            <w:lang w:eastAsia="en-US"/>
          </w:rPr>
          <w:t>.</w:t>
        </w:r>
        <w:r w:rsidRPr="005B26DC">
          <w:rPr>
            <w:rFonts w:ascii="Times New Roman" w:eastAsia="Times New Roman" w:hAnsi="Times New Roman"/>
            <w:spacing w:val="6"/>
            <w:lang w:eastAsia="en-US"/>
          </w:rPr>
          <w:t xml:space="preserve"> </w:t>
        </w:r>
      </w:ins>
    </w:p>
    <w:p w14:paraId="122BD773" w14:textId="77777777" w:rsidR="00762CE7" w:rsidRPr="005B26DC" w:rsidRDefault="00762CE7" w:rsidP="003757D7">
      <w:pPr>
        <w:numPr>
          <w:ilvl w:val="0"/>
          <w:numId w:val="806"/>
        </w:numPr>
        <w:spacing w:after="0" w:line="240" w:lineRule="auto"/>
        <w:jc w:val="left"/>
        <w:rPr>
          <w:ins w:id="30973" w:author="Rev 7 Allen Wirfs-Brock" w:date="2012-05-02T17:36:00Z"/>
          <w:rFonts w:ascii="Times New Roman" w:eastAsia="Times New Roman" w:hAnsi="Times New Roman"/>
          <w:spacing w:val="6"/>
          <w:lang w:eastAsia="en-US"/>
        </w:rPr>
      </w:pPr>
      <w:ins w:id="30974" w:author="Rev 7 Allen Wirfs-Brock" w:date="2012-05-02T17:36:00Z">
        <w:r w:rsidRPr="005B26DC">
          <w:rPr>
            <w:rFonts w:ascii="Times New Roman" w:eastAsia="Times New Roman" w:hAnsi="Times New Roman"/>
            <w:spacing w:val="6"/>
            <w:lang w:eastAsia="en-US"/>
          </w:rPr>
          <w:t xml:space="preserve">If the </w:t>
        </w:r>
        <w:r w:rsidRPr="005B26DC">
          <w:rPr>
            <w:rFonts w:ascii="Times New Roman" w:eastAsia="Times New Roman" w:hAnsi="Times New Roman"/>
            <w:i/>
            <w:spacing w:val="6"/>
            <w:lang w:eastAsia="en-US"/>
          </w:rPr>
          <w:t>searchLength</w:t>
        </w:r>
        <w:r w:rsidRPr="005B26DC">
          <w:rPr>
            <w:rFonts w:ascii="Times New Roman" w:eastAsia="Times New Roman" w:hAnsi="Times New Roman"/>
            <w:spacing w:val="6"/>
            <w:lang w:eastAsia="en-US"/>
          </w:rPr>
          <w:t xml:space="preserve"> </w:t>
        </w:r>
      </w:ins>
      <w:ins w:id="30975" w:author="Rev 7 Allen Wirfs-Brock" w:date="2012-05-03T15:53:00Z">
        <w:r w:rsidR="00EB7776">
          <w:rPr>
            <w:rFonts w:ascii="Times New Roman" w:eastAsia="Times New Roman" w:hAnsi="Times New Roman"/>
            <w:spacing w:val="6"/>
            <w:lang w:eastAsia="en-US"/>
          </w:rPr>
          <w:t xml:space="preserve">sequence of </w:t>
        </w:r>
      </w:ins>
      <w:ins w:id="30976" w:author="Rev 7 Allen Wirfs-Brock" w:date="2012-05-02T17:36:00Z">
        <w:del w:id="30977" w:author="Rev 9 Allen Wirfs-Brock" w:date="2012-07-07T13:10:00Z">
          <w:r w:rsidRPr="005B26DC" w:rsidDel="00A91A28">
            <w:rPr>
              <w:rFonts w:ascii="Times New Roman" w:eastAsia="Times New Roman" w:hAnsi="Times New Roman"/>
              <w:spacing w:val="6"/>
              <w:lang w:eastAsia="en-US"/>
            </w:rPr>
            <w:delText>characters</w:delText>
          </w:r>
        </w:del>
      </w:ins>
      <w:ins w:id="30978" w:author="Rev 9 Allen Wirfs-Brock" w:date="2012-07-07T13:10:00Z">
        <w:r w:rsidR="00A91A28">
          <w:rPr>
            <w:rFonts w:ascii="Times New Roman" w:eastAsia="Times New Roman" w:hAnsi="Times New Roman"/>
            <w:spacing w:val="6"/>
            <w:lang w:eastAsia="en-US"/>
          </w:rPr>
          <w:t>elements</w:t>
        </w:r>
      </w:ins>
      <w:ins w:id="30979" w:author="Rev 7 Allen Wirfs-Brock" w:date="2012-05-02T17:36:00Z">
        <w:r w:rsidRPr="005B26DC">
          <w:rPr>
            <w:rFonts w:ascii="Times New Roman" w:eastAsia="Times New Roman" w:hAnsi="Times New Roman"/>
            <w:spacing w:val="6"/>
            <w:lang w:eastAsia="en-US"/>
          </w:rPr>
          <w:t xml:space="preserve"> of </w:t>
        </w:r>
        <w:r w:rsidRPr="005B26DC">
          <w:rPr>
            <w:rFonts w:ascii="Times New Roman" w:eastAsia="Times New Roman" w:hAnsi="Times New Roman"/>
            <w:i/>
            <w:spacing w:val="6"/>
            <w:lang w:eastAsia="en-US"/>
          </w:rPr>
          <w:t>S</w:t>
        </w:r>
        <w:r w:rsidRPr="005B26DC">
          <w:rPr>
            <w:rFonts w:ascii="Times New Roman" w:eastAsia="Times New Roman" w:hAnsi="Times New Roman"/>
            <w:spacing w:val="6"/>
            <w:lang w:eastAsia="en-US"/>
          </w:rPr>
          <w:t xml:space="preserve"> starting at </w:t>
        </w:r>
        <w:r w:rsidRPr="005B26DC">
          <w:rPr>
            <w:rFonts w:ascii="Times New Roman" w:eastAsia="Times New Roman" w:hAnsi="Times New Roman"/>
            <w:i/>
            <w:spacing w:val="6"/>
            <w:lang w:eastAsia="en-US"/>
          </w:rPr>
          <w:t>start</w:t>
        </w:r>
        <w:r w:rsidRPr="005B26DC">
          <w:rPr>
            <w:rFonts w:ascii="Times New Roman" w:eastAsia="Times New Roman" w:hAnsi="Times New Roman"/>
            <w:spacing w:val="6"/>
            <w:lang w:eastAsia="en-US"/>
          </w:rPr>
          <w:t xml:space="preserve"> </w:t>
        </w:r>
      </w:ins>
      <w:ins w:id="30980" w:author="Rev 7 Allen Wirfs-Brock" w:date="2012-05-03T15:58:00Z">
        <w:r w:rsidR="00EB7776">
          <w:rPr>
            <w:rFonts w:ascii="Times New Roman" w:eastAsia="Times New Roman" w:hAnsi="Times New Roman"/>
            <w:spacing w:val="6"/>
            <w:lang w:eastAsia="en-US"/>
          </w:rPr>
          <w:t>is the same</w:t>
        </w:r>
      </w:ins>
      <w:ins w:id="30981" w:author="Rev 7 Allen Wirfs-Brock" w:date="2012-05-03T15:55:00Z">
        <w:r w:rsidR="00EB7776">
          <w:rPr>
            <w:rFonts w:ascii="Times New Roman" w:eastAsia="Times New Roman" w:hAnsi="Times New Roman"/>
            <w:spacing w:val="6"/>
            <w:lang w:eastAsia="en-US"/>
          </w:rPr>
          <w:t xml:space="preserve"> </w:t>
        </w:r>
      </w:ins>
      <w:ins w:id="30982" w:author="Rev 7 Allen Wirfs-Brock" w:date="2012-05-03T15:58:00Z">
        <w:r w:rsidR="00EB7776">
          <w:rPr>
            <w:rFonts w:ascii="Times New Roman" w:eastAsia="Times New Roman" w:hAnsi="Times New Roman"/>
            <w:spacing w:val="6"/>
            <w:lang w:eastAsia="en-US"/>
          </w:rPr>
          <w:t xml:space="preserve">as the full </w:t>
        </w:r>
        <w:del w:id="30983" w:author="Rev 9 Allen Wirfs-Brock" w:date="2012-07-07T13:10:00Z">
          <w:r w:rsidR="00EB7776" w:rsidDel="00A91A28">
            <w:rPr>
              <w:rFonts w:ascii="Times New Roman" w:eastAsia="Times New Roman" w:hAnsi="Times New Roman"/>
              <w:spacing w:val="6"/>
              <w:lang w:eastAsia="en-US"/>
            </w:rPr>
            <w:delText>character</w:delText>
          </w:r>
        </w:del>
      </w:ins>
      <w:ins w:id="30984" w:author="Rev 9 Allen Wirfs-Brock" w:date="2012-07-07T13:10:00Z">
        <w:r w:rsidR="00A91A28">
          <w:rPr>
            <w:rFonts w:ascii="Times New Roman" w:eastAsia="Times New Roman" w:hAnsi="Times New Roman"/>
            <w:spacing w:val="6"/>
            <w:lang w:eastAsia="en-US"/>
          </w:rPr>
          <w:t>element</w:t>
        </w:r>
      </w:ins>
      <w:ins w:id="30985" w:author="Rev 7 Allen Wirfs-Brock" w:date="2012-05-03T15:58:00Z">
        <w:r w:rsidR="00EB7776">
          <w:rPr>
            <w:rFonts w:ascii="Times New Roman" w:eastAsia="Times New Roman" w:hAnsi="Times New Roman"/>
            <w:spacing w:val="6"/>
            <w:lang w:eastAsia="en-US"/>
          </w:rPr>
          <w:t xml:space="preserve"> </w:t>
        </w:r>
      </w:ins>
      <w:ins w:id="30986" w:author="Rev 7 Allen Wirfs-Brock" w:date="2012-05-03T15:55:00Z">
        <w:r w:rsidR="00EB7776">
          <w:rPr>
            <w:rFonts w:ascii="Times New Roman" w:eastAsia="Times New Roman" w:hAnsi="Times New Roman"/>
            <w:spacing w:val="6"/>
            <w:lang w:eastAsia="en-US"/>
          </w:rPr>
          <w:t>sequence</w:t>
        </w:r>
      </w:ins>
      <w:ins w:id="30987" w:author="Rev 7 Allen Wirfs-Brock" w:date="2012-05-02T17:36:00Z">
        <w:r w:rsidRPr="005B26DC">
          <w:rPr>
            <w:rFonts w:ascii="Times New Roman" w:eastAsia="Times New Roman" w:hAnsi="Times New Roman"/>
            <w:spacing w:val="6"/>
            <w:lang w:eastAsia="en-US"/>
          </w:rPr>
          <w:t xml:space="preserve"> of </w:t>
        </w:r>
        <w:r w:rsidRPr="005B26DC">
          <w:rPr>
            <w:rFonts w:ascii="Times New Roman" w:eastAsia="Times New Roman" w:hAnsi="Times New Roman"/>
            <w:i/>
            <w:spacing w:val="6"/>
            <w:lang w:eastAsia="en-US"/>
          </w:rPr>
          <w:t>searchString</w:t>
        </w:r>
        <w:r w:rsidRPr="005B26DC">
          <w:rPr>
            <w:rFonts w:ascii="Times New Roman" w:eastAsia="Times New Roman" w:hAnsi="Times New Roman"/>
            <w:spacing w:val="6"/>
            <w:lang w:eastAsia="en-US"/>
          </w:rPr>
          <w:t xml:space="preserve">, return </w:t>
        </w:r>
        <w:r w:rsidRPr="005B26DC">
          <w:rPr>
            <w:rFonts w:ascii="Times New Roman" w:eastAsia="Times New Roman" w:hAnsi="Times New Roman"/>
            <w:b/>
            <w:spacing w:val="6"/>
            <w:lang w:eastAsia="en-US"/>
          </w:rPr>
          <w:t>true</w:t>
        </w:r>
        <w:r w:rsidRPr="005B26DC">
          <w:rPr>
            <w:rFonts w:ascii="Times New Roman" w:eastAsia="Times New Roman" w:hAnsi="Times New Roman"/>
            <w:spacing w:val="6"/>
            <w:lang w:eastAsia="en-US"/>
          </w:rPr>
          <w:t>.</w:t>
        </w:r>
      </w:ins>
    </w:p>
    <w:p w14:paraId="36F513FF" w14:textId="77777777" w:rsidR="00762CE7" w:rsidRPr="005B26DC" w:rsidRDefault="00762CE7" w:rsidP="003757D7">
      <w:pPr>
        <w:numPr>
          <w:ilvl w:val="0"/>
          <w:numId w:val="806"/>
        </w:numPr>
        <w:spacing w:after="220" w:line="240" w:lineRule="auto"/>
        <w:jc w:val="left"/>
        <w:rPr>
          <w:ins w:id="30988" w:author="Rev 7 Allen Wirfs-Brock" w:date="2012-05-02T17:36:00Z"/>
          <w:rFonts w:ascii="Times New Roman" w:eastAsia="Times New Roman" w:hAnsi="Times New Roman"/>
          <w:spacing w:val="6"/>
          <w:lang w:eastAsia="en-US"/>
        </w:rPr>
      </w:pPr>
      <w:ins w:id="30989" w:author="Rev 7 Allen Wirfs-Brock" w:date="2012-05-02T17:36:00Z">
        <w:r w:rsidRPr="005B26DC">
          <w:rPr>
            <w:rFonts w:ascii="Times New Roman" w:eastAsia="Times New Roman" w:hAnsi="Times New Roman"/>
            <w:spacing w:val="6"/>
            <w:lang w:eastAsia="en-US"/>
          </w:rPr>
          <w:t xml:space="preserve">Otherwise, return </w:t>
        </w:r>
        <w:r w:rsidRPr="005B26DC">
          <w:rPr>
            <w:rFonts w:ascii="Times New Roman" w:eastAsia="Times New Roman" w:hAnsi="Times New Roman"/>
            <w:b/>
            <w:spacing w:val="6"/>
            <w:lang w:eastAsia="en-US"/>
          </w:rPr>
          <w:t>false</w:t>
        </w:r>
        <w:r w:rsidRPr="005B26DC">
          <w:rPr>
            <w:rFonts w:ascii="Times New Roman" w:eastAsia="Times New Roman" w:hAnsi="Times New Roman"/>
            <w:spacing w:val="6"/>
            <w:lang w:eastAsia="en-US"/>
          </w:rPr>
          <w:t>.</w:t>
        </w:r>
      </w:ins>
    </w:p>
    <w:p w14:paraId="730CE078" w14:textId="77777777" w:rsidR="00762CE7" w:rsidRPr="00762CE7" w:rsidRDefault="00762CE7" w:rsidP="00762CE7">
      <w:pPr>
        <w:rPr>
          <w:ins w:id="30990" w:author="Rev 7 Allen Wirfs-Brock" w:date="2012-05-02T17:36:00Z"/>
          <w:rFonts w:cs="Arial"/>
        </w:rPr>
      </w:pPr>
      <w:ins w:id="30991" w:author="Rev 7 Allen Wirfs-Brock" w:date="2012-05-02T17:36:00Z">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startsWith</w:t>
        </w:r>
        <w:r w:rsidRPr="00762CE7">
          <w:rPr>
            <w:rFonts w:cs="Arial"/>
          </w:rPr>
          <w:t xml:space="preserve"> method is </w:t>
        </w:r>
        <w:r w:rsidRPr="00762CE7">
          <w:rPr>
            <w:rFonts w:cs="Arial"/>
            <w:b/>
          </w:rPr>
          <w:t>1</w:t>
        </w:r>
        <w:r w:rsidRPr="00762CE7">
          <w:rPr>
            <w:rFonts w:cs="Arial"/>
          </w:rPr>
          <w:t>.</w:t>
        </w:r>
      </w:ins>
    </w:p>
    <w:p w14:paraId="500C5CB2" w14:textId="77777777" w:rsidR="003757D7" w:rsidRDefault="003757D7" w:rsidP="003757D7">
      <w:pPr>
        <w:pStyle w:val="Note"/>
        <w:rPr>
          <w:ins w:id="30992" w:author="Rev 7 Allen Wirfs-Brock" w:date="2012-05-02T17:53:00Z"/>
        </w:rPr>
      </w:pPr>
      <w:ins w:id="30993" w:author="Rev 7 Allen Wirfs-Brock" w:date="2012-05-02T17:53:00Z">
        <w:r>
          <w:t>NOTE 1</w:t>
        </w:r>
        <w:r>
          <w:tab/>
          <w:t>This method</w:t>
        </w:r>
      </w:ins>
      <w:ins w:id="30994" w:author="Rev 7 Allen Wirfs-Brock" w:date="2012-05-03T15:50:00Z">
        <w:r w:rsidR="00EB7776">
          <w:t xml:space="preserve"> returns</w:t>
        </w:r>
      </w:ins>
      <w:ins w:id="30995" w:author="Rev 7 Allen Wirfs-Brock" w:date="2012-05-02T17:52:00Z">
        <w:r w:rsidRPr="00762CE7">
          <w:t xml:space="preserve"> </w:t>
        </w:r>
        <w:r w:rsidRPr="00762CE7">
          <w:rPr>
            <w:b/>
          </w:rPr>
          <w:t>true</w:t>
        </w:r>
        <w:r w:rsidRPr="00762CE7">
          <w:t xml:space="preserve"> if the sequence of </w:t>
        </w:r>
        <w:del w:id="30996" w:author="Rev 9 Allen Wirfs-Brock" w:date="2012-07-07T13:16:00Z">
          <w:r w:rsidRPr="00762CE7" w:rsidDel="00A91A28">
            <w:delText>characters</w:delText>
          </w:r>
        </w:del>
      </w:ins>
      <w:ins w:id="30997" w:author="Rev 9 Allen Wirfs-Brock" w:date="2012-07-07T13:16:00Z">
        <w:r w:rsidR="00A91A28">
          <w:t>elements</w:t>
        </w:r>
      </w:ins>
      <w:ins w:id="30998" w:author="Rev 7 Allen Wirfs-Brock" w:date="2012-05-02T17:52:00Z">
        <w:r w:rsidRPr="00762CE7">
          <w:t xml:space="preserve"> of </w:t>
        </w:r>
        <w:r w:rsidRPr="00762CE7">
          <w:rPr>
            <w:i/>
          </w:rPr>
          <w:t>searchString</w:t>
        </w:r>
        <w:r w:rsidRPr="00762CE7">
          <w:t xml:space="preserve"> converted to a String </w:t>
        </w:r>
      </w:ins>
      <w:ins w:id="30999" w:author="Rev 7 Allen Wirfs-Brock" w:date="2012-05-03T15:50:00Z">
        <w:r w:rsidR="00EB7776">
          <w:t>is the same as</w:t>
        </w:r>
      </w:ins>
      <w:ins w:id="31000" w:author="Rev 7 Allen Wirfs-Brock" w:date="2012-05-02T17:52:00Z">
        <w:r w:rsidRPr="00762CE7">
          <w:t xml:space="preserve"> the corresponding </w:t>
        </w:r>
        <w:del w:id="31001" w:author="Rev 9 Allen Wirfs-Brock" w:date="2012-07-07T13:16:00Z">
          <w:r w:rsidRPr="00762CE7" w:rsidDel="00A91A28">
            <w:delText>characters</w:delText>
          </w:r>
        </w:del>
      </w:ins>
      <w:ins w:id="31002" w:author="Rev 9 Allen Wirfs-Brock" w:date="2012-07-07T13:16:00Z">
        <w:r w:rsidR="00A91A28">
          <w:t>elements</w:t>
        </w:r>
      </w:ins>
      <w:ins w:id="31003" w:author="Rev 7 Allen Wirfs-Brock" w:date="2012-05-02T17:52:00Z">
        <w:r w:rsidRPr="00762CE7">
          <w:t xml:space="preserve"> of this object (converted to a String) starting at </w:t>
        </w:r>
        <w:r w:rsidRPr="00762CE7">
          <w:rPr>
            <w:i/>
          </w:rPr>
          <w:t>position</w:t>
        </w:r>
        <w:r w:rsidRPr="00762CE7">
          <w:t xml:space="preserve">.  Otherwise returns </w:t>
        </w:r>
        <w:r w:rsidRPr="00762CE7">
          <w:rPr>
            <w:b/>
          </w:rPr>
          <w:t>false</w:t>
        </w:r>
        <w:r w:rsidRPr="00762CE7">
          <w:t xml:space="preserve">.  </w:t>
        </w:r>
      </w:ins>
    </w:p>
    <w:p w14:paraId="054CF14F" w14:textId="77777777" w:rsidR="00762CE7" w:rsidRPr="00762CE7" w:rsidRDefault="00762CE7" w:rsidP="003757D7">
      <w:pPr>
        <w:pStyle w:val="Note"/>
        <w:rPr>
          <w:ins w:id="31004" w:author="Rev 7 Allen Wirfs-Brock" w:date="2012-05-02T17:36:00Z"/>
        </w:rPr>
      </w:pPr>
      <w:ins w:id="31005" w:author="Rev 7 Allen Wirfs-Brock" w:date="2012-05-02T17:36:00Z">
        <w:r w:rsidRPr="00762CE7">
          <w:t>NOTE</w:t>
        </w:r>
      </w:ins>
      <w:ins w:id="31006" w:author="Rev 7 Allen Wirfs-Brock" w:date="2012-05-02T17:53:00Z">
        <w:r w:rsidR="003757D7">
          <w:t xml:space="preserve"> 2</w:t>
        </w:r>
      </w:ins>
      <w:ins w:id="31007" w:author="Rev 7 Allen Wirfs-Brock" w:date="2012-05-02T17:36:00Z">
        <w:r w:rsidRPr="00762CE7">
          <w:tab/>
          <w:t xml:space="preserve">The </w:t>
        </w:r>
        <w:r w:rsidRPr="00762CE7">
          <w:rPr>
            <w:b/>
          </w:rPr>
          <w:t>startsWith</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ins>
    </w:p>
    <w:p w14:paraId="73D2129A" w14:textId="77777777" w:rsidR="00762CE7" w:rsidRPr="00762CE7" w:rsidRDefault="00762CE7" w:rsidP="00762CE7">
      <w:pPr>
        <w:keepNext/>
        <w:tabs>
          <w:tab w:val="left" w:pos="709"/>
          <w:tab w:val="left" w:pos="940"/>
          <w:tab w:val="left" w:pos="1140"/>
          <w:tab w:val="left" w:pos="1360"/>
        </w:tabs>
        <w:suppressAutoHyphens/>
        <w:spacing w:before="120" w:line="230" w:lineRule="exact"/>
        <w:jc w:val="left"/>
        <w:outlineLvl w:val="3"/>
        <w:rPr>
          <w:ins w:id="31008" w:author="Rev 7 Allen Wirfs-Brock" w:date="2012-05-02T17:36:00Z"/>
          <w:rFonts w:cs="Arial"/>
          <w:b/>
        </w:rPr>
      </w:pPr>
      <w:ins w:id="31009" w:author="Rev 7 Allen Wirfs-Brock" w:date="2012-05-02T17:36:00Z">
        <w:r w:rsidRPr="00762CE7">
          <w:rPr>
            <w:rFonts w:cs="Arial"/>
            <w:b/>
          </w:rPr>
          <w:t>15.5.4.23</w:t>
        </w:r>
        <w:r w:rsidRPr="00762CE7">
          <w:rPr>
            <w:rFonts w:cs="Arial"/>
            <w:b/>
          </w:rPr>
          <w:tab/>
          <w:t>String.prototype.endsWith (searchString</w:t>
        </w:r>
      </w:ins>
      <w:ins w:id="31010" w:author="Rev 7 Allen Wirfs-Brock" w:date="2012-05-02T17:55:00Z">
        <w:r w:rsidR="003757D7">
          <w:rPr>
            <w:rFonts w:cs="Arial"/>
            <w:b/>
          </w:rPr>
          <w:t xml:space="preserve"> [</w:t>
        </w:r>
      </w:ins>
      <w:ins w:id="31011" w:author="Rev 7 Allen Wirfs-Brock" w:date="2012-05-02T17:36:00Z">
        <w:r w:rsidRPr="00762CE7">
          <w:rPr>
            <w:rFonts w:cs="Arial"/>
            <w:b/>
          </w:rPr>
          <w:t>, endPosition</w:t>
        </w:r>
      </w:ins>
      <w:ins w:id="31012" w:author="Rev 7 Allen Wirfs-Brock" w:date="2012-05-02T17:55:00Z">
        <w:r w:rsidR="003757D7">
          <w:rPr>
            <w:rFonts w:cs="Arial"/>
            <w:b/>
          </w:rPr>
          <w:t xml:space="preserve">] </w:t>
        </w:r>
      </w:ins>
      <w:ins w:id="31013" w:author="Rev 7 Allen Wirfs-Brock" w:date="2012-05-02T17:36:00Z">
        <w:r w:rsidRPr="00762CE7">
          <w:rPr>
            <w:rFonts w:cs="Arial"/>
            <w:b/>
          </w:rPr>
          <w:t>)</w:t>
        </w:r>
      </w:ins>
    </w:p>
    <w:p w14:paraId="5D2092E8" w14:textId="77777777" w:rsidR="00762CE7" w:rsidRPr="00762CE7" w:rsidRDefault="00762CE7" w:rsidP="00762CE7">
      <w:pPr>
        <w:rPr>
          <w:ins w:id="31014" w:author="Rev 7 Allen Wirfs-Brock" w:date="2012-05-02T17:36:00Z"/>
          <w:rFonts w:cs="Arial"/>
        </w:rPr>
      </w:pPr>
      <w:ins w:id="31015" w:author="Rev 7 Allen Wirfs-Brock" w:date="2012-05-02T17:36:00Z">
        <w:r w:rsidRPr="00762CE7">
          <w:rPr>
            <w:rFonts w:cs="Arial"/>
          </w:rPr>
          <w:t>The following steps are taken:</w:t>
        </w:r>
      </w:ins>
    </w:p>
    <w:p w14:paraId="45B0BCF3" w14:textId="77777777" w:rsidR="00762CE7" w:rsidRPr="003757D7" w:rsidRDefault="000316BA" w:rsidP="00762CE7">
      <w:pPr>
        <w:numPr>
          <w:ilvl w:val="0"/>
          <w:numId w:val="804"/>
        </w:numPr>
        <w:spacing w:after="0" w:line="240" w:lineRule="auto"/>
        <w:jc w:val="left"/>
        <w:rPr>
          <w:ins w:id="31016" w:author="Rev 7 Allen Wirfs-Brock" w:date="2012-05-02T17:36:00Z"/>
          <w:rFonts w:ascii="Times New Roman" w:eastAsia="Times New Roman" w:hAnsi="Times New Roman"/>
          <w:spacing w:val="6"/>
          <w:lang w:eastAsia="en-US"/>
        </w:rPr>
      </w:pPr>
      <w:ins w:id="31017" w:author="Rev 7 Allen Wirfs-Brock" w:date="2012-05-02T18:05:00Z">
        <w:r w:rsidRPr="00762CE7">
          <w:rPr>
            <w:rFonts w:ascii="Times New Roman" w:hAnsi="Times New Roman"/>
          </w:rPr>
          <w:t>ReturnIfAbrupt(CheckObjectCoercible(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ins>
    </w:p>
    <w:p w14:paraId="284D9AFC" w14:textId="77777777" w:rsidR="00762CE7" w:rsidRPr="003757D7" w:rsidRDefault="00762CE7" w:rsidP="00762CE7">
      <w:pPr>
        <w:numPr>
          <w:ilvl w:val="0"/>
          <w:numId w:val="804"/>
        </w:numPr>
        <w:spacing w:after="0" w:line="240" w:lineRule="auto"/>
        <w:jc w:val="left"/>
        <w:rPr>
          <w:ins w:id="31018" w:author="Rev 7 Allen Wirfs-Brock" w:date="2012-05-02T17:36:00Z"/>
          <w:rFonts w:ascii="Times New Roman" w:eastAsia="Times New Roman" w:hAnsi="Times New Roman"/>
          <w:spacing w:val="6"/>
          <w:lang w:eastAsia="en-US"/>
        </w:rPr>
      </w:pPr>
      <w:ins w:id="31019" w:author="Rev 7 Allen Wirfs-Brock" w:date="2012-05-02T17:36:00Z">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w:t>
        </w:r>
        <w:r w:rsidRPr="003757D7">
          <w:rPr>
            <w:rFonts w:ascii="Times New Roman" w:eastAsia="Times New Roman" w:hAnsi="Times New Roman"/>
            <w:spacing w:val="6"/>
            <w:lang w:eastAsia="en-US"/>
          </w:rPr>
          <w:t xml:space="preserve"> be the result of calling ToString, giving it the </w:t>
        </w:r>
        <w:r w:rsidRPr="003757D7">
          <w:rPr>
            <w:rFonts w:ascii="Times New Roman" w:eastAsia="Times New Roman" w:hAnsi="Times New Roman"/>
            <w:b/>
            <w:spacing w:val="6"/>
            <w:lang w:eastAsia="en-US"/>
          </w:rPr>
          <w:t>this</w:t>
        </w:r>
        <w:r w:rsidRPr="003757D7">
          <w:rPr>
            <w:rFonts w:ascii="Times New Roman" w:eastAsia="Times New Roman" w:hAnsi="Times New Roman"/>
            <w:spacing w:val="6"/>
            <w:lang w:eastAsia="en-US"/>
          </w:rPr>
          <w:t xml:space="preserve"> value as its argument.</w:t>
        </w:r>
      </w:ins>
    </w:p>
    <w:p w14:paraId="443F6DD1" w14:textId="77777777" w:rsidR="003757D7" w:rsidRPr="00E77497" w:rsidRDefault="003757D7" w:rsidP="003757D7">
      <w:pPr>
        <w:pStyle w:val="Alg4"/>
        <w:numPr>
          <w:ilvl w:val="0"/>
          <w:numId w:val="804"/>
        </w:numPr>
        <w:contextualSpacing/>
        <w:rPr>
          <w:ins w:id="31020" w:author="Rev 7 Allen Wirfs-Brock" w:date="2012-05-02T17:57:00Z"/>
        </w:rPr>
      </w:pPr>
      <w:ins w:id="31021" w:author="Rev 7 Allen Wirfs-Brock" w:date="2012-05-02T17:57:00Z">
        <w:r>
          <w:t>ReturnIfAbrupt(</w:t>
        </w:r>
        <w:r>
          <w:rPr>
            <w:i/>
          </w:rPr>
          <w:t>S</w:t>
        </w:r>
        <w:r>
          <w:t>).</w:t>
        </w:r>
      </w:ins>
    </w:p>
    <w:p w14:paraId="5064D493" w14:textId="77777777" w:rsidR="00762CE7" w:rsidRPr="003757D7" w:rsidRDefault="00762CE7" w:rsidP="00762CE7">
      <w:pPr>
        <w:numPr>
          <w:ilvl w:val="0"/>
          <w:numId w:val="804"/>
        </w:numPr>
        <w:spacing w:after="0" w:line="240" w:lineRule="auto"/>
        <w:jc w:val="left"/>
        <w:rPr>
          <w:ins w:id="31022" w:author="Rev 7 Allen Wirfs-Brock" w:date="2012-05-02T17:36:00Z"/>
          <w:rFonts w:ascii="Times New Roman" w:eastAsia="Times New Roman" w:hAnsi="Times New Roman"/>
          <w:spacing w:val="6"/>
          <w:lang w:eastAsia="en-US"/>
        </w:rPr>
      </w:pPr>
      <w:ins w:id="31023" w:author="Rev 7 Allen Wirfs-Brock" w:date="2012-05-02T17:36:00Z">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searchStr</w:t>
        </w:r>
        <w:r w:rsidRPr="003757D7">
          <w:rPr>
            <w:rFonts w:ascii="Times New Roman" w:eastAsia="Times New Roman" w:hAnsi="Times New Roman"/>
            <w:spacing w:val="6"/>
            <w:lang w:eastAsia="en-US"/>
          </w:rPr>
          <w:t xml:space="preserve"> be ToString(</w:t>
        </w:r>
        <w:r w:rsidRPr="003757D7">
          <w:rPr>
            <w:rFonts w:ascii="Times New Roman" w:eastAsia="Times New Roman" w:hAnsi="Times New Roman"/>
            <w:i/>
            <w:spacing w:val="6"/>
            <w:lang w:eastAsia="en-US"/>
          </w:rPr>
          <w:t>searchString</w:t>
        </w:r>
        <w:r w:rsidRPr="003757D7">
          <w:rPr>
            <w:rFonts w:ascii="Times New Roman" w:eastAsia="Times New Roman" w:hAnsi="Times New Roman"/>
            <w:spacing w:val="6"/>
            <w:lang w:eastAsia="en-US"/>
          </w:rPr>
          <w:t>).</w:t>
        </w:r>
      </w:ins>
    </w:p>
    <w:p w14:paraId="473BE996" w14:textId="77777777" w:rsidR="003757D7" w:rsidRPr="00E77497" w:rsidRDefault="003757D7" w:rsidP="003757D7">
      <w:pPr>
        <w:pStyle w:val="Alg4"/>
        <w:numPr>
          <w:ilvl w:val="0"/>
          <w:numId w:val="804"/>
        </w:numPr>
        <w:contextualSpacing/>
        <w:rPr>
          <w:ins w:id="31024" w:author="Rev 7 Allen Wirfs-Brock" w:date="2012-05-02T17:58:00Z"/>
        </w:rPr>
      </w:pPr>
      <w:ins w:id="31025" w:author="Rev 7 Allen Wirfs-Brock" w:date="2012-05-02T17:58:00Z">
        <w:r>
          <w:t>ReturnIfAbrupt(</w:t>
        </w:r>
        <w:r w:rsidRPr="005B26DC">
          <w:rPr>
            <w:i/>
          </w:rPr>
          <w:t>searchStr</w:t>
        </w:r>
        <w:r>
          <w:t>).</w:t>
        </w:r>
      </w:ins>
    </w:p>
    <w:p w14:paraId="607D05B1" w14:textId="77777777" w:rsidR="00762CE7" w:rsidRPr="003757D7" w:rsidRDefault="00762CE7" w:rsidP="00762CE7">
      <w:pPr>
        <w:numPr>
          <w:ilvl w:val="0"/>
          <w:numId w:val="804"/>
        </w:numPr>
        <w:spacing w:after="0" w:line="240" w:lineRule="auto"/>
        <w:jc w:val="left"/>
        <w:rPr>
          <w:ins w:id="31026" w:author="Rev 7 Allen Wirfs-Brock" w:date="2012-05-02T17:36:00Z"/>
          <w:rFonts w:ascii="Times New Roman" w:eastAsia="Times New Roman" w:hAnsi="Times New Roman"/>
          <w:spacing w:val="6"/>
          <w:lang w:eastAsia="en-US"/>
        </w:rPr>
      </w:pPr>
      <w:ins w:id="31027" w:author="Rev 7 Allen Wirfs-Brock" w:date="2012-05-02T17:36:00Z">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len</w:t>
        </w:r>
        <w:r w:rsidRPr="003757D7">
          <w:rPr>
            <w:rFonts w:ascii="Times New Roman" w:eastAsia="Times New Roman" w:hAnsi="Times New Roman"/>
            <w:spacing w:val="6"/>
            <w:lang w:eastAsia="en-US"/>
          </w:rPr>
          <w:t xml:space="preserve"> be the number of </w:t>
        </w:r>
        <w:del w:id="31028" w:author="Rev 9 Allen Wirfs-Brock" w:date="2012-07-07T13:16:00Z">
          <w:r w:rsidRPr="003757D7" w:rsidDel="00A91A28">
            <w:rPr>
              <w:rFonts w:ascii="Times New Roman" w:eastAsia="Times New Roman" w:hAnsi="Times New Roman"/>
              <w:spacing w:val="6"/>
              <w:lang w:eastAsia="en-US"/>
            </w:rPr>
            <w:delText>characters</w:delText>
          </w:r>
        </w:del>
      </w:ins>
      <w:ins w:id="31029" w:author="Rev 9 Allen Wirfs-Brock" w:date="2012-07-07T13:16:00Z">
        <w:r w:rsidR="00A91A28">
          <w:rPr>
            <w:rFonts w:ascii="Times New Roman" w:eastAsia="Times New Roman" w:hAnsi="Times New Roman"/>
            <w:spacing w:val="6"/>
            <w:lang w:eastAsia="en-US"/>
          </w:rPr>
          <w:t>elements</w:t>
        </w:r>
      </w:ins>
      <w:ins w:id="31030" w:author="Rev 7 Allen Wirfs-Brock" w:date="2012-05-02T17:36:00Z">
        <w:r w:rsidRPr="003757D7">
          <w:rPr>
            <w:rFonts w:ascii="Times New Roman" w:eastAsia="Times New Roman" w:hAnsi="Times New Roman"/>
            <w:spacing w:val="6"/>
            <w:lang w:eastAsia="en-US"/>
          </w:rPr>
          <w:t xml:space="preserve"> in </w:t>
        </w:r>
        <w:r w:rsidRPr="003757D7">
          <w:rPr>
            <w:rFonts w:ascii="Times New Roman" w:eastAsia="Times New Roman" w:hAnsi="Times New Roman"/>
            <w:i/>
            <w:spacing w:val="6"/>
            <w:lang w:eastAsia="en-US"/>
          </w:rPr>
          <w:t>S</w:t>
        </w:r>
        <w:r w:rsidRPr="003757D7">
          <w:rPr>
            <w:rFonts w:ascii="Times New Roman" w:eastAsia="Times New Roman" w:hAnsi="Times New Roman"/>
            <w:spacing w:val="6"/>
            <w:lang w:eastAsia="en-US"/>
          </w:rPr>
          <w:t>.</w:t>
        </w:r>
      </w:ins>
    </w:p>
    <w:p w14:paraId="37504E36" w14:textId="77777777" w:rsidR="00762CE7" w:rsidRPr="003757D7" w:rsidRDefault="00762CE7" w:rsidP="00762CE7">
      <w:pPr>
        <w:numPr>
          <w:ilvl w:val="0"/>
          <w:numId w:val="804"/>
        </w:numPr>
        <w:spacing w:after="0" w:line="240" w:lineRule="auto"/>
        <w:jc w:val="left"/>
        <w:rPr>
          <w:ins w:id="31031" w:author="Rev 7 Allen Wirfs-Brock" w:date="2012-05-02T17:36:00Z"/>
          <w:rFonts w:ascii="Times New Roman" w:eastAsia="Times New Roman" w:hAnsi="Times New Roman"/>
          <w:spacing w:val="6"/>
          <w:lang w:eastAsia="en-US"/>
        </w:rPr>
      </w:pPr>
      <w:ins w:id="31032" w:author="Rev 7 Allen Wirfs-Brock" w:date="2012-05-02T17:36:00Z">
        <w:r w:rsidRPr="003757D7">
          <w:rPr>
            <w:rFonts w:ascii="Times New Roman" w:eastAsia="Times New Roman" w:hAnsi="Times New Roman"/>
            <w:spacing w:val="6"/>
            <w:lang w:eastAsia="en-US"/>
          </w:rPr>
          <w:t xml:space="preserve">If </w:t>
        </w:r>
        <w:r w:rsidRPr="003757D7">
          <w:rPr>
            <w:rFonts w:ascii="Times New Roman" w:eastAsia="Times New Roman" w:hAnsi="Times New Roman"/>
            <w:i/>
            <w:spacing w:val="6"/>
            <w:lang w:eastAsia="en-US"/>
          </w:rPr>
          <w:t>endPosition</w:t>
        </w:r>
        <w:r w:rsidRPr="003757D7">
          <w:rPr>
            <w:rFonts w:ascii="Times New Roman" w:eastAsia="Times New Roman" w:hAnsi="Times New Roman"/>
            <w:spacing w:val="6"/>
            <w:lang w:eastAsia="en-US"/>
          </w:rPr>
          <w:t xml:space="preserve"> is </w:t>
        </w:r>
        <w:r w:rsidRPr="003757D7">
          <w:rPr>
            <w:rFonts w:ascii="Times New Roman" w:eastAsia="Times New Roman" w:hAnsi="Times New Roman"/>
            <w:b/>
            <w:spacing w:val="6"/>
            <w:lang w:eastAsia="en-US"/>
          </w:rPr>
          <w:t>undefined</w:t>
        </w:r>
        <w:r w:rsidRPr="003757D7">
          <w:rPr>
            <w:rFonts w:ascii="Times New Roman" w:eastAsia="Times New Roman" w:hAnsi="Times New Roman"/>
            <w:spacing w:val="6"/>
            <w:lang w:eastAsia="en-US"/>
          </w:rPr>
          <w:t xml:space="preserve">, let </w:t>
        </w:r>
        <w:r w:rsidRPr="003757D7">
          <w:rPr>
            <w:rFonts w:ascii="Times New Roman" w:eastAsia="Times New Roman" w:hAnsi="Times New Roman"/>
            <w:i/>
            <w:spacing w:val="6"/>
            <w:lang w:eastAsia="en-US"/>
          </w:rPr>
          <w:t>pos</w:t>
        </w:r>
        <w:r w:rsidRPr="003757D7">
          <w:rPr>
            <w:rFonts w:ascii="Times New Roman" w:eastAsia="Times New Roman" w:hAnsi="Times New Roman"/>
            <w:spacing w:val="6"/>
            <w:lang w:eastAsia="en-US"/>
          </w:rPr>
          <w:t xml:space="preserve"> be </w:t>
        </w:r>
        <w:r w:rsidRPr="003757D7">
          <w:rPr>
            <w:rFonts w:ascii="Times New Roman" w:eastAsia="Times New Roman" w:hAnsi="Times New Roman"/>
            <w:i/>
            <w:spacing w:val="6"/>
            <w:lang w:eastAsia="en-US"/>
          </w:rPr>
          <w:t>len</w:t>
        </w:r>
        <w:r w:rsidRPr="003757D7">
          <w:rPr>
            <w:rFonts w:ascii="Times New Roman" w:eastAsia="Times New Roman" w:hAnsi="Times New Roman"/>
            <w:spacing w:val="6"/>
            <w:lang w:eastAsia="en-US"/>
          </w:rPr>
          <w:t xml:space="preserve">, else let </w:t>
        </w:r>
        <w:r w:rsidRPr="003757D7">
          <w:rPr>
            <w:rFonts w:ascii="Times New Roman" w:eastAsia="Times New Roman" w:hAnsi="Times New Roman"/>
            <w:i/>
            <w:spacing w:val="6"/>
            <w:lang w:eastAsia="en-US"/>
          </w:rPr>
          <w:t>pos</w:t>
        </w:r>
        <w:r w:rsidRPr="003757D7">
          <w:rPr>
            <w:rFonts w:ascii="Times New Roman" w:eastAsia="Times New Roman" w:hAnsi="Times New Roman"/>
            <w:spacing w:val="6"/>
            <w:lang w:eastAsia="en-US"/>
          </w:rPr>
          <w:t xml:space="preserve"> be ToInteger(</w:t>
        </w:r>
        <w:r w:rsidRPr="003757D7">
          <w:rPr>
            <w:rFonts w:ascii="Times New Roman" w:eastAsia="Times New Roman" w:hAnsi="Times New Roman"/>
            <w:i/>
            <w:spacing w:val="6"/>
            <w:lang w:eastAsia="en-US"/>
          </w:rPr>
          <w:t>endPosition</w:t>
        </w:r>
        <w:r w:rsidRPr="003757D7">
          <w:rPr>
            <w:rFonts w:ascii="Times New Roman" w:eastAsia="Times New Roman" w:hAnsi="Times New Roman"/>
            <w:spacing w:val="6"/>
            <w:lang w:eastAsia="en-US"/>
          </w:rPr>
          <w:t xml:space="preserve">). </w:t>
        </w:r>
      </w:ins>
    </w:p>
    <w:p w14:paraId="1ED55193" w14:textId="77777777" w:rsidR="003757D7" w:rsidRPr="00E77497" w:rsidRDefault="003757D7" w:rsidP="003757D7">
      <w:pPr>
        <w:pStyle w:val="Alg4"/>
        <w:numPr>
          <w:ilvl w:val="0"/>
          <w:numId w:val="804"/>
        </w:numPr>
        <w:contextualSpacing/>
        <w:rPr>
          <w:ins w:id="31033" w:author="Rev 7 Allen Wirfs-Brock" w:date="2012-05-02T17:59:00Z"/>
        </w:rPr>
      </w:pPr>
      <w:ins w:id="31034" w:author="Rev 7 Allen Wirfs-Brock" w:date="2012-05-02T17:59:00Z">
        <w:r>
          <w:t>ReturnIfAbrupt(</w:t>
        </w:r>
        <w:r>
          <w:rPr>
            <w:i/>
          </w:rPr>
          <w:t>pos</w:t>
        </w:r>
        <w:r>
          <w:t>).</w:t>
        </w:r>
      </w:ins>
    </w:p>
    <w:p w14:paraId="78A733B7" w14:textId="77777777" w:rsidR="00762CE7" w:rsidRPr="003757D7" w:rsidRDefault="00762CE7" w:rsidP="00762CE7">
      <w:pPr>
        <w:numPr>
          <w:ilvl w:val="0"/>
          <w:numId w:val="804"/>
        </w:numPr>
        <w:spacing w:after="0" w:line="240" w:lineRule="auto"/>
        <w:jc w:val="left"/>
        <w:rPr>
          <w:ins w:id="31035" w:author="Rev 7 Allen Wirfs-Brock" w:date="2012-05-02T17:36:00Z"/>
          <w:rFonts w:ascii="Times New Roman" w:eastAsia="Times New Roman" w:hAnsi="Times New Roman"/>
          <w:spacing w:val="6"/>
          <w:lang w:eastAsia="en-US"/>
        </w:rPr>
      </w:pPr>
      <w:ins w:id="31036" w:author="Rev 7 Allen Wirfs-Brock" w:date="2012-05-02T17:36:00Z">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end</w:t>
        </w:r>
        <w:r w:rsidRPr="003757D7">
          <w:rPr>
            <w:rFonts w:ascii="Times New Roman" w:eastAsia="Times New Roman" w:hAnsi="Times New Roman"/>
            <w:spacing w:val="6"/>
            <w:lang w:eastAsia="en-US"/>
          </w:rPr>
          <w:t xml:space="preserve"> be min(max(</w:t>
        </w:r>
        <w:r w:rsidRPr="003757D7">
          <w:rPr>
            <w:rFonts w:ascii="Times New Roman" w:eastAsia="Times New Roman" w:hAnsi="Times New Roman"/>
            <w:i/>
            <w:spacing w:val="6"/>
            <w:lang w:eastAsia="en-US"/>
          </w:rPr>
          <w:t>pos</w:t>
        </w:r>
        <w:r w:rsidRPr="003757D7">
          <w:rPr>
            <w:rFonts w:ascii="Times New Roman" w:eastAsia="Times New Roman" w:hAnsi="Times New Roman"/>
            <w:spacing w:val="6"/>
            <w:lang w:eastAsia="en-US"/>
          </w:rPr>
          <w:t xml:space="preserve">, 0), </w:t>
        </w:r>
        <w:r w:rsidRPr="003757D7">
          <w:rPr>
            <w:rFonts w:ascii="Times New Roman" w:eastAsia="Times New Roman" w:hAnsi="Times New Roman"/>
            <w:i/>
            <w:spacing w:val="6"/>
            <w:lang w:eastAsia="en-US"/>
          </w:rPr>
          <w:t>len</w:t>
        </w:r>
        <w:r w:rsidRPr="003757D7">
          <w:rPr>
            <w:rFonts w:ascii="Times New Roman" w:eastAsia="Times New Roman" w:hAnsi="Times New Roman"/>
            <w:spacing w:val="6"/>
            <w:lang w:eastAsia="en-US"/>
          </w:rPr>
          <w:t>).</w:t>
        </w:r>
      </w:ins>
    </w:p>
    <w:p w14:paraId="4177DFFA" w14:textId="77777777" w:rsidR="00762CE7" w:rsidRPr="003757D7" w:rsidRDefault="00762CE7" w:rsidP="00762CE7">
      <w:pPr>
        <w:numPr>
          <w:ilvl w:val="0"/>
          <w:numId w:val="804"/>
        </w:numPr>
        <w:spacing w:after="0" w:line="240" w:lineRule="auto"/>
        <w:jc w:val="left"/>
        <w:rPr>
          <w:ins w:id="31037" w:author="Rev 7 Allen Wirfs-Brock" w:date="2012-05-02T17:36:00Z"/>
          <w:rFonts w:ascii="Times New Roman" w:eastAsia="Times New Roman" w:hAnsi="Times New Roman"/>
          <w:spacing w:val="6"/>
          <w:lang w:eastAsia="en-US"/>
        </w:rPr>
      </w:pPr>
      <w:ins w:id="31038" w:author="Rev 7 Allen Wirfs-Brock" w:date="2012-05-02T17:36:00Z">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searchLength</w:t>
        </w:r>
        <w:r w:rsidRPr="003757D7">
          <w:rPr>
            <w:rFonts w:ascii="Times New Roman" w:eastAsia="Times New Roman" w:hAnsi="Times New Roman"/>
            <w:spacing w:val="6"/>
            <w:lang w:eastAsia="en-US"/>
          </w:rPr>
          <w:t xml:space="preserve"> be the number of </w:t>
        </w:r>
        <w:del w:id="31039" w:author="Rev 9 Allen Wirfs-Brock" w:date="2012-07-07T13:17:00Z">
          <w:r w:rsidRPr="003757D7" w:rsidDel="00A91A28">
            <w:rPr>
              <w:rFonts w:ascii="Times New Roman" w:eastAsia="Times New Roman" w:hAnsi="Times New Roman"/>
              <w:spacing w:val="6"/>
              <w:lang w:eastAsia="en-US"/>
            </w:rPr>
            <w:delText>characters</w:delText>
          </w:r>
        </w:del>
      </w:ins>
      <w:ins w:id="31040" w:author="Rev 9 Allen Wirfs-Brock" w:date="2012-07-07T13:17:00Z">
        <w:r w:rsidR="00A91A28">
          <w:rPr>
            <w:rFonts w:ascii="Times New Roman" w:eastAsia="Times New Roman" w:hAnsi="Times New Roman"/>
            <w:spacing w:val="6"/>
            <w:lang w:eastAsia="en-US"/>
          </w:rPr>
          <w:t>elements</w:t>
        </w:r>
      </w:ins>
      <w:ins w:id="31041" w:author="Rev 7 Allen Wirfs-Brock" w:date="2012-05-02T17:36:00Z">
        <w:r w:rsidRPr="003757D7">
          <w:rPr>
            <w:rFonts w:ascii="Times New Roman" w:eastAsia="Times New Roman" w:hAnsi="Times New Roman"/>
            <w:spacing w:val="6"/>
            <w:lang w:eastAsia="en-US"/>
          </w:rPr>
          <w:t xml:space="preserve"> in </w:t>
        </w:r>
        <w:r w:rsidRPr="003757D7">
          <w:rPr>
            <w:rFonts w:ascii="Times New Roman" w:eastAsia="Times New Roman" w:hAnsi="Times New Roman"/>
            <w:i/>
            <w:spacing w:val="6"/>
            <w:lang w:eastAsia="en-US"/>
          </w:rPr>
          <w:t>searchString</w:t>
        </w:r>
        <w:r w:rsidRPr="003757D7">
          <w:rPr>
            <w:rFonts w:ascii="Times New Roman" w:eastAsia="Times New Roman" w:hAnsi="Times New Roman"/>
            <w:spacing w:val="6"/>
            <w:lang w:eastAsia="en-US"/>
          </w:rPr>
          <w:t>.</w:t>
        </w:r>
      </w:ins>
    </w:p>
    <w:p w14:paraId="2ED85443" w14:textId="77777777" w:rsidR="00762CE7" w:rsidRPr="003757D7" w:rsidRDefault="00762CE7" w:rsidP="00762CE7">
      <w:pPr>
        <w:numPr>
          <w:ilvl w:val="0"/>
          <w:numId w:val="804"/>
        </w:numPr>
        <w:spacing w:after="0" w:line="240" w:lineRule="auto"/>
        <w:jc w:val="left"/>
        <w:rPr>
          <w:ins w:id="31042" w:author="Rev 7 Allen Wirfs-Brock" w:date="2012-05-02T17:36:00Z"/>
          <w:rFonts w:ascii="Times New Roman" w:eastAsia="Times New Roman" w:hAnsi="Times New Roman"/>
          <w:spacing w:val="6"/>
          <w:lang w:eastAsia="en-US"/>
        </w:rPr>
      </w:pPr>
      <w:ins w:id="31043" w:author="Rev 7 Allen Wirfs-Brock" w:date="2012-05-02T17:36:00Z">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start</w:t>
        </w:r>
        <w:r w:rsidRPr="003757D7">
          <w:rPr>
            <w:rFonts w:ascii="Times New Roman" w:eastAsia="Times New Roman" w:hAnsi="Times New Roman"/>
            <w:spacing w:val="6"/>
            <w:lang w:eastAsia="en-US"/>
          </w:rPr>
          <w:t xml:space="preserve"> be </w:t>
        </w:r>
        <w:r w:rsidRPr="003757D7">
          <w:rPr>
            <w:rFonts w:ascii="Times New Roman" w:eastAsia="Times New Roman" w:hAnsi="Times New Roman"/>
            <w:i/>
            <w:spacing w:val="6"/>
            <w:lang w:eastAsia="en-US"/>
          </w:rPr>
          <w:t xml:space="preserve">end </w:t>
        </w:r>
        <w:r w:rsidRPr="003757D7">
          <w:rPr>
            <w:rFonts w:ascii="Times New Roman" w:eastAsia="Times New Roman" w:hAnsi="Times New Roman"/>
            <w:spacing w:val="6"/>
            <w:lang w:eastAsia="en-US"/>
          </w:rPr>
          <w:t xml:space="preserve">- </w:t>
        </w:r>
        <w:r w:rsidRPr="003757D7">
          <w:rPr>
            <w:rFonts w:ascii="Times New Roman" w:eastAsia="Times New Roman" w:hAnsi="Times New Roman"/>
            <w:i/>
            <w:spacing w:val="6"/>
            <w:lang w:eastAsia="en-US"/>
          </w:rPr>
          <w:t>searchLength</w:t>
        </w:r>
        <w:r w:rsidRPr="003757D7">
          <w:rPr>
            <w:rFonts w:ascii="Times New Roman" w:eastAsia="Times New Roman" w:hAnsi="Times New Roman"/>
            <w:spacing w:val="6"/>
            <w:lang w:eastAsia="en-US"/>
          </w:rPr>
          <w:t>.</w:t>
        </w:r>
      </w:ins>
    </w:p>
    <w:p w14:paraId="3C254B08" w14:textId="77777777" w:rsidR="00762CE7" w:rsidRPr="003757D7" w:rsidRDefault="00762CE7" w:rsidP="00762CE7">
      <w:pPr>
        <w:numPr>
          <w:ilvl w:val="0"/>
          <w:numId w:val="804"/>
        </w:numPr>
        <w:spacing w:after="0" w:line="240" w:lineRule="auto"/>
        <w:jc w:val="left"/>
        <w:rPr>
          <w:ins w:id="31044" w:author="Rev 7 Allen Wirfs-Brock" w:date="2012-05-02T17:36:00Z"/>
          <w:rFonts w:ascii="Times New Roman" w:eastAsia="Times New Roman" w:hAnsi="Times New Roman"/>
          <w:spacing w:val="6"/>
          <w:lang w:eastAsia="en-US"/>
        </w:rPr>
      </w:pPr>
      <w:ins w:id="31045" w:author="Rev 7 Allen Wirfs-Brock" w:date="2012-05-02T17:36:00Z">
        <w:r w:rsidRPr="003757D7">
          <w:rPr>
            <w:rFonts w:ascii="Times New Roman" w:eastAsia="Times New Roman" w:hAnsi="Times New Roman"/>
            <w:spacing w:val="6"/>
            <w:lang w:eastAsia="en-US"/>
          </w:rPr>
          <w:t xml:space="preserve">If </w:t>
        </w:r>
        <w:r w:rsidRPr="003757D7">
          <w:rPr>
            <w:rFonts w:ascii="Times New Roman" w:eastAsia="Times New Roman" w:hAnsi="Times New Roman"/>
            <w:i/>
            <w:spacing w:val="6"/>
            <w:lang w:eastAsia="en-US"/>
          </w:rPr>
          <w:t xml:space="preserve">start </w:t>
        </w:r>
        <w:r w:rsidRPr="003757D7">
          <w:rPr>
            <w:rFonts w:ascii="Times New Roman" w:eastAsia="Times New Roman" w:hAnsi="Times New Roman"/>
            <w:spacing w:val="6"/>
            <w:lang w:eastAsia="en-US"/>
          </w:rPr>
          <w:t>is less than</w:t>
        </w:r>
        <w:r w:rsidRPr="003757D7">
          <w:rPr>
            <w:rFonts w:ascii="Times New Roman" w:eastAsia="Times New Roman" w:hAnsi="Times New Roman"/>
            <w:i/>
            <w:spacing w:val="6"/>
            <w:lang w:eastAsia="en-US"/>
          </w:rPr>
          <w:t xml:space="preserve"> </w:t>
        </w:r>
        <w:r w:rsidRPr="003757D7">
          <w:rPr>
            <w:rFonts w:ascii="Times New Roman" w:eastAsia="Times New Roman" w:hAnsi="Times New Roman"/>
            <w:spacing w:val="6"/>
            <w:lang w:eastAsia="en-US"/>
          </w:rPr>
          <w:t>0, return</w:t>
        </w:r>
        <w:r w:rsidRPr="003757D7">
          <w:rPr>
            <w:rFonts w:ascii="Times New Roman" w:eastAsia="Times New Roman" w:hAnsi="Times New Roman"/>
            <w:i/>
            <w:spacing w:val="6"/>
            <w:lang w:eastAsia="en-US"/>
          </w:rPr>
          <w:t xml:space="preserve"> </w:t>
        </w:r>
        <w:r w:rsidRPr="003757D7">
          <w:rPr>
            <w:rFonts w:ascii="Times New Roman" w:eastAsia="Times New Roman" w:hAnsi="Times New Roman"/>
            <w:b/>
            <w:spacing w:val="6"/>
            <w:lang w:eastAsia="en-US"/>
          </w:rPr>
          <w:t>false</w:t>
        </w:r>
        <w:r w:rsidRPr="003757D7">
          <w:rPr>
            <w:rFonts w:ascii="Times New Roman" w:eastAsia="Times New Roman" w:hAnsi="Times New Roman"/>
            <w:i/>
            <w:spacing w:val="6"/>
            <w:lang w:eastAsia="en-US"/>
          </w:rPr>
          <w:t>.</w:t>
        </w:r>
        <w:r w:rsidRPr="003757D7">
          <w:rPr>
            <w:rFonts w:ascii="Times New Roman" w:eastAsia="Times New Roman" w:hAnsi="Times New Roman"/>
            <w:spacing w:val="6"/>
            <w:lang w:eastAsia="en-US"/>
          </w:rPr>
          <w:t xml:space="preserve"> </w:t>
        </w:r>
      </w:ins>
    </w:p>
    <w:p w14:paraId="7DBC50B0" w14:textId="77777777" w:rsidR="00762CE7" w:rsidRPr="003757D7" w:rsidRDefault="00762CE7" w:rsidP="00762CE7">
      <w:pPr>
        <w:numPr>
          <w:ilvl w:val="0"/>
          <w:numId w:val="804"/>
        </w:numPr>
        <w:spacing w:after="0" w:line="240" w:lineRule="auto"/>
        <w:jc w:val="left"/>
        <w:rPr>
          <w:ins w:id="31046" w:author="Rev 7 Allen Wirfs-Brock" w:date="2012-05-02T17:36:00Z"/>
          <w:rFonts w:ascii="Times New Roman" w:eastAsia="Times New Roman" w:hAnsi="Times New Roman"/>
          <w:spacing w:val="6"/>
          <w:lang w:eastAsia="en-US"/>
        </w:rPr>
      </w:pPr>
      <w:ins w:id="31047" w:author="Rev 7 Allen Wirfs-Brock" w:date="2012-05-02T17:36:00Z">
        <w:r w:rsidRPr="003757D7">
          <w:rPr>
            <w:rFonts w:ascii="Times New Roman" w:eastAsia="Times New Roman" w:hAnsi="Times New Roman"/>
            <w:spacing w:val="6"/>
            <w:lang w:eastAsia="en-US"/>
          </w:rPr>
          <w:t xml:space="preserve">If the </w:t>
        </w:r>
        <w:r w:rsidRPr="003757D7">
          <w:rPr>
            <w:rFonts w:ascii="Times New Roman" w:eastAsia="Times New Roman" w:hAnsi="Times New Roman"/>
            <w:i/>
            <w:spacing w:val="6"/>
            <w:lang w:eastAsia="en-US"/>
          </w:rPr>
          <w:t>searchLength</w:t>
        </w:r>
        <w:r w:rsidRPr="003757D7">
          <w:rPr>
            <w:rFonts w:ascii="Times New Roman" w:eastAsia="Times New Roman" w:hAnsi="Times New Roman"/>
            <w:spacing w:val="6"/>
            <w:lang w:eastAsia="en-US"/>
          </w:rPr>
          <w:t xml:space="preserve"> </w:t>
        </w:r>
      </w:ins>
      <w:ins w:id="31048" w:author="Rev 7 Allen Wirfs-Brock" w:date="2012-05-03T15:59:00Z">
        <w:r w:rsidR="00EB7776">
          <w:rPr>
            <w:rFonts w:ascii="Times New Roman" w:eastAsia="Times New Roman" w:hAnsi="Times New Roman"/>
            <w:spacing w:val="6"/>
            <w:lang w:eastAsia="en-US"/>
          </w:rPr>
          <w:t xml:space="preserve">sequence of </w:t>
        </w:r>
      </w:ins>
      <w:ins w:id="31049" w:author="Rev 7 Allen Wirfs-Brock" w:date="2012-05-02T17:36:00Z">
        <w:del w:id="31050" w:author="Rev 9 Allen Wirfs-Brock" w:date="2012-07-07T13:17:00Z">
          <w:r w:rsidRPr="003757D7" w:rsidDel="00A91A28">
            <w:rPr>
              <w:rFonts w:ascii="Times New Roman" w:eastAsia="Times New Roman" w:hAnsi="Times New Roman"/>
              <w:spacing w:val="6"/>
              <w:lang w:eastAsia="en-US"/>
            </w:rPr>
            <w:delText>characters</w:delText>
          </w:r>
        </w:del>
      </w:ins>
      <w:ins w:id="31051" w:author="Rev 9 Allen Wirfs-Brock" w:date="2012-07-07T13:17:00Z">
        <w:r w:rsidR="00A91A28">
          <w:rPr>
            <w:rFonts w:ascii="Times New Roman" w:eastAsia="Times New Roman" w:hAnsi="Times New Roman"/>
            <w:spacing w:val="6"/>
            <w:lang w:eastAsia="en-US"/>
          </w:rPr>
          <w:t>elements</w:t>
        </w:r>
      </w:ins>
      <w:ins w:id="31052" w:author="Rev 7 Allen Wirfs-Brock" w:date="2012-05-02T17:36:00Z">
        <w:r w:rsidRPr="003757D7">
          <w:rPr>
            <w:rFonts w:ascii="Times New Roman" w:eastAsia="Times New Roman" w:hAnsi="Times New Roman"/>
            <w:spacing w:val="6"/>
            <w:lang w:eastAsia="en-US"/>
          </w:rPr>
          <w:t xml:space="preserve"> of </w:t>
        </w:r>
        <w:r w:rsidRPr="003757D7">
          <w:rPr>
            <w:rFonts w:ascii="Times New Roman" w:eastAsia="Times New Roman" w:hAnsi="Times New Roman"/>
            <w:i/>
            <w:spacing w:val="6"/>
            <w:lang w:eastAsia="en-US"/>
          </w:rPr>
          <w:t>S</w:t>
        </w:r>
        <w:r w:rsidRPr="003757D7">
          <w:rPr>
            <w:rFonts w:ascii="Times New Roman" w:eastAsia="Times New Roman" w:hAnsi="Times New Roman"/>
            <w:spacing w:val="6"/>
            <w:lang w:eastAsia="en-US"/>
          </w:rPr>
          <w:t xml:space="preserve"> starting at </w:t>
        </w:r>
        <w:r w:rsidRPr="003757D7">
          <w:rPr>
            <w:rFonts w:ascii="Times New Roman" w:eastAsia="Times New Roman" w:hAnsi="Times New Roman"/>
            <w:i/>
            <w:spacing w:val="6"/>
            <w:lang w:eastAsia="en-US"/>
          </w:rPr>
          <w:t>start</w:t>
        </w:r>
        <w:r w:rsidRPr="003757D7">
          <w:rPr>
            <w:rFonts w:ascii="Times New Roman" w:eastAsia="Times New Roman" w:hAnsi="Times New Roman"/>
            <w:spacing w:val="6"/>
            <w:lang w:eastAsia="en-US"/>
          </w:rPr>
          <w:t xml:space="preserve"> </w:t>
        </w:r>
      </w:ins>
      <w:ins w:id="31053" w:author="Rev 7 Allen Wirfs-Brock" w:date="2012-05-03T15:58:00Z">
        <w:r w:rsidR="00EB7776">
          <w:rPr>
            <w:rFonts w:ascii="Times New Roman" w:eastAsia="Times New Roman" w:hAnsi="Times New Roman"/>
            <w:spacing w:val="6"/>
            <w:lang w:eastAsia="en-US"/>
          </w:rPr>
          <w:t>is the same as</w:t>
        </w:r>
      </w:ins>
      <w:ins w:id="31054" w:author="Rev 7 Allen Wirfs-Brock" w:date="2012-05-02T17:36:00Z">
        <w:r w:rsidRPr="003757D7">
          <w:rPr>
            <w:rFonts w:ascii="Times New Roman" w:eastAsia="Times New Roman" w:hAnsi="Times New Roman"/>
            <w:spacing w:val="6"/>
            <w:lang w:eastAsia="en-US"/>
          </w:rPr>
          <w:t xml:space="preserve"> the </w:t>
        </w:r>
      </w:ins>
      <w:ins w:id="31055" w:author="Rev 7 Allen Wirfs-Brock" w:date="2012-05-03T15:57:00Z">
        <w:r w:rsidR="00EB7776">
          <w:rPr>
            <w:rFonts w:ascii="Times New Roman" w:eastAsia="Times New Roman" w:hAnsi="Times New Roman"/>
            <w:spacing w:val="6"/>
            <w:lang w:eastAsia="en-US"/>
          </w:rPr>
          <w:t>full</w:t>
        </w:r>
      </w:ins>
      <w:ins w:id="31056" w:author="Rev 7 Allen Wirfs-Brock" w:date="2012-05-02T17:36:00Z">
        <w:r w:rsidRPr="003757D7">
          <w:rPr>
            <w:rFonts w:ascii="Times New Roman" w:eastAsia="Times New Roman" w:hAnsi="Times New Roman"/>
            <w:spacing w:val="6"/>
            <w:lang w:eastAsia="en-US"/>
          </w:rPr>
          <w:t xml:space="preserve"> </w:t>
        </w:r>
        <w:del w:id="31057" w:author="Rev 9 Allen Wirfs-Brock" w:date="2012-07-07T13:17:00Z">
          <w:r w:rsidRPr="003757D7" w:rsidDel="00A91A28">
            <w:rPr>
              <w:rFonts w:ascii="Times New Roman" w:eastAsia="Times New Roman" w:hAnsi="Times New Roman"/>
              <w:spacing w:val="6"/>
              <w:lang w:eastAsia="en-US"/>
            </w:rPr>
            <w:delText>character</w:delText>
          </w:r>
        </w:del>
      </w:ins>
      <w:ins w:id="31058" w:author="Rev 9 Allen Wirfs-Brock" w:date="2012-07-07T13:17:00Z">
        <w:r w:rsidR="00A91A28">
          <w:rPr>
            <w:rFonts w:ascii="Times New Roman" w:eastAsia="Times New Roman" w:hAnsi="Times New Roman"/>
            <w:spacing w:val="6"/>
            <w:lang w:eastAsia="en-US"/>
          </w:rPr>
          <w:t>element</w:t>
        </w:r>
      </w:ins>
      <w:ins w:id="31059" w:author="Rev 7 Allen Wirfs-Brock" w:date="2012-05-03T15:57:00Z">
        <w:r w:rsidR="00EB7776">
          <w:rPr>
            <w:rFonts w:ascii="Times New Roman" w:eastAsia="Times New Roman" w:hAnsi="Times New Roman"/>
            <w:spacing w:val="6"/>
            <w:lang w:eastAsia="en-US"/>
          </w:rPr>
          <w:t xml:space="preserve"> sequence</w:t>
        </w:r>
      </w:ins>
      <w:ins w:id="31060" w:author="Rev 7 Allen Wirfs-Brock" w:date="2012-05-02T17:36:00Z">
        <w:r w:rsidRPr="003757D7">
          <w:rPr>
            <w:rFonts w:ascii="Times New Roman" w:eastAsia="Times New Roman" w:hAnsi="Times New Roman"/>
            <w:spacing w:val="6"/>
            <w:lang w:eastAsia="en-US"/>
          </w:rPr>
          <w:t xml:space="preserve"> of </w:t>
        </w:r>
        <w:r w:rsidRPr="003757D7">
          <w:rPr>
            <w:rFonts w:ascii="Times New Roman" w:eastAsia="Times New Roman" w:hAnsi="Times New Roman"/>
            <w:i/>
            <w:spacing w:val="6"/>
            <w:lang w:eastAsia="en-US"/>
          </w:rPr>
          <w:t>searchString</w:t>
        </w:r>
        <w:r w:rsidRPr="003757D7">
          <w:rPr>
            <w:rFonts w:ascii="Times New Roman" w:eastAsia="Times New Roman" w:hAnsi="Times New Roman"/>
            <w:spacing w:val="6"/>
            <w:lang w:eastAsia="en-US"/>
          </w:rPr>
          <w:t xml:space="preserve">, return </w:t>
        </w:r>
        <w:r w:rsidRPr="003757D7">
          <w:rPr>
            <w:rFonts w:ascii="Times New Roman" w:eastAsia="Times New Roman" w:hAnsi="Times New Roman"/>
            <w:b/>
            <w:spacing w:val="6"/>
            <w:lang w:eastAsia="en-US"/>
          </w:rPr>
          <w:t>true</w:t>
        </w:r>
        <w:r w:rsidRPr="003757D7">
          <w:rPr>
            <w:rFonts w:ascii="Times New Roman" w:eastAsia="Times New Roman" w:hAnsi="Times New Roman"/>
            <w:spacing w:val="6"/>
            <w:lang w:eastAsia="en-US"/>
          </w:rPr>
          <w:t>.</w:t>
        </w:r>
      </w:ins>
    </w:p>
    <w:p w14:paraId="3C706786" w14:textId="77777777" w:rsidR="00762CE7" w:rsidRPr="003757D7" w:rsidRDefault="00762CE7" w:rsidP="00762CE7">
      <w:pPr>
        <w:numPr>
          <w:ilvl w:val="0"/>
          <w:numId w:val="804"/>
        </w:numPr>
        <w:spacing w:after="220" w:line="240" w:lineRule="auto"/>
        <w:jc w:val="left"/>
        <w:rPr>
          <w:ins w:id="31061" w:author="Rev 7 Allen Wirfs-Brock" w:date="2012-05-02T17:36:00Z"/>
          <w:rFonts w:ascii="Times New Roman" w:eastAsia="Times New Roman" w:hAnsi="Times New Roman"/>
          <w:spacing w:val="6"/>
          <w:lang w:eastAsia="en-US"/>
        </w:rPr>
      </w:pPr>
      <w:ins w:id="31062" w:author="Rev 7 Allen Wirfs-Brock" w:date="2012-05-02T17:36:00Z">
        <w:r w:rsidRPr="003757D7">
          <w:rPr>
            <w:rFonts w:ascii="Times New Roman" w:eastAsia="Times New Roman" w:hAnsi="Times New Roman"/>
            <w:spacing w:val="6"/>
            <w:lang w:eastAsia="en-US"/>
          </w:rPr>
          <w:t xml:space="preserve">Otherwise, return </w:t>
        </w:r>
        <w:r w:rsidRPr="003757D7">
          <w:rPr>
            <w:rFonts w:ascii="Times New Roman" w:eastAsia="Times New Roman" w:hAnsi="Times New Roman"/>
            <w:b/>
            <w:spacing w:val="6"/>
            <w:lang w:eastAsia="en-US"/>
          </w:rPr>
          <w:t>false</w:t>
        </w:r>
        <w:r w:rsidRPr="003757D7">
          <w:rPr>
            <w:rFonts w:ascii="Times New Roman" w:eastAsia="Times New Roman" w:hAnsi="Times New Roman"/>
            <w:spacing w:val="6"/>
            <w:lang w:eastAsia="en-US"/>
          </w:rPr>
          <w:t>.</w:t>
        </w:r>
      </w:ins>
    </w:p>
    <w:p w14:paraId="3F40559F" w14:textId="77777777" w:rsidR="00762CE7" w:rsidRPr="00762CE7" w:rsidRDefault="00762CE7" w:rsidP="00762CE7">
      <w:pPr>
        <w:rPr>
          <w:ins w:id="31063" w:author="Rev 7 Allen Wirfs-Brock" w:date="2012-05-02T17:36:00Z"/>
          <w:rFonts w:cs="Arial"/>
        </w:rPr>
      </w:pPr>
      <w:ins w:id="31064" w:author="Rev 7 Allen Wirfs-Brock" w:date="2012-05-02T17:36:00Z">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endsWith</w:t>
        </w:r>
        <w:r w:rsidRPr="00762CE7">
          <w:rPr>
            <w:rFonts w:cs="Arial"/>
          </w:rPr>
          <w:t xml:space="preserve"> method is </w:t>
        </w:r>
        <w:r w:rsidRPr="00762CE7">
          <w:rPr>
            <w:rFonts w:cs="Arial"/>
            <w:b/>
          </w:rPr>
          <w:t>1</w:t>
        </w:r>
        <w:r w:rsidRPr="00762CE7">
          <w:rPr>
            <w:rFonts w:cs="Arial"/>
          </w:rPr>
          <w:t>.</w:t>
        </w:r>
      </w:ins>
    </w:p>
    <w:p w14:paraId="22219BB7" w14:textId="77777777" w:rsidR="000316BA" w:rsidRDefault="000316BA" w:rsidP="000316BA">
      <w:pPr>
        <w:pStyle w:val="Note"/>
        <w:rPr>
          <w:ins w:id="31065" w:author="Rev 7 Allen Wirfs-Brock" w:date="2012-05-02T18:02:00Z"/>
        </w:rPr>
      </w:pPr>
      <w:ins w:id="31066" w:author="Rev 7 Allen Wirfs-Brock" w:date="2012-05-02T18:02:00Z">
        <w:r>
          <w:rPr>
            <w:rFonts w:cs="Arial"/>
          </w:rPr>
          <w:t>NOTE 1</w:t>
        </w:r>
        <w:r>
          <w:rPr>
            <w:rFonts w:cs="Arial"/>
          </w:rPr>
          <w:tab/>
        </w:r>
        <w:r w:rsidRPr="00762CE7">
          <w:rPr>
            <w:rFonts w:cs="Arial"/>
          </w:rPr>
          <w:t xml:space="preserve">Returns </w:t>
        </w:r>
        <w:r w:rsidRPr="00762CE7">
          <w:rPr>
            <w:rFonts w:cs="Arial"/>
            <w:b/>
          </w:rPr>
          <w:t>true</w:t>
        </w:r>
        <w:r w:rsidRPr="00762CE7">
          <w:rPr>
            <w:rFonts w:cs="Arial"/>
          </w:rPr>
          <w:t xml:space="preserve"> if the sequence of </w:t>
        </w:r>
        <w:del w:id="31067" w:author="Rev 9 Allen Wirfs-Brock" w:date="2012-07-07T13:17:00Z">
          <w:r w:rsidRPr="00762CE7" w:rsidDel="00EE36C4">
            <w:rPr>
              <w:rFonts w:cs="Arial"/>
            </w:rPr>
            <w:delText>characters</w:delText>
          </w:r>
        </w:del>
      </w:ins>
      <w:ins w:id="31068" w:author="Rev 9 Allen Wirfs-Brock" w:date="2012-07-07T13:17:00Z">
        <w:r w:rsidR="00EE36C4">
          <w:rPr>
            <w:rFonts w:cs="Arial"/>
          </w:rPr>
          <w:t>elements</w:t>
        </w:r>
      </w:ins>
      <w:ins w:id="31069" w:author="Rev 7 Allen Wirfs-Brock" w:date="2012-05-02T18:02:00Z">
        <w:r w:rsidRPr="00762CE7">
          <w:rPr>
            <w:rFonts w:cs="Arial"/>
          </w:rPr>
          <w:t xml:space="preserve"> of </w:t>
        </w:r>
        <w:r w:rsidRPr="00762CE7">
          <w:rPr>
            <w:rFonts w:cs="Arial"/>
            <w:i/>
          </w:rPr>
          <w:t>searchString</w:t>
        </w:r>
        <w:r w:rsidRPr="00762CE7">
          <w:rPr>
            <w:rFonts w:cs="Arial"/>
          </w:rPr>
          <w:t xml:space="preserve"> converted to a String </w:t>
        </w:r>
      </w:ins>
      <w:ins w:id="31070" w:author="Rev 7 Allen Wirfs-Brock" w:date="2012-05-03T15:56:00Z">
        <w:r w:rsidR="00EB7776">
          <w:rPr>
            <w:rFonts w:cs="Arial"/>
          </w:rPr>
          <w:t>is the same as</w:t>
        </w:r>
      </w:ins>
      <w:ins w:id="31071" w:author="Rev 7 Allen Wirfs-Brock" w:date="2012-05-02T18:02:00Z">
        <w:r w:rsidRPr="00762CE7">
          <w:rPr>
            <w:rFonts w:cs="Arial"/>
          </w:rPr>
          <w:t xml:space="preserve"> the corresponding </w:t>
        </w:r>
        <w:del w:id="31072" w:author="Rev 9 Allen Wirfs-Brock" w:date="2012-07-07T13:17:00Z">
          <w:r w:rsidRPr="00762CE7" w:rsidDel="00EE36C4">
            <w:rPr>
              <w:rFonts w:cs="Arial"/>
            </w:rPr>
            <w:delText>characters</w:delText>
          </w:r>
        </w:del>
      </w:ins>
      <w:ins w:id="31073" w:author="Rev 9 Allen Wirfs-Brock" w:date="2012-07-07T13:17:00Z">
        <w:r w:rsidR="00EE36C4">
          <w:rPr>
            <w:rFonts w:cs="Arial"/>
          </w:rPr>
          <w:t>elements</w:t>
        </w:r>
      </w:ins>
      <w:ins w:id="31074" w:author="Rev 7 Allen Wirfs-Brock" w:date="2012-05-02T18:02:00Z">
        <w:r w:rsidRPr="00762CE7">
          <w:rPr>
            <w:rFonts w:cs="Arial"/>
          </w:rPr>
          <w:t xml:space="preserve"> of this object (converted to a String) starting at </w:t>
        </w:r>
        <w:r w:rsidRPr="00762CE7">
          <w:rPr>
            <w:rFonts w:cs="Arial"/>
            <w:i/>
          </w:rPr>
          <w:t>endPosition</w:t>
        </w:r>
        <w:r w:rsidRPr="00762CE7">
          <w:rPr>
            <w:rFonts w:cs="Arial"/>
          </w:rPr>
          <w:t xml:space="preserve"> – length(this).  Otherwise returns </w:t>
        </w:r>
        <w:r w:rsidRPr="00762CE7">
          <w:rPr>
            <w:rFonts w:cs="Arial"/>
            <w:b/>
          </w:rPr>
          <w:t>false</w:t>
        </w:r>
        <w:r w:rsidRPr="00762CE7">
          <w:rPr>
            <w:rFonts w:cs="Arial"/>
          </w:rPr>
          <w:t xml:space="preserve">.  </w:t>
        </w:r>
      </w:ins>
    </w:p>
    <w:p w14:paraId="7E5F84FB" w14:textId="77777777" w:rsidR="00762CE7" w:rsidRPr="00762CE7" w:rsidRDefault="00762CE7" w:rsidP="000316BA">
      <w:pPr>
        <w:pStyle w:val="Note"/>
        <w:rPr>
          <w:ins w:id="31075" w:author="Rev 7 Allen Wirfs-Brock" w:date="2012-05-02T17:36:00Z"/>
        </w:rPr>
      </w:pPr>
      <w:ins w:id="31076" w:author="Rev 7 Allen Wirfs-Brock" w:date="2012-05-02T17:36:00Z">
        <w:r w:rsidRPr="00762CE7">
          <w:t>NOTE</w:t>
        </w:r>
      </w:ins>
      <w:ins w:id="31077" w:author="Rev 7 Allen Wirfs-Brock" w:date="2012-05-02T18:01:00Z">
        <w:r w:rsidR="000316BA">
          <w:t xml:space="preserve"> 2</w:t>
        </w:r>
      </w:ins>
      <w:ins w:id="31078" w:author="Rev 7 Allen Wirfs-Brock" w:date="2012-05-02T17:36:00Z">
        <w:r w:rsidRPr="00762CE7">
          <w:tab/>
          <w:t xml:space="preserve">The </w:t>
        </w:r>
        <w:r w:rsidRPr="00762CE7">
          <w:rPr>
            <w:b/>
          </w:rPr>
          <w:t>endsWith</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ins>
    </w:p>
    <w:p w14:paraId="317D98A8" w14:textId="77777777" w:rsidR="00762CE7" w:rsidRPr="00762CE7" w:rsidRDefault="00762CE7" w:rsidP="00762CE7">
      <w:pPr>
        <w:keepNext/>
        <w:tabs>
          <w:tab w:val="left" w:pos="709"/>
          <w:tab w:val="left" w:pos="940"/>
          <w:tab w:val="left" w:pos="1140"/>
          <w:tab w:val="left" w:pos="1360"/>
        </w:tabs>
        <w:suppressAutoHyphens/>
        <w:spacing w:before="120" w:line="230" w:lineRule="exact"/>
        <w:jc w:val="left"/>
        <w:outlineLvl w:val="3"/>
        <w:rPr>
          <w:ins w:id="31079" w:author="Rev 7 Allen Wirfs-Brock" w:date="2012-05-02T17:36:00Z"/>
          <w:rFonts w:cs="Arial"/>
          <w:b/>
        </w:rPr>
      </w:pPr>
      <w:ins w:id="31080" w:author="Rev 7 Allen Wirfs-Brock" w:date="2012-05-02T17:36:00Z">
        <w:r w:rsidRPr="00762CE7">
          <w:rPr>
            <w:rFonts w:cs="Arial"/>
            <w:b/>
          </w:rPr>
          <w:t>15.5.4.24</w:t>
        </w:r>
        <w:r w:rsidRPr="00762CE7">
          <w:rPr>
            <w:rFonts w:cs="Arial"/>
            <w:b/>
          </w:rPr>
          <w:tab/>
          <w:t>String.prototype.contains (searchString</w:t>
        </w:r>
      </w:ins>
      <w:ins w:id="31081" w:author="Rev 7 Allen Wirfs-Brock" w:date="2012-05-02T18:02:00Z">
        <w:r w:rsidR="000316BA">
          <w:rPr>
            <w:rFonts w:cs="Arial"/>
            <w:b/>
          </w:rPr>
          <w:t xml:space="preserve"> [</w:t>
        </w:r>
      </w:ins>
      <w:ins w:id="31082" w:author="Rev 7 Allen Wirfs-Brock" w:date="2012-05-02T17:36:00Z">
        <w:r w:rsidRPr="00762CE7">
          <w:rPr>
            <w:rFonts w:cs="Arial"/>
            <w:b/>
          </w:rPr>
          <w:t>, position</w:t>
        </w:r>
      </w:ins>
      <w:ins w:id="31083" w:author="Rev 7 Allen Wirfs-Brock" w:date="2012-05-02T18:03:00Z">
        <w:r w:rsidR="000316BA">
          <w:rPr>
            <w:rFonts w:cs="Arial"/>
            <w:b/>
          </w:rPr>
          <w:t xml:space="preserve"> ] </w:t>
        </w:r>
      </w:ins>
      <w:ins w:id="31084" w:author="Rev 7 Allen Wirfs-Brock" w:date="2012-05-02T17:36:00Z">
        <w:r w:rsidRPr="00762CE7">
          <w:rPr>
            <w:rFonts w:cs="Arial"/>
            <w:b/>
          </w:rPr>
          <w:t>)</w:t>
        </w:r>
      </w:ins>
    </w:p>
    <w:p w14:paraId="3A562818" w14:textId="77777777" w:rsidR="00762CE7" w:rsidRPr="00762CE7" w:rsidRDefault="00762CE7" w:rsidP="00762CE7">
      <w:pPr>
        <w:rPr>
          <w:ins w:id="31085" w:author="Rev 7 Allen Wirfs-Brock" w:date="2012-05-02T17:36:00Z"/>
          <w:rFonts w:cs="Arial"/>
        </w:rPr>
      </w:pPr>
      <w:ins w:id="31086" w:author="Rev 7 Allen Wirfs-Brock" w:date="2012-05-02T17:36:00Z">
        <w:r w:rsidRPr="00762CE7">
          <w:rPr>
            <w:rFonts w:cs="Arial"/>
          </w:rPr>
          <w:t xml:space="preserve">The </w:t>
        </w:r>
        <w:r w:rsidRPr="00762CE7">
          <w:rPr>
            <w:rFonts w:cs="Arial"/>
            <w:b/>
          </w:rPr>
          <w:t>contains</w:t>
        </w:r>
        <w:r w:rsidRPr="00762CE7">
          <w:rPr>
            <w:rFonts w:cs="Arial"/>
          </w:rPr>
          <w:t xml:space="preserve"> method takes two arguments, </w:t>
        </w:r>
        <w:r w:rsidRPr="00762CE7">
          <w:rPr>
            <w:rFonts w:cs="Arial"/>
            <w:i/>
          </w:rPr>
          <w:t xml:space="preserve">searchString </w:t>
        </w:r>
        <w:r w:rsidRPr="00762CE7">
          <w:rPr>
            <w:rFonts w:cs="Arial"/>
          </w:rPr>
          <w:t>and</w:t>
        </w:r>
        <w:r w:rsidRPr="00762CE7">
          <w:rPr>
            <w:rFonts w:cs="Arial"/>
            <w:i/>
          </w:rPr>
          <w:t xml:space="preserve"> position</w:t>
        </w:r>
        <w:r w:rsidRPr="00762CE7">
          <w:rPr>
            <w:rFonts w:cs="Arial"/>
          </w:rPr>
          <w:t>, and performs the following steps:</w:t>
        </w:r>
      </w:ins>
    </w:p>
    <w:p w14:paraId="164CEA00" w14:textId="77777777" w:rsidR="00762CE7" w:rsidRPr="000316BA" w:rsidRDefault="000316BA" w:rsidP="00762CE7">
      <w:pPr>
        <w:numPr>
          <w:ilvl w:val="0"/>
          <w:numId w:val="803"/>
        </w:numPr>
        <w:spacing w:after="0" w:line="240" w:lineRule="auto"/>
        <w:jc w:val="left"/>
        <w:rPr>
          <w:ins w:id="31087" w:author="Rev 7 Allen Wirfs-Brock" w:date="2012-05-02T17:36:00Z"/>
          <w:rFonts w:ascii="Times New Roman" w:eastAsia="Times New Roman" w:hAnsi="Times New Roman"/>
          <w:spacing w:val="6"/>
          <w:lang w:eastAsia="en-US"/>
        </w:rPr>
      </w:pPr>
      <w:ins w:id="31088" w:author="Rev 7 Allen Wirfs-Brock" w:date="2012-05-02T18:05:00Z">
        <w:r w:rsidRPr="00762CE7">
          <w:rPr>
            <w:rFonts w:ascii="Times New Roman" w:hAnsi="Times New Roman"/>
          </w:rPr>
          <w:t>ReturnIfAbrupt(CheckObjectCoercible(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ins>
    </w:p>
    <w:p w14:paraId="1FB9CE34" w14:textId="77777777" w:rsidR="00762CE7" w:rsidRPr="000316BA" w:rsidRDefault="00762CE7" w:rsidP="00762CE7">
      <w:pPr>
        <w:numPr>
          <w:ilvl w:val="0"/>
          <w:numId w:val="803"/>
        </w:numPr>
        <w:spacing w:after="0" w:line="240" w:lineRule="auto"/>
        <w:jc w:val="left"/>
        <w:rPr>
          <w:ins w:id="31089" w:author="Rev 7 Allen Wirfs-Brock" w:date="2012-05-02T17:36:00Z"/>
          <w:rFonts w:ascii="Times New Roman" w:eastAsia="Times New Roman" w:hAnsi="Times New Roman"/>
          <w:spacing w:val="6"/>
          <w:lang w:eastAsia="en-US"/>
        </w:rPr>
      </w:pPr>
      <w:ins w:id="31090" w:author="Rev 7 Allen Wirfs-Brock" w:date="2012-05-02T17:36:00Z">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w:t>
        </w:r>
        <w:r w:rsidRPr="000316BA">
          <w:rPr>
            <w:rFonts w:ascii="Times New Roman" w:eastAsia="Times New Roman" w:hAnsi="Times New Roman"/>
            <w:spacing w:val="6"/>
            <w:lang w:eastAsia="en-US"/>
          </w:rPr>
          <w:t xml:space="preserve"> be the result of calling ToString, giving it the </w:t>
        </w:r>
        <w:r w:rsidRPr="000316BA">
          <w:rPr>
            <w:rFonts w:ascii="Times New Roman" w:eastAsia="Times New Roman" w:hAnsi="Times New Roman"/>
            <w:b/>
            <w:spacing w:val="6"/>
            <w:lang w:eastAsia="en-US"/>
          </w:rPr>
          <w:t>this</w:t>
        </w:r>
        <w:r w:rsidRPr="000316BA">
          <w:rPr>
            <w:rFonts w:ascii="Times New Roman" w:eastAsia="Times New Roman" w:hAnsi="Times New Roman"/>
            <w:spacing w:val="6"/>
            <w:lang w:eastAsia="en-US"/>
          </w:rPr>
          <w:t xml:space="preserve"> value as its argument.</w:t>
        </w:r>
      </w:ins>
    </w:p>
    <w:p w14:paraId="36287051" w14:textId="77777777" w:rsidR="000316BA" w:rsidRPr="00E77497" w:rsidRDefault="000316BA" w:rsidP="000316BA">
      <w:pPr>
        <w:pStyle w:val="Alg4"/>
        <w:numPr>
          <w:ilvl w:val="0"/>
          <w:numId w:val="803"/>
        </w:numPr>
        <w:contextualSpacing/>
        <w:rPr>
          <w:ins w:id="31091" w:author="Rev 7 Allen Wirfs-Brock" w:date="2012-05-02T18:06:00Z"/>
        </w:rPr>
      </w:pPr>
      <w:ins w:id="31092" w:author="Rev 7 Allen Wirfs-Brock" w:date="2012-05-02T18:06:00Z">
        <w:r>
          <w:t>ReturnIfAbrupt(</w:t>
        </w:r>
        <w:r>
          <w:rPr>
            <w:i/>
          </w:rPr>
          <w:t>S</w:t>
        </w:r>
        <w:r>
          <w:t>).</w:t>
        </w:r>
      </w:ins>
    </w:p>
    <w:p w14:paraId="48699B95" w14:textId="77777777" w:rsidR="00762CE7" w:rsidRPr="000316BA" w:rsidRDefault="00762CE7" w:rsidP="00762CE7">
      <w:pPr>
        <w:numPr>
          <w:ilvl w:val="0"/>
          <w:numId w:val="803"/>
        </w:numPr>
        <w:spacing w:after="0" w:line="240" w:lineRule="auto"/>
        <w:jc w:val="left"/>
        <w:rPr>
          <w:ins w:id="31093" w:author="Rev 7 Allen Wirfs-Brock" w:date="2012-05-02T17:36:00Z"/>
          <w:rFonts w:ascii="Times New Roman" w:eastAsia="Times New Roman" w:hAnsi="Times New Roman"/>
          <w:spacing w:val="6"/>
          <w:lang w:eastAsia="en-US"/>
        </w:rPr>
      </w:pPr>
      <w:ins w:id="31094" w:author="Rev 7 Allen Wirfs-Brock" w:date="2012-05-02T17:36:00Z">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searchStr</w:t>
        </w:r>
        <w:r w:rsidRPr="000316BA">
          <w:rPr>
            <w:rFonts w:ascii="Times New Roman" w:eastAsia="Times New Roman" w:hAnsi="Times New Roman"/>
            <w:spacing w:val="6"/>
            <w:lang w:eastAsia="en-US"/>
          </w:rPr>
          <w:t xml:space="preserve"> be ToString(</w:t>
        </w:r>
        <w:r w:rsidRPr="000316BA">
          <w:rPr>
            <w:rFonts w:ascii="Times New Roman" w:eastAsia="Times New Roman" w:hAnsi="Times New Roman"/>
            <w:i/>
            <w:spacing w:val="6"/>
            <w:lang w:eastAsia="en-US"/>
          </w:rPr>
          <w:t>searchString</w:t>
        </w:r>
        <w:r w:rsidRPr="000316BA">
          <w:rPr>
            <w:rFonts w:ascii="Times New Roman" w:eastAsia="Times New Roman" w:hAnsi="Times New Roman"/>
            <w:spacing w:val="6"/>
            <w:lang w:eastAsia="en-US"/>
          </w:rPr>
          <w:t>).</w:t>
        </w:r>
      </w:ins>
    </w:p>
    <w:p w14:paraId="168279E6" w14:textId="77777777" w:rsidR="000316BA" w:rsidRPr="00E77497" w:rsidRDefault="000316BA" w:rsidP="000316BA">
      <w:pPr>
        <w:pStyle w:val="Alg4"/>
        <w:numPr>
          <w:ilvl w:val="0"/>
          <w:numId w:val="803"/>
        </w:numPr>
        <w:contextualSpacing/>
        <w:rPr>
          <w:ins w:id="31095" w:author="Rev 7 Allen Wirfs-Brock" w:date="2012-05-02T18:06:00Z"/>
        </w:rPr>
      </w:pPr>
      <w:ins w:id="31096" w:author="Rev 7 Allen Wirfs-Brock" w:date="2012-05-02T18:06:00Z">
        <w:r>
          <w:t>ReturnIfAbrupt(</w:t>
        </w:r>
        <w:r w:rsidRPr="005B26DC">
          <w:rPr>
            <w:i/>
          </w:rPr>
          <w:t>searchStr</w:t>
        </w:r>
        <w:r>
          <w:t>).</w:t>
        </w:r>
      </w:ins>
    </w:p>
    <w:p w14:paraId="268B2D12" w14:textId="77777777" w:rsidR="00762CE7" w:rsidRPr="000316BA" w:rsidRDefault="00762CE7" w:rsidP="00762CE7">
      <w:pPr>
        <w:numPr>
          <w:ilvl w:val="0"/>
          <w:numId w:val="803"/>
        </w:numPr>
        <w:spacing w:after="0" w:line="240" w:lineRule="auto"/>
        <w:jc w:val="left"/>
        <w:rPr>
          <w:ins w:id="31097" w:author="Rev 7 Allen Wirfs-Brock" w:date="2012-05-02T17:36:00Z"/>
          <w:rFonts w:ascii="Times New Roman" w:eastAsia="Times New Roman" w:hAnsi="Times New Roman"/>
          <w:spacing w:val="6"/>
          <w:lang w:eastAsia="en-US"/>
        </w:rPr>
      </w:pPr>
      <w:ins w:id="31098" w:author="Rev 7 Allen Wirfs-Brock" w:date="2012-05-02T17:36:00Z">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pos</w:t>
        </w:r>
        <w:r w:rsidRPr="000316BA">
          <w:rPr>
            <w:rFonts w:ascii="Times New Roman" w:eastAsia="Times New Roman" w:hAnsi="Times New Roman"/>
            <w:spacing w:val="6"/>
            <w:lang w:eastAsia="en-US"/>
          </w:rPr>
          <w:t xml:space="preserve"> be ToInteger(</w:t>
        </w:r>
        <w:r w:rsidRPr="000316BA">
          <w:rPr>
            <w:rFonts w:ascii="Times New Roman" w:eastAsia="Times New Roman" w:hAnsi="Times New Roman"/>
            <w:i/>
            <w:spacing w:val="6"/>
            <w:lang w:eastAsia="en-US"/>
          </w:rPr>
          <w:t>position</w:t>
        </w:r>
        <w:r w:rsidRPr="000316BA">
          <w:rPr>
            <w:rFonts w:ascii="Times New Roman" w:eastAsia="Times New Roman" w:hAnsi="Times New Roman"/>
            <w:spacing w:val="6"/>
            <w:lang w:eastAsia="en-US"/>
          </w:rPr>
          <w:t xml:space="preserve">). (If </w:t>
        </w:r>
        <w:r w:rsidRPr="000316BA">
          <w:rPr>
            <w:rFonts w:ascii="Times New Roman" w:eastAsia="Times New Roman" w:hAnsi="Times New Roman"/>
            <w:i/>
            <w:spacing w:val="6"/>
            <w:lang w:eastAsia="en-US"/>
          </w:rPr>
          <w:t>position</w:t>
        </w:r>
        <w:r w:rsidRPr="000316BA">
          <w:rPr>
            <w:rFonts w:ascii="Times New Roman" w:eastAsia="Times New Roman" w:hAnsi="Times New Roman"/>
            <w:spacing w:val="6"/>
            <w:lang w:eastAsia="en-US"/>
          </w:rPr>
          <w:t xml:space="preserve"> is </w:t>
        </w:r>
        <w:r w:rsidRPr="000316BA">
          <w:rPr>
            <w:rFonts w:ascii="Times New Roman" w:eastAsia="Times New Roman" w:hAnsi="Times New Roman"/>
            <w:b/>
            <w:spacing w:val="6"/>
            <w:lang w:eastAsia="en-US"/>
          </w:rPr>
          <w:t>undefined</w:t>
        </w:r>
        <w:r w:rsidRPr="000316BA">
          <w:rPr>
            <w:rFonts w:ascii="Times New Roman" w:eastAsia="Times New Roman" w:hAnsi="Times New Roman"/>
            <w:spacing w:val="6"/>
            <w:lang w:eastAsia="en-US"/>
          </w:rPr>
          <w:t xml:space="preserve">, this step produces the value </w:t>
        </w:r>
        <w:r w:rsidRPr="000316BA">
          <w:rPr>
            <w:rFonts w:ascii="Times New Roman" w:eastAsia="Times New Roman" w:hAnsi="Times New Roman"/>
            <w:b/>
            <w:spacing w:val="6"/>
            <w:lang w:eastAsia="en-US"/>
          </w:rPr>
          <w:t>0</w:t>
        </w:r>
        <w:r w:rsidRPr="000316BA">
          <w:rPr>
            <w:rFonts w:ascii="Times New Roman" w:eastAsia="Times New Roman" w:hAnsi="Times New Roman"/>
            <w:spacing w:val="6"/>
            <w:lang w:eastAsia="en-US"/>
          </w:rPr>
          <w:t>).</w:t>
        </w:r>
      </w:ins>
    </w:p>
    <w:p w14:paraId="444CCE13" w14:textId="77777777" w:rsidR="000316BA" w:rsidRPr="00E77497" w:rsidRDefault="000316BA" w:rsidP="000316BA">
      <w:pPr>
        <w:pStyle w:val="Alg4"/>
        <w:numPr>
          <w:ilvl w:val="0"/>
          <w:numId w:val="803"/>
        </w:numPr>
        <w:contextualSpacing/>
        <w:rPr>
          <w:ins w:id="31099" w:author="Rev 7 Allen Wirfs-Brock" w:date="2012-05-02T18:07:00Z"/>
        </w:rPr>
      </w:pPr>
      <w:ins w:id="31100" w:author="Rev 7 Allen Wirfs-Brock" w:date="2012-05-02T18:07:00Z">
        <w:r>
          <w:t>ReturnIfAbrupt(</w:t>
        </w:r>
        <w:r>
          <w:rPr>
            <w:i/>
          </w:rPr>
          <w:t>pos</w:t>
        </w:r>
        <w:r>
          <w:t>).</w:t>
        </w:r>
      </w:ins>
    </w:p>
    <w:p w14:paraId="518A9421" w14:textId="77777777" w:rsidR="00762CE7" w:rsidRPr="000316BA" w:rsidRDefault="00762CE7" w:rsidP="00762CE7">
      <w:pPr>
        <w:numPr>
          <w:ilvl w:val="0"/>
          <w:numId w:val="803"/>
        </w:numPr>
        <w:spacing w:after="0" w:line="240" w:lineRule="auto"/>
        <w:jc w:val="left"/>
        <w:rPr>
          <w:ins w:id="31101" w:author="Rev 7 Allen Wirfs-Brock" w:date="2012-05-02T17:36:00Z"/>
          <w:rFonts w:ascii="Times New Roman" w:eastAsia="Times New Roman" w:hAnsi="Times New Roman"/>
          <w:spacing w:val="6"/>
          <w:lang w:eastAsia="en-US"/>
        </w:rPr>
      </w:pPr>
      <w:ins w:id="31102" w:author="Rev 7 Allen Wirfs-Brock" w:date="2012-05-02T17:36:00Z">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len</w:t>
        </w:r>
        <w:r w:rsidRPr="000316BA">
          <w:rPr>
            <w:rFonts w:ascii="Times New Roman" w:eastAsia="Times New Roman" w:hAnsi="Times New Roman"/>
            <w:spacing w:val="6"/>
            <w:lang w:eastAsia="en-US"/>
          </w:rPr>
          <w:t xml:space="preserve"> be the number of </w:t>
        </w:r>
        <w:del w:id="31103" w:author="Rev 9 Allen Wirfs-Brock" w:date="2012-07-07T13:17:00Z">
          <w:r w:rsidRPr="000316BA" w:rsidDel="00EE36C4">
            <w:rPr>
              <w:rFonts w:ascii="Times New Roman" w:eastAsia="Times New Roman" w:hAnsi="Times New Roman"/>
              <w:spacing w:val="6"/>
              <w:lang w:eastAsia="en-US"/>
            </w:rPr>
            <w:delText>characters</w:delText>
          </w:r>
        </w:del>
      </w:ins>
      <w:ins w:id="31104" w:author="Rev 9 Allen Wirfs-Brock" w:date="2012-07-07T13:17:00Z">
        <w:r w:rsidR="00EE36C4">
          <w:rPr>
            <w:rFonts w:ascii="Times New Roman" w:eastAsia="Times New Roman" w:hAnsi="Times New Roman"/>
            <w:spacing w:val="6"/>
            <w:lang w:eastAsia="en-US"/>
          </w:rPr>
          <w:t>elements</w:t>
        </w:r>
      </w:ins>
      <w:ins w:id="31105" w:author="Rev 7 Allen Wirfs-Brock" w:date="2012-05-02T17:36:00Z">
        <w:r w:rsidRPr="000316BA">
          <w:rPr>
            <w:rFonts w:ascii="Times New Roman" w:eastAsia="Times New Roman" w:hAnsi="Times New Roman"/>
            <w:spacing w:val="6"/>
            <w:lang w:eastAsia="en-US"/>
          </w:rPr>
          <w:t xml:space="preserve"> in </w:t>
        </w:r>
        <w:r w:rsidRPr="000316BA">
          <w:rPr>
            <w:rFonts w:ascii="Times New Roman" w:eastAsia="Times New Roman" w:hAnsi="Times New Roman"/>
            <w:i/>
            <w:spacing w:val="6"/>
            <w:lang w:eastAsia="en-US"/>
          </w:rPr>
          <w:t>S</w:t>
        </w:r>
        <w:r w:rsidRPr="000316BA">
          <w:rPr>
            <w:rFonts w:ascii="Times New Roman" w:eastAsia="Times New Roman" w:hAnsi="Times New Roman"/>
            <w:spacing w:val="6"/>
            <w:lang w:eastAsia="en-US"/>
          </w:rPr>
          <w:t>.</w:t>
        </w:r>
      </w:ins>
    </w:p>
    <w:p w14:paraId="4C619F0A" w14:textId="77777777" w:rsidR="00762CE7" w:rsidRPr="000316BA" w:rsidRDefault="00762CE7" w:rsidP="00762CE7">
      <w:pPr>
        <w:numPr>
          <w:ilvl w:val="0"/>
          <w:numId w:val="803"/>
        </w:numPr>
        <w:spacing w:after="0" w:line="240" w:lineRule="auto"/>
        <w:jc w:val="left"/>
        <w:rPr>
          <w:ins w:id="31106" w:author="Rev 7 Allen Wirfs-Brock" w:date="2012-05-02T17:36:00Z"/>
          <w:rFonts w:ascii="Times New Roman" w:eastAsia="Times New Roman" w:hAnsi="Times New Roman"/>
          <w:spacing w:val="6"/>
          <w:lang w:eastAsia="en-US"/>
        </w:rPr>
      </w:pPr>
      <w:ins w:id="31107" w:author="Rev 7 Allen Wirfs-Brock" w:date="2012-05-02T17:36:00Z">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start</w:t>
        </w:r>
        <w:r w:rsidRPr="000316BA">
          <w:rPr>
            <w:rFonts w:ascii="Times New Roman" w:eastAsia="Times New Roman" w:hAnsi="Times New Roman"/>
            <w:spacing w:val="6"/>
            <w:lang w:eastAsia="en-US"/>
          </w:rPr>
          <w:t xml:space="preserve"> be min(max(</w:t>
        </w:r>
        <w:r w:rsidRPr="000316BA">
          <w:rPr>
            <w:rFonts w:ascii="Times New Roman" w:eastAsia="Times New Roman" w:hAnsi="Times New Roman"/>
            <w:i/>
            <w:spacing w:val="6"/>
            <w:lang w:eastAsia="en-US"/>
          </w:rPr>
          <w:t>pos</w:t>
        </w:r>
        <w:r w:rsidRPr="000316BA">
          <w:rPr>
            <w:rFonts w:ascii="Times New Roman" w:eastAsia="Times New Roman" w:hAnsi="Times New Roman"/>
            <w:spacing w:val="6"/>
            <w:lang w:eastAsia="en-US"/>
          </w:rPr>
          <w:t xml:space="preserve">, 0), </w:t>
        </w:r>
        <w:r w:rsidRPr="000316BA">
          <w:rPr>
            <w:rFonts w:ascii="Times New Roman" w:eastAsia="Times New Roman" w:hAnsi="Times New Roman"/>
            <w:i/>
            <w:spacing w:val="6"/>
            <w:lang w:eastAsia="en-US"/>
          </w:rPr>
          <w:t>len</w:t>
        </w:r>
        <w:r w:rsidRPr="000316BA">
          <w:rPr>
            <w:rFonts w:ascii="Times New Roman" w:eastAsia="Times New Roman" w:hAnsi="Times New Roman"/>
            <w:spacing w:val="6"/>
            <w:lang w:eastAsia="en-US"/>
          </w:rPr>
          <w:t>).</w:t>
        </w:r>
      </w:ins>
    </w:p>
    <w:p w14:paraId="581F0F6F" w14:textId="77777777" w:rsidR="00762CE7" w:rsidRPr="000316BA" w:rsidRDefault="00762CE7" w:rsidP="00762CE7">
      <w:pPr>
        <w:numPr>
          <w:ilvl w:val="0"/>
          <w:numId w:val="803"/>
        </w:numPr>
        <w:spacing w:after="0" w:line="240" w:lineRule="auto"/>
        <w:jc w:val="left"/>
        <w:rPr>
          <w:ins w:id="31108" w:author="Rev 7 Allen Wirfs-Brock" w:date="2012-05-02T17:36:00Z"/>
          <w:rFonts w:ascii="Times New Roman" w:eastAsia="Times New Roman" w:hAnsi="Times New Roman"/>
          <w:spacing w:val="6"/>
          <w:lang w:eastAsia="en-US"/>
        </w:rPr>
      </w:pPr>
      <w:ins w:id="31109" w:author="Rev 7 Allen Wirfs-Brock" w:date="2012-05-02T17:36:00Z">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searchLen</w:t>
        </w:r>
        <w:r w:rsidRPr="000316BA">
          <w:rPr>
            <w:rFonts w:ascii="Times New Roman" w:eastAsia="Times New Roman" w:hAnsi="Times New Roman"/>
            <w:spacing w:val="6"/>
            <w:lang w:eastAsia="en-US"/>
          </w:rPr>
          <w:t xml:space="preserve"> be the number of characters in </w:t>
        </w:r>
        <w:r w:rsidRPr="000316BA">
          <w:rPr>
            <w:rFonts w:ascii="Times New Roman" w:eastAsia="Times New Roman" w:hAnsi="Times New Roman"/>
            <w:i/>
            <w:spacing w:val="6"/>
            <w:lang w:eastAsia="en-US"/>
          </w:rPr>
          <w:t>searchStr</w:t>
        </w:r>
        <w:r w:rsidRPr="000316BA">
          <w:rPr>
            <w:rFonts w:ascii="Times New Roman" w:eastAsia="Times New Roman" w:hAnsi="Times New Roman"/>
            <w:spacing w:val="6"/>
            <w:lang w:eastAsia="en-US"/>
          </w:rPr>
          <w:t>.</w:t>
        </w:r>
      </w:ins>
    </w:p>
    <w:p w14:paraId="3A9FF622" w14:textId="77777777" w:rsidR="00762CE7" w:rsidRPr="000316BA" w:rsidRDefault="00762CE7" w:rsidP="00762CE7">
      <w:pPr>
        <w:numPr>
          <w:ilvl w:val="0"/>
          <w:numId w:val="803"/>
        </w:numPr>
        <w:spacing w:after="220" w:line="240" w:lineRule="auto"/>
        <w:jc w:val="left"/>
        <w:rPr>
          <w:ins w:id="31110" w:author="Rev 7 Allen Wirfs-Brock" w:date="2012-05-02T17:36:00Z"/>
          <w:rFonts w:ascii="Times New Roman" w:eastAsia="Times New Roman" w:hAnsi="Times New Roman"/>
          <w:spacing w:val="6"/>
          <w:lang w:eastAsia="en-US"/>
        </w:rPr>
      </w:pPr>
      <w:ins w:id="31111" w:author="Rev 7 Allen Wirfs-Brock" w:date="2012-05-02T17:36:00Z">
        <w:r w:rsidRPr="000316BA">
          <w:rPr>
            <w:rFonts w:ascii="Times New Roman" w:eastAsia="Times New Roman" w:hAnsi="Times New Roman"/>
            <w:spacing w:val="6"/>
            <w:lang w:eastAsia="en-US"/>
          </w:rPr>
          <w:t xml:space="preserve">If there exists any integer </w:t>
        </w:r>
        <w:r w:rsidRPr="000316BA">
          <w:rPr>
            <w:rFonts w:ascii="Times New Roman" w:eastAsia="Times New Roman" w:hAnsi="Times New Roman"/>
            <w:i/>
            <w:spacing w:val="6"/>
            <w:lang w:eastAsia="en-US"/>
          </w:rPr>
          <w:t>k</w:t>
        </w:r>
        <w:r w:rsidRPr="000316BA">
          <w:rPr>
            <w:rFonts w:ascii="Times New Roman" w:eastAsia="Times New Roman" w:hAnsi="Times New Roman"/>
            <w:spacing w:val="6"/>
            <w:lang w:eastAsia="en-US"/>
          </w:rPr>
          <w:t xml:space="preserve"> not smaller than </w:t>
        </w:r>
        <w:r w:rsidRPr="000316BA">
          <w:rPr>
            <w:rFonts w:ascii="Times New Roman" w:eastAsia="Times New Roman" w:hAnsi="Times New Roman"/>
            <w:i/>
            <w:spacing w:val="6"/>
            <w:lang w:eastAsia="en-US"/>
          </w:rPr>
          <w:t>start</w:t>
        </w:r>
        <w:r w:rsidRPr="000316BA">
          <w:rPr>
            <w:rFonts w:ascii="Times New Roman" w:eastAsia="Times New Roman" w:hAnsi="Times New Roman"/>
            <w:spacing w:val="6"/>
            <w:lang w:eastAsia="en-US"/>
          </w:rPr>
          <w:t xml:space="preserve"> such that </w:t>
        </w:r>
        <w:r w:rsidRPr="000316BA">
          <w:rPr>
            <w:rFonts w:ascii="Times New Roman" w:eastAsia="Times New Roman" w:hAnsi="Times New Roman"/>
            <w:i/>
            <w:spacing w:val="6"/>
            <w:lang w:eastAsia="en-US"/>
          </w:rPr>
          <w:t xml:space="preserve">k </w:t>
        </w:r>
        <w:r w:rsidRPr="000316BA">
          <w:rPr>
            <w:rFonts w:ascii="Times New Roman" w:eastAsia="Times New Roman" w:hAnsi="Times New Roman"/>
            <w:spacing w:val="6"/>
            <w:lang w:eastAsia="en-US"/>
          </w:rPr>
          <w:t>+</w:t>
        </w:r>
        <w:r w:rsidRPr="000316BA">
          <w:rPr>
            <w:rFonts w:ascii="Times New Roman" w:eastAsia="Times New Roman" w:hAnsi="Times New Roman"/>
            <w:i/>
            <w:spacing w:val="6"/>
            <w:lang w:eastAsia="en-US"/>
          </w:rPr>
          <w:t xml:space="preserve"> searchLen</w:t>
        </w:r>
        <w:r w:rsidRPr="000316BA">
          <w:rPr>
            <w:rFonts w:ascii="Times New Roman" w:eastAsia="Times New Roman" w:hAnsi="Times New Roman"/>
            <w:spacing w:val="6"/>
            <w:lang w:eastAsia="en-US"/>
          </w:rPr>
          <w:t xml:space="preserve"> is not greater than </w:t>
        </w:r>
        <w:r w:rsidRPr="000316BA">
          <w:rPr>
            <w:rFonts w:ascii="Times New Roman" w:eastAsia="Times New Roman" w:hAnsi="Times New Roman"/>
            <w:i/>
            <w:spacing w:val="6"/>
            <w:lang w:eastAsia="en-US"/>
          </w:rPr>
          <w:t>len</w:t>
        </w:r>
        <w:r w:rsidRPr="000316BA">
          <w:rPr>
            <w:rFonts w:ascii="Times New Roman" w:eastAsia="Times New Roman" w:hAnsi="Times New Roman"/>
            <w:spacing w:val="6"/>
            <w:lang w:eastAsia="en-US"/>
          </w:rPr>
          <w:t xml:space="preserve">, and for all nonnegative integers </w:t>
        </w:r>
        <w:r w:rsidRPr="000316BA">
          <w:rPr>
            <w:rFonts w:ascii="Times New Roman" w:eastAsia="Times New Roman" w:hAnsi="Times New Roman"/>
            <w:i/>
            <w:spacing w:val="6"/>
            <w:lang w:eastAsia="en-US"/>
          </w:rPr>
          <w:t>j</w:t>
        </w:r>
        <w:r w:rsidRPr="000316BA">
          <w:rPr>
            <w:rFonts w:ascii="Times New Roman" w:eastAsia="Times New Roman" w:hAnsi="Times New Roman"/>
            <w:spacing w:val="6"/>
            <w:lang w:eastAsia="en-US"/>
          </w:rPr>
          <w:t xml:space="preserve"> less than </w:t>
        </w:r>
        <w:r w:rsidRPr="000316BA">
          <w:rPr>
            <w:rFonts w:ascii="Times New Roman" w:eastAsia="Times New Roman" w:hAnsi="Times New Roman"/>
            <w:i/>
            <w:spacing w:val="6"/>
            <w:lang w:eastAsia="en-US"/>
          </w:rPr>
          <w:t>searchLen</w:t>
        </w:r>
        <w:r w:rsidRPr="000316BA">
          <w:rPr>
            <w:rFonts w:ascii="Times New Roman" w:eastAsia="Times New Roman" w:hAnsi="Times New Roman"/>
            <w:spacing w:val="6"/>
            <w:lang w:eastAsia="en-US"/>
          </w:rPr>
          <w:t xml:space="preserve">, the character at position </w:t>
        </w:r>
        <w:r w:rsidRPr="000316BA">
          <w:rPr>
            <w:rFonts w:ascii="Times New Roman" w:eastAsia="Times New Roman" w:hAnsi="Times New Roman"/>
            <w:i/>
            <w:spacing w:val="6"/>
            <w:lang w:eastAsia="en-US"/>
          </w:rPr>
          <w:t>k</w:t>
        </w:r>
        <w:r w:rsidRPr="000316BA">
          <w:rPr>
            <w:rFonts w:ascii="Times New Roman" w:eastAsia="Times New Roman" w:hAnsi="Times New Roman"/>
            <w:spacing w:val="6"/>
            <w:lang w:eastAsia="en-US"/>
          </w:rPr>
          <w:t>+</w:t>
        </w:r>
        <w:r w:rsidRPr="000316BA">
          <w:rPr>
            <w:rFonts w:ascii="Times New Roman" w:eastAsia="Times New Roman" w:hAnsi="Times New Roman"/>
            <w:i/>
            <w:spacing w:val="6"/>
            <w:lang w:eastAsia="en-US"/>
          </w:rPr>
          <w:t>j</w:t>
        </w:r>
        <w:r w:rsidRPr="000316BA">
          <w:rPr>
            <w:rFonts w:ascii="Times New Roman" w:eastAsia="Times New Roman" w:hAnsi="Times New Roman"/>
            <w:spacing w:val="6"/>
            <w:lang w:eastAsia="en-US"/>
          </w:rPr>
          <w:t xml:space="preserve"> of </w:t>
        </w:r>
        <w:r w:rsidRPr="000316BA">
          <w:rPr>
            <w:rFonts w:ascii="Times New Roman" w:eastAsia="Times New Roman" w:hAnsi="Times New Roman"/>
            <w:i/>
            <w:spacing w:val="6"/>
            <w:lang w:eastAsia="en-US"/>
          </w:rPr>
          <w:t>S</w:t>
        </w:r>
        <w:r w:rsidRPr="000316BA">
          <w:rPr>
            <w:rFonts w:ascii="Times New Roman" w:eastAsia="Times New Roman" w:hAnsi="Times New Roman"/>
            <w:spacing w:val="6"/>
            <w:lang w:eastAsia="en-US"/>
          </w:rPr>
          <w:t xml:space="preserve"> is the same as the character at position </w:t>
        </w:r>
        <w:r w:rsidRPr="000316BA">
          <w:rPr>
            <w:rFonts w:ascii="Times New Roman" w:eastAsia="Times New Roman" w:hAnsi="Times New Roman"/>
            <w:i/>
            <w:spacing w:val="6"/>
            <w:lang w:eastAsia="en-US"/>
          </w:rPr>
          <w:t>j</w:t>
        </w:r>
        <w:r w:rsidRPr="000316BA">
          <w:rPr>
            <w:rFonts w:ascii="Times New Roman" w:eastAsia="Times New Roman" w:hAnsi="Times New Roman"/>
            <w:spacing w:val="6"/>
            <w:lang w:eastAsia="en-US"/>
          </w:rPr>
          <w:t xml:space="preserve"> of </w:t>
        </w:r>
        <w:r w:rsidRPr="000316BA">
          <w:rPr>
            <w:rFonts w:ascii="Times New Roman" w:eastAsia="Times New Roman" w:hAnsi="Times New Roman"/>
            <w:i/>
            <w:spacing w:val="6"/>
            <w:lang w:eastAsia="en-US"/>
          </w:rPr>
          <w:t xml:space="preserve">searchStr, </w:t>
        </w:r>
        <w:r w:rsidRPr="000316BA">
          <w:rPr>
            <w:rFonts w:ascii="Times New Roman" w:eastAsia="Times New Roman" w:hAnsi="Times New Roman"/>
            <w:spacing w:val="6"/>
            <w:lang w:eastAsia="en-US"/>
          </w:rPr>
          <w:t xml:space="preserve">return </w:t>
        </w:r>
        <w:r w:rsidRPr="000316BA">
          <w:rPr>
            <w:rFonts w:ascii="Times New Roman" w:eastAsia="Times New Roman" w:hAnsi="Times New Roman"/>
            <w:b/>
            <w:spacing w:val="6"/>
            <w:lang w:eastAsia="en-US"/>
          </w:rPr>
          <w:t>true</w:t>
        </w:r>
        <w:r w:rsidRPr="000316BA">
          <w:rPr>
            <w:rFonts w:ascii="Times New Roman" w:eastAsia="Times New Roman" w:hAnsi="Times New Roman"/>
            <w:spacing w:val="6"/>
            <w:lang w:eastAsia="en-US"/>
          </w:rPr>
          <w:t xml:space="preserve">; but if there is no such integer </w:t>
        </w:r>
        <w:r w:rsidRPr="000316BA">
          <w:rPr>
            <w:rFonts w:ascii="Times New Roman" w:eastAsia="Times New Roman" w:hAnsi="Times New Roman"/>
            <w:i/>
            <w:spacing w:val="6"/>
            <w:lang w:eastAsia="en-US"/>
          </w:rPr>
          <w:t>k</w:t>
        </w:r>
        <w:r w:rsidRPr="000316BA">
          <w:rPr>
            <w:rFonts w:ascii="Times New Roman" w:eastAsia="Times New Roman" w:hAnsi="Times New Roman"/>
            <w:spacing w:val="6"/>
            <w:lang w:eastAsia="en-US"/>
          </w:rPr>
          <w:t xml:space="preserve">, return </w:t>
        </w:r>
        <w:r w:rsidRPr="000316BA">
          <w:rPr>
            <w:rFonts w:ascii="Times New Roman" w:eastAsia="Times New Roman" w:hAnsi="Times New Roman"/>
            <w:b/>
            <w:spacing w:val="6"/>
            <w:lang w:eastAsia="en-US"/>
          </w:rPr>
          <w:t>false</w:t>
        </w:r>
        <w:r w:rsidRPr="000316BA">
          <w:rPr>
            <w:rFonts w:ascii="Times New Roman" w:eastAsia="Times New Roman" w:hAnsi="Times New Roman"/>
            <w:spacing w:val="6"/>
            <w:lang w:eastAsia="en-US"/>
          </w:rPr>
          <w:t>.</w:t>
        </w:r>
      </w:ins>
    </w:p>
    <w:p w14:paraId="25B243E7" w14:textId="77777777" w:rsidR="00762CE7" w:rsidRPr="00762CE7" w:rsidRDefault="00762CE7" w:rsidP="00762CE7">
      <w:pPr>
        <w:rPr>
          <w:ins w:id="31112" w:author="Rev 7 Allen Wirfs-Brock" w:date="2012-05-02T17:36:00Z"/>
          <w:rFonts w:cs="Arial"/>
        </w:rPr>
      </w:pPr>
      <w:ins w:id="31113" w:author="Rev 7 Allen Wirfs-Brock" w:date="2012-05-02T17:36:00Z">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contains</w:t>
        </w:r>
        <w:r w:rsidRPr="00762CE7">
          <w:rPr>
            <w:rFonts w:cs="Arial"/>
          </w:rPr>
          <w:t xml:space="preserve"> method is </w:t>
        </w:r>
        <w:r w:rsidRPr="00762CE7">
          <w:rPr>
            <w:rFonts w:cs="Arial"/>
            <w:b/>
          </w:rPr>
          <w:t>1</w:t>
        </w:r>
        <w:r w:rsidRPr="00762CE7">
          <w:rPr>
            <w:rFonts w:cs="Arial"/>
          </w:rPr>
          <w:t>.</w:t>
        </w:r>
      </w:ins>
    </w:p>
    <w:p w14:paraId="42E3CEAF" w14:textId="77777777" w:rsidR="000316BA" w:rsidRPr="000316BA" w:rsidRDefault="000316BA" w:rsidP="000316BA">
      <w:pPr>
        <w:pStyle w:val="Note"/>
        <w:rPr>
          <w:ins w:id="31114" w:author="Rev 7 Allen Wirfs-Brock" w:date="2012-05-02T18:04:00Z"/>
        </w:rPr>
      </w:pPr>
      <w:ins w:id="31115" w:author="Rev 7 Allen Wirfs-Brock" w:date="2012-05-02T18:04:00Z">
        <w:r>
          <w:t>NOTE 1</w:t>
        </w:r>
        <w:r>
          <w:tab/>
        </w:r>
        <w:r w:rsidRPr="00762CE7">
          <w:t xml:space="preserve">If </w:t>
        </w:r>
        <w:r w:rsidRPr="00762CE7">
          <w:rPr>
            <w:i/>
          </w:rPr>
          <w:t>searchString</w:t>
        </w:r>
        <w:r w:rsidRPr="00762CE7">
          <w:t xml:space="preserve"> appears as a substring of the result of converting this object to a String, at one or more positions that are greater than or equal to </w:t>
        </w:r>
        <w:r w:rsidRPr="00762CE7">
          <w:rPr>
            <w:i/>
          </w:rPr>
          <w:t>position</w:t>
        </w:r>
        <w:r w:rsidRPr="00762CE7">
          <w:t xml:space="preserve">, then return </w:t>
        </w:r>
        <w:r w:rsidRPr="00762CE7">
          <w:rPr>
            <w:b/>
          </w:rPr>
          <w:t>true</w:t>
        </w:r>
        <w:r w:rsidRPr="00762CE7">
          <w:t>; otherwise, returns</w:t>
        </w:r>
        <w:r w:rsidRPr="00762CE7">
          <w:rPr>
            <w:b/>
          </w:rPr>
          <w:t xml:space="preserve"> false</w:t>
        </w:r>
        <w:r w:rsidRPr="00762CE7">
          <w:t xml:space="preserve">. If </w:t>
        </w:r>
        <w:r w:rsidRPr="00762CE7">
          <w:rPr>
            <w:i/>
          </w:rPr>
          <w:t>position</w:t>
        </w:r>
        <w:r w:rsidRPr="00762CE7">
          <w:t xml:space="preserve"> is </w:t>
        </w:r>
        <w:r w:rsidRPr="00762CE7">
          <w:rPr>
            <w:b/>
          </w:rPr>
          <w:t>undefined</w:t>
        </w:r>
        <w:r w:rsidRPr="00762CE7">
          <w:t>, 0 is assumed, so as to search all of the String.</w:t>
        </w:r>
      </w:ins>
    </w:p>
    <w:p w14:paraId="387CDA47" w14:textId="77777777" w:rsidR="00762CE7" w:rsidRPr="00762CE7" w:rsidRDefault="00762CE7" w:rsidP="000316BA">
      <w:pPr>
        <w:pStyle w:val="Note"/>
        <w:rPr>
          <w:ins w:id="31116" w:author="Rev 7 Allen Wirfs-Brock" w:date="2012-05-02T17:36:00Z"/>
        </w:rPr>
      </w:pPr>
      <w:ins w:id="31117" w:author="Rev 7 Allen Wirfs-Brock" w:date="2012-05-02T17:36:00Z">
        <w:r w:rsidRPr="00762CE7">
          <w:t>NOTE</w:t>
        </w:r>
      </w:ins>
      <w:ins w:id="31118" w:author="Rev 7 Allen Wirfs-Brock" w:date="2012-05-02T18:04:00Z">
        <w:r w:rsidR="000316BA">
          <w:t xml:space="preserve"> 2</w:t>
        </w:r>
      </w:ins>
      <w:ins w:id="31119" w:author="Rev 7 Allen Wirfs-Brock" w:date="2012-05-02T17:36:00Z">
        <w:r w:rsidRPr="00762CE7">
          <w:tab/>
          <w:t xml:space="preserve">The </w:t>
        </w:r>
        <w:r w:rsidRPr="00762CE7">
          <w:rPr>
            <w:b/>
          </w:rPr>
          <w:t>contains</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ins>
    </w:p>
    <w:p w14:paraId="28CEB34E" w14:textId="77777777" w:rsidR="002C504F" w:rsidRPr="00E77497" w:rsidRDefault="002C504F" w:rsidP="002C504F">
      <w:pPr>
        <w:pStyle w:val="40"/>
        <w:numPr>
          <w:ilvl w:val="0"/>
          <w:numId w:val="0"/>
        </w:numPr>
        <w:rPr>
          <w:ins w:id="31120" w:author="Rev 9 Allen Wirfs-Brock" w:date="2012-07-07T11:23:00Z"/>
        </w:rPr>
      </w:pPr>
      <w:ins w:id="31121" w:author="Rev 9 Allen Wirfs-Brock" w:date="2012-07-07T11:23:00Z">
        <w:r w:rsidRPr="00E77497">
          <w:t>15.5.4.</w:t>
        </w:r>
      </w:ins>
      <w:ins w:id="31122" w:author="Rev 10 Allen Wirfs-Brock" w:date="2012-08-14T16:46:00Z">
        <w:r w:rsidR="0053000C">
          <w:t>2</w:t>
        </w:r>
      </w:ins>
      <w:ins w:id="31123" w:author="Rev 9 Allen Wirfs-Brock" w:date="2012-07-07T11:23:00Z">
        <w:r w:rsidRPr="00E77497">
          <w:t>5</w:t>
        </w:r>
        <w:r w:rsidRPr="00E77497">
          <w:tab/>
          <w:t>String.prototype.</w:t>
        </w:r>
        <w:commentRangeStart w:id="31124"/>
        <w:r>
          <w:t>codePoint</w:t>
        </w:r>
        <w:r w:rsidRPr="00E77497">
          <w:t xml:space="preserve">At </w:t>
        </w:r>
      </w:ins>
      <w:commentRangeEnd w:id="31124"/>
      <w:ins w:id="31125" w:author="Rev 9 Allen Wirfs-Brock" w:date="2012-07-07T11:57:00Z">
        <w:r w:rsidR="00065DB2">
          <w:rPr>
            <w:rStyle w:val="af3"/>
            <w:b w:val="0"/>
          </w:rPr>
          <w:commentReference w:id="31124"/>
        </w:r>
      </w:ins>
      <w:ins w:id="31126" w:author="Rev 9 Allen Wirfs-Brock" w:date="2012-07-07T11:23:00Z">
        <w:r w:rsidRPr="00E77497">
          <w:t>(pos)</w:t>
        </w:r>
      </w:ins>
    </w:p>
    <w:p w14:paraId="1CC18530" w14:textId="77777777" w:rsidR="002C504F" w:rsidRPr="00E77497" w:rsidRDefault="002C504F" w:rsidP="002C504F">
      <w:pPr>
        <w:pStyle w:val="Note"/>
        <w:rPr>
          <w:ins w:id="31127" w:author="Rev 9 Allen Wirfs-Brock" w:date="2012-07-07T11:23:00Z"/>
        </w:rPr>
      </w:pPr>
      <w:ins w:id="31128" w:author="Rev 9 Allen Wirfs-Brock" w:date="2012-07-07T11:23:00Z">
        <w:r>
          <w:t>NOTE</w:t>
        </w:r>
        <w:r>
          <w:tab/>
        </w:r>
        <w:r w:rsidRPr="00E77497">
          <w:t xml:space="preserve">Returns a Number (a nonnegative integer less than </w:t>
        </w:r>
      </w:ins>
      <w:ins w:id="31129" w:author="Rev 9 Allen Wirfs-Brock" w:date="2012-07-07T11:32:00Z">
        <w:r w:rsidR="00295DD7">
          <w:rPr>
            <w:rFonts w:ascii="Times New Roman" w:hAnsi="Times New Roman"/>
          </w:rPr>
          <w:t>111411</w:t>
        </w:r>
      </w:ins>
      <w:ins w:id="31130" w:author="Rev 9 Allen Wirfs-Brock" w:date="2012-07-07T11:33:00Z">
        <w:r w:rsidR="00295DD7">
          <w:rPr>
            <w:rFonts w:ascii="Times New Roman" w:hAnsi="Times New Roman"/>
          </w:rPr>
          <w:t>2</w:t>
        </w:r>
      </w:ins>
      <w:ins w:id="31131" w:author="Rev 9 Allen Wirfs-Brock" w:date="2012-07-07T11:23:00Z">
        <w:r w:rsidRPr="00E77497">
          <w:t xml:space="preserve">) </w:t>
        </w:r>
        <w:r>
          <w:t>that is</w:t>
        </w:r>
        <w:r w:rsidRPr="00E77497">
          <w:t xml:space="preserve"> the </w:t>
        </w:r>
      </w:ins>
      <w:ins w:id="31132" w:author="Rev 9 Allen Wirfs-Brock" w:date="2012-07-07T11:33:00Z">
        <w:r w:rsidR="00295DD7">
          <w:t>UTF-16 encode</w:t>
        </w:r>
      </w:ins>
      <w:ins w:id="31133" w:author="Rev 10 Allen Wirfs-Brock" w:date="2012-08-30T15:36:00Z">
        <w:r w:rsidR="00A019EE">
          <w:t>d</w:t>
        </w:r>
      </w:ins>
      <w:ins w:id="31134" w:author="Rev 9 Allen Wirfs-Brock" w:date="2012-07-07T11:33:00Z">
        <w:r w:rsidR="00295DD7">
          <w:t xml:space="preserve"> </w:t>
        </w:r>
      </w:ins>
      <w:ins w:id="31135" w:author="Rev 9 Allen Wirfs-Brock" w:date="2012-07-07T11:23:00Z">
        <w:r w:rsidRPr="00E77497">
          <w:t xml:space="preserve">code </w:t>
        </w:r>
      </w:ins>
      <w:ins w:id="31136" w:author="Rev 9 Allen Wirfs-Brock" w:date="2012-07-07T11:24:00Z">
        <w:r>
          <w:t>point</w:t>
        </w:r>
      </w:ins>
      <w:ins w:id="31137" w:author="Rev 9 Allen Wirfs-Brock" w:date="2012-07-07T11:23:00Z">
        <w:r w:rsidRPr="00E77497">
          <w:t xml:space="preserve"> value </w:t>
        </w:r>
      </w:ins>
      <w:ins w:id="31138" w:author="Rev 9 Allen Wirfs-Brock" w:date="2012-07-07T11:34:00Z">
        <w:r w:rsidR="00295DD7">
          <w:t>starting at</w:t>
        </w:r>
      </w:ins>
      <w:ins w:id="31139" w:author="Rev 9 Allen Wirfs-Brock" w:date="2012-07-07T11:23:00Z">
        <w:r w:rsidRPr="00E77497">
          <w:t xml:space="preserve"> the </w:t>
        </w:r>
        <w:r>
          <w:t>string element</w:t>
        </w:r>
        <w:r w:rsidRPr="00E77497">
          <w:t xml:space="preserve"> at position </w:t>
        </w:r>
        <w:r w:rsidRPr="00E77497">
          <w:rPr>
            <w:rFonts w:ascii="Times New Roman" w:hAnsi="Times New Roman"/>
            <w:i/>
          </w:rPr>
          <w:t>pos</w:t>
        </w:r>
        <w:r w:rsidRPr="00E77497">
          <w:t xml:space="preserve"> in the String resulting from converting this object to a String. If there is no </w:t>
        </w:r>
        <w:r>
          <w:t>element</w:t>
        </w:r>
        <w:r w:rsidRPr="00E77497">
          <w:t xml:space="preserve"> at that position, the result is </w:t>
        </w:r>
        <w:r w:rsidRPr="00E77497">
          <w:rPr>
            <w:b/>
          </w:rPr>
          <w:t>NaN</w:t>
        </w:r>
        <w:r w:rsidRPr="00E77497">
          <w:t>.</w:t>
        </w:r>
      </w:ins>
      <w:ins w:id="31140" w:author="Rev 9 Allen Wirfs-Brock" w:date="2012-07-07T11:53:00Z">
        <w:r w:rsidR="00426175">
          <w:t xml:space="preserve"> If a valid UTF-16 s</w:t>
        </w:r>
      </w:ins>
      <w:ins w:id="31141" w:author="Rev 9 Allen Wirfs-Brock" w:date="2012-07-07T11:54:00Z">
        <w:r w:rsidR="00426175">
          <w:t>u</w:t>
        </w:r>
        <w:del w:id="31142" w:author="Rev 10 Allen Wirfs-Brock" w:date="2012-07-09T09:13:00Z">
          <w:r w:rsidR="00426175" w:rsidDel="0007086F">
            <w:delText>dsa</w:delText>
          </w:r>
        </w:del>
        <w:r w:rsidR="00426175">
          <w:t xml:space="preserve">rrogate pair does not begin at </w:t>
        </w:r>
        <w:r w:rsidR="00426175" w:rsidRPr="00426175">
          <w:rPr>
            <w:rFonts w:ascii="Times New Roman" w:hAnsi="Times New Roman"/>
            <w:i/>
          </w:rPr>
          <w:t>pos</w:t>
        </w:r>
        <w:r w:rsidR="00426175">
          <w:t xml:space="preserve">, the result is the code unit at </w:t>
        </w:r>
        <w:r w:rsidR="00426175" w:rsidRPr="00426175">
          <w:rPr>
            <w:rFonts w:ascii="Times New Roman" w:hAnsi="Times New Roman"/>
            <w:i/>
          </w:rPr>
          <w:t>pos</w:t>
        </w:r>
        <w:r w:rsidR="00426175">
          <w:t>.</w:t>
        </w:r>
      </w:ins>
    </w:p>
    <w:p w14:paraId="471F51B6" w14:textId="77777777" w:rsidR="002C504F" w:rsidRPr="00E77497" w:rsidRDefault="002C504F" w:rsidP="002C504F">
      <w:pPr>
        <w:rPr>
          <w:ins w:id="31143" w:author="Rev 9 Allen Wirfs-Brock" w:date="2012-07-07T11:23:00Z"/>
        </w:rPr>
      </w:pPr>
      <w:ins w:id="31144" w:author="Rev 9 Allen Wirfs-Brock" w:date="2012-07-07T11:23:00Z">
        <w:r w:rsidRPr="00E77497">
          <w:t xml:space="preserve">When the </w:t>
        </w:r>
      </w:ins>
      <w:ins w:id="31145" w:author="Rev 9 Allen Wirfs-Brock" w:date="2012-07-07T11:45:00Z">
        <w:r w:rsidR="00011396">
          <w:rPr>
            <w:rFonts w:ascii="Courier New" w:hAnsi="Courier New"/>
            <w:b/>
          </w:rPr>
          <w:t>codePoint</w:t>
        </w:r>
      </w:ins>
      <w:ins w:id="31146" w:author="Rev 9 Allen Wirfs-Brock" w:date="2012-07-07T11:23:00Z">
        <w:r w:rsidRPr="00E77497">
          <w:rPr>
            <w:rFonts w:ascii="Courier New" w:hAnsi="Courier New"/>
            <w:b/>
          </w:rPr>
          <w:t>At</w:t>
        </w:r>
        <w:r w:rsidRPr="00E77497">
          <w:t xml:space="preserve"> method is called with one argument </w:t>
        </w:r>
        <w:r w:rsidRPr="00E77497">
          <w:rPr>
            <w:rFonts w:ascii="Times New Roman" w:hAnsi="Times New Roman"/>
            <w:i/>
          </w:rPr>
          <w:t>pos</w:t>
        </w:r>
        <w:r w:rsidRPr="00E77497">
          <w:t>, the following steps are taken:</w:t>
        </w:r>
      </w:ins>
    </w:p>
    <w:p w14:paraId="178E93B4" w14:textId="77777777" w:rsidR="002C504F" w:rsidRPr="00E77497" w:rsidRDefault="002C504F" w:rsidP="002C504F">
      <w:pPr>
        <w:pStyle w:val="Alg4"/>
        <w:numPr>
          <w:ilvl w:val="0"/>
          <w:numId w:val="911"/>
        </w:numPr>
        <w:rPr>
          <w:ins w:id="31147" w:author="Rev 9 Allen Wirfs-Brock" w:date="2012-07-07T11:23:00Z"/>
        </w:rPr>
      </w:pPr>
      <w:ins w:id="31148" w:author="Rev 9 Allen Wirfs-Brock" w:date="2012-07-07T11:23:00Z">
        <w:r>
          <w:t>ReturnIfAbrupt(</w:t>
        </w:r>
        <w:r w:rsidRPr="00E77497">
          <w:t>CheckObjectCoercible</w:t>
        </w:r>
        <w:r>
          <w:t>(</w:t>
        </w:r>
        <w:r w:rsidRPr="00E77497">
          <w:rPr>
            <w:b/>
          </w:rPr>
          <w:t>this</w:t>
        </w:r>
        <w:r w:rsidRPr="00E77497">
          <w:t xml:space="preserve"> value</w:t>
        </w:r>
        <w:r>
          <w:t>))</w:t>
        </w:r>
        <w:r w:rsidRPr="00E77497">
          <w:t>.</w:t>
        </w:r>
      </w:ins>
    </w:p>
    <w:p w14:paraId="53C51909" w14:textId="77777777" w:rsidR="002C504F" w:rsidRPr="00E77497" w:rsidRDefault="002C504F" w:rsidP="002C504F">
      <w:pPr>
        <w:pStyle w:val="Alg4"/>
        <w:numPr>
          <w:ilvl w:val="0"/>
          <w:numId w:val="911"/>
        </w:numPr>
        <w:rPr>
          <w:ins w:id="31149" w:author="Rev 9 Allen Wirfs-Brock" w:date="2012-07-07T11:23:00Z"/>
        </w:rPr>
      </w:pPr>
      <w:ins w:id="31150" w:author="Rev 9 Allen Wirfs-Brock" w:date="2012-07-07T11:23:00Z">
        <w:r w:rsidRPr="00E77497">
          <w:t xml:space="preserve">Let </w:t>
        </w:r>
        <w:r w:rsidRPr="00E77497">
          <w:rPr>
            <w:i/>
          </w:rPr>
          <w:t>S</w:t>
        </w:r>
        <w:r w:rsidRPr="00E77497">
          <w:t xml:space="preserve"> be the result of calling ToString, giving it the </w:t>
        </w:r>
        <w:r w:rsidRPr="00E77497">
          <w:rPr>
            <w:b/>
          </w:rPr>
          <w:t>this</w:t>
        </w:r>
        <w:r w:rsidRPr="00E77497">
          <w:t xml:space="preserve"> value as its argument.</w:t>
        </w:r>
      </w:ins>
    </w:p>
    <w:p w14:paraId="4B5E5465" w14:textId="77777777" w:rsidR="002C504F" w:rsidRPr="00E77497" w:rsidRDefault="002C504F" w:rsidP="002C504F">
      <w:pPr>
        <w:pStyle w:val="Alg4"/>
        <w:numPr>
          <w:ilvl w:val="0"/>
          <w:numId w:val="911"/>
        </w:numPr>
        <w:contextualSpacing/>
        <w:rPr>
          <w:ins w:id="31151" w:author="Rev 9 Allen Wirfs-Brock" w:date="2012-07-07T11:23:00Z"/>
        </w:rPr>
      </w:pPr>
      <w:ins w:id="31152" w:author="Rev 9 Allen Wirfs-Brock" w:date="2012-07-07T11:23:00Z">
        <w:r>
          <w:t>ReturnIfAbrupt(</w:t>
        </w:r>
        <w:r>
          <w:rPr>
            <w:i/>
          </w:rPr>
          <w:t>S</w:t>
        </w:r>
        <w:r>
          <w:t>).</w:t>
        </w:r>
      </w:ins>
    </w:p>
    <w:p w14:paraId="7CD896A2" w14:textId="77777777" w:rsidR="002C504F" w:rsidRPr="00E77497" w:rsidRDefault="002C504F" w:rsidP="002C504F">
      <w:pPr>
        <w:pStyle w:val="Alg4"/>
        <w:numPr>
          <w:ilvl w:val="0"/>
          <w:numId w:val="911"/>
        </w:numPr>
        <w:rPr>
          <w:ins w:id="31153" w:author="Rev 9 Allen Wirfs-Brock" w:date="2012-07-07T11:23:00Z"/>
        </w:rPr>
      </w:pPr>
      <w:ins w:id="31154" w:author="Rev 9 Allen Wirfs-Brock" w:date="2012-07-07T11:23:00Z">
        <w:r w:rsidRPr="00E77497">
          <w:t xml:space="preserve">Let </w:t>
        </w:r>
        <w:r w:rsidRPr="00E77497">
          <w:rPr>
            <w:i/>
          </w:rPr>
          <w:t>position</w:t>
        </w:r>
        <w:r w:rsidRPr="00E77497">
          <w:t xml:space="preserve"> be ToInteger(</w:t>
        </w:r>
        <w:r w:rsidRPr="00E77497">
          <w:rPr>
            <w:i/>
          </w:rPr>
          <w:t>pos</w:t>
        </w:r>
        <w:r w:rsidRPr="00E77497">
          <w:t>).</w:t>
        </w:r>
      </w:ins>
    </w:p>
    <w:p w14:paraId="1C17ACEE" w14:textId="77777777" w:rsidR="002C504F" w:rsidRPr="00E77497" w:rsidRDefault="002C504F" w:rsidP="002C504F">
      <w:pPr>
        <w:pStyle w:val="Alg4"/>
        <w:numPr>
          <w:ilvl w:val="0"/>
          <w:numId w:val="911"/>
        </w:numPr>
        <w:contextualSpacing/>
        <w:rPr>
          <w:ins w:id="31155" w:author="Rev 9 Allen Wirfs-Brock" w:date="2012-07-07T11:23:00Z"/>
        </w:rPr>
      </w:pPr>
      <w:ins w:id="31156" w:author="Rev 9 Allen Wirfs-Brock" w:date="2012-07-07T11:23:00Z">
        <w:r>
          <w:t>ReturnIfAbrupt(</w:t>
        </w:r>
        <w:r>
          <w:rPr>
            <w:i/>
          </w:rPr>
          <w:t>position</w:t>
        </w:r>
        <w:r>
          <w:t>).</w:t>
        </w:r>
      </w:ins>
    </w:p>
    <w:p w14:paraId="5351E57A" w14:textId="77777777" w:rsidR="002C504F" w:rsidRPr="00E77497" w:rsidRDefault="002C504F" w:rsidP="002C504F">
      <w:pPr>
        <w:pStyle w:val="Alg4"/>
        <w:numPr>
          <w:ilvl w:val="0"/>
          <w:numId w:val="911"/>
        </w:numPr>
        <w:rPr>
          <w:ins w:id="31157" w:author="Rev 9 Allen Wirfs-Brock" w:date="2012-07-07T11:23:00Z"/>
        </w:rPr>
      </w:pPr>
      <w:ins w:id="31158" w:author="Rev 9 Allen Wirfs-Brock" w:date="2012-07-07T11:23:00Z">
        <w:r w:rsidRPr="00E77497">
          <w:t xml:space="preserve">Let </w:t>
        </w:r>
        <w:r w:rsidRPr="00E77497">
          <w:rPr>
            <w:i/>
          </w:rPr>
          <w:t>size</w:t>
        </w:r>
        <w:r w:rsidRPr="00E77497">
          <w:t xml:space="preserve"> be the number of </w:t>
        </w:r>
      </w:ins>
      <w:ins w:id="31159" w:author="Rev 9 Allen Wirfs-Brock" w:date="2012-07-07T11:35:00Z">
        <w:r w:rsidR="00295DD7">
          <w:t>elements</w:t>
        </w:r>
      </w:ins>
      <w:ins w:id="31160" w:author="Rev 9 Allen Wirfs-Brock" w:date="2012-07-07T11:23:00Z">
        <w:r w:rsidRPr="00E77497">
          <w:t xml:space="preserve"> in </w:t>
        </w:r>
        <w:r w:rsidRPr="00E77497">
          <w:rPr>
            <w:i/>
          </w:rPr>
          <w:t>S</w:t>
        </w:r>
        <w:r w:rsidRPr="00E77497">
          <w:t>.</w:t>
        </w:r>
      </w:ins>
    </w:p>
    <w:p w14:paraId="07DD49F2" w14:textId="77777777" w:rsidR="002C504F" w:rsidRPr="00E77497" w:rsidRDefault="002C504F" w:rsidP="002C504F">
      <w:pPr>
        <w:pStyle w:val="Alg4"/>
        <w:numPr>
          <w:ilvl w:val="0"/>
          <w:numId w:val="911"/>
        </w:numPr>
        <w:rPr>
          <w:ins w:id="31161" w:author="Rev 9 Allen Wirfs-Brock" w:date="2012-07-07T11:23:00Z"/>
        </w:rPr>
      </w:pPr>
      <w:ins w:id="31162" w:author="Rev 9 Allen Wirfs-Brock" w:date="2012-07-07T11:23:00Z">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xml:space="preserve">, return </w:t>
        </w:r>
        <w:commentRangeStart w:id="31163"/>
        <w:del w:id="31164" w:author="Rev 10 Allen Wirfs-Brock" w:date="2012-08-30T15:42:00Z">
          <w:r w:rsidRPr="00047F8D" w:rsidDel="00047F8D">
            <w:rPr>
              <w:b/>
            </w:rPr>
            <w:delText>NaN</w:delText>
          </w:r>
        </w:del>
      </w:ins>
      <w:commentRangeEnd w:id="31163"/>
      <w:ins w:id="31165" w:author="Rev 9 Allen Wirfs-Brock" w:date="2012-07-07T11:56:00Z">
        <w:del w:id="31166" w:author="Rev 10 Allen Wirfs-Brock" w:date="2012-08-30T15:42:00Z">
          <w:r w:rsidR="00065DB2" w:rsidRPr="00BC2562" w:rsidDel="00047F8D">
            <w:rPr>
              <w:rStyle w:val="af3"/>
              <w:rFonts w:eastAsia="MS Mincho"/>
              <w:b/>
              <w:spacing w:val="0"/>
              <w:lang w:eastAsia="ja-JP"/>
            </w:rPr>
            <w:commentReference w:id="31163"/>
          </w:r>
        </w:del>
      </w:ins>
      <w:ins w:id="31167" w:author="Rev 10 Allen Wirfs-Brock" w:date="2012-08-30T15:42:00Z">
        <w:r w:rsidR="00047F8D" w:rsidRPr="00047F8D">
          <w:rPr>
            <w:b/>
          </w:rPr>
          <w:t>undefined</w:t>
        </w:r>
      </w:ins>
      <w:ins w:id="31168" w:author="Rev 9 Allen Wirfs-Brock" w:date="2012-07-07T11:23:00Z">
        <w:r w:rsidRPr="00E77497">
          <w:t>.</w:t>
        </w:r>
      </w:ins>
    </w:p>
    <w:p w14:paraId="4F6A8D79" w14:textId="77777777" w:rsidR="00011396" w:rsidRDefault="00011396" w:rsidP="00011396">
      <w:pPr>
        <w:pStyle w:val="Alg4"/>
        <w:numPr>
          <w:ilvl w:val="0"/>
          <w:numId w:val="911"/>
        </w:numPr>
        <w:spacing w:after="220"/>
        <w:contextualSpacing/>
        <w:rPr>
          <w:ins w:id="31169" w:author="Rev 9 Allen Wirfs-Brock" w:date="2012-07-07T11:37:00Z"/>
        </w:rPr>
      </w:pPr>
      <w:ins w:id="31170" w:author="Rev 9 Allen Wirfs-Brock" w:date="2012-07-07T11:37:00Z">
        <w:r>
          <w:t xml:space="preserve">Let </w:t>
        </w:r>
        <w:r w:rsidRPr="00011396">
          <w:rPr>
            <w:i/>
          </w:rPr>
          <w:t>first</w:t>
        </w:r>
        <w:r>
          <w:t xml:space="preserve"> be the code unit value</w:t>
        </w:r>
      </w:ins>
      <w:ins w:id="31171" w:author="Rev 9 Allen Wirfs-Brock" w:date="2012-07-07T11:38:00Z">
        <w:r w:rsidRPr="00011396">
          <w:t xml:space="preserve"> </w:t>
        </w:r>
        <w:r w:rsidRPr="00E77497">
          <w:t xml:space="preserve">of the </w:t>
        </w:r>
        <w:r>
          <w:t>element</w:t>
        </w:r>
        <w:r w:rsidRPr="00E77497">
          <w:t xml:space="preserve"> at </w:t>
        </w:r>
      </w:ins>
      <w:ins w:id="31172" w:author="Rev 10 Allen Wirfs-Brock" w:date="2012-08-30T15:39:00Z">
        <w:r w:rsidR="00047F8D">
          <w:t>index</w:t>
        </w:r>
      </w:ins>
      <w:ins w:id="31173" w:author="Rev 9 Allen Wirfs-Brock" w:date="2012-07-07T11:38:00Z">
        <w:del w:id="31174" w:author="Rev 10 Allen Wirfs-Brock" w:date="2012-08-30T15:39:00Z">
          <w:r w:rsidRPr="00E77497" w:rsidDel="00047F8D">
            <w:delText>position</w:delText>
          </w:r>
        </w:del>
        <w:r w:rsidRPr="00E77497">
          <w:t xml:space="preserve"> </w:t>
        </w:r>
        <w:r w:rsidRPr="00E77497">
          <w:rPr>
            <w:i/>
          </w:rPr>
          <w:t>position</w:t>
        </w:r>
        <w:r w:rsidRPr="00E77497">
          <w:t xml:space="preserve"> in the String </w:t>
        </w:r>
        <w:r w:rsidRPr="00E77497">
          <w:rPr>
            <w:i/>
          </w:rPr>
          <w:t>S</w:t>
        </w:r>
      </w:ins>
      <w:ins w:id="31175" w:author="Rev 10 Allen Wirfs-Brock" w:date="2012-08-30T15:39:00Z">
        <w:r w:rsidR="00047F8D">
          <w:t>.</w:t>
        </w:r>
      </w:ins>
      <w:ins w:id="31176" w:author="Rev 9 Allen Wirfs-Brock" w:date="2012-07-07T11:38:00Z">
        <w:del w:id="31177" w:author="Rev 10 Allen Wirfs-Brock" w:date="2012-08-30T15:39:00Z">
          <w:r w:rsidRPr="00E77497" w:rsidDel="00047F8D">
            <w:delText xml:space="preserve">, where the first (leftmost) </w:delText>
          </w:r>
          <w:r w:rsidDel="00047F8D">
            <w:delText>element</w:delText>
          </w:r>
          <w:r w:rsidRPr="00E77497" w:rsidDel="00047F8D">
            <w:delText xml:space="preserve"> in </w:delText>
          </w:r>
          <w:r w:rsidRPr="00E77497" w:rsidDel="00047F8D">
            <w:rPr>
              <w:i/>
            </w:rPr>
            <w:delText>S</w:delText>
          </w:r>
          <w:r w:rsidRPr="00E77497" w:rsidDel="00047F8D">
            <w:delText xml:space="preserve"> is considered to be at position 0, the next one at position 1, and so on</w:delText>
          </w:r>
        </w:del>
        <w:r w:rsidRPr="00E77497">
          <w:t>.</w:t>
        </w:r>
      </w:ins>
    </w:p>
    <w:p w14:paraId="45C23C83" w14:textId="77777777" w:rsidR="00011396" w:rsidRDefault="00011396" w:rsidP="00011396">
      <w:pPr>
        <w:pStyle w:val="Alg4"/>
        <w:numPr>
          <w:ilvl w:val="0"/>
          <w:numId w:val="911"/>
        </w:numPr>
        <w:spacing w:after="220"/>
        <w:contextualSpacing/>
        <w:rPr>
          <w:ins w:id="31178" w:author="Rev 9 Allen Wirfs-Brock" w:date="2012-07-07T11:39:00Z"/>
        </w:rPr>
      </w:pPr>
      <w:ins w:id="31179" w:author="Rev 9 Allen Wirfs-Brock" w:date="2012-07-07T11:39:00Z">
        <w:r>
          <w:t xml:space="preserve">If </w:t>
        </w:r>
      </w:ins>
      <w:ins w:id="31180" w:author="Rev 9 Allen Wirfs-Brock" w:date="2012-07-07T11:41:00Z">
        <w:r w:rsidRPr="00426175">
          <w:rPr>
            <w:i/>
          </w:rPr>
          <w:t>first</w:t>
        </w:r>
        <w:r>
          <w:t xml:space="preserve"> &lt; 0xD800 or </w:t>
        </w:r>
        <w:r w:rsidRPr="00426175">
          <w:rPr>
            <w:i/>
          </w:rPr>
          <w:t>first</w:t>
        </w:r>
        <w:r>
          <w:t xml:space="preserve"> &gt; 0xDB</w:t>
        </w:r>
      </w:ins>
      <w:ins w:id="31181" w:author="Rev 9 Allen Wirfs-Brock" w:date="2012-07-07T11:46:00Z">
        <w:r w:rsidR="00426175">
          <w:t>FF</w:t>
        </w:r>
      </w:ins>
      <w:ins w:id="31182" w:author="Rev 10 Allen Wirfs-Brock" w:date="2012-08-30T13:29:00Z">
        <w:r w:rsidR="001E43E0">
          <w:t xml:space="preserve"> </w:t>
        </w:r>
      </w:ins>
      <w:ins w:id="31183" w:author="Rev 9 Allen Wirfs-Brock" w:date="2012-07-07T11:41:00Z">
        <w:r>
          <w:t xml:space="preserve">or </w:t>
        </w:r>
        <w:r w:rsidRPr="00426175">
          <w:rPr>
            <w:i/>
          </w:rPr>
          <w:t>position</w:t>
        </w:r>
      </w:ins>
      <w:ins w:id="31184" w:author="Rev 9 Allen Wirfs-Brock" w:date="2012-07-07T11:42:00Z">
        <w:r>
          <w:t>+1</w:t>
        </w:r>
      </w:ins>
      <w:ins w:id="31185" w:author="Rev 9 Allen Wirfs-Brock" w:date="2012-07-07T11:41:00Z">
        <w:r>
          <w:t xml:space="preserve"> = </w:t>
        </w:r>
        <w:r w:rsidRPr="00426175">
          <w:rPr>
            <w:i/>
          </w:rPr>
          <w:t>size</w:t>
        </w:r>
      </w:ins>
      <w:ins w:id="31186" w:author="Rev 9 Allen Wirfs-Brock" w:date="2012-07-07T11:42:00Z">
        <w:r>
          <w:t xml:space="preserve">, then return </w:t>
        </w:r>
        <w:r w:rsidRPr="00426175">
          <w:rPr>
            <w:i/>
          </w:rPr>
          <w:t>first</w:t>
        </w:r>
        <w:r>
          <w:t>.</w:t>
        </w:r>
      </w:ins>
    </w:p>
    <w:p w14:paraId="47985A76" w14:textId="77777777" w:rsidR="00011396" w:rsidRDefault="00011396" w:rsidP="00011396">
      <w:pPr>
        <w:pStyle w:val="Alg4"/>
        <w:numPr>
          <w:ilvl w:val="0"/>
          <w:numId w:val="911"/>
        </w:numPr>
        <w:spacing w:after="220"/>
        <w:contextualSpacing/>
        <w:rPr>
          <w:ins w:id="31187" w:author="Rev 9 Allen Wirfs-Brock" w:date="2012-07-07T11:39:00Z"/>
        </w:rPr>
      </w:pPr>
      <w:ins w:id="31188" w:author="Rev 9 Allen Wirfs-Brock" w:date="2012-07-07T11:44:00Z">
        <w:r>
          <w:t xml:space="preserve">Let </w:t>
        </w:r>
        <w:r>
          <w:rPr>
            <w:i/>
          </w:rPr>
          <w:t>second</w:t>
        </w:r>
        <w:r>
          <w:t xml:space="preserve"> be the code unit value</w:t>
        </w:r>
        <w:r w:rsidRPr="00011396">
          <w:t xml:space="preserve"> </w:t>
        </w:r>
        <w:r w:rsidRPr="00E77497">
          <w:t xml:space="preserve">of the </w:t>
        </w:r>
        <w:r>
          <w:t>element</w:t>
        </w:r>
        <w:r w:rsidRPr="00E77497">
          <w:t xml:space="preserve"> at position </w:t>
        </w:r>
        <w:r w:rsidRPr="00E77497">
          <w:rPr>
            <w:i/>
          </w:rPr>
          <w:t>position</w:t>
        </w:r>
        <w:r>
          <w:t>+1</w:t>
        </w:r>
        <w:r w:rsidRPr="00011396">
          <w:t xml:space="preserve"> </w:t>
        </w:r>
        <w:r w:rsidRPr="00E77497">
          <w:t xml:space="preserve">in the String </w:t>
        </w:r>
        <w:r w:rsidRPr="00E77497">
          <w:rPr>
            <w:i/>
          </w:rPr>
          <w:t>S</w:t>
        </w:r>
        <w:r>
          <w:t>.</w:t>
        </w:r>
      </w:ins>
    </w:p>
    <w:p w14:paraId="3AD337C9" w14:textId="77777777" w:rsidR="00011396" w:rsidRDefault="00011396" w:rsidP="00426175">
      <w:pPr>
        <w:pStyle w:val="Alg4"/>
        <w:numPr>
          <w:ilvl w:val="0"/>
          <w:numId w:val="911"/>
        </w:numPr>
        <w:spacing w:after="220"/>
        <w:contextualSpacing/>
        <w:rPr>
          <w:ins w:id="31189" w:author="Rev 9 Allen Wirfs-Brock" w:date="2012-07-07T11:38:00Z"/>
        </w:rPr>
      </w:pPr>
      <w:ins w:id="31190" w:author="Rev 9 Allen Wirfs-Brock" w:date="2012-07-07T11:45:00Z">
        <w:r>
          <w:t xml:space="preserve">If </w:t>
        </w:r>
        <w:r>
          <w:rPr>
            <w:i/>
          </w:rPr>
          <w:t>second</w:t>
        </w:r>
        <w:r>
          <w:t xml:space="preserve"> &lt; 0xD</w:t>
        </w:r>
      </w:ins>
      <w:ins w:id="31191" w:author="Rev 9 Allen Wirfs-Brock" w:date="2012-07-07T11:46:00Z">
        <w:r>
          <w:t>C</w:t>
        </w:r>
      </w:ins>
      <w:ins w:id="31192" w:author="Rev 9 Allen Wirfs-Brock" w:date="2012-07-07T11:45:00Z">
        <w:r>
          <w:t xml:space="preserve">00 or </w:t>
        </w:r>
        <w:r w:rsidRPr="00887FC2">
          <w:rPr>
            <w:i/>
          </w:rPr>
          <w:t>first</w:t>
        </w:r>
        <w:r>
          <w:t xml:space="preserve"> &gt; 0xD</w:t>
        </w:r>
      </w:ins>
      <w:ins w:id="31193" w:author="Rev 9 Allen Wirfs-Brock" w:date="2012-07-07T11:46:00Z">
        <w:r w:rsidR="00426175">
          <w:t>FFF</w:t>
        </w:r>
      </w:ins>
      <w:ins w:id="31194" w:author="Rev 9 Allen Wirfs-Brock" w:date="2012-07-07T11:45:00Z">
        <w:r>
          <w:t xml:space="preserve">, then return </w:t>
        </w:r>
        <w:r w:rsidRPr="00887FC2">
          <w:rPr>
            <w:i/>
          </w:rPr>
          <w:t>first</w:t>
        </w:r>
        <w:r>
          <w:t>.</w:t>
        </w:r>
      </w:ins>
    </w:p>
    <w:p w14:paraId="540FE878" w14:textId="77777777" w:rsidR="002C504F" w:rsidRPr="00E77497" w:rsidRDefault="002C504F" w:rsidP="002C504F">
      <w:pPr>
        <w:pStyle w:val="Alg4"/>
        <w:numPr>
          <w:ilvl w:val="0"/>
          <w:numId w:val="911"/>
        </w:numPr>
        <w:spacing w:after="220"/>
        <w:rPr>
          <w:ins w:id="31195" w:author="Rev 9 Allen Wirfs-Brock" w:date="2012-07-07T11:23:00Z"/>
        </w:rPr>
      </w:pPr>
      <w:ins w:id="31196" w:author="Rev 9 Allen Wirfs-Brock" w:date="2012-07-07T11:23:00Z">
        <w:r w:rsidRPr="00E77497">
          <w:t xml:space="preserve">Return </w:t>
        </w:r>
      </w:ins>
      <w:ins w:id="31197" w:author="Rev 9 Allen Wirfs-Brock" w:date="2012-07-07T11:51:00Z">
        <w:r w:rsidR="00426175">
          <w:t>(</w:t>
        </w:r>
      </w:ins>
      <w:ins w:id="31198" w:author="Rev 9 Allen Wirfs-Brock" w:date="2012-07-07T11:47:00Z">
        <w:r w:rsidR="00426175">
          <w:t>(</w:t>
        </w:r>
        <w:r w:rsidR="00426175" w:rsidRPr="00426175">
          <w:rPr>
            <w:i/>
          </w:rPr>
          <w:t>first</w:t>
        </w:r>
        <w:r w:rsidR="00426175">
          <w:t xml:space="preserve"> – 0xD800)</w:t>
        </w:r>
      </w:ins>
      <w:ins w:id="31199" w:author="Rev 9 Allen Wirfs-Brock" w:date="2012-07-07T11:48:00Z">
        <w:r w:rsidR="00426175">
          <w:t xml:space="preserve"> × 1024</w:t>
        </w:r>
      </w:ins>
      <w:ins w:id="31200" w:author="Rev 9 Allen Wirfs-Brock" w:date="2012-07-07T11:51:00Z">
        <w:r w:rsidR="00426175">
          <w:t>) + (</w:t>
        </w:r>
        <w:r w:rsidR="00426175" w:rsidRPr="00426175">
          <w:rPr>
            <w:i/>
          </w:rPr>
          <w:t>second</w:t>
        </w:r>
        <w:r w:rsidR="00426175">
          <w:t xml:space="preserve"> </w:t>
        </w:r>
      </w:ins>
      <w:ins w:id="31201" w:author="Rev 9 Allen Wirfs-Brock" w:date="2012-07-07T11:52:00Z">
        <w:r w:rsidR="00426175">
          <w:t>–</w:t>
        </w:r>
      </w:ins>
      <w:ins w:id="31202" w:author="Rev 9 Allen Wirfs-Brock" w:date="2012-07-07T11:51:00Z">
        <w:r w:rsidR="00426175">
          <w:t xml:space="preserve"> 0x</w:t>
        </w:r>
      </w:ins>
      <w:ins w:id="31203" w:author="Rev 9 Allen Wirfs-Brock" w:date="2012-07-07T11:52:00Z">
        <w:r w:rsidR="00426175">
          <w:t>DC00) + 0x10000</w:t>
        </w:r>
      </w:ins>
      <w:ins w:id="31204" w:author="Rev 9 Allen Wirfs-Brock" w:date="2012-07-07T11:23:00Z">
        <w:r w:rsidRPr="00E77497">
          <w:t>.</w:t>
        </w:r>
      </w:ins>
    </w:p>
    <w:p w14:paraId="01562441" w14:textId="77777777" w:rsidR="002C504F" w:rsidRPr="00E77497" w:rsidRDefault="002C504F" w:rsidP="002C504F">
      <w:pPr>
        <w:pStyle w:val="Note"/>
        <w:rPr>
          <w:ins w:id="31205" w:author="Rev 9 Allen Wirfs-Brock" w:date="2012-07-07T11:23:00Z"/>
        </w:rPr>
      </w:pPr>
      <w:ins w:id="31206" w:author="Rev 9 Allen Wirfs-Brock" w:date="2012-07-07T11:23:00Z">
        <w:r w:rsidRPr="00E77497">
          <w:t>NOTE</w:t>
        </w:r>
        <w:r w:rsidRPr="00E77497">
          <w:tab/>
          <w:t xml:space="preserve">The </w:t>
        </w:r>
        <w:del w:id="31207" w:author="Rev 10 Allen Wirfs-Brock" w:date="2012-07-09T09:11:00Z">
          <w:r w:rsidRPr="00E77497" w:rsidDel="0007086F">
            <w:rPr>
              <w:rFonts w:ascii="Courier New" w:hAnsi="Courier New"/>
              <w:b/>
            </w:rPr>
            <w:delText>charCode</w:delText>
          </w:r>
        </w:del>
      </w:ins>
      <w:ins w:id="31208" w:author="Rev 10 Allen Wirfs-Brock" w:date="2012-07-09T09:11:00Z">
        <w:r w:rsidR="0007086F">
          <w:rPr>
            <w:rFonts w:ascii="Courier New" w:hAnsi="Courier New"/>
            <w:b/>
          </w:rPr>
          <w:t>codePoint</w:t>
        </w:r>
      </w:ins>
      <w:ins w:id="31209" w:author="Rev 9 Allen Wirfs-Brock" w:date="2012-07-07T11:23:00Z">
        <w:r w:rsidRPr="00E77497">
          <w:rPr>
            <w:rFonts w:ascii="Courier New" w:hAnsi="Courier New"/>
            <w:b/>
          </w:rPr>
          <w:t>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ins>
    </w:p>
    <w:p w14:paraId="60B9913A" w14:textId="77777777" w:rsidR="00762CE7" w:rsidRPr="00762CE7" w:rsidDel="00C459A3" w:rsidRDefault="00762CE7" w:rsidP="00762CE7">
      <w:pPr>
        <w:keepNext/>
        <w:tabs>
          <w:tab w:val="left" w:pos="709"/>
          <w:tab w:val="left" w:pos="940"/>
          <w:tab w:val="left" w:pos="1140"/>
          <w:tab w:val="left" w:pos="1360"/>
        </w:tabs>
        <w:suppressAutoHyphens/>
        <w:spacing w:before="120" w:line="230" w:lineRule="exact"/>
        <w:jc w:val="left"/>
        <w:outlineLvl w:val="3"/>
        <w:rPr>
          <w:ins w:id="31210" w:author="Rev 7 Allen Wirfs-Brock" w:date="2012-05-02T17:36:00Z"/>
          <w:del w:id="31211" w:author="Rev 8 Allen Wirfs-Brock" w:date="2012-06-15T15:29:00Z"/>
          <w:rFonts w:cs="Arial"/>
          <w:b/>
        </w:rPr>
      </w:pPr>
      <w:ins w:id="31212" w:author="Rev 7 Allen Wirfs-Brock" w:date="2012-05-02T17:36:00Z">
        <w:del w:id="31213" w:author="Rev 8 Allen Wirfs-Brock" w:date="2012-06-15T15:29:00Z">
          <w:r w:rsidRPr="00762CE7" w:rsidDel="00C459A3">
            <w:rPr>
              <w:rFonts w:cs="Arial"/>
              <w:b/>
            </w:rPr>
            <w:delText>15.5.4.25</w:delText>
          </w:r>
          <w:r w:rsidRPr="00762CE7" w:rsidDel="00C459A3">
            <w:rPr>
              <w:rFonts w:cs="Arial"/>
              <w:b/>
            </w:rPr>
            <w:tab/>
            <w:delText>String.prototype.toArray()</w:delText>
          </w:r>
        </w:del>
      </w:ins>
    </w:p>
    <w:p w14:paraId="4A054014" w14:textId="77777777" w:rsidR="00762CE7" w:rsidRPr="00762CE7" w:rsidDel="00C459A3" w:rsidRDefault="00762CE7" w:rsidP="00762CE7">
      <w:pPr>
        <w:rPr>
          <w:ins w:id="31214" w:author="Rev 7 Allen Wirfs-Brock" w:date="2012-05-02T17:36:00Z"/>
          <w:del w:id="31215" w:author="Rev 8 Allen Wirfs-Brock" w:date="2012-06-15T15:29:00Z"/>
          <w:rFonts w:cs="Arial"/>
        </w:rPr>
      </w:pPr>
      <w:ins w:id="31216" w:author="Rev 7 Allen Wirfs-Brock" w:date="2012-05-02T17:36:00Z">
        <w:del w:id="31217" w:author="Rev 8 Allen Wirfs-Brock" w:date="2012-06-15T15:29:00Z">
          <w:r w:rsidRPr="00762CE7" w:rsidDel="00C459A3">
            <w:rPr>
              <w:rFonts w:cs="Arial"/>
            </w:rPr>
            <w:delText>The following steps are taken:</w:delText>
          </w:r>
        </w:del>
      </w:ins>
    </w:p>
    <w:p w14:paraId="467814AF" w14:textId="77777777" w:rsidR="00762CE7" w:rsidRPr="00786F5E" w:rsidDel="00C459A3" w:rsidRDefault="000316BA" w:rsidP="00762CE7">
      <w:pPr>
        <w:numPr>
          <w:ilvl w:val="0"/>
          <w:numId w:val="802"/>
        </w:numPr>
        <w:spacing w:after="0" w:line="240" w:lineRule="auto"/>
        <w:jc w:val="left"/>
        <w:rPr>
          <w:ins w:id="31218" w:author="Rev 7 Allen Wirfs-Brock" w:date="2012-05-02T17:36:00Z"/>
          <w:del w:id="31219" w:author="Rev 8 Allen Wirfs-Brock" w:date="2012-06-15T15:29:00Z"/>
          <w:rFonts w:ascii="Times New Roman" w:eastAsia="Times New Roman" w:hAnsi="Times New Roman"/>
          <w:spacing w:val="6"/>
          <w:lang w:eastAsia="en-US"/>
        </w:rPr>
      </w:pPr>
      <w:ins w:id="31220" w:author="Rev 7 Allen Wirfs-Brock" w:date="2012-05-02T18:11:00Z">
        <w:del w:id="31221" w:author="Rev 8 Allen Wirfs-Brock" w:date="2012-06-15T15:29:00Z">
          <w:r w:rsidRPr="00762CE7" w:rsidDel="00C459A3">
            <w:rPr>
              <w:rFonts w:ascii="Times New Roman" w:hAnsi="Times New Roman"/>
            </w:rPr>
            <w:delText>ReturnIfAbrupt(CheckObjectCoercible(</w:delText>
          </w:r>
          <w:r w:rsidRPr="00762CE7" w:rsidDel="00C459A3">
            <w:rPr>
              <w:rFonts w:ascii="Times New Roman" w:hAnsi="Times New Roman"/>
              <w:b/>
            </w:rPr>
            <w:delText>this</w:delText>
          </w:r>
          <w:r w:rsidRPr="00762CE7" w:rsidDel="00C459A3">
            <w:rPr>
              <w:rFonts w:ascii="Times New Roman" w:hAnsi="Times New Roman"/>
            </w:rPr>
            <w:delText xml:space="preserve"> value))</w:delText>
          </w:r>
          <w:r w:rsidRPr="00762CE7" w:rsidDel="00C459A3">
            <w:rPr>
              <w:rFonts w:ascii="Times New Roman" w:eastAsia="Times New Roman" w:hAnsi="Times New Roman"/>
              <w:spacing w:val="6"/>
              <w:lang w:eastAsia="en-US"/>
            </w:rPr>
            <w:delText>.</w:delText>
          </w:r>
        </w:del>
      </w:ins>
    </w:p>
    <w:p w14:paraId="07BE5A1D" w14:textId="77777777" w:rsidR="00762CE7" w:rsidRPr="00786F5E" w:rsidDel="00C459A3" w:rsidRDefault="00762CE7" w:rsidP="00762CE7">
      <w:pPr>
        <w:numPr>
          <w:ilvl w:val="0"/>
          <w:numId w:val="802"/>
        </w:numPr>
        <w:spacing w:after="0" w:line="240" w:lineRule="auto"/>
        <w:jc w:val="left"/>
        <w:rPr>
          <w:ins w:id="31222" w:author="Rev 7 Allen Wirfs-Brock" w:date="2012-05-02T17:36:00Z"/>
          <w:del w:id="31223" w:author="Rev 8 Allen Wirfs-Brock" w:date="2012-06-15T15:29:00Z"/>
          <w:rFonts w:ascii="Times New Roman" w:eastAsia="Times New Roman" w:hAnsi="Times New Roman"/>
          <w:spacing w:val="6"/>
          <w:lang w:eastAsia="en-US"/>
        </w:rPr>
      </w:pPr>
      <w:ins w:id="31224" w:author="Rev 7 Allen Wirfs-Brock" w:date="2012-05-02T17:36:00Z">
        <w:del w:id="31225" w:author="Rev 8 Allen Wirfs-Brock" w:date="2012-06-15T15:29:00Z">
          <w:r w:rsidRPr="00786F5E" w:rsidDel="00C459A3">
            <w:rPr>
              <w:rFonts w:ascii="Times New Roman" w:eastAsia="Times New Roman" w:hAnsi="Times New Roman"/>
              <w:spacing w:val="6"/>
              <w:lang w:eastAsia="en-US"/>
            </w:rPr>
            <w:delText xml:space="preserve">Let </w:delText>
          </w:r>
          <w:r w:rsidRPr="00786F5E" w:rsidDel="00C459A3">
            <w:rPr>
              <w:rFonts w:ascii="Times New Roman" w:eastAsia="Times New Roman" w:hAnsi="Times New Roman"/>
              <w:i/>
              <w:spacing w:val="6"/>
              <w:lang w:eastAsia="en-US"/>
            </w:rPr>
            <w:delText>S</w:delText>
          </w:r>
          <w:r w:rsidRPr="00786F5E" w:rsidDel="00C459A3">
            <w:rPr>
              <w:rFonts w:ascii="Times New Roman" w:eastAsia="Times New Roman" w:hAnsi="Times New Roman"/>
              <w:spacing w:val="6"/>
              <w:lang w:eastAsia="en-US"/>
            </w:rPr>
            <w:delText xml:space="preserve"> be the result of calling ToString, giving it the </w:delText>
          </w:r>
          <w:r w:rsidRPr="00786F5E" w:rsidDel="00C459A3">
            <w:rPr>
              <w:rFonts w:ascii="Times New Roman" w:eastAsia="Times New Roman" w:hAnsi="Times New Roman"/>
              <w:b/>
              <w:spacing w:val="6"/>
              <w:lang w:eastAsia="en-US"/>
            </w:rPr>
            <w:delText>this</w:delText>
          </w:r>
          <w:r w:rsidRPr="00786F5E" w:rsidDel="00C459A3">
            <w:rPr>
              <w:rFonts w:ascii="Times New Roman" w:eastAsia="Times New Roman" w:hAnsi="Times New Roman"/>
              <w:spacing w:val="6"/>
              <w:lang w:eastAsia="en-US"/>
            </w:rPr>
            <w:delText xml:space="preserve"> value as its argument.</w:delText>
          </w:r>
        </w:del>
      </w:ins>
    </w:p>
    <w:p w14:paraId="2C93CA87" w14:textId="77777777" w:rsidR="00786F5E" w:rsidRPr="00E77497" w:rsidDel="00C459A3" w:rsidRDefault="00786F5E" w:rsidP="00786F5E">
      <w:pPr>
        <w:pStyle w:val="Alg4"/>
        <w:numPr>
          <w:ilvl w:val="0"/>
          <w:numId w:val="802"/>
        </w:numPr>
        <w:contextualSpacing/>
        <w:rPr>
          <w:ins w:id="31226" w:author="Rev 7 Allen Wirfs-Brock" w:date="2012-05-02T18:14:00Z"/>
          <w:del w:id="31227" w:author="Rev 8 Allen Wirfs-Brock" w:date="2012-06-15T15:29:00Z"/>
        </w:rPr>
      </w:pPr>
      <w:ins w:id="31228" w:author="Rev 7 Allen Wirfs-Brock" w:date="2012-05-02T18:14:00Z">
        <w:del w:id="31229" w:author="Rev 8 Allen Wirfs-Brock" w:date="2012-06-15T15:29:00Z">
          <w:r w:rsidDel="00C459A3">
            <w:delText>ReturnIfAbrupt(</w:delText>
          </w:r>
          <w:r w:rsidDel="00C459A3">
            <w:rPr>
              <w:i/>
            </w:rPr>
            <w:delText>S</w:delText>
          </w:r>
          <w:r w:rsidDel="00C459A3">
            <w:delText>).</w:delText>
          </w:r>
        </w:del>
      </w:ins>
    </w:p>
    <w:p w14:paraId="3CCD552A" w14:textId="77777777" w:rsidR="00786F5E" w:rsidRPr="00250FC6" w:rsidDel="00C459A3" w:rsidRDefault="00786F5E" w:rsidP="00786F5E">
      <w:pPr>
        <w:numPr>
          <w:ilvl w:val="0"/>
          <w:numId w:val="802"/>
        </w:numPr>
        <w:spacing w:after="0" w:line="240" w:lineRule="auto"/>
        <w:jc w:val="left"/>
        <w:rPr>
          <w:ins w:id="31230" w:author="Rev 7 Allen Wirfs-Brock" w:date="2012-05-02T18:15:00Z"/>
          <w:del w:id="31231" w:author="Rev 8 Allen Wirfs-Brock" w:date="2012-06-15T15:29:00Z"/>
          <w:rFonts w:ascii="Times New Roman" w:eastAsia="Times New Roman" w:hAnsi="Times New Roman"/>
          <w:spacing w:val="6"/>
          <w:lang w:eastAsia="en-US"/>
        </w:rPr>
      </w:pPr>
      <w:ins w:id="31232" w:author="Rev 7 Allen Wirfs-Brock" w:date="2012-05-02T18:15:00Z">
        <w:del w:id="31233" w:author="Rev 8 Allen Wirfs-Brock" w:date="2012-06-15T15:29:00Z">
          <w:r w:rsidRPr="00250FC6" w:rsidDel="00C459A3">
            <w:rPr>
              <w:rFonts w:ascii="Times New Roman" w:eastAsia="Times New Roman" w:hAnsi="Times New Roman"/>
              <w:spacing w:val="6"/>
              <w:lang w:eastAsia="en-US"/>
            </w:rPr>
            <w:delText xml:space="preserve">Let </w:delText>
          </w:r>
          <w:r w:rsidRPr="00250FC6" w:rsidDel="00C459A3">
            <w:rPr>
              <w:rFonts w:ascii="Times New Roman" w:eastAsia="Times New Roman" w:hAnsi="Times New Roman"/>
              <w:i/>
              <w:spacing w:val="6"/>
              <w:lang w:eastAsia="en-US"/>
            </w:rPr>
            <w:delText>len</w:delText>
          </w:r>
          <w:r w:rsidRPr="00250FC6" w:rsidDel="00C459A3">
            <w:rPr>
              <w:rFonts w:ascii="Times New Roman" w:eastAsia="Times New Roman" w:hAnsi="Times New Roman"/>
              <w:spacing w:val="6"/>
              <w:lang w:eastAsia="en-US"/>
            </w:rPr>
            <w:delText xml:space="preserve"> be the number of characters in </w:delText>
          </w:r>
          <w:r w:rsidRPr="00250FC6" w:rsidDel="00C459A3">
            <w:rPr>
              <w:rFonts w:ascii="Times New Roman" w:eastAsia="Times New Roman" w:hAnsi="Times New Roman"/>
              <w:i/>
              <w:spacing w:val="6"/>
              <w:lang w:eastAsia="en-US"/>
            </w:rPr>
            <w:delText>S</w:delText>
          </w:r>
          <w:r w:rsidRPr="00250FC6" w:rsidDel="00C459A3">
            <w:rPr>
              <w:rFonts w:ascii="Times New Roman" w:eastAsia="Times New Roman" w:hAnsi="Times New Roman"/>
              <w:spacing w:val="6"/>
              <w:lang w:eastAsia="en-US"/>
            </w:rPr>
            <w:delText>.</w:delText>
          </w:r>
        </w:del>
      </w:ins>
    </w:p>
    <w:p w14:paraId="2C4907F9" w14:textId="77777777" w:rsidR="00786F5E" w:rsidRPr="00E77497" w:rsidDel="00C459A3" w:rsidRDefault="00786F5E" w:rsidP="00786F5E">
      <w:pPr>
        <w:pStyle w:val="Alg4"/>
        <w:numPr>
          <w:ilvl w:val="0"/>
          <w:numId w:val="802"/>
        </w:numPr>
        <w:rPr>
          <w:ins w:id="31234" w:author="Rev 7 Allen Wirfs-Brock" w:date="2012-05-02T18:14:00Z"/>
          <w:del w:id="31235" w:author="Rev 8 Allen Wirfs-Brock" w:date="2012-06-15T15:29:00Z"/>
        </w:rPr>
      </w:pPr>
      <w:ins w:id="31236" w:author="Rev 7 Allen Wirfs-Brock" w:date="2012-05-02T18:14:00Z">
        <w:del w:id="31237" w:author="Rev 8 Allen Wirfs-Brock" w:date="2012-06-15T15:29:00Z">
          <w:r w:rsidRPr="00E77497" w:rsidDel="00C459A3">
            <w:delText xml:space="preserve">Let </w:delText>
          </w:r>
          <w:r w:rsidRPr="000316BA" w:rsidDel="00C459A3">
            <w:rPr>
              <w:i/>
            </w:rPr>
            <w:delText>array</w:delText>
          </w:r>
          <w:r w:rsidRPr="00E77497" w:rsidDel="00C459A3">
            <w:delText xml:space="preserve"> be </w:delText>
          </w:r>
          <w:r w:rsidDel="00C459A3">
            <w:delText xml:space="preserve">the result of the </w:delText>
          </w:r>
        </w:del>
        <w:del w:id="31238" w:author="Rev 8 Allen Wirfs-Brock" w:date="2012-06-14T14:41:00Z">
          <w:r w:rsidDel="00D4543D">
            <w:delText>abstraction operation</w:delText>
          </w:r>
        </w:del>
        <w:del w:id="31239" w:author="Rev 8 Allen Wirfs-Brock" w:date="2012-06-15T15:29:00Z">
          <w:r w:rsidDel="00C459A3">
            <w:delText xml:space="preserve"> ArrayCreate (15.4) with argument </w:delText>
          </w:r>
        </w:del>
      </w:ins>
      <w:ins w:id="31240" w:author="Rev 7 Allen Wirfs-Brock" w:date="2012-05-02T18:15:00Z">
        <w:del w:id="31241" w:author="Rev 8 Allen Wirfs-Brock" w:date="2012-06-15T15:29:00Z">
          <w:r w:rsidRPr="00250FC6" w:rsidDel="00C459A3">
            <w:rPr>
              <w:i/>
            </w:rPr>
            <w:delText>len</w:delText>
          </w:r>
        </w:del>
      </w:ins>
      <w:ins w:id="31242" w:author="Rev 7 Allen Wirfs-Brock" w:date="2012-05-02T18:14:00Z">
        <w:del w:id="31243" w:author="Rev 8 Allen Wirfs-Brock" w:date="2012-06-15T15:29:00Z">
          <w:r w:rsidRPr="00E77497" w:rsidDel="00C459A3">
            <w:delText>.</w:delText>
          </w:r>
        </w:del>
      </w:ins>
    </w:p>
    <w:p w14:paraId="08C39B86" w14:textId="77777777" w:rsidR="00762CE7" w:rsidRPr="00786F5E" w:rsidDel="00C459A3" w:rsidRDefault="00762CE7" w:rsidP="00762CE7">
      <w:pPr>
        <w:numPr>
          <w:ilvl w:val="0"/>
          <w:numId w:val="802"/>
        </w:numPr>
        <w:spacing w:after="0" w:line="240" w:lineRule="auto"/>
        <w:jc w:val="left"/>
        <w:rPr>
          <w:ins w:id="31244" w:author="Rev 7 Allen Wirfs-Brock" w:date="2012-05-02T17:36:00Z"/>
          <w:del w:id="31245" w:author="Rev 8 Allen Wirfs-Brock" w:date="2012-06-15T15:29:00Z"/>
          <w:rFonts w:ascii="Times New Roman" w:eastAsia="Times New Roman" w:hAnsi="Times New Roman"/>
          <w:spacing w:val="6"/>
          <w:lang w:eastAsia="en-US"/>
        </w:rPr>
      </w:pPr>
      <w:ins w:id="31246" w:author="Rev 7 Allen Wirfs-Brock" w:date="2012-05-02T17:36:00Z">
        <w:del w:id="31247" w:author="Rev 8 Allen Wirfs-Brock" w:date="2012-06-15T15:29:00Z">
          <w:r w:rsidRPr="00786F5E" w:rsidDel="00C459A3">
            <w:rPr>
              <w:rFonts w:ascii="Times New Roman" w:eastAsia="Times New Roman" w:hAnsi="Times New Roman"/>
              <w:spacing w:val="6"/>
              <w:lang w:eastAsia="en-US"/>
            </w:rPr>
            <w:delText xml:space="preserve">Let </w:delText>
          </w:r>
          <w:r w:rsidRPr="00786F5E" w:rsidDel="00C459A3">
            <w:rPr>
              <w:rFonts w:ascii="Times New Roman" w:eastAsia="Times New Roman" w:hAnsi="Times New Roman"/>
              <w:i/>
              <w:spacing w:val="6"/>
              <w:lang w:eastAsia="en-US"/>
            </w:rPr>
            <w:delText>n</w:delText>
          </w:r>
          <w:r w:rsidRPr="00786F5E" w:rsidDel="00C459A3">
            <w:rPr>
              <w:rFonts w:ascii="Times New Roman" w:eastAsia="Times New Roman" w:hAnsi="Times New Roman"/>
              <w:spacing w:val="6"/>
              <w:lang w:eastAsia="en-US"/>
            </w:rPr>
            <w:delText xml:space="preserve"> be 0</w:delText>
          </w:r>
        </w:del>
      </w:ins>
    </w:p>
    <w:p w14:paraId="533222C5" w14:textId="77777777" w:rsidR="00762CE7" w:rsidRPr="00786F5E" w:rsidDel="00C459A3" w:rsidRDefault="00762CE7" w:rsidP="00762CE7">
      <w:pPr>
        <w:numPr>
          <w:ilvl w:val="0"/>
          <w:numId w:val="802"/>
        </w:numPr>
        <w:spacing w:after="0" w:line="240" w:lineRule="auto"/>
        <w:jc w:val="left"/>
        <w:rPr>
          <w:ins w:id="31248" w:author="Rev 7 Allen Wirfs-Brock" w:date="2012-05-02T17:36:00Z"/>
          <w:del w:id="31249" w:author="Rev 8 Allen Wirfs-Brock" w:date="2012-06-15T15:29:00Z"/>
          <w:rFonts w:ascii="Times New Roman" w:eastAsia="Times New Roman" w:hAnsi="Times New Roman"/>
          <w:spacing w:val="6"/>
          <w:lang w:eastAsia="en-US"/>
        </w:rPr>
      </w:pPr>
      <w:ins w:id="31250" w:author="Rev 7 Allen Wirfs-Brock" w:date="2012-05-02T17:36:00Z">
        <w:del w:id="31251" w:author="Rev 8 Allen Wirfs-Brock" w:date="2012-06-15T15:29:00Z">
          <w:r w:rsidRPr="00786F5E" w:rsidDel="00C459A3">
            <w:rPr>
              <w:rFonts w:ascii="Times New Roman" w:eastAsia="Times New Roman" w:hAnsi="Times New Roman"/>
              <w:spacing w:val="6"/>
              <w:lang w:eastAsia="en-US"/>
            </w:rPr>
            <w:delText xml:space="preserve">Repeat, while </w:delText>
          </w:r>
          <w:r w:rsidRPr="00786F5E" w:rsidDel="00C459A3">
            <w:rPr>
              <w:rFonts w:ascii="Times New Roman" w:eastAsia="Times New Roman" w:hAnsi="Times New Roman"/>
              <w:i/>
              <w:spacing w:val="6"/>
              <w:lang w:eastAsia="en-US"/>
            </w:rPr>
            <w:delText>n</w:delText>
          </w:r>
          <w:r w:rsidRPr="00786F5E" w:rsidDel="00C459A3">
            <w:rPr>
              <w:rFonts w:ascii="Times New Roman" w:eastAsia="Times New Roman" w:hAnsi="Times New Roman"/>
              <w:spacing w:val="6"/>
              <w:lang w:eastAsia="en-US"/>
            </w:rPr>
            <w:delText xml:space="preserve"> </w:delText>
          </w:r>
          <w:r w:rsidRPr="00786F5E" w:rsidDel="00C459A3">
            <w:rPr>
              <w:rFonts w:ascii="Times New Roman" w:eastAsia="Times New Roman" w:hAnsi="Times New Roman"/>
              <w:i/>
              <w:spacing w:val="6"/>
              <w:lang w:eastAsia="en-US"/>
            </w:rPr>
            <w:delText>&lt;</w:delText>
          </w:r>
          <w:r w:rsidRPr="00786F5E" w:rsidDel="00C459A3">
            <w:rPr>
              <w:rFonts w:ascii="Times New Roman" w:eastAsia="Times New Roman" w:hAnsi="Times New Roman"/>
              <w:spacing w:val="6"/>
              <w:lang w:eastAsia="en-US"/>
            </w:rPr>
            <w:delText xml:space="preserve"> </w:delText>
          </w:r>
          <w:r w:rsidRPr="00786F5E" w:rsidDel="00C459A3">
            <w:rPr>
              <w:rFonts w:ascii="Times New Roman" w:eastAsia="Times New Roman" w:hAnsi="Times New Roman"/>
              <w:i/>
              <w:spacing w:val="6"/>
              <w:lang w:eastAsia="en-US"/>
            </w:rPr>
            <w:delText>len</w:delText>
          </w:r>
          <w:r w:rsidRPr="00786F5E" w:rsidDel="00C459A3">
            <w:rPr>
              <w:rFonts w:ascii="Times New Roman" w:eastAsia="Times New Roman" w:hAnsi="Times New Roman"/>
              <w:spacing w:val="6"/>
              <w:lang w:eastAsia="en-US"/>
            </w:rPr>
            <w:delText>:</w:delText>
          </w:r>
        </w:del>
      </w:ins>
    </w:p>
    <w:p w14:paraId="456CB728" w14:textId="77777777" w:rsidR="00762CE7" w:rsidRPr="00786F5E" w:rsidDel="00C459A3" w:rsidRDefault="00762CE7" w:rsidP="00762CE7">
      <w:pPr>
        <w:numPr>
          <w:ilvl w:val="1"/>
          <w:numId w:val="802"/>
        </w:numPr>
        <w:spacing w:after="0" w:line="240" w:lineRule="auto"/>
        <w:jc w:val="left"/>
        <w:rPr>
          <w:ins w:id="31252" w:author="Rev 7 Allen Wirfs-Brock" w:date="2012-05-02T17:36:00Z"/>
          <w:del w:id="31253" w:author="Rev 8 Allen Wirfs-Brock" w:date="2012-06-15T15:29:00Z"/>
          <w:rFonts w:ascii="Times New Roman" w:eastAsia="Times New Roman" w:hAnsi="Times New Roman"/>
          <w:spacing w:val="6"/>
          <w:lang w:eastAsia="en-US"/>
        </w:rPr>
      </w:pPr>
      <w:ins w:id="31254" w:author="Rev 7 Allen Wirfs-Brock" w:date="2012-05-02T17:36:00Z">
        <w:del w:id="31255" w:author="Rev 8 Allen Wirfs-Brock" w:date="2012-06-15T15:29:00Z">
          <w:r w:rsidRPr="00786F5E" w:rsidDel="00C459A3">
            <w:rPr>
              <w:rFonts w:ascii="Times New Roman" w:eastAsia="Times New Roman" w:hAnsi="Times New Roman"/>
              <w:spacing w:val="6"/>
              <w:lang w:eastAsia="en-US"/>
            </w:rPr>
            <w:delText xml:space="preserve">Let </w:delText>
          </w:r>
          <w:r w:rsidRPr="00786F5E" w:rsidDel="00C459A3">
            <w:rPr>
              <w:rFonts w:ascii="Times New Roman" w:eastAsia="Times New Roman" w:hAnsi="Times New Roman"/>
              <w:i/>
              <w:spacing w:val="6"/>
              <w:lang w:eastAsia="en-US"/>
            </w:rPr>
            <w:delText>c</w:delText>
          </w:r>
          <w:r w:rsidRPr="00786F5E" w:rsidDel="00C459A3">
            <w:rPr>
              <w:rFonts w:ascii="Times New Roman" w:eastAsia="Times New Roman" w:hAnsi="Times New Roman"/>
              <w:spacing w:val="6"/>
              <w:lang w:eastAsia="en-US"/>
            </w:rPr>
            <w:delText xml:space="preserve"> be the character at position </w:delText>
          </w:r>
          <w:r w:rsidRPr="00786F5E" w:rsidDel="00C459A3">
            <w:rPr>
              <w:rFonts w:ascii="Times New Roman" w:eastAsia="Times New Roman" w:hAnsi="Times New Roman"/>
              <w:i/>
              <w:spacing w:val="6"/>
              <w:lang w:eastAsia="en-US"/>
            </w:rPr>
            <w:delText>n</w:delText>
          </w:r>
          <w:r w:rsidRPr="00786F5E" w:rsidDel="00C459A3">
            <w:rPr>
              <w:rFonts w:ascii="Times New Roman" w:eastAsia="Times New Roman" w:hAnsi="Times New Roman"/>
              <w:spacing w:val="6"/>
              <w:lang w:eastAsia="en-US"/>
            </w:rPr>
            <w:delText xml:space="preserve"> in </w:delText>
          </w:r>
          <w:r w:rsidRPr="00786F5E" w:rsidDel="00C459A3">
            <w:rPr>
              <w:rFonts w:ascii="Times New Roman" w:eastAsia="Times New Roman" w:hAnsi="Times New Roman"/>
              <w:i/>
              <w:spacing w:val="6"/>
              <w:lang w:eastAsia="en-US"/>
            </w:rPr>
            <w:delText>S</w:delText>
          </w:r>
          <w:r w:rsidRPr="00786F5E" w:rsidDel="00C459A3">
            <w:rPr>
              <w:rFonts w:ascii="Times New Roman" w:eastAsia="Times New Roman" w:hAnsi="Times New Roman"/>
              <w:spacing w:val="6"/>
              <w:lang w:eastAsia="en-US"/>
            </w:rPr>
            <w:delText>.</w:delText>
          </w:r>
        </w:del>
      </w:ins>
    </w:p>
    <w:p w14:paraId="76BB6054" w14:textId="77777777" w:rsidR="00762CE7" w:rsidRPr="00786F5E" w:rsidDel="00C459A3" w:rsidRDefault="00762CE7" w:rsidP="00762CE7">
      <w:pPr>
        <w:numPr>
          <w:ilvl w:val="1"/>
          <w:numId w:val="802"/>
        </w:numPr>
        <w:spacing w:after="0" w:line="240" w:lineRule="auto"/>
        <w:jc w:val="left"/>
        <w:rPr>
          <w:ins w:id="31256" w:author="Rev 7 Allen Wirfs-Brock" w:date="2012-05-02T17:36:00Z"/>
          <w:del w:id="31257" w:author="Rev 8 Allen Wirfs-Brock" w:date="2012-06-15T15:29:00Z"/>
          <w:rFonts w:ascii="Times New Roman" w:eastAsia="Times New Roman" w:hAnsi="Times New Roman"/>
          <w:spacing w:val="6"/>
          <w:lang w:eastAsia="en-US"/>
        </w:rPr>
      </w:pPr>
      <w:ins w:id="31258" w:author="Rev 7 Allen Wirfs-Brock" w:date="2012-05-02T17:36:00Z">
        <w:del w:id="31259" w:author="Rev 8 Allen Wirfs-Brock" w:date="2012-06-15T15:29:00Z">
          <w:r w:rsidRPr="00786F5E" w:rsidDel="00C459A3">
            <w:rPr>
              <w:rFonts w:ascii="Times New Roman" w:eastAsia="Times New Roman" w:hAnsi="Times New Roman"/>
              <w:spacing w:val="6"/>
              <w:lang w:eastAsia="en-US"/>
            </w:rPr>
            <w:delText xml:space="preserve">Call the [[DefineOwnProperty]] internal method of </w:delText>
          </w:r>
          <w:r w:rsidRPr="00786F5E" w:rsidDel="00C459A3">
            <w:rPr>
              <w:rFonts w:ascii="Times New Roman" w:eastAsia="Times New Roman" w:hAnsi="Times New Roman"/>
              <w:i/>
              <w:spacing w:val="6"/>
              <w:lang w:eastAsia="en-US"/>
            </w:rPr>
            <w:delText>array</w:delText>
          </w:r>
          <w:r w:rsidRPr="00786F5E" w:rsidDel="00C459A3">
            <w:rPr>
              <w:rFonts w:ascii="Times New Roman" w:eastAsia="Times New Roman" w:hAnsi="Times New Roman"/>
              <w:spacing w:val="6"/>
              <w:lang w:eastAsia="en-US"/>
            </w:rPr>
            <w:delText xml:space="preserve"> with arguments ToString(</w:delText>
          </w:r>
          <w:r w:rsidRPr="00786F5E" w:rsidDel="00C459A3">
            <w:rPr>
              <w:rFonts w:ascii="Times New Roman" w:eastAsia="Times New Roman" w:hAnsi="Times New Roman"/>
              <w:i/>
              <w:spacing w:val="6"/>
              <w:lang w:eastAsia="en-US"/>
            </w:rPr>
            <w:delText>n</w:delText>
          </w:r>
          <w:r w:rsidRPr="00786F5E" w:rsidDel="00C459A3">
            <w:rPr>
              <w:rFonts w:ascii="Times New Roman" w:eastAsia="Times New Roman" w:hAnsi="Times New Roman"/>
              <w:spacing w:val="6"/>
              <w:lang w:eastAsia="en-US"/>
            </w:rPr>
            <w:delText xml:space="preserve">), the PropertyDescriptor {[[Value]]: </w:delText>
          </w:r>
          <w:r w:rsidRPr="00786F5E" w:rsidDel="00C459A3">
            <w:rPr>
              <w:rFonts w:ascii="Times New Roman" w:eastAsia="Times New Roman" w:hAnsi="Times New Roman"/>
              <w:i/>
              <w:spacing w:val="6"/>
              <w:lang w:eastAsia="en-US"/>
            </w:rPr>
            <w:delText>c</w:delText>
          </w:r>
          <w:r w:rsidRPr="00786F5E" w:rsidDel="00C459A3">
            <w:rPr>
              <w:rFonts w:ascii="Times New Roman" w:eastAsia="Times New Roman" w:hAnsi="Times New Roman"/>
              <w:spacing w:val="6"/>
              <w:lang w:eastAsia="en-US"/>
            </w:rPr>
            <w:delText xml:space="preserve">, [[Writable]]: </w:delText>
          </w:r>
          <w:r w:rsidRPr="00786F5E" w:rsidDel="00C459A3">
            <w:rPr>
              <w:rFonts w:ascii="Times New Roman" w:eastAsia="Times New Roman" w:hAnsi="Times New Roman"/>
              <w:b/>
              <w:spacing w:val="6"/>
              <w:lang w:eastAsia="en-US"/>
            </w:rPr>
            <w:delText>true</w:delText>
          </w:r>
          <w:r w:rsidRPr="00786F5E" w:rsidDel="00C459A3">
            <w:rPr>
              <w:rFonts w:ascii="Times New Roman" w:eastAsia="Times New Roman" w:hAnsi="Times New Roman"/>
              <w:spacing w:val="6"/>
              <w:lang w:eastAsia="en-US"/>
            </w:rPr>
            <w:delText xml:space="preserve">, [[Enumerable]]: </w:delText>
          </w:r>
          <w:r w:rsidRPr="00786F5E" w:rsidDel="00C459A3">
            <w:rPr>
              <w:rFonts w:ascii="Times New Roman" w:eastAsia="Times New Roman" w:hAnsi="Times New Roman"/>
              <w:b/>
              <w:spacing w:val="6"/>
              <w:lang w:eastAsia="en-US"/>
            </w:rPr>
            <w:delText>true</w:delText>
          </w:r>
          <w:r w:rsidRPr="00786F5E" w:rsidDel="00C459A3">
            <w:rPr>
              <w:rFonts w:ascii="Times New Roman" w:eastAsia="Times New Roman" w:hAnsi="Times New Roman"/>
              <w:spacing w:val="6"/>
              <w:lang w:eastAsia="en-US"/>
            </w:rPr>
            <w:delText xml:space="preserve">, [[Configurable]]: </w:delText>
          </w:r>
          <w:r w:rsidRPr="00786F5E" w:rsidDel="00C459A3">
            <w:rPr>
              <w:rFonts w:ascii="Times New Roman" w:eastAsia="Times New Roman" w:hAnsi="Times New Roman"/>
              <w:b/>
              <w:spacing w:val="6"/>
              <w:lang w:eastAsia="en-US"/>
            </w:rPr>
            <w:delText>true</w:delText>
          </w:r>
          <w:r w:rsidRPr="00786F5E" w:rsidDel="00C459A3">
            <w:rPr>
              <w:rFonts w:ascii="Times New Roman" w:eastAsia="Times New Roman" w:hAnsi="Times New Roman"/>
              <w:spacing w:val="6"/>
              <w:lang w:eastAsia="en-US"/>
            </w:rPr>
            <w:delText xml:space="preserve">}, and </w:delText>
          </w:r>
          <w:r w:rsidRPr="00786F5E" w:rsidDel="00C459A3">
            <w:rPr>
              <w:rFonts w:ascii="Times New Roman" w:eastAsia="Times New Roman" w:hAnsi="Times New Roman"/>
              <w:b/>
              <w:spacing w:val="6"/>
              <w:lang w:eastAsia="en-US"/>
            </w:rPr>
            <w:delText>false</w:delText>
          </w:r>
          <w:r w:rsidRPr="00786F5E" w:rsidDel="00C459A3">
            <w:rPr>
              <w:rFonts w:ascii="Times New Roman" w:eastAsia="Times New Roman" w:hAnsi="Times New Roman"/>
              <w:spacing w:val="6"/>
              <w:lang w:eastAsia="en-US"/>
            </w:rPr>
            <w:delText>.</w:delText>
          </w:r>
        </w:del>
      </w:ins>
    </w:p>
    <w:p w14:paraId="0D6B7ED0" w14:textId="77777777" w:rsidR="00762CE7" w:rsidRPr="00786F5E" w:rsidDel="00C459A3" w:rsidRDefault="00762CE7" w:rsidP="00762CE7">
      <w:pPr>
        <w:numPr>
          <w:ilvl w:val="1"/>
          <w:numId w:val="802"/>
        </w:numPr>
        <w:spacing w:after="0" w:line="240" w:lineRule="auto"/>
        <w:jc w:val="left"/>
        <w:rPr>
          <w:ins w:id="31260" w:author="Rev 7 Allen Wirfs-Brock" w:date="2012-05-02T17:36:00Z"/>
          <w:del w:id="31261" w:author="Rev 8 Allen Wirfs-Brock" w:date="2012-06-15T15:29:00Z"/>
          <w:rFonts w:ascii="Times New Roman" w:eastAsia="Times New Roman" w:hAnsi="Times New Roman"/>
          <w:spacing w:val="6"/>
          <w:lang w:eastAsia="en-US"/>
        </w:rPr>
      </w:pPr>
      <w:ins w:id="31262" w:author="Rev 7 Allen Wirfs-Brock" w:date="2012-05-02T17:36:00Z">
        <w:del w:id="31263" w:author="Rev 8 Allen Wirfs-Brock" w:date="2012-06-15T15:29:00Z">
          <w:r w:rsidRPr="00786F5E" w:rsidDel="00C459A3">
            <w:rPr>
              <w:rFonts w:ascii="Times New Roman" w:eastAsia="Times New Roman" w:hAnsi="Times New Roman"/>
              <w:spacing w:val="6"/>
              <w:lang w:eastAsia="en-US"/>
            </w:rPr>
            <w:delText xml:space="preserve">Increment </w:delText>
          </w:r>
          <w:r w:rsidRPr="00786F5E" w:rsidDel="00C459A3">
            <w:rPr>
              <w:rFonts w:ascii="Times New Roman" w:eastAsia="Times New Roman" w:hAnsi="Times New Roman"/>
              <w:i/>
              <w:spacing w:val="6"/>
              <w:lang w:eastAsia="en-US"/>
            </w:rPr>
            <w:delText>n</w:delText>
          </w:r>
          <w:r w:rsidRPr="00786F5E" w:rsidDel="00C459A3">
            <w:rPr>
              <w:rFonts w:ascii="Times New Roman" w:eastAsia="Times New Roman" w:hAnsi="Times New Roman"/>
              <w:spacing w:val="6"/>
              <w:lang w:eastAsia="en-US"/>
            </w:rPr>
            <w:delText xml:space="preserve"> by 1.</w:delText>
          </w:r>
        </w:del>
      </w:ins>
    </w:p>
    <w:p w14:paraId="6FECB49F" w14:textId="77777777" w:rsidR="00762CE7" w:rsidRPr="00786F5E" w:rsidDel="00C459A3" w:rsidRDefault="00762CE7" w:rsidP="00762CE7">
      <w:pPr>
        <w:numPr>
          <w:ilvl w:val="0"/>
          <w:numId w:val="802"/>
        </w:numPr>
        <w:spacing w:after="220" w:line="240" w:lineRule="auto"/>
        <w:jc w:val="left"/>
        <w:rPr>
          <w:ins w:id="31264" w:author="Rev 7 Allen Wirfs-Brock" w:date="2012-05-02T17:36:00Z"/>
          <w:del w:id="31265" w:author="Rev 8 Allen Wirfs-Brock" w:date="2012-06-15T15:29:00Z"/>
          <w:rFonts w:ascii="Times New Roman" w:eastAsia="Times New Roman" w:hAnsi="Times New Roman"/>
          <w:spacing w:val="6"/>
          <w:lang w:eastAsia="en-US"/>
        </w:rPr>
      </w:pPr>
      <w:ins w:id="31266" w:author="Rev 7 Allen Wirfs-Brock" w:date="2012-05-02T17:36:00Z">
        <w:del w:id="31267" w:author="Rev 8 Allen Wirfs-Brock" w:date="2012-06-15T15:29:00Z">
          <w:r w:rsidRPr="00786F5E" w:rsidDel="00C459A3">
            <w:rPr>
              <w:rFonts w:ascii="Times New Roman" w:eastAsia="Times New Roman" w:hAnsi="Times New Roman"/>
              <w:spacing w:val="6"/>
              <w:lang w:eastAsia="en-US"/>
            </w:rPr>
            <w:delText xml:space="preserve">Return </w:delText>
          </w:r>
          <w:r w:rsidRPr="00786F5E" w:rsidDel="00C459A3">
            <w:rPr>
              <w:rFonts w:ascii="Times New Roman" w:eastAsia="Times New Roman" w:hAnsi="Times New Roman"/>
              <w:i/>
              <w:spacing w:val="6"/>
              <w:lang w:eastAsia="en-US"/>
            </w:rPr>
            <w:delText>array</w:delText>
          </w:r>
          <w:r w:rsidRPr="00786F5E" w:rsidDel="00C459A3">
            <w:rPr>
              <w:rFonts w:ascii="Times New Roman" w:eastAsia="Times New Roman" w:hAnsi="Times New Roman"/>
              <w:spacing w:val="6"/>
              <w:lang w:eastAsia="en-US"/>
            </w:rPr>
            <w:delText>.</w:delText>
          </w:r>
        </w:del>
      </w:ins>
    </w:p>
    <w:p w14:paraId="66DA2767" w14:textId="77777777" w:rsidR="00762CE7" w:rsidRPr="00762CE7" w:rsidDel="00C459A3" w:rsidRDefault="00762CE7" w:rsidP="00762CE7">
      <w:pPr>
        <w:rPr>
          <w:ins w:id="31268" w:author="Rev 7 Allen Wirfs-Brock" w:date="2012-05-02T17:36:00Z"/>
          <w:del w:id="31269" w:author="Rev 8 Allen Wirfs-Brock" w:date="2012-06-15T15:29:00Z"/>
          <w:rFonts w:cs="Arial"/>
        </w:rPr>
      </w:pPr>
      <w:ins w:id="31270" w:author="Rev 7 Allen Wirfs-Brock" w:date="2012-05-02T17:36:00Z">
        <w:del w:id="31271" w:author="Rev 8 Allen Wirfs-Brock" w:date="2012-06-15T15:29:00Z">
          <w:r w:rsidRPr="00762CE7" w:rsidDel="00C459A3">
            <w:rPr>
              <w:rFonts w:cs="Arial"/>
            </w:rPr>
            <w:delText xml:space="preserve">The </w:delText>
          </w:r>
          <w:r w:rsidRPr="00762CE7" w:rsidDel="00C459A3">
            <w:rPr>
              <w:rFonts w:cs="Arial"/>
              <w:b/>
            </w:rPr>
            <w:delText>length</w:delText>
          </w:r>
          <w:r w:rsidRPr="00762CE7" w:rsidDel="00C459A3">
            <w:rPr>
              <w:rFonts w:cs="Arial"/>
            </w:rPr>
            <w:delText xml:space="preserve"> property of the </w:delText>
          </w:r>
          <w:r w:rsidRPr="00762CE7" w:rsidDel="00C459A3">
            <w:rPr>
              <w:rFonts w:cs="Arial"/>
              <w:b/>
            </w:rPr>
            <w:delText>toArray</w:delText>
          </w:r>
          <w:r w:rsidRPr="00762CE7" w:rsidDel="00C459A3">
            <w:rPr>
              <w:rFonts w:cs="Arial"/>
            </w:rPr>
            <w:delText xml:space="preserve"> method is </w:delText>
          </w:r>
          <w:r w:rsidRPr="00762CE7" w:rsidDel="00C459A3">
            <w:rPr>
              <w:rFonts w:cs="Arial"/>
              <w:b/>
            </w:rPr>
            <w:delText>0</w:delText>
          </w:r>
          <w:r w:rsidRPr="00762CE7" w:rsidDel="00C459A3">
            <w:rPr>
              <w:rFonts w:cs="Arial"/>
            </w:rPr>
            <w:delText>.</w:delText>
          </w:r>
        </w:del>
      </w:ins>
    </w:p>
    <w:p w14:paraId="5A268D22" w14:textId="77777777" w:rsidR="000316BA" w:rsidRPr="00762CE7" w:rsidDel="00C459A3" w:rsidRDefault="000316BA" w:rsidP="000316BA">
      <w:pPr>
        <w:pStyle w:val="Note"/>
        <w:rPr>
          <w:ins w:id="31272" w:author="Rev 7 Allen Wirfs-Brock" w:date="2012-05-02T18:10:00Z"/>
          <w:del w:id="31273" w:author="Rev 8 Allen Wirfs-Brock" w:date="2012-06-15T15:29:00Z"/>
        </w:rPr>
      </w:pPr>
      <w:ins w:id="31274" w:author="Rev 7 Allen Wirfs-Brock" w:date="2012-05-02T18:10:00Z">
        <w:del w:id="31275" w:author="Rev 8 Allen Wirfs-Brock" w:date="2012-06-15T15:29:00Z">
          <w:r w:rsidDel="00C459A3">
            <w:delText>NOTE 1</w:delText>
          </w:r>
          <w:r w:rsidDel="00C459A3">
            <w:tab/>
          </w:r>
          <w:r w:rsidRPr="00762CE7" w:rsidDel="00C459A3">
            <w:delText>Returns an Array object with elements corresponding to the characters of this object (converted to a String).</w:delText>
          </w:r>
        </w:del>
      </w:ins>
    </w:p>
    <w:p w14:paraId="14012EB7" w14:textId="77777777" w:rsidR="00762CE7" w:rsidRPr="00762CE7" w:rsidDel="00C459A3" w:rsidRDefault="00762CE7" w:rsidP="000316BA">
      <w:pPr>
        <w:pStyle w:val="Note"/>
        <w:rPr>
          <w:ins w:id="31276" w:author="Rev 7 Allen Wirfs-Brock" w:date="2012-05-02T17:36:00Z"/>
          <w:del w:id="31277" w:author="Rev 8 Allen Wirfs-Brock" w:date="2012-06-15T15:29:00Z"/>
        </w:rPr>
      </w:pPr>
      <w:ins w:id="31278" w:author="Rev 7 Allen Wirfs-Brock" w:date="2012-05-02T17:36:00Z">
        <w:del w:id="31279" w:author="Rev 8 Allen Wirfs-Brock" w:date="2012-06-15T15:29:00Z">
          <w:r w:rsidRPr="00762CE7" w:rsidDel="00C459A3">
            <w:delText>NOTE</w:delText>
          </w:r>
        </w:del>
      </w:ins>
      <w:ins w:id="31280" w:author="Rev 7 Allen Wirfs-Brock" w:date="2012-05-02T18:09:00Z">
        <w:del w:id="31281" w:author="Rev 8 Allen Wirfs-Brock" w:date="2012-06-15T15:29:00Z">
          <w:r w:rsidR="000316BA" w:rsidDel="00C459A3">
            <w:delText xml:space="preserve"> 2</w:delText>
          </w:r>
        </w:del>
      </w:ins>
      <w:ins w:id="31282" w:author="Rev 7 Allen Wirfs-Brock" w:date="2012-05-02T17:36:00Z">
        <w:del w:id="31283" w:author="Rev 8 Allen Wirfs-Brock" w:date="2012-06-15T15:29:00Z">
          <w:r w:rsidRPr="00762CE7" w:rsidDel="00C459A3">
            <w:tab/>
            <w:delText xml:space="preserve">The </w:delText>
          </w:r>
          <w:r w:rsidRPr="00762CE7" w:rsidDel="00C459A3">
            <w:rPr>
              <w:b/>
            </w:rPr>
            <w:delText>toArray</w:delText>
          </w:r>
          <w:r w:rsidRPr="00762CE7" w:rsidDel="00C459A3">
            <w:delText xml:space="preserve"> function is intentionally generic; it does not require that its </w:delText>
          </w:r>
          <w:r w:rsidRPr="00762CE7" w:rsidDel="00C459A3">
            <w:rPr>
              <w:b/>
            </w:rPr>
            <w:delText>this</w:delText>
          </w:r>
          <w:r w:rsidRPr="00762CE7" w:rsidDel="00C459A3">
            <w:delText xml:space="preserve"> value be a String object. Therefore, it can be transferred to other kinds of objects for use as a method.</w:delText>
          </w:r>
        </w:del>
      </w:ins>
    </w:p>
    <w:p w14:paraId="0C69E266" w14:textId="77777777" w:rsidR="004C02EF" w:rsidRPr="00E77497" w:rsidRDefault="004C02EF" w:rsidP="00B43482">
      <w:pPr>
        <w:pStyle w:val="30"/>
        <w:numPr>
          <w:ilvl w:val="0"/>
          <w:numId w:val="0"/>
        </w:numPr>
      </w:pPr>
      <w:bookmarkStart w:id="31284" w:name="_Toc336509618"/>
      <w:r w:rsidRPr="00E77497">
        <w:t>15.5.5</w:t>
      </w:r>
      <w:r w:rsidRPr="00E77497">
        <w:tab/>
        <w:t>Properties of String Instance</w:t>
      </w:r>
      <w:bookmarkEnd w:id="30333"/>
      <w:bookmarkEnd w:id="30334"/>
      <w:bookmarkEnd w:id="30885"/>
      <w:bookmarkEnd w:id="30886"/>
      <w:bookmarkEnd w:id="30887"/>
      <w:r w:rsidRPr="00E77497">
        <w:t>s</w:t>
      </w:r>
      <w:bookmarkEnd w:id="30888"/>
      <w:bookmarkEnd w:id="30889"/>
      <w:bookmarkEnd w:id="30890"/>
      <w:bookmarkEnd w:id="30891"/>
      <w:bookmarkEnd w:id="30892"/>
      <w:bookmarkEnd w:id="30893"/>
      <w:bookmarkEnd w:id="31284"/>
    </w:p>
    <w:p w14:paraId="551F1435" w14:textId="77777777" w:rsidR="004C02EF" w:rsidRPr="00E77497" w:rsidRDefault="004C02EF" w:rsidP="004C02EF">
      <w:r w:rsidRPr="00E77497">
        <w:t xml:space="preserve">String instances inherit properties from the String prototype object and </w:t>
      </w:r>
      <w:del w:id="31285" w:author="Allen Wirfs-Brock" w:date="2011-07-02T14:11:00Z">
        <w:r w:rsidRPr="00E77497" w:rsidDel="00141138">
          <w:delText>their [[Class]]</w:delText>
        </w:r>
      </w:del>
      <w:ins w:id="31286" w:author="Allen Wirfs-Brock" w:date="2011-07-02T14:11:00Z">
        <w:r w:rsidR="00141138" w:rsidRPr="00E77497">
          <w:t>have a [[</w:t>
        </w:r>
        <w:del w:id="31287" w:author="Rev 3 Allen Wirfs-Brock" w:date="2011-09-07T17:55:00Z">
          <w:r w:rsidR="00141138" w:rsidRPr="00E77497" w:rsidDel="00065D08">
            <w:delText>IsString</w:delText>
          </w:r>
        </w:del>
      </w:ins>
      <w:ins w:id="31288" w:author="Rev 3 Allen Wirfs-Brock" w:date="2011-09-07T17:55:00Z">
        <w:r w:rsidR="00065D08" w:rsidRPr="00E77497">
          <w:t>NativeBrand</w:t>
        </w:r>
      </w:ins>
      <w:ins w:id="31289" w:author="Allen Wirfs-Brock" w:date="2011-07-02T14:11:00Z">
        <w:r w:rsidR="00141138" w:rsidRPr="00E77497">
          <w:t>]]</w:t>
        </w:r>
      </w:ins>
      <w:r w:rsidRPr="00E77497">
        <w:t xml:space="preserve"> internal property</w:t>
      </w:r>
      <w:ins w:id="31290" w:author="Rev 3 Allen Wirfs-Brock" w:date="2011-09-07T17:55:00Z">
        <w:r w:rsidR="00065D08" w:rsidRPr="00E77497">
          <w:t xml:space="preserve"> with value StringWrapper</w:t>
        </w:r>
      </w:ins>
      <w:del w:id="31291" w:author="Allen Wirfs-Brock" w:date="2011-07-02T14:12:00Z">
        <w:r w:rsidRPr="00E77497" w:rsidDel="00141138">
          <w:delText xml:space="preserve"> value is </w:delText>
        </w:r>
        <w:r w:rsidRPr="00E77497" w:rsidDel="00141138">
          <w:rPr>
            <w:rFonts w:ascii="Courier New" w:hAnsi="Courier New" w:cs="Courier New"/>
            <w:b/>
          </w:rPr>
          <w:delText>"String"</w:delText>
        </w:r>
      </w:del>
      <w:r w:rsidRPr="00E77497">
        <w:t xml:space="preserve">. String instances also have a [[PrimitiveValue]] internal property, a </w:t>
      </w:r>
      <w:r w:rsidRPr="00E77497">
        <w:rPr>
          <w:rFonts w:ascii="Courier New" w:hAnsi="Courier New"/>
          <w:b/>
        </w:rPr>
        <w:t>length</w:t>
      </w:r>
      <w:r w:rsidRPr="00E77497">
        <w:t xml:space="preserve"> property, and a set of enumerable properties with array index names.</w:t>
      </w:r>
    </w:p>
    <w:p w14:paraId="24571517" w14:textId="77777777" w:rsidR="004C02EF" w:rsidRPr="00E77497" w:rsidRDefault="004C02EF" w:rsidP="004C02EF">
      <w:r w:rsidRPr="00E77497">
        <w:t>The [[PrimitiveValue]] internal property is the String value represented by this String object.</w:t>
      </w:r>
      <w:bookmarkStart w:id="31292" w:name="_Toc382291642"/>
      <w:bookmarkStart w:id="31293" w:name="_Toc385672326"/>
      <w:bookmarkStart w:id="31294" w:name="_Toc393690442"/>
      <w:r w:rsidRPr="00E77497">
        <w:t xml:space="preserve"> The array index named properties correspond to the individual </w:t>
      </w:r>
      <w:del w:id="31295" w:author="Rev 9 Allen Wirfs-Brock" w:date="2012-07-07T13:18:00Z">
        <w:r w:rsidRPr="00E77497" w:rsidDel="00EE36C4">
          <w:delText xml:space="preserve">characters </w:delText>
        </w:r>
      </w:del>
      <w:ins w:id="31296" w:author="Rev 9 Allen Wirfs-Brock" w:date="2012-07-07T13:18:00Z">
        <w:r w:rsidR="00EE36C4">
          <w:t>elements</w:t>
        </w:r>
        <w:r w:rsidR="00EE36C4" w:rsidRPr="00E77497">
          <w:t xml:space="preserve"> </w:t>
        </w:r>
      </w:ins>
      <w:r w:rsidRPr="00E77497">
        <w:t xml:space="preserve">of the String value. A special [[GetOwnProperty]] internal method is used to specify the number, values, and attributes of the array index named properties. </w:t>
      </w:r>
    </w:p>
    <w:p w14:paraId="3BD0D30C" w14:textId="77777777" w:rsidR="004C02EF" w:rsidRPr="00E77497" w:rsidRDefault="004C02EF" w:rsidP="004C02EF">
      <w:pPr>
        <w:pStyle w:val="40"/>
        <w:numPr>
          <w:ilvl w:val="0"/>
          <w:numId w:val="0"/>
        </w:numPr>
      </w:pPr>
      <w:bookmarkStart w:id="31297" w:name="_Ref457704420"/>
      <w:r w:rsidRPr="00E77497">
        <w:t>15.5.5.1</w:t>
      </w:r>
      <w:r w:rsidRPr="00E77497">
        <w:tab/>
        <w:t>lengt</w:t>
      </w:r>
      <w:bookmarkEnd w:id="31292"/>
      <w:bookmarkEnd w:id="31293"/>
      <w:bookmarkEnd w:id="31294"/>
      <w:r w:rsidRPr="00E77497">
        <w:t>h</w:t>
      </w:r>
      <w:bookmarkEnd w:id="31297"/>
    </w:p>
    <w:p w14:paraId="553D35F8" w14:textId="77777777" w:rsidR="004C02EF" w:rsidRPr="00E77497" w:rsidRDefault="004C02EF" w:rsidP="004C02EF">
      <w:r w:rsidRPr="00E77497">
        <w:t xml:space="preserve">The number of </w:t>
      </w:r>
      <w:del w:id="31298" w:author="Rev 9 Allen Wirfs-Brock" w:date="2012-07-07T13:18:00Z">
        <w:r w:rsidRPr="00E77497" w:rsidDel="00EE36C4">
          <w:delText xml:space="preserve">characters </w:delText>
        </w:r>
      </w:del>
      <w:ins w:id="31299" w:author="Rev 9 Allen Wirfs-Brock" w:date="2012-07-07T13:18:00Z">
        <w:r w:rsidR="00EE36C4">
          <w:t>elements</w:t>
        </w:r>
        <w:r w:rsidR="00EE36C4" w:rsidRPr="00E77497">
          <w:t xml:space="preserve"> </w:t>
        </w:r>
      </w:ins>
      <w:r w:rsidRPr="00E77497">
        <w:t>in the String value represented by this String object.</w:t>
      </w:r>
    </w:p>
    <w:p w14:paraId="284C574B" w14:textId="77777777" w:rsidR="004C02EF" w:rsidRPr="00E77497" w:rsidRDefault="004C02EF" w:rsidP="004C02EF">
      <w:r w:rsidRPr="00E77497">
        <w:t xml:space="preserve">Once a String object is created, this property is unchanging. It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1300" w:name="_Toc382212260"/>
      <w:bookmarkStart w:id="31301" w:name="_Toc382212823"/>
      <w:bookmarkStart w:id="31302" w:name="_Toc382291643"/>
      <w:bookmarkStart w:id="31303" w:name="_Ref383601928"/>
      <w:bookmarkStart w:id="31304" w:name="_Toc385672327"/>
      <w:bookmarkStart w:id="31305" w:name="_Toc393690443"/>
      <w:bookmarkStart w:id="31306" w:name="_Ref404493316"/>
    </w:p>
    <w:p w14:paraId="13BD96D0" w14:textId="77777777" w:rsidR="004C02EF" w:rsidRPr="00E77497" w:rsidRDefault="004C02EF" w:rsidP="004C02EF">
      <w:pPr>
        <w:pStyle w:val="40"/>
        <w:numPr>
          <w:ilvl w:val="0"/>
          <w:numId w:val="0"/>
        </w:numPr>
      </w:pPr>
      <w:r w:rsidRPr="00E77497">
        <w:t>15.5.5.2</w:t>
      </w:r>
      <w:r w:rsidRPr="00E77497">
        <w:tab/>
        <w:t>[[GetOwnProperty]] ( P )</w:t>
      </w:r>
    </w:p>
    <w:p w14:paraId="6B4F76BC" w14:textId="77777777" w:rsidR="004C02EF" w:rsidRPr="00E77497" w:rsidRDefault="004C02EF" w:rsidP="004C02EF">
      <w:r w:rsidRPr="00E77497">
        <w:t xml:space="preserve">String objects use a variation of the [[GetOwnProperty]] internal method used for other native ECMAScript objects (8.12.1). This special internal method provides access to named properties corresponding to the individual </w:t>
      </w:r>
      <w:del w:id="31307" w:author="Rev 9 Allen Wirfs-Brock" w:date="2012-07-07T13:18:00Z">
        <w:r w:rsidRPr="00E77497" w:rsidDel="00EE36C4">
          <w:delText xml:space="preserve">characters </w:delText>
        </w:r>
      </w:del>
      <w:ins w:id="31308" w:author="Rev 9 Allen Wirfs-Brock" w:date="2012-07-07T13:18:00Z">
        <w:r w:rsidR="00EE36C4">
          <w:t>elements</w:t>
        </w:r>
        <w:r w:rsidR="00EE36C4" w:rsidRPr="00E77497">
          <w:t xml:space="preserve"> </w:t>
        </w:r>
      </w:ins>
      <w:r w:rsidRPr="00E77497">
        <w:t>of String objects.</w:t>
      </w:r>
    </w:p>
    <w:p w14:paraId="628B0DF2" w14:textId="77777777" w:rsidR="004C02EF" w:rsidRPr="00E77497" w:rsidRDefault="004C02EF" w:rsidP="004C02EF">
      <w:r w:rsidRPr="00E77497">
        <w:t xml:space="preserve">Assume </w:t>
      </w:r>
      <w:r w:rsidRPr="00E77497">
        <w:rPr>
          <w:rFonts w:ascii="Times New Roman" w:hAnsi="Times New Roman"/>
          <w:i/>
        </w:rPr>
        <w:t xml:space="preserve">S </w:t>
      </w:r>
      <w:r w:rsidRPr="00E77497">
        <w:t xml:space="preserve">is a String object and </w:t>
      </w:r>
      <w:r w:rsidRPr="00E77497">
        <w:rPr>
          <w:rFonts w:ascii="Times New Roman" w:hAnsi="Times New Roman"/>
          <w:i/>
        </w:rPr>
        <w:t xml:space="preserve">P </w:t>
      </w:r>
      <w:r w:rsidRPr="00E77497">
        <w:t>is a String.</w:t>
      </w:r>
    </w:p>
    <w:p w14:paraId="0BA2DC4D" w14:textId="77777777" w:rsidR="004C02EF" w:rsidRPr="00E77497" w:rsidRDefault="004C02EF" w:rsidP="004C02EF">
      <w:r w:rsidRPr="00E77497">
        <w:t xml:space="preserve">When the [[GetOwnProperty]] internal method of </w:t>
      </w:r>
      <w:r w:rsidRPr="00E77497">
        <w:rPr>
          <w:rFonts w:ascii="Times New Roman" w:hAnsi="Times New Roman"/>
          <w:i/>
        </w:rPr>
        <w:t xml:space="preserve">S </w:t>
      </w:r>
      <w:r w:rsidRPr="00E77497">
        <w:t xml:space="preserve">is called with property name </w:t>
      </w:r>
      <w:r w:rsidRPr="00E77497">
        <w:rPr>
          <w:rFonts w:ascii="Times New Roman" w:hAnsi="Times New Roman"/>
          <w:i/>
        </w:rPr>
        <w:t>P</w:t>
      </w:r>
      <w:r w:rsidRPr="00E77497">
        <w:t>, the following steps are taken:</w:t>
      </w:r>
    </w:p>
    <w:p w14:paraId="01EA3238" w14:textId="77777777" w:rsidR="004C02EF" w:rsidRPr="00E77497" w:rsidRDefault="004C02EF" w:rsidP="00834A33">
      <w:pPr>
        <w:pStyle w:val="Alg4"/>
        <w:numPr>
          <w:ilvl w:val="0"/>
          <w:numId w:val="236"/>
        </w:numPr>
      </w:pPr>
      <w:r w:rsidRPr="00E77497">
        <w:t xml:space="preserve">Let </w:t>
      </w:r>
      <w:r w:rsidRPr="00E77497">
        <w:rPr>
          <w:i/>
        </w:rPr>
        <w:t>desc</w:t>
      </w:r>
      <w:r w:rsidRPr="00E77497">
        <w:t xml:space="preserve"> be the result of calling the default [[GetOwnProperty]] internal method (8.12.1) on </w:t>
      </w:r>
      <w:r w:rsidRPr="00E77497">
        <w:rPr>
          <w:i/>
        </w:rPr>
        <w:t xml:space="preserve">S </w:t>
      </w:r>
      <w:r w:rsidRPr="00E77497">
        <w:t xml:space="preserve">with argument </w:t>
      </w:r>
      <w:r w:rsidRPr="00E77497">
        <w:rPr>
          <w:i/>
        </w:rPr>
        <w:t>P</w:t>
      </w:r>
      <w:r w:rsidRPr="00E77497">
        <w:t>.</w:t>
      </w:r>
    </w:p>
    <w:p w14:paraId="10954352" w14:textId="77777777" w:rsidR="004C02EF" w:rsidRPr="00E77497" w:rsidRDefault="004C02EF" w:rsidP="00834A33">
      <w:pPr>
        <w:pStyle w:val="Alg4"/>
        <w:numPr>
          <w:ilvl w:val="0"/>
          <w:numId w:val="236"/>
        </w:numPr>
      </w:pPr>
      <w:r w:rsidRPr="00E77497">
        <w:t xml:space="preserve">If </w:t>
      </w:r>
      <w:r w:rsidRPr="00E77497">
        <w:rPr>
          <w:i/>
        </w:rPr>
        <w:t>desc</w:t>
      </w:r>
      <w:r w:rsidRPr="00E77497">
        <w:t xml:space="preserve"> is not </w:t>
      </w:r>
      <w:r w:rsidRPr="00E77497">
        <w:rPr>
          <w:b/>
        </w:rPr>
        <w:t xml:space="preserve">undefined </w:t>
      </w:r>
      <w:r w:rsidRPr="00E77497">
        <w:t xml:space="preserve">return </w:t>
      </w:r>
      <w:r w:rsidRPr="00E77497">
        <w:rPr>
          <w:i/>
        </w:rPr>
        <w:t>desc</w:t>
      </w:r>
      <w:r w:rsidRPr="00E77497">
        <w:t xml:space="preserve">. </w:t>
      </w:r>
    </w:p>
    <w:p w14:paraId="49446460" w14:textId="77777777" w:rsidR="004C02EF" w:rsidRPr="00E77497" w:rsidRDefault="004C02EF" w:rsidP="00834A33">
      <w:pPr>
        <w:pStyle w:val="Alg4"/>
        <w:numPr>
          <w:ilvl w:val="0"/>
          <w:numId w:val="236"/>
        </w:numPr>
      </w:pPr>
      <w:r w:rsidRPr="00E77497">
        <w:t>If ToString(abs(ToInteger(</w:t>
      </w:r>
      <w:r w:rsidRPr="00E77497">
        <w:rPr>
          <w:i/>
        </w:rPr>
        <w:t>P</w:t>
      </w:r>
      <w:r w:rsidRPr="00E77497">
        <w:t xml:space="preserve">))) is not the same value as </w:t>
      </w:r>
      <w:r w:rsidRPr="00E77497">
        <w:rPr>
          <w:i/>
        </w:rPr>
        <w:t>P</w:t>
      </w:r>
      <w:r w:rsidRPr="00E77497">
        <w:t xml:space="preserve">, return </w:t>
      </w:r>
      <w:r w:rsidRPr="00E77497">
        <w:rPr>
          <w:b/>
        </w:rPr>
        <w:t>undefined</w:t>
      </w:r>
      <w:r w:rsidRPr="00E77497">
        <w:t>.</w:t>
      </w:r>
    </w:p>
    <w:p w14:paraId="5FCBA192" w14:textId="77777777" w:rsidR="004C02EF" w:rsidRPr="00E77497" w:rsidRDefault="004C02EF" w:rsidP="00834A33">
      <w:pPr>
        <w:pStyle w:val="Alg4"/>
        <w:numPr>
          <w:ilvl w:val="0"/>
          <w:numId w:val="236"/>
        </w:numPr>
      </w:pPr>
      <w:r w:rsidRPr="00E77497">
        <w:t xml:space="preserve">Let </w:t>
      </w:r>
      <w:r w:rsidRPr="00E77497">
        <w:rPr>
          <w:i/>
        </w:rPr>
        <w:t>str</w:t>
      </w:r>
      <w:r w:rsidRPr="00E77497">
        <w:t xml:space="preserve"> be the String value of the [[PrimitiveValue]] internal property of </w:t>
      </w:r>
      <w:r w:rsidRPr="00E77497">
        <w:rPr>
          <w:i/>
        </w:rPr>
        <w:t>S</w:t>
      </w:r>
      <w:r w:rsidRPr="00E77497">
        <w:t>.</w:t>
      </w:r>
    </w:p>
    <w:p w14:paraId="2202510E" w14:textId="77777777" w:rsidR="004C02EF" w:rsidRPr="00E77497" w:rsidRDefault="004C02EF" w:rsidP="00834A33">
      <w:pPr>
        <w:pStyle w:val="Alg4"/>
        <w:numPr>
          <w:ilvl w:val="0"/>
          <w:numId w:val="236"/>
        </w:numPr>
      </w:pPr>
      <w:r w:rsidRPr="00E77497">
        <w:t xml:space="preserve">Let </w:t>
      </w:r>
      <w:r w:rsidRPr="00E77497">
        <w:rPr>
          <w:i/>
        </w:rPr>
        <w:t>index</w:t>
      </w:r>
      <w:r w:rsidRPr="00E77497">
        <w:t xml:space="preserve"> be ToInteger(</w:t>
      </w:r>
      <w:r w:rsidRPr="00E77497">
        <w:rPr>
          <w:i/>
        </w:rPr>
        <w:t>P</w:t>
      </w:r>
      <w:r w:rsidRPr="00E77497">
        <w:t>).</w:t>
      </w:r>
    </w:p>
    <w:p w14:paraId="4DEC58F5" w14:textId="77777777" w:rsidR="004C02EF" w:rsidRPr="00E77497" w:rsidRDefault="004C02EF" w:rsidP="00834A33">
      <w:pPr>
        <w:pStyle w:val="Alg4"/>
        <w:numPr>
          <w:ilvl w:val="0"/>
          <w:numId w:val="236"/>
        </w:numPr>
      </w:pPr>
      <w:r w:rsidRPr="00E77497">
        <w:t xml:space="preserve">Let </w:t>
      </w:r>
      <w:r w:rsidRPr="00E77497">
        <w:rPr>
          <w:i/>
        </w:rPr>
        <w:t>len</w:t>
      </w:r>
      <w:r w:rsidRPr="00E77497">
        <w:t xml:space="preserve"> be the number of </w:t>
      </w:r>
      <w:del w:id="31309" w:author="Rev 9 Allen Wirfs-Brock" w:date="2012-07-07T13:18:00Z">
        <w:r w:rsidRPr="00E77497" w:rsidDel="00EE36C4">
          <w:delText xml:space="preserve">characters </w:delText>
        </w:r>
      </w:del>
      <w:ins w:id="31310" w:author="Rev 9 Allen Wirfs-Brock" w:date="2012-07-07T13:18:00Z">
        <w:r w:rsidR="00EE36C4">
          <w:t>elements</w:t>
        </w:r>
        <w:r w:rsidR="00EE36C4" w:rsidRPr="00E77497">
          <w:t xml:space="preserve"> </w:t>
        </w:r>
      </w:ins>
      <w:r w:rsidRPr="00E77497">
        <w:t xml:space="preserve">in </w:t>
      </w:r>
      <w:r w:rsidRPr="00E77497">
        <w:rPr>
          <w:i/>
        </w:rPr>
        <w:t>str</w:t>
      </w:r>
      <w:r w:rsidRPr="00E77497">
        <w:t>.</w:t>
      </w:r>
    </w:p>
    <w:p w14:paraId="7F1D84CB" w14:textId="77777777" w:rsidR="004C02EF" w:rsidRPr="00E77497" w:rsidRDefault="004C02EF" w:rsidP="00834A33">
      <w:pPr>
        <w:pStyle w:val="Alg4"/>
        <w:numPr>
          <w:ilvl w:val="0"/>
          <w:numId w:val="236"/>
        </w:numPr>
      </w:pPr>
      <w:r w:rsidRPr="00E77497">
        <w:t xml:space="preserve">If </w:t>
      </w:r>
      <w:r w:rsidRPr="00E77497">
        <w:rPr>
          <w:i/>
        </w:rPr>
        <w:t>len</w:t>
      </w:r>
      <w:r w:rsidRPr="00E77497">
        <w:t xml:space="preserve"> ≤ </w:t>
      </w:r>
      <w:r w:rsidRPr="00E77497">
        <w:rPr>
          <w:i/>
        </w:rPr>
        <w:t>index</w:t>
      </w:r>
      <w:r w:rsidRPr="00E77497">
        <w:t xml:space="preserve">, return </w:t>
      </w:r>
      <w:r w:rsidRPr="00E77497">
        <w:rPr>
          <w:b/>
        </w:rPr>
        <w:t>undefined</w:t>
      </w:r>
      <w:r w:rsidRPr="00E77497">
        <w:t>.</w:t>
      </w:r>
    </w:p>
    <w:p w14:paraId="2A7C5F20" w14:textId="77777777" w:rsidR="004C02EF" w:rsidRPr="00E77497" w:rsidRDefault="004C02EF" w:rsidP="00834A33">
      <w:pPr>
        <w:pStyle w:val="Alg4"/>
        <w:numPr>
          <w:ilvl w:val="0"/>
          <w:numId w:val="236"/>
        </w:numPr>
      </w:pPr>
      <w:r w:rsidRPr="00E77497">
        <w:t xml:space="preserve">Let </w:t>
      </w:r>
      <w:r w:rsidRPr="00E77497">
        <w:rPr>
          <w:i/>
        </w:rPr>
        <w:t>resultStr</w:t>
      </w:r>
      <w:r w:rsidRPr="00E77497">
        <w:t xml:space="preserve"> be a String of length 1, containing one </w:t>
      </w:r>
      <w:del w:id="31311" w:author="Rev 9 Allen Wirfs-Brock" w:date="2012-07-07T13:18:00Z">
        <w:r w:rsidRPr="00E77497" w:rsidDel="00EE36C4">
          <w:delText xml:space="preserve">character </w:delText>
        </w:r>
      </w:del>
      <w:ins w:id="31312" w:author="Rev 9 Allen Wirfs-Brock" w:date="2012-07-07T13:18:00Z">
        <w:r w:rsidR="00EE36C4">
          <w:t>code unit</w:t>
        </w:r>
        <w:r w:rsidR="00EE36C4" w:rsidRPr="00E77497">
          <w:t xml:space="preserve"> </w:t>
        </w:r>
      </w:ins>
      <w:r w:rsidRPr="00E77497">
        <w:t xml:space="preserve">from </w:t>
      </w:r>
      <w:r w:rsidRPr="00E77497">
        <w:rPr>
          <w:i/>
        </w:rPr>
        <w:t>str</w:t>
      </w:r>
      <w:r w:rsidRPr="00E77497">
        <w:t xml:space="preserve">, specifically the </w:t>
      </w:r>
      <w:del w:id="31313" w:author="Rev 9 Allen Wirfs-Brock" w:date="2012-07-07T13:18:00Z">
        <w:r w:rsidRPr="00E77497" w:rsidDel="00EE36C4">
          <w:delText xml:space="preserve">character </w:delText>
        </w:r>
      </w:del>
      <w:ins w:id="31314" w:author="Rev 9 Allen Wirfs-Brock" w:date="2012-07-07T13:18:00Z">
        <w:r w:rsidR="00EE36C4">
          <w:t>code unit</w:t>
        </w:r>
        <w:r w:rsidR="00EE36C4" w:rsidRPr="00E77497">
          <w:t xml:space="preserve"> </w:t>
        </w:r>
      </w:ins>
      <w:r w:rsidRPr="00E77497">
        <w:t xml:space="preserve">at position </w:t>
      </w:r>
      <w:r w:rsidRPr="00E77497">
        <w:rPr>
          <w:i/>
        </w:rPr>
        <w:t>index</w:t>
      </w:r>
      <w:r w:rsidRPr="00E77497">
        <w:t xml:space="preserve">, where the first (leftmost) </w:t>
      </w:r>
      <w:del w:id="31315" w:author="Rev 9 Allen Wirfs-Brock" w:date="2012-07-07T13:19:00Z">
        <w:r w:rsidRPr="00E77497" w:rsidDel="00EE36C4">
          <w:delText xml:space="preserve">character </w:delText>
        </w:r>
      </w:del>
      <w:ins w:id="31316" w:author="Rev 9 Allen Wirfs-Brock" w:date="2012-07-07T13:19:00Z">
        <w:r w:rsidR="00EE36C4">
          <w:t>element</w:t>
        </w:r>
        <w:r w:rsidR="00EE36C4" w:rsidRPr="00E77497">
          <w:t xml:space="preserve"> </w:t>
        </w:r>
      </w:ins>
      <w:r w:rsidRPr="00E77497">
        <w:t xml:space="preserve">in </w:t>
      </w:r>
      <w:r w:rsidRPr="00E77497">
        <w:rPr>
          <w:i/>
        </w:rPr>
        <w:t>str</w:t>
      </w:r>
      <w:r w:rsidRPr="00E77497">
        <w:t xml:space="preserve"> is considered to be at position 0, the next one at position 1, and so on.</w:t>
      </w:r>
    </w:p>
    <w:p w14:paraId="005A2060" w14:textId="77777777" w:rsidR="004C02EF" w:rsidRPr="00E77497" w:rsidRDefault="004C02EF" w:rsidP="00834A33">
      <w:pPr>
        <w:pStyle w:val="Alg4"/>
        <w:numPr>
          <w:ilvl w:val="0"/>
          <w:numId w:val="236"/>
        </w:numPr>
        <w:spacing w:after="120"/>
      </w:pPr>
      <w:r w:rsidRPr="00E77497">
        <w:t xml:space="preserve">Return a Property Descriptor { [[Value]]: </w:t>
      </w:r>
      <w:r w:rsidRPr="00E77497">
        <w:rPr>
          <w:i/>
        </w:rPr>
        <w:t>resultStr</w:t>
      </w:r>
      <w:r w:rsidRPr="00E77497">
        <w:t xml:space="preserve">, [[Enumerable]]: </w:t>
      </w:r>
      <w:r w:rsidRPr="00E77497">
        <w:rPr>
          <w:b/>
        </w:rPr>
        <w:t>true</w:t>
      </w:r>
      <w:r w:rsidRPr="00E77497">
        <w:t xml:space="preserve">, [[Writable]]: </w:t>
      </w:r>
      <w:r w:rsidRPr="00E77497">
        <w:rPr>
          <w:b/>
        </w:rPr>
        <w:t>false</w:t>
      </w:r>
      <w:r w:rsidRPr="00E77497">
        <w:t xml:space="preserve">, [[Configurable]]: </w:t>
      </w:r>
      <w:r w:rsidRPr="00E77497">
        <w:rPr>
          <w:b/>
        </w:rPr>
        <w:t xml:space="preserve">false </w:t>
      </w:r>
      <w:r w:rsidRPr="00E77497">
        <w:t>}</w:t>
      </w:r>
    </w:p>
    <w:p w14:paraId="1C98BCDF" w14:textId="77777777" w:rsidR="004C02EF" w:rsidRPr="00E77497" w:rsidRDefault="004C02EF" w:rsidP="00B43482">
      <w:pPr>
        <w:pStyle w:val="20"/>
        <w:numPr>
          <w:ilvl w:val="0"/>
          <w:numId w:val="0"/>
        </w:numPr>
      </w:pPr>
      <w:bookmarkStart w:id="31317" w:name="_Ref424531301"/>
      <w:bookmarkStart w:id="31318" w:name="_Toc472818932"/>
      <w:bookmarkStart w:id="31319" w:name="_Toc235503510"/>
      <w:bookmarkStart w:id="31320" w:name="_Toc241509285"/>
      <w:bookmarkStart w:id="31321" w:name="_Toc244416772"/>
      <w:bookmarkStart w:id="31322" w:name="_Toc276631136"/>
      <w:bookmarkStart w:id="31323" w:name="_Toc336509619"/>
      <w:r w:rsidRPr="00E77497">
        <w:t>15.6</w:t>
      </w:r>
      <w:r w:rsidRPr="00E77497">
        <w:tab/>
        <w:t>Boolean</w:t>
      </w:r>
      <w:bookmarkEnd w:id="31300"/>
      <w:bookmarkEnd w:id="31301"/>
      <w:r w:rsidRPr="00E77497">
        <w:t xml:space="preserve"> Object</w:t>
      </w:r>
      <w:bookmarkEnd w:id="31302"/>
      <w:bookmarkEnd w:id="31303"/>
      <w:bookmarkEnd w:id="31304"/>
      <w:bookmarkEnd w:id="31305"/>
      <w:bookmarkEnd w:id="31306"/>
      <w:r w:rsidRPr="00E77497">
        <w:t>s</w:t>
      </w:r>
      <w:bookmarkStart w:id="31324" w:name="_Toc385672328"/>
      <w:bookmarkStart w:id="31325" w:name="_Ref393527597"/>
      <w:bookmarkStart w:id="31326" w:name="_Toc393690444"/>
      <w:bookmarkStart w:id="31327" w:name="_Ref404501506"/>
      <w:bookmarkStart w:id="31328" w:name="_Toc382291644"/>
      <w:bookmarkEnd w:id="31317"/>
      <w:bookmarkEnd w:id="31318"/>
      <w:bookmarkEnd w:id="31319"/>
      <w:bookmarkEnd w:id="31320"/>
      <w:bookmarkEnd w:id="31321"/>
      <w:bookmarkEnd w:id="31322"/>
      <w:bookmarkEnd w:id="31323"/>
    </w:p>
    <w:p w14:paraId="2A92811E" w14:textId="77777777" w:rsidR="004C02EF" w:rsidRPr="00E77497" w:rsidRDefault="004C02EF" w:rsidP="00B43482">
      <w:pPr>
        <w:pStyle w:val="30"/>
        <w:numPr>
          <w:ilvl w:val="0"/>
          <w:numId w:val="0"/>
        </w:numPr>
      </w:pPr>
      <w:bookmarkStart w:id="31329" w:name="_Ref424531794"/>
      <w:bookmarkStart w:id="31330" w:name="_Toc472818933"/>
      <w:bookmarkStart w:id="31331" w:name="_Toc235503511"/>
      <w:bookmarkStart w:id="31332" w:name="_Toc241509286"/>
      <w:bookmarkStart w:id="31333" w:name="_Toc244416773"/>
      <w:bookmarkStart w:id="31334" w:name="_Toc276631137"/>
      <w:bookmarkStart w:id="31335" w:name="_Toc336509620"/>
      <w:r w:rsidRPr="00E77497">
        <w:t>15.6.1</w:t>
      </w:r>
      <w:r w:rsidRPr="00E77497">
        <w:tab/>
        <w:t>The Boolean Constructor Called as a Functio</w:t>
      </w:r>
      <w:bookmarkEnd w:id="31324"/>
      <w:bookmarkEnd w:id="31325"/>
      <w:bookmarkEnd w:id="31326"/>
      <w:bookmarkEnd w:id="31327"/>
      <w:r w:rsidRPr="00E77497">
        <w:t>n</w:t>
      </w:r>
      <w:bookmarkEnd w:id="31329"/>
      <w:bookmarkEnd w:id="31330"/>
      <w:bookmarkEnd w:id="31331"/>
      <w:bookmarkEnd w:id="31332"/>
      <w:bookmarkEnd w:id="31333"/>
      <w:bookmarkEnd w:id="31334"/>
      <w:bookmarkEnd w:id="31335"/>
    </w:p>
    <w:p w14:paraId="51703669" w14:textId="77777777" w:rsidR="004C02EF" w:rsidRPr="00E77497" w:rsidRDefault="004C02EF" w:rsidP="004C02EF">
      <w:r w:rsidRPr="00E77497">
        <w:t xml:space="preserve">When </w:t>
      </w:r>
      <w:r w:rsidRPr="00E77497">
        <w:rPr>
          <w:rFonts w:ascii="Courier New" w:hAnsi="Courier New"/>
          <w:b/>
        </w:rPr>
        <w:t>Boolean</w:t>
      </w:r>
      <w:r w:rsidRPr="00E77497">
        <w:t xml:space="preserve"> is called as a function rather than as a constructor, it performs a type conversion.</w:t>
      </w:r>
      <w:bookmarkStart w:id="31336" w:name="_Toc385672329"/>
      <w:bookmarkStart w:id="31337" w:name="_Toc393690445"/>
    </w:p>
    <w:p w14:paraId="58E4442B" w14:textId="77777777" w:rsidR="004C02EF" w:rsidRPr="00E77497" w:rsidRDefault="004C02EF" w:rsidP="004C02EF">
      <w:pPr>
        <w:pStyle w:val="40"/>
        <w:numPr>
          <w:ilvl w:val="0"/>
          <w:numId w:val="0"/>
        </w:numPr>
      </w:pPr>
      <w:bookmarkStart w:id="31338" w:name="_Ref457704428"/>
      <w:r w:rsidRPr="00E77497">
        <w:t>15.6.1.1</w:t>
      </w:r>
      <w:r w:rsidRPr="00E77497">
        <w:tab/>
        <w:t>Boolean (value</w:t>
      </w:r>
      <w:bookmarkEnd w:id="31336"/>
      <w:bookmarkEnd w:id="31337"/>
      <w:r w:rsidRPr="00E77497">
        <w:t>)</w:t>
      </w:r>
      <w:bookmarkEnd w:id="31338"/>
    </w:p>
    <w:p w14:paraId="48180049" w14:textId="77777777" w:rsidR="004C02EF" w:rsidRPr="00E77497" w:rsidRDefault="004C02EF" w:rsidP="004C02EF">
      <w:r w:rsidRPr="00E77497">
        <w:t xml:space="preserve">Returns a Boolean value (not a Boolean object) computed by </w:t>
      </w:r>
      <w:r w:rsidRPr="00E77497">
        <w:rPr>
          <w:rFonts w:ascii="Times New Roman" w:hAnsi="Times New Roman"/>
        </w:rPr>
        <w:t>ToBoolean(</w:t>
      </w:r>
      <w:r w:rsidRPr="00E77497">
        <w:rPr>
          <w:rFonts w:ascii="Times New Roman" w:hAnsi="Times New Roman"/>
          <w:i/>
        </w:rPr>
        <w:t>value</w:t>
      </w:r>
      <w:r w:rsidRPr="00E77497">
        <w:rPr>
          <w:rFonts w:ascii="Times New Roman" w:hAnsi="Times New Roman"/>
        </w:rPr>
        <w:t>)</w:t>
      </w:r>
      <w:r w:rsidRPr="00E77497">
        <w:rPr>
          <w:rFonts w:cs="Arial"/>
        </w:rPr>
        <w:t>.</w:t>
      </w:r>
      <w:bookmarkStart w:id="31339" w:name="_Toc385672330"/>
      <w:bookmarkStart w:id="31340" w:name="_Toc393690446"/>
    </w:p>
    <w:p w14:paraId="5BCFC21D" w14:textId="77777777" w:rsidR="004C02EF" w:rsidRPr="00E77497" w:rsidRDefault="004C02EF" w:rsidP="00B43482">
      <w:pPr>
        <w:pStyle w:val="30"/>
        <w:numPr>
          <w:ilvl w:val="0"/>
          <w:numId w:val="0"/>
        </w:numPr>
      </w:pPr>
      <w:bookmarkStart w:id="31341" w:name="_Toc385672331"/>
      <w:bookmarkStart w:id="31342" w:name="_Ref393527599"/>
      <w:bookmarkStart w:id="31343" w:name="_Toc393690447"/>
      <w:bookmarkStart w:id="31344" w:name="_Ref404501520"/>
      <w:bookmarkStart w:id="31345" w:name="_Ref424531804"/>
      <w:bookmarkStart w:id="31346" w:name="_Toc472818934"/>
      <w:bookmarkStart w:id="31347" w:name="_Toc235503512"/>
      <w:bookmarkStart w:id="31348" w:name="_Toc241509287"/>
      <w:bookmarkStart w:id="31349" w:name="_Toc244416774"/>
      <w:bookmarkStart w:id="31350" w:name="_Toc276631138"/>
      <w:bookmarkStart w:id="31351" w:name="_Toc336509621"/>
      <w:bookmarkEnd w:id="31339"/>
      <w:bookmarkEnd w:id="31340"/>
      <w:r w:rsidRPr="00E77497">
        <w:t>15.6.2</w:t>
      </w:r>
      <w:r w:rsidRPr="00E77497">
        <w:tab/>
        <w:t>The Boolean Constructo</w:t>
      </w:r>
      <w:bookmarkEnd w:id="31328"/>
      <w:bookmarkEnd w:id="31341"/>
      <w:bookmarkEnd w:id="31342"/>
      <w:bookmarkEnd w:id="31343"/>
      <w:bookmarkEnd w:id="31344"/>
      <w:r w:rsidRPr="00E77497">
        <w:t>r</w:t>
      </w:r>
      <w:bookmarkStart w:id="31352" w:name="_Toc382291645"/>
      <w:bookmarkEnd w:id="31345"/>
      <w:bookmarkEnd w:id="31346"/>
      <w:bookmarkEnd w:id="31347"/>
      <w:bookmarkEnd w:id="31348"/>
      <w:bookmarkEnd w:id="31349"/>
      <w:bookmarkEnd w:id="31350"/>
      <w:bookmarkEnd w:id="31351"/>
    </w:p>
    <w:p w14:paraId="4C56CB52" w14:textId="77777777" w:rsidR="004C02EF" w:rsidRPr="00E77497" w:rsidRDefault="004C02EF" w:rsidP="004C02EF">
      <w:r w:rsidRPr="00E77497">
        <w:t xml:space="preserve">When </w:t>
      </w:r>
      <w:r w:rsidRPr="00E77497">
        <w:rPr>
          <w:rFonts w:ascii="Courier New" w:hAnsi="Courier New"/>
          <w:b/>
        </w:rPr>
        <w:t>Boolean</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31353" w:name="_Toc385672332"/>
      <w:bookmarkStart w:id="31354" w:name="_Toc393690448"/>
    </w:p>
    <w:p w14:paraId="38C2DB23" w14:textId="77777777" w:rsidR="004C02EF" w:rsidRPr="00E77497" w:rsidRDefault="004C02EF" w:rsidP="004C02EF">
      <w:pPr>
        <w:pStyle w:val="40"/>
        <w:numPr>
          <w:ilvl w:val="0"/>
          <w:numId w:val="0"/>
        </w:numPr>
      </w:pPr>
      <w:bookmarkStart w:id="31355" w:name="_Ref457704435"/>
      <w:r w:rsidRPr="00E77497">
        <w:t>15.6.2.1</w:t>
      </w:r>
      <w:r w:rsidRPr="00E77497">
        <w:tab/>
        <w:t>new Boolean (value</w:t>
      </w:r>
      <w:bookmarkEnd w:id="31352"/>
      <w:bookmarkEnd w:id="31353"/>
      <w:bookmarkEnd w:id="31354"/>
      <w:r w:rsidRPr="00E77497">
        <w:t>)</w:t>
      </w:r>
      <w:bookmarkEnd w:id="31355"/>
    </w:p>
    <w:p w14:paraId="265D9918" w14:textId="77777777" w:rsidR="004C02EF" w:rsidRPr="00E77497" w:rsidRDefault="004C02EF" w:rsidP="004C02EF">
      <w:r w:rsidRPr="00E77497">
        <w:t xml:space="preserve">The [[Prototype]] internal property of the newly constructed object is set to the original Boolean prototype object, the one that is the initial value of </w:t>
      </w:r>
      <w:r w:rsidRPr="00E77497">
        <w:rPr>
          <w:rFonts w:ascii="Courier New" w:hAnsi="Courier New"/>
          <w:b/>
        </w:rPr>
        <w:t>Boolean.prototype</w:t>
      </w:r>
      <w:r w:rsidRPr="00E77497">
        <w:t xml:space="preserve"> (15.6.3.1).</w:t>
      </w:r>
    </w:p>
    <w:p w14:paraId="6FC6FD37" w14:textId="77777777" w:rsidR="004C02EF" w:rsidRPr="00E77497" w:rsidRDefault="004C02EF" w:rsidP="004C02EF">
      <w:r w:rsidRPr="00E77497">
        <w:t xml:space="preserve">The </w:t>
      </w:r>
      <w:del w:id="31356" w:author="Allen Wirfs-Brock" w:date="2011-07-02T14:12:00Z">
        <w:r w:rsidRPr="00E77497" w:rsidDel="00141138">
          <w:delText xml:space="preserve">[[Class]] internal property of the </w:delText>
        </w:r>
      </w:del>
      <w:r w:rsidRPr="00E77497">
        <w:t xml:space="preserve">newly constructed Boolean object </w:t>
      </w:r>
      <w:del w:id="31357" w:author="Allen Wirfs-Brock" w:date="2011-07-02T14:12:00Z">
        <w:r w:rsidRPr="00E77497" w:rsidDel="00141138">
          <w:delText xml:space="preserve">is set to </w:delText>
        </w:r>
        <w:r w:rsidRPr="00E77497" w:rsidDel="00141138">
          <w:rPr>
            <w:rFonts w:ascii="Courier New" w:hAnsi="Courier New"/>
            <w:b/>
          </w:rPr>
          <w:delText>"Boolean"</w:delText>
        </w:r>
      </w:del>
      <w:ins w:id="31358" w:author="Allen Wirfs-Brock" w:date="2011-07-02T14:12:00Z">
        <w:r w:rsidR="00141138" w:rsidRPr="00E77497">
          <w:t>has a [[</w:t>
        </w:r>
        <w:del w:id="31359" w:author="Rev 3 Allen Wirfs-Brock" w:date="2011-09-07T17:59:00Z">
          <w:r w:rsidR="00141138" w:rsidRPr="00E77497" w:rsidDel="00065D08">
            <w:delText>IsBoolean</w:delText>
          </w:r>
        </w:del>
      </w:ins>
      <w:ins w:id="31360" w:author="Rev 3 Allen Wirfs-Brock" w:date="2011-09-07T17:59:00Z">
        <w:r w:rsidR="00065D08" w:rsidRPr="00E77497">
          <w:t>NativeBrand</w:t>
        </w:r>
      </w:ins>
      <w:ins w:id="31361" w:author="Allen Wirfs-Brock" w:date="2011-07-02T14:12:00Z">
        <w:r w:rsidR="00141138" w:rsidRPr="00E77497">
          <w:t>]] internal property</w:t>
        </w:r>
      </w:ins>
      <w:ins w:id="31362" w:author="Rev 3 Allen Wirfs-Brock" w:date="2011-09-07T17:59:00Z">
        <w:r w:rsidR="00065D08" w:rsidRPr="00E77497">
          <w:t xml:space="preserve"> with value BooleanWrapper</w:t>
        </w:r>
      </w:ins>
      <w:r w:rsidRPr="00E77497">
        <w:t>.</w:t>
      </w:r>
    </w:p>
    <w:p w14:paraId="3FED1C78" w14:textId="77777777" w:rsidR="004C02EF" w:rsidRPr="00E77497" w:rsidRDefault="004C02EF" w:rsidP="004C02EF">
      <w:r w:rsidRPr="00E77497">
        <w:t xml:space="preserve">The [[PrimitiveValue]] internal property of the newly constructed Boolean object is set to </w:t>
      </w:r>
      <w:r w:rsidRPr="00E77497">
        <w:rPr>
          <w:rFonts w:ascii="Times New Roman" w:hAnsi="Times New Roman"/>
        </w:rPr>
        <w:t>ToBoolean(</w:t>
      </w:r>
      <w:r w:rsidRPr="00E77497">
        <w:rPr>
          <w:rFonts w:ascii="Times New Roman" w:hAnsi="Times New Roman"/>
          <w:i/>
        </w:rPr>
        <w:t>value</w:t>
      </w:r>
      <w:r w:rsidRPr="00E77497">
        <w:rPr>
          <w:rFonts w:ascii="Times New Roman" w:hAnsi="Times New Roman"/>
        </w:rPr>
        <w:t>)</w:t>
      </w:r>
      <w:r w:rsidRPr="00E77497">
        <w:t>.</w:t>
      </w:r>
      <w:bookmarkStart w:id="31363" w:name="_Toc382291646"/>
      <w:bookmarkStart w:id="31364" w:name="_Toc385672333"/>
      <w:bookmarkStart w:id="31365" w:name="_Toc393690449"/>
    </w:p>
    <w:p w14:paraId="0669FA3E"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2AB1DD6A" w14:textId="77777777" w:rsidR="004C02EF" w:rsidRPr="00E77497" w:rsidRDefault="004C02EF" w:rsidP="00B43482">
      <w:pPr>
        <w:pStyle w:val="30"/>
        <w:numPr>
          <w:ilvl w:val="0"/>
          <w:numId w:val="0"/>
        </w:numPr>
      </w:pPr>
      <w:bookmarkStart w:id="31366" w:name="_Toc382291647"/>
      <w:bookmarkStart w:id="31367" w:name="_Toc385672334"/>
      <w:bookmarkStart w:id="31368" w:name="_Toc393690450"/>
      <w:bookmarkStart w:id="31369" w:name="_Ref457709202"/>
      <w:bookmarkStart w:id="31370" w:name="_Toc472818935"/>
      <w:bookmarkStart w:id="31371" w:name="_Toc235503513"/>
      <w:bookmarkStart w:id="31372" w:name="_Toc241509288"/>
      <w:bookmarkStart w:id="31373" w:name="_Toc244416775"/>
      <w:bookmarkStart w:id="31374" w:name="_Toc276631139"/>
      <w:bookmarkStart w:id="31375" w:name="_Toc336509622"/>
      <w:bookmarkEnd w:id="31363"/>
      <w:bookmarkEnd w:id="31364"/>
      <w:bookmarkEnd w:id="31365"/>
      <w:r w:rsidRPr="00E77497">
        <w:t>15.6.3</w:t>
      </w:r>
      <w:r w:rsidRPr="00E77497">
        <w:tab/>
        <w:t>Properties of the Boolean Constructo</w:t>
      </w:r>
      <w:bookmarkEnd w:id="31366"/>
      <w:bookmarkEnd w:id="31367"/>
      <w:bookmarkEnd w:id="31368"/>
      <w:r w:rsidRPr="00E77497">
        <w:t>r</w:t>
      </w:r>
      <w:bookmarkEnd w:id="31369"/>
      <w:bookmarkEnd w:id="31370"/>
      <w:bookmarkEnd w:id="31371"/>
      <w:bookmarkEnd w:id="31372"/>
      <w:bookmarkEnd w:id="31373"/>
      <w:bookmarkEnd w:id="31374"/>
      <w:bookmarkEnd w:id="31375"/>
    </w:p>
    <w:p w14:paraId="0487EA87" w14:textId="77777777" w:rsidR="004C02EF" w:rsidRPr="00E77497" w:rsidRDefault="004C02EF" w:rsidP="004C02EF">
      <w:r w:rsidRPr="00E77497">
        <w:t>The value of the [[Prototype]] internal property of the Boolean constructor is the Function prototype object (15.3.4).</w:t>
      </w:r>
    </w:p>
    <w:p w14:paraId="6D3CE74D"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Boolean constructor has the following property:</w:t>
      </w:r>
      <w:bookmarkStart w:id="31376" w:name="_Toc382291648"/>
      <w:bookmarkStart w:id="31377" w:name="_Toc385672335"/>
      <w:bookmarkStart w:id="31378" w:name="_Ref393613897"/>
      <w:bookmarkStart w:id="31379" w:name="_Toc393690451"/>
      <w:bookmarkStart w:id="31380" w:name="_Ref404502544"/>
    </w:p>
    <w:p w14:paraId="54825FE5" w14:textId="77777777" w:rsidR="004C02EF" w:rsidRPr="00E77497" w:rsidRDefault="004C02EF" w:rsidP="004C02EF">
      <w:pPr>
        <w:pStyle w:val="40"/>
        <w:numPr>
          <w:ilvl w:val="0"/>
          <w:numId w:val="0"/>
        </w:numPr>
      </w:pPr>
      <w:bookmarkStart w:id="31381" w:name="_Ref424534464"/>
      <w:r w:rsidRPr="00E77497">
        <w:t>15.6.3.1</w:t>
      </w:r>
      <w:r w:rsidRPr="00E77497">
        <w:tab/>
        <w:t>Boolean.prototyp</w:t>
      </w:r>
      <w:bookmarkEnd w:id="31376"/>
      <w:bookmarkEnd w:id="31377"/>
      <w:bookmarkEnd w:id="31378"/>
      <w:bookmarkEnd w:id="31379"/>
      <w:bookmarkEnd w:id="31380"/>
      <w:r w:rsidRPr="00E77497">
        <w:t>e</w:t>
      </w:r>
      <w:bookmarkEnd w:id="31381"/>
    </w:p>
    <w:p w14:paraId="28A5B5D3" w14:textId="77777777" w:rsidR="004C02EF" w:rsidRPr="00E77497" w:rsidRDefault="004C02EF" w:rsidP="004C02EF">
      <w:r w:rsidRPr="00E77497">
        <w:t xml:space="preserve">The initial value of </w:t>
      </w:r>
      <w:r w:rsidRPr="00E77497">
        <w:rPr>
          <w:rFonts w:ascii="Courier New" w:hAnsi="Courier New"/>
          <w:b/>
        </w:rPr>
        <w:t>Boolean.prototype</w:t>
      </w:r>
      <w:r w:rsidRPr="00E77497">
        <w:t xml:space="preserve"> is the Boolean prototype object (15.6.4).</w:t>
      </w:r>
      <w:bookmarkStart w:id="31382" w:name="_Toc382291649"/>
      <w:bookmarkStart w:id="31383" w:name="_Toc385672336"/>
    </w:p>
    <w:p w14:paraId="783D2D20"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1384" w:name="_Ref393609398"/>
      <w:bookmarkStart w:id="31385" w:name="_Toc393690452"/>
    </w:p>
    <w:p w14:paraId="5DF91DC8" w14:textId="77777777" w:rsidR="004C02EF" w:rsidRPr="00E77497" w:rsidRDefault="004C02EF" w:rsidP="00B43482">
      <w:pPr>
        <w:pStyle w:val="30"/>
        <w:numPr>
          <w:ilvl w:val="0"/>
          <w:numId w:val="0"/>
        </w:numPr>
      </w:pPr>
      <w:bookmarkStart w:id="31386" w:name="_Ref424535986"/>
      <w:bookmarkStart w:id="31387" w:name="_Toc472818936"/>
      <w:bookmarkStart w:id="31388" w:name="_Toc235503514"/>
      <w:bookmarkStart w:id="31389" w:name="_Toc241509289"/>
      <w:bookmarkStart w:id="31390" w:name="_Toc244416776"/>
      <w:bookmarkStart w:id="31391" w:name="_Toc276631140"/>
      <w:bookmarkStart w:id="31392" w:name="_Toc336509623"/>
      <w:r w:rsidRPr="00E77497">
        <w:t>15.6.4</w:t>
      </w:r>
      <w:r w:rsidRPr="00E77497">
        <w:tab/>
        <w:t>Properties of the Boolean Prototype Objec</w:t>
      </w:r>
      <w:bookmarkEnd w:id="31382"/>
      <w:bookmarkEnd w:id="31383"/>
      <w:bookmarkEnd w:id="31384"/>
      <w:bookmarkEnd w:id="31385"/>
      <w:r w:rsidRPr="00E77497">
        <w:t>t</w:t>
      </w:r>
      <w:bookmarkEnd w:id="31386"/>
      <w:bookmarkEnd w:id="31387"/>
      <w:bookmarkEnd w:id="31388"/>
      <w:bookmarkEnd w:id="31389"/>
      <w:bookmarkEnd w:id="31390"/>
      <w:bookmarkEnd w:id="31391"/>
      <w:bookmarkEnd w:id="31392"/>
    </w:p>
    <w:p w14:paraId="38F876EB" w14:textId="77777777" w:rsidR="004C02EF" w:rsidRPr="00E77497" w:rsidRDefault="004C02EF" w:rsidP="004C02EF">
      <w:r w:rsidRPr="00E77497">
        <w:t xml:space="preserve">The Boolean prototype object is itself a Boolean object </w:t>
      </w:r>
      <w:del w:id="31393" w:author="Allen Wirfs-Brock" w:date="2011-07-02T14:13:00Z">
        <w:r w:rsidRPr="00E77497" w:rsidDel="00141138">
          <w:delText xml:space="preserve">(its [[Class]] is </w:delText>
        </w:r>
        <w:r w:rsidRPr="00E77497" w:rsidDel="00141138">
          <w:rPr>
            <w:rFonts w:ascii="Courier New" w:hAnsi="Courier New"/>
            <w:b/>
          </w:rPr>
          <w:delText>"Boolean"</w:delText>
        </w:r>
        <w:r w:rsidRPr="00E77497" w:rsidDel="00141138">
          <w:delText>)</w:delText>
        </w:r>
      </w:del>
      <w:r w:rsidRPr="00E77497">
        <w:t xml:space="preserve"> whose value is </w:t>
      </w:r>
      <w:r w:rsidRPr="00E77497">
        <w:rPr>
          <w:b/>
        </w:rPr>
        <w:t>false</w:t>
      </w:r>
      <w:r w:rsidRPr="00E77497">
        <w:t>.</w:t>
      </w:r>
      <w:ins w:id="31394" w:author="Allen Wirfs-Brock" w:date="2011-07-02T14:13:00Z">
        <w:r w:rsidR="00141138" w:rsidRPr="00E77497">
          <w:t xml:space="preserve"> The Boolean prototype object has a [[</w:t>
        </w:r>
        <w:del w:id="31395" w:author="Rev 3 Allen Wirfs-Brock" w:date="2011-09-07T18:00:00Z">
          <w:r w:rsidR="00141138" w:rsidRPr="00E77497" w:rsidDel="00187187">
            <w:delText>IsBoolean</w:delText>
          </w:r>
        </w:del>
      </w:ins>
      <w:ins w:id="31396" w:author="Rev 3 Allen Wirfs-Brock" w:date="2011-09-07T18:00:00Z">
        <w:r w:rsidR="00187187" w:rsidRPr="00E77497">
          <w:t>NativeBrand</w:t>
        </w:r>
      </w:ins>
      <w:ins w:id="31397" w:author="Allen Wirfs-Brock" w:date="2011-07-02T14:13:00Z">
        <w:r w:rsidR="00141138" w:rsidRPr="00E77497">
          <w:t>]] internal property</w:t>
        </w:r>
      </w:ins>
      <w:ins w:id="31398" w:author="Rev 3 Allen Wirfs-Brock" w:date="2011-09-07T18:00:00Z">
        <w:r w:rsidR="00187187" w:rsidRPr="00E77497">
          <w:t xml:space="preserve"> whose value is BooleanWrapper</w:t>
        </w:r>
      </w:ins>
      <w:ins w:id="31399" w:author="Allen Wirfs-Brock" w:date="2011-07-02T14:13:00Z">
        <w:r w:rsidR="00141138" w:rsidRPr="00E77497">
          <w:t>.</w:t>
        </w:r>
      </w:ins>
    </w:p>
    <w:p w14:paraId="2EF6F97A" w14:textId="77777777" w:rsidR="004C02EF" w:rsidRPr="00E77497" w:rsidRDefault="004C02EF" w:rsidP="004C02EF">
      <w:r w:rsidRPr="00E77497">
        <w:t>The value of the [[Prototype]] internal property of the Boolean prototype object is the standard built-in Object prototype object (15.2.4).</w:t>
      </w:r>
    </w:p>
    <w:p w14:paraId="53CD8A92" w14:textId="77777777" w:rsidR="004C02EF" w:rsidRPr="00E77497" w:rsidRDefault="004C02EF" w:rsidP="004C02EF">
      <w:pPr>
        <w:pStyle w:val="40"/>
        <w:numPr>
          <w:ilvl w:val="0"/>
          <w:numId w:val="0"/>
        </w:numPr>
      </w:pPr>
      <w:bookmarkStart w:id="31400" w:name="_Toc385672337"/>
      <w:bookmarkStart w:id="31401" w:name="_Toc393690453"/>
      <w:bookmarkStart w:id="31402" w:name="_Toc382291650"/>
      <w:r w:rsidRPr="00E77497">
        <w:t>15.6.4.1</w:t>
      </w:r>
      <w:r w:rsidRPr="00E77497">
        <w:tab/>
        <w:t>Boolean.prototype.constructo</w:t>
      </w:r>
      <w:bookmarkEnd w:id="31400"/>
      <w:bookmarkEnd w:id="31401"/>
      <w:r w:rsidRPr="00E77497">
        <w:t>r</w:t>
      </w:r>
    </w:p>
    <w:p w14:paraId="0F49E74C" w14:textId="77777777" w:rsidR="004C02EF" w:rsidRPr="00E77497" w:rsidRDefault="004C02EF" w:rsidP="004C02EF">
      <w:r w:rsidRPr="00E77497">
        <w:t xml:space="preserve">The initial value of </w:t>
      </w:r>
      <w:r w:rsidRPr="00E77497">
        <w:rPr>
          <w:rFonts w:ascii="Courier New" w:hAnsi="Courier New"/>
          <w:b/>
        </w:rPr>
        <w:t>Boolean.prototype.constructor</w:t>
      </w:r>
      <w:r w:rsidRPr="00E77497">
        <w:t xml:space="preserve"> is the built-in </w:t>
      </w:r>
      <w:r w:rsidRPr="00E77497">
        <w:rPr>
          <w:rFonts w:ascii="Courier New" w:hAnsi="Courier New"/>
          <w:b/>
        </w:rPr>
        <w:t>Boolean</w:t>
      </w:r>
      <w:r w:rsidRPr="00E77497">
        <w:t xml:space="preserve"> constructor.</w:t>
      </w:r>
      <w:bookmarkStart w:id="31403" w:name="_Toc385672338"/>
      <w:bookmarkStart w:id="31404" w:name="_Toc393690454"/>
    </w:p>
    <w:p w14:paraId="213B0370" w14:textId="77777777" w:rsidR="004C02EF" w:rsidRPr="00E77497" w:rsidRDefault="004C02EF" w:rsidP="004C02EF">
      <w:pPr>
        <w:pStyle w:val="40"/>
        <w:numPr>
          <w:ilvl w:val="0"/>
          <w:numId w:val="0"/>
        </w:numPr>
      </w:pPr>
      <w:bookmarkStart w:id="31405" w:name="_Ref455972335"/>
      <w:r w:rsidRPr="00E77497">
        <w:t>15.6.4.2</w:t>
      </w:r>
      <w:r w:rsidRPr="00E77497">
        <w:tab/>
        <w:t>Boolean.prototype.toString</w:t>
      </w:r>
      <w:bookmarkEnd w:id="31402"/>
      <w:bookmarkEnd w:id="31403"/>
      <w:bookmarkEnd w:id="31404"/>
      <w:r w:rsidRPr="00E77497">
        <w:t xml:space="preserve"> ( )</w:t>
      </w:r>
      <w:bookmarkEnd w:id="31405"/>
    </w:p>
    <w:p w14:paraId="6FFF9555" w14:textId="77777777" w:rsidR="004C02EF" w:rsidRPr="00E77497" w:rsidRDefault="004C02EF" w:rsidP="004C02EF">
      <w:bookmarkStart w:id="31406" w:name="_Toc382291651"/>
      <w:bookmarkStart w:id="31407" w:name="_Toc385672339"/>
      <w:r w:rsidRPr="00E77497">
        <w:t>The following steps are taken:</w:t>
      </w:r>
    </w:p>
    <w:p w14:paraId="3B10E02E" w14:textId="77777777" w:rsidR="004C02EF" w:rsidRPr="00E77497" w:rsidRDefault="004C02EF" w:rsidP="00834A33">
      <w:pPr>
        <w:pStyle w:val="Alg4"/>
        <w:numPr>
          <w:ilvl w:val="0"/>
          <w:numId w:val="237"/>
        </w:numPr>
      </w:pPr>
      <w:r w:rsidRPr="00E77497">
        <w:t xml:space="preserve">Let </w:t>
      </w:r>
      <w:r w:rsidRPr="00E77497">
        <w:rPr>
          <w:i/>
        </w:rPr>
        <w:t>B</w:t>
      </w:r>
      <w:r w:rsidRPr="00E77497">
        <w:t xml:space="preserve"> be the </w:t>
      </w:r>
      <w:r w:rsidRPr="00E77497">
        <w:rPr>
          <w:b/>
        </w:rPr>
        <w:t>this</w:t>
      </w:r>
      <w:r w:rsidRPr="00E77497">
        <w:t xml:space="preserve"> value.</w:t>
      </w:r>
    </w:p>
    <w:p w14:paraId="117519C2" w14:textId="77777777" w:rsidR="004C02EF" w:rsidRPr="00E77497" w:rsidRDefault="004C02EF" w:rsidP="00834A33">
      <w:pPr>
        <w:pStyle w:val="Alg4"/>
        <w:numPr>
          <w:ilvl w:val="0"/>
          <w:numId w:val="237"/>
        </w:numPr>
      </w:pPr>
      <w:r w:rsidRPr="00E77497">
        <w:t>If Type(</w:t>
      </w:r>
      <w:r w:rsidRPr="00E77497">
        <w:rPr>
          <w:i/>
        </w:rPr>
        <w:t>B</w:t>
      </w:r>
      <w:r w:rsidRPr="00E77497">
        <w:t xml:space="preserve">) is Boolean, then let </w:t>
      </w:r>
      <w:r w:rsidRPr="00E77497">
        <w:rPr>
          <w:i/>
        </w:rPr>
        <w:t>b</w:t>
      </w:r>
      <w:r w:rsidRPr="00E77497">
        <w:t xml:space="preserve"> be </w:t>
      </w:r>
      <w:r w:rsidRPr="00E77497">
        <w:rPr>
          <w:i/>
        </w:rPr>
        <w:t>B</w:t>
      </w:r>
      <w:r w:rsidRPr="00E77497">
        <w:t>.</w:t>
      </w:r>
    </w:p>
    <w:p w14:paraId="5469E12C" w14:textId="77777777" w:rsidR="004C02EF" w:rsidRPr="00E77497" w:rsidRDefault="004C02EF" w:rsidP="00834A33">
      <w:pPr>
        <w:pStyle w:val="Alg4"/>
        <w:numPr>
          <w:ilvl w:val="0"/>
          <w:numId w:val="237"/>
        </w:numPr>
      </w:pPr>
      <w:r w:rsidRPr="00E77497">
        <w:t>Else if Type(</w:t>
      </w:r>
      <w:r w:rsidRPr="00E77497">
        <w:rPr>
          <w:i/>
        </w:rPr>
        <w:t>B</w:t>
      </w:r>
      <w:r w:rsidRPr="00E77497">
        <w:t xml:space="preserve">) is Object and </w:t>
      </w:r>
      <w:del w:id="31408" w:author="Allen Wirfs-Brock" w:date="2011-07-02T14:14:00Z">
        <w:r w:rsidRPr="00E77497" w:rsidDel="000625EF">
          <w:delText xml:space="preserve">the value of the [[Class]] internal property of </w:delText>
        </w:r>
      </w:del>
      <w:r w:rsidRPr="00E77497">
        <w:rPr>
          <w:i/>
        </w:rPr>
        <w:t>B</w:t>
      </w:r>
      <w:r w:rsidRPr="00E77497">
        <w:t xml:space="preserve"> </w:t>
      </w:r>
      <w:ins w:id="31409" w:author="Allen Wirfs-Brock rev2" w:date="2011-07-20T13:54:00Z">
        <w:r w:rsidR="002E2C0B" w:rsidRPr="00E77497">
          <w:t>h</w:t>
        </w:r>
      </w:ins>
      <w:del w:id="31410" w:author="Allen Wirfs-Brock" w:date="2011-07-02T14:15:00Z">
        <w:r w:rsidRPr="00E77497" w:rsidDel="000625EF">
          <w:delText xml:space="preserve">is </w:delText>
        </w:r>
        <w:r w:rsidRPr="00E77497" w:rsidDel="000625EF">
          <w:rPr>
            <w:rFonts w:ascii="Courier New" w:hAnsi="Courier New"/>
            <w:b/>
          </w:rPr>
          <w:delText>"Boolean"</w:delText>
        </w:r>
      </w:del>
      <w:ins w:id="31411" w:author="Allen Wirfs-Brock" w:date="2011-07-02T14:15:00Z">
        <w:r w:rsidR="000625EF" w:rsidRPr="00E77497">
          <w:t>as a [[</w:t>
        </w:r>
        <w:del w:id="31412" w:author="Rev 3 Allen Wirfs-Brock" w:date="2011-09-07T18:01:00Z">
          <w:r w:rsidR="000625EF" w:rsidRPr="00E77497" w:rsidDel="00187187">
            <w:delText>IsBoolean</w:delText>
          </w:r>
        </w:del>
      </w:ins>
      <w:ins w:id="31413" w:author="Rev 3 Allen Wirfs-Brock" w:date="2011-09-07T18:01:00Z">
        <w:r w:rsidR="00187187" w:rsidRPr="00E77497">
          <w:t>NativeWrapper</w:t>
        </w:r>
      </w:ins>
      <w:ins w:id="31414" w:author="Allen Wirfs-Brock" w:date="2011-07-02T14:15:00Z">
        <w:r w:rsidR="000625EF" w:rsidRPr="00E77497">
          <w:t>]] internal property</w:t>
        </w:r>
      </w:ins>
      <w:ins w:id="31415" w:author="Rev 3 Allen Wirfs-Brock" w:date="2011-09-07T18:01:00Z">
        <w:r w:rsidR="00187187" w:rsidRPr="00E77497">
          <w:t xml:space="preserve"> whose value is BooleanWrapper</w:t>
        </w:r>
      </w:ins>
      <w:r w:rsidRPr="00E77497">
        <w:t xml:space="preserve">, then let </w:t>
      </w:r>
      <w:r w:rsidRPr="00E77497">
        <w:rPr>
          <w:i/>
        </w:rPr>
        <w:t>b</w:t>
      </w:r>
      <w:r w:rsidRPr="00E77497">
        <w:t xml:space="preserve"> be the value of the [[PrimitiveValue]] internal property of </w:t>
      </w:r>
      <w:r w:rsidRPr="00E77497">
        <w:rPr>
          <w:i/>
        </w:rPr>
        <w:t>B</w:t>
      </w:r>
      <w:r w:rsidRPr="00E77497">
        <w:t>.</w:t>
      </w:r>
    </w:p>
    <w:p w14:paraId="7CF02993" w14:textId="77777777" w:rsidR="004C02EF" w:rsidRPr="00E77497" w:rsidRDefault="004C02EF" w:rsidP="00834A33">
      <w:pPr>
        <w:pStyle w:val="Alg4"/>
        <w:numPr>
          <w:ilvl w:val="0"/>
          <w:numId w:val="237"/>
        </w:numPr>
      </w:pPr>
      <w:r w:rsidRPr="00E77497">
        <w:t xml:space="preserve">Else throw a </w:t>
      </w:r>
      <w:r w:rsidRPr="00E77497">
        <w:rPr>
          <w:b/>
        </w:rPr>
        <w:t>TypeError</w:t>
      </w:r>
      <w:r w:rsidRPr="00E77497">
        <w:t xml:space="preserve"> exception.</w:t>
      </w:r>
    </w:p>
    <w:p w14:paraId="2477EF61" w14:textId="77777777" w:rsidR="004C02EF" w:rsidRPr="00E77497" w:rsidRDefault="004C02EF" w:rsidP="00834A33">
      <w:pPr>
        <w:pStyle w:val="Alg4"/>
        <w:numPr>
          <w:ilvl w:val="0"/>
          <w:numId w:val="237"/>
        </w:numPr>
        <w:spacing w:after="220"/>
      </w:pPr>
      <w:r w:rsidRPr="00E77497">
        <w:t xml:space="preserve">If </w:t>
      </w:r>
      <w:r w:rsidRPr="00E77497">
        <w:rPr>
          <w:i/>
        </w:rPr>
        <w:t>b</w:t>
      </w:r>
      <w:r w:rsidRPr="00E77497">
        <w:t xml:space="preserve"> is </w:t>
      </w:r>
      <w:r w:rsidRPr="00E77497">
        <w:rPr>
          <w:b/>
        </w:rPr>
        <w:t>true</w:t>
      </w:r>
      <w:r w:rsidRPr="00E77497">
        <w:t xml:space="preserve">, then return </w:t>
      </w:r>
      <w:r w:rsidRPr="00E77497">
        <w:rPr>
          <w:rFonts w:ascii="Courier New" w:hAnsi="Courier New"/>
          <w:b/>
        </w:rPr>
        <w:t>"true"</w:t>
      </w:r>
      <w:r w:rsidRPr="00E77497">
        <w:t xml:space="preserve">; else return </w:t>
      </w:r>
      <w:r w:rsidRPr="00E77497">
        <w:rPr>
          <w:rFonts w:ascii="Courier New" w:hAnsi="Courier New"/>
          <w:b/>
        </w:rPr>
        <w:t>"false"</w:t>
      </w:r>
      <w:r w:rsidRPr="00E77497">
        <w:t>.</w:t>
      </w:r>
    </w:p>
    <w:p w14:paraId="28272332" w14:textId="77777777" w:rsidR="004C02EF" w:rsidRPr="00E77497" w:rsidRDefault="004C02EF" w:rsidP="004C02EF">
      <w:pPr>
        <w:pStyle w:val="40"/>
        <w:numPr>
          <w:ilvl w:val="0"/>
          <w:numId w:val="0"/>
        </w:numPr>
      </w:pPr>
      <w:bookmarkStart w:id="31416" w:name="_Toc393690455"/>
      <w:bookmarkStart w:id="31417" w:name="_Ref455972337"/>
      <w:r w:rsidRPr="00E77497">
        <w:t>15.6.4.3</w:t>
      </w:r>
      <w:r w:rsidRPr="00E77497">
        <w:tab/>
        <w:t>Boolean.prototype.valueOf</w:t>
      </w:r>
      <w:bookmarkEnd w:id="31406"/>
      <w:bookmarkEnd w:id="31407"/>
      <w:bookmarkEnd w:id="31416"/>
      <w:r w:rsidRPr="00E77497">
        <w:t xml:space="preserve"> ( )</w:t>
      </w:r>
      <w:bookmarkEnd w:id="31417"/>
    </w:p>
    <w:p w14:paraId="007E0F88" w14:textId="77777777" w:rsidR="004C02EF" w:rsidRPr="00E77497" w:rsidRDefault="004C02EF" w:rsidP="004C02EF">
      <w:r w:rsidRPr="00E77497">
        <w:t>The following steps are taken:</w:t>
      </w:r>
    </w:p>
    <w:p w14:paraId="7F268A20" w14:textId="77777777" w:rsidR="004C02EF" w:rsidRPr="00E77497" w:rsidRDefault="004C02EF" w:rsidP="00834A33">
      <w:pPr>
        <w:pStyle w:val="Alg4"/>
        <w:numPr>
          <w:ilvl w:val="0"/>
          <w:numId w:val="238"/>
        </w:numPr>
      </w:pPr>
      <w:r w:rsidRPr="00E77497">
        <w:t xml:space="preserve">Let </w:t>
      </w:r>
      <w:r w:rsidRPr="00E77497">
        <w:rPr>
          <w:i/>
        </w:rPr>
        <w:t>B</w:t>
      </w:r>
      <w:r w:rsidRPr="00E77497">
        <w:t xml:space="preserve"> be the </w:t>
      </w:r>
      <w:r w:rsidRPr="00E77497">
        <w:rPr>
          <w:b/>
        </w:rPr>
        <w:t>this</w:t>
      </w:r>
      <w:r w:rsidRPr="00E77497">
        <w:t xml:space="preserve"> value.</w:t>
      </w:r>
    </w:p>
    <w:p w14:paraId="048DF6E6" w14:textId="77777777" w:rsidR="004C02EF" w:rsidRPr="00E77497" w:rsidRDefault="004C02EF" w:rsidP="00834A33">
      <w:pPr>
        <w:pStyle w:val="Alg4"/>
        <w:numPr>
          <w:ilvl w:val="0"/>
          <w:numId w:val="238"/>
        </w:numPr>
      </w:pPr>
      <w:r w:rsidRPr="00E77497">
        <w:t>If Type(</w:t>
      </w:r>
      <w:r w:rsidRPr="00E77497">
        <w:rPr>
          <w:i/>
        </w:rPr>
        <w:t>B</w:t>
      </w:r>
      <w:r w:rsidRPr="00E77497">
        <w:t xml:space="preserve">) is Boolean, then let </w:t>
      </w:r>
      <w:r w:rsidRPr="00E77497">
        <w:rPr>
          <w:i/>
        </w:rPr>
        <w:t>b</w:t>
      </w:r>
      <w:r w:rsidRPr="00E77497">
        <w:t xml:space="preserve"> be </w:t>
      </w:r>
      <w:r w:rsidRPr="00E77497">
        <w:rPr>
          <w:i/>
        </w:rPr>
        <w:t>B</w:t>
      </w:r>
      <w:r w:rsidRPr="00E77497">
        <w:t>.</w:t>
      </w:r>
    </w:p>
    <w:p w14:paraId="55458B94" w14:textId="77777777" w:rsidR="004C02EF" w:rsidRPr="00E77497" w:rsidRDefault="004C02EF" w:rsidP="00834A33">
      <w:pPr>
        <w:pStyle w:val="Alg4"/>
        <w:numPr>
          <w:ilvl w:val="0"/>
          <w:numId w:val="238"/>
        </w:numPr>
      </w:pPr>
      <w:r w:rsidRPr="00E77497">
        <w:t>Else if Type(</w:t>
      </w:r>
      <w:r w:rsidRPr="00E77497">
        <w:rPr>
          <w:i/>
        </w:rPr>
        <w:t>B</w:t>
      </w:r>
      <w:r w:rsidRPr="00E77497">
        <w:t xml:space="preserve">) is Object and </w:t>
      </w:r>
      <w:del w:id="31418" w:author="Allen Wirfs-Brock" w:date="2011-07-02T14:15:00Z">
        <w:r w:rsidRPr="00E77497" w:rsidDel="000625EF">
          <w:delText xml:space="preserve">the value of the [[Class]] internal property of </w:delText>
        </w:r>
      </w:del>
      <w:r w:rsidRPr="00E77497">
        <w:rPr>
          <w:i/>
        </w:rPr>
        <w:t>B</w:t>
      </w:r>
      <w:r w:rsidRPr="00E77497">
        <w:t xml:space="preserve"> </w:t>
      </w:r>
      <w:del w:id="31419" w:author="Allen Wirfs-Brock" w:date="2011-07-02T14:16:00Z">
        <w:r w:rsidRPr="00E77497" w:rsidDel="000625EF">
          <w:delText xml:space="preserve">is </w:delText>
        </w:r>
        <w:r w:rsidRPr="00E77497" w:rsidDel="000625EF">
          <w:rPr>
            <w:rFonts w:ascii="Courier New" w:hAnsi="Courier New"/>
            <w:b/>
          </w:rPr>
          <w:delText>"Boolean"</w:delText>
        </w:r>
      </w:del>
      <w:ins w:id="31420" w:author="Allen Wirfs-Brock" w:date="2011-07-02T14:16:00Z">
        <w:r w:rsidR="000625EF" w:rsidRPr="00E77497">
          <w:t>has a [[</w:t>
        </w:r>
        <w:del w:id="31421" w:author="Rev 3 Allen Wirfs-Brock" w:date="2011-09-07T18:01:00Z">
          <w:r w:rsidR="000625EF" w:rsidRPr="00E77497" w:rsidDel="00187187">
            <w:delText>IsBoolean</w:delText>
          </w:r>
        </w:del>
      </w:ins>
      <w:ins w:id="31422" w:author="Rev 3 Allen Wirfs-Brock" w:date="2011-09-07T18:01:00Z">
        <w:r w:rsidR="00187187" w:rsidRPr="00E77497">
          <w:t>NativeWrapper</w:t>
        </w:r>
      </w:ins>
      <w:ins w:id="31423" w:author="Allen Wirfs-Brock" w:date="2011-07-02T14:16:00Z">
        <w:r w:rsidR="000625EF" w:rsidRPr="00E77497">
          <w:t>]] internal property</w:t>
        </w:r>
      </w:ins>
      <w:ins w:id="31424" w:author="Rev 3 Allen Wirfs-Brock" w:date="2011-09-07T18:01:00Z">
        <w:r w:rsidR="00187187" w:rsidRPr="00E77497">
          <w:t xml:space="preserve"> whose value is BooleanWrapper</w:t>
        </w:r>
      </w:ins>
      <w:r w:rsidRPr="00E77497">
        <w:t xml:space="preserve">, then let </w:t>
      </w:r>
      <w:r w:rsidRPr="00E77497">
        <w:rPr>
          <w:i/>
        </w:rPr>
        <w:t>b</w:t>
      </w:r>
      <w:r w:rsidRPr="00E77497">
        <w:t xml:space="preserve"> be the value of the [[PrimitiveValue]] internal property of </w:t>
      </w:r>
      <w:r w:rsidRPr="00E77497">
        <w:rPr>
          <w:i/>
        </w:rPr>
        <w:t>B</w:t>
      </w:r>
      <w:r w:rsidRPr="00E77497">
        <w:t>.</w:t>
      </w:r>
    </w:p>
    <w:p w14:paraId="6808852E" w14:textId="77777777" w:rsidR="004C02EF" w:rsidRPr="00E77497" w:rsidRDefault="004C02EF" w:rsidP="00834A33">
      <w:pPr>
        <w:pStyle w:val="Alg4"/>
        <w:numPr>
          <w:ilvl w:val="0"/>
          <w:numId w:val="238"/>
        </w:numPr>
      </w:pPr>
      <w:r w:rsidRPr="00E77497">
        <w:t xml:space="preserve">Else throw a </w:t>
      </w:r>
      <w:r w:rsidRPr="00E77497">
        <w:rPr>
          <w:b/>
        </w:rPr>
        <w:t>TypeError</w:t>
      </w:r>
      <w:r w:rsidRPr="00E77497">
        <w:t xml:space="preserve"> exception.</w:t>
      </w:r>
    </w:p>
    <w:p w14:paraId="29EA1C70" w14:textId="77777777" w:rsidR="004C02EF" w:rsidRPr="00E77497" w:rsidRDefault="004C02EF" w:rsidP="00834A33">
      <w:pPr>
        <w:pStyle w:val="Alg4"/>
        <w:numPr>
          <w:ilvl w:val="0"/>
          <w:numId w:val="238"/>
        </w:numPr>
        <w:spacing w:after="220"/>
      </w:pPr>
      <w:r w:rsidRPr="00E77497">
        <w:t xml:space="preserve">Return </w:t>
      </w:r>
      <w:r w:rsidRPr="00E77497">
        <w:rPr>
          <w:i/>
        </w:rPr>
        <w:t>b</w:t>
      </w:r>
      <w:r w:rsidRPr="00E77497">
        <w:t>.</w:t>
      </w:r>
      <w:bookmarkStart w:id="31425" w:name="_Toc382291652"/>
      <w:bookmarkStart w:id="31426" w:name="_Toc385672340"/>
    </w:p>
    <w:p w14:paraId="1551CFA7" w14:textId="77777777" w:rsidR="004C02EF" w:rsidRPr="00E77497" w:rsidRDefault="004C02EF" w:rsidP="00B43482">
      <w:pPr>
        <w:pStyle w:val="30"/>
        <w:numPr>
          <w:ilvl w:val="0"/>
          <w:numId w:val="0"/>
        </w:numPr>
      </w:pPr>
      <w:bookmarkStart w:id="31427" w:name="_Toc393690456"/>
      <w:bookmarkStart w:id="31428" w:name="_Toc472818937"/>
      <w:bookmarkStart w:id="31429" w:name="_Toc235503515"/>
      <w:bookmarkStart w:id="31430" w:name="_Toc241509290"/>
      <w:bookmarkStart w:id="31431" w:name="_Toc244416777"/>
      <w:bookmarkStart w:id="31432" w:name="_Toc276631141"/>
      <w:bookmarkStart w:id="31433" w:name="_Toc336509624"/>
      <w:r w:rsidRPr="00E77497">
        <w:t>15.6.5</w:t>
      </w:r>
      <w:r w:rsidRPr="00E77497">
        <w:tab/>
        <w:t>Properties of Boolean Instance</w:t>
      </w:r>
      <w:bookmarkEnd w:id="31425"/>
      <w:bookmarkEnd w:id="31426"/>
      <w:bookmarkEnd w:id="31427"/>
      <w:r w:rsidRPr="00E77497">
        <w:t>s</w:t>
      </w:r>
      <w:bookmarkEnd w:id="31428"/>
      <w:bookmarkEnd w:id="31429"/>
      <w:bookmarkEnd w:id="31430"/>
      <w:bookmarkEnd w:id="31431"/>
      <w:bookmarkEnd w:id="31432"/>
      <w:bookmarkEnd w:id="31433"/>
    </w:p>
    <w:p w14:paraId="7E9800C5" w14:textId="77777777" w:rsidR="004C02EF" w:rsidRPr="00E77497" w:rsidRDefault="004C02EF" w:rsidP="004C02EF">
      <w:r w:rsidRPr="00E77497">
        <w:t xml:space="preserve">Boolean instances inherit properties from the Boolean prototype object and </w:t>
      </w:r>
      <w:del w:id="31434" w:author="Allen Wirfs-Brock" w:date="2011-07-02T14:16:00Z">
        <w:r w:rsidRPr="00E77497" w:rsidDel="000625EF">
          <w:delText xml:space="preserve">their </w:delText>
        </w:r>
      </w:del>
      <w:ins w:id="31435" w:author="Allen Wirfs-Brock" w:date="2011-07-02T14:16:00Z">
        <w:r w:rsidR="000625EF" w:rsidRPr="00E77497">
          <w:t xml:space="preserve">have a </w:t>
        </w:r>
      </w:ins>
      <w:r w:rsidRPr="00E77497">
        <w:t>[[</w:t>
      </w:r>
      <w:del w:id="31436" w:author="Allen Wirfs-Brock" w:date="2011-07-02T14:16:00Z">
        <w:r w:rsidRPr="00E77497" w:rsidDel="000625EF">
          <w:delText>Class</w:delText>
        </w:r>
      </w:del>
      <w:ins w:id="31437" w:author="Allen Wirfs-Brock" w:date="2011-07-02T14:16:00Z">
        <w:del w:id="31438" w:author="Rev 3 Allen Wirfs-Brock" w:date="2011-09-07T18:02:00Z">
          <w:r w:rsidR="000625EF" w:rsidRPr="00E77497" w:rsidDel="00187187">
            <w:delText>IsBoolean</w:delText>
          </w:r>
        </w:del>
      </w:ins>
      <w:ins w:id="31439" w:author="Rev 3 Allen Wirfs-Brock" w:date="2011-09-07T18:02:00Z">
        <w:r w:rsidR="00187187" w:rsidRPr="00E77497">
          <w:t>NativeBrand</w:t>
        </w:r>
      </w:ins>
      <w:r w:rsidRPr="00E77497">
        <w:t>]] internal property</w:t>
      </w:r>
      <w:ins w:id="31440" w:author="Rev 3 Allen Wirfs-Brock" w:date="2011-09-07T18:02:00Z">
        <w:r w:rsidR="00187187" w:rsidRPr="00E77497">
          <w:t xml:space="preserve"> whose value is BooleanWrapper</w:t>
        </w:r>
      </w:ins>
      <w:del w:id="31441" w:author="Allen Wirfs-Brock" w:date="2011-07-02T14:16:00Z">
        <w:r w:rsidRPr="00E77497" w:rsidDel="000625EF">
          <w:delText xml:space="preserve"> value is </w:delText>
        </w:r>
        <w:r w:rsidRPr="00E77497" w:rsidDel="000625EF">
          <w:rPr>
            <w:rFonts w:ascii="Courier New" w:hAnsi="Courier New" w:cs="Courier New"/>
            <w:b/>
          </w:rPr>
          <w:delText>"Boolean"</w:delText>
        </w:r>
      </w:del>
      <w:r w:rsidRPr="00E77497">
        <w:t>. Boolean instances also have a [[PrimitiveValue]] internal property.</w:t>
      </w:r>
      <w:bookmarkStart w:id="31442" w:name="_Toc382212255"/>
      <w:bookmarkStart w:id="31443" w:name="_Toc382212818"/>
      <w:bookmarkStart w:id="31444" w:name="_Toc382291653"/>
      <w:bookmarkStart w:id="31445" w:name="_Ref383601961"/>
      <w:bookmarkStart w:id="31446" w:name="_Toc385672341"/>
      <w:bookmarkStart w:id="31447" w:name="_Toc393690457"/>
      <w:bookmarkStart w:id="31448" w:name="_Ref404493337"/>
      <w:bookmarkStart w:id="31449" w:name="_Toc382212263"/>
      <w:bookmarkStart w:id="31450" w:name="_Toc382212826"/>
    </w:p>
    <w:p w14:paraId="2862943B" w14:textId="77777777" w:rsidR="004C02EF" w:rsidRPr="00E77497" w:rsidRDefault="004C02EF" w:rsidP="004C02EF">
      <w:r w:rsidRPr="00E77497">
        <w:t>The [[PrimitiveValue]] internal property is the Boolean value represented by this Boolean object.</w:t>
      </w:r>
    </w:p>
    <w:p w14:paraId="68DD6F47" w14:textId="77777777" w:rsidR="004C02EF" w:rsidRPr="00E77497" w:rsidRDefault="004C02EF" w:rsidP="00B43482">
      <w:pPr>
        <w:pStyle w:val="20"/>
        <w:numPr>
          <w:ilvl w:val="0"/>
          <w:numId w:val="0"/>
        </w:numPr>
      </w:pPr>
      <w:bookmarkStart w:id="31451" w:name="_Ref424531326"/>
      <w:bookmarkStart w:id="31452" w:name="_Toc472818938"/>
      <w:bookmarkStart w:id="31453" w:name="_Toc235503516"/>
      <w:bookmarkStart w:id="31454" w:name="_Toc241509291"/>
      <w:bookmarkStart w:id="31455" w:name="_Toc244416778"/>
      <w:bookmarkStart w:id="31456" w:name="_Toc276631142"/>
      <w:bookmarkStart w:id="31457" w:name="_Toc336509625"/>
      <w:r w:rsidRPr="00E77497">
        <w:t>15.7</w:t>
      </w:r>
      <w:r w:rsidRPr="00E77497">
        <w:tab/>
        <w:t>Number</w:t>
      </w:r>
      <w:bookmarkEnd w:id="31442"/>
      <w:bookmarkEnd w:id="31443"/>
      <w:r w:rsidRPr="00E77497">
        <w:t xml:space="preserve"> Object</w:t>
      </w:r>
      <w:bookmarkEnd w:id="31444"/>
      <w:bookmarkEnd w:id="31445"/>
      <w:bookmarkEnd w:id="31446"/>
      <w:bookmarkEnd w:id="31447"/>
      <w:bookmarkEnd w:id="31448"/>
      <w:r w:rsidRPr="00E77497">
        <w:t>s</w:t>
      </w:r>
      <w:bookmarkStart w:id="31458" w:name="_Toc385672342"/>
      <w:bookmarkStart w:id="31459" w:name="_Ref393527624"/>
      <w:bookmarkStart w:id="31460" w:name="_Toc393690458"/>
      <w:bookmarkStart w:id="31461" w:name="_Ref404501532"/>
      <w:bookmarkStart w:id="31462" w:name="_Toc382212256"/>
      <w:bookmarkStart w:id="31463" w:name="_Toc382212819"/>
      <w:bookmarkStart w:id="31464" w:name="_Toc382291654"/>
      <w:bookmarkEnd w:id="31451"/>
      <w:bookmarkEnd w:id="31452"/>
      <w:bookmarkEnd w:id="31453"/>
      <w:bookmarkEnd w:id="31454"/>
      <w:bookmarkEnd w:id="31455"/>
      <w:bookmarkEnd w:id="31456"/>
      <w:bookmarkEnd w:id="31457"/>
    </w:p>
    <w:p w14:paraId="1202DA73" w14:textId="77777777" w:rsidR="004C02EF" w:rsidRPr="00E77497" w:rsidRDefault="004C02EF" w:rsidP="00B43482">
      <w:pPr>
        <w:pStyle w:val="30"/>
        <w:numPr>
          <w:ilvl w:val="0"/>
          <w:numId w:val="0"/>
        </w:numPr>
      </w:pPr>
      <w:bookmarkStart w:id="31465" w:name="_Ref424531823"/>
      <w:bookmarkStart w:id="31466" w:name="_Toc472818939"/>
      <w:bookmarkStart w:id="31467" w:name="_Toc235503517"/>
      <w:bookmarkStart w:id="31468" w:name="_Toc241509292"/>
      <w:bookmarkStart w:id="31469" w:name="_Toc244416779"/>
      <w:bookmarkStart w:id="31470" w:name="_Toc276631143"/>
      <w:bookmarkStart w:id="31471" w:name="_Toc336509626"/>
      <w:r w:rsidRPr="00E77497">
        <w:t>15.7.1</w:t>
      </w:r>
      <w:r w:rsidRPr="00E77497">
        <w:tab/>
        <w:t>The Number Constructor Called as a Functio</w:t>
      </w:r>
      <w:bookmarkEnd w:id="31458"/>
      <w:bookmarkEnd w:id="31459"/>
      <w:bookmarkEnd w:id="31460"/>
      <w:bookmarkEnd w:id="31461"/>
      <w:r w:rsidRPr="00E77497">
        <w:t>n</w:t>
      </w:r>
      <w:bookmarkEnd w:id="31465"/>
      <w:bookmarkEnd w:id="31466"/>
      <w:bookmarkEnd w:id="31467"/>
      <w:bookmarkEnd w:id="31468"/>
      <w:bookmarkEnd w:id="31469"/>
      <w:bookmarkEnd w:id="31470"/>
      <w:bookmarkEnd w:id="31471"/>
    </w:p>
    <w:p w14:paraId="12833796" w14:textId="77777777" w:rsidR="004C02EF" w:rsidRPr="00E77497" w:rsidRDefault="004C02EF" w:rsidP="004C02EF">
      <w:r w:rsidRPr="00E77497">
        <w:t xml:space="preserve">When </w:t>
      </w:r>
      <w:r w:rsidRPr="00E77497">
        <w:rPr>
          <w:rFonts w:ascii="Courier New" w:hAnsi="Courier New"/>
          <w:b/>
        </w:rPr>
        <w:t>Number</w:t>
      </w:r>
      <w:r w:rsidRPr="00E77497">
        <w:t xml:space="preserve"> is called as a function rather than as a constructor, it performs a type conversion.</w:t>
      </w:r>
      <w:bookmarkStart w:id="31472" w:name="_Toc385672343"/>
      <w:bookmarkStart w:id="31473" w:name="_Toc393690459"/>
    </w:p>
    <w:p w14:paraId="4EF825BF" w14:textId="77777777" w:rsidR="004C02EF" w:rsidRPr="00E77497" w:rsidRDefault="004C02EF" w:rsidP="004C02EF">
      <w:pPr>
        <w:pStyle w:val="40"/>
        <w:numPr>
          <w:ilvl w:val="0"/>
          <w:numId w:val="0"/>
        </w:numPr>
      </w:pPr>
      <w:bookmarkStart w:id="31474" w:name="_Ref457704661"/>
      <w:r w:rsidRPr="00E77497">
        <w:t>15.7.1.1</w:t>
      </w:r>
      <w:r w:rsidRPr="00E77497">
        <w:tab/>
        <w:t>Number ( [ value</w:t>
      </w:r>
      <w:bookmarkEnd w:id="31472"/>
      <w:bookmarkEnd w:id="31473"/>
      <w:r w:rsidRPr="00E77497">
        <w:t xml:space="preserve"> ] )</w:t>
      </w:r>
      <w:bookmarkEnd w:id="31474"/>
    </w:p>
    <w:p w14:paraId="20CCE954" w14:textId="77777777" w:rsidR="004C02EF" w:rsidRPr="00E77497" w:rsidRDefault="004C02EF" w:rsidP="004C02EF">
      <w:r w:rsidRPr="00E77497">
        <w:t xml:space="preserve">Returns a Number value (not a </w:t>
      </w:r>
      <w:bookmarkStart w:id="31475" w:name="_Toc385672344"/>
      <w:bookmarkStart w:id="31476" w:name="_Toc393690460"/>
      <w:r w:rsidRPr="00E77497">
        <w:t xml:space="preserve">Number object) computed by </w:t>
      </w:r>
      <w:r w:rsidRPr="00E77497">
        <w:rPr>
          <w:rFonts w:ascii="Times New Roman" w:hAnsi="Times New Roman"/>
        </w:rPr>
        <w:t>ToNumber(</w:t>
      </w:r>
      <w:r w:rsidRPr="00E77497">
        <w:rPr>
          <w:rFonts w:ascii="Times New Roman" w:hAnsi="Times New Roman"/>
          <w:i/>
        </w:rPr>
        <w:t>value</w:t>
      </w:r>
      <w:r w:rsidRPr="00E77497">
        <w:rPr>
          <w:rFonts w:ascii="Times New Roman" w:hAnsi="Times New Roman"/>
        </w:rPr>
        <w:t>)</w:t>
      </w:r>
      <w:r w:rsidRPr="00E77497">
        <w:t xml:space="preserve"> if </w:t>
      </w:r>
      <w:r w:rsidRPr="00E77497">
        <w:rPr>
          <w:rFonts w:ascii="Times New Roman" w:hAnsi="Times New Roman"/>
          <w:i/>
        </w:rPr>
        <w:t>value</w:t>
      </w:r>
      <w:r w:rsidRPr="00E77497">
        <w:t xml:space="preserve"> was supplied, else returns </w:t>
      </w:r>
      <w:r w:rsidRPr="00E77497">
        <w:rPr>
          <w:b/>
        </w:rPr>
        <w:t>+0</w:t>
      </w:r>
      <w:r w:rsidRPr="00E77497">
        <w:t>.</w:t>
      </w:r>
    </w:p>
    <w:p w14:paraId="7020064B" w14:textId="77777777" w:rsidR="004C02EF" w:rsidRPr="00E77497" w:rsidRDefault="004C02EF" w:rsidP="00B43482">
      <w:pPr>
        <w:pStyle w:val="30"/>
        <w:numPr>
          <w:ilvl w:val="0"/>
          <w:numId w:val="0"/>
        </w:numPr>
      </w:pPr>
      <w:bookmarkStart w:id="31477" w:name="_Toc385672345"/>
      <w:bookmarkStart w:id="31478" w:name="_Ref393527628"/>
      <w:bookmarkStart w:id="31479" w:name="_Toc393690461"/>
      <w:bookmarkStart w:id="31480" w:name="_Ref404501547"/>
      <w:bookmarkStart w:id="31481" w:name="_Ref424531834"/>
      <w:bookmarkStart w:id="31482" w:name="_Toc472818940"/>
      <w:bookmarkStart w:id="31483" w:name="_Toc235503518"/>
      <w:bookmarkStart w:id="31484" w:name="_Toc241509293"/>
      <w:bookmarkStart w:id="31485" w:name="_Toc244416780"/>
      <w:bookmarkStart w:id="31486" w:name="_Toc276631144"/>
      <w:bookmarkStart w:id="31487" w:name="_Toc336509627"/>
      <w:bookmarkEnd w:id="31475"/>
      <w:bookmarkEnd w:id="31476"/>
      <w:r w:rsidRPr="00E77497">
        <w:t>15.7.2</w:t>
      </w:r>
      <w:r w:rsidRPr="00E77497">
        <w:tab/>
        <w:t>The Number Constructo</w:t>
      </w:r>
      <w:bookmarkEnd w:id="31462"/>
      <w:bookmarkEnd w:id="31463"/>
      <w:bookmarkEnd w:id="31464"/>
      <w:bookmarkEnd w:id="31477"/>
      <w:bookmarkEnd w:id="31478"/>
      <w:bookmarkEnd w:id="31479"/>
      <w:bookmarkEnd w:id="31480"/>
      <w:r w:rsidRPr="00E77497">
        <w:t>r</w:t>
      </w:r>
      <w:bookmarkStart w:id="31488" w:name="_Toc382291655"/>
      <w:bookmarkEnd w:id="31481"/>
      <w:bookmarkEnd w:id="31482"/>
      <w:bookmarkEnd w:id="31483"/>
      <w:bookmarkEnd w:id="31484"/>
      <w:bookmarkEnd w:id="31485"/>
      <w:bookmarkEnd w:id="31486"/>
      <w:bookmarkEnd w:id="31487"/>
    </w:p>
    <w:p w14:paraId="179E4FBA" w14:textId="77777777" w:rsidR="004C02EF" w:rsidRPr="00E77497" w:rsidRDefault="004C02EF" w:rsidP="004C02EF">
      <w:r w:rsidRPr="00E77497">
        <w:t xml:space="preserve">When </w:t>
      </w:r>
      <w:r w:rsidRPr="00E77497">
        <w:rPr>
          <w:rFonts w:ascii="Courier New" w:hAnsi="Courier New"/>
          <w:b/>
        </w:rPr>
        <w:t>Number</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31489" w:name="_Toc385672346"/>
      <w:bookmarkStart w:id="31490" w:name="_Toc393690462"/>
    </w:p>
    <w:p w14:paraId="2F655C60" w14:textId="77777777" w:rsidR="004C02EF" w:rsidRPr="00E77497" w:rsidRDefault="004C02EF" w:rsidP="004C02EF">
      <w:pPr>
        <w:pStyle w:val="40"/>
        <w:numPr>
          <w:ilvl w:val="0"/>
          <w:numId w:val="0"/>
        </w:numPr>
      </w:pPr>
      <w:r w:rsidRPr="00E77497">
        <w:t>15.7.2.1</w:t>
      </w:r>
      <w:r w:rsidRPr="00E77497">
        <w:tab/>
        <w:t>new Number ( [ value</w:t>
      </w:r>
      <w:bookmarkEnd w:id="31488"/>
      <w:bookmarkEnd w:id="31489"/>
      <w:bookmarkEnd w:id="31490"/>
      <w:r w:rsidRPr="00E77497">
        <w:t xml:space="preserve"> ] )</w:t>
      </w:r>
      <w:bookmarkStart w:id="31491" w:name="_Toc382291656"/>
    </w:p>
    <w:p w14:paraId="5E95A57E" w14:textId="77777777" w:rsidR="004C02EF" w:rsidRPr="00E77497" w:rsidRDefault="004C02EF" w:rsidP="004C02EF">
      <w:r w:rsidRPr="00E77497">
        <w:t xml:space="preserve">The [[Prototype]] internal property of the newly constructed object is set to the original Number prototype object, the one that is the initial value of </w:t>
      </w:r>
      <w:r w:rsidRPr="00E77497">
        <w:rPr>
          <w:rFonts w:ascii="Courier New" w:hAnsi="Courier New"/>
          <w:b/>
        </w:rPr>
        <w:t>Number.prototype</w:t>
      </w:r>
      <w:r w:rsidRPr="00E77497">
        <w:t xml:space="preserve"> (15.7.3.1).</w:t>
      </w:r>
    </w:p>
    <w:p w14:paraId="2DFAABB7" w14:textId="77777777" w:rsidR="004C02EF" w:rsidRPr="00E77497" w:rsidRDefault="004C02EF" w:rsidP="004C02EF">
      <w:r w:rsidRPr="00E77497">
        <w:t xml:space="preserve">The </w:t>
      </w:r>
      <w:del w:id="31492" w:author="Allen Wirfs-Brock" w:date="2011-07-02T14:17:00Z">
        <w:r w:rsidRPr="00E77497" w:rsidDel="000625EF">
          <w:delText xml:space="preserve">[[Class]] internal property of the </w:delText>
        </w:r>
      </w:del>
      <w:r w:rsidRPr="00E77497">
        <w:t xml:space="preserve">newly constructed object is </w:t>
      </w:r>
      <w:del w:id="31493" w:author="Allen Wirfs-Brock" w:date="2011-07-02T14:17:00Z">
        <w:r w:rsidRPr="00E77497" w:rsidDel="000625EF">
          <w:delText xml:space="preserve">set to </w:delText>
        </w:r>
        <w:r w:rsidRPr="00E77497" w:rsidDel="000625EF">
          <w:rPr>
            <w:rFonts w:ascii="Courier New" w:hAnsi="Courier New"/>
            <w:b/>
          </w:rPr>
          <w:delText>"Number"</w:delText>
        </w:r>
      </w:del>
      <w:ins w:id="31494" w:author="Allen Wirfs-Brock" w:date="2011-07-02T14:17:00Z">
        <w:r w:rsidR="000625EF" w:rsidRPr="00E77497">
          <w:t>has a [[</w:t>
        </w:r>
        <w:del w:id="31495" w:author="Rev 3 Allen Wirfs-Brock" w:date="2011-09-07T18:03:00Z">
          <w:r w:rsidR="000625EF" w:rsidRPr="00E77497" w:rsidDel="00187187">
            <w:delText>IsNumber</w:delText>
          </w:r>
        </w:del>
      </w:ins>
      <w:ins w:id="31496" w:author="Rev 3 Allen Wirfs-Brock" w:date="2011-09-07T18:03:00Z">
        <w:r w:rsidR="00187187" w:rsidRPr="00E77497">
          <w:t>NativeBrand</w:t>
        </w:r>
      </w:ins>
      <w:ins w:id="31497" w:author="Allen Wirfs-Brock" w:date="2011-07-02T14:17:00Z">
        <w:r w:rsidR="000625EF" w:rsidRPr="00E77497">
          <w:t>]] internal property</w:t>
        </w:r>
      </w:ins>
      <w:ins w:id="31498" w:author="Rev 3 Allen Wirfs-Brock" w:date="2011-09-07T18:03:00Z">
        <w:r w:rsidR="00187187" w:rsidRPr="00E77497">
          <w:t xml:space="preserve"> whose value is NumberWrapper</w:t>
        </w:r>
      </w:ins>
      <w:r w:rsidRPr="00E77497">
        <w:t>.</w:t>
      </w:r>
    </w:p>
    <w:p w14:paraId="049A5643" w14:textId="77777777" w:rsidR="004C02EF" w:rsidRPr="00E77497" w:rsidRDefault="004C02EF" w:rsidP="004C02EF">
      <w:r w:rsidRPr="00E77497">
        <w:t xml:space="preserve">The [[PrimitiveValue]] internal property of the newly constructed object is set to </w:t>
      </w:r>
      <w:r w:rsidRPr="00E77497">
        <w:rPr>
          <w:rFonts w:ascii="Times New Roman" w:hAnsi="Times New Roman"/>
        </w:rPr>
        <w:t>ToNumber(</w:t>
      </w:r>
      <w:r w:rsidRPr="00E77497">
        <w:rPr>
          <w:rFonts w:ascii="Times New Roman" w:hAnsi="Times New Roman"/>
          <w:i/>
        </w:rPr>
        <w:t>value</w:t>
      </w:r>
      <w:r w:rsidRPr="00E77497">
        <w:rPr>
          <w:rFonts w:ascii="Times New Roman" w:hAnsi="Times New Roman"/>
        </w:rPr>
        <w:t>)</w:t>
      </w:r>
      <w:r w:rsidRPr="00E77497">
        <w:t xml:space="preserve"> if </w:t>
      </w:r>
      <w:r w:rsidRPr="00E77497">
        <w:rPr>
          <w:rFonts w:ascii="Times New Roman" w:hAnsi="Times New Roman"/>
          <w:i/>
        </w:rPr>
        <w:t>value</w:t>
      </w:r>
      <w:r w:rsidRPr="00E77497">
        <w:t xml:space="preserve"> was supplied, else to +0.</w:t>
      </w:r>
      <w:bookmarkStart w:id="31499" w:name="_Toc385672347"/>
      <w:bookmarkStart w:id="31500" w:name="_Toc393690463"/>
    </w:p>
    <w:p w14:paraId="2FEC0675"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0CC0803D" w14:textId="77777777" w:rsidR="004C02EF" w:rsidRPr="00E77497" w:rsidRDefault="004C02EF" w:rsidP="00B43482">
      <w:pPr>
        <w:pStyle w:val="30"/>
        <w:numPr>
          <w:ilvl w:val="0"/>
          <w:numId w:val="0"/>
        </w:numPr>
      </w:pPr>
      <w:bookmarkStart w:id="31501" w:name="_Toc382212257"/>
      <w:bookmarkStart w:id="31502" w:name="_Toc382212820"/>
      <w:bookmarkStart w:id="31503" w:name="_Toc382291657"/>
      <w:bookmarkStart w:id="31504" w:name="_Toc385672348"/>
      <w:bookmarkStart w:id="31505" w:name="_Toc393690464"/>
      <w:bookmarkStart w:id="31506" w:name="_Ref457704674"/>
      <w:bookmarkStart w:id="31507" w:name="_Ref457709286"/>
      <w:bookmarkStart w:id="31508" w:name="_Toc472818941"/>
      <w:bookmarkStart w:id="31509" w:name="_Toc235503519"/>
      <w:bookmarkStart w:id="31510" w:name="_Toc241509294"/>
      <w:bookmarkStart w:id="31511" w:name="_Toc244416781"/>
      <w:bookmarkStart w:id="31512" w:name="_Toc276631145"/>
      <w:bookmarkStart w:id="31513" w:name="_Toc336509628"/>
      <w:bookmarkEnd w:id="31491"/>
      <w:bookmarkEnd w:id="31499"/>
      <w:bookmarkEnd w:id="31500"/>
      <w:r w:rsidRPr="00E77497">
        <w:t>15.7.3</w:t>
      </w:r>
      <w:r w:rsidRPr="00E77497">
        <w:tab/>
        <w:t>Properties of the Number</w:t>
      </w:r>
      <w:bookmarkEnd w:id="31501"/>
      <w:bookmarkEnd w:id="31502"/>
      <w:r w:rsidRPr="00E77497">
        <w:t xml:space="preserve"> Constructo</w:t>
      </w:r>
      <w:bookmarkEnd w:id="31503"/>
      <w:bookmarkEnd w:id="31504"/>
      <w:bookmarkEnd w:id="31505"/>
      <w:r w:rsidRPr="00E77497">
        <w:t>r</w:t>
      </w:r>
      <w:bookmarkEnd w:id="31506"/>
      <w:bookmarkEnd w:id="31507"/>
      <w:bookmarkEnd w:id="31508"/>
      <w:bookmarkEnd w:id="31509"/>
      <w:bookmarkEnd w:id="31510"/>
      <w:bookmarkEnd w:id="31511"/>
      <w:bookmarkEnd w:id="31512"/>
      <w:bookmarkEnd w:id="31513"/>
    </w:p>
    <w:p w14:paraId="50044D72" w14:textId="77777777" w:rsidR="004C02EF" w:rsidRPr="00E77497" w:rsidRDefault="004C02EF" w:rsidP="004C02EF">
      <w:r w:rsidRPr="00E77497">
        <w:t>The value of the [[Prototype]] internal property of the Number constructor is the Function prototype object (15.3.4).</w:t>
      </w:r>
    </w:p>
    <w:p w14:paraId="501BEB79"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Number constructor has the following properties:</w:t>
      </w:r>
      <w:bookmarkStart w:id="31514" w:name="_Toc382291658"/>
      <w:bookmarkStart w:id="31515" w:name="_Toc385672349"/>
      <w:bookmarkStart w:id="31516" w:name="_Ref393613924"/>
      <w:bookmarkStart w:id="31517" w:name="_Toc393690465"/>
      <w:bookmarkStart w:id="31518" w:name="_Ref404502635"/>
      <w:bookmarkStart w:id="31519" w:name="_Toc382212258"/>
      <w:bookmarkStart w:id="31520" w:name="_Toc382212821"/>
    </w:p>
    <w:p w14:paraId="5A2571B9" w14:textId="77777777" w:rsidR="004C02EF" w:rsidRPr="00E77497" w:rsidRDefault="004C02EF" w:rsidP="004C02EF">
      <w:pPr>
        <w:pStyle w:val="40"/>
        <w:numPr>
          <w:ilvl w:val="0"/>
          <w:numId w:val="0"/>
        </w:numPr>
      </w:pPr>
      <w:bookmarkStart w:id="31521" w:name="_Ref424534510"/>
      <w:r w:rsidRPr="00E77497">
        <w:t>15.7.3.1</w:t>
      </w:r>
      <w:r w:rsidRPr="00E77497">
        <w:tab/>
        <w:t>Number.prototyp</w:t>
      </w:r>
      <w:bookmarkEnd w:id="31514"/>
      <w:bookmarkEnd w:id="31515"/>
      <w:bookmarkEnd w:id="31516"/>
      <w:bookmarkEnd w:id="31517"/>
      <w:bookmarkEnd w:id="31518"/>
      <w:r w:rsidRPr="00E77497">
        <w:t>e</w:t>
      </w:r>
      <w:bookmarkEnd w:id="31521"/>
    </w:p>
    <w:p w14:paraId="6988AE35" w14:textId="77777777" w:rsidR="004C02EF" w:rsidRPr="00E77497" w:rsidRDefault="004C02EF" w:rsidP="004C02EF">
      <w:r w:rsidRPr="00E77497">
        <w:t xml:space="preserve">The initial value of </w:t>
      </w:r>
      <w:r w:rsidRPr="00E77497">
        <w:rPr>
          <w:rFonts w:ascii="Courier New" w:hAnsi="Courier New"/>
          <w:b/>
        </w:rPr>
        <w:t>Number.prototype</w:t>
      </w:r>
      <w:r w:rsidRPr="00E77497">
        <w:t xml:space="preserve"> is the Number prototype object (15.7.4).</w:t>
      </w:r>
      <w:bookmarkStart w:id="31522" w:name="_Toc385672350"/>
      <w:bookmarkStart w:id="31523" w:name="_Toc382291659"/>
    </w:p>
    <w:p w14:paraId="3B900597"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1524" w:name="_Toc393690466"/>
    </w:p>
    <w:p w14:paraId="1F333FA2" w14:textId="77777777" w:rsidR="004C02EF" w:rsidRPr="00E77497" w:rsidRDefault="004C02EF" w:rsidP="004C02EF">
      <w:pPr>
        <w:pStyle w:val="40"/>
        <w:numPr>
          <w:ilvl w:val="0"/>
          <w:numId w:val="0"/>
        </w:numPr>
      </w:pPr>
      <w:bookmarkStart w:id="31525" w:name="_Ref457704688"/>
      <w:r w:rsidRPr="00E77497">
        <w:t>15.7.3.2</w:t>
      </w:r>
      <w:r w:rsidRPr="00E77497">
        <w:tab/>
        <w:t>Number.MAX_VALU</w:t>
      </w:r>
      <w:bookmarkEnd w:id="31522"/>
      <w:bookmarkEnd w:id="31524"/>
      <w:r w:rsidRPr="00E77497">
        <w:t>E</w:t>
      </w:r>
      <w:bookmarkEnd w:id="31525"/>
    </w:p>
    <w:p w14:paraId="0C1CF229" w14:textId="77777777" w:rsidR="004C02EF" w:rsidRPr="006B6D0A" w:rsidRDefault="004C02EF" w:rsidP="004C02EF">
      <w:r w:rsidRPr="00E77497">
        <w:t xml:space="preserve">The value of </w:t>
      </w:r>
      <w:r w:rsidRPr="00E77497">
        <w:rPr>
          <w:rFonts w:ascii="Courier New" w:hAnsi="Courier New"/>
          <w:b/>
        </w:rPr>
        <w:t>Number.MAX_VALUE</w:t>
      </w:r>
      <w:r w:rsidRPr="00E77497">
        <w:t xml:space="preserve"> is the largest positive finite value of the Number type, which is approximately </w:t>
      </w:r>
      <w:r w:rsidRPr="00E77497">
        <w:rPr>
          <w:rFonts w:ascii="Times New Roman" w:hAnsi="Times New Roman"/>
        </w:rPr>
        <w:t>1.7976931348623157 </w:t>
      </w:r>
      <w:r w:rsidRPr="004D1BD1">
        <w:rPr>
          <w:rFonts w:ascii="Times New Roman" w:hAnsi="Times New Roman"/>
        </w:rPr>
        <w:sym w:font="Symbol" w:char="F0B4"/>
      </w:r>
      <w:r w:rsidRPr="004D1BD1">
        <w:rPr>
          <w:rFonts w:ascii="Times New Roman" w:hAnsi="Times New Roman"/>
        </w:rPr>
        <w:t> 10</w:t>
      </w:r>
      <w:r w:rsidRPr="008B7F6F">
        <w:rPr>
          <w:rFonts w:ascii="Times New Roman" w:hAnsi="Times New Roman"/>
          <w:vertAlign w:val="superscript"/>
        </w:rPr>
        <w:t>308</w:t>
      </w:r>
      <w:r w:rsidRPr="006B6D0A">
        <w:t>.</w:t>
      </w:r>
    </w:p>
    <w:p w14:paraId="4D82CD3C" w14:textId="77777777" w:rsidR="004C02EF" w:rsidRPr="00A67AF2" w:rsidRDefault="004C02EF" w:rsidP="004C02EF">
      <w:r w:rsidRPr="006B6D0A">
        <w:t xml:space="preserve">This property has the attributes { [[Writable]]: </w:t>
      </w:r>
      <w:r w:rsidRPr="006B6D0A">
        <w:rPr>
          <w:b/>
        </w:rPr>
        <w:t>false</w:t>
      </w:r>
      <w:r w:rsidRPr="00E65A34">
        <w:t xml:space="preserve">, [[Enumerable]]: </w:t>
      </w:r>
      <w:r w:rsidRPr="00546435">
        <w:rPr>
          <w:b/>
        </w:rPr>
        <w:t>false</w:t>
      </w:r>
      <w:r w:rsidRPr="00A67AF2">
        <w:t xml:space="preserve">, [[Configurable]]: </w:t>
      </w:r>
      <w:r w:rsidRPr="00A67AF2">
        <w:rPr>
          <w:b/>
        </w:rPr>
        <w:t>false</w:t>
      </w:r>
      <w:r w:rsidRPr="00A67AF2">
        <w:t xml:space="preserve"> }.</w:t>
      </w:r>
      <w:bookmarkStart w:id="31526" w:name="_Toc385672351"/>
      <w:bookmarkStart w:id="31527" w:name="_Toc393690467"/>
    </w:p>
    <w:p w14:paraId="2E08556F" w14:textId="77777777" w:rsidR="004C02EF" w:rsidRPr="00B820AB" w:rsidRDefault="004C02EF" w:rsidP="004C02EF">
      <w:pPr>
        <w:pStyle w:val="40"/>
        <w:numPr>
          <w:ilvl w:val="0"/>
          <w:numId w:val="0"/>
        </w:numPr>
      </w:pPr>
      <w:r w:rsidRPr="00B820AB">
        <w:t>15.7.3.3</w:t>
      </w:r>
      <w:r w:rsidRPr="00B820AB">
        <w:tab/>
        <w:t>Number.MIN_VALU</w:t>
      </w:r>
      <w:bookmarkEnd w:id="31526"/>
      <w:bookmarkEnd w:id="31527"/>
      <w:r w:rsidRPr="00B820AB">
        <w:t>E</w:t>
      </w:r>
    </w:p>
    <w:p w14:paraId="10C2469D" w14:textId="77777777" w:rsidR="004C02EF" w:rsidRPr="006B6D0A" w:rsidRDefault="004C02EF" w:rsidP="004C02EF">
      <w:r w:rsidRPr="00675B74">
        <w:t xml:space="preserve">The value of </w:t>
      </w:r>
      <w:r w:rsidRPr="00E77497">
        <w:rPr>
          <w:rFonts w:ascii="Courier New" w:hAnsi="Courier New"/>
          <w:b/>
        </w:rPr>
        <w:t>Number.MIN_VALUE</w:t>
      </w:r>
      <w:r w:rsidRPr="00E77497">
        <w:t xml:space="preserve"> is the smallest positive value of the Number type, which is approximately </w:t>
      </w:r>
      <w:r w:rsidRPr="00E77497">
        <w:rPr>
          <w:rFonts w:ascii="Times New Roman" w:hAnsi="Times New Roman"/>
        </w:rPr>
        <w:t>5 </w:t>
      </w:r>
      <w:r w:rsidRPr="004D1BD1">
        <w:rPr>
          <w:rFonts w:ascii="Times New Roman" w:hAnsi="Times New Roman"/>
        </w:rPr>
        <w:sym w:font="Symbol" w:char="F0B4"/>
      </w:r>
      <w:r w:rsidRPr="004D1BD1">
        <w:rPr>
          <w:rFonts w:ascii="Times New Roman" w:hAnsi="Times New Roman"/>
        </w:rPr>
        <w:t> 10</w:t>
      </w:r>
      <w:r w:rsidRPr="008B7F6F">
        <w:rPr>
          <w:rFonts w:ascii="Times New Roman" w:hAnsi="Times New Roman"/>
          <w:vertAlign w:val="superscript"/>
        </w:rPr>
        <w:noBreakHyphen/>
        <w:t>324</w:t>
      </w:r>
      <w:r w:rsidRPr="006B6D0A">
        <w:t>.</w:t>
      </w:r>
      <w:bookmarkStart w:id="31528" w:name="_Toc385672352"/>
    </w:p>
    <w:p w14:paraId="081BACDC" w14:textId="77777777" w:rsidR="008D3219" w:rsidRDefault="008D3219" w:rsidP="004C02EF">
      <w:pPr>
        <w:rPr>
          <w:ins w:id="31529" w:author="Rev 7 Allen Wirfs-Brock" w:date="2012-05-03T08:35:00Z"/>
        </w:rPr>
      </w:pPr>
      <w:ins w:id="31530" w:author="Rev 7 Allen Wirfs-Brock" w:date="2012-05-03T08:36:00Z">
        <w:r>
          <w:t>In</w:t>
        </w:r>
      </w:ins>
      <w:ins w:id="31531" w:author="Rev 7 Allen Wirfs-Brock" w:date="2012-05-03T08:38:00Z">
        <w:r>
          <w:t xml:space="preserve"> the</w:t>
        </w:r>
      </w:ins>
      <w:ins w:id="31532" w:author="Rev 7 Allen Wirfs-Brock" w:date="2012-05-03T08:36:00Z">
        <w:r>
          <w:t xml:space="preserve"> IEEE-</w:t>
        </w:r>
      </w:ins>
      <w:ins w:id="31533" w:author="Rev 7 Allen Wirfs-Brock" w:date="2012-05-03T08:37:00Z">
        <w:r>
          <w:t>764</w:t>
        </w:r>
      </w:ins>
      <w:ins w:id="31534" w:author="Rev 7 Allen Wirfs-Brock" w:date="2012-05-03T08:38:00Z">
        <w:r>
          <w:t xml:space="preserve"> double precission binary representation, the smallest possible value is a denormalized numbered. If an implementation does not support denormalized values, the value of</w:t>
        </w:r>
      </w:ins>
      <w:ins w:id="31535" w:author="Rev 7 Allen Wirfs-Brock" w:date="2012-05-03T08:40:00Z">
        <w:r>
          <w:t xml:space="preserve"> </w:t>
        </w:r>
        <w:r w:rsidRPr="00E77497">
          <w:rPr>
            <w:rFonts w:ascii="Courier New" w:hAnsi="Courier New"/>
            <w:b/>
          </w:rPr>
          <w:t>Number.MIN_VALUE</w:t>
        </w:r>
      </w:ins>
      <w:ins w:id="31536" w:author="Rev 7 Allen Wirfs-Brock" w:date="2012-05-03T08:38:00Z">
        <w:r>
          <w:t xml:space="preserve"> must be the smallest </w:t>
        </w:r>
      </w:ins>
      <w:ins w:id="31537" w:author="Rev 7 Allen Wirfs-Brock" w:date="2012-05-03T08:41:00Z">
        <w:r>
          <w:t xml:space="preserve">non-zero </w:t>
        </w:r>
      </w:ins>
      <w:ins w:id="31538" w:author="Rev 7 Allen Wirfs-Brock" w:date="2012-05-03T08:38:00Z">
        <w:r>
          <w:t xml:space="preserve">positive value that can actually be represented </w:t>
        </w:r>
      </w:ins>
      <w:ins w:id="31539" w:author="Rev 7 Allen Wirfs-Brock" w:date="2012-05-03T08:41:00Z">
        <w:r>
          <w:t>by the implementation.</w:t>
        </w:r>
      </w:ins>
      <w:ins w:id="31540" w:author="Rev 7 Allen Wirfs-Brock" w:date="2012-05-03T08:38:00Z">
        <w:r>
          <w:t xml:space="preserve"> </w:t>
        </w:r>
      </w:ins>
    </w:p>
    <w:p w14:paraId="28C333C3" w14:textId="77777777" w:rsidR="004C02EF" w:rsidRPr="00A67AF2" w:rsidRDefault="004C02EF" w:rsidP="004C02EF">
      <w:r w:rsidRPr="006B6D0A">
        <w:t xml:space="preserve">This property has the attributes { [[Writable]]: </w:t>
      </w:r>
      <w:r w:rsidRPr="006B6D0A">
        <w:rPr>
          <w:b/>
        </w:rPr>
        <w:t>false</w:t>
      </w:r>
      <w:r w:rsidRPr="00E65A34">
        <w:t xml:space="preserve">, [[Enumerable]]: </w:t>
      </w:r>
      <w:r w:rsidRPr="00546435">
        <w:rPr>
          <w:b/>
        </w:rPr>
        <w:t>false</w:t>
      </w:r>
      <w:r w:rsidRPr="00A67AF2">
        <w:t xml:space="preserve">, [[Configurable]]: </w:t>
      </w:r>
      <w:r w:rsidRPr="00A67AF2">
        <w:rPr>
          <w:b/>
        </w:rPr>
        <w:t>false</w:t>
      </w:r>
      <w:r w:rsidRPr="00A67AF2">
        <w:t xml:space="preserve"> }.</w:t>
      </w:r>
      <w:bookmarkStart w:id="31541" w:name="_Toc393690468"/>
    </w:p>
    <w:p w14:paraId="63A59063" w14:textId="77777777" w:rsidR="004C02EF" w:rsidRPr="00B820AB" w:rsidRDefault="004C02EF" w:rsidP="004C02EF">
      <w:pPr>
        <w:pStyle w:val="40"/>
        <w:numPr>
          <w:ilvl w:val="0"/>
          <w:numId w:val="0"/>
        </w:numPr>
      </w:pPr>
      <w:bookmarkStart w:id="31542" w:name="_Ref457704701"/>
      <w:r w:rsidRPr="00B820AB">
        <w:t>15.7.3.4</w:t>
      </w:r>
      <w:r w:rsidRPr="00B820AB">
        <w:tab/>
        <w:t>Number.Na</w:t>
      </w:r>
      <w:bookmarkEnd w:id="31523"/>
      <w:bookmarkEnd w:id="31528"/>
      <w:bookmarkEnd w:id="31541"/>
      <w:r w:rsidRPr="00B820AB">
        <w:t>N</w:t>
      </w:r>
      <w:bookmarkEnd w:id="31542"/>
    </w:p>
    <w:p w14:paraId="61A109EB" w14:textId="77777777" w:rsidR="004C02EF" w:rsidRPr="00E77497" w:rsidRDefault="004C02EF" w:rsidP="004C02EF">
      <w:r w:rsidRPr="00675B74">
        <w:t xml:space="preserve">The value of </w:t>
      </w:r>
      <w:r w:rsidRPr="00E77497">
        <w:rPr>
          <w:rFonts w:ascii="Courier New" w:hAnsi="Courier New"/>
          <w:b/>
        </w:rPr>
        <w:t>Number.NaN</w:t>
      </w:r>
      <w:r w:rsidRPr="00E77497">
        <w:t xml:space="preserve"> is </w:t>
      </w:r>
      <w:r w:rsidRPr="00E77497">
        <w:rPr>
          <w:b/>
        </w:rPr>
        <w:t>NaN</w:t>
      </w:r>
      <w:r w:rsidRPr="00E77497">
        <w:t>.</w:t>
      </w:r>
      <w:bookmarkStart w:id="31543" w:name="_Toc385672353"/>
      <w:bookmarkStart w:id="31544" w:name="_Toc382291660"/>
    </w:p>
    <w:p w14:paraId="7A06620C"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1545" w:name="_Toc393690469"/>
    </w:p>
    <w:p w14:paraId="61EC52DB" w14:textId="77777777" w:rsidR="004C02EF" w:rsidRPr="00E77497" w:rsidRDefault="004C02EF" w:rsidP="004C02EF">
      <w:pPr>
        <w:pStyle w:val="40"/>
        <w:numPr>
          <w:ilvl w:val="0"/>
          <w:numId w:val="0"/>
        </w:numPr>
      </w:pPr>
      <w:r w:rsidRPr="00E77497">
        <w:t>15.7.3.5</w:t>
      </w:r>
      <w:r w:rsidRPr="00E77497">
        <w:tab/>
        <w:t>Number.NEGATIVE_INFINIT</w:t>
      </w:r>
      <w:bookmarkEnd w:id="31543"/>
      <w:bookmarkEnd w:id="31545"/>
      <w:r w:rsidRPr="00E77497">
        <w:t>Y</w:t>
      </w:r>
    </w:p>
    <w:p w14:paraId="423375FF" w14:textId="77777777" w:rsidR="004C02EF" w:rsidRPr="004D1BD1" w:rsidRDefault="004C02EF" w:rsidP="004C02EF">
      <w:r w:rsidRPr="00E77497">
        <w:t xml:space="preserve">The value of Number.NEGATIVE_INFINITY is </w:t>
      </w:r>
      <w:r w:rsidRPr="004D1BD1">
        <w:sym w:font="Symbol" w:char="F02D"/>
      </w:r>
      <w:r w:rsidRPr="008B7F6F">
        <w:sym w:font="Symbol" w:char="F0A5"/>
      </w:r>
      <w:r w:rsidRPr="004D1BD1">
        <w:t>.</w:t>
      </w:r>
      <w:bookmarkStart w:id="31546" w:name="_Toc385672354"/>
    </w:p>
    <w:p w14:paraId="4B429AB1" w14:textId="77777777" w:rsidR="004C02EF" w:rsidRPr="00A67AF2" w:rsidRDefault="004C02EF" w:rsidP="004C02EF">
      <w:r w:rsidRPr="008B7F6F">
        <w:t xml:space="preserve">This property has the attributes { [[Writable]]: </w:t>
      </w:r>
      <w:r w:rsidRPr="006B6D0A">
        <w:rPr>
          <w:b/>
        </w:rPr>
        <w:t>false</w:t>
      </w:r>
      <w:r w:rsidRPr="006B6D0A">
        <w:t xml:space="preserve">, [[Enumerable]]: </w:t>
      </w:r>
      <w:r w:rsidRPr="006B6D0A">
        <w:rPr>
          <w:b/>
        </w:rPr>
        <w:t>false</w:t>
      </w:r>
      <w:r w:rsidRPr="00E65A34">
        <w:t xml:space="preserve">, [[Configurable]]: </w:t>
      </w:r>
      <w:r w:rsidRPr="00546435">
        <w:rPr>
          <w:b/>
        </w:rPr>
        <w:t>false</w:t>
      </w:r>
      <w:r w:rsidRPr="00A67AF2">
        <w:t xml:space="preserve"> }.</w:t>
      </w:r>
      <w:bookmarkStart w:id="31547" w:name="_Toc393690470"/>
    </w:p>
    <w:p w14:paraId="55355716" w14:textId="77777777" w:rsidR="004C02EF" w:rsidRPr="00A67AF2" w:rsidRDefault="004C02EF" w:rsidP="004C02EF">
      <w:pPr>
        <w:pStyle w:val="40"/>
        <w:numPr>
          <w:ilvl w:val="0"/>
          <w:numId w:val="0"/>
        </w:numPr>
      </w:pPr>
      <w:r w:rsidRPr="00A67AF2">
        <w:t>15.7.3.6</w:t>
      </w:r>
      <w:r w:rsidRPr="00A67AF2">
        <w:tab/>
        <w:t>Number.POSITIVE_INFINIT</w:t>
      </w:r>
      <w:bookmarkEnd w:id="31546"/>
      <w:bookmarkEnd w:id="31547"/>
      <w:r w:rsidRPr="00A67AF2">
        <w:t>Y</w:t>
      </w:r>
    </w:p>
    <w:p w14:paraId="7A5AB836" w14:textId="77777777" w:rsidR="004C02EF" w:rsidRPr="004D1BD1" w:rsidRDefault="004C02EF" w:rsidP="004C02EF">
      <w:r w:rsidRPr="00B820AB">
        <w:t>The value of Number.POSITIVE_INFINITY is +</w:t>
      </w:r>
      <w:r w:rsidRPr="004D1BD1">
        <w:sym w:font="Symbol" w:char="F0A5"/>
      </w:r>
      <w:r w:rsidRPr="004D1BD1">
        <w:t>.</w:t>
      </w:r>
      <w:bookmarkStart w:id="31548" w:name="_Toc385672355"/>
    </w:p>
    <w:p w14:paraId="0559EBED" w14:textId="77777777" w:rsidR="004C02EF" w:rsidRPr="00A67AF2" w:rsidRDefault="004C02EF" w:rsidP="004C02EF">
      <w:r w:rsidRPr="008B7F6F">
        <w:t xml:space="preserve">This property has the attributes { [[Writable]]: </w:t>
      </w:r>
      <w:r w:rsidRPr="006B6D0A">
        <w:rPr>
          <w:b/>
        </w:rPr>
        <w:t>false</w:t>
      </w:r>
      <w:r w:rsidRPr="006B6D0A">
        <w:t xml:space="preserve">, [[Enumerable]]: </w:t>
      </w:r>
      <w:r w:rsidRPr="006B6D0A">
        <w:rPr>
          <w:b/>
        </w:rPr>
        <w:t>false</w:t>
      </w:r>
      <w:r w:rsidRPr="00E65A34">
        <w:t xml:space="preserve">, [[Configurable]]: </w:t>
      </w:r>
      <w:r w:rsidRPr="00546435">
        <w:rPr>
          <w:b/>
        </w:rPr>
        <w:t>false</w:t>
      </w:r>
      <w:r w:rsidRPr="00A67AF2">
        <w:t xml:space="preserve"> }.</w:t>
      </w:r>
      <w:bookmarkStart w:id="31549" w:name="_Ref393609442"/>
      <w:bookmarkStart w:id="31550" w:name="_Toc393690471"/>
    </w:p>
    <w:p w14:paraId="65BCA3C2"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31551" w:author="Rev 7 Allen Wirfs-Brock" w:date="2012-05-02T17:12:00Z"/>
          <w:rFonts w:cs="Arial"/>
          <w:b/>
        </w:rPr>
      </w:pPr>
      <w:bookmarkStart w:id="31552" w:name="_Ref424536060"/>
      <w:bookmarkStart w:id="31553" w:name="_Toc472818942"/>
      <w:bookmarkStart w:id="31554" w:name="_Toc235503520"/>
      <w:bookmarkStart w:id="31555" w:name="_Toc241509295"/>
      <w:bookmarkStart w:id="31556" w:name="_Toc244416782"/>
      <w:bookmarkStart w:id="31557" w:name="_Toc276631146"/>
      <w:ins w:id="31558" w:author="Rev 7 Allen Wirfs-Brock" w:date="2012-05-02T17:12:00Z">
        <w:r w:rsidRPr="00640BCB">
          <w:rPr>
            <w:rFonts w:cs="Arial"/>
            <w:b/>
          </w:rPr>
          <w:t>15.7.3.7</w:t>
        </w:r>
        <w:r w:rsidRPr="00640BCB">
          <w:rPr>
            <w:rFonts w:cs="Arial"/>
            <w:b/>
          </w:rPr>
          <w:tab/>
          <w:t>Number.EPSILON</w:t>
        </w:r>
      </w:ins>
    </w:p>
    <w:p w14:paraId="10E34051" w14:textId="77777777" w:rsidR="00640BCB" w:rsidRPr="00640BCB" w:rsidRDefault="00640BCB" w:rsidP="00640BCB">
      <w:pPr>
        <w:autoSpaceDE w:val="0"/>
        <w:autoSpaceDN w:val="0"/>
        <w:adjustRightInd w:val="0"/>
        <w:spacing w:after="0" w:line="240" w:lineRule="auto"/>
        <w:jc w:val="left"/>
        <w:rPr>
          <w:ins w:id="31559" w:author="Rev 7 Allen Wirfs-Brock" w:date="2012-05-02T17:12:00Z"/>
          <w:rFonts w:cs="Arial"/>
        </w:rPr>
      </w:pPr>
      <w:ins w:id="31560" w:author="Rev 7 Allen Wirfs-Brock" w:date="2012-05-02T17:12:00Z">
        <w:r w:rsidRPr="00640BCB">
          <w:rPr>
            <w:rFonts w:cs="Arial"/>
          </w:rPr>
          <w:t>The value of Number.EPSILON is the difference between 1 and the smallest value greater than 1 that is representable as a Number value, which is approximately 2.2204460492503130808472633361816 x 10</w:t>
        </w:r>
        <w:r w:rsidRPr="00640BCB">
          <w:rPr>
            <w:rFonts w:cs="Arial"/>
            <w:vertAlign w:val="superscript"/>
          </w:rPr>
          <w:t>-16</w:t>
        </w:r>
        <w:r w:rsidRPr="00640BCB">
          <w:rPr>
            <w:rFonts w:cs="Arial"/>
          </w:rPr>
          <w:t>.</w:t>
        </w:r>
      </w:ins>
    </w:p>
    <w:p w14:paraId="79271A0C" w14:textId="77777777" w:rsidR="00640BCB" w:rsidRPr="00640BCB" w:rsidRDefault="00640BCB" w:rsidP="00640BCB">
      <w:pPr>
        <w:rPr>
          <w:ins w:id="31561" w:author="Rev 7 Allen Wirfs-Brock" w:date="2012-05-02T17:12:00Z"/>
          <w:rFonts w:cs="Arial"/>
        </w:rPr>
      </w:pPr>
      <w:ins w:id="31562" w:author="Rev 7 Allen Wirfs-Brock" w:date="2012-05-02T17:12:00Z">
        <w:r w:rsidRPr="00640BCB">
          <w:rPr>
            <w:rFonts w:cs="Arial"/>
          </w:rPr>
          <w:br/>
          <w:t xml:space="preserve">This property has the attributes { [[Writable]]: </w:t>
        </w:r>
        <w:r w:rsidRPr="00640BCB">
          <w:rPr>
            <w:rFonts w:cs="Arial"/>
            <w:b/>
          </w:rPr>
          <w:t>false</w:t>
        </w:r>
        <w:r w:rsidRPr="00640BCB">
          <w:rPr>
            <w:rFonts w:cs="Arial"/>
          </w:rPr>
          <w:t xml:space="preserve">, [[Enumerable]]: </w:t>
        </w:r>
        <w:r w:rsidRPr="00640BCB">
          <w:rPr>
            <w:rFonts w:cs="Arial"/>
            <w:b/>
          </w:rPr>
          <w:t>false</w:t>
        </w:r>
        <w:r w:rsidRPr="00640BCB">
          <w:rPr>
            <w:rFonts w:cs="Arial"/>
          </w:rPr>
          <w:t xml:space="preserve">, [[Configurable]]: </w:t>
        </w:r>
        <w:r w:rsidRPr="00640BCB">
          <w:rPr>
            <w:rFonts w:cs="Arial"/>
            <w:b/>
          </w:rPr>
          <w:t>false</w:t>
        </w:r>
        <w:r w:rsidRPr="00640BCB">
          <w:rPr>
            <w:rFonts w:cs="Arial"/>
          </w:rPr>
          <w:t xml:space="preserve"> }.</w:t>
        </w:r>
      </w:ins>
    </w:p>
    <w:p w14:paraId="6C1F2828"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31563" w:author="Rev 7 Allen Wirfs-Brock" w:date="2012-05-02T17:12:00Z"/>
          <w:rFonts w:cs="Arial"/>
          <w:b/>
        </w:rPr>
      </w:pPr>
      <w:ins w:id="31564" w:author="Rev 7 Allen Wirfs-Brock" w:date="2012-05-02T17:12:00Z">
        <w:r w:rsidRPr="00640BCB">
          <w:rPr>
            <w:rFonts w:cs="Arial"/>
            <w:b/>
          </w:rPr>
          <w:t>15.7.3.</w:t>
        </w:r>
        <w:del w:id="31565" w:author="Rev 10 Allen Wirfs-Brock" w:date="2012-08-13T19:19:00Z">
          <w:r w:rsidRPr="00640BCB" w:rsidDel="00C700A2">
            <w:rPr>
              <w:rFonts w:cs="Arial"/>
              <w:b/>
            </w:rPr>
            <w:delText>7</w:delText>
          </w:r>
        </w:del>
      </w:ins>
      <w:ins w:id="31566" w:author="Rev 10 Allen Wirfs-Brock" w:date="2012-08-13T19:19:00Z">
        <w:r w:rsidR="00C700A2">
          <w:rPr>
            <w:rFonts w:cs="Arial"/>
            <w:b/>
          </w:rPr>
          <w:t>8</w:t>
        </w:r>
      </w:ins>
      <w:ins w:id="31567" w:author="Rev 7 Allen Wirfs-Brock" w:date="2012-05-02T17:12:00Z">
        <w:r w:rsidRPr="00640BCB">
          <w:rPr>
            <w:rFonts w:cs="Arial"/>
            <w:b/>
          </w:rPr>
          <w:tab/>
          <w:t>Number.MAX_INTEGER</w:t>
        </w:r>
      </w:ins>
    </w:p>
    <w:p w14:paraId="025472A8" w14:textId="77777777" w:rsidR="00640BCB" w:rsidRPr="00640BCB" w:rsidRDefault="00A829B2" w:rsidP="00640BCB">
      <w:pPr>
        <w:autoSpaceDE w:val="0"/>
        <w:autoSpaceDN w:val="0"/>
        <w:adjustRightInd w:val="0"/>
        <w:spacing w:after="0" w:line="240" w:lineRule="auto"/>
        <w:jc w:val="left"/>
        <w:rPr>
          <w:ins w:id="31568" w:author="Rev 7 Allen Wirfs-Brock" w:date="2012-05-02T17:12:00Z"/>
          <w:rFonts w:cs="Arial"/>
        </w:rPr>
      </w:pPr>
      <w:ins w:id="31569" w:author="Rev 7 Allen Wirfs-Brock" w:date="2012-05-02T17:12:00Z">
        <w:r>
          <w:rPr>
            <w:rFonts w:cs="Arial"/>
          </w:rPr>
          <w:t>The value of Number.MAX_INTEGER</w:t>
        </w:r>
        <w:r w:rsidR="00640BCB" w:rsidRPr="00640BCB">
          <w:rPr>
            <w:rFonts w:cs="Arial"/>
          </w:rPr>
          <w:t xml:space="preserve"> is the largest integer value that can be represented as a Number value without losing precision, which is 9007199254740991. </w:t>
        </w:r>
      </w:ins>
    </w:p>
    <w:p w14:paraId="7CBF4EB3" w14:textId="77777777" w:rsidR="00640BCB" w:rsidRPr="00640BCB" w:rsidRDefault="00640BCB" w:rsidP="00640BCB">
      <w:pPr>
        <w:rPr>
          <w:ins w:id="31570" w:author="Rev 7 Allen Wirfs-Brock" w:date="2012-05-02T17:12:00Z"/>
          <w:rFonts w:cs="Arial"/>
        </w:rPr>
      </w:pPr>
      <w:ins w:id="31571" w:author="Rev 7 Allen Wirfs-Brock" w:date="2012-05-02T17:12:00Z">
        <w:r w:rsidRPr="00640BCB">
          <w:rPr>
            <w:rFonts w:cs="Arial"/>
          </w:rPr>
          <w:br/>
          <w:t xml:space="preserve">This property has the attributes { [[Writable]]: </w:t>
        </w:r>
        <w:r w:rsidRPr="00640BCB">
          <w:rPr>
            <w:rFonts w:cs="Arial"/>
            <w:b/>
          </w:rPr>
          <w:t>false</w:t>
        </w:r>
        <w:r w:rsidRPr="00640BCB">
          <w:rPr>
            <w:rFonts w:cs="Arial"/>
          </w:rPr>
          <w:t xml:space="preserve">, [[Enumerable]]: </w:t>
        </w:r>
        <w:r w:rsidRPr="00640BCB">
          <w:rPr>
            <w:rFonts w:cs="Arial"/>
            <w:b/>
          </w:rPr>
          <w:t>false</w:t>
        </w:r>
        <w:r w:rsidRPr="00640BCB">
          <w:rPr>
            <w:rFonts w:cs="Arial"/>
          </w:rPr>
          <w:t xml:space="preserve">, [[Configurable]]: </w:t>
        </w:r>
        <w:r w:rsidRPr="00640BCB">
          <w:rPr>
            <w:rFonts w:cs="Arial"/>
            <w:b/>
          </w:rPr>
          <w:t>false</w:t>
        </w:r>
        <w:r w:rsidRPr="00640BCB">
          <w:rPr>
            <w:rFonts w:cs="Arial"/>
          </w:rPr>
          <w:t xml:space="preserve"> }.</w:t>
        </w:r>
      </w:ins>
    </w:p>
    <w:p w14:paraId="523B27A8"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31572" w:author="Rev 7 Allen Wirfs-Brock" w:date="2012-05-02T17:12:00Z"/>
          <w:rFonts w:cs="Arial"/>
          <w:b/>
        </w:rPr>
      </w:pPr>
      <w:ins w:id="31573" w:author="Rev 7 Allen Wirfs-Brock" w:date="2012-05-02T17:12:00Z">
        <w:r w:rsidRPr="00640BCB">
          <w:rPr>
            <w:rFonts w:cs="Arial"/>
            <w:b/>
          </w:rPr>
          <w:t>15.7.3.</w:t>
        </w:r>
        <w:del w:id="31574" w:author="Rev 10 Allen Wirfs-Brock" w:date="2012-08-13T19:19:00Z">
          <w:r w:rsidRPr="00640BCB" w:rsidDel="00C700A2">
            <w:rPr>
              <w:rFonts w:cs="Arial"/>
              <w:b/>
            </w:rPr>
            <w:delText>8</w:delText>
          </w:r>
        </w:del>
      </w:ins>
      <w:ins w:id="31575" w:author="Rev 10 Allen Wirfs-Brock" w:date="2012-08-13T19:19:00Z">
        <w:r w:rsidR="00C700A2">
          <w:rPr>
            <w:rFonts w:cs="Arial"/>
            <w:b/>
          </w:rPr>
          <w:t>9</w:t>
        </w:r>
      </w:ins>
      <w:ins w:id="31576" w:author="Rev 7 Allen Wirfs-Brock" w:date="2012-05-02T17:12:00Z">
        <w:r w:rsidRPr="00640BCB">
          <w:rPr>
            <w:rFonts w:cs="Arial"/>
            <w:b/>
          </w:rPr>
          <w:tab/>
          <w:t>Number.parseInt (string, radix)</w:t>
        </w:r>
      </w:ins>
    </w:p>
    <w:p w14:paraId="426D47E6" w14:textId="77777777" w:rsidR="00640BCB" w:rsidRPr="00640BCB" w:rsidRDefault="00640BCB" w:rsidP="00640BCB">
      <w:pPr>
        <w:rPr>
          <w:ins w:id="31577" w:author="Rev 7 Allen Wirfs-Brock" w:date="2012-05-02T17:12:00Z"/>
          <w:rFonts w:cs="Arial"/>
        </w:rPr>
      </w:pPr>
      <w:commentRangeStart w:id="31578"/>
      <w:ins w:id="31579" w:author="Rev 7 Allen Wirfs-Brock" w:date="2012-05-02T17:12:00Z">
        <w:r w:rsidRPr="00640BCB">
          <w:rPr>
            <w:rFonts w:cs="Arial"/>
          </w:rPr>
          <w:t>Same as 15.1.2.2.</w:t>
        </w:r>
      </w:ins>
      <w:commentRangeEnd w:id="31578"/>
      <w:ins w:id="31580" w:author="Rev 7 Allen Wirfs-Brock" w:date="2012-05-02T17:15:00Z">
        <w:r>
          <w:rPr>
            <w:rStyle w:val="af3"/>
          </w:rPr>
          <w:commentReference w:id="31578"/>
        </w:r>
      </w:ins>
    </w:p>
    <w:p w14:paraId="756C23A9"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31581" w:author="Rev 7 Allen Wirfs-Brock" w:date="2012-05-02T17:12:00Z"/>
          <w:rFonts w:cs="Arial"/>
          <w:b/>
        </w:rPr>
      </w:pPr>
      <w:ins w:id="31582" w:author="Rev 7 Allen Wirfs-Brock" w:date="2012-05-02T17:12:00Z">
        <w:r w:rsidRPr="00640BCB">
          <w:rPr>
            <w:rFonts w:cs="Arial"/>
            <w:b/>
          </w:rPr>
          <w:t>15.7.3.</w:t>
        </w:r>
        <w:del w:id="31583" w:author="Rev 10 Allen Wirfs-Brock" w:date="2012-08-13T19:19:00Z">
          <w:r w:rsidRPr="00640BCB" w:rsidDel="00C700A2">
            <w:rPr>
              <w:rFonts w:cs="Arial"/>
              <w:b/>
            </w:rPr>
            <w:delText>9</w:delText>
          </w:r>
        </w:del>
      </w:ins>
      <w:ins w:id="31584" w:author="Rev 10 Allen Wirfs-Brock" w:date="2012-08-13T19:19:00Z">
        <w:r w:rsidR="00C700A2">
          <w:rPr>
            <w:rFonts w:cs="Arial"/>
            <w:b/>
          </w:rPr>
          <w:t>10</w:t>
        </w:r>
      </w:ins>
      <w:ins w:id="31585" w:author="Rev 7 Allen Wirfs-Brock" w:date="2012-05-02T17:12:00Z">
        <w:r w:rsidRPr="00640BCB">
          <w:rPr>
            <w:rFonts w:cs="Arial"/>
            <w:b/>
          </w:rPr>
          <w:tab/>
          <w:t>Number.parseFloat (string)</w:t>
        </w:r>
      </w:ins>
    </w:p>
    <w:p w14:paraId="50A0F3D1" w14:textId="77777777" w:rsidR="00640BCB" w:rsidRPr="00640BCB" w:rsidRDefault="00640BCB" w:rsidP="00640BCB">
      <w:pPr>
        <w:rPr>
          <w:ins w:id="31586" w:author="Rev 7 Allen Wirfs-Brock" w:date="2012-05-02T17:12:00Z"/>
          <w:rFonts w:cs="Arial"/>
        </w:rPr>
      </w:pPr>
      <w:commentRangeStart w:id="31587"/>
      <w:ins w:id="31588" w:author="Rev 7 Allen Wirfs-Brock" w:date="2012-05-02T17:12:00Z">
        <w:r w:rsidRPr="00640BCB">
          <w:rPr>
            <w:rFonts w:cs="Arial"/>
          </w:rPr>
          <w:t>Same as 15.1.2.3.</w:t>
        </w:r>
      </w:ins>
      <w:commentRangeEnd w:id="31587"/>
      <w:ins w:id="31589" w:author="Rev 7 Allen Wirfs-Brock" w:date="2012-05-02T17:16:00Z">
        <w:r>
          <w:rPr>
            <w:rStyle w:val="af3"/>
          </w:rPr>
          <w:commentReference w:id="31587"/>
        </w:r>
      </w:ins>
    </w:p>
    <w:p w14:paraId="49B688A5"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31590" w:author="Rev 7 Allen Wirfs-Brock" w:date="2012-05-02T17:12:00Z"/>
          <w:rFonts w:cs="Arial"/>
          <w:b/>
        </w:rPr>
      </w:pPr>
      <w:ins w:id="31591" w:author="Rev 7 Allen Wirfs-Brock" w:date="2012-05-02T17:12:00Z">
        <w:r w:rsidRPr="00640BCB">
          <w:rPr>
            <w:rFonts w:cs="Arial"/>
            <w:b/>
          </w:rPr>
          <w:t>15.7.3.1</w:t>
        </w:r>
        <w:del w:id="31592" w:author="Rev 10 Allen Wirfs-Brock" w:date="2012-08-13T19:19:00Z">
          <w:r w:rsidRPr="00640BCB" w:rsidDel="00C700A2">
            <w:rPr>
              <w:rFonts w:cs="Arial"/>
              <w:b/>
            </w:rPr>
            <w:delText>0</w:delText>
          </w:r>
        </w:del>
      </w:ins>
      <w:ins w:id="31593" w:author="Rev 10 Allen Wirfs-Brock" w:date="2012-08-13T19:19:00Z">
        <w:r w:rsidR="00C700A2">
          <w:rPr>
            <w:rFonts w:cs="Arial"/>
            <w:b/>
          </w:rPr>
          <w:t>1</w:t>
        </w:r>
      </w:ins>
      <w:ins w:id="31594" w:author="Rev 7 Allen Wirfs-Brock" w:date="2012-05-02T17:12:00Z">
        <w:r w:rsidRPr="00640BCB">
          <w:rPr>
            <w:rFonts w:cs="Arial"/>
            <w:b/>
          </w:rPr>
          <w:tab/>
          <w:t>Number.isNaN (number)</w:t>
        </w:r>
      </w:ins>
    </w:p>
    <w:p w14:paraId="7AA4F51C" w14:textId="77777777" w:rsidR="001A0D83" w:rsidRPr="00E77497" w:rsidRDefault="001A0D83" w:rsidP="001A0D83">
      <w:pPr>
        <w:rPr>
          <w:ins w:id="31595" w:author="Rev 7 Allen Wirfs-Brock" w:date="2012-05-02T17:25:00Z"/>
        </w:rPr>
      </w:pPr>
      <w:ins w:id="31596" w:author="Rev 7 Allen Wirfs-Brock" w:date="2012-05-02T17:25:00Z">
        <w:r w:rsidRPr="00E77497">
          <w:t xml:space="preserve">When the </w:t>
        </w:r>
        <w:r>
          <w:rPr>
            <w:rFonts w:ascii="Courier New" w:hAnsi="Courier New"/>
            <w:b/>
          </w:rPr>
          <w:t>Number.isNaN</w:t>
        </w:r>
        <w:r w:rsidRPr="00E77497">
          <w:t xml:space="preserve"> is called with one argument </w:t>
        </w:r>
        <w:r>
          <w:rPr>
            <w:rFonts w:ascii="Times New Roman" w:hAnsi="Times New Roman"/>
            <w:i/>
          </w:rPr>
          <w:t>number</w:t>
        </w:r>
        <w:r w:rsidRPr="00E77497">
          <w:t>, the following steps are taken:</w:t>
        </w:r>
      </w:ins>
    </w:p>
    <w:p w14:paraId="255C24D7" w14:textId="77777777" w:rsidR="00640BCB" w:rsidRPr="001A0D83" w:rsidRDefault="00640BCB" w:rsidP="001A0D83">
      <w:pPr>
        <w:numPr>
          <w:ilvl w:val="0"/>
          <w:numId w:val="799"/>
        </w:numPr>
        <w:spacing w:after="0" w:line="240" w:lineRule="auto"/>
        <w:jc w:val="left"/>
        <w:rPr>
          <w:ins w:id="31597" w:author="Rev 7 Allen Wirfs-Brock" w:date="2012-05-02T17:12:00Z"/>
          <w:rFonts w:ascii="Times New Roman" w:eastAsia="Times New Roman" w:hAnsi="Times New Roman"/>
          <w:spacing w:val="6"/>
          <w:lang w:eastAsia="en-US"/>
        </w:rPr>
      </w:pPr>
      <w:ins w:id="31598" w:author="Rev 7 Allen Wirfs-Brock" w:date="2012-05-02T17:12:00Z">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ins>
    </w:p>
    <w:p w14:paraId="5AFE14B6" w14:textId="77777777" w:rsidR="00640BCB" w:rsidRPr="001A0D83" w:rsidRDefault="00640BCB" w:rsidP="001A0D83">
      <w:pPr>
        <w:numPr>
          <w:ilvl w:val="0"/>
          <w:numId w:val="799"/>
        </w:numPr>
        <w:spacing w:after="0" w:line="240" w:lineRule="auto"/>
        <w:jc w:val="left"/>
        <w:rPr>
          <w:ins w:id="31599" w:author="Rev 7 Allen Wirfs-Brock" w:date="2012-05-02T17:12:00Z"/>
          <w:rFonts w:ascii="Times New Roman" w:eastAsia="Times New Roman" w:hAnsi="Times New Roman"/>
          <w:spacing w:val="6"/>
          <w:lang w:eastAsia="en-US"/>
        </w:rPr>
      </w:pPr>
      <w:ins w:id="31600" w:author="Rev 7 Allen Wirfs-Brock" w:date="2012-05-02T17:12:00Z">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true</w:t>
        </w:r>
        <w:r w:rsidRPr="001A0D83">
          <w:rPr>
            <w:rFonts w:ascii="Times New Roman" w:eastAsia="Times New Roman" w:hAnsi="Times New Roman"/>
            <w:spacing w:val="6"/>
            <w:lang w:eastAsia="en-US"/>
          </w:rPr>
          <w:t>.</w:t>
        </w:r>
      </w:ins>
    </w:p>
    <w:p w14:paraId="606D6454" w14:textId="77777777" w:rsidR="00640BCB" w:rsidRPr="001A0D83" w:rsidRDefault="00640BCB" w:rsidP="001A0D83">
      <w:pPr>
        <w:numPr>
          <w:ilvl w:val="0"/>
          <w:numId w:val="799"/>
        </w:numPr>
        <w:spacing w:after="120" w:line="240" w:lineRule="auto"/>
        <w:jc w:val="left"/>
        <w:rPr>
          <w:ins w:id="31601" w:author="Rev 7 Allen Wirfs-Brock" w:date="2012-05-02T17:12:00Z"/>
          <w:rFonts w:ascii="Times New Roman" w:eastAsia="Times New Roman" w:hAnsi="Times New Roman"/>
          <w:spacing w:val="6"/>
          <w:lang w:eastAsia="en-US"/>
        </w:rPr>
      </w:pPr>
      <w:ins w:id="31602" w:author="Rev 7 Allen Wirfs-Brock" w:date="2012-05-02T17:12:00Z">
        <w:r w:rsidRPr="001A0D83">
          <w:rPr>
            <w:rFonts w:ascii="Times New Roman" w:eastAsia="Times New Roman" w:hAnsi="Times New Roman"/>
            <w:spacing w:val="6"/>
            <w:lang w:eastAsia="en-US"/>
          </w:rPr>
          <w:t xml:space="preserve">Otherwise,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ins>
    </w:p>
    <w:p w14:paraId="5FAEDF07" w14:textId="77777777" w:rsidR="001A0D83" w:rsidRDefault="001A0D83" w:rsidP="001A0D83">
      <w:pPr>
        <w:pStyle w:val="Note"/>
        <w:rPr>
          <w:ins w:id="31603" w:author="Rev 7 Allen Wirfs-Brock" w:date="2012-05-02T17:18:00Z"/>
        </w:rPr>
      </w:pPr>
      <w:ins w:id="31604" w:author="Rev 7 Allen Wirfs-Brock" w:date="2012-05-02T17:18:00Z">
        <w:r>
          <w:t>NOTE</w:t>
        </w:r>
        <w:r>
          <w:tab/>
          <w:t>This function differs from the global isNaN function (15.1.2.4) is that it does not convert its argument to a Number before determining whether it is N</w:t>
        </w:r>
      </w:ins>
      <w:ins w:id="31605" w:author="Rev 7 Allen Wirfs-Brock" w:date="2012-05-02T17:20:00Z">
        <w:r>
          <w:t>a</w:t>
        </w:r>
      </w:ins>
      <w:ins w:id="31606" w:author="Rev 7 Allen Wirfs-Brock" w:date="2012-05-02T17:18:00Z">
        <w:r>
          <w:t>N.</w:t>
        </w:r>
      </w:ins>
    </w:p>
    <w:p w14:paraId="52AEFAB1"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31607" w:author="Rev 7 Allen Wirfs-Brock" w:date="2012-05-02T17:12:00Z"/>
          <w:rFonts w:cs="Arial"/>
          <w:b/>
        </w:rPr>
      </w:pPr>
      <w:ins w:id="31608" w:author="Rev 7 Allen Wirfs-Brock" w:date="2012-05-02T17:12:00Z">
        <w:r w:rsidRPr="00640BCB">
          <w:rPr>
            <w:rFonts w:cs="Arial"/>
            <w:b/>
          </w:rPr>
          <w:t>15.7.3.1</w:t>
        </w:r>
        <w:del w:id="31609" w:author="Rev 10 Allen Wirfs-Brock" w:date="2012-08-13T19:19:00Z">
          <w:r w:rsidRPr="00640BCB" w:rsidDel="00C700A2">
            <w:rPr>
              <w:rFonts w:cs="Arial"/>
              <w:b/>
            </w:rPr>
            <w:delText>1</w:delText>
          </w:r>
        </w:del>
      </w:ins>
      <w:ins w:id="31610" w:author="Rev 10 Allen Wirfs-Brock" w:date="2012-08-13T19:19:00Z">
        <w:r w:rsidR="00C700A2">
          <w:rPr>
            <w:rFonts w:cs="Arial"/>
            <w:b/>
          </w:rPr>
          <w:t>2</w:t>
        </w:r>
      </w:ins>
      <w:ins w:id="31611" w:author="Rev 7 Allen Wirfs-Brock" w:date="2012-05-02T17:12:00Z">
        <w:r w:rsidRPr="00640BCB">
          <w:rPr>
            <w:rFonts w:cs="Arial"/>
            <w:b/>
          </w:rPr>
          <w:tab/>
          <w:t>Number.isFinite (number)</w:t>
        </w:r>
      </w:ins>
    </w:p>
    <w:p w14:paraId="1DD42867" w14:textId="77777777" w:rsidR="001A0D83" w:rsidRPr="00E77497" w:rsidRDefault="001A0D83" w:rsidP="001A0D83">
      <w:pPr>
        <w:rPr>
          <w:ins w:id="31612" w:author="Rev 7 Allen Wirfs-Brock" w:date="2012-05-02T17:26:00Z"/>
        </w:rPr>
      </w:pPr>
      <w:ins w:id="31613" w:author="Rev 7 Allen Wirfs-Brock" w:date="2012-05-02T17:26:00Z">
        <w:r w:rsidRPr="00E77497">
          <w:t xml:space="preserve">When the </w:t>
        </w:r>
        <w:r>
          <w:rPr>
            <w:rFonts w:ascii="Courier New" w:hAnsi="Courier New"/>
            <w:b/>
          </w:rPr>
          <w:t>Number.isFinite</w:t>
        </w:r>
        <w:r w:rsidRPr="00E77497">
          <w:t xml:space="preserve"> is called with one argument </w:t>
        </w:r>
        <w:r>
          <w:rPr>
            <w:rFonts w:ascii="Times New Roman" w:hAnsi="Times New Roman"/>
            <w:i/>
          </w:rPr>
          <w:t>number</w:t>
        </w:r>
        <w:r w:rsidRPr="00E77497">
          <w:t>, the following steps are taken:</w:t>
        </w:r>
      </w:ins>
    </w:p>
    <w:p w14:paraId="6F1EB18F" w14:textId="77777777" w:rsidR="00640BCB" w:rsidRPr="001A0D83" w:rsidRDefault="00640BCB" w:rsidP="00640BCB">
      <w:pPr>
        <w:numPr>
          <w:ilvl w:val="0"/>
          <w:numId w:val="796"/>
        </w:numPr>
        <w:spacing w:after="0" w:line="240" w:lineRule="auto"/>
        <w:jc w:val="left"/>
        <w:rPr>
          <w:ins w:id="31614" w:author="Rev 7 Allen Wirfs-Brock" w:date="2012-05-02T17:12:00Z"/>
          <w:rFonts w:ascii="Times New Roman" w:eastAsia="Times New Roman" w:hAnsi="Times New Roman"/>
          <w:spacing w:val="6"/>
          <w:lang w:eastAsia="en-US"/>
        </w:rPr>
      </w:pPr>
      <w:ins w:id="31615" w:author="Rev 7 Allen Wirfs-Brock" w:date="2012-05-02T17:12:00Z">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ins>
    </w:p>
    <w:p w14:paraId="078EB95B" w14:textId="77777777" w:rsidR="00640BCB" w:rsidRPr="001A0D83" w:rsidRDefault="00640BCB" w:rsidP="00640BCB">
      <w:pPr>
        <w:numPr>
          <w:ilvl w:val="0"/>
          <w:numId w:val="796"/>
        </w:numPr>
        <w:spacing w:after="0" w:line="240" w:lineRule="auto"/>
        <w:jc w:val="left"/>
        <w:rPr>
          <w:ins w:id="31616" w:author="Rev 7 Allen Wirfs-Brock" w:date="2012-05-02T17:12:00Z"/>
          <w:rFonts w:ascii="Times New Roman" w:eastAsia="Times New Roman" w:hAnsi="Times New Roman"/>
          <w:spacing w:val="6"/>
          <w:lang w:eastAsia="en-US"/>
        </w:rPr>
      </w:pPr>
      <w:ins w:id="31617" w:author="Rev 7 Allen Wirfs-Brock" w:date="2012-05-02T17:12:00Z">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w:t>
        </w:r>
        <w:r w:rsidRPr="001A0D83">
          <w:rPr>
            <w:rFonts w:ascii="Times New Roman" w:eastAsia="Times New Roman" w:hAnsi="Times New Roman"/>
            <w:b/>
            <w:spacing w:val="6"/>
            <w:lang w:eastAsia="en-US"/>
          </w:rPr>
          <w:t>+</w:t>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or </w:t>
        </w:r>
        <w:r w:rsidRPr="001A0D83">
          <w:rPr>
            <w:rFonts w:ascii="Times New Roman" w:eastAsia="Times New Roman" w:hAnsi="Times New Roman"/>
            <w:b/>
            <w:spacing w:val="6"/>
            <w:lang w:eastAsia="en-US"/>
          </w:rPr>
          <w:sym w:font="Symbol" w:char="F02D"/>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ins>
    </w:p>
    <w:p w14:paraId="09699C06" w14:textId="77777777" w:rsidR="00640BCB" w:rsidRPr="001A0D83" w:rsidRDefault="00640BCB" w:rsidP="00640BCB">
      <w:pPr>
        <w:numPr>
          <w:ilvl w:val="0"/>
          <w:numId w:val="796"/>
        </w:numPr>
        <w:spacing w:after="120" w:line="240" w:lineRule="auto"/>
        <w:jc w:val="left"/>
        <w:rPr>
          <w:ins w:id="31618" w:author="Rev 7 Allen Wirfs-Brock" w:date="2012-05-02T17:12:00Z"/>
          <w:rFonts w:ascii="Times New Roman" w:eastAsia="Times New Roman" w:hAnsi="Times New Roman"/>
          <w:spacing w:val="6"/>
          <w:lang w:eastAsia="en-US"/>
        </w:rPr>
      </w:pPr>
      <w:ins w:id="31619" w:author="Rev 7 Allen Wirfs-Brock" w:date="2012-05-02T17:12:00Z">
        <w:r w:rsidRPr="001A0D83">
          <w:rPr>
            <w:rFonts w:ascii="Times New Roman" w:eastAsia="Times New Roman" w:hAnsi="Times New Roman"/>
            <w:spacing w:val="6"/>
            <w:lang w:eastAsia="en-US"/>
          </w:rPr>
          <w:t xml:space="preserve">Otherwise, return </w:t>
        </w:r>
        <w:r w:rsidRPr="001A0D83">
          <w:rPr>
            <w:rFonts w:ascii="Times New Roman" w:eastAsia="Times New Roman" w:hAnsi="Times New Roman"/>
            <w:b/>
            <w:spacing w:val="6"/>
            <w:lang w:eastAsia="en-US"/>
          </w:rPr>
          <w:t>true</w:t>
        </w:r>
        <w:r w:rsidRPr="001A0D83">
          <w:rPr>
            <w:rFonts w:ascii="Times New Roman" w:eastAsia="Times New Roman" w:hAnsi="Times New Roman"/>
            <w:spacing w:val="6"/>
            <w:lang w:eastAsia="en-US"/>
          </w:rPr>
          <w:t>.</w:t>
        </w:r>
      </w:ins>
    </w:p>
    <w:p w14:paraId="33933BFE"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31620" w:author="Rev 7 Allen Wirfs-Brock" w:date="2012-05-02T17:12:00Z"/>
          <w:rFonts w:cs="Arial"/>
          <w:b/>
        </w:rPr>
      </w:pPr>
      <w:ins w:id="31621" w:author="Rev 7 Allen Wirfs-Brock" w:date="2012-05-02T17:12:00Z">
        <w:r w:rsidRPr="00640BCB">
          <w:rPr>
            <w:rFonts w:cs="Arial"/>
            <w:b/>
          </w:rPr>
          <w:t>15.7.3.1</w:t>
        </w:r>
        <w:del w:id="31622" w:author="Rev 10 Allen Wirfs-Brock" w:date="2012-08-13T19:19:00Z">
          <w:r w:rsidRPr="00640BCB" w:rsidDel="00C700A2">
            <w:rPr>
              <w:rFonts w:cs="Arial"/>
              <w:b/>
            </w:rPr>
            <w:delText>2</w:delText>
          </w:r>
        </w:del>
      </w:ins>
      <w:ins w:id="31623" w:author="Rev 10 Allen Wirfs-Brock" w:date="2012-08-13T19:19:00Z">
        <w:r w:rsidR="00C700A2">
          <w:rPr>
            <w:rFonts w:cs="Arial"/>
            <w:b/>
          </w:rPr>
          <w:t>3</w:t>
        </w:r>
      </w:ins>
      <w:ins w:id="31624" w:author="Rev 7 Allen Wirfs-Brock" w:date="2012-05-02T17:12:00Z">
        <w:r w:rsidRPr="00640BCB">
          <w:rPr>
            <w:rFonts w:cs="Arial"/>
            <w:b/>
          </w:rPr>
          <w:tab/>
          <w:t>Number.isInteger (number)</w:t>
        </w:r>
      </w:ins>
    </w:p>
    <w:p w14:paraId="32714063" w14:textId="77777777" w:rsidR="001A0D83" w:rsidRPr="00E77497" w:rsidRDefault="001A0D83" w:rsidP="001A0D83">
      <w:pPr>
        <w:rPr>
          <w:ins w:id="31625" w:author="Rev 7 Allen Wirfs-Brock" w:date="2012-05-02T17:26:00Z"/>
        </w:rPr>
      </w:pPr>
      <w:ins w:id="31626" w:author="Rev 7 Allen Wirfs-Brock" w:date="2012-05-02T17:26:00Z">
        <w:r w:rsidRPr="00E77497">
          <w:t xml:space="preserve">When the </w:t>
        </w:r>
        <w:r>
          <w:rPr>
            <w:rFonts w:ascii="Courier New" w:hAnsi="Courier New"/>
            <w:b/>
          </w:rPr>
          <w:t>Number.isInteger</w:t>
        </w:r>
        <w:r w:rsidRPr="00E77497">
          <w:t xml:space="preserve"> is called with one argument </w:t>
        </w:r>
        <w:r>
          <w:rPr>
            <w:rFonts w:ascii="Times New Roman" w:hAnsi="Times New Roman"/>
            <w:i/>
          </w:rPr>
          <w:t>number</w:t>
        </w:r>
        <w:r w:rsidRPr="00E77497">
          <w:t>, the following steps are taken:</w:t>
        </w:r>
      </w:ins>
    </w:p>
    <w:p w14:paraId="3DBFE9E3" w14:textId="77777777" w:rsidR="00640BCB" w:rsidRPr="001A0D83" w:rsidRDefault="00640BCB" w:rsidP="00640BCB">
      <w:pPr>
        <w:numPr>
          <w:ilvl w:val="0"/>
          <w:numId w:val="797"/>
        </w:numPr>
        <w:spacing w:after="0" w:line="240" w:lineRule="auto"/>
        <w:jc w:val="left"/>
        <w:rPr>
          <w:ins w:id="31627" w:author="Rev 7 Allen Wirfs-Brock" w:date="2012-05-02T17:12:00Z"/>
          <w:rFonts w:ascii="Times New Roman" w:eastAsia="Times New Roman" w:hAnsi="Times New Roman"/>
          <w:spacing w:val="6"/>
          <w:lang w:eastAsia="en-US"/>
        </w:rPr>
      </w:pPr>
      <w:ins w:id="31628" w:author="Rev 7 Allen Wirfs-Brock" w:date="2012-05-02T17:12:00Z">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ins>
    </w:p>
    <w:p w14:paraId="067C6DBA" w14:textId="77777777" w:rsidR="00640BCB" w:rsidRPr="001A0D83" w:rsidRDefault="00640BCB" w:rsidP="00640BCB">
      <w:pPr>
        <w:numPr>
          <w:ilvl w:val="0"/>
          <w:numId w:val="797"/>
        </w:numPr>
        <w:spacing w:after="0" w:line="240" w:lineRule="auto"/>
        <w:jc w:val="left"/>
        <w:rPr>
          <w:ins w:id="31629" w:author="Rev 7 Allen Wirfs-Brock" w:date="2012-05-02T17:12:00Z"/>
          <w:rFonts w:ascii="Times New Roman" w:eastAsia="Times New Roman" w:hAnsi="Times New Roman"/>
          <w:spacing w:val="6"/>
          <w:lang w:eastAsia="en-US"/>
        </w:rPr>
      </w:pPr>
      <w:ins w:id="31630" w:author="Rev 7 Allen Wirfs-Brock" w:date="2012-05-02T17:12:00Z">
        <w:r w:rsidRPr="001A0D83">
          <w:rPr>
            <w:rFonts w:ascii="Times New Roman" w:eastAsia="Times New Roman" w:hAnsi="Times New Roman"/>
            <w:spacing w:val="6"/>
            <w:lang w:eastAsia="en-US"/>
          </w:rPr>
          <w:t xml:space="preserve">Let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be ToInteger(</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w:t>
        </w:r>
      </w:ins>
    </w:p>
    <w:p w14:paraId="6E8A3E40" w14:textId="77777777" w:rsidR="00640BCB" w:rsidRPr="001A0D83" w:rsidRDefault="00640BCB" w:rsidP="00640BCB">
      <w:pPr>
        <w:numPr>
          <w:ilvl w:val="0"/>
          <w:numId w:val="797"/>
        </w:numPr>
        <w:spacing w:after="0" w:line="240" w:lineRule="auto"/>
        <w:jc w:val="left"/>
        <w:rPr>
          <w:ins w:id="31631" w:author="Rev 7 Allen Wirfs-Brock" w:date="2012-05-02T17:12:00Z"/>
          <w:rFonts w:ascii="Times New Roman" w:eastAsia="Times New Roman" w:hAnsi="Times New Roman"/>
          <w:spacing w:val="6"/>
          <w:lang w:eastAsia="en-US"/>
        </w:rPr>
      </w:pPr>
      <w:ins w:id="31632" w:author="Rev 7 Allen Wirfs-Brock" w:date="2012-05-02T17:12:00Z">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is not equal to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ins>
    </w:p>
    <w:p w14:paraId="48831A9B" w14:textId="77777777" w:rsidR="00640BCB" w:rsidRPr="001A0D83" w:rsidRDefault="00640BCB" w:rsidP="00640BCB">
      <w:pPr>
        <w:numPr>
          <w:ilvl w:val="0"/>
          <w:numId w:val="797"/>
        </w:numPr>
        <w:spacing w:after="0" w:line="240" w:lineRule="auto"/>
        <w:jc w:val="left"/>
        <w:rPr>
          <w:ins w:id="31633" w:author="Rev 7 Allen Wirfs-Brock" w:date="2012-05-02T17:12:00Z"/>
          <w:rFonts w:ascii="Times New Roman" w:eastAsia="Times New Roman" w:hAnsi="Times New Roman"/>
          <w:spacing w:val="6"/>
          <w:lang w:eastAsia="en-US"/>
        </w:rPr>
      </w:pPr>
      <w:ins w:id="31634" w:author="Rev 7 Allen Wirfs-Brock" w:date="2012-05-02T17:12:00Z">
        <w:r w:rsidRPr="001A0D83">
          <w:rPr>
            <w:rFonts w:ascii="Times New Roman" w:eastAsia="Times New Roman" w:hAnsi="Times New Roman"/>
            <w:spacing w:val="6"/>
            <w:lang w:eastAsia="en-US"/>
          </w:rPr>
          <w:t xml:space="preserve">Otherwise, return </w:t>
        </w:r>
        <w:r w:rsidRPr="001A0D83">
          <w:rPr>
            <w:rFonts w:ascii="Times New Roman" w:eastAsia="Times New Roman" w:hAnsi="Times New Roman"/>
            <w:b/>
            <w:spacing w:val="6"/>
            <w:lang w:eastAsia="en-US"/>
          </w:rPr>
          <w:t>true</w:t>
        </w:r>
        <w:r w:rsidRPr="001A0D83">
          <w:rPr>
            <w:rFonts w:ascii="Times New Roman" w:eastAsia="Times New Roman" w:hAnsi="Times New Roman"/>
            <w:spacing w:val="6"/>
            <w:lang w:eastAsia="en-US"/>
          </w:rPr>
          <w:t>.</w:t>
        </w:r>
      </w:ins>
    </w:p>
    <w:p w14:paraId="68A081CD" w14:textId="77777777" w:rsidR="00640BCB" w:rsidRPr="00640BCB" w:rsidRDefault="00640BCB" w:rsidP="00640BCB">
      <w:pPr>
        <w:keepNext/>
        <w:tabs>
          <w:tab w:val="left" w:pos="709"/>
          <w:tab w:val="left" w:pos="940"/>
          <w:tab w:val="left" w:pos="1140"/>
          <w:tab w:val="left" w:pos="1360"/>
        </w:tabs>
        <w:suppressAutoHyphens/>
        <w:spacing w:before="120" w:line="230" w:lineRule="exact"/>
        <w:jc w:val="left"/>
        <w:outlineLvl w:val="3"/>
        <w:rPr>
          <w:ins w:id="31635" w:author="Rev 7 Allen Wirfs-Brock" w:date="2012-05-02T17:12:00Z"/>
          <w:rFonts w:cs="Arial"/>
          <w:b/>
        </w:rPr>
      </w:pPr>
      <w:ins w:id="31636" w:author="Rev 7 Allen Wirfs-Brock" w:date="2012-05-02T17:12:00Z">
        <w:r w:rsidRPr="00640BCB">
          <w:rPr>
            <w:rFonts w:cs="Arial"/>
            <w:b/>
          </w:rPr>
          <w:t>15.7.3.1</w:t>
        </w:r>
        <w:del w:id="31637" w:author="Rev 10 Allen Wirfs-Brock" w:date="2012-08-13T19:19:00Z">
          <w:r w:rsidRPr="00640BCB" w:rsidDel="00C700A2">
            <w:rPr>
              <w:rFonts w:cs="Arial"/>
              <w:b/>
            </w:rPr>
            <w:delText>3</w:delText>
          </w:r>
        </w:del>
      </w:ins>
      <w:ins w:id="31638" w:author="Rev 10 Allen Wirfs-Brock" w:date="2012-08-13T19:19:00Z">
        <w:r w:rsidR="00C700A2">
          <w:rPr>
            <w:rFonts w:cs="Arial"/>
            <w:b/>
          </w:rPr>
          <w:t>4</w:t>
        </w:r>
      </w:ins>
      <w:ins w:id="31639" w:author="Rev 7 Allen Wirfs-Brock" w:date="2012-05-02T17:12:00Z">
        <w:r w:rsidRPr="00640BCB">
          <w:rPr>
            <w:rFonts w:cs="Arial"/>
            <w:b/>
          </w:rPr>
          <w:tab/>
          <w:t>Number.</w:t>
        </w:r>
        <w:commentRangeStart w:id="31640"/>
        <w:r w:rsidRPr="00640BCB">
          <w:rPr>
            <w:rFonts w:cs="Arial"/>
            <w:b/>
          </w:rPr>
          <w:t xml:space="preserve">toInt </w:t>
        </w:r>
      </w:ins>
      <w:commentRangeEnd w:id="31640"/>
      <w:ins w:id="31641" w:author="Rev 7 Allen Wirfs-Brock" w:date="2012-05-03T08:43:00Z">
        <w:r w:rsidR="007B6CF2">
          <w:rPr>
            <w:rStyle w:val="af3"/>
          </w:rPr>
          <w:commentReference w:id="31640"/>
        </w:r>
      </w:ins>
      <w:ins w:id="31642" w:author="Rev 7 Allen Wirfs-Brock" w:date="2012-05-02T17:12:00Z">
        <w:r w:rsidRPr="00640BCB">
          <w:rPr>
            <w:rFonts w:cs="Arial"/>
            <w:b/>
          </w:rPr>
          <w:t>(number)</w:t>
        </w:r>
      </w:ins>
    </w:p>
    <w:p w14:paraId="70A078FA" w14:textId="77777777" w:rsidR="001A0D83" w:rsidRPr="00E77497" w:rsidRDefault="001A0D83" w:rsidP="001A0D83">
      <w:pPr>
        <w:rPr>
          <w:ins w:id="31643" w:author="Rev 7 Allen Wirfs-Brock" w:date="2012-05-02T17:27:00Z"/>
        </w:rPr>
      </w:pPr>
      <w:ins w:id="31644" w:author="Rev 7 Allen Wirfs-Brock" w:date="2012-05-02T17:27:00Z">
        <w:r w:rsidRPr="00E77497">
          <w:t xml:space="preserve">When the </w:t>
        </w:r>
        <w:r>
          <w:rPr>
            <w:rFonts w:ascii="Courier New" w:hAnsi="Courier New"/>
            <w:b/>
          </w:rPr>
          <w:t>Number.toInt</w:t>
        </w:r>
        <w:del w:id="31645" w:author="Rev 10 Allen Wirfs-Brock" w:date="2012-08-13T19:04:00Z">
          <w:r w:rsidDel="00C700A2">
            <w:rPr>
              <w:rFonts w:ascii="Courier New" w:hAnsi="Courier New"/>
              <w:b/>
            </w:rPr>
            <w:delText>eger</w:delText>
          </w:r>
        </w:del>
        <w:r w:rsidRPr="00E77497">
          <w:t xml:space="preserve"> is called with one argument </w:t>
        </w:r>
        <w:r>
          <w:rPr>
            <w:rFonts w:ascii="Times New Roman" w:hAnsi="Times New Roman"/>
            <w:i/>
          </w:rPr>
          <w:t>number</w:t>
        </w:r>
        <w:r w:rsidRPr="00E77497">
          <w:t>, the following steps are taken:</w:t>
        </w:r>
      </w:ins>
    </w:p>
    <w:p w14:paraId="574DF10D" w14:textId="77777777" w:rsidR="00640BCB" w:rsidRPr="001A0D83" w:rsidRDefault="00640BCB" w:rsidP="00640BCB">
      <w:pPr>
        <w:numPr>
          <w:ilvl w:val="0"/>
          <w:numId w:val="798"/>
        </w:numPr>
        <w:spacing w:after="0" w:line="240" w:lineRule="auto"/>
        <w:jc w:val="left"/>
        <w:rPr>
          <w:ins w:id="31646" w:author="Rev 7 Allen Wirfs-Brock" w:date="2012-05-02T17:12:00Z"/>
          <w:rFonts w:ascii="Times New Roman" w:eastAsia="Times New Roman" w:hAnsi="Times New Roman"/>
          <w:spacing w:val="6"/>
          <w:lang w:eastAsia="en-US"/>
        </w:rPr>
      </w:pPr>
      <w:ins w:id="31647" w:author="Rev 7 Allen Wirfs-Brock" w:date="2012-05-02T17:12:00Z">
        <w:r w:rsidRPr="001A0D83">
          <w:rPr>
            <w:rFonts w:ascii="Times New Roman" w:eastAsia="Times New Roman" w:hAnsi="Times New Roman"/>
            <w:spacing w:val="6"/>
            <w:lang w:eastAsia="en-US"/>
          </w:rPr>
          <w:t>Return ToInteger(</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w:t>
        </w:r>
      </w:ins>
    </w:p>
    <w:p w14:paraId="64255EA8" w14:textId="77777777" w:rsidR="00640BCB" w:rsidRPr="00640BCB" w:rsidRDefault="00640BCB" w:rsidP="00640BCB">
      <w:pPr>
        <w:rPr>
          <w:ins w:id="31648" w:author="Rev 7 Allen Wirfs-Brock" w:date="2012-05-02T17:12:00Z"/>
          <w:rFonts w:cs="Arial"/>
        </w:rPr>
      </w:pPr>
    </w:p>
    <w:p w14:paraId="08AD3232" w14:textId="77777777" w:rsidR="004C02EF" w:rsidRPr="00A67AF2" w:rsidRDefault="004C02EF" w:rsidP="00B43482">
      <w:pPr>
        <w:pStyle w:val="30"/>
        <w:numPr>
          <w:ilvl w:val="0"/>
          <w:numId w:val="0"/>
        </w:numPr>
      </w:pPr>
      <w:bookmarkStart w:id="31649" w:name="_Toc336509629"/>
      <w:r w:rsidRPr="00A67AF2">
        <w:t>15.7.4</w:t>
      </w:r>
      <w:r w:rsidRPr="00A67AF2">
        <w:tab/>
        <w:t>Properties of the Number Prototype Objec</w:t>
      </w:r>
      <w:bookmarkEnd w:id="31519"/>
      <w:bookmarkEnd w:id="31520"/>
      <w:bookmarkEnd w:id="31544"/>
      <w:bookmarkEnd w:id="31548"/>
      <w:bookmarkEnd w:id="31549"/>
      <w:bookmarkEnd w:id="31550"/>
      <w:r w:rsidRPr="00A67AF2">
        <w:t>t</w:t>
      </w:r>
      <w:bookmarkStart w:id="31650" w:name="_Toc382212259"/>
      <w:bookmarkStart w:id="31651" w:name="_Toc382212822"/>
      <w:bookmarkEnd w:id="31552"/>
      <w:bookmarkEnd w:id="31553"/>
      <w:bookmarkEnd w:id="31554"/>
      <w:bookmarkEnd w:id="31555"/>
      <w:bookmarkEnd w:id="31556"/>
      <w:bookmarkEnd w:id="31557"/>
      <w:bookmarkEnd w:id="31649"/>
    </w:p>
    <w:p w14:paraId="776B4F80" w14:textId="77777777" w:rsidR="004C02EF" w:rsidRPr="00E77497" w:rsidRDefault="004C02EF" w:rsidP="004C02EF">
      <w:r w:rsidRPr="00A67AF2">
        <w:t xml:space="preserve">The Number prototype object is itself a Number object </w:t>
      </w:r>
      <w:del w:id="31652" w:author="Allen Wirfs-Brock" w:date="2011-07-02T14:18:00Z">
        <w:r w:rsidRPr="00B820AB" w:rsidDel="000625EF">
          <w:delText xml:space="preserve">(its [[Class]] is </w:delText>
        </w:r>
        <w:r w:rsidRPr="00675B74" w:rsidDel="000625EF">
          <w:rPr>
            <w:rFonts w:ascii="Courier New" w:hAnsi="Courier New"/>
            <w:b/>
          </w:rPr>
          <w:delText>"Number"</w:delText>
        </w:r>
        <w:r w:rsidRPr="00E77497" w:rsidDel="000625EF">
          <w:delText>)</w:delText>
        </w:r>
      </w:del>
      <w:ins w:id="31653" w:author="Allen Wirfs-Brock" w:date="2011-07-02T14:18:00Z">
        <w:r w:rsidR="000625EF" w:rsidRPr="00E77497">
          <w:t>with a [[</w:t>
        </w:r>
        <w:del w:id="31654" w:author="Rev 3 Allen Wirfs-Brock" w:date="2011-09-07T18:03:00Z">
          <w:r w:rsidR="000625EF" w:rsidRPr="00E77497" w:rsidDel="00187187">
            <w:delText>IsNumber</w:delText>
          </w:r>
        </w:del>
      </w:ins>
      <w:ins w:id="31655" w:author="Rev 3 Allen Wirfs-Brock" w:date="2011-09-07T18:03:00Z">
        <w:r w:rsidR="00187187" w:rsidRPr="00E77497">
          <w:t>NativeBrand</w:t>
        </w:r>
      </w:ins>
      <w:ins w:id="31656" w:author="Allen Wirfs-Brock" w:date="2011-07-02T14:18:00Z">
        <w:r w:rsidR="000625EF" w:rsidRPr="00E77497">
          <w:t>]] internal property</w:t>
        </w:r>
      </w:ins>
      <w:ins w:id="31657" w:author="Rev 3 Allen Wirfs-Brock" w:date="2011-09-07T18:03:00Z">
        <w:r w:rsidR="00187187" w:rsidRPr="00E77497">
          <w:t xml:space="preserve"> whose value is NumberWrapper</w:t>
        </w:r>
      </w:ins>
      <w:ins w:id="31658" w:author="Allen Wirfs-Brock" w:date="2011-07-02T14:18:00Z">
        <w:r w:rsidR="000625EF" w:rsidRPr="00E77497">
          <w:t>.</w:t>
        </w:r>
      </w:ins>
      <w:r w:rsidRPr="00E77497">
        <w:t xml:space="preserve"> </w:t>
      </w:r>
      <w:del w:id="31659" w:author="Allen Wirfs-Brock" w:date="2011-07-02T14:18:00Z">
        <w:r w:rsidRPr="00E77497" w:rsidDel="000625EF">
          <w:delText xml:space="preserve">whose </w:delText>
        </w:r>
      </w:del>
      <w:ins w:id="31660" w:author="Allen Wirfs-Brock" w:date="2011-07-02T14:18:00Z">
        <w:r w:rsidR="000625EF" w:rsidRPr="00E77497">
          <w:t xml:space="preserve">Its </w:t>
        </w:r>
      </w:ins>
      <w:r w:rsidRPr="00E77497">
        <w:t>value is +0.</w:t>
      </w:r>
    </w:p>
    <w:p w14:paraId="6AD5C933" w14:textId="77777777" w:rsidR="004C02EF" w:rsidRPr="00E77497" w:rsidRDefault="004C02EF" w:rsidP="004C02EF">
      <w:r w:rsidRPr="00E77497">
        <w:t>The value of the [[Prototype]] internal property of the Number prototype object is the standard built-in Object prototype object (15.2.4).</w:t>
      </w:r>
    </w:p>
    <w:p w14:paraId="2694925B" w14:textId="77777777" w:rsidR="004C02EF" w:rsidRPr="00E77497" w:rsidRDefault="004C02EF" w:rsidP="004C02EF">
      <w:r w:rsidRPr="00E77497">
        <w:t xml:space="preserve">Unless explicitly stated otherwise, the methods of the Number prototype object defined below are not generic and the this value passed to them must be either a Number value or an </w:t>
      </w:r>
      <w:del w:id="31661" w:author="Allen Wirfs-Brock" w:date="2011-07-02T14:20:00Z">
        <w:r w:rsidRPr="00E77497" w:rsidDel="000625EF">
          <w:delText xml:space="preserve">Object </w:delText>
        </w:r>
      </w:del>
      <w:ins w:id="31662" w:author="Allen Wirfs-Brock" w:date="2011-07-02T14:20:00Z">
        <w:r w:rsidR="000625EF" w:rsidRPr="00E77497">
          <w:t xml:space="preserve">object </w:t>
        </w:r>
      </w:ins>
      <w:del w:id="31663" w:author="Allen Wirfs-Brock" w:date="2011-07-02T14:19:00Z">
        <w:r w:rsidRPr="00E77497" w:rsidDel="000625EF">
          <w:delText>for which the value of</w:delText>
        </w:r>
      </w:del>
      <w:ins w:id="31664" w:author="Allen Wirfs-Brock" w:date="2011-07-02T14:19:00Z">
        <w:r w:rsidR="000625EF" w:rsidRPr="00E77497">
          <w:t>that has</w:t>
        </w:r>
      </w:ins>
      <w:r w:rsidRPr="00E77497">
        <w:t xml:space="preserve"> </w:t>
      </w:r>
      <w:del w:id="31665" w:author="Rev 3 Allen Wirfs-Brock" w:date="2011-09-07T18:06:00Z">
        <w:r w:rsidRPr="00E77497" w:rsidDel="00187187">
          <w:delText xml:space="preserve">the </w:delText>
        </w:r>
      </w:del>
      <w:ins w:id="31666" w:author="Rev 3 Allen Wirfs-Brock" w:date="2011-09-07T18:06:00Z">
        <w:r w:rsidR="00187187" w:rsidRPr="00E77497">
          <w:t xml:space="preserve">a </w:t>
        </w:r>
      </w:ins>
      <w:r w:rsidRPr="00E77497">
        <w:t>[[</w:t>
      </w:r>
      <w:del w:id="31667" w:author="Allen Wirfs-Brock" w:date="2011-07-02T14:19:00Z">
        <w:r w:rsidRPr="00E77497" w:rsidDel="000625EF">
          <w:delText>Class</w:delText>
        </w:r>
      </w:del>
      <w:ins w:id="31668" w:author="Allen Wirfs-Brock" w:date="2011-07-02T14:19:00Z">
        <w:del w:id="31669" w:author="Rev 3 Allen Wirfs-Brock" w:date="2011-09-07T18:05:00Z">
          <w:r w:rsidR="000625EF" w:rsidRPr="00E77497" w:rsidDel="00187187">
            <w:delText>IsNumber</w:delText>
          </w:r>
        </w:del>
      </w:ins>
      <w:ins w:id="31670" w:author="Rev 3 Allen Wirfs-Brock" w:date="2011-09-07T18:05:00Z">
        <w:r w:rsidR="00187187" w:rsidRPr="00E77497">
          <w:t>NativeBrand</w:t>
        </w:r>
      </w:ins>
      <w:r w:rsidRPr="00E77497">
        <w:t>]] internal property</w:t>
      </w:r>
      <w:ins w:id="31671" w:author="Rev 3 Allen Wirfs-Brock" w:date="2011-09-07T18:05:00Z">
        <w:r w:rsidR="00187187" w:rsidRPr="00E77497">
          <w:t xml:space="preserve"> whose value is NumberWrapper</w:t>
        </w:r>
      </w:ins>
      <w:del w:id="31672" w:author="Allen Wirfs-Brock" w:date="2011-07-02T14:19:00Z">
        <w:r w:rsidRPr="00E77497" w:rsidDel="000625EF">
          <w:delText xml:space="preserve"> is </w:delText>
        </w:r>
        <w:r w:rsidRPr="00E77497" w:rsidDel="000625EF">
          <w:rPr>
            <w:rFonts w:ascii="Courier New" w:hAnsi="Courier New"/>
            <w:b/>
          </w:rPr>
          <w:delText>"Number"</w:delText>
        </w:r>
      </w:del>
      <w:r w:rsidRPr="00E77497">
        <w:t>.</w:t>
      </w:r>
    </w:p>
    <w:p w14:paraId="2CBF6508" w14:textId="77777777" w:rsidR="004C02EF" w:rsidRPr="00E77497" w:rsidRDefault="004C02EF" w:rsidP="004C02EF">
      <w:r w:rsidRPr="00E77497">
        <w:t xml:space="preserve">In the following descriptions of functions that are properties of the Number prototype object, the phrase “this Number object” refers to either the object that is the </w:t>
      </w:r>
      <w:r w:rsidRPr="00E77497">
        <w:rPr>
          <w:b/>
        </w:rPr>
        <w:t>this</w:t>
      </w:r>
      <w:r w:rsidRPr="00E77497">
        <w:t xml:space="preserve"> value for the invocation of the function or, if Type(</w:t>
      </w:r>
      <w:r w:rsidRPr="00E77497">
        <w:rPr>
          <w:b/>
        </w:rPr>
        <w:t>this</w:t>
      </w:r>
      <w:r w:rsidRPr="00E77497">
        <w:t xml:space="preserve"> value) is Number,  an object that is created as if by the expression </w:t>
      </w:r>
      <w:r w:rsidRPr="00E77497">
        <w:rPr>
          <w:rFonts w:ascii="Courier New" w:hAnsi="Courier New" w:cs="Courier New"/>
          <w:b/>
        </w:rPr>
        <w:t>new Number(</w:t>
      </w:r>
      <w:r w:rsidRPr="00E77497">
        <w:rPr>
          <w:b/>
        </w:rPr>
        <w:t>this</w:t>
      </w:r>
      <w:r w:rsidRPr="00E77497">
        <w:t xml:space="preserve"> value</w:t>
      </w:r>
      <w:r w:rsidRPr="00E77497">
        <w:rPr>
          <w:rFonts w:ascii="Courier New" w:hAnsi="Courier New" w:cs="Courier New"/>
          <w:b/>
        </w:rPr>
        <w:t>)</w:t>
      </w:r>
      <w:r w:rsidRPr="00E77497">
        <w:t xml:space="preserve"> where </w:t>
      </w:r>
      <w:r w:rsidRPr="00E77497">
        <w:rPr>
          <w:rFonts w:ascii="Courier New" w:hAnsi="Courier New" w:cs="Courier New"/>
          <w:b/>
        </w:rPr>
        <w:t>Number</w:t>
      </w:r>
      <w:r w:rsidRPr="00E77497">
        <w:t xml:space="preserve"> is the standard built-in constructor with that name.  Also, the phrase “this Number value” refers to either the Number value represented by this Number object, that is, the value of the [[PrimitiveValue]] internal property of this Number object</w:t>
      </w:r>
      <w:bookmarkStart w:id="31673" w:name="_Toc385672356"/>
      <w:bookmarkStart w:id="31674" w:name="_Toc393690472"/>
      <w:bookmarkStart w:id="31675" w:name="_Toc382291661"/>
      <w:r w:rsidRPr="00E77497">
        <w:t xml:space="preserve"> or the </w:t>
      </w:r>
      <w:r w:rsidRPr="00E77497">
        <w:rPr>
          <w:b/>
        </w:rPr>
        <w:t>this</w:t>
      </w:r>
      <w:r w:rsidRPr="00E77497">
        <w:t xml:space="preserve"> value if its type is Number.  A </w:t>
      </w:r>
      <w:r w:rsidRPr="00E77497">
        <w:rPr>
          <w:b/>
        </w:rPr>
        <w:t>TypeError</w:t>
      </w:r>
      <w:r w:rsidRPr="00E77497">
        <w:t xml:space="preserve"> exception is thrown if the </w:t>
      </w:r>
      <w:r w:rsidRPr="00E77497">
        <w:rPr>
          <w:b/>
        </w:rPr>
        <w:t>this</w:t>
      </w:r>
      <w:r w:rsidRPr="00E77497">
        <w:t xml:space="preserve"> value is neither an object </w:t>
      </w:r>
      <w:del w:id="31676" w:author="Allen Wirfs-Brock" w:date="2011-07-02T14:20:00Z">
        <w:r w:rsidRPr="00E77497" w:rsidDel="000625EF">
          <w:delText>for which the value of the</w:delText>
        </w:r>
      </w:del>
      <w:ins w:id="31677" w:author="Allen Wirfs-Brock" w:date="2011-07-02T14:20:00Z">
        <w:r w:rsidR="000625EF" w:rsidRPr="00E77497">
          <w:t>that has a</w:t>
        </w:r>
      </w:ins>
      <w:ins w:id="31678" w:author="Allen Wirfs-Brock" w:date="2011-07-02T14:21:00Z">
        <w:del w:id="31679" w:author="Rev 3 Allen Wirfs-Brock" w:date="2011-09-07T18:05:00Z">
          <w:r w:rsidR="000625EF" w:rsidRPr="00E77497" w:rsidDel="00187187">
            <w:delText>n</w:delText>
          </w:r>
        </w:del>
      </w:ins>
      <w:r w:rsidRPr="00E77497">
        <w:t xml:space="preserve"> [[</w:t>
      </w:r>
      <w:del w:id="31680" w:author="Allen Wirfs-Brock" w:date="2011-07-02T14:20:00Z">
        <w:r w:rsidRPr="00E77497" w:rsidDel="000625EF">
          <w:delText>Class</w:delText>
        </w:r>
      </w:del>
      <w:ins w:id="31681" w:author="Allen Wirfs-Brock" w:date="2011-07-02T14:20:00Z">
        <w:del w:id="31682" w:author="Rev 3 Allen Wirfs-Brock" w:date="2011-09-07T18:04:00Z">
          <w:r w:rsidR="000625EF" w:rsidRPr="00E77497" w:rsidDel="00187187">
            <w:delText>IsNumber</w:delText>
          </w:r>
        </w:del>
      </w:ins>
      <w:ins w:id="31683" w:author="Rev 3 Allen Wirfs-Brock" w:date="2011-09-07T18:04:00Z">
        <w:r w:rsidR="00187187" w:rsidRPr="00E77497">
          <w:t>NativeBrand</w:t>
        </w:r>
      </w:ins>
      <w:r w:rsidRPr="00E77497">
        <w:t>]] internal property</w:t>
      </w:r>
      <w:ins w:id="31684" w:author="Rev 3 Allen Wirfs-Brock" w:date="2011-09-07T18:04:00Z">
        <w:r w:rsidR="00187187" w:rsidRPr="00E77497">
          <w:t xml:space="preserve"> whose value is NumberWrapper</w:t>
        </w:r>
      </w:ins>
      <w:r w:rsidRPr="00E77497">
        <w:t xml:space="preserve"> </w:t>
      </w:r>
      <w:del w:id="31685" w:author="Allen Wirfs-Brock" w:date="2011-07-02T14:21:00Z">
        <w:r w:rsidRPr="00E77497" w:rsidDel="000625EF">
          <w:delText xml:space="preserve">is </w:delText>
        </w:r>
        <w:r w:rsidRPr="00E77497" w:rsidDel="000625EF">
          <w:rPr>
            <w:rFonts w:ascii="Courier New" w:hAnsi="Courier New"/>
            <w:b/>
          </w:rPr>
          <w:delText>"Number"</w:delText>
        </w:r>
        <w:r w:rsidRPr="00E77497" w:rsidDel="000625EF">
          <w:delText xml:space="preserve"> </w:delText>
        </w:r>
      </w:del>
      <w:r w:rsidRPr="00E77497">
        <w:t>or a value whose type is Number.</w:t>
      </w:r>
    </w:p>
    <w:p w14:paraId="4593B1AF" w14:textId="77777777" w:rsidR="004C02EF" w:rsidRPr="00E77497" w:rsidRDefault="004C02EF" w:rsidP="004C02EF">
      <w:pPr>
        <w:pStyle w:val="40"/>
        <w:numPr>
          <w:ilvl w:val="0"/>
          <w:numId w:val="0"/>
        </w:numPr>
      </w:pPr>
      <w:r w:rsidRPr="00E77497">
        <w:t>15.7.4.1</w:t>
      </w:r>
      <w:r w:rsidRPr="00E77497">
        <w:tab/>
        <w:t>Number.prototype.constructo</w:t>
      </w:r>
      <w:bookmarkEnd w:id="31673"/>
      <w:bookmarkEnd w:id="31674"/>
      <w:r w:rsidRPr="00E77497">
        <w:t>r</w:t>
      </w:r>
    </w:p>
    <w:p w14:paraId="4E144EE1" w14:textId="77777777" w:rsidR="004C02EF" w:rsidRPr="00E77497" w:rsidRDefault="004C02EF" w:rsidP="004C02EF">
      <w:r w:rsidRPr="00E77497">
        <w:t xml:space="preserve">The initial value of </w:t>
      </w:r>
      <w:r w:rsidRPr="00E77497">
        <w:rPr>
          <w:rFonts w:ascii="Courier New" w:hAnsi="Courier New"/>
          <w:b/>
        </w:rPr>
        <w:t>Number.prototype.constructor</w:t>
      </w:r>
      <w:r w:rsidRPr="00E77497">
        <w:t xml:space="preserve"> is the built-in </w:t>
      </w:r>
      <w:r w:rsidRPr="00E77497">
        <w:rPr>
          <w:rFonts w:ascii="Courier New" w:hAnsi="Courier New"/>
          <w:b/>
        </w:rPr>
        <w:t>Number</w:t>
      </w:r>
      <w:r w:rsidRPr="00E77497">
        <w:t xml:space="preserve"> constructor.</w:t>
      </w:r>
      <w:bookmarkStart w:id="31686" w:name="_Toc385672357"/>
      <w:bookmarkStart w:id="31687" w:name="_Toc393690473"/>
    </w:p>
    <w:p w14:paraId="7C22F270" w14:textId="77777777" w:rsidR="004C02EF" w:rsidRPr="00E77497" w:rsidRDefault="004C02EF" w:rsidP="004C02EF">
      <w:pPr>
        <w:pStyle w:val="40"/>
        <w:numPr>
          <w:ilvl w:val="0"/>
          <w:numId w:val="0"/>
        </w:numPr>
      </w:pPr>
      <w:bookmarkStart w:id="31688" w:name="_Ref455972347"/>
      <w:r w:rsidRPr="00E77497">
        <w:t>15.7.4.2</w:t>
      </w:r>
      <w:r w:rsidRPr="00E77497">
        <w:tab/>
      </w:r>
      <w:commentRangeStart w:id="31689"/>
      <w:r w:rsidRPr="00E77497">
        <w:t>Number.prototype.toString ( [ radix</w:t>
      </w:r>
      <w:bookmarkEnd w:id="31675"/>
      <w:bookmarkEnd w:id="31686"/>
      <w:bookmarkEnd w:id="31687"/>
      <w:r w:rsidRPr="00E77497">
        <w:t xml:space="preserve"> ] )</w:t>
      </w:r>
      <w:bookmarkEnd w:id="31688"/>
      <w:commentRangeEnd w:id="31689"/>
      <w:r w:rsidR="003B0DD5">
        <w:rPr>
          <w:rStyle w:val="af3"/>
          <w:b w:val="0"/>
        </w:rPr>
        <w:commentReference w:id="31689"/>
      </w:r>
    </w:p>
    <w:p w14:paraId="63BBB7AF" w14:textId="77777777" w:rsidR="004C02EF" w:rsidRPr="00E77497" w:rsidRDefault="004C02EF" w:rsidP="004C02EF">
      <w:r w:rsidRPr="00E77497">
        <w:t xml:space="preserve">The optional </w:t>
      </w:r>
      <w:r w:rsidRPr="00E77497">
        <w:rPr>
          <w:rFonts w:ascii="Times New Roman" w:hAnsi="Times New Roman"/>
          <w:i/>
        </w:rPr>
        <w:t>radix</w:t>
      </w:r>
      <w:r w:rsidRPr="00E77497">
        <w:t xml:space="preserve"> should be an integer value in the inclusive range </w:t>
      </w:r>
      <w:r w:rsidRPr="00E77497">
        <w:rPr>
          <w:rFonts w:ascii="Times New Roman" w:hAnsi="Times New Roman"/>
        </w:rPr>
        <w:t>2</w:t>
      </w:r>
      <w:r w:rsidRPr="00E77497">
        <w:t xml:space="preserve"> to </w:t>
      </w:r>
      <w:r w:rsidRPr="00E77497">
        <w:rPr>
          <w:rFonts w:ascii="Times New Roman" w:hAnsi="Times New Roman"/>
        </w:rPr>
        <w:t>36</w:t>
      </w:r>
      <w:r w:rsidRPr="00E77497">
        <w:t xml:space="preserve">. If </w:t>
      </w:r>
      <w:r w:rsidRPr="00E77497">
        <w:rPr>
          <w:rFonts w:ascii="Times New Roman" w:hAnsi="Times New Roman"/>
          <w:i/>
        </w:rPr>
        <w:t>radix</w:t>
      </w:r>
      <w:r w:rsidRPr="00E77497">
        <w:t xml:space="preserve"> not present or is </w:t>
      </w:r>
      <w:r w:rsidRPr="00E77497">
        <w:rPr>
          <w:b/>
        </w:rPr>
        <w:t>undefined</w:t>
      </w:r>
      <w:r w:rsidRPr="00E77497">
        <w:t xml:space="preserve"> the Number </w:t>
      </w:r>
      <w:r w:rsidRPr="00E77497">
        <w:rPr>
          <w:rFonts w:ascii="Times New Roman" w:hAnsi="Times New Roman"/>
        </w:rPr>
        <w:t>10</w:t>
      </w:r>
      <w:r w:rsidRPr="00E77497">
        <w:t xml:space="preserve"> is used as the value of </w:t>
      </w:r>
      <w:r w:rsidRPr="00E77497">
        <w:rPr>
          <w:rFonts w:ascii="Times New Roman" w:hAnsi="Times New Roman"/>
          <w:i/>
        </w:rPr>
        <w:t>radix</w:t>
      </w:r>
      <w:r w:rsidRPr="00E77497">
        <w:t xml:space="preserve">. 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the Number </w:t>
      </w:r>
      <w:r w:rsidRPr="00E77497">
        <w:rPr>
          <w:rFonts w:ascii="Times New Roman" w:hAnsi="Times New Roman"/>
        </w:rPr>
        <w:t>10</w:t>
      </w:r>
      <w:r w:rsidRPr="00E77497">
        <w:t xml:space="preserve"> then this Number value is given as an argument to the ToString abstract operation; the resulting String value is returned.</w:t>
      </w:r>
    </w:p>
    <w:p w14:paraId="33829E4D" w14:textId="77777777" w:rsidR="004C02EF" w:rsidRPr="00E77497" w:rsidRDefault="004C02EF" w:rsidP="004C02EF">
      <w:r w:rsidRPr="00E77497">
        <w:t xml:space="preserve">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not an integer between 2 and 36 inclusive throw a </w:t>
      </w:r>
      <w:r w:rsidRPr="00E77497">
        <w:rPr>
          <w:b/>
        </w:rPr>
        <w:t>RangeError</w:t>
      </w:r>
      <w:r w:rsidRPr="00E77497">
        <w:t xml:space="preserve"> exception. 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an integer from 2 to 36, but not 10, the result is a String representation of this Number value using the specified radix. Letters </w:t>
      </w:r>
      <w:r w:rsidRPr="00E77497">
        <w:rPr>
          <w:rFonts w:ascii="Courier New" w:hAnsi="Courier New"/>
          <w:b/>
        </w:rPr>
        <w:t>a</w:t>
      </w:r>
      <w:r w:rsidRPr="00E77497">
        <w:t>-</w:t>
      </w:r>
      <w:r w:rsidRPr="00E77497">
        <w:rPr>
          <w:rFonts w:ascii="Courier New" w:hAnsi="Courier New"/>
          <w:b/>
        </w:rPr>
        <w:t>z</w:t>
      </w:r>
      <w:r w:rsidRPr="00E77497">
        <w:t xml:space="preserve"> are used for digits with values 10 through 35. The precise algorithm is implementation-dependent if the radix is not 10, however the algorithm should be a generalisation of that specified in 9.8.1.</w:t>
      </w:r>
      <w:bookmarkStart w:id="31690" w:name="_Toc382291662"/>
      <w:bookmarkStart w:id="31691" w:name="_Toc385672358"/>
    </w:p>
    <w:p w14:paraId="34FFAEC3" w14:textId="77777777" w:rsidR="004C02EF" w:rsidRPr="00E77497" w:rsidRDefault="004C02EF" w:rsidP="004C02EF">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Number or a Number object. Therefore, it cannot be transferred to other kinds of objects for use as a method.</w:t>
      </w:r>
      <w:bookmarkStart w:id="31692" w:name="_Toc393690474"/>
    </w:p>
    <w:p w14:paraId="4FE050EC" w14:textId="77777777" w:rsidR="004C02EF" w:rsidRPr="00E77497" w:rsidRDefault="004C02EF" w:rsidP="004C02EF">
      <w:pPr>
        <w:pStyle w:val="40"/>
        <w:numPr>
          <w:ilvl w:val="0"/>
          <w:numId w:val="0"/>
        </w:numPr>
      </w:pPr>
      <w:bookmarkStart w:id="31693" w:name="_Ref451681287"/>
      <w:r w:rsidRPr="00E77497">
        <w:t>15.7.4.3</w:t>
      </w:r>
      <w:r w:rsidRPr="00E77497">
        <w:tab/>
        <w:t>Number.prototype.toLocaleString()</w:t>
      </w:r>
      <w:bookmarkEnd w:id="31693"/>
    </w:p>
    <w:p w14:paraId="6B8D3EA8" w14:textId="77777777" w:rsidR="004C02EF" w:rsidRPr="00E77497" w:rsidRDefault="004C02EF" w:rsidP="004C02EF">
      <w:r w:rsidRPr="00E77497">
        <w:t xml:space="preserve">Produces a String value that represents this Number value formatted according to the conventions of the host environment’s current locale. This function is implementation-dependent, and it is permissible, but not encouraged, for it to return the same thing as </w:t>
      </w:r>
      <w:r w:rsidRPr="00E77497">
        <w:rPr>
          <w:rFonts w:ascii="Courier New" w:hAnsi="Courier New"/>
          <w:b/>
        </w:rPr>
        <w:t>toString</w:t>
      </w:r>
      <w:r w:rsidRPr="00E77497">
        <w:t>.</w:t>
      </w:r>
    </w:p>
    <w:p w14:paraId="24A99377" w14:textId="77777777" w:rsidR="004C02EF" w:rsidRPr="00E77497" w:rsidRDefault="004C02EF" w:rsidP="004C02EF">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14:paraId="188B0D61" w14:textId="77777777" w:rsidR="004C02EF" w:rsidRPr="00E77497" w:rsidRDefault="004C02EF" w:rsidP="004C02EF">
      <w:pPr>
        <w:pStyle w:val="40"/>
        <w:numPr>
          <w:ilvl w:val="0"/>
          <w:numId w:val="0"/>
        </w:numPr>
      </w:pPr>
      <w:bookmarkStart w:id="31694" w:name="_Ref455972349"/>
      <w:r w:rsidRPr="00E77497">
        <w:t>15.7.4.4</w:t>
      </w:r>
      <w:r w:rsidRPr="00E77497">
        <w:tab/>
        <w:t>Number.prototype.valueOf</w:t>
      </w:r>
      <w:bookmarkEnd w:id="31690"/>
      <w:bookmarkEnd w:id="31691"/>
      <w:bookmarkEnd w:id="31692"/>
      <w:r w:rsidRPr="00E77497">
        <w:t xml:space="preserve"> ( )</w:t>
      </w:r>
      <w:bookmarkStart w:id="31695" w:name="_Toc382291663"/>
      <w:bookmarkEnd w:id="31694"/>
    </w:p>
    <w:p w14:paraId="298D1137" w14:textId="77777777" w:rsidR="003B0DD5" w:rsidRPr="00E77497" w:rsidRDefault="003B0DD5" w:rsidP="003B0DD5">
      <w:pPr>
        <w:pStyle w:val="Alg4"/>
        <w:numPr>
          <w:ilvl w:val="0"/>
          <w:numId w:val="239"/>
        </w:numPr>
        <w:rPr>
          <w:ins w:id="31696" w:author="Rev 7 Allen Wirfs-Brock" w:date="2012-05-03T08:59:00Z"/>
        </w:rPr>
      </w:pPr>
      <w:ins w:id="31697" w:author="Rev 7 Allen Wirfs-Brock" w:date="2012-05-03T08:59:00Z">
        <w:r w:rsidRPr="00E77497">
          <w:t xml:space="preserve">Let </w:t>
        </w:r>
        <w:r w:rsidRPr="00E77497">
          <w:rPr>
            <w:i/>
          </w:rPr>
          <w:t>x</w:t>
        </w:r>
        <w:r w:rsidRPr="00E77497">
          <w:t xml:space="preserve"> be this Number value.</w:t>
        </w:r>
      </w:ins>
    </w:p>
    <w:p w14:paraId="23DA2FB1" w14:textId="77777777" w:rsidR="003B0DD5" w:rsidRDefault="003B0DD5" w:rsidP="00CB094A">
      <w:pPr>
        <w:pStyle w:val="Alg4"/>
        <w:numPr>
          <w:ilvl w:val="0"/>
          <w:numId w:val="239"/>
        </w:numPr>
        <w:spacing w:after="220"/>
        <w:rPr>
          <w:ins w:id="31698" w:author="Rev 7 Allen Wirfs-Brock" w:date="2012-05-03T08:59:00Z"/>
        </w:rPr>
      </w:pPr>
      <w:ins w:id="31699" w:author="Rev 7 Allen Wirfs-Brock" w:date="2012-05-03T08:59:00Z">
        <w:r>
          <w:t>Return</w:t>
        </w:r>
      </w:ins>
      <w:ins w:id="31700" w:author="Rev 7 Allen Wirfs-Brock" w:date="2012-05-03T09:00:00Z">
        <w:r>
          <w:t xml:space="preserve">  </w:t>
        </w:r>
      </w:ins>
      <w:ins w:id="31701" w:author="Rev 7 Allen Wirfs-Brock" w:date="2012-05-03T08:59:00Z">
        <w:r>
          <w:rPr>
            <w:i/>
          </w:rPr>
          <w:t>x</w:t>
        </w:r>
        <w:r>
          <w:t>.</w:t>
        </w:r>
      </w:ins>
    </w:p>
    <w:p w14:paraId="0464626F" w14:textId="77777777" w:rsidR="004C02EF" w:rsidRPr="00E77497" w:rsidDel="003B0DD5" w:rsidRDefault="004C02EF" w:rsidP="004C02EF">
      <w:pPr>
        <w:rPr>
          <w:del w:id="31702" w:author="Rev 7 Allen Wirfs-Brock" w:date="2012-05-03T08:59:00Z"/>
        </w:rPr>
      </w:pPr>
      <w:del w:id="31703" w:author="Rev 7 Allen Wirfs-Brock" w:date="2012-05-03T08:59:00Z">
        <w:r w:rsidRPr="00E77497" w:rsidDel="003B0DD5">
          <w:delText>Returns this Number value.</w:delText>
        </w:r>
        <w:bookmarkStart w:id="31704" w:name="_Toc385672359"/>
      </w:del>
    </w:p>
    <w:p w14:paraId="1A20FA98" w14:textId="77777777" w:rsidR="004C02EF" w:rsidRPr="00E77497" w:rsidRDefault="004C02EF" w:rsidP="004C02EF">
      <w:r w:rsidRPr="00E77497">
        <w:t xml:space="preserve">The </w:t>
      </w:r>
      <w:r w:rsidRPr="00E77497">
        <w:rPr>
          <w:rFonts w:ascii="Courier New" w:hAnsi="Courier New"/>
          <w:b/>
        </w:rPr>
        <w:t>valueOf</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Number or a Number object. Therefore, it cannot be transferred to other kinds of objects for use as a method.</w:t>
      </w:r>
      <w:bookmarkStart w:id="31705" w:name="_Toc393690475"/>
    </w:p>
    <w:p w14:paraId="7E3A4A85" w14:textId="77777777" w:rsidR="004C02EF" w:rsidRPr="00E77497" w:rsidRDefault="004C02EF" w:rsidP="004C02EF">
      <w:pPr>
        <w:pStyle w:val="40"/>
        <w:numPr>
          <w:ilvl w:val="0"/>
          <w:numId w:val="0"/>
        </w:numPr>
      </w:pPr>
      <w:bookmarkStart w:id="31706" w:name="_Ref457790851"/>
      <w:r w:rsidRPr="00E77497">
        <w:t>15.7.4.5</w:t>
      </w:r>
      <w:r w:rsidRPr="00E77497">
        <w:tab/>
        <w:t>Number.prototype.toFixed (fractionDigits)</w:t>
      </w:r>
      <w:bookmarkEnd w:id="31706"/>
    </w:p>
    <w:p w14:paraId="1D49BE17" w14:textId="77777777" w:rsidR="004C02EF" w:rsidRPr="00E77497" w:rsidRDefault="004C02EF" w:rsidP="004C02EF">
      <w:r w:rsidRPr="00E77497">
        <w:t xml:space="preserve">Return a String containing this Number value represented in decimal fixed-point notation with </w:t>
      </w:r>
      <w:r w:rsidRPr="00E77497">
        <w:rPr>
          <w:rFonts w:ascii="Times New Roman" w:hAnsi="Times New Roman"/>
          <w:i/>
        </w:rPr>
        <w:t>fractionDigits</w:t>
      </w:r>
      <w:r w:rsidRPr="00E77497">
        <w:t xml:space="preserve"> digits after the decimal point. If </w:t>
      </w:r>
      <w:r w:rsidRPr="00E77497">
        <w:rPr>
          <w:rFonts w:ascii="Times New Roman" w:hAnsi="Times New Roman"/>
          <w:i/>
        </w:rPr>
        <w:t>fractionDigits</w:t>
      </w:r>
      <w:r w:rsidRPr="00E77497">
        <w:t xml:space="preserve"> is </w:t>
      </w:r>
      <w:r w:rsidRPr="00E77497">
        <w:rPr>
          <w:b/>
        </w:rPr>
        <w:t>undefined</w:t>
      </w:r>
      <w:r w:rsidRPr="00E77497">
        <w:t>, 0 is assumed. Specifically, perform the following steps:</w:t>
      </w:r>
    </w:p>
    <w:p w14:paraId="310E2FE1" w14:textId="77777777" w:rsidR="004C02EF" w:rsidRPr="00E77497" w:rsidRDefault="004C02EF" w:rsidP="00834A33">
      <w:pPr>
        <w:pStyle w:val="Alg4"/>
        <w:numPr>
          <w:ilvl w:val="0"/>
          <w:numId w:val="239"/>
        </w:numPr>
      </w:pPr>
      <w:r w:rsidRPr="00E77497">
        <w:t xml:space="preserve">Let </w:t>
      </w:r>
      <w:r w:rsidRPr="00E77497">
        <w:rPr>
          <w:i/>
        </w:rPr>
        <w:t>f</w:t>
      </w:r>
      <w:r w:rsidRPr="00E77497">
        <w:t xml:space="preserve"> be ToInteger(</w:t>
      </w:r>
      <w:r w:rsidRPr="00E77497">
        <w:rPr>
          <w:i/>
        </w:rPr>
        <w:t>fractionDigits</w:t>
      </w:r>
      <w:r w:rsidRPr="00E77497">
        <w:t xml:space="preserve">). (If </w:t>
      </w:r>
      <w:r w:rsidRPr="00E77497">
        <w:rPr>
          <w:i/>
        </w:rPr>
        <w:t>fractionDigits</w:t>
      </w:r>
      <w:r w:rsidRPr="00E77497">
        <w:t xml:space="preserve"> is </w:t>
      </w:r>
      <w:r w:rsidRPr="00E77497">
        <w:rPr>
          <w:b/>
        </w:rPr>
        <w:t>undefined</w:t>
      </w:r>
      <w:r w:rsidRPr="00E77497">
        <w:t xml:space="preserve">, this step produces the value </w:t>
      </w:r>
      <w:r w:rsidRPr="00E77497">
        <w:rPr>
          <w:rFonts w:ascii="Courier New" w:hAnsi="Courier New"/>
          <w:b/>
        </w:rPr>
        <w:t>0</w:t>
      </w:r>
      <w:r w:rsidRPr="00E77497">
        <w:t>).</w:t>
      </w:r>
    </w:p>
    <w:p w14:paraId="084F9512" w14:textId="77777777" w:rsidR="003B0DD5" w:rsidRDefault="003B0DD5" w:rsidP="003B0DD5">
      <w:pPr>
        <w:pStyle w:val="Alg4"/>
        <w:numPr>
          <w:ilvl w:val="0"/>
          <w:numId w:val="239"/>
        </w:numPr>
        <w:rPr>
          <w:ins w:id="31707" w:author="Rev 7 Allen Wirfs-Brock" w:date="2012-05-03T08:58:00Z"/>
        </w:rPr>
      </w:pPr>
      <w:ins w:id="31708" w:author="Rev 7 Allen Wirfs-Brock" w:date="2012-05-03T08:58:00Z">
        <w:r>
          <w:t>ReturnIfAbrupt(</w:t>
        </w:r>
        <w:r>
          <w:rPr>
            <w:i/>
          </w:rPr>
          <w:t>f</w:t>
        </w:r>
        <w:r>
          <w:t>).</w:t>
        </w:r>
      </w:ins>
    </w:p>
    <w:p w14:paraId="70168E35" w14:textId="77777777" w:rsidR="004C02EF" w:rsidRPr="00E77497" w:rsidRDefault="004C02EF" w:rsidP="00834A33">
      <w:pPr>
        <w:pStyle w:val="Alg4"/>
        <w:numPr>
          <w:ilvl w:val="0"/>
          <w:numId w:val="239"/>
        </w:numPr>
      </w:pPr>
      <w:r w:rsidRPr="00E77497">
        <w:t xml:space="preserve">If </w:t>
      </w:r>
      <w:r w:rsidRPr="00E77497">
        <w:rPr>
          <w:i/>
        </w:rPr>
        <w:t>f</w:t>
      </w:r>
      <w:r w:rsidRPr="00E77497">
        <w:t xml:space="preserve"> &lt; 0 or </w:t>
      </w:r>
      <w:r w:rsidRPr="00E77497">
        <w:rPr>
          <w:i/>
        </w:rPr>
        <w:t>f</w:t>
      </w:r>
      <w:r w:rsidRPr="00E77497">
        <w:t xml:space="preserve"> &gt; 20, throw a </w:t>
      </w:r>
      <w:r w:rsidRPr="00E77497">
        <w:rPr>
          <w:b/>
        </w:rPr>
        <w:t>RangeError</w:t>
      </w:r>
      <w:r w:rsidRPr="00E77497">
        <w:t xml:space="preserve"> exception.</w:t>
      </w:r>
    </w:p>
    <w:p w14:paraId="2C5A69B6" w14:textId="77777777" w:rsidR="004C02EF" w:rsidRPr="00E77497" w:rsidRDefault="004C02EF" w:rsidP="00834A33">
      <w:pPr>
        <w:pStyle w:val="Alg4"/>
        <w:numPr>
          <w:ilvl w:val="0"/>
          <w:numId w:val="239"/>
        </w:numPr>
      </w:pPr>
      <w:r w:rsidRPr="00E77497">
        <w:t xml:space="preserve">Let </w:t>
      </w:r>
      <w:r w:rsidRPr="00E77497">
        <w:rPr>
          <w:i/>
        </w:rPr>
        <w:t>x</w:t>
      </w:r>
      <w:r w:rsidRPr="00E77497">
        <w:t xml:space="preserve"> be this Number value.</w:t>
      </w:r>
    </w:p>
    <w:p w14:paraId="239638AC" w14:textId="77777777" w:rsidR="003B0DD5" w:rsidRDefault="003B0DD5" w:rsidP="003B0DD5">
      <w:pPr>
        <w:pStyle w:val="Alg4"/>
        <w:numPr>
          <w:ilvl w:val="0"/>
          <w:numId w:val="239"/>
        </w:numPr>
        <w:rPr>
          <w:ins w:id="31709" w:author="Rev 7 Allen Wirfs-Brock" w:date="2012-05-03T08:59:00Z"/>
        </w:rPr>
      </w:pPr>
      <w:ins w:id="31710" w:author="Rev 7 Allen Wirfs-Brock" w:date="2012-05-03T08:59:00Z">
        <w:r>
          <w:t>ReturnIfAbrupt(</w:t>
        </w:r>
        <w:r>
          <w:rPr>
            <w:i/>
          </w:rPr>
          <w:t>x</w:t>
        </w:r>
        <w:r>
          <w:t>).</w:t>
        </w:r>
      </w:ins>
    </w:p>
    <w:p w14:paraId="5508D1E2" w14:textId="77777777" w:rsidR="004C02EF" w:rsidRPr="00E77497" w:rsidRDefault="004C02EF" w:rsidP="00834A33">
      <w:pPr>
        <w:pStyle w:val="Alg4"/>
        <w:numPr>
          <w:ilvl w:val="0"/>
          <w:numId w:val="239"/>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4E68BC2B" w14:textId="77777777" w:rsidR="004C02EF" w:rsidRPr="00E77497" w:rsidRDefault="004C02EF" w:rsidP="00834A33">
      <w:pPr>
        <w:pStyle w:val="Alg4"/>
        <w:numPr>
          <w:ilvl w:val="0"/>
          <w:numId w:val="239"/>
        </w:numPr>
      </w:pPr>
      <w:r w:rsidRPr="00E77497">
        <w:t xml:space="preserve">Let </w:t>
      </w:r>
      <w:r w:rsidRPr="00E77497">
        <w:rPr>
          <w:i/>
        </w:rPr>
        <w:t>s</w:t>
      </w:r>
      <w:r w:rsidRPr="00E77497">
        <w:t xml:space="preserve"> be the empty String.</w:t>
      </w:r>
    </w:p>
    <w:p w14:paraId="23079B22" w14:textId="77777777" w:rsidR="004C02EF" w:rsidRPr="00E77497" w:rsidRDefault="004C02EF" w:rsidP="00834A33">
      <w:pPr>
        <w:pStyle w:val="Alg4"/>
        <w:numPr>
          <w:ilvl w:val="0"/>
          <w:numId w:val="239"/>
        </w:numPr>
      </w:pPr>
      <w:r w:rsidRPr="00E77497">
        <w:t xml:space="preserve">If </w:t>
      </w:r>
      <w:r w:rsidRPr="00E77497">
        <w:rPr>
          <w:i/>
        </w:rPr>
        <w:t>x</w:t>
      </w:r>
      <w:r w:rsidRPr="00E77497">
        <w:t xml:space="preserve"> &lt; 0, then</w:t>
      </w:r>
    </w:p>
    <w:p w14:paraId="75D73533" w14:textId="77777777" w:rsidR="004C02EF" w:rsidRPr="00E77497" w:rsidRDefault="004C02EF" w:rsidP="00834A33">
      <w:pPr>
        <w:pStyle w:val="Alg4"/>
        <w:numPr>
          <w:ilvl w:val="1"/>
          <w:numId w:val="239"/>
        </w:numPr>
      </w:pPr>
      <w:r w:rsidRPr="00E77497">
        <w:t>Let s be "</w:t>
      </w:r>
      <w:r w:rsidRPr="00E77497">
        <w:rPr>
          <w:rFonts w:ascii="Courier New" w:hAnsi="Courier New" w:cs="Courier New"/>
          <w:b/>
        </w:rPr>
        <w:t>-</w:t>
      </w:r>
      <w:r w:rsidRPr="00E77497">
        <w:t>".</w:t>
      </w:r>
    </w:p>
    <w:p w14:paraId="5C20DB2A" w14:textId="77777777" w:rsidR="004C02EF" w:rsidRPr="00E77497" w:rsidRDefault="004C02EF" w:rsidP="00834A33">
      <w:pPr>
        <w:pStyle w:val="Alg4"/>
        <w:numPr>
          <w:ilvl w:val="1"/>
          <w:numId w:val="239"/>
        </w:numPr>
      </w:pPr>
      <w:r w:rsidRPr="00E77497">
        <w:t>Let x = –x.</w:t>
      </w:r>
    </w:p>
    <w:p w14:paraId="7384BAFD" w14:textId="77777777" w:rsidR="004C02EF" w:rsidRPr="00E65A34" w:rsidRDefault="004C02EF" w:rsidP="00834A33">
      <w:pPr>
        <w:pStyle w:val="Alg4"/>
        <w:numPr>
          <w:ilvl w:val="0"/>
          <w:numId w:val="239"/>
        </w:numPr>
      </w:pPr>
      <w:r w:rsidRPr="00E77497">
        <w:t xml:space="preserve">If </w:t>
      </w:r>
      <w:r w:rsidRPr="00E77497">
        <w:rPr>
          <w:i/>
        </w:rPr>
        <w:t>x</w:t>
      </w:r>
      <w:r w:rsidRPr="00E77497">
        <w:t xml:space="preserve"> </w:t>
      </w:r>
      <w:r w:rsidRPr="006B6D0A">
        <w:sym w:font="Symbol" w:char="F0B3"/>
      </w:r>
      <w:r w:rsidRPr="006B6D0A">
        <w:t xml:space="preserve"> 10</w:t>
      </w:r>
      <w:r w:rsidRPr="006B6D0A">
        <w:rPr>
          <w:vertAlign w:val="superscript"/>
        </w:rPr>
        <w:t>21</w:t>
      </w:r>
      <w:r w:rsidRPr="00E65A34">
        <w:t>, then</w:t>
      </w:r>
    </w:p>
    <w:p w14:paraId="460668DB" w14:textId="77777777" w:rsidR="004C02EF" w:rsidRPr="00B820AB" w:rsidRDefault="004C02EF" w:rsidP="00834A33">
      <w:pPr>
        <w:pStyle w:val="Alg4"/>
        <w:numPr>
          <w:ilvl w:val="1"/>
          <w:numId w:val="239"/>
        </w:numPr>
      </w:pPr>
      <w:r w:rsidRPr="00546435">
        <w:t xml:space="preserve">Let </w:t>
      </w:r>
      <w:r w:rsidRPr="00A67AF2">
        <w:rPr>
          <w:i/>
        </w:rPr>
        <w:t>m</w:t>
      </w:r>
      <w:r w:rsidRPr="00A67AF2">
        <w:t xml:space="preserve"> = ToString(</w:t>
      </w:r>
      <w:r w:rsidRPr="00A67AF2">
        <w:rPr>
          <w:i/>
        </w:rPr>
        <w:t>x</w:t>
      </w:r>
      <w:r w:rsidRPr="00B820AB">
        <w:t>).</w:t>
      </w:r>
    </w:p>
    <w:p w14:paraId="7EF17797" w14:textId="77777777" w:rsidR="004C02EF" w:rsidRPr="00E77497" w:rsidRDefault="004C02EF" w:rsidP="00834A33">
      <w:pPr>
        <w:pStyle w:val="Alg4"/>
        <w:numPr>
          <w:ilvl w:val="0"/>
          <w:numId w:val="239"/>
        </w:numPr>
        <w:spacing w:after="220"/>
        <w:contextualSpacing/>
      </w:pPr>
      <w:r w:rsidRPr="00675B74">
        <w:t xml:space="preserve">Else, </w:t>
      </w:r>
      <w:r w:rsidRPr="00E77497">
        <w:rPr>
          <w:i/>
        </w:rPr>
        <w:t>x</w:t>
      </w:r>
      <w:r w:rsidRPr="00E77497">
        <w:t xml:space="preserve"> &lt; 10</w:t>
      </w:r>
      <w:r w:rsidRPr="00E77497">
        <w:rPr>
          <w:vertAlign w:val="superscript"/>
        </w:rPr>
        <w:t>21</w:t>
      </w:r>
    </w:p>
    <w:p w14:paraId="1085DA7D" w14:textId="77777777" w:rsidR="004C02EF" w:rsidRPr="00E77497" w:rsidRDefault="004C02EF" w:rsidP="00834A33">
      <w:pPr>
        <w:pStyle w:val="Alg4"/>
        <w:numPr>
          <w:ilvl w:val="1"/>
          <w:numId w:val="239"/>
        </w:numPr>
      </w:pPr>
      <w:r w:rsidRPr="00E77497">
        <w:t xml:space="preserve">Let </w:t>
      </w:r>
      <w:r w:rsidRPr="00E77497">
        <w:rPr>
          <w:i/>
        </w:rPr>
        <w:t>n</w:t>
      </w:r>
      <w:r w:rsidRPr="00E77497">
        <w:t xml:space="preserve"> be an integer for which the exact mathematical value of </w:t>
      </w:r>
      <w:r w:rsidRPr="00E77497">
        <w:rPr>
          <w:i/>
        </w:rPr>
        <w:t>n</w:t>
      </w:r>
      <w:r w:rsidRPr="00E77497">
        <w:t xml:space="preserve"> </w:t>
      </w:r>
      <w:r w:rsidRPr="006B6D0A">
        <w:sym w:font="Symbol" w:char="F0B8"/>
      </w:r>
      <w:r w:rsidRPr="006B6D0A">
        <w:t xml:space="preserve"> 10</w:t>
      </w:r>
      <w:r w:rsidRPr="006B6D0A">
        <w:rPr>
          <w:vertAlign w:val="superscript"/>
        </w:rPr>
        <w:t>f</w:t>
      </w:r>
      <w:r w:rsidRPr="00E65A34">
        <w:t xml:space="preserve"> – </w:t>
      </w:r>
      <w:r w:rsidRPr="00546435">
        <w:rPr>
          <w:i/>
        </w:rPr>
        <w:t>x</w:t>
      </w:r>
      <w:r w:rsidRPr="00A67AF2">
        <w:t xml:space="preserve"> is as close to zero as possible. If there are two such </w:t>
      </w:r>
      <w:r w:rsidRPr="00A67AF2">
        <w:rPr>
          <w:i/>
        </w:rPr>
        <w:t>n</w:t>
      </w:r>
      <w:r w:rsidRPr="00B820AB">
        <w:t xml:space="preserve">, pick the larger </w:t>
      </w:r>
      <w:r w:rsidRPr="00675B74">
        <w:rPr>
          <w:i/>
        </w:rPr>
        <w:t>n</w:t>
      </w:r>
      <w:r w:rsidRPr="00E77497">
        <w:t>.</w:t>
      </w:r>
    </w:p>
    <w:p w14:paraId="7A1B9FFC" w14:textId="77777777" w:rsidR="004C02EF" w:rsidRPr="00E77497" w:rsidRDefault="004C02EF" w:rsidP="00834A33">
      <w:pPr>
        <w:pStyle w:val="Alg4"/>
        <w:numPr>
          <w:ilvl w:val="1"/>
          <w:numId w:val="239"/>
        </w:numPr>
      </w:pPr>
      <w:r w:rsidRPr="00E77497">
        <w:t xml:space="preserve">If </w:t>
      </w:r>
      <w:r w:rsidRPr="00E77497">
        <w:rPr>
          <w:i/>
        </w:rPr>
        <w:t>n</w:t>
      </w:r>
      <w:r w:rsidRPr="00E77497">
        <w:t xml:space="preserve"> = 0, let </w:t>
      </w:r>
      <w:r w:rsidRPr="00E77497">
        <w:rPr>
          <w:i/>
        </w:rPr>
        <w:t>m</w:t>
      </w:r>
      <w:r w:rsidRPr="00E77497">
        <w:t xml:space="preserve"> be the String </w:t>
      </w:r>
      <w:r w:rsidRPr="00E77497">
        <w:rPr>
          <w:rFonts w:ascii="Courier New" w:hAnsi="Courier New"/>
          <w:b/>
        </w:rPr>
        <w:t>"0"</w:t>
      </w:r>
      <w:r w:rsidRPr="00E77497">
        <w:t xml:space="preserve">. Otherwise, let </w:t>
      </w:r>
      <w:r w:rsidRPr="00E77497">
        <w:rPr>
          <w:i/>
        </w:rPr>
        <w:t>m</w:t>
      </w:r>
      <w:r w:rsidRPr="00E77497">
        <w:t xml:space="preserve"> be the String consisting of the digits of the decimal representation of </w:t>
      </w:r>
      <w:r w:rsidRPr="00E77497">
        <w:rPr>
          <w:i/>
        </w:rPr>
        <w:t>n</w:t>
      </w:r>
      <w:r w:rsidRPr="00E77497">
        <w:t xml:space="preserve"> (in order, with no leading zeroes).</w:t>
      </w:r>
    </w:p>
    <w:p w14:paraId="10D577B1" w14:textId="77777777" w:rsidR="004C02EF" w:rsidRPr="006B6D0A" w:rsidRDefault="004C02EF" w:rsidP="00834A33">
      <w:pPr>
        <w:pStyle w:val="Alg4"/>
        <w:numPr>
          <w:ilvl w:val="1"/>
          <w:numId w:val="239"/>
        </w:numPr>
      </w:pPr>
      <w:r w:rsidRPr="00E77497">
        <w:t xml:space="preserve">If </w:t>
      </w:r>
      <w:r w:rsidRPr="00E77497">
        <w:rPr>
          <w:i/>
        </w:rPr>
        <w:t>f</w:t>
      </w:r>
      <w:r w:rsidRPr="00E77497">
        <w:t xml:space="preserve"> </w:t>
      </w:r>
      <w:r w:rsidRPr="006B6D0A">
        <w:sym w:font="Symbol" w:char="F0B9"/>
      </w:r>
      <w:r w:rsidRPr="006B6D0A">
        <w:t xml:space="preserve"> 0, then</w:t>
      </w:r>
    </w:p>
    <w:p w14:paraId="685D7F90" w14:textId="77777777" w:rsidR="004C02EF" w:rsidRPr="00A67AF2" w:rsidRDefault="004C02EF" w:rsidP="00834A33">
      <w:pPr>
        <w:pStyle w:val="Alg4"/>
        <w:numPr>
          <w:ilvl w:val="2"/>
          <w:numId w:val="239"/>
        </w:numPr>
      </w:pPr>
      <w:r w:rsidRPr="006B6D0A">
        <w:t xml:space="preserve">Let </w:t>
      </w:r>
      <w:r w:rsidRPr="00E65A34">
        <w:rPr>
          <w:i/>
        </w:rPr>
        <w:t>k</w:t>
      </w:r>
      <w:r w:rsidRPr="00546435">
        <w:t xml:space="preserve"> </w:t>
      </w:r>
      <w:r w:rsidRPr="00A67AF2">
        <w:t xml:space="preserve">be the number of </w:t>
      </w:r>
      <w:del w:id="31711" w:author="Rev 9 Allen Wirfs-Brock" w:date="2012-07-07T13:19:00Z">
        <w:r w:rsidRPr="00A67AF2" w:rsidDel="00EE36C4">
          <w:delText xml:space="preserve">characters </w:delText>
        </w:r>
      </w:del>
      <w:ins w:id="31712" w:author="Rev 9 Allen Wirfs-Brock" w:date="2012-07-07T13:19:00Z">
        <w:r w:rsidR="00EE36C4">
          <w:t>elements</w:t>
        </w:r>
        <w:r w:rsidR="00EE36C4" w:rsidRPr="00A67AF2">
          <w:t xml:space="preserve"> </w:t>
        </w:r>
      </w:ins>
      <w:r w:rsidRPr="00A67AF2">
        <w:t xml:space="preserve">in </w:t>
      </w:r>
      <w:r w:rsidRPr="00A67AF2">
        <w:rPr>
          <w:i/>
        </w:rPr>
        <w:t>m</w:t>
      </w:r>
      <w:r w:rsidRPr="00A67AF2">
        <w:t>.</w:t>
      </w:r>
    </w:p>
    <w:p w14:paraId="65F3B557" w14:textId="77777777" w:rsidR="004C02EF" w:rsidRPr="00E77497" w:rsidRDefault="004C02EF" w:rsidP="00834A33">
      <w:pPr>
        <w:pStyle w:val="Alg4"/>
        <w:numPr>
          <w:ilvl w:val="2"/>
          <w:numId w:val="239"/>
        </w:numPr>
      </w:pPr>
      <w:r w:rsidRPr="00B820AB">
        <w:t xml:space="preserve">If </w:t>
      </w:r>
      <w:r w:rsidRPr="00675B74">
        <w:rPr>
          <w:i/>
        </w:rPr>
        <w:t>k</w:t>
      </w:r>
      <w:r w:rsidRPr="00E77497">
        <w:t xml:space="preserve"> ≤ </w:t>
      </w:r>
      <w:r w:rsidRPr="00E77497">
        <w:rPr>
          <w:i/>
        </w:rPr>
        <w:t>f</w:t>
      </w:r>
      <w:r w:rsidRPr="00E77497">
        <w:t>, then</w:t>
      </w:r>
    </w:p>
    <w:p w14:paraId="5180B860" w14:textId="77777777" w:rsidR="004C02EF" w:rsidRPr="00E77497" w:rsidRDefault="004C02EF" w:rsidP="00834A33">
      <w:pPr>
        <w:pStyle w:val="Alg4"/>
        <w:numPr>
          <w:ilvl w:val="3"/>
          <w:numId w:val="239"/>
        </w:numPr>
      </w:pPr>
      <w:r w:rsidRPr="00E77497">
        <w:t xml:space="preserve">Let </w:t>
      </w:r>
      <w:r w:rsidRPr="00E77497">
        <w:rPr>
          <w:i/>
        </w:rPr>
        <w:t>z</w:t>
      </w:r>
      <w:r w:rsidRPr="00E77497">
        <w:t xml:space="preserve"> be the String consisting of </w:t>
      </w:r>
      <w:r w:rsidRPr="00E77497">
        <w:rPr>
          <w:i/>
        </w:rPr>
        <w:t>f</w:t>
      </w:r>
      <w:r w:rsidRPr="00E77497">
        <w:t>+1–</w:t>
      </w:r>
      <w:r w:rsidRPr="00E77497">
        <w:rPr>
          <w:i/>
        </w:rPr>
        <w:t>k</w:t>
      </w:r>
      <w:r w:rsidRPr="00E77497">
        <w:t xml:space="preserve"> occurrences of the </w:t>
      </w:r>
      <w:del w:id="31713" w:author="Rev 9 Allen Wirfs-Brock" w:date="2012-07-07T13:20:00Z">
        <w:r w:rsidRPr="00E77497" w:rsidDel="00EE36C4">
          <w:delText xml:space="preserve">character </w:delText>
        </w:r>
      </w:del>
      <w:ins w:id="31714" w:author="Rev 9 Allen Wirfs-Brock" w:date="2012-07-07T13:20:00Z">
        <w:r w:rsidR="00EE36C4">
          <w:t>code unit 0x</w:t>
        </w:r>
      </w:ins>
      <w:ins w:id="31715" w:author="Rev 9 Allen Wirfs-Brock" w:date="2012-07-07T13:24:00Z">
        <w:r w:rsidR="00EE36C4">
          <w:t>00</w:t>
        </w:r>
      </w:ins>
      <w:ins w:id="31716" w:author="Rev 9 Allen Wirfs-Brock" w:date="2012-07-07T13:20:00Z">
        <w:r w:rsidR="00EE36C4">
          <w:t>30</w:t>
        </w:r>
      </w:ins>
      <w:del w:id="31717" w:author="Rev 9 Allen Wirfs-Brock" w:date="2012-07-07T13:20:00Z">
        <w:r w:rsidRPr="00E77497" w:rsidDel="00EE36C4">
          <w:delText>‘</w:delText>
        </w:r>
        <w:r w:rsidRPr="00E77497" w:rsidDel="00EE36C4">
          <w:rPr>
            <w:rFonts w:ascii="Courier New" w:hAnsi="Courier New"/>
          </w:rPr>
          <w:delText>0</w:delText>
        </w:r>
        <w:r w:rsidRPr="00E77497" w:rsidDel="00EE36C4">
          <w:delText>’</w:delText>
        </w:r>
      </w:del>
      <w:r w:rsidRPr="00E77497">
        <w:t>.</w:t>
      </w:r>
    </w:p>
    <w:p w14:paraId="522E18AF" w14:textId="77777777" w:rsidR="004C02EF" w:rsidRPr="00E77497" w:rsidRDefault="004C02EF" w:rsidP="00834A33">
      <w:pPr>
        <w:pStyle w:val="Alg4"/>
        <w:numPr>
          <w:ilvl w:val="3"/>
          <w:numId w:val="239"/>
        </w:numPr>
      </w:pPr>
      <w:r w:rsidRPr="00E77497">
        <w:t xml:space="preserve">Let </w:t>
      </w:r>
      <w:r w:rsidRPr="00E77497">
        <w:rPr>
          <w:i/>
        </w:rPr>
        <w:t>m</w:t>
      </w:r>
      <w:r w:rsidRPr="00E77497">
        <w:t xml:space="preserve"> be the concatenation of Strings </w:t>
      </w:r>
      <w:r w:rsidRPr="00E77497">
        <w:rPr>
          <w:i/>
        </w:rPr>
        <w:t>z</w:t>
      </w:r>
      <w:r w:rsidRPr="00E77497">
        <w:t xml:space="preserve"> and </w:t>
      </w:r>
      <w:r w:rsidRPr="00E77497">
        <w:rPr>
          <w:i/>
        </w:rPr>
        <w:t>m</w:t>
      </w:r>
      <w:r w:rsidRPr="00E77497">
        <w:t>.</w:t>
      </w:r>
    </w:p>
    <w:p w14:paraId="4D75DB4C" w14:textId="77777777" w:rsidR="004C02EF" w:rsidRPr="00E77497" w:rsidRDefault="004C02EF" w:rsidP="00834A33">
      <w:pPr>
        <w:pStyle w:val="Alg4"/>
        <w:numPr>
          <w:ilvl w:val="3"/>
          <w:numId w:val="239"/>
        </w:numPr>
      </w:pPr>
      <w:r w:rsidRPr="00E77497">
        <w:t xml:space="preserve">Let </w:t>
      </w:r>
      <w:r w:rsidRPr="00E77497">
        <w:rPr>
          <w:i/>
        </w:rPr>
        <w:t>k</w:t>
      </w:r>
      <w:r w:rsidRPr="00E77497">
        <w:t xml:space="preserve"> = </w:t>
      </w:r>
      <w:r w:rsidRPr="00E77497">
        <w:rPr>
          <w:i/>
        </w:rPr>
        <w:t xml:space="preserve">f </w:t>
      </w:r>
      <w:r w:rsidRPr="00E77497">
        <w:t>+ 1.</w:t>
      </w:r>
    </w:p>
    <w:p w14:paraId="3D6AD7C3" w14:textId="77777777" w:rsidR="004C02EF" w:rsidRPr="00E77497" w:rsidRDefault="004C02EF" w:rsidP="00834A33">
      <w:pPr>
        <w:pStyle w:val="Alg4"/>
        <w:numPr>
          <w:ilvl w:val="2"/>
          <w:numId w:val="239"/>
        </w:numPr>
      </w:pPr>
      <w:r w:rsidRPr="00E77497">
        <w:t xml:space="preserve">Let </w:t>
      </w:r>
      <w:r w:rsidRPr="00E77497">
        <w:rPr>
          <w:i/>
        </w:rPr>
        <w:t>a</w:t>
      </w:r>
      <w:r w:rsidRPr="00E77497">
        <w:t xml:space="preserve"> be the first </w:t>
      </w:r>
      <w:r w:rsidRPr="00E77497">
        <w:rPr>
          <w:i/>
        </w:rPr>
        <w:t>k</w:t>
      </w:r>
      <w:r w:rsidRPr="00E77497">
        <w:t>–</w:t>
      </w:r>
      <w:r w:rsidRPr="00E77497">
        <w:rPr>
          <w:i/>
        </w:rPr>
        <w:t>f</w:t>
      </w:r>
      <w:r w:rsidRPr="00E77497">
        <w:t xml:space="preserve"> </w:t>
      </w:r>
      <w:del w:id="31718" w:author="Rev 9 Allen Wirfs-Brock" w:date="2012-07-07T13:21:00Z">
        <w:r w:rsidRPr="00E77497" w:rsidDel="00EE36C4">
          <w:delText xml:space="preserve">characters </w:delText>
        </w:r>
      </w:del>
      <w:ins w:id="31719" w:author="Rev 9 Allen Wirfs-Brock" w:date="2012-07-07T13:21:00Z">
        <w:r w:rsidR="00EE36C4">
          <w:t>elements</w:t>
        </w:r>
        <w:r w:rsidR="00EE36C4" w:rsidRPr="00E77497">
          <w:t xml:space="preserve"> </w:t>
        </w:r>
      </w:ins>
      <w:r w:rsidRPr="00E77497">
        <w:t xml:space="preserve">of </w:t>
      </w:r>
      <w:r w:rsidRPr="00E77497">
        <w:rPr>
          <w:i/>
        </w:rPr>
        <w:t>m</w:t>
      </w:r>
      <w:r w:rsidRPr="00E77497">
        <w:t xml:space="preserve">, and let </w:t>
      </w:r>
      <w:r w:rsidRPr="00E77497">
        <w:rPr>
          <w:i/>
        </w:rPr>
        <w:t>b</w:t>
      </w:r>
      <w:r w:rsidRPr="00E77497">
        <w:t xml:space="preserve"> be the remaining </w:t>
      </w:r>
      <w:r w:rsidRPr="00E77497">
        <w:rPr>
          <w:i/>
        </w:rPr>
        <w:t>f</w:t>
      </w:r>
      <w:r w:rsidRPr="00E77497">
        <w:t xml:space="preserve"> </w:t>
      </w:r>
      <w:del w:id="31720" w:author="Rev 9 Allen Wirfs-Brock" w:date="2012-07-07T13:21:00Z">
        <w:r w:rsidRPr="00E77497" w:rsidDel="00EE36C4">
          <w:delText xml:space="preserve">characters </w:delText>
        </w:r>
      </w:del>
      <w:ins w:id="31721" w:author="Rev 9 Allen Wirfs-Brock" w:date="2012-07-07T13:21:00Z">
        <w:r w:rsidR="00EE36C4">
          <w:t>elements</w:t>
        </w:r>
        <w:r w:rsidR="00EE36C4" w:rsidRPr="00E77497">
          <w:t xml:space="preserve"> </w:t>
        </w:r>
      </w:ins>
      <w:r w:rsidRPr="00E77497">
        <w:t xml:space="preserve">of </w:t>
      </w:r>
      <w:r w:rsidRPr="00E77497">
        <w:rPr>
          <w:i/>
        </w:rPr>
        <w:t>m</w:t>
      </w:r>
      <w:r w:rsidRPr="00E77497">
        <w:t>.</w:t>
      </w:r>
    </w:p>
    <w:p w14:paraId="46E435EC" w14:textId="77777777" w:rsidR="004C02EF" w:rsidRPr="00E77497" w:rsidRDefault="004C02EF" w:rsidP="00834A33">
      <w:pPr>
        <w:pStyle w:val="Alg4"/>
        <w:numPr>
          <w:ilvl w:val="2"/>
          <w:numId w:val="239"/>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14:paraId="3BF56FA8" w14:textId="77777777" w:rsidR="004C02EF" w:rsidRPr="00E77497" w:rsidRDefault="004C02EF" w:rsidP="00834A33">
      <w:pPr>
        <w:pStyle w:val="Alg4"/>
        <w:numPr>
          <w:ilvl w:val="0"/>
          <w:numId w:val="239"/>
        </w:numPr>
        <w:spacing w:after="220"/>
      </w:pPr>
      <w:r w:rsidRPr="00E77497">
        <w:t xml:space="preserve">Return the concatenation of the Strings </w:t>
      </w:r>
      <w:r w:rsidRPr="00E77497">
        <w:rPr>
          <w:i/>
        </w:rPr>
        <w:t>s</w:t>
      </w:r>
      <w:r w:rsidRPr="00E77497">
        <w:t xml:space="preserve"> and </w:t>
      </w:r>
      <w:r w:rsidRPr="00E77497">
        <w:rPr>
          <w:i/>
        </w:rPr>
        <w:t>m</w:t>
      </w:r>
      <w:r w:rsidRPr="00E77497">
        <w:t>.</w:t>
      </w:r>
    </w:p>
    <w:p w14:paraId="51C96077"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toFixed</w:t>
      </w:r>
      <w:r w:rsidRPr="00E77497">
        <w:t xml:space="preserve"> method is </w:t>
      </w:r>
      <w:r w:rsidRPr="00E77497">
        <w:rPr>
          <w:b/>
        </w:rPr>
        <w:t>1</w:t>
      </w:r>
      <w:r w:rsidRPr="00E77497">
        <w:t>.</w:t>
      </w:r>
    </w:p>
    <w:p w14:paraId="3586864E" w14:textId="77777777" w:rsidR="004C02EF" w:rsidRPr="00E77497" w:rsidRDefault="004C02EF" w:rsidP="004C02EF">
      <w:r w:rsidRPr="00E77497">
        <w:t xml:space="preserve">If the </w:t>
      </w:r>
      <w:r w:rsidRPr="00E77497">
        <w:rPr>
          <w:rFonts w:ascii="Courier New" w:hAnsi="Courier New"/>
          <w:b/>
        </w:rPr>
        <w:t>toFixed</w:t>
      </w:r>
      <w:r w:rsidRPr="00E77497">
        <w:t xml:space="preserve"> method is called with more than one argument, then the behaviour is undefined (see clause 15).</w:t>
      </w:r>
    </w:p>
    <w:p w14:paraId="04DB2659" w14:textId="77777777" w:rsidR="004C02EF" w:rsidRPr="00E77497" w:rsidRDefault="004C02EF" w:rsidP="004C02EF">
      <w:r w:rsidRPr="00E77497">
        <w:t xml:space="preserve">An implementation is permitted to extend the behaviour of </w:t>
      </w:r>
      <w:r w:rsidRPr="00E77497">
        <w:rPr>
          <w:rFonts w:ascii="Courier New" w:hAnsi="Courier New"/>
          <w:b/>
        </w:rPr>
        <w:t>toFixed</w:t>
      </w:r>
      <w:r w:rsidRPr="00E77497">
        <w:t xml:space="preserve"> for values of </w:t>
      </w:r>
      <w:r w:rsidRPr="00E77497">
        <w:rPr>
          <w:rFonts w:ascii="Times New Roman" w:hAnsi="Times New Roman"/>
          <w:i/>
        </w:rPr>
        <w:t>fractionDigits</w:t>
      </w:r>
      <w:r w:rsidRPr="00E77497">
        <w:t xml:space="preserve"> less than 0 or greater than 20. In this case </w:t>
      </w:r>
      <w:r w:rsidRPr="00E77497">
        <w:rPr>
          <w:rFonts w:ascii="Courier New" w:hAnsi="Courier New"/>
          <w:b/>
        </w:rPr>
        <w:t>toFixed</w:t>
      </w:r>
      <w:r w:rsidRPr="00E77497">
        <w:t xml:space="preserve"> would not necessarily throw </w:t>
      </w:r>
      <w:r w:rsidRPr="00E77497">
        <w:rPr>
          <w:b/>
        </w:rPr>
        <w:t>RangeError</w:t>
      </w:r>
      <w:r w:rsidRPr="00E77497">
        <w:t xml:space="preserve"> for such values.</w:t>
      </w:r>
    </w:p>
    <w:p w14:paraId="665AC6CC" w14:textId="77777777" w:rsidR="004C02EF" w:rsidRPr="00E77497" w:rsidRDefault="004C02EF" w:rsidP="004C02EF">
      <w:pPr>
        <w:pStyle w:val="Note"/>
        <w:contextualSpacing/>
      </w:pPr>
      <w:r w:rsidRPr="00E77497">
        <w:t>NOTE</w:t>
      </w:r>
      <w:r w:rsidRPr="00E77497">
        <w:tab/>
        <w:t xml:space="preserve">The output of </w:t>
      </w:r>
      <w:r w:rsidRPr="00E77497">
        <w:rPr>
          <w:rFonts w:ascii="Courier New" w:hAnsi="Courier New"/>
          <w:b/>
        </w:rPr>
        <w:t>toFixed</w:t>
      </w:r>
      <w:r w:rsidRPr="00E77497">
        <w:t xml:space="preserve"> may be more precise than </w:t>
      </w:r>
      <w:r w:rsidRPr="00E77497">
        <w:rPr>
          <w:rFonts w:ascii="Courier New" w:hAnsi="Courier New"/>
          <w:b/>
        </w:rPr>
        <w:t>toString</w:t>
      </w:r>
      <w:r w:rsidRPr="00E77497">
        <w:t xml:space="preserve"> for some values because toString only prints enough significant digits to distinguish the number from adjacent number values. For example, </w:t>
      </w:r>
    </w:p>
    <w:p w14:paraId="43896F3A" w14:textId="77777777" w:rsidR="004C02EF" w:rsidRPr="00E77497" w:rsidRDefault="004C02EF" w:rsidP="004C02EF">
      <w:pPr>
        <w:pStyle w:val="Note"/>
        <w:jc w:val="left"/>
      </w:pPr>
      <w:r w:rsidRPr="00E77497">
        <w:t>(</w:t>
      </w:r>
      <w:r w:rsidRPr="00E77497">
        <w:rPr>
          <w:rFonts w:ascii="Courier New" w:hAnsi="Courier New"/>
          <w:b/>
        </w:rPr>
        <w:t>1000000000000000128).toString()</w:t>
      </w:r>
      <w:r w:rsidRPr="00E77497">
        <w:t xml:space="preserve"> returns </w:t>
      </w:r>
      <w:r w:rsidRPr="00E77497">
        <w:rPr>
          <w:rFonts w:ascii="Courier New" w:hAnsi="Courier New" w:cs="Courier New"/>
          <w:b/>
        </w:rPr>
        <w:t>"1000000000000000100"</w:t>
      </w:r>
      <w:r w:rsidRPr="00E77497">
        <w:t>,</w:t>
      </w:r>
      <w:r w:rsidRPr="00E77497">
        <w:br/>
        <w:t>while (</w:t>
      </w:r>
      <w:r w:rsidRPr="00E77497">
        <w:rPr>
          <w:rFonts w:ascii="Courier New" w:hAnsi="Courier New"/>
          <w:b/>
        </w:rPr>
        <w:t>1000000000000000128).toFixed(0)</w:t>
      </w:r>
      <w:r w:rsidRPr="00E77497">
        <w:t xml:space="preserve"> returns </w:t>
      </w:r>
      <w:r w:rsidRPr="00E77497">
        <w:rPr>
          <w:rFonts w:ascii="Courier New" w:hAnsi="Courier New"/>
          <w:b/>
        </w:rPr>
        <w:t>"</w:t>
      </w:r>
      <w:r w:rsidRPr="00E77497">
        <w:rPr>
          <w:rFonts w:ascii="Courier New" w:hAnsi="Courier New" w:cs="Courier New"/>
          <w:b/>
        </w:rPr>
        <w:t>1000000000000000128"</w:t>
      </w:r>
      <w:r w:rsidRPr="00E77497">
        <w:t>.</w:t>
      </w:r>
    </w:p>
    <w:p w14:paraId="0A7CEC39" w14:textId="77777777" w:rsidR="004C02EF" w:rsidRPr="00E77497" w:rsidRDefault="004C02EF" w:rsidP="004C02EF">
      <w:pPr>
        <w:pStyle w:val="40"/>
        <w:numPr>
          <w:ilvl w:val="0"/>
          <w:numId w:val="0"/>
        </w:numPr>
      </w:pPr>
      <w:bookmarkStart w:id="31722" w:name="_Ref457790854"/>
      <w:r w:rsidRPr="00E77497">
        <w:t>15.7.4.6</w:t>
      </w:r>
      <w:r w:rsidRPr="00E77497">
        <w:tab/>
        <w:t>Number.prototype.toExponential (fractionDigits)</w:t>
      </w:r>
      <w:bookmarkEnd w:id="31722"/>
    </w:p>
    <w:p w14:paraId="757F0C9D" w14:textId="77777777" w:rsidR="004C02EF" w:rsidRPr="00E77497" w:rsidRDefault="004C02EF" w:rsidP="004C02EF">
      <w:r w:rsidRPr="00E77497">
        <w:t xml:space="preserve">Return a String containing this Number value represented in decimal exponential notation with one digit before the significand's decimal point and </w:t>
      </w:r>
      <w:r w:rsidRPr="00E77497">
        <w:rPr>
          <w:rFonts w:ascii="Times New Roman" w:hAnsi="Times New Roman"/>
          <w:i/>
        </w:rPr>
        <w:t>fractionDigits</w:t>
      </w:r>
      <w:r w:rsidRPr="00E77497">
        <w:t xml:space="preserve"> digits after the significand's decimal point. If </w:t>
      </w:r>
      <w:r w:rsidRPr="00E77497">
        <w:rPr>
          <w:rFonts w:ascii="Times New Roman" w:hAnsi="Times New Roman"/>
          <w:i/>
        </w:rPr>
        <w:t>fractionDigits</w:t>
      </w:r>
      <w:r w:rsidRPr="00E77497">
        <w:t xml:space="preserve"> is </w:t>
      </w:r>
      <w:r w:rsidRPr="00E77497">
        <w:rPr>
          <w:b/>
        </w:rPr>
        <w:t>undefined</w:t>
      </w:r>
      <w:r w:rsidRPr="00E77497">
        <w:t>, include as many significand digits as necessary to uniquely specify the Number (just like in ToString except that in this case the Number is always output in exponential notation). Specifically, perform the following steps:</w:t>
      </w:r>
    </w:p>
    <w:p w14:paraId="2613CEEF" w14:textId="77777777" w:rsidR="004C02EF" w:rsidRPr="00E77497" w:rsidRDefault="004C02EF" w:rsidP="00834A33">
      <w:pPr>
        <w:pStyle w:val="Alg4"/>
        <w:numPr>
          <w:ilvl w:val="0"/>
          <w:numId w:val="240"/>
        </w:numPr>
      </w:pPr>
      <w:r w:rsidRPr="00E77497">
        <w:t xml:space="preserve">Let </w:t>
      </w:r>
      <w:r w:rsidRPr="00E77497">
        <w:rPr>
          <w:i/>
        </w:rPr>
        <w:t>x</w:t>
      </w:r>
      <w:r w:rsidRPr="00E77497">
        <w:t xml:space="preserve"> be this Number value.</w:t>
      </w:r>
    </w:p>
    <w:p w14:paraId="60F66FE1" w14:textId="77777777" w:rsidR="003B0DD5" w:rsidRDefault="003B0DD5" w:rsidP="003B0DD5">
      <w:pPr>
        <w:pStyle w:val="Alg4"/>
        <w:numPr>
          <w:ilvl w:val="0"/>
          <w:numId w:val="240"/>
        </w:numPr>
        <w:rPr>
          <w:ins w:id="31723" w:author="Rev 7 Allen Wirfs-Brock" w:date="2012-05-03T08:58:00Z"/>
        </w:rPr>
      </w:pPr>
      <w:ins w:id="31724" w:author="Rev 7 Allen Wirfs-Brock" w:date="2012-05-03T08:58:00Z">
        <w:r>
          <w:t>ReturnIfAbrupt(</w:t>
        </w:r>
        <w:r>
          <w:rPr>
            <w:i/>
          </w:rPr>
          <w:t>x</w:t>
        </w:r>
        <w:r>
          <w:t>).</w:t>
        </w:r>
      </w:ins>
    </w:p>
    <w:p w14:paraId="692EE865" w14:textId="77777777" w:rsidR="004C02EF" w:rsidRPr="00E77497" w:rsidRDefault="004C02EF" w:rsidP="00834A33">
      <w:pPr>
        <w:pStyle w:val="Alg4"/>
        <w:numPr>
          <w:ilvl w:val="0"/>
          <w:numId w:val="240"/>
        </w:numPr>
      </w:pPr>
      <w:r w:rsidRPr="00E77497">
        <w:t xml:space="preserve">Let </w:t>
      </w:r>
      <w:r w:rsidRPr="00E77497">
        <w:rPr>
          <w:i/>
        </w:rPr>
        <w:t>f</w:t>
      </w:r>
      <w:r w:rsidRPr="00E77497">
        <w:t xml:space="preserve"> be ToInteger(</w:t>
      </w:r>
      <w:r w:rsidRPr="00E77497">
        <w:rPr>
          <w:i/>
        </w:rPr>
        <w:t>fractionDigits</w:t>
      </w:r>
      <w:r w:rsidRPr="00E77497">
        <w:t>).</w:t>
      </w:r>
    </w:p>
    <w:p w14:paraId="47966CD7" w14:textId="77777777" w:rsidR="003B0DD5" w:rsidRDefault="003B0DD5" w:rsidP="003B0DD5">
      <w:pPr>
        <w:pStyle w:val="Alg4"/>
        <w:numPr>
          <w:ilvl w:val="0"/>
          <w:numId w:val="240"/>
        </w:numPr>
        <w:rPr>
          <w:ins w:id="31725" w:author="Rev 7 Allen Wirfs-Brock" w:date="2012-05-03T08:58:00Z"/>
        </w:rPr>
      </w:pPr>
      <w:ins w:id="31726" w:author="Rev 7 Allen Wirfs-Brock" w:date="2012-05-03T08:58:00Z">
        <w:r>
          <w:t>ReturnIfAbrupt(</w:t>
        </w:r>
        <w:r>
          <w:rPr>
            <w:i/>
          </w:rPr>
          <w:t>f</w:t>
        </w:r>
        <w:r>
          <w:t>).</w:t>
        </w:r>
      </w:ins>
    </w:p>
    <w:p w14:paraId="70DA6180" w14:textId="77777777" w:rsidR="004C02EF" w:rsidRPr="00E77497" w:rsidRDefault="004C02EF" w:rsidP="00834A33">
      <w:pPr>
        <w:pStyle w:val="Alg4"/>
        <w:numPr>
          <w:ilvl w:val="0"/>
          <w:numId w:val="240"/>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04DB4CD6" w14:textId="77777777" w:rsidR="004C02EF" w:rsidRPr="00E77497" w:rsidRDefault="004C02EF" w:rsidP="00834A33">
      <w:pPr>
        <w:pStyle w:val="Alg4"/>
        <w:numPr>
          <w:ilvl w:val="0"/>
          <w:numId w:val="240"/>
        </w:numPr>
      </w:pPr>
      <w:r w:rsidRPr="00E77497">
        <w:t xml:space="preserve">Let </w:t>
      </w:r>
      <w:r w:rsidRPr="00E77497">
        <w:rPr>
          <w:i/>
        </w:rPr>
        <w:t>s</w:t>
      </w:r>
      <w:r w:rsidRPr="00E77497">
        <w:t xml:space="preserve"> be the empty String.</w:t>
      </w:r>
    </w:p>
    <w:p w14:paraId="6C1F5F6B" w14:textId="77777777" w:rsidR="004C02EF" w:rsidRPr="00E77497" w:rsidRDefault="004C02EF" w:rsidP="00834A33">
      <w:pPr>
        <w:pStyle w:val="Alg4"/>
        <w:numPr>
          <w:ilvl w:val="0"/>
          <w:numId w:val="240"/>
        </w:numPr>
      </w:pPr>
      <w:r w:rsidRPr="00E77497">
        <w:t xml:space="preserve">If </w:t>
      </w:r>
      <w:r w:rsidRPr="00E77497">
        <w:rPr>
          <w:i/>
        </w:rPr>
        <w:t>x</w:t>
      </w:r>
      <w:r w:rsidRPr="00E77497">
        <w:t xml:space="preserve"> </w:t>
      </w:r>
      <w:r w:rsidRPr="00E77497">
        <w:rPr>
          <w:i/>
        </w:rPr>
        <w:t>&lt;</w:t>
      </w:r>
      <w:r w:rsidRPr="00E77497">
        <w:t xml:space="preserve"> 0, then</w:t>
      </w:r>
    </w:p>
    <w:p w14:paraId="0A9C761F" w14:textId="77777777" w:rsidR="004C02EF" w:rsidRPr="00E77497" w:rsidRDefault="004C02EF" w:rsidP="00834A33">
      <w:pPr>
        <w:pStyle w:val="Alg4"/>
        <w:numPr>
          <w:ilvl w:val="1"/>
          <w:numId w:val="240"/>
        </w:numPr>
      </w:pPr>
      <w:r w:rsidRPr="00E77497">
        <w:t xml:space="preserve">Let </w:t>
      </w:r>
      <w:r w:rsidRPr="00E77497">
        <w:rPr>
          <w:i/>
        </w:rPr>
        <w:t>s</w:t>
      </w:r>
      <w:r w:rsidRPr="00E77497">
        <w:t xml:space="preserve"> be </w:t>
      </w:r>
      <w:r w:rsidRPr="00E77497">
        <w:rPr>
          <w:rFonts w:ascii="Courier New" w:hAnsi="Courier New"/>
          <w:b/>
        </w:rPr>
        <w:t>"-"</w:t>
      </w:r>
      <w:r w:rsidRPr="00E77497">
        <w:t>.</w:t>
      </w:r>
    </w:p>
    <w:p w14:paraId="2F6C4C9E" w14:textId="77777777" w:rsidR="004C02EF" w:rsidRPr="00E77497" w:rsidRDefault="004C02EF" w:rsidP="00834A33">
      <w:pPr>
        <w:pStyle w:val="Alg4"/>
        <w:numPr>
          <w:ilvl w:val="1"/>
          <w:numId w:val="240"/>
        </w:numPr>
      </w:pPr>
      <w:r w:rsidRPr="00E77497">
        <w:t xml:space="preserve">Let </w:t>
      </w:r>
      <w:r w:rsidRPr="00E77497">
        <w:rPr>
          <w:i/>
        </w:rPr>
        <w:t>x</w:t>
      </w:r>
      <w:r w:rsidRPr="00E77497">
        <w:t xml:space="preserve"> = –</w:t>
      </w:r>
      <w:r w:rsidRPr="00E77497">
        <w:rPr>
          <w:i/>
        </w:rPr>
        <w:t>x</w:t>
      </w:r>
      <w:r w:rsidRPr="00E77497">
        <w:t>.</w:t>
      </w:r>
    </w:p>
    <w:p w14:paraId="68C41C91" w14:textId="77777777" w:rsidR="004C02EF" w:rsidRPr="006B6D0A" w:rsidRDefault="004C02EF" w:rsidP="00834A33">
      <w:pPr>
        <w:pStyle w:val="Alg4"/>
        <w:numPr>
          <w:ilvl w:val="0"/>
          <w:numId w:val="240"/>
        </w:numPr>
      </w:pPr>
      <w:r w:rsidRPr="00E77497">
        <w:t xml:space="preserve">If </w:t>
      </w:r>
      <w:r w:rsidRPr="00E77497">
        <w:rPr>
          <w:i/>
        </w:rPr>
        <w:t>x</w:t>
      </w:r>
      <w:r w:rsidRPr="00E77497">
        <w:t xml:space="preserve"> = +</w:t>
      </w:r>
      <w:r w:rsidRPr="006B6D0A">
        <w:sym w:font="Symbol" w:char="F0A5"/>
      </w:r>
      <w:r w:rsidRPr="006B6D0A">
        <w:t>, then</w:t>
      </w:r>
    </w:p>
    <w:p w14:paraId="4688D858" w14:textId="77777777" w:rsidR="004C02EF" w:rsidRPr="00A67AF2" w:rsidRDefault="004C02EF" w:rsidP="00834A33">
      <w:pPr>
        <w:pStyle w:val="Alg4"/>
        <w:numPr>
          <w:ilvl w:val="1"/>
          <w:numId w:val="240"/>
        </w:numPr>
      </w:pPr>
      <w:r w:rsidRPr="006B6D0A">
        <w:t xml:space="preserve">Return the concatenation of the Strings </w:t>
      </w:r>
      <w:r w:rsidRPr="00E65A34">
        <w:rPr>
          <w:i/>
        </w:rPr>
        <w:t>s</w:t>
      </w:r>
      <w:r w:rsidRPr="00546435">
        <w:t xml:space="preserve"> a</w:t>
      </w:r>
      <w:r w:rsidRPr="00A67AF2">
        <w:t xml:space="preserve">nd </w:t>
      </w:r>
      <w:r w:rsidRPr="00A67AF2">
        <w:rPr>
          <w:rFonts w:ascii="Courier New" w:hAnsi="Courier New" w:cs="Courier New"/>
          <w:b/>
        </w:rPr>
        <w:t>"Infinity"</w:t>
      </w:r>
      <w:r w:rsidRPr="00A67AF2">
        <w:t xml:space="preserve">. </w:t>
      </w:r>
    </w:p>
    <w:p w14:paraId="0AE07081" w14:textId="77777777" w:rsidR="004C02EF" w:rsidRPr="00E77497" w:rsidRDefault="004C02EF" w:rsidP="00834A33">
      <w:pPr>
        <w:pStyle w:val="Alg4"/>
        <w:numPr>
          <w:ilvl w:val="0"/>
          <w:numId w:val="240"/>
        </w:numPr>
      </w:pPr>
      <w:r w:rsidRPr="00B820AB">
        <w:t xml:space="preserve">If </w:t>
      </w:r>
      <w:r w:rsidRPr="00675B74">
        <w:rPr>
          <w:i/>
        </w:rPr>
        <w:t>fractionDigits</w:t>
      </w:r>
      <w:r w:rsidRPr="00E77497">
        <w:t xml:space="preserve"> is not </w:t>
      </w:r>
      <w:r w:rsidRPr="00E77497">
        <w:rPr>
          <w:b/>
        </w:rPr>
        <w:t>undefined</w:t>
      </w:r>
      <w:r w:rsidRPr="00E77497">
        <w:t xml:space="preserve"> and  (</w:t>
      </w:r>
      <w:r w:rsidRPr="00E77497">
        <w:rPr>
          <w:i/>
        </w:rPr>
        <w:t>f</w:t>
      </w:r>
      <w:r w:rsidRPr="00E77497">
        <w:t xml:space="preserve"> &lt; 0 or </w:t>
      </w:r>
      <w:r w:rsidRPr="00E77497">
        <w:rPr>
          <w:i/>
        </w:rPr>
        <w:t>f</w:t>
      </w:r>
      <w:r w:rsidRPr="00E77497">
        <w:t xml:space="preserve"> &gt; 20), throw a </w:t>
      </w:r>
      <w:r w:rsidRPr="00E77497">
        <w:rPr>
          <w:b/>
        </w:rPr>
        <w:t>RangeError</w:t>
      </w:r>
      <w:r w:rsidRPr="00E77497">
        <w:t xml:space="preserve"> exception.</w:t>
      </w:r>
    </w:p>
    <w:p w14:paraId="5F48B1BE" w14:textId="77777777" w:rsidR="004C02EF" w:rsidRPr="00E77497" w:rsidRDefault="004C02EF" w:rsidP="00834A33">
      <w:pPr>
        <w:pStyle w:val="Alg4"/>
        <w:numPr>
          <w:ilvl w:val="0"/>
          <w:numId w:val="240"/>
        </w:numPr>
      </w:pPr>
      <w:r w:rsidRPr="00E77497">
        <w:t xml:space="preserve">If </w:t>
      </w:r>
      <w:r w:rsidRPr="00E77497">
        <w:rPr>
          <w:i/>
        </w:rPr>
        <w:t>x</w:t>
      </w:r>
      <w:r w:rsidRPr="00E77497">
        <w:t xml:space="preserve"> = 0, then</w:t>
      </w:r>
    </w:p>
    <w:p w14:paraId="02D7BEA9" w14:textId="77777777" w:rsidR="004C02EF" w:rsidRPr="00E77497" w:rsidRDefault="00A829B2" w:rsidP="00834A33">
      <w:pPr>
        <w:pStyle w:val="Alg4"/>
        <w:numPr>
          <w:ilvl w:val="1"/>
          <w:numId w:val="240"/>
        </w:numPr>
      </w:pPr>
      <w:ins w:id="31727" w:author="Rev 7 Allen Wirfs-Brock" w:date="2012-05-04T14:50:00Z">
        <w:r>
          <w:t xml:space="preserve">If </w:t>
        </w:r>
        <w:r w:rsidRPr="00A829B2">
          <w:rPr>
            <w:i/>
          </w:rPr>
          <w:t>fraction</w:t>
        </w:r>
        <w:del w:id="31728" w:author="Rev 10 Allen Wirfs-Brock" w:date="2012-08-13T17:02:00Z">
          <w:r w:rsidRPr="00A829B2" w:rsidDel="0003414D">
            <w:rPr>
              <w:i/>
            </w:rPr>
            <w:delText>al</w:delText>
          </w:r>
        </w:del>
        <w:r w:rsidRPr="00A829B2">
          <w:rPr>
            <w:i/>
          </w:rPr>
          <w:t>Digits</w:t>
        </w:r>
        <w:r>
          <w:t xml:space="preserve"> is </w:t>
        </w:r>
        <w:r w:rsidRPr="00A829B2">
          <w:rPr>
            <w:b/>
          </w:rPr>
          <w:t>undefined</w:t>
        </w:r>
        <w:r>
          <w:t xml:space="preserve">, then </w:t>
        </w:r>
      </w:ins>
      <w:del w:id="31729" w:author="Rev 7 Allen Wirfs-Brock" w:date="2012-05-04T14:51:00Z">
        <w:r w:rsidR="004C02EF" w:rsidRPr="00E77497" w:rsidDel="00A829B2">
          <w:delText xml:space="preserve">Let </w:delText>
        </w:r>
      </w:del>
      <w:ins w:id="31730" w:author="Rev 7 Allen Wirfs-Brock" w:date="2012-05-04T14:51:00Z">
        <w:r>
          <w:t>l</w:t>
        </w:r>
        <w:r w:rsidRPr="00E77497">
          <w:t xml:space="preserve">et </w:t>
        </w:r>
      </w:ins>
      <w:r w:rsidR="004C02EF" w:rsidRPr="00E77497">
        <w:rPr>
          <w:i/>
        </w:rPr>
        <w:t>f</w:t>
      </w:r>
      <w:r w:rsidR="004C02EF" w:rsidRPr="00E77497">
        <w:t xml:space="preserve"> = 0.</w:t>
      </w:r>
    </w:p>
    <w:p w14:paraId="29BA1DCE" w14:textId="77777777" w:rsidR="004C02EF" w:rsidRPr="00E77497" w:rsidRDefault="004C02EF" w:rsidP="00834A33">
      <w:pPr>
        <w:pStyle w:val="Alg4"/>
        <w:numPr>
          <w:ilvl w:val="1"/>
          <w:numId w:val="240"/>
        </w:numPr>
      </w:pPr>
      <w:r w:rsidRPr="00E77497">
        <w:t xml:space="preserve">Let </w:t>
      </w:r>
      <w:r w:rsidRPr="00E77497">
        <w:rPr>
          <w:i/>
        </w:rPr>
        <w:t>m</w:t>
      </w:r>
      <w:r w:rsidRPr="00E77497">
        <w:t xml:space="preserve"> be the String consisting of </w:t>
      </w:r>
      <w:r w:rsidRPr="00E77497">
        <w:rPr>
          <w:i/>
        </w:rPr>
        <w:t>f</w:t>
      </w:r>
      <w:r w:rsidRPr="00E77497">
        <w:t xml:space="preserve">+1 occurrences of the </w:t>
      </w:r>
      <w:del w:id="31731" w:author="Rev 9 Allen Wirfs-Brock" w:date="2012-07-07T13:21:00Z">
        <w:r w:rsidRPr="00E77497" w:rsidDel="00EE36C4">
          <w:delText xml:space="preserve">character </w:delText>
        </w:r>
      </w:del>
      <w:ins w:id="31732" w:author="Rev 9 Allen Wirfs-Brock" w:date="2012-07-07T13:21:00Z">
        <w:r w:rsidR="00EE36C4">
          <w:t>code unit 0x</w:t>
        </w:r>
      </w:ins>
      <w:ins w:id="31733" w:author="Rev 10 Allen Wirfs-Brock" w:date="2012-08-13T16:57:00Z">
        <w:r w:rsidR="0003414D">
          <w:t>00</w:t>
        </w:r>
      </w:ins>
      <w:ins w:id="31734" w:author="Rev 9 Allen Wirfs-Brock" w:date="2012-07-07T13:21:00Z">
        <w:r w:rsidR="00EE36C4">
          <w:t>30</w:t>
        </w:r>
      </w:ins>
      <w:del w:id="31735" w:author="Rev 9 Allen Wirfs-Brock" w:date="2012-07-07T13:21:00Z">
        <w:r w:rsidRPr="00E77497" w:rsidDel="00EE36C4">
          <w:delText>‘</w:delText>
        </w:r>
        <w:r w:rsidRPr="00E77497" w:rsidDel="00EE36C4">
          <w:rPr>
            <w:rFonts w:ascii="Courier New" w:hAnsi="Courier New"/>
          </w:rPr>
          <w:delText>0</w:delText>
        </w:r>
        <w:r w:rsidRPr="00E77497" w:rsidDel="00EE36C4">
          <w:delText>’</w:delText>
        </w:r>
      </w:del>
      <w:r w:rsidRPr="00E77497">
        <w:t>.</w:t>
      </w:r>
    </w:p>
    <w:p w14:paraId="64163B75" w14:textId="77777777" w:rsidR="004C02EF" w:rsidRPr="00E77497" w:rsidRDefault="004C02EF" w:rsidP="00834A33">
      <w:pPr>
        <w:pStyle w:val="Alg4"/>
        <w:numPr>
          <w:ilvl w:val="1"/>
          <w:numId w:val="240"/>
        </w:numPr>
      </w:pPr>
      <w:r w:rsidRPr="00E77497">
        <w:t xml:space="preserve">Let </w:t>
      </w:r>
      <w:r w:rsidRPr="00E77497">
        <w:rPr>
          <w:i/>
        </w:rPr>
        <w:t>e</w:t>
      </w:r>
      <w:r w:rsidRPr="00E77497">
        <w:t xml:space="preserve"> = 0.</w:t>
      </w:r>
    </w:p>
    <w:p w14:paraId="43F3DD42" w14:textId="77777777" w:rsidR="004C02EF" w:rsidRPr="006B6D0A" w:rsidRDefault="004C02EF" w:rsidP="00834A33">
      <w:pPr>
        <w:pStyle w:val="Alg4"/>
        <w:numPr>
          <w:ilvl w:val="0"/>
          <w:numId w:val="240"/>
        </w:numPr>
      </w:pPr>
      <w:r w:rsidRPr="00E77497">
        <w:t xml:space="preserve">Else, </w:t>
      </w:r>
      <w:r w:rsidRPr="00E77497">
        <w:rPr>
          <w:i/>
        </w:rPr>
        <w:t>x</w:t>
      </w:r>
      <w:r w:rsidRPr="00E77497">
        <w:t xml:space="preserve"> </w:t>
      </w:r>
      <w:r w:rsidRPr="006B6D0A">
        <w:sym w:font="Symbol" w:char="F0B9"/>
      </w:r>
      <w:r w:rsidRPr="006B6D0A">
        <w:t xml:space="preserve"> 0</w:t>
      </w:r>
    </w:p>
    <w:p w14:paraId="7D7BFA13" w14:textId="77777777" w:rsidR="004C02EF" w:rsidRPr="00A67AF2" w:rsidRDefault="004C02EF" w:rsidP="00834A33">
      <w:pPr>
        <w:pStyle w:val="Alg4"/>
        <w:numPr>
          <w:ilvl w:val="1"/>
          <w:numId w:val="240"/>
        </w:numPr>
      </w:pPr>
      <w:r w:rsidRPr="006B6D0A">
        <w:t xml:space="preserve">If </w:t>
      </w:r>
      <w:r w:rsidRPr="0003414D">
        <w:rPr>
          <w:i/>
        </w:rPr>
        <w:t>fractionDigits</w:t>
      </w:r>
      <w:r w:rsidRPr="006B6D0A">
        <w:t xml:space="preserve"> is not </w:t>
      </w:r>
      <w:r w:rsidRPr="00E65A34">
        <w:rPr>
          <w:b/>
        </w:rPr>
        <w:t>undef</w:t>
      </w:r>
      <w:r w:rsidRPr="00546435">
        <w:rPr>
          <w:b/>
        </w:rPr>
        <w:t>ined</w:t>
      </w:r>
      <w:r w:rsidRPr="00A67AF2">
        <w:t>, then</w:t>
      </w:r>
    </w:p>
    <w:p w14:paraId="1835A796" w14:textId="77777777" w:rsidR="004C02EF" w:rsidRPr="00A67AF2" w:rsidRDefault="004C02EF" w:rsidP="00834A33">
      <w:pPr>
        <w:pStyle w:val="Alg4"/>
        <w:numPr>
          <w:ilvl w:val="2"/>
          <w:numId w:val="240"/>
        </w:numPr>
      </w:pPr>
      <w:r w:rsidRPr="00A67AF2">
        <w:t xml:space="preserve">Let </w:t>
      </w:r>
      <w:r w:rsidRPr="00A67AF2">
        <w:rPr>
          <w:i/>
        </w:rPr>
        <w:t>e</w:t>
      </w:r>
      <w:r w:rsidRPr="00B820AB">
        <w:t xml:space="preserve"> and </w:t>
      </w:r>
      <w:r w:rsidRPr="00675B74">
        <w:rPr>
          <w:i/>
        </w:rPr>
        <w:t>n</w:t>
      </w:r>
      <w:r w:rsidRPr="00E77497">
        <w:t xml:space="preserve"> be integers such that 10</w:t>
      </w:r>
      <w:r w:rsidRPr="00E77497">
        <w:rPr>
          <w:i/>
          <w:vertAlign w:val="superscript"/>
        </w:rPr>
        <w:t>f</w:t>
      </w:r>
      <w:r w:rsidRPr="00E77497">
        <w:t xml:space="preserve"> </w:t>
      </w:r>
      <w:r w:rsidRPr="006B6D0A">
        <w:sym w:font="Symbol" w:char="F0A3"/>
      </w:r>
      <w:r w:rsidRPr="006B6D0A">
        <w:t xml:space="preserve"> </w:t>
      </w:r>
      <w:r w:rsidRPr="006B6D0A">
        <w:rPr>
          <w:i/>
        </w:rPr>
        <w:t>n</w:t>
      </w:r>
      <w:r w:rsidRPr="00E65A34">
        <w:t xml:space="preserve"> &lt; 10</w:t>
      </w:r>
      <w:r w:rsidRPr="00546435">
        <w:rPr>
          <w:i/>
          <w:vertAlign w:val="superscript"/>
        </w:rPr>
        <w:t>f</w:t>
      </w:r>
      <w:r w:rsidRPr="00A67AF2">
        <w:rPr>
          <w:vertAlign w:val="superscript"/>
        </w:rPr>
        <w:t>+1</w:t>
      </w:r>
      <w:r w:rsidRPr="00A67AF2">
        <w:t xml:space="preserve"> and for which the exact mathematical value of </w:t>
      </w:r>
      <w:r w:rsidRPr="00A67AF2">
        <w:rPr>
          <w:i/>
        </w:rPr>
        <w:t>n</w:t>
      </w:r>
      <w:r w:rsidRPr="00B820AB">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 </w:t>
      </w:r>
      <w:r w:rsidRPr="00A67AF2">
        <w:rPr>
          <w:i/>
        </w:rPr>
        <w:t>x</w:t>
      </w:r>
      <w:r w:rsidRPr="00A67AF2">
        <w:t xml:space="preserve"> is as close to zero as possible. If there are two such sets of </w:t>
      </w:r>
      <w:r w:rsidRPr="00B820AB">
        <w:rPr>
          <w:i/>
        </w:rPr>
        <w:t>e</w:t>
      </w:r>
      <w:r w:rsidRPr="00675B74">
        <w:t xml:space="preserve"> and </w:t>
      </w:r>
      <w:r w:rsidRPr="00E77497">
        <w:rPr>
          <w:i/>
        </w:rPr>
        <w:t>n</w:t>
      </w:r>
      <w:r w:rsidRPr="00E77497">
        <w:t xml:space="preserve">, pick the </w:t>
      </w:r>
      <w:r w:rsidRPr="00E77497">
        <w:rPr>
          <w:i/>
        </w:rPr>
        <w:t>e</w:t>
      </w:r>
      <w:r w:rsidRPr="00E77497">
        <w:t xml:space="preserve"> and </w:t>
      </w:r>
      <w:r w:rsidRPr="00E77497">
        <w:rPr>
          <w:i/>
        </w:rPr>
        <w:t>n</w:t>
      </w:r>
      <w:r w:rsidRPr="00E77497">
        <w:t xml:space="preserve"> for which </w:t>
      </w:r>
      <w:r w:rsidRPr="00E77497">
        <w:rPr>
          <w:i/>
        </w:rPr>
        <w:t>n</w:t>
      </w:r>
      <w:r w:rsidRPr="00E77497">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is larger.</w:t>
      </w:r>
    </w:p>
    <w:p w14:paraId="5D6AE28F" w14:textId="77777777" w:rsidR="004C02EF" w:rsidRPr="00E77497" w:rsidRDefault="004C02EF" w:rsidP="00834A33">
      <w:pPr>
        <w:pStyle w:val="Alg4"/>
        <w:numPr>
          <w:ilvl w:val="1"/>
          <w:numId w:val="240"/>
        </w:numPr>
      </w:pPr>
      <w:r w:rsidRPr="00A67AF2">
        <w:t xml:space="preserve">Else, </w:t>
      </w:r>
      <w:r w:rsidRPr="00A67AF2">
        <w:rPr>
          <w:i/>
        </w:rPr>
        <w:t>fractionD</w:t>
      </w:r>
      <w:r w:rsidRPr="00B820AB">
        <w:rPr>
          <w:i/>
        </w:rPr>
        <w:t>igits</w:t>
      </w:r>
      <w:r w:rsidRPr="00675B74">
        <w:t xml:space="preserve"> is </w:t>
      </w:r>
      <w:r w:rsidRPr="00E77497">
        <w:rPr>
          <w:b/>
        </w:rPr>
        <w:t>undefined</w:t>
      </w:r>
      <w:r w:rsidRPr="00E77497" w:rsidDel="00FB0E25">
        <w:t xml:space="preserve"> </w:t>
      </w:r>
    </w:p>
    <w:p w14:paraId="68826336" w14:textId="77777777" w:rsidR="004C02EF" w:rsidRPr="00E77497" w:rsidRDefault="004C02EF" w:rsidP="00834A33">
      <w:pPr>
        <w:pStyle w:val="Alg4"/>
        <w:numPr>
          <w:ilvl w:val="2"/>
          <w:numId w:val="240"/>
        </w:numPr>
      </w:pPr>
      <w:r w:rsidRPr="00E77497">
        <w:t xml:space="preserve">Let </w:t>
      </w:r>
      <w:r w:rsidRPr="00E77497">
        <w:rPr>
          <w:i/>
        </w:rPr>
        <w:t>e</w:t>
      </w:r>
      <w:r w:rsidRPr="00E77497">
        <w:t xml:space="preserve">, </w:t>
      </w:r>
      <w:r w:rsidRPr="00E77497">
        <w:rPr>
          <w:i/>
        </w:rPr>
        <w:t>n</w:t>
      </w:r>
      <w:r w:rsidRPr="00E77497">
        <w:t xml:space="preserve">, and </w:t>
      </w:r>
      <w:r w:rsidRPr="00E77497">
        <w:rPr>
          <w:i/>
        </w:rPr>
        <w:t>f</w:t>
      </w:r>
      <w:r w:rsidRPr="00E77497">
        <w:t xml:space="preserve"> be integers such that </w:t>
      </w:r>
      <w:r w:rsidRPr="00E77497">
        <w:rPr>
          <w:i/>
        </w:rPr>
        <w:t>f</w:t>
      </w:r>
      <w:r w:rsidRPr="00E77497">
        <w:t xml:space="preserve"> </w:t>
      </w:r>
      <w:r w:rsidRPr="006B6D0A">
        <w:sym w:font="Symbol" w:char="F0B3"/>
      </w:r>
      <w:r w:rsidRPr="006B6D0A">
        <w:t xml:space="preserve"> 0, 10</w:t>
      </w:r>
      <w:r w:rsidRPr="006B6D0A">
        <w:rPr>
          <w:i/>
          <w:vertAlign w:val="superscript"/>
        </w:rPr>
        <w:t>f</w:t>
      </w:r>
      <w:r w:rsidRPr="00E65A34">
        <w:t xml:space="preserve"> </w:t>
      </w:r>
      <w:r w:rsidRPr="006B6D0A">
        <w:sym w:font="Symbol" w:char="F0A3"/>
      </w:r>
      <w:r w:rsidRPr="006B6D0A">
        <w:t xml:space="preserve"> </w:t>
      </w:r>
      <w:r w:rsidRPr="006B6D0A">
        <w:rPr>
          <w:i/>
        </w:rPr>
        <w:t>n</w:t>
      </w:r>
      <w:r w:rsidRPr="00E65A34">
        <w:t xml:space="preserve"> &lt; 10</w:t>
      </w:r>
      <w:r w:rsidRPr="00546435">
        <w:rPr>
          <w:i/>
          <w:vertAlign w:val="superscript"/>
        </w:rPr>
        <w:t>f</w:t>
      </w:r>
      <w:r w:rsidRPr="00A67AF2">
        <w:rPr>
          <w:vertAlign w:val="superscript"/>
        </w:rPr>
        <w:t>+1</w:t>
      </w:r>
      <w:r w:rsidRPr="00A67AF2">
        <w:t xml:space="preserve">, the number value for n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is </w:t>
      </w:r>
      <w:r w:rsidRPr="00A67AF2">
        <w:rPr>
          <w:i/>
        </w:rPr>
        <w:t>x</w:t>
      </w:r>
      <w:r w:rsidRPr="00A67AF2">
        <w:t xml:space="preserve">, and </w:t>
      </w:r>
      <w:r w:rsidRPr="00B820AB">
        <w:rPr>
          <w:i/>
        </w:rPr>
        <w:t>f</w:t>
      </w:r>
      <w:r w:rsidRPr="00675B74">
        <w:t xml:space="preserve"> is as small as possible. Note that the decimal representation of </w:t>
      </w:r>
      <w:r w:rsidRPr="00E77497">
        <w:rPr>
          <w:i/>
        </w:rPr>
        <w:t>n</w:t>
      </w:r>
      <w:r w:rsidRPr="00E77497">
        <w:t xml:space="preserve"> has </w:t>
      </w:r>
      <w:r w:rsidRPr="00E77497">
        <w:rPr>
          <w:i/>
        </w:rPr>
        <w:t>f</w:t>
      </w:r>
      <w:r w:rsidRPr="00E77497">
        <w:t xml:space="preserve">+1 digits, </w:t>
      </w:r>
      <w:r w:rsidRPr="00E77497">
        <w:rPr>
          <w:i/>
        </w:rPr>
        <w:t>n</w:t>
      </w:r>
      <w:r w:rsidRPr="00E77497">
        <w:t xml:space="preserve"> is not divisible by 10, and the least significant digit of </w:t>
      </w:r>
      <w:r w:rsidRPr="00E77497">
        <w:rPr>
          <w:i/>
        </w:rPr>
        <w:t>n</w:t>
      </w:r>
      <w:r w:rsidRPr="00E77497">
        <w:t xml:space="preserve"> is not necessarily uniquely determined by these criteria.</w:t>
      </w:r>
    </w:p>
    <w:p w14:paraId="6D24F198" w14:textId="77777777" w:rsidR="004C02EF" w:rsidRPr="00E77497" w:rsidRDefault="004C02EF" w:rsidP="00834A33">
      <w:pPr>
        <w:pStyle w:val="Alg4"/>
        <w:numPr>
          <w:ilvl w:val="1"/>
          <w:numId w:val="240"/>
        </w:numPr>
      </w:pPr>
      <w:r w:rsidRPr="00E77497">
        <w:t xml:space="preserve">Let </w:t>
      </w:r>
      <w:r w:rsidRPr="00E77497">
        <w:rPr>
          <w:i/>
        </w:rPr>
        <w:t>m</w:t>
      </w:r>
      <w:r w:rsidRPr="00E77497">
        <w:t xml:space="preserve"> be the String consisting of the digits of the decimal representation of </w:t>
      </w:r>
      <w:r w:rsidRPr="00E77497">
        <w:rPr>
          <w:i/>
        </w:rPr>
        <w:t>n</w:t>
      </w:r>
      <w:r w:rsidRPr="00E77497">
        <w:t xml:space="preserve"> (in order, with no leading zeroes).</w:t>
      </w:r>
    </w:p>
    <w:p w14:paraId="3D555266" w14:textId="77777777" w:rsidR="004C02EF" w:rsidRPr="006B6D0A" w:rsidRDefault="004C02EF" w:rsidP="00834A33">
      <w:pPr>
        <w:pStyle w:val="Alg4"/>
        <w:numPr>
          <w:ilvl w:val="0"/>
          <w:numId w:val="240"/>
        </w:numPr>
      </w:pPr>
      <w:r w:rsidRPr="00E77497">
        <w:t xml:space="preserve">If </w:t>
      </w:r>
      <w:r w:rsidRPr="00E77497">
        <w:rPr>
          <w:i/>
        </w:rPr>
        <w:t>f</w:t>
      </w:r>
      <w:r w:rsidRPr="00E77497">
        <w:t xml:space="preserve"> </w:t>
      </w:r>
      <w:r w:rsidRPr="006B6D0A">
        <w:sym w:font="Symbol" w:char="F0B9"/>
      </w:r>
      <w:r w:rsidRPr="006B6D0A">
        <w:t xml:space="preserve"> 0, then</w:t>
      </w:r>
    </w:p>
    <w:p w14:paraId="0D46E867" w14:textId="77777777" w:rsidR="004C02EF" w:rsidRPr="00E77497" w:rsidRDefault="004C02EF" w:rsidP="00834A33">
      <w:pPr>
        <w:pStyle w:val="Alg4"/>
        <w:numPr>
          <w:ilvl w:val="1"/>
          <w:numId w:val="240"/>
        </w:numPr>
      </w:pPr>
      <w:r w:rsidRPr="006B6D0A">
        <w:t xml:space="preserve">Let </w:t>
      </w:r>
      <w:r w:rsidRPr="00E65A34">
        <w:rPr>
          <w:i/>
        </w:rPr>
        <w:t>a</w:t>
      </w:r>
      <w:r w:rsidRPr="00546435">
        <w:t xml:space="preserve"> be the first </w:t>
      </w:r>
      <w:del w:id="31736" w:author="Rev 9 Allen Wirfs-Brock" w:date="2012-07-07T13:21:00Z">
        <w:r w:rsidRPr="00546435" w:rsidDel="00EE36C4">
          <w:delText xml:space="preserve">character </w:delText>
        </w:r>
      </w:del>
      <w:ins w:id="31737" w:author="Rev 9 Allen Wirfs-Brock" w:date="2012-07-07T13:21:00Z">
        <w:r w:rsidR="00EE36C4">
          <w:t>element</w:t>
        </w:r>
        <w:r w:rsidR="00EE36C4" w:rsidRPr="00546435">
          <w:t xml:space="preserve"> </w:t>
        </w:r>
      </w:ins>
      <w:r w:rsidRPr="00546435">
        <w:t xml:space="preserve">of </w:t>
      </w:r>
      <w:r w:rsidRPr="00A67AF2">
        <w:rPr>
          <w:i/>
        </w:rPr>
        <w:t>m</w:t>
      </w:r>
      <w:r w:rsidRPr="00A67AF2">
        <w:t xml:space="preserve">, and let </w:t>
      </w:r>
      <w:r w:rsidRPr="00A67AF2">
        <w:rPr>
          <w:i/>
        </w:rPr>
        <w:t>b</w:t>
      </w:r>
      <w:r w:rsidRPr="00B820AB">
        <w:t xml:space="preserve"> be the </w:t>
      </w:r>
      <w:r w:rsidRPr="00675B74">
        <w:t xml:space="preserve">remaining </w:t>
      </w:r>
      <w:r w:rsidRPr="00E77497">
        <w:rPr>
          <w:i/>
        </w:rPr>
        <w:t>f</w:t>
      </w:r>
      <w:r w:rsidRPr="00E77497">
        <w:t xml:space="preserve"> </w:t>
      </w:r>
      <w:del w:id="31738" w:author="Rev 9 Allen Wirfs-Brock" w:date="2012-07-07T13:21:00Z">
        <w:r w:rsidRPr="00E77497" w:rsidDel="00EE36C4">
          <w:delText xml:space="preserve">characters </w:delText>
        </w:r>
      </w:del>
      <w:ins w:id="31739" w:author="Rev 9 Allen Wirfs-Brock" w:date="2012-07-07T13:21:00Z">
        <w:r w:rsidR="00EE36C4">
          <w:t>elements</w:t>
        </w:r>
        <w:r w:rsidR="00EE36C4" w:rsidRPr="00E77497">
          <w:t xml:space="preserve"> </w:t>
        </w:r>
      </w:ins>
      <w:r w:rsidRPr="00E77497">
        <w:t xml:space="preserve">of </w:t>
      </w:r>
      <w:r w:rsidRPr="00E77497">
        <w:rPr>
          <w:i/>
        </w:rPr>
        <w:t>m</w:t>
      </w:r>
      <w:r w:rsidRPr="00E77497">
        <w:t>.</w:t>
      </w:r>
    </w:p>
    <w:p w14:paraId="744E669F" w14:textId="77777777" w:rsidR="004C02EF" w:rsidRPr="00E77497" w:rsidRDefault="004C02EF" w:rsidP="00834A33">
      <w:pPr>
        <w:pStyle w:val="Alg4"/>
        <w:numPr>
          <w:ilvl w:val="1"/>
          <w:numId w:val="240"/>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14:paraId="7EC3CC3B" w14:textId="77777777" w:rsidR="004C02EF" w:rsidRPr="00E77497" w:rsidRDefault="004C02EF" w:rsidP="00834A33">
      <w:pPr>
        <w:pStyle w:val="Alg4"/>
        <w:numPr>
          <w:ilvl w:val="0"/>
          <w:numId w:val="240"/>
        </w:numPr>
      </w:pPr>
      <w:r w:rsidRPr="00E77497">
        <w:t xml:space="preserve">If </w:t>
      </w:r>
      <w:r w:rsidRPr="00E77497">
        <w:rPr>
          <w:i/>
        </w:rPr>
        <w:t>e</w:t>
      </w:r>
      <w:r w:rsidRPr="00E77497">
        <w:t xml:space="preserve"> = 0, then </w:t>
      </w:r>
    </w:p>
    <w:p w14:paraId="387EF7FC" w14:textId="77777777" w:rsidR="004C02EF" w:rsidRPr="00E77497" w:rsidRDefault="004C02EF" w:rsidP="00834A33">
      <w:pPr>
        <w:pStyle w:val="Alg4"/>
        <w:numPr>
          <w:ilvl w:val="1"/>
          <w:numId w:val="240"/>
        </w:numPr>
      </w:pPr>
      <w:r w:rsidRPr="00E77497">
        <w:t xml:space="preserve">Let </w:t>
      </w:r>
      <w:r w:rsidRPr="00E77497">
        <w:rPr>
          <w:i/>
        </w:rPr>
        <w:t>c</w:t>
      </w:r>
      <w:r w:rsidRPr="00E77497">
        <w:t xml:space="preserve"> = </w:t>
      </w:r>
      <w:r w:rsidRPr="00E77497">
        <w:rPr>
          <w:rFonts w:ascii="Courier New" w:hAnsi="Courier New"/>
          <w:b/>
        </w:rPr>
        <w:t>"+".</w:t>
      </w:r>
    </w:p>
    <w:p w14:paraId="79FC3E75" w14:textId="77777777" w:rsidR="004C02EF" w:rsidRPr="00E77497" w:rsidRDefault="004C02EF" w:rsidP="00834A33">
      <w:pPr>
        <w:pStyle w:val="Alg4"/>
        <w:numPr>
          <w:ilvl w:val="1"/>
          <w:numId w:val="240"/>
        </w:numPr>
      </w:pPr>
      <w:r w:rsidRPr="00E77497">
        <w:t xml:space="preserve">Let </w:t>
      </w:r>
      <w:r w:rsidRPr="00E77497">
        <w:rPr>
          <w:i/>
        </w:rPr>
        <w:t>d</w:t>
      </w:r>
      <w:r w:rsidRPr="00E77497">
        <w:t xml:space="preserve"> = </w:t>
      </w:r>
      <w:r w:rsidRPr="00E77497">
        <w:rPr>
          <w:rFonts w:ascii="Courier New" w:hAnsi="Courier New"/>
          <w:b/>
        </w:rPr>
        <w:t>"0".</w:t>
      </w:r>
    </w:p>
    <w:p w14:paraId="5CF50C62" w14:textId="77777777" w:rsidR="004C02EF" w:rsidRPr="00E77497" w:rsidRDefault="004C02EF" w:rsidP="00834A33">
      <w:pPr>
        <w:pStyle w:val="Alg4"/>
        <w:numPr>
          <w:ilvl w:val="0"/>
          <w:numId w:val="240"/>
        </w:numPr>
      </w:pPr>
      <w:r w:rsidRPr="00E77497">
        <w:t>Else</w:t>
      </w:r>
    </w:p>
    <w:p w14:paraId="3FE8EB6F" w14:textId="77777777" w:rsidR="004C02EF" w:rsidRPr="00E77497" w:rsidRDefault="004C02EF" w:rsidP="00834A33">
      <w:pPr>
        <w:pStyle w:val="Alg4"/>
        <w:numPr>
          <w:ilvl w:val="1"/>
          <w:numId w:val="240"/>
        </w:numPr>
      </w:pPr>
      <w:r w:rsidRPr="00E77497">
        <w:t xml:space="preserve">If </w:t>
      </w:r>
      <w:r w:rsidRPr="00E77497">
        <w:rPr>
          <w:i/>
        </w:rPr>
        <w:t>e</w:t>
      </w:r>
      <w:r w:rsidRPr="00E77497">
        <w:t xml:space="preserve"> &gt; 0, then let </w:t>
      </w:r>
      <w:r w:rsidRPr="00E77497">
        <w:rPr>
          <w:i/>
        </w:rPr>
        <w:t>c</w:t>
      </w:r>
      <w:r w:rsidRPr="00E77497">
        <w:t xml:space="preserve"> = </w:t>
      </w:r>
      <w:r w:rsidRPr="00E77497">
        <w:rPr>
          <w:rFonts w:ascii="Courier New" w:hAnsi="Courier New"/>
          <w:b/>
        </w:rPr>
        <w:t>"+".</w:t>
      </w:r>
    </w:p>
    <w:p w14:paraId="659CE760" w14:textId="77777777" w:rsidR="004C02EF" w:rsidRPr="00E77497" w:rsidRDefault="004C02EF" w:rsidP="00834A33">
      <w:pPr>
        <w:pStyle w:val="Alg4"/>
        <w:numPr>
          <w:ilvl w:val="1"/>
          <w:numId w:val="240"/>
        </w:numPr>
      </w:pPr>
      <w:r w:rsidRPr="00E77497">
        <w:t xml:space="preserve">Else, </w:t>
      </w:r>
      <w:r w:rsidRPr="00E77497">
        <w:rPr>
          <w:i/>
        </w:rPr>
        <w:t>e</w:t>
      </w:r>
      <w:r w:rsidRPr="00E77497">
        <w:t xml:space="preserve"> ≤ 0</w:t>
      </w:r>
    </w:p>
    <w:p w14:paraId="4F6536D9" w14:textId="77777777" w:rsidR="004C02EF" w:rsidRPr="00E77497" w:rsidRDefault="004C02EF" w:rsidP="00834A33">
      <w:pPr>
        <w:pStyle w:val="Alg4"/>
        <w:numPr>
          <w:ilvl w:val="2"/>
          <w:numId w:val="240"/>
        </w:numPr>
      </w:pPr>
      <w:r w:rsidRPr="00E77497">
        <w:t xml:space="preserve">Let </w:t>
      </w:r>
      <w:r w:rsidRPr="00E77497">
        <w:rPr>
          <w:i/>
        </w:rPr>
        <w:t>c</w:t>
      </w:r>
      <w:r w:rsidRPr="00E77497">
        <w:t xml:space="preserve"> = </w:t>
      </w:r>
      <w:r w:rsidRPr="00E77497">
        <w:rPr>
          <w:rFonts w:ascii="Courier New" w:hAnsi="Courier New"/>
          <w:b/>
        </w:rPr>
        <w:t>"-"</w:t>
      </w:r>
      <w:r w:rsidRPr="00E77497">
        <w:t>.</w:t>
      </w:r>
    </w:p>
    <w:p w14:paraId="78F60F06" w14:textId="77777777" w:rsidR="004C02EF" w:rsidRPr="00E77497" w:rsidRDefault="004C02EF" w:rsidP="00834A33">
      <w:pPr>
        <w:pStyle w:val="Alg4"/>
        <w:numPr>
          <w:ilvl w:val="2"/>
          <w:numId w:val="240"/>
        </w:numPr>
      </w:pPr>
      <w:r w:rsidRPr="00E77497">
        <w:t xml:space="preserve">Let </w:t>
      </w:r>
      <w:r w:rsidRPr="00E77497">
        <w:rPr>
          <w:i/>
        </w:rPr>
        <w:t>e</w:t>
      </w:r>
      <w:r w:rsidRPr="00E77497">
        <w:t xml:space="preserve"> = –</w:t>
      </w:r>
      <w:r w:rsidRPr="00E77497">
        <w:rPr>
          <w:i/>
        </w:rPr>
        <w:t>e</w:t>
      </w:r>
      <w:r w:rsidRPr="00E77497">
        <w:t>.</w:t>
      </w:r>
    </w:p>
    <w:p w14:paraId="12AB6479" w14:textId="77777777" w:rsidR="004C02EF" w:rsidRPr="00E77497" w:rsidRDefault="004C02EF" w:rsidP="00834A33">
      <w:pPr>
        <w:pStyle w:val="Alg4"/>
        <w:numPr>
          <w:ilvl w:val="1"/>
          <w:numId w:val="240"/>
        </w:numPr>
      </w:pPr>
      <w:r w:rsidRPr="00E77497">
        <w:t xml:space="preserve">Let </w:t>
      </w:r>
      <w:r w:rsidRPr="00E77497">
        <w:rPr>
          <w:i/>
        </w:rPr>
        <w:t>d</w:t>
      </w:r>
      <w:r w:rsidRPr="00E77497">
        <w:t xml:space="preserve"> be the String consisting of the digits of the decimal representation of </w:t>
      </w:r>
      <w:r w:rsidRPr="00E77497">
        <w:rPr>
          <w:i/>
        </w:rPr>
        <w:t>e</w:t>
      </w:r>
      <w:r w:rsidRPr="00E77497">
        <w:t xml:space="preserve"> (in order, with no leading zeroes).</w:t>
      </w:r>
    </w:p>
    <w:p w14:paraId="543A4335" w14:textId="77777777" w:rsidR="004C02EF" w:rsidRPr="00E77497" w:rsidRDefault="004C02EF" w:rsidP="00834A33">
      <w:pPr>
        <w:pStyle w:val="Alg4"/>
        <w:numPr>
          <w:ilvl w:val="0"/>
          <w:numId w:val="240"/>
        </w:numPr>
      </w:pPr>
      <w:r w:rsidRPr="00E77497">
        <w:t xml:space="preserve">Let </w:t>
      </w:r>
      <w:r w:rsidRPr="00E77497">
        <w:rPr>
          <w:i/>
        </w:rPr>
        <w:t>m</w:t>
      </w:r>
      <w:r w:rsidRPr="00E77497">
        <w:t xml:space="preserve"> be the concatenation of the four Strings </w:t>
      </w:r>
      <w:r w:rsidRPr="00E77497">
        <w:rPr>
          <w:i/>
        </w:rPr>
        <w:t>m</w:t>
      </w:r>
      <w:r w:rsidRPr="00E77497">
        <w:t xml:space="preserve">, </w:t>
      </w:r>
      <w:r w:rsidRPr="00E77497">
        <w:rPr>
          <w:rFonts w:ascii="Courier New" w:hAnsi="Courier New"/>
          <w:b/>
        </w:rPr>
        <w:t>"e"</w:t>
      </w:r>
      <w:r w:rsidRPr="00E77497">
        <w:t xml:space="preserve">, </w:t>
      </w:r>
      <w:r w:rsidRPr="00E77497">
        <w:rPr>
          <w:i/>
        </w:rPr>
        <w:t>c</w:t>
      </w:r>
      <w:r w:rsidRPr="00E77497">
        <w:t xml:space="preserve">, and </w:t>
      </w:r>
      <w:r w:rsidRPr="00E77497">
        <w:rPr>
          <w:i/>
        </w:rPr>
        <w:t>d</w:t>
      </w:r>
      <w:r w:rsidRPr="00E77497">
        <w:t>.</w:t>
      </w:r>
    </w:p>
    <w:p w14:paraId="5A312C82" w14:textId="77777777" w:rsidR="004C02EF" w:rsidRPr="00E77497" w:rsidRDefault="004C02EF" w:rsidP="00834A33">
      <w:pPr>
        <w:pStyle w:val="Alg4"/>
        <w:numPr>
          <w:ilvl w:val="0"/>
          <w:numId w:val="240"/>
        </w:numPr>
        <w:spacing w:after="220"/>
      </w:pPr>
      <w:r w:rsidRPr="00E77497">
        <w:t xml:space="preserve">Return the concatenation of the Strings </w:t>
      </w:r>
      <w:r w:rsidRPr="00E77497">
        <w:rPr>
          <w:i/>
        </w:rPr>
        <w:t>s</w:t>
      </w:r>
      <w:r w:rsidRPr="00E77497">
        <w:t xml:space="preserve"> and </w:t>
      </w:r>
      <w:r w:rsidRPr="00E77497">
        <w:rPr>
          <w:i/>
        </w:rPr>
        <w:t>m</w:t>
      </w:r>
      <w:r w:rsidRPr="00E77497">
        <w:t>.</w:t>
      </w:r>
    </w:p>
    <w:p w14:paraId="2B85526A"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toExponential</w:t>
      </w:r>
      <w:r w:rsidRPr="00E77497">
        <w:t xml:space="preserve"> method is </w:t>
      </w:r>
      <w:r w:rsidRPr="00E77497">
        <w:rPr>
          <w:b/>
        </w:rPr>
        <w:t>1</w:t>
      </w:r>
      <w:r w:rsidRPr="00E77497">
        <w:t>.</w:t>
      </w:r>
    </w:p>
    <w:p w14:paraId="34B78885" w14:textId="77777777" w:rsidR="004C02EF" w:rsidRPr="00E77497" w:rsidRDefault="004C02EF" w:rsidP="004C02EF">
      <w:r w:rsidRPr="00E77497">
        <w:t xml:space="preserve">If the </w:t>
      </w:r>
      <w:r w:rsidRPr="00E77497">
        <w:rPr>
          <w:rFonts w:ascii="Courier New" w:hAnsi="Courier New"/>
          <w:b/>
        </w:rPr>
        <w:t>toExponential</w:t>
      </w:r>
      <w:r w:rsidRPr="00E77497">
        <w:t xml:space="preserve"> method is called with more than one argument, then the behaviour is undefined (see clause 15).</w:t>
      </w:r>
    </w:p>
    <w:p w14:paraId="7FFD3240" w14:textId="77777777" w:rsidR="004C02EF" w:rsidRPr="00E77497" w:rsidRDefault="004C02EF" w:rsidP="004C02EF">
      <w:r w:rsidRPr="00E77497">
        <w:t xml:space="preserve">An implementation is permitted to extend the behaviour of </w:t>
      </w:r>
      <w:r w:rsidRPr="00E77497">
        <w:rPr>
          <w:rFonts w:ascii="Courier New" w:hAnsi="Courier New"/>
          <w:b/>
        </w:rPr>
        <w:t>toExponential</w:t>
      </w:r>
      <w:r w:rsidRPr="00E77497">
        <w:t xml:space="preserve"> for values of </w:t>
      </w:r>
      <w:r w:rsidRPr="00E77497">
        <w:rPr>
          <w:rFonts w:ascii="Times New Roman" w:hAnsi="Times New Roman"/>
          <w:i/>
        </w:rPr>
        <w:t>fractionDigits</w:t>
      </w:r>
      <w:r w:rsidRPr="00E77497">
        <w:t xml:space="preserve"> less than 0 or greater than 20. In this case </w:t>
      </w:r>
      <w:r w:rsidRPr="00E77497">
        <w:rPr>
          <w:rFonts w:ascii="Courier New" w:hAnsi="Courier New"/>
          <w:b/>
        </w:rPr>
        <w:t>toExponential</w:t>
      </w:r>
      <w:r w:rsidRPr="00E77497">
        <w:t xml:space="preserve"> would not necessarily throw </w:t>
      </w:r>
      <w:r w:rsidRPr="00E77497">
        <w:rPr>
          <w:b/>
        </w:rPr>
        <w:t>RangeError</w:t>
      </w:r>
      <w:r w:rsidRPr="00E77497">
        <w:t xml:space="preserve"> for such values.</w:t>
      </w:r>
    </w:p>
    <w:p w14:paraId="2F7DBC95" w14:textId="77777777" w:rsidR="004C02EF" w:rsidRPr="00E77497" w:rsidRDefault="004C02EF" w:rsidP="004C02EF">
      <w:pPr>
        <w:pStyle w:val="Note"/>
        <w:spacing w:after="120"/>
      </w:pPr>
      <w:r w:rsidRPr="00E77497">
        <w:t>NOTE</w:t>
      </w:r>
      <w:r w:rsidRPr="00E77497">
        <w:tab/>
        <w:t>For implementations that provide more accurate conversions than required by the rules above, it is recommended that the following alternative version of step 9.b.i be used as a guideline:</w:t>
      </w:r>
    </w:p>
    <w:p w14:paraId="05B8795F" w14:textId="77777777" w:rsidR="004C02EF" w:rsidRPr="00A67AF2" w:rsidRDefault="004C02EF" w:rsidP="00834A33">
      <w:pPr>
        <w:numPr>
          <w:ilvl w:val="2"/>
          <w:numId w:val="241"/>
        </w:numPr>
        <w:rPr>
          <w:rFonts w:ascii="Times New Roman" w:hAnsi="Times New Roman"/>
          <w:sz w:val="18"/>
        </w:rPr>
      </w:pPr>
      <w:r w:rsidRPr="00E77497">
        <w:rPr>
          <w:rFonts w:ascii="Times New Roman" w:hAnsi="Times New Roman"/>
          <w:sz w:val="18"/>
        </w:rPr>
        <w:t xml:space="preserve">Let </w:t>
      </w:r>
      <w:r w:rsidRPr="00E77497">
        <w:rPr>
          <w:rFonts w:ascii="Times New Roman" w:hAnsi="Times New Roman"/>
          <w:i/>
          <w:sz w:val="18"/>
        </w:rPr>
        <w:t>e</w:t>
      </w:r>
      <w:r w:rsidRPr="00E77497">
        <w:rPr>
          <w:rFonts w:ascii="Times New Roman" w:hAnsi="Times New Roman"/>
          <w:sz w:val="18"/>
        </w:rPr>
        <w:t xml:space="preserve">, </w:t>
      </w:r>
      <w:r w:rsidRPr="00E77497">
        <w:rPr>
          <w:rFonts w:ascii="Times New Roman" w:hAnsi="Times New Roman"/>
          <w:i/>
          <w:sz w:val="18"/>
        </w:rPr>
        <w:t>n</w:t>
      </w:r>
      <w:r w:rsidRPr="00E77497">
        <w:rPr>
          <w:rFonts w:ascii="Times New Roman" w:hAnsi="Times New Roman"/>
          <w:sz w:val="18"/>
        </w:rPr>
        <w:t xml:space="preserve">, and </w:t>
      </w:r>
      <w:r w:rsidRPr="00E77497">
        <w:rPr>
          <w:rFonts w:ascii="Times New Roman" w:hAnsi="Times New Roman"/>
          <w:i/>
          <w:sz w:val="18"/>
        </w:rPr>
        <w:t xml:space="preserve">f </w:t>
      </w:r>
      <w:r w:rsidRPr="00E77497">
        <w:rPr>
          <w:rFonts w:ascii="Times New Roman" w:hAnsi="Times New Roman"/>
          <w:sz w:val="18"/>
        </w:rPr>
        <w:t xml:space="preserve">be integers such that </w:t>
      </w:r>
      <w:r w:rsidRPr="00E77497">
        <w:rPr>
          <w:rFonts w:ascii="Times New Roman" w:hAnsi="Times New Roman"/>
          <w:i/>
          <w:sz w:val="18"/>
        </w:rPr>
        <w:t>f</w:t>
      </w:r>
      <w:r w:rsidRPr="00E77497">
        <w:rPr>
          <w:rFonts w:ascii="Times New Roman" w:hAnsi="Times New Roman"/>
          <w:sz w:val="18"/>
        </w:rPr>
        <w:t xml:space="preserve"> </w:t>
      </w:r>
      <w:r w:rsidRPr="004D1BD1">
        <w:rPr>
          <w:rFonts w:ascii="Times New Roman" w:hAnsi="Times New Roman"/>
          <w:sz w:val="18"/>
        </w:rPr>
        <w:sym w:font="Symbol" w:char="F0B3"/>
      </w:r>
      <w:r w:rsidRPr="004D1BD1">
        <w:rPr>
          <w:rFonts w:ascii="Times New Roman" w:hAnsi="Times New Roman"/>
          <w:sz w:val="18"/>
        </w:rPr>
        <w:t xml:space="preserve"> 0, 10</w:t>
      </w:r>
      <w:r w:rsidRPr="008B7F6F">
        <w:rPr>
          <w:rFonts w:ascii="Times New Roman" w:hAnsi="Times New Roman"/>
          <w:i/>
          <w:sz w:val="18"/>
          <w:vertAlign w:val="superscript"/>
        </w:rPr>
        <w:t>f</w:t>
      </w:r>
      <w:r w:rsidRPr="006B6D0A">
        <w:rPr>
          <w:rFonts w:ascii="Times New Roman" w:hAnsi="Times New Roman"/>
          <w:sz w:val="18"/>
        </w:rPr>
        <w:t xml:space="preserve"> </w:t>
      </w:r>
      <w:r w:rsidRPr="004D1BD1">
        <w:rPr>
          <w:rFonts w:ascii="Times New Roman" w:hAnsi="Times New Roman"/>
          <w:sz w:val="18"/>
        </w:rPr>
        <w:sym w:font="Symbol" w:char="F0A3"/>
      </w:r>
      <w:r w:rsidRPr="004D1BD1">
        <w:rPr>
          <w:rFonts w:ascii="Times New Roman" w:hAnsi="Times New Roman"/>
          <w:sz w:val="18"/>
        </w:rPr>
        <w:t xml:space="preserve"> n &lt; 10</w:t>
      </w:r>
      <w:r w:rsidRPr="008B7F6F">
        <w:rPr>
          <w:rFonts w:ascii="Times New Roman" w:hAnsi="Times New Roman"/>
          <w:i/>
          <w:sz w:val="18"/>
          <w:vertAlign w:val="superscript"/>
        </w:rPr>
        <w:t>f</w:t>
      </w:r>
      <w:r w:rsidRPr="006B6D0A">
        <w:rPr>
          <w:rFonts w:ascii="Times New Roman" w:hAnsi="Times New Roman"/>
          <w:sz w:val="18"/>
          <w:vertAlign w:val="superscript"/>
        </w:rPr>
        <w:t>+1</w:t>
      </w:r>
      <w:r w:rsidRPr="006B6D0A">
        <w:rPr>
          <w:rFonts w:ascii="Times New Roman" w:hAnsi="Times New Roman"/>
          <w:sz w:val="18"/>
        </w:rPr>
        <w:t xml:space="preserve">, the number value for n </w:t>
      </w:r>
      <w:r w:rsidRPr="004D1BD1">
        <w:rPr>
          <w:rFonts w:ascii="Times New Roman" w:hAnsi="Times New Roman"/>
          <w:sz w:val="18"/>
        </w:rPr>
        <w:sym w:font="Symbol" w:char="F0B4"/>
      </w:r>
      <w:r w:rsidRPr="004D1BD1">
        <w:rPr>
          <w:rFonts w:ascii="Times New Roman" w:hAnsi="Times New Roman"/>
          <w:sz w:val="18"/>
        </w:rPr>
        <w:t xml:space="preserve"> 10</w:t>
      </w:r>
      <w:r w:rsidRPr="008B7F6F">
        <w:rPr>
          <w:rFonts w:ascii="Times New Roman" w:hAnsi="Times New Roman"/>
          <w:i/>
          <w:sz w:val="18"/>
          <w:vertAlign w:val="superscript"/>
        </w:rPr>
        <w:t>e</w:t>
      </w:r>
      <w:r w:rsidRPr="006B6D0A">
        <w:rPr>
          <w:rFonts w:ascii="Times New Roman" w:hAnsi="Times New Roman"/>
          <w:sz w:val="18"/>
          <w:vertAlign w:val="superscript"/>
        </w:rPr>
        <w:t>–</w:t>
      </w:r>
      <w:r w:rsidRPr="006B6D0A">
        <w:rPr>
          <w:rFonts w:ascii="Times New Roman" w:hAnsi="Times New Roman"/>
          <w:i/>
          <w:sz w:val="18"/>
          <w:vertAlign w:val="superscript"/>
        </w:rPr>
        <w:t>f</w:t>
      </w:r>
      <w:r w:rsidRPr="006B6D0A">
        <w:rPr>
          <w:rFonts w:ascii="Times New Roman" w:hAnsi="Times New Roman"/>
          <w:sz w:val="18"/>
        </w:rPr>
        <w:t xml:space="preserve"> is x, and </w:t>
      </w:r>
      <w:r w:rsidRPr="00E65A34">
        <w:rPr>
          <w:rFonts w:ascii="Times New Roman" w:hAnsi="Times New Roman"/>
          <w:i/>
          <w:sz w:val="18"/>
        </w:rPr>
        <w:t>f</w:t>
      </w:r>
      <w:r w:rsidRPr="00546435">
        <w:rPr>
          <w:rFonts w:ascii="Times New Roman" w:hAnsi="Times New Roman"/>
          <w:sz w:val="18"/>
        </w:rPr>
        <w:t xml:space="preserve"> is as small as possible. If there are multiple possibilities for </w:t>
      </w:r>
      <w:r w:rsidRPr="00A67AF2">
        <w:rPr>
          <w:rFonts w:ascii="Times New Roman" w:hAnsi="Times New Roman"/>
          <w:i/>
          <w:sz w:val="18"/>
        </w:rPr>
        <w:t>n</w:t>
      </w:r>
      <w:r w:rsidRPr="00A67AF2">
        <w:rPr>
          <w:rFonts w:ascii="Times New Roman" w:hAnsi="Times New Roman"/>
          <w:sz w:val="18"/>
        </w:rPr>
        <w:t xml:space="preserve">, choose the value of </w:t>
      </w:r>
      <w:r w:rsidRPr="00A67AF2">
        <w:rPr>
          <w:rFonts w:ascii="Times New Roman" w:hAnsi="Times New Roman"/>
          <w:i/>
          <w:sz w:val="18"/>
        </w:rPr>
        <w:t>n</w:t>
      </w:r>
      <w:r w:rsidRPr="00B820AB">
        <w:rPr>
          <w:rFonts w:ascii="Times New Roman" w:hAnsi="Times New Roman"/>
          <w:sz w:val="18"/>
        </w:rPr>
        <w:t xml:space="preserve"> for which </w:t>
      </w:r>
      <w:r w:rsidRPr="00675B74">
        <w:rPr>
          <w:rFonts w:ascii="Times New Roman" w:hAnsi="Times New Roman"/>
          <w:i/>
          <w:sz w:val="18"/>
        </w:rPr>
        <w:t>n</w:t>
      </w:r>
      <w:r w:rsidRPr="00E77497">
        <w:rPr>
          <w:rFonts w:ascii="Times New Roman" w:hAnsi="Times New Roman"/>
          <w:sz w:val="18"/>
        </w:rPr>
        <w:t xml:space="preserve"> </w:t>
      </w:r>
      <w:r w:rsidRPr="004D1BD1">
        <w:rPr>
          <w:rFonts w:ascii="Times New Roman" w:hAnsi="Times New Roman"/>
          <w:sz w:val="18"/>
        </w:rPr>
        <w:sym w:font="Symbol" w:char="F0B4"/>
      </w:r>
      <w:r w:rsidRPr="004D1BD1">
        <w:rPr>
          <w:rFonts w:ascii="Times New Roman" w:hAnsi="Times New Roman"/>
          <w:sz w:val="18"/>
        </w:rPr>
        <w:t xml:space="preserve"> 10</w:t>
      </w:r>
      <w:r w:rsidRPr="008B7F6F">
        <w:rPr>
          <w:rFonts w:ascii="Times New Roman" w:hAnsi="Times New Roman"/>
          <w:i/>
          <w:sz w:val="18"/>
          <w:vertAlign w:val="superscript"/>
        </w:rPr>
        <w:t>e</w:t>
      </w:r>
      <w:r w:rsidRPr="006B6D0A">
        <w:rPr>
          <w:rFonts w:ascii="Times New Roman" w:hAnsi="Times New Roman"/>
          <w:sz w:val="18"/>
          <w:vertAlign w:val="superscript"/>
        </w:rPr>
        <w:t>–</w:t>
      </w:r>
      <w:r w:rsidRPr="006B6D0A">
        <w:rPr>
          <w:rFonts w:ascii="Times New Roman" w:hAnsi="Times New Roman"/>
          <w:i/>
          <w:sz w:val="18"/>
          <w:vertAlign w:val="superscript"/>
        </w:rPr>
        <w:t>f</w:t>
      </w:r>
      <w:r w:rsidRPr="006B6D0A">
        <w:rPr>
          <w:rFonts w:ascii="Times New Roman" w:hAnsi="Times New Roman"/>
          <w:sz w:val="18"/>
        </w:rPr>
        <w:t xml:space="preserve"> is closest in value to </w:t>
      </w:r>
      <w:r w:rsidRPr="00E65A34">
        <w:rPr>
          <w:rFonts w:ascii="Times New Roman" w:hAnsi="Times New Roman"/>
          <w:i/>
          <w:sz w:val="18"/>
        </w:rPr>
        <w:t>x</w:t>
      </w:r>
      <w:r w:rsidRPr="00546435">
        <w:rPr>
          <w:rFonts w:ascii="Times New Roman" w:hAnsi="Times New Roman"/>
          <w:sz w:val="18"/>
        </w:rPr>
        <w:t>. If there are two such poss</w:t>
      </w:r>
      <w:r w:rsidRPr="00A67AF2">
        <w:rPr>
          <w:rFonts w:ascii="Times New Roman" w:hAnsi="Times New Roman"/>
          <w:sz w:val="18"/>
        </w:rPr>
        <w:t xml:space="preserve">ible values of </w:t>
      </w:r>
      <w:r w:rsidRPr="00A67AF2">
        <w:rPr>
          <w:rFonts w:ascii="Times New Roman" w:hAnsi="Times New Roman"/>
          <w:i/>
          <w:sz w:val="18"/>
        </w:rPr>
        <w:t>n</w:t>
      </w:r>
      <w:r w:rsidRPr="00A67AF2">
        <w:rPr>
          <w:rFonts w:ascii="Times New Roman" w:hAnsi="Times New Roman"/>
          <w:sz w:val="18"/>
        </w:rPr>
        <w:t>, choose the one that is even.</w:t>
      </w:r>
    </w:p>
    <w:p w14:paraId="1114F1CE" w14:textId="77777777" w:rsidR="004C02EF" w:rsidRPr="00B820AB" w:rsidRDefault="004C02EF" w:rsidP="004C02EF">
      <w:pPr>
        <w:pStyle w:val="40"/>
        <w:numPr>
          <w:ilvl w:val="0"/>
          <w:numId w:val="0"/>
        </w:numPr>
      </w:pPr>
      <w:bookmarkStart w:id="31740" w:name="_Hlt458401033"/>
      <w:bookmarkStart w:id="31741" w:name="_Ref457790874"/>
      <w:bookmarkEnd w:id="31740"/>
      <w:r w:rsidRPr="00B820AB">
        <w:t>15.7.4.7</w:t>
      </w:r>
      <w:r w:rsidRPr="00B820AB">
        <w:tab/>
        <w:t>Number.prototype.toPrecision (precision)</w:t>
      </w:r>
      <w:bookmarkEnd w:id="31741"/>
    </w:p>
    <w:p w14:paraId="6B8D1977" w14:textId="77777777" w:rsidR="004C02EF" w:rsidRPr="00E77497" w:rsidRDefault="004C02EF" w:rsidP="004C02EF">
      <w:r w:rsidRPr="00675B74">
        <w:t xml:space="preserve">Return a String containing this Number value represented either in decimal exponential notation with one digit before the significand's decimal point and </w:t>
      </w:r>
      <w:r w:rsidRPr="00E77497">
        <w:rPr>
          <w:rFonts w:ascii="Times New Roman" w:hAnsi="Times New Roman"/>
          <w:i/>
        </w:rPr>
        <w:t>precision</w:t>
      </w:r>
      <w:r w:rsidRPr="00E77497">
        <w:rPr>
          <w:rFonts w:ascii="Times New Roman" w:hAnsi="Times New Roman"/>
        </w:rPr>
        <w:t>–1</w:t>
      </w:r>
      <w:r w:rsidRPr="00E77497">
        <w:t xml:space="preserve"> digits after the significand's decimal point or in decimal fixed notation with </w:t>
      </w:r>
      <w:r w:rsidRPr="00E77497">
        <w:rPr>
          <w:rFonts w:ascii="Times New Roman" w:hAnsi="Times New Roman"/>
          <w:i/>
        </w:rPr>
        <w:t>precision</w:t>
      </w:r>
      <w:r w:rsidRPr="00E77497">
        <w:t xml:space="preserve"> significant digits. If </w:t>
      </w:r>
      <w:r w:rsidRPr="00E77497">
        <w:rPr>
          <w:rFonts w:ascii="Times New Roman" w:hAnsi="Times New Roman"/>
          <w:i/>
        </w:rPr>
        <w:t>precision</w:t>
      </w:r>
      <w:r w:rsidRPr="00E77497">
        <w:t xml:space="preserve"> is </w:t>
      </w:r>
      <w:r w:rsidRPr="00E77497">
        <w:rPr>
          <w:b/>
        </w:rPr>
        <w:t>undefined</w:t>
      </w:r>
      <w:r w:rsidRPr="00E77497">
        <w:t>, call ToString (9.8.1) instead. Specifically, perform the following steps:</w:t>
      </w:r>
    </w:p>
    <w:p w14:paraId="1F16DBD3" w14:textId="77777777" w:rsidR="004C02EF" w:rsidRPr="00E77497" w:rsidRDefault="004C02EF" w:rsidP="00834A33">
      <w:pPr>
        <w:pStyle w:val="Alg4"/>
        <w:numPr>
          <w:ilvl w:val="0"/>
          <w:numId w:val="242"/>
        </w:numPr>
      </w:pPr>
      <w:r w:rsidRPr="00E77497">
        <w:t xml:space="preserve">Let </w:t>
      </w:r>
      <w:r w:rsidRPr="00E77497">
        <w:rPr>
          <w:i/>
        </w:rPr>
        <w:t>x</w:t>
      </w:r>
      <w:r w:rsidRPr="00E77497">
        <w:t xml:space="preserve"> be this Number value.</w:t>
      </w:r>
    </w:p>
    <w:p w14:paraId="4AFBEF37" w14:textId="77777777" w:rsidR="003B0DD5" w:rsidRDefault="003B0DD5" w:rsidP="003B0DD5">
      <w:pPr>
        <w:pStyle w:val="Alg4"/>
        <w:numPr>
          <w:ilvl w:val="0"/>
          <w:numId w:val="242"/>
        </w:numPr>
        <w:rPr>
          <w:ins w:id="31742" w:author="Rev 7 Allen Wirfs-Brock" w:date="2012-05-03T08:57:00Z"/>
        </w:rPr>
      </w:pPr>
      <w:ins w:id="31743" w:author="Rev 7 Allen Wirfs-Brock" w:date="2012-05-03T08:57:00Z">
        <w:r>
          <w:t>ReturnIfAbrupt(</w:t>
        </w:r>
        <w:r>
          <w:rPr>
            <w:i/>
          </w:rPr>
          <w:t>x</w:t>
        </w:r>
        <w:r>
          <w:t>).</w:t>
        </w:r>
      </w:ins>
    </w:p>
    <w:p w14:paraId="3E14E859" w14:textId="77777777" w:rsidR="004C02EF" w:rsidRPr="00E77497" w:rsidRDefault="004C02EF" w:rsidP="00834A33">
      <w:pPr>
        <w:pStyle w:val="Alg4"/>
        <w:numPr>
          <w:ilvl w:val="0"/>
          <w:numId w:val="242"/>
        </w:numPr>
      </w:pPr>
      <w:r w:rsidRPr="00E77497">
        <w:t xml:space="preserve">If </w:t>
      </w:r>
      <w:r w:rsidRPr="00E77497">
        <w:rPr>
          <w:i/>
        </w:rPr>
        <w:t>precision</w:t>
      </w:r>
      <w:r w:rsidRPr="00E77497">
        <w:t xml:space="preserve"> is </w:t>
      </w:r>
      <w:r w:rsidRPr="00E77497">
        <w:rPr>
          <w:b/>
        </w:rPr>
        <w:t>undefined</w:t>
      </w:r>
      <w:r w:rsidRPr="00E77497">
        <w:t>, return ToString(</w:t>
      </w:r>
      <w:r w:rsidRPr="00E77497">
        <w:rPr>
          <w:i/>
        </w:rPr>
        <w:t>x</w:t>
      </w:r>
      <w:r w:rsidRPr="00E77497">
        <w:t>).</w:t>
      </w:r>
    </w:p>
    <w:p w14:paraId="4322703B" w14:textId="77777777" w:rsidR="004C02EF" w:rsidRPr="00E77497" w:rsidRDefault="004C02EF" w:rsidP="00834A33">
      <w:pPr>
        <w:pStyle w:val="Alg4"/>
        <w:numPr>
          <w:ilvl w:val="0"/>
          <w:numId w:val="242"/>
        </w:numPr>
      </w:pPr>
      <w:r w:rsidRPr="00E77497">
        <w:t xml:space="preserve">Let </w:t>
      </w:r>
      <w:r w:rsidRPr="00E77497">
        <w:rPr>
          <w:i/>
        </w:rPr>
        <w:t>p</w:t>
      </w:r>
      <w:r w:rsidRPr="00E77497">
        <w:t xml:space="preserve"> be ToInteger(</w:t>
      </w:r>
      <w:r w:rsidRPr="00E77497">
        <w:rPr>
          <w:i/>
        </w:rPr>
        <w:t>precision</w:t>
      </w:r>
      <w:r w:rsidRPr="00E77497">
        <w:t>).</w:t>
      </w:r>
    </w:p>
    <w:p w14:paraId="1B384F5E" w14:textId="77777777" w:rsidR="003B0DD5" w:rsidRDefault="003B0DD5" w:rsidP="003B0DD5">
      <w:pPr>
        <w:pStyle w:val="Alg4"/>
        <w:numPr>
          <w:ilvl w:val="0"/>
          <w:numId w:val="242"/>
        </w:numPr>
        <w:rPr>
          <w:ins w:id="31744" w:author="Rev 7 Allen Wirfs-Brock" w:date="2012-05-03T08:57:00Z"/>
        </w:rPr>
      </w:pPr>
      <w:ins w:id="31745" w:author="Rev 7 Allen Wirfs-Brock" w:date="2012-05-03T08:57:00Z">
        <w:r>
          <w:t>ReturnIfAbrupt(</w:t>
        </w:r>
        <w:r>
          <w:rPr>
            <w:i/>
          </w:rPr>
          <w:t>p</w:t>
        </w:r>
        <w:r>
          <w:t>).</w:t>
        </w:r>
      </w:ins>
    </w:p>
    <w:p w14:paraId="5A498B02" w14:textId="77777777" w:rsidR="004C02EF" w:rsidRPr="00E77497" w:rsidRDefault="004C02EF" w:rsidP="00834A33">
      <w:pPr>
        <w:pStyle w:val="Alg4"/>
        <w:numPr>
          <w:ilvl w:val="0"/>
          <w:numId w:val="242"/>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14:paraId="5266BEF7" w14:textId="77777777" w:rsidR="004C02EF" w:rsidRPr="00E77497" w:rsidRDefault="004C02EF" w:rsidP="00834A33">
      <w:pPr>
        <w:pStyle w:val="Alg4"/>
        <w:numPr>
          <w:ilvl w:val="0"/>
          <w:numId w:val="242"/>
        </w:numPr>
      </w:pPr>
      <w:r w:rsidRPr="00E77497">
        <w:t xml:space="preserve">Let </w:t>
      </w:r>
      <w:r w:rsidRPr="00E77497">
        <w:rPr>
          <w:i/>
        </w:rPr>
        <w:t>s</w:t>
      </w:r>
      <w:r w:rsidRPr="00E77497">
        <w:t xml:space="preserve"> be the empty String.</w:t>
      </w:r>
    </w:p>
    <w:p w14:paraId="4AB8F181" w14:textId="77777777" w:rsidR="004C02EF" w:rsidRPr="00E77497" w:rsidRDefault="004C02EF" w:rsidP="00834A33">
      <w:pPr>
        <w:pStyle w:val="Alg4"/>
        <w:numPr>
          <w:ilvl w:val="0"/>
          <w:numId w:val="242"/>
        </w:numPr>
      </w:pPr>
      <w:r w:rsidRPr="00E77497">
        <w:t xml:space="preserve">If </w:t>
      </w:r>
      <w:r w:rsidRPr="00E77497">
        <w:rPr>
          <w:i/>
        </w:rPr>
        <w:t>x</w:t>
      </w:r>
      <w:r w:rsidRPr="00E77497">
        <w:t xml:space="preserve"> &lt; 0, then</w:t>
      </w:r>
    </w:p>
    <w:p w14:paraId="3415D1A8" w14:textId="77777777" w:rsidR="004C02EF" w:rsidRPr="00E77497" w:rsidRDefault="004C02EF" w:rsidP="00834A33">
      <w:pPr>
        <w:pStyle w:val="Alg4"/>
        <w:numPr>
          <w:ilvl w:val="1"/>
          <w:numId w:val="242"/>
        </w:numPr>
      </w:pPr>
      <w:r w:rsidRPr="00E77497">
        <w:t xml:space="preserve">Let </w:t>
      </w:r>
      <w:r w:rsidRPr="00E77497">
        <w:rPr>
          <w:i/>
        </w:rPr>
        <w:t>s</w:t>
      </w:r>
      <w:r w:rsidRPr="00E77497">
        <w:t xml:space="preserve"> be </w:t>
      </w:r>
      <w:r w:rsidRPr="00E77497">
        <w:rPr>
          <w:rFonts w:ascii="Courier New" w:hAnsi="Courier New"/>
          <w:b/>
        </w:rPr>
        <w:t>"-"</w:t>
      </w:r>
      <w:r w:rsidRPr="00E77497">
        <w:t>.</w:t>
      </w:r>
    </w:p>
    <w:p w14:paraId="4418F42C" w14:textId="77777777" w:rsidR="004C02EF" w:rsidRPr="00E77497" w:rsidRDefault="004C02EF" w:rsidP="00834A33">
      <w:pPr>
        <w:pStyle w:val="Alg4"/>
        <w:numPr>
          <w:ilvl w:val="1"/>
          <w:numId w:val="242"/>
        </w:numPr>
      </w:pPr>
      <w:r w:rsidRPr="00E77497">
        <w:t xml:space="preserve">Let </w:t>
      </w:r>
      <w:r w:rsidRPr="00E77497">
        <w:rPr>
          <w:i/>
        </w:rPr>
        <w:t>x</w:t>
      </w:r>
      <w:r w:rsidRPr="00E77497">
        <w:t xml:space="preserve"> = –</w:t>
      </w:r>
      <w:r w:rsidRPr="00E77497">
        <w:rPr>
          <w:i/>
        </w:rPr>
        <w:t>x</w:t>
      </w:r>
      <w:r w:rsidRPr="00E77497">
        <w:t>.</w:t>
      </w:r>
    </w:p>
    <w:p w14:paraId="0C5C032B" w14:textId="77777777" w:rsidR="004C02EF" w:rsidRPr="006B6D0A" w:rsidRDefault="004C02EF" w:rsidP="00834A33">
      <w:pPr>
        <w:pStyle w:val="Alg4"/>
        <w:numPr>
          <w:ilvl w:val="0"/>
          <w:numId w:val="242"/>
        </w:numPr>
      </w:pPr>
      <w:r w:rsidRPr="00E77497">
        <w:t xml:space="preserve">If </w:t>
      </w:r>
      <w:r w:rsidRPr="00E77497">
        <w:rPr>
          <w:i/>
        </w:rPr>
        <w:t>x</w:t>
      </w:r>
      <w:r w:rsidRPr="00E77497">
        <w:t xml:space="preserve"> = +</w:t>
      </w:r>
      <w:r w:rsidRPr="006B6D0A">
        <w:sym w:font="Symbol" w:char="F0A5"/>
      </w:r>
      <w:r w:rsidRPr="006B6D0A">
        <w:t>, then</w:t>
      </w:r>
    </w:p>
    <w:p w14:paraId="40F25187" w14:textId="77777777" w:rsidR="004C02EF" w:rsidRPr="00A67AF2" w:rsidRDefault="004C02EF" w:rsidP="00834A33">
      <w:pPr>
        <w:pStyle w:val="Alg4"/>
        <w:numPr>
          <w:ilvl w:val="1"/>
          <w:numId w:val="242"/>
        </w:numPr>
      </w:pPr>
      <w:r w:rsidRPr="006B6D0A">
        <w:t xml:space="preserve">Return the concatenation of the Strings </w:t>
      </w:r>
      <w:r w:rsidRPr="00E65A34">
        <w:rPr>
          <w:i/>
        </w:rPr>
        <w:t>s</w:t>
      </w:r>
      <w:r w:rsidRPr="00546435">
        <w:t xml:space="preserve"> and </w:t>
      </w:r>
      <w:r w:rsidRPr="00A67AF2">
        <w:rPr>
          <w:rFonts w:ascii="Courier New" w:hAnsi="Courier New"/>
          <w:b/>
        </w:rPr>
        <w:t>"Infinity"</w:t>
      </w:r>
      <w:r w:rsidRPr="00A67AF2">
        <w:t>.</w:t>
      </w:r>
    </w:p>
    <w:p w14:paraId="2B2E77C5" w14:textId="77777777" w:rsidR="004C02EF" w:rsidRPr="00E77497" w:rsidRDefault="004C02EF" w:rsidP="00834A33">
      <w:pPr>
        <w:pStyle w:val="Alg4"/>
        <w:numPr>
          <w:ilvl w:val="0"/>
          <w:numId w:val="242"/>
        </w:numPr>
      </w:pPr>
      <w:r w:rsidRPr="00A67AF2">
        <w:t xml:space="preserve">If </w:t>
      </w:r>
      <w:r w:rsidRPr="00B820AB">
        <w:rPr>
          <w:i/>
        </w:rPr>
        <w:t>p</w:t>
      </w:r>
      <w:r w:rsidRPr="00675B74">
        <w:t xml:space="preserve"> &lt; 1 </w:t>
      </w:r>
      <w:r w:rsidRPr="00E77497">
        <w:t xml:space="preserve">or </w:t>
      </w:r>
      <w:r w:rsidRPr="00E77497">
        <w:rPr>
          <w:i/>
        </w:rPr>
        <w:t>p</w:t>
      </w:r>
      <w:r w:rsidRPr="00E77497">
        <w:t xml:space="preserve"> &gt; 21, throw a </w:t>
      </w:r>
      <w:r w:rsidRPr="00E77497">
        <w:rPr>
          <w:b/>
        </w:rPr>
        <w:t>RangeError</w:t>
      </w:r>
      <w:r w:rsidRPr="00E77497">
        <w:t xml:space="preserve"> exception.</w:t>
      </w:r>
    </w:p>
    <w:p w14:paraId="30B57E3C" w14:textId="77777777" w:rsidR="004C02EF" w:rsidRPr="00E77497" w:rsidRDefault="004C02EF" w:rsidP="00834A33">
      <w:pPr>
        <w:pStyle w:val="Alg4"/>
        <w:numPr>
          <w:ilvl w:val="0"/>
          <w:numId w:val="242"/>
        </w:numPr>
      </w:pPr>
      <w:bookmarkStart w:id="31746" w:name="_Hlt458401028"/>
      <w:r w:rsidRPr="00E77497">
        <w:t xml:space="preserve">If </w:t>
      </w:r>
      <w:r w:rsidRPr="00E77497">
        <w:rPr>
          <w:i/>
        </w:rPr>
        <w:t>x</w:t>
      </w:r>
      <w:r w:rsidRPr="00E77497">
        <w:t xml:space="preserve"> = 0, then</w:t>
      </w:r>
    </w:p>
    <w:bookmarkEnd w:id="31746"/>
    <w:p w14:paraId="3DB88A15" w14:textId="77777777" w:rsidR="004C02EF" w:rsidRPr="00E77497" w:rsidRDefault="004C02EF" w:rsidP="00834A33">
      <w:pPr>
        <w:pStyle w:val="Alg4"/>
        <w:numPr>
          <w:ilvl w:val="1"/>
          <w:numId w:val="242"/>
        </w:numPr>
      </w:pPr>
      <w:r w:rsidRPr="00E77497">
        <w:t xml:space="preserve">Let </w:t>
      </w:r>
      <w:r w:rsidRPr="00E77497">
        <w:rPr>
          <w:i/>
        </w:rPr>
        <w:t>m</w:t>
      </w:r>
      <w:r w:rsidRPr="00E77497">
        <w:t xml:space="preserve"> be the String consisting of </w:t>
      </w:r>
      <w:r w:rsidRPr="00E77497">
        <w:rPr>
          <w:i/>
        </w:rPr>
        <w:t>p</w:t>
      </w:r>
      <w:r w:rsidRPr="00E77497">
        <w:t xml:space="preserve"> occurrences of the </w:t>
      </w:r>
      <w:del w:id="31747" w:author="Rev 9 Allen Wirfs-Brock" w:date="2012-07-07T13:22:00Z">
        <w:r w:rsidRPr="00E77497" w:rsidDel="00EE36C4">
          <w:delText xml:space="preserve">character </w:delText>
        </w:r>
      </w:del>
      <w:ins w:id="31748" w:author="Rev 9 Allen Wirfs-Brock" w:date="2012-07-07T13:22:00Z">
        <w:r w:rsidR="00EE36C4">
          <w:t>code unit 0x</w:t>
        </w:r>
      </w:ins>
      <w:ins w:id="31749" w:author="Rev 9 Allen Wirfs-Brock" w:date="2012-07-07T13:23:00Z">
        <w:r w:rsidR="00EE36C4">
          <w:t>00</w:t>
        </w:r>
      </w:ins>
      <w:ins w:id="31750" w:author="Rev 9 Allen Wirfs-Brock" w:date="2012-07-07T13:22:00Z">
        <w:r w:rsidR="00EE36C4">
          <w:t>30 (the Unicode character</w:t>
        </w:r>
        <w:r w:rsidR="00EE36C4" w:rsidRPr="00E77497">
          <w:t xml:space="preserve"> </w:t>
        </w:r>
      </w:ins>
      <w:r w:rsidRPr="00E77497">
        <w:t>‘</w:t>
      </w:r>
      <w:r w:rsidRPr="00E77497">
        <w:rPr>
          <w:rFonts w:ascii="Courier New" w:hAnsi="Courier New"/>
        </w:rPr>
        <w:t>0</w:t>
      </w:r>
      <w:r w:rsidRPr="00E77497">
        <w:t>’</w:t>
      </w:r>
      <w:ins w:id="31751" w:author="Rev 9 Allen Wirfs-Brock" w:date="2012-07-07T13:22:00Z">
        <w:r w:rsidR="00EE36C4">
          <w:t>)</w:t>
        </w:r>
      </w:ins>
      <w:r w:rsidRPr="00E77497">
        <w:t>.</w:t>
      </w:r>
    </w:p>
    <w:p w14:paraId="6B9609A3" w14:textId="77777777" w:rsidR="004C02EF" w:rsidRPr="00E77497" w:rsidRDefault="004C02EF" w:rsidP="00834A33">
      <w:pPr>
        <w:pStyle w:val="Alg4"/>
        <w:numPr>
          <w:ilvl w:val="1"/>
          <w:numId w:val="242"/>
        </w:numPr>
      </w:pPr>
      <w:r w:rsidRPr="00E77497">
        <w:t xml:space="preserve">Let </w:t>
      </w:r>
      <w:r w:rsidRPr="00E77497">
        <w:rPr>
          <w:i/>
        </w:rPr>
        <w:t>e</w:t>
      </w:r>
      <w:r w:rsidRPr="00E77497">
        <w:t xml:space="preserve"> = 0.</w:t>
      </w:r>
    </w:p>
    <w:p w14:paraId="75FCB363" w14:textId="77777777" w:rsidR="004C02EF" w:rsidRPr="006B6D0A" w:rsidRDefault="004C02EF" w:rsidP="00834A33">
      <w:pPr>
        <w:pStyle w:val="Alg4"/>
        <w:numPr>
          <w:ilvl w:val="0"/>
          <w:numId w:val="242"/>
        </w:numPr>
      </w:pPr>
      <w:r w:rsidRPr="00E77497">
        <w:t xml:space="preserve">Else </w:t>
      </w:r>
      <w:r w:rsidRPr="00E77497">
        <w:rPr>
          <w:i/>
        </w:rPr>
        <w:t>x</w:t>
      </w:r>
      <w:r w:rsidRPr="00E77497">
        <w:t xml:space="preserve"> </w:t>
      </w:r>
      <w:r w:rsidRPr="006B6D0A">
        <w:sym w:font="Symbol" w:char="F0B9"/>
      </w:r>
      <w:r w:rsidRPr="006B6D0A">
        <w:t xml:space="preserve"> 0,</w:t>
      </w:r>
    </w:p>
    <w:p w14:paraId="7A7AE2DC" w14:textId="77777777" w:rsidR="004C02EF" w:rsidRPr="00A67AF2" w:rsidRDefault="004C02EF" w:rsidP="00834A33">
      <w:pPr>
        <w:pStyle w:val="Alg4"/>
        <w:numPr>
          <w:ilvl w:val="1"/>
          <w:numId w:val="242"/>
        </w:numPr>
      </w:pPr>
      <w:r w:rsidRPr="006B6D0A">
        <w:t xml:space="preserve">Let </w:t>
      </w:r>
      <w:r w:rsidRPr="00E65A34">
        <w:rPr>
          <w:i/>
        </w:rPr>
        <w:t>e</w:t>
      </w:r>
      <w:r w:rsidRPr="00546435">
        <w:t xml:space="preserve"> and </w:t>
      </w:r>
      <w:r w:rsidRPr="00A67AF2">
        <w:rPr>
          <w:i/>
        </w:rPr>
        <w:t>n</w:t>
      </w:r>
      <w:r w:rsidRPr="00A67AF2">
        <w:t xml:space="preserve"> be integers such that 10</w:t>
      </w:r>
      <w:r w:rsidRPr="00A67AF2">
        <w:rPr>
          <w:i/>
          <w:vertAlign w:val="superscript"/>
        </w:rPr>
        <w:t>p</w:t>
      </w:r>
      <w:r w:rsidRPr="00B820AB">
        <w:rPr>
          <w:vertAlign w:val="superscript"/>
        </w:rPr>
        <w:t>–1</w:t>
      </w:r>
      <w:r w:rsidRPr="00675B74">
        <w:t xml:space="preserve"> </w:t>
      </w:r>
      <w:r w:rsidRPr="006B6D0A">
        <w:sym w:font="Symbol" w:char="F0A3"/>
      </w:r>
      <w:r w:rsidRPr="006B6D0A">
        <w:t xml:space="preserve"> </w:t>
      </w:r>
      <w:r w:rsidRPr="006B6D0A">
        <w:rPr>
          <w:i/>
        </w:rPr>
        <w:t>n</w:t>
      </w:r>
      <w:r w:rsidRPr="00E65A34">
        <w:t xml:space="preserve"> &lt; 10</w:t>
      </w:r>
      <w:r w:rsidRPr="00546435">
        <w:rPr>
          <w:i/>
          <w:vertAlign w:val="superscript"/>
        </w:rPr>
        <w:t>p</w:t>
      </w:r>
      <w:r w:rsidRPr="00A67AF2">
        <w:t xml:space="preserve"> and for which the exact mathematical value of </w:t>
      </w:r>
      <w:r w:rsidRPr="00A67AF2">
        <w:rPr>
          <w:i/>
        </w:rPr>
        <w:t>n</w:t>
      </w:r>
      <w:r w:rsidRPr="00A67AF2">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p</w:t>
      </w:r>
      <w:r w:rsidRPr="00A67AF2">
        <w:rPr>
          <w:vertAlign w:val="superscript"/>
        </w:rPr>
        <w:t>+1</w:t>
      </w:r>
      <w:r w:rsidRPr="00A67AF2">
        <w:t xml:space="preserve"> – </w:t>
      </w:r>
      <w:r w:rsidRPr="00A67AF2">
        <w:rPr>
          <w:i/>
        </w:rPr>
        <w:t>x</w:t>
      </w:r>
      <w:r w:rsidRPr="00B820AB">
        <w:t xml:space="preserve"> is as close to zero as possible. If there are two such sets of </w:t>
      </w:r>
      <w:r w:rsidRPr="00675B74">
        <w:rPr>
          <w:i/>
        </w:rPr>
        <w:t>e</w:t>
      </w:r>
      <w:r w:rsidRPr="00E77497">
        <w:t xml:space="preserve"> and </w:t>
      </w:r>
      <w:r w:rsidRPr="00E77497">
        <w:rPr>
          <w:i/>
        </w:rPr>
        <w:t>n</w:t>
      </w:r>
      <w:r w:rsidRPr="00E77497">
        <w:t xml:space="preserve">, pick the </w:t>
      </w:r>
      <w:r w:rsidRPr="00E77497">
        <w:rPr>
          <w:i/>
        </w:rPr>
        <w:t>e</w:t>
      </w:r>
      <w:r w:rsidRPr="00E77497">
        <w:t xml:space="preserve"> and </w:t>
      </w:r>
      <w:r w:rsidRPr="00E77497">
        <w:rPr>
          <w:i/>
        </w:rPr>
        <w:t>n</w:t>
      </w:r>
      <w:r w:rsidRPr="00E77497">
        <w:t xml:space="preserve"> for which </w:t>
      </w:r>
      <w:r w:rsidRPr="00E77497">
        <w:rPr>
          <w:i/>
        </w:rPr>
        <w:t>n</w:t>
      </w:r>
      <w:r w:rsidRPr="00E77497">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p</w:t>
      </w:r>
      <w:r w:rsidRPr="00A67AF2">
        <w:rPr>
          <w:vertAlign w:val="superscript"/>
        </w:rPr>
        <w:t>+1</w:t>
      </w:r>
      <w:r w:rsidRPr="00A67AF2">
        <w:t xml:space="preserve"> is larger.</w:t>
      </w:r>
    </w:p>
    <w:p w14:paraId="575E028A" w14:textId="77777777" w:rsidR="004C02EF" w:rsidRPr="00E77497" w:rsidRDefault="004C02EF" w:rsidP="00834A33">
      <w:pPr>
        <w:pStyle w:val="Alg4"/>
        <w:numPr>
          <w:ilvl w:val="1"/>
          <w:numId w:val="242"/>
        </w:numPr>
      </w:pPr>
      <w:r w:rsidRPr="00A67AF2">
        <w:t xml:space="preserve">Let </w:t>
      </w:r>
      <w:r w:rsidRPr="00B820AB">
        <w:rPr>
          <w:i/>
        </w:rPr>
        <w:t>m</w:t>
      </w:r>
      <w:r w:rsidRPr="00675B74">
        <w:t xml:space="preserve"> be the String consisting of the digits of the decimal representation of </w:t>
      </w:r>
      <w:r w:rsidRPr="00E77497">
        <w:rPr>
          <w:i/>
        </w:rPr>
        <w:t>n</w:t>
      </w:r>
      <w:r w:rsidRPr="00E77497">
        <w:t xml:space="preserve"> (in order, with no leading zeroes).</w:t>
      </w:r>
    </w:p>
    <w:p w14:paraId="4C944245" w14:textId="77777777" w:rsidR="004C02EF" w:rsidRPr="00E65A34" w:rsidRDefault="004C02EF" w:rsidP="00834A33">
      <w:pPr>
        <w:pStyle w:val="Alg4"/>
        <w:numPr>
          <w:ilvl w:val="1"/>
          <w:numId w:val="242"/>
        </w:numPr>
      </w:pPr>
      <w:r w:rsidRPr="00E77497">
        <w:t xml:space="preserve">If </w:t>
      </w:r>
      <w:r w:rsidRPr="00E77497">
        <w:rPr>
          <w:i/>
        </w:rPr>
        <w:t>e</w:t>
      </w:r>
      <w:r w:rsidRPr="00E77497">
        <w:t xml:space="preserve"> &lt; –6 or </w:t>
      </w:r>
      <w:r w:rsidRPr="00E77497">
        <w:rPr>
          <w:i/>
        </w:rPr>
        <w:t>e</w:t>
      </w:r>
      <w:r w:rsidRPr="00E77497">
        <w:t xml:space="preserve"> </w:t>
      </w:r>
      <w:r w:rsidRPr="006B6D0A">
        <w:sym w:font="Symbol" w:char="F0B3"/>
      </w:r>
      <w:r w:rsidRPr="006B6D0A">
        <w:t xml:space="preserve"> </w:t>
      </w:r>
      <w:r w:rsidRPr="006B6D0A">
        <w:rPr>
          <w:i/>
        </w:rPr>
        <w:t>p</w:t>
      </w:r>
      <w:r w:rsidRPr="00E65A34">
        <w:t>, then</w:t>
      </w:r>
    </w:p>
    <w:p w14:paraId="6EBF3E9C" w14:textId="77777777" w:rsidR="004C02EF" w:rsidRPr="00E77497" w:rsidRDefault="004C02EF" w:rsidP="001F482D">
      <w:pPr>
        <w:pStyle w:val="Alg4"/>
        <w:numPr>
          <w:ilvl w:val="2"/>
          <w:numId w:val="242"/>
        </w:numPr>
      </w:pPr>
      <w:r w:rsidRPr="00546435">
        <w:t xml:space="preserve">Let </w:t>
      </w:r>
      <w:r w:rsidRPr="00A67AF2">
        <w:rPr>
          <w:i/>
        </w:rPr>
        <w:t>a</w:t>
      </w:r>
      <w:r w:rsidRPr="00A67AF2">
        <w:t xml:space="preserve"> be the first </w:t>
      </w:r>
      <w:del w:id="31752" w:author="Rev 9 Allen Wirfs-Brock" w:date="2012-07-07T13:22:00Z">
        <w:r w:rsidRPr="00A67AF2" w:rsidDel="00EE36C4">
          <w:delText xml:space="preserve">character </w:delText>
        </w:r>
      </w:del>
      <w:ins w:id="31753" w:author="Rev 9 Allen Wirfs-Brock" w:date="2012-07-07T13:22:00Z">
        <w:r w:rsidR="00EE36C4">
          <w:t>element</w:t>
        </w:r>
        <w:r w:rsidR="00EE36C4" w:rsidRPr="00A67AF2">
          <w:t xml:space="preserve"> </w:t>
        </w:r>
      </w:ins>
      <w:r w:rsidRPr="00A67AF2">
        <w:t xml:space="preserve">of </w:t>
      </w:r>
      <w:r w:rsidRPr="00A67AF2">
        <w:rPr>
          <w:i/>
        </w:rPr>
        <w:t>m</w:t>
      </w:r>
      <w:r w:rsidRPr="00B820AB">
        <w:t xml:space="preserve">, and let </w:t>
      </w:r>
      <w:r w:rsidRPr="00675B74">
        <w:rPr>
          <w:i/>
        </w:rPr>
        <w:t>b</w:t>
      </w:r>
      <w:r w:rsidRPr="00E77497">
        <w:t xml:space="preserve"> be the remaining </w:t>
      </w:r>
      <w:r w:rsidRPr="00E77497">
        <w:rPr>
          <w:i/>
        </w:rPr>
        <w:t>p</w:t>
      </w:r>
      <w:r w:rsidRPr="00E77497">
        <w:t xml:space="preserve">–1 </w:t>
      </w:r>
      <w:del w:id="31754" w:author="Rev 9 Allen Wirfs-Brock" w:date="2012-07-07T13:23:00Z">
        <w:r w:rsidRPr="00E77497" w:rsidDel="00EE36C4">
          <w:delText xml:space="preserve">characters </w:delText>
        </w:r>
      </w:del>
      <w:ins w:id="31755" w:author="Rev 9 Allen Wirfs-Brock" w:date="2012-07-07T13:23:00Z">
        <w:r w:rsidR="00EE36C4">
          <w:t>elements</w:t>
        </w:r>
        <w:r w:rsidR="00EE36C4" w:rsidRPr="00E77497">
          <w:t xml:space="preserve"> </w:t>
        </w:r>
      </w:ins>
      <w:r w:rsidRPr="00E77497">
        <w:t xml:space="preserve">of </w:t>
      </w:r>
      <w:r w:rsidRPr="00E77497">
        <w:rPr>
          <w:i/>
        </w:rPr>
        <w:t>m</w:t>
      </w:r>
      <w:r w:rsidRPr="00E77497">
        <w:t>.</w:t>
      </w:r>
    </w:p>
    <w:p w14:paraId="39D1D5F1" w14:textId="77777777" w:rsidR="004C02EF" w:rsidRPr="00E77497" w:rsidRDefault="004C02EF" w:rsidP="001F482D">
      <w:pPr>
        <w:pStyle w:val="Alg4"/>
        <w:numPr>
          <w:ilvl w:val="2"/>
          <w:numId w:val="242"/>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14:paraId="42094E5A" w14:textId="77777777" w:rsidR="004C02EF" w:rsidRPr="00E77497" w:rsidRDefault="004C02EF" w:rsidP="001F482D">
      <w:pPr>
        <w:pStyle w:val="Alg4"/>
        <w:numPr>
          <w:ilvl w:val="2"/>
          <w:numId w:val="242"/>
        </w:numPr>
      </w:pPr>
      <w:r w:rsidRPr="00E77497">
        <w:t xml:space="preserve">If </w:t>
      </w:r>
      <w:r w:rsidRPr="00E77497">
        <w:rPr>
          <w:i/>
        </w:rPr>
        <w:t>e</w:t>
      </w:r>
      <w:r w:rsidRPr="00E77497">
        <w:t xml:space="preserve"> = 0, then</w:t>
      </w:r>
    </w:p>
    <w:p w14:paraId="7A0F9754" w14:textId="77777777" w:rsidR="004C02EF" w:rsidRPr="00E77497" w:rsidRDefault="004C02EF" w:rsidP="001F482D">
      <w:pPr>
        <w:pStyle w:val="Alg4"/>
        <w:numPr>
          <w:ilvl w:val="3"/>
          <w:numId w:val="242"/>
        </w:numPr>
      </w:pPr>
      <w:r w:rsidRPr="00E77497">
        <w:t xml:space="preserve">Let </w:t>
      </w:r>
      <w:r w:rsidRPr="00E77497">
        <w:rPr>
          <w:i/>
        </w:rPr>
        <w:t>c</w:t>
      </w:r>
      <w:r w:rsidRPr="00E77497">
        <w:t xml:space="preserve"> = </w:t>
      </w:r>
      <w:r w:rsidRPr="00E77497">
        <w:rPr>
          <w:rFonts w:ascii="Courier New" w:hAnsi="Courier New"/>
          <w:b/>
        </w:rPr>
        <w:t>"+"</w:t>
      </w:r>
      <w:r w:rsidRPr="00E77497">
        <w:t xml:space="preserve"> and </w:t>
      </w:r>
      <w:r w:rsidRPr="00E77497">
        <w:rPr>
          <w:i/>
        </w:rPr>
        <w:t>d</w:t>
      </w:r>
      <w:r w:rsidRPr="00E77497">
        <w:t xml:space="preserve"> = </w:t>
      </w:r>
      <w:r w:rsidRPr="00E77497">
        <w:rPr>
          <w:rFonts w:ascii="Courier New" w:hAnsi="Courier New"/>
          <w:b/>
        </w:rPr>
        <w:t>"0"</w:t>
      </w:r>
      <w:r w:rsidRPr="00E77497">
        <w:t>.</w:t>
      </w:r>
    </w:p>
    <w:p w14:paraId="432D5A0A" w14:textId="77777777" w:rsidR="004C02EF" w:rsidRPr="006B6D0A" w:rsidRDefault="004C02EF" w:rsidP="001F482D">
      <w:pPr>
        <w:pStyle w:val="Alg4"/>
        <w:numPr>
          <w:ilvl w:val="2"/>
          <w:numId w:val="242"/>
        </w:numPr>
      </w:pPr>
      <w:r w:rsidRPr="00E77497">
        <w:t xml:space="preserve">Else </w:t>
      </w:r>
      <w:r w:rsidRPr="00E77497">
        <w:rPr>
          <w:i/>
        </w:rPr>
        <w:t>e</w:t>
      </w:r>
      <w:r w:rsidRPr="00E77497">
        <w:t xml:space="preserve"> </w:t>
      </w:r>
      <w:r w:rsidRPr="006B6D0A">
        <w:sym w:font="Symbol" w:char="F0B9"/>
      </w:r>
      <w:r w:rsidRPr="006B6D0A">
        <w:t xml:space="preserve"> 0,</w:t>
      </w:r>
    </w:p>
    <w:p w14:paraId="3DE41A75" w14:textId="77777777" w:rsidR="004C02EF" w:rsidRPr="00546435" w:rsidRDefault="004C02EF" w:rsidP="001F482D">
      <w:pPr>
        <w:pStyle w:val="Alg4"/>
        <w:numPr>
          <w:ilvl w:val="3"/>
          <w:numId w:val="242"/>
        </w:numPr>
      </w:pPr>
      <w:r w:rsidRPr="006B6D0A">
        <w:t xml:space="preserve">If </w:t>
      </w:r>
      <w:r w:rsidRPr="00E65A34">
        <w:rPr>
          <w:i/>
        </w:rPr>
        <w:t>e</w:t>
      </w:r>
      <w:r w:rsidRPr="00546435">
        <w:t xml:space="preserve"> &gt; 0,  then </w:t>
      </w:r>
    </w:p>
    <w:p w14:paraId="72D7D8C3" w14:textId="77777777" w:rsidR="004C02EF" w:rsidRPr="00675B74" w:rsidRDefault="004C02EF" w:rsidP="001F482D">
      <w:pPr>
        <w:pStyle w:val="Alg4"/>
        <w:numPr>
          <w:ilvl w:val="4"/>
          <w:numId w:val="242"/>
        </w:numPr>
      </w:pPr>
      <w:r w:rsidRPr="00A67AF2">
        <w:t xml:space="preserve">Let </w:t>
      </w:r>
      <w:r w:rsidRPr="00A67AF2">
        <w:rPr>
          <w:i/>
        </w:rPr>
        <w:t>c</w:t>
      </w:r>
      <w:r w:rsidRPr="00A67AF2">
        <w:t xml:space="preserve"> = </w:t>
      </w:r>
      <w:r w:rsidRPr="00B820AB">
        <w:rPr>
          <w:rFonts w:ascii="Courier New" w:hAnsi="Courier New"/>
          <w:b/>
        </w:rPr>
        <w:t>"+"</w:t>
      </w:r>
      <w:r w:rsidRPr="00675B74">
        <w:t>.</w:t>
      </w:r>
    </w:p>
    <w:p w14:paraId="5DA39E02" w14:textId="77777777" w:rsidR="004C02EF" w:rsidRPr="00E77497" w:rsidRDefault="004C02EF" w:rsidP="001F482D">
      <w:pPr>
        <w:pStyle w:val="Alg4"/>
        <w:numPr>
          <w:ilvl w:val="3"/>
          <w:numId w:val="242"/>
        </w:numPr>
      </w:pPr>
      <w:r w:rsidRPr="00E77497">
        <w:t xml:space="preserve">Else </w:t>
      </w:r>
      <w:r w:rsidRPr="00E77497">
        <w:rPr>
          <w:i/>
        </w:rPr>
        <w:t>e</w:t>
      </w:r>
      <w:r w:rsidRPr="00E77497">
        <w:t xml:space="preserve"> &lt; 0,</w:t>
      </w:r>
    </w:p>
    <w:p w14:paraId="68F1A597" w14:textId="77777777" w:rsidR="004C02EF" w:rsidRPr="00E77497" w:rsidRDefault="004C02EF" w:rsidP="001F482D">
      <w:pPr>
        <w:pStyle w:val="Alg4"/>
        <w:numPr>
          <w:ilvl w:val="4"/>
          <w:numId w:val="242"/>
        </w:numPr>
      </w:pPr>
      <w:r w:rsidRPr="00E77497">
        <w:t xml:space="preserve">Let </w:t>
      </w:r>
      <w:r w:rsidRPr="00E77497">
        <w:rPr>
          <w:i/>
        </w:rPr>
        <w:t>c</w:t>
      </w:r>
      <w:r w:rsidRPr="00E77497">
        <w:t xml:space="preserve"> = </w:t>
      </w:r>
      <w:r w:rsidRPr="00E77497">
        <w:rPr>
          <w:rFonts w:ascii="Courier New" w:hAnsi="Courier New"/>
          <w:b/>
        </w:rPr>
        <w:t>"-"</w:t>
      </w:r>
      <w:r w:rsidRPr="00E77497">
        <w:t>.</w:t>
      </w:r>
    </w:p>
    <w:p w14:paraId="196A7D28" w14:textId="77777777" w:rsidR="004C02EF" w:rsidRPr="00E77497" w:rsidRDefault="004C02EF" w:rsidP="001F482D">
      <w:pPr>
        <w:pStyle w:val="Alg4"/>
        <w:numPr>
          <w:ilvl w:val="4"/>
          <w:numId w:val="242"/>
        </w:numPr>
      </w:pPr>
      <w:r w:rsidRPr="00E77497">
        <w:t xml:space="preserve">Let </w:t>
      </w:r>
      <w:r w:rsidRPr="00E77497">
        <w:rPr>
          <w:i/>
        </w:rPr>
        <w:t>e</w:t>
      </w:r>
      <w:r w:rsidRPr="00E77497">
        <w:t xml:space="preserve"> = –</w:t>
      </w:r>
      <w:r w:rsidRPr="00E77497">
        <w:rPr>
          <w:i/>
        </w:rPr>
        <w:t>e</w:t>
      </w:r>
      <w:r w:rsidRPr="00E77497">
        <w:t>.</w:t>
      </w:r>
    </w:p>
    <w:p w14:paraId="25501F34" w14:textId="77777777" w:rsidR="004C02EF" w:rsidRPr="00E77497" w:rsidRDefault="004C02EF" w:rsidP="001F482D">
      <w:pPr>
        <w:pStyle w:val="Alg4"/>
        <w:numPr>
          <w:ilvl w:val="3"/>
          <w:numId w:val="242"/>
        </w:numPr>
      </w:pPr>
      <w:r w:rsidRPr="00E77497">
        <w:t xml:space="preserve">Let </w:t>
      </w:r>
      <w:r w:rsidRPr="00E77497">
        <w:rPr>
          <w:i/>
        </w:rPr>
        <w:t>d</w:t>
      </w:r>
      <w:r w:rsidRPr="00E77497">
        <w:t xml:space="preserve"> be the String consisting of the digits of the decimal representation of </w:t>
      </w:r>
      <w:r w:rsidRPr="00E77497">
        <w:rPr>
          <w:i/>
        </w:rPr>
        <w:t>e</w:t>
      </w:r>
      <w:r w:rsidRPr="00E77497">
        <w:t xml:space="preserve"> (in order, with no leading zeroes).</w:t>
      </w:r>
    </w:p>
    <w:p w14:paraId="0DC9E629" w14:textId="77777777" w:rsidR="004C02EF" w:rsidRPr="00E77497" w:rsidRDefault="004C02EF" w:rsidP="001F482D">
      <w:pPr>
        <w:pStyle w:val="Alg4"/>
        <w:numPr>
          <w:ilvl w:val="2"/>
          <w:numId w:val="242"/>
        </w:numPr>
      </w:pPr>
      <w:r w:rsidRPr="00E77497">
        <w:t xml:space="preserve">Let </w:t>
      </w:r>
      <w:r w:rsidRPr="00E77497">
        <w:rPr>
          <w:i/>
        </w:rPr>
        <w:t>m</w:t>
      </w:r>
      <w:r w:rsidRPr="00E77497">
        <w:t xml:space="preserve"> be the concatenation of the five Strings </w:t>
      </w:r>
      <w:r w:rsidRPr="00E77497">
        <w:rPr>
          <w:i/>
        </w:rPr>
        <w:t>s</w:t>
      </w:r>
      <w:r w:rsidRPr="00E77497">
        <w:t xml:space="preserve">, </w:t>
      </w:r>
      <w:r w:rsidRPr="00E77497">
        <w:rPr>
          <w:i/>
        </w:rPr>
        <w:t>m</w:t>
      </w:r>
      <w:r w:rsidRPr="00E77497">
        <w:t xml:space="preserve">, </w:t>
      </w:r>
      <w:r w:rsidRPr="00E77497">
        <w:rPr>
          <w:rFonts w:ascii="Courier New" w:hAnsi="Courier New"/>
          <w:b/>
        </w:rPr>
        <w:t>"e"</w:t>
      </w:r>
      <w:r w:rsidRPr="00E77497">
        <w:t xml:space="preserve">, </w:t>
      </w:r>
      <w:r w:rsidRPr="00E77497">
        <w:rPr>
          <w:i/>
        </w:rPr>
        <w:t>c</w:t>
      </w:r>
      <w:r w:rsidRPr="00E77497">
        <w:t xml:space="preserve">, and </w:t>
      </w:r>
      <w:r w:rsidRPr="00E77497">
        <w:rPr>
          <w:i/>
        </w:rPr>
        <w:t>d</w:t>
      </w:r>
      <w:r w:rsidRPr="00E77497">
        <w:t>.</w:t>
      </w:r>
    </w:p>
    <w:p w14:paraId="158F6553" w14:textId="77777777" w:rsidR="004C02EF" w:rsidRPr="00E77497" w:rsidRDefault="004C02EF" w:rsidP="001F482D">
      <w:pPr>
        <w:pStyle w:val="Alg4"/>
        <w:numPr>
          <w:ilvl w:val="0"/>
          <w:numId w:val="242"/>
        </w:numPr>
      </w:pPr>
      <w:r w:rsidRPr="00E77497">
        <w:t xml:space="preserve">If </w:t>
      </w:r>
      <w:r w:rsidRPr="00E77497">
        <w:rPr>
          <w:i/>
        </w:rPr>
        <w:t>e</w:t>
      </w:r>
      <w:r w:rsidRPr="00E77497">
        <w:t xml:space="preserve"> = </w:t>
      </w:r>
      <w:r w:rsidRPr="00E77497">
        <w:rPr>
          <w:i/>
        </w:rPr>
        <w:t>p</w:t>
      </w:r>
      <w:r w:rsidRPr="00E77497">
        <w:t xml:space="preserve">–1, then return the concatenation of the Strings </w:t>
      </w:r>
      <w:r w:rsidRPr="00E77497">
        <w:rPr>
          <w:i/>
        </w:rPr>
        <w:t>s</w:t>
      </w:r>
      <w:r w:rsidRPr="00E77497">
        <w:t xml:space="preserve"> and </w:t>
      </w:r>
      <w:r w:rsidRPr="00E77497">
        <w:rPr>
          <w:i/>
        </w:rPr>
        <w:t>m</w:t>
      </w:r>
      <w:r w:rsidRPr="00E77497">
        <w:t>.</w:t>
      </w:r>
    </w:p>
    <w:p w14:paraId="392EDDFF" w14:textId="77777777" w:rsidR="004C02EF" w:rsidRPr="006B6D0A" w:rsidRDefault="004C02EF" w:rsidP="001F482D">
      <w:pPr>
        <w:pStyle w:val="Alg4"/>
        <w:numPr>
          <w:ilvl w:val="0"/>
          <w:numId w:val="242"/>
        </w:numPr>
      </w:pPr>
      <w:r w:rsidRPr="00E77497">
        <w:t xml:space="preserve">If </w:t>
      </w:r>
      <w:r w:rsidRPr="00E77497">
        <w:rPr>
          <w:i/>
        </w:rPr>
        <w:t>e</w:t>
      </w:r>
      <w:r w:rsidRPr="00E77497">
        <w:t xml:space="preserve"> </w:t>
      </w:r>
      <w:r w:rsidRPr="006B6D0A">
        <w:sym w:font="Symbol" w:char="F0B3"/>
      </w:r>
      <w:r w:rsidRPr="006B6D0A">
        <w:t xml:space="preserve"> 0, then</w:t>
      </w:r>
    </w:p>
    <w:p w14:paraId="560745FE" w14:textId="77777777" w:rsidR="004C02EF" w:rsidRPr="00E77497" w:rsidRDefault="004C02EF" w:rsidP="001F482D">
      <w:pPr>
        <w:pStyle w:val="Alg4"/>
        <w:numPr>
          <w:ilvl w:val="1"/>
          <w:numId w:val="242"/>
        </w:numPr>
      </w:pPr>
      <w:r w:rsidRPr="006B6D0A">
        <w:t xml:space="preserve">Let </w:t>
      </w:r>
      <w:r w:rsidRPr="00E65A34">
        <w:rPr>
          <w:i/>
        </w:rPr>
        <w:t>m</w:t>
      </w:r>
      <w:r w:rsidRPr="00546435">
        <w:t xml:space="preserve"> be the concatenation of the first </w:t>
      </w:r>
      <w:r w:rsidRPr="00A67AF2">
        <w:rPr>
          <w:i/>
        </w:rPr>
        <w:t>e</w:t>
      </w:r>
      <w:r w:rsidRPr="00A67AF2">
        <w:t xml:space="preserve">+1 </w:t>
      </w:r>
      <w:del w:id="31756" w:author="Rev 9 Allen Wirfs-Brock" w:date="2012-07-07T13:23:00Z">
        <w:r w:rsidRPr="00A67AF2" w:rsidDel="00EE36C4">
          <w:delText xml:space="preserve">characters </w:delText>
        </w:r>
      </w:del>
      <w:ins w:id="31757" w:author="Rev 9 Allen Wirfs-Brock" w:date="2012-07-07T13:23:00Z">
        <w:r w:rsidR="00EE36C4">
          <w:t>element</w:t>
        </w:r>
        <w:del w:id="31758" w:author="Rev 10 Allen Wirfs-Brock" w:date="2012-08-30T13:27:00Z">
          <w:r w:rsidR="00EE36C4" w:rsidDel="001E43E0">
            <w:delText>s</w:delText>
          </w:r>
        </w:del>
        <w:r w:rsidR="00EE36C4" w:rsidRPr="00A67AF2">
          <w:t xml:space="preserve">s </w:t>
        </w:r>
      </w:ins>
      <w:r w:rsidRPr="00A67AF2">
        <w:t xml:space="preserve">of </w:t>
      </w:r>
      <w:r w:rsidRPr="00A67AF2">
        <w:rPr>
          <w:i/>
        </w:rPr>
        <w:t>m</w:t>
      </w:r>
      <w:r w:rsidRPr="00B820AB">
        <w:t>, the</w:t>
      </w:r>
      <w:ins w:id="31759" w:author="Rev 9 Allen Wirfs-Brock" w:date="2012-07-07T13:23:00Z">
        <w:r w:rsidR="00EE36C4">
          <w:t xml:space="preserve"> code unit 0x002E (Unicode </w:t>
        </w:r>
      </w:ins>
      <w:r w:rsidRPr="00B820AB">
        <w:t xml:space="preserve"> character ‘</w:t>
      </w:r>
      <w:r w:rsidRPr="00675B74">
        <w:rPr>
          <w:rFonts w:ascii="Courier New" w:hAnsi="Courier New"/>
        </w:rPr>
        <w:t>.</w:t>
      </w:r>
      <w:r w:rsidRPr="00E77497">
        <w:t>’</w:t>
      </w:r>
      <w:ins w:id="31760" w:author="Rev 9 Allen Wirfs-Brock" w:date="2012-07-07T13:24:00Z">
        <w:r w:rsidR="00EE36C4">
          <w:t>)</w:t>
        </w:r>
      </w:ins>
      <w:r w:rsidRPr="00E77497">
        <w:t xml:space="preserve">, and the remaining </w:t>
      </w:r>
      <w:r w:rsidRPr="00E77497">
        <w:rPr>
          <w:i/>
        </w:rPr>
        <w:t>p</w:t>
      </w:r>
      <w:r w:rsidRPr="00E77497">
        <w:t>– (</w:t>
      </w:r>
      <w:r w:rsidRPr="00E77497">
        <w:rPr>
          <w:i/>
        </w:rPr>
        <w:t>e</w:t>
      </w:r>
      <w:r w:rsidRPr="00E77497">
        <w:t xml:space="preserve">+1) </w:t>
      </w:r>
      <w:del w:id="31761" w:author="Rev 9 Allen Wirfs-Brock" w:date="2012-07-07T13:24:00Z">
        <w:r w:rsidRPr="00E77497" w:rsidDel="00EE36C4">
          <w:delText xml:space="preserve">characters </w:delText>
        </w:r>
      </w:del>
      <w:ins w:id="31762" w:author="Rev 9 Allen Wirfs-Brock" w:date="2012-07-07T13:24:00Z">
        <w:r w:rsidR="00EE36C4">
          <w:t>elements</w:t>
        </w:r>
        <w:r w:rsidR="00EE36C4" w:rsidRPr="00E77497">
          <w:t xml:space="preserve"> </w:t>
        </w:r>
      </w:ins>
      <w:r w:rsidRPr="00E77497">
        <w:t xml:space="preserve">of </w:t>
      </w:r>
      <w:r w:rsidRPr="00E77497">
        <w:rPr>
          <w:i/>
        </w:rPr>
        <w:t>m</w:t>
      </w:r>
      <w:r w:rsidRPr="00E77497">
        <w:t>.</w:t>
      </w:r>
    </w:p>
    <w:p w14:paraId="7015109D" w14:textId="77777777" w:rsidR="004C02EF" w:rsidRPr="00E77497" w:rsidRDefault="004C02EF" w:rsidP="001F482D">
      <w:pPr>
        <w:pStyle w:val="Alg4"/>
        <w:numPr>
          <w:ilvl w:val="0"/>
          <w:numId w:val="242"/>
        </w:numPr>
      </w:pPr>
      <w:r w:rsidRPr="00E77497">
        <w:t xml:space="preserve">Else </w:t>
      </w:r>
      <w:r w:rsidRPr="00E77497">
        <w:rPr>
          <w:i/>
        </w:rPr>
        <w:t>e</w:t>
      </w:r>
      <w:r w:rsidRPr="00E77497">
        <w:t xml:space="preserve"> &lt; 0,</w:t>
      </w:r>
    </w:p>
    <w:p w14:paraId="732B5416" w14:textId="77777777" w:rsidR="004C02EF" w:rsidRPr="00E77497" w:rsidRDefault="004C02EF" w:rsidP="001F482D">
      <w:pPr>
        <w:pStyle w:val="Alg4"/>
        <w:numPr>
          <w:ilvl w:val="1"/>
          <w:numId w:val="242"/>
        </w:numPr>
      </w:pPr>
      <w:r w:rsidRPr="00E77497">
        <w:t xml:space="preserve">Let </w:t>
      </w:r>
      <w:r w:rsidRPr="00E77497">
        <w:rPr>
          <w:i/>
        </w:rPr>
        <w:t>m</w:t>
      </w:r>
      <w:r w:rsidRPr="00E77497">
        <w:t xml:space="preserve"> be the concatenation of the String </w:t>
      </w:r>
      <w:r w:rsidRPr="00E77497">
        <w:rPr>
          <w:rFonts w:ascii="Courier New" w:hAnsi="Courier New"/>
          <w:b/>
        </w:rPr>
        <w:t>"0."</w:t>
      </w:r>
      <w:r w:rsidRPr="00E77497">
        <w:t>, –(</w:t>
      </w:r>
      <w:r w:rsidRPr="00E77497">
        <w:rPr>
          <w:i/>
        </w:rPr>
        <w:t>e</w:t>
      </w:r>
      <w:r w:rsidRPr="00E77497">
        <w:t xml:space="preserve">+1) occurrences of </w:t>
      </w:r>
      <w:ins w:id="31763" w:author="Rev 9 Allen Wirfs-Brock" w:date="2012-07-07T13:24:00Z">
        <w:r w:rsidR="00EE36C4">
          <w:t>code unit 0</w:t>
        </w:r>
        <w:del w:id="31764" w:author="Rev 10 Allen Wirfs-Brock" w:date="2012-08-13T15:48:00Z">
          <w:r w:rsidR="00EE36C4" w:rsidDel="0003414D">
            <w:delText>c</w:delText>
          </w:r>
        </w:del>
      </w:ins>
      <w:ins w:id="31765" w:author="Rev 10 Allen Wirfs-Brock" w:date="2012-08-13T15:48:00Z">
        <w:r w:rsidR="0003414D">
          <w:t>x</w:t>
        </w:r>
      </w:ins>
      <w:ins w:id="31766" w:author="Rev 9 Allen Wirfs-Brock" w:date="2012-07-07T13:24:00Z">
        <w:r w:rsidR="00EE36C4">
          <w:t>0030 (</w:t>
        </w:r>
      </w:ins>
      <w:r w:rsidRPr="00E77497">
        <w:t xml:space="preserve">the </w:t>
      </w:r>
      <w:ins w:id="31767" w:author="Rev 9 Allen Wirfs-Brock" w:date="2012-07-07T13:25:00Z">
        <w:r w:rsidR="00EE36C4">
          <w:t xml:space="preserve">Unicode </w:t>
        </w:r>
      </w:ins>
      <w:r w:rsidRPr="00E77497">
        <w:t>character ‘</w:t>
      </w:r>
      <w:r w:rsidRPr="00E77497">
        <w:rPr>
          <w:rFonts w:ascii="Courier New" w:hAnsi="Courier New"/>
          <w:b/>
        </w:rPr>
        <w:t>0</w:t>
      </w:r>
      <w:r w:rsidRPr="00E77497">
        <w:t>’</w:t>
      </w:r>
      <w:ins w:id="31768" w:author="Rev 9 Allen Wirfs-Brock" w:date="2012-07-07T13:25:00Z">
        <w:r w:rsidR="00EE36C4">
          <w:t>)</w:t>
        </w:r>
      </w:ins>
      <w:r w:rsidRPr="00E77497">
        <w:t xml:space="preserve">, and the String </w:t>
      </w:r>
      <w:r w:rsidRPr="00E77497">
        <w:rPr>
          <w:i/>
        </w:rPr>
        <w:t>m</w:t>
      </w:r>
      <w:r w:rsidRPr="00E77497">
        <w:t>.</w:t>
      </w:r>
    </w:p>
    <w:p w14:paraId="6045D656" w14:textId="77777777" w:rsidR="004C02EF" w:rsidRPr="00E77497" w:rsidRDefault="004C02EF" w:rsidP="001F482D">
      <w:pPr>
        <w:pStyle w:val="Alg4"/>
        <w:numPr>
          <w:ilvl w:val="0"/>
          <w:numId w:val="242"/>
        </w:numPr>
        <w:spacing w:after="120"/>
      </w:pPr>
      <w:r w:rsidRPr="00E77497">
        <w:t xml:space="preserve">Return the concatenation of the Strings </w:t>
      </w:r>
      <w:r w:rsidRPr="00E77497">
        <w:rPr>
          <w:i/>
        </w:rPr>
        <w:t>s</w:t>
      </w:r>
      <w:r w:rsidRPr="00E77497">
        <w:t xml:space="preserve"> and </w:t>
      </w:r>
      <w:r w:rsidRPr="00E77497">
        <w:rPr>
          <w:i/>
        </w:rPr>
        <w:t>m</w:t>
      </w:r>
      <w:r w:rsidRPr="00E77497">
        <w:t>.</w:t>
      </w:r>
    </w:p>
    <w:p w14:paraId="723C954E"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toPrecision</w:t>
      </w:r>
      <w:r w:rsidRPr="00E77497">
        <w:t xml:space="preserve"> method is </w:t>
      </w:r>
      <w:r w:rsidRPr="00E77497">
        <w:rPr>
          <w:b/>
        </w:rPr>
        <w:t>1</w:t>
      </w:r>
      <w:r w:rsidRPr="00E77497">
        <w:t>.</w:t>
      </w:r>
    </w:p>
    <w:p w14:paraId="1938B90A" w14:textId="77777777" w:rsidR="004C02EF" w:rsidRPr="00E77497" w:rsidRDefault="004C02EF" w:rsidP="004C02EF">
      <w:r w:rsidRPr="00E77497">
        <w:t xml:space="preserve">If the </w:t>
      </w:r>
      <w:r w:rsidRPr="00E77497">
        <w:rPr>
          <w:rFonts w:ascii="Courier New" w:hAnsi="Courier New"/>
          <w:b/>
        </w:rPr>
        <w:t>toPrecision</w:t>
      </w:r>
      <w:r w:rsidRPr="00E77497">
        <w:t xml:space="preserve"> method is called with more than one argument, then the behaviour is undefined (see clause 15).</w:t>
      </w:r>
    </w:p>
    <w:p w14:paraId="301F7718" w14:textId="77777777" w:rsidR="004C02EF" w:rsidRPr="00E77497" w:rsidRDefault="004C02EF" w:rsidP="004C02EF">
      <w:r w:rsidRPr="00E77497">
        <w:t xml:space="preserve">An implementation is permitted to extend the behaviour of </w:t>
      </w:r>
      <w:r w:rsidRPr="00E77497">
        <w:rPr>
          <w:rFonts w:ascii="Courier New" w:hAnsi="Courier New"/>
          <w:b/>
        </w:rPr>
        <w:t>toPrecision</w:t>
      </w:r>
      <w:r w:rsidRPr="00E77497">
        <w:t xml:space="preserve"> for values of </w:t>
      </w:r>
      <w:r w:rsidRPr="00E77497">
        <w:rPr>
          <w:rFonts w:ascii="Times New Roman" w:hAnsi="Times New Roman"/>
          <w:i/>
        </w:rPr>
        <w:t>precision</w:t>
      </w:r>
      <w:r w:rsidRPr="00E77497">
        <w:t xml:space="preserve"> less than 1 or greater than 21. In this case </w:t>
      </w:r>
      <w:r w:rsidRPr="00E77497">
        <w:rPr>
          <w:rFonts w:ascii="Courier New" w:hAnsi="Courier New"/>
          <w:b/>
        </w:rPr>
        <w:t>toPrecision</w:t>
      </w:r>
      <w:r w:rsidRPr="00E77497">
        <w:t xml:space="preserve"> would not necessarily throw </w:t>
      </w:r>
      <w:r w:rsidRPr="00E77497">
        <w:rPr>
          <w:b/>
        </w:rPr>
        <w:t>RangeError</w:t>
      </w:r>
      <w:r w:rsidRPr="00E77497">
        <w:t xml:space="preserve"> for such values.</w:t>
      </w:r>
    </w:p>
    <w:p w14:paraId="4228B1FB" w14:textId="77777777" w:rsidR="007B6CF2" w:rsidRPr="00640BCB" w:rsidRDefault="007B6CF2" w:rsidP="007B6CF2">
      <w:pPr>
        <w:keepNext/>
        <w:tabs>
          <w:tab w:val="left" w:pos="709"/>
          <w:tab w:val="left" w:pos="940"/>
          <w:tab w:val="left" w:pos="1140"/>
          <w:tab w:val="left" w:pos="1360"/>
        </w:tabs>
        <w:suppressAutoHyphens/>
        <w:spacing w:before="120" w:line="230" w:lineRule="exact"/>
        <w:jc w:val="left"/>
        <w:outlineLvl w:val="3"/>
        <w:rPr>
          <w:ins w:id="31769" w:author="Rev 7 Allen Wirfs-Brock" w:date="2012-05-03T08:46:00Z"/>
          <w:rFonts w:cs="Arial"/>
          <w:b/>
        </w:rPr>
      </w:pPr>
      <w:bookmarkStart w:id="31770" w:name="_Ref457704457"/>
      <w:bookmarkStart w:id="31771" w:name="_Toc472818943"/>
      <w:bookmarkStart w:id="31772" w:name="_Toc235503521"/>
      <w:bookmarkStart w:id="31773" w:name="_Toc241509296"/>
      <w:bookmarkStart w:id="31774" w:name="_Toc244416783"/>
      <w:bookmarkStart w:id="31775" w:name="_Toc276631147"/>
      <w:ins w:id="31776" w:author="Rev 7 Allen Wirfs-Brock" w:date="2012-05-03T08:46:00Z">
        <w:r w:rsidRPr="00640BCB">
          <w:rPr>
            <w:rFonts w:cs="Arial"/>
            <w:b/>
          </w:rPr>
          <w:t>15.7.</w:t>
        </w:r>
        <w:del w:id="31777" w:author="Rev 10 Allen Wirfs-Brock" w:date="2012-08-13T19:21:00Z">
          <w:r w:rsidRPr="00640BCB" w:rsidDel="00C700A2">
            <w:rPr>
              <w:rFonts w:cs="Arial"/>
              <w:b/>
            </w:rPr>
            <w:delText>3</w:delText>
          </w:r>
        </w:del>
      </w:ins>
      <w:ins w:id="31778" w:author="Rev 10 Allen Wirfs-Brock" w:date="2012-08-13T19:21:00Z">
        <w:r w:rsidR="00C700A2">
          <w:rPr>
            <w:rFonts w:cs="Arial"/>
            <w:b/>
          </w:rPr>
          <w:t>4</w:t>
        </w:r>
      </w:ins>
      <w:ins w:id="31779" w:author="Rev 7 Allen Wirfs-Brock" w:date="2012-05-03T08:46:00Z">
        <w:r w:rsidRPr="00640BCB">
          <w:rPr>
            <w:rFonts w:cs="Arial"/>
            <w:b/>
          </w:rPr>
          <w:t>.</w:t>
        </w:r>
        <w:del w:id="31780" w:author="Rev 10 Allen Wirfs-Brock" w:date="2012-08-13T19:21:00Z">
          <w:r w:rsidRPr="00640BCB" w:rsidDel="00C700A2">
            <w:rPr>
              <w:rFonts w:cs="Arial"/>
              <w:b/>
            </w:rPr>
            <w:delText>1</w:delText>
          </w:r>
          <w:r w:rsidDel="00C700A2">
            <w:rPr>
              <w:rFonts w:cs="Arial"/>
              <w:b/>
            </w:rPr>
            <w:delText>4</w:delText>
          </w:r>
        </w:del>
      </w:ins>
      <w:ins w:id="31781" w:author="Rev 10 Allen Wirfs-Brock" w:date="2012-08-13T19:21:00Z">
        <w:r w:rsidR="00C700A2">
          <w:rPr>
            <w:rFonts w:cs="Arial"/>
            <w:b/>
          </w:rPr>
          <w:t>8</w:t>
        </w:r>
      </w:ins>
      <w:ins w:id="31782" w:author="Rev 7 Allen Wirfs-Brock" w:date="2012-05-03T08:46:00Z">
        <w:r w:rsidRPr="00640BCB">
          <w:rPr>
            <w:rFonts w:cs="Arial"/>
            <w:b/>
          </w:rPr>
          <w:tab/>
          <w:t>Number.</w:t>
        </w:r>
        <w:r>
          <w:rPr>
            <w:rFonts w:cs="Arial"/>
            <w:b/>
          </w:rPr>
          <w:t>prototype.</w:t>
        </w:r>
        <w:commentRangeStart w:id="31783"/>
        <w:r>
          <w:rPr>
            <w:rFonts w:cs="Arial"/>
            <w:b/>
          </w:rPr>
          <w:t>clz</w:t>
        </w:r>
        <w:r w:rsidRPr="00640BCB">
          <w:rPr>
            <w:rFonts w:cs="Arial"/>
            <w:b/>
          </w:rPr>
          <w:t xml:space="preserve"> </w:t>
        </w:r>
        <w:commentRangeEnd w:id="31783"/>
        <w:r>
          <w:rPr>
            <w:rStyle w:val="af3"/>
          </w:rPr>
          <w:commentReference w:id="31783"/>
        </w:r>
        <w:r w:rsidRPr="00640BCB">
          <w:rPr>
            <w:rFonts w:cs="Arial"/>
            <w:b/>
          </w:rPr>
          <w:t>()</w:t>
        </w:r>
      </w:ins>
    </w:p>
    <w:p w14:paraId="2E40B0FE" w14:textId="77777777" w:rsidR="007B6CF2" w:rsidRPr="00E77497" w:rsidRDefault="007B6CF2" w:rsidP="007B6CF2">
      <w:pPr>
        <w:rPr>
          <w:ins w:id="31784" w:author="Rev 7 Allen Wirfs-Brock" w:date="2012-05-03T08:46:00Z"/>
        </w:rPr>
      </w:pPr>
      <w:ins w:id="31785" w:author="Rev 7 Allen Wirfs-Brock" w:date="2012-05-03T08:46:00Z">
        <w:r w:rsidRPr="00E77497">
          <w:t xml:space="preserve">When the </w:t>
        </w:r>
        <w:r>
          <w:rPr>
            <w:rFonts w:ascii="Courier New" w:hAnsi="Courier New"/>
            <w:b/>
          </w:rPr>
          <w:t>Number.</w:t>
        </w:r>
      </w:ins>
      <w:ins w:id="31786" w:author="Rev 7 Allen Wirfs-Brock" w:date="2012-05-03T08:49:00Z">
        <w:r>
          <w:rPr>
            <w:rFonts w:ascii="Courier New" w:hAnsi="Courier New"/>
            <w:b/>
          </w:rPr>
          <w:t>prototype.</w:t>
        </w:r>
      </w:ins>
      <w:ins w:id="31787" w:author="Rev 7 Allen Wirfs-Brock" w:date="2012-05-03T08:46:00Z">
        <w:r>
          <w:rPr>
            <w:rFonts w:ascii="Courier New" w:hAnsi="Courier New"/>
            <w:b/>
          </w:rPr>
          <w:t>clz</w:t>
        </w:r>
        <w:r w:rsidRPr="00E77497">
          <w:t xml:space="preserve"> is called with one argument </w:t>
        </w:r>
        <w:r>
          <w:rPr>
            <w:rFonts w:ascii="Times New Roman" w:hAnsi="Times New Roman"/>
            <w:i/>
          </w:rPr>
          <w:t>number</w:t>
        </w:r>
        <w:r w:rsidRPr="00E77497">
          <w:t>, the following steps are taken:</w:t>
        </w:r>
      </w:ins>
    </w:p>
    <w:p w14:paraId="02D2CCB4" w14:textId="77777777" w:rsidR="007B6CF2" w:rsidRPr="00E77497" w:rsidRDefault="007B6CF2" w:rsidP="007B6CF2">
      <w:pPr>
        <w:pStyle w:val="Alg4"/>
        <w:numPr>
          <w:ilvl w:val="0"/>
          <w:numId w:val="807"/>
        </w:numPr>
        <w:rPr>
          <w:ins w:id="31788" w:author="Rev 7 Allen Wirfs-Brock" w:date="2012-05-03T08:51:00Z"/>
        </w:rPr>
      </w:pPr>
      <w:ins w:id="31789" w:author="Rev 7 Allen Wirfs-Brock" w:date="2012-05-03T08:51:00Z">
        <w:r w:rsidRPr="00E77497">
          <w:t xml:space="preserve">Let </w:t>
        </w:r>
        <w:r w:rsidRPr="00E77497">
          <w:rPr>
            <w:i/>
          </w:rPr>
          <w:t>x</w:t>
        </w:r>
        <w:r w:rsidRPr="00E77497">
          <w:t xml:space="preserve"> be this Number value.</w:t>
        </w:r>
      </w:ins>
    </w:p>
    <w:p w14:paraId="6C03D35B" w14:textId="77777777" w:rsidR="007B6CF2" w:rsidRPr="00E77497" w:rsidRDefault="007B6CF2" w:rsidP="007B6CF2">
      <w:pPr>
        <w:pStyle w:val="Alg4"/>
        <w:numPr>
          <w:ilvl w:val="0"/>
          <w:numId w:val="807"/>
        </w:numPr>
        <w:rPr>
          <w:ins w:id="31790" w:author="Rev 7 Allen Wirfs-Brock" w:date="2012-05-03T08:51:00Z"/>
        </w:rPr>
      </w:pPr>
      <w:ins w:id="31791" w:author="Rev 7 Allen Wirfs-Brock" w:date="2012-05-03T08:51:00Z">
        <w:r w:rsidRPr="00E77497">
          <w:t xml:space="preserve">Let </w:t>
        </w:r>
      </w:ins>
      <w:ins w:id="31792" w:author="Rev 7 Allen Wirfs-Brock" w:date="2012-05-03T08:52:00Z">
        <w:r>
          <w:rPr>
            <w:i/>
          </w:rPr>
          <w:t>n</w:t>
        </w:r>
      </w:ins>
      <w:ins w:id="31793" w:author="Rev 7 Allen Wirfs-Brock" w:date="2012-05-03T08:51:00Z">
        <w:r w:rsidRPr="00E77497">
          <w:t xml:space="preserve"> be To</w:t>
        </w:r>
        <w:commentRangeStart w:id="31794"/>
        <w:r>
          <w:t>U</w:t>
        </w:r>
      </w:ins>
      <w:commentRangeEnd w:id="31794"/>
      <w:ins w:id="31795" w:author="Rev 7 Allen Wirfs-Brock" w:date="2012-05-03T09:04:00Z">
        <w:r w:rsidR="003B0DD5">
          <w:rPr>
            <w:rStyle w:val="af3"/>
            <w:rFonts w:ascii="Arial" w:eastAsia="MS Mincho" w:hAnsi="Arial"/>
            <w:spacing w:val="0"/>
            <w:lang w:eastAsia="ja-JP"/>
          </w:rPr>
          <w:commentReference w:id="31794"/>
        </w:r>
      </w:ins>
      <w:ins w:id="31796" w:author="Rev 7 Allen Wirfs-Brock" w:date="2012-05-03T08:51:00Z">
        <w:r>
          <w:t>int32</w:t>
        </w:r>
        <w:r w:rsidRPr="00E77497">
          <w:t>(</w:t>
        </w:r>
      </w:ins>
      <w:ins w:id="31797" w:author="Rev 7 Allen Wirfs-Brock" w:date="2012-05-03T08:52:00Z">
        <w:r>
          <w:rPr>
            <w:i/>
          </w:rPr>
          <w:t>x</w:t>
        </w:r>
      </w:ins>
      <w:ins w:id="31798" w:author="Rev 7 Allen Wirfs-Brock" w:date="2012-05-03T08:51:00Z">
        <w:r w:rsidRPr="00E77497">
          <w:t>).</w:t>
        </w:r>
      </w:ins>
    </w:p>
    <w:p w14:paraId="69D02C37" w14:textId="77777777" w:rsidR="003B0DD5" w:rsidRDefault="003B0DD5" w:rsidP="003B0DD5">
      <w:pPr>
        <w:pStyle w:val="Alg4"/>
        <w:numPr>
          <w:ilvl w:val="0"/>
          <w:numId w:val="807"/>
        </w:numPr>
        <w:rPr>
          <w:ins w:id="31799" w:author="Rev 7 Allen Wirfs-Brock" w:date="2012-05-03T08:56:00Z"/>
        </w:rPr>
      </w:pPr>
      <w:ins w:id="31800" w:author="Rev 7 Allen Wirfs-Brock" w:date="2012-05-03T08:56:00Z">
        <w:r>
          <w:t>ReturnIfAbrupt(</w:t>
        </w:r>
        <w:r>
          <w:rPr>
            <w:i/>
          </w:rPr>
          <w:t>n</w:t>
        </w:r>
        <w:r>
          <w:t>).</w:t>
        </w:r>
      </w:ins>
    </w:p>
    <w:p w14:paraId="723D28F2" w14:textId="77777777" w:rsidR="007B6CF2" w:rsidRPr="00E77497" w:rsidRDefault="003B0DD5" w:rsidP="007B6CF2">
      <w:pPr>
        <w:pStyle w:val="Alg4"/>
        <w:numPr>
          <w:ilvl w:val="0"/>
          <w:numId w:val="807"/>
        </w:numPr>
        <w:rPr>
          <w:ins w:id="31801" w:author="Rev 7 Allen Wirfs-Brock" w:date="2012-05-03T08:51:00Z"/>
        </w:rPr>
      </w:pPr>
      <w:ins w:id="31802" w:author="Rev 7 Allen Wirfs-Brock" w:date="2012-05-03T09:02:00Z">
        <w:r>
          <w:t xml:space="preserve">Let </w:t>
        </w:r>
        <w:r w:rsidRPr="00E81152">
          <w:rPr>
            <w:i/>
          </w:rPr>
          <w:t>p</w:t>
        </w:r>
        <w:r>
          <w:t xml:space="preserve"> be the </w:t>
        </w:r>
      </w:ins>
      <w:ins w:id="31803" w:author="Rev 7 Allen Wirfs-Brock" w:date="2012-05-03T15:36:00Z">
        <w:r w:rsidR="00E81152">
          <w:t xml:space="preserve">number of leading zero bits in the 32-bit binary representation of </w:t>
        </w:r>
        <w:r w:rsidR="00E81152" w:rsidRPr="00E81152">
          <w:rPr>
            <w:i/>
          </w:rPr>
          <w:t>n</w:t>
        </w:r>
        <w:r w:rsidR="00E81152">
          <w:t>.</w:t>
        </w:r>
      </w:ins>
    </w:p>
    <w:p w14:paraId="2F58CC7E" w14:textId="77777777" w:rsidR="007B6CF2" w:rsidRPr="001A0D83" w:rsidRDefault="003B0DD5" w:rsidP="00E81152">
      <w:pPr>
        <w:numPr>
          <w:ilvl w:val="0"/>
          <w:numId w:val="807"/>
        </w:numPr>
        <w:spacing w:after="220" w:line="240" w:lineRule="auto"/>
        <w:jc w:val="left"/>
        <w:rPr>
          <w:ins w:id="31804" w:author="Rev 7 Allen Wirfs-Brock" w:date="2012-05-03T08:46:00Z"/>
          <w:rFonts w:ascii="Times New Roman" w:eastAsia="Times New Roman" w:hAnsi="Times New Roman"/>
          <w:spacing w:val="6"/>
          <w:lang w:eastAsia="en-US"/>
        </w:rPr>
      </w:pPr>
      <w:ins w:id="31805" w:author="Rev 7 Allen Wirfs-Brock" w:date="2012-05-03T09:03:00Z">
        <w:r>
          <w:rPr>
            <w:rFonts w:ascii="Times New Roman" w:eastAsia="Times New Roman" w:hAnsi="Times New Roman"/>
            <w:spacing w:val="6"/>
            <w:lang w:eastAsia="en-US"/>
          </w:rPr>
          <w:t xml:space="preserve">Return </w:t>
        </w:r>
        <w:r w:rsidRPr="003B0DD5">
          <w:rPr>
            <w:rFonts w:ascii="Times New Roman" w:eastAsia="Times New Roman" w:hAnsi="Times New Roman"/>
            <w:i/>
            <w:spacing w:val="6"/>
            <w:lang w:eastAsia="en-US"/>
          </w:rPr>
          <w:t>p</w:t>
        </w:r>
        <w:r>
          <w:rPr>
            <w:rFonts w:ascii="Times New Roman" w:eastAsia="Times New Roman" w:hAnsi="Times New Roman"/>
            <w:spacing w:val="6"/>
            <w:lang w:eastAsia="en-US"/>
          </w:rPr>
          <w:t>.</w:t>
        </w:r>
      </w:ins>
    </w:p>
    <w:p w14:paraId="7CA9CBEC" w14:textId="77777777" w:rsidR="00E81152" w:rsidRPr="00640BCB" w:rsidRDefault="00E81152" w:rsidP="00E81152">
      <w:pPr>
        <w:pStyle w:val="Note"/>
        <w:rPr>
          <w:ins w:id="31806" w:author="Rev 7 Allen Wirfs-Brock" w:date="2012-05-03T08:46:00Z"/>
        </w:rPr>
      </w:pPr>
      <w:ins w:id="31807" w:author="Rev 7 Allen Wirfs-Brock" w:date="2012-05-03T15:37:00Z">
        <w:r>
          <w:t xml:space="preserve">NOTE If </w:t>
        </w:r>
        <w:r w:rsidRPr="00E81152">
          <w:rPr>
            <w:rFonts w:ascii="Times New Roman" w:hAnsi="Times New Roman"/>
            <w:i/>
          </w:rPr>
          <w:t>n</w:t>
        </w:r>
        <w:r>
          <w:t xml:space="preserve"> i</w:t>
        </w:r>
        <w:del w:id="31808" w:author="Rev 8 Allen Wirfs-Brock" w:date="2012-06-08T08:52:00Z">
          <w:r w:rsidDel="00F33B1A">
            <w:delText>f</w:delText>
          </w:r>
        </w:del>
      </w:ins>
      <w:ins w:id="31809" w:author="Rev 8 Allen Wirfs-Brock" w:date="2012-06-08T08:52:00Z">
        <w:r w:rsidR="00F33B1A">
          <w:t>s</w:t>
        </w:r>
      </w:ins>
      <w:ins w:id="31810" w:author="Rev 7 Allen Wirfs-Brock" w:date="2012-05-03T15:37:00Z">
        <w:r>
          <w:t xml:space="preserve"> 0, </w:t>
        </w:r>
        <w:r w:rsidRPr="00E81152">
          <w:rPr>
            <w:rFonts w:ascii="Times New Roman" w:hAnsi="Times New Roman"/>
            <w:i/>
          </w:rPr>
          <w:t>p</w:t>
        </w:r>
        <w:r>
          <w:t xml:space="preserve"> will be 32.  If the most significant bit </w:t>
        </w:r>
      </w:ins>
      <w:ins w:id="31811" w:author="Rev 8 Allen Wirfs-Brock" w:date="2012-06-08T08:52:00Z">
        <w:r w:rsidR="00F33B1A">
          <w:t xml:space="preserve">of </w:t>
        </w:r>
      </w:ins>
      <w:ins w:id="31812" w:author="Rev 7 Allen Wirfs-Brock" w:date="2012-05-03T15:39:00Z">
        <w:r>
          <w:t xml:space="preserve">the 32-bit binary encoding </w:t>
        </w:r>
      </w:ins>
      <w:ins w:id="31813" w:author="Rev 7 Allen Wirfs-Brock" w:date="2012-05-03T15:37:00Z">
        <w:r>
          <w:t xml:space="preserve">of </w:t>
        </w:r>
        <w:r w:rsidRPr="00E81152">
          <w:rPr>
            <w:rFonts w:ascii="Times New Roman" w:hAnsi="Times New Roman"/>
            <w:i/>
          </w:rPr>
          <w:t>n</w:t>
        </w:r>
        <w:r>
          <w:t xml:space="preserve"> is 1, </w:t>
        </w:r>
        <w:r w:rsidRPr="00E81152">
          <w:rPr>
            <w:rFonts w:ascii="Times New Roman" w:hAnsi="Times New Roman"/>
            <w:i/>
          </w:rPr>
          <w:t>p</w:t>
        </w:r>
        <w:r>
          <w:t xml:space="preserve"> will be 0.</w:t>
        </w:r>
      </w:ins>
    </w:p>
    <w:p w14:paraId="190107E2" w14:textId="77777777" w:rsidR="004C02EF" w:rsidRPr="00E77497" w:rsidRDefault="004C02EF" w:rsidP="00B43482">
      <w:pPr>
        <w:pStyle w:val="30"/>
        <w:numPr>
          <w:ilvl w:val="0"/>
          <w:numId w:val="0"/>
        </w:numPr>
      </w:pPr>
      <w:bookmarkStart w:id="31814" w:name="_Toc336509630"/>
      <w:r w:rsidRPr="00E77497">
        <w:t>15.7.5</w:t>
      </w:r>
      <w:r w:rsidRPr="00E77497">
        <w:tab/>
        <w:t>Properties of Number Instance</w:t>
      </w:r>
      <w:bookmarkEnd w:id="31650"/>
      <w:bookmarkEnd w:id="31651"/>
      <w:bookmarkEnd w:id="31695"/>
      <w:bookmarkEnd w:id="31704"/>
      <w:bookmarkEnd w:id="31705"/>
      <w:r w:rsidRPr="00E77497">
        <w:t>s</w:t>
      </w:r>
      <w:bookmarkEnd w:id="31770"/>
      <w:bookmarkEnd w:id="31771"/>
      <w:bookmarkEnd w:id="31772"/>
      <w:bookmarkEnd w:id="31773"/>
      <w:bookmarkEnd w:id="31774"/>
      <w:bookmarkEnd w:id="31775"/>
      <w:bookmarkEnd w:id="31814"/>
    </w:p>
    <w:p w14:paraId="57983959" w14:textId="77777777" w:rsidR="004C02EF" w:rsidRPr="00E77497" w:rsidRDefault="004C02EF" w:rsidP="004C02EF">
      <w:r w:rsidRPr="00E77497">
        <w:t xml:space="preserve">Number instances inherit properties from the Number prototype object and </w:t>
      </w:r>
      <w:del w:id="31815" w:author="Allen Wirfs-Brock" w:date="2011-07-02T14:21:00Z">
        <w:r w:rsidRPr="00E77497" w:rsidDel="000625EF">
          <w:delText xml:space="preserve">their </w:delText>
        </w:r>
      </w:del>
      <w:ins w:id="31816" w:author="Allen Wirfs-Brock" w:date="2011-07-02T14:21:00Z">
        <w:r w:rsidR="000625EF" w:rsidRPr="00E77497">
          <w:t>have a</w:t>
        </w:r>
        <w:del w:id="31817" w:author="Rev 3 Allen Wirfs-Brock" w:date="2011-09-07T18:05:00Z">
          <w:r w:rsidR="000625EF" w:rsidRPr="00E77497" w:rsidDel="00187187">
            <w:delText>n</w:delText>
          </w:r>
        </w:del>
        <w:r w:rsidR="000625EF" w:rsidRPr="00E77497">
          <w:t xml:space="preserve"> </w:t>
        </w:r>
      </w:ins>
      <w:r w:rsidRPr="00E77497">
        <w:t>[[</w:t>
      </w:r>
      <w:del w:id="31818" w:author="Allen Wirfs-Brock" w:date="2011-07-02T14:21:00Z">
        <w:r w:rsidRPr="00E77497" w:rsidDel="000625EF">
          <w:delText>Class</w:delText>
        </w:r>
      </w:del>
      <w:ins w:id="31819" w:author="Allen Wirfs-Brock" w:date="2011-07-02T14:21:00Z">
        <w:del w:id="31820" w:author="Rev 3 Allen Wirfs-Brock" w:date="2011-09-07T18:05:00Z">
          <w:r w:rsidR="000625EF" w:rsidRPr="00E77497" w:rsidDel="00187187">
            <w:delText>IsNumber</w:delText>
          </w:r>
        </w:del>
      </w:ins>
      <w:ins w:id="31821" w:author="Rev 3 Allen Wirfs-Brock" w:date="2011-09-07T18:05:00Z">
        <w:r w:rsidR="00187187" w:rsidRPr="00E77497">
          <w:t>NativeBrand</w:t>
        </w:r>
      </w:ins>
      <w:r w:rsidRPr="00E77497">
        <w:t>]] internal property</w:t>
      </w:r>
      <w:ins w:id="31822" w:author="Rev 3 Allen Wirfs-Brock" w:date="2011-09-07T18:05:00Z">
        <w:r w:rsidR="00187187" w:rsidRPr="00E77497">
          <w:t xml:space="preserve"> whose value is NumberWrapper</w:t>
        </w:r>
      </w:ins>
      <w:del w:id="31823" w:author="Allen Wirfs-Brock" w:date="2011-07-02T14:21:00Z">
        <w:r w:rsidRPr="00E77497" w:rsidDel="000625EF">
          <w:delText xml:space="preserve"> value is </w:delText>
        </w:r>
        <w:r w:rsidRPr="00E77497" w:rsidDel="000625EF">
          <w:rPr>
            <w:rFonts w:ascii="Courier New" w:hAnsi="Courier New" w:cs="Courier New"/>
            <w:b/>
          </w:rPr>
          <w:delText>"Number"</w:delText>
        </w:r>
      </w:del>
      <w:r w:rsidRPr="00E77497">
        <w:t>. Number instances also have a [[PrimitiveValue]] internal property.</w:t>
      </w:r>
    </w:p>
    <w:p w14:paraId="05DCF9C8" w14:textId="77777777" w:rsidR="004C02EF" w:rsidRPr="00E77497" w:rsidRDefault="004C02EF" w:rsidP="004C02EF">
      <w:r w:rsidRPr="00E77497">
        <w:t>The [[PrimitiveValue]] internal property is the Number value represented by this Number object.</w:t>
      </w:r>
      <w:bookmarkStart w:id="31824" w:name="_Toc382291664"/>
      <w:bookmarkStart w:id="31825" w:name="_Toc385672360"/>
      <w:bookmarkStart w:id="31826" w:name="_Ref393527153"/>
      <w:bookmarkStart w:id="31827" w:name="_Toc393690476"/>
      <w:bookmarkStart w:id="31828" w:name="_Ref404504722"/>
    </w:p>
    <w:p w14:paraId="09671718" w14:textId="77777777" w:rsidR="004C02EF" w:rsidRPr="00E77497" w:rsidRDefault="004C02EF" w:rsidP="00B43482">
      <w:pPr>
        <w:pStyle w:val="20"/>
        <w:numPr>
          <w:ilvl w:val="0"/>
          <w:numId w:val="0"/>
        </w:numPr>
      </w:pPr>
      <w:bookmarkStart w:id="31829" w:name="_Ref424531937"/>
      <w:bookmarkStart w:id="31830" w:name="_Toc472818944"/>
      <w:bookmarkStart w:id="31831" w:name="_Toc235503522"/>
      <w:bookmarkStart w:id="31832" w:name="_Toc241509297"/>
      <w:bookmarkStart w:id="31833" w:name="_Toc244416784"/>
      <w:bookmarkStart w:id="31834" w:name="_Toc276631148"/>
      <w:bookmarkStart w:id="31835" w:name="_Toc336509631"/>
      <w:r w:rsidRPr="00E77497">
        <w:t>15.8</w:t>
      </w:r>
      <w:r w:rsidRPr="00E77497">
        <w:tab/>
        <w:t>The Math Objec</w:t>
      </w:r>
      <w:bookmarkEnd w:id="31449"/>
      <w:bookmarkEnd w:id="31450"/>
      <w:bookmarkEnd w:id="31824"/>
      <w:bookmarkEnd w:id="31825"/>
      <w:bookmarkEnd w:id="31826"/>
      <w:bookmarkEnd w:id="31827"/>
      <w:bookmarkEnd w:id="31828"/>
      <w:r w:rsidRPr="00E77497">
        <w:t>t</w:t>
      </w:r>
      <w:bookmarkEnd w:id="31829"/>
      <w:bookmarkEnd w:id="31830"/>
      <w:bookmarkEnd w:id="31831"/>
      <w:bookmarkEnd w:id="31832"/>
      <w:bookmarkEnd w:id="31833"/>
      <w:bookmarkEnd w:id="31834"/>
      <w:bookmarkEnd w:id="31835"/>
    </w:p>
    <w:p w14:paraId="52EDB85A" w14:textId="77777777" w:rsidR="004C02EF" w:rsidRPr="00E77497" w:rsidRDefault="004C02EF" w:rsidP="004C02EF">
      <w:r w:rsidRPr="00E77497">
        <w:t>The Math object is a single object that has some named properties, some of which are functions.</w:t>
      </w:r>
    </w:p>
    <w:p w14:paraId="04C63D39" w14:textId="77777777" w:rsidR="004C02EF" w:rsidRPr="00E77497" w:rsidRDefault="004C02EF" w:rsidP="004C02EF">
      <w:r w:rsidRPr="00E77497">
        <w:t xml:space="preserve">The value of the [[Prototype]] internal property of the Math object is the standard built-in Object prototype object (15.2.4). The </w:t>
      </w:r>
      <w:del w:id="31836" w:author="Allen Wirfs-Brock" w:date="2011-07-02T14:24:00Z">
        <w:r w:rsidRPr="00E77497" w:rsidDel="006C3FCC">
          <w:delText xml:space="preserve">value of the [[Class]] internal property of the </w:delText>
        </w:r>
      </w:del>
      <w:r w:rsidRPr="00E77497">
        <w:t xml:space="preserve">Math object </w:t>
      </w:r>
      <w:del w:id="31837" w:author="Allen Wirfs-Brock" w:date="2011-07-02T14:24:00Z">
        <w:r w:rsidRPr="00E77497" w:rsidDel="006C3FCC">
          <w:delText xml:space="preserve">is </w:delText>
        </w:r>
        <w:r w:rsidRPr="00E77497" w:rsidDel="006C3FCC">
          <w:rPr>
            <w:rFonts w:ascii="Courier New" w:hAnsi="Courier New"/>
            <w:b/>
          </w:rPr>
          <w:delText>"Math"</w:delText>
        </w:r>
      </w:del>
      <w:ins w:id="31838" w:author="Allen Wirfs-Brock" w:date="2011-07-02T14:24:00Z">
        <w:r w:rsidR="006C3FCC" w:rsidRPr="00E77497">
          <w:t xml:space="preserve">has </w:t>
        </w:r>
        <w:del w:id="31839" w:author="Rev 3 Allen Wirfs-Brock" w:date="2011-09-07T18:07:00Z">
          <w:r w:rsidR="006C3FCC" w:rsidRPr="00E77497" w:rsidDel="00187187">
            <w:delText>the</w:delText>
          </w:r>
        </w:del>
      </w:ins>
      <w:ins w:id="31840" w:author="Rev 3 Allen Wirfs-Brock" w:date="2011-09-07T18:07:00Z">
        <w:r w:rsidR="00187187" w:rsidRPr="00E77497">
          <w:t>a</w:t>
        </w:r>
      </w:ins>
      <w:ins w:id="31841" w:author="Allen Wirfs-Brock" w:date="2011-07-02T14:24:00Z">
        <w:r w:rsidR="006C3FCC" w:rsidRPr="00E77497">
          <w:t xml:space="preserve"> [[</w:t>
        </w:r>
        <w:del w:id="31842" w:author="Rev 3 Allen Wirfs-Brock" w:date="2011-09-07T18:07:00Z">
          <w:r w:rsidR="006C3FCC" w:rsidRPr="00E77497" w:rsidDel="00187187">
            <w:delText>IsMath</w:delText>
          </w:r>
        </w:del>
      </w:ins>
      <w:ins w:id="31843" w:author="Rev 3 Allen Wirfs-Brock" w:date="2011-09-07T18:07:00Z">
        <w:r w:rsidR="00187187" w:rsidRPr="00E77497">
          <w:t>NativeBrand</w:t>
        </w:r>
      </w:ins>
      <w:ins w:id="31844" w:author="Allen Wirfs-Brock" w:date="2011-07-02T14:24:00Z">
        <w:r w:rsidR="006C3FCC" w:rsidRPr="00E77497">
          <w:t>]] internal property</w:t>
        </w:r>
      </w:ins>
      <w:ins w:id="31845" w:author="Rev 3 Allen Wirfs-Brock" w:date="2011-09-07T18:07:00Z">
        <w:r w:rsidR="00187187" w:rsidRPr="00E77497">
          <w:t xml:space="preserve"> whose value is NativeMath</w:t>
        </w:r>
      </w:ins>
      <w:r w:rsidRPr="00E77497">
        <w:t>.</w:t>
      </w:r>
    </w:p>
    <w:p w14:paraId="44277618" w14:textId="77777777" w:rsidR="004C02EF" w:rsidRPr="00E77497" w:rsidRDefault="004C02EF" w:rsidP="004C02EF">
      <w:r w:rsidRPr="00E77497">
        <w:t xml:space="preserve">The Math object does not have a [[Construct]] internal property; it is not possible to use the Math object as a constructor with the </w:t>
      </w:r>
      <w:r w:rsidRPr="00E77497">
        <w:rPr>
          <w:rFonts w:ascii="Courier New" w:hAnsi="Courier New"/>
          <w:b/>
        </w:rPr>
        <w:t>new</w:t>
      </w:r>
      <w:r w:rsidRPr="00E77497">
        <w:t xml:space="preserve"> operator.</w:t>
      </w:r>
    </w:p>
    <w:p w14:paraId="38EA4E03" w14:textId="77777777" w:rsidR="004C02EF" w:rsidRPr="00E77497" w:rsidRDefault="004C02EF" w:rsidP="004C02EF">
      <w:r w:rsidRPr="00E77497">
        <w:t>The Math object does not have a [[Call]] internal property; it is not possible to invoke the Math object as a function.</w:t>
      </w:r>
    </w:p>
    <w:p w14:paraId="0FBF9405" w14:textId="77777777" w:rsidR="004C02EF" w:rsidRPr="00E77497" w:rsidRDefault="004C02EF" w:rsidP="004C02EF">
      <w:pPr>
        <w:pStyle w:val="Note"/>
      </w:pPr>
      <w:r w:rsidRPr="00E77497">
        <w:t>NOTE</w:t>
      </w:r>
      <w:r w:rsidRPr="00E77497">
        <w:tab/>
        <w:t xml:space="preserve">In this specification, the phrase “the Number value for </w:t>
      </w:r>
      <w:r w:rsidRPr="00E77497">
        <w:rPr>
          <w:rFonts w:ascii="Times New Roman" w:hAnsi="Times New Roman"/>
          <w:i/>
        </w:rPr>
        <w:t>x</w:t>
      </w:r>
      <w:r w:rsidRPr="00E77497">
        <w:t xml:space="preserve">” has a technical meaning defined in </w:t>
      </w:r>
      <w:bookmarkStart w:id="31846" w:name="_Toc382212264"/>
      <w:bookmarkStart w:id="31847" w:name="_Toc382212827"/>
      <w:bookmarkStart w:id="31848" w:name="_Toc382291665"/>
      <w:bookmarkStart w:id="31849" w:name="_Toc385672361"/>
      <w:bookmarkStart w:id="31850" w:name="_Toc393690477"/>
      <w:r w:rsidRPr="00E77497">
        <w:t>8.5.</w:t>
      </w:r>
    </w:p>
    <w:p w14:paraId="439E4FDE" w14:textId="77777777" w:rsidR="004C02EF" w:rsidRPr="00E77497" w:rsidRDefault="004C02EF" w:rsidP="00B43482">
      <w:pPr>
        <w:pStyle w:val="30"/>
        <w:numPr>
          <w:ilvl w:val="0"/>
          <w:numId w:val="0"/>
        </w:numPr>
      </w:pPr>
      <w:bookmarkStart w:id="31851" w:name="_Toc472818945"/>
      <w:bookmarkStart w:id="31852" w:name="_Toc235503523"/>
      <w:bookmarkStart w:id="31853" w:name="_Toc241509298"/>
      <w:bookmarkStart w:id="31854" w:name="_Toc244416785"/>
      <w:bookmarkStart w:id="31855" w:name="_Toc276631149"/>
      <w:bookmarkStart w:id="31856" w:name="_Toc336509632"/>
      <w:r w:rsidRPr="00E77497">
        <w:t>15.8.1</w:t>
      </w:r>
      <w:r w:rsidRPr="00E77497">
        <w:tab/>
        <w:t>Value Properties of the Math Objec</w:t>
      </w:r>
      <w:bookmarkEnd w:id="31846"/>
      <w:bookmarkEnd w:id="31847"/>
      <w:bookmarkEnd w:id="31848"/>
      <w:bookmarkEnd w:id="31849"/>
      <w:bookmarkEnd w:id="31850"/>
      <w:r w:rsidRPr="00E77497">
        <w:t>t</w:t>
      </w:r>
      <w:bookmarkStart w:id="31857" w:name="_Toc382291666"/>
      <w:bookmarkStart w:id="31858" w:name="_Toc385672362"/>
      <w:bookmarkStart w:id="31859" w:name="_Toc393690478"/>
      <w:bookmarkEnd w:id="31851"/>
      <w:bookmarkEnd w:id="31852"/>
      <w:bookmarkEnd w:id="31853"/>
      <w:bookmarkEnd w:id="31854"/>
      <w:bookmarkEnd w:id="31855"/>
      <w:bookmarkEnd w:id="31856"/>
    </w:p>
    <w:bookmarkEnd w:id="31857"/>
    <w:bookmarkEnd w:id="31858"/>
    <w:bookmarkEnd w:id="31859"/>
    <w:p w14:paraId="2B6ADF80" w14:textId="77777777" w:rsidR="004C02EF" w:rsidRPr="00E77497" w:rsidRDefault="004C02EF" w:rsidP="004C02EF">
      <w:pPr>
        <w:pStyle w:val="40"/>
        <w:numPr>
          <w:ilvl w:val="0"/>
          <w:numId w:val="0"/>
        </w:numPr>
      </w:pPr>
      <w:r w:rsidRPr="00E77497">
        <w:t>15.8.1.1</w:t>
      </w:r>
      <w:r w:rsidRPr="00E77497">
        <w:tab/>
        <w:t>E</w:t>
      </w:r>
    </w:p>
    <w:p w14:paraId="3E0D01E6" w14:textId="77777777" w:rsidR="004C02EF" w:rsidRPr="00E77497" w:rsidRDefault="004C02EF" w:rsidP="004C02EF">
      <w:r w:rsidRPr="00E77497">
        <w:t xml:space="preserve">The Number value for </w:t>
      </w:r>
      <w:r w:rsidRPr="00E77497">
        <w:rPr>
          <w:rFonts w:ascii="Times New Roman" w:hAnsi="Times New Roman"/>
          <w:i/>
        </w:rPr>
        <w:t>e</w:t>
      </w:r>
      <w:r w:rsidRPr="00E77497">
        <w:t>, the base of the natural logarithms, which is approximately 2.7182818284590452354.</w:t>
      </w:r>
      <w:bookmarkStart w:id="31860" w:name="_Toc382291667"/>
      <w:bookmarkStart w:id="31861" w:name="_Toc385672363"/>
    </w:p>
    <w:p w14:paraId="140EAA93"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1862" w:name="_Toc393690479"/>
    </w:p>
    <w:p w14:paraId="11B290F6" w14:textId="77777777" w:rsidR="004C02EF" w:rsidRPr="00E77497" w:rsidRDefault="004C02EF" w:rsidP="004C02EF">
      <w:pPr>
        <w:pStyle w:val="40"/>
        <w:numPr>
          <w:ilvl w:val="0"/>
          <w:numId w:val="0"/>
        </w:numPr>
      </w:pPr>
      <w:r w:rsidRPr="00E77497">
        <w:t>15.8.1.2</w:t>
      </w:r>
      <w:r w:rsidRPr="00E77497">
        <w:tab/>
        <w:t>LN1</w:t>
      </w:r>
      <w:bookmarkEnd w:id="31860"/>
      <w:bookmarkEnd w:id="31861"/>
      <w:bookmarkEnd w:id="31862"/>
      <w:r w:rsidRPr="00E77497">
        <w:t>0</w:t>
      </w:r>
    </w:p>
    <w:p w14:paraId="0A6FF2C1" w14:textId="77777777" w:rsidR="004C02EF" w:rsidRPr="00E77497" w:rsidRDefault="004C02EF" w:rsidP="004C02EF">
      <w:r w:rsidRPr="00E77497">
        <w:t>The Number value for the natural logarithm of 10, which is approximately 2.302585092994046.</w:t>
      </w:r>
      <w:bookmarkStart w:id="31863" w:name="_Toc382291668"/>
      <w:bookmarkStart w:id="31864" w:name="_Toc385672364"/>
    </w:p>
    <w:p w14:paraId="03C0913C"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1865" w:name="_Toc393690480"/>
    </w:p>
    <w:p w14:paraId="0D906A57" w14:textId="77777777" w:rsidR="004C02EF" w:rsidRPr="00E77497" w:rsidRDefault="004C02EF" w:rsidP="004C02EF">
      <w:pPr>
        <w:pStyle w:val="40"/>
        <w:numPr>
          <w:ilvl w:val="0"/>
          <w:numId w:val="0"/>
        </w:numPr>
      </w:pPr>
      <w:r w:rsidRPr="00E77497">
        <w:t>15.8.1.3</w:t>
      </w:r>
      <w:r w:rsidRPr="00E77497">
        <w:tab/>
        <w:t>LN</w:t>
      </w:r>
      <w:bookmarkEnd w:id="31863"/>
      <w:bookmarkEnd w:id="31864"/>
      <w:bookmarkEnd w:id="31865"/>
      <w:r w:rsidRPr="00E77497">
        <w:t>2</w:t>
      </w:r>
    </w:p>
    <w:p w14:paraId="784C4047" w14:textId="77777777" w:rsidR="004C02EF" w:rsidRPr="00E77497" w:rsidRDefault="004C02EF" w:rsidP="004C02EF">
      <w:r w:rsidRPr="00E77497">
        <w:t>The Number value for the natural logarithm of 2, which is approximately 0.6931471805599453.</w:t>
      </w:r>
      <w:bookmarkStart w:id="31866" w:name="_Toc382291669"/>
      <w:bookmarkStart w:id="31867" w:name="_Toc385672365"/>
    </w:p>
    <w:p w14:paraId="204AD83C"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1868" w:name="_Toc393690481"/>
    </w:p>
    <w:p w14:paraId="725633C3" w14:textId="77777777" w:rsidR="004C02EF" w:rsidRPr="00E77497" w:rsidRDefault="004C02EF" w:rsidP="004C02EF">
      <w:pPr>
        <w:pStyle w:val="40"/>
        <w:numPr>
          <w:ilvl w:val="0"/>
          <w:numId w:val="0"/>
        </w:numPr>
      </w:pPr>
      <w:r w:rsidRPr="00E77497">
        <w:t>15.8.1.4</w:t>
      </w:r>
      <w:r w:rsidRPr="00E77497">
        <w:tab/>
        <w:t>LOG2</w:t>
      </w:r>
      <w:bookmarkEnd w:id="31866"/>
      <w:bookmarkEnd w:id="31867"/>
      <w:bookmarkEnd w:id="31868"/>
      <w:r w:rsidRPr="00E77497">
        <w:t>E</w:t>
      </w:r>
    </w:p>
    <w:p w14:paraId="700CA1FE" w14:textId="77777777" w:rsidR="004C02EF" w:rsidRPr="00E77497" w:rsidRDefault="004C02EF" w:rsidP="004C02EF">
      <w:r w:rsidRPr="00E77497">
        <w:t>The Number value for the base-</w:t>
      </w:r>
      <w:r w:rsidRPr="00E77497">
        <w:rPr>
          <w:rFonts w:ascii="Times New Roman" w:hAnsi="Times New Roman"/>
        </w:rPr>
        <w:t>2</w:t>
      </w:r>
      <w:r w:rsidRPr="00E77497">
        <w:t xml:space="preserve"> logarithm of </w:t>
      </w:r>
      <w:r w:rsidRPr="00E77497">
        <w:rPr>
          <w:rFonts w:ascii="Times New Roman" w:hAnsi="Times New Roman"/>
          <w:i/>
        </w:rPr>
        <w:t>e</w:t>
      </w:r>
      <w:r w:rsidRPr="00E77497">
        <w:t xml:space="preserve">, the base of the natural logarithms; this value is approximately </w:t>
      </w:r>
      <w:r w:rsidRPr="00E77497">
        <w:rPr>
          <w:rFonts w:ascii="Times New Roman" w:hAnsi="Times New Roman"/>
        </w:rPr>
        <w:t>1.4426950408889634</w:t>
      </w:r>
      <w:r w:rsidRPr="00E77497">
        <w:t>.</w:t>
      </w:r>
      <w:bookmarkStart w:id="31869" w:name="_Toc382291670"/>
      <w:bookmarkStart w:id="31870" w:name="_Toc385672366"/>
    </w:p>
    <w:p w14:paraId="2FAF8BAE"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1871" w:name="_Toc393690482"/>
    </w:p>
    <w:p w14:paraId="7C8E562B" w14:textId="77777777" w:rsidR="004C02EF" w:rsidRPr="00E77497" w:rsidRDefault="004C02EF" w:rsidP="004C02EF">
      <w:pPr>
        <w:pStyle w:val="Note"/>
      </w:pPr>
      <w:r w:rsidRPr="00E77497">
        <w:t>NOTE</w:t>
      </w:r>
      <w:r w:rsidRPr="00E77497">
        <w:tab/>
        <w:t xml:space="preserve">The value of </w:t>
      </w:r>
      <w:r w:rsidRPr="00E77497">
        <w:rPr>
          <w:rFonts w:ascii="Courier New" w:hAnsi="Courier New"/>
          <w:b/>
        </w:rPr>
        <w:t>Math.LOG2E</w:t>
      </w:r>
      <w:r w:rsidRPr="00E77497">
        <w:t xml:space="preserve"> is approximately the reciprocal of the value of </w:t>
      </w:r>
      <w:r w:rsidRPr="00E77497">
        <w:rPr>
          <w:rFonts w:ascii="Courier New" w:hAnsi="Courier New"/>
          <w:b/>
        </w:rPr>
        <w:t>Math.LN2</w:t>
      </w:r>
      <w:r w:rsidRPr="00E77497">
        <w:t>.</w:t>
      </w:r>
    </w:p>
    <w:p w14:paraId="7B8CA628" w14:textId="77777777" w:rsidR="004C02EF" w:rsidRPr="00E77497" w:rsidRDefault="004C02EF" w:rsidP="004C02EF">
      <w:pPr>
        <w:pStyle w:val="40"/>
        <w:numPr>
          <w:ilvl w:val="0"/>
          <w:numId w:val="0"/>
        </w:numPr>
      </w:pPr>
      <w:r w:rsidRPr="00E77497">
        <w:t>15.8.1.5</w:t>
      </w:r>
      <w:r w:rsidRPr="00E77497">
        <w:tab/>
        <w:t>LOG10</w:t>
      </w:r>
      <w:bookmarkEnd w:id="31869"/>
      <w:bookmarkEnd w:id="31870"/>
      <w:bookmarkEnd w:id="31871"/>
      <w:r w:rsidRPr="00E77497">
        <w:t>E</w:t>
      </w:r>
    </w:p>
    <w:p w14:paraId="5DCF3428" w14:textId="77777777" w:rsidR="004C02EF" w:rsidRPr="00E77497" w:rsidRDefault="004C02EF" w:rsidP="004C02EF">
      <w:r w:rsidRPr="00E77497">
        <w:t>The Number value for the base-</w:t>
      </w:r>
      <w:r w:rsidRPr="00E77497">
        <w:rPr>
          <w:rFonts w:ascii="Times New Roman" w:hAnsi="Times New Roman"/>
        </w:rPr>
        <w:t>10</w:t>
      </w:r>
      <w:r w:rsidRPr="00E77497">
        <w:t xml:space="preserve"> logarithm of </w:t>
      </w:r>
      <w:r w:rsidRPr="00E77497">
        <w:rPr>
          <w:rFonts w:ascii="Times New Roman" w:hAnsi="Times New Roman"/>
          <w:i/>
        </w:rPr>
        <w:t>e</w:t>
      </w:r>
      <w:r w:rsidRPr="00E77497">
        <w:t xml:space="preserve">, the base of the natural logarithms; this value is approximately </w:t>
      </w:r>
      <w:r w:rsidRPr="00E77497">
        <w:rPr>
          <w:rFonts w:ascii="Times New Roman" w:hAnsi="Times New Roman"/>
        </w:rPr>
        <w:t>0.4342944819032518</w:t>
      </w:r>
      <w:r w:rsidRPr="00E77497">
        <w:t>.</w:t>
      </w:r>
      <w:bookmarkStart w:id="31872" w:name="_Toc382291671"/>
      <w:bookmarkStart w:id="31873" w:name="_Toc385672367"/>
    </w:p>
    <w:p w14:paraId="7110C476"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1874" w:name="_Toc393690483"/>
    </w:p>
    <w:p w14:paraId="2B4DCC38" w14:textId="77777777" w:rsidR="004C02EF" w:rsidRPr="00E77497" w:rsidRDefault="004C02EF" w:rsidP="004C02EF">
      <w:pPr>
        <w:pStyle w:val="Note"/>
      </w:pPr>
      <w:r w:rsidRPr="00E77497">
        <w:t>NOTE</w:t>
      </w:r>
      <w:r w:rsidRPr="00E77497">
        <w:tab/>
        <w:t xml:space="preserve">The value of </w:t>
      </w:r>
      <w:r w:rsidRPr="00E77497">
        <w:rPr>
          <w:rFonts w:ascii="Courier New" w:hAnsi="Courier New"/>
          <w:b/>
        </w:rPr>
        <w:t>Math.LOG10E</w:t>
      </w:r>
      <w:r w:rsidRPr="00E77497">
        <w:t xml:space="preserve"> is approximately the reciprocal of the value of </w:t>
      </w:r>
      <w:r w:rsidRPr="00E77497">
        <w:rPr>
          <w:rFonts w:ascii="Courier New" w:hAnsi="Courier New"/>
          <w:b/>
        </w:rPr>
        <w:t>Math.LN10</w:t>
      </w:r>
      <w:r w:rsidRPr="00E77497">
        <w:t>.</w:t>
      </w:r>
    </w:p>
    <w:p w14:paraId="62A042CE" w14:textId="77777777" w:rsidR="004C02EF" w:rsidRPr="00E77497" w:rsidRDefault="004C02EF" w:rsidP="004C02EF">
      <w:pPr>
        <w:pStyle w:val="40"/>
        <w:numPr>
          <w:ilvl w:val="0"/>
          <w:numId w:val="0"/>
        </w:numPr>
      </w:pPr>
      <w:r w:rsidRPr="00E77497">
        <w:t>15.8.1.6</w:t>
      </w:r>
      <w:r w:rsidRPr="00E77497">
        <w:tab/>
        <w:t>P</w:t>
      </w:r>
      <w:bookmarkEnd w:id="31872"/>
      <w:bookmarkEnd w:id="31873"/>
      <w:bookmarkEnd w:id="31874"/>
      <w:r w:rsidRPr="00E77497">
        <w:t>I</w:t>
      </w:r>
    </w:p>
    <w:p w14:paraId="392FB719" w14:textId="77777777" w:rsidR="004C02EF" w:rsidRPr="006B6D0A" w:rsidRDefault="004C02EF" w:rsidP="004C02EF">
      <w:r w:rsidRPr="00E77497">
        <w:t xml:space="preserve">The Number value for </w:t>
      </w:r>
      <w:r w:rsidRPr="004D1BD1">
        <w:rPr>
          <w:rFonts w:ascii="Times New Roman" w:hAnsi="Times New Roman"/>
        </w:rPr>
        <w:sym w:font="Symbol" w:char="F070"/>
      </w:r>
      <w:r w:rsidRPr="004D1BD1">
        <w:t>, the ratio of the circumference of a circle to its diameter, which is approxima</w:t>
      </w:r>
      <w:r w:rsidRPr="008B7F6F">
        <w:t xml:space="preserve">tely </w:t>
      </w:r>
      <w:r w:rsidRPr="006B6D0A">
        <w:rPr>
          <w:rFonts w:ascii="Times New Roman" w:hAnsi="Times New Roman"/>
        </w:rPr>
        <w:t>3.1415926535897932</w:t>
      </w:r>
      <w:r w:rsidRPr="006B6D0A">
        <w:t>.</w:t>
      </w:r>
      <w:bookmarkStart w:id="31875" w:name="_Toc382291672"/>
      <w:bookmarkStart w:id="31876" w:name="_Toc385672368"/>
    </w:p>
    <w:p w14:paraId="769000E3" w14:textId="77777777" w:rsidR="004C02EF" w:rsidRPr="00B820AB" w:rsidRDefault="004C02EF" w:rsidP="004C02EF">
      <w:r w:rsidRPr="006B6D0A">
        <w:t xml:space="preserve">This property has the attributes { [[Writable]]: </w:t>
      </w:r>
      <w:r w:rsidRPr="00E65A34">
        <w:rPr>
          <w:b/>
        </w:rPr>
        <w:t>false</w:t>
      </w:r>
      <w:r w:rsidRPr="00546435">
        <w:t xml:space="preserve">, [[Enumerable]]: </w:t>
      </w:r>
      <w:r w:rsidRPr="00A67AF2">
        <w:rPr>
          <w:b/>
        </w:rPr>
        <w:t>false</w:t>
      </w:r>
      <w:r w:rsidRPr="00A67AF2">
        <w:t xml:space="preserve">, [[Configurable]]: </w:t>
      </w:r>
      <w:r w:rsidRPr="00A67AF2">
        <w:rPr>
          <w:b/>
        </w:rPr>
        <w:t>false</w:t>
      </w:r>
      <w:r w:rsidRPr="00B820AB">
        <w:t xml:space="preserve"> }.</w:t>
      </w:r>
      <w:bookmarkStart w:id="31877" w:name="_Toc393690484"/>
    </w:p>
    <w:p w14:paraId="0D7EF742" w14:textId="77777777" w:rsidR="004C02EF" w:rsidRPr="00675B74" w:rsidRDefault="004C02EF" w:rsidP="004C02EF">
      <w:pPr>
        <w:pStyle w:val="40"/>
        <w:numPr>
          <w:ilvl w:val="0"/>
          <w:numId w:val="0"/>
        </w:numPr>
      </w:pPr>
      <w:r w:rsidRPr="00675B74">
        <w:t>15.8.1.7</w:t>
      </w:r>
      <w:r w:rsidRPr="00675B74">
        <w:tab/>
        <w:t>SQRT1_</w:t>
      </w:r>
      <w:bookmarkEnd w:id="31875"/>
      <w:bookmarkEnd w:id="31876"/>
      <w:bookmarkEnd w:id="31877"/>
      <w:r w:rsidRPr="00675B74">
        <w:t>2</w:t>
      </w:r>
    </w:p>
    <w:p w14:paraId="5AE05CF1" w14:textId="77777777" w:rsidR="004C02EF" w:rsidRPr="00E77497" w:rsidRDefault="004C02EF" w:rsidP="004C02EF">
      <w:r w:rsidRPr="00E77497">
        <w:t xml:space="preserve">The Number value for the square root of </w:t>
      </w:r>
      <w:r w:rsidRPr="00E77497">
        <w:rPr>
          <w:rFonts w:ascii="Times New Roman" w:hAnsi="Times New Roman"/>
        </w:rPr>
        <w:t>½</w:t>
      </w:r>
      <w:r w:rsidRPr="00E77497">
        <w:t xml:space="preserve">, which is approximately </w:t>
      </w:r>
      <w:r w:rsidRPr="00E77497">
        <w:rPr>
          <w:rFonts w:ascii="Times New Roman" w:hAnsi="Times New Roman"/>
        </w:rPr>
        <w:t>0.7071067811865476</w:t>
      </w:r>
      <w:r w:rsidRPr="00E77497">
        <w:t>.</w:t>
      </w:r>
      <w:bookmarkStart w:id="31878" w:name="_Toc382291673"/>
      <w:bookmarkStart w:id="31879" w:name="_Toc385672369"/>
    </w:p>
    <w:p w14:paraId="6C5A6BB4"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1880" w:name="_Toc393690485"/>
    </w:p>
    <w:p w14:paraId="63E2D6A5" w14:textId="77777777" w:rsidR="004C02EF" w:rsidRPr="00E77497" w:rsidRDefault="004C02EF" w:rsidP="004C02EF">
      <w:pPr>
        <w:pStyle w:val="Note"/>
      </w:pPr>
      <w:r w:rsidRPr="00E77497">
        <w:t>NOTE</w:t>
      </w:r>
      <w:r w:rsidRPr="00E77497">
        <w:tab/>
        <w:t xml:space="preserve">The value of </w:t>
      </w:r>
      <w:r w:rsidRPr="00E77497">
        <w:rPr>
          <w:rFonts w:ascii="Courier New" w:hAnsi="Courier New"/>
          <w:b/>
        </w:rPr>
        <w:t>Math.SQRT1_2</w:t>
      </w:r>
      <w:r w:rsidRPr="00E77497">
        <w:t xml:space="preserve"> is approximately the reciprocal of the value of </w:t>
      </w:r>
      <w:r w:rsidRPr="00E77497">
        <w:rPr>
          <w:rFonts w:ascii="Courier New" w:hAnsi="Courier New"/>
          <w:b/>
        </w:rPr>
        <w:t>Math.SQRT2</w:t>
      </w:r>
      <w:r w:rsidRPr="00E77497">
        <w:t>.</w:t>
      </w:r>
    </w:p>
    <w:p w14:paraId="10515455" w14:textId="77777777" w:rsidR="004C02EF" w:rsidRPr="00E77497" w:rsidRDefault="004C02EF" w:rsidP="004C02EF">
      <w:pPr>
        <w:pStyle w:val="40"/>
        <w:numPr>
          <w:ilvl w:val="0"/>
          <w:numId w:val="0"/>
        </w:numPr>
      </w:pPr>
      <w:r w:rsidRPr="00E77497">
        <w:t>15.8.1.8</w:t>
      </w:r>
      <w:r w:rsidRPr="00E77497">
        <w:tab/>
        <w:t>SQRT</w:t>
      </w:r>
      <w:bookmarkEnd w:id="31878"/>
      <w:bookmarkEnd w:id="31879"/>
      <w:bookmarkEnd w:id="31880"/>
      <w:r w:rsidRPr="00E77497">
        <w:t>2</w:t>
      </w:r>
      <w:bookmarkStart w:id="31881" w:name="_Toc382212265"/>
      <w:bookmarkStart w:id="31882" w:name="_Toc382212828"/>
    </w:p>
    <w:p w14:paraId="1B1CF2EF" w14:textId="77777777" w:rsidR="004C02EF" w:rsidRPr="00E77497" w:rsidRDefault="004C02EF" w:rsidP="004C02EF">
      <w:r w:rsidRPr="00E77497">
        <w:t xml:space="preserve">The Number value for the square root of </w:t>
      </w:r>
      <w:r w:rsidRPr="00E77497">
        <w:rPr>
          <w:rFonts w:ascii="Times New Roman" w:hAnsi="Times New Roman"/>
        </w:rPr>
        <w:t>2</w:t>
      </w:r>
      <w:r w:rsidRPr="00E77497">
        <w:t xml:space="preserve">, which is approximately </w:t>
      </w:r>
      <w:r w:rsidRPr="00E77497">
        <w:rPr>
          <w:rFonts w:ascii="Times New Roman" w:hAnsi="Times New Roman"/>
        </w:rPr>
        <w:t>1.4142135623730951</w:t>
      </w:r>
      <w:r w:rsidRPr="00E77497">
        <w:t>.</w:t>
      </w:r>
      <w:bookmarkStart w:id="31883" w:name="_Toc382291674"/>
      <w:bookmarkStart w:id="31884" w:name="_Toc385672370"/>
    </w:p>
    <w:p w14:paraId="40A07B30"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1885" w:name="_Toc393690486"/>
    </w:p>
    <w:p w14:paraId="67A2BB66" w14:textId="77777777" w:rsidR="004C02EF" w:rsidRPr="00E77497" w:rsidRDefault="004C02EF" w:rsidP="00B43482">
      <w:pPr>
        <w:pStyle w:val="30"/>
        <w:numPr>
          <w:ilvl w:val="0"/>
          <w:numId w:val="0"/>
        </w:numPr>
      </w:pPr>
      <w:bookmarkStart w:id="31886" w:name="_Ref457710673"/>
      <w:bookmarkStart w:id="31887" w:name="_Toc472818946"/>
      <w:bookmarkStart w:id="31888" w:name="_Toc235503524"/>
      <w:bookmarkStart w:id="31889" w:name="_Toc241509299"/>
      <w:bookmarkStart w:id="31890" w:name="_Toc244416786"/>
      <w:bookmarkStart w:id="31891" w:name="_Toc276631150"/>
      <w:bookmarkStart w:id="31892" w:name="_Toc336509633"/>
      <w:r w:rsidRPr="00E77497">
        <w:t>15.8.2</w:t>
      </w:r>
      <w:r w:rsidRPr="00E77497">
        <w:tab/>
        <w:t>Function Properties of the Math Objec</w:t>
      </w:r>
      <w:bookmarkEnd w:id="31881"/>
      <w:bookmarkEnd w:id="31882"/>
      <w:bookmarkEnd w:id="31883"/>
      <w:bookmarkEnd w:id="31884"/>
      <w:bookmarkEnd w:id="31885"/>
      <w:r w:rsidRPr="00E77497">
        <w:t>t</w:t>
      </w:r>
      <w:bookmarkEnd w:id="31886"/>
      <w:bookmarkEnd w:id="31887"/>
      <w:bookmarkEnd w:id="31888"/>
      <w:bookmarkEnd w:id="31889"/>
      <w:bookmarkEnd w:id="31890"/>
      <w:bookmarkEnd w:id="31891"/>
      <w:bookmarkEnd w:id="31892"/>
    </w:p>
    <w:p w14:paraId="68FC2586" w14:textId="77777777" w:rsidR="004C02EF" w:rsidRPr="00E77497" w:rsidRDefault="004C02EF" w:rsidP="004C02EF">
      <w:r w:rsidRPr="00E77497">
        <w:t xml:space="preserve">Each of the following </w:t>
      </w:r>
      <w:r w:rsidRPr="00E77497">
        <w:rPr>
          <w:rFonts w:ascii="Courier New" w:hAnsi="Courier New" w:cs="Courier New"/>
          <w:b/>
        </w:rPr>
        <w:t>Math</w:t>
      </w:r>
      <w:r w:rsidRPr="00E77497">
        <w:t xml:space="preserve"> object functions applies the ToNumber abstract operator to each of its arguments (in left-to-right order if there is more than one)</w:t>
      </w:r>
      <w:ins w:id="31893" w:author="Rev 7 Allen Wirfs-Brock" w:date="2012-04-10T17:29:00Z">
        <w:r w:rsidR="00955A61">
          <w:t>. If ToNumber returns an abrupt completion, that completion record is immediately returned.  Otherwise,</w:t>
        </w:r>
      </w:ins>
      <w:r w:rsidRPr="00E77497">
        <w:t xml:space="preserve"> </w:t>
      </w:r>
      <w:del w:id="31894" w:author="Rev 7 Allen Wirfs-Brock" w:date="2012-04-10T17:30:00Z">
        <w:r w:rsidRPr="00E77497" w:rsidDel="00955A61">
          <w:delText>and then</w:delText>
        </w:r>
      </w:del>
      <w:ins w:id="31895" w:author="Rev 7 Allen Wirfs-Brock" w:date="2012-04-10T17:30:00Z">
        <w:r w:rsidR="00955A61">
          <w:t>functction</w:t>
        </w:r>
      </w:ins>
      <w:r w:rsidRPr="00E77497">
        <w:t xml:space="preserve"> performs a computation on the resulting Number value(s).</w:t>
      </w:r>
    </w:p>
    <w:p w14:paraId="2C386DFB" w14:textId="77777777" w:rsidR="004C02EF" w:rsidRPr="008B7F6F" w:rsidRDefault="004C02EF" w:rsidP="004C02EF">
      <w:r w:rsidRPr="00E77497">
        <w:t xml:space="preserve">In the function descriptions below, the symbols NaN, </w:t>
      </w:r>
      <w:r w:rsidRPr="004D1BD1">
        <w:sym w:font="Symbol" w:char="F02D"/>
      </w:r>
      <w:r w:rsidRPr="004D1BD1">
        <w:t xml:space="preserve">0, +0, </w:t>
      </w:r>
      <w:r w:rsidRPr="004D1BD1">
        <w:sym w:font="Symbol" w:char="F02D"/>
      </w:r>
      <w:r w:rsidRPr="008B7F6F">
        <w:sym w:font="Symbol" w:char="F0A5"/>
      </w:r>
      <w:r w:rsidRPr="004D1BD1">
        <w:t xml:space="preserve"> and +</w:t>
      </w:r>
      <w:r w:rsidRPr="004D1BD1">
        <w:sym w:font="Symbol" w:char="F0A5"/>
      </w:r>
      <w:r w:rsidRPr="004D1BD1">
        <w:t xml:space="preserve"> refer to the Number values described in 8.5.</w:t>
      </w:r>
    </w:p>
    <w:p w14:paraId="0BE00A08" w14:textId="77777777" w:rsidR="004C02EF" w:rsidRPr="00E77497" w:rsidRDefault="004C02EF" w:rsidP="004C02EF">
      <w:pPr>
        <w:pStyle w:val="Note"/>
      </w:pPr>
      <w:r w:rsidRPr="006B6D0A">
        <w:t>NOTE</w:t>
      </w:r>
      <w:r w:rsidRPr="006B6D0A">
        <w:tab/>
        <w:t xml:space="preserve">The behaviour of the functions </w:t>
      </w:r>
      <w:r w:rsidRPr="006B6D0A">
        <w:rPr>
          <w:rFonts w:ascii="Courier New" w:hAnsi="Courier New"/>
          <w:b/>
        </w:rPr>
        <w:t>acos</w:t>
      </w:r>
      <w:r w:rsidRPr="006B6D0A">
        <w:t xml:space="preserve">, </w:t>
      </w:r>
      <w:r w:rsidRPr="00E65A34">
        <w:rPr>
          <w:rFonts w:ascii="Courier New" w:hAnsi="Courier New"/>
          <w:b/>
        </w:rPr>
        <w:t>asin</w:t>
      </w:r>
      <w:r w:rsidRPr="00546435">
        <w:t xml:space="preserve">, </w:t>
      </w:r>
      <w:r w:rsidRPr="00A67AF2">
        <w:rPr>
          <w:rFonts w:ascii="Courier New" w:hAnsi="Courier New"/>
          <w:b/>
        </w:rPr>
        <w:t>atan</w:t>
      </w:r>
      <w:r w:rsidRPr="00A67AF2">
        <w:t xml:space="preserve">, </w:t>
      </w:r>
      <w:r w:rsidRPr="00A67AF2">
        <w:rPr>
          <w:rFonts w:ascii="Courier New" w:hAnsi="Courier New"/>
          <w:b/>
        </w:rPr>
        <w:t>atan2</w:t>
      </w:r>
      <w:r w:rsidRPr="00B820AB">
        <w:t xml:space="preserve">, </w:t>
      </w:r>
      <w:r w:rsidRPr="00675B74">
        <w:rPr>
          <w:rFonts w:ascii="Courier New" w:hAnsi="Courier New"/>
          <w:b/>
        </w:rPr>
        <w:t>cos</w:t>
      </w:r>
      <w:r w:rsidRPr="00E77497">
        <w:t xml:space="preserve">, </w:t>
      </w:r>
      <w:r w:rsidRPr="00E77497">
        <w:rPr>
          <w:rFonts w:ascii="Courier New" w:hAnsi="Courier New"/>
          <w:b/>
        </w:rPr>
        <w:t>exp</w:t>
      </w:r>
      <w:r w:rsidRPr="00E77497">
        <w:t xml:space="preserve">, </w:t>
      </w:r>
      <w:r w:rsidRPr="00E77497">
        <w:rPr>
          <w:rFonts w:ascii="Courier New" w:hAnsi="Courier New"/>
          <w:b/>
        </w:rPr>
        <w:t>log</w:t>
      </w:r>
      <w:r w:rsidRPr="00E77497">
        <w:t xml:space="preserve">, </w:t>
      </w:r>
      <w:r w:rsidRPr="00E77497">
        <w:rPr>
          <w:rFonts w:ascii="Courier New" w:hAnsi="Courier New"/>
          <w:b/>
        </w:rPr>
        <w:t>pow</w:t>
      </w:r>
      <w:r w:rsidRPr="00E77497">
        <w:t xml:space="preserve">, </w:t>
      </w:r>
      <w:r w:rsidRPr="00E77497">
        <w:rPr>
          <w:rFonts w:ascii="Courier New" w:hAnsi="Courier New"/>
          <w:b/>
        </w:rPr>
        <w:t>sin</w:t>
      </w:r>
      <w:r w:rsidRPr="00E77497">
        <w:t xml:space="preserve">, </w:t>
      </w:r>
      <w:r w:rsidRPr="00E77497">
        <w:rPr>
          <w:rFonts w:ascii="Courier New" w:hAnsi="Courier New"/>
          <w:b/>
        </w:rPr>
        <w:t>sqrt</w:t>
      </w:r>
      <w:r w:rsidRPr="00E77497">
        <w:t xml:space="preserve">, and </w:t>
      </w:r>
      <w:r w:rsidRPr="00E77497">
        <w:rPr>
          <w:rFonts w:ascii="Courier New" w:hAnsi="Courier New"/>
          <w:b/>
        </w:rPr>
        <w:t>tan</w:t>
      </w:r>
      <w:r w:rsidRPr="00E77497">
        <w:t xml:space="preserve"> is not precisely specified here except to require specific results for certain argument values that represent boundary cases of interest. For other argument values, these functions are intended to compute approximations to the results of familiar mathematical functions, but some latitude is allowed in the choice of approximation algorithms. The general intent is that an implementer should be able to use the same mathematical library for ECMAScript on a given hardware platform that is available to C programmers on that platform.</w:t>
      </w:r>
    </w:p>
    <w:p w14:paraId="2CED9233" w14:textId="77777777" w:rsidR="004C02EF" w:rsidRPr="00E77497" w:rsidRDefault="004C02EF" w:rsidP="004C02EF">
      <w:r w:rsidRPr="00E77497">
        <w:rPr>
          <w:sz w:val="18"/>
        </w:rPr>
        <w:t xml:space="preserve">Although the choice of algorithms is left to the implementation, it is recommended (but not specified by this standard) that implementations use the approximation algorithms for IEEE 754 arithmetic contained in </w:t>
      </w:r>
      <w:r w:rsidRPr="00E77497">
        <w:rPr>
          <w:rFonts w:ascii="Courier New" w:hAnsi="Courier New"/>
          <w:b/>
          <w:sz w:val="18"/>
        </w:rPr>
        <w:t>fdlibm</w:t>
      </w:r>
      <w:r w:rsidRPr="00E77497">
        <w:rPr>
          <w:sz w:val="18"/>
        </w:rPr>
        <w:t>, the freely distributable mathematical library from Sun Microsystems (http://www.netlib.org/fdlibm</w:t>
      </w:r>
      <w:r w:rsidRPr="00E77497">
        <w:rPr>
          <w:rFonts w:ascii="Courier New" w:hAnsi="Courier New"/>
          <w:sz w:val="18"/>
        </w:rPr>
        <w:t>)</w:t>
      </w:r>
      <w:r w:rsidRPr="00E77497">
        <w:rPr>
          <w:sz w:val="18"/>
        </w:rPr>
        <w:t>.</w:t>
      </w:r>
      <w:bookmarkStart w:id="31896" w:name="_Toc382291675"/>
      <w:bookmarkStart w:id="31897" w:name="_Toc385672371"/>
      <w:bookmarkStart w:id="31898" w:name="_Toc393690487"/>
      <w:r w:rsidRPr="00E77497">
        <w:rPr>
          <w:sz w:val="18"/>
        </w:rPr>
        <w:t xml:space="preserve"> </w:t>
      </w:r>
    </w:p>
    <w:p w14:paraId="310E7855" w14:textId="77777777" w:rsidR="004C02EF" w:rsidRPr="00E77497" w:rsidRDefault="004C02EF" w:rsidP="004C02EF">
      <w:pPr>
        <w:pStyle w:val="40"/>
        <w:numPr>
          <w:ilvl w:val="0"/>
          <w:numId w:val="0"/>
        </w:numPr>
      </w:pPr>
      <w:r w:rsidRPr="00E77497">
        <w:t>15.8.2.1</w:t>
      </w:r>
      <w:r w:rsidRPr="00E77497">
        <w:tab/>
        <w:t>abs (x</w:t>
      </w:r>
      <w:bookmarkEnd w:id="31896"/>
      <w:bookmarkEnd w:id="31897"/>
      <w:bookmarkEnd w:id="31898"/>
      <w:r w:rsidRPr="00E77497">
        <w:t>)</w:t>
      </w:r>
    </w:p>
    <w:p w14:paraId="132B2B80" w14:textId="77777777" w:rsidR="004C02EF" w:rsidRPr="00E77497" w:rsidRDefault="004C02EF" w:rsidP="004C02EF">
      <w:r w:rsidRPr="00E77497">
        <w:t xml:space="preserve">Returns the absolute value of </w:t>
      </w:r>
      <w:r w:rsidRPr="00E77497">
        <w:rPr>
          <w:rFonts w:ascii="Times New Roman" w:hAnsi="Times New Roman"/>
          <w:i/>
        </w:rPr>
        <w:t>x</w:t>
      </w:r>
      <w:r w:rsidRPr="00E77497">
        <w:t xml:space="preserve">; the result has the same magnitude as </w:t>
      </w:r>
      <w:r w:rsidRPr="00E77497">
        <w:rPr>
          <w:rFonts w:ascii="Times New Roman" w:hAnsi="Times New Roman"/>
          <w:i/>
        </w:rPr>
        <w:t>x</w:t>
      </w:r>
      <w:r w:rsidRPr="00E77497">
        <w:t xml:space="preserve"> but has positive sign.</w:t>
      </w:r>
    </w:p>
    <w:p w14:paraId="7A308013"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31AE4A0C"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+0.</w:t>
      </w:r>
    </w:p>
    <w:p w14:paraId="065B6CA1" w14:textId="77777777" w:rsidR="004C02EF" w:rsidRPr="004D1BD1" w:rsidRDefault="004C02EF" w:rsidP="001F482D">
      <w:pPr>
        <w:numPr>
          <w:ilvl w:val="0"/>
          <w:numId w:val="243"/>
        </w:numPr>
        <w:ind w:left="1080"/>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bookmarkStart w:id="31899" w:name="_Toc382291676"/>
      <w:bookmarkStart w:id="31900" w:name="_Toc385672372"/>
      <w:bookmarkStart w:id="31901" w:name="_Toc393690488"/>
    </w:p>
    <w:p w14:paraId="7C630DCA" w14:textId="77777777" w:rsidR="004C02EF" w:rsidRPr="008B7F6F" w:rsidRDefault="004C02EF" w:rsidP="004C02EF">
      <w:pPr>
        <w:pStyle w:val="40"/>
        <w:numPr>
          <w:ilvl w:val="0"/>
          <w:numId w:val="0"/>
        </w:numPr>
      </w:pPr>
      <w:r w:rsidRPr="008B7F6F">
        <w:t>15.8.2.2</w:t>
      </w:r>
      <w:r w:rsidRPr="008B7F6F">
        <w:tab/>
        <w:t>acos (x</w:t>
      </w:r>
      <w:bookmarkEnd w:id="31899"/>
      <w:bookmarkEnd w:id="31900"/>
      <w:bookmarkEnd w:id="31901"/>
      <w:r w:rsidRPr="008B7F6F">
        <w:t>)</w:t>
      </w:r>
    </w:p>
    <w:p w14:paraId="7F14EC26" w14:textId="77777777" w:rsidR="004C02EF" w:rsidRPr="004D1BD1" w:rsidRDefault="004C02EF" w:rsidP="004C02EF">
      <w:r w:rsidRPr="006B6D0A">
        <w:t xml:space="preserve">Returns an implementation-dependent approximation to the arc cosine of </w:t>
      </w:r>
      <w:r w:rsidRPr="006B6D0A">
        <w:rPr>
          <w:rFonts w:ascii="Times New Roman" w:hAnsi="Times New Roman"/>
          <w:i/>
        </w:rPr>
        <w:t>x</w:t>
      </w:r>
      <w:r w:rsidRPr="006B6D0A">
        <w:t>. The result is expressed in ra</w:t>
      </w:r>
      <w:r w:rsidRPr="00E65A34">
        <w:t xml:space="preserve">dians and ranges from </w:t>
      </w:r>
      <w:r w:rsidRPr="00546435">
        <w:rPr>
          <w:rFonts w:ascii="Times New Roman" w:hAnsi="Times New Roman"/>
        </w:rPr>
        <w:t>+0</w:t>
      </w:r>
      <w:r w:rsidRPr="00A67AF2">
        <w:t xml:space="preserve"> to </w:t>
      </w:r>
      <w:r w:rsidRPr="00A67AF2">
        <w:rPr>
          <w:rFonts w:ascii="Times New Roman" w:hAnsi="Times New Roman"/>
        </w:rPr>
        <w:t>+</w:t>
      </w:r>
      <w:r w:rsidRPr="004D1BD1">
        <w:rPr>
          <w:rFonts w:ascii="Times New Roman" w:hAnsi="Times New Roman"/>
        </w:rPr>
        <w:sym w:font="Symbol" w:char="F070"/>
      </w:r>
      <w:r w:rsidRPr="004D1BD1">
        <w:t>.</w:t>
      </w:r>
    </w:p>
    <w:p w14:paraId="60B4720D"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14:paraId="05884D7E" w14:textId="77777777" w:rsidR="004C02EF" w:rsidRPr="00546435"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greater than 1, the result is NaN.</w:t>
      </w:r>
    </w:p>
    <w:p w14:paraId="59119C69" w14:textId="77777777" w:rsidR="004C02EF" w:rsidRPr="004D1BD1"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less than </w:t>
      </w:r>
      <w:r w:rsidRPr="004D1BD1">
        <w:rPr>
          <w:rFonts w:ascii="Times New Roman" w:hAnsi="Times New Roman"/>
          <w:b/>
        </w:rPr>
        <w:sym w:font="Symbol" w:char="F02D"/>
      </w:r>
      <w:r w:rsidRPr="004D1BD1">
        <w:rPr>
          <w:rFonts w:ascii="Times New Roman" w:hAnsi="Times New Roman"/>
        </w:rPr>
        <w:t>1, the result is NaN.</w:t>
      </w:r>
    </w:p>
    <w:p w14:paraId="13AA467B" w14:textId="77777777" w:rsidR="004C02EF" w:rsidRPr="006B6D0A" w:rsidRDefault="004C02EF" w:rsidP="001F482D">
      <w:pPr>
        <w:numPr>
          <w:ilvl w:val="0"/>
          <w:numId w:val="243"/>
        </w:numPr>
        <w:ind w:left="1080"/>
        <w:contextualSpacing/>
        <w:rPr>
          <w:rFonts w:ascii="Times New Roman" w:hAnsi="Times New Roman"/>
        </w:rPr>
      </w:pPr>
      <w:r w:rsidRPr="004D1BD1">
        <w:rPr>
          <w:rFonts w:ascii="Times New Roman" w:hAnsi="Times New Roman"/>
        </w:rPr>
        <w:t xml:space="preserve">If </w:t>
      </w:r>
      <w:r w:rsidRPr="008B7F6F">
        <w:rPr>
          <w:rFonts w:ascii="Times New Roman" w:hAnsi="Times New Roman"/>
          <w:i/>
        </w:rPr>
        <w:t>x</w:t>
      </w:r>
      <w:r w:rsidRPr="006B6D0A">
        <w:rPr>
          <w:rFonts w:ascii="Times New Roman" w:hAnsi="Times New Roman"/>
        </w:rPr>
        <w:t xml:space="preserve"> is exactly 1, the result is +0.</w:t>
      </w:r>
      <w:bookmarkStart w:id="31902" w:name="_Toc382291677"/>
      <w:bookmarkStart w:id="31903" w:name="_Toc385672373"/>
      <w:bookmarkStart w:id="31904" w:name="_Toc393690489"/>
    </w:p>
    <w:p w14:paraId="065EAA77" w14:textId="77777777" w:rsidR="004C02EF" w:rsidRPr="006B6D0A" w:rsidRDefault="004C02EF" w:rsidP="004C02EF">
      <w:pPr>
        <w:pStyle w:val="40"/>
        <w:numPr>
          <w:ilvl w:val="0"/>
          <w:numId w:val="0"/>
        </w:numPr>
      </w:pPr>
      <w:r w:rsidRPr="006B6D0A">
        <w:t>15.8.2.3</w:t>
      </w:r>
      <w:r w:rsidRPr="006B6D0A">
        <w:tab/>
        <w:t>asin (x</w:t>
      </w:r>
      <w:bookmarkEnd w:id="31902"/>
      <w:bookmarkEnd w:id="31903"/>
      <w:bookmarkEnd w:id="31904"/>
      <w:r w:rsidRPr="006B6D0A">
        <w:t>)</w:t>
      </w:r>
    </w:p>
    <w:p w14:paraId="78BE392B" w14:textId="77777777" w:rsidR="004C02EF" w:rsidRPr="008B7F6F" w:rsidRDefault="004C02EF" w:rsidP="004C02EF">
      <w:r w:rsidRPr="006B6D0A">
        <w:t xml:space="preserve">Returns an implementation-dependent approximation to </w:t>
      </w:r>
      <w:r w:rsidRPr="00E65A34">
        <w:t xml:space="preserve">the arc sine of </w:t>
      </w:r>
      <w:r w:rsidRPr="00546435">
        <w:rPr>
          <w:rFonts w:ascii="Times New Roman" w:hAnsi="Times New Roman"/>
          <w:i/>
        </w:rPr>
        <w:t>x</w:t>
      </w:r>
      <w:r w:rsidRPr="00A67AF2">
        <w:t xml:space="preserve">.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 xml:space="preserve">/2 </w:t>
      </w:r>
      <w:r w:rsidRPr="008B7F6F">
        <w:rPr>
          <w:rFonts w:cs="Arial"/>
        </w:rPr>
        <w:t>to</w:t>
      </w:r>
      <w:r w:rsidRPr="006B6D0A">
        <w:rPr>
          <w:rFonts w:ascii="Times New Roman" w:hAnsi="Times New Roman"/>
        </w:rPr>
        <w:t xml:space="preserve"> +</w:t>
      </w:r>
      <w:r w:rsidRPr="004D1BD1">
        <w:rPr>
          <w:rFonts w:ascii="Times New Roman" w:hAnsi="Times New Roman"/>
        </w:rPr>
        <w:sym w:font="Symbol" w:char="F070"/>
      </w:r>
      <w:r w:rsidRPr="004D1BD1">
        <w:rPr>
          <w:rFonts w:ascii="Times New Roman" w:hAnsi="Times New Roman"/>
        </w:rPr>
        <w:t>/2</w:t>
      </w:r>
      <w:r w:rsidRPr="008B7F6F">
        <w:t>.</w:t>
      </w:r>
    </w:p>
    <w:p w14:paraId="34A431B0" w14:textId="77777777" w:rsidR="004C02EF" w:rsidRPr="006B6D0A"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14:paraId="1A130B93" w14:textId="77777777"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greater than 1, the result is NaN.</w:t>
      </w:r>
    </w:p>
    <w:p w14:paraId="67AFC9B0" w14:textId="77777777" w:rsidR="004C02EF" w:rsidRPr="00B820AB"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less than –1, the result is NaN.</w:t>
      </w:r>
    </w:p>
    <w:p w14:paraId="5DD9431F" w14:textId="77777777"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72F0E276"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bookmarkStart w:id="31905" w:name="_Toc382291678"/>
      <w:bookmarkStart w:id="31906" w:name="_Toc385672374"/>
      <w:bookmarkStart w:id="31907" w:name="_Toc393690490"/>
    </w:p>
    <w:p w14:paraId="1E2CBFC8" w14:textId="77777777" w:rsidR="004C02EF" w:rsidRPr="008B7F6F" w:rsidRDefault="004C02EF" w:rsidP="004C02EF">
      <w:pPr>
        <w:pStyle w:val="40"/>
        <w:numPr>
          <w:ilvl w:val="0"/>
          <w:numId w:val="0"/>
        </w:numPr>
      </w:pPr>
      <w:r w:rsidRPr="008B7F6F">
        <w:t>15.8.2.4</w:t>
      </w:r>
      <w:r w:rsidRPr="008B7F6F">
        <w:tab/>
        <w:t>atan (x</w:t>
      </w:r>
      <w:bookmarkEnd w:id="31905"/>
      <w:bookmarkEnd w:id="31906"/>
      <w:bookmarkEnd w:id="31907"/>
      <w:r w:rsidRPr="008B7F6F">
        <w:t>)</w:t>
      </w:r>
    </w:p>
    <w:p w14:paraId="35C61953" w14:textId="77777777" w:rsidR="004C02EF" w:rsidRPr="008B7F6F" w:rsidRDefault="004C02EF" w:rsidP="004C02EF">
      <w:r w:rsidRPr="006B6D0A">
        <w:t xml:space="preserve">Returns an implementation-dependent approximation to the arc tangent of </w:t>
      </w:r>
      <w:r w:rsidRPr="006B6D0A">
        <w:rPr>
          <w:rFonts w:ascii="Times New Roman" w:hAnsi="Times New Roman"/>
          <w:i/>
        </w:rPr>
        <w:t>x</w:t>
      </w:r>
      <w:r w:rsidRPr="006B6D0A">
        <w:t xml:space="preserve">.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 xml:space="preserve">/2 </w:t>
      </w:r>
      <w:r w:rsidRPr="008B7F6F">
        <w:rPr>
          <w:rFonts w:cs="Arial"/>
        </w:rPr>
        <w:t>to</w:t>
      </w:r>
      <w:r w:rsidRPr="006B6D0A">
        <w:rPr>
          <w:rFonts w:ascii="Times New Roman" w:hAnsi="Times New Roman"/>
        </w:rPr>
        <w:t xml:space="preserve"> +</w:t>
      </w:r>
      <w:r w:rsidRPr="004D1BD1">
        <w:rPr>
          <w:rFonts w:ascii="Times New Roman" w:hAnsi="Times New Roman"/>
        </w:rPr>
        <w:sym w:font="Symbol" w:char="F070"/>
      </w:r>
      <w:r w:rsidRPr="004D1BD1">
        <w:rPr>
          <w:rFonts w:ascii="Times New Roman" w:hAnsi="Times New Roman"/>
        </w:rPr>
        <w:t>/2</w:t>
      </w:r>
      <w:r w:rsidRPr="008B7F6F">
        <w:t>.</w:t>
      </w:r>
    </w:p>
    <w:p w14:paraId="0BC64B70" w14:textId="77777777" w:rsidR="004C02EF" w:rsidRPr="006B6D0A" w:rsidRDefault="004C02EF" w:rsidP="001F482D">
      <w:pPr>
        <w:keepNext/>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14:paraId="5148C9B3" w14:textId="77777777" w:rsidR="004C02EF" w:rsidRPr="00A67AF2" w:rsidRDefault="004C02EF" w:rsidP="001F482D">
      <w:pPr>
        <w:keepNext/>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+0, the result is +0.</w:t>
      </w:r>
    </w:p>
    <w:p w14:paraId="706EB2D6" w14:textId="77777777" w:rsidR="004C02EF" w:rsidRPr="004D1BD1"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61CFC1A3"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w:t>
      </w:r>
      <w:r w:rsidRPr="006B6D0A">
        <w:rPr>
          <w:rFonts w:ascii="Times New Roman" w:hAnsi="Times New Roman"/>
        </w:rPr>
        <w:t xml:space="preserve">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an implementation-dependent approximation to +</w:t>
      </w:r>
      <w:r w:rsidRPr="004D1BD1">
        <w:rPr>
          <w:rFonts w:ascii="Times New Roman" w:hAnsi="Times New Roman"/>
        </w:rPr>
        <w:sym w:font="Symbol" w:char="F070"/>
      </w:r>
      <w:r w:rsidRPr="004D1BD1">
        <w:rPr>
          <w:rFonts w:ascii="Times New Roman" w:hAnsi="Times New Roman"/>
        </w:rPr>
        <w:t>/2.</w:t>
      </w:r>
    </w:p>
    <w:p w14:paraId="7A447AD4"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bookmarkStart w:id="31908" w:name="_Toc382291679"/>
      <w:bookmarkStart w:id="31909" w:name="_Toc385672375"/>
      <w:bookmarkStart w:id="31910" w:name="_Toc393690491"/>
    </w:p>
    <w:p w14:paraId="30291772" w14:textId="77777777" w:rsidR="004C02EF" w:rsidRPr="008B7F6F" w:rsidRDefault="004C02EF" w:rsidP="004C02EF">
      <w:pPr>
        <w:pStyle w:val="40"/>
        <w:numPr>
          <w:ilvl w:val="0"/>
          <w:numId w:val="0"/>
        </w:numPr>
      </w:pPr>
      <w:r w:rsidRPr="008B7F6F">
        <w:t>15.8.2.5</w:t>
      </w:r>
      <w:r w:rsidRPr="008B7F6F">
        <w:tab/>
        <w:t>atan2 (y, x</w:t>
      </w:r>
      <w:bookmarkEnd w:id="31908"/>
      <w:bookmarkEnd w:id="31909"/>
      <w:bookmarkEnd w:id="31910"/>
      <w:r w:rsidRPr="008B7F6F">
        <w:t>)</w:t>
      </w:r>
    </w:p>
    <w:p w14:paraId="337530C7" w14:textId="77777777" w:rsidR="004C02EF" w:rsidRPr="004D1BD1" w:rsidRDefault="004C02EF" w:rsidP="004C02EF">
      <w:r w:rsidRPr="006B6D0A">
        <w:t xml:space="preserve">Returns an implementation-dependent approximation to the arc tangent of the quotient </w:t>
      </w:r>
      <w:r w:rsidRPr="006B6D0A">
        <w:rPr>
          <w:rFonts w:ascii="Times New Roman" w:hAnsi="Times New Roman"/>
          <w:i/>
        </w:rPr>
        <w:t>y</w:t>
      </w:r>
      <w:r w:rsidRPr="00E65A34">
        <w:rPr>
          <w:rFonts w:ascii="Times New Roman" w:hAnsi="Times New Roman"/>
          <w:b/>
        </w:rPr>
        <w:t>/</w:t>
      </w:r>
      <w:r w:rsidRPr="00546435">
        <w:rPr>
          <w:rFonts w:ascii="Times New Roman" w:hAnsi="Times New Roman"/>
          <w:i/>
        </w:rPr>
        <w:t>x</w:t>
      </w:r>
      <w:r w:rsidRPr="00A67AF2">
        <w:t xml:space="preserve"> of the arguments </w:t>
      </w:r>
      <w:r w:rsidRPr="00A67AF2">
        <w:rPr>
          <w:rFonts w:ascii="Times New Roman" w:hAnsi="Times New Roman"/>
          <w:i/>
        </w:rPr>
        <w:t>y</w:t>
      </w:r>
      <w:r w:rsidRPr="00A67AF2">
        <w:t xml:space="preserve"> and </w:t>
      </w:r>
      <w:r w:rsidRPr="00B820AB">
        <w:rPr>
          <w:rFonts w:ascii="Times New Roman" w:hAnsi="Times New Roman"/>
          <w:i/>
        </w:rPr>
        <w:t>x</w:t>
      </w:r>
      <w:r w:rsidRPr="00675B74">
        <w:t xml:space="preserve">, where the signs of </w:t>
      </w:r>
      <w:r w:rsidRPr="00E77497">
        <w:rPr>
          <w:rFonts w:ascii="Times New Roman" w:hAnsi="Times New Roman"/>
          <w:i/>
        </w:rPr>
        <w:t>y</w:t>
      </w:r>
      <w:r w:rsidRPr="00E77497">
        <w:t xml:space="preserve"> and </w:t>
      </w:r>
      <w:r w:rsidRPr="00E77497">
        <w:rPr>
          <w:rFonts w:ascii="Times New Roman" w:hAnsi="Times New Roman"/>
          <w:i/>
        </w:rPr>
        <w:t>x</w:t>
      </w:r>
      <w:r w:rsidRPr="00E77497">
        <w:t xml:space="preserve"> are used to determine the quadrant of the result. Note that it is intentional and traditional for the two-argument arc tangent function that the argument named </w:t>
      </w:r>
      <w:r w:rsidRPr="00E77497">
        <w:rPr>
          <w:rFonts w:ascii="Times New Roman" w:hAnsi="Times New Roman"/>
          <w:i/>
        </w:rPr>
        <w:t>y</w:t>
      </w:r>
      <w:r w:rsidRPr="00E77497">
        <w:t xml:space="preserve"> be first and the argument named </w:t>
      </w:r>
      <w:r w:rsidRPr="00E77497">
        <w:rPr>
          <w:rFonts w:ascii="Times New Roman" w:hAnsi="Times New Roman"/>
          <w:i/>
        </w:rPr>
        <w:t>x</w:t>
      </w:r>
      <w:r w:rsidRPr="00E77497">
        <w:t xml:space="preserve"> be second.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t xml:space="preserve"> to </w:t>
      </w:r>
      <w:r w:rsidRPr="008B7F6F">
        <w:rPr>
          <w:rFonts w:ascii="Times New Roman" w:hAnsi="Times New Roman"/>
        </w:rPr>
        <w:t>+</w:t>
      </w:r>
      <w:r w:rsidRPr="004D1BD1">
        <w:rPr>
          <w:rFonts w:ascii="Times New Roman" w:hAnsi="Times New Roman"/>
        </w:rPr>
        <w:sym w:font="Symbol" w:char="F070"/>
      </w:r>
      <w:r w:rsidRPr="004D1BD1">
        <w:t>.</w:t>
      </w:r>
    </w:p>
    <w:p w14:paraId="31DD1D42" w14:textId="77777777" w:rsidR="004C02EF" w:rsidRPr="00E65A34"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either </w:t>
      </w:r>
      <w:r w:rsidRPr="006B6D0A">
        <w:rPr>
          <w:rFonts w:ascii="Times New Roman" w:hAnsi="Times New Roman"/>
          <w:i/>
        </w:rPr>
        <w:t>x</w:t>
      </w:r>
      <w:r w:rsidRPr="006B6D0A">
        <w:rPr>
          <w:rFonts w:ascii="Times New Roman" w:hAnsi="Times New Roman"/>
        </w:rPr>
        <w:t xml:space="preserve"> or </w:t>
      </w:r>
      <w:r w:rsidRPr="006B6D0A">
        <w:rPr>
          <w:rFonts w:ascii="Times New Roman" w:hAnsi="Times New Roman"/>
          <w:i/>
        </w:rPr>
        <w:t>y</w:t>
      </w:r>
      <w:r w:rsidRPr="00E65A34">
        <w:rPr>
          <w:rFonts w:ascii="Times New Roman" w:hAnsi="Times New Roman"/>
        </w:rPr>
        <w:t xml:space="preserve"> is NaN, the result is NaN.</w:t>
      </w:r>
    </w:p>
    <w:p w14:paraId="0AB83416" w14:textId="77777777" w:rsidR="004C02EF" w:rsidRPr="004D1BD1"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y</w:t>
      </w:r>
      <w:r w:rsidRPr="00A67AF2">
        <w:rPr>
          <w:rFonts w:ascii="Times New Roman" w:hAnsi="Times New Roman"/>
        </w:rPr>
        <w:t xml:space="preserve">&gt;0 and </w:t>
      </w:r>
      <w:r w:rsidRPr="00A67AF2">
        <w:rPr>
          <w:rFonts w:ascii="Times New Roman" w:hAnsi="Times New Roman"/>
          <w:i/>
        </w:rPr>
        <w:t>x</w:t>
      </w:r>
      <w:r w:rsidRPr="00B820AB">
        <w:rPr>
          <w:rFonts w:ascii="Times New Roman" w:hAnsi="Times New Roman"/>
        </w:rPr>
        <w:t xml:space="preserve"> is +0, the result is an implementation-dependent approximation to  +</w:t>
      </w:r>
      <w:r w:rsidRPr="004D1BD1">
        <w:rPr>
          <w:rFonts w:ascii="Times New Roman" w:hAnsi="Times New Roman"/>
        </w:rPr>
        <w:sym w:font="Symbol" w:char="F070"/>
      </w:r>
      <w:r w:rsidRPr="004D1BD1">
        <w:rPr>
          <w:rFonts w:ascii="Times New Roman" w:hAnsi="Times New Roman"/>
        </w:rPr>
        <w:t>/2.</w:t>
      </w:r>
    </w:p>
    <w:p w14:paraId="57B2F1EE"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an implementation-de</w:t>
      </w:r>
      <w:r w:rsidRPr="008B7F6F">
        <w:rPr>
          <w:rFonts w:ascii="Times New Roman" w:hAnsi="Times New Roman"/>
        </w:rPr>
        <w:t>pendent approximation to  +</w:t>
      </w:r>
      <w:r w:rsidRPr="004D1BD1">
        <w:rPr>
          <w:rFonts w:ascii="Times New Roman" w:hAnsi="Times New Roman"/>
        </w:rPr>
        <w:sym w:font="Symbol" w:char="F070"/>
      </w:r>
      <w:r w:rsidRPr="004D1BD1">
        <w:rPr>
          <w:rFonts w:ascii="Times New Roman" w:hAnsi="Times New Roman"/>
        </w:rPr>
        <w:t>/2.</w:t>
      </w:r>
    </w:p>
    <w:p w14:paraId="06F80B4F" w14:textId="77777777" w:rsidR="004C02EF" w:rsidRPr="00E65A34"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+0 and </w:t>
      </w:r>
      <w:r w:rsidRPr="006B6D0A">
        <w:rPr>
          <w:rFonts w:ascii="Times New Roman" w:hAnsi="Times New Roman"/>
          <w:i/>
        </w:rPr>
        <w:t>x</w:t>
      </w:r>
      <w:r w:rsidRPr="00E65A34">
        <w:rPr>
          <w:rFonts w:ascii="Times New Roman" w:hAnsi="Times New Roman"/>
        </w:rPr>
        <w:t>&gt;0, the result is +0.</w:t>
      </w:r>
    </w:p>
    <w:p w14:paraId="74D692FD" w14:textId="77777777" w:rsidR="004C02EF" w:rsidRPr="00B820AB"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y</w:t>
      </w:r>
      <w:r w:rsidRPr="00A67AF2">
        <w:rPr>
          <w:rFonts w:ascii="Times New Roman" w:hAnsi="Times New Roman"/>
        </w:rPr>
        <w:t xml:space="preserve"> is +0 and </w:t>
      </w:r>
      <w:r w:rsidRPr="00A67AF2">
        <w:rPr>
          <w:rFonts w:ascii="Times New Roman" w:hAnsi="Times New Roman"/>
          <w:i/>
        </w:rPr>
        <w:t>x</w:t>
      </w:r>
      <w:r w:rsidRPr="00B820AB">
        <w:rPr>
          <w:rFonts w:ascii="Times New Roman" w:hAnsi="Times New Roman"/>
        </w:rPr>
        <w:t xml:space="preserve"> is +0, the result is +0.</w:t>
      </w:r>
    </w:p>
    <w:p w14:paraId="66D1E413" w14:textId="77777777" w:rsidR="004C02EF" w:rsidRPr="004D1BD1"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+0 and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an implementation-dependent approximation to  +</w:t>
      </w:r>
      <w:r w:rsidRPr="004D1BD1">
        <w:rPr>
          <w:rFonts w:ascii="Times New Roman" w:hAnsi="Times New Roman"/>
        </w:rPr>
        <w:sym w:font="Symbol" w:char="F070"/>
      </w:r>
      <w:r w:rsidRPr="004D1BD1">
        <w:rPr>
          <w:rFonts w:ascii="Times New Roman" w:hAnsi="Times New Roman"/>
        </w:rPr>
        <w:t>.</w:t>
      </w:r>
    </w:p>
    <w:p w14:paraId="1D27A9F6"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+0 and </w:t>
      </w:r>
      <w:r w:rsidRPr="006B6D0A">
        <w:rPr>
          <w:rFonts w:ascii="Times New Roman" w:hAnsi="Times New Roman"/>
          <w:i/>
        </w:rPr>
        <w:t>x</w:t>
      </w:r>
      <w:r w:rsidRPr="00E65A34">
        <w:rPr>
          <w:rFonts w:ascii="Times New Roman" w:hAnsi="Times New Roman"/>
        </w:rPr>
        <w:t>&lt;0, the result is an implementation-depe</w:t>
      </w:r>
      <w:r w:rsidRPr="00546435">
        <w:rPr>
          <w:rFonts w:ascii="Times New Roman" w:hAnsi="Times New Roman"/>
        </w:rPr>
        <w:t>ndent approximation to  +</w:t>
      </w:r>
      <w:r w:rsidRPr="004D1BD1">
        <w:rPr>
          <w:rFonts w:ascii="Times New Roman" w:hAnsi="Times New Roman"/>
        </w:rPr>
        <w:sym w:font="Symbol" w:char="F070"/>
      </w:r>
      <w:r w:rsidRPr="004D1BD1">
        <w:rPr>
          <w:rFonts w:ascii="Times New Roman" w:hAnsi="Times New Roman"/>
        </w:rPr>
        <w:t>.</w:t>
      </w:r>
    </w:p>
    <w:p w14:paraId="15AFFBEA"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&gt;0, the result is </w:t>
      </w:r>
      <w:r w:rsidRPr="004D1BD1">
        <w:rPr>
          <w:rFonts w:ascii="Times New Roman" w:hAnsi="Times New Roman"/>
        </w:rPr>
        <w:sym w:font="Symbol" w:char="F02D"/>
      </w:r>
      <w:r w:rsidRPr="004D1BD1">
        <w:rPr>
          <w:rFonts w:ascii="Times New Roman" w:hAnsi="Times New Roman"/>
        </w:rPr>
        <w:t>0.</w:t>
      </w:r>
    </w:p>
    <w:p w14:paraId="1B6006AB"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 is +0, the result is </w:t>
      </w:r>
      <w:r w:rsidRPr="004D1BD1">
        <w:rPr>
          <w:rFonts w:ascii="Times New Roman" w:hAnsi="Times New Roman"/>
        </w:rPr>
        <w:sym w:font="Symbol" w:char="F02D"/>
      </w:r>
      <w:r w:rsidRPr="004D1BD1">
        <w:rPr>
          <w:rFonts w:ascii="Times New Roman" w:hAnsi="Times New Roman"/>
        </w:rPr>
        <w:t>0.</w:t>
      </w:r>
    </w:p>
    <w:p w14:paraId="4DEC8C9C"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14:paraId="06DB293F"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&lt;0,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14:paraId="20CA10EF"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02F85966"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0C8A56DB"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+0.</w:t>
      </w:r>
    </w:p>
    <w:p w14:paraId="3232B6E6"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E65A34">
        <w:rPr>
          <w:rFonts w:ascii="Times New Roman" w:hAnsi="Times New Roman"/>
          <w:i/>
        </w:rPr>
        <w:t>y</w:t>
      </w:r>
      <w:r w:rsidRPr="00546435">
        <w:rPr>
          <w:rFonts w:ascii="Times New Roman" w:hAnsi="Times New Roman"/>
        </w:rPr>
        <w:t xml:space="preserve"> is finite and </w:t>
      </w:r>
      <w:r w:rsidRPr="00A67AF2">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if an implementation-dependent approximation to  +</w:t>
      </w:r>
      <w:r w:rsidRPr="004D1BD1">
        <w:rPr>
          <w:rFonts w:ascii="Times New Roman" w:hAnsi="Times New Roman"/>
        </w:rPr>
        <w:sym w:font="Symbol" w:char="F070"/>
      </w:r>
      <w:r w:rsidRPr="004D1BD1">
        <w:rPr>
          <w:rFonts w:ascii="Times New Roman" w:hAnsi="Times New Roman"/>
        </w:rPr>
        <w:t>.</w:t>
      </w:r>
    </w:p>
    <w:p w14:paraId="5E9F6DE2"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4D1BD1">
        <w:rPr>
          <w:rFonts w:ascii="Times New Roman" w:hAnsi="Times New Roman"/>
        </w:rPr>
        <w:t>0.</w:t>
      </w:r>
    </w:p>
    <w:p w14:paraId="25476DFA"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14:paraId="4052DD26"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finite, the result is an implementation-dependent approximation to  +</w:t>
      </w:r>
      <w:r w:rsidRPr="004D1BD1">
        <w:rPr>
          <w:rFonts w:ascii="Times New Roman" w:hAnsi="Times New Roman"/>
        </w:rPr>
        <w:sym w:font="Symbol" w:char="F070"/>
      </w:r>
      <w:r w:rsidRPr="004D1BD1">
        <w:rPr>
          <w:rFonts w:ascii="Times New Roman" w:hAnsi="Times New Roman"/>
        </w:rPr>
        <w:t>/2.</w:t>
      </w:r>
    </w:p>
    <w:p w14:paraId="45FABFAA"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finite,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14:paraId="3F97B3D3"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an implementation-dependent approximati</w:t>
      </w:r>
      <w:r w:rsidRPr="008B7F6F">
        <w:rPr>
          <w:rFonts w:ascii="Times New Roman" w:hAnsi="Times New Roman"/>
        </w:rPr>
        <w:t>on to  +</w:t>
      </w:r>
      <w:r w:rsidRPr="004D1BD1">
        <w:rPr>
          <w:rFonts w:ascii="Times New Roman" w:hAnsi="Times New Roman"/>
        </w:rPr>
        <w:sym w:font="Symbol" w:char="F070"/>
      </w:r>
      <w:r w:rsidRPr="004D1BD1">
        <w:rPr>
          <w:rFonts w:ascii="Times New Roman" w:hAnsi="Times New Roman"/>
        </w:rPr>
        <w:t>/4.</w:t>
      </w:r>
    </w:p>
    <w:p w14:paraId="39DA820A"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an implementation-dependent approximation to  +3</w:t>
      </w:r>
      <w:r w:rsidRPr="004D1BD1">
        <w:rPr>
          <w:rFonts w:ascii="Times New Roman" w:hAnsi="Times New Roman"/>
        </w:rPr>
        <w:sym w:font="Symbol" w:char="F070"/>
      </w:r>
      <w:r w:rsidRPr="004D1BD1">
        <w:rPr>
          <w:rFonts w:ascii="Times New Roman" w:hAnsi="Times New Roman"/>
        </w:rPr>
        <w:t>/4.</w:t>
      </w:r>
    </w:p>
    <w:p w14:paraId="0EBB920D"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/4.</w:t>
      </w:r>
    </w:p>
    <w:p w14:paraId="4CDEBD16"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an implementation-depend</w:t>
      </w:r>
      <w:r w:rsidRPr="008B7F6F">
        <w:rPr>
          <w:rFonts w:ascii="Times New Roman" w:hAnsi="Times New Roman"/>
        </w:rPr>
        <w:t xml:space="preserve">ent approximation to  </w:t>
      </w:r>
      <w:r w:rsidRPr="004D1BD1">
        <w:rPr>
          <w:rFonts w:ascii="Times New Roman" w:hAnsi="Times New Roman"/>
        </w:rPr>
        <w:sym w:font="Symbol" w:char="F02D"/>
      </w:r>
      <w:r w:rsidRPr="004D1BD1">
        <w:rPr>
          <w:rFonts w:ascii="Times New Roman" w:hAnsi="Times New Roman"/>
        </w:rPr>
        <w:t>3</w:t>
      </w:r>
      <w:r w:rsidRPr="004D1BD1">
        <w:rPr>
          <w:rFonts w:ascii="Times New Roman" w:hAnsi="Times New Roman"/>
        </w:rPr>
        <w:sym w:font="Symbol" w:char="F070"/>
      </w:r>
      <w:r w:rsidRPr="004D1BD1">
        <w:rPr>
          <w:rFonts w:ascii="Times New Roman" w:hAnsi="Times New Roman"/>
        </w:rPr>
        <w:t>/4.</w:t>
      </w:r>
      <w:bookmarkStart w:id="31911" w:name="_Toc382291680"/>
      <w:bookmarkStart w:id="31912" w:name="_Toc385672376"/>
      <w:bookmarkStart w:id="31913" w:name="_Toc393690492"/>
    </w:p>
    <w:p w14:paraId="1808CFF5" w14:textId="77777777" w:rsidR="004C02EF" w:rsidRPr="004D1BD1" w:rsidRDefault="004C02EF" w:rsidP="004C02EF">
      <w:pPr>
        <w:pStyle w:val="40"/>
        <w:numPr>
          <w:ilvl w:val="0"/>
          <w:numId w:val="0"/>
        </w:numPr>
      </w:pPr>
      <w:r w:rsidRPr="004D1BD1">
        <w:t>15.8.2.6</w:t>
      </w:r>
      <w:r w:rsidRPr="004D1BD1">
        <w:tab/>
        <w:t>ceil (x</w:t>
      </w:r>
      <w:bookmarkEnd w:id="31911"/>
      <w:bookmarkEnd w:id="31912"/>
      <w:bookmarkEnd w:id="31913"/>
      <w:r w:rsidRPr="004D1BD1">
        <w:t>)</w:t>
      </w:r>
    </w:p>
    <w:p w14:paraId="251EB11D" w14:textId="77777777" w:rsidR="004C02EF" w:rsidRPr="00546435" w:rsidRDefault="004C02EF" w:rsidP="004C02EF">
      <w:r w:rsidRPr="008B7F6F">
        <w:t xml:space="preserve">Returns the smallest (closest to </w:t>
      </w:r>
      <w:r w:rsidRPr="004D1BD1">
        <w:rPr>
          <w:b/>
        </w:rPr>
        <w:sym w:font="Symbol" w:char="F02D"/>
      </w:r>
      <w:r w:rsidRPr="008B7F6F">
        <w:rPr>
          <w:b/>
        </w:rPr>
        <w:sym w:font="Symbol" w:char="F0A5"/>
      </w:r>
      <w:r w:rsidRPr="004D1BD1">
        <w:t xml:space="preserve">) Number value that is not less than </w:t>
      </w:r>
      <w:r w:rsidRPr="008B7F6F">
        <w:rPr>
          <w:rFonts w:ascii="Times New Roman" w:hAnsi="Times New Roman"/>
          <w:i/>
        </w:rPr>
        <w:t>x</w:t>
      </w:r>
      <w:r w:rsidRPr="006B6D0A">
        <w:t xml:space="preserve"> and is equal to a mathematical integer. If </w:t>
      </w:r>
      <w:r w:rsidRPr="006B6D0A">
        <w:rPr>
          <w:rFonts w:ascii="Times New Roman" w:hAnsi="Times New Roman"/>
          <w:i/>
        </w:rPr>
        <w:t>x</w:t>
      </w:r>
      <w:r w:rsidRPr="006B6D0A">
        <w:t xml:space="preserve"> is already an integer, the result is </w:t>
      </w:r>
      <w:r w:rsidRPr="00E65A34">
        <w:rPr>
          <w:rFonts w:ascii="Times New Roman" w:hAnsi="Times New Roman"/>
          <w:i/>
        </w:rPr>
        <w:t>x</w:t>
      </w:r>
      <w:r w:rsidRPr="00546435">
        <w:t>.</w:t>
      </w:r>
    </w:p>
    <w:p w14:paraId="257D6779" w14:textId="77777777" w:rsidR="004C02EF" w:rsidRPr="00A67AF2"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NaN, the result is NaN.</w:t>
      </w:r>
    </w:p>
    <w:p w14:paraId="56F760CD" w14:textId="77777777" w:rsidR="004C02EF" w:rsidRPr="00E77497" w:rsidRDefault="004C02EF" w:rsidP="001F482D">
      <w:pPr>
        <w:numPr>
          <w:ilvl w:val="0"/>
          <w:numId w:val="243"/>
        </w:numPr>
        <w:ind w:left="1080"/>
        <w:contextualSpacing/>
        <w:rPr>
          <w:rFonts w:ascii="Times New Roman" w:hAnsi="Times New Roman"/>
        </w:rPr>
      </w:pPr>
      <w:r w:rsidRPr="00B820AB">
        <w:rPr>
          <w:rFonts w:ascii="Times New Roman" w:hAnsi="Times New Roman"/>
        </w:rPr>
        <w:t xml:space="preserve">If </w:t>
      </w:r>
      <w:r w:rsidRPr="00675B74">
        <w:rPr>
          <w:rFonts w:ascii="Times New Roman" w:hAnsi="Times New Roman"/>
          <w:i/>
        </w:rPr>
        <w:t>x</w:t>
      </w:r>
      <w:r w:rsidRPr="00E77497">
        <w:rPr>
          <w:rFonts w:ascii="Times New Roman" w:hAnsi="Times New Roman"/>
        </w:rPr>
        <w:t xml:space="preserve"> is +0, the result is +0.</w:t>
      </w:r>
    </w:p>
    <w:p w14:paraId="6B497C20"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7D2BC7CA"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139C8D71"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77EAE1AB" w14:textId="77777777" w:rsidR="004C02EF" w:rsidRPr="004D1BD1" w:rsidRDefault="004C02EF" w:rsidP="001F482D">
      <w:pPr>
        <w:numPr>
          <w:ilvl w:val="0"/>
          <w:numId w:val="243"/>
        </w:numPr>
        <w:ind w:left="1080"/>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less than 0 but greater than -1, the result is </w:t>
      </w:r>
      <w:r w:rsidRPr="004D1BD1">
        <w:rPr>
          <w:rFonts w:ascii="Times New Roman" w:hAnsi="Times New Roman"/>
        </w:rPr>
        <w:sym w:font="Symbol" w:char="F02D"/>
      </w:r>
      <w:r w:rsidRPr="004D1BD1">
        <w:rPr>
          <w:rFonts w:ascii="Times New Roman" w:hAnsi="Times New Roman"/>
        </w:rPr>
        <w:t>0.</w:t>
      </w:r>
    </w:p>
    <w:p w14:paraId="08E0511D" w14:textId="77777777" w:rsidR="004C02EF" w:rsidRPr="00E65A34" w:rsidRDefault="004C02EF" w:rsidP="004C02EF">
      <w:r w:rsidRPr="008B7F6F">
        <w:t xml:space="preserve">The value of </w:t>
      </w:r>
      <w:r w:rsidRPr="006B6D0A">
        <w:rPr>
          <w:rFonts w:ascii="Courier New" w:hAnsi="Courier New" w:cs="Courier New"/>
          <w:b/>
        </w:rPr>
        <w:t>Math.ceil(x)</w:t>
      </w:r>
      <w:r w:rsidRPr="006B6D0A">
        <w:t xml:space="preserve"> is the same as the value of </w:t>
      </w:r>
      <w:r w:rsidRPr="006B6D0A">
        <w:rPr>
          <w:rFonts w:ascii="Courier New" w:hAnsi="Courier New" w:cs="Courier New"/>
          <w:b/>
        </w:rPr>
        <w:t>-Math.floor(-x)</w:t>
      </w:r>
      <w:r w:rsidRPr="00E65A34">
        <w:t>.</w:t>
      </w:r>
      <w:bookmarkStart w:id="31914" w:name="_Toc382291681"/>
      <w:bookmarkStart w:id="31915" w:name="_Toc385672377"/>
      <w:bookmarkStart w:id="31916" w:name="_Toc393690493"/>
    </w:p>
    <w:p w14:paraId="20947FE8" w14:textId="77777777" w:rsidR="004C02EF" w:rsidRPr="00546435" w:rsidRDefault="004C02EF" w:rsidP="004C02EF">
      <w:pPr>
        <w:pStyle w:val="40"/>
        <w:numPr>
          <w:ilvl w:val="0"/>
          <w:numId w:val="0"/>
        </w:numPr>
      </w:pPr>
      <w:r w:rsidRPr="00546435">
        <w:t>15.8.2.7</w:t>
      </w:r>
      <w:r w:rsidRPr="00546435">
        <w:tab/>
        <w:t>cos (x</w:t>
      </w:r>
      <w:bookmarkEnd w:id="31914"/>
      <w:bookmarkEnd w:id="31915"/>
      <w:bookmarkEnd w:id="31916"/>
      <w:r w:rsidRPr="00546435">
        <w:t>)</w:t>
      </w:r>
    </w:p>
    <w:p w14:paraId="7BFBADDC" w14:textId="77777777" w:rsidR="004C02EF" w:rsidRPr="00B820AB" w:rsidRDefault="004C02EF" w:rsidP="004C02EF">
      <w:r w:rsidRPr="00A67AF2">
        <w:t xml:space="preserve">Returns an implementation-dependent approximation to the cosine of </w:t>
      </w:r>
      <w:r w:rsidRPr="00A67AF2">
        <w:rPr>
          <w:rFonts w:ascii="Times New Roman" w:hAnsi="Times New Roman"/>
          <w:i/>
        </w:rPr>
        <w:t>x</w:t>
      </w:r>
      <w:r w:rsidRPr="00B820AB">
        <w:t>. The argument is expressed in radians.</w:t>
      </w:r>
    </w:p>
    <w:p w14:paraId="0149D52D" w14:textId="77777777"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0883C364"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1.</w:t>
      </w:r>
    </w:p>
    <w:p w14:paraId="41EB94F7"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1.</w:t>
      </w:r>
    </w:p>
    <w:p w14:paraId="05BEB192"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NaN.</w:t>
      </w:r>
    </w:p>
    <w:p w14:paraId="7FAEE422"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bookmarkStart w:id="31917" w:name="_Toc382291682"/>
      <w:bookmarkStart w:id="31918" w:name="_Toc385672378"/>
      <w:bookmarkStart w:id="31919" w:name="_Toc393690494"/>
    </w:p>
    <w:p w14:paraId="7372F219" w14:textId="77777777" w:rsidR="004C02EF" w:rsidRPr="006B6D0A" w:rsidRDefault="004C02EF" w:rsidP="004C02EF">
      <w:pPr>
        <w:pStyle w:val="40"/>
        <w:numPr>
          <w:ilvl w:val="0"/>
          <w:numId w:val="0"/>
        </w:numPr>
      </w:pPr>
      <w:r w:rsidRPr="008B7F6F">
        <w:t>15.</w:t>
      </w:r>
      <w:r w:rsidRPr="006B6D0A">
        <w:t>8.2.8</w:t>
      </w:r>
      <w:r w:rsidRPr="006B6D0A">
        <w:tab/>
        <w:t>exp (x</w:t>
      </w:r>
      <w:bookmarkEnd w:id="31917"/>
      <w:bookmarkEnd w:id="31918"/>
      <w:bookmarkEnd w:id="31919"/>
      <w:r w:rsidRPr="006B6D0A">
        <w:t>)</w:t>
      </w:r>
    </w:p>
    <w:p w14:paraId="1BBE8BC4" w14:textId="77777777" w:rsidR="004C02EF" w:rsidRPr="00675B74" w:rsidRDefault="004C02EF" w:rsidP="004C02EF">
      <w:r w:rsidRPr="006B6D0A">
        <w:t xml:space="preserve">Returns an implementation-dependent approximation to the exponential function of </w:t>
      </w:r>
      <w:r w:rsidRPr="006B6D0A">
        <w:rPr>
          <w:rFonts w:ascii="Times New Roman" w:hAnsi="Times New Roman"/>
          <w:i/>
        </w:rPr>
        <w:t>x</w:t>
      </w:r>
      <w:r w:rsidRPr="00E65A34">
        <w:t xml:space="preserve"> (</w:t>
      </w:r>
      <w:r w:rsidRPr="00546435">
        <w:rPr>
          <w:rFonts w:ascii="Times New Roman" w:hAnsi="Times New Roman"/>
          <w:i/>
        </w:rPr>
        <w:t>e</w:t>
      </w:r>
      <w:r w:rsidRPr="00A67AF2">
        <w:t xml:space="preserve"> raised to the power of </w:t>
      </w:r>
      <w:r w:rsidRPr="00A67AF2">
        <w:rPr>
          <w:rFonts w:ascii="Times New Roman" w:hAnsi="Times New Roman"/>
          <w:i/>
        </w:rPr>
        <w:t>x</w:t>
      </w:r>
      <w:r w:rsidRPr="00A67AF2">
        <w:t xml:space="preserve">, where </w:t>
      </w:r>
      <w:r w:rsidRPr="00B820AB">
        <w:rPr>
          <w:rFonts w:ascii="Times New Roman" w:hAnsi="Times New Roman"/>
          <w:i/>
        </w:rPr>
        <w:t>e</w:t>
      </w:r>
      <w:r w:rsidRPr="00675B74">
        <w:t xml:space="preserve"> is the base of the natural logarithms).</w:t>
      </w:r>
    </w:p>
    <w:p w14:paraId="78049A38"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639D4323"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1.</w:t>
      </w:r>
    </w:p>
    <w:p w14:paraId="23258C07" w14:textId="77777777" w:rsidR="004C02EF" w:rsidRPr="008B7F6F"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w:t>
      </w:r>
      <w:r w:rsidRPr="008B7F6F">
        <w:rPr>
          <w:rFonts w:ascii="Times New Roman" w:hAnsi="Times New Roman"/>
        </w:rPr>
        <w:t>t is 1.</w:t>
      </w:r>
    </w:p>
    <w:p w14:paraId="7279BB1C" w14:textId="77777777"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430C27D1"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+0.</w:t>
      </w:r>
      <w:bookmarkStart w:id="31920" w:name="_Toc382291683"/>
      <w:bookmarkStart w:id="31921" w:name="_Toc385672379"/>
      <w:bookmarkStart w:id="31922" w:name="_Toc393690495"/>
    </w:p>
    <w:p w14:paraId="44606680" w14:textId="77777777" w:rsidR="004C02EF" w:rsidRPr="008B7F6F" w:rsidRDefault="004C02EF" w:rsidP="004C02EF">
      <w:pPr>
        <w:pStyle w:val="40"/>
        <w:numPr>
          <w:ilvl w:val="0"/>
          <w:numId w:val="0"/>
        </w:numPr>
      </w:pPr>
      <w:r w:rsidRPr="008B7F6F">
        <w:t>15.8.2.9</w:t>
      </w:r>
      <w:r w:rsidRPr="008B7F6F">
        <w:tab/>
        <w:t>floor (x</w:t>
      </w:r>
      <w:bookmarkEnd w:id="31920"/>
      <w:bookmarkEnd w:id="31921"/>
      <w:bookmarkEnd w:id="31922"/>
      <w:r w:rsidRPr="008B7F6F">
        <w:t>)</w:t>
      </w:r>
    </w:p>
    <w:p w14:paraId="414913B7" w14:textId="77777777" w:rsidR="004C02EF" w:rsidRPr="00546435" w:rsidRDefault="004C02EF" w:rsidP="004C02EF">
      <w:r w:rsidRPr="006B6D0A">
        <w:t xml:space="preserve">Returns the greatest (closest to </w:t>
      </w:r>
      <w:r w:rsidRPr="006B6D0A">
        <w:rPr>
          <w:b/>
        </w:rPr>
        <w:t>+</w:t>
      </w:r>
      <w:r w:rsidRPr="004D1BD1">
        <w:rPr>
          <w:b/>
        </w:rPr>
        <w:sym w:font="Symbol" w:char="F0A5"/>
      </w:r>
      <w:r w:rsidRPr="004D1BD1">
        <w:t xml:space="preserve">) Number value that is not greater than </w:t>
      </w:r>
      <w:r w:rsidRPr="008B7F6F">
        <w:rPr>
          <w:rFonts w:ascii="Times New Roman" w:hAnsi="Times New Roman"/>
          <w:i/>
        </w:rPr>
        <w:t>x</w:t>
      </w:r>
      <w:r w:rsidRPr="006B6D0A">
        <w:t xml:space="preserve"> and is equal to a mathematical integer. If </w:t>
      </w:r>
      <w:r w:rsidRPr="006B6D0A">
        <w:rPr>
          <w:rFonts w:ascii="Times New Roman" w:hAnsi="Times New Roman"/>
          <w:i/>
        </w:rPr>
        <w:t>x</w:t>
      </w:r>
      <w:r w:rsidRPr="006B6D0A">
        <w:t xml:space="preserve"> is already an integer, the result is </w:t>
      </w:r>
      <w:r w:rsidRPr="00E65A34">
        <w:rPr>
          <w:rFonts w:ascii="Times New Roman" w:hAnsi="Times New Roman"/>
          <w:i/>
        </w:rPr>
        <w:t>x</w:t>
      </w:r>
      <w:r w:rsidRPr="00546435">
        <w:t>.</w:t>
      </w:r>
    </w:p>
    <w:p w14:paraId="2B863DCE" w14:textId="77777777" w:rsidR="004C02EF" w:rsidRPr="00B820AB"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w:t>
      </w:r>
      <w:r w:rsidRPr="00B820AB">
        <w:rPr>
          <w:rFonts w:ascii="Times New Roman" w:hAnsi="Times New Roman"/>
        </w:rPr>
        <w:t xml:space="preserve"> NaN, the result is NaN.</w:t>
      </w:r>
    </w:p>
    <w:p w14:paraId="57FDD802" w14:textId="77777777"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4054AC34"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0B5F1AD0"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5A9461D2"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0979A157"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1, the result is +0.</w:t>
      </w:r>
      <w:bookmarkStart w:id="31923" w:name="_Toc382291684"/>
    </w:p>
    <w:p w14:paraId="1A2F373D" w14:textId="77777777" w:rsidR="004C02EF" w:rsidRPr="00A67AF2" w:rsidRDefault="004C02EF" w:rsidP="004C02EF">
      <w:pPr>
        <w:pStyle w:val="Note"/>
      </w:pPr>
      <w:r w:rsidRPr="006B6D0A">
        <w:t>NOTE</w:t>
      </w:r>
      <w:r w:rsidRPr="006B6D0A">
        <w:tab/>
        <w:t xml:space="preserve">The value of </w:t>
      </w:r>
      <w:r w:rsidRPr="00E65A34">
        <w:rPr>
          <w:rFonts w:ascii="Courier New" w:hAnsi="Courier New" w:cs="Courier New"/>
          <w:b/>
        </w:rPr>
        <w:t>Math.floor(x)</w:t>
      </w:r>
      <w:r w:rsidRPr="00546435">
        <w:t xml:space="preserve"> is the same as the va</w:t>
      </w:r>
      <w:r w:rsidRPr="00A67AF2">
        <w:t xml:space="preserve">lue of </w:t>
      </w:r>
      <w:r w:rsidRPr="00A67AF2">
        <w:rPr>
          <w:rFonts w:ascii="Courier New" w:hAnsi="Courier New" w:cs="Courier New"/>
          <w:b/>
        </w:rPr>
        <w:t>-Math.ceil(-x)</w:t>
      </w:r>
      <w:r w:rsidRPr="00A67AF2">
        <w:t>.</w:t>
      </w:r>
      <w:bookmarkStart w:id="31924" w:name="_Toc385672380"/>
      <w:bookmarkStart w:id="31925" w:name="_Toc393690496"/>
    </w:p>
    <w:p w14:paraId="2066CE38" w14:textId="77777777" w:rsidR="004C02EF" w:rsidRPr="00B820AB" w:rsidRDefault="004C02EF" w:rsidP="004C02EF">
      <w:pPr>
        <w:pStyle w:val="40"/>
        <w:numPr>
          <w:ilvl w:val="0"/>
          <w:numId w:val="0"/>
        </w:numPr>
      </w:pPr>
      <w:r w:rsidRPr="00B820AB">
        <w:t>15.8.2.10</w:t>
      </w:r>
      <w:r w:rsidRPr="00B820AB">
        <w:tab/>
        <w:t>log (x</w:t>
      </w:r>
      <w:bookmarkEnd w:id="31923"/>
      <w:bookmarkEnd w:id="31924"/>
      <w:bookmarkEnd w:id="31925"/>
      <w:r w:rsidRPr="00B820AB">
        <w:t>)</w:t>
      </w:r>
    </w:p>
    <w:p w14:paraId="2301F085" w14:textId="77777777"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Returns an implementation-dependent approximation to the natural logarithm of </w:t>
      </w:r>
      <w:r w:rsidRPr="00E77497">
        <w:rPr>
          <w:rFonts w:ascii="Times New Roman" w:hAnsi="Times New Roman"/>
          <w:i/>
        </w:rPr>
        <w:t>x</w:t>
      </w:r>
      <w:r w:rsidRPr="00E77497">
        <w:rPr>
          <w:rFonts w:ascii="Times New Roman" w:hAnsi="Times New Roman"/>
        </w:rPr>
        <w:t>.</w:t>
      </w:r>
    </w:p>
    <w:p w14:paraId="1C74DE4F"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4A8134D2"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less than 0, the result is NaN.</w:t>
      </w:r>
    </w:p>
    <w:p w14:paraId="59D43800"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or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3D753E6D"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1, the result is +0.</w:t>
      </w:r>
    </w:p>
    <w:p w14:paraId="55E8C10D" w14:textId="77777777"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bookmarkStart w:id="31926" w:name="_Toc382291685"/>
      <w:bookmarkStart w:id="31927" w:name="_Toc385672381"/>
      <w:bookmarkStart w:id="31928" w:name="_Toc393690497"/>
    </w:p>
    <w:p w14:paraId="5D42E750" w14:textId="77777777" w:rsidR="004C02EF" w:rsidRPr="008B7F6F" w:rsidRDefault="004C02EF" w:rsidP="004C02EF">
      <w:pPr>
        <w:pStyle w:val="40"/>
        <w:numPr>
          <w:ilvl w:val="0"/>
          <w:numId w:val="0"/>
        </w:numPr>
      </w:pPr>
      <w:bookmarkStart w:id="31929" w:name="_Ref440446996"/>
      <w:r w:rsidRPr="008B7F6F">
        <w:t>15.8.2.11</w:t>
      </w:r>
      <w:r w:rsidRPr="008B7F6F">
        <w:tab/>
        <w:t>max (</w:t>
      </w:r>
      <w:bookmarkEnd w:id="31926"/>
      <w:bookmarkEnd w:id="31927"/>
      <w:bookmarkEnd w:id="31928"/>
      <w:r w:rsidRPr="008B7F6F">
        <w:t xml:space="preserve"> [ value1 [ , value2 [ , … ] ] ] )</w:t>
      </w:r>
      <w:bookmarkEnd w:id="31929"/>
    </w:p>
    <w:p w14:paraId="6AB0CEDD" w14:textId="77777777" w:rsidR="004C02EF" w:rsidRPr="006B6D0A" w:rsidRDefault="004C02EF" w:rsidP="004C02EF">
      <w:bookmarkStart w:id="31930" w:name="_Toc382291686"/>
      <w:bookmarkStart w:id="31931" w:name="_Toc385672382"/>
      <w:bookmarkStart w:id="31932" w:name="_Toc393690498"/>
      <w:r w:rsidRPr="006B6D0A">
        <w:t>Given zero or more arguments, calls ToNumber on each of the arguments and returns the largest of the resulting values.</w:t>
      </w:r>
    </w:p>
    <w:p w14:paraId="1BFCD638" w14:textId="77777777"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no arguments are given,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4DB2E554"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If any va</w:t>
      </w:r>
      <w:r w:rsidRPr="006B6D0A">
        <w:rPr>
          <w:rFonts w:ascii="Times New Roman" w:hAnsi="Times New Roman"/>
        </w:rPr>
        <w:t>lue is NaN, the result is NaN.</w:t>
      </w:r>
    </w:p>
    <w:p w14:paraId="6314B030" w14:textId="77777777" w:rsidR="004C02EF" w:rsidRPr="004D1BD1" w:rsidRDefault="004C02EF" w:rsidP="001F482D">
      <w:pPr>
        <w:numPr>
          <w:ilvl w:val="0"/>
          <w:numId w:val="243"/>
        </w:numPr>
        <w:ind w:left="1080"/>
        <w:rPr>
          <w:rFonts w:ascii="Times New Roman" w:hAnsi="Times New Roman"/>
        </w:rPr>
      </w:pPr>
      <w:r w:rsidRPr="006B6D0A">
        <w:rPr>
          <w:rFonts w:ascii="Times New Roman" w:hAnsi="Times New Roman"/>
        </w:rPr>
        <w:t xml:space="preserve">The comparison of values to determine the largest value is done </w:t>
      </w:r>
      <w:ins w:id="31933" w:author="Rev 4 Allen Wirfs-Brock" w:date="2011-10-15T12:30:00Z">
        <w:r w:rsidR="00AA0621" w:rsidRPr="006B6D0A">
          <w:rPr>
            <w:rFonts w:ascii="Times New Roman" w:hAnsi="Times New Roman"/>
          </w:rPr>
          <w:t>using the Abstract Rela</w:t>
        </w:r>
      </w:ins>
      <w:ins w:id="31934" w:author="Rev 4 Allen Wirfs-Brock" w:date="2011-10-15T12:32:00Z">
        <w:r w:rsidR="007813BC" w:rsidRPr="00E65A34">
          <w:rPr>
            <w:rFonts w:ascii="Times New Roman" w:hAnsi="Times New Roman"/>
          </w:rPr>
          <w:t>t</w:t>
        </w:r>
      </w:ins>
      <w:ins w:id="31935" w:author="Rev 4 Allen Wirfs-Brock" w:date="2011-10-15T12:30:00Z">
        <w:r w:rsidR="00AA0621" w:rsidRPr="00546435">
          <w:rPr>
            <w:rFonts w:ascii="Times New Roman" w:hAnsi="Times New Roman"/>
          </w:rPr>
          <w:t>ion</w:t>
        </w:r>
      </w:ins>
      <w:ins w:id="31936" w:author="Rev 4 Allen Wirfs-Brock" w:date="2011-10-15T12:32:00Z">
        <w:r w:rsidR="007813BC" w:rsidRPr="00A67AF2">
          <w:rPr>
            <w:rFonts w:ascii="Times New Roman" w:hAnsi="Times New Roman"/>
          </w:rPr>
          <w:t>al</w:t>
        </w:r>
      </w:ins>
      <w:ins w:id="31937" w:author="Rev 4 Allen Wirfs-Brock" w:date="2011-10-15T12:30:00Z">
        <w:r w:rsidR="00AA0621" w:rsidRPr="00A67AF2">
          <w:rPr>
            <w:rFonts w:ascii="Times New Roman" w:hAnsi="Times New Roman"/>
          </w:rPr>
          <w:t xml:space="preserve"> Comparision Alogrithm </w:t>
        </w:r>
      </w:ins>
      <w:del w:id="31938" w:author="Rev 4 Allen Wirfs-Brock" w:date="2011-10-15T12:31:00Z">
        <w:r w:rsidRPr="00A67AF2" w:rsidDel="00AA0621">
          <w:rPr>
            <w:rFonts w:ascii="Times New Roman" w:hAnsi="Times New Roman"/>
          </w:rPr>
          <w:delText>as in</w:delText>
        </w:r>
      </w:del>
      <w:ins w:id="31939" w:author="Rev 4 Allen Wirfs-Brock" w:date="2011-10-15T12:31:00Z">
        <w:r w:rsidR="00AA0621" w:rsidRPr="00B820AB">
          <w:rPr>
            <w:rFonts w:ascii="Times New Roman" w:hAnsi="Times New Roman"/>
          </w:rPr>
          <w:t>(</w:t>
        </w:r>
      </w:ins>
      <w:r w:rsidRPr="00675B74">
        <w:rPr>
          <w:rFonts w:ascii="Times New Roman" w:hAnsi="Times New Roman"/>
        </w:rPr>
        <w:t xml:space="preserve"> 11.8.</w:t>
      </w:r>
      <w:del w:id="31940" w:author="Rev 4 Allen Wirfs-Brock" w:date="2011-10-15T12:31:00Z">
        <w:r w:rsidRPr="00E77497" w:rsidDel="00AA0621">
          <w:rPr>
            <w:rFonts w:ascii="Times New Roman" w:hAnsi="Times New Roman"/>
          </w:rPr>
          <w:delText xml:space="preserve">5 </w:delText>
        </w:r>
      </w:del>
      <w:ins w:id="31941" w:author="Rev 4 Allen Wirfs-Brock" w:date="2011-10-15T12:31:00Z">
        <w:r w:rsidR="00AA0621" w:rsidRPr="00E77497">
          <w:rPr>
            <w:rFonts w:ascii="Times New Roman" w:hAnsi="Times New Roman"/>
          </w:rPr>
          <w:t xml:space="preserve">1) </w:t>
        </w:r>
      </w:ins>
      <w:r w:rsidRPr="00E77497">
        <w:rPr>
          <w:rFonts w:ascii="Times New Roman" w:hAnsi="Times New Roman"/>
        </w:rPr>
        <w:t xml:space="preserve">except that +0 is considered to be larger than </w:t>
      </w:r>
      <w:r w:rsidRPr="004D1BD1">
        <w:rPr>
          <w:rFonts w:ascii="Times New Roman" w:hAnsi="Times New Roman"/>
        </w:rPr>
        <w:sym w:font="Symbol" w:char="F02D"/>
      </w:r>
      <w:r w:rsidRPr="004D1BD1">
        <w:rPr>
          <w:rFonts w:ascii="Times New Roman" w:hAnsi="Times New Roman"/>
        </w:rPr>
        <w:t>0.</w:t>
      </w:r>
    </w:p>
    <w:p w14:paraId="2BB81820" w14:textId="77777777" w:rsidR="004C02EF" w:rsidRPr="00A67AF2" w:rsidRDefault="004C02EF" w:rsidP="004C02EF">
      <w:bookmarkStart w:id="31942" w:name="_Ref440447000"/>
      <w:r w:rsidRPr="008B7F6F">
        <w:t xml:space="preserve">The </w:t>
      </w:r>
      <w:r w:rsidRPr="006B6D0A">
        <w:rPr>
          <w:rFonts w:ascii="Courier New" w:hAnsi="Courier New"/>
          <w:b/>
        </w:rPr>
        <w:t>length</w:t>
      </w:r>
      <w:r w:rsidRPr="006B6D0A">
        <w:t xml:space="preserve"> property of the </w:t>
      </w:r>
      <w:r w:rsidRPr="006B6D0A">
        <w:rPr>
          <w:rFonts w:ascii="Courier New" w:hAnsi="Courier New"/>
          <w:b/>
        </w:rPr>
        <w:t>max</w:t>
      </w:r>
      <w:r w:rsidRPr="00E65A34">
        <w:t xml:space="preserve"> method is </w:t>
      </w:r>
      <w:r w:rsidRPr="00546435">
        <w:rPr>
          <w:b/>
        </w:rPr>
        <w:t>2</w:t>
      </w:r>
      <w:r w:rsidRPr="00A67AF2">
        <w:t>.</w:t>
      </w:r>
    </w:p>
    <w:p w14:paraId="508252AC" w14:textId="77777777" w:rsidR="004C02EF" w:rsidRPr="00A67AF2" w:rsidRDefault="004C02EF" w:rsidP="004C02EF">
      <w:pPr>
        <w:pStyle w:val="40"/>
        <w:numPr>
          <w:ilvl w:val="0"/>
          <w:numId w:val="0"/>
        </w:numPr>
      </w:pPr>
      <w:r w:rsidRPr="00A67AF2">
        <w:t>15.8.2.12</w:t>
      </w:r>
      <w:r w:rsidRPr="00A67AF2">
        <w:tab/>
        <w:t>min (</w:t>
      </w:r>
      <w:bookmarkEnd w:id="31930"/>
      <w:bookmarkEnd w:id="31931"/>
      <w:bookmarkEnd w:id="31932"/>
      <w:r w:rsidRPr="00A67AF2">
        <w:t xml:space="preserve"> [ value1 [ , value2 [ , … ] ] ] )</w:t>
      </w:r>
      <w:bookmarkEnd w:id="31942"/>
    </w:p>
    <w:p w14:paraId="32AA8287" w14:textId="77777777" w:rsidR="004C02EF" w:rsidRPr="00A67AF2" w:rsidRDefault="004C02EF" w:rsidP="004C02EF">
      <w:bookmarkStart w:id="31943" w:name="_Toc382291687"/>
      <w:bookmarkStart w:id="31944" w:name="_Toc385672383"/>
      <w:bookmarkStart w:id="31945" w:name="_Toc393690499"/>
      <w:r w:rsidRPr="00A67AF2">
        <w:t>Given zero or more arguments, calls ToNumber on each of the arguments and returns the smallest of the resulting values.</w:t>
      </w:r>
    </w:p>
    <w:p w14:paraId="525E3A0D" w14:textId="77777777" w:rsidR="004C02EF" w:rsidRPr="004D1BD1" w:rsidRDefault="004C02EF" w:rsidP="001F482D">
      <w:pPr>
        <w:numPr>
          <w:ilvl w:val="0"/>
          <w:numId w:val="243"/>
        </w:numPr>
        <w:ind w:left="1080"/>
        <w:contextualSpacing/>
        <w:rPr>
          <w:rFonts w:ascii="Times New Roman" w:hAnsi="Times New Roman"/>
        </w:rPr>
      </w:pPr>
      <w:r w:rsidRPr="00B820AB">
        <w:rPr>
          <w:rFonts w:ascii="Times New Roman" w:hAnsi="Times New Roman"/>
        </w:rPr>
        <w:t>If no arguments are given, the result is +</w:t>
      </w:r>
      <w:r w:rsidRPr="004D1BD1">
        <w:rPr>
          <w:rFonts w:ascii="Times New Roman" w:hAnsi="Times New Roman"/>
        </w:rPr>
        <w:sym w:font="Symbol" w:char="F0A5"/>
      </w:r>
      <w:r w:rsidRPr="004D1BD1">
        <w:rPr>
          <w:rFonts w:ascii="Times New Roman" w:hAnsi="Times New Roman"/>
        </w:rPr>
        <w:t>.</w:t>
      </w:r>
    </w:p>
    <w:p w14:paraId="03E5E9BB"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If any value is NaN, the result is NaN</w:t>
      </w:r>
      <w:r w:rsidRPr="006B6D0A">
        <w:rPr>
          <w:rFonts w:ascii="Times New Roman" w:hAnsi="Times New Roman"/>
        </w:rPr>
        <w:t>.</w:t>
      </w:r>
    </w:p>
    <w:p w14:paraId="264458B7" w14:textId="77777777" w:rsidR="004C02EF" w:rsidRPr="004D1BD1" w:rsidRDefault="004C02EF" w:rsidP="001F482D">
      <w:pPr>
        <w:numPr>
          <w:ilvl w:val="0"/>
          <w:numId w:val="243"/>
        </w:numPr>
        <w:ind w:left="1080"/>
        <w:rPr>
          <w:rFonts w:ascii="Times New Roman" w:hAnsi="Times New Roman"/>
        </w:rPr>
      </w:pPr>
      <w:r w:rsidRPr="006B6D0A">
        <w:rPr>
          <w:rFonts w:ascii="Times New Roman" w:hAnsi="Times New Roman"/>
        </w:rPr>
        <w:t xml:space="preserve">The comparison of values to determine the smallest value is done </w:t>
      </w:r>
      <w:ins w:id="31946" w:author="Rev 4 Allen Wirfs-Brock" w:date="2011-10-15T12:32:00Z">
        <w:r w:rsidR="007813BC" w:rsidRPr="006B6D0A">
          <w:rPr>
            <w:rFonts w:ascii="Times New Roman" w:hAnsi="Times New Roman"/>
          </w:rPr>
          <w:t xml:space="preserve">using the Abstract Relational Comparision Alogrithm </w:t>
        </w:r>
      </w:ins>
      <w:del w:id="31947" w:author="Rev 4 Allen Wirfs-Brock" w:date="2011-10-15T12:32:00Z">
        <w:r w:rsidRPr="00E65A34" w:rsidDel="007813BC">
          <w:rPr>
            <w:rFonts w:ascii="Times New Roman" w:hAnsi="Times New Roman"/>
          </w:rPr>
          <w:delText>as in</w:delText>
        </w:r>
      </w:del>
      <w:ins w:id="31948" w:author="Rev 4 Allen Wirfs-Brock" w:date="2011-10-15T12:32:00Z">
        <w:r w:rsidR="007813BC" w:rsidRPr="00546435">
          <w:rPr>
            <w:rFonts w:ascii="Times New Roman" w:hAnsi="Times New Roman"/>
          </w:rPr>
          <w:t>(</w:t>
        </w:r>
      </w:ins>
      <w:r w:rsidRPr="00A67AF2">
        <w:rPr>
          <w:rFonts w:ascii="Times New Roman" w:hAnsi="Times New Roman"/>
        </w:rPr>
        <w:t>11.8.</w:t>
      </w:r>
      <w:del w:id="31949" w:author="Rev 4 Allen Wirfs-Brock" w:date="2011-10-15T12:33:00Z">
        <w:r w:rsidRPr="00A67AF2" w:rsidDel="007813BC">
          <w:rPr>
            <w:rFonts w:ascii="Times New Roman" w:hAnsi="Times New Roman"/>
          </w:rPr>
          <w:delText xml:space="preserve">5 </w:delText>
        </w:r>
      </w:del>
      <w:ins w:id="31950" w:author="Rev 4 Allen Wirfs-Brock" w:date="2011-10-15T12:33:00Z">
        <w:r w:rsidR="007813BC" w:rsidRPr="00A67AF2">
          <w:rPr>
            <w:rFonts w:ascii="Times New Roman" w:hAnsi="Times New Roman"/>
          </w:rPr>
          <w:t xml:space="preserve">1) </w:t>
        </w:r>
      </w:ins>
      <w:r w:rsidRPr="00B820AB">
        <w:rPr>
          <w:rFonts w:ascii="Times New Roman" w:hAnsi="Times New Roman"/>
        </w:rPr>
        <w:t xml:space="preserve">except that +0 is considered to be larger than </w:t>
      </w:r>
      <w:r w:rsidRPr="004D1BD1">
        <w:rPr>
          <w:rFonts w:ascii="Times New Roman" w:hAnsi="Times New Roman"/>
        </w:rPr>
        <w:sym w:font="Symbol" w:char="F02D"/>
      </w:r>
      <w:r w:rsidRPr="004D1BD1">
        <w:rPr>
          <w:rFonts w:ascii="Times New Roman" w:hAnsi="Times New Roman"/>
        </w:rPr>
        <w:t>0.</w:t>
      </w:r>
    </w:p>
    <w:p w14:paraId="270C3DA6" w14:textId="77777777" w:rsidR="004C02EF" w:rsidRPr="00A67AF2" w:rsidRDefault="004C02EF" w:rsidP="004C02EF">
      <w:r w:rsidRPr="008B7F6F">
        <w:t xml:space="preserve">The </w:t>
      </w:r>
      <w:r w:rsidRPr="006B6D0A">
        <w:rPr>
          <w:rFonts w:ascii="Courier New" w:hAnsi="Courier New"/>
          <w:b/>
        </w:rPr>
        <w:t>length</w:t>
      </w:r>
      <w:r w:rsidRPr="006B6D0A">
        <w:t xml:space="preserve"> property of the </w:t>
      </w:r>
      <w:r w:rsidRPr="006B6D0A">
        <w:rPr>
          <w:rFonts w:ascii="Courier New" w:hAnsi="Courier New"/>
          <w:b/>
        </w:rPr>
        <w:t>min</w:t>
      </w:r>
      <w:r w:rsidRPr="00E65A34">
        <w:t xml:space="preserve"> method is </w:t>
      </w:r>
      <w:r w:rsidRPr="00546435">
        <w:rPr>
          <w:b/>
        </w:rPr>
        <w:t>2</w:t>
      </w:r>
      <w:r w:rsidRPr="00A67AF2">
        <w:t>.</w:t>
      </w:r>
    </w:p>
    <w:p w14:paraId="1BA5C2A1" w14:textId="77777777" w:rsidR="004C02EF" w:rsidRPr="00A67AF2" w:rsidRDefault="004C02EF" w:rsidP="004C02EF">
      <w:pPr>
        <w:pStyle w:val="40"/>
        <w:numPr>
          <w:ilvl w:val="0"/>
          <w:numId w:val="0"/>
        </w:numPr>
      </w:pPr>
      <w:r w:rsidRPr="00A67AF2">
        <w:t>15.8.2.13</w:t>
      </w:r>
      <w:r w:rsidRPr="00A67AF2">
        <w:tab/>
        <w:t>pow (x, y</w:t>
      </w:r>
      <w:bookmarkEnd w:id="31943"/>
      <w:bookmarkEnd w:id="31944"/>
      <w:bookmarkEnd w:id="31945"/>
      <w:r w:rsidRPr="00A67AF2">
        <w:t>)</w:t>
      </w:r>
    </w:p>
    <w:p w14:paraId="41284C3E" w14:textId="77777777" w:rsidR="004C02EF" w:rsidRPr="00E77497" w:rsidRDefault="004C02EF" w:rsidP="004C02EF">
      <w:r w:rsidRPr="00A67AF2">
        <w:t>Retur</w:t>
      </w:r>
      <w:r w:rsidRPr="00B820AB">
        <w:t xml:space="preserve">ns an implementation-dependent approximation to the result of raising </w:t>
      </w:r>
      <w:r w:rsidRPr="00675B74">
        <w:rPr>
          <w:rFonts w:ascii="Times New Roman" w:hAnsi="Times New Roman"/>
          <w:i/>
        </w:rPr>
        <w:t>x</w:t>
      </w:r>
      <w:r w:rsidRPr="00E77497">
        <w:t xml:space="preserve"> to the power </w:t>
      </w:r>
      <w:r w:rsidRPr="00E77497">
        <w:rPr>
          <w:rFonts w:ascii="Times New Roman" w:hAnsi="Times New Roman"/>
          <w:i/>
        </w:rPr>
        <w:t>y</w:t>
      </w:r>
      <w:r w:rsidRPr="00E77497">
        <w:t>.</w:t>
      </w:r>
    </w:p>
    <w:p w14:paraId="4201B161"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NaN, the result is NaN.</w:t>
      </w:r>
    </w:p>
    <w:p w14:paraId="55FE9B52"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+0, the result is 1, even if </w:t>
      </w:r>
      <w:r w:rsidRPr="00E77497">
        <w:rPr>
          <w:rFonts w:ascii="Times New Roman" w:hAnsi="Times New Roman"/>
          <w:i/>
        </w:rPr>
        <w:t>x</w:t>
      </w:r>
      <w:r w:rsidRPr="00E77497">
        <w:rPr>
          <w:rFonts w:ascii="Times New Roman" w:hAnsi="Times New Roman"/>
        </w:rPr>
        <w:t xml:space="preserve"> is NaN.</w:t>
      </w:r>
    </w:p>
    <w:p w14:paraId="239984C3" w14:textId="77777777" w:rsidR="004C02EF" w:rsidRPr="006B6D0A"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1, even if </w:t>
      </w:r>
      <w:r w:rsidRPr="008B7F6F">
        <w:rPr>
          <w:rFonts w:ascii="Times New Roman" w:hAnsi="Times New Roman"/>
          <w:i/>
        </w:rPr>
        <w:t>x</w:t>
      </w:r>
      <w:r w:rsidRPr="006B6D0A">
        <w:rPr>
          <w:rFonts w:ascii="Times New Roman" w:hAnsi="Times New Roman"/>
        </w:rPr>
        <w:t xml:space="preserve"> is NaN.</w:t>
      </w:r>
    </w:p>
    <w:p w14:paraId="5386FCDD" w14:textId="77777777" w:rsidR="004C02EF" w:rsidRPr="00A67AF2"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E65A34">
        <w:rPr>
          <w:rFonts w:ascii="Times New Roman" w:hAnsi="Times New Roman"/>
        </w:rPr>
        <w:t xml:space="preserve"> is NaN and </w:t>
      </w:r>
      <w:r w:rsidRPr="00546435">
        <w:rPr>
          <w:rFonts w:ascii="Times New Roman" w:hAnsi="Times New Roman"/>
          <w:i/>
        </w:rPr>
        <w:t>y</w:t>
      </w:r>
      <w:r w:rsidRPr="00A67AF2">
        <w:rPr>
          <w:rFonts w:ascii="Times New Roman" w:hAnsi="Times New Roman"/>
        </w:rPr>
        <w:t xml:space="preserve"> is nonzero, the result is NaN.</w:t>
      </w:r>
    </w:p>
    <w:p w14:paraId="7C9F83D2" w14:textId="77777777" w:rsidR="004C02EF" w:rsidRPr="004D1BD1" w:rsidRDefault="004C02EF" w:rsidP="001F482D">
      <w:pPr>
        <w:numPr>
          <w:ilvl w:val="0"/>
          <w:numId w:val="243"/>
        </w:numPr>
        <w:ind w:left="1080"/>
        <w:contextualSpacing/>
        <w:rPr>
          <w:rFonts w:ascii="Times New Roman" w:hAnsi="Times New Roman"/>
        </w:rPr>
      </w:pPr>
      <w:r w:rsidRPr="00A67AF2">
        <w:rPr>
          <w:rFonts w:ascii="Times New Roman" w:hAnsi="Times New Roman"/>
        </w:rPr>
        <w:t>If abs(</w:t>
      </w:r>
      <w:r w:rsidRPr="00B820AB">
        <w:rPr>
          <w:rFonts w:ascii="Times New Roman" w:hAnsi="Times New Roman"/>
          <w:i/>
        </w:rPr>
        <w:t>x</w:t>
      </w:r>
      <w:r w:rsidRPr="00675B74">
        <w:rPr>
          <w:rFonts w:ascii="Times New Roman" w:hAnsi="Times New Roman"/>
        </w:rPr>
        <w:t xml:space="preserve">)&gt;1 and </w:t>
      </w:r>
      <w:r w:rsidRPr="00E77497">
        <w:rPr>
          <w:rFonts w:ascii="Times New Roman" w:hAnsi="Times New Roman"/>
          <w:i/>
        </w:rPr>
        <w:t>y</w:t>
      </w:r>
      <w:r w:rsidRPr="00E77497">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0E9111D1"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)&gt;1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+0.</w:t>
      </w:r>
    </w:p>
    <w:p w14:paraId="6E654295"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NaN.</w:t>
      </w:r>
    </w:p>
    <w:p w14:paraId="3DB84F28"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p>
    <w:p w14:paraId="62C18347"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)&lt;1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+0.</w:t>
      </w:r>
    </w:p>
    <w:p w14:paraId="34D61B27"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)&lt;1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w:t>
      </w:r>
      <w:r w:rsidRPr="008B7F6F">
        <w:rPr>
          <w:rFonts w:ascii="Times New Roman" w:hAnsi="Times New Roman"/>
        </w:rPr>
        <w:t>esult is +</w:t>
      </w:r>
      <w:r w:rsidRPr="004D1BD1">
        <w:rPr>
          <w:rFonts w:ascii="Times New Roman" w:hAnsi="Times New Roman"/>
        </w:rPr>
        <w:sym w:font="Symbol" w:char="F0A5"/>
      </w:r>
      <w:r w:rsidRPr="004D1BD1">
        <w:rPr>
          <w:rFonts w:ascii="Times New Roman" w:hAnsi="Times New Roman"/>
        </w:rPr>
        <w:t>.</w:t>
      </w:r>
    </w:p>
    <w:p w14:paraId="14DC7146"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&gt;0, the result is +</w:t>
      </w:r>
      <w:r w:rsidRPr="004D1BD1">
        <w:rPr>
          <w:rFonts w:ascii="Times New Roman" w:hAnsi="Times New Roman"/>
        </w:rPr>
        <w:sym w:font="Symbol" w:char="F0A5"/>
      </w:r>
      <w:r w:rsidRPr="004D1BD1">
        <w:rPr>
          <w:rFonts w:ascii="Times New Roman" w:hAnsi="Times New Roman"/>
        </w:rPr>
        <w:t>.</w:t>
      </w:r>
    </w:p>
    <w:p w14:paraId="67F2568E"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&lt;0, the result is +0.</w:t>
      </w:r>
    </w:p>
    <w:p w14:paraId="56EF7467" w14:textId="77777777"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3B51860F"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not an odd integer, the result is +</w:t>
      </w:r>
      <w:r w:rsidRPr="004D1BD1">
        <w:rPr>
          <w:rFonts w:ascii="Times New Roman" w:hAnsi="Times New Roman"/>
        </w:rPr>
        <w:sym w:font="Symbol" w:char="F0A5"/>
      </w:r>
      <w:r w:rsidRPr="004D1BD1">
        <w:rPr>
          <w:rFonts w:ascii="Times New Roman" w:hAnsi="Times New Roman"/>
        </w:rPr>
        <w:t>.</w:t>
      </w:r>
    </w:p>
    <w:p w14:paraId="4190C3D7"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an odd inte</w:t>
      </w:r>
      <w:r w:rsidRPr="00E65A34">
        <w:rPr>
          <w:rFonts w:ascii="Times New Roman" w:hAnsi="Times New Roman"/>
        </w:rPr>
        <w:t xml:space="preserve">ger, the result is </w:t>
      </w:r>
      <w:r w:rsidRPr="004D1BD1">
        <w:rPr>
          <w:rFonts w:ascii="Times New Roman" w:hAnsi="Times New Roman"/>
        </w:rPr>
        <w:sym w:font="Symbol" w:char="F02D"/>
      </w:r>
      <w:r w:rsidRPr="004D1BD1">
        <w:rPr>
          <w:rFonts w:ascii="Times New Roman" w:hAnsi="Times New Roman"/>
        </w:rPr>
        <w:t>0.</w:t>
      </w:r>
    </w:p>
    <w:p w14:paraId="69B5F980"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not an odd integer, the result is +0.</w:t>
      </w:r>
    </w:p>
    <w:p w14:paraId="0531A102" w14:textId="77777777"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+0 and </w:t>
      </w:r>
      <w:r w:rsidRPr="00A67AF2">
        <w:rPr>
          <w:rFonts w:ascii="Times New Roman" w:hAnsi="Times New Roman"/>
          <w:i/>
        </w:rPr>
        <w:t>y</w:t>
      </w:r>
      <w:r w:rsidRPr="00A67AF2">
        <w:rPr>
          <w:rFonts w:ascii="Times New Roman" w:hAnsi="Times New Roman"/>
        </w:rPr>
        <w:t>&gt;0, the result is +0.</w:t>
      </w:r>
    </w:p>
    <w:p w14:paraId="5BFA86B8" w14:textId="77777777" w:rsidR="004C02EF" w:rsidRPr="004D1BD1" w:rsidRDefault="004C02EF" w:rsidP="001F482D">
      <w:pPr>
        <w:numPr>
          <w:ilvl w:val="0"/>
          <w:numId w:val="243"/>
        </w:numPr>
        <w:ind w:left="1080"/>
        <w:contextualSpacing/>
        <w:rPr>
          <w:rFonts w:ascii="Times New Roman" w:hAnsi="Times New Roman"/>
        </w:rPr>
      </w:pPr>
      <w:r w:rsidRPr="00B820AB">
        <w:rPr>
          <w:rFonts w:ascii="Times New Roman" w:hAnsi="Times New Roman"/>
        </w:rPr>
        <w:t xml:space="preserve">If </w:t>
      </w:r>
      <w:r w:rsidRPr="00675B74">
        <w:rPr>
          <w:rFonts w:ascii="Times New Roman" w:hAnsi="Times New Roman"/>
          <w:i/>
        </w:rPr>
        <w:t>x</w:t>
      </w:r>
      <w:r w:rsidRPr="00E77497">
        <w:rPr>
          <w:rFonts w:ascii="Times New Roman" w:hAnsi="Times New Roman"/>
        </w:rPr>
        <w:t xml:space="preserve"> is +0 and </w:t>
      </w:r>
      <w:r w:rsidRPr="00E77497">
        <w:rPr>
          <w:rFonts w:ascii="Times New Roman" w:hAnsi="Times New Roman"/>
          <w:i/>
        </w:rPr>
        <w:t>y</w:t>
      </w:r>
      <w:r w:rsidRPr="00E77497">
        <w:rPr>
          <w:rFonts w:ascii="Times New Roman" w:hAnsi="Times New Roman"/>
        </w:rPr>
        <w:t>&lt;0, the result is +</w:t>
      </w:r>
      <w:r w:rsidRPr="004D1BD1">
        <w:rPr>
          <w:rFonts w:ascii="Times New Roman" w:hAnsi="Times New Roman"/>
        </w:rPr>
        <w:sym w:font="Symbol" w:char="F0A5"/>
      </w:r>
      <w:r w:rsidRPr="004D1BD1">
        <w:rPr>
          <w:rFonts w:ascii="Times New Roman" w:hAnsi="Times New Roman"/>
        </w:rPr>
        <w:t>.</w:t>
      </w:r>
    </w:p>
    <w:p w14:paraId="350F1524"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4D1BD1">
        <w:rPr>
          <w:rFonts w:ascii="Times New Roman" w:hAnsi="Times New Roman"/>
        </w:rPr>
        <w:t>0.</w:t>
      </w:r>
    </w:p>
    <w:p w14:paraId="1EAAC6D2" w14:textId="77777777" w:rsidR="004C02EF" w:rsidRPr="00E65A34"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n</w:t>
      </w:r>
      <w:r w:rsidRPr="00E65A34">
        <w:rPr>
          <w:rFonts w:ascii="Times New Roman" w:hAnsi="Times New Roman"/>
        </w:rPr>
        <w:t>ot an odd integer, the result is +0.</w:t>
      </w:r>
    </w:p>
    <w:p w14:paraId="189A175F" w14:textId="77777777" w:rsidR="004C02EF" w:rsidRPr="004D1BD1"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6A7F4A03"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not an odd integer, the result is +</w:t>
      </w:r>
      <w:r w:rsidRPr="004D1BD1">
        <w:rPr>
          <w:rFonts w:ascii="Times New Roman" w:hAnsi="Times New Roman"/>
        </w:rPr>
        <w:sym w:font="Symbol" w:char="F0A5"/>
      </w:r>
      <w:r w:rsidRPr="004D1BD1">
        <w:rPr>
          <w:rFonts w:ascii="Times New Roman" w:hAnsi="Times New Roman"/>
        </w:rPr>
        <w:t>.</w:t>
      </w:r>
    </w:p>
    <w:p w14:paraId="30473F44" w14:textId="77777777" w:rsidR="004C02EF" w:rsidRPr="00A67AF2"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finite and </w:t>
      </w:r>
      <w:r w:rsidRPr="00546435">
        <w:rPr>
          <w:rFonts w:ascii="Times New Roman" w:hAnsi="Times New Roman"/>
          <w:i/>
        </w:rPr>
        <w:t>y</w:t>
      </w:r>
      <w:r w:rsidRPr="00A67AF2">
        <w:rPr>
          <w:rFonts w:ascii="Times New Roman" w:hAnsi="Times New Roman"/>
        </w:rPr>
        <w:t xml:space="preserve"> is finite and </w:t>
      </w:r>
      <w:r w:rsidRPr="00A67AF2">
        <w:rPr>
          <w:rFonts w:ascii="Times New Roman" w:hAnsi="Times New Roman"/>
          <w:i/>
        </w:rPr>
        <w:t>y</w:t>
      </w:r>
      <w:r w:rsidRPr="00A67AF2">
        <w:rPr>
          <w:rFonts w:ascii="Times New Roman" w:hAnsi="Times New Roman"/>
        </w:rPr>
        <w:t xml:space="preserve"> is not an integer, the result is NaN.</w:t>
      </w:r>
      <w:bookmarkStart w:id="31951" w:name="_Toc382291688"/>
      <w:bookmarkStart w:id="31952" w:name="_Toc385672384"/>
      <w:bookmarkStart w:id="31953" w:name="_Toc393690500"/>
    </w:p>
    <w:p w14:paraId="3852D5F1" w14:textId="77777777" w:rsidR="004C02EF" w:rsidRPr="00B820AB" w:rsidRDefault="004C02EF" w:rsidP="004C02EF">
      <w:pPr>
        <w:pStyle w:val="40"/>
        <w:numPr>
          <w:ilvl w:val="0"/>
          <w:numId w:val="0"/>
        </w:numPr>
      </w:pPr>
      <w:r w:rsidRPr="00A67AF2">
        <w:t>15.8.2.1</w:t>
      </w:r>
      <w:r w:rsidRPr="00B820AB">
        <w:t>4</w:t>
      </w:r>
      <w:r w:rsidRPr="00B820AB">
        <w:tab/>
        <w:t>random</w:t>
      </w:r>
      <w:bookmarkEnd w:id="31951"/>
      <w:bookmarkEnd w:id="31952"/>
      <w:bookmarkEnd w:id="31953"/>
      <w:r w:rsidRPr="00B820AB">
        <w:t xml:space="preserve"> ( )</w:t>
      </w:r>
    </w:p>
    <w:p w14:paraId="5CE647E7" w14:textId="77777777" w:rsidR="004C02EF" w:rsidRPr="00E77497" w:rsidRDefault="004C02EF" w:rsidP="004C02EF">
      <w:r w:rsidRPr="00675B74">
        <w:t>Returns a Number value with positive sign, greater than or equal to 0 but less than 1, chosen randomly or pseudo randomly with approximately uniform distribution over that range, using an implementation-dependent algorithm or strategy. This fu</w:t>
      </w:r>
      <w:r w:rsidRPr="00E77497">
        <w:t>nction takes no arguments.</w:t>
      </w:r>
      <w:bookmarkStart w:id="31954" w:name="_Toc382291689"/>
      <w:bookmarkStart w:id="31955" w:name="_Toc385672385"/>
      <w:bookmarkStart w:id="31956" w:name="_Toc393690501"/>
    </w:p>
    <w:p w14:paraId="09616275" w14:textId="77777777" w:rsidR="004C02EF" w:rsidRPr="00E77497" w:rsidRDefault="004C02EF" w:rsidP="004C02EF">
      <w:pPr>
        <w:pStyle w:val="40"/>
        <w:numPr>
          <w:ilvl w:val="0"/>
          <w:numId w:val="0"/>
        </w:numPr>
      </w:pPr>
      <w:r w:rsidRPr="00E77497">
        <w:t>15.8.2.15</w:t>
      </w:r>
      <w:r w:rsidRPr="00E77497">
        <w:tab/>
        <w:t>round (x</w:t>
      </w:r>
      <w:bookmarkEnd w:id="31954"/>
      <w:bookmarkEnd w:id="31955"/>
      <w:bookmarkEnd w:id="31956"/>
      <w:r w:rsidRPr="00E77497">
        <w:t>)</w:t>
      </w:r>
    </w:p>
    <w:p w14:paraId="780AC771" w14:textId="77777777" w:rsidR="004C02EF" w:rsidRPr="00E65A34" w:rsidRDefault="004C02EF" w:rsidP="004C02EF">
      <w:r w:rsidRPr="00E77497">
        <w:t xml:space="preserve">Returns the Number value that is closest to </w:t>
      </w:r>
      <w:r w:rsidRPr="00E77497">
        <w:rPr>
          <w:rFonts w:ascii="Times New Roman" w:hAnsi="Times New Roman"/>
          <w:i/>
        </w:rPr>
        <w:t>x</w:t>
      </w:r>
      <w:r w:rsidRPr="00E77497">
        <w:t xml:space="preserve"> and is equal to a mathematical integer. If two integer Number values are equally close to </w:t>
      </w:r>
      <w:r w:rsidRPr="00E77497">
        <w:rPr>
          <w:rFonts w:ascii="Times New Roman" w:hAnsi="Times New Roman"/>
          <w:i/>
        </w:rPr>
        <w:t>x</w:t>
      </w:r>
      <w:r w:rsidRPr="00E77497">
        <w:t xml:space="preserve">, then the result is the Number value that is closer to </w:t>
      </w:r>
      <w:r w:rsidRPr="00E77497">
        <w:rPr>
          <w:rFonts w:ascii="Times New Roman" w:hAnsi="Times New Roman"/>
        </w:rPr>
        <w:t>+</w:t>
      </w:r>
      <w:r w:rsidRPr="004D1BD1">
        <w:rPr>
          <w:rFonts w:ascii="Times New Roman" w:hAnsi="Times New Roman"/>
        </w:rPr>
        <w:sym w:font="Symbol" w:char="F0A5"/>
      </w:r>
      <w:r w:rsidRPr="004D1BD1">
        <w:t xml:space="preserve">. If </w:t>
      </w:r>
      <w:r w:rsidRPr="008B7F6F">
        <w:rPr>
          <w:rFonts w:ascii="Times New Roman" w:hAnsi="Times New Roman"/>
          <w:i/>
        </w:rPr>
        <w:t>x</w:t>
      </w:r>
      <w:r w:rsidRPr="006B6D0A">
        <w:t xml:space="preserve"> is already an integer, the result is </w:t>
      </w:r>
      <w:r w:rsidRPr="006B6D0A">
        <w:rPr>
          <w:rFonts w:ascii="Times New Roman" w:hAnsi="Times New Roman"/>
          <w:i/>
        </w:rPr>
        <w:t>x</w:t>
      </w:r>
      <w:r w:rsidRPr="00E65A34">
        <w:t>.</w:t>
      </w:r>
    </w:p>
    <w:p w14:paraId="509228F2" w14:textId="77777777" w:rsidR="004C02EF" w:rsidRPr="00A67AF2"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NaN, the result is NaN.</w:t>
      </w:r>
    </w:p>
    <w:p w14:paraId="12399F2A" w14:textId="77777777" w:rsidR="004C02EF" w:rsidRPr="00675B74"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B820AB">
        <w:rPr>
          <w:rFonts w:ascii="Times New Roman" w:hAnsi="Times New Roman"/>
          <w:i/>
        </w:rPr>
        <w:t>x</w:t>
      </w:r>
      <w:r w:rsidRPr="00675B74">
        <w:rPr>
          <w:rFonts w:ascii="Times New Roman" w:hAnsi="Times New Roman"/>
        </w:rPr>
        <w:t xml:space="preserve"> is +0, the result is +0.</w:t>
      </w:r>
    </w:p>
    <w:p w14:paraId="479BBA2A"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3C41C808"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14:paraId="42A3AE87"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14:paraId="1C6B3FCC" w14:textId="77777777"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0.5, the result is +0.</w:t>
      </w:r>
    </w:p>
    <w:p w14:paraId="597B24EA" w14:textId="77777777"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les</w:t>
      </w:r>
      <w:r w:rsidRPr="00A67AF2">
        <w:rPr>
          <w:rFonts w:ascii="Times New Roman" w:hAnsi="Times New Roman"/>
        </w:rPr>
        <w:t xml:space="preserve">s than 0 but greater than or equal to -0.5, the result is </w:t>
      </w:r>
      <w:r w:rsidRPr="004D1BD1">
        <w:rPr>
          <w:rFonts w:ascii="Times New Roman" w:hAnsi="Times New Roman"/>
        </w:rPr>
        <w:sym w:font="Symbol" w:char="F02D"/>
      </w:r>
      <w:r w:rsidRPr="004D1BD1">
        <w:rPr>
          <w:rFonts w:ascii="Times New Roman" w:hAnsi="Times New Roman"/>
        </w:rPr>
        <w:t>0.</w:t>
      </w:r>
    </w:p>
    <w:p w14:paraId="6443FA80" w14:textId="77777777" w:rsidR="004C02EF" w:rsidRPr="00A67AF2" w:rsidRDefault="004C02EF" w:rsidP="004C02EF">
      <w:pPr>
        <w:pStyle w:val="Note"/>
      </w:pPr>
      <w:r w:rsidRPr="008B7F6F">
        <w:t>NOTE 1</w:t>
      </w:r>
      <w:r w:rsidRPr="008B7F6F">
        <w:tab/>
      </w:r>
      <w:r w:rsidRPr="006B6D0A">
        <w:rPr>
          <w:rFonts w:ascii="Courier New" w:hAnsi="Courier New" w:cs="Courier New"/>
          <w:b/>
        </w:rPr>
        <w:t>Math.round(3.5)</w:t>
      </w:r>
      <w:r w:rsidRPr="006B6D0A">
        <w:t xml:space="preserve"> returns </w:t>
      </w:r>
      <w:r w:rsidRPr="006B6D0A">
        <w:rPr>
          <w:rFonts w:ascii="Times New Roman" w:hAnsi="Times New Roman"/>
        </w:rPr>
        <w:t>4</w:t>
      </w:r>
      <w:r w:rsidRPr="00E65A34">
        <w:t xml:space="preserve">, but </w:t>
      </w:r>
      <w:r w:rsidRPr="00546435">
        <w:rPr>
          <w:rFonts w:ascii="Courier New" w:hAnsi="Courier New" w:cs="Courier New"/>
          <w:b/>
        </w:rPr>
        <w:t>Math.round(–3.5)</w:t>
      </w:r>
      <w:r w:rsidRPr="00A67AF2">
        <w:t xml:space="preserve"> returns </w:t>
      </w:r>
      <w:r w:rsidRPr="00A67AF2">
        <w:rPr>
          <w:rFonts w:ascii="Times New Roman" w:hAnsi="Times New Roman"/>
        </w:rPr>
        <w:t>–3</w:t>
      </w:r>
      <w:r w:rsidRPr="00A67AF2">
        <w:t>.</w:t>
      </w:r>
    </w:p>
    <w:p w14:paraId="1EEDE402" w14:textId="77777777" w:rsidR="004C02EF" w:rsidRPr="00E77497" w:rsidRDefault="004C02EF" w:rsidP="004C02EF">
      <w:pPr>
        <w:pStyle w:val="Note"/>
      </w:pPr>
      <w:r w:rsidRPr="00B820AB">
        <w:t>NOTE 2</w:t>
      </w:r>
      <w:r w:rsidRPr="00B820AB">
        <w:tab/>
        <w:t xml:space="preserve">The value of </w:t>
      </w:r>
      <w:r w:rsidRPr="00675B74">
        <w:rPr>
          <w:rFonts w:ascii="Courier New" w:hAnsi="Courier New"/>
          <w:b/>
        </w:rPr>
        <w:t>Math.round(x)</w:t>
      </w:r>
      <w:r w:rsidRPr="00E77497">
        <w:t xml:space="preserve"> is the same as the value of </w:t>
      </w:r>
      <w:r w:rsidRPr="00E77497">
        <w:rPr>
          <w:rFonts w:ascii="Courier New" w:hAnsi="Courier New"/>
          <w:b/>
        </w:rPr>
        <w:t>Math.floor(x+0.5)</w:t>
      </w:r>
      <w:r w:rsidRPr="00E77497">
        <w:t xml:space="preserve">, except when </w:t>
      </w:r>
      <w:r w:rsidRPr="00E77497">
        <w:rPr>
          <w:rFonts w:ascii="Courier New" w:hAnsi="Courier New"/>
          <w:b/>
        </w:rPr>
        <w:t>x</w:t>
      </w:r>
      <w:r w:rsidRPr="00E77497">
        <w:t xml:space="preserve"> is </w:t>
      </w:r>
      <w:r w:rsidRPr="00E77497">
        <w:rPr>
          <w:rFonts w:ascii="Times New Roman" w:hAnsi="Times New Roman"/>
        </w:rPr>
        <w:sym w:font="Symbol" w:char="F02D"/>
      </w:r>
      <w:r w:rsidRPr="00E77497">
        <w:rPr>
          <w:rFonts w:ascii="Times New Roman" w:hAnsi="Times New Roman"/>
        </w:rPr>
        <w:t>0</w:t>
      </w:r>
      <w:r w:rsidRPr="00E77497">
        <w:rPr>
          <w:b/>
        </w:rPr>
        <w:t xml:space="preserve"> </w:t>
      </w:r>
      <w:r w:rsidRPr="00E77497">
        <w:t>or</w:t>
      </w:r>
      <w:r w:rsidRPr="00E77497">
        <w:rPr>
          <w:b/>
        </w:rPr>
        <w:t xml:space="preserve"> </w:t>
      </w:r>
      <w:r w:rsidRPr="00E77497">
        <w:t xml:space="preserve">is less than </w:t>
      </w:r>
      <w:r w:rsidRPr="00E77497">
        <w:rPr>
          <w:rFonts w:ascii="Times New Roman" w:hAnsi="Times New Roman"/>
        </w:rPr>
        <w:t>0</w:t>
      </w:r>
      <w:r w:rsidRPr="00E77497">
        <w:t xml:space="preserve"> but greater than or equal to </w:t>
      </w:r>
      <w:r w:rsidRPr="00E77497">
        <w:rPr>
          <w:rFonts w:ascii="Times New Roman" w:hAnsi="Times New Roman"/>
        </w:rPr>
        <w:t>-0.5</w:t>
      </w:r>
      <w:r w:rsidRPr="00E77497">
        <w:t xml:space="preserve">; for these cases </w:t>
      </w:r>
      <w:r w:rsidRPr="00E77497">
        <w:rPr>
          <w:rFonts w:ascii="Courier New" w:hAnsi="Courier New"/>
          <w:b/>
        </w:rPr>
        <w:t>Math.round(x)</w:t>
      </w:r>
      <w:r w:rsidRPr="00E77497">
        <w:t xml:space="preserve"> returns </w:t>
      </w:r>
      <w:r w:rsidRPr="00E77497">
        <w:rPr>
          <w:rFonts w:ascii="Times New Roman" w:hAnsi="Times New Roman"/>
        </w:rPr>
        <w:sym w:font="Symbol" w:char="F02D"/>
      </w:r>
      <w:r w:rsidRPr="00E77497">
        <w:rPr>
          <w:rFonts w:ascii="Times New Roman" w:hAnsi="Times New Roman"/>
        </w:rPr>
        <w:t>0</w:t>
      </w:r>
      <w:r w:rsidRPr="00E77497">
        <w:t xml:space="preserve">, but </w:t>
      </w:r>
      <w:r w:rsidRPr="00E77497">
        <w:rPr>
          <w:rFonts w:ascii="Courier New" w:hAnsi="Courier New"/>
          <w:b/>
        </w:rPr>
        <w:t>Math.floor(x+0.5)</w:t>
      </w:r>
      <w:r w:rsidRPr="00E77497">
        <w:t xml:space="preserve"> returns </w:t>
      </w:r>
      <w:r w:rsidRPr="00E77497">
        <w:rPr>
          <w:rFonts w:ascii="Times New Roman" w:hAnsi="Times New Roman"/>
        </w:rPr>
        <w:t>+0</w:t>
      </w:r>
      <w:r w:rsidRPr="00E77497">
        <w:t>.</w:t>
      </w:r>
      <w:bookmarkStart w:id="31957" w:name="_Toc382291690"/>
      <w:bookmarkStart w:id="31958" w:name="_Toc385672386"/>
      <w:bookmarkStart w:id="31959" w:name="_Toc393690502"/>
    </w:p>
    <w:p w14:paraId="2750DC99" w14:textId="77777777" w:rsidR="004C02EF" w:rsidRPr="00E77497" w:rsidRDefault="004C02EF" w:rsidP="004C02EF">
      <w:pPr>
        <w:pStyle w:val="40"/>
        <w:numPr>
          <w:ilvl w:val="0"/>
          <w:numId w:val="0"/>
        </w:numPr>
      </w:pPr>
      <w:r w:rsidRPr="00E77497">
        <w:t>15.8.2.16</w:t>
      </w:r>
      <w:r w:rsidRPr="00E77497">
        <w:tab/>
        <w:t>sin (x</w:t>
      </w:r>
      <w:bookmarkEnd w:id="31957"/>
      <w:bookmarkEnd w:id="31958"/>
      <w:bookmarkEnd w:id="31959"/>
      <w:r w:rsidRPr="00E77497">
        <w:t>)</w:t>
      </w:r>
    </w:p>
    <w:p w14:paraId="642B9213" w14:textId="77777777" w:rsidR="004C02EF" w:rsidRPr="00E77497" w:rsidRDefault="004C02EF" w:rsidP="004C02EF">
      <w:r w:rsidRPr="00E77497">
        <w:t xml:space="preserve">Returns an implementation-dependent approximation to the sine of </w:t>
      </w:r>
      <w:r w:rsidRPr="00E77497">
        <w:rPr>
          <w:rFonts w:ascii="Times New Roman" w:hAnsi="Times New Roman"/>
          <w:i/>
        </w:rPr>
        <w:t>x</w:t>
      </w:r>
      <w:r w:rsidRPr="00E77497">
        <w:t>. The argument is expressed in radians.</w:t>
      </w:r>
    </w:p>
    <w:p w14:paraId="768FE174"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14:paraId="08C91754"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2590B27B"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3B1BDEAB"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or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bookmarkStart w:id="31960" w:name="_Toc382291691"/>
      <w:bookmarkStart w:id="31961" w:name="_Toc385672387"/>
      <w:bookmarkStart w:id="31962" w:name="_Toc393690503"/>
    </w:p>
    <w:p w14:paraId="373A12A0" w14:textId="77777777" w:rsidR="004C02EF" w:rsidRPr="008B7F6F" w:rsidRDefault="004C02EF" w:rsidP="004C02EF">
      <w:pPr>
        <w:pStyle w:val="40"/>
        <w:numPr>
          <w:ilvl w:val="0"/>
          <w:numId w:val="0"/>
        </w:numPr>
      </w:pPr>
      <w:r w:rsidRPr="008B7F6F">
        <w:t>15.8.2.17</w:t>
      </w:r>
      <w:r w:rsidRPr="008B7F6F">
        <w:tab/>
        <w:t>sqrt (x</w:t>
      </w:r>
      <w:bookmarkEnd w:id="31960"/>
      <w:bookmarkEnd w:id="31961"/>
      <w:bookmarkEnd w:id="31962"/>
      <w:r w:rsidRPr="008B7F6F">
        <w:t>)</w:t>
      </w:r>
    </w:p>
    <w:p w14:paraId="49E9490F" w14:textId="77777777" w:rsidR="004C02EF" w:rsidRPr="006B6D0A" w:rsidRDefault="004C02EF" w:rsidP="004C02EF">
      <w:r w:rsidRPr="006B6D0A">
        <w:t xml:space="preserve">Returns an implementation-dependent approximation to the square root of </w:t>
      </w:r>
      <w:r w:rsidRPr="006B6D0A">
        <w:rPr>
          <w:rFonts w:ascii="Times New Roman" w:hAnsi="Times New Roman"/>
          <w:i/>
        </w:rPr>
        <w:t>x</w:t>
      </w:r>
      <w:r w:rsidRPr="006B6D0A">
        <w:t>.</w:t>
      </w:r>
    </w:p>
    <w:p w14:paraId="15A4A27D" w14:textId="77777777"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NaN, the result is NaN.</w:t>
      </w:r>
    </w:p>
    <w:p w14:paraId="67FA474F" w14:textId="77777777" w:rsidR="004C02EF" w:rsidRPr="00675B74"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less than 0, the resul</w:t>
      </w:r>
      <w:r w:rsidRPr="00675B74">
        <w:rPr>
          <w:rFonts w:ascii="Times New Roman" w:hAnsi="Times New Roman"/>
        </w:rPr>
        <w:t>t is NaN.</w:t>
      </w:r>
    </w:p>
    <w:p w14:paraId="078EA0DB" w14:textId="77777777"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14:paraId="05BDAE67"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58D86BC6"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bookmarkStart w:id="31963" w:name="_Toc382291692"/>
      <w:bookmarkStart w:id="31964" w:name="_Toc385672388"/>
      <w:bookmarkStart w:id="31965" w:name="_Toc393690504"/>
    </w:p>
    <w:p w14:paraId="01AB7A47" w14:textId="77777777" w:rsidR="004C02EF" w:rsidRPr="008B7F6F" w:rsidRDefault="004C02EF" w:rsidP="004C02EF">
      <w:pPr>
        <w:pStyle w:val="40"/>
        <w:numPr>
          <w:ilvl w:val="0"/>
          <w:numId w:val="0"/>
        </w:numPr>
      </w:pPr>
      <w:r w:rsidRPr="008B7F6F">
        <w:t>15.8.2.18</w:t>
      </w:r>
      <w:r w:rsidRPr="008B7F6F">
        <w:tab/>
        <w:t>tan (x</w:t>
      </w:r>
      <w:bookmarkEnd w:id="31963"/>
      <w:bookmarkEnd w:id="31964"/>
      <w:bookmarkEnd w:id="31965"/>
      <w:r w:rsidRPr="008B7F6F">
        <w:t>)</w:t>
      </w:r>
    </w:p>
    <w:p w14:paraId="2A7EA620" w14:textId="77777777" w:rsidR="004C02EF" w:rsidRPr="006B6D0A" w:rsidRDefault="004C02EF" w:rsidP="004C02EF">
      <w:r w:rsidRPr="006B6D0A">
        <w:t xml:space="preserve">Returns an implementation-dependent approximation to the tangent of </w:t>
      </w:r>
      <w:r w:rsidRPr="006B6D0A">
        <w:rPr>
          <w:rFonts w:ascii="Times New Roman" w:hAnsi="Times New Roman"/>
          <w:i/>
        </w:rPr>
        <w:t>x</w:t>
      </w:r>
      <w:r w:rsidRPr="006B6D0A">
        <w:t>. The argument is expressed in radians.</w:t>
      </w:r>
    </w:p>
    <w:p w14:paraId="57B7D32C" w14:textId="77777777"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NaN, the result is NaN.</w:t>
      </w:r>
    </w:p>
    <w:p w14:paraId="422D1CA5" w14:textId="77777777" w:rsidR="004C02EF" w:rsidRPr="00675B74"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B820AB">
        <w:rPr>
          <w:rFonts w:ascii="Times New Roman" w:hAnsi="Times New Roman"/>
          <w:i/>
        </w:rPr>
        <w:t>x</w:t>
      </w:r>
      <w:r w:rsidRPr="00675B74">
        <w:rPr>
          <w:rFonts w:ascii="Times New Roman" w:hAnsi="Times New Roman"/>
        </w:rPr>
        <w:t xml:space="preserve"> is +0, the result is +0.</w:t>
      </w:r>
    </w:p>
    <w:p w14:paraId="57B0C1BA" w14:textId="77777777"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14:paraId="3304E9F7" w14:textId="77777777"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or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bookmarkStart w:id="31966" w:name="_Ref385215411"/>
      <w:bookmarkStart w:id="31967" w:name="_Toc385672389"/>
      <w:bookmarkStart w:id="31968" w:name="_Toc393690505"/>
    </w:p>
    <w:p w14:paraId="5E908A10" w14:textId="77777777" w:rsidR="00640BCB" w:rsidRPr="00D16450" w:rsidRDefault="00640BCB" w:rsidP="00640BCB">
      <w:pPr>
        <w:pStyle w:val="40"/>
        <w:numPr>
          <w:ilvl w:val="0"/>
          <w:numId w:val="0"/>
        </w:numPr>
        <w:rPr>
          <w:ins w:id="31969" w:author="Rev 7 Allen Wirfs-Brock" w:date="2012-05-02T17:09:00Z"/>
          <w:rFonts w:cs="Arial"/>
        </w:rPr>
      </w:pPr>
      <w:bookmarkStart w:id="31970" w:name="_Ref424532846"/>
      <w:bookmarkStart w:id="31971" w:name="_Toc472818947"/>
      <w:bookmarkStart w:id="31972" w:name="_Toc235503525"/>
      <w:bookmarkStart w:id="31973" w:name="_Toc241509300"/>
      <w:bookmarkStart w:id="31974" w:name="_Toc244416787"/>
      <w:bookmarkStart w:id="31975" w:name="_Toc276631151"/>
      <w:ins w:id="31976" w:author="Rev 7 Allen Wirfs-Brock" w:date="2012-05-02T17:09:00Z">
        <w:r w:rsidRPr="00D16450">
          <w:rPr>
            <w:rFonts w:cs="Arial"/>
          </w:rPr>
          <w:t>15.8.2.19</w:t>
        </w:r>
        <w:r w:rsidRPr="00D16450">
          <w:rPr>
            <w:rFonts w:cs="Arial"/>
          </w:rPr>
          <w:tab/>
          <w:t>log10 (x)</w:t>
        </w:r>
      </w:ins>
    </w:p>
    <w:p w14:paraId="6A0D5FC7" w14:textId="77777777" w:rsidR="00640BCB" w:rsidRPr="00D16450" w:rsidRDefault="00640BCB" w:rsidP="00640BCB">
      <w:pPr>
        <w:rPr>
          <w:ins w:id="31977" w:author="Rev 7 Allen Wirfs-Brock" w:date="2012-05-02T17:09:00Z"/>
          <w:rFonts w:cs="Arial"/>
        </w:rPr>
      </w:pPr>
      <w:ins w:id="31978" w:author="Rev 7 Allen Wirfs-Brock" w:date="2012-05-02T17:09:00Z">
        <w:r w:rsidRPr="00D16450">
          <w:rPr>
            <w:rFonts w:cs="Arial"/>
          </w:rPr>
          <w:t xml:space="preserve">Returns an implementation-dependent approximation to the base 10 logarithm of </w:t>
        </w:r>
        <w:r w:rsidRPr="00D16450">
          <w:rPr>
            <w:rFonts w:cs="Arial"/>
            <w:i/>
          </w:rPr>
          <w:t>x</w:t>
        </w:r>
        <w:r w:rsidRPr="00D16450">
          <w:rPr>
            <w:rFonts w:cs="Arial"/>
          </w:rPr>
          <w:t>.</w:t>
        </w:r>
      </w:ins>
    </w:p>
    <w:p w14:paraId="1E203893" w14:textId="77777777" w:rsidR="00640BCB" w:rsidRPr="00D16450" w:rsidRDefault="00640BCB" w:rsidP="00640BCB">
      <w:pPr>
        <w:numPr>
          <w:ilvl w:val="0"/>
          <w:numId w:val="243"/>
        </w:numPr>
        <w:ind w:left="1080"/>
        <w:contextualSpacing/>
        <w:rPr>
          <w:ins w:id="31979" w:author="Rev 7 Allen Wirfs-Brock" w:date="2012-05-02T17:09:00Z"/>
          <w:rFonts w:cs="Arial"/>
        </w:rPr>
      </w:pPr>
      <w:ins w:id="31980"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55272CBA" w14:textId="77777777" w:rsidR="00640BCB" w:rsidRPr="00D16450" w:rsidRDefault="00640BCB" w:rsidP="00640BCB">
      <w:pPr>
        <w:numPr>
          <w:ilvl w:val="0"/>
          <w:numId w:val="243"/>
        </w:numPr>
        <w:ind w:left="1080"/>
        <w:contextualSpacing/>
        <w:rPr>
          <w:ins w:id="31981" w:author="Rev 7 Allen Wirfs-Brock" w:date="2012-05-02T17:09:00Z"/>
          <w:rFonts w:cs="Arial"/>
        </w:rPr>
      </w:pPr>
      <w:ins w:id="31982" w:author="Rev 7 Allen Wirfs-Brock" w:date="2012-05-02T17:09:00Z">
        <w:r w:rsidRPr="00D16450">
          <w:rPr>
            <w:rFonts w:cs="Arial"/>
          </w:rPr>
          <w:t xml:space="preserve">If </w:t>
        </w:r>
        <w:r w:rsidRPr="00D16450">
          <w:rPr>
            <w:rFonts w:cs="Arial"/>
            <w:i/>
          </w:rPr>
          <w:t>x</w:t>
        </w:r>
        <w:r w:rsidRPr="00D16450">
          <w:rPr>
            <w:rFonts w:cs="Arial"/>
          </w:rPr>
          <w:t xml:space="preserve"> is less than 0, the result is NaN.</w:t>
        </w:r>
      </w:ins>
    </w:p>
    <w:p w14:paraId="5AEBC6CB" w14:textId="77777777" w:rsidR="00640BCB" w:rsidRDefault="00640BCB" w:rsidP="00640BCB">
      <w:pPr>
        <w:numPr>
          <w:ilvl w:val="0"/>
          <w:numId w:val="243"/>
        </w:numPr>
        <w:ind w:left="1080"/>
        <w:contextualSpacing/>
        <w:rPr>
          <w:ins w:id="31983" w:author="Rev 7 Allen Wirfs-Brock" w:date="2012-05-02T17:09:00Z"/>
          <w:rFonts w:cs="Arial"/>
        </w:rPr>
      </w:pPr>
      <w:ins w:id="31984" w:author="Rev 7 Allen Wirfs-Brock" w:date="2012-05-02T17:09:00Z">
        <w:r w:rsidRPr="00D16450">
          <w:rPr>
            <w:rFonts w:cs="Arial"/>
          </w:rPr>
          <w:t xml:space="preserve">If </w:t>
        </w:r>
        <w:r w:rsidRPr="00D16450">
          <w:rPr>
            <w:rFonts w:cs="Arial"/>
            <w:i/>
          </w:rPr>
          <w:t>x</w:t>
        </w:r>
        <w:r w:rsidRPr="00D16450">
          <w:rPr>
            <w:rFonts w:cs="Arial"/>
          </w:rPr>
          <w:t xml:space="preserve"> is +0, the result is </w:t>
        </w:r>
        <w:r w:rsidRPr="00D16450">
          <w:rPr>
            <w:rFonts w:cs="Arial"/>
          </w:rPr>
          <w:sym w:font="Symbol" w:char="F02D"/>
        </w:r>
        <w:r w:rsidRPr="00D16450">
          <w:rPr>
            <w:rFonts w:cs="Arial"/>
          </w:rPr>
          <w:sym w:font="Symbol" w:char="F0A5"/>
        </w:r>
        <w:r w:rsidRPr="00D16450">
          <w:rPr>
            <w:rFonts w:cs="Arial"/>
          </w:rPr>
          <w:t>.</w:t>
        </w:r>
      </w:ins>
    </w:p>
    <w:p w14:paraId="223630D1" w14:textId="77777777" w:rsidR="00640BCB" w:rsidRPr="00D16450" w:rsidRDefault="00640BCB" w:rsidP="00640BCB">
      <w:pPr>
        <w:numPr>
          <w:ilvl w:val="0"/>
          <w:numId w:val="243"/>
        </w:numPr>
        <w:ind w:left="1080"/>
        <w:contextualSpacing/>
        <w:rPr>
          <w:ins w:id="31985" w:author="Rev 7 Allen Wirfs-Brock" w:date="2012-05-02T17:09:00Z"/>
          <w:rFonts w:cs="Arial"/>
        </w:rPr>
      </w:pPr>
      <w:ins w:id="31986"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sym w:font="Symbol" w:char="F0A5"/>
        </w:r>
        <w:r w:rsidRPr="00D16450">
          <w:rPr>
            <w:rFonts w:cs="Arial"/>
          </w:rPr>
          <w:t>.</w:t>
        </w:r>
      </w:ins>
    </w:p>
    <w:p w14:paraId="13FB77F4" w14:textId="77777777" w:rsidR="00640BCB" w:rsidRPr="00D16450" w:rsidRDefault="00640BCB" w:rsidP="00640BCB">
      <w:pPr>
        <w:numPr>
          <w:ilvl w:val="0"/>
          <w:numId w:val="243"/>
        </w:numPr>
        <w:ind w:left="1080"/>
        <w:contextualSpacing/>
        <w:rPr>
          <w:ins w:id="31987" w:author="Rev 7 Allen Wirfs-Brock" w:date="2012-05-02T17:09:00Z"/>
          <w:rFonts w:cs="Arial"/>
        </w:rPr>
      </w:pPr>
      <w:ins w:id="31988" w:author="Rev 7 Allen Wirfs-Brock" w:date="2012-05-02T17:09:00Z">
        <w:r w:rsidRPr="00D16450">
          <w:rPr>
            <w:rFonts w:cs="Arial"/>
          </w:rPr>
          <w:t xml:space="preserve">If </w:t>
        </w:r>
        <w:r w:rsidRPr="00D16450">
          <w:rPr>
            <w:rFonts w:cs="Arial"/>
            <w:i/>
          </w:rPr>
          <w:t>x</w:t>
        </w:r>
        <w:r w:rsidRPr="00D16450">
          <w:rPr>
            <w:rFonts w:cs="Arial"/>
          </w:rPr>
          <w:t xml:space="preserve"> is 1, the result is +0.</w:t>
        </w:r>
      </w:ins>
    </w:p>
    <w:p w14:paraId="31357DB2" w14:textId="77777777" w:rsidR="00640BCB" w:rsidRPr="00D16450" w:rsidRDefault="00640BCB" w:rsidP="00640BCB">
      <w:pPr>
        <w:numPr>
          <w:ilvl w:val="0"/>
          <w:numId w:val="243"/>
        </w:numPr>
        <w:ind w:left="1080"/>
        <w:contextualSpacing/>
        <w:rPr>
          <w:ins w:id="31989" w:author="Rev 7 Allen Wirfs-Brock" w:date="2012-05-02T17:09:00Z"/>
          <w:rFonts w:cs="Arial"/>
        </w:rPr>
      </w:pPr>
      <w:ins w:id="31990"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6C23D606" w14:textId="77777777" w:rsidR="00640BCB" w:rsidRPr="00D16450" w:rsidRDefault="00640BCB" w:rsidP="00640BCB">
      <w:pPr>
        <w:rPr>
          <w:ins w:id="31991" w:author="Rev 7 Allen Wirfs-Brock" w:date="2012-05-02T17:09:00Z"/>
          <w:rFonts w:cs="Arial"/>
        </w:rPr>
      </w:pPr>
    </w:p>
    <w:p w14:paraId="35D6A582" w14:textId="77777777" w:rsidR="00640BCB" w:rsidRPr="00D16450" w:rsidRDefault="00640BCB" w:rsidP="00640BCB">
      <w:pPr>
        <w:pStyle w:val="40"/>
        <w:numPr>
          <w:ilvl w:val="0"/>
          <w:numId w:val="0"/>
        </w:numPr>
        <w:rPr>
          <w:ins w:id="31992" w:author="Rev 7 Allen Wirfs-Brock" w:date="2012-05-02T17:09:00Z"/>
          <w:rFonts w:cs="Arial"/>
        </w:rPr>
      </w:pPr>
      <w:ins w:id="31993" w:author="Rev 7 Allen Wirfs-Brock" w:date="2012-05-02T17:09:00Z">
        <w:r w:rsidRPr="00D16450">
          <w:rPr>
            <w:rFonts w:cs="Arial"/>
          </w:rPr>
          <w:t>15.8.2.20</w:t>
        </w:r>
        <w:r w:rsidRPr="00D16450">
          <w:rPr>
            <w:rFonts w:cs="Arial"/>
          </w:rPr>
          <w:tab/>
          <w:t>log2 (x)</w:t>
        </w:r>
      </w:ins>
    </w:p>
    <w:p w14:paraId="0698337D" w14:textId="77777777" w:rsidR="00640BCB" w:rsidRPr="00D16450" w:rsidRDefault="00640BCB" w:rsidP="00640BCB">
      <w:pPr>
        <w:rPr>
          <w:ins w:id="31994" w:author="Rev 7 Allen Wirfs-Brock" w:date="2012-05-02T17:09:00Z"/>
          <w:rFonts w:cs="Arial"/>
        </w:rPr>
      </w:pPr>
      <w:ins w:id="31995" w:author="Rev 7 Allen Wirfs-Brock" w:date="2012-05-02T17:09:00Z">
        <w:r w:rsidRPr="00D16450">
          <w:rPr>
            <w:rFonts w:cs="Arial"/>
          </w:rPr>
          <w:t xml:space="preserve">Returns an implementation-dependent approximation to the base 2 logarithm of </w:t>
        </w:r>
        <w:r w:rsidRPr="00D16450">
          <w:rPr>
            <w:rFonts w:cs="Arial"/>
            <w:i/>
          </w:rPr>
          <w:t>x</w:t>
        </w:r>
        <w:r w:rsidRPr="00D16450">
          <w:rPr>
            <w:rFonts w:cs="Arial"/>
          </w:rPr>
          <w:t>.</w:t>
        </w:r>
      </w:ins>
    </w:p>
    <w:p w14:paraId="17FBEBEC" w14:textId="77777777" w:rsidR="00640BCB" w:rsidRPr="00D16450" w:rsidRDefault="00640BCB" w:rsidP="00640BCB">
      <w:pPr>
        <w:numPr>
          <w:ilvl w:val="0"/>
          <w:numId w:val="243"/>
        </w:numPr>
        <w:ind w:left="1080"/>
        <w:contextualSpacing/>
        <w:rPr>
          <w:ins w:id="31996" w:author="Rev 7 Allen Wirfs-Brock" w:date="2012-05-02T17:09:00Z"/>
          <w:rFonts w:cs="Arial"/>
        </w:rPr>
      </w:pPr>
      <w:ins w:id="31997"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36968857" w14:textId="77777777" w:rsidR="00640BCB" w:rsidRPr="00D16450" w:rsidRDefault="00640BCB" w:rsidP="00640BCB">
      <w:pPr>
        <w:numPr>
          <w:ilvl w:val="0"/>
          <w:numId w:val="243"/>
        </w:numPr>
        <w:ind w:left="1080"/>
        <w:contextualSpacing/>
        <w:rPr>
          <w:ins w:id="31998" w:author="Rev 7 Allen Wirfs-Brock" w:date="2012-05-02T17:09:00Z"/>
          <w:rFonts w:cs="Arial"/>
        </w:rPr>
      </w:pPr>
      <w:ins w:id="31999" w:author="Rev 7 Allen Wirfs-Brock" w:date="2012-05-02T17:09:00Z">
        <w:r w:rsidRPr="00D16450">
          <w:rPr>
            <w:rFonts w:cs="Arial"/>
          </w:rPr>
          <w:t xml:space="preserve">If </w:t>
        </w:r>
        <w:r w:rsidRPr="00D16450">
          <w:rPr>
            <w:rFonts w:cs="Arial"/>
            <w:i/>
          </w:rPr>
          <w:t>x</w:t>
        </w:r>
        <w:r w:rsidRPr="00D16450">
          <w:rPr>
            <w:rFonts w:cs="Arial"/>
          </w:rPr>
          <w:t xml:space="preserve"> is less than 0, the result is NaN.</w:t>
        </w:r>
      </w:ins>
    </w:p>
    <w:p w14:paraId="47F92FA5" w14:textId="77777777" w:rsidR="00640BCB" w:rsidRDefault="00640BCB" w:rsidP="00640BCB">
      <w:pPr>
        <w:numPr>
          <w:ilvl w:val="0"/>
          <w:numId w:val="243"/>
        </w:numPr>
        <w:ind w:left="1080"/>
        <w:contextualSpacing/>
        <w:rPr>
          <w:ins w:id="32000" w:author="Rev 7 Allen Wirfs-Brock" w:date="2012-05-02T17:09:00Z"/>
          <w:rFonts w:cs="Arial"/>
        </w:rPr>
      </w:pPr>
      <w:ins w:id="32001" w:author="Rev 7 Allen Wirfs-Brock" w:date="2012-05-02T17:09:00Z">
        <w:r w:rsidRPr="00D16450">
          <w:rPr>
            <w:rFonts w:cs="Arial"/>
          </w:rPr>
          <w:t xml:space="preserve">If </w:t>
        </w:r>
        <w:r w:rsidRPr="00D16450">
          <w:rPr>
            <w:rFonts w:cs="Arial"/>
            <w:i/>
          </w:rPr>
          <w:t>x</w:t>
        </w:r>
        <w:r w:rsidRPr="00D16450">
          <w:rPr>
            <w:rFonts w:cs="Arial"/>
          </w:rPr>
          <w:t xml:space="preserve"> is +0, the result is </w:t>
        </w:r>
        <w:r w:rsidRPr="00D16450">
          <w:rPr>
            <w:rFonts w:cs="Arial"/>
          </w:rPr>
          <w:sym w:font="Symbol" w:char="F02D"/>
        </w:r>
        <w:r w:rsidRPr="00D16450">
          <w:rPr>
            <w:rFonts w:cs="Arial"/>
          </w:rPr>
          <w:sym w:font="Symbol" w:char="F0A5"/>
        </w:r>
        <w:r w:rsidRPr="00D16450">
          <w:rPr>
            <w:rFonts w:cs="Arial"/>
          </w:rPr>
          <w:t>.</w:t>
        </w:r>
      </w:ins>
    </w:p>
    <w:p w14:paraId="3DA5B611" w14:textId="77777777" w:rsidR="00640BCB" w:rsidRPr="00D16450" w:rsidRDefault="00640BCB" w:rsidP="00640BCB">
      <w:pPr>
        <w:numPr>
          <w:ilvl w:val="0"/>
          <w:numId w:val="243"/>
        </w:numPr>
        <w:ind w:left="1080"/>
        <w:contextualSpacing/>
        <w:rPr>
          <w:ins w:id="32002" w:author="Rev 7 Allen Wirfs-Brock" w:date="2012-05-02T17:09:00Z"/>
          <w:rFonts w:cs="Arial"/>
        </w:rPr>
      </w:pPr>
      <w:ins w:id="32003"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sym w:font="Symbol" w:char="F0A5"/>
        </w:r>
        <w:r w:rsidRPr="00D16450">
          <w:rPr>
            <w:rFonts w:cs="Arial"/>
          </w:rPr>
          <w:t>.</w:t>
        </w:r>
      </w:ins>
    </w:p>
    <w:p w14:paraId="19467DF3" w14:textId="77777777" w:rsidR="00640BCB" w:rsidRPr="00D16450" w:rsidRDefault="00640BCB" w:rsidP="00640BCB">
      <w:pPr>
        <w:numPr>
          <w:ilvl w:val="0"/>
          <w:numId w:val="243"/>
        </w:numPr>
        <w:ind w:left="1080"/>
        <w:contextualSpacing/>
        <w:rPr>
          <w:ins w:id="32004" w:author="Rev 7 Allen Wirfs-Brock" w:date="2012-05-02T17:09:00Z"/>
          <w:rFonts w:cs="Arial"/>
        </w:rPr>
      </w:pPr>
      <w:ins w:id="32005" w:author="Rev 7 Allen Wirfs-Brock" w:date="2012-05-02T17:09:00Z">
        <w:r w:rsidRPr="00D16450">
          <w:rPr>
            <w:rFonts w:cs="Arial"/>
          </w:rPr>
          <w:t xml:space="preserve">If </w:t>
        </w:r>
        <w:r w:rsidRPr="00D16450">
          <w:rPr>
            <w:rFonts w:cs="Arial"/>
            <w:i/>
          </w:rPr>
          <w:t>x</w:t>
        </w:r>
        <w:r w:rsidRPr="00D16450">
          <w:rPr>
            <w:rFonts w:cs="Arial"/>
          </w:rPr>
          <w:t xml:space="preserve"> is 1, the result is +0.</w:t>
        </w:r>
      </w:ins>
    </w:p>
    <w:p w14:paraId="405A899A" w14:textId="77777777" w:rsidR="00640BCB" w:rsidRPr="00D16450" w:rsidRDefault="00640BCB" w:rsidP="00640BCB">
      <w:pPr>
        <w:numPr>
          <w:ilvl w:val="0"/>
          <w:numId w:val="243"/>
        </w:numPr>
        <w:ind w:left="1080"/>
        <w:contextualSpacing/>
        <w:rPr>
          <w:ins w:id="32006" w:author="Rev 7 Allen Wirfs-Brock" w:date="2012-05-02T17:09:00Z"/>
          <w:rFonts w:cs="Arial"/>
        </w:rPr>
      </w:pPr>
      <w:ins w:id="32007"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6C5DA6DE" w14:textId="77777777" w:rsidR="00640BCB" w:rsidRPr="00D16450" w:rsidRDefault="00640BCB" w:rsidP="00640BCB">
      <w:pPr>
        <w:contextualSpacing/>
        <w:rPr>
          <w:ins w:id="32008" w:author="Rev 7 Allen Wirfs-Brock" w:date="2012-05-02T17:09:00Z"/>
          <w:rFonts w:cs="Arial"/>
        </w:rPr>
      </w:pPr>
    </w:p>
    <w:p w14:paraId="5FD78F41" w14:textId="77777777" w:rsidR="00640BCB" w:rsidRPr="00D16450" w:rsidRDefault="00640BCB" w:rsidP="00640BCB">
      <w:pPr>
        <w:pStyle w:val="40"/>
        <w:numPr>
          <w:ilvl w:val="0"/>
          <w:numId w:val="0"/>
        </w:numPr>
        <w:rPr>
          <w:ins w:id="32009" w:author="Rev 7 Allen Wirfs-Brock" w:date="2012-05-02T17:09:00Z"/>
          <w:rFonts w:cs="Arial"/>
        </w:rPr>
      </w:pPr>
      <w:ins w:id="32010" w:author="Rev 7 Allen Wirfs-Brock" w:date="2012-05-02T17:09:00Z">
        <w:r w:rsidRPr="00D16450">
          <w:rPr>
            <w:rFonts w:cs="Arial"/>
          </w:rPr>
          <w:t>15.8.2.21</w:t>
        </w:r>
        <w:r w:rsidRPr="00D16450">
          <w:rPr>
            <w:rFonts w:cs="Arial"/>
          </w:rPr>
          <w:tab/>
          <w:t>log1p (x)</w:t>
        </w:r>
      </w:ins>
    </w:p>
    <w:p w14:paraId="6B9F8D26" w14:textId="77777777" w:rsidR="00640BCB" w:rsidRPr="00D16450" w:rsidRDefault="00640BCB" w:rsidP="00640BCB">
      <w:pPr>
        <w:rPr>
          <w:ins w:id="32011" w:author="Rev 7 Allen Wirfs-Brock" w:date="2012-05-02T17:09:00Z"/>
          <w:rFonts w:cs="Arial"/>
        </w:rPr>
      </w:pPr>
      <w:ins w:id="32012" w:author="Rev 7 Allen Wirfs-Brock" w:date="2012-05-02T17:09:00Z">
        <w:r w:rsidRPr="00D16450">
          <w:rPr>
            <w:rFonts w:cs="Arial"/>
          </w:rPr>
          <w:t xml:space="preserve">Returns an implementation-dependent approximation to the natural logarithm of 1 + </w:t>
        </w:r>
        <w:r w:rsidRPr="00D16450">
          <w:rPr>
            <w:rFonts w:cs="Arial"/>
            <w:i/>
          </w:rPr>
          <w:t>x</w:t>
        </w:r>
        <w:r w:rsidRPr="00D16450">
          <w:rPr>
            <w:rFonts w:cs="Arial"/>
          </w:rPr>
          <w:t>.  The result is computed in a way that is accurate even when the value of x is close to zero.</w:t>
        </w:r>
      </w:ins>
    </w:p>
    <w:p w14:paraId="62F6D128" w14:textId="77777777" w:rsidR="00640BCB" w:rsidRPr="00D16450" w:rsidRDefault="00640BCB" w:rsidP="00640BCB">
      <w:pPr>
        <w:numPr>
          <w:ilvl w:val="0"/>
          <w:numId w:val="243"/>
        </w:numPr>
        <w:ind w:left="1080"/>
        <w:contextualSpacing/>
        <w:rPr>
          <w:ins w:id="32013" w:author="Rev 7 Allen Wirfs-Brock" w:date="2012-05-02T17:09:00Z"/>
          <w:rFonts w:cs="Arial"/>
        </w:rPr>
      </w:pPr>
      <w:ins w:id="32014"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31C2CA2B" w14:textId="77777777" w:rsidR="00640BCB" w:rsidRPr="00D16450" w:rsidRDefault="00640BCB" w:rsidP="00640BCB">
      <w:pPr>
        <w:numPr>
          <w:ilvl w:val="0"/>
          <w:numId w:val="243"/>
        </w:numPr>
        <w:ind w:left="1080"/>
        <w:contextualSpacing/>
        <w:rPr>
          <w:ins w:id="32015" w:author="Rev 7 Allen Wirfs-Brock" w:date="2012-05-02T17:09:00Z"/>
          <w:rFonts w:cs="Arial"/>
        </w:rPr>
      </w:pPr>
      <w:ins w:id="32016" w:author="Rev 7 Allen Wirfs-Brock" w:date="2012-05-02T17:09:00Z">
        <w:r w:rsidRPr="00D16450">
          <w:rPr>
            <w:rFonts w:cs="Arial"/>
          </w:rPr>
          <w:t xml:space="preserve">If </w:t>
        </w:r>
        <w:r w:rsidRPr="00D16450">
          <w:rPr>
            <w:rFonts w:cs="Arial"/>
            <w:i/>
          </w:rPr>
          <w:t>x</w:t>
        </w:r>
        <w:r w:rsidRPr="00D16450">
          <w:rPr>
            <w:rFonts w:cs="Arial"/>
          </w:rPr>
          <w:t xml:space="preserve"> is less than -1, the result is NaN.</w:t>
        </w:r>
      </w:ins>
    </w:p>
    <w:p w14:paraId="18D296E9" w14:textId="77777777" w:rsidR="00640BCB" w:rsidRPr="00D16450" w:rsidRDefault="00640BCB" w:rsidP="00640BCB">
      <w:pPr>
        <w:numPr>
          <w:ilvl w:val="0"/>
          <w:numId w:val="243"/>
        </w:numPr>
        <w:ind w:left="1080"/>
        <w:contextualSpacing/>
        <w:rPr>
          <w:ins w:id="32017" w:author="Rev 7 Allen Wirfs-Brock" w:date="2012-05-02T17:09:00Z"/>
          <w:rFonts w:cs="Arial"/>
        </w:rPr>
      </w:pPr>
      <w:ins w:id="32018" w:author="Rev 7 Allen Wirfs-Brock" w:date="2012-05-02T17:09:00Z">
        <w:r w:rsidRPr="00D16450">
          <w:rPr>
            <w:rFonts w:cs="Arial"/>
          </w:rPr>
          <w:t>If x is -1, the result is -</w:t>
        </w:r>
        <w:r w:rsidRPr="00D16450">
          <w:rPr>
            <w:rFonts w:cs="Arial"/>
          </w:rPr>
          <w:sym w:font="Symbol" w:char="F0A5"/>
        </w:r>
        <w:r w:rsidRPr="00D16450">
          <w:rPr>
            <w:rFonts w:cs="Arial"/>
          </w:rPr>
          <w:t>.</w:t>
        </w:r>
      </w:ins>
    </w:p>
    <w:p w14:paraId="61F42077" w14:textId="77777777" w:rsidR="00640BCB" w:rsidRDefault="00640BCB" w:rsidP="00640BCB">
      <w:pPr>
        <w:numPr>
          <w:ilvl w:val="0"/>
          <w:numId w:val="243"/>
        </w:numPr>
        <w:ind w:left="1080"/>
        <w:contextualSpacing/>
        <w:rPr>
          <w:ins w:id="32019" w:author="Rev 7 Allen Wirfs-Brock" w:date="2012-05-02T17:09:00Z"/>
          <w:rFonts w:cs="Arial"/>
        </w:rPr>
      </w:pPr>
      <w:ins w:id="32020"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6D8E5B6E" w14:textId="77777777" w:rsidR="00640BCB" w:rsidRPr="00D16450" w:rsidRDefault="00640BCB" w:rsidP="00640BCB">
      <w:pPr>
        <w:numPr>
          <w:ilvl w:val="0"/>
          <w:numId w:val="243"/>
        </w:numPr>
        <w:ind w:left="1080"/>
        <w:contextualSpacing/>
        <w:rPr>
          <w:ins w:id="32021" w:author="Rev 7 Allen Wirfs-Brock" w:date="2012-05-02T17:09:00Z"/>
          <w:rFonts w:cs="Arial"/>
        </w:rPr>
      </w:pPr>
      <w:ins w:id="32022"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095681E0" w14:textId="77777777" w:rsidR="00640BCB" w:rsidRPr="00D16450" w:rsidRDefault="00640BCB" w:rsidP="00640BCB">
      <w:pPr>
        <w:numPr>
          <w:ilvl w:val="0"/>
          <w:numId w:val="243"/>
        </w:numPr>
        <w:ind w:left="1080"/>
        <w:contextualSpacing/>
        <w:rPr>
          <w:ins w:id="32023" w:author="Rev 7 Allen Wirfs-Brock" w:date="2012-05-02T17:09:00Z"/>
          <w:rFonts w:cs="Arial"/>
        </w:rPr>
      </w:pPr>
      <w:ins w:id="32024"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56C12C0A" w14:textId="77777777" w:rsidR="00640BCB" w:rsidRPr="00D16450" w:rsidRDefault="00640BCB" w:rsidP="00640BCB">
      <w:pPr>
        <w:rPr>
          <w:ins w:id="32025" w:author="Rev 7 Allen Wirfs-Brock" w:date="2012-05-02T17:09:00Z"/>
          <w:rFonts w:cs="Arial"/>
        </w:rPr>
      </w:pPr>
    </w:p>
    <w:p w14:paraId="4BC36847" w14:textId="77777777" w:rsidR="00640BCB" w:rsidRPr="00D16450" w:rsidRDefault="00640BCB" w:rsidP="00640BCB">
      <w:pPr>
        <w:pStyle w:val="40"/>
        <w:numPr>
          <w:ilvl w:val="0"/>
          <w:numId w:val="0"/>
        </w:numPr>
        <w:rPr>
          <w:ins w:id="32026" w:author="Rev 7 Allen Wirfs-Brock" w:date="2012-05-02T17:09:00Z"/>
          <w:rFonts w:cs="Arial"/>
        </w:rPr>
      </w:pPr>
      <w:ins w:id="32027" w:author="Rev 7 Allen Wirfs-Brock" w:date="2012-05-02T17:09:00Z">
        <w:r w:rsidRPr="00D16450">
          <w:rPr>
            <w:rFonts w:cs="Arial"/>
          </w:rPr>
          <w:t>15.8.2.22</w:t>
        </w:r>
        <w:r w:rsidRPr="00D16450">
          <w:rPr>
            <w:rFonts w:cs="Arial"/>
          </w:rPr>
          <w:tab/>
          <w:t>expm1 (x)</w:t>
        </w:r>
      </w:ins>
    </w:p>
    <w:p w14:paraId="2284542C" w14:textId="77777777" w:rsidR="00640BCB" w:rsidRPr="00D16450" w:rsidRDefault="00640BCB" w:rsidP="00640BCB">
      <w:pPr>
        <w:rPr>
          <w:ins w:id="32028" w:author="Rev 7 Allen Wirfs-Brock" w:date="2012-05-02T17:09:00Z"/>
          <w:rFonts w:cs="Arial"/>
        </w:rPr>
      </w:pPr>
      <w:ins w:id="32029" w:author="Rev 7 Allen Wirfs-Brock" w:date="2012-05-02T17:09:00Z">
        <w:r w:rsidRPr="00D16450">
          <w:rPr>
            <w:rFonts w:cs="Arial"/>
          </w:rPr>
          <w:t xml:space="preserve">Returns an implementation-dependent approximation to subtracting 1 from the exponential function of </w:t>
        </w:r>
        <w:r w:rsidRPr="00D16450">
          <w:rPr>
            <w:rFonts w:cs="Arial"/>
            <w:i/>
          </w:rPr>
          <w:t xml:space="preserve">x </w:t>
        </w:r>
        <w:r w:rsidRPr="00D16450">
          <w:rPr>
            <w:rFonts w:cs="Arial"/>
          </w:rPr>
          <w:t>(</w:t>
        </w:r>
        <w:r w:rsidRPr="00D16450">
          <w:rPr>
            <w:rFonts w:cs="Arial"/>
            <w:i/>
          </w:rPr>
          <w:t>e</w:t>
        </w:r>
        <w:r w:rsidRPr="00D16450">
          <w:rPr>
            <w:rFonts w:cs="Arial"/>
          </w:rPr>
          <w:t xml:space="preserve"> raised to the power of </w:t>
        </w:r>
        <w:r w:rsidRPr="00D16450">
          <w:rPr>
            <w:rFonts w:cs="Arial"/>
            <w:i/>
          </w:rPr>
          <w:t>x</w:t>
        </w:r>
        <w:r w:rsidRPr="00D16450">
          <w:rPr>
            <w:rFonts w:cs="Arial"/>
          </w:rPr>
          <w:t xml:space="preserve">, where </w:t>
        </w:r>
        <w:r w:rsidRPr="00D16450">
          <w:rPr>
            <w:rFonts w:cs="Arial"/>
            <w:i/>
          </w:rPr>
          <w:t>e</w:t>
        </w:r>
        <w:r w:rsidRPr="00D16450">
          <w:rPr>
            <w:rFonts w:cs="Arial"/>
          </w:rPr>
          <w:t xml:space="preserve"> is the base of the natural logarithms).  The result is computed in a way that is accurate even when the value of x is close 0.</w:t>
        </w:r>
      </w:ins>
    </w:p>
    <w:p w14:paraId="499DD06F" w14:textId="77777777" w:rsidR="00640BCB" w:rsidRPr="00D16450" w:rsidRDefault="00640BCB" w:rsidP="00640BCB">
      <w:pPr>
        <w:numPr>
          <w:ilvl w:val="0"/>
          <w:numId w:val="243"/>
        </w:numPr>
        <w:ind w:left="1080"/>
        <w:contextualSpacing/>
        <w:rPr>
          <w:ins w:id="32030" w:author="Rev 7 Allen Wirfs-Brock" w:date="2012-05-02T17:09:00Z"/>
          <w:rFonts w:cs="Arial"/>
        </w:rPr>
      </w:pPr>
      <w:ins w:id="32031"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465211DC" w14:textId="77777777" w:rsidR="00640BCB" w:rsidRPr="00D16450" w:rsidRDefault="00640BCB" w:rsidP="00640BCB">
      <w:pPr>
        <w:numPr>
          <w:ilvl w:val="0"/>
          <w:numId w:val="243"/>
        </w:numPr>
        <w:ind w:left="1080"/>
        <w:contextualSpacing/>
        <w:rPr>
          <w:ins w:id="32032" w:author="Rev 7 Allen Wirfs-Brock" w:date="2012-05-02T17:09:00Z"/>
          <w:rFonts w:cs="Arial"/>
        </w:rPr>
      </w:pPr>
      <w:ins w:id="32033"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5583EF1A" w14:textId="77777777" w:rsidR="00640BCB" w:rsidRPr="00D16450" w:rsidRDefault="00640BCB" w:rsidP="00640BCB">
      <w:pPr>
        <w:numPr>
          <w:ilvl w:val="0"/>
          <w:numId w:val="243"/>
        </w:numPr>
        <w:ind w:left="1080"/>
        <w:contextualSpacing/>
        <w:rPr>
          <w:ins w:id="32034" w:author="Rev 7 Allen Wirfs-Brock" w:date="2012-05-02T17:09:00Z"/>
          <w:rFonts w:cs="Arial"/>
        </w:rPr>
      </w:pPr>
      <w:ins w:id="32035"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41788B8B" w14:textId="77777777" w:rsidR="00640BCB" w:rsidRPr="00D16450" w:rsidRDefault="00640BCB" w:rsidP="00640BCB">
      <w:pPr>
        <w:numPr>
          <w:ilvl w:val="0"/>
          <w:numId w:val="243"/>
        </w:numPr>
        <w:ind w:left="1080"/>
        <w:contextualSpacing/>
        <w:rPr>
          <w:ins w:id="32036" w:author="Rev 7 Allen Wirfs-Brock" w:date="2012-05-02T17:09:00Z"/>
          <w:rFonts w:cs="Arial"/>
        </w:rPr>
      </w:pPr>
      <w:ins w:id="32037"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488E17D5" w14:textId="77777777" w:rsidR="00640BCB" w:rsidRPr="00D16450" w:rsidRDefault="00640BCB" w:rsidP="00640BCB">
      <w:pPr>
        <w:numPr>
          <w:ilvl w:val="0"/>
          <w:numId w:val="243"/>
        </w:numPr>
        <w:ind w:left="1080"/>
        <w:contextualSpacing/>
        <w:rPr>
          <w:ins w:id="32038" w:author="Rev 7 Allen Wirfs-Brock" w:date="2012-05-02T17:09:00Z"/>
          <w:rFonts w:cs="Arial"/>
        </w:rPr>
      </w:pPr>
      <w:ins w:id="32039"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xml:space="preserve">, the result is </w:t>
        </w:r>
        <w:r>
          <w:rPr>
            <w:rFonts w:cs="Arial"/>
          </w:rPr>
          <w:t>-</w:t>
        </w:r>
        <w:r w:rsidRPr="00D16450">
          <w:rPr>
            <w:rFonts w:cs="Arial"/>
          </w:rPr>
          <w:t>1.</w:t>
        </w:r>
      </w:ins>
    </w:p>
    <w:p w14:paraId="0E351309" w14:textId="77777777" w:rsidR="00640BCB" w:rsidRPr="00D16450" w:rsidRDefault="00640BCB" w:rsidP="00640BCB">
      <w:pPr>
        <w:pStyle w:val="40"/>
        <w:numPr>
          <w:ilvl w:val="0"/>
          <w:numId w:val="0"/>
        </w:numPr>
        <w:rPr>
          <w:ins w:id="32040" w:author="Rev 7 Allen Wirfs-Brock" w:date="2012-05-02T17:09:00Z"/>
          <w:rFonts w:cs="Arial"/>
        </w:rPr>
      </w:pPr>
      <w:ins w:id="32041" w:author="Rev 7 Allen Wirfs-Brock" w:date="2012-05-02T17:09:00Z">
        <w:r w:rsidRPr="00D16450">
          <w:rPr>
            <w:rFonts w:cs="Arial"/>
          </w:rPr>
          <w:t>15.8.2.23</w:t>
        </w:r>
        <w:r w:rsidRPr="00D16450">
          <w:rPr>
            <w:rFonts w:cs="Arial"/>
          </w:rPr>
          <w:tab/>
          <w:t>cosh(x)</w:t>
        </w:r>
      </w:ins>
    </w:p>
    <w:p w14:paraId="2527ECC7" w14:textId="77777777" w:rsidR="00640BCB" w:rsidRPr="00D16450" w:rsidRDefault="00640BCB" w:rsidP="00640BCB">
      <w:pPr>
        <w:rPr>
          <w:ins w:id="32042" w:author="Rev 7 Allen Wirfs-Brock" w:date="2012-05-02T17:09:00Z"/>
          <w:rFonts w:cs="Arial"/>
        </w:rPr>
      </w:pPr>
      <w:ins w:id="32043" w:author="Rev 7 Allen Wirfs-Brock" w:date="2012-05-02T17:09:00Z">
        <w:r w:rsidRPr="00D16450">
          <w:rPr>
            <w:rFonts w:cs="Arial"/>
          </w:rPr>
          <w:t xml:space="preserve">Returns an implementation-dependent approximation to the hyperbolic cosine of </w:t>
        </w:r>
        <w:r w:rsidRPr="00D16450">
          <w:rPr>
            <w:rFonts w:cs="Arial"/>
            <w:i/>
          </w:rPr>
          <w:t>x</w:t>
        </w:r>
        <w:r w:rsidRPr="00D16450">
          <w:rPr>
            <w:rFonts w:cs="Arial"/>
          </w:rPr>
          <w:t xml:space="preserve">. </w:t>
        </w:r>
      </w:ins>
    </w:p>
    <w:p w14:paraId="07B36417" w14:textId="77777777" w:rsidR="00640BCB" w:rsidRPr="00D16450" w:rsidRDefault="00640BCB" w:rsidP="00640BCB">
      <w:pPr>
        <w:numPr>
          <w:ilvl w:val="0"/>
          <w:numId w:val="243"/>
        </w:numPr>
        <w:ind w:left="1080"/>
        <w:contextualSpacing/>
        <w:rPr>
          <w:ins w:id="32044" w:author="Rev 7 Allen Wirfs-Brock" w:date="2012-05-02T17:09:00Z"/>
          <w:rFonts w:cs="Arial"/>
        </w:rPr>
      </w:pPr>
      <w:ins w:id="32045"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08137903" w14:textId="77777777" w:rsidR="00640BCB" w:rsidRDefault="00640BCB" w:rsidP="00640BCB">
      <w:pPr>
        <w:numPr>
          <w:ilvl w:val="0"/>
          <w:numId w:val="243"/>
        </w:numPr>
        <w:ind w:left="1080"/>
        <w:contextualSpacing/>
        <w:rPr>
          <w:ins w:id="32046" w:author="Rev 7 Allen Wirfs-Brock" w:date="2012-05-02T17:09:00Z"/>
          <w:rFonts w:cs="Arial"/>
        </w:rPr>
      </w:pPr>
      <w:ins w:id="32047" w:author="Rev 7 Allen Wirfs-Brock" w:date="2012-05-02T17:09:00Z">
        <w:r w:rsidRPr="00D16450">
          <w:rPr>
            <w:rFonts w:cs="Arial"/>
          </w:rPr>
          <w:t xml:space="preserve">If </w:t>
        </w:r>
        <w:r w:rsidRPr="00D16450">
          <w:rPr>
            <w:rFonts w:cs="Arial"/>
            <w:i/>
          </w:rPr>
          <w:t>x</w:t>
        </w:r>
        <w:r w:rsidRPr="00D16450">
          <w:rPr>
            <w:rFonts w:cs="Arial"/>
          </w:rPr>
          <w:t xml:space="preserve"> is +0, the result is 1.</w:t>
        </w:r>
      </w:ins>
    </w:p>
    <w:p w14:paraId="6E161379" w14:textId="77777777" w:rsidR="00640BCB" w:rsidRPr="00D16450" w:rsidRDefault="00640BCB" w:rsidP="00640BCB">
      <w:pPr>
        <w:numPr>
          <w:ilvl w:val="0"/>
          <w:numId w:val="243"/>
        </w:numPr>
        <w:ind w:left="1080"/>
        <w:contextualSpacing/>
        <w:rPr>
          <w:ins w:id="32048" w:author="Rev 7 Allen Wirfs-Brock" w:date="2012-05-02T17:09:00Z"/>
          <w:rFonts w:cs="Arial"/>
        </w:rPr>
      </w:pPr>
      <w:ins w:id="32049"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0, the result is 1.</w:t>
        </w:r>
      </w:ins>
    </w:p>
    <w:p w14:paraId="5FF5E950" w14:textId="77777777" w:rsidR="00640BCB" w:rsidRDefault="00640BCB" w:rsidP="00640BCB">
      <w:pPr>
        <w:numPr>
          <w:ilvl w:val="0"/>
          <w:numId w:val="243"/>
        </w:numPr>
        <w:ind w:left="1080"/>
        <w:contextualSpacing/>
        <w:rPr>
          <w:ins w:id="32050" w:author="Rev 7 Allen Wirfs-Brock" w:date="2012-05-02T17:09:00Z"/>
          <w:rFonts w:cs="Arial"/>
        </w:rPr>
      </w:pPr>
      <w:ins w:id="32051"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780492AD" w14:textId="77777777" w:rsidR="00640BCB" w:rsidRPr="00762CE7" w:rsidRDefault="00640BCB" w:rsidP="00762CE7">
      <w:pPr>
        <w:numPr>
          <w:ilvl w:val="0"/>
          <w:numId w:val="243"/>
        </w:numPr>
        <w:ind w:left="1080"/>
        <w:contextualSpacing/>
        <w:rPr>
          <w:ins w:id="32052" w:author="Rev 7 Allen Wirfs-Brock" w:date="2012-05-02T17:09:00Z"/>
          <w:rFonts w:cs="Arial"/>
        </w:rPr>
      </w:pPr>
      <w:ins w:id="32053"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627BF746" w14:textId="77777777" w:rsidR="00640BCB" w:rsidRPr="00D16450" w:rsidRDefault="00762CE7" w:rsidP="00762CE7">
      <w:pPr>
        <w:pStyle w:val="Note"/>
        <w:rPr>
          <w:ins w:id="32054" w:author="Rev 7 Allen Wirfs-Brock" w:date="2012-05-02T17:09:00Z"/>
        </w:rPr>
      </w:pPr>
      <w:ins w:id="32055" w:author="Rev 7 Allen Wirfs-Brock" w:date="2012-05-02T17:29:00Z">
        <w:r>
          <w:t>NOTE</w:t>
        </w:r>
        <w:r>
          <w:tab/>
        </w:r>
      </w:ins>
      <w:ins w:id="32056" w:author="Rev 7 Allen Wirfs-Brock" w:date="2012-05-02T17:09:00Z">
        <w:r w:rsidR="00640BCB" w:rsidRPr="00D16450">
          <w:t xml:space="preserve">The value of cosh(x) is the same as </w:t>
        </w:r>
        <w:r w:rsidR="00640BCB" w:rsidRPr="00D16450">
          <w:rPr>
            <w:i/>
          </w:rPr>
          <w:t>(exp(x) + exp(-x))/2</w:t>
        </w:r>
        <w:r w:rsidR="00640BCB" w:rsidRPr="00D16450">
          <w:t>.</w:t>
        </w:r>
      </w:ins>
    </w:p>
    <w:p w14:paraId="48CA1F28" w14:textId="77777777" w:rsidR="00640BCB" w:rsidRPr="00D16450" w:rsidRDefault="00640BCB" w:rsidP="00640BCB">
      <w:pPr>
        <w:pStyle w:val="40"/>
        <w:numPr>
          <w:ilvl w:val="0"/>
          <w:numId w:val="0"/>
        </w:numPr>
        <w:rPr>
          <w:ins w:id="32057" w:author="Rev 7 Allen Wirfs-Brock" w:date="2012-05-02T17:09:00Z"/>
          <w:rFonts w:cs="Arial"/>
        </w:rPr>
      </w:pPr>
      <w:ins w:id="32058" w:author="Rev 7 Allen Wirfs-Brock" w:date="2012-05-02T17:09:00Z">
        <w:r w:rsidRPr="00D16450">
          <w:rPr>
            <w:rFonts w:cs="Arial"/>
          </w:rPr>
          <w:t>15.8.2.24</w:t>
        </w:r>
        <w:r w:rsidRPr="00D16450">
          <w:rPr>
            <w:rFonts w:cs="Arial"/>
          </w:rPr>
          <w:tab/>
          <w:t>sinh(x)</w:t>
        </w:r>
      </w:ins>
    </w:p>
    <w:p w14:paraId="0D1A1C7F" w14:textId="77777777" w:rsidR="00640BCB" w:rsidRPr="00D16450" w:rsidRDefault="00640BCB" w:rsidP="00640BCB">
      <w:pPr>
        <w:rPr>
          <w:ins w:id="32059" w:author="Rev 7 Allen Wirfs-Brock" w:date="2012-05-02T17:09:00Z"/>
          <w:rFonts w:cs="Arial"/>
        </w:rPr>
      </w:pPr>
      <w:ins w:id="32060" w:author="Rev 7 Allen Wirfs-Brock" w:date="2012-05-02T17:09:00Z">
        <w:r w:rsidRPr="00D16450">
          <w:rPr>
            <w:rFonts w:cs="Arial"/>
          </w:rPr>
          <w:t xml:space="preserve">Returns an implementation-dependent approximation to the hyperbolic sine of </w:t>
        </w:r>
        <w:r w:rsidRPr="00D16450">
          <w:rPr>
            <w:rFonts w:cs="Arial"/>
            <w:i/>
          </w:rPr>
          <w:t>x</w:t>
        </w:r>
        <w:r w:rsidRPr="00D16450">
          <w:rPr>
            <w:rFonts w:cs="Arial"/>
          </w:rPr>
          <w:t xml:space="preserve">. </w:t>
        </w:r>
      </w:ins>
    </w:p>
    <w:p w14:paraId="3DC3FB3E" w14:textId="77777777" w:rsidR="00640BCB" w:rsidRPr="00D16450" w:rsidRDefault="00640BCB" w:rsidP="00640BCB">
      <w:pPr>
        <w:numPr>
          <w:ilvl w:val="0"/>
          <w:numId w:val="243"/>
        </w:numPr>
        <w:ind w:left="1080"/>
        <w:contextualSpacing/>
        <w:rPr>
          <w:ins w:id="32061" w:author="Rev 7 Allen Wirfs-Brock" w:date="2012-05-02T17:09:00Z"/>
          <w:rFonts w:cs="Arial"/>
        </w:rPr>
      </w:pPr>
      <w:ins w:id="32062"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228A61D3" w14:textId="77777777" w:rsidR="00640BCB" w:rsidRDefault="00640BCB" w:rsidP="00640BCB">
      <w:pPr>
        <w:numPr>
          <w:ilvl w:val="0"/>
          <w:numId w:val="243"/>
        </w:numPr>
        <w:ind w:left="1080"/>
        <w:contextualSpacing/>
        <w:rPr>
          <w:ins w:id="32063" w:author="Rev 7 Allen Wirfs-Brock" w:date="2012-05-02T17:09:00Z"/>
          <w:rFonts w:cs="Arial"/>
        </w:rPr>
      </w:pPr>
      <w:ins w:id="32064"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31D7AF80" w14:textId="77777777" w:rsidR="00640BCB" w:rsidRPr="00D16450" w:rsidRDefault="00640BCB" w:rsidP="00640BCB">
      <w:pPr>
        <w:numPr>
          <w:ilvl w:val="0"/>
          <w:numId w:val="243"/>
        </w:numPr>
        <w:ind w:left="1080"/>
        <w:contextualSpacing/>
        <w:rPr>
          <w:ins w:id="32065" w:author="Rev 7 Allen Wirfs-Brock" w:date="2012-05-02T17:09:00Z"/>
          <w:rFonts w:cs="Arial"/>
        </w:rPr>
      </w:pPr>
      <w:ins w:id="32066"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3A747ECB" w14:textId="77777777" w:rsidR="00640BCB" w:rsidRPr="00D16450" w:rsidRDefault="00640BCB" w:rsidP="00640BCB">
      <w:pPr>
        <w:numPr>
          <w:ilvl w:val="0"/>
          <w:numId w:val="243"/>
        </w:numPr>
        <w:ind w:left="1080"/>
        <w:contextualSpacing/>
        <w:rPr>
          <w:ins w:id="32067" w:author="Rev 7 Allen Wirfs-Brock" w:date="2012-05-02T17:09:00Z"/>
          <w:rFonts w:cs="Arial"/>
        </w:rPr>
      </w:pPr>
      <w:ins w:id="32068"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2230FB8D" w14:textId="77777777" w:rsidR="00640BCB" w:rsidRPr="00D16450" w:rsidRDefault="00640BCB" w:rsidP="00640BCB">
      <w:pPr>
        <w:numPr>
          <w:ilvl w:val="0"/>
          <w:numId w:val="243"/>
        </w:numPr>
        <w:ind w:left="1080"/>
        <w:contextualSpacing/>
        <w:rPr>
          <w:ins w:id="32069" w:author="Rev 7 Allen Wirfs-Brock" w:date="2012-05-02T17:09:00Z"/>
          <w:rFonts w:cs="Arial"/>
        </w:rPr>
      </w:pPr>
      <w:ins w:id="32070" w:author="Rev 7 Allen Wirfs-Brock" w:date="2012-05-02T17:09:00Z">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ins>
    </w:p>
    <w:p w14:paraId="4C2F26D7" w14:textId="77777777" w:rsidR="00640BCB" w:rsidRPr="00D16450" w:rsidRDefault="00762CE7" w:rsidP="00762CE7">
      <w:pPr>
        <w:pStyle w:val="Note"/>
        <w:rPr>
          <w:ins w:id="32071" w:author="Rev 7 Allen Wirfs-Brock" w:date="2012-05-02T17:09:00Z"/>
        </w:rPr>
      </w:pPr>
      <w:ins w:id="32072" w:author="Rev 7 Allen Wirfs-Brock" w:date="2012-05-02T17:30:00Z">
        <w:r>
          <w:t>NOTE</w:t>
        </w:r>
        <w:r>
          <w:tab/>
        </w:r>
      </w:ins>
      <w:ins w:id="32073" w:author="Rev 7 Allen Wirfs-Brock" w:date="2012-05-02T17:09:00Z">
        <w:r w:rsidR="00640BCB" w:rsidRPr="00D16450">
          <w:t xml:space="preserve">The value of cosh(x) is the same as </w:t>
        </w:r>
        <w:r w:rsidR="00640BCB" w:rsidRPr="00D16450">
          <w:rPr>
            <w:i/>
          </w:rPr>
          <w:t>(exp(x) - exp(-x))/2</w:t>
        </w:r>
        <w:r w:rsidR="00640BCB" w:rsidRPr="00D16450">
          <w:t>.</w:t>
        </w:r>
      </w:ins>
    </w:p>
    <w:p w14:paraId="47F1DF0C" w14:textId="77777777" w:rsidR="00640BCB" w:rsidRPr="00D16450" w:rsidRDefault="00640BCB" w:rsidP="00640BCB">
      <w:pPr>
        <w:pStyle w:val="40"/>
        <w:numPr>
          <w:ilvl w:val="0"/>
          <w:numId w:val="0"/>
        </w:numPr>
        <w:rPr>
          <w:ins w:id="32074" w:author="Rev 7 Allen Wirfs-Brock" w:date="2012-05-02T17:09:00Z"/>
          <w:rFonts w:cs="Arial"/>
        </w:rPr>
      </w:pPr>
      <w:ins w:id="32075" w:author="Rev 7 Allen Wirfs-Brock" w:date="2012-05-02T17:09:00Z">
        <w:r w:rsidRPr="00D16450">
          <w:rPr>
            <w:rFonts w:cs="Arial"/>
          </w:rPr>
          <w:t>15.8.2.25</w:t>
        </w:r>
        <w:r w:rsidRPr="00D16450">
          <w:rPr>
            <w:rFonts w:cs="Arial"/>
          </w:rPr>
          <w:tab/>
          <w:t>tanh(x)</w:t>
        </w:r>
      </w:ins>
    </w:p>
    <w:p w14:paraId="25069A24" w14:textId="77777777" w:rsidR="00640BCB" w:rsidRPr="00D16450" w:rsidRDefault="00640BCB" w:rsidP="00640BCB">
      <w:pPr>
        <w:rPr>
          <w:ins w:id="32076" w:author="Rev 7 Allen Wirfs-Brock" w:date="2012-05-02T17:09:00Z"/>
          <w:rFonts w:cs="Arial"/>
        </w:rPr>
      </w:pPr>
      <w:ins w:id="32077" w:author="Rev 7 Allen Wirfs-Brock" w:date="2012-05-02T17:09:00Z">
        <w:r w:rsidRPr="00D16450">
          <w:rPr>
            <w:rFonts w:cs="Arial"/>
          </w:rPr>
          <w:t xml:space="preserve">Returns an implementation-dependent approximation to the hyperbolic tangent of </w:t>
        </w:r>
        <w:r w:rsidRPr="00D16450">
          <w:rPr>
            <w:rFonts w:cs="Arial"/>
            <w:i/>
          </w:rPr>
          <w:t>x</w:t>
        </w:r>
        <w:r w:rsidRPr="00D16450">
          <w:rPr>
            <w:rFonts w:cs="Arial"/>
          </w:rPr>
          <w:t xml:space="preserve">. </w:t>
        </w:r>
      </w:ins>
    </w:p>
    <w:p w14:paraId="09541533" w14:textId="77777777" w:rsidR="00640BCB" w:rsidRPr="00D16450" w:rsidRDefault="00640BCB" w:rsidP="00640BCB">
      <w:pPr>
        <w:numPr>
          <w:ilvl w:val="0"/>
          <w:numId w:val="243"/>
        </w:numPr>
        <w:ind w:left="1080"/>
        <w:contextualSpacing/>
        <w:rPr>
          <w:ins w:id="32078" w:author="Rev 7 Allen Wirfs-Brock" w:date="2012-05-02T17:09:00Z"/>
          <w:rFonts w:cs="Arial"/>
        </w:rPr>
      </w:pPr>
      <w:ins w:id="32079"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79BDE8E4" w14:textId="77777777" w:rsidR="00640BCB" w:rsidRDefault="00640BCB" w:rsidP="00640BCB">
      <w:pPr>
        <w:numPr>
          <w:ilvl w:val="0"/>
          <w:numId w:val="243"/>
        </w:numPr>
        <w:ind w:left="1080"/>
        <w:contextualSpacing/>
        <w:rPr>
          <w:ins w:id="32080" w:author="Rev 7 Allen Wirfs-Brock" w:date="2012-05-02T17:09:00Z"/>
          <w:rFonts w:cs="Arial"/>
        </w:rPr>
      </w:pPr>
      <w:ins w:id="32081"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059C68D8" w14:textId="77777777" w:rsidR="00640BCB" w:rsidRPr="00D16450" w:rsidRDefault="00640BCB" w:rsidP="00640BCB">
      <w:pPr>
        <w:numPr>
          <w:ilvl w:val="0"/>
          <w:numId w:val="243"/>
        </w:numPr>
        <w:ind w:left="1080"/>
        <w:contextualSpacing/>
        <w:rPr>
          <w:ins w:id="32082" w:author="Rev 7 Allen Wirfs-Brock" w:date="2012-05-02T17:09:00Z"/>
          <w:rFonts w:cs="Arial"/>
        </w:rPr>
      </w:pPr>
      <w:ins w:id="32083"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5C6EDD3D" w14:textId="77777777" w:rsidR="00640BCB" w:rsidRPr="00D16450" w:rsidRDefault="00640BCB" w:rsidP="00640BCB">
      <w:pPr>
        <w:numPr>
          <w:ilvl w:val="0"/>
          <w:numId w:val="243"/>
        </w:numPr>
        <w:ind w:left="1080"/>
        <w:contextualSpacing/>
        <w:rPr>
          <w:ins w:id="32084" w:author="Rev 7 Allen Wirfs-Brock" w:date="2012-05-02T17:09:00Z"/>
          <w:rFonts w:cs="Arial"/>
        </w:rPr>
      </w:pPr>
      <w:ins w:id="32085"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+1.</w:t>
        </w:r>
      </w:ins>
    </w:p>
    <w:p w14:paraId="242A64E6" w14:textId="77777777" w:rsidR="00640BCB" w:rsidRPr="00D16450" w:rsidRDefault="00640BCB" w:rsidP="00640BCB">
      <w:pPr>
        <w:numPr>
          <w:ilvl w:val="0"/>
          <w:numId w:val="243"/>
        </w:numPr>
        <w:ind w:left="1080"/>
        <w:contextualSpacing/>
        <w:rPr>
          <w:ins w:id="32086" w:author="Rev 7 Allen Wirfs-Brock" w:date="2012-05-02T17:09:00Z"/>
          <w:rFonts w:cs="Arial"/>
        </w:rPr>
      </w:pPr>
      <w:ins w:id="32087"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the result is -1.</w:t>
        </w:r>
      </w:ins>
    </w:p>
    <w:p w14:paraId="096D8913" w14:textId="77777777" w:rsidR="00640BCB" w:rsidRPr="00D16450" w:rsidRDefault="00762CE7" w:rsidP="00762CE7">
      <w:pPr>
        <w:pStyle w:val="Note"/>
        <w:rPr>
          <w:ins w:id="32088" w:author="Rev 7 Allen Wirfs-Brock" w:date="2012-05-02T17:09:00Z"/>
        </w:rPr>
      </w:pPr>
      <w:ins w:id="32089" w:author="Rev 7 Allen Wirfs-Brock" w:date="2012-05-02T17:31:00Z">
        <w:r>
          <w:t>NOTE</w:t>
        </w:r>
        <w:r>
          <w:tab/>
        </w:r>
      </w:ins>
      <w:ins w:id="32090" w:author="Rev 7 Allen Wirfs-Brock" w:date="2012-05-02T17:09:00Z">
        <w:r w:rsidR="00640BCB" w:rsidRPr="00D16450">
          <w:t xml:space="preserve">The value of tanh(x) is the same as </w:t>
        </w:r>
        <w:r w:rsidR="00640BCB" w:rsidRPr="00D16450">
          <w:rPr>
            <w:i/>
          </w:rPr>
          <w:t>(exp(x) - exp(-x))/(exp(x) + exp(-x))</w:t>
        </w:r>
        <w:r w:rsidR="00640BCB" w:rsidRPr="00D16450">
          <w:t>.</w:t>
        </w:r>
      </w:ins>
    </w:p>
    <w:p w14:paraId="4A305640" w14:textId="77777777" w:rsidR="00640BCB" w:rsidRPr="00D16450" w:rsidRDefault="00640BCB" w:rsidP="00640BCB">
      <w:pPr>
        <w:pStyle w:val="40"/>
        <w:numPr>
          <w:ilvl w:val="0"/>
          <w:numId w:val="0"/>
        </w:numPr>
        <w:rPr>
          <w:ins w:id="32091" w:author="Rev 7 Allen Wirfs-Brock" w:date="2012-05-02T17:09:00Z"/>
          <w:rFonts w:cs="Arial"/>
        </w:rPr>
      </w:pPr>
      <w:ins w:id="32092" w:author="Rev 7 Allen Wirfs-Brock" w:date="2012-05-02T17:09:00Z">
        <w:r w:rsidRPr="00D16450">
          <w:rPr>
            <w:rFonts w:cs="Arial"/>
          </w:rPr>
          <w:t>15.8.2.26</w:t>
        </w:r>
        <w:r w:rsidRPr="00D16450">
          <w:rPr>
            <w:rFonts w:cs="Arial"/>
          </w:rPr>
          <w:tab/>
          <w:t>acosh(x)</w:t>
        </w:r>
      </w:ins>
    </w:p>
    <w:p w14:paraId="3B699F81" w14:textId="77777777" w:rsidR="00640BCB" w:rsidRPr="00D16450" w:rsidRDefault="00640BCB" w:rsidP="00640BCB">
      <w:pPr>
        <w:rPr>
          <w:ins w:id="32093" w:author="Rev 7 Allen Wirfs-Brock" w:date="2012-05-02T17:09:00Z"/>
          <w:rFonts w:cs="Arial"/>
        </w:rPr>
      </w:pPr>
      <w:ins w:id="32094" w:author="Rev 7 Allen Wirfs-Brock" w:date="2012-05-02T17:09:00Z">
        <w:r w:rsidRPr="00D16450">
          <w:rPr>
            <w:rFonts w:cs="Arial"/>
          </w:rPr>
          <w:t xml:space="preserve">Returns an implementation-dependent approximation to the inverse hyperbolic cosine of </w:t>
        </w:r>
        <w:r w:rsidRPr="00D16450">
          <w:rPr>
            <w:rFonts w:cs="Arial"/>
            <w:i/>
          </w:rPr>
          <w:t>x</w:t>
        </w:r>
        <w:r w:rsidRPr="00D16450">
          <w:rPr>
            <w:rFonts w:cs="Arial"/>
          </w:rPr>
          <w:t xml:space="preserve">. </w:t>
        </w:r>
      </w:ins>
    </w:p>
    <w:p w14:paraId="5E18F1ED" w14:textId="77777777" w:rsidR="00640BCB" w:rsidRPr="00D16450" w:rsidRDefault="00640BCB" w:rsidP="00640BCB">
      <w:pPr>
        <w:numPr>
          <w:ilvl w:val="0"/>
          <w:numId w:val="243"/>
        </w:numPr>
        <w:ind w:left="1080"/>
        <w:contextualSpacing/>
        <w:rPr>
          <w:ins w:id="32095" w:author="Rev 7 Allen Wirfs-Brock" w:date="2012-05-02T17:09:00Z"/>
          <w:rFonts w:cs="Arial"/>
        </w:rPr>
      </w:pPr>
      <w:ins w:id="32096"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7E05F7AC" w14:textId="77777777" w:rsidR="00640BCB" w:rsidRPr="00D16450" w:rsidRDefault="00640BCB" w:rsidP="00640BCB">
      <w:pPr>
        <w:numPr>
          <w:ilvl w:val="0"/>
          <w:numId w:val="243"/>
        </w:numPr>
        <w:ind w:left="1080"/>
        <w:contextualSpacing/>
        <w:rPr>
          <w:ins w:id="32097" w:author="Rev 7 Allen Wirfs-Brock" w:date="2012-05-02T17:09:00Z"/>
          <w:rFonts w:cs="Arial"/>
        </w:rPr>
      </w:pPr>
      <w:ins w:id="32098" w:author="Rev 7 Allen Wirfs-Brock" w:date="2012-05-02T17:09:00Z">
        <w:r w:rsidRPr="00D16450">
          <w:rPr>
            <w:rFonts w:cs="Arial"/>
          </w:rPr>
          <w:t>If x is less than 1, the result is NaN.</w:t>
        </w:r>
      </w:ins>
    </w:p>
    <w:p w14:paraId="45FB74E0" w14:textId="77777777" w:rsidR="00640BCB" w:rsidRPr="00D16450" w:rsidRDefault="00640BCB" w:rsidP="00640BCB">
      <w:pPr>
        <w:numPr>
          <w:ilvl w:val="0"/>
          <w:numId w:val="243"/>
        </w:numPr>
        <w:ind w:left="1080"/>
        <w:contextualSpacing/>
        <w:rPr>
          <w:ins w:id="32099" w:author="Rev 7 Allen Wirfs-Brock" w:date="2012-05-02T17:09:00Z"/>
          <w:rFonts w:cs="Arial"/>
        </w:rPr>
      </w:pPr>
      <w:ins w:id="32100" w:author="Rev 7 Allen Wirfs-Brock" w:date="2012-05-02T17:09:00Z">
        <w:r w:rsidRPr="00D16450">
          <w:rPr>
            <w:rFonts w:cs="Arial"/>
          </w:rPr>
          <w:t>If x is 1, the result is +0.</w:t>
        </w:r>
      </w:ins>
    </w:p>
    <w:p w14:paraId="5ABF84B9" w14:textId="77777777" w:rsidR="00640BCB" w:rsidRPr="00D16450" w:rsidRDefault="00640BCB" w:rsidP="00640BCB">
      <w:pPr>
        <w:numPr>
          <w:ilvl w:val="0"/>
          <w:numId w:val="243"/>
        </w:numPr>
        <w:ind w:left="1080"/>
        <w:contextualSpacing/>
        <w:rPr>
          <w:ins w:id="32101" w:author="Rev 7 Allen Wirfs-Brock" w:date="2012-05-02T17:09:00Z"/>
          <w:rFonts w:cs="Arial"/>
        </w:rPr>
      </w:pPr>
      <w:ins w:id="32102"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005394C3" w14:textId="77777777" w:rsidR="00640BCB" w:rsidRPr="00D16450" w:rsidRDefault="00640BCB" w:rsidP="00640BCB">
      <w:pPr>
        <w:pStyle w:val="40"/>
        <w:numPr>
          <w:ilvl w:val="0"/>
          <w:numId w:val="0"/>
        </w:numPr>
        <w:rPr>
          <w:ins w:id="32103" w:author="Rev 7 Allen Wirfs-Brock" w:date="2012-05-02T17:09:00Z"/>
          <w:rFonts w:cs="Arial"/>
        </w:rPr>
      </w:pPr>
      <w:ins w:id="32104" w:author="Rev 7 Allen Wirfs-Brock" w:date="2012-05-02T17:09:00Z">
        <w:r w:rsidRPr="00D16450">
          <w:rPr>
            <w:rFonts w:cs="Arial"/>
          </w:rPr>
          <w:br/>
          <w:t>15.8.2.27</w:t>
        </w:r>
        <w:r w:rsidRPr="00D16450">
          <w:rPr>
            <w:rFonts w:cs="Arial"/>
          </w:rPr>
          <w:tab/>
          <w:t>asinh(x)</w:t>
        </w:r>
      </w:ins>
    </w:p>
    <w:p w14:paraId="217EB15E" w14:textId="77777777" w:rsidR="00640BCB" w:rsidRPr="00D16450" w:rsidRDefault="00640BCB" w:rsidP="00640BCB">
      <w:pPr>
        <w:rPr>
          <w:ins w:id="32105" w:author="Rev 7 Allen Wirfs-Brock" w:date="2012-05-02T17:09:00Z"/>
          <w:rFonts w:cs="Arial"/>
        </w:rPr>
      </w:pPr>
      <w:ins w:id="32106" w:author="Rev 7 Allen Wirfs-Brock" w:date="2012-05-02T17:09:00Z">
        <w:r w:rsidRPr="00D16450">
          <w:rPr>
            <w:rFonts w:cs="Arial"/>
          </w:rPr>
          <w:t xml:space="preserve">Returns an implementation-dependent approximation to the inverse hyperbolic sine of </w:t>
        </w:r>
        <w:r w:rsidRPr="00D16450">
          <w:rPr>
            <w:rFonts w:cs="Arial"/>
            <w:i/>
          </w:rPr>
          <w:t>x</w:t>
        </w:r>
        <w:r w:rsidRPr="00D16450">
          <w:rPr>
            <w:rFonts w:cs="Arial"/>
          </w:rPr>
          <w:t xml:space="preserve">. </w:t>
        </w:r>
      </w:ins>
    </w:p>
    <w:p w14:paraId="1467234B" w14:textId="77777777" w:rsidR="00640BCB" w:rsidRPr="00D16450" w:rsidRDefault="00640BCB" w:rsidP="00640BCB">
      <w:pPr>
        <w:numPr>
          <w:ilvl w:val="0"/>
          <w:numId w:val="243"/>
        </w:numPr>
        <w:ind w:left="1080"/>
        <w:contextualSpacing/>
        <w:rPr>
          <w:ins w:id="32107" w:author="Rev 7 Allen Wirfs-Brock" w:date="2012-05-02T17:09:00Z"/>
          <w:rFonts w:cs="Arial"/>
        </w:rPr>
      </w:pPr>
      <w:ins w:id="32108"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53C1A253" w14:textId="77777777" w:rsidR="00640BCB" w:rsidRDefault="00640BCB" w:rsidP="00640BCB">
      <w:pPr>
        <w:numPr>
          <w:ilvl w:val="0"/>
          <w:numId w:val="243"/>
        </w:numPr>
        <w:ind w:left="1080"/>
        <w:contextualSpacing/>
        <w:rPr>
          <w:ins w:id="32109" w:author="Rev 7 Allen Wirfs-Brock" w:date="2012-05-02T17:09:00Z"/>
          <w:rFonts w:cs="Arial"/>
        </w:rPr>
      </w:pPr>
      <w:ins w:id="32110"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467D3F31" w14:textId="77777777" w:rsidR="00640BCB" w:rsidRPr="00D16450" w:rsidRDefault="00640BCB" w:rsidP="00640BCB">
      <w:pPr>
        <w:numPr>
          <w:ilvl w:val="0"/>
          <w:numId w:val="243"/>
        </w:numPr>
        <w:ind w:left="1080"/>
        <w:contextualSpacing/>
        <w:rPr>
          <w:ins w:id="32111" w:author="Rev 7 Allen Wirfs-Brock" w:date="2012-05-02T17:09:00Z"/>
          <w:rFonts w:cs="Arial"/>
        </w:rPr>
      </w:pPr>
      <w:ins w:id="32112"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4DEE0A00" w14:textId="77777777" w:rsidR="00640BCB" w:rsidRPr="00D16450" w:rsidRDefault="00640BCB" w:rsidP="00640BCB">
      <w:pPr>
        <w:numPr>
          <w:ilvl w:val="0"/>
          <w:numId w:val="243"/>
        </w:numPr>
        <w:ind w:left="1080"/>
        <w:contextualSpacing/>
        <w:rPr>
          <w:ins w:id="32113" w:author="Rev 7 Allen Wirfs-Brock" w:date="2012-05-02T17:09:00Z"/>
          <w:rFonts w:cs="Arial"/>
        </w:rPr>
      </w:pPr>
      <w:ins w:id="32114"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40027B9D" w14:textId="77777777" w:rsidR="00640BCB" w:rsidRPr="00D16450" w:rsidRDefault="00640BCB" w:rsidP="00640BCB">
      <w:pPr>
        <w:numPr>
          <w:ilvl w:val="0"/>
          <w:numId w:val="243"/>
        </w:numPr>
        <w:ind w:left="1080"/>
        <w:contextualSpacing/>
        <w:rPr>
          <w:ins w:id="32115" w:author="Rev 7 Allen Wirfs-Brock" w:date="2012-05-02T17:09:00Z"/>
          <w:rFonts w:cs="Arial"/>
        </w:rPr>
      </w:pPr>
      <w:ins w:id="32116" w:author="Rev 7 Allen Wirfs-Brock" w:date="2012-05-02T17:09:00Z">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ins>
    </w:p>
    <w:p w14:paraId="3A4D192A" w14:textId="77777777" w:rsidR="00640BCB" w:rsidRPr="00D16450" w:rsidRDefault="00640BCB" w:rsidP="00640BCB">
      <w:pPr>
        <w:pStyle w:val="40"/>
        <w:numPr>
          <w:ilvl w:val="0"/>
          <w:numId w:val="0"/>
        </w:numPr>
        <w:rPr>
          <w:ins w:id="32117" w:author="Rev 7 Allen Wirfs-Brock" w:date="2012-05-02T17:09:00Z"/>
          <w:rFonts w:cs="Arial"/>
        </w:rPr>
      </w:pPr>
      <w:ins w:id="32118" w:author="Rev 7 Allen Wirfs-Brock" w:date="2012-05-02T17:09:00Z">
        <w:r w:rsidRPr="00D16450">
          <w:rPr>
            <w:rFonts w:cs="Arial"/>
          </w:rPr>
          <w:t>15.8.2.28</w:t>
        </w:r>
        <w:r w:rsidRPr="00D16450">
          <w:rPr>
            <w:rFonts w:cs="Arial"/>
          </w:rPr>
          <w:tab/>
          <w:t>atanh(x)</w:t>
        </w:r>
      </w:ins>
    </w:p>
    <w:p w14:paraId="3ACB4603" w14:textId="77777777" w:rsidR="00640BCB" w:rsidRPr="00D16450" w:rsidRDefault="00640BCB" w:rsidP="00640BCB">
      <w:pPr>
        <w:rPr>
          <w:ins w:id="32119" w:author="Rev 7 Allen Wirfs-Brock" w:date="2012-05-02T17:09:00Z"/>
          <w:rFonts w:cs="Arial"/>
        </w:rPr>
      </w:pPr>
      <w:ins w:id="32120" w:author="Rev 7 Allen Wirfs-Brock" w:date="2012-05-02T17:09:00Z">
        <w:r w:rsidRPr="00D16450">
          <w:rPr>
            <w:rFonts w:cs="Arial"/>
          </w:rPr>
          <w:t xml:space="preserve">Returns an implementation-dependent approximation to the inverse hyperbolic tangent of </w:t>
        </w:r>
        <w:r w:rsidRPr="00D16450">
          <w:rPr>
            <w:rFonts w:cs="Arial"/>
            <w:i/>
          </w:rPr>
          <w:t>x</w:t>
        </w:r>
        <w:r w:rsidRPr="00D16450">
          <w:rPr>
            <w:rFonts w:cs="Arial"/>
          </w:rPr>
          <w:t xml:space="preserve">. </w:t>
        </w:r>
      </w:ins>
    </w:p>
    <w:p w14:paraId="2349AE31" w14:textId="77777777" w:rsidR="00640BCB" w:rsidRPr="00D16450" w:rsidRDefault="00640BCB" w:rsidP="00640BCB">
      <w:pPr>
        <w:numPr>
          <w:ilvl w:val="0"/>
          <w:numId w:val="243"/>
        </w:numPr>
        <w:ind w:left="1080"/>
        <w:contextualSpacing/>
        <w:rPr>
          <w:ins w:id="32121" w:author="Rev 7 Allen Wirfs-Brock" w:date="2012-05-02T17:09:00Z"/>
          <w:rFonts w:cs="Arial"/>
        </w:rPr>
      </w:pPr>
      <w:ins w:id="32122"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5CAC641E" w14:textId="77777777" w:rsidR="00640BCB" w:rsidRPr="00D16450" w:rsidRDefault="00640BCB" w:rsidP="00640BCB">
      <w:pPr>
        <w:numPr>
          <w:ilvl w:val="0"/>
          <w:numId w:val="243"/>
        </w:numPr>
        <w:ind w:left="1080"/>
        <w:contextualSpacing/>
        <w:rPr>
          <w:ins w:id="32123" w:author="Rev 7 Allen Wirfs-Brock" w:date="2012-05-02T17:09:00Z"/>
          <w:rFonts w:cs="Arial"/>
        </w:rPr>
      </w:pPr>
      <w:ins w:id="32124" w:author="Rev 7 Allen Wirfs-Brock" w:date="2012-05-02T17:09:00Z">
        <w:r w:rsidRPr="00D16450">
          <w:rPr>
            <w:rFonts w:cs="Arial"/>
          </w:rPr>
          <w:t xml:space="preserve">If </w:t>
        </w:r>
        <w:r w:rsidRPr="00D16450">
          <w:rPr>
            <w:rFonts w:cs="Arial"/>
            <w:i/>
          </w:rPr>
          <w:t>x</w:t>
        </w:r>
        <w:r w:rsidRPr="00D16450">
          <w:rPr>
            <w:rFonts w:cs="Arial"/>
          </w:rPr>
          <w:t xml:space="preserve"> is less than </w:t>
        </w:r>
        <w:r w:rsidRPr="00D16450">
          <w:rPr>
            <w:rFonts w:cs="Arial"/>
          </w:rPr>
          <w:sym w:font="Symbol" w:char="F02D"/>
        </w:r>
        <w:r w:rsidRPr="00D16450">
          <w:rPr>
            <w:rFonts w:cs="Arial"/>
          </w:rPr>
          <w:t>1, the result is NaN.</w:t>
        </w:r>
      </w:ins>
    </w:p>
    <w:p w14:paraId="5C89B654" w14:textId="77777777" w:rsidR="00640BCB" w:rsidRPr="00D16450" w:rsidRDefault="00640BCB" w:rsidP="00640BCB">
      <w:pPr>
        <w:numPr>
          <w:ilvl w:val="0"/>
          <w:numId w:val="243"/>
        </w:numPr>
        <w:ind w:left="1080"/>
        <w:contextualSpacing/>
        <w:rPr>
          <w:ins w:id="32125" w:author="Rev 7 Allen Wirfs-Brock" w:date="2012-05-02T17:09:00Z"/>
          <w:rFonts w:cs="Arial"/>
        </w:rPr>
      </w:pPr>
      <w:ins w:id="32126" w:author="Rev 7 Allen Wirfs-Brock" w:date="2012-05-02T17:09:00Z">
        <w:r w:rsidRPr="00D16450">
          <w:rPr>
            <w:rFonts w:cs="Arial"/>
          </w:rPr>
          <w:t xml:space="preserve">If </w:t>
        </w:r>
        <w:r w:rsidRPr="00D16450">
          <w:rPr>
            <w:rFonts w:cs="Arial"/>
            <w:i/>
          </w:rPr>
          <w:t>x</w:t>
        </w:r>
        <w:r w:rsidRPr="00D16450">
          <w:rPr>
            <w:rFonts w:cs="Arial"/>
          </w:rPr>
          <w:t xml:space="preserve"> is greater than 1, the result is NaN.</w:t>
        </w:r>
      </w:ins>
    </w:p>
    <w:p w14:paraId="2A248FC8" w14:textId="77777777" w:rsidR="00640BCB" w:rsidRPr="00D16450" w:rsidRDefault="00640BCB" w:rsidP="00640BCB">
      <w:pPr>
        <w:numPr>
          <w:ilvl w:val="0"/>
          <w:numId w:val="243"/>
        </w:numPr>
        <w:ind w:left="1080"/>
        <w:contextualSpacing/>
        <w:rPr>
          <w:ins w:id="32127" w:author="Rev 7 Allen Wirfs-Brock" w:date="2012-05-02T17:09:00Z"/>
          <w:rFonts w:cs="Arial"/>
        </w:rPr>
      </w:pPr>
      <w:ins w:id="32128"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1, the result is </w:t>
        </w:r>
        <w:r w:rsidRPr="00D16450">
          <w:rPr>
            <w:rFonts w:cs="Arial"/>
          </w:rPr>
          <w:sym w:font="Symbol" w:char="F02D"/>
        </w:r>
        <w:r w:rsidRPr="00D16450">
          <w:rPr>
            <w:rFonts w:cs="Arial"/>
          </w:rPr>
          <w:sym w:font="Symbol" w:char="F0A5"/>
        </w:r>
        <w:r w:rsidRPr="00D16450">
          <w:rPr>
            <w:rFonts w:cs="Arial"/>
          </w:rPr>
          <w:t>.</w:t>
        </w:r>
      </w:ins>
    </w:p>
    <w:p w14:paraId="57ACA846" w14:textId="77777777" w:rsidR="00640BCB" w:rsidRPr="00D16450" w:rsidRDefault="00640BCB" w:rsidP="00640BCB">
      <w:pPr>
        <w:numPr>
          <w:ilvl w:val="0"/>
          <w:numId w:val="243"/>
        </w:numPr>
        <w:ind w:left="1080"/>
        <w:contextualSpacing/>
        <w:rPr>
          <w:ins w:id="32129" w:author="Rev 7 Allen Wirfs-Brock" w:date="2012-05-02T17:09:00Z"/>
          <w:rFonts w:cs="Arial"/>
        </w:rPr>
      </w:pPr>
      <w:ins w:id="32130" w:author="Rev 7 Allen Wirfs-Brock" w:date="2012-05-02T17:09:00Z">
        <w:r w:rsidRPr="00D16450">
          <w:rPr>
            <w:rFonts w:cs="Arial"/>
          </w:rPr>
          <w:t xml:space="preserve">If </w:t>
        </w:r>
        <w:r w:rsidRPr="00D16450">
          <w:rPr>
            <w:rFonts w:cs="Arial"/>
            <w:i/>
          </w:rPr>
          <w:t>x</w:t>
        </w:r>
        <w:r w:rsidRPr="00D16450">
          <w:rPr>
            <w:rFonts w:cs="Arial"/>
          </w:rPr>
          <w:t xml:space="preserve"> is +1, the result is +</w:t>
        </w:r>
        <w:r w:rsidRPr="00D16450">
          <w:rPr>
            <w:rFonts w:cs="Arial"/>
          </w:rPr>
          <w:sym w:font="Symbol" w:char="F0A5"/>
        </w:r>
        <w:r w:rsidRPr="00D16450">
          <w:rPr>
            <w:rFonts w:cs="Arial"/>
          </w:rPr>
          <w:t>.</w:t>
        </w:r>
      </w:ins>
    </w:p>
    <w:p w14:paraId="15C05D40" w14:textId="77777777" w:rsidR="00640BCB" w:rsidRDefault="00640BCB" w:rsidP="00640BCB">
      <w:pPr>
        <w:numPr>
          <w:ilvl w:val="0"/>
          <w:numId w:val="243"/>
        </w:numPr>
        <w:ind w:left="1080"/>
        <w:contextualSpacing/>
        <w:rPr>
          <w:ins w:id="32131" w:author="Rev 7 Allen Wirfs-Brock" w:date="2012-05-02T17:09:00Z"/>
          <w:rFonts w:cs="Arial"/>
        </w:rPr>
      </w:pPr>
      <w:ins w:id="32132"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0FC60F3C" w14:textId="77777777" w:rsidR="00640BCB" w:rsidRPr="00D16450" w:rsidRDefault="00640BCB" w:rsidP="00640BCB">
      <w:pPr>
        <w:numPr>
          <w:ilvl w:val="0"/>
          <w:numId w:val="243"/>
        </w:numPr>
        <w:ind w:left="1080"/>
        <w:contextualSpacing/>
        <w:rPr>
          <w:ins w:id="32133" w:author="Rev 7 Allen Wirfs-Brock" w:date="2012-05-02T17:09:00Z"/>
          <w:rFonts w:cs="Arial"/>
        </w:rPr>
      </w:pPr>
      <w:ins w:id="32134"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3C432001" w14:textId="77777777" w:rsidR="00640BCB" w:rsidRPr="00D16450" w:rsidRDefault="00640BCB" w:rsidP="00640BCB">
      <w:pPr>
        <w:pStyle w:val="40"/>
        <w:numPr>
          <w:ilvl w:val="0"/>
          <w:numId w:val="0"/>
        </w:numPr>
        <w:rPr>
          <w:ins w:id="32135" w:author="Rev 7 Allen Wirfs-Brock" w:date="2012-05-02T17:09:00Z"/>
          <w:rFonts w:cs="Arial"/>
        </w:rPr>
      </w:pPr>
      <w:ins w:id="32136" w:author="Rev 7 Allen Wirfs-Brock" w:date="2012-05-02T17:09:00Z">
        <w:r w:rsidRPr="00D16450">
          <w:rPr>
            <w:rFonts w:cs="Arial"/>
          </w:rPr>
          <w:t>15.8.2.29</w:t>
        </w:r>
        <w:r>
          <w:rPr>
            <w:rFonts w:cs="Arial"/>
          </w:rPr>
          <w:tab/>
          <w:t xml:space="preserve">hypot( value1 </w:t>
        </w:r>
        <w:r w:rsidRPr="00D16450">
          <w:rPr>
            <w:rFonts w:cs="Arial"/>
          </w:rPr>
          <w:t>, value2</w:t>
        </w:r>
        <w:del w:id="32137" w:author="Rev 10 Allen Wirfs-Brock" w:date="2012-08-13T19:18:00Z">
          <w:r w:rsidRPr="00D16450" w:rsidDel="00C700A2">
            <w:rPr>
              <w:rFonts w:cs="Arial"/>
            </w:rPr>
            <w:delText xml:space="preserve"> [</w:delText>
          </w:r>
        </w:del>
        <w:r w:rsidRPr="00D16450">
          <w:rPr>
            <w:rFonts w:cs="Arial"/>
          </w:rPr>
          <w:t xml:space="preserve">, </w:t>
        </w:r>
        <w:r>
          <w:rPr>
            <w:rFonts w:cs="Arial"/>
          </w:rPr>
          <w:t xml:space="preserve">value3 </w:t>
        </w:r>
      </w:ins>
      <w:ins w:id="32138" w:author="Rev 10 Allen Wirfs-Brock" w:date="2012-08-13T19:18:00Z">
        <w:r w:rsidR="00C700A2">
          <w:rPr>
            <w:rFonts w:cs="Arial"/>
          </w:rPr>
          <w:t>= 0</w:t>
        </w:r>
      </w:ins>
      <w:ins w:id="32139" w:author="Rev 7 Allen Wirfs-Brock" w:date="2012-05-02T17:09:00Z">
        <w:del w:id="32140" w:author="Rev 10 Allen Wirfs-Brock" w:date="2012-08-13T19:18:00Z">
          <w:r w:rsidRPr="00D16450" w:rsidDel="00C700A2">
            <w:rPr>
              <w:rFonts w:cs="Arial"/>
            </w:rPr>
            <w:delText>]</w:delText>
          </w:r>
        </w:del>
        <w:r w:rsidRPr="00D16450">
          <w:rPr>
            <w:rFonts w:cs="Arial"/>
          </w:rPr>
          <w:t xml:space="preserve">  )</w:t>
        </w:r>
      </w:ins>
    </w:p>
    <w:p w14:paraId="762F8A78" w14:textId="77777777" w:rsidR="00640BCB" w:rsidRPr="00D16450" w:rsidRDefault="00640BCB" w:rsidP="00640BCB">
      <w:pPr>
        <w:rPr>
          <w:ins w:id="32141" w:author="Rev 7 Allen Wirfs-Brock" w:date="2012-05-02T17:09:00Z"/>
          <w:rFonts w:cs="Arial"/>
        </w:rPr>
      </w:pPr>
      <w:ins w:id="32142" w:author="Rev 7 Allen Wirfs-Brock" w:date="2012-05-02T17:09:00Z">
        <w:r w:rsidRPr="00D16450">
          <w:rPr>
            <w:rFonts w:cs="Arial"/>
          </w:rPr>
          <w:t xml:space="preserve">Given </w:t>
        </w:r>
        <w:r>
          <w:rPr>
            <w:rFonts w:cs="Arial"/>
          </w:rPr>
          <w:t xml:space="preserve">two or three </w:t>
        </w:r>
        <w:r w:rsidRPr="00D16450">
          <w:rPr>
            <w:rFonts w:cs="Arial"/>
          </w:rPr>
          <w:t xml:space="preserve">arguments, hypot returns an implementation-dependent approximation of the square root of the sum of squares of </w:t>
        </w:r>
        <w:del w:id="32143" w:author="Rev 10 Allen Wirfs-Brock" w:date="2012-08-13T19:12:00Z">
          <w:r w:rsidRPr="00D16450" w:rsidDel="00C700A2">
            <w:rPr>
              <w:rFonts w:cs="Arial"/>
            </w:rPr>
            <w:delText>its</w:delText>
          </w:r>
        </w:del>
      </w:ins>
      <w:ins w:id="32144" w:author="Rev 10 Allen Wirfs-Brock" w:date="2012-08-13T19:12:00Z">
        <w:r w:rsidR="00C700A2">
          <w:rPr>
            <w:rFonts w:cs="Arial"/>
          </w:rPr>
          <w:t>up to three</w:t>
        </w:r>
      </w:ins>
      <w:ins w:id="32145" w:author="Rev 7 Allen Wirfs-Brock" w:date="2012-05-02T17:09:00Z">
        <w:r w:rsidRPr="00D16450">
          <w:rPr>
            <w:rFonts w:cs="Arial"/>
          </w:rPr>
          <w:t xml:space="preserve"> arguments. </w:t>
        </w:r>
      </w:ins>
    </w:p>
    <w:p w14:paraId="18E02212" w14:textId="77777777" w:rsidR="00640BCB" w:rsidRPr="00D16450" w:rsidRDefault="00640BCB" w:rsidP="00640BCB">
      <w:pPr>
        <w:numPr>
          <w:ilvl w:val="0"/>
          <w:numId w:val="243"/>
        </w:numPr>
        <w:ind w:left="1080"/>
        <w:contextualSpacing/>
        <w:rPr>
          <w:ins w:id="32146" w:author="Rev 7 Allen Wirfs-Brock" w:date="2012-05-02T17:09:00Z"/>
          <w:rFonts w:cs="Arial"/>
        </w:rPr>
      </w:pPr>
      <w:ins w:id="32147" w:author="Rev 7 Allen Wirfs-Brock" w:date="2012-05-02T17:09:00Z">
        <w:r w:rsidRPr="00D16450">
          <w:rPr>
            <w:rFonts w:cs="Arial"/>
          </w:rPr>
          <w:t>If any argument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6987C568" w14:textId="77777777" w:rsidR="00640BCB" w:rsidRPr="00D16450" w:rsidRDefault="00640BCB" w:rsidP="00640BCB">
      <w:pPr>
        <w:numPr>
          <w:ilvl w:val="0"/>
          <w:numId w:val="243"/>
        </w:numPr>
        <w:ind w:left="1080"/>
        <w:contextualSpacing/>
        <w:rPr>
          <w:ins w:id="32148" w:author="Rev 7 Allen Wirfs-Brock" w:date="2012-05-02T17:09:00Z"/>
          <w:rFonts w:cs="Arial"/>
        </w:rPr>
      </w:pPr>
      <w:ins w:id="32149" w:author="Rev 7 Allen Wirfs-Brock" w:date="2012-05-02T17:09:00Z">
        <w:r w:rsidRPr="00D16450">
          <w:rPr>
            <w:rFonts w:cs="Arial"/>
          </w:rPr>
          <w:t xml:space="preserve">If any argument is </w:t>
        </w:r>
        <w:r w:rsidRPr="00D16450">
          <w:rPr>
            <w:rFonts w:cs="Arial"/>
          </w:rPr>
          <w:sym w:font="Symbol" w:char="F02D"/>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18AD21D1" w14:textId="77777777" w:rsidR="00640BCB" w:rsidRPr="00D16450" w:rsidRDefault="00640BCB" w:rsidP="00640BCB">
      <w:pPr>
        <w:numPr>
          <w:ilvl w:val="0"/>
          <w:numId w:val="243"/>
        </w:numPr>
        <w:ind w:left="1080"/>
        <w:contextualSpacing/>
        <w:rPr>
          <w:ins w:id="32150" w:author="Rev 7 Allen Wirfs-Brock" w:date="2012-05-02T17:09:00Z"/>
          <w:rFonts w:cs="Arial"/>
        </w:rPr>
      </w:pPr>
      <w:ins w:id="32151" w:author="Rev 7 Allen Wirfs-Brock" w:date="2012-05-02T17:09:00Z">
        <w:r w:rsidRPr="00D16450">
          <w:rPr>
            <w:rFonts w:cs="Arial"/>
          </w:rPr>
          <w:t>If no argument is +</w:t>
        </w:r>
        <w:r w:rsidRPr="00D16450">
          <w:rPr>
            <w:rFonts w:cs="Arial"/>
          </w:rPr>
          <w:sym w:font="Symbol" w:char="F0A5"/>
        </w:r>
        <w:r w:rsidRPr="00D16450">
          <w:rPr>
            <w:rFonts w:cs="Arial"/>
          </w:rPr>
          <w:t xml:space="preserve"> or </w:t>
        </w:r>
        <w:r w:rsidRPr="00D16450">
          <w:rPr>
            <w:rFonts w:cs="Arial"/>
          </w:rPr>
          <w:sym w:font="Symbol" w:char="F02D"/>
        </w:r>
        <w:r w:rsidRPr="00D16450">
          <w:rPr>
            <w:rFonts w:cs="Arial"/>
          </w:rPr>
          <w:sym w:font="Symbol" w:char="F0A5"/>
        </w:r>
        <w:r w:rsidRPr="00D16450">
          <w:rPr>
            <w:rFonts w:cs="Arial"/>
          </w:rPr>
          <w:t>, and any argument is NaN, the result is NaN.</w:t>
        </w:r>
      </w:ins>
    </w:p>
    <w:p w14:paraId="44F70C24" w14:textId="77777777" w:rsidR="00640BCB" w:rsidRPr="00D16450" w:rsidRDefault="00640BCB" w:rsidP="00640BCB">
      <w:pPr>
        <w:numPr>
          <w:ilvl w:val="0"/>
          <w:numId w:val="243"/>
        </w:numPr>
        <w:ind w:left="1080"/>
        <w:contextualSpacing/>
        <w:rPr>
          <w:ins w:id="32152" w:author="Rev 7 Allen Wirfs-Brock" w:date="2012-05-02T17:09:00Z"/>
          <w:rFonts w:cs="Arial"/>
        </w:rPr>
      </w:pPr>
      <w:ins w:id="32153" w:author="Rev 7 Allen Wirfs-Brock" w:date="2012-05-02T17:09:00Z">
        <w:r w:rsidRPr="00D16450">
          <w:rPr>
            <w:rFonts w:cs="Arial"/>
          </w:rPr>
          <w:t>If all arguments are either +0 or -0, the result is +0.</w:t>
        </w:r>
      </w:ins>
    </w:p>
    <w:p w14:paraId="5499AA47" w14:textId="77777777" w:rsidR="00640BCB" w:rsidRPr="008D3219" w:rsidRDefault="00640BCB" w:rsidP="00640BCB">
      <w:pPr>
        <w:pStyle w:val="40"/>
        <w:numPr>
          <w:ilvl w:val="0"/>
          <w:numId w:val="0"/>
        </w:numPr>
        <w:rPr>
          <w:ins w:id="32154" w:author="Rev 7 Allen Wirfs-Brock" w:date="2012-05-02T17:09:00Z"/>
          <w:rFonts w:cs="Arial"/>
          <w:strike/>
        </w:rPr>
      </w:pPr>
      <w:commentRangeStart w:id="32155"/>
      <w:ins w:id="32156" w:author="Rev 7 Allen Wirfs-Brock" w:date="2012-05-02T17:09:00Z">
        <w:r w:rsidRPr="008D3219">
          <w:rPr>
            <w:rFonts w:cs="Arial"/>
            <w:strike/>
          </w:rPr>
          <w:t>15.8.2.30</w:t>
        </w:r>
        <w:r w:rsidRPr="008D3219">
          <w:rPr>
            <w:rFonts w:cs="Arial"/>
            <w:strike/>
          </w:rPr>
          <w:tab/>
          <w:t>hypot2( value1 , value2 [, value3 ] )</w:t>
        </w:r>
      </w:ins>
      <w:commentRangeEnd w:id="32155"/>
      <w:ins w:id="32157" w:author="Rev 7 Allen Wirfs-Brock" w:date="2012-05-03T08:33:00Z">
        <w:r w:rsidR="008D3219">
          <w:rPr>
            <w:rStyle w:val="af3"/>
            <w:b w:val="0"/>
          </w:rPr>
          <w:commentReference w:id="32155"/>
        </w:r>
      </w:ins>
    </w:p>
    <w:p w14:paraId="26264088" w14:textId="77777777" w:rsidR="00640BCB" w:rsidRPr="008D3219" w:rsidRDefault="00640BCB" w:rsidP="00640BCB">
      <w:pPr>
        <w:rPr>
          <w:ins w:id="32158" w:author="Rev 7 Allen Wirfs-Brock" w:date="2012-05-02T17:09:00Z"/>
          <w:rFonts w:cs="Arial"/>
          <w:strike/>
        </w:rPr>
      </w:pPr>
      <w:ins w:id="32159" w:author="Rev 7 Allen Wirfs-Brock" w:date="2012-05-02T17:09:00Z">
        <w:r w:rsidRPr="008D3219">
          <w:rPr>
            <w:rFonts w:cs="Arial"/>
            <w:strike/>
          </w:rPr>
          <w:t xml:space="preserve">Given two or three arguments, hypot2 returns an implementation-dependent approximation of the sum of squares of its arguments. </w:t>
        </w:r>
      </w:ins>
    </w:p>
    <w:p w14:paraId="248679F9" w14:textId="77777777" w:rsidR="00640BCB" w:rsidRPr="008D3219" w:rsidRDefault="00640BCB" w:rsidP="00640BCB">
      <w:pPr>
        <w:numPr>
          <w:ilvl w:val="0"/>
          <w:numId w:val="243"/>
        </w:numPr>
        <w:ind w:left="1080"/>
        <w:contextualSpacing/>
        <w:rPr>
          <w:ins w:id="32160" w:author="Rev 7 Allen Wirfs-Brock" w:date="2012-05-02T17:09:00Z"/>
          <w:rFonts w:cs="Arial"/>
          <w:strike/>
        </w:rPr>
      </w:pPr>
      <w:ins w:id="32161" w:author="Rev 7 Allen Wirfs-Brock" w:date="2012-05-02T17:09:00Z">
        <w:r w:rsidRPr="008D3219">
          <w:rPr>
            <w:rFonts w:cs="Arial"/>
            <w:strike/>
          </w:rPr>
          <w:t>If no arguments are given, the result is +0.</w:t>
        </w:r>
      </w:ins>
    </w:p>
    <w:p w14:paraId="560213C2" w14:textId="77777777" w:rsidR="00640BCB" w:rsidRPr="008D3219" w:rsidRDefault="00640BCB" w:rsidP="00640BCB">
      <w:pPr>
        <w:numPr>
          <w:ilvl w:val="0"/>
          <w:numId w:val="243"/>
        </w:numPr>
        <w:ind w:left="1080"/>
        <w:contextualSpacing/>
        <w:rPr>
          <w:ins w:id="32162" w:author="Rev 7 Allen Wirfs-Brock" w:date="2012-05-02T17:09:00Z"/>
          <w:rFonts w:cs="Arial"/>
          <w:strike/>
        </w:rPr>
      </w:pPr>
      <w:ins w:id="32163" w:author="Rev 7 Allen Wirfs-Brock" w:date="2012-05-02T17:09:00Z">
        <w:r w:rsidRPr="008D3219">
          <w:rPr>
            <w:rFonts w:cs="Arial"/>
            <w:strike/>
          </w:rPr>
          <w:t>If any argument is +</w:t>
        </w:r>
        <w:r w:rsidRPr="008D3219">
          <w:rPr>
            <w:rFonts w:cs="Arial"/>
            <w:strike/>
          </w:rPr>
          <w:sym w:font="Symbol" w:char="F0A5"/>
        </w:r>
        <w:r w:rsidRPr="008D3219">
          <w:rPr>
            <w:rFonts w:cs="Arial"/>
            <w:strike/>
          </w:rPr>
          <w:t>, the result is +</w:t>
        </w:r>
        <w:r w:rsidRPr="008D3219">
          <w:rPr>
            <w:rFonts w:cs="Arial"/>
            <w:strike/>
          </w:rPr>
          <w:sym w:font="Symbol" w:char="F0A5"/>
        </w:r>
        <w:r w:rsidRPr="008D3219">
          <w:rPr>
            <w:rFonts w:cs="Arial"/>
            <w:strike/>
          </w:rPr>
          <w:t>.</w:t>
        </w:r>
      </w:ins>
    </w:p>
    <w:p w14:paraId="28BCCC33" w14:textId="77777777" w:rsidR="00640BCB" w:rsidRPr="008D3219" w:rsidRDefault="00640BCB" w:rsidP="00640BCB">
      <w:pPr>
        <w:numPr>
          <w:ilvl w:val="0"/>
          <w:numId w:val="243"/>
        </w:numPr>
        <w:ind w:left="1080"/>
        <w:contextualSpacing/>
        <w:rPr>
          <w:ins w:id="32164" w:author="Rev 7 Allen Wirfs-Brock" w:date="2012-05-02T17:09:00Z"/>
          <w:rFonts w:cs="Arial"/>
          <w:strike/>
        </w:rPr>
      </w:pPr>
      <w:ins w:id="32165" w:author="Rev 7 Allen Wirfs-Brock" w:date="2012-05-02T17:09:00Z">
        <w:r w:rsidRPr="008D3219">
          <w:rPr>
            <w:rFonts w:cs="Arial"/>
            <w:strike/>
          </w:rPr>
          <w:t xml:space="preserve">If any argument is </w:t>
        </w:r>
        <w:r w:rsidRPr="008D3219">
          <w:rPr>
            <w:rFonts w:cs="Arial"/>
            <w:strike/>
          </w:rPr>
          <w:sym w:font="Symbol" w:char="F02D"/>
        </w:r>
        <w:r w:rsidRPr="008D3219">
          <w:rPr>
            <w:rFonts w:cs="Arial"/>
            <w:strike/>
          </w:rPr>
          <w:sym w:font="Symbol" w:char="F0A5"/>
        </w:r>
        <w:r w:rsidRPr="008D3219">
          <w:rPr>
            <w:rFonts w:cs="Arial"/>
            <w:strike/>
          </w:rPr>
          <w:t>, the result is +</w:t>
        </w:r>
        <w:r w:rsidRPr="008D3219">
          <w:rPr>
            <w:rFonts w:cs="Arial"/>
            <w:strike/>
          </w:rPr>
          <w:sym w:font="Symbol" w:char="F0A5"/>
        </w:r>
        <w:r w:rsidRPr="008D3219">
          <w:rPr>
            <w:rFonts w:cs="Arial"/>
            <w:strike/>
          </w:rPr>
          <w:t>.</w:t>
        </w:r>
      </w:ins>
    </w:p>
    <w:p w14:paraId="6DF28862" w14:textId="77777777" w:rsidR="00640BCB" w:rsidRPr="008D3219" w:rsidRDefault="00640BCB" w:rsidP="00640BCB">
      <w:pPr>
        <w:numPr>
          <w:ilvl w:val="0"/>
          <w:numId w:val="243"/>
        </w:numPr>
        <w:ind w:left="1080"/>
        <w:contextualSpacing/>
        <w:rPr>
          <w:ins w:id="32166" w:author="Rev 7 Allen Wirfs-Brock" w:date="2012-05-02T17:09:00Z"/>
          <w:rFonts w:cs="Arial"/>
          <w:strike/>
        </w:rPr>
      </w:pPr>
      <w:ins w:id="32167" w:author="Rev 7 Allen Wirfs-Brock" w:date="2012-05-02T17:09:00Z">
        <w:r w:rsidRPr="008D3219">
          <w:rPr>
            <w:rFonts w:cs="Arial"/>
            <w:strike/>
          </w:rPr>
          <w:t>If no argument is +</w:t>
        </w:r>
        <w:r w:rsidRPr="008D3219">
          <w:rPr>
            <w:rFonts w:cs="Arial"/>
            <w:strike/>
          </w:rPr>
          <w:sym w:font="Symbol" w:char="F0A5"/>
        </w:r>
        <w:r w:rsidRPr="008D3219">
          <w:rPr>
            <w:rFonts w:cs="Arial"/>
            <w:strike/>
          </w:rPr>
          <w:t xml:space="preserve"> or </w:t>
        </w:r>
        <w:r w:rsidRPr="008D3219">
          <w:rPr>
            <w:rFonts w:cs="Arial"/>
            <w:strike/>
          </w:rPr>
          <w:sym w:font="Symbol" w:char="F02D"/>
        </w:r>
        <w:r w:rsidRPr="008D3219">
          <w:rPr>
            <w:rFonts w:cs="Arial"/>
            <w:strike/>
          </w:rPr>
          <w:sym w:font="Symbol" w:char="F0A5"/>
        </w:r>
        <w:r w:rsidRPr="008D3219">
          <w:rPr>
            <w:rFonts w:cs="Arial"/>
            <w:strike/>
          </w:rPr>
          <w:t>, and any argument is NaN, the result is NaN.</w:t>
        </w:r>
      </w:ins>
    </w:p>
    <w:p w14:paraId="0C66F8DD" w14:textId="77777777" w:rsidR="00640BCB" w:rsidRPr="008D3219" w:rsidRDefault="00640BCB" w:rsidP="00640BCB">
      <w:pPr>
        <w:numPr>
          <w:ilvl w:val="0"/>
          <w:numId w:val="243"/>
        </w:numPr>
        <w:ind w:left="1080"/>
        <w:contextualSpacing/>
        <w:rPr>
          <w:ins w:id="32168" w:author="Rev 7 Allen Wirfs-Brock" w:date="2012-05-02T17:09:00Z"/>
          <w:rFonts w:cs="Arial"/>
          <w:strike/>
        </w:rPr>
      </w:pPr>
      <w:ins w:id="32169" w:author="Rev 7 Allen Wirfs-Brock" w:date="2012-05-02T17:09:00Z">
        <w:r w:rsidRPr="008D3219">
          <w:rPr>
            <w:rFonts w:cs="Arial"/>
            <w:strike/>
          </w:rPr>
          <w:t>If all arguments are either +0 or -0, the result is +0.</w:t>
        </w:r>
      </w:ins>
    </w:p>
    <w:p w14:paraId="6565E111" w14:textId="77777777" w:rsidR="00640BCB" w:rsidRPr="00D16450" w:rsidRDefault="00640BCB" w:rsidP="00640BCB">
      <w:pPr>
        <w:pStyle w:val="40"/>
        <w:numPr>
          <w:ilvl w:val="0"/>
          <w:numId w:val="0"/>
        </w:numPr>
        <w:rPr>
          <w:ins w:id="32170" w:author="Rev 7 Allen Wirfs-Brock" w:date="2012-05-02T17:09:00Z"/>
          <w:rFonts w:cs="Arial"/>
        </w:rPr>
      </w:pPr>
      <w:ins w:id="32171" w:author="Rev 7 Allen Wirfs-Brock" w:date="2012-05-02T17:09:00Z">
        <w:r w:rsidRPr="00D16450">
          <w:rPr>
            <w:rFonts w:cs="Arial"/>
          </w:rPr>
          <w:t>15.8.2.3</w:t>
        </w:r>
      </w:ins>
      <w:ins w:id="32172" w:author="Rev 7 Allen Wirfs-Brock" w:date="2012-05-04T15:09:00Z">
        <w:r w:rsidR="00CA68E0">
          <w:rPr>
            <w:rFonts w:cs="Arial"/>
          </w:rPr>
          <w:t>0</w:t>
        </w:r>
      </w:ins>
      <w:ins w:id="32173" w:author="Rev 7 Allen Wirfs-Brock" w:date="2012-05-02T17:09:00Z">
        <w:r w:rsidRPr="00D16450">
          <w:rPr>
            <w:rFonts w:cs="Arial"/>
          </w:rPr>
          <w:tab/>
          <w:t>trunc(x)</w:t>
        </w:r>
      </w:ins>
    </w:p>
    <w:p w14:paraId="10783E84" w14:textId="77777777" w:rsidR="00640BCB" w:rsidRPr="00D16450" w:rsidRDefault="00640BCB" w:rsidP="00640BCB">
      <w:pPr>
        <w:rPr>
          <w:ins w:id="32174" w:author="Rev 7 Allen Wirfs-Brock" w:date="2012-05-02T17:09:00Z"/>
          <w:rFonts w:cs="Arial"/>
        </w:rPr>
      </w:pPr>
      <w:ins w:id="32175" w:author="Rev 7 Allen Wirfs-Brock" w:date="2012-05-02T17:09:00Z">
        <w:r w:rsidRPr="00D16450">
          <w:rPr>
            <w:rFonts w:cs="Arial"/>
          </w:rPr>
          <w:t xml:space="preserve">Returns the integral part of the number </w:t>
        </w:r>
        <w:r w:rsidRPr="00762CE7">
          <w:rPr>
            <w:rFonts w:ascii="Times New Roman" w:hAnsi="Times New Roman"/>
            <w:i/>
          </w:rPr>
          <w:t>x</w:t>
        </w:r>
        <w:r w:rsidRPr="00D16450">
          <w:rPr>
            <w:rFonts w:cs="Arial"/>
          </w:rPr>
          <w:t xml:space="preserve">, removing any fractional digits. If </w:t>
        </w:r>
        <w:r w:rsidRPr="00762CE7">
          <w:rPr>
            <w:rFonts w:ascii="Times New Roman" w:hAnsi="Times New Roman"/>
            <w:i/>
          </w:rPr>
          <w:t>x</w:t>
        </w:r>
        <w:r w:rsidRPr="00D16450">
          <w:rPr>
            <w:rFonts w:cs="Arial"/>
          </w:rPr>
          <w:t xml:space="preserve"> is already an integer, the result is </w:t>
        </w:r>
        <w:r w:rsidRPr="00762CE7">
          <w:rPr>
            <w:rFonts w:ascii="Times New Roman" w:hAnsi="Times New Roman"/>
            <w:i/>
          </w:rPr>
          <w:t>x</w:t>
        </w:r>
        <w:r w:rsidRPr="00D16450">
          <w:rPr>
            <w:rFonts w:cs="Arial"/>
          </w:rPr>
          <w:t>.</w:t>
        </w:r>
      </w:ins>
    </w:p>
    <w:p w14:paraId="700312A9" w14:textId="77777777" w:rsidR="00640BCB" w:rsidRPr="00D16450" w:rsidRDefault="00640BCB" w:rsidP="00640BCB">
      <w:pPr>
        <w:numPr>
          <w:ilvl w:val="0"/>
          <w:numId w:val="243"/>
        </w:numPr>
        <w:ind w:left="1080"/>
        <w:contextualSpacing/>
        <w:rPr>
          <w:ins w:id="32176" w:author="Rev 7 Allen Wirfs-Brock" w:date="2012-05-02T17:09:00Z"/>
          <w:rFonts w:cs="Arial"/>
        </w:rPr>
      </w:pPr>
      <w:ins w:id="32177"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40EFCCE3" w14:textId="77777777" w:rsidR="00640BCB" w:rsidRPr="00D16450" w:rsidRDefault="00640BCB" w:rsidP="00640BCB">
      <w:pPr>
        <w:numPr>
          <w:ilvl w:val="0"/>
          <w:numId w:val="243"/>
        </w:numPr>
        <w:ind w:left="1080"/>
        <w:contextualSpacing/>
        <w:rPr>
          <w:ins w:id="32178" w:author="Rev 7 Allen Wirfs-Brock" w:date="2012-05-02T17:09:00Z"/>
          <w:rFonts w:cs="Arial"/>
        </w:rPr>
      </w:pPr>
      <w:ins w:id="32179"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4A940518" w14:textId="77777777" w:rsidR="00640BCB" w:rsidRPr="00D16450" w:rsidRDefault="00640BCB" w:rsidP="00640BCB">
      <w:pPr>
        <w:numPr>
          <w:ilvl w:val="0"/>
          <w:numId w:val="243"/>
        </w:numPr>
        <w:ind w:left="1080"/>
        <w:contextualSpacing/>
        <w:rPr>
          <w:ins w:id="32180" w:author="Rev 7 Allen Wirfs-Brock" w:date="2012-05-02T17:09:00Z"/>
          <w:rFonts w:cs="Arial"/>
        </w:rPr>
      </w:pPr>
      <w:ins w:id="32181"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2B944163" w14:textId="77777777" w:rsidR="00640BCB" w:rsidRPr="00D16450" w:rsidRDefault="00640BCB" w:rsidP="00640BCB">
      <w:pPr>
        <w:numPr>
          <w:ilvl w:val="0"/>
          <w:numId w:val="243"/>
        </w:numPr>
        <w:ind w:left="1080"/>
        <w:contextualSpacing/>
        <w:rPr>
          <w:ins w:id="32182" w:author="Rev 7 Allen Wirfs-Brock" w:date="2012-05-02T17:09:00Z"/>
          <w:rFonts w:cs="Arial"/>
        </w:rPr>
      </w:pPr>
      <w:ins w:id="32183"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719D3A5E" w14:textId="77777777" w:rsidR="00640BCB" w:rsidRPr="00D16450" w:rsidRDefault="00640BCB" w:rsidP="00640BCB">
      <w:pPr>
        <w:numPr>
          <w:ilvl w:val="0"/>
          <w:numId w:val="243"/>
        </w:numPr>
        <w:ind w:left="1080"/>
        <w:contextualSpacing/>
        <w:rPr>
          <w:ins w:id="32184" w:author="Rev 7 Allen Wirfs-Brock" w:date="2012-05-02T17:09:00Z"/>
          <w:rFonts w:cs="Arial"/>
        </w:rPr>
      </w:pPr>
      <w:ins w:id="32185" w:author="Rev 7 Allen Wirfs-Brock" w:date="2012-05-02T17:09:00Z">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ins>
    </w:p>
    <w:p w14:paraId="37D52C53" w14:textId="77777777" w:rsidR="00640BCB" w:rsidRPr="00D16450" w:rsidRDefault="00640BCB" w:rsidP="00640BCB">
      <w:pPr>
        <w:pStyle w:val="40"/>
        <w:numPr>
          <w:ilvl w:val="0"/>
          <w:numId w:val="0"/>
        </w:numPr>
        <w:rPr>
          <w:ins w:id="32186" w:author="Rev 7 Allen Wirfs-Brock" w:date="2012-05-02T17:09:00Z"/>
          <w:rFonts w:cs="Arial"/>
        </w:rPr>
      </w:pPr>
      <w:ins w:id="32187" w:author="Rev 7 Allen Wirfs-Brock" w:date="2012-05-02T17:09:00Z">
        <w:r w:rsidRPr="00D16450">
          <w:rPr>
            <w:rFonts w:cs="Arial"/>
          </w:rPr>
          <w:t>15.8.2.3</w:t>
        </w:r>
      </w:ins>
      <w:ins w:id="32188" w:author="Rev 7 Allen Wirfs-Brock" w:date="2012-05-04T15:09:00Z">
        <w:r w:rsidR="00CA68E0">
          <w:rPr>
            <w:rFonts w:cs="Arial"/>
          </w:rPr>
          <w:t>1</w:t>
        </w:r>
      </w:ins>
      <w:ins w:id="32189" w:author="Rev 7 Allen Wirfs-Brock" w:date="2012-05-02T17:09:00Z">
        <w:r w:rsidRPr="00D16450">
          <w:rPr>
            <w:rFonts w:cs="Arial"/>
          </w:rPr>
          <w:tab/>
          <w:t>sign(x)</w:t>
        </w:r>
      </w:ins>
    </w:p>
    <w:p w14:paraId="08122F84" w14:textId="77777777" w:rsidR="00640BCB" w:rsidRPr="00D16450" w:rsidRDefault="00640BCB" w:rsidP="00640BCB">
      <w:pPr>
        <w:rPr>
          <w:ins w:id="32190" w:author="Rev 7 Allen Wirfs-Brock" w:date="2012-05-02T17:09:00Z"/>
          <w:rFonts w:cs="Arial"/>
        </w:rPr>
      </w:pPr>
      <w:ins w:id="32191" w:author="Rev 7 Allen Wirfs-Brock" w:date="2012-05-02T17:09:00Z">
        <w:r w:rsidRPr="00D16450">
          <w:rPr>
            <w:rFonts w:cs="Arial"/>
          </w:rPr>
          <w:t>Returns the sign of the x, indicating whether x is positive, negative or zero.</w:t>
        </w:r>
      </w:ins>
    </w:p>
    <w:p w14:paraId="3CB599BE" w14:textId="77777777" w:rsidR="00640BCB" w:rsidRPr="00D16450" w:rsidRDefault="00640BCB" w:rsidP="00640BCB">
      <w:pPr>
        <w:numPr>
          <w:ilvl w:val="0"/>
          <w:numId w:val="243"/>
        </w:numPr>
        <w:ind w:left="1080"/>
        <w:contextualSpacing/>
        <w:rPr>
          <w:ins w:id="32192" w:author="Rev 7 Allen Wirfs-Brock" w:date="2012-05-02T17:09:00Z"/>
          <w:rFonts w:cs="Arial"/>
        </w:rPr>
      </w:pPr>
      <w:ins w:id="32193"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1DD7F01B" w14:textId="77777777" w:rsidR="00640BCB" w:rsidRPr="00D16450" w:rsidRDefault="00640BCB" w:rsidP="00640BCB">
      <w:pPr>
        <w:numPr>
          <w:ilvl w:val="0"/>
          <w:numId w:val="243"/>
        </w:numPr>
        <w:ind w:left="1080"/>
        <w:contextualSpacing/>
        <w:rPr>
          <w:ins w:id="32194" w:author="Rev 7 Allen Wirfs-Brock" w:date="2012-05-02T17:09:00Z"/>
          <w:rFonts w:cs="Arial"/>
        </w:rPr>
      </w:pPr>
      <w:ins w:id="32195"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00230CBC" w14:textId="77777777" w:rsidR="00640BCB" w:rsidRPr="00D16450" w:rsidRDefault="00640BCB" w:rsidP="00640BCB">
      <w:pPr>
        <w:numPr>
          <w:ilvl w:val="0"/>
          <w:numId w:val="243"/>
        </w:numPr>
        <w:ind w:left="1080"/>
        <w:contextualSpacing/>
        <w:rPr>
          <w:ins w:id="32196" w:author="Rev 7 Allen Wirfs-Brock" w:date="2012-05-02T17:09:00Z"/>
          <w:rFonts w:cs="Arial"/>
        </w:rPr>
      </w:pPr>
      <w:ins w:id="32197"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5BAC425D" w14:textId="77777777" w:rsidR="00640BCB" w:rsidRPr="00D16450" w:rsidRDefault="00640BCB" w:rsidP="00640BCB">
      <w:pPr>
        <w:numPr>
          <w:ilvl w:val="0"/>
          <w:numId w:val="243"/>
        </w:numPr>
        <w:ind w:left="1080"/>
        <w:contextualSpacing/>
        <w:rPr>
          <w:ins w:id="32198" w:author="Rev 7 Allen Wirfs-Brock" w:date="2012-05-02T17:09:00Z"/>
          <w:rFonts w:cs="Arial"/>
        </w:rPr>
      </w:pPr>
      <w:ins w:id="32199" w:author="Rev 7 Allen Wirfs-Brock" w:date="2012-05-02T17:09:00Z">
        <w:r w:rsidRPr="00D16450">
          <w:rPr>
            <w:rFonts w:cs="Arial"/>
          </w:rPr>
          <w:t xml:space="preserve">If </w:t>
        </w:r>
        <w:r w:rsidRPr="00D16450">
          <w:rPr>
            <w:rFonts w:cs="Arial"/>
            <w:i/>
          </w:rPr>
          <w:t>x</w:t>
        </w:r>
        <w:r w:rsidRPr="00D16450">
          <w:rPr>
            <w:rFonts w:cs="Arial"/>
          </w:rPr>
          <w:t xml:space="preserve"> is negative</w:t>
        </w:r>
      </w:ins>
      <w:ins w:id="32200" w:author="Rev 8 Allen Wirfs-Brock" w:date="2012-06-11T08:08:00Z">
        <w:r w:rsidR="005312AF">
          <w:rPr>
            <w:rFonts w:cs="Arial"/>
          </w:rPr>
          <w:t xml:space="preserve"> and not </w:t>
        </w:r>
        <w:r w:rsidR="005312AF" w:rsidRPr="00D16450">
          <w:rPr>
            <w:rFonts w:cs="Arial"/>
          </w:rPr>
          <w:sym w:font="Symbol" w:char="F02D"/>
        </w:r>
        <w:r w:rsidR="005312AF" w:rsidRPr="00D16450">
          <w:rPr>
            <w:rFonts w:cs="Arial"/>
          </w:rPr>
          <w:t>0</w:t>
        </w:r>
      </w:ins>
      <w:ins w:id="32201" w:author="Rev 7 Allen Wirfs-Brock" w:date="2012-05-02T17:09:00Z">
        <w:r w:rsidRPr="00D16450">
          <w:rPr>
            <w:rFonts w:cs="Arial"/>
          </w:rPr>
          <w:t xml:space="preserve">, the result is </w:t>
        </w:r>
        <w:r w:rsidRPr="00D16450">
          <w:rPr>
            <w:rFonts w:cs="Arial"/>
          </w:rPr>
          <w:sym w:font="Symbol" w:char="F02D"/>
        </w:r>
        <w:r w:rsidRPr="00D16450">
          <w:rPr>
            <w:rFonts w:cs="Arial"/>
          </w:rPr>
          <w:t>1.</w:t>
        </w:r>
      </w:ins>
    </w:p>
    <w:p w14:paraId="7A7AE138" w14:textId="77777777" w:rsidR="00640BCB" w:rsidRPr="00D16450" w:rsidRDefault="00640BCB" w:rsidP="00640BCB">
      <w:pPr>
        <w:numPr>
          <w:ilvl w:val="0"/>
          <w:numId w:val="243"/>
        </w:numPr>
        <w:ind w:left="1080"/>
        <w:contextualSpacing/>
        <w:rPr>
          <w:ins w:id="32202" w:author="Rev 7 Allen Wirfs-Brock" w:date="2012-05-02T17:09:00Z"/>
          <w:rFonts w:cs="Arial"/>
        </w:rPr>
      </w:pPr>
      <w:ins w:id="32203" w:author="Rev 7 Allen Wirfs-Brock" w:date="2012-05-02T17:09:00Z">
        <w:r w:rsidRPr="00D16450">
          <w:rPr>
            <w:rFonts w:cs="Arial"/>
          </w:rPr>
          <w:t xml:space="preserve">If </w:t>
        </w:r>
        <w:r w:rsidRPr="00D16450">
          <w:rPr>
            <w:rFonts w:cs="Arial"/>
            <w:i/>
          </w:rPr>
          <w:t>x</w:t>
        </w:r>
        <w:r w:rsidRPr="00D16450">
          <w:rPr>
            <w:rFonts w:cs="Arial"/>
          </w:rPr>
          <w:t xml:space="preserve"> is positive</w:t>
        </w:r>
      </w:ins>
      <w:ins w:id="32204" w:author="Rev 8 Allen Wirfs-Brock" w:date="2012-06-11T08:09:00Z">
        <w:r w:rsidR="005312AF">
          <w:rPr>
            <w:rFonts w:cs="Arial"/>
          </w:rPr>
          <w:t xml:space="preserve"> and not </w:t>
        </w:r>
        <w:r w:rsidR="005312AF" w:rsidRPr="00D16450">
          <w:rPr>
            <w:rFonts w:cs="Arial"/>
          </w:rPr>
          <w:t>+0</w:t>
        </w:r>
      </w:ins>
      <w:ins w:id="32205" w:author="Rev 7 Allen Wirfs-Brock" w:date="2012-05-02T17:09:00Z">
        <w:r w:rsidRPr="00D16450">
          <w:rPr>
            <w:rFonts w:cs="Arial"/>
          </w:rPr>
          <w:t>, the result is +1.</w:t>
        </w:r>
      </w:ins>
    </w:p>
    <w:p w14:paraId="571F1E19" w14:textId="77777777" w:rsidR="00640BCB" w:rsidRPr="00D16450" w:rsidRDefault="00640BCB" w:rsidP="00640BCB">
      <w:pPr>
        <w:pStyle w:val="40"/>
        <w:numPr>
          <w:ilvl w:val="0"/>
          <w:numId w:val="0"/>
        </w:numPr>
        <w:rPr>
          <w:ins w:id="32206" w:author="Rev 7 Allen Wirfs-Brock" w:date="2012-05-02T17:09:00Z"/>
          <w:rFonts w:cs="Arial"/>
        </w:rPr>
      </w:pPr>
      <w:ins w:id="32207" w:author="Rev 7 Allen Wirfs-Brock" w:date="2012-05-02T17:09:00Z">
        <w:r w:rsidRPr="00D16450">
          <w:rPr>
            <w:rFonts w:cs="Arial"/>
          </w:rPr>
          <w:t>15.8.2.32</w:t>
        </w:r>
        <w:r w:rsidRPr="00D16450">
          <w:rPr>
            <w:rFonts w:cs="Arial"/>
          </w:rPr>
          <w:tab/>
          <w:t>cbrt(x)</w:t>
        </w:r>
      </w:ins>
    </w:p>
    <w:p w14:paraId="5FD28F8E" w14:textId="77777777" w:rsidR="00640BCB" w:rsidRPr="00D16450" w:rsidRDefault="00640BCB" w:rsidP="00640BCB">
      <w:pPr>
        <w:rPr>
          <w:ins w:id="32208" w:author="Rev 7 Allen Wirfs-Brock" w:date="2012-05-02T17:09:00Z"/>
          <w:rFonts w:cs="Arial"/>
        </w:rPr>
      </w:pPr>
      <w:ins w:id="32209" w:author="Rev 7 Allen Wirfs-Brock" w:date="2012-05-02T17:09:00Z">
        <w:r w:rsidRPr="00D16450">
          <w:rPr>
            <w:rFonts w:cs="Arial"/>
          </w:rPr>
          <w:t xml:space="preserve">Returns an implementation-dependent approximation to the </w:t>
        </w:r>
        <w:r>
          <w:rPr>
            <w:rFonts w:cs="Arial"/>
          </w:rPr>
          <w:t xml:space="preserve">cube </w:t>
        </w:r>
        <w:r w:rsidRPr="00D16450">
          <w:rPr>
            <w:rFonts w:cs="Arial"/>
          </w:rPr>
          <w:t xml:space="preserve">root of </w:t>
        </w:r>
        <w:r w:rsidRPr="00D16450">
          <w:rPr>
            <w:rFonts w:cs="Arial"/>
            <w:i/>
            <w:iCs/>
          </w:rPr>
          <w:t>x</w:t>
        </w:r>
        <w:r w:rsidRPr="00D16450">
          <w:rPr>
            <w:rFonts w:cs="Arial"/>
          </w:rPr>
          <w:t>.</w:t>
        </w:r>
      </w:ins>
    </w:p>
    <w:p w14:paraId="2BDA18B3" w14:textId="77777777" w:rsidR="00640BCB" w:rsidRPr="00D16450" w:rsidRDefault="00640BCB" w:rsidP="00640BCB">
      <w:pPr>
        <w:numPr>
          <w:ilvl w:val="0"/>
          <w:numId w:val="243"/>
        </w:numPr>
        <w:ind w:left="1080"/>
        <w:contextualSpacing/>
        <w:rPr>
          <w:ins w:id="32210" w:author="Rev 7 Allen Wirfs-Brock" w:date="2012-05-02T17:09:00Z"/>
          <w:rFonts w:cs="Arial"/>
        </w:rPr>
      </w:pPr>
      <w:ins w:id="32211" w:author="Rev 7 Allen Wirfs-Brock" w:date="2012-05-02T17:09:00Z">
        <w:r w:rsidRPr="00D16450">
          <w:rPr>
            <w:rFonts w:cs="Arial"/>
          </w:rPr>
          <w:t xml:space="preserve">If </w:t>
        </w:r>
        <w:r w:rsidRPr="00D16450">
          <w:rPr>
            <w:rFonts w:cs="Arial"/>
            <w:i/>
          </w:rPr>
          <w:t>x</w:t>
        </w:r>
        <w:r w:rsidRPr="00D16450">
          <w:rPr>
            <w:rFonts w:cs="Arial"/>
          </w:rPr>
          <w:t xml:space="preserve"> is NaN, the result is NaN.</w:t>
        </w:r>
      </w:ins>
    </w:p>
    <w:p w14:paraId="68F243E5" w14:textId="77777777" w:rsidR="00640BCB" w:rsidRPr="00D16450" w:rsidRDefault="00640BCB" w:rsidP="00640BCB">
      <w:pPr>
        <w:numPr>
          <w:ilvl w:val="0"/>
          <w:numId w:val="243"/>
        </w:numPr>
        <w:ind w:left="1080"/>
        <w:contextualSpacing/>
        <w:rPr>
          <w:ins w:id="32212" w:author="Rev 7 Allen Wirfs-Brock" w:date="2012-05-02T17:09:00Z"/>
          <w:rFonts w:cs="Arial"/>
        </w:rPr>
      </w:pPr>
      <w:ins w:id="32213" w:author="Rev 7 Allen Wirfs-Brock" w:date="2012-05-02T17:09:00Z">
        <w:r w:rsidRPr="00D16450">
          <w:rPr>
            <w:rFonts w:cs="Arial"/>
          </w:rPr>
          <w:t xml:space="preserve">If </w:t>
        </w:r>
        <w:r w:rsidRPr="00D16450">
          <w:rPr>
            <w:rFonts w:cs="Arial"/>
            <w:i/>
          </w:rPr>
          <w:t>x</w:t>
        </w:r>
        <w:r w:rsidRPr="00D16450">
          <w:rPr>
            <w:rFonts w:cs="Arial"/>
          </w:rPr>
          <w:t xml:space="preserve"> is +0, the result is +0.</w:t>
        </w:r>
      </w:ins>
    </w:p>
    <w:p w14:paraId="3123A33A" w14:textId="77777777" w:rsidR="00640BCB" w:rsidRDefault="00640BCB" w:rsidP="00640BCB">
      <w:pPr>
        <w:numPr>
          <w:ilvl w:val="0"/>
          <w:numId w:val="243"/>
        </w:numPr>
        <w:ind w:left="1080"/>
        <w:contextualSpacing/>
        <w:rPr>
          <w:ins w:id="32214" w:author="Rev 7 Allen Wirfs-Brock" w:date="2012-05-02T17:09:00Z"/>
          <w:rFonts w:cs="Arial"/>
        </w:rPr>
      </w:pPr>
      <w:ins w:id="32215"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ins>
    </w:p>
    <w:p w14:paraId="3F39A549" w14:textId="77777777" w:rsidR="00640BCB" w:rsidRPr="00D16450" w:rsidRDefault="00640BCB" w:rsidP="00640BCB">
      <w:pPr>
        <w:numPr>
          <w:ilvl w:val="0"/>
          <w:numId w:val="243"/>
        </w:numPr>
        <w:ind w:left="1080"/>
        <w:contextualSpacing/>
        <w:rPr>
          <w:ins w:id="32216" w:author="Rev 7 Allen Wirfs-Brock" w:date="2012-05-02T17:09:00Z"/>
          <w:rFonts w:cs="Arial"/>
        </w:rPr>
      </w:pPr>
      <w:ins w:id="32217"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ins>
    </w:p>
    <w:p w14:paraId="2186CAB9" w14:textId="77777777" w:rsidR="00640BCB" w:rsidRPr="00D16450" w:rsidRDefault="00640BCB" w:rsidP="00640BCB">
      <w:pPr>
        <w:numPr>
          <w:ilvl w:val="0"/>
          <w:numId w:val="243"/>
        </w:numPr>
        <w:ind w:left="1080"/>
        <w:contextualSpacing/>
        <w:rPr>
          <w:ins w:id="32218" w:author="Rev 7 Allen Wirfs-Brock" w:date="2012-05-02T17:09:00Z"/>
          <w:rFonts w:cs="Arial"/>
        </w:rPr>
      </w:pPr>
      <w:ins w:id="32219" w:author="Rev 7 Allen Wirfs-Brock" w:date="2012-05-02T17:09:00Z">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ins>
    </w:p>
    <w:p w14:paraId="4B1BCF95" w14:textId="77777777" w:rsidR="004C02EF" w:rsidRPr="004D1BD1" w:rsidRDefault="004C02EF" w:rsidP="00B43482">
      <w:pPr>
        <w:pStyle w:val="20"/>
        <w:numPr>
          <w:ilvl w:val="0"/>
          <w:numId w:val="0"/>
        </w:numPr>
      </w:pPr>
      <w:bookmarkStart w:id="32220" w:name="_Toc336509634"/>
      <w:r w:rsidRPr="004D1BD1">
        <w:t>15.9</w:t>
      </w:r>
      <w:r w:rsidRPr="004D1BD1">
        <w:tab/>
        <w:t>Date Object</w:t>
      </w:r>
      <w:bookmarkEnd w:id="31966"/>
      <w:bookmarkEnd w:id="31967"/>
      <w:bookmarkEnd w:id="31968"/>
      <w:r w:rsidRPr="004D1BD1">
        <w:t>s</w:t>
      </w:r>
      <w:bookmarkStart w:id="32221" w:name="_Toc385672390"/>
      <w:bookmarkStart w:id="32222" w:name="_Toc393690506"/>
      <w:bookmarkEnd w:id="31970"/>
      <w:bookmarkEnd w:id="31971"/>
      <w:bookmarkEnd w:id="31972"/>
      <w:bookmarkEnd w:id="31973"/>
      <w:bookmarkEnd w:id="31974"/>
      <w:bookmarkEnd w:id="31975"/>
      <w:bookmarkEnd w:id="32220"/>
    </w:p>
    <w:p w14:paraId="04F75FB3" w14:textId="77777777" w:rsidR="004C02EF" w:rsidRPr="008B7F6F" w:rsidRDefault="004C02EF" w:rsidP="00B43482">
      <w:pPr>
        <w:pStyle w:val="30"/>
        <w:numPr>
          <w:ilvl w:val="0"/>
          <w:numId w:val="0"/>
        </w:numPr>
      </w:pPr>
      <w:bookmarkStart w:id="32223" w:name="_Toc472818948"/>
      <w:bookmarkStart w:id="32224" w:name="_Toc235503526"/>
      <w:bookmarkStart w:id="32225" w:name="_Toc241509301"/>
      <w:bookmarkStart w:id="32226" w:name="_Toc244416788"/>
      <w:bookmarkStart w:id="32227" w:name="_Toc276631152"/>
      <w:bookmarkStart w:id="32228" w:name="_Toc336509635"/>
      <w:r w:rsidRPr="008B7F6F">
        <w:t>15.9.1</w:t>
      </w:r>
      <w:r w:rsidRPr="008B7F6F">
        <w:tab/>
        <w:t>Overview of Date Object</w:t>
      </w:r>
      <w:bookmarkEnd w:id="32221"/>
      <w:r w:rsidRPr="008B7F6F">
        <w:t>s and Definitions of Abstract Operator</w:t>
      </w:r>
      <w:bookmarkEnd w:id="32222"/>
      <w:r w:rsidRPr="008B7F6F">
        <w:t>s</w:t>
      </w:r>
      <w:bookmarkEnd w:id="32223"/>
      <w:bookmarkEnd w:id="32224"/>
      <w:bookmarkEnd w:id="32225"/>
      <w:bookmarkEnd w:id="32226"/>
      <w:bookmarkEnd w:id="32227"/>
      <w:bookmarkEnd w:id="32228"/>
    </w:p>
    <w:p w14:paraId="211EFDF7" w14:textId="77777777" w:rsidR="004C02EF" w:rsidRPr="00A67AF2" w:rsidRDefault="004C02EF" w:rsidP="004C02EF">
      <w:r w:rsidRPr="006B6D0A">
        <w:t xml:space="preserve">The following functions are abstract operations that operate on time values (defined in 15.9.1.1). Note that, in every case, if any argument to one of these functions is </w:t>
      </w:r>
      <w:r w:rsidRPr="006B6D0A">
        <w:rPr>
          <w:b/>
        </w:rPr>
        <w:t>NaN</w:t>
      </w:r>
      <w:r w:rsidRPr="00E65A34">
        <w:t xml:space="preserve">, the result will be </w:t>
      </w:r>
      <w:r w:rsidRPr="00546435">
        <w:rPr>
          <w:b/>
        </w:rPr>
        <w:t>NaN</w:t>
      </w:r>
      <w:r w:rsidRPr="00A67AF2">
        <w:t>.</w:t>
      </w:r>
      <w:bookmarkStart w:id="32229" w:name="_Toc385672391"/>
      <w:bookmarkStart w:id="32230" w:name="_Toc393690507"/>
    </w:p>
    <w:p w14:paraId="3D01BF74" w14:textId="77777777" w:rsidR="004C02EF" w:rsidRPr="00A67AF2" w:rsidRDefault="004C02EF" w:rsidP="004C02EF">
      <w:pPr>
        <w:pStyle w:val="40"/>
        <w:numPr>
          <w:ilvl w:val="0"/>
          <w:numId w:val="0"/>
        </w:numPr>
      </w:pPr>
      <w:r w:rsidRPr="00A67AF2">
        <w:t>15.9.1.1</w:t>
      </w:r>
      <w:r w:rsidRPr="00A67AF2">
        <w:tab/>
        <w:t>Time Values and Time Rang</w:t>
      </w:r>
      <w:bookmarkEnd w:id="32229"/>
      <w:bookmarkEnd w:id="32230"/>
      <w:r w:rsidRPr="00A67AF2">
        <w:t>e</w:t>
      </w:r>
    </w:p>
    <w:p w14:paraId="071A8D00" w14:textId="77777777" w:rsidR="004C02EF" w:rsidRPr="00E77497" w:rsidRDefault="004C02EF" w:rsidP="004C02EF">
      <w:r w:rsidRPr="00A67AF2">
        <w:t>A Date object contains a Number indicating a particular instant in time to within a milli</w:t>
      </w:r>
      <w:r w:rsidRPr="00B820AB">
        <w:t xml:space="preserve">second. Such a Number is called a </w:t>
      </w:r>
      <w:r w:rsidRPr="00675B74">
        <w:rPr>
          <w:i/>
        </w:rPr>
        <w:t>time value</w:t>
      </w:r>
      <w:r w:rsidRPr="00E77497">
        <w:t xml:space="preserve">. A time value may also be </w:t>
      </w:r>
      <w:r w:rsidRPr="00E77497">
        <w:rPr>
          <w:b/>
        </w:rPr>
        <w:t>NaN</w:t>
      </w:r>
      <w:r w:rsidRPr="00E77497">
        <w:t>, indicating that the Date object does not represent a specific instant of time.</w:t>
      </w:r>
    </w:p>
    <w:p w14:paraId="209FF3E5" w14:textId="77777777" w:rsidR="004C02EF" w:rsidRPr="00E77497" w:rsidRDefault="004C02EF" w:rsidP="004C02EF">
      <w:r w:rsidRPr="00E77497">
        <w:t>Time is measured in ECMAScript in milliseconds since 01 January, 1970 UTC. In time values leap seconds are ignored. It is assumed that there are exactly 86,400,000 milliseconds per day. ECMAScript Number values can represent all integers from –9,007,199,254,740,992 to 9,007,199,254,740,992; this range suffices to measure times to millisecond precision for any instant that is within approximately 285,616 years, either forward or backward, from 01 January, 1970 UTC.</w:t>
      </w:r>
      <w:bookmarkStart w:id="32231" w:name="_Toc385672392"/>
    </w:p>
    <w:p w14:paraId="335C6931" w14:textId="77777777" w:rsidR="004C02EF" w:rsidRPr="00E77497" w:rsidRDefault="004C02EF" w:rsidP="004C02EF">
      <w:r w:rsidRPr="00E77497">
        <w:t>The actual range of times supported by ECMAScript Date objects is slightly smaller: exactly –100,000,000 days to 100,000,000 days measured relative to midnight at the beginning of 01 January, 1970 UTC. This gives a range of 8,640,000,000,000,000 milliseconds to either side of 01 January, 1970 UTC.</w:t>
      </w:r>
    </w:p>
    <w:p w14:paraId="7B3C3DD6" w14:textId="77777777" w:rsidR="004C02EF" w:rsidRPr="00E77497" w:rsidRDefault="004C02EF" w:rsidP="004C02EF">
      <w:r w:rsidRPr="00E77497">
        <w:t xml:space="preserve">The exact moment of midnight at the beginning of 01 January, 1970 UTC is represented by the value </w:t>
      </w:r>
      <w:r w:rsidRPr="00E77497">
        <w:rPr>
          <w:b/>
        </w:rPr>
        <w:t>+0</w:t>
      </w:r>
      <w:r w:rsidRPr="00E77497">
        <w:t>.</w:t>
      </w:r>
      <w:bookmarkStart w:id="32232" w:name="_Toc393690508"/>
    </w:p>
    <w:p w14:paraId="511D2E0E" w14:textId="77777777" w:rsidR="004C02EF" w:rsidRPr="00E77497" w:rsidRDefault="004C02EF" w:rsidP="004C02EF">
      <w:pPr>
        <w:pStyle w:val="40"/>
        <w:numPr>
          <w:ilvl w:val="0"/>
          <w:numId w:val="0"/>
        </w:numPr>
      </w:pPr>
      <w:r w:rsidRPr="00E77497">
        <w:t>15.9.1.2</w:t>
      </w:r>
      <w:r w:rsidRPr="00E77497">
        <w:tab/>
        <w:t>Day Number and Time within Da</w:t>
      </w:r>
      <w:bookmarkEnd w:id="32231"/>
      <w:bookmarkEnd w:id="32232"/>
      <w:r w:rsidRPr="00E77497">
        <w:t>y</w:t>
      </w:r>
    </w:p>
    <w:p w14:paraId="677CBDE7" w14:textId="77777777" w:rsidR="004C02EF" w:rsidRPr="00E77497" w:rsidRDefault="004C02EF" w:rsidP="004C02EF">
      <w:pPr>
        <w:spacing w:after="120"/>
      </w:pPr>
      <w:r w:rsidRPr="00E77497">
        <w:t xml:space="preserve">A given time value </w:t>
      </w:r>
      <w:r w:rsidRPr="00E77497">
        <w:rPr>
          <w:i/>
        </w:rPr>
        <w:t>t</w:t>
      </w:r>
      <w:r w:rsidRPr="00E77497">
        <w:t xml:space="preserve"> belongs to day number</w:t>
      </w:r>
    </w:p>
    <w:p w14:paraId="378E398F"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Day(</w:t>
      </w:r>
      <w:r w:rsidRPr="00E77497">
        <w:rPr>
          <w:i/>
        </w:rPr>
        <w:t>t</w:t>
      </w:r>
      <w:r w:rsidRPr="00E77497">
        <w:t>) = floor(</w:t>
      </w:r>
      <w:r w:rsidRPr="00E77497">
        <w:rPr>
          <w:i/>
        </w:rPr>
        <w:t>t</w:t>
      </w:r>
      <w:r w:rsidRPr="00E77497">
        <w:t xml:space="preserve"> / msPerDay)</w:t>
      </w:r>
    </w:p>
    <w:p w14:paraId="6642F957" w14:textId="77777777" w:rsidR="004C02EF" w:rsidRPr="00E77497" w:rsidRDefault="004C02EF" w:rsidP="004C02EF">
      <w:pPr>
        <w:spacing w:after="120"/>
      </w:pPr>
      <w:r w:rsidRPr="00E77497">
        <w:t>where the number of milliseconds per day is</w:t>
      </w:r>
    </w:p>
    <w:p w14:paraId="32646901"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msPerDay = 86400000</w:t>
      </w:r>
    </w:p>
    <w:p w14:paraId="511D2281" w14:textId="77777777" w:rsidR="004C02EF" w:rsidRPr="00E77497" w:rsidRDefault="004C02EF" w:rsidP="004C02EF">
      <w:pPr>
        <w:spacing w:after="120"/>
      </w:pPr>
      <w:r w:rsidRPr="00E77497">
        <w:t>The remainder is called the time within the day:</w:t>
      </w:r>
    </w:p>
    <w:p w14:paraId="65C19237"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TimeWithinDay(</w:t>
      </w:r>
      <w:r w:rsidRPr="00E77497">
        <w:rPr>
          <w:i/>
        </w:rPr>
        <w:t>t</w:t>
      </w:r>
      <w:r w:rsidRPr="00E77497">
        <w:t xml:space="preserve">) = </w:t>
      </w:r>
      <w:r w:rsidRPr="00E77497">
        <w:rPr>
          <w:i/>
        </w:rPr>
        <w:t xml:space="preserve">t </w:t>
      </w:r>
      <w:r w:rsidRPr="00E77497">
        <w:t>modulo msPerDay</w:t>
      </w:r>
    </w:p>
    <w:p w14:paraId="4E1342A3" w14:textId="77777777" w:rsidR="004C02EF" w:rsidRPr="00E77497" w:rsidRDefault="004C02EF" w:rsidP="004C02EF">
      <w:pPr>
        <w:pStyle w:val="40"/>
        <w:numPr>
          <w:ilvl w:val="0"/>
          <w:numId w:val="0"/>
        </w:numPr>
      </w:pPr>
      <w:bookmarkStart w:id="32233" w:name="_Toc385672393"/>
      <w:bookmarkStart w:id="32234" w:name="_Toc393690509"/>
      <w:r w:rsidRPr="00E77497">
        <w:t>15.9.1.3</w:t>
      </w:r>
      <w:r w:rsidRPr="00E77497">
        <w:tab/>
        <w:t>Year Numbe</w:t>
      </w:r>
      <w:bookmarkEnd w:id="32233"/>
      <w:bookmarkEnd w:id="32234"/>
      <w:r w:rsidRPr="00E77497">
        <w:t>r</w:t>
      </w:r>
    </w:p>
    <w:p w14:paraId="53F04E51" w14:textId="77777777" w:rsidR="004C02EF" w:rsidRPr="00E77497" w:rsidRDefault="004C02EF" w:rsidP="004C02EF">
      <w:pPr>
        <w:spacing w:after="120"/>
      </w:pPr>
      <w:r w:rsidRPr="00E77497">
        <w:t xml:space="preserve">ECMAScript uses an extrapolated Gregorian system to map a day number to a year number and to determine the month and date within that year. In this system, leap years are precisely those which are (divisible by </w:t>
      </w:r>
      <w:r w:rsidRPr="00E77497">
        <w:rPr>
          <w:rFonts w:ascii="Times New Roman" w:hAnsi="Times New Roman"/>
        </w:rPr>
        <w:t>4</w:t>
      </w:r>
      <w:r w:rsidRPr="00E77497">
        <w:t xml:space="preserve">) and ((not divisible by </w:t>
      </w:r>
      <w:r w:rsidRPr="00E77497">
        <w:rPr>
          <w:rFonts w:ascii="Times New Roman" w:hAnsi="Times New Roman"/>
        </w:rPr>
        <w:t>100</w:t>
      </w:r>
      <w:r w:rsidRPr="00E77497">
        <w:t xml:space="preserve">) or (divisible by </w:t>
      </w:r>
      <w:r w:rsidRPr="00E77497">
        <w:rPr>
          <w:rFonts w:ascii="Times New Roman" w:hAnsi="Times New Roman"/>
        </w:rPr>
        <w:t>400</w:t>
      </w:r>
      <w:r w:rsidRPr="00E77497">
        <w:t xml:space="preserve">)). The number of days in year number </w:t>
      </w:r>
      <w:r w:rsidRPr="00E77497">
        <w:rPr>
          <w:rFonts w:ascii="Times New Roman" w:hAnsi="Times New Roman"/>
          <w:i/>
        </w:rPr>
        <w:t>y</w:t>
      </w:r>
      <w:r w:rsidRPr="00E77497">
        <w:t xml:space="preserve"> is therefore defined by</w:t>
      </w:r>
    </w:p>
    <w:p w14:paraId="44F950DE" w14:textId="77777777" w:rsidR="004C02EF" w:rsidRPr="00E77497" w:rsidRDefault="004C02EF" w:rsidP="004C02EF">
      <w:pPr>
        <w:pStyle w:val="MathDefinition4"/>
        <w:spacing w:before="0" w:after="220"/>
        <w:ind w:left="2970" w:hanging="1530"/>
        <w:jc w:val="left"/>
      </w:pPr>
      <w:r w:rsidRPr="00E77497">
        <w:t>DaysInYear(</w:t>
      </w:r>
      <w:r w:rsidRPr="00E77497">
        <w:rPr>
          <w:i/>
        </w:rPr>
        <w:t>y</w:t>
      </w:r>
      <w:r w:rsidRPr="00E77497">
        <w:t xml:space="preserve">) </w:t>
      </w:r>
      <w:r w:rsidRPr="00E77497">
        <w:tab/>
        <w:t>= 365  if (</w:t>
      </w:r>
      <w:r w:rsidRPr="00E77497">
        <w:rPr>
          <w:i/>
        </w:rPr>
        <w:t>y</w:t>
      </w:r>
      <w:r w:rsidRPr="00E77497">
        <w:t xml:space="preserve"> modulo 4) </w:t>
      </w:r>
      <w:r w:rsidRPr="00E77497">
        <w:sym w:font="Symbol" w:char="F0B9"/>
      </w:r>
      <w:r w:rsidRPr="00E77497">
        <w:t xml:space="preserve"> 0</w:t>
      </w:r>
      <w:r w:rsidRPr="00E77497">
        <w:br/>
        <w:t>= 366  if (</w:t>
      </w:r>
      <w:r w:rsidRPr="00E77497">
        <w:rPr>
          <w:i/>
        </w:rPr>
        <w:t>y</w:t>
      </w:r>
      <w:r w:rsidRPr="00E77497">
        <w:t xml:space="preserve"> modulo 4) = 0 and (y modulo 100) </w:t>
      </w:r>
      <w:r w:rsidRPr="00E77497">
        <w:sym w:font="Symbol" w:char="F0B9"/>
      </w:r>
      <w:r w:rsidRPr="00E77497">
        <w:t xml:space="preserve"> 0</w:t>
      </w:r>
      <w:r w:rsidRPr="00E77497">
        <w:br/>
        <w:t>= 365  if (</w:t>
      </w:r>
      <w:r w:rsidRPr="00E77497">
        <w:rPr>
          <w:i/>
        </w:rPr>
        <w:t>y</w:t>
      </w:r>
      <w:r w:rsidRPr="00E77497">
        <w:t xml:space="preserve"> modulo 100) = 0 and (y modulo 400) </w:t>
      </w:r>
      <w:r w:rsidRPr="00E77497">
        <w:sym w:font="Symbol" w:char="F0B9"/>
      </w:r>
      <w:r w:rsidRPr="00E77497">
        <w:t xml:space="preserve"> 0</w:t>
      </w:r>
      <w:r w:rsidRPr="00E77497">
        <w:br/>
        <w:t>= 366  if (</w:t>
      </w:r>
      <w:r w:rsidRPr="00E77497">
        <w:rPr>
          <w:i/>
        </w:rPr>
        <w:t>y</w:t>
      </w:r>
      <w:r w:rsidRPr="00E77497">
        <w:t xml:space="preserve"> modulo 400) = 0</w:t>
      </w:r>
    </w:p>
    <w:p w14:paraId="2BA02D84" w14:textId="77777777" w:rsidR="004C02EF" w:rsidRPr="00E77497" w:rsidRDefault="004C02EF" w:rsidP="004C02EF">
      <w:pPr>
        <w:spacing w:after="120"/>
      </w:pPr>
      <w:r w:rsidRPr="00E77497">
        <w:t xml:space="preserve">All non-leap years have </w:t>
      </w:r>
      <w:r w:rsidRPr="00E77497">
        <w:rPr>
          <w:rFonts w:ascii="Times New Roman" w:hAnsi="Times New Roman"/>
        </w:rPr>
        <w:t>365</w:t>
      </w:r>
      <w:r w:rsidRPr="00E77497">
        <w:t xml:space="preserve"> days with the usual number of days per month and leap years have an extra day in February. The day number of the first day of year </w:t>
      </w:r>
      <w:r w:rsidRPr="00E77497">
        <w:rPr>
          <w:rFonts w:ascii="Times New Roman" w:hAnsi="Times New Roman"/>
          <w:i/>
        </w:rPr>
        <w:t>y</w:t>
      </w:r>
      <w:r w:rsidRPr="00E77497">
        <w:t xml:space="preserve"> is given by:</w:t>
      </w:r>
    </w:p>
    <w:p w14:paraId="3AFEE4C4"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DayFromYear(</w:t>
      </w:r>
      <w:r w:rsidRPr="00E77497">
        <w:rPr>
          <w:i/>
        </w:rPr>
        <w:t>y</w:t>
      </w:r>
      <w:r w:rsidRPr="00E77497">
        <w:t>)</w:t>
      </w:r>
      <w:r w:rsidRPr="00E77497">
        <w:tab/>
        <w:t xml:space="preserve">= 365 </w:t>
      </w:r>
      <w:r w:rsidRPr="00E77497">
        <w:sym w:font="Symbol" w:char="F0B4"/>
      </w:r>
      <w:r w:rsidRPr="00E77497">
        <w:t xml:space="preserve"> (</w:t>
      </w:r>
      <w:r w:rsidRPr="00E77497">
        <w:rPr>
          <w:i/>
        </w:rPr>
        <w:t>y</w:t>
      </w:r>
      <w:r w:rsidRPr="00E77497">
        <w:sym w:font="Symbol" w:char="F02D"/>
      </w:r>
      <w:r w:rsidRPr="00E77497">
        <w:t>1970) + floor((</w:t>
      </w:r>
      <w:r w:rsidRPr="00E77497">
        <w:rPr>
          <w:i/>
        </w:rPr>
        <w:t>y</w:t>
      </w:r>
      <w:r w:rsidRPr="00E77497">
        <w:sym w:font="Symbol" w:char="F02D"/>
      </w:r>
      <w:r w:rsidRPr="00E77497">
        <w:t xml:space="preserve">1969)/4) </w:t>
      </w:r>
      <w:r w:rsidRPr="00E77497">
        <w:sym w:font="Symbol" w:char="F02D"/>
      </w:r>
      <w:r w:rsidRPr="00E77497">
        <w:t xml:space="preserve"> floor((</w:t>
      </w:r>
      <w:r w:rsidRPr="00E77497">
        <w:rPr>
          <w:i/>
        </w:rPr>
        <w:t>y</w:t>
      </w:r>
      <w:r w:rsidRPr="00E77497">
        <w:sym w:font="Symbol" w:char="F02D"/>
      </w:r>
      <w:r w:rsidRPr="00E77497">
        <w:t>1901)/100) + floor((</w:t>
      </w:r>
      <w:r w:rsidRPr="00E77497">
        <w:rPr>
          <w:i/>
        </w:rPr>
        <w:t>y</w:t>
      </w:r>
      <w:r w:rsidRPr="00E77497">
        <w:sym w:font="Symbol" w:char="F02D"/>
      </w:r>
      <w:r w:rsidRPr="00E77497">
        <w:t>1601)/400)</w:t>
      </w:r>
    </w:p>
    <w:p w14:paraId="5F9AF570" w14:textId="77777777" w:rsidR="004C02EF" w:rsidRPr="00E77497" w:rsidRDefault="004C02EF" w:rsidP="004C02EF">
      <w:pPr>
        <w:spacing w:after="120"/>
      </w:pPr>
      <w:r w:rsidRPr="00E77497">
        <w:t>The time value of the start of a year is:</w:t>
      </w:r>
    </w:p>
    <w:p w14:paraId="56C6B968"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TimeFromYear(</w:t>
      </w:r>
      <w:r w:rsidRPr="00E77497">
        <w:rPr>
          <w:i/>
        </w:rPr>
        <w:t>y</w:t>
      </w:r>
      <w:r w:rsidRPr="00E77497">
        <w:t>)</w:t>
      </w:r>
      <w:r w:rsidRPr="00E77497">
        <w:tab/>
        <w:t xml:space="preserve">= msPerDay </w:t>
      </w:r>
      <w:r w:rsidRPr="00E77497">
        <w:sym w:font="Symbol" w:char="F0B4"/>
      </w:r>
      <w:r w:rsidRPr="00E77497">
        <w:t xml:space="preserve"> DayFromYear(</w:t>
      </w:r>
      <w:r w:rsidRPr="00E77497">
        <w:rPr>
          <w:i/>
        </w:rPr>
        <w:t>y</w:t>
      </w:r>
      <w:r w:rsidRPr="00E77497">
        <w:t>)</w:t>
      </w:r>
    </w:p>
    <w:p w14:paraId="20C39DF4" w14:textId="77777777" w:rsidR="004C02EF" w:rsidRPr="00E77497" w:rsidRDefault="004C02EF" w:rsidP="004C02EF">
      <w:pPr>
        <w:spacing w:after="120"/>
      </w:pPr>
      <w:r w:rsidRPr="00E77497">
        <w:t>A time value determines a year by:</w:t>
      </w:r>
    </w:p>
    <w:p w14:paraId="0B8F64F2"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YearFromTime(</w:t>
      </w:r>
      <w:r w:rsidRPr="00E77497">
        <w:rPr>
          <w:i/>
        </w:rPr>
        <w:t>t</w:t>
      </w:r>
      <w:r w:rsidRPr="00E77497">
        <w:t>)</w:t>
      </w:r>
      <w:r w:rsidRPr="00E77497">
        <w:tab/>
        <w:t xml:space="preserve">=  the largest integer </w:t>
      </w:r>
      <w:r w:rsidRPr="00E77497">
        <w:rPr>
          <w:i/>
        </w:rPr>
        <w:t>y</w:t>
      </w:r>
      <w:r w:rsidRPr="00E77497">
        <w:t xml:space="preserve"> (closest to positive infinity) such that TimeFromYear(</w:t>
      </w:r>
      <w:r w:rsidRPr="00E77497">
        <w:rPr>
          <w:i/>
        </w:rPr>
        <w:t>y</w:t>
      </w:r>
      <w:r w:rsidRPr="00E77497">
        <w:t xml:space="preserve">) </w:t>
      </w:r>
      <w:r w:rsidRPr="00E77497">
        <w:sym w:font="Symbol" w:char="F0A3"/>
      </w:r>
      <w:r w:rsidRPr="00E77497">
        <w:t xml:space="preserve"> </w:t>
      </w:r>
      <w:r w:rsidRPr="00E77497">
        <w:rPr>
          <w:i/>
        </w:rPr>
        <w:t>t</w:t>
      </w:r>
    </w:p>
    <w:p w14:paraId="17206073" w14:textId="77777777" w:rsidR="004C02EF" w:rsidRPr="00E77497" w:rsidRDefault="004C02EF" w:rsidP="004C02EF">
      <w:pPr>
        <w:spacing w:after="120"/>
      </w:pPr>
      <w:r w:rsidRPr="00E77497">
        <w:t>The leap-year function is 1 for a time within a leap year and otherwise is zero:</w:t>
      </w:r>
    </w:p>
    <w:p w14:paraId="5020C8A9" w14:textId="77777777" w:rsidR="004C02EF" w:rsidRPr="00E77497" w:rsidRDefault="004C02EF" w:rsidP="004C02EF">
      <w:pPr>
        <w:pStyle w:val="MathDefinition4"/>
        <w:spacing w:before="0" w:after="220"/>
        <w:ind w:left="2970" w:hanging="1530"/>
        <w:jc w:val="left"/>
      </w:pPr>
      <w:r w:rsidRPr="00E77497">
        <w:t>InLeapYear(</w:t>
      </w:r>
      <w:r w:rsidRPr="00E77497">
        <w:rPr>
          <w:i/>
        </w:rPr>
        <w:t>t</w:t>
      </w:r>
      <w:r w:rsidRPr="00E77497">
        <w:t>)</w:t>
      </w:r>
      <w:r w:rsidRPr="00E77497">
        <w:tab/>
        <w:t>= 0  if DaysInYear(YearFromTime(</w:t>
      </w:r>
      <w:r w:rsidRPr="00E77497">
        <w:rPr>
          <w:i/>
        </w:rPr>
        <w:t>t</w:t>
      </w:r>
      <w:r w:rsidRPr="00E77497">
        <w:t>)) = 365</w:t>
      </w:r>
      <w:r w:rsidRPr="00E77497">
        <w:br/>
        <w:t>= 1  if DaysInYear(YearFromTime</w:t>
      </w:r>
      <w:r w:rsidRPr="00E77497">
        <w:rPr>
          <w:i/>
        </w:rPr>
        <w:t>(t</w:t>
      </w:r>
      <w:r w:rsidRPr="00E77497">
        <w:t>)) = 366</w:t>
      </w:r>
    </w:p>
    <w:p w14:paraId="14BECDAB" w14:textId="77777777" w:rsidR="004C02EF" w:rsidRPr="00E77497" w:rsidRDefault="004C02EF" w:rsidP="004C02EF">
      <w:pPr>
        <w:pStyle w:val="40"/>
        <w:numPr>
          <w:ilvl w:val="0"/>
          <w:numId w:val="0"/>
        </w:numPr>
      </w:pPr>
      <w:bookmarkStart w:id="32235" w:name="_Toc385672394"/>
      <w:bookmarkStart w:id="32236" w:name="_Toc393690510"/>
      <w:r w:rsidRPr="00E77497">
        <w:t>15.9.1.4</w:t>
      </w:r>
      <w:r w:rsidRPr="00E77497">
        <w:tab/>
        <w:t>Month Numbe</w:t>
      </w:r>
      <w:bookmarkEnd w:id="32235"/>
      <w:bookmarkEnd w:id="32236"/>
      <w:r w:rsidRPr="00E77497">
        <w:t>r</w:t>
      </w:r>
    </w:p>
    <w:p w14:paraId="76E4DD87" w14:textId="77777777" w:rsidR="004C02EF" w:rsidRPr="00E77497" w:rsidRDefault="004C02EF" w:rsidP="004C02EF">
      <w:pPr>
        <w:spacing w:after="120"/>
      </w:pPr>
      <w:r w:rsidRPr="00E77497">
        <w:t xml:space="preserve">Months are identified by an integer in the range </w:t>
      </w:r>
      <w:r w:rsidRPr="00E77497">
        <w:rPr>
          <w:rFonts w:ascii="Times New Roman" w:hAnsi="Times New Roman"/>
        </w:rPr>
        <w:t>0</w:t>
      </w:r>
      <w:r w:rsidRPr="00E77497">
        <w:t xml:space="preserve"> to </w:t>
      </w:r>
      <w:r w:rsidRPr="00E77497">
        <w:rPr>
          <w:rFonts w:ascii="Times New Roman" w:hAnsi="Times New Roman"/>
        </w:rPr>
        <w:t>11</w:t>
      </w:r>
      <w:r w:rsidRPr="00E77497">
        <w:t>, inclusive. The mapping MonthFromTime(</w:t>
      </w:r>
      <w:r w:rsidRPr="00E77497">
        <w:rPr>
          <w:i/>
        </w:rPr>
        <w:t>t</w:t>
      </w:r>
      <w:r w:rsidRPr="00E77497">
        <w:t xml:space="preserve">) from a time value </w:t>
      </w:r>
      <w:r w:rsidRPr="00E77497">
        <w:rPr>
          <w:i/>
        </w:rPr>
        <w:t>t</w:t>
      </w:r>
      <w:r w:rsidRPr="00E77497">
        <w:t xml:space="preserve"> to a month number is defined by:</w:t>
      </w:r>
    </w:p>
    <w:p w14:paraId="45137E07" w14:textId="77777777" w:rsidR="004C02EF" w:rsidRPr="00E77497" w:rsidRDefault="004C02EF" w:rsidP="004C02EF">
      <w:pPr>
        <w:pStyle w:val="MathDefinition4"/>
        <w:tabs>
          <w:tab w:val="clear" w:pos="3240"/>
          <w:tab w:val="clear" w:pos="5040"/>
          <w:tab w:val="clear" w:pos="5112"/>
          <w:tab w:val="left" w:pos="2880"/>
          <w:tab w:val="left" w:pos="3510"/>
          <w:tab w:val="left" w:pos="3960"/>
          <w:tab w:val="left" w:pos="5850"/>
        </w:tabs>
        <w:spacing w:before="0"/>
        <w:ind w:left="1138"/>
        <w:jc w:val="left"/>
      </w:pPr>
      <w:r w:rsidRPr="00E77497">
        <w:tab/>
        <w:t>MonthFromTime(</w:t>
      </w:r>
      <w:r w:rsidRPr="00E77497">
        <w:rPr>
          <w:i/>
        </w:rPr>
        <w:t>t</w:t>
      </w:r>
      <w:r w:rsidRPr="00E77497">
        <w:t>)</w:t>
      </w:r>
      <w:r w:rsidRPr="00E77497">
        <w:tab/>
        <w:t>= 0</w:t>
      </w:r>
      <w:r w:rsidRPr="00E77497">
        <w:tab/>
        <w:t>if</w:t>
      </w:r>
      <w:r w:rsidRPr="00E77497">
        <w:tab/>
        <w:t>0</w:t>
      </w:r>
      <w:r w:rsidRPr="00E77497">
        <w:tab/>
      </w:r>
      <w:r w:rsidRPr="00E77497">
        <w:sym w:font="Symbol" w:char="F0A3"/>
      </w:r>
      <w:r w:rsidRPr="00E77497">
        <w:t xml:space="preserve"> DayWithinYear(</w:t>
      </w:r>
      <w:r w:rsidRPr="00E77497">
        <w:rPr>
          <w:i/>
        </w:rPr>
        <w:t>t</w:t>
      </w:r>
      <w:r w:rsidRPr="00E77497">
        <w:t>) &lt; 31</w:t>
      </w:r>
      <w:r w:rsidRPr="00E77497">
        <w:br/>
      </w:r>
      <w:r w:rsidRPr="00E77497">
        <w:tab/>
      </w:r>
      <w:r w:rsidRPr="00E77497">
        <w:tab/>
      </w:r>
      <w:r w:rsidRPr="00E77497">
        <w:tab/>
        <w:t>= 1</w:t>
      </w:r>
      <w:r w:rsidRPr="00E77497">
        <w:tab/>
        <w:t>if</w:t>
      </w:r>
      <w:r w:rsidRPr="00E77497">
        <w:tab/>
        <w:t>31</w:t>
      </w:r>
      <w:r w:rsidRPr="00E77497">
        <w:tab/>
      </w:r>
      <w:r w:rsidRPr="00E77497">
        <w:sym w:font="Symbol" w:char="F0A3"/>
      </w:r>
      <w:r w:rsidRPr="00E77497">
        <w:t xml:space="preserve"> DayWithinYear (</w:t>
      </w:r>
      <w:r w:rsidRPr="00E77497">
        <w:rPr>
          <w:i/>
        </w:rPr>
        <w:t>t</w:t>
      </w:r>
      <w:r w:rsidRPr="00E77497">
        <w:t>) &lt; 59+InLeapYear(</w:t>
      </w:r>
      <w:r w:rsidRPr="00E77497">
        <w:rPr>
          <w:i/>
        </w:rPr>
        <w:t>t</w:t>
      </w:r>
      <w:r w:rsidRPr="00E77497">
        <w:t>)</w:t>
      </w:r>
      <w:r w:rsidRPr="00E77497">
        <w:br/>
      </w:r>
      <w:r w:rsidRPr="00E77497">
        <w:tab/>
      </w:r>
      <w:r w:rsidRPr="00E77497">
        <w:tab/>
      </w:r>
      <w:r w:rsidRPr="00E77497">
        <w:tab/>
        <w:t>= 2</w:t>
      </w:r>
      <w:r w:rsidRPr="00E77497">
        <w:tab/>
        <w:t>if</w:t>
      </w:r>
      <w:r w:rsidRPr="00E77497">
        <w:tab/>
        <w:t>59+InLeapYear(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90+InLeapYear(</w:t>
      </w:r>
      <w:r w:rsidRPr="00E77497">
        <w:rPr>
          <w:i/>
        </w:rPr>
        <w:t>t</w:t>
      </w:r>
      <w:r w:rsidRPr="00E77497">
        <w:t>)</w:t>
      </w:r>
      <w:r w:rsidRPr="00E77497">
        <w:br/>
      </w:r>
      <w:r w:rsidRPr="00E77497">
        <w:tab/>
      </w:r>
      <w:r w:rsidRPr="00E77497">
        <w:tab/>
      </w:r>
      <w:r w:rsidRPr="00E77497">
        <w:tab/>
        <w:t>= 3</w:t>
      </w:r>
      <w:r w:rsidRPr="00E77497">
        <w:tab/>
        <w:t>if</w:t>
      </w:r>
      <w:r w:rsidRPr="00E77497">
        <w:tab/>
        <w:t>90+InLeapYear(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120+InLeapYear(</w:t>
      </w:r>
      <w:r w:rsidRPr="00E77497">
        <w:rPr>
          <w:i/>
        </w:rPr>
        <w:t>t</w:t>
      </w:r>
      <w:r w:rsidRPr="00E77497">
        <w:t>)</w:t>
      </w:r>
      <w:r w:rsidRPr="00E77497">
        <w:br/>
      </w:r>
      <w:r w:rsidRPr="00E77497">
        <w:tab/>
      </w:r>
      <w:r w:rsidRPr="00E77497">
        <w:tab/>
      </w:r>
      <w:r w:rsidRPr="00E77497">
        <w:tab/>
        <w:t>= 4</w:t>
      </w:r>
      <w:r w:rsidRPr="00E77497">
        <w:tab/>
        <w:t>if</w:t>
      </w:r>
      <w:r w:rsidRPr="00E77497">
        <w:tab/>
        <w:t>120+InLeapYear(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151+InLeapYear(</w:t>
      </w:r>
      <w:r w:rsidRPr="00E77497">
        <w:rPr>
          <w:i/>
        </w:rPr>
        <w:t>t</w:t>
      </w:r>
      <w:r w:rsidRPr="00E77497">
        <w:t>)</w:t>
      </w:r>
      <w:r w:rsidRPr="00E77497">
        <w:br/>
      </w:r>
      <w:r w:rsidRPr="00E77497">
        <w:tab/>
      </w:r>
      <w:r w:rsidRPr="00E77497">
        <w:tab/>
      </w:r>
      <w:r w:rsidRPr="00E77497">
        <w:tab/>
        <w:t>= 5</w:t>
      </w:r>
      <w:r w:rsidRPr="00E77497">
        <w:tab/>
        <w:t>if</w:t>
      </w:r>
      <w:r w:rsidRPr="00E77497">
        <w:tab/>
        <w:t>151+InLeapYear(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181+InLeapYear(</w:t>
      </w:r>
      <w:r w:rsidRPr="00E77497">
        <w:rPr>
          <w:i/>
        </w:rPr>
        <w:t>t</w:t>
      </w:r>
      <w:r w:rsidRPr="00E77497">
        <w:t>)</w:t>
      </w:r>
      <w:r w:rsidRPr="00E77497">
        <w:br/>
      </w:r>
      <w:r w:rsidRPr="00E77497">
        <w:tab/>
      </w:r>
      <w:r w:rsidRPr="00E77497">
        <w:tab/>
      </w:r>
      <w:r w:rsidRPr="00E77497">
        <w:tab/>
        <w:t>= 6</w:t>
      </w:r>
      <w:r w:rsidRPr="00E77497">
        <w:tab/>
        <w:t>if</w:t>
      </w:r>
      <w:r w:rsidRPr="00E77497">
        <w:tab/>
        <w:t>181+InLeapYear(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212+InLeapYear(</w:t>
      </w:r>
      <w:r w:rsidRPr="00E77497">
        <w:rPr>
          <w:i/>
        </w:rPr>
        <w:t>t</w:t>
      </w:r>
      <w:r w:rsidRPr="00E77497">
        <w:t>)</w:t>
      </w:r>
      <w:r w:rsidRPr="00E77497">
        <w:br/>
      </w:r>
      <w:r w:rsidRPr="00E77497">
        <w:tab/>
      </w:r>
      <w:r w:rsidRPr="00E77497">
        <w:tab/>
      </w:r>
      <w:r w:rsidRPr="00E77497">
        <w:tab/>
        <w:t>= 7</w:t>
      </w:r>
      <w:r w:rsidRPr="00E77497">
        <w:tab/>
        <w:t>if</w:t>
      </w:r>
      <w:r w:rsidRPr="00E77497">
        <w:tab/>
        <w:t>212+InLeapYear(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243+InLeapYear(</w:t>
      </w:r>
      <w:r w:rsidRPr="00E77497">
        <w:rPr>
          <w:i/>
        </w:rPr>
        <w:t>t</w:t>
      </w:r>
      <w:r w:rsidRPr="00E77497">
        <w:t>)</w:t>
      </w:r>
      <w:r w:rsidRPr="00E77497">
        <w:br/>
      </w:r>
      <w:r w:rsidRPr="00E77497">
        <w:tab/>
      </w:r>
      <w:r w:rsidRPr="00E77497">
        <w:tab/>
      </w:r>
      <w:r w:rsidRPr="00E77497">
        <w:tab/>
        <w:t>= 8</w:t>
      </w:r>
      <w:r w:rsidRPr="00E77497">
        <w:tab/>
        <w:t>if</w:t>
      </w:r>
      <w:r w:rsidRPr="00E77497">
        <w:tab/>
        <w:t>243+InLeapYear(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273+InLeapYear(</w:t>
      </w:r>
      <w:r w:rsidRPr="00E77497">
        <w:rPr>
          <w:i/>
        </w:rPr>
        <w:t>t</w:t>
      </w:r>
      <w:r w:rsidRPr="00E77497">
        <w:t>)</w:t>
      </w:r>
      <w:r w:rsidRPr="00E77497">
        <w:br/>
      </w:r>
      <w:r w:rsidRPr="00E77497">
        <w:tab/>
      </w:r>
      <w:r w:rsidRPr="00E77497">
        <w:tab/>
      </w:r>
      <w:r w:rsidRPr="00E77497">
        <w:tab/>
        <w:t>= 9</w:t>
      </w:r>
      <w:r w:rsidRPr="00E77497">
        <w:tab/>
        <w:t>if</w:t>
      </w:r>
      <w:r w:rsidRPr="00E77497">
        <w:tab/>
        <w:t>273+InLeapYear(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304+InLeapYear(</w:t>
      </w:r>
      <w:r w:rsidRPr="00E77497">
        <w:rPr>
          <w:i/>
        </w:rPr>
        <w:t>t</w:t>
      </w:r>
      <w:r w:rsidRPr="00E77497">
        <w:t>)</w:t>
      </w:r>
      <w:r w:rsidRPr="00E77497">
        <w:br/>
      </w:r>
      <w:r w:rsidRPr="00E77497">
        <w:tab/>
      </w:r>
      <w:r w:rsidRPr="00E77497">
        <w:tab/>
      </w:r>
      <w:r w:rsidRPr="00E77497">
        <w:tab/>
        <w:t>= 10</w:t>
      </w:r>
      <w:r w:rsidRPr="00E77497">
        <w:tab/>
        <w:t>if</w:t>
      </w:r>
      <w:r w:rsidRPr="00E77497">
        <w:tab/>
        <w:t>304+InLeapYear(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334+InLeapYear(</w:t>
      </w:r>
      <w:r w:rsidRPr="00E77497">
        <w:rPr>
          <w:i/>
        </w:rPr>
        <w:t>t</w:t>
      </w:r>
      <w:r w:rsidRPr="00E77497">
        <w:t>)</w:t>
      </w:r>
      <w:r w:rsidRPr="00E77497">
        <w:br/>
      </w:r>
      <w:r w:rsidRPr="00E77497">
        <w:tab/>
      </w:r>
      <w:r w:rsidRPr="00E77497">
        <w:tab/>
      </w:r>
      <w:r w:rsidRPr="00E77497">
        <w:tab/>
        <w:t>= 11</w:t>
      </w:r>
      <w:r w:rsidRPr="00E77497">
        <w:tab/>
        <w:t>if</w:t>
      </w:r>
      <w:r w:rsidRPr="00E77497">
        <w:tab/>
        <w:t>334+InLeapYear(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365+InLeapYear(</w:t>
      </w:r>
      <w:r w:rsidRPr="00E77497">
        <w:rPr>
          <w:i/>
        </w:rPr>
        <w:t>t</w:t>
      </w:r>
      <w:r w:rsidRPr="00E77497">
        <w:t>)</w:t>
      </w:r>
    </w:p>
    <w:p w14:paraId="17D6A14C" w14:textId="77777777" w:rsidR="004C02EF" w:rsidRPr="00E77497" w:rsidRDefault="004C02EF" w:rsidP="004C02EF">
      <w:pPr>
        <w:spacing w:after="60"/>
      </w:pPr>
      <w:r w:rsidRPr="00E77497">
        <w:t>where</w:t>
      </w:r>
    </w:p>
    <w:p w14:paraId="1FF6906A"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DayWithinYear(</w:t>
      </w:r>
      <w:r w:rsidRPr="00E77497">
        <w:rPr>
          <w:i/>
        </w:rPr>
        <w:t>t</w:t>
      </w:r>
      <w:r w:rsidRPr="00E77497">
        <w:t>)</w:t>
      </w:r>
      <w:r w:rsidRPr="00E77497">
        <w:tab/>
        <w:t>= Day(</w:t>
      </w:r>
      <w:r w:rsidRPr="00E77497">
        <w:rPr>
          <w:i/>
        </w:rPr>
        <w:t>t</w:t>
      </w:r>
      <w:r w:rsidRPr="00E77497">
        <w:t>)</w:t>
      </w:r>
      <w:r w:rsidRPr="00E77497">
        <w:sym w:font="Symbol" w:char="F02D"/>
      </w:r>
      <w:r w:rsidRPr="00E77497">
        <w:t>DayFromYear(YearFromTime(</w:t>
      </w:r>
      <w:r w:rsidRPr="00E77497">
        <w:rPr>
          <w:i/>
        </w:rPr>
        <w:t>t)</w:t>
      </w:r>
      <w:r w:rsidRPr="00E77497">
        <w:t>)</w:t>
      </w:r>
    </w:p>
    <w:p w14:paraId="510F0800" w14:textId="77777777" w:rsidR="004C02EF" w:rsidRPr="00E77497" w:rsidRDefault="004C02EF" w:rsidP="004C02EF">
      <w:bookmarkStart w:id="32237" w:name="_Toc385672395"/>
      <w:r w:rsidRPr="00E77497">
        <w:t xml:space="preserve">A month value of </w:t>
      </w:r>
      <w:r w:rsidRPr="00E77497">
        <w:rPr>
          <w:rFonts w:ascii="Times New Roman" w:hAnsi="Times New Roman"/>
        </w:rPr>
        <w:t>0</w:t>
      </w:r>
      <w:r w:rsidRPr="00E77497">
        <w:t xml:space="preserve"> specifies January; </w:t>
      </w:r>
      <w:r w:rsidRPr="00E77497">
        <w:rPr>
          <w:rFonts w:ascii="Times New Roman" w:hAnsi="Times New Roman"/>
        </w:rPr>
        <w:t>1</w:t>
      </w:r>
      <w:r w:rsidRPr="00E77497">
        <w:t xml:space="preserve"> specifies February; </w:t>
      </w:r>
      <w:r w:rsidRPr="00E77497">
        <w:rPr>
          <w:rFonts w:ascii="Times New Roman" w:hAnsi="Times New Roman"/>
        </w:rPr>
        <w:t>2</w:t>
      </w:r>
      <w:r w:rsidRPr="00E77497">
        <w:t xml:space="preserve"> specifies March; </w:t>
      </w:r>
      <w:r w:rsidRPr="00E77497">
        <w:rPr>
          <w:rFonts w:ascii="Times New Roman" w:hAnsi="Times New Roman"/>
        </w:rPr>
        <w:t>3</w:t>
      </w:r>
      <w:r w:rsidRPr="00E77497">
        <w:t xml:space="preserve"> specifies April; </w:t>
      </w:r>
      <w:r w:rsidRPr="00E77497">
        <w:rPr>
          <w:rFonts w:ascii="Times New Roman" w:hAnsi="Times New Roman"/>
        </w:rPr>
        <w:t>4</w:t>
      </w:r>
      <w:r w:rsidRPr="00E77497">
        <w:t xml:space="preserve"> specifies May; </w:t>
      </w:r>
      <w:r w:rsidRPr="00E77497">
        <w:rPr>
          <w:rFonts w:ascii="Times New Roman" w:hAnsi="Times New Roman"/>
        </w:rPr>
        <w:t>5</w:t>
      </w:r>
      <w:r w:rsidRPr="00E77497">
        <w:t xml:space="preserve"> specifies June; </w:t>
      </w:r>
      <w:r w:rsidRPr="00E77497">
        <w:rPr>
          <w:rFonts w:ascii="Times New Roman" w:hAnsi="Times New Roman"/>
        </w:rPr>
        <w:t>6</w:t>
      </w:r>
      <w:r w:rsidRPr="00E77497">
        <w:t xml:space="preserve"> specifies July; </w:t>
      </w:r>
      <w:r w:rsidRPr="00E77497">
        <w:rPr>
          <w:rFonts w:ascii="Times New Roman" w:hAnsi="Times New Roman"/>
        </w:rPr>
        <w:t>7</w:t>
      </w:r>
      <w:r w:rsidRPr="00E77497">
        <w:t xml:space="preserve"> specifies August; </w:t>
      </w:r>
      <w:r w:rsidRPr="00E77497">
        <w:rPr>
          <w:rFonts w:ascii="Times New Roman" w:hAnsi="Times New Roman"/>
        </w:rPr>
        <w:t>8</w:t>
      </w:r>
      <w:r w:rsidRPr="00E77497">
        <w:t xml:space="preserve"> specifies September; </w:t>
      </w:r>
      <w:r w:rsidRPr="00E77497">
        <w:rPr>
          <w:rFonts w:ascii="Times New Roman" w:hAnsi="Times New Roman"/>
        </w:rPr>
        <w:t>9</w:t>
      </w:r>
      <w:r w:rsidRPr="00E77497">
        <w:t xml:space="preserve"> specifies October; </w:t>
      </w:r>
      <w:r w:rsidRPr="00E77497">
        <w:rPr>
          <w:rFonts w:ascii="Times New Roman" w:hAnsi="Times New Roman"/>
        </w:rPr>
        <w:t>10</w:t>
      </w:r>
      <w:r w:rsidRPr="00E77497">
        <w:t xml:space="preserve"> specifies November; and </w:t>
      </w:r>
      <w:r w:rsidRPr="00E77497">
        <w:rPr>
          <w:rFonts w:ascii="Times New Roman" w:hAnsi="Times New Roman"/>
        </w:rPr>
        <w:t>11</w:t>
      </w:r>
      <w:r w:rsidRPr="00E77497">
        <w:t xml:space="preserve"> specifies December. Note that </w:t>
      </w:r>
      <w:r w:rsidRPr="00E77497">
        <w:rPr>
          <w:rFonts w:ascii="Times New Roman" w:hAnsi="Times New Roman"/>
        </w:rPr>
        <w:t>MonthFromTime(0) = 0</w:t>
      </w:r>
      <w:r w:rsidRPr="00E77497">
        <w:t>, corresponding to Thursday, 01 January, 1970.</w:t>
      </w:r>
    </w:p>
    <w:p w14:paraId="48B2CB81" w14:textId="77777777" w:rsidR="004C02EF" w:rsidRPr="00E77497" w:rsidRDefault="004C02EF" w:rsidP="004C02EF">
      <w:pPr>
        <w:pStyle w:val="40"/>
        <w:numPr>
          <w:ilvl w:val="0"/>
          <w:numId w:val="0"/>
        </w:numPr>
      </w:pPr>
      <w:bookmarkStart w:id="32238" w:name="_Toc393690511"/>
      <w:r w:rsidRPr="00E77497">
        <w:t>15.9.1.5</w:t>
      </w:r>
      <w:r w:rsidRPr="00E77497">
        <w:tab/>
        <w:t>Date Numbe</w:t>
      </w:r>
      <w:bookmarkEnd w:id="32237"/>
      <w:bookmarkEnd w:id="32238"/>
      <w:r w:rsidRPr="00E77497">
        <w:t>r</w:t>
      </w:r>
    </w:p>
    <w:p w14:paraId="0E35F619" w14:textId="77777777" w:rsidR="004C02EF" w:rsidRPr="00E77497" w:rsidRDefault="004C02EF" w:rsidP="004C02EF">
      <w:r w:rsidRPr="00E77497">
        <w:t xml:space="preserve">A date number is identified by an integer in the range </w:t>
      </w:r>
      <w:r w:rsidRPr="00E77497">
        <w:rPr>
          <w:rFonts w:ascii="Times New Roman" w:hAnsi="Times New Roman"/>
        </w:rPr>
        <w:t>1</w:t>
      </w:r>
      <w:r w:rsidRPr="00E77497">
        <w:t xml:space="preserve"> through </w:t>
      </w:r>
      <w:r w:rsidRPr="00E77497">
        <w:rPr>
          <w:rFonts w:ascii="Times New Roman" w:hAnsi="Times New Roman"/>
        </w:rPr>
        <w:t>31</w:t>
      </w:r>
      <w:r w:rsidRPr="00E77497">
        <w:t>, inclusive. The mapping DateFromTime(</w:t>
      </w:r>
      <w:r w:rsidRPr="00E77497">
        <w:rPr>
          <w:i/>
        </w:rPr>
        <w:t>t</w:t>
      </w:r>
      <w:r w:rsidRPr="00E77497">
        <w:t xml:space="preserve">) from a time value </w:t>
      </w:r>
      <w:r w:rsidRPr="00E77497">
        <w:rPr>
          <w:i/>
        </w:rPr>
        <w:t>t</w:t>
      </w:r>
      <w:r w:rsidRPr="00E77497">
        <w:t xml:space="preserve"> to a month number is defined by:</w:t>
      </w:r>
    </w:p>
    <w:p w14:paraId="472ED594" w14:textId="77777777" w:rsidR="004C02EF" w:rsidRPr="00E77497" w:rsidRDefault="004C02EF" w:rsidP="004C02EF">
      <w:pPr>
        <w:pStyle w:val="MathDefinition4"/>
        <w:tabs>
          <w:tab w:val="clear" w:pos="2160"/>
          <w:tab w:val="clear" w:pos="2232"/>
          <w:tab w:val="clear" w:pos="3240"/>
          <w:tab w:val="clear" w:pos="5040"/>
          <w:tab w:val="clear" w:pos="5112"/>
          <w:tab w:val="left" w:pos="3261"/>
          <w:tab w:val="left" w:pos="7088"/>
        </w:tabs>
        <w:spacing w:before="0"/>
        <w:ind w:left="2880" w:hanging="1179"/>
        <w:jc w:val="left"/>
      </w:pPr>
      <w:r w:rsidRPr="00E77497">
        <w:t>DateFromTime(</w:t>
      </w:r>
      <w:r w:rsidRPr="00E77497">
        <w:rPr>
          <w:i/>
        </w:rPr>
        <w:t>t</w:t>
      </w:r>
      <w:r w:rsidRPr="00E77497">
        <w:t>)</w:t>
      </w:r>
      <w:r w:rsidRPr="00E77497">
        <w:tab/>
        <w:t>= DayWithinYear(</w:t>
      </w:r>
      <w:r w:rsidRPr="00E77497">
        <w:rPr>
          <w:i/>
        </w:rPr>
        <w:t>t</w:t>
      </w:r>
      <w:r w:rsidRPr="00E77497">
        <w:t>)+1</w:t>
      </w:r>
      <w:r w:rsidRPr="00E77497">
        <w:tab/>
        <w:t>if MonthFromTime(</w:t>
      </w:r>
      <w:r w:rsidRPr="00E77497">
        <w:rPr>
          <w:i/>
        </w:rPr>
        <w:t>t</w:t>
      </w:r>
      <w:r w:rsidRPr="00E77497">
        <w:t>)=0</w:t>
      </w:r>
      <w:r w:rsidRPr="00E77497">
        <w:br/>
      </w:r>
      <w:r w:rsidRPr="00E77497">
        <w:tab/>
        <w:t>= DayWithinYear(</w:t>
      </w:r>
      <w:r w:rsidRPr="00E77497">
        <w:rPr>
          <w:i/>
        </w:rPr>
        <w:t>t</w:t>
      </w:r>
      <w:r w:rsidRPr="00E77497">
        <w:t>)</w:t>
      </w:r>
      <w:r w:rsidRPr="00E77497">
        <w:sym w:font="Symbol" w:char="F02D"/>
      </w:r>
      <w:r w:rsidRPr="00E77497">
        <w:t>30</w:t>
      </w:r>
      <w:r w:rsidRPr="00E77497">
        <w:tab/>
        <w:t>if MonthFromTime(</w:t>
      </w:r>
      <w:r w:rsidRPr="00E77497">
        <w:rPr>
          <w:i/>
        </w:rPr>
        <w:t>t</w:t>
      </w:r>
      <w:r w:rsidRPr="00E77497">
        <w:t>)=1</w:t>
      </w:r>
      <w:r w:rsidRPr="00E77497">
        <w:br/>
      </w:r>
      <w:r w:rsidRPr="00E77497">
        <w:tab/>
        <w:t>= DayWithinYear(</w:t>
      </w:r>
      <w:r w:rsidRPr="00E77497">
        <w:rPr>
          <w:i/>
        </w:rPr>
        <w:t>t</w:t>
      </w:r>
      <w:r w:rsidRPr="00E77497">
        <w:t>)</w:t>
      </w:r>
      <w:r w:rsidRPr="00E77497">
        <w:sym w:font="Symbol" w:char="F02D"/>
      </w:r>
      <w:r w:rsidRPr="00E77497">
        <w:t>58</w:t>
      </w:r>
      <w:r w:rsidRPr="00E77497">
        <w:sym w:font="Symbol" w:char="F02D"/>
      </w:r>
      <w:r w:rsidRPr="00E77497">
        <w:t>InLeapYear(</w:t>
      </w:r>
      <w:r w:rsidRPr="00E77497">
        <w:rPr>
          <w:i/>
        </w:rPr>
        <w:t>t</w:t>
      </w:r>
      <w:r w:rsidRPr="00E77497">
        <w:t>)</w:t>
      </w:r>
      <w:r w:rsidRPr="00E77497">
        <w:tab/>
        <w:t>if MonthFromTime(</w:t>
      </w:r>
      <w:r w:rsidRPr="00E77497">
        <w:rPr>
          <w:i/>
        </w:rPr>
        <w:t>t</w:t>
      </w:r>
      <w:r w:rsidRPr="00E77497">
        <w:t>)=2</w:t>
      </w:r>
      <w:r w:rsidRPr="00E77497">
        <w:br/>
      </w:r>
      <w:r w:rsidRPr="00E77497">
        <w:tab/>
        <w:t>= DayWithinYear(</w:t>
      </w:r>
      <w:r w:rsidRPr="00E77497">
        <w:rPr>
          <w:i/>
        </w:rPr>
        <w:t>t</w:t>
      </w:r>
      <w:r w:rsidRPr="00E77497">
        <w:t>)</w:t>
      </w:r>
      <w:r w:rsidRPr="00E77497">
        <w:sym w:font="Symbol" w:char="F02D"/>
      </w:r>
      <w:r w:rsidRPr="00E77497">
        <w:t>89</w:t>
      </w:r>
      <w:r w:rsidRPr="00E77497">
        <w:sym w:font="Symbol" w:char="F02D"/>
      </w:r>
      <w:r w:rsidRPr="00E77497">
        <w:t>InLeapYear(</w:t>
      </w:r>
      <w:r w:rsidRPr="00E77497">
        <w:rPr>
          <w:i/>
        </w:rPr>
        <w:t>t</w:t>
      </w:r>
      <w:r w:rsidRPr="00E77497">
        <w:t>)</w:t>
      </w:r>
      <w:r w:rsidRPr="00E77497">
        <w:tab/>
        <w:t>if MonthFromTime(</w:t>
      </w:r>
      <w:r w:rsidRPr="00E77497">
        <w:rPr>
          <w:i/>
        </w:rPr>
        <w:t>t</w:t>
      </w:r>
      <w:r w:rsidRPr="00E77497">
        <w:t>)=3</w:t>
      </w:r>
      <w:r w:rsidRPr="00E77497">
        <w:br/>
      </w:r>
      <w:r w:rsidRPr="00E77497">
        <w:tab/>
        <w:t>= DayWithinYear(</w:t>
      </w:r>
      <w:r w:rsidRPr="00E77497">
        <w:rPr>
          <w:i/>
        </w:rPr>
        <w:t>t</w:t>
      </w:r>
      <w:r w:rsidRPr="00E77497">
        <w:t>)</w:t>
      </w:r>
      <w:r w:rsidRPr="00E77497">
        <w:sym w:font="Symbol" w:char="F02D"/>
      </w:r>
      <w:r w:rsidRPr="00E77497">
        <w:t>119</w:t>
      </w:r>
      <w:r w:rsidRPr="00E77497">
        <w:sym w:font="Symbol" w:char="F02D"/>
      </w:r>
      <w:r w:rsidRPr="00E77497">
        <w:t>InLeapYear(</w:t>
      </w:r>
      <w:r w:rsidRPr="00E77497">
        <w:rPr>
          <w:i/>
        </w:rPr>
        <w:t>t</w:t>
      </w:r>
      <w:r w:rsidRPr="00E77497">
        <w:t>)</w:t>
      </w:r>
      <w:r w:rsidRPr="00E77497">
        <w:tab/>
        <w:t>if MonthFromTime(</w:t>
      </w:r>
      <w:r w:rsidRPr="00E77497">
        <w:rPr>
          <w:i/>
        </w:rPr>
        <w:t>t</w:t>
      </w:r>
      <w:r w:rsidRPr="00E77497">
        <w:t>)=4</w:t>
      </w:r>
      <w:r w:rsidRPr="00E77497">
        <w:br/>
      </w:r>
      <w:r w:rsidRPr="00E77497">
        <w:tab/>
        <w:t>= DayWithinYear(</w:t>
      </w:r>
      <w:r w:rsidRPr="00E77497">
        <w:rPr>
          <w:i/>
        </w:rPr>
        <w:t>t</w:t>
      </w:r>
      <w:r w:rsidRPr="00E77497">
        <w:t>)</w:t>
      </w:r>
      <w:r w:rsidRPr="00E77497">
        <w:sym w:font="Symbol" w:char="F02D"/>
      </w:r>
      <w:r w:rsidRPr="00E77497">
        <w:t>150</w:t>
      </w:r>
      <w:r w:rsidRPr="00E77497">
        <w:sym w:font="Symbol" w:char="F02D"/>
      </w:r>
      <w:r w:rsidRPr="00E77497">
        <w:t>InLeapYear(</w:t>
      </w:r>
      <w:r w:rsidRPr="00E77497">
        <w:rPr>
          <w:i/>
        </w:rPr>
        <w:t>t</w:t>
      </w:r>
      <w:r w:rsidRPr="00E77497">
        <w:t>)</w:t>
      </w:r>
      <w:r w:rsidRPr="00E77497">
        <w:tab/>
        <w:t>if MonthFromTime(</w:t>
      </w:r>
      <w:r w:rsidRPr="00E77497">
        <w:rPr>
          <w:i/>
        </w:rPr>
        <w:t>t</w:t>
      </w:r>
      <w:r w:rsidRPr="00E77497">
        <w:t>)=5</w:t>
      </w:r>
      <w:r w:rsidRPr="00E77497">
        <w:br/>
      </w:r>
      <w:r w:rsidRPr="00E77497">
        <w:tab/>
        <w:t>= DayWithinYear(</w:t>
      </w:r>
      <w:r w:rsidRPr="00E77497">
        <w:rPr>
          <w:i/>
        </w:rPr>
        <w:t>t</w:t>
      </w:r>
      <w:r w:rsidRPr="00E77497">
        <w:t>)</w:t>
      </w:r>
      <w:r w:rsidRPr="00E77497">
        <w:sym w:font="Symbol" w:char="F02D"/>
      </w:r>
      <w:r w:rsidRPr="00E77497">
        <w:t>180</w:t>
      </w:r>
      <w:r w:rsidRPr="00E77497">
        <w:sym w:font="Symbol" w:char="F02D"/>
      </w:r>
      <w:r w:rsidRPr="00E77497">
        <w:t>InLeapYear(</w:t>
      </w:r>
      <w:r w:rsidRPr="00E77497">
        <w:rPr>
          <w:i/>
        </w:rPr>
        <w:t>t</w:t>
      </w:r>
      <w:r w:rsidRPr="00E77497">
        <w:t>)</w:t>
      </w:r>
      <w:r w:rsidRPr="00E77497">
        <w:tab/>
        <w:t>if MonthFromTime(</w:t>
      </w:r>
      <w:r w:rsidRPr="00E77497">
        <w:rPr>
          <w:i/>
        </w:rPr>
        <w:t>t</w:t>
      </w:r>
      <w:r w:rsidRPr="00E77497">
        <w:t>)=6</w:t>
      </w:r>
      <w:r w:rsidRPr="00E77497">
        <w:br/>
      </w:r>
      <w:r w:rsidRPr="00E77497">
        <w:tab/>
        <w:t>= DayWithinYear(</w:t>
      </w:r>
      <w:r w:rsidRPr="00E77497">
        <w:rPr>
          <w:i/>
        </w:rPr>
        <w:t>t</w:t>
      </w:r>
      <w:r w:rsidRPr="00E77497">
        <w:t>)</w:t>
      </w:r>
      <w:r w:rsidRPr="00E77497">
        <w:sym w:font="Symbol" w:char="F02D"/>
      </w:r>
      <w:r w:rsidRPr="00E77497">
        <w:t>211</w:t>
      </w:r>
      <w:r w:rsidRPr="00E77497">
        <w:sym w:font="Symbol" w:char="F02D"/>
      </w:r>
      <w:r w:rsidRPr="00E77497">
        <w:t>InLeapYear(</w:t>
      </w:r>
      <w:r w:rsidRPr="00E77497">
        <w:rPr>
          <w:i/>
        </w:rPr>
        <w:t>t</w:t>
      </w:r>
      <w:r w:rsidRPr="00E77497">
        <w:t>)</w:t>
      </w:r>
      <w:r w:rsidRPr="00E77497">
        <w:tab/>
        <w:t>if MonthFromTime(</w:t>
      </w:r>
      <w:r w:rsidRPr="00E77497">
        <w:rPr>
          <w:i/>
        </w:rPr>
        <w:t>t</w:t>
      </w:r>
      <w:r w:rsidRPr="00E77497">
        <w:t>)=7</w:t>
      </w:r>
      <w:r w:rsidRPr="00E77497">
        <w:br/>
      </w:r>
      <w:r w:rsidRPr="00E77497">
        <w:tab/>
        <w:t>= DayWithinYear(</w:t>
      </w:r>
      <w:r w:rsidRPr="00E77497">
        <w:rPr>
          <w:i/>
        </w:rPr>
        <w:t>t</w:t>
      </w:r>
      <w:r w:rsidRPr="00E77497">
        <w:t>)</w:t>
      </w:r>
      <w:r w:rsidRPr="00E77497">
        <w:sym w:font="Symbol" w:char="F02D"/>
      </w:r>
      <w:r w:rsidRPr="00E77497">
        <w:t>242</w:t>
      </w:r>
      <w:r w:rsidRPr="00E77497">
        <w:sym w:font="Symbol" w:char="F02D"/>
      </w:r>
      <w:r w:rsidRPr="00E77497">
        <w:t>InLeapYear(</w:t>
      </w:r>
      <w:r w:rsidRPr="00E77497">
        <w:rPr>
          <w:i/>
        </w:rPr>
        <w:t>t</w:t>
      </w:r>
      <w:r w:rsidRPr="00E77497">
        <w:t>)</w:t>
      </w:r>
      <w:r w:rsidRPr="00E77497">
        <w:tab/>
        <w:t>if MonthFromTime(</w:t>
      </w:r>
      <w:r w:rsidRPr="00E77497">
        <w:rPr>
          <w:i/>
        </w:rPr>
        <w:t>t</w:t>
      </w:r>
      <w:r w:rsidRPr="00E77497">
        <w:t>)=8</w:t>
      </w:r>
      <w:r w:rsidRPr="00E77497">
        <w:br/>
      </w:r>
      <w:r w:rsidRPr="00E77497">
        <w:tab/>
        <w:t>= DayWithinYear(</w:t>
      </w:r>
      <w:r w:rsidRPr="00E77497">
        <w:rPr>
          <w:i/>
        </w:rPr>
        <w:t>t</w:t>
      </w:r>
      <w:r w:rsidRPr="00E77497">
        <w:t>)</w:t>
      </w:r>
      <w:r w:rsidRPr="00E77497">
        <w:sym w:font="Symbol" w:char="F02D"/>
      </w:r>
      <w:r w:rsidRPr="00E77497">
        <w:t>272</w:t>
      </w:r>
      <w:r w:rsidRPr="00E77497">
        <w:sym w:font="Symbol" w:char="F02D"/>
      </w:r>
      <w:r w:rsidRPr="00E77497">
        <w:t>InLeapYear(</w:t>
      </w:r>
      <w:r w:rsidRPr="00E77497">
        <w:rPr>
          <w:i/>
        </w:rPr>
        <w:t>t</w:t>
      </w:r>
      <w:r w:rsidRPr="00E77497">
        <w:t>)</w:t>
      </w:r>
      <w:r w:rsidRPr="00E77497">
        <w:tab/>
        <w:t>if MonthFromTime(</w:t>
      </w:r>
      <w:r w:rsidRPr="00E77497">
        <w:rPr>
          <w:i/>
        </w:rPr>
        <w:t>t</w:t>
      </w:r>
      <w:r w:rsidRPr="00E77497">
        <w:t>)=9</w:t>
      </w:r>
      <w:r w:rsidRPr="00E77497">
        <w:br/>
      </w:r>
      <w:r w:rsidRPr="00E77497">
        <w:tab/>
        <w:t>= DayWithinYear(</w:t>
      </w:r>
      <w:r w:rsidRPr="00E77497">
        <w:rPr>
          <w:i/>
        </w:rPr>
        <w:t>t</w:t>
      </w:r>
      <w:r w:rsidRPr="00E77497">
        <w:t>)</w:t>
      </w:r>
      <w:r w:rsidRPr="00E77497">
        <w:sym w:font="Symbol" w:char="F02D"/>
      </w:r>
      <w:r w:rsidRPr="00E77497">
        <w:t>303</w:t>
      </w:r>
      <w:r w:rsidRPr="00E77497">
        <w:sym w:font="Symbol" w:char="F02D"/>
      </w:r>
      <w:r w:rsidRPr="00E77497">
        <w:t>InLeapYear(</w:t>
      </w:r>
      <w:r w:rsidRPr="00E77497">
        <w:rPr>
          <w:i/>
        </w:rPr>
        <w:t>t</w:t>
      </w:r>
      <w:r w:rsidRPr="00E77497">
        <w:t>)</w:t>
      </w:r>
      <w:r w:rsidRPr="00E77497">
        <w:tab/>
        <w:t>if MonthFromTime(</w:t>
      </w:r>
      <w:r w:rsidRPr="00E77497">
        <w:rPr>
          <w:i/>
        </w:rPr>
        <w:t>t</w:t>
      </w:r>
      <w:r w:rsidRPr="00E77497">
        <w:t>)=10</w:t>
      </w:r>
      <w:r w:rsidRPr="00E77497">
        <w:br/>
      </w:r>
      <w:r w:rsidRPr="00E77497">
        <w:tab/>
        <w:t>= DayWithinYear(</w:t>
      </w:r>
      <w:r w:rsidRPr="00E77497">
        <w:rPr>
          <w:i/>
        </w:rPr>
        <w:t>t</w:t>
      </w:r>
      <w:r w:rsidRPr="00E77497">
        <w:t>)</w:t>
      </w:r>
      <w:r w:rsidRPr="00E77497">
        <w:sym w:font="Symbol" w:char="F02D"/>
      </w:r>
      <w:r w:rsidRPr="00E77497">
        <w:t>333</w:t>
      </w:r>
      <w:r w:rsidRPr="00E77497">
        <w:sym w:font="Symbol" w:char="F02D"/>
      </w:r>
      <w:r w:rsidRPr="00E77497">
        <w:t>InLeapYear(</w:t>
      </w:r>
      <w:r w:rsidRPr="00E77497">
        <w:rPr>
          <w:i/>
        </w:rPr>
        <w:t>t</w:t>
      </w:r>
      <w:r w:rsidRPr="00E77497">
        <w:t>)</w:t>
      </w:r>
      <w:r w:rsidRPr="00E77497">
        <w:tab/>
        <w:t>if MonthFromTime(</w:t>
      </w:r>
      <w:r w:rsidRPr="00E77497">
        <w:rPr>
          <w:i/>
        </w:rPr>
        <w:t>t</w:t>
      </w:r>
      <w:r w:rsidRPr="00E77497">
        <w:t>)=11</w:t>
      </w:r>
    </w:p>
    <w:p w14:paraId="6AC466F4" w14:textId="77777777" w:rsidR="004C02EF" w:rsidRPr="00E77497" w:rsidRDefault="004C02EF" w:rsidP="004C02EF">
      <w:pPr>
        <w:pStyle w:val="40"/>
        <w:numPr>
          <w:ilvl w:val="0"/>
          <w:numId w:val="0"/>
        </w:numPr>
      </w:pPr>
      <w:bookmarkStart w:id="32239" w:name="_Toc385672396"/>
      <w:bookmarkStart w:id="32240" w:name="_Toc393690512"/>
      <w:r w:rsidRPr="00E77497">
        <w:t>15.9.1.6</w:t>
      </w:r>
      <w:r w:rsidRPr="00E77497">
        <w:tab/>
        <w:t>Week Da</w:t>
      </w:r>
      <w:bookmarkEnd w:id="32239"/>
      <w:bookmarkEnd w:id="32240"/>
      <w:r w:rsidRPr="00E77497">
        <w:t>y</w:t>
      </w:r>
    </w:p>
    <w:p w14:paraId="0BAE96D4" w14:textId="77777777" w:rsidR="004C02EF" w:rsidRPr="00E77497" w:rsidRDefault="004C02EF" w:rsidP="004C02EF">
      <w:pPr>
        <w:spacing w:after="120"/>
      </w:pPr>
      <w:r w:rsidRPr="00E77497">
        <w:t xml:space="preserve">The weekday for a particular time value </w:t>
      </w:r>
      <w:r w:rsidRPr="00E77497">
        <w:rPr>
          <w:rFonts w:ascii="Times New Roman" w:hAnsi="Times New Roman"/>
          <w:i/>
        </w:rPr>
        <w:t>t</w:t>
      </w:r>
      <w:r w:rsidRPr="00E77497">
        <w:t xml:space="preserve"> is defined as</w:t>
      </w:r>
    </w:p>
    <w:p w14:paraId="43DD03FB"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WeekDay(</w:t>
      </w:r>
      <w:r w:rsidRPr="00E77497">
        <w:rPr>
          <w:i/>
        </w:rPr>
        <w:t>t</w:t>
      </w:r>
      <w:r w:rsidRPr="00E77497">
        <w:t>)</w:t>
      </w:r>
      <w:r w:rsidRPr="00E77497">
        <w:tab/>
        <w:t xml:space="preserve"> = (Day(</w:t>
      </w:r>
      <w:r w:rsidRPr="00E77497">
        <w:rPr>
          <w:i/>
        </w:rPr>
        <w:t>t</w:t>
      </w:r>
      <w:r w:rsidRPr="00E77497">
        <w:t>) + 4) modulo 7</w:t>
      </w:r>
    </w:p>
    <w:p w14:paraId="10EE7A2B" w14:textId="77777777" w:rsidR="004C02EF" w:rsidRPr="00E77497" w:rsidRDefault="004C02EF" w:rsidP="004C02EF">
      <w:r w:rsidRPr="00E77497">
        <w:t xml:space="preserve">A weekday value of </w:t>
      </w:r>
      <w:r w:rsidRPr="00E77497">
        <w:rPr>
          <w:rFonts w:ascii="Times New Roman" w:hAnsi="Times New Roman"/>
        </w:rPr>
        <w:t>0</w:t>
      </w:r>
      <w:r w:rsidRPr="00E77497">
        <w:t xml:space="preserve"> specifies Sunday; </w:t>
      </w:r>
      <w:r w:rsidRPr="00E77497">
        <w:rPr>
          <w:rFonts w:ascii="Times New Roman" w:hAnsi="Times New Roman"/>
        </w:rPr>
        <w:t>1</w:t>
      </w:r>
      <w:r w:rsidRPr="00E77497">
        <w:t xml:space="preserve"> specifies Monday; </w:t>
      </w:r>
      <w:r w:rsidRPr="00E77497">
        <w:rPr>
          <w:rFonts w:ascii="Times New Roman" w:hAnsi="Times New Roman"/>
        </w:rPr>
        <w:t>2</w:t>
      </w:r>
      <w:r w:rsidRPr="00E77497">
        <w:t xml:space="preserve"> specifies Tuesday; </w:t>
      </w:r>
      <w:r w:rsidRPr="00E77497">
        <w:rPr>
          <w:rFonts w:ascii="Times New Roman" w:hAnsi="Times New Roman"/>
        </w:rPr>
        <w:t>3</w:t>
      </w:r>
      <w:r w:rsidRPr="00E77497">
        <w:t xml:space="preserve"> specifies Wednesday; </w:t>
      </w:r>
      <w:r w:rsidRPr="00E77497">
        <w:rPr>
          <w:rFonts w:ascii="Times New Roman" w:hAnsi="Times New Roman"/>
        </w:rPr>
        <w:t>4</w:t>
      </w:r>
      <w:r w:rsidRPr="00E77497">
        <w:t xml:space="preserve"> specifies Thursday; </w:t>
      </w:r>
      <w:r w:rsidRPr="00E77497">
        <w:rPr>
          <w:rFonts w:ascii="Times New Roman" w:hAnsi="Times New Roman"/>
        </w:rPr>
        <w:t>5</w:t>
      </w:r>
      <w:r w:rsidRPr="00E77497">
        <w:t xml:space="preserve"> specifies Friday; and </w:t>
      </w:r>
      <w:r w:rsidRPr="00E77497">
        <w:rPr>
          <w:rFonts w:ascii="Times New Roman" w:hAnsi="Times New Roman"/>
        </w:rPr>
        <w:t>6</w:t>
      </w:r>
      <w:r w:rsidRPr="00E77497">
        <w:t xml:space="preserve"> specifies Saturday. Note that </w:t>
      </w:r>
      <w:r w:rsidRPr="00E77497">
        <w:rPr>
          <w:rFonts w:ascii="Times New Roman" w:hAnsi="Times New Roman"/>
        </w:rPr>
        <w:t>WeekDay(0) = 4</w:t>
      </w:r>
      <w:r w:rsidRPr="00E77497">
        <w:t>, corresponding to Thursday, 01 January, 1970.</w:t>
      </w:r>
      <w:bookmarkStart w:id="32241" w:name="_Toc385672397"/>
      <w:bookmarkStart w:id="32242" w:name="_Toc393690513"/>
    </w:p>
    <w:p w14:paraId="27D19020" w14:textId="77777777" w:rsidR="004C02EF" w:rsidRPr="00E77497" w:rsidRDefault="004C02EF" w:rsidP="004C02EF">
      <w:pPr>
        <w:pStyle w:val="40"/>
        <w:numPr>
          <w:ilvl w:val="0"/>
          <w:numId w:val="0"/>
        </w:numPr>
      </w:pPr>
      <w:r w:rsidRPr="00E77497">
        <w:t>15.9.1.7</w:t>
      </w:r>
      <w:r w:rsidRPr="00E77497">
        <w:tab/>
        <w:t>Local Time Zone Adjustmen</w:t>
      </w:r>
      <w:bookmarkEnd w:id="32241"/>
      <w:bookmarkEnd w:id="32242"/>
      <w:r w:rsidRPr="00E77497">
        <w:t>t</w:t>
      </w:r>
    </w:p>
    <w:p w14:paraId="2D92E08F" w14:textId="77777777" w:rsidR="004C02EF" w:rsidRPr="00E77497" w:rsidRDefault="004C02EF" w:rsidP="004C02EF">
      <w:r w:rsidRPr="00E77497">
        <w:t xml:space="preserve">An implementation of ECMAScript is expected to determine the local time zone adjustment. The local time zone adjustment is a value LocalTZA measured in milliseconds which when added to UTC represents the local </w:t>
      </w:r>
      <w:r w:rsidRPr="00E77497">
        <w:rPr>
          <w:i/>
        </w:rPr>
        <w:t>standard</w:t>
      </w:r>
      <w:r w:rsidRPr="00E77497">
        <w:t xml:space="preserve"> time. Daylight saving time is </w:t>
      </w:r>
      <w:r w:rsidRPr="00E77497">
        <w:rPr>
          <w:i/>
        </w:rPr>
        <w:t>not</w:t>
      </w:r>
      <w:r w:rsidRPr="00E77497">
        <w:t xml:space="preserve"> reflected by LocalTZA. </w:t>
      </w:r>
      <w:del w:id="32243" w:author="Rev 8 Allen Wirfs-Brock" w:date="2012-06-15T15:24:00Z">
        <w:r w:rsidRPr="00E77497" w:rsidDel="0095573C">
          <w:delText>The value LocalTZA does not vary with time but depends only on the geographic location.</w:delText>
        </w:r>
      </w:del>
      <w:bookmarkStart w:id="32244" w:name="_Toc385672398"/>
      <w:bookmarkStart w:id="32245" w:name="_Toc393690514"/>
    </w:p>
    <w:p w14:paraId="76BDABFB" w14:textId="77777777" w:rsidR="0095573C" w:rsidRDefault="0095573C">
      <w:pPr>
        <w:pStyle w:val="Note"/>
        <w:rPr>
          <w:ins w:id="32246" w:author="Rev 8 Allen Wirfs-Brock" w:date="2012-06-15T15:24:00Z"/>
        </w:rPr>
        <w:pPrChange w:id="32247" w:author="Rev 8 Allen Wirfs-Brock" w:date="2012-06-15T15:24:00Z">
          <w:pPr>
            <w:pStyle w:val="40"/>
            <w:numPr>
              <w:ilvl w:val="0"/>
              <w:numId w:val="0"/>
            </w:numPr>
            <w:tabs>
              <w:tab w:val="clear" w:pos="1080"/>
            </w:tabs>
          </w:pPr>
        </w:pPrChange>
      </w:pPr>
      <w:ins w:id="32248" w:author="Rev 8 Allen Wirfs-Brock" w:date="2012-06-15T15:24:00Z">
        <w:r w:rsidRPr="0095573C">
          <w:t>NOTE</w:t>
        </w:r>
      </w:ins>
      <w:ins w:id="32249" w:author="Rev 8 Allen Wirfs-Brock" w:date="2012-06-15T15:25:00Z">
        <w:r>
          <w:tab/>
        </w:r>
      </w:ins>
      <w:ins w:id="32250" w:author="Rev 8 Allen Wirfs-Brock" w:date="2012-06-15T15:24:00Z">
        <w:r w:rsidRPr="0095573C">
          <w:t xml:space="preserve">It is recommended that implementations use the time zone information of </w:t>
        </w:r>
        <w:commentRangeStart w:id="32251"/>
        <w:r w:rsidRPr="0095573C">
          <w:t>the IANA Time Zone Database</w:t>
        </w:r>
      </w:ins>
      <w:commentRangeEnd w:id="32251"/>
      <w:ins w:id="32252" w:author="Rev 8 Allen Wirfs-Brock" w:date="2012-06-15T15:25:00Z">
        <w:r>
          <w:rPr>
            <w:rStyle w:val="af3"/>
          </w:rPr>
          <w:commentReference w:id="32251"/>
        </w:r>
      </w:ins>
      <w:ins w:id="32253" w:author="Rev 8 Allen Wirfs-Brock" w:date="2012-06-15T15:24:00Z">
        <w:r w:rsidRPr="0095573C">
          <w:t>.</w:t>
        </w:r>
      </w:ins>
    </w:p>
    <w:p w14:paraId="657BBACF" w14:textId="77777777" w:rsidR="004C02EF" w:rsidRPr="00E77497" w:rsidRDefault="004C02EF" w:rsidP="004C02EF">
      <w:pPr>
        <w:pStyle w:val="40"/>
        <w:numPr>
          <w:ilvl w:val="0"/>
          <w:numId w:val="0"/>
        </w:numPr>
      </w:pPr>
      <w:r w:rsidRPr="00E77497">
        <w:t>15.9.1.8</w:t>
      </w:r>
      <w:r w:rsidRPr="00E77497">
        <w:tab/>
        <w:t>Daylight Saving Time Adjustmen</w:t>
      </w:r>
      <w:bookmarkEnd w:id="32244"/>
      <w:bookmarkEnd w:id="32245"/>
      <w:r w:rsidRPr="00E77497">
        <w:t>t</w:t>
      </w:r>
    </w:p>
    <w:p w14:paraId="56BA9680" w14:textId="77777777" w:rsidR="004C02EF" w:rsidRPr="00E77497" w:rsidDel="0095573C" w:rsidRDefault="004C02EF">
      <w:pPr>
        <w:rPr>
          <w:del w:id="32254" w:author="Rev 8 Allen Wirfs-Brock" w:date="2012-06-15T15:18:00Z"/>
        </w:rPr>
      </w:pPr>
      <w:r w:rsidRPr="00E77497">
        <w:t xml:space="preserve">An implementation of ECMAScript is expected to </w:t>
      </w:r>
      <w:ins w:id="32255" w:author="Rev 8 Allen Wirfs-Brock" w:date="2012-06-15T15:22:00Z">
        <w:r w:rsidR="0095573C">
          <w:t xml:space="preserve">make its best effort to </w:t>
        </w:r>
      </w:ins>
      <w:r w:rsidRPr="00E77497">
        <w:t xml:space="preserve">determine the </w:t>
      </w:r>
      <w:ins w:id="32256" w:author="Rev 8 Allen Wirfs-Brock" w:date="2012-06-15T15:22:00Z">
        <w:r w:rsidR="0095573C">
          <w:t xml:space="preserve">local </w:t>
        </w:r>
      </w:ins>
      <w:r w:rsidRPr="00E77497">
        <w:t xml:space="preserve">daylight saving time </w:t>
      </w:r>
      <w:del w:id="32257" w:author="Rev 8 Allen Wirfs-Brock" w:date="2012-06-15T15:22:00Z">
        <w:r w:rsidRPr="00E77497" w:rsidDel="0095573C">
          <w:delText>algorithm</w:delText>
        </w:r>
      </w:del>
      <w:ins w:id="32258" w:author="Rev 8 Allen Wirfs-Brock" w:date="2012-06-15T15:22:00Z">
        <w:r w:rsidR="0095573C">
          <w:t>adjustment</w:t>
        </w:r>
      </w:ins>
      <w:r w:rsidRPr="00E77497">
        <w:t xml:space="preserve">. </w:t>
      </w:r>
      <w:del w:id="32259" w:author="Rev 8 Allen Wirfs-Brock" w:date="2012-06-15T15:15:00Z">
        <w:r w:rsidRPr="00E77497" w:rsidDel="0095573C">
          <w:delText xml:space="preserve">The </w:delText>
        </w:r>
      </w:del>
      <w:ins w:id="32260" w:author="Rev 8 Allen Wirfs-Brock" w:date="2012-06-15T15:15:00Z">
        <w:r w:rsidR="0095573C">
          <w:t>An implementation dependent</w:t>
        </w:r>
        <w:r w:rsidR="0095573C" w:rsidRPr="00E77497">
          <w:t xml:space="preserve"> </w:t>
        </w:r>
      </w:ins>
      <w:r w:rsidRPr="00E77497">
        <w:t xml:space="preserve">algorithm </w:t>
      </w:r>
      <w:ins w:id="32261" w:author="Rev 8 Allen Wirfs-Brock" w:date="2012-06-15T15:19:00Z">
        <w:r w:rsidR="0095573C">
          <w:t xml:space="preserve">using </w:t>
        </w:r>
        <w:r w:rsidR="0095573C" w:rsidRPr="0095573C">
          <w:t xml:space="preserve">best available information on time zones </w:t>
        </w:r>
      </w:ins>
      <w:r w:rsidRPr="00E77497">
        <w:t xml:space="preserve">to determine the </w:t>
      </w:r>
      <w:ins w:id="32262" w:author="Rev 8 Allen Wirfs-Brock" w:date="2012-06-15T15:20:00Z">
        <w:r w:rsidR="0095573C">
          <w:t xml:space="preserve">local </w:t>
        </w:r>
      </w:ins>
      <w:r w:rsidRPr="00E77497">
        <w:t>daylight saving time adjustment DaylightSavingTA(</w:t>
      </w:r>
      <w:r w:rsidRPr="00E77497">
        <w:rPr>
          <w:i/>
        </w:rPr>
        <w:t>t</w:t>
      </w:r>
      <w:r w:rsidRPr="00E77497">
        <w:t>), measured in milliseconds</w:t>
      </w:r>
      <w:del w:id="32263" w:author="Rev 8 Allen Wirfs-Brock" w:date="2012-06-15T15:16:00Z">
        <w:r w:rsidRPr="00E77497" w:rsidDel="0095573C">
          <w:delText xml:space="preserve">, </w:delText>
        </w:r>
      </w:del>
      <w:ins w:id="32264" w:author="Rev 8 Allen Wirfs-Brock" w:date="2012-06-15T15:16:00Z">
        <w:r w:rsidR="0095573C">
          <w:t>.</w:t>
        </w:r>
      </w:ins>
      <w:del w:id="32265" w:author="Rev 8 Allen Wirfs-Brock" w:date="2012-06-15T15:18:00Z">
        <w:r w:rsidRPr="00E77497" w:rsidDel="0095573C">
          <w:delText>must depend only on four things:</w:delText>
        </w:r>
      </w:del>
    </w:p>
    <w:p w14:paraId="4F2C9DA4" w14:textId="77777777" w:rsidR="004C02EF" w:rsidRPr="00E77497" w:rsidDel="0095573C" w:rsidRDefault="004C02EF">
      <w:pPr>
        <w:rPr>
          <w:del w:id="32266" w:author="Rev 8 Allen Wirfs-Brock" w:date="2012-06-15T15:18:00Z"/>
        </w:rPr>
        <w:pPrChange w:id="32267" w:author="Rev 8 Allen Wirfs-Brock" w:date="2012-06-15T15:18:00Z">
          <w:pPr>
            <w:spacing w:after="120"/>
          </w:pPr>
        </w:pPrChange>
      </w:pPr>
      <w:del w:id="32268" w:author="Rev 8 Allen Wirfs-Brock" w:date="2012-06-15T15:18:00Z">
        <w:r w:rsidRPr="00E77497" w:rsidDel="0095573C">
          <w:delText>(1) the time since the beginning of the year</w:delText>
        </w:r>
      </w:del>
    </w:p>
    <w:p w14:paraId="7DA8810E" w14:textId="77777777" w:rsidR="004C02EF" w:rsidRPr="00E77497" w:rsidDel="0095573C" w:rsidRDefault="004C02EF">
      <w:pPr>
        <w:rPr>
          <w:del w:id="32269" w:author="Rev 8 Allen Wirfs-Brock" w:date="2012-06-15T15:18:00Z"/>
        </w:rPr>
        <w:pPrChange w:id="32270" w:author="Rev 8 Allen Wirfs-Brock" w:date="2012-06-15T15:18:00Z">
          <w:pPr>
            <w:pStyle w:val="MathDefinition4"/>
            <w:tabs>
              <w:tab w:val="clear" w:pos="2160"/>
              <w:tab w:val="clear" w:pos="3240"/>
              <w:tab w:val="left" w:pos="1440"/>
              <w:tab w:val="left" w:pos="2970"/>
              <w:tab w:val="left" w:pos="3330"/>
            </w:tabs>
            <w:spacing w:before="0" w:after="120"/>
            <w:ind w:left="1440"/>
            <w:jc w:val="left"/>
          </w:pPr>
        </w:pPrChange>
      </w:pPr>
      <w:del w:id="32271" w:author="Rev 8 Allen Wirfs-Brock" w:date="2012-06-15T15:18:00Z">
        <w:r w:rsidRPr="00E77497" w:rsidDel="0095573C">
          <w:rPr>
            <w:i/>
          </w:rPr>
          <w:delText>t</w:delText>
        </w:r>
        <w:r w:rsidRPr="00E77497" w:rsidDel="0095573C">
          <w:delText xml:space="preserve"> – TimeFromYear(YearFromTime(</w:delText>
        </w:r>
        <w:r w:rsidRPr="00E77497" w:rsidDel="0095573C">
          <w:rPr>
            <w:i/>
          </w:rPr>
          <w:delText>t</w:delText>
        </w:r>
        <w:r w:rsidRPr="00E77497" w:rsidDel="0095573C">
          <w:delText>))</w:delText>
        </w:r>
      </w:del>
    </w:p>
    <w:p w14:paraId="446BE62E" w14:textId="77777777" w:rsidR="004C02EF" w:rsidRPr="00E77497" w:rsidDel="0095573C" w:rsidRDefault="004C02EF">
      <w:pPr>
        <w:rPr>
          <w:del w:id="32272" w:author="Rev 8 Allen Wirfs-Brock" w:date="2012-06-15T15:18:00Z"/>
        </w:rPr>
        <w:pPrChange w:id="32273" w:author="Rev 8 Allen Wirfs-Brock" w:date="2012-06-15T15:18:00Z">
          <w:pPr>
            <w:spacing w:after="120"/>
          </w:pPr>
        </w:pPrChange>
      </w:pPr>
      <w:del w:id="32274" w:author="Rev 8 Allen Wirfs-Brock" w:date="2012-06-15T15:18:00Z">
        <w:r w:rsidRPr="00E77497" w:rsidDel="0095573C">
          <w:delText xml:space="preserve">(2) whether </w:delText>
        </w:r>
        <w:r w:rsidRPr="00E77497" w:rsidDel="0095573C">
          <w:rPr>
            <w:rFonts w:ascii="Times New Roman" w:hAnsi="Times New Roman"/>
            <w:i/>
          </w:rPr>
          <w:delText>t</w:delText>
        </w:r>
        <w:r w:rsidRPr="00E77497" w:rsidDel="0095573C">
          <w:delText xml:space="preserve"> is in a leap year</w:delText>
        </w:r>
      </w:del>
    </w:p>
    <w:p w14:paraId="7A6A425B" w14:textId="77777777" w:rsidR="004C02EF" w:rsidRPr="00E77497" w:rsidDel="0095573C" w:rsidRDefault="004C02EF">
      <w:pPr>
        <w:rPr>
          <w:del w:id="32275" w:author="Rev 8 Allen Wirfs-Brock" w:date="2012-06-15T15:18:00Z"/>
        </w:rPr>
        <w:pPrChange w:id="32276" w:author="Rev 8 Allen Wirfs-Brock" w:date="2012-06-15T15:18:00Z">
          <w:pPr>
            <w:pStyle w:val="MathDefinition4"/>
            <w:tabs>
              <w:tab w:val="clear" w:pos="2160"/>
              <w:tab w:val="clear" w:pos="3240"/>
              <w:tab w:val="left" w:pos="1440"/>
              <w:tab w:val="left" w:pos="2970"/>
              <w:tab w:val="left" w:pos="3330"/>
            </w:tabs>
            <w:spacing w:before="0" w:after="120"/>
            <w:ind w:left="1440"/>
            <w:jc w:val="left"/>
          </w:pPr>
        </w:pPrChange>
      </w:pPr>
      <w:del w:id="32277" w:author="Rev 8 Allen Wirfs-Brock" w:date="2012-06-15T15:18:00Z">
        <w:r w:rsidRPr="00E77497" w:rsidDel="0095573C">
          <w:delText>InLeapYear(</w:delText>
        </w:r>
        <w:r w:rsidRPr="00E77497" w:rsidDel="0095573C">
          <w:rPr>
            <w:i/>
          </w:rPr>
          <w:delText>t</w:delText>
        </w:r>
        <w:r w:rsidRPr="00E77497" w:rsidDel="0095573C">
          <w:delText>)</w:delText>
        </w:r>
      </w:del>
    </w:p>
    <w:p w14:paraId="5980A07B" w14:textId="77777777" w:rsidR="004C02EF" w:rsidRPr="00E77497" w:rsidDel="0095573C" w:rsidRDefault="004C02EF">
      <w:pPr>
        <w:rPr>
          <w:del w:id="32278" w:author="Rev 8 Allen Wirfs-Brock" w:date="2012-06-15T15:18:00Z"/>
        </w:rPr>
        <w:pPrChange w:id="32279" w:author="Rev 8 Allen Wirfs-Brock" w:date="2012-06-15T15:18:00Z">
          <w:pPr>
            <w:spacing w:after="120"/>
          </w:pPr>
        </w:pPrChange>
      </w:pPr>
      <w:del w:id="32280" w:author="Rev 8 Allen Wirfs-Brock" w:date="2012-06-15T15:18:00Z">
        <w:r w:rsidRPr="00E77497" w:rsidDel="0095573C">
          <w:delText>(3) the week day of the beginning of the year</w:delText>
        </w:r>
      </w:del>
    </w:p>
    <w:p w14:paraId="36997F9A" w14:textId="77777777" w:rsidR="004C02EF" w:rsidRPr="00E77497" w:rsidDel="0095573C" w:rsidRDefault="004C02EF">
      <w:pPr>
        <w:rPr>
          <w:del w:id="32281" w:author="Rev 8 Allen Wirfs-Brock" w:date="2012-06-15T15:18:00Z"/>
        </w:rPr>
        <w:pPrChange w:id="32282" w:author="Rev 8 Allen Wirfs-Brock" w:date="2012-06-15T15:18:00Z">
          <w:pPr>
            <w:pStyle w:val="MathDefinition4"/>
            <w:tabs>
              <w:tab w:val="clear" w:pos="2160"/>
              <w:tab w:val="clear" w:pos="3240"/>
              <w:tab w:val="left" w:pos="1440"/>
              <w:tab w:val="left" w:pos="2970"/>
              <w:tab w:val="left" w:pos="3330"/>
            </w:tabs>
            <w:spacing w:before="0" w:after="120"/>
            <w:ind w:left="1440"/>
            <w:jc w:val="left"/>
          </w:pPr>
        </w:pPrChange>
      </w:pPr>
      <w:del w:id="32283" w:author="Rev 8 Allen Wirfs-Brock" w:date="2012-06-15T15:18:00Z">
        <w:r w:rsidRPr="00E77497" w:rsidDel="0095573C">
          <w:delText>WeekDay(TimeFromYear(YearFromTime(</w:delText>
        </w:r>
        <w:r w:rsidRPr="00E77497" w:rsidDel="0095573C">
          <w:rPr>
            <w:i/>
          </w:rPr>
          <w:delText>t</w:delText>
        </w:r>
        <w:r w:rsidRPr="00E77497" w:rsidDel="0095573C">
          <w:delText>)))</w:delText>
        </w:r>
      </w:del>
    </w:p>
    <w:p w14:paraId="39C10685" w14:textId="77777777" w:rsidR="004C02EF" w:rsidRPr="00E77497" w:rsidDel="0095573C" w:rsidRDefault="004C02EF">
      <w:pPr>
        <w:rPr>
          <w:del w:id="32284" w:author="Rev 8 Allen Wirfs-Brock" w:date="2012-06-15T15:18:00Z"/>
        </w:rPr>
      </w:pPr>
      <w:del w:id="32285" w:author="Rev 8 Allen Wirfs-Brock" w:date="2012-06-15T15:18:00Z">
        <w:r w:rsidRPr="00E77497" w:rsidDel="0095573C">
          <w:delText>and (4) the geographic location.</w:delText>
        </w:r>
      </w:del>
    </w:p>
    <w:p w14:paraId="3D23F269" w14:textId="77777777" w:rsidR="004C02EF" w:rsidRPr="00E77497" w:rsidDel="0095573C" w:rsidRDefault="004C02EF">
      <w:pPr>
        <w:rPr>
          <w:del w:id="32286" w:author="Rev 8 Allen Wirfs-Brock" w:date="2012-06-15T15:18:00Z"/>
        </w:rPr>
      </w:pPr>
      <w:del w:id="32287" w:author="Rev 8 Allen Wirfs-Brock" w:date="2012-06-15T15:18:00Z">
        <w:r w:rsidRPr="00E77497" w:rsidDel="0095573C">
          <w:delText>The implementation of ECMAScript should not try to determine whether the exact time was subject to daylight saving time, but just whether daylight saving time would have been in effect if the current daylight saving time algorithm had been used at the time. This avoids complications such as taking into account the years that the locale observed daylight saving time year round.</w:delText>
        </w:r>
      </w:del>
    </w:p>
    <w:p w14:paraId="271774AC" w14:textId="77777777" w:rsidR="004C02EF" w:rsidRPr="00E77497" w:rsidRDefault="004C02EF" w:rsidP="0095573C">
      <w:del w:id="32288" w:author="Rev 8 Allen Wirfs-Brock" w:date="2012-06-15T15:18:00Z">
        <w:r w:rsidRPr="00E77497" w:rsidDel="0095573C">
          <w:delText>If the host environment provides functionality for determining daylight saving time, the implementation of ECMAScript is free to map the year in question to an equivalent year (same leap-year-ness and same starting week day for the year) for which the host environment provides daylight saving time information. The only restriction is that all equivalent years should produce the same result.</w:delText>
        </w:r>
      </w:del>
      <w:bookmarkStart w:id="32289" w:name="_Toc385672399"/>
      <w:bookmarkStart w:id="32290" w:name="_Toc393690515"/>
    </w:p>
    <w:p w14:paraId="49E3ABBF" w14:textId="77777777" w:rsidR="004C02EF" w:rsidRPr="00E77497" w:rsidRDefault="004C02EF" w:rsidP="004C02EF">
      <w:pPr>
        <w:pStyle w:val="40"/>
        <w:numPr>
          <w:ilvl w:val="0"/>
          <w:numId w:val="0"/>
        </w:numPr>
      </w:pPr>
      <w:r w:rsidRPr="00E77497">
        <w:t>15.9.1.9</w:t>
      </w:r>
      <w:r w:rsidRPr="00E77497">
        <w:tab/>
        <w:t>Local Tim</w:t>
      </w:r>
      <w:bookmarkEnd w:id="32289"/>
      <w:bookmarkEnd w:id="32290"/>
      <w:r w:rsidRPr="00E77497">
        <w:t>e</w:t>
      </w:r>
    </w:p>
    <w:p w14:paraId="3E40A03E" w14:textId="77777777" w:rsidR="004C02EF" w:rsidRPr="00E77497" w:rsidRDefault="004C02EF" w:rsidP="004C02EF">
      <w:pPr>
        <w:spacing w:after="120"/>
      </w:pPr>
      <w:r w:rsidRPr="00E77497">
        <w:t>Conversion from UTC to local time is defined by</w:t>
      </w:r>
    </w:p>
    <w:p w14:paraId="50504CE7"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LocalTime(</w:t>
      </w:r>
      <w:r w:rsidRPr="00E77497">
        <w:rPr>
          <w:i/>
        </w:rPr>
        <w:t>t</w:t>
      </w:r>
      <w:r w:rsidRPr="00E77497">
        <w:t xml:space="preserve">) = </w:t>
      </w:r>
      <w:r w:rsidRPr="00E77497">
        <w:rPr>
          <w:i/>
        </w:rPr>
        <w:t>t</w:t>
      </w:r>
      <w:r w:rsidRPr="00E77497">
        <w:t xml:space="preserve"> + LocalTZA + DaylightSavingTA(</w:t>
      </w:r>
      <w:r w:rsidRPr="00E77497">
        <w:rPr>
          <w:i/>
        </w:rPr>
        <w:t>t</w:t>
      </w:r>
      <w:r w:rsidRPr="00E77497">
        <w:t>)</w:t>
      </w:r>
    </w:p>
    <w:p w14:paraId="33A326B7" w14:textId="77777777" w:rsidR="004C02EF" w:rsidRPr="00E77497" w:rsidRDefault="004C02EF" w:rsidP="004C02EF">
      <w:pPr>
        <w:spacing w:after="120"/>
      </w:pPr>
      <w:r w:rsidRPr="00E77497">
        <w:t>Conversion from local time to UTC is defined by</w:t>
      </w:r>
    </w:p>
    <w:p w14:paraId="15110A6F" w14:textId="77777777" w:rsidR="004C02EF" w:rsidRPr="00C7794D" w:rsidRDefault="004C02EF" w:rsidP="004C02EF">
      <w:pPr>
        <w:pStyle w:val="MathDefinition4"/>
        <w:tabs>
          <w:tab w:val="clear" w:pos="2160"/>
          <w:tab w:val="clear" w:pos="3240"/>
          <w:tab w:val="left" w:pos="1440"/>
          <w:tab w:val="left" w:pos="2970"/>
          <w:tab w:val="left" w:pos="3330"/>
        </w:tabs>
        <w:spacing w:before="0" w:after="120"/>
        <w:ind w:left="1440"/>
        <w:jc w:val="left"/>
      </w:pPr>
      <w:r w:rsidRPr="00C7794D">
        <w:t>UTC(</w:t>
      </w:r>
      <w:r w:rsidRPr="00C7794D">
        <w:rPr>
          <w:i/>
        </w:rPr>
        <w:t>t</w:t>
      </w:r>
      <w:r w:rsidRPr="00C7794D">
        <w:t xml:space="preserve">) = </w:t>
      </w:r>
      <w:r w:rsidRPr="00C7794D">
        <w:rPr>
          <w:i/>
        </w:rPr>
        <w:t>t</w:t>
      </w:r>
      <w:r w:rsidRPr="00C7794D">
        <w:t xml:space="preserve"> – LocalTZA – DaylightSavingTA(</w:t>
      </w:r>
      <w:r w:rsidRPr="00C7794D">
        <w:rPr>
          <w:i/>
        </w:rPr>
        <w:t>t</w:t>
      </w:r>
      <w:r w:rsidRPr="00C7794D">
        <w:t xml:space="preserve"> – LocalTZA)</w:t>
      </w:r>
    </w:p>
    <w:p w14:paraId="49C9F088" w14:textId="77777777" w:rsidR="004C02EF" w:rsidRPr="00546435" w:rsidRDefault="004C02EF" w:rsidP="004C02EF">
      <w:r w:rsidRPr="004D1BD1">
        <w:t xml:space="preserve">Note that </w:t>
      </w:r>
      <w:r w:rsidRPr="008B7F6F">
        <w:rPr>
          <w:rFonts w:ascii="Times New Roman" w:hAnsi="Times New Roman"/>
        </w:rPr>
        <w:t>UTC(LocalTime(</w:t>
      </w:r>
      <w:r w:rsidRPr="006B6D0A">
        <w:rPr>
          <w:rFonts w:ascii="Times New Roman" w:hAnsi="Times New Roman"/>
          <w:i/>
        </w:rPr>
        <w:t>t</w:t>
      </w:r>
      <w:r w:rsidRPr="006B6D0A">
        <w:rPr>
          <w:rFonts w:ascii="Times New Roman" w:hAnsi="Times New Roman"/>
        </w:rPr>
        <w:t>))</w:t>
      </w:r>
      <w:r w:rsidRPr="006B6D0A">
        <w:t xml:space="preserve"> is not necessarily always equal to </w:t>
      </w:r>
      <w:r w:rsidRPr="00E65A34">
        <w:rPr>
          <w:i/>
        </w:rPr>
        <w:t>t</w:t>
      </w:r>
      <w:r w:rsidRPr="00546435">
        <w:t>.</w:t>
      </w:r>
      <w:bookmarkStart w:id="32291" w:name="_Toc385672400"/>
      <w:bookmarkStart w:id="32292" w:name="_Toc393690516"/>
    </w:p>
    <w:p w14:paraId="631D71B0" w14:textId="77777777" w:rsidR="004C02EF" w:rsidRPr="00A67AF2" w:rsidRDefault="004C02EF" w:rsidP="004C02EF">
      <w:pPr>
        <w:pStyle w:val="40"/>
        <w:numPr>
          <w:ilvl w:val="0"/>
          <w:numId w:val="0"/>
        </w:numPr>
      </w:pPr>
      <w:r w:rsidRPr="00A67AF2">
        <w:t>15.9.1.10</w:t>
      </w:r>
      <w:r w:rsidRPr="00A67AF2">
        <w:tab/>
        <w:t>Hours, Minutes, Second, and Millisecond</w:t>
      </w:r>
      <w:bookmarkEnd w:id="32291"/>
      <w:bookmarkEnd w:id="32292"/>
      <w:r w:rsidRPr="00A67AF2">
        <w:t>s</w:t>
      </w:r>
    </w:p>
    <w:p w14:paraId="7B9F566F" w14:textId="77777777" w:rsidR="004C02EF" w:rsidRPr="00A67AF2" w:rsidRDefault="004C02EF" w:rsidP="004C02EF">
      <w:pPr>
        <w:spacing w:after="120"/>
      </w:pPr>
      <w:r w:rsidRPr="00A67AF2">
        <w:t>The following functions are useful in decomposing time values:</w:t>
      </w:r>
    </w:p>
    <w:p w14:paraId="2AC3D6F0"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B820AB">
        <w:t>HourFromTime(</w:t>
      </w:r>
      <w:r w:rsidRPr="00675B74">
        <w:rPr>
          <w:i/>
        </w:rPr>
        <w:t>t</w:t>
      </w:r>
      <w:r w:rsidRPr="00E77497">
        <w:t>)</w:t>
      </w:r>
      <w:r w:rsidRPr="00E77497">
        <w:tab/>
        <w:t>= floor(</w:t>
      </w:r>
      <w:r w:rsidRPr="00E77497">
        <w:rPr>
          <w:i/>
        </w:rPr>
        <w:t>t</w:t>
      </w:r>
      <w:r w:rsidRPr="00E77497">
        <w:t xml:space="preserve"> / msPerHour) modulo HoursPerDay</w:t>
      </w:r>
    </w:p>
    <w:p w14:paraId="36197D58"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MinFromTime(</w:t>
      </w:r>
      <w:r w:rsidRPr="00E77497">
        <w:rPr>
          <w:i/>
        </w:rPr>
        <w:t>t</w:t>
      </w:r>
      <w:r w:rsidRPr="00E77497">
        <w:t>)</w:t>
      </w:r>
      <w:r w:rsidRPr="00E77497">
        <w:tab/>
        <w:t>= floor(</w:t>
      </w:r>
      <w:r w:rsidRPr="00E77497">
        <w:rPr>
          <w:i/>
        </w:rPr>
        <w:t>t</w:t>
      </w:r>
      <w:r w:rsidRPr="00E77497">
        <w:t xml:space="preserve"> / msPerMinute) modulo MinutesPerHour</w:t>
      </w:r>
    </w:p>
    <w:p w14:paraId="0AEA6FBD"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SecFromTime(</w:t>
      </w:r>
      <w:r w:rsidRPr="00E77497">
        <w:rPr>
          <w:i/>
        </w:rPr>
        <w:t>t</w:t>
      </w:r>
      <w:r w:rsidRPr="00E77497">
        <w:t>)</w:t>
      </w:r>
      <w:r w:rsidRPr="00E77497">
        <w:tab/>
        <w:t>= floor(</w:t>
      </w:r>
      <w:r w:rsidRPr="00E77497">
        <w:rPr>
          <w:i/>
        </w:rPr>
        <w:t>t</w:t>
      </w:r>
      <w:r w:rsidRPr="00E77497">
        <w:t xml:space="preserve"> / msPerSecond) modulo SecondsPerMinute</w:t>
      </w:r>
    </w:p>
    <w:p w14:paraId="5ECD662C"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msFromTime(</w:t>
      </w:r>
      <w:r w:rsidRPr="00E77497">
        <w:rPr>
          <w:i/>
        </w:rPr>
        <w:t>t</w:t>
      </w:r>
      <w:r w:rsidRPr="00E77497">
        <w:t>)</w:t>
      </w:r>
      <w:r w:rsidRPr="00E77497">
        <w:tab/>
        <w:t>= t modulo msPerSecond</w:t>
      </w:r>
    </w:p>
    <w:p w14:paraId="08D58EE3" w14:textId="77777777" w:rsidR="004C02EF" w:rsidRPr="00E77497" w:rsidRDefault="004C02EF" w:rsidP="004C02EF">
      <w:pPr>
        <w:spacing w:after="120"/>
      </w:pPr>
      <w:r w:rsidRPr="00E77497">
        <w:t>where</w:t>
      </w:r>
    </w:p>
    <w:p w14:paraId="03D75955"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HoursPerDay</w:t>
      </w:r>
      <w:r w:rsidRPr="00E77497">
        <w:tab/>
        <w:t>= 24</w:t>
      </w:r>
    </w:p>
    <w:p w14:paraId="778AD490"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MinutesPerHour</w:t>
      </w:r>
      <w:r w:rsidRPr="00E77497">
        <w:tab/>
        <w:t>= 60</w:t>
      </w:r>
    </w:p>
    <w:p w14:paraId="24098B7B"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SecondsPerMinute</w:t>
      </w:r>
      <w:r w:rsidRPr="00E77497">
        <w:tab/>
        <w:t>= 60</w:t>
      </w:r>
    </w:p>
    <w:p w14:paraId="1D38A834" w14:textId="77777777"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msPerSecond</w:t>
      </w:r>
      <w:r w:rsidRPr="00E77497">
        <w:tab/>
        <w:t>= 1000</w:t>
      </w:r>
    </w:p>
    <w:p w14:paraId="2199A769" w14:textId="77777777" w:rsidR="004C02EF" w:rsidRPr="00E77497" w:rsidRDefault="004C02EF" w:rsidP="004C02EF">
      <w:pPr>
        <w:pStyle w:val="MathDefinition4"/>
        <w:tabs>
          <w:tab w:val="clear" w:pos="2160"/>
          <w:tab w:val="clear" w:pos="3240"/>
          <w:tab w:val="left" w:pos="1440"/>
          <w:tab w:val="left" w:pos="2970"/>
          <w:tab w:val="left" w:pos="3330"/>
          <w:tab w:val="left" w:pos="3960"/>
        </w:tabs>
        <w:spacing w:before="0" w:after="120"/>
        <w:ind w:left="1440"/>
        <w:jc w:val="left"/>
      </w:pPr>
      <w:r w:rsidRPr="00E77497">
        <w:t>msPerMinute</w:t>
      </w:r>
      <w:r w:rsidRPr="00E77497">
        <w:tab/>
        <w:t>= 60000</w:t>
      </w:r>
      <w:r w:rsidRPr="00E77497">
        <w:tab/>
        <w:t xml:space="preserve">= msPerSecond </w:t>
      </w:r>
      <w:r w:rsidRPr="00E77497">
        <w:sym w:font="Symbol" w:char="F0B4"/>
      </w:r>
      <w:r w:rsidRPr="00E77497">
        <w:t xml:space="preserve"> SecondsPerMinute</w:t>
      </w:r>
    </w:p>
    <w:p w14:paraId="1EB83CCA" w14:textId="77777777" w:rsidR="004C02EF" w:rsidRPr="00E77497" w:rsidRDefault="004C02EF" w:rsidP="004C02EF">
      <w:pPr>
        <w:pStyle w:val="MathDefinition4"/>
        <w:tabs>
          <w:tab w:val="clear" w:pos="2160"/>
          <w:tab w:val="clear" w:pos="3240"/>
          <w:tab w:val="left" w:pos="1440"/>
          <w:tab w:val="left" w:pos="2970"/>
          <w:tab w:val="left" w:pos="3330"/>
          <w:tab w:val="left" w:pos="3960"/>
        </w:tabs>
        <w:spacing w:before="0" w:after="120"/>
        <w:ind w:left="1440"/>
        <w:jc w:val="left"/>
      </w:pPr>
      <w:r w:rsidRPr="00E77497">
        <w:t>msPerHour</w:t>
      </w:r>
      <w:r w:rsidRPr="00E77497">
        <w:tab/>
        <w:t>= 3600000</w:t>
      </w:r>
      <w:r w:rsidRPr="00E77497">
        <w:tab/>
        <w:t xml:space="preserve">= msPerMinute </w:t>
      </w:r>
      <w:r w:rsidRPr="00E77497">
        <w:sym w:font="Symbol" w:char="F0B4"/>
      </w:r>
      <w:r w:rsidRPr="00E77497">
        <w:t xml:space="preserve"> MinutesPerHour</w:t>
      </w:r>
      <w:bookmarkStart w:id="32293" w:name="_Toc385672401"/>
      <w:bookmarkStart w:id="32294" w:name="_Toc393690517"/>
    </w:p>
    <w:p w14:paraId="1D00DC77" w14:textId="77777777" w:rsidR="004C02EF" w:rsidRPr="00E77497" w:rsidRDefault="004C02EF" w:rsidP="004C02EF">
      <w:pPr>
        <w:pStyle w:val="40"/>
        <w:numPr>
          <w:ilvl w:val="0"/>
          <w:numId w:val="0"/>
        </w:numPr>
      </w:pPr>
      <w:r w:rsidRPr="00E77497">
        <w:t>15.9.1.11</w:t>
      </w:r>
      <w:r w:rsidRPr="00E77497">
        <w:tab/>
        <w:t>MakeTime (hour, min, sec, ms</w:t>
      </w:r>
      <w:bookmarkEnd w:id="32293"/>
      <w:bookmarkEnd w:id="32294"/>
      <w:r w:rsidRPr="00E77497">
        <w:t>)</w:t>
      </w:r>
    </w:p>
    <w:p w14:paraId="451674DB" w14:textId="77777777" w:rsidR="004C02EF" w:rsidRPr="00E77497" w:rsidRDefault="004C02EF" w:rsidP="004C02EF">
      <w:r w:rsidRPr="00E77497">
        <w:t>The operator MakeTime calculates a number of milliseconds from its four arguments, which must be ECMAScript Number values. This operator functions as follows:</w:t>
      </w:r>
    </w:p>
    <w:p w14:paraId="098DD52C" w14:textId="77777777" w:rsidR="004C02EF" w:rsidRPr="00E77497" w:rsidRDefault="004C02EF" w:rsidP="001F482D">
      <w:pPr>
        <w:pStyle w:val="Alg4"/>
        <w:numPr>
          <w:ilvl w:val="0"/>
          <w:numId w:val="244"/>
        </w:numPr>
      </w:pPr>
      <w:r w:rsidRPr="00E77497">
        <w:t xml:space="preserve">If </w:t>
      </w:r>
      <w:r w:rsidRPr="00E77497">
        <w:rPr>
          <w:i/>
        </w:rPr>
        <w:t>hour</w:t>
      </w:r>
      <w:r w:rsidRPr="00E77497">
        <w:t xml:space="preserve"> is not finite or </w:t>
      </w:r>
      <w:r w:rsidRPr="00E77497">
        <w:rPr>
          <w:i/>
        </w:rPr>
        <w:t>min</w:t>
      </w:r>
      <w:r w:rsidRPr="00E77497">
        <w:t xml:space="preserve"> is not finite or </w:t>
      </w:r>
      <w:r w:rsidRPr="00E77497">
        <w:rPr>
          <w:i/>
        </w:rPr>
        <w:t>sec</w:t>
      </w:r>
      <w:r w:rsidRPr="00E77497">
        <w:t xml:space="preserve"> is not finite or </w:t>
      </w:r>
      <w:r w:rsidRPr="00E77497">
        <w:rPr>
          <w:i/>
        </w:rPr>
        <w:t>ms</w:t>
      </w:r>
      <w:r w:rsidRPr="00E77497">
        <w:t xml:space="preserve"> is not finite, return </w:t>
      </w:r>
      <w:r w:rsidRPr="00E77497">
        <w:rPr>
          <w:b/>
        </w:rPr>
        <w:t>NaN</w:t>
      </w:r>
      <w:r w:rsidRPr="00E77497">
        <w:t>.</w:t>
      </w:r>
    </w:p>
    <w:p w14:paraId="2137A3C5" w14:textId="77777777" w:rsidR="004C02EF" w:rsidRPr="00E77497" w:rsidRDefault="004C02EF" w:rsidP="001F482D">
      <w:pPr>
        <w:pStyle w:val="Alg4"/>
        <w:numPr>
          <w:ilvl w:val="0"/>
          <w:numId w:val="244"/>
        </w:numPr>
      </w:pPr>
      <w:r w:rsidRPr="00E77497">
        <w:t xml:space="preserve">Let </w:t>
      </w:r>
      <w:r w:rsidRPr="00E77497">
        <w:rPr>
          <w:i/>
        </w:rPr>
        <w:t>h</w:t>
      </w:r>
      <w:r w:rsidRPr="00E77497">
        <w:t xml:space="preserve"> be ToInteger(</w:t>
      </w:r>
      <w:r w:rsidRPr="00E77497">
        <w:rPr>
          <w:i/>
        </w:rPr>
        <w:t>hour</w:t>
      </w:r>
      <w:r w:rsidRPr="00E77497">
        <w:t>).</w:t>
      </w:r>
    </w:p>
    <w:p w14:paraId="6E928B8A" w14:textId="77777777" w:rsidR="004C02EF" w:rsidRPr="00E77497" w:rsidRDefault="004C02EF" w:rsidP="001F482D">
      <w:pPr>
        <w:pStyle w:val="Alg4"/>
        <w:numPr>
          <w:ilvl w:val="0"/>
          <w:numId w:val="244"/>
        </w:numPr>
      </w:pPr>
      <w:r w:rsidRPr="00E77497">
        <w:t xml:space="preserve">Let </w:t>
      </w:r>
      <w:r w:rsidRPr="00E77497">
        <w:rPr>
          <w:i/>
        </w:rPr>
        <w:t>m</w:t>
      </w:r>
      <w:r w:rsidRPr="00E77497">
        <w:t xml:space="preserve"> be ToInteger(</w:t>
      </w:r>
      <w:r w:rsidRPr="00E77497">
        <w:rPr>
          <w:i/>
        </w:rPr>
        <w:t>min</w:t>
      </w:r>
      <w:r w:rsidRPr="00E77497">
        <w:t>).</w:t>
      </w:r>
    </w:p>
    <w:p w14:paraId="07001836" w14:textId="77777777" w:rsidR="004C02EF" w:rsidRPr="00E77497" w:rsidRDefault="004C02EF" w:rsidP="001F482D">
      <w:pPr>
        <w:pStyle w:val="Alg4"/>
        <w:numPr>
          <w:ilvl w:val="0"/>
          <w:numId w:val="244"/>
        </w:numPr>
      </w:pPr>
      <w:r w:rsidRPr="00E77497">
        <w:t xml:space="preserve">Let </w:t>
      </w:r>
      <w:r w:rsidRPr="00E77497">
        <w:rPr>
          <w:i/>
        </w:rPr>
        <w:t>s</w:t>
      </w:r>
      <w:r w:rsidRPr="00E77497">
        <w:t xml:space="preserve"> be ToInteger(</w:t>
      </w:r>
      <w:r w:rsidRPr="00E77497">
        <w:rPr>
          <w:i/>
        </w:rPr>
        <w:t>sec</w:t>
      </w:r>
      <w:r w:rsidRPr="00E77497">
        <w:t>).</w:t>
      </w:r>
    </w:p>
    <w:p w14:paraId="29AD7276" w14:textId="77777777" w:rsidR="004C02EF" w:rsidRPr="00E77497" w:rsidRDefault="004C02EF" w:rsidP="001F482D">
      <w:pPr>
        <w:pStyle w:val="Alg4"/>
        <w:numPr>
          <w:ilvl w:val="0"/>
          <w:numId w:val="244"/>
        </w:numPr>
      </w:pPr>
      <w:r w:rsidRPr="00E77497">
        <w:t xml:space="preserve">Let </w:t>
      </w:r>
      <w:r w:rsidRPr="00E77497">
        <w:rPr>
          <w:i/>
        </w:rPr>
        <w:t>milli</w:t>
      </w:r>
      <w:r w:rsidRPr="00E77497">
        <w:t xml:space="preserve"> be ToInteger(</w:t>
      </w:r>
      <w:r w:rsidRPr="00E77497">
        <w:rPr>
          <w:i/>
        </w:rPr>
        <w:t>ms</w:t>
      </w:r>
      <w:r w:rsidRPr="00E77497">
        <w:t>).</w:t>
      </w:r>
    </w:p>
    <w:p w14:paraId="7E0CDE19" w14:textId="77777777" w:rsidR="004C02EF" w:rsidRPr="00E77497" w:rsidRDefault="004C02EF" w:rsidP="001F482D">
      <w:pPr>
        <w:pStyle w:val="Alg4"/>
        <w:numPr>
          <w:ilvl w:val="0"/>
          <w:numId w:val="244"/>
        </w:numPr>
      </w:pPr>
      <w:r w:rsidRPr="00E77497">
        <w:t xml:space="preserve">Let </w:t>
      </w:r>
      <w:r w:rsidRPr="00E77497">
        <w:rPr>
          <w:i/>
        </w:rPr>
        <w:t>t</w:t>
      </w:r>
      <w:r w:rsidRPr="00E77497">
        <w:t xml:space="preserve"> be </w:t>
      </w:r>
      <w:r w:rsidRPr="00E77497">
        <w:rPr>
          <w:i/>
        </w:rPr>
        <w:t>h</w:t>
      </w:r>
      <w:r w:rsidRPr="00E77497">
        <w:t xml:space="preserve"> </w:t>
      </w:r>
      <w:r w:rsidRPr="00E77497">
        <w:rPr>
          <w:rFonts w:ascii="Courier New" w:hAnsi="Courier New"/>
          <w:b/>
        </w:rPr>
        <w:t>*</w:t>
      </w:r>
      <w:r w:rsidRPr="00E77497">
        <w:t xml:space="preserve"> msPerHour </w:t>
      </w:r>
      <w:r w:rsidRPr="00E77497">
        <w:rPr>
          <w:rFonts w:ascii="Courier New" w:hAnsi="Courier New"/>
          <w:b/>
        </w:rPr>
        <w:t>+</w:t>
      </w:r>
      <w:r w:rsidRPr="00E77497">
        <w:t xml:space="preserve"> </w:t>
      </w:r>
      <w:r w:rsidRPr="00E77497">
        <w:rPr>
          <w:i/>
        </w:rPr>
        <w:t>m</w:t>
      </w:r>
      <w:r w:rsidRPr="00E77497">
        <w:t xml:space="preserve"> </w:t>
      </w:r>
      <w:r w:rsidRPr="00E77497">
        <w:rPr>
          <w:rFonts w:ascii="Courier New" w:hAnsi="Courier New"/>
          <w:b/>
        </w:rPr>
        <w:t>*</w:t>
      </w:r>
      <w:r w:rsidRPr="00E77497">
        <w:t xml:space="preserve"> msPerMinute </w:t>
      </w:r>
      <w:r w:rsidRPr="00E77497">
        <w:rPr>
          <w:rFonts w:ascii="Courier New" w:hAnsi="Courier New"/>
          <w:b/>
        </w:rPr>
        <w:t>+</w:t>
      </w:r>
      <w:r w:rsidRPr="00E77497">
        <w:t xml:space="preserve"> </w:t>
      </w:r>
      <w:r w:rsidRPr="00E77497">
        <w:rPr>
          <w:i/>
        </w:rPr>
        <w:t>s</w:t>
      </w:r>
      <w:r w:rsidRPr="00E77497">
        <w:t xml:space="preserve"> </w:t>
      </w:r>
      <w:r w:rsidRPr="00E77497">
        <w:rPr>
          <w:rFonts w:ascii="Courier New" w:hAnsi="Courier New"/>
          <w:b/>
        </w:rPr>
        <w:t>*</w:t>
      </w:r>
      <w:r w:rsidRPr="00E77497">
        <w:t xml:space="preserve"> msPerSecond </w:t>
      </w:r>
      <w:r w:rsidRPr="00E77497">
        <w:rPr>
          <w:rFonts w:ascii="Courier New" w:hAnsi="Courier New"/>
          <w:b/>
        </w:rPr>
        <w:t>+</w:t>
      </w:r>
      <w:r w:rsidRPr="00E77497">
        <w:t xml:space="preserve"> </w:t>
      </w:r>
      <w:r w:rsidRPr="00E77497">
        <w:rPr>
          <w:i/>
        </w:rPr>
        <w:t>milli</w:t>
      </w:r>
      <w:r w:rsidRPr="00E77497">
        <w:t xml:space="preserve">, performing the arithmetic according to IEEE 754 rules (that is, as if using the ECMAScript operators </w:t>
      </w:r>
      <w:r w:rsidRPr="00E77497">
        <w:rPr>
          <w:rFonts w:ascii="Courier New" w:hAnsi="Courier New"/>
          <w:b/>
        </w:rPr>
        <w:t>*</w:t>
      </w:r>
      <w:r w:rsidRPr="00E77497">
        <w:t xml:space="preserve"> and </w:t>
      </w:r>
      <w:r w:rsidRPr="00E77497">
        <w:rPr>
          <w:rFonts w:ascii="Courier New" w:hAnsi="Courier New"/>
          <w:b/>
        </w:rPr>
        <w:t>+</w:t>
      </w:r>
      <w:r w:rsidRPr="00E77497">
        <w:t>).</w:t>
      </w:r>
    </w:p>
    <w:p w14:paraId="4EB15EFD" w14:textId="77777777" w:rsidR="004C02EF" w:rsidRPr="00E77497" w:rsidRDefault="004C02EF" w:rsidP="001F482D">
      <w:pPr>
        <w:pStyle w:val="Alg4"/>
        <w:numPr>
          <w:ilvl w:val="0"/>
          <w:numId w:val="244"/>
        </w:numPr>
        <w:spacing w:after="220"/>
      </w:pPr>
      <w:r w:rsidRPr="00E77497">
        <w:t xml:space="preserve">Return </w:t>
      </w:r>
      <w:r w:rsidRPr="00E77497">
        <w:rPr>
          <w:i/>
        </w:rPr>
        <w:t>t</w:t>
      </w:r>
      <w:r w:rsidRPr="00E77497">
        <w:t>.</w:t>
      </w:r>
      <w:bookmarkStart w:id="32295" w:name="_Toc385672402"/>
      <w:bookmarkStart w:id="32296" w:name="_Toc393690518"/>
    </w:p>
    <w:p w14:paraId="0595FE22" w14:textId="77777777" w:rsidR="004C02EF" w:rsidRPr="00E77497" w:rsidRDefault="004C02EF" w:rsidP="004C02EF">
      <w:pPr>
        <w:pStyle w:val="40"/>
        <w:numPr>
          <w:ilvl w:val="0"/>
          <w:numId w:val="0"/>
        </w:numPr>
      </w:pPr>
      <w:r w:rsidRPr="00E77497">
        <w:t>15.9.1.12</w:t>
      </w:r>
      <w:r w:rsidRPr="00E77497">
        <w:tab/>
        <w:t>MakeDay (year, month, date</w:t>
      </w:r>
      <w:bookmarkEnd w:id="32295"/>
      <w:bookmarkEnd w:id="32296"/>
      <w:r w:rsidRPr="00E77497">
        <w:t>)</w:t>
      </w:r>
    </w:p>
    <w:p w14:paraId="6643193E" w14:textId="77777777" w:rsidR="004C02EF" w:rsidRPr="00E77497" w:rsidRDefault="004C02EF" w:rsidP="004C02EF">
      <w:r w:rsidRPr="00E77497">
        <w:t>The operator MakeDay calculates a number of days from its three arguments, which must be ECMAScript Number values. This operator functions as follows:</w:t>
      </w:r>
    </w:p>
    <w:p w14:paraId="372C56E3" w14:textId="77777777" w:rsidR="004C02EF" w:rsidRPr="00E77497" w:rsidRDefault="004C02EF" w:rsidP="001F482D">
      <w:pPr>
        <w:pStyle w:val="Alg4"/>
        <w:numPr>
          <w:ilvl w:val="0"/>
          <w:numId w:val="245"/>
        </w:numPr>
      </w:pPr>
      <w:r w:rsidRPr="00E77497">
        <w:t xml:space="preserve">If </w:t>
      </w:r>
      <w:r w:rsidRPr="00E77497">
        <w:rPr>
          <w:i/>
        </w:rPr>
        <w:t>year</w:t>
      </w:r>
      <w:r w:rsidRPr="00E77497">
        <w:t xml:space="preserve"> is not finite or </w:t>
      </w:r>
      <w:r w:rsidRPr="00E77497">
        <w:rPr>
          <w:i/>
        </w:rPr>
        <w:t>month</w:t>
      </w:r>
      <w:r w:rsidRPr="00E77497">
        <w:t xml:space="preserve"> is not finite or </w:t>
      </w:r>
      <w:r w:rsidRPr="00E77497">
        <w:rPr>
          <w:i/>
        </w:rPr>
        <w:t>date</w:t>
      </w:r>
      <w:r w:rsidRPr="00E77497">
        <w:t xml:space="preserve"> is not finite, return </w:t>
      </w:r>
      <w:r w:rsidRPr="00E77497">
        <w:rPr>
          <w:b/>
        </w:rPr>
        <w:t>NaN</w:t>
      </w:r>
      <w:r w:rsidRPr="00E77497">
        <w:t>.</w:t>
      </w:r>
    </w:p>
    <w:p w14:paraId="3B0E0381" w14:textId="77777777" w:rsidR="004C02EF" w:rsidRPr="00E77497" w:rsidRDefault="004C02EF" w:rsidP="001F482D">
      <w:pPr>
        <w:pStyle w:val="Alg4"/>
        <w:numPr>
          <w:ilvl w:val="0"/>
          <w:numId w:val="245"/>
        </w:numPr>
      </w:pPr>
      <w:r w:rsidRPr="00E77497">
        <w:t xml:space="preserve">Let </w:t>
      </w:r>
      <w:r w:rsidRPr="00E77497">
        <w:rPr>
          <w:i/>
        </w:rPr>
        <w:t>y</w:t>
      </w:r>
      <w:r w:rsidRPr="00E77497">
        <w:t xml:space="preserve"> be ToInteger(</w:t>
      </w:r>
      <w:r w:rsidRPr="00E77497">
        <w:rPr>
          <w:i/>
        </w:rPr>
        <w:t>year</w:t>
      </w:r>
      <w:r w:rsidRPr="00E77497">
        <w:t>).</w:t>
      </w:r>
    </w:p>
    <w:p w14:paraId="23A938D1" w14:textId="77777777" w:rsidR="004C02EF" w:rsidRPr="00E77497" w:rsidRDefault="004C02EF" w:rsidP="001F482D">
      <w:pPr>
        <w:pStyle w:val="Alg4"/>
        <w:numPr>
          <w:ilvl w:val="0"/>
          <w:numId w:val="245"/>
        </w:numPr>
      </w:pPr>
      <w:r w:rsidRPr="00E77497">
        <w:t xml:space="preserve">Let </w:t>
      </w:r>
      <w:r w:rsidRPr="00E77497">
        <w:rPr>
          <w:i/>
        </w:rPr>
        <w:t>m</w:t>
      </w:r>
      <w:r w:rsidRPr="00E77497">
        <w:t xml:space="preserve"> be ToInteger(</w:t>
      </w:r>
      <w:r w:rsidRPr="00E77497">
        <w:rPr>
          <w:i/>
        </w:rPr>
        <w:t>month</w:t>
      </w:r>
      <w:r w:rsidRPr="00E77497">
        <w:t>).</w:t>
      </w:r>
    </w:p>
    <w:p w14:paraId="2DF5724F" w14:textId="77777777" w:rsidR="004C02EF" w:rsidRPr="00E77497" w:rsidRDefault="004C02EF" w:rsidP="001F482D">
      <w:pPr>
        <w:pStyle w:val="Alg4"/>
        <w:numPr>
          <w:ilvl w:val="0"/>
          <w:numId w:val="245"/>
        </w:numPr>
      </w:pPr>
      <w:r w:rsidRPr="00E77497">
        <w:t xml:space="preserve">Let </w:t>
      </w:r>
      <w:r w:rsidRPr="00E77497">
        <w:rPr>
          <w:i/>
        </w:rPr>
        <w:t>dt</w:t>
      </w:r>
      <w:r w:rsidRPr="00E77497">
        <w:t xml:space="preserve"> be ToInteger(</w:t>
      </w:r>
      <w:r w:rsidRPr="00E77497">
        <w:rPr>
          <w:i/>
        </w:rPr>
        <w:t>date</w:t>
      </w:r>
      <w:r w:rsidRPr="00E77497">
        <w:t>).</w:t>
      </w:r>
    </w:p>
    <w:p w14:paraId="3C2F0602" w14:textId="77777777" w:rsidR="004C02EF" w:rsidRPr="00E77497" w:rsidRDefault="004C02EF" w:rsidP="001F482D">
      <w:pPr>
        <w:pStyle w:val="Alg4"/>
        <w:numPr>
          <w:ilvl w:val="0"/>
          <w:numId w:val="245"/>
        </w:numPr>
      </w:pPr>
      <w:r w:rsidRPr="00E77497">
        <w:t xml:space="preserve">Let </w:t>
      </w:r>
      <w:r w:rsidRPr="00E77497">
        <w:rPr>
          <w:i/>
        </w:rPr>
        <w:t>ym</w:t>
      </w:r>
      <w:r w:rsidRPr="00E77497">
        <w:t xml:space="preserve"> be </w:t>
      </w:r>
      <w:r w:rsidRPr="00E77497">
        <w:rPr>
          <w:i/>
        </w:rPr>
        <w:t>y</w:t>
      </w:r>
      <w:r w:rsidRPr="00E77497">
        <w:t xml:space="preserve"> + floor(</w:t>
      </w:r>
      <w:r w:rsidRPr="00E77497">
        <w:rPr>
          <w:i/>
        </w:rPr>
        <w:t>m</w:t>
      </w:r>
      <w:r w:rsidRPr="00E77497" w:rsidDel="00D6213E">
        <w:t xml:space="preserve"> </w:t>
      </w:r>
      <w:r w:rsidRPr="00E77497">
        <w:t>/12).</w:t>
      </w:r>
    </w:p>
    <w:p w14:paraId="7306553D" w14:textId="77777777" w:rsidR="004C02EF" w:rsidRPr="00E77497" w:rsidRDefault="004C02EF" w:rsidP="001F482D">
      <w:pPr>
        <w:pStyle w:val="Alg4"/>
        <w:numPr>
          <w:ilvl w:val="0"/>
          <w:numId w:val="245"/>
        </w:numPr>
      </w:pPr>
      <w:r w:rsidRPr="00E77497">
        <w:t xml:space="preserve">Let </w:t>
      </w:r>
      <w:r w:rsidRPr="00E77497">
        <w:rPr>
          <w:i/>
        </w:rPr>
        <w:t>mn</w:t>
      </w:r>
      <w:r w:rsidRPr="00E77497">
        <w:t xml:space="preserve"> be </w:t>
      </w:r>
      <w:r w:rsidRPr="00E77497">
        <w:rPr>
          <w:i/>
        </w:rPr>
        <w:t>m</w:t>
      </w:r>
      <w:r w:rsidRPr="00E77497">
        <w:t xml:space="preserve"> modulo 12.</w:t>
      </w:r>
    </w:p>
    <w:p w14:paraId="5500EF2F" w14:textId="77777777" w:rsidR="004C02EF" w:rsidRPr="00E77497" w:rsidRDefault="004C02EF" w:rsidP="001F482D">
      <w:pPr>
        <w:pStyle w:val="Alg4"/>
        <w:numPr>
          <w:ilvl w:val="0"/>
          <w:numId w:val="245"/>
        </w:numPr>
      </w:pPr>
      <w:r w:rsidRPr="00E77497">
        <w:t xml:space="preserve">Find a value </w:t>
      </w:r>
      <w:r w:rsidRPr="00E77497">
        <w:rPr>
          <w:i/>
        </w:rPr>
        <w:t>t</w:t>
      </w:r>
      <w:r w:rsidRPr="00E77497">
        <w:t xml:space="preserve"> such that YearFromTime(</w:t>
      </w:r>
      <w:r w:rsidRPr="00E77497">
        <w:rPr>
          <w:i/>
        </w:rPr>
        <w:t>t</w:t>
      </w:r>
      <w:r w:rsidRPr="00E77497">
        <w:t xml:space="preserve">) </w:t>
      </w:r>
      <w:r w:rsidRPr="00E77497">
        <w:rPr>
          <w:rFonts w:ascii="Courier New" w:hAnsi="Courier New"/>
          <w:b/>
        </w:rPr>
        <w:t>==</w:t>
      </w:r>
      <w:r w:rsidRPr="00E77497">
        <w:t xml:space="preserve"> </w:t>
      </w:r>
      <w:r w:rsidRPr="00E77497">
        <w:rPr>
          <w:i/>
        </w:rPr>
        <w:t>ym</w:t>
      </w:r>
      <w:r w:rsidRPr="00E77497">
        <w:t xml:space="preserve"> and MonthFromTime(</w:t>
      </w:r>
      <w:r w:rsidRPr="00E77497">
        <w:rPr>
          <w:i/>
        </w:rPr>
        <w:t>t</w:t>
      </w:r>
      <w:r w:rsidRPr="00E77497">
        <w:t xml:space="preserve">) </w:t>
      </w:r>
      <w:r w:rsidRPr="00E77497">
        <w:rPr>
          <w:rFonts w:ascii="Courier New" w:hAnsi="Courier New"/>
          <w:b/>
        </w:rPr>
        <w:t>==</w:t>
      </w:r>
      <w:r w:rsidRPr="00E77497">
        <w:t xml:space="preserve"> </w:t>
      </w:r>
      <w:r w:rsidRPr="00E77497">
        <w:rPr>
          <w:i/>
        </w:rPr>
        <w:t>mn</w:t>
      </w:r>
      <w:r w:rsidRPr="00E77497">
        <w:t xml:space="preserve"> and DateFromTime(</w:t>
      </w:r>
      <w:r w:rsidRPr="00E77497">
        <w:rPr>
          <w:i/>
        </w:rPr>
        <w:t>t</w:t>
      </w:r>
      <w:r w:rsidRPr="00E77497">
        <w:t xml:space="preserve">) </w:t>
      </w:r>
      <w:r w:rsidRPr="00E77497">
        <w:rPr>
          <w:rFonts w:ascii="Courier New" w:hAnsi="Courier New"/>
          <w:b/>
        </w:rPr>
        <w:t>==</w:t>
      </w:r>
      <w:r w:rsidRPr="00E77497">
        <w:t xml:space="preserve"> 1; but if this is not possible (because some argument is out of range), return </w:t>
      </w:r>
      <w:r w:rsidRPr="00E77497">
        <w:rPr>
          <w:b/>
        </w:rPr>
        <w:t>NaN</w:t>
      </w:r>
      <w:r w:rsidRPr="00E77497">
        <w:t>.</w:t>
      </w:r>
    </w:p>
    <w:p w14:paraId="1FE4B8D1" w14:textId="77777777" w:rsidR="004C02EF" w:rsidRPr="006B6D0A" w:rsidRDefault="004C02EF" w:rsidP="001F482D">
      <w:pPr>
        <w:pStyle w:val="Alg4"/>
        <w:numPr>
          <w:ilvl w:val="0"/>
          <w:numId w:val="245"/>
        </w:numPr>
        <w:spacing w:after="220"/>
      </w:pPr>
      <w:r w:rsidRPr="00E77497">
        <w:t>Return Day(</w:t>
      </w:r>
      <w:r w:rsidRPr="00E77497">
        <w:rPr>
          <w:i/>
        </w:rPr>
        <w:t>t</w:t>
      </w:r>
      <w:r w:rsidRPr="00E77497">
        <w:t xml:space="preserve">) + </w:t>
      </w:r>
      <w:r w:rsidRPr="00E77497">
        <w:rPr>
          <w:i/>
        </w:rPr>
        <w:t>dt</w:t>
      </w:r>
      <w:r w:rsidRPr="00E77497">
        <w:t xml:space="preserve"> </w:t>
      </w:r>
      <w:r w:rsidRPr="006B6D0A">
        <w:sym w:font="Symbol" w:char="F02D"/>
      </w:r>
      <w:r w:rsidRPr="006B6D0A">
        <w:t xml:space="preserve"> 1.</w:t>
      </w:r>
    </w:p>
    <w:p w14:paraId="2492DC21" w14:textId="77777777" w:rsidR="004C02EF" w:rsidRPr="006B6D0A" w:rsidRDefault="004C02EF" w:rsidP="004C02EF">
      <w:pPr>
        <w:pStyle w:val="40"/>
        <w:numPr>
          <w:ilvl w:val="0"/>
          <w:numId w:val="0"/>
        </w:numPr>
      </w:pPr>
      <w:bookmarkStart w:id="32297" w:name="_Toc385672403"/>
      <w:bookmarkStart w:id="32298" w:name="_Toc393690519"/>
      <w:r w:rsidRPr="006B6D0A">
        <w:t>15.9.1.13</w:t>
      </w:r>
      <w:r w:rsidRPr="006B6D0A">
        <w:tab/>
        <w:t>MakeDate (day, time</w:t>
      </w:r>
      <w:bookmarkEnd w:id="32297"/>
      <w:bookmarkEnd w:id="32298"/>
      <w:r w:rsidRPr="006B6D0A">
        <w:t>)</w:t>
      </w:r>
    </w:p>
    <w:p w14:paraId="3113AC4A" w14:textId="77777777" w:rsidR="004C02EF" w:rsidRPr="00E65A34" w:rsidRDefault="004C02EF" w:rsidP="004C02EF">
      <w:r w:rsidRPr="006B6D0A">
        <w:t xml:space="preserve">The operator MakeDate calculates a number of milliseconds from its two arguments, which must be ECMAScript Number values. This operator functions </w:t>
      </w:r>
      <w:r w:rsidRPr="00E65A34">
        <w:t>as follows:</w:t>
      </w:r>
    </w:p>
    <w:p w14:paraId="5AC5659A" w14:textId="77777777" w:rsidR="004C02EF" w:rsidRPr="00E77497" w:rsidRDefault="004C02EF" w:rsidP="001F482D">
      <w:pPr>
        <w:pStyle w:val="Alg4"/>
        <w:numPr>
          <w:ilvl w:val="0"/>
          <w:numId w:val="246"/>
        </w:numPr>
      </w:pPr>
      <w:r w:rsidRPr="00546435">
        <w:t xml:space="preserve">If </w:t>
      </w:r>
      <w:r w:rsidRPr="00A67AF2">
        <w:rPr>
          <w:i/>
        </w:rPr>
        <w:t>day</w:t>
      </w:r>
      <w:r w:rsidRPr="00A67AF2">
        <w:t xml:space="preserve"> is not finite or </w:t>
      </w:r>
      <w:r w:rsidRPr="00A67AF2">
        <w:rPr>
          <w:i/>
        </w:rPr>
        <w:t>time</w:t>
      </w:r>
      <w:r w:rsidRPr="00B820AB">
        <w:t xml:space="preserve"> is not finite, return </w:t>
      </w:r>
      <w:r w:rsidRPr="00675B74">
        <w:rPr>
          <w:b/>
        </w:rPr>
        <w:t>NaN</w:t>
      </w:r>
      <w:r w:rsidRPr="00E77497">
        <w:t>.</w:t>
      </w:r>
    </w:p>
    <w:p w14:paraId="61D7B32A" w14:textId="77777777" w:rsidR="004C02EF" w:rsidRPr="006B6D0A" w:rsidRDefault="004C02EF" w:rsidP="001F482D">
      <w:pPr>
        <w:pStyle w:val="Alg4"/>
        <w:numPr>
          <w:ilvl w:val="0"/>
          <w:numId w:val="246"/>
        </w:numPr>
        <w:spacing w:after="220"/>
      </w:pPr>
      <w:r w:rsidRPr="00E77497">
        <w:t xml:space="preserve">Return </w:t>
      </w:r>
      <w:r w:rsidRPr="00E77497">
        <w:rPr>
          <w:i/>
        </w:rPr>
        <w:t>day</w:t>
      </w:r>
      <w:r w:rsidRPr="00E77497">
        <w:t xml:space="preserve"> </w:t>
      </w:r>
      <w:r w:rsidRPr="006B6D0A">
        <w:sym w:font="Symbol" w:char="F0B4"/>
      </w:r>
      <w:r w:rsidRPr="006B6D0A">
        <w:t xml:space="preserve"> msPerDay + </w:t>
      </w:r>
      <w:r w:rsidRPr="006B6D0A">
        <w:rPr>
          <w:i/>
        </w:rPr>
        <w:t>time</w:t>
      </w:r>
      <w:r w:rsidRPr="006B6D0A">
        <w:t>.</w:t>
      </w:r>
    </w:p>
    <w:p w14:paraId="2B013384" w14:textId="77777777" w:rsidR="004C02EF" w:rsidRPr="00E65A34" w:rsidRDefault="004C02EF" w:rsidP="004C02EF">
      <w:pPr>
        <w:pStyle w:val="40"/>
        <w:numPr>
          <w:ilvl w:val="0"/>
          <w:numId w:val="0"/>
        </w:numPr>
      </w:pPr>
      <w:bookmarkStart w:id="32299" w:name="_Toc385672404"/>
      <w:bookmarkStart w:id="32300" w:name="_Toc393690520"/>
      <w:r w:rsidRPr="00E65A34">
        <w:t>15.9.1.14</w:t>
      </w:r>
      <w:r w:rsidRPr="00E65A34">
        <w:tab/>
        <w:t>TimeClip (time</w:t>
      </w:r>
      <w:bookmarkEnd w:id="32299"/>
      <w:bookmarkEnd w:id="32300"/>
      <w:r w:rsidRPr="00E65A34">
        <w:t>)</w:t>
      </w:r>
    </w:p>
    <w:p w14:paraId="68221FF3" w14:textId="77777777" w:rsidR="004C02EF" w:rsidRPr="00A67AF2" w:rsidRDefault="004C02EF" w:rsidP="004C02EF">
      <w:r w:rsidRPr="00546435">
        <w:t>The operator TimeClip calculates a number of milliseconds from its argument, which must be an ECMAScript Number value. This operator</w:t>
      </w:r>
      <w:r w:rsidRPr="00A67AF2">
        <w:t xml:space="preserve"> functions as follows:</w:t>
      </w:r>
    </w:p>
    <w:p w14:paraId="003094AF" w14:textId="77777777" w:rsidR="004C02EF" w:rsidRPr="00E77497" w:rsidRDefault="004C02EF" w:rsidP="001F482D">
      <w:pPr>
        <w:pStyle w:val="Alg4"/>
        <w:numPr>
          <w:ilvl w:val="0"/>
          <w:numId w:val="247"/>
        </w:numPr>
      </w:pPr>
      <w:r w:rsidRPr="00A67AF2">
        <w:t xml:space="preserve">If </w:t>
      </w:r>
      <w:r w:rsidRPr="00A67AF2">
        <w:rPr>
          <w:i/>
        </w:rPr>
        <w:t>time</w:t>
      </w:r>
      <w:r w:rsidRPr="00B820AB">
        <w:t xml:space="preserve"> is not finite, return </w:t>
      </w:r>
      <w:r w:rsidRPr="00675B74">
        <w:rPr>
          <w:b/>
        </w:rPr>
        <w:t>NaN</w:t>
      </w:r>
      <w:r w:rsidRPr="00E77497">
        <w:t>.</w:t>
      </w:r>
    </w:p>
    <w:p w14:paraId="62C4A429" w14:textId="77777777" w:rsidR="004C02EF" w:rsidRPr="00E77497" w:rsidRDefault="004C02EF" w:rsidP="001F482D">
      <w:pPr>
        <w:pStyle w:val="Alg4"/>
        <w:numPr>
          <w:ilvl w:val="0"/>
          <w:numId w:val="247"/>
        </w:numPr>
      </w:pPr>
      <w:r w:rsidRPr="00E77497">
        <w:t>If abs(</w:t>
      </w:r>
      <w:r w:rsidRPr="00E77497">
        <w:rPr>
          <w:i/>
        </w:rPr>
        <w:t>time</w:t>
      </w:r>
      <w:r w:rsidRPr="00E77497">
        <w:t>) &gt; 8.64 </w:t>
      </w:r>
      <w:r w:rsidRPr="00E77497">
        <w:rPr>
          <w:rFonts w:ascii="Arial" w:hAnsi="Arial" w:cs="Arial"/>
        </w:rPr>
        <w:t>x</w:t>
      </w:r>
      <w:r w:rsidRPr="00E77497">
        <w:t> 10</w:t>
      </w:r>
      <w:r w:rsidRPr="00E77497">
        <w:rPr>
          <w:vertAlign w:val="superscript"/>
        </w:rPr>
        <w:t>15</w:t>
      </w:r>
      <w:r w:rsidRPr="00E77497">
        <w:t xml:space="preserve">, return </w:t>
      </w:r>
      <w:r w:rsidRPr="00E77497">
        <w:rPr>
          <w:b/>
        </w:rPr>
        <w:t>NaN</w:t>
      </w:r>
      <w:r w:rsidRPr="00E77497">
        <w:t>.</w:t>
      </w:r>
    </w:p>
    <w:p w14:paraId="2CDAA7A4" w14:textId="77777777" w:rsidR="004C02EF" w:rsidRPr="00E65A34" w:rsidRDefault="004C02EF" w:rsidP="001F482D">
      <w:pPr>
        <w:pStyle w:val="Alg4"/>
        <w:numPr>
          <w:ilvl w:val="0"/>
          <w:numId w:val="247"/>
        </w:numPr>
        <w:spacing w:after="220"/>
      </w:pPr>
      <w:r w:rsidRPr="00E77497">
        <w:t>Return an implementation-dependent choice of either ToInteger(</w:t>
      </w:r>
      <w:r w:rsidRPr="00E77497">
        <w:rPr>
          <w:i/>
        </w:rPr>
        <w:t>time</w:t>
      </w:r>
      <w:r w:rsidRPr="00E77497">
        <w:t>) or ToInteger(</w:t>
      </w:r>
      <w:r w:rsidRPr="00E77497">
        <w:rPr>
          <w:i/>
        </w:rPr>
        <w:t>time</w:t>
      </w:r>
      <w:r w:rsidRPr="00E77497">
        <w:t>) + (</w:t>
      </w:r>
      <w:r w:rsidRPr="00E77497">
        <w:rPr>
          <w:b/>
        </w:rPr>
        <w:t>+0</w:t>
      </w:r>
      <w:r w:rsidRPr="00E77497">
        <w:t xml:space="preserve">). (Adding a positive zero converts </w:t>
      </w:r>
      <w:r w:rsidRPr="006B6D0A">
        <w:rPr>
          <w:b/>
        </w:rPr>
        <w:sym w:font="Symbol" w:char="F02D"/>
      </w:r>
      <w:r w:rsidRPr="006B6D0A">
        <w:rPr>
          <w:b/>
        </w:rPr>
        <w:t>0</w:t>
      </w:r>
      <w:r w:rsidRPr="006B6D0A">
        <w:t xml:space="preserve"> to </w:t>
      </w:r>
      <w:r w:rsidRPr="006B6D0A">
        <w:rPr>
          <w:b/>
        </w:rPr>
        <w:t>+0</w:t>
      </w:r>
      <w:r w:rsidRPr="00E65A34">
        <w:t>.)</w:t>
      </w:r>
      <w:bookmarkStart w:id="32301" w:name="_Toc393690521"/>
      <w:bookmarkStart w:id="32302" w:name="_Toc385672405"/>
      <w:bookmarkStart w:id="32303" w:name="_Ref393527655"/>
    </w:p>
    <w:p w14:paraId="5B5E1246" w14:textId="77777777" w:rsidR="004C02EF" w:rsidRPr="00E77497" w:rsidRDefault="004C02EF" w:rsidP="004C02EF">
      <w:pPr>
        <w:pStyle w:val="Note"/>
      </w:pPr>
      <w:r w:rsidRPr="00546435">
        <w:t>NOTE</w:t>
      </w:r>
      <w:r w:rsidRPr="00546435">
        <w:tab/>
        <w:t>The point of s</w:t>
      </w:r>
      <w:r w:rsidRPr="00A67AF2">
        <w:t xml:space="preserve">tep 3 is that an implementation is permitted a choice of internal representations of time values, for example as a 64-bit signed integer or as a 64-bit floating-point value. Depending on the implementation, this internal representation may or may not distinguish </w:t>
      </w:r>
      <w:r w:rsidRPr="00A67AF2">
        <w:rPr>
          <w:b/>
        </w:rPr>
        <w:sym w:font="Symbol" w:char="F02D"/>
      </w:r>
      <w:r w:rsidRPr="00B820AB">
        <w:rPr>
          <w:b/>
        </w:rPr>
        <w:t>0</w:t>
      </w:r>
      <w:r w:rsidRPr="00675B74">
        <w:t xml:space="preserve"> and </w:t>
      </w:r>
      <w:r w:rsidRPr="00E77497">
        <w:rPr>
          <w:b/>
        </w:rPr>
        <w:t>+0</w:t>
      </w:r>
      <w:r w:rsidRPr="00E77497">
        <w:t>.</w:t>
      </w:r>
      <w:bookmarkStart w:id="32304" w:name="_Ref404508246"/>
    </w:p>
    <w:p w14:paraId="42EFDD26" w14:textId="77777777" w:rsidR="004C02EF" w:rsidRPr="00E77497" w:rsidRDefault="004C02EF" w:rsidP="004C02EF">
      <w:pPr>
        <w:pStyle w:val="40"/>
        <w:numPr>
          <w:ilvl w:val="0"/>
          <w:numId w:val="0"/>
        </w:numPr>
      </w:pPr>
      <w:r w:rsidRPr="00E77497">
        <w:t>15.9.1.15</w:t>
      </w:r>
      <w:r w:rsidRPr="00E77497">
        <w:tab/>
        <w:t>Date Time String Format</w:t>
      </w:r>
    </w:p>
    <w:p w14:paraId="0703CCDB" w14:textId="77777777" w:rsidR="004C02EF" w:rsidRPr="00C7794D" w:rsidRDefault="004C02EF" w:rsidP="004C02EF">
      <w:r w:rsidRPr="00C7794D">
        <w:t xml:space="preserve">ECMAScript defines a string interchange format for date-times based upon a simplification of the ISO 8601 Extended Format.  The format is as follows: </w:t>
      </w:r>
      <w:r w:rsidRPr="00C7794D">
        <w:rPr>
          <w:rFonts w:ascii="Courier New" w:hAnsi="Courier New" w:cs="Courier New"/>
          <w:b/>
        </w:rPr>
        <w:t>YYYY-MM-DDTHH:mm:ss.sss</w:t>
      </w:r>
      <w:r w:rsidRPr="00C7794D">
        <w:rPr>
          <w:rFonts w:ascii="Courier New" w:hAnsi="Courier New" w:cs="Courier New"/>
          <w:b/>
          <w:i/>
        </w:rPr>
        <w:t>Z</w:t>
      </w:r>
    </w:p>
    <w:p w14:paraId="37D69D10" w14:textId="77777777" w:rsidR="004C02EF" w:rsidRPr="00C7794D" w:rsidRDefault="004C02EF" w:rsidP="004C02EF">
      <w:r w:rsidRPr="00C7794D">
        <w:t>Where the fields are as follows:</w:t>
      </w:r>
    </w:p>
    <w:p w14:paraId="3F544ECC" w14:textId="77777777" w:rsidR="004C02EF" w:rsidRPr="008B7F6F"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YYYY</w:t>
      </w:r>
      <w:r w:rsidRPr="008B7F6F">
        <w:rPr>
          <w:rFonts w:ascii="Arial" w:hAnsi="Arial"/>
        </w:rPr>
        <w:tab/>
        <w:t>is the decimal digits of the year 0000 to 9999 in the Gregorian calendar.</w:t>
      </w:r>
    </w:p>
    <w:p w14:paraId="205FB5BD" w14:textId="77777777" w:rsidR="004C02EF" w:rsidRPr="00C7794D" w:rsidRDefault="004C02EF" w:rsidP="004C02E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(hyphen) </w:t>
      </w:r>
      <w:r w:rsidRPr="004D1BD1">
        <w:rPr>
          <w:rFonts w:ascii="Arial" w:hAnsi="Arial"/>
        </w:rPr>
        <w:t xml:space="preserve">appears literally </w:t>
      </w:r>
      <w:r w:rsidRPr="008B7F6F">
        <w:rPr>
          <w:rFonts w:ascii="Arial" w:hAnsi="Arial"/>
        </w:rPr>
        <w:t>twice in the string.</w:t>
      </w:r>
    </w:p>
    <w:p w14:paraId="12CBCE08" w14:textId="77777777"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MM</w:t>
      </w:r>
      <w:r w:rsidRPr="00C7794D">
        <w:rPr>
          <w:rFonts w:ascii="Arial" w:hAnsi="Arial"/>
        </w:rPr>
        <w:tab/>
      </w:r>
      <w:r w:rsidRPr="00C7794D">
        <w:rPr>
          <w:rFonts w:ascii="Arial" w:hAnsi="Arial"/>
        </w:rPr>
        <w:tab/>
        <w:t>is the month of the year from 01 (January) to 12 (December).</w:t>
      </w:r>
    </w:p>
    <w:p w14:paraId="2FABCF7D" w14:textId="77777777"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DD</w:t>
      </w:r>
      <w:r w:rsidRPr="00C7794D">
        <w:rPr>
          <w:rFonts w:ascii="Arial" w:hAnsi="Arial"/>
        </w:rPr>
        <w:tab/>
      </w:r>
      <w:r w:rsidRPr="00C7794D">
        <w:rPr>
          <w:rFonts w:ascii="Arial" w:hAnsi="Arial"/>
        </w:rPr>
        <w:tab/>
        <w:t>is the day of the month from 01 to 31.</w:t>
      </w:r>
    </w:p>
    <w:p w14:paraId="6D43CC4B" w14:textId="77777777"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T</w:t>
      </w:r>
      <w:r w:rsidRPr="008B7F6F">
        <w:rPr>
          <w:rFonts w:ascii="Courier New" w:hAnsi="Courier New" w:cs="Courier New"/>
          <w:b/>
        </w:rPr>
        <w:tab/>
      </w:r>
      <w:r w:rsidRPr="006B6D0A">
        <w:rPr>
          <w:rFonts w:ascii="Arial" w:hAnsi="Arial"/>
        </w:rPr>
        <w:tab/>
        <w:t>“</w:t>
      </w:r>
      <w:r w:rsidRPr="006B6D0A">
        <w:rPr>
          <w:rFonts w:ascii="Courier New" w:hAnsi="Courier New" w:cs="Courier New"/>
          <w:b/>
        </w:rPr>
        <w:t>T</w:t>
      </w:r>
      <w:r w:rsidRPr="006B6D0A">
        <w:rPr>
          <w:rFonts w:ascii="Arial" w:hAnsi="Arial"/>
        </w:rPr>
        <w:t>” app</w:t>
      </w:r>
      <w:r w:rsidRPr="00E65A34">
        <w:rPr>
          <w:rFonts w:ascii="Arial" w:hAnsi="Arial"/>
        </w:rPr>
        <w:t>ears literally in the string, to indicate the beginning of the time element</w:t>
      </w:r>
      <w:r w:rsidRPr="00C7794D">
        <w:rPr>
          <w:rFonts w:ascii="Arial" w:hAnsi="Arial"/>
        </w:rPr>
        <w:t>.</w:t>
      </w:r>
    </w:p>
    <w:p w14:paraId="5D0149F0" w14:textId="77777777" w:rsidR="004C02EF" w:rsidRPr="00C7794D" w:rsidRDefault="004C02EF" w:rsidP="004C02EF">
      <w:pPr>
        <w:pStyle w:val="Bullet2Notlast"/>
        <w:numPr>
          <w:ilvl w:val="2"/>
          <w:numId w:val="0"/>
        </w:numPr>
        <w:tabs>
          <w:tab w:val="left" w:pos="900"/>
        </w:tabs>
        <w:ind w:left="900" w:hanging="630"/>
        <w:rPr>
          <w:rFonts w:ascii="Arial" w:hAnsi="Arial"/>
        </w:rPr>
      </w:pPr>
      <w:r w:rsidRPr="004D1BD1">
        <w:rPr>
          <w:rFonts w:ascii="Courier New" w:hAnsi="Courier New" w:cs="Courier New"/>
          <w:b/>
        </w:rPr>
        <w:t>HH</w:t>
      </w:r>
      <w:r w:rsidRPr="008B7F6F">
        <w:rPr>
          <w:rFonts w:ascii="Courier New" w:hAnsi="Courier New" w:cs="Courier New"/>
          <w:b/>
        </w:rPr>
        <w:tab/>
      </w:r>
      <w:r w:rsidRPr="00C7794D">
        <w:rPr>
          <w:rFonts w:ascii="Arial" w:hAnsi="Arial"/>
        </w:rPr>
        <w:t>is the number of complete hours that have passed since midnight as two decimal digits from 00 to 24.</w:t>
      </w:r>
    </w:p>
    <w:p w14:paraId="157E5D39" w14:textId="77777777" w:rsidR="004C02EF" w:rsidRPr="00C7794D" w:rsidRDefault="004C02EF" w:rsidP="004C02E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(colon) </w:t>
      </w:r>
      <w:r w:rsidRPr="004D1BD1">
        <w:rPr>
          <w:rFonts w:ascii="Arial" w:hAnsi="Arial"/>
        </w:rPr>
        <w:t xml:space="preserve">appears literally </w:t>
      </w:r>
      <w:r w:rsidRPr="008B7F6F">
        <w:rPr>
          <w:rFonts w:ascii="Arial" w:hAnsi="Arial"/>
        </w:rPr>
        <w:t>twice in the string.</w:t>
      </w:r>
    </w:p>
    <w:p w14:paraId="2BCB0FCD" w14:textId="77777777" w:rsidR="004C02EF" w:rsidRPr="00C7794D" w:rsidRDefault="004C02EF" w:rsidP="004C02EF">
      <w:pPr>
        <w:pStyle w:val="Bullet2Notlast"/>
        <w:numPr>
          <w:ilvl w:val="2"/>
          <w:numId w:val="0"/>
        </w:numPr>
        <w:tabs>
          <w:tab w:val="left" w:pos="900"/>
        </w:tabs>
        <w:ind w:left="900" w:hanging="630"/>
        <w:rPr>
          <w:rFonts w:ascii="Arial" w:hAnsi="Arial"/>
        </w:rPr>
      </w:pPr>
      <w:r w:rsidRPr="004D1BD1">
        <w:rPr>
          <w:rFonts w:ascii="Courier New" w:hAnsi="Courier New" w:cs="Courier New"/>
          <w:b/>
        </w:rPr>
        <w:t>m</w:t>
      </w:r>
      <w:r w:rsidRPr="008B7F6F">
        <w:rPr>
          <w:rFonts w:ascii="Courier New" w:hAnsi="Courier New" w:cs="Courier New"/>
          <w:b/>
        </w:rPr>
        <w:t>m</w:t>
      </w:r>
      <w:r w:rsidRPr="008B7F6F">
        <w:rPr>
          <w:rFonts w:ascii="Courier New" w:hAnsi="Courier New" w:cs="Courier New"/>
          <w:b/>
        </w:rPr>
        <w:tab/>
      </w:r>
      <w:r w:rsidRPr="00C7794D">
        <w:rPr>
          <w:rFonts w:ascii="Arial" w:hAnsi="Arial"/>
        </w:rPr>
        <w:t>is the number of complete minutes since the start of the hour as two decimal digits from 00 to 59.</w:t>
      </w:r>
    </w:p>
    <w:p w14:paraId="2829F8E0" w14:textId="77777777" w:rsidR="004C02EF" w:rsidRPr="00C7794D" w:rsidRDefault="004C02EF" w:rsidP="004C02EF">
      <w:pPr>
        <w:pStyle w:val="Bullet2Notlast"/>
        <w:numPr>
          <w:ilvl w:val="2"/>
          <w:numId w:val="0"/>
        </w:numPr>
        <w:tabs>
          <w:tab w:val="left" w:pos="900"/>
        </w:tabs>
        <w:ind w:left="900" w:hanging="630"/>
        <w:rPr>
          <w:rFonts w:ascii="Arial" w:hAnsi="Arial"/>
        </w:rPr>
      </w:pPr>
      <w:r w:rsidRPr="004D1BD1">
        <w:rPr>
          <w:rFonts w:ascii="Courier New" w:hAnsi="Courier New" w:cs="Courier New"/>
          <w:b/>
        </w:rPr>
        <w:t>s</w:t>
      </w:r>
      <w:r w:rsidRPr="008B7F6F">
        <w:rPr>
          <w:rFonts w:ascii="Courier New" w:hAnsi="Courier New" w:cs="Courier New"/>
          <w:b/>
        </w:rPr>
        <w:t>s</w:t>
      </w:r>
      <w:r w:rsidRPr="00C7794D">
        <w:rPr>
          <w:rFonts w:ascii="Arial" w:hAnsi="Arial"/>
        </w:rPr>
        <w:tab/>
        <w:t>is the number of complete seconds since the start of the minute as two decimal digits from 00 to 59.</w:t>
      </w:r>
    </w:p>
    <w:p w14:paraId="6D3D7533" w14:textId="77777777" w:rsidR="004C02EF" w:rsidRPr="00C7794D" w:rsidRDefault="004C02EF" w:rsidP="004C02E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(dot) </w:t>
      </w:r>
      <w:r w:rsidRPr="004D1BD1">
        <w:rPr>
          <w:rFonts w:ascii="Arial" w:hAnsi="Arial"/>
        </w:rPr>
        <w:t>appears literally in the string.</w:t>
      </w:r>
    </w:p>
    <w:p w14:paraId="69C61ED6" w14:textId="77777777"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s</w:t>
      </w:r>
      <w:r w:rsidRPr="008B7F6F">
        <w:rPr>
          <w:rFonts w:ascii="Courier New" w:hAnsi="Courier New" w:cs="Courier New"/>
          <w:b/>
        </w:rPr>
        <w:t>ss</w:t>
      </w:r>
      <w:r w:rsidRPr="00C7794D">
        <w:rPr>
          <w:rFonts w:ascii="Arial" w:hAnsi="Arial"/>
        </w:rPr>
        <w:tab/>
        <w:t>is the number of complete milliseconds since the start of the second as three decimal digits.</w:t>
      </w:r>
    </w:p>
    <w:p w14:paraId="7099D493" w14:textId="77777777" w:rsidR="004C02EF" w:rsidRPr="00A67AF2" w:rsidRDefault="004C02EF" w:rsidP="004C02EF">
      <w:pPr>
        <w:pStyle w:val="Bullet2Last"/>
        <w:numPr>
          <w:ilvl w:val="2"/>
          <w:numId w:val="0"/>
        </w:numPr>
        <w:tabs>
          <w:tab w:val="left" w:pos="900"/>
        </w:tabs>
        <w:ind w:left="900" w:hanging="630"/>
        <w:rPr>
          <w:rFonts w:ascii="Arial" w:hAnsi="Arial"/>
        </w:rPr>
      </w:pPr>
      <w:r w:rsidRPr="004D1BD1">
        <w:rPr>
          <w:rFonts w:ascii="Courier New" w:hAnsi="Courier New" w:cs="Courier New"/>
          <w:b/>
        </w:rPr>
        <w:t>Z</w:t>
      </w:r>
      <w:r w:rsidRPr="008B7F6F">
        <w:rPr>
          <w:rFonts w:ascii="Arial" w:hAnsi="Arial"/>
        </w:rPr>
        <w:tab/>
        <w:t>is the time zone offset specified as “</w:t>
      </w:r>
      <w:r w:rsidRPr="006B6D0A">
        <w:rPr>
          <w:rFonts w:ascii="Courier New" w:hAnsi="Courier New" w:cs="Courier New"/>
          <w:b/>
        </w:rPr>
        <w:t>Z</w:t>
      </w:r>
      <w:r w:rsidRPr="006B6D0A">
        <w:rPr>
          <w:rFonts w:ascii="Arial" w:hAnsi="Arial"/>
        </w:rPr>
        <w:t>” (for UTC) or either “</w:t>
      </w:r>
      <w:r w:rsidRPr="006B6D0A">
        <w:rPr>
          <w:rFonts w:ascii="Courier New" w:hAnsi="Courier New" w:cs="Courier New"/>
          <w:b/>
        </w:rPr>
        <w:t>+</w:t>
      </w:r>
      <w:r w:rsidRPr="00E65A34">
        <w:rPr>
          <w:rFonts w:ascii="Arial" w:hAnsi="Arial"/>
        </w:rPr>
        <w:t>” or “</w:t>
      </w:r>
      <w:r w:rsidRPr="00546435">
        <w:rPr>
          <w:rFonts w:ascii="Courier New" w:hAnsi="Courier New" w:cs="Courier New"/>
          <w:b/>
        </w:rPr>
        <w:t>-</w:t>
      </w:r>
      <w:r w:rsidRPr="00A67AF2">
        <w:rPr>
          <w:rFonts w:ascii="Arial" w:hAnsi="Arial"/>
        </w:rPr>
        <w:t xml:space="preserve">” followed by a time expression </w:t>
      </w:r>
      <w:r w:rsidRPr="00A67AF2">
        <w:rPr>
          <w:rFonts w:ascii="Courier New" w:hAnsi="Courier New" w:cs="Courier New"/>
          <w:b/>
        </w:rPr>
        <w:t>HH:mm</w:t>
      </w:r>
    </w:p>
    <w:p w14:paraId="587D0DA0" w14:textId="77777777" w:rsidR="004C02EF" w:rsidRPr="00C7794D" w:rsidRDefault="004C02EF" w:rsidP="004C02EF">
      <w:pPr>
        <w:pStyle w:val="Note"/>
        <w:rPr>
          <w:sz w:val="20"/>
        </w:rPr>
      </w:pPr>
      <w:r w:rsidRPr="00C7794D">
        <w:rPr>
          <w:sz w:val="20"/>
        </w:rPr>
        <w:t>This format includes date-only forms:</w:t>
      </w:r>
    </w:p>
    <w:p w14:paraId="5080A7A3" w14:textId="77777777" w:rsidR="004C02EF" w:rsidRPr="004D1BD1" w:rsidRDefault="004C02EF" w:rsidP="004C02EF">
      <w:pPr>
        <w:pStyle w:val="Note"/>
        <w:rPr>
          <w:rFonts w:ascii="Courier New" w:hAnsi="Courier New" w:cs="Courier New"/>
          <w:b/>
          <w:sz w:val="20"/>
        </w:rPr>
      </w:pPr>
      <w:r w:rsidRPr="004D1BD1">
        <w:rPr>
          <w:rFonts w:ascii="Courier New" w:hAnsi="Courier New" w:cs="Courier New"/>
          <w:b/>
          <w:sz w:val="20"/>
        </w:rPr>
        <w:t>YYYY</w:t>
      </w:r>
      <w:r w:rsidRPr="004D1BD1">
        <w:rPr>
          <w:rFonts w:ascii="Courier New" w:hAnsi="Courier New" w:cs="Courier New"/>
          <w:b/>
          <w:sz w:val="20"/>
        </w:rPr>
        <w:br/>
        <w:t>YYYY-MM</w:t>
      </w:r>
      <w:r w:rsidRPr="004D1BD1">
        <w:rPr>
          <w:rFonts w:ascii="Courier New" w:hAnsi="Courier New" w:cs="Courier New"/>
          <w:b/>
          <w:sz w:val="20"/>
        </w:rPr>
        <w:br/>
        <w:t>YYYY-MM-DD</w:t>
      </w:r>
    </w:p>
    <w:p w14:paraId="72AC035C" w14:textId="77777777" w:rsidR="004C02EF" w:rsidRPr="00C7794D" w:rsidRDefault="004C02EF" w:rsidP="004C02EF">
      <w:r w:rsidRPr="00C7794D">
        <w:t xml:space="preserve">It also includes </w:t>
      </w:r>
      <w:r w:rsidRPr="00C7794D">
        <w:rPr>
          <w:color w:val="000000"/>
        </w:rPr>
        <w:t>“date-time” forms that consist of one of the above date-only forms immediately followed by</w:t>
      </w:r>
      <w:r w:rsidRPr="00C7794D">
        <w:rPr>
          <w:color w:val="FF0000"/>
        </w:rPr>
        <w:t xml:space="preserve"> </w:t>
      </w:r>
      <w:r w:rsidRPr="00C7794D">
        <w:rPr>
          <w:color w:val="000000"/>
        </w:rPr>
        <w:t>one of the following time</w:t>
      </w:r>
      <w:r w:rsidRPr="00C7794D">
        <w:t xml:space="preserve"> forms with an optional time zone offset appended: </w:t>
      </w:r>
    </w:p>
    <w:p w14:paraId="4C09D6E2" w14:textId="77777777" w:rsidR="004C02EF" w:rsidRPr="004D1BD1" w:rsidRDefault="004C02EF" w:rsidP="004C02EF">
      <w:pPr>
        <w:rPr>
          <w:rFonts w:ascii="Courier New" w:hAnsi="Courier New" w:cs="Courier New"/>
          <w:b/>
        </w:rPr>
      </w:pPr>
      <w:r w:rsidRPr="004D1BD1">
        <w:rPr>
          <w:rFonts w:ascii="Courier New" w:hAnsi="Courier New" w:cs="Courier New"/>
          <w:b/>
        </w:rPr>
        <w:t>THH:mm</w:t>
      </w:r>
      <w:r w:rsidRPr="004D1BD1">
        <w:rPr>
          <w:rFonts w:ascii="Courier New" w:hAnsi="Courier New" w:cs="Courier New"/>
          <w:b/>
        </w:rPr>
        <w:br/>
        <w:t>THH:mm:ss</w:t>
      </w:r>
      <w:r w:rsidRPr="004D1BD1">
        <w:rPr>
          <w:rFonts w:ascii="Courier New" w:hAnsi="Courier New" w:cs="Courier New"/>
          <w:b/>
        </w:rPr>
        <w:br/>
        <w:t>THH:mm:ss.sss</w:t>
      </w:r>
    </w:p>
    <w:p w14:paraId="30857CAF" w14:textId="77777777" w:rsidR="004C02EF" w:rsidRPr="00C7794D" w:rsidRDefault="004C02EF" w:rsidP="004C02EF">
      <w:r w:rsidRPr="00C7794D">
        <w:t xml:space="preserve">All numbers must be base </w:t>
      </w:r>
      <w:r w:rsidRPr="00C7794D">
        <w:rPr>
          <w:rFonts w:ascii="Times New Roman" w:hAnsi="Times New Roman"/>
        </w:rPr>
        <w:t>10</w:t>
      </w:r>
      <w:r w:rsidRPr="00C7794D">
        <w:t xml:space="preserve">. </w:t>
      </w:r>
      <w:r w:rsidRPr="00C7794D">
        <w:rPr>
          <w:color w:val="000000"/>
        </w:rPr>
        <w:t xml:space="preserve">If the </w:t>
      </w:r>
      <w:r w:rsidRPr="00C7794D">
        <w:rPr>
          <w:rFonts w:ascii="Courier New" w:hAnsi="Courier New" w:cs="Courier New"/>
          <w:b/>
          <w:color w:val="000000"/>
        </w:rPr>
        <w:t>MM</w:t>
      </w:r>
      <w:r w:rsidRPr="00C7794D">
        <w:rPr>
          <w:rFonts w:cs="Arial"/>
          <w:color w:val="000000"/>
        </w:rPr>
        <w:t xml:space="preserve"> or </w:t>
      </w:r>
      <w:r w:rsidRPr="00C7794D">
        <w:rPr>
          <w:rFonts w:ascii="Courier New" w:hAnsi="Courier New" w:cs="Courier New"/>
          <w:b/>
          <w:color w:val="000000"/>
        </w:rPr>
        <w:t>DD</w:t>
      </w:r>
      <w:r w:rsidRPr="00C7794D">
        <w:rPr>
          <w:rFonts w:cs="Arial"/>
          <w:color w:val="000000"/>
        </w:rPr>
        <w:t xml:space="preserve"> fields are absent “</w:t>
      </w:r>
      <w:r w:rsidRPr="00C7794D">
        <w:rPr>
          <w:rFonts w:ascii="Courier New" w:hAnsi="Courier New" w:cs="Courier New"/>
          <w:b/>
          <w:color w:val="000000"/>
        </w:rPr>
        <w:t>01</w:t>
      </w:r>
      <w:r w:rsidRPr="00C7794D">
        <w:rPr>
          <w:rFonts w:cs="Arial"/>
          <w:color w:val="000000"/>
        </w:rPr>
        <w:t xml:space="preserve">” is used as the value. </w:t>
      </w:r>
      <w:r w:rsidRPr="00C7794D">
        <w:rPr>
          <w:color w:val="000000"/>
        </w:rPr>
        <w:t xml:space="preserve">If the </w:t>
      </w:r>
      <w:r w:rsidR="00704FBA" w:rsidRPr="00C7794D">
        <w:rPr>
          <w:rFonts w:ascii="Courier New" w:hAnsi="Courier New" w:cs="Courier New"/>
          <w:b/>
          <w:color w:val="000000"/>
        </w:rPr>
        <w:t>HH</w:t>
      </w:r>
      <w:r w:rsidR="00704FBA" w:rsidRPr="004D1BD1">
        <w:t>,</w:t>
      </w:r>
      <w:r w:rsidR="00704FBA" w:rsidRPr="00C7794D">
        <w:rPr>
          <w:rFonts w:cs="Arial"/>
          <w:color w:val="000000"/>
        </w:rPr>
        <w:t xml:space="preserve"> </w:t>
      </w:r>
      <w:r w:rsidRPr="00C7794D">
        <w:rPr>
          <w:rFonts w:ascii="Courier New" w:hAnsi="Courier New" w:cs="Courier New"/>
          <w:b/>
          <w:color w:val="000000"/>
        </w:rPr>
        <w:t>mm</w:t>
      </w:r>
      <w:r w:rsidR="00704FBA" w:rsidRPr="004D1BD1">
        <w:t>,</w:t>
      </w:r>
      <w:r w:rsidRPr="00C7794D">
        <w:rPr>
          <w:rFonts w:cs="Arial"/>
          <w:color w:val="000000"/>
        </w:rPr>
        <w:t xml:space="preserve"> or </w:t>
      </w:r>
      <w:r w:rsidRPr="00C7794D">
        <w:rPr>
          <w:rFonts w:ascii="Courier New" w:hAnsi="Courier New" w:cs="Courier New"/>
          <w:b/>
          <w:color w:val="000000"/>
        </w:rPr>
        <w:t>ss</w:t>
      </w:r>
      <w:r w:rsidRPr="00C7794D">
        <w:rPr>
          <w:rFonts w:cs="Arial"/>
          <w:color w:val="000000"/>
        </w:rPr>
        <w:t xml:space="preserve"> fields are absent “</w:t>
      </w:r>
      <w:r w:rsidRPr="00C7794D">
        <w:rPr>
          <w:rFonts w:ascii="Courier New" w:hAnsi="Courier New" w:cs="Courier New"/>
          <w:b/>
          <w:color w:val="000000"/>
        </w:rPr>
        <w:t>00</w:t>
      </w:r>
      <w:r w:rsidRPr="00C7794D">
        <w:rPr>
          <w:rFonts w:cs="Arial"/>
          <w:color w:val="000000"/>
        </w:rPr>
        <w:t xml:space="preserve">” is used as the value and the value of an absent </w:t>
      </w:r>
      <w:r w:rsidRPr="00C7794D">
        <w:rPr>
          <w:rFonts w:ascii="Courier New" w:hAnsi="Courier New" w:cs="Courier New"/>
          <w:b/>
          <w:color w:val="000000"/>
        </w:rPr>
        <w:t>sss</w:t>
      </w:r>
      <w:r w:rsidRPr="00C7794D">
        <w:rPr>
          <w:rFonts w:cs="Arial"/>
          <w:color w:val="000000"/>
        </w:rPr>
        <w:t xml:space="preserve"> field is “</w:t>
      </w:r>
      <w:r w:rsidRPr="00C7794D">
        <w:rPr>
          <w:rFonts w:ascii="Courier New" w:hAnsi="Courier New" w:cs="Courier New"/>
          <w:b/>
          <w:color w:val="000000"/>
        </w:rPr>
        <w:t>000</w:t>
      </w:r>
      <w:r w:rsidRPr="00C7794D">
        <w:rPr>
          <w:rFonts w:cs="Arial"/>
          <w:color w:val="000000"/>
        </w:rPr>
        <w:t xml:space="preserve">”. </w:t>
      </w:r>
      <w:del w:id="32305" w:author="Allen Wirfs-Brock rev2" w:date="2011-07-20T17:50:00Z">
        <w:r w:rsidRPr="00C7794D" w:rsidDel="0019140B">
          <w:rPr>
            <w:rFonts w:cs="Arial"/>
            <w:color w:val="000000"/>
          </w:rPr>
          <w:delText xml:space="preserve"> The value of an </w:delText>
        </w:r>
      </w:del>
      <w:ins w:id="32306" w:author="Allen Wirfs-Brock rev2" w:date="2011-07-20T17:52:00Z">
        <w:r w:rsidR="0019140B" w:rsidRPr="00C7794D">
          <w:rPr>
            <w:rFonts w:cs="Arial"/>
            <w:color w:val="000000"/>
          </w:rPr>
          <w:t>If the</w:t>
        </w:r>
      </w:ins>
      <w:ins w:id="32307" w:author="Allen Wirfs-Brock rev2" w:date="2011-07-20T17:50:00Z">
        <w:r w:rsidR="0019140B" w:rsidRPr="00C7794D">
          <w:rPr>
            <w:rFonts w:cs="Arial"/>
            <w:color w:val="000000"/>
          </w:rPr>
          <w:t xml:space="preserve"> </w:t>
        </w:r>
      </w:ins>
      <w:del w:id="32308" w:author="Allen Wirfs-Brock rev2" w:date="2011-07-25T15:44:00Z">
        <w:r w:rsidRPr="00C7794D" w:rsidDel="00B041AD">
          <w:rPr>
            <w:rFonts w:cs="Arial"/>
            <w:color w:val="000000"/>
          </w:rPr>
          <w:delText xml:space="preserve">absent </w:delText>
        </w:r>
      </w:del>
      <w:r w:rsidRPr="00C7794D">
        <w:rPr>
          <w:rFonts w:cs="Arial"/>
          <w:color w:val="000000"/>
        </w:rPr>
        <w:t>time zone offset</w:t>
      </w:r>
      <w:ins w:id="32309" w:author="Allen Wirfs-Brock rev2" w:date="2011-07-20T17:52:00Z">
        <w:r w:rsidR="0019140B" w:rsidRPr="00C7794D">
          <w:rPr>
            <w:rFonts w:cs="Arial"/>
            <w:color w:val="000000"/>
          </w:rPr>
          <w:t xml:space="preserve"> is absent, the </w:t>
        </w:r>
      </w:ins>
      <w:ins w:id="32310" w:author="Allen Wirfs-Brock rev2" w:date="2011-07-20T17:53:00Z">
        <w:r w:rsidR="0019140B" w:rsidRPr="00C7794D">
          <w:rPr>
            <w:rFonts w:cs="Arial"/>
            <w:color w:val="000000"/>
          </w:rPr>
          <w:t>date-</w:t>
        </w:r>
      </w:ins>
      <w:ins w:id="32311" w:author="Allen Wirfs-Brock rev2" w:date="2011-07-20T17:52:00Z">
        <w:r w:rsidR="0019140B" w:rsidRPr="00C7794D">
          <w:rPr>
            <w:rFonts w:cs="Arial"/>
            <w:color w:val="000000"/>
          </w:rPr>
          <w:t>time is</w:t>
        </w:r>
      </w:ins>
      <w:ins w:id="32312" w:author="Allen Wirfs-Brock rev2" w:date="2011-07-20T17:53:00Z">
        <w:r w:rsidR="0019140B" w:rsidRPr="00C7794D">
          <w:rPr>
            <w:rFonts w:cs="Arial"/>
            <w:color w:val="000000"/>
          </w:rPr>
          <w:t xml:space="preserve"> </w:t>
        </w:r>
      </w:ins>
      <w:ins w:id="32313" w:author="Allen Wirfs-Brock rev2" w:date="2011-07-20T17:54:00Z">
        <w:r w:rsidR="0019140B" w:rsidRPr="00C7794D">
          <w:rPr>
            <w:rFonts w:cs="Arial"/>
            <w:color w:val="000000"/>
          </w:rPr>
          <w:t>in interpre</w:t>
        </w:r>
      </w:ins>
      <w:ins w:id="32314" w:author="Allen Wirfs-Brock rev2" w:date="2011-07-20T17:55:00Z">
        <w:r w:rsidR="0019140B" w:rsidRPr="00C7794D">
          <w:rPr>
            <w:rFonts w:cs="Arial"/>
            <w:color w:val="000000"/>
          </w:rPr>
          <w:t>t</w:t>
        </w:r>
      </w:ins>
      <w:ins w:id="32315" w:author="Allen Wirfs-Brock rev2" w:date="2011-07-20T17:54:00Z">
        <w:r w:rsidR="0019140B" w:rsidRPr="00C7794D">
          <w:rPr>
            <w:rFonts w:cs="Arial"/>
            <w:color w:val="000000"/>
          </w:rPr>
          <w:t>ed as</w:t>
        </w:r>
      </w:ins>
      <w:ins w:id="32316" w:author="Allen Wirfs-Brock rev2" w:date="2011-07-20T17:53:00Z">
        <w:r w:rsidR="0019140B" w:rsidRPr="00C7794D">
          <w:rPr>
            <w:rFonts w:cs="Arial"/>
            <w:color w:val="000000"/>
          </w:rPr>
          <w:t xml:space="preserve"> a local time</w:t>
        </w:r>
      </w:ins>
      <w:del w:id="32317" w:author="Allen Wirfs-Brock rev2" w:date="2011-07-20T17:54:00Z">
        <w:r w:rsidRPr="00C7794D" w:rsidDel="0019140B">
          <w:rPr>
            <w:rFonts w:cs="Arial"/>
            <w:color w:val="000000"/>
          </w:rPr>
          <w:delText xml:space="preserve"> </w:delText>
        </w:r>
      </w:del>
      <w:del w:id="32318" w:author="Allen Wirfs-Brock rev2" w:date="2011-07-20T17:50:00Z">
        <w:r w:rsidRPr="00C7794D" w:rsidDel="0019140B">
          <w:rPr>
            <w:rFonts w:cs="Arial"/>
            <w:color w:val="000000"/>
          </w:rPr>
          <w:delText xml:space="preserve">is </w:delText>
        </w:r>
      </w:del>
      <w:del w:id="32319" w:author="Allen Wirfs-Brock rev2" w:date="2011-07-20T17:54:00Z">
        <w:r w:rsidRPr="004D1BD1" w:rsidDel="0019140B">
          <w:rPr>
            <w:color w:val="000000"/>
          </w:rPr>
          <w:delText>“</w:delText>
        </w:r>
        <w:r w:rsidRPr="008B7F6F" w:rsidDel="0019140B">
          <w:rPr>
            <w:rFonts w:ascii="Courier New" w:hAnsi="Courier New" w:cs="Courier New"/>
            <w:b/>
            <w:color w:val="000000"/>
          </w:rPr>
          <w:delText>Z</w:delText>
        </w:r>
        <w:r w:rsidRPr="006B6D0A" w:rsidDel="0019140B">
          <w:rPr>
            <w:color w:val="000000"/>
          </w:rPr>
          <w:delText>”</w:delText>
        </w:r>
      </w:del>
      <w:r w:rsidRPr="006B6D0A">
        <w:rPr>
          <w:color w:val="000000"/>
        </w:rPr>
        <w:t>.</w:t>
      </w:r>
    </w:p>
    <w:p w14:paraId="0C0D2496" w14:textId="77777777" w:rsidR="004C02EF" w:rsidRPr="00C7794D" w:rsidRDefault="004C02EF" w:rsidP="004C02EF">
      <w:r w:rsidRPr="00C7794D">
        <w:t>Illegal values (out-of-bounds as well as syntax errors) in a format string means that the format string is not a valid instance of this format.</w:t>
      </w:r>
    </w:p>
    <w:p w14:paraId="6F414E41" w14:textId="77777777" w:rsidR="004C02EF" w:rsidRPr="00C7794D" w:rsidRDefault="004C02EF" w:rsidP="004C02EF">
      <w:pPr>
        <w:pStyle w:val="Note"/>
      </w:pPr>
      <w:r w:rsidRPr="004D1BD1">
        <w:t>NOTE</w:t>
      </w:r>
      <w:r w:rsidRPr="008B7F6F">
        <w:t xml:space="preserve"> 1</w:t>
      </w:r>
      <w:r w:rsidRPr="008B7F6F">
        <w:tab/>
      </w:r>
      <w:r w:rsidRPr="00C7794D">
        <w:t xml:space="preserve">As every day both starts and ends with midnight, the two notations </w:t>
      </w:r>
      <w:r w:rsidRPr="00C7794D">
        <w:rPr>
          <w:rFonts w:ascii="Courier New" w:hAnsi="Courier New" w:cs="Courier New"/>
        </w:rPr>
        <w:t>00:00</w:t>
      </w:r>
      <w:r w:rsidRPr="00C7794D">
        <w:t xml:space="preserve"> and </w:t>
      </w:r>
      <w:r w:rsidRPr="00C7794D">
        <w:rPr>
          <w:rFonts w:ascii="Courier New" w:hAnsi="Courier New" w:cs="Courier New"/>
        </w:rPr>
        <w:t>24:00</w:t>
      </w:r>
      <w:r w:rsidRPr="00C7794D">
        <w:t xml:space="preserve"> are available to distinguish the two midnights that can be associated with one date. This means that the following two notations refer to exactly the same point in time: </w:t>
      </w:r>
      <w:r w:rsidRPr="00C7794D">
        <w:rPr>
          <w:rFonts w:ascii="Courier New" w:hAnsi="Courier New" w:cs="Courier New"/>
        </w:rPr>
        <w:t>1995-02-04T24:00</w:t>
      </w:r>
      <w:r w:rsidRPr="00C7794D">
        <w:t xml:space="preserve"> and </w:t>
      </w:r>
      <w:r w:rsidRPr="00C7794D">
        <w:rPr>
          <w:rFonts w:ascii="Courier New" w:hAnsi="Courier New" w:cs="Courier New"/>
        </w:rPr>
        <w:t>1995-02-05T00:00</w:t>
      </w:r>
    </w:p>
    <w:p w14:paraId="3764038F" w14:textId="77777777" w:rsidR="004C02EF" w:rsidRPr="00C7794D" w:rsidRDefault="004C02EF" w:rsidP="004C02EF">
      <w:pPr>
        <w:pStyle w:val="Note"/>
      </w:pPr>
      <w:r w:rsidRPr="004D1BD1">
        <w:t>NOTE 2</w:t>
      </w:r>
      <w:r w:rsidRPr="004D1BD1">
        <w:tab/>
      </w:r>
      <w:r w:rsidRPr="00C7794D">
        <w:t>There exists no international standard that specifies abbreviations for civil time zones like CET, EST, etc. and sometimes the same abbreviation is even used for two very different time zones. For this reason, ISO 8601 and this format specifies numeric representations of date and time.</w:t>
      </w:r>
    </w:p>
    <w:p w14:paraId="12E946D0" w14:textId="77777777" w:rsidR="004C02EF" w:rsidRPr="006B6D0A" w:rsidRDefault="004C02EF" w:rsidP="004C02EF">
      <w:pPr>
        <w:pStyle w:val="51"/>
        <w:numPr>
          <w:ilvl w:val="0"/>
          <w:numId w:val="0"/>
        </w:numPr>
      </w:pPr>
      <w:r w:rsidRPr="004D1BD1">
        <w:t>15.9.1.15.1</w:t>
      </w:r>
      <w:r w:rsidRPr="004D1BD1">
        <w:tab/>
      </w:r>
      <w:r w:rsidRPr="008B7F6F">
        <w:t>Extended y</w:t>
      </w:r>
      <w:r w:rsidRPr="006B6D0A">
        <w:t>ears</w:t>
      </w:r>
    </w:p>
    <w:p w14:paraId="1A4E6671" w14:textId="77777777" w:rsidR="004C02EF" w:rsidRPr="00E77497" w:rsidRDefault="004C02EF" w:rsidP="004C02EF">
      <w:r w:rsidRPr="006B6D0A">
        <w:t xml:space="preserve">ECMAScript requires the ability to specify </w:t>
      </w:r>
      <w:r w:rsidRPr="006B6D0A">
        <w:rPr>
          <w:rFonts w:ascii="Times New Roman" w:hAnsi="Times New Roman"/>
        </w:rPr>
        <w:t>6</w:t>
      </w:r>
      <w:r w:rsidRPr="00E65A34">
        <w:t xml:space="preserve"> digit years (extended years); approximately </w:t>
      </w:r>
      <w:r w:rsidRPr="00546435">
        <w:rPr>
          <w:rFonts w:ascii="Times New Roman" w:hAnsi="Times New Roman"/>
        </w:rPr>
        <w:t>285,426</w:t>
      </w:r>
      <w:r w:rsidRPr="00A67AF2">
        <w:t xml:space="preserve"> years, either forward or backward, from 01 January, 1970 UTC. To represent years before </w:t>
      </w:r>
      <w:r w:rsidRPr="00A67AF2">
        <w:rPr>
          <w:rFonts w:ascii="Times New Roman" w:hAnsi="Times New Roman"/>
        </w:rPr>
        <w:t>0</w:t>
      </w:r>
      <w:r w:rsidRPr="00A67AF2">
        <w:t xml:space="preserve"> or after </w:t>
      </w:r>
      <w:r w:rsidRPr="00B820AB">
        <w:rPr>
          <w:rFonts w:ascii="Times New Roman" w:hAnsi="Times New Roman"/>
        </w:rPr>
        <w:t>9999</w:t>
      </w:r>
      <w:r w:rsidRPr="00675B74">
        <w:t xml:space="preserve">, ISO 8601 permits the expansion of the year representation, but only by prior agreement between the sender and the receiver. In the simplified ECMAScript format such an expanded year representation shall have </w:t>
      </w:r>
      <w:r w:rsidRPr="00E77497">
        <w:rPr>
          <w:rFonts w:ascii="Times New Roman" w:hAnsi="Times New Roman"/>
        </w:rPr>
        <w:t>2</w:t>
      </w:r>
      <w:r w:rsidRPr="00E77497">
        <w:t xml:space="preserve"> extra year digits and is always prefixed with a + or – sign. The year </w:t>
      </w:r>
      <w:r w:rsidRPr="00E77497">
        <w:rPr>
          <w:rFonts w:ascii="Times New Roman" w:hAnsi="Times New Roman"/>
        </w:rPr>
        <w:t>0</w:t>
      </w:r>
      <w:r w:rsidRPr="00E77497">
        <w:t xml:space="preserve"> is considered positive and hence prefixed with a + sign.</w:t>
      </w:r>
    </w:p>
    <w:p w14:paraId="4CBCBE76" w14:textId="77777777" w:rsidR="004C02EF" w:rsidRPr="00C7794D" w:rsidRDefault="004C02EF" w:rsidP="004C02EF">
      <w:pPr>
        <w:pStyle w:val="Note"/>
      </w:pPr>
      <w:r w:rsidRPr="00E77497">
        <w:t>NOTE</w:t>
      </w:r>
      <w:r w:rsidRPr="00E77497">
        <w:tab/>
      </w:r>
      <w:r w:rsidRPr="00C7794D">
        <w:t>Examples of extended years:</w:t>
      </w:r>
    </w:p>
    <w:p w14:paraId="7FE3A4A8" w14:textId="77777777" w:rsidR="004C02EF" w:rsidRPr="00C7794D" w:rsidRDefault="004C02EF" w:rsidP="004C02EF">
      <w:pPr>
        <w:ind w:left="400"/>
        <w:jc w:val="left"/>
        <w:rPr>
          <w:sz w:val="18"/>
          <w:szCs w:val="18"/>
        </w:rPr>
      </w:pPr>
      <w:r w:rsidRPr="00C7794D">
        <w:rPr>
          <w:rStyle w:val="apple-style-span"/>
          <w:rFonts w:cs="Arial"/>
          <w:sz w:val="18"/>
          <w:szCs w:val="18"/>
        </w:rPr>
        <w:t>-283457-03-21T15:00:59.008Z   283458 B.C.</w:t>
      </w:r>
      <w:r w:rsidRPr="00C7794D">
        <w:rPr>
          <w:rFonts w:cs="Arial"/>
          <w:sz w:val="18"/>
          <w:szCs w:val="18"/>
        </w:rPr>
        <w:br/>
      </w:r>
      <w:r w:rsidRPr="00C7794D">
        <w:rPr>
          <w:rStyle w:val="apple-style-span"/>
          <w:rFonts w:cs="Arial"/>
          <w:sz w:val="18"/>
          <w:szCs w:val="18"/>
        </w:rPr>
        <w:t>-000001-01-01T00:00:00Z          2 B.C.</w:t>
      </w:r>
      <w:r w:rsidRPr="00C7794D">
        <w:rPr>
          <w:rFonts w:cs="Arial"/>
          <w:sz w:val="18"/>
          <w:szCs w:val="18"/>
        </w:rPr>
        <w:br/>
      </w:r>
      <w:r w:rsidRPr="00C7794D">
        <w:rPr>
          <w:rStyle w:val="apple-style-span"/>
          <w:rFonts w:cs="Arial"/>
          <w:sz w:val="18"/>
          <w:szCs w:val="18"/>
        </w:rPr>
        <w:t>+000000-01-01T00:00:00Z         1 B.C.</w:t>
      </w:r>
      <w:r w:rsidRPr="00C7794D">
        <w:rPr>
          <w:rFonts w:cs="Arial"/>
          <w:sz w:val="18"/>
          <w:szCs w:val="18"/>
        </w:rPr>
        <w:br/>
      </w:r>
      <w:r w:rsidRPr="00C7794D">
        <w:rPr>
          <w:rStyle w:val="apple-style-span"/>
          <w:rFonts w:cs="Arial"/>
          <w:sz w:val="18"/>
          <w:szCs w:val="18"/>
        </w:rPr>
        <w:t>+000001-01-01T00:00:00Z         1 A.D.</w:t>
      </w:r>
      <w:r w:rsidRPr="00C7794D">
        <w:rPr>
          <w:rFonts w:cs="Arial"/>
          <w:sz w:val="18"/>
          <w:szCs w:val="18"/>
        </w:rPr>
        <w:br/>
      </w:r>
      <w:r w:rsidRPr="00C7794D">
        <w:rPr>
          <w:rStyle w:val="apple-style-span"/>
          <w:rFonts w:cs="Arial"/>
          <w:sz w:val="18"/>
          <w:szCs w:val="18"/>
        </w:rPr>
        <w:t>+001970-01-01T00:00:00Z         1970 A.D.</w:t>
      </w:r>
      <w:r w:rsidRPr="00C7794D">
        <w:rPr>
          <w:rFonts w:cs="Arial"/>
          <w:sz w:val="18"/>
          <w:szCs w:val="18"/>
        </w:rPr>
        <w:br/>
      </w:r>
      <w:r w:rsidRPr="00C7794D">
        <w:rPr>
          <w:rStyle w:val="apple-style-span"/>
          <w:rFonts w:cs="Arial"/>
          <w:sz w:val="18"/>
          <w:szCs w:val="18"/>
        </w:rPr>
        <w:t>+002009-12-15T00:00:00Z         2009 A.D.</w:t>
      </w:r>
      <w:r w:rsidRPr="00C7794D">
        <w:rPr>
          <w:rFonts w:cs="Arial"/>
          <w:sz w:val="18"/>
          <w:szCs w:val="18"/>
        </w:rPr>
        <w:br/>
      </w:r>
      <w:r w:rsidRPr="00C7794D">
        <w:rPr>
          <w:rStyle w:val="apple-style-span"/>
          <w:rFonts w:cs="Arial"/>
          <w:sz w:val="18"/>
          <w:szCs w:val="18"/>
        </w:rPr>
        <w:t>+287396-10-12T08:59:00.992Z  287396 A.D.</w:t>
      </w:r>
    </w:p>
    <w:p w14:paraId="5B30C188" w14:textId="77777777" w:rsidR="004C02EF" w:rsidRPr="004D1BD1" w:rsidRDefault="004C02EF" w:rsidP="00B43482">
      <w:pPr>
        <w:pStyle w:val="30"/>
        <w:numPr>
          <w:ilvl w:val="0"/>
          <w:numId w:val="0"/>
        </w:numPr>
      </w:pPr>
      <w:bookmarkStart w:id="32320" w:name="_Ref424531852"/>
      <w:bookmarkStart w:id="32321" w:name="_Toc472818949"/>
      <w:bookmarkStart w:id="32322" w:name="_Toc235503527"/>
      <w:bookmarkStart w:id="32323" w:name="_Toc241509302"/>
      <w:bookmarkStart w:id="32324" w:name="_Toc244416789"/>
      <w:bookmarkStart w:id="32325" w:name="_Toc276631153"/>
      <w:bookmarkStart w:id="32326" w:name="_Toc336509636"/>
      <w:r w:rsidRPr="004D1BD1">
        <w:t>15.9.2</w:t>
      </w:r>
      <w:r w:rsidRPr="004D1BD1">
        <w:tab/>
        <w:t>The Date Constructor Called as a Functio</w:t>
      </w:r>
      <w:bookmarkEnd w:id="32301"/>
      <w:bookmarkEnd w:id="32304"/>
      <w:r w:rsidRPr="004D1BD1">
        <w:t>n</w:t>
      </w:r>
      <w:bookmarkEnd w:id="32320"/>
      <w:bookmarkEnd w:id="32321"/>
      <w:bookmarkEnd w:id="32322"/>
      <w:bookmarkEnd w:id="32323"/>
      <w:bookmarkEnd w:id="32324"/>
      <w:bookmarkEnd w:id="32325"/>
      <w:bookmarkEnd w:id="32326"/>
    </w:p>
    <w:p w14:paraId="787D6C06" w14:textId="77777777" w:rsidR="004C02EF" w:rsidRPr="006B6D0A" w:rsidRDefault="004C02EF" w:rsidP="004C02EF">
      <w:r w:rsidRPr="008B7F6F">
        <w:t xml:space="preserve">When </w:t>
      </w:r>
      <w:r w:rsidRPr="006B6D0A">
        <w:rPr>
          <w:rFonts w:ascii="Courier New" w:hAnsi="Courier New"/>
          <w:b/>
        </w:rPr>
        <w:t>Date</w:t>
      </w:r>
      <w:r w:rsidRPr="006B6D0A">
        <w:t xml:space="preserve"> is called as a function rather than as a constructor, it returns a String representing the current time (UTC).</w:t>
      </w:r>
    </w:p>
    <w:p w14:paraId="7EA6186A" w14:textId="77777777" w:rsidR="004C02EF" w:rsidRPr="00E77497" w:rsidRDefault="004C02EF" w:rsidP="004C02EF">
      <w:pPr>
        <w:pStyle w:val="Note"/>
      </w:pPr>
      <w:r w:rsidRPr="00E65A34">
        <w:t>NOTE</w:t>
      </w:r>
      <w:r w:rsidRPr="00E65A34">
        <w:tab/>
        <w:t xml:space="preserve">The function call </w:t>
      </w:r>
      <w:r w:rsidRPr="00546435">
        <w:rPr>
          <w:rFonts w:ascii="Courier New" w:hAnsi="Courier New"/>
          <w:b/>
        </w:rPr>
        <w:t>Date(</w:t>
      </w:r>
      <w:r w:rsidRPr="00A67AF2">
        <w:rPr>
          <w:rFonts w:ascii="Courier New" w:hAnsi="Courier New"/>
          <w:snapToGrid w:val="0"/>
        </w:rPr>
        <w:t>…</w:t>
      </w:r>
      <w:r w:rsidRPr="00A67AF2">
        <w:rPr>
          <w:rFonts w:ascii="Courier New" w:hAnsi="Courier New"/>
          <w:b/>
        </w:rPr>
        <w:t>)</w:t>
      </w:r>
      <w:r w:rsidRPr="00A67AF2">
        <w:t xml:space="preserve"> is not equivalent to the object creation expression </w:t>
      </w:r>
      <w:r w:rsidRPr="00B820AB">
        <w:rPr>
          <w:rFonts w:ascii="Courier New" w:hAnsi="Courier New"/>
          <w:b/>
        </w:rPr>
        <w:t>new Date(</w:t>
      </w:r>
      <w:r w:rsidRPr="00675B74">
        <w:rPr>
          <w:rFonts w:ascii="Courier New" w:hAnsi="Courier New"/>
          <w:snapToGrid w:val="0"/>
        </w:rPr>
        <w:t>…</w:t>
      </w:r>
      <w:r w:rsidRPr="00E77497">
        <w:rPr>
          <w:rFonts w:ascii="Courier New" w:hAnsi="Courier New"/>
          <w:b/>
        </w:rPr>
        <w:t>)</w:t>
      </w:r>
      <w:r w:rsidRPr="00E77497">
        <w:t xml:space="preserve"> with the same arguments.</w:t>
      </w:r>
      <w:bookmarkStart w:id="32327" w:name="_Toc393690522"/>
    </w:p>
    <w:p w14:paraId="45038CA0" w14:textId="77777777" w:rsidR="004C02EF" w:rsidRPr="00E77497" w:rsidRDefault="004C02EF" w:rsidP="004C02EF">
      <w:pPr>
        <w:pStyle w:val="40"/>
        <w:numPr>
          <w:ilvl w:val="0"/>
          <w:numId w:val="0"/>
        </w:numPr>
      </w:pPr>
      <w:r w:rsidRPr="00E77497">
        <w:t>15.9.2.1</w:t>
      </w:r>
      <w:r w:rsidRPr="00E77497">
        <w:tab/>
        <w:t>Date ( [ year [, month [, date [, hours [, minutes [, seconds [, ms</w:t>
      </w:r>
      <w:bookmarkEnd w:id="32327"/>
      <w:r w:rsidRPr="00E77497">
        <w:t xml:space="preserve"> ] ] ] ] ] ] ] )</w:t>
      </w:r>
    </w:p>
    <w:p w14:paraId="3436A22E" w14:textId="77777777" w:rsidR="004C02EF" w:rsidRPr="00E77497" w:rsidRDefault="004C02EF" w:rsidP="004C02EF">
      <w:r w:rsidRPr="00E77497">
        <w:t xml:space="preserve">All of the arguments are optional; any arguments supplied are accepted but are completely ignored. A String is created and returned as if by the expression </w:t>
      </w:r>
      <w:r w:rsidRPr="00E77497">
        <w:rPr>
          <w:rFonts w:ascii="Courier New" w:hAnsi="Courier New"/>
          <w:b/>
        </w:rPr>
        <w:t>(new Date()).toString()</w:t>
      </w:r>
      <w:r w:rsidRPr="00E77497">
        <w:t xml:space="preserve"> where </w:t>
      </w:r>
      <w:r w:rsidRPr="00E77497">
        <w:rPr>
          <w:rFonts w:ascii="Courier New" w:hAnsi="Courier New" w:cs="Courier New"/>
          <w:b/>
        </w:rPr>
        <w:t>Date</w:t>
      </w:r>
      <w:r w:rsidRPr="00E77497">
        <w:t xml:space="preserve"> is the standard built-in constructor with that name and </w:t>
      </w:r>
      <w:r w:rsidRPr="00E77497">
        <w:rPr>
          <w:rFonts w:ascii="Courier New" w:hAnsi="Courier New" w:cs="Courier New"/>
          <w:b/>
        </w:rPr>
        <w:t>toString</w:t>
      </w:r>
      <w:r w:rsidRPr="00E77497">
        <w:t xml:space="preserve"> is the standard built-in method </w:t>
      </w:r>
      <w:r w:rsidRPr="00E77497">
        <w:rPr>
          <w:rFonts w:ascii="Courier New" w:hAnsi="Courier New" w:cs="Courier New"/>
          <w:b/>
        </w:rPr>
        <w:t>Date.prototype.toString</w:t>
      </w:r>
      <w:r w:rsidRPr="00E77497">
        <w:t>.</w:t>
      </w:r>
      <w:bookmarkStart w:id="32328" w:name="_Toc393690523"/>
    </w:p>
    <w:p w14:paraId="2EF88033" w14:textId="77777777" w:rsidR="004C02EF" w:rsidRPr="00E77497" w:rsidRDefault="004C02EF" w:rsidP="00B43482">
      <w:pPr>
        <w:pStyle w:val="30"/>
        <w:numPr>
          <w:ilvl w:val="0"/>
          <w:numId w:val="0"/>
        </w:numPr>
      </w:pPr>
      <w:bookmarkStart w:id="32329" w:name="_Toc393690530"/>
      <w:bookmarkStart w:id="32330" w:name="_Toc472818950"/>
      <w:bookmarkStart w:id="32331" w:name="_Toc235503528"/>
      <w:bookmarkStart w:id="32332" w:name="_Toc241509303"/>
      <w:bookmarkStart w:id="32333" w:name="_Toc244416790"/>
      <w:bookmarkStart w:id="32334" w:name="_Toc276631154"/>
      <w:bookmarkStart w:id="32335" w:name="_Toc336509637"/>
      <w:bookmarkEnd w:id="32328"/>
      <w:r w:rsidRPr="00E77497">
        <w:t>15.9.3</w:t>
      </w:r>
      <w:r w:rsidRPr="00E77497">
        <w:tab/>
        <w:t>The Date Constructo</w:t>
      </w:r>
      <w:bookmarkEnd w:id="32302"/>
      <w:bookmarkEnd w:id="32303"/>
      <w:bookmarkEnd w:id="32329"/>
      <w:r w:rsidRPr="00E77497">
        <w:t>r</w:t>
      </w:r>
      <w:bookmarkEnd w:id="32330"/>
      <w:bookmarkEnd w:id="32331"/>
      <w:bookmarkEnd w:id="32332"/>
      <w:bookmarkEnd w:id="32333"/>
      <w:bookmarkEnd w:id="32334"/>
      <w:bookmarkEnd w:id="32335"/>
    </w:p>
    <w:p w14:paraId="0E5AF4EE" w14:textId="77777777" w:rsidR="004C02EF" w:rsidRPr="00E77497" w:rsidRDefault="004C02EF" w:rsidP="004C02EF">
      <w:r w:rsidRPr="00E77497">
        <w:t xml:space="preserve">When </w:t>
      </w:r>
      <w:r w:rsidRPr="00E77497">
        <w:rPr>
          <w:rFonts w:ascii="Courier New" w:hAnsi="Courier New"/>
          <w:b/>
        </w:rPr>
        <w:t>Date</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bookmarkStart w:id="32336" w:name="_Toc393690531"/>
      <w:bookmarkStart w:id="32337" w:name="_Toc385672406"/>
    </w:p>
    <w:p w14:paraId="5272FE1D" w14:textId="77777777" w:rsidR="004C02EF" w:rsidRPr="00E77497" w:rsidRDefault="004C02EF" w:rsidP="004C02EF">
      <w:pPr>
        <w:pStyle w:val="40"/>
        <w:numPr>
          <w:ilvl w:val="0"/>
          <w:numId w:val="0"/>
        </w:numPr>
      </w:pPr>
      <w:r w:rsidRPr="00E77497">
        <w:t>15.9.3.1</w:t>
      </w:r>
      <w:r w:rsidRPr="00E77497">
        <w:tab/>
        <w:t>new Date (year, month [, date [, hours [, minutes [, seconds [, ms</w:t>
      </w:r>
      <w:bookmarkEnd w:id="32336"/>
      <w:r w:rsidRPr="00E77497">
        <w:t xml:space="preserve"> ] ] ] ] ] )</w:t>
      </w:r>
    </w:p>
    <w:p w14:paraId="208B8C75" w14:textId="77777777" w:rsidR="004C02EF" w:rsidRPr="00E77497" w:rsidRDefault="004C02EF" w:rsidP="004C02EF">
      <w:r w:rsidRPr="00E77497">
        <w:t xml:space="preserve">When </w:t>
      </w:r>
      <w:r w:rsidRPr="00E77497">
        <w:rPr>
          <w:b/>
        </w:rPr>
        <w:t>Date</w:t>
      </w:r>
      <w:r w:rsidRPr="00E77497">
        <w:t xml:space="preserve"> is called with two to seven arguments, it computes the date from </w:t>
      </w:r>
      <w:r w:rsidRPr="00E77497">
        <w:rPr>
          <w:i/>
        </w:rPr>
        <w:t>year</w:t>
      </w:r>
      <w:r w:rsidRPr="00E77497">
        <w:t xml:space="preserve">, </w:t>
      </w:r>
      <w:r w:rsidRPr="00E77497">
        <w:rPr>
          <w:i/>
        </w:rPr>
        <w:t>month</w:t>
      </w:r>
      <w:r w:rsidRPr="00E77497">
        <w:t xml:space="preserve">, and (optionally) </w:t>
      </w:r>
      <w:r w:rsidRPr="00E77497">
        <w:rPr>
          <w:i/>
        </w:rPr>
        <w:t>date</w:t>
      </w:r>
      <w:r w:rsidRPr="00E77497">
        <w:t xml:space="preserve">, </w:t>
      </w:r>
      <w:r w:rsidRPr="00E77497">
        <w:rPr>
          <w:i/>
        </w:rPr>
        <w:t>hours</w:t>
      </w:r>
      <w:r w:rsidRPr="00E77497">
        <w:t xml:space="preserve">, </w:t>
      </w:r>
      <w:r w:rsidRPr="00E77497">
        <w:rPr>
          <w:i/>
        </w:rPr>
        <w:t>minutes</w:t>
      </w:r>
      <w:r w:rsidRPr="00E77497">
        <w:t xml:space="preserve">, </w:t>
      </w:r>
      <w:r w:rsidRPr="00E77497">
        <w:rPr>
          <w:i/>
        </w:rPr>
        <w:t>seconds</w:t>
      </w:r>
      <w:r w:rsidRPr="00E77497">
        <w:t xml:space="preserve"> and </w:t>
      </w:r>
      <w:r w:rsidRPr="00E77497">
        <w:rPr>
          <w:i/>
        </w:rPr>
        <w:t>ms</w:t>
      </w:r>
      <w:r w:rsidRPr="00E77497">
        <w:t>.</w:t>
      </w:r>
    </w:p>
    <w:p w14:paraId="249829E4" w14:textId="77777777" w:rsidR="004C02EF" w:rsidRPr="00E77497" w:rsidRDefault="004C02EF" w:rsidP="004C02EF">
      <w:r w:rsidRPr="00E77497">
        <w:t xml:space="preserve">The [[Prototype]] internal property of the newly constructed object is set to the original Date prototype object, the one that is the initial value of </w:t>
      </w:r>
      <w:r w:rsidRPr="00E77497">
        <w:rPr>
          <w:rFonts w:ascii="Courier New" w:hAnsi="Courier New"/>
          <w:b/>
        </w:rPr>
        <w:t>Date.prototype</w:t>
      </w:r>
      <w:r w:rsidRPr="00E77497">
        <w:t xml:space="preserve"> (15.9.4.1).</w:t>
      </w:r>
    </w:p>
    <w:p w14:paraId="7C8BCAF1" w14:textId="77777777" w:rsidR="004C02EF" w:rsidRPr="00E77497" w:rsidRDefault="004C02EF" w:rsidP="004C02EF">
      <w:r w:rsidRPr="00E77497">
        <w:t xml:space="preserve">The </w:t>
      </w:r>
      <w:del w:id="32338" w:author="Allen Wirfs-Brock" w:date="2011-07-02T14:25:00Z">
        <w:r w:rsidRPr="00E77497" w:rsidDel="0054023D">
          <w:delText xml:space="preserve">[[Class]] internal property of the </w:delText>
        </w:r>
      </w:del>
      <w:r w:rsidRPr="00E77497">
        <w:t xml:space="preserve">newly constructed object </w:t>
      </w:r>
      <w:del w:id="32339" w:author="Allen Wirfs-Brock" w:date="2011-07-02T14:25:00Z">
        <w:r w:rsidRPr="00E77497" w:rsidDel="0054023D">
          <w:delText xml:space="preserve">is set to </w:delText>
        </w:r>
        <w:r w:rsidRPr="00E77497" w:rsidDel="0054023D">
          <w:rPr>
            <w:rFonts w:ascii="Courier New" w:hAnsi="Courier New"/>
            <w:b/>
          </w:rPr>
          <w:delText>"Date"</w:delText>
        </w:r>
      </w:del>
      <w:ins w:id="32340" w:author="Allen Wirfs-Brock" w:date="2011-07-02T14:25:00Z">
        <w:r w:rsidR="0054023D" w:rsidRPr="00E77497">
          <w:t>has a [[</w:t>
        </w:r>
        <w:del w:id="32341" w:author="Rev 3 Allen Wirfs-Brock" w:date="2011-09-08T14:45:00Z">
          <w:r w:rsidR="0054023D" w:rsidRPr="00E77497" w:rsidDel="00FA2A04">
            <w:delText>IsDate</w:delText>
          </w:r>
        </w:del>
      </w:ins>
      <w:ins w:id="32342" w:author="Rev 3 Allen Wirfs-Brock" w:date="2011-09-08T14:45:00Z">
        <w:r w:rsidR="00FA2A04" w:rsidRPr="00E77497">
          <w:t>NativeBrand</w:t>
        </w:r>
      </w:ins>
      <w:ins w:id="32343" w:author="Allen Wirfs-Brock" w:date="2011-07-02T14:25:00Z">
        <w:r w:rsidR="0054023D" w:rsidRPr="00E77497">
          <w:t>]] internal property</w:t>
        </w:r>
      </w:ins>
      <w:ins w:id="32344" w:author="Rev 3 Allen Wirfs-Brock" w:date="2011-09-08T14:43:00Z">
        <w:r w:rsidR="00FA2A04" w:rsidRPr="00E77497">
          <w:t xml:space="preserve"> </w:t>
        </w:r>
      </w:ins>
      <w:ins w:id="32345" w:author="Rev 3 Allen Wirfs-Brock" w:date="2011-09-08T14:44:00Z">
        <w:r w:rsidR="00FA2A04" w:rsidRPr="00E77497">
          <w:t>whose value is NativeDate</w:t>
        </w:r>
      </w:ins>
      <w:r w:rsidRPr="00E77497">
        <w:t>.</w:t>
      </w:r>
    </w:p>
    <w:p w14:paraId="19F58BD2"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7C01ABF6" w14:textId="77777777" w:rsidR="004C02EF" w:rsidRPr="00E77497" w:rsidRDefault="004C02EF" w:rsidP="004C02EF">
      <w:r w:rsidRPr="00E77497">
        <w:t>The [[PrimitiveValue]] internal property of the newly constructed object is set as follows:</w:t>
      </w:r>
    </w:p>
    <w:p w14:paraId="672EF0CE" w14:textId="77777777" w:rsidR="004C02EF" w:rsidRPr="00E77497" w:rsidRDefault="004C02EF" w:rsidP="001F482D">
      <w:pPr>
        <w:pStyle w:val="M4"/>
        <w:numPr>
          <w:ilvl w:val="0"/>
          <w:numId w:val="248"/>
        </w:numPr>
        <w:spacing w:after="0"/>
      </w:pPr>
      <w:bookmarkStart w:id="32346" w:name="_Toc393690537"/>
      <w:bookmarkEnd w:id="32337"/>
      <w:r w:rsidRPr="00E77497">
        <w:t xml:space="preserve">Let </w:t>
      </w:r>
      <w:r w:rsidRPr="00E77497">
        <w:rPr>
          <w:i/>
        </w:rPr>
        <w:t>y</w:t>
      </w:r>
      <w:r w:rsidRPr="00E77497">
        <w:t xml:space="preserve"> be ToNumber(</w:t>
      </w:r>
      <w:r w:rsidRPr="00E77497">
        <w:rPr>
          <w:i/>
        </w:rPr>
        <w:t>year</w:t>
      </w:r>
      <w:r w:rsidRPr="00E77497">
        <w:t>).</w:t>
      </w:r>
    </w:p>
    <w:p w14:paraId="0ED8F32B" w14:textId="77777777" w:rsidR="009C5DEB" w:rsidRDefault="009C5DEB" w:rsidP="001F482D">
      <w:pPr>
        <w:pStyle w:val="M4"/>
        <w:numPr>
          <w:ilvl w:val="0"/>
          <w:numId w:val="248"/>
        </w:numPr>
        <w:spacing w:after="0"/>
        <w:rPr>
          <w:ins w:id="32347" w:author="Rev 7 Allen Wirfs-Brock" w:date="2012-04-11T15:18:00Z"/>
        </w:rPr>
      </w:pPr>
      <w:ins w:id="32348" w:author="Rev 7 Allen Wirfs-Brock" w:date="2012-04-11T15:18:00Z">
        <w:r>
          <w:t>ReturnIfAbrupt(</w:t>
        </w:r>
        <w:r w:rsidRPr="009C5DEB">
          <w:rPr>
            <w:i/>
          </w:rPr>
          <w:t>year</w:t>
        </w:r>
        <w:r>
          <w:t>).</w:t>
        </w:r>
      </w:ins>
    </w:p>
    <w:p w14:paraId="33F5746A" w14:textId="77777777" w:rsidR="004C02EF" w:rsidRPr="00E77497" w:rsidRDefault="004C02EF" w:rsidP="001F482D">
      <w:pPr>
        <w:pStyle w:val="M4"/>
        <w:numPr>
          <w:ilvl w:val="0"/>
          <w:numId w:val="248"/>
        </w:numPr>
        <w:spacing w:after="0"/>
      </w:pPr>
      <w:r w:rsidRPr="00E77497">
        <w:t xml:space="preserve">Let </w:t>
      </w:r>
      <w:r w:rsidRPr="00E77497">
        <w:rPr>
          <w:i/>
        </w:rPr>
        <w:t>m</w:t>
      </w:r>
      <w:r w:rsidRPr="00E77497">
        <w:t xml:space="preserve"> be ToNumber(</w:t>
      </w:r>
      <w:r w:rsidRPr="00E77497">
        <w:rPr>
          <w:i/>
        </w:rPr>
        <w:t>month</w:t>
      </w:r>
      <w:r w:rsidRPr="00E77497">
        <w:t>).</w:t>
      </w:r>
    </w:p>
    <w:p w14:paraId="6A7FDE65" w14:textId="77777777" w:rsidR="009C5DEB" w:rsidRDefault="009C5DEB" w:rsidP="009C5DEB">
      <w:pPr>
        <w:pStyle w:val="M4"/>
        <w:numPr>
          <w:ilvl w:val="0"/>
          <w:numId w:val="248"/>
        </w:numPr>
        <w:spacing w:after="0"/>
        <w:rPr>
          <w:ins w:id="32349" w:author="Rev 7 Allen Wirfs-Brock" w:date="2012-04-11T15:19:00Z"/>
        </w:rPr>
      </w:pPr>
      <w:ins w:id="32350" w:author="Rev 7 Allen Wirfs-Brock" w:date="2012-04-11T15:19:00Z">
        <w:r>
          <w:t>ReturnIfAbrupt(</w:t>
        </w:r>
      </w:ins>
      <w:ins w:id="32351" w:author="Rev 7 Allen Wirfs-Brock" w:date="2012-04-11T15:20:00Z">
        <w:r w:rsidRPr="00E77497">
          <w:rPr>
            <w:i/>
          </w:rPr>
          <w:t>month</w:t>
        </w:r>
      </w:ins>
      <w:ins w:id="32352" w:author="Rev 7 Allen Wirfs-Brock" w:date="2012-04-11T15:19:00Z">
        <w:r>
          <w:t>).</w:t>
        </w:r>
      </w:ins>
    </w:p>
    <w:p w14:paraId="4683CB5E" w14:textId="77777777" w:rsidR="004C02EF" w:rsidRPr="00E77497" w:rsidRDefault="004C02EF" w:rsidP="001F482D">
      <w:pPr>
        <w:pStyle w:val="M4"/>
        <w:numPr>
          <w:ilvl w:val="0"/>
          <w:numId w:val="248"/>
        </w:numPr>
        <w:spacing w:after="0"/>
      </w:pPr>
      <w:r w:rsidRPr="00E77497">
        <w:t xml:space="preserve">If </w:t>
      </w:r>
      <w:r w:rsidRPr="00E77497">
        <w:rPr>
          <w:i/>
        </w:rPr>
        <w:t>date</w:t>
      </w:r>
      <w:r w:rsidRPr="00E77497">
        <w:t xml:space="preserve"> is supplied then let </w:t>
      </w:r>
      <w:r w:rsidRPr="00E77497">
        <w:rPr>
          <w:i/>
        </w:rPr>
        <w:t>dt</w:t>
      </w:r>
      <w:r w:rsidRPr="00E77497">
        <w:t xml:space="preserve"> be ToNumber(</w:t>
      </w:r>
      <w:r w:rsidRPr="00E77497">
        <w:rPr>
          <w:i/>
        </w:rPr>
        <w:t>date</w:t>
      </w:r>
      <w:r w:rsidRPr="00E77497">
        <w:t xml:space="preserve">); else let </w:t>
      </w:r>
      <w:r w:rsidRPr="00E77497">
        <w:rPr>
          <w:i/>
        </w:rPr>
        <w:t>dt</w:t>
      </w:r>
      <w:r w:rsidRPr="00E77497">
        <w:t xml:space="preserve"> be </w:t>
      </w:r>
      <w:r w:rsidRPr="00E77497">
        <w:rPr>
          <w:b/>
        </w:rPr>
        <w:t>1</w:t>
      </w:r>
      <w:r w:rsidRPr="00E77497">
        <w:t>.</w:t>
      </w:r>
    </w:p>
    <w:p w14:paraId="491DA698" w14:textId="77777777" w:rsidR="009C5DEB" w:rsidRDefault="009C5DEB" w:rsidP="009C5DEB">
      <w:pPr>
        <w:pStyle w:val="M4"/>
        <w:numPr>
          <w:ilvl w:val="0"/>
          <w:numId w:val="248"/>
        </w:numPr>
        <w:spacing w:after="0"/>
        <w:rPr>
          <w:ins w:id="32353" w:author="Rev 7 Allen Wirfs-Brock" w:date="2012-04-11T15:19:00Z"/>
        </w:rPr>
      </w:pPr>
      <w:ins w:id="32354" w:author="Rev 7 Allen Wirfs-Brock" w:date="2012-04-11T15:19:00Z">
        <w:r>
          <w:t>ReturnIfAbrupt(</w:t>
        </w:r>
      </w:ins>
      <w:ins w:id="32355" w:author="Rev 7 Allen Wirfs-Brock" w:date="2012-04-11T15:20:00Z">
        <w:r w:rsidRPr="00E77497">
          <w:rPr>
            <w:i/>
          </w:rPr>
          <w:t>dt</w:t>
        </w:r>
      </w:ins>
      <w:ins w:id="32356" w:author="Rev 7 Allen Wirfs-Brock" w:date="2012-04-11T15:19:00Z">
        <w:r>
          <w:t>).</w:t>
        </w:r>
      </w:ins>
    </w:p>
    <w:p w14:paraId="118D0012" w14:textId="77777777" w:rsidR="004C02EF" w:rsidRPr="00E77497" w:rsidRDefault="004C02EF" w:rsidP="001F482D">
      <w:pPr>
        <w:pStyle w:val="M4"/>
        <w:numPr>
          <w:ilvl w:val="0"/>
          <w:numId w:val="248"/>
        </w:numPr>
        <w:spacing w:after="0"/>
      </w:pPr>
      <w:r w:rsidRPr="00E77497">
        <w:t xml:space="preserve">If </w:t>
      </w:r>
      <w:r w:rsidRPr="00E77497">
        <w:rPr>
          <w:i/>
        </w:rPr>
        <w:t>hours</w:t>
      </w:r>
      <w:r w:rsidRPr="00E77497">
        <w:t xml:space="preserve"> is supplied then let </w:t>
      </w:r>
      <w:r w:rsidRPr="00E77497">
        <w:rPr>
          <w:i/>
        </w:rPr>
        <w:t>h</w:t>
      </w:r>
      <w:r w:rsidRPr="00E77497">
        <w:t xml:space="preserve"> be ToNumber(</w:t>
      </w:r>
      <w:r w:rsidRPr="00E77497">
        <w:rPr>
          <w:i/>
        </w:rPr>
        <w:t>hours</w:t>
      </w:r>
      <w:r w:rsidRPr="00E77497">
        <w:t xml:space="preserve">); else let </w:t>
      </w:r>
      <w:r w:rsidRPr="00E77497">
        <w:rPr>
          <w:i/>
        </w:rPr>
        <w:t>h</w:t>
      </w:r>
      <w:r w:rsidRPr="00E77497">
        <w:t xml:space="preserve"> be </w:t>
      </w:r>
      <w:r w:rsidRPr="00E77497">
        <w:rPr>
          <w:b/>
        </w:rPr>
        <w:t>0</w:t>
      </w:r>
      <w:r w:rsidRPr="00E77497">
        <w:t>.</w:t>
      </w:r>
    </w:p>
    <w:p w14:paraId="694866C3" w14:textId="77777777" w:rsidR="009C5DEB" w:rsidRDefault="009C5DEB" w:rsidP="009C5DEB">
      <w:pPr>
        <w:pStyle w:val="M4"/>
        <w:numPr>
          <w:ilvl w:val="0"/>
          <w:numId w:val="248"/>
        </w:numPr>
        <w:spacing w:after="0"/>
        <w:rPr>
          <w:ins w:id="32357" w:author="Rev 7 Allen Wirfs-Brock" w:date="2012-04-11T15:20:00Z"/>
        </w:rPr>
      </w:pPr>
      <w:ins w:id="32358" w:author="Rev 7 Allen Wirfs-Brock" w:date="2012-04-11T15:20:00Z">
        <w:r>
          <w:t>ReturnIfAbrupt(</w:t>
        </w:r>
        <w:r>
          <w:rPr>
            <w:i/>
          </w:rPr>
          <w:t>h</w:t>
        </w:r>
        <w:r>
          <w:t>).</w:t>
        </w:r>
      </w:ins>
    </w:p>
    <w:p w14:paraId="199B37D6" w14:textId="77777777" w:rsidR="004C02EF" w:rsidRPr="00E77497" w:rsidRDefault="004C02EF" w:rsidP="001F482D">
      <w:pPr>
        <w:pStyle w:val="M4"/>
        <w:numPr>
          <w:ilvl w:val="0"/>
          <w:numId w:val="248"/>
        </w:numPr>
        <w:spacing w:after="0"/>
      </w:pPr>
      <w:r w:rsidRPr="00E77497">
        <w:t xml:space="preserve">If </w:t>
      </w:r>
      <w:r w:rsidRPr="00E77497">
        <w:rPr>
          <w:i/>
        </w:rPr>
        <w:t>minutes</w:t>
      </w:r>
      <w:r w:rsidRPr="00E77497">
        <w:t xml:space="preserve"> is supplied then let </w:t>
      </w:r>
      <w:r w:rsidRPr="00E77497">
        <w:rPr>
          <w:i/>
        </w:rPr>
        <w:t>min</w:t>
      </w:r>
      <w:r w:rsidRPr="00E77497">
        <w:t xml:space="preserve"> be ToNumber(</w:t>
      </w:r>
      <w:r w:rsidRPr="00E77497">
        <w:rPr>
          <w:i/>
        </w:rPr>
        <w:t>minutes</w:t>
      </w:r>
      <w:r w:rsidRPr="00E77497">
        <w:t xml:space="preserve">); else let </w:t>
      </w:r>
      <w:r w:rsidRPr="00E77497">
        <w:rPr>
          <w:i/>
        </w:rPr>
        <w:t>min</w:t>
      </w:r>
      <w:r w:rsidRPr="00E77497">
        <w:t xml:space="preserve"> be </w:t>
      </w:r>
      <w:r w:rsidRPr="00E77497">
        <w:rPr>
          <w:b/>
        </w:rPr>
        <w:t>0</w:t>
      </w:r>
      <w:r w:rsidRPr="00E77497">
        <w:t>.</w:t>
      </w:r>
    </w:p>
    <w:p w14:paraId="72B9BCEB" w14:textId="77777777" w:rsidR="009C5DEB" w:rsidRDefault="009C5DEB" w:rsidP="009C5DEB">
      <w:pPr>
        <w:pStyle w:val="M4"/>
        <w:numPr>
          <w:ilvl w:val="0"/>
          <w:numId w:val="248"/>
        </w:numPr>
        <w:spacing w:after="0"/>
        <w:rPr>
          <w:ins w:id="32359" w:author="Rev 7 Allen Wirfs-Brock" w:date="2012-04-11T15:19:00Z"/>
        </w:rPr>
      </w:pPr>
      <w:ins w:id="32360" w:author="Rev 7 Allen Wirfs-Brock" w:date="2012-04-11T15:19:00Z">
        <w:r>
          <w:t>ReturnIfAbrupt(</w:t>
        </w:r>
      </w:ins>
      <w:ins w:id="32361" w:author="Rev 7 Allen Wirfs-Brock" w:date="2012-04-11T15:20:00Z">
        <w:r w:rsidRPr="00E77497">
          <w:rPr>
            <w:i/>
          </w:rPr>
          <w:t>min</w:t>
        </w:r>
      </w:ins>
      <w:ins w:id="32362" w:author="Rev 7 Allen Wirfs-Brock" w:date="2012-04-11T15:19:00Z">
        <w:r>
          <w:t>).</w:t>
        </w:r>
      </w:ins>
    </w:p>
    <w:p w14:paraId="5A917BB4" w14:textId="77777777" w:rsidR="004C02EF" w:rsidRPr="00E77497" w:rsidRDefault="004C02EF" w:rsidP="001F482D">
      <w:pPr>
        <w:pStyle w:val="M4"/>
        <w:numPr>
          <w:ilvl w:val="0"/>
          <w:numId w:val="248"/>
        </w:numPr>
        <w:spacing w:after="0"/>
      </w:pPr>
      <w:r w:rsidRPr="00E77497">
        <w:t xml:space="preserve">If </w:t>
      </w:r>
      <w:r w:rsidRPr="00E77497">
        <w:rPr>
          <w:i/>
        </w:rPr>
        <w:t>seconds</w:t>
      </w:r>
      <w:r w:rsidRPr="00E77497">
        <w:t xml:space="preserve"> is supplied then let </w:t>
      </w:r>
      <w:r w:rsidRPr="00E77497">
        <w:rPr>
          <w:i/>
        </w:rPr>
        <w:t>s</w:t>
      </w:r>
      <w:r w:rsidRPr="00E77497">
        <w:t xml:space="preserve"> be ToNumber(</w:t>
      </w:r>
      <w:r w:rsidRPr="00E77497">
        <w:rPr>
          <w:i/>
        </w:rPr>
        <w:t>seconds</w:t>
      </w:r>
      <w:r w:rsidRPr="00E77497">
        <w:t xml:space="preserve">); else let </w:t>
      </w:r>
      <w:r w:rsidRPr="00E77497">
        <w:rPr>
          <w:i/>
        </w:rPr>
        <w:t>s</w:t>
      </w:r>
      <w:r w:rsidRPr="00E77497">
        <w:t xml:space="preserve"> be </w:t>
      </w:r>
      <w:r w:rsidRPr="00E77497">
        <w:rPr>
          <w:b/>
        </w:rPr>
        <w:t>0</w:t>
      </w:r>
      <w:r w:rsidRPr="00E77497">
        <w:t>.</w:t>
      </w:r>
    </w:p>
    <w:p w14:paraId="1A439DCE" w14:textId="77777777" w:rsidR="009C5DEB" w:rsidRDefault="009C5DEB" w:rsidP="009C5DEB">
      <w:pPr>
        <w:pStyle w:val="M4"/>
        <w:numPr>
          <w:ilvl w:val="0"/>
          <w:numId w:val="248"/>
        </w:numPr>
        <w:spacing w:after="0"/>
        <w:rPr>
          <w:ins w:id="32363" w:author="Rev 7 Allen Wirfs-Brock" w:date="2012-04-11T15:19:00Z"/>
        </w:rPr>
      </w:pPr>
      <w:ins w:id="32364" w:author="Rev 7 Allen Wirfs-Brock" w:date="2012-04-11T15:19:00Z">
        <w:r>
          <w:t>ReturnIfAbrupt(</w:t>
        </w:r>
      </w:ins>
      <w:ins w:id="32365" w:author="Rev 7 Allen Wirfs-Brock" w:date="2012-04-11T15:21:00Z">
        <w:r>
          <w:rPr>
            <w:i/>
          </w:rPr>
          <w:t>s</w:t>
        </w:r>
      </w:ins>
      <w:ins w:id="32366" w:author="Rev 7 Allen Wirfs-Brock" w:date="2012-04-11T15:19:00Z">
        <w:r>
          <w:t>).</w:t>
        </w:r>
      </w:ins>
    </w:p>
    <w:p w14:paraId="2F09B384" w14:textId="77777777" w:rsidR="004C02EF" w:rsidRPr="00E77497" w:rsidRDefault="004C02EF" w:rsidP="001F482D">
      <w:pPr>
        <w:pStyle w:val="M4"/>
        <w:numPr>
          <w:ilvl w:val="0"/>
          <w:numId w:val="248"/>
        </w:numPr>
        <w:spacing w:after="0"/>
      </w:pPr>
      <w:r w:rsidRPr="00E77497">
        <w:t xml:space="preserve">If </w:t>
      </w:r>
      <w:r w:rsidRPr="00E77497">
        <w:rPr>
          <w:i/>
        </w:rPr>
        <w:t>ms</w:t>
      </w:r>
      <w:r w:rsidRPr="00E77497">
        <w:t xml:space="preserve"> is supplied then let </w:t>
      </w:r>
      <w:r w:rsidRPr="00E77497">
        <w:rPr>
          <w:i/>
        </w:rPr>
        <w:t>milli</w:t>
      </w:r>
      <w:r w:rsidRPr="00E77497">
        <w:t xml:space="preserve"> be ToNumber(</w:t>
      </w:r>
      <w:r w:rsidRPr="00E77497">
        <w:rPr>
          <w:i/>
        </w:rPr>
        <w:t>ms</w:t>
      </w:r>
      <w:r w:rsidRPr="00E77497">
        <w:t xml:space="preserve">); else let </w:t>
      </w:r>
      <w:r w:rsidRPr="00E77497">
        <w:rPr>
          <w:i/>
        </w:rPr>
        <w:t>milli</w:t>
      </w:r>
      <w:r w:rsidRPr="00E77497">
        <w:t xml:space="preserve"> be </w:t>
      </w:r>
      <w:r w:rsidRPr="00E77497">
        <w:rPr>
          <w:b/>
        </w:rPr>
        <w:t>0</w:t>
      </w:r>
      <w:r w:rsidRPr="00E77497">
        <w:t>.</w:t>
      </w:r>
    </w:p>
    <w:p w14:paraId="223893F7" w14:textId="77777777" w:rsidR="009C5DEB" w:rsidRDefault="009C5DEB" w:rsidP="009C5DEB">
      <w:pPr>
        <w:pStyle w:val="M4"/>
        <w:numPr>
          <w:ilvl w:val="0"/>
          <w:numId w:val="248"/>
        </w:numPr>
        <w:spacing w:after="0"/>
        <w:rPr>
          <w:ins w:id="32367" w:author="Rev 7 Allen Wirfs-Brock" w:date="2012-04-11T15:19:00Z"/>
        </w:rPr>
      </w:pPr>
      <w:ins w:id="32368" w:author="Rev 7 Allen Wirfs-Brock" w:date="2012-04-11T15:19:00Z">
        <w:r>
          <w:t>ReturnIfAbrupt(</w:t>
        </w:r>
      </w:ins>
      <w:ins w:id="32369" w:author="Rev 7 Allen Wirfs-Brock" w:date="2012-04-11T15:21:00Z">
        <w:r w:rsidRPr="00E77497">
          <w:rPr>
            <w:i/>
          </w:rPr>
          <w:t>milli</w:t>
        </w:r>
      </w:ins>
      <w:ins w:id="32370" w:author="Rev 7 Allen Wirfs-Brock" w:date="2012-04-11T15:19:00Z">
        <w:r>
          <w:t>).</w:t>
        </w:r>
      </w:ins>
    </w:p>
    <w:p w14:paraId="6F91295E" w14:textId="77777777" w:rsidR="004C02EF" w:rsidRPr="00E77497" w:rsidRDefault="004C02EF" w:rsidP="001F482D">
      <w:pPr>
        <w:pStyle w:val="M4"/>
        <w:numPr>
          <w:ilvl w:val="0"/>
          <w:numId w:val="248"/>
        </w:numPr>
        <w:spacing w:after="0"/>
      </w:pPr>
      <w:r w:rsidRPr="00E77497">
        <w:t>If </w:t>
      </w:r>
      <w:r w:rsidRPr="00E77497">
        <w:rPr>
          <w:i/>
        </w:rPr>
        <w:t>y</w:t>
      </w:r>
      <w:r w:rsidRPr="00E77497">
        <w:t> is not </w:t>
      </w:r>
      <w:r w:rsidRPr="00E77497">
        <w:rPr>
          <w:b/>
        </w:rPr>
        <w:t>NaN</w:t>
      </w:r>
      <w:r w:rsidRPr="00E77497">
        <w:t> and 0 </w:t>
      </w:r>
      <w:r w:rsidRPr="00E77497">
        <w:sym w:font="Symbol" w:char="F0A3"/>
      </w:r>
      <w:r w:rsidRPr="00E77497">
        <w:t> ToInteger(</w:t>
      </w:r>
      <w:r w:rsidRPr="00E77497">
        <w:rPr>
          <w:i/>
        </w:rPr>
        <w:t>y</w:t>
      </w:r>
      <w:r w:rsidRPr="00E77497">
        <w:t>) </w:t>
      </w:r>
      <w:r w:rsidRPr="00E77497">
        <w:sym w:font="Symbol" w:char="F0A3"/>
      </w:r>
      <w:r w:rsidRPr="00E77497">
        <w:t xml:space="preserve"> 99, then let </w:t>
      </w:r>
      <w:r w:rsidRPr="00E77497">
        <w:rPr>
          <w:i/>
        </w:rPr>
        <w:t>yr</w:t>
      </w:r>
      <w:r w:rsidRPr="00E77497">
        <w:t xml:space="preserve"> be 1900+ToInteger(</w:t>
      </w:r>
      <w:r w:rsidRPr="00E77497">
        <w:rPr>
          <w:i/>
        </w:rPr>
        <w:t>y</w:t>
      </w:r>
      <w:r w:rsidRPr="00E77497">
        <w:t xml:space="preserve">); otherwise, let </w:t>
      </w:r>
      <w:r w:rsidRPr="00E77497">
        <w:rPr>
          <w:i/>
        </w:rPr>
        <w:t>yr</w:t>
      </w:r>
      <w:r w:rsidRPr="00E77497">
        <w:t xml:space="preserve"> be </w:t>
      </w:r>
      <w:r w:rsidRPr="00E77497">
        <w:rPr>
          <w:i/>
        </w:rPr>
        <w:t>y</w:t>
      </w:r>
      <w:r w:rsidRPr="00E77497">
        <w:t>.</w:t>
      </w:r>
    </w:p>
    <w:p w14:paraId="2EECF5A8" w14:textId="77777777" w:rsidR="004C02EF" w:rsidRPr="00E77497" w:rsidRDefault="004C02EF" w:rsidP="001F482D">
      <w:pPr>
        <w:pStyle w:val="M4"/>
        <w:numPr>
          <w:ilvl w:val="0"/>
          <w:numId w:val="248"/>
        </w:numPr>
        <w:spacing w:after="0"/>
      </w:pPr>
      <w:r w:rsidRPr="00E77497">
        <w:t xml:space="preserve">Let </w:t>
      </w:r>
      <w:r w:rsidRPr="00E77497">
        <w:rPr>
          <w:i/>
        </w:rPr>
        <w:t>finalDate</w:t>
      </w:r>
      <w:r w:rsidRPr="00E77497">
        <w:t xml:space="preserve"> be  MakeDate(MakeDay(</w:t>
      </w:r>
      <w:r w:rsidRPr="00E77497">
        <w:rPr>
          <w:i/>
        </w:rPr>
        <w:t>yr</w:t>
      </w:r>
      <w:r w:rsidRPr="00E77497">
        <w:t xml:space="preserve">, </w:t>
      </w:r>
      <w:r w:rsidRPr="00E77497">
        <w:rPr>
          <w:i/>
        </w:rPr>
        <w:t>m</w:t>
      </w:r>
      <w:r w:rsidRPr="00E77497">
        <w:t xml:space="preserve">, </w:t>
      </w:r>
      <w:r w:rsidRPr="00E77497">
        <w:rPr>
          <w:i/>
        </w:rPr>
        <w:t>dt</w:t>
      </w:r>
      <w:r w:rsidRPr="00E77497">
        <w:t>), MakeTime(</w:t>
      </w:r>
      <w:r w:rsidRPr="00E77497">
        <w:rPr>
          <w:i/>
        </w:rPr>
        <w:t>h</w:t>
      </w:r>
      <w:r w:rsidRPr="00E77497">
        <w:t xml:space="preserve">, </w:t>
      </w:r>
      <w:r w:rsidRPr="00E77497">
        <w:rPr>
          <w:i/>
        </w:rPr>
        <w:t>min</w:t>
      </w:r>
      <w:r w:rsidRPr="00E77497">
        <w:t xml:space="preserve">, </w:t>
      </w:r>
      <w:r w:rsidRPr="00E77497">
        <w:rPr>
          <w:i/>
        </w:rPr>
        <w:t>s</w:t>
      </w:r>
      <w:r w:rsidRPr="00E77497">
        <w:t xml:space="preserve">, </w:t>
      </w:r>
      <w:r w:rsidRPr="00E77497">
        <w:rPr>
          <w:i/>
        </w:rPr>
        <w:t>milli</w:t>
      </w:r>
      <w:r w:rsidRPr="00E77497">
        <w:t>)).</w:t>
      </w:r>
    </w:p>
    <w:p w14:paraId="53990745" w14:textId="77777777" w:rsidR="004C02EF" w:rsidRPr="00E77497" w:rsidRDefault="004C02EF" w:rsidP="001F482D">
      <w:pPr>
        <w:pStyle w:val="M4"/>
        <w:numPr>
          <w:ilvl w:val="0"/>
          <w:numId w:val="248"/>
        </w:numPr>
      </w:pPr>
      <w:r w:rsidRPr="00E77497">
        <w:t>Set the [[PrimitiveValue]] internal property of the newly constructed object to TimeClip(UTC(</w:t>
      </w:r>
      <w:r w:rsidRPr="00E77497">
        <w:rPr>
          <w:i/>
        </w:rPr>
        <w:t>finalDate</w:t>
      </w:r>
      <w:r w:rsidRPr="00E77497">
        <w:t>)).</w:t>
      </w:r>
      <w:bookmarkStart w:id="32371" w:name="_Toc393690532"/>
    </w:p>
    <w:bookmarkEnd w:id="32371"/>
    <w:p w14:paraId="30B8C8B8" w14:textId="77777777" w:rsidR="004C02EF" w:rsidRPr="00E77497" w:rsidRDefault="004C02EF" w:rsidP="004C02EF">
      <w:pPr>
        <w:pStyle w:val="40"/>
        <w:numPr>
          <w:ilvl w:val="0"/>
          <w:numId w:val="0"/>
        </w:numPr>
      </w:pPr>
      <w:r w:rsidRPr="00E77497">
        <w:t>15.9.3.2</w:t>
      </w:r>
      <w:r w:rsidRPr="00E77497">
        <w:tab/>
        <w:t>new Date (value</w:t>
      </w:r>
      <w:bookmarkEnd w:id="32346"/>
      <w:r w:rsidRPr="00E77497">
        <w:t>)</w:t>
      </w:r>
    </w:p>
    <w:p w14:paraId="3BF90ED7" w14:textId="77777777" w:rsidR="004C02EF" w:rsidRPr="00E77497" w:rsidRDefault="004C02EF" w:rsidP="004C02EF">
      <w:r w:rsidRPr="00E77497">
        <w:t xml:space="preserve">The [[Prototype]] internal property of the newly constructed object is set to the original Date prototype object, the one that is the initial value of </w:t>
      </w:r>
      <w:r w:rsidRPr="00E77497">
        <w:rPr>
          <w:rFonts w:ascii="Courier New" w:hAnsi="Courier New"/>
          <w:b/>
        </w:rPr>
        <w:t>Date.prototype</w:t>
      </w:r>
      <w:r w:rsidRPr="00E77497">
        <w:t xml:space="preserve"> (15.9.4.1).</w:t>
      </w:r>
    </w:p>
    <w:p w14:paraId="5CBB1955" w14:textId="77777777" w:rsidR="004C02EF" w:rsidRPr="00E77497" w:rsidRDefault="0054023D" w:rsidP="004C02EF">
      <w:ins w:id="32372" w:author="Allen Wirfs-Brock" w:date="2011-07-02T14:27:00Z">
        <w:r w:rsidRPr="00E77497">
          <w:t>The newly constructed object has a [[</w:t>
        </w:r>
        <w:del w:id="32373" w:author="Rev 3 Allen Wirfs-Brock" w:date="2011-09-08T14:45:00Z">
          <w:r w:rsidRPr="00E77497" w:rsidDel="00FA2A04">
            <w:delText>IsDate</w:delText>
          </w:r>
        </w:del>
      </w:ins>
      <w:ins w:id="32374" w:author="Rev 3 Allen Wirfs-Brock" w:date="2011-09-08T14:45:00Z">
        <w:r w:rsidR="00FA2A04" w:rsidRPr="00E77497">
          <w:t>NativeBrand</w:t>
        </w:r>
      </w:ins>
      <w:ins w:id="32375" w:author="Allen Wirfs-Brock" w:date="2011-07-02T14:27:00Z">
        <w:r w:rsidRPr="00E77497">
          <w:t>]] internal property</w:t>
        </w:r>
      </w:ins>
      <w:ins w:id="32376" w:author="Rev 3 Allen Wirfs-Brock" w:date="2011-09-08T14:45:00Z">
        <w:r w:rsidR="00FA2A04" w:rsidRPr="00E77497">
          <w:t xml:space="preserve"> whose value is NativeDate</w:t>
        </w:r>
      </w:ins>
      <w:ins w:id="32377" w:author="Allen Wirfs-Brock" w:date="2011-07-02T14:27:00Z">
        <w:r w:rsidRPr="00E77497">
          <w:t>.</w:t>
        </w:r>
      </w:ins>
      <w:del w:id="32378" w:author="Allen Wirfs-Brock" w:date="2011-07-02T14:27:00Z">
        <w:r w:rsidR="004C02EF" w:rsidRPr="00E77497" w:rsidDel="0054023D">
          <w:delText xml:space="preserve">The [[Class]] internal property of the newly constructed object is set to </w:delText>
        </w:r>
        <w:r w:rsidR="004C02EF" w:rsidRPr="00E77497" w:rsidDel="0054023D">
          <w:rPr>
            <w:rFonts w:ascii="Courier New" w:hAnsi="Courier New"/>
            <w:b/>
          </w:rPr>
          <w:delText>"Date"</w:delText>
        </w:r>
        <w:r w:rsidR="004C02EF" w:rsidRPr="00E77497" w:rsidDel="0054023D">
          <w:delText>.</w:delText>
        </w:r>
      </w:del>
    </w:p>
    <w:p w14:paraId="10C7B9CF"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592FEB33" w14:textId="77777777" w:rsidR="004C02EF" w:rsidRPr="00E77497" w:rsidRDefault="004C02EF" w:rsidP="004C02EF">
      <w:r w:rsidRPr="00E77497">
        <w:t>The [[PrimitiveValue]] internal property of the newly constructed object is set as follows:</w:t>
      </w:r>
    </w:p>
    <w:p w14:paraId="1E5EFBCA" w14:textId="77777777" w:rsidR="004C02EF" w:rsidRPr="00E77497" w:rsidRDefault="004C02EF" w:rsidP="001F482D">
      <w:pPr>
        <w:pStyle w:val="Alg4"/>
        <w:numPr>
          <w:ilvl w:val="0"/>
          <w:numId w:val="249"/>
        </w:numPr>
      </w:pPr>
      <w:r w:rsidRPr="00E77497">
        <w:t xml:space="preserve">Let </w:t>
      </w:r>
      <w:r w:rsidRPr="00E77497">
        <w:rPr>
          <w:i/>
        </w:rPr>
        <w:t>v</w:t>
      </w:r>
      <w:r w:rsidRPr="00E77497">
        <w:t xml:space="preserve"> be ToPrimitive(</w:t>
      </w:r>
      <w:r w:rsidRPr="00E77497">
        <w:rPr>
          <w:i/>
        </w:rPr>
        <w:t>value</w:t>
      </w:r>
      <w:r w:rsidRPr="00E77497">
        <w:t>).</w:t>
      </w:r>
    </w:p>
    <w:p w14:paraId="3CEE3C51" w14:textId="77777777" w:rsidR="004C02EF" w:rsidRPr="00E77497" w:rsidRDefault="004C02EF" w:rsidP="001F482D">
      <w:pPr>
        <w:pStyle w:val="Alg4"/>
        <w:numPr>
          <w:ilvl w:val="0"/>
          <w:numId w:val="249"/>
        </w:numPr>
      </w:pPr>
      <w:r w:rsidRPr="00E77497">
        <w:t>If Type(</w:t>
      </w:r>
      <w:r w:rsidRPr="00E77497">
        <w:rPr>
          <w:i/>
        </w:rPr>
        <w:t>v</w:t>
      </w:r>
      <w:r w:rsidRPr="00E77497">
        <w:t xml:space="preserve">) is String, then </w:t>
      </w:r>
    </w:p>
    <w:p w14:paraId="1A8CB14A" w14:textId="77777777" w:rsidR="004C02EF" w:rsidRPr="00E77497" w:rsidRDefault="004C02EF" w:rsidP="001F482D">
      <w:pPr>
        <w:pStyle w:val="Alg4"/>
        <w:numPr>
          <w:ilvl w:val="1"/>
          <w:numId w:val="249"/>
        </w:numPr>
      </w:pPr>
      <w:r w:rsidRPr="00E77497">
        <w:t xml:space="preserve">Parse </w:t>
      </w:r>
      <w:r w:rsidRPr="00E77497">
        <w:rPr>
          <w:i/>
        </w:rPr>
        <w:t>v</w:t>
      </w:r>
      <w:r w:rsidRPr="00E77497">
        <w:t xml:space="preserve"> as a date, in exactly the same manner as for the </w:t>
      </w:r>
      <w:r w:rsidRPr="00E77497">
        <w:rPr>
          <w:rFonts w:ascii="Courier New" w:hAnsi="Courier New"/>
          <w:b/>
        </w:rPr>
        <w:t>parse</w:t>
      </w:r>
      <w:r w:rsidRPr="00E77497">
        <w:t xml:space="preserve"> method (15.9.4.2); let </w:t>
      </w:r>
      <w:r w:rsidRPr="00E77497">
        <w:rPr>
          <w:i/>
        </w:rPr>
        <w:t>V</w:t>
      </w:r>
      <w:r w:rsidRPr="00E77497">
        <w:t xml:space="preserve"> be the time value for this date.</w:t>
      </w:r>
      <w:ins w:id="32379" w:author="Rev 7 Allen Wirfs-Brock" w:date="2012-04-11T15:22:00Z">
        <w:r w:rsidR="002B118D">
          <w:t xml:space="preserve"> If the parse resulted in an abrupt completion, return the Completion Record.</w:t>
        </w:r>
      </w:ins>
    </w:p>
    <w:p w14:paraId="227A30C3" w14:textId="77777777" w:rsidR="004C02EF" w:rsidRPr="00E77497" w:rsidRDefault="004C02EF" w:rsidP="001F482D">
      <w:pPr>
        <w:pStyle w:val="Alg4"/>
        <w:numPr>
          <w:ilvl w:val="0"/>
          <w:numId w:val="249"/>
        </w:numPr>
      </w:pPr>
      <w:r w:rsidRPr="00E77497">
        <w:t xml:space="preserve">Else, let </w:t>
      </w:r>
      <w:r w:rsidRPr="00E77497">
        <w:rPr>
          <w:i/>
        </w:rPr>
        <w:t>V</w:t>
      </w:r>
      <w:r w:rsidRPr="00E77497">
        <w:t xml:space="preserve"> be ToNumber(</w:t>
      </w:r>
      <w:r w:rsidRPr="00E77497">
        <w:rPr>
          <w:i/>
        </w:rPr>
        <w:t>v</w:t>
      </w:r>
      <w:r w:rsidRPr="00E77497">
        <w:t>).</w:t>
      </w:r>
    </w:p>
    <w:p w14:paraId="44AD6A41" w14:textId="77777777" w:rsidR="002B118D" w:rsidRDefault="002B118D" w:rsidP="002B118D">
      <w:pPr>
        <w:pStyle w:val="M4"/>
        <w:numPr>
          <w:ilvl w:val="0"/>
          <w:numId w:val="249"/>
        </w:numPr>
        <w:spacing w:after="0"/>
        <w:rPr>
          <w:ins w:id="32380" w:author="Rev 7 Allen Wirfs-Brock" w:date="2012-04-11T15:23:00Z"/>
        </w:rPr>
      </w:pPr>
      <w:ins w:id="32381" w:author="Rev 7 Allen Wirfs-Brock" w:date="2012-04-11T15:23:00Z">
        <w:r>
          <w:t>ReturnIfAbrupt(</w:t>
        </w:r>
        <w:r>
          <w:rPr>
            <w:i/>
          </w:rPr>
          <w:t>V</w:t>
        </w:r>
        <w:r>
          <w:t>).</w:t>
        </w:r>
      </w:ins>
    </w:p>
    <w:p w14:paraId="4BD2090B" w14:textId="77777777" w:rsidR="008D4801" w:rsidRPr="008D4801" w:rsidRDefault="008D4801" w:rsidP="00CB094A">
      <w:pPr>
        <w:pStyle w:val="Alg4"/>
        <w:numPr>
          <w:ilvl w:val="0"/>
          <w:numId w:val="249"/>
        </w:numPr>
        <w:spacing w:after="220"/>
        <w:contextualSpacing/>
        <w:rPr>
          <w:ins w:id="32382" w:author="Rev 9 Allen Wirfs-Brock" w:date="2012-07-08T13:41:00Z"/>
        </w:rPr>
      </w:pPr>
      <w:ins w:id="32383" w:author="Rev 9 Allen Wirfs-Brock" w:date="2012-07-08T13:41:00Z">
        <w:r w:rsidRPr="00E77497">
          <w:t>Set the [[PrimitiveValue]] internal property of the newly constructed object to TimeClip(</w:t>
        </w:r>
        <w:r w:rsidRPr="00E77497">
          <w:rPr>
            <w:i/>
          </w:rPr>
          <w:t>V</w:t>
        </w:r>
        <w:r w:rsidRPr="00E77497">
          <w:t>).</w:t>
        </w:r>
      </w:ins>
    </w:p>
    <w:p w14:paraId="53B1C522" w14:textId="77777777" w:rsidR="008D4801" w:rsidRDefault="008D4801" w:rsidP="008D4801">
      <w:pPr>
        <w:pStyle w:val="Alg4"/>
        <w:numPr>
          <w:ilvl w:val="0"/>
          <w:numId w:val="249"/>
        </w:numPr>
        <w:spacing w:after="220"/>
        <w:rPr>
          <w:ins w:id="32384" w:author="Rev 9 Allen Wirfs-Brock" w:date="2012-07-08T13:40:00Z"/>
        </w:rPr>
      </w:pPr>
      <w:ins w:id="32385" w:author="Rev 9 Allen Wirfs-Brock" w:date="2012-07-08T13:40:00Z">
        <w:r>
          <w:t>Return the newly constructed object.</w:t>
        </w:r>
      </w:ins>
    </w:p>
    <w:p w14:paraId="65E496E5" w14:textId="77777777" w:rsidR="008D4801" w:rsidRPr="008D4801" w:rsidDel="008D4801" w:rsidRDefault="004C02EF" w:rsidP="008D4801">
      <w:pPr>
        <w:pStyle w:val="Alg4"/>
        <w:numPr>
          <w:ilvl w:val="0"/>
          <w:numId w:val="249"/>
        </w:numPr>
        <w:spacing w:after="220"/>
        <w:rPr>
          <w:del w:id="32386" w:author="Rev 9 Allen Wirfs-Brock" w:date="2012-07-08T13:41:00Z"/>
        </w:rPr>
      </w:pPr>
      <w:del w:id="32387" w:author="Rev 9 Allen Wirfs-Brock" w:date="2012-07-08T13:41:00Z">
        <w:r w:rsidRPr="00E77497" w:rsidDel="008D4801">
          <w:delText>Set the [[PrimitiveValue]] internal property of the newly constructed object to TimeClip(</w:delText>
        </w:r>
        <w:r w:rsidRPr="00E77497" w:rsidDel="008D4801">
          <w:rPr>
            <w:i/>
          </w:rPr>
          <w:delText>V</w:delText>
        </w:r>
        <w:r w:rsidRPr="00E77497" w:rsidDel="008D4801">
          <w:delText>)</w:delText>
        </w:r>
      </w:del>
      <w:del w:id="32388" w:author="Rev 9 Allen Wirfs-Brock" w:date="2012-07-08T13:39:00Z">
        <w:r w:rsidRPr="00E77497" w:rsidDel="00B7141C">
          <w:delText xml:space="preserve"> and return</w:delText>
        </w:r>
      </w:del>
      <w:del w:id="32389" w:author="Rev 9 Allen Wirfs-Brock" w:date="2012-07-08T13:41:00Z">
        <w:r w:rsidRPr="00E77497" w:rsidDel="008D4801">
          <w:delText>.</w:delText>
        </w:r>
      </w:del>
    </w:p>
    <w:p w14:paraId="0D7DBE77" w14:textId="77777777" w:rsidR="004C02EF" w:rsidRPr="00E77497" w:rsidRDefault="004C02EF" w:rsidP="004C02EF">
      <w:pPr>
        <w:pStyle w:val="40"/>
        <w:numPr>
          <w:ilvl w:val="0"/>
          <w:numId w:val="0"/>
        </w:numPr>
      </w:pPr>
      <w:bookmarkStart w:id="32390" w:name="_Toc393690538"/>
      <w:r w:rsidRPr="00E77497">
        <w:t>15.9.3.3</w:t>
      </w:r>
      <w:r w:rsidRPr="00E77497">
        <w:tab/>
        <w:t>new Date (</w:t>
      </w:r>
      <w:bookmarkEnd w:id="32390"/>
      <w:r w:rsidRPr="00E77497">
        <w:t xml:space="preserve"> )</w:t>
      </w:r>
    </w:p>
    <w:p w14:paraId="2C008498" w14:textId="77777777" w:rsidR="004C02EF" w:rsidRPr="00E77497" w:rsidRDefault="004C02EF" w:rsidP="004C02EF">
      <w:r w:rsidRPr="00E77497">
        <w:t xml:space="preserve">The [[Prototype]] internal property of the newly constructed object is set to the original Date prototype object, the one that is the initial value of </w:t>
      </w:r>
      <w:r w:rsidRPr="00E77497">
        <w:rPr>
          <w:rFonts w:ascii="Courier New" w:hAnsi="Courier New"/>
          <w:b/>
        </w:rPr>
        <w:t>Date.prototype</w:t>
      </w:r>
      <w:r w:rsidRPr="00E77497">
        <w:t xml:space="preserve"> (15.9.4.1).</w:t>
      </w:r>
    </w:p>
    <w:p w14:paraId="2AEB78E3" w14:textId="77777777" w:rsidR="004C02EF" w:rsidRPr="00E77497" w:rsidRDefault="0054023D" w:rsidP="004C02EF">
      <w:ins w:id="32391" w:author="Allen Wirfs-Brock" w:date="2011-07-02T14:28:00Z">
        <w:r w:rsidRPr="00E77497">
          <w:t>The newly constructed object has a [[</w:t>
        </w:r>
        <w:del w:id="32392" w:author="Rev 3 Allen Wirfs-Brock" w:date="2011-09-08T14:46:00Z">
          <w:r w:rsidRPr="00E77497" w:rsidDel="00FA2A04">
            <w:delText>IsDate</w:delText>
          </w:r>
        </w:del>
      </w:ins>
      <w:ins w:id="32393" w:author="Rev 3 Allen Wirfs-Brock" w:date="2011-09-08T14:46:00Z">
        <w:r w:rsidR="00FA2A04" w:rsidRPr="00E77497">
          <w:t>NativeBrand</w:t>
        </w:r>
      </w:ins>
      <w:ins w:id="32394" w:author="Allen Wirfs-Brock" w:date="2011-07-02T14:28:00Z">
        <w:r w:rsidRPr="00E77497">
          <w:t>]] internal property</w:t>
        </w:r>
      </w:ins>
      <w:ins w:id="32395" w:author="Rev 3 Allen Wirfs-Brock" w:date="2011-09-08T14:46:00Z">
        <w:r w:rsidR="00FA2A04" w:rsidRPr="00E77497">
          <w:t xml:space="preserve"> whose value is NativeDate</w:t>
        </w:r>
      </w:ins>
      <w:ins w:id="32396" w:author="Allen Wirfs-Brock" w:date="2011-07-02T14:28:00Z">
        <w:r w:rsidRPr="00E77497">
          <w:t>.</w:t>
        </w:r>
      </w:ins>
      <w:del w:id="32397" w:author="Allen Wirfs-Brock" w:date="2011-07-02T14:28:00Z">
        <w:r w:rsidR="004C02EF" w:rsidRPr="00E77497" w:rsidDel="0054023D">
          <w:delText xml:space="preserve">The [[Class]] internal property of the newly constructed object is set to </w:delText>
        </w:r>
        <w:r w:rsidR="004C02EF" w:rsidRPr="00E77497" w:rsidDel="0054023D">
          <w:rPr>
            <w:rFonts w:ascii="Courier New" w:hAnsi="Courier New"/>
            <w:b/>
          </w:rPr>
          <w:delText>"Date"</w:delText>
        </w:r>
        <w:r w:rsidR="004C02EF" w:rsidRPr="00E77497" w:rsidDel="0054023D">
          <w:delText>.</w:delText>
        </w:r>
      </w:del>
    </w:p>
    <w:p w14:paraId="268962C0"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7F9E21C2" w14:textId="77777777" w:rsidR="004C02EF" w:rsidRPr="00E77497" w:rsidRDefault="004C02EF" w:rsidP="004C02EF">
      <w:r w:rsidRPr="00E77497">
        <w:t>The [[PrimitiveValue]] internal property of the newly constructed object is set to the time value (UTC) identifying the current time.</w:t>
      </w:r>
      <w:bookmarkStart w:id="32398" w:name="_Toc393690539"/>
    </w:p>
    <w:p w14:paraId="708210A6" w14:textId="77777777" w:rsidR="004C02EF" w:rsidRPr="00E77497" w:rsidRDefault="004C02EF" w:rsidP="00B43482">
      <w:pPr>
        <w:pStyle w:val="30"/>
        <w:numPr>
          <w:ilvl w:val="0"/>
          <w:numId w:val="0"/>
        </w:numPr>
      </w:pPr>
      <w:bookmarkStart w:id="32399" w:name="_Ref457709552"/>
      <w:bookmarkStart w:id="32400" w:name="_Toc472818951"/>
      <w:bookmarkStart w:id="32401" w:name="_Toc235503529"/>
      <w:bookmarkStart w:id="32402" w:name="_Toc241509304"/>
      <w:bookmarkStart w:id="32403" w:name="_Toc244416791"/>
      <w:bookmarkStart w:id="32404" w:name="_Toc276631155"/>
      <w:bookmarkStart w:id="32405" w:name="_Toc336509638"/>
      <w:r w:rsidRPr="00E77497">
        <w:t>15.9.4</w:t>
      </w:r>
      <w:r w:rsidRPr="00E77497">
        <w:tab/>
        <w:t>Properties of the Date Constructo</w:t>
      </w:r>
      <w:bookmarkEnd w:id="32398"/>
      <w:r w:rsidRPr="00E77497">
        <w:t>r</w:t>
      </w:r>
      <w:bookmarkEnd w:id="32399"/>
      <w:bookmarkEnd w:id="32400"/>
      <w:bookmarkEnd w:id="32401"/>
      <w:bookmarkEnd w:id="32402"/>
      <w:bookmarkEnd w:id="32403"/>
      <w:bookmarkEnd w:id="32404"/>
      <w:bookmarkEnd w:id="32405"/>
    </w:p>
    <w:p w14:paraId="48C5B634" w14:textId="77777777" w:rsidR="004C02EF" w:rsidRPr="00E77497" w:rsidRDefault="004C02EF" w:rsidP="004C02EF">
      <w:r w:rsidRPr="00E77497">
        <w:t>The value of the [[Prototype]] internal property of the Date constructor is the Function prototype object (15.3.4).</w:t>
      </w:r>
    </w:p>
    <w:p w14:paraId="63EBB325"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rFonts w:ascii="Courier New" w:hAnsi="Courier New"/>
          <w:b/>
        </w:rPr>
        <w:t>7</w:t>
      </w:r>
      <w:r w:rsidRPr="00E77497">
        <w:t>), the Date constructor has the following properties:</w:t>
      </w:r>
      <w:bookmarkStart w:id="32406" w:name="_Ref393614089"/>
      <w:bookmarkStart w:id="32407" w:name="_Toc393690540"/>
    </w:p>
    <w:p w14:paraId="64446C81" w14:textId="77777777" w:rsidR="004C02EF" w:rsidRPr="00E77497" w:rsidRDefault="004C02EF" w:rsidP="004C02EF">
      <w:pPr>
        <w:pStyle w:val="40"/>
        <w:numPr>
          <w:ilvl w:val="0"/>
          <w:numId w:val="0"/>
        </w:numPr>
      </w:pPr>
      <w:bookmarkStart w:id="32408" w:name="_Ref424534620"/>
      <w:r w:rsidRPr="00E77497">
        <w:t>15.9.4.1</w:t>
      </w:r>
      <w:r w:rsidRPr="00E77497">
        <w:tab/>
        <w:t>Date.prototyp</w:t>
      </w:r>
      <w:bookmarkEnd w:id="32406"/>
      <w:bookmarkEnd w:id="32407"/>
      <w:r w:rsidRPr="00E77497">
        <w:t>e</w:t>
      </w:r>
      <w:bookmarkEnd w:id="32408"/>
    </w:p>
    <w:p w14:paraId="30037771" w14:textId="77777777" w:rsidR="004C02EF" w:rsidRPr="00E77497" w:rsidRDefault="004C02EF" w:rsidP="004C02EF">
      <w:r w:rsidRPr="00E77497">
        <w:t xml:space="preserve">The initial value of </w:t>
      </w:r>
      <w:r w:rsidRPr="00E77497">
        <w:rPr>
          <w:rFonts w:ascii="Courier New" w:hAnsi="Courier New"/>
          <w:b/>
        </w:rPr>
        <w:t>Date.prototype</w:t>
      </w:r>
      <w:r w:rsidRPr="00E77497">
        <w:t xml:space="preserve"> is the built-in Date prototype object (15.9.5).</w:t>
      </w:r>
    </w:p>
    <w:p w14:paraId="1009F715"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32409" w:name="_Ref387218744"/>
      <w:bookmarkStart w:id="32410" w:name="_Toc393690541"/>
    </w:p>
    <w:p w14:paraId="6958899D" w14:textId="77777777" w:rsidR="004C02EF" w:rsidRPr="00E77497" w:rsidRDefault="004C02EF" w:rsidP="004C02EF">
      <w:pPr>
        <w:pStyle w:val="40"/>
        <w:numPr>
          <w:ilvl w:val="0"/>
          <w:numId w:val="0"/>
        </w:numPr>
      </w:pPr>
      <w:bookmarkStart w:id="32411" w:name="_Ref424536114"/>
      <w:r w:rsidRPr="00E77497">
        <w:t>15.9.4.2</w:t>
      </w:r>
      <w:r w:rsidRPr="00E77497">
        <w:tab/>
        <w:t>Date.parse (string</w:t>
      </w:r>
      <w:bookmarkEnd w:id="32409"/>
      <w:bookmarkEnd w:id="32410"/>
      <w:r w:rsidRPr="00E77497">
        <w:t>)</w:t>
      </w:r>
      <w:bookmarkEnd w:id="32411"/>
    </w:p>
    <w:p w14:paraId="04A43397" w14:textId="77777777" w:rsidR="004C02EF" w:rsidRPr="008B7F6F" w:rsidRDefault="004C02EF" w:rsidP="004C02EF">
      <w:r w:rsidRPr="00E77497">
        <w:t xml:space="preserve">The </w:t>
      </w:r>
      <w:r w:rsidRPr="00E77497">
        <w:rPr>
          <w:rFonts w:ascii="Courier New" w:hAnsi="Courier New"/>
          <w:b/>
        </w:rPr>
        <w:t>parse</w:t>
      </w:r>
      <w:r w:rsidRPr="00E77497">
        <w:t xml:space="preserve"> function applies the ToString operator to its argument</w:t>
      </w:r>
      <w:ins w:id="32412" w:author="Rev 7 Allen Wirfs-Brock" w:date="2012-04-11T15:25:00Z">
        <w:r w:rsidR="002B118D">
          <w:t xml:space="preserve">.  If ToString results in an abrupt completion the Completion Record is immediately returned. Otherwise, </w:t>
        </w:r>
      </w:ins>
      <w:del w:id="32413" w:author="Rev 7 Allen Wirfs-Brock" w:date="2012-04-11T15:25:00Z">
        <w:r w:rsidRPr="00E77497" w:rsidDel="002B118D">
          <w:delText xml:space="preserve"> </w:delText>
        </w:r>
      </w:del>
      <w:ins w:id="32414" w:author="Rev 7 Allen Wirfs-Brock" w:date="2012-04-11T15:26:00Z">
        <w:r w:rsidR="002B118D" w:rsidRPr="00E77497">
          <w:rPr>
            <w:rFonts w:ascii="Courier New" w:hAnsi="Courier New"/>
            <w:b/>
          </w:rPr>
          <w:t>parse</w:t>
        </w:r>
        <w:r w:rsidR="002B118D" w:rsidRPr="00E77497">
          <w:t xml:space="preserve"> </w:t>
        </w:r>
      </w:ins>
      <w:del w:id="32415" w:author="Rev 7 Allen Wirfs-Brock" w:date="2012-04-11T15:26:00Z">
        <w:r w:rsidRPr="00E77497" w:rsidDel="002B118D">
          <w:delText xml:space="preserve">and </w:delText>
        </w:r>
      </w:del>
      <w:r w:rsidRPr="00E77497">
        <w:t xml:space="preserve">interprets the resulting String as a date and time; it returns a Number, the UTC time value corresponding to the date and time. The String may be interpreted as a local time, a UTC time, or a time in some other time zone, depending on the contents of the String. The function first attempts to parse the format of the String according to the rules called out in Date Time String Format (15.9.1.15). If the String does not conform to that format the function may fall back to any implementation-specific heuristics or implementation-specific date formats. Unrecognisable Strings or dates containing </w:t>
      </w:r>
      <w:r w:rsidRPr="00C7794D">
        <w:t xml:space="preserve">illegal element values in the format String shall cause </w:t>
      </w:r>
      <w:r w:rsidRPr="004D1BD1">
        <w:rPr>
          <w:rFonts w:ascii="Courier New" w:hAnsi="Courier New" w:cs="Courier New"/>
          <w:b/>
        </w:rPr>
        <w:t>Date.parse</w:t>
      </w:r>
      <w:r w:rsidRPr="00C7794D">
        <w:t xml:space="preserve"> to return </w:t>
      </w:r>
      <w:r w:rsidRPr="00C7794D">
        <w:rPr>
          <w:b/>
        </w:rPr>
        <w:t>NaN</w:t>
      </w:r>
      <w:r w:rsidRPr="004D1BD1">
        <w:t>.</w:t>
      </w:r>
    </w:p>
    <w:p w14:paraId="2A5BDC62" w14:textId="77777777" w:rsidR="004C02EF" w:rsidRPr="006B6D0A" w:rsidRDefault="004C02EF" w:rsidP="004C02EF">
      <w:pPr>
        <w:spacing w:after="60"/>
      </w:pPr>
      <w:r w:rsidRPr="008B7F6F">
        <w:t xml:space="preserve">If </w:t>
      </w:r>
      <w:r w:rsidRPr="006B6D0A">
        <w:rPr>
          <w:rFonts w:ascii="Times New Roman" w:hAnsi="Times New Roman"/>
          <w:i/>
        </w:rPr>
        <w:t>x</w:t>
      </w:r>
      <w:r w:rsidRPr="006B6D0A">
        <w:t xml:space="preserve"> is any Date object whose milliseconds amount is zero within a particular implementation of ECMAScript, then all of the following expressions should produce the same numeric value in that implementation, if all the properties referenced have their initial values:</w:t>
      </w:r>
    </w:p>
    <w:p w14:paraId="21225BBE" w14:textId="77777777" w:rsidR="004C02EF" w:rsidRPr="00546435" w:rsidRDefault="004C02EF" w:rsidP="004C02EF">
      <w:pPr>
        <w:spacing w:after="0"/>
        <w:ind w:left="720"/>
        <w:rPr>
          <w:rFonts w:ascii="Courier New" w:hAnsi="Courier New" w:cs="Courier New"/>
          <w:b/>
        </w:rPr>
      </w:pPr>
      <w:r w:rsidRPr="00E65A34">
        <w:rPr>
          <w:rFonts w:ascii="Courier New" w:hAnsi="Courier New" w:cs="Courier New"/>
          <w:b/>
          <w:i/>
        </w:rPr>
        <w:t>x</w:t>
      </w:r>
      <w:r w:rsidRPr="00546435">
        <w:rPr>
          <w:rFonts w:ascii="Courier New" w:hAnsi="Courier New" w:cs="Courier New"/>
          <w:b/>
        </w:rPr>
        <w:t>.valueOf()</w:t>
      </w:r>
    </w:p>
    <w:p w14:paraId="3E264E15" w14:textId="77777777" w:rsidR="004C02EF" w:rsidRPr="00A67AF2" w:rsidRDefault="004C02EF" w:rsidP="004C02EF">
      <w:pPr>
        <w:spacing w:after="0"/>
        <w:ind w:left="720"/>
        <w:rPr>
          <w:rFonts w:ascii="Courier New" w:hAnsi="Courier New" w:cs="Courier New"/>
          <w:b/>
        </w:rPr>
      </w:pPr>
      <w:r w:rsidRPr="00A67AF2">
        <w:rPr>
          <w:rFonts w:ascii="Courier New" w:hAnsi="Courier New" w:cs="Courier New"/>
          <w:b/>
        </w:rPr>
        <w:t>Date.parse(</w:t>
      </w:r>
      <w:r w:rsidRPr="00A67AF2">
        <w:rPr>
          <w:rFonts w:ascii="Courier New" w:hAnsi="Courier New" w:cs="Courier New"/>
          <w:b/>
          <w:i/>
        </w:rPr>
        <w:t>x</w:t>
      </w:r>
      <w:r w:rsidRPr="00A67AF2">
        <w:rPr>
          <w:rFonts w:ascii="Courier New" w:hAnsi="Courier New" w:cs="Courier New"/>
          <w:b/>
        </w:rPr>
        <w:t>.toString())</w:t>
      </w:r>
    </w:p>
    <w:p w14:paraId="5E8E4F19" w14:textId="77777777" w:rsidR="004C02EF" w:rsidRPr="00E77497" w:rsidRDefault="004C02EF" w:rsidP="004C02EF">
      <w:pPr>
        <w:spacing w:after="0"/>
        <w:ind w:left="720"/>
        <w:rPr>
          <w:rFonts w:ascii="Courier New" w:hAnsi="Courier New" w:cs="Courier New"/>
          <w:b/>
        </w:rPr>
      </w:pPr>
      <w:r w:rsidRPr="00B820AB">
        <w:rPr>
          <w:rFonts w:ascii="Courier New" w:hAnsi="Courier New" w:cs="Courier New"/>
          <w:b/>
        </w:rPr>
        <w:t>Date.parse(</w:t>
      </w:r>
      <w:r w:rsidRPr="00675B74">
        <w:rPr>
          <w:rFonts w:ascii="Courier New" w:hAnsi="Courier New" w:cs="Courier New"/>
          <w:b/>
          <w:i/>
        </w:rPr>
        <w:t>x</w:t>
      </w:r>
      <w:r w:rsidRPr="00E77497">
        <w:rPr>
          <w:rFonts w:ascii="Courier New" w:hAnsi="Courier New" w:cs="Courier New"/>
          <w:b/>
        </w:rPr>
        <w:t>.toUTCString())</w:t>
      </w:r>
    </w:p>
    <w:p w14:paraId="147D5943" w14:textId="77777777" w:rsidR="004C02EF" w:rsidRPr="00E77497" w:rsidRDefault="004C02EF" w:rsidP="004C02EF">
      <w:pPr>
        <w:spacing w:after="60"/>
        <w:ind w:left="720"/>
        <w:rPr>
          <w:rFonts w:ascii="Courier New" w:hAnsi="Courier New" w:cs="Courier New"/>
          <w:b/>
        </w:rPr>
      </w:pPr>
      <w:r w:rsidRPr="00E77497">
        <w:rPr>
          <w:rFonts w:ascii="Courier New" w:hAnsi="Courier New" w:cs="Courier New"/>
          <w:b/>
        </w:rPr>
        <w:t>Date.parse(</w:t>
      </w:r>
      <w:r w:rsidRPr="00E77497">
        <w:rPr>
          <w:rFonts w:ascii="Courier New" w:hAnsi="Courier New" w:cs="Courier New"/>
          <w:b/>
          <w:i/>
        </w:rPr>
        <w:t>x</w:t>
      </w:r>
      <w:r w:rsidRPr="00E77497">
        <w:rPr>
          <w:rFonts w:ascii="Courier New" w:hAnsi="Courier New" w:cs="Courier New"/>
          <w:b/>
        </w:rPr>
        <w:t>.toISOString())</w:t>
      </w:r>
    </w:p>
    <w:p w14:paraId="27D61763" w14:textId="77777777" w:rsidR="004C02EF" w:rsidRPr="00E77497" w:rsidRDefault="004C02EF" w:rsidP="004C02EF">
      <w:pPr>
        <w:spacing w:after="60"/>
      </w:pPr>
      <w:r w:rsidRPr="00E77497">
        <w:t>However, the expression</w:t>
      </w:r>
    </w:p>
    <w:p w14:paraId="5B4C05B5" w14:textId="77777777" w:rsidR="004C02EF" w:rsidRPr="00E77497" w:rsidRDefault="004C02EF" w:rsidP="004C02EF">
      <w:pPr>
        <w:spacing w:after="60"/>
        <w:ind w:left="720"/>
      </w:pPr>
      <w:r w:rsidRPr="00E77497">
        <w:rPr>
          <w:rFonts w:ascii="Courier New" w:hAnsi="Courier New" w:cs="Courier New"/>
          <w:b/>
        </w:rPr>
        <w:t>Date.parse(</w:t>
      </w:r>
      <w:r w:rsidRPr="00E77497">
        <w:rPr>
          <w:rFonts w:ascii="Times New Roman" w:hAnsi="Times New Roman"/>
          <w:i/>
        </w:rPr>
        <w:t>x</w:t>
      </w:r>
      <w:r w:rsidRPr="00E77497">
        <w:rPr>
          <w:rFonts w:ascii="Courier New" w:hAnsi="Courier New" w:cs="Courier New"/>
          <w:b/>
        </w:rPr>
        <w:t>.toLocaleString())</w:t>
      </w:r>
    </w:p>
    <w:p w14:paraId="0E83DB4E" w14:textId="77777777" w:rsidR="004C02EF" w:rsidRPr="00E77497" w:rsidRDefault="004C02EF" w:rsidP="004C02EF">
      <w:r w:rsidRPr="00E77497">
        <w:t xml:space="preserve">is not required to produce the same Number value as the preceding three expressions and, in general, the value produced by </w:t>
      </w:r>
      <w:r w:rsidRPr="00E77497">
        <w:rPr>
          <w:rFonts w:ascii="Courier New" w:hAnsi="Courier New"/>
          <w:b/>
        </w:rPr>
        <w:t>Date.parse</w:t>
      </w:r>
      <w:r w:rsidRPr="00E77497">
        <w:t xml:space="preserve"> is implementation-dependent when given any String value that does not conform to the Date Time String Format (15.9.1.15) and that could not be produced in that implementation by the </w:t>
      </w:r>
      <w:r w:rsidRPr="00E77497">
        <w:rPr>
          <w:rFonts w:ascii="Courier New" w:hAnsi="Courier New"/>
          <w:b/>
        </w:rPr>
        <w:t>toString</w:t>
      </w:r>
      <w:r w:rsidRPr="00E77497">
        <w:t xml:space="preserve"> or </w:t>
      </w:r>
      <w:r w:rsidRPr="00E77497">
        <w:rPr>
          <w:rFonts w:ascii="Courier New" w:hAnsi="Courier New"/>
          <w:b/>
        </w:rPr>
        <w:t>toUTCString</w:t>
      </w:r>
      <w:r w:rsidRPr="00E77497">
        <w:t xml:space="preserve"> method.</w:t>
      </w:r>
      <w:bookmarkStart w:id="32416" w:name="_Toc393690542"/>
    </w:p>
    <w:p w14:paraId="7380FE0C" w14:textId="77777777" w:rsidR="004C02EF" w:rsidRPr="00E77497" w:rsidRDefault="004C02EF" w:rsidP="004C02EF">
      <w:pPr>
        <w:pStyle w:val="40"/>
        <w:numPr>
          <w:ilvl w:val="0"/>
          <w:numId w:val="0"/>
        </w:numPr>
      </w:pPr>
      <w:bookmarkStart w:id="32417" w:name="_Ref457709555"/>
      <w:r w:rsidRPr="00E77497">
        <w:t>15.9.4.3</w:t>
      </w:r>
      <w:r w:rsidRPr="00E77497">
        <w:tab/>
        <w:t>Date.UTC (year, month [, date [, hours [, minutes [, seconds [, ms</w:t>
      </w:r>
      <w:bookmarkEnd w:id="32416"/>
      <w:r w:rsidRPr="00E77497">
        <w:t xml:space="preserve"> ] ] ] ] ] )</w:t>
      </w:r>
      <w:bookmarkEnd w:id="32417"/>
    </w:p>
    <w:p w14:paraId="369F13D6" w14:textId="77777777" w:rsidR="004C02EF" w:rsidRPr="00E77497" w:rsidRDefault="004C02EF" w:rsidP="004C02EF">
      <w:r w:rsidRPr="00E77497">
        <w:t xml:space="preserve">When the </w:t>
      </w:r>
      <w:r w:rsidRPr="00E77497">
        <w:rPr>
          <w:rFonts w:ascii="Courier New" w:hAnsi="Courier New"/>
          <w:b/>
        </w:rPr>
        <w:t>UTC</w:t>
      </w:r>
      <w:r w:rsidRPr="00E77497">
        <w:t xml:space="preserve"> function is called with fewer than two arguments, the behaviour is implementation-dependent. When the </w:t>
      </w:r>
      <w:r w:rsidRPr="00E77497">
        <w:rPr>
          <w:rFonts w:ascii="Courier New" w:hAnsi="Courier New"/>
          <w:b/>
        </w:rPr>
        <w:t>UTC</w:t>
      </w:r>
      <w:r w:rsidRPr="00E77497">
        <w:t xml:space="preserve"> function is called with two to seven arguments, it computes the date from </w:t>
      </w:r>
      <w:r w:rsidRPr="00E77497">
        <w:rPr>
          <w:rFonts w:ascii="Times New Roman" w:hAnsi="Times New Roman"/>
          <w:i/>
        </w:rPr>
        <w:t>year</w:t>
      </w:r>
      <w:r w:rsidRPr="00E77497">
        <w:t xml:space="preserve">, </w:t>
      </w:r>
      <w:r w:rsidRPr="00E77497">
        <w:rPr>
          <w:rFonts w:ascii="Times New Roman" w:hAnsi="Times New Roman"/>
          <w:i/>
        </w:rPr>
        <w:t>month</w:t>
      </w:r>
      <w:r w:rsidRPr="00E77497">
        <w:t xml:space="preserve"> and (optionally) </w:t>
      </w:r>
      <w:r w:rsidRPr="00E77497">
        <w:rPr>
          <w:rFonts w:ascii="Times New Roman" w:hAnsi="Times New Roman"/>
          <w:i/>
        </w:rPr>
        <w:t>date</w:t>
      </w:r>
      <w:r w:rsidRPr="00E77497">
        <w:t xml:space="preserve">, </w:t>
      </w:r>
      <w:r w:rsidRPr="00E77497">
        <w:rPr>
          <w:rFonts w:ascii="Times New Roman" w:hAnsi="Times New Roman"/>
          <w:i/>
        </w:rPr>
        <w:t>hours</w:t>
      </w:r>
      <w:r w:rsidRPr="00E77497">
        <w:t xml:space="preserve">, </w:t>
      </w:r>
      <w:r w:rsidRPr="00E77497">
        <w:rPr>
          <w:rFonts w:ascii="Times New Roman" w:hAnsi="Times New Roman"/>
          <w:i/>
        </w:rPr>
        <w:t>minutes</w:t>
      </w:r>
      <w:r w:rsidRPr="00E77497">
        <w:t xml:space="preserve">, </w:t>
      </w:r>
      <w:r w:rsidRPr="00E77497">
        <w:rPr>
          <w:rFonts w:ascii="Times New Roman" w:hAnsi="Times New Roman"/>
          <w:i/>
        </w:rPr>
        <w:t>seconds</w:t>
      </w:r>
      <w:r w:rsidRPr="00E77497">
        <w:t xml:space="preserve"> and </w:t>
      </w:r>
      <w:r w:rsidRPr="00E77497">
        <w:rPr>
          <w:rFonts w:ascii="Times New Roman" w:hAnsi="Times New Roman"/>
          <w:i/>
        </w:rPr>
        <w:t>ms</w:t>
      </w:r>
      <w:r w:rsidRPr="00E77497">
        <w:t>. The following steps are taken:</w:t>
      </w:r>
    </w:p>
    <w:p w14:paraId="0FC8CDCA" w14:textId="77777777" w:rsidR="004C02EF" w:rsidRPr="00E77497" w:rsidRDefault="004C02EF" w:rsidP="001F482D">
      <w:pPr>
        <w:pStyle w:val="Alg4"/>
        <w:numPr>
          <w:ilvl w:val="0"/>
          <w:numId w:val="250"/>
        </w:numPr>
      </w:pPr>
      <w:r w:rsidRPr="00E77497">
        <w:t xml:space="preserve">Let </w:t>
      </w:r>
      <w:r w:rsidRPr="00E77497">
        <w:rPr>
          <w:i/>
        </w:rPr>
        <w:t>y</w:t>
      </w:r>
      <w:r w:rsidRPr="00E77497">
        <w:t xml:space="preserve"> be ToNumber(</w:t>
      </w:r>
      <w:r w:rsidRPr="00E77497">
        <w:rPr>
          <w:i/>
        </w:rPr>
        <w:t>year</w:t>
      </w:r>
      <w:r w:rsidRPr="00E77497">
        <w:t>).</w:t>
      </w:r>
    </w:p>
    <w:p w14:paraId="258B7814" w14:textId="77777777" w:rsidR="002B118D" w:rsidRDefault="002B118D" w:rsidP="002B118D">
      <w:pPr>
        <w:pStyle w:val="M4"/>
        <w:numPr>
          <w:ilvl w:val="0"/>
          <w:numId w:val="250"/>
        </w:numPr>
        <w:spacing w:after="0"/>
        <w:rPr>
          <w:ins w:id="32418" w:author="Rev 7 Allen Wirfs-Brock" w:date="2012-04-11T15:27:00Z"/>
        </w:rPr>
      </w:pPr>
      <w:ins w:id="32419" w:author="Rev 7 Allen Wirfs-Brock" w:date="2012-04-11T15:27:00Z">
        <w:r>
          <w:t>ReturnIfAbrupt(</w:t>
        </w:r>
        <w:r w:rsidRPr="00137648">
          <w:rPr>
            <w:i/>
          </w:rPr>
          <w:t>y</w:t>
        </w:r>
        <w:del w:id="32420" w:author="Rev 8 Allen Wirfs-Brock" w:date="2012-05-11T15:18:00Z">
          <w:r w:rsidDel="00242BA0">
            <w:rPr>
              <w:i/>
            </w:rPr>
            <w:delText>s</w:delText>
          </w:r>
        </w:del>
        <w:r>
          <w:t>).</w:t>
        </w:r>
      </w:ins>
    </w:p>
    <w:p w14:paraId="728A6BDB" w14:textId="77777777" w:rsidR="004C02EF" w:rsidRPr="00E77497" w:rsidRDefault="004C02EF" w:rsidP="001F482D">
      <w:pPr>
        <w:pStyle w:val="Alg4"/>
        <w:numPr>
          <w:ilvl w:val="0"/>
          <w:numId w:val="250"/>
        </w:numPr>
      </w:pPr>
      <w:r w:rsidRPr="00E77497">
        <w:t xml:space="preserve">Let </w:t>
      </w:r>
      <w:r w:rsidRPr="00E77497">
        <w:rPr>
          <w:i/>
        </w:rPr>
        <w:t>m</w:t>
      </w:r>
      <w:r w:rsidRPr="00E77497">
        <w:t xml:space="preserve"> be ToNumber(</w:t>
      </w:r>
      <w:r w:rsidRPr="00E77497">
        <w:rPr>
          <w:i/>
        </w:rPr>
        <w:t>month</w:t>
      </w:r>
      <w:r w:rsidRPr="00E77497">
        <w:t>).</w:t>
      </w:r>
    </w:p>
    <w:p w14:paraId="4358B389" w14:textId="77777777" w:rsidR="002B118D" w:rsidRDefault="002B118D" w:rsidP="002B118D">
      <w:pPr>
        <w:pStyle w:val="M4"/>
        <w:numPr>
          <w:ilvl w:val="0"/>
          <w:numId w:val="250"/>
        </w:numPr>
        <w:spacing w:after="0"/>
        <w:rPr>
          <w:ins w:id="32421" w:author="Rev 7 Allen Wirfs-Brock" w:date="2012-04-11T15:28:00Z"/>
        </w:rPr>
      </w:pPr>
      <w:ins w:id="32422" w:author="Rev 7 Allen Wirfs-Brock" w:date="2012-04-11T15:28:00Z">
        <w:r>
          <w:t>ReturnIfAbrupt(</w:t>
        </w:r>
        <w:r>
          <w:rPr>
            <w:i/>
          </w:rPr>
          <w:t>m</w:t>
        </w:r>
        <w:r>
          <w:t>).</w:t>
        </w:r>
      </w:ins>
    </w:p>
    <w:p w14:paraId="3CEC55BA" w14:textId="77777777" w:rsidR="004C02EF" w:rsidRPr="00E77497" w:rsidRDefault="004C02EF" w:rsidP="001F482D">
      <w:pPr>
        <w:pStyle w:val="Alg4"/>
        <w:numPr>
          <w:ilvl w:val="0"/>
          <w:numId w:val="250"/>
        </w:numPr>
      </w:pPr>
      <w:r w:rsidRPr="00E77497">
        <w:t xml:space="preserve">If </w:t>
      </w:r>
      <w:r w:rsidRPr="00E77497">
        <w:rPr>
          <w:i/>
        </w:rPr>
        <w:t>date</w:t>
      </w:r>
      <w:r w:rsidRPr="00E77497">
        <w:t xml:space="preserve"> is supplied then let </w:t>
      </w:r>
      <w:r w:rsidRPr="00E77497">
        <w:rPr>
          <w:i/>
        </w:rPr>
        <w:t>dt</w:t>
      </w:r>
      <w:r w:rsidRPr="00E77497">
        <w:t xml:space="preserve"> be ToNumber(</w:t>
      </w:r>
      <w:r w:rsidRPr="00E77497">
        <w:rPr>
          <w:i/>
        </w:rPr>
        <w:t>date</w:t>
      </w:r>
      <w:r w:rsidRPr="00E77497">
        <w:t xml:space="preserve">); else let </w:t>
      </w:r>
      <w:r w:rsidRPr="00E77497">
        <w:rPr>
          <w:i/>
        </w:rPr>
        <w:t>dt</w:t>
      </w:r>
      <w:r w:rsidRPr="00E77497">
        <w:t xml:space="preserve"> be </w:t>
      </w:r>
      <w:r w:rsidRPr="00E77497">
        <w:rPr>
          <w:b/>
        </w:rPr>
        <w:t>1</w:t>
      </w:r>
      <w:r w:rsidRPr="00E77497">
        <w:t>.</w:t>
      </w:r>
    </w:p>
    <w:p w14:paraId="51A19AEF" w14:textId="77777777" w:rsidR="002B118D" w:rsidRDefault="002B118D" w:rsidP="002B118D">
      <w:pPr>
        <w:pStyle w:val="M4"/>
        <w:numPr>
          <w:ilvl w:val="0"/>
          <w:numId w:val="250"/>
        </w:numPr>
        <w:spacing w:after="0"/>
        <w:rPr>
          <w:ins w:id="32423" w:author="Rev 7 Allen Wirfs-Brock" w:date="2012-04-11T15:28:00Z"/>
        </w:rPr>
      </w:pPr>
      <w:ins w:id="32424" w:author="Rev 7 Allen Wirfs-Brock" w:date="2012-04-11T15:28:00Z">
        <w:r>
          <w:t>ReturnIfAbrupt(</w:t>
        </w:r>
        <w:r>
          <w:rPr>
            <w:i/>
          </w:rPr>
          <w:t>dt</w:t>
        </w:r>
        <w:r>
          <w:t>).</w:t>
        </w:r>
      </w:ins>
    </w:p>
    <w:p w14:paraId="3FC19EE9" w14:textId="77777777" w:rsidR="004C02EF" w:rsidRPr="00E77497" w:rsidRDefault="004C02EF" w:rsidP="001F482D">
      <w:pPr>
        <w:pStyle w:val="Alg4"/>
        <w:numPr>
          <w:ilvl w:val="0"/>
          <w:numId w:val="250"/>
        </w:numPr>
      </w:pPr>
      <w:r w:rsidRPr="00E77497">
        <w:t xml:space="preserve">If </w:t>
      </w:r>
      <w:r w:rsidRPr="00E77497">
        <w:rPr>
          <w:i/>
        </w:rPr>
        <w:t>hours</w:t>
      </w:r>
      <w:r w:rsidRPr="00E77497">
        <w:t xml:space="preserve"> is supplied then let </w:t>
      </w:r>
      <w:r w:rsidRPr="00E77497">
        <w:rPr>
          <w:i/>
        </w:rPr>
        <w:t>h</w:t>
      </w:r>
      <w:r w:rsidRPr="00E77497">
        <w:t xml:space="preserve"> be ToNumber(</w:t>
      </w:r>
      <w:r w:rsidRPr="00E77497">
        <w:rPr>
          <w:i/>
        </w:rPr>
        <w:t>hours</w:t>
      </w:r>
      <w:r w:rsidRPr="00E77497">
        <w:t xml:space="preserve">); else let </w:t>
      </w:r>
      <w:r w:rsidRPr="00E77497">
        <w:rPr>
          <w:i/>
        </w:rPr>
        <w:t>h</w:t>
      </w:r>
      <w:r w:rsidRPr="00E77497">
        <w:t xml:space="preserve"> be </w:t>
      </w:r>
      <w:r w:rsidRPr="00E77497">
        <w:rPr>
          <w:b/>
        </w:rPr>
        <w:t>0</w:t>
      </w:r>
      <w:r w:rsidRPr="00E77497">
        <w:t>.</w:t>
      </w:r>
    </w:p>
    <w:p w14:paraId="01FA338E" w14:textId="77777777" w:rsidR="002B118D" w:rsidRDefault="002B118D" w:rsidP="002B118D">
      <w:pPr>
        <w:pStyle w:val="M4"/>
        <w:numPr>
          <w:ilvl w:val="0"/>
          <w:numId w:val="250"/>
        </w:numPr>
        <w:spacing w:after="0"/>
        <w:rPr>
          <w:ins w:id="32425" w:author="Rev 7 Allen Wirfs-Brock" w:date="2012-04-11T15:28:00Z"/>
        </w:rPr>
      </w:pPr>
      <w:ins w:id="32426" w:author="Rev 7 Allen Wirfs-Brock" w:date="2012-04-11T15:28:00Z">
        <w:r>
          <w:t>ReturnIfAbrupt(</w:t>
        </w:r>
        <w:r>
          <w:rPr>
            <w:i/>
          </w:rPr>
          <w:t>h</w:t>
        </w:r>
        <w:r>
          <w:t>).</w:t>
        </w:r>
      </w:ins>
    </w:p>
    <w:p w14:paraId="76987911" w14:textId="77777777" w:rsidR="004C02EF" w:rsidRPr="00E77497" w:rsidRDefault="004C02EF" w:rsidP="001F482D">
      <w:pPr>
        <w:pStyle w:val="Alg4"/>
        <w:numPr>
          <w:ilvl w:val="0"/>
          <w:numId w:val="250"/>
        </w:numPr>
      </w:pPr>
      <w:r w:rsidRPr="00E77497">
        <w:t xml:space="preserve">If </w:t>
      </w:r>
      <w:r w:rsidRPr="00E77497">
        <w:rPr>
          <w:i/>
        </w:rPr>
        <w:t>minutes</w:t>
      </w:r>
      <w:r w:rsidRPr="00E77497">
        <w:t xml:space="preserve"> is supplied then let </w:t>
      </w:r>
      <w:r w:rsidRPr="00E77497">
        <w:rPr>
          <w:i/>
        </w:rPr>
        <w:t>min</w:t>
      </w:r>
      <w:r w:rsidRPr="00E77497">
        <w:t xml:space="preserve"> be ToNumber(</w:t>
      </w:r>
      <w:r w:rsidRPr="00E77497">
        <w:rPr>
          <w:i/>
        </w:rPr>
        <w:t>minutes</w:t>
      </w:r>
      <w:r w:rsidRPr="00E77497">
        <w:t xml:space="preserve">); else let </w:t>
      </w:r>
      <w:r w:rsidRPr="00E77497">
        <w:rPr>
          <w:i/>
        </w:rPr>
        <w:t>min</w:t>
      </w:r>
      <w:r w:rsidRPr="00E77497">
        <w:t xml:space="preserve"> be </w:t>
      </w:r>
      <w:r w:rsidRPr="00E77497">
        <w:rPr>
          <w:b/>
        </w:rPr>
        <w:t>0</w:t>
      </w:r>
      <w:r w:rsidRPr="00E77497">
        <w:t>.</w:t>
      </w:r>
    </w:p>
    <w:p w14:paraId="52698101" w14:textId="77777777" w:rsidR="002B118D" w:rsidRDefault="002B118D" w:rsidP="002B118D">
      <w:pPr>
        <w:pStyle w:val="M4"/>
        <w:numPr>
          <w:ilvl w:val="0"/>
          <w:numId w:val="250"/>
        </w:numPr>
        <w:spacing w:after="0"/>
        <w:rPr>
          <w:ins w:id="32427" w:author="Rev 7 Allen Wirfs-Brock" w:date="2012-04-11T15:28:00Z"/>
        </w:rPr>
      </w:pPr>
      <w:ins w:id="32428" w:author="Rev 7 Allen Wirfs-Brock" w:date="2012-04-11T15:28:00Z">
        <w:r>
          <w:t>ReturnIfAbrupt(</w:t>
        </w:r>
        <w:r>
          <w:rPr>
            <w:i/>
          </w:rPr>
          <w:t>min</w:t>
        </w:r>
        <w:r>
          <w:t>).</w:t>
        </w:r>
      </w:ins>
    </w:p>
    <w:p w14:paraId="3486EFA3" w14:textId="77777777" w:rsidR="004C02EF" w:rsidRPr="00E77497" w:rsidRDefault="004C02EF" w:rsidP="001F482D">
      <w:pPr>
        <w:pStyle w:val="Alg4"/>
        <w:numPr>
          <w:ilvl w:val="0"/>
          <w:numId w:val="250"/>
        </w:numPr>
      </w:pPr>
      <w:r w:rsidRPr="00E77497">
        <w:t xml:space="preserve">If </w:t>
      </w:r>
      <w:r w:rsidRPr="00E77497">
        <w:rPr>
          <w:i/>
        </w:rPr>
        <w:t>seconds</w:t>
      </w:r>
      <w:r w:rsidRPr="00E77497">
        <w:t xml:space="preserve"> is supplied then let </w:t>
      </w:r>
      <w:r w:rsidRPr="00E77497">
        <w:rPr>
          <w:i/>
        </w:rPr>
        <w:t>s</w:t>
      </w:r>
      <w:r w:rsidRPr="00E77497">
        <w:t xml:space="preserve"> be ToNumber(</w:t>
      </w:r>
      <w:r w:rsidRPr="00E77497">
        <w:rPr>
          <w:i/>
        </w:rPr>
        <w:t>seconds</w:t>
      </w:r>
      <w:r w:rsidRPr="00E77497">
        <w:t xml:space="preserve">); else let </w:t>
      </w:r>
      <w:r w:rsidRPr="00E77497">
        <w:rPr>
          <w:i/>
        </w:rPr>
        <w:t>s</w:t>
      </w:r>
      <w:r w:rsidRPr="00E77497">
        <w:t xml:space="preserve"> be </w:t>
      </w:r>
      <w:r w:rsidRPr="00E77497">
        <w:rPr>
          <w:b/>
        </w:rPr>
        <w:t>0</w:t>
      </w:r>
      <w:r w:rsidRPr="00E77497">
        <w:t>.</w:t>
      </w:r>
    </w:p>
    <w:p w14:paraId="37A405C0" w14:textId="77777777" w:rsidR="002B118D" w:rsidRDefault="002B118D" w:rsidP="002B118D">
      <w:pPr>
        <w:pStyle w:val="M4"/>
        <w:numPr>
          <w:ilvl w:val="0"/>
          <w:numId w:val="250"/>
        </w:numPr>
        <w:spacing w:after="0"/>
        <w:rPr>
          <w:ins w:id="32429" w:author="Rev 7 Allen Wirfs-Brock" w:date="2012-04-11T15:28:00Z"/>
        </w:rPr>
      </w:pPr>
      <w:ins w:id="32430" w:author="Rev 7 Allen Wirfs-Brock" w:date="2012-04-11T15:28:00Z">
        <w:r>
          <w:t>ReturnIfAbrupt(</w:t>
        </w:r>
        <w:r>
          <w:rPr>
            <w:i/>
          </w:rPr>
          <w:t>s</w:t>
        </w:r>
        <w:r>
          <w:t>).</w:t>
        </w:r>
      </w:ins>
    </w:p>
    <w:p w14:paraId="2A7D5FCF" w14:textId="77777777" w:rsidR="004C02EF" w:rsidRPr="00E77497" w:rsidRDefault="004C02EF" w:rsidP="001F482D">
      <w:pPr>
        <w:pStyle w:val="Alg4"/>
        <w:numPr>
          <w:ilvl w:val="0"/>
          <w:numId w:val="250"/>
        </w:numPr>
      </w:pPr>
      <w:r w:rsidRPr="00E77497">
        <w:t xml:space="preserve">If </w:t>
      </w:r>
      <w:r w:rsidRPr="00E77497">
        <w:rPr>
          <w:i/>
        </w:rPr>
        <w:t>ms</w:t>
      </w:r>
      <w:r w:rsidRPr="00E77497">
        <w:t xml:space="preserve"> is supplied then let </w:t>
      </w:r>
      <w:r w:rsidRPr="00E77497">
        <w:rPr>
          <w:i/>
        </w:rPr>
        <w:t>milli</w:t>
      </w:r>
      <w:r w:rsidRPr="00E77497">
        <w:t xml:space="preserve"> be ToNumber(</w:t>
      </w:r>
      <w:r w:rsidRPr="00E77497">
        <w:rPr>
          <w:i/>
        </w:rPr>
        <w:t>ms</w:t>
      </w:r>
      <w:r w:rsidRPr="00E77497">
        <w:t xml:space="preserve">); else let </w:t>
      </w:r>
      <w:r w:rsidRPr="00E77497">
        <w:rPr>
          <w:i/>
        </w:rPr>
        <w:t>milli</w:t>
      </w:r>
      <w:r w:rsidRPr="00E77497">
        <w:t xml:space="preserve"> be </w:t>
      </w:r>
      <w:r w:rsidRPr="00E77497">
        <w:rPr>
          <w:b/>
        </w:rPr>
        <w:t>0</w:t>
      </w:r>
      <w:r w:rsidRPr="00E77497">
        <w:t>.</w:t>
      </w:r>
    </w:p>
    <w:p w14:paraId="26D13F80" w14:textId="77777777" w:rsidR="002B118D" w:rsidRDefault="002B118D" w:rsidP="002B118D">
      <w:pPr>
        <w:pStyle w:val="M4"/>
        <w:numPr>
          <w:ilvl w:val="0"/>
          <w:numId w:val="250"/>
        </w:numPr>
        <w:spacing w:after="0"/>
        <w:rPr>
          <w:ins w:id="32431" w:author="Rev 7 Allen Wirfs-Brock" w:date="2012-04-11T15:28:00Z"/>
        </w:rPr>
      </w:pPr>
      <w:ins w:id="32432" w:author="Rev 7 Allen Wirfs-Brock" w:date="2012-04-11T15:28:00Z">
        <w:r>
          <w:t>ReturnIfAbrupt(</w:t>
        </w:r>
        <w:r>
          <w:rPr>
            <w:i/>
          </w:rPr>
          <w:t>milli</w:t>
        </w:r>
        <w:r>
          <w:t>).</w:t>
        </w:r>
      </w:ins>
    </w:p>
    <w:p w14:paraId="447DC6ED" w14:textId="77777777" w:rsidR="004C02EF" w:rsidRPr="00B820AB" w:rsidRDefault="004C02EF" w:rsidP="001F482D">
      <w:pPr>
        <w:pStyle w:val="Alg4"/>
        <w:numPr>
          <w:ilvl w:val="0"/>
          <w:numId w:val="250"/>
        </w:numPr>
      </w:pPr>
      <w:r w:rsidRPr="00E77497">
        <w:t>If </w:t>
      </w:r>
      <w:r w:rsidRPr="00E77497">
        <w:rPr>
          <w:i/>
        </w:rPr>
        <w:t>y</w:t>
      </w:r>
      <w:r w:rsidRPr="00E77497">
        <w:t> is not </w:t>
      </w:r>
      <w:r w:rsidRPr="00E77497">
        <w:rPr>
          <w:b/>
        </w:rPr>
        <w:t>NaN</w:t>
      </w:r>
      <w:r w:rsidRPr="00E77497">
        <w:t> and 0 </w:t>
      </w:r>
      <w:r w:rsidRPr="006B6D0A">
        <w:sym w:font="Symbol" w:char="F0A3"/>
      </w:r>
      <w:r w:rsidRPr="006B6D0A">
        <w:t> ToInteger(</w:t>
      </w:r>
      <w:r w:rsidRPr="006B6D0A">
        <w:rPr>
          <w:i/>
        </w:rPr>
        <w:t>y</w:t>
      </w:r>
      <w:r w:rsidRPr="006B6D0A">
        <w:t>) </w:t>
      </w:r>
      <w:r w:rsidRPr="006B6D0A">
        <w:sym w:font="Symbol" w:char="F0A3"/>
      </w:r>
      <w:r w:rsidRPr="006B6D0A">
        <w:t xml:space="preserve"> 99, then let </w:t>
      </w:r>
      <w:r w:rsidRPr="006B6D0A">
        <w:rPr>
          <w:i/>
        </w:rPr>
        <w:t>yr</w:t>
      </w:r>
      <w:r w:rsidRPr="006B6D0A">
        <w:t xml:space="preserve"> be 1900+ToInteger(</w:t>
      </w:r>
      <w:r w:rsidRPr="00E65A34">
        <w:rPr>
          <w:i/>
        </w:rPr>
        <w:t>y</w:t>
      </w:r>
      <w:r w:rsidRPr="00546435">
        <w:t xml:space="preserve">); otherwise, let </w:t>
      </w:r>
      <w:r w:rsidRPr="00A67AF2">
        <w:rPr>
          <w:i/>
        </w:rPr>
        <w:t>yr</w:t>
      </w:r>
      <w:r w:rsidRPr="00A67AF2">
        <w:t xml:space="preserve"> be </w:t>
      </w:r>
      <w:r w:rsidRPr="00A67AF2">
        <w:rPr>
          <w:i/>
        </w:rPr>
        <w:t>y</w:t>
      </w:r>
      <w:r w:rsidRPr="00B820AB">
        <w:t>.</w:t>
      </w:r>
    </w:p>
    <w:p w14:paraId="28453922" w14:textId="77777777" w:rsidR="004C02EF" w:rsidRPr="00E77497" w:rsidRDefault="004C02EF" w:rsidP="001F482D">
      <w:pPr>
        <w:pStyle w:val="Alg4"/>
        <w:numPr>
          <w:ilvl w:val="0"/>
          <w:numId w:val="250"/>
        </w:numPr>
        <w:spacing w:after="220"/>
      </w:pPr>
      <w:r w:rsidRPr="00675B74">
        <w:t>Return TimeClip(MakeDate(MakeDay(</w:t>
      </w:r>
      <w:r w:rsidRPr="00E77497">
        <w:rPr>
          <w:i/>
        </w:rPr>
        <w:t>yr</w:t>
      </w:r>
      <w:r w:rsidRPr="00E77497">
        <w:t xml:space="preserve">, </w:t>
      </w:r>
      <w:r w:rsidRPr="00E77497">
        <w:rPr>
          <w:i/>
        </w:rPr>
        <w:t>m</w:t>
      </w:r>
      <w:r w:rsidRPr="00E77497">
        <w:t xml:space="preserve">, </w:t>
      </w:r>
      <w:r w:rsidRPr="00E77497">
        <w:rPr>
          <w:i/>
        </w:rPr>
        <w:t>dt</w:t>
      </w:r>
      <w:r w:rsidRPr="00E77497">
        <w:t>), MakeTime(</w:t>
      </w:r>
      <w:r w:rsidRPr="00E77497">
        <w:rPr>
          <w:i/>
        </w:rPr>
        <w:t>h</w:t>
      </w:r>
      <w:r w:rsidRPr="00E77497">
        <w:t xml:space="preserve">, </w:t>
      </w:r>
      <w:r w:rsidRPr="00E77497">
        <w:rPr>
          <w:i/>
        </w:rPr>
        <w:t>min</w:t>
      </w:r>
      <w:r w:rsidRPr="00E77497">
        <w:t xml:space="preserve">, </w:t>
      </w:r>
      <w:r w:rsidRPr="00E77497">
        <w:rPr>
          <w:i/>
        </w:rPr>
        <w:t>s</w:t>
      </w:r>
      <w:r w:rsidRPr="00E77497">
        <w:t xml:space="preserve">, </w:t>
      </w:r>
      <w:r w:rsidRPr="00E77497">
        <w:rPr>
          <w:i/>
        </w:rPr>
        <w:t>milli</w:t>
      </w:r>
      <w:r w:rsidRPr="00E77497">
        <w:t>))).</w:t>
      </w:r>
    </w:p>
    <w:p w14:paraId="02AD8853"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UTC</w:t>
      </w:r>
      <w:r w:rsidRPr="00E77497">
        <w:t xml:space="preserve"> function is </w:t>
      </w:r>
      <w:r w:rsidRPr="00E77497">
        <w:rPr>
          <w:b/>
        </w:rPr>
        <w:t>7</w:t>
      </w:r>
      <w:r w:rsidRPr="00E77497">
        <w:t>.</w:t>
      </w:r>
    </w:p>
    <w:p w14:paraId="565389C1" w14:textId="77777777" w:rsidR="004C02EF" w:rsidRPr="00E77497" w:rsidRDefault="004C02EF" w:rsidP="004C02EF">
      <w:pPr>
        <w:pStyle w:val="Note"/>
      </w:pPr>
      <w:r w:rsidRPr="00E77497">
        <w:t>NOTE</w:t>
      </w:r>
      <w:r w:rsidRPr="00E77497">
        <w:tab/>
        <w:t xml:space="preserve">The </w:t>
      </w:r>
      <w:r w:rsidRPr="00E77497">
        <w:rPr>
          <w:rFonts w:ascii="Courier New" w:hAnsi="Courier New" w:cs="Courier New"/>
        </w:rPr>
        <w:t>UTC</w:t>
      </w:r>
      <w:r w:rsidRPr="00E77497">
        <w:t xml:space="preserve"> function differs from the </w:t>
      </w:r>
      <w:r w:rsidRPr="00E77497">
        <w:rPr>
          <w:rFonts w:ascii="Courier New" w:hAnsi="Courier New" w:cs="Courier New"/>
        </w:rPr>
        <w:t>Date</w:t>
      </w:r>
      <w:r w:rsidRPr="00E77497">
        <w:t xml:space="preserve"> constructor in two ways: it returns a time value as a Number, rather than creating a Date object, and it interprets the arguments in UTC rather than as local time.</w:t>
      </w:r>
    </w:p>
    <w:p w14:paraId="5DD89465" w14:textId="77777777" w:rsidR="004C02EF" w:rsidRPr="00E77497" w:rsidRDefault="004C02EF" w:rsidP="004C02EF">
      <w:pPr>
        <w:pStyle w:val="40"/>
        <w:numPr>
          <w:ilvl w:val="0"/>
          <w:numId w:val="0"/>
        </w:numPr>
      </w:pPr>
      <w:bookmarkStart w:id="32433" w:name="_Ref393609478"/>
      <w:bookmarkStart w:id="32434" w:name="_Toc393690550"/>
      <w:bookmarkStart w:id="32435" w:name="_Ref424536220"/>
      <w:bookmarkStart w:id="32436" w:name="_Toc472818952"/>
      <w:r w:rsidRPr="00E77497">
        <w:t>15.9.4.4</w:t>
      </w:r>
      <w:r w:rsidRPr="00E77497">
        <w:tab/>
        <w:t>Date.now ( )</w:t>
      </w:r>
    </w:p>
    <w:p w14:paraId="58C1CB05" w14:textId="77777777" w:rsidR="004C02EF" w:rsidRPr="00E77497" w:rsidRDefault="004C02EF" w:rsidP="004C02EF">
      <w:r w:rsidRPr="00E77497">
        <w:t xml:space="preserve">The </w:t>
      </w:r>
      <w:r w:rsidRPr="00E77497">
        <w:rPr>
          <w:rFonts w:ascii="Courier New" w:hAnsi="Courier New" w:cs="Courier New"/>
          <w:b/>
        </w:rPr>
        <w:t>now</w:t>
      </w:r>
      <w:r w:rsidRPr="00E77497">
        <w:t xml:space="preserve"> function return a Number value that is the time value designating the UTC date and time of the occurrence of the call to </w:t>
      </w:r>
      <w:r w:rsidRPr="00E77497">
        <w:rPr>
          <w:rFonts w:ascii="Courier New" w:hAnsi="Courier New" w:cs="Courier New"/>
          <w:b/>
        </w:rPr>
        <w:t>now</w:t>
      </w:r>
      <w:r w:rsidRPr="00E77497">
        <w:t>.</w:t>
      </w:r>
    </w:p>
    <w:p w14:paraId="1D9660FA" w14:textId="77777777" w:rsidR="004C02EF" w:rsidRPr="00E77497" w:rsidRDefault="004C02EF" w:rsidP="00B43482">
      <w:pPr>
        <w:pStyle w:val="30"/>
        <w:numPr>
          <w:ilvl w:val="0"/>
          <w:numId w:val="0"/>
        </w:numPr>
      </w:pPr>
      <w:bookmarkStart w:id="32437" w:name="_Toc235503530"/>
      <w:bookmarkStart w:id="32438" w:name="_Toc241509305"/>
      <w:bookmarkStart w:id="32439" w:name="_Toc244416792"/>
      <w:bookmarkStart w:id="32440" w:name="_Toc276631156"/>
      <w:bookmarkStart w:id="32441" w:name="_Toc336509639"/>
      <w:r w:rsidRPr="00E77497">
        <w:t>15.9.5</w:t>
      </w:r>
      <w:r w:rsidRPr="00E77497">
        <w:tab/>
        <w:t>Properties of the Date Prototype Objec</w:t>
      </w:r>
      <w:bookmarkEnd w:id="32433"/>
      <w:bookmarkEnd w:id="32434"/>
      <w:r w:rsidRPr="00E77497">
        <w:t>t</w:t>
      </w:r>
      <w:bookmarkEnd w:id="32435"/>
      <w:bookmarkEnd w:id="32436"/>
      <w:bookmarkEnd w:id="32437"/>
      <w:bookmarkEnd w:id="32438"/>
      <w:bookmarkEnd w:id="32439"/>
      <w:bookmarkEnd w:id="32440"/>
      <w:bookmarkEnd w:id="32441"/>
    </w:p>
    <w:p w14:paraId="2D130859" w14:textId="77777777" w:rsidR="004C02EF" w:rsidRPr="00E77497" w:rsidRDefault="004C02EF" w:rsidP="004C02EF">
      <w:r w:rsidRPr="00E77497">
        <w:t xml:space="preserve">The Date prototype object is itself a Date object </w:t>
      </w:r>
      <w:del w:id="32442" w:author="Allen Wirfs-Brock" w:date="2011-07-02T14:28:00Z">
        <w:r w:rsidRPr="00E77497" w:rsidDel="0054023D">
          <w:delText xml:space="preserve">(its [[Class]] is </w:delText>
        </w:r>
        <w:r w:rsidRPr="00E77497" w:rsidDel="0054023D">
          <w:rPr>
            <w:rFonts w:ascii="Courier New" w:hAnsi="Courier New"/>
            <w:b/>
          </w:rPr>
          <w:delText>"Date"</w:delText>
        </w:r>
        <w:r w:rsidRPr="00E77497" w:rsidDel="0054023D">
          <w:delText>)</w:delText>
        </w:r>
      </w:del>
      <w:ins w:id="32443" w:author="Allen Wirfs-Brock" w:date="2011-07-02T14:28:00Z">
        <w:r w:rsidR="0054023D" w:rsidRPr="00E77497">
          <w:t>and has a [[</w:t>
        </w:r>
        <w:del w:id="32444" w:author="Rev 3 Allen Wirfs-Brock" w:date="2011-09-08T14:46:00Z">
          <w:r w:rsidR="0054023D" w:rsidRPr="00E77497" w:rsidDel="00FA2A04">
            <w:delText>IsDate</w:delText>
          </w:r>
        </w:del>
      </w:ins>
      <w:ins w:id="32445" w:author="Rev 3 Allen Wirfs-Brock" w:date="2011-09-08T14:46:00Z">
        <w:r w:rsidR="00FA2A04" w:rsidRPr="00E77497">
          <w:t>NativeBrand</w:t>
        </w:r>
      </w:ins>
      <w:ins w:id="32446" w:author="Allen Wirfs-Brock" w:date="2011-07-02T14:28:00Z">
        <w:r w:rsidR="0054023D" w:rsidRPr="00E77497">
          <w:t>]] internal property</w:t>
        </w:r>
      </w:ins>
      <w:ins w:id="32447" w:author="Rev 3 Allen Wirfs-Brock" w:date="2011-09-08T14:46:00Z">
        <w:r w:rsidR="00FA2A04" w:rsidRPr="00E77497">
          <w:t xml:space="preserve"> whose value is NativeDate</w:t>
        </w:r>
      </w:ins>
      <w:ins w:id="32448" w:author="Allen Wirfs-Brock" w:date="2011-07-02T14:28:00Z">
        <w:r w:rsidR="0054023D" w:rsidRPr="00E77497">
          <w:t>.</w:t>
        </w:r>
      </w:ins>
      <w:r w:rsidRPr="00E77497">
        <w:t xml:space="preserve"> </w:t>
      </w:r>
      <w:del w:id="32449" w:author="Allen Wirfs-Brock" w:date="2011-07-02T14:29:00Z">
        <w:r w:rsidRPr="00E77497" w:rsidDel="0054023D">
          <w:delText xml:space="preserve">whose </w:delText>
        </w:r>
      </w:del>
      <w:ins w:id="32450" w:author="Allen Wirfs-Brock" w:date="2011-07-02T14:29:00Z">
        <w:r w:rsidR="0054023D" w:rsidRPr="00E77497">
          <w:t xml:space="preserve">Its </w:t>
        </w:r>
      </w:ins>
      <w:r w:rsidRPr="00E77497">
        <w:t xml:space="preserve">[[PrimitiveValue]] is </w:t>
      </w:r>
      <w:r w:rsidRPr="00E77497">
        <w:rPr>
          <w:b/>
        </w:rPr>
        <w:t>NaN</w:t>
      </w:r>
      <w:r w:rsidRPr="00E77497">
        <w:t>.</w:t>
      </w:r>
    </w:p>
    <w:p w14:paraId="4E341AA5" w14:textId="77777777" w:rsidR="004C02EF" w:rsidRPr="00E77497" w:rsidRDefault="004C02EF" w:rsidP="004C02EF">
      <w:r w:rsidRPr="00E77497">
        <w:t>The value of the [[Prototype]] internal property of the Date prototype object is the standard built-in Object prototype object (15.2.4).</w:t>
      </w:r>
    </w:p>
    <w:p w14:paraId="3FEEFD64" w14:textId="77777777" w:rsidR="004C02EF" w:rsidRPr="00E77497" w:rsidRDefault="004C02EF" w:rsidP="004C02EF">
      <w:r w:rsidRPr="00E77497">
        <w:t xml:space="preserve">In following descriptions of functions that are properties of the Date prototype object, the phrase “this Date object” refers to the object that is the </w:t>
      </w:r>
      <w:r w:rsidRPr="00E77497">
        <w:rPr>
          <w:b/>
        </w:rPr>
        <w:t>this</w:t>
      </w:r>
      <w:r w:rsidRPr="00E77497">
        <w:t xml:space="preserve"> value for the invocation of the function. Unless explicitly noted otherwise, none of these functions are generic; a </w:t>
      </w:r>
      <w:r w:rsidRPr="00E77497">
        <w:rPr>
          <w:b/>
        </w:rPr>
        <w:t>TypeError</w:t>
      </w:r>
      <w:r w:rsidRPr="00E77497">
        <w:t xml:space="preserve"> exception is thrown if the </w:t>
      </w:r>
      <w:r w:rsidRPr="00E77497">
        <w:rPr>
          <w:b/>
        </w:rPr>
        <w:t>this</w:t>
      </w:r>
      <w:r w:rsidRPr="00E77497">
        <w:t xml:space="preserve"> value is not an object </w:t>
      </w:r>
      <w:del w:id="32451" w:author="Allen Wirfs-Brock" w:date="2011-07-02T14:29:00Z">
        <w:r w:rsidRPr="00E77497" w:rsidDel="0054023D">
          <w:delText>for which the value of the [[Class]]</w:delText>
        </w:r>
      </w:del>
      <w:ins w:id="32452" w:author="Allen Wirfs-Brock" w:date="2011-07-02T14:29:00Z">
        <w:r w:rsidR="0054023D" w:rsidRPr="00E77497">
          <w:t>with a [[</w:t>
        </w:r>
        <w:del w:id="32453" w:author="Rev 3 Allen Wirfs-Brock" w:date="2011-09-08T14:46:00Z">
          <w:r w:rsidR="0054023D" w:rsidRPr="00E77497" w:rsidDel="00FA2A04">
            <w:delText>IsDate</w:delText>
          </w:r>
        </w:del>
      </w:ins>
      <w:ins w:id="32454" w:author="Rev 3 Allen Wirfs-Brock" w:date="2011-09-08T14:46:00Z">
        <w:r w:rsidR="00FA2A04" w:rsidRPr="00E77497">
          <w:t>NativeBrand</w:t>
        </w:r>
      </w:ins>
      <w:ins w:id="32455" w:author="Allen Wirfs-Brock" w:date="2011-07-02T14:29:00Z">
        <w:r w:rsidR="0054023D" w:rsidRPr="00E77497">
          <w:t>]]</w:t>
        </w:r>
      </w:ins>
      <w:r w:rsidRPr="00E77497">
        <w:t xml:space="preserve"> internal property</w:t>
      </w:r>
      <w:ins w:id="32456" w:author="Rev 3 Allen Wirfs-Brock" w:date="2011-09-08T14:46:00Z">
        <w:r w:rsidR="00FA2A04" w:rsidRPr="00E77497">
          <w:t xml:space="preserve"> whose value is NativeDate</w:t>
        </w:r>
      </w:ins>
      <w:del w:id="32457" w:author="Allen Wirfs-Brock" w:date="2011-07-02T14:29:00Z">
        <w:r w:rsidRPr="00E77497" w:rsidDel="0054023D">
          <w:delText xml:space="preserve"> is </w:delText>
        </w:r>
        <w:r w:rsidRPr="00E77497" w:rsidDel="0054023D">
          <w:rPr>
            <w:rFonts w:ascii="Courier New" w:hAnsi="Courier New"/>
            <w:b/>
          </w:rPr>
          <w:delText>"Date"</w:delText>
        </w:r>
      </w:del>
      <w:r w:rsidRPr="00E77497">
        <w:t>. Also, the phrase “this time value” refers to the Number value for the time represented by this Date object, that is, the value of the [[PrimitiveValue]] internal property of this Date object.</w:t>
      </w:r>
      <w:bookmarkStart w:id="32458" w:name="_Toc393690551"/>
    </w:p>
    <w:p w14:paraId="4E7BA9D0" w14:textId="77777777" w:rsidR="004C02EF" w:rsidRPr="00E77497" w:rsidRDefault="004C02EF" w:rsidP="004C02EF">
      <w:pPr>
        <w:pStyle w:val="40"/>
        <w:numPr>
          <w:ilvl w:val="0"/>
          <w:numId w:val="0"/>
        </w:numPr>
      </w:pPr>
      <w:r w:rsidRPr="00E77497">
        <w:t>15.9.5.1</w:t>
      </w:r>
      <w:r w:rsidRPr="00E77497">
        <w:tab/>
        <w:t>Date.prototype.constructo</w:t>
      </w:r>
      <w:bookmarkEnd w:id="32458"/>
      <w:r w:rsidRPr="00E77497">
        <w:t>r</w:t>
      </w:r>
    </w:p>
    <w:p w14:paraId="792E6B26" w14:textId="77777777" w:rsidR="004C02EF" w:rsidRPr="00E77497" w:rsidRDefault="004C02EF" w:rsidP="004C02EF">
      <w:r w:rsidRPr="00E77497">
        <w:t xml:space="preserve">The initial value of </w:t>
      </w:r>
      <w:r w:rsidRPr="00E77497">
        <w:rPr>
          <w:rFonts w:ascii="Courier New" w:hAnsi="Courier New"/>
          <w:b/>
        </w:rPr>
        <w:t>Date.prototype.constructor</w:t>
      </w:r>
      <w:r w:rsidRPr="00E77497">
        <w:t xml:space="preserve"> is the built-in </w:t>
      </w:r>
      <w:r w:rsidRPr="00E77497">
        <w:rPr>
          <w:rFonts w:ascii="Courier New" w:hAnsi="Courier New"/>
          <w:b/>
        </w:rPr>
        <w:t>Date</w:t>
      </w:r>
      <w:r w:rsidRPr="00E77497">
        <w:t xml:space="preserve"> constructor.</w:t>
      </w:r>
      <w:bookmarkStart w:id="32459" w:name="_Toc393690552"/>
    </w:p>
    <w:p w14:paraId="04D181CD" w14:textId="77777777" w:rsidR="004C02EF" w:rsidRPr="00E77497" w:rsidRDefault="004C02EF" w:rsidP="004C02EF">
      <w:pPr>
        <w:pStyle w:val="40"/>
        <w:numPr>
          <w:ilvl w:val="0"/>
          <w:numId w:val="0"/>
        </w:numPr>
      </w:pPr>
      <w:bookmarkStart w:id="32460" w:name="_Hlt456012598"/>
      <w:bookmarkStart w:id="32461" w:name="_Ref451681328"/>
      <w:bookmarkEnd w:id="32460"/>
      <w:r w:rsidRPr="00E77497">
        <w:t>15.9.5.2</w:t>
      </w:r>
      <w:r w:rsidRPr="00E77497">
        <w:tab/>
        <w:t>Date.prototype.toString</w:t>
      </w:r>
      <w:bookmarkEnd w:id="32459"/>
      <w:r w:rsidRPr="00E77497">
        <w:t xml:space="preserve"> ( )</w:t>
      </w:r>
      <w:bookmarkEnd w:id="32461"/>
    </w:p>
    <w:p w14:paraId="746D45A6" w14:textId="77777777" w:rsidR="004C02EF" w:rsidRPr="00E77497" w:rsidRDefault="004C02EF" w:rsidP="004C02EF">
      <w:r w:rsidRPr="00E77497">
        <w:t xml:space="preserve">This function returns a String value. </w:t>
      </w:r>
      <w:ins w:id="32462" w:author="Rev 6 Allen Wirfs-Brock" w:date="2012-02-27T16:59:00Z">
        <w:r w:rsidR="009C14D5">
          <w:t xml:space="preserve">If this time value is NaN, the String value is </w:t>
        </w:r>
      </w:ins>
      <w:ins w:id="32463" w:author="Rev 6 Allen Wirfs-Brock" w:date="2012-02-28T09:02:00Z">
        <w:r w:rsidR="0027695A" w:rsidRPr="0027695A">
          <w:rPr>
            <w:rFonts w:ascii="Courier New" w:hAnsi="Courier New" w:cs="Courier New"/>
            <w:b/>
          </w:rPr>
          <w:t>"</w:t>
        </w:r>
      </w:ins>
      <w:ins w:id="32464" w:author="Rev 6 Allen Wirfs-Brock" w:date="2012-02-27T17:00:00Z">
        <w:r w:rsidR="009C14D5" w:rsidRPr="0027695A">
          <w:rPr>
            <w:rFonts w:ascii="Courier New" w:hAnsi="Courier New" w:cs="Courier New"/>
            <w:b/>
          </w:rPr>
          <w:t>Invalid Date"</w:t>
        </w:r>
        <w:r w:rsidR="009C14D5">
          <w:rPr>
            <w:rFonts w:cs="Arial"/>
          </w:rPr>
          <w:t xml:space="preserve">, otherwise </w:t>
        </w:r>
      </w:ins>
      <w:del w:id="32465" w:author="Rev 6 Allen Wirfs-Brock" w:date="2012-02-27T17:00:00Z">
        <w:r w:rsidRPr="00E77497" w:rsidDel="009C14D5">
          <w:delText xml:space="preserve">The </w:delText>
        </w:r>
      </w:del>
      <w:ins w:id="32466" w:author="Rev 6 Allen Wirfs-Brock" w:date="2012-02-27T17:00:00Z">
        <w:r w:rsidR="009C14D5">
          <w:t>t</w:t>
        </w:r>
        <w:r w:rsidR="009C14D5" w:rsidRPr="00E77497">
          <w:t xml:space="preserve">he </w:t>
        </w:r>
      </w:ins>
      <w:r w:rsidRPr="00E77497">
        <w:t>contents of the String are implementation-dependent, but are intended to represent the Date in the current time zone in a convenient, human-readable form.</w:t>
      </w:r>
    </w:p>
    <w:p w14:paraId="1F15E9A4" w14:textId="77777777" w:rsidR="004C02EF" w:rsidRPr="004D1BD1" w:rsidRDefault="004C02EF" w:rsidP="004C02EF">
      <w:pPr>
        <w:pStyle w:val="Note"/>
      </w:pPr>
      <w:r w:rsidRPr="00C7794D">
        <w:t>NOTE</w:t>
      </w:r>
      <w:r w:rsidRPr="00C7794D">
        <w:tab/>
        <w:t xml:space="preserve">For any Date value </w:t>
      </w:r>
      <w:r w:rsidRPr="00C7794D">
        <w:rPr>
          <w:rFonts w:ascii="Courier New" w:hAnsi="Courier New" w:cs="Courier New"/>
          <w:i/>
        </w:rPr>
        <w:t>d</w:t>
      </w:r>
      <w:r w:rsidRPr="00C7794D">
        <w:t xml:space="preserve"> whose milliseconds amount is zero, the result of </w:t>
      </w:r>
      <w:r w:rsidRPr="00C7794D">
        <w:rPr>
          <w:rFonts w:ascii="Courier New" w:hAnsi="Courier New" w:cs="Courier New"/>
        </w:rPr>
        <w:t>Date.parse(</w:t>
      </w:r>
      <w:r w:rsidRPr="00C7794D">
        <w:rPr>
          <w:rFonts w:ascii="Courier New" w:hAnsi="Courier New" w:cs="Courier New"/>
          <w:i/>
        </w:rPr>
        <w:t>d</w:t>
      </w:r>
      <w:r w:rsidRPr="00C7794D">
        <w:rPr>
          <w:rFonts w:ascii="Courier New" w:hAnsi="Courier New" w:cs="Courier New"/>
        </w:rPr>
        <w:t>.toString())</w:t>
      </w:r>
      <w:r w:rsidRPr="00C7794D">
        <w:t xml:space="preserve"> is equal to </w:t>
      </w:r>
      <w:r w:rsidRPr="00C7794D">
        <w:rPr>
          <w:rFonts w:ascii="Courier New" w:hAnsi="Courier New" w:cs="Courier New"/>
          <w:i/>
        </w:rPr>
        <w:t>d</w:t>
      </w:r>
      <w:r w:rsidRPr="00C7794D">
        <w:rPr>
          <w:rFonts w:ascii="Courier New" w:hAnsi="Courier New" w:cs="Courier New"/>
        </w:rPr>
        <w:t>.valueOf()</w:t>
      </w:r>
      <w:r w:rsidRPr="00C7794D">
        <w:t>. See 15.9.4.2.</w:t>
      </w:r>
    </w:p>
    <w:p w14:paraId="26B107A1" w14:textId="77777777" w:rsidR="004C02EF" w:rsidRPr="008B7F6F" w:rsidRDefault="004C02EF" w:rsidP="004C02EF">
      <w:pPr>
        <w:pStyle w:val="40"/>
        <w:numPr>
          <w:ilvl w:val="0"/>
          <w:numId w:val="0"/>
        </w:numPr>
      </w:pPr>
      <w:bookmarkStart w:id="32467" w:name="_Ref456012533"/>
      <w:bookmarkStart w:id="32468" w:name="_Toc393690589"/>
      <w:bookmarkStart w:id="32469" w:name="_Ref451681497"/>
      <w:bookmarkStart w:id="32470" w:name="_Toc393690553"/>
      <w:bookmarkStart w:id="32471" w:name="_Ref455972363"/>
      <w:r w:rsidRPr="008B7F6F">
        <w:t>15.9.5.3</w:t>
      </w:r>
      <w:r w:rsidRPr="008B7F6F">
        <w:tab/>
        <w:t>Date.prototype.toDateString ( )</w:t>
      </w:r>
      <w:bookmarkEnd w:id="32467"/>
    </w:p>
    <w:p w14:paraId="707E772A" w14:textId="77777777" w:rsidR="004C02EF" w:rsidRPr="006B6D0A" w:rsidRDefault="004C02EF" w:rsidP="004C02EF">
      <w:r w:rsidRPr="006B6D0A">
        <w:t>This function returns a String value. The contents of the String are implementation-dependent, but are intended to represent the “date” portion of the Date in the current time zone in a convenient, human-readable form.</w:t>
      </w:r>
    </w:p>
    <w:p w14:paraId="3EAE71A1" w14:textId="77777777" w:rsidR="004C02EF" w:rsidRPr="006B6D0A" w:rsidRDefault="004C02EF" w:rsidP="004C02EF">
      <w:pPr>
        <w:pStyle w:val="40"/>
        <w:numPr>
          <w:ilvl w:val="0"/>
          <w:numId w:val="0"/>
        </w:numPr>
      </w:pPr>
      <w:bookmarkStart w:id="32472" w:name="_Ref456012539"/>
      <w:r w:rsidRPr="006B6D0A">
        <w:t>15.9.5.4</w:t>
      </w:r>
      <w:r w:rsidRPr="006B6D0A">
        <w:tab/>
        <w:t>Date.prototype.toTimeString ( )</w:t>
      </w:r>
      <w:bookmarkEnd w:id="32472"/>
    </w:p>
    <w:p w14:paraId="454A1291" w14:textId="77777777" w:rsidR="004C02EF" w:rsidRPr="00546435" w:rsidRDefault="004C02EF" w:rsidP="004C02EF">
      <w:r w:rsidRPr="00E65A34">
        <w:t>This function returns a String value. The contents of the String are implementation-dependent, but are intended to represent the “time” portion of</w:t>
      </w:r>
      <w:r w:rsidRPr="00546435">
        <w:t xml:space="preserve"> the Date in the current time zone in a convenient, human-readable form.</w:t>
      </w:r>
    </w:p>
    <w:p w14:paraId="45B71FCA" w14:textId="77777777" w:rsidR="004C02EF" w:rsidRPr="00A67AF2" w:rsidRDefault="004C02EF" w:rsidP="004C02EF">
      <w:pPr>
        <w:pStyle w:val="40"/>
        <w:numPr>
          <w:ilvl w:val="0"/>
          <w:numId w:val="0"/>
        </w:numPr>
      </w:pPr>
      <w:bookmarkStart w:id="32473" w:name="_Ref456012565"/>
      <w:r w:rsidRPr="00A67AF2">
        <w:t>15.9.5.5</w:t>
      </w:r>
      <w:r w:rsidRPr="00A67AF2">
        <w:tab/>
        <w:t>Date.prototype.toLocaleString</w:t>
      </w:r>
      <w:bookmarkEnd w:id="32468"/>
      <w:r w:rsidRPr="00A67AF2">
        <w:t xml:space="preserve"> ( )</w:t>
      </w:r>
      <w:bookmarkEnd w:id="32469"/>
      <w:bookmarkEnd w:id="32473"/>
    </w:p>
    <w:p w14:paraId="1D4B5D6E" w14:textId="77777777" w:rsidR="004C02EF" w:rsidRPr="00A67AF2" w:rsidRDefault="004C02EF" w:rsidP="004C02EF">
      <w:r w:rsidRPr="00A67AF2">
        <w:t>This function returns a String value. The contents of the String are implementation-dependent, but are intended to represent the Date in the current time zone in a convenient, human-readable form that corresponds to the conventions of the host environment’s current locale.</w:t>
      </w:r>
    </w:p>
    <w:p w14:paraId="6F4BFEA7" w14:textId="77777777" w:rsidR="004C02EF" w:rsidRPr="00675B74" w:rsidRDefault="004C02EF" w:rsidP="004C02EF">
      <w:pPr>
        <w:pStyle w:val="Note"/>
      </w:pPr>
      <w:r w:rsidRPr="00B820AB">
        <w:t>NOTE</w:t>
      </w:r>
      <w:r w:rsidRPr="00B820AB">
        <w:tab/>
        <w:t>The first parameter to this function is likely to be used in a future version of this standard; it is recommended tha</w:t>
      </w:r>
      <w:r w:rsidRPr="00675B74">
        <w:t>t implementations do not use this parameter position for anything else.</w:t>
      </w:r>
    </w:p>
    <w:p w14:paraId="517547A0" w14:textId="77777777" w:rsidR="004C02EF" w:rsidRPr="00E77497" w:rsidRDefault="004C02EF" w:rsidP="004C02EF">
      <w:pPr>
        <w:pStyle w:val="40"/>
        <w:numPr>
          <w:ilvl w:val="0"/>
          <w:numId w:val="0"/>
        </w:numPr>
      </w:pPr>
      <w:bookmarkStart w:id="32474" w:name="_Ref456012548"/>
      <w:r w:rsidRPr="00E77497">
        <w:t>15.9.5.6</w:t>
      </w:r>
      <w:r w:rsidRPr="00E77497">
        <w:tab/>
        <w:t>Date.prototype.toLocaleDateString ( )</w:t>
      </w:r>
      <w:bookmarkEnd w:id="32474"/>
    </w:p>
    <w:p w14:paraId="1B49A1D0" w14:textId="77777777" w:rsidR="004C02EF" w:rsidRPr="00E77497" w:rsidRDefault="004C02EF" w:rsidP="004C02EF">
      <w:r w:rsidRPr="00E77497">
        <w:t>This function returns a String value. The contents of the String are implementation-dependent, but are intended to represent the “date” portion of the Date in the current time zone in a convenient, human-readable form that corresponds to the conventions of the host environment’s current locale.</w:t>
      </w:r>
    </w:p>
    <w:p w14:paraId="72D1767C" w14:textId="77777777" w:rsidR="004C02EF" w:rsidRPr="00E77497" w:rsidRDefault="004C02EF" w:rsidP="004C02EF">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14:paraId="68BB6FA7" w14:textId="77777777" w:rsidR="004C02EF" w:rsidRPr="00E77497" w:rsidRDefault="004C02EF" w:rsidP="004C02EF">
      <w:pPr>
        <w:pStyle w:val="40"/>
        <w:numPr>
          <w:ilvl w:val="0"/>
          <w:numId w:val="0"/>
        </w:numPr>
      </w:pPr>
      <w:bookmarkStart w:id="32475" w:name="_Ref456012554"/>
      <w:r w:rsidRPr="00E77497">
        <w:t>15.9.5.7</w:t>
      </w:r>
      <w:r w:rsidRPr="00E77497">
        <w:tab/>
        <w:t>Date.prototype.toLocaleTimeString ( )</w:t>
      </w:r>
      <w:bookmarkEnd w:id="32475"/>
    </w:p>
    <w:p w14:paraId="79B73634" w14:textId="77777777" w:rsidR="004C02EF" w:rsidRPr="00E77497" w:rsidRDefault="004C02EF" w:rsidP="004C02EF">
      <w:r w:rsidRPr="00E77497">
        <w:t>This function returns a String value. The contents of the String are implementation-dependent, but are intended to represent the “time” portion of the Date in the current time zone in a convenient, human-readable form that corresponds to the conventions of the host environment’s current locale.</w:t>
      </w:r>
    </w:p>
    <w:p w14:paraId="04A74F3F" w14:textId="77777777" w:rsidR="004C02EF" w:rsidRPr="00E77497" w:rsidRDefault="004C02EF" w:rsidP="004C02EF">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14:paraId="2197DC29" w14:textId="77777777" w:rsidR="004C02EF" w:rsidRPr="00E77497" w:rsidRDefault="004C02EF" w:rsidP="004C02EF">
      <w:pPr>
        <w:pStyle w:val="40"/>
        <w:numPr>
          <w:ilvl w:val="0"/>
          <w:numId w:val="0"/>
        </w:numPr>
      </w:pPr>
      <w:bookmarkStart w:id="32476" w:name="_Ref456012407"/>
      <w:r w:rsidRPr="00E77497">
        <w:t>15.9.5.8</w:t>
      </w:r>
      <w:r w:rsidRPr="00E77497">
        <w:tab/>
        <w:t>Date.prototype.valueOf</w:t>
      </w:r>
      <w:bookmarkEnd w:id="32470"/>
      <w:r w:rsidRPr="00E77497">
        <w:t xml:space="preserve"> ( )</w:t>
      </w:r>
      <w:bookmarkEnd w:id="32471"/>
      <w:bookmarkEnd w:id="32476"/>
    </w:p>
    <w:p w14:paraId="59E5D42E" w14:textId="77777777" w:rsidR="004C02EF" w:rsidRPr="00E77497" w:rsidRDefault="004C02EF" w:rsidP="004C02EF">
      <w:r w:rsidRPr="00E77497">
        <w:t xml:space="preserve">The </w:t>
      </w:r>
      <w:r w:rsidRPr="00E77497">
        <w:rPr>
          <w:rFonts w:ascii="Courier New" w:hAnsi="Courier New"/>
          <w:b/>
        </w:rPr>
        <w:t>valueOf</w:t>
      </w:r>
      <w:r w:rsidRPr="00E77497">
        <w:t xml:space="preserve"> function returns a Number, which is this time value.</w:t>
      </w:r>
    </w:p>
    <w:p w14:paraId="6109C6E5" w14:textId="77777777" w:rsidR="004C02EF" w:rsidRPr="00E77497" w:rsidRDefault="004C02EF" w:rsidP="004C02EF">
      <w:pPr>
        <w:pStyle w:val="40"/>
        <w:numPr>
          <w:ilvl w:val="0"/>
          <w:numId w:val="0"/>
        </w:numPr>
      </w:pPr>
      <w:bookmarkStart w:id="32477" w:name="_Toc393690554"/>
      <w:bookmarkStart w:id="32478" w:name="_Ref455972366"/>
      <w:bookmarkStart w:id="32479" w:name="_Ref456028512"/>
      <w:r w:rsidRPr="00E77497">
        <w:t>15.9.5.9</w:t>
      </w:r>
      <w:r w:rsidRPr="00E77497">
        <w:tab/>
        <w:t>Date.prototype.getTime</w:t>
      </w:r>
      <w:bookmarkEnd w:id="32477"/>
      <w:r w:rsidRPr="00E77497">
        <w:t xml:space="preserve"> ( )</w:t>
      </w:r>
      <w:bookmarkEnd w:id="32478"/>
      <w:bookmarkEnd w:id="32479"/>
    </w:p>
    <w:p w14:paraId="4F202565" w14:textId="77777777" w:rsidR="004C02EF" w:rsidRPr="00E77497" w:rsidRDefault="004C02EF" w:rsidP="001F482D">
      <w:pPr>
        <w:pStyle w:val="Alg4"/>
        <w:numPr>
          <w:ilvl w:val="0"/>
          <w:numId w:val="251"/>
        </w:numPr>
        <w:spacing w:after="220"/>
      </w:pPr>
      <w:r w:rsidRPr="00E77497">
        <w:t>Return this time value.</w:t>
      </w:r>
      <w:bookmarkStart w:id="32480" w:name="_Toc393690555"/>
    </w:p>
    <w:p w14:paraId="1F47643E" w14:textId="77777777" w:rsidR="004C02EF" w:rsidRPr="00E77497" w:rsidRDefault="004C02EF" w:rsidP="004C02EF">
      <w:pPr>
        <w:pStyle w:val="40"/>
        <w:numPr>
          <w:ilvl w:val="0"/>
          <w:numId w:val="0"/>
        </w:numPr>
      </w:pPr>
      <w:bookmarkStart w:id="32481" w:name="_Toc393690556"/>
      <w:bookmarkEnd w:id="32480"/>
      <w:r w:rsidRPr="00E77497">
        <w:t>15.9.5.10</w:t>
      </w:r>
      <w:r w:rsidRPr="00E77497">
        <w:tab/>
        <w:t>Date.prototype.getFullYear</w:t>
      </w:r>
      <w:bookmarkEnd w:id="32481"/>
      <w:r w:rsidRPr="00E77497">
        <w:t xml:space="preserve"> ( )</w:t>
      </w:r>
    </w:p>
    <w:p w14:paraId="10DD5C1E" w14:textId="77777777" w:rsidR="004C02EF" w:rsidRPr="00E77497" w:rsidRDefault="004C02EF" w:rsidP="001F482D">
      <w:pPr>
        <w:pStyle w:val="Alg4"/>
        <w:numPr>
          <w:ilvl w:val="0"/>
          <w:numId w:val="252"/>
        </w:numPr>
      </w:pPr>
      <w:r w:rsidRPr="00E77497">
        <w:t xml:space="preserve">Let </w:t>
      </w:r>
      <w:r w:rsidRPr="00E77497">
        <w:rPr>
          <w:i/>
        </w:rPr>
        <w:t>t</w:t>
      </w:r>
      <w:r w:rsidRPr="00E77497">
        <w:t xml:space="preserve"> be this time value.</w:t>
      </w:r>
    </w:p>
    <w:p w14:paraId="1723AA37" w14:textId="77777777" w:rsidR="00242BA0" w:rsidRDefault="00242BA0" w:rsidP="00242BA0">
      <w:pPr>
        <w:pStyle w:val="M4"/>
        <w:numPr>
          <w:ilvl w:val="0"/>
          <w:numId w:val="252"/>
        </w:numPr>
        <w:spacing w:after="0"/>
        <w:rPr>
          <w:ins w:id="32482" w:author="Rev 8 Allen Wirfs-Brock" w:date="2012-05-11T15:19:00Z"/>
        </w:rPr>
      </w:pPr>
      <w:ins w:id="32483" w:author="Rev 8 Allen Wirfs-Brock" w:date="2012-05-11T15:19:00Z">
        <w:r>
          <w:t>ReturnIfAbrupt(</w:t>
        </w:r>
        <w:r w:rsidRPr="00242BA0">
          <w:rPr>
            <w:i/>
          </w:rPr>
          <w:t>t</w:t>
        </w:r>
        <w:r>
          <w:t>).</w:t>
        </w:r>
      </w:ins>
    </w:p>
    <w:p w14:paraId="4E45C61D" w14:textId="77777777" w:rsidR="004C02EF" w:rsidRPr="00E77497" w:rsidRDefault="004C02EF" w:rsidP="001F482D">
      <w:pPr>
        <w:pStyle w:val="Alg4"/>
        <w:numPr>
          <w:ilvl w:val="0"/>
          <w:numId w:val="252"/>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65CE20F9" w14:textId="77777777" w:rsidR="004C02EF" w:rsidRPr="00E77497" w:rsidRDefault="004C02EF" w:rsidP="001F482D">
      <w:pPr>
        <w:pStyle w:val="Alg4"/>
        <w:numPr>
          <w:ilvl w:val="0"/>
          <w:numId w:val="252"/>
        </w:numPr>
        <w:spacing w:after="220"/>
      </w:pPr>
      <w:r w:rsidRPr="00E77497">
        <w:t>Return YearFromTime(LocalTime(</w:t>
      </w:r>
      <w:r w:rsidRPr="00E77497">
        <w:rPr>
          <w:i/>
        </w:rPr>
        <w:t>t</w:t>
      </w:r>
      <w:r w:rsidRPr="00E77497">
        <w:t>)).</w:t>
      </w:r>
      <w:bookmarkStart w:id="32484" w:name="_Toc393690557"/>
    </w:p>
    <w:p w14:paraId="2FD3D383" w14:textId="77777777" w:rsidR="004C02EF" w:rsidRPr="00E77497" w:rsidRDefault="004C02EF" w:rsidP="004C02EF">
      <w:pPr>
        <w:pStyle w:val="40"/>
        <w:numPr>
          <w:ilvl w:val="0"/>
          <w:numId w:val="0"/>
        </w:numPr>
      </w:pPr>
      <w:r w:rsidRPr="00E77497">
        <w:t>15.9.5.11</w:t>
      </w:r>
      <w:r w:rsidRPr="00E77497">
        <w:tab/>
        <w:t>Date.prototype.getUTCFullYear</w:t>
      </w:r>
      <w:bookmarkEnd w:id="32484"/>
      <w:r w:rsidRPr="00E77497">
        <w:t xml:space="preserve"> ( )</w:t>
      </w:r>
    </w:p>
    <w:p w14:paraId="6C66275F" w14:textId="77777777" w:rsidR="004C02EF" w:rsidRPr="00E77497" w:rsidRDefault="004C02EF" w:rsidP="001F482D">
      <w:pPr>
        <w:pStyle w:val="Alg4"/>
        <w:keepNext/>
        <w:numPr>
          <w:ilvl w:val="0"/>
          <w:numId w:val="253"/>
        </w:numPr>
      </w:pPr>
      <w:r w:rsidRPr="00E77497">
        <w:t xml:space="preserve">Let </w:t>
      </w:r>
      <w:r w:rsidRPr="00E77497">
        <w:rPr>
          <w:i/>
        </w:rPr>
        <w:t>t</w:t>
      </w:r>
      <w:r w:rsidRPr="00E77497">
        <w:t xml:space="preserve"> be this time value.</w:t>
      </w:r>
    </w:p>
    <w:p w14:paraId="26015F19" w14:textId="77777777" w:rsidR="00242BA0" w:rsidRDefault="00242BA0" w:rsidP="00242BA0">
      <w:pPr>
        <w:pStyle w:val="M4"/>
        <w:numPr>
          <w:ilvl w:val="0"/>
          <w:numId w:val="253"/>
        </w:numPr>
        <w:spacing w:after="0"/>
        <w:rPr>
          <w:ins w:id="32485" w:author="Rev 8 Allen Wirfs-Brock" w:date="2012-05-11T15:19:00Z"/>
        </w:rPr>
      </w:pPr>
      <w:ins w:id="32486" w:author="Rev 8 Allen Wirfs-Brock" w:date="2012-05-11T15:19:00Z">
        <w:r>
          <w:t>ReturnIfAbrupt(</w:t>
        </w:r>
        <w:r w:rsidRPr="00242BA0">
          <w:rPr>
            <w:i/>
          </w:rPr>
          <w:t>t</w:t>
        </w:r>
        <w:r>
          <w:t>).</w:t>
        </w:r>
      </w:ins>
    </w:p>
    <w:p w14:paraId="1DAA1807" w14:textId="77777777" w:rsidR="004C02EF" w:rsidRPr="00E77497" w:rsidRDefault="004C02EF" w:rsidP="001F482D">
      <w:pPr>
        <w:pStyle w:val="Alg4"/>
        <w:numPr>
          <w:ilvl w:val="0"/>
          <w:numId w:val="253"/>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21688522" w14:textId="77777777" w:rsidR="004C02EF" w:rsidRPr="00E77497" w:rsidRDefault="004C02EF" w:rsidP="001F482D">
      <w:pPr>
        <w:pStyle w:val="Alg4"/>
        <w:numPr>
          <w:ilvl w:val="0"/>
          <w:numId w:val="253"/>
        </w:numPr>
        <w:spacing w:after="220"/>
      </w:pPr>
      <w:r w:rsidRPr="00E77497">
        <w:t>Return YearFromTime(</w:t>
      </w:r>
      <w:r w:rsidRPr="00E77497">
        <w:rPr>
          <w:i/>
        </w:rPr>
        <w:t>t</w:t>
      </w:r>
      <w:r w:rsidRPr="00E77497">
        <w:t>).</w:t>
      </w:r>
      <w:bookmarkStart w:id="32487" w:name="_Toc393690558"/>
    </w:p>
    <w:p w14:paraId="41C832DB" w14:textId="77777777" w:rsidR="004C02EF" w:rsidRPr="00E77497" w:rsidRDefault="004C02EF" w:rsidP="004C02EF">
      <w:pPr>
        <w:pStyle w:val="40"/>
        <w:numPr>
          <w:ilvl w:val="0"/>
          <w:numId w:val="0"/>
        </w:numPr>
      </w:pPr>
      <w:r w:rsidRPr="00E77497">
        <w:t>15.9.5.12</w:t>
      </w:r>
      <w:r w:rsidRPr="00E77497">
        <w:tab/>
        <w:t>Date.prototype.getMonth</w:t>
      </w:r>
      <w:bookmarkEnd w:id="32487"/>
      <w:r w:rsidRPr="00E77497">
        <w:t xml:space="preserve"> ( )</w:t>
      </w:r>
    </w:p>
    <w:p w14:paraId="3853DCAB" w14:textId="77777777" w:rsidR="004C02EF" w:rsidRPr="00E77497" w:rsidRDefault="004C02EF" w:rsidP="001F482D">
      <w:pPr>
        <w:pStyle w:val="Alg4"/>
        <w:numPr>
          <w:ilvl w:val="0"/>
          <w:numId w:val="254"/>
        </w:numPr>
      </w:pPr>
      <w:r w:rsidRPr="00E77497">
        <w:t xml:space="preserve">Let </w:t>
      </w:r>
      <w:r w:rsidRPr="00E77497">
        <w:rPr>
          <w:i/>
        </w:rPr>
        <w:t>t</w:t>
      </w:r>
      <w:r w:rsidRPr="00E77497">
        <w:t xml:space="preserve"> be this time value.</w:t>
      </w:r>
    </w:p>
    <w:p w14:paraId="04454F30" w14:textId="77777777" w:rsidR="00242BA0" w:rsidRDefault="00242BA0" w:rsidP="00242BA0">
      <w:pPr>
        <w:pStyle w:val="M4"/>
        <w:numPr>
          <w:ilvl w:val="0"/>
          <w:numId w:val="254"/>
        </w:numPr>
        <w:spacing w:after="0"/>
        <w:rPr>
          <w:ins w:id="32488" w:author="Rev 8 Allen Wirfs-Brock" w:date="2012-05-11T15:19:00Z"/>
        </w:rPr>
      </w:pPr>
      <w:ins w:id="32489" w:author="Rev 8 Allen Wirfs-Brock" w:date="2012-05-11T15:19:00Z">
        <w:r>
          <w:t>ReturnIfAbrupt(</w:t>
        </w:r>
        <w:r w:rsidRPr="00242BA0">
          <w:rPr>
            <w:i/>
          </w:rPr>
          <w:t>t</w:t>
        </w:r>
        <w:r>
          <w:t>).</w:t>
        </w:r>
      </w:ins>
    </w:p>
    <w:p w14:paraId="71FB875A" w14:textId="77777777" w:rsidR="004C02EF" w:rsidRPr="00E77497" w:rsidRDefault="004C02EF" w:rsidP="001F482D">
      <w:pPr>
        <w:pStyle w:val="Alg4"/>
        <w:numPr>
          <w:ilvl w:val="0"/>
          <w:numId w:val="254"/>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59847A42" w14:textId="77777777" w:rsidR="004C02EF" w:rsidRPr="00E77497" w:rsidRDefault="004C02EF" w:rsidP="001F482D">
      <w:pPr>
        <w:pStyle w:val="Alg4"/>
        <w:numPr>
          <w:ilvl w:val="0"/>
          <w:numId w:val="254"/>
        </w:numPr>
        <w:spacing w:after="220"/>
      </w:pPr>
      <w:r w:rsidRPr="00E77497">
        <w:t>Return MonthFromTime(LocalTime(</w:t>
      </w:r>
      <w:r w:rsidRPr="00E77497">
        <w:rPr>
          <w:i/>
        </w:rPr>
        <w:t>t</w:t>
      </w:r>
      <w:r w:rsidRPr="00E77497">
        <w:t>)).</w:t>
      </w:r>
      <w:bookmarkStart w:id="32490" w:name="_Toc393690559"/>
    </w:p>
    <w:p w14:paraId="4A532BD7" w14:textId="77777777" w:rsidR="004C02EF" w:rsidRPr="00E77497" w:rsidRDefault="004C02EF" w:rsidP="004C02EF">
      <w:pPr>
        <w:pStyle w:val="40"/>
        <w:numPr>
          <w:ilvl w:val="0"/>
          <w:numId w:val="0"/>
        </w:numPr>
      </w:pPr>
      <w:r w:rsidRPr="00E77497">
        <w:t>15.9.5.13</w:t>
      </w:r>
      <w:r w:rsidRPr="00E77497">
        <w:tab/>
        <w:t>Date.prototype.getUTCMonth</w:t>
      </w:r>
      <w:bookmarkEnd w:id="32490"/>
      <w:r w:rsidRPr="00E77497">
        <w:t xml:space="preserve"> ( )</w:t>
      </w:r>
    </w:p>
    <w:p w14:paraId="73C5A63A" w14:textId="77777777" w:rsidR="004C02EF" w:rsidRPr="00E77497" w:rsidRDefault="004C02EF" w:rsidP="001F482D">
      <w:pPr>
        <w:pStyle w:val="Alg4"/>
        <w:numPr>
          <w:ilvl w:val="0"/>
          <w:numId w:val="255"/>
        </w:numPr>
      </w:pPr>
      <w:r w:rsidRPr="00E77497">
        <w:t xml:space="preserve">Let </w:t>
      </w:r>
      <w:r w:rsidRPr="00E77497">
        <w:rPr>
          <w:i/>
        </w:rPr>
        <w:t>t</w:t>
      </w:r>
      <w:r w:rsidRPr="00E77497">
        <w:t xml:space="preserve"> be this time value.</w:t>
      </w:r>
    </w:p>
    <w:p w14:paraId="0086F815" w14:textId="77777777" w:rsidR="00242BA0" w:rsidRDefault="00242BA0" w:rsidP="00242BA0">
      <w:pPr>
        <w:pStyle w:val="M4"/>
        <w:numPr>
          <w:ilvl w:val="0"/>
          <w:numId w:val="255"/>
        </w:numPr>
        <w:spacing w:after="0"/>
        <w:rPr>
          <w:ins w:id="32491" w:author="Rev 8 Allen Wirfs-Brock" w:date="2012-05-11T15:19:00Z"/>
        </w:rPr>
      </w:pPr>
      <w:ins w:id="32492" w:author="Rev 8 Allen Wirfs-Brock" w:date="2012-05-11T15:19:00Z">
        <w:r>
          <w:t>ReturnIfAbrupt(</w:t>
        </w:r>
        <w:r w:rsidRPr="00242BA0">
          <w:rPr>
            <w:i/>
          </w:rPr>
          <w:t>t</w:t>
        </w:r>
        <w:r>
          <w:t>).</w:t>
        </w:r>
      </w:ins>
    </w:p>
    <w:p w14:paraId="54E7FE97" w14:textId="77777777" w:rsidR="004C02EF" w:rsidRPr="00E77497" w:rsidRDefault="004C02EF" w:rsidP="001F482D">
      <w:pPr>
        <w:pStyle w:val="Alg4"/>
        <w:numPr>
          <w:ilvl w:val="0"/>
          <w:numId w:val="255"/>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631ED333" w14:textId="77777777" w:rsidR="004C02EF" w:rsidRPr="00E77497" w:rsidRDefault="004C02EF" w:rsidP="001F482D">
      <w:pPr>
        <w:pStyle w:val="Alg4"/>
        <w:numPr>
          <w:ilvl w:val="0"/>
          <w:numId w:val="255"/>
        </w:numPr>
        <w:spacing w:after="220"/>
      </w:pPr>
      <w:r w:rsidRPr="00E77497">
        <w:t>Return MonthFromTime(</w:t>
      </w:r>
      <w:r w:rsidRPr="00E77497">
        <w:rPr>
          <w:i/>
        </w:rPr>
        <w:t>t</w:t>
      </w:r>
      <w:r w:rsidRPr="00E77497">
        <w:t>).</w:t>
      </w:r>
      <w:bookmarkStart w:id="32493" w:name="_Toc393690560"/>
    </w:p>
    <w:p w14:paraId="309949DC" w14:textId="77777777" w:rsidR="004C02EF" w:rsidRPr="00E77497" w:rsidRDefault="004C02EF" w:rsidP="004C02EF">
      <w:pPr>
        <w:pStyle w:val="40"/>
        <w:numPr>
          <w:ilvl w:val="0"/>
          <w:numId w:val="0"/>
        </w:numPr>
      </w:pPr>
      <w:r w:rsidRPr="00E77497">
        <w:t>15.9.5.14</w:t>
      </w:r>
      <w:r w:rsidRPr="00E77497">
        <w:tab/>
        <w:t>Date.prototype.getDate</w:t>
      </w:r>
      <w:bookmarkEnd w:id="32493"/>
      <w:r w:rsidRPr="00E77497">
        <w:t xml:space="preserve"> ( )</w:t>
      </w:r>
    </w:p>
    <w:p w14:paraId="03B339D8" w14:textId="77777777" w:rsidR="004C02EF" w:rsidRPr="00E77497" w:rsidRDefault="004C02EF" w:rsidP="001F482D">
      <w:pPr>
        <w:pStyle w:val="Alg4"/>
        <w:numPr>
          <w:ilvl w:val="0"/>
          <w:numId w:val="256"/>
        </w:numPr>
      </w:pPr>
      <w:r w:rsidRPr="00E77497">
        <w:t xml:space="preserve">Let </w:t>
      </w:r>
      <w:r w:rsidRPr="00E77497">
        <w:rPr>
          <w:i/>
        </w:rPr>
        <w:t>t</w:t>
      </w:r>
      <w:r w:rsidRPr="00E77497">
        <w:t xml:space="preserve"> be this time value.</w:t>
      </w:r>
    </w:p>
    <w:p w14:paraId="0DBEBA6F" w14:textId="77777777" w:rsidR="00242BA0" w:rsidRDefault="00242BA0" w:rsidP="00242BA0">
      <w:pPr>
        <w:pStyle w:val="M4"/>
        <w:numPr>
          <w:ilvl w:val="0"/>
          <w:numId w:val="256"/>
        </w:numPr>
        <w:spacing w:after="0"/>
        <w:rPr>
          <w:ins w:id="32494" w:author="Rev 8 Allen Wirfs-Brock" w:date="2012-05-11T15:19:00Z"/>
        </w:rPr>
      </w:pPr>
      <w:ins w:id="32495" w:author="Rev 8 Allen Wirfs-Brock" w:date="2012-05-11T15:19:00Z">
        <w:r>
          <w:t>ReturnIfAbrupt(</w:t>
        </w:r>
        <w:r w:rsidRPr="00242BA0">
          <w:rPr>
            <w:i/>
          </w:rPr>
          <w:t>t</w:t>
        </w:r>
        <w:r>
          <w:t>).</w:t>
        </w:r>
      </w:ins>
    </w:p>
    <w:p w14:paraId="6902F92E" w14:textId="77777777" w:rsidR="004C02EF" w:rsidRPr="00E77497" w:rsidRDefault="004C02EF" w:rsidP="001F482D">
      <w:pPr>
        <w:pStyle w:val="Alg4"/>
        <w:numPr>
          <w:ilvl w:val="0"/>
          <w:numId w:val="256"/>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321E5724" w14:textId="77777777" w:rsidR="004C02EF" w:rsidRPr="00E77497" w:rsidRDefault="004C02EF" w:rsidP="001F482D">
      <w:pPr>
        <w:pStyle w:val="Alg4"/>
        <w:numPr>
          <w:ilvl w:val="0"/>
          <w:numId w:val="256"/>
        </w:numPr>
        <w:spacing w:after="220"/>
      </w:pPr>
      <w:r w:rsidRPr="00E77497">
        <w:t>Return DateFromTime(LocalTime(</w:t>
      </w:r>
      <w:r w:rsidRPr="00E77497">
        <w:rPr>
          <w:i/>
        </w:rPr>
        <w:t>t</w:t>
      </w:r>
      <w:r w:rsidRPr="00E77497">
        <w:t>)).</w:t>
      </w:r>
      <w:bookmarkStart w:id="32496" w:name="_Toc393690561"/>
    </w:p>
    <w:p w14:paraId="5101DC77" w14:textId="77777777" w:rsidR="004C02EF" w:rsidRPr="00E77497" w:rsidRDefault="004C02EF" w:rsidP="004C02EF">
      <w:pPr>
        <w:pStyle w:val="40"/>
        <w:numPr>
          <w:ilvl w:val="0"/>
          <w:numId w:val="0"/>
        </w:numPr>
      </w:pPr>
      <w:r w:rsidRPr="00E77497">
        <w:t>15.9.5.15</w:t>
      </w:r>
      <w:r w:rsidRPr="00E77497">
        <w:tab/>
        <w:t>Date.prototype.getUTCDate</w:t>
      </w:r>
      <w:bookmarkEnd w:id="32496"/>
      <w:r w:rsidRPr="00E77497">
        <w:t xml:space="preserve"> ( )</w:t>
      </w:r>
    </w:p>
    <w:p w14:paraId="4F7399A5" w14:textId="77777777" w:rsidR="004C02EF" w:rsidRPr="00E77497" w:rsidRDefault="004C02EF" w:rsidP="001F482D">
      <w:pPr>
        <w:pStyle w:val="Alg4"/>
        <w:numPr>
          <w:ilvl w:val="0"/>
          <w:numId w:val="257"/>
        </w:numPr>
      </w:pPr>
      <w:r w:rsidRPr="00E77497">
        <w:t xml:space="preserve">Let </w:t>
      </w:r>
      <w:r w:rsidRPr="00E77497">
        <w:rPr>
          <w:i/>
        </w:rPr>
        <w:t>t</w:t>
      </w:r>
      <w:r w:rsidRPr="00E77497">
        <w:t xml:space="preserve"> be this time value.</w:t>
      </w:r>
    </w:p>
    <w:p w14:paraId="20DA35AC" w14:textId="77777777" w:rsidR="00242BA0" w:rsidRDefault="00242BA0" w:rsidP="00242BA0">
      <w:pPr>
        <w:pStyle w:val="M4"/>
        <w:numPr>
          <w:ilvl w:val="0"/>
          <w:numId w:val="257"/>
        </w:numPr>
        <w:spacing w:after="0"/>
        <w:rPr>
          <w:ins w:id="32497" w:author="Rev 8 Allen Wirfs-Brock" w:date="2012-05-11T15:19:00Z"/>
        </w:rPr>
      </w:pPr>
      <w:ins w:id="32498" w:author="Rev 8 Allen Wirfs-Brock" w:date="2012-05-11T15:19:00Z">
        <w:r>
          <w:t>ReturnIfAbrupt(</w:t>
        </w:r>
        <w:r w:rsidRPr="00242BA0">
          <w:rPr>
            <w:i/>
          </w:rPr>
          <w:t>t</w:t>
        </w:r>
        <w:r>
          <w:t>).</w:t>
        </w:r>
      </w:ins>
    </w:p>
    <w:p w14:paraId="6E49BC15" w14:textId="77777777" w:rsidR="004C02EF" w:rsidRPr="00E77497" w:rsidRDefault="004C02EF" w:rsidP="001F482D">
      <w:pPr>
        <w:pStyle w:val="Alg4"/>
        <w:numPr>
          <w:ilvl w:val="0"/>
          <w:numId w:val="257"/>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1DC15F1A" w14:textId="77777777" w:rsidR="004C02EF" w:rsidRPr="00E77497" w:rsidRDefault="004C02EF" w:rsidP="001F482D">
      <w:pPr>
        <w:pStyle w:val="Alg4"/>
        <w:numPr>
          <w:ilvl w:val="0"/>
          <w:numId w:val="257"/>
        </w:numPr>
        <w:spacing w:after="220"/>
      </w:pPr>
      <w:r w:rsidRPr="00E77497">
        <w:t>Return DateFromTime(</w:t>
      </w:r>
      <w:r w:rsidRPr="00E77497">
        <w:rPr>
          <w:i/>
        </w:rPr>
        <w:t>t</w:t>
      </w:r>
      <w:r w:rsidRPr="00E77497">
        <w:t>).</w:t>
      </w:r>
      <w:bookmarkStart w:id="32499" w:name="_Toc393690562"/>
    </w:p>
    <w:p w14:paraId="1E6A2A76" w14:textId="77777777" w:rsidR="004C02EF" w:rsidRPr="00E77497" w:rsidRDefault="004C02EF" w:rsidP="004C02EF">
      <w:pPr>
        <w:pStyle w:val="40"/>
        <w:numPr>
          <w:ilvl w:val="0"/>
          <w:numId w:val="0"/>
        </w:numPr>
      </w:pPr>
      <w:r w:rsidRPr="00E77497">
        <w:t>15.9.5.16</w:t>
      </w:r>
      <w:r w:rsidRPr="00E77497">
        <w:tab/>
        <w:t>Date.prototype.getDay</w:t>
      </w:r>
      <w:bookmarkEnd w:id="32499"/>
      <w:r w:rsidRPr="00E77497">
        <w:t xml:space="preserve"> ( )</w:t>
      </w:r>
    </w:p>
    <w:p w14:paraId="69EBA551" w14:textId="77777777" w:rsidR="004C02EF" w:rsidRPr="00E77497" w:rsidRDefault="004C02EF" w:rsidP="001F482D">
      <w:pPr>
        <w:pStyle w:val="Alg4"/>
        <w:numPr>
          <w:ilvl w:val="0"/>
          <w:numId w:val="258"/>
        </w:numPr>
      </w:pPr>
      <w:r w:rsidRPr="00E77497">
        <w:t xml:space="preserve">Let </w:t>
      </w:r>
      <w:r w:rsidRPr="00E77497">
        <w:rPr>
          <w:i/>
        </w:rPr>
        <w:t>t</w:t>
      </w:r>
      <w:r w:rsidRPr="00E77497">
        <w:t xml:space="preserve"> be this time value.</w:t>
      </w:r>
    </w:p>
    <w:p w14:paraId="1031F3F6" w14:textId="77777777" w:rsidR="00242BA0" w:rsidRDefault="00242BA0" w:rsidP="00242BA0">
      <w:pPr>
        <w:pStyle w:val="M4"/>
        <w:numPr>
          <w:ilvl w:val="0"/>
          <w:numId w:val="258"/>
        </w:numPr>
        <w:spacing w:after="0"/>
        <w:rPr>
          <w:ins w:id="32500" w:author="Rev 8 Allen Wirfs-Brock" w:date="2012-05-11T15:19:00Z"/>
        </w:rPr>
      </w:pPr>
      <w:ins w:id="32501" w:author="Rev 8 Allen Wirfs-Brock" w:date="2012-05-11T15:19:00Z">
        <w:r>
          <w:t>ReturnIfAbrupt(</w:t>
        </w:r>
        <w:r w:rsidRPr="00242BA0">
          <w:rPr>
            <w:i/>
          </w:rPr>
          <w:t>t</w:t>
        </w:r>
        <w:r>
          <w:t>).</w:t>
        </w:r>
      </w:ins>
    </w:p>
    <w:p w14:paraId="6768EE8B" w14:textId="77777777" w:rsidR="004C02EF" w:rsidRPr="00E77497" w:rsidRDefault="004C02EF" w:rsidP="001F482D">
      <w:pPr>
        <w:pStyle w:val="Alg4"/>
        <w:numPr>
          <w:ilvl w:val="0"/>
          <w:numId w:val="258"/>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3F9443F5" w14:textId="77777777" w:rsidR="004C02EF" w:rsidRPr="00E77497" w:rsidRDefault="004C02EF" w:rsidP="001F482D">
      <w:pPr>
        <w:pStyle w:val="Alg4"/>
        <w:numPr>
          <w:ilvl w:val="0"/>
          <w:numId w:val="258"/>
        </w:numPr>
        <w:spacing w:after="220"/>
      </w:pPr>
      <w:r w:rsidRPr="00E77497">
        <w:t>Return WeekDay(LocalTime(</w:t>
      </w:r>
      <w:r w:rsidRPr="00E77497">
        <w:rPr>
          <w:i/>
        </w:rPr>
        <w:t>t</w:t>
      </w:r>
      <w:r w:rsidRPr="00E77497">
        <w:t>)).</w:t>
      </w:r>
      <w:bookmarkStart w:id="32502" w:name="_Toc393690563"/>
    </w:p>
    <w:p w14:paraId="35FFD257" w14:textId="77777777" w:rsidR="004C02EF" w:rsidRPr="00E77497" w:rsidRDefault="004C02EF" w:rsidP="004C02EF">
      <w:pPr>
        <w:pStyle w:val="40"/>
        <w:numPr>
          <w:ilvl w:val="0"/>
          <w:numId w:val="0"/>
        </w:numPr>
      </w:pPr>
      <w:r w:rsidRPr="00E77497">
        <w:t>15.9.5.17</w:t>
      </w:r>
      <w:r w:rsidRPr="00E77497">
        <w:tab/>
        <w:t>Date.prototype.getUTCDay</w:t>
      </w:r>
      <w:bookmarkEnd w:id="32502"/>
      <w:r w:rsidRPr="00E77497">
        <w:t xml:space="preserve"> ( )</w:t>
      </w:r>
    </w:p>
    <w:p w14:paraId="32352042" w14:textId="77777777" w:rsidR="004C02EF" w:rsidRPr="00E77497" w:rsidRDefault="004C02EF" w:rsidP="001F482D">
      <w:pPr>
        <w:pStyle w:val="Alg4"/>
        <w:numPr>
          <w:ilvl w:val="0"/>
          <w:numId w:val="259"/>
        </w:numPr>
      </w:pPr>
      <w:r w:rsidRPr="00E77497">
        <w:t xml:space="preserve">Let </w:t>
      </w:r>
      <w:r w:rsidRPr="00E77497">
        <w:rPr>
          <w:i/>
        </w:rPr>
        <w:t>t</w:t>
      </w:r>
      <w:r w:rsidRPr="00E77497">
        <w:t xml:space="preserve"> be this time value.</w:t>
      </w:r>
    </w:p>
    <w:p w14:paraId="3B2356D9" w14:textId="77777777" w:rsidR="00242BA0" w:rsidRDefault="00242BA0" w:rsidP="00242BA0">
      <w:pPr>
        <w:pStyle w:val="M4"/>
        <w:numPr>
          <w:ilvl w:val="0"/>
          <w:numId w:val="259"/>
        </w:numPr>
        <w:spacing w:after="0"/>
        <w:rPr>
          <w:ins w:id="32503" w:author="Rev 8 Allen Wirfs-Brock" w:date="2012-05-11T15:20:00Z"/>
        </w:rPr>
      </w:pPr>
      <w:ins w:id="32504" w:author="Rev 8 Allen Wirfs-Brock" w:date="2012-05-11T15:20:00Z">
        <w:r>
          <w:t>ReturnIfAbrupt(</w:t>
        </w:r>
        <w:r w:rsidRPr="00242BA0">
          <w:rPr>
            <w:i/>
          </w:rPr>
          <w:t>t</w:t>
        </w:r>
        <w:r>
          <w:t>).</w:t>
        </w:r>
      </w:ins>
    </w:p>
    <w:p w14:paraId="55C798A0" w14:textId="77777777" w:rsidR="004C02EF" w:rsidRPr="00E77497" w:rsidRDefault="004C02EF" w:rsidP="001F482D">
      <w:pPr>
        <w:pStyle w:val="Alg4"/>
        <w:numPr>
          <w:ilvl w:val="0"/>
          <w:numId w:val="259"/>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65370B23" w14:textId="77777777" w:rsidR="004C02EF" w:rsidRPr="00E77497" w:rsidRDefault="004C02EF" w:rsidP="001F482D">
      <w:pPr>
        <w:pStyle w:val="Alg4"/>
        <w:numPr>
          <w:ilvl w:val="0"/>
          <w:numId w:val="259"/>
        </w:numPr>
        <w:spacing w:after="220"/>
      </w:pPr>
      <w:r w:rsidRPr="00E77497">
        <w:t>Return WeekDay(</w:t>
      </w:r>
      <w:r w:rsidRPr="00E77497">
        <w:rPr>
          <w:i/>
        </w:rPr>
        <w:t>t</w:t>
      </w:r>
      <w:r w:rsidRPr="00E77497">
        <w:t>).</w:t>
      </w:r>
      <w:bookmarkStart w:id="32505" w:name="_Toc393690564"/>
    </w:p>
    <w:p w14:paraId="0BB335D4" w14:textId="77777777" w:rsidR="004C02EF" w:rsidRPr="00E77497" w:rsidRDefault="004C02EF" w:rsidP="004C02EF">
      <w:pPr>
        <w:pStyle w:val="40"/>
        <w:numPr>
          <w:ilvl w:val="0"/>
          <w:numId w:val="0"/>
        </w:numPr>
      </w:pPr>
      <w:r w:rsidRPr="00E77497">
        <w:t>15.9.5.18</w:t>
      </w:r>
      <w:r w:rsidRPr="00E77497">
        <w:tab/>
        <w:t>Date.prototype.getHours</w:t>
      </w:r>
      <w:bookmarkEnd w:id="32505"/>
      <w:r w:rsidRPr="00E77497">
        <w:t xml:space="preserve"> ( )</w:t>
      </w:r>
    </w:p>
    <w:p w14:paraId="7524C002" w14:textId="77777777" w:rsidR="004C02EF" w:rsidRPr="00E77497" w:rsidRDefault="004C02EF" w:rsidP="001F482D">
      <w:pPr>
        <w:pStyle w:val="Alg4"/>
        <w:keepNext/>
        <w:numPr>
          <w:ilvl w:val="0"/>
          <w:numId w:val="260"/>
        </w:numPr>
      </w:pPr>
      <w:r w:rsidRPr="00E77497">
        <w:t xml:space="preserve">Let </w:t>
      </w:r>
      <w:r w:rsidRPr="00E77497">
        <w:rPr>
          <w:i/>
        </w:rPr>
        <w:t>t</w:t>
      </w:r>
      <w:r w:rsidRPr="00E77497">
        <w:t xml:space="preserve"> be this time value.</w:t>
      </w:r>
    </w:p>
    <w:p w14:paraId="1DE6FD32" w14:textId="77777777" w:rsidR="00242BA0" w:rsidRDefault="00242BA0" w:rsidP="00242BA0">
      <w:pPr>
        <w:pStyle w:val="M4"/>
        <w:numPr>
          <w:ilvl w:val="0"/>
          <w:numId w:val="260"/>
        </w:numPr>
        <w:spacing w:after="0"/>
        <w:rPr>
          <w:ins w:id="32506" w:author="Rev 8 Allen Wirfs-Brock" w:date="2012-05-11T15:20:00Z"/>
        </w:rPr>
      </w:pPr>
      <w:ins w:id="32507" w:author="Rev 8 Allen Wirfs-Brock" w:date="2012-05-11T15:20:00Z">
        <w:r>
          <w:t>ReturnIfAbrupt(</w:t>
        </w:r>
        <w:r w:rsidRPr="00242BA0">
          <w:rPr>
            <w:i/>
          </w:rPr>
          <w:t>t</w:t>
        </w:r>
        <w:r>
          <w:t>).</w:t>
        </w:r>
      </w:ins>
    </w:p>
    <w:p w14:paraId="418C335E" w14:textId="77777777" w:rsidR="004C02EF" w:rsidRPr="00E77497" w:rsidRDefault="004C02EF" w:rsidP="001F482D">
      <w:pPr>
        <w:pStyle w:val="Alg4"/>
        <w:keepNext/>
        <w:numPr>
          <w:ilvl w:val="0"/>
          <w:numId w:val="260"/>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3A9B6C93" w14:textId="77777777" w:rsidR="004C02EF" w:rsidRPr="00E77497" w:rsidRDefault="004C02EF" w:rsidP="001F482D">
      <w:pPr>
        <w:pStyle w:val="Alg4"/>
        <w:numPr>
          <w:ilvl w:val="0"/>
          <w:numId w:val="260"/>
        </w:numPr>
        <w:spacing w:after="220"/>
      </w:pPr>
      <w:r w:rsidRPr="00E77497">
        <w:t>Return HourFromTime(LocalTime(</w:t>
      </w:r>
      <w:r w:rsidRPr="00E77497">
        <w:rPr>
          <w:i/>
        </w:rPr>
        <w:t>t</w:t>
      </w:r>
      <w:r w:rsidRPr="00E77497">
        <w:t>)).</w:t>
      </w:r>
      <w:bookmarkStart w:id="32508" w:name="_Toc393690565"/>
    </w:p>
    <w:p w14:paraId="77A10B8E" w14:textId="77777777" w:rsidR="004C02EF" w:rsidRPr="00E77497" w:rsidRDefault="004C02EF" w:rsidP="004C02EF">
      <w:pPr>
        <w:pStyle w:val="40"/>
        <w:numPr>
          <w:ilvl w:val="0"/>
          <w:numId w:val="0"/>
        </w:numPr>
      </w:pPr>
      <w:r w:rsidRPr="00E77497">
        <w:t>15.9.5.19</w:t>
      </w:r>
      <w:r w:rsidRPr="00E77497">
        <w:tab/>
        <w:t>Date.prototype.getUTCHours</w:t>
      </w:r>
      <w:bookmarkEnd w:id="32508"/>
      <w:r w:rsidRPr="00E77497">
        <w:t xml:space="preserve"> ( )</w:t>
      </w:r>
    </w:p>
    <w:p w14:paraId="784543B7" w14:textId="77777777" w:rsidR="004C02EF" w:rsidRPr="00E77497" w:rsidRDefault="004C02EF" w:rsidP="001F482D">
      <w:pPr>
        <w:pStyle w:val="Alg4"/>
        <w:numPr>
          <w:ilvl w:val="0"/>
          <w:numId w:val="261"/>
        </w:numPr>
      </w:pPr>
      <w:r w:rsidRPr="00E77497">
        <w:t xml:space="preserve">Let </w:t>
      </w:r>
      <w:r w:rsidRPr="00E77497">
        <w:rPr>
          <w:i/>
        </w:rPr>
        <w:t>t</w:t>
      </w:r>
      <w:r w:rsidRPr="00E77497">
        <w:t xml:space="preserve"> be this time value.</w:t>
      </w:r>
    </w:p>
    <w:p w14:paraId="1443AA83" w14:textId="77777777" w:rsidR="00242BA0" w:rsidRDefault="00242BA0" w:rsidP="00242BA0">
      <w:pPr>
        <w:pStyle w:val="M4"/>
        <w:numPr>
          <w:ilvl w:val="0"/>
          <w:numId w:val="261"/>
        </w:numPr>
        <w:spacing w:after="0"/>
        <w:rPr>
          <w:ins w:id="32509" w:author="Rev 8 Allen Wirfs-Brock" w:date="2012-05-11T15:20:00Z"/>
        </w:rPr>
      </w:pPr>
      <w:ins w:id="32510" w:author="Rev 8 Allen Wirfs-Brock" w:date="2012-05-11T15:20:00Z">
        <w:r>
          <w:t>ReturnIfAbrupt(</w:t>
        </w:r>
        <w:r w:rsidRPr="00242BA0">
          <w:rPr>
            <w:i/>
          </w:rPr>
          <w:t>t</w:t>
        </w:r>
        <w:r>
          <w:t>).</w:t>
        </w:r>
      </w:ins>
    </w:p>
    <w:p w14:paraId="02F10DC7" w14:textId="77777777" w:rsidR="004C02EF" w:rsidRPr="00E77497" w:rsidRDefault="004C02EF" w:rsidP="001F482D">
      <w:pPr>
        <w:pStyle w:val="Alg4"/>
        <w:numPr>
          <w:ilvl w:val="0"/>
          <w:numId w:val="261"/>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74AA48E2" w14:textId="77777777" w:rsidR="004C02EF" w:rsidRPr="00E77497" w:rsidRDefault="004C02EF" w:rsidP="001F482D">
      <w:pPr>
        <w:pStyle w:val="Alg4"/>
        <w:numPr>
          <w:ilvl w:val="0"/>
          <w:numId w:val="261"/>
        </w:numPr>
        <w:spacing w:after="220"/>
      </w:pPr>
      <w:r w:rsidRPr="00E77497">
        <w:t>Return HourFromTime(</w:t>
      </w:r>
      <w:r w:rsidRPr="00E77497">
        <w:rPr>
          <w:i/>
        </w:rPr>
        <w:t>t</w:t>
      </w:r>
      <w:r w:rsidRPr="00E77497">
        <w:t>).</w:t>
      </w:r>
      <w:bookmarkStart w:id="32511" w:name="_Toc393690566"/>
    </w:p>
    <w:p w14:paraId="43BAEBC8" w14:textId="77777777" w:rsidR="004C02EF" w:rsidRPr="00E77497" w:rsidRDefault="004C02EF" w:rsidP="004C02EF">
      <w:pPr>
        <w:pStyle w:val="40"/>
        <w:numPr>
          <w:ilvl w:val="0"/>
          <w:numId w:val="0"/>
        </w:numPr>
      </w:pPr>
      <w:r w:rsidRPr="00E77497">
        <w:t>15.9.5.20</w:t>
      </w:r>
      <w:r w:rsidRPr="00E77497">
        <w:tab/>
        <w:t>Date.prototype.getMinutes</w:t>
      </w:r>
      <w:bookmarkEnd w:id="32511"/>
      <w:r w:rsidRPr="00E77497">
        <w:t xml:space="preserve"> ( )</w:t>
      </w:r>
    </w:p>
    <w:p w14:paraId="74F434CA" w14:textId="77777777" w:rsidR="004C02EF" w:rsidRPr="00E77497" w:rsidRDefault="004C02EF" w:rsidP="001F482D">
      <w:pPr>
        <w:pStyle w:val="Alg4"/>
        <w:numPr>
          <w:ilvl w:val="0"/>
          <w:numId w:val="262"/>
        </w:numPr>
      </w:pPr>
      <w:r w:rsidRPr="00E77497">
        <w:t xml:space="preserve">Let </w:t>
      </w:r>
      <w:r w:rsidRPr="00E77497">
        <w:rPr>
          <w:i/>
        </w:rPr>
        <w:t>t</w:t>
      </w:r>
      <w:r w:rsidRPr="00E77497">
        <w:t xml:space="preserve"> be this time value.</w:t>
      </w:r>
    </w:p>
    <w:p w14:paraId="579A211E" w14:textId="77777777" w:rsidR="00242BA0" w:rsidRDefault="00242BA0" w:rsidP="00242BA0">
      <w:pPr>
        <w:pStyle w:val="M4"/>
        <w:numPr>
          <w:ilvl w:val="0"/>
          <w:numId w:val="262"/>
        </w:numPr>
        <w:spacing w:after="0"/>
        <w:rPr>
          <w:ins w:id="32512" w:author="Rev 8 Allen Wirfs-Brock" w:date="2012-05-11T15:20:00Z"/>
        </w:rPr>
      </w:pPr>
      <w:ins w:id="32513" w:author="Rev 8 Allen Wirfs-Brock" w:date="2012-05-11T15:20:00Z">
        <w:r>
          <w:t>ReturnIfAbrupt(</w:t>
        </w:r>
        <w:r w:rsidRPr="00242BA0">
          <w:rPr>
            <w:i/>
          </w:rPr>
          <w:t>t</w:t>
        </w:r>
        <w:r>
          <w:t>).</w:t>
        </w:r>
      </w:ins>
    </w:p>
    <w:p w14:paraId="4EF55FED" w14:textId="77777777" w:rsidR="004C02EF" w:rsidRPr="00E77497" w:rsidRDefault="004C02EF" w:rsidP="001F482D">
      <w:pPr>
        <w:pStyle w:val="Alg4"/>
        <w:numPr>
          <w:ilvl w:val="0"/>
          <w:numId w:val="262"/>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366DF3BF" w14:textId="77777777" w:rsidR="004C02EF" w:rsidRPr="00E77497" w:rsidRDefault="004C02EF" w:rsidP="001F482D">
      <w:pPr>
        <w:pStyle w:val="Alg4"/>
        <w:numPr>
          <w:ilvl w:val="0"/>
          <w:numId w:val="262"/>
        </w:numPr>
        <w:spacing w:after="220"/>
      </w:pPr>
      <w:r w:rsidRPr="00E77497">
        <w:t>Return MinFromTime(LocalTime(</w:t>
      </w:r>
      <w:r w:rsidRPr="00E77497">
        <w:rPr>
          <w:i/>
        </w:rPr>
        <w:t>t</w:t>
      </w:r>
      <w:r w:rsidRPr="00E77497">
        <w:t>)).</w:t>
      </w:r>
      <w:bookmarkStart w:id="32514" w:name="_Toc393690567"/>
    </w:p>
    <w:p w14:paraId="332CA866" w14:textId="77777777" w:rsidR="004C02EF" w:rsidRPr="00E77497" w:rsidRDefault="004C02EF" w:rsidP="004C02EF">
      <w:pPr>
        <w:pStyle w:val="40"/>
        <w:numPr>
          <w:ilvl w:val="0"/>
          <w:numId w:val="0"/>
        </w:numPr>
      </w:pPr>
      <w:r w:rsidRPr="00E77497">
        <w:t>15.9.5.21</w:t>
      </w:r>
      <w:r w:rsidRPr="00E77497">
        <w:tab/>
        <w:t>Date.prototype.getUTCMinutes</w:t>
      </w:r>
      <w:bookmarkEnd w:id="32514"/>
      <w:r w:rsidRPr="00E77497">
        <w:t xml:space="preserve"> ( )</w:t>
      </w:r>
    </w:p>
    <w:p w14:paraId="53452BDE" w14:textId="77777777" w:rsidR="004C02EF" w:rsidRPr="00E77497" w:rsidRDefault="004C02EF" w:rsidP="001F482D">
      <w:pPr>
        <w:pStyle w:val="Alg4"/>
        <w:numPr>
          <w:ilvl w:val="0"/>
          <w:numId w:val="263"/>
        </w:numPr>
      </w:pPr>
      <w:r w:rsidRPr="00E77497">
        <w:t xml:space="preserve">Let </w:t>
      </w:r>
      <w:r w:rsidRPr="00E77497">
        <w:rPr>
          <w:i/>
        </w:rPr>
        <w:t>t</w:t>
      </w:r>
      <w:r w:rsidRPr="00E77497">
        <w:t xml:space="preserve"> be this time value.</w:t>
      </w:r>
    </w:p>
    <w:p w14:paraId="1FB0C32F" w14:textId="77777777" w:rsidR="00242BA0" w:rsidRDefault="00242BA0" w:rsidP="00242BA0">
      <w:pPr>
        <w:pStyle w:val="M4"/>
        <w:numPr>
          <w:ilvl w:val="0"/>
          <w:numId w:val="263"/>
        </w:numPr>
        <w:spacing w:after="0"/>
        <w:rPr>
          <w:ins w:id="32515" w:author="Rev 8 Allen Wirfs-Brock" w:date="2012-05-11T15:20:00Z"/>
        </w:rPr>
      </w:pPr>
      <w:ins w:id="32516" w:author="Rev 8 Allen Wirfs-Brock" w:date="2012-05-11T15:20:00Z">
        <w:r>
          <w:t>ReturnIfAbrupt(</w:t>
        </w:r>
        <w:r w:rsidRPr="00242BA0">
          <w:rPr>
            <w:i/>
          </w:rPr>
          <w:t>t</w:t>
        </w:r>
        <w:r>
          <w:t>).</w:t>
        </w:r>
      </w:ins>
    </w:p>
    <w:p w14:paraId="5B3CAC40" w14:textId="77777777" w:rsidR="004C02EF" w:rsidRPr="00E77497" w:rsidRDefault="004C02EF" w:rsidP="001F482D">
      <w:pPr>
        <w:pStyle w:val="Alg4"/>
        <w:numPr>
          <w:ilvl w:val="0"/>
          <w:numId w:val="263"/>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41A90CB5" w14:textId="77777777" w:rsidR="004C02EF" w:rsidRPr="00E77497" w:rsidRDefault="004C02EF" w:rsidP="001F482D">
      <w:pPr>
        <w:pStyle w:val="Alg4"/>
        <w:numPr>
          <w:ilvl w:val="0"/>
          <w:numId w:val="263"/>
        </w:numPr>
        <w:spacing w:after="220"/>
      </w:pPr>
      <w:r w:rsidRPr="00E77497">
        <w:t>Return MinFromTime(</w:t>
      </w:r>
      <w:r w:rsidRPr="00E77497">
        <w:rPr>
          <w:i/>
        </w:rPr>
        <w:t>t</w:t>
      </w:r>
      <w:r w:rsidRPr="00E77497">
        <w:t>).</w:t>
      </w:r>
      <w:bookmarkStart w:id="32517" w:name="_Toc393690568"/>
    </w:p>
    <w:p w14:paraId="0D596675" w14:textId="77777777" w:rsidR="004C02EF" w:rsidRPr="00E77497" w:rsidRDefault="004C02EF" w:rsidP="004C02EF">
      <w:pPr>
        <w:pStyle w:val="40"/>
        <w:numPr>
          <w:ilvl w:val="0"/>
          <w:numId w:val="0"/>
        </w:numPr>
      </w:pPr>
      <w:r w:rsidRPr="00E77497">
        <w:t>15.9.5.22</w:t>
      </w:r>
      <w:r w:rsidRPr="00E77497">
        <w:tab/>
        <w:t>Date.prototype.getSeconds</w:t>
      </w:r>
      <w:bookmarkEnd w:id="32517"/>
      <w:r w:rsidRPr="00E77497">
        <w:t xml:space="preserve"> ( )</w:t>
      </w:r>
    </w:p>
    <w:p w14:paraId="39BC3CCB" w14:textId="77777777" w:rsidR="004C02EF" w:rsidRPr="00E77497" w:rsidRDefault="004C02EF" w:rsidP="001F482D">
      <w:pPr>
        <w:pStyle w:val="Alg4"/>
        <w:numPr>
          <w:ilvl w:val="0"/>
          <w:numId w:val="264"/>
        </w:numPr>
      </w:pPr>
      <w:r w:rsidRPr="00E77497">
        <w:t xml:space="preserve">Let </w:t>
      </w:r>
      <w:r w:rsidRPr="00E77497">
        <w:rPr>
          <w:i/>
        </w:rPr>
        <w:t>t</w:t>
      </w:r>
      <w:r w:rsidRPr="00E77497">
        <w:t xml:space="preserve"> be this time value.</w:t>
      </w:r>
    </w:p>
    <w:p w14:paraId="05750A9F" w14:textId="77777777" w:rsidR="00242BA0" w:rsidRDefault="00242BA0" w:rsidP="00242BA0">
      <w:pPr>
        <w:pStyle w:val="M4"/>
        <w:numPr>
          <w:ilvl w:val="0"/>
          <w:numId w:val="264"/>
        </w:numPr>
        <w:spacing w:after="0"/>
        <w:rPr>
          <w:ins w:id="32518" w:author="Rev 8 Allen Wirfs-Brock" w:date="2012-05-11T15:20:00Z"/>
        </w:rPr>
      </w:pPr>
      <w:ins w:id="32519" w:author="Rev 8 Allen Wirfs-Brock" w:date="2012-05-11T15:20:00Z">
        <w:r>
          <w:t>ReturnIfAbrupt(</w:t>
        </w:r>
        <w:r w:rsidRPr="00242BA0">
          <w:rPr>
            <w:i/>
          </w:rPr>
          <w:t>t</w:t>
        </w:r>
        <w:r>
          <w:t>).</w:t>
        </w:r>
      </w:ins>
    </w:p>
    <w:p w14:paraId="76252530" w14:textId="77777777" w:rsidR="004C02EF" w:rsidRPr="00E77497" w:rsidRDefault="004C02EF" w:rsidP="001F482D">
      <w:pPr>
        <w:pStyle w:val="Alg4"/>
        <w:numPr>
          <w:ilvl w:val="0"/>
          <w:numId w:val="264"/>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0A10A1D2" w14:textId="77777777" w:rsidR="004C02EF" w:rsidRPr="00E77497" w:rsidRDefault="004C02EF" w:rsidP="001F482D">
      <w:pPr>
        <w:pStyle w:val="Alg4"/>
        <w:numPr>
          <w:ilvl w:val="0"/>
          <w:numId w:val="264"/>
        </w:numPr>
        <w:spacing w:after="220"/>
      </w:pPr>
      <w:r w:rsidRPr="00E77497">
        <w:t>Return SecFromTime(LocalTime(</w:t>
      </w:r>
      <w:r w:rsidRPr="00E77497">
        <w:rPr>
          <w:i/>
        </w:rPr>
        <w:t>t</w:t>
      </w:r>
      <w:r w:rsidRPr="00E77497">
        <w:t>)).</w:t>
      </w:r>
      <w:bookmarkStart w:id="32520" w:name="_Toc393690569"/>
    </w:p>
    <w:p w14:paraId="3B1CA0AC" w14:textId="77777777" w:rsidR="004C02EF" w:rsidRPr="00E77497" w:rsidRDefault="004C02EF" w:rsidP="004C02EF">
      <w:pPr>
        <w:pStyle w:val="40"/>
        <w:numPr>
          <w:ilvl w:val="0"/>
          <w:numId w:val="0"/>
        </w:numPr>
      </w:pPr>
      <w:r w:rsidRPr="00E77497">
        <w:t>15.9.5.23</w:t>
      </w:r>
      <w:r w:rsidRPr="00E77497">
        <w:tab/>
        <w:t>Date.prototype.getUTCSeconds</w:t>
      </w:r>
      <w:bookmarkEnd w:id="32520"/>
      <w:r w:rsidRPr="00E77497">
        <w:t xml:space="preserve"> ( )</w:t>
      </w:r>
    </w:p>
    <w:p w14:paraId="544CC6D7" w14:textId="77777777" w:rsidR="004C02EF" w:rsidRPr="00E77497" w:rsidRDefault="004C02EF" w:rsidP="001F482D">
      <w:pPr>
        <w:pStyle w:val="Alg4"/>
        <w:numPr>
          <w:ilvl w:val="0"/>
          <w:numId w:val="265"/>
        </w:numPr>
      </w:pPr>
      <w:r w:rsidRPr="00E77497">
        <w:t xml:space="preserve">Let </w:t>
      </w:r>
      <w:r w:rsidRPr="00E77497">
        <w:rPr>
          <w:i/>
        </w:rPr>
        <w:t>t</w:t>
      </w:r>
      <w:r w:rsidRPr="00E77497">
        <w:t xml:space="preserve"> be this time value.</w:t>
      </w:r>
    </w:p>
    <w:p w14:paraId="20751693" w14:textId="77777777" w:rsidR="00242BA0" w:rsidRDefault="00242BA0" w:rsidP="00242BA0">
      <w:pPr>
        <w:pStyle w:val="M4"/>
        <w:numPr>
          <w:ilvl w:val="0"/>
          <w:numId w:val="265"/>
        </w:numPr>
        <w:spacing w:after="0"/>
        <w:rPr>
          <w:ins w:id="32521" w:author="Rev 8 Allen Wirfs-Brock" w:date="2012-05-11T15:20:00Z"/>
        </w:rPr>
      </w:pPr>
      <w:ins w:id="32522" w:author="Rev 8 Allen Wirfs-Brock" w:date="2012-05-11T15:20:00Z">
        <w:r>
          <w:t>ReturnIfAbrupt(</w:t>
        </w:r>
        <w:r w:rsidRPr="00242BA0">
          <w:rPr>
            <w:i/>
          </w:rPr>
          <w:t>t</w:t>
        </w:r>
        <w:r>
          <w:t>).</w:t>
        </w:r>
      </w:ins>
    </w:p>
    <w:p w14:paraId="46EFD188" w14:textId="77777777" w:rsidR="004C02EF" w:rsidRPr="00E77497" w:rsidRDefault="004C02EF" w:rsidP="001F482D">
      <w:pPr>
        <w:pStyle w:val="Alg4"/>
        <w:numPr>
          <w:ilvl w:val="0"/>
          <w:numId w:val="265"/>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794616DC" w14:textId="77777777" w:rsidR="004C02EF" w:rsidRPr="00E77497" w:rsidRDefault="004C02EF" w:rsidP="001F482D">
      <w:pPr>
        <w:pStyle w:val="Alg4"/>
        <w:numPr>
          <w:ilvl w:val="0"/>
          <w:numId w:val="265"/>
        </w:numPr>
        <w:spacing w:after="220"/>
      </w:pPr>
      <w:r w:rsidRPr="00E77497">
        <w:t>Return SecFromTime(</w:t>
      </w:r>
      <w:r w:rsidRPr="00E77497">
        <w:rPr>
          <w:i/>
        </w:rPr>
        <w:t>t</w:t>
      </w:r>
      <w:r w:rsidRPr="00E77497">
        <w:t>).</w:t>
      </w:r>
      <w:bookmarkStart w:id="32523" w:name="_Toc393690570"/>
    </w:p>
    <w:p w14:paraId="10E7E891" w14:textId="77777777" w:rsidR="004C02EF" w:rsidRPr="00E77497" w:rsidRDefault="004C02EF" w:rsidP="004C02EF">
      <w:pPr>
        <w:pStyle w:val="40"/>
        <w:numPr>
          <w:ilvl w:val="0"/>
          <w:numId w:val="0"/>
        </w:numPr>
      </w:pPr>
      <w:r w:rsidRPr="00E77497">
        <w:t>15.9.5.24</w:t>
      </w:r>
      <w:r w:rsidRPr="00E77497">
        <w:tab/>
        <w:t>Date.prototype.getMilliseconds</w:t>
      </w:r>
      <w:bookmarkEnd w:id="32523"/>
      <w:r w:rsidRPr="00E77497">
        <w:t xml:space="preserve"> ( )</w:t>
      </w:r>
    </w:p>
    <w:p w14:paraId="2BD1B2DB" w14:textId="77777777" w:rsidR="004C02EF" w:rsidRPr="00E77497" w:rsidRDefault="004C02EF" w:rsidP="001F482D">
      <w:pPr>
        <w:pStyle w:val="Alg4"/>
        <w:numPr>
          <w:ilvl w:val="0"/>
          <w:numId w:val="266"/>
        </w:numPr>
      </w:pPr>
      <w:r w:rsidRPr="00E77497">
        <w:t xml:space="preserve">Let </w:t>
      </w:r>
      <w:r w:rsidRPr="00E77497">
        <w:rPr>
          <w:i/>
        </w:rPr>
        <w:t>t</w:t>
      </w:r>
      <w:r w:rsidRPr="00E77497">
        <w:t xml:space="preserve"> be this time value.</w:t>
      </w:r>
    </w:p>
    <w:p w14:paraId="26C74D88" w14:textId="77777777" w:rsidR="00242BA0" w:rsidRDefault="00242BA0" w:rsidP="00242BA0">
      <w:pPr>
        <w:pStyle w:val="M4"/>
        <w:numPr>
          <w:ilvl w:val="0"/>
          <w:numId w:val="266"/>
        </w:numPr>
        <w:spacing w:after="0"/>
        <w:rPr>
          <w:ins w:id="32524" w:author="Rev 8 Allen Wirfs-Brock" w:date="2012-05-11T15:20:00Z"/>
        </w:rPr>
      </w:pPr>
      <w:ins w:id="32525" w:author="Rev 8 Allen Wirfs-Brock" w:date="2012-05-11T15:20:00Z">
        <w:r>
          <w:t>ReturnIfAbrupt(</w:t>
        </w:r>
        <w:r w:rsidRPr="00242BA0">
          <w:rPr>
            <w:i/>
          </w:rPr>
          <w:t>t</w:t>
        </w:r>
        <w:r>
          <w:t>).</w:t>
        </w:r>
      </w:ins>
    </w:p>
    <w:p w14:paraId="46F6294E" w14:textId="77777777" w:rsidR="004C02EF" w:rsidRPr="00E77497" w:rsidRDefault="004C02EF" w:rsidP="001F482D">
      <w:pPr>
        <w:pStyle w:val="Alg4"/>
        <w:numPr>
          <w:ilvl w:val="0"/>
          <w:numId w:val="266"/>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6C9B7970" w14:textId="77777777" w:rsidR="004C02EF" w:rsidRPr="00E77497" w:rsidRDefault="004C02EF" w:rsidP="001F482D">
      <w:pPr>
        <w:pStyle w:val="Alg4"/>
        <w:numPr>
          <w:ilvl w:val="0"/>
          <w:numId w:val="266"/>
        </w:numPr>
        <w:spacing w:after="220"/>
      </w:pPr>
      <w:r w:rsidRPr="00E77497">
        <w:t>Return msFromTime(LocalTime(</w:t>
      </w:r>
      <w:r w:rsidRPr="00E77497">
        <w:rPr>
          <w:i/>
        </w:rPr>
        <w:t>t</w:t>
      </w:r>
      <w:r w:rsidRPr="00E77497">
        <w:t>)).</w:t>
      </w:r>
      <w:bookmarkStart w:id="32526" w:name="_Toc393690571"/>
    </w:p>
    <w:p w14:paraId="238EB14E" w14:textId="77777777" w:rsidR="004C02EF" w:rsidRPr="00E77497" w:rsidRDefault="004C02EF" w:rsidP="004C02EF">
      <w:pPr>
        <w:pStyle w:val="40"/>
        <w:numPr>
          <w:ilvl w:val="0"/>
          <w:numId w:val="0"/>
        </w:numPr>
      </w:pPr>
      <w:r w:rsidRPr="00E77497">
        <w:t>15.9.5.25</w:t>
      </w:r>
      <w:r w:rsidRPr="00E77497">
        <w:tab/>
        <w:t>Date.prototype.getUTCMilliseconds</w:t>
      </w:r>
      <w:bookmarkEnd w:id="32526"/>
      <w:r w:rsidRPr="00E77497">
        <w:t xml:space="preserve"> ( )</w:t>
      </w:r>
    </w:p>
    <w:p w14:paraId="3434BB4D" w14:textId="77777777" w:rsidR="004C02EF" w:rsidRPr="00E77497" w:rsidRDefault="004C02EF" w:rsidP="001F482D">
      <w:pPr>
        <w:pStyle w:val="Alg4"/>
        <w:numPr>
          <w:ilvl w:val="0"/>
          <w:numId w:val="267"/>
        </w:numPr>
      </w:pPr>
      <w:r w:rsidRPr="00E77497">
        <w:t xml:space="preserve">Let </w:t>
      </w:r>
      <w:r w:rsidRPr="00E77497">
        <w:rPr>
          <w:i/>
        </w:rPr>
        <w:t>t</w:t>
      </w:r>
      <w:r w:rsidRPr="00E77497">
        <w:t xml:space="preserve"> be this time value.</w:t>
      </w:r>
    </w:p>
    <w:p w14:paraId="66025B20" w14:textId="77777777" w:rsidR="00242BA0" w:rsidRDefault="00242BA0" w:rsidP="00242BA0">
      <w:pPr>
        <w:pStyle w:val="M4"/>
        <w:numPr>
          <w:ilvl w:val="0"/>
          <w:numId w:val="267"/>
        </w:numPr>
        <w:spacing w:after="0"/>
        <w:rPr>
          <w:ins w:id="32527" w:author="Rev 8 Allen Wirfs-Brock" w:date="2012-05-11T15:20:00Z"/>
        </w:rPr>
      </w:pPr>
      <w:ins w:id="32528" w:author="Rev 8 Allen Wirfs-Brock" w:date="2012-05-11T15:20:00Z">
        <w:r>
          <w:t>ReturnIfAbrupt(</w:t>
        </w:r>
        <w:r w:rsidRPr="00242BA0">
          <w:rPr>
            <w:i/>
          </w:rPr>
          <w:t>t</w:t>
        </w:r>
        <w:r>
          <w:t>).</w:t>
        </w:r>
      </w:ins>
    </w:p>
    <w:p w14:paraId="036ED8E2" w14:textId="77777777" w:rsidR="004C02EF" w:rsidRPr="00E77497" w:rsidRDefault="004C02EF" w:rsidP="001F482D">
      <w:pPr>
        <w:pStyle w:val="Alg4"/>
        <w:numPr>
          <w:ilvl w:val="0"/>
          <w:numId w:val="267"/>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4E830C0D" w14:textId="77777777" w:rsidR="004C02EF" w:rsidRPr="00E77497" w:rsidRDefault="004C02EF" w:rsidP="001F482D">
      <w:pPr>
        <w:pStyle w:val="Alg4"/>
        <w:numPr>
          <w:ilvl w:val="0"/>
          <w:numId w:val="267"/>
        </w:numPr>
        <w:spacing w:after="220"/>
      </w:pPr>
      <w:r w:rsidRPr="00E77497">
        <w:t>Return msFromTime(</w:t>
      </w:r>
      <w:r w:rsidRPr="00E77497">
        <w:rPr>
          <w:i/>
        </w:rPr>
        <w:t>t</w:t>
      </w:r>
      <w:r w:rsidRPr="00E77497">
        <w:t>).</w:t>
      </w:r>
      <w:bookmarkStart w:id="32529" w:name="_Toc393690572"/>
    </w:p>
    <w:p w14:paraId="1472202C" w14:textId="77777777" w:rsidR="004C02EF" w:rsidRPr="00E77497" w:rsidRDefault="004C02EF" w:rsidP="004C02EF">
      <w:pPr>
        <w:pStyle w:val="40"/>
        <w:numPr>
          <w:ilvl w:val="0"/>
          <w:numId w:val="0"/>
        </w:numPr>
      </w:pPr>
      <w:r w:rsidRPr="00E77497">
        <w:t>15.9.5.26</w:t>
      </w:r>
      <w:r w:rsidRPr="00E77497">
        <w:tab/>
        <w:t>Date.prototype.getTimezoneOffset</w:t>
      </w:r>
      <w:bookmarkEnd w:id="32529"/>
      <w:r w:rsidRPr="00E77497">
        <w:t xml:space="preserve"> ( )</w:t>
      </w:r>
    </w:p>
    <w:p w14:paraId="7948FC77" w14:textId="77777777" w:rsidR="004C02EF" w:rsidRPr="00E77497" w:rsidRDefault="004C02EF" w:rsidP="004C02EF">
      <w:r w:rsidRPr="00E77497">
        <w:t>Returns the difference between local time and UTC time in minutes.</w:t>
      </w:r>
    </w:p>
    <w:p w14:paraId="000A6230" w14:textId="77777777" w:rsidR="004C02EF" w:rsidRPr="00E77497" w:rsidRDefault="004C02EF" w:rsidP="001F482D">
      <w:pPr>
        <w:pStyle w:val="Alg4"/>
        <w:numPr>
          <w:ilvl w:val="0"/>
          <w:numId w:val="268"/>
        </w:numPr>
      </w:pPr>
      <w:r w:rsidRPr="00E77497">
        <w:t xml:space="preserve">Let </w:t>
      </w:r>
      <w:r w:rsidRPr="00E77497">
        <w:rPr>
          <w:i/>
        </w:rPr>
        <w:t>t</w:t>
      </w:r>
      <w:r w:rsidRPr="00E77497">
        <w:t xml:space="preserve"> be this time value.</w:t>
      </w:r>
    </w:p>
    <w:p w14:paraId="29656FC8" w14:textId="77777777" w:rsidR="00242BA0" w:rsidRDefault="00242BA0" w:rsidP="00242BA0">
      <w:pPr>
        <w:pStyle w:val="M4"/>
        <w:numPr>
          <w:ilvl w:val="0"/>
          <w:numId w:val="268"/>
        </w:numPr>
        <w:spacing w:after="0"/>
        <w:rPr>
          <w:ins w:id="32530" w:author="Rev 8 Allen Wirfs-Brock" w:date="2012-05-11T15:20:00Z"/>
        </w:rPr>
      </w:pPr>
      <w:ins w:id="32531" w:author="Rev 8 Allen Wirfs-Brock" w:date="2012-05-11T15:20:00Z">
        <w:r>
          <w:t>ReturnIfAbrupt(</w:t>
        </w:r>
        <w:r w:rsidRPr="00242BA0">
          <w:rPr>
            <w:i/>
          </w:rPr>
          <w:t>t</w:t>
        </w:r>
        <w:r>
          <w:t>).</w:t>
        </w:r>
      </w:ins>
    </w:p>
    <w:p w14:paraId="337E02CE" w14:textId="77777777" w:rsidR="004C02EF" w:rsidRPr="00E77497" w:rsidRDefault="004C02EF" w:rsidP="001F482D">
      <w:pPr>
        <w:pStyle w:val="Alg4"/>
        <w:numPr>
          <w:ilvl w:val="0"/>
          <w:numId w:val="268"/>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043E7454" w14:textId="77777777" w:rsidR="004C02EF" w:rsidRPr="006B6D0A" w:rsidRDefault="004C02EF" w:rsidP="001F482D">
      <w:pPr>
        <w:pStyle w:val="Alg4"/>
        <w:numPr>
          <w:ilvl w:val="0"/>
          <w:numId w:val="268"/>
        </w:numPr>
        <w:spacing w:after="220"/>
      </w:pPr>
      <w:r w:rsidRPr="00E77497">
        <w:t>Return (</w:t>
      </w:r>
      <w:r w:rsidRPr="00E77497">
        <w:rPr>
          <w:i/>
        </w:rPr>
        <w:t>t</w:t>
      </w:r>
      <w:r w:rsidRPr="00E77497">
        <w:t xml:space="preserve"> </w:t>
      </w:r>
      <w:r w:rsidRPr="006B6D0A">
        <w:sym w:font="Symbol" w:char="F02D"/>
      </w:r>
      <w:r w:rsidRPr="006B6D0A">
        <w:t xml:space="preserve"> LocalTime(</w:t>
      </w:r>
      <w:r w:rsidRPr="006B6D0A">
        <w:rPr>
          <w:i/>
        </w:rPr>
        <w:t>t</w:t>
      </w:r>
      <w:r w:rsidRPr="006B6D0A">
        <w:t>)) / msPerMinute.</w:t>
      </w:r>
      <w:bookmarkStart w:id="32532" w:name="_Toc393690573"/>
    </w:p>
    <w:p w14:paraId="6B0165AC" w14:textId="77777777" w:rsidR="004C02EF" w:rsidRPr="00E65A34" w:rsidRDefault="004C02EF" w:rsidP="004C02EF">
      <w:pPr>
        <w:pStyle w:val="40"/>
        <w:numPr>
          <w:ilvl w:val="0"/>
          <w:numId w:val="0"/>
        </w:numPr>
      </w:pPr>
      <w:bookmarkStart w:id="32533" w:name="_Hlt455975912"/>
      <w:bookmarkStart w:id="32534" w:name="_Ref455972372"/>
      <w:bookmarkEnd w:id="32533"/>
      <w:r w:rsidRPr="00E65A34">
        <w:t>15.9.5.27</w:t>
      </w:r>
      <w:r w:rsidRPr="00E65A34">
        <w:tab/>
        <w:t>Date.prototype.setTime (time</w:t>
      </w:r>
      <w:bookmarkEnd w:id="32532"/>
      <w:r w:rsidRPr="00E65A34">
        <w:t>)</w:t>
      </w:r>
      <w:bookmarkEnd w:id="32534"/>
    </w:p>
    <w:p w14:paraId="2FA6694D" w14:textId="77777777" w:rsidR="004C02EF" w:rsidRPr="00B820AB" w:rsidRDefault="004C02EF" w:rsidP="001F482D">
      <w:pPr>
        <w:pStyle w:val="Alg4"/>
        <w:numPr>
          <w:ilvl w:val="0"/>
          <w:numId w:val="269"/>
        </w:numPr>
      </w:pPr>
      <w:r w:rsidRPr="00546435">
        <w:t xml:space="preserve">Let </w:t>
      </w:r>
      <w:r w:rsidRPr="00A67AF2">
        <w:rPr>
          <w:i/>
        </w:rPr>
        <w:t>v</w:t>
      </w:r>
      <w:r w:rsidRPr="00A67AF2">
        <w:t xml:space="preserve"> be TimeClip(ToNumber(</w:t>
      </w:r>
      <w:r w:rsidRPr="00A67AF2">
        <w:rPr>
          <w:i/>
        </w:rPr>
        <w:t>time</w:t>
      </w:r>
      <w:r w:rsidRPr="00B820AB">
        <w:t>)).</w:t>
      </w:r>
    </w:p>
    <w:p w14:paraId="1E228584" w14:textId="77777777" w:rsidR="00242BA0" w:rsidRDefault="00242BA0" w:rsidP="00242BA0">
      <w:pPr>
        <w:pStyle w:val="M4"/>
        <w:numPr>
          <w:ilvl w:val="0"/>
          <w:numId w:val="269"/>
        </w:numPr>
        <w:spacing w:after="0"/>
        <w:rPr>
          <w:ins w:id="32535" w:author="Rev 8 Allen Wirfs-Brock" w:date="2012-05-11T15:21:00Z"/>
        </w:rPr>
      </w:pPr>
      <w:ins w:id="32536" w:author="Rev 8 Allen Wirfs-Brock" w:date="2012-05-11T15:21:00Z">
        <w:r>
          <w:t>ReturnIfAbrupt(</w:t>
        </w:r>
        <w:r>
          <w:rPr>
            <w:i/>
          </w:rPr>
          <w:t>v</w:t>
        </w:r>
        <w:r>
          <w:t>).</w:t>
        </w:r>
      </w:ins>
    </w:p>
    <w:p w14:paraId="2D68EAED" w14:textId="77777777" w:rsidR="004C02EF" w:rsidRPr="00E77497" w:rsidRDefault="004C02EF" w:rsidP="001F482D">
      <w:pPr>
        <w:pStyle w:val="Alg4"/>
        <w:numPr>
          <w:ilvl w:val="0"/>
          <w:numId w:val="269"/>
        </w:numPr>
      </w:pPr>
      <w:r w:rsidRPr="00675B74">
        <w:t xml:space="preserve">Set the [[PrimitiveValue]] internal property of this Date object to </w:t>
      </w:r>
      <w:r w:rsidRPr="00E77497">
        <w:rPr>
          <w:i/>
        </w:rPr>
        <w:t>v</w:t>
      </w:r>
      <w:r w:rsidRPr="00E77497">
        <w:t>.</w:t>
      </w:r>
    </w:p>
    <w:p w14:paraId="2D095500" w14:textId="77777777" w:rsidR="004C02EF" w:rsidRPr="00E77497" w:rsidRDefault="004C02EF" w:rsidP="001F482D">
      <w:pPr>
        <w:pStyle w:val="Alg4"/>
        <w:numPr>
          <w:ilvl w:val="0"/>
          <w:numId w:val="269"/>
        </w:numPr>
        <w:spacing w:after="220"/>
      </w:pPr>
      <w:r w:rsidRPr="00E77497">
        <w:t xml:space="preserve">Return </w:t>
      </w:r>
      <w:r w:rsidRPr="00E77497">
        <w:rPr>
          <w:i/>
        </w:rPr>
        <w:t>v</w:t>
      </w:r>
      <w:r w:rsidRPr="00E77497">
        <w:t>.</w:t>
      </w:r>
      <w:bookmarkStart w:id="32537" w:name="_Toc393690574"/>
    </w:p>
    <w:p w14:paraId="5A0E9EBD" w14:textId="77777777" w:rsidR="004C02EF" w:rsidRPr="00E77497" w:rsidRDefault="004C02EF" w:rsidP="004C02EF">
      <w:pPr>
        <w:pStyle w:val="40"/>
        <w:numPr>
          <w:ilvl w:val="0"/>
          <w:numId w:val="0"/>
        </w:numPr>
      </w:pPr>
      <w:r w:rsidRPr="00E77497">
        <w:t>15.9.5.28</w:t>
      </w:r>
      <w:r w:rsidRPr="00E77497">
        <w:tab/>
        <w:t>Date.prototype.setMilliseconds (ms</w:t>
      </w:r>
      <w:bookmarkEnd w:id="32537"/>
      <w:r w:rsidRPr="00E77497">
        <w:t>)</w:t>
      </w:r>
    </w:p>
    <w:p w14:paraId="7DECAC45" w14:textId="77777777" w:rsidR="004C02EF" w:rsidRPr="00E77497" w:rsidRDefault="004C02EF" w:rsidP="001F482D">
      <w:pPr>
        <w:pStyle w:val="Alg4"/>
        <w:numPr>
          <w:ilvl w:val="0"/>
          <w:numId w:val="270"/>
        </w:numPr>
      </w:pPr>
      <w:r w:rsidRPr="00E77497">
        <w:t xml:space="preserve">Let </w:t>
      </w:r>
      <w:r w:rsidRPr="00E77497">
        <w:rPr>
          <w:i/>
        </w:rPr>
        <w:t>t</w:t>
      </w:r>
      <w:r w:rsidRPr="00E77497">
        <w:t xml:space="preserve"> be the result of LocalTime(this time value).</w:t>
      </w:r>
    </w:p>
    <w:p w14:paraId="7B99DDAE" w14:textId="77777777" w:rsidR="004C02EF" w:rsidRPr="00E77497" w:rsidRDefault="004C02EF" w:rsidP="001F482D">
      <w:pPr>
        <w:pStyle w:val="Alg4"/>
        <w:numPr>
          <w:ilvl w:val="0"/>
          <w:numId w:val="270"/>
        </w:numPr>
      </w:pPr>
      <w:r w:rsidRPr="00E77497">
        <w:t xml:space="preserve">Let </w:t>
      </w:r>
      <w:r w:rsidRPr="00E77497">
        <w:rPr>
          <w:i/>
        </w:rPr>
        <w:t>time</w:t>
      </w:r>
      <w:r w:rsidRPr="00E77497">
        <w:t xml:space="preserve"> be MakeTime(HourFromTime(</w:t>
      </w:r>
      <w:r w:rsidRPr="00E77497">
        <w:rPr>
          <w:i/>
        </w:rPr>
        <w:t>t</w:t>
      </w:r>
      <w:r w:rsidRPr="00E77497">
        <w:t>), MinFromTime(</w:t>
      </w:r>
      <w:r w:rsidRPr="00E77497">
        <w:rPr>
          <w:i/>
        </w:rPr>
        <w:t>t</w:t>
      </w:r>
      <w:r w:rsidRPr="00E77497">
        <w:t>), SecFromTime(</w:t>
      </w:r>
      <w:r w:rsidRPr="00E77497">
        <w:rPr>
          <w:i/>
        </w:rPr>
        <w:t>t</w:t>
      </w:r>
      <w:r w:rsidRPr="00E77497">
        <w:t>), ToNumber(</w:t>
      </w:r>
      <w:r w:rsidRPr="00E77497">
        <w:rPr>
          <w:i/>
        </w:rPr>
        <w:t>ms</w:t>
      </w:r>
      <w:r w:rsidRPr="00E77497">
        <w:t>)).</w:t>
      </w:r>
    </w:p>
    <w:p w14:paraId="58DA5DE9" w14:textId="77777777" w:rsidR="004C02EF" w:rsidRPr="00E77497" w:rsidRDefault="004C02EF" w:rsidP="001F482D">
      <w:pPr>
        <w:pStyle w:val="Alg4"/>
        <w:numPr>
          <w:ilvl w:val="0"/>
          <w:numId w:val="270"/>
        </w:numPr>
      </w:pPr>
      <w:r w:rsidRPr="00E77497">
        <w:t xml:space="preserve">Let </w:t>
      </w:r>
      <w:r w:rsidRPr="00E77497">
        <w:rPr>
          <w:i/>
        </w:rPr>
        <w:t>u</w:t>
      </w:r>
      <w:r w:rsidRPr="00E77497">
        <w:t xml:space="preserve"> be TimeClip(UTC(MakeDate(Day(</w:t>
      </w:r>
      <w:r w:rsidRPr="00E77497">
        <w:rPr>
          <w:i/>
        </w:rPr>
        <w:t>t</w:t>
      </w:r>
      <w:r w:rsidRPr="00E77497">
        <w:t xml:space="preserve">), </w:t>
      </w:r>
      <w:r w:rsidRPr="00E77497">
        <w:rPr>
          <w:i/>
        </w:rPr>
        <w:t>time</w:t>
      </w:r>
      <w:r w:rsidRPr="00E77497">
        <w:t>))).</w:t>
      </w:r>
    </w:p>
    <w:p w14:paraId="4C519DAB" w14:textId="77777777" w:rsidR="004C02EF" w:rsidRPr="00E77497" w:rsidRDefault="004C02EF" w:rsidP="001F482D">
      <w:pPr>
        <w:pStyle w:val="Alg4"/>
        <w:numPr>
          <w:ilvl w:val="0"/>
          <w:numId w:val="270"/>
        </w:numPr>
      </w:pPr>
      <w:r w:rsidRPr="00E77497">
        <w:t xml:space="preserve">Set the [[PrimitiveValue]] internal property of this Date object to </w:t>
      </w:r>
      <w:r w:rsidRPr="00E77497">
        <w:rPr>
          <w:i/>
        </w:rPr>
        <w:t>u</w:t>
      </w:r>
      <w:r w:rsidRPr="00E77497">
        <w:t>.</w:t>
      </w:r>
    </w:p>
    <w:p w14:paraId="721A83C8" w14:textId="77777777" w:rsidR="004C02EF" w:rsidRPr="00E77497" w:rsidRDefault="004C02EF" w:rsidP="001F482D">
      <w:pPr>
        <w:pStyle w:val="Alg4"/>
        <w:numPr>
          <w:ilvl w:val="0"/>
          <w:numId w:val="270"/>
        </w:numPr>
        <w:spacing w:after="220"/>
      </w:pPr>
      <w:r w:rsidRPr="00E77497">
        <w:t xml:space="preserve">Return </w:t>
      </w:r>
      <w:r w:rsidRPr="00E77497">
        <w:rPr>
          <w:i/>
        </w:rPr>
        <w:t>u</w:t>
      </w:r>
      <w:r w:rsidRPr="00E77497">
        <w:t>.</w:t>
      </w:r>
      <w:bookmarkStart w:id="32538" w:name="_Toc393690575"/>
    </w:p>
    <w:p w14:paraId="7E3E879D" w14:textId="77777777" w:rsidR="004C02EF" w:rsidRPr="00E77497" w:rsidRDefault="004C02EF" w:rsidP="004C02EF">
      <w:pPr>
        <w:pStyle w:val="40"/>
        <w:numPr>
          <w:ilvl w:val="0"/>
          <w:numId w:val="0"/>
        </w:numPr>
      </w:pPr>
      <w:r w:rsidRPr="00E77497">
        <w:t>15.9.5.29</w:t>
      </w:r>
      <w:r w:rsidRPr="00E77497">
        <w:tab/>
        <w:t>Date.prototype.setUTCMilliseconds (ms</w:t>
      </w:r>
      <w:bookmarkEnd w:id="32538"/>
      <w:r w:rsidRPr="00E77497">
        <w:t>)</w:t>
      </w:r>
    </w:p>
    <w:p w14:paraId="3FE58AE5" w14:textId="77777777" w:rsidR="004C02EF" w:rsidRPr="00E77497" w:rsidRDefault="004C02EF" w:rsidP="001F482D">
      <w:pPr>
        <w:pStyle w:val="Alg4"/>
        <w:numPr>
          <w:ilvl w:val="0"/>
          <w:numId w:val="271"/>
        </w:numPr>
      </w:pPr>
      <w:r w:rsidRPr="00E77497">
        <w:t xml:space="preserve">Let </w:t>
      </w:r>
      <w:r w:rsidRPr="00E77497">
        <w:rPr>
          <w:i/>
        </w:rPr>
        <w:t>t</w:t>
      </w:r>
      <w:r w:rsidRPr="00E77497">
        <w:t xml:space="preserve"> be this time value.</w:t>
      </w:r>
    </w:p>
    <w:p w14:paraId="640E4C94" w14:textId="77777777" w:rsidR="00242BA0" w:rsidRDefault="00242BA0" w:rsidP="00242BA0">
      <w:pPr>
        <w:pStyle w:val="M4"/>
        <w:numPr>
          <w:ilvl w:val="0"/>
          <w:numId w:val="271"/>
        </w:numPr>
        <w:spacing w:after="0"/>
        <w:rPr>
          <w:ins w:id="32539" w:author="Rev 8 Allen Wirfs-Brock" w:date="2012-05-11T15:21:00Z"/>
        </w:rPr>
      </w:pPr>
      <w:ins w:id="32540" w:author="Rev 8 Allen Wirfs-Brock" w:date="2012-05-11T15:21:00Z">
        <w:r>
          <w:t>ReturnIfAbrupt(</w:t>
        </w:r>
        <w:r w:rsidRPr="00242BA0">
          <w:rPr>
            <w:i/>
          </w:rPr>
          <w:t>t</w:t>
        </w:r>
        <w:r>
          <w:t>).</w:t>
        </w:r>
      </w:ins>
    </w:p>
    <w:p w14:paraId="139CBE5B" w14:textId="77777777" w:rsidR="004C02EF" w:rsidRPr="00E77497" w:rsidRDefault="004C02EF" w:rsidP="001F482D">
      <w:pPr>
        <w:pStyle w:val="Alg4"/>
        <w:numPr>
          <w:ilvl w:val="0"/>
          <w:numId w:val="271"/>
        </w:numPr>
      </w:pPr>
      <w:r w:rsidRPr="00E77497">
        <w:t xml:space="preserve">Let </w:t>
      </w:r>
      <w:r w:rsidRPr="00E77497">
        <w:rPr>
          <w:i/>
        </w:rPr>
        <w:t>time</w:t>
      </w:r>
      <w:r w:rsidRPr="00E77497">
        <w:t xml:space="preserve"> be MakeTime(HourFromTime(</w:t>
      </w:r>
      <w:r w:rsidRPr="00E77497">
        <w:rPr>
          <w:i/>
        </w:rPr>
        <w:t>t</w:t>
      </w:r>
      <w:r w:rsidRPr="00E77497">
        <w:t>), MinFromTime(</w:t>
      </w:r>
      <w:r w:rsidRPr="00E77497">
        <w:rPr>
          <w:i/>
        </w:rPr>
        <w:t>t</w:t>
      </w:r>
      <w:r w:rsidRPr="00E77497">
        <w:t>), SecFromTime(</w:t>
      </w:r>
      <w:r w:rsidRPr="00E77497">
        <w:rPr>
          <w:i/>
        </w:rPr>
        <w:t>t</w:t>
      </w:r>
      <w:r w:rsidRPr="00E77497">
        <w:t>), ToNumber(</w:t>
      </w:r>
      <w:r w:rsidRPr="00E77497">
        <w:rPr>
          <w:i/>
        </w:rPr>
        <w:t>ms</w:t>
      </w:r>
      <w:r w:rsidRPr="00E77497">
        <w:t>)).</w:t>
      </w:r>
    </w:p>
    <w:p w14:paraId="7F3F74CF" w14:textId="77777777" w:rsidR="004C02EF" w:rsidRPr="00E77497" w:rsidRDefault="004C02EF" w:rsidP="001F482D">
      <w:pPr>
        <w:pStyle w:val="Alg4"/>
        <w:numPr>
          <w:ilvl w:val="0"/>
          <w:numId w:val="271"/>
        </w:numPr>
      </w:pPr>
      <w:r w:rsidRPr="00E77497">
        <w:t xml:space="preserve">Let </w:t>
      </w:r>
      <w:r w:rsidRPr="00E77497">
        <w:rPr>
          <w:i/>
        </w:rPr>
        <w:t>v</w:t>
      </w:r>
      <w:r w:rsidRPr="00E77497">
        <w:t xml:space="preserve"> be TimeClip(MakeDate(Day(</w:t>
      </w:r>
      <w:r w:rsidRPr="00E77497">
        <w:rPr>
          <w:i/>
        </w:rPr>
        <w:t>t</w:t>
      </w:r>
      <w:r w:rsidRPr="00E77497">
        <w:t xml:space="preserve">), </w:t>
      </w:r>
      <w:r w:rsidRPr="00E77497">
        <w:rPr>
          <w:i/>
        </w:rPr>
        <w:t>time</w:t>
      </w:r>
      <w:r w:rsidRPr="00E77497">
        <w:t>)).</w:t>
      </w:r>
    </w:p>
    <w:p w14:paraId="40711B8A" w14:textId="77777777" w:rsidR="004C02EF" w:rsidRPr="00E77497" w:rsidRDefault="004C02EF" w:rsidP="001F482D">
      <w:pPr>
        <w:pStyle w:val="Alg4"/>
        <w:numPr>
          <w:ilvl w:val="0"/>
          <w:numId w:val="271"/>
        </w:numPr>
      </w:pPr>
      <w:r w:rsidRPr="00E77497">
        <w:t xml:space="preserve">Set the [[PrimitiveValue]] internal property of this Date object to </w:t>
      </w:r>
      <w:r w:rsidRPr="00E77497">
        <w:rPr>
          <w:i/>
        </w:rPr>
        <w:t>v</w:t>
      </w:r>
      <w:r w:rsidRPr="00E77497">
        <w:t>.</w:t>
      </w:r>
    </w:p>
    <w:p w14:paraId="4E3A5E2A" w14:textId="77777777" w:rsidR="004C02EF" w:rsidRPr="00E77497" w:rsidRDefault="004C02EF" w:rsidP="001F482D">
      <w:pPr>
        <w:pStyle w:val="Alg4"/>
        <w:numPr>
          <w:ilvl w:val="0"/>
          <w:numId w:val="271"/>
        </w:numPr>
        <w:spacing w:after="220"/>
      </w:pPr>
      <w:r w:rsidRPr="00E77497">
        <w:t xml:space="preserve">Return </w:t>
      </w:r>
      <w:r w:rsidRPr="00E77497">
        <w:rPr>
          <w:i/>
        </w:rPr>
        <w:t>v</w:t>
      </w:r>
      <w:r w:rsidRPr="00E77497">
        <w:t>.</w:t>
      </w:r>
      <w:bookmarkStart w:id="32541" w:name="_Toc393690576"/>
    </w:p>
    <w:p w14:paraId="303B53B7" w14:textId="77777777" w:rsidR="004C02EF" w:rsidRPr="00E77497" w:rsidRDefault="004C02EF" w:rsidP="004C02EF">
      <w:pPr>
        <w:pStyle w:val="40"/>
        <w:numPr>
          <w:ilvl w:val="0"/>
          <w:numId w:val="0"/>
        </w:numPr>
      </w:pPr>
      <w:bookmarkStart w:id="32542" w:name="_Ref457709556"/>
      <w:r w:rsidRPr="00E77497">
        <w:t>15.9.5.30</w:t>
      </w:r>
      <w:r w:rsidRPr="00E77497">
        <w:tab/>
        <w:t xml:space="preserve">Date.prototype.setSeconds (sec [, ms ] </w:t>
      </w:r>
      <w:bookmarkEnd w:id="32541"/>
      <w:r w:rsidRPr="00E77497">
        <w:t>)</w:t>
      </w:r>
      <w:bookmarkEnd w:id="32542"/>
    </w:p>
    <w:p w14:paraId="6F0760E1" w14:textId="77777777" w:rsidR="004C02EF" w:rsidRPr="00E77497" w:rsidRDefault="004C02EF" w:rsidP="004C02EF">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14:paraId="091C89EF" w14:textId="77777777" w:rsidR="004C02EF" w:rsidRPr="00E77497" w:rsidRDefault="004C02EF" w:rsidP="001F482D">
      <w:pPr>
        <w:pStyle w:val="Alg4"/>
        <w:numPr>
          <w:ilvl w:val="0"/>
          <w:numId w:val="272"/>
        </w:numPr>
      </w:pPr>
      <w:r w:rsidRPr="00E77497">
        <w:t xml:space="preserve">Let </w:t>
      </w:r>
      <w:r w:rsidRPr="00E77497">
        <w:rPr>
          <w:i/>
        </w:rPr>
        <w:t>t</w:t>
      </w:r>
      <w:r w:rsidRPr="00E77497">
        <w:t xml:space="preserve"> be the result of LocalTime(this time value).</w:t>
      </w:r>
    </w:p>
    <w:p w14:paraId="26E44269" w14:textId="77777777" w:rsidR="004C02EF" w:rsidRPr="00E77497" w:rsidRDefault="004C02EF" w:rsidP="001F482D">
      <w:pPr>
        <w:pStyle w:val="Alg4"/>
        <w:numPr>
          <w:ilvl w:val="0"/>
          <w:numId w:val="272"/>
        </w:numPr>
      </w:pPr>
      <w:r w:rsidRPr="00E77497">
        <w:t xml:space="preserve">Let </w:t>
      </w:r>
      <w:r w:rsidRPr="00E77497">
        <w:rPr>
          <w:i/>
        </w:rPr>
        <w:t>s</w:t>
      </w:r>
      <w:r w:rsidRPr="00E77497">
        <w:t xml:space="preserve"> be ToNumber(</w:t>
      </w:r>
      <w:r w:rsidRPr="00E77497">
        <w:rPr>
          <w:i/>
        </w:rPr>
        <w:t>sec</w:t>
      </w:r>
      <w:r w:rsidRPr="00E77497">
        <w:t>).</w:t>
      </w:r>
    </w:p>
    <w:p w14:paraId="1DD46C8B" w14:textId="77777777" w:rsidR="004C02EF" w:rsidRPr="00E77497" w:rsidRDefault="004C02EF" w:rsidP="001F482D">
      <w:pPr>
        <w:pStyle w:val="Alg4"/>
        <w:numPr>
          <w:ilvl w:val="0"/>
          <w:numId w:val="272"/>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7954E563" w14:textId="77777777" w:rsidR="004C02EF" w:rsidRPr="00E77497" w:rsidRDefault="004C02EF" w:rsidP="001F482D">
      <w:pPr>
        <w:pStyle w:val="Alg4"/>
        <w:numPr>
          <w:ilvl w:val="0"/>
          <w:numId w:val="272"/>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MinFromTime(</w:t>
      </w:r>
      <w:r w:rsidRPr="00E77497">
        <w:rPr>
          <w:i/>
        </w:rPr>
        <w:t>t</w:t>
      </w:r>
      <w:r w:rsidRPr="00E77497">
        <w:t xml:space="preserve">), </w:t>
      </w:r>
      <w:r w:rsidRPr="00E77497">
        <w:rPr>
          <w:i/>
        </w:rPr>
        <w:t>s</w:t>
      </w:r>
      <w:r w:rsidRPr="00E77497">
        <w:t xml:space="preserve">, </w:t>
      </w:r>
      <w:r w:rsidRPr="00E77497">
        <w:rPr>
          <w:i/>
        </w:rPr>
        <w:t>milli</w:t>
      </w:r>
      <w:r w:rsidRPr="00E77497">
        <w:t>)).</w:t>
      </w:r>
    </w:p>
    <w:p w14:paraId="48F0FF73" w14:textId="77777777" w:rsidR="004C02EF" w:rsidRPr="00E77497" w:rsidRDefault="004C02EF" w:rsidP="001F482D">
      <w:pPr>
        <w:pStyle w:val="Alg4"/>
        <w:numPr>
          <w:ilvl w:val="0"/>
          <w:numId w:val="272"/>
        </w:numPr>
      </w:pPr>
      <w:r w:rsidRPr="00E77497">
        <w:t xml:space="preserve">Let </w:t>
      </w:r>
      <w:r w:rsidRPr="00E77497">
        <w:rPr>
          <w:i/>
        </w:rPr>
        <w:t>u</w:t>
      </w:r>
      <w:r w:rsidRPr="00E77497">
        <w:t xml:space="preserve"> be TimeClip(UTC(</w:t>
      </w:r>
      <w:r w:rsidRPr="00E77497">
        <w:rPr>
          <w:i/>
        </w:rPr>
        <w:t>date</w:t>
      </w:r>
      <w:r w:rsidRPr="00E77497">
        <w:t>)).</w:t>
      </w:r>
    </w:p>
    <w:p w14:paraId="6084BB9D" w14:textId="77777777" w:rsidR="004C02EF" w:rsidRPr="00E77497" w:rsidRDefault="004C02EF" w:rsidP="001F482D">
      <w:pPr>
        <w:pStyle w:val="Alg4"/>
        <w:numPr>
          <w:ilvl w:val="0"/>
          <w:numId w:val="272"/>
        </w:numPr>
      </w:pPr>
      <w:r w:rsidRPr="00E77497">
        <w:t xml:space="preserve">Set the [[PrimitiveValue]] internal property of this Date object to </w:t>
      </w:r>
      <w:r w:rsidRPr="00E77497">
        <w:rPr>
          <w:i/>
        </w:rPr>
        <w:t>u</w:t>
      </w:r>
      <w:r w:rsidRPr="00E77497">
        <w:t>.</w:t>
      </w:r>
    </w:p>
    <w:p w14:paraId="5F1E51E5" w14:textId="77777777" w:rsidR="004C02EF" w:rsidRPr="00E77497" w:rsidRDefault="004C02EF" w:rsidP="001F482D">
      <w:pPr>
        <w:pStyle w:val="Alg4"/>
        <w:numPr>
          <w:ilvl w:val="0"/>
          <w:numId w:val="272"/>
        </w:numPr>
        <w:spacing w:after="220"/>
      </w:pPr>
      <w:r w:rsidRPr="00E77497">
        <w:t xml:space="preserve">Return </w:t>
      </w:r>
      <w:r w:rsidRPr="00E77497">
        <w:rPr>
          <w:i/>
        </w:rPr>
        <w:t>u</w:t>
      </w:r>
      <w:r w:rsidRPr="00E77497">
        <w:t>.</w:t>
      </w:r>
      <w:bookmarkStart w:id="32543" w:name="_Toc393690577"/>
    </w:p>
    <w:p w14:paraId="2938B28F"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setSeconds</w:t>
      </w:r>
      <w:r w:rsidRPr="00E77497">
        <w:t xml:space="preserve"> method is </w:t>
      </w:r>
      <w:r w:rsidRPr="00E77497">
        <w:rPr>
          <w:b/>
        </w:rPr>
        <w:t>2</w:t>
      </w:r>
      <w:r w:rsidRPr="00E77497">
        <w:t>.</w:t>
      </w:r>
    </w:p>
    <w:p w14:paraId="7F26CECB" w14:textId="77777777" w:rsidR="004C02EF" w:rsidRPr="00E77497" w:rsidRDefault="004C02EF" w:rsidP="004C02EF">
      <w:pPr>
        <w:pStyle w:val="40"/>
        <w:numPr>
          <w:ilvl w:val="0"/>
          <w:numId w:val="0"/>
        </w:numPr>
      </w:pPr>
      <w:bookmarkStart w:id="32544" w:name="_Ref457709563"/>
      <w:r w:rsidRPr="00E77497">
        <w:t>15.9.5.31</w:t>
      </w:r>
      <w:r w:rsidRPr="00E77497">
        <w:tab/>
        <w:t xml:space="preserve">Date.prototype.setUTCSeconds (sec [, ms ] </w:t>
      </w:r>
      <w:bookmarkEnd w:id="32543"/>
      <w:r w:rsidRPr="00E77497">
        <w:t>)</w:t>
      </w:r>
      <w:bookmarkEnd w:id="32544"/>
    </w:p>
    <w:p w14:paraId="0ED84074" w14:textId="77777777" w:rsidR="004C02EF" w:rsidRPr="00E77497" w:rsidRDefault="004C02EF" w:rsidP="004C02EF">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getUTCMilliseconds()</w:t>
      </w:r>
      <w:r w:rsidRPr="00E77497">
        <w:t>.</w:t>
      </w:r>
    </w:p>
    <w:p w14:paraId="192D5B9D" w14:textId="77777777" w:rsidR="004C02EF" w:rsidRPr="00E77497" w:rsidRDefault="004C02EF" w:rsidP="001F482D">
      <w:pPr>
        <w:pStyle w:val="Alg4"/>
        <w:numPr>
          <w:ilvl w:val="0"/>
          <w:numId w:val="273"/>
        </w:numPr>
      </w:pPr>
      <w:r w:rsidRPr="00E77497">
        <w:t xml:space="preserve">Let </w:t>
      </w:r>
      <w:r w:rsidRPr="00E77497">
        <w:rPr>
          <w:i/>
        </w:rPr>
        <w:t>t</w:t>
      </w:r>
      <w:r w:rsidRPr="00E77497">
        <w:t xml:space="preserve"> be this time value.</w:t>
      </w:r>
    </w:p>
    <w:p w14:paraId="7C2055B9" w14:textId="77777777" w:rsidR="00242BA0" w:rsidRDefault="00242BA0" w:rsidP="00242BA0">
      <w:pPr>
        <w:pStyle w:val="M4"/>
        <w:numPr>
          <w:ilvl w:val="0"/>
          <w:numId w:val="273"/>
        </w:numPr>
        <w:spacing w:after="0"/>
        <w:rPr>
          <w:ins w:id="32545" w:author="Rev 8 Allen Wirfs-Brock" w:date="2012-05-11T15:21:00Z"/>
        </w:rPr>
      </w:pPr>
      <w:ins w:id="32546" w:author="Rev 8 Allen Wirfs-Brock" w:date="2012-05-11T15:21:00Z">
        <w:r>
          <w:t>ReturnIfAbrupt(</w:t>
        </w:r>
        <w:r w:rsidRPr="00242BA0">
          <w:rPr>
            <w:i/>
          </w:rPr>
          <w:t>t</w:t>
        </w:r>
        <w:r>
          <w:t>).</w:t>
        </w:r>
      </w:ins>
    </w:p>
    <w:p w14:paraId="7F85832E" w14:textId="77777777" w:rsidR="004C02EF" w:rsidRPr="00E77497" w:rsidRDefault="004C02EF" w:rsidP="001F482D">
      <w:pPr>
        <w:pStyle w:val="Alg4"/>
        <w:numPr>
          <w:ilvl w:val="0"/>
          <w:numId w:val="273"/>
        </w:numPr>
      </w:pPr>
      <w:r w:rsidRPr="00E77497">
        <w:t xml:space="preserve">Let </w:t>
      </w:r>
      <w:r w:rsidRPr="00E77497">
        <w:rPr>
          <w:i/>
        </w:rPr>
        <w:t>s</w:t>
      </w:r>
      <w:r w:rsidRPr="00E77497">
        <w:t xml:space="preserve"> be ToNumber(</w:t>
      </w:r>
      <w:r w:rsidRPr="00E77497">
        <w:rPr>
          <w:i/>
        </w:rPr>
        <w:t>sec</w:t>
      </w:r>
      <w:r w:rsidRPr="00E77497">
        <w:t>).</w:t>
      </w:r>
    </w:p>
    <w:p w14:paraId="400667FC" w14:textId="77777777" w:rsidR="004C02EF" w:rsidRPr="00E77497" w:rsidRDefault="004C02EF" w:rsidP="001F482D">
      <w:pPr>
        <w:pStyle w:val="Alg4"/>
        <w:numPr>
          <w:ilvl w:val="0"/>
          <w:numId w:val="273"/>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50CFF428" w14:textId="77777777" w:rsidR="004C02EF" w:rsidRPr="00E77497" w:rsidRDefault="004C02EF" w:rsidP="001F482D">
      <w:pPr>
        <w:pStyle w:val="Alg4"/>
        <w:numPr>
          <w:ilvl w:val="0"/>
          <w:numId w:val="273"/>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MinFromTime(</w:t>
      </w:r>
      <w:r w:rsidRPr="00E77497">
        <w:rPr>
          <w:i/>
        </w:rPr>
        <w:t>t</w:t>
      </w:r>
      <w:r w:rsidRPr="00E77497">
        <w:t xml:space="preserve">), </w:t>
      </w:r>
      <w:r w:rsidRPr="00E77497">
        <w:rPr>
          <w:i/>
        </w:rPr>
        <w:t>s</w:t>
      </w:r>
      <w:r w:rsidRPr="00E77497">
        <w:t xml:space="preserve">, </w:t>
      </w:r>
      <w:r w:rsidRPr="00E77497">
        <w:rPr>
          <w:i/>
        </w:rPr>
        <w:t>milli</w:t>
      </w:r>
      <w:r w:rsidRPr="00E77497">
        <w:t>)).</w:t>
      </w:r>
    </w:p>
    <w:p w14:paraId="54D6728E" w14:textId="77777777" w:rsidR="004C02EF" w:rsidRPr="00E77497" w:rsidRDefault="004C02EF" w:rsidP="001F482D">
      <w:pPr>
        <w:pStyle w:val="Alg4"/>
        <w:numPr>
          <w:ilvl w:val="0"/>
          <w:numId w:val="273"/>
        </w:numPr>
      </w:pPr>
      <w:r w:rsidRPr="00E77497">
        <w:t xml:space="preserve">Let </w:t>
      </w:r>
      <w:r w:rsidRPr="00E77497">
        <w:rPr>
          <w:i/>
        </w:rPr>
        <w:t>v</w:t>
      </w:r>
      <w:r w:rsidRPr="00E77497">
        <w:t xml:space="preserve"> be TimeClip(</w:t>
      </w:r>
      <w:r w:rsidRPr="00E77497">
        <w:rPr>
          <w:i/>
        </w:rPr>
        <w:t>date</w:t>
      </w:r>
      <w:r w:rsidRPr="00E77497">
        <w:t>).</w:t>
      </w:r>
    </w:p>
    <w:p w14:paraId="41F58B20" w14:textId="77777777" w:rsidR="004C02EF" w:rsidRPr="00E77497" w:rsidRDefault="004C02EF" w:rsidP="001F482D">
      <w:pPr>
        <w:pStyle w:val="Alg4"/>
        <w:numPr>
          <w:ilvl w:val="0"/>
          <w:numId w:val="273"/>
        </w:numPr>
      </w:pPr>
      <w:r w:rsidRPr="00E77497">
        <w:t xml:space="preserve">Set the [[PrimitiveValue]] internal property of this Date object to </w:t>
      </w:r>
      <w:r w:rsidRPr="00E77497">
        <w:rPr>
          <w:i/>
        </w:rPr>
        <w:t>v</w:t>
      </w:r>
      <w:r w:rsidRPr="00E77497">
        <w:t>.</w:t>
      </w:r>
    </w:p>
    <w:p w14:paraId="03E726CA" w14:textId="77777777" w:rsidR="004C02EF" w:rsidRPr="00E77497" w:rsidRDefault="004C02EF" w:rsidP="001F482D">
      <w:pPr>
        <w:pStyle w:val="Alg4"/>
        <w:numPr>
          <w:ilvl w:val="0"/>
          <w:numId w:val="273"/>
        </w:numPr>
        <w:spacing w:after="220"/>
      </w:pPr>
      <w:r w:rsidRPr="00E77497">
        <w:t xml:space="preserve">Return </w:t>
      </w:r>
      <w:r w:rsidRPr="00E77497">
        <w:rPr>
          <w:i/>
        </w:rPr>
        <w:t>v</w:t>
      </w:r>
      <w:r w:rsidRPr="00E77497">
        <w:t>.</w:t>
      </w:r>
      <w:bookmarkStart w:id="32547" w:name="_Toc393690578"/>
    </w:p>
    <w:p w14:paraId="55C7D6E4"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setUTCSeconds</w:t>
      </w:r>
      <w:r w:rsidRPr="00E77497">
        <w:t xml:space="preserve"> method is </w:t>
      </w:r>
      <w:r w:rsidRPr="00E77497">
        <w:rPr>
          <w:b/>
        </w:rPr>
        <w:t>2</w:t>
      </w:r>
      <w:r w:rsidRPr="00E77497">
        <w:t>.</w:t>
      </w:r>
    </w:p>
    <w:p w14:paraId="6E8BDBEA" w14:textId="77777777" w:rsidR="004C02EF" w:rsidRPr="00C7794D" w:rsidRDefault="004C02EF" w:rsidP="004C02EF">
      <w:pPr>
        <w:pStyle w:val="40"/>
        <w:numPr>
          <w:ilvl w:val="0"/>
          <w:numId w:val="0"/>
        </w:numPr>
      </w:pPr>
      <w:bookmarkStart w:id="32548" w:name="_Ref457709571"/>
      <w:r w:rsidRPr="00C7794D">
        <w:t>15.9.5.32</w:t>
      </w:r>
      <w:r w:rsidRPr="00C7794D">
        <w:tab/>
        <w:t xml:space="preserve">Date.prototype.setMinutes (min [, sec [, ms ] ] </w:t>
      </w:r>
      <w:bookmarkEnd w:id="32547"/>
      <w:r w:rsidRPr="00C7794D">
        <w:t>)</w:t>
      </w:r>
      <w:bookmarkEnd w:id="32548"/>
    </w:p>
    <w:p w14:paraId="0680A037" w14:textId="77777777" w:rsidR="004C02EF" w:rsidRPr="00A67AF2" w:rsidRDefault="004C02EF" w:rsidP="004C02EF">
      <w:r w:rsidRPr="004D1BD1">
        <w:t xml:space="preserve">If </w:t>
      </w:r>
      <w:r w:rsidRPr="008B7F6F">
        <w:rPr>
          <w:rFonts w:ascii="Times New Roman" w:hAnsi="Times New Roman"/>
          <w:i/>
        </w:rPr>
        <w:t>sec</w:t>
      </w:r>
      <w:r w:rsidRPr="006B6D0A">
        <w:t xml:space="preserve"> is not specified, this behaves as if </w:t>
      </w:r>
      <w:r w:rsidRPr="006B6D0A">
        <w:rPr>
          <w:rFonts w:ascii="Times New Roman" w:hAnsi="Times New Roman"/>
          <w:i/>
        </w:rPr>
        <w:t>sec</w:t>
      </w:r>
      <w:r w:rsidRPr="00E65A34">
        <w:t xml:space="preserve"> were specified with the value </w:t>
      </w:r>
      <w:r w:rsidRPr="00546435">
        <w:rPr>
          <w:rFonts w:ascii="Courier New" w:hAnsi="Courier New" w:cs="Courier New"/>
          <w:b/>
        </w:rPr>
        <w:t>getSeconds()</w:t>
      </w:r>
      <w:r w:rsidRPr="00A67AF2">
        <w:t>.</w:t>
      </w:r>
    </w:p>
    <w:p w14:paraId="0F8F095E" w14:textId="77777777" w:rsidR="004C02EF" w:rsidRPr="00E77497" w:rsidRDefault="004C02EF" w:rsidP="004C02EF">
      <w:r w:rsidRPr="00A67AF2">
        <w:t xml:space="preserve">If </w:t>
      </w:r>
      <w:r w:rsidRPr="00A67AF2">
        <w:rPr>
          <w:rFonts w:ascii="Times New Roman" w:hAnsi="Times New Roman"/>
          <w:i/>
        </w:rPr>
        <w:t>ms</w:t>
      </w:r>
      <w:r w:rsidRPr="00B820AB">
        <w:t xml:space="preserve"> is not specified, this behaves as if </w:t>
      </w:r>
      <w:r w:rsidRPr="00675B74">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14:paraId="7D671524" w14:textId="77777777" w:rsidR="004C02EF" w:rsidRPr="00E77497" w:rsidRDefault="004C02EF" w:rsidP="001F482D">
      <w:pPr>
        <w:pStyle w:val="Alg4"/>
        <w:numPr>
          <w:ilvl w:val="0"/>
          <w:numId w:val="274"/>
        </w:numPr>
      </w:pPr>
      <w:r w:rsidRPr="00E77497">
        <w:t xml:space="preserve">Let </w:t>
      </w:r>
      <w:r w:rsidRPr="00E77497">
        <w:rPr>
          <w:i/>
        </w:rPr>
        <w:t>t</w:t>
      </w:r>
      <w:r w:rsidRPr="00E77497">
        <w:t xml:space="preserve"> be the result of LocalTime(this time value).</w:t>
      </w:r>
    </w:p>
    <w:p w14:paraId="76A2F68B" w14:textId="77777777" w:rsidR="004C02EF" w:rsidRPr="00E77497" w:rsidRDefault="004C02EF" w:rsidP="001F482D">
      <w:pPr>
        <w:pStyle w:val="Alg4"/>
        <w:numPr>
          <w:ilvl w:val="0"/>
          <w:numId w:val="274"/>
        </w:numPr>
      </w:pPr>
      <w:r w:rsidRPr="00E77497">
        <w:t xml:space="preserve">Let </w:t>
      </w:r>
      <w:r w:rsidRPr="00E77497">
        <w:rPr>
          <w:i/>
        </w:rPr>
        <w:t>m</w:t>
      </w:r>
      <w:r w:rsidRPr="00E77497">
        <w:t xml:space="preserve"> be ToNumber(</w:t>
      </w:r>
      <w:r w:rsidRPr="00E77497">
        <w:rPr>
          <w:i/>
        </w:rPr>
        <w:t>min</w:t>
      </w:r>
      <w:r w:rsidRPr="00E77497">
        <w:t>).</w:t>
      </w:r>
    </w:p>
    <w:p w14:paraId="64D9250F" w14:textId="77777777" w:rsidR="004C02EF" w:rsidRPr="00E77497" w:rsidRDefault="004C02EF" w:rsidP="001F482D">
      <w:pPr>
        <w:pStyle w:val="Alg4"/>
        <w:numPr>
          <w:ilvl w:val="0"/>
          <w:numId w:val="274"/>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796FA64F" w14:textId="77777777" w:rsidR="004C02EF" w:rsidRPr="00E77497" w:rsidRDefault="004C02EF" w:rsidP="001F482D">
      <w:pPr>
        <w:pStyle w:val="Alg4"/>
        <w:numPr>
          <w:ilvl w:val="0"/>
          <w:numId w:val="274"/>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4B4C1A30" w14:textId="77777777" w:rsidR="004C02EF" w:rsidRPr="00E77497" w:rsidRDefault="004C02EF" w:rsidP="001F482D">
      <w:pPr>
        <w:pStyle w:val="Alg4"/>
        <w:numPr>
          <w:ilvl w:val="0"/>
          <w:numId w:val="274"/>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41957615" w14:textId="77777777" w:rsidR="004C02EF" w:rsidRPr="00E77497" w:rsidRDefault="004C02EF" w:rsidP="001F482D">
      <w:pPr>
        <w:pStyle w:val="Alg4"/>
        <w:numPr>
          <w:ilvl w:val="0"/>
          <w:numId w:val="274"/>
        </w:numPr>
      </w:pPr>
      <w:r w:rsidRPr="00E77497">
        <w:t xml:space="preserve">Let </w:t>
      </w:r>
      <w:r w:rsidRPr="00E77497">
        <w:rPr>
          <w:i/>
        </w:rPr>
        <w:t>u</w:t>
      </w:r>
      <w:r w:rsidRPr="00E77497">
        <w:t xml:space="preserve"> be TimeClip(UTC(</w:t>
      </w:r>
      <w:r w:rsidRPr="00E77497">
        <w:rPr>
          <w:i/>
        </w:rPr>
        <w:t>date</w:t>
      </w:r>
      <w:r w:rsidRPr="00E77497">
        <w:t>)).</w:t>
      </w:r>
    </w:p>
    <w:p w14:paraId="1DDFEAE2" w14:textId="77777777" w:rsidR="004C02EF" w:rsidRPr="00E77497" w:rsidRDefault="004C02EF" w:rsidP="001F482D">
      <w:pPr>
        <w:pStyle w:val="Alg4"/>
        <w:numPr>
          <w:ilvl w:val="0"/>
          <w:numId w:val="274"/>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32429F1E" w14:textId="77777777" w:rsidR="004C02EF" w:rsidRPr="00E77497" w:rsidRDefault="004C02EF" w:rsidP="001F482D">
      <w:pPr>
        <w:pStyle w:val="Alg4"/>
        <w:numPr>
          <w:ilvl w:val="0"/>
          <w:numId w:val="274"/>
        </w:numPr>
        <w:spacing w:after="220"/>
      </w:pPr>
      <w:r w:rsidRPr="00E77497">
        <w:t xml:space="preserve">Return </w:t>
      </w:r>
      <w:r w:rsidRPr="00E77497">
        <w:rPr>
          <w:i/>
        </w:rPr>
        <w:t>u</w:t>
      </w:r>
      <w:r w:rsidRPr="00E77497">
        <w:t>.</w:t>
      </w:r>
      <w:bookmarkStart w:id="32549" w:name="_Toc393690579"/>
    </w:p>
    <w:p w14:paraId="40DF1286"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setMinutes</w:t>
      </w:r>
      <w:r w:rsidRPr="00E77497">
        <w:t xml:space="preserve"> method is </w:t>
      </w:r>
      <w:r w:rsidRPr="00E77497">
        <w:rPr>
          <w:b/>
        </w:rPr>
        <w:t>3</w:t>
      </w:r>
      <w:r w:rsidRPr="00E77497">
        <w:t>.</w:t>
      </w:r>
    </w:p>
    <w:p w14:paraId="48D6633D" w14:textId="77777777" w:rsidR="004C02EF" w:rsidRPr="00E77497" w:rsidRDefault="004C02EF" w:rsidP="004C02EF">
      <w:pPr>
        <w:pStyle w:val="40"/>
        <w:numPr>
          <w:ilvl w:val="0"/>
          <w:numId w:val="0"/>
        </w:numPr>
      </w:pPr>
      <w:bookmarkStart w:id="32550" w:name="_Ref457709617"/>
      <w:r w:rsidRPr="00E77497">
        <w:t>15.9.5.33</w:t>
      </w:r>
      <w:r w:rsidRPr="00E77497">
        <w:tab/>
        <w:t xml:space="preserve">Date.prototype.setUTCMinutes (min [, sec [, ms ] ] </w:t>
      </w:r>
      <w:bookmarkEnd w:id="32549"/>
      <w:r w:rsidRPr="00E77497">
        <w:t>)</w:t>
      </w:r>
      <w:bookmarkEnd w:id="32550"/>
    </w:p>
    <w:p w14:paraId="63A9FCB7" w14:textId="77777777" w:rsidR="004C02EF" w:rsidRPr="00E77497" w:rsidRDefault="004C02EF" w:rsidP="004C02EF">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getUTCSeconds()</w:t>
      </w:r>
      <w:r w:rsidRPr="00E77497">
        <w:t>.</w:t>
      </w:r>
    </w:p>
    <w:p w14:paraId="0B50E55B" w14:textId="77777777" w:rsidR="004C02EF" w:rsidRPr="00E77497" w:rsidRDefault="004C02EF" w:rsidP="004C02EF">
      <w:r w:rsidRPr="00E77497">
        <w:t xml:space="preserve">If </w:t>
      </w:r>
      <w:r w:rsidRPr="00E77497">
        <w:rPr>
          <w:rFonts w:ascii="Times New Roman" w:hAnsi="Times New Roman"/>
          <w:i/>
        </w:rPr>
        <w:t>ms</w:t>
      </w:r>
      <w:r w:rsidRPr="00E77497">
        <w:t xml:space="preserve"> is not specified, this function behaves as if </w:t>
      </w:r>
      <w:r w:rsidRPr="00E77497">
        <w:rPr>
          <w:rFonts w:ascii="Times New Roman" w:hAnsi="Times New Roman"/>
          <w:i/>
        </w:rPr>
        <w:t>ms</w:t>
      </w:r>
      <w:r w:rsidRPr="00E77497">
        <w:t xml:space="preserve"> were specified with the value return by </w:t>
      </w:r>
      <w:r w:rsidRPr="00E77497">
        <w:rPr>
          <w:rFonts w:ascii="Courier New" w:hAnsi="Courier New" w:cs="Courier New"/>
          <w:b/>
        </w:rPr>
        <w:t>getUTCMilliseconds()</w:t>
      </w:r>
      <w:r w:rsidRPr="00E77497">
        <w:t>.</w:t>
      </w:r>
    </w:p>
    <w:p w14:paraId="397B849D" w14:textId="77777777" w:rsidR="004C02EF" w:rsidRPr="00E77497" w:rsidRDefault="004C02EF" w:rsidP="001F482D">
      <w:pPr>
        <w:pStyle w:val="Alg4"/>
        <w:numPr>
          <w:ilvl w:val="0"/>
          <w:numId w:val="275"/>
        </w:numPr>
      </w:pPr>
      <w:r w:rsidRPr="00E77497">
        <w:t xml:space="preserve">Let </w:t>
      </w:r>
      <w:r w:rsidRPr="00E77497">
        <w:rPr>
          <w:i/>
        </w:rPr>
        <w:t>t</w:t>
      </w:r>
      <w:r w:rsidRPr="00E77497">
        <w:t xml:space="preserve"> be this time value.</w:t>
      </w:r>
    </w:p>
    <w:p w14:paraId="529B497C" w14:textId="77777777" w:rsidR="00242BA0" w:rsidRDefault="00242BA0" w:rsidP="00242BA0">
      <w:pPr>
        <w:pStyle w:val="M4"/>
        <w:numPr>
          <w:ilvl w:val="0"/>
          <w:numId w:val="275"/>
        </w:numPr>
        <w:spacing w:after="0"/>
        <w:rPr>
          <w:ins w:id="32551" w:author="Rev 8 Allen Wirfs-Brock" w:date="2012-05-11T15:21:00Z"/>
        </w:rPr>
      </w:pPr>
      <w:ins w:id="32552" w:author="Rev 8 Allen Wirfs-Brock" w:date="2012-05-11T15:21:00Z">
        <w:r>
          <w:t>ReturnIfAbrupt(</w:t>
        </w:r>
        <w:r w:rsidRPr="00242BA0">
          <w:rPr>
            <w:i/>
          </w:rPr>
          <w:t>t</w:t>
        </w:r>
        <w:r>
          <w:t>).</w:t>
        </w:r>
      </w:ins>
    </w:p>
    <w:p w14:paraId="2A5EFAB5" w14:textId="77777777" w:rsidR="004C02EF" w:rsidRPr="00E77497" w:rsidRDefault="004C02EF" w:rsidP="001F482D">
      <w:pPr>
        <w:pStyle w:val="Alg4"/>
        <w:numPr>
          <w:ilvl w:val="0"/>
          <w:numId w:val="275"/>
        </w:numPr>
      </w:pPr>
      <w:r w:rsidRPr="00E77497">
        <w:t xml:space="preserve">Let </w:t>
      </w:r>
      <w:r w:rsidRPr="00E77497">
        <w:rPr>
          <w:i/>
        </w:rPr>
        <w:t>m</w:t>
      </w:r>
      <w:r w:rsidRPr="00E77497">
        <w:t xml:space="preserve"> be ToNumber(</w:t>
      </w:r>
      <w:r w:rsidRPr="00E77497">
        <w:rPr>
          <w:i/>
        </w:rPr>
        <w:t>min</w:t>
      </w:r>
      <w:r w:rsidRPr="00E77497">
        <w:t>).</w:t>
      </w:r>
    </w:p>
    <w:p w14:paraId="18C4B15F" w14:textId="77777777" w:rsidR="004C02EF" w:rsidRPr="00E77497" w:rsidRDefault="004C02EF" w:rsidP="001F482D">
      <w:pPr>
        <w:pStyle w:val="Alg4"/>
        <w:numPr>
          <w:ilvl w:val="0"/>
          <w:numId w:val="275"/>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4CD54527" w14:textId="77777777" w:rsidR="004C02EF" w:rsidRPr="00E77497" w:rsidRDefault="004C02EF" w:rsidP="001F482D">
      <w:pPr>
        <w:pStyle w:val="Alg4"/>
        <w:numPr>
          <w:ilvl w:val="0"/>
          <w:numId w:val="275"/>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2CCAD97D" w14:textId="77777777" w:rsidR="004C02EF" w:rsidRPr="00E77497" w:rsidRDefault="004C02EF" w:rsidP="001F482D">
      <w:pPr>
        <w:pStyle w:val="Alg4"/>
        <w:numPr>
          <w:ilvl w:val="0"/>
          <w:numId w:val="275"/>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7D064E99" w14:textId="77777777" w:rsidR="004C02EF" w:rsidRPr="00E77497" w:rsidRDefault="004C02EF" w:rsidP="001F482D">
      <w:pPr>
        <w:pStyle w:val="Alg4"/>
        <w:numPr>
          <w:ilvl w:val="0"/>
          <w:numId w:val="275"/>
        </w:numPr>
      </w:pPr>
      <w:r w:rsidRPr="00E77497">
        <w:t xml:space="preserve">Let </w:t>
      </w:r>
      <w:r w:rsidRPr="00E77497">
        <w:rPr>
          <w:i/>
        </w:rPr>
        <w:t>v</w:t>
      </w:r>
      <w:r w:rsidRPr="00E77497">
        <w:t xml:space="preserve"> be TimeClip(</w:t>
      </w:r>
      <w:r w:rsidRPr="00E77497">
        <w:rPr>
          <w:i/>
        </w:rPr>
        <w:t>date</w:t>
      </w:r>
      <w:r w:rsidRPr="00E77497">
        <w:t>).</w:t>
      </w:r>
    </w:p>
    <w:p w14:paraId="76023AA4" w14:textId="77777777" w:rsidR="004C02EF" w:rsidRPr="00E77497" w:rsidRDefault="004C02EF" w:rsidP="001F482D">
      <w:pPr>
        <w:pStyle w:val="Alg4"/>
        <w:numPr>
          <w:ilvl w:val="0"/>
          <w:numId w:val="275"/>
        </w:numPr>
      </w:pPr>
      <w:r w:rsidRPr="00E77497">
        <w:t xml:space="preserve">Set the [[PrimitiveValue]] internal property of this Date object to </w:t>
      </w:r>
      <w:r w:rsidRPr="00E77497">
        <w:rPr>
          <w:i/>
        </w:rPr>
        <w:t>v</w:t>
      </w:r>
      <w:r w:rsidRPr="00E77497">
        <w:t>.</w:t>
      </w:r>
    </w:p>
    <w:p w14:paraId="4E90978B" w14:textId="77777777" w:rsidR="004C02EF" w:rsidRPr="00E77497" w:rsidRDefault="004C02EF" w:rsidP="001F482D">
      <w:pPr>
        <w:pStyle w:val="Alg4"/>
        <w:numPr>
          <w:ilvl w:val="0"/>
          <w:numId w:val="275"/>
        </w:numPr>
        <w:spacing w:after="220"/>
      </w:pPr>
      <w:r w:rsidRPr="00E77497">
        <w:t xml:space="preserve">Return </w:t>
      </w:r>
      <w:r w:rsidRPr="00E77497">
        <w:rPr>
          <w:i/>
        </w:rPr>
        <w:t>v</w:t>
      </w:r>
      <w:r w:rsidRPr="00E77497">
        <w:t>.</w:t>
      </w:r>
      <w:bookmarkStart w:id="32553" w:name="_Toc393690580"/>
    </w:p>
    <w:p w14:paraId="1C1293FA"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setUTCMinutes</w:t>
      </w:r>
      <w:r w:rsidRPr="00E77497">
        <w:t xml:space="preserve"> method is </w:t>
      </w:r>
      <w:r w:rsidRPr="00E77497">
        <w:rPr>
          <w:b/>
        </w:rPr>
        <w:t>3</w:t>
      </w:r>
      <w:r w:rsidRPr="00E77497">
        <w:t>.</w:t>
      </w:r>
    </w:p>
    <w:p w14:paraId="0FC3A78E" w14:textId="77777777" w:rsidR="004C02EF" w:rsidRPr="00E77497" w:rsidRDefault="004C02EF" w:rsidP="004C02EF">
      <w:pPr>
        <w:pStyle w:val="40"/>
        <w:numPr>
          <w:ilvl w:val="0"/>
          <w:numId w:val="0"/>
        </w:numPr>
      </w:pPr>
      <w:bookmarkStart w:id="32554" w:name="_Ref457709619"/>
      <w:r w:rsidRPr="00E77497">
        <w:t>15.9.5.34</w:t>
      </w:r>
      <w:r w:rsidRPr="00E77497">
        <w:tab/>
        <w:t xml:space="preserve">Date.prototype.setHours (hour [, min [, sec [, ms ] ] ] </w:t>
      </w:r>
      <w:bookmarkEnd w:id="32553"/>
      <w:r w:rsidRPr="00E77497">
        <w:t>)</w:t>
      </w:r>
      <w:bookmarkEnd w:id="32554"/>
    </w:p>
    <w:p w14:paraId="5FFF9BDF" w14:textId="77777777" w:rsidR="004C02EF" w:rsidRPr="00E77497" w:rsidRDefault="004C02EF" w:rsidP="004C02EF">
      <w:r w:rsidRPr="00E77497">
        <w:t xml:space="preserve">If </w:t>
      </w:r>
      <w:r w:rsidRPr="00E77497">
        <w:rPr>
          <w:rFonts w:ascii="Times New Roman" w:hAnsi="Times New Roman"/>
          <w:i/>
        </w:rPr>
        <w:t>min</w:t>
      </w:r>
      <w:r w:rsidRPr="00E77497">
        <w:t xml:space="preserve"> is not specified, this behaves as if </w:t>
      </w:r>
      <w:r w:rsidRPr="00E77497">
        <w:rPr>
          <w:rFonts w:ascii="Times New Roman" w:hAnsi="Times New Roman"/>
          <w:i/>
        </w:rPr>
        <w:t>min</w:t>
      </w:r>
      <w:r w:rsidRPr="00E77497">
        <w:t xml:space="preserve"> were specified with the value </w:t>
      </w:r>
      <w:r w:rsidRPr="00E77497">
        <w:rPr>
          <w:rFonts w:ascii="Courier New" w:hAnsi="Courier New" w:cs="Courier New"/>
          <w:b/>
        </w:rPr>
        <w:t>getMinutes()</w:t>
      </w:r>
      <w:r w:rsidRPr="00E77497">
        <w:t>.</w:t>
      </w:r>
    </w:p>
    <w:p w14:paraId="6C0B9712" w14:textId="77777777" w:rsidR="004C02EF" w:rsidRPr="00E77497" w:rsidRDefault="004C02EF" w:rsidP="004C02EF">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getSeconds()</w:t>
      </w:r>
      <w:r w:rsidRPr="00E77497">
        <w:t>.</w:t>
      </w:r>
    </w:p>
    <w:p w14:paraId="13AF7E4F" w14:textId="77777777" w:rsidR="004C02EF" w:rsidRPr="00E77497" w:rsidRDefault="004C02EF" w:rsidP="004C02EF">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14:paraId="4E8D5E69" w14:textId="77777777" w:rsidR="004C02EF" w:rsidRPr="00E77497" w:rsidRDefault="004C02EF" w:rsidP="001F482D">
      <w:pPr>
        <w:pStyle w:val="Alg4"/>
        <w:numPr>
          <w:ilvl w:val="0"/>
          <w:numId w:val="276"/>
        </w:numPr>
      </w:pPr>
      <w:r w:rsidRPr="00E77497">
        <w:t xml:space="preserve">Let </w:t>
      </w:r>
      <w:r w:rsidRPr="00E77497">
        <w:rPr>
          <w:i/>
        </w:rPr>
        <w:t>t</w:t>
      </w:r>
      <w:r w:rsidRPr="00E77497">
        <w:t xml:space="preserve"> be the result of LocalTime(this time value).</w:t>
      </w:r>
    </w:p>
    <w:p w14:paraId="206BC773" w14:textId="77777777" w:rsidR="004C02EF" w:rsidRPr="00E77497" w:rsidRDefault="004C02EF" w:rsidP="001F482D">
      <w:pPr>
        <w:pStyle w:val="Alg4"/>
        <w:numPr>
          <w:ilvl w:val="0"/>
          <w:numId w:val="276"/>
        </w:numPr>
      </w:pPr>
      <w:r w:rsidRPr="00E77497">
        <w:t xml:space="preserve">Let </w:t>
      </w:r>
      <w:r w:rsidRPr="00E77497">
        <w:rPr>
          <w:i/>
        </w:rPr>
        <w:t>h</w:t>
      </w:r>
      <w:r w:rsidRPr="00E77497">
        <w:t xml:space="preserve"> be ToNumber(</w:t>
      </w:r>
      <w:r w:rsidRPr="00E77497">
        <w:rPr>
          <w:i/>
        </w:rPr>
        <w:t>hour</w:t>
      </w:r>
      <w:r w:rsidRPr="00E77497">
        <w:t>).</w:t>
      </w:r>
    </w:p>
    <w:p w14:paraId="61CF506E" w14:textId="77777777" w:rsidR="004C02EF" w:rsidRPr="00E77497" w:rsidRDefault="004C02EF" w:rsidP="001F482D">
      <w:pPr>
        <w:pStyle w:val="Alg4"/>
        <w:numPr>
          <w:ilvl w:val="0"/>
          <w:numId w:val="276"/>
        </w:numPr>
      </w:pPr>
      <w:r w:rsidRPr="00E77497">
        <w:t xml:space="preserve">If </w:t>
      </w:r>
      <w:r w:rsidRPr="00E77497">
        <w:rPr>
          <w:i/>
        </w:rPr>
        <w:t>min</w:t>
      </w:r>
      <w:r w:rsidRPr="00E77497">
        <w:t xml:space="preserve"> is not specified, then let </w:t>
      </w:r>
      <w:r w:rsidRPr="00E77497">
        <w:rPr>
          <w:i/>
        </w:rPr>
        <w:t>m</w:t>
      </w:r>
      <w:r w:rsidRPr="00E77497">
        <w:t xml:space="preserve"> be MinFromTime(</w:t>
      </w:r>
      <w:r w:rsidRPr="00E77497">
        <w:rPr>
          <w:i/>
        </w:rPr>
        <w:t>t</w:t>
      </w:r>
      <w:r w:rsidRPr="00E77497">
        <w:t xml:space="preserve">); otherwise, let </w:t>
      </w:r>
      <w:r w:rsidRPr="00E77497">
        <w:rPr>
          <w:i/>
        </w:rPr>
        <w:t>m</w:t>
      </w:r>
      <w:r w:rsidRPr="00E77497">
        <w:t xml:space="preserve"> be ToNumber(</w:t>
      </w:r>
      <w:r w:rsidRPr="00E77497">
        <w:rPr>
          <w:i/>
        </w:rPr>
        <w:t>min</w:t>
      </w:r>
      <w:r w:rsidRPr="00E77497">
        <w:t>).</w:t>
      </w:r>
    </w:p>
    <w:p w14:paraId="694D7B01" w14:textId="77777777" w:rsidR="004C02EF" w:rsidRPr="00E77497" w:rsidRDefault="004C02EF" w:rsidP="001F482D">
      <w:pPr>
        <w:pStyle w:val="Alg4"/>
        <w:numPr>
          <w:ilvl w:val="0"/>
          <w:numId w:val="276"/>
        </w:numPr>
      </w:pPr>
      <w:r w:rsidRPr="00E77497">
        <w:t xml:space="preserve">If 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5C74B68B" w14:textId="77777777" w:rsidR="004C02EF" w:rsidRPr="00E77497" w:rsidRDefault="004C02EF" w:rsidP="001F482D">
      <w:pPr>
        <w:pStyle w:val="Alg4"/>
        <w:numPr>
          <w:ilvl w:val="0"/>
          <w:numId w:val="276"/>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048BE2E4" w14:textId="77777777" w:rsidR="004C02EF" w:rsidRPr="00E77497" w:rsidRDefault="004C02EF" w:rsidP="001F482D">
      <w:pPr>
        <w:pStyle w:val="Alg4"/>
        <w:numPr>
          <w:ilvl w:val="0"/>
          <w:numId w:val="276"/>
        </w:numPr>
      </w:pPr>
      <w:r w:rsidRPr="00E77497">
        <w:t xml:space="preserve">Let </w:t>
      </w:r>
      <w:r w:rsidRPr="00E77497">
        <w:rPr>
          <w:i/>
        </w:rPr>
        <w:t>date</w:t>
      </w:r>
      <w:r w:rsidRPr="00E77497">
        <w:t xml:space="preserve"> be MakeDate(Day(</w:t>
      </w:r>
      <w:r w:rsidRPr="00E77497">
        <w:rPr>
          <w:i/>
        </w:rPr>
        <w:t>t</w:t>
      </w:r>
      <w:r w:rsidRPr="00E77497">
        <w:t>), MakeTime(</w:t>
      </w:r>
      <w:r w:rsidRPr="00E77497">
        <w:rPr>
          <w:i/>
        </w:rPr>
        <w:t>h</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058C09FE" w14:textId="77777777" w:rsidR="004C02EF" w:rsidRPr="00E77497" w:rsidRDefault="004C02EF" w:rsidP="001F482D">
      <w:pPr>
        <w:pStyle w:val="Alg4"/>
        <w:numPr>
          <w:ilvl w:val="0"/>
          <w:numId w:val="276"/>
        </w:numPr>
      </w:pPr>
      <w:r w:rsidRPr="00E77497">
        <w:t xml:space="preserve">Let </w:t>
      </w:r>
      <w:r w:rsidRPr="00E77497">
        <w:rPr>
          <w:i/>
        </w:rPr>
        <w:t>u</w:t>
      </w:r>
      <w:r w:rsidRPr="00E77497">
        <w:t xml:space="preserve"> be TimeClip(UTC(</w:t>
      </w:r>
      <w:r w:rsidRPr="00E77497">
        <w:rPr>
          <w:i/>
        </w:rPr>
        <w:t>date</w:t>
      </w:r>
      <w:r w:rsidRPr="00E77497">
        <w:t>)).</w:t>
      </w:r>
    </w:p>
    <w:p w14:paraId="6867FB7C" w14:textId="77777777" w:rsidR="004C02EF" w:rsidRPr="00E77497" w:rsidRDefault="004C02EF" w:rsidP="001F482D">
      <w:pPr>
        <w:pStyle w:val="Alg4"/>
        <w:numPr>
          <w:ilvl w:val="0"/>
          <w:numId w:val="276"/>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7827B64F" w14:textId="77777777" w:rsidR="004C02EF" w:rsidRPr="00E77497" w:rsidRDefault="004C02EF" w:rsidP="001F482D">
      <w:pPr>
        <w:pStyle w:val="Alg4"/>
        <w:numPr>
          <w:ilvl w:val="0"/>
          <w:numId w:val="276"/>
        </w:numPr>
        <w:spacing w:after="220"/>
      </w:pPr>
      <w:r w:rsidRPr="00E77497">
        <w:t xml:space="preserve">Return </w:t>
      </w:r>
      <w:r w:rsidRPr="00E77497">
        <w:rPr>
          <w:i/>
        </w:rPr>
        <w:t>u</w:t>
      </w:r>
      <w:r w:rsidRPr="00E77497">
        <w:t>.</w:t>
      </w:r>
      <w:bookmarkStart w:id="32555" w:name="_Toc393690581"/>
    </w:p>
    <w:p w14:paraId="2689F4FA"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setHours</w:t>
      </w:r>
      <w:r w:rsidRPr="00E77497">
        <w:t xml:space="preserve"> method is </w:t>
      </w:r>
      <w:r w:rsidRPr="00E77497">
        <w:rPr>
          <w:b/>
        </w:rPr>
        <w:t>4</w:t>
      </w:r>
      <w:r w:rsidRPr="00E77497">
        <w:t>.</w:t>
      </w:r>
    </w:p>
    <w:p w14:paraId="1587F377" w14:textId="77777777" w:rsidR="004C02EF" w:rsidRPr="00E77497" w:rsidRDefault="004C02EF" w:rsidP="004C02EF">
      <w:pPr>
        <w:pStyle w:val="40"/>
        <w:numPr>
          <w:ilvl w:val="0"/>
          <w:numId w:val="0"/>
        </w:numPr>
      </w:pPr>
      <w:bookmarkStart w:id="32556" w:name="_Ref457709621"/>
      <w:r w:rsidRPr="00E77497">
        <w:t>15.9.5.35</w:t>
      </w:r>
      <w:r w:rsidRPr="00E77497">
        <w:tab/>
        <w:t xml:space="preserve">Date.prototype.setUTCHours (hour [, min [, sec [, ms ] ] ] </w:t>
      </w:r>
      <w:bookmarkEnd w:id="32555"/>
      <w:r w:rsidRPr="00E77497">
        <w:t>)</w:t>
      </w:r>
      <w:bookmarkEnd w:id="32556"/>
    </w:p>
    <w:p w14:paraId="1B93CB23" w14:textId="77777777" w:rsidR="004C02EF" w:rsidRPr="00E77497" w:rsidRDefault="004C02EF" w:rsidP="004C02EF">
      <w:r w:rsidRPr="00E77497">
        <w:t xml:space="preserve">If </w:t>
      </w:r>
      <w:r w:rsidRPr="00E77497">
        <w:rPr>
          <w:rFonts w:ascii="Times New Roman" w:hAnsi="Times New Roman"/>
          <w:i/>
        </w:rPr>
        <w:t>min</w:t>
      </w:r>
      <w:r w:rsidRPr="00E77497">
        <w:t xml:space="preserve"> is not specified, this behaves as if </w:t>
      </w:r>
      <w:r w:rsidRPr="00E77497">
        <w:rPr>
          <w:rFonts w:ascii="Times New Roman" w:hAnsi="Times New Roman"/>
          <w:i/>
        </w:rPr>
        <w:t>min</w:t>
      </w:r>
      <w:r w:rsidRPr="00E77497">
        <w:t xml:space="preserve"> were specified with the value </w:t>
      </w:r>
      <w:r w:rsidRPr="00E77497">
        <w:rPr>
          <w:rFonts w:ascii="Courier New" w:hAnsi="Courier New" w:cs="Courier New"/>
          <w:b/>
        </w:rPr>
        <w:t>getUTCMinutes()</w:t>
      </w:r>
      <w:r w:rsidRPr="00E77497">
        <w:t>.</w:t>
      </w:r>
    </w:p>
    <w:p w14:paraId="0FE4CC51" w14:textId="77777777" w:rsidR="004C02EF" w:rsidRPr="00E77497" w:rsidRDefault="004C02EF" w:rsidP="004C02EF">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getUTCSeconds()</w:t>
      </w:r>
      <w:r w:rsidRPr="00E77497">
        <w:t>.</w:t>
      </w:r>
    </w:p>
    <w:p w14:paraId="577F07A8" w14:textId="77777777" w:rsidR="004C02EF" w:rsidRPr="00E77497" w:rsidRDefault="004C02EF" w:rsidP="004C02EF">
      <w:pPr>
        <w:rPr>
          <w:rFonts w:ascii="Times New Roman" w:hAnsi="Times New Roman"/>
        </w:rPr>
      </w:pPr>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getUTCMilliseconds()</w:t>
      </w:r>
      <w:r w:rsidRPr="00E77497">
        <w:t>.</w:t>
      </w:r>
    </w:p>
    <w:p w14:paraId="3F5595C4" w14:textId="77777777" w:rsidR="004C02EF" w:rsidRPr="00E77497" w:rsidRDefault="004C02EF" w:rsidP="001F482D">
      <w:pPr>
        <w:pStyle w:val="Alg4"/>
        <w:numPr>
          <w:ilvl w:val="0"/>
          <w:numId w:val="277"/>
        </w:numPr>
      </w:pPr>
      <w:r w:rsidRPr="00E77497">
        <w:t xml:space="preserve">Let </w:t>
      </w:r>
      <w:r w:rsidRPr="00E77497">
        <w:rPr>
          <w:i/>
        </w:rPr>
        <w:t>t</w:t>
      </w:r>
      <w:r w:rsidRPr="00E77497">
        <w:t xml:space="preserve"> be this time value.</w:t>
      </w:r>
    </w:p>
    <w:p w14:paraId="515F62F5" w14:textId="77777777" w:rsidR="00242BA0" w:rsidRDefault="00242BA0" w:rsidP="00242BA0">
      <w:pPr>
        <w:pStyle w:val="M4"/>
        <w:numPr>
          <w:ilvl w:val="0"/>
          <w:numId w:val="277"/>
        </w:numPr>
        <w:spacing w:after="0"/>
        <w:rPr>
          <w:ins w:id="32557" w:author="Rev 8 Allen Wirfs-Brock" w:date="2012-05-11T15:21:00Z"/>
        </w:rPr>
      </w:pPr>
      <w:ins w:id="32558" w:author="Rev 8 Allen Wirfs-Brock" w:date="2012-05-11T15:21:00Z">
        <w:r>
          <w:t>ReturnIfAbrupt(</w:t>
        </w:r>
        <w:r w:rsidRPr="00242BA0">
          <w:rPr>
            <w:i/>
          </w:rPr>
          <w:t>t</w:t>
        </w:r>
        <w:r>
          <w:t>).</w:t>
        </w:r>
      </w:ins>
    </w:p>
    <w:p w14:paraId="53643A47" w14:textId="77777777" w:rsidR="004C02EF" w:rsidRPr="00E77497" w:rsidRDefault="004C02EF" w:rsidP="001F482D">
      <w:pPr>
        <w:pStyle w:val="Alg4"/>
        <w:numPr>
          <w:ilvl w:val="0"/>
          <w:numId w:val="277"/>
        </w:numPr>
      </w:pPr>
      <w:r w:rsidRPr="00E77497">
        <w:t xml:space="preserve">Let </w:t>
      </w:r>
      <w:r w:rsidRPr="00E77497">
        <w:rPr>
          <w:i/>
        </w:rPr>
        <w:t>h</w:t>
      </w:r>
      <w:r w:rsidRPr="00E77497">
        <w:t xml:space="preserve"> be ToNumber(</w:t>
      </w:r>
      <w:r w:rsidRPr="00E77497">
        <w:rPr>
          <w:i/>
        </w:rPr>
        <w:t>hour</w:t>
      </w:r>
      <w:r w:rsidRPr="00E77497">
        <w:t>).</w:t>
      </w:r>
    </w:p>
    <w:p w14:paraId="471C9780" w14:textId="77777777" w:rsidR="004C02EF" w:rsidRPr="00E77497" w:rsidRDefault="004C02EF" w:rsidP="001F482D">
      <w:pPr>
        <w:pStyle w:val="Alg4"/>
        <w:numPr>
          <w:ilvl w:val="0"/>
          <w:numId w:val="277"/>
        </w:numPr>
      </w:pPr>
      <w:r w:rsidRPr="00E77497">
        <w:t xml:space="preserve">If </w:t>
      </w:r>
      <w:r w:rsidRPr="00E77497">
        <w:rPr>
          <w:i/>
        </w:rPr>
        <w:t>min</w:t>
      </w:r>
      <w:r w:rsidRPr="00E77497">
        <w:t xml:space="preserve"> is not specified, then let </w:t>
      </w:r>
      <w:r w:rsidRPr="00E77497">
        <w:rPr>
          <w:i/>
        </w:rPr>
        <w:t>m</w:t>
      </w:r>
      <w:r w:rsidRPr="00E77497">
        <w:t xml:space="preserve"> be MinFromTime(</w:t>
      </w:r>
      <w:r w:rsidRPr="00E77497">
        <w:rPr>
          <w:i/>
        </w:rPr>
        <w:t>t</w:t>
      </w:r>
      <w:r w:rsidRPr="00E77497">
        <w:t xml:space="preserve">); otherwise, let </w:t>
      </w:r>
      <w:r w:rsidRPr="00E77497">
        <w:rPr>
          <w:i/>
        </w:rPr>
        <w:t>m</w:t>
      </w:r>
      <w:r w:rsidRPr="00E77497">
        <w:t xml:space="preserve"> be ToNumber(</w:t>
      </w:r>
      <w:r w:rsidRPr="00E77497">
        <w:rPr>
          <w:i/>
        </w:rPr>
        <w:t>min</w:t>
      </w:r>
      <w:r w:rsidRPr="00E77497">
        <w:t>).</w:t>
      </w:r>
    </w:p>
    <w:p w14:paraId="2EECDDF2" w14:textId="77777777" w:rsidR="004C02EF" w:rsidRPr="00E77497" w:rsidRDefault="004C02EF" w:rsidP="001F482D">
      <w:pPr>
        <w:pStyle w:val="Alg4"/>
        <w:numPr>
          <w:ilvl w:val="0"/>
          <w:numId w:val="277"/>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14:paraId="500B5B97" w14:textId="77777777" w:rsidR="004C02EF" w:rsidRPr="00E77497" w:rsidRDefault="004C02EF" w:rsidP="001F482D">
      <w:pPr>
        <w:pStyle w:val="Alg4"/>
        <w:numPr>
          <w:ilvl w:val="0"/>
          <w:numId w:val="277"/>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14:paraId="5EC57F0E" w14:textId="77777777" w:rsidR="004C02EF" w:rsidRPr="00E77497" w:rsidRDefault="004C02EF" w:rsidP="001F482D">
      <w:pPr>
        <w:pStyle w:val="Alg4"/>
        <w:numPr>
          <w:ilvl w:val="0"/>
          <w:numId w:val="277"/>
        </w:numPr>
      </w:pPr>
      <w:r w:rsidRPr="00E77497">
        <w:t xml:space="preserve">Let </w:t>
      </w:r>
      <w:r w:rsidRPr="00E77497">
        <w:rPr>
          <w:i/>
        </w:rPr>
        <w:t>newDate</w:t>
      </w:r>
      <w:r w:rsidRPr="00E77497">
        <w:t xml:space="preserve"> be MakeDate(Day(</w:t>
      </w:r>
      <w:r w:rsidRPr="00E77497">
        <w:rPr>
          <w:i/>
        </w:rPr>
        <w:t>t</w:t>
      </w:r>
      <w:r w:rsidRPr="00E77497">
        <w:t>), MakeTime(</w:t>
      </w:r>
      <w:r w:rsidRPr="00E77497">
        <w:rPr>
          <w:i/>
        </w:rPr>
        <w:t>h</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14:paraId="59A815B3" w14:textId="77777777" w:rsidR="004C02EF" w:rsidRPr="00E77497" w:rsidRDefault="004C02EF" w:rsidP="001F482D">
      <w:pPr>
        <w:pStyle w:val="Alg4"/>
        <w:numPr>
          <w:ilvl w:val="0"/>
          <w:numId w:val="277"/>
        </w:numPr>
      </w:pPr>
      <w:r w:rsidRPr="00E77497">
        <w:t xml:space="preserve">Let </w:t>
      </w:r>
      <w:r w:rsidRPr="00E77497">
        <w:rPr>
          <w:i/>
        </w:rPr>
        <w:t>v</w:t>
      </w:r>
      <w:r w:rsidRPr="00E77497">
        <w:t xml:space="preserve"> be TimeClip(</w:t>
      </w:r>
      <w:r w:rsidRPr="00E77497">
        <w:rPr>
          <w:i/>
        </w:rPr>
        <w:t>newDate</w:t>
      </w:r>
      <w:r w:rsidRPr="00E77497">
        <w:t>).</w:t>
      </w:r>
    </w:p>
    <w:p w14:paraId="20555729" w14:textId="77777777" w:rsidR="004C02EF" w:rsidRPr="00E77497" w:rsidRDefault="004C02EF" w:rsidP="001F482D">
      <w:pPr>
        <w:pStyle w:val="Alg4"/>
        <w:numPr>
          <w:ilvl w:val="0"/>
          <w:numId w:val="277"/>
        </w:numPr>
      </w:pPr>
      <w:r w:rsidRPr="00E77497">
        <w:t xml:space="preserve">Set the [[PrimitiveValue]] internal property of this Date object to </w:t>
      </w:r>
      <w:r w:rsidRPr="00E77497">
        <w:rPr>
          <w:i/>
        </w:rPr>
        <w:t>v</w:t>
      </w:r>
      <w:r w:rsidRPr="00E77497">
        <w:t>.</w:t>
      </w:r>
    </w:p>
    <w:p w14:paraId="04FD7F4A" w14:textId="77777777" w:rsidR="004C02EF" w:rsidRPr="00E77497" w:rsidRDefault="004C02EF" w:rsidP="001F482D">
      <w:pPr>
        <w:pStyle w:val="Alg4"/>
        <w:numPr>
          <w:ilvl w:val="0"/>
          <w:numId w:val="277"/>
        </w:numPr>
        <w:spacing w:after="220"/>
      </w:pPr>
      <w:r w:rsidRPr="00E77497">
        <w:t xml:space="preserve">Return </w:t>
      </w:r>
      <w:r w:rsidRPr="00E77497">
        <w:rPr>
          <w:i/>
        </w:rPr>
        <w:t>v</w:t>
      </w:r>
      <w:r w:rsidRPr="00E77497">
        <w:t>.</w:t>
      </w:r>
      <w:bookmarkStart w:id="32559" w:name="_Toc393690582"/>
    </w:p>
    <w:p w14:paraId="0C08E0A0"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setUTCHours</w:t>
      </w:r>
      <w:r w:rsidRPr="00E77497">
        <w:t xml:space="preserve"> method is </w:t>
      </w:r>
      <w:r w:rsidRPr="00E77497">
        <w:rPr>
          <w:b/>
        </w:rPr>
        <w:t>4</w:t>
      </w:r>
      <w:r w:rsidRPr="00E77497">
        <w:t>.</w:t>
      </w:r>
    </w:p>
    <w:p w14:paraId="4B9E0A14" w14:textId="77777777" w:rsidR="004C02EF" w:rsidRPr="00E77497" w:rsidRDefault="004C02EF" w:rsidP="004C02EF">
      <w:pPr>
        <w:pStyle w:val="40"/>
        <w:numPr>
          <w:ilvl w:val="0"/>
          <w:numId w:val="0"/>
        </w:numPr>
      </w:pPr>
      <w:r w:rsidRPr="00E77497">
        <w:t>15.9.5.36</w:t>
      </w:r>
      <w:r w:rsidRPr="00E77497">
        <w:tab/>
        <w:t>Date.prototype.setDate (date</w:t>
      </w:r>
      <w:bookmarkEnd w:id="32559"/>
      <w:r w:rsidRPr="00E77497">
        <w:t>)</w:t>
      </w:r>
    </w:p>
    <w:p w14:paraId="08F584B3" w14:textId="77777777" w:rsidR="004C02EF" w:rsidRPr="00E77497" w:rsidRDefault="004C02EF" w:rsidP="001F482D">
      <w:pPr>
        <w:pStyle w:val="Alg4"/>
        <w:numPr>
          <w:ilvl w:val="0"/>
          <w:numId w:val="278"/>
        </w:numPr>
      </w:pPr>
      <w:r w:rsidRPr="00E77497">
        <w:t xml:space="preserve">Let </w:t>
      </w:r>
      <w:r w:rsidRPr="00E77497">
        <w:rPr>
          <w:i/>
        </w:rPr>
        <w:t>t</w:t>
      </w:r>
      <w:r w:rsidRPr="00E77497">
        <w:t xml:space="preserve"> be the result of LocalTime(this time value).</w:t>
      </w:r>
    </w:p>
    <w:p w14:paraId="4DF07BED" w14:textId="77777777" w:rsidR="004C02EF" w:rsidRPr="00E77497" w:rsidRDefault="004C02EF" w:rsidP="001F482D">
      <w:pPr>
        <w:pStyle w:val="Alg4"/>
        <w:numPr>
          <w:ilvl w:val="0"/>
          <w:numId w:val="278"/>
        </w:numPr>
      </w:pPr>
      <w:r w:rsidRPr="00E77497">
        <w:t xml:space="preserve">Let </w:t>
      </w:r>
      <w:r w:rsidRPr="00E77497">
        <w:rPr>
          <w:i/>
        </w:rPr>
        <w:t>dt</w:t>
      </w:r>
      <w:r w:rsidRPr="00E77497">
        <w:t xml:space="preserve"> be ToNumber(</w:t>
      </w:r>
      <w:r w:rsidRPr="00E77497">
        <w:rPr>
          <w:i/>
        </w:rPr>
        <w:t>date</w:t>
      </w:r>
      <w:r w:rsidRPr="00E77497">
        <w:t>).</w:t>
      </w:r>
    </w:p>
    <w:p w14:paraId="1DCF1615" w14:textId="77777777" w:rsidR="004C02EF" w:rsidRPr="00E77497" w:rsidRDefault="004C02EF" w:rsidP="001F482D">
      <w:pPr>
        <w:pStyle w:val="Alg4"/>
        <w:numPr>
          <w:ilvl w:val="0"/>
          <w:numId w:val="278"/>
        </w:numPr>
      </w:pPr>
      <w:r w:rsidRPr="00E77497">
        <w:t xml:space="preserve">Let </w:t>
      </w:r>
      <w:r w:rsidRPr="00E77497">
        <w:rPr>
          <w:i/>
        </w:rPr>
        <w:t>newDate</w:t>
      </w:r>
      <w:r w:rsidRPr="00E77497">
        <w:t xml:space="preserve"> be MakeDate(MakeDay(YearFromTime(</w:t>
      </w:r>
      <w:r w:rsidRPr="00E77497">
        <w:rPr>
          <w:i/>
        </w:rPr>
        <w:t>t</w:t>
      </w:r>
      <w:r w:rsidRPr="00E77497">
        <w:t>), MonthFromTime(</w:t>
      </w:r>
      <w:r w:rsidRPr="00E77497">
        <w:rPr>
          <w:i/>
        </w:rPr>
        <w:t>t</w:t>
      </w:r>
      <w:r w:rsidRPr="00E77497">
        <w:t xml:space="preserve">), </w:t>
      </w:r>
      <w:r w:rsidRPr="00E77497">
        <w:rPr>
          <w:i/>
        </w:rPr>
        <w:t>dt</w:t>
      </w:r>
      <w:r w:rsidRPr="00E77497">
        <w:t>), TimeWithinDay(</w:t>
      </w:r>
      <w:r w:rsidRPr="00E77497">
        <w:rPr>
          <w:i/>
        </w:rPr>
        <w:t>t</w:t>
      </w:r>
      <w:r w:rsidRPr="00E77497">
        <w:t>)).</w:t>
      </w:r>
    </w:p>
    <w:p w14:paraId="2C8ED515" w14:textId="77777777" w:rsidR="004C02EF" w:rsidRPr="00E77497" w:rsidRDefault="004C02EF" w:rsidP="001F482D">
      <w:pPr>
        <w:pStyle w:val="Alg4"/>
        <w:numPr>
          <w:ilvl w:val="0"/>
          <w:numId w:val="278"/>
        </w:numPr>
      </w:pPr>
      <w:r w:rsidRPr="00E77497">
        <w:t xml:space="preserve">Let </w:t>
      </w:r>
      <w:r w:rsidRPr="00E77497">
        <w:rPr>
          <w:i/>
        </w:rPr>
        <w:t>u</w:t>
      </w:r>
      <w:r w:rsidRPr="00E77497">
        <w:t xml:space="preserve"> be TimeClip(UTC(</w:t>
      </w:r>
      <w:r w:rsidRPr="00E77497">
        <w:rPr>
          <w:i/>
        </w:rPr>
        <w:t>newDate</w:t>
      </w:r>
      <w:r w:rsidRPr="00E77497">
        <w:t>)).</w:t>
      </w:r>
    </w:p>
    <w:p w14:paraId="7E915BF8" w14:textId="77777777" w:rsidR="004C02EF" w:rsidRPr="00E77497" w:rsidRDefault="004C02EF" w:rsidP="001F482D">
      <w:pPr>
        <w:pStyle w:val="Alg4"/>
        <w:numPr>
          <w:ilvl w:val="0"/>
          <w:numId w:val="278"/>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29823507" w14:textId="77777777" w:rsidR="004C02EF" w:rsidRPr="00E77497" w:rsidRDefault="004C02EF" w:rsidP="001F482D">
      <w:pPr>
        <w:pStyle w:val="Alg4"/>
        <w:numPr>
          <w:ilvl w:val="0"/>
          <w:numId w:val="278"/>
        </w:numPr>
        <w:spacing w:after="220"/>
      </w:pPr>
      <w:r w:rsidRPr="00E77497">
        <w:t xml:space="preserve">Return </w:t>
      </w:r>
      <w:r w:rsidRPr="00E77497">
        <w:rPr>
          <w:i/>
        </w:rPr>
        <w:t>u</w:t>
      </w:r>
      <w:r w:rsidRPr="00E77497">
        <w:t>.</w:t>
      </w:r>
      <w:bookmarkStart w:id="32560" w:name="_Toc393690583"/>
    </w:p>
    <w:p w14:paraId="033911CF" w14:textId="77777777" w:rsidR="004C02EF" w:rsidRPr="00E77497" w:rsidRDefault="004C02EF" w:rsidP="004C02EF">
      <w:pPr>
        <w:pStyle w:val="40"/>
        <w:numPr>
          <w:ilvl w:val="0"/>
          <w:numId w:val="0"/>
        </w:numPr>
      </w:pPr>
      <w:r w:rsidRPr="00E77497">
        <w:t>15.9.5.37</w:t>
      </w:r>
      <w:r w:rsidRPr="00E77497">
        <w:tab/>
        <w:t>Date.prototype.setUTCDate (date</w:t>
      </w:r>
      <w:bookmarkEnd w:id="32560"/>
      <w:r w:rsidRPr="00E77497">
        <w:t>)</w:t>
      </w:r>
    </w:p>
    <w:p w14:paraId="3F6CD185" w14:textId="77777777" w:rsidR="004C02EF" w:rsidRPr="00E77497" w:rsidRDefault="004C02EF" w:rsidP="001F482D">
      <w:pPr>
        <w:pStyle w:val="Alg4"/>
        <w:numPr>
          <w:ilvl w:val="0"/>
          <w:numId w:val="279"/>
        </w:numPr>
      </w:pPr>
      <w:r w:rsidRPr="00E77497">
        <w:t xml:space="preserve">Let </w:t>
      </w:r>
      <w:r w:rsidRPr="00E77497">
        <w:rPr>
          <w:i/>
        </w:rPr>
        <w:t>t</w:t>
      </w:r>
      <w:r w:rsidRPr="00E77497">
        <w:t xml:space="preserve"> be this time value.</w:t>
      </w:r>
    </w:p>
    <w:p w14:paraId="4CAEB24F" w14:textId="77777777" w:rsidR="00242BA0" w:rsidRDefault="00242BA0" w:rsidP="00242BA0">
      <w:pPr>
        <w:pStyle w:val="M4"/>
        <w:numPr>
          <w:ilvl w:val="0"/>
          <w:numId w:val="279"/>
        </w:numPr>
        <w:spacing w:after="0"/>
        <w:rPr>
          <w:ins w:id="32561" w:author="Rev 8 Allen Wirfs-Brock" w:date="2012-05-11T15:22:00Z"/>
        </w:rPr>
      </w:pPr>
      <w:ins w:id="32562" w:author="Rev 8 Allen Wirfs-Brock" w:date="2012-05-11T15:22:00Z">
        <w:r>
          <w:t>ReturnIfAbrupt(</w:t>
        </w:r>
        <w:r w:rsidRPr="00242BA0">
          <w:rPr>
            <w:i/>
          </w:rPr>
          <w:t>t</w:t>
        </w:r>
        <w:r>
          <w:t>).</w:t>
        </w:r>
      </w:ins>
    </w:p>
    <w:p w14:paraId="64FB6D1E" w14:textId="77777777" w:rsidR="004C02EF" w:rsidRPr="00E77497" w:rsidRDefault="004C02EF" w:rsidP="001F482D">
      <w:pPr>
        <w:pStyle w:val="Alg4"/>
        <w:numPr>
          <w:ilvl w:val="0"/>
          <w:numId w:val="279"/>
        </w:numPr>
      </w:pPr>
      <w:r w:rsidRPr="00E77497">
        <w:t xml:space="preserve">Let </w:t>
      </w:r>
      <w:r w:rsidRPr="00E77497">
        <w:rPr>
          <w:i/>
        </w:rPr>
        <w:t>dt</w:t>
      </w:r>
      <w:r w:rsidRPr="00E77497">
        <w:t xml:space="preserve"> be ToNumber(</w:t>
      </w:r>
      <w:r w:rsidRPr="00E77497">
        <w:rPr>
          <w:i/>
        </w:rPr>
        <w:t>date</w:t>
      </w:r>
      <w:r w:rsidRPr="00E77497">
        <w:t>).</w:t>
      </w:r>
    </w:p>
    <w:p w14:paraId="1C9611BC" w14:textId="77777777" w:rsidR="004C02EF" w:rsidRPr="00E77497" w:rsidRDefault="004C02EF" w:rsidP="001F482D">
      <w:pPr>
        <w:pStyle w:val="Alg4"/>
        <w:numPr>
          <w:ilvl w:val="0"/>
          <w:numId w:val="279"/>
        </w:numPr>
      </w:pPr>
      <w:r w:rsidRPr="00E77497">
        <w:t xml:space="preserve">Let </w:t>
      </w:r>
      <w:r w:rsidRPr="00E77497">
        <w:rPr>
          <w:i/>
        </w:rPr>
        <w:t>newDate</w:t>
      </w:r>
      <w:r w:rsidRPr="00E77497">
        <w:t xml:space="preserve"> be MakeDate(MakeDay(YearFromTime(</w:t>
      </w:r>
      <w:r w:rsidRPr="00E77497">
        <w:rPr>
          <w:i/>
        </w:rPr>
        <w:t>t</w:t>
      </w:r>
      <w:r w:rsidRPr="00E77497">
        <w:t>), MonthFromTime(</w:t>
      </w:r>
      <w:r w:rsidRPr="00E77497">
        <w:rPr>
          <w:i/>
        </w:rPr>
        <w:t>t</w:t>
      </w:r>
      <w:r w:rsidRPr="00E77497">
        <w:t xml:space="preserve">), </w:t>
      </w:r>
      <w:r w:rsidRPr="00E77497">
        <w:rPr>
          <w:i/>
        </w:rPr>
        <w:t>dt</w:t>
      </w:r>
      <w:r w:rsidRPr="00E77497">
        <w:t>), TimeWithinDay(</w:t>
      </w:r>
      <w:r w:rsidRPr="00E77497">
        <w:rPr>
          <w:i/>
        </w:rPr>
        <w:t>t</w:t>
      </w:r>
      <w:r w:rsidRPr="00E77497">
        <w:t>)).</w:t>
      </w:r>
    </w:p>
    <w:p w14:paraId="44331A1C" w14:textId="77777777" w:rsidR="004C02EF" w:rsidRPr="00E77497" w:rsidRDefault="004C02EF" w:rsidP="001F482D">
      <w:pPr>
        <w:pStyle w:val="Alg4"/>
        <w:numPr>
          <w:ilvl w:val="0"/>
          <w:numId w:val="279"/>
        </w:numPr>
      </w:pPr>
      <w:r w:rsidRPr="00E77497">
        <w:t xml:space="preserve">Let </w:t>
      </w:r>
      <w:r w:rsidRPr="00E77497">
        <w:rPr>
          <w:i/>
        </w:rPr>
        <w:t>v</w:t>
      </w:r>
      <w:r w:rsidRPr="00E77497">
        <w:t xml:space="preserve"> be TimeClip(</w:t>
      </w:r>
      <w:r w:rsidRPr="00E77497">
        <w:rPr>
          <w:i/>
        </w:rPr>
        <w:t>newDate</w:t>
      </w:r>
      <w:r w:rsidRPr="00E77497">
        <w:t>).</w:t>
      </w:r>
    </w:p>
    <w:p w14:paraId="777D8294" w14:textId="77777777" w:rsidR="004C02EF" w:rsidRPr="00E77497" w:rsidRDefault="004C02EF" w:rsidP="001F482D">
      <w:pPr>
        <w:pStyle w:val="Alg4"/>
        <w:numPr>
          <w:ilvl w:val="0"/>
          <w:numId w:val="279"/>
        </w:numPr>
      </w:pPr>
      <w:r w:rsidRPr="00E77497">
        <w:t xml:space="preserve">Set the [[PrimitiveValue]] internal property of this Date object to </w:t>
      </w:r>
      <w:r w:rsidRPr="00E77497">
        <w:rPr>
          <w:i/>
        </w:rPr>
        <w:t>v</w:t>
      </w:r>
      <w:r w:rsidRPr="00E77497">
        <w:t>.</w:t>
      </w:r>
    </w:p>
    <w:p w14:paraId="250762E0" w14:textId="77777777" w:rsidR="004C02EF" w:rsidRPr="00E77497" w:rsidRDefault="004C02EF" w:rsidP="001F482D">
      <w:pPr>
        <w:pStyle w:val="Alg4"/>
        <w:numPr>
          <w:ilvl w:val="0"/>
          <w:numId w:val="279"/>
        </w:numPr>
        <w:spacing w:after="220"/>
      </w:pPr>
      <w:r w:rsidRPr="00E77497">
        <w:t xml:space="preserve">Return </w:t>
      </w:r>
      <w:r w:rsidRPr="00E77497">
        <w:rPr>
          <w:i/>
        </w:rPr>
        <w:t>v</w:t>
      </w:r>
      <w:r w:rsidRPr="00E77497">
        <w:t>.</w:t>
      </w:r>
      <w:bookmarkStart w:id="32563" w:name="_Toc393690584"/>
    </w:p>
    <w:p w14:paraId="2768EFA3" w14:textId="77777777" w:rsidR="004C02EF" w:rsidRPr="00E77497" w:rsidRDefault="004C02EF" w:rsidP="004C02EF">
      <w:pPr>
        <w:pStyle w:val="40"/>
        <w:numPr>
          <w:ilvl w:val="0"/>
          <w:numId w:val="0"/>
        </w:numPr>
      </w:pPr>
      <w:bookmarkStart w:id="32564" w:name="_Ref457709622"/>
      <w:r w:rsidRPr="00E77497">
        <w:t>15.9.5.38</w:t>
      </w:r>
      <w:r w:rsidRPr="00E77497">
        <w:tab/>
        <w:t xml:space="preserve">Date.prototype.setMonth (month [, date ] </w:t>
      </w:r>
      <w:bookmarkEnd w:id="32563"/>
      <w:r w:rsidRPr="00E77497">
        <w:t>)</w:t>
      </w:r>
      <w:bookmarkEnd w:id="32564"/>
    </w:p>
    <w:p w14:paraId="7FBE05E5" w14:textId="77777777"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getDate()</w:t>
      </w:r>
      <w:r w:rsidRPr="00E77497">
        <w:t>.</w:t>
      </w:r>
    </w:p>
    <w:p w14:paraId="37F51F8C" w14:textId="77777777" w:rsidR="004C02EF" w:rsidRPr="00E77497" w:rsidRDefault="004C02EF" w:rsidP="001F482D">
      <w:pPr>
        <w:pStyle w:val="Alg4"/>
        <w:numPr>
          <w:ilvl w:val="0"/>
          <w:numId w:val="280"/>
        </w:numPr>
      </w:pPr>
      <w:r w:rsidRPr="00E77497">
        <w:t xml:space="preserve">Let </w:t>
      </w:r>
      <w:r w:rsidRPr="00E77497">
        <w:rPr>
          <w:i/>
        </w:rPr>
        <w:t>t</w:t>
      </w:r>
      <w:r w:rsidRPr="00E77497">
        <w:t xml:space="preserve"> be the result of LocalTime(this time value).</w:t>
      </w:r>
    </w:p>
    <w:p w14:paraId="51C8135A" w14:textId="77777777" w:rsidR="004C02EF" w:rsidRPr="00E77497" w:rsidRDefault="004C02EF" w:rsidP="001F482D">
      <w:pPr>
        <w:pStyle w:val="Alg4"/>
        <w:numPr>
          <w:ilvl w:val="0"/>
          <w:numId w:val="280"/>
        </w:numPr>
      </w:pPr>
      <w:r w:rsidRPr="00E77497">
        <w:t xml:space="preserve">Let </w:t>
      </w:r>
      <w:r w:rsidRPr="00E77497">
        <w:rPr>
          <w:i/>
        </w:rPr>
        <w:t>m</w:t>
      </w:r>
      <w:r w:rsidRPr="00E77497">
        <w:t xml:space="preserve"> be ToNumber(</w:t>
      </w:r>
      <w:r w:rsidRPr="00E77497">
        <w:rPr>
          <w:i/>
        </w:rPr>
        <w:t>month</w:t>
      </w:r>
      <w:r w:rsidRPr="00E77497">
        <w:t>).</w:t>
      </w:r>
    </w:p>
    <w:p w14:paraId="039B4734" w14:textId="77777777" w:rsidR="004C02EF" w:rsidRPr="00E77497" w:rsidRDefault="004C02EF" w:rsidP="001F482D">
      <w:pPr>
        <w:pStyle w:val="Alg4"/>
        <w:numPr>
          <w:ilvl w:val="0"/>
          <w:numId w:val="280"/>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770751C1" w14:textId="77777777" w:rsidR="004C02EF" w:rsidRPr="00E77497" w:rsidRDefault="004C02EF" w:rsidP="001F482D">
      <w:pPr>
        <w:pStyle w:val="Alg4"/>
        <w:numPr>
          <w:ilvl w:val="0"/>
          <w:numId w:val="280"/>
        </w:numPr>
      </w:pPr>
      <w:r w:rsidRPr="00E77497">
        <w:t xml:space="preserve">Let </w:t>
      </w:r>
      <w:r w:rsidRPr="00E77497">
        <w:rPr>
          <w:i/>
        </w:rPr>
        <w:t>newDate</w:t>
      </w:r>
      <w:r w:rsidRPr="00E77497">
        <w:t xml:space="preserve"> be MakeDate(MakeDay(YearFromTime(</w:t>
      </w:r>
      <w:r w:rsidRPr="00E77497">
        <w:rPr>
          <w:i/>
        </w:rPr>
        <w:t>t</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6ED85E55" w14:textId="77777777" w:rsidR="004C02EF" w:rsidRPr="00E77497" w:rsidRDefault="004C02EF" w:rsidP="001F482D">
      <w:pPr>
        <w:pStyle w:val="Alg4"/>
        <w:numPr>
          <w:ilvl w:val="0"/>
          <w:numId w:val="280"/>
        </w:numPr>
      </w:pPr>
      <w:r w:rsidRPr="00E77497">
        <w:t xml:space="preserve">Let </w:t>
      </w:r>
      <w:r w:rsidRPr="00E77497">
        <w:rPr>
          <w:i/>
        </w:rPr>
        <w:t>u</w:t>
      </w:r>
      <w:r w:rsidRPr="00E77497">
        <w:t xml:space="preserve"> be TimeClip(UTC(</w:t>
      </w:r>
      <w:r w:rsidRPr="00E77497">
        <w:rPr>
          <w:i/>
        </w:rPr>
        <w:t>newDate</w:t>
      </w:r>
      <w:r w:rsidRPr="00E77497">
        <w:t>)).</w:t>
      </w:r>
    </w:p>
    <w:p w14:paraId="7DA7E194" w14:textId="77777777" w:rsidR="004C02EF" w:rsidRPr="00E77497" w:rsidRDefault="004C02EF" w:rsidP="001F482D">
      <w:pPr>
        <w:pStyle w:val="Alg4"/>
        <w:numPr>
          <w:ilvl w:val="0"/>
          <w:numId w:val="280"/>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2C85F0F7" w14:textId="77777777" w:rsidR="004C02EF" w:rsidRPr="00E77497" w:rsidRDefault="004C02EF" w:rsidP="001F482D">
      <w:pPr>
        <w:pStyle w:val="Alg4"/>
        <w:numPr>
          <w:ilvl w:val="0"/>
          <w:numId w:val="280"/>
        </w:numPr>
        <w:spacing w:after="220"/>
      </w:pPr>
      <w:r w:rsidRPr="00E77497">
        <w:t xml:space="preserve">Return </w:t>
      </w:r>
      <w:r w:rsidRPr="00E77497">
        <w:rPr>
          <w:i/>
        </w:rPr>
        <w:t>u</w:t>
      </w:r>
      <w:r w:rsidRPr="00E77497">
        <w:t>.</w:t>
      </w:r>
      <w:bookmarkStart w:id="32565" w:name="_Toc393690585"/>
    </w:p>
    <w:p w14:paraId="2979F37F"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setMonth</w:t>
      </w:r>
      <w:r w:rsidRPr="00E77497">
        <w:t xml:space="preserve"> method is </w:t>
      </w:r>
      <w:r w:rsidRPr="00E77497">
        <w:rPr>
          <w:b/>
        </w:rPr>
        <w:t>2</w:t>
      </w:r>
      <w:r w:rsidRPr="00E77497">
        <w:t>.</w:t>
      </w:r>
    </w:p>
    <w:p w14:paraId="467F18B7" w14:textId="77777777" w:rsidR="004C02EF" w:rsidRPr="00E77497" w:rsidRDefault="004C02EF" w:rsidP="004C02EF">
      <w:pPr>
        <w:pStyle w:val="40"/>
        <w:numPr>
          <w:ilvl w:val="0"/>
          <w:numId w:val="0"/>
        </w:numPr>
      </w:pPr>
      <w:bookmarkStart w:id="32566" w:name="_Ref457709667"/>
      <w:r w:rsidRPr="00E77497">
        <w:t>15.9.5.39</w:t>
      </w:r>
      <w:r w:rsidRPr="00E77497">
        <w:tab/>
        <w:t xml:space="preserve">Date.prototype.setUTCMonth (month [, date ] </w:t>
      </w:r>
      <w:bookmarkEnd w:id="32565"/>
      <w:r w:rsidRPr="00E77497">
        <w:t>)</w:t>
      </w:r>
      <w:bookmarkEnd w:id="32566"/>
    </w:p>
    <w:p w14:paraId="14E40C8F" w14:textId="77777777"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getUTCDate()</w:t>
      </w:r>
      <w:r w:rsidRPr="00E77497">
        <w:t>.</w:t>
      </w:r>
    </w:p>
    <w:p w14:paraId="0BC288E4" w14:textId="77777777" w:rsidR="004C02EF" w:rsidRPr="00E77497" w:rsidRDefault="004C02EF" w:rsidP="001F482D">
      <w:pPr>
        <w:pStyle w:val="Alg4"/>
        <w:numPr>
          <w:ilvl w:val="0"/>
          <w:numId w:val="281"/>
        </w:numPr>
      </w:pPr>
      <w:r w:rsidRPr="00E77497">
        <w:t xml:space="preserve">Let </w:t>
      </w:r>
      <w:r w:rsidRPr="00E77497">
        <w:rPr>
          <w:i/>
        </w:rPr>
        <w:t>t</w:t>
      </w:r>
      <w:r w:rsidRPr="00E77497">
        <w:t xml:space="preserve"> be this time value.</w:t>
      </w:r>
    </w:p>
    <w:p w14:paraId="410A5C7C" w14:textId="77777777" w:rsidR="00242BA0" w:rsidRDefault="00242BA0" w:rsidP="00242BA0">
      <w:pPr>
        <w:pStyle w:val="M4"/>
        <w:numPr>
          <w:ilvl w:val="0"/>
          <w:numId w:val="281"/>
        </w:numPr>
        <w:spacing w:after="0"/>
        <w:rPr>
          <w:ins w:id="32567" w:author="Rev 8 Allen Wirfs-Brock" w:date="2012-05-11T15:22:00Z"/>
        </w:rPr>
      </w:pPr>
      <w:ins w:id="32568" w:author="Rev 8 Allen Wirfs-Brock" w:date="2012-05-11T15:22:00Z">
        <w:r>
          <w:t>ReturnIfAbrupt(</w:t>
        </w:r>
        <w:r w:rsidRPr="00242BA0">
          <w:rPr>
            <w:i/>
          </w:rPr>
          <w:t>t</w:t>
        </w:r>
        <w:r>
          <w:t>).</w:t>
        </w:r>
      </w:ins>
    </w:p>
    <w:p w14:paraId="458AC9BA" w14:textId="77777777" w:rsidR="004C02EF" w:rsidRPr="00E77497" w:rsidRDefault="004C02EF" w:rsidP="001F482D">
      <w:pPr>
        <w:pStyle w:val="Alg4"/>
        <w:numPr>
          <w:ilvl w:val="0"/>
          <w:numId w:val="281"/>
        </w:numPr>
      </w:pPr>
      <w:r w:rsidRPr="00E77497">
        <w:t xml:space="preserve">Let </w:t>
      </w:r>
      <w:r w:rsidRPr="00E77497">
        <w:rPr>
          <w:i/>
        </w:rPr>
        <w:t>m</w:t>
      </w:r>
      <w:r w:rsidRPr="00E77497">
        <w:t xml:space="preserve"> be ToNumber(</w:t>
      </w:r>
      <w:r w:rsidRPr="00E77497">
        <w:rPr>
          <w:i/>
        </w:rPr>
        <w:t>month</w:t>
      </w:r>
      <w:r w:rsidRPr="00E77497">
        <w:t>).</w:t>
      </w:r>
    </w:p>
    <w:p w14:paraId="7869C5C0" w14:textId="77777777" w:rsidR="004C02EF" w:rsidRPr="00E77497" w:rsidRDefault="004C02EF" w:rsidP="001F482D">
      <w:pPr>
        <w:pStyle w:val="Alg4"/>
        <w:numPr>
          <w:ilvl w:val="0"/>
          <w:numId w:val="281"/>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0CD44725" w14:textId="77777777" w:rsidR="004C02EF" w:rsidRPr="00E77497" w:rsidRDefault="004C02EF" w:rsidP="001F482D">
      <w:pPr>
        <w:pStyle w:val="Alg4"/>
        <w:numPr>
          <w:ilvl w:val="0"/>
          <w:numId w:val="281"/>
        </w:numPr>
      </w:pPr>
      <w:r w:rsidRPr="00E77497">
        <w:t xml:space="preserve">Let </w:t>
      </w:r>
      <w:r w:rsidRPr="00E77497">
        <w:rPr>
          <w:i/>
        </w:rPr>
        <w:t>newDate</w:t>
      </w:r>
      <w:r w:rsidRPr="00E77497">
        <w:t xml:space="preserve"> be MakeDate(MakeDay(YearFromTime(</w:t>
      </w:r>
      <w:r w:rsidRPr="00E77497">
        <w:rPr>
          <w:i/>
        </w:rPr>
        <w:t>t</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46BA1B9A" w14:textId="77777777" w:rsidR="004C02EF" w:rsidRPr="00E77497" w:rsidRDefault="004C02EF" w:rsidP="001F482D">
      <w:pPr>
        <w:pStyle w:val="Alg4"/>
        <w:numPr>
          <w:ilvl w:val="0"/>
          <w:numId w:val="281"/>
        </w:numPr>
      </w:pPr>
      <w:r w:rsidRPr="00E77497">
        <w:t xml:space="preserve">Let </w:t>
      </w:r>
      <w:r w:rsidRPr="00E77497">
        <w:rPr>
          <w:i/>
        </w:rPr>
        <w:t>v</w:t>
      </w:r>
      <w:r w:rsidRPr="00E77497">
        <w:t xml:space="preserve"> be TimeClip(</w:t>
      </w:r>
      <w:r w:rsidRPr="00E77497">
        <w:rPr>
          <w:i/>
        </w:rPr>
        <w:t>newDate</w:t>
      </w:r>
      <w:r w:rsidRPr="00E77497">
        <w:t>).</w:t>
      </w:r>
    </w:p>
    <w:p w14:paraId="6CC1AF85" w14:textId="77777777" w:rsidR="004C02EF" w:rsidRPr="00E77497" w:rsidRDefault="004C02EF" w:rsidP="001F482D">
      <w:pPr>
        <w:pStyle w:val="Alg4"/>
        <w:numPr>
          <w:ilvl w:val="0"/>
          <w:numId w:val="281"/>
        </w:numPr>
      </w:pPr>
      <w:r w:rsidRPr="00E77497">
        <w:t xml:space="preserve">Set the [[PrimitiveValue]] internal property of this Date object to </w:t>
      </w:r>
      <w:r w:rsidRPr="00E77497">
        <w:rPr>
          <w:i/>
        </w:rPr>
        <w:t>v</w:t>
      </w:r>
      <w:r w:rsidRPr="00E77497">
        <w:t>.</w:t>
      </w:r>
    </w:p>
    <w:p w14:paraId="5D777395" w14:textId="77777777" w:rsidR="004C02EF" w:rsidRPr="00E77497" w:rsidRDefault="004C02EF" w:rsidP="001F482D">
      <w:pPr>
        <w:pStyle w:val="Alg4"/>
        <w:numPr>
          <w:ilvl w:val="0"/>
          <w:numId w:val="281"/>
        </w:numPr>
        <w:spacing w:after="220"/>
      </w:pPr>
      <w:r w:rsidRPr="00E77497">
        <w:t xml:space="preserve">Return </w:t>
      </w:r>
      <w:r w:rsidRPr="00E77497">
        <w:rPr>
          <w:i/>
        </w:rPr>
        <w:t>v</w:t>
      </w:r>
      <w:r w:rsidRPr="00E77497">
        <w:t>.</w:t>
      </w:r>
      <w:bookmarkStart w:id="32569" w:name="_Toc393690586"/>
    </w:p>
    <w:p w14:paraId="4A99F51E"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setUTCMonth</w:t>
      </w:r>
      <w:r w:rsidRPr="00E77497">
        <w:t xml:space="preserve"> method is </w:t>
      </w:r>
      <w:r w:rsidRPr="00E77497">
        <w:rPr>
          <w:b/>
        </w:rPr>
        <w:t>2</w:t>
      </w:r>
      <w:r w:rsidRPr="00E77497">
        <w:t>.</w:t>
      </w:r>
    </w:p>
    <w:p w14:paraId="0F5D5F83" w14:textId="77777777" w:rsidR="004C02EF" w:rsidRPr="00E77497" w:rsidRDefault="004C02EF" w:rsidP="004C02EF">
      <w:pPr>
        <w:pStyle w:val="40"/>
        <w:numPr>
          <w:ilvl w:val="0"/>
          <w:numId w:val="0"/>
        </w:numPr>
      </w:pPr>
      <w:bookmarkStart w:id="32570" w:name="_Ref457709669"/>
      <w:r w:rsidRPr="00E77497">
        <w:t>15.9.5.40</w:t>
      </w:r>
      <w:r w:rsidRPr="00E77497">
        <w:tab/>
        <w:t xml:space="preserve">Date.prototype.setFullYear (year [, month [, date ] ] </w:t>
      </w:r>
      <w:bookmarkEnd w:id="32569"/>
      <w:r w:rsidRPr="00E77497">
        <w:t>)</w:t>
      </w:r>
      <w:bookmarkEnd w:id="32570"/>
    </w:p>
    <w:p w14:paraId="0C25CF61" w14:textId="77777777" w:rsidR="004C02EF" w:rsidRPr="00E77497" w:rsidRDefault="004C02EF" w:rsidP="004C02EF">
      <w:r w:rsidRPr="00E77497">
        <w:t xml:space="preserve">If </w:t>
      </w:r>
      <w:r w:rsidRPr="00E77497">
        <w:rPr>
          <w:rFonts w:ascii="Times New Roman" w:hAnsi="Times New Roman"/>
          <w:i/>
        </w:rPr>
        <w:t>month</w:t>
      </w:r>
      <w:r w:rsidRPr="00E77497">
        <w:t xml:space="preserve"> is not specified, this behaves as if </w:t>
      </w:r>
      <w:r w:rsidRPr="00E77497">
        <w:rPr>
          <w:rFonts w:ascii="Times New Roman" w:hAnsi="Times New Roman"/>
          <w:i/>
        </w:rPr>
        <w:t>month</w:t>
      </w:r>
      <w:r w:rsidRPr="00E77497">
        <w:t xml:space="preserve"> were specified with the value </w:t>
      </w:r>
      <w:r w:rsidRPr="00E77497">
        <w:rPr>
          <w:rFonts w:ascii="Courier New" w:hAnsi="Courier New" w:cs="Courier New"/>
          <w:b/>
        </w:rPr>
        <w:t>getMonth()</w:t>
      </w:r>
      <w:r w:rsidRPr="00E77497">
        <w:t>.</w:t>
      </w:r>
    </w:p>
    <w:p w14:paraId="219164DA" w14:textId="77777777"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getDate()</w:t>
      </w:r>
      <w:r w:rsidRPr="00E77497">
        <w:t>.</w:t>
      </w:r>
    </w:p>
    <w:p w14:paraId="61D6C3E7" w14:textId="77777777" w:rsidR="004C02EF" w:rsidRPr="00E77497" w:rsidRDefault="004C02EF" w:rsidP="001F482D">
      <w:pPr>
        <w:pStyle w:val="Alg4"/>
        <w:numPr>
          <w:ilvl w:val="0"/>
          <w:numId w:val="282"/>
        </w:numPr>
      </w:pPr>
      <w:r w:rsidRPr="00E77497">
        <w:t xml:space="preserve">Let </w:t>
      </w:r>
      <w:r w:rsidRPr="00E77497">
        <w:rPr>
          <w:i/>
        </w:rPr>
        <w:t>t</w:t>
      </w:r>
      <w:r w:rsidRPr="00E77497">
        <w:t xml:space="preserve"> be the result of LocalTime(this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14:paraId="0726646A" w14:textId="77777777" w:rsidR="004C02EF" w:rsidRPr="00E77497" w:rsidRDefault="004C02EF" w:rsidP="001F482D">
      <w:pPr>
        <w:pStyle w:val="Alg4"/>
        <w:numPr>
          <w:ilvl w:val="0"/>
          <w:numId w:val="282"/>
        </w:numPr>
      </w:pPr>
      <w:r w:rsidRPr="00E77497">
        <w:t xml:space="preserve">Let </w:t>
      </w:r>
      <w:r w:rsidRPr="00E77497">
        <w:rPr>
          <w:i/>
        </w:rPr>
        <w:t>y</w:t>
      </w:r>
      <w:r w:rsidRPr="00E77497">
        <w:t xml:space="preserve"> be ToNumber(</w:t>
      </w:r>
      <w:r w:rsidRPr="00E77497">
        <w:rPr>
          <w:i/>
        </w:rPr>
        <w:t>year</w:t>
      </w:r>
      <w:r w:rsidRPr="00E77497">
        <w:t>).</w:t>
      </w:r>
    </w:p>
    <w:p w14:paraId="66E6F4C5" w14:textId="77777777" w:rsidR="004C02EF" w:rsidRPr="00E77497" w:rsidRDefault="004C02EF" w:rsidP="001F482D">
      <w:pPr>
        <w:pStyle w:val="Alg4"/>
        <w:numPr>
          <w:ilvl w:val="0"/>
          <w:numId w:val="282"/>
        </w:numPr>
      </w:pPr>
      <w:r w:rsidRPr="00E77497">
        <w:t xml:space="preserve">If </w:t>
      </w:r>
      <w:r w:rsidRPr="00E77497">
        <w:rPr>
          <w:i/>
        </w:rPr>
        <w:t>month</w:t>
      </w:r>
      <w:r w:rsidRPr="00E77497">
        <w:t xml:space="preserve"> is not specified, then let </w:t>
      </w:r>
      <w:r w:rsidRPr="00E77497">
        <w:rPr>
          <w:i/>
        </w:rPr>
        <w:t>m</w:t>
      </w:r>
      <w:r w:rsidRPr="00E77497">
        <w:t xml:space="preserve"> be MonthFromTime(</w:t>
      </w:r>
      <w:r w:rsidRPr="00E77497">
        <w:rPr>
          <w:i/>
        </w:rPr>
        <w:t>t</w:t>
      </w:r>
      <w:r w:rsidRPr="00E77497">
        <w:t xml:space="preserve">); otherwise, let </w:t>
      </w:r>
      <w:r w:rsidRPr="00E77497">
        <w:rPr>
          <w:i/>
        </w:rPr>
        <w:t>m</w:t>
      </w:r>
      <w:r w:rsidRPr="00E77497">
        <w:t xml:space="preserve"> be ToNumber(</w:t>
      </w:r>
      <w:r w:rsidRPr="00E77497">
        <w:rPr>
          <w:i/>
        </w:rPr>
        <w:t>month</w:t>
      </w:r>
      <w:r w:rsidRPr="00E77497">
        <w:t>).</w:t>
      </w:r>
    </w:p>
    <w:p w14:paraId="45492799" w14:textId="77777777" w:rsidR="004C02EF" w:rsidRPr="00E77497" w:rsidRDefault="004C02EF" w:rsidP="001F482D">
      <w:pPr>
        <w:pStyle w:val="Alg4"/>
        <w:numPr>
          <w:ilvl w:val="0"/>
          <w:numId w:val="282"/>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2280DFFE" w14:textId="77777777" w:rsidR="004C02EF" w:rsidRPr="00E77497" w:rsidRDefault="004C02EF" w:rsidP="001F482D">
      <w:pPr>
        <w:pStyle w:val="Alg4"/>
        <w:numPr>
          <w:ilvl w:val="0"/>
          <w:numId w:val="282"/>
        </w:numPr>
      </w:pPr>
      <w:r w:rsidRPr="00E77497">
        <w:t xml:space="preserve">Let </w:t>
      </w:r>
      <w:r w:rsidRPr="00E77497">
        <w:rPr>
          <w:i/>
        </w:rPr>
        <w:t>newDate</w:t>
      </w:r>
      <w:r w:rsidRPr="00E77497">
        <w:t xml:space="preserve"> be MakeDate(MakeDay(</w:t>
      </w:r>
      <w:r w:rsidRPr="00E77497">
        <w:rPr>
          <w:i/>
        </w:rPr>
        <w:t>y</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451DCAB8" w14:textId="77777777" w:rsidR="004C02EF" w:rsidRPr="00E77497" w:rsidRDefault="004C02EF" w:rsidP="001F482D">
      <w:pPr>
        <w:pStyle w:val="Alg4"/>
        <w:numPr>
          <w:ilvl w:val="0"/>
          <w:numId w:val="282"/>
        </w:numPr>
      </w:pPr>
      <w:r w:rsidRPr="00E77497">
        <w:t xml:space="preserve">Let </w:t>
      </w:r>
      <w:r w:rsidRPr="00E77497">
        <w:rPr>
          <w:i/>
        </w:rPr>
        <w:t>u</w:t>
      </w:r>
      <w:r w:rsidRPr="00E77497">
        <w:t xml:space="preserve"> be TimeClip(UTC(</w:t>
      </w:r>
      <w:r w:rsidRPr="00E77497">
        <w:rPr>
          <w:i/>
        </w:rPr>
        <w:t>newDate</w:t>
      </w:r>
      <w:r w:rsidRPr="00E77497">
        <w:t>)).</w:t>
      </w:r>
    </w:p>
    <w:p w14:paraId="22F6DE92" w14:textId="77777777" w:rsidR="004C02EF" w:rsidRPr="00E77497" w:rsidRDefault="004C02EF" w:rsidP="001F482D">
      <w:pPr>
        <w:pStyle w:val="Alg4"/>
        <w:numPr>
          <w:ilvl w:val="0"/>
          <w:numId w:val="282"/>
        </w:numPr>
      </w:pPr>
      <w:r w:rsidRPr="00E77497">
        <w:t>Set the [[PrimitiveValue]] internal property of this Date object</w:t>
      </w:r>
      <w:r w:rsidRPr="00E77497" w:rsidDel="0010346D">
        <w:t xml:space="preserve"> </w:t>
      </w:r>
      <w:r w:rsidRPr="00E77497">
        <w:t xml:space="preserve">to </w:t>
      </w:r>
      <w:r w:rsidRPr="00E77497">
        <w:rPr>
          <w:i/>
        </w:rPr>
        <w:t>u</w:t>
      </w:r>
      <w:r w:rsidRPr="00E77497">
        <w:t>.</w:t>
      </w:r>
    </w:p>
    <w:p w14:paraId="73C545D3" w14:textId="77777777" w:rsidR="004C02EF" w:rsidRPr="00E77497" w:rsidRDefault="004C02EF" w:rsidP="001F482D">
      <w:pPr>
        <w:pStyle w:val="Alg4"/>
        <w:numPr>
          <w:ilvl w:val="0"/>
          <w:numId w:val="282"/>
        </w:numPr>
        <w:spacing w:after="220"/>
      </w:pPr>
      <w:r w:rsidRPr="00E77497">
        <w:t xml:space="preserve">Return </w:t>
      </w:r>
      <w:r w:rsidRPr="00E77497">
        <w:rPr>
          <w:i/>
        </w:rPr>
        <w:t>u</w:t>
      </w:r>
      <w:r w:rsidRPr="00E77497">
        <w:t>.</w:t>
      </w:r>
      <w:bookmarkStart w:id="32571" w:name="_Toc393690587"/>
    </w:p>
    <w:p w14:paraId="7214B818" w14:textId="77777777"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setFullYear</w:t>
      </w:r>
      <w:r w:rsidRPr="00E77497">
        <w:t xml:space="preserve"> method is </w:t>
      </w:r>
      <w:r w:rsidRPr="00E77497">
        <w:rPr>
          <w:b/>
        </w:rPr>
        <w:t>3</w:t>
      </w:r>
      <w:r w:rsidRPr="00E77497">
        <w:t>.</w:t>
      </w:r>
    </w:p>
    <w:p w14:paraId="1FE76815" w14:textId="77777777" w:rsidR="004C02EF" w:rsidRPr="00E77497" w:rsidRDefault="004C02EF" w:rsidP="004C02EF">
      <w:pPr>
        <w:pStyle w:val="40"/>
        <w:numPr>
          <w:ilvl w:val="0"/>
          <w:numId w:val="0"/>
        </w:numPr>
      </w:pPr>
      <w:bookmarkStart w:id="32572" w:name="_Ref457709670"/>
      <w:r w:rsidRPr="00E77497">
        <w:t>15.9.5.41</w:t>
      </w:r>
      <w:r w:rsidRPr="00E77497">
        <w:tab/>
        <w:t xml:space="preserve">Date.prototype.setUTCFullYear (year [, month [, date ] ] </w:t>
      </w:r>
      <w:bookmarkEnd w:id="32571"/>
      <w:r w:rsidRPr="00E77497">
        <w:t>)</w:t>
      </w:r>
      <w:bookmarkEnd w:id="32572"/>
    </w:p>
    <w:p w14:paraId="0B90AEBF" w14:textId="77777777" w:rsidR="004C02EF" w:rsidRPr="00E77497" w:rsidRDefault="004C02EF" w:rsidP="004C02EF">
      <w:r w:rsidRPr="00E77497">
        <w:t xml:space="preserve">If </w:t>
      </w:r>
      <w:r w:rsidRPr="00E77497">
        <w:rPr>
          <w:rFonts w:ascii="Times New Roman" w:hAnsi="Times New Roman"/>
          <w:i/>
        </w:rPr>
        <w:t>month</w:t>
      </w:r>
      <w:r w:rsidRPr="00E77497">
        <w:t xml:space="preserve"> is not specified, this behaves as if </w:t>
      </w:r>
      <w:r w:rsidRPr="00E77497">
        <w:rPr>
          <w:rFonts w:ascii="Times New Roman" w:hAnsi="Times New Roman"/>
          <w:i/>
        </w:rPr>
        <w:t>month</w:t>
      </w:r>
      <w:r w:rsidRPr="00E77497">
        <w:t xml:space="preserve"> were specified with the value </w:t>
      </w:r>
      <w:r w:rsidRPr="00E77497">
        <w:rPr>
          <w:rFonts w:ascii="Courier New" w:hAnsi="Courier New" w:cs="Courier New"/>
          <w:b/>
        </w:rPr>
        <w:t>getUTCMonth()</w:t>
      </w:r>
      <w:r w:rsidRPr="00E77497">
        <w:t>.</w:t>
      </w:r>
    </w:p>
    <w:p w14:paraId="488C82F1" w14:textId="77777777"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getUTCDate()</w:t>
      </w:r>
      <w:r w:rsidRPr="00E77497">
        <w:t>.</w:t>
      </w:r>
    </w:p>
    <w:p w14:paraId="5188422C" w14:textId="77777777" w:rsidR="004C02EF" w:rsidRPr="00E77497" w:rsidRDefault="004C02EF" w:rsidP="001F482D">
      <w:pPr>
        <w:pStyle w:val="Alg4"/>
        <w:numPr>
          <w:ilvl w:val="0"/>
          <w:numId w:val="283"/>
        </w:numPr>
      </w:pPr>
      <w:r w:rsidRPr="00E77497">
        <w:t xml:space="preserve">Let </w:t>
      </w:r>
      <w:r w:rsidRPr="00E77497">
        <w:rPr>
          <w:i/>
        </w:rPr>
        <w:t>t</w:t>
      </w:r>
      <w:r w:rsidRPr="00E77497">
        <w:t xml:space="preserve"> be 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14:paraId="735F7E07" w14:textId="77777777" w:rsidR="00242BA0" w:rsidRDefault="00242BA0" w:rsidP="00242BA0">
      <w:pPr>
        <w:pStyle w:val="M4"/>
        <w:numPr>
          <w:ilvl w:val="0"/>
          <w:numId w:val="283"/>
        </w:numPr>
        <w:spacing w:after="0"/>
        <w:rPr>
          <w:ins w:id="32573" w:author="Rev 8 Allen Wirfs-Brock" w:date="2012-05-11T15:22:00Z"/>
        </w:rPr>
      </w:pPr>
      <w:ins w:id="32574" w:author="Rev 8 Allen Wirfs-Brock" w:date="2012-05-11T15:22:00Z">
        <w:r>
          <w:t>ReturnIfAbrupt(</w:t>
        </w:r>
        <w:r w:rsidRPr="00242BA0">
          <w:rPr>
            <w:i/>
          </w:rPr>
          <w:t>t</w:t>
        </w:r>
        <w:r>
          <w:t>).</w:t>
        </w:r>
      </w:ins>
    </w:p>
    <w:p w14:paraId="3172CFE6" w14:textId="77777777" w:rsidR="004C02EF" w:rsidRPr="00E77497" w:rsidRDefault="004C02EF" w:rsidP="001F482D">
      <w:pPr>
        <w:pStyle w:val="Alg4"/>
        <w:numPr>
          <w:ilvl w:val="0"/>
          <w:numId w:val="283"/>
        </w:numPr>
      </w:pPr>
      <w:r w:rsidRPr="00E77497">
        <w:t xml:space="preserve">Let </w:t>
      </w:r>
      <w:r w:rsidRPr="00E77497">
        <w:rPr>
          <w:i/>
        </w:rPr>
        <w:t>y</w:t>
      </w:r>
      <w:r w:rsidRPr="00E77497">
        <w:t xml:space="preserve"> be ToNumber(</w:t>
      </w:r>
      <w:r w:rsidRPr="00E77497">
        <w:rPr>
          <w:i/>
        </w:rPr>
        <w:t>year</w:t>
      </w:r>
      <w:r w:rsidRPr="00E77497">
        <w:t>).</w:t>
      </w:r>
    </w:p>
    <w:p w14:paraId="1C9E800D" w14:textId="77777777" w:rsidR="004C02EF" w:rsidRPr="00E77497" w:rsidRDefault="004C02EF" w:rsidP="001F482D">
      <w:pPr>
        <w:pStyle w:val="Alg4"/>
        <w:numPr>
          <w:ilvl w:val="0"/>
          <w:numId w:val="283"/>
        </w:numPr>
      </w:pPr>
      <w:r w:rsidRPr="00E77497">
        <w:t xml:space="preserve">If </w:t>
      </w:r>
      <w:r w:rsidRPr="00E77497">
        <w:rPr>
          <w:i/>
        </w:rPr>
        <w:t>month</w:t>
      </w:r>
      <w:r w:rsidRPr="00E77497">
        <w:t xml:space="preserve"> is not specified, then let </w:t>
      </w:r>
      <w:r w:rsidRPr="00E77497">
        <w:rPr>
          <w:i/>
        </w:rPr>
        <w:t>m</w:t>
      </w:r>
      <w:r w:rsidRPr="00E77497">
        <w:t xml:space="preserve"> be MonthFromTime(</w:t>
      </w:r>
      <w:r w:rsidRPr="00E77497">
        <w:rPr>
          <w:i/>
        </w:rPr>
        <w:t>t</w:t>
      </w:r>
      <w:r w:rsidRPr="00E77497">
        <w:t xml:space="preserve">); otherwise, let </w:t>
      </w:r>
      <w:r w:rsidRPr="00E77497">
        <w:rPr>
          <w:i/>
        </w:rPr>
        <w:t>m</w:t>
      </w:r>
      <w:r w:rsidRPr="00E77497">
        <w:t xml:space="preserve"> be ToNumber(</w:t>
      </w:r>
      <w:r w:rsidRPr="00E77497">
        <w:rPr>
          <w:i/>
        </w:rPr>
        <w:t>month</w:t>
      </w:r>
      <w:r w:rsidRPr="00E77497">
        <w:t>).</w:t>
      </w:r>
    </w:p>
    <w:p w14:paraId="07A32FDE" w14:textId="77777777" w:rsidR="004C02EF" w:rsidRPr="00E77497" w:rsidRDefault="004C02EF" w:rsidP="001F482D">
      <w:pPr>
        <w:pStyle w:val="Alg4"/>
        <w:numPr>
          <w:ilvl w:val="0"/>
          <w:numId w:val="283"/>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14:paraId="1A701385" w14:textId="77777777" w:rsidR="004C02EF" w:rsidRPr="00E77497" w:rsidRDefault="004C02EF" w:rsidP="001F482D">
      <w:pPr>
        <w:pStyle w:val="Alg4"/>
        <w:numPr>
          <w:ilvl w:val="0"/>
          <w:numId w:val="283"/>
        </w:numPr>
      </w:pPr>
      <w:r w:rsidRPr="00E77497">
        <w:t xml:space="preserve">Let </w:t>
      </w:r>
      <w:r w:rsidRPr="00E77497">
        <w:rPr>
          <w:i/>
        </w:rPr>
        <w:t>newDate</w:t>
      </w:r>
      <w:r w:rsidRPr="00E77497">
        <w:t xml:space="preserve"> be MakeDate(MakeDay(</w:t>
      </w:r>
      <w:r w:rsidRPr="00E77497">
        <w:rPr>
          <w:i/>
        </w:rPr>
        <w:t>y</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14:paraId="58A98DD0" w14:textId="77777777" w:rsidR="004C02EF" w:rsidRPr="00E77497" w:rsidRDefault="004C02EF" w:rsidP="001F482D">
      <w:pPr>
        <w:pStyle w:val="Alg4"/>
        <w:numPr>
          <w:ilvl w:val="0"/>
          <w:numId w:val="283"/>
        </w:numPr>
      </w:pPr>
      <w:r w:rsidRPr="00E77497">
        <w:t xml:space="preserve">Let </w:t>
      </w:r>
      <w:r w:rsidRPr="00E77497">
        <w:rPr>
          <w:i/>
        </w:rPr>
        <w:t>v</w:t>
      </w:r>
      <w:r w:rsidRPr="00E77497">
        <w:t xml:space="preserve"> be TimeClip(</w:t>
      </w:r>
      <w:r w:rsidRPr="00E77497">
        <w:rPr>
          <w:i/>
        </w:rPr>
        <w:t>newDate</w:t>
      </w:r>
      <w:r w:rsidRPr="00E77497">
        <w:t>).</w:t>
      </w:r>
    </w:p>
    <w:p w14:paraId="7BB23CC0" w14:textId="77777777" w:rsidR="004C02EF" w:rsidRPr="00E77497" w:rsidRDefault="004C02EF" w:rsidP="001F482D">
      <w:pPr>
        <w:pStyle w:val="Alg4"/>
        <w:numPr>
          <w:ilvl w:val="0"/>
          <w:numId w:val="283"/>
        </w:numPr>
      </w:pPr>
      <w:r w:rsidRPr="00E77497">
        <w:t xml:space="preserve">Set the [[PrimitiveValue]] internal property of this Date object to </w:t>
      </w:r>
      <w:r w:rsidRPr="00E77497">
        <w:rPr>
          <w:i/>
        </w:rPr>
        <w:t>v</w:t>
      </w:r>
      <w:r w:rsidRPr="00E77497">
        <w:t>.</w:t>
      </w:r>
    </w:p>
    <w:p w14:paraId="7FD189EE" w14:textId="77777777" w:rsidR="004C02EF" w:rsidRPr="00E77497" w:rsidRDefault="004C02EF" w:rsidP="001F482D">
      <w:pPr>
        <w:pStyle w:val="Alg4"/>
        <w:numPr>
          <w:ilvl w:val="0"/>
          <w:numId w:val="283"/>
        </w:numPr>
        <w:spacing w:after="220"/>
      </w:pPr>
      <w:r w:rsidRPr="00E77497">
        <w:t xml:space="preserve">Return </w:t>
      </w:r>
      <w:r w:rsidRPr="00E77497">
        <w:rPr>
          <w:i/>
        </w:rPr>
        <w:t>v</w:t>
      </w:r>
      <w:r w:rsidRPr="00E77497">
        <w:t>.</w:t>
      </w:r>
      <w:bookmarkStart w:id="32575" w:name="_Toc393690588"/>
    </w:p>
    <w:p w14:paraId="24A57D27" w14:textId="77777777" w:rsidR="004C02EF" w:rsidRPr="00E77497" w:rsidRDefault="004C02EF" w:rsidP="004C02EF">
      <w:bookmarkStart w:id="32576" w:name="_Toc393690590"/>
      <w:bookmarkEnd w:id="32575"/>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setUTCFullYear</w:t>
      </w:r>
      <w:r w:rsidRPr="00E77497">
        <w:t xml:space="preserve"> method is </w:t>
      </w:r>
      <w:r w:rsidRPr="00E77497">
        <w:rPr>
          <w:b/>
        </w:rPr>
        <w:t>3</w:t>
      </w:r>
      <w:r w:rsidRPr="00E77497">
        <w:t>.</w:t>
      </w:r>
    </w:p>
    <w:p w14:paraId="7BBF0739" w14:textId="77777777" w:rsidR="004C02EF" w:rsidRPr="00E77497" w:rsidRDefault="004C02EF" w:rsidP="004C02EF">
      <w:pPr>
        <w:pStyle w:val="40"/>
        <w:numPr>
          <w:ilvl w:val="0"/>
          <w:numId w:val="0"/>
        </w:numPr>
      </w:pPr>
      <w:r w:rsidRPr="00E77497">
        <w:t>15.9.5.42</w:t>
      </w:r>
      <w:r w:rsidRPr="00E77497">
        <w:tab/>
        <w:t>Date.prototype.toUTCString</w:t>
      </w:r>
      <w:bookmarkEnd w:id="32576"/>
      <w:r w:rsidRPr="00E77497">
        <w:t xml:space="preserve"> ( )</w:t>
      </w:r>
    </w:p>
    <w:p w14:paraId="6A850F8A" w14:textId="77777777" w:rsidR="004C02EF" w:rsidRPr="00E77497" w:rsidRDefault="004C02EF" w:rsidP="004C02EF">
      <w:r w:rsidRPr="00E77497">
        <w:t>This function returns a String value. The contents of the String are implementation-dependent, but are intended to represent the Date in a convenient, human-readable form in UTC.</w:t>
      </w:r>
      <w:bookmarkStart w:id="32577" w:name="_Toc393690591"/>
    </w:p>
    <w:p w14:paraId="0DB20876" w14:textId="77777777" w:rsidR="004C02EF" w:rsidRPr="00E77497" w:rsidRDefault="004C02EF" w:rsidP="004C02EF">
      <w:pPr>
        <w:pStyle w:val="Note"/>
      </w:pPr>
      <w:r w:rsidRPr="00E77497">
        <w:t>NOTE</w:t>
      </w:r>
      <w:r w:rsidRPr="00E77497">
        <w:tab/>
        <w:t>The intent is to produce a String representation of a date that is more readable than the format specified in 15.9.1.15. It is not essential that the chosen format be unambiguous or easily machine parsable. If an implementation does not have a preferred human-readable format it is recommended to use the format defined in 15.9.1.15 but with a space rather than a “</w:t>
      </w:r>
      <w:r w:rsidRPr="00E77497">
        <w:rPr>
          <w:rFonts w:ascii="Courier New" w:hAnsi="Courier New" w:cs="Courier New"/>
        </w:rPr>
        <w:t>T</w:t>
      </w:r>
      <w:r w:rsidRPr="00E77497">
        <w:t>” used to separate the date and time elements.</w:t>
      </w:r>
    </w:p>
    <w:p w14:paraId="01FB5CDB" w14:textId="77777777" w:rsidR="004C02EF" w:rsidRPr="00E77497" w:rsidRDefault="004C02EF" w:rsidP="004C02EF">
      <w:pPr>
        <w:pStyle w:val="40"/>
        <w:numPr>
          <w:ilvl w:val="0"/>
          <w:numId w:val="0"/>
        </w:numPr>
      </w:pPr>
      <w:r w:rsidRPr="00E77497">
        <w:t>15.9.5.43</w:t>
      </w:r>
      <w:r w:rsidRPr="00E77497">
        <w:tab/>
        <w:t>Date.prototype.toISOString ( )</w:t>
      </w:r>
    </w:p>
    <w:p w14:paraId="2325E3B3" w14:textId="77777777" w:rsidR="004C02EF" w:rsidRPr="00E77497" w:rsidRDefault="004C02EF" w:rsidP="004C02EF">
      <w:r w:rsidRPr="00E77497">
        <w:t xml:space="preserve">This function returns a String value represent the instance in time represented by this Date object. The format of the String is the Date Time string format defined in 15.9.1.15. All fields are present in the String. The time zone is always UTC, denoted by the suffix Z. If the time value of this object is not a finite Number a </w:t>
      </w:r>
      <w:r w:rsidRPr="00E77497">
        <w:rPr>
          <w:b/>
        </w:rPr>
        <w:t>RangeError</w:t>
      </w:r>
      <w:r w:rsidRPr="00E77497">
        <w:t xml:space="preserve"> exception is thrown.</w:t>
      </w:r>
    </w:p>
    <w:p w14:paraId="7F9D0EF6" w14:textId="77777777" w:rsidR="004C02EF" w:rsidRPr="00E77497" w:rsidRDefault="004C02EF" w:rsidP="004C02EF">
      <w:pPr>
        <w:pStyle w:val="40"/>
        <w:numPr>
          <w:ilvl w:val="0"/>
          <w:numId w:val="0"/>
        </w:numPr>
      </w:pPr>
      <w:r w:rsidRPr="00E77497">
        <w:t>15.9.5.44</w:t>
      </w:r>
      <w:r w:rsidRPr="00E77497">
        <w:tab/>
        <w:t>Date.prototype.toJSON ( key )</w:t>
      </w:r>
    </w:p>
    <w:p w14:paraId="4753E868" w14:textId="77777777" w:rsidR="004C02EF" w:rsidRPr="00E77497" w:rsidRDefault="004C02EF" w:rsidP="004C02EF">
      <w:r w:rsidRPr="00E77497">
        <w:t xml:space="preserve">This function provides a String representation of a Date object for use by </w:t>
      </w:r>
      <w:r w:rsidRPr="00E77497">
        <w:rPr>
          <w:rFonts w:ascii="Courier New" w:hAnsi="Courier New" w:cs="Courier New"/>
          <w:b/>
        </w:rPr>
        <w:t>JSON.stringify</w:t>
      </w:r>
      <w:r w:rsidRPr="00E77497">
        <w:t xml:space="preserve"> (15.12.3).</w:t>
      </w:r>
    </w:p>
    <w:p w14:paraId="7907AD21" w14:textId="77777777" w:rsidR="004C02EF" w:rsidRPr="00E77497" w:rsidRDefault="004C02EF" w:rsidP="004C02EF">
      <w:r w:rsidRPr="00E77497">
        <w:t xml:space="preserve">When the </w:t>
      </w:r>
      <w:r w:rsidRPr="00E77497">
        <w:rPr>
          <w:rFonts w:ascii="Courier New" w:hAnsi="Courier New" w:cs="Courier New"/>
          <w:b/>
        </w:rPr>
        <w:t>toJSON</w:t>
      </w:r>
      <w:r w:rsidRPr="00E77497">
        <w:t xml:space="preserve"> method is called with argument </w:t>
      </w:r>
      <w:r w:rsidRPr="00E77497">
        <w:rPr>
          <w:rFonts w:ascii="Times New Roman" w:hAnsi="Times New Roman"/>
          <w:i/>
        </w:rPr>
        <w:t>key</w:t>
      </w:r>
      <w:r w:rsidRPr="00E77497">
        <w:t>, the following steps are taken:</w:t>
      </w:r>
    </w:p>
    <w:p w14:paraId="3689B28A" w14:textId="77777777" w:rsidR="004C02EF" w:rsidRPr="00E77497" w:rsidRDefault="004C02EF" w:rsidP="001F482D">
      <w:pPr>
        <w:pStyle w:val="Alg4"/>
        <w:numPr>
          <w:ilvl w:val="0"/>
          <w:numId w:val="284"/>
        </w:numPr>
      </w:pPr>
      <w:r w:rsidRPr="00E77497">
        <w:t xml:space="preserve">Let </w:t>
      </w:r>
      <w:r w:rsidRPr="00E77497">
        <w:rPr>
          <w:i/>
        </w:rPr>
        <w:t>O</w:t>
      </w:r>
      <w:r w:rsidRPr="00E77497">
        <w:t xml:space="preserve"> be the result of calling ToObject, giving it the </w:t>
      </w:r>
      <w:r w:rsidRPr="00E77497">
        <w:rPr>
          <w:b/>
        </w:rPr>
        <w:t>this</w:t>
      </w:r>
      <w:r w:rsidRPr="00E77497">
        <w:t xml:space="preserve"> value as its argument.</w:t>
      </w:r>
    </w:p>
    <w:p w14:paraId="5B93332B" w14:textId="77777777" w:rsidR="004C02EF" w:rsidRPr="00E77497" w:rsidRDefault="004C02EF" w:rsidP="001F482D">
      <w:pPr>
        <w:pStyle w:val="Alg4"/>
        <w:numPr>
          <w:ilvl w:val="0"/>
          <w:numId w:val="284"/>
        </w:numPr>
      </w:pPr>
      <w:r w:rsidRPr="00E77497">
        <w:t xml:space="preserve">Let </w:t>
      </w:r>
      <w:r w:rsidRPr="00E77497">
        <w:rPr>
          <w:i/>
        </w:rPr>
        <w:t>tv</w:t>
      </w:r>
      <w:r w:rsidRPr="00E77497">
        <w:t xml:space="preserve"> be ToPrimitive(</w:t>
      </w:r>
      <w:r w:rsidRPr="00E77497">
        <w:rPr>
          <w:i/>
        </w:rPr>
        <w:t>O</w:t>
      </w:r>
      <w:r w:rsidRPr="00E77497">
        <w:t>, hint Number).</w:t>
      </w:r>
    </w:p>
    <w:p w14:paraId="391EED0F" w14:textId="77777777" w:rsidR="004C02EF" w:rsidRPr="00E77497" w:rsidRDefault="004C02EF" w:rsidP="001F482D">
      <w:pPr>
        <w:pStyle w:val="Alg4"/>
        <w:numPr>
          <w:ilvl w:val="0"/>
          <w:numId w:val="284"/>
        </w:numPr>
      </w:pPr>
      <w:r w:rsidRPr="00E77497">
        <w:t xml:space="preserve">If </w:t>
      </w:r>
      <w:r w:rsidRPr="00E77497">
        <w:rPr>
          <w:i/>
        </w:rPr>
        <w:t>tv</w:t>
      </w:r>
      <w:r w:rsidRPr="00E77497">
        <w:t xml:space="preserve"> is a Number and is not finite, return </w:t>
      </w:r>
      <w:r w:rsidRPr="00E77497">
        <w:rPr>
          <w:b/>
        </w:rPr>
        <w:t>null</w:t>
      </w:r>
      <w:r w:rsidRPr="00E77497">
        <w:t>.</w:t>
      </w:r>
    </w:p>
    <w:p w14:paraId="72793CA0" w14:textId="77777777" w:rsidR="004C02EF" w:rsidRPr="00E77497" w:rsidRDefault="004C02EF" w:rsidP="001F482D">
      <w:pPr>
        <w:pStyle w:val="Alg4"/>
        <w:numPr>
          <w:ilvl w:val="0"/>
          <w:numId w:val="284"/>
        </w:numPr>
      </w:pPr>
      <w:r w:rsidRPr="00E77497">
        <w:t xml:space="preserve">Let </w:t>
      </w:r>
      <w:r w:rsidRPr="00E77497">
        <w:rPr>
          <w:i/>
        </w:rPr>
        <w:t>toISO</w:t>
      </w:r>
      <w:r w:rsidRPr="00E77497">
        <w:t xml:space="preserve"> be the result of calling the [[Get]] internal method of </w:t>
      </w:r>
      <w:r w:rsidRPr="00E77497">
        <w:rPr>
          <w:i/>
        </w:rPr>
        <w:t xml:space="preserve">O </w:t>
      </w:r>
      <w:r w:rsidRPr="00E77497">
        <w:t>with argument "</w:t>
      </w:r>
      <w:r w:rsidRPr="00E77497">
        <w:rPr>
          <w:rFonts w:ascii="Courier New" w:hAnsi="Courier New" w:cs="Courier New"/>
          <w:b/>
        </w:rPr>
        <w:t>toISOString</w:t>
      </w:r>
      <w:r w:rsidRPr="00E77497">
        <w:t>".</w:t>
      </w:r>
    </w:p>
    <w:p w14:paraId="3017C0B5" w14:textId="77777777" w:rsidR="00E614CD" w:rsidRDefault="00E614CD" w:rsidP="001F482D">
      <w:pPr>
        <w:pStyle w:val="Alg4"/>
        <w:numPr>
          <w:ilvl w:val="0"/>
          <w:numId w:val="284"/>
        </w:numPr>
        <w:rPr>
          <w:ins w:id="32578" w:author="Rev 7 Allen Wirfs-Brock" w:date="2012-04-11T12:55:00Z"/>
        </w:rPr>
      </w:pPr>
      <w:ins w:id="32579" w:author="Rev 7 Allen Wirfs-Brock" w:date="2012-04-11T12:55:00Z">
        <w:r>
          <w:t>ReturnIfAbrupt(</w:t>
        </w:r>
      </w:ins>
      <w:ins w:id="32580" w:author="Rev 7 Allen Wirfs-Brock" w:date="2012-04-11T12:56:00Z">
        <w:r w:rsidRPr="00E77497">
          <w:rPr>
            <w:i/>
          </w:rPr>
          <w:t>toISO</w:t>
        </w:r>
      </w:ins>
      <w:ins w:id="32581" w:author="Rev 7 Allen Wirfs-Brock" w:date="2012-04-11T12:55:00Z">
        <w:r>
          <w:t>).</w:t>
        </w:r>
      </w:ins>
    </w:p>
    <w:p w14:paraId="1A48BFE4" w14:textId="77777777" w:rsidR="004C02EF" w:rsidRPr="00E77497" w:rsidRDefault="004C02EF" w:rsidP="001F482D">
      <w:pPr>
        <w:pStyle w:val="Alg4"/>
        <w:numPr>
          <w:ilvl w:val="0"/>
          <w:numId w:val="284"/>
        </w:numPr>
      </w:pPr>
      <w:r w:rsidRPr="00E77497">
        <w:t>If IsCallable(</w:t>
      </w:r>
      <w:r w:rsidRPr="00E77497">
        <w:rPr>
          <w:i/>
        </w:rPr>
        <w:t>toISO</w:t>
      </w:r>
      <w:r w:rsidRPr="00E77497">
        <w:t xml:space="preserve">) is </w:t>
      </w:r>
      <w:r w:rsidRPr="00E77497">
        <w:rPr>
          <w:b/>
        </w:rPr>
        <w:t>false</w:t>
      </w:r>
      <w:r w:rsidRPr="00E77497">
        <w:t xml:space="preserve">, throw a </w:t>
      </w:r>
      <w:r w:rsidRPr="00E77497">
        <w:rPr>
          <w:b/>
        </w:rPr>
        <w:t xml:space="preserve">TypeError </w:t>
      </w:r>
      <w:r w:rsidRPr="00E77497">
        <w:t>exception.</w:t>
      </w:r>
    </w:p>
    <w:p w14:paraId="73F64306" w14:textId="77777777" w:rsidR="004C02EF" w:rsidRPr="00E77497" w:rsidRDefault="004C02EF" w:rsidP="001F482D">
      <w:pPr>
        <w:pStyle w:val="Alg4"/>
        <w:numPr>
          <w:ilvl w:val="0"/>
          <w:numId w:val="284"/>
        </w:numPr>
        <w:spacing w:after="240"/>
      </w:pPr>
      <w:r w:rsidRPr="00E77497">
        <w:t xml:space="preserve">Return the result of calling the [[Call]] internal method of </w:t>
      </w:r>
      <w:r w:rsidRPr="00E77497">
        <w:rPr>
          <w:i/>
        </w:rPr>
        <w:t>toISO</w:t>
      </w:r>
      <w:r w:rsidRPr="00E77497">
        <w:t xml:space="preserve"> with </w:t>
      </w:r>
      <w:r w:rsidRPr="00E77497">
        <w:rPr>
          <w:i/>
        </w:rPr>
        <w:t xml:space="preserve">O </w:t>
      </w:r>
      <w:r w:rsidRPr="00E77497">
        <w:t xml:space="preserve">as the </w:t>
      </w:r>
      <w:r w:rsidRPr="00E77497">
        <w:rPr>
          <w:b/>
        </w:rPr>
        <w:t xml:space="preserve">this </w:t>
      </w:r>
      <w:r w:rsidRPr="00E77497">
        <w:t>value and an empty argument list.</w:t>
      </w:r>
    </w:p>
    <w:p w14:paraId="49763C08" w14:textId="77777777" w:rsidR="004C02EF" w:rsidRPr="00E77497" w:rsidRDefault="004C02EF" w:rsidP="004C02EF">
      <w:pPr>
        <w:pStyle w:val="Note"/>
      </w:pPr>
      <w:r w:rsidRPr="00E77497">
        <w:t>NOTE 1</w:t>
      </w:r>
      <w:r w:rsidRPr="00E77497">
        <w:tab/>
        <w:t>The argument is ignored.</w:t>
      </w:r>
    </w:p>
    <w:p w14:paraId="57E9ECAD" w14:textId="77777777" w:rsidR="004C02EF" w:rsidRPr="00E77497" w:rsidRDefault="004C02EF" w:rsidP="004C02EF">
      <w:pPr>
        <w:pStyle w:val="Note"/>
      </w:pPr>
      <w:r w:rsidRPr="00E77497">
        <w:t>NOTE 2</w:t>
      </w:r>
      <w:r w:rsidRPr="00E77497">
        <w:tab/>
        <w:t xml:space="preserve">The </w:t>
      </w:r>
      <w:r w:rsidRPr="00E77497">
        <w:rPr>
          <w:rFonts w:ascii="Courier New" w:hAnsi="Courier New"/>
          <w:b/>
        </w:rPr>
        <w:t>toJSON</w:t>
      </w:r>
      <w:r w:rsidRPr="00E77497">
        <w:t xml:space="preserve"> function is intentionally generic; it does not require that its </w:t>
      </w:r>
      <w:r w:rsidRPr="00E77497">
        <w:rPr>
          <w:b/>
        </w:rPr>
        <w:t>this</w:t>
      </w:r>
      <w:r w:rsidRPr="00E77497">
        <w:t xml:space="preserve"> value be a Date object. Therefore, it can be transferred to other kinds of objects for use as a method. However, it does require that any such object have a </w:t>
      </w:r>
      <w:r w:rsidRPr="00E77497">
        <w:rPr>
          <w:rFonts w:ascii="Courier New" w:hAnsi="Courier New" w:cs="Courier New"/>
          <w:b/>
        </w:rPr>
        <w:t>toISOString</w:t>
      </w:r>
      <w:r w:rsidRPr="00E77497">
        <w:t xml:space="preserve"> method. An object is free to use the argument </w:t>
      </w:r>
      <w:r w:rsidRPr="00E77497">
        <w:rPr>
          <w:rFonts w:ascii="Times New Roman" w:hAnsi="Times New Roman"/>
          <w:i/>
        </w:rPr>
        <w:t>key</w:t>
      </w:r>
      <w:r w:rsidRPr="00E77497">
        <w:t xml:space="preserve"> to filter its stringification. </w:t>
      </w:r>
    </w:p>
    <w:p w14:paraId="442986A8" w14:textId="77777777" w:rsidR="004C02EF" w:rsidRPr="00E77497" w:rsidRDefault="004C02EF" w:rsidP="00B43482">
      <w:pPr>
        <w:pStyle w:val="30"/>
        <w:numPr>
          <w:ilvl w:val="0"/>
          <w:numId w:val="0"/>
        </w:numPr>
      </w:pPr>
      <w:bookmarkStart w:id="32582" w:name="_Toc393690592"/>
      <w:bookmarkStart w:id="32583" w:name="_Toc472818953"/>
      <w:bookmarkStart w:id="32584" w:name="_Toc235503531"/>
      <w:bookmarkStart w:id="32585" w:name="_Toc241509306"/>
      <w:bookmarkStart w:id="32586" w:name="_Toc244416793"/>
      <w:bookmarkStart w:id="32587" w:name="_Toc276631157"/>
      <w:bookmarkStart w:id="32588" w:name="_Toc336509640"/>
      <w:bookmarkEnd w:id="32577"/>
      <w:r w:rsidRPr="00E77497">
        <w:t>15.9.6</w:t>
      </w:r>
      <w:r w:rsidRPr="00E77497">
        <w:tab/>
        <w:t>Properties of Date Instance</w:t>
      </w:r>
      <w:bookmarkEnd w:id="32582"/>
      <w:r w:rsidRPr="00E77497">
        <w:t>s</w:t>
      </w:r>
      <w:bookmarkEnd w:id="32583"/>
      <w:bookmarkEnd w:id="32584"/>
      <w:bookmarkEnd w:id="32585"/>
      <w:bookmarkEnd w:id="32586"/>
      <w:bookmarkEnd w:id="32587"/>
      <w:bookmarkEnd w:id="32588"/>
    </w:p>
    <w:p w14:paraId="081FC4C2" w14:textId="77777777" w:rsidR="004C02EF" w:rsidRPr="00E77497" w:rsidRDefault="004C02EF" w:rsidP="004C02EF">
      <w:r w:rsidRPr="00E77497">
        <w:t xml:space="preserve">Date instances inherit properties from the Date prototype object and </w:t>
      </w:r>
      <w:del w:id="32589" w:author="Allen Wirfs-Brock" w:date="2011-07-02T14:30:00Z">
        <w:r w:rsidRPr="00E77497" w:rsidDel="0054023D">
          <w:delText xml:space="preserve">their </w:delText>
        </w:r>
      </w:del>
      <w:ins w:id="32590" w:author="Allen Wirfs-Brock" w:date="2011-07-02T14:30:00Z">
        <w:r w:rsidR="0054023D" w:rsidRPr="00E77497">
          <w:t xml:space="preserve">have a </w:t>
        </w:r>
      </w:ins>
      <w:r w:rsidRPr="00E77497">
        <w:t>[[</w:t>
      </w:r>
      <w:del w:id="32591" w:author="Allen Wirfs-Brock" w:date="2011-07-02T14:30:00Z">
        <w:r w:rsidRPr="00E77497" w:rsidDel="0054023D">
          <w:delText>Class</w:delText>
        </w:r>
      </w:del>
      <w:ins w:id="32592" w:author="Allen Wirfs-Brock" w:date="2011-07-02T14:30:00Z">
        <w:del w:id="32593" w:author="Rev 3 Allen Wirfs-Brock" w:date="2011-09-08T14:47:00Z">
          <w:r w:rsidR="0054023D" w:rsidRPr="00E77497" w:rsidDel="00FA2A04">
            <w:delText>IsDate</w:delText>
          </w:r>
        </w:del>
      </w:ins>
      <w:ins w:id="32594" w:author="Rev 3 Allen Wirfs-Brock" w:date="2011-09-08T14:47:00Z">
        <w:r w:rsidR="00FA2A04" w:rsidRPr="00E77497">
          <w:t>NativeBrand</w:t>
        </w:r>
      </w:ins>
      <w:r w:rsidRPr="00E77497">
        <w:t>]] internal</w:t>
      </w:r>
      <w:ins w:id="32595" w:author="Rev 3 Allen Wirfs-Brock" w:date="2011-09-08T14:47:00Z">
        <w:r w:rsidR="00FA2A04" w:rsidRPr="00E77497">
          <w:t xml:space="preserve"> whose value is NativeDate</w:t>
        </w:r>
      </w:ins>
      <w:del w:id="32596" w:author="Allen Wirfs-Brock" w:date="2011-07-02T14:30:00Z">
        <w:r w:rsidRPr="00E77497" w:rsidDel="0054023D">
          <w:delText xml:space="preserve"> property value is </w:delText>
        </w:r>
        <w:r w:rsidRPr="00E77497" w:rsidDel="0054023D">
          <w:rPr>
            <w:rFonts w:ascii="Courier New" w:hAnsi="Courier New" w:cs="Courier New"/>
            <w:b/>
          </w:rPr>
          <w:delText>"Date"</w:delText>
        </w:r>
      </w:del>
      <w:r w:rsidRPr="00E77497">
        <w:t>. Date instances also have a [[PrimitiveValue]] internal property.</w:t>
      </w:r>
    </w:p>
    <w:p w14:paraId="45CC0544" w14:textId="77777777" w:rsidR="004C02EF" w:rsidRPr="00E77497" w:rsidRDefault="004C02EF" w:rsidP="004C02EF">
      <w:r w:rsidRPr="00E77497">
        <w:t>The [[PrimitiveValue]] internal property is time value represented by this Date object.</w:t>
      </w:r>
      <w:bookmarkStart w:id="32597" w:name="_Toc393690593"/>
    </w:p>
    <w:p w14:paraId="3EF2E3C9" w14:textId="77777777" w:rsidR="004C02EF" w:rsidRPr="00E77497" w:rsidRDefault="004C02EF" w:rsidP="00F710D2">
      <w:pPr>
        <w:pStyle w:val="20"/>
        <w:numPr>
          <w:ilvl w:val="0"/>
          <w:numId w:val="0"/>
        </w:numPr>
      </w:pPr>
      <w:bookmarkStart w:id="32598" w:name="_Ref404565288"/>
      <w:bookmarkStart w:id="32599" w:name="_Toc417706280"/>
      <w:bookmarkStart w:id="32600" w:name="_Toc432237645"/>
      <w:bookmarkStart w:id="32601" w:name="_Toc432984854"/>
      <w:bookmarkStart w:id="32602" w:name="_Toc472818954"/>
      <w:bookmarkStart w:id="32603" w:name="_Toc235503532"/>
      <w:bookmarkStart w:id="32604" w:name="_Toc241509307"/>
      <w:bookmarkStart w:id="32605" w:name="_Toc244416794"/>
      <w:bookmarkStart w:id="32606" w:name="_Toc276631158"/>
      <w:bookmarkStart w:id="32607" w:name="_Toc336509641"/>
      <w:r w:rsidRPr="00E77497">
        <w:t>15.10</w:t>
      </w:r>
      <w:r w:rsidRPr="00E77497">
        <w:tab/>
        <w:t>RegExp (Regular Expression) Objects</w:t>
      </w:r>
      <w:bookmarkEnd w:id="32598"/>
      <w:bookmarkEnd w:id="32599"/>
      <w:bookmarkEnd w:id="32600"/>
      <w:bookmarkEnd w:id="32601"/>
      <w:bookmarkEnd w:id="32602"/>
      <w:bookmarkEnd w:id="32603"/>
      <w:bookmarkEnd w:id="32604"/>
      <w:bookmarkEnd w:id="32605"/>
      <w:bookmarkEnd w:id="32606"/>
      <w:bookmarkEnd w:id="32607"/>
    </w:p>
    <w:p w14:paraId="071966F2" w14:textId="77777777" w:rsidR="004C02EF" w:rsidRPr="00E77497" w:rsidRDefault="004C02EF" w:rsidP="004C02EF">
      <w:r w:rsidRPr="00E77497">
        <w:t>A RegExp object contains a regular expression and the associated flags.</w:t>
      </w:r>
    </w:p>
    <w:p w14:paraId="748F0BFB" w14:textId="77777777" w:rsidR="004C02EF" w:rsidRPr="00E77497" w:rsidRDefault="004C02EF" w:rsidP="004C02EF">
      <w:pPr>
        <w:pStyle w:val="Note"/>
      </w:pPr>
      <w:r w:rsidRPr="00E77497">
        <w:t>NOTE</w:t>
      </w:r>
      <w:r w:rsidRPr="00E77497">
        <w:tab/>
        <w:t>The form and functionality of regular expressions is modelled after the regular expression facility in the Perl 5 programming language.</w:t>
      </w:r>
    </w:p>
    <w:p w14:paraId="2ECB939F" w14:textId="77777777" w:rsidR="004C02EF" w:rsidRPr="00E77497" w:rsidRDefault="004C02EF" w:rsidP="00F710D2">
      <w:pPr>
        <w:pStyle w:val="30"/>
        <w:numPr>
          <w:ilvl w:val="0"/>
          <w:numId w:val="0"/>
        </w:numPr>
      </w:pPr>
      <w:bookmarkStart w:id="32608" w:name="_Hlt457446511"/>
      <w:bookmarkStart w:id="32609" w:name="_Toc417706281"/>
      <w:bookmarkStart w:id="32610" w:name="_Toc432237646"/>
      <w:bookmarkStart w:id="32611" w:name="_Toc432984855"/>
      <w:bookmarkStart w:id="32612" w:name="_Ref457437739"/>
      <w:bookmarkStart w:id="32613" w:name="_Ref457437740"/>
      <w:bookmarkStart w:id="32614" w:name="_Ref457437745"/>
      <w:bookmarkStart w:id="32615" w:name="_Ref457437746"/>
      <w:bookmarkStart w:id="32616" w:name="_Ref457437747"/>
      <w:bookmarkStart w:id="32617" w:name="_Ref457437748"/>
      <w:bookmarkStart w:id="32618" w:name="_Ref457437749"/>
      <w:bookmarkStart w:id="32619" w:name="_Ref457437753"/>
      <w:bookmarkStart w:id="32620" w:name="_Ref457437754"/>
      <w:bookmarkStart w:id="32621" w:name="_Ref457437755"/>
      <w:bookmarkStart w:id="32622" w:name="_Ref457437756"/>
      <w:bookmarkStart w:id="32623" w:name="_Ref457437757"/>
      <w:bookmarkStart w:id="32624" w:name="_Ref457437761"/>
      <w:bookmarkStart w:id="32625" w:name="_Ref457437762"/>
      <w:bookmarkStart w:id="32626" w:name="_Ref457437763"/>
      <w:bookmarkStart w:id="32627" w:name="_Ref457437764"/>
      <w:bookmarkStart w:id="32628" w:name="_Ref457437765"/>
      <w:bookmarkStart w:id="32629" w:name="_Ref457437769"/>
      <w:bookmarkStart w:id="32630" w:name="_Ref457437770"/>
      <w:bookmarkStart w:id="32631" w:name="_Ref457437771"/>
      <w:bookmarkStart w:id="32632" w:name="_Ref457437772"/>
      <w:bookmarkStart w:id="32633" w:name="_Ref457437773"/>
      <w:bookmarkStart w:id="32634" w:name="_Ref457437777"/>
      <w:bookmarkStart w:id="32635" w:name="_Ref457446600"/>
      <w:bookmarkStart w:id="32636" w:name="_Ref463778805"/>
      <w:bookmarkStart w:id="32637" w:name="_Toc472818955"/>
      <w:bookmarkStart w:id="32638" w:name="_Toc235503533"/>
      <w:bookmarkStart w:id="32639" w:name="_Toc241509308"/>
      <w:bookmarkStart w:id="32640" w:name="_Toc244416795"/>
      <w:bookmarkStart w:id="32641" w:name="_Toc276631159"/>
      <w:bookmarkStart w:id="32642" w:name="_Toc336509642"/>
      <w:bookmarkEnd w:id="32608"/>
      <w:r w:rsidRPr="00E77497">
        <w:t>15.10.1</w:t>
      </w:r>
      <w:r w:rsidRPr="00E77497">
        <w:tab/>
        <w:t>Patterns</w:t>
      </w:r>
      <w:bookmarkEnd w:id="32609"/>
      <w:bookmarkEnd w:id="32610"/>
      <w:bookmarkEnd w:id="32611"/>
      <w:bookmarkEnd w:id="32612"/>
      <w:bookmarkEnd w:id="32613"/>
      <w:bookmarkEnd w:id="32614"/>
      <w:bookmarkEnd w:id="32615"/>
      <w:bookmarkEnd w:id="32616"/>
      <w:bookmarkEnd w:id="32617"/>
      <w:bookmarkEnd w:id="32618"/>
      <w:bookmarkEnd w:id="32619"/>
      <w:bookmarkEnd w:id="32620"/>
      <w:bookmarkEnd w:id="32621"/>
      <w:bookmarkEnd w:id="32622"/>
      <w:bookmarkEnd w:id="32623"/>
      <w:bookmarkEnd w:id="32624"/>
      <w:bookmarkEnd w:id="32625"/>
      <w:bookmarkEnd w:id="32626"/>
      <w:bookmarkEnd w:id="32627"/>
      <w:bookmarkEnd w:id="32628"/>
      <w:bookmarkEnd w:id="32629"/>
      <w:bookmarkEnd w:id="32630"/>
      <w:bookmarkEnd w:id="32631"/>
      <w:bookmarkEnd w:id="32632"/>
      <w:bookmarkEnd w:id="32633"/>
      <w:bookmarkEnd w:id="32634"/>
      <w:bookmarkEnd w:id="32635"/>
      <w:bookmarkEnd w:id="32636"/>
      <w:bookmarkEnd w:id="32637"/>
      <w:bookmarkEnd w:id="32638"/>
      <w:bookmarkEnd w:id="32639"/>
      <w:bookmarkEnd w:id="32640"/>
      <w:bookmarkEnd w:id="32641"/>
      <w:bookmarkEnd w:id="32642"/>
    </w:p>
    <w:p w14:paraId="52EB02EB" w14:textId="77777777" w:rsidR="004C02EF" w:rsidRPr="00E77497" w:rsidRDefault="004C02EF" w:rsidP="004C02EF">
      <w:r w:rsidRPr="00E77497">
        <w:t xml:space="preserve">The </w:t>
      </w:r>
      <w:r w:rsidRPr="00E77497">
        <w:rPr>
          <w:rFonts w:ascii="Courier New" w:hAnsi="Courier New"/>
          <w:b/>
        </w:rPr>
        <w:t>RegExp</w:t>
      </w:r>
      <w:r w:rsidRPr="00E77497">
        <w:t xml:space="preserve"> constructor applies the following grammar to the input pattern String. An error occurs if the grammar cannot interpret the String as an expansion of </w:t>
      </w:r>
      <w:r w:rsidRPr="00E77497">
        <w:rPr>
          <w:rFonts w:ascii="Times New Roman" w:hAnsi="Times New Roman"/>
          <w:i/>
        </w:rPr>
        <w:t>Pattern</w:t>
      </w:r>
      <w:r w:rsidRPr="00E77497">
        <w:t>.</w:t>
      </w:r>
    </w:p>
    <w:p w14:paraId="1CDBC824" w14:textId="77777777" w:rsidR="004C02EF" w:rsidRPr="00E77497" w:rsidRDefault="004C02EF" w:rsidP="004C02EF">
      <w:pPr>
        <w:pStyle w:val="Syntax"/>
      </w:pPr>
      <w:r w:rsidRPr="00E77497">
        <w:t>Syntax</w:t>
      </w:r>
    </w:p>
    <w:p w14:paraId="3699CD98" w14:textId="77777777" w:rsidR="004C02EF" w:rsidRPr="00E77497" w:rsidRDefault="004C02EF" w:rsidP="004C02EF">
      <w:pPr>
        <w:pStyle w:val="SyntaxRule"/>
      </w:pPr>
      <w:r w:rsidRPr="00E77497">
        <w:t xml:space="preserve">Pattern </w:t>
      </w:r>
      <w:r w:rsidRPr="00E77497">
        <w:rPr>
          <w:rFonts w:ascii="Arial" w:hAnsi="Arial"/>
          <w:b/>
          <w:i w:val="0"/>
        </w:rPr>
        <w:t>::</w:t>
      </w:r>
    </w:p>
    <w:p w14:paraId="457102C1" w14:textId="77777777" w:rsidR="004C02EF" w:rsidRPr="00E77497" w:rsidRDefault="004C02EF" w:rsidP="004C02EF">
      <w:pPr>
        <w:pStyle w:val="SyntaxDefinition"/>
      </w:pPr>
      <w:r w:rsidRPr="00E77497">
        <w:t>Disjunction</w:t>
      </w:r>
    </w:p>
    <w:p w14:paraId="1B838B58" w14:textId="77777777" w:rsidR="004C02EF" w:rsidRPr="00E77497" w:rsidRDefault="004C02EF" w:rsidP="004C02EF">
      <w:pPr>
        <w:pStyle w:val="SyntaxRule"/>
      </w:pPr>
      <w:r w:rsidRPr="00E77497">
        <w:t xml:space="preserve">Disjunction </w:t>
      </w:r>
      <w:r w:rsidRPr="00E77497">
        <w:rPr>
          <w:rFonts w:ascii="Arial" w:hAnsi="Arial"/>
          <w:b/>
          <w:i w:val="0"/>
        </w:rPr>
        <w:t>::</w:t>
      </w:r>
    </w:p>
    <w:p w14:paraId="208571A8" w14:textId="77777777" w:rsidR="004C02EF" w:rsidRPr="00E77497" w:rsidRDefault="004C02EF" w:rsidP="004C02EF">
      <w:pPr>
        <w:pStyle w:val="SyntaxDefinition"/>
      </w:pPr>
      <w:r w:rsidRPr="00E77497">
        <w:t>Alternative</w:t>
      </w:r>
      <w:r w:rsidRPr="00E77497">
        <w:br/>
        <w:t xml:space="preserve"> Alternative </w:t>
      </w:r>
      <w:r w:rsidRPr="00E77497">
        <w:rPr>
          <w:rFonts w:ascii="Courier New" w:hAnsi="Courier New"/>
          <w:b/>
          <w:i w:val="0"/>
        </w:rPr>
        <w:t>|</w:t>
      </w:r>
      <w:r w:rsidRPr="00E77497">
        <w:t xml:space="preserve"> Disjunction</w:t>
      </w:r>
    </w:p>
    <w:p w14:paraId="3A6606D5" w14:textId="77777777" w:rsidR="004C02EF" w:rsidRPr="00E77497" w:rsidRDefault="004C02EF" w:rsidP="004C02EF">
      <w:pPr>
        <w:pStyle w:val="SyntaxRule"/>
      </w:pPr>
      <w:r w:rsidRPr="00E77497">
        <w:t xml:space="preserve">Alternative </w:t>
      </w:r>
      <w:r w:rsidRPr="00E77497">
        <w:rPr>
          <w:rFonts w:ascii="Arial" w:hAnsi="Arial"/>
          <w:b/>
          <w:i w:val="0"/>
        </w:rPr>
        <w:t>::</w:t>
      </w:r>
    </w:p>
    <w:p w14:paraId="7720FA2F" w14:textId="77777777" w:rsidR="004C02EF" w:rsidRPr="00E77497" w:rsidRDefault="004C02EF" w:rsidP="004C02EF">
      <w:pPr>
        <w:pStyle w:val="SyntaxDefinition"/>
        <w:rPr>
          <w:vertAlign w:val="subscript"/>
        </w:rPr>
      </w:pPr>
      <w:r w:rsidRPr="00E77497">
        <w:rPr>
          <w:rFonts w:ascii="Arial" w:hAnsi="Arial"/>
          <w:i w:val="0"/>
          <w:sz w:val="16"/>
        </w:rPr>
        <w:t>[empty]</w:t>
      </w:r>
      <w:r w:rsidRPr="00E77497">
        <w:br/>
        <w:t>Alternative Term</w:t>
      </w:r>
    </w:p>
    <w:p w14:paraId="472AD0FD" w14:textId="77777777" w:rsidR="004C02EF" w:rsidRPr="00E77497" w:rsidRDefault="004C02EF" w:rsidP="004C02EF">
      <w:pPr>
        <w:pStyle w:val="SyntaxRule"/>
      </w:pPr>
      <w:r w:rsidRPr="00E77497">
        <w:t xml:space="preserve">Term </w:t>
      </w:r>
      <w:r w:rsidRPr="00E77497">
        <w:rPr>
          <w:rFonts w:ascii="Arial" w:hAnsi="Arial"/>
          <w:b/>
          <w:i w:val="0"/>
        </w:rPr>
        <w:t>::</w:t>
      </w:r>
    </w:p>
    <w:p w14:paraId="50A053C0" w14:textId="77777777" w:rsidR="004C02EF" w:rsidRPr="00C7794D" w:rsidRDefault="004C02EF" w:rsidP="004C02EF">
      <w:pPr>
        <w:pStyle w:val="SyntaxDefinition"/>
        <w:rPr>
          <w:vertAlign w:val="subscript"/>
        </w:rPr>
      </w:pPr>
      <w:r w:rsidRPr="00C7794D">
        <w:t>Assertion</w:t>
      </w:r>
      <w:r w:rsidRPr="00C7794D">
        <w:br/>
        <w:t>Atom</w:t>
      </w:r>
      <w:r w:rsidRPr="00C7794D">
        <w:br/>
        <w:t>Atom Quantifier</w:t>
      </w:r>
    </w:p>
    <w:p w14:paraId="31B9BE6C" w14:textId="77777777" w:rsidR="004C02EF" w:rsidRPr="00C7794D" w:rsidRDefault="004C02EF" w:rsidP="004C02EF">
      <w:pPr>
        <w:pStyle w:val="SyntaxRule"/>
      </w:pPr>
      <w:r w:rsidRPr="00C7794D">
        <w:t xml:space="preserve">Assertion </w:t>
      </w:r>
      <w:r w:rsidRPr="00C7794D">
        <w:rPr>
          <w:rFonts w:ascii="Arial" w:hAnsi="Arial"/>
          <w:b/>
          <w:i w:val="0"/>
        </w:rPr>
        <w:t>::</w:t>
      </w:r>
    </w:p>
    <w:p w14:paraId="3DCB0EA0" w14:textId="77777777" w:rsidR="004C02EF" w:rsidRPr="00C7794D" w:rsidRDefault="004C02EF" w:rsidP="004C02EF">
      <w:pPr>
        <w:pStyle w:val="SyntaxDefinition"/>
        <w:rPr>
          <w:vertAlign w:val="subscript"/>
        </w:rPr>
      </w:pPr>
      <w:r w:rsidRPr="00C7794D">
        <w:rPr>
          <w:rFonts w:ascii="Courier New" w:hAnsi="Courier New"/>
          <w:b/>
          <w:i w:val="0"/>
        </w:rPr>
        <w:t>^</w:t>
      </w:r>
      <w:r w:rsidRPr="00C7794D">
        <w:br/>
      </w:r>
      <w:r w:rsidRPr="00C7794D">
        <w:rPr>
          <w:rFonts w:ascii="Courier New" w:hAnsi="Courier New"/>
          <w:b/>
          <w:i w:val="0"/>
        </w:rPr>
        <w:t>$</w:t>
      </w:r>
      <w:r w:rsidRPr="00C7794D">
        <w:br/>
      </w:r>
      <w:r w:rsidRPr="00C7794D">
        <w:rPr>
          <w:rFonts w:ascii="Courier New" w:hAnsi="Courier New"/>
          <w:b/>
          <w:i w:val="0"/>
        </w:rPr>
        <w:t>\ b</w:t>
      </w:r>
      <w:r w:rsidRPr="00C7794D">
        <w:br/>
      </w:r>
      <w:r w:rsidRPr="00C7794D">
        <w:rPr>
          <w:rFonts w:ascii="Courier New" w:hAnsi="Courier New"/>
          <w:b/>
          <w:i w:val="0"/>
        </w:rPr>
        <w:t>\ B</w:t>
      </w:r>
      <w:r w:rsidRPr="00C7794D">
        <w:rPr>
          <w:rFonts w:ascii="Courier New" w:hAnsi="Courier New"/>
          <w:b/>
          <w:i w:val="0"/>
        </w:rPr>
        <w:b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p>
    <w:p w14:paraId="31FCDE5A" w14:textId="77777777" w:rsidR="004C02EF" w:rsidRPr="00C7794D" w:rsidRDefault="004C02EF" w:rsidP="004C02EF">
      <w:pPr>
        <w:pStyle w:val="SyntaxRule"/>
      </w:pPr>
      <w:r w:rsidRPr="00C7794D">
        <w:t xml:space="preserve">Quantifier </w:t>
      </w:r>
      <w:r w:rsidRPr="00C7794D">
        <w:rPr>
          <w:rFonts w:ascii="Arial" w:hAnsi="Arial"/>
          <w:b/>
          <w:i w:val="0"/>
        </w:rPr>
        <w:t>::</w:t>
      </w:r>
    </w:p>
    <w:p w14:paraId="4CEAEE73" w14:textId="77777777" w:rsidR="004C02EF" w:rsidRPr="00C7794D" w:rsidRDefault="004C02EF" w:rsidP="004C02EF">
      <w:pPr>
        <w:pStyle w:val="SyntaxDefinition"/>
      </w:pPr>
      <w:r w:rsidRPr="00C7794D">
        <w:t>QuantifierPrefix</w:t>
      </w:r>
      <w:r w:rsidRPr="00C7794D">
        <w:br/>
        <w:t>QuantifierPrefix</w:t>
      </w:r>
      <w:r w:rsidRPr="00C7794D">
        <w:rPr>
          <w:rFonts w:ascii="Courier New" w:hAnsi="Courier New"/>
          <w:b/>
          <w:i w:val="0"/>
        </w:rPr>
        <w:t xml:space="preserve"> ?</w:t>
      </w:r>
    </w:p>
    <w:p w14:paraId="6BCA7DC1" w14:textId="77777777" w:rsidR="004C02EF" w:rsidRPr="00C7794D" w:rsidRDefault="004C02EF" w:rsidP="004C02EF">
      <w:pPr>
        <w:pStyle w:val="SyntaxRule"/>
      </w:pPr>
      <w:r w:rsidRPr="00C7794D">
        <w:t xml:space="preserve">QuantifierPrefix </w:t>
      </w:r>
      <w:r w:rsidRPr="00C7794D">
        <w:rPr>
          <w:rFonts w:ascii="Arial" w:hAnsi="Arial"/>
          <w:b/>
          <w:i w:val="0"/>
        </w:rPr>
        <w:t>::</w:t>
      </w:r>
    </w:p>
    <w:p w14:paraId="524735FF" w14:textId="77777777" w:rsidR="004C02EF" w:rsidRPr="00C7794D" w:rsidRDefault="004C02EF" w:rsidP="004C02EF">
      <w:pPr>
        <w:pStyle w:val="SyntaxDefinition"/>
      </w:pPr>
      <w:r w:rsidRPr="00C7794D">
        <w:rPr>
          <w:rFonts w:ascii="Courier New" w:hAnsi="Courier New"/>
          <w:b/>
          <w:i w:val="0"/>
        </w:rPr>
        <w:t>*</w:t>
      </w:r>
      <w:r w:rsidRPr="00C7794D">
        <w:rPr>
          <w:rFonts w:ascii="Courier New" w:hAnsi="Courier New"/>
          <w:b/>
          <w:i w:val="0"/>
        </w:rPr>
        <w:br/>
        <w:t>+</w:t>
      </w:r>
      <w:r w:rsidRPr="00C7794D">
        <w:br/>
      </w:r>
      <w:r w:rsidRPr="00C7794D">
        <w:rPr>
          <w:rFonts w:ascii="Courier New" w:hAnsi="Courier New"/>
          <w:b/>
          <w:i w:val="0"/>
        </w:rPr>
        <w:t>?</w:t>
      </w:r>
      <w:r w:rsidRPr="00C7794D">
        <w:br/>
      </w:r>
      <w:r w:rsidRPr="00C7794D">
        <w:rPr>
          <w:rFonts w:ascii="Courier New" w:hAnsi="Courier New"/>
          <w:b/>
          <w:i w:val="0"/>
        </w:rPr>
        <w:t>{</w:t>
      </w:r>
      <w:r w:rsidRPr="00C7794D">
        <w:t xml:space="preserve"> DecimalDigits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t xml:space="preserve"> DecimalDigits </w:t>
      </w:r>
      <w:r w:rsidRPr="00C7794D">
        <w:rPr>
          <w:rFonts w:ascii="Courier New" w:hAnsi="Courier New"/>
          <w:b/>
          <w:i w:val="0"/>
        </w:rPr>
        <w:t>}</w:t>
      </w:r>
    </w:p>
    <w:p w14:paraId="10EF4C3C" w14:textId="77777777" w:rsidR="004C02EF" w:rsidRPr="006B6D0A" w:rsidRDefault="004C02EF" w:rsidP="004C02EF">
      <w:pPr>
        <w:pStyle w:val="SyntaxRule"/>
      </w:pPr>
      <w:r w:rsidRPr="004D1BD1">
        <w:t xml:space="preserve">Atom </w:t>
      </w:r>
      <w:r w:rsidRPr="008B7F6F">
        <w:rPr>
          <w:rFonts w:ascii="Arial" w:hAnsi="Arial"/>
          <w:b/>
          <w:i w:val="0"/>
        </w:rPr>
        <w:t>::</w:t>
      </w:r>
    </w:p>
    <w:p w14:paraId="474C500B" w14:textId="77777777" w:rsidR="004C02EF" w:rsidRPr="00E77497" w:rsidRDefault="004C02EF" w:rsidP="004C02EF">
      <w:pPr>
        <w:pStyle w:val="SyntaxDefinition"/>
        <w:rPr>
          <w:vertAlign w:val="subscript"/>
        </w:rPr>
      </w:pPr>
      <w:r w:rsidRPr="006B6D0A">
        <w:t>PatternCharacter</w:t>
      </w:r>
      <w:r w:rsidRPr="006B6D0A">
        <w:br/>
      </w:r>
      <w:r w:rsidRPr="006B6D0A">
        <w:rPr>
          <w:rFonts w:ascii="Courier New" w:hAnsi="Courier New"/>
          <w:i w:val="0"/>
        </w:rPr>
        <w:t>.</w:t>
      </w:r>
      <w:r w:rsidRPr="00E65A34">
        <w:br/>
      </w:r>
      <w:r w:rsidRPr="00546435">
        <w:rPr>
          <w:rFonts w:ascii="Courier New" w:hAnsi="Courier New"/>
          <w:b/>
          <w:i w:val="0"/>
        </w:rPr>
        <w:t xml:space="preserve">\ </w:t>
      </w:r>
      <w:r w:rsidRPr="00A67AF2">
        <w:t>AtomEscape</w:t>
      </w:r>
      <w:r w:rsidRPr="00A67AF2">
        <w:br/>
        <w:t>CharacterClass</w:t>
      </w:r>
      <w:r w:rsidRPr="00A67AF2">
        <w:rPr>
          <w:rFonts w:ascii="Courier New" w:hAnsi="Courier New"/>
          <w:b/>
          <w:i w:val="0"/>
        </w:rPr>
        <w:br/>
        <w:t>(</w:t>
      </w:r>
      <w:r w:rsidRPr="00A67AF2">
        <w:rPr>
          <w:rFonts w:ascii="Arial" w:hAnsi="Arial"/>
          <w:b/>
        </w:rPr>
        <w:t xml:space="preserve"> </w:t>
      </w:r>
      <w:r w:rsidRPr="00B820AB">
        <w:t xml:space="preserve">Disjunction </w:t>
      </w:r>
      <w:r w:rsidRPr="00675B74">
        <w:rPr>
          <w:rFonts w:ascii="Courier New" w:hAnsi="Courier New"/>
          <w:b/>
          <w:i w:val="0"/>
        </w:rPr>
        <w:t>)</w:t>
      </w:r>
      <w:r w:rsidRPr="00E77497">
        <w:br/>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t xml:space="preserve">Disjunction </w:t>
      </w:r>
      <w:r w:rsidRPr="00E77497">
        <w:rPr>
          <w:rFonts w:ascii="Courier New" w:hAnsi="Courier New"/>
          <w:b/>
          <w:i w:val="0"/>
        </w:rPr>
        <w:t>)</w:t>
      </w:r>
    </w:p>
    <w:p w14:paraId="55A7A351" w14:textId="77777777" w:rsidR="004C02EF" w:rsidRPr="00E77497" w:rsidRDefault="004C02EF" w:rsidP="004C02EF">
      <w:pPr>
        <w:pStyle w:val="SyntaxRule"/>
      </w:pPr>
      <w:r w:rsidRPr="00E77497">
        <w:t xml:space="preserve">PatternCharacter </w:t>
      </w:r>
      <w:r w:rsidRPr="00E77497">
        <w:rPr>
          <w:rFonts w:ascii="Arial" w:hAnsi="Arial"/>
          <w:b/>
          <w:i w:val="0"/>
        </w:rPr>
        <w:t>::</w:t>
      </w:r>
      <w:r w:rsidRPr="00E77497">
        <w:t xml:space="preserve"> </w:t>
      </w:r>
    </w:p>
    <w:p w14:paraId="1B3134CB" w14:textId="77777777" w:rsidR="004C02EF" w:rsidRPr="00E77497" w:rsidRDefault="004C02EF" w:rsidP="004C02EF">
      <w:pPr>
        <w:pStyle w:val="SyntaxDefinition"/>
      </w:pPr>
      <w:r w:rsidRPr="00E77497">
        <w:t xml:space="preserve">SourceCharacter </w:t>
      </w:r>
      <w:r w:rsidRPr="00E77497">
        <w:rPr>
          <w:rFonts w:ascii="Arial" w:hAnsi="Arial" w:cs="Arial"/>
          <w:b/>
          <w:i w:val="0"/>
        </w:rPr>
        <w:t>but not</w:t>
      </w:r>
      <w:r w:rsidRPr="00E77497">
        <w:rPr>
          <w:rFonts w:ascii="Arial" w:hAnsi="Arial" w:cs="Arial"/>
        </w:rPr>
        <w:t xml:space="preserve"> </w:t>
      </w:r>
      <w:r w:rsidRPr="00E77497">
        <w:rPr>
          <w:rFonts w:ascii="Arial" w:hAnsi="Arial" w:cs="Arial"/>
          <w:b/>
          <w:i w:val="0"/>
        </w:rPr>
        <w:t>one of</w:t>
      </w:r>
      <w:r w:rsidRPr="00E77497">
        <w:br/>
      </w:r>
      <w:r w:rsidRPr="00E77497">
        <w:rPr>
          <w:rFonts w:ascii="Courier New" w:hAnsi="Courier New" w:cs="Courier New"/>
          <w:b/>
        </w:rPr>
        <w:t xml:space="preserve">   ^  </w:t>
      </w:r>
      <w:r w:rsidRPr="00E77497">
        <w:rPr>
          <w:rFonts w:ascii="Courier New" w:hAnsi="Courier New" w:cs="Courier New"/>
          <w:b/>
          <w:i w:val="0"/>
        </w:rPr>
        <w:t>$  \  .  *  +  ?  (  )  [  ]  {  }  |</w:t>
      </w:r>
    </w:p>
    <w:p w14:paraId="49C30578" w14:textId="77777777" w:rsidR="004C02EF" w:rsidRPr="00E77497" w:rsidRDefault="004C02EF" w:rsidP="004C02EF">
      <w:pPr>
        <w:pStyle w:val="SyntaxRule"/>
      </w:pPr>
      <w:r w:rsidRPr="00E77497">
        <w:t xml:space="preserve">AtomEscape </w:t>
      </w:r>
      <w:r w:rsidRPr="00E77497">
        <w:rPr>
          <w:rFonts w:ascii="Arial" w:hAnsi="Arial"/>
          <w:b/>
          <w:i w:val="0"/>
        </w:rPr>
        <w:t>::</w:t>
      </w:r>
    </w:p>
    <w:p w14:paraId="59B5AF7F" w14:textId="77777777" w:rsidR="004C02EF" w:rsidRPr="00E77497" w:rsidRDefault="004C02EF" w:rsidP="004C02EF">
      <w:pPr>
        <w:pStyle w:val="SyntaxDefinition"/>
      </w:pPr>
      <w:r w:rsidRPr="00E77497">
        <w:t>DecimalEscape</w:t>
      </w:r>
      <w:r w:rsidRPr="00E77497">
        <w:br/>
        <w:t>CharacterEscape</w:t>
      </w:r>
      <w:r w:rsidRPr="00E77497">
        <w:br/>
        <w:t>CharacterClassEscape</w:t>
      </w:r>
    </w:p>
    <w:p w14:paraId="2A1A9259" w14:textId="77777777" w:rsidR="004C02EF" w:rsidRPr="00E77497" w:rsidRDefault="004C02EF" w:rsidP="004C02EF">
      <w:pPr>
        <w:pStyle w:val="SyntaxRule"/>
      </w:pPr>
      <w:r w:rsidRPr="00E77497">
        <w:t xml:space="preserve">CharacterEscape </w:t>
      </w:r>
      <w:r w:rsidRPr="00E77497">
        <w:rPr>
          <w:rFonts w:ascii="Arial" w:hAnsi="Arial"/>
          <w:b/>
          <w:i w:val="0"/>
        </w:rPr>
        <w:t>::</w:t>
      </w:r>
    </w:p>
    <w:p w14:paraId="586D39CC" w14:textId="77777777" w:rsidR="004C02EF" w:rsidRPr="00E77497" w:rsidRDefault="004C02EF" w:rsidP="004C02EF">
      <w:pPr>
        <w:pStyle w:val="SyntaxDefinition"/>
      </w:pPr>
      <w:r w:rsidRPr="00E77497">
        <w:t>ControlEscape</w:t>
      </w:r>
      <w:r w:rsidRPr="00E77497">
        <w:br/>
      </w:r>
      <w:r w:rsidRPr="00E77497">
        <w:rPr>
          <w:rFonts w:ascii="Courier New" w:hAnsi="Courier New"/>
          <w:b/>
          <w:i w:val="0"/>
        </w:rPr>
        <w:t xml:space="preserve">c </w:t>
      </w:r>
      <w:r w:rsidRPr="00E77497">
        <w:t>ControlLetter</w:t>
      </w:r>
      <w:r w:rsidRPr="00E77497">
        <w:br/>
        <w:t>HexEscapeSequence</w:t>
      </w:r>
      <w:r w:rsidRPr="00E77497">
        <w:br/>
        <w:t>UnicodeEscapeSequence</w:t>
      </w:r>
      <w:r w:rsidRPr="00E77497">
        <w:br/>
        <w:t>IdentityEscape</w:t>
      </w:r>
    </w:p>
    <w:p w14:paraId="714F1C4D" w14:textId="77777777" w:rsidR="004C02EF" w:rsidRPr="00E77497" w:rsidRDefault="004C02EF" w:rsidP="004C02EF">
      <w:pPr>
        <w:pStyle w:val="SyntaxRule"/>
        <w:rPr>
          <w:rFonts w:ascii="Arial" w:hAnsi="Arial"/>
          <w:b/>
        </w:rPr>
      </w:pPr>
      <w:r w:rsidRPr="00E77497">
        <w:t xml:space="preserve">ControlEscape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02FDA3F9"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f  n  r  t  v</w:t>
      </w:r>
    </w:p>
    <w:p w14:paraId="57882D72" w14:textId="77777777" w:rsidR="004C02EF" w:rsidRPr="00E77497" w:rsidRDefault="004C02EF" w:rsidP="004C02EF">
      <w:pPr>
        <w:pStyle w:val="SyntaxRule"/>
      </w:pPr>
      <w:r w:rsidRPr="00E77497">
        <w:t xml:space="preserve">ControlLetter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1E444BC8"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3D1BE836" w14:textId="77777777" w:rsidR="004C02EF" w:rsidRPr="00E77497" w:rsidRDefault="004C02EF" w:rsidP="004C02EF">
      <w:pPr>
        <w:pStyle w:val="SyntaxRule"/>
      </w:pPr>
      <w:r w:rsidRPr="00E77497">
        <w:t xml:space="preserve">IdentityEscape </w:t>
      </w:r>
      <w:r w:rsidRPr="00E77497">
        <w:rPr>
          <w:rFonts w:ascii="Arial" w:hAnsi="Arial"/>
          <w:b/>
          <w:i w:val="0"/>
        </w:rPr>
        <w:t>::</w:t>
      </w:r>
    </w:p>
    <w:p w14:paraId="72A82E10" w14:textId="77777777" w:rsidR="004C02EF" w:rsidRPr="00E77497" w:rsidRDefault="004C02EF" w:rsidP="004C02EF">
      <w:pPr>
        <w:pStyle w:val="SyntaxDefinition"/>
      </w:pPr>
      <w:r w:rsidRPr="00E77497">
        <w:t xml:space="preserve">SourceCharacter </w:t>
      </w:r>
      <w:r w:rsidRPr="00E77497">
        <w:rPr>
          <w:rFonts w:ascii="Arial" w:hAnsi="Arial"/>
          <w:b/>
          <w:i w:val="0"/>
        </w:rPr>
        <w:t>but not</w:t>
      </w:r>
      <w:r w:rsidRPr="00E77497">
        <w:rPr>
          <w:rFonts w:ascii="Arial" w:hAnsi="Arial"/>
          <w:b/>
        </w:rPr>
        <w:t xml:space="preserve"> </w:t>
      </w:r>
      <w:r w:rsidRPr="00E77497">
        <w:t>IdentifierPart</w:t>
      </w:r>
      <w:r w:rsidRPr="00E77497">
        <w:br/>
      </w:r>
      <w:r w:rsidRPr="00E77497">
        <w:rPr>
          <w:i w:val="0"/>
        </w:rPr>
        <w:t>&lt;ZWJ&gt;</w:t>
      </w:r>
      <w:r w:rsidRPr="00E77497">
        <w:rPr>
          <w:i w:val="0"/>
        </w:rPr>
        <w:br/>
        <w:t>&lt;ZWNJ&gt;</w:t>
      </w:r>
    </w:p>
    <w:p w14:paraId="38FC22D6" w14:textId="77777777" w:rsidR="004C02EF" w:rsidRPr="00E77497" w:rsidRDefault="004C02EF" w:rsidP="004C02EF">
      <w:pPr>
        <w:pStyle w:val="SyntaxRule"/>
      </w:pPr>
      <w:r w:rsidRPr="00E77497">
        <w:t xml:space="preserve">DecimalEscape </w:t>
      </w:r>
      <w:r w:rsidRPr="00E77497">
        <w:rPr>
          <w:rFonts w:ascii="Arial" w:hAnsi="Arial"/>
          <w:b/>
          <w:i w:val="0"/>
        </w:rPr>
        <w:t>::</w:t>
      </w:r>
    </w:p>
    <w:p w14:paraId="3BD12B82" w14:textId="77777777" w:rsidR="004C02EF" w:rsidRPr="00E77497" w:rsidRDefault="004C02EF" w:rsidP="004C02EF">
      <w:pPr>
        <w:pStyle w:val="SyntaxDefinition"/>
        <w:rPr>
          <w:rFonts w:ascii="Arial" w:hAnsi="Arial"/>
        </w:rPr>
      </w:pPr>
      <w:r w:rsidRPr="00E77497">
        <w:t>DecimalIntegerLiteral</w:t>
      </w:r>
      <w:r w:rsidRPr="00E77497">
        <w:rPr>
          <w:rFonts w:ascii="Arial" w:hAnsi="Arial"/>
        </w:rPr>
        <w:t xml:space="preserve">  </w:t>
      </w:r>
      <w:r w:rsidRPr="00E77497">
        <w:rPr>
          <w:rFonts w:ascii="Arial" w:hAnsi="Arial"/>
          <w:i w:val="0"/>
          <w:sz w:val="16"/>
          <w:szCs w:val="16"/>
        </w:rPr>
        <w:t xml:space="preserve">[lookahead </w:t>
      </w:r>
      <w:r w:rsidRPr="00E77497">
        <w:rPr>
          <w:rFonts w:ascii="Arial" w:hAnsi="Arial"/>
          <w:i w:val="0"/>
          <w:sz w:val="16"/>
          <w:szCs w:val="16"/>
        </w:rPr>
        <w:sym w:font="Symbol" w:char="F0CF"/>
      </w:r>
      <w:r w:rsidRPr="00E77497">
        <w:rPr>
          <w:rFonts w:ascii="Arial" w:hAnsi="Arial"/>
          <w:i w:val="0"/>
          <w:sz w:val="16"/>
          <w:szCs w:val="16"/>
        </w:rPr>
        <w:t xml:space="preserve"> </w:t>
      </w:r>
      <w:r w:rsidRPr="00E77497">
        <w:rPr>
          <w:i w:val="0"/>
          <w:sz w:val="16"/>
          <w:szCs w:val="16"/>
        </w:rPr>
        <w:t>DecimalDigit</w:t>
      </w:r>
      <w:r w:rsidRPr="00E77497">
        <w:rPr>
          <w:rFonts w:ascii="Arial" w:hAnsi="Arial"/>
          <w:i w:val="0"/>
          <w:sz w:val="16"/>
          <w:szCs w:val="16"/>
        </w:rPr>
        <w:t>]</w:t>
      </w:r>
    </w:p>
    <w:p w14:paraId="627EE3CE" w14:textId="77777777" w:rsidR="004C02EF" w:rsidRPr="00E77497" w:rsidRDefault="004C02EF" w:rsidP="004C02EF">
      <w:pPr>
        <w:pStyle w:val="SyntaxRule"/>
      </w:pPr>
      <w:r w:rsidRPr="00E77497">
        <w:t xml:space="preserve">CharacterClassEscape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38F63DE9" w14:textId="77777777"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d  D  s  S  w  W</w:t>
      </w:r>
    </w:p>
    <w:p w14:paraId="59B1F8F2" w14:textId="77777777" w:rsidR="004C02EF" w:rsidRPr="00E77497" w:rsidRDefault="004C02EF" w:rsidP="004C02EF">
      <w:pPr>
        <w:pStyle w:val="SyntaxRule"/>
      </w:pPr>
      <w:r w:rsidRPr="00E77497">
        <w:t xml:space="preserve">CharacterClass  </w:t>
      </w:r>
      <w:r w:rsidRPr="00E77497">
        <w:rPr>
          <w:rFonts w:ascii="Arial" w:hAnsi="Arial"/>
          <w:b/>
          <w:i w:val="0"/>
        </w:rPr>
        <w:t>::</w:t>
      </w:r>
    </w:p>
    <w:p w14:paraId="1BA84BEF" w14:textId="77777777" w:rsidR="004C02EF" w:rsidRPr="00E77497" w:rsidRDefault="004C02EF" w:rsidP="004C02EF">
      <w:pPr>
        <w:pStyle w:val="SyntaxDefinition"/>
      </w:pPr>
      <w:r w:rsidRPr="00E77497">
        <w:rPr>
          <w:rFonts w:ascii="Courier New" w:hAnsi="Courier New"/>
          <w:b/>
          <w:i w:val="0"/>
        </w:rPr>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rFonts w:ascii="Courier New" w:hAnsi="Courier New"/>
          <w:b/>
          <w:i w:val="0"/>
          <w:sz w:val="16"/>
        </w:rPr>
        <w:t>^</w:t>
      </w:r>
      <w:r w:rsidRPr="00E77497">
        <w:rPr>
          <w:rFonts w:ascii="Arial" w:hAnsi="Arial" w:cs="Arial"/>
          <w:i w:val="0"/>
          <w:sz w:val="16"/>
        </w:rPr>
        <w:t>}]</w:t>
      </w:r>
      <w:r w:rsidRPr="00E77497">
        <w:rPr>
          <w:rFonts w:ascii="Courier New" w:hAnsi="Courier New"/>
          <w:b/>
          <w:i w:val="0"/>
        </w:rPr>
        <w:t xml:space="preserve"> </w:t>
      </w:r>
      <w:r w:rsidRPr="00E77497">
        <w:t>ClassRanges</w:t>
      </w:r>
      <w:r w:rsidRPr="00E77497">
        <w:rPr>
          <w:rFonts w:ascii="Courier New" w:hAnsi="Courier New"/>
          <w:b/>
          <w:i w:val="0"/>
        </w:rPr>
        <w:t xml:space="preserve"> ]</w:t>
      </w:r>
      <w:r w:rsidRPr="00E77497">
        <w:br/>
      </w:r>
      <w:r w:rsidRPr="00E77497">
        <w:rPr>
          <w:rFonts w:ascii="Courier New" w:hAnsi="Courier New"/>
          <w:b/>
          <w:i w:val="0"/>
        </w:rPr>
        <w:t xml:space="preserve">[ ^ </w:t>
      </w:r>
      <w:r w:rsidRPr="00E77497">
        <w:t>ClassRanges</w:t>
      </w:r>
      <w:r w:rsidRPr="00E77497">
        <w:rPr>
          <w:rFonts w:ascii="Courier New" w:hAnsi="Courier New"/>
          <w:b/>
          <w:i w:val="0"/>
        </w:rPr>
        <w:t xml:space="preserve"> ]</w:t>
      </w:r>
    </w:p>
    <w:p w14:paraId="2275D882" w14:textId="77777777" w:rsidR="004C02EF" w:rsidRPr="00E77497" w:rsidRDefault="004C02EF" w:rsidP="004C02EF">
      <w:pPr>
        <w:pStyle w:val="SyntaxRule"/>
      </w:pPr>
      <w:r w:rsidRPr="00E77497">
        <w:t xml:space="preserve">ClassRanges </w:t>
      </w:r>
      <w:r w:rsidRPr="00E77497">
        <w:rPr>
          <w:rFonts w:ascii="Arial" w:hAnsi="Arial"/>
          <w:b/>
          <w:i w:val="0"/>
        </w:rPr>
        <w:t>::</w:t>
      </w:r>
    </w:p>
    <w:p w14:paraId="1DFFAE0C" w14:textId="77777777" w:rsidR="004C02EF" w:rsidRPr="00E77497" w:rsidRDefault="004C02EF" w:rsidP="004C02EF">
      <w:pPr>
        <w:pStyle w:val="SyntaxDefinition"/>
        <w:rPr>
          <w:vertAlign w:val="subscript"/>
        </w:rPr>
      </w:pPr>
      <w:r w:rsidRPr="00E77497">
        <w:rPr>
          <w:rFonts w:ascii="Arial" w:hAnsi="Arial"/>
          <w:i w:val="0"/>
          <w:sz w:val="16"/>
        </w:rPr>
        <w:t>[empty]</w:t>
      </w:r>
      <w:r w:rsidRPr="00E77497">
        <w:br/>
        <w:t>NonemptyClassRanges</w:t>
      </w:r>
    </w:p>
    <w:p w14:paraId="74C4CC63" w14:textId="77777777" w:rsidR="004C02EF" w:rsidRPr="00E77497" w:rsidRDefault="004C02EF" w:rsidP="004C02EF">
      <w:pPr>
        <w:pStyle w:val="SyntaxRule"/>
      </w:pPr>
      <w:r w:rsidRPr="00E77497">
        <w:t xml:space="preserve">NonemptyClassRanges </w:t>
      </w:r>
      <w:r w:rsidRPr="00E77497">
        <w:rPr>
          <w:rFonts w:ascii="Arial" w:hAnsi="Arial"/>
          <w:b/>
          <w:i w:val="0"/>
        </w:rPr>
        <w:t>::</w:t>
      </w:r>
    </w:p>
    <w:p w14:paraId="3CE1DD7D" w14:textId="77777777" w:rsidR="004C02EF" w:rsidRPr="00E77497" w:rsidRDefault="004C02EF" w:rsidP="004C02EF">
      <w:pPr>
        <w:pStyle w:val="SyntaxDefinition"/>
      </w:pPr>
      <w:r w:rsidRPr="00E77497">
        <w:t>ClassAtom</w:t>
      </w:r>
      <w:r w:rsidRPr="00E77497">
        <w:br/>
        <w:t>ClassAtom NonemptyClassRangesNoDash</w:t>
      </w:r>
      <w:r w:rsidRPr="00E77497">
        <w:br/>
        <w:t>ClassAtom</w:t>
      </w:r>
      <w:r w:rsidRPr="00E77497">
        <w:rPr>
          <w:rFonts w:ascii="Courier New" w:hAnsi="Courier New"/>
          <w:b/>
          <w:i w:val="0"/>
        </w:rPr>
        <w:t xml:space="preserve"> - </w:t>
      </w:r>
      <w:r w:rsidRPr="00E77497">
        <w:t>ClassAtom ClassRanges</w:t>
      </w:r>
    </w:p>
    <w:p w14:paraId="3FFAD110" w14:textId="77777777" w:rsidR="004C02EF" w:rsidRPr="00E77497" w:rsidRDefault="004C02EF" w:rsidP="004C02EF">
      <w:pPr>
        <w:pStyle w:val="SyntaxRule"/>
      </w:pPr>
      <w:r w:rsidRPr="00E77497">
        <w:t xml:space="preserve">NonemptyClassRangesNoDash </w:t>
      </w:r>
      <w:r w:rsidRPr="00E77497">
        <w:rPr>
          <w:rFonts w:ascii="Arial" w:hAnsi="Arial"/>
          <w:b/>
          <w:i w:val="0"/>
        </w:rPr>
        <w:t>::</w:t>
      </w:r>
    </w:p>
    <w:p w14:paraId="143325B0" w14:textId="77777777" w:rsidR="004C02EF" w:rsidRPr="00E77497" w:rsidRDefault="004C02EF" w:rsidP="004C02EF">
      <w:pPr>
        <w:pStyle w:val="SyntaxDefinition"/>
      </w:pPr>
      <w:r w:rsidRPr="00E77497">
        <w:t>ClassAtom</w:t>
      </w:r>
      <w:r w:rsidRPr="00E77497">
        <w:br/>
        <w:t>ClassAtomNoDash NonemptyClassRangesNoDash</w:t>
      </w:r>
      <w:r w:rsidRPr="00E77497">
        <w:br/>
        <w:t>ClassAtomNoDash</w:t>
      </w:r>
      <w:r w:rsidRPr="00E77497">
        <w:rPr>
          <w:rFonts w:ascii="Courier New" w:hAnsi="Courier New"/>
          <w:b/>
          <w:i w:val="0"/>
        </w:rPr>
        <w:t xml:space="preserve"> - </w:t>
      </w:r>
      <w:r w:rsidRPr="00E77497">
        <w:t>ClassAtom ClassRanges</w:t>
      </w:r>
    </w:p>
    <w:p w14:paraId="0939805F" w14:textId="77777777" w:rsidR="004C02EF" w:rsidRPr="00E77497" w:rsidRDefault="004C02EF" w:rsidP="004C02EF">
      <w:pPr>
        <w:pStyle w:val="SyntaxRule"/>
      </w:pPr>
      <w:r w:rsidRPr="00E77497">
        <w:t xml:space="preserve">ClassAtom </w:t>
      </w:r>
      <w:r w:rsidRPr="00E77497">
        <w:rPr>
          <w:rFonts w:ascii="Arial" w:hAnsi="Arial"/>
          <w:b/>
          <w:i w:val="0"/>
        </w:rPr>
        <w:t>::</w:t>
      </w:r>
    </w:p>
    <w:p w14:paraId="7DFE6F29" w14:textId="77777777" w:rsidR="004C02EF" w:rsidRPr="00E77497" w:rsidRDefault="004C02EF" w:rsidP="004C02EF">
      <w:pPr>
        <w:pStyle w:val="SyntaxDefinition"/>
      </w:pPr>
      <w:r w:rsidRPr="00E77497">
        <w:rPr>
          <w:rFonts w:ascii="Courier New" w:hAnsi="Courier New"/>
          <w:b/>
          <w:i w:val="0"/>
        </w:rPr>
        <w:t>-</w:t>
      </w:r>
      <w:r w:rsidRPr="00E77497">
        <w:br/>
        <w:t>ClassAtomNoDash</w:t>
      </w:r>
    </w:p>
    <w:p w14:paraId="24FB7002" w14:textId="77777777" w:rsidR="004C02EF" w:rsidRPr="00E77497" w:rsidRDefault="004C02EF" w:rsidP="004C02EF">
      <w:pPr>
        <w:pStyle w:val="SyntaxRule"/>
      </w:pPr>
      <w:r w:rsidRPr="00E77497">
        <w:t xml:space="preserve">ClassAtomNoDash </w:t>
      </w:r>
      <w:r w:rsidRPr="00E77497">
        <w:rPr>
          <w:rFonts w:ascii="Arial" w:hAnsi="Arial"/>
          <w:b/>
          <w:i w:val="0"/>
        </w:rPr>
        <w:t>::</w:t>
      </w:r>
    </w:p>
    <w:p w14:paraId="5D04B6CB" w14:textId="77777777" w:rsidR="004C02EF" w:rsidRPr="00E77497" w:rsidRDefault="004C02EF" w:rsidP="004C02EF">
      <w:pPr>
        <w:pStyle w:val="SyntaxDefinition"/>
        <w:rPr>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p>
    <w:p w14:paraId="18E5812F" w14:textId="77777777" w:rsidR="004C02EF" w:rsidRPr="00E77497" w:rsidRDefault="004C02EF" w:rsidP="004C02EF">
      <w:pPr>
        <w:pStyle w:val="SyntaxRule"/>
      </w:pPr>
      <w:r w:rsidRPr="00E77497">
        <w:t xml:space="preserve">ClassEscape </w:t>
      </w:r>
      <w:r w:rsidRPr="00E77497">
        <w:rPr>
          <w:rFonts w:ascii="Arial" w:hAnsi="Arial"/>
          <w:b/>
          <w:i w:val="0"/>
        </w:rPr>
        <w:t>::</w:t>
      </w:r>
    </w:p>
    <w:p w14:paraId="3799B015" w14:textId="77777777" w:rsidR="004C02EF" w:rsidRPr="00E77497" w:rsidRDefault="004C02EF" w:rsidP="004C02EF">
      <w:pPr>
        <w:pStyle w:val="SyntaxDefinition"/>
        <w:rPr>
          <w:vertAlign w:val="subscript"/>
        </w:rPr>
      </w:pPr>
      <w:r w:rsidRPr="00E77497">
        <w:t>DecimalEscape</w:t>
      </w:r>
      <w:r w:rsidRPr="00E77497">
        <w:br/>
      </w:r>
      <w:r w:rsidRPr="00E77497">
        <w:rPr>
          <w:rFonts w:ascii="Courier New" w:hAnsi="Courier New"/>
          <w:b/>
          <w:i w:val="0"/>
        </w:rPr>
        <w:t>b</w:t>
      </w:r>
      <w:r w:rsidRPr="00E77497">
        <w:br/>
        <w:t>CharacterEscape</w:t>
      </w:r>
      <w:r w:rsidRPr="00E77497">
        <w:rPr>
          <w:rFonts w:ascii="Courier New" w:hAnsi="Courier New"/>
          <w:b/>
          <w:i w:val="0"/>
        </w:rPr>
        <w:br/>
      </w:r>
      <w:r w:rsidRPr="00E77497">
        <w:t>CharacterClassEscape</w:t>
      </w:r>
    </w:p>
    <w:p w14:paraId="1E04DE76" w14:textId="77777777" w:rsidR="004C02EF" w:rsidRPr="00E77497" w:rsidRDefault="004C02EF" w:rsidP="00F710D2">
      <w:pPr>
        <w:pStyle w:val="30"/>
        <w:numPr>
          <w:ilvl w:val="0"/>
          <w:numId w:val="0"/>
        </w:numPr>
      </w:pPr>
      <w:bookmarkStart w:id="32643" w:name="_Ref455931092"/>
      <w:bookmarkStart w:id="32644" w:name="_Toc472818956"/>
      <w:bookmarkStart w:id="32645" w:name="_Toc235503534"/>
      <w:bookmarkStart w:id="32646" w:name="_Toc241509309"/>
      <w:bookmarkStart w:id="32647" w:name="_Toc244416796"/>
      <w:bookmarkStart w:id="32648" w:name="_Toc276631160"/>
      <w:bookmarkStart w:id="32649" w:name="_Toc336509643"/>
      <w:r w:rsidRPr="00E77497">
        <w:t>15.10.2</w:t>
      </w:r>
      <w:r w:rsidRPr="00E77497">
        <w:tab/>
        <w:t>Pattern Semantics</w:t>
      </w:r>
      <w:bookmarkEnd w:id="32643"/>
      <w:bookmarkEnd w:id="32644"/>
      <w:bookmarkEnd w:id="32645"/>
      <w:bookmarkEnd w:id="32646"/>
      <w:bookmarkEnd w:id="32647"/>
      <w:bookmarkEnd w:id="32648"/>
      <w:bookmarkEnd w:id="32649"/>
    </w:p>
    <w:p w14:paraId="3BD71DA0" w14:textId="77777777" w:rsidR="004C02EF" w:rsidRPr="00E77497" w:rsidRDefault="004C02EF" w:rsidP="004C02EF">
      <w:r w:rsidRPr="00E77497">
        <w:t>A regular expression pattern is converted into an internal procedure using the process described below. An implementation is encouraged to use more efficient algorithms than the ones listed below, as long as the results are the same. The internal procedure is used as the value of a RegExp object’s [[Match]] internal property.</w:t>
      </w:r>
    </w:p>
    <w:p w14:paraId="469844E9" w14:textId="77777777" w:rsidR="004C02EF" w:rsidRPr="00E77497" w:rsidRDefault="004C02EF" w:rsidP="004C02EF">
      <w:pPr>
        <w:pStyle w:val="40"/>
        <w:numPr>
          <w:ilvl w:val="0"/>
          <w:numId w:val="0"/>
        </w:numPr>
      </w:pPr>
      <w:bookmarkStart w:id="32650" w:name="_Ref455931278"/>
      <w:r w:rsidRPr="00E77497">
        <w:t>15.10.2.1</w:t>
      </w:r>
      <w:r w:rsidRPr="00E77497">
        <w:tab/>
        <w:t>Notation</w:t>
      </w:r>
      <w:bookmarkEnd w:id="32650"/>
    </w:p>
    <w:p w14:paraId="5A988AEA" w14:textId="77777777" w:rsidR="004C02EF" w:rsidRPr="00E77497" w:rsidRDefault="004C02EF" w:rsidP="004C02EF">
      <w:pPr>
        <w:spacing w:after="120"/>
      </w:pPr>
      <w:r w:rsidRPr="00E77497">
        <w:t>The descriptions below use the following variables:</w:t>
      </w:r>
    </w:p>
    <w:p w14:paraId="29161EE8" w14:textId="77777777" w:rsidR="004C02EF" w:rsidRPr="00E77497" w:rsidRDefault="004C02EF" w:rsidP="001F482D">
      <w:pPr>
        <w:numPr>
          <w:ilvl w:val="0"/>
          <w:numId w:val="285"/>
        </w:numPr>
        <w:spacing w:after="60"/>
        <w:ind w:left="1080"/>
      </w:pPr>
      <w:r w:rsidRPr="00E77497">
        <w:rPr>
          <w:rFonts w:ascii="Times New Roman" w:hAnsi="Times New Roman"/>
          <w:i/>
        </w:rPr>
        <w:t>Input</w:t>
      </w:r>
      <w:r w:rsidRPr="00E77497">
        <w:t xml:space="preserve"> is the String being matched by the regular expression pattern. The notation </w:t>
      </w:r>
      <w:r w:rsidRPr="00E77497">
        <w:rPr>
          <w:rFonts w:ascii="Times New Roman" w:hAnsi="Times New Roman"/>
          <w:i/>
        </w:rPr>
        <w:t>input</w:t>
      </w:r>
      <w:r w:rsidRPr="00E77497">
        <w:rPr>
          <w:rFonts w:ascii="Times New Roman" w:hAnsi="Times New Roman"/>
        </w:rPr>
        <w:t>[</w:t>
      </w:r>
      <w:r w:rsidRPr="00E77497">
        <w:rPr>
          <w:rFonts w:ascii="Times New Roman" w:hAnsi="Times New Roman"/>
          <w:i/>
        </w:rPr>
        <w:t>n</w:t>
      </w:r>
      <w:r w:rsidRPr="00E77497">
        <w:rPr>
          <w:rFonts w:ascii="Times New Roman" w:hAnsi="Times New Roman"/>
        </w:rPr>
        <w:t>]</w:t>
      </w:r>
      <w:r w:rsidRPr="00E77497">
        <w:t xml:space="preserve"> means the </w:t>
      </w:r>
      <w:r w:rsidRPr="00E77497">
        <w:rPr>
          <w:rFonts w:ascii="Times New Roman" w:hAnsi="Times New Roman"/>
          <w:i/>
        </w:rPr>
        <w:t>n</w:t>
      </w:r>
      <w:r w:rsidRPr="00E77497">
        <w:rPr>
          <w:rFonts w:ascii="Times New Roman" w:hAnsi="Times New Roman"/>
          <w:i/>
          <w:vertAlign w:val="superscript"/>
        </w:rPr>
        <w:t>th</w:t>
      </w:r>
      <w:r w:rsidRPr="00E77497">
        <w:t xml:space="preserve"> character of </w:t>
      </w:r>
      <w:r w:rsidRPr="00E77497">
        <w:rPr>
          <w:rFonts w:ascii="Times New Roman" w:hAnsi="Times New Roman"/>
          <w:i/>
        </w:rPr>
        <w:t>input</w:t>
      </w:r>
      <w:r w:rsidRPr="00E77497">
        <w:t xml:space="preserve">, where </w:t>
      </w:r>
      <w:r w:rsidRPr="00E77497">
        <w:rPr>
          <w:rFonts w:ascii="Times New Roman" w:hAnsi="Times New Roman"/>
          <w:i/>
        </w:rPr>
        <w:t>n</w:t>
      </w:r>
      <w:r w:rsidRPr="00E77497">
        <w:t xml:space="preserve"> can range between 0 (inclusive) and </w:t>
      </w:r>
      <w:r w:rsidRPr="00E77497">
        <w:rPr>
          <w:rFonts w:ascii="Times New Roman" w:hAnsi="Times New Roman"/>
          <w:i/>
        </w:rPr>
        <w:t>InputLength</w:t>
      </w:r>
      <w:r w:rsidRPr="00E77497">
        <w:t xml:space="preserve"> (exclusive).</w:t>
      </w:r>
    </w:p>
    <w:p w14:paraId="50AC7356" w14:textId="77777777" w:rsidR="004C02EF" w:rsidRPr="00E77497" w:rsidRDefault="004C02EF" w:rsidP="001F482D">
      <w:pPr>
        <w:numPr>
          <w:ilvl w:val="0"/>
          <w:numId w:val="285"/>
        </w:numPr>
        <w:spacing w:after="60"/>
        <w:ind w:left="1080"/>
      </w:pPr>
      <w:r w:rsidRPr="00E77497">
        <w:rPr>
          <w:rFonts w:ascii="Times New Roman" w:hAnsi="Times New Roman"/>
          <w:i/>
        </w:rPr>
        <w:t>InputLength</w:t>
      </w:r>
      <w:r w:rsidRPr="00E77497">
        <w:t xml:space="preserve"> is the number of characters in the </w:t>
      </w:r>
      <w:r w:rsidRPr="00E77497">
        <w:rPr>
          <w:rFonts w:ascii="Times New Roman" w:hAnsi="Times New Roman"/>
          <w:i/>
        </w:rPr>
        <w:t>Input</w:t>
      </w:r>
      <w:r w:rsidRPr="00E77497">
        <w:t xml:space="preserve"> String.</w:t>
      </w:r>
    </w:p>
    <w:p w14:paraId="02D187E8" w14:textId="77777777" w:rsidR="004C02EF" w:rsidRPr="00E77497" w:rsidRDefault="004C02EF" w:rsidP="001F482D">
      <w:pPr>
        <w:numPr>
          <w:ilvl w:val="0"/>
          <w:numId w:val="285"/>
        </w:numPr>
        <w:spacing w:after="60"/>
        <w:ind w:left="1080"/>
      </w:pPr>
      <w:r w:rsidRPr="00E77497">
        <w:rPr>
          <w:rFonts w:ascii="Times New Roman" w:hAnsi="Times New Roman"/>
          <w:i/>
        </w:rPr>
        <w:t>NcapturingParens</w:t>
      </w:r>
      <w:r w:rsidRPr="00E77497">
        <w:t xml:space="preserve"> is the total number of left capturing parentheses (i.e. the total number of times the </w:t>
      </w:r>
      <w:r w:rsidRPr="00E77497">
        <w:rPr>
          <w:rFonts w:ascii="Times New Roman" w:hAnsi="Times New Roman"/>
          <w:i/>
        </w:rPr>
        <w:t>Atom</w:t>
      </w:r>
      <w:r w:rsidRPr="00E77497">
        <w:t xml:space="preserve"> </w:t>
      </w:r>
      <w:r w:rsidRPr="00E77497">
        <w:rPr>
          <w:b/>
        </w:rPr>
        <w:t>::</w:t>
      </w:r>
      <w:r w:rsidRPr="00E77497">
        <w:t xml:space="preserve"> </w:t>
      </w:r>
      <w:r w:rsidRPr="00E77497">
        <w:rPr>
          <w:rFonts w:ascii="Courier New" w:hAnsi="Courier New"/>
          <w:b/>
        </w:rPr>
        <w:t>(</w:t>
      </w:r>
      <w:r w:rsidRPr="00E77497">
        <w:rPr>
          <w:b/>
        </w:rPr>
        <w:t xml:space="preserve"> </w:t>
      </w:r>
      <w:r w:rsidRPr="00E77497">
        <w:rPr>
          <w:rFonts w:ascii="Times New Roman" w:hAnsi="Times New Roman"/>
          <w:i/>
        </w:rPr>
        <w:t>Disjunction</w:t>
      </w:r>
      <w:r w:rsidRPr="00E77497">
        <w:t xml:space="preserve"> </w:t>
      </w:r>
      <w:r w:rsidRPr="00E77497">
        <w:rPr>
          <w:rFonts w:ascii="Courier New" w:hAnsi="Courier New"/>
          <w:b/>
        </w:rPr>
        <w:t>)</w:t>
      </w:r>
      <w:r w:rsidRPr="00E77497">
        <w:t xml:space="preserve"> production is expanded) in the pattern. A left capturing parenthesis is any </w:t>
      </w:r>
      <w:r w:rsidRPr="00E77497">
        <w:rPr>
          <w:rFonts w:ascii="Courier New" w:hAnsi="Courier New"/>
          <w:b/>
        </w:rPr>
        <w:t>(</w:t>
      </w:r>
      <w:r w:rsidRPr="00E77497">
        <w:t xml:space="preserve"> pattern character that is matched by the </w:t>
      </w:r>
      <w:r w:rsidRPr="00E77497">
        <w:rPr>
          <w:rFonts w:ascii="Courier New" w:hAnsi="Courier New"/>
          <w:b/>
        </w:rPr>
        <w:t>(</w:t>
      </w:r>
      <w:r w:rsidRPr="00E77497">
        <w:t xml:space="preserve"> terminal of the </w:t>
      </w:r>
      <w:r w:rsidRPr="00E77497">
        <w:rPr>
          <w:rFonts w:ascii="Times New Roman" w:hAnsi="Times New Roman"/>
          <w:i/>
        </w:rPr>
        <w:t>Atom</w:t>
      </w:r>
      <w:r w:rsidRPr="00E77497">
        <w:t xml:space="preserve"> </w:t>
      </w:r>
      <w:r w:rsidRPr="00E77497">
        <w:rPr>
          <w:b/>
        </w:rPr>
        <w:t>::</w:t>
      </w:r>
      <w:r w:rsidRPr="00E77497">
        <w:t xml:space="preserve"> </w:t>
      </w:r>
      <w:r w:rsidRPr="00E77497">
        <w:rPr>
          <w:rFonts w:ascii="Courier New" w:hAnsi="Courier New"/>
          <w:b/>
        </w:rPr>
        <w:t>(</w:t>
      </w:r>
      <w:r w:rsidRPr="00E77497">
        <w:rPr>
          <w:b/>
        </w:rPr>
        <w:t xml:space="preserve"> </w:t>
      </w:r>
      <w:r w:rsidRPr="00E77497">
        <w:rPr>
          <w:rFonts w:ascii="Times New Roman" w:hAnsi="Times New Roman"/>
          <w:i/>
        </w:rPr>
        <w:t>Disjunction</w:t>
      </w:r>
      <w:r w:rsidRPr="00E77497">
        <w:t xml:space="preserve"> </w:t>
      </w:r>
      <w:r w:rsidRPr="00E77497">
        <w:rPr>
          <w:rFonts w:ascii="Courier New" w:hAnsi="Courier New"/>
          <w:b/>
        </w:rPr>
        <w:t>)</w:t>
      </w:r>
      <w:r w:rsidRPr="00E77497">
        <w:t xml:space="preserve"> production.</w:t>
      </w:r>
    </w:p>
    <w:p w14:paraId="3B5784B5" w14:textId="77777777" w:rsidR="004C02EF" w:rsidRPr="00E77497" w:rsidRDefault="004C02EF" w:rsidP="001F482D">
      <w:pPr>
        <w:numPr>
          <w:ilvl w:val="0"/>
          <w:numId w:val="285"/>
        </w:numPr>
        <w:spacing w:after="60"/>
        <w:ind w:left="1080"/>
      </w:pPr>
      <w:r w:rsidRPr="00E77497">
        <w:rPr>
          <w:rFonts w:ascii="Times New Roman" w:hAnsi="Times New Roman"/>
          <w:i/>
        </w:rPr>
        <w:t>IgnoreCase</w:t>
      </w:r>
      <w:r w:rsidRPr="00E77497">
        <w:t xml:space="preserve"> is the setting of the RegExp object's </w:t>
      </w:r>
      <w:r w:rsidRPr="00E77497">
        <w:rPr>
          <w:rFonts w:ascii="Courier New" w:hAnsi="Courier New"/>
          <w:b/>
        </w:rPr>
        <w:t>ignoreCase</w:t>
      </w:r>
      <w:r w:rsidRPr="00E77497">
        <w:t xml:space="preserve"> property.</w:t>
      </w:r>
    </w:p>
    <w:p w14:paraId="278ADACA" w14:textId="77777777" w:rsidR="004C02EF" w:rsidRPr="00E77497" w:rsidRDefault="004C02EF" w:rsidP="001F482D">
      <w:pPr>
        <w:numPr>
          <w:ilvl w:val="0"/>
          <w:numId w:val="285"/>
        </w:numPr>
        <w:ind w:left="1080"/>
      </w:pPr>
      <w:r w:rsidRPr="00E77497">
        <w:rPr>
          <w:rFonts w:ascii="Times New Roman" w:hAnsi="Times New Roman"/>
          <w:i/>
        </w:rPr>
        <w:t>Multiline</w:t>
      </w:r>
      <w:r w:rsidRPr="00E77497">
        <w:t xml:space="preserve"> is the setting of the RegExp object’s </w:t>
      </w:r>
      <w:r w:rsidRPr="00E77497">
        <w:rPr>
          <w:rFonts w:ascii="Courier New" w:hAnsi="Courier New"/>
          <w:b/>
        </w:rPr>
        <w:t>multiline</w:t>
      </w:r>
      <w:r w:rsidRPr="00E77497">
        <w:t xml:space="preserve"> property.</w:t>
      </w:r>
    </w:p>
    <w:p w14:paraId="14F8495B" w14:textId="77777777" w:rsidR="004C02EF" w:rsidRPr="00E77497" w:rsidRDefault="004C02EF" w:rsidP="004C02EF">
      <w:r w:rsidRPr="00E77497">
        <w:t>Furthermore, the descriptions below use the following internal data structures:</w:t>
      </w:r>
    </w:p>
    <w:p w14:paraId="1422F6F6" w14:textId="77777777"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CharSet</w:t>
      </w:r>
      <w:r w:rsidRPr="00E77497">
        <w:t xml:space="preserve"> is a mathematical set of characters.</w:t>
      </w:r>
    </w:p>
    <w:p w14:paraId="1C68F91C" w14:textId="77777777"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State</w:t>
      </w:r>
      <w:r w:rsidRPr="00E77497">
        <w:t xml:space="preserve"> is an ordered pair </w:t>
      </w:r>
      <w:r w:rsidRPr="00E77497">
        <w:rPr>
          <w:rFonts w:ascii="Times New Roman" w:hAnsi="Times New Roman"/>
        </w:rPr>
        <w:t>(</w:t>
      </w:r>
      <w:r w:rsidRPr="00E77497">
        <w:rPr>
          <w:rFonts w:ascii="Times New Roman" w:hAnsi="Times New Roman"/>
          <w:i/>
        </w:rPr>
        <w:t>endIndex</w:t>
      </w:r>
      <w:r w:rsidRPr="00E77497">
        <w:rPr>
          <w:rFonts w:ascii="Times New Roman" w:hAnsi="Times New Roman"/>
        </w:rPr>
        <w:t xml:space="preserve">, </w:t>
      </w:r>
      <w:r w:rsidRPr="00E77497">
        <w:rPr>
          <w:rFonts w:ascii="Times New Roman" w:hAnsi="Times New Roman"/>
          <w:i/>
        </w:rPr>
        <w:t>captures</w:t>
      </w:r>
      <w:r w:rsidRPr="00E77497">
        <w:rPr>
          <w:rFonts w:ascii="Times New Roman" w:hAnsi="Times New Roman"/>
        </w:rPr>
        <w:t>)</w:t>
      </w:r>
      <w:r w:rsidRPr="00E77497">
        <w:t xml:space="preserve"> where </w:t>
      </w:r>
      <w:r w:rsidRPr="00E77497">
        <w:rPr>
          <w:rFonts w:ascii="Times New Roman" w:hAnsi="Times New Roman"/>
          <w:i/>
        </w:rPr>
        <w:t>endIndex</w:t>
      </w:r>
      <w:r w:rsidRPr="00E77497">
        <w:t xml:space="preserve"> is an integer and </w:t>
      </w:r>
      <w:r w:rsidRPr="00E77497">
        <w:rPr>
          <w:rFonts w:ascii="Times New Roman" w:hAnsi="Times New Roman"/>
          <w:i/>
        </w:rPr>
        <w:t>captures</w:t>
      </w:r>
      <w:r w:rsidRPr="00E77497">
        <w:t xml:space="preserve"> is an internal array of </w:t>
      </w:r>
      <w:r w:rsidRPr="00E77497">
        <w:rPr>
          <w:rFonts w:ascii="Times New Roman" w:hAnsi="Times New Roman"/>
          <w:i/>
        </w:rPr>
        <w:t>NcapturingParens</w:t>
      </w:r>
      <w:r w:rsidRPr="00E77497">
        <w:t xml:space="preserve"> values. </w:t>
      </w:r>
      <w:r w:rsidRPr="00E77497">
        <w:rPr>
          <w:rFonts w:ascii="Times New Roman" w:hAnsi="Times New Roman"/>
          <w:i/>
        </w:rPr>
        <w:t>States</w:t>
      </w:r>
      <w:r w:rsidRPr="00E77497">
        <w:t xml:space="preserve"> are used to represent partial match </w:t>
      </w:r>
      <w:r w:rsidRPr="00E77497">
        <w:rPr>
          <w:rFonts w:cs="Arial"/>
        </w:rPr>
        <w:t>states</w:t>
      </w:r>
      <w:r w:rsidRPr="00E77497">
        <w:t xml:space="preserve"> in the regular expression matching algorithms. The </w:t>
      </w:r>
      <w:r w:rsidRPr="00E77497">
        <w:rPr>
          <w:rFonts w:ascii="Times New Roman" w:hAnsi="Times New Roman"/>
          <w:i/>
        </w:rPr>
        <w:t>endIndex</w:t>
      </w:r>
      <w:r w:rsidRPr="00E77497">
        <w:t xml:space="preserve"> is one plus the index of the last input character matched so far by the pattern, while </w:t>
      </w:r>
      <w:r w:rsidRPr="00E77497">
        <w:rPr>
          <w:rFonts w:ascii="Times New Roman" w:hAnsi="Times New Roman"/>
          <w:i/>
        </w:rPr>
        <w:t>captures</w:t>
      </w:r>
      <w:r w:rsidRPr="00E77497">
        <w:t xml:space="preserve"> holds the results of capturing parentheses. The </w:t>
      </w:r>
      <w:r w:rsidRPr="00E77497">
        <w:rPr>
          <w:rFonts w:ascii="Times New Roman" w:hAnsi="Times New Roman"/>
          <w:i/>
        </w:rPr>
        <w:t>n</w:t>
      </w:r>
      <w:r w:rsidRPr="00E77497">
        <w:rPr>
          <w:rFonts w:ascii="Times New Roman" w:hAnsi="Times New Roman"/>
          <w:i/>
          <w:vertAlign w:val="superscript"/>
        </w:rPr>
        <w:t>th</w:t>
      </w:r>
      <w:r w:rsidRPr="00E77497">
        <w:t xml:space="preserve"> element of </w:t>
      </w:r>
      <w:r w:rsidRPr="00E77497">
        <w:rPr>
          <w:rFonts w:ascii="Times New Roman" w:hAnsi="Times New Roman"/>
          <w:i/>
        </w:rPr>
        <w:t>captures</w:t>
      </w:r>
      <w:r w:rsidRPr="00E77497">
        <w:t xml:space="preserve"> is either a String that represents the value obtained by the </w:t>
      </w:r>
      <w:r w:rsidRPr="00E77497">
        <w:rPr>
          <w:rFonts w:ascii="Times New Roman" w:hAnsi="Times New Roman"/>
          <w:i/>
        </w:rPr>
        <w:t>n</w:t>
      </w:r>
      <w:r w:rsidRPr="00E77497">
        <w:rPr>
          <w:rFonts w:ascii="Times New Roman" w:hAnsi="Times New Roman"/>
          <w:i/>
          <w:vertAlign w:val="superscript"/>
        </w:rPr>
        <w:t>th</w:t>
      </w:r>
      <w:r w:rsidRPr="00E77497">
        <w:t xml:space="preserve"> set of capturing parentheses or </w:t>
      </w:r>
      <w:r w:rsidRPr="00E77497">
        <w:rPr>
          <w:b/>
        </w:rPr>
        <w:t>undefined</w:t>
      </w:r>
      <w:r w:rsidRPr="00E77497">
        <w:t xml:space="preserve"> if the </w:t>
      </w:r>
      <w:r w:rsidRPr="00E77497">
        <w:rPr>
          <w:rFonts w:ascii="Times New Roman" w:hAnsi="Times New Roman"/>
          <w:i/>
        </w:rPr>
        <w:t>n</w:t>
      </w:r>
      <w:r w:rsidRPr="00E77497">
        <w:rPr>
          <w:rFonts w:ascii="Times New Roman" w:hAnsi="Times New Roman"/>
          <w:i/>
          <w:vertAlign w:val="superscript"/>
        </w:rPr>
        <w:t>th</w:t>
      </w:r>
      <w:r w:rsidRPr="00E77497">
        <w:t xml:space="preserve"> set of capturing parentheses hasn’t been reached yet. Due to backtracking, many </w:t>
      </w:r>
      <w:r w:rsidRPr="00E77497">
        <w:rPr>
          <w:rFonts w:ascii="Times New Roman" w:hAnsi="Times New Roman"/>
          <w:i/>
        </w:rPr>
        <w:t>States</w:t>
      </w:r>
      <w:r w:rsidRPr="00E77497">
        <w:t xml:space="preserve"> may be in use at any time during the matching process.</w:t>
      </w:r>
    </w:p>
    <w:p w14:paraId="0229746D" w14:textId="77777777"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MatchResult</w:t>
      </w:r>
      <w:r w:rsidRPr="00E77497">
        <w:t xml:space="preserve"> is either a </w:t>
      </w:r>
      <w:r w:rsidRPr="00E77497">
        <w:rPr>
          <w:rFonts w:ascii="Times New Roman" w:hAnsi="Times New Roman"/>
          <w:i/>
        </w:rPr>
        <w:t>State</w:t>
      </w:r>
      <w:r w:rsidRPr="00E77497">
        <w:t xml:space="preserve"> or the special token </w:t>
      </w:r>
      <w:r w:rsidRPr="00E77497">
        <w:rPr>
          <w:b/>
        </w:rPr>
        <w:t>failure</w:t>
      </w:r>
      <w:r w:rsidRPr="00E77497">
        <w:t xml:space="preserve"> that indicates that the match failed.</w:t>
      </w:r>
    </w:p>
    <w:p w14:paraId="0B64377E" w14:textId="77777777"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Continuation</w:t>
      </w:r>
      <w:r w:rsidRPr="00E77497">
        <w:t xml:space="preserve"> procedure is an internal closure (i.e. an internal procedure with some arguments already bound to values) that takes one </w:t>
      </w:r>
      <w:r w:rsidRPr="00E77497">
        <w:rPr>
          <w:rFonts w:ascii="Times New Roman" w:hAnsi="Times New Roman"/>
          <w:i/>
        </w:rPr>
        <w:t>State</w:t>
      </w:r>
      <w:r w:rsidRPr="00E77497">
        <w:t xml:space="preserve"> argument and returns a </w:t>
      </w:r>
      <w:r w:rsidRPr="00E77497">
        <w:rPr>
          <w:rFonts w:ascii="Times New Roman" w:hAnsi="Times New Roman"/>
          <w:i/>
        </w:rPr>
        <w:t>MatchResult</w:t>
      </w:r>
      <w:r w:rsidRPr="00E77497">
        <w:t xml:space="preserve"> result. If an internal closure references variables bound in the function that creates the closure, the closure uses the values that these variables had at the time the closure was created. The </w:t>
      </w:r>
      <w:r w:rsidRPr="00E77497">
        <w:rPr>
          <w:rFonts w:ascii="Times New Roman" w:hAnsi="Times New Roman"/>
          <w:i/>
        </w:rPr>
        <w:t>Continuation</w:t>
      </w:r>
      <w:r w:rsidRPr="00E77497">
        <w:t xml:space="preserve"> attempts to match the remaining portion (specified by the closure's already-bound arguments) of the pattern against the input String, starting at the intermediate state given by its </w:t>
      </w:r>
      <w:r w:rsidRPr="00E77497">
        <w:rPr>
          <w:rFonts w:ascii="Times New Roman" w:hAnsi="Times New Roman"/>
          <w:i/>
        </w:rPr>
        <w:t>State</w:t>
      </w:r>
      <w:r w:rsidRPr="00E77497">
        <w:t xml:space="preserve"> argument. If the match succeeds, the </w:t>
      </w:r>
      <w:r w:rsidRPr="00E77497">
        <w:rPr>
          <w:rFonts w:ascii="Times New Roman" w:hAnsi="Times New Roman"/>
          <w:i/>
        </w:rPr>
        <w:t>Continuation</w:t>
      </w:r>
      <w:r w:rsidRPr="00E77497">
        <w:t xml:space="preserve"> returns the final </w:t>
      </w:r>
      <w:r w:rsidRPr="00E77497">
        <w:rPr>
          <w:rFonts w:ascii="Times New Roman" w:hAnsi="Times New Roman"/>
          <w:i/>
        </w:rPr>
        <w:t>State</w:t>
      </w:r>
      <w:r w:rsidRPr="00E77497">
        <w:t xml:space="preserve"> that it reached; if the match fails, the </w:t>
      </w:r>
      <w:r w:rsidRPr="00E77497">
        <w:rPr>
          <w:rFonts w:ascii="Times New Roman" w:hAnsi="Times New Roman"/>
          <w:i/>
        </w:rPr>
        <w:t>Continuation</w:t>
      </w:r>
      <w:r w:rsidRPr="00E77497">
        <w:t xml:space="preserve"> returns </w:t>
      </w:r>
      <w:r w:rsidRPr="00E77497">
        <w:rPr>
          <w:b/>
        </w:rPr>
        <w:t>failure</w:t>
      </w:r>
      <w:r w:rsidRPr="00E77497">
        <w:t>.</w:t>
      </w:r>
    </w:p>
    <w:p w14:paraId="1EB1919A" w14:textId="77777777"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Matcher</w:t>
      </w:r>
      <w:r w:rsidRPr="00E77497">
        <w:t xml:space="preserve"> procedure is an internal closure that takes two arguments -- a </w:t>
      </w:r>
      <w:r w:rsidRPr="00E77497">
        <w:rPr>
          <w:rFonts w:ascii="Times New Roman" w:hAnsi="Times New Roman"/>
          <w:i/>
        </w:rPr>
        <w:t>State</w:t>
      </w:r>
      <w:r w:rsidRPr="00E77497">
        <w:t xml:space="preserve"> and a </w:t>
      </w:r>
      <w:r w:rsidRPr="00E77497">
        <w:rPr>
          <w:rFonts w:ascii="Times New Roman" w:hAnsi="Times New Roman"/>
          <w:i/>
        </w:rPr>
        <w:t>Continuation</w:t>
      </w:r>
      <w:r w:rsidRPr="00E77497">
        <w:t xml:space="preserve"> -- and returns a </w:t>
      </w:r>
      <w:r w:rsidRPr="00E77497">
        <w:rPr>
          <w:rFonts w:ascii="Times New Roman" w:hAnsi="Times New Roman"/>
          <w:i/>
        </w:rPr>
        <w:t>MatchResult</w:t>
      </w:r>
      <w:r w:rsidRPr="00E77497">
        <w:t xml:space="preserve"> result. A </w:t>
      </w:r>
      <w:r w:rsidRPr="00E77497">
        <w:rPr>
          <w:rFonts w:ascii="Times New Roman" w:hAnsi="Times New Roman"/>
          <w:i/>
        </w:rPr>
        <w:t>Matcher</w:t>
      </w:r>
      <w:r w:rsidRPr="00E77497">
        <w:t xml:space="preserve"> attempts to match a middle subpattern (specified by the closure's already-bound arguments) of the pattern against the input String, starting at the intermediate state given by its </w:t>
      </w:r>
      <w:r w:rsidRPr="00E77497">
        <w:rPr>
          <w:rFonts w:ascii="Times New Roman" w:hAnsi="Times New Roman"/>
          <w:i/>
        </w:rPr>
        <w:t>State</w:t>
      </w:r>
      <w:r w:rsidRPr="00E77497">
        <w:t xml:space="preserve"> argument. The </w:t>
      </w:r>
      <w:r w:rsidRPr="00E77497">
        <w:rPr>
          <w:rFonts w:ascii="Times New Roman" w:hAnsi="Times New Roman"/>
          <w:i/>
        </w:rPr>
        <w:t>Continuation</w:t>
      </w:r>
      <w:r w:rsidRPr="00E77497">
        <w:t xml:space="preserve"> argument should be a closure that matches the rest of the pattern. After matching the subpattern of a pattern to obtain a new </w:t>
      </w:r>
      <w:r w:rsidRPr="00E77497">
        <w:rPr>
          <w:rFonts w:ascii="Times New Roman" w:hAnsi="Times New Roman"/>
          <w:i/>
        </w:rPr>
        <w:t>State</w:t>
      </w:r>
      <w:r w:rsidRPr="00E77497">
        <w:t xml:space="preserve">, the </w:t>
      </w:r>
      <w:r w:rsidRPr="00E77497">
        <w:rPr>
          <w:rFonts w:ascii="Times New Roman" w:hAnsi="Times New Roman"/>
          <w:i/>
        </w:rPr>
        <w:t>Matcher</w:t>
      </w:r>
      <w:r w:rsidRPr="00E77497">
        <w:t xml:space="preserve"> then calls </w:t>
      </w:r>
      <w:r w:rsidRPr="00E77497">
        <w:rPr>
          <w:rFonts w:ascii="Times New Roman" w:hAnsi="Times New Roman"/>
          <w:i/>
        </w:rPr>
        <w:t>Continuation</w:t>
      </w:r>
      <w:r w:rsidRPr="00E77497">
        <w:t xml:space="preserve"> on that new </w:t>
      </w:r>
      <w:r w:rsidRPr="00E77497">
        <w:rPr>
          <w:rFonts w:ascii="Times New Roman" w:hAnsi="Times New Roman"/>
          <w:i/>
        </w:rPr>
        <w:t>State</w:t>
      </w:r>
      <w:r w:rsidRPr="00E77497">
        <w:t xml:space="preserve"> to test if the rest of the pattern can match as well. If it can, the </w:t>
      </w:r>
      <w:r w:rsidRPr="00E77497">
        <w:rPr>
          <w:i/>
        </w:rPr>
        <w:t>Matcher</w:t>
      </w:r>
      <w:r w:rsidRPr="00E77497">
        <w:t xml:space="preserve"> returns the </w:t>
      </w:r>
      <w:r w:rsidRPr="00E77497">
        <w:rPr>
          <w:rFonts w:ascii="Times New Roman" w:hAnsi="Times New Roman"/>
          <w:i/>
        </w:rPr>
        <w:t>State</w:t>
      </w:r>
      <w:r w:rsidRPr="00E77497">
        <w:t xml:space="preserve"> returned by </w:t>
      </w:r>
      <w:r w:rsidRPr="00E77497">
        <w:rPr>
          <w:rFonts w:ascii="Times New Roman" w:hAnsi="Times New Roman"/>
          <w:i/>
        </w:rPr>
        <w:t>Continuation</w:t>
      </w:r>
      <w:r w:rsidRPr="00E77497">
        <w:t xml:space="preserve">; if not, the </w:t>
      </w:r>
      <w:r w:rsidRPr="00E77497">
        <w:rPr>
          <w:rFonts w:ascii="Times New Roman" w:hAnsi="Times New Roman"/>
          <w:i/>
        </w:rPr>
        <w:t>Matcher</w:t>
      </w:r>
      <w:r w:rsidRPr="00E77497">
        <w:t xml:space="preserve"> may try different choices at its choice points, repeatedly calling </w:t>
      </w:r>
      <w:r w:rsidRPr="00E77497">
        <w:rPr>
          <w:rFonts w:ascii="Times New Roman" w:hAnsi="Times New Roman"/>
          <w:i/>
        </w:rPr>
        <w:t>Continuation</w:t>
      </w:r>
      <w:r w:rsidRPr="00E77497">
        <w:t xml:space="preserve"> until it either succeeds or all possibilities have been exhausted.</w:t>
      </w:r>
    </w:p>
    <w:p w14:paraId="1D2B8D97" w14:textId="77777777" w:rsidR="004C02EF" w:rsidRPr="00E77497" w:rsidRDefault="004C02EF" w:rsidP="001F482D">
      <w:pPr>
        <w:numPr>
          <w:ilvl w:val="0"/>
          <w:numId w:val="285"/>
        </w:numPr>
        <w:spacing w:after="60"/>
        <w:ind w:left="1080"/>
      </w:pPr>
      <w:r w:rsidRPr="00E77497">
        <w:t xml:space="preserve">An </w:t>
      </w:r>
      <w:r w:rsidRPr="00E77497">
        <w:rPr>
          <w:rFonts w:ascii="Times New Roman" w:hAnsi="Times New Roman"/>
          <w:i/>
        </w:rPr>
        <w:t>AssertionTester</w:t>
      </w:r>
      <w:r w:rsidRPr="00E77497">
        <w:t xml:space="preserve"> procedure is an internal closure that takes a </w:t>
      </w:r>
      <w:r w:rsidRPr="00E77497">
        <w:rPr>
          <w:rFonts w:ascii="Times New Roman" w:hAnsi="Times New Roman"/>
          <w:i/>
        </w:rPr>
        <w:t>State</w:t>
      </w:r>
      <w:r w:rsidRPr="00E77497">
        <w:t xml:space="preserve"> argument and returns a Boolean result. The assertion tester tests a specific condition (specified by the closure's already-bound arguments) against the current place in the input String and returns </w:t>
      </w:r>
      <w:r w:rsidRPr="00E77497">
        <w:rPr>
          <w:b/>
        </w:rPr>
        <w:t>true</w:t>
      </w:r>
      <w:r w:rsidRPr="00E77497">
        <w:t xml:space="preserve"> if the condition matched or </w:t>
      </w:r>
      <w:r w:rsidRPr="00E77497">
        <w:rPr>
          <w:b/>
        </w:rPr>
        <w:t>false</w:t>
      </w:r>
      <w:r w:rsidRPr="00E77497">
        <w:t xml:space="preserve"> if not.</w:t>
      </w:r>
    </w:p>
    <w:p w14:paraId="2AE39D7B" w14:textId="77777777" w:rsidR="004C02EF" w:rsidRPr="00E77497" w:rsidRDefault="004C02EF" w:rsidP="001F482D">
      <w:pPr>
        <w:numPr>
          <w:ilvl w:val="0"/>
          <w:numId w:val="285"/>
        </w:numPr>
        <w:ind w:left="1080"/>
        <w:contextualSpacing/>
      </w:pPr>
      <w:r w:rsidRPr="00E77497">
        <w:t xml:space="preserve">An </w:t>
      </w:r>
      <w:r w:rsidRPr="00E77497">
        <w:rPr>
          <w:rFonts w:ascii="Times New Roman" w:hAnsi="Times New Roman"/>
          <w:i/>
        </w:rPr>
        <w:t>EscapeValue</w:t>
      </w:r>
      <w:r w:rsidRPr="00E77497">
        <w:t xml:space="preserve"> is either a character or an integer. An </w:t>
      </w:r>
      <w:r w:rsidRPr="00E77497">
        <w:rPr>
          <w:rFonts w:ascii="Times New Roman" w:hAnsi="Times New Roman"/>
          <w:i/>
        </w:rPr>
        <w:t>EscapeValue</w:t>
      </w:r>
      <w:r w:rsidRPr="00E77497">
        <w:t xml:space="preserve"> is used to denote the interpretation of a </w:t>
      </w:r>
      <w:r w:rsidRPr="00E77497">
        <w:rPr>
          <w:rFonts w:ascii="Times New Roman" w:hAnsi="Times New Roman"/>
          <w:i/>
        </w:rPr>
        <w:t>DecimalEscape</w:t>
      </w:r>
      <w:r w:rsidRPr="00E77497">
        <w:t xml:space="preserve"> escape sequence: a character </w:t>
      </w:r>
      <w:r w:rsidRPr="00E77497">
        <w:rPr>
          <w:rFonts w:ascii="Times New Roman" w:hAnsi="Times New Roman"/>
          <w:i/>
        </w:rPr>
        <w:t>ch</w:t>
      </w:r>
      <w:r w:rsidRPr="00E77497">
        <w:t xml:space="preserve"> means that the escape sequence is interpreted as the character </w:t>
      </w:r>
      <w:r w:rsidRPr="00E77497">
        <w:rPr>
          <w:rFonts w:ascii="Times New Roman" w:hAnsi="Times New Roman"/>
          <w:i/>
        </w:rPr>
        <w:t>ch</w:t>
      </w:r>
      <w:r w:rsidRPr="00E77497">
        <w:t xml:space="preserve">, while an integer </w:t>
      </w:r>
      <w:r w:rsidRPr="00E77497">
        <w:rPr>
          <w:rFonts w:ascii="Times New Roman" w:hAnsi="Times New Roman"/>
          <w:i/>
        </w:rPr>
        <w:t>n</w:t>
      </w:r>
      <w:r w:rsidRPr="00E77497">
        <w:t xml:space="preserve"> means that the escape sequence is interpreted as a backreference to the </w:t>
      </w:r>
      <w:r w:rsidRPr="00E77497">
        <w:rPr>
          <w:rFonts w:ascii="Times New Roman" w:hAnsi="Times New Roman"/>
          <w:i/>
        </w:rPr>
        <w:t>n</w:t>
      </w:r>
      <w:r w:rsidRPr="00E77497">
        <w:rPr>
          <w:rFonts w:ascii="Times New Roman" w:hAnsi="Times New Roman"/>
          <w:vertAlign w:val="superscript"/>
        </w:rPr>
        <w:t>th</w:t>
      </w:r>
      <w:r w:rsidRPr="00E77497">
        <w:t xml:space="preserve"> set of capturing parentheses.</w:t>
      </w:r>
    </w:p>
    <w:p w14:paraId="791D3BAE" w14:textId="77777777" w:rsidR="004C02EF" w:rsidRPr="00E77497" w:rsidRDefault="004C02EF" w:rsidP="004C02EF">
      <w:pPr>
        <w:pStyle w:val="40"/>
        <w:numPr>
          <w:ilvl w:val="0"/>
          <w:numId w:val="0"/>
        </w:numPr>
      </w:pPr>
      <w:r w:rsidRPr="00E77497">
        <w:t>15.10.2.2</w:t>
      </w:r>
      <w:r w:rsidRPr="00E77497">
        <w:tab/>
        <w:t>Pattern</w:t>
      </w:r>
    </w:p>
    <w:p w14:paraId="7187690C" w14:textId="77777777" w:rsidR="004C02EF" w:rsidRPr="00E77497" w:rsidRDefault="004C02EF" w:rsidP="004C02EF">
      <w:r w:rsidRPr="00E77497">
        <w:t xml:space="preserve">The production </w:t>
      </w:r>
      <w:r w:rsidRPr="00E77497">
        <w:rPr>
          <w:rFonts w:ascii="Times New Roman" w:hAnsi="Times New Roman"/>
          <w:i/>
        </w:rPr>
        <w:t>Pattern</w:t>
      </w:r>
      <w:r w:rsidRPr="00E77497">
        <w:rPr>
          <w:b/>
        </w:rPr>
        <w:t xml:space="preserve"> :: </w:t>
      </w:r>
      <w:r w:rsidRPr="00E77497">
        <w:rPr>
          <w:rFonts w:ascii="Times New Roman" w:hAnsi="Times New Roman"/>
          <w:i/>
        </w:rPr>
        <w:t>Disjunction</w:t>
      </w:r>
      <w:r w:rsidRPr="00E77497">
        <w:rPr>
          <w:b/>
        </w:rPr>
        <w:t xml:space="preserve"> </w:t>
      </w:r>
      <w:r w:rsidRPr="00E77497">
        <w:t>evaluates as follows:</w:t>
      </w:r>
    </w:p>
    <w:p w14:paraId="72D5EA11" w14:textId="77777777" w:rsidR="004C02EF" w:rsidRPr="00E77497" w:rsidRDefault="004C02EF" w:rsidP="001F482D">
      <w:pPr>
        <w:pStyle w:val="Alg4"/>
        <w:numPr>
          <w:ilvl w:val="0"/>
          <w:numId w:val="286"/>
        </w:numPr>
      </w:pPr>
      <w:r w:rsidRPr="00E77497">
        <w:t xml:space="preserve">Evaluate </w:t>
      </w:r>
      <w:r w:rsidRPr="00E77497">
        <w:rPr>
          <w:i/>
        </w:rPr>
        <w:t>Disjunction</w:t>
      </w:r>
      <w:r w:rsidRPr="00E77497">
        <w:t xml:space="preserve"> to obtain a Matcher </w:t>
      </w:r>
      <w:r w:rsidRPr="00E77497">
        <w:rPr>
          <w:i/>
        </w:rPr>
        <w:t>m</w:t>
      </w:r>
      <w:r w:rsidRPr="00E77497">
        <w:t>.</w:t>
      </w:r>
    </w:p>
    <w:p w14:paraId="13817FFF" w14:textId="77777777" w:rsidR="004C02EF" w:rsidRPr="00E77497" w:rsidRDefault="004C02EF" w:rsidP="001F482D">
      <w:pPr>
        <w:pStyle w:val="Alg4"/>
        <w:numPr>
          <w:ilvl w:val="0"/>
          <w:numId w:val="286"/>
        </w:numPr>
      </w:pPr>
      <w:r w:rsidRPr="00E77497">
        <w:t xml:space="preserve">Return an internal closure that takes two arguments, a String </w:t>
      </w:r>
      <w:r w:rsidRPr="00E77497">
        <w:rPr>
          <w:i/>
        </w:rPr>
        <w:t>str</w:t>
      </w:r>
      <w:r w:rsidRPr="00E77497">
        <w:t xml:space="preserve"> and an integer </w:t>
      </w:r>
      <w:r w:rsidRPr="00E77497">
        <w:rPr>
          <w:i/>
        </w:rPr>
        <w:t>index</w:t>
      </w:r>
      <w:r w:rsidRPr="00E77497">
        <w:t>, and performs the following:</w:t>
      </w:r>
    </w:p>
    <w:p w14:paraId="6A1809D0" w14:textId="77777777" w:rsidR="004C02EF" w:rsidRPr="00E77497" w:rsidRDefault="004C02EF" w:rsidP="001F482D">
      <w:pPr>
        <w:pStyle w:val="Alg40"/>
        <w:numPr>
          <w:ilvl w:val="0"/>
          <w:numId w:val="402"/>
        </w:numPr>
        <w:ind w:left="1800" w:hanging="270"/>
      </w:pPr>
      <w:r w:rsidRPr="00E77497">
        <w:t xml:space="preserve">Let </w:t>
      </w:r>
      <w:r w:rsidRPr="00E77497">
        <w:rPr>
          <w:i/>
        </w:rPr>
        <w:t>Input</w:t>
      </w:r>
      <w:r w:rsidRPr="00E77497">
        <w:t xml:space="preserve"> be the given String </w:t>
      </w:r>
      <w:r w:rsidRPr="00E77497">
        <w:rPr>
          <w:i/>
        </w:rPr>
        <w:t>str</w:t>
      </w:r>
      <w:r w:rsidRPr="00E77497">
        <w:t>. This variable will be used throughout the algorithms in 15.10.2.</w:t>
      </w:r>
    </w:p>
    <w:p w14:paraId="373D68E6" w14:textId="77777777" w:rsidR="004C02EF" w:rsidRPr="00E77497" w:rsidRDefault="004C02EF" w:rsidP="001F482D">
      <w:pPr>
        <w:pStyle w:val="Alg40"/>
        <w:numPr>
          <w:ilvl w:val="0"/>
          <w:numId w:val="402"/>
        </w:numPr>
        <w:ind w:left="1800" w:hanging="270"/>
      </w:pPr>
      <w:r w:rsidRPr="00E77497">
        <w:t xml:space="preserve">Let </w:t>
      </w:r>
      <w:r w:rsidRPr="00E77497">
        <w:rPr>
          <w:i/>
        </w:rPr>
        <w:t>InputLength</w:t>
      </w:r>
      <w:r w:rsidRPr="00E77497">
        <w:t xml:space="preserve"> be the length of </w:t>
      </w:r>
      <w:r w:rsidRPr="00E77497">
        <w:rPr>
          <w:i/>
        </w:rPr>
        <w:t>Input</w:t>
      </w:r>
      <w:r w:rsidRPr="00E77497">
        <w:t>. This variable will be used throughout the algorithms in 15.10.2.</w:t>
      </w:r>
    </w:p>
    <w:p w14:paraId="49EE0E74" w14:textId="77777777" w:rsidR="004C02EF" w:rsidRPr="00E77497" w:rsidRDefault="004C02EF" w:rsidP="001F482D">
      <w:pPr>
        <w:pStyle w:val="Alg40"/>
        <w:numPr>
          <w:ilvl w:val="0"/>
          <w:numId w:val="402"/>
        </w:numPr>
        <w:ind w:left="1800" w:hanging="270"/>
      </w:pPr>
      <w:r w:rsidRPr="00E77497">
        <w:t xml:space="preserve">Let </w:t>
      </w:r>
      <w:r w:rsidRPr="00E77497">
        <w:rPr>
          <w:i/>
        </w:rPr>
        <w:t>c</w:t>
      </w:r>
      <w:r w:rsidRPr="00E77497">
        <w:t xml:space="preserve"> be a Continuation that always returns its State argument as a successful MatchResult.</w:t>
      </w:r>
    </w:p>
    <w:p w14:paraId="4CAD5C3F" w14:textId="77777777" w:rsidR="004C02EF" w:rsidRPr="00E77497" w:rsidRDefault="004C02EF" w:rsidP="001F482D">
      <w:pPr>
        <w:pStyle w:val="Alg40"/>
        <w:numPr>
          <w:ilvl w:val="0"/>
          <w:numId w:val="402"/>
        </w:numPr>
        <w:ind w:left="1800" w:hanging="270"/>
      </w:pPr>
      <w:r w:rsidRPr="00E77497">
        <w:t xml:space="preserve">Let </w:t>
      </w:r>
      <w:r w:rsidRPr="00E77497">
        <w:rPr>
          <w:i/>
        </w:rPr>
        <w:t>cap</w:t>
      </w:r>
      <w:r w:rsidRPr="00E77497">
        <w:t xml:space="preserve"> be an internal array of </w:t>
      </w:r>
      <w:r w:rsidRPr="00E77497">
        <w:rPr>
          <w:i/>
        </w:rPr>
        <w:t>NcapturingParens</w:t>
      </w:r>
      <w:r w:rsidRPr="00E77497">
        <w:t xml:space="preserve"> </w:t>
      </w:r>
      <w:r w:rsidRPr="00E77497">
        <w:rPr>
          <w:b/>
        </w:rPr>
        <w:t>undefined</w:t>
      </w:r>
      <w:r w:rsidRPr="00E77497">
        <w:t xml:space="preserve"> values, indexed 1 through </w:t>
      </w:r>
      <w:r w:rsidRPr="00E77497">
        <w:rPr>
          <w:i/>
        </w:rPr>
        <w:t>NcapturingParens</w:t>
      </w:r>
      <w:r w:rsidRPr="00E77497">
        <w:t>.</w:t>
      </w:r>
    </w:p>
    <w:p w14:paraId="31B8AA24" w14:textId="77777777" w:rsidR="004C02EF" w:rsidRPr="00E77497" w:rsidRDefault="004C02EF" w:rsidP="001F482D">
      <w:pPr>
        <w:pStyle w:val="Alg40"/>
        <w:numPr>
          <w:ilvl w:val="0"/>
          <w:numId w:val="402"/>
        </w:numPr>
        <w:ind w:left="1800" w:hanging="270"/>
      </w:pPr>
      <w:r w:rsidRPr="00E77497">
        <w:t xml:space="preserve">Let </w:t>
      </w:r>
      <w:r w:rsidRPr="00E77497">
        <w:rPr>
          <w:i/>
        </w:rPr>
        <w:t>x</w:t>
      </w:r>
      <w:r w:rsidRPr="00E77497">
        <w:t xml:space="preserve"> be the State (</w:t>
      </w:r>
      <w:r w:rsidRPr="00E77497">
        <w:rPr>
          <w:i/>
        </w:rPr>
        <w:t>index</w:t>
      </w:r>
      <w:r w:rsidRPr="00E77497">
        <w:t xml:space="preserve">, </w:t>
      </w:r>
      <w:r w:rsidRPr="00E77497">
        <w:rPr>
          <w:i/>
        </w:rPr>
        <w:t>cap</w:t>
      </w:r>
      <w:r w:rsidRPr="00E77497">
        <w:t>).</w:t>
      </w:r>
    </w:p>
    <w:p w14:paraId="1463E4F9" w14:textId="77777777" w:rsidR="004C02EF" w:rsidRPr="00E77497" w:rsidRDefault="004C02EF" w:rsidP="001F482D">
      <w:pPr>
        <w:pStyle w:val="Alg40"/>
        <w:numPr>
          <w:ilvl w:val="0"/>
          <w:numId w:val="402"/>
        </w:numPr>
        <w:spacing w:after="220"/>
        <w:ind w:left="1800" w:hanging="270"/>
      </w:pPr>
      <w:r w:rsidRPr="00E77497">
        <w:t xml:space="preserve">Call </w:t>
      </w:r>
      <w:r w:rsidRPr="00E77497">
        <w:rPr>
          <w:i/>
        </w:rPr>
        <w:t>m</w:t>
      </w:r>
      <w:r w:rsidRPr="00E77497">
        <w:t>(</w:t>
      </w:r>
      <w:r w:rsidRPr="00E77497">
        <w:rPr>
          <w:i/>
        </w:rPr>
        <w:t>x</w:t>
      </w:r>
      <w:r w:rsidRPr="00E77497">
        <w:t xml:space="preserve">, </w:t>
      </w:r>
      <w:r w:rsidRPr="00E77497">
        <w:rPr>
          <w:i/>
        </w:rPr>
        <w:t>c</w:t>
      </w:r>
      <w:r w:rsidRPr="00E77497">
        <w:t>) and return its result.</w:t>
      </w:r>
    </w:p>
    <w:p w14:paraId="5753D948" w14:textId="77777777" w:rsidR="004C02EF" w:rsidRPr="00E77497" w:rsidRDefault="004C02EF" w:rsidP="004C02EF">
      <w:pPr>
        <w:pStyle w:val="Note"/>
      </w:pPr>
      <w:r w:rsidRPr="00E77497">
        <w:t>NOTE</w:t>
      </w:r>
      <w:r w:rsidRPr="00E77497">
        <w:tab/>
        <w:t xml:space="preserve">A Pattern evaluates ("compiles") to an internal procedure value. </w:t>
      </w:r>
      <w:r w:rsidRPr="00E77497">
        <w:rPr>
          <w:rFonts w:ascii="Courier New" w:hAnsi="Courier New"/>
          <w:b/>
        </w:rPr>
        <w:t>RegExp.prototype.exec</w:t>
      </w:r>
      <w:r w:rsidRPr="00E77497">
        <w:t xml:space="preserve"> can then apply this procedure to a String and an offset within the String to determine whether the pattern would match starting at exactly that offset within the String, and, if it does match, what the values of the capturing parentheses would be. The algorithms in 15.10.2 are designed so that compiling a pattern may throw a </w:t>
      </w:r>
      <w:r w:rsidRPr="00E77497">
        <w:rPr>
          <w:b/>
        </w:rPr>
        <w:t>SyntaxError</w:t>
      </w:r>
      <w:r w:rsidRPr="00E77497">
        <w:t xml:space="preserve"> exception; on the other hand, once the pattern is successfully compiled, applying its result internal procedure to find a match in a String cannot throw an exception (except for any host-defined exceptions that can occur anywhere such as out-of-memory).</w:t>
      </w:r>
    </w:p>
    <w:p w14:paraId="46C37B2B" w14:textId="77777777" w:rsidR="004C02EF" w:rsidRPr="00E77497" w:rsidRDefault="004C02EF" w:rsidP="004C02EF">
      <w:pPr>
        <w:pStyle w:val="40"/>
        <w:numPr>
          <w:ilvl w:val="0"/>
          <w:numId w:val="0"/>
        </w:numPr>
      </w:pPr>
      <w:r w:rsidRPr="00E77497">
        <w:t>15.10.2.3</w:t>
      </w:r>
      <w:r w:rsidRPr="00E77497">
        <w:tab/>
        <w:t>Disjunction</w:t>
      </w:r>
    </w:p>
    <w:p w14:paraId="5458FC8F" w14:textId="77777777" w:rsidR="004C02EF" w:rsidRPr="00E77497" w:rsidRDefault="004C02EF" w:rsidP="004C02EF">
      <w:r w:rsidRPr="00E77497">
        <w:t xml:space="preserve">The production </w:t>
      </w:r>
      <w:r w:rsidRPr="00E77497">
        <w:rPr>
          <w:rFonts w:ascii="Times New Roman" w:hAnsi="Times New Roman"/>
          <w:i/>
        </w:rPr>
        <w:t>Disjunction</w:t>
      </w:r>
      <w:r w:rsidRPr="00E77497">
        <w:t xml:space="preserve"> </w:t>
      </w:r>
      <w:r w:rsidRPr="00E77497">
        <w:rPr>
          <w:b/>
        </w:rPr>
        <w:t xml:space="preserve">:: </w:t>
      </w:r>
      <w:r w:rsidRPr="00E77497">
        <w:rPr>
          <w:rFonts w:ascii="Times New Roman" w:hAnsi="Times New Roman"/>
          <w:i/>
        </w:rPr>
        <w:t>Alternative</w:t>
      </w:r>
      <w:r w:rsidRPr="00E77497">
        <w:t xml:space="preserve"> evaluates by evaluating </w:t>
      </w:r>
      <w:r w:rsidRPr="00E77497">
        <w:rPr>
          <w:rFonts w:ascii="Times New Roman" w:hAnsi="Times New Roman"/>
          <w:i/>
        </w:rPr>
        <w:t>Alternative</w:t>
      </w:r>
      <w:r w:rsidRPr="00E77497">
        <w:t xml:space="preserve"> to obtain a </w:t>
      </w:r>
      <w:r w:rsidRPr="00E77497">
        <w:rPr>
          <w:rFonts w:ascii="Times New Roman" w:hAnsi="Times New Roman"/>
          <w:i/>
        </w:rPr>
        <w:t>Matcher</w:t>
      </w:r>
      <w:r w:rsidRPr="00E77497">
        <w:t xml:space="preserve"> and returning that </w:t>
      </w:r>
      <w:r w:rsidRPr="00E77497">
        <w:rPr>
          <w:rFonts w:ascii="Times New Roman" w:hAnsi="Times New Roman"/>
          <w:i/>
        </w:rPr>
        <w:t>Matcher</w:t>
      </w:r>
      <w:r w:rsidRPr="00E77497">
        <w:t>.</w:t>
      </w:r>
    </w:p>
    <w:p w14:paraId="74DDCEEA" w14:textId="77777777" w:rsidR="004C02EF" w:rsidRPr="00E77497" w:rsidRDefault="004C02EF" w:rsidP="004C02EF">
      <w:r w:rsidRPr="00E77497">
        <w:t xml:space="preserve">The production </w:t>
      </w:r>
      <w:r w:rsidRPr="00E77497">
        <w:rPr>
          <w:rFonts w:ascii="Times New Roman" w:hAnsi="Times New Roman"/>
          <w:i/>
        </w:rPr>
        <w:t>Disjunction</w:t>
      </w:r>
      <w:r w:rsidRPr="00E77497">
        <w:t xml:space="preserve"> </w:t>
      </w:r>
      <w:r w:rsidRPr="00E77497">
        <w:rPr>
          <w:b/>
        </w:rPr>
        <w:t xml:space="preserve">:: </w:t>
      </w:r>
      <w:r w:rsidRPr="00E77497">
        <w:rPr>
          <w:rFonts w:ascii="Times New Roman" w:hAnsi="Times New Roman"/>
          <w:i/>
        </w:rPr>
        <w:t>Alternative</w:t>
      </w:r>
      <w:r w:rsidRPr="00E77497">
        <w:t xml:space="preserve"> </w:t>
      </w:r>
      <w:r w:rsidRPr="00E77497">
        <w:rPr>
          <w:rFonts w:ascii="Courier New" w:hAnsi="Courier New"/>
          <w:b/>
        </w:rPr>
        <w:t>|</w:t>
      </w:r>
      <w:r w:rsidRPr="00E77497">
        <w:t xml:space="preserve"> </w:t>
      </w:r>
      <w:r w:rsidRPr="00E77497">
        <w:rPr>
          <w:rFonts w:ascii="Times New Roman" w:hAnsi="Times New Roman"/>
          <w:i/>
        </w:rPr>
        <w:t>Disjunction</w:t>
      </w:r>
      <w:r w:rsidRPr="00E77497">
        <w:t xml:space="preserve"> evaluates as follows:</w:t>
      </w:r>
    </w:p>
    <w:p w14:paraId="7C57E675" w14:textId="77777777" w:rsidR="004C02EF" w:rsidRPr="00E77497" w:rsidRDefault="004C02EF" w:rsidP="001F482D">
      <w:pPr>
        <w:pStyle w:val="Alg4"/>
        <w:numPr>
          <w:ilvl w:val="0"/>
          <w:numId w:val="287"/>
        </w:numPr>
      </w:pPr>
      <w:r w:rsidRPr="00E77497">
        <w:t xml:space="preserve">Evaluate </w:t>
      </w:r>
      <w:r w:rsidRPr="00E77497">
        <w:rPr>
          <w:i/>
        </w:rPr>
        <w:t>Alternative</w:t>
      </w:r>
      <w:r w:rsidRPr="00E77497">
        <w:t xml:space="preserve"> to obtain a Matcher </w:t>
      </w:r>
      <w:r w:rsidRPr="00E77497">
        <w:rPr>
          <w:i/>
        </w:rPr>
        <w:t>m1</w:t>
      </w:r>
      <w:r w:rsidRPr="00E77497">
        <w:t>.</w:t>
      </w:r>
    </w:p>
    <w:p w14:paraId="533115A8" w14:textId="77777777" w:rsidR="004C02EF" w:rsidRPr="00E77497" w:rsidRDefault="004C02EF" w:rsidP="001F482D">
      <w:pPr>
        <w:pStyle w:val="Alg4"/>
        <w:numPr>
          <w:ilvl w:val="0"/>
          <w:numId w:val="287"/>
        </w:numPr>
      </w:pPr>
      <w:r w:rsidRPr="00E77497">
        <w:t xml:space="preserve">Evaluate </w:t>
      </w:r>
      <w:r w:rsidRPr="00E77497">
        <w:rPr>
          <w:i/>
        </w:rPr>
        <w:t>Disjunction</w:t>
      </w:r>
      <w:r w:rsidRPr="00E77497">
        <w:t xml:space="preserve"> to obtain a Matcher </w:t>
      </w:r>
      <w:r w:rsidRPr="00E77497">
        <w:rPr>
          <w:i/>
        </w:rPr>
        <w:t>m2</w:t>
      </w:r>
      <w:r w:rsidRPr="00E77497">
        <w:t>.</w:t>
      </w:r>
    </w:p>
    <w:p w14:paraId="1D18B150" w14:textId="77777777" w:rsidR="004C02EF" w:rsidRPr="00E77497" w:rsidRDefault="004C02EF" w:rsidP="001F482D">
      <w:pPr>
        <w:pStyle w:val="Alg4"/>
        <w:numPr>
          <w:ilvl w:val="0"/>
          <w:numId w:val="28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57571763" w14:textId="77777777" w:rsidR="004C02EF" w:rsidRPr="00E77497" w:rsidRDefault="004C02EF" w:rsidP="001F482D">
      <w:pPr>
        <w:pStyle w:val="Alg40"/>
        <w:numPr>
          <w:ilvl w:val="3"/>
          <w:numId w:val="287"/>
        </w:numPr>
        <w:tabs>
          <w:tab w:val="clear" w:pos="2520"/>
        </w:tabs>
        <w:spacing w:before="60"/>
        <w:ind w:left="1800"/>
      </w:pPr>
      <w:r w:rsidRPr="00E77497">
        <w:t xml:space="preserve">Call </w:t>
      </w:r>
      <w:r w:rsidRPr="00E77497">
        <w:rPr>
          <w:i/>
        </w:rPr>
        <w:t>m1</w:t>
      </w:r>
      <w:r w:rsidRPr="00E77497">
        <w:t>(</w:t>
      </w:r>
      <w:r w:rsidRPr="00E77497">
        <w:rPr>
          <w:i/>
        </w:rPr>
        <w:t>x</w:t>
      </w:r>
      <w:r w:rsidRPr="00E77497">
        <w:t xml:space="preserve">, </w:t>
      </w:r>
      <w:r w:rsidRPr="00E77497">
        <w:rPr>
          <w:i/>
        </w:rPr>
        <w:t>c</w:t>
      </w:r>
      <w:r w:rsidRPr="00E77497">
        <w:t xml:space="preserve">) and let </w:t>
      </w:r>
      <w:r w:rsidRPr="00E77497">
        <w:rPr>
          <w:i/>
        </w:rPr>
        <w:t>r</w:t>
      </w:r>
      <w:r w:rsidRPr="00E77497">
        <w:t xml:space="preserve"> be its result.</w:t>
      </w:r>
    </w:p>
    <w:p w14:paraId="43291C30" w14:textId="77777777" w:rsidR="004C02EF" w:rsidRPr="00E77497" w:rsidRDefault="004C02EF" w:rsidP="001F482D">
      <w:pPr>
        <w:pStyle w:val="Alg40"/>
        <w:numPr>
          <w:ilvl w:val="3"/>
          <w:numId w:val="287"/>
        </w:numPr>
        <w:tabs>
          <w:tab w:val="clear" w:pos="2520"/>
        </w:tabs>
        <w:ind w:left="1800"/>
      </w:pPr>
      <w:r w:rsidRPr="00E77497">
        <w:t xml:space="preserve">If </w:t>
      </w:r>
      <w:r w:rsidRPr="00E77497">
        <w:rPr>
          <w:i/>
        </w:rPr>
        <w:t>r</w:t>
      </w:r>
      <w:r w:rsidRPr="00E77497">
        <w:t xml:space="preserve"> isn't </w:t>
      </w:r>
      <w:r w:rsidRPr="00E77497">
        <w:rPr>
          <w:b/>
        </w:rPr>
        <w:t>failure</w:t>
      </w:r>
      <w:r w:rsidRPr="00E77497">
        <w:t xml:space="preserve">, return </w:t>
      </w:r>
      <w:r w:rsidRPr="00E77497">
        <w:rPr>
          <w:i/>
        </w:rPr>
        <w:t>r</w:t>
      </w:r>
      <w:r w:rsidRPr="00E77497">
        <w:t>.</w:t>
      </w:r>
    </w:p>
    <w:p w14:paraId="1B2B3482" w14:textId="77777777" w:rsidR="004C02EF" w:rsidRPr="00E77497" w:rsidRDefault="004C02EF" w:rsidP="001F482D">
      <w:pPr>
        <w:pStyle w:val="Alg40"/>
        <w:numPr>
          <w:ilvl w:val="3"/>
          <w:numId w:val="287"/>
        </w:numPr>
        <w:tabs>
          <w:tab w:val="clear" w:pos="2520"/>
        </w:tabs>
        <w:spacing w:after="220"/>
        <w:ind w:left="1800"/>
      </w:pPr>
      <w:r w:rsidRPr="00E77497">
        <w:t xml:space="preserve">Call </w:t>
      </w:r>
      <w:r w:rsidRPr="00E77497">
        <w:rPr>
          <w:i/>
        </w:rPr>
        <w:t>m2</w:t>
      </w:r>
      <w:r w:rsidRPr="00E77497">
        <w:t>(</w:t>
      </w:r>
      <w:r w:rsidRPr="00E77497">
        <w:rPr>
          <w:i/>
        </w:rPr>
        <w:t>x</w:t>
      </w:r>
      <w:r w:rsidRPr="00E77497">
        <w:t xml:space="preserve">, </w:t>
      </w:r>
      <w:r w:rsidRPr="00E77497">
        <w:rPr>
          <w:i/>
        </w:rPr>
        <w:t>c</w:t>
      </w:r>
      <w:r w:rsidRPr="00E77497">
        <w:t>) and return its result.</w:t>
      </w:r>
    </w:p>
    <w:p w14:paraId="638A153F" w14:textId="77777777" w:rsidR="004C02EF" w:rsidRPr="00E77497" w:rsidRDefault="004C02EF" w:rsidP="004C02EF">
      <w:pPr>
        <w:pStyle w:val="Note"/>
        <w:spacing w:after="60"/>
      </w:pPr>
      <w:r w:rsidRPr="00E77497">
        <w:t>NOTE</w:t>
      </w:r>
      <w:r w:rsidRPr="00E77497">
        <w:tab/>
        <w:t xml:space="preserve">The </w:t>
      </w:r>
      <w:r w:rsidRPr="00E77497">
        <w:rPr>
          <w:rFonts w:ascii="Courier New" w:hAnsi="Courier New"/>
          <w:b/>
        </w:rPr>
        <w:t>|</w:t>
      </w:r>
      <w:r w:rsidRPr="00E77497">
        <w:t xml:space="preserve"> regular expression operator separates two alternatives. The pattern first tries to match the left </w:t>
      </w:r>
      <w:r w:rsidRPr="00E77497">
        <w:rPr>
          <w:rFonts w:ascii="Times New Roman" w:hAnsi="Times New Roman"/>
          <w:i/>
        </w:rPr>
        <w:t>Alternative</w:t>
      </w:r>
      <w:r w:rsidRPr="00E77497">
        <w:t xml:space="preserve"> (followed by the sequel of the regular expression); if it fails, it tries to match the right </w:t>
      </w:r>
      <w:r w:rsidRPr="00E77497">
        <w:rPr>
          <w:rFonts w:ascii="Times New Roman" w:hAnsi="Times New Roman"/>
          <w:i/>
        </w:rPr>
        <w:t>Disjunction</w:t>
      </w:r>
      <w:r w:rsidRPr="00E77497">
        <w:t xml:space="preserve"> (followed by the sequel of the regular expression). If the left </w:t>
      </w:r>
      <w:r w:rsidRPr="00E77497">
        <w:rPr>
          <w:rFonts w:ascii="Times New Roman" w:hAnsi="Times New Roman"/>
          <w:i/>
        </w:rPr>
        <w:t>Alternative</w:t>
      </w:r>
      <w:r w:rsidRPr="00E77497">
        <w:t xml:space="preserve">, the right </w:t>
      </w:r>
      <w:r w:rsidRPr="00E77497">
        <w:rPr>
          <w:rFonts w:ascii="Times New Roman" w:hAnsi="Times New Roman"/>
          <w:i/>
        </w:rPr>
        <w:t>Disjunction</w:t>
      </w:r>
      <w:r w:rsidRPr="00E77497">
        <w:t xml:space="preserve">, and the sequel all have choice points, all choices in the sequel are tried before moving on to the next choice in the left </w:t>
      </w:r>
      <w:r w:rsidRPr="00E77497">
        <w:rPr>
          <w:rFonts w:ascii="Times New Roman" w:hAnsi="Times New Roman"/>
          <w:i/>
        </w:rPr>
        <w:t>Alternative</w:t>
      </w:r>
      <w:r w:rsidRPr="00E77497">
        <w:t xml:space="preserve">. If choices in the left </w:t>
      </w:r>
      <w:r w:rsidRPr="00E77497">
        <w:rPr>
          <w:rFonts w:ascii="Times New Roman" w:hAnsi="Times New Roman"/>
          <w:i/>
        </w:rPr>
        <w:t>Alternative</w:t>
      </w:r>
      <w:r w:rsidRPr="00E77497">
        <w:t xml:space="preserve"> are exhausted, the right </w:t>
      </w:r>
      <w:r w:rsidRPr="00E77497">
        <w:rPr>
          <w:rFonts w:ascii="Times New Roman" w:hAnsi="Times New Roman"/>
          <w:i/>
        </w:rPr>
        <w:t>Disjunction</w:t>
      </w:r>
      <w:r w:rsidRPr="00E77497">
        <w:t xml:space="preserve"> is tried instead of the left </w:t>
      </w:r>
      <w:r w:rsidRPr="00E77497">
        <w:rPr>
          <w:rFonts w:ascii="Times New Roman" w:hAnsi="Times New Roman"/>
          <w:i/>
        </w:rPr>
        <w:t>Alternative</w:t>
      </w:r>
      <w:r w:rsidRPr="00E77497">
        <w:t xml:space="preserve">. Any capturing parentheses inside a portion of the pattern skipped by </w:t>
      </w:r>
      <w:r w:rsidRPr="00E77497">
        <w:rPr>
          <w:rFonts w:ascii="Courier New" w:hAnsi="Courier New"/>
          <w:b/>
        </w:rPr>
        <w:t>|</w:t>
      </w:r>
      <w:r w:rsidRPr="00E77497">
        <w:t xml:space="preserve"> produce </w:t>
      </w:r>
      <w:r w:rsidRPr="00E77497">
        <w:rPr>
          <w:b/>
        </w:rPr>
        <w:t>undefined</w:t>
      </w:r>
      <w:r w:rsidRPr="00E77497">
        <w:t xml:space="preserve"> values instead of Strings. Thus, for example,</w:t>
      </w:r>
    </w:p>
    <w:p w14:paraId="435E10AA" w14:textId="77777777" w:rsidR="004C02EF" w:rsidRPr="00E77497" w:rsidRDefault="004C02EF" w:rsidP="004C02EF">
      <w:pPr>
        <w:pStyle w:val="CodeSample4"/>
        <w:spacing w:after="60"/>
        <w:ind w:left="2059"/>
        <w:rPr>
          <w:sz w:val="18"/>
          <w:szCs w:val="18"/>
        </w:rPr>
      </w:pPr>
      <w:r w:rsidRPr="00E77497">
        <w:rPr>
          <w:sz w:val="18"/>
          <w:szCs w:val="18"/>
        </w:rPr>
        <w:t>/a|ab/.exec("abc")</w:t>
      </w:r>
    </w:p>
    <w:p w14:paraId="0AB2307D" w14:textId="77777777" w:rsidR="004C02EF" w:rsidRPr="00E77497" w:rsidRDefault="004C02EF" w:rsidP="004C02EF">
      <w:pPr>
        <w:pStyle w:val="Note"/>
        <w:spacing w:after="60"/>
      </w:pPr>
      <w:r w:rsidRPr="00E77497">
        <w:t xml:space="preserve">returns the result </w:t>
      </w:r>
      <w:r w:rsidRPr="00E77497">
        <w:rPr>
          <w:rFonts w:ascii="Courier New" w:hAnsi="Courier New"/>
          <w:b/>
        </w:rPr>
        <w:t>"a"</w:t>
      </w:r>
      <w:r w:rsidRPr="00E77497">
        <w:t xml:space="preserve"> and not </w:t>
      </w:r>
      <w:r w:rsidRPr="00E77497">
        <w:rPr>
          <w:rFonts w:ascii="Courier New" w:hAnsi="Courier New"/>
          <w:b/>
        </w:rPr>
        <w:t>"ab"</w:t>
      </w:r>
      <w:r w:rsidRPr="00E77497">
        <w:t>. Moreover,</w:t>
      </w:r>
    </w:p>
    <w:p w14:paraId="70FAE002" w14:textId="77777777" w:rsidR="004C02EF" w:rsidRPr="00E77497" w:rsidRDefault="004C02EF" w:rsidP="004C02EF">
      <w:pPr>
        <w:pStyle w:val="CodeSample4"/>
        <w:spacing w:after="60"/>
        <w:ind w:left="2059"/>
        <w:rPr>
          <w:sz w:val="18"/>
          <w:szCs w:val="18"/>
        </w:rPr>
      </w:pPr>
      <w:r w:rsidRPr="00E77497">
        <w:rPr>
          <w:sz w:val="18"/>
          <w:szCs w:val="18"/>
        </w:rPr>
        <w:t>/((a)|(ab))((c)|(bc))/.exec("abc")</w:t>
      </w:r>
    </w:p>
    <w:p w14:paraId="63709A32" w14:textId="77777777" w:rsidR="004C02EF" w:rsidRPr="00E77497" w:rsidRDefault="004C02EF" w:rsidP="004C02EF">
      <w:pPr>
        <w:pStyle w:val="Note"/>
        <w:spacing w:after="60"/>
      </w:pPr>
      <w:r w:rsidRPr="00E77497">
        <w:t>returns the array</w:t>
      </w:r>
    </w:p>
    <w:p w14:paraId="71D85889" w14:textId="77777777" w:rsidR="004C02EF" w:rsidRPr="00E77497" w:rsidRDefault="004C02EF" w:rsidP="004C02EF">
      <w:pPr>
        <w:pStyle w:val="CodeSample4"/>
        <w:spacing w:after="60"/>
        <w:ind w:left="2059"/>
        <w:rPr>
          <w:sz w:val="18"/>
          <w:szCs w:val="18"/>
        </w:rPr>
      </w:pPr>
      <w:r w:rsidRPr="00E77497">
        <w:rPr>
          <w:sz w:val="18"/>
          <w:szCs w:val="18"/>
        </w:rPr>
        <w:t>["abc", "a", "a", undefined, "bc", undefined, "bc"]</w:t>
      </w:r>
    </w:p>
    <w:p w14:paraId="13C980F3" w14:textId="77777777" w:rsidR="004C02EF" w:rsidRPr="00E77497" w:rsidRDefault="004C02EF" w:rsidP="004C02EF">
      <w:pPr>
        <w:pStyle w:val="Note"/>
        <w:spacing w:after="60"/>
      </w:pPr>
      <w:r w:rsidRPr="00E77497">
        <w:t>and not</w:t>
      </w:r>
    </w:p>
    <w:p w14:paraId="3464A373" w14:textId="77777777" w:rsidR="004C02EF" w:rsidRPr="00E77497" w:rsidRDefault="004C02EF" w:rsidP="004C02EF">
      <w:pPr>
        <w:pStyle w:val="CodeSample4"/>
        <w:ind w:left="2058" w:hanging="357"/>
        <w:rPr>
          <w:sz w:val="18"/>
          <w:szCs w:val="18"/>
        </w:rPr>
      </w:pPr>
      <w:r w:rsidRPr="00E77497">
        <w:rPr>
          <w:sz w:val="18"/>
          <w:szCs w:val="18"/>
        </w:rPr>
        <w:t>["abc", "ab", undefined, "ab", "c", "c", undefined]</w:t>
      </w:r>
    </w:p>
    <w:p w14:paraId="13DF3CF6" w14:textId="77777777" w:rsidR="004C02EF" w:rsidRPr="00E77497" w:rsidRDefault="004C02EF" w:rsidP="004C02EF">
      <w:pPr>
        <w:pStyle w:val="40"/>
        <w:numPr>
          <w:ilvl w:val="0"/>
          <w:numId w:val="0"/>
        </w:numPr>
      </w:pPr>
      <w:r w:rsidRPr="00E77497">
        <w:t>15.10.2.4</w:t>
      </w:r>
      <w:r w:rsidRPr="00E77497">
        <w:tab/>
        <w:t>Alternative</w:t>
      </w:r>
    </w:p>
    <w:p w14:paraId="76325619" w14:textId="77777777" w:rsidR="004C02EF" w:rsidRPr="00E77497" w:rsidRDefault="004C02EF" w:rsidP="004C02EF">
      <w:r w:rsidRPr="00E77497">
        <w:t xml:space="preserve">The production </w:t>
      </w:r>
      <w:r w:rsidRPr="00E77497">
        <w:rPr>
          <w:rFonts w:ascii="Times New Roman" w:hAnsi="Times New Roman"/>
          <w:i/>
        </w:rPr>
        <w:t>Alternative</w:t>
      </w:r>
      <w:r w:rsidRPr="00E77497">
        <w:t xml:space="preserve"> </w:t>
      </w:r>
      <w:r w:rsidRPr="00E77497">
        <w:rPr>
          <w:b/>
        </w:rPr>
        <w:t xml:space="preserve">:: </w:t>
      </w:r>
      <w:r w:rsidRPr="00E77497">
        <w:rPr>
          <w:sz w:val="16"/>
        </w:rPr>
        <w:t>[empty]</w:t>
      </w:r>
      <w:r w:rsidRPr="00E77497">
        <w:t xml:space="preserve"> evaluates by returning a Matcher that takes two arguments, a State </w:t>
      </w:r>
      <w:r w:rsidRPr="00E77497">
        <w:rPr>
          <w:rFonts w:ascii="Times New Roman" w:hAnsi="Times New Roman"/>
          <w:i/>
        </w:rPr>
        <w:t>x</w:t>
      </w:r>
      <w:r w:rsidRPr="00E77497">
        <w:t xml:space="preserve"> and a Continuation </w:t>
      </w:r>
      <w:r w:rsidRPr="00E77497">
        <w:rPr>
          <w:rFonts w:ascii="Times New Roman" w:hAnsi="Times New Roman"/>
          <w:i/>
        </w:rPr>
        <w:t>c</w:t>
      </w:r>
      <w:r w:rsidRPr="00E77497">
        <w:t xml:space="preserve">, and returns the result of calling </w:t>
      </w:r>
      <w:r w:rsidRPr="00E77497">
        <w:rPr>
          <w:rFonts w:ascii="Times New Roman" w:hAnsi="Times New Roman"/>
          <w:i/>
        </w:rPr>
        <w:t>c</w:t>
      </w:r>
      <w:r w:rsidRPr="00E77497">
        <w:t>(</w:t>
      </w:r>
      <w:r w:rsidRPr="00E77497">
        <w:rPr>
          <w:rFonts w:ascii="Times New Roman" w:hAnsi="Times New Roman"/>
          <w:i/>
        </w:rPr>
        <w:t>x</w:t>
      </w:r>
      <w:r w:rsidRPr="00E77497">
        <w:t>).</w:t>
      </w:r>
    </w:p>
    <w:p w14:paraId="041DE7C9" w14:textId="77777777" w:rsidR="004C02EF" w:rsidRPr="00E77497" w:rsidRDefault="004C02EF" w:rsidP="004C02EF">
      <w:r w:rsidRPr="00E77497">
        <w:t xml:space="preserve">The production </w:t>
      </w:r>
      <w:r w:rsidRPr="00E77497">
        <w:rPr>
          <w:rFonts w:ascii="Times New Roman" w:hAnsi="Times New Roman"/>
          <w:i/>
        </w:rPr>
        <w:t>Alternative</w:t>
      </w:r>
      <w:r w:rsidRPr="00E77497">
        <w:t xml:space="preserve"> </w:t>
      </w:r>
      <w:r w:rsidRPr="00E77497">
        <w:rPr>
          <w:b/>
        </w:rPr>
        <w:t xml:space="preserve">:: </w:t>
      </w:r>
      <w:r w:rsidRPr="00E77497">
        <w:rPr>
          <w:rFonts w:ascii="Times New Roman" w:hAnsi="Times New Roman"/>
          <w:i/>
        </w:rPr>
        <w:t>Alternative</w:t>
      </w:r>
      <w:r w:rsidRPr="00E77497">
        <w:t xml:space="preserve"> </w:t>
      </w:r>
      <w:r w:rsidRPr="00E77497">
        <w:rPr>
          <w:rFonts w:ascii="Times New Roman" w:hAnsi="Times New Roman"/>
          <w:i/>
        </w:rPr>
        <w:t>Term</w:t>
      </w:r>
      <w:r w:rsidRPr="00E77497">
        <w:t xml:space="preserve"> evaluates as follows:</w:t>
      </w:r>
    </w:p>
    <w:p w14:paraId="0A51B050" w14:textId="77777777" w:rsidR="004C02EF" w:rsidRPr="00E77497" w:rsidRDefault="004C02EF" w:rsidP="001F482D">
      <w:pPr>
        <w:pStyle w:val="Alg4"/>
        <w:numPr>
          <w:ilvl w:val="0"/>
          <w:numId w:val="288"/>
        </w:numPr>
      </w:pPr>
      <w:r w:rsidRPr="00E77497">
        <w:t xml:space="preserve">Evaluate </w:t>
      </w:r>
      <w:r w:rsidRPr="00E77497">
        <w:rPr>
          <w:i/>
        </w:rPr>
        <w:t>Alternative</w:t>
      </w:r>
      <w:r w:rsidRPr="00E77497">
        <w:t xml:space="preserve"> to obtain a Matcher </w:t>
      </w:r>
      <w:r w:rsidRPr="00E77497">
        <w:rPr>
          <w:i/>
        </w:rPr>
        <w:t>m1</w:t>
      </w:r>
      <w:r w:rsidRPr="00E77497">
        <w:t>.</w:t>
      </w:r>
    </w:p>
    <w:p w14:paraId="7AE59991" w14:textId="77777777" w:rsidR="004C02EF" w:rsidRPr="00E77497" w:rsidRDefault="004C02EF" w:rsidP="001F482D">
      <w:pPr>
        <w:pStyle w:val="Alg4"/>
        <w:numPr>
          <w:ilvl w:val="0"/>
          <w:numId w:val="288"/>
        </w:numPr>
      </w:pPr>
      <w:r w:rsidRPr="00E77497">
        <w:t xml:space="preserve">Evaluate </w:t>
      </w:r>
      <w:r w:rsidRPr="00E77497">
        <w:rPr>
          <w:i/>
        </w:rPr>
        <w:t>Term</w:t>
      </w:r>
      <w:r w:rsidRPr="00E77497">
        <w:t xml:space="preserve"> to obtain a Matcher </w:t>
      </w:r>
      <w:r w:rsidRPr="00E77497">
        <w:rPr>
          <w:i/>
        </w:rPr>
        <w:t>m2</w:t>
      </w:r>
      <w:r w:rsidRPr="00E77497">
        <w:t>.</w:t>
      </w:r>
    </w:p>
    <w:p w14:paraId="55414BD5" w14:textId="77777777" w:rsidR="004C02EF" w:rsidRPr="00E77497" w:rsidRDefault="004C02EF" w:rsidP="001F482D">
      <w:pPr>
        <w:pStyle w:val="Alg4"/>
        <w:numPr>
          <w:ilvl w:val="0"/>
          <w:numId w:val="288"/>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45070378" w14:textId="77777777" w:rsidR="004C02EF" w:rsidRPr="00E77497" w:rsidRDefault="004C02EF" w:rsidP="001F482D">
      <w:pPr>
        <w:pStyle w:val="Alg40"/>
        <w:numPr>
          <w:ilvl w:val="3"/>
          <w:numId w:val="288"/>
        </w:numPr>
        <w:tabs>
          <w:tab w:val="clear" w:pos="2520"/>
        </w:tabs>
        <w:spacing w:before="60"/>
        <w:ind w:left="1800"/>
      </w:pPr>
      <w:r w:rsidRPr="00E77497">
        <w:t xml:space="preserve">Create a Continuation </w:t>
      </w:r>
      <w:r w:rsidRPr="00E77497">
        <w:rPr>
          <w:i/>
        </w:rPr>
        <w:t>d</w:t>
      </w:r>
      <w:r w:rsidRPr="00E77497">
        <w:t xml:space="preserve"> that takes a State argument </w:t>
      </w:r>
      <w:r w:rsidRPr="00E77497">
        <w:rPr>
          <w:i/>
        </w:rPr>
        <w:t>y</w:t>
      </w:r>
      <w:r w:rsidRPr="00E77497">
        <w:t xml:space="preserve"> and returns the result of calling </w:t>
      </w:r>
      <w:r w:rsidRPr="00E77497">
        <w:rPr>
          <w:i/>
        </w:rPr>
        <w:t>m2</w:t>
      </w:r>
      <w:r w:rsidRPr="00E77497">
        <w:t>(</w:t>
      </w:r>
      <w:r w:rsidRPr="00E77497">
        <w:rPr>
          <w:i/>
        </w:rPr>
        <w:t>y</w:t>
      </w:r>
      <w:r w:rsidRPr="00E77497">
        <w:t xml:space="preserve">, </w:t>
      </w:r>
      <w:r w:rsidRPr="00E77497">
        <w:rPr>
          <w:i/>
        </w:rPr>
        <w:t>c</w:t>
      </w:r>
      <w:r w:rsidRPr="00E77497">
        <w:t>).</w:t>
      </w:r>
    </w:p>
    <w:p w14:paraId="391CEB4F" w14:textId="77777777" w:rsidR="004C02EF" w:rsidRPr="00E77497" w:rsidRDefault="004C02EF" w:rsidP="001F482D">
      <w:pPr>
        <w:pStyle w:val="Alg40"/>
        <w:numPr>
          <w:ilvl w:val="3"/>
          <w:numId w:val="288"/>
        </w:numPr>
        <w:tabs>
          <w:tab w:val="clear" w:pos="2520"/>
        </w:tabs>
        <w:spacing w:after="220"/>
        <w:ind w:left="1800"/>
      </w:pPr>
      <w:r w:rsidRPr="00E77497">
        <w:t xml:space="preserve">Call </w:t>
      </w:r>
      <w:r w:rsidRPr="00E77497">
        <w:rPr>
          <w:i/>
        </w:rPr>
        <w:t>m1</w:t>
      </w:r>
      <w:r w:rsidRPr="00E77497">
        <w:t>(</w:t>
      </w:r>
      <w:r w:rsidRPr="00E77497">
        <w:rPr>
          <w:i/>
        </w:rPr>
        <w:t>x</w:t>
      </w:r>
      <w:r w:rsidRPr="00E77497">
        <w:t xml:space="preserve">, </w:t>
      </w:r>
      <w:r w:rsidRPr="00E77497">
        <w:rPr>
          <w:i/>
        </w:rPr>
        <w:t>d</w:t>
      </w:r>
      <w:r w:rsidRPr="00E77497">
        <w:t>) and return its result.</w:t>
      </w:r>
    </w:p>
    <w:p w14:paraId="257C11F0" w14:textId="77777777" w:rsidR="004C02EF" w:rsidRPr="00E77497" w:rsidRDefault="004C02EF" w:rsidP="004C02EF">
      <w:pPr>
        <w:pStyle w:val="Note"/>
      </w:pPr>
      <w:r w:rsidRPr="00E77497">
        <w:t>NOTE</w:t>
      </w:r>
      <w:r w:rsidRPr="00E77497">
        <w:tab/>
        <w:t xml:space="preserve">Consecutive </w:t>
      </w:r>
      <w:r w:rsidRPr="00E77497">
        <w:rPr>
          <w:rFonts w:ascii="Times New Roman" w:hAnsi="Times New Roman"/>
          <w:i/>
        </w:rPr>
        <w:t>Terms</w:t>
      </w:r>
      <w:r w:rsidRPr="00E77497">
        <w:t xml:space="preserve"> try to simultaneously match consecutive portions of the input String. If the left </w:t>
      </w:r>
      <w:r w:rsidRPr="00E77497">
        <w:rPr>
          <w:rFonts w:ascii="Times New Roman" w:hAnsi="Times New Roman"/>
          <w:i/>
        </w:rPr>
        <w:t>Alternative</w:t>
      </w:r>
      <w:r w:rsidRPr="00E77497">
        <w:t xml:space="preserve">, the right </w:t>
      </w:r>
      <w:r w:rsidRPr="00E77497">
        <w:rPr>
          <w:rFonts w:ascii="Times New Roman" w:hAnsi="Times New Roman"/>
          <w:i/>
        </w:rPr>
        <w:t>Term</w:t>
      </w:r>
      <w:r w:rsidRPr="00E77497">
        <w:t xml:space="preserve">, and the sequel of the regular expression all have choice points, all choices in the sequel are tried before moving on to the next choice in the right </w:t>
      </w:r>
      <w:r w:rsidRPr="00E77497">
        <w:rPr>
          <w:rFonts w:ascii="Times New Roman" w:hAnsi="Times New Roman"/>
          <w:i/>
        </w:rPr>
        <w:t>Term</w:t>
      </w:r>
      <w:r w:rsidRPr="00E77497">
        <w:t xml:space="preserve">, and all choices in the right </w:t>
      </w:r>
      <w:r w:rsidRPr="00E77497">
        <w:rPr>
          <w:rFonts w:ascii="Times New Roman" w:hAnsi="Times New Roman"/>
          <w:i/>
        </w:rPr>
        <w:t>Term</w:t>
      </w:r>
      <w:r w:rsidRPr="00E77497">
        <w:t xml:space="preserve"> are tried before moving on to the next choice in the left </w:t>
      </w:r>
      <w:r w:rsidRPr="00E77497">
        <w:rPr>
          <w:rFonts w:ascii="Times New Roman" w:hAnsi="Times New Roman"/>
          <w:i/>
        </w:rPr>
        <w:t>Alternative</w:t>
      </w:r>
      <w:r w:rsidRPr="00E77497">
        <w:t>.</w:t>
      </w:r>
    </w:p>
    <w:p w14:paraId="23C8EEAB" w14:textId="77777777" w:rsidR="004C02EF" w:rsidRPr="00E77497" w:rsidRDefault="004C02EF" w:rsidP="004C02EF">
      <w:pPr>
        <w:pStyle w:val="40"/>
        <w:numPr>
          <w:ilvl w:val="0"/>
          <w:numId w:val="0"/>
        </w:numPr>
      </w:pPr>
      <w:bookmarkStart w:id="32651" w:name="_Hlt463788138"/>
      <w:bookmarkStart w:id="32652" w:name="_Ref457710778"/>
      <w:bookmarkEnd w:id="32651"/>
      <w:r w:rsidRPr="00E77497">
        <w:t>15.10.2.5</w:t>
      </w:r>
      <w:r w:rsidRPr="00E77497">
        <w:tab/>
        <w:t>Term</w:t>
      </w:r>
      <w:bookmarkEnd w:id="32652"/>
    </w:p>
    <w:p w14:paraId="6E78DEB9" w14:textId="77777777" w:rsidR="004C02EF" w:rsidRPr="00E77497" w:rsidRDefault="004C02EF" w:rsidP="004C02EF">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Assertion</w:t>
      </w:r>
      <w:r w:rsidRPr="00E77497">
        <w:t xml:space="preserve"> evaluates by returning an internal Matcher closure that takes two arguments, a State </w:t>
      </w:r>
      <w:r w:rsidRPr="00E77497">
        <w:rPr>
          <w:rFonts w:ascii="Times New Roman" w:hAnsi="Times New Roman"/>
          <w:i/>
        </w:rPr>
        <w:t>x</w:t>
      </w:r>
      <w:r w:rsidRPr="00E77497">
        <w:t xml:space="preserve"> and a Continuation </w:t>
      </w:r>
      <w:r w:rsidRPr="00E77497">
        <w:rPr>
          <w:rFonts w:ascii="Times New Roman" w:hAnsi="Times New Roman"/>
          <w:i/>
        </w:rPr>
        <w:t>c</w:t>
      </w:r>
      <w:r w:rsidRPr="00E77497">
        <w:t>, and performs the following:</w:t>
      </w:r>
    </w:p>
    <w:p w14:paraId="2E055FC9" w14:textId="77777777" w:rsidR="004C02EF" w:rsidRPr="00E77497" w:rsidRDefault="004C02EF" w:rsidP="001F482D">
      <w:pPr>
        <w:pStyle w:val="Alg4"/>
        <w:numPr>
          <w:ilvl w:val="0"/>
          <w:numId w:val="289"/>
        </w:numPr>
      </w:pPr>
      <w:r w:rsidRPr="00E77497">
        <w:t xml:space="preserve">Evaluate </w:t>
      </w:r>
      <w:r w:rsidRPr="00E77497">
        <w:rPr>
          <w:i/>
        </w:rPr>
        <w:t>Assertion</w:t>
      </w:r>
      <w:r w:rsidRPr="00E77497">
        <w:t xml:space="preserve"> to obtain an AssertionTester </w:t>
      </w:r>
      <w:r w:rsidRPr="00E77497">
        <w:rPr>
          <w:i/>
        </w:rPr>
        <w:t>t</w:t>
      </w:r>
      <w:r w:rsidRPr="00E77497">
        <w:t>.</w:t>
      </w:r>
    </w:p>
    <w:p w14:paraId="1F38702C" w14:textId="77777777" w:rsidR="004C02EF" w:rsidRPr="00E77497" w:rsidRDefault="004C02EF" w:rsidP="001F482D">
      <w:pPr>
        <w:pStyle w:val="Alg4"/>
        <w:numPr>
          <w:ilvl w:val="0"/>
          <w:numId w:val="289"/>
        </w:numPr>
      </w:pPr>
      <w:r w:rsidRPr="00E77497">
        <w:t xml:space="preserve">Call </w:t>
      </w:r>
      <w:r w:rsidRPr="00E77497">
        <w:rPr>
          <w:i/>
        </w:rPr>
        <w:t>t</w:t>
      </w:r>
      <w:r w:rsidRPr="00E77497">
        <w:t>(</w:t>
      </w:r>
      <w:r w:rsidRPr="00E77497">
        <w:rPr>
          <w:i/>
        </w:rPr>
        <w:t>x</w:t>
      </w:r>
      <w:r w:rsidRPr="00E77497">
        <w:t xml:space="preserve">) and let </w:t>
      </w:r>
      <w:r w:rsidRPr="00E77497">
        <w:rPr>
          <w:i/>
        </w:rPr>
        <w:t>r</w:t>
      </w:r>
      <w:r w:rsidRPr="00E77497">
        <w:t xml:space="preserve"> be the resulting Boolean value.</w:t>
      </w:r>
    </w:p>
    <w:p w14:paraId="53340CC5" w14:textId="77777777" w:rsidR="004C02EF" w:rsidRPr="00E77497" w:rsidRDefault="004C02EF" w:rsidP="001F482D">
      <w:pPr>
        <w:pStyle w:val="Alg4"/>
        <w:numPr>
          <w:ilvl w:val="0"/>
          <w:numId w:val="289"/>
        </w:numPr>
      </w:pPr>
      <w:r w:rsidRPr="00E77497">
        <w:t xml:space="preserve">If </w:t>
      </w:r>
      <w:r w:rsidRPr="00E77497">
        <w:rPr>
          <w:i/>
        </w:rPr>
        <w:t>r</w:t>
      </w:r>
      <w:r w:rsidRPr="00E77497">
        <w:t xml:space="preserve"> is </w:t>
      </w:r>
      <w:r w:rsidRPr="00E77497">
        <w:rPr>
          <w:b/>
        </w:rPr>
        <w:t>false</w:t>
      </w:r>
      <w:r w:rsidRPr="00E77497">
        <w:t xml:space="preserve">, return </w:t>
      </w:r>
      <w:r w:rsidRPr="00E77497">
        <w:rPr>
          <w:b/>
        </w:rPr>
        <w:t>failure</w:t>
      </w:r>
      <w:r w:rsidRPr="00E77497">
        <w:t>.</w:t>
      </w:r>
    </w:p>
    <w:p w14:paraId="0EDAB1AB" w14:textId="77777777" w:rsidR="004C02EF" w:rsidRPr="00E77497" w:rsidRDefault="004C02EF" w:rsidP="001F482D">
      <w:pPr>
        <w:pStyle w:val="Alg4"/>
        <w:numPr>
          <w:ilvl w:val="0"/>
          <w:numId w:val="289"/>
        </w:numPr>
        <w:spacing w:after="220"/>
      </w:pPr>
      <w:r w:rsidRPr="00E77497">
        <w:t xml:space="preserve">Call </w:t>
      </w:r>
      <w:r w:rsidRPr="00E77497">
        <w:rPr>
          <w:i/>
        </w:rPr>
        <w:t>c</w:t>
      </w:r>
      <w:r w:rsidRPr="00E77497">
        <w:t>(</w:t>
      </w:r>
      <w:r w:rsidRPr="00E77497">
        <w:rPr>
          <w:i/>
        </w:rPr>
        <w:t>x</w:t>
      </w:r>
      <w:r w:rsidRPr="00E77497">
        <w:t>) and return its result.</w:t>
      </w:r>
    </w:p>
    <w:p w14:paraId="76DEA743" w14:textId="77777777" w:rsidR="004C02EF" w:rsidRPr="00E77497" w:rsidRDefault="004C02EF" w:rsidP="004C02EF">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Atom</w:t>
      </w:r>
      <w:r w:rsidRPr="00E77497">
        <w:t xml:space="preserve"> evaluates by evaluating </w:t>
      </w:r>
      <w:r w:rsidRPr="00E77497">
        <w:rPr>
          <w:rFonts w:ascii="Times New Roman" w:hAnsi="Times New Roman"/>
          <w:i/>
        </w:rPr>
        <w:t>Atom</w:t>
      </w:r>
      <w:r w:rsidRPr="00E77497">
        <w:t xml:space="preserve"> to obtain a Matcher and returning that Matcher.</w:t>
      </w:r>
    </w:p>
    <w:p w14:paraId="56C3B3BE" w14:textId="77777777" w:rsidR="004C02EF" w:rsidRPr="00E77497" w:rsidRDefault="004C02EF" w:rsidP="004C02EF">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Atom</w:t>
      </w:r>
      <w:r w:rsidRPr="00E77497">
        <w:t xml:space="preserve"> </w:t>
      </w:r>
      <w:r w:rsidRPr="00E77497">
        <w:rPr>
          <w:rFonts w:ascii="Times New Roman" w:hAnsi="Times New Roman"/>
          <w:i/>
        </w:rPr>
        <w:t>Quantifier</w:t>
      </w:r>
      <w:r w:rsidRPr="00E77497">
        <w:t xml:space="preserve"> evaluates as follows:</w:t>
      </w:r>
    </w:p>
    <w:p w14:paraId="2CD36A59" w14:textId="77777777" w:rsidR="004C02EF" w:rsidRPr="00E77497" w:rsidRDefault="004C02EF" w:rsidP="001F482D">
      <w:pPr>
        <w:pStyle w:val="Alg4"/>
        <w:numPr>
          <w:ilvl w:val="0"/>
          <w:numId w:val="290"/>
        </w:numPr>
      </w:pPr>
      <w:r w:rsidRPr="00E77497">
        <w:t xml:space="preserve">Evaluate </w:t>
      </w:r>
      <w:r w:rsidRPr="00E77497">
        <w:rPr>
          <w:i/>
        </w:rPr>
        <w:t>Atom</w:t>
      </w:r>
      <w:r w:rsidRPr="00E77497">
        <w:t xml:space="preserve"> to obtain a Matcher </w:t>
      </w:r>
      <w:r w:rsidRPr="00E77497">
        <w:rPr>
          <w:i/>
        </w:rPr>
        <w:t>m</w:t>
      </w:r>
      <w:r w:rsidRPr="00E77497">
        <w:t>.</w:t>
      </w:r>
    </w:p>
    <w:p w14:paraId="45A3A881" w14:textId="77777777" w:rsidR="004C02EF" w:rsidRPr="00546435" w:rsidRDefault="004C02EF" w:rsidP="001F482D">
      <w:pPr>
        <w:pStyle w:val="Alg4"/>
        <w:numPr>
          <w:ilvl w:val="0"/>
          <w:numId w:val="290"/>
        </w:numPr>
      </w:pPr>
      <w:r w:rsidRPr="00E77497">
        <w:t xml:space="preserve">Evaluate </w:t>
      </w:r>
      <w:r w:rsidRPr="00E77497">
        <w:rPr>
          <w:i/>
        </w:rPr>
        <w:t>Quantifier</w:t>
      </w:r>
      <w:r w:rsidRPr="00E77497">
        <w:t xml:space="preserve"> to obtain the three results: an integer </w:t>
      </w:r>
      <w:r w:rsidRPr="00E77497">
        <w:rPr>
          <w:i/>
        </w:rPr>
        <w:t>min</w:t>
      </w:r>
      <w:r w:rsidRPr="00E77497">
        <w:t xml:space="preserve">, an integer (or </w:t>
      </w:r>
      <w:r w:rsidRPr="006B6D0A">
        <w:sym w:font="Symbol" w:char="F0A5"/>
      </w:r>
      <w:r w:rsidRPr="006B6D0A">
        <w:t xml:space="preserve">) </w:t>
      </w:r>
      <w:r w:rsidRPr="006B6D0A">
        <w:rPr>
          <w:i/>
        </w:rPr>
        <w:t>max</w:t>
      </w:r>
      <w:r w:rsidRPr="006B6D0A">
        <w:t xml:space="preserve">, and Boolean </w:t>
      </w:r>
      <w:r w:rsidRPr="00E65A34">
        <w:rPr>
          <w:i/>
        </w:rPr>
        <w:t>greedy</w:t>
      </w:r>
      <w:r w:rsidRPr="00546435">
        <w:t>.</w:t>
      </w:r>
    </w:p>
    <w:p w14:paraId="32844457" w14:textId="77777777" w:rsidR="004C02EF" w:rsidRPr="00E77497" w:rsidRDefault="004C02EF" w:rsidP="001F482D">
      <w:pPr>
        <w:pStyle w:val="Alg4"/>
        <w:numPr>
          <w:ilvl w:val="0"/>
          <w:numId w:val="290"/>
        </w:numPr>
      </w:pPr>
      <w:r w:rsidRPr="00A67AF2">
        <w:t xml:space="preserve">If </w:t>
      </w:r>
      <w:r w:rsidRPr="00A67AF2">
        <w:rPr>
          <w:i/>
        </w:rPr>
        <w:t>max</w:t>
      </w:r>
      <w:r w:rsidRPr="00A67AF2">
        <w:t xml:space="preserve"> is finite and less than </w:t>
      </w:r>
      <w:r w:rsidRPr="00B820AB">
        <w:rPr>
          <w:i/>
        </w:rPr>
        <w:t>min</w:t>
      </w:r>
      <w:r w:rsidRPr="00675B74">
        <w:t xml:space="preserve">, then throw a </w:t>
      </w:r>
      <w:r w:rsidRPr="00E77497">
        <w:rPr>
          <w:b/>
        </w:rPr>
        <w:t>SyntaxError</w:t>
      </w:r>
      <w:r w:rsidRPr="00E77497">
        <w:t xml:space="preserve"> exception.</w:t>
      </w:r>
    </w:p>
    <w:p w14:paraId="173E9187" w14:textId="77777777" w:rsidR="004C02EF" w:rsidRPr="00E77497" w:rsidRDefault="004C02EF" w:rsidP="001F482D">
      <w:pPr>
        <w:pStyle w:val="Alg4"/>
        <w:numPr>
          <w:ilvl w:val="0"/>
          <w:numId w:val="290"/>
        </w:numPr>
      </w:pPr>
      <w:r w:rsidRPr="00E77497">
        <w:t xml:space="preserve">Let </w:t>
      </w:r>
      <w:r w:rsidRPr="00E77497">
        <w:rPr>
          <w:i/>
        </w:rPr>
        <w:t>parenIndex</w:t>
      </w:r>
      <w:r w:rsidRPr="00E77497">
        <w:t xml:space="preserve"> be the number of left capturing parentheses in the entire regular expression that occur to the left of this production expansion's </w:t>
      </w:r>
      <w:r w:rsidRPr="00E77497">
        <w:rPr>
          <w:i/>
        </w:rPr>
        <w:t>Term</w:t>
      </w:r>
      <w:r w:rsidRPr="00E77497">
        <w:t xml:space="preserve">. This is the total number of times the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 is expanded prior to this production's </w:t>
      </w:r>
      <w:r w:rsidRPr="00E77497">
        <w:rPr>
          <w:i/>
        </w:rPr>
        <w:t>Term</w:t>
      </w:r>
      <w:r w:rsidRPr="00E77497">
        <w:t xml:space="preserve"> plus the total number of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productions enclosing this </w:t>
      </w:r>
      <w:r w:rsidRPr="00E77497">
        <w:rPr>
          <w:i/>
        </w:rPr>
        <w:t>Term</w:t>
      </w:r>
      <w:r w:rsidRPr="00E77497">
        <w:t>.</w:t>
      </w:r>
    </w:p>
    <w:p w14:paraId="5661AC4D" w14:textId="77777777" w:rsidR="004C02EF" w:rsidRPr="00E77497" w:rsidRDefault="004C02EF" w:rsidP="001F482D">
      <w:pPr>
        <w:pStyle w:val="Alg4"/>
        <w:numPr>
          <w:ilvl w:val="0"/>
          <w:numId w:val="290"/>
        </w:numPr>
      </w:pPr>
      <w:r w:rsidRPr="00E77497">
        <w:t xml:space="preserve">Let </w:t>
      </w:r>
      <w:r w:rsidRPr="00E77497">
        <w:rPr>
          <w:i/>
        </w:rPr>
        <w:t>parenCount</w:t>
      </w:r>
      <w:r w:rsidRPr="00E77497">
        <w:t xml:space="preserve"> be the number of left capturing parentheses in the expansion of this production's </w:t>
      </w:r>
      <w:r w:rsidRPr="00E77497">
        <w:rPr>
          <w:i/>
        </w:rPr>
        <w:t>Atom</w:t>
      </w:r>
      <w:r w:rsidRPr="00E77497">
        <w:t xml:space="preserve">. This is the total number of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productions enclosed by this production's </w:t>
      </w:r>
      <w:r w:rsidRPr="00E77497">
        <w:rPr>
          <w:i/>
        </w:rPr>
        <w:t>Atom</w:t>
      </w:r>
      <w:r w:rsidRPr="00E77497">
        <w:t>.</w:t>
      </w:r>
    </w:p>
    <w:p w14:paraId="7C1BF204" w14:textId="77777777" w:rsidR="004C02EF" w:rsidRPr="00E77497" w:rsidRDefault="004C02EF" w:rsidP="001F482D">
      <w:pPr>
        <w:pStyle w:val="Alg4"/>
        <w:numPr>
          <w:ilvl w:val="0"/>
          <w:numId w:val="290"/>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572080CF" w14:textId="77777777" w:rsidR="004C02EF" w:rsidRPr="00E77497" w:rsidRDefault="004C02EF" w:rsidP="001F482D">
      <w:pPr>
        <w:pStyle w:val="Alg40"/>
        <w:numPr>
          <w:ilvl w:val="3"/>
          <w:numId w:val="290"/>
        </w:numPr>
        <w:tabs>
          <w:tab w:val="clear" w:pos="2520"/>
        </w:tabs>
        <w:spacing w:before="60" w:after="220"/>
        <w:ind w:left="1800"/>
      </w:pPr>
      <w:r w:rsidRPr="00E77497">
        <w:t>Call RepeatMatcher(</w:t>
      </w:r>
      <w:r w:rsidRPr="00E77497">
        <w:rPr>
          <w:i/>
        </w:rPr>
        <w:t>m</w:t>
      </w:r>
      <w:r w:rsidRPr="00E77497">
        <w:t xml:space="preserve">, </w:t>
      </w:r>
      <w:r w:rsidRPr="00E77497">
        <w:rPr>
          <w:i/>
        </w:rPr>
        <w:t>min</w:t>
      </w:r>
      <w:r w:rsidRPr="00E77497">
        <w:t xml:space="preserve">, </w:t>
      </w:r>
      <w:r w:rsidRPr="00E77497">
        <w:rPr>
          <w:i/>
        </w:rPr>
        <w:t>max</w:t>
      </w:r>
      <w:r w:rsidRPr="00E77497">
        <w:t xml:space="preserve">, </w:t>
      </w:r>
      <w:r w:rsidRPr="00E77497">
        <w:rPr>
          <w:i/>
        </w:rPr>
        <w:t>greedy</w:t>
      </w:r>
      <w:r w:rsidRPr="00E77497">
        <w:t xml:space="preserve">, </w:t>
      </w:r>
      <w:r w:rsidRPr="00E77497">
        <w:rPr>
          <w:i/>
        </w:rPr>
        <w:t>x</w:t>
      </w:r>
      <w:r w:rsidRPr="00E77497">
        <w:t xml:space="preserve">, </w:t>
      </w:r>
      <w:r w:rsidRPr="00E77497">
        <w:rPr>
          <w:i/>
        </w:rPr>
        <w:t>c</w:t>
      </w:r>
      <w:r w:rsidRPr="00E77497">
        <w:t xml:space="preserve">, </w:t>
      </w:r>
      <w:r w:rsidRPr="00E77497">
        <w:rPr>
          <w:i/>
        </w:rPr>
        <w:t>parenIndex</w:t>
      </w:r>
      <w:r w:rsidRPr="00E77497">
        <w:t xml:space="preserve">, </w:t>
      </w:r>
      <w:r w:rsidRPr="00E77497">
        <w:rPr>
          <w:i/>
        </w:rPr>
        <w:t>parenCount</w:t>
      </w:r>
      <w:r w:rsidRPr="00E77497">
        <w:t>) and return its result.</w:t>
      </w:r>
    </w:p>
    <w:p w14:paraId="14FA5AB2" w14:textId="77777777" w:rsidR="004C02EF" w:rsidRPr="00E77497" w:rsidRDefault="004C02EF" w:rsidP="004C02EF">
      <w:r w:rsidRPr="00E77497">
        <w:t xml:space="preserve">The abstract operation </w:t>
      </w:r>
      <w:r w:rsidRPr="00E77497">
        <w:rPr>
          <w:i/>
        </w:rPr>
        <w:t>RepeatMatcher</w:t>
      </w:r>
      <w:r w:rsidRPr="00E77497">
        <w:t xml:space="preserve"> takes eight parameters, a Matcher </w:t>
      </w:r>
      <w:r w:rsidRPr="00E77497">
        <w:rPr>
          <w:rFonts w:ascii="Times New Roman" w:hAnsi="Times New Roman"/>
          <w:i/>
        </w:rPr>
        <w:t>m</w:t>
      </w:r>
      <w:r w:rsidRPr="00E77497">
        <w:t xml:space="preserve">, an integer </w:t>
      </w:r>
      <w:r w:rsidRPr="00E77497">
        <w:rPr>
          <w:rFonts w:ascii="Times New Roman" w:hAnsi="Times New Roman"/>
          <w:i/>
        </w:rPr>
        <w:t>min</w:t>
      </w:r>
      <w:r w:rsidRPr="00E77497">
        <w:t xml:space="preserve">, an integer (or </w:t>
      </w:r>
      <w:r w:rsidRPr="004D1BD1">
        <w:sym w:font="Symbol" w:char="F0A5"/>
      </w:r>
      <w:r w:rsidRPr="004D1BD1">
        <w:t xml:space="preserve">) </w:t>
      </w:r>
      <w:r w:rsidRPr="008B7F6F">
        <w:rPr>
          <w:rFonts w:ascii="Times New Roman" w:hAnsi="Times New Roman"/>
          <w:i/>
        </w:rPr>
        <w:t>max</w:t>
      </w:r>
      <w:r w:rsidRPr="006B6D0A">
        <w:t xml:space="preserve">, a Boolean </w:t>
      </w:r>
      <w:r w:rsidRPr="006B6D0A">
        <w:rPr>
          <w:rFonts w:ascii="Times New Roman" w:hAnsi="Times New Roman"/>
          <w:i/>
        </w:rPr>
        <w:t>greedy</w:t>
      </w:r>
      <w:r w:rsidRPr="00E65A34">
        <w:t xml:space="preserve">, a State </w:t>
      </w:r>
      <w:r w:rsidRPr="00546435">
        <w:rPr>
          <w:rFonts w:ascii="Times New Roman" w:hAnsi="Times New Roman"/>
          <w:i/>
        </w:rPr>
        <w:t>x</w:t>
      </w:r>
      <w:r w:rsidRPr="00A67AF2">
        <w:t xml:space="preserve">, a Continuation </w:t>
      </w:r>
      <w:r w:rsidRPr="00A67AF2">
        <w:rPr>
          <w:rFonts w:ascii="Times New Roman" w:hAnsi="Times New Roman"/>
          <w:i/>
        </w:rPr>
        <w:t>c</w:t>
      </w:r>
      <w:r w:rsidRPr="00A67AF2">
        <w:t xml:space="preserve">, an integer </w:t>
      </w:r>
      <w:r w:rsidRPr="00B820AB">
        <w:rPr>
          <w:rFonts w:ascii="Times New Roman" w:hAnsi="Times New Roman"/>
          <w:i/>
        </w:rPr>
        <w:t>parenIndex</w:t>
      </w:r>
      <w:r w:rsidRPr="00675B74">
        <w:t xml:space="preserve">, and an integer </w:t>
      </w:r>
      <w:r w:rsidRPr="00E77497">
        <w:rPr>
          <w:rFonts w:ascii="Times New Roman" w:hAnsi="Times New Roman"/>
          <w:i/>
        </w:rPr>
        <w:t>parenCount</w:t>
      </w:r>
      <w:r w:rsidRPr="00E77497">
        <w:t>, and performs the following:</w:t>
      </w:r>
    </w:p>
    <w:p w14:paraId="63761BCE" w14:textId="77777777" w:rsidR="004C02EF" w:rsidRPr="00E77497" w:rsidRDefault="004C02EF" w:rsidP="001F482D">
      <w:pPr>
        <w:pStyle w:val="Alg4"/>
        <w:numPr>
          <w:ilvl w:val="0"/>
          <w:numId w:val="291"/>
        </w:numPr>
      </w:pPr>
      <w:r w:rsidRPr="00E77497">
        <w:t xml:space="preserve">If </w:t>
      </w:r>
      <w:r w:rsidRPr="00E77497">
        <w:rPr>
          <w:i/>
        </w:rPr>
        <w:t>max</w:t>
      </w:r>
      <w:r w:rsidRPr="00E77497">
        <w:t xml:space="preserve"> is zero, then call </w:t>
      </w:r>
      <w:r w:rsidRPr="00E77497">
        <w:rPr>
          <w:i/>
        </w:rPr>
        <w:t>c</w:t>
      </w:r>
      <w:r w:rsidRPr="00E77497">
        <w:t>(</w:t>
      </w:r>
      <w:r w:rsidRPr="00E77497">
        <w:rPr>
          <w:i/>
        </w:rPr>
        <w:t>x</w:t>
      </w:r>
      <w:r w:rsidRPr="00E77497">
        <w:t>) and return its result.</w:t>
      </w:r>
    </w:p>
    <w:p w14:paraId="45159011" w14:textId="77777777" w:rsidR="004C02EF" w:rsidRPr="00E77497" w:rsidRDefault="004C02EF" w:rsidP="001F482D">
      <w:pPr>
        <w:pStyle w:val="Alg4"/>
        <w:numPr>
          <w:ilvl w:val="0"/>
          <w:numId w:val="291"/>
        </w:numPr>
      </w:pPr>
      <w:r w:rsidRPr="00E77497">
        <w:t xml:space="preserve">Create an internal Continuation closure </w:t>
      </w:r>
      <w:r w:rsidRPr="00E77497">
        <w:rPr>
          <w:i/>
        </w:rPr>
        <w:t>d</w:t>
      </w:r>
      <w:r w:rsidRPr="00E77497">
        <w:t xml:space="preserve"> that takes one State argument </w:t>
      </w:r>
      <w:r w:rsidRPr="00E77497">
        <w:rPr>
          <w:i/>
        </w:rPr>
        <w:t>y</w:t>
      </w:r>
      <w:r w:rsidRPr="00E77497">
        <w:t xml:space="preserve"> and performs the following:</w:t>
      </w:r>
    </w:p>
    <w:p w14:paraId="6744BB08" w14:textId="77777777" w:rsidR="004C02EF" w:rsidRPr="00E77497" w:rsidRDefault="004C02EF" w:rsidP="001F482D">
      <w:pPr>
        <w:pStyle w:val="Alg40"/>
        <w:numPr>
          <w:ilvl w:val="3"/>
          <w:numId w:val="291"/>
        </w:numPr>
        <w:tabs>
          <w:tab w:val="clear" w:pos="2520"/>
        </w:tabs>
        <w:spacing w:before="60"/>
        <w:ind w:left="1800"/>
      </w:pPr>
      <w:r w:rsidRPr="00E77497">
        <w:t xml:space="preserve">If </w:t>
      </w:r>
      <w:r w:rsidRPr="00E77497">
        <w:rPr>
          <w:i/>
        </w:rPr>
        <w:t>min</w:t>
      </w:r>
      <w:r w:rsidRPr="00E77497">
        <w:t xml:space="preserve"> is zero and </w:t>
      </w:r>
      <w:r w:rsidRPr="00E77497">
        <w:rPr>
          <w:i/>
        </w:rPr>
        <w:t>y</w:t>
      </w:r>
      <w:r w:rsidRPr="00E77497">
        <w:t xml:space="preserve">'s </w:t>
      </w:r>
      <w:r w:rsidRPr="00E77497">
        <w:rPr>
          <w:i/>
        </w:rPr>
        <w:t>endIndex</w:t>
      </w:r>
      <w:r w:rsidRPr="00E77497">
        <w:t xml:space="preserve"> is equal to </w:t>
      </w:r>
      <w:r w:rsidRPr="00E77497">
        <w:rPr>
          <w:i/>
        </w:rPr>
        <w:t>x</w:t>
      </w:r>
      <w:r w:rsidRPr="00E77497">
        <w:t xml:space="preserve">'s </w:t>
      </w:r>
      <w:r w:rsidRPr="00E77497">
        <w:rPr>
          <w:i/>
        </w:rPr>
        <w:t>endIndex</w:t>
      </w:r>
      <w:r w:rsidRPr="00E77497">
        <w:t xml:space="preserve">, then return </w:t>
      </w:r>
      <w:r w:rsidRPr="00E77497">
        <w:rPr>
          <w:b/>
        </w:rPr>
        <w:t>failure</w:t>
      </w:r>
      <w:r w:rsidRPr="00E77497">
        <w:t>.</w:t>
      </w:r>
    </w:p>
    <w:p w14:paraId="52C82076" w14:textId="77777777" w:rsidR="004C02EF" w:rsidRPr="00E77497" w:rsidRDefault="004C02EF" w:rsidP="001F482D">
      <w:pPr>
        <w:pStyle w:val="Alg40"/>
        <w:numPr>
          <w:ilvl w:val="3"/>
          <w:numId w:val="291"/>
        </w:numPr>
        <w:tabs>
          <w:tab w:val="clear" w:pos="2520"/>
        </w:tabs>
        <w:ind w:left="1800"/>
      </w:pPr>
      <w:r w:rsidRPr="00E77497">
        <w:t xml:space="preserve">If </w:t>
      </w:r>
      <w:r w:rsidRPr="00E77497">
        <w:rPr>
          <w:i/>
        </w:rPr>
        <w:t>min</w:t>
      </w:r>
      <w:r w:rsidRPr="00E77497">
        <w:t xml:space="preserve"> is zero then let </w:t>
      </w:r>
      <w:r w:rsidRPr="00E77497">
        <w:rPr>
          <w:i/>
        </w:rPr>
        <w:t>min2</w:t>
      </w:r>
      <w:r w:rsidRPr="00E77497">
        <w:t xml:space="preserve"> be zero; otherwise let </w:t>
      </w:r>
      <w:r w:rsidRPr="00E77497">
        <w:rPr>
          <w:i/>
        </w:rPr>
        <w:t>min2</w:t>
      </w:r>
      <w:r w:rsidRPr="00E77497">
        <w:t xml:space="preserve"> be </w:t>
      </w:r>
      <w:r w:rsidRPr="00E77497">
        <w:rPr>
          <w:i/>
        </w:rPr>
        <w:t>min</w:t>
      </w:r>
      <w:r w:rsidRPr="00E77497">
        <w:t>–1.</w:t>
      </w:r>
    </w:p>
    <w:p w14:paraId="629220B0" w14:textId="77777777" w:rsidR="004C02EF" w:rsidRPr="00E77497" w:rsidRDefault="004C02EF" w:rsidP="001F482D">
      <w:pPr>
        <w:pStyle w:val="Alg40"/>
        <w:numPr>
          <w:ilvl w:val="3"/>
          <w:numId w:val="291"/>
        </w:numPr>
        <w:tabs>
          <w:tab w:val="clear" w:pos="2520"/>
        </w:tabs>
        <w:ind w:left="1800"/>
      </w:pPr>
      <w:r w:rsidRPr="00E77497">
        <w:t xml:space="preserve">If </w:t>
      </w:r>
      <w:r w:rsidRPr="00E77497">
        <w:rPr>
          <w:i/>
        </w:rPr>
        <w:t>max</w:t>
      </w:r>
      <w:r w:rsidRPr="00E77497">
        <w:t xml:space="preserve"> is </w:t>
      </w:r>
      <w:r w:rsidRPr="00E77497">
        <w:sym w:font="Symbol" w:char="F0A5"/>
      </w:r>
      <w:r w:rsidRPr="00E77497">
        <w:t xml:space="preserve">, then let </w:t>
      </w:r>
      <w:r w:rsidRPr="00E77497">
        <w:rPr>
          <w:i/>
        </w:rPr>
        <w:t>max2</w:t>
      </w:r>
      <w:r w:rsidRPr="00E77497">
        <w:t xml:space="preserve"> be </w:t>
      </w:r>
      <w:r w:rsidRPr="00E77497">
        <w:sym w:font="Symbol" w:char="F0A5"/>
      </w:r>
      <w:r w:rsidRPr="00E77497">
        <w:t xml:space="preserve">; otherwise let </w:t>
      </w:r>
      <w:r w:rsidRPr="00E77497">
        <w:rPr>
          <w:i/>
        </w:rPr>
        <w:t>max2</w:t>
      </w:r>
      <w:r w:rsidRPr="00E77497">
        <w:t xml:space="preserve"> be </w:t>
      </w:r>
      <w:r w:rsidRPr="00E77497">
        <w:rPr>
          <w:i/>
        </w:rPr>
        <w:t>max</w:t>
      </w:r>
      <w:r w:rsidRPr="00E77497">
        <w:t>–1.</w:t>
      </w:r>
    </w:p>
    <w:p w14:paraId="1AFCE744" w14:textId="77777777" w:rsidR="004C02EF" w:rsidRPr="00E77497" w:rsidRDefault="004C02EF" w:rsidP="001F482D">
      <w:pPr>
        <w:pStyle w:val="Alg40"/>
        <w:numPr>
          <w:ilvl w:val="3"/>
          <w:numId w:val="291"/>
        </w:numPr>
        <w:tabs>
          <w:tab w:val="clear" w:pos="2520"/>
        </w:tabs>
        <w:spacing w:after="60"/>
        <w:ind w:left="1800"/>
      </w:pPr>
      <w:r w:rsidRPr="00E77497">
        <w:t>Call RepeatMatcher(</w:t>
      </w:r>
      <w:r w:rsidRPr="00E77497">
        <w:rPr>
          <w:i/>
        </w:rPr>
        <w:t>m</w:t>
      </w:r>
      <w:r w:rsidRPr="00E77497">
        <w:t xml:space="preserve">, </w:t>
      </w:r>
      <w:r w:rsidRPr="00E77497">
        <w:rPr>
          <w:i/>
        </w:rPr>
        <w:t>min2</w:t>
      </w:r>
      <w:r w:rsidRPr="00E77497">
        <w:t xml:space="preserve">, </w:t>
      </w:r>
      <w:r w:rsidRPr="00E77497">
        <w:rPr>
          <w:i/>
        </w:rPr>
        <w:t>max2</w:t>
      </w:r>
      <w:r w:rsidRPr="00E77497">
        <w:t xml:space="preserve">, </w:t>
      </w:r>
      <w:r w:rsidRPr="00E77497">
        <w:rPr>
          <w:i/>
        </w:rPr>
        <w:t>greedy</w:t>
      </w:r>
      <w:r w:rsidRPr="00E77497">
        <w:t xml:space="preserve">, </w:t>
      </w:r>
      <w:r w:rsidRPr="00E77497">
        <w:rPr>
          <w:i/>
        </w:rPr>
        <w:t>y</w:t>
      </w:r>
      <w:r w:rsidRPr="00E77497">
        <w:t xml:space="preserve">, </w:t>
      </w:r>
      <w:r w:rsidRPr="00E77497">
        <w:rPr>
          <w:i/>
        </w:rPr>
        <w:t>c</w:t>
      </w:r>
      <w:r w:rsidRPr="00E77497">
        <w:t xml:space="preserve">, </w:t>
      </w:r>
      <w:r w:rsidRPr="00E77497">
        <w:rPr>
          <w:i/>
        </w:rPr>
        <w:t>parenIndex</w:t>
      </w:r>
      <w:r w:rsidRPr="00E77497">
        <w:t xml:space="preserve">, </w:t>
      </w:r>
      <w:r w:rsidRPr="00E77497">
        <w:rPr>
          <w:i/>
        </w:rPr>
        <w:t>parenCount</w:t>
      </w:r>
      <w:r w:rsidRPr="00E77497">
        <w:t>) and return its result.</w:t>
      </w:r>
    </w:p>
    <w:p w14:paraId="7340E1AF" w14:textId="77777777" w:rsidR="004C02EF" w:rsidRPr="00E77497" w:rsidRDefault="004C02EF" w:rsidP="001F482D">
      <w:pPr>
        <w:pStyle w:val="Alg4"/>
        <w:numPr>
          <w:ilvl w:val="0"/>
          <w:numId w:val="291"/>
        </w:numPr>
      </w:pPr>
      <w:r w:rsidRPr="00E77497">
        <w:t xml:space="preserve">Let </w:t>
      </w:r>
      <w:r w:rsidRPr="00E77497">
        <w:rPr>
          <w:i/>
        </w:rPr>
        <w:t>cap</w:t>
      </w:r>
      <w:r w:rsidRPr="00E77497">
        <w:t xml:space="preserve"> be a fresh copy of </w:t>
      </w:r>
      <w:r w:rsidRPr="00E77497">
        <w:rPr>
          <w:i/>
        </w:rPr>
        <w:t>x</w:t>
      </w:r>
      <w:r w:rsidRPr="00E77497">
        <w:t xml:space="preserve">'s </w:t>
      </w:r>
      <w:r w:rsidRPr="00E77497">
        <w:rPr>
          <w:i/>
        </w:rPr>
        <w:t>captures</w:t>
      </w:r>
      <w:r w:rsidRPr="00E77497">
        <w:t xml:space="preserve"> internal array.</w:t>
      </w:r>
    </w:p>
    <w:p w14:paraId="1B1EE971" w14:textId="77777777" w:rsidR="004C02EF" w:rsidRPr="00E77497" w:rsidRDefault="004C02EF" w:rsidP="001F482D">
      <w:pPr>
        <w:pStyle w:val="Alg4"/>
        <w:numPr>
          <w:ilvl w:val="0"/>
          <w:numId w:val="291"/>
        </w:numPr>
      </w:pPr>
      <w:r w:rsidRPr="00E77497">
        <w:t xml:space="preserve">For every integer </w:t>
      </w:r>
      <w:r w:rsidRPr="00E77497">
        <w:rPr>
          <w:i/>
        </w:rPr>
        <w:t>k</w:t>
      </w:r>
      <w:r w:rsidRPr="00E77497">
        <w:t xml:space="preserve"> that satisfies </w:t>
      </w:r>
      <w:r w:rsidRPr="00E77497">
        <w:rPr>
          <w:i/>
        </w:rPr>
        <w:t>parenIndex</w:t>
      </w:r>
      <w:r w:rsidRPr="00E77497">
        <w:t xml:space="preserve"> &lt; </w:t>
      </w:r>
      <w:r w:rsidRPr="00E77497">
        <w:rPr>
          <w:i/>
        </w:rPr>
        <w:t>k</w:t>
      </w:r>
      <w:r w:rsidRPr="00E77497">
        <w:t xml:space="preserve"> and </w:t>
      </w:r>
      <w:r w:rsidRPr="00E77497">
        <w:rPr>
          <w:i/>
        </w:rPr>
        <w:t>k</w:t>
      </w:r>
      <w:r w:rsidRPr="00E77497">
        <w:t xml:space="preserve"> </w:t>
      </w:r>
      <w:r w:rsidRPr="006B6D0A">
        <w:sym w:font="Symbol" w:char="F0A3"/>
      </w:r>
      <w:r w:rsidRPr="006B6D0A">
        <w:t xml:space="preserve"> </w:t>
      </w:r>
      <w:r w:rsidRPr="006B6D0A">
        <w:rPr>
          <w:i/>
        </w:rPr>
        <w:t>parenIndex</w:t>
      </w:r>
      <w:r w:rsidRPr="006B6D0A">
        <w:t>+</w:t>
      </w:r>
      <w:r w:rsidRPr="00E65A34">
        <w:rPr>
          <w:i/>
        </w:rPr>
        <w:t>parenCount</w:t>
      </w:r>
      <w:r w:rsidRPr="00546435">
        <w:t xml:space="preserve">, set </w:t>
      </w:r>
      <w:r w:rsidRPr="00A67AF2">
        <w:rPr>
          <w:i/>
        </w:rPr>
        <w:t>cap</w:t>
      </w:r>
      <w:r w:rsidRPr="00A67AF2">
        <w:t>[</w:t>
      </w:r>
      <w:r w:rsidRPr="00A67AF2">
        <w:rPr>
          <w:i/>
        </w:rPr>
        <w:t>k</w:t>
      </w:r>
      <w:r w:rsidRPr="00B820AB">
        <w:t xml:space="preserve">] to </w:t>
      </w:r>
      <w:r w:rsidRPr="00675B74">
        <w:rPr>
          <w:b/>
        </w:rPr>
        <w:t>undefined</w:t>
      </w:r>
      <w:r w:rsidRPr="00E77497">
        <w:t>.</w:t>
      </w:r>
    </w:p>
    <w:p w14:paraId="0BEE5910" w14:textId="77777777" w:rsidR="004C02EF" w:rsidRPr="00E77497" w:rsidRDefault="004C02EF" w:rsidP="001F482D">
      <w:pPr>
        <w:pStyle w:val="Alg4"/>
        <w:numPr>
          <w:ilvl w:val="0"/>
          <w:numId w:val="291"/>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51DB7974" w14:textId="77777777" w:rsidR="004C02EF" w:rsidRPr="00E77497" w:rsidRDefault="004C02EF" w:rsidP="001F482D">
      <w:pPr>
        <w:pStyle w:val="Alg4"/>
        <w:numPr>
          <w:ilvl w:val="0"/>
          <w:numId w:val="291"/>
        </w:numPr>
      </w:pPr>
      <w:r w:rsidRPr="00E77497">
        <w:t xml:space="preserve">Let </w:t>
      </w:r>
      <w:r w:rsidRPr="00E77497">
        <w:rPr>
          <w:i/>
        </w:rPr>
        <w:t>xr</w:t>
      </w:r>
      <w:r w:rsidRPr="00E77497">
        <w:t xml:space="preserve"> be the State (</w:t>
      </w:r>
      <w:r w:rsidRPr="00E77497">
        <w:rPr>
          <w:i/>
        </w:rPr>
        <w:t>e</w:t>
      </w:r>
      <w:r w:rsidRPr="00E77497">
        <w:t xml:space="preserve">, </w:t>
      </w:r>
      <w:r w:rsidRPr="00E77497">
        <w:rPr>
          <w:i/>
        </w:rPr>
        <w:t>cap</w:t>
      </w:r>
      <w:r w:rsidRPr="00E77497">
        <w:t>).</w:t>
      </w:r>
    </w:p>
    <w:p w14:paraId="6BCF2B48" w14:textId="77777777" w:rsidR="004C02EF" w:rsidRPr="00E77497" w:rsidRDefault="004C02EF" w:rsidP="001F482D">
      <w:pPr>
        <w:pStyle w:val="Alg4"/>
        <w:numPr>
          <w:ilvl w:val="0"/>
          <w:numId w:val="291"/>
        </w:numPr>
      </w:pPr>
      <w:r w:rsidRPr="00E77497">
        <w:t xml:space="preserve">If </w:t>
      </w:r>
      <w:r w:rsidRPr="00E77497">
        <w:rPr>
          <w:i/>
        </w:rPr>
        <w:t>min</w:t>
      </w:r>
      <w:r w:rsidRPr="00E77497">
        <w:t xml:space="preserve"> is not zero, then call </w:t>
      </w:r>
      <w:r w:rsidRPr="00E77497">
        <w:rPr>
          <w:i/>
        </w:rPr>
        <w:t>m</w:t>
      </w:r>
      <w:r w:rsidRPr="00E77497">
        <w:t>(</w:t>
      </w:r>
      <w:r w:rsidRPr="00E77497">
        <w:rPr>
          <w:i/>
        </w:rPr>
        <w:t>xr</w:t>
      </w:r>
      <w:r w:rsidRPr="00E77497">
        <w:t xml:space="preserve">, </w:t>
      </w:r>
      <w:r w:rsidRPr="00E77497">
        <w:rPr>
          <w:i/>
        </w:rPr>
        <w:t>d</w:t>
      </w:r>
      <w:r w:rsidRPr="00E77497">
        <w:t>) and return its result.</w:t>
      </w:r>
    </w:p>
    <w:p w14:paraId="05BC68B0" w14:textId="77777777" w:rsidR="004C02EF" w:rsidRPr="00E77497" w:rsidRDefault="004C02EF" w:rsidP="001F482D">
      <w:pPr>
        <w:pStyle w:val="Alg4"/>
        <w:numPr>
          <w:ilvl w:val="0"/>
          <w:numId w:val="291"/>
        </w:numPr>
      </w:pPr>
      <w:r w:rsidRPr="00E77497">
        <w:t xml:space="preserve">If </w:t>
      </w:r>
      <w:r w:rsidRPr="00E77497">
        <w:rPr>
          <w:i/>
        </w:rPr>
        <w:t>greedy</w:t>
      </w:r>
      <w:r w:rsidRPr="00E77497">
        <w:t xml:space="preserve"> is </w:t>
      </w:r>
      <w:r w:rsidRPr="00E77497">
        <w:rPr>
          <w:b/>
        </w:rPr>
        <w:t>false</w:t>
      </w:r>
      <w:r w:rsidRPr="00E77497">
        <w:t>, then</w:t>
      </w:r>
    </w:p>
    <w:p w14:paraId="2808E169" w14:textId="77777777" w:rsidR="004C02EF" w:rsidRPr="00E77497" w:rsidRDefault="004C02EF" w:rsidP="001F482D">
      <w:pPr>
        <w:pStyle w:val="Alg4"/>
        <w:numPr>
          <w:ilvl w:val="1"/>
          <w:numId w:val="291"/>
        </w:numPr>
      </w:pPr>
      <w:r w:rsidRPr="00E77497">
        <w:t xml:space="preserve">Call </w:t>
      </w:r>
      <w:r w:rsidRPr="00E77497">
        <w:rPr>
          <w:i/>
        </w:rPr>
        <w:t>c</w:t>
      </w:r>
      <w:r w:rsidRPr="00E77497">
        <w:t>(</w:t>
      </w:r>
      <w:r w:rsidRPr="00E77497">
        <w:rPr>
          <w:i/>
        </w:rPr>
        <w:t>x</w:t>
      </w:r>
      <w:r w:rsidRPr="00E77497">
        <w:t xml:space="preserve">) and let </w:t>
      </w:r>
      <w:r w:rsidRPr="00E77497">
        <w:rPr>
          <w:i/>
        </w:rPr>
        <w:t>z</w:t>
      </w:r>
      <w:r w:rsidRPr="00E77497">
        <w:t xml:space="preserve"> be its result.</w:t>
      </w:r>
    </w:p>
    <w:p w14:paraId="77BC38D5" w14:textId="77777777" w:rsidR="004C02EF" w:rsidRPr="00E77497" w:rsidRDefault="004C02EF" w:rsidP="001F482D">
      <w:pPr>
        <w:pStyle w:val="Alg4"/>
        <w:numPr>
          <w:ilvl w:val="1"/>
          <w:numId w:val="291"/>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z</w:t>
      </w:r>
      <w:r w:rsidRPr="00E77497">
        <w:t>.</w:t>
      </w:r>
    </w:p>
    <w:p w14:paraId="0ADD2C5B" w14:textId="77777777" w:rsidR="004C02EF" w:rsidRPr="00E77497" w:rsidRDefault="004C02EF" w:rsidP="001F482D">
      <w:pPr>
        <w:pStyle w:val="Alg4"/>
        <w:numPr>
          <w:ilvl w:val="1"/>
          <w:numId w:val="291"/>
        </w:numPr>
      </w:pPr>
      <w:r w:rsidRPr="00E77497">
        <w:t xml:space="preserve">Call </w:t>
      </w:r>
      <w:r w:rsidRPr="00E77497">
        <w:rPr>
          <w:i/>
        </w:rPr>
        <w:t>m</w:t>
      </w:r>
      <w:r w:rsidRPr="00E77497">
        <w:t>(</w:t>
      </w:r>
      <w:r w:rsidRPr="00E77497">
        <w:rPr>
          <w:i/>
        </w:rPr>
        <w:t>xr</w:t>
      </w:r>
      <w:r w:rsidRPr="00E77497">
        <w:t xml:space="preserve">, </w:t>
      </w:r>
      <w:r w:rsidRPr="00E77497">
        <w:rPr>
          <w:i/>
        </w:rPr>
        <w:t>d</w:t>
      </w:r>
      <w:r w:rsidRPr="00E77497">
        <w:t>) and return its result.</w:t>
      </w:r>
    </w:p>
    <w:p w14:paraId="61FB64F7" w14:textId="77777777" w:rsidR="004C02EF" w:rsidRPr="00E77497" w:rsidRDefault="004C02EF" w:rsidP="001F482D">
      <w:pPr>
        <w:pStyle w:val="Alg4"/>
        <w:numPr>
          <w:ilvl w:val="0"/>
          <w:numId w:val="291"/>
        </w:numPr>
      </w:pPr>
      <w:r w:rsidRPr="00E77497">
        <w:t xml:space="preserve">Call </w:t>
      </w:r>
      <w:r w:rsidRPr="00E77497">
        <w:rPr>
          <w:i/>
        </w:rPr>
        <w:t>m</w:t>
      </w:r>
      <w:r w:rsidRPr="00E77497">
        <w:t>(</w:t>
      </w:r>
      <w:r w:rsidRPr="00E77497">
        <w:rPr>
          <w:i/>
        </w:rPr>
        <w:t>xr</w:t>
      </w:r>
      <w:r w:rsidRPr="00E77497">
        <w:t xml:space="preserve">, </w:t>
      </w:r>
      <w:r w:rsidRPr="00E77497">
        <w:rPr>
          <w:i/>
        </w:rPr>
        <w:t>d</w:t>
      </w:r>
      <w:r w:rsidRPr="00E77497">
        <w:t xml:space="preserve">) and let </w:t>
      </w:r>
      <w:r w:rsidRPr="00E77497">
        <w:rPr>
          <w:i/>
        </w:rPr>
        <w:t>z</w:t>
      </w:r>
      <w:r w:rsidRPr="00E77497">
        <w:t xml:space="preserve"> be its result.</w:t>
      </w:r>
    </w:p>
    <w:p w14:paraId="045D43A2" w14:textId="77777777" w:rsidR="004C02EF" w:rsidRPr="00E77497" w:rsidRDefault="004C02EF" w:rsidP="001F482D">
      <w:pPr>
        <w:pStyle w:val="Alg4"/>
        <w:numPr>
          <w:ilvl w:val="0"/>
          <w:numId w:val="291"/>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z</w:t>
      </w:r>
      <w:r w:rsidRPr="00E77497">
        <w:t>.</w:t>
      </w:r>
    </w:p>
    <w:p w14:paraId="08F8408C" w14:textId="77777777" w:rsidR="004C02EF" w:rsidRPr="00E77497" w:rsidRDefault="004C02EF" w:rsidP="001F482D">
      <w:pPr>
        <w:pStyle w:val="Alg4"/>
        <w:numPr>
          <w:ilvl w:val="0"/>
          <w:numId w:val="291"/>
        </w:numPr>
        <w:spacing w:after="120"/>
      </w:pPr>
      <w:r w:rsidRPr="00E77497">
        <w:t xml:space="preserve">Call </w:t>
      </w:r>
      <w:r w:rsidRPr="00E77497">
        <w:rPr>
          <w:i/>
        </w:rPr>
        <w:t>c</w:t>
      </w:r>
      <w:r w:rsidRPr="00E77497">
        <w:t>(</w:t>
      </w:r>
      <w:r w:rsidRPr="00E77497">
        <w:rPr>
          <w:i/>
        </w:rPr>
        <w:t>x</w:t>
      </w:r>
      <w:r w:rsidRPr="00E77497">
        <w:t>) and return its result.</w:t>
      </w:r>
    </w:p>
    <w:p w14:paraId="36D0F228" w14:textId="77777777" w:rsidR="004C02EF" w:rsidRPr="00E77497" w:rsidRDefault="004C02EF" w:rsidP="004C02EF">
      <w:pPr>
        <w:pStyle w:val="Note"/>
      </w:pPr>
      <w:r w:rsidRPr="00E77497">
        <w:t>NOTE 1</w:t>
      </w:r>
      <w:r w:rsidRPr="00E77497">
        <w:tab/>
        <w:t xml:space="preserve">An </w:t>
      </w:r>
      <w:r w:rsidRPr="00E77497">
        <w:rPr>
          <w:rStyle w:val="bnf"/>
        </w:rPr>
        <w:t>Atom</w:t>
      </w:r>
      <w:r w:rsidRPr="00E77497">
        <w:t xml:space="preserve"> followed by a </w:t>
      </w:r>
      <w:r w:rsidRPr="00E77497">
        <w:rPr>
          <w:rStyle w:val="bnf"/>
        </w:rPr>
        <w:t>Quantifier</w:t>
      </w:r>
      <w:r w:rsidRPr="00E77497">
        <w:t xml:space="preserve"> is repeated the number of times specified by the </w:t>
      </w:r>
      <w:r w:rsidRPr="00E77497">
        <w:rPr>
          <w:rStyle w:val="bnf"/>
        </w:rPr>
        <w:t>Quantifier</w:t>
      </w:r>
      <w:r w:rsidRPr="00E77497">
        <w:t xml:space="preserve">. A </w:t>
      </w:r>
      <w:r w:rsidRPr="00E77497">
        <w:rPr>
          <w:rStyle w:val="bnf"/>
        </w:rPr>
        <w:t>Quantifier</w:t>
      </w:r>
      <w:r w:rsidRPr="00E77497">
        <w:t xml:space="preserve"> can be non-greedy, in which case the </w:t>
      </w:r>
      <w:r w:rsidRPr="00E77497">
        <w:rPr>
          <w:rStyle w:val="bnf"/>
        </w:rPr>
        <w:t>Atom</w:t>
      </w:r>
      <w:r w:rsidRPr="00E77497">
        <w:t xml:space="preserve"> pattern is repeated as few times as possible while still matching the sequel, or it can be greedy, in which case the </w:t>
      </w:r>
      <w:r w:rsidRPr="00E77497">
        <w:rPr>
          <w:rStyle w:val="bnf"/>
        </w:rPr>
        <w:t>Atom</w:t>
      </w:r>
      <w:r w:rsidRPr="00E77497">
        <w:t xml:space="preserve"> pattern is repeated as many times as possible while still matching the sequel. The </w:t>
      </w:r>
      <w:r w:rsidRPr="00E77497">
        <w:rPr>
          <w:rStyle w:val="bnf"/>
        </w:rPr>
        <w:t>Atom</w:t>
      </w:r>
      <w:r w:rsidRPr="00E77497">
        <w:t xml:space="preserve"> pattern is repeated rather than the input String that it matches, so different repetitions of the </w:t>
      </w:r>
      <w:r w:rsidRPr="00E77497">
        <w:rPr>
          <w:rStyle w:val="bnf"/>
        </w:rPr>
        <w:t>Atom</w:t>
      </w:r>
      <w:r w:rsidRPr="00E77497">
        <w:t xml:space="preserve"> can match different input substrings.</w:t>
      </w:r>
    </w:p>
    <w:p w14:paraId="08E6C452" w14:textId="77777777" w:rsidR="004C02EF" w:rsidRPr="00E77497" w:rsidRDefault="004C02EF" w:rsidP="004C02EF">
      <w:pPr>
        <w:pStyle w:val="Note"/>
      </w:pPr>
      <w:r w:rsidRPr="00E77497">
        <w:t>NOTE 2</w:t>
      </w:r>
      <w:r w:rsidRPr="00E77497">
        <w:tab/>
        <w:t xml:space="preserve">If the </w:t>
      </w:r>
      <w:r w:rsidRPr="00E77497">
        <w:rPr>
          <w:rStyle w:val="bnf"/>
        </w:rPr>
        <w:t>Atom</w:t>
      </w:r>
      <w:r w:rsidRPr="00E77497">
        <w:t xml:space="preserve"> and the sequel of the regular expression all have choice points, the </w:t>
      </w:r>
      <w:r w:rsidRPr="00E77497">
        <w:rPr>
          <w:rStyle w:val="bnf"/>
        </w:rPr>
        <w:t>Atom</w:t>
      </w:r>
      <w:r w:rsidRPr="00E77497">
        <w:t xml:space="preserve"> is first matched as many (or as few, if non-greedy) times as possible. All choices in the sequel are tried before moving on to the next choice in the last repetition of </w:t>
      </w:r>
      <w:r w:rsidRPr="00E77497">
        <w:rPr>
          <w:rStyle w:val="bnf"/>
        </w:rPr>
        <w:t>Atom</w:t>
      </w:r>
      <w:r w:rsidRPr="00E77497">
        <w:t>. All choices in the last (n</w:t>
      </w:r>
      <w:r w:rsidRPr="00E77497">
        <w:rPr>
          <w:vertAlign w:val="superscript"/>
        </w:rPr>
        <w:t>th</w:t>
      </w:r>
      <w:r w:rsidRPr="00E77497">
        <w:t xml:space="preserve">) repetition of </w:t>
      </w:r>
      <w:r w:rsidRPr="00E77497">
        <w:rPr>
          <w:rStyle w:val="bnf"/>
        </w:rPr>
        <w:t>Atom</w:t>
      </w:r>
      <w:r w:rsidRPr="00E77497">
        <w:t xml:space="preserve"> are tried before moving on to the next choice in the next-to-last (n–1)</w:t>
      </w:r>
      <w:r w:rsidRPr="00E77497">
        <w:rPr>
          <w:vertAlign w:val="superscript"/>
        </w:rPr>
        <w:t>st</w:t>
      </w:r>
      <w:r w:rsidRPr="00E77497">
        <w:t xml:space="preserve"> repetition of </w:t>
      </w:r>
      <w:r w:rsidRPr="00E77497">
        <w:rPr>
          <w:rStyle w:val="bnf"/>
        </w:rPr>
        <w:t>Atom</w:t>
      </w:r>
      <w:r w:rsidRPr="00E77497">
        <w:t xml:space="preserve">; at which point it may turn out that more or fewer repetitions of </w:t>
      </w:r>
      <w:r w:rsidRPr="00E77497">
        <w:rPr>
          <w:rStyle w:val="bnf"/>
        </w:rPr>
        <w:t>Atom</w:t>
      </w:r>
      <w:r w:rsidRPr="00E77497">
        <w:t xml:space="preserve"> are now possible; these are exhausted (again, starting with either as few or as many as possible) before moving on to the next choice in the (n-1)</w:t>
      </w:r>
      <w:r w:rsidRPr="00E77497">
        <w:rPr>
          <w:vertAlign w:val="superscript"/>
        </w:rPr>
        <w:t>st</w:t>
      </w:r>
      <w:r w:rsidRPr="00E77497">
        <w:t xml:space="preserve"> repetition of </w:t>
      </w:r>
      <w:r w:rsidRPr="00E77497">
        <w:rPr>
          <w:rStyle w:val="bnf"/>
        </w:rPr>
        <w:t>Atom</w:t>
      </w:r>
      <w:r w:rsidRPr="00E77497">
        <w:t xml:space="preserve"> and so on.</w:t>
      </w:r>
    </w:p>
    <w:p w14:paraId="180644D3" w14:textId="77777777" w:rsidR="004C02EF" w:rsidRPr="00E77497" w:rsidRDefault="004C02EF" w:rsidP="004C02EF">
      <w:pPr>
        <w:pStyle w:val="Note"/>
        <w:spacing w:after="60"/>
      </w:pPr>
      <w:r w:rsidRPr="00E77497">
        <w:t>Compare</w:t>
      </w:r>
    </w:p>
    <w:p w14:paraId="438B0D9F" w14:textId="77777777" w:rsidR="004C02EF" w:rsidRPr="00E77497" w:rsidRDefault="004C02EF" w:rsidP="004C02EF">
      <w:pPr>
        <w:pStyle w:val="CodeSample4"/>
        <w:spacing w:after="60"/>
        <w:ind w:left="2059"/>
        <w:rPr>
          <w:sz w:val="18"/>
        </w:rPr>
      </w:pPr>
      <w:r w:rsidRPr="00E77497">
        <w:rPr>
          <w:sz w:val="18"/>
        </w:rPr>
        <w:t>/a[a-z]{2,4}/.exec("abcdefghi")</w:t>
      </w:r>
    </w:p>
    <w:p w14:paraId="489664BA" w14:textId="77777777" w:rsidR="004C02EF" w:rsidRPr="00E77497" w:rsidRDefault="004C02EF" w:rsidP="004C02EF">
      <w:pPr>
        <w:pStyle w:val="Note"/>
        <w:spacing w:after="60"/>
      </w:pPr>
      <w:r w:rsidRPr="00E77497">
        <w:t xml:space="preserve">which returns </w:t>
      </w:r>
      <w:r w:rsidRPr="00E77497">
        <w:rPr>
          <w:rFonts w:ascii="Courier New" w:hAnsi="Courier New"/>
          <w:b/>
        </w:rPr>
        <w:t>"abcde"</w:t>
      </w:r>
      <w:r w:rsidRPr="00E77497">
        <w:t xml:space="preserve"> with</w:t>
      </w:r>
    </w:p>
    <w:p w14:paraId="4CA316DA" w14:textId="77777777" w:rsidR="004C02EF" w:rsidRPr="00E77497" w:rsidRDefault="004C02EF" w:rsidP="004C02EF">
      <w:pPr>
        <w:pStyle w:val="CodeSample4"/>
        <w:spacing w:after="60"/>
        <w:ind w:left="2059"/>
        <w:rPr>
          <w:sz w:val="18"/>
        </w:rPr>
      </w:pPr>
      <w:r w:rsidRPr="00E77497">
        <w:rPr>
          <w:sz w:val="18"/>
        </w:rPr>
        <w:t>/a[a-z]{2,4}?/.exec("abcdefghi")</w:t>
      </w:r>
    </w:p>
    <w:p w14:paraId="27B07686" w14:textId="77777777" w:rsidR="004C02EF" w:rsidRPr="00E77497" w:rsidRDefault="004C02EF" w:rsidP="004C02EF">
      <w:pPr>
        <w:pStyle w:val="Note"/>
      </w:pPr>
      <w:r w:rsidRPr="00E77497">
        <w:t xml:space="preserve">which returns </w:t>
      </w:r>
      <w:r w:rsidRPr="00E77497">
        <w:rPr>
          <w:rFonts w:ascii="Courier New" w:hAnsi="Courier New"/>
          <w:b/>
        </w:rPr>
        <w:t>"abc"</w:t>
      </w:r>
      <w:r w:rsidRPr="00E77497">
        <w:t>.</w:t>
      </w:r>
    </w:p>
    <w:p w14:paraId="37BFB78A" w14:textId="77777777" w:rsidR="004C02EF" w:rsidRPr="00E77497" w:rsidRDefault="004C02EF" w:rsidP="004C02EF">
      <w:pPr>
        <w:pStyle w:val="Note"/>
        <w:spacing w:after="60"/>
      </w:pPr>
      <w:r w:rsidRPr="00E77497">
        <w:t>Consider also</w:t>
      </w:r>
    </w:p>
    <w:p w14:paraId="50F10033" w14:textId="77777777" w:rsidR="004C02EF" w:rsidRPr="00E77497" w:rsidRDefault="004C02EF" w:rsidP="004C02EF">
      <w:pPr>
        <w:pStyle w:val="CodeSample4"/>
        <w:spacing w:after="60"/>
        <w:ind w:left="2059"/>
        <w:rPr>
          <w:sz w:val="18"/>
        </w:rPr>
      </w:pPr>
      <w:r w:rsidRPr="00E77497">
        <w:rPr>
          <w:sz w:val="18"/>
        </w:rPr>
        <w:t>/(aa|aabaac|ba|b|c)*/.exec("aabaac")</w:t>
      </w:r>
    </w:p>
    <w:p w14:paraId="48A180EA" w14:textId="77777777" w:rsidR="004C02EF" w:rsidRPr="00E77497" w:rsidRDefault="004C02EF" w:rsidP="004C02EF">
      <w:pPr>
        <w:pStyle w:val="Note"/>
        <w:spacing w:after="60"/>
      </w:pPr>
      <w:r w:rsidRPr="00E77497">
        <w:t>which, by the choice point ordering above, returns the array</w:t>
      </w:r>
    </w:p>
    <w:p w14:paraId="76DB696C" w14:textId="77777777" w:rsidR="004C02EF" w:rsidRPr="00E77497" w:rsidRDefault="004C02EF" w:rsidP="004C02EF">
      <w:pPr>
        <w:pStyle w:val="CodeSample4"/>
        <w:spacing w:after="60"/>
        <w:ind w:left="2059"/>
        <w:rPr>
          <w:sz w:val="18"/>
        </w:rPr>
      </w:pPr>
      <w:r w:rsidRPr="00E77497">
        <w:rPr>
          <w:sz w:val="18"/>
        </w:rPr>
        <w:t>["aaba", "ba"]</w:t>
      </w:r>
    </w:p>
    <w:p w14:paraId="5A683AF6" w14:textId="77777777" w:rsidR="004C02EF" w:rsidRPr="00E77497" w:rsidRDefault="004C02EF" w:rsidP="004C02EF">
      <w:pPr>
        <w:pStyle w:val="Note"/>
        <w:spacing w:after="60"/>
      </w:pPr>
      <w:r w:rsidRPr="00E77497">
        <w:t>and not any of:</w:t>
      </w:r>
    </w:p>
    <w:p w14:paraId="6BAACA67" w14:textId="77777777" w:rsidR="004C02EF" w:rsidRPr="00E77497" w:rsidRDefault="004C02EF" w:rsidP="004C02EF">
      <w:pPr>
        <w:pStyle w:val="CodeSample4"/>
        <w:spacing w:after="60"/>
        <w:ind w:left="2059"/>
        <w:contextualSpacing/>
        <w:rPr>
          <w:sz w:val="18"/>
        </w:rPr>
      </w:pPr>
      <w:r w:rsidRPr="00E77497">
        <w:rPr>
          <w:sz w:val="18"/>
        </w:rPr>
        <w:t>["aabaac", "aabaac"]</w:t>
      </w:r>
    </w:p>
    <w:p w14:paraId="1223C5DC" w14:textId="77777777" w:rsidR="004C02EF" w:rsidRPr="00E77497" w:rsidRDefault="004C02EF" w:rsidP="004C02EF">
      <w:pPr>
        <w:pStyle w:val="CodeSample4"/>
        <w:spacing w:after="60"/>
        <w:ind w:left="2059"/>
        <w:rPr>
          <w:sz w:val="18"/>
        </w:rPr>
      </w:pPr>
      <w:r w:rsidRPr="00E77497">
        <w:rPr>
          <w:sz w:val="18"/>
        </w:rPr>
        <w:t>["aabaac", "c"]</w:t>
      </w:r>
    </w:p>
    <w:p w14:paraId="016A46E4" w14:textId="77777777" w:rsidR="004C02EF" w:rsidRPr="00E77497" w:rsidRDefault="004C02EF" w:rsidP="004C02EF">
      <w:pPr>
        <w:pStyle w:val="Note"/>
        <w:spacing w:after="60"/>
      </w:pPr>
      <w:r w:rsidRPr="00E77497">
        <w:t>The above ordering of choice points can be used to write a regular expression that calculates the greatest common divisor of two numbers (represented in unary notation). The following example calculates the gcd of 10 and 15:</w:t>
      </w:r>
    </w:p>
    <w:p w14:paraId="652E549E" w14:textId="77777777" w:rsidR="004C02EF" w:rsidRPr="00E77497" w:rsidRDefault="004C02EF" w:rsidP="004C02EF">
      <w:pPr>
        <w:pStyle w:val="CodeSample4"/>
        <w:spacing w:after="60"/>
        <w:ind w:left="2059"/>
        <w:rPr>
          <w:sz w:val="18"/>
        </w:rPr>
      </w:pPr>
      <w:r w:rsidRPr="00E77497">
        <w:rPr>
          <w:sz w:val="18"/>
        </w:rPr>
        <w:t>"aaaaaaaaaa,aaaaaaaaaaaaaaa".replace(/^(a+)\1*,\1+$/,"$1")</w:t>
      </w:r>
    </w:p>
    <w:p w14:paraId="3D712FA7" w14:textId="77777777" w:rsidR="004C02EF" w:rsidRPr="00E77497" w:rsidRDefault="004C02EF" w:rsidP="004C02EF">
      <w:pPr>
        <w:rPr>
          <w:sz w:val="18"/>
        </w:rPr>
      </w:pPr>
      <w:r w:rsidRPr="00E77497">
        <w:rPr>
          <w:sz w:val="18"/>
        </w:rPr>
        <w:t xml:space="preserve">which returns the gcd in unary notation </w:t>
      </w:r>
      <w:r w:rsidRPr="00E77497">
        <w:rPr>
          <w:rFonts w:ascii="Courier New" w:hAnsi="Courier New"/>
          <w:b/>
          <w:sz w:val="18"/>
        </w:rPr>
        <w:t>"aaaaa"</w:t>
      </w:r>
      <w:r w:rsidRPr="00E77497">
        <w:rPr>
          <w:sz w:val="18"/>
        </w:rPr>
        <w:t>.</w:t>
      </w:r>
    </w:p>
    <w:p w14:paraId="3A3E0172" w14:textId="77777777" w:rsidR="004C02EF" w:rsidRPr="00E77497" w:rsidRDefault="004C02EF" w:rsidP="004C02EF">
      <w:pPr>
        <w:pStyle w:val="Note"/>
        <w:spacing w:after="60"/>
      </w:pPr>
      <w:r w:rsidRPr="00E77497">
        <w:t>NOTE 3</w:t>
      </w:r>
      <w:r w:rsidRPr="00E77497">
        <w:tab/>
        <w:t xml:space="preserve">Step 4 of the RepeatMatcher clears </w:t>
      </w:r>
      <w:r w:rsidRPr="00E77497">
        <w:rPr>
          <w:rStyle w:val="bnf"/>
        </w:rPr>
        <w:t>Atom's</w:t>
      </w:r>
      <w:r w:rsidRPr="00E77497">
        <w:t xml:space="preserve"> captures each time </w:t>
      </w:r>
      <w:r w:rsidRPr="00E77497">
        <w:rPr>
          <w:rStyle w:val="bnf"/>
        </w:rPr>
        <w:t>Atom</w:t>
      </w:r>
      <w:r w:rsidRPr="00E77497">
        <w:t xml:space="preserve"> is repeated. We can see its behaviour in the regular expression</w:t>
      </w:r>
    </w:p>
    <w:p w14:paraId="77CA3BD7" w14:textId="77777777" w:rsidR="004C02EF" w:rsidRPr="00E77497" w:rsidRDefault="004C02EF" w:rsidP="004C02EF">
      <w:pPr>
        <w:pStyle w:val="CodeSample4"/>
        <w:spacing w:after="60"/>
        <w:ind w:left="2059"/>
        <w:rPr>
          <w:sz w:val="18"/>
        </w:rPr>
      </w:pPr>
      <w:r w:rsidRPr="00E77497">
        <w:rPr>
          <w:sz w:val="18"/>
        </w:rPr>
        <w:t>/(z)((a+)?(b+)?(c))*/.exec("zaacbbbcac")</w:t>
      </w:r>
    </w:p>
    <w:p w14:paraId="2466A79C" w14:textId="77777777" w:rsidR="004C02EF" w:rsidRPr="00E77497" w:rsidRDefault="004C02EF" w:rsidP="004C02EF">
      <w:pPr>
        <w:pStyle w:val="Note"/>
        <w:spacing w:after="60"/>
      </w:pPr>
      <w:r w:rsidRPr="00E77497">
        <w:t>which returns the array</w:t>
      </w:r>
    </w:p>
    <w:p w14:paraId="1138D2EF" w14:textId="77777777" w:rsidR="004C02EF" w:rsidRPr="00E77497" w:rsidRDefault="004C02EF" w:rsidP="004C02EF">
      <w:pPr>
        <w:pStyle w:val="CodeSample4"/>
        <w:spacing w:after="60"/>
        <w:ind w:left="2059"/>
        <w:rPr>
          <w:sz w:val="18"/>
        </w:rPr>
      </w:pPr>
      <w:r w:rsidRPr="00E77497">
        <w:rPr>
          <w:sz w:val="18"/>
        </w:rPr>
        <w:t>["zaacbbbcac", "z", "ac", "a", undefined, "c"]</w:t>
      </w:r>
    </w:p>
    <w:p w14:paraId="4C00C456" w14:textId="77777777" w:rsidR="004C02EF" w:rsidRPr="00E77497" w:rsidRDefault="004C02EF" w:rsidP="004C02EF">
      <w:pPr>
        <w:pStyle w:val="Note"/>
        <w:spacing w:after="60"/>
      </w:pPr>
      <w:r w:rsidRPr="00E77497">
        <w:t>and not</w:t>
      </w:r>
    </w:p>
    <w:p w14:paraId="5478E2D8" w14:textId="77777777" w:rsidR="004C02EF" w:rsidRPr="00E77497" w:rsidRDefault="004C02EF" w:rsidP="004C02EF">
      <w:pPr>
        <w:pStyle w:val="CodeSample4"/>
        <w:spacing w:after="60"/>
        <w:ind w:left="2059"/>
        <w:rPr>
          <w:sz w:val="18"/>
        </w:rPr>
      </w:pPr>
      <w:r w:rsidRPr="00E77497">
        <w:rPr>
          <w:sz w:val="18"/>
        </w:rPr>
        <w:t>["zaacbbbcac", "z", "ac", "a", "bbb", "c"]</w:t>
      </w:r>
    </w:p>
    <w:p w14:paraId="3CA35CE0" w14:textId="77777777" w:rsidR="004C02EF" w:rsidRPr="00E77497" w:rsidRDefault="004C02EF" w:rsidP="004C02EF">
      <w:pPr>
        <w:rPr>
          <w:sz w:val="18"/>
        </w:rPr>
      </w:pPr>
      <w:r w:rsidRPr="00E77497">
        <w:rPr>
          <w:sz w:val="18"/>
        </w:rPr>
        <w:t xml:space="preserve">because each iteration of the outermost </w:t>
      </w:r>
      <w:r w:rsidRPr="00E77497">
        <w:rPr>
          <w:rFonts w:ascii="Courier New" w:hAnsi="Courier New"/>
          <w:b/>
          <w:sz w:val="18"/>
        </w:rPr>
        <w:t>*</w:t>
      </w:r>
      <w:r w:rsidRPr="00E77497">
        <w:rPr>
          <w:sz w:val="18"/>
        </w:rPr>
        <w:t xml:space="preserve"> clears all captured Strings contained in the quantified </w:t>
      </w:r>
      <w:r w:rsidRPr="00E77497">
        <w:rPr>
          <w:rStyle w:val="bnf"/>
        </w:rPr>
        <w:t>Atom</w:t>
      </w:r>
      <w:r w:rsidRPr="00E77497">
        <w:rPr>
          <w:sz w:val="18"/>
        </w:rPr>
        <w:t>, which in this case includes capture Strings numbered 2, 3, 4, and 5.</w:t>
      </w:r>
    </w:p>
    <w:p w14:paraId="622EC022" w14:textId="77777777" w:rsidR="004C02EF" w:rsidRPr="00E77497" w:rsidRDefault="004C02EF" w:rsidP="004C02EF">
      <w:pPr>
        <w:pStyle w:val="Note"/>
        <w:spacing w:after="60"/>
      </w:pPr>
      <w:r w:rsidRPr="00E77497">
        <w:t>NOTE 4</w:t>
      </w:r>
      <w:r w:rsidRPr="00E77497">
        <w:tab/>
        <w:t xml:space="preserve">Step 1 of the RepeatMatcher's </w:t>
      </w:r>
      <w:r w:rsidRPr="00E77497">
        <w:rPr>
          <w:rFonts w:ascii="Times New Roman" w:hAnsi="Times New Roman"/>
          <w:i/>
        </w:rPr>
        <w:t>d</w:t>
      </w:r>
      <w:r w:rsidRPr="00E77497">
        <w:t xml:space="preserve"> closure states that, once the minimum number of repetitions has been satisfied, any more expansions of </w:t>
      </w:r>
      <w:r w:rsidRPr="00E77497">
        <w:rPr>
          <w:rStyle w:val="bnf"/>
        </w:rPr>
        <w:t>Atom</w:t>
      </w:r>
      <w:r w:rsidRPr="00E77497">
        <w:t xml:space="preserve"> that match the empty String are not considered for further repetitions. This prevents the regular expression engine from falling into an infinite loop on patterns such as:</w:t>
      </w:r>
    </w:p>
    <w:p w14:paraId="368DD27C" w14:textId="77777777" w:rsidR="004C02EF" w:rsidRPr="00E77497" w:rsidRDefault="004C02EF" w:rsidP="004C02EF">
      <w:pPr>
        <w:pStyle w:val="CodeSample4"/>
        <w:spacing w:after="60"/>
        <w:ind w:left="2059"/>
        <w:rPr>
          <w:sz w:val="18"/>
        </w:rPr>
      </w:pPr>
      <w:r w:rsidRPr="00E77497">
        <w:rPr>
          <w:sz w:val="18"/>
        </w:rPr>
        <w:t>/(a*)*/.exec("b")</w:t>
      </w:r>
    </w:p>
    <w:p w14:paraId="79D0BBBB" w14:textId="77777777" w:rsidR="004C02EF" w:rsidRPr="00E77497" w:rsidRDefault="004C02EF" w:rsidP="004C02EF">
      <w:pPr>
        <w:pStyle w:val="Note"/>
        <w:spacing w:after="60"/>
      </w:pPr>
      <w:r w:rsidRPr="00E77497">
        <w:t>or the slightly more complicated:</w:t>
      </w:r>
    </w:p>
    <w:p w14:paraId="57BEE939" w14:textId="77777777" w:rsidR="004C02EF" w:rsidRPr="00E77497" w:rsidRDefault="004C02EF" w:rsidP="004C02EF">
      <w:pPr>
        <w:pStyle w:val="CodeSample4"/>
        <w:spacing w:after="60"/>
        <w:ind w:left="2059"/>
        <w:rPr>
          <w:sz w:val="18"/>
        </w:rPr>
      </w:pPr>
      <w:r w:rsidRPr="00E77497">
        <w:rPr>
          <w:sz w:val="18"/>
        </w:rPr>
        <w:t>/(a*)b\1+/.exec("baaaac")</w:t>
      </w:r>
    </w:p>
    <w:p w14:paraId="520605F3" w14:textId="77777777" w:rsidR="004C02EF" w:rsidRPr="00E77497" w:rsidRDefault="004C02EF" w:rsidP="004C02EF">
      <w:pPr>
        <w:pStyle w:val="Note"/>
        <w:spacing w:after="60"/>
      </w:pPr>
      <w:r w:rsidRPr="00E77497">
        <w:t>which returns the array</w:t>
      </w:r>
    </w:p>
    <w:p w14:paraId="4C1F17BD" w14:textId="77777777" w:rsidR="004C02EF" w:rsidRPr="00E77497" w:rsidRDefault="004C02EF" w:rsidP="004C02EF">
      <w:pPr>
        <w:pStyle w:val="CodeSample4"/>
        <w:ind w:left="2058" w:hanging="357"/>
        <w:rPr>
          <w:sz w:val="18"/>
        </w:rPr>
      </w:pPr>
      <w:r w:rsidRPr="00E77497">
        <w:rPr>
          <w:sz w:val="18"/>
        </w:rPr>
        <w:t>["b", ""]</w:t>
      </w:r>
    </w:p>
    <w:p w14:paraId="5FDE8D0B" w14:textId="77777777" w:rsidR="004C02EF" w:rsidRPr="00E77497" w:rsidRDefault="004C02EF" w:rsidP="004C02EF">
      <w:pPr>
        <w:pStyle w:val="40"/>
        <w:numPr>
          <w:ilvl w:val="0"/>
          <w:numId w:val="0"/>
        </w:numPr>
      </w:pPr>
      <w:r w:rsidRPr="00E77497">
        <w:t>15.10.2.6</w:t>
      </w:r>
      <w:r w:rsidRPr="00E77497">
        <w:tab/>
        <w:t>Assertion</w:t>
      </w:r>
    </w:p>
    <w:p w14:paraId="77D5C199"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5E710C48" w14:textId="77777777" w:rsidR="004C02EF" w:rsidRPr="00E77497" w:rsidRDefault="004C02EF" w:rsidP="001F482D">
      <w:pPr>
        <w:pStyle w:val="Alg4"/>
        <w:numPr>
          <w:ilvl w:val="0"/>
          <w:numId w:val="292"/>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31F1102E" w14:textId="77777777" w:rsidR="004C02EF" w:rsidRPr="00E77497" w:rsidRDefault="004C02EF" w:rsidP="001F482D">
      <w:pPr>
        <w:pStyle w:val="Alg4"/>
        <w:numPr>
          <w:ilvl w:val="0"/>
          <w:numId w:val="292"/>
        </w:numPr>
      </w:pPr>
      <w:r w:rsidRPr="00E77497">
        <w:t xml:space="preserve">If </w:t>
      </w:r>
      <w:r w:rsidRPr="00E77497">
        <w:rPr>
          <w:i/>
        </w:rPr>
        <w:t>e</w:t>
      </w:r>
      <w:r w:rsidRPr="00E77497">
        <w:t xml:space="preserve"> is zero, return </w:t>
      </w:r>
      <w:r w:rsidRPr="00E77497">
        <w:rPr>
          <w:b/>
        </w:rPr>
        <w:t>true</w:t>
      </w:r>
      <w:r w:rsidRPr="00E77497">
        <w:t>.</w:t>
      </w:r>
    </w:p>
    <w:p w14:paraId="08068F61" w14:textId="77777777" w:rsidR="004C02EF" w:rsidRPr="00E77497" w:rsidRDefault="004C02EF" w:rsidP="001F482D">
      <w:pPr>
        <w:pStyle w:val="Alg4"/>
        <w:numPr>
          <w:ilvl w:val="0"/>
          <w:numId w:val="292"/>
        </w:numPr>
      </w:pPr>
      <w:r w:rsidRPr="00E77497">
        <w:t xml:space="preserve">If </w:t>
      </w:r>
      <w:r w:rsidRPr="00E77497">
        <w:rPr>
          <w:i/>
        </w:rPr>
        <w:t>Multiline</w:t>
      </w:r>
      <w:r w:rsidRPr="00E77497">
        <w:t xml:space="preserve"> is </w:t>
      </w:r>
      <w:r w:rsidRPr="00E77497">
        <w:rPr>
          <w:b/>
        </w:rPr>
        <w:t>false</w:t>
      </w:r>
      <w:r w:rsidRPr="00E77497">
        <w:t xml:space="preserve">, return </w:t>
      </w:r>
      <w:r w:rsidRPr="00E77497">
        <w:rPr>
          <w:b/>
        </w:rPr>
        <w:t>false</w:t>
      </w:r>
      <w:r w:rsidRPr="00E77497">
        <w:t>.</w:t>
      </w:r>
    </w:p>
    <w:p w14:paraId="7EB72778" w14:textId="77777777" w:rsidR="004C02EF" w:rsidRPr="00E77497" w:rsidRDefault="004C02EF" w:rsidP="001F482D">
      <w:pPr>
        <w:pStyle w:val="Alg4"/>
        <w:numPr>
          <w:ilvl w:val="0"/>
          <w:numId w:val="292"/>
        </w:numPr>
      </w:pPr>
      <w:r w:rsidRPr="00E77497">
        <w:t xml:space="preserve">If the character </w:t>
      </w:r>
      <w:r w:rsidRPr="00E77497">
        <w:rPr>
          <w:i/>
        </w:rPr>
        <w:t>Input</w:t>
      </w:r>
      <w:r w:rsidRPr="00E77497">
        <w:t>[</w:t>
      </w:r>
      <w:r w:rsidRPr="00E77497">
        <w:rPr>
          <w:i/>
        </w:rPr>
        <w:t>e</w:t>
      </w:r>
      <w:r w:rsidRPr="00E77497">
        <w:t xml:space="preserve">–1] is one of </w:t>
      </w:r>
      <w:r w:rsidRPr="00E77497">
        <w:rPr>
          <w:i/>
        </w:rPr>
        <w:t>LineTerminator</w:t>
      </w:r>
      <w:r w:rsidRPr="00E77497">
        <w:t xml:space="preserve">, return </w:t>
      </w:r>
      <w:r w:rsidRPr="00E77497">
        <w:rPr>
          <w:b/>
        </w:rPr>
        <w:t>true</w:t>
      </w:r>
      <w:r w:rsidRPr="00E77497">
        <w:t>.</w:t>
      </w:r>
    </w:p>
    <w:p w14:paraId="53721F61" w14:textId="77777777" w:rsidR="004C02EF" w:rsidRPr="00E77497" w:rsidRDefault="004C02EF" w:rsidP="001F482D">
      <w:pPr>
        <w:pStyle w:val="Alg4"/>
        <w:numPr>
          <w:ilvl w:val="0"/>
          <w:numId w:val="292"/>
        </w:numPr>
        <w:spacing w:after="220"/>
      </w:pPr>
      <w:r w:rsidRPr="00E77497">
        <w:t xml:space="preserve">Return </w:t>
      </w:r>
      <w:r w:rsidRPr="00E77497">
        <w:rPr>
          <w:b/>
        </w:rPr>
        <w:t>false</w:t>
      </w:r>
      <w:r w:rsidRPr="00E77497">
        <w:t>.</w:t>
      </w:r>
    </w:p>
    <w:p w14:paraId="5C2A9E95"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6A12ABDE" w14:textId="77777777" w:rsidR="004C02EF" w:rsidRPr="00E77497" w:rsidRDefault="004C02EF" w:rsidP="001F482D">
      <w:pPr>
        <w:pStyle w:val="Alg4"/>
        <w:numPr>
          <w:ilvl w:val="0"/>
          <w:numId w:val="293"/>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69585982" w14:textId="77777777" w:rsidR="004C02EF" w:rsidRPr="00E77497" w:rsidRDefault="004C02EF" w:rsidP="001F482D">
      <w:pPr>
        <w:pStyle w:val="Alg4"/>
        <w:numPr>
          <w:ilvl w:val="0"/>
          <w:numId w:val="293"/>
        </w:numPr>
      </w:pPr>
      <w:r w:rsidRPr="00E77497">
        <w:t xml:space="preserve">If </w:t>
      </w:r>
      <w:r w:rsidRPr="00E77497">
        <w:rPr>
          <w:i/>
        </w:rPr>
        <w:t>e</w:t>
      </w:r>
      <w:r w:rsidRPr="00E77497">
        <w:t xml:space="preserve"> is equal to </w:t>
      </w:r>
      <w:r w:rsidRPr="00E77497">
        <w:rPr>
          <w:i/>
        </w:rPr>
        <w:t>InputLength</w:t>
      </w:r>
      <w:r w:rsidRPr="00E77497">
        <w:t xml:space="preserve">, return </w:t>
      </w:r>
      <w:r w:rsidRPr="00E77497">
        <w:rPr>
          <w:b/>
        </w:rPr>
        <w:t>true</w:t>
      </w:r>
      <w:r w:rsidRPr="00E77497">
        <w:t>.</w:t>
      </w:r>
    </w:p>
    <w:p w14:paraId="7D6EC5B6" w14:textId="77777777" w:rsidR="004C02EF" w:rsidRPr="00E77497" w:rsidRDefault="004C02EF" w:rsidP="001F482D">
      <w:pPr>
        <w:pStyle w:val="Alg4"/>
        <w:numPr>
          <w:ilvl w:val="0"/>
          <w:numId w:val="293"/>
        </w:numPr>
      </w:pPr>
      <w:r w:rsidRPr="00E77497">
        <w:t xml:space="preserve">If </w:t>
      </w:r>
      <w:del w:id="32653" w:author="Rev 10 Allen Wirfs-Brock" w:date="2012-08-13T16:50:00Z">
        <w:r w:rsidRPr="00E77497" w:rsidDel="0003414D">
          <w:rPr>
            <w:i/>
          </w:rPr>
          <w:delText>multiline</w:delText>
        </w:r>
        <w:r w:rsidRPr="00E77497" w:rsidDel="0003414D">
          <w:delText xml:space="preserve"> </w:delText>
        </w:r>
      </w:del>
      <w:ins w:id="32654" w:author="Rev 10 Allen Wirfs-Brock" w:date="2012-08-13T16:50:00Z">
        <w:r w:rsidR="0003414D">
          <w:rPr>
            <w:i/>
          </w:rPr>
          <w:t>M</w:t>
        </w:r>
        <w:r w:rsidR="0003414D" w:rsidRPr="00E77497">
          <w:rPr>
            <w:i/>
          </w:rPr>
          <w:t>ultiline</w:t>
        </w:r>
        <w:r w:rsidR="0003414D" w:rsidRPr="00E77497">
          <w:t xml:space="preserve"> </w:t>
        </w:r>
      </w:ins>
      <w:r w:rsidRPr="00E77497">
        <w:t xml:space="preserve">is </w:t>
      </w:r>
      <w:r w:rsidRPr="00E77497">
        <w:rPr>
          <w:b/>
        </w:rPr>
        <w:t>false</w:t>
      </w:r>
      <w:r w:rsidRPr="00E77497">
        <w:t xml:space="preserve">, return </w:t>
      </w:r>
      <w:r w:rsidRPr="00E77497">
        <w:rPr>
          <w:b/>
        </w:rPr>
        <w:t>false</w:t>
      </w:r>
      <w:r w:rsidRPr="00E77497">
        <w:t>.</w:t>
      </w:r>
    </w:p>
    <w:p w14:paraId="1DA3D021" w14:textId="77777777" w:rsidR="004C02EF" w:rsidRPr="00E77497" w:rsidRDefault="004C02EF" w:rsidP="001F482D">
      <w:pPr>
        <w:pStyle w:val="Alg4"/>
        <w:numPr>
          <w:ilvl w:val="0"/>
          <w:numId w:val="293"/>
        </w:numPr>
      </w:pPr>
      <w:r w:rsidRPr="00E77497">
        <w:t xml:space="preserve">If the character </w:t>
      </w:r>
      <w:r w:rsidRPr="00E77497">
        <w:rPr>
          <w:i/>
        </w:rPr>
        <w:t>Input</w:t>
      </w:r>
      <w:r w:rsidRPr="00E77497">
        <w:t>[</w:t>
      </w:r>
      <w:r w:rsidRPr="00E77497">
        <w:rPr>
          <w:i/>
        </w:rPr>
        <w:t>e</w:t>
      </w:r>
      <w:r w:rsidRPr="00E77497">
        <w:t xml:space="preserve">] is one of </w:t>
      </w:r>
      <w:r w:rsidRPr="00E77497">
        <w:rPr>
          <w:i/>
        </w:rPr>
        <w:t>LineTerminator</w:t>
      </w:r>
      <w:r w:rsidRPr="00E77497">
        <w:t xml:space="preserve">, return </w:t>
      </w:r>
      <w:r w:rsidRPr="00E77497">
        <w:rPr>
          <w:b/>
        </w:rPr>
        <w:t>true</w:t>
      </w:r>
      <w:r w:rsidRPr="00E77497">
        <w:t>.</w:t>
      </w:r>
    </w:p>
    <w:p w14:paraId="307442F4" w14:textId="77777777" w:rsidR="004C02EF" w:rsidRPr="00E77497" w:rsidRDefault="004C02EF" w:rsidP="001F482D">
      <w:pPr>
        <w:pStyle w:val="Alg4"/>
        <w:numPr>
          <w:ilvl w:val="0"/>
          <w:numId w:val="293"/>
        </w:numPr>
        <w:spacing w:after="220"/>
      </w:pPr>
      <w:r w:rsidRPr="00E77497">
        <w:t xml:space="preserve">Return </w:t>
      </w:r>
      <w:r w:rsidRPr="00E77497">
        <w:rPr>
          <w:b/>
        </w:rPr>
        <w:t>false</w:t>
      </w:r>
      <w:r w:rsidRPr="00E77497">
        <w:t>.</w:t>
      </w:r>
    </w:p>
    <w:p w14:paraId="7739509F"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b</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6CD6D6A0" w14:textId="77777777" w:rsidR="004C02EF" w:rsidRPr="00E77497" w:rsidRDefault="004C02EF" w:rsidP="001F482D">
      <w:pPr>
        <w:pStyle w:val="Alg4"/>
        <w:numPr>
          <w:ilvl w:val="0"/>
          <w:numId w:val="294"/>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08F4A380" w14:textId="77777777" w:rsidR="004C02EF" w:rsidRPr="00E77497" w:rsidRDefault="004C02EF" w:rsidP="001F482D">
      <w:pPr>
        <w:pStyle w:val="Alg4"/>
        <w:numPr>
          <w:ilvl w:val="0"/>
          <w:numId w:val="294"/>
        </w:numPr>
      </w:pPr>
      <w:r w:rsidRPr="00E77497">
        <w:t xml:space="preserve">Call </w:t>
      </w:r>
      <w:r w:rsidRPr="00E77497">
        <w:rPr>
          <w:i/>
        </w:rPr>
        <w:t>IsWordChar</w:t>
      </w:r>
      <w:r w:rsidRPr="00E77497">
        <w:t>(</w:t>
      </w:r>
      <w:r w:rsidRPr="00E77497">
        <w:rPr>
          <w:i/>
        </w:rPr>
        <w:t>e</w:t>
      </w:r>
      <w:r w:rsidRPr="00E77497">
        <w:t xml:space="preserve">–1) and let </w:t>
      </w:r>
      <w:r w:rsidRPr="00E77497">
        <w:rPr>
          <w:i/>
        </w:rPr>
        <w:t>a</w:t>
      </w:r>
      <w:r w:rsidRPr="00E77497">
        <w:t xml:space="preserve"> be the Boolean result.</w:t>
      </w:r>
    </w:p>
    <w:p w14:paraId="2C312437" w14:textId="77777777" w:rsidR="004C02EF" w:rsidRPr="00E77497" w:rsidRDefault="004C02EF" w:rsidP="001F482D">
      <w:pPr>
        <w:pStyle w:val="Alg4"/>
        <w:numPr>
          <w:ilvl w:val="0"/>
          <w:numId w:val="294"/>
        </w:numPr>
      </w:pPr>
      <w:r w:rsidRPr="00E77497">
        <w:t xml:space="preserve">Call </w:t>
      </w:r>
      <w:r w:rsidRPr="00E77497">
        <w:rPr>
          <w:i/>
        </w:rPr>
        <w:t>IsWordChar</w:t>
      </w:r>
      <w:r w:rsidRPr="00E77497">
        <w:t>(</w:t>
      </w:r>
      <w:r w:rsidRPr="00E77497">
        <w:rPr>
          <w:i/>
        </w:rPr>
        <w:t>e</w:t>
      </w:r>
      <w:r w:rsidRPr="00E77497">
        <w:t xml:space="preserve">) and let </w:t>
      </w:r>
      <w:r w:rsidRPr="00E77497">
        <w:rPr>
          <w:i/>
        </w:rPr>
        <w:t>b</w:t>
      </w:r>
      <w:r w:rsidRPr="00E77497">
        <w:t xml:space="preserve"> be the Boolean result.</w:t>
      </w:r>
    </w:p>
    <w:p w14:paraId="74472D17" w14:textId="77777777" w:rsidR="004C02EF" w:rsidRPr="00E77497" w:rsidRDefault="004C02EF" w:rsidP="001F482D">
      <w:pPr>
        <w:pStyle w:val="Alg4"/>
        <w:numPr>
          <w:ilvl w:val="0"/>
          <w:numId w:val="294"/>
        </w:numPr>
      </w:pPr>
      <w:r w:rsidRPr="00E77497">
        <w:t xml:space="preserve">If </w:t>
      </w:r>
      <w:r w:rsidRPr="00E77497">
        <w:rPr>
          <w:i/>
        </w:rPr>
        <w:t>a</w:t>
      </w:r>
      <w:r w:rsidRPr="00E77497">
        <w:t xml:space="preserve"> is </w:t>
      </w:r>
      <w:r w:rsidRPr="00E77497">
        <w:rPr>
          <w:b/>
        </w:rPr>
        <w:t>true</w:t>
      </w:r>
      <w:r w:rsidRPr="00E77497">
        <w:t xml:space="preserve"> and </w:t>
      </w:r>
      <w:r w:rsidRPr="00E77497">
        <w:rPr>
          <w:i/>
        </w:rPr>
        <w:t>b</w:t>
      </w:r>
      <w:r w:rsidRPr="00E77497">
        <w:t xml:space="preserve"> is </w:t>
      </w:r>
      <w:r w:rsidRPr="00E77497">
        <w:rPr>
          <w:b/>
        </w:rPr>
        <w:t>false</w:t>
      </w:r>
      <w:r w:rsidRPr="00E77497">
        <w:t xml:space="preserve">, return </w:t>
      </w:r>
      <w:r w:rsidRPr="00E77497">
        <w:rPr>
          <w:b/>
        </w:rPr>
        <w:t>true</w:t>
      </w:r>
      <w:r w:rsidRPr="00E77497">
        <w:t>.</w:t>
      </w:r>
    </w:p>
    <w:p w14:paraId="6999C6C3" w14:textId="77777777" w:rsidR="004C02EF" w:rsidRPr="00E77497" w:rsidRDefault="004C02EF" w:rsidP="001F482D">
      <w:pPr>
        <w:pStyle w:val="Alg4"/>
        <w:numPr>
          <w:ilvl w:val="0"/>
          <w:numId w:val="294"/>
        </w:numPr>
      </w:pPr>
      <w:r w:rsidRPr="00E77497">
        <w:t xml:space="preserve">If </w:t>
      </w:r>
      <w:r w:rsidRPr="00E77497">
        <w:rPr>
          <w:i/>
        </w:rPr>
        <w:t>a</w:t>
      </w:r>
      <w:r w:rsidRPr="00E77497">
        <w:t xml:space="preserve"> is </w:t>
      </w:r>
      <w:r w:rsidRPr="00E77497">
        <w:rPr>
          <w:b/>
        </w:rPr>
        <w:t>false</w:t>
      </w:r>
      <w:r w:rsidRPr="00E77497">
        <w:t xml:space="preserve"> and </w:t>
      </w:r>
      <w:r w:rsidRPr="00E77497">
        <w:rPr>
          <w:i/>
        </w:rPr>
        <w:t>b</w:t>
      </w:r>
      <w:r w:rsidRPr="00E77497">
        <w:t xml:space="preserve"> is </w:t>
      </w:r>
      <w:r w:rsidRPr="00E77497">
        <w:rPr>
          <w:b/>
        </w:rPr>
        <w:t>true</w:t>
      </w:r>
      <w:r w:rsidRPr="00E77497">
        <w:t xml:space="preserve">, return </w:t>
      </w:r>
      <w:r w:rsidRPr="00E77497">
        <w:rPr>
          <w:b/>
        </w:rPr>
        <w:t>true</w:t>
      </w:r>
      <w:r w:rsidRPr="00E77497">
        <w:t>.</w:t>
      </w:r>
    </w:p>
    <w:p w14:paraId="4B6B06F9" w14:textId="77777777" w:rsidR="004C02EF" w:rsidRPr="00E77497" w:rsidRDefault="004C02EF" w:rsidP="001F482D">
      <w:pPr>
        <w:pStyle w:val="Alg4"/>
        <w:numPr>
          <w:ilvl w:val="0"/>
          <w:numId w:val="294"/>
        </w:numPr>
        <w:spacing w:after="220"/>
      </w:pPr>
      <w:r w:rsidRPr="00E77497">
        <w:t xml:space="preserve">Return </w:t>
      </w:r>
      <w:r w:rsidRPr="00E77497">
        <w:rPr>
          <w:b/>
        </w:rPr>
        <w:t>false</w:t>
      </w:r>
      <w:r w:rsidRPr="00E77497">
        <w:t>.</w:t>
      </w:r>
    </w:p>
    <w:p w14:paraId="63F75A04"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B</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14:paraId="23454A4F" w14:textId="77777777" w:rsidR="004C02EF" w:rsidRPr="00E77497" w:rsidRDefault="004C02EF" w:rsidP="001F482D">
      <w:pPr>
        <w:pStyle w:val="Alg4"/>
        <w:numPr>
          <w:ilvl w:val="0"/>
          <w:numId w:val="298"/>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34408008" w14:textId="77777777" w:rsidR="004C02EF" w:rsidRPr="00E77497" w:rsidRDefault="004C02EF" w:rsidP="001F482D">
      <w:pPr>
        <w:pStyle w:val="Alg4"/>
        <w:numPr>
          <w:ilvl w:val="0"/>
          <w:numId w:val="298"/>
        </w:numPr>
      </w:pPr>
      <w:r w:rsidRPr="00E77497">
        <w:t xml:space="preserve">Call </w:t>
      </w:r>
      <w:r w:rsidRPr="00E77497">
        <w:rPr>
          <w:i/>
        </w:rPr>
        <w:t>IsWordChar</w:t>
      </w:r>
      <w:r w:rsidRPr="00E77497">
        <w:t>(</w:t>
      </w:r>
      <w:r w:rsidRPr="00E77497">
        <w:rPr>
          <w:i/>
        </w:rPr>
        <w:t>e</w:t>
      </w:r>
      <w:r w:rsidRPr="00E77497">
        <w:t xml:space="preserve">–1) and let </w:t>
      </w:r>
      <w:r w:rsidRPr="00E77497">
        <w:rPr>
          <w:i/>
        </w:rPr>
        <w:t>a</w:t>
      </w:r>
      <w:r w:rsidRPr="00E77497">
        <w:t xml:space="preserve"> be the Boolean result.</w:t>
      </w:r>
    </w:p>
    <w:p w14:paraId="297C89C0" w14:textId="77777777" w:rsidR="004C02EF" w:rsidRPr="00E77497" w:rsidRDefault="004C02EF" w:rsidP="001F482D">
      <w:pPr>
        <w:pStyle w:val="Alg4"/>
        <w:numPr>
          <w:ilvl w:val="0"/>
          <w:numId w:val="298"/>
        </w:numPr>
      </w:pPr>
      <w:r w:rsidRPr="00E77497">
        <w:t xml:space="preserve">Call </w:t>
      </w:r>
      <w:r w:rsidRPr="00E77497">
        <w:rPr>
          <w:i/>
        </w:rPr>
        <w:t>IsWordChar</w:t>
      </w:r>
      <w:r w:rsidRPr="00E77497">
        <w:t>(</w:t>
      </w:r>
      <w:r w:rsidRPr="00E77497">
        <w:rPr>
          <w:i/>
        </w:rPr>
        <w:t>e</w:t>
      </w:r>
      <w:r w:rsidRPr="00E77497">
        <w:t>) and let b be the Boolean result.</w:t>
      </w:r>
    </w:p>
    <w:p w14:paraId="29BD523C" w14:textId="77777777" w:rsidR="004C02EF" w:rsidRPr="00E77497" w:rsidRDefault="004C02EF" w:rsidP="001F482D">
      <w:pPr>
        <w:pStyle w:val="Alg4"/>
        <w:numPr>
          <w:ilvl w:val="0"/>
          <w:numId w:val="298"/>
        </w:numPr>
      </w:pPr>
      <w:r w:rsidRPr="00E77497">
        <w:t xml:space="preserve">If a is </w:t>
      </w:r>
      <w:r w:rsidRPr="00E77497">
        <w:rPr>
          <w:b/>
        </w:rPr>
        <w:t>true</w:t>
      </w:r>
      <w:r w:rsidRPr="00E77497">
        <w:t xml:space="preserve"> and b is </w:t>
      </w:r>
      <w:r w:rsidRPr="00E77497">
        <w:rPr>
          <w:b/>
        </w:rPr>
        <w:t>false</w:t>
      </w:r>
      <w:r w:rsidRPr="00E77497">
        <w:t xml:space="preserve">, return </w:t>
      </w:r>
      <w:r w:rsidRPr="00E77497">
        <w:rPr>
          <w:b/>
        </w:rPr>
        <w:t>false</w:t>
      </w:r>
      <w:r w:rsidRPr="00E77497">
        <w:t>.</w:t>
      </w:r>
    </w:p>
    <w:p w14:paraId="5F088636" w14:textId="77777777" w:rsidR="004C02EF" w:rsidRPr="00E77497" w:rsidRDefault="004C02EF" w:rsidP="001F482D">
      <w:pPr>
        <w:pStyle w:val="Alg4"/>
        <w:numPr>
          <w:ilvl w:val="0"/>
          <w:numId w:val="298"/>
        </w:numPr>
      </w:pPr>
      <w:r w:rsidRPr="00E77497">
        <w:t xml:space="preserve">If a is </w:t>
      </w:r>
      <w:r w:rsidRPr="00E77497">
        <w:rPr>
          <w:b/>
        </w:rPr>
        <w:t>false</w:t>
      </w:r>
      <w:r w:rsidRPr="00E77497">
        <w:t xml:space="preserve"> and b is </w:t>
      </w:r>
      <w:r w:rsidRPr="00E77497">
        <w:rPr>
          <w:b/>
        </w:rPr>
        <w:t>true</w:t>
      </w:r>
      <w:r w:rsidRPr="00E77497">
        <w:t xml:space="preserve">, return </w:t>
      </w:r>
      <w:r w:rsidRPr="00E77497">
        <w:rPr>
          <w:b/>
        </w:rPr>
        <w:t>false</w:t>
      </w:r>
      <w:r w:rsidRPr="00E77497">
        <w:t>.</w:t>
      </w:r>
    </w:p>
    <w:p w14:paraId="6511AB38" w14:textId="77777777" w:rsidR="004C02EF" w:rsidRPr="00E77497" w:rsidRDefault="004C02EF" w:rsidP="001F482D">
      <w:pPr>
        <w:pStyle w:val="Alg4"/>
        <w:numPr>
          <w:ilvl w:val="0"/>
          <w:numId w:val="298"/>
        </w:numPr>
        <w:spacing w:after="220"/>
      </w:pPr>
      <w:r w:rsidRPr="00E77497">
        <w:t xml:space="preserve">Return </w:t>
      </w:r>
      <w:r w:rsidRPr="00E77497">
        <w:rPr>
          <w:b/>
        </w:rPr>
        <w:t>true</w:t>
      </w:r>
      <w:r w:rsidRPr="00E77497">
        <w:t>.</w:t>
      </w:r>
    </w:p>
    <w:p w14:paraId="71E268DE" w14:textId="77777777"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14:paraId="15DE1193" w14:textId="77777777" w:rsidR="004C02EF" w:rsidRPr="00E77497" w:rsidRDefault="004C02EF" w:rsidP="001F482D">
      <w:pPr>
        <w:pStyle w:val="Alg4"/>
        <w:numPr>
          <w:ilvl w:val="0"/>
          <w:numId w:val="297"/>
        </w:numPr>
      </w:pPr>
      <w:r w:rsidRPr="00E77497">
        <w:t xml:space="preserve">Evaluate </w:t>
      </w:r>
      <w:r w:rsidRPr="00E77497">
        <w:rPr>
          <w:i/>
        </w:rPr>
        <w:t>Disjunction</w:t>
      </w:r>
      <w:r w:rsidRPr="00E77497">
        <w:t xml:space="preserve"> to obtain a Matcher </w:t>
      </w:r>
      <w:r w:rsidRPr="00E77497">
        <w:rPr>
          <w:i/>
        </w:rPr>
        <w:t>m</w:t>
      </w:r>
      <w:r w:rsidRPr="00E77497">
        <w:t>.</w:t>
      </w:r>
    </w:p>
    <w:p w14:paraId="0354F0E0" w14:textId="77777777" w:rsidR="004C02EF" w:rsidRPr="00E77497" w:rsidRDefault="004C02EF" w:rsidP="001F482D">
      <w:pPr>
        <w:pStyle w:val="Alg4"/>
        <w:numPr>
          <w:ilvl w:val="0"/>
          <w:numId w:val="29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6CA964E3" w14:textId="77777777" w:rsidR="004C02EF" w:rsidRPr="00E77497" w:rsidRDefault="004C02EF" w:rsidP="001F482D">
      <w:pPr>
        <w:pStyle w:val="Alg40"/>
        <w:numPr>
          <w:ilvl w:val="3"/>
          <w:numId w:val="297"/>
        </w:numPr>
        <w:tabs>
          <w:tab w:val="clear" w:pos="864"/>
          <w:tab w:val="clear" w:pos="2520"/>
        </w:tabs>
        <w:spacing w:before="60"/>
        <w:ind w:left="1800"/>
      </w:pPr>
      <w:r w:rsidRPr="00E77497">
        <w:t xml:space="preserve">Let </w:t>
      </w:r>
      <w:r w:rsidRPr="00E77497">
        <w:rPr>
          <w:i/>
        </w:rPr>
        <w:t>d</w:t>
      </w:r>
      <w:r w:rsidRPr="00E77497">
        <w:t xml:space="preserve"> be a Continuation that always returns its State argument as a successful MatchResult.</w:t>
      </w:r>
    </w:p>
    <w:p w14:paraId="39905C6B" w14:textId="77777777" w:rsidR="004C02EF" w:rsidRPr="00E77497" w:rsidRDefault="004C02EF" w:rsidP="001F482D">
      <w:pPr>
        <w:pStyle w:val="Alg40"/>
        <w:numPr>
          <w:ilvl w:val="3"/>
          <w:numId w:val="297"/>
        </w:numPr>
        <w:tabs>
          <w:tab w:val="clear" w:pos="864"/>
          <w:tab w:val="clear" w:pos="2520"/>
        </w:tabs>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xml:space="preserve">) and let </w:t>
      </w:r>
      <w:r w:rsidRPr="00E77497">
        <w:rPr>
          <w:i/>
        </w:rPr>
        <w:t>r</w:t>
      </w:r>
      <w:r w:rsidRPr="00E77497">
        <w:t xml:space="preserve"> be its result.</w:t>
      </w:r>
    </w:p>
    <w:p w14:paraId="72363A54" w14:textId="77777777" w:rsidR="004C02EF" w:rsidRPr="00E77497" w:rsidRDefault="004C02EF" w:rsidP="001F482D">
      <w:pPr>
        <w:pStyle w:val="Alg40"/>
        <w:numPr>
          <w:ilvl w:val="3"/>
          <w:numId w:val="297"/>
        </w:numPr>
        <w:tabs>
          <w:tab w:val="clear" w:pos="864"/>
          <w:tab w:val="clear" w:pos="2520"/>
        </w:tabs>
        <w:ind w:left="1800"/>
      </w:pPr>
      <w:r w:rsidRPr="00E77497">
        <w:t xml:space="preserve">If </w:t>
      </w:r>
      <w:r w:rsidRPr="00E77497">
        <w:rPr>
          <w:i/>
        </w:rPr>
        <w:t>r</w:t>
      </w:r>
      <w:r w:rsidRPr="00E77497">
        <w:t xml:space="preserve"> is </w:t>
      </w:r>
      <w:r w:rsidRPr="00E77497">
        <w:rPr>
          <w:b/>
        </w:rPr>
        <w:t>failure</w:t>
      </w:r>
      <w:r w:rsidRPr="00E77497">
        <w:t xml:space="preserve">, return </w:t>
      </w:r>
      <w:r w:rsidRPr="00E77497">
        <w:rPr>
          <w:b/>
        </w:rPr>
        <w:t>failure</w:t>
      </w:r>
      <w:r w:rsidRPr="00E77497">
        <w:t>.</w:t>
      </w:r>
    </w:p>
    <w:p w14:paraId="256890F8" w14:textId="77777777" w:rsidR="004C02EF" w:rsidRPr="00E77497" w:rsidRDefault="004C02EF" w:rsidP="001F482D">
      <w:pPr>
        <w:pStyle w:val="Alg40"/>
        <w:numPr>
          <w:ilvl w:val="3"/>
          <w:numId w:val="297"/>
        </w:numPr>
        <w:tabs>
          <w:tab w:val="clear" w:pos="864"/>
          <w:tab w:val="clear" w:pos="2520"/>
        </w:tabs>
        <w:ind w:left="1800"/>
      </w:pPr>
      <w:r w:rsidRPr="00E77497">
        <w:t xml:space="preserve">Let </w:t>
      </w:r>
      <w:r w:rsidRPr="00E77497">
        <w:rPr>
          <w:i/>
        </w:rPr>
        <w:t>y</w:t>
      </w:r>
      <w:r w:rsidRPr="00E77497">
        <w:t xml:space="preserve"> be </w:t>
      </w:r>
      <w:r w:rsidRPr="00E77497">
        <w:rPr>
          <w:i/>
        </w:rPr>
        <w:t>r</w:t>
      </w:r>
      <w:r w:rsidRPr="00E77497">
        <w:t>'s State.</w:t>
      </w:r>
    </w:p>
    <w:p w14:paraId="378E35AA" w14:textId="77777777" w:rsidR="004C02EF" w:rsidRPr="00E77497" w:rsidRDefault="004C02EF" w:rsidP="001F482D">
      <w:pPr>
        <w:pStyle w:val="Alg40"/>
        <w:numPr>
          <w:ilvl w:val="3"/>
          <w:numId w:val="297"/>
        </w:numPr>
        <w:tabs>
          <w:tab w:val="clear" w:pos="864"/>
          <w:tab w:val="clear" w:pos="2520"/>
        </w:tabs>
        <w:ind w:left="1800"/>
      </w:pPr>
      <w:r w:rsidRPr="00E77497">
        <w:t xml:space="preserve">Let </w:t>
      </w:r>
      <w:r w:rsidRPr="00E77497">
        <w:rPr>
          <w:i/>
        </w:rPr>
        <w:t>cap</w:t>
      </w:r>
      <w:r w:rsidRPr="00E77497">
        <w:t xml:space="preserve"> be </w:t>
      </w:r>
      <w:r w:rsidRPr="00E77497">
        <w:rPr>
          <w:i/>
        </w:rPr>
        <w:t>y</w:t>
      </w:r>
      <w:r w:rsidRPr="00E77497">
        <w:t xml:space="preserve">'s </w:t>
      </w:r>
      <w:r w:rsidRPr="00E77497">
        <w:rPr>
          <w:i/>
        </w:rPr>
        <w:t>captures</w:t>
      </w:r>
      <w:r w:rsidRPr="00E77497">
        <w:t xml:space="preserve"> internal array.</w:t>
      </w:r>
    </w:p>
    <w:p w14:paraId="65AD7DBE" w14:textId="77777777" w:rsidR="004C02EF" w:rsidRPr="00E77497" w:rsidRDefault="004C02EF" w:rsidP="001F482D">
      <w:pPr>
        <w:pStyle w:val="Alg40"/>
        <w:numPr>
          <w:ilvl w:val="3"/>
          <w:numId w:val="297"/>
        </w:numPr>
        <w:tabs>
          <w:tab w:val="clear" w:pos="864"/>
          <w:tab w:val="clear" w:pos="2520"/>
        </w:tabs>
        <w:ind w:left="1800"/>
      </w:pPr>
      <w:r w:rsidRPr="00E77497">
        <w:t xml:space="preserve">Let </w:t>
      </w:r>
      <w:r w:rsidRPr="00E77497">
        <w:rPr>
          <w:i/>
        </w:rPr>
        <w:t>xe</w:t>
      </w:r>
      <w:r w:rsidRPr="00E77497">
        <w:t xml:space="preserve"> be </w:t>
      </w:r>
      <w:r w:rsidRPr="00E77497">
        <w:rPr>
          <w:i/>
        </w:rPr>
        <w:t>x</w:t>
      </w:r>
      <w:r w:rsidRPr="00E77497">
        <w:t xml:space="preserve">'s </w:t>
      </w:r>
      <w:r w:rsidRPr="00E77497">
        <w:rPr>
          <w:i/>
        </w:rPr>
        <w:t>endIndex</w:t>
      </w:r>
      <w:r w:rsidRPr="00E77497">
        <w:t>.</w:t>
      </w:r>
    </w:p>
    <w:p w14:paraId="4BBDCAB3" w14:textId="77777777" w:rsidR="004C02EF" w:rsidRPr="00E77497" w:rsidRDefault="004C02EF" w:rsidP="001F482D">
      <w:pPr>
        <w:pStyle w:val="Alg40"/>
        <w:numPr>
          <w:ilvl w:val="3"/>
          <w:numId w:val="297"/>
        </w:numPr>
        <w:tabs>
          <w:tab w:val="clear" w:pos="864"/>
          <w:tab w:val="clear" w:pos="2520"/>
        </w:tabs>
        <w:ind w:left="1800"/>
      </w:pPr>
      <w:r w:rsidRPr="00E77497">
        <w:t xml:space="preserve">Let </w:t>
      </w:r>
      <w:r w:rsidRPr="00E77497">
        <w:rPr>
          <w:i/>
        </w:rPr>
        <w:t>z</w:t>
      </w:r>
      <w:r w:rsidRPr="00E77497">
        <w:t xml:space="preserve"> be the State (</w:t>
      </w:r>
      <w:r w:rsidRPr="00E77497">
        <w:rPr>
          <w:i/>
        </w:rPr>
        <w:t>xe</w:t>
      </w:r>
      <w:r w:rsidRPr="00E77497">
        <w:t xml:space="preserve">, </w:t>
      </w:r>
      <w:r w:rsidRPr="00E77497">
        <w:rPr>
          <w:i/>
        </w:rPr>
        <w:t>cap</w:t>
      </w:r>
      <w:r w:rsidRPr="00E77497">
        <w:t>).</w:t>
      </w:r>
    </w:p>
    <w:p w14:paraId="4B16055A" w14:textId="77777777" w:rsidR="004C02EF" w:rsidRPr="00E77497" w:rsidRDefault="004C02EF" w:rsidP="001F482D">
      <w:pPr>
        <w:pStyle w:val="Alg40"/>
        <w:numPr>
          <w:ilvl w:val="3"/>
          <w:numId w:val="297"/>
        </w:numPr>
        <w:tabs>
          <w:tab w:val="clear" w:pos="864"/>
          <w:tab w:val="clear" w:pos="2520"/>
        </w:tabs>
        <w:spacing w:after="220"/>
        <w:ind w:left="1800"/>
      </w:pPr>
      <w:r w:rsidRPr="00E77497">
        <w:t xml:space="preserve">Call </w:t>
      </w:r>
      <w:r w:rsidRPr="00E77497">
        <w:rPr>
          <w:i/>
        </w:rPr>
        <w:t>c</w:t>
      </w:r>
      <w:r w:rsidRPr="00E77497">
        <w:t>(</w:t>
      </w:r>
      <w:r w:rsidRPr="00E77497">
        <w:rPr>
          <w:i/>
        </w:rPr>
        <w:t>z</w:t>
      </w:r>
      <w:r w:rsidRPr="00E77497">
        <w:t>) and return its result.</w:t>
      </w:r>
    </w:p>
    <w:p w14:paraId="26D81CBF" w14:textId="77777777" w:rsidR="004C02EF" w:rsidRPr="00E77497" w:rsidRDefault="004C02EF" w:rsidP="004C02EF">
      <w:r w:rsidRPr="00E77497">
        <w:t xml:space="preserve">The production </w:t>
      </w:r>
      <w:r w:rsidRPr="00E77497">
        <w:rPr>
          <w:rFonts w:ascii="Times New Roman" w:hAnsi="Times New Roman"/>
          <w:i/>
        </w:rPr>
        <w:t xml:space="preserve">Assertion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14:paraId="4BD39710" w14:textId="77777777" w:rsidR="004C02EF" w:rsidRPr="00E77497" w:rsidRDefault="004C02EF" w:rsidP="001F482D">
      <w:pPr>
        <w:pStyle w:val="Alg4"/>
        <w:numPr>
          <w:ilvl w:val="0"/>
          <w:numId w:val="296"/>
        </w:numPr>
      </w:pPr>
      <w:r w:rsidRPr="00E77497">
        <w:t xml:space="preserve">Evaluate </w:t>
      </w:r>
      <w:r w:rsidRPr="00E77497">
        <w:rPr>
          <w:i/>
        </w:rPr>
        <w:t>Disjunction</w:t>
      </w:r>
      <w:r w:rsidRPr="00E77497">
        <w:t xml:space="preserve"> to obtain a Matcher </w:t>
      </w:r>
      <w:r w:rsidRPr="00E77497">
        <w:rPr>
          <w:i/>
        </w:rPr>
        <w:t>m</w:t>
      </w:r>
      <w:r w:rsidRPr="00E77497">
        <w:t>.</w:t>
      </w:r>
    </w:p>
    <w:p w14:paraId="0F572C30" w14:textId="77777777" w:rsidR="004C02EF" w:rsidRPr="00E77497" w:rsidRDefault="004C02EF" w:rsidP="001F482D">
      <w:pPr>
        <w:pStyle w:val="Alg4"/>
        <w:numPr>
          <w:ilvl w:val="0"/>
          <w:numId w:val="296"/>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1E46EC14" w14:textId="77777777" w:rsidR="004C02EF" w:rsidRPr="00E77497" w:rsidRDefault="004C02EF" w:rsidP="001F482D">
      <w:pPr>
        <w:pStyle w:val="Alg40"/>
        <w:numPr>
          <w:ilvl w:val="3"/>
          <w:numId w:val="296"/>
        </w:numPr>
        <w:tabs>
          <w:tab w:val="clear" w:pos="2520"/>
        </w:tabs>
        <w:spacing w:before="60"/>
        <w:ind w:left="1800"/>
      </w:pPr>
      <w:r w:rsidRPr="00E77497">
        <w:t xml:space="preserve">Let </w:t>
      </w:r>
      <w:r w:rsidRPr="00E77497">
        <w:rPr>
          <w:i/>
        </w:rPr>
        <w:t>d</w:t>
      </w:r>
      <w:r w:rsidRPr="00E77497">
        <w:t xml:space="preserve"> be a Continuation that always returns its State argument as a successful MatchResult.</w:t>
      </w:r>
    </w:p>
    <w:p w14:paraId="21DB8F6A" w14:textId="77777777" w:rsidR="004C02EF" w:rsidRPr="00E77497" w:rsidRDefault="004C02EF" w:rsidP="001F482D">
      <w:pPr>
        <w:pStyle w:val="Alg40"/>
        <w:numPr>
          <w:ilvl w:val="3"/>
          <w:numId w:val="296"/>
        </w:numPr>
        <w:tabs>
          <w:tab w:val="clear" w:pos="2520"/>
        </w:tabs>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xml:space="preserve">) and let </w:t>
      </w:r>
      <w:r w:rsidRPr="00E77497">
        <w:rPr>
          <w:i/>
        </w:rPr>
        <w:t>r</w:t>
      </w:r>
      <w:r w:rsidRPr="00E77497">
        <w:t xml:space="preserve"> be its result.</w:t>
      </w:r>
    </w:p>
    <w:p w14:paraId="7F19884E" w14:textId="77777777" w:rsidR="004C02EF" w:rsidRPr="00E77497" w:rsidRDefault="004C02EF" w:rsidP="001F482D">
      <w:pPr>
        <w:pStyle w:val="Alg40"/>
        <w:numPr>
          <w:ilvl w:val="3"/>
          <w:numId w:val="296"/>
        </w:numPr>
        <w:tabs>
          <w:tab w:val="clear" w:pos="2520"/>
        </w:tabs>
        <w:ind w:left="1800"/>
      </w:pPr>
      <w:r w:rsidRPr="00E77497">
        <w:t xml:space="preserve">If </w:t>
      </w:r>
      <w:r w:rsidRPr="00E77497">
        <w:rPr>
          <w:i/>
        </w:rPr>
        <w:t>r</w:t>
      </w:r>
      <w:r w:rsidRPr="00E77497">
        <w:t xml:space="preserve"> isn't </w:t>
      </w:r>
      <w:r w:rsidRPr="00E77497">
        <w:rPr>
          <w:b/>
        </w:rPr>
        <w:t>failure</w:t>
      </w:r>
      <w:r w:rsidRPr="00E77497">
        <w:t xml:space="preserve">, return </w:t>
      </w:r>
      <w:r w:rsidRPr="00E77497">
        <w:rPr>
          <w:b/>
        </w:rPr>
        <w:t>failure</w:t>
      </w:r>
      <w:r w:rsidRPr="00E77497">
        <w:t>.</w:t>
      </w:r>
    </w:p>
    <w:p w14:paraId="118F1E63" w14:textId="77777777" w:rsidR="004C02EF" w:rsidRPr="00E77497" w:rsidRDefault="004C02EF" w:rsidP="001F482D">
      <w:pPr>
        <w:pStyle w:val="Alg40"/>
        <w:numPr>
          <w:ilvl w:val="3"/>
          <w:numId w:val="296"/>
        </w:numPr>
        <w:tabs>
          <w:tab w:val="clear" w:pos="2520"/>
        </w:tabs>
        <w:spacing w:after="240"/>
        <w:ind w:left="1800"/>
      </w:pPr>
      <w:r w:rsidRPr="00E77497">
        <w:t xml:space="preserve">Call </w:t>
      </w:r>
      <w:r w:rsidRPr="00E77497">
        <w:rPr>
          <w:i/>
        </w:rPr>
        <w:t>c</w:t>
      </w:r>
      <w:r w:rsidRPr="00E77497">
        <w:t>(</w:t>
      </w:r>
      <w:r w:rsidRPr="00E77497">
        <w:rPr>
          <w:i/>
        </w:rPr>
        <w:t>x</w:t>
      </w:r>
      <w:r w:rsidRPr="00E77497">
        <w:t>) and return its result.</w:t>
      </w:r>
    </w:p>
    <w:p w14:paraId="3A8D6DCB" w14:textId="77777777" w:rsidR="004C02EF" w:rsidRPr="00E77497" w:rsidRDefault="004C02EF" w:rsidP="004C02EF">
      <w:r w:rsidRPr="00E77497">
        <w:t xml:space="preserve">The abstract operation </w:t>
      </w:r>
      <w:r w:rsidRPr="00E77497">
        <w:rPr>
          <w:rFonts w:ascii="Times New Roman" w:hAnsi="Times New Roman"/>
          <w:i/>
        </w:rPr>
        <w:t>IsWordChar</w:t>
      </w:r>
      <w:r w:rsidRPr="00E77497">
        <w:t xml:space="preserve"> takes an integer parameter </w:t>
      </w:r>
      <w:r w:rsidRPr="00E77497">
        <w:rPr>
          <w:rFonts w:ascii="Times New Roman" w:hAnsi="Times New Roman"/>
          <w:i/>
        </w:rPr>
        <w:t>e</w:t>
      </w:r>
      <w:r w:rsidRPr="00E77497">
        <w:t xml:space="preserve"> and performs the following:</w:t>
      </w:r>
    </w:p>
    <w:p w14:paraId="5EB9D691" w14:textId="77777777" w:rsidR="004C02EF" w:rsidRPr="00E77497" w:rsidRDefault="004C02EF" w:rsidP="001F482D">
      <w:pPr>
        <w:pStyle w:val="Alg4"/>
        <w:numPr>
          <w:ilvl w:val="0"/>
          <w:numId w:val="295"/>
        </w:numPr>
      </w:pPr>
      <w:r w:rsidRPr="00E77497">
        <w:t xml:space="preserve">If </w:t>
      </w:r>
      <w:r w:rsidRPr="00E77497">
        <w:rPr>
          <w:i/>
        </w:rPr>
        <w:t>e</w:t>
      </w:r>
      <w:r w:rsidRPr="00E77497">
        <w:t xml:space="preserve"> == –1 or </w:t>
      </w:r>
      <w:r w:rsidRPr="00E77497">
        <w:rPr>
          <w:i/>
        </w:rPr>
        <w:t>e</w:t>
      </w:r>
      <w:r w:rsidRPr="00E77497">
        <w:t xml:space="preserve"> == </w:t>
      </w:r>
      <w:r w:rsidRPr="00E77497">
        <w:rPr>
          <w:i/>
        </w:rPr>
        <w:t>InputLength</w:t>
      </w:r>
      <w:r w:rsidRPr="00E77497">
        <w:t xml:space="preserve">, return </w:t>
      </w:r>
      <w:r w:rsidRPr="00E77497">
        <w:rPr>
          <w:b/>
        </w:rPr>
        <w:t>false</w:t>
      </w:r>
      <w:r w:rsidRPr="00E77497">
        <w:t>.</w:t>
      </w:r>
    </w:p>
    <w:p w14:paraId="1A696001" w14:textId="77777777" w:rsidR="004C02EF" w:rsidRPr="00E77497" w:rsidRDefault="004C02EF" w:rsidP="001F482D">
      <w:pPr>
        <w:pStyle w:val="Alg4"/>
        <w:numPr>
          <w:ilvl w:val="0"/>
          <w:numId w:val="295"/>
        </w:numPr>
      </w:pPr>
      <w:r w:rsidRPr="00E77497">
        <w:t xml:space="preserve">Let </w:t>
      </w:r>
      <w:r w:rsidRPr="00E77497">
        <w:rPr>
          <w:i/>
        </w:rPr>
        <w:t>c</w:t>
      </w:r>
      <w:r w:rsidRPr="00E77497">
        <w:t xml:space="preserve"> be the character </w:t>
      </w:r>
      <w:r w:rsidRPr="00E77497">
        <w:rPr>
          <w:i/>
        </w:rPr>
        <w:t>Input</w:t>
      </w:r>
      <w:r w:rsidRPr="00E77497">
        <w:t>[</w:t>
      </w:r>
      <w:r w:rsidRPr="00E77497">
        <w:rPr>
          <w:i/>
        </w:rPr>
        <w:t>e</w:t>
      </w:r>
      <w:r w:rsidRPr="00E77497">
        <w:t>].</w:t>
      </w:r>
    </w:p>
    <w:p w14:paraId="5794CC58" w14:textId="77777777" w:rsidR="004C02EF" w:rsidRPr="00E77497" w:rsidRDefault="004C02EF" w:rsidP="001F482D">
      <w:pPr>
        <w:pStyle w:val="Alg4"/>
        <w:numPr>
          <w:ilvl w:val="0"/>
          <w:numId w:val="295"/>
        </w:numPr>
        <w:spacing w:after="60"/>
      </w:pPr>
      <w:r w:rsidRPr="00E77497">
        <w:t xml:space="preserve">If </w:t>
      </w:r>
      <w:r w:rsidRPr="00E77497">
        <w:rPr>
          <w:i/>
        </w:rPr>
        <w:t>c</w:t>
      </w:r>
      <w:r w:rsidRPr="00E77497">
        <w:t xml:space="preserve"> is one of the sixty-three characters below, return </w:t>
      </w:r>
      <w:r w:rsidRPr="00E77497">
        <w:rPr>
          <w:b/>
        </w:rPr>
        <w:t>true</w:t>
      </w:r>
      <w:r w:rsidRPr="00E77497">
        <w:t>.</w:t>
      </w:r>
    </w:p>
    <w:tbl>
      <w:tblPr>
        <w:tblW w:w="0" w:type="auto"/>
        <w:tblInd w:w="900"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4C02EF" w:rsidRPr="00E77497" w14:paraId="007E6FDB" w14:textId="77777777" w:rsidTr="006E1632">
        <w:trPr>
          <w:tblHeader/>
        </w:trPr>
        <w:tc>
          <w:tcPr>
            <w:tcW w:w="288" w:type="dxa"/>
          </w:tcPr>
          <w:p w14:paraId="02703ED7" w14:textId="77777777" w:rsidR="004C02EF" w:rsidRPr="00E77497" w:rsidRDefault="004C02EF" w:rsidP="003A4B22">
            <w:pPr>
              <w:pStyle w:val="SyntaxOneOf"/>
              <w:spacing w:after="60"/>
              <w:rPr>
                <w:rFonts w:cs="Courier New"/>
              </w:rPr>
            </w:pPr>
            <w:r w:rsidRPr="00E77497">
              <w:rPr>
                <w:rFonts w:cs="Courier New"/>
              </w:rPr>
              <w:t>a</w:t>
            </w:r>
          </w:p>
        </w:tc>
        <w:tc>
          <w:tcPr>
            <w:tcW w:w="288" w:type="dxa"/>
          </w:tcPr>
          <w:p w14:paraId="27275CAE" w14:textId="77777777" w:rsidR="004C02EF" w:rsidRPr="00E77497" w:rsidRDefault="004C02EF" w:rsidP="003A4B22">
            <w:pPr>
              <w:pStyle w:val="SyntaxOneOf"/>
              <w:spacing w:after="60"/>
              <w:rPr>
                <w:rFonts w:cs="Courier New"/>
              </w:rPr>
            </w:pPr>
            <w:r w:rsidRPr="00E77497">
              <w:rPr>
                <w:rFonts w:cs="Courier New"/>
              </w:rPr>
              <w:t>b</w:t>
            </w:r>
          </w:p>
        </w:tc>
        <w:tc>
          <w:tcPr>
            <w:tcW w:w="288" w:type="dxa"/>
          </w:tcPr>
          <w:p w14:paraId="2C1B36E3" w14:textId="77777777" w:rsidR="004C02EF" w:rsidRPr="00E77497" w:rsidRDefault="004C02EF" w:rsidP="003A4B22">
            <w:pPr>
              <w:pStyle w:val="SyntaxOneOf"/>
              <w:spacing w:after="60"/>
              <w:rPr>
                <w:rFonts w:cs="Courier New"/>
              </w:rPr>
            </w:pPr>
            <w:r w:rsidRPr="00E77497">
              <w:rPr>
                <w:rFonts w:cs="Courier New"/>
              </w:rPr>
              <w:t>c</w:t>
            </w:r>
          </w:p>
        </w:tc>
        <w:tc>
          <w:tcPr>
            <w:tcW w:w="288" w:type="dxa"/>
          </w:tcPr>
          <w:p w14:paraId="2B156B5F" w14:textId="77777777" w:rsidR="004C02EF" w:rsidRPr="00E77497" w:rsidRDefault="004C02EF" w:rsidP="003A4B22">
            <w:pPr>
              <w:pStyle w:val="SyntaxOneOf"/>
              <w:spacing w:after="60"/>
              <w:rPr>
                <w:rFonts w:cs="Courier New"/>
              </w:rPr>
            </w:pPr>
            <w:r w:rsidRPr="00E77497">
              <w:rPr>
                <w:rFonts w:cs="Courier New"/>
              </w:rPr>
              <w:t>d</w:t>
            </w:r>
          </w:p>
        </w:tc>
        <w:tc>
          <w:tcPr>
            <w:tcW w:w="288" w:type="dxa"/>
          </w:tcPr>
          <w:p w14:paraId="6FC4EB3C" w14:textId="77777777" w:rsidR="004C02EF" w:rsidRPr="00E77497" w:rsidRDefault="004C02EF" w:rsidP="003A4B22">
            <w:pPr>
              <w:pStyle w:val="SyntaxOneOf"/>
              <w:spacing w:after="60"/>
              <w:rPr>
                <w:rFonts w:cs="Courier New"/>
              </w:rPr>
            </w:pPr>
            <w:r w:rsidRPr="00E77497">
              <w:rPr>
                <w:rFonts w:cs="Courier New"/>
              </w:rPr>
              <w:t>e</w:t>
            </w:r>
          </w:p>
        </w:tc>
        <w:tc>
          <w:tcPr>
            <w:tcW w:w="288" w:type="dxa"/>
          </w:tcPr>
          <w:p w14:paraId="708140D3" w14:textId="77777777" w:rsidR="004C02EF" w:rsidRPr="00E77497" w:rsidRDefault="004C02EF" w:rsidP="003A4B22">
            <w:pPr>
              <w:pStyle w:val="SyntaxOneOf"/>
              <w:spacing w:after="60"/>
              <w:rPr>
                <w:rFonts w:cs="Courier New"/>
              </w:rPr>
            </w:pPr>
            <w:r w:rsidRPr="00E77497">
              <w:rPr>
                <w:rFonts w:cs="Courier New"/>
              </w:rPr>
              <w:t>f</w:t>
            </w:r>
          </w:p>
        </w:tc>
        <w:tc>
          <w:tcPr>
            <w:tcW w:w="288" w:type="dxa"/>
          </w:tcPr>
          <w:p w14:paraId="29A0CB60" w14:textId="77777777" w:rsidR="004C02EF" w:rsidRPr="00E77497" w:rsidRDefault="004C02EF" w:rsidP="003A4B22">
            <w:pPr>
              <w:pStyle w:val="SyntaxOneOf"/>
              <w:spacing w:after="60"/>
              <w:rPr>
                <w:rFonts w:cs="Courier New"/>
              </w:rPr>
            </w:pPr>
            <w:r w:rsidRPr="00E77497">
              <w:rPr>
                <w:rFonts w:cs="Courier New"/>
              </w:rPr>
              <w:t>g</w:t>
            </w:r>
          </w:p>
        </w:tc>
        <w:tc>
          <w:tcPr>
            <w:tcW w:w="288" w:type="dxa"/>
          </w:tcPr>
          <w:p w14:paraId="18A6EAEF" w14:textId="77777777" w:rsidR="004C02EF" w:rsidRPr="00E77497" w:rsidRDefault="004C02EF" w:rsidP="003A4B22">
            <w:pPr>
              <w:pStyle w:val="SyntaxOneOf"/>
              <w:spacing w:after="60"/>
              <w:rPr>
                <w:rFonts w:cs="Courier New"/>
              </w:rPr>
            </w:pPr>
            <w:r w:rsidRPr="00E77497">
              <w:rPr>
                <w:rFonts w:cs="Courier New"/>
              </w:rPr>
              <w:t>h</w:t>
            </w:r>
          </w:p>
        </w:tc>
        <w:tc>
          <w:tcPr>
            <w:tcW w:w="288" w:type="dxa"/>
          </w:tcPr>
          <w:p w14:paraId="568F8A1F" w14:textId="77777777" w:rsidR="004C02EF" w:rsidRPr="00E77497" w:rsidRDefault="004C02EF" w:rsidP="003A4B22">
            <w:pPr>
              <w:pStyle w:val="SyntaxOneOf"/>
              <w:spacing w:after="60"/>
              <w:rPr>
                <w:rFonts w:cs="Courier New"/>
              </w:rPr>
            </w:pPr>
            <w:r w:rsidRPr="00E77497">
              <w:rPr>
                <w:rFonts w:cs="Courier New"/>
              </w:rPr>
              <w:t>i</w:t>
            </w:r>
          </w:p>
        </w:tc>
        <w:tc>
          <w:tcPr>
            <w:tcW w:w="288" w:type="dxa"/>
          </w:tcPr>
          <w:p w14:paraId="5BB2A30C" w14:textId="77777777" w:rsidR="004C02EF" w:rsidRPr="00E77497" w:rsidRDefault="004C02EF" w:rsidP="003A4B22">
            <w:pPr>
              <w:pStyle w:val="SyntaxOneOf"/>
              <w:spacing w:after="60"/>
              <w:rPr>
                <w:rFonts w:cs="Courier New"/>
              </w:rPr>
            </w:pPr>
            <w:r w:rsidRPr="00E77497">
              <w:rPr>
                <w:rFonts w:cs="Courier New"/>
              </w:rPr>
              <w:t>j</w:t>
            </w:r>
          </w:p>
        </w:tc>
        <w:tc>
          <w:tcPr>
            <w:tcW w:w="288" w:type="dxa"/>
          </w:tcPr>
          <w:p w14:paraId="6F25F0C1" w14:textId="77777777" w:rsidR="004C02EF" w:rsidRPr="00E77497" w:rsidRDefault="004C02EF" w:rsidP="003A4B22">
            <w:pPr>
              <w:pStyle w:val="SyntaxOneOf"/>
              <w:spacing w:after="60"/>
              <w:rPr>
                <w:rFonts w:cs="Courier New"/>
              </w:rPr>
            </w:pPr>
            <w:r w:rsidRPr="00E77497">
              <w:rPr>
                <w:rFonts w:cs="Courier New"/>
              </w:rPr>
              <w:t>k</w:t>
            </w:r>
          </w:p>
        </w:tc>
        <w:tc>
          <w:tcPr>
            <w:tcW w:w="288" w:type="dxa"/>
          </w:tcPr>
          <w:p w14:paraId="1D91FD73" w14:textId="77777777" w:rsidR="004C02EF" w:rsidRPr="00E77497" w:rsidRDefault="004C02EF" w:rsidP="003A4B22">
            <w:pPr>
              <w:pStyle w:val="SyntaxOneOf"/>
              <w:spacing w:after="60"/>
              <w:rPr>
                <w:rFonts w:cs="Courier New"/>
              </w:rPr>
            </w:pPr>
            <w:r w:rsidRPr="00E77497">
              <w:rPr>
                <w:rFonts w:cs="Courier New"/>
              </w:rPr>
              <w:t>l</w:t>
            </w:r>
          </w:p>
        </w:tc>
        <w:tc>
          <w:tcPr>
            <w:tcW w:w="288" w:type="dxa"/>
          </w:tcPr>
          <w:p w14:paraId="04B4D675" w14:textId="77777777" w:rsidR="004C02EF" w:rsidRPr="00E77497" w:rsidRDefault="004C02EF" w:rsidP="003A4B22">
            <w:pPr>
              <w:pStyle w:val="SyntaxOneOf"/>
              <w:spacing w:after="60"/>
              <w:rPr>
                <w:rFonts w:cs="Courier New"/>
              </w:rPr>
            </w:pPr>
            <w:r w:rsidRPr="00E77497">
              <w:rPr>
                <w:rFonts w:cs="Courier New"/>
              </w:rPr>
              <w:t>m</w:t>
            </w:r>
          </w:p>
        </w:tc>
        <w:tc>
          <w:tcPr>
            <w:tcW w:w="288" w:type="dxa"/>
          </w:tcPr>
          <w:p w14:paraId="28940A64" w14:textId="77777777" w:rsidR="004C02EF" w:rsidRPr="00E77497" w:rsidRDefault="004C02EF" w:rsidP="003A4B22">
            <w:pPr>
              <w:pStyle w:val="SyntaxOneOf"/>
              <w:spacing w:after="60"/>
              <w:rPr>
                <w:rFonts w:cs="Courier New"/>
              </w:rPr>
            </w:pPr>
            <w:r w:rsidRPr="00E77497">
              <w:rPr>
                <w:rFonts w:cs="Courier New"/>
              </w:rPr>
              <w:t>n</w:t>
            </w:r>
          </w:p>
        </w:tc>
        <w:tc>
          <w:tcPr>
            <w:tcW w:w="288" w:type="dxa"/>
          </w:tcPr>
          <w:p w14:paraId="525F6788" w14:textId="77777777" w:rsidR="004C02EF" w:rsidRPr="00E77497" w:rsidRDefault="004C02EF" w:rsidP="003A4B22">
            <w:pPr>
              <w:pStyle w:val="SyntaxOneOf"/>
              <w:spacing w:after="60"/>
              <w:rPr>
                <w:rFonts w:cs="Courier New"/>
              </w:rPr>
            </w:pPr>
            <w:r w:rsidRPr="00E77497">
              <w:rPr>
                <w:rFonts w:cs="Courier New"/>
              </w:rPr>
              <w:t>o</w:t>
            </w:r>
          </w:p>
        </w:tc>
        <w:tc>
          <w:tcPr>
            <w:tcW w:w="288" w:type="dxa"/>
          </w:tcPr>
          <w:p w14:paraId="3113B801" w14:textId="77777777" w:rsidR="004C02EF" w:rsidRPr="00E77497" w:rsidRDefault="004C02EF" w:rsidP="003A4B22">
            <w:pPr>
              <w:pStyle w:val="SyntaxOneOf"/>
              <w:spacing w:after="60"/>
              <w:rPr>
                <w:rFonts w:cs="Courier New"/>
              </w:rPr>
            </w:pPr>
            <w:r w:rsidRPr="00E77497">
              <w:rPr>
                <w:rFonts w:cs="Courier New"/>
              </w:rPr>
              <w:t>p</w:t>
            </w:r>
          </w:p>
        </w:tc>
        <w:tc>
          <w:tcPr>
            <w:tcW w:w="288" w:type="dxa"/>
          </w:tcPr>
          <w:p w14:paraId="5C86D1E8" w14:textId="77777777" w:rsidR="004C02EF" w:rsidRPr="00E77497" w:rsidRDefault="004C02EF" w:rsidP="003A4B22">
            <w:pPr>
              <w:pStyle w:val="SyntaxOneOf"/>
              <w:spacing w:after="60"/>
              <w:rPr>
                <w:rFonts w:cs="Courier New"/>
              </w:rPr>
            </w:pPr>
            <w:r w:rsidRPr="00E77497">
              <w:rPr>
                <w:rFonts w:cs="Courier New"/>
              </w:rPr>
              <w:t>q</w:t>
            </w:r>
          </w:p>
        </w:tc>
        <w:tc>
          <w:tcPr>
            <w:tcW w:w="288" w:type="dxa"/>
          </w:tcPr>
          <w:p w14:paraId="3B2F9F6D" w14:textId="77777777" w:rsidR="004C02EF" w:rsidRPr="00E77497" w:rsidRDefault="004C02EF" w:rsidP="003A4B22">
            <w:pPr>
              <w:pStyle w:val="SyntaxOneOf"/>
              <w:spacing w:after="60"/>
              <w:rPr>
                <w:rFonts w:cs="Courier New"/>
              </w:rPr>
            </w:pPr>
            <w:r w:rsidRPr="00E77497">
              <w:rPr>
                <w:rFonts w:cs="Courier New"/>
              </w:rPr>
              <w:t>r</w:t>
            </w:r>
          </w:p>
        </w:tc>
        <w:tc>
          <w:tcPr>
            <w:tcW w:w="288" w:type="dxa"/>
          </w:tcPr>
          <w:p w14:paraId="2D03F2E3" w14:textId="77777777" w:rsidR="004C02EF" w:rsidRPr="00E77497" w:rsidRDefault="004C02EF" w:rsidP="003A4B22">
            <w:pPr>
              <w:pStyle w:val="SyntaxOneOf"/>
              <w:spacing w:after="60"/>
              <w:rPr>
                <w:rFonts w:cs="Courier New"/>
              </w:rPr>
            </w:pPr>
            <w:r w:rsidRPr="00E77497">
              <w:rPr>
                <w:rFonts w:cs="Courier New"/>
              </w:rPr>
              <w:t>s</w:t>
            </w:r>
          </w:p>
        </w:tc>
        <w:tc>
          <w:tcPr>
            <w:tcW w:w="288" w:type="dxa"/>
          </w:tcPr>
          <w:p w14:paraId="0B89C396" w14:textId="77777777" w:rsidR="004C02EF" w:rsidRPr="00E77497" w:rsidRDefault="004C02EF" w:rsidP="003A4B22">
            <w:pPr>
              <w:pStyle w:val="SyntaxOneOf"/>
              <w:spacing w:after="60"/>
              <w:rPr>
                <w:rFonts w:cs="Courier New"/>
              </w:rPr>
            </w:pPr>
            <w:r w:rsidRPr="00E77497">
              <w:rPr>
                <w:rFonts w:cs="Courier New"/>
              </w:rPr>
              <w:t>t</w:t>
            </w:r>
          </w:p>
        </w:tc>
        <w:tc>
          <w:tcPr>
            <w:tcW w:w="288" w:type="dxa"/>
          </w:tcPr>
          <w:p w14:paraId="3F211228" w14:textId="77777777" w:rsidR="004C02EF" w:rsidRPr="00E77497" w:rsidRDefault="004C02EF" w:rsidP="003A4B22">
            <w:pPr>
              <w:pStyle w:val="SyntaxOneOf"/>
              <w:spacing w:after="60"/>
              <w:rPr>
                <w:rFonts w:cs="Courier New"/>
              </w:rPr>
            </w:pPr>
            <w:r w:rsidRPr="00E77497">
              <w:rPr>
                <w:rFonts w:cs="Courier New"/>
              </w:rPr>
              <w:t>u</w:t>
            </w:r>
          </w:p>
        </w:tc>
        <w:tc>
          <w:tcPr>
            <w:tcW w:w="288" w:type="dxa"/>
          </w:tcPr>
          <w:p w14:paraId="72C25900" w14:textId="77777777" w:rsidR="004C02EF" w:rsidRPr="00E77497" w:rsidRDefault="004C02EF" w:rsidP="003A4B22">
            <w:pPr>
              <w:pStyle w:val="SyntaxOneOf"/>
              <w:spacing w:after="60"/>
              <w:rPr>
                <w:rFonts w:cs="Courier New"/>
              </w:rPr>
            </w:pPr>
            <w:r w:rsidRPr="00E77497">
              <w:rPr>
                <w:rFonts w:cs="Courier New"/>
              </w:rPr>
              <w:t>v</w:t>
            </w:r>
          </w:p>
        </w:tc>
        <w:tc>
          <w:tcPr>
            <w:tcW w:w="288" w:type="dxa"/>
          </w:tcPr>
          <w:p w14:paraId="24DD585A" w14:textId="77777777" w:rsidR="004C02EF" w:rsidRPr="00E77497" w:rsidRDefault="004C02EF" w:rsidP="003A4B22">
            <w:pPr>
              <w:pStyle w:val="SyntaxOneOf"/>
              <w:spacing w:after="60"/>
              <w:rPr>
                <w:rFonts w:cs="Courier New"/>
              </w:rPr>
            </w:pPr>
            <w:r w:rsidRPr="00E77497">
              <w:rPr>
                <w:rFonts w:cs="Courier New"/>
              </w:rPr>
              <w:t>w</w:t>
            </w:r>
          </w:p>
        </w:tc>
        <w:tc>
          <w:tcPr>
            <w:tcW w:w="288" w:type="dxa"/>
          </w:tcPr>
          <w:p w14:paraId="5A933834" w14:textId="77777777" w:rsidR="004C02EF" w:rsidRPr="00E77497" w:rsidRDefault="004C02EF" w:rsidP="003A4B22">
            <w:pPr>
              <w:pStyle w:val="SyntaxOneOf"/>
              <w:spacing w:after="60"/>
              <w:rPr>
                <w:rFonts w:cs="Courier New"/>
              </w:rPr>
            </w:pPr>
            <w:r w:rsidRPr="00E77497">
              <w:rPr>
                <w:rFonts w:cs="Courier New"/>
              </w:rPr>
              <w:t>x</w:t>
            </w:r>
          </w:p>
        </w:tc>
        <w:tc>
          <w:tcPr>
            <w:tcW w:w="288" w:type="dxa"/>
          </w:tcPr>
          <w:p w14:paraId="5CE015FB" w14:textId="77777777" w:rsidR="004C02EF" w:rsidRPr="00E77497" w:rsidRDefault="004C02EF" w:rsidP="003A4B22">
            <w:pPr>
              <w:pStyle w:val="SyntaxOneOf"/>
              <w:spacing w:after="60"/>
              <w:rPr>
                <w:rFonts w:cs="Courier New"/>
              </w:rPr>
            </w:pPr>
            <w:r w:rsidRPr="00E77497">
              <w:rPr>
                <w:rFonts w:cs="Courier New"/>
              </w:rPr>
              <w:t>y</w:t>
            </w:r>
          </w:p>
        </w:tc>
        <w:tc>
          <w:tcPr>
            <w:tcW w:w="288" w:type="dxa"/>
          </w:tcPr>
          <w:p w14:paraId="1BB81806" w14:textId="77777777" w:rsidR="004C02EF" w:rsidRPr="00E77497" w:rsidRDefault="004C02EF" w:rsidP="003A4B22">
            <w:pPr>
              <w:pStyle w:val="SyntaxOneOf"/>
              <w:spacing w:after="60"/>
              <w:rPr>
                <w:rFonts w:cs="Courier New"/>
              </w:rPr>
            </w:pPr>
            <w:r w:rsidRPr="00E77497">
              <w:rPr>
                <w:rFonts w:cs="Courier New"/>
              </w:rPr>
              <w:t>z</w:t>
            </w:r>
          </w:p>
        </w:tc>
      </w:tr>
      <w:tr w:rsidR="004C02EF" w:rsidRPr="00E77497" w14:paraId="3D73DA30" w14:textId="77777777" w:rsidTr="006E1632">
        <w:trPr>
          <w:tblHeader/>
        </w:trPr>
        <w:tc>
          <w:tcPr>
            <w:tcW w:w="288" w:type="dxa"/>
          </w:tcPr>
          <w:p w14:paraId="0D95D797" w14:textId="77777777" w:rsidR="004C02EF" w:rsidRPr="00E77497" w:rsidRDefault="004C02EF" w:rsidP="003A4B22">
            <w:pPr>
              <w:pStyle w:val="SyntaxOneOf"/>
              <w:spacing w:after="60"/>
              <w:rPr>
                <w:rFonts w:cs="Courier New"/>
              </w:rPr>
            </w:pPr>
            <w:r w:rsidRPr="00E77497">
              <w:rPr>
                <w:rFonts w:cs="Courier New"/>
              </w:rPr>
              <w:t>A</w:t>
            </w:r>
          </w:p>
        </w:tc>
        <w:tc>
          <w:tcPr>
            <w:tcW w:w="288" w:type="dxa"/>
          </w:tcPr>
          <w:p w14:paraId="487C63B8" w14:textId="77777777" w:rsidR="004C02EF" w:rsidRPr="00E77497" w:rsidRDefault="004C02EF" w:rsidP="003A4B22">
            <w:pPr>
              <w:pStyle w:val="SyntaxOneOf"/>
              <w:spacing w:after="60"/>
              <w:rPr>
                <w:rFonts w:cs="Courier New"/>
              </w:rPr>
            </w:pPr>
            <w:r w:rsidRPr="00E77497">
              <w:rPr>
                <w:rFonts w:cs="Courier New"/>
              </w:rPr>
              <w:t>B</w:t>
            </w:r>
          </w:p>
        </w:tc>
        <w:tc>
          <w:tcPr>
            <w:tcW w:w="288" w:type="dxa"/>
          </w:tcPr>
          <w:p w14:paraId="670A6118" w14:textId="77777777" w:rsidR="004C02EF" w:rsidRPr="00E77497" w:rsidRDefault="004C02EF" w:rsidP="003A4B22">
            <w:pPr>
              <w:pStyle w:val="SyntaxOneOf"/>
              <w:spacing w:after="60"/>
              <w:rPr>
                <w:rFonts w:cs="Courier New"/>
              </w:rPr>
            </w:pPr>
            <w:r w:rsidRPr="00E77497">
              <w:rPr>
                <w:rFonts w:cs="Courier New"/>
              </w:rPr>
              <w:t>C</w:t>
            </w:r>
          </w:p>
        </w:tc>
        <w:tc>
          <w:tcPr>
            <w:tcW w:w="288" w:type="dxa"/>
          </w:tcPr>
          <w:p w14:paraId="143BD6C0" w14:textId="77777777" w:rsidR="004C02EF" w:rsidRPr="00E77497" w:rsidRDefault="004C02EF" w:rsidP="003A4B22">
            <w:pPr>
              <w:pStyle w:val="SyntaxOneOf"/>
              <w:spacing w:after="60"/>
              <w:rPr>
                <w:rFonts w:cs="Courier New"/>
              </w:rPr>
            </w:pPr>
            <w:r w:rsidRPr="00E77497">
              <w:rPr>
                <w:rFonts w:cs="Courier New"/>
              </w:rPr>
              <w:t>D</w:t>
            </w:r>
          </w:p>
        </w:tc>
        <w:tc>
          <w:tcPr>
            <w:tcW w:w="288" w:type="dxa"/>
          </w:tcPr>
          <w:p w14:paraId="56AA2EFC" w14:textId="77777777" w:rsidR="004C02EF" w:rsidRPr="00E77497" w:rsidRDefault="004C02EF" w:rsidP="003A4B22">
            <w:pPr>
              <w:pStyle w:val="SyntaxOneOf"/>
              <w:spacing w:after="60"/>
              <w:rPr>
                <w:rFonts w:cs="Courier New"/>
              </w:rPr>
            </w:pPr>
            <w:r w:rsidRPr="00E77497">
              <w:rPr>
                <w:rFonts w:cs="Courier New"/>
              </w:rPr>
              <w:t>E</w:t>
            </w:r>
          </w:p>
        </w:tc>
        <w:tc>
          <w:tcPr>
            <w:tcW w:w="288" w:type="dxa"/>
          </w:tcPr>
          <w:p w14:paraId="59D94BF7" w14:textId="77777777" w:rsidR="004C02EF" w:rsidRPr="00E77497" w:rsidRDefault="004C02EF" w:rsidP="003A4B22">
            <w:pPr>
              <w:pStyle w:val="SyntaxOneOf"/>
              <w:spacing w:after="60"/>
              <w:rPr>
                <w:rFonts w:cs="Courier New"/>
              </w:rPr>
            </w:pPr>
            <w:r w:rsidRPr="00E77497">
              <w:rPr>
                <w:rFonts w:cs="Courier New"/>
              </w:rPr>
              <w:t>F</w:t>
            </w:r>
          </w:p>
        </w:tc>
        <w:tc>
          <w:tcPr>
            <w:tcW w:w="288" w:type="dxa"/>
          </w:tcPr>
          <w:p w14:paraId="00443B72" w14:textId="77777777" w:rsidR="004C02EF" w:rsidRPr="00E77497" w:rsidRDefault="004C02EF" w:rsidP="003A4B22">
            <w:pPr>
              <w:pStyle w:val="SyntaxOneOf"/>
              <w:spacing w:after="60"/>
              <w:rPr>
                <w:rFonts w:cs="Courier New"/>
              </w:rPr>
            </w:pPr>
            <w:r w:rsidRPr="00E77497">
              <w:rPr>
                <w:rFonts w:cs="Courier New"/>
              </w:rPr>
              <w:t>G</w:t>
            </w:r>
          </w:p>
        </w:tc>
        <w:tc>
          <w:tcPr>
            <w:tcW w:w="288" w:type="dxa"/>
          </w:tcPr>
          <w:p w14:paraId="54A9296D" w14:textId="77777777" w:rsidR="004C02EF" w:rsidRPr="00E77497" w:rsidRDefault="004C02EF" w:rsidP="003A4B22">
            <w:pPr>
              <w:pStyle w:val="SyntaxOneOf"/>
              <w:spacing w:after="60"/>
              <w:rPr>
                <w:rFonts w:cs="Courier New"/>
              </w:rPr>
            </w:pPr>
            <w:r w:rsidRPr="00E77497">
              <w:rPr>
                <w:rFonts w:cs="Courier New"/>
              </w:rPr>
              <w:t>H</w:t>
            </w:r>
          </w:p>
        </w:tc>
        <w:tc>
          <w:tcPr>
            <w:tcW w:w="288" w:type="dxa"/>
          </w:tcPr>
          <w:p w14:paraId="78A73075" w14:textId="77777777" w:rsidR="004C02EF" w:rsidRPr="00E77497" w:rsidRDefault="004C02EF" w:rsidP="003A4B22">
            <w:pPr>
              <w:pStyle w:val="SyntaxOneOf"/>
              <w:spacing w:after="60"/>
              <w:rPr>
                <w:rFonts w:cs="Courier New"/>
              </w:rPr>
            </w:pPr>
            <w:r w:rsidRPr="00E77497">
              <w:rPr>
                <w:rFonts w:cs="Courier New"/>
              </w:rPr>
              <w:t>I</w:t>
            </w:r>
          </w:p>
        </w:tc>
        <w:tc>
          <w:tcPr>
            <w:tcW w:w="288" w:type="dxa"/>
          </w:tcPr>
          <w:p w14:paraId="40FAFC61" w14:textId="77777777" w:rsidR="004C02EF" w:rsidRPr="00E77497" w:rsidRDefault="004C02EF" w:rsidP="003A4B22">
            <w:pPr>
              <w:pStyle w:val="SyntaxOneOf"/>
              <w:spacing w:after="60"/>
              <w:rPr>
                <w:rFonts w:cs="Courier New"/>
              </w:rPr>
            </w:pPr>
            <w:r w:rsidRPr="00E77497">
              <w:rPr>
                <w:rFonts w:cs="Courier New"/>
              </w:rPr>
              <w:t>J</w:t>
            </w:r>
          </w:p>
        </w:tc>
        <w:tc>
          <w:tcPr>
            <w:tcW w:w="288" w:type="dxa"/>
          </w:tcPr>
          <w:p w14:paraId="77B0E316" w14:textId="77777777" w:rsidR="004C02EF" w:rsidRPr="00E77497" w:rsidRDefault="004C02EF" w:rsidP="003A4B22">
            <w:pPr>
              <w:pStyle w:val="SyntaxOneOf"/>
              <w:spacing w:after="60"/>
              <w:rPr>
                <w:rFonts w:cs="Courier New"/>
              </w:rPr>
            </w:pPr>
            <w:r w:rsidRPr="00E77497">
              <w:rPr>
                <w:rFonts w:cs="Courier New"/>
              </w:rPr>
              <w:t>K</w:t>
            </w:r>
          </w:p>
        </w:tc>
        <w:tc>
          <w:tcPr>
            <w:tcW w:w="288" w:type="dxa"/>
          </w:tcPr>
          <w:p w14:paraId="5804B8A1" w14:textId="77777777" w:rsidR="004C02EF" w:rsidRPr="00E77497" w:rsidRDefault="004C02EF" w:rsidP="003A4B22">
            <w:pPr>
              <w:pStyle w:val="SyntaxOneOf"/>
              <w:spacing w:after="60"/>
              <w:rPr>
                <w:rFonts w:cs="Courier New"/>
              </w:rPr>
            </w:pPr>
            <w:r w:rsidRPr="00E77497">
              <w:rPr>
                <w:rFonts w:cs="Courier New"/>
              </w:rPr>
              <w:t>L</w:t>
            </w:r>
          </w:p>
        </w:tc>
        <w:tc>
          <w:tcPr>
            <w:tcW w:w="288" w:type="dxa"/>
          </w:tcPr>
          <w:p w14:paraId="482BD938" w14:textId="77777777" w:rsidR="004C02EF" w:rsidRPr="00E77497" w:rsidRDefault="004C02EF" w:rsidP="003A4B22">
            <w:pPr>
              <w:pStyle w:val="SyntaxOneOf"/>
              <w:spacing w:after="60"/>
              <w:rPr>
                <w:rFonts w:cs="Courier New"/>
              </w:rPr>
            </w:pPr>
            <w:r w:rsidRPr="00E77497">
              <w:rPr>
                <w:rFonts w:cs="Courier New"/>
              </w:rPr>
              <w:t>M</w:t>
            </w:r>
          </w:p>
        </w:tc>
        <w:tc>
          <w:tcPr>
            <w:tcW w:w="288" w:type="dxa"/>
          </w:tcPr>
          <w:p w14:paraId="5539264A" w14:textId="77777777" w:rsidR="004C02EF" w:rsidRPr="00E77497" w:rsidRDefault="004C02EF" w:rsidP="003A4B22">
            <w:pPr>
              <w:pStyle w:val="SyntaxOneOf"/>
              <w:spacing w:after="60"/>
              <w:rPr>
                <w:rFonts w:cs="Courier New"/>
              </w:rPr>
            </w:pPr>
            <w:r w:rsidRPr="00E77497">
              <w:rPr>
                <w:rFonts w:cs="Courier New"/>
              </w:rPr>
              <w:t>N</w:t>
            </w:r>
          </w:p>
        </w:tc>
        <w:tc>
          <w:tcPr>
            <w:tcW w:w="288" w:type="dxa"/>
          </w:tcPr>
          <w:p w14:paraId="0C7EC2C5" w14:textId="77777777" w:rsidR="004C02EF" w:rsidRPr="00E77497" w:rsidRDefault="004C02EF" w:rsidP="003A4B22">
            <w:pPr>
              <w:pStyle w:val="SyntaxOneOf"/>
              <w:spacing w:after="60"/>
              <w:rPr>
                <w:rFonts w:cs="Courier New"/>
              </w:rPr>
            </w:pPr>
            <w:r w:rsidRPr="00E77497">
              <w:rPr>
                <w:rFonts w:cs="Courier New"/>
              </w:rPr>
              <w:t>O</w:t>
            </w:r>
          </w:p>
        </w:tc>
        <w:tc>
          <w:tcPr>
            <w:tcW w:w="288" w:type="dxa"/>
          </w:tcPr>
          <w:p w14:paraId="7602C9E4" w14:textId="77777777" w:rsidR="004C02EF" w:rsidRPr="00E77497" w:rsidRDefault="004C02EF" w:rsidP="003A4B22">
            <w:pPr>
              <w:pStyle w:val="SyntaxOneOf"/>
              <w:spacing w:after="60"/>
              <w:rPr>
                <w:rFonts w:cs="Courier New"/>
              </w:rPr>
            </w:pPr>
            <w:r w:rsidRPr="00E77497">
              <w:rPr>
                <w:rFonts w:cs="Courier New"/>
              </w:rPr>
              <w:t>P</w:t>
            </w:r>
          </w:p>
        </w:tc>
        <w:tc>
          <w:tcPr>
            <w:tcW w:w="288" w:type="dxa"/>
          </w:tcPr>
          <w:p w14:paraId="64083739" w14:textId="77777777" w:rsidR="004C02EF" w:rsidRPr="00E77497" w:rsidRDefault="004C02EF" w:rsidP="003A4B22">
            <w:pPr>
              <w:pStyle w:val="SyntaxOneOf"/>
              <w:spacing w:after="60"/>
              <w:rPr>
                <w:rFonts w:cs="Courier New"/>
              </w:rPr>
            </w:pPr>
            <w:r w:rsidRPr="00E77497">
              <w:rPr>
                <w:rFonts w:cs="Courier New"/>
              </w:rPr>
              <w:t>Q</w:t>
            </w:r>
          </w:p>
        </w:tc>
        <w:tc>
          <w:tcPr>
            <w:tcW w:w="288" w:type="dxa"/>
          </w:tcPr>
          <w:p w14:paraId="2A3B683D" w14:textId="77777777" w:rsidR="004C02EF" w:rsidRPr="00E77497" w:rsidRDefault="004C02EF" w:rsidP="003A4B22">
            <w:pPr>
              <w:pStyle w:val="SyntaxOneOf"/>
              <w:spacing w:after="60"/>
              <w:rPr>
                <w:rFonts w:cs="Courier New"/>
              </w:rPr>
            </w:pPr>
            <w:r w:rsidRPr="00E77497">
              <w:rPr>
                <w:rFonts w:cs="Courier New"/>
              </w:rPr>
              <w:t>R</w:t>
            </w:r>
          </w:p>
        </w:tc>
        <w:tc>
          <w:tcPr>
            <w:tcW w:w="288" w:type="dxa"/>
          </w:tcPr>
          <w:p w14:paraId="441AC088" w14:textId="77777777" w:rsidR="004C02EF" w:rsidRPr="00E77497" w:rsidRDefault="004C02EF" w:rsidP="003A4B22">
            <w:pPr>
              <w:pStyle w:val="SyntaxOneOf"/>
              <w:spacing w:after="60"/>
              <w:rPr>
                <w:rFonts w:cs="Courier New"/>
              </w:rPr>
            </w:pPr>
            <w:r w:rsidRPr="00E77497">
              <w:rPr>
                <w:rFonts w:cs="Courier New"/>
              </w:rPr>
              <w:t>S</w:t>
            </w:r>
          </w:p>
        </w:tc>
        <w:tc>
          <w:tcPr>
            <w:tcW w:w="288" w:type="dxa"/>
          </w:tcPr>
          <w:p w14:paraId="5158E91D" w14:textId="77777777" w:rsidR="004C02EF" w:rsidRPr="00E77497" w:rsidRDefault="004C02EF" w:rsidP="003A4B22">
            <w:pPr>
              <w:pStyle w:val="SyntaxOneOf"/>
              <w:spacing w:after="60"/>
              <w:rPr>
                <w:rFonts w:cs="Courier New"/>
              </w:rPr>
            </w:pPr>
            <w:r w:rsidRPr="00E77497">
              <w:rPr>
                <w:rFonts w:cs="Courier New"/>
              </w:rPr>
              <w:t>T</w:t>
            </w:r>
          </w:p>
        </w:tc>
        <w:tc>
          <w:tcPr>
            <w:tcW w:w="288" w:type="dxa"/>
          </w:tcPr>
          <w:p w14:paraId="5AF3D0DB" w14:textId="77777777" w:rsidR="004C02EF" w:rsidRPr="00E77497" w:rsidRDefault="004C02EF" w:rsidP="003A4B22">
            <w:pPr>
              <w:pStyle w:val="SyntaxOneOf"/>
              <w:spacing w:after="60"/>
              <w:rPr>
                <w:rFonts w:cs="Courier New"/>
              </w:rPr>
            </w:pPr>
            <w:r w:rsidRPr="00E77497">
              <w:rPr>
                <w:rFonts w:cs="Courier New"/>
              </w:rPr>
              <w:t>U</w:t>
            </w:r>
          </w:p>
        </w:tc>
        <w:tc>
          <w:tcPr>
            <w:tcW w:w="288" w:type="dxa"/>
          </w:tcPr>
          <w:p w14:paraId="56A03ACC" w14:textId="77777777" w:rsidR="004C02EF" w:rsidRPr="00E77497" w:rsidRDefault="004C02EF" w:rsidP="003A4B22">
            <w:pPr>
              <w:pStyle w:val="SyntaxOneOf"/>
              <w:spacing w:after="60"/>
              <w:rPr>
                <w:rFonts w:cs="Courier New"/>
              </w:rPr>
            </w:pPr>
            <w:r w:rsidRPr="00E77497">
              <w:rPr>
                <w:rFonts w:cs="Courier New"/>
              </w:rPr>
              <w:t>V</w:t>
            </w:r>
          </w:p>
        </w:tc>
        <w:tc>
          <w:tcPr>
            <w:tcW w:w="288" w:type="dxa"/>
          </w:tcPr>
          <w:p w14:paraId="5BFC8AC2" w14:textId="77777777" w:rsidR="004C02EF" w:rsidRPr="00E77497" w:rsidRDefault="004C02EF" w:rsidP="003A4B22">
            <w:pPr>
              <w:pStyle w:val="SyntaxOneOf"/>
              <w:spacing w:after="60"/>
              <w:rPr>
                <w:rFonts w:cs="Courier New"/>
              </w:rPr>
            </w:pPr>
            <w:r w:rsidRPr="00E77497">
              <w:rPr>
                <w:rFonts w:cs="Courier New"/>
              </w:rPr>
              <w:t>W</w:t>
            </w:r>
          </w:p>
        </w:tc>
        <w:tc>
          <w:tcPr>
            <w:tcW w:w="288" w:type="dxa"/>
          </w:tcPr>
          <w:p w14:paraId="02642ED7" w14:textId="77777777" w:rsidR="004C02EF" w:rsidRPr="00E77497" w:rsidRDefault="004C02EF" w:rsidP="003A4B22">
            <w:pPr>
              <w:pStyle w:val="SyntaxOneOf"/>
              <w:spacing w:after="60"/>
              <w:rPr>
                <w:rFonts w:cs="Courier New"/>
              </w:rPr>
            </w:pPr>
            <w:r w:rsidRPr="00E77497">
              <w:rPr>
                <w:rFonts w:cs="Courier New"/>
              </w:rPr>
              <w:t>X</w:t>
            </w:r>
          </w:p>
        </w:tc>
        <w:tc>
          <w:tcPr>
            <w:tcW w:w="288" w:type="dxa"/>
          </w:tcPr>
          <w:p w14:paraId="586592F8" w14:textId="77777777" w:rsidR="004C02EF" w:rsidRPr="00E77497" w:rsidRDefault="004C02EF" w:rsidP="003A4B22">
            <w:pPr>
              <w:pStyle w:val="SyntaxOneOf"/>
              <w:spacing w:after="60"/>
              <w:rPr>
                <w:rFonts w:cs="Courier New"/>
              </w:rPr>
            </w:pPr>
            <w:r w:rsidRPr="00E77497">
              <w:rPr>
                <w:rFonts w:cs="Courier New"/>
              </w:rPr>
              <w:t>Y</w:t>
            </w:r>
          </w:p>
        </w:tc>
        <w:tc>
          <w:tcPr>
            <w:tcW w:w="288" w:type="dxa"/>
          </w:tcPr>
          <w:p w14:paraId="4BC41C05" w14:textId="77777777" w:rsidR="004C02EF" w:rsidRPr="00E77497" w:rsidRDefault="004C02EF" w:rsidP="003A4B22">
            <w:pPr>
              <w:pStyle w:val="SyntaxOneOf"/>
              <w:spacing w:after="60"/>
              <w:rPr>
                <w:rFonts w:cs="Courier New"/>
              </w:rPr>
            </w:pPr>
            <w:r w:rsidRPr="00E77497">
              <w:rPr>
                <w:rFonts w:cs="Courier New"/>
              </w:rPr>
              <w:t>Z</w:t>
            </w:r>
          </w:p>
        </w:tc>
      </w:tr>
      <w:tr w:rsidR="004C02EF" w:rsidRPr="00E77497" w14:paraId="74F70C50" w14:textId="77777777" w:rsidTr="006E1632">
        <w:trPr>
          <w:tblHeader/>
        </w:trPr>
        <w:tc>
          <w:tcPr>
            <w:tcW w:w="288" w:type="dxa"/>
          </w:tcPr>
          <w:p w14:paraId="20862C45" w14:textId="77777777" w:rsidR="004C02EF" w:rsidRPr="00E77497" w:rsidRDefault="004C02EF" w:rsidP="003A4B22">
            <w:pPr>
              <w:pStyle w:val="SyntaxOneOf"/>
              <w:spacing w:after="60"/>
              <w:rPr>
                <w:rFonts w:cs="Courier New"/>
              </w:rPr>
            </w:pPr>
            <w:r w:rsidRPr="00E77497">
              <w:rPr>
                <w:rFonts w:cs="Courier New"/>
              </w:rPr>
              <w:t>0</w:t>
            </w:r>
          </w:p>
        </w:tc>
        <w:tc>
          <w:tcPr>
            <w:tcW w:w="288" w:type="dxa"/>
          </w:tcPr>
          <w:p w14:paraId="565D1BD2" w14:textId="77777777" w:rsidR="004C02EF" w:rsidRPr="00E77497" w:rsidRDefault="004C02EF" w:rsidP="003A4B22">
            <w:pPr>
              <w:pStyle w:val="SyntaxOneOf"/>
              <w:spacing w:after="60"/>
              <w:rPr>
                <w:rFonts w:cs="Courier New"/>
              </w:rPr>
            </w:pPr>
            <w:r w:rsidRPr="00E77497">
              <w:rPr>
                <w:rFonts w:cs="Courier New"/>
              </w:rPr>
              <w:t>1</w:t>
            </w:r>
          </w:p>
        </w:tc>
        <w:tc>
          <w:tcPr>
            <w:tcW w:w="288" w:type="dxa"/>
          </w:tcPr>
          <w:p w14:paraId="4D012F70" w14:textId="77777777" w:rsidR="004C02EF" w:rsidRPr="00E77497" w:rsidRDefault="004C02EF" w:rsidP="003A4B22">
            <w:pPr>
              <w:pStyle w:val="SyntaxOneOf"/>
              <w:spacing w:after="60"/>
              <w:rPr>
                <w:rFonts w:cs="Courier New"/>
              </w:rPr>
            </w:pPr>
            <w:r w:rsidRPr="00E77497">
              <w:rPr>
                <w:rFonts w:cs="Courier New"/>
              </w:rPr>
              <w:t>2</w:t>
            </w:r>
          </w:p>
        </w:tc>
        <w:tc>
          <w:tcPr>
            <w:tcW w:w="288" w:type="dxa"/>
          </w:tcPr>
          <w:p w14:paraId="4185C7F6" w14:textId="77777777" w:rsidR="004C02EF" w:rsidRPr="00E77497" w:rsidRDefault="004C02EF" w:rsidP="003A4B22">
            <w:pPr>
              <w:pStyle w:val="SyntaxOneOf"/>
              <w:spacing w:after="60"/>
              <w:rPr>
                <w:rFonts w:cs="Courier New"/>
              </w:rPr>
            </w:pPr>
            <w:r w:rsidRPr="00E77497">
              <w:rPr>
                <w:rFonts w:cs="Courier New"/>
              </w:rPr>
              <w:t>3</w:t>
            </w:r>
          </w:p>
        </w:tc>
        <w:tc>
          <w:tcPr>
            <w:tcW w:w="288" w:type="dxa"/>
          </w:tcPr>
          <w:p w14:paraId="4454EDE7" w14:textId="77777777" w:rsidR="004C02EF" w:rsidRPr="00E77497" w:rsidRDefault="004C02EF" w:rsidP="003A4B22">
            <w:pPr>
              <w:pStyle w:val="SyntaxOneOf"/>
              <w:spacing w:after="60"/>
              <w:rPr>
                <w:rFonts w:cs="Courier New"/>
              </w:rPr>
            </w:pPr>
            <w:r w:rsidRPr="00E77497">
              <w:rPr>
                <w:rFonts w:cs="Courier New"/>
              </w:rPr>
              <w:t>4</w:t>
            </w:r>
          </w:p>
        </w:tc>
        <w:tc>
          <w:tcPr>
            <w:tcW w:w="288" w:type="dxa"/>
          </w:tcPr>
          <w:p w14:paraId="09377FFA" w14:textId="77777777" w:rsidR="004C02EF" w:rsidRPr="00E77497" w:rsidRDefault="004C02EF" w:rsidP="003A4B22">
            <w:pPr>
              <w:pStyle w:val="SyntaxOneOf"/>
              <w:spacing w:after="60"/>
              <w:rPr>
                <w:rFonts w:cs="Courier New"/>
              </w:rPr>
            </w:pPr>
            <w:r w:rsidRPr="00E77497">
              <w:rPr>
                <w:rFonts w:cs="Courier New"/>
              </w:rPr>
              <w:t>5</w:t>
            </w:r>
          </w:p>
        </w:tc>
        <w:tc>
          <w:tcPr>
            <w:tcW w:w="288" w:type="dxa"/>
          </w:tcPr>
          <w:p w14:paraId="3135511E" w14:textId="77777777" w:rsidR="004C02EF" w:rsidRPr="00E77497" w:rsidRDefault="004C02EF" w:rsidP="003A4B22">
            <w:pPr>
              <w:pStyle w:val="SyntaxOneOf"/>
              <w:spacing w:after="60"/>
              <w:rPr>
                <w:rFonts w:cs="Courier New"/>
              </w:rPr>
            </w:pPr>
            <w:r w:rsidRPr="00E77497">
              <w:rPr>
                <w:rFonts w:cs="Courier New"/>
              </w:rPr>
              <w:t>6</w:t>
            </w:r>
          </w:p>
        </w:tc>
        <w:tc>
          <w:tcPr>
            <w:tcW w:w="288" w:type="dxa"/>
          </w:tcPr>
          <w:p w14:paraId="6575C7AF" w14:textId="77777777" w:rsidR="004C02EF" w:rsidRPr="00E77497" w:rsidRDefault="004C02EF" w:rsidP="003A4B22">
            <w:pPr>
              <w:pStyle w:val="SyntaxOneOf"/>
              <w:spacing w:after="60"/>
              <w:rPr>
                <w:rFonts w:cs="Courier New"/>
              </w:rPr>
            </w:pPr>
            <w:r w:rsidRPr="00E77497">
              <w:rPr>
                <w:rFonts w:cs="Courier New"/>
              </w:rPr>
              <w:t>7</w:t>
            </w:r>
          </w:p>
        </w:tc>
        <w:tc>
          <w:tcPr>
            <w:tcW w:w="288" w:type="dxa"/>
          </w:tcPr>
          <w:p w14:paraId="727A71F7" w14:textId="77777777" w:rsidR="004C02EF" w:rsidRPr="00E77497" w:rsidRDefault="004C02EF" w:rsidP="003A4B22">
            <w:pPr>
              <w:pStyle w:val="SyntaxOneOf"/>
              <w:spacing w:after="60"/>
              <w:rPr>
                <w:rFonts w:cs="Courier New"/>
              </w:rPr>
            </w:pPr>
            <w:r w:rsidRPr="00E77497">
              <w:rPr>
                <w:rFonts w:cs="Courier New"/>
              </w:rPr>
              <w:t>8</w:t>
            </w:r>
          </w:p>
        </w:tc>
        <w:tc>
          <w:tcPr>
            <w:tcW w:w="288" w:type="dxa"/>
          </w:tcPr>
          <w:p w14:paraId="5E73186D" w14:textId="77777777" w:rsidR="004C02EF" w:rsidRPr="00E77497" w:rsidRDefault="004C02EF" w:rsidP="003A4B22">
            <w:pPr>
              <w:pStyle w:val="SyntaxOneOf"/>
              <w:spacing w:after="60"/>
              <w:rPr>
                <w:rFonts w:cs="Courier New"/>
              </w:rPr>
            </w:pPr>
            <w:r w:rsidRPr="00E77497">
              <w:rPr>
                <w:rFonts w:cs="Courier New"/>
              </w:rPr>
              <w:t>9</w:t>
            </w:r>
          </w:p>
        </w:tc>
        <w:tc>
          <w:tcPr>
            <w:tcW w:w="288" w:type="dxa"/>
          </w:tcPr>
          <w:p w14:paraId="007CE5A5" w14:textId="77777777" w:rsidR="004C02EF" w:rsidRPr="00E77497" w:rsidRDefault="004C02EF" w:rsidP="003A4B22">
            <w:pPr>
              <w:pStyle w:val="SyntaxOneOf"/>
              <w:spacing w:after="60"/>
              <w:rPr>
                <w:rFonts w:cs="Courier New"/>
              </w:rPr>
            </w:pPr>
            <w:r w:rsidRPr="00E77497">
              <w:rPr>
                <w:rFonts w:cs="Courier New"/>
              </w:rPr>
              <w:t>_</w:t>
            </w:r>
          </w:p>
        </w:tc>
        <w:tc>
          <w:tcPr>
            <w:tcW w:w="288" w:type="dxa"/>
          </w:tcPr>
          <w:p w14:paraId="52828876" w14:textId="77777777" w:rsidR="004C02EF" w:rsidRPr="00E77497" w:rsidRDefault="004C02EF" w:rsidP="003A4B22">
            <w:pPr>
              <w:pStyle w:val="SyntaxOneOf"/>
              <w:spacing w:after="60"/>
              <w:rPr>
                <w:rFonts w:cs="Courier New"/>
              </w:rPr>
            </w:pPr>
          </w:p>
        </w:tc>
        <w:tc>
          <w:tcPr>
            <w:tcW w:w="288" w:type="dxa"/>
          </w:tcPr>
          <w:p w14:paraId="74BA066F" w14:textId="77777777" w:rsidR="004C02EF" w:rsidRPr="00E77497" w:rsidRDefault="004C02EF" w:rsidP="003A4B22">
            <w:pPr>
              <w:pStyle w:val="SyntaxOneOf"/>
              <w:spacing w:after="60"/>
              <w:rPr>
                <w:rFonts w:cs="Courier New"/>
              </w:rPr>
            </w:pPr>
          </w:p>
        </w:tc>
        <w:tc>
          <w:tcPr>
            <w:tcW w:w="288" w:type="dxa"/>
          </w:tcPr>
          <w:p w14:paraId="1F95C763" w14:textId="77777777" w:rsidR="004C02EF" w:rsidRPr="00E77497" w:rsidRDefault="004C02EF" w:rsidP="003A4B22">
            <w:pPr>
              <w:pStyle w:val="SyntaxOneOf"/>
              <w:spacing w:after="60"/>
              <w:rPr>
                <w:rFonts w:cs="Courier New"/>
              </w:rPr>
            </w:pPr>
          </w:p>
        </w:tc>
        <w:tc>
          <w:tcPr>
            <w:tcW w:w="288" w:type="dxa"/>
          </w:tcPr>
          <w:p w14:paraId="500EEC91" w14:textId="77777777" w:rsidR="004C02EF" w:rsidRPr="00E77497" w:rsidRDefault="004C02EF" w:rsidP="003A4B22">
            <w:pPr>
              <w:pStyle w:val="SyntaxOneOf"/>
              <w:spacing w:after="60"/>
              <w:rPr>
                <w:rFonts w:cs="Courier New"/>
              </w:rPr>
            </w:pPr>
          </w:p>
        </w:tc>
        <w:tc>
          <w:tcPr>
            <w:tcW w:w="288" w:type="dxa"/>
          </w:tcPr>
          <w:p w14:paraId="67965B14" w14:textId="77777777" w:rsidR="004C02EF" w:rsidRPr="00E77497" w:rsidRDefault="004C02EF" w:rsidP="003A4B22">
            <w:pPr>
              <w:pStyle w:val="SyntaxOneOf"/>
              <w:spacing w:after="60"/>
              <w:rPr>
                <w:rFonts w:cs="Courier New"/>
              </w:rPr>
            </w:pPr>
          </w:p>
        </w:tc>
        <w:tc>
          <w:tcPr>
            <w:tcW w:w="288" w:type="dxa"/>
          </w:tcPr>
          <w:p w14:paraId="0E30F765" w14:textId="77777777" w:rsidR="004C02EF" w:rsidRPr="00E77497" w:rsidRDefault="004C02EF" w:rsidP="003A4B22">
            <w:pPr>
              <w:pStyle w:val="SyntaxOneOf"/>
              <w:spacing w:after="60"/>
              <w:rPr>
                <w:rFonts w:cs="Courier New"/>
              </w:rPr>
            </w:pPr>
          </w:p>
        </w:tc>
        <w:tc>
          <w:tcPr>
            <w:tcW w:w="288" w:type="dxa"/>
          </w:tcPr>
          <w:p w14:paraId="078F8B1A" w14:textId="77777777" w:rsidR="004C02EF" w:rsidRPr="00E77497" w:rsidRDefault="004C02EF" w:rsidP="003A4B22">
            <w:pPr>
              <w:pStyle w:val="SyntaxOneOf"/>
              <w:spacing w:after="60"/>
              <w:rPr>
                <w:rFonts w:cs="Courier New"/>
              </w:rPr>
            </w:pPr>
          </w:p>
        </w:tc>
        <w:tc>
          <w:tcPr>
            <w:tcW w:w="288" w:type="dxa"/>
          </w:tcPr>
          <w:p w14:paraId="28D81AC5" w14:textId="77777777" w:rsidR="004C02EF" w:rsidRPr="00E77497" w:rsidRDefault="004C02EF" w:rsidP="003A4B22">
            <w:pPr>
              <w:pStyle w:val="SyntaxOneOf"/>
              <w:spacing w:after="60"/>
              <w:rPr>
                <w:rFonts w:cs="Courier New"/>
              </w:rPr>
            </w:pPr>
          </w:p>
        </w:tc>
        <w:tc>
          <w:tcPr>
            <w:tcW w:w="288" w:type="dxa"/>
          </w:tcPr>
          <w:p w14:paraId="0587C57F" w14:textId="77777777" w:rsidR="004C02EF" w:rsidRPr="00E77497" w:rsidRDefault="004C02EF" w:rsidP="003A4B22">
            <w:pPr>
              <w:pStyle w:val="SyntaxOneOf"/>
              <w:spacing w:after="60"/>
              <w:rPr>
                <w:rFonts w:cs="Courier New"/>
              </w:rPr>
            </w:pPr>
          </w:p>
        </w:tc>
        <w:tc>
          <w:tcPr>
            <w:tcW w:w="288" w:type="dxa"/>
          </w:tcPr>
          <w:p w14:paraId="44B04904" w14:textId="77777777" w:rsidR="004C02EF" w:rsidRPr="00E77497" w:rsidRDefault="004C02EF" w:rsidP="003A4B22">
            <w:pPr>
              <w:pStyle w:val="SyntaxOneOf"/>
              <w:spacing w:after="60"/>
              <w:rPr>
                <w:rFonts w:cs="Courier New"/>
              </w:rPr>
            </w:pPr>
          </w:p>
        </w:tc>
        <w:tc>
          <w:tcPr>
            <w:tcW w:w="288" w:type="dxa"/>
          </w:tcPr>
          <w:p w14:paraId="39EDFAEA" w14:textId="77777777" w:rsidR="004C02EF" w:rsidRPr="00E77497" w:rsidRDefault="004C02EF" w:rsidP="003A4B22">
            <w:pPr>
              <w:pStyle w:val="SyntaxOneOf"/>
              <w:spacing w:after="60"/>
              <w:rPr>
                <w:rFonts w:cs="Courier New"/>
              </w:rPr>
            </w:pPr>
          </w:p>
        </w:tc>
        <w:tc>
          <w:tcPr>
            <w:tcW w:w="288" w:type="dxa"/>
          </w:tcPr>
          <w:p w14:paraId="79BFC263" w14:textId="77777777" w:rsidR="004C02EF" w:rsidRPr="00E77497" w:rsidRDefault="004C02EF" w:rsidP="003A4B22">
            <w:pPr>
              <w:pStyle w:val="SyntaxOneOf"/>
              <w:spacing w:after="60"/>
              <w:rPr>
                <w:rFonts w:cs="Courier New"/>
              </w:rPr>
            </w:pPr>
          </w:p>
        </w:tc>
        <w:tc>
          <w:tcPr>
            <w:tcW w:w="288" w:type="dxa"/>
          </w:tcPr>
          <w:p w14:paraId="4C9158EF" w14:textId="77777777" w:rsidR="004C02EF" w:rsidRPr="00E77497" w:rsidRDefault="004C02EF" w:rsidP="003A4B22">
            <w:pPr>
              <w:pStyle w:val="SyntaxOneOf"/>
              <w:spacing w:after="60"/>
              <w:rPr>
                <w:rFonts w:cs="Courier New"/>
              </w:rPr>
            </w:pPr>
          </w:p>
        </w:tc>
        <w:tc>
          <w:tcPr>
            <w:tcW w:w="288" w:type="dxa"/>
          </w:tcPr>
          <w:p w14:paraId="7F0DA429" w14:textId="77777777" w:rsidR="004C02EF" w:rsidRPr="00E77497" w:rsidRDefault="004C02EF" w:rsidP="003A4B22">
            <w:pPr>
              <w:pStyle w:val="SyntaxOneOf"/>
              <w:spacing w:after="60"/>
              <w:rPr>
                <w:rFonts w:cs="Courier New"/>
              </w:rPr>
            </w:pPr>
          </w:p>
        </w:tc>
        <w:tc>
          <w:tcPr>
            <w:tcW w:w="288" w:type="dxa"/>
          </w:tcPr>
          <w:p w14:paraId="495FA2D8" w14:textId="77777777" w:rsidR="004C02EF" w:rsidRPr="00E77497" w:rsidRDefault="004C02EF" w:rsidP="003A4B22">
            <w:pPr>
              <w:pStyle w:val="SyntaxOneOf"/>
              <w:spacing w:after="60"/>
              <w:rPr>
                <w:rFonts w:cs="Courier New"/>
              </w:rPr>
            </w:pPr>
          </w:p>
        </w:tc>
      </w:tr>
    </w:tbl>
    <w:p w14:paraId="44A03CB8" w14:textId="77777777" w:rsidR="004C02EF" w:rsidRPr="00E77497" w:rsidRDefault="004C02EF" w:rsidP="001F482D">
      <w:pPr>
        <w:pStyle w:val="Alg4"/>
        <w:numPr>
          <w:ilvl w:val="0"/>
          <w:numId w:val="295"/>
        </w:numPr>
        <w:spacing w:after="220"/>
      </w:pPr>
      <w:r w:rsidRPr="00E77497">
        <w:t xml:space="preserve">Return </w:t>
      </w:r>
      <w:r w:rsidRPr="00E77497">
        <w:rPr>
          <w:b/>
        </w:rPr>
        <w:t>false</w:t>
      </w:r>
      <w:r w:rsidRPr="00E77497">
        <w:t>.</w:t>
      </w:r>
    </w:p>
    <w:p w14:paraId="524628CC" w14:textId="77777777" w:rsidR="004C02EF" w:rsidRPr="00E77497" w:rsidRDefault="004C02EF" w:rsidP="004C02EF">
      <w:pPr>
        <w:pStyle w:val="40"/>
        <w:numPr>
          <w:ilvl w:val="0"/>
          <w:numId w:val="0"/>
        </w:numPr>
      </w:pPr>
      <w:r w:rsidRPr="00E77497">
        <w:t>15.10.2.7</w:t>
      </w:r>
      <w:r w:rsidRPr="00E77497">
        <w:tab/>
        <w:t>Quantifier</w:t>
      </w:r>
    </w:p>
    <w:p w14:paraId="6897FEA9" w14:textId="77777777" w:rsidR="004C02EF" w:rsidRPr="00E77497" w:rsidRDefault="004C02EF" w:rsidP="004C02EF">
      <w:r w:rsidRPr="00E77497">
        <w:t xml:space="preserve">The production </w:t>
      </w:r>
      <w:r w:rsidRPr="00E77497">
        <w:rPr>
          <w:rFonts w:ascii="Times New Roman" w:hAnsi="Times New Roman"/>
          <w:i/>
        </w:rPr>
        <w:t>Quantifier</w:t>
      </w:r>
      <w:r w:rsidRPr="00E77497">
        <w:t xml:space="preserve"> :: </w:t>
      </w:r>
      <w:r w:rsidRPr="00E77497">
        <w:rPr>
          <w:rFonts w:ascii="Times New Roman" w:hAnsi="Times New Roman"/>
          <w:i/>
        </w:rPr>
        <w:t>QuantifierPrefix</w:t>
      </w:r>
      <w:r w:rsidRPr="00E77497">
        <w:t xml:space="preserve"> evaluates as follows:</w:t>
      </w:r>
    </w:p>
    <w:p w14:paraId="2A119075" w14:textId="77777777" w:rsidR="004C02EF" w:rsidRPr="00E77497" w:rsidRDefault="004C02EF" w:rsidP="001F482D">
      <w:pPr>
        <w:pStyle w:val="Alg4"/>
        <w:numPr>
          <w:ilvl w:val="0"/>
          <w:numId w:val="299"/>
        </w:numPr>
      </w:pPr>
      <w:r w:rsidRPr="00E77497">
        <w:t xml:space="preserve">Evaluate </w:t>
      </w:r>
      <w:r w:rsidRPr="00E77497">
        <w:rPr>
          <w:i/>
        </w:rPr>
        <w:t>QuantifierPrefix</w:t>
      </w:r>
      <w:r w:rsidRPr="00E77497">
        <w:t xml:space="preserve"> to obtain the two results: an integer </w:t>
      </w:r>
      <w:r w:rsidRPr="00E77497">
        <w:rPr>
          <w:i/>
        </w:rPr>
        <w:t>min</w:t>
      </w:r>
      <w:r w:rsidRPr="00E77497">
        <w:t xml:space="preserve"> and an integer (or </w:t>
      </w:r>
      <w:r w:rsidRPr="00E77497">
        <w:sym w:font="Symbol" w:char="F0A5"/>
      </w:r>
      <w:r w:rsidRPr="00E77497">
        <w:t xml:space="preserve">) </w:t>
      </w:r>
      <w:r w:rsidRPr="00E77497">
        <w:rPr>
          <w:i/>
        </w:rPr>
        <w:t>max</w:t>
      </w:r>
      <w:r w:rsidRPr="00E77497">
        <w:t>.</w:t>
      </w:r>
    </w:p>
    <w:p w14:paraId="7EDFA407" w14:textId="77777777" w:rsidR="004C02EF" w:rsidRPr="00E77497" w:rsidRDefault="004C02EF" w:rsidP="001F482D">
      <w:pPr>
        <w:pStyle w:val="Alg4"/>
        <w:numPr>
          <w:ilvl w:val="0"/>
          <w:numId w:val="299"/>
        </w:numPr>
        <w:spacing w:after="220"/>
      </w:pPr>
      <w:r w:rsidRPr="00E77497">
        <w:t xml:space="preserve">Return the three results </w:t>
      </w:r>
      <w:r w:rsidRPr="00E77497">
        <w:rPr>
          <w:i/>
        </w:rPr>
        <w:t>min</w:t>
      </w:r>
      <w:r w:rsidRPr="00E77497">
        <w:t xml:space="preserve">, </w:t>
      </w:r>
      <w:r w:rsidRPr="00E77497">
        <w:rPr>
          <w:i/>
        </w:rPr>
        <w:t>max</w:t>
      </w:r>
      <w:r w:rsidRPr="00E77497">
        <w:t xml:space="preserve">, and </w:t>
      </w:r>
      <w:r w:rsidRPr="00E77497">
        <w:rPr>
          <w:b/>
        </w:rPr>
        <w:t>true</w:t>
      </w:r>
      <w:r w:rsidRPr="00E77497">
        <w:t>.</w:t>
      </w:r>
    </w:p>
    <w:p w14:paraId="64A4A457" w14:textId="77777777" w:rsidR="004C02EF" w:rsidRPr="00E77497" w:rsidRDefault="004C02EF" w:rsidP="004C02EF">
      <w:r w:rsidRPr="00E77497">
        <w:t xml:space="preserve">The production </w:t>
      </w:r>
      <w:r w:rsidRPr="00E77497">
        <w:rPr>
          <w:rFonts w:ascii="Times New Roman" w:hAnsi="Times New Roman"/>
          <w:i/>
        </w:rPr>
        <w:t>Quantifier</w:t>
      </w:r>
      <w:r w:rsidRPr="00E77497">
        <w:t xml:space="preserve"> </w:t>
      </w:r>
      <w:r w:rsidRPr="00E77497">
        <w:rPr>
          <w:b/>
        </w:rPr>
        <w:t xml:space="preserve">:: </w:t>
      </w:r>
      <w:r w:rsidRPr="00E77497">
        <w:rPr>
          <w:rFonts w:ascii="Times New Roman" w:hAnsi="Times New Roman"/>
          <w:i/>
        </w:rPr>
        <w:t>QuantifierPrefix</w:t>
      </w:r>
      <w:r w:rsidRPr="00E77497">
        <w:rPr>
          <w:rFonts w:ascii="Courier New" w:hAnsi="Courier New"/>
          <w:b/>
        </w:rPr>
        <w:t xml:space="preserve"> ?</w:t>
      </w:r>
      <w:r w:rsidRPr="00E77497">
        <w:t xml:space="preserve"> evaluates as follows:</w:t>
      </w:r>
    </w:p>
    <w:p w14:paraId="1B418AEE" w14:textId="77777777" w:rsidR="004C02EF" w:rsidRPr="00E77497" w:rsidRDefault="004C02EF" w:rsidP="001F482D">
      <w:pPr>
        <w:pStyle w:val="Alg4"/>
        <w:numPr>
          <w:ilvl w:val="0"/>
          <w:numId w:val="300"/>
        </w:numPr>
      </w:pPr>
      <w:r w:rsidRPr="00E77497">
        <w:t xml:space="preserve">Evaluate </w:t>
      </w:r>
      <w:r w:rsidRPr="00E77497">
        <w:rPr>
          <w:i/>
        </w:rPr>
        <w:t>QuantifierPrefix</w:t>
      </w:r>
      <w:r w:rsidRPr="00E77497">
        <w:t xml:space="preserve"> to obtain the two results: an integer </w:t>
      </w:r>
      <w:r w:rsidRPr="00E77497">
        <w:rPr>
          <w:i/>
        </w:rPr>
        <w:t>min</w:t>
      </w:r>
      <w:r w:rsidRPr="00E77497">
        <w:t xml:space="preserve"> and an integer (or </w:t>
      </w:r>
      <w:r w:rsidRPr="00E77497">
        <w:sym w:font="Symbol" w:char="F0A5"/>
      </w:r>
      <w:r w:rsidRPr="00E77497">
        <w:t xml:space="preserve">) </w:t>
      </w:r>
      <w:r w:rsidRPr="00E77497">
        <w:rPr>
          <w:i/>
        </w:rPr>
        <w:t>max</w:t>
      </w:r>
      <w:r w:rsidRPr="00E77497">
        <w:t>.</w:t>
      </w:r>
    </w:p>
    <w:p w14:paraId="3C7B8076" w14:textId="77777777" w:rsidR="004C02EF" w:rsidRPr="00E77497" w:rsidRDefault="004C02EF" w:rsidP="001F482D">
      <w:pPr>
        <w:pStyle w:val="Alg4"/>
        <w:numPr>
          <w:ilvl w:val="0"/>
          <w:numId w:val="300"/>
        </w:numPr>
        <w:spacing w:after="220"/>
      </w:pPr>
      <w:r w:rsidRPr="00E77497">
        <w:t xml:space="preserve">Return the three results </w:t>
      </w:r>
      <w:r w:rsidRPr="00E77497">
        <w:rPr>
          <w:i/>
        </w:rPr>
        <w:t>min</w:t>
      </w:r>
      <w:r w:rsidRPr="00E77497">
        <w:t xml:space="preserve">, </w:t>
      </w:r>
      <w:r w:rsidRPr="00E77497">
        <w:rPr>
          <w:i/>
        </w:rPr>
        <w:t>max</w:t>
      </w:r>
      <w:r w:rsidRPr="00E77497">
        <w:t xml:space="preserve">, and </w:t>
      </w:r>
      <w:r w:rsidRPr="00E77497">
        <w:rPr>
          <w:b/>
        </w:rPr>
        <w:t>false</w:t>
      </w:r>
      <w:r w:rsidRPr="00E77497">
        <w:t>.</w:t>
      </w:r>
    </w:p>
    <w:p w14:paraId="68FC0AF4" w14:textId="77777777" w:rsidR="004C02EF" w:rsidRPr="004D1BD1" w:rsidRDefault="004C02EF" w:rsidP="004C02EF">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w:t>
      </w:r>
      <w:r w:rsidRPr="00E77497">
        <w:t xml:space="preserve"> evaluates by returning the two results 0 and </w:t>
      </w:r>
      <w:r w:rsidRPr="004D1BD1">
        <w:sym w:font="Symbol" w:char="F0A5"/>
      </w:r>
      <w:r w:rsidRPr="004D1BD1">
        <w:t>.</w:t>
      </w:r>
    </w:p>
    <w:p w14:paraId="283D158C" w14:textId="77777777" w:rsidR="004C02EF" w:rsidRPr="004D1BD1" w:rsidRDefault="004C02EF" w:rsidP="004C02EF">
      <w:r w:rsidRPr="008B7F6F">
        <w:t xml:space="preserve">The production </w:t>
      </w:r>
      <w:r w:rsidRPr="006B6D0A">
        <w:rPr>
          <w:rFonts w:ascii="Times New Roman" w:hAnsi="Times New Roman"/>
          <w:i/>
        </w:rPr>
        <w:t>QuantifierPrefix</w:t>
      </w:r>
      <w:r w:rsidRPr="006B6D0A">
        <w:t xml:space="preserve"> </w:t>
      </w:r>
      <w:r w:rsidRPr="006B6D0A">
        <w:rPr>
          <w:b/>
        </w:rPr>
        <w:t xml:space="preserve">:: </w:t>
      </w:r>
      <w:r w:rsidRPr="00E65A34">
        <w:rPr>
          <w:rFonts w:ascii="Courier New" w:hAnsi="Courier New"/>
          <w:b/>
        </w:rPr>
        <w:t>+</w:t>
      </w:r>
      <w:r w:rsidRPr="00546435">
        <w:t xml:space="preserve"> evaluates </w:t>
      </w:r>
      <w:r w:rsidRPr="00A67AF2">
        <w:t xml:space="preserve">by returning the two results 1 and </w:t>
      </w:r>
      <w:r w:rsidRPr="004D1BD1">
        <w:sym w:font="Symbol" w:char="F0A5"/>
      </w:r>
      <w:r w:rsidRPr="004D1BD1">
        <w:t>.</w:t>
      </w:r>
    </w:p>
    <w:p w14:paraId="4A706CB5" w14:textId="77777777" w:rsidR="004C02EF" w:rsidRPr="00E65A34" w:rsidRDefault="004C02EF" w:rsidP="004C02EF">
      <w:r w:rsidRPr="004D1BD1">
        <w:t xml:space="preserve">The production </w:t>
      </w:r>
      <w:r w:rsidRPr="008B7F6F">
        <w:rPr>
          <w:rFonts w:ascii="Times New Roman" w:hAnsi="Times New Roman"/>
          <w:i/>
        </w:rPr>
        <w:t>QuantifierPrefix</w:t>
      </w:r>
      <w:r w:rsidRPr="006B6D0A">
        <w:t xml:space="preserve"> </w:t>
      </w:r>
      <w:r w:rsidRPr="006B6D0A">
        <w:rPr>
          <w:b/>
        </w:rPr>
        <w:t xml:space="preserve">:: </w:t>
      </w:r>
      <w:r w:rsidRPr="006B6D0A">
        <w:rPr>
          <w:rFonts w:ascii="Courier New" w:hAnsi="Courier New"/>
          <w:b/>
        </w:rPr>
        <w:t>?</w:t>
      </w:r>
      <w:r w:rsidRPr="00E65A34">
        <w:t xml:space="preserve"> evaluates by returning the two results 0 and 1.</w:t>
      </w:r>
    </w:p>
    <w:p w14:paraId="56073538" w14:textId="77777777" w:rsidR="004C02EF" w:rsidRPr="00E77497" w:rsidRDefault="004C02EF" w:rsidP="004C02EF">
      <w:r w:rsidRPr="00546435">
        <w:t xml:space="preserve">The production </w:t>
      </w:r>
      <w:r w:rsidRPr="00A67AF2">
        <w:rPr>
          <w:rFonts w:ascii="Times New Roman" w:hAnsi="Times New Roman"/>
          <w:i/>
        </w:rPr>
        <w:t>QuantifierPrefix</w:t>
      </w:r>
      <w:r w:rsidRPr="00A67AF2">
        <w:t xml:space="preserve"> </w:t>
      </w:r>
      <w:r w:rsidRPr="00A67AF2">
        <w:rPr>
          <w:b/>
        </w:rPr>
        <w:t xml:space="preserve">:: </w:t>
      </w:r>
      <w:r w:rsidRPr="00B820AB">
        <w:rPr>
          <w:rFonts w:ascii="Courier New" w:hAnsi="Courier New"/>
          <w:b/>
        </w:rPr>
        <w:t xml:space="preserve">{ </w:t>
      </w:r>
      <w:r w:rsidRPr="00675B74">
        <w:rPr>
          <w:rFonts w:ascii="Times New Roman" w:hAnsi="Times New Roman"/>
          <w:i/>
        </w:rPr>
        <w:t>DecimalDigits</w:t>
      </w:r>
      <w:r w:rsidRPr="00E77497">
        <w:rPr>
          <w:rFonts w:ascii="Courier New" w:hAnsi="Courier New"/>
          <w:b/>
        </w:rPr>
        <w:t xml:space="preserve"> }</w:t>
      </w:r>
      <w:r w:rsidRPr="00E77497">
        <w:t xml:space="preserve"> evaluates as follows:</w:t>
      </w:r>
    </w:p>
    <w:p w14:paraId="6D917A89" w14:textId="77777777" w:rsidR="004C02EF" w:rsidRPr="00E77497" w:rsidRDefault="004C02EF" w:rsidP="001F482D">
      <w:pPr>
        <w:pStyle w:val="Alg4"/>
        <w:numPr>
          <w:ilvl w:val="0"/>
          <w:numId w:val="303"/>
        </w:numPr>
        <w:jc w:val="both"/>
      </w:pPr>
      <w:r w:rsidRPr="00E77497">
        <w:t xml:space="preserve">Let </w:t>
      </w:r>
      <w:r w:rsidRPr="00E77497">
        <w:rPr>
          <w:i/>
        </w:rPr>
        <w:t>i</w:t>
      </w:r>
      <w:r w:rsidRPr="00E77497">
        <w:t xml:space="preserve"> be the MV of </w:t>
      </w:r>
      <w:r w:rsidRPr="00E77497">
        <w:rPr>
          <w:i/>
        </w:rPr>
        <w:t>DecimalDigits</w:t>
      </w:r>
      <w:r w:rsidRPr="00E77497">
        <w:t xml:space="preserve"> (see 7.8.3).</w:t>
      </w:r>
    </w:p>
    <w:p w14:paraId="0116C7C5" w14:textId="77777777" w:rsidR="004C02EF" w:rsidRPr="00E77497" w:rsidRDefault="004C02EF" w:rsidP="001F482D">
      <w:pPr>
        <w:pStyle w:val="Alg4"/>
        <w:numPr>
          <w:ilvl w:val="0"/>
          <w:numId w:val="303"/>
        </w:numPr>
        <w:spacing w:after="120"/>
        <w:jc w:val="both"/>
      </w:pPr>
      <w:r w:rsidRPr="00E77497">
        <w:t xml:space="preserve">Return the two results </w:t>
      </w:r>
      <w:r w:rsidRPr="00E77497">
        <w:rPr>
          <w:i/>
        </w:rPr>
        <w:t>i</w:t>
      </w:r>
      <w:r w:rsidRPr="00E77497">
        <w:t xml:space="preserve"> and </w:t>
      </w:r>
      <w:r w:rsidRPr="00E77497">
        <w:rPr>
          <w:i/>
        </w:rPr>
        <w:t>i</w:t>
      </w:r>
      <w:r w:rsidRPr="00E77497">
        <w:t>.</w:t>
      </w:r>
    </w:p>
    <w:p w14:paraId="61FA768E" w14:textId="77777777" w:rsidR="004C02EF" w:rsidRPr="00E77497" w:rsidRDefault="004C02EF" w:rsidP="004C02EF">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DecimalDigits</w:t>
      </w:r>
      <w:r w:rsidRPr="00E77497">
        <w:rPr>
          <w:rFonts w:ascii="Courier New" w:hAnsi="Courier New"/>
          <w:b/>
        </w:rPr>
        <w:t xml:space="preserve"> , }</w:t>
      </w:r>
      <w:r w:rsidRPr="00E77497">
        <w:t xml:space="preserve"> evaluates as follows:</w:t>
      </w:r>
    </w:p>
    <w:p w14:paraId="60A302F2" w14:textId="77777777" w:rsidR="004C02EF" w:rsidRPr="00E77497" w:rsidRDefault="004C02EF" w:rsidP="001F482D">
      <w:pPr>
        <w:pStyle w:val="Alg4"/>
        <w:numPr>
          <w:ilvl w:val="0"/>
          <w:numId w:val="302"/>
        </w:numPr>
      </w:pPr>
      <w:r w:rsidRPr="00E77497">
        <w:t xml:space="preserve">Let </w:t>
      </w:r>
      <w:r w:rsidRPr="00E77497">
        <w:rPr>
          <w:i/>
        </w:rPr>
        <w:t>i</w:t>
      </w:r>
      <w:r w:rsidRPr="00E77497">
        <w:t xml:space="preserve"> be the MV of </w:t>
      </w:r>
      <w:r w:rsidRPr="00E77497">
        <w:rPr>
          <w:i/>
        </w:rPr>
        <w:t>DecimalDigits</w:t>
      </w:r>
      <w:r w:rsidRPr="00E77497">
        <w:t>.</w:t>
      </w:r>
    </w:p>
    <w:p w14:paraId="68B4EFA7" w14:textId="77777777" w:rsidR="004C02EF" w:rsidRPr="00E77497" w:rsidRDefault="004C02EF" w:rsidP="001F482D">
      <w:pPr>
        <w:pStyle w:val="Alg4"/>
        <w:numPr>
          <w:ilvl w:val="0"/>
          <w:numId w:val="302"/>
        </w:numPr>
        <w:spacing w:after="220"/>
      </w:pPr>
      <w:r w:rsidRPr="00E77497">
        <w:t xml:space="preserve">Return the two results </w:t>
      </w:r>
      <w:r w:rsidRPr="00E77497">
        <w:rPr>
          <w:i/>
        </w:rPr>
        <w:t>i</w:t>
      </w:r>
      <w:r w:rsidRPr="00E77497">
        <w:t xml:space="preserve"> and </w:t>
      </w:r>
      <w:r w:rsidRPr="00E77497">
        <w:sym w:font="Symbol" w:char="F0A5"/>
      </w:r>
      <w:r w:rsidRPr="00E77497">
        <w:t>.</w:t>
      </w:r>
    </w:p>
    <w:p w14:paraId="005ACF89" w14:textId="77777777" w:rsidR="004C02EF" w:rsidRPr="00E77497" w:rsidRDefault="004C02EF" w:rsidP="004C02EF">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DecimalDigits</w:t>
      </w:r>
      <w:r w:rsidRPr="00E77497">
        <w:rPr>
          <w:rFonts w:ascii="Courier New" w:hAnsi="Courier New"/>
          <w:b/>
        </w:rPr>
        <w:t xml:space="preserve"> , </w:t>
      </w:r>
      <w:r w:rsidRPr="00E77497">
        <w:rPr>
          <w:rFonts w:ascii="Times New Roman" w:hAnsi="Times New Roman"/>
          <w:i/>
        </w:rPr>
        <w:t>DecimalDigits</w:t>
      </w:r>
      <w:r w:rsidRPr="00E77497">
        <w:rPr>
          <w:rFonts w:ascii="Courier New" w:hAnsi="Courier New"/>
          <w:b/>
        </w:rPr>
        <w:t xml:space="preserve"> }</w:t>
      </w:r>
      <w:r w:rsidRPr="00E77497">
        <w:t xml:space="preserve"> evaluates as follows:</w:t>
      </w:r>
    </w:p>
    <w:p w14:paraId="36D86388" w14:textId="77777777" w:rsidR="004C02EF" w:rsidRPr="00E77497" w:rsidRDefault="004C02EF" w:rsidP="001F482D">
      <w:pPr>
        <w:pStyle w:val="Alg4"/>
        <w:numPr>
          <w:ilvl w:val="0"/>
          <w:numId w:val="301"/>
        </w:numPr>
      </w:pPr>
      <w:r w:rsidRPr="00E77497">
        <w:t xml:space="preserve">Let </w:t>
      </w:r>
      <w:r w:rsidRPr="00E77497">
        <w:rPr>
          <w:i/>
        </w:rPr>
        <w:t>i</w:t>
      </w:r>
      <w:r w:rsidRPr="00E77497">
        <w:t xml:space="preserve"> be the MV of the first </w:t>
      </w:r>
      <w:r w:rsidRPr="00E77497">
        <w:rPr>
          <w:i/>
        </w:rPr>
        <w:t>DecimalDigits</w:t>
      </w:r>
      <w:r w:rsidRPr="00E77497">
        <w:t>.</w:t>
      </w:r>
    </w:p>
    <w:p w14:paraId="266F2B0E" w14:textId="77777777" w:rsidR="004C02EF" w:rsidRPr="00E77497" w:rsidRDefault="004C02EF" w:rsidP="001F482D">
      <w:pPr>
        <w:pStyle w:val="Alg4"/>
        <w:numPr>
          <w:ilvl w:val="0"/>
          <w:numId w:val="301"/>
        </w:numPr>
      </w:pPr>
      <w:r w:rsidRPr="00E77497">
        <w:t xml:space="preserve">Let </w:t>
      </w:r>
      <w:r w:rsidRPr="00E77497">
        <w:rPr>
          <w:i/>
        </w:rPr>
        <w:t>j</w:t>
      </w:r>
      <w:r w:rsidRPr="00E77497">
        <w:t xml:space="preserve"> be the MV of the second </w:t>
      </w:r>
      <w:r w:rsidRPr="00E77497">
        <w:rPr>
          <w:i/>
        </w:rPr>
        <w:t>DecimalDigits</w:t>
      </w:r>
      <w:r w:rsidRPr="00E77497">
        <w:t>.</w:t>
      </w:r>
    </w:p>
    <w:p w14:paraId="11D3875D" w14:textId="77777777" w:rsidR="004C02EF" w:rsidRPr="00E77497" w:rsidRDefault="004C02EF" w:rsidP="001F482D">
      <w:pPr>
        <w:pStyle w:val="Alg4"/>
        <w:numPr>
          <w:ilvl w:val="0"/>
          <w:numId w:val="301"/>
        </w:numPr>
        <w:spacing w:after="220"/>
      </w:pPr>
      <w:r w:rsidRPr="00E77497">
        <w:t xml:space="preserve">Return the two results </w:t>
      </w:r>
      <w:r w:rsidRPr="00E77497">
        <w:rPr>
          <w:i/>
        </w:rPr>
        <w:t>i</w:t>
      </w:r>
      <w:r w:rsidRPr="00E77497">
        <w:t xml:space="preserve"> and </w:t>
      </w:r>
      <w:r w:rsidRPr="00E77497">
        <w:rPr>
          <w:i/>
        </w:rPr>
        <w:t>j</w:t>
      </w:r>
      <w:r w:rsidRPr="00E77497">
        <w:t>.</w:t>
      </w:r>
    </w:p>
    <w:p w14:paraId="7AFCB500" w14:textId="77777777" w:rsidR="004C02EF" w:rsidRPr="00E77497" w:rsidRDefault="004C02EF" w:rsidP="004C02EF">
      <w:pPr>
        <w:pStyle w:val="40"/>
        <w:numPr>
          <w:ilvl w:val="0"/>
          <w:numId w:val="0"/>
        </w:numPr>
      </w:pPr>
      <w:bookmarkStart w:id="32655" w:name="_Ref457798373"/>
      <w:r w:rsidRPr="00E77497">
        <w:t>15.10.2.8</w:t>
      </w:r>
      <w:r w:rsidRPr="00E77497">
        <w:tab/>
        <w:t>Atom</w:t>
      </w:r>
      <w:bookmarkEnd w:id="32655"/>
    </w:p>
    <w:p w14:paraId="4BB8C65F"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Times New Roman" w:hAnsi="Times New Roman"/>
          <w:i/>
        </w:rPr>
        <w:t>PatternCharacter</w:t>
      </w:r>
      <w:r w:rsidRPr="00E77497">
        <w:t xml:space="preserve"> evaluates as follows:</w:t>
      </w:r>
    </w:p>
    <w:p w14:paraId="0A9F10A4" w14:textId="77777777" w:rsidR="004C02EF" w:rsidRPr="00E77497" w:rsidRDefault="004C02EF" w:rsidP="001F482D">
      <w:pPr>
        <w:pStyle w:val="Alg4"/>
        <w:numPr>
          <w:ilvl w:val="0"/>
          <w:numId w:val="304"/>
        </w:numPr>
      </w:pPr>
      <w:r w:rsidRPr="00E77497">
        <w:t xml:space="preserve">Let </w:t>
      </w:r>
      <w:r w:rsidRPr="00E77497">
        <w:rPr>
          <w:i/>
        </w:rPr>
        <w:t>ch</w:t>
      </w:r>
      <w:r w:rsidRPr="00E77497">
        <w:t xml:space="preserve"> be the character represented by </w:t>
      </w:r>
      <w:r w:rsidRPr="00E77497">
        <w:rPr>
          <w:i/>
        </w:rPr>
        <w:t>PatternCharacter</w:t>
      </w:r>
      <w:r w:rsidRPr="00E77497">
        <w:t>.</w:t>
      </w:r>
    </w:p>
    <w:p w14:paraId="134E2D29" w14:textId="77777777" w:rsidR="004C02EF" w:rsidRPr="00E77497" w:rsidRDefault="004C02EF" w:rsidP="001F482D">
      <w:pPr>
        <w:pStyle w:val="Alg4"/>
        <w:numPr>
          <w:ilvl w:val="0"/>
          <w:numId w:val="304"/>
        </w:numPr>
      </w:pPr>
      <w:r w:rsidRPr="00E77497">
        <w:t xml:space="preserve">Let </w:t>
      </w:r>
      <w:r w:rsidRPr="00E77497">
        <w:rPr>
          <w:i/>
        </w:rPr>
        <w:t>A</w:t>
      </w:r>
      <w:r w:rsidRPr="00E77497">
        <w:t xml:space="preserve"> be a one-element CharSet containing the character </w:t>
      </w:r>
      <w:r w:rsidRPr="00E77497">
        <w:rPr>
          <w:i/>
        </w:rPr>
        <w:t>ch</w:t>
      </w:r>
      <w:r w:rsidRPr="00E77497">
        <w:t>.</w:t>
      </w:r>
    </w:p>
    <w:p w14:paraId="39273F9B" w14:textId="77777777" w:rsidR="004C02EF" w:rsidRPr="00E77497" w:rsidRDefault="004C02EF" w:rsidP="001F482D">
      <w:pPr>
        <w:pStyle w:val="Alg4"/>
        <w:numPr>
          <w:ilvl w:val="0"/>
          <w:numId w:val="304"/>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31C0029D"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w:t>
      </w:r>
      <w:r w:rsidRPr="00E77497">
        <w:t xml:space="preserve"> evaluates as follows:</w:t>
      </w:r>
    </w:p>
    <w:p w14:paraId="2E310AB1" w14:textId="77777777" w:rsidR="004C02EF" w:rsidRPr="00E77497" w:rsidRDefault="004C02EF" w:rsidP="001F482D">
      <w:pPr>
        <w:pStyle w:val="Alg4"/>
        <w:numPr>
          <w:ilvl w:val="0"/>
          <w:numId w:val="305"/>
        </w:numPr>
      </w:pPr>
      <w:r w:rsidRPr="00E77497">
        <w:t xml:space="preserve">Let </w:t>
      </w:r>
      <w:r w:rsidRPr="00E77497">
        <w:rPr>
          <w:i/>
        </w:rPr>
        <w:t>A</w:t>
      </w:r>
      <w:r w:rsidRPr="00E77497">
        <w:t xml:space="preserve"> be the set of all characters except </w:t>
      </w:r>
      <w:r w:rsidRPr="00E77497">
        <w:rPr>
          <w:i/>
        </w:rPr>
        <w:t>LineTerminator</w:t>
      </w:r>
      <w:r w:rsidRPr="00E77497">
        <w:t>.</w:t>
      </w:r>
    </w:p>
    <w:p w14:paraId="2A73F0FC" w14:textId="77777777" w:rsidR="004C02EF" w:rsidRPr="00E77497" w:rsidRDefault="004C02EF" w:rsidP="001F482D">
      <w:pPr>
        <w:pStyle w:val="Alg4"/>
        <w:numPr>
          <w:ilvl w:val="0"/>
          <w:numId w:val="305"/>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3CF0AE5E"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AtomEscape</w:t>
      </w:r>
      <w:r w:rsidRPr="00E77497">
        <w:t xml:space="preserve"> evaluates by evaluating </w:t>
      </w:r>
      <w:r w:rsidRPr="00E77497">
        <w:rPr>
          <w:rFonts w:ascii="Times New Roman" w:hAnsi="Times New Roman"/>
          <w:i/>
        </w:rPr>
        <w:t>AtomEscape</w:t>
      </w:r>
      <w:r w:rsidRPr="00E77497">
        <w:t xml:space="preserve"> to obtain a Matcher and returning that Matcher.</w:t>
      </w:r>
    </w:p>
    <w:p w14:paraId="785E162D"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Times New Roman" w:hAnsi="Times New Roman"/>
          <w:i/>
        </w:rPr>
        <w:t>CharacterClass</w:t>
      </w:r>
      <w:r w:rsidRPr="00E77497">
        <w:t xml:space="preserve"> evaluates as follows:</w:t>
      </w:r>
    </w:p>
    <w:p w14:paraId="4C85A7DF" w14:textId="77777777" w:rsidR="004C02EF" w:rsidRPr="00E77497" w:rsidRDefault="004C02EF" w:rsidP="001F482D">
      <w:pPr>
        <w:pStyle w:val="Alg4"/>
        <w:numPr>
          <w:ilvl w:val="0"/>
          <w:numId w:val="306"/>
        </w:numPr>
      </w:pPr>
      <w:r w:rsidRPr="00E77497">
        <w:t xml:space="preserve">Evaluate </w:t>
      </w:r>
      <w:r w:rsidRPr="00E77497">
        <w:rPr>
          <w:i/>
        </w:rPr>
        <w:t>CharacterClass</w:t>
      </w:r>
      <w:r w:rsidRPr="00E77497">
        <w:t xml:space="preserve"> to obtain a CharSet </w:t>
      </w:r>
      <w:r w:rsidRPr="00E77497">
        <w:rPr>
          <w:i/>
        </w:rPr>
        <w:t>A</w:t>
      </w:r>
      <w:r w:rsidRPr="00E77497">
        <w:t xml:space="preserve"> and a Boolean </w:t>
      </w:r>
      <w:r w:rsidRPr="00E77497">
        <w:rPr>
          <w:i/>
        </w:rPr>
        <w:t>invert</w:t>
      </w:r>
      <w:r w:rsidRPr="00E77497">
        <w:t>.</w:t>
      </w:r>
    </w:p>
    <w:p w14:paraId="3E85E2AA" w14:textId="77777777" w:rsidR="004C02EF" w:rsidRPr="00E77497" w:rsidRDefault="004C02EF" w:rsidP="001F482D">
      <w:pPr>
        <w:pStyle w:val="Alg4"/>
        <w:numPr>
          <w:ilvl w:val="0"/>
          <w:numId w:val="306"/>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i/>
        </w:rPr>
        <w:t>invert</w:t>
      </w:r>
      <w:r w:rsidRPr="00E77497">
        <w:t>) and return its Matcher result.</w:t>
      </w:r>
    </w:p>
    <w:p w14:paraId="315566A1"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14:paraId="344F0448" w14:textId="77777777" w:rsidR="004C02EF" w:rsidRPr="00E77497" w:rsidRDefault="004C02EF" w:rsidP="001F482D">
      <w:pPr>
        <w:pStyle w:val="Alg4"/>
        <w:numPr>
          <w:ilvl w:val="0"/>
          <w:numId w:val="307"/>
        </w:numPr>
      </w:pPr>
      <w:r w:rsidRPr="00E77497">
        <w:t xml:space="preserve">Evaluate </w:t>
      </w:r>
      <w:r w:rsidRPr="00E77497">
        <w:rPr>
          <w:i/>
        </w:rPr>
        <w:t>Disjunction</w:t>
      </w:r>
      <w:r w:rsidRPr="00E77497">
        <w:t xml:space="preserve"> to obtain a Matcher </w:t>
      </w:r>
      <w:r w:rsidRPr="00E77497">
        <w:rPr>
          <w:i/>
        </w:rPr>
        <w:t>m</w:t>
      </w:r>
      <w:r w:rsidRPr="00E77497">
        <w:t>.</w:t>
      </w:r>
    </w:p>
    <w:p w14:paraId="5664172C" w14:textId="77777777" w:rsidR="004C02EF" w:rsidRPr="00E77497" w:rsidRDefault="004C02EF" w:rsidP="001F482D">
      <w:pPr>
        <w:pStyle w:val="Alg4"/>
        <w:numPr>
          <w:ilvl w:val="0"/>
          <w:numId w:val="307"/>
        </w:numPr>
      </w:pPr>
      <w:r w:rsidRPr="00E77497">
        <w:t xml:space="preserve">Let </w:t>
      </w:r>
      <w:r w:rsidRPr="00E77497">
        <w:rPr>
          <w:i/>
        </w:rPr>
        <w:t>parenIndex</w:t>
      </w:r>
      <w:r w:rsidRPr="00E77497">
        <w:t xml:space="preserve"> be the number of left capturing parentheses in the entire regular expression that occur to the left of this production expansion's initial left parenthesis. This is the total number of times the </w:t>
      </w:r>
      <w:r w:rsidRPr="00E77497">
        <w:rPr>
          <w:i/>
        </w:rPr>
        <w:t>Atom</w:t>
      </w:r>
      <w:r w:rsidRPr="00E77497">
        <w:t> :: </w:t>
      </w:r>
      <w:r w:rsidRPr="00E77497">
        <w:rPr>
          <w:rFonts w:ascii="Courier New" w:hAnsi="Courier New"/>
          <w:b/>
        </w:rPr>
        <w:t>(</w:t>
      </w:r>
      <w:r w:rsidRPr="00E77497">
        <w:rPr>
          <w:b/>
        </w:rPr>
        <w:t> </w:t>
      </w:r>
      <w:r w:rsidRPr="00E77497">
        <w:rPr>
          <w:i/>
        </w:rPr>
        <w:t>Disjunction </w:t>
      </w:r>
      <w:r w:rsidRPr="00E77497">
        <w:rPr>
          <w:rFonts w:ascii="Courier New" w:hAnsi="Courier New"/>
          <w:b/>
        </w:rPr>
        <w:t>)</w:t>
      </w:r>
      <w:r w:rsidRPr="00E77497">
        <w:t xml:space="preserve"> production is expanded prior to this production's </w:t>
      </w:r>
      <w:r w:rsidRPr="00E77497">
        <w:rPr>
          <w:i/>
        </w:rPr>
        <w:t>Atom</w:t>
      </w:r>
      <w:r w:rsidRPr="00E77497">
        <w:t xml:space="preserve"> plus the total number of </w:t>
      </w:r>
      <w:r w:rsidRPr="00E77497">
        <w:rPr>
          <w:i/>
        </w:rPr>
        <w:t>Atom</w:t>
      </w:r>
      <w:r w:rsidRPr="00E77497">
        <w:t> :: </w:t>
      </w:r>
      <w:r w:rsidRPr="00E77497">
        <w:rPr>
          <w:rFonts w:ascii="Courier New" w:hAnsi="Courier New"/>
          <w:b/>
        </w:rPr>
        <w:t>(</w:t>
      </w:r>
      <w:r w:rsidRPr="00E77497">
        <w:rPr>
          <w:b/>
        </w:rPr>
        <w:t> </w:t>
      </w:r>
      <w:r w:rsidRPr="00E77497">
        <w:rPr>
          <w:i/>
        </w:rPr>
        <w:t>Disjunction</w:t>
      </w:r>
      <w:r w:rsidRPr="00E77497">
        <w:t> </w:t>
      </w:r>
      <w:r w:rsidRPr="00E77497">
        <w:rPr>
          <w:rFonts w:ascii="Courier New" w:hAnsi="Courier New"/>
          <w:b/>
        </w:rPr>
        <w:t>)</w:t>
      </w:r>
      <w:r w:rsidRPr="00E77497">
        <w:t xml:space="preserve"> productions enclosing this </w:t>
      </w:r>
      <w:r w:rsidRPr="00E77497">
        <w:rPr>
          <w:i/>
        </w:rPr>
        <w:t>Atom</w:t>
      </w:r>
      <w:r w:rsidRPr="00E77497">
        <w:t>.</w:t>
      </w:r>
    </w:p>
    <w:p w14:paraId="58D9C4BB" w14:textId="77777777" w:rsidR="004C02EF" w:rsidRPr="00E77497" w:rsidRDefault="004C02EF" w:rsidP="001F482D">
      <w:pPr>
        <w:pStyle w:val="Alg4"/>
        <w:numPr>
          <w:ilvl w:val="0"/>
          <w:numId w:val="30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355D1A4B" w14:textId="77777777" w:rsidR="004C02EF" w:rsidRPr="00E77497" w:rsidRDefault="004C02EF" w:rsidP="001F482D">
      <w:pPr>
        <w:pStyle w:val="Alg40"/>
        <w:numPr>
          <w:ilvl w:val="3"/>
          <w:numId w:val="307"/>
        </w:numPr>
        <w:tabs>
          <w:tab w:val="clear" w:pos="864"/>
          <w:tab w:val="clear" w:pos="2520"/>
        </w:tabs>
        <w:spacing w:before="60"/>
        <w:ind w:left="1800"/>
      </w:pPr>
      <w:r w:rsidRPr="00E77497">
        <w:t xml:space="preserve">Create an internal Continuation closure </w:t>
      </w:r>
      <w:r w:rsidRPr="00E77497">
        <w:rPr>
          <w:i/>
        </w:rPr>
        <w:t>d</w:t>
      </w:r>
      <w:r w:rsidRPr="00E77497">
        <w:t xml:space="preserve"> that takes one State argument </w:t>
      </w:r>
      <w:r w:rsidRPr="00E77497">
        <w:rPr>
          <w:i/>
        </w:rPr>
        <w:t>y</w:t>
      </w:r>
      <w:r w:rsidRPr="00E77497">
        <w:t xml:space="preserve"> and performs the following steps:</w:t>
      </w:r>
    </w:p>
    <w:p w14:paraId="4FC67959" w14:textId="77777777" w:rsidR="004C02EF" w:rsidRPr="00E77497" w:rsidRDefault="004C02EF" w:rsidP="001F482D">
      <w:pPr>
        <w:pStyle w:val="Alg41"/>
        <w:numPr>
          <w:ilvl w:val="6"/>
          <w:numId w:val="307"/>
        </w:numPr>
        <w:tabs>
          <w:tab w:val="clear" w:pos="4680"/>
        </w:tabs>
        <w:ind w:left="3240"/>
      </w:pPr>
      <w:r w:rsidRPr="00E77497">
        <w:t xml:space="preserve">Let </w:t>
      </w:r>
      <w:r w:rsidRPr="00E77497">
        <w:rPr>
          <w:i/>
        </w:rPr>
        <w:t>cap</w:t>
      </w:r>
      <w:r w:rsidRPr="00E77497">
        <w:t xml:space="preserve"> be a fresh copy of </w:t>
      </w:r>
      <w:r w:rsidRPr="00E77497">
        <w:rPr>
          <w:i/>
        </w:rPr>
        <w:t>y</w:t>
      </w:r>
      <w:r w:rsidRPr="00E77497">
        <w:t xml:space="preserve">'s </w:t>
      </w:r>
      <w:r w:rsidRPr="00E77497">
        <w:rPr>
          <w:i/>
        </w:rPr>
        <w:t>captures</w:t>
      </w:r>
      <w:r w:rsidRPr="00E77497">
        <w:t xml:space="preserve"> internal array.</w:t>
      </w:r>
    </w:p>
    <w:p w14:paraId="0C2A3DD3" w14:textId="77777777" w:rsidR="004C02EF" w:rsidRPr="00E77497" w:rsidRDefault="004C02EF" w:rsidP="001F482D">
      <w:pPr>
        <w:pStyle w:val="Alg41"/>
        <w:numPr>
          <w:ilvl w:val="6"/>
          <w:numId w:val="307"/>
        </w:numPr>
        <w:tabs>
          <w:tab w:val="clear" w:pos="4680"/>
        </w:tabs>
        <w:ind w:left="3240"/>
      </w:pPr>
      <w:r w:rsidRPr="00E77497">
        <w:t xml:space="preserve">Let </w:t>
      </w:r>
      <w:r w:rsidRPr="00E77497">
        <w:rPr>
          <w:i/>
        </w:rPr>
        <w:t>xe</w:t>
      </w:r>
      <w:r w:rsidRPr="00E77497">
        <w:t xml:space="preserve"> be </w:t>
      </w:r>
      <w:r w:rsidRPr="00E77497">
        <w:rPr>
          <w:i/>
        </w:rPr>
        <w:t>x</w:t>
      </w:r>
      <w:r w:rsidRPr="00E77497">
        <w:t xml:space="preserve">'s </w:t>
      </w:r>
      <w:r w:rsidRPr="00E77497">
        <w:rPr>
          <w:i/>
        </w:rPr>
        <w:t>endIndex</w:t>
      </w:r>
      <w:r w:rsidRPr="00E77497">
        <w:t>.</w:t>
      </w:r>
    </w:p>
    <w:p w14:paraId="4B92901C" w14:textId="77777777" w:rsidR="004C02EF" w:rsidRPr="00E77497" w:rsidRDefault="004C02EF" w:rsidP="001F482D">
      <w:pPr>
        <w:pStyle w:val="Alg41"/>
        <w:numPr>
          <w:ilvl w:val="6"/>
          <w:numId w:val="307"/>
        </w:numPr>
        <w:tabs>
          <w:tab w:val="clear" w:pos="4680"/>
        </w:tabs>
        <w:ind w:left="3240"/>
      </w:pPr>
      <w:r w:rsidRPr="00E77497">
        <w:t xml:space="preserve">Let </w:t>
      </w:r>
      <w:r w:rsidRPr="00E77497">
        <w:rPr>
          <w:i/>
        </w:rPr>
        <w:t>ye</w:t>
      </w:r>
      <w:r w:rsidRPr="00E77497">
        <w:t xml:space="preserve"> be </w:t>
      </w:r>
      <w:r w:rsidRPr="00E77497">
        <w:rPr>
          <w:i/>
        </w:rPr>
        <w:t>y</w:t>
      </w:r>
      <w:r w:rsidRPr="00E77497">
        <w:t xml:space="preserve">'s </w:t>
      </w:r>
      <w:r w:rsidRPr="00E77497">
        <w:rPr>
          <w:i/>
        </w:rPr>
        <w:t>endIndex</w:t>
      </w:r>
      <w:r w:rsidRPr="00E77497">
        <w:t>.</w:t>
      </w:r>
    </w:p>
    <w:p w14:paraId="50AF4E73" w14:textId="77777777" w:rsidR="004C02EF" w:rsidRPr="00E77497" w:rsidRDefault="004C02EF" w:rsidP="001F482D">
      <w:pPr>
        <w:pStyle w:val="Alg41"/>
        <w:numPr>
          <w:ilvl w:val="6"/>
          <w:numId w:val="307"/>
        </w:numPr>
        <w:tabs>
          <w:tab w:val="clear" w:pos="4680"/>
        </w:tabs>
        <w:ind w:left="3240"/>
      </w:pPr>
      <w:r w:rsidRPr="00E77497">
        <w:t xml:space="preserve">Let </w:t>
      </w:r>
      <w:r w:rsidRPr="00E77497">
        <w:rPr>
          <w:i/>
        </w:rPr>
        <w:t>s</w:t>
      </w:r>
      <w:r w:rsidRPr="00E77497">
        <w:t xml:space="preserve"> be a fresh String whose characters are the characters of </w:t>
      </w:r>
      <w:r w:rsidRPr="00E77497">
        <w:rPr>
          <w:i/>
        </w:rPr>
        <w:t>Input</w:t>
      </w:r>
      <w:r w:rsidRPr="00E77497">
        <w:t xml:space="preserve"> at positions </w:t>
      </w:r>
      <w:r w:rsidRPr="00E77497">
        <w:rPr>
          <w:i/>
        </w:rPr>
        <w:t>xe</w:t>
      </w:r>
      <w:r w:rsidRPr="00E77497">
        <w:t xml:space="preserve"> (inclusive) through </w:t>
      </w:r>
      <w:r w:rsidRPr="00E77497">
        <w:rPr>
          <w:i/>
        </w:rPr>
        <w:t>ye</w:t>
      </w:r>
      <w:r w:rsidRPr="00E77497">
        <w:t xml:space="preserve"> (exclusive).</w:t>
      </w:r>
    </w:p>
    <w:p w14:paraId="7061682B" w14:textId="77777777" w:rsidR="004C02EF" w:rsidRPr="00E77497" w:rsidRDefault="004C02EF" w:rsidP="001F482D">
      <w:pPr>
        <w:pStyle w:val="Alg41"/>
        <w:numPr>
          <w:ilvl w:val="6"/>
          <w:numId w:val="307"/>
        </w:numPr>
        <w:tabs>
          <w:tab w:val="clear" w:pos="4680"/>
        </w:tabs>
        <w:ind w:left="3240"/>
      </w:pPr>
      <w:r w:rsidRPr="00E77497">
        <w:t xml:space="preserve">Set </w:t>
      </w:r>
      <w:r w:rsidRPr="00E77497">
        <w:rPr>
          <w:i/>
        </w:rPr>
        <w:t>cap</w:t>
      </w:r>
      <w:r w:rsidRPr="00E77497">
        <w:t>[</w:t>
      </w:r>
      <w:r w:rsidRPr="00E77497">
        <w:rPr>
          <w:i/>
        </w:rPr>
        <w:t>parenIndex</w:t>
      </w:r>
      <w:r w:rsidRPr="00E77497">
        <w:t xml:space="preserve">+1] to </w:t>
      </w:r>
      <w:r w:rsidRPr="00E77497">
        <w:rPr>
          <w:i/>
        </w:rPr>
        <w:t>s</w:t>
      </w:r>
      <w:r w:rsidRPr="00E77497">
        <w:t>.</w:t>
      </w:r>
    </w:p>
    <w:p w14:paraId="63E62404" w14:textId="77777777" w:rsidR="004C02EF" w:rsidRPr="00E77497" w:rsidRDefault="004C02EF" w:rsidP="001F482D">
      <w:pPr>
        <w:pStyle w:val="Alg41"/>
        <w:numPr>
          <w:ilvl w:val="6"/>
          <w:numId w:val="307"/>
        </w:numPr>
        <w:tabs>
          <w:tab w:val="clear" w:pos="4680"/>
        </w:tabs>
        <w:ind w:left="3240"/>
      </w:pPr>
      <w:r w:rsidRPr="00E77497">
        <w:t xml:space="preserve">Let </w:t>
      </w:r>
      <w:r w:rsidRPr="00E77497">
        <w:rPr>
          <w:i/>
        </w:rPr>
        <w:t>z</w:t>
      </w:r>
      <w:r w:rsidRPr="00E77497">
        <w:t xml:space="preserve"> be the State (</w:t>
      </w:r>
      <w:r w:rsidRPr="00E77497">
        <w:rPr>
          <w:i/>
        </w:rPr>
        <w:t>ye</w:t>
      </w:r>
      <w:r w:rsidRPr="00E77497">
        <w:t xml:space="preserve">, </w:t>
      </w:r>
      <w:r w:rsidRPr="00E77497">
        <w:rPr>
          <w:i/>
        </w:rPr>
        <w:t>cap</w:t>
      </w:r>
      <w:r w:rsidRPr="00E77497">
        <w:t>).</w:t>
      </w:r>
    </w:p>
    <w:p w14:paraId="0F00AAF6" w14:textId="77777777" w:rsidR="004C02EF" w:rsidRPr="00E77497" w:rsidRDefault="004C02EF" w:rsidP="001F482D">
      <w:pPr>
        <w:pStyle w:val="Alg41"/>
        <w:numPr>
          <w:ilvl w:val="6"/>
          <w:numId w:val="307"/>
        </w:numPr>
        <w:tabs>
          <w:tab w:val="clear" w:pos="4680"/>
        </w:tabs>
        <w:ind w:left="3240"/>
      </w:pPr>
      <w:r w:rsidRPr="00E77497">
        <w:t xml:space="preserve">Call </w:t>
      </w:r>
      <w:r w:rsidRPr="00E77497">
        <w:rPr>
          <w:i/>
        </w:rPr>
        <w:t>c</w:t>
      </w:r>
      <w:r w:rsidRPr="00E77497">
        <w:t>(</w:t>
      </w:r>
      <w:r w:rsidRPr="00E77497">
        <w:rPr>
          <w:i/>
        </w:rPr>
        <w:t>z</w:t>
      </w:r>
      <w:r w:rsidRPr="00E77497">
        <w:t>) and return its result.</w:t>
      </w:r>
    </w:p>
    <w:p w14:paraId="27AB5C5C" w14:textId="77777777" w:rsidR="004C02EF" w:rsidRPr="00E77497" w:rsidRDefault="004C02EF" w:rsidP="001F482D">
      <w:pPr>
        <w:pStyle w:val="Alg40"/>
        <w:numPr>
          <w:ilvl w:val="3"/>
          <w:numId w:val="307"/>
        </w:numPr>
        <w:tabs>
          <w:tab w:val="clear" w:pos="864"/>
          <w:tab w:val="clear" w:pos="2520"/>
        </w:tabs>
        <w:spacing w:after="240"/>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and return its result.</w:t>
      </w:r>
    </w:p>
    <w:p w14:paraId="740309B7" w14:textId="77777777"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by evaluating </w:t>
      </w:r>
      <w:r w:rsidRPr="00E77497">
        <w:rPr>
          <w:rFonts w:ascii="Times New Roman" w:hAnsi="Times New Roman"/>
          <w:i/>
        </w:rPr>
        <w:t>Disjunction</w:t>
      </w:r>
      <w:r w:rsidRPr="00E77497">
        <w:t xml:space="preserve"> to obtain a Matcher and returning that Matcher.</w:t>
      </w:r>
    </w:p>
    <w:p w14:paraId="33989895" w14:textId="77777777" w:rsidR="004C02EF" w:rsidRPr="00E77497" w:rsidRDefault="004C02EF" w:rsidP="004C02EF">
      <w:r w:rsidRPr="00E77497">
        <w:t xml:space="preserve">The abstract operation </w:t>
      </w:r>
      <w:r w:rsidRPr="00E77497">
        <w:rPr>
          <w:rFonts w:ascii="Times New Roman" w:hAnsi="Times New Roman"/>
          <w:i/>
        </w:rPr>
        <w:t xml:space="preserve">CharacterSetMatcher </w:t>
      </w:r>
      <w:r w:rsidRPr="00E77497">
        <w:t xml:space="preserve">takes two arguments, a CharSet </w:t>
      </w:r>
      <w:r w:rsidRPr="00E77497">
        <w:rPr>
          <w:rFonts w:ascii="Times New Roman" w:hAnsi="Times New Roman"/>
          <w:i/>
        </w:rPr>
        <w:t>A</w:t>
      </w:r>
      <w:r w:rsidRPr="00E77497">
        <w:t xml:space="preserve"> and a Boolean flag </w:t>
      </w:r>
      <w:r w:rsidRPr="00E77497">
        <w:rPr>
          <w:rFonts w:ascii="Times New Roman" w:hAnsi="Times New Roman"/>
          <w:i/>
        </w:rPr>
        <w:t>invert</w:t>
      </w:r>
      <w:r w:rsidRPr="00E77497">
        <w:t>, and performs the following:</w:t>
      </w:r>
    </w:p>
    <w:p w14:paraId="00226393" w14:textId="77777777" w:rsidR="004C02EF" w:rsidRPr="00E77497" w:rsidRDefault="004C02EF" w:rsidP="001F482D">
      <w:pPr>
        <w:pStyle w:val="Alg4"/>
        <w:numPr>
          <w:ilvl w:val="0"/>
          <w:numId w:val="308"/>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14:paraId="4252B0E7" w14:textId="77777777" w:rsidR="004C02EF" w:rsidRPr="00E77497" w:rsidRDefault="004C02EF" w:rsidP="001F482D">
      <w:pPr>
        <w:pStyle w:val="Alg40"/>
        <w:numPr>
          <w:ilvl w:val="3"/>
          <w:numId w:val="308"/>
        </w:numPr>
        <w:tabs>
          <w:tab w:val="clear" w:pos="864"/>
          <w:tab w:val="clear" w:pos="2520"/>
        </w:tabs>
        <w:spacing w:before="60"/>
        <w:ind w:left="1800"/>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79597817" w14:textId="77777777" w:rsidR="004C02EF" w:rsidRPr="00E77497" w:rsidRDefault="004C02EF" w:rsidP="001F482D">
      <w:pPr>
        <w:pStyle w:val="Alg40"/>
        <w:numPr>
          <w:ilvl w:val="3"/>
          <w:numId w:val="308"/>
        </w:numPr>
        <w:tabs>
          <w:tab w:val="clear" w:pos="864"/>
          <w:tab w:val="clear" w:pos="2520"/>
        </w:tabs>
        <w:ind w:left="1800"/>
      </w:pPr>
      <w:r w:rsidRPr="00E77497">
        <w:t xml:space="preserve">If </w:t>
      </w:r>
      <w:r w:rsidRPr="00E77497">
        <w:rPr>
          <w:i/>
        </w:rPr>
        <w:t>e</w:t>
      </w:r>
      <w:r w:rsidRPr="00E77497">
        <w:t xml:space="preserve"> == </w:t>
      </w:r>
      <w:r w:rsidRPr="00E77497">
        <w:rPr>
          <w:i/>
        </w:rPr>
        <w:t>InputLength</w:t>
      </w:r>
      <w:r w:rsidRPr="00E77497">
        <w:t xml:space="preserve">, return </w:t>
      </w:r>
      <w:r w:rsidRPr="00E77497">
        <w:rPr>
          <w:b/>
        </w:rPr>
        <w:t>failure</w:t>
      </w:r>
      <w:r w:rsidRPr="00E77497">
        <w:t>.</w:t>
      </w:r>
    </w:p>
    <w:p w14:paraId="78610157" w14:textId="77777777" w:rsidR="004C02EF" w:rsidRPr="00E77497" w:rsidRDefault="004C02EF" w:rsidP="001F482D">
      <w:pPr>
        <w:pStyle w:val="Alg40"/>
        <w:numPr>
          <w:ilvl w:val="3"/>
          <w:numId w:val="308"/>
        </w:numPr>
        <w:tabs>
          <w:tab w:val="clear" w:pos="864"/>
          <w:tab w:val="clear" w:pos="2520"/>
        </w:tabs>
        <w:ind w:left="1800"/>
      </w:pPr>
      <w:r w:rsidRPr="00E77497">
        <w:t xml:space="preserve">Let </w:t>
      </w:r>
      <w:r w:rsidRPr="00E77497">
        <w:rPr>
          <w:i/>
        </w:rPr>
        <w:t>ch</w:t>
      </w:r>
      <w:r w:rsidRPr="00E77497">
        <w:t xml:space="preserve"> be the character </w:t>
      </w:r>
      <w:r w:rsidRPr="00E77497">
        <w:rPr>
          <w:i/>
        </w:rPr>
        <w:t>Input</w:t>
      </w:r>
      <w:r w:rsidRPr="00E77497">
        <w:t>[</w:t>
      </w:r>
      <w:r w:rsidRPr="00E77497">
        <w:rPr>
          <w:i/>
        </w:rPr>
        <w:t>e</w:t>
      </w:r>
      <w:r w:rsidRPr="00E77497">
        <w:t>].</w:t>
      </w:r>
    </w:p>
    <w:p w14:paraId="3C7D5187" w14:textId="77777777" w:rsidR="004C02EF" w:rsidRPr="00E77497" w:rsidRDefault="004C02EF" w:rsidP="001F482D">
      <w:pPr>
        <w:pStyle w:val="Alg40"/>
        <w:numPr>
          <w:ilvl w:val="3"/>
          <w:numId w:val="308"/>
        </w:numPr>
        <w:tabs>
          <w:tab w:val="clear" w:pos="864"/>
          <w:tab w:val="clear" w:pos="2520"/>
        </w:tabs>
        <w:ind w:left="1800"/>
      </w:pPr>
      <w:r w:rsidRPr="00E77497">
        <w:t xml:space="preserve">Let </w:t>
      </w:r>
      <w:r w:rsidRPr="00E77497">
        <w:rPr>
          <w:i/>
        </w:rPr>
        <w:t>cc</w:t>
      </w:r>
      <w:r w:rsidRPr="00E77497">
        <w:t xml:space="preserve"> be the result of </w:t>
      </w:r>
      <w:r w:rsidRPr="00E77497">
        <w:rPr>
          <w:i/>
        </w:rPr>
        <w:t>Canonicalize</w:t>
      </w:r>
      <w:r w:rsidRPr="00E77497">
        <w:t>(</w:t>
      </w:r>
      <w:r w:rsidRPr="00E77497">
        <w:rPr>
          <w:i/>
        </w:rPr>
        <w:t>ch</w:t>
      </w:r>
      <w:r w:rsidRPr="00E77497">
        <w:t>).</w:t>
      </w:r>
    </w:p>
    <w:p w14:paraId="2EAD89AD" w14:textId="77777777" w:rsidR="004C02EF" w:rsidRPr="00E77497" w:rsidRDefault="004C02EF" w:rsidP="001F482D">
      <w:pPr>
        <w:pStyle w:val="Alg40"/>
        <w:numPr>
          <w:ilvl w:val="3"/>
          <w:numId w:val="308"/>
        </w:numPr>
        <w:tabs>
          <w:tab w:val="clear" w:pos="864"/>
          <w:tab w:val="clear" w:pos="2520"/>
        </w:tabs>
        <w:ind w:left="1800"/>
      </w:pPr>
      <w:r w:rsidRPr="00E77497">
        <w:t xml:space="preserve">If </w:t>
      </w:r>
      <w:r w:rsidRPr="00E77497">
        <w:rPr>
          <w:i/>
        </w:rPr>
        <w:t>invert</w:t>
      </w:r>
      <w:r w:rsidRPr="00E77497">
        <w:t xml:space="preserve"> is </w:t>
      </w:r>
      <w:r w:rsidRPr="00E77497">
        <w:rPr>
          <w:b/>
        </w:rPr>
        <w:t>false</w:t>
      </w:r>
      <w:r w:rsidRPr="00E77497">
        <w:t>, then</w:t>
      </w:r>
    </w:p>
    <w:p w14:paraId="52877F53" w14:textId="77777777" w:rsidR="004C02EF" w:rsidRPr="00E77497" w:rsidRDefault="004C02EF" w:rsidP="001F482D">
      <w:pPr>
        <w:pStyle w:val="Alg40"/>
        <w:numPr>
          <w:ilvl w:val="4"/>
          <w:numId w:val="309"/>
        </w:numPr>
        <w:tabs>
          <w:tab w:val="clear" w:pos="864"/>
          <w:tab w:val="clear" w:pos="3240"/>
        </w:tabs>
        <w:ind w:left="2340"/>
      </w:pPr>
      <w:r w:rsidRPr="00E77497">
        <w:t xml:space="preserve">If there does not exist a member </w:t>
      </w:r>
      <w:r w:rsidRPr="00E77497">
        <w:rPr>
          <w:i/>
        </w:rPr>
        <w:t>a</w:t>
      </w:r>
      <w:r w:rsidRPr="00E77497">
        <w:t xml:space="preserve"> of set </w:t>
      </w:r>
      <w:r w:rsidRPr="00E77497">
        <w:rPr>
          <w:i/>
        </w:rPr>
        <w:t>A</w:t>
      </w:r>
      <w:r w:rsidRPr="00E77497">
        <w:t xml:space="preserve"> such that </w:t>
      </w:r>
      <w:r w:rsidRPr="00E77497">
        <w:rPr>
          <w:i/>
        </w:rPr>
        <w:t>Canonicalize</w:t>
      </w:r>
      <w:r w:rsidRPr="00E77497">
        <w:t>(</w:t>
      </w:r>
      <w:r w:rsidRPr="00E77497">
        <w:rPr>
          <w:i/>
        </w:rPr>
        <w:t>a</w:t>
      </w:r>
      <w:r w:rsidRPr="00E77497">
        <w:t xml:space="preserve">) == </w:t>
      </w:r>
      <w:r w:rsidRPr="00E77497">
        <w:rPr>
          <w:i/>
        </w:rPr>
        <w:t>cc</w:t>
      </w:r>
      <w:r w:rsidRPr="00E77497">
        <w:t xml:space="preserve">, return </w:t>
      </w:r>
      <w:r w:rsidRPr="00E77497">
        <w:rPr>
          <w:b/>
        </w:rPr>
        <w:t>failure</w:t>
      </w:r>
      <w:r w:rsidRPr="00E77497">
        <w:t>.</w:t>
      </w:r>
    </w:p>
    <w:p w14:paraId="332C65F3" w14:textId="77777777" w:rsidR="004C02EF" w:rsidRPr="00E77497" w:rsidRDefault="004C02EF" w:rsidP="001F482D">
      <w:pPr>
        <w:pStyle w:val="Alg40"/>
        <w:numPr>
          <w:ilvl w:val="3"/>
          <w:numId w:val="308"/>
        </w:numPr>
        <w:tabs>
          <w:tab w:val="clear" w:pos="864"/>
          <w:tab w:val="clear" w:pos="2520"/>
        </w:tabs>
        <w:ind w:left="1800"/>
      </w:pPr>
      <w:r w:rsidRPr="00E77497">
        <w:t xml:space="preserve">Else </w:t>
      </w:r>
      <w:r w:rsidRPr="00E77497">
        <w:rPr>
          <w:i/>
        </w:rPr>
        <w:t>invert</w:t>
      </w:r>
      <w:r w:rsidRPr="00E77497">
        <w:t xml:space="preserve"> is </w:t>
      </w:r>
      <w:r w:rsidRPr="00E77497">
        <w:rPr>
          <w:b/>
        </w:rPr>
        <w:t>true</w:t>
      </w:r>
      <w:r w:rsidRPr="00E77497">
        <w:t>,</w:t>
      </w:r>
    </w:p>
    <w:p w14:paraId="494FEA1A" w14:textId="77777777" w:rsidR="004C02EF" w:rsidRPr="00E77497" w:rsidRDefault="004C02EF" w:rsidP="001F482D">
      <w:pPr>
        <w:pStyle w:val="Alg40"/>
        <w:numPr>
          <w:ilvl w:val="4"/>
          <w:numId w:val="310"/>
        </w:numPr>
        <w:tabs>
          <w:tab w:val="clear" w:pos="864"/>
          <w:tab w:val="clear" w:pos="3240"/>
        </w:tabs>
        <w:ind w:left="2340"/>
        <w:rPr>
          <w:b/>
        </w:rPr>
      </w:pPr>
      <w:r w:rsidRPr="00E77497">
        <w:t xml:space="preserve">If there exists a member </w:t>
      </w:r>
      <w:r w:rsidRPr="00E77497">
        <w:rPr>
          <w:i/>
        </w:rPr>
        <w:t>a</w:t>
      </w:r>
      <w:r w:rsidRPr="00E77497">
        <w:t xml:space="preserve"> of set </w:t>
      </w:r>
      <w:r w:rsidRPr="00E77497">
        <w:rPr>
          <w:i/>
        </w:rPr>
        <w:t>A</w:t>
      </w:r>
      <w:r w:rsidRPr="00E77497">
        <w:t xml:space="preserve"> such that </w:t>
      </w:r>
      <w:r w:rsidRPr="00E77497">
        <w:rPr>
          <w:i/>
        </w:rPr>
        <w:t>Canonicalize</w:t>
      </w:r>
      <w:r w:rsidRPr="00E77497">
        <w:t>(</w:t>
      </w:r>
      <w:r w:rsidRPr="00E77497">
        <w:rPr>
          <w:i/>
        </w:rPr>
        <w:t>a</w:t>
      </w:r>
      <w:r w:rsidRPr="00E77497">
        <w:t xml:space="preserve">) == </w:t>
      </w:r>
      <w:r w:rsidRPr="00E77497">
        <w:rPr>
          <w:i/>
        </w:rPr>
        <w:t>cc</w:t>
      </w:r>
      <w:r w:rsidRPr="00E77497">
        <w:t>, return</w:t>
      </w:r>
      <w:r w:rsidRPr="00E77497">
        <w:rPr>
          <w:b/>
        </w:rPr>
        <w:t xml:space="preserve"> failure.</w:t>
      </w:r>
    </w:p>
    <w:p w14:paraId="19D4C495" w14:textId="77777777" w:rsidR="004C02EF" w:rsidRPr="00E77497" w:rsidRDefault="004C02EF" w:rsidP="001F482D">
      <w:pPr>
        <w:pStyle w:val="Alg40"/>
        <w:numPr>
          <w:ilvl w:val="3"/>
          <w:numId w:val="308"/>
        </w:numPr>
        <w:tabs>
          <w:tab w:val="clear" w:pos="864"/>
          <w:tab w:val="clear" w:pos="2520"/>
        </w:tabs>
        <w:ind w:left="1800"/>
      </w:pPr>
      <w:r w:rsidRPr="00E77497">
        <w:t xml:space="preserve">Let </w:t>
      </w:r>
      <w:r w:rsidRPr="00E77497">
        <w:rPr>
          <w:i/>
        </w:rPr>
        <w:t>cap</w:t>
      </w:r>
      <w:r w:rsidRPr="00E77497">
        <w:t xml:space="preserve"> be </w:t>
      </w:r>
      <w:r w:rsidRPr="00E77497">
        <w:rPr>
          <w:i/>
        </w:rPr>
        <w:t>x</w:t>
      </w:r>
      <w:r w:rsidRPr="00E77497">
        <w:t xml:space="preserve">'s </w:t>
      </w:r>
      <w:r w:rsidRPr="00E77497">
        <w:rPr>
          <w:i/>
        </w:rPr>
        <w:t>captures</w:t>
      </w:r>
      <w:r w:rsidRPr="00E77497">
        <w:t xml:space="preserve"> internal array.</w:t>
      </w:r>
    </w:p>
    <w:p w14:paraId="12865981" w14:textId="77777777" w:rsidR="004C02EF" w:rsidRPr="00E77497" w:rsidRDefault="004C02EF" w:rsidP="001F482D">
      <w:pPr>
        <w:pStyle w:val="Alg40"/>
        <w:numPr>
          <w:ilvl w:val="3"/>
          <w:numId w:val="308"/>
        </w:numPr>
        <w:tabs>
          <w:tab w:val="clear" w:pos="864"/>
          <w:tab w:val="clear" w:pos="2520"/>
        </w:tabs>
        <w:ind w:left="1800"/>
      </w:pPr>
      <w:r w:rsidRPr="00E77497">
        <w:t xml:space="preserve">Let </w:t>
      </w:r>
      <w:r w:rsidRPr="00E77497">
        <w:rPr>
          <w:i/>
        </w:rPr>
        <w:t>y</w:t>
      </w:r>
      <w:r w:rsidRPr="00E77497">
        <w:t xml:space="preserve"> be the State (</w:t>
      </w:r>
      <w:r w:rsidRPr="00E77497">
        <w:rPr>
          <w:i/>
        </w:rPr>
        <w:t>e</w:t>
      </w:r>
      <w:r w:rsidRPr="00E77497">
        <w:t xml:space="preserve">+1, </w:t>
      </w:r>
      <w:r w:rsidRPr="00E77497">
        <w:rPr>
          <w:i/>
        </w:rPr>
        <w:t>cap</w:t>
      </w:r>
      <w:r w:rsidRPr="00E77497">
        <w:t>).</w:t>
      </w:r>
    </w:p>
    <w:p w14:paraId="47246761" w14:textId="77777777" w:rsidR="004C02EF" w:rsidRPr="00E77497" w:rsidRDefault="004C02EF" w:rsidP="001F482D">
      <w:pPr>
        <w:pStyle w:val="Alg40"/>
        <w:numPr>
          <w:ilvl w:val="3"/>
          <w:numId w:val="308"/>
        </w:numPr>
        <w:tabs>
          <w:tab w:val="clear" w:pos="864"/>
          <w:tab w:val="clear" w:pos="2520"/>
        </w:tabs>
        <w:spacing w:after="220"/>
        <w:ind w:left="1800"/>
      </w:pPr>
      <w:r w:rsidRPr="00E77497">
        <w:t xml:space="preserve">Call </w:t>
      </w:r>
      <w:r w:rsidRPr="00E77497">
        <w:rPr>
          <w:i/>
        </w:rPr>
        <w:t>c</w:t>
      </w:r>
      <w:r w:rsidRPr="00E77497">
        <w:t>(</w:t>
      </w:r>
      <w:r w:rsidRPr="00E77497">
        <w:rPr>
          <w:i/>
        </w:rPr>
        <w:t>y</w:t>
      </w:r>
      <w:r w:rsidRPr="00E77497">
        <w:t>) and return its result.</w:t>
      </w:r>
    </w:p>
    <w:p w14:paraId="5A9ED2F2" w14:textId="77777777" w:rsidR="004C02EF" w:rsidRPr="00E77497" w:rsidRDefault="004C02EF" w:rsidP="004C02EF">
      <w:r w:rsidRPr="00E77497">
        <w:t xml:space="preserve">The abstract operation </w:t>
      </w:r>
      <w:r w:rsidRPr="00E77497">
        <w:rPr>
          <w:rFonts w:ascii="Times New Roman" w:hAnsi="Times New Roman"/>
          <w:i/>
        </w:rPr>
        <w:t xml:space="preserve">Canonicalize </w:t>
      </w:r>
      <w:r w:rsidRPr="00E77497">
        <w:t xml:space="preserve">takes a character parameter </w:t>
      </w:r>
      <w:r w:rsidRPr="00E77497">
        <w:rPr>
          <w:rFonts w:ascii="Times New Roman" w:hAnsi="Times New Roman"/>
          <w:i/>
        </w:rPr>
        <w:t>ch</w:t>
      </w:r>
      <w:r w:rsidRPr="00E77497">
        <w:t xml:space="preserve"> and performs the following steps:</w:t>
      </w:r>
    </w:p>
    <w:p w14:paraId="1A0F7E89" w14:textId="77777777" w:rsidR="004C02EF" w:rsidRPr="00E77497" w:rsidRDefault="004C02EF" w:rsidP="001F482D">
      <w:pPr>
        <w:pStyle w:val="Alg4"/>
        <w:numPr>
          <w:ilvl w:val="0"/>
          <w:numId w:val="311"/>
        </w:numPr>
      </w:pPr>
      <w:r w:rsidRPr="00E77497">
        <w:t xml:space="preserve">If </w:t>
      </w:r>
      <w:r w:rsidRPr="00E77497">
        <w:rPr>
          <w:i/>
        </w:rPr>
        <w:t>IgnoreCase</w:t>
      </w:r>
      <w:r w:rsidRPr="00E77497">
        <w:t xml:space="preserve"> is </w:t>
      </w:r>
      <w:r w:rsidRPr="00E77497">
        <w:rPr>
          <w:b/>
        </w:rPr>
        <w:t>false</w:t>
      </w:r>
      <w:r w:rsidRPr="00E77497">
        <w:t xml:space="preserve">, return </w:t>
      </w:r>
      <w:r w:rsidRPr="00E77497">
        <w:rPr>
          <w:i/>
        </w:rPr>
        <w:t>ch</w:t>
      </w:r>
      <w:r w:rsidRPr="00E77497">
        <w:t>.</w:t>
      </w:r>
    </w:p>
    <w:p w14:paraId="5F760178" w14:textId="77777777" w:rsidR="004C02EF" w:rsidRPr="00E77497" w:rsidRDefault="004C02EF" w:rsidP="001F482D">
      <w:pPr>
        <w:pStyle w:val="Alg4"/>
        <w:numPr>
          <w:ilvl w:val="0"/>
          <w:numId w:val="311"/>
        </w:numPr>
      </w:pPr>
      <w:r w:rsidRPr="00E77497">
        <w:t xml:space="preserve">Let </w:t>
      </w:r>
      <w:r w:rsidRPr="00E77497">
        <w:rPr>
          <w:i/>
        </w:rPr>
        <w:t>u</w:t>
      </w:r>
      <w:r w:rsidRPr="00E77497">
        <w:t xml:space="preserve"> be </w:t>
      </w:r>
      <w:r w:rsidRPr="00E77497">
        <w:rPr>
          <w:i/>
        </w:rPr>
        <w:t>ch</w:t>
      </w:r>
      <w:r w:rsidRPr="00E77497">
        <w:t xml:space="preserve"> converted to upper case as if by calling the standard built-in method </w:t>
      </w:r>
      <w:r w:rsidRPr="00E77497">
        <w:rPr>
          <w:rFonts w:ascii="Courier New" w:hAnsi="Courier New"/>
          <w:b/>
        </w:rPr>
        <w:t>String.prototype.toUpperCase</w:t>
      </w:r>
      <w:r w:rsidRPr="00E77497">
        <w:t xml:space="preserve"> on the one-character String </w:t>
      </w:r>
      <w:r w:rsidRPr="00E77497">
        <w:rPr>
          <w:i/>
        </w:rPr>
        <w:t>ch</w:t>
      </w:r>
      <w:r w:rsidRPr="00E77497">
        <w:t>.</w:t>
      </w:r>
    </w:p>
    <w:p w14:paraId="4D233F2C" w14:textId="77777777" w:rsidR="004C02EF" w:rsidRPr="00E77497" w:rsidRDefault="004C02EF" w:rsidP="001F482D">
      <w:pPr>
        <w:pStyle w:val="Alg4"/>
        <w:numPr>
          <w:ilvl w:val="0"/>
          <w:numId w:val="311"/>
        </w:numPr>
      </w:pPr>
      <w:r w:rsidRPr="00E77497">
        <w:t xml:space="preserve">If </w:t>
      </w:r>
      <w:r w:rsidRPr="00E77497">
        <w:rPr>
          <w:i/>
        </w:rPr>
        <w:t>u</w:t>
      </w:r>
      <w:r w:rsidRPr="00E77497">
        <w:t xml:space="preserve"> does not consist of a single character, return </w:t>
      </w:r>
      <w:r w:rsidRPr="00E77497">
        <w:rPr>
          <w:i/>
        </w:rPr>
        <w:t>ch</w:t>
      </w:r>
      <w:r w:rsidRPr="00E77497">
        <w:t>.</w:t>
      </w:r>
    </w:p>
    <w:p w14:paraId="5C3B4802" w14:textId="77777777" w:rsidR="004C02EF" w:rsidRPr="00E77497" w:rsidRDefault="004C02EF" w:rsidP="001F482D">
      <w:pPr>
        <w:pStyle w:val="Alg4"/>
        <w:numPr>
          <w:ilvl w:val="0"/>
          <w:numId w:val="311"/>
        </w:numPr>
      </w:pPr>
      <w:r w:rsidRPr="00E77497">
        <w:t xml:space="preserve">Let </w:t>
      </w:r>
      <w:r w:rsidRPr="00E77497">
        <w:rPr>
          <w:i/>
        </w:rPr>
        <w:t>cu</w:t>
      </w:r>
      <w:r w:rsidRPr="00E77497">
        <w:t xml:space="preserve"> be </w:t>
      </w:r>
      <w:r w:rsidRPr="00E77497">
        <w:rPr>
          <w:i/>
        </w:rPr>
        <w:t>u</w:t>
      </w:r>
      <w:r w:rsidRPr="00E77497">
        <w:t>'s character.</w:t>
      </w:r>
    </w:p>
    <w:p w14:paraId="69466A70" w14:textId="77777777" w:rsidR="004C02EF" w:rsidRPr="00E77497" w:rsidRDefault="004C02EF" w:rsidP="001F482D">
      <w:pPr>
        <w:pStyle w:val="Alg4"/>
        <w:numPr>
          <w:ilvl w:val="0"/>
          <w:numId w:val="311"/>
        </w:numPr>
      </w:pPr>
      <w:r w:rsidRPr="00E77497">
        <w:t xml:space="preserve">If </w:t>
      </w:r>
      <w:r w:rsidRPr="00E77497">
        <w:rPr>
          <w:i/>
        </w:rPr>
        <w:t>ch</w:t>
      </w:r>
      <w:r w:rsidRPr="00E77497">
        <w:t xml:space="preserve">'s code unit value is greater than or equal to decimal 128 and </w:t>
      </w:r>
      <w:r w:rsidRPr="00E77497">
        <w:rPr>
          <w:i/>
        </w:rPr>
        <w:t>cu</w:t>
      </w:r>
      <w:r w:rsidRPr="00E77497">
        <w:t xml:space="preserve">'s code unit value is less than decimal 128, then return </w:t>
      </w:r>
      <w:r w:rsidRPr="00E77497">
        <w:rPr>
          <w:i/>
        </w:rPr>
        <w:t>ch</w:t>
      </w:r>
      <w:r w:rsidRPr="00E77497">
        <w:t>.</w:t>
      </w:r>
    </w:p>
    <w:p w14:paraId="4D6E323D" w14:textId="77777777" w:rsidR="004C02EF" w:rsidRPr="00E77497" w:rsidRDefault="004C02EF" w:rsidP="001F482D">
      <w:pPr>
        <w:pStyle w:val="Alg4"/>
        <w:numPr>
          <w:ilvl w:val="0"/>
          <w:numId w:val="311"/>
        </w:numPr>
        <w:spacing w:after="120"/>
      </w:pPr>
      <w:r w:rsidRPr="00E77497">
        <w:t xml:space="preserve">Return </w:t>
      </w:r>
      <w:r w:rsidRPr="00E77497">
        <w:rPr>
          <w:i/>
        </w:rPr>
        <w:t>cu</w:t>
      </w:r>
      <w:r w:rsidRPr="00E77497">
        <w:t>.</w:t>
      </w:r>
    </w:p>
    <w:p w14:paraId="178A290D" w14:textId="77777777" w:rsidR="004C02EF" w:rsidRPr="00E77497" w:rsidRDefault="004C02EF" w:rsidP="004C02EF">
      <w:pPr>
        <w:pStyle w:val="Note"/>
      </w:pPr>
      <w:r w:rsidRPr="00E77497">
        <w:t>NOTE 1</w:t>
      </w:r>
      <w:r w:rsidRPr="00E77497">
        <w:tab/>
        <w:t xml:space="preserve">Parentheses of 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serve both to group the components of the </w:t>
      </w:r>
      <w:r w:rsidRPr="00E77497">
        <w:rPr>
          <w:rStyle w:val="bnf"/>
        </w:rPr>
        <w:t>Disjunction</w:t>
      </w:r>
      <w:r w:rsidRPr="00E77497">
        <w:t xml:space="preserve"> pattern together and to save the result of the match. The result can be used either in a backreference (</w:t>
      </w:r>
      <w:r w:rsidRPr="00E77497">
        <w:rPr>
          <w:rFonts w:ascii="Courier New" w:hAnsi="Courier New"/>
          <w:b/>
        </w:rPr>
        <w:t>\</w:t>
      </w:r>
      <w:r w:rsidRPr="00E77497">
        <w:t xml:space="preserve"> followed by a nonzero decimal number), referenced in a replace String, or returned as part of an array from the regular expression matching internal procedure. To inhibit the capturing behaviour of parentheses, use 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instead.</w:t>
      </w:r>
    </w:p>
    <w:p w14:paraId="2A5597DD" w14:textId="77777777" w:rsidR="004C02EF" w:rsidRPr="00E77497" w:rsidRDefault="004C02EF" w:rsidP="004C02EF">
      <w:pPr>
        <w:pStyle w:val="Note"/>
      </w:pPr>
      <w:r w:rsidRPr="00E77497">
        <w:t>NOTE 2</w:t>
      </w:r>
      <w:r w:rsidRPr="00E77497">
        <w:tab/>
        <w:t xml:space="preserve">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specifies a zero-width positive lookahead. In order for it to succeed, the pattern inside </w:t>
      </w:r>
      <w:r w:rsidRPr="00E77497">
        <w:rPr>
          <w:rStyle w:val="bnf"/>
        </w:rPr>
        <w:t>Disjunction</w:t>
      </w:r>
      <w:r w:rsidRPr="00E77497">
        <w:t xml:space="preserve"> must match at the current position, but the current position is not advanced before matching the sequel. If </w:t>
      </w:r>
      <w:r w:rsidRPr="00E77497">
        <w:rPr>
          <w:rStyle w:val="bnf"/>
        </w:rPr>
        <w:t>Disjunction</w:t>
      </w:r>
      <w:r w:rsidRPr="00E77497">
        <w:t xml:space="preserve"> can match at the current position in several ways, only the first one is tried. Unlike other regular expression operators, there is no backtracking into a </w:t>
      </w:r>
      <w:r w:rsidRPr="00E77497">
        <w:rPr>
          <w:rFonts w:ascii="Courier New" w:hAnsi="Courier New"/>
          <w:b/>
        </w:rPr>
        <w:t>(?=</w:t>
      </w:r>
      <w:r w:rsidRPr="00E77497">
        <w:t xml:space="preserve"> form (this unusual behaviour is inherited from Perl). This only matters when the </w:t>
      </w:r>
      <w:r w:rsidRPr="00E77497">
        <w:rPr>
          <w:rStyle w:val="bnf"/>
        </w:rPr>
        <w:t>Disjunction</w:t>
      </w:r>
      <w:r w:rsidRPr="00E77497">
        <w:t xml:space="preserve"> contains capturing parentheses and the sequel of the pattern contains backreferences to those captures.</w:t>
      </w:r>
    </w:p>
    <w:p w14:paraId="30AFBF58" w14:textId="77777777" w:rsidR="004C02EF" w:rsidRPr="00E77497" w:rsidRDefault="004C02EF" w:rsidP="004C02EF">
      <w:pPr>
        <w:pStyle w:val="Note"/>
        <w:spacing w:after="60"/>
      </w:pPr>
      <w:r w:rsidRPr="00E77497">
        <w:t>For example,</w:t>
      </w:r>
    </w:p>
    <w:p w14:paraId="614C6670" w14:textId="77777777" w:rsidR="004C02EF" w:rsidRPr="00E77497" w:rsidRDefault="004C02EF" w:rsidP="004C02EF">
      <w:pPr>
        <w:pStyle w:val="CodeSample4"/>
        <w:spacing w:after="60"/>
        <w:ind w:left="2059"/>
        <w:rPr>
          <w:sz w:val="18"/>
        </w:rPr>
      </w:pPr>
      <w:r w:rsidRPr="00E77497">
        <w:rPr>
          <w:sz w:val="18"/>
        </w:rPr>
        <w:t>/(?=(a+))/.exec("baaabac")</w:t>
      </w:r>
    </w:p>
    <w:p w14:paraId="4B02BDDD" w14:textId="77777777" w:rsidR="004C02EF" w:rsidRPr="00E77497" w:rsidRDefault="004C02EF" w:rsidP="004C02EF">
      <w:pPr>
        <w:pStyle w:val="Note"/>
        <w:spacing w:after="60"/>
      </w:pPr>
      <w:r w:rsidRPr="00E77497">
        <w:t xml:space="preserve">matches the empty String immediately after the first </w:t>
      </w:r>
      <w:r w:rsidRPr="00E77497">
        <w:rPr>
          <w:rFonts w:ascii="Courier New" w:hAnsi="Courier New"/>
          <w:b/>
        </w:rPr>
        <w:t>b</w:t>
      </w:r>
      <w:r w:rsidRPr="00E77497">
        <w:t xml:space="preserve"> and therefore returns the array:</w:t>
      </w:r>
    </w:p>
    <w:p w14:paraId="433AA5B2" w14:textId="77777777" w:rsidR="004C02EF" w:rsidRPr="00E77497" w:rsidRDefault="004C02EF" w:rsidP="004C02EF">
      <w:pPr>
        <w:pStyle w:val="CodeSample4"/>
        <w:spacing w:after="240"/>
        <w:ind w:left="2059"/>
        <w:rPr>
          <w:sz w:val="18"/>
        </w:rPr>
      </w:pPr>
      <w:r w:rsidRPr="00E77497">
        <w:rPr>
          <w:sz w:val="18"/>
        </w:rPr>
        <w:t>["", "aaa"]</w:t>
      </w:r>
    </w:p>
    <w:p w14:paraId="3BF37269" w14:textId="77777777" w:rsidR="004C02EF" w:rsidRPr="00E77497" w:rsidRDefault="004C02EF" w:rsidP="004C02EF">
      <w:pPr>
        <w:pStyle w:val="Note"/>
        <w:spacing w:after="60"/>
      </w:pPr>
      <w:r w:rsidRPr="00E77497">
        <w:t>To illustrate the lack of backtracking into the lookahead, consider:</w:t>
      </w:r>
    </w:p>
    <w:p w14:paraId="0578EA55" w14:textId="77777777" w:rsidR="004C02EF" w:rsidRPr="00E77497" w:rsidRDefault="004C02EF" w:rsidP="004C02EF">
      <w:pPr>
        <w:pStyle w:val="CodeSample4"/>
        <w:spacing w:after="240"/>
        <w:ind w:left="2059"/>
        <w:rPr>
          <w:sz w:val="18"/>
        </w:rPr>
      </w:pPr>
      <w:r w:rsidRPr="00E77497">
        <w:rPr>
          <w:sz w:val="18"/>
        </w:rPr>
        <w:t>/(?=(a+))a*b\1/.exec("baaabac")</w:t>
      </w:r>
    </w:p>
    <w:p w14:paraId="0AC27D99" w14:textId="77777777" w:rsidR="004C02EF" w:rsidRPr="00E77497" w:rsidRDefault="004C02EF" w:rsidP="004C02EF">
      <w:pPr>
        <w:pStyle w:val="Note"/>
        <w:spacing w:after="60"/>
      </w:pPr>
      <w:r w:rsidRPr="00E77497">
        <w:t>This expression returns</w:t>
      </w:r>
    </w:p>
    <w:p w14:paraId="62590B54" w14:textId="77777777" w:rsidR="004C02EF" w:rsidRPr="00E77497" w:rsidRDefault="004C02EF" w:rsidP="004C02EF">
      <w:pPr>
        <w:pStyle w:val="CodeSample4"/>
        <w:spacing w:after="60"/>
        <w:ind w:left="2059"/>
        <w:rPr>
          <w:sz w:val="18"/>
        </w:rPr>
      </w:pPr>
      <w:r w:rsidRPr="00E77497">
        <w:rPr>
          <w:sz w:val="18"/>
        </w:rPr>
        <w:t>["aba", "a"]</w:t>
      </w:r>
    </w:p>
    <w:p w14:paraId="0D1490ED" w14:textId="77777777" w:rsidR="004C02EF" w:rsidRPr="00E77497" w:rsidRDefault="004C02EF" w:rsidP="004C02EF">
      <w:pPr>
        <w:pStyle w:val="Note"/>
        <w:spacing w:after="60"/>
      </w:pPr>
      <w:r w:rsidRPr="00E77497">
        <w:t>and not:</w:t>
      </w:r>
    </w:p>
    <w:p w14:paraId="69088DCA" w14:textId="77777777" w:rsidR="004C02EF" w:rsidRPr="00E77497" w:rsidRDefault="004C02EF" w:rsidP="004C02EF">
      <w:pPr>
        <w:pStyle w:val="CodeSample4"/>
        <w:spacing w:after="240"/>
        <w:ind w:left="2059"/>
        <w:rPr>
          <w:sz w:val="18"/>
        </w:rPr>
      </w:pPr>
      <w:r w:rsidRPr="00E77497">
        <w:rPr>
          <w:sz w:val="18"/>
        </w:rPr>
        <w:t>["aaaba", "a"]</w:t>
      </w:r>
    </w:p>
    <w:p w14:paraId="08347958" w14:textId="77777777" w:rsidR="004C02EF" w:rsidRPr="00E77497" w:rsidRDefault="004C02EF" w:rsidP="004C02EF">
      <w:pPr>
        <w:pStyle w:val="Note"/>
        <w:spacing w:after="60"/>
      </w:pPr>
      <w:r w:rsidRPr="00E77497">
        <w:t>NOTE 3</w:t>
      </w:r>
      <w:r w:rsidRPr="00E77497">
        <w:tab/>
        <w:t xml:space="preserve">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specifies a zero-width negative lookahead. In order for it to succeed, the pattern inside </w:t>
      </w:r>
      <w:r w:rsidRPr="00E77497">
        <w:rPr>
          <w:rStyle w:val="bnf"/>
        </w:rPr>
        <w:t>Disjunction</w:t>
      </w:r>
      <w:r w:rsidRPr="00E77497">
        <w:t xml:space="preserve"> must fail to match at the current position. The current position is not advanced before matching the sequel. </w:t>
      </w:r>
      <w:r w:rsidRPr="00E77497">
        <w:rPr>
          <w:rStyle w:val="bnf"/>
        </w:rPr>
        <w:t>Disjunction</w:t>
      </w:r>
      <w:r w:rsidRPr="00E77497">
        <w:t xml:space="preserve"> can contain capturing parentheses, but backreferences to them only make sense from within </w:t>
      </w:r>
      <w:r w:rsidRPr="00E77497">
        <w:rPr>
          <w:rStyle w:val="bnf"/>
        </w:rPr>
        <w:t>Disjunction</w:t>
      </w:r>
      <w:r w:rsidRPr="00E77497">
        <w:t xml:space="preserve"> itself. Backreferences to these capturing parentheses from elsewhere in the pattern always return </w:t>
      </w:r>
      <w:r w:rsidRPr="00E77497">
        <w:rPr>
          <w:b/>
        </w:rPr>
        <w:t>undefined</w:t>
      </w:r>
      <w:r w:rsidRPr="00E77497">
        <w:t xml:space="preserve"> because the negative lookahead must fail for the pattern to succeed. For example,</w:t>
      </w:r>
    </w:p>
    <w:p w14:paraId="601FDB37" w14:textId="77777777" w:rsidR="004C02EF" w:rsidRPr="00E77497" w:rsidRDefault="004C02EF" w:rsidP="004C02EF">
      <w:pPr>
        <w:pStyle w:val="CodeSample4"/>
        <w:spacing w:after="60"/>
        <w:ind w:left="2059"/>
        <w:rPr>
          <w:sz w:val="18"/>
        </w:rPr>
      </w:pPr>
      <w:r w:rsidRPr="00E77497">
        <w:rPr>
          <w:sz w:val="18"/>
        </w:rPr>
        <w:t>/(.*?)a(?!(a+)b\2c)\2(.*)/.exec("baaabaac")</w:t>
      </w:r>
    </w:p>
    <w:p w14:paraId="4129BA4D" w14:textId="77777777" w:rsidR="004C02EF" w:rsidRPr="00E77497" w:rsidRDefault="004C02EF" w:rsidP="004C02EF">
      <w:pPr>
        <w:pStyle w:val="Note"/>
        <w:spacing w:after="60"/>
      </w:pPr>
      <w:r w:rsidRPr="00E77497">
        <w:t xml:space="preserve">looks for an </w:t>
      </w:r>
      <w:r w:rsidRPr="00E77497">
        <w:rPr>
          <w:rFonts w:ascii="Courier New" w:hAnsi="Courier New"/>
          <w:b/>
        </w:rPr>
        <w:t>a</w:t>
      </w:r>
      <w:r w:rsidRPr="00E77497">
        <w:t xml:space="preserve"> not immediately followed by some positive number n of </w:t>
      </w:r>
      <w:r w:rsidRPr="00E77497">
        <w:rPr>
          <w:rFonts w:ascii="Courier New" w:hAnsi="Courier New"/>
          <w:b/>
        </w:rPr>
        <w:t>a</w:t>
      </w:r>
      <w:r w:rsidRPr="00E77497">
        <w:t xml:space="preserve">'s, a </w:t>
      </w:r>
      <w:r w:rsidRPr="00E77497">
        <w:rPr>
          <w:rFonts w:ascii="Courier New" w:hAnsi="Courier New"/>
          <w:b/>
        </w:rPr>
        <w:t>b</w:t>
      </w:r>
      <w:r w:rsidRPr="00E77497">
        <w:t xml:space="preserve">, another n </w:t>
      </w:r>
      <w:r w:rsidRPr="00E77497">
        <w:rPr>
          <w:rFonts w:ascii="Courier New" w:hAnsi="Courier New"/>
          <w:b/>
        </w:rPr>
        <w:t>a</w:t>
      </w:r>
      <w:r w:rsidRPr="00E77497">
        <w:t xml:space="preserve">'s (specified by the first </w:t>
      </w:r>
      <w:r w:rsidRPr="00E77497">
        <w:rPr>
          <w:rFonts w:ascii="Courier New" w:hAnsi="Courier New"/>
          <w:b/>
        </w:rPr>
        <w:t>\2</w:t>
      </w:r>
      <w:r w:rsidRPr="00E77497">
        <w:t xml:space="preserve">) and a </w:t>
      </w:r>
      <w:r w:rsidRPr="00E77497">
        <w:rPr>
          <w:rFonts w:ascii="Courier New" w:hAnsi="Courier New"/>
          <w:b/>
        </w:rPr>
        <w:t>c</w:t>
      </w:r>
      <w:r w:rsidRPr="00E77497">
        <w:t xml:space="preserve">. The second </w:t>
      </w:r>
      <w:r w:rsidRPr="00E77497">
        <w:rPr>
          <w:rFonts w:ascii="Courier New" w:hAnsi="Courier New"/>
          <w:b/>
        </w:rPr>
        <w:t>\2</w:t>
      </w:r>
      <w:r w:rsidRPr="00E77497">
        <w:t xml:space="preserve"> is outside the negative lookahead, so it matches against </w:t>
      </w:r>
      <w:r w:rsidRPr="00E77497">
        <w:rPr>
          <w:b/>
        </w:rPr>
        <w:t>undefined</w:t>
      </w:r>
      <w:r w:rsidRPr="00E77497">
        <w:t xml:space="preserve"> and therefore always succeeds. The whole expression returns the array:</w:t>
      </w:r>
    </w:p>
    <w:p w14:paraId="78DCF655" w14:textId="77777777" w:rsidR="004C02EF" w:rsidRPr="00E77497" w:rsidRDefault="004C02EF" w:rsidP="004C02EF">
      <w:pPr>
        <w:pStyle w:val="CodeSample4"/>
        <w:spacing w:after="60"/>
        <w:ind w:left="2059"/>
        <w:rPr>
          <w:sz w:val="18"/>
        </w:rPr>
      </w:pPr>
      <w:r w:rsidRPr="00E77497">
        <w:rPr>
          <w:sz w:val="18"/>
        </w:rPr>
        <w:t>["baaabaac", "ba", undefined, "abaac"]</w:t>
      </w:r>
    </w:p>
    <w:p w14:paraId="4FE31D54" w14:textId="77777777" w:rsidR="004C02EF" w:rsidRPr="00E77497" w:rsidRDefault="004C02EF" w:rsidP="004C02EF">
      <w:pPr>
        <w:rPr>
          <w:sz w:val="18"/>
        </w:rPr>
      </w:pPr>
      <w:r w:rsidRPr="00E77497">
        <w:rPr>
          <w:sz w:val="18"/>
        </w:rPr>
        <w:t xml:space="preserve">In case-insignificant matches all characters are implicitly converted to upper case immediately before they are compared. However, if converting a character to upper case would expand that character into more than one character (such as converting </w:t>
      </w:r>
      <w:r w:rsidRPr="00E77497">
        <w:rPr>
          <w:rFonts w:ascii="Courier New" w:hAnsi="Courier New"/>
          <w:b/>
          <w:sz w:val="18"/>
        </w:rPr>
        <w:t>"ß"</w:t>
      </w:r>
      <w:r w:rsidRPr="00E77497">
        <w:rPr>
          <w:sz w:val="18"/>
        </w:rPr>
        <w:t xml:space="preserve"> (</w:t>
      </w:r>
      <w:r w:rsidRPr="00E77497">
        <w:rPr>
          <w:rFonts w:ascii="Courier New" w:hAnsi="Courier New"/>
          <w:sz w:val="18"/>
        </w:rPr>
        <w:t>\u00DF</w:t>
      </w:r>
      <w:r w:rsidRPr="00E77497">
        <w:rPr>
          <w:sz w:val="18"/>
        </w:rPr>
        <w:t xml:space="preserve">) into </w:t>
      </w:r>
      <w:r w:rsidRPr="00E77497">
        <w:rPr>
          <w:rFonts w:ascii="Courier New" w:hAnsi="Courier New"/>
          <w:b/>
          <w:sz w:val="18"/>
        </w:rPr>
        <w:t>"SS"</w:t>
      </w:r>
      <w:r w:rsidRPr="00E77497">
        <w:rPr>
          <w:sz w:val="18"/>
        </w:rPr>
        <w:t xml:space="preserve">), then the character is left as-is instead. The character is also left as-is if it is not an ASCII character but converting it to upper case would make it into an ASCII character. This prevents Unicode characters such as </w:t>
      </w:r>
      <w:r w:rsidRPr="00E77497">
        <w:rPr>
          <w:rFonts w:ascii="Courier New" w:hAnsi="Courier New"/>
          <w:sz w:val="18"/>
        </w:rPr>
        <w:t>\u0131</w:t>
      </w:r>
      <w:r w:rsidRPr="00E77497">
        <w:rPr>
          <w:sz w:val="18"/>
        </w:rPr>
        <w:t xml:space="preserve"> and </w:t>
      </w:r>
      <w:r w:rsidRPr="00E77497">
        <w:rPr>
          <w:rFonts w:ascii="Courier New" w:hAnsi="Courier New"/>
          <w:sz w:val="18"/>
        </w:rPr>
        <w:t>\u017F</w:t>
      </w:r>
      <w:r w:rsidRPr="00E77497">
        <w:rPr>
          <w:sz w:val="18"/>
        </w:rPr>
        <w:t xml:space="preserve"> from matching regular expressions such as </w:t>
      </w:r>
      <w:r w:rsidRPr="00E77497">
        <w:rPr>
          <w:rFonts w:ascii="Courier New" w:hAnsi="Courier New"/>
          <w:b/>
          <w:sz w:val="18"/>
        </w:rPr>
        <w:t>/[a</w:t>
      </w:r>
      <w:r w:rsidRPr="00E77497">
        <w:rPr>
          <w:rFonts w:ascii="Courier New" w:hAnsi="Courier New"/>
          <w:b/>
          <w:sz w:val="18"/>
        </w:rPr>
        <w:noBreakHyphen/>
        <w:t>z]/i</w:t>
      </w:r>
      <w:r w:rsidRPr="00E77497">
        <w:rPr>
          <w:sz w:val="18"/>
        </w:rPr>
        <w:t xml:space="preserve">, which are only intended to match ASCII letters. Furthermore, if these conversions were allowed, then </w:t>
      </w:r>
      <w:r w:rsidRPr="00E77497">
        <w:rPr>
          <w:rFonts w:ascii="Courier New" w:hAnsi="Courier New"/>
          <w:b/>
          <w:sz w:val="18"/>
        </w:rPr>
        <w:t>/[^\W]/i</w:t>
      </w:r>
      <w:r w:rsidRPr="00E77497">
        <w:rPr>
          <w:sz w:val="18"/>
        </w:rPr>
        <w:t xml:space="preserve"> would match each of </w:t>
      </w:r>
      <w:r w:rsidRPr="00E77497">
        <w:rPr>
          <w:rFonts w:ascii="Courier New" w:hAnsi="Courier New"/>
          <w:b/>
          <w:sz w:val="18"/>
        </w:rPr>
        <w:t>a</w:t>
      </w:r>
      <w:r w:rsidRPr="00E77497">
        <w:rPr>
          <w:sz w:val="18"/>
        </w:rPr>
        <w:t xml:space="preserve">, </w:t>
      </w:r>
      <w:r w:rsidRPr="00E77497">
        <w:rPr>
          <w:rFonts w:ascii="Courier New" w:hAnsi="Courier New"/>
          <w:b/>
          <w:sz w:val="18"/>
        </w:rPr>
        <w:t>b</w:t>
      </w:r>
      <w:r w:rsidRPr="00E77497">
        <w:rPr>
          <w:sz w:val="18"/>
        </w:rPr>
        <w:t xml:space="preserve">, …, </w:t>
      </w:r>
      <w:r w:rsidRPr="00E77497">
        <w:rPr>
          <w:rFonts w:ascii="Courier New" w:hAnsi="Courier New"/>
          <w:b/>
          <w:sz w:val="18"/>
        </w:rPr>
        <w:t>h</w:t>
      </w:r>
      <w:r w:rsidRPr="00E77497">
        <w:rPr>
          <w:sz w:val="18"/>
        </w:rPr>
        <w:t xml:space="preserve">, but not </w:t>
      </w:r>
      <w:r w:rsidRPr="00E77497">
        <w:rPr>
          <w:rFonts w:ascii="Courier New" w:hAnsi="Courier New"/>
          <w:b/>
          <w:sz w:val="18"/>
        </w:rPr>
        <w:t>i</w:t>
      </w:r>
      <w:r w:rsidRPr="00E77497">
        <w:rPr>
          <w:sz w:val="18"/>
        </w:rPr>
        <w:t xml:space="preserve"> or </w:t>
      </w:r>
      <w:r w:rsidRPr="00E77497">
        <w:rPr>
          <w:rFonts w:ascii="Courier New" w:hAnsi="Courier New"/>
          <w:b/>
          <w:sz w:val="18"/>
        </w:rPr>
        <w:t>s</w:t>
      </w:r>
      <w:r w:rsidRPr="00E77497">
        <w:rPr>
          <w:sz w:val="18"/>
        </w:rPr>
        <w:t>.</w:t>
      </w:r>
    </w:p>
    <w:p w14:paraId="56E9027F" w14:textId="77777777" w:rsidR="004C02EF" w:rsidRPr="00E77497" w:rsidRDefault="004C02EF" w:rsidP="004C02EF">
      <w:pPr>
        <w:pStyle w:val="40"/>
        <w:numPr>
          <w:ilvl w:val="0"/>
          <w:numId w:val="0"/>
        </w:numPr>
      </w:pPr>
      <w:bookmarkStart w:id="32656" w:name="_Ref463788107"/>
      <w:r w:rsidRPr="00E77497">
        <w:t>15.10.2.9</w:t>
      </w:r>
      <w:r w:rsidRPr="00E77497">
        <w:tab/>
        <w:t>AtomEscape</w:t>
      </w:r>
      <w:bookmarkEnd w:id="32656"/>
    </w:p>
    <w:p w14:paraId="441199F4" w14:textId="77777777" w:rsidR="004C02EF" w:rsidRPr="00E77497" w:rsidRDefault="004C02EF" w:rsidP="004C02EF">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DecimalEscape</w:t>
      </w:r>
      <w:r w:rsidRPr="00E77497">
        <w:t xml:space="preserve"> evaluates as follows:</w:t>
      </w:r>
    </w:p>
    <w:p w14:paraId="724BFAFB" w14:textId="77777777" w:rsidR="004C02EF" w:rsidRPr="00E77497" w:rsidRDefault="004C02EF" w:rsidP="001F482D">
      <w:pPr>
        <w:pStyle w:val="Alg4"/>
        <w:numPr>
          <w:ilvl w:val="0"/>
          <w:numId w:val="314"/>
        </w:numPr>
      </w:pPr>
      <w:r w:rsidRPr="00E77497">
        <w:t xml:space="preserve">Evaluate </w:t>
      </w:r>
      <w:r w:rsidRPr="00E77497">
        <w:rPr>
          <w:i/>
        </w:rPr>
        <w:t>DecimalEscape</w:t>
      </w:r>
      <w:r w:rsidRPr="00E77497">
        <w:t xml:space="preserve"> to obtain an EscapeValue </w:t>
      </w:r>
      <w:r w:rsidRPr="00E77497">
        <w:rPr>
          <w:i/>
        </w:rPr>
        <w:t>E</w:t>
      </w:r>
      <w:r w:rsidRPr="00E77497">
        <w:t>.</w:t>
      </w:r>
    </w:p>
    <w:p w14:paraId="67E86B1D" w14:textId="77777777" w:rsidR="004C02EF" w:rsidRPr="00E77497" w:rsidRDefault="004C02EF" w:rsidP="001F482D">
      <w:pPr>
        <w:pStyle w:val="Alg4"/>
        <w:numPr>
          <w:ilvl w:val="0"/>
          <w:numId w:val="314"/>
        </w:numPr>
      </w:pPr>
      <w:r w:rsidRPr="00E77497">
        <w:t xml:space="preserve">If </w:t>
      </w:r>
      <w:r w:rsidRPr="00E77497">
        <w:rPr>
          <w:i/>
        </w:rPr>
        <w:t>E</w:t>
      </w:r>
      <w:r w:rsidRPr="00E77497">
        <w:t xml:space="preserve"> is a character, then</w:t>
      </w:r>
    </w:p>
    <w:p w14:paraId="5A622228" w14:textId="77777777" w:rsidR="004C02EF" w:rsidRPr="00E77497" w:rsidRDefault="004C02EF" w:rsidP="001F482D">
      <w:pPr>
        <w:pStyle w:val="Alg4"/>
        <w:numPr>
          <w:ilvl w:val="1"/>
          <w:numId w:val="314"/>
        </w:numPr>
      </w:pPr>
      <w:r w:rsidRPr="00E77497">
        <w:t xml:space="preserve">Let </w:t>
      </w:r>
      <w:r w:rsidRPr="00E77497">
        <w:rPr>
          <w:i/>
        </w:rPr>
        <w:t>ch</w:t>
      </w:r>
      <w:r w:rsidRPr="00E77497">
        <w:t xml:space="preserve"> be </w:t>
      </w:r>
      <w:r w:rsidRPr="00E77497">
        <w:rPr>
          <w:i/>
        </w:rPr>
        <w:t>E</w:t>
      </w:r>
      <w:r w:rsidRPr="00E77497">
        <w:t>'s character.</w:t>
      </w:r>
    </w:p>
    <w:p w14:paraId="01C54495" w14:textId="77777777" w:rsidR="004C02EF" w:rsidRPr="00E77497" w:rsidRDefault="004C02EF" w:rsidP="001F482D">
      <w:pPr>
        <w:pStyle w:val="Alg4"/>
        <w:numPr>
          <w:ilvl w:val="1"/>
          <w:numId w:val="314"/>
        </w:numPr>
      </w:pPr>
      <w:r w:rsidRPr="00E77497">
        <w:t xml:space="preserve">Let </w:t>
      </w:r>
      <w:r w:rsidRPr="00E77497">
        <w:rPr>
          <w:i/>
        </w:rPr>
        <w:t>A</w:t>
      </w:r>
      <w:r w:rsidRPr="00E77497">
        <w:t xml:space="preserve"> be a one-element CharSet containing the character </w:t>
      </w:r>
      <w:r w:rsidRPr="00E77497">
        <w:rPr>
          <w:i/>
        </w:rPr>
        <w:t>ch</w:t>
      </w:r>
      <w:r w:rsidRPr="00E77497">
        <w:t>.</w:t>
      </w:r>
    </w:p>
    <w:p w14:paraId="07E4B8C3" w14:textId="77777777" w:rsidR="004C02EF" w:rsidRPr="00E77497" w:rsidRDefault="004C02EF" w:rsidP="001F482D">
      <w:pPr>
        <w:pStyle w:val="Alg4"/>
        <w:numPr>
          <w:ilvl w:val="1"/>
          <w:numId w:val="314"/>
        </w:numPr>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6C90BFE5" w14:textId="77777777" w:rsidR="004C02EF" w:rsidRPr="00E77497" w:rsidRDefault="004C02EF" w:rsidP="001F482D">
      <w:pPr>
        <w:pStyle w:val="Alg4"/>
        <w:numPr>
          <w:ilvl w:val="0"/>
          <w:numId w:val="314"/>
        </w:numPr>
      </w:pPr>
      <w:r w:rsidRPr="00E77497">
        <w:rPr>
          <w:i/>
        </w:rPr>
        <w:t>E</w:t>
      </w:r>
      <w:r w:rsidRPr="00E77497">
        <w:t xml:space="preserve"> must be an integer. Let </w:t>
      </w:r>
      <w:r w:rsidRPr="00E77497">
        <w:rPr>
          <w:i/>
        </w:rPr>
        <w:t>n</w:t>
      </w:r>
      <w:r w:rsidRPr="00E77497">
        <w:t xml:space="preserve"> be that integer.</w:t>
      </w:r>
    </w:p>
    <w:p w14:paraId="081EA7BA" w14:textId="77777777" w:rsidR="004C02EF" w:rsidRPr="00E77497" w:rsidRDefault="004C02EF" w:rsidP="001F482D">
      <w:pPr>
        <w:pStyle w:val="Alg4"/>
        <w:numPr>
          <w:ilvl w:val="0"/>
          <w:numId w:val="314"/>
        </w:numPr>
      </w:pPr>
      <w:r w:rsidRPr="00E77497">
        <w:t xml:space="preserve">If </w:t>
      </w:r>
      <w:r w:rsidRPr="00E77497">
        <w:rPr>
          <w:i/>
        </w:rPr>
        <w:t>n</w:t>
      </w:r>
      <w:r w:rsidRPr="00E77497">
        <w:t xml:space="preserve">=0 or </w:t>
      </w:r>
      <w:r w:rsidRPr="00E77497">
        <w:rPr>
          <w:i/>
        </w:rPr>
        <w:t>n</w:t>
      </w:r>
      <w:r w:rsidRPr="00E77497">
        <w:t>&gt;</w:t>
      </w:r>
      <w:r w:rsidRPr="00E77497">
        <w:rPr>
          <w:i/>
        </w:rPr>
        <w:t>NCapturingParens</w:t>
      </w:r>
      <w:r w:rsidRPr="00E77497">
        <w:t xml:space="preserve"> then throw a </w:t>
      </w:r>
      <w:r w:rsidRPr="00E77497">
        <w:rPr>
          <w:b/>
        </w:rPr>
        <w:t>SyntaxError</w:t>
      </w:r>
      <w:r w:rsidRPr="00E77497">
        <w:t xml:space="preserve"> exception.</w:t>
      </w:r>
    </w:p>
    <w:p w14:paraId="1B15325C" w14:textId="77777777" w:rsidR="004C02EF" w:rsidRPr="00E77497" w:rsidRDefault="004C02EF" w:rsidP="001F482D">
      <w:pPr>
        <w:pStyle w:val="Alg4"/>
        <w:numPr>
          <w:ilvl w:val="0"/>
          <w:numId w:val="314"/>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14:paraId="1739B835" w14:textId="77777777" w:rsidR="004C02EF" w:rsidRPr="00E77497" w:rsidRDefault="004C02EF" w:rsidP="001F482D">
      <w:pPr>
        <w:pStyle w:val="Alg40"/>
        <w:numPr>
          <w:ilvl w:val="3"/>
          <w:numId w:val="314"/>
        </w:numPr>
        <w:tabs>
          <w:tab w:val="clear" w:pos="2520"/>
        </w:tabs>
        <w:spacing w:before="60"/>
        <w:ind w:left="1800"/>
      </w:pPr>
      <w:r w:rsidRPr="00E77497">
        <w:t xml:space="preserve">Let </w:t>
      </w:r>
      <w:r w:rsidRPr="00E77497">
        <w:rPr>
          <w:i/>
        </w:rPr>
        <w:t>cap</w:t>
      </w:r>
      <w:r w:rsidRPr="00E77497">
        <w:t xml:space="preserve"> be </w:t>
      </w:r>
      <w:r w:rsidRPr="00E77497">
        <w:rPr>
          <w:i/>
        </w:rPr>
        <w:t>x</w:t>
      </w:r>
      <w:r w:rsidRPr="00E77497">
        <w:t xml:space="preserve">'s </w:t>
      </w:r>
      <w:r w:rsidRPr="00E77497">
        <w:rPr>
          <w:i/>
        </w:rPr>
        <w:t>captures</w:t>
      </w:r>
      <w:r w:rsidRPr="00E77497">
        <w:t xml:space="preserve"> internal array.</w:t>
      </w:r>
    </w:p>
    <w:p w14:paraId="1C5C995B" w14:textId="77777777" w:rsidR="004C02EF" w:rsidRPr="00E77497" w:rsidRDefault="004C02EF" w:rsidP="001F482D">
      <w:pPr>
        <w:pStyle w:val="Alg40"/>
        <w:numPr>
          <w:ilvl w:val="3"/>
          <w:numId w:val="314"/>
        </w:numPr>
        <w:tabs>
          <w:tab w:val="clear" w:pos="2520"/>
        </w:tabs>
        <w:ind w:left="1800"/>
      </w:pPr>
      <w:r w:rsidRPr="00E77497">
        <w:t xml:space="preserve">Let </w:t>
      </w:r>
      <w:r w:rsidRPr="00E77497">
        <w:rPr>
          <w:i/>
        </w:rPr>
        <w:t>s</w:t>
      </w:r>
      <w:r w:rsidRPr="00E77497">
        <w:t xml:space="preserve"> be </w:t>
      </w:r>
      <w:r w:rsidRPr="00E77497">
        <w:rPr>
          <w:i/>
        </w:rPr>
        <w:t>cap</w:t>
      </w:r>
      <w:r w:rsidRPr="00E77497">
        <w:t>[</w:t>
      </w:r>
      <w:r w:rsidRPr="00E77497">
        <w:rPr>
          <w:i/>
        </w:rPr>
        <w:t>n</w:t>
      </w:r>
      <w:r w:rsidRPr="00E77497">
        <w:t>].</w:t>
      </w:r>
    </w:p>
    <w:p w14:paraId="2773F234" w14:textId="77777777" w:rsidR="004C02EF" w:rsidRPr="00E77497" w:rsidRDefault="004C02EF" w:rsidP="001F482D">
      <w:pPr>
        <w:pStyle w:val="Alg40"/>
        <w:numPr>
          <w:ilvl w:val="3"/>
          <w:numId w:val="314"/>
        </w:numPr>
        <w:tabs>
          <w:tab w:val="clear" w:pos="2520"/>
        </w:tabs>
        <w:ind w:left="1800"/>
      </w:pPr>
      <w:r w:rsidRPr="00E77497">
        <w:t xml:space="preserve">If </w:t>
      </w:r>
      <w:r w:rsidRPr="00E77497">
        <w:rPr>
          <w:i/>
        </w:rPr>
        <w:t>s</w:t>
      </w:r>
      <w:r w:rsidRPr="00E77497">
        <w:t xml:space="preserve"> is </w:t>
      </w:r>
      <w:r w:rsidRPr="00E77497">
        <w:rPr>
          <w:b/>
        </w:rPr>
        <w:t>undefined</w:t>
      </w:r>
      <w:r w:rsidRPr="00E77497">
        <w:t xml:space="preserve">, then call </w:t>
      </w:r>
      <w:r w:rsidRPr="00E77497">
        <w:rPr>
          <w:i/>
        </w:rPr>
        <w:t>c</w:t>
      </w:r>
      <w:r w:rsidRPr="00E77497">
        <w:t>(</w:t>
      </w:r>
      <w:r w:rsidRPr="00E77497">
        <w:rPr>
          <w:i/>
        </w:rPr>
        <w:t>x</w:t>
      </w:r>
      <w:r w:rsidRPr="00E77497">
        <w:t>) and return its result.</w:t>
      </w:r>
    </w:p>
    <w:p w14:paraId="261F8CEF" w14:textId="77777777" w:rsidR="004C02EF" w:rsidRPr="00E77497" w:rsidRDefault="004C02EF" w:rsidP="001F482D">
      <w:pPr>
        <w:pStyle w:val="Alg40"/>
        <w:numPr>
          <w:ilvl w:val="3"/>
          <w:numId w:val="314"/>
        </w:numPr>
        <w:tabs>
          <w:tab w:val="clear" w:pos="2520"/>
        </w:tabs>
        <w:ind w:left="1800"/>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14:paraId="236E70B6" w14:textId="77777777" w:rsidR="004C02EF" w:rsidRPr="00E77497" w:rsidRDefault="004C02EF" w:rsidP="001F482D">
      <w:pPr>
        <w:pStyle w:val="Alg40"/>
        <w:numPr>
          <w:ilvl w:val="3"/>
          <w:numId w:val="314"/>
        </w:numPr>
        <w:tabs>
          <w:tab w:val="clear" w:pos="2520"/>
        </w:tabs>
        <w:ind w:left="1800"/>
      </w:pPr>
      <w:r w:rsidRPr="00E77497">
        <w:t xml:space="preserve">Let </w:t>
      </w:r>
      <w:r w:rsidRPr="00E77497">
        <w:rPr>
          <w:i/>
        </w:rPr>
        <w:t>len</w:t>
      </w:r>
      <w:r w:rsidRPr="00E77497">
        <w:t xml:space="preserve"> be </w:t>
      </w:r>
      <w:r w:rsidRPr="00E77497">
        <w:rPr>
          <w:i/>
        </w:rPr>
        <w:t>s</w:t>
      </w:r>
      <w:r w:rsidRPr="00E77497">
        <w:t>'s length.</w:t>
      </w:r>
    </w:p>
    <w:p w14:paraId="5EE6BF52" w14:textId="77777777" w:rsidR="004C02EF" w:rsidRPr="00E77497" w:rsidRDefault="004C02EF" w:rsidP="001F482D">
      <w:pPr>
        <w:pStyle w:val="Alg40"/>
        <w:numPr>
          <w:ilvl w:val="3"/>
          <w:numId w:val="314"/>
        </w:numPr>
        <w:tabs>
          <w:tab w:val="clear" w:pos="2520"/>
        </w:tabs>
        <w:ind w:left="1800"/>
      </w:pPr>
      <w:r w:rsidRPr="00E77497">
        <w:t xml:space="preserve">Let </w:t>
      </w:r>
      <w:r w:rsidRPr="00E77497">
        <w:rPr>
          <w:i/>
        </w:rPr>
        <w:t>f</w:t>
      </w:r>
      <w:r w:rsidRPr="00E77497">
        <w:t xml:space="preserve"> be </w:t>
      </w:r>
      <w:r w:rsidRPr="00E77497">
        <w:rPr>
          <w:i/>
        </w:rPr>
        <w:t>e</w:t>
      </w:r>
      <w:r w:rsidRPr="00E77497">
        <w:t>+</w:t>
      </w:r>
      <w:r w:rsidRPr="00E77497">
        <w:rPr>
          <w:i/>
        </w:rPr>
        <w:t>len</w:t>
      </w:r>
      <w:r w:rsidRPr="00E77497">
        <w:t>.</w:t>
      </w:r>
    </w:p>
    <w:p w14:paraId="55469863" w14:textId="77777777" w:rsidR="004C02EF" w:rsidRPr="00E77497" w:rsidRDefault="004C02EF" w:rsidP="001F482D">
      <w:pPr>
        <w:pStyle w:val="Alg40"/>
        <w:numPr>
          <w:ilvl w:val="3"/>
          <w:numId w:val="314"/>
        </w:numPr>
        <w:tabs>
          <w:tab w:val="clear" w:pos="2520"/>
        </w:tabs>
        <w:ind w:left="1800"/>
      </w:pPr>
      <w:r w:rsidRPr="00E77497">
        <w:t xml:space="preserve">If </w:t>
      </w:r>
      <w:r w:rsidRPr="00E77497">
        <w:rPr>
          <w:i/>
        </w:rPr>
        <w:t>f</w:t>
      </w:r>
      <w:r w:rsidRPr="00E77497">
        <w:t>&gt;</w:t>
      </w:r>
      <w:r w:rsidRPr="00E77497">
        <w:rPr>
          <w:i/>
        </w:rPr>
        <w:t>InputLength</w:t>
      </w:r>
      <w:r w:rsidRPr="00E77497">
        <w:t xml:space="preserve">, return </w:t>
      </w:r>
      <w:r w:rsidRPr="00E77497">
        <w:rPr>
          <w:b/>
        </w:rPr>
        <w:t>failure</w:t>
      </w:r>
      <w:r w:rsidRPr="00E77497">
        <w:t>.</w:t>
      </w:r>
    </w:p>
    <w:p w14:paraId="1050E183" w14:textId="77777777" w:rsidR="004C02EF" w:rsidRPr="00E77497" w:rsidRDefault="004C02EF" w:rsidP="001F482D">
      <w:pPr>
        <w:pStyle w:val="Alg40"/>
        <w:numPr>
          <w:ilvl w:val="3"/>
          <w:numId w:val="314"/>
        </w:numPr>
        <w:tabs>
          <w:tab w:val="clear" w:pos="2520"/>
        </w:tabs>
        <w:ind w:left="1800"/>
      </w:pPr>
      <w:r w:rsidRPr="00E77497">
        <w:t xml:space="preserve">If there exists an integer </w:t>
      </w:r>
      <w:r w:rsidRPr="00E77497">
        <w:rPr>
          <w:i/>
        </w:rPr>
        <w:t>i</w:t>
      </w:r>
      <w:r w:rsidRPr="00E77497">
        <w:t xml:space="preserve"> between 0 (inclusive) and </w:t>
      </w:r>
      <w:r w:rsidRPr="00E77497">
        <w:rPr>
          <w:i/>
        </w:rPr>
        <w:t>len</w:t>
      </w:r>
      <w:r w:rsidRPr="00E77497">
        <w:t xml:space="preserve"> (exclusive) such that </w:t>
      </w:r>
      <w:r w:rsidRPr="00E77497">
        <w:rPr>
          <w:i/>
        </w:rPr>
        <w:t>Canonicalize</w:t>
      </w:r>
      <w:r w:rsidRPr="00E77497">
        <w:t>(</w:t>
      </w:r>
      <w:r w:rsidRPr="00E77497">
        <w:rPr>
          <w:i/>
        </w:rPr>
        <w:t>s</w:t>
      </w:r>
      <w:r w:rsidRPr="00E77497">
        <w:t>[</w:t>
      </w:r>
      <w:r w:rsidRPr="00E77497">
        <w:rPr>
          <w:i/>
        </w:rPr>
        <w:t>i</w:t>
      </w:r>
      <w:r w:rsidRPr="00E77497">
        <w:t xml:space="preserve">]) is not the same character as </w:t>
      </w:r>
      <w:r w:rsidRPr="00E77497">
        <w:rPr>
          <w:i/>
        </w:rPr>
        <w:t>Canonicalize</w:t>
      </w:r>
      <w:r w:rsidRPr="00E77497">
        <w:t>(</w:t>
      </w:r>
      <w:r w:rsidRPr="00E77497">
        <w:rPr>
          <w:i/>
        </w:rPr>
        <w:t>Input</w:t>
      </w:r>
      <w:r w:rsidRPr="00E77497">
        <w:t xml:space="preserve"> [</w:t>
      </w:r>
      <w:r w:rsidRPr="00E77497">
        <w:rPr>
          <w:i/>
        </w:rPr>
        <w:t>e</w:t>
      </w:r>
      <w:r w:rsidRPr="00E77497">
        <w:t>+</w:t>
      </w:r>
      <w:r w:rsidRPr="00E77497">
        <w:rPr>
          <w:i/>
        </w:rPr>
        <w:t>i</w:t>
      </w:r>
      <w:r w:rsidRPr="00E77497">
        <w:t xml:space="preserve">]), then return </w:t>
      </w:r>
      <w:r w:rsidRPr="00E77497">
        <w:rPr>
          <w:b/>
        </w:rPr>
        <w:t>failure</w:t>
      </w:r>
      <w:r w:rsidRPr="00E77497">
        <w:t>.</w:t>
      </w:r>
    </w:p>
    <w:p w14:paraId="09E82660" w14:textId="77777777" w:rsidR="004C02EF" w:rsidRPr="00E77497" w:rsidRDefault="004C02EF" w:rsidP="001F482D">
      <w:pPr>
        <w:pStyle w:val="Alg40"/>
        <w:numPr>
          <w:ilvl w:val="3"/>
          <w:numId w:val="314"/>
        </w:numPr>
        <w:tabs>
          <w:tab w:val="clear" w:pos="2520"/>
        </w:tabs>
        <w:ind w:left="1800"/>
      </w:pPr>
      <w:r w:rsidRPr="00E77497">
        <w:t xml:space="preserve">Let </w:t>
      </w:r>
      <w:r w:rsidRPr="00E77497">
        <w:rPr>
          <w:i/>
        </w:rPr>
        <w:t>y</w:t>
      </w:r>
      <w:r w:rsidRPr="00E77497">
        <w:t xml:space="preserve"> be the State (</w:t>
      </w:r>
      <w:r w:rsidRPr="00E77497">
        <w:rPr>
          <w:i/>
        </w:rPr>
        <w:t>f</w:t>
      </w:r>
      <w:r w:rsidRPr="00E77497">
        <w:t xml:space="preserve">, </w:t>
      </w:r>
      <w:r w:rsidRPr="00E77497">
        <w:rPr>
          <w:i/>
        </w:rPr>
        <w:t>cap</w:t>
      </w:r>
      <w:r w:rsidRPr="00E77497">
        <w:t>).</w:t>
      </w:r>
    </w:p>
    <w:p w14:paraId="2A14E4CD" w14:textId="77777777" w:rsidR="004C02EF" w:rsidRPr="00E77497" w:rsidRDefault="004C02EF" w:rsidP="001F482D">
      <w:pPr>
        <w:pStyle w:val="Alg40"/>
        <w:numPr>
          <w:ilvl w:val="3"/>
          <w:numId w:val="314"/>
        </w:numPr>
        <w:tabs>
          <w:tab w:val="clear" w:pos="2520"/>
        </w:tabs>
        <w:spacing w:after="220"/>
        <w:ind w:left="1800"/>
      </w:pPr>
      <w:r w:rsidRPr="00E77497">
        <w:t xml:space="preserve">Call </w:t>
      </w:r>
      <w:r w:rsidRPr="00E77497">
        <w:rPr>
          <w:i/>
        </w:rPr>
        <w:t>c</w:t>
      </w:r>
      <w:r w:rsidRPr="00E77497">
        <w:t>(</w:t>
      </w:r>
      <w:r w:rsidRPr="00E77497">
        <w:rPr>
          <w:i/>
        </w:rPr>
        <w:t>y</w:t>
      </w:r>
      <w:r w:rsidRPr="00E77497">
        <w:t>) and return its result.</w:t>
      </w:r>
    </w:p>
    <w:p w14:paraId="7E9A6196" w14:textId="77777777" w:rsidR="004C02EF" w:rsidRPr="00E77497" w:rsidRDefault="004C02EF" w:rsidP="004C02EF">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CharacterEscape</w:t>
      </w:r>
      <w:r w:rsidRPr="00E77497">
        <w:t xml:space="preserve"> evaluates as follows:</w:t>
      </w:r>
    </w:p>
    <w:p w14:paraId="039EC4E3" w14:textId="77777777" w:rsidR="004C02EF" w:rsidRPr="00E77497" w:rsidRDefault="004C02EF" w:rsidP="001F482D">
      <w:pPr>
        <w:pStyle w:val="Alg4"/>
        <w:numPr>
          <w:ilvl w:val="0"/>
          <w:numId w:val="313"/>
        </w:numPr>
      </w:pPr>
      <w:r w:rsidRPr="00E77497">
        <w:t xml:space="preserve">Evaluate </w:t>
      </w:r>
      <w:r w:rsidRPr="00E77497">
        <w:rPr>
          <w:i/>
        </w:rPr>
        <w:t>CharacterEscape</w:t>
      </w:r>
      <w:r w:rsidRPr="00E77497">
        <w:t xml:space="preserve"> to obtain a character </w:t>
      </w:r>
      <w:r w:rsidRPr="00E77497">
        <w:rPr>
          <w:i/>
        </w:rPr>
        <w:t>ch</w:t>
      </w:r>
      <w:r w:rsidRPr="00E77497">
        <w:t>.</w:t>
      </w:r>
    </w:p>
    <w:p w14:paraId="7CF3E2A5" w14:textId="77777777" w:rsidR="004C02EF" w:rsidRPr="00E77497" w:rsidRDefault="004C02EF" w:rsidP="001F482D">
      <w:pPr>
        <w:pStyle w:val="Alg4"/>
        <w:numPr>
          <w:ilvl w:val="0"/>
          <w:numId w:val="313"/>
        </w:numPr>
      </w:pPr>
      <w:r w:rsidRPr="00E77497">
        <w:t xml:space="preserve">Let </w:t>
      </w:r>
      <w:r w:rsidRPr="00E77497">
        <w:rPr>
          <w:i/>
        </w:rPr>
        <w:t>A</w:t>
      </w:r>
      <w:r w:rsidRPr="00E77497">
        <w:t xml:space="preserve"> be a one-element CharSet containing the character </w:t>
      </w:r>
      <w:r w:rsidRPr="00E77497">
        <w:rPr>
          <w:i/>
        </w:rPr>
        <w:t>ch</w:t>
      </w:r>
      <w:r w:rsidRPr="00E77497">
        <w:t>.</w:t>
      </w:r>
    </w:p>
    <w:p w14:paraId="334ADE43" w14:textId="77777777" w:rsidR="004C02EF" w:rsidRPr="00E77497" w:rsidRDefault="004C02EF" w:rsidP="001F482D">
      <w:pPr>
        <w:pStyle w:val="Alg4"/>
        <w:numPr>
          <w:ilvl w:val="0"/>
          <w:numId w:val="313"/>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5A3D6FCE" w14:textId="77777777" w:rsidR="004C02EF" w:rsidRPr="00E77497" w:rsidRDefault="004C02EF" w:rsidP="004C02EF">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CharacterClassEscape</w:t>
      </w:r>
      <w:r w:rsidRPr="00E77497">
        <w:t xml:space="preserve"> evaluates as follows:</w:t>
      </w:r>
    </w:p>
    <w:p w14:paraId="01F705E9" w14:textId="77777777" w:rsidR="004C02EF" w:rsidRPr="00E77497" w:rsidRDefault="004C02EF" w:rsidP="001F482D">
      <w:pPr>
        <w:pStyle w:val="Alg4"/>
        <w:numPr>
          <w:ilvl w:val="0"/>
          <w:numId w:val="312"/>
        </w:numPr>
      </w:pPr>
      <w:r w:rsidRPr="00E77497">
        <w:t xml:space="preserve">Evaluate </w:t>
      </w:r>
      <w:r w:rsidRPr="00E77497">
        <w:rPr>
          <w:i/>
        </w:rPr>
        <w:t>CharacterClassEscape</w:t>
      </w:r>
      <w:r w:rsidRPr="00E77497">
        <w:t xml:space="preserve"> to obtain a CharSet </w:t>
      </w:r>
      <w:r w:rsidRPr="00E77497">
        <w:rPr>
          <w:i/>
        </w:rPr>
        <w:t>A</w:t>
      </w:r>
      <w:r w:rsidRPr="00E77497">
        <w:t>.</w:t>
      </w:r>
    </w:p>
    <w:p w14:paraId="7CAA6779" w14:textId="77777777" w:rsidR="004C02EF" w:rsidRPr="00E77497" w:rsidRDefault="004C02EF" w:rsidP="001F482D">
      <w:pPr>
        <w:pStyle w:val="Alg4"/>
        <w:numPr>
          <w:ilvl w:val="0"/>
          <w:numId w:val="312"/>
        </w:numPr>
        <w:spacing w:after="220"/>
      </w:pPr>
      <w:r w:rsidRPr="00E77497">
        <w:t xml:space="preserve">Call </w:t>
      </w:r>
      <w:r w:rsidRPr="00E77497">
        <w:rPr>
          <w:i/>
        </w:rPr>
        <w:t>CharacterSetMatcher</w:t>
      </w:r>
      <w:r w:rsidRPr="00E77497">
        <w:t>(</w:t>
      </w:r>
      <w:r w:rsidRPr="00E77497">
        <w:rPr>
          <w:i/>
        </w:rPr>
        <w:t>A</w:t>
      </w:r>
      <w:r w:rsidRPr="00E77497">
        <w:t xml:space="preserve">, </w:t>
      </w:r>
      <w:r w:rsidRPr="00E77497">
        <w:rPr>
          <w:b/>
        </w:rPr>
        <w:t>false</w:t>
      </w:r>
      <w:r w:rsidRPr="00E77497">
        <w:t>) and return its Matcher result.</w:t>
      </w:r>
    </w:p>
    <w:p w14:paraId="30509721" w14:textId="77777777" w:rsidR="004C02EF" w:rsidRPr="00E77497" w:rsidRDefault="004C02EF" w:rsidP="004C02EF">
      <w:pPr>
        <w:pStyle w:val="Note"/>
      </w:pPr>
      <w:r w:rsidRPr="00E77497">
        <w:t>NOTE</w:t>
      </w:r>
      <w:r w:rsidRPr="00E77497">
        <w:tab/>
        <w:t xml:space="preserve">An escape sequence of the form </w:t>
      </w:r>
      <w:r w:rsidRPr="00E77497">
        <w:rPr>
          <w:rFonts w:ascii="Courier New" w:hAnsi="Courier New"/>
          <w:b/>
        </w:rPr>
        <w:t>\</w:t>
      </w:r>
      <w:r w:rsidRPr="00E77497">
        <w:t xml:space="preserve"> followed by a nonzero decimal number </w:t>
      </w:r>
      <w:r w:rsidRPr="00E77497">
        <w:rPr>
          <w:rFonts w:ascii="Times New Roman" w:hAnsi="Times New Roman"/>
          <w:i/>
        </w:rPr>
        <w:t>n</w:t>
      </w:r>
      <w:r w:rsidRPr="00E77497">
        <w:t xml:space="preserve"> matches the result of the </w:t>
      </w:r>
      <w:r w:rsidRPr="00E77497">
        <w:rPr>
          <w:rFonts w:ascii="Times New Roman" w:hAnsi="Times New Roman"/>
          <w:i/>
        </w:rPr>
        <w:t>n</w:t>
      </w:r>
      <w:r w:rsidRPr="00E77497">
        <w:t xml:space="preserve">th set of capturing parentheses (see 15.10.2.11). It is an error if the regular expression has fewer than </w:t>
      </w:r>
      <w:r w:rsidRPr="00E77497">
        <w:rPr>
          <w:rFonts w:ascii="Times New Roman" w:hAnsi="Times New Roman"/>
          <w:i/>
        </w:rPr>
        <w:t>n</w:t>
      </w:r>
      <w:r w:rsidRPr="00E77497">
        <w:t xml:space="preserve"> capturing parentheses. If the regular expression has </w:t>
      </w:r>
      <w:r w:rsidRPr="00E77497">
        <w:rPr>
          <w:rFonts w:ascii="Times New Roman" w:hAnsi="Times New Roman"/>
          <w:i/>
        </w:rPr>
        <w:t>n</w:t>
      </w:r>
      <w:r w:rsidRPr="00E77497">
        <w:t xml:space="preserve"> or more capturing parentheses but the </w:t>
      </w:r>
      <w:r w:rsidRPr="00E77497">
        <w:rPr>
          <w:rFonts w:ascii="Times New Roman" w:hAnsi="Times New Roman"/>
          <w:i/>
        </w:rPr>
        <w:t>n</w:t>
      </w:r>
      <w:r w:rsidRPr="00E77497">
        <w:t xml:space="preserve">th one is </w:t>
      </w:r>
      <w:r w:rsidRPr="00E77497">
        <w:rPr>
          <w:b/>
        </w:rPr>
        <w:t>undefined</w:t>
      </w:r>
      <w:r w:rsidRPr="00E77497">
        <w:t xml:space="preserve"> because it has not captured anything, then the backreference always succeeds.</w:t>
      </w:r>
    </w:p>
    <w:p w14:paraId="1EC29572" w14:textId="77777777" w:rsidR="004C02EF" w:rsidRPr="00E77497" w:rsidRDefault="004C02EF" w:rsidP="004C02EF">
      <w:pPr>
        <w:pStyle w:val="40"/>
        <w:numPr>
          <w:ilvl w:val="0"/>
          <w:numId w:val="0"/>
        </w:numPr>
      </w:pPr>
      <w:r w:rsidRPr="00E77497">
        <w:t>15.10.2.10</w:t>
      </w:r>
      <w:r w:rsidRPr="00E77497">
        <w:tab/>
        <w:t>CharacterEscape</w:t>
      </w:r>
    </w:p>
    <w:p w14:paraId="29EC02B1" w14:textId="77777777" w:rsidR="004C02EF" w:rsidRPr="00E77497" w:rsidRDefault="004C02EF" w:rsidP="004C02EF">
      <w:pPr>
        <w:spacing w:after="120"/>
      </w:pPr>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ControlEscape</w:t>
      </w:r>
      <w:r w:rsidRPr="00E77497">
        <w:t xml:space="preserve"> evaluates by returning the character according to </w:t>
      </w:r>
      <w:ins w:id="32657" w:author="Rev 8 Allen Wirfs-Brock" w:date="2012-06-13T12:59:00Z">
        <w:r w:rsidR="00676727">
          <w:fldChar w:fldCharType="begin"/>
        </w:r>
        <w:r w:rsidR="00676727">
          <w:instrText xml:space="preserve"> REF _Ref327355717 \h </w:instrText>
        </w:r>
      </w:ins>
      <w:r w:rsidR="00676727">
        <w:fldChar w:fldCharType="separate"/>
      </w:r>
      <w:ins w:id="32658" w:author="Rev 8 Allen Wirfs-Brock" w:date="2012-06-15T19:42:00Z">
        <w:r w:rsidR="00606E07">
          <w:t xml:space="preserve">Table </w:t>
        </w:r>
        <w:r w:rsidR="00606E07">
          <w:rPr>
            <w:noProof/>
          </w:rPr>
          <w:t>29</w:t>
        </w:r>
      </w:ins>
      <w:ins w:id="32659" w:author="Rev 8 Allen Wirfs-Brock" w:date="2012-06-13T12:59:00Z">
        <w:r w:rsidR="00676727">
          <w:fldChar w:fldCharType="end"/>
        </w:r>
      </w:ins>
      <w:r w:rsidRPr="00E77497">
        <w:t xml:space="preserve">. </w:t>
      </w:r>
    </w:p>
    <w:p w14:paraId="5E3016B1" w14:textId="77777777" w:rsidR="004C02EF" w:rsidRPr="00E77497" w:rsidRDefault="00676727" w:rsidP="00643AF2">
      <w:pPr>
        <w:pStyle w:val="Tabletitle"/>
      </w:pPr>
      <w:bookmarkStart w:id="32660" w:name="_Ref327355717"/>
      <w:ins w:id="32661" w:author="Rev 8 Allen Wirfs-Brock" w:date="2012-06-13T12:59:00Z">
        <w:r>
          <w:t xml:space="preserve">Table </w:t>
        </w:r>
        <w:r>
          <w:fldChar w:fldCharType="begin"/>
        </w:r>
        <w:r>
          <w:instrText xml:space="preserve"> SEQ Table \* ARABIC </w:instrText>
        </w:r>
      </w:ins>
      <w:r>
        <w:fldChar w:fldCharType="separate"/>
      </w:r>
      <w:ins w:id="32662" w:author="Rev 8 Allen Wirfs-Brock" w:date="2012-06-15T19:42:00Z">
        <w:r w:rsidR="00606E07">
          <w:rPr>
            <w:noProof/>
          </w:rPr>
          <w:t>29</w:t>
        </w:r>
      </w:ins>
      <w:ins w:id="32663" w:author="Rev 8 Allen Wirfs-Brock" w:date="2012-06-13T12:59:00Z">
        <w:r>
          <w:fldChar w:fldCharType="end"/>
        </w:r>
      </w:ins>
      <w:bookmarkEnd w:id="32660"/>
      <w:ins w:id="32664" w:author="Allen Wirfs-Brock" w:date="2011-07-02T13:32:00Z">
        <w:r w:rsidR="008962D8" w:rsidRPr="00E77497">
          <w:rPr>
            <w:rFonts w:eastAsia="Arial Unicode MS"/>
          </w:rPr>
          <w:t xml:space="preserve"> </w:t>
        </w:r>
      </w:ins>
      <w:r w:rsidR="004C02EF" w:rsidRPr="00E77497">
        <w:rPr>
          <w:rFonts w:eastAsia="Arial Unicode MS"/>
        </w:rPr>
        <w:t>— ControlEscape Character Values</w:t>
      </w:r>
    </w:p>
    <w:tbl>
      <w:tblPr>
        <w:tblW w:w="0" w:type="auto"/>
        <w:jc w:val="center"/>
        <w:tblLayout w:type="fixed"/>
        <w:tblLook w:val="0000" w:firstRow="0" w:lastRow="0" w:firstColumn="0" w:lastColumn="0" w:noHBand="0" w:noVBand="0"/>
        <w:tblPrChange w:id="32665" w:author="Rev 6 Allen Wirfs-Brock" w:date="2012-02-23T16:42:00Z">
          <w:tblPr>
            <w:tblW w:w="0" w:type="auto"/>
            <w:jc w:val="center"/>
            <w:tblLayout w:type="fixed"/>
            <w:tblLook w:val="0000" w:firstRow="0" w:lastRow="0" w:firstColumn="0" w:lastColumn="0" w:noHBand="0" w:noVBand="0"/>
          </w:tblPr>
        </w:tblPrChange>
      </w:tblPr>
      <w:tblGrid>
        <w:gridCol w:w="1896"/>
        <w:gridCol w:w="1709"/>
        <w:gridCol w:w="1896"/>
        <w:gridCol w:w="1003"/>
        <w:tblGridChange w:id="32666">
          <w:tblGrid>
            <w:gridCol w:w="1896"/>
            <w:gridCol w:w="1709"/>
            <w:gridCol w:w="1896"/>
            <w:gridCol w:w="1003"/>
          </w:tblGrid>
        </w:tblGridChange>
      </w:tblGrid>
      <w:tr w:rsidR="004C02EF" w:rsidRPr="00E77497" w14:paraId="3774FC87" w14:textId="77777777" w:rsidTr="00550FEB">
        <w:trPr>
          <w:jc w:val="center"/>
          <w:trPrChange w:id="32667" w:author="Rev 6 Allen Wirfs-Brock" w:date="2012-02-23T16:42:00Z">
            <w:trPr>
              <w:jc w:val="center"/>
            </w:trPr>
          </w:trPrChange>
        </w:trPr>
        <w:tc>
          <w:tcPr>
            <w:tcW w:w="1896" w:type="dxa"/>
            <w:tcBorders>
              <w:top w:val="single" w:sz="12" w:space="0" w:color="000000"/>
              <w:left w:val="single" w:sz="6" w:space="0" w:color="000000"/>
              <w:bottom w:val="single" w:sz="6" w:space="0" w:color="000000"/>
            </w:tcBorders>
            <w:shd w:val="solid" w:color="C0C0C0" w:fill="FFFFFF"/>
            <w:tcPrChange w:id="32668" w:author="Rev 6 Allen Wirfs-Brock" w:date="2012-02-23T16:42:00Z">
              <w:tcPr>
                <w:tcW w:w="1896" w:type="dxa"/>
                <w:tcBorders>
                  <w:top w:val="single" w:sz="12" w:space="0" w:color="000000"/>
                  <w:left w:val="single" w:sz="6" w:space="0" w:color="000000"/>
                  <w:bottom w:val="single" w:sz="6" w:space="0" w:color="000000"/>
                </w:tcBorders>
                <w:shd w:val="solid" w:color="C0C0C0" w:fill="FFFFFF"/>
              </w:tcPr>
            </w:tcPrChange>
          </w:tcPr>
          <w:p w14:paraId="75E36EB2" w14:textId="77777777" w:rsidR="004C02EF" w:rsidRPr="006B6D0A" w:rsidRDefault="004C02EF" w:rsidP="003A4B22">
            <w:pPr>
              <w:keepNext/>
              <w:keepLines/>
              <w:spacing w:after="120"/>
              <w:rPr>
                <w:rFonts w:ascii="Times New Roman" w:hAnsi="Times New Roman"/>
                <w:b/>
                <w:i/>
                <w:color w:val="000000"/>
                <w:shd w:val="solid" w:color="C0C0C0" w:fill="FFFFFF"/>
              </w:rPr>
            </w:pPr>
            <w:r w:rsidRPr="006B6D0A">
              <w:rPr>
                <w:rFonts w:ascii="Times New Roman" w:hAnsi="Times New Roman"/>
                <w:b/>
                <w:i/>
              </w:rPr>
              <w:t xml:space="preserve">ControlEscape </w:t>
            </w:r>
          </w:p>
        </w:tc>
        <w:tc>
          <w:tcPr>
            <w:tcW w:w="1709" w:type="dxa"/>
            <w:tcBorders>
              <w:top w:val="single" w:sz="12" w:space="0" w:color="000000"/>
              <w:bottom w:val="single" w:sz="6" w:space="0" w:color="000000"/>
            </w:tcBorders>
            <w:shd w:val="solid" w:color="C0C0C0" w:fill="FFFFFF"/>
            <w:tcPrChange w:id="32669" w:author="Rev 6 Allen Wirfs-Brock" w:date="2012-02-23T16:42:00Z">
              <w:tcPr>
                <w:tcW w:w="1709" w:type="dxa"/>
                <w:tcBorders>
                  <w:top w:val="single" w:sz="12" w:space="0" w:color="000000"/>
                  <w:bottom w:val="single" w:sz="6" w:space="0" w:color="000000"/>
                </w:tcBorders>
                <w:shd w:val="solid" w:color="C0C0C0" w:fill="FFFFFF"/>
              </w:tcPr>
            </w:tcPrChange>
          </w:tcPr>
          <w:p w14:paraId="311AA02C" w14:textId="77777777" w:rsidR="004C02EF" w:rsidRPr="00E65A34" w:rsidRDefault="004C02EF" w:rsidP="003A4B22">
            <w:pPr>
              <w:keepNext/>
              <w:keepLines/>
              <w:spacing w:after="120"/>
              <w:rPr>
                <w:rFonts w:ascii="Times New Roman" w:hAnsi="Times New Roman"/>
                <w:b/>
                <w:i/>
                <w:color w:val="000000"/>
                <w:shd w:val="solid" w:color="C0C0C0" w:fill="FFFFFF"/>
              </w:rPr>
            </w:pPr>
            <w:r w:rsidRPr="00E65A34">
              <w:rPr>
                <w:rFonts w:ascii="Times New Roman" w:hAnsi="Times New Roman"/>
                <w:b/>
                <w:i/>
                <w:color w:val="000000"/>
                <w:shd w:val="solid" w:color="C0C0C0" w:fill="FFFFFF"/>
              </w:rPr>
              <w:t>Code Unit</w:t>
            </w:r>
          </w:p>
        </w:tc>
        <w:tc>
          <w:tcPr>
            <w:tcW w:w="1896" w:type="dxa"/>
            <w:tcBorders>
              <w:top w:val="single" w:sz="12" w:space="0" w:color="000000"/>
              <w:bottom w:val="single" w:sz="6" w:space="0" w:color="000000"/>
            </w:tcBorders>
            <w:shd w:val="solid" w:color="C0C0C0" w:fill="FFFFFF"/>
            <w:tcPrChange w:id="32670" w:author="Rev 6 Allen Wirfs-Brock" w:date="2012-02-23T16:42:00Z">
              <w:tcPr>
                <w:tcW w:w="1896" w:type="dxa"/>
                <w:tcBorders>
                  <w:top w:val="single" w:sz="12" w:space="0" w:color="000000"/>
                  <w:bottom w:val="single" w:sz="6" w:space="0" w:color="000000"/>
                </w:tcBorders>
                <w:shd w:val="solid" w:color="C0C0C0" w:fill="FFFFFF"/>
              </w:tcPr>
            </w:tcPrChange>
          </w:tcPr>
          <w:p w14:paraId="657F750D" w14:textId="77777777" w:rsidR="004C02EF" w:rsidRPr="00546435" w:rsidRDefault="004C02EF" w:rsidP="003A4B22">
            <w:pPr>
              <w:keepNext/>
              <w:keepLines/>
              <w:spacing w:after="120"/>
              <w:rPr>
                <w:rFonts w:ascii="Times New Roman" w:hAnsi="Times New Roman"/>
                <w:b/>
                <w:i/>
                <w:color w:val="000000"/>
                <w:shd w:val="solid" w:color="C0C0C0" w:fill="FFFFFF"/>
              </w:rPr>
            </w:pPr>
            <w:r w:rsidRPr="00546435">
              <w:rPr>
                <w:rFonts w:ascii="Times New Roman" w:hAnsi="Times New Roman"/>
                <w:b/>
                <w:i/>
                <w:color w:val="000000"/>
                <w:shd w:val="solid" w:color="C0C0C0" w:fill="FFFFFF"/>
              </w:rPr>
              <w:t>Name</w:t>
            </w:r>
          </w:p>
        </w:tc>
        <w:tc>
          <w:tcPr>
            <w:tcW w:w="1003" w:type="dxa"/>
            <w:tcBorders>
              <w:top w:val="single" w:sz="12" w:space="0" w:color="000000"/>
              <w:bottom w:val="single" w:sz="6" w:space="0" w:color="000000"/>
              <w:right w:val="single" w:sz="6" w:space="0" w:color="000000"/>
            </w:tcBorders>
            <w:shd w:val="solid" w:color="C0C0C0" w:fill="FFFFFF"/>
            <w:tcPrChange w:id="32671" w:author="Rev 6 Allen Wirfs-Brock" w:date="2012-02-23T16:42:00Z">
              <w:tcPr>
                <w:tcW w:w="1003" w:type="dxa"/>
                <w:tcBorders>
                  <w:top w:val="single" w:sz="12" w:space="0" w:color="000000"/>
                  <w:bottom w:val="single" w:sz="6" w:space="0" w:color="000000"/>
                  <w:right w:val="single" w:sz="6" w:space="0" w:color="000000"/>
                </w:tcBorders>
                <w:shd w:val="solid" w:color="C0C0C0" w:fill="FFFFFF"/>
              </w:tcPr>
            </w:tcPrChange>
          </w:tcPr>
          <w:p w14:paraId="65BA4EFC" w14:textId="77777777" w:rsidR="004C02EF" w:rsidRPr="00A67AF2" w:rsidRDefault="004C02EF" w:rsidP="003A4B22">
            <w:pPr>
              <w:keepNext/>
              <w:keepLines/>
              <w:spacing w:after="120"/>
              <w:rPr>
                <w:rFonts w:ascii="Times New Roman" w:hAnsi="Times New Roman"/>
                <w:b/>
                <w:i/>
                <w:color w:val="000000"/>
                <w:shd w:val="solid" w:color="C0C0C0" w:fill="FFFFFF"/>
              </w:rPr>
            </w:pPr>
            <w:r w:rsidRPr="00A67AF2">
              <w:rPr>
                <w:rFonts w:ascii="Times New Roman" w:hAnsi="Times New Roman"/>
                <w:b/>
                <w:i/>
                <w:color w:val="000000"/>
                <w:shd w:val="solid" w:color="C0C0C0" w:fill="FFFFFF"/>
              </w:rPr>
              <w:t>Symbol</w:t>
            </w:r>
          </w:p>
        </w:tc>
      </w:tr>
      <w:tr w:rsidR="004C02EF" w:rsidRPr="00E77497" w14:paraId="2863DE3F" w14:textId="77777777" w:rsidTr="00550FEB">
        <w:trPr>
          <w:jc w:val="center"/>
          <w:trPrChange w:id="32672" w:author="Rev 6 Allen Wirfs-Brock" w:date="2012-02-23T16:42:00Z">
            <w:trPr>
              <w:jc w:val="center"/>
            </w:trPr>
          </w:trPrChange>
        </w:trPr>
        <w:tc>
          <w:tcPr>
            <w:tcW w:w="1896" w:type="dxa"/>
            <w:tcBorders>
              <w:left w:val="single" w:sz="6" w:space="0" w:color="000000"/>
            </w:tcBorders>
            <w:tcPrChange w:id="32673" w:author="Rev 6 Allen Wirfs-Brock" w:date="2012-02-23T16:42:00Z">
              <w:tcPr>
                <w:tcW w:w="1896" w:type="dxa"/>
                <w:tcBorders>
                  <w:left w:val="single" w:sz="6" w:space="0" w:color="000000"/>
                </w:tcBorders>
              </w:tcPr>
            </w:tcPrChange>
          </w:tcPr>
          <w:p w14:paraId="1E089EDC" w14:textId="77777777" w:rsidR="004C02EF" w:rsidRPr="00A67AF2" w:rsidRDefault="004C02EF" w:rsidP="003A4B22">
            <w:pPr>
              <w:keepNext/>
              <w:keepLines/>
              <w:spacing w:after="40"/>
              <w:jc w:val="center"/>
              <w:rPr>
                <w:rFonts w:ascii="Courier" w:hAnsi="Courier"/>
                <w:b/>
              </w:rPr>
            </w:pPr>
            <w:r w:rsidRPr="00A67AF2">
              <w:rPr>
                <w:rFonts w:ascii="Courier New" w:hAnsi="Courier New"/>
                <w:b/>
              </w:rPr>
              <w:t>t</w:t>
            </w:r>
          </w:p>
        </w:tc>
        <w:tc>
          <w:tcPr>
            <w:tcW w:w="1709" w:type="dxa"/>
            <w:tcPrChange w:id="32674" w:author="Rev 6 Allen Wirfs-Brock" w:date="2012-02-23T16:42:00Z">
              <w:tcPr>
                <w:tcW w:w="1709" w:type="dxa"/>
              </w:tcPr>
            </w:tcPrChange>
          </w:tcPr>
          <w:p w14:paraId="4BC33344" w14:textId="77777777" w:rsidR="004C02EF" w:rsidRPr="00675B74" w:rsidRDefault="004C02EF" w:rsidP="003A4B22">
            <w:pPr>
              <w:keepNext/>
              <w:keepLines/>
              <w:spacing w:after="40"/>
              <w:rPr>
                <w:rFonts w:ascii="Courier" w:hAnsi="Courier"/>
                <w:b/>
              </w:rPr>
            </w:pPr>
            <w:r w:rsidRPr="00B820AB">
              <w:rPr>
                <w:rFonts w:ascii="Courier New" w:hAnsi="Courier New"/>
                <w:b/>
              </w:rPr>
              <w:t>\u0009</w:t>
            </w:r>
          </w:p>
        </w:tc>
        <w:tc>
          <w:tcPr>
            <w:tcW w:w="1896" w:type="dxa"/>
            <w:tcPrChange w:id="32675" w:author="Rev 6 Allen Wirfs-Brock" w:date="2012-02-23T16:42:00Z">
              <w:tcPr>
                <w:tcW w:w="1896" w:type="dxa"/>
              </w:tcPr>
            </w:tcPrChange>
          </w:tcPr>
          <w:p w14:paraId="1A928D46" w14:textId="77777777" w:rsidR="004C02EF" w:rsidRPr="00E77497" w:rsidRDefault="004C02EF" w:rsidP="003A4B22">
            <w:pPr>
              <w:keepNext/>
              <w:keepLines/>
              <w:spacing w:after="40"/>
            </w:pPr>
            <w:r w:rsidRPr="00E77497">
              <w:t>horizontal tab</w:t>
            </w:r>
          </w:p>
        </w:tc>
        <w:tc>
          <w:tcPr>
            <w:tcW w:w="1003" w:type="dxa"/>
            <w:tcBorders>
              <w:right w:val="single" w:sz="6" w:space="0" w:color="000000"/>
            </w:tcBorders>
            <w:tcPrChange w:id="32676" w:author="Rev 6 Allen Wirfs-Brock" w:date="2012-02-23T16:42:00Z">
              <w:tcPr>
                <w:tcW w:w="1003" w:type="dxa"/>
                <w:tcBorders>
                  <w:right w:val="single" w:sz="6" w:space="0" w:color="000000"/>
                </w:tcBorders>
              </w:tcPr>
            </w:tcPrChange>
          </w:tcPr>
          <w:p w14:paraId="03427A8B" w14:textId="77777777" w:rsidR="004C02EF" w:rsidRPr="00E77497" w:rsidRDefault="004C02EF" w:rsidP="003A4B22">
            <w:pPr>
              <w:keepNext/>
              <w:keepLines/>
              <w:spacing w:after="40"/>
            </w:pPr>
            <w:r w:rsidRPr="00E77497">
              <w:t>&lt;HT&gt;</w:t>
            </w:r>
          </w:p>
        </w:tc>
      </w:tr>
      <w:tr w:rsidR="004C02EF" w:rsidRPr="00E77497" w14:paraId="0966B072" w14:textId="77777777" w:rsidTr="00550FEB">
        <w:trPr>
          <w:jc w:val="center"/>
          <w:trPrChange w:id="32677" w:author="Rev 6 Allen Wirfs-Brock" w:date="2012-02-23T16:42:00Z">
            <w:trPr>
              <w:jc w:val="center"/>
            </w:trPr>
          </w:trPrChange>
        </w:trPr>
        <w:tc>
          <w:tcPr>
            <w:tcW w:w="1896" w:type="dxa"/>
            <w:tcBorders>
              <w:left w:val="single" w:sz="6" w:space="0" w:color="000000"/>
            </w:tcBorders>
            <w:tcPrChange w:id="32678" w:author="Rev 6 Allen Wirfs-Brock" w:date="2012-02-23T16:42:00Z">
              <w:tcPr>
                <w:tcW w:w="1896" w:type="dxa"/>
                <w:tcBorders>
                  <w:left w:val="single" w:sz="6" w:space="0" w:color="000000"/>
                </w:tcBorders>
              </w:tcPr>
            </w:tcPrChange>
          </w:tcPr>
          <w:p w14:paraId="1A51CFC3" w14:textId="77777777" w:rsidR="004C02EF" w:rsidRPr="00E77497" w:rsidRDefault="004C02EF" w:rsidP="003A4B22">
            <w:pPr>
              <w:keepNext/>
              <w:keepLines/>
              <w:spacing w:after="40"/>
              <w:jc w:val="center"/>
              <w:rPr>
                <w:rFonts w:ascii="Courier" w:hAnsi="Courier"/>
                <w:b/>
              </w:rPr>
            </w:pPr>
            <w:r w:rsidRPr="00E77497">
              <w:rPr>
                <w:rFonts w:ascii="Courier New" w:hAnsi="Courier New"/>
                <w:b/>
              </w:rPr>
              <w:t>n</w:t>
            </w:r>
          </w:p>
        </w:tc>
        <w:tc>
          <w:tcPr>
            <w:tcW w:w="1709" w:type="dxa"/>
            <w:tcPrChange w:id="32679" w:author="Rev 6 Allen Wirfs-Brock" w:date="2012-02-23T16:42:00Z">
              <w:tcPr>
                <w:tcW w:w="1709" w:type="dxa"/>
              </w:tcPr>
            </w:tcPrChange>
          </w:tcPr>
          <w:p w14:paraId="4F9C3126" w14:textId="77777777" w:rsidR="004C02EF" w:rsidRPr="00E77497" w:rsidRDefault="004C02EF" w:rsidP="003A4B22">
            <w:pPr>
              <w:keepNext/>
              <w:keepLines/>
              <w:spacing w:after="40"/>
            </w:pPr>
            <w:r w:rsidRPr="00E77497">
              <w:rPr>
                <w:rFonts w:ascii="Courier New" w:hAnsi="Courier New"/>
                <w:b/>
              </w:rPr>
              <w:t>\u000A</w:t>
            </w:r>
          </w:p>
        </w:tc>
        <w:tc>
          <w:tcPr>
            <w:tcW w:w="1896" w:type="dxa"/>
            <w:tcPrChange w:id="32680" w:author="Rev 6 Allen Wirfs-Brock" w:date="2012-02-23T16:42:00Z">
              <w:tcPr>
                <w:tcW w:w="1896" w:type="dxa"/>
              </w:tcPr>
            </w:tcPrChange>
          </w:tcPr>
          <w:p w14:paraId="36165952" w14:textId="77777777" w:rsidR="004C02EF" w:rsidRPr="00E77497" w:rsidRDefault="004C02EF" w:rsidP="003A4B22">
            <w:pPr>
              <w:keepNext/>
              <w:keepLines/>
              <w:spacing w:after="40"/>
            </w:pPr>
            <w:r w:rsidRPr="00E77497">
              <w:t>line feed (new line)</w:t>
            </w:r>
          </w:p>
        </w:tc>
        <w:tc>
          <w:tcPr>
            <w:tcW w:w="1003" w:type="dxa"/>
            <w:tcBorders>
              <w:right w:val="single" w:sz="6" w:space="0" w:color="000000"/>
            </w:tcBorders>
            <w:tcPrChange w:id="32681" w:author="Rev 6 Allen Wirfs-Brock" w:date="2012-02-23T16:42:00Z">
              <w:tcPr>
                <w:tcW w:w="1003" w:type="dxa"/>
                <w:tcBorders>
                  <w:right w:val="single" w:sz="6" w:space="0" w:color="000000"/>
                </w:tcBorders>
              </w:tcPr>
            </w:tcPrChange>
          </w:tcPr>
          <w:p w14:paraId="126D6274" w14:textId="77777777" w:rsidR="004C02EF" w:rsidRPr="00E77497" w:rsidRDefault="004C02EF" w:rsidP="003A4B22">
            <w:pPr>
              <w:keepNext/>
              <w:keepLines/>
              <w:spacing w:after="40"/>
            </w:pPr>
            <w:r w:rsidRPr="00E77497">
              <w:t>&lt;LF&gt;</w:t>
            </w:r>
          </w:p>
        </w:tc>
      </w:tr>
      <w:tr w:rsidR="004C02EF" w:rsidRPr="00E77497" w14:paraId="122D7241" w14:textId="77777777" w:rsidTr="00550FEB">
        <w:trPr>
          <w:jc w:val="center"/>
          <w:trPrChange w:id="32682" w:author="Rev 6 Allen Wirfs-Brock" w:date="2012-02-23T16:42:00Z">
            <w:trPr>
              <w:jc w:val="center"/>
            </w:trPr>
          </w:trPrChange>
        </w:trPr>
        <w:tc>
          <w:tcPr>
            <w:tcW w:w="1896" w:type="dxa"/>
            <w:tcBorders>
              <w:left w:val="single" w:sz="6" w:space="0" w:color="000000"/>
            </w:tcBorders>
            <w:tcPrChange w:id="32683" w:author="Rev 6 Allen Wirfs-Brock" w:date="2012-02-23T16:42:00Z">
              <w:tcPr>
                <w:tcW w:w="1896" w:type="dxa"/>
                <w:tcBorders>
                  <w:left w:val="single" w:sz="6" w:space="0" w:color="000000"/>
                </w:tcBorders>
              </w:tcPr>
            </w:tcPrChange>
          </w:tcPr>
          <w:p w14:paraId="438BB0A6" w14:textId="77777777" w:rsidR="004C02EF" w:rsidRPr="00E77497" w:rsidRDefault="004C02EF" w:rsidP="003A4B22">
            <w:pPr>
              <w:keepNext/>
              <w:keepLines/>
              <w:spacing w:after="40"/>
              <w:jc w:val="center"/>
              <w:rPr>
                <w:rFonts w:ascii="Courier" w:hAnsi="Courier"/>
                <w:b/>
              </w:rPr>
            </w:pPr>
            <w:r w:rsidRPr="00E77497">
              <w:rPr>
                <w:rFonts w:ascii="Courier New" w:hAnsi="Courier New"/>
                <w:b/>
              </w:rPr>
              <w:t>v</w:t>
            </w:r>
          </w:p>
        </w:tc>
        <w:tc>
          <w:tcPr>
            <w:tcW w:w="1709" w:type="dxa"/>
            <w:tcPrChange w:id="32684" w:author="Rev 6 Allen Wirfs-Brock" w:date="2012-02-23T16:42:00Z">
              <w:tcPr>
                <w:tcW w:w="1709" w:type="dxa"/>
              </w:tcPr>
            </w:tcPrChange>
          </w:tcPr>
          <w:p w14:paraId="6104A2B9" w14:textId="77777777" w:rsidR="004C02EF" w:rsidRPr="00E77497" w:rsidRDefault="004C02EF" w:rsidP="003A4B22">
            <w:pPr>
              <w:keepNext/>
              <w:keepLines/>
              <w:spacing w:after="40"/>
              <w:rPr>
                <w:rFonts w:ascii="Courier" w:hAnsi="Courier"/>
                <w:b/>
              </w:rPr>
            </w:pPr>
            <w:r w:rsidRPr="00E77497">
              <w:rPr>
                <w:rFonts w:ascii="Courier New" w:hAnsi="Courier New"/>
                <w:b/>
              </w:rPr>
              <w:t>\u000B</w:t>
            </w:r>
          </w:p>
        </w:tc>
        <w:tc>
          <w:tcPr>
            <w:tcW w:w="1896" w:type="dxa"/>
            <w:tcPrChange w:id="32685" w:author="Rev 6 Allen Wirfs-Brock" w:date="2012-02-23T16:42:00Z">
              <w:tcPr>
                <w:tcW w:w="1896" w:type="dxa"/>
              </w:tcPr>
            </w:tcPrChange>
          </w:tcPr>
          <w:p w14:paraId="09E38BEC" w14:textId="77777777" w:rsidR="004C02EF" w:rsidRPr="00E77497" w:rsidRDefault="004C02EF" w:rsidP="003A4B22">
            <w:pPr>
              <w:keepNext/>
              <w:keepLines/>
              <w:spacing w:after="40"/>
            </w:pPr>
            <w:r w:rsidRPr="00E77497">
              <w:t>vertical tab</w:t>
            </w:r>
          </w:p>
        </w:tc>
        <w:tc>
          <w:tcPr>
            <w:tcW w:w="1003" w:type="dxa"/>
            <w:tcBorders>
              <w:right w:val="single" w:sz="6" w:space="0" w:color="000000"/>
            </w:tcBorders>
            <w:tcPrChange w:id="32686" w:author="Rev 6 Allen Wirfs-Brock" w:date="2012-02-23T16:42:00Z">
              <w:tcPr>
                <w:tcW w:w="1003" w:type="dxa"/>
                <w:tcBorders>
                  <w:right w:val="single" w:sz="6" w:space="0" w:color="000000"/>
                </w:tcBorders>
              </w:tcPr>
            </w:tcPrChange>
          </w:tcPr>
          <w:p w14:paraId="797B81BF" w14:textId="77777777" w:rsidR="004C02EF" w:rsidRPr="00E77497" w:rsidRDefault="004C02EF" w:rsidP="003A4B22">
            <w:pPr>
              <w:keepNext/>
              <w:keepLines/>
              <w:spacing w:after="40"/>
            </w:pPr>
            <w:r w:rsidRPr="00E77497">
              <w:t>&lt;VT&gt;</w:t>
            </w:r>
          </w:p>
        </w:tc>
      </w:tr>
      <w:tr w:rsidR="004C02EF" w:rsidRPr="00E77497" w14:paraId="1E19F715" w14:textId="77777777" w:rsidTr="00550FEB">
        <w:trPr>
          <w:jc w:val="center"/>
          <w:trPrChange w:id="32687" w:author="Rev 6 Allen Wirfs-Brock" w:date="2012-02-23T16:42:00Z">
            <w:trPr>
              <w:jc w:val="center"/>
            </w:trPr>
          </w:trPrChange>
        </w:trPr>
        <w:tc>
          <w:tcPr>
            <w:tcW w:w="1896" w:type="dxa"/>
            <w:tcBorders>
              <w:left w:val="single" w:sz="6" w:space="0" w:color="000000"/>
            </w:tcBorders>
            <w:tcPrChange w:id="32688" w:author="Rev 6 Allen Wirfs-Brock" w:date="2012-02-23T16:42:00Z">
              <w:tcPr>
                <w:tcW w:w="1896" w:type="dxa"/>
                <w:tcBorders>
                  <w:left w:val="single" w:sz="6" w:space="0" w:color="000000"/>
                </w:tcBorders>
              </w:tcPr>
            </w:tcPrChange>
          </w:tcPr>
          <w:p w14:paraId="7484D072" w14:textId="77777777" w:rsidR="004C02EF" w:rsidRPr="00E77497" w:rsidRDefault="004C02EF" w:rsidP="003A4B22">
            <w:pPr>
              <w:keepNext/>
              <w:keepLines/>
              <w:spacing w:after="40"/>
              <w:jc w:val="center"/>
              <w:rPr>
                <w:rFonts w:ascii="Courier" w:hAnsi="Courier"/>
                <w:b/>
              </w:rPr>
            </w:pPr>
            <w:r w:rsidRPr="00E77497">
              <w:rPr>
                <w:rFonts w:ascii="Courier New" w:hAnsi="Courier New"/>
                <w:b/>
              </w:rPr>
              <w:t>f</w:t>
            </w:r>
          </w:p>
        </w:tc>
        <w:tc>
          <w:tcPr>
            <w:tcW w:w="1709" w:type="dxa"/>
            <w:tcPrChange w:id="32689" w:author="Rev 6 Allen Wirfs-Brock" w:date="2012-02-23T16:42:00Z">
              <w:tcPr>
                <w:tcW w:w="1709" w:type="dxa"/>
              </w:tcPr>
            </w:tcPrChange>
          </w:tcPr>
          <w:p w14:paraId="263DA565" w14:textId="77777777" w:rsidR="004C02EF" w:rsidRPr="00E77497" w:rsidRDefault="004C02EF" w:rsidP="003A4B22">
            <w:pPr>
              <w:keepNext/>
              <w:keepLines/>
              <w:spacing w:after="40"/>
            </w:pPr>
            <w:r w:rsidRPr="00E77497">
              <w:rPr>
                <w:rFonts w:ascii="Courier New" w:hAnsi="Courier New"/>
                <w:b/>
              </w:rPr>
              <w:t>\u000C</w:t>
            </w:r>
          </w:p>
        </w:tc>
        <w:tc>
          <w:tcPr>
            <w:tcW w:w="1896" w:type="dxa"/>
            <w:tcPrChange w:id="32690" w:author="Rev 6 Allen Wirfs-Brock" w:date="2012-02-23T16:42:00Z">
              <w:tcPr>
                <w:tcW w:w="1896" w:type="dxa"/>
              </w:tcPr>
            </w:tcPrChange>
          </w:tcPr>
          <w:p w14:paraId="25FED076" w14:textId="77777777" w:rsidR="004C02EF" w:rsidRPr="00E77497" w:rsidRDefault="004C02EF" w:rsidP="003A4B22">
            <w:pPr>
              <w:keepNext/>
              <w:keepLines/>
              <w:spacing w:after="40"/>
            </w:pPr>
            <w:r w:rsidRPr="00E77497">
              <w:t>form feed</w:t>
            </w:r>
          </w:p>
        </w:tc>
        <w:tc>
          <w:tcPr>
            <w:tcW w:w="1003" w:type="dxa"/>
            <w:tcBorders>
              <w:right w:val="single" w:sz="6" w:space="0" w:color="000000"/>
            </w:tcBorders>
            <w:tcPrChange w:id="32691" w:author="Rev 6 Allen Wirfs-Brock" w:date="2012-02-23T16:42:00Z">
              <w:tcPr>
                <w:tcW w:w="1003" w:type="dxa"/>
                <w:tcBorders>
                  <w:right w:val="single" w:sz="6" w:space="0" w:color="000000"/>
                </w:tcBorders>
              </w:tcPr>
            </w:tcPrChange>
          </w:tcPr>
          <w:p w14:paraId="3B8FFE42" w14:textId="77777777" w:rsidR="004C02EF" w:rsidRPr="00E77497" w:rsidRDefault="004C02EF" w:rsidP="003A4B22">
            <w:pPr>
              <w:keepNext/>
              <w:keepLines/>
              <w:spacing w:after="40"/>
            </w:pPr>
            <w:r w:rsidRPr="00E77497">
              <w:t>&lt;FF&gt;</w:t>
            </w:r>
          </w:p>
        </w:tc>
      </w:tr>
      <w:tr w:rsidR="004C02EF" w:rsidRPr="00E77497" w14:paraId="6B648B66" w14:textId="77777777" w:rsidTr="00550FEB">
        <w:trPr>
          <w:jc w:val="center"/>
          <w:trPrChange w:id="32692" w:author="Rev 6 Allen Wirfs-Brock" w:date="2012-02-23T16:42:00Z">
            <w:trPr>
              <w:jc w:val="center"/>
            </w:trPr>
          </w:trPrChange>
        </w:trPr>
        <w:tc>
          <w:tcPr>
            <w:tcW w:w="1896" w:type="dxa"/>
            <w:tcBorders>
              <w:left w:val="single" w:sz="6" w:space="0" w:color="000000"/>
              <w:bottom w:val="single" w:sz="12" w:space="0" w:color="000000"/>
            </w:tcBorders>
            <w:tcPrChange w:id="32693" w:author="Rev 6 Allen Wirfs-Brock" w:date="2012-02-23T16:42:00Z">
              <w:tcPr>
                <w:tcW w:w="1896" w:type="dxa"/>
                <w:tcBorders>
                  <w:left w:val="single" w:sz="6" w:space="0" w:color="000000"/>
                  <w:bottom w:val="single" w:sz="12" w:space="0" w:color="000000"/>
                </w:tcBorders>
              </w:tcPr>
            </w:tcPrChange>
          </w:tcPr>
          <w:p w14:paraId="65289095" w14:textId="77777777" w:rsidR="004C02EF" w:rsidRPr="00E77497" w:rsidRDefault="004C02EF" w:rsidP="003A4B22">
            <w:pPr>
              <w:keepLines/>
              <w:spacing w:after="40"/>
              <w:jc w:val="center"/>
              <w:rPr>
                <w:rFonts w:ascii="Courier" w:hAnsi="Courier"/>
                <w:b/>
              </w:rPr>
            </w:pPr>
            <w:r w:rsidRPr="00E77497">
              <w:rPr>
                <w:rFonts w:ascii="Courier New" w:hAnsi="Courier New"/>
                <w:b/>
              </w:rPr>
              <w:t>r</w:t>
            </w:r>
          </w:p>
        </w:tc>
        <w:tc>
          <w:tcPr>
            <w:tcW w:w="1709" w:type="dxa"/>
            <w:tcBorders>
              <w:bottom w:val="single" w:sz="12" w:space="0" w:color="000000"/>
            </w:tcBorders>
            <w:tcPrChange w:id="32694" w:author="Rev 6 Allen Wirfs-Brock" w:date="2012-02-23T16:42:00Z">
              <w:tcPr>
                <w:tcW w:w="1709" w:type="dxa"/>
                <w:tcBorders>
                  <w:bottom w:val="single" w:sz="12" w:space="0" w:color="000000"/>
                </w:tcBorders>
              </w:tcPr>
            </w:tcPrChange>
          </w:tcPr>
          <w:p w14:paraId="603F878F" w14:textId="77777777" w:rsidR="004C02EF" w:rsidRPr="00E77497" w:rsidRDefault="004C02EF" w:rsidP="003A4B22">
            <w:pPr>
              <w:keepLines/>
              <w:spacing w:after="40"/>
              <w:rPr>
                <w:rFonts w:ascii="Courier" w:hAnsi="Courier"/>
                <w:b/>
              </w:rPr>
            </w:pPr>
            <w:r w:rsidRPr="00E77497">
              <w:rPr>
                <w:rFonts w:ascii="Courier New" w:hAnsi="Courier New"/>
                <w:b/>
              </w:rPr>
              <w:t>\u000D</w:t>
            </w:r>
          </w:p>
        </w:tc>
        <w:tc>
          <w:tcPr>
            <w:tcW w:w="1896" w:type="dxa"/>
            <w:tcBorders>
              <w:bottom w:val="single" w:sz="12" w:space="0" w:color="000000"/>
            </w:tcBorders>
            <w:tcPrChange w:id="32695" w:author="Rev 6 Allen Wirfs-Brock" w:date="2012-02-23T16:42:00Z">
              <w:tcPr>
                <w:tcW w:w="1896" w:type="dxa"/>
                <w:tcBorders>
                  <w:bottom w:val="single" w:sz="12" w:space="0" w:color="000000"/>
                </w:tcBorders>
              </w:tcPr>
            </w:tcPrChange>
          </w:tcPr>
          <w:p w14:paraId="00405437" w14:textId="77777777" w:rsidR="004C02EF" w:rsidRPr="00E77497" w:rsidRDefault="004C02EF" w:rsidP="003A4B22">
            <w:pPr>
              <w:keepLines/>
              <w:spacing w:after="40"/>
            </w:pPr>
            <w:r w:rsidRPr="00E77497">
              <w:t>carriage return</w:t>
            </w:r>
          </w:p>
        </w:tc>
        <w:tc>
          <w:tcPr>
            <w:tcW w:w="1003" w:type="dxa"/>
            <w:tcBorders>
              <w:bottom w:val="single" w:sz="12" w:space="0" w:color="000000"/>
              <w:right w:val="single" w:sz="6" w:space="0" w:color="000000"/>
            </w:tcBorders>
            <w:tcPrChange w:id="32696" w:author="Rev 6 Allen Wirfs-Brock" w:date="2012-02-23T16:42:00Z">
              <w:tcPr>
                <w:tcW w:w="1003" w:type="dxa"/>
                <w:tcBorders>
                  <w:bottom w:val="single" w:sz="12" w:space="0" w:color="000000"/>
                  <w:right w:val="single" w:sz="6" w:space="0" w:color="000000"/>
                </w:tcBorders>
              </w:tcPr>
            </w:tcPrChange>
          </w:tcPr>
          <w:p w14:paraId="3EEB7E99" w14:textId="77777777" w:rsidR="004C02EF" w:rsidRPr="00E77497" w:rsidRDefault="004C02EF" w:rsidP="003A4B22">
            <w:pPr>
              <w:keepLines/>
              <w:spacing w:after="40"/>
              <w:rPr>
                <w:rFonts w:ascii="Courier" w:hAnsi="Courier"/>
                <w:b/>
              </w:rPr>
            </w:pPr>
            <w:r w:rsidRPr="00E77497">
              <w:t>&lt;CR&gt;</w:t>
            </w:r>
          </w:p>
        </w:tc>
      </w:tr>
    </w:tbl>
    <w:p w14:paraId="0B44ABCA" w14:textId="77777777" w:rsidR="004C02EF" w:rsidRPr="00E77497" w:rsidRDefault="004C02EF" w:rsidP="004C02EF"/>
    <w:p w14:paraId="647F0EDE" w14:textId="77777777"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Courier New" w:hAnsi="Courier New"/>
          <w:b/>
        </w:rPr>
        <w:t xml:space="preserve">c </w:t>
      </w:r>
      <w:r w:rsidRPr="00E77497">
        <w:rPr>
          <w:rFonts w:ascii="Times New Roman" w:hAnsi="Times New Roman"/>
          <w:i/>
        </w:rPr>
        <w:t>ControlLetter</w:t>
      </w:r>
      <w:r w:rsidRPr="00E77497">
        <w:t xml:space="preserve"> evaluates as follows:</w:t>
      </w:r>
    </w:p>
    <w:p w14:paraId="796A341C" w14:textId="77777777" w:rsidR="004C02EF" w:rsidRPr="00E77497" w:rsidRDefault="004C02EF" w:rsidP="001F482D">
      <w:pPr>
        <w:pStyle w:val="Alg4"/>
        <w:numPr>
          <w:ilvl w:val="0"/>
          <w:numId w:val="315"/>
        </w:numPr>
      </w:pPr>
      <w:r w:rsidRPr="00E77497">
        <w:t xml:space="preserve">Let </w:t>
      </w:r>
      <w:r w:rsidRPr="00E77497">
        <w:rPr>
          <w:i/>
        </w:rPr>
        <w:t>ch</w:t>
      </w:r>
      <w:r w:rsidRPr="00E77497">
        <w:t xml:space="preserve"> be the character represented by </w:t>
      </w:r>
      <w:r w:rsidRPr="00E77497">
        <w:rPr>
          <w:i/>
        </w:rPr>
        <w:t>ControlLetter</w:t>
      </w:r>
      <w:r w:rsidRPr="00E77497">
        <w:t>.</w:t>
      </w:r>
    </w:p>
    <w:p w14:paraId="7A5E11BA" w14:textId="77777777" w:rsidR="004C02EF" w:rsidRPr="00E77497" w:rsidRDefault="004C02EF" w:rsidP="001F482D">
      <w:pPr>
        <w:pStyle w:val="Alg4"/>
        <w:numPr>
          <w:ilvl w:val="0"/>
          <w:numId w:val="315"/>
        </w:numPr>
      </w:pPr>
      <w:r w:rsidRPr="00E77497">
        <w:t xml:space="preserve">Let </w:t>
      </w:r>
      <w:r w:rsidRPr="00E77497">
        <w:rPr>
          <w:i/>
        </w:rPr>
        <w:t>i</w:t>
      </w:r>
      <w:r w:rsidRPr="00E77497">
        <w:t xml:space="preserve"> be </w:t>
      </w:r>
      <w:r w:rsidRPr="00E77497">
        <w:rPr>
          <w:i/>
        </w:rPr>
        <w:t>ch</w:t>
      </w:r>
      <w:r w:rsidRPr="00E77497">
        <w:t>'s code unit value.</w:t>
      </w:r>
    </w:p>
    <w:p w14:paraId="05DAFAA5" w14:textId="77777777" w:rsidR="004C02EF" w:rsidRPr="00E77497" w:rsidRDefault="004C02EF" w:rsidP="001F482D">
      <w:pPr>
        <w:pStyle w:val="Alg4"/>
        <w:numPr>
          <w:ilvl w:val="0"/>
          <w:numId w:val="315"/>
        </w:numPr>
      </w:pPr>
      <w:r w:rsidRPr="00E77497">
        <w:t xml:space="preserve">Let </w:t>
      </w:r>
      <w:r w:rsidRPr="00E77497">
        <w:rPr>
          <w:i/>
        </w:rPr>
        <w:t>j</w:t>
      </w:r>
      <w:r w:rsidRPr="00E77497">
        <w:t xml:space="preserve"> be the remainder of dividing </w:t>
      </w:r>
      <w:r w:rsidRPr="00E77497">
        <w:rPr>
          <w:i/>
        </w:rPr>
        <w:t>i</w:t>
      </w:r>
      <w:r w:rsidRPr="00E77497">
        <w:t xml:space="preserve"> by 32.</w:t>
      </w:r>
    </w:p>
    <w:p w14:paraId="3CCE38F9" w14:textId="77777777" w:rsidR="004C02EF" w:rsidRPr="00E77497" w:rsidRDefault="004C02EF" w:rsidP="001F482D">
      <w:pPr>
        <w:pStyle w:val="Alg4"/>
        <w:numPr>
          <w:ilvl w:val="0"/>
          <w:numId w:val="315"/>
        </w:numPr>
        <w:spacing w:after="220"/>
      </w:pPr>
      <w:r w:rsidRPr="00E77497">
        <w:t xml:space="preserve">Return the character whose code unit value is </w:t>
      </w:r>
      <w:r w:rsidRPr="00E77497">
        <w:rPr>
          <w:i/>
        </w:rPr>
        <w:t>j</w:t>
      </w:r>
      <w:r w:rsidRPr="00E77497">
        <w:t>.</w:t>
      </w:r>
    </w:p>
    <w:p w14:paraId="4E6C88AA" w14:textId="77777777"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HexEscapeSequence</w:t>
      </w:r>
      <w:r w:rsidRPr="00E77497">
        <w:t xml:space="preserve"> evaluates by evaluating the CV of the </w:t>
      </w:r>
      <w:r w:rsidRPr="00E77497">
        <w:rPr>
          <w:rFonts w:ascii="Times New Roman" w:hAnsi="Times New Roman"/>
          <w:i/>
        </w:rPr>
        <w:t>HexEscapeSequence</w:t>
      </w:r>
      <w:r w:rsidRPr="00E77497">
        <w:t xml:space="preserve"> (see 7.8.4) and returning its character result.</w:t>
      </w:r>
    </w:p>
    <w:p w14:paraId="34C3C44A" w14:textId="77777777"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UnicodeEscapeSequence</w:t>
      </w:r>
      <w:r w:rsidRPr="00E77497">
        <w:t xml:space="preserve"> evaluates by evaluating the CV of the </w:t>
      </w:r>
      <w:r w:rsidRPr="00E77497">
        <w:rPr>
          <w:rFonts w:ascii="Times New Roman" w:hAnsi="Times New Roman"/>
          <w:i/>
        </w:rPr>
        <w:t>UnicodeEscapeSequence</w:t>
      </w:r>
      <w:r w:rsidRPr="00E77497">
        <w:t xml:space="preserve"> (see 7.8.4) and returning its character result.</w:t>
      </w:r>
    </w:p>
    <w:p w14:paraId="554E1F40" w14:textId="77777777"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IdentityEscape</w:t>
      </w:r>
      <w:r w:rsidRPr="00E77497">
        <w:t xml:space="preserve"> evaluates by returning the character represented by </w:t>
      </w:r>
      <w:r w:rsidRPr="00E77497">
        <w:rPr>
          <w:rFonts w:ascii="Times New Roman" w:hAnsi="Times New Roman"/>
          <w:i/>
        </w:rPr>
        <w:t>IdentityEscape</w:t>
      </w:r>
      <w:r w:rsidRPr="00E77497">
        <w:t>.</w:t>
      </w:r>
    </w:p>
    <w:p w14:paraId="3111C852" w14:textId="77777777" w:rsidR="004C02EF" w:rsidRPr="00E77497" w:rsidRDefault="004C02EF" w:rsidP="004C02EF">
      <w:pPr>
        <w:pStyle w:val="40"/>
        <w:numPr>
          <w:ilvl w:val="0"/>
          <w:numId w:val="0"/>
        </w:numPr>
      </w:pPr>
      <w:bookmarkStart w:id="32697" w:name="_Ref455931187"/>
      <w:r w:rsidRPr="00E77497">
        <w:t>15.10.2.11</w:t>
      </w:r>
      <w:r w:rsidRPr="00E77497">
        <w:tab/>
        <w:t>DecimalEscape</w:t>
      </w:r>
      <w:bookmarkEnd w:id="32697"/>
    </w:p>
    <w:p w14:paraId="123EC51D" w14:textId="77777777" w:rsidR="004C02EF" w:rsidRPr="006B6D0A" w:rsidRDefault="004C02EF" w:rsidP="004C02EF">
      <w:r w:rsidRPr="00E77497">
        <w:t xml:space="preserve">The production </w:t>
      </w:r>
      <w:r w:rsidRPr="00E77497">
        <w:rPr>
          <w:rFonts w:ascii="Times New Roman" w:hAnsi="Times New Roman"/>
          <w:i/>
        </w:rPr>
        <w:t>DecimalEscape</w:t>
      </w:r>
      <w:r w:rsidRPr="00E77497">
        <w:t xml:space="preserve"> </w:t>
      </w:r>
      <w:r w:rsidRPr="00E77497">
        <w:rPr>
          <w:b/>
        </w:rPr>
        <w:t xml:space="preserve">:: </w:t>
      </w:r>
      <w:r w:rsidRPr="00E77497">
        <w:rPr>
          <w:rFonts w:ascii="Times New Roman" w:hAnsi="Times New Roman"/>
          <w:i/>
        </w:rPr>
        <w:t>DecimalIntegerLiteral</w:t>
      </w:r>
      <w:r w:rsidRPr="00E77497">
        <w:rPr>
          <w:sz w:val="16"/>
        </w:rPr>
        <w:t xml:space="preserve"> [lookahead </w:t>
      </w:r>
      <w:r w:rsidRPr="004D1BD1">
        <w:rPr>
          <w:sz w:val="16"/>
        </w:rPr>
        <w:sym w:font="Symbol" w:char="F0CF"/>
      </w:r>
      <w:r w:rsidRPr="004D1BD1">
        <w:rPr>
          <w:sz w:val="16"/>
        </w:rPr>
        <w:t xml:space="preserve"> </w:t>
      </w:r>
      <w:r w:rsidRPr="008B7F6F">
        <w:rPr>
          <w:rFonts w:ascii="Times New Roman" w:hAnsi="Times New Roman"/>
          <w:i/>
          <w:sz w:val="16"/>
        </w:rPr>
        <w:t>DecimalDigit</w:t>
      </w:r>
      <w:r w:rsidRPr="006B6D0A">
        <w:rPr>
          <w:sz w:val="16"/>
        </w:rPr>
        <w:t>]</w:t>
      </w:r>
      <w:r w:rsidRPr="006B6D0A">
        <w:t xml:space="preserve"> evaluates as follows:</w:t>
      </w:r>
    </w:p>
    <w:p w14:paraId="0D1C9C6A" w14:textId="77777777" w:rsidR="004C02EF" w:rsidRPr="00A67AF2" w:rsidRDefault="004C02EF" w:rsidP="001F482D">
      <w:pPr>
        <w:pStyle w:val="Alg4"/>
        <w:numPr>
          <w:ilvl w:val="0"/>
          <w:numId w:val="316"/>
        </w:numPr>
      </w:pPr>
      <w:r w:rsidRPr="006B6D0A">
        <w:t xml:space="preserve">Let </w:t>
      </w:r>
      <w:r w:rsidRPr="00E65A34">
        <w:rPr>
          <w:i/>
        </w:rPr>
        <w:t>i</w:t>
      </w:r>
      <w:r w:rsidRPr="00546435">
        <w:t xml:space="preserve"> be the MV of </w:t>
      </w:r>
      <w:r w:rsidRPr="00A67AF2">
        <w:rPr>
          <w:i/>
        </w:rPr>
        <w:t>DecimalIntegerLiteral</w:t>
      </w:r>
      <w:r w:rsidRPr="00A67AF2">
        <w:t>.</w:t>
      </w:r>
    </w:p>
    <w:p w14:paraId="1DA94ECC" w14:textId="77777777" w:rsidR="004C02EF" w:rsidRPr="00675B74" w:rsidRDefault="004C02EF" w:rsidP="001F482D">
      <w:pPr>
        <w:pStyle w:val="Alg4"/>
        <w:numPr>
          <w:ilvl w:val="0"/>
          <w:numId w:val="316"/>
        </w:numPr>
      </w:pPr>
      <w:r w:rsidRPr="00A67AF2">
        <w:t xml:space="preserve">If </w:t>
      </w:r>
      <w:r w:rsidRPr="00B820AB">
        <w:rPr>
          <w:i/>
        </w:rPr>
        <w:t>i</w:t>
      </w:r>
      <w:r w:rsidRPr="00675B74">
        <w:t xml:space="preserve"> is zero, return the EscapeValue consisting of a &lt;NUL&gt; character (Unicode value 0000).</w:t>
      </w:r>
    </w:p>
    <w:p w14:paraId="0340BC1C" w14:textId="77777777" w:rsidR="004C02EF" w:rsidRPr="00E77497" w:rsidRDefault="004C02EF" w:rsidP="001F482D">
      <w:pPr>
        <w:pStyle w:val="Alg4"/>
        <w:numPr>
          <w:ilvl w:val="0"/>
          <w:numId w:val="316"/>
        </w:numPr>
        <w:spacing w:after="220"/>
      </w:pPr>
      <w:r w:rsidRPr="00E77497">
        <w:t xml:space="preserve">Return the EscapeValue consisting of the integer </w:t>
      </w:r>
      <w:r w:rsidRPr="00E77497">
        <w:rPr>
          <w:i/>
        </w:rPr>
        <w:t>i</w:t>
      </w:r>
      <w:r w:rsidRPr="00E77497">
        <w:t>.</w:t>
      </w:r>
    </w:p>
    <w:p w14:paraId="657D2309" w14:textId="77777777" w:rsidR="004C02EF" w:rsidRPr="00E77497" w:rsidRDefault="004C02EF" w:rsidP="004C02EF">
      <w:r w:rsidRPr="00E77497">
        <w:t xml:space="preserve">The definition of “the MV of </w:t>
      </w:r>
      <w:r w:rsidRPr="00E77497">
        <w:rPr>
          <w:rFonts w:ascii="Times New Roman" w:hAnsi="Times New Roman"/>
          <w:i/>
        </w:rPr>
        <w:t>DecimalIntegerLiteral</w:t>
      </w:r>
      <w:r w:rsidRPr="00E77497">
        <w:t>” is in 7.8.3.</w:t>
      </w:r>
    </w:p>
    <w:p w14:paraId="0CB5F833" w14:textId="77777777" w:rsidR="004C02EF" w:rsidRPr="00E77497" w:rsidRDefault="004C02EF" w:rsidP="004C02EF">
      <w:pPr>
        <w:pStyle w:val="Note"/>
      </w:pPr>
      <w:r w:rsidRPr="00E77497">
        <w:t>NOTE</w:t>
      </w:r>
      <w:r w:rsidRPr="00E77497">
        <w:tab/>
        <w:t xml:space="preserve">If </w:t>
      </w:r>
      <w:r w:rsidRPr="00E77497">
        <w:rPr>
          <w:rFonts w:ascii="Courier New" w:hAnsi="Courier New"/>
          <w:b/>
        </w:rPr>
        <w:t>\</w:t>
      </w:r>
      <w:r w:rsidRPr="00E77497">
        <w:t xml:space="preserve"> is followed by a decimal number </w:t>
      </w:r>
      <w:r w:rsidRPr="00E77497">
        <w:rPr>
          <w:rFonts w:ascii="Times New Roman" w:hAnsi="Times New Roman"/>
          <w:i/>
        </w:rPr>
        <w:t>n</w:t>
      </w:r>
      <w:r w:rsidRPr="00E77497">
        <w:t xml:space="preserve"> whose first digit is not </w:t>
      </w:r>
      <w:r w:rsidRPr="00E77497">
        <w:rPr>
          <w:rFonts w:ascii="Courier New" w:hAnsi="Courier New"/>
          <w:b/>
        </w:rPr>
        <w:t>0</w:t>
      </w:r>
      <w:r w:rsidRPr="00E77497">
        <w:t xml:space="preserve">, then the escape sequence is considered to be a backreference. It is an error if </w:t>
      </w:r>
      <w:r w:rsidRPr="00E77497">
        <w:rPr>
          <w:rFonts w:ascii="Times New Roman" w:hAnsi="Times New Roman"/>
          <w:i/>
        </w:rPr>
        <w:t>n</w:t>
      </w:r>
      <w:r w:rsidRPr="00E77497">
        <w:t xml:space="preserve"> is greater than the total number of left capturing parentheses in the entire regular expression. </w:t>
      </w:r>
      <w:r w:rsidRPr="00E77497">
        <w:rPr>
          <w:rFonts w:ascii="Courier New" w:hAnsi="Courier New"/>
          <w:b/>
        </w:rPr>
        <w:t>\0</w:t>
      </w:r>
      <w:r w:rsidRPr="00E77497">
        <w:t xml:space="preserve"> represents the &lt;NUL&gt; character and cannot be followed by a decimal digit.</w:t>
      </w:r>
    </w:p>
    <w:p w14:paraId="3BFF8489" w14:textId="77777777" w:rsidR="004C02EF" w:rsidRPr="00E77497" w:rsidRDefault="004C02EF" w:rsidP="004C02EF">
      <w:pPr>
        <w:pStyle w:val="40"/>
        <w:numPr>
          <w:ilvl w:val="0"/>
          <w:numId w:val="0"/>
        </w:numPr>
      </w:pPr>
      <w:r w:rsidRPr="00E77497">
        <w:t>15.10.2.12</w:t>
      </w:r>
      <w:r w:rsidRPr="00E77497">
        <w:tab/>
        <w:t>CharacterClassEscape</w:t>
      </w:r>
    </w:p>
    <w:p w14:paraId="548C4499"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 xml:space="preserve"> evaluates by returning the ten-element set of characters containing the characters </w:t>
      </w:r>
      <w:r w:rsidRPr="00E77497">
        <w:rPr>
          <w:rFonts w:ascii="Courier New" w:hAnsi="Courier New"/>
          <w:b/>
        </w:rPr>
        <w:t>0</w:t>
      </w:r>
      <w:r w:rsidRPr="00E77497">
        <w:t xml:space="preserve"> through </w:t>
      </w:r>
      <w:r w:rsidRPr="00E77497">
        <w:rPr>
          <w:rFonts w:ascii="Courier New" w:hAnsi="Courier New"/>
          <w:b/>
        </w:rPr>
        <w:t>9</w:t>
      </w:r>
      <w:r w:rsidRPr="00E77497">
        <w:t xml:space="preserve"> inclusive.</w:t>
      </w:r>
    </w:p>
    <w:p w14:paraId="243090B4"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w:t>
      </w:r>
    </w:p>
    <w:p w14:paraId="762C0B2D"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 xml:space="preserve"> evaluates by returning the set of characters containing the characters that are on the right-hand side of the </w:t>
      </w:r>
      <w:r w:rsidRPr="00E77497">
        <w:rPr>
          <w:rFonts w:ascii="Times New Roman" w:hAnsi="Times New Roman"/>
          <w:i/>
        </w:rPr>
        <w:t>WhiteSpace</w:t>
      </w:r>
      <w:r w:rsidRPr="00E77497">
        <w:t xml:space="preserve"> (7.2) or </w:t>
      </w:r>
      <w:r w:rsidRPr="00E77497">
        <w:rPr>
          <w:rFonts w:ascii="Times New Roman" w:hAnsi="Times New Roman"/>
          <w:i/>
        </w:rPr>
        <w:t>LineTerminator</w:t>
      </w:r>
      <w:r w:rsidRPr="00E77497">
        <w:t xml:space="preserve"> (7.3) productions.</w:t>
      </w:r>
    </w:p>
    <w:p w14:paraId="12B5A99F"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w:t>
      </w:r>
    </w:p>
    <w:p w14:paraId="5E38FE5E"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 xml:space="preserve"> evaluates by returning the set of characters containing the sixty-three characters:</w:t>
      </w:r>
    </w:p>
    <w:tbl>
      <w:tblPr>
        <w:tblW w:w="0" w:type="auto"/>
        <w:tblInd w:w="1709"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4C02EF" w:rsidRPr="00E77497" w14:paraId="6E5D087E" w14:textId="77777777" w:rsidTr="006E1632">
        <w:trPr>
          <w:tblHeader/>
        </w:trPr>
        <w:tc>
          <w:tcPr>
            <w:tcW w:w="288" w:type="dxa"/>
          </w:tcPr>
          <w:p w14:paraId="4B835289" w14:textId="77777777" w:rsidR="004C02EF" w:rsidRPr="00E77497" w:rsidRDefault="004C02EF" w:rsidP="003A4B22">
            <w:pPr>
              <w:pStyle w:val="SyntaxOneOf"/>
            </w:pPr>
            <w:r w:rsidRPr="00E77497">
              <w:t>a</w:t>
            </w:r>
          </w:p>
        </w:tc>
        <w:tc>
          <w:tcPr>
            <w:tcW w:w="288" w:type="dxa"/>
          </w:tcPr>
          <w:p w14:paraId="08022B50" w14:textId="77777777" w:rsidR="004C02EF" w:rsidRPr="00E77497" w:rsidRDefault="004C02EF" w:rsidP="003A4B22">
            <w:pPr>
              <w:pStyle w:val="SyntaxOneOf"/>
            </w:pPr>
            <w:r w:rsidRPr="00E77497">
              <w:t>b</w:t>
            </w:r>
          </w:p>
        </w:tc>
        <w:tc>
          <w:tcPr>
            <w:tcW w:w="288" w:type="dxa"/>
          </w:tcPr>
          <w:p w14:paraId="564451DC" w14:textId="77777777" w:rsidR="004C02EF" w:rsidRPr="00E77497" w:rsidRDefault="004C02EF" w:rsidP="003A4B22">
            <w:pPr>
              <w:pStyle w:val="SyntaxOneOf"/>
            </w:pPr>
            <w:r w:rsidRPr="00E77497">
              <w:t>c</w:t>
            </w:r>
          </w:p>
        </w:tc>
        <w:tc>
          <w:tcPr>
            <w:tcW w:w="288" w:type="dxa"/>
          </w:tcPr>
          <w:p w14:paraId="16054ECC" w14:textId="77777777" w:rsidR="004C02EF" w:rsidRPr="00E77497" w:rsidRDefault="004C02EF" w:rsidP="003A4B22">
            <w:pPr>
              <w:pStyle w:val="SyntaxOneOf"/>
            </w:pPr>
            <w:r w:rsidRPr="00E77497">
              <w:t>d</w:t>
            </w:r>
          </w:p>
        </w:tc>
        <w:tc>
          <w:tcPr>
            <w:tcW w:w="288" w:type="dxa"/>
          </w:tcPr>
          <w:p w14:paraId="64ACB4D6" w14:textId="77777777" w:rsidR="004C02EF" w:rsidRPr="00E77497" w:rsidRDefault="004C02EF" w:rsidP="003A4B22">
            <w:pPr>
              <w:pStyle w:val="SyntaxOneOf"/>
            </w:pPr>
            <w:r w:rsidRPr="00E77497">
              <w:t>e</w:t>
            </w:r>
          </w:p>
        </w:tc>
        <w:tc>
          <w:tcPr>
            <w:tcW w:w="288" w:type="dxa"/>
          </w:tcPr>
          <w:p w14:paraId="50A24F95" w14:textId="77777777" w:rsidR="004C02EF" w:rsidRPr="00E77497" w:rsidRDefault="004C02EF" w:rsidP="003A4B22">
            <w:pPr>
              <w:pStyle w:val="SyntaxOneOf"/>
            </w:pPr>
            <w:r w:rsidRPr="00E77497">
              <w:t>f</w:t>
            </w:r>
          </w:p>
        </w:tc>
        <w:tc>
          <w:tcPr>
            <w:tcW w:w="288" w:type="dxa"/>
          </w:tcPr>
          <w:p w14:paraId="7DD3D8CC" w14:textId="77777777" w:rsidR="004C02EF" w:rsidRPr="00E77497" w:rsidRDefault="004C02EF" w:rsidP="003A4B22">
            <w:pPr>
              <w:pStyle w:val="SyntaxOneOf"/>
            </w:pPr>
            <w:r w:rsidRPr="00E77497">
              <w:t>g</w:t>
            </w:r>
          </w:p>
        </w:tc>
        <w:tc>
          <w:tcPr>
            <w:tcW w:w="288" w:type="dxa"/>
          </w:tcPr>
          <w:p w14:paraId="433109DD" w14:textId="77777777" w:rsidR="004C02EF" w:rsidRPr="00E77497" w:rsidRDefault="004C02EF" w:rsidP="003A4B22">
            <w:pPr>
              <w:pStyle w:val="SyntaxOneOf"/>
            </w:pPr>
            <w:r w:rsidRPr="00E77497">
              <w:t>h</w:t>
            </w:r>
          </w:p>
        </w:tc>
        <w:tc>
          <w:tcPr>
            <w:tcW w:w="288" w:type="dxa"/>
          </w:tcPr>
          <w:p w14:paraId="4B543196" w14:textId="77777777" w:rsidR="004C02EF" w:rsidRPr="00E77497" w:rsidRDefault="004C02EF" w:rsidP="003A4B22">
            <w:pPr>
              <w:pStyle w:val="SyntaxOneOf"/>
            </w:pPr>
            <w:r w:rsidRPr="00E77497">
              <w:t>i</w:t>
            </w:r>
          </w:p>
        </w:tc>
        <w:tc>
          <w:tcPr>
            <w:tcW w:w="288" w:type="dxa"/>
          </w:tcPr>
          <w:p w14:paraId="77FF1A36" w14:textId="77777777" w:rsidR="004C02EF" w:rsidRPr="00E77497" w:rsidRDefault="004C02EF" w:rsidP="003A4B22">
            <w:pPr>
              <w:pStyle w:val="SyntaxOneOf"/>
            </w:pPr>
            <w:r w:rsidRPr="00E77497">
              <w:t>j</w:t>
            </w:r>
          </w:p>
        </w:tc>
        <w:tc>
          <w:tcPr>
            <w:tcW w:w="288" w:type="dxa"/>
          </w:tcPr>
          <w:p w14:paraId="109D77D7" w14:textId="77777777" w:rsidR="004C02EF" w:rsidRPr="00E77497" w:rsidRDefault="004C02EF" w:rsidP="003A4B22">
            <w:pPr>
              <w:pStyle w:val="SyntaxOneOf"/>
            </w:pPr>
            <w:r w:rsidRPr="00E77497">
              <w:t>k</w:t>
            </w:r>
          </w:p>
        </w:tc>
        <w:tc>
          <w:tcPr>
            <w:tcW w:w="288" w:type="dxa"/>
          </w:tcPr>
          <w:p w14:paraId="040B2E14" w14:textId="77777777" w:rsidR="004C02EF" w:rsidRPr="00E77497" w:rsidRDefault="004C02EF" w:rsidP="003A4B22">
            <w:pPr>
              <w:pStyle w:val="SyntaxOneOf"/>
            </w:pPr>
            <w:r w:rsidRPr="00E77497">
              <w:t>l</w:t>
            </w:r>
          </w:p>
        </w:tc>
        <w:tc>
          <w:tcPr>
            <w:tcW w:w="288" w:type="dxa"/>
          </w:tcPr>
          <w:p w14:paraId="3BF366DE" w14:textId="77777777" w:rsidR="004C02EF" w:rsidRPr="00E77497" w:rsidRDefault="004C02EF" w:rsidP="003A4B22">
            <w:pPr>
              <w:pStyle w:val="SyntaxOneOf"/>
            </w:pPr>
            <w:r w:rsidRPr="00E77497">
              <w:t>m</w:t>
            </w:r>
          </w:p>
        </w:tc>
        <w:tc>
          <w:tcPr>
            <w:tcW w:w="288" w:type="dxa"/>
          </w:tcPr>
          <w:p w14:paraId="03BE35EF" w14:textId="77777777" w:rsidR="004C02EF" w:rsidRPr="00E77497" w:rsidRDefault="004C02EF" w:rsidP="003A4B22">
            <w:pPr>
              <w:pStyle w:val="SyntaxOneOf"/>
            </w:pPr>
            <w:r w:rsidRPr="00E77497">
              <w:t>n</w:t>
            </w:r>
          </w:p>
        </w:tc>
        <w:tc>
          <w:tcPr>
            <w:tcW w:w="288" w:type="dxa"/>
          </w:tcPr>
          <w:p w14:paraId="3327B8CA" w14:textId="77777777" w:rsidR="004C02EF" w:rsidRPr="00E77497" w:rsidRDefault="004C02EF" w:rsidP="003A4B22">
            <w:pPr>
              <w:pStyle w:val="SyntaxOneOf"/>
            </w:pPr>
            <w:r w:rsidRPr="00E77497">
              <w:t>o</w:t>
            </w:r>
          </w:p>
        </w:tc>
        <w:tc>
          <w:tcPr>
            <w:tcW w:w="288" w:type="dxa"/>
          </w:tcPr>
          <w:p w14:paraId="15E8E23F" w14:textId="77777777" w:rsidR="004C02EF" w:rsidRPr="00E77497" w:rsidRDefault="004C02EF" w:rsidP="003A4B22">
            <w:pPr>
              <w:pStyle w:val="SyntaxOneOf"/>
            </w:pPr>
            <w:r w:rsidRPr="00E77497">
              <w:t>p</w:t>
            </w:r>
          </w:p>
        </w:tc>
        <w:tc>
          <w:tcPr>
            <w:tcW w:w="288" w:type="dxa"/>
          </w:tcPr>
          <w:p w14:paraId="223C3B98" w14:textId="77777777" w:rsidR="004C02EF" w:rsidRPr="00E77497" w:rsidRDefault="004C02EF" w:rsidP="003A4B22">
            <w:pPr>
              <w:pStyle w:val="SyntaxOneOf"/>
            </w:pPr>
            <w:r w:rsidRPr="00E77497">
              <w:t>q</w:t>
            </w:r>
          </w:p>
        </w:tc>
        <w:tc>
          <w:tcPr>
            <w:tcW w:w="288" w:type="dxa"/>
          </w:tcPr>
          <w:p w14:paraId="7BC6EC3D" w14:textId="77777777" w:rsidR="004C02EF" w:rsidRPr="00E77497" w:rsidRDefault="004C02EF" w:rsidP="003A4B22">
            <w:pPr>
              <w:pStyle w:val="SyntaxOneOf"/>
            </w:pPr>
            <w:r w:rsidRPr="00E77497">
              <w:t>r</w:t>
            </w:r>
          </w:p>
        </w:tc>
        <w:tc>
          <w:tcPr>
            <w:tcW w:w="288" w:type="dxa"/>
          </w:tcPr>
          <w:p w14:paraId="1961DEF1" w14:textId="77777777" w:rsidR="004C02EF" w:rsidRPr="00E77497" w:rsidRDefault="004C02EF" w:rsidP="003A4B22">
            <w:pPr>
              <w:pStyle w:val="SyntaxOneOf"/>
            </w:pPr>
            <w:r w:rsidRPr="00E77497">
              <w:t>s</w:t>
            </w:r>
          </w:p>
        </w:tc>
        <w:tc>
          <w:tcPr>
            <w:tcW w:w="288" w:type="dxa"/>
          </w:tcPr>
          <w:p w14:paraId="5AB283EA" w14:textId="77777777" w:rsidR="004C02EF" w:rsidRPr="00E77497" w:rsidRDefault="004C02EF" w:rsidP="003A4B22">
            <w:pPr>
              <w:pStyle w:val="SyntaxOneOf"/>
            </w:pPr>
            <w:r w:rsidRPr="00E77497">
              <w:t>t</w:t>
            </w:r>
          </w:p>
        </w:tc>
        <w:tc>
          <w:tcPr>
            <w:tcW w:w="288" w:type="dxa"/>
          </w:tcPr>
          <w:p w14:paraId="0D7B82F9" w14:textId="77777777" w:rsidR="004C02EF" w:rsidRPr="00E77497" w:rsidRDefault="004C02EF" w:rsidP="003A4B22">
            <w:pPr>
              <w:pStyle w:val="SyntaxOneOf"/>
            </w:pPr>
            <w:r w:rsidRPr="00E77497">
              <w:t>u</w:t>
            </w:r>
          </w:p>
        </w:tc>
        <w:tc>
          <w:tcPr>
            <w:tcW w:w="288" w:type="dxa"/>
          </w:tcPr>
          <w:p w14:paraId="565C5190" w14:textId="77777777" w:rsidR="004C02EF" w:rsidRPr="00E77497" w:rsidRDefault="004C02EF" w:rsidP="003A4B22">
            <w:pPr>
              <w:pStyle w:val="SyntaxOneOf"/>
            </w:pPr>
            <w:r w:rsidRPr="00E77497">
              <w:t>v</w:t>
            </w:r>
          </w:p>
        </w:tc>
        <w:tc>
          <w:tcPr>
            <w:tcW w:w="288" w:type="dxa"/>
          </w:tcPr>
          <w:p w14:paraId="2EB1E99D" w14:textId="77777777" w:rsidR="004C02EF" w:rsidRPr="00E77497" w:rsidRDefault="004C02EF" w:rsidP="003A4B22">
            <w:pPr>
              <w:pStyle w:val="SyntaxOneOf"/>
            </w:pPr>
            <w:r w:rsidRPr="00E77497">
              <w:t>w</w:t>
            </w:r>
          </w:p>
        </w:tc>
        <w:tc>
          <w:tcPr>
            <w:tcW w:w="288" w:type="dxa"/>
          </w:tcPr>
          <w:p w14:paraId="7A5BFFE0" w14:textId="77777777" w:rsidR="004C02EF" w:rsidRPr="00E77497" w:rsidRDefault="004C02EF" w:rsidP="003A4B22">
            <w:pPr>
              <w:pStyle w:val="SyntaxOneOf"/>
            </w:pPr>
            <w:r w:rsidRPr="00E77497">
              <w:t>x</w:t>
            </w:r>
          </w:p>
        </w:tc>
        <w:tc>
          <w:tcPr>
            <w:tcW w:w="288" w:type="dxa"/>
          </w:tcPr>
          <w:p w14:paraId="36743E65" w14:textId="77777777" w:rsidR="004C02EF" w:rsidRPr="00E77497" w:rsidRDefault="004C02EF" w:rsidP="003A4B22">
            <w:pPr>
              <w:pStyle w:val="SyntaxOneOf"/>
            </w:pPr>
            <w:r w:rsidRPr="00E77497">
              <w:t>y</w:t>
            </w:r>
          </w:p>
        </w:tc>
        <w:tc>
          <w:tcPr>
            <w:tcW w:w="288" w:type="dxa"/>
          </w:tcPr>
          <w:p w14:paraId="248A72A6" w14:textId="77777777" w:rsidR="004C02EF" w:rsidRPr="00E77497" w:rsidRDefault="004C02EF" w:rsidP="003A4B22">
            <w:pPr>
              <w:pStyle w:val="SyntaxOneOf"/>
            </w:pPr>
            <w:r w:rsidRPr="00E77497">
              <w:t>z</w:t>
            </w:r>
          </w:p>
        </w:tc>
      </w:tr>
      <w:tr w:rsidR="004C02EF" w:rsidRPr="00E77497" w14:paraId="47C06BD8" w14:textId="77777777" w:rsidTr="006E1632">
        <w:trPr>
          <w:tblHeader/>
        </w:trPr>
        <w:tc>
          <w:tcPr>
            <w:tcW w:w="288" w:type="dxa"/>
          </w:tcPr>
          <w:p w14:paraId="021BC0D7" w14:textId="77777777" w:rsidR="004C02EF" w:rsidRPr="00E77497" w:rsidRDefault="004C02EF" w:rsidP="003A4B22">
            <w:pPr>
              <w:pStyle w:val="SyntaxOneOf"/>
            </w:pPr>
            <w:r w:rsidRPr="00E77497">
              <w:t>A</w:t>
            </w:r>
          </w:p>
        </w:tc>
        <w:tc>
          <w:tcPr>
            <w:tcW w:w="288" w:type="dxa"/>
          </w:tcPr>
          <w:p w14:paraId="7DC19D57" w14:textId="77777777" w:rsidR="004C02EF" w:rsidRPr="00E77497" w:rsidRDefault="004C02EF" w:rsidP="003A4B22">
            <w:pPr>
              <w:pStyle w:val="SyntaxOneOf"/>
            </w:pPr>
            <w:r w:rsidRPr="00E77497">
              <w:t>B</w:t>
            </w:r>
          </w:p>
        </w:tc>
        <w:tc>
          <w:tcPr>
            <w:tcW w:w="288" w:type="dxa"/>
          </w:tcPr>
          <w:p w14:paraId="07BE1D61" w14:textId="77777777" w:rsidR="004C02EF" w:rsidRPr="00E77497" w:rsidRDefault="004C02EF" w:rsidP="003A4B22">
            <w:pPr>
              <w:pStyle w:val="SyntaxOneOf"/>
            </w:pPr>
            <w:r w:rsidRPr="00E77497">
              <w:t>C</w:t>
            </w:r>
          </w:p>
        </w:tc>
        <w:tc>
          <w:tcPr>
            <w:tcW w:w="288" w:type="dxa"/>
          </w:tcPr>
          <w:p w14:paraId="2379C5B7" w14:textId="77777777" w:rsidR="004C02EF" w:rsidRPr="00E77497" w:rsidRDefault="004C02EF" w:rsidP="003A4B22">
            <w:pPr>
              <w:pStyle w:val="SyntaxOneOf"/>
            </w:pPr>
            <w:r w:rsidRPr="00E77497">
              <w:t>D</w:t>
            </w:r>
          </w:p>
        </w:tc>
        <w:tc>
          <w:tcPr>
            <w:tcW w:w="288" w:type="dxa"/>
          </w:tcPr>
          <w:p w14:paraId="11A2CF28" w14:textId="77777777" w:rsidR="004C02EF" w:rsidRPr="00E77497" w:rsidRDefault="004C02EF" w:rsidP="003A4B22">
            <w:pPr>
              <w:pStyle w:val="SyntaxOneOf"/>
            </w:pPr>
            <w:r w:rsidRPr="00E77497">
              <w:t>E</w:t>
            </w:r>
          </w:p>
        </w:tc>
        <w:tc>
          <w:tcPr>
            <w:tcW w:w="288" w:type="dxa"/>
          </w:tcPr>
          <w:p w14:paraId="2DF1E48F" w14:textId="77777777" w:rsidR="004C02EF" w:rsidRPr="00E77497" w:rsidRDefault="004C02EF" w:rsidP="003A4B22">
            <w:pPr>
              <w:pStyle w:val="SyntaxOneOf"/>
            </w:pPr>
            <w:r w:rsidRPr="00E77497">
              <w:t>F</w:t>
            </w:r>
          </w:p>
        </w:tc>
        <w:tc>
          <w:tcPr>
            <w:tcW w:w="288" w:type="dxa"/>
          </w:tcPr>
          <w:p w14:paraId="33DA102D" w14:textId="77777777" w:rsidR="004C02EF" w:rsidRPr="00E77497" w:rsidRDefault="004C02EF" w:rsidP="003A4B22">
            <w:pPr>
              <w:pStyle w:val="SyntaxOneOf"/>
            </w:pPr>
            <w:r w:rsidRPr="00E77497">
              <w:t>G</w:t>
            </w:r>
          </w:p>
        </w:tc>
        <w:tc>
          <w:tcPr>
            <w:tcW w:w="288" w:type="dxa"/>
          </w:tcPr>
          <w:p w14:paraId="4FAB5A19" w14:textId="77777777" w:rsidR="004C02EF" w:rsidRPr="00E77497" w:rsidRDefault="004C02EF" w:rsidP="003A4B22">
            <w:pPr>
              <w:pStyle w:val="SyntaxOneOf"/>
            </w:pPr>
            <w:r w:rsidRPr="00E77497">
              <w:t>H</w:t>
            </w:r>
          </w:p>
        </w:tc>
        <w:tc>
          <w:tcPr>
            <w:tcW w:w="288" w:type="dxa"/>
          </w:tcPr>
          <w:p w14:paraId="7BAC636B" w14:textId="77777777" w:rsidR="004C02EF" w:rsidRPr="00E77497" w:rsidRDefault="004C02EF" w:rsidP="003A4B22">
            <w:pPr>
              <w:pStyle w:val="SyntaxOneOf"/>
            </w:pPr>
            <w:r w:rsidRPr="00E77497">
              <w:t>I</w:t>
            </w:r>
          </w:p>
        </w:tc>
        <w:tc>
          <w:tcPr>
            <w:tcW w:w="288" w:type="dxa"/>
          </w:tcPr>
          <w:p w14:paraId="1F6F071E" w14:textId="77777777" w:rsidR="004C02EF" w:rsidRPr="00E77497" w:rsidRDefault="004C02EF" w:rsidP="003A4B22">
            <w:pPr>
              <w:pStyle w:val="SyntaxOneOf"/>
            </w:pPr>
            <w:r w:rsidRPr="00E77497">
              <w:t>J</w:t>
            </w:r>
          </w:p>
        </w:tc>
        <w:tc>
          <w:tcPr>
            <w:tcW w:w="288" w:type="dxa"/>
          </w:tcPr>
          <w:p w14:paraId="0170DE7F" w14:textId="77777777" w:rsidR="004C02EF" w:rsidRPr="00E77497" w:rsidRDefault="004C02EF" w:rsidP="003A4B22">
            <w:pPr>
              <w:pStyle w:val="SyntaxOneOf"/>
            </w:pPr>
            <w:r w:rsidRPr="00E77497">
              <w:t>K</w:t>
            </w:r>
          </w:p>
        </w:tc>
        <w:tc>
          <w:tcPr>
            <w:tcW w:w="288" w:type="dxa"/>
          </w:tcPr>
          <w:p w14:paraId="62146462" w14:textId="77777777" w:rsidR="004C02EF" w:rsidRPr="00E77497" w:rsidRDefault="004C02EF" w:rsidP="003A4B22">
            <w:pPr>
              <w:pStyle w:val="SyntaxOneOf"/>
            </w:pPr>
            <w:r w:rsidRPr="00E77497">
              <w:t>L</w:t>
            </w:r>
          </w:p>
        </w:tc>
        <w:tc>
          <w:tcPr>
            <w:tcW w:w="288" w:type="dxa"/>
          </w:tcPr>
          <w:p w14:paraId="435BF0EC" w14:textId="77777777" w:rsidR="004C02EF" w:rsidRPr="00E77497" w:rsidRDefault="004C02EF" w:rsidP="003A4B22">
            <w:pPr>
              <w:pStyle w:val="SyntaxOneOf"/>
            </w:pPr>
            <w:r w:rsidRPr="00E77497">
              <w:t>M</w:t>
            </w:r>
          </w:p>
        </w:tc>
        <w:tc>
          <w:tcPr>
            <w:tcW w:w="288" w:type="dxa"/>
          </w:tcPr>
          <w:p w14:paraId="39367390" w14:textId="77777777" w:rsidR="004C02EF" w:rsidRPr="00E77497" w:rsidRDefault="004C02EF" w:rsidP="003A4B22">
            <w:pPr>
              <w:pStyle w:val="SyntaxOneOf"/>
            </w:pPr>
            <w:r w:rsidRPr="00E77497">
              <w:t>N</w:t>
            </w:r>
          </w:p>
        </w:tc>
        <w:tc>
          <w:tcPr>
            <w:tcW w:w="288" w:type="dxa"/>
          </w:tcPr>
          <w:p w14:paraId="78FC2F61" w14:textId="77777777" w:rsidR="004C02EF" w:rsidRPr="00E77497" w:rsidRDefault="004C02EF" w:rsidP="003A4B22">
            <w:pPr>
              <w:pStyle w:val="SyntaxOneOf"/>
            </w:pPr>
            <w:r w:rsidRPr="00E77497">
              <w:t>O</w:t>
            </w:r>
          </w:p>
        </w:tc>
        <w:tc>
          <w:tcPr>
            <w:tcW w:w="288" w:type="dxa"/>
          </w:tcPr>
          <w:p w14:paraId="7DB294CB" w14:textId="77777777" w:rsidR="004C02EF" w:rsidRPr="00E77497" w:rsidRDefault="004C02EF" w:rsidP="003A4B22">
            <w:pPr>
              <w:pStyle w:val="SyntaxOneOf"/>
            </w:pPr>
            <w:r w:rsidRPr="00E77497">
              <w:t>P</w:t>
            </w:r>
          </w:p>
        </w:tc>
        <w:tc>
          <w:tcPr>
            <w:tcW w:w="288" w:type="dxa"/>
          </w:tcPr>
          <w:p w14:paraId="470339FD" w14:textId="77777777" w:rsidR="004C02EF" w:rsidRPr="00E77497" w:rsidRDefault="004C02EF" w:rsidP="003A4B22">
            <w:pPr>
              <w:pStyle w:val="SyntaxOneOf"/>
            </w:pPr>
            <w:r w:rsidRPr="00E77497">
              <w:t>Q</w:t>
            </w:r>
          </w:p>
        </w:tc>
        <w:tc>
          <w:tcPr>
            <w:tcW w:w="288" w:type="dxa"/>
          </w:tcPr>
          <w:p w14:paraId="61D47DB1" w14:textId="77777777" w:rsidR="004C02EF" w:rsidRPr="00E77497" w:rsidRDefault="004C02EF" w:rsidP="003A4B22">
            <w:pPr>
              <w:pStyle w:val="SyntaxOneOf"/>
            </w:pPr>
            <w:r w:rsidRPr="00E77497">
              <w:t>R</w:t>
            </w:r>
          </w:p>
        </w:tc>
        <w:tc>
          <w:tcPr>
            <w:tcW w:w="288" w:type="dxa"/>
          </w:tcPr>
          <w:p w14:paraId="2FE6E6E3" w14:textId="77777777" w:rsidR="004C02EF" w:rsidRPr="00E77497" w:rsidRDefault="004C02EF" w:rsidP="003A4B22">
            <w:pPr>
              <w:pStyle w:val="SyntaxOneOf"/>
            </w:pPr>
            <w:r w:rsidRPr="00E77497">
              <w:t>S</w:t>
            </w:r>
          </w:p>
        </w:tc>
        <w:tc>
          <w:tcPr>
            <w:tcW w:w="288" w:type="dxa"/>
          </w:tcPr>
          <w:p w14:paraId="48346868" w14:textId="77777777" w:rsidR="004C02EF" w:rsidRPr="00E77497" w:rsidRDefault="004C02EF" w:rsidP="003A4B22">
            <w:pPr>
              <w:pStyle w:val="SyntaxOneOf"/>
            </w:pPr>
            <w:r w:rsidRPr="00E77497">
              <w:t>T</w:t>
            </w:r>
          </w:p>
        </w:tc>
        <w:tc>
          <w:tcPr>
            <w:tcW w:w="288" w:type="dxa"/>
          </w:tcPr>
          <w:p w14:paraId="1D9644BC" w14:textId="77777777" w:rsidR="004C02EF" w:rsidRPr="00E77497" w:rsidRDefault="004C02EF" w:rsidP="003A4B22">
            <w:pPr>
              <w:pStyle w:val="SyntaxOneOf"/>
            </w:pPr>
            <w:r w:rsidRPr="00E77497">
              <w:t>U</w:t>
            </w:r>
          </w:p>
        </w:tc>
        <w:tc>
          <w:tcPr>
            <w:tcW w:w="288" w:type="dxa"/>
          </w:tcPr>
          <w:p w14:paraId="28D7A9CE" w14:textId="77777777" w:rsidR="004C02EF" w:rsidRPr="00E77497" w:rsidRDefault="004C02EF" w:rsidP="003A4B22">
            <w:pPr>
              <w:pStyle w:val="SyntaxOneOf"/>
            </w:pPr>
            <w:r w:rsidRPr="00E77497">
              <w:t>V</w:t>
            </w:r>
          </w:p>
        </w:tc>
        <w:tc>
          <w:tcPr>
            <w:tcW w:w="288" w:type="dxa"/>
          </w:tcPr>
          <w:p w14:paraId="7499FE94" w14:textId="77777777" w:rsidR="004C02EF" w:rsidRPr="00E77497" w:rsidRDefault="004C02EF" w:rsidP="003A4B22">
            <w:pPr>
              <w:pStyle w:val="SyntaxOneOf"/>
            </w:pPr>
            <w:r w:rsidRPr="00E77497">
              <w:t>W</w:t>
            </w:r>
          </w:p>
        </w:tc>
        <w:tc>
          <w:tcPr>
            <w:tcW w:w="288" w:type="dxa"/>
          </w:tcPr>
          <w:p w14:paraId="52C85D30" w14:textId="77777777" w:rsidR="004C02EF" w:rsidRPr="00E77497" w:rsidRDefault="004C02EF" w:rsidP="003A4B22">
            <w:pPr>
              <w:pStyle w:val="SyntaxOneOf"/>
            </w:pPr>
            <w:r w:rsidRPr="00E77497">
              <w:t>X</w:t>
            </w:r>
          </w:p>
        </w:tc>
        <w:tc>
          <w:tcPr>
            <w:tcW w:w="288" w:type="dxa"/>
          </w:tcPr>
          <w:p w14:paraId="6BABEA27" w14:textId="77777777" w:rsidR="004C02EF" w:rsidRPr="00E77497" w:rsidRDefault="004C02EF" w:rsidP="003A4B22">
            <w:pPr>
              <w:pStyle w:val="SyntaxOneOf"/>
            </w:pPr>
            <w:r w:rsidRPr="00E77497">
              <w:t>Y</w:t>
            </w:r>
          </w:p>
        </w:tc>
        <w:tc>
          <w:tcPr>
            <w:tcW w:w="288" w:type="dxa"/>
          </w:tcPr>
          <w:p w14:paraId="3D42D3B4" w14:textId="77777777" w:rsidR="004C02EF" w:rsidRPr="00E77497" w:rsidRDefault="004C02EF" w:rsidP="003A4B22">
            <w:pPr>
              <w:pStyle w:val="SyntaxOneOf"/>
            </w:pPr>
            <w:r w:rsidRPr="00E77497">
              <w:t>Z</w:t>
            </w:r>
          </w:p>
        </w:tc>
      </w:tr>
      <w:tr w:rsidR="004C02EF" w:rsidRPr="00E77497" w14:paraId="7FD36AD6" w14:textId="77777777" w:rsidTr="006E1632">
        <w:tc>
          <w:tcPr>
            <w:tcW w:w="288" w:type="dxa"/>
          </w:tcPr>
          <w:p w14:paraId="3BF613F0" w14:textId="77777777" w:rsidR="004C02EF" w:rsidRPr="00E77497" w:rsidRDefault="004C02EF" w:rsidP="003A4B22">
            <w:pPr>
              <w:pStyle w:val="SyntaxOneOf"/>
            </w:pPr>
            <w:r w:rsidRPr="00E77497">
              <w:t>0</w:t>
            </w:r>
          </w:p>
        </w:tc>
        <w:tc>
          <w:tcPr>
            <w:tcW w:w="288" w:type="dxa"/>
          </w:tcPr>
          <w:p w14:paraId="6A67A930" w14:textId="77777777" w:rsidR="004C02EF" w:rsidRPr="00E77497" w:rsidRDefault="004C02EF" w:rsidP="003A4B22">
            <w:pPr>
              <w:pStyle w:val="SyntaxOneOf"/>
            </w:pPr>
            <w:r w:rsidRPr="00E77497">
              <w:t>1</w:t>
            </w:r>
          </w:p>
        </w:tc>
        <w:tc>
          <w:tcPr>
            <w:tcW w:w="288" w:type="dxa"/>
          </w:tcPr>
          <w:p w14:paraId="25D28FD3" w14:textId="77777777" w:rsidR="004C02EF" w:rsidRPr="00E77497" w:rsidRDefault="004C02EF" w:rsidP="003A4B22">
            <w:pPr>
              <w:pStyle w:val="SyntaxOneOf"/>
            </w:pPr>
            <w:r w:rsidRPr="00E77497">
              <w:t>2</w:t>
            </w:r>
          </w:p>
        </w:tc>
        <w:tc>
          <w:tcPr>
            <w:tcW w:w="288" w:type="dxa"/>
          </w:tcPr>
          <w:p w14:paraId="19E44F05" w14:textId="77777777" w:rsidR="004C02EF" w:rsidRPr="00E77497" w:rsidRDefault="004C02EF" w:rsidP="003A4B22">
            <w:pPr>
              <w:pStyle w:val="SyntaxOneOf"/>
            </w:pPr>
            <w:r w:rsidRPr="00E77497">
              <w:t>3</w:t>
            </w:r>
          </w:p>
        </w:tc>
        <w:tc>
          <w:tcPr>
            <w:tcW w:w="288" w:type="dxa"/>
          </w:tcPr>
          <w:p w14:paraId="66B84396" w14:textId="77777777" w:rsidR="004C02EF" w:rsidRPr="00E77497" w:rsidRDefault="004C02EF" w:rsidP="003A4B22">
            <w:pPr>
              <w:pStyle w:val="SyntaxOneOf"/>
            </w:pPr>
            <w:r w:rsidRPr="00E77497">
              <w:t>4</w:t>
            </w:r>
          </w:p>
        </w:tc>
        <w:tc>
          <w:tcPr>
            <w:tcW w:w="288" w:type="dxa"/>
          </w:tcPr>
          <w:p w14:paraId="4605CA5A" w14:textId="77777777" w:rsidR="004C02EF" w:rsidRPr="00E77497" w:rsidRDefault="004C02EF" w:rsidP="003A4B22">
            <w:pPr>
              <w:pStyle w:val="SyntaxOneOf"/>
            </w:pPr>
            <w:r w:rsidRPr="00E77497">
              <w:t>5</w:t>
            </w:r>
          </w:p>
        </w:tc>
        <w:tc>
          <w:tcPr>
            <w:tcW w:w="288" w:type="dxa"/>
          </w:tcPr>
          <w:p w14:paraId="6730B802" w14:textId="77777777" w:rsidR="004C02EF" w:rsidRPr="00E77497" w:rsidRDefault="004C02EF" w:rsidP="003A4B22">
            <w:pPr>
              <w:pStyle w:val="SyntaxOneOf"/>
            </w:pPr>
            <w:r w:rsidRPr="00E77497">
              <w:t>6</w:t>
            </w:r>
          </w:p>
        </w:tc>
        <w:tc>
          <w:tcPr>
            <w:tcW w:w="288" w:type="dxa"/>
          </w:tcPr>
          <w:p w14:paraId="53101259" w14:textId="77777777" w:rsidR="004C02EF" w:rsidRPr="00E77497" w:rsidRDefault="004C02EF" w:rsidP="003A4B22">
            <w:pPr>
              <w:pStyle w:val="SyntaxOneOf"/>
            </w:pPr>
            <w:r w:rsidRPr="00E77497">
              <w:t>7</w:t>
            </w:r>
          </w:p>
        </w:tc>
        <w:tc>
          <w:tcPr>
            <w:tcW w:w="288" w:type="dxa"/>
          </w:tcPr>
          <w:p w14:paraId="2A9CB035" w14:textId="77777777" w:rsidR="004C02EF" w:rsidRPr="00E77497" w:rsidRDefault="004C02EF" w:rsidP="003A4B22">
            <w:pPr>
              <w:pStyle w:val="SyntaxOneOf"/>
            </w:pPr>
            <w:r w:rsidRPr="00E77497">
              <w:t>8</w:t>
            </w:r>
          </w:p>
        </w:tc>
        <w:tc>
          <w:tcPr>
            <w:tcW w:w="288" w:type="dxa"/>
          </w:tcPr>
          <w:p w14:paraId="5820ACDB" w14:textId="77777777" w:rsidR="004C02EF" w:rsidRPr="00E77497" w:rsidRDefault="004C02EF" w:rsidP="003A4B22">
            <w:pPr>
              <w:pStyle w:val="SyntaxOneOf"/>
            </w:pPr>
            <w:r w:rsidRPr="00E77497">
              <w:t>9</w:t>
            </w:r>
          </w:p>
        </w:tc>
        <w:tc>
          <w:tcPr>
            <w:tcW w:w="288" w:type="dxa"/>
          </w:tcPr>
          <w:p w14:paraId="789431F6" w14:textId="77777777" w:rsidR="004C02EF" w:rsidRPr="00E77497" w:rsidRDefault="004C02EF" w:rsidP="003A4B22">
            <w:pPr>
              <w:pStyle w:val="SyntaxOneOf"/>
            </w:pPr>
            <w:r w:rsidRPr="00E77497">
              <w:t>_</w:t>
            </w:r>
          </w:p>
        </w:tc>
        <w:tc>
          <w:tcPr>
            <w:tcW w:w="288" w:type="dxa"/>
          </w:tcPr>
          <w:p w14:paraId="684D937D" w14:textId="77777777" w:rsidR="004C02EF" w:rsidRPr="00E77497" w:rsidRDefault="004C02EF" w:rsidP="003A4B22">
            <w:pPr>
              <w:pStyle w:val="SyntaxOneOf"/>
            </w:pPr>
          </w:p>
        </w:tc>
        <w:tc>
          <w:tcPr>
            <w:tcW w:w="288" w:type="dxa"/>
          </w:tcPr>
          <w:p w14:paraId="03201C9F" w14:textId="77777777" w:rsidR="004C02EF" w:rsidRPr="00E77497" w:rsidRDefault="004C02EF" w:rsidP="003A4B22">
            <w:pPr>
              <w:pStyle w:val="SyntaxOneOf"/>
            </w:pPr>
          </w:p>
        </w:tc>
        <w:tc>
          <w:tcPr>
            <w:tcW w:w="288" w:type="dxa"/>
          </w:tcPr>
          <w:p w14:paraId="01F6BD0F" w14:textId="77777777" w:rsidR="004C02EF" w:rsidRPr="00E77497" w:rsidRDefault="004C02EF" w:rsidP="003A4B22">
            <w:pPr>
              <w:pStyle w:val="SyntaxOneOf"/>
            </w:pPr>
          </w:p>
        </w:tc>
        <w:tc>
          <w:tcPr>
            <w:tcW w:w="288" w:type="dxa"/>
          </w:tcPr>
          <w:p w14:paraId="71BF8BE4" w14:textId="77777777" w:rsidR="004C02EF" w:rsidRPr="00E77497" w:rsidRDefault="004C02EF" w:rsidP="003A4B22">
            <w:pPr>
              <w:pStyle w:val="SyntaxOneOf"/>
            </w:pPr>
          </w:p>
        </w:tc>
        <w:tc>
          <w:tcPr>
            <w:tcW w:w="288" w:type="dxa"/>
          </w:tcPr>
          <w:p w14:paraId="5C669771" w14:textId="77777777" w:rsidR="004C02EF" w:rsidRPr="00E77497" w:rsidRDefault="004C02EF" w:rsidP="003A4B22">
            <w:pPr>
              <w:pStyle w:val="SyntaxOneOf"/>
            </w:pPr>
          </w:p>
        </w:tc>
        <w:tc>
          <w:tcPr>
            <w:tcW w:w="288" w:type="dxa"/>
          </w:tcPr>
          <w:p w14:paraId="66CCB8B8" w14:textId="77777777" w:rsidR="004C02EF" w:rsidRPr="00E77497" w:rsidRDefault="004C02EF" w:rsidP="003A4B22">
            <w:pPr>
              <w:pStyle w:val="SyntaxOneOf"/>
            </w:pPr>
          </w:p>
        </w:tc>
        <w:tc>
          <w:tcPr>
            <w:tcW w:w="288" w:type="dxa"/>
          </w:tcPr>
          <w:p w14:paraId="56D74F8C" w14:textId="77777777" w:rsidR="004C02EF" w:rsidRPr="00E77497" w:rsidRDefault="004C02EF" w:rsidP="003A4B22">
            <w:pPr>
              <w:pStyle w:val="SyntaxOneOf"/>
            </w:pPr>
          </w:p>
        </w:tc>
        <w:tc>
          <w:tcPr>
            <w:tcW w:w="288" w:type="dxa"/>
          </w:tcPr>
          <w:p w14:paraId="1D138C7F" w14:textId="77777777" w:rsidR="004C02EF" w:rsidRPr="00E77497" w:rsidRDefault="004C02EF" w:rsidP="003A4B22">
            <w:pPr>
              <w:pStyle w:val="SyntaxOneOf"/>
            </w:pPr>
          </w:p>
        </w:tc>
        <w:tc>
          <w:tcPr>
            <w:tcW w:w="288" w:type="dxa"/>
          </w:tcPr>
          <w:p w14:paraId="1201A76D" w14:textId="77777777" w:rsidR="004C02EF" w:rsidRPr="00E77497" w:rsidRDefault="004C02EF" w:rsidP="003A4B22">
            <w:pPr>
              <w:pStyle w:val="SyntaxOneOf"/>
            </w:pPr>
          </w:p>
        </w:tc>
        <w:tc>
          <w:tcPr>
            <w:tcW w:w="288" w:type="dxa"/>
          </w:tcPr>
          <w:p w14:paraId="6480B86B" w14:textId="77777777" w:rsidR="004C02EF" w:rsidRPr="00E77497" w:rsidRDefault="004C02EF" w:rsidP="003A4B22">
            <w:pPr>
              <w:pStyle w:val="SyntaxOneOf"/>
            </w:pPr>
          </w:p>
        </w:tc>
        <w:tc>
          <w:tcPr>
            <w:tcW w:w="288" w:type="dxa"/>
          </w:tcPr>
          <w:p w14:paraId="392FC713" w14:textId="77777777" w:rsidR="004C02EF" w:rsidRPr="00E77497" w:rsidRDefault="004C02EF" w:rsidP="003A4B22">
            <w:pPr>
              <w:pStyle w:val="SyntaxOneOf"/>
            </w:pPr>
          </w:p>
        </w:tc>
        <w:tc>
          <w:tcPr>
            <w:tcW w:w="288" w:type="dxa"/>
          </w:tcPr>
          <w:p w14:paraId="78F4F472" w14:textId="77777777" w:rsidR="004C02EF" w:rsidRPr="00E77497" w:rsidRDefault="004C02EF" w:rsidP="003A4B22">
            <w:pPr>
              <w:pStyle w:val="SyntaxOneOf"/>
            </w:pPr>
          </w:p>
        </w:tc>
        <w:tc>
          <w:tcPr>
            <w:tcW w:w="288" w:type="dxa"/>
          </w:tcPr>
          <w:p w14:paraId="6852C3BB" w14:textId="77777777" w:rsidR="004C02EF" w:rsidRPr="00E77497" w:rsidRDefault="004C02EF" w:rsidP="003A4B22">
            <w:pPr>
              <w:pStyle w:val="SyntaxOneOf"/>
            </w:pPr>
          </w:p>
        </w:tc>
        <w:tc>
          <w:tcPr>
            <w:tcW w:w="288" w:type="dxa"/>
          </w:tcPr>
          <w:p w14:paraId="4A2BC2C3" w14:textId="77777777" w:rsidR="004C02EF" w:rsidRPr="00E77497" w:rsidRDefault="004C02EF" w:rsidP="003A4B22">
            <w:pPr>
              <w:pStyle w:val="SyntaxOneOf"/>
            </w:pPr>
          </w:p>
        </w:tc>
        <w:tc>
          <w:tcPr>
            <w:tcW w:w="288" w:type="dxa"/>
          </w:tcPr>
          <w:p w14:paraId="0BDB86EA" w14:textId="77777777" w:rsidR="004C02EF" w:rsidRPr="00E77497" w:rsidRDefault="004C02EF" w:rsidP="003A4B22">
            <w:pPr>
              <w:pStyle w:val="SyntaxOneOf"/>
            </w:pPr>
          </w:p>
        </w:tc>
      </w:tr>
    </w:tbl>
    <w:p w14:paraId="6CB69DE8" w14:textId="77777777"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w:t>
      </w:r>
    </w:p>
    <w:p w14:paraId="34D4CB63" w14:textId="77777777" w:rsidR="004C02EF" w:rsidRPr="00E77497" w:rsidRDefault="004C02EF" w:rsidP="004C02EF">
      <w:pPr>
        <w:pStyle w:val="40"/>
        <w:numPr>
          <w:ilvl w:val="0"/>
          <w:numId w:val="0"/>
        </w:numPr>
      </w:pPr>
      <w:r w:rsidRPr="00E77497">
        <w:t>15.10.2.13</w:t>
      </w:r>
      <w:r w:rsidRPr="00E77497">
        <w:tab/>
        <w:t>CharacterClass</w:t>
      </w:r>
    </w:p>
    <w:p w14:paraId="628B636A" w14:textId="77777777" w:rsidR="004C02EF" w:rsidRPr="00B820AB" w:rsidRDefault="004C02EF" w:rsidP="004C02EF">
      <w:r w:rsidRPr="00E77497">
        <w:t xml:space="preserve">The production </w:t>
      </w:r>
      <w:r w:rsidRPr="00E77497">
        <w:rPr>
          <w:rFonts w:ascii="Times New Roman" w:hAnsi="Times New Roman"/>
          <w:i/>
        </w:rPr>
        <w:t>CharacterClass</w:t>
      </w:r>
      <w:r w:rsidRPr="00E77497">
        <w:t xml:space="preserve"> </w:t>
      </w:r>
      <w:r w:rsidRPr="00E77497">
        <w:rPr>
          <w:b/>
        </w:rPr>
        <w:t xml:space="preserve">:: </w:t>
      </w:r>
      <w:r w:rsidRPr="00E77497">
        <w:rPr>
          <w:rFonts w:ascii="Courier New" w:hAnsi="Courier New"/>
          <w:b/>
        </w:rPr>
        <w:t xml:space="preserve">[ </w:t>
      </w:r>
      <w:r w:rsidRPr="00E77497">
        <w:rPr>
          <w:sz w:val="16"/>
        </w:rPr>
        <w:t xml:space="preserve">[lookahead </w:t>
      </w:r>
      <w:r w:rsidRPr="004D1BD1">
        <w:rPr>
          <w:sz w:val="16"/>
        </w:rPr>
        <w:sym w:font="Symbol" w:char="F0CF"/>
      </w:r>
      <w:r w:rsidRPr="004D1BD1">
        <w:rPr>
          <w:sz w:val="16"/>
        </w:rPr>
        <w:t xml:space="preserve"> {</w:t>
      </w:r>
      <w:r w:rsidRPr="008B7F6F">
        <w:rPr>
          <w:b/>
          <w:sz w:val="16"/>
        </w:rPr>
        <w:t>^</w:t>
      </w:r>
      <w:r w:rsidRPr="006B6D0A">
        <w:rPr>
          <w:sz w:val="16"/>
        </w:rPr>
        <w:t>}]</w:t>
      </w:r>
      <w:r w:rsidRPr="006B6D0A">
        <w:rPr>
          <w:rFonts w:ascii="Courier New" w:hAnsi="Courier New"/>
          <w:b/>
        </w:rPr>
        <w:t xml:space="preserve"> </w:t>
      </w:r>
      <w:r w:rsidRPr="006B6D0A">
        <w:rPr>
          <w:rFonts w:ascii="Times New Roman" w:hAnsi="Times New Roman"/>
          <w:i/>
        </w:rPr>
        <w:t>ClassRanges</w:t>
      </w:r>
      <w:r w:rsidRPr="00E65A34">
        <w:rPr>
          <w:rFonts w:ascii="Courier New" w:hAnsi="Courier New"/>
          <w:b/>
        </w:rPr>
        <w:t xml:space="preserve"> ]</w:t>
      </w:r>
      <w:r w:rsidRPr="00546435">
        <w:t xml:space="preserve"> evaluates by evaluating </w:t>
      </w:r>
      <w:r w:rsidRPr="00A67AF2">
        <w:rPr>
          <w:rFonts w:ascii="Times New Roman" w:hAnsi="Times New Roman"/>
          <w:i/>
        </w:rPr>
        <w:t>ClassRanges</w:t>
      </w:r>
      <w:r w:rsidRPr="00A67AF2">
        <w:t xml:space="preserve"> to obtain a CharSet and returning that CharSet and the Boolean </w:t>
      </w:r>
      <w:r w:rsidRPr="00A67AF2">
        <w:rPr>
          <w:b/>
        </w:rPr>
        <w:t>false</w:t>
      </w:r>
      <w:r w:rsidRPr="00B820AB">
        <w:t>.</w:t>
      </w:r>
    </w:p>
    <w:p w14:paraId="1871BA2B" w14:textId="77777777" w:rsidR="004C02EF" w:rsidRPr="00E77497" w:rsidRDefault="004C02EF" w:rsidP="004C02EF">
      <w:r w:rsidRPr="00675B74">
        <w:t xml:space="preserve">The production </w:t>
      </w:r>
      <w:r w:rsidRPr="00E77497">
        <w:rPr>
          <w:rFonts w:ascii="Times New Roman" w:hAnsi="Times New Roman"/>
          <w:i/>
        </w:rPr>
        <w:t>CharacterClass</w:t>
      </w:r>
      <w:r w:rsidRPr="00E77497">
        <w:t xml:space="preserve">  </w:t>
      </w:r>
      <w:r w:rsidRPr="00E77497">
        <w:rPr>
          <w:b/>
        </w:rPr>
        <w:t xml:space="preserve">:: </w:t>
      </w:r>
      <w:r w:rsidRPr="00E77497">
        <w:rPr>
          <w:rFonts w:ascii="Courier New" w:hAnsi="Courier New"/>
          <w:b/>
        </w:rPr>
        <w:t xml:space="preserve">[ ^ </w:t>
      </w:r>
      <w:r w:rsidRPr="00E77497">
        <w:rPr>
          <w:rFonts w:ascii="Times New Roman" w:hAnsi="Times New Roman"/>
          <w:i/>
        </w:rPr>
        <w:t>ClassRanges</w:t>
      </w:r>
      <w:r w:rsidRPr="00E77497">
        <w:rPr>
          <w:rFonts w:ascii="Courier New" w:hAnsi="Courier New"/>
          <w:b/>
        </w:rPr>
        <w:t xml:space="preserve"> ]</w:t>
      </w:r>
      <w:r w:rsidRPr="00E77497">
        <w:t xml:space="preserve"> evaluates by evaluating </w:t>
      </w:r>
      <w:r w:rsidRPr="00E77497">
        <w:rPr>
          <w:rFonts w:ascii="Times New Roman" w:hAnsi="Times New Roman"/>
          <w:i/>
        </w:rPr>
        <w:t>ClassRanges</w:t>
      </w:r>
      <w:r w:rsidRPr="00E77497">
        <w:t xml:space="preserve"> to obtain a CharSet and returning that CharSet and the Boolean </w:t>
      </w:r>
      <w:r w:rsidRPr="00E77497">
        <w:rPr>
          <w:b/>
        </w:rPr>
        <w:t>true</w:t>
      </w:r>
      <w:r w:rsidRPr="00E77497">
        <w:t>.</w:t>
      </w:r>
    </w:p>
    <w:p w14:paraId="5DFFC33C" w14:textId="77777777" w:rsidR="004C02EF" w:rsidRPr="00E77497" w:rsidRDefault="004C02EF" w:rsidP="004C02EF">
      <w:pPr>
        <w:pStyle w:val="40"/>
        <w:numPr>
          <w:ilvl w:val="0"/>
          <w:numId w:val="0"/>
        </w:numPr>
      </w:pPr>
      <w:r w:rsidRPr="00E77497">
        <w:t>15.10.2.14</w:t>
      </w:r>
      <w:r w:rsidRPr="00E77497">
        <w:tab/>
        <w:t>ClassRanges</w:t>
      </w:r>
    </w:p>
    <w:p w14:paraId="37F1B6CE" w14:textId="77777777" w:rsidR="004C02EF" w:rsidRPr="00E77497" w:rsidRDefault="004C02EF" w:rsidP="004C02EF">
      <w:r w:rsidRPr="00E77497">
        <w:t xml:space="preserve">The production </w:t>
      </w:r>
      <w:r w:rsidRPr="00E77497">
        <w:rPr>
          <w:rFonts w:ascii="Times New Roman" w:hAnsi="Times New Roman"/>
          <w:i/>
        </w:rPr>
        <w:t>ClassRanges</w:t>
      </w:r>
      <w:r w:rsidRPr="00E77497">
        <w:rPr>
          <w:rFonts w:ascii="Courier New" w:hAnsi="Courier New"/>
          <w:b/>
        </w:rPr>
        <w:t xml:space="preserve"> </w:t>
      </w:r>
      <w:r w:rsidRPr="00E77497">
        <w:rPr>
          <w:b/>
        </w:rPr>
        <w:t xml:space="preserve">:: </w:t>
      </w:r>
      <w:r w:rsidRPr="00E77497">
        <w:rPr>
          <w:sz w:val="16"/>
        </w:rPr>
        <w:t>[empty]</w:t>
      </w:r>
      <w:r w:rsidRPr="00E77497">
        <w:t xml:space="preserve"> evaluates by returning the empty CharSet.</w:t>
      </w:r>
    </w:p>
    <w:p w14:paraId="4EFEC6CA" w14:textId="77777777" w:rsidR="004C02EF" w:rsidRPr="00E77497" w:rsidRDefault="004C02EF" w:rsidP="004C02EF">
      <w:r w:rsidRPr="00E77497">
        <w:t xml:space="preserve">The production </w:t>
      </w:r>
      <w:r w:rsidRPr="00E77497">
        <w:rPr>
          <w:rFonts w:ascii="Times New Roman" w:hAnsi="Times New Roman"/>
          <w:i/>
        </w:rPr>
        <w:t>ClassRanges</w:t>
      </w:r>
      <w:r w:rsidRPr="00E77497">
        <w:rPr>
          <w:rFonts w:ascii="Courier New" w:hAnsi="Courier New"/>
          <w:b/>
        </w:rPr>
        <w:t xml:space="preserve"> </w:t>
      </w:r>
      <w:r w:rsidRPr="00E77497">
        <w:rPr>
          <w:b/>
        </w:rPr>
        <w:t xml:space="preserve">:: </w:t>
      </w:r>
      <w:r w:rsidRPr="00E77497">
        <w:rPr>
          <w:rFonts w:ascii="Times New Roman" w:hAnsi="Times New Roman"/>
          <w:i/>
        </w:rPr>
        <w:t>NonemptyClassRanges</w:t>
      </w:r>
      <w:r w:rsidRPr="00E77497">
        <w:t xml:space="preserve"> evaluates by evaluating </w:t>
      </w:r>
      <w:r w:rsidRPr="00E77497">
        <w:rPr>
          <w:rFonts w:ascii="Times New Roman" w:hAnsi="Times New Roman"/>
          <w:i/>
        </w:rPr>
        <w:t>NonemptyClassRanges</w:t>
      </w:r>
      <w:r w:rsidRPr="00E77497">
        <w:t xml:space="preserve"> to obtain a CharSet and returning that CharSet.</w:t>
      </w:r>
    </w:p>
    <w:p w14:paraId="1F1D17F0" w14:textId="77777777" w:rsidR="004C02EF" w:rsidRPr="00E77497" w:rsidRDefault="004C02EF" w:rsidP="004C02EF">
      <w:pPr>
        <w:pStyle w:val="40"/>
        <w:numPr>
          <w:ilvl w:val="0"/>
          <w:numId w:val="0"/>
        </w:numPr>
      </w:pPr>
      <w:bookmarkStart w:id="32698" w:name="_Ref463788134"/>
      <w:r w:rsidRPr="00E77497">
        <w:t>15.10.2.15</w:t>
      </w:r>
      <w:r w:rsidRPr="00E77497">
        <w:tab/>
        <w:t>NonemptyClassRanges</w:t>
      </w:r>
      <w:bookmarkEnd w:id="32698"/>
    </w:p>
    <w:p w14:paraId="3A2C22E3" w14:textId="77777777" w:rsidR="004C02EF" w:rsidRPr="00E77497" w:rsidRDefault="004C02EF" w:rsidP="004C02EF">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t xml:space="preserve"> evaluates by evaluating </w:t>
      </w:r>
      <w:r w:rsidRPr="00E77497">
        <w:rPr>
          <w:rFonts w:ascii="Times New Roman" w:hAnsi="Times New Roman"/>
          <w:i/>
        </w:rPr>
        <w:t>ClassAtom</w:t>
      </w:r>
      <w:r w:rsidRPr="00E77497">
        <w:t xml:space="preserve"> to obtain a CharSet and returning that CharSet.</w:t>
      </w:r>
    </w:p>
    <w:p w14:paraId="4A4329FE" w14:textId="77777777" w:rsidR="004C02EF" w:rsidRPr="00E77497" w:rsidRDefault="004C02EF" w:rsidP="004C02EF">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t xml:space="preserve"> </w:t>
      </w:r>
      <w:r w:rsidRPr="00E77497">
        <w:rPr>
          <w:rFonts w:ascii="Times New Roman" w:hAnsi="Times New Roman"/>
          <w:i/>
        </w:rPr>
        <w:t>NonemptyClassRangesNoDash</w:t>
      </w:r>
      <w:r w:rsidRPr="00E77497">
        <w:t xml:space="preserve"> evaluates as follows:</w:t>
      </w:r>
    </w:p>
    <w:p w14:paraId="0DAED2B6" w14:textId="77777777" w:rsidR="004C02EF" w:rsidRPr="00E77497" w:rsidRDefault="004C02EF" w:rsidP="001F482D">
      <w:pPr>
        <w:pStyle w:val="Alg4"/>
        <w:numPr>
          <w:ilvl w:val="0"/>
          <w:numId w:val="319"/>
        </w:numPr>
      </w:pPr>
      <w:r w:rsidRPr="00E77497">
        <w:t xml:space="preserve">Evaluate </w:t>
      </w:r>
      <w:r w:rsidRPr="00E77497">
        <w:rPr>
          <w:i/>
        </w:rPr>
        <w:t>ClassAtom</w:t>
      </w:r>
      <w:r w:rsidRPr="00E77497">
        <w:t xml:space="preserve"> to obtain a CharSet </w:t>
      </w:r>
      <w:r w:rsidRPr="00E77497">
        <w:rPr>
          <w:i/>
        </w:rPr>
        <w:t>A</w:t>
      </w:r>
      <w:r w:rsidRPr="00E77497">
        <w:t>.</w:t>
      </w:r>
    </w:p>
    <w:p w14:paraId="06D65701" w14:textId="77777777" w:rsidR="004C02EF" w:rsidRPr="00E77497" w:rsidRDefault="004C02EF" w:rsidP="001F482D">
      <w:pPr>
        <w:pStyle w:val="Alg4"/>
        <w:numPr>
          <w:ilvl w:val="0"/>
          <w:numId w:val="319"/>
        </w:numPr>
      </w:pPr>
      <w:r w:rsidRPr="00E77497">
        <w:t xml:space="preserve">Evaluate </w:t>
      </w:r>
      <w:r w:rsidRPr="00E77497">
        <w:rPr>
          <w:i/>
        </w:rPr>
        <w:t>NonemptyClassRangesNoDash</w:t>
      </w:r>
      <w:r w:rsidRPr="00E77497">
        <w:t xml:space="preserve"> to obtain a CharSet </w:t>
      </w:r>
      <w:r w:rsidRPr="00E77497">
        <w:rPr>
          <w:i/>
        </w:rPr>
        <w:t>B</w:t>
      </w:r>
      <w:r w:rsidRPr="00E77497">
        <w:t>.</w:t>
      </w:r>
    </w:p>
    <w:p w14:paraId="67D46E65" w14:textId="77777777" w:rsidR="004C02EF" w:rsidRPr="00E77497" w:rsidRDefault="004C02EF" w:rsidP="001F482D">
      <w:pPr>
        <w:pStyle w:val="Alg4"/>
        <w:numPr>
          <w:ilvl w:val="0"/>
          <w:numId w:val="319"/>
        </w:numPr>
        <w:spacing w:after="220"/>
      </w:pPr>
      <w:r w:rsidRPr="00E77497">
        <w:t xml:space="preserve">Return the union of CharSets </w:t>
      </w:r>
      <w:r w:rsidRPr="00E77497">
        <w:rPr>
          <w:i/>
        </w:rPr>
        <w:t>A</w:t>
      </w:r>
      <w:r w:rsidRPr="00E77497">
        <w:t xml:space="preserve"> and </w:t>
      </w:r>
      <w:r w:rsidRPr="00E77497">
        <w:rPr>
          <w:i/>
        </w:rPr>
        <w:t>B</w:t>
      </w:r>
      <w:r w:rsidRPr="00E77497">
        <w:t>.</w:t>
      </w:r>
    </w:p>
    <w:p w14:paraId="5B9BF8E6" w14:textId="77777777" w:rsidR="004C02EF" w:rsidRPr="00E77497" w:rsidRDefault="004C02EF" w:rsidP="004C02EF">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rPr>
          <w:rFonts w:ascii="Courier New" w:hAnsi="Courier New"/>
          <w:b/>
        </w:rPr>
        <w:t xml:space="preserve"> - </w:t>
      </w:r>
      <w:r w:rsidRPr="00E77497">
        <w:rPr>
          <w:rFonts w:ascii="Times New Roman" w:hAnsi="Times New Roman"/>
          <w:i/>
        </w:rPr>
        <w:t>ClassAtom</w:t>
      </w:r>
      <w:r w:rsidRPr="00E77497">
        <w:t xml:space="preserve"> </w:t>
      </w:r>
      <w:r w:rsidRPr="00E77497">
        <w:rPr>
          <w:rFonts w:ascii="Times New Roman" w:hAnsi="Times New Roman"/>
          <w:i/>
        </w:rPr>
        <w:t>ClassRanges</w:t>
      </w:r>
      <w:r w:rsidRPr="00E77497">
        <w:t xml:space="preserve"> evaluates as follows:</w:t>
      </w:r>
    </w:p>
    <w:p w14:paraId="09A87217" w14:textId="77777777" w:rsidR="004C02EF" w:rsidRPr="00E77497" w:rsidRDefault="004C02EF" w:rsidP="001F482D">
      <w:pPr>
        <w:pStyle w:val="Alg4"/>
        <w:numPr>
          <w:ilvl w:val="0"/>
          <w:numId w:val="318"/>
        </w:numPr>
      </w:pPr>
      <w:r w:rsidRPr="00E77497">
        <w:t xml:space="preserve">Evaluate the first </w:t>
      </w:r>
      <w:r w:rsidRPr="00E77497">
        <w:rPr>
          <w:i/>
        </w:rPr>
        <w:t>ClassAtom</w:t>
      </w:r>
      <w:r w:rsidRPr="00E77497">
        <w:t xml:space="preserve"> to obtain a CharSet </w:t>
      </w:r>
      <w:r w:rsidRPr="00E77497">
        <w:rPr>
          <w:i/>
        </w:rPr>
        <w:t>A</w:t>
      </w:r>
      <w:r w:rsidRPr="00E77497">
        <w:t>.</w:t>
      </w:r>
    </w:p>
    <w:p w14:paraId="1E2D8A5D" w14:textId="77777777" w:rsidR="004C02EF" w:rsidRPr="00E77497" w:rsidRDefault="004C02EF" w:rsidP="001F482D">
      <w:pPr>
        <w:pStyle w:val="Alg4"/>
        <w:numPr>
          <w:ilvl w:val="0"/>
          <w:numId w:val="318"/>
        </w:numPr>
      </w:pPr>
      <w:r w:rsidRPr="00E77497">
        <w:t xml:space="preserve">Evaluate the second </w:t>
      </w:r>
      <w:r w:rsidRPr="00E77497">
        <w:rPr>
          <w:i/>
        </w:rPr>
        <w:t>ClassAtom</w:t>
      </w:r>
      <w:r w:rsidRPr="00E77497">
        <w:t xml:space="preserve"> to obtain a CharSet </w:t>
      </w:r>
      <w:r w:rsidRPr="00E77497">
        <w:rPr>
          <w:i/>
        </w:rPr>
        <w:t>B</w:t>
      </w:r>
      <w:r w:rsidRPr="00E77497">
        <w:t>.</w:t>
      </w:r>
    </w:p>
    <w:p w14:paraId="5421D97E" w14:textId="77777777" w:rsidR="004C02EF" w:rsidRPr="00E77497" w:rsidRDefault="004C02EF" w:rsidP="001F482D">
      <w:pPr>
        <w:pStyle w:val="Alg4"/>
        <w:numPr>
          <w:ilvl w:val="0"/>
          <w:numId w:val="318"/>
        </w:numPr>
      </w:pPr>
      <w:r w:rsidRPr="00E77497">
        <w:t xml:space="preserve">Evaluate </w:t>
      </w:r>
      <w:r w:rsidRPr="00E77497">
        <w:rPr>
          <w:i/>
        </w:rPr>
        <w:t>ClassRanges</w:t>
      </w:r>
      <w:r w:rsidRPr="00E77497">
        <w:t xml:space="preserve"> to obtain a CharSet </w:t>
      </w:r>
      <w:r w:rsidRPr="00E77497">
        <w:rPr>
          <w:i/>
        </w:rPr>
        <w:t>C</w:t>
      </w:r>
      <w:r w:rsidRPr="00E77497">
        <w:t>.</w:t>
      </w:r>
    </w:p>
    <w:p w14:paraId="31A18A18" w14:textId="77777777" w:rsidR="004C02EF" w:rsidRPr="00E77497" w:rsidRDefault="004C02EF" w:rsidP="001F482D">
      <w:pPr>
        <w:pStyle w:val="Alg4"/>
        <w:numPr>
          <w:ilvl w:val="0"/>
          <w:numId w:val="318"/>
        </w:numPr>
      </w:pPr>
      <w:r w:rsidRPr="00E77497">
        <w:t xml:space="preserve">Call </w:t>
      </w:r>
      <w:r w:rsidRPr="00E77497">
        <w:rPr>
          <w:i/>
        </w:rPr>
        <w:t>CharacterRange</w:t>
      </w:r>
      <w:r w:rsidRPr="00E77497">
        <w:t>(</w:t>
      </w:r>
      <w:r w:rsidRPr="00E77497">
        <w:rPr>
          <w:i/>
        </w:rPr>
        <w:t>A</w:t>
      </w:r>
      <w:r w:rsidRPr="00E77497">
        <w:t xml:space="preserve">, </w:t>
      </w:r>
      <w:r w:rsidRPr="00E77497">
        <w:rPr>
          <w:i/>
        </w:rPr>
        <w:t>B</w:t>
      </w:r>
      <w:r w:rsidRPr="00E77497">
        <w:t xml:space="preserve">) and let </w:t>
      </w:r>
      <w:r w:rsidRPr="00E77497">
        <w:rPr>
          <w:i/>
        </w:rPr>
        <w:t>D</w:t>
      </w:r>
      <w:r w:rsidRPr="00E77497">
        <w:t xml:space="preserve"> be the resulting CharSet.</w:t>
      </w:r>
    </w:p>
    <w:p w14:paraId="1D3B93F6" w14:textId="77777777" w:rsidR="004C02EF" w:rsidRPr="00E77497" w:rsidRDefault="004C02EF" w:rsidP="001F482D">
      <w:pPr>
        <w:pStyle w:val="Alg4"/>
        <w:numPr>
          <w:ilvl w:val="0"/>
          <w:numId w:val="318"/>
        </w:numPr>
        <w:spacing w:after="220"/>
      </w:pPr>
      <w:r w:rsidRPr="00E77497">
        <w:t xml:space="preserve">Return the union of CharSets </w:t>
      </w:r>
      <w:r w:rsidRPr="00E77497">
        <w:rPr>
          <w:i/>
        </w:rPr>
        <w:t>D</w:t>
      </w:r>
      <w:r w:rsidRPr="00E77497">
        <w:t xml:space="preserve"> and </w:t>
      </w:r>
      <w:r w:rsidRPr="00E77497">
        <w:rPr>
          <w:i/>
        </w:rPr>
        <w:t>C</w:t>
      </w:r>
      <w:r w:rsidRPr="00E77497">
        <w:t>.</w:t>
      </w:r>
    </w:p>
    <w:p w14:paraId="11A804A9" w14:textId="77777777" w:rsidR="004C02EF" w:rsidRPr="00E77497" w:rsidRDefault="004C02EF" w:rsidP="004C02EF">
      <w:r w:rsidRPr="00E77497">
        <w:t xml:space="preserve">The abstract operation </w:t>
      </w:r>
      <w:r w:rsidRPr="00E77497">
        <w:rPr>
          <w:rFonts w:ascii="Times New Roman" w:hAnsi="Times New Roman"/>
          <w:i/>
        </w:rPr>
        <w:t>CharacterRange</w:t>
      </w:r>
      <w:r w:rsidRPr="00E77497">
        <w:t xml:space="preserve"> takes two CharSet parameters </w:t>
      </w:r>
      <w:r w:rsidRPr="00E77497">
        <w:rPr>
          <w:rFonts w:ascii="Times New Roman" w:hAnsi="Times New Roman"/>
          <w:i/>
        </w:rPr>
        <w:t>A</w:t>
      </w:r>
      <w:r w:rsidRPr="00E77497">
        <w:t xml:space="preserve"> and </w:t>
      </w:r>
      <w:r w:rsidRPr="00E77497">
        <w:rPr>
          <w:rFonts w:ascii="Times New Roman" w:hAnsi="Times New Roman"/>
          <w:i/>
        </w:rPr>
        <w:t>B</w:t>
      </w:r>
      <w:r w:rsidRPr="00E77497">
        <w:t xml:space="preserve"> and performs the following:</w:t>
      </w:r>
    </w:p>
    <w:p w14:paraId="75C77506" w14:textId="77777777" w:rsidR="004C02EF" w:rsidRPr="00E77497" w:rsidRDefault="004C02EF" w:rsidP="001F482D">
      <w:pPr>
        <w:pStyle w:val="Alg4"/>
        <w:numPr>
          <w:ilvl w:val="0"/>
          <w:numId w:val="317"/>
        </w:numPr>
      </w:pPr>
      <w:r w:rsidRPr="00E77497">
        <w:t xml:space="preserve">If </w:t>
      </w:r>
      <w:r w:rsidRPr="00E77497">
        <w:rPr>
          <w:i/>
        </w:rPr>
        <w:t>A</w:t>
      </w:r>
      <w:r w:rsidRPr="00E77497">
        <w:t xml:space="preserve"> does not contain exactly one character or </w:t>
      </w:r>
      <w:r w:rsidRPr="00E77497">
        <w:rPr>
          <w:i/>
        </w:rPr>
        <w:t>B</w:t>
      </w:r>
      <w:r w:rsidRPr="00E77497">
        <w:t xml:space="preserve"> does not contain exactly one character then throw a </w:t>
      </w:r>
      <w:r w:rsidRPr="00E77497">
        <w:rPr>
          <w:b/>
        </w:rPr>
        <w:t>SyntaxError</w:t>
      </w:r>
      <w:r w:rsidRPr="00E77497">
        <w:t xml:space="preserve"> exception.</w:t>
      </w:r>
    </w:p>
    <w:p w14:paraId="7FE158C4" w14:textId="77777777" w:rsidR="004C02EF" w:rsidRPr="00E77497" w:rsidRDefault="004C02EF" w:rsidP="001F482D">
      <w:pPr>
        <w:pStyle w:val="Alg4"/>
        <w:numPr>
          <w:ilvl w:val="0"/>
          <w:numId w:val="317"/>
        </w:numPr>
      </w:pPr>
      <w:r w:rsidRPr="00E77497">
        <w:t xml:space="preserve">Let </w:t>
      </w:r>
      <w:r w:rsidRPr="00E77497">
        <w:rPr>
          <w:i/>
        </w:rPr>
        <w:t>a</w:t>
      </w:r>
      <w:r w:rsidRPr="00E77497">
        <w:t xml:space="preserve"> be the one character in CharSet </w:t>
      </w:r>
      <w:r w:rsidRPr="00E77497">
        <w:rPr>
          <w:i/>
        </w:rPr>
        <w:t>A</w:t>
      </w:r>
      <w:r w:rsidRPr="00E77497">
        <w:t>.</w:t>
      </w:r>
    </w:p>
    <w:p w14:paraId="0317657F" w14:textId="77777777" w:rsidR="004C02EF" w:rsidRPr="00E77497" w:rsidRDefault="004C02EF" w:rsidP="001F482D">
      <w:pPr>
        <w:pStyle w:val="Alg4"/>
        <w:numPr>
          <w:ilvl w:val="0"/>
          <w:numId w:val="317"/>
        </w:numPr>
      </w:pPr>
      <w:r w:rsidRPr="00E77497">
        <w:t xml:space="preserve">Let </w:t>
      </w:r>
      <w:r w:rsidRPr="00E77497">
        <w:rPr>
          <w:i/>
        </w:rPr>
        <w:t>b</w:t>
      </w:r>
      <w:r w:rsidRPr="00E77497">
        <w:t xml:space="preserve"> be the one character in CharSet </w:t>
      </w:r>
      <w:r w:rsidRPr="00E77497">
        <w:rPr>
          <w:i/>
        </w:rPr>
        <w:t>B</w:t>
      </w:r>
      <w:r w:rsidRPr="00E77497">
        <w:t>.</w:t>
      </w:r>
    </w:p>
    <w:p w14:paraId="339D6A37" w14:textId="77777777" w:rsidR="004C02EF" w:rsidRPr="00E77497" w:rsidRDefault="004C02EF" w:rsidP="001F482D">
      <w:pPr>
        <w:pStyle w:val="Alg4"/>
        <w:numPr>
          <w:ilvl w:val="0"/>
          <w:numId w:val="317"/>
        </w:numPr>
      </w:pPr>
      <w:r w:rsidRPr="00E77497">
        <w:t xml:space="preserve">Let </w:t>
      </w:r>
      <w:r w:rsidRPr="00E77497">
        <w:rPr>
          <w:i/>
        </w:rPr>
        <w:t>i</w:t>
      </w:r>
      <w:r w:rsidRPr="00E77497">
        <w:t xml:space="preserve"> be the code unit value of character </w:t>
      </w:r>
      <w:r w:rsidRPr="00E77497">
        <w:rPr>
          <w:i/>
        </w:rPr>
        <w:t>a</w:t>
      </w:r>
      <w:r w:rsidRPr="00E77497">
        <w:t>.</w:t>
      </w:r>
    </w:p>
    <w:p w14:paraId="390098D9" w14:textId="77777777" w:rsidR="004C02EF" w:rsidRPr="00E77497" w:rsidRDefault="004C02EF" w:rsidP="001F482D">
      <w:pPr>
        <w:pStyle w:val="Alg4"/>
        <w:numPr>
          <w:ilvl w:val="0"/>
          <w:numId w:val="317"/>
        </w:numPr>
      </w:pPr>
      <w:r w:rsidRPr="00E77497">
        <w:t xml:space="preserve">Let </w:t>
      </w:r>
      <w:r w:rsidRPr="00E77497">
        <w:rPr>
          <w:i/>
        </w:rPr>
        <w:t>j</w:t>
      </w:r>
      <w:r w:rsidRPr="00E77497">
        <w:t xml:space="preserve"> be the code unit value of character </w:t>
      </w:r>
      <w:r w:rsidRPr="00E77497">
        <w:rPr>
          <w:i/>
        </w:rPr>
        <w:t>b</w:t>
      </w:r>
      <w:r w:rsidRPr="00E77497">
        <w:t>.</w:t>
      </w:r>
    </w:p>
    <w:p w14:paraId="66F497A5" w14:textId="77777777" w:rsidR="004C02EF" w:rsidRPr="00E77497" w:rsidRDefault="004C02EF" w:rsidP="001F482D">
      <w:pPr>
        <w:pStyle w:val="Alg4"/>
        <w:numPr>
          <w:ilvl w:val="0"/>
          <w:numId w:val="317"/>
        </w:numPr>
      </w:pPr>
      <w:r w:rsidRPr="00E77497">
        <w:t xml:space="preserve">If </w:t>
      </w:r>
      <w:r w:rsidRPr="00E77497">
        <w:rPr>
          <w:i/>
        </w:rPr>
        <w:t xml:space="preserve">i </w:t>
      </w:r>
      <w:r w:rsidRPr="00E77497">
        <w:t xml:space="preserve">&gt; </w:t>
      </w:r>
      <w:r w:rsidRPr="00E77497">
        <w:rPr>
          <w:i/>
        </w:rPr>
        <w:t>j</w:t>
      </w:r>
      <w:r w:rsidRPr="00E77497">
        <w:t xml:space="preserve"> then throw a </w:t>
      </w:r>
      <w:r w:rsidRPr="00E77497">
        <w:rPr>
          <w:b/>
        </w:rPr>
        <w:t>SyntaxError</w:t>
      </w:r>
      <w:r w:rsidRPr="00E77497">
        <w:t xml:space="preserve"> exception.</w:t>
      </w:r>
    </w:p>
    <w:p w14:paraId="506A7479" w14:textId="77777777" w:rsidR="004C02EF" w:rsidRPr="00E77497" w:rsidRDefault="004C02EF" w:rsidP="001F482D">
      <w:pPr>
        <w:pStyle w:val="Alg4"/>
        <w:numPr>
          <w:ilvl w:val="0"/>
          <w:numId w:val="317"/>
        </w:numPr>
        <w:spacing w:after="220"/>
      </w:pPr>
      <w:r w:rsidRPr="00E77497">
        <w:t xml:space="preserve">Return the set containing all characters numbered </w:t>
      </w:r>
      <w:r w:rsidRPr="00E77497">
        <w:rPr>
          <w:i/>
        </w:rPr>
        <w:t>i</w:t>
      </w:r>
      <w:r w:rsidRPr="00E77497">
        <w:t xml:space="preserve"> through </w:t>
      </w:r>
      <w:r w:rsidRPr="00E77497">
        <w:rPr>
          <w:i/>
        </w:rPr>
        <w:t>j</w:t>
      </w:r>
      <w:r w:rsidRPr="00E77497">
        <w:t>, inclusive.</w:t>
      </w:r>
    </w:p>
    <w:p w14:paraId="1F033680" w14:textId="77777777" w:rsidR="004C02EF" w:rsidRPr="00E77497" w:rsidRDefault="004C02EF" w:rsidP="004C02EF">
      <w:pPr>
        <w:pStyle w:val="40"/>
        <w:numPr>
          <w:ilvl w:val="0"/>
          <w:numId w:val="0"/>
        </w:numPr>
      </w:pPr>
      <w:r w:rsidRPr="00E77497">
        <w:t>15.10.2.16</w:t>
      </w:r>
      <w:r w:rsidRPr="00E77497">
        <w:tab/>
        <w:t>NonemptyClassRangesNoDash</w:t>
      </w:r>
    </w:p>
    <w:p w14:paraId="594E9F98" w14:textId="77777777" w:rsidR="004C02EF" w:rsidRPr="00E77497" w:rsidRDefault="004C02EF" w:rsidP="004C02EF">
      <w:r w:rsidRPr="00E77497">
        <w:t xml:space="preserve">The production </w:t>
      </w:r>
      <w:r w:rsidRPr="00E77497">
        <w:rPr>
          <w:rFonts w:ascii="Times New Roman" w:hAnsi="Times New Roman"/>
          <w:i/>
        </w:rPr>
        <w:t>NonemptyClassRangesNoDash</w:t>
      </w:r>
      <w:r w:rsidRPr="00E77497">
        <w:t xml:space="preserve"> </w:t>
      </w:r>
      <w:r w:rsidRPr="00E77497">
        <w:rPr>
          <w:b/>
        </w:rPr>
        <w:t xml:space="preserve">:: </w:t>
      </w:r>
      <w:r w:rsidRPr="00E77497">
        <w:rPr>
          <w:rFonts w:ascii="Times New Roman" w:hAnsi="Times New Roman"/>
          <w:i/>
        </w:rPr>
        <w:t>ClassAtom</w:t>
      </w:r>
      <w:r w:rsidRPr="00E77497">
        <w:t xml:space="preserve"> evaluates by evaluating </w:t>
      </w:r>
      <w:r w:rsidRPr="00E77497">
        <w:rPr>
          <w:rFonts w:ascii="Times New Roman" w:hAnsi="Times New Roman"/>
          <w:i/>
        </w:rPr>
        <w:t>ClassAtom</w:t>
      </w:r>
      <w:r w:rsidRPr="00E77497">
        <w:t xml:space="preserve"> to obtain a CharSet and returning that CharSet.</w:t>
      </w:r>
    </w:p>
    <w:p w14:paraId="384D74EB" w14:textId="77777777" w:rsidR="004C02EF" w:rsidRPr="00E77497" w:rsidRDefault="004C02EF" w:rsidP="004C02EF">
      <w:r w:rsidRPr="00E77497">
        <w:t xml:space="preserve">The production </w:t>
      </w:r>
      <w:r w:rsidRPr="00E77497">
        <w:rPr>
          <w:rStyle w:val="bnf"/>
        </w:rPr>
        <w:t>NonemptyClassRangesNoDash</w:t>
      </w:r>
      <w:r w:rsidRPr="00E77497">
        <w:t xml:space="preserve"> </w:t>
      </w:r>
      <w:r w:rsidRPr="00E77497">
        <w:rPr>
          <w:b/>
        </w:rPr>
        <w:t xml:space="preserve">:: </w:t>
      </w:r>
      <w:r w:rsidRPr="00E77497">
        <w:rPr>
          <w:rStyle w:val="bnf"/>
        </w:rPr>
        <w:t>ClassAtomNoDash</w:t>
      </w:r>
      <w:r w:rsidRPr="00E77497">
        <w:t xml:space="preserve"> </w:t>
      </w:r>
      <w:r w:rsidRPr="00E77497">
        <w:rPr>
          <w:rStyle w:val="bnf"/>
        </w:rPr>
        <w:t>NonemptyClassRangesNoDash</w:t>
      </w:r>
      <w:r w:rsidRPr="00E77497">
        <w:t xml:space="preserve"> evaluates as follows:</w:t>
      </w:r>
    </w:p>
    <w:p w14:paraId="0E8B2807" w14:textId="77777777" w:rsidR="004C02EF" w:rsidRPr="00E77497" w:rsidRDefault="004C02EF" w:rsidP="001F482D">
      <w:pPr>
        <w:pStyle w:val="Alg4"/>
        <w:numPr>
          <w:ilvl w:val="0"/>
          <w:numId w:val="321"/>
        </w:numPr>
      </w:pPr>
      <w:r w:rsidRPr="00E77497">
        <w:t xml:space="preserve">Evaluate </w:t>
      </w:r>
      <w:r w:rsidRPr="00E77497">
        <w:rPr>
          <w:i/>
        </w:rPr>
        <w:t>ClassAtomNoDash</w:t>
      </w:r>
      <w:r w:rsidRPr="00E77497">
        <w:t xml:space="preserve"> to obtain a CharSet </w:t>
      </w:r>
      <w:r w:rsidRPr="00E77497">
        <w:rPr>
          <w:i/>
        </w:rPr>
        <w:t>A</w:t>
      </w:r>
      <w:r w:rsidRPr="00E77497">
        <w:t>.</w:t>
      </w:r>
    </w:p>
    <w:p w14:paraId="0B8B410E" w14:textId="77777777" w:rsidR="004C02EF" w:rsidRPr="00E77497" w:rsidRDefault="004C02EF" w:rsidP="001F482D">
      <w:pPr>
        <w:pStyle w:val="Alg4"/>
        <w:numPr>
          <w:ilvl w:val="0"/>
          <w:numId w:val="321"/>
        </w:numPr>
      </w:pPr>
      <w:r w:rsidRPr="00E77497">
        <w:t xml:space="preserve">Evaluate </w:t>
      </w:r>
      <w:r w:rsidRPr="00E77497">
        <w:rPr>
          <w:i/>
        </w:rPr>
        <w:t>NonemptyClassRangesNoDash</w:t>
      </w:r>
      <w:r w:rsidRPr="00E77497">
        <w:t xml:space="preserve"> to obtain a CharSet </w:t>
      </w:r>
      <w:r w:rsidRPr="00E77497">
        <w:rPr>
          <w:i/>
        </w:rPr>
        <w:t>B</w:t>
      </w:r>
      <w:r w:rsidRPr="00E77497">
        <w:t>.</w:t>
      </w:r>
    </w:p>
    <w:p w14:paraId="784B6583" w14:textId="77777777" w:rsidR="004C02EF" w:rsidRPr="00E77497" w:rsidRDefault="004C02EF" w:rsidP="001F482D">
      <w:pPr>
        <w:pStyle w:val="Alg4"/>
        <w:numPr>
          <w:ilvl w:val="0"/>
          <w:numId w:val="321"/>
        </w:numPr>
        <w:spacing w:after="220"/>
      </w:pPr>
      <w:r w:rsidRPr="00E77497">
        <w:t xml:space="preserve">Return the union of CharSets </w:t>
      </w:r>
      <w:r w:rsidRPr="00E77497">
        <w:rPr>
          <w:i/>
        </w:rPr>
        <w:t>A</w:t>
      </w:r>
      <w:r w:rsidRPr="00E77497">
        <w:t xml:space="preserve"> and </w:t>
      </w:r>
      <w:r w:rsidRPr="00E77497">
        <w:rPr>
          <w:i/>
        </w:rPr>
        <w:t>B</w:t>
      </w:r>
      <w:r w:rsidRPr="00E77497">
        <w:t>.</w:t>
      </w:r>
    </w:p>
    <w:p w14:paraId="7F8251F7" w14:textId="77777777" w:rsidR="004C02EF" w:rsidRPr="00E77497" w:rsidRDefault="004C02EF" w:rsidP="004C02EF">
      <w:r w:rsidRPr="00E77497">
        <w:t xml:space="preserve">The production </w:t>
      </w:r>
      <w:r w:rsidRPr="00E77497">
        <w:rPr>
          <w:rStyle w:val="bnf"/>
        </w:rPr>
        <w:t>NonemptyClassRangesNoDash</w:t>
      </w:r>
      <w:r w:rsidRPr="00E77497">
        <w:t xml:space="preserve"> </w:t>
      </w:r>
      <w:r w:rsidRPr="00E77497">
        <w:rPr>
          <w:b/>
        </w:rPr>
        <w:t xml:space="preserve">:: </w:t>
      </w:r>
      <w:r w:rsidRPr="00E77497">
        <w:rPr>
          <w:rStyle w:val="bnf"/>
        </w:rPr>
        <w:t>ClassAtomNoDash</w:t>
      </w:r>
      <w:r w:rsidRPr="00E77497">
        <w:rPr>
          <w:rFonts w:ascii="Courier New" w:hAnsi="Courier New"/>
          <w:b/>
        </w:rPr>
        <w:t xml:space="preserve"> - </w:t>
      </w:r>
      <w:r w:rsidRPr="00E77497">
        <w:rPr>
          <w:rStyle w:val="bnf"/>
        </w:rPr>
        <w:t>ClassAtom</w:t>
      </w:r>
      <w:r w:rsidRPr="00E77497">
        <w:t xml:space="preserve"> </w:t>
      </w:r>
      <w:r w:rsidRPr="00E77497">
        <w:rPr>
          <w:rStyle w:val="bnf"/>
        </w:rPr>
        <w:t>ClassRanges</w:t>
      </w:r>
      <w:r w:rsidRPr="00E77497">
        <w:t xml:space="preserve"> evaluates as follows:</w:t>
      </w:r>
    </w:p>
    <w:p w14:paraId="458F68D7" w14:textId="77777777" w:rsidR="004C02EF" w:rsidRPr="00E77497" w:rsidRDefault="004C02EF" w:rsidP="001F482D">
      <w:pPr>
        <w:pStyle w:val="Alg4"/>
        <w:numPr>
          <w:ilvl w:val="0"/>
          <w:numId w:val="320"/>
        </w:numPr>
      </w:pPr>
      <w:r w:rsidRPr="00E77497">
        <w:t xml:space="preserve">Evaluate </w:t>
      </w:r>
      <w:r w:rsidRPr="00E77497">
        <w:rPr>
          <w:i/>
        </w:rPr>
        <w:t>ClassAtomNoDash</w:t>
      </w:r>
      <w:r w:rsidRPr="00E77497">
        <w:t xml:space="preserve"> to obtain a CharSet </w:t>
      </w:r>
      <w:r w:rsidRPr="00E77497">
        <w:rPr>
          <w:i/>
        </w:rPr>
        <w:t>A</w:t>
      </w:r>
      <w:r w:rsidRPr="00E77497">
        <w:t>.</w:t>
      </w:r>
    </w:p>
    <w:p w14:paraId="29B5E08A" w14:textId="77777777" w:rsidR="004C02EF" w:rsidRPr="00E77497" w:rsidRDefault="004C02EF" w:rsidP="001F482D">
      <w:pPr>
        <w:pStyle w:val="Alg4"/>
        <w:numPr>
          <w:ilvl w:val="0"/>
          <w:numId w:val="320"/>
        </w:numPr>
      </w:pPr>
      <w:r w:rsidRPr="00E77497">
        <w:t xml:space="preserve">Evaluate </w:t>
      </w:r>
      <w:r w:rsidRPr="00E77497">
        <w:rPr>
          <w:i/>
        </w:rPr>
        <w:t>ClassAtom</w:t>
      </w:r>
      <w:r w:rsidRPr="00E77497">
        <w:t xml:space="preserve"> to obtain a CharSet </w:t>
      </w:r>
      <w:r w:rsidRPr="00E77497">
        <w:rPr>
          <w:i/>
        </w:rPr>
        <w:t>B</w:t>
      </w:r>
      <w:r w:rsidRPr="00E77497">
        <w:t>.</w:t>
      </w:r>
    </w:p>
    <w:p w14:paraId="4173DF35" w14:textId="77777777" w:rsidR="004C02EF" w:rsidRPr="00E77497" w:rsidRDefault="004C02EF" w:rsidP="001F482D">
      <w:pPr>
        <w:pStyle w:val="Alg4"/>
        <w:numPr>
          <w:ilvl w:val="0"/>
          <w:numId w:val="320"/>
        </w:numPr>
      </w:pPr>
      <w:r w:rsidRPr="00E77497">
        <w:t xml:space="preserve">Evaluate </w:t>
      </w:r>
      <w:r w:rsidRPr="00E77497">
        <w:rPr>
          <w:i/>
        </w:rPr>
        <w:t>ClassRanges</w:t>
      </w:r>
      <w:r w:rsidRPr="00E77497">
        <w:t xml:space="preserve"> to obtain a CharSet </w:t>
      </w:r>
      <w:r w:rsidRPr="00E77497">
        <w:rPr>
          <w:i/>
        </w:rPr>
        <w:t>C</w:t>
      </w:r>
      <w:r w:rsidRPr="00E77497">
        <w:t>.</w:t>
      </w:r>
    </w:p>
    <w:p w14:paraId="1546BC43" w14:textId="77777777" w:rsidR="004C02EF" w:rsidRPr="00E77497" w:rsidRDefault="004C02EF" w:rsidP="001F482D">
      <w:pPr>
        <w:pStyle w:val="Alg4"/>
        <w:numPr>
          <w:ilvl w:val="0"/>
          <w:numId w:val="320"/>
        </w:numPr>
      </w:pPr>
      <w:r w:rsidRPr="00E77497">
        <w:t xml:space="preserve">Call </w:t>
      </w:r>
      <w:r w:rsidRPr="00E77497">
        <w:rPr>
          <w:i/>
        </w:rPr>
        <w:t>CharacterRange</w:t>
      </w:r>
      <w:r w:rsidRPr="00E77497">
        <w:t>(</w:t>
      </w:r>
      <w:r w:rsidRPr="00E77497">
        <w:rPr>
          <w:i/>
        </w:rPr>
        <w:t>A</w:t>
      </w:r>
      <w:r w:rsidRPr="00E77497">
        <w:t xml:space="preserve">, </w:t>
      </w:r>
      <w:r w:rsidRPr="00E77497">
        <w:rPr>
          <w:i/>
        </w:rPr>
        <w:t>B</w:t>
      </w:r>
      <w:r w:rsidRPr="00E77497">
        <w:t xml:space="preserve">) and let </w:t>
      </w:r>
      <w:r w:rsidRPr="00E77497">
        <w:rPr>
          <w:i/>
        </w:rPr>
        <w:t>D</w:t>
      </w:r>
      <w:r w:rsidRPr="00E77497">
        <w:t xml:space="preserve"> be the resulting CharSet.</w:t>
      </w:r>
    </w:p>
    <w:p w14:paraId="55B11F2B" w14:textId="77777777" w:rsidR="004C02EF" w:rsidRPr="00E77497" w:rsidRDefault="004C02EF" w:rsidP="001F482D">
      <w:pPr>
        <w:pStyle w:val="Alg4"/>
        <w:numPr>
          <w:ilvl w:val="0"/>
          <w:numId w:val="320"/>
        </w:numPr>
        <w:spacing w:after="220"/>
      </w:pPr>
      <w:r w:rsidRPr="00E77497">
        <w:t xml:space="preserve">Return the union of CharSets </w:t>
      </w:r>
      <w:r w:rsidRPr="00E77497">
        <w:rPr>
          <w:i/>
        </w:rPr>
        <w:t>D</w:t>
      </w:r>
      <w:r w:rsidRPr="00E77497">
        <w:t xml:space="preserve"> and </w:t>
      </w:r>
      <w:r w:rsidRPr="00E77497">
        <w:rPr>
          <w:i/>
        </w:rPr>
        <w:t>C</w:t>
      </w:r>
      <w:r w:rsidRPr="00E77497">
        <w:t>.</w:t>
      </w:r>
    </w:p>
    <w:p w14:paraId="0705A3BE" w14:textId="77777777" w:rsidR="004C02EF" w:rsidRPr="00E77497" w:rsidRDefault="004C02EF" w:rsidP="004C02EF">
      <w:pPr>
        <w:pStyle w:val="Note"/>
      </w:pPr>
      <w:r w:rsidRPr="00E77497">
        <w:t>NOTE 1</w:t>
      </w:r>
      <w:r w:rsidRPr="00E77497">
        <w:tab/>
      </w:r>
      <w:r w:rsidRPr="00E77497">
        <w:rPr>
          <w:rFonts w:ascii="Times New Roman" w:hAnsi="Times New Roman"/>
          <w:i/>
        </w:rPr>
        <w:t>ClassRanges</w:t>
      </w:r>
      <w:r w:rsidRPr="00E77497">
        <w:t xml:space="preserve"> can expand into single </w:t>
      </w:r>
      <w:r w:rsidRPr="00E77497">
        <w:rPr>
          <w:rFonts w:ascii="Times New Roman" w:hAnsi="Times New Roman"/>
          <w:i/>
        </w:rPr>
        <w:t>ClassAtoms</w:t>
      </w:r>
      <w:r w:rsidRPr="00E77497">
        <w:t xml:space="preserve"> and/or ranges of two </w:t>
      </w:r>
      <w:r w:rsidRPr="00E77497">
        <w:rPr>
          <w:rFonts w:ascii="Times New Roman" w:hAnsi="Times New Roman"/>
          <w:i/>
        </w:rPr>
        <w:t>ClassAtoms</w:t>
      </w:r>
      <w:r w:rsidRPr="00E77497">
        <w:t xml:space="preserve"> separated by dashes. In the latter case the </w:t>
      </w:r>
      <w:r w:rsidRPr="00E77497">
        <w:rPr>
          <w:rFonts w:ascii="Times New Roman" w:hAnsi="Times New Roman"/>
          <w:i/>
        </w:rPr>
        <w:t>ClassRanges</w:t>
      </w:r>
      <w:r w:rsidRPr="00E77497">
        <w:t xml:space="preserve"> includes all characters between the first </w:t>
      </w:r>
      <w:r w:rsidRPr="00E77497">
        <w:rPr>
          <w:rFonts w:ascii="Times New Roman" w:hAnsi="Times New Roman"/>
          <w:i/>
        </w:rPr>
        <w:t>ClassAtom</w:t>
      </w:r>
      <w:r w:rsidRPr="00E77497">
        <w:t xml:space="preserve"> and the second </w:t>
      </w:r>
      <w:r w:rsidRPr="00E77497">
        <w:rPr>
          <w:rFonts w:ascii="Times New Roman" w:hAnsi="Times New Roman"/>
          <w:i/>
        </w:rPr>
        <w:t>ClassAtom</w:t>
      </w:r>
      <w:r w:rsidRPr="00E77497">
        <w:t xml:space="preserve">, inclusive; an error occurs if either </w:t>
      </w:r>
      <w:r w:rsidRPr="00E77497">
        <w:rPr>
          <w:rFonts w:ascii="Times New Roman" w:hAnsi="Times New Roman"/>
          <w:i/>
        </w:rPr>
        <w:t>ClassAtom</w:t>
      </w:r>
      <w:r w:rsidRPr="00E77497">
        <w:t xml:space="preserve"> does not represent a single character (for example, if one is </w:t>
      </w:r>
      <w:r w:rsidRPr="00E77497">
        <w:rPr>
          <w:rFonts w:ascii="Courier New" w:hAnsi="Courier New"/>
          <w:b/>
        </w:rPr>
        <w:t>\w</w:t>
      </w:r>
      <w:r w:rsidRPr="00E77497">
        <w:t xml:space="preserve">) or if the first </w:t>
      </w:r>
      <w:r w:rsidRPr="00E77497">
        <w:rPr>
          <w:rFonts w:ascii="Times New Roman" w:hAnsi="Times New Roman"/>
          <w:i/>
        </w:rPr>
        <w:t>ClassAtom's</w:t>
      </w:r>
      <w:r w:rsidRPr="00E77497">
        <w:t xml:space="preserve"> code unit value is greater than the second </w:t>
      </w:r>
      <w:r w:rsidRPr="00E77497">
        <w:rPr>
          <w:rFonts w:ascii="Times New Roman" w:hAnsi="Times New Roman"/>
          <w:i/>
        </w:rPr>
        <w:t>ClassAtom's</w:t>
      </w:r>
      <w:r w:rsidRPr="00E77497">
        <w:t xml:space="preserve"> code unit value.</w:t>
      </w:r>
    </w:p>
    <w:p w14:paraId="7E6771CF" w14:textId="77777777" w:rsidR="004C02EF" w:rsidRPr="00E77497" w:rsidRDefault="004C02EF" w:rsidP="004C02EF">
      <w:pPr>
        <w:pStyle w:val="Note"/>
      </w:pPr>
      <w:r w:rsidRPr="00E77497">
        <w:t>NOTE 2</w:t>
      </w:r>
      <w:r w:rsidRPr="00E77497">
        <w:tab/>
        <w:t xml:space="preserve">Even if the pattern ignores case, the case of the two ends of a range is significant in determining which characters belong to the range. Thus, for example, the pattern </w:t>
      </w:r>
      <w:r w:rsidRPr="00E77497">
        <w:rPr>
          <w:rFonts w:ascii="Courier New" w:hAnsi="Courier New"/>
          <w:b/>
        </w:rPr>
        <w:t>/[E-F]/i</w:t>
      </w:r>
      <w:r w:rsidRPr="00E77497">
        <w:t xml:space="preserve"> matches only the letters </w:t>
      </w:r>
      <w:r w:rsidRPr="00E77497">
        <w:rPr>
          <w:rFonts w:ascii="Courier New" w:hAnsi="Courier New"/>
          <w:b/>
        </w:rPr>
        <w:t>E</w:t>
      </w:r>
      <w:r w:rsidRPr="00E77497">
        <w:t xml:space="preserve">, </w:t>
      </w:r>
      <w:r w:rsidRPr="00E77497">
        <w:rPr>
          <w:rFonts w:ascii="Courier New" w:hAnsi="Courier New"/>
          <w:b/>
        </w:rPr>
        <w:t>F</w:t>
      </w:r>
      <w:r w:rsidRPr="00E77497">
        <w:t xml:space="preserve">, </w:t>
      </w:r>
      <w:r w:rsidRPr="00E77497">
        <w:rPr>
          <w:rFonts w:ascii="Courier New" w:hAnsi="Courier New"/>
          <w:b/>
        </w:rPr>
        <w:t>e</w:t>
      </w:r>
      <w:r w:rsidRPr="00E77497">
        <w:t xml:space="preserve">, and </w:t>
      </w:r>
      <w:r w:rsidRPr="00E77497">
        <w:rPr>
          <w:rFonts w:ascii="Courier New" w:hAnsi="Courier New"/>
          <w:b/>
        </w:rPr>
        <w:t>f</w:t>
      </w:r>
      <w:r w:rsidRPr="00E77497">
        <w:t xml:space="preserve">, while the pattern </w:t>
      </w:r>
      <w:r w:rsidRPr="00E77497">
        <w:rPr>
          <w:rFonts w:ascii="Courier New" w:hAnsi="Courier New"/>
          <w:b/>
        </w:rPr>
        <w:t>/[E-f]/i</w:t>
      </w:r>
      <w:r w:rsidRPr="00E77497">
        <w:t xml:space="preserve"> matches all upper and lower-case ASCII letters as well as the symbols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_</w:t>
      </w:r>
      <w:r w:rsidRPr="00E77497">
        <w:t xml:space="preserve">, and </w:t>
      </w:r>
      <w:r w:rsidRPr="00E77497">
        <w:rPr>
          <w:rFonts w:ascii="Courier New" w:hAnsi="Courier New"/>
          <w:b/>
        </w:rPr>
        <w:t>`</w:t>
      </w:r>
      <w:r w:rsidRPr="00E77497">
        <w:t>.</w:t>
      </w:r>
    </w:p>
    <w:p w14:paraId="6185FE78" w14:textId="77777777" w:rsidR="004C02EF" w:rsidRPr="00E77497" w:rsidRDefault="004C02EF" w:rsidP="004C02EF">
      <w:pPr>
        <w:rPr>
          <w:sz w:val="18"/>
        </w:rPr>
      </w:pPr>
      <w:r w:rsidRPr="00E77497">
        <w:rPr>
          <w:sz w:val="18"/>
        </w:rPr>
        <w:t>NOTE 3</w:t>
      </w:r>
      <w:r w:rsidRPr="00E77497">
        <w:rPr>
          <w:sz w:val="18"/>
        </w:rPr>
        <w:tab/>
        <w:t xml:space="preserve">A </w:t>
      </w:r>
      <w:r w:rsidRPr="00E77497">
        <w:rPr>
          <w:rFonts w:ascii="Courier New" w:hAnsi="Courier New"/>
          <w:b/>
          <w:sz w:val="18"/>
        </w:rPr>
        <w:t>-</w:t>
      </w:r>
      <w:r w:rsidRPr="00E77497">
        <w:rPr>
          <w:sz w:val="18"/>
        </w:rPr>
        <w:t xml:space="preserve"> character can be treated literally or it can denote a range. It is treated literally if it is the first or last character of </w:t>
      </w:r>
      <w:r w:rsidRPr="00E77497">
        <w:rPr>
          <w:rFonts w:ascii="Times New Roman" w:hAnsi="Times New Roman"/>
          <w:i/>
          <w:sz w:val="18"/>
        </w:rPr>
        <w:t>ClassRanges</w:t>
      </w:r>
      <w:r w:rsidRPr="00E77497">
        <w:rPr>
          <w:sz w:val="18"/>
        </w:rPr>
        <w:t>, the beginning or end limit of a range specification, or immediately follows a range specification.</w:t>
      </w:r>
    </w:p>
    <w:p w14:paraId="6C802D90" w14:textId="77777777" w:rsidR="004C02EF" w:rsidRPr="00E77497" w:rsidRDefault="004C02EF" w:rsidP="004C02EF">
      <w:pPr>
        <w:pStyle w:val="40"/>
        <w:numPr>
          <w:ilvl w:val="0"/>
          <w:numId w:val="0"/>
        </w:numPr>
      </w:pPr>
      <w:r w:rsidRPr="00E77497">
        <w:t>15.10.2.17</w:t>
      </w:r>
      <w:r w:rsidRPr="00E77497">
        <w:tab/>
        <w:t>ClassAtom</w:t>
      </w:r>
    </w:p>
    <w:p w14:paraId="0C60E3B4" w14:textId="77777777" w:rsidR="004C02EF" w:rsidRPr="00E77497" w:rsidRDefault="004C02EF" w:rsidP="004C02EF">
      <w:r w:rsidRPr="00E77497">
        <w:t xml:space="preserve">The production </w:t>
      </w:r>
      <w:r w:rsidRPr="00E77497">
        <w:rPr>
          <w:rFonts w:ascii="Times New Roman" w:hAnsi="Times New Roman"/>
          <w:i/>
        </w:rPr>
        <w:t>ClassAtom</w:t>
      </w:r>
      <w:r w:rsidRPr="00E77497">
        <w:t xml:space="preserve"> </w:t>
      </w:r>
      <w:r w:rsidRPr="00E77497">
        <w:rPr>
          <w:b/>
        </w:rPr>
        <w:t xml:space="preserve">:: </w:t>
      </w:r>
      <w:r w:rsidRPr="00E77497">
        <w:rPr>
          <w:rFonts w:ascii="Courier New" w:hAnsi="Courier New"/>
          <w:b/>
        </w:rPr>
        <w:t>-</w:t>
      </w:r>
      <w:r w:rsidRPr="00E77497">
        <w:t xml:space="preserve"> evaluates by returning the CharSet containing the one character </w:t>
      </w:r>
      <w:r w:rsidRPr="00E77497">
        <w:rPr>
          <w:rFonts w:ascii="Courier New" w:hAnsi="Courier New"/>
          <w:b/>
        </w:rPr>
        <w:t>-</w:t>
      </w:r>
      <w:r w:rsidRPr="00E77497">
        <w:t>.</w:t>
      </w:r>
    </w:p>
    <w:p w14:paraId="7C0C2390" w14:textId="77777777" w:rsidR="004C02EF" w:rsidRPr="00E77497" w:rsidRDefault="004C02EF" w:rsidP="004C02EF">
      <w:r w:rsidRPr="00E77497">
        <w:t xml:space="preserve">The production </w:t>
      </w:r>
      <w:r w:rsidRPr="00E77497">
        <w:rPr>
          <w:rFonts w:ascii="Times New Roman" w:hAnsi="Times New Roman"/>
          <w:i/>
        </w:rPr>
        <w:t>ClassAtom</w:t>
      </w:r>
      <w:r w:rsidRPr="00E77497">
        <w:t xml:space="preserve"> </w:t>
      </w:r>
      <w:r w:rsidRPr="00E77497">
        <w:rPr>
          <w:b/>
        </w:rPr>
        <w:t xml:space="preserve">:: </w:t>
      </w:r>
      <w:r w:rsidRPr="00E77497">
        <w:rPr>
          <w:rFonts w:ascii="Times New Roman" w:hAnsi="Times New Roman"/>
          <w:i/>
        </w:rPr>
        <w:t>ClassAtomNoDash</w:t>
      </w:r>
      <w:r w:rsidRPr="00E77497">
        <w:t xml:space="preserve"> evaluates by evaluating </w:t>
      </w:r>
      <w:r w:rsidRPr="00E77497">
        <w:rPr>
          <w:rFonts w:ascii="Times New Roman" w:hAnsi="Times New Roman"/>
          <w:i/>
        </w:rPr>
        <w:t>ClassAtomNoDash</w:t>
      </w:r>
      <w:r w:rsidRPr="00E77497">
        <w:t xml:space="preserve"> to obtain a CharSet and returning that CharSet.</w:t>
      </w:r>
    </w:p>
    <w:p w14:paraId="78BD4DD6" w14:textId="77777777" w:rsidR="004C02EF" w:rsidRPr="00E77497" w:rsidRDefault="004C02EF" w:rsidP="004C02EF">
      <w:pPr>
        <w:pStyle w:val="40"/>
        <w:numPr>
          <w:ilvl w:val="0"/>
          <w:numId w:val="0"/>
        </w:numPr>
      </w:pPr>
      <w:r w:rsidRPr="00E77497">
        <w:t>15.10.2.18</w:t>
      </w:r>
      <w:r w:rsidRPr="00E77497">
        <w:tab/>
        <w:t>ClassAtomNoDash</w:t>
      </w:r>
    </w:p>
    <w:p w14:paraId="115FF4C5" w14:textId="77777777" w:rsidR="004C02EF" w:rsidRPr="00E77497" w:rsidRDefault="004C02EF" w:rsidP="004C02EF">
      <w:r w:rsidRPr="00E77497">
        <w:t xml:space="preserve">The production </w:t>
      </w:r>
      <w:r w:rsidRPr="00E77497">
        <w:rPr>
          <w:rFonts w:ascii="Times New Roman" w:hAnsi="Times New Roman"/>
          <w:i/>
        </w:rPr>
        <w:t>ClassAtomNoDash</w:t>
      </w:r>
      <w:r w:rsidRPr="00E77497">
        <w:t xml:space="preserve"> </w:t>
      </w:r>
      <w:r w:rsidRPr="00E77497">
        <w:rPr>
          <w:b/>
        </w:rPr>
        <w:t xml:space="preserve">:: </w:t>
      </w:r>
      <w:r w:rsidRPr="00E77497">
        <w:rPr>
          <w:rFonts w:ascii="Times New Roman" w:hAnsi="Times New Roman"/>
          <w:i/>
        </w:rPr>
        <w:t>SourceCharacter</w:t>
      </w:r>
      <w:r w:rsidRPr="00E77497">
        <w:t xml:space="preserve"> </w:t>
      </w:r>
      <w:r w:rsidRPr="00E77497">
        <w:rPr>
          <w:b/>
        </w:rPr>
        <w:t xml:space="preserve">but not one of </w:t>
      </w:r>
      <w:r w:rsidRPr="00E77497">
        <w:rPr>
          <w:rFonts w:ascii="Courier New" w:hAnsi="Courier New"/>
          <w:b/>
        </w:rPr>
        <w:t>\</w:t>
      </w:r>
      <w:r w:rsidRPr="00E77497">
        <w:rPr>
          <w:b/>
        </w:rPr>
        <w:t xml:space="preserve"> or </w:t>
      </w:r>
      <w:r w:rsidRPr="00E77497">
        <w:rPr>
          <w:rFonts w:ascii="Courier New" w:hAnsi="Courier New"/>
          <w:b/>
        </w:rPr>
        <w:t>]</w:t>
      </w:r>
      <w:r w:rsidRPr="00E77497">
        <w:rPr>
          <w:b/>
        </w:rPr>
        <w:t xml:space="preserve"> or </w:t>
      </w:r>
      <w:r w:rsidRPr="00E77497">
        <w:rPr>
          <w:rFonts w:ascii="Courier New" w:hAnsi="Courier New"/>
          <w:b/>
        </w:rPr>
        <w:t xml:space="preserve">- </w:t>
      </w:r>
      <w:r w:rsidRPr="00E77497">
        <w:t xml:space="preserve">evaluates by returning a one-element CharSet containing the character represented by </w:t>
      </w:r>
      <w:r w:rsidRPr="00E77497">
        <w:rPr>
          <w:rFonts w:ascii="Times New Roman" w:hAnsi="Times New Roman"/>
          <w:i/>
        </w:rPr>
        <w:t>SourceCharacter</w:t>
      </w:r>
      <w:r w:rsidRPr="00E77497">
        <w:t>.</w:t>
      </w:r>
    </w:p>
    <w:p w14:paraId="293DDDF1" w14:textId="77777777" w:rsidR="004C02EF" w:rsidRPr="00E77497" w:rsidRDefault="004C02EF" w:rsidP="004C02EF">
      <w:r w:rsidRPr="00E77497">
        <w:t xml:space="preserve">The production </w:t>
      </w:r>
      <w:r w:rsidRPr="00E77497">
        <w:rPr>
          <w:rFonts w:ascii="Times New Roman" w:hAnsi="Times New Roman"/>
          <w:i/>
        </w:rPr>
        <w:t>ClassAtomNoDash</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ClassEscape</w:t>
      </w:r>
      <w:r w:rsidRPr="00E77497">
        <w:t xml:space="preserve"> evaluates by evaluating </w:t>
      </w:r>
      <w:r w:rsidRPr="00E77497">
        <w:rPr>
          <w:rFonts w:ascii="Times New Roman" w:hAnsi="Times New Roman"/>
          <w:i/>
        </w:rPr>
        <w:t>ClassEscape</w:t>
      </w:r>
      <w:r w:rsidRPr="00E77497">
        <w:t xml:space="preserve"> to obtain a CharSet and returning that CharSet.</w:t>
      </w:r>
    </w:p>
    <w:p w14:paraId="45783F1E" w14:textId="77777777" w:rsidR="004C02EF" w:rsidRPr="00E77497" w:rsidRDefault="004C02EF" w:rsidP="004C02EF">
      <w:pPr>
        <w:pStyle w:val="40"/>
        <w:numPr>
          <w:ilvl w:val="0"/>
          <w:numId w:val="0"/>
        </w:numPr>
      </w:pPr>
      <w:bookmarkStart w:id="32699" w:name="_Ref463788188"/>
      <w:r w:rsidRPr="00E77497">
        <w:t>15.10.2.19</w:t>
      </w:r>
      <w:r w:rsidRPr="00E77497">
        <w:tab/>
        <w:t>ClassEscape</w:t>
      </w:r>
      <w:bookmarkEnd w:id="32699"/>
    </w:p>
    <w:p w14:paraId="311A3033" w14:textId="77777777"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DecimalEscape</w:t>
      </w:r>
      <w:r w:rsidRPr="00E77497">
        <w:t xml:space="preserve"> evaluates as follows:</w:t>
      </w:r>
    </w:p>
    <w:p w14:paraId="54B7E73F" w14:textId="77777777" w:rsidR="004C02EF" w:rsidRPr="00E77497" w:rsidRDefault="004C02EF" w:rsidP="001F482D">
      <w:pPr>
        <w:pStyle w:val="Alg4"/>
        <w:numPr>
          <w:ilvl w:val="0"/>
          <w:numId w:val="322"/>
        </w:numPr>
      </w:pPr>
      <w:r w:rsidRPr="00E77497">
        <w:t xml:space="preserve">Evaluate </w:t>
      </w:r>
      <w:r w:rsidRPr="00E77497">
        <w:rPr>
          <w:i/>
        </w:rPr>
        <w:t>DecimalEscape</w:t>
      </w:r>
      <w:r w:rsidRPr="00E77497">
        <w:t xml:space="preserve"> to obtain an EscapeValue </w:t>
      </w:r>
      <w:r w:rsidRPr="00E77497">
        <w:rPr>
          <w:i/>
        </w:rPr>
        <w:t>E</w:t>
      </w:r>
      <w:r w:rsidRPr="00E77497">
        <w:t>.</w:t>
      </w:r>
    </w:p>
    <w:p w14:paraId="2E2F4A1C" w14:textId="77777777" w:rsidR="004C02EF" w:rsidRPr="00E77497" w:rsidRDefault="004C02EF" w:rsidP="001F482D">
      <w:pPr>
        <w:pStyle w:val="Alg4"/>
        <w:numPr>
          <w:ilvl w:val="0"/>
          <w:numId w:val="322"/>
        </w:numPr>
      </w:pPr>
      <w:r w:rsidRPr="00E77497">
        <w:t xml:space="preserve">If </w:t>
      </w:r>
      <w:r w:rsidRPr="00E77497">
        <w:rPr>
          <w:i/>
        </w:rPr>
        <w:t>E</w:t>
      </w:r>
      <w:r w:rsidRPr="00E77497">
        <w:t xml:space="preserve"> is not a character then throw a </w:t>
      </w:r>
      <w:r w:rsidRPr="00E77497">
        <w:rPr>
          <w:b/>
        </w:rPr>
        <w:t>SyntaxError</w:t>
      </w:r>
      <w:r w:rsidRPr="00E77497">
        <w:t xml:space="preserve"> exception.</w:t>
      </w:r>
    </w:p>
    <w:p w14:paraId="673ACF10" w14:textId="77777777" w:rsidR="004C02EF" w:rsidRPr="00E77497" w:rsidRDefault="004C02EF" w:rsidP="001F482D">
      <w:pPr>
        <w:pStyle w:val="Alg4"/>
        <w:numPr>
          <w:ilvl w:val="0"/>
          <w:numId w:val="322"/>
        </w:numPr>
      </w:pPr>
      <w:r w:rsidRPr="00E77497">
        <w:t xml:space="preserve">Let </w:t>
      </w:r>
      <w:r w:rsidRPr="00E77497">
        <w:rPr>
          <w:i/>
        </w:rPr>
        <w:t>ch</w:t>
      </w:r>
      <w:r w:rsidRPr="00E77497">
        <w:t xml:space="preserve"> be </w:t>
      </w:r>
      <w:r w:rsidRPr="00E77497">
        <w:rPr>
          <w:i/>
        </w:rPr>
        <w:t>E</w:t>
      </w:r>
      <w:r w:rsidRPr="00E77497">
        <w:t>'s character.</w:t>
      </w:r>
    </w:p>
    <w:p w14:paraId="5626902C" w14:textId="77777777" w:rsidR="004C02EF" w:rsidRPr="00E77497" w:rsidRDefault="004C02EF" w:rsidP="001F482D">
      <w:pPr>
        <w:pStyle w:val="Alg4"/>
        <w:numPr>
          <w:ilvl w:val="0"/>
          <w:numId w:val="322"/>
        </w:numPr>
        <w:spacing w:after="220"/>
      </w:pPr>
      <w:r w:rsidRPr="00E77497">
        <w:t xml:space="preserve">Return the one-element CharSet containing the character </w:t>
      </w:r>
      <w:r w:rsidRPr="00E77497">
        <w:rPr>
          <w:i/>
        </w:rPr>
        <w:t>ch</w:t>
      </w:r>
      <w:r w:rsidRPr="00E77497">
        <w:t>.</w:t>
      </w:r>
    </w:p>
    <w:p w14:paraId="2075CF63" w14:textId="77777777"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Courier New" w:hAnsi="Courier New"/>
          <w:b/>
        </w:rPr>
        <w:t>b</w:t>
      </w:r>
      <w:r w:rsidRPr="00E77497">
        <w:t xml:space="preserve"> evaluates by returning the CharSet containing the one character &lt;BS&gt; (Unicode value 0008).</w:t>
      </w:r>
    </w:p>
    <w:p w14:paraId="62A1D5EA" w14:textId="77777777"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CharacterEscape</w:t>
      </w:r>
      <w:r w:rsidRPr="00E77497">
        <w:t xml:space="preserve"> evaluates by evaluating </w:t>
      </w:r>
      <w:r w:rsidRPr="00E77497">
        <w:rPr>
          <w:rFonts w:ascii="Times New Roman" w:hAnsi="Times New Roman"/>
          <w:i/>
        </w:rPr>
        <w:t>CharacterEscape</w:t>
      </w:r>
      <w:r w:rsidRPr="00E77497">
        <w:t xml:space="preserve"> to obtain a character and returning a one-element CharSet containing that character.</w:t>
      </w:r>
    </w:p>
    <w:p w14:paraId="759860C0" w14:textId="77777777"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CharacterClassEscape</w:t>
      </w:r>
      <w:r w:rsidRPr="00E77497">
        <w:t xml:space="preserve"> evaluates by evaluating </w:t>
      </w:r>
      <w:r w:rsidRPr="00E77497">
        <w:rPr>
          <w:rFonts w:ascii="Times New Roman" w:hAnsi="Times New Roman"/>
          <w:i/>
        </w:rPr>
        <w:t>CharacterClassEscape</w:t>
      </w:r>
      <w:r w:rsidRPr="00E77497">
        <w:t xml:space="preserve"> to obtain a CharSet and returning that CharSet.</w:t>
      </w:r>
    </w:p>
    <w:p w14:paraId="71C4916B" w14:textId="77777777" w:rsidR="004C02EF" w:rsidRPr="00E77497" w:rsidRDefault="004C02EF" w:rsidP="004C02EF">
      <w:pPr>
        <w:pStyle w:val="Note"/>
      </w:pPr>
      <w:bookmarkStart w:id="32700" w:name="_Toc417706282"/>
      <w:bookmarkStart w:id="32701" w:name="_Toc432237647"/>
      <w:bookmarkStart w:id="32702" w:name="_Toc432984856"/>
      <w:r w:rsidRPr="00E77497">
        <w:t>NOTE</w:t>
      </w:r>
      <w:r w:rsidRPr="00E77497">
        <w:tab/>
        <w:t xml:space="preserve">A </w:t>
      </w:r>
      <w:r w:rsidRPr="00E77497">
        <w:rPr>
          <w:rStyle w:val="bnf"/>
        </w:rPr>
        <w:t>ClassAtom</w:t>
      </w:r>
      <w:r w:rsidRPr="00E77497">
        <w:t xml:space="preserve"> can use any of the escape sequences that are allowed in the rest of the regular expression except for </w:t>
      </w:r>
      <w:r w:rsidRPr="00E77497">
        <w:rPr>
          <w:rFonts w:ascii="Courier New" w:hAnsi="Courier New"/>
          <w:b/>
        </w:rPr>
        <w:t>\b</w:t>
      </w:r>
      <w:r w:rsidRPr="00E77497">
        <w:t xml:space="preserve">, </w:t>
      </w:r>
      <w:r w:rsidRPr="00E77497">
        <w:rPr>
          <w:rFonts w:ascii="Courier New" w:hAnsi="Courier New"/>
          <w:b/>
        </w:rPr>
        <w:t>\B</w:t>
      </w:r>
      <w:r w:rsidRPr="00E77497">
        <w:t xml:space="preserve">, and backreferences. Inside a </w:t>
      </w:r>
      <w:r w:rsidRPr="00E77497">
        <w:rPr>
          <w:rStyle w:val="bnf"/>
        </w:rPr>
        <w:t>CharacterClass</w:t>
      </w:r>
      <w:r w:rsidRPr="00E77497">
        <w:t xml:space="preserve">, </w:t>
      </w:r>
      <w:r w:rsidRPr="00E77497">
        <w:rPr>
          <w:rFonts w:ascii="Courier New" w:hAnsi="Courier New"/>
          <w:b/>
        </w:rPr>
        <w:t>\b</w:t>
      </w:r>
      <w:r w:rsidRPr="00E77497">
        <w:t xml:space="preserve"> means the backspace character, while </w:t>
      </w:r>
      <w:r w:rsidRPr="00E77497">
        <w:rPr>
          <w:rFonts w:ascii="Courier New" w:hAnsi="Courier New"/>
          <w:b/>
        </w:rPr>
        <w:t>\B</w:t>
      </w:r>
      <w:r w:rsidRPr="00E77497">
        <w:t xml:space="preserve"> and backreferences raise errors. Using a backreference inside a </w:t>
      </w:r>
      <w:r w:rsidRPr="00E77497">
        <w:rPr>
          <w:rStyle w:val="bnf"/>
        </w:rPr>
        <w:t>ClassAtom</w:t>
      </w:r>
      <w:r w:rsidRPr="00E77497">
        <w:t xml:space="preserve"> causes an error.</w:t>
      </w:r>
    </w:p>
    <w:p w14:paraId="1D0BB6D3" w14:textId="77777777" w:rsidR="004C02EF" w:rsidRPr="00E77497" w:rsidRDefault="004C02EF" w:rsidP="00F710D2">
      <w:pPr>
        <w:pStyle w:val="30"/>
        <w:numPr>
          <w:ilvl w:val="0"/>
          <w:numId w:val="0"/>
        </w:numPr>
      </w:pPr>
      <w:bookmarkStart w:id="32703" w:name="_Ref456002819"/>
      <w:bookmarkStart w:id="32704" w:name="_Toc472818957"/>
      <w:bookmarkStart w:id="32705" w:name="_Toc235503535"/>
      <w:bookmarkStart w:id="32706" w:name="_Toc241509310"/>
      <w:bookmarkStart w:id="32707" w:name="_Toc244416797"/>
      <w:bookmarkStart w:id="32708" w:name="_Toc276631161"/>
      <w:bookmarkStart w:id="32709" w:name="_Toc336509644"/>
      <w:r w:rsidRPr="00E77497">
        <w:t>15.10.3</w:t>
      </w:r>
      <w:r w:rsidRPr="00E77497">
        <w:tab/>
        <w:t>The RegExp Constructor Called as a Function</w:t>
      </w:r>
      <w:bookmarkEnd w:id="32700"/>
      <w:bookmarkEnd w:id="32701"/>
      <w:bookmarkEnd w:id="32702"/>
      <w:bookmarkEnd w:id="32703"/>
      <w:bookmarkEnd w:id="32704"/>
      <w:bookmarkEnd w:id="32705"/>
      <w:bookmarkEnd w:id="32706"/>
      <w:bookmarkEnd w:id="32707"/>
      <w:bookmarkEnd w:id="32708"/>
      <w:bookmarkEnd w:id="32709"/>
    </w:p>
    <w:p w14:paraId="6571875B" w14:textId="77777777" w:rsidR="004C02EF" w:rsidRPr="00E77497" w:rsidRDefault="004C02EF" w:rsidP="004C02EF">
      <w:pPr>
        <w:pStyle w:val="40"/>
        <w:numPr>
          <w:ilvl w:val="0"/>
          <w:numId w:val="0"/>
        </w:numPr>
      </w:pPr>
      <w:r w:rsidRPr="00E77497">
        <w:t>15.10.3.1</w:t>
      </w:r>
      <w:r w:rsidRPr="00E77497">
        <w:tab/>
        <w:t>RegExp(pattern, flags)</w:t>
      </w:r>
    </w:p>
    <w:p w14:paraId="4F628B92" w14:textId="77777777" w:rsidR="00134DAD" w:rsidRDefault="00134DAD" w:rsidP="00134DAD">
      <w:pPr>
        <w:rPr>
          <w:ins w:id="32710" w:author="Rev 7 Allen Wirfs-Brock" w:date="2012-04-10T13:19:00Z"/>
        </w:rPr>
      </w:pPr>
      <w:ins w:id="32711" w:author="Rev 7 Allen Wirfs-Brock" w:date="2012-04-10T13:19:00Z">
        <w:r>
          <w:t>The following steps are taken:</w:t>
        </w:r>
      </w:ins>
    </w:p>
    <w:p w14:paraId="12912DE5" w14:textId="77777777" w:rsidR="00134DAD" w:rsidRDefault="00134DAD" w:rsidP="00134DAD">
      <w:pPr>
        <w:pStyle w:val="Alg4"/>
        <w:numPr>
          <w:ilvl w:val="0"/>
          <w:numId w:val="323"/>
        </w:numPr>
        <w:spacing w:after="220"/>
        <w:contextualSpacing/>
        <w:rPr>
          <w:ins w:id="32712" w:author="Rev 7 Allen Wirfs-Brock" w:date="2012-04-10T13:19:00Z"/>
        </w:rPr>
      </w:pPr>
      <w:ins w:id="32713" w:author="Rev 7 Allen Wirfs-Brock" w:date="2012-04-10T13:20:00Z">
        <w:r>
          <w:t>If Type(</w:t>
        </w:r>
        <w:r w:rsidRPr="00134DAD">
          <w:rPr>
            <w:i/>
          </w:rPr>
          <w:t>pattern</w:t>
        </w:r>
        <w:r>
          <w:t xml:space="preserve">) is object and </w:t>
        </w:r>
        <w:r w:rsidRPr="00134DAD">
          <w:rPr>
            <w:i/>
          </w:rPr>
          <w:t>pattern</w:t>
        </w:r>
        <w:r>
          <w:t xml:space="preserve"> </w:t>
        </w:r>
      </w:ins>
      <w:ins w:id="32714" w:author="Rev 7 Allen Wirfs-Brock" w:date="2012-04-10T13:21:00Z">
        <w:r w:rsidRPr="00E77497">
          <w:t xml:space="preserve">has a [[NativeBrand]] internal property whose value is NativeRegExp and </w:t>
        </w:r>
        <w:r w:rsidRPr="00E77497">
          <w:rPr>
            <w:i/>
          </w:rPr>
          <w:t>flags</w:t>
        </w:r>
        <w:r w:rsidRPr="00E77497">
          <w:t xml:space="preserve"> is </w:t>
        </w:r>
        <w:r w:rsidRPr="00E77497">
          <w:rPr>
            <w:b/>
          </w:rPr>
          <w:t>undefined</w:t>
        </w:r>
        <w:r w:rsidRPr="00E77497">
          <w:t xml:space="preserve">, then return </w:t>
        </w:r>
      </w:ins>
      <w:ins w:id="32715" w:author="Rev 7 Allen Wirfs-Brock" w:date="2012-04-10T13:22:00Z">
        <w:r>
          <w:rPr>
            <w:i/>
          </w:rPr>
          <w:t>pattern</w:t>
        </w:r>
      </w:ins>
      <w:ins w:id="32716" w:author="Rev 7 Allen Wirfs-Brock" w:date="2012-04-10T13:21:00Z">
        <w:r w:rsidRPr="00E77497">
          <w:t>.</w:t>
        </w:r>
      </w:ins>
    </w:p>
    <w:p w14:paraId="669A531A" w14:textId="77777777" w:rsidR="00134DAD" w:rsidRDefault="00134DAD" w:rsidP="00134DAD">
      <w:pPr>
        <w:pStyle w:val="Alg4"/>
        <w:numPr>
          <w:ilvl w:val="0"/>
          <w:numId w:val="323"/>
        </w:numPr>
        <w:spacing w:after="220"/>
        <w:rPr>
          <w:ins w:id="32717" w:author="Rev 7 Allen Wirfs-Brock" w:date="2012-04-10T13:19:00Z"/>
        </w:rPr>
      </w:pPr>
      <w:ins w:id="32718" w:author="Rev 7 Allen Wirfs-Brock" w:date="2012-04-10T13:19:00Z">
        <w:r>
          <w:t xml:space="preserve">Return the result of the </w:t>
        </w:r>
      </w:ins>
      <w:ins w:id="32719" w:author="Rev 7 Allen Wirfs-Brock" w:date="2012-04-10T15:17:00Z">
        <w:del w:id="32720" w:author="Rev 8 Allen Wirfs-Brock" w:date="2012-06-14T14:41:00Z">
          <w:r w:rsidR="00C75147" w:rsidDel="00D4543D">
            <w:delText>abstraction operation</w:delText>
          </w:r>
        </w:del>
      </w:ins>
      <w:ins w:id="32721" w:author="Rev 8 Allen Wirfs-Brock" w:date="2012-06-14T14:41:00Z">
        <w:r w:rsidR="00D4543D">
          <w:t>abstract operation</w:t>
        </w:r>
      </w:ins>
      <w:ins w:id="32722" w:author="Rev 7 Allen Wirfs-Brock" w:date="2012-04-10T15:17:00Z">
        <w:r w:rsidR="00C75147">
          <w:t xml:space="preserve"> RegExpCreate </w:t>
        </w:r>
      </w:ins>
      <w:ins w:id="32723" w:author="Rev 7 Allen Wirfs-Brock" w:date="2012-04-10T13:19:00Z">
        <w:r>
          <w:t xml:space="preserve">with arguments </w:t>
        </w:r>
        <w:r>
          <w:rPr>
            <w:i/>
          </w:rPr>
          <w:t>pattern</w:t>
        </w:r>
        <w:r>
          <w:t xml:space="preserve"> and </w:t>
        </w:r>
        <w:r>
          <w:rPr>
            <w:i/>
          </w:rPr>
          <w:t>flags</w:t>
        </w:r>
        <w:r w:rsidRPr="00E77497">
          <w:t>.</w:t>
        </w:r>
      </w:ins>
    </w:p>
    <w:p w14:paraId="4972ED07" w14:textId="77777777" w:rsidR="004C02EF" w:rsidRPr="00E77497" w:rsidDel="00134DAD" w:rsidRDefault="004C02EF" w:rsidP="004C02EF">
      <w:pPr>
        <w:rPr>
          <w:del w:id="32724" w:author="Rev 7 Allen Wirfs-Brock" w:date="2012-04-10T13:22:00Z"/>
        </w:rPr>
      </w:pPr>
      <w:del w:id="32725" w:author="Rev 7 Allen Wirfs-Brock" w:date="2012-04-10T13:22:00Z">
        <w:r w:rsidRPr="00E77497" w:rsidDel="00134DAD">
          <w:delText xml:space="preserve">If </w:delText>
        </w:r>
        <w:r w:rsidRPr="00E77497" w:rsidDel="00134DAD">
          <w:rPr>
            <w:rFonts w:ascii="Times New Roman" w:hAnsi="Times New Roman"/>
            <w:i/>
          </w:rPr>
          <w:delText>pattern</w:delText>
        </w:r>
        <w:r w:rsidRPr="00E77497" w:rsidDel="00134DAD">
          <w:delText xml:space="preserve"> is an object </w:delText>
        </w:r>
        <w:r w:rsidRPr="00E77497" w:rsidDel="00134DAD">
          <w:rPr>
            <w:rFonts w:ascii="Times New Roman" w:hAnsi="Times New Roman"/>
            <w:i/>
          </w:rPr>
          <w:delText>R</w:delText>
        </w:r>
        <w:r w:rsidRPr="00E77497" w:rsidDel="00134DAD">
          <w:delText xml:space="preserve"> whose </w:delText>
        </w:r>
      </w:del>
      <w:ins w:id="32726" w:author="Allen Wirfs-Brock" w:date="2011-07-02T14:30:00Z">
        <w:del w:id="32727" w:author="Rev 7 Allen Wirfs-Brock" w:date="2012-04-10T13:22:00Z">
          <w:r w:rsidR="0054023D" w:rsidRPr="00E77497" w:rsidDel="00134DAD">
            <w:delText>that has a</w:delText>
          </w:r>
        </w:del>
      </w:ins>
      <w:ins w:id="32728" w:author="Allen Wirfs-Brock" w:date="2011-07-02T14:32:00Z">
        <w:del w:id="32729" w:author="Rev 7 Allen Wirfs-Brock" w:date="2012-04-10T13:22:00Z">
          <w:r w:rsidR="0054023D" w:rsidRPr="00E77497" w:rsidDel="00134DAD">
            <w:delText>n</w:delText>
          </w:r>
        </w:del>
      </w:ins>
      <w:ins w:id="32730" w:author="Allen Wirfs-Brock" w:date="2011-07-02T14:30:00Z">
        <w:del w:id="32731" w:author="Rev 7 Allen Wirfs-Brock" w:date="2012-04-10T13:22:00Z">
          <w:r w:rsidR="0054023D" w:rsidRPr="00E77497" w:rsidDel="00134DAD">
            <w:delText xml:space="preserve"> </w:delText>
          </w:r>
        </w:del>
      </w:ins>
      <w:del w:id="32732" w:author="Rev 7 Allen Wirfs-Brock" w:date="2012-04-10T13:22:00Z">
        <w:r w:rsidRPr="00E77497" w:rsidDel="00134DAD">
          <w:delText>[[Class</w:delText>
        </w:r>
      </w:del>
      <w:ins w:id="32733" w:author="Allen Wirfs-Brock" w:date="2011-07-02T14:31:00Z">
        <w:del w:id="32734" w:author="Rev 7 Allen Wirfs-Brock" w:date="2012-04-10T13:22:00Z">
          <w:r w:rsidR="0054023D" w:rsidRPr="00E77497" w:rsidDel="00134DAD">
            <w:delText>IsRegExp</w:delText>
          </w:r>
        </w:del>
      </w:ins>
      <w:ins w:id="32735" w:author="Rev 3 Allen Wirfs-Brock" w:date="2011-09-08T14:53:00Z">
        <w:del w:id="32736" w:author="Rev 7 Allen Wirfs-Brock" w:date="2012-04-10T13:22:00Z">
          <w:r w:rsidR="00BA3B3B" w:rsidRPr="00E77497" w:rsidDel="00134DAD">
            <w:delText>NativeBrand</w:delText>
          </w:r>
        </w:del>
      </w:ins>
      <w:del w:id="32737" w:author="Rev 7 Allen Wirfs-Brock" w:date="2012-04-10T13:22:00Z">
        <w:r w:rsidRPr="00E77497" w:rsidDel="00134DAD">
          <w:delText>]] internal property</w:delText>
        </w:r>
      </w:del>
      <w:ins w:id="32738" w:author="Rev 3 Allen Wirfs-Brock" w:date="2011-09-08T14:53:00Z">
        <w:del w:id="32739" w:author="Rev 7 Allen Wirfs-Brock" w:date="2012-04-10T13:22:00Z">
          <w:r w:rsidR="00BA3B3B" w:rsidRPr="00E77497" w:rsidDel="00134DAD">
            <w:delText xml:space="preserve"> whose value is NativeRegExp</w:delText>
          </w:r>
        </w:del>
      </w:ins>
      <w:ins w:id="32740" w:author="Allen Wirfs-Brock" w:date="2011-07-02T14:31:00Z">
        <w:del w:id="32741" w:author="Rev 7 Allen Wirfs-Brock" w:date="2012-04-10T13:22:00Z">
          <w:r w:rsidR="0054023D" w:rsidRPr="00E77497" w:rsidDel="00134DAD">
            <w:delText xml:space="preserve"> </w:delText>
          </w:r>
        </w:del>
      </w:ins>
      <w:del w:id="32742" w:author="Rev 7 Allen Wirfs-Brock" w:date="2012-04-10T13:22:00Z">
        <w:r w:rsidRPr="00E77497" w:rsidDel="00134DAD">
          <w:delText xml:space="preserve"> is </w:delText>
        </w:r>
        <w:r w:rsidRPr="00E77497" w:rsidDel="00134DAD">
          <w:rPr>
            <w:rFonts w:ascii="Courier New" w:hAnsi="Courier New"/>
            <w:b/>
          </w:rPr>
          <w:delText>"RegExp"</w:delText>
        </w:r>
        <w:r w:rsidRPr="00E77497" w:rsidDel="00134DAD">
          <w:delText xml:space="preserve"> and </w:delText>
        </w:r>
        <w:r w:rsidRPr="00E77497" w:rsidDel="00134DAD">
          <w:rPr>
            <w:rFonts w:ascii="Times New Roman" w:hAnsi="Times New Roman"/>
            <w:i/>
          </w:rPr>
          <w:delText>flags</w:delText>
        </w:r>
        <w:r w:rsidRPr="00E77497" w:rsidDel="00134DAD">
          <w:delText xml:space="preserve"> is </w:delText>
        </w:r>
        <w:r w:rsidRPr="00E77497" w:rsidDel="00134DAD">
          <w:rPr>
            <w:b/>
          </w:rPr>
          <w:delText>undefined</w:delText>
        </w:r>
        <w:r w:rsidRPr="00E77497" w:rsidDel="00134DAD">
          <w:delText xml:space="preserve">, then return </w:delText>
        </w:r>
        <w:r w:rsidRPr="00E77497" w:rsidDel="00134DAD">
          <w:rPr>
            <w:rFonts w:ascii="Times New Roman" w:hAnsi="Times New Roman"/>
            <w:i/>
          </w:rPr>
          <w:delText>R</w:delText>
        </w:r>
        <w:r w:rsidRPr="00E77497" w:rsidDel="00134DAD">
          <w:delText xml:space="preserve"> unchanged. Otherwise call the standard built-in </w:delText>
        </w:r>
        <w:r w:rsidRPr="00E77497" w:rsidDel="00134DAD">
          <w:rPr>
            <w:rFonts w:ascii="Courier New" w:hAnsi="Courier New" w:cs="Courier New"/>
            <w:b/>
          </w:rPr>
          <w:delText>RegExp</w:delText>
        </w:r>
        <w:r w:rsidRPr="00E77497" w:rsidDel="00134DAD">
          <w:delText xml:space="preserve"> constructor (15.10.4.1) as if by the expression </w:delText>
        </w:r>
        <w:r w:rsidRPr="00E77497" w:rsidDel="00134DAD">
          <w:rPr>
            <w:rFonts w:ascii="Courier New" w:hAnsi="Courier New" w:cs="Courier New"/>
            <w:b/>
          </w:rPr>
          <w:delText>new RegExp(</w:delText>
        </w:r>
        <w:r w:rsidRPr="00E77497" w:rsidDel="00134DAD">
          <w:rPr>
            <w:rFonts w:ascii="Times New Roman" w:hAnsi="Times New Roman"/>
            <w:i/>
          </w:rPr>
          <w:delText>pattern</w:delText>
        </w:r>
        <w:r w:rsidRPr="00E77497" w:rsidDel="00134DAD">
          <w:rPr>
            <w:rFonts w:ascii="Courier New" w:hAnsi="Courier New" w:cs="Courier New"/>
            <w:b/>
          </w:rPr>
          <w:delText xml:space="preserve">, </w:delText>
        </w:r>
        <w:r w:rsidRPr="00E77497" w:rsidDel="00134DAD">
          <w:rPr>
            <w:rFonts w:ascii="Times New Roman" w:hAnsi="Times New Roman"/>
            <w:i/>
          </w:rPr>
          <w:delText>flags</w:delText>
        </w:r>
        <w:r w:rsidRPr="00E77497" w:rsidDel="00134DAD">
          <w:rPr>
            <w:rFonts w:ascii="Courier New" w:hAnsi="Courier New" w:cs="Courier New"/>
            <w:b/>
          </w:rPr>
          <w:delText>)</w:delText>
        </w:r>
        <w:r w:rsidRPr="00E77497" w:rsidDel="00134DAD">
          <w:delText xml:space="preserve"> and return the object constructed by that constructor.</w:delText>
        </w:r>
      </w:del>
    </w:p>
    <w:p w14:paraId="58FC048D" w14:textId="77777777" w:rsidR="004C02EF" w:rsidRPr="00E77497" w:rsidRDefault="004C02EF" w:rsidP="00F710D2">
      <w:pPr>
        <w:pStyle w:val="30"/>
        <w:numPr>
          <w:ilvl w:val="0"/>
          <w:numId w:val="0"/>
        </w:numPr>
      </w:pPr>
      <w:bookmarkStart w:id="32743" w:name="_Toc417706283"/>
      <w:bookmarkStart w:id="32744" w:name="_Toc432237648"/>
      <w:bookmarkStart w:id="32745" w:name="_Toc432984857"/>
      <w:bookmarkStart w:id="32746" w:name="_Ref456002880"/>
      <w:bookmarkStart w:id="32747" w:name="_Ref457201072"/>
      <w:bookmarkStart w:id="32748" w:name="_Toc472818958"/>
      <w:bookmarkStart w:id="32749" w:name="_Toc235503536"/>
      <w:bookmarkStart w:id="32750" w:name="_Toc241509311"/>
      <w:bookmarkStart w:id="32751" w:name="_Toc244416798"/>
      <w:bookmarkStart w:id="32752" w:name="_Toc276631162"/>
      <w:bookmarkStart w:id="32753" w:name="_Toc336509645"/>
      <w:r w:rsidRPr="00E77497">
        <w:t>15.10.4</w:t>
      </w:r>
      <w:r w:rsidRPr="00E77497">
        <w:tab/>
        <w:t>The RegExp Constructor</w:t>
      </w:r>
      <w:bookmarkEnd w:id="32743"/>
      <w:bookmarkEnd w:id="32744"/>
      <w:bookmarkEnd w:id="32745"/>
      <w:bookmarkEnd w:id="32746"/>
      <w:bookmarkEnd w:id="32747"/>
      <w:bookmarkEnd w:id="32748"/>
      <w:bookmarkEnd w:id="32749"/>
      <w:bookmarkEnd w:id="32750"/>
      <w:bookmarkEnd w:id="32751"/>
      <w:bookmarkEnd w:id="32752"/>
      <w:bookmarkEnd w:id="32753"/>
    </w:p>
    <w:p w14:paraId="57477B59" w14:textId="77777777" w:rsidR="004C02EF" w:rsidRPr="00E77497" w:rsidRDefault="004C02EF" w:rsidP="004C02EF">
      <w:r w:rsidRPr="00E77497">
        <w:t xml:space="preserve">When </w:t>
      </w:r>
      <w:r w:rsidRPr="00E77497">
        <w:rPr>
          <w:rFonts w:ascii="Courier New" w:hAnsi="Courier New"/>
          <w:b/>
        </w:rPr>
        <w:t>RegExp</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p>
    <w:p w14:paraId="6C53F546" w14:textId="77777777" w:rsidR="004C02EF" w:rsidRPr="00E77497" w:rsidRDefault="004C02EF" w:rsidP="004C02EF">
      <w:pPr>
        <w:pStyle w:val="40"/>
        <w:numPr>
          <w:ilvl w:val="0"/>
          <w:numId w:val="0"/>
        </w:numPr>
      </w:pPr>
      <w:bookmarkStart w:id="32754" w:name="_Ref404573597"/>
      <w:r w:rsidRPr="00E77497">
        <w:t>15.10.4.1</w:t>
      </w:r>
      <w:r w:rsidRPr="00E77497">
        <w:tab/>
        <w:t>new RegExp(pattern, flags)</w:t>
      </w:r>
      <w:bookmarkEnd w:id="32754"/>
    </w:p>
    <w:p w14:paraId="6BF56681" w14:textId="77777777" w:rsidR="00134DAD" w:rsidRDefault="00134DAD" w:rsidP="004C02EF">
      <w:pPr>
        <w:rPr>
          <w:ins w:id="32755" w:author="Rev 7 Allen Wirfs-Brock" w:date="2012-04-10T13:17:00Z"/>
        </w:rPr>
      </w:pPr>
      <w:ins w:id="32756" w:author="Rev 7 Allen Wirfs-Brock" w:date="2012-04-10T13:17:00Z">
        <w:r>
          <w:t>The following steps are taken:</w:t>
        </w:r>
      </w:ins>
    </w:p>
    <w:p w14:paraId="406A483E" w14:textId="77777777" w:rsidR="00134DAD" w:rsidRDefault="00134DAD" w:rsidP="00F007E3">
      <w:pPr>
        <w:pStyle w:val="Alg4"/>
        <w:numPr>
          <w:ilvl w:val="0"/>
          <w:numId w:val="704"/>
        </w:numPr>
        <w:spacing w:after="220"/>
        <w:rPr>
          <w:ins w:id="32757" w:author="Rev 7 Allen Wirfs-Brock" w:date="2012-04-10T13:15:00Z"/>
        </w:rPr>
      </w:pPr>
      <w:ins w:id="32758" w:author="Rev 7 Allen Wirfs-Brock" w:date="2012-04-10T13:17:00Z">
        <w:r>
          <w:t xml:space="preserve">Return the result of the </w:t>
        </w:r>
      </w:ins>
      <w:ins w:id="32759" w:author="Rev 7 Allen Wirfs-Brock" w:date="2012-04-10T15:17:00Z">
        <w:del w:id="32760" w:author="Rev 8 Allen Wirfs-Brock" w:date="2012-06-14T14:41:00Z">
          <w:r w:rsidR="00C75147" w:rsidDel="00D4543D">
            <w:delText>abstraction operation</w:delText>
          </w:r>
        </w:del>
      </w:ins>
      <w:ins w:id="32761" w:author="Rev 8 Allen Wirfs-Brock" w:date="2012-06-14T14:41:00Z">
        <w:r w:rsidR="00D4543D">
          <w:t>abstract operation</w:t>
        </w:r>
      </w:ins>
      <w:ins w:id="32762" w:author="Rev 7 Allen Wirfs-Brock" w:date="2012-04-10T15:17:00Z">
        <w:r w:rsidR="00C75147">
          <w:t xml:space="preserve"> </w:t>
        </w:r>
      </w:ins>
      <w:ins w:id="32763" w:author="Rev 7 Allen Wirfs-Brock" w:date="2012-04-10T13:17:00Z">
        <w:r>
          <w:t>RegEx</w:t>
        </w:r>
      </w:ins>
      <w:ins w:id="32764" w:author="Rev 7 Allen Wirfs-Brock" w:date="2012-04-10T15:17:00Z">
        <w:r w:rsidR="00C75147">
          <w:t>pCreate</w:t>
        </w:r>
      </w:ins>
      <w:ins w:id="32765" w:author="Rev 7 Allen Wirfs-Brock" w:date="2012-04-10T13:17:00Z">
        <w:r>
          <w:t xml:space="preserve"> with arguments </w:t>
        </w:r>
        <w:r>
          <w:rPr>
            <w:i/>
          </w:rPr>
          <w:t>pattern</w:t>
        </w:r>
        <w:r>
          <w:t xml:space="preserve"> and </w:t>
        </w:r>
        <w:r>
          <w:rPr>
            <w:i/>
          </w:rPr>
          <w:t>flags</w:t>
        </w:r>
        <w:r w:rsidRPr="00E77497">
          <w:t>.</w:t>
        </w:r>
      </w:ins>
    </w:p>
    <w:p w14:paraId="48624339" w14:textId="77777777" w:rsidR="00134DAD" w:rsidRDefault="00134DAD" w:rsidP="004C02EF">
      <w:pPr>
        <w:rPr>
          <w:ins w:id="32766" w:author="Rev 7 Allen Wirfs-Brock" w:date="2012-04-10T13:15:00Z"/>
        </w:rPr>
      </w:pPr>
      <w:ins w:id="32767" w:author="Rev 7 Allen Wirfs-Brock" w:date="2012-04-10T13:15:00Z">
        <w:r>
          <w:t>The abstract operation RegExp</w:t>
        </w:r>
      </w:ins>
      <w:ins w:id="32768" w:author="Rev 7 Allen Wirfs-Brock" w:date="2012-04-10T15:17:00Z">
        <w:r w:rsidR="00C75147">
          <w:t>Create</w:t>
        </w:r>
      </w:ins>
      <w:ins w:id="32769" w:author="Rev 7 Allen Wirfs-Brock" w:date="2012-04-10T13:15:00Z">
        <w:r>
          <w:t xml:space="preserve"> with arguments pattern and flags does the following:</w:t>
        </w:r>
      </w:ins>
    </w:p>
    <w:p w14:paraId="7CB9AD3B" w14:textId="77777777" w:rsidR="004C02EF" w:rsidRPr="00E77497" w:rsidRDefault="004C02EF" w:rsidP="004C02EF">
      <w:r w:rsidRPr="00E77497">
        <w:t xml:space="preserve">If </w:t>
      </w:r>
      <w:r w:rsidRPr="00E77497">
        <w:rPr>
          <w:rFonts w:ascii="Times New Roman" w:hAnsi="Times New Roman"/>
          <w:i/>
        </w:rPr>
        <w:t>pattern</w:t>
      </w:r>
      <w:r w:rsidRPr="00E77497">
        <w:t xml:space="preserve"> is an object </w:t>
      </w:r>
      <w:r w:rsidRPr="00E77497">
        <w:rPr>
          <w:rFonts w:ascii="Times New Roman" w:hAnsi="Times New Roman"/>
          <w:i/>
        </w:rPr>
        <w:t>R</w:t>
      </w:r>
      <w:r w:rsidRPr="00E77497">
        <w:t xml:space="preserve"> </w:t>
      </w:r>
      <w:ins w:id="32770" w:author="Allen Wirfs-Brock" w:date="2011-07-02T14:32:00Z">
        <w:r w:rsidR="0054023D" w:rsidRPr="00E77497">
          <w:t>that has a</w:t>
        </w:r>
        <w:del w:id="32771" w:author="Rev 3 Allen Wirfs-Brock" w:date="2011-09-08T14:55:00Z">
          <w:r w:rsidR="0054023D" w:rsidRPr="00E77497" w:rsidDel="00BA3B3B">
            <w:delText>n</w:delText>
          </w:r>
        </w:del>
        <w:r w:rsidR="0054023D" w:rsidRPr="00E77497">
          <w:t xml:space="preserve"> [[</w:t>
        </w:r>
        <w:del w:id="32772" w:author="Rev 3 Allen Wirfs-Brock" w:date="2011-09-08T14:54:00Z">
          <w:r w:rsidR="0054023D" w:rsidRPr="00E77497" w:rsidDel="00BA3B3B">
            <w:delText>IsRegExp</w:delText>
          </w:r>
        </w:del>
      </w:ins>
      <w:ins w:id="32773" w:author="Rev 3 Allen Wirfs-Brock" w:date="2011-09-08T14:54:00Z">
        <w:r w:rsidR="00BA3B3B" w:rsidRPr="00E77497">
          <w:t>NativeBrand</w:t>
        </w:r>
      </w:ins>
      <w:ins w:id="32774" w:author="Allen Wirfs-Brock" w:date="2011-07-02T14:32:00Z">
        <w:r w:rsidR="0054023D" w:rsidRPr="00E77497">
          <w:t>]] internal property</w:t>
        </w:r>
      </w:ins>
      <w:ins w:id="32775" w:author="Rev 3 Allen Wirfs-Brock" w:date="2011-09-08T14:54:00Z">
        <w:r w:rsidR="00BA3B3B" w:rsidRPr="00E77497">
          <w:t xml:space="preserve"> whose value is NativeRegExp</w:t>
        </w:r>
        <w:r w:rsidR="00BA3B3B" w:rsidRPr="00E77497" w:rsidDel="0054023D">
          <w:t xml:space="preserve"> </w:t>
        </w:r>
      </w:ins>
      <w:del w:id="32776" w:author="Allen Wirfs-Brock" w:date="2011-07-02T14:32:00Z">
        <w:r w:rsidRPr="00E77497" w:rsidDel="0054023D">
          <w:delText xml:space="preserve">whose [[Class]] internal property is </w:delText>
        </w:r>
        <w:r w:rsidRPr="00E77497" w:rsidDel="0054023D">
          <w:rPr>
            <w:rFonts w:ascii="Courier New" w:hAnsi="Courier New"/>
            <w:b/>
          </w:rPr>
          <w:delText>"RegExp"</w:delText>
        </w:r>
      </w:del>
      <w:r w:rsidRPr="00E77497">
        <w:t xml:space="preserve"> and </w:t>
      </w:r>
      <w:r w:rsidRPr="00E77497">
        <w:rPr>
          <w:rFonts w:ascii="Times New Roman" w:hAnsi="Times New Roman"/>
          <w:i/>
        </w:rPr>
        <w:t>flags</w:t>
      </w:r>
      <w:r w:rsidRPr="00E77497">
        <w:t xml:space="preserve"> is </w:t>
      </w:r>
      <w:r w:rsidRPr="00E77497">
        <w:rPr>
          <w:b/>
        </w:rPr>
        <w:t>undefined</w:t>
      </w:r>
      <w:r w:rsidRPr="00E77497">
        <w:t xml:space="preserve">, then let </w:t>
      </w:r>
      <w:r w:rsidRPr="00E77497">
        <w:rPr>
          <w:rFonts w:ascii="Times New Roman" w:hAnsi="Times New Roman"/>
          <w:i/>
        </w:rPr>
        <w:t>P</w:t>
      </w:r>
      <w:r w:rsidRPr="00E77497">
        <w:t xml:space="preserve"> be the </w:t>
      </w:r>
      <w:r w:rsidRPr="00E77497">
        <w:rPr>
          <w:rFonts w:ascii="Times New Roman" w:hAnsi="Times New Roman"/>
          <w:i/>
        </w:rPr>
        <w:t>pattern</w:t>
      </w:r>
      <w:r w:rsidRPr="00E77497">
        <w:t xml:space="preserve"> used to construct </w:t>
      </w:r>
      <w:r w:rsidRPr="00E77497">
        <w:rPr>
          <w:rFonts w:ascii="Times New Roman" w:hAnsi="Times New Roman"/>
          <w:i/>
        </w:rPr>
        <w:t>R</w:t>
      </w:r>
      <w:r w:rsidRPr="00E77497">
        <w:t xml:space="preserve"> and let </w:t>
      </w:r>
      <w:r w:rsidRPr="00E77497">
        <w:rPr>
          <w:rFonts w:ascii="Times New Roman" w:hAnsi="Times New Roman"/>
          <w:i/>
        </w:rPr>
        <w:t>F</w:t>
      </w:r>
      <w:r w:rsidRPr="00E77497">
        <w:t xml:space="preserve"> be the flags used to construct </w:t>
      </w:r>
      <w:r w:rsidRPr="00E77497">
        <w:rPr>
          <w:rFonts w:ascii="Times New Roman" w:hAnsi="Times New Roman"/>
          <w:i/>
        </w:rPr>
        <w:t>R</w:t>
      </w:r>
      <w:r w:rsidRPr="00E77497">
        <w:t xml:space="preserve">. If </w:t>
      </w:r>
      <w:r w:rsidRPr="00E77497">
        <w:rPr>
          <w:rFonts w:ascii="Times New Roman" w:hAnsi="Times New Roman"/>
          <w:i/>
        </w:rPr>
        <w:t>pattern</w:t>
      </w:r>
      <w:r w:rsidRPr="00E77497">
        <w:t xml:space="preserve"> is an object </w:t>
      </w:r>
      <w:r w:rsidRPr="00E77497">
        <w:rPr>
          <w:rFonts w:ascii="Times New Roman" w:hAnsi="Times New Roman"/>
          <w:i/>
        </w:rPr>
        <w:t>R</w:t>
      </w:r>
      <w:r w:rsidRPr="00E77497">
        <w:t xml:space="preserve"> </w:t>
      </w:r>
      <w:ins w:id="32777" w:author="Allen Wirfs-Brock" w:date="2011-07-02T14:33:00Z">
        <w:r w:rsidR="0054023D" w:rsidRPr="00E77497">
          <w:t>that has a</w:t>
        </w:r>
        <w:del w:id="32778" w:author="Rev 3 Allen Wirfs-Brock" w:date="2011-09-08T14:55:00Z">
          <w:r w:rsidR="0054023D" w:rsidRPr="00E77497" w:rsidDel="00BA3B3B">
            <w:delText>n</w:delText>
          </w:r>
        </w:del>
        <w:r w:rsidR="0054023D" w:rsidRPr="00E77497">
          <w:t xml:space="preserve"> [[</w:t>
        </w:r>
        <w:del w:id="32779" w:author="Rev 3 Allen Wirfs-Brock" w:date="2011-09-08T14:54:00Z">
          <w:r w:rsidR="0054023D" w:rsidRPr="00E77497" w:rsidDel="00BA3B3B">
            <w:delText>IsRegExp</w:delText>
          </w:r>
        </w:del>
      </w:ins>
      <w:ins w:id="32780" w:author="Rev 3 Allen Wirfs-Brock" w:date="2011-09-08T14:54:00Z">
        <w:r w:rsidR="00BA3B3B" w:rsidRPr="00E77497">
          <w:t>NativeBrand</w:t>
        </w:r>
      </w:ins>
      <w:ins w:id="32781" w:author="Allen Wirfs-Brock" w:date="2011-07-02T14:33:00Z">
        <w:r w:rsidR="0054023D" w:rsidRPr="00E77497">
          <w:t>]] internal property</w:t>
        </w:r>
      </w:ins>
      <w:ins w:id="32782" w:author="Rev 3 Allen Wirfs-Brock" w:date="2011-09-08T14:54:00Z">
        <w:r w:rsidR="00BA3B3B" w:rsidRPr="00E77497">
          <w:t xml:space="preserve"> whose value is NativeRegExp</w:t>
        </w:r>
        <w:r w:rsidR="00BA3B3B" w:rsidRPr="00E77497" w:rsidDel="0054023D">
          <w:t xml:space="preserve"> </w:t>
        </w:r>
      </w:ins>
      <w:del w:id="32783" w:author="Allen Wirfs-Brock" w:date="2011-07-02T14:33:00Z">
        <w:r w:rsidRPr="00E77497" w:rsidDel="0054023D">
          <w:delText xml:space="preserve">whose [[Class]] internal property is </w:delText>
        </w:r>
        <w:r w:rsidRPr="00E77497" w:rsidDel="0054023D">
          <w:rPr>
            <w:rFonts w:ascii="Courier New" w:hAnsi="Courier New"/>
            <w:b/>
          </w:rPr>
          <w:delText>"RegExp"</w:delText>
        </w:r>
      </w:del>
      <w:r w:rsidRPr="00E77497">
        <w:t xml:space="preserve"> and </w:t>
      </w:r>
      <w:r w:rsidRPr="00E77497">
        <w:rPr>
          <w:rFonts w:ascii="Times New Roman" w:hAnsi="Times New Roman"/>
          <w:i/>
        </w:rPr>
        <w:t>flags</w:t>
      </w:r>
      <w:r w:rsidRPr="00E77497">
        <w:t xml:space="preserve"> is not </w:t>
      </w:r>
      <w:r w:rsidRPr="00E77497">
        <w:rPr>
          <w:b/>
        </w:rPr>
        <w:t>undefined</w:t>
      </w:r>
      <w:r w:rsidRPr="00E77497">
        <w:t xml:space="preserve">, then throw a </w:t>
      </w:r>
      <w:r w:rsidRPr="00E77497">
        <w:rPr>
          <w:b/>
        </w:rPr>
        <w:t>TypeError</w:t>
      </w:r>
      <w:r w:rsidRPr="00E77497">
        <w:t xml:space="preserve"> exception. Otherwise, let </w:t>
      </w:r>
      <w:r w:rsidRPr="00E77497">
        <w:rPr>
          <w:rFonts w:ascii="Times New Roman" w:hAnsi="Times New Roman"/>
          <w:i/>
        </w:rPr>
        <w:t>P</w:t>
      </w:r>
      <w:r w:rsidRPr="00E77497">
        <w:t xml:space="preserve"> be the empty String if </w:t>
      </w:r>
      <w:r w:rsidRPr="00E77497">
        <w:rPr>
          <w:rFonts w:ascii="Times New Roman" w:hAnsi="Times New Roman"/>
          <w:i/>
        </w:rPr>
        <w:t>pattern</w:t>
      </w:r>
      <w:r w:rsidRPr="00E77497">
        <w:t xml:space="preserve"> is </w:t>
      </w:r>
      <w:r w:rsidRPr="00E77497">
        <w:rPr>
          <w:b/>
        </w:rPr>
        <w:t>undefined</w:t>
      </w:r>
      <w:r w:rsidRPr="00E77497">
        <w:t xml:space="preserve"> and </w:t>
      </w:r>
      <w:r w:rsidRPr="00E77497">
        <w:rPr>
          <w:rFonts w:ascii="Times New Roman" w:hAnsi="Times New Roman"/>
        </w:rPr>
        <w:t>ToString(</w:t>
      </w:r>
      <w:r w:rsidRPr="00E77497">
        <w:rPr>
          <w:rFonts w:ascii="Times New Roman" w:hAnsi="Times New Roman"/>
          <w:i/>
        </w:rPr>
        <w:t>pattern</w:t>
      </w:r>
      <w:r w:rsidRPr="00E77497">
        <w:rPr>
          <w:rFonts w:ascii="Times New Roman" w:hAnsi="Times New Roman"/>
        </w:rPr>
        <w:t>)</w:t>
      </w:r>
      <w:r w:rsidRPr="00E77497">
        <w:t xml:space="preserve"> otherwise, and let </w:t>
      </w:r>
      <w:r w:rsidRPr="00E77497">
        <w:rPr>
          <w:rFonts w:ascii="Times New Roman" w:hAnsi="Times New Roman"/>
          <w:i/>
        </w:rPr>
        <w:t>F</w:t>
      </w:r>
      <w:r w:rsidRPr="00E77497">
        <w:t xml:space="preserve"> be the empty String if </w:t>
      </w:r>
      <w:r w:rsidRPr="00E77497">
        <w:rPr>
          <w:rFonts w:ascii="Times New Roman" w:hAnsi="Times New Roman"/>
          <w:i/>
        </w:rPr>
        <w:t>flags</w:t>
      </w:r>
      <w:r w:rsidRPr="00E77497">
        <w:t xml:space="preserve"> is </w:t>
      </w:r>
      <w:r w:rsidRPr="00E77497">
        <w:rPr>
          <w:b/>
        </w:rPr>
        <w:t>undefined</w:t>
      </w:r>
      <w:r w:rsidRPr="00E77497">
        <w:t xml:space="preserve"> and </w:t>
      </w:r>
      <w:r w:rsidRPr="00E77497">
        <w:rPr>
          <w:rFonts w:ascii="Times New Roman" w:hAnsi="Times New Roman"/>
        </w:rPr>
        <w:t>ToString(</w:t>
      </w:r>
      <w:r w:rsidRPr="00E77497">
        <w:rPr>
          <w:rFonts w:ascii="Times New Roman" w:hAnsi="Times New Roman"/>
          <w:i/>
        </w:rPr>
        <w:t>flags</w:t>
      </w:r>
      <w:r w:rsidRPr="00E77497">
        <w:rPr>
          <w:rFonts w:ascii="Times New Roman" w:hAnsi="Times New Roman"/>
        </w:rPr>
        <w:t>)</w:t>
      </w:r>
      <w:r w:rsidRPr="00E77497">
        <w:t xml:space="preserve"> otherwise.</w:t>
      </w:r>
    </w:p>
    <w:p w14:paraId="7A37B43B" w14:textId="77777777" w:rsidR="004C02EF" w:rsidRPr="00C7794D" w:rsidRDefault="004C02EF" w:rsidP="004C02EF">
      <w:r w:rsidRPr="00C7794D">
        <w:t xml:space="preserve">If the characters of </w:t>
      </w:r>
      <w:r w:rsidRPr="00C7794D">
        <w:rPr>
          <w:rFonts w:ascii="Times New Roman" w:hAnsi="Times New Roman"/>
          <w:i/>
          <w:iCs/>
        </w:rPr>
        <w:t>P</w:t>
      </w:r>
      <w:r w:rsidRPr="00C7794D">
        <w:t xml:space="preserve"> do not have the syntactic form </w:t>
      </w:r>
      <w:r w:rsidRPr="00C7794D">
        <w:rPr>
          <w:rFonts w:ascii="Times New Roman" w:hAnsi="Times New Roman"/>
          <w:i/>
          <w:iCs/>
        </w:rPr>
        <w:t>Pattern</w:t>
      </w:r>
      <w:r w:rsidRPr="00C7794D">
        <w:t xml:space="preserve">, then throw a </w:t>
      </w:r>
      <w:r w:rsidRPr="00C7794D">
        <w:rPr>
          <w:b/>
        </w:rPr>
        <w:t>SyntaxError</w:t>
      </w:r>
      <w:r w:rsidRPr="00C7794D">
        <w:t xml:space="preserve"> exception. Otherwise let the newly constructed object have a [[Match]] </w:t>
      </w:r>
      <w:r w:rsidRPr="004D1BD1">
        <w:t xml:space="preserve">internal </w:t>
      </w:r>
      <w:r w:rsidRPr="00C7794D">
        <w:t xml:space="preserve">property obtained by evaluating ("compiling") the characters of </w:t>
      </w:r>
      <w:r w:rsidRPr="00C7794D">
        <w:rPr>
          <w:rFonts w:ascii="Times New Roman" w:hAnsi="Times New Roman"/>
          <w:i/>
          <w:iCs/>
        </w:rPr>
        <w:t>P</w:t>
      </w:r>
      <w:r w:rsidRPr="00C7794D">
        <w:rPr>
          <w:iCs/>
        </w:rPr>
        <w:t xml:space="preserve"> as a</w:t>
      </w:r>
      <w:r w:rsidRPr="00C7794D">
        <w:t xml:space="preserve"> </w:t>
      </w:r>
      <w:r w:rsidRPr="00C7794D">
        <w:rPr>
          <w:rFonts w:ascii="Times New Roman" w:hAnsi="Times New Roman"/>
          <w:i/>
          <w:iCs/>
        </w:rPr>
        <w:t>Pattern</w:t>
      </w:r>
      <w:r w:rsidRPr="00C7794D">
        <w:t xml:space="preserve"> as described in 15.10.2. </w:t>
      </w:r>
    </w:p>
    <w:p w14:paraId="460A28C1" w14:textId="77777777" w:rsidR="004C02EF" w:rsidRPr="00C7794D" w:rsidRDefault="004C02EF" w:rsidP="004C02EF">
      <w:r w:rsidRPr="00C7794D">
        <w:t xml:space="preserve">If </w:t>
      </w:r>
      <w:r w:rsidRPr="00C7794D">
        <w:rPr>
          <w:rFonts w:ascii="Times New Roman" w:hAnsi="Times New Roman"/>
          <w:i/>
          <w:iCs/>
        </w:rPr>
        <w:t>F</w:t>
      </w:r>
      <w:r w:rsidRPr="00C7794D">
        <w:t xml:space="preserve"> contains any character other than </w:t>
      </w:r>
      <w:r w:rsidRPr="00C7794D">
        <w:rPr>
          <w:rFonts w:ascii="Courier New" w:hAnsi="Courier New" w:cs="Courier New"/>
          <w:b/>
        </w:rPr>
        <w:t>"g"</w:t>
      </w:r>
      <w:r w:rsidRPr="00C7794D">
        <w:t xml:space="preserve">, </w:t>
      </w:r>
      <w:r w:rsidRPr="00C7794D">
        <w:rPr>
          <w:rFonts w:ascii="Courier New" w:hAnsi="Courier New" w:cs="Courier New"/>
          <w:b/>
        </w:rPr>
        <w:t>"i"</w:t>
      </w:r>
      <w:r w:rsidRPr="00C7794D">
        <w:t xml:space="preserve">, or </w:t>
      </w:r>
      <w:r w:rsidRPr="00C7794D">
        <w:rPr>
          <w:rFonts w:ascii="Courier New" w:hAnsi="Courier New" w:cs="Courier New"/>
          <w:b/>
        </w:rPr>
        <w:t>"m"</w:t>
      </w:r>
      <w:r w:rsidRPr="00C7794D">
        <w:t xml:space="preserve">, or if it contains the same character more than once, then throw a </w:t>
      </w:r>
      <w:r w:rsidRPr="00C7794D">
        <w:rPr>
          <w:b/>
        </w:rPr>
        <w:t>SyntaxError</w:t>
      </w:r>
      <w:r w:rsidRPr="00C7794D">
        <w:t xml:space="preserve"> exception. </w:t>
      </w:r>
    </w:p>
    <w:p w14:paraId="0ECA4E8E" w14:textId="77777777" w:rsidR="004C02EF" w:rsidRPr="00C7794D" w:rsidRDefault="004C02EF" w:rsidP="004C02EF">
      <w:r w:rsidRPr="00C7794D">
        <w:t xml:space="preserve">If a </w:t>
      </w:r>
      <w:r w:rsidRPr="00C7794D">
        <w:rPr>
          <w:b/>
        </w:rPr>
        <w:t>SyntaxError</w:t>
      </w:r>
      <w:r w:rsidRPr="00C7794D">
        <w:t xml:space="preserve"> exception is not thrown, then: </w:t>
      </w:r>
    </w:p>
    <w:p w14:paraId="02345A48" w14:textId="77777777" w:rsidR="004C02EF" w:rsidRPr="00C7794D" w:rsidRDefault="004C02EF" w:rsidP="004C02EF">
      <w:r w:rsidRPr="00C7794D">
        <w:t xml:space="preserve">Let </w:t>
      </w:r>
      <w:r w:rsidRPr="00C7794D">
        <w:rPr>
          <w:rFonts w:ascii="Times New Roman" w:hAnsi="Times New Roman"/>
          <w:i/>
          <w:iCs/>
        </w:rPr>
        <w:t>S</w:t>
      </w:r>
      <w:r w:rsidRPr="00C7794D">
        <w:t xml:space="preserve"> be a String in the form of a </w:t>
      </w:r>
      <w:r w:rsidRPr="00C7794D">
        <w:rPr>
          <w:rFonts w:ascii="Times New Roman" w:hAnsi="Times New Roman"/>
          <w:i/>
          <w:iCs/>
        </w:rPr>
        <w:t>Pattern</w:t>
      </w:r>
      <w:r w:rsidRPr="00C7794D">
        <w:t xml:space="preserve"> equivalent to </w:t>
      </w:r>
      <w:r w:rsidRPr="00C7794D">
        <w:rPr>
          <w:rFonts w:ascii="Times New Roman" w:hAnsi="Times New Roman"/>
          <w:i/>
          <w:iCs/>
        </w:rPr>
        <w:t>P</w:t>
      </w:r>
      <w:r w:rsidRPr="00C7794D">
        <w:t xml:space="preserve">, in which certain characters are escaped as described below. </w:t>
      </w:r>
      <w:r w:rsidRPr="00C7794D">
        <w:rPr>
          <w:rFonts w:ascii="Times New Roman" w:hAnsi="Times New Roman"/>
          <w:i/>
          <w:iCs/>
        </w:rPr>
        <w:t>S</w:t>
      </w:r>
      <w:r w:rsidRPr="00C7794D">
        <w:t xml:space="preserve"> may or may not be identical to </w:t>
      </w:r>
      <w:r w:rsidRPr="00C7794D">
        <w:rPr>
          <w:rFonts w:ascii="Times New Roman" w:hAnsi="Times New Roman"/>
          <w:i/>
          <w:iCs/>
        </w:rPr>
        <w:t>P</w:t>
      </w:r>
      <w:r w:rsidRPr="00C7794D">
        <w:t xml:space="preserve"> or </w:t>
      </w:r>
      <w:r w:rsidRPr="00C7794D">
        <w:rPr>
          <w:rFonts w:ascii="Times New Roman" w:hAnsi="Times New Roman"/>
          <w:i/>
          <w:iCs/>
        </w:rPr>
        <w:t>pattern</w:t>
      </w:r>
      <w:r w:rsidRPr="00C7794D">
        <w:t xml:space="preserve">; however, the internal procedure that would result from evaluating </w:t>
      </w:r>
      <w:r w:rsidRPr="00C7794D">
        <w:rPr>
          <w:rFonts w:ascii="Times New Roman" w:hAnsi="Times New Roman"/>
          <w:i/>
          <w:iCs/>
        </w:rPr>
        <w:t>S</w:t>
      </w:r>
      <w:r w:rsidRPr="00C7794D">
        <w:t xml:space="preserve"> as a </w:t>
      </w:r>
      <w:r w:rsidRPr="00C7794D">
        <w:rPr>
          <w:rFonts w:ascii="Times New Roman" w:hAnsi="Times New Roman"/>
          <w:i/>
          <w:iCs/>
        </w:rPr>
        <w:t>Pattern</w:t>
      </w:r>
      <w:r w:rsidRPr="00C7794D">
        <w:t xml:space="preserve"> must behave identically to the internal procedure given by the constructed object's [[Match]] </w:t>
      </w:r>
      <w:r w:rsidRPr="004D1BD1">
        <w:t xml:space="preserve">internal </w:t>
      </w:r>
      <w:r w:rsidRPr="00C7794D">
        <w:t xml:space="preserve">property. </w:t>
      </w:r>
    </w:p>
    <w:p w14:paraId="2D783494" w14:textId="77777777" w:rsidR="004C02EF" w:rsidRPr="00C7794D" w:rsidRDefault="004C02EF" w:rsidP="004C02EF">
      <w:r w:rsidRPr="00C7794D">
        <w:t xml:space="preserve">The characters </w:t>
      </w:r>
      <w:r w:rsidRPr="00C7794D">
        <w:rPr>
          <w:rFonts w:ascii="Courier New" w:hAnsi="Courier New" w:cs="Courier New"/>
          <w:b/>
          <w:bCs/>
        </w:rPr>
        <w:t>/</w:t>
      </w:r>
      <w:r w:rsidRPr="00C7794D">
        <w:t xml:space="preserve"> occurring in the pattern shall be escaped in </w:t>
      </w:r>
      <w:r w:rsidRPr="00C7794D">
        <w:rPr>
          <w:rFonts w:ascii="Times New Roman" w:hAnsi="Times New Roman"/>
          <w:i/>
          <w:iCs/>
        </w:rPr>
        <w:t>S</w:t>
      </w:r>
      <w:r w:rsidRPr="00C7794D">
        <w:t xml:space="preserve"> as necessary to ensure that the String value formed by concatenating the Strings </w:t>
      </w:r>
      <w:r w:rsidRPr="00C7794D">
        <w:rPr>
          <w:rFonts w:ascii="Courier New" w:hAnsi="Courier New" w:cs="Courier New"/>
          <w:b/>
        </w:rPr>
        <w:t>"/"</w:t>
      </w:r>
      <w:r w:rsidRPr="00C7794D">
        <w:t xml:space="preserve">, </w:t>
      </w:r>
      <w:r w:rsidRPr="00C7794D">
        <w:rPr>
          <w:rFonts w:ascii="Times New Roman" w:hAnsi="Times New Roman"/>
          <w:i/>
          <w:iCs/>
        </w:rPr>
        <w:t>S</w:t>
      </w:r>
      <w:r w:rsidRPr="00C7794D">
        <w:t xml:space="preserve">, </w:t>
      </w:r>
      <w:r w:rsidRPr="00C7794D">
        <w:rPr>
          <w:rFonts w:ascii="Courier New" w:hAnsi="Courier New" w:cs="Courier New"/>
          <w:b/>
        </w:rPr>
        <w:t>"/"</w:t>
      </w:r>
      <w:r w:rsidRPr="00C7794D">
        <w:t xml:space="preserve">, and </w:t>
      </w:r>
      <w:r w:rsidRPr="00C7794D">
        <w:rPr>
          <w:rFonts w:ascii="Times New Roman" w:hAnsi="Times New Roman"/>
          <w:i/>
          <w:iCs/>
        </w:rPr>
        <w:t>F</w:t>
      </w:r>
      <w:r w:rsidRPr="00C7794D">
        <w:t xml:space="preserve"> can be parsed (in an appropriate lexical context) as a </w:t>
      </w:r>
      <w:r w:rsidRPr="00C7794D">
        <w:rPr>
          <w:rFonts w:ascii="Times New Roman" w:hAnsi="Times New Roman"/>
          <w:i/>
          <w:iCs/>
        </w:rPr>
        <w:t>RegularExpressionLiteral</w:t>
      </w:r>
      <w:r w:rsidRPr="00C7794D">
        <w:t xml:space="preserve"> that behaves identically to the constructed regular expression. For example, if </w:t>
      </w:r>
      <w:r w:rsidRPr="00C7794D">
        <w:rPr>
          <w:rFonts w:ascii="Times New Roman" w:hAnsi="Times New Roman"/>
          <w:i/>
          <w:iCs/>
        </w:rPr>
        <w:t>P</w:t>
      </w:r>
      <w:r w:rsidRPr="00C7794D">
        <w:t xml:space="preserve"> is </w:t>
      </w:r>
      <w:r w:rsidRPr="00C7794D">
        <w:rPr>
          <w:rFonts w:ascii="Courier New" w:hAnsi="Courier New" w:cs="Courier New"/>
          <w:b/>
        </w:rPr>
        <w:t>"/"</w:t>
      </w:r>
      <w:r w:rsidRPr="00C7794D">
        <w:t xml:space="preserve">, then </w:t>
      </w:r>
      <w:r w:rsidRPr="00C7794D">
        <w:rPr>
          <w:rFonts w:ascii="Times New Roman" w:hAnsi="Times New Roman"/>
          <w:i/>
          <w:iCs/>
        </w:rPr>
        <w:t>S</w:t>
      </w:r>
      <w:r w:rsidRPr="00C7794D">
        <w:t xml:space="preserve"> could be </w:t>
      </w:r>
      <w:r w:rsidRPr="00C7794D">
        <w:rPr>
          <w:rFonts w:ascii="Courier New" w:hAnsi="Courier New" w:cs="Courier New"/>
          <w:b/>
        </w:rPr>
        <w:t>"\/"</w:t>
      </w:r>
      <w:r w:rsidRPr="00C7794D">
        <w:t xml:space="preserve"> or </w:t>
      </w:r>
      <w:r w:rsidRPr="00C7794D">
        <w:rPr>
          <w:rFonts w:ascii="Courier New" w:hAnsi="Courier New" w:cs="Courier New"/>
          <w:b/>
        </w:rPr>
        <w:t>"\u002F"</w:t>
      </w:r>
      <w:r w:rsidRPr="00C7794D">
        <w:t xml:space="preserve">, among other possibilities, but not </w:t>
      </w:r>
      <w:r w:rsidRPr="00C7794D">
        <w:rPr>
          <w:rFonts w:ascii="Courier New" w:hAnsi="Courier New" w:cs="Courier New"/>
          <w:b/>
        </w:rPr>
        <w:t>"/"</w:t>
      </w:r>
      <w:r w:rsidRPr="00C7794D">
        <w:t xml:space="preserve">, because </w:t>
      </w:r>
      <w:r w:rsidRPr="00C7794D">
        <w:rPr>
          <w:rFonts w:ascii="Courier New" w:hAnsi="Courier New" w:cs="Courier New"/>
          <w:b/>
        </w:rPr>
        <w:t>///</w:t>
      </w:r>
      <w:r w:rsidRPr="00C7794D">
        <w:t xml:space="preserve"> followed by </w:t>
      </w:r>
      <w:r w:rsidRPr="00C7794D">
        <w:rPr>
          <w:rFonts w:ascii="Times New Roman" w:hAnsi="Times New Roman"/>
          <w:i/>
        </w:rPr>
        <w:t>F</w:t>
      </w:r>
      <w:r w:rsidRPr="00C7794D">
        <w:t xml:space="preserve"> would be parsed as a </w:t>
      </w:r>
      <w:r w:rsidRPr="00C7794D">
        <w:rPr>
          <w:rFonts w:ascii="Times New Roman" w:hAnsi="Times New Roman"/>
          <w:i/>
          <w:iCs/>
        </w:rPr>
        <w:t>SingleLineComment</w:t>
      </w:r>
      <w:r w:rsidRPr="00C7794D">
        <w:t xml:space="preserve"> rather than a </w:t>
      </w:r>
      <w:r w:rsidRPr="00C7794D">
        <w:rPr>
          <w:rFonts w:ascii="Times New Roman" w:hAnsi="Times New Roman"/>
          <w:i/>
          <w:iCs/>
        </w:rPr>
        <w:t>RegularExpressionLiteral</w:t>
      </w:r>
      <w:r w:rsidRPr="00C7794D">
        <w:t xml:space="preserve">. If </w:t>
      </w:r>
      <w:r w:rsidRPr="00C7794D">
        <w:rPr>
          <w:rFonts w:ascii="Times New Roman" w:hAnsi="Times New Roman"/>
          <w:i/>
          <w:iCs/>
        </w:rPr>
        <w:t>P</w:t>
      </w:r>
      <w:r w:rsidRPr="00C7794D">
        <w:t xml:space="preserve"> is the empty String, this specification can be met by letting </w:t>
      </w:r>
      <w:r w:rsidRPr="00C7794D">
        <w:rPr>
          <w:rFonts w:ascii="Times New Roman" w:hAnsi="Times New Roman"/>
          <w:i/>
          <w:iCs/>
        </w:rPr>
        <w:t>S</w:t>
      </w:r>
      <w:r w:rsidRPr="00C7794D">
        <w:t xml:space="preserve"> be </w:t>
      </w:r>
      <w:r w:rsidRPr="00C7794D">
        <w:rPr>
          <w:rFonts w:ascii="Courier New" w:hAnsi="Courier New" w:cs="Courier New"/>
          <w:b/>
        </w:rPr>
        <w:t>"(?:)"</w:t>
      </w:r>
      <w:r w:rsidRPr="00C7794D">
        <w:t xml:space="preserve">. </w:t>
      </w:r>
    </w:p>
    <w:p w14:paraId="7785E2FD" w14:textId="77777777" w:rsidR="004C02EF" w:rsidRPr="004D1BD1" w:rsidRDefault="004C02EF" w:rsidP="004C02EF">
      <w:r w:rsidRPr="004D1BD1">
        <w:t>The following properties of the newly constructed object are data properties with the attributes that are specified in 15.10.7. The [[Value]] of each property is set as follows:</w:t>
      </w:r>
    </w:p>
    <w:p w14:paraId="6661F0DB" w14:textId="77777777" w:rsidR="004C02EF" w:rsidRPr="00E65A34" w:rsidRDefault="004C02EF" w:rsidP="004C02EF">
      <w:r w:rsidRPr="004D1BD1">
        <w:t xml:space="preserve">The </w:t>
      </w:r>
      <w:r w:rsidRPr="008B7F6F">
        <w:rPr>
          <w:rFonts w:ascii="Courier New" w:hAnsi="Courier New" w:cs="Courier New"/>
          <w:b/>
        </w:rPr>
        <w:t>source</w:t>
      </w:r>
      <w:r w:rsidRPr="006B6D0A">
        <w:t xml:space="preserve"> property of the newly constructed object is set to </w:t>
      </w:r>
      <w:r w:rsidRPr="006B6D0A">
        <w:rPr>
          <w:rFonts w:ascii="Times New Roman" w:hAnsi="Times New Roman"/>
          <w:i/>
          <w:iCs/>
        </w:rPr>
        <w:t>S</w:t>
      </w:r>
      <w:r w:rsidRPr="00E65A34">
        <w:t>.</w:t>
      </w:r>
    </w:p>
    <w:p w14:paraId="5661DF98" w14:textId="77777777" w:rsidR="004C02EF" w:rsidRPr="006B6D0A" w:rsidRDefault="004C02EF" w:rsidP="004C02EF">
      <w:r w:rsidRPr="00546435">
        <w:t xml:space="preserve">The </w:t>
      </w:r>
      <w:r w:rsidRPr="00A67AF2">
        <w:rPr>
          <w:rFonts w:ascii="Courier New" w:hAnsi="Courier New"/>
          <w:b/>
        </w:rPr>
        <w:t>global</w:t>
      </w:r>
      <w:r w:rsidRPr="00A67AF2">
        <w:t xml:space="preserve"> property of the newly constructed object is set to a Boolean value that is </w:t>
      </w:r>
      <w:r w:rsidRPr="00A67AF2">
        <w:rPr>
          <w:b/>
        </w:rPr>
        <w:t>true</w:t>
      </w:r>
      <w:r w:rsidRPr="00B820AB">
        <w:t xml:space="preserve"> if </w:t>
      </w:r>
      <w:r w:rsidRPr="00675B74">
        <w:rPr>
          <w:rFonts w:ascii="Times New Roman" w:hAnsi="Times New Roman"/>
          <w:i/>
        </w:rPr>
        <w:t>F</w:t>
      </w:r>
      <w:r w:rsidRPr="00E77497">
        <w:t xml:space="preserve"> contains the character </w:t>
      </w:r>
      <w:r w:rsidRPr="00C7794D">
        <w:rPr>
          <w:rFonts w:ascii="Courier New" w:hAnsi="Courier New" w:cs="Courier New"/>
          <w:b/>
        </w:rPr>
        <w:t>"</w:t>
      </w:r>
      <w:r w:rsidRPr="004D1BD1">
        <w:rPr>
          <w:rFonts w:ascii="Courier New" w:hAnsi="Courier New"/>
          <w:b/>
        </w:rPr>
        <w:t>g</w:t>
      </w:r>
      <w:r w:rsidRPr="00C7794D">
        <w:rPr>
          <w:rFonts w:ascii="Courier New" w:hAnsi="Courier New" w:cs="Courier New"/>
          <w:b/>
        </w:rPr>
        <w:t>"</w:t>
      </w:r>
      <w:r w:rsidRPr="004D1BD1">
        <w:t xml:space="preserve"> and </w:t>
      </w:r>
      <w:r w:rsidRPr="008B7F6F">
        <w:rPr>
          <w:b/>
        </w:rPr>
        <w:t>false</w:t>
      </w:r>
      <w:r w:rsidRPr="006B6D0A">
        <w:t xml:space="preserve"> otherwise.</w:t>
      </w:r>
    </w:p>
    <w:p w14:paraId="03CBA27D" w14:textId="77777777" w:rsidR="004C02EF" w:rsidRPr="006B6D0A" w:rsidRDefault="004C02EF" w:rsidP="004C02EF">
      <w:r w:rsidRPr="006B6D0A">
        <w:t xml:space="preserve">The </w:t>
      </w:r>
      <w:r w:rsidRPr="006B6D0A">
        <w:rPr>
          <w:rFonts w:ascii="Courier New" w:hAnsi="Courier New"/>
          <w:b/>
        </w:rPr>
        <w:t>ignoreCase</w:t>
      </w:r>
      <w:r w:rsidRPr="00E65A34">
        <w:t xml:space="preserve"> property of the newly constructed object is set to a Boolean value that is </w:t>
      </w:r>
      <w:r w:rsidRPr="00546435">
        <w:rPr>
          <w:b/>
        </w:rPr>
        <w:t>true</w:t>
      </w:r>
      <w:r w:rsidRPr="00A67AF2">
        <w:t xml:space="preserve"> if </w:t>
      </w:r>
      <w:r w:rsidRPr="00A67AF2">
        <w:rPr>
          <w:rFonts w:ascii="Times New Roman" w:hAnsi="Times New Roman"/>
          <w:i/>
        </w:rPr>
        <w:t>F</w:t>
      </w:r>
      <w:r w:rsidRPr="00A67AF2">
        <w:t xml:space="preserve"> cont</w:t>
      </w:r>
      <w:r w:rsidRPr="00B820AB">
        <w:t xml:space="preserve">ains the character </w:t>
      </w:r>
      <w:r w:rsidRPr="00C7794D">
        <w:rPr>
          <w:rFonts w:ascii="Courier New" w:hAnsi="Courier New" w:cs="Courier New"/>
          <w:b/>
        </w:rPr>
        <w:t>"</w:t>
      </w:r>
      <w:r w:rsidRPr="004D1BD1">
        <w:rPr>
          <w:rFonts w:ascii="Courier New" w:hAnsi="Courier New"/>
          <w:b/>
        </w:rPr>
        <w:t>i</w:t>
      </w:r>
      <w:r w:rsidRPr="00C7794D">
        <w:rPr>
          <w:rFonts w:ascii="Courier New" w:hAnsi="Courier New" w:cs="Courier New"/>
          <w:b/>
        </w:rPr>
        <w:t>"</w:t>
      </w:r>
      <w:r w:rsidRPr="004D1BD1">
        <w:t xml:space="preserve"> and </w:t>
      </w:r>
      <w:r w:rsidRPr="008B7F6F">
        <w:rPr>
          <w:b/>
        </w:rPr>
        <w:t>false</w:t>
      </w:r>
      <w:r w:rsidRPr="006B6D0A">
        <w:t xml:space="preserve"> otherwise.</w:t>
      </w:r>
    </w:p>
    <w:p w14:paraId="362547D6" w14:textId="77777777" w:rsidR="004C02EF" w:rsidRPr="006B6D0A" w:rsidRDefault="004C02EF" w:rsidP="004C02EF">
      <w:r w:rsidRPr="006B6D0A">
        <w:t xml:space="preserve">The </w:t>
      </w:r>
      <w:r w:rsidRPr="006B6D0A">
        <w:rPr>
          <w:rFonts w:ascii="Courier New" w:hAnsi="Courier New"/>
          <w:b/>
        </w:rPr>
        <w:t>multiline</w:t>
      </w:r>
      <w:r w:rsidRPr="00E65A34">
        <w:t xml:space="preserve"> property of the newly constructed object is set to a Boolean value that is </w:t>
      </w:r>
      <w:r w:rsidRPr="00546435">
        <w:rPr>
          <w:b/>
        </w:rPr>
        <w:t>true</w:t>
      </w:r>
      <w:r w:rsidRPr="00A67AF2">
        <w:t xml:space="preserve"> if </w:t>
      </w:r>
      <w:r w:rsidRPr="00A67AF2">
        <w:rPr>
          <w:rFonts w:ascii="Times New Roman" w:hAnsi="Times New Roman"/>
          <w:i/>
        </w:rPr>
        <w:t>F</w:t>
      </w:r>
      <w:r w:rsidRPr="00A67AF2">
        <w:t xml:space="preserve"> contains the character </w:t>
      </w:r>
      <w:r w:rsidRPr="00C7794D">
        <w:rPr>
          <w:rFonts w:ascii="Courier New" w:hAnsi="Courier New" w:cs="Courier New"/>
          <w:b/>
        </w:rPr>
        <w:t>"</w:t>
      </w:r>
      <w:r w:rsidRPr="004D1BD1">
        <w:rPr>
          <w:rFonts w:ascii="Courier New" w:hAnsi="Courier New"/>
          <w:b/>
        </w:rPr>
        <w:t>m</w:t>
      </w:r>
      <w:r w:rsidRPr="00C7794D">
        <w:rPr>
          <w:rFonts w:ascii="Courier New" w:hAnsi="Courier New" w:cs="Courier New"/>
          <w:b/>
        </w:rPr>
        <w:t>"</w:t>
      </w:r>
      <w:r w:rsidRPr="004D1BD1">
        <w:t xml:space="preserve"> and </w:t>
      </w:r>
      <w:r w:rsidRPr="008B7F6F">
        <w:rPr>
          <w:b/>
        </w:rPr>
        <w:t>false</w:t>
      </w:r>
      <w:r w:rsidRPr="006B6D0A">
        <w:t xml:space="preserve"> otherwise.</w:t>
      </w:r>
    </w:p>
    <w:p w14:paraId="4F41BFF2" w14:textId="77777777" w:rsidR="004C02EF" w:rsidRPr="00A67AF2" w:rsidRDefault="004C02EF" w:rsidP="004C02EF">
      <w:r w:rsidRPr="006B6D0A">
        <w:t xml:space="preserve">The </w:t>
      </w:r>
      <w:r w:rsidRPr="006B6D0A">
        <w:rPr>
          <w:rFonts w:ascii="Courier New" w:hAnsi="Courier New"/>
          <w:b/>
        </w:rPr>
        <w:t>lastIndex</w:t>
      </w:r>
      <w:r w:rsidRPr="00E65A34">
        <w:t xml:space="preserve"> property of the newly constructed object is set to </w:t>
      </w:r>
      <w:r w:rsidRPr="00546435">
        <w:rPr>
          <w:b/>
        </w:rPr>
        <w:t>0</w:t>
      </w:r>
      <w:r w:rsidRPr="00A67AF2">
        <w:t>.</w:t>
      </w:r>
    </w:p>
    <w:p w14:paraId="286D93A3" w14:textId="77777777" w:rsidR="004C02EF" w:rsidRPr="00A67AF2" w:rsidRDefault="004C02EF" w:rsidP="004C02EF">
      <w:r w:rsidRPr="00A67AF2">
        <w:t>The [[Prototype]] internal property of the newly constructed object is set to the standard built-in RegExp prototype object as specified in 15.10.6.</w:t>
      </w:r>
    </w:p>
    <w:p w14:paraId="0EC59D33" w14:textId="77777777" w:rsidR="004C02EF" w:rsidRPr="00E77497" w:rsidRDefault="004C02EF" w:rsidP="004C02EF">
      <w:r w:rsidRPr="00A67AF2">
        <w:t xml:space="preserve">The </w:t>
      </w:r>
      <w:del w:id="32784" w:author="Allen Wirfs-Brock" w:date="2011-07-02T14:33:00Z">
        <w:r w:rsidRPr="00B820AB" w:rsidDel="0054023D">
          <w:delText xml:space="preserve">[[Class]] internal property of the </w:delText>
        </w:r>
      </w:del>
      <w:r w:rsidRPr="00675B74">
        <w:t xml:space="preserve">newly constructed object </w:t>
      </w:r>
      <w:ins w:id="32785" w:author="Allen Wirfs-Brock" w:date="2011-07-02T14:33:00Z">
        <w:r w:rsidR="0054023D" w:rsidRPr="00E77497">
          <w:t>has a</w:t>
        </w:r>
        <w:del w:id="32786" w:author="Rev 3 Allen Wirfs-Brock" w:date="2011-09-08T14:56:00Z">
          <w:r w:rsidR="0054023D" w:rsidRPr="00E77497" w:rsidDel="00BA3B3B">
            <w:delText>n</w:delText>
          </w:r>
        </w:del>
        <w:r w:rsidR="0054023D" w:rsidRPr="00E77497">
          <w:t xml:space="preserve"> [[</w:t>
        </w:r>
        <w:del w:id="32787" w:author="Rev 3 Allen Wirfs-Brock" w:date="2011-09-08T14:55:00Z">
          <w:r w:rsidR="0054023D" w:rsidRPr="00E77497" w:rsidDel="00BA3B3B">
            <w:delText>IsRegExp</w:delText>
          </w:r>
        </w:del>
      </w:ins>
      <w:ins w:id="32788" w:author="Rev 3 Allen Wirfs-Brock" w:date="2011-09-08T14:55:00Z">
        <w:r w:rsidR="00BA3B3B" w:rsidRPr="00E77497">
          <w:t>NativeBrand</w:t>
        </w:r>
      </w:ins>
      <w:ins w:id="32789" w:author="Allen Wirfs-Brock" w:date="2011-07-02T14:33:00Z">
        <w:r w:rsidR="0054023D" w:rsidRPr="00E77497">
          <w:t>]] internal property</w:t>
        </w:r>
      </w:ins>
      <w:ins w:id="32790" w:author="Rev 3 Allen Wirfs-Brock" w:date="2011-09-08T14:55:00Z">
        <w:r w:rsidR="00BA3B3B" w:rsidRPr="00E77497">
          <w:t xml:space="preserve"> whose value is NativeRegExp</w:t>
        </w:r>
        <w:r w:rsidR="00BA3B3B" w:rsidRPr="00E77497" w:rsidDel="0054023D">
          <w:t xml:space="preserve"> </w:t>
        </w:r>
      </w:ins>
      <w:del w:id="32791" w:author="Allen Wirfs-Brock" w:date="2011-07-02T14:33:00Z">
        <w:r w:rsidRPr="00E77497" w:rsidDel="0054023D">
          <w:delText xml:space="preserve">is set to </w:delText>
        </w:r>
        <w:r w:rsidRPr="00E77497" w:rsidDel="0054023D">
          <w:rPr>
            <w:rFonts w:ascii="Courier New" w:hAnsi="Courier New"/>
            <w:b/>
          </w:rPr>
          <w:delText>"RegExp"</w:delText>
        </w:r>
        <w:r w:rsidRPr="00E77497" w:rsidDel="0054023D">
          <w:delText>.</w:delText>
        </w:r>
      </w:del>
    </w:p>
    <w:p w14:paraId="4E2C5DDB" w14:textId="77777777" w:rsidR="004C02EF" w:rsidRPr="00C7794D" w:rsidRDefault="004C02EF" w:rsidP="004C02EF">
      <w:pPr>
        <w:pStyle w:val="Note"/>
      </w:pPr>
      <w:r w:rsidRPr="00C7794D">
        <w:t>NOTE</w:t>
      </w:r>
      <w:r w:rsidRPr="00C7794D">
        <w:tab/>
        <w:t xml:space="preserve">If pattern is a </w:t>
      </w:r>
      <w:r w:rsidRPr="004D1BD1">
        <w:rPr>
          <w:rStyle w:val="bnf"/>
        </w:rPr>
        <w:t>StringLiteral</w:t>
      </w:r>
      <w:r w:rsidRPr="00C7794D">
        <w:t>, the usual escape sequence substitutions are performed before the String is processed by RegExp. If pattern must contain an escape sequence to be</w:t>
      </w:r>
      <w:r w:rsidRPr="004D1BD1">
        <w:t xml:space="preserve"> recognised</w:t>
      </w:r>
      <w:r w:rsidRPr="00C7794D">
        <w:t xml:space="preserve"> by RegExp, any backslash </w:t>
      </w:r>
      <w:r w:rsidRPr="00C7794D">
        <w:rPr>
          <w:rFonts w:ascii="Courier New" w:hAnsi="Courier New" w:cs="Courier New"/>
          <w:b/>
          <w:bCs/>
        </w:rPr>
        <w:t>\</w:t>
      </w:r>
      <w:r w:rsidRPr="00C7794D">
        <w:t xml:space="preserve"> characters must be escaped within the </w:t>
      </w:r>
      <w:r w:rsidRPr="004D1BD1">
        <w:rPr>
          <w:rStyle w:val="bnf"/>
        </w:rPr>
        <w:t>StringLiteral</w:t>
      </w:r>
      <w:r w:rsidRPr="00C7794D">
        <w:t xml:space="preserve"> to prevent them being removed when the contents of the </w:t>
      </w:r>
      <w:r w:rsidRPr="004D1BD1">
        <w:rPr>
          <w:rStyle w:val="bnf"/>
        </w:rPr>
        <w:t>StringLiteral</w:t>
      </w:r>
      <w:r w:rsidRPr="00C7794D">
        <w:t xml:space="preserve"> are formed. </w:t>
      </w:r>
    </w:p>
    <w:p w14:paraId="17197A78" w14:textId="77777777" w:rsidR="004C02EF" w:rsidRPr="004D1BD1" w:rsidRDefault="004C02EF" w:rsidP="00F710D2">
      <w:pPr>
        <w:pStyle w:val="30"/>
        <w:numPr>
          <w:ilvl w:val="0"/>
          <w:numId w:val="0"/>
        </w:numPr>
      </w:pPr>
      <w:bookmarkStart w:id="32792" w:name="_Toc417706284"/>
      <w:bookmarkStart w:id="32793" w:name="_Toc432237649"/>
      <w:bookmarkStart w:id="32794" w:name="_Toc432984858"/>
      <w:bookmarkStart w:id="32795" w:name="_Ref457709745"/>
      <w:bookmarkStart w:id="32796" w:name="_Ref457792868"/>
      <w:bookmarkStart w:id="32797" w:name="_Toc472818959"/>
      <w:bookmarkStart w:id="32798" w:name="_Toc235503537"/>
      <w:bookmarkStart w:id="32799" w:name="_Toc241509312"/>
      <w:bookmarkStart w:id="32800" w:name="_Toc244416799"/>
      <w:bookmarkStart w:id="32801" w:name="_Toc276631163"/>
      <w:bookmarkStart w:id="32802" w:name="_Toc336509646"/>
      <w:r w:rsidRPr="004D1BD1">
        <w:t>15.10.5</w:t>
      </w:r>
      <w:r w:rsidRPr="004D1BD1">
        <w:tab/>
        <w:t>Properties of the RegExp Constructor</w:t>
      </w:r>
      <w:bookmarkEnd w:id="32792"/>
      <w:bookmarkEnd w:id="32793"/>
      <w:bookmarkEnd w:id="32794"/>
      <w:bookmarkEnd w:id="32795"/>
      <w:bookmarkEnd w:id="32796"/>
      <w:bookmarkEnd w:id="32797"/>
      <w:bookmarkEnd w:id="32798"/>
      <w:bookmarkEnd w:id="32799"/>
      <w:bookmarkEnd w:id="32800"/>
      <w:bookmarkEnd w:id="32801"/>
      <w:bookmarkEnd w:id="32802"/>
    </w:p>
    <w:p w14:paraId="477C1440" w14:textId="77777777" w:rsidR="004C02EF" w:rsidRPr="006B6D0A" w:rsidRDefault="004C02EF" w:rsidP="004C02EF">
      <w:r w:rsidRPr="008B7F6F">
        <w:t>The value of the [[Prototype]] internal property of the R</w:t>
      </w:r>
      <w:r w:rsidRPr="006B6D0A">
        <w:t>egExp constructor is the standard built-in Function prototype object (15.3.4).</w:t>
      </w:r>
    </w:p>
    <w:p w14:paraId="7E21C01A" w14:textId="77777777" w:rsidR="004C02EF" w:rsidRPr="00A67AF2" w:rsidRDefault="004C02EF" w:rsidP="004C02EF">
      <w:r w:rsidRPr="006B6D0A">
        <w:t xml:space="preserve">Besides the internal properties and the </w:t>
      </w:r>
      <w:r w:rsidRPr="006B6D0A">
        <w:rPr>
          <w:rFonts w:ascii="Courier New" w:hAnsi="Courier New"/>
          <w:b/>
        </w:rPr>
        <w:t>length</w:t>
      </w:r>
      <w:r w:rsidRPr="00E65A34">
        <w:t xml:space="preserve"> property (whose value is </w:t>
      </w:r>
      <w:r w:rsidRPr="00546435">
        <w:rPr>
          <w:b/>
        </w:rPr>
        <w:t>2</w:t>
      </w:r>
      <w:r w:rsidRPr="00A67AF2">
        <w:t>), the RegExp constructor has the following properties:</w:t>
      </w:r>
    </w:p>
    <w:p w14:paraId="6FD39204" w14:textId="77777777" w:rsidR="004C02EF" w:rsidRPr="00A67AF2" w:rsidRDefault="004C02EF" w:rsidP="004C02EF">
      <w:pPr>
        <w:pStyle w:val="40"/>
        <w:numPr>
          <w:ilvl w:val="0"/>
          <w:numId w:val="0"/>
        </w:numPr>
      </w:pPr>
      <w:bookmarkStart w:id="32803" w:name="_Hlt455971295"/>
      <w:bookmarkStart w:id="32804" w:name="_Ref404353515"/>
      <w:bookmarkEnd w:id="32803"/>
      <w:r w:rsidRPr="00A67AF2">
        <w:t>15.10.5.1</w:t>
      </w:r>
      <w:r w:rsidRPr="00A67AF2">
        <w:tab/>
        <w:t>RegExp.prototype</w:t>
      </w:r>
      <w:bookmarkEnd w:id="32804"/>
    </w:p>
    <w:p w14:paraId="229584F0" w14:textId="77777777" w:rsidR="004C02EF" w:rsidRPr="00675B74" w:rsidRDefault="004C02EF" w:rsidP="004C02EF">
      <w:r w:rsidRPr="00A67AF2">
        <w:t xml:space="preserve">The initial value of </w:t>
      </w:r>
      <w:r w:rsidRPr="00B820AB">
        <w:rPr>
          <w:rFonts w:ascii="Courier New" w:hAnsi="Courier New"/>
          <w:b/>
        </w:rPr>
        <w:t>RegExp.prototype</w:t>
      </w:r>
      <w:r w:rsidRPr="00675B74">
        <w:t xml:space="preserve"> is the RegExp prototype object (15.10.6).</w:t>
      </w:r>
    </w:p>
    <w:p w14:paraId="5D19AACD" w14:textId="77777777" w:rsidR="004C02EF" w:rsidRPr="00E77497" w:rsidRDefault="004C02EF" w:rsidP="004C02EF">
      <w:r w:rsidRPr="00E77497">
        <w:t xml:space="preserve">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3CBA5C7B" w14:textId="77777777" w:rsidR="004C02EF" w:rsidRPr="00E77497" w:rsidRDefault="004C02EF" w:rsidP="00F710D2">
      <w:pPr>
        <w:pStyle w:val="30"/>
        <w:numPr>
          <w:ilvl w:val="0"/>
          <w:numId w:val="0"/>
        </w:numPr>
      </w:pPr>
      <w:bookmarkStart w:id="32805" w:name="_Ref404353569"/>
      <w:bookmarkStart w:id="32806" w:name="_Toc417706285"/>
      <w:bookmarkStart w:id="32807" w:name="_Toc432237650"/>
      <w:bookmarkStart w:id="32808" w:name="_Toc432984859"/>
      <w:bookmarkStart w:id="32809" w:name="_Toc472818960"/>
      <w:bookmarkStart w:id="32810" w:name="_Toc235503538"/>
      <w:bookmarkStart w:id="32811" w:name="_Toc241509313"/>
      <w:bookmarkStart w:id="32812" w:name="_Toc244416800"/>
      <w:bookmarkStart w:id="32813" w:name="_Toc276631164"/>
      <w:bookmarkStart w:id="32814" w:name="_Toc336509647"/>
      <w:r w:rsidRPr="00E77497">
        <w:t>15.10.6</w:t>
      </w:r>
      <w:r w:rsidRPr="00E77497">
        <w:tab/>
        <w:t>Properties of the RegExp Prototype Object</w:t>
      </w:r>
      <w:bookmarkEnd w:id="32805"/>
      <w:bookmarkEnd w:id="32806"/>
      <w:bookmarkEnd w:id="32807"/>
      <w:bookmarkEnd w:id="32808"/>
      <w:bookmarkEnd w:id="32809"/>
      <w:bookmarkEnd w:id="32810"/>
      <w:bookmarkEnd w:id="32811"/>
      <w:bookmarkEnd w:id="32812"/>
      <w:bookmarkEnd w:id="32813"/>
      <w:bookmarkEnd w:id="32814"/>
    </w:p>
    <w:p w14:paraId="547AA4A3" w14:textId="77777777" w:rsidR="004C02EF" w:rsidRPr="00E77497" w:rsidRDefault="004C02EF" w:rsidP="004C02EF">
      <w:r w:rsidRPr="00E77497">
        <w:t>The value of the [[Prototype]] internal property of the RegExp prototype object is the standard built-in Object prototype object (15.2.4). The RegExp prototype object is itself a regular expression object; it</w:t>
      </w:r>
      <w:del w:id="32815" w:author="Allen Wirfs-Brock" w:date="2011-07-02T14:34:00Z">
        <w:r w:rsidRPr="00E77497" w:rsidDel="00736F7F">
          <w:delText>s</w:delText>
        </w:r>
      </w:del>
      <w:r w:rsidRPr="00E77497">
        <w:t xml:space="preserve"> </w:t>
      </w:r>
      <w:ins w:id="32816" w:author="Allen Wirfs-Brock" w:date="2011-07-02T14:34:00Z">
        <w:r w:rsidR="0054023D" w:rsidRPr="00E77497">
          <w:t>has a</w:t>
        </w:r>
      </w:ins>
      <w:ins w:id="32817" w:author="Allen Wirfs-Brock" w:date="2011-07-02T14:35:00Z">
        <w:del w:id="32818" w:author="Rev 3 Allen Wirfs-Brock" w:date="2011-09-08T14:55:00Z">
          <w:r w:rsidR="00736F7F" w:rsidRPr="00E77497" w:rsidDel="00BA3B3B">
            <w:delText>n</w:delText>
          </w:r>
        </w:del>
      </w:ins>
      <w:ins w:id="32819" w:author="Allen Wirfs-Brock" w:date="2011-07-02T14:34:00Z">
        <w:r w:rsidR="0054023D" w:rsidRPr="00E77497">
          <w:t xml:space="preserve"> [[</w:t>
        </w:r>
        <w:del w:id="32820" w:author="Rev 3 Allen Wirfs-Brock" w:date="2011-09-08T14:55:00Z">
          <w:r w:rsidR="0054023D" w:rsidRPr="00E77497" w:rsidDel="00BA3B3B">
            <w:delText>IsRegExp</w:delText>
          </w:r>
        </w:del>
      </w:ins>
      <w:ins w:id="32821" w:author="Rev 3 Allen Wirfs-Brock" w:date="2011-09-08T14:55:00Z">
        <w:r w:rsidR="00BA3B3B" w:rsidRPr="00E77497">
          <w:t>NativeBrand</w:t>
        </w:r>
      </w:ins>
      <w:ins w:id="32822" w:author="Allen Wirfs-Brock" w:date="2011-07-02T14:34:00Z">
        <w:r w:rsidR="0054023D" w:rsidRPr="00E77497">
          <w:t>]] internal property</w:t>
        </w:r>
      </w:ins>
      <w:ins w:id="32823" w:author="Rev 3 Allen Wirfs-Brock" w:date="2011-09-08T14:55:00Z">
        <w:r w:rsidR="00BA3B3B" w:rsidRPr="00E77497">
          <w:t xml:space="preserve"> whose value is NativeRegExp</w:t>
        </w:r>
        <w:r w:rsidR="00BA3B3B" w:rsidRPr="00E77497" w:rsidDel="0054023D">
          <w:t xml:space="preserve"> </w:t>
        </w:r>
      </w:ins>
      <w:del w:id="32824" w:author="Allen Wirfs-Brock" w:date="2011-07-02T14:34:00Z">
        <w:r w:rsidRPr="00E77497" w:rsidDel="0054023D">
          <w:delText xml:space="preserve">[[Class]] is </w:delText>
        </w:r>
        <w:r w:rsidRPr="00E77497" w:rsidDel="0054023D">
          <w:rPr>
            <w:rFonts w:ascii="Courier New" w:hAnsi="Courier New" w:cs="Courier New"/>
          </w:rPr>
          <w:delText>"</w:delText>
        </w:r>
        <w:r w:rsidRPr="00E77497" w:rsidDel="0054023D">
          <w:rPr>
            <w:rFonts w:ascii="Courier New" w:hAnsi="Courier New" w:cs="Courier New"/>
            <w:b/>
          </w:rPr>
          <w:delText>RegExp</w:delText>
        </w:r>
        <w:r w:rsidRPr="00E77497" w:rsidDel="0054023D">
          <w:rPr>
            <w:rFonts w:ascii="Courier New" w:hAnsi="Courier New" w:cs="Courier New"/>
          </w:rPr>
          <w:delText>"</w:delText>
        </w:r>
      </w:del>
      <w:r w:rsidRPr="00E77497">
        <w:t xml:space="preserve">. The initial values of the RegExp prototype object’s data properties (15.10.7) are set as if the object was created by the expression </w:t>
      </w:r>
      <w:r w:rsidRPr="00E77497">
        <w:rPr>
          <w:rFonts w:ascii="Courier New" w:hAnsi="Courier New" w:cs="Courier New"/>
          <w:b/>
        </w:rPr>
        <w:t>new RegExp()</w:t>
      </w:r>
      <w:r w:rsidRPr="00E77497">
        <w:t xml:space="preserve"> where </w:t>
      </w:r>
      <w:r w:rsidRPr="00E77497">
        <w:rPr>
          <w:rFonts w:ascii="Courier New" w:hAnsi="Courier New" w:cs="Courier New"/>
          <w:b/>
        </w:rPr>
        <w:t>RegExp</w:t>
      </w:r>
      <w:r w:rsidRPr="00E77497">
        <w:t xml:space="preserve"> is that standard built-in constructor with that name.</w:t>
      </w:r>
    </w:p>
    <w:p w14:paraId="000AE5C6" w14:textId="77777777" w:rsidR="004C02EF" w:rsidRPr="00E77497" w:rsidRDefault="004C02EF" w:rsidP="004C02EF">
      <w:r w:rsidRPr="00E77497">
        <w:t xml:space="preserve">The RegExp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Object prototype object.</w:t>
      </w:r>
    </w:p>
    <w:p w14:paraId="3D1D8744" w14:textId="77777777" w:rsidR="004C02EF" w:rsidRPr="00E77497" w:rsidRDefault="004C02EF" w:rsidP="004C02EF">
      <w:r w:rsidRPr="00E77497">
        <w:t xml:space="preserve">In the following descriptions of functions that are properties of the RegExp prototype object, the phrase “this RegExp object” refers to the object that is the </w:t>
      </w:r>
      <w:r w:rsidRPr="00E77497">
        <w:rPr>
          <w:b/>
        </w:rPr>
        <w:t>this</w:t>
      </w:r>
      <w:r w:rsidRPr="00E77497">
        <w:t xml:space="preserve"> value for the invocation of the function; a </w:t>
      </w:r>
      <w:r w:rsidRPr="00E77497">
        <w:rPr>
          <w:b/>
        </w:rPr>
        <w:t>TypeError</w:t>
      </w:r>
      <w:r w:rsidRPr="00E77497">
        <w:t xml:space="preserve"> exception is thrown if the </w:t>
      </w:r>
      <w:r w:rsidRPr="00E77497">
        <w:rPr>
          <w:b/>
        </w:rPr>
        <w:t>this</w:t>
      </w:r>
      <w:r w:rsidRPr="00E77497">
        <w:t xml:space="preserve"> value is not an object </w:t>
      </w:r>
      <w:del w:id="32825" w:author="Allen Wirfs-Brock" w:date="2011-07-02T14:35:00Z">
        <w:r w:rsidRPr="00E77497" w:rsidDel="00736F7F">
          <w:delText>or an object for which the value of the</w:delText>
        </w:r>
      </w:del>
      <w:ins w:id="32826" w:author="Allen Wirfs-Brock" w:date="2011-07-02T14:35:00Z">
        <w:r w:rsidR="00736F7F" w:rsidRPr="00E77497">
          <w:t>that has a</w:t>
        </w:r>
        <w:del w:id="32827" w:author="Rev 3 Allen Wirfs-Brock" w:date="2011-09-08T14:56:00Z">
          <w:r w:rsidR="00736F7F" w:rsidRPr="00E77497" w:rsidDel="00BA3B3B">
            <w:delText>n</w:delText>
          </w:r>
        </w:del>
      </w:ins>
      <w:r w:rsidRPr="00E77497">
        <w:t xml:space="preserve"> [[</w:t>
      </w:r>
      <w:del w:id="32828" w:author="Allen Wirfs-Brock" w:date="2011-07-02T14:35:00Z">
        <w:r w:rsidRPr="00E77497" w:rsidDel="00736F7F">
          <w:delText>Class</w:delText>
        </w:r>
      </w:del>
      <w:ins w:id="32829" w:author="Allen Wirfs-Brock" w:date="2011-07-02T14:35:00Z">
        <w:del w:id="32830" w:author="Rev 3 Allen Wirfs-Brock" w:date="2011-09-08T14:56:00Z">
          <w:r w:rsidR="00736F7F" w:rsidRPr="00E77497" w:rsidDel="00BA3B3B">
            <w:delText>IsRegExp</w:delText>
          </w:r>
        </w:del>
      </w:ins>
      <w:ins w:id="32831" w:author="Rev 3 Allen Wirfs-Brock" w:date="2011-09-08T14:56:00Z">
        <w:r w:rsidR="00BA3B3B" w:rsidRPr="00E77497">
          <w:t>NativeBrand</w:t>
        </w:r>
      </w:ins>
      <w:r w:rsidRPr="00E77497">
        <w:t>]] internal property</w:t>
      </w:r>
      <w:ins w:id="32832" w:author="Rev 3 Allen Wirfs-Brock" w:date="2011-09-08T14:56:00Z">
        <w:r w:rsidR="00BA3B3B" w:rsidRPr="00E77497">
          <w:t xml:space="preserve"> whose value is NativeRegExp</w:t>
        </w:r>
      </w:ins>
      <w:del w:id="32833" w:author="Allen Wirfs-Brock" w:date="2011-07-02T14:35:00Z">
        <w:r w:rsidRPr="00E77497" w:rsidDel="00736F7F">
          <w:delText xml:space="preserve"> is not </w:delText>
        </w:r>
        <w:r w:rsidRPr="00E77497" w:rsidDel="00736F7F">
          <w:rPr>
            <w:rFonts w:ascii="Courier New" w:hAnsi="Courier New"/>
            <w:b/>
          </w:rPr>
          <w:delText>"RegExp"</w:delText>
        </w:r>
      </w:del>
      <w:r w:rsidRPr="00E77497">
        <w:t>.</w:t>
      </w:r>
    </w:p>
    <w:p w14:paraId="30DB073C" w14:textId="77777777" w:rsidR="004C02EF" w:rsidRPr="00E77497" w:rsidRDefault="004C02EF" w:rsidP="004C02EF">
      <w:pPr>
        <w:pStyle w:val="40"/>
        <w:numPr>
          <w:ilvl w:val="0"/>
          <w:numId w:val="0"/>
        </w:numPr>
      </w:pPr>
      <w:r w:rsidRPr="00E77497">
        <w:t>15.10.6.1</w:t>
      </w:r>
      <w:r w:rsidRPr="00E77497">
        <w:tab/>
        <w:t>RegExp.prototype.constructor</w:t>
      </w:r>
    </w:p>
    <w:p w14:paraId="5DB14D81" w14:textId="77777777" w:rsidR="004C02EF" w:rsidRPr="00E77497" w:rsidRDefault="004C02EF" w:rsidP="004C02EF">
      <w:r w:rsidRPr="00E77497">
        <w:t xml:space="preserve">The initial value of </w:t>
      </w:r>
      <w:r w:rsidRPr="00E77497">
        <w:rPr>
          <w:rFonts w:ascii="Courier New" w:hAnsi="Courier New"/>
          <w:b/>
        </w:rPr>
        <w:t>RegExp.prototype.constructor</w:t>
      </w:r>
      <w:r w:rsidRPr="00E77497">
        <w:t xml:space="preserve"> is the standard built-in </w:t>
      </w:r>
      <w:r w:rsidRPr="00E77497">
        <w:rPr>
          <w:rFonts w:ascii="Courier New" w:hAnsi="Courier New"/>
          <w:b/>
        </w:rPr>
        <w:t>RegExp</w:t>
      </w:r>
      <w:r w:rsidRPr="00E77497">
        <w:t xml:space="preserve"> constructor.</w:t>
      </w:r>
    </w:p>
    <w:p w14:paraId="75F73D5B" w14:textId="77777777" w:rsidR="004C02EF" w:rsidRPr="00E77497" w:rsidRDefault="004C02EF" w:rsidP="004C02EF">
      <w:pPr>
        <w:pStyle w:val="40"/>
        <w:numPr>
          <w:ilvl w:val="0"/>
          <w:numId w:val="0"/>
        </w:numPr>
      </w:pPr>
      <w:bookmarkStart w:id="32834" w:name="_Ref404572122"/>
      <w:r w:rsidRPr="00E77497">
        <w:t>15.10.6.2</w:t>
      </w:r>
      <w:r w:rsidRPr="00E77497">
        <w:tab/>
        <w:t>RegExp.prototype.exec(string)</w:t>
      </w:r>
      <w:bookmarkEnd w:id="32834"/>
    </w:p>
    <w:p w14:paraId="28F9B0B0" w14:textId="77777777" w:rsidR="004C02EF" w:rsidRPr="00E77497" w:rsidRDefault="004C02EF" w:rsidP="004C02EF">
      <w:r w:rsidRPr="00E77497">
        <w:t xml:space="preserve">Performs a regular expression match of </w:t>
      </w:r>
      <w:r w:rsidRPr="00E77497">
        <w:rPr>
          <w:rFonts w:ascii="Times New Roman" w:hAnsi="Times New Roman"/>
          <w:i/>
        </w:rPr>
        <w:t>string</w:t>
      </w:r>
      <w:r w:rsidRPr="00E77497">
        <w:t xml:space="preserve"> against the regular expression and returns an Array object containing the results of the match, or </w:t>
      </w:r>
      <w:r w:rsidRPr="00E77497">
        <w:rPr>
          <w:b/>
        </w:rPr>
        <w:t>null</w:t>
      </w:r>
      <w:r w:rsidRPr="00E77497">
        <w:t xml:space="preserve"> if </w:t>
      </w:r>
      <w:r w:rsidRPr="00E77497">
        <w:rPr>
          <w:rFonts w:ascii="Times New Roman" w:hAnsi="Times New Roman"/>
          <w:i/>
        </w:rPr>
        <w:t>string</w:t>
      </w:r>
      <w:r w:rsidRPr="00E77497">
        <w:t xml:space="preserve"> did not match.</w:t>
      </w:r>
    </w:p>
    <w:p w14:paraId="0DFC27AF" w14:textId="77777777" w:rsidR="004C02EF" w:rsidRPr="00E77497" w:rsidRDefault="004C02EF" w:rsidP="004C02EF">
      <w:r w:rsidRPr="00E77497">
        <w:t xml:space="preserve">The String </w:t>
      </w:r>
      <w:r w:rsidRPr="00E77497">
        <w:rPr>
          <w:rFonts w:ascii="Times New Roman" w:hAnsi="Times New Roman"/>
        </w:rPr>
        <w:t>ToString(</w:t>
      </w:r>
      <w:r w:rsidRPr="00E77497">
        <w:rPr>
          <w:rFonts w:ascii="Times New Roman" w:hAnsi="Times New Roman"/>
          <w:i/>
        </w:rPr>
        <w:t>string</w:t>
      </w:r>
      <w:r w:rsidRPr="00E77497">
        <w:rPr>
          <w:rFonts w:ascii="Times New Roman" w:hAnsi="Times New Roman"/>
        </w:rPr>
        <w:t>)</w:t>
      </w:r>
      <w:r w:rsidRPr="00E77497">
        <w:t xml:space="preserve"> is searched for an occurrence of the regular expression pattern as follows:</w:t>
      </w:r>
    </w:p>
    <w:p w14:paraId="1D8B0C97" w14:textId="77777777" w:rsidR="004C02EF" w:rsidRPr="00E77497" w:rsidRDefault="004C02EF" w:rsidP="00175461">
      <w:pPr>
        <w:pStyle w:val="Alg4"/>
        <w:numPr>
          <w:ilvl w:val="0"/>
          <w:numId w:val="706"/>
        </w:numPr>
      </w:pPr>
      <w:r w:rsidRPr="00E77497">
        <w:t xml:space="preserve">Let </w:t>
      </w:r>
      <w:r w:rsidRPr="00E77497">
        <w:rPr>
          <w:i/>
        </w:rPr>
        <w:t>R</w:t>
      </w:r>
      <w:r w:rsidRPr="00E77497">
        <w:t xml:space="preserve"> be this RegExp object.</w:t>
      </w:r>
    </w:p>
    <w:p w14:paraId="7A6EB02E" w14:textId="77777777" w:rsidR="00134DAD" w:rsidRPr="00E77497" w:rsidRDefault="00134DAD" w:rsidP="00175461">
      <w:pPr>
        <w:pStyle w:val="Alg4"/>
        <w:numPr>
          <w:ilvl w:val="0"/>
          <w:numId w:val="706"/>
        </w:numPr>
        <w:contextualSpacing/>
        <w:rPr>
          <w:ins w:id="32835" w:author="Rev 7 Allen Wirfs-Brock" w:date="2012-04-10T12:54:00Z"/>
        </w:rPr>
      </w:pPr>
      <w:ins w:id="32836" w:author="Rev 7 Allen Wirfs-Brock" w:date="2012-04-10T12:54:00Z">
        <w:r>
          <w:t>ReturnIfAbrupt(</w:t>
        </w:r>
        <w:r>
          <w:rPr>
            <w:i/>
          </w:rPr>
          <w:t>R</w:t>
        </w:r>
        <w:r>
          <w:t>).</w:t>
        </w:r>
      </w:ins>
    </w:p>
    <w:p w14:paraId="0369BED0" w14:textId="77777777" w:rsidR="00134DAD" w:rsidRDefault="004C02EF" w:rsidP="00175461">
      <w:pPr>
        <w:pStyle w:val="Alg4"/>
        <w:numPr>
          <w:ilvl w:val="0"/>
          <w:numId w:val="706"/>
        </w:numPr>
        <w:rPr>
          <w:ins w:id="32837" w:author="Rev 7 Allen Wirfs-Brock" w:date="2012-04-10T12:55:00Z"/>
        </w:rPr>
      </w:pPr>
      <w:r w:rsidRPr="00E77497">
        <w:t xml:space="preserve">Let </w:t>
      </w:r>
      <w:r w:rsidRPr="00E77497">
        <w:rPr>
          <w:i/>
        </w:rPr>
        <w:t>S</w:t>
      </w:r>
      <w:r w:rsidRPr="00E77497">
        <w:t xml:space="preserve"> be the value of ToString(</w:t>
      </w:r>
      <w:r w:rsidRPr="00E77497">
        <w:rPr>
          <w:i/>
        </w:rPr>
        <w:t>string</w:t>
      </w:r>
      <w:r w:rsidRPr="00E77497">
        <w:t>)</w:t>
      </w:r>
    </w:p>
    <w:p w14:paraId="0AC9ECD6" w14:textId="77777777" w:rsidR="00134DAD" w:rsidRDefault="00134DAD" w:rsidP="00175461">
      <w:pPr>
        <w:pStyle w:val="Alg4"/>
        <w:numPr>
          <w:ilvl w:val="0"/>
          <w:numId w:val="706"/>
        </w:numPr>
        <w:rPr>
          <w:ins w:id="32838" w:author="Rev 7 Allen Wirfs-Brock" w:date="2012-04-10T12:55:00Z"/>
        </w:rPr>
      </w:pPr>
      <w:ins w:id="32839" w:author="Rev 7 Allen Wirfs-Brock" w:date="2012-04-10T12:55:00Z">
        <w:r>
          <w:t>ReturnIfAbrupt(</w:t>
        </w:r>
      </w:ins>
      <w:ins w:id="32840" w:author="Rev 7 Allen Wirfs-Brock" w:date="2012-04-10T12:57:00Z">
        <w:r>
          <w:rPr>
            <w:i/>
          </w:rPr>
          <w:t>S</w:t>
        </w:r>
      </w:ins>
      <w:ins w:id="32841" w:author="Rev 7 Allen Wirfs-Brock" w:date="2012-04-10T12:55:00Z">
        <w:r>
          <w:t>).</w:t>
        </w:r>
      </w:ins>
    </w:p>
    <w:p w14:paraId="7F8F74DA" w14:textId="77777777" w:rsidR="00134DAD" w:rsidRDefault="00134DAD" w:rsidP="00175461">
      <w:pPr>
        <w:pStyle w:val="Alg4"/>
        <w:numPr>
          <w:ilvl w:val="0"/>
          <w:numId w:val="706"/>
        </w:numPr>
        <w:spacing w:after="220"/>
        <w:rPr>
          <w:ins w:id="32842" w:author="Rev 7 Allen Wirfs-Brock" w:date="2012-04-10T12:46:00Z"/>
        </w:rPr>
      </w:pPr>
      <w:ins w:id="32843" w:author="Rev 7 Allen Wirfs-Brock" w:date="2012-04-10T12:56:00Z">
        <w:r>
          <w:t xml:space="preserve">Return the result of the RegExpExec </w:t>
        </w:r>
        <w:del w:id="32844" w:author="Rev 8 Allen Wirfs-Brock" w:date="2012-06-14T14:41:00Z">
          <w:r w:rsidDel="00D4543D">
            <w:delText>abstraction operation</w:delText>
          </w:r>
        </w:del>
      </w:ins>
      <w:ins w:id="32845" w:author="Rev 8 Allen Wirfs-Brock" w:date="2012-06-14T14:41:00Z">
        <w:r w:rsidR="00D4543D">
          <w:t>abstract operation</w:t>
        </w:r>
      </w:ins>
      <w:ins w:id="32846" w:author="Rev 7 Allen Wirfs-Brock" w:date="2012-04-10T12:56:00Z">
        <w:r>
          <w:t xml:space="preserve"> with arguments </w:t>
        </w:r>
        <w:r w:rsidRPr="00134DAD">
          <w:rPr>
            <w:i/>
          </w:rPr>
          <w:t>R</w:t>
        </w:r>
        <w:r>
          <w:t xml:space="preserve"> and </w:t>
        </w:r>
        <w:r w:rsidRPr="00134DAD">
          <w:rPr>
            <w:i/>
          </w:rPr>
          <w:t>S</w:t>
        </w:r>
      </w:ins>
      <w:r w:rsidR="004C02EF" w:rsidRPr="00E77497">
        <w:t>.</w:t>
      </w:r>
    </w:p>
    <w:p w14:paraId="3D82C85B" w14:textId="77777777" w:rsidR="00134DAD" w:rsidRPr="00134DAD" w:rsidRDefault="00134DAD" w:rsidP="00134DAD">
      <w:pPr>
        <w:rPr>
          <w:lang w:eastAsia="en-US"/>
        </w:rPr>
      </w:pPr>
      <w:ins w:id="32847" w:author="Rev 7 Allen Wirfs-Brock" w:date="2012-04-10T12:46:00Z">
        <w:r>
          <w:rPr>
            <w:lang w:eastAsia="en-US"/>
          </w:rPr>
          <w:t>The abstract operation RegExpExec with</w:t>
        </w:r>
      </w:ins>
      <w:ins w:id="32848" w:author="Rev 7 Allen Wirfs-Brock" w:date="2012-04-10T12:47:00Z">
        <w:r>
          <w:rPr>
            <w:lang w:eastAsia="en-US"/>
          </w:rPr>
          <w:t xml:space="preserve"> arguments </w:t>
        </w:r>
        <w:r w:rsidRPr="00E614CD">
          <w:rPr>
            <w:i/>
            <w:lang w:eastAsia="en-US"/>
          </w:rPr>
          <w:t>R</w:t>
        </w:r>
        <w:r>
          <w:rPr>
            <w:lang w:eastAsia="en-US"/>
          </w:rPr>
          <w:t xml:space="preserve"> (an object) and </w:t>
        </w:r>
        <w:r w:rsidRPr="00E614CD">
          <w:rPr>
            <w:i/>
            <w:lang w:eastAsia="en-US"/>
          </w:rPr>
          <w:t>S</w:t>
        </w:r>
        <w:r>
          <w:rPr>
            <w:lang w:eastAsia="en-US"/>
          </w:rPr>
          <w:t xml:space="preserve"> (a string) performs the following steps:</w:t>
        </w:r>
      </w:ins>
    </w:p>
    <w:p w14:paraId="5D4D19F5" w14:textId="77777777" w:rsidR="004C02EF" w:rsidRPr="00E77497" w:rsidRDefault="004C02EF" w:rsidP="00134DAD">
      <w:pPr>
        <w:pStyle w:val="Alg4"/>
        <w:numPr>
          <w:ilvl w:val="0"/>
          <w:numId w:val="703"/>
        </w:numPr>
      </w:pPr>
      <w:r w:rsidRPr="00E77497">
        <w:t xml:space="preserve">Let </w:t>
      </w:r>
      <w:r w:rsidRPr="00E77497">
        <w:rPr>
          <w:i/>
        </w:rPr>
        <w:t>length</w:t>
      </w:r>
      <w:r w:rsidRPr="00E77497">
        <w:t xml:space="preserve"> be the length of </w:t>
      </w:r>
      <w:r w:rsidRPr="00E77497">
        <w:rPr>
          <w:i/>
        </w:rPr>
        <w:t>S</w:t>
      </w:r>
      <w:r w:rsidRPr="00E77497">
        <w:t>.</w:t>
      </w:r>
    </w:p>
    <w:p w14:paraId="71E9B01B" w14:textId="77777777" w:rsidR="004C02EF" w:rsidRPr="00E77497" w:rsidRDefault="004C02EF" w:rsidP="00134DAD">
      <w:pPr>
        <w:pStyle w:val="Alg4"/>
        <w:numPr>
          <w:ilvl w:val="0"/>
          <w:numId w:val="703"/>
        </w:numPr>
      </w:pPr>
      <w:r w:rsidRPr="00E77497">
        <w:t xml:space="preserve">Let </w:t>
      </w:r>
      <w:r w:rsidRPr="00E77497">
        <w:rPr>
          <w:i/>
        </w:rPr>
        <w:t>lastIndex</w:t>
      </w:r>
      <w:r w:rsidRPr="00E77497">
        <w:t xml:space="preserve"> be the result of calling the [[Get]] internal method of </w:t>
      </w:r>
      <w:r w:rsidRPr="00E77497">
        <w:rPr>
          <w:i/>
        </w:rPr>
        <w:t>R</w:t>
      </w:r>
      <w:r w:rsidRPr="00E77497">
        <w:t xml:space="preserve"> with argument "</w:t>
      </w:r>
      <w:r w:rsidRPr="00E77497">
        <w:rPr>
          <w:rFonts w:ascii="Courier New" w:hAnsi="Courier New" w:cs="Courier New"/>
          <w:b/>
        </w:rPr>
        <w:t>lastIndex</w:t>
      </w:r>
      <w:r w:rsidRPr="00E77497">
        <w:t>".</w:t>
      </w:r>
    </w:p>
    <w:p w14:paraId="2D15EF6D" w14:textId="77777777" w:rsidR="004C02EF" w:rsidRPr="00E77497" w:rsidRDefault="004C02EF" w:rsidP="00134DAD">
      <w:pPr>
        <w:pStyle w:val="Alg4"/>
        <w:numPr>
          <w:ilvl w:val="0"/>
          <w:numId w:val="703"/>
        </w:numPr>
      </w:pPr>
      <w:r w:rsidRPr="00E77497">
        <w:t xml:space="preserve">Let </w:t>
      </w:r>
      <w:r w:rsidRPr="00E77497">
        <w:rPr>
          <w:i/>
        </w:rPr>
        <w:t>i</w:t>
      </w:r>
      <w:r w:rsidRPr="00E77497">
        <w:t xml:space="preserve"> be the value of ToInteger(</w:t>
      </w:r>
      <w:r w:rsidRPr="00E77497">
        <w:rPr>
          <w:i/>
        </w:rPr>
        <w:t>lastIndex</w:t>
      </w:r>
      <w:r w:rsidRPr="00E77497">
        <w:t>).</w:t>
      </w:r>
    </w:p>
    <w:p w14:paraId="3D8EE690" w14:textId="77777777" w:rsidR="00E614CD" w:rsidRDefault="00E614CD" w:rsidP="00134DAD">
      <w:pPr>
        <w:pStyle w:val="Alg4"/>
        <w:numPr>
          <w:ilvl w:val="0"/>
          <w:numId w:val="703"/>
        </w:numPr>
        <w:rPr>
          <w:ins w:id="32849" w:author="Rev 7 Allen Wirfs-Brock" w:date="2012-04-11T12:57:00Z"/>
        </w:rPr>
      </w:pPr>
      <w:ins w:id="32850" w:author="Rev 7 Allen Wirfs-Brock" w:date="2012-04-11T12:57:00Z">
        <w:r>
          <w:t>ReturnIfAbrupt(</w:t>
        </w:r>
        <w:r>
          <w:rPr>
            <w:i/>
          </w:rPr>
          <w:t>i</w:t>
        </w:r>
        <w:r>
          <w:t>).</w:t>
        </w:r>
      </w:ins>
    </w:p>
    <w:p w14:paraId="2E300478" w14:textId="77777777" w:rsidR="004C02EF" w:rsidRPr="00E77497" w:rsidRDefault="004C02EF" w:rsidP="00134DAD">
      <w:pPr>
        <w:pStyle w:val="Alg4"/>
        <w:numPr>
          <w:ilvl w:val="0"/>
          <w:numId w:val="703"/>
        </w:numPr>
      </w:pPr>
      <w:r w:rsidRPr="00E77497">
        <w:t xml:space="preserve">Let </w:t>
      </w:r>
      <w:r w:rsidRPr="00E77497">
        <w:rPr>
          <w:i/>
        </w:rPr>
        <w:t>global</w:t>
      </w:r>
      <w:r w:rsidRPr="00E77497">
        <w:t xml:space="preserve"> be the result of calling the [[Get]] internal method of </w:t>
      </w:r>
      <w:r w:rsidRPr="00E77497">
        <w:rPr>
          <w:i/>
        </w:rPr>
        <w:t>R</w:t>
      </w:r>
      <w:r w:rsidRPr="00E77497">
        <w:t xml:space="preserve"> with argument "</w:t>
      </w:r>
      <w:r w:rsidRPr="00E77497">
        <w:rPr>
          <w:rFonts w:ascii="Courier New" w:hAnsi="Courier New"/>
          <w:b/>
        </w:rPr>
        <w:t>global</w:t>
      </w:r>
      <w:r w:rsidRPr="00E77497">
        <w:rPr>
          <w:rFonts w:ascii="Courier New" w:hAnsi="Courier New" w:cs="Courier New"/>
          <w:b/>
        </w:rPr>
        <w:t>"</w:t>
      </w:r>
      <w:r w:rsidRPr="00E77497">
        <w:t>.</w:t>
      </w:r>
    </w:p>
    <w:p w14:paraId="0328477D" w14:textId="77777777" w:rsidR="00E614CD" w:rsidRDefault="00E614CD" w:rsidP="00134DAD">
      <w:pPr>
        <w:pStyle w:val="Alg4"/>
        <w:numPr>
          <w:ilvl w:val="0"/>
          <w:numId w:val="703"/>
        </w:numPr>
        <w:rPr>
          <w:ins w:id="32851" w:author="Rev 7 Allen Wirfs-Brock" w:date="2012-04-11T12:57:00Z"/>
        </w:rPr>
      </w:pPr>
      <w:ins w:id="32852" w:author="Rev 7 Allen Wirfs-Brock" w:date="2012-04-11T12:58:00Z">
        <w:r>
          <w:t>ReturnIfAbrupt(</w:t>
        </w:r>
        <w:r>
          <w:rPr>
            <w:i/>
          </w:rPr>
          <w:t>global</w:t>
        </w:r>
        <w:r>
          <w:t>).</w:t>
        </w:r>
      </w:ins>
    </w:p>
    <w:p w14:paraId="3B4B3C5C" w14:textId="77777777" w:rsidR="004C02EF" w:rsidRPr="00E77497" w:rsidRDefault="004C02EF" w:rsidP="00134DAD">
      <w:pPr>
        <w:pStyle w:val="Alg4"/>
        <w:numPr>
          <w:ilvl w:val="0"/>
          <w:numId w:val="703"/>
        </w:numPr>
      </w:pPr>
      <w:r w:rsidRPr="00E77497">
        <w:t xml:space="preserve">If </w:t>
      </w:r>
      <w:r w:rsidRPr="00E77497">
        <w:rPr>
          <w:i/>
        </w:rPr>
        <w:t>global</w:t>
      </w:r>
      <w:r w:rsidRPr="00E77497">
        <w:t xml:space="preserve"> is </w:t>
      </w:r>
      <w:r w:rsidRPr="00E77497">
        <w:rPr>
          <w:b/>
        </w:rPr>
        <w:t>false</w:t>
      </w:r>
      <w:r w:rsidRPr="00E77497">
        <w:t xml:space="preserve">, then let </w:t>
      </w:r>
      <w:r w:rsidRPr="00E77497">
        <w:rPr>
          <w:i/>
        </w:rPr>
        <w:t>i</w:t>
      </w:r>
      <w:r w:rsidRPr="00E77497">
        <w:t xml:space="preserve"> = 0.</w:t>
      </w:r>
    </w:p>
    <w:p w14:paraId="505766DF" w14:textId="77777777" w:rsidR="004C02EF" w:rsidRPr="00E77497" w:rsidRDefault="004C02EF" w:rsidP="00134DAD">
      <w:pPr>
        <w:pStyle w:val="Alg4"/>
        <w:numPr>
          <w:ilvl w:val="0"/>
          <w:numId w:val="703"/>
        </w:numPr>
      </w:pPr>
      <w:r w:rsidRPr="00E77497">
        <w:t xml:space="preserve">Let </w:t>
      </w:r>
      <w:r w:rsidRPr="00E77497">
        <w:rPr>
          <w:i/>
        </w:rPr>
        <w:t>matchSucceeded</w:t>
      </w:r>
      <w:r w:rsidRPr="00E77497">
        <w:t xml:space="preserve"> be </w:t>
      </w:r>
      <w:r w:rsidRPr="00E77497">
        <w:rPr>
          <w:b/>
        </w:rPr>
        <w:t>false</w:t>
      </w:r>
      <w:r w:rsidRPr="00E77497">
        <w:t>.</w:t>
      </w:r>
    </w:p>
    <w:p w14:paraId="44125480" w14:textId="77777777" w:rsidR="004C02EF" w:rsidRPr="00E77497" w:rsidRDefault="004C02EF" w:rsidP="00134DAD">
      <w:pPr>
        <w:pStyle w:val="Alg4"/>
        <w:numPr>
          <w:ilvl w:val="0"/>
          <w:numId w:val="703"/>
        </w:numPr>
      </w:pPr>
      <w:r w:rsidRPr="00E77497">
        <w:t xml:space="preserve">Repeat, while </w:t>
      </w:r>
      <w:r w:rsidRPr="00E77497">
        <w:rPr>
          <w:i/>
        </w:rPr>
        <w:t>matchSucceeded</w:t>
      </w:r>
      <w:r w:rsidRPr="00E77497">
        <w:t xml:space="preserve"> is </w:t>
      </w:r>
      <w:r w:rsidRPr="00E77497">
        <w:rPr>
          <w:b/>
        </w:rPr>
        <w:t>false</w:t>
      </w:r>
    </w:p>
    <w:p w14:paraId="0E408406" w14:textId="77777777" w:rsidR="004C02EF" w:rsidRPr="00E77497" w:rsidRDefault="004C02EF" w:rsidP="00175461">
      <w:pPr>
        <w:pStyle w:val="Alg4"/>
        <w:numPr>
          <w:ilvl w:val="1"/>
          <w:numId w:val="703"/>
        </w:numPr>
      </w:pPr>
      <w:r w:rsidRPr="00E77497">
        <w:t xml:space="preserve">If </w:t>
      </w:r>
      <w:r w:rsidRPr="00E77497">
        <w:rPr>
          <w:i/>
        </w:rPr>
        <w:t xml:space="preserve">i </w:t>
      </w:r>
      <w:r w:rsidRPr="00E77497">
        <w:t xml:space="preserve">&lt; 0 or </w:t>
      </w:r>
      <w:r w:rsidRPr="00E77497">
        <w:rPr>
          <w:i/>
        </w:rPr>
        <w:t xml:space="preserve">i </w:t>
      </w:r>
      <w:r w:rsidRPr="00E77497">
        <w:t xml:space="preserve">&gt; </w:t>
      </w:r>
      <w:r w:rsidRPr="00E77497">
        <w:rPr>
          <w:i/>
        </w:rPr>
        <w:t>length</w:t>
      </w:r>
      <w:r w:rsidRPr="00E77497">
        <w:t>, then</w:t>
      </w:r>
    </w:p>
    <w:p w14:paraId="5C15A5A2" w14:textId="77777777" w:rsidR="004C02EF" w:rsidRPr="00E77497" w:rsidRDefault="00E614CD" w:rsidP="00175461">
      <w:pPr>
        <w:pStyle w:val="Alg4"/>
        <w:numPr>
          <w:ilvl w:val="2"/>
          <w:numId w:val="703"/>
        </w:numPr>
      </w:pPr>
      <w:ins w:id="32853" w:author="Rev 7 Allen Wirfs-Brock" w:date="2012-04-11T13:01:00Z">
        <w:r>
          <w:t xml:space="preserve">Let </w:t>
        </w:r>
        <w:r>
          <w:rPr>
            <w:i/>
          </w:rPr>
          <w:t>put</w:t>
        </w:r>
        <w:r w:rsidRPr="00F726FB">
          <w:rPr>
            <w:i/>
          </w:rPr>
          <w:t>Status</w:t>
        </w:r>
        <w:r>
          <w:t xml:space="preserve"> be the result of calling</w:t>
        </w:r>
        <w:r w:rsidRPr="00E77497" w:rsidDel="00134DAD">
          <w:t xml:space="preserve"> </w:t>
        </w:r>
      </w:ins>
      <w:del w:id="32854" w:author="Rev 7 Allen Wirfs-Brock" w:date="2012-04-11T13:01:00Z">
        <w:r w:rsidR="004C02EF" w:rsidRPr="00E77497" w:rsidDel="00E614CD">
          <w:delText xml:space="preserve">Call </w:delText>
        </w:r>
      </w:del>
      <w:r w:rsidR="004C02EF" w:rsidRPr="00E77497">
        <w:t xml:space="preserve">the [[Put]] internal method of </w:t>
      </w:r>
      <w:r w:rsidR="004C02EF" w:rsidRPr="00E77497">
        <w:rPr>
          <w:i/>
        </w:rPr>
        <w:t>R</w:t>
      </w:r>
      <w:r w:rsidR="004C02EF" w:rsidRPr="00E77497">
        <w:t xml:space="preserve"> with arguments "</w:t>
      </w:r>
      <w:r w:rsidR="004C02EF" w:rsidRPr="00E77497">
        <w:rPr>
          <w:rFonts w:ascii="Courier New" w:hAnsi="Courier New"/>
          <w:b/>
        </w:rPr>
        <w:t>lastIndex</w:t>
      </w:r>
      <w:r w:rsidR="004C02EF" w:rsidRPr="00E77497">
        <w:rPr>
          <w:rFonts w:ascii="Courier New" w:hAnsi="Courier New" w:cs="Courier New"/>
          <w:b/>
        </w:rPr>
        <w:t>"</w:t>
      </w:r>
      <w:r w:rsidR="004C02EF" w:rsidRPr="00E77497">
        <w:t xml:space="preserve">, 0, and </w:t>
      </w:r>
      <w:r w:rsidR="004C02EF" w:rsidRPr="00E77497">
        <w:rPr>
          <w:b/>
        </w:rPr>
        <w:t>true</w:t>
      </w:r>
      <w:r w:rsidR="004C02EF" w:rsidRPr="00E77497">
        <w:t>.</w:t>
      </w:r>
    </w:p>
    <w:p w14:paraId="45800E52" w14:textId="77777777" w:rsidR="00E614CD" w:rsidRDefault="00E614CD" w:rsidP="00175461">
      <w:pPr>
        <w:pStyle w:val="Alg4"/>
        <w:numPr>
          <w:ilvl w:val="2"/>
          <w:numId w:val="703"/>
        </w:numPr>
        <w:rPr>
          <w:ins w:id="32855" w:author="Rev 7 Allen Wirfs-Brock" w:date="2012-04-11T12:59:00Z"/>
        </w:rPr>
      </w:pPr>
      <w:ins w:id="32856" w:author="Rev 7 Allen Wirfs-Brock" w:date="2012-04-11T12:59:00Z">
        <w:r>
          <w:t>ReturnIfAbrupt(</w:t>
        </w:r>
      </w:ins>
      <w:ins w:id="32857" w:author="Rev 7 Allen Wirfs-Brock" w:date="2012-04-11T13:02:00Z">
        <w:r>
          <w:rPr>
            <w:i/>
          </w:rPr>
          <w:t>put</w:t>
        </w:r>
        <w:r w:rsidRPr="00F726FB">
          <w:rPr>
            <w:i/>
          </w:rPr>
          <w:t>Status</w:t>
        </w:r>
      </w:ins>
      <w:ins w:id="32858" w:author="Rev 7 Allen Wirfs-Brock" w:date="2012-04-11T12:59:00Z">
        <w:r>
          <w:t>).</w:t>
        </w:r>
      </w:ins>
    </w:p>
    <w:p w14:paraId="5CB22ACA" w14:textId="77777777" w:rsidR="004C02EF" w:rsidRPr="00E77497" w:rsidRDefault="004C02EF" w:rsidP="00175461">
      <w:pPr>
        <w:pStyle w:val="Alg4"/>
        <w:numPr>
          <w:ilvl w:val="2"/>
          <w:numId w:val="703"/>
        </w:numPr>
      </w:pPr>
      <w:r w:rsidRPr="00E77497">
        <w:t xml:space="preserve">Return </w:t>
      </w:r>
      <w:r w:rsidRPr="00E77497">
        <w:rPr>
          <w:b/>
        </w:rPr>
        <w:t>null</w:t>
      </w:r>
      <w:r w:rsidRPr="00E77497">
        <w:t>.</w:t>
      </w:r>
    </w:p>
    <w:p w14:paraId="3A2080C4" w14:textId="77777777" w:rsidR="004C02EF" w:rsidRPr="00E77497" w:rsidRDefault="004C02EF" w:rsidP="00175461">
      <w:pPr>
        <w:pStyle w:val="Alg4"/>
        <w:numPr>
          <w:ilvl w:val="1"/>
          <w:numId w:val="703"/>
        </w:numPr>
      </w:pPr>
      <w:del w:id="32859" w:author="Rev 9 Allen Wirfs-Brock" w:date="2012-07-07T16:10:00Z">
        <w:r w:rsidRPr="00E77497" w:rsidDel="00681A60">
          <w:delText xml:space="preserve">Call </w:delText>
        </w:r>
      </w:del>
      <w:ins w:id="32860" w:author="Rev 9 Allen Wirfs-Brock" w:date="2012-07-07T16:10:00Z">
        <w:r w:rsidR="00681A60">
          <w:t xml:space="preserve">Let </w:t>
        </w:r>
        <w:r w:rsidR="00681A60" w:rsidRPr="00681A60">
          <w:rPr>
            <w:i/>
          </w:rPr>
          <w:t>r</w:t>
        </w:r>
        <w:r w:rsidR="00681A60">
          <w:t xml:space="preserve"> be the result of calling</w:t>
        </w:r>
        <w:r w:rsidR="00681A60" w:rsidRPr="00E77497">
          <w:t xml:space="preserve"> </w:t>
        </w:r>
      </w:ins>
      <w:r w:rsidRPr="00E77497">
        <w:t xml:space="preserve">the [[Match]] internal method of </w:t>
      </w:r>
      <w:r w:rsidRPr="00E77497">
        <w:rPr>
          <w:i/>
        </w:rPr>
        <w:t>R</w:t>
      </w:r>
      <w:r w:rsidRPr="00E77497">
        <w:t xml:space="preserve"> with arguments </w:t>
      </w:r>
      <w:r w:rsidRPr="00E77497">
        <w:rPr>
          <w:i/>
        </w:rPr>
        <w:t>S</w:t>
      </w:r>
      <w:r w:rsidRPr="00E77497">
        <w:t xml:space="preserve"> and </w:t>
      </w:r>
      <w:r w:rsidRPr="00E77497">
        <w:rPr>
          <w:i/>
        </w:rPr>
        <w:t>i</w:t>
      </w:r>
      <w:r w:rsidRPr="00E77497">
        <w:t>.</w:t>
      </w:r>
    </w:p>
    <w:p w14:paraId="0BF8C2F0" w14:textId="77777777" w:rsidR="004C02EF" w:rsidRPr="00E77497" w:rsidRDefault="004C02EF" w:rsidP="00175461">
      <w:pPr>
        <w:pStyle w:val="Alg4"/>
        <w:numPr>
          <w:ilvl w:val="1"/>
          <w:numId w:val="703"/>
        </w:numPr>
      </w:pPr>
      <w:r w:rsidRPr="00E77497">
        <w:t xml:space="preserve">If </w:t>
      </w:r>
      <w:del w:id="32861" w:author="Rev 9 Allen Wirfs-Brock" w:date="2012-07-07T16:11:00Z">
        <w:r w:rsidRPr="00681A60" w:rsidDel="00681A60">
          <w:rPr>
            <w:i/>
          </w:rPr>
          <w:delText>[[Match]] returned</w:delText>
        </w:r>
      </w:del>
      <w:ins w:id="32862" w:author="Rev 9 Allen Wirfs-Brock" w:date="2012-07-07T16:11:00Z">
        <w:r w:rsidR="00681A60" w:rsidRPr="00681A60">
          <w:rPr>
            <w:i/>
          </w:rPr>
          <w:t>r</w:t>
        </w:r>
        <w:r w:rsidR="00681A60">
          <w:t xml:space="preserve"> is</w:t>
        </w:r>
      </w:ins>
      <w:r w:rsidRPr="00E77497">
        <w:t xml:space="preserve"> </w:t>
      </w:r>
      <w:r w:rsidRPr="00E77497">
        <w:rPr>
          <w:b/>
        </w:rPr>
        <w:t>failure</w:t>
      </w:r>
      <w:r w:rsidRPr="00E77497">
        <w:t xml:space="preserve">, then </w:t>
      </w:r>
    </w:p>
    <w:p w14:paraId="615B1B98" w14:textId="77777777" w:rsidR="004C02EF" w:rsidRPr="00E77497" w:rsidRDefault="004C02EF" w:rsidP="00175461">
      <w:pPr>
        <w:pStyle w:val="Alg4"/>
        <w:numPr>
          <w:ilvl w:val="2"/>
          <w:numId w:val="703"/>
        </w:numPr>
        <w:rPr>
          <w:i/>
        </w:rPr>
      </w:pPr>
      <w:r w:rsidRPr="00E77497">
        <w:rPr>
          <w:i/>
        </w:rPr>
        <w:t>Let i = i+1.</w:t>
      </w:r>
    </w:p>
    <w:p w14:paraId="7F3E8F13" w14:textId="77777777" w:rsidR="004C02EF" w:rsidRPr="00E77497" w:rsidRDefault="004C02EF" w:rsidP="00175461">
      <w:pPr>
        <w:pStyle w:val="Alg4"/>
        <w:numPr>
          <w:ilvl w:val="1"/>
          <w:numId w:val="703"/>
        </w:numPr>
      </w:pPr>
      <w:r w:rsidRPr="00E77497">
        <w:t xml:space="preserve">else </w:t>
      </w:r>
    </w:p>
    <w:p w14:paraId="1E03CB95" w14:textId="77777777" w:rsidR="004C02EF" w:rsidRPr="00E77497" w:rsidRDefault="004C02EF" w:rsidP="00175461">
      <w:pPr>
        <w:pStyle w:val="Alg4"/>
        <w:numPr>
          <w:ilvl w:val="2"/>
          <w:numId w:val="703"/>
        </w:numPr>
      </w:pPr>
      <w:del w:id="32863" w:author="Rev 9 Allen Wirfs-Brock" w:date="2012-07-07T16:12:00Z">
        <w:r w:rsidRPr="00E77497" w:rsidDel="00681A60">
          <w:delText xml:space="preserve">Let </w:delText>
        </w:r>
      </w:del>
      <w:ins w:id="32864" w:author="Rev 9 Allen Wirfs-Brock" w:date="2012-07-07T16:12:00Z">
        <w:r w:rsidR="00681A60">
          <w:t>Assert:</w:t>
        </w:r>
        <w:r w:rsidR="00681A60" w:rsidRPr="00E77497">
          <w:t xml:space="preserve"> </w:t>
        </w:r>
      </w:ins>
      <w:r w:rsidRPr="00E77497">
        <w:rPr>
          <w:i/>
        </w:rPr>
        <w:t>r</w:t>
      </w:r>
      <w:r w:rsidRPr="00E77497">
        <w:t xml:space="preserve"> </w:t>
      </w:r>
      <w:del w:id="32865" w:author="Rev 9 Allen Wirfs-Brock" w:date="2012-07-07T16:12:00Z">
        <w:r w:rsidRPr="00E77497" w:rsidDel="00681A60">
          <w:delText>be the</w:delText>
        </w:r>
      </w:del>
      <w:ins w:id="32866" w:author="Rev 9 Allen Wirfs-Brock" w:date="2012-07-07T16:12:00Z">
        <w:r w:rsidR="00681A60">
          <w:t>is a</w:t>
        </w:r>
      </w:ins>
      <w:r w:rsidRPr="00E77497">
        <w:t xml:space="preserve"> State</w:t>
      </w:r>
      <w:del w:id="32867" w:author="Rev 9 Allen Wirfs-Brock" w:date="2012-07-07T16:12:00Z">
        <w:r w:rsidRPr="00E77497" w:rsidDel="00681A60">
          <w:delText xml:space="preserve"> result of the call to [[Match]]</w:delText>
        </w:r>
      </w:del>
      <w:r w:rsidRPr="00E77497">
        <w:t>.</w:t>
      </w:r>
    </w:p>
    <w:p w14:paraId="12A5DA64" w14:textId="77777777" w:rsidR="004C02EF" w:rsidRPr="00E77497" w:rsidRDefault="004C02EF" w:rsidP="00175461">
      <w:pPr>
        <w:pStyle w:val="Alg4"/>
        <w:numPr>
          <w:ilvl w:val="2"/>
          <w:numId w:val="703"/>
        </w:numPr>
      </w:pPr>
      <w:r w:rsidRPr="00E77497">
        <w:t xml:space="preserve">Set </w:t>
      </w:r>
      <w:r w:rsidRPr="00E77497">
        <w:rPr>
          <w:i/>
        </w:rPr>
        <w:t>matchSucceeded</w:t>
      </w:r>
      <w:r w:rsidRPr="00E77497">
        <w:t xml:space="preserve"> to </w:t>
      </w:r>
      <w:r w:rsidRPr="00E77497">
        <w:rPr>
          <w:b/>
        </w:rPr>
        <w:t>true</w:t>
      </w:r>
      <w:r w:rsidRPr="00E77497">
        <w:t>.</w:t>
      </w:r>
    </w:p>
    <w:p w14:paraId="7FB7D7D6" w14:textId="77777777" w:rsidR="004C02EF" w:rsidRPr="00E77497" w:rsidRDefault="004C02EF" w:rsidP="00175461">
      <w:pPr>
        <w:pStyle w:val="Alg4"/>
        <w:numPr>
          <w:ilvl w:val="0"/>
          <w:numId w:val="703"/>
        </w:numPr>
      </w:pPr>
      <w:r w:rsidRPr="00E77497">
        <w:t xml:space="preserve">Let </w:t>
      </w:r>
      <w:r w:rsidRPr="00E77497">
        <w:rPr>
          <w:i/>
        </w:rPr>
        <w:t>e</w:t>
      </w:r>
      <w:r w:rsidRPr="00E77497">
        <w:t xml:space="preserve"> be </w:t>
      </w:r>
      <w:r w:rsidRPr="00E77497">
        <w:rPr>
          <w:i/>
        </w:rPr>
        <w:t>r</w:t>
      </w:r>
      <w:r w:rsidRPr="00E77497">
        <w:t xml:space="preserve">'s </w:t>
      </w:r>
      <w:r w:rsidRPr="00E77497">
        <w:rPr>
          <w:i/>
        </w:rPr>
        <w:t>endIndex</w:t>
      </w:r>
      <w:r w:rsidRPr="00E77497">
        <w:t xml:space="preserve"> value.</w:t>
      </w:r>
    </w:p>
    <w:p w14:paraId="4AE01EB5" w14:textId="77777777" w:rsidR="004C02EF" w:rsidRPr="00E77497" w:rsidRDefault="004C02EF" w:rsidP="00175461">
      <w:pPr>
        <w:pStyle w:val="Alg4"/>
        <w:numPr>
          <w:ilvl w:val="0"/>
          <w:numId w:val="703"/>
        </w:numPr>
      </w:pPr>
      <w:r w:rsidRPr="00E77497">
        <w:t xml:space="preserve">If </w:t>
      </w:r>
      <w:r w:rsidRPr="00E77497">
        <w:rPr>
          <w:i/>
        </w:rPr>
        <w:t>global</w:t>
      </w:r>
      <w:r w:rsidRPr="00E77497">
        <w:t xml:space="preserve"> is </w:t>
      </w:r>
      <w:r w:rsidRPr="00E77497">
        <w:rPr>
          <w:b/>
        </w:rPr>
        <w:t>true</w:t>
      </w:r>
      <w:r w:rsidRPr="00E77497">
        <w:t>,</w:t>
      </w:r>
    </w:p>
    <w:p w14:paraId="1306EA3C" w14:textId="77777777" w:rsidR="004C02EF" w:rsidRPr="00E77497" w:rsidRDefault="00E614CD" w:rsidP="00175461">
      <w:pPr>
        <w:pStyle w:val="Alg4"/>
        <w:numPr>
          <w:ilvl w:val="1"/>
          <w:numId w:val="703"/>
        </w:numPr>
      </w:pPr>
      <w:ins w:id="32868" w:author="Rev 7 Allen Wirfs-Brock" w:date="2012-04-11T13:01:00Z">
        <w:r>
          <w:t xml:space="preserve">Let </w:t>
        </w:r>
        <w:r>
          <w:rPr>
            <w:i/>
          </w:rPr>
          <w:t>put</w:t>
        </w:r>
        <w:r w:rsidRPr="00F726FB">
          <w:rPr>
            <w:i/>
          </w:rPr>
          <w:t>Status</w:t>
        </w:r>
        <w:r>
          <w:t xml:space="preserve"> be the result of calling</w:t>
        </w:r>
        <w:r w:rsidRPr="00E77497" w:rsidDel="00134DAD">
          <w:t xml:space="preserve"> </w:t>
        </w:r>
      </w:ins>
      <w:del w:id="32869" w:author="Rev 7 Allen Wirfs-Brock" w:date="2012-04-11T13:01:00Z">
        <w:r w:rsidR="004C02EF" w:rsidRPr="00E77497" w:rsidDel="00E614CD">
          <w:delText xml:space="preserve">Call </w:delText>
        </w:r>
      </w:del>
      <w:r w:rsidR="004C02EF" w:rsidRPr="00E77497">
        <w:t xml:space="preserve">the [[Put]] internal method of </w:t>
      </w:r>
      <w:r w:rsidR="004C02EF" w:rsidRPr="00E77497">
        <w:rPr>
          <w:i/>
        </w:rPr>
        <w:t>R</w:t>
      </w:r>
      <w:r w:rsidR="004C02EF" w:rsidRPr="00E77497">
        <w:t xml:space="preserve"> with arguments "</w:t>
      </w:r>
      <w:r w:rsidR="004C02EF" w:rsidRPr="00E77497">
        <w:rPr>
          <w:rFonts w:ascii="Courier New" w:hAnsi="Courier New"/>
          <w:b/>
        </w:rPr>
        <w:t>lastIndex</w:t>
      </w:r>
      <w:r w:rsidR="004C02EF" w:rsidRPr="00E77497">
        <w:rPr>
          <w:rFonts w:ascii="Courier New" w:hAnsi="Courier New" w:cs="Courier New"/>
          <w:b/>
        </w:rPr>
        <w:t>"</w:t>
      </w:r>
      <w:r w:rsidR="004C02EF" w:rsidRPr="00E77497">
        <w:t xml:space="preserve">, </w:t>
      </w:r>
      <w:r w:rsidR="004C02EF" w:rsidRPr="00E77497">
        <w:rPr>
          <w:i/>
        </w:rPr>
        <w:t>e</w:t>
      </w:r>
      <w:r w:rsidR="004C02EF" w:rsidRPr="00E77497">
        <w:t xml:space="preserve">, and </w:t>
      </w:r>
      <w:r w:rsidR="004C02EF" w:rsidRPr="00E77497">
        <w:rPr>
          <w:b/>
        </w:rPr>
        <w:t>true</w:t>
      </w:r>
      <w:r w:rsidR="004C02EF" w:rsidRPr="00E77497">
        <w:t>.</w:t>
      </w:r>
    </w:p>
    <w:p w14:paraId="0B54C988" w14:textId="77777777" w:rsidR="00E614CD" w:rsidRDefault="00E614CD" w:rsidP="00175461">
      <w:pPr>
        <w:pStyle w:val="Alg4"/>
        <w:numPr>
          <w:ilvl w:val="1"/>
          <w:numId w:val="703"/>
        </w:numPr>
        <w:rPr>
          <w:ins w:id="32870" w:author="Rev 7 Allen Wirfs-Brock" w:date="2012-04-11T12:59:00Z"/>
        </w:rPr>
      </w:pPr>
      <w:ins w:id="32871" w:author="Rev 7 Allen Wirfs-Brock" w:date="2012-04-11T12:59:00Z">
        <w:r>
          <w:t>ReturnIfAbrupt(</w:t>
        </w:r>
      </w:ins>
      <w:ins w:id="32872" w:author="Rev 7 Allen Wirfs-Brock" w:date="2012-04-11T13:02:00Z">
        <w:r>
          <w:rPr>
            <w:i/>
          </w:rPr>
          <w:t>put</w:t>
        </w:r>
        <w:r w:rsidRPr="00F726FB">
          <w:rPr>
            <w:i/>
          </w:rPr>
          <w:t>Status</w:t>
        </w:r>
      </w:ins>
      <w:ins w:id="32873" w:author="Rev 7 Allen Wirfs-Brock" w:date="2012-04-11T12:59:00Z">
        <w:r>
          <w:t>).</w:t>
        </w:r>
      </w:ins>
    </w:p>
    <w:p w14:paraId="4EC40FB1" w14:textId="77777777" w:rsidR="004C02EF" w:rsidRPr="00E77497" w:rsidRDefault="004C02EF" w:rsidP="00175461">
      <w:pPr>
        <w:pStyle w:val="Alg4"/>
        <w:numPr>
          <w:ilvl w:val="0"/>
          <w:numId w:val="703"/>
        </w:numPr>
      </w:pPr>
      <w:r w:rsidRPr="00E77497">
        <w:t xml:space="preserve">Let </w:t>
      </w:r>
      <w:r w:rsidRPr="00E77497">
        <w:rPr>
          <w:i/>
        </w:rPr>
        <w:t>n</w:t>
      </w:r>
      <w:r w:rsidRPr="00E77497">
        <w:t xml:space="preserve"> be the length of </w:t>
      </w:r>
      <w:r w:rsidRPr="00E77497">
        <w:rPr>
          <w:i/>
        </w:rPr>
        <w:t>r</w:t>
      </w:r>
      <w:r w:rsidRPr="00E77497">
        <w:t xml:space="preserve">'s </w:t>
      </w:r>
      <w:r w:rsidRPr="00E77497">
        <w:rPr>
          <w:i/>
        </w:rPr>
        <w:t>captures</w:t>
      </w:r>
      <w:r w:rsidRPr="00E77497">
        <w:t xml:space="preserve"> array. (This is the same value as 15.10.2.1's </w:t>
      </w:r>
      <w:r w:rsidRPr="00E77497">
        <w:rPr>
          <w:i/>
        </w:rPr>
        <w:t>NCapturingParens</w:t>
      </w:r>
      <w:r w:rsidRPr="00E77497">
        <w:t>.)</w:t>
      </w:r>
    </w:p>
    <w:p w14:paraId="529AD65C" w14:textId="77777777" w:rsidR="004C02EF" w:rsidRPr="00E77497" w:rsidRDefault="004C02EF" w:rsidP="00175461">
      <w:pPr>
        <w:pStyle w:val="Alg4"/>
        <w:numPr>
          <w:ilvl w:val="0"/>
          <w:numId w:val="703"/>
        </w:numPr>
      </w:pPr>
      <w:r w:rsidRPr="00E77497">
        <w:t xml:space="preserve">Let </w:t>
      </w:r>
      <w:r w:rsidRPr="00E77497">
        <w:rPr>
          <w:i/>
        </w:rPr>
        <w:t>A</w:t>
      </w:r>
      <w:r w:rsidRPr="00E77497">
        <w:t xml:space="preserve"> be </w:t>
      </w:r>
      <w:ins w:id="32874" w:author="Rev 7 Allen Wirfs-Brock" w:date="2012-04-11T13:03:00Z">
        <w:r w:rsidR="00E614CD">
          <w:t>the result of the abstract operation ArrayCreate with argument 0</w:t>
        </w:r>
        <w:r w:rsidR="00E614CD" w:rsidRPr="00E77497">
          <w:t>.</w:t>
        </w:r>
      </w:ins>
      <w:del w:id="32875" w:author="Rev 7 Allen Wirfs-Brock" w:date="2012-04-11T13:03:00Z">
        <w:r w:rsidRPr="00E77497" w:rsidDel="00E614CD">
          <w:delText xml:space="preserve">a new array created as if by the expression </w:delText>
        </w:r>
        <w:r w:rsidRPr="00E77497" w:rsidDel="00E614CD">
          <w:rPr>
            <w:rFonts w:ascii="Courier New" w:hAnsi="Courier New"/>
            <w:b/>
          </w:rPr>
          <w:delText>new Array()</w:delText>
        </w:r>
        <w:r w:rsidRPr="00E77497" w:rsidDel="00E614CD">
          <w:delText xml:space="preserve"> where </w:delText>
        </w:r>
        <w:r w:rsidRPr="00E77497" w:rsidDel="00E614CD">
          <w:rPr>
            <w:rFonts w:ascii="Courier New" w:hAnsi="Courier New" w:cs="Courier New"/>
            <w:b/>
          </w:rPr>
          <w:delText>Array</w:delText>
        </w:r>
        <w:r w:rsidRPr="00E77497" w:rsidDel="00E614CD">
          <w:delText xml:space="preserve"> is the standard built-in constructor with that name.</w:delText>
        </w:r>
      </w:del>
    </w:p>
    <w:p w14:paraId="191E7831" w14:textId="77777777" w:rsidR="004C02EF" w:rsidRPr="00E77497" w:rsidRDefault="004C02EF" w:rsidP="00175461">
      <w:pPr>
        <w:pStyle w:val="Alg4"/>
        <w:numPr>
          <w:ilvl w:val="0"/>
          <w:numId w:val="703"/>
        </w:numPr>
      </w:pPr>
      <w:r w:rsidRPr="00E77497">
        <w:t xml:space="preserve">Let </w:t>
      </w:r>
      <w:r w:rsidRPr="00E77497">
        <w:rPr>
          <w:i/>
        </w:rPr>
        <w:t>matchIndex</w:t>
      </w:r>
      <w:r w:rsidRPr="00E77497">
        <w:t xml:space="preserve"> be </w:t>
      </w:r>
      <w:r w:rsidRPr="00E77497">
        <w:rPr>
          <w:i/>
        </w:rPr>
        <w:t>i</w:t>
      </w:r>
      <w:r w:rsidRPr="00E77497">
        <w:t>.</w:t>
      </w:r>
    </w:p>
    <w:p w14:paraId="40F5B170" w14:textId="77777777" w:rsidR="00E614CD" w:rsidRDefault="00E614CD" w:rsidP="00175461">
      <w:pPr>
        <w:pStyle w:val="Alg4"/>
        <w:numPr>
          <w:ilvl w:val="0"/>
          <w:numId w:val="703"/>
        </w:numPr>
        <w:rPr>
          <w:ins w:id="32876" w:author="Rev 7 Allen Wirfs-Brock" w:date="2012-04-11T13:05:00Z"/>
        </w:rPr>
      </w:pPr>
      <w:ins w:id="32877" w:author="Rev 7 Allen Wirfs-Brock" w:date="2012-04-11T13:05:00Z">
        <w:r>
          <w:t>Assert: The following [DefineOwnProperty]] calls will not result in an abrupt completion.</w:t>
        </w:r>
      </w:ins>
    </w:p>
    <w:p w14:paraId="2CA4F406" w14:textId="77777777" w:rsidR="004C02EF" w:rsidRPr="00E77497" w:rsidRDefault="004C02EF" w:rsidP="00175461">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index</w:t>
      </w:r>
      <w:r w:rsidRPr="00E77497">
        <w:rPr>
          <w:rFonts w:ascii="Courier New" w:hAnsi="Courier New" w:cs="Courier New"/>
          <w:b/>
        </w:rPr>
        <w:t>"</w:t>
      </w:r>
      <w:r w:rsidRPr="00E77497">
        <w:t xml:space="preserve">, Property Descriptor {[[Value]]: </w:t>
      </w:r>
      <w:r w:rsidRPr="00E77497">
        <w:rPr>
          <w:i/>
        </w:rPr>
        <w:t>matchIndex</w:t>
      </w:r>
      <w:r w:rsidRPr="00E77497">
        <w:t>, [[Writable]</w:t>
      </w:r>
      <w:ins w:id="32878" w:author="Rev 3 Allen Wirfs-Brock" w:date="2011-08-30T11:31:00Z">
        <w:r w:rsidR="00C31B53" w:rsidRPr="00E77497">
          <w:t>]</w:t>
        </w:r>
      </w:ins>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true</w:t>
      </w:r>
      <w:r w:rsidRPr="00E77497">
        <w:t>.</w:t>
      </w:r>
    </w:p>
    <w:p w14:paraId="4F3257F4" w14:textId="77777777" w:rsidR="004C02EF" w:rsidRPr="00E77497" w:rsidRDefault="004C02EF" w:rsidP="00175461">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input</w:t>
      </w:r>
      <w:r w:rsidRPr="00E77497">
        <w:rPr>
          <w:rFonts w:ascii="Courier New" w:hAnsi="Courier New" w:cs="Courier New"/>
          <w:b/>
        </w:rPr>
        <w:t>"</w:t>
      </w:r>
      <w:r w:rsidRPr="00E77497">
        <w:t xml:space="preserve">, Property Descriptor {[[Value]]: </w:t>
      </w:r>
      <w:r w:rsidRPr="00E77497">
        <w:rPr>
          <w:i/>
        </w:rPr>
        <w:t>S</w:t>
      </w:r>
      <w:r w:rsidRPr="00E77497">
        <w:t>, [[Writable]</w:t>
      </w:r>
      <w:ins w:id="32879" w:author="Rev 3 Allen Wirfs-Brock" w:date="2011-08-30T11:31:00Z">
        <w:r w:rsidR="00C31B53" w:rsidRPr="00E77497">
          <w:t>]</w:t>
        </w:r>
      </w:ins>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true</w:t>
      </w:r>
      <w:r w:rsidRPr="00E77497">
        <w:t>.</w:t>
      </w:r>
    </w:p>
    <w:p w14:paraId="59651A4F" w14:textId="77777777" w:rsidR="004C02EF" w:rsidRPr="00E77497" w:rsidRDefault="004C02EF" w:rsidP="00175461">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length</w:t>
      </w:r>
      <w:r w:rsidRPr="00E77497">
        <w:rPr>
          <w:rFonts w:ascii="Courier New" w:hAnsi="Courier New" w:cs="Courier New"/>
          <w:b/>
        </w:rPr>
        <w:t>"</w:t>
      </w:r>
      <w:r w:rsidRPr="00E77497">
        <w:t xml:space="preserve">, Property Descriptor {[[Value]]: </w:t>
      </w:r>
      <w:r w:rsidRPr="00E77497">
        <w:rPr>
          <w:i/>
        </w:rPr>
        <w:t>n</w:t>
      </w:r>
      <w:r w:rsidRPr="00E77497">
        <w:t xml:space="preserve"> + 1}, and </w:t>
      </w:r>
      <w:r w:rsidRPr="00E77497">
        <w:rPr>
          <w:b/>
        </w:rPr>
        <w:t>true</w:t>
      </w:r>
      <w:r w:rsidRPr="00E77497">
        <w:t>.</w:t>
      </w:r>
    </w:p>
    <w:p w14:paraId="16AF2D68" w14:textId="77777777" w:rsidR="004C02EF" w:rsidRPr="00E77497" w:rsidRDefault="004C02EF" w:rsidP="00175461">
      <w:pPr>
        <w:pStyle w:val="Alg4"/>
        <w:numPr>
          <w:ilvl w:val="0"/>
          <w:numId w:val="703"/>
        </w:numPr>
      </w:pPr>
      <w:r w:rsidRPr="00E77497">
        <w:t xml:space="preserve">Let </w:t>
      </w:r>
      <w:r w:rsidRPr="00E77497">
        <w:rPr>
          <w:i/>
        </w:rPr>
        <w:t>matchedSubstr</w:t>
      </w:r>
      <w:r w:rsidRPr="00E77497">
        <w:t xml:space="preserve"> be the matched substring (i.e. the portion of </w:t>
      </w:r>
      <w:r w:rsidRPr="00E77497">
        <w:rPr>
          <w:i/>
        </w:rPr>
        <w:t>S</w:t>
      </w:r>
      <w:r w:rsidRPr="00E77497">
        <w:t xml:space="preserve"> between offset </w:t>
      </w:r>
      <w:r w:rsidRPr="00E77497">
        <w:rPr>
          <w:i/>
        </w:rPr>
        <w:t>i</w:t>
      </w:r>
      <w:r w:rsidRPr="00E77497">
        <w:t xml:space="preserve"> inclusive and offset </w:t>
      </w:r>
      <w:r w:rsidRPr="00E77497">
        <w:rPr>
          <w:i/>
        </w:rPr>
        <w:t>e</w:t>
      </w:r>
      <w:r w:rsidRPr="00E77497">
        <w:t xml:space="preserve"> exclusive).</w:t>
      </w:r>
    </w:p>
    <w:p w14:paraId="596DA70D" w14:textId="77777777" w:rsidR="004C02EF" w:rsidRPr="00E77497" w:rsidRDefault="004C02EF" w:rsidP="00175461">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0</w:t>
      </w:r>
      <w:r w:rsidRPr="00E77497">
        <w:rPr>
          <w:rFonts w:ascii="Courier New" w:hAnsi="Courier New" w:cs="Courier New"/>
          <w:b/>
        </w:rPr>
        <w:t>"</w:t>
      </w:r>
      <w:r w:rsidRPr="00E77497">
        <w:t xml:space="preserve">, Property Descriptor {[[Value]]: </w:t>
      </w:r>
      <w:r w:rsidRPr="00E77497">
        <w:rPr>
          <w:i/>
        </w:rPr>
        <w:t>matchedSubstr</w:t>
      </w:r>
      <w:r w:rsidRPr="00E77497">
        <w:t>, [[Writable]</w:t>
      </w:r>
      <w:ins w:id="32880" w:author="Rev 3 Allen Wirfs-Brock" w:date="2011-08-30T11:31:00Z">
        <w:r w:rsidR="00C31B53" w:rsidRPr="00E77497">
          <w:t>]</w:t>
        </w:r>
      </w:ins>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true</w:t>
      </w:r>
      <w:r w:rsidRPr="00E77497">
        <w:t>.</w:t>
      </w:r>
    </w:p>
    <w:p w14:paraId="5EAE875F" w14:textId="77777777" w:rsidR="004C02EF" w:rsidRPr="006B6D0A" w:rsidRDefault="004C02EF" w:rsidP="00175461">
      <w:pPr>
        <w:pStyle w:val="Alg4"/>
        <w:numPr>
          <w:ilvl w:val="0"/>
          <w:numId w:val="703"/>
        </w:numPr>
      </w:pPr>
      <w:r w:rsidRPr="00E77497">
        <w:t xml:space="preserve">For each integer </w:t>
      </w:r>
      <w:r w:rsidRPr="00E77497">
        <w:rPr>
          <w:i/>
        </w:rPr>
        <w:t>i</w:t>
      </w:r>
      <w:r w:rsidRPr="00E77497">
        <w:t xml:space="preserve"> such that </w:t>
      </w:r>
      <w:r w:rsidRPr="00E77497">
        <w:rPr>
          <w:i/>
        </w:rPr>
        <w:t xml:space="preserve">i </w:t>
      </w:r>
      <w:r w:rsidRPr="00E77497">
        <w:t xml:space="preserve">&gt; 0 and </w:t>
      </w:r>
      <w:r w:rsidR="00704FBA" w:rsidRPr="00E77497">
        <w:rPr>
          <w:i/>
        </w:rPr>
        <w:t xml:space="preserve">i </w:t>
      </w:r>
      <w:r w:rsidRPr="006B6D0A">
        <w:sym w:font="Symbol" w:char="F0A3"/>
      </w:r>
      <w:r w:rsidRPr="006B6D0A">
        <w:t xml:space="preserve"> </w:t>
      </w:r>
      <w:r w:rsidRPr="006B6D0A">
        <w:rPr>
          <w:i/>
        </w:rPr>
        <w:t>n</w:t>
      </w:r>
    </w:p>
    <w:p w14:paraId="688C25B2" w14:textId="77777777" w:rsidR="004C02EF" w:rsidRPr="00E77497" w:rsidRDefault="004C02EF" w:rsidP="00175461">
      <w:pPr>
        <w:pStyle w:val="Alg4"/>
        <w:numPr>
          <w:ilvl w:val="1"/>
          <w:numId w:val="703"/>
        </w:numPr>
      </w:pPr>
      <w:r w:rsidRPr="00E65A34">
        <w:t xml:space="preserve">Let </w:t>
      </w:r>
      <w:r w:rsidRPr="00546435">
        <w:rPr>
          <w:i/>
        </w:rPr>
        <w:t>captureI</w:t>
      </w:r>
      <w:r w:rsidRPr="00A67AF2">
        <w:t xml:space="preserve"> be </w:t>
      </w:r>
      <w:r w:rsidRPr="00A67AF2">
        <w:rPr>
          <w:i/>
        </w:rPr>
        <w:t>i</w:t>
      </w:r>
      <w:r w:rsidRPr="00A67AF2">
        <w:rPr>
          <w:vertAlign w:val="superscript"/>
        </w:rPr>
        <w:t>th</w:t>
      </w:r>
      <w:r w:rsidRPr="00B820AB">
        <w:t xml:space="preserve"> element of </w:t>
      </w:r>
      <w:r w:rsidRPr="00675B74">
        <w:rPr>
          <w:i/>
        </w:rPr>
        <w:t>r</w:t>
      </w:r>
      <w:r w:rsidRPr="00E77497">
        <w:t xml:space="preserve">'s </w:t>
      </w:r>
      <w:r w:rsidRPr="00E77497">
        <w:rPr>
          <w:i/>
        </w:rPr>
        <w:t>captures</w:t>
      </w:r>
      <w:r w:rsidRPr="00E77497">
        <w:t xml:space="preserve"> array.</w:t>
      </w:r>
    </w:p>
    <w:p w14:paraId="638F03DD" w14:textId="77777777" w:rsidR="004C02EF" w:rsidRPr="00E77497" w:rsidRDefault="004C02EF" w:rsidP="00175461">
      <w:pPr>
        <w:pStyle w:val="Alg4"/>
        <w:numPr>
          <w:ilvl w:val="1"/>
          <w:numId w:val="703"/>
        </w:numPr>
      </w:pPr>
      <w:r w:rsidRPr="00E77497">
        <w:t xml:space="preserve">Call the [[DefineOwnProperty]] internal method of </w:t>
      </w:r>
      <w:r w:rsidRPr="00E77497">
        <w:rPr>
          <w:i/>
        </w:rPr>
        <w:t>A</w:t>
      </w:r>
      <w:r w:rsidRPr="00E77497">
        <w:t xml:space="preserve"> with arguments ToString(</w:t>
      </w:r>
      <w:r w:rsidRPr="00E77497">
        <w:rPr>
          <w:i/>
        </w:rPr>
        <w:t>i</w:t>
      </w:r>
      <w:r w:rsidRPr="00E77497">
        <w:t xml:space="preserve">), Property Descriptor {[[Value]]: </w:t>
      </w:r>
      <w:r w:rsidRPr="00E77497">
        <w:rPr>
          <w:i/>
        </w:rPr>
        <w:t>captureI</w:t>
      </w:r>
      <w:r w:rsidRPr="00E77497">
        <w:t>, [[Writable]</w:t>
      </w:r>
      <w:ins w:id="32881" w:author="Rev 3 Allen Wirfs-Brock" w:date="2011-08-30T11:31:00Z">
        <w:r w:rsidR="00C31B53" w:rsidRPr="00E77497">
          <w:t>]</w:t>
        </w:r>
      </w:ins>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true</w:t>
      </w:r>
      <w:r w:rsidRPr="00E77497">
        <w:t>.</w:t>
      </w:r>
    </w:p>
    <w:p w14:paraId="00942C33" w14:textId="77777777" w:rsidR="004C02EF" w:rsidRPr="00E77497" w:rsidRDefault="004C02EF" w:rsidP="00175461">
      <w:pPr>
        <w:pStyle w:val="Alg4"/>
        <w:numPr>
          <w:ilvl w:val="0"/>
          <w:numId w:val="703"/>
        </w:numPr>
        <w:spacing w:after="220"/>
      </w:pPr>
      <w:r w:rsidRPr="00E77497">
        <w:t xml:space="preserve">Return </w:t>
      </w:r>
      <w:r w:rsidRPr="00E77497">
        <w:rPr>
          <w:i/>
        </w:rPr>
        <w:t>A</w:t>
      </w:r>
      <w:r w:rsidRPr="00E77497">
        <w:t>.</w:t>
      </w:r>
    </w:p>
    <w:p w14:paraId="4F705E1E" w14:textId="77777777" w:rsidR="004C02EF" w:rsidRPr="00E77497" w:rsidRDefault="004C02EF" w:rsidP="004C02EF">
      <w:pPr>
        <w:pStyle w:val="40"/>
        <w:numPr>
          <w:ilvl w:val="0"/>
          <w:numId w:val="0"/>
        </w:numPr>
      </w:pPr>
      <w:r w:rsidRPr="00E77497">
        <w:t>15.10.6.3</w:t>
      </w:r>
      <w:r w:rsidRPr="00E77497">
        <w:tab/>
        <w:t>RegExp.prototype.test(string)</w:t>
      </w:r>
    </w:p>
    <w:p w14:paraId="24D78A94" w14:textId="77777777" w:rsidR="004C02EF" w:rsidRPr="00E77497" w:rsidRDefault="004C02EF" w:rsidP="004C02EF">
      <w:r w:rsidRPr="00E77497">
        <w:t>The following steps are taken:</w:t>
      </w:r>
    </w:p>
    <w:p w14:paraId="7BEC215C" w14:textId="77777777" w:rsidR="00134DAD" w:rsidRPr="00E77497" w:rsidRDefault="00134DAD" w:rsidP="00134DAD">
      <w:pPr>
        <w:pStyle w:val="Alg4"/>
        <w:numPr>
          <w:ilvl w:val="0"/>
          <w:numId w:val="324"/>
        </w:numPr>
        <w:rPr>
          <w:ins w:id="32882" w:author="Rev 7 Allen Wirfs-Brock" w:date="2012-04-10T12:58:00Z"/>
        </w:rPr>
      </w:pPr>
      <w:ins w:id="32883" w:author="Rev 7 Allen Wirfs-Brock" w:date="2012-04-10T12:58:00Z">
        <w:r w:rsidRPr="00E77497">
          <w:t xml:space="preserve">Let </w:t>
        </w:r>
        <w:r w:rsidRPr="00E77497">
          <w:rPr>
            <w:i/>
          </w:rPr>
          <w:t>R</w:t>
        </w:r>
        <w:r w:rsidRPr="00E77497">
          <w:t xml:space="preserve"> be this RegExp object.</w:t>
        </w:r>
      </w:ins>
    </w:p>
    <w:p w14:paraId="2CC8BF35" w14:textId="77777777" w:rsidR="00134DAD" w:rsidRPr="00E77497" w:rsidRDefault="00134DAD" w:rsidP="00134DAD">
      <w:pPr>
        <w:pStyle w:val="Alg4"/>
        <w:numPr>
          <w:ilvl w:val="0"/>
          <w:numId w:val="324"/>
        </w:numPr>
        <w:contextualSpacing/>
        <w:rPr>
          <w:ins w:id="32884" w:author="Rev 7 Allen Wirfs-Brock" w:date="2012-04-10T12:58:00Z"/>
        </w:rPr>
      </w:pPr>
      <w:ins w:id="32885" w:author="Rev 7 Allen Wirfs-Brock" w:date="2012-04-10T12:58:00Z">
        <w:r>
          <w:t>ReturnIfAbrupt(</w:t>
        </w:r>
        <w:r>
          <w:rPr>
            <w:i/>
          </w:rPr>
          <w:t>R</w:t>
        </w:r>
        <w:r>
          <w:t>).</w:t>
        </w:r>
      </w:ins>
    </w:p>
    <w:p w14:paraId="2C5C269A" w14:textId="77777777" w:rsidR="00134DAD" w:rsidRDefault="00134DAD" w:rsidP="00134DAD">
      <w:pPr>
        <w:pStyle w:val="Alg4"/>
        <w:numPr>
          <w:ilvl w:val="0"/>
          <w:numId w:val="324"/>
        </w:numPr>
        <w:rPr>
          <w:ins w:id="32886" w:author="Rev 7 Allen Wirfs-Brock" w:date="2012-04-10T12:58:00Z"/>
        </w:rPr>
      </w:pPr>
      <w:ins w:id="32887" w:author="Rev 7 Allen Wirfs-Brock" w:date="2012-04-10T12:58:00Z">
        <w:r w:rsidRPr="00E77497">
          <w:t xml:space="preserve">Let </w:t>
        </w:r>
        <w:r w:rsidRPr="00E77497">
          <w:rPr>
            <w:i/>
          </w:rPr>
          <w:t>S</w:t>
        </w:r>
        <w:r w:rsidRPr="00E77497">
          <w:t xml:space="preserve"> be the value of ToString(</w:t>
        </w:r>
        <w:r w:rsidRPr="00E77497">
          <w:rPr>
            <w:i/>
          </w:rPr>
          <w:t>string</w:t>
        </w:r>
        <w:r w:rsidRPr="00E77497">
          <w:t>)</w:t>
        </w:r>
      </w:ins>
    </w:p>
    <w:p w14:paraId="6641AD52" w14:textId="77777777" w:rsidR="00134DAD" w:rsidRDefault="00134DAD" w:rsidP="00134DAD">
      <w:pPr>
        <w:pStyle w:val="Alg4"/>
        <w:numPr>
          <w:ilvl w:val="0"/>
          <w:numId w:val="324"/>
        </w:numPr>
        <w:rPr>
          <w:ins w:id="32888" w:author="Rev 7 Allen Wirfs-Brock" w:date="2012-04-10T12:58:00Z"/>
        </w:rPr>
      </w:pPr>
      <w:ins w:id="32889" w:author="Rev 7 Allen Wirfs-Brock" w:date="2012-04-10T12:58:00Z">
        <w:r>
          <w:t>ReturnIfAbrupt(</w:t>
        </w:r>
        <w:r>
          <w:rPr>
            <w:i/>
          </w:rPr>
          <w:t>S</w:t>
        </w:r>
        <w:r>
          <w:t>).</w:t>
        </w:r>
      </w:ins>
    </w:p>
    <w:p w14:paraId="00A318A8" w14:textId="77777777" w:rsidR="004C02EF" w:rsidRPr="00E77497" w:rsidRDefault="004C02EF" w:rsidP="001F482D">
      <w:pPr>
        <w:pStyle w:val="Alg4"/>
        <w:numPr>
          <w:ilvl w:val="0"/>
          <w:numId w:val="324"/>
        </w:numPr>
      </w:pPr>
      <w:r w:rsidRPr="00E77497">
        <w:t xml:space="preserve">Let </w:t>
      </w:r>
      <w:r w:rsidRPr="00E77497">
        <w:rPr>
          <w:i/>
        </w:rPr>
        <w:t>match</w:t>
      </w:r>
      <w:r w:rsidRPr="00E77497">
        <w:t xml:space="preserve"> be the result of</w:t>
      </w:r>
      <w:ins w:id="32890" w:author="Rev 7 Allen Wirfs-Brock" w:date="2012-04-10T13:00:00Z">
        <w:r w:rsidR="00134DAD">
          <w:t xml:space="preserve"> the</w:t>
        </w:r>
      </w:ins>
      <w:r w:rsidRPr="00E77497">
        <w:t xml:space="preserve"> </w:t>
      </w:r>
      <w:ins w:id="32891" w:author="Rev 7 Allen Wirfs-Brock" w:date="2012-04-10T12:59:00Z">
        <w:r w:rsidR="00134DAD">
          <w:t xml:space="preserve">RegExpExec </w:t>
        </w:r>
        <w:del w:id="32892" w:author="Rev 8 Allen Wirfs-Brock" w:date="2012-06-14T14:41:00Z">
          <w:r w:rsidR="00134DAD" w:rsidDel="00D4543D">
            <w:delText>abstraction operation</w:delText>
          </w:r>
        </w:del>
      </w:ins>
      <w:ins w:id="32893" w:author="Rev 8 Allen Wirfs-Brock" w:date="2012-06-14T14:41:00Z">
        <w:r w:rsidR="00D4543D">
          <w:t>abstract operation</w:t>
        </w:r>
      </w:ins>
      <w:ins w:id="32894" w:author="Rev 7 Allen Wirfs-Brock" w:date="2012-04-10T12:59:00Z">
        <w:r w:rsidR="00134DAD">
          <w:t xml:space="preserve"> with arguments </w:t>
        </w:r>
        <w:r w:rsidR="00134DAD" w:rsidRPr="00134DAD">
          <w:rPr>
            <w:i/>
          </w:rPr>
          <w:t>R</w:t>
        </w:r>
        <w:r w:rsidR="00134DAD">
          <w:t xml:space="preserve"> and </w:t>
        </w:r>
        <w:r w:rsidR="00134DAD" w:rsidRPr="00134DAD">
          <w:rPr>
            <w:i/>
          </w:rPr>
          <w:t>S</w:t>
        </w:r>
      </w:ins>
      <w:del w:id="32895" w:author="Rev 7 Allen Wirfs-Brock" w:date="2012-04-10T12:59:00Z">
        <w:r w:rsidRPr="00E77497" w:rsidDel="00134DAD">
          <w:delText xml:space="preserve">evaluating the </w:delText>
        </w:r>
        <w:r w:rsidRPr="00E77497" w:rsidDel="00134DAD">
          <w:rPr>
            <w:rFonts w:ascii="Courier New" w:hAnsi="Courier New" w:cs="Courier New"/>
            <w:b/>
          </w:rPr>
          <w:delText>RegExp.prototype.exec</w:delText>
        </w:r>
        <w:r w:rsidRPr="00E77497" w:rsidDel="00134DAD">
          <w:delText xml:space="preserve"> (15.10.6.2) algorithm upon this RegExp object using </w:delText>
        </w:r>
        <w:r w:rsidRPr="00E77497" w:rsidDel="00134DAD">
          <w:rPr>
            <w:i/>
          </w:rPr>
          <w:delText>string</w:delText>
        </w:r>
        <w:r w:rsidRPr="00E77497" w:rsidDel="00134DAD">
          <w:delText xml:space="preserve"> as the argument</w:delText>
        </w:r>
      </w:del>
      <w:r w:rsidRPr="00E77497">
        <w:t>.</w:t>
      </w:r>
    </w:p>
    <w:p w14:paraId="0BF58DCC" w14:textId="77777777" w:rsidR="00134DAD" w:rsidRDefault="00134DAD" w:rsidP="00134DAD">
      <w:pPr>
        <w:pStyle w:val="Alg4"/>
        <w:numPr>
          <w:ilvl w:val="0"/>
          <w:numId w:val="324"/>
        </w:numPr>
        <w:rPr>
          <w:ins w:id="32896" w:author="Rev 7 Allen Wirfs-Brock" w:date="2012-04-10T13:00:00Z"/>
        </w:rPr>
      </w:pPr>
      <w:ins w:id="32897" w:author="Rev 7 Allen Wirfs-Brock" w:date="2012-04-10T13:00:00Z">
        <w:r>
          <w:t>ReturnIfAbrupt(</w:t>
        </w:r>
        <w:r>
          <w:rPr>
            <w:i/>
          </w:rPr>
          <w:t>match</w:t>
        </w:r>
        <w:r>
          <w:t>).</w:t>
        </w:r>
      </w:ins>
    </w:p>
    <w:p w14:paraId="664D7764" w14:textId="77777777" w:rsidR="004C02EF" w:rsidRPr="00E77497" w:rsidRDefault="004C02EF" w:rsidP="001F482D">
      <w:pPr>
        <w:pStyle w:val="Alg4"/>
        <w:numPr>
          <w:ilvl w:val="0"/>
          <w:numId w:val="324"/>
        </w:numPr>
        <w:spacing w:after="240"/>
      </w:pPr>
      <w:r w:rsidRPr="00E77497">
        <w:t xml:space="preserve">If </w:t>
      </w:r>
      <w:r w:rsidRPr="00E77497">
        <w:rPr>
          <w:i/>
        </w:rPr>
        <w:t>match</w:t>
      </w:r>
      <w:r w:rsidRPr="00E77497">
        <w:t xml:space="preserve"> is not null, then return </w:t>
      </w:r>
      <w:r w:rsidRPr="00E77497">
        <w:rPr>
          <w:b/>
        </w:rPr>
        <w:t>true</w:t>
      </w:r>
      <w:r w:rsidRPr="00E77497">
        <w:t xml:space="preserve">; else return </w:t>
      </w:r>
      <w:r w:rsidRPr="00E77497">
        <w:rPr>
          <w:b/>
        </w:rPr>
        <w:t>false</w:t>
      </w:r>
      <w:r w:rsidRPr="00E77497">
        <w:t>.</w:t>
      </w:r>
    </w:p>
    <w:p w14:paraId="44EA2A15" w14:textId="77777777" w:rsidR="004C02EF" w:rsidRPr="00E77497" w:rsidRDefault="004C02EF" w:rsidP="004C02EF">
      <w:pPr>
        <w:pStyle w:val="40"/>
        <w:numPr>
          <w:ilvl w:val="0"/>
          <w:numId w:val="0"/>
        </w:numPr>
      </w:pPr>
      <w:r w:rsidRPr="00E77497">
        <w:t>15.10.6.4</w:t>
      </w:r>
      <w:r w:rsidRPr="00E77497">
        <w:tab/>
        <w:t>RegExp.prototype.toString()</w:t>
      </w:r>
    </w:p>
    <w:p w14:paraId="665D3541" w14:textId="77777777" w:rsidR="004C02EF" w:rsidRPr="00E77497" w:rsidRDefault="004C02EF" w:rsidP="004C02EF">
      <w:pPr>
        <w:rPr>
          <w:rFonts w:ascii="Courier New" w:hAnsi="Courier New"/>
          <w:b/>
        </w:rPr>
      </w:pPr>
      <w:commentRangeStart w:id="32898"/>
      <w:r w:rsidRPr="00E77497">
        <w:t xml:space="preserve">Return the String value formed by concatenating the Strings </w:t>
      </w:r>
      <w:r w:rsidRPr="00E77497">
        <w:rPr>
          <w:rFonts w:ascii="Courier New" w:hAnsi="Courier New"/>
          <w:sz w:val="18"/>
        </w:rPr>
        <w:t>"</w:t>
      </w:r>
      <w:r w:rsidRPr="00E77497">
        <w:rPr>
          <w:rFonts w:ascii="Courier New" w:hAnsi="Courier New"/>
          <w:b/>
        </w:rPr>
        <w:t>/</w:t>
      </w:r>
      <w:r w:rsidRPr="00E77497">
        <w:rPr>
          <w:rFonts w:ascii="Courier New" w:hAnsi="Courier New"/>
          <w:sz w:val="18"/>
        </w:rPr>
        <w:t>"</w:t>
      </w:r>
      <w:r w:rsidRPr="00E77497">
        <w:t xml:space="preserve">, the String value of the </w:t>
      </w:r>
      <w:r w:rsidRPr="00E77497">
        <w:rPr>
          <w:b/>
        </w:rPr>
        <w:t>source</w:t>
      </w:r>
      <w:r w:rsidRPr="00E77497">
        <w:t xml:space="preserve"> property of this RegExp object, and </w:t>
      </w:r>
      <w:r w:rsidRPr="00E77497">
        <w:rPr>
          <w:rFonts w:ascii="Courier New" w:hAnsi="Courier New"/>
          <w:sz w:val="18"/>
        </w:rPr>
        <w:t>"</w:t>
      </w:r>
      <w:r w:rsidRPr="00E77497">
        <w:rPr>
          <w:rFonts w:ascii="Courier New" w:hAnsi="Courier New"/>
          <w:b/>
        </w:rPr>
        <w:t>/</w:t>
      </w:r>
      <w:r w:rsidRPr="00E77497">
        <w:rPr>
          <w:rFonts w:ascii="Courier New" w:hAnsi="Courier New"/>
          <w:sz w:val="18"/>
        </w:rPr>
        <w:t>"</w:t>
      </w:r>
      <w:r w:rsidRPr="00E77497">
        <w:t xml:space="preserve">; plus </w:t>
      </w:r>
      <w:r w:rsidRPr="00E77497">
        <w:rPr>
          <w:rFonts w:ascii="Courier New" w:hAnsi="Courier New"/>
          <w:sz w:val="18"/>
        </w:rPr>
        <w:t>"</w:t>
      </w:r>
      <w:r w:rsidRPr="00E77497">
        <w:rPr>
          <w:rFonts w:ascii="Courier New" w:hAnsi="Courier New"/>
          <w:b/>
        </w:rPr>
        <w:t>g</w:t>
      </w:r>
      <w:r w:rsidRPr="00E77497">
        <w:rPr>
          <w:rFonts w:ascii="Courier New" w:hAnsi="Courier New"/>
          <w:sz w:val="18"/>
        </w:rPr>
        <w:t>"</w:t>
      </w:r>
      <w:r w:rsidRPr="00E77497">
        <w:t xml:space="preserve"> if the </w:t>
      </w:r>
      <w:r w:rsidRPr="00E77497">
        <w:rPr>
          <w:rFonts w:ascii="Courier New" w:hAnsi="Courier New"/>
          <w:b/>
        </w:rPr>
        <w:t>global</w:t>
      </w:r>
      <w:r w:rsidRPr="00E77497">
        <w:t xml:space="preserve"> property is </w:t>
      </w:r>
      <w:r w:rsidRPr="00E77497">
        <w:rPr>
          <w:b/>
        </w:rPr>
        <w:t>true</w:t>
      </w:r>
      <w:r w:rsidRPr="00E77497">
        <w:t xml:space="preserve">, </w:t>
      </w:r>
      <w:r w:rsidRPr="00E77497">
        <w:rPr>
          <w:rFonts w:ascii="Courier New" w:hAnsi="Courier New"/>
          <w:sz w:val="18"/>
        </w:rPr>
        <w:t>"</w:t>
      </w:r>
      <w:r w:rsidRPr="00E77497">
        <w:rPr>
          <w:rFonts w:ascii="Courier New" w:hAnsi="Courier New"/>
          <w:b/>
        </w:rPr>
        <w:t>i</w:t>
      </w:r>
      <w:r w:rsidRPr="00E77497">
        <w:rPr>
          <w:rFonts w:ascii="Courier New" w:hAnsi="Courier New"/>
          <w:sz w:val="18"/>
        </w:rPr>
        <w:t>"</w:t>
      </w:r>
      <w:r w:rsidRPr="00E77497">
        <w:t xml:space="preserve"> if the </w:t>
      </w:r>
      <w:r w:rsidRPr="00E77497">
        <w:rPr>
          <w:rFonts w:ascii="Courier New" w:hAnsi="Courier New"/>
          <w:b/>
        </w:rPr>
        <w:t>ignoreCase</w:t>
      </w:r>
      <w:r w:rsidRPr="00E77497">
        <w:t xml:space="preserve"> property is </w:t>
      </w:r>
      <w:r w:rsidRPr="00E77497">
        <w:rPr>
          <w:b/>
        </w:rPr>
        <w:t>true</w:t>
      </w:r>
      <w:r w:rsidRPr="00E77497">
        <w:t xml:space="preserve">, and </w:t>
      </w:r>
      <w:r w:rsidRPr="00E77497">
        <w:rPr>
          <w:rFonts w:ascii="Courier New" w:hAnsi="Courier New"/>
          <w:sz w:val="18"/>
        </w:rPr>
        <w:t>"</w:t>
      </w:r>
      <w:r w:rsidRPr="00E77497">
        <w:rPr>
          <w:rFonts w:ascii="Courier New" w:hAnsi="Courier New"/>
          <w:b/>
        </w:rPr>
        <w:t>m</w:t>
      </w:r>
      <w:r w:rsidRPr="00E77497">
        <w:rPr>
          <w:rFonts w:ascii="Courier New" w:hAnsi="Courier New"/>
          <w:sz w:val="18"/>
        </w:rPr>
        <w:t>"</w:t>
      </w:r>
      <w:r w:rsidRPr="00E77497">
        <w:t xml:space="preserve"> if the </w:t>
      </w:r>
      <w:r w:rsidRPr="00E77497">
        <w:rPr>
          <w:rFonts w:ascii="Courier New" w:hAnsi="Courier New"/>
          <w:b/>
        </w:rPr>
        <w:t>multiline</w:t>
      </w:r>
      <w:r w:rsidRPr="00E77497">
        <w:t xml:space="preserve"> property is </w:t>
      </w:r>
      <w:r w:rsidRPr="00E77497">
        <w:rPr>
          <w:b/>
        </w:rPr>
        <w:t>true</w:t>
      </w:r>
      <w:r w:rsidRPr="00E77497">
        <w:rPr>
          <w:rFonts w:ascii="Courier New" w:hAnsi="Courier New"/>
          <w:b/>
        </w:rPr>
        <w:t>.</w:t>
      </w:r>
      <w:commentRangeEnd w:id="32898"/>
      <w:r w:rsidR="00134DAD">
        <w:rPr>
          <w:rStyle w:val="af3"/>
        </w:rPr>
        <w:commentReference w:id="32898"/>
      </w:r>
    </w:p>
    <w:p w14:paraId="20D0DF59" w14:textId="77777777" w:rsidR="004C02EF" w:rsidRPr="00C7794D" w:rsidRDefault="004C02EF" w:rsidP="004C02EF">
      <w:pPr>
        <w:pStyle w:val="Note"/>
      </w:pPr>
      <w:r w:rsidRPr="00C7794D">
        <w:t>NOTE</w:t>
      </w:r>
      <w:r w:rsidRPr="00C7794D">
        <w:tab/>
        <w:t xml:space="preserve">The returned String has the form of a </w:t>
      </w:r>
      <w:r w:rsidRPr="004D1BD1">
        <w:rPr>
          <w:rStyle w:val="bnf"/>
        </w:rPr>
        <w:t>RegularExpressionLiteral</w:t>
      </w:r>
      <w:r w:rsidRPr="00C7794D">
        <w:t xml:space="preserve"> that evaluates to another RegExp object with the same</w:t>
      </w:r>
      <w:r w:rsidRPr="004D1BD1">
        <w:t xml:space="preserve"> behaviour</w:t>
      </w:r>
      <w:r w:rsidRPr="00C7794D">
        <w:t xml:space="preserve"> as this object. </w:t>
      </w:r>
    </w:p>
    <w:p w14:paraId="08151FEB" w14:textId="77777777" w:rsidR="004C02EF" w:rsidRPr="004D1BD1" w:rsidRDefault="004C02EF" w:rsidP="00F710D2">
      <w:pPr>
        <w:pStyle w:val="30"/>
        <w:numPr>
          <w:ilvl w:val="0"/>
          <w:numId w:val="0"/>
        </w:numPr>
      </w:pPr>
      <w:bookmarkStart w:id="32899" w:name="_Toc417706286"/>
      <w:bookmarkStart w:id="32900" w:name="_Toc432237651"/>
      <w:bookmarkStart w:id="32901" w:name="_Toc432984860"/>
      <w:bookmarkStart w:id="32902" w:name="_Toc472818961"/>
      <w:bookmarkStart w:id="32903" w:name="_Toc235503539"/>
      <w:bookmarkStart w:id="32904" w:name="_Toc241509314"/>
      <w:bookmarkStart w:id="32905" w:name="_Toc244416801"/>
      <w:bookmarkStart w:id="32906" w:name="_Toc276631165"/>
      <w:bookmarkStart w:id="32907" w:name="_Toc336509648"/>
      <w:r w:rsidRPr="004D1BD1">
        <w:t>15.10.7</w:t>
      </w:r>
      <w:r w:rsidRPr="004D1BD1">
        <w:tab/>
        <w:t>Properties of RegExp Instances</w:t>
      </w:r>
      <w:bookmarkEnd w:id="32899"/>
      <w:bookmarkEnd w:id="32900"/>
      <w:bookmarkEnd w:id="32901"/>
      <w:bookmarkEnd w:id="32902"/>
      <w:bookmarkEnd w:id="32903"/>
      <w:bookmarkEnd w:id="32904"/>
      <w:bookmarkEnd w:id="32905"/>
      <w:bookmarkEnd w:id="32906"/>
      <w:bookmarkEnd w:id="32907"/>
    </w:p>
    <w:p w14:paraId="2D7631E5" w14:textId="77777777" w:rsidR="004C02EF" w:rsidRPr="00E77497" w:rsidRDefault="004C02EF" w:rsidP="004C02EF">
      <w:r w:rsidRPr="008B7F6F">
        <w:t xml:space="preserve">RegExp instances inherit properties from the RegExp prototype object and </w:t>
      </w:r>
      <w:del w:id="32908" w:author="Allen Wirfs-Brock" w:date="2011-07-02T14:36:00Z">
        <w:r w:rsidRPr="006B6D0A" w:rsidDel="00736F7F">
          <w:delText xml:space="preserve">their </w:delText>
        </w:r>
      </w:del>
      <w:ins w:id="32909" w:author="Allen Wirfs-Brock" w:date="2011-07-02T14:36:00Z">
        <w:r w:rsidR="00736F7F" w:rsidRPr="006B6D0A">
          <w:t xml:space="preserve">have a </w:t>
        </w:r>
      </w:ins>
      <w:r w:rsidRPr="006B6D0A">
        <w:t>[[</w:t>
      </w:r>
      <w:del w:id="32910" w:author="Allen Wirfs-Brock" w:date="2011-07-02T14:36:00Z">
        <w:r w:rsidRPr="00E65A34" w:rsidDel="00736F7F">
          <w:delText>Class</w:delText>
        </w:r>
      </w:del>
      <w:ins w:id="32911" w:author="Allen Wirfs-Brock" w:date="2011-07-02T14:36:00Z">
        <w:del w:id="32912" w:author="Rev 3 Allen Wirfs-Brock" w:date="2011-09-08T14:57:00Z">
          <w:r w:rsidR="00736F7F" w:rsidRPr="00546435" w:rsidDel="00BA3B3B">
            <w:delText>IsRegExp</w:delText>
          </w:r>
        </w:del>
      </w:ins>
      <w:ins w:id="32913" w:author="Rev 3 Allen Wirfs-Brock" w:date="2011-09-08T14:57:00Z">
        <w:r w:rsidR="00BA3B3B" w:rsidRPr="00A67AF2">
          <w:t>NativeBrand</w:t>
        </w:r>
      </w:ins>
      <w:r w:rsidRPr="00A67AF2">
        <w:t>]] internal property</w:t>
      </w:r>
      <w:ins w:id="32914" w:author="Rev 3 Allen Wirfs-Brock" w:date="2011-09-08T14:56:00Z">
        <w:r w:rsidR="00BA3B3B" w:rsidRPr="00A67AF2">
          <w:t xml:space="preserve"> whose value is NativeRegExp</w:t>
        </w:r>
      </w:ins>
      <w:del w:id="32915" w:author="Allen Wirfs-Brock" w:date="2011-07-02T14:36:00Z">
        <w:r w:rsidRPr="00B820AB" w:rsidDel="00736F7F">
          <w:delText xml:space="preserve"> value is </w:delText>
        </w:r>
        <w:r w:rsidRPr="00675B74" w:rsidDel="00736F7F">
          <w:rPr>
            <w:rFonts w:ascii="Courier New" w:hAnsi="Courier New" w:cs="Courier New"/>
            <w:b/>
          </w:rPr>
          <w:delText>"RegExp"</w:delText>
        </w:r>
      </w:del>
      <w:r w:rsidRPr="00E77497">
        <w:t xml:space="preserve">. RegExp instances also have a [[Match]] internal property and a </w:t>
      </w:r>
      <w:r w:rsidRPr="00E77497">
        <w:rPr>
          <w:rFonts w:ascii="Courier New" w:hAnsi="Courier New"/>
          <w:b/>
        </w:rPr>
        <w:t>length</w:t>
      </w:r>
      <w:r w:rsidRPr="00E77497">
        <w:t xml:space="preserve"> property.</w:t>
      </w:r>
    </w:p>
    <w:p w14:paraId="2A64E886" w14:textId="77777777" w:rsidR="004C02EF" w:rsidRPr="00E77497" w:rsidRDefault="004C02EF" w:rsidP="004C02EF">
      <w:r w:rsidRPr="00E77497">
        <w:t xml:space="preserve">The value of the [[Match]] internal property is an implementation dependent representation of the </w:t>
      </w:r>
      <w:r w:rsidRPr="00E77497">
        <w:rPr>
          <w:rFonts w:ascii="Times New Roman" w:hAnsi="Times New Roman"/>
          <w:i/>
        </w:rPr>
        <w:t>Pattern</w:t>
      </w:r>
      <w:r w:rsidRPr="00E77497">
        <w:t xml:space="preserve"> of the RegExp object.</w:t>
      </w:r>
    </w:p>
    <w:p w14:paraId="7C391758" w14:textId="77777777" w:rsidR="004C02EF" w:rsidRPr="00E77497" w:rsidRDefault="004C02EF" w:rsidP="004C02EF">
      <w:r w:rsidRPr="00E77497">
        <w:t>RegExp instances also have the following properties.</w:t>
      </w:r>
    </w:p>
    <w:p w14:paraId="354193CA" w14:textId="77777777" w:rsidR="004C02EF" w:rsidRPr="00E77497" w:rsidRDefault="004C02EF" w:rsidP="004C02EF">
      <w:pPr>
        <w:pStyle w:val="40"/>
        <w:numPr>
          <w:ilvl w:val="0"/>
          <w:numId w:val="0"/>
        </w:numPr>
      </w:pPr>
      <w:r w:rsidRPr="00E77497">
        <w:t>15.10.7.1</w:t>
      </w:r>
      <w:r w:rsidRPr="00E77497">
        <w:tab/>
        <w:t>source</w:t>
      </w:r>
    </w:p>
    <w:p w14:paraId="2FCF79EF" w14:textId="77777777" w:rsidR="004C02EF" w:rsidRPr="00E77497" w:rsidRDefault="004C02EF" w:rsidP="004C02EF">
      <w:r w:rsidRPr="00E77497">
        <w:t xml:space="preserve">The value of the </w:t>
      </w:r>
      <w:r w:rsidRPr="00E77497">
        <w:rPr>
          <w:rFonts w:ascii="Courier New" w:hAnsi="Courier New"/>
          <w:b/>
        </w:rPr>
        <w:t>source</w:t>
      </w:r>
      <w:r w:rsidRPr="00E77497">
        <w:t xml:space="preserve"> property is a String in the form of a </w:t>
      </w:r>
      <w:r w:rsidRPr="00E77497">
        <w:rPr>
          <w:rStyle w:val="bnf"/>
        </w:rPr>
        <w:t>Pattern</w:t>
      </w:r>
      <w:r w:rsidRPr="00E77497">
        <w:t xml:space="preserve"> representing the current regular expression. 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45859F97" w14:textId="77777777" w:rsidR="004C02EF" w:rsidRPr="00E77497" w:rsidRDefault="004C02EF" w:rsidP="004C02EF">
      <w:pPr>
        <w:pStyle w:val="40"/>
        <w:numPr>
          <w:ilvl w:val="0"/>
          <w:numId w:val="0"/>
        </w:numPr>
      </w:pPr>
      <w:r w:rsidRPr="00E77497">
        <w:t>15.10.7.2</w:t>
      </w:r>
      <w:r w:rsidRPr="00E77497">
        <w:tab/>
        <w:t>global</w:t>
      </w:r>
    </w:p>
    <w:p w14:paraId="32482E8F" w14:textId="77777777" w:rsidR="004C02EF" w:rsidRPr="00E77497" w:rsidRDefault="004C02EF" w:rsidP="004C02EF">
      <w:r w:rsidRPr="00E77497">
        <w:t xml:space="preserve">The value of the </w:t>
      </w:r>
      <w:r w:rsidRPr="00E77497">
        <w:rPr>
          <w:rFonts w:ascii="Courier New" w:hAnsi="Courier New"/>
          <w:b/>
        </w:rPr>
        <w:t>global</w:t>
      </w:r>
      <w:r w:rsidRPr="00E77497">
        <w:t xml:space="preserve"> property is a Boolean value indicating whether the flags contained the character </w:t>
      </w:r>
      <w:r w:rsidRPr="00E77497">
        <w:rPr>
          <w:rFonts w:ascii="Courier New" w:hAnsi="Courier New"/>
          <w:b/>
        </w:rPr>
        <w:t>“g”</w:t>
      </w:r>
      <w:r w:rsidRPr="00E77497">
        <w:t xml:space="preserve">. 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162F0176" w14:textId="77777777" w:rsidR="004C02EF" w:rsidRPr="00E77497" w:rsidRDefault="004C02EF" w:rsidP="004C02EF">
      <w:pPr>
        <w:pStyle w:val="40"/>
        <w:numPr>
          <w:ilvl w:val="0"/>
          <w:numId w:val="0"/>
        </w:numPr>
      </w:pPr>
      <w:bookmarkStart w:id="32916" w:name="_Ref408723499"/>
      <w:r w:rsidRPr="00E77497">
        <w:t>15.10.7.3</w:t>
      </w:r>
      <w:r w:rsidRPr="00E77497">
        <w:tab/>
        <w:t>ignoreCase</w:t>
      </w:r>
      <w:bookmarkEnd w:id="32916"/>
    </w:p>
    <w:p w14:paraId="2457D9B8" w14:textId="77777777" w:rsidR="004C02EF" w:rsidRPr="00E77497" w:rsidRDefault="004C02EF" w:rsidP="004C02EF">
      <w:r w:rsidRPr="00E77497">
        <w:t xml:space="preserve">The value of the </w:t>
      </w:r>
      <w:r w:rsidRPr="00E77497">
        <w:rPr>
          <w:rFonts w:ascii="Courier New" w:hAnsi="Courier New"/>
          <w:b/>
        </w:rPr>
        <w:t>ignoreCase</w:t>
      </w:r>
      <w:r w:rsidRPr="00E77497">
        <w:t xml:space="preserve"> property is a Boolean value indicating whether the flags contained the character </w:t>
      </w:r>
      <w:r w:rsidRPr="00E77497">
        <w:rPr>
          <w:rFonts w:ascii="Courier New" w:hAnsi="Courier New"/>
          <w:b/>
        </w:rPr>
        <w:t>“i”</w:t>
      </w:r>
      <w:r w:rsidRPr="00E77497">
        <w:t xml:space="preserve">. 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5948371E" w14:textId="77777777" w:rsidR="004C02EF" w:rsidRPr="00E77497" w:rsidRDefault="004C02EF" w:rsidP="004C02EF">
      <w:pPr>
        <w:pStyle w:val="40"/>
        <w:numPr>
          <w:ilvl w:val="0"/>
          <w:numId w:val="0"/>
        </w:numPr>
      </w:pPr>
      <w:r w:rsidRPr="00E77497">
        <w:t>15.10.7.4</w:t>
      </w:r>
      <w:r w:rsidRPr="00E77497">
        <w:tab/>
        <w:t>multiline</w:t>
      </w:r>
    </w:p>
    <w:p w14:paraId="42775A7B" w14:textId="77777777" w:rsidR="004C02EF" w:rsidRPr="00E77497" w:rsidRDefault="004C02EF" w:rsidP="004C02EF">
      <w:r w:rsidRPr="00E77497">
        <w:t xml:space="preserve">The value of the </w:t>
      </w:r>
      <w:r w:rsidRPr="00E77497">
        <w:rPr>
          <w:rFonts w:ascii="Courier New" w:hAnsi="Courier New"/>
          <w:b/>
        </w:rPr>
        <w:t>multiline</w:t>
      </w:r>
      <w:r w:rsidRPr="00E77497">
        <w:t xml:space="preserve"> property is a Boolean value indicating whether the flags contained the character </w:t>
      </w:r>
      <w:r w:rsidRPr="00E77497">
        <w:rPr>
          <w:rFonts w:ascii="Courier New" w:hAnsi="Courier New"/>
          <w:b/>
        </w:rPr>
        <w:t>“m”</w:t>
      </w:r>
      <w:r w:rsidRPr="00E77497">
        <w:t xml:space="preserve">. 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14:paraId="77D6FFB1" w14:textId="77777777" w:rsidR="004C02EF" w:rsidRPr="00E77497" w:rsidRDefault="004C02EF" w:rsidP="004C02EF">
      <w:pPr>
        <w:pStyle w:val="40"/>
        <w:numPr>
          <w:ilvl w:val="0"/>
          <w:numId w:val="0"/>
        </w:numPr>
      </w:pPr>
      <w:bookmarkStart w:id="32917" w:name="_Ref408723429"/>
      <w:r w:rsidRPr="00E77497">
        <w:t>15.10.7.5</w:t>
      </w:r>
      <w:r w:rsidRPr="00E77497">
        <w:tab/>
        <w:t>lastIndex</w:t>
      </w:r>
      <w:bookmarkEnd w:id="32917"/>
    </w:p>
    <w:p w14:paraId="0E1C0F6E" w14:textId="77777777" w:rsidR="004C02EF" w:rsidRPr="00A67AF2" w:rsidRDefault="004C02EF" w:rsidP="004C02EF">
      <w:r w:rsidRPr="00E77497">
        <w:t xml:space="preserve">The value of the </w:t>
      </w:r>
      <w:r w:rsidRPr="00E77497">
        <w:rPr>
          <w:rFonts w:ascii="Courier New" w:hAnsi="Courier New"/>
          <w:b/>
        </w:rPr>
        <w:t>lastIndex</w:t>
      </w:r>
      <w:r w:rsidRPr="00E77497">
        <w:t xml:space="preserve"> property specifies the String position at which to start the next match. </w:t>
      </w:r>
      <w:r w:rsidRPr="00C7794D">
        <w:t xml:space="preserve">It is coerced to an integer when used (see 15.10.6.2). </w:t>
      </w:r>
      <w:r w:rsidRPr="004D1BD1">
        <w:t xml:space="preserve">This property </w:t>
      </w:r>
      <w:r w:rsidRPr="008B7F6F">
        <w:t xml:space="preserve">shall have the attributes { [[Writable]]: </w:t>
      </w:r>
      <w:r w:rsidRPr="006B6D0A">
        <w:rPr>
          <w:b/>
        </w:rPr>
        <w:t>true</w:t>
      </w:r>
      <w:r w:rsidRPr="006B6D0A">
        <w:t xml:space="preserve">, [[Enumerable]]: </w:t>
      </w:r>
      <w:r w:rsidRPr="006B6D0A">
        <w:rPr>
          <w:b/>
        </w:rPr>
        <w:t>false</w:t>
      </w:r>
      <w:r w:rsidRPr="00E65A34">
        <w:t xml:space="preserve">, [[Configurable]]: </w:t>
      </w:r>
      <w:r w:rsidRPr="00546435">
        <w:rPr>
          <w:b/>
        </w:rPr>
        <w:t>false</w:t>
      </w:r>
      <w:r w:rsidRPr="00A67AF2">
        <w:t> }.</w:t>
      </w:r>
    </w:p>
    <w:p w14:paraId="6588B89D" w14:textId="77777777" w:rsidR="004C02EF" w:rsidRPr="00B820AB" w:rsidRDefault="004C02EF" w:rsidP="004C02EF">
      <w:pPr>
        <w:pStyle w:val="Note"/>
      </w:pPr>
      <w:r w:rsidRPr="00A67AF2">
        <w:t>NOTE</w:t>
      </w:r>
      <w:r w:rsidRPr="00A67AF2">
        <w:tab/>
        <w:t xml:space="preserve">Unlike the other standard built-in properties of RegExp instances, </w:t>
      </w:r>
      <w:r w:rsidRPr="00A67AF2">
        <w:rPr>
          <w:rFonts w:ascii="Courier New" w:hAnsi="Courier New"/>
          <w:b/>
        </w:rPr>
        <w:t>lastIndex</w:t>
      </w:r>
      <w:r w:rsidRPr="00B820AB">
        <w:t xml:space="preserve"> is writable.</w:t>
      </w:r>
    </w:p>
    <w:p w14:paraId="491F4E14" w14:textId="77777777" w:rsidR="004C02EF" w:rsidRPr="00675B74" w:rsidRDefault="004C02EF" w:rsidP="00F710D2">
      <w:pPr>
        <w:pStyle w:val="20"/>
        <w:numPr>
          <w:ilvl w:val="0"/>
          <w:numId w:val="0"/>
        </w:numPr>
      </w:pPr>
      <w:bookmarkStart w:id="32918" w:name="_Toc449970607"/>
      <w:bookmarkStart w:id="32919" w:name="_Ref456011623"/>
      <w:bookmarkStart w:id="32920" w:name="_Ref457710787"/>
      <w:bookmarkStart w:id="32921" w:name="_Ref457792928"/>
      <w:bookmarkStart w:id="32922" w:name="_Toc472818962"/>
      <w:bookmarkStart w:id="32923" w:name="_Toc235503540"/>
      <w:bookmarkStart w:id="32924" w:name="_Toc241509315"/>
      <w:bookmarkStart w:id="32925" w:name="_Toc244416802"/>
      <w:bookmarkStart w:id="32926" w:name="_Toc276631166"/>
      <w:bookmarkStart w:id="32927" w:name="_Toc336509649"/>
      <w:r w:rsidRPr="00675B74">
        <w:t>15.11</w:t>
      </w:r>
      <w:r w:rsidRPr="00675B74">
        <w:tab/>
        <w:t>Error Objects</w:t>
      </w:r>
      <w:bookmarkEnd w:id="32918"/>
      <w:bookmarkEnd w:id="32919"/>
      <w:bookmarkEnd w:id="32920"/>
      <w:bookmarkEnd w:id="32921"/>
      <w:bookmarkEnd w:id="32922"/>
      <w:bookmarkEnd w:id="32923"/>
      <w:bookmarkEnd w:id="32924"/>
      <w:bookmarkEnd w:id="32925"/>
      <w:bookmarkEnd w:id="32926"/>
      <w:bookmarkEnd w:id="32927"/>
    </w:p>
    <w:p w14:paraId="51033672" w14:textId="77777777" w:rsidR="004C02EF" w:rsidRPr="00E77497" w:rsidRDefault="004C02EF" w:rsidP="004C02EF">
      <w:bookmarkStart w:id="32928" w:name="_Toc449970608"/>
      <w:bookmarkStart w:id="32929" w:name="_Ref456002936"/>
      <w:r w:rsidRPr="00E77497">
        <w:t>Instances of Error objects are thrown as exceptions when runtime errors occur. The Error objects may also serve as base objects for user-defined exception classes.</w:t>
      </w:r>
    </w:p>
    <w:p w14:paraId="034CA3CF" w14:textId="77777777" w:rsidR="004C02EF" w:rsidRPr="00E77497" w:rsidRDefault="004C02EF" w:rsidP="00F710D2">
      <w:pPr>
        <w:pStyle w:val="30"/>
        <w:numPr>
          <w:ilvl w:val="0"/>
          <w:numId w:val="0"/>
        </w:numPr>
      </w:pPr>
      <w:bookmarkStart w:id="32930" w:name="_Ref464292699"/>
      <w:bookmarkStart w:id="32931" w:name="_Toc472818963"/>
      <w:bookmarkStart w:id="32932" w:name="_Toc235503541"/>
      <w:bookmarkStart w:id="32933" w:name="_Toc241509316"/>
      <w:bookmarkStart w:id="32934" w:name="_Toc244416803"/>
      <w:bookmarkStart w:id="32935" w:name="_Toc276631167"/>
      <w:bookmarkStart w:id="32936" w:name="_Toc336509650"/>
      <w:r w:rsidRPr="00E77497">
        <w:t>15.11.1</w:t>
      </w:r>
      <w:r w:rsidRPr="00E77497">
        <w:tab/>
        <w:t>The Error Constructor Called as a Function</w:t>
      </w:r>
      <w:bookmarkEnd w:id="32928"/>
      <w:bookmarkEnd w:id="32929"/>
      <w:bookmarkEnd w:id="32930"/>
      <w:bookmarkEnd w:id="32931"/>
      <w:bookmarkEnd w:id="32932"/>
      <w:bookmarkEnd w:id="32933"/>
      <w:bookmarkEnd w:id="32934"/>
      <w:bookmarkEnd w:id="32935"/>
      <w:bookmarkEnd w:id="32936"/>
    </w:p>
    <w:p w14:paraId="2E35015C" w14:textId="77777777" w:rsidR="004C02EF" w:rsidRPr="00E77497" w:rsidRDefault="004C02EF" w:rsidP="004C02EF">
      <w:r w:rsidRPr="00E77497">
        <w:t xml:space="preserve">When </w:t>
      </w:r>
      <w:r w:rsidRPr="00E77497">
        <w:rPr>
          <w:rFonts w:ascii="Courier New" w:hAnsi="Courier New"/>
          <w:b/>
        </w:rPr>
        <w:t>Error</w:t>
      </w:r>
      <w:r w:rsidRPr="00E77497">
        <w:rPr>
          <w:b/>
        </w:rPr>
        <w:t xml:space="preserve"> </w:t>
      </w:r>
      <w:r w:rsidRPr="00E77497">
        <w:t xml:space="preserve">is called as a function rather than as a constructor, it creates and initialises a new Error object. Thus the function call </w:t>
      </w:r>
      <w:r w:rsidRPr="00E77497">
        <w:rPr>
          <w:rFonts w:ascii="Courier New" w:hAnsi="Courier New"/>
          <w:b/>
        </w:rPr>
        <w:t>Error(</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new Error(</w:t>
      </w:r>
      <w:r w:rsidRPr="00E77497">
        <w:rPr>
          <w:rFonts w:ascii="Courier New" w:hAnsi="Courier New"/>
          <w:snapToGrid w:val="0"/>
        </w:rPr>
        <w:t>…</w:t>
      </w:r>
      <w:r w:rsidRPr="00E77497">
        <w:rPr>
          <w:rFonts w:ascii="Courier New" w:hAnsi="Courier New"/>
          <w:b/>
        </w:rPr>
        <w:t>)</w:t>
      </w:r>
      <w:r w:rsidRPr="00E77497">
        <w:t xml:space="preserve"> with the same arguments.</w:t>
      </w:r>
    </w:p>
    <w:p w14:paraId="4281F300" w14:textId="77777777" w:rsidR="004C02EF" w:rsidRPr="00E77497" w:rsidRDefault="004C02EF" w:rsidP="004C02EF">
      <w:pPr>
        <w:pStyle w:val="40"/>
        <w:numPr>
          <w:ilvl w:val="0"/>
          <w:numId w:val="0"/>
        </w:numPr>
      </w:pPr>
      <w:r w:rsidRPr="00E77497">
        <w:t>15.11.1.1</w:t>
      </w:r>
      <w:r w:rsidRPr="00E77497">
        <w:tab/>
        <w:t>Error (message)</w:t>
      </w:r>
    </w:p>
    <w:p w14:paraId="0E5429E9" w14:textId="77777777" w:rsidR="004C02EF" w:rsidRPr="00E77497" w:rsidRDefault="004C02EF" w:rsidP="004C02EF">
      <w:bookmarkStart w:id="32937" w:name="_Toc449970609"/>
      <w:r w:rsidRPr="00E77497">
        <w:t xml:space="preserve">The [[Prototype]] internal property of the newly constructed object is set to the original Error prototype object, the one that is the initial value of </w:t>
      </w:r>
      <w:r w:rsidRPr="00E77497">
        <w:rPr>
          <w:rFonts w:ascii="Courier New" w:hAnsi="Courier New"/>
          <w:b/>
        </w:rPr>
        <w:t>Error.prototype</w:t>
      </w:r>
      <w:r w:rsidRPr="00E77497">
        <w:t xml:space="preserve"> (15.11.3.1).</w:t>
      </w:r>
    </w:p>
    <w:p w14:paraId="4DD87A21" w14:textId="77777777" w:rsidR="004C02EF" w:rsidRPr="00E77497" w:rsidRDefault="004C02EF" w:rsidP="004C02EF">
      <w:r w:rsidRPr="00E77497">
        <w:t xml:space="preserve">The </w:t>
      </w:r>
      <w:del w:id="32938" w:author="Allen Wirfs-Brock" w:date="2011-07-02T14:37:00Z">
        <w:r w:rsidRPr="00E77497" w:rsidDel="00736F7F">
          <w:delText xml:space="preserve">[[Class]] internal property of the </w:delText>
        </w:r>
      </w:del>
      <w:r w:rsidRPr="00E77497">
        <w:t xml:space="preserve">newly constructed object </w:t>
      </w:r>
      <w:del w:id="32939" w:author="Allen Wirfs-Brock" w:date="2011-07-02T14:38:00Z">
        <w:r w:rsidRPr="00E77497" w:rsidDel="00736F7F">
          <w:delText xml:space="preserve">is </w:delText>
        </w:r>
      </w:del>
      <w:del w:id="32940" w:author="Allen Wirfs-Brock" w:date="2011-07-02T14:37:00Z">
        <w:r w:rsidRPr="00E77497" w:rsidDel="00736F7F">
          <w:delText xml:space="preserve">set to </w:delText>
        </w:r>
        <w:r w:rsidRPr="00E77497" w:rsidDel="00736F7F">
          <w:rPr>
            <w:rFonts w:ascii="Courier New" w:hAnsi="Courier New"/>
            <w:b/>
          </w:rPr>
          <w:delText>"Error"</w:delText>
        </w:r>
      </w:del>
      <w:ins w:id="32941" w:author="Allen Wirfs-Brock" w:date="2011-07-02T14:37:00Z">
        <w:r w:rsidR="00736F7F" w:rsidRPr="00E77497">
          <w:t>has a</w:t>
        </w:r>
        <w:del w:id="32942" w:author="Rev 3 Allen Wirfs-Brock" w:date="2011-09-08T14:58:00Z">
          <w:r w:rsidR="00736F7F" w:rsidRPr="00E77497" w:rsidDel="00BA3B3B">
            <w:delText>n</w:delText>
          </w:r>
        </w:del>
        <w:r w:rsidR="00736F7F" w:rsidRPr="00E77497">
          <w:t xml:space="preserve"> [[</w:t>
        </w:r>
        <w:del w:id="32943" w:author="Rev 3 Allen Wirfs-Brock" w:date="2011-09-08T14:58:00Z">
          <w:r w:rsidR="00736F7F" w:rsidRPr="00E77497" w:rsidDel="00BA3B3B">
            <w:delText>IsError</w:delText>
          </w:r>
        </w:del>
      </w:ins>
      <w:ins w:id="32944" w:author="Rev 3 Allen Wirfs-Brock" w:date="2011-09-08T14:58:00Z">
        <w:r w:rsidR="00BA3B3B" w:rsidRPr="00E77497">
          <w:t>NativeBrand</w:t>
        </w:r>
      </w:ins>
      <w:ins w:id="32945" w:author="Allen Wirfs-Brock" w:date="2011-07-02T14:37:00Z">
        <w:r w:rsidR="00736F7F" w:rsidRPr="00E77497">
          <w:t>]] internal property</w:t>
        </w:r>
      </w:ins>
      <w:ins w:id="32946" w:author="Rev 3 Allen Wirfs-Brock" w:date="2011-09-08T14:58:00Z">
        <w:r w:rsidR="00BA3B3B" w:rsidRPr="00E77497">
          <w:t xml:space="preserve"> whose value is NativeError</w:t>
        </w:r>
      </w:ins>
      <w:r w:rsidRPr="00E77497">
        <w:t>.</w:t>
      </w:r>
    </w:p>
    <w:p w14:paraId="04D21D75"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0BC0C056" w14:textId="77777777" w:rsidR="004C02EF" w:rsidRPr="00E77497" w:rsidRDefault="004C02EF" w:rsidP="004C02EF">
      <w:bookmarkStart w:id="32947" w:name="_Ref456002941"/>
      <w:r w:rsidRPr="00E77497">
        <w:t xml:space="preserve">If the argument </w:t>
      </w:r>
      <w:r w:rsidRPr="00E77497">
        <w:rPr>
          <w:rFonts w:ascii="Times New Roman" w:hAnsi="Times New Roman"/>
          <w:i/>
        </w:rPr>
        <w:t>message</w:t>
      </w:r>
      <w:r w:rsidRPr="00E77497">
        <w:t xml:space="preserve"> is not </w:t>
      </w:r>
      <w:r w:rsidRPr="00E77497">
        <w:rPr>
          <w:b/>
        </w:rPr>
        <w:t>undefined</w:t>
      </w:r>
      <w:r w:rsidRPr="00E77497">
        <w:t xml:space="preserve">, the </w:t>
      </w:r>
      <w:r w:rsidRPr="00E77497">
        <w:rPr>
          <w:rFonts w:ascii="Courier New" w:hAnsi="Courier New"/>
          <w:b/>
        </w:rPr>
        <w:t>message</w:t>
      </w:r>
      <w:r w:rsidRPr="00E77497">
        <w:t xml:space="preserve"> own property of the newly constructed object is set to ToString(</w:t>
      </w:r>
      <w:r w:rsidRPr="00E77497">
        <w:rPr>
          <w:rFonts w:ascii="Times New Roman" w:hAnsi="Times New Roman"/>
          <w:i/>
        </w:rPr>
        <w:t>message</w:t>
      </w:r>
      <w:r w:rsidRPr="00E77497">
        <w:t xml:space="preserve">). </w:t>
      </w:r>
    </w:p>
    <w:p w14:paraId="7C9F6ADF" w14:textId="77777777" w:rsidR="004C02EF" w:rsidRPr="00E77497" w:rsidRDefault="004C02EF" w:rsidP="00F710D2">
      <w:pPr>
        <w:pStyle w:val="30"/>
        <w:numPr>
          <w:ilvl w:val="0"/>
          <w:numId w:val="0"/>
        </w:numPr>
      </w:pPr>
      <w:bookmarkStart w:id="32948" w:name="_Ref464292724"/>
      <w:bookmarkStart w:id="32949" w:name="_Toc472818964"/>
      <w:bookmarkStart w:id="32950" w:name="_Toc235503542"/>
      <w:bookmarkStart w:id="32951" w:name="_Toc241509317"/>
      <w:bookmarkStart w:id="32952" w:name="_Toc244416804"/>
      <w:bookmarkStart w:id="32953" w:name="_Toc276631168"/>
      <w:bookmarkStart w:id="32954" w:name="_Toc336509651"/>
      <w:r w:rsidRPr="00E77497">
        <w:t>15.11.2</w:t>
      </w:r>
      <w:r w:rsidRPr="00E77497">
        <w:tab/>
        <w:t>The Error Constructor</w:t>
      </w:r>
      <w:bookmarkEnd w:id="32937"/>
      <w:bookmarkEnd w:id="32947"/>
      <w:bookmarkEnd w:id="32948"/>
      <w:bookmarkEnd w:id="32949"/>
      <w:bookmarkEnd w:id="32950"/>
      <w:bookmarkEnd w:id="32951"/>
      <w:bookmarkEnd w:id="32952"/>
      <w:bookmarkEnd w:id="32953"/>
      <w:bookmarkEnd w:id="32954"/>
    </w:p>
    <w:p w14:paraId="0AD3DFBB" w14:textId="77777777" w:rsidR="004C02EF" w:rsidRPr="00E77497" w:rsidRDefault="004C02EF" w:rsidP="004C02EF">
      <w:r w:rsidRPr="00E77497">
        <w:t xml:space="preserve">When </w:t>
      </w:r>
      <w:r w:rsidRPr="00E77497">
        <w:rPr>
          <w:rFonts w:ascii="Courier New" w:hAnsi="Courier New"/>
          <w:b/>
        </w:rPr>
        <w:t>Error</w:t>
      </w:r>
      <w:r w:rsidRPr="00E77497">
        <w:t xml:space="preserve"> is called as part of a </w:t>
      </w:r>
      <w:r w:rsidRPr="00E77497">
        <w:rPr>
          <w:rFonts w:ascii="Courier New" w:hAnsi="Courier New"/>
          <w:b/>
        </w:rPr>
        <w:t>new</w:t>
      </w:r>
      <w:r w:rsidRPr="00E77497">
        <w:t xml:space="preserve"> expression, it is a constructor: it initialises the newly created object.</w:t>
      </w:r>
    </w:p>
    <w:p w14:paraId="7D3AC001" w14:textId="77777777" w:rsidR="004C02EF" w:rsidRPr="00E77497" w:rsidRDefault="004C02EF" w:rsidP="004C02EF">
      <w:pPr>
        <w:pStyle w:val="40"/>
        <w:numPr>
          <w:ilvl w:val="0"/>
          <w:numId w:val="0"/>
        </w:numPr>
      </w:pPr>
      <w:r w:rsidRPr="00E77497">
        <w:t>15.11.2.1</w:t>
      </w:r>
      <w:r w:rsidRPr="00E77497">
        <w:tab/>
        <w:t>new Error (message)</w:t>
      </w:r>
    </w:p>
    <w:p w14:paraId="51E4D39C" w14:textId="77777777" w:rsidR="004C02EF" w:rsidRPr="00E77497" w:rsidRDefault="004C02EF" w:rsidP="004C02EF">
      <w:bookmarkStart w:id="32955" w:name="_Toc449970610"/>
      <w:r w:rsidRPr="00E77497">
        <w:t xml:space="preserve">The [[Prototype]] internal property of the newly constructed object is set to the original Error prototype object, the one that is the initial value of </w:t>
      </w:r>
      <w:r w:rsidRPr="00E77497">
        <w:rPr>
          <w:rFonts w:ascii="Courier New" w:hAnsi="Courier New"/>
          <w:b/>
        </w:rPr>
        <w:t>Error.prototype</w:t>
      </w:r>
      <w:r w:rsidRPr="00E77497">
        <w:t xml:space="preserve"> (15.11.3.1).</w:t>
      </w:r>
    </w:p>
    <w:p w14:paraId="5296DB37" w14:textId="77777777" w:rsidR="004C02EF" w:rsidRPr="00E77497" w:rsidRDefault="004C02EF" w:rsidP="004C02EF">
      <w:r w:rsidRPr="00E77497">
        <w:t xml:space="preserve">The </w:t>
      </w:r>
      <w:del w:id="32956" w:author="Allen Wirfs-Brock" w:date="2011-07-02T14:39:00Z">
        <w:r w:rsidRPr="00E77497" w:rsidDel="00736F7F">
          <w:delText xml:space="preserve">[[Class]] internal property of the </w:delText>
        </w:r>
      </w:del>
      <w:r w:rsidRPr="00E77497">
        <w:t xml:space="preserve">newly constructed </w:t>
      </w:r>
      <w:del w:id="32957" w:author="Allen Wirfs-Brock" w:date="2011-07-02T14:39:00Z">
        <w:r w:rsidRPr="00E77497" w:rsidDel="00736F7F">
          <w:delText xml:space="preserve">Error </w:delText>
        </w:r>
      </w:del>
      <w:r w:rsidRPr="00E77497">
        <w:t xml:space="preserve">object </w:t>
      </w:r>
      <w:ins w:id="32958" w:author="Allen Wirfs-Brock" w:date="2011-07-02T14:39:00Z">
        <w:r w:rsidR="00736F7F" w:rsidRPr="00E77497">
          <w:t>has a</w:t>
        </w:r>
        <w:del w:id="32959" w:author="Rev 3 Allen Wirfs-Brock" w:date="2011-09-08T14:59:00Z">
          <w:r w:rsidR="00736F7F" w:rsidRPr="00E77497" w:rsidDel="00BA3B3B">
            <w:delText>n</w:delText>
          </w:r>
        </w:del>
        <w:r w:rsidR="00736F7F" w:rsidRPr="00E77497">
          <w:t xml:space="preserve"> [[</w:t>
        </w:r>
        <w:del w:id="32960" w:author="Rev 3 Allen Wirfs-Brock" w:date="2011-09-08T14:59:00Z">
          <w:r w:rsidR="00736F7F" w:rsidRPr="00E77497" w:rsidDel="00BA3B3B">
            <w:delText>IsError</w:delText>
          </w:r>
        </w:del>
      </w:ins>
      <w:ins w:id="32961" w:author="Rev 3 Allen Wirfs-Brock" w:date="2011-09-08T14:59:00Z">
        <w:r w:rsidR="00BA3B3B" w:rsidRPr="00E77497">
          <w:t>NativeBrand</w:t>
        </w:r>
      </w:ins>
      <w:ins w:id="32962" w:author="Allen Wirfs-Brock" w:date="2011-07-02T14:39:00Z">
        <w:r w:rsidR="00736F7F" w:rsidRPr="00E77497">
          <w:t>]] internal property</w:t>
        </w:r>
      </w:ins>
      <w:ins w:id="32963" w:author="Rev 3 Allen Wirfs-Brock" w:date="2011-09-08T14:59:00Z">
        <w:r w:rsidR="00BA3B3B" w:rsidRPr="00E77497">
          <w:t xml:space="preserve"> whose value is NativeError</w:t>
        </w:r>
        <w:r w:rsidR="00BA3B3B" w:rsidRPr="00E77497" w:rsidDel="00736F7F">
          <w:t xml:space="preserve"> </w:t>
        </w:r>
      </w:ins>
      <w:del w:id="32964" w:author="Allen Wirfs-Brock" w:date="2011-07-02T14:39:00Z">
        <w:r w:rsidRPr="00E77497" w:rsidDel="00736F7F">
          <w:delText xml:space="preserve">is set to </w:delText>
        </w:r>
        <w:r w:rsidRPr="00E77497" w:rsidDel="00736F7F">
          <w:rPr>
            <w:rFonts w:ascii="Courier New" w:hAnsi="Courier New"/>
            <w:b/>
          </w:rPr>
          <w:delText>"Error"</w:delText>
        </w:r>
      </w:del>
      <w:r w:rsidRPr="00E77497">
        <w:t>.</w:t>
      </w:r>
    </w:p>
    <w:p w14:paraId="0064BB21" w14:textId="77777777" w:rsidR="004C02EF" w:rsidRPr="00E77497" w:rsidRDefault="004C02EF" w:rsidP="004C02EF">
      <w:r w:rsidRPr="00E77497">
        <w:t xml:space="preserve">The [[Extensible]] internal property of the newly constructed object is set to </w:t>
      </w:r>
      <w:r w:rsidRPr="00E77497">
        <w:rPr>
          <w:b/>
        </w:rPr>
        <w:t>true</w:t>
      </w:r>
      <w:r w:rsidRPr="00E77497">
        <w:t>.</w:t>
      </w:r>
    </w:p>
    <w:p w14:paraId="336B94EA" w14:textId="77777777" w:rsidR="004C02EF" w:rsidRPr="00E77497" w:rsidRDefault="004C02EF" w:rsidP="004C02EF">
      <w:bookmarkStart w:id="32965" w:name="_Ref457710003"/>
      <w:r w:rsidRPr="00E77497">
        <w:t xml:space="preserve">If the argument </w:t>
      </w:r>
      <w:r w:rsidRPr="00E77497">
        <w:rPr>
          <w:rFonts w:ascii="Times New Roman" w:hAnsi="Times New Roman"/>
          <w:i/>
        </w:rPr>
        <w:t>message</w:t>
      </w:r>
      <w:r w:rsidRPr="00E77497">
        <w:t xml:space="preserve"> is not </w:t>
      </w:r>
      <w:r w:rsidRPr="00E77497">
        <w:rPr>
          <w:b/>
        </w:rPr>
        <w:t>undefined</w:t>
      </w:r>
      <w:r w:rsidRPr="00E77497">
        <w:t xml:space="preserve">, the </w:t>
      </w:r>
      <w:r w:rsidRPr="00E77497">
        <w:rPr>
          <w:rFonts w:ascii="Courier New" w:hAnsi="Courier New"/>
          <w:b/>
        </w:rPr>
        <w:t>message</w:t>
      </w:r>
      <w:r w:rsidRPr="00E77497">
        <w:t xml:space="preserve"> own property of the newly constructed object is set to ToString(</w:t>
      </w:r>
      <w:r w:rsidRPr="00E77497">
        <w:rPr>
          <w:rFonts w:ascii="Times New Roman" w:hAnsi="Times New Roman"/>
          <w:i/>
        </w:rPr>
        <w:t>message</w:t>
      </w:r>
      <w:r w:rsidRPr="00E77497">
        <w:t xml:space="preserve">). </w:t>
      </w:r>
    </w:p>
    <w:p w14:paraId="413CAA21" w14:textId="77777777" w:rsidR="004C02EF" w:rsidRPr="00E77497" w:rsidRDefault="004C02EF" w:rsidP="00F710D2">
      <w:pPr>
        <w:pStyle w:val="30"/>
        <w:numPr>
          <w:ilvl w:val="0"/>
          <w:numId w:val="0"/>
        </w:numPr>
      </w:pPr>
      <w:bookmarkStart w:id="32966" w:name="_Toc472818965"/>
      <w:bookmarkStart w:id="32967" w:name="_Toc235503543"/>
      <w:bookmarkStart w:id="32968" w:name="_Toc241509318"/>
      <w:bookmarkStart w:id="32969" w:name="_Toc244416805"/>
      <w:bookmarkStart w:id="32970" w:name="_Toc276631169"/>
      <w:bookmarkStart w:id="32971" w:name="_Toc336509652"/>
      <w:r w:rsidRPr="00E77497">
        <w:t>15.11.3</w:t>
      </w:r>
      <w:r w:rsidRPr="00E77497">
        <w:tab/>
        <w:t>Properties of the Error Constructor</w:t>
      </w:r>
      <w:bookmarkEnd w:id="32955"/>
      <w:bookmarkEnd w:id="32965"/>
      <w:bookmarkEnd w:id="32966"/>
      <w:bookmarkEnd w:id="32967"/>
      <w:bookmarkEnd w:id="32968"/>
      <w:bookmarkEnd w:id="32969"/>
      <w:bookmarkEnd w:id="32970"/>
      <w:bookmarkEnd w:id="32971"/>
    </w:p>
    <w:p w14:paraId="4F578309" w14:textId="77777777" w:rsidR="004C02EF" w:rsidRPr="00E77497" w:rsidRDefault="004C02EF" w:rsidP="004C02EF">
      <w:r w:rsidRPr="00E77497">
        <w:t>The value of the [[Prototype]] internal property of the Error constructor is the Function prototype object (15.3.4).</w:t>
      </w:r>
    </w:p>
    <w:p w14:paraId="6B4AE24F"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Error constructor has the following property:</w:t>
      </w:r>
    </w:p>
    <w:p w14:paraId="32D8DC13" w14:textId="77777777" w:rsidR="004C02EF" w:rsidRPr="00E77497" w:rsidRDefault="004C02EF" w:rsidP="004C02EF">
      <w:pPr>
        <w:pStyle w:val="40"/>
        <w:numPr>
          <w:ilvl w:val="0"/>
          <w:numId w:val="0"/>
        </w:numPr>
      </w:pPr>
      <w:bookmarkStart w:id="32972" w:name="_Ref455964627"/>
      <w:r w:rsidRPr="00E77497">
        <w:t>15.11.3.1</w:t>
      </w:r>
      <w:r w:rsidRPr="00E77497">
        <w:tab/>
        <w:t>Error.prototype</w:t>
      </w:r>
      <w:bookmarkEnd w:id="32972"/>
    </w:p>
    <w:p w14:paraId="447F839E" w14:textId="77777777" w:rsidR="004C02EF" w:rsidRPr="00E77497" w:rsidRDefault="004C02EF" w:rsidP="004C02EF">
      <w:r w:rsidRPr="00E77497">
        <w:t xml:space="preserve">The initial value of </w:t>
      </w:r>
      <w:r w:rsidRPr="00E77497">
        <w:rPr>
          <w:rFonts w:ascii="Courier New" w:hAnsi="Courier New"/>
          <w:b/>
        </w:rPr>
        <w:t>Error.prototype</w:t>
      </w:r>
      <w:r w:rsidRPr="00E77497">
        <w:t xml:space="preserve"> is the Error prototype object (15.11.4).</w:t>
      </w:r>
    </w:p>
    <w:p w14:paraId="6AE91F82"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0C6AB9A3" w14:textId="77777777" w:rsidR="004C02EF" w:rsidRPr="00E77497" w:rsidRDefault="004C02EF" w:rsidP="00F710D2">
      <w:pPr>
        <w:pStyle w:val="30"/>
        <w:numPr>
          <w:ilvl w:val="0"/>
          <w:numId w:val="0"/>
        </w:numPr>
      </w:pPr>
      <w:bookmarkStart w:id="32973" w:name="_Ref457102523"/>
      <w:bookmarkStart w:id="32974" w:name="_Ref457710788"/>
      <w:bookmarkStart w:id="32975" w:name="_Toc472818966"/>
      <w:bookmarkStart w:id="32976" w:name="_Toc235503544"/>
      <w:bookmarkStart w:id="32977" w:name="_Toc241509319"/>
      <w:bookmarkStart w:id="32978" w:name="_Toc244416806"/>
      <w:bookmarkStart w:id="32979" w:name="_Toc276631170"/>
      <w:bookmarkStart w:id="32980" w:name="_Toc336509653"/>
      <w:r w:rsidRPr="00E77497">
        <w:t>15.11.4</w:t>
      </w:r>
      <w:r w:rsidRPr="00E77497">
        <w:tab/>
        <w:t>Properties of the Error Prototype Object</w:t>
      </w:r>
      <w:bookmarkEnd w:id="32973"/>
      <w:bookmarkEnd w:id="32974"/>
      <w:bookmarkEnd w:id="32975"/>
      <w:bookmarkEnd w:id="32976"/>
      <w:bookmarkEnd w:id="32977"/>
      <w:bookmarkEnd w:id="32978"/>
      <w:bookmarkEnd w:id="32979"/>
      <w:bookmarkEnd w:id="32980"/>
    </w:p>
    <w:p w14:paraId="75605BFB" w14:textId="77777777" w:rsidR="004C02EF" w:rsidRPr="00E77497" w:rsidRDefault="004C02EF" w:rsidP="004C02EF">
      <w:r w:rsidRPr="00E77497">
        <w:t xml:space="preserve">The Error prototype object is itself an Error object </w:t>
      </w:r>
      <w:ins w:id="32981" w:author="Allen Wirfs-Brock" w:date="2011-07-02T14:39:00Z">
        <w:r w:rsidR="00736F7F" w:rsidRPr="00E77497">
          <w:t>and has a</w:t>
        </w:r>
        <w:del w:id="32982" w:author="Rev 3 Allen Wirfs-Brock" w:date="2011-09-08T14:59:00Z">
          <w:r w:rsidR="00736F7F" w:rsidRPr="00E77497" w:rsidDel="00BA3B3B">
            <w:delText>n</w:delText>
          </w:r>
        </w:del>
        <w:r w:rsidR="00736F7F" w:rsidRPr="00E77497">
          <w:t xml:space="preserve"> [[</w:t>
        </w:r>
        <w:del w:id="32983" w:author="Rev 3 Allen Wirfs-Brock" w:date="2011-09-08T14:59:00Z">
          <w:r w:rsidR="00736F7F" w:rsidRPr="00E77497" w:rsidDel="00BA3B3B">
            <w:delText>IsError</w:delText>
          </w:r>
        </w:del>
      </w:ins>
      <w:ins w:id="32984" w:author="Rev 3 Allen Wirfs-Brock" w:date="2011-09-08T14:59:00Z">
        <w:r w:rsidR="00BA3B3B" w:rsidRPr="00E77497">
          <w:t>NativeBrand</w:t>
        </w:r>
      </w:ins>
      <w:ins w:id="32985" w:author="Allen Wirfs-Brock" w:date="2011-07-02T14:39:00Z">
        <w:r w:rsidR="00736F7F" w:rsidRPr="00E77497">
          <w:t>]] internal property</w:t>
        </w:r>
      </w:ins>
      <w:ins w:id="32986" w:author="Rev 3 Allen Wirfs-Brock" w:date="2011-09-08T14:59:00Z">
        <w:r w:rsidR="00BA3B3B" w:rsidRPr="00E77497">
          <w:t xml:space="preserve"> whose value is NativeError</w:t>
        </w:r>
        <w:r w:rsidR="00BA3B3B" w:rsidRPr="00E77497" w:rsidDel="00736F7F">
          <w:t xml:space="preserve"> </w:t>
        </w:r>
      </w:ins>
      <w:del w:id="32987" w:author="Allen Wirfs-Brock" w:date="2011-07-02T14:39:00Z">
        <w:r w:rsidRPr="00E77497" w:rsidDel="00736F7F">
          <w:delText xml:space="preserve">(its [[Class]] is </w:delText>
        </w:r>
        <w:r w:rsidRPr="00E77497" w:rsidDel="00736F7F">
          <w:rPr>
            <w:rFonts w:ascii="Courier New" w:hAnsi="Courier New"/>
            <w:b/>
          </w:rPr>
          <w:delText>"Error"</w:delText>
        </w:r>
        <w:r w:rsidRPr="00E77497" w:rsidDel="00736F7F">
          <w:delText>)</w:delText>
        </w:r>
      </w:del>
      <w:r w:rsidRPr="00E77497">
        <w:t>.</w:t>
      </w:r>
    </w:p>
    <w:p w14:paraId="0CB5AE1D" w14:textId="77777777" w:rsidR="004C02EF" w:rsidRPr="00E77497" w:rsidRDefault="004C02EF" w:rsidP="004C02EF">
      <w:r w:rsidRPr="00E77497">
        <w:t>The value of the [[Prototype]] internal property of the Error prototype object is the standard built-in Object prototype object (15.2.4).</w:t>
      </w:r>
    </w:p>
    <w:p w14:paraId="30E540D0" w14:textId="77777777" w:rsidR="004C02EF" w:rsidRPr="00E77497" w:rsidRDefault="004C02EF" w:rsidP="004C02EF">
      <w:pPr>
        <w:pStyle w:val="40"/>
        <w:numPr>
          <w:ilvl w:val="0"/>
          <w:numId w:val="0"/>
        </w:numPr>
      </w:pPr>
      <w:r w:rsidRPr="00E77497">
        <w:t>15.11.4.1</w:t>
      </w:r>
      <w:r w:rsidRPr="00E77497">
        <w:tab/>
        <w:t>Error.prototype.constructor</w:t>
      </w:r>
    </w:p>
    <w:p w14:paraId="65F440D4" w14:textId="77777777" w:rsidR="004C02EF" w:rsidRPr="00E77497" w:rsidRDefault="004C02EF" w:rsidP="004C02EF">
      <w:r w:rsidRPr="00E77497">
        <w:t xml:space="preserve">The initial value of </w:t>
      </w:r>
      <w:r w:rsidRPr="00E77497">
        <w:rPr>
          <w:rFonts w:ascii="Courier New" w:hAnsi="Courier New"/>
          <w:b/>
        </w:rPr>
        <w:t>Error.prototype.constructor</w:t>
      </w:r>
      <w:r w:rsidRPr="00E77497">
        <w:t xml:space="preserve"> is the built-in </w:t>
      </w:r>
      <w:r w:rsidRPr="00E77497">
        <w:rPr>
          <w:rFonts w:ascii="Courier New" w:hAnsi="Courier New"/>
          <w:b/>
        </w:rPr>
        <w:t>Error</w:t>
      </w:r>
      <w:r w:rsidRPr="00E77497">
        <w:t xml:space="preserve"> constructor.</w:t>
      </w:r>
    </w:p>
    <w:p w14:paraId="6667F9FA" w14:textId="77777777" w:rsidR="004C02EF" w:rsidRPr="00E77497" w:rsidRDefault="004C02EF" w:rsidP="004C02EF">
      <w:pPr>
        <w:pStyle w:val="40"/>
        <w:numPr>
          <w:ilvl w:val="0"/>
          <w:numId w:val="0"/>
        </w:numPr>
      </w:pPr>
      <w:r w:rsidRPr="00E77497">
        <w:t>15.11.4.2</w:t>
      </w:r>
      <w:r w:rsidRPr="00E77497">
        <w:tab/>
        <w:t>Error.prototype.name</w:t>
      </w:r>
    </w:p>
    <w:p w14:paraId="3DEDDA6A" w14:textId="77777777" w:rsidR="004C02EF" w:rsidRPr="00E77497" w:rsidRDefault="004C02EF" w:rsidP="004C02EF">
      <w:r w:rsidRPr="00E77497">
        <w:t xml:space="preserve">The initial value of </w:t>
      </w:r>
      <w:r w:rsidRPr="00E77497">
        <w:rPr>
          <w:rFonts w:ascii="Courier New" w:hAnsi="Courier New"/>
          <w:b/>
        </w:rPr>
        <w:t>Error.prototype.name</w:t>
      </w:r>
      <w:r w:rsidRPr="00E77497">
        <w:t xml:space="preserve"> is </w:t>
      </w:r>
      <w:r w:rsidRPr="00E77497">
        <w:rPr>
          <w:rFonts w:ascii="Courier New" w:hAnsi="Courier New"/>
        </w:rPr>
        <w:t>"</w:t>
      </w:r>
      <w:r w:rsidRPr="00E77497">
        <w:rPr>
          <w:rFonts w:ascii="Courier New" w:hAnsi="Courier New"/>
          <w:b/>
        </w:rPr>
        <w:t>Error</w:t>
      </w:r>
      <w:r w:rsidRPr="00E77497">
        <w:rPr>
          <w:rFonts w:ascii="Courier New" w:hAnsi="Courier New"/>
        </w:rPr>
        <w:t>"</w:t>
      </w:r>
      <w:r w:rsidRPr="00E77497">
        <w:t>.</w:t>
      </w:r>
    </w:p>
    <w:p w14:paraId="68E0F23E" w14:textId="77777777" w:rsidR="004C02EF" w:rsidRPr="00E77497" w:rsidRDefault="004C02EF" w:rsidP="004C02EF">
      <w:pPr>
        <w:pStyle w:val="40"/>
        <w:numPr>
          <w:ilvl w:val="0"/>
          <w:numId w:val="0"/>
        </w:numPr>
      </w:pPr>
      <w:r w:rsidRPr="00E77497">
        <w:t>15.11.4.3</w:t>
      </w:r>
      <w:r w:rsidRPr="00E77497">
        <w:tab/>
        <w:t>Error.prototype.message</w:t>
      </w:r>
    </w:p>
    <w:p w14:paraId="18BA1748" w14:textId="77777777" w:rsidR="004C02EF" w:rsidRPr="00E77497" w:rsidRDefault="004C02EF" w:rsidP="004C02EF">
      <w:r w:rsidRPr="00E77497">
        <w:t xml:space="preserve">The initial value of </w:t>
      </w:r>
      <w:r w:rsidRPr="00E77497">
        <w:rPr>
          <w:rFonts w:ascii="Courier New" w:hAnsi="Courier New"/>
          <w:b/>
        </w:rPr>
        <w:t>Error.prototype.message</w:t>
      </w:r>
      <w:r w:rsidRPr="00E77497">
        <w:t xml:space="preserve"> is the empty String.</w:t>
      </w:r>
    </w:p>
    <w:p w14:paraId="361BE811" w14:textId="77777777" w:rsidR="004C02EF" w:rsidRPr="00E77497" w:rsidRDefault="004C02EF" w:rsidP="004C02EF">
      <w:pPr>
        <w:pStyle w:val="40"/>
        <w:numPr>
          <w:ilvl w:val="0"/>
          <w:numId w:val="0"/>
        </w:numPr>
      </w:pPr>
      <w:bookmarkStart w:id="32988" w:name="_Ref455972962"/>
      <w:r w:rsidRPr="00E77497">
        <w:t>15.11.4.4</w:t>
      </w:r>
      <w:r w:rsidRPr="00E77497">
        <w:tab/>
        <w:t>Error.prototype.toString ( )</w:t>
      </w:r>
      <w:bookmarkEnd w:id="32988"/>
    </w:p>
    <w:p w14:paraId="67A2B5E1" w14:textId="77777777" w:rsidR="004C02EF" w:rsidRPr="00E77497" w:rsidRDefault="004C02EF" w:rsidP="004C02EF">
      <w:bookmarkStart w:id="32989" w:name="_Toc449970612"/>
      <w:r w:rsidRPr="00E77497">
        <w:t>The following steps are taken:</w:t>
      </w:r>
    </w:p>
    <w:p w14:paraId="6828738B" w14:textId="77777777" w:rsidR="004C02EF" w:rsidRPr="00E77497" w:rsidRDefault="004C02EF" w:rsidP="003264E2">
      <w:pPr>
        <w:pStyle w:val="Alg4"/>
        <w:numPr>
          <w:ilvl w:val="0"/>
          <w:numId w:val="325"/>
        </w:numPr>
      </w:pPr>
      <w:r w:rsidRPr="00E77497">
        <w:t xml:space="preserve">Let </w:t>
      </w:r>
      <w:r w:rsidRPr="00E77497">
        <w:rPr>
          <w:i/>
        </w:rPr>
        <w:t>O</w:t>
      </w:r>
      <w:r w:rsidRPr="00E77497">
        <w:t xml:space="preserve"> be the </w:t>
      </w:r>
      <w:r w:rsidRPr="00E77497">
        <w:rPr>
          <w:b/>
        </w:rPr>
        <w:t>this</w:t>
      </w:r>
      <w:r w:rsidRPr="00E77497">
        <w:t xml:space="preserve"> value.</w:t>
      </w:r>
    </w:p>
    <w:p w14:paraId="72E59088" w14:textId="77777777" w:rsidR="004C02EF" w:rsidRPr="00E77497" w:rsidRDefault="004C02EF" w:rsidP="003264E2">
      <w:pPr>
        <w:pStyle w:val="Alg4"/>
        <w:numPr>
          <w:ilvl w:val="0"/>
          <w:numId w:val="325"/>
        </w:numPr>
      </w:pPr>
      <w:r w:rsidRPr="00E77497">
        <w:t>If Type(</w:t>
      </w:r>
      <w:r w:rsidRPr="00E77497">
        <w:rPr>
          <w:i/>
        </w:rPr>
        <w:t>O</w:t>
      </w:r>
      <w:r w:rsidRPr="00E77497">
        <w:t xml:space="preserve">) is not Object, throw a </w:t>
      </w:r>
      <w:r w:rsidRPr="00E77497">
        <w:rPr>
          <w:b/>
        </w:rPr>
        <w:t>TypeError</w:t>
      </w:r>
      <w:r w:rsidRPr="00E77497">
        <w:t xml:space="preserve"> exception.</w:t>
      </w:r>
    </w:p>
    <w:p w14:paraId="6BE6A6F7" w14:textId="77777777" w:rsidR="004C02EF" w:rsidRPr="00E77497" w:rsidRDefault="004C02EF" w:rsidP="003264E2">
      <w:pPr>
        <w:pStyle w:val="Alg4"/>
        <w:numPr>
          <w:ilvl w:val="0"/>
          <w:numId w:val="325"/>
        </w:numPr>
      </w:pPr>
      <w:r w:rsidRPr="00E77497">
        <w:t xml:space="preserve">Let </w:t>
      </w:r>
      <w:r w:rsidRPr="00E77497">
        <w:rPr>
          <w:i/>
        </w:rPr>
        <w:t>name</w:t>
      </w:r>
      <w:r w:rsidRPr="00E77497">
        <w:t xml:space="preserve"> be the result of calling the [[Get]] internal method of </w:t>
      </w:r>
      <w:r w:rsidRPr="00E77497">
        <w:rPr>
          <w:i/>
        </w:rPr>
        <w:t>O</w:t>
      </w:r>
      <w:r w:rsidRPr="00E77497">
        <w:t xml:space="preserve"> with argument </w:t>
      </w:r>
      <w:r w:rsidRPr="00E77497">
        <w:rPr>
          <w:rFonts w:ascii="Courier New" w:hAnsi="Courier New"/>
        </w:rPr>
        <w:t>"</w:t>
      </w:r>
      <w:r w:rsidRPr="00E77497">
        <w:rPr>
          <w:rFonts w:ascii="Courier New" w:hAnsi="Courier New"/>
          <w:b/>
        </w:rPr>
        <w:t>name</w:t>
      </w:r>
      <w:r w:rsidRPr="00E77497">
        <w:rPr>
          <w:rFonts w:ascii="Courier New" w:hAnsi="Courier New"/>
        </w:rPr>
        <w:t>"</w:t>
      </w:r>
      <w:r w:rsidRPr="00E77497">
        <w:t>.</w:t>
      </w:r>
    </w:p>
    <w:p w14:paraId="0AA051C9" w14:textId="77777777" w:rsidR="00175461" w:rsidRDefault="00175461" w:rsidP="003264E2">
      <w:pPr>
        <w:pStyle w:val="Alg4"/>
        <w:numPr>
          <w:ilvl w:val="0"/>
          <w:numId w:val="325"/>
        </w:numPr>
        <w:rPr>
          <w:ins w:id="32990" w:author="Rev 7 Allen Wirfs-Brock" w:date="2012-04-11T13:09:00Z"/>
        </w:rPr>
      </w:pPr>
      <w:ins w:id="32991" w:author="Rev 7 Allen Wirfs-Brock" w:date="2012-04-11T13:09:00Z">
        <w:r>
          <w:t>ReturnIfAbrupt(</w:t>
        </w:r>
        <w:r w:rsidRPr="00175461">
          <w:rPr>
            <w:i/>
          </w:rPr>
          <w:t>name</w:t>
        </w:r>
        <w:r>
          <w:t>).</w:t>
        </w:r>
      </w:ins>
    </w:p>
    <w:p w14:paraId="436E4FD4" w14:textId="77777777" w:rsidR="004C02EF" w:rsidRPr="00E77497" w:rsidRDefault="004C02EF" w:rsidP="003264E2">
      <w:pPr>
        <w:pStyle w:val="Alg4"/>
        <w:numPr>
          <w:ilvl w:val="0"/>
          <w:numId w:val="325"/>
        </w:numPr>
      </w:pPr>
      <w:r w:rsidRPr="00E77497">
        <w:t xml:space="preserve">If </w:t>
      </w:r>
      <w:r w:rsidRPr="00E77497">
        <w:rPr>
          <w:i/>
        </w:rPr>
        <w:t>name</w:t>
      </w:r>
      <w:r w:rsidRPr="00E77497">
        <w:t xml:space="preserve"> is </w:t>
      </w:r>
      <w:r w:rsidRPr="00E77497">
        <w:rPr>
          <w:b/>
        </w:rPr>
        <w:t>undefined</w:t>
      </w:r>
      <w:r w:rsidRPr="00E77497">
        <w:t xml:space="preserve">, then let </w:t>
      </w:r>
      <w:r w:rsidRPr="00E77497">
        <w:rPr>
          <w:i/>
        </w:rPr>
        <w:t>name</w:t>
      </w:r>
      <w:r w:rsidRPr="00E77497">
        <w:t xml:space="preserve"> be </w:t>
      </w:r>
      <w:r w:rsidRPr="00E77497">
        <w:rPr>
          <w:rFonts w:ascii="Courier New" w:hAnsi="Courier New"/>
        </w:rPr>
        <w:t>"</w:t>
      </w:r>
      <w:r w:rsidRPr="00E77497">
        <w:rPr>
          <w:rFonts w:ascii="Courier New" w:hAnsi="Courier New"/>
          <w:b/>
        </w:rPr>
        <w:t>Error</w:t>
      </w:r>
      <w:r w:rsidRPr="00E77497">
        <w:rPr>
          <w:rFonts w:ascii="Courier New" w:hAnsi="Courier New"/>
        </w:rPr>
        <w:t>"</w:t>
      </w:r>
      <w:r w:rsidRPr="00E77497">
        <w:t xml:space="preserve">; else let </w:t>
      </w:r>
      <w:r w:rsidRPr="00E77497">
        <w:rPr>
          <w:i/>
        </w:rPr>
        <w:t>name</w:t>
      </w:r>
      <w:r w:rsidRPr="00E77497">
        <w:t xml:space="preserve"> be ToString(</w:t>
      </w:r>
      <w:r w:rsidRPr="00E77497">
        <w:rPr>
          <w:i/>
        </w:rPr>
        <w:t>name</w:t>
      </w:r>
      <w:r w:rsidRPr="00E77497">
        <w:t>).</w:t>
      </w:r>
    </w:p>
    <w:p w14:paraId="79F9609D" w14:textId="77777777" w:rsidR="004C02EF" w:rsidRPr="00E77497" w:rsidRDefault="004C02EF" w:rsidP="003264E2">
      <w:pPr>
        <w:pStyle w:val="Alg4"/>
        <w:numPr>
          <w:ilvl w:val="0"/>
          <w:numId w:val="325"/>
        </w:numPr>
      </w:pPr>
      <w:r w:rsidRPr="00E77497">
        <w:t xml:space="preserve">Let </w:t>
      </w:r>
      <w:r w:rsidRPr="00E77497">
        <w:rPr>
          <w:i/>
        </w:rPr>
        <w:t>msg</w:t>
      </w:r>
      <w:r w:rsidRPr="00E77497">
        <w:t xml:space="preserve"> be the result of calling the [[Get]] internal method of </w:t>
      </w:r>
      <w:r w:rsidRPr="00E77497">
        <w:rPr>
          <w:i/>
        </w:rPr>
        <w:t>O</w:t>
      </w:r>
      <w:r w:rsidRPr="00E77497">
        <w:t xml:space="preserve"> with argument </w:t>
      </w:r>
      <w:r w:rsidRPr="00E77497">
        <w:rPr>
          <w:rFonts w:ascii="Courier New" w:hAnsi="Courier New"/>
        </w:rPr>
        <w:t>"</w:t>
      </w:r>
      <w:r w:rsidRPr="00E77497">
        <w:rPr>
          <w:rFonts w:ascii="Courier New" w:hAnsi="Courier New"/>
          <w:b/>
        </w:rPr>
        <w:t>message</w:t>
      </w:r>
      <w:r w:rsidRPr="00E77497">
        <w:rPr>
          <w:rFonts w:ascii="Courier New" w:hAnsi="Courier New"/>
        </w:rPr>
        <w:t>"</w:t>
      </w:r>
      <w:r w:rsidRPr="00E77497">
        <w:t>.</w:t>
      </w:r>
    </w:p>
    <w:p w14:paraId="6EFC56C0" w14:textId="77777777" w:rsidR="00175461" w:rsidRDefault="00175461" w:rsidP="00175461">
      <w:pPr>
        <w:pStyle w:val="Alg4"/>
        <w:numPr>
          <w:ilvl w:val="0"/>
          <w:numId w:val="325"/>
        </w:numPr>
        <w:rPr>
          <w:ins w:id="32992" w:author="Rev 7 Allen Wirfs-Brock" w:date="2012-04-11T13:10:00Z"/>
        </w:rPr>
      </w:pPr>
      <w:ins w:id="32993" w:author="Rev 7 Allen Wirfs-Brock" w:date="2012-04-11T13:10:00Z">
        <w:r>
          <w:t>ReturnIfAbrupt(</w:t>
        </w:r>
        <w:r>
          <w:rPr>
            <w:i/>
          </w:rPr>
          <w:t>msg</w:t>
        </w:r>
        <w:r>
          <w:t>).</w:t>
        </w:r>
      </w:ins>
    </w:p>
    <w:p w14:paraId="6198FD5B" w14:textId="77777777" w:rsidR="004C02EF" w:rsidRPr="004D1BD1" w:rsidRDefault="004C02EF" w:rsidP="003264E2">
      <w:pPr>
        <w:pStyle w:val="Alg4"/>
        <w:numPr>
          <w:ilvl w:val="0"/>
          <w:numId w:val="325"/>
        </w:numPr>
      </w:pPr>
      <w:r w:rsidRPr="00C7794D">
        <w:rPr>
          <w:rFonts w:eastAsia="Calibri"/>
        </w:rPr>
        <w:t xml:space="preserve">If </w:t>
      </w:r>
      <w:r w:rsidRPr="00C7794D">
        <w:rPr>
          <w:rFonts w:eastAsia="Calibri"/>
          <w:i/>
        </w:rPr>
        <w:t>msg</w:t>
      </w:r>
      <w:r w:rsidRPr="00C7794D">
        <w:rPr>
          <w:rFonts w:eastAsia="Calibri"/>
        </w:rPr>
        <w:t xml:space="preserve"> is undefined, then let </w:t>
      </w:r>
      <w:r w:rsidRPr="00C7794D">
        <w:rPr>
          <w:rFonts w:eastAsia="Calibri"/>
          <w:i/>
          <w:iCs/>
        </w:rPr>
        <w:t xml:space="preserve">msg </w:t>
      </w:r>
      <w:r w:rsidRPr="00C7794D">
        <w:rPr>
          <w:rFonts w:eastAsia="Calibri"/>
        </w:rPr>
        <w:t>be the empty String</w:t>
      </w:r>
      <w:r w:rsidRPr="004D1BD1">
        <w:rPr>
          <w:rFonts w:eastAsia="Calibri"/>
        </w:rPr>
        <w:t xml:space="preserve">; </w:t>
      </w:r>
      <w:r w:rsidRPr="008B7F6F">
        <w:rPr>
          <w:rFonts w:eastAsia="Calibri"/>
        </w:rPr>
        <w:t xml:space="preserve">else let </w:t>
      </w:r>
      <w:r w:rsidRPr="006B6D0A">
        <w:rPr>
          <w:rFonts w:eastAsia="Calibri"/>
          <w:i/>
        </w:rPr>
        <w:t>msg</w:t>
      </w:r>
      <w:r w:rsidRPr="006B6D0A">
        <w:rPr>
          <w:rFonts w:eastAsia="Calibri"/>
        </w:rPr>
        <w:t xml:space="preserve"> be ToString(</w:t>
      </w:r>
      <w:r w:rsidRPr="006B6D0A">
        <w:rPr>
          <w:rFonts w:eastAsia="Calibri"/>
          <w:i/>
        </w:rPr>
        <w:t>msg</w:t>
      </w:r>
      <w:r w:rsidRPr="00E65A34">
        <w:rPr>
          <w:rFonts w:eastAsia="Calibri"/>
        </w:rPr>
        <w:t>)</w:t>
      </w:r>
      <w:r w:rsidRPr="00C7794D">
        <w:rPr>
          <w:rFonts w:eastAsia="Calibri"/>
        </w:rPr>
        <w:t>.</w:t>
      </w:r>
    </w:p>
    <w:p w14:paraId="453C84C5" w14:textId="77777777" w:rsidR="004C02EF" w:rsidRPr="004D1BD1" w:rsidDel="003264E2" w:rsidRDefault="004C02EF" w:rsidP="003264E2">
      <w:pPr>
        <w:pStyle w:val="Alg4"/>
        <w:numPr>
          <w:ilvl w:val="0"/>
          <w:numId w:val="325"/>
        </w:numPr>
        <w:rPr>
          <w:del w:id="32994" w:author="Rev 5 Allen Wirfs-Brock" w:date="2012-01-12T11:35:00Z"/>
        </w:rPr>
      </w:pPr>
      <w:del w:id="32995" w:author="Rev 5 Allen Wirfs-Brock" w:date="2012-01-12T11:35:00Z">
        <w:r w:rsidRPr="00C7794D" w:rsidDel="003264E2">
          <w:rPr>
            <w:rFonts w:eastAsia="Calibri"/>
          </w:rPr>
          <w:delText xml:space="preserve">If </w:delText>
        </w:r>
        <w:r w:rsidRPr="00C7794D" w:rsidDel="003264E2">
          <w:rPr>
            <w:rFonts w:eastAsia="Calibri"/>
            <w:i/>
          </w:rPr>
          <w:delText>msg</w:delText>
        </w:r>
        <w:r w:rsidRPr="00C7794D" w:rsidDel="003264E2">
          <w:rPr>
            <w:rFonts w:eastAsia="Calibri"/>
          </w:rPr>
          <w:delText xml:space="preserve"> is undefined, then let </w:delText>
        </w:r>
        <w:r w:rsidRPr="00C7794D" w:rsidDel="003264E2">
          <w:rPr>
            <w:rFonts w:eastAsia="Calibri"/>
            <w:i/>
            <w:iCs/>
          </w:rPr>
          <w:delText xml:space="preserve">msg </w:delText>
        </w:r>
        <w:r w:rsidRPr="00C7794D" w:rsidDel="003264E2">
          <w:rPr>
            <w:rFonts w:eastAsia="Calibri"/>
          </w:rPr>
          <w:delText>be the empty String</w:delText>
        </w:r>
        <w:r w:rsidRPr="004D1BD1" w:rsidDel="003264E2">
          <w:rPr>
            <w:rFonts w:eastAsia="Calibri"/>
          </w:rPr>
          <w:delText xml:space="preserve">; else let </w:delText>
        </w:r>
        <w:r w:rsidRPr="008B7F6F" w:rsidDel="003264E2">
          <w:rPr>
            <w:rFonts w:eastAsia="Calibri"/>
            <w:i/>
          </w:rPr>
          <w:delText>msg</w:delText>
        </w:r>
        <w:r w:rsidRPr="006B6D0A" w:rsidDel="003264E2">
          <w:rPr>
            <w:rFonts w:eastAsia="Calibri"/>
          </w:rPr>
          <w:delText xml:space="preserve"> be ToString(</w:delText>
        </w:r>
        <w:r w:rsidRPr="006B6D0A" w:rsidDel="003264E2">
          <w:rPr>
            <w:rFonts w:eastAsia="Calibri"/>
            <w:i/>
          </w:rPr>
          <w:delText>msg</w:delText>
        </w:r>
        <w:r w:rsidRPr="006B6D0A" w:rsidDel="003264E2">
          <w:rPr>
            <w:rFonts w:eastAsia="Calibri"/>
          </w:rPr>
          <w:delText>)</w:delText>
        </w:r>
        <w:r w:rsidRPr="00C7794D" w:rsidDel="003264E2">
          <w:rPr>
            <w:rFonts w:eastAsia="Calibri"/>
          </w:rPr>
          <w:delText>.</w:delText>
        </w:r>
      </w:del>
    </w:p>
    <w:p w14:paraId="3DBE44F2" w14:textId="77777777" w:rsidR="004C02EF" w:rsidRPr="008B7F6F" w:rsidRDefault="004C02EF" w:rsidP="003264E2">
      <w:pPr>
        <w:pStyle w:val="Alg4"/>
        <w:numPr>
          <w:ilvl w:val="0"/>
          <w:numId w:val="325"/>
        </w:numPr>
        <w:spacing w:after="220"/>
        <w:contextualSpacing/>
      </w:pPr>
      <w:r w:rsidRPr="00C7794D">
        <w:rPr>
          <w:rFonts w:eastAsia="Calibri"/>
        </w:rPr>
        <w:t xml:space="preserve">If </w:t>
      </w:r>
      <w:r w:rsidRPr="00C7794D">
        <w:rPr>
          <w:rFonts w:eastAsia="Calibri"/>
          <w:i/>
        </w:rPr>
        <w:t>name</w:t>
      </w:r>
      <w:r w:rsidRPr="00C7794D">
        <w:rPr>
          <w:rFonts w:eastAsia="Calibri"/>
        </w:rPr>
        <w:t xml:space="preserve"> is the empty String, return </w:t>
      </w:r>
      <w:r w:rsidRPr="00C7794D">
        <w:rPr>
          <w:rFonts w:eastAsia="Calibri"/>
          <w:i/>
        </w:rPr>
        <w:t>msg</w:t>
      </w:r>
      <w:r w:rsidRPr="004D1BD1">
        <w:rPr>
          <w:rFonts w:ascii="Courier New" w:eastAsia="MS Mincho" w:hAnsi="Courier New"/>
          <w:lang w:eastAsia="ja-JP"/>
        </w:rPr>
        <w:t>.</w:t>
      </w:r>
    </w:p>
    <w:p w14:paraId="4767C76A" w14:textId="77777777" w:rsidR="004C02EF" w:rsidRPr="008B7F6F" w:rsidRDefault="004C02EF" w:rsidP="003264E2">
      <w:pPr>
        <w:pStyle w:val="Alg4"/>
        <w:numPr>
          <w:ilvl w:val="0"/>
          <w:numId w:val="325"/>
        </w:numPr>
        <w:spacing w:after="220"/>
        <w:contextualSpacing/>
      </w:pPr>
      <w:r w:rsidRPr="00C7794D">
        <w:rPr>
          <w:rFonts w:eastAsia="Calibri"/>
        </w:rPr>
        <w:t xml:space="preserve">If </w:t>
      </w:r>
      <w:r w:rsidRPr="00C7794D">
        <w:rPr>
          <w:rFonts w:eastAsia="Calibri"/>
          <w:i/>
        </w:rPr>
        <w:t>msg</w:t>
      </w:r>
      <w:r w:rsidRPr="00C7794D">
        <w:rPr>
          <w:rFonts w:eastAsia="Calibri"/>
        </w:rPr>
        <w:t xml:space="preserve"> is the empty String, return </w:t>
      </w:r>
      <w:r w:rsidRPr="00C7794D">
        <w:rPr>
          <w:rFonts w:eastAsia="Calibri"/>
          <w:i/>
        </w:rPr>
        <w:t>name</w:t>
      </w:r>
      <w:r w:rsidRPr="004D1BD1">
        <w:rPr>
          <w:rFonts w:ascii="Courier New" w:eastAsia="MS Mincho" w:hAnsi="Courier New"/>
          <w:lang w:eastAsia="ja-JP"/>
        </w:rPr>
        <w:t>.</w:t>
      </w:r>
    </w:p>
    <w:p w14:paraId="7359FCA1" w14:textId="77777777" w:rsidR="004C02EF" w:rsidRPr="004D1BD1" w:rsidRDefault="004C02EF" w:rsidP="003264E2">
      <w:pPr>
        <w:pStyle w:val="Alg4"/>
        <w:numPr>
          <w:ilvl w:val="0"/>
          <w:numId w:val="325"/>
        </w:numPr>
        <w:spacing w:after="220"/>
      </w:pPr>
      <w:r w:rsidRPr="00C7794D">
        <w:rPr>
          <w:rFonts w:eastAsia="Calibri"/>
        </w:rPr>
        <w:t xml:space="preserve">Return </w:t>
      </w:r>
      <w:r w:rsidRPr="004D1BD1">
        <w:rPr>
          <w:rFonts w:eastAsia="Calibri"/>
        </w:rPr>
        <w:t xml:space="preserve">the result of concatenating </w:t>
      </w:r>
      <w:r w:rsidRPr="008B7F6F">
        <w:rPr>
          <w:rFonts w:eastAsia="Calibri"/>
          <w:i/>
        </w:rPr>
        <w:t>name</w:t>
      </w:r>
      <w:r w:rsidRPr="006B6D0A">
        <w:rPr>
          <w:rFonts w:eastAsia="Calibri"/>
        </w:rPr>
        <w:t xml:space="preserve">, </w:t>
      </w:r>
      <w:r w:rsidRPr="006B6D0A">
        <w:rPr>
          <w:rFonts w:ascii="Courier New" w:eastAsia="Calibri" w:hAnsi="Courier New" w:cs="Courier New"/>
          <w:b/>
        </w:rPr>
        <w:t>":"</w:t>
      </w:r>
      <w:r w:rsidRPr="006B6D0A">
        <w:rPr>
          <w:rFonts w:eastAsia="Calibri"/>
        </w:rPr>
        <w:t>, a single sp</w:t>
      </w:r>
      <w:r w:rsidRPr="00E65A34">
        <w:rPr>
          <w:rFonts w:eastAsia="Calibri"/>
        </w:rPr>
        <w:t xml:space="preserve">ace character, and </w:t>
      </w:r>
      <w:r w:rsidRPr="00546435">
        <w:rPr>
          <w:rFonts w:eastAsia="Calibri"/>
          <w:i/>
        </w:rPr>
        <w:t>msg</w:t>
      </w:r>
      <w:r w:rsidRPr="00C7794D">
        <w:rPr>
          <w:rFonts w:eastAsia="Calibri"/>
        </w:rPr>
        <w:t>.</w:t>
      </w:r>
    </w:p>
    <w:p w14:paraId="5E3DA57F" w14:textId="77777777" w:rsidR="004C02EF" w:rsidRPr="008B7F6F" w:rsidRDefault="004C02EF" w:rsidP="00F710D2">
      <w:pPr>
        <w:pStyle w:val="30"/>
        <w:numPr>
          <w:ilvl w:val="0"/>
          <w:numId w:val="0"/>
        </w:numPr>
      </w:pPr>
      <w:bookmarkStart w:id="32996" w:name="_Toc472818967"/>
      <w:bookmarkStart w:id="32997" w:name="_Toc235503545"/>
      <w:bookmarkStart w:id="32998" w:name="_Toc241509320"/>
      <w:bookmarkStart w:id="32999" w:name="_Toc244416807"/>
      <w:bookmarkStart w:id="33000" w:name="_Toc276631171"/>
      <w:bookmarkStart w:id="33001" w:name="_Toc336509654"/>
      <w:r w:rsidRPr="008B7F6F">
        <w:t>15.11.5</w:t>
      </w:r>
      <w:r w:rsidRPr="008B7F6F">
        <w:tab/>
        <w:t>Properties of Error Instances</w:t>
      </w:r>
      <w:bookmarkEnd w:id="32996"/>
      <w:bookmarkEnd w:id="32997"/>
      <w:bookmarkEnd w:id="32998"/>
      <w:bookmarkEnd w:id="32999"/>
      <w:bookmarkEnd w:id="33000"/>
      <w:bookmarkEnd w:id="33001"/>
    </w:p>
    <w:p w14:paraId="7E02E076" w14:textId="77777777" w:rsidR="004C02EF" w:rsidRPr="00E77497" w:rsidRDefault="004C02EF" w:rsidP="004C02EF">
      <w:r w:rsidRPr="006B6D0A">
        <w:t xml:space="preserve">Error instances inherit properties from the Error prototype object and </w:t>
      </w:r>
      <w:ins w:id="33002" w:author="Allen Wirfs-Brock" w:date="2011-07-02T14:40:00Z">
        <w:r w:rsidR="00736F7F" w:rsidRPr="006B6D0A">
          <w:t>have a</w:t>
        </w:r>
        <w:del w:id="33003" w:author="Rev 3 Allen Wirfs-Brock" w:date="2011-09-08T14:59:00Z">
          <w:r w:rsidR="00736F7F" w:rsidRPr="006B6D0A" w:rsidDel="00BA3B3B">
            <w:delText>n</w:delText>
          </w:r>
        </w:del>
        <w:r w:rsidR="00736F7F" w:rsidRPr="00E65A34">
          <w:t xml:space="preserve"> [[</w:t>
        </w:r>
        <w:del w:id="33004" w:author="Rev 3 Allen Wirfs-Brock" w:date="2011-09-08T15:00:00Z">
          <w:r w:rsidR="00736F7F" w:rsidRPr="00546435" w:rsidDel="00BA3B3B">
            <w:delText>IsError</w:delText>
          </w:r>
        </w:del>
      </w:ins>
      <w:ins w:id="33005" w:author="Rev 3 Allen Wirfs-Brock" w:date="2011-09-08T15:00:00Z">
        <w:r w:rsidR="00BA3B3B" w:rsidRPr="00A67AF2">
          <w:t>NativeBrand</w:t>
        </w:r>
      </w:ins>
      <w:ins w:id="33006" w:author="Allen Wirfs-Brock" w:date="2011-07-02T14:40:00Z">
        <w:r w:rsidR="00736F7F" w:rsidRPr="00A67AF2">
          <w:t>]] internal property</w:t>
        </w:r>
      </w:ins>
      <w:ins w:id="33007" w:author="Rev 3 Allen Wirfs-Brock" w:date="2011-09-08T14:59:00Z">
        <w:r w:rsidR="00BA3B3B" w:rsidRPr="00A67AF2">
          <w:t xml:space="preserve"> whose value is NativeError</w:t>
        </w:r>
        <w:r w:rsidR="00BA3B3B" w:rsidRPr="00B820AB" w:rsidDel="00736F7F">
          <w:t xml:space="preserve"> </w:t>
        </w:r>
      </w:ins>
      <w:del w:id="33008" w:author="Allen Wirfs-Brock" w:date="2011-07-02T14:40:00Z">
        <w:r w:rsidRPr="00675B74" w:rsidDel="00736F7F">
          <w:delText xml:space="preserve">their [[Class]] internal property value is </w:delText>
        </w:r>
        <w:r w:rsidRPr="00E77497" w:rsidDel="00736F7F">
          <w:rPr>
            <w:rFonts w:ascii="Courier New" w:hAnsi="Courier New" w:cs="Courier New"/>
            <w:b/>
          </w:rPr>
          <w:delText>"Error"</w:delText>
        </w:r>
      </w:del>
      <w:r w:rsidRPr="00E77497">
        <w:t>.  Error instances have no special properties.</w:t>
      </w:r>
    </w:p>
    <w:p w14:paraId="4F69FB37" w14:textId="77777777" w:rsidR="004C02EF" w:rsidRPr="00E77497" w:rsidRDefault="004C02EF" w:rsidP="00F710D2">
      <w:pPr>
        <w:pStyle w:val="30"/>
        <w:numPr>
          <w:ilvl w:val="0"/>
          <w:numId w:val="0"/>
        </w:numPr>
      </w:pPr>
      <w:bookmarkStart w:id="33009" w:name="_Ref463854015"/>
      <w:bookmarkStart w:id="33010" w:name="_Toc472818968"/>
      <w:bookmarkStart w:id="33011" w:name="_Toc235503546"/>
      <w:bookmarkStart w:id="33012" w:name="_Toc241509321"/>
      <w:bookmarkStart w:id="33013" w:name="_Toc244416808"/>
      <w:bookmarkStart w:id="33014" w:name="_Toc276631172"/>
      <w:bookmarkStart w:id="33015" w:name="_Toc336509655"/>
      <w:r w:rsidRPr="00E77497">
        <w:t>15.11.6</w:t>
      </w:r>
      <w:r w:rsidRPr="00E77497">
        <w:tab/>
        <w:t>Native Error Types Used in This Standard</w:t>
      </w:r>
      <w:bookmarkEnd w:id="33009"/>
      <w:bookmarkEnd w:id="33010"/>
      <w:bookmarkEnd w:id="33011"/>
      <w:bookmarkEnd w:id="33012"/>
      <w:bookmarkEnd w:id="33013"/>
      <w:bookmarkEnd w:id="33014"/>
      <w:bookmarkEnd w:id="33015"/>
    </w:p>
    <w:p w14:paraId="2FD739A2" w14:textId="77777777" w:rsidR="004C02EF" w:rsidRPr="00E77497" w:rsidRDefault="004C02EF" w:rsidP="004C02EF">
      <w:r w:rsidRPr="00E77497">
        <w:t xml:space="preserve">One of the </w:t>
      </w:r>
      <w:r w:rsidRPr="00E77497">
        <w:rPr>
          <w:i/>
        </w:rPr>
        <w:t>NativeError</w:t>
      </w:r>
      <w:r w:rsidRPr="00E77497">
        <w:t xml:space="preserve"> objects below is thrown when a runtime error is detected. All of these objects share the same structure, as described in 15.11.7.</w:t>
      </w:r>
    </w:p>
    <w:p w14:paraId="6ECACEB8" w14:textId="77777777" w:rsidR="004C02EF" w:rsidRPr="00E77497" w:rsidRDefault="004C02EF" w:rsidP="004C02EF">
      <w:pPr>
        <w:pStyle w:val="40"/>
        <w:numPr>
          <w:ilvl w:val="0"/>
          <w:numId w:val="0"/>
        </w:numPr>
      </w:pPr>
      <w:bookmarkStart w:id="33016" w:name="_Ref464292837"/>
      <w:bookmarkStart w:id="33017" w:name="_Ref457211241"/>
      <w:bookmarkStart w:id="33018" w:name="_Ref457211223"/>
      <w:r w:rsidRPr="00E77497">
        <w:t>15.11.6.1</w:t>
      </w:r>
      <w:r w:rsidRPr="00E77497">
        <w:tab/>
        <w:t>EvalError</w:t>
      </w:r>
      <w:bookmarkEnd w:id="33016"/>
    </w:p>
    <w:p w14:paraId="756964FF" w14:textId="77777777" w:rsidR="004C02EF" w:rsidRPr="00E77497" w:rsidRDefault="004C02EF" w:rsidP="004C02EF">
      <w:r w:rsidRPr="00E77497">
        <w:t>This exception is not currently used within this specification. This object remains for compatibility with previous editions of this specification.</w:t>
      </w:r>
    </w:p>
    <w:p w14:paraId="67548A16" w14:textId="77777777" w:rsidR="004C02EF" w:rsidRPr="00E77497" w:rsidRDefault="004C02EF" w:rsidP="004C02EF">
      <w:pPr>
        <w:pStyle w:val="40"/>
        <w:numPr>
          <w:ilvl w:val="0"/>
          <w:numId w:val="0"/>
        </w:numPr>
      </w:pPr>
      <w:bookmarkStart w:id="33019" w:name="_Ref457211232"/>
      <w:commentRangeStart w:id="33020"/>
      <w:r w:rsidRPr="00E77497">
        <w:t>15.11.6.2</w:t>
      </w:r>
      <w:r w:rsidRPr="00E77497">
        <w:tab/>
        <w:t>RangeError</w:t>
      </w:r>
      <w:bookmarkEnd w:id="33019"/>
    </w:p>
    <w:p w14:paraId="31426D26" w14:textId="77777777" w:rsidR="004C02EF" w:rsidRPr="00E77497" w:rsidRDefault="004C02EF" w:rsidP="004C02EF">
      <w:r w:rsidRPr="00E77497">
        <w:t>Indicates a numeric value has exceeded the allowable range. See 15.4.2.2, 15.4.5.1, 15.7.4.2, 15.7.4.5, 15.7.4.6, 15.7.4.7, and 15.9.5.43.</w:t>
      </w:r>
    </w:p>
    <w:p w14:paraId="5C6207A5" w14:textId="77777777" w:rsidR="004C02EF" w:rsidRPr="00E77497" w:rsidRDefault="004C02EF" w:rsidP="004C02EF">
      <w:pPr>
        <w:pStyle w:val="40"/>
        <w:numPr>
          <w:ilvl w:val="0"/>
          <w:numId w:val="0"/>
        </w:numPr>
      </w:pPr>
      <w:bookmarkStart w:id="33021" w:name="_Ref457211236"/>
      <w:r w:rsidRPr="00E77497">
        <w:t>15.11.6.3</w:t>
      </w:r>
      <w:r w:rsidRPr="00E77497">
        <w:tab/>
        <w:t>ReferenceError</w:t>
      </w:r>
      <w:bookmarkEnd w:id="33021"/>
    </w:p>
    <w:p w14:paraId="37CC31AA" w14:textId="77777777" w:rsidR="004C02EF" w:rsidRPr="00E77497" w:rsidRDefault="004C02EF" w:rsidP="004C02EF">
      <w:r w:rsidRPr="00E77497">
        <w:t>Indicate that an invalid reference value has been detected. See 8.</w:t>
      </w:r>
      <w:del w:id="33022" w:author="Rev 6 Allen Wirfs-Brock" w:date="2012-02-22T12:29:00Z">
        <w:r w:rsidRPr="00E77497" w:rsidDel="00F87676">
          <w:delText>7</w:delText>
        </w:r>
      </w:del>
      <w:ins w:id="33023" w:author="Rev 6 Allen Wirfs-Brock" w:date="2012-02-22T12:29:00Z">
        <w:r w:rsidR="00F87676">
          <w:t>9</w:t>
        </w:r>
      </w:ins>
      <w:r w:rsidRPr="00E77497">
        <w:t>.1, 8.</w:t>
      </w:r>
      <w:del w:id="33024" w:author="Rev 6 Allen Wirfs-Brock" w:date="2012-02-22T12:29:00Z">
        <w:r w:rsidRPr="00E77497" w:rsidDel="00F87676">
          <w:delText>7</w:delText>
        </w:r>
      </w:del>
      <w:ins w:id="33025" w:author="Rev 6 Allen Wirfs-Brock" w:date="2012-02-22T12:29:00Z">
        <w:r w:rsidR="00F87676">
          <w:t>9</w:t>
        </w:r>
      </w:ins>
      <w:r w:rsidRPr="00E77497">
        <w:t>.2, 10.2.1, 10.2.1.1.4, 10.2.1.2.4, and 11.13.1.</w:t>
      </w:r>
    </w:p>
    <w:p w14:paraId="2F9A0FBD" w14:textId="77777777" w:rsidR="004C02EF" w:rsidRPr="00E77497" w:rsidRDefault="004C02EF" w:rsidP="004C02EF">
      <w:pPr>
        <w:pStyle w:val="40"/>
        <w:numPr>
          <w:ilvl w:val="0"/>
          <w:numId w:val="0"/>
        </w:numPr>
      </w:pPr>
      <w:bookmarkStart w:id="33026" w:name="_Ref463849711"/>
      <w:r w:rsidRPr="00E77497">
        <w:t>15.11.6.4</w:t>
      </w:r>
      <w:r w:rsidRPr="00E77497">
        <w:tab/>
        <w:t>SyntaxError</w:t>
      </w:r>
      <w:bookmarkEnd w:id="33017"/>
      <w:bookmarkEnd w:id="33026"/>
    </w:p>
    <w:p w14:paraId="445A9C5A" w14:textId="77777777" w:rsidR="004C02EF" w:rsidRPr="00E77497" w:rsidRDefault="004C02EF" w:rsidP="004C02EF">
      <w:r w:rsidRPr="00E77497">
        <w:t>Indicates that a parsing error has occurred. See 11.1.5, 11.3.1, 11.3.2, 11.4.1, 11.4.4, 11.4.5, 11.13.1, 11.13.2, 12.2.1, 12.10.1, 12.14.1, 13.1, 15.1.2.1, 15.3.2.1, 15.10.2.2, 15.10.2.5, 15.10.2.9, 15.10.2.15, 15.10.2.19, 15.10.4.1, and 15.12.2.</w:t>
      </w:r>
    </w:p>
    <w:p w14:paraId="632D089A" w14:textId="77777777" w:rsidR="004C02EF" w:rsidRPr="00E77497" w:rsidRDefault="004C02EF" w:rsidP="004C02EF">
      <w:pPr>
        <w:pStyle w:val="40"/>
        <w:numPr>
          <w:ilvl w:val="0"/>
          <w:numId w:val="0"/>
        </w:numPr>
      </w:pPr>
      <w:bookmarkStart w:id="33027" w:name="_Ref457211245"/>
      <w:bookmarkStart w:id="33028" w:name="_Ref457211227"/>
      <w:bookmarkEnd w:id="33018"/>
      <w:r w:rsidRPr="00E77497">
        <w:t>15.11.6.5</w:t>
      </w:r>
      <w:r w:rsidRPr="00E77497">
        <w:tab/>
        <w:t>TypeError</w:t>
      </w:r>
      <w:bookmarkEnd w:id="33027"/>
    </w:p>
    <w:p w14:paraId="51AFE8F7" w14:textId="77777777" w:rsidR="004C02EF" w:rsidRPr="00E77497" w:rsidRDefault="004C02EF" w:rsidP="004C02EF">
      <w:r w:rsidRPr="00E77497">
        <w:t>Indicates the actual type of an operand is different than the expected type. See 8.6.2, 8.</w:t>
      </w:r>
      <w:del w:id="33029" w:author="Rev 6 Allen Wirfs-Brock" w:date="2012-02-22T12:29:00Z">
        <w:r w:rsidRPr="00E77497" w:rsidDel="00F87676">
          <w:delText>7</w:delText>
        </w:r>
      </w:del>
      <w:ins w:id="33030" w:author="Rev 6 Allen Wirfs-Brock" w:date="2012-02-22T12:29:00Z">
        <w:r w:rsidR="00F87676">
          <w:t>9</w:t>
        </w:r>
      </w:ins>
      <w:r w:rsidRPr="00E77497">
        <w:t>.2, 8.10.5, 8.12.5, 8.12.7, 8.12.8, 8.12.9, 9.9, 9.10, 10.2.1, 10.2.1.1.3, 10.6, 11.2.2, 11.2.3, 11.4.1, 11.8.6, 11.8.7, 11.3.1, 13.2, 13.2.3, 15, 15.2.3.2, 15.2.3.3, 15.2.3.4, 15.2.3.5, 15.2.3.6, 15.2.3.7, 15.2.3.8, 15.2.3.9, 15.2.3.10, 15.2.3.11, 15.2.3.12, 15.2.3.13, 15.2.3.14, 15.2.4.3, 15.3.4.2, 15.3.4.3, 15.3.4.4, 15.3.4.5, 15.3.4.5.2, 15.3.4.5.3, 15.3.5, 15.3.5.3, 15.3.5.4, 15.4.4.3, 15.4.4.11, 15.4.4.16, 15.4.4.17, 15.4.4.18, 15.4.4.19, 15.4.4.20, 15.4.4.21, 15.4.4.22, 15.4.5.1, 15.5.4.2, 15.5.4.3, 15.6.4.2, 15.6.4.3, 15.7.4, 15.7.4.2, 15.7.4.4, 15.9.5, 15.9.5.44, 15.10.4.1, 15.10.6, 15.11.4.4 and 15.12.3.</w:t>
      </w:r>
    </w:p>
    <w:p w14:paraId="64893095" w14:textId="77777777" w:rsidR="004C02EF" w:rsidRPr="00E77497" w:rsidRDefault="004C02EF" w:rsidP="004C02EF">
      <w:pPr>
        <w:pStyle w:val="40"/>
        <w:numPr>
          <w:ilvl w:val="0"/>
          <w:numId w:val="0"/>
        </w:numPr>
      </w:pPr>
      <w:bookmarkStart w:id="33031" w:name="_Ref457211250"/>
      <w:bookmarkEnd w:id="32989"/>
      <w:bookmarkEnd w:id="33028"/>
      <w:r w:rsidRPr="00E77497">
        <w:t>15.11.6.6</w:t>
      </w:r>
      <w:r w:rsidRPr="00E77497">
        <w:tab/>
        <w:t>URIError</w:t>
      </w:r>
      <w:bookmarkEnd w:id="33031"/>
    </w:p>
    <w:p w14:paraId="7E19B0B2" w14:textId="77777777" w:rsidR="004C02EF" w:rsidRPr="00E77497" w:rsidRDefault="004C02EF" w:rsidP="004C02EF">
      <w:r w:rsidRPr="00E77497">
        <w:t>Indicates that one of the global URI handling functions was used in a way that is incompatible with its definition. See 15.1.3.</w:t>
      </w:r>
      <w:commentRangeEnd w:id="33020"/>
      <w:r w:rsidR="0053000C">
        <w:rPr>
          <w:rStyle w:val="af3"/>
        </w:rPr>
        <w:commentReference w:id="33020"/>
      </w:r>
    </w:p>
    <w:p w14:paraId="3A9CA46F" w14:textId="77777777" w:rsidR="004C02EF" w:rsidRPr="00E77497" w:rsidRDefault="004C02EF" w:rsidP="00F710D2">
      <w:pPr>
        <w:pStyle w:val="30"/>
        <w:numPr>
          <w:ilvl w:val="0"/>
          <w:numId w:val="0"/>
        </w:numPr>
      </w:pPr>
      <w:bookmarkStart w:id="33032" w:name="_Hlt457703771"/>
      <w:bookmarkStart w:id="33033" w:name="_Ref463855081"/>
      <w:bookmarkStart w:id="33034" w:name="_Toc472818969"/>
      <w:bookmarkStart w:id="33035" w:name="_Toc235503547"/>
      <w:bookmarkStart w:id="33036" w:name="_Toc241509322"/>
      <w:bookmarkStart w:id="33037" w:name="_Toc244416809"/>
      <w:bookmarkStart w:id="33038" w:name="_Toc276631173"/>
      <w:bookmarkStart w:id="33039" w:name="_Ref456011632"/>
      <w:bookmarkStart w:id="33040" w:name="_Toc336509656"/>
      <w:bookmarkEnd w:id="33032"/>
      <w:r w:rsidRPr="00E77497">
        <w:t>15.11.7</w:t>
      </w:r>
      <w:r w:rsidRPr="00E77497">
        <w:rPr>
          <w:i/>
        </w:rPr>
        <w:tab/>
        <w:t>NativeError</w:t>
      </w:r>
      <w:r w:rsidRPr="00E77497">
        <w:t xml:space="preserve"> Object Structure</w:t>
      </w:r>
      <w:bookmarkEnd w:id="33033"/>
      <w:bookmarkEnd w:id="33034"/>
      <w:bookmarkEnd w:id="33035"/>
      <w:bookmarkEnd w:id="33036"/>
      <w:bookmarkEnd w:id="33037"/>
      <w:bookmarkEnd w:id="33038"/>
      <w:bookmarkEnd w:id="33040"/>
    </w:p>
    <w:p w14:paraId="265D1543" w14:textId="77777777" w:rsidR="004C02EF" w:rsidRPr="00E77497" w:rsidRDefault="004C02EF" w:rsidP="004C02EF">
      <w:r w:rsidRPr="00E77497">
        <w:t xml:space="preserve">When an ECMAScript implementation detects a runtime error, it throws an instance of one of the </w:t>
      </w:r>
      <w:r w:rsidRPr="00E77497">
        <w:rPr>
          <w:i/>
        </w:rPr>
        <w:t>NativeError</w:t>
      </w:r>
      <w:r w:rsidRPr="00E77497">
        <w:t xml:space="preserve"> objects defined in 15.11.6. Each of these objects has the structure described below, differing only in the name used as the constructor name instead of </w:t>
      </w:r>
      <w:r w:rsidRPr="00E77497">
        <w:rPr>
          <w:i/>
        </w:rPr>
        <w:t>NativeError</w:t>
      </w:r>
      <w:r w:rsidRPr="00E77497">
        <w:t xml:space="preserve">, in the </w:t>
      </w:r>
      <w:r w:rsidRPr="00E77497">
        <w:rPr>
          <w:b/>
        </w:rPr>
        <w:t>name</w:t>
      </w:r>
      <w:r w:rsidRPr="00E77497">
        <w:t xml:space="preserve"> property of the prototype object, and in the implementation-defined </w:t>
      </w:r>
      <w:r w:rsidRPr="00E77497">
        <w:rPr>
          <w:rFonts w:ascii="Courier New" w:hAnsi="Courier New"/>
          <w:b/>
        </w:rPr>
        <w:t>message</w:t>
      </w:r>
      <w:r w:rsidRPr="00E77497">
        <w:t xml:space="preserve"> property of the prototype object.</w:t>
      </w:r>
    </w:p>
    <w:p w14:paraId="5C056422" w14:textId="77777777" w:rsidR="004C02EF" w:rsidRPr="00E77497" w:rsidRDefault="004C02EF" w:rsidP="004C02EF">
      <w:r w:rsidRPr="00E77497">
        <w:t xml:space="preserve">For each error object, references to </w:t>
      </w:r>
      <w:r w:rsidRPr="00E77497">
        <w:rPr>
          <w:i/>
        </w:rPr>
        <w:t>NativeError</w:t>
      </w:r>
      <w:r w:rsidRPr="00E77497">
        <w:t xml:space="preserve"> in the definition should be replaced with the appropriate error object name from 15.11.6.</w:t>
      </w:r>
    </w:p>
    <w:p w14:paraId="55DF606A" w14:textId="77777777" w:rsidR="004C02EF" w:rsidRPr="00E77497" w:rsidRDefault="004C02EF" w:rsidP="004C02EF">
      <w:pPr>
        <w:pStyle w:val="40"/>
        <w:numPr>
          <w:ilvl w:val="0"/>
          <w:numId w:val="0"/>
        </w:numPr>
      </w:pPr>
      <w:r w:rsidRPr="00E77497">
        <w:t>15.11.7.1</w:t>
      </w:r>
      <w:r w:rsidRPr="00E77497">
        <w:rPr>
          <w:i/>
        </w:rPr>
        <w:tab/>
        <w:t>NativeError</w:t>
      </w:r>
      <w:r w:rsidRPr="00E77497">
        <w:t xml:space="preserve"> Constructors Called as Functions</w:t>
      </w:r>
    </w:p>
    <w:p w14:paraId="7582AA35" w14:textId="77777777" w:rsidR="004C02EF" w:rsidRPr="00E77497" w:rsidRDefault="004C02EF" w:rsidP="004C02EF">
      <w:r w:rsidRPr="00E77497">
        <w:t xml:space="preserve">When a </w:t>
      </w:r>
      <w:r w:rsidRPr="00E77497">
        <w:rPr>
          <w:i/>
        </w:rPr>
        <w:t>NativeError</w:t>
      </w:r>
      <w:r w:rsidRPr="00E77497">
        <w:t xml:space="preserve"> constructor is called as a function rather than as a constructor, it creates and initialises a new object.  A call of the object as a function is equivalent to calling it as a constructor with the same arguments.</w:t>
      </w:r>
    </w:p>
    <w:p w14:paraId="30C89C14" w14:textId="77777777" w:rsidR="004C02EF" w:rsidRPr="00E77497" w:rsidRDefault="004C02EF" w:rsidP="004C02EF">
      <w:pPr>
        <w:pStyle w:val="40"/>
        <w:numPr>
          <w:ilvl w:val="0"/>
          <w:numId w:val="0"/>
        </w:numPr>
      </w:pPr>
      <w:r w:rsidRPr="00E77497">
        <w:t>15.11.7.2</w:t>
      </w:r>
      <w:r w:rsidRPr="00E77497">
        <w:rPr>
          <w:i/>
        </w:rPr>
        <w:tab/>
        <w:t>NativeError</w:t>
      </w:r>
      <w:r w:rsidRPr="00E77497">
        <w:t xml:space="preserve"> (message)</w:t>
      </w:r>
    </w:p>
    <w:p w14:paraId="1B18899A" w14:textId="77777777" w:rsidR="004C02EF" w:rsidRPr="00E77497" w:rsidRDefault="004C02EF" w:rsidP="004C02EF">
      <w:r w:rsidRPr="00E77497">
        <w:t xml:space="preserve">The [[Prototype]] internal property of the newly constructed object is set to the prototype object for this error constructor.  The </w:t>
      </w:r>
      <w:del w:id="33041" w:author="Allen Wirfs-Brock" w:date="2011-07-02T14:40:00Z">
        <w:r w:rsidRPr="00E77497" w:rsidDel="00736F7F">
          <w:delText xml:space="preserve">[[Class]] internal property of the </w:delText>
        </w:r>
      </w:del>
      <w:r w:rsidRPr="00E77497">
        <w:t xml:space="preserve">newly constructed object </w:t>
      </w:r>
      <w:ins w:id="33042" w:author="Allen Wirfs-Brock" w:date="2011-07-02T14:40:00Z">
        <w:r w:rsidR="00736F7F" w:rsidRPr="00E77497">
          <w:t>has a</w:t>
        </w:r>
        <w:del w:id="33043" w:author="Rev 3 Allen Wirfs-Brock" w:date="2011-09-08T15:00:00Z">
          <w:r w:rsidR="00736F7F" w:rsidRPr="00E77497" w:rsidDel="00BA3B3B">
            <w:delText>n</w:delText>
          </w:r>
        </w:del>
        <w:r w:rsidR="00736F7F" w:rsidRPr="00E77497">
          <w:t xml:space="preserve"> [[</w:t>
        </w:r>
        <w:del w:id="33044" w:author="Rev 3 Allen Wirfs-Brock" w:date="2011-09-08T15:00:00Z">
          <w:r w:rsidR="00736F7F" w:rsidRPr="00E77497" w:rsidDel="00BA3B3B">
            <w:delText>IsError</w:delText>
          </w:r>
        </w:del>
      </w:ins>
      <w:ins w:id="33045" w:author="Rev 3 Allen Wirfs-Brock" w:date="2011-09-08T15:00:00Z">
        <w:r w:rsidR="00BA3B3B" w:rsidRPr="00E77497">
          <w:t>NativeBrand</w:t>
        </w:r>
      </w:ins>
      <w:ins w:id="33046" w:author="Allen Wirfs-Brock" w:date="2011-07-02T14:40:00Z">
        <w:r w:rsidR="00736F7F" w:rsidRPr="00E77497">
          <w:t>]] internal property</w:t>
        </w:r>
      </w:ins>
      <w:ins w:id="33047" w:author="Rev 3 Allen Wirfs-Brock" w:date="2011-09-08T15:00:00Z">
        <w:r w:rsidR="00BA3B3B" w:rsidRPr="00E77497">
          <w:t xml:space="preserve"> whose value is NativeError</w:t>
        </w:r>
        <w:r w:rsidR="00BA3B3B" w:rsidRPr="00E77497" w:rsidDel="00736F7F">
          <w:t xml:space="preserve"> </w:t>
        </w:r>
      </w:ins>
      <w:del w:id="33048" w:author="Allen Wirfs-Brock" w:date="2011-07-02T14:40:00Z">
        <w:r w:rsidRPr="00E77497" w:rsidDel="00736F7F">
          <w:delText xml:space="preserve">is set to </w:delText>
        </w:r>
        <w:r w:rsidRPr="00E77497" w:rsidDel="00736F7F">
          <w:rPr>
            <w:rFonts w:ascii="Courier New" w:hAnsi="Courier New"/>
          </w:rPr>
          <w:delText>"</w:delText>
        </w:r>
        <w:r w:rsidRPr="00E77497" w:rsidDel="00736F7F">
          <w:rPr>
            <w:rFonts w:ascii="Courier New" w:hAnsi="Courier New"/>
            <w:b/>
          </w:rPr>
          <w:delText>Error</w:delText>
        </w:r>
        <w:r w:rsidRPr="00E77497" w:rsidDel="00736F7F">
          <w:rPr>
            <w:rFonts w:ascii="Courier New" w:hAnsi="Courier New"/>
          </w:rPr>
          <w:delText>"</w:delText>
        </w:r>
      </w:del>
      <w:r w:rsidRPr="00E77497">
        <w:t xml:space="preserve">. The [[Extensible]] internal property of the newly constructed object is set to </w:t>
      </w:r>
      <w:r w:rsidRPr="00E77497">
        <w:rPr>
          <w:b/>
        </w:rPr>
        <w:t>true</w:t>
      </w:r>
      <w:r w:rsidRPr="00E77497">
        <w:t>.</w:t>
      </w:r>
    </w:p>
    <w:p w14:paraId="1763A6B9" w14:textId="77777777" w:rsidR="004C02EF" w:rsidRPr="00E77497" w:rsidRDefault="004C02EF" w:rsidP="004C02EF">
      <w:r w:rsidRPr="00E77497">
        <w:t xml:space="preserve">If the argument </w:t>
      </w:r>
      <w:r w:rsidRPr="00E77497">
        <w:rPr>
          <w:rFonts w:ascii="Times New Roman" w:hAnsi="Times New Roman"/>
          <w:i/>
        </w:rPr>
        <w:t>message</w:t>
      </w:r>
      <w:r w:rsidRPr="00E77497">
        <w:t xml:space="preserve"> is not </w:t>
      </w:r>
      <w:r w:rsidRPr="00E77497">
        <w:rPr>
          <w:b/>
        </w:rPr>
        <w:t>undefined</w:t>
      </w:r>
      <w:r w:rsidRPr="00E77497">
        <w:t xml:space="preserve">, the </w:t>
      </w:r>
      <w:r w:rsidRPr="00E77497">
        <w:rPr>
          <w:rFonts w:ascii="Courier New" w:hAnsi="Courier New"/>
          <w:b/>
        </w:rPr>
        <w:t>message</w:t>
      </w:r>
      <w:r w:rsidRPr="00E77497">
        <w:t xml:space="preserve"> own property of the newly constructed object is set to ToString(</w:t>
      </w:r>
      <w:r w:rsidRPr="00E77497">
        <w:rPr>
          <w:rFonts w:ascii="Times New Roman" w:hAnsi="Times New Roman"/>
          <w:i/>
        </w:rPr>
        <w:t>message</w:t>
      </w:r>
      <w:r w:rsidRPr="00E77497">
        <w:t>).</w:t>
      </w:r>
    </w:p>
    <w:p w14:paraId="64FFCF83" w14:textId="77777777" w:rsidR="004C02EF" w:rsidRPr="00E77497" w:rsidRDefault="004C02EF" w:rsidP="004C02EF">
      <w:pPr>
        <w:pStyle w:val="40"/>
        <w:numPr>
          <w:ilvl w:val="0"/>
          <w:numId w:val="0"/>
        </w:numPr>
      </w:pPr>
      <w:r w:rsidRPr="00E77497">
        <w:t>15.11.7.3</w:t>
      </w:r>
      <w:r w:rsidRPr="00E77497">
        <w:tab/>
        <w:t xml:space="preserve">The </w:t>
      </w:r>
      <w:r w:rsidRPr="00E77497">
        <w:rPr>
          <w:i/>
        </w:rPr>
        <w:t>NativeError</w:t>
      </w:r>
      <w:r w:rsidRPr="00E77497">
        <w:t xml:space="preserve"> Constructors</w:t>
      </w:r>
    </w:p>
    <w:p w14:paraId="44C8B94B" w14:textId="77777777" w:rsidR="004C02EF" w:rsidRPr="00E77497" w:rsidRDefault="004C02EF" w:rsidP="004C02EF">
      <w:r w:rsidRPr="00E77497">
        <w:t xml:space="preserve">When a </w:t>
      </w:r>
      <w:r w:rsidRPr="00E77497">
        <w:rPr>
          <w:i/>
        </w:rPr>
        <w:t>NativeError</w:t>
      </w:r>
      <w:r w:rsidRPr="00E77497">
        <w:t xml:space="preserve"> constructor is called as part of a </w:t>
      </w:r>
      <w:r w:rsidRPr="00E77497">
        <w:rPr>
          <w:rFonts w:ascii="Courier New" w:hAnsi="Courier New"/>
          <w:b/>
        </w:rPr>
        <w:t>new</w:t>
      </w:r>
      <w:r w:rsidRPr="00E77497">
        <w:t xml:space="preserve"> expression, it is a constructor: it initialises the newly created object.</w:t>
      </w:r>
    </w:p>
    <w:p w14:paraId="637950E1" w14:textId="77777777" w:rsidR="004C02EF" w:rsidRPr="00E77497" w:rsidRDefault="004C02EF" w:rsidP="004C02EF">
      <w:pPr>
        <w:pStyle w:val="40"/>
        <w:numPr>
          <w:ilvl w:val="0"/>
          <w:numId w:val="0"/>
        </w:numPr>
      </w:pPr>
      <w:r w:rsidRPr="00E77497">
        <w:t>15.11.7.4</w:t>
      </w:r>
      <w:r w:rsidRPr="00E77497">
        <w:tab/>
        <w:t xml:space="preserve">new </w:t>
      </w:r>
      <w:r w:rsidRPr="00E77497">
        <w:rPr>
          <w:i/>
        </w:rPr>
        <w:t>NativeError</w:t>
      </w:r>
      <w:r w:rsidRPr="00E77497">
        <w:t xml:space="preserve"> (message)</w:t>
      </w:r>
    </w:p>
    <w:p w14:paraId="4020B163" w14:textId="77777777" w:rsidR="004C02EF" w:rsidRPr="00E77497" w:rsidRDefault="004C02EF" w:rsidP="004C02EF">
      <w:r w:rsidRPr="00E77497">
        <w:t xml:space="preserve">The [[Prototype]] internal property of the newly constructed object is set to the prototype object for this </w:t>
      </w:r>
      <w:r w:rsidRPr="00E77497">
        <w:rPr>
          <w:i/>
        </w:rPr>
        <w:t>NativeError</w:t>
      </w:r>
      <w:r w:rsidRPr="00E77497">
        <w:t xml:space="preserve"> constructor.  The </w:t>
      </w:r>
      <w:del w:id="33049" w:author="Allen Wirfs-Brock" w:date="2011-07-02T14:41:00Z">
        <w:r w:rsidRPr="00E77497" w:rsidDel="00736F7F">
          <w:delText xml:space="preserve">[[Class]] internal property of the </w:delText>
        </w:r>
      </w:del>
      <w:r w:rsidRPr="00E77497">
        <w:t xml:space="preserve">newly constructed object </w:t>
      </w:r>
      <w:ins w:id="33050" w:author="Allen Wirfs-Brock" w:date="2011-07-02T14:41:00Z">
        <w:r w:rsidR="00736F7F" w:rsidRPr="00E77497">
          <w:t>has a</w:t>
        </w:r>
        <w:del w:id="33051" w:author="Rev 3 Allen Wirfs-Brock" w:date="2011-09-08T15:00:00Z">
          <w:r w:rsidR="00736F7F" w:rsidRPr="00E77497" w:rsidDel="00BA3B3B">
            <w:delText>n</w:delText>
          </w:r>
        </w:del>
        <w:r w:rsidR="00736F7F" w:rsidRPr="00E77497">
          <w:t xml:space="preserve"> [[</w:t>
        </w:r>
        <w:del w:id="33052" w:author="Rev 3 Allen Wirfs-Brock" w:date="2011-09-08T15:00:00Z">
          <w:r w:rsidR="00736F7F" w:rsidRPr="00E77497" w:rsidDel="00BA3B3B">
            <w:delText>IsError</w:delText>
          </w:r>
        </w:del>
      </w:ins>
      <w:ins w:id="33053" w:author="Rev 3 Allen Wirfs-Brock" w:date="2011-09-08T15:00:00Z">
        <w:r w:rsidR="00BA3B3B" w:rsidRPr="00E77497">
          <w:t>NativeBrand</w:t>
        </w:r>
      </w:ins>
      <w:ins w:id="33054" w:author="Allen Wirfs-Brock" w:date="2011-07-02T14:41:00Z">
        <w:r w:rsidR="00736F7F" w:rsidRPr="00E77497">
          <w:t>]] internal property</w:t>
        </w:r>
      </w:ins>
      <w:ins w:id="33055" w:author="Rev 3 Allen Wirfs-Brock" w:date="2011-09-08T15:00:00Z">
        <w:r w:rsidR="00BA3B3B" w:rsidRPr="00E77497">
          <w:t xml:space="preserve"> whose value is NativeError</w:t>
        </w:r>
        <w:r w:rsidR="00BA3B3B" w:rsidRPr="00E77497" w:rsidDel="00736F7F">
          <w:t xml:space="preserve"> </w:t>
        </w:r>
      </w:ins>
      <w:del w:id="33056" w:author="Allen Wirfs-Brock" w:date="2011-07-02T14:41:00Z">
        <w:r w:rsidRPr="00E77497" w:rsidDel="00736F7F">
          <w:delText xml:space="preserve">is set to </w:delText>
        </w:r>
        <w:r w:rsidRPr="00E77497" w:rsidDel="00736F7F">
          <w:rPr>
            <w:rFonts w:ascii="Courier New" w:hAnsi="Courier New"/>
          </w:rPr>
          <w:delText>"</w:delText>
        </w:r>
        <w:r w:rsidRPr="00E77497" w:rsidDel="00736F7F">
          <w:rPr>
            <w:rFonts w:ascii="Courier New" w:hAnsi="Courier New"/>
            <w:b/>
          </w:rPr>
          <w:delText>Error</w:delText>
        </w:r>
        <w:r w:rsidRPr="00E77497" w:rsidDel="00736F7F">
          <w:rPr>
            <w:rFonts w:ascii="Courier New" w:hAnsi="Courier New"/>
          </w:rPr>
          <w:delText>"</w:delText>
        </w:r>
      </w:del>
      <w:r w:rsidRPr="00E77497">
        <w:t xml:space="preserve">. The [[Extensible]] internal property of the newly constructed object is set to </w:t>
      </w:r>
      <w:r w:rsidRPr="00E77497">
        <w:rPr>
          <w:b/>
        </w:rPr>
        <w:t>true</w:t>
      </w:r>
      <w:r w:rsidRPr="00E77497">
        <w:t>.</w:t>
      </w:r>
    </w:p>
    <w:p w14:paraId="41420126" w14:textId="77777777" w:rsidR="004C02EF" w:rsidRPr="00E77497" w:rsidRDefault="004C02EF" w:rsidP="004C02EF">
      <w:r w:rsidRPr="00E77497">
        <w:t xml:space="preserve">If the argument </w:t>
      </w:r>
      <w:r w:rsidRPr="00E77497">
        <w:rPr>
          <w:rFonts w:ascii="Times New Roman" w:hAnsi="Times New Roman"/>
          <w:i/>
        </w:rPr>
        <w:t>message</w:t>
      </w:r>
      <w:r w:rsidRPr="00E77497">
        <w:t xml:space="preserve"> is not </w:t>
      </w:r>
      <w:r w:rsidRPr="00E77497">
        <w:rPr>
          <w:b/>
        </w:rPr>
        <w:t>undefined</w:t>
      </w:r>
      <w:r w:rsidRPr="00E77497">
        <w:t xml:space="preserve">, the </w:t>
      </w:r>
      <w:r w:rsidRPr="00E77497">
        <w:rPr>
          <w:rFonts w:ascii="Courier New" w:hAnsi="Courier New"/>
          <w:b/>
        </w:rPr>
        <w:t xml:space="preserve">message </w:t>
      </w:r>
      <w:r w:rsidRPr="00E77497">
        <w:t>own property of the newly constructed object is set to ToString(</w:t>
      </w:r>
      <w:r w:rsidRPr="00E77497">
        <w:rPr>
          <w:rFonts w:ascii="Times New Roman" w:hAnsi="Times New Roman"/>
          <w:i/>
        </w:rPr>
        <w:t>message</w:t>
      </w:r>
      <w:r w:rsidRPr="00E77497">
        <w:t xml:space="preserve">). </w:t>
      </w:r>
    </w:p>
    <w:p w14:paraId="1C32F502" w14:textId="77777777" w:rsidR="004C02EF" w:rsidRPr="00E77497" w:rsidRDefault="004C02EF" w:rsidP="004C02EF">
      <w:pPr>
        <w:pStyle w:val="40"/>
        <w:numPr>
          <w:ilvl w:val="0"/>
          <w:numId w:val="0"/>
        </w:numPr>
      </w:pPr>
      <w:r w:rsidRPr="00E77497">
        <w:t>15.11.7.5</w:t>
      </w:r>
      <w:r w:rsidRPr="00E77497">
        <w:tab/>
        <w:t xml:space="preserve">Properties of the </w:t>
      </w:r>
      <w:r w:rsidRPr="00E77497">
        <w:rPr>
          <w:i/>
        </w:rPr>
        <w:t>NativeError</w:t>
      </w:r>
      <w:r w:rsidRPr="00E77497">
        <w:t xml:space="preserve"> Constructors</w:t>
      </w:r>
    </w:p>
    <w:p w14:paraId="69EE1E46" w14:textId="77777777" w:rsidR="004C02EF" w:rsidRPr="00E77497" w:rsidRDefault="004C02EF" w:rsidP="004C02EF">
      <w:r w:rsidRPr="00E77497">
        <w:t xml:space="preserve">The value of the [[Prototype]] internal property of a </w:t>
      </w:r>
      <w:r w:rsidRPr="00E77497">
        <w:rPr>
          <w:i/>
        </w:rPr>
        <w:t>NativeError</w:t>
      </w:r>
      <w:r w:rsidRPr="00E77497">
        <w:t xml:space="preserve"> constructor is the Function prototype object (15.3.4).</w:t>
      </w:r>
    </w:p>
    <w:p w14:paraId="6F0C4762" w14:textId="77777777"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xml:space="preserve">), each </w:t>
      </w:r>
      <w:r w:rsidRPr="00E77497">
        <w:rPr>
          <w:i/>
        </w:rPr>
        <w:t>NativeError</w:t>
      </w:r>
      <w:r w:rsidRPr="00E77497">
        <w:t xml:space="preserve"> constructor has the following property:</w:t>
      </w:r>
    </w:p>
    <w:p w14:paraId="451B6047" w14:textId="77777777" w:rsidR="004C02EF" w:rsidRPr="00E77497" w:rsidRDefault="004C02EF" w:rsidP="004C02EF">
      <w:pPr>
        <w:pStyle w:val="40"/>
        <w:numPr>
          <w:ilvl w:val="0"/>
          <w:numId w:val="0"/>
        </w:numPr>
      </w:pPr>
      <w:r w:rsidRPr="00E77497">
        <w:t>15.11.7.6</w:t>
      </w:r>
      <w:r w:rsidRPr="00E77497">
        <w:rPr>
          <w:i/>
        </w:rPr>
        <w:tab/>
        <w:t>NativeError</w:t>
      </w:r>
      <w:r w:rsidRPr="00E77497">
        <w:t>.prototype</w:t>
      </w:r>
    </w:p>
    <w:p w14:paraId="4649705D" w14:textId="77777777" w:rsidR="004C02EF" w:rsidRPr="00E77497" w:rsidRDefault="004C02EF" w:rsidP="004C02EF">
      <w:r w:rsidRPr="00E77497">
        <w:t xml:space="preserve">The initial value of </w:t>
      </w:r>
      <w:r w:rsidRPr="00E77497">
        <w:rPr>
          <w:b/>
          <w:i/>
        </w:rPr>
        <w:t>NativeError</w:t>
      </w:r>
      <w:r w:rsidRPr="00E77497">
        <w:rPr>
          <w:rFonts w:ascii="Courier New" w:hAnsi="Courier New"/>
          <w:b/>
        </w:rPr>
        <w:t>.prototype</w:t>
      </w:r>
      <w:r w:rsidRPr="00E77497">
        <w:t xml:space="preserve"> is a </w:t>
      </w:r>
      <w:r w:rsidRPr="00E77497">
        <w:rPr>
          <w:i/>
        </w:rPr>
        <w:t>NativeError</w:t>
      </w:r>
      <w:r w:rsidRPr="00E77497">
        <w:t xml:space="preserve"> prototype object (15.11.7.7). Each </w:t>
      </w:r>
      <w:r w:rsidRPr="00E77497">
        <w:rPr>
          <w:i/>
        </w:rPr>
        <w:t>NativeError</w:t>
      </w:r>
      <w:r w:rsidRPr="00E77497">
        <w:t xml:space="preserve"> constructor has a separate prototype object.</w:t>
      </w:r>
    </w:p>
    <w:p w14:paraId="0A688132" w14:textId="77777777"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14:paraId="663113BC" w14:textId="77777777" w:rsidR="004C02EF" w:rsidRPr="00E77497" w:rsidRDefault="004C02EF" w:rsidP="004C02EF">
      <w:pPr>
        <w:pStyle w:val="40"/>
        <w:numPr>
          <w:ilvl w:val="0"/>
          <w:numId w:val="0"/>
        </w:numPr>
      </w:pPr>
      <w:bookmarkStart w:id="33057" w:name="_Ref463853782"/>
      <w:r w:rsidRPr="00E77497">
        <w:t>15.11.7.7</w:t>
      </w:r>
      <w:r w:rsidRPr="00E77497">
        <w:tab/>
        <w:t xml:space="preserve">Properties of the </w:t>
      </w:r>
      <w:r w:rsidRPr="00E77497">
        <w:rPr>
          <w:i/>
        </w:rPr>
        <w:t>NativeError</w:t>
      </w:r>
      <w:r w:rsidRPr="00E77497">
        <w:t xml:space="preserve"> Prototype Objects</w:t>
      </w:r>
      <w:bookmarkEnd w:id="33057"/>
    </w:p>
    <w:p w14:paraId="03CEF276" w14:textId="77777777" w:rsidR="004C02EF" w:rsidRPr="00E77497" w:rsidRDefault="004C02EF" w:rsidP="004C02EF">
      <w:r w:rsidRPr="00E77497">
        <w:t xml:space="preserve">Each </w:t>
      </w:r>
      <w:r w:rsidRPr="00E77497">
        <w:rPr>
          <w:i/>
        </w:rPr>
        <w:t>NativeError</w:t>
      </w:r>
      <w:r w:rsidRPr="00E77497">
        <w:t xml:space="preserve"> prototype object is an Error object </w:t>
      </w:r>
      <w:ins w:id="33058" w:author="Allen Wirfs-Brock" w:date="2011-07-02T14:42:00Z">
        <w:r w:rsidR="00736F7F" w:rsidRPr="00E77497">
          <w:t xml:space="preserve">and </w:t>
        </w:r>
      </w:ins>
      <w:ins w:id="33059" w:author="Allen Wirfs-Brock" w:date="2011-07-02T14:41:00Z">
        <w:r w:rsidR="00736F7F" w:rsidRPr="00E77497">
          <w:t>has a</w:t>
        </w:r>
        <w:del w:id="33060" w:author="Rev 3 Allen Wirfs-Brock" w:date="2011-09-08T15:01:00Z">
          <w:r w:rsidR="00736F7F" w:rsidRPr="00E77497" w:rsidDel="004B7D01">
            <w:delText>n</w:delText>
          </w:r>
        </w:del>
        <w:r w:rsidR="00736F7F" w:rsidRPr="00E77497">
          <w:t xml:space="preserve"> [[</w:t>
        </w:r>
        <w:del w:id="33061" w:author="Rev 3 Allen Wirfs-Brock" w:date="2011-09-08T15:01:00Z">
          <w:r w:rsidR="00736F7F" w:rsidRPr="00E77497" w:rsidDel="004B7D01">
            <w:delText>IsError</w:delText>
          </w:r>
        </w:del>
      </w:ins>
      <w:ins w:id="33062" w:author="Rev 3 Allen Wirfs-Brock" w:date="2011-09-08T15:01:00Z">
        <w:r w:rsidR="004B7D01" w:rsidRPr="00E77497">
          <w:t>NativeBrand</w:t>
        </w:r>
      </w:ins>
      <w:ins w:id="33063" w:author="Allen Wirfs-Brock" w:date="2011-07-02T14:41:00Z">
        <w:r w:rsidR="00736F7F" w:rsidRPr="00E77497">
          <w:t>]] internal property</w:t>
        </w:r>
      </w:ins>
      <w:ins w:id="33064" w:author="Rev 3 Allen Wirfs-Brock" w:date="2011-09-08T15:01:00Z">
        <w:r w:rsidR="004B7D01" w:rsidRPr="00E77497">
          <w:t xml:space="preserve"> whose value is NativeError</w:t>
        </w:r>
        <w:r w:rsidR="004B7D01" w:rsidRPr="00E77497" w:rsidDel="00736F7F">
          <w:t xml:space="preserve"> </w:t>
        </w:r>
      </w:ins>
      <w:del w:id="33065" w:author="Allen Wirfs-Brock" w:date="2011-07-02T14:41:00Z">
        <w:r w:rsidRPr="00E77497" w:rsidDel="00736F7F">
          <w:delText xml:space="preserve">(its [[Class]] is </w:delText>
        </w:r>
        <w:r w:rsidRPr="00E77497" w:rsidDel="00736F7F">
          <w:rPr>
            <w:rFonts w:ascii="Courier New" w:hAnsi="Courier New"/>
          </w:rPr>
          <w:delText>"</w:delText>
        </w:r>
        <w:r w:rsidRPr="00E77497" w:rsidDel="00736F7F">
          <w:rPr>
            <w:rFonts w:ascii="Courier New" w:hAnsi="Courier New"/>
            <w:b/>
          </w:rPr>
          <w:delText>Error</w:delText>
        </w:r>
        <w:r w:rsidRPr="00E77497" w:rsidDel="00736F7F">
          <w:rPr>
            <w:rFonts w:ascii="Courier New" w:hAnsi="Courier New"/>
          </w:rPr>
          <w:delText>"</w:delText>
        </w:r>
        <w:r w:rsidRPr="00E77497" w:rsidDel="00736F7F">
          <w:delText>)</w:delText>
        </w:r>
      </w:del>
      <w:r w:rsidRPr="00E77497">
        <w:t>.</w:t>
      </w:r>
    </w:p>
    <w:p w14:paraId="35384035" w14:textId="77777777" w:rsidR="004C02EF" w:rsidRPr="00E77497" w:rsidRDefault="004C02EF" w:rsidP="004C02EF">
      <w:r w:rsidRPr="00E77497">
        <w:t xml:space="preserve">The value of the [[Prototype]] internal property of each </w:t>
      </w:r>
      <w:r w:rsidRPr="00E77497">
        <w:rPr>
          <w:i/>
        </w:rPr>
        <w:t>NativeError</w:t>
      </w:r>
      <w:r w:rsidRPr="00E77497">
        <w:t xml:space="preserve"> prototype object is the standard built-in Error prototype object (15.11.4).</w:t>
      </w:r>
    </w:p>
    <w:p w14:paraId="4A03F297" w14:textId="77777777" w:rsidR="004C02EF" w:rsidRPr="00E77497" w:rsidRDefault="004C02EF" w:rsidP="004C02EF">
      <w:pPr>
        <w:pStyle w:val="40"/>
        <w:numPr>
          <w:ilvl w:val="0"/>
          <w:numId w:val="0"/>
        </w:numPr>
      </w:pPr>
      <w:r w:rsidRPr="00E77497">
        <w:t>15.11.7.8</w:t>
      </w:r>
      <w:r w:rsidRPr="00E77497">
        <w:rPr>
          <w:i/>
        </w:rPr>
        <w:tab/>
        <w:t>NativeError</w:t>
      </w:r>
      <w:r w:rsidRPr="00E77497">
        <w:t>.prototype.constructor</w:t>
      </w:r>
    </w:p>
    <w:p w14:paraId="147E73AF" w14:textId="77777777" w:rsidR="004C02EF" w:rsidRPr="00E77497" w:rsidRDefault="004C02EF" w:rsidP="004C02EF">
      <w:r w:rsidRPr="00E77497">
        <w:t xml:space="preserve">The initial value of the </w:t>
      </w:r>
      <w:r w:rsidRPr="00E77497">
        <w:rPr>
          <w:rFonts w:ascii="Courier New" w:hAnsi="Courier New"/>
          <w:b/>
        </w:rPr>
        <w:t>constructor</w:t>
      </w:r>
      <w:r w:rsidRPr="00E77497">
        <w:t xml:space="preserve"> property of the prototype for a given </w:t>
      </w:r>
      <w:r w:rsidRPr="00E77497">
        <w:rPr>
          <w:i/>
        </w:rPr>
        <w:t>NativeError</w:t>
      </w:r>
      <w:r w:rsidRPr="00E77497">
        <w:t xml:space="preserve"> constructor is the </w:t>
      </w:r>
      <w:r w:rsidRPr="00E77497">
        <w:rPr>
          <w:i/>
        </w:rPr>
        <w:t>NativeError</w:t>
      </w:r>
      <w:r w:rsidRPr="00E77497">
        <w:t xml:space="preserve"> constructor function itself (15.11.7).</w:t>
      </w:r>
    </w:p>
    <w:p w14:paraId="5228B878" w14:textId="77777777" w:rsidR="004C02EF" w:rsidRPr="00E77497" w:rsidRDefault="004C02EF" w:rsidP="004C02EF">
      <w:pPr>
        <w:pStyle w:val="40"/>
        <w:numPr>
          <w:ilvl w:val="0"/>
          <w:numId w:val="0"/>
        </w:numPr>
      </w:pPr>
      <w:r w:rsidRPr="00E77497">
        <w:t>15.11.7.9</w:t>
      </w:r>
      <w:r w:rsidRPr="00E77497">
        <w:rPr>
          <w:i/>
        </w:rPr>
        <w:tab/>
        <w:t>NativeError</w:t>
      </w:r>
      <w:r w:rsidRPr="00E77497">
        <w:t>.prototype.name</w:t>
      </w:r>
    </w:p>
    <w:p w14:paraId="7F39C0C3" w14:textId="77777777" w:rsidR="004C02EF" w:rsidRPr="00E77497" w:rsidRDefault="004C02EF" w:rsidP="004C02EF">
      <w:r w:rsidRPr="00E77497">
        <w:t xml:space="preserve">The initial value of the </w:t>
      </w:r>
      <w:r w:rsidRPr="00E77497">
        <w:rPr>
          <w:rFonts w:ascii="Courier New" w:hAnsi="Courier New"/>
          <w:b/>
        </w:rPr>
        <w:t>name</w:t>
      </w:r>
      <w:r w:rsidRPr="00E77497">
        <w:t xml:space="preserve"> property of the prototype for a given </w:t>
      </w:r>
      <w:r w:rsidRPr="00E77497">
        <w:rPr>
          <w:i/>
        </w:rPr>
        <w:t>NativeError</w:t>
      </w:r>
      <w:r w:rsidRPr="00E77497">
        <w:t xml:space="preserve"> constructor is the name of the constructor (the name used instead of </w:t>
      </w:r>
      <w:r w:rsidRPr="00E77497">
        <w:rPr>
          <w:i/>
        </w:rPr>
        <w:t>NativeError</w:t>
      </w:r>
      <w:r w:rsidRPr="00E77497">
        <w:t>).</w:t>
      </w:r>
    </w:p>
    <w:p w14:paraId="65A4EBA1" w14:textId="77777777" w:rsidR="004C02EF" w:rsidRPr="00E77497" w:rsidRDefault="004C02EF" w:rsidP="004C02EF">
      <w:pPr>
        <w:pStyle w:val="40"/>
        <w:numPr>
          <w:ilvl w:val="0"/>
          <w:numId w:val="0"/>
        </w:numPr>
      </w:pPr>
      <w:r w:rsidRPr="00E77497">
        <w:t>15.11.7.10</w:t>
      </w:r>
      <w:r w:rsidRPr="00E77497">
        <w:rPr>
          <w:i/>
        </w:rPr>
        <w:tab/>
        <w:t>NativeError</w:t>
      </w:r>
      <w:r w:rsidRPr="00E77497">
        <w:t>.prototype.message</w:t>
      </w:r>
    </w:p>
    <w:p w14:paraId="02F063D2" w14:textId="77777777" w:rsidR="004C02EF" w:rsidRPr="00E77497" w:rsidRDefault="004C02EF" w:rsidP="004C02EF">
      <w:r w:rsidRPr="00E77497">
        <w:t>The initial value of the</w:t>
      </w:r>
      <w:r w:rsidRPr="00E77497">
        <w:rPr>
          <w:rFonts w:ascii="Courier New" w:hAnsi="Courier New"/>
          <w:b/>
        </w:rPr>
        <w:t xml:space="preserve"> message</w:t>
      </w:r>
      <w:r w:rsidRPr="00E77497">
        <w:t xml:space="preserve"> property of the prototype for a given </w:t>
      </w:r>
      <w:r w:rsidRPr="00E77497">
        <w:rPr>
          <w:i/>
        </w:rPr>
        <w:t>NativeError</w:t>
      </w:r>
      <w:r w:rsidRPr="00E77497">
        <w:t xml:space="preserve"> constructor is the empty String.</w:t>
      </w:r>
    </w:p>
    <w:p w14:paraId="5B322B15" w14:textId="77777777" w:rsidR="004C02EF" w:rsidRPr="00E77497" w:rsidRDefault="004C02EF" w:rsidP="004C02EF">
      <w:pPr>
        <w:pStyle w:val="Note"/>
      </w:pPr>
      <w:r w:rsidRPr="00E77497">
        <w:t>NOTE</w:t>
      </w:r>
      <w:r w:rsidRPr="00E77497">
        <w:tab/>
        <w:t xml:space="preserve">The prototypes for the NativeError constructors do not themselves provide a </w:t>
      </w:r>
      <w:r w:rsidRPr="00E77497">
        <w:rPr>
          <w:rFonts w:ascii="Courier New" w:hAnsi="Courier New"/>
          <w:b/>
        </w:rPr>
        <w:t xml:space="preserve">toString </w:t>
      </w:r>
      <w:r w:rsidRPr="00E77497">
        <w:t>function, but instances of errors will inherit it from the Error prototype object.</w:t>
      </w:r>
    </w:p>
    <w:p w14:paraId="2EAB9C86" w14:textId="77777777" w:rsidR="004C02EF" w:rsidRPr="00E77497" w:rsidRDefault="004C02EF" w:rsidP="004C02EF">
      <w:pPr>
        <w:pStyle w:val="40"/>
        <w:numPr>
          <w:ilvl w:val="0"/>
          <w:numId w:val="0"/>
        </w:numPr>
      </w:pPr>
      <w:r w:rsidRPr="00E77497">
        <w:t>15.11.7.11</w:t>
      </w:r>
      <w:r w:rsidRPr="00E77497">
        <w:tab/>
        <w:t xml:space="preserve">Properties of </w:t>
      </w:r>
      <w:r w:rsidRPr="00E77497">
        <w:rPr>
          <w:i/>
        </w:rPr>
        <w:t>NativeError</w:t>
      </w:r>
      <w:r w:rsidRPr="00E77497">
        <w:t xml:space="preserve"> Instances</w:t>
      </w:r>
    </w:p>
    <w:p w14:paraId="08A08DA2" w14:textId="77777777" w:rsidR="004C02EF" w:rsidRPr="00E77497" w:rsidRDefault="004C02EF" w:rsidP="004C02EF">
      <w:r w:rsidRPr="00E77497">
        <w:rPr>
          <w:i/>
        </w:rPr>
        <w:t>NativeError</w:t>
      </w:r>
      <w:r w:rsidRPr="00E77497">
        <w:t xml:space="preserve"> instances inherit properties from their </w:t>
      </w:r>
      <w:r w:rsidRPr="00E77497">
        <w:rPr>
          <w:i/>
        </w:rPr>
        <w:t>NativeError</w:t>
      </w:r>
      <w:r w:rsidRPr="00E77497">
        <w:t xml:space="preserve"> prototype object and </w:t>
      </w:r>
      <w:ins w:id="33066" w:author="Allen Wirfs-Brock" w:date="2011-07-02T14:42:00Z">
        <w:r w:rsidR="00736F7F" w:rsidRPr="00E77497">
          <w:t>have a</w:t>
        </w:r>
        <w:del w:id="33067" w:author="Rev 3 Allen Wirfs-Brock" w:date="2011-09-08T15:01:00Z">
          <w:r w:rsidR="00736F7F" w:rsidRPr="00E77497" w:rsidDel="004B7D01">
            <w:delText>n</w:delText>
          </w:r>
        </w:del>
        <w:r w:rsidR="00736F7F" w:rsidRPr="00E77497">
          <w:t xml:space="preserve"> [[</w:t>
        </w:r>
        <w:del w:id="33068" w:author="Rev 3 Allen Wirfs-Brock" w:date="2011-09-08T15:01:00Z">
          <w:r w:rsidR="00736F7F" w:rsidRPr="00E77497" w:rsidDel="004B7D01">
            <w:delText>IsError</w:delText>
          </w:r>
        </w:del>
      </w:ins>
      <w:ins w:id="33069" w:author="Rev 3 Allen Wirfs-Brock" w:date="2011-09-08T15:01:00Z">
        <w:r w:rsidR="004B7D01" w:rsidRPr="00E77497">
          <w:t>NativeBrand</w:t>
        </w:r>
      </w:ins>
      <w:ins w:id="33070" w:author="Allen Wirfs-Brock" w:date="2011-07-02T14:42:00Z">
        <w:r w:rsidR="00736F7F" w:rsidRPr="00E77497">
          <w:t>]] internal property</w:t>
        </w:r>
      </w:ins>
      <w:ins w:id="33071" w:author="Rev 3 Allen Wirfs-Brock" w:date="2011-09-08T15:01:00Z">
        <w:r w:rsidR="004B7D01" w:rsidRPr="00E77497">
          <w:t xml:space="preserve"> whose value is NativeError</w:t>
        </w:r>
        <w:r w:rsidR="004B7D01" w:rsidRPr="00E77497" w:rsidDel="00736F7F">
          <w:t xml:space="preserve"> </w:t>
        </w:r>
      </w:ins>
      <w:del w:id="33072" w:author="Allen Wirfs-Brock" w:date="2011-07-02T14:42:00Z">
        <w:r w:rsidRPr="00E77497" w:rsidDel="00736F7F">
          <w:delText xml:space="preserve">their [[Class]] internal property value is </w:delText>
        </w:r>
        <w:r w:rsidRPr="00E77497" w:rsidDel="00736F7F">
          <w:rPr>
            <w:rFonts w:ascii="Courier New" w:hAnsi="Courier New" w:cs="Courier New"/>
            <w:b/>
          </w:rPr>
          <w:delText>"Error"</w:delText>
        </w:r>
      </w:del>
      <w:r w:rsidRPr="00E77497">
        <w:t xml:space="preserve">.  </w:t>
      </w:r>
      <w:r w:rsidRPr="00E77497">
        <w:rPr>
          <w:i/>
        </w:rPr>
        <w:t>NativeError</w:t>
      </w:r>
      <w:r w:rsidRPr="00E77497">
        <w:t xml:space="preserve"> instances have no special properties.</w:t>
      </w:r>
    </w:p>
    <w:p w14:paraId="1266483C" w14:textId="77777777" w:rsidR="004C02EF" w:rsidRPr="00E77497" w:rsidRDefault="004C02EF" w:rsidP="00F710D2">
      <w:pPr>
        <w:pStyle w:val="20"/>
        <w:numPr>
          <w:ilvl w:val="0"/>
          <w:numId w:val="0"/>
        </w:numPr>
      </w:pPr>
      <w:bookmarkStart w:id="33073" w:name="_Toc235503548"/>
      <w:bookmarkStart w:id="33074" w:name="_Toc241509323"/>
      <w:bookmarkStart w:id="33075" w:name="_Toc244416810"/>
      <w:bookmarkStart w:id="33076" w:name="_Toc276631174"/>
      <w:bookmarkStart w:id="33077" w:name="_Toc336509657"/>
      <w:r w:rsidRPr="00E77497">
        <w:t>15.12</w:t>
      </w:r>
      <w:r w:rsidRPr="00E77497">
        <w:tab/>
        <w:t>The JSON Object</w:t>
      </w:r>
      <w:bookmarkEnd w:id="33073"/>
      <w:bookmarkEnd w:id="33074"/>
      <w:bookmarkEnd w:id="33075"/>
      <w:bookmarkEnd w:id="33076"/>
      <w:bookmarkEnd w:id="33077"/>
    </w:p>
    <w:p w14:paraId="78EDEB1A" w14:textId="77777777" w:rsidR="004C02EF" w:rsidRPr="00E77497" w:rsidRDefault="004C02EF" w:rsidP="004C02EF">
      <w:r w:rsidRPr="00E77497">
        <w:t xml:space="preserve">The </w:t>
      </w:r>
      <w:r w:rsidRPr="00E77497">
        <w:rPr>
          <w:b/>
        </w:rPr>
        <w:t>JSON</w:t>
      </w:r>
      <w:r w:rsidRPr="00E77497">
        <w:t xml:space="preserve"> object is a single object that contains two functions, </w:t>
      </w:r>
      <w:r w:rsidRPr="00E77497">
        <w:rPr>
          <w:b/>
        </w:rPr>
        <w:t xml:space="preserve">parse </w:t>
      </w:r>
      <w:r w:rsidRPr="00E77497">
        <w:t xml:space="preserve">and </w:t>
      </w:r>
      <w:r w:rsidRPr="00E77497">
        <w:rPr>
          <w:b/>
        </w:rPr>
        <w:t>stringify</w:t>
      </w:r>
      <w:r w:rsidRPr="00E77497">
        <w:t>, that are used to parse and construct JSON texts. The JSON Data Interchange Format is described in RFC 4627 &lt;http://www.ietf.org/rfc/rfc4627.txt&gt;. The JSON interchange format used in this specification is exactly that described by RFC 4627 with two exceptions:</w:t>
      </w:r>
    </w:p>
    <w:p w14:paraId="5A614552" w14:textId="77777777" w:rsidR="004C02EF" w:rsidRPr="00E77497" w:rsidRDefault="004C02EF" w:rsidP="001F482D">
      <w:pPr>
        <w:numPr>
          <w:ilvl w:val="0"/>
          <w:numId w:val="393"/>
        </w:numPr>
      </w:pPr>
      <w:r w:rsidRPr="00E77497">
        <w:t xml:space="preserve">The top level </w:t>
      </w:r>
      <w:r w:rsidRPr="00E77497">
        <w:rPr>
          <w:rFonts w:ascii="Times New Roman" w:hAnsi="Times New Roman"/>
          <w:i/>
        </w:rPr>
        <w:t>JSONText</w:t>
      </w:r>
      <w:r w:rsidRPr="00E77497">
        <w:t xml:space="preserve"> production of the ECMAScript JSON grammar may consist of any </w:t>
      </w:r>
      <w:r w:rsidRPr="00E77497">
        <w:rPr>
          <w:rFonts w:ascii="Times New Roman" w:hAnsi="Times New Roman"/>
          <w:i/>
        </w:rPr>
        <w:t>JSONValue</w:t>
      </w:r>
      <w:r w:rsidRPr="00E77497">
        <w:t xml:space="preserve"> rather than being restricted to being  a </w:t>
      </w:r>
      <w:r w:rsidRPr="00E77497">
        <w:rPr>
          <w:rFonts w:ascii="Times New Roman" w:hAnsi="Times New Roman"/>
          <w:i/>
        </w:rPr>
        <w:t>JSONObject</w:t>
      </w:r>
      <w:r w:rsidRPr="00E77497">
        <w:t xml:space="preserve"> or a </w:t>
      </w:r>
      <w:r w:rsidRPr="00E77497">
        <w:rPr>
          <w:rFonts w:ascii="Times New Roman" w:hAnsi="Times New Roman"/>
          <w:i/>
        </w:rPr>
        <w:t>JSONArray</w:t>
      </w:r>
      <w:r w:rsidRPr="00E77497">
        <w:t xml:space="preserve"> as specified by RFC 4627. </w:t>
      </w:r>
    </w:p>
    <w:p w14:paraId="60AD44D0" w14:textId="77777777" w:rsidR="004C02EF" w:rsidRPr="00E77497" w:rsidRDefault="004C02EF" w:rsidP="001F482D">
      <w:pPr>
        <w:numPr>
          <w:ilvl w:val="0"/>
          <w:numId w:val="393"/>
        </w:numPr>
      </w:pPr>
      <w:r w:rsidRPr="00E77497">
        <w:t xml:space="preserve">Conforming implementations of </w:t>
      </w:r>
      <w:r w:rsidRPr="00E77497">
        <w:rPr>
          <w:b/>
        </w:rPr>
        <w:t>JSON.parse</w:t>
      </w:r>
      <w:r w:rsidRPr="00E77497">
        <w:t xml:space="preserve"> and </w:t>
      </w:r>
      <w:r w:rsidRPr="00E77497">
        <w:rPr>
          <w:b/>
        </w:rPr>
        <w:t>JSON.stringify</w:t>
      </w:r>
      <w:r w:rsidRPr="00E77497">
        <w:t xml:space="preserve"> must support the exact interchange format described in this specification without any deletions or extensions to the format. This differs from RFC 4627 which permits a JSON parser to accept non-JSON forms and extensions.</w:t>
      </w:r>
    </w:p>
    <w:p w14:paraId="7235BA39" w14:textId="77777777" w:rsidR="004C02EF" w:rsidRPr="00E77497" w:rsidRDefault="004C02EF" w:rsidP="004C02EF">
      <w:r w:rsidRPr="00E77497">
        <w:t xml:space="preserve">The value of the [[Prototype]] internal property of the JSON object is the standard built-in Object prototype object (15.2.4). The </w:t>
      </w:r>
      <w:del w:id="33078" w:author="Allen Wirfs-Brock" w:date="2011-07-02T14:42:00Z">
        <w:r w:rsidRPr="00E77497" w:rsidDel="00736F7F">
          <w:delText xml:space="preserve">value of the [[Class]] internal property of the </w:delText>
        </w:r>
      </w:del>
      <w:r w:rsidRPr="00E77497">
        <w:t xml:space="preserve">JSON object </w:t>
      </w:r>
      <w:ins w:id="33079" w:author="Allen Wirfs-Brock" w:date="2011-07-02T14:42:00Z">
        <w:r w:rsidR="00736F7F" w:rsidRPr="00E77497">
          <w:t>has a</w:t>
        </w:r>
        <w:del w:id="33080" w:author="Rev 3 Allen Wirfs-Brock" w:date="2011-09-08T15:03:00Z">
          <w:r w:rsidR="00736F7F" w:rsidRPr="00E77497" w:rsidDel="00883E25">
            <w:delText>n</w:delText>
          </w:r>
        </w:del>
        <w:r w:rsidR="00736F7F" w:rsidRPr="00E77497">
          <w:t xml:space="preserve"> [[</w:t>
        </w:r>
        <w:del w:id="33081" w:author="Rev 3 Allen Wirfs-Brock" w:date="2011-09-08T15:03:00Z">
          <w:r w:rsidR="00736F7F" w:rsidRPr="00E77497" w:rsidDel="00883E25">
            <w:delText>Is</w:delText>
          </w:r>
        </w:del>
      </w:ins>
      <w:ins w:id="33082" w:author="Allen Wirfs-Brock" w:date="2011-07-02T14:43:00Z">
        <w:del w:id="33083" w:author="Rev 3 Allen Wirfs-Brock" w:date="2011-09-08T15:03:00Z">
          <w:r w:rsidR="00736F7F" w:rsidRPr="00E77497" w:rsidDel="00883E25">
            <w:delText>JSON</w:delText>
          </w:r>
        </w:del>
      </w:ins>
      <w:ins w:id="33084" w:author="Rev 3 Allen Wirfs-Brock" w:date="2011-09-08T15:03:00Z">
        <w:r w:rsidR="00883E25" w:rsidRPr="00E77497">
          <w:t>NativeBrand</w:t>
        </w:r>
      </w:ins>
      <w:ins w:id="33085" w:author="Allen Wirfs-Brock" w:date="2011-07-02T14:42:00Z">
        <w:r w:rsidR="00736F7F" w:rsidRPr="00E77497">
          <w:t>]] internal property</w:t>
        </w:r>
      </w:ins>
      <w:ins w:id="33086" w:author="Rev 3 Allen Wirfs-Brock" w:date="2011-09-08T15:02:00Z">
        <w:r w:rsidR="00883E25" w:rsidRPr="00E77497">
          <w:t xml:space="preserve"> whose value is Native</w:t>
        </w:r>
      </w:ins>
      <w:ins w:id="33087" w:author="Rev 3 Allen Wirfs-Brock" w:date="2011-09-08T15:03:00Z">
        <w:r w:rsidR="00883E25" w:rsidRPr="00E77497">
          <w:t>JSON</w:t>
        </w:r>
      </w:ins>
      <w:ins w:id="33088" w:author="Rev 3 Allen Wirfs-Brock" w:date="2011-09-08T15:02:00Z">
        <w:r w:rsidR="00883E25" w:rsidRPr="00E77497" w:rsidDel="00736F7F">
          <w:t xml:space="preserve"> </w:t>
        </w:r>
      </w:ins>
      <w:del w:id="33089" w:author="Allen Wirfs-Brock" w:date="2011-07-02T14:42:00Z">
        <w:r w:rsidRPr="00E77497" w:rsidDel="00736F7F">
          <w:delText xml:space="preserve">is </w:delText>
        </w:r>
        <w:r w:rsidRPr="00E77497" w:rsidDel="00736F7F">
          <w:rPr>
            <w:rFonts w:ascii="Courier New" w:hAnsi="Courier New"/>
            <w:b/>
          </w:rPr>
          <w:delText>"JSON"</w:delText>
        </w:r>
      </w:del>
      <w:r w:rsidRPr="00E77497">
        <w:t xml:space="preserve">. The value of the [[Extensible]] internal property of the JSON object is set to </w:t>
      </w:r>
      <w:r w:rsidRPr="00E77497">
        <w:rPr>
          <w:b/>
        </w:rPr>
        <w:t>true</w:t>
      </w:r>
      <w:r w:rsidRPr="00E77497">
        <w:t>.</w:t>
      </w:r>
    </w:p>
    <w:p w14:paraId="123614AC" w14:textId="77777777" w:rsidR="004C02EF" w:rsidRPr="00E77497" w:rsidRDefault="004C02EF" w:rsidP="004C02EF">
      <w:r w:rsidRPr="00E77497">
        <w:t xml:space="preserve">The JSON object does not have a [[Construct]] internal property; it is not possible to use the JSON object as a constructor with the </w:t>
      </w:r>
      <w:r w:rsidRPr="00E77497">
        <w:rPr>
          <w:rFonts w:ascii="Courier New" w:hAnsi="Courier New"/>
          <w:b/>
        </w:rPr>
        <w:t>new</w:t>
      </w:r>
      <w:r w:rsidRPr="00E77497">
        <w:t xml:space="preserve"> operator.</w:t>
      </w:r>
    </w:p>
    <w:p w14:paraId="3FC3B69E" w14:textId="77777777" w:rsidR="004C02EF" w:rsidRPr="00E77497" w:rsidRDefault="004C02EF" w:rsidP="004C02EF">
      <w:r w:rsidRPr="00E77497">
        <w:t>The JSON object does not have a [[Call]] internal property; it is not possible to invoke the JSON object as a function.</w:t>
      </w:r>
    </w:p>
    <w:p w14:paraId="5241A4B6" w14:textId="77777777" w:rsidR="004C02EF" w:rsidRPr="00E77497" w:rsidRDefault="004C02EF" w:rsidP="00F710D2">
      <w:pPr>
        <w:pStyle w:val="30"/>
        <w:numPr>
          <w:ilvl w:val="0"/>
          <w:numId w:val="0"/>
        </w:numPr>
      </w:pPr>
      <w:bookmarkStart w:id="33090" w:name="_Toc235503549"/>
      <w:bookmarkStart w:id="33091" w:name="_Toc241509324"/>
      <w:bookmarkStart w:id="33092" w:name="_Toc244416811"/>
      <w:bookmarkStart w:id="33093" w:name="_Toc276631175"/>
      <w:bookmarkStart w:id="33094" w:name="_Toc336509658"/>
      <w:r w:rsidRPr="00E77497">
        <w:t>15.12.1</w:t>
      </w:r>
      <w:r w:rsidRPr="00E77497">
        <w:tab/>
        <w:t>The JSON Grammar</w:t>
      </w:r>
      <w:bookmarkEnd w:id="33090"/>
      <w:bookmarkEnd w:id="33091"/>
      <w:bookmarkEnd w:id="33092"/>
      <w:bookmarkEnd w:id="33093"/>
      <w:bookmarkEnd w:id="33094"/>
      <w:r w:rsidRPr="00E77497">
        <w:t xml:space="preserve"> </w:t>
      </w:r>
    </w:p>
    <w:p w14:paraId="3B58C7BD" w14:textId="77777777" w:rsidR="004C02EF" w:rsidRPr="00E77497" w:rsidRDefault="004C02EF" w:rsidP="004C02EF">
      <w:r w:rsidRPr="00E77497">
        <w:t>JSON.stringify produces a String that conforms to the following JSON grammar. JSON.parse accepts a String that conforms to the JSON grammar.</w:t>
      </w:r>
    </w:p>
    <w:p w14:paraId="57F36D88" w14:textId="77777777" w:rsidR="004C02EF" w:rsidRPr="00E77497" w:rsidRDefault="004C02EF" w:rsidP="004C02EF">
      <w:pPr>
        <w:pStyle w:val="40"/>
        <w:numPr>
          <w:ilvl w:val="0"/>
          <w:numId w:val="0"/>
        </w:numPr>
      </w:pPr>
      <w:r w:rsidRPr="00E77497">
        <w:t>15.12.1.1</w:t>
      </w:r>
      <w:r w:rsidRPr="00E77497">
        <w:tab/>
        <w:t>The JSON Lexical Grammar</w:t>
      </w:r>
    </w:p>
    <w:p w14:paraId="30BDEC60" w14:textId="77777777" w:rsidR="004C02EF" w:rsidRPr="00E77497" w:rsidRDefault="004C02EF" w:rsidP="004C02EF">
      <w:r w:rsidRPr="00E77497">
        <w:t xml:space="preserve">JSON is similar to ECMAScript source text in that it consists of a sequence of </w:t>
      </w:r>
      <w:ins w:id="33095" w:author="Rev 9 Allen Wirfs-Brock" w:date="2012-07-07T13:26:00Z">
        <w:r w:rsidR="00EE36C4">
          <w:t xml:space="preserve">Unicode </w:t>
        </w:r>
      </w:ins>
      <w:r w:rsidRPr="00E77497">
        <w:t xml:space="preserve">characters conforming to the rules of </w:t>
      </w:r>
      <w:r w:rsidRPr="00E77497">
        <w:rPr>
          <w:rFonts w:ascii="Times New Roman" w:hAnsi="Times New Roman"/>
          <w:i/>
        </w:rPr>
        <w:t>SourceCharacter</w:t>
      </w:r>
      <w:r w:rsidRPr="00E77497">
        <w:t xml:space="preserve">. The JSON Lexical Grammar defines the tokens that make up a JSON text similar to the manner that the ECMAScript lexical grammar defines the tokens of an ECMAScript source text. The JSON Lexical grammar only recognises the white space character specified by the production </w:t>
      </w:r>
      <w:r w:rsidRPr="00E77497">
        <w:rPr>
          <w:rFonts w:ascii="Times New Roman" w:hAnsi="Times New Roman"/>
          <w:i/>
        </w:rPr>
        <w:t>JSONWhiteSpace</w:t>
      </w:r>
      <w:r w:rsidRPr="00E77497">
        <w:t>. The JSON lexical grammar shares some productions with the ECMAScript lexical grammar.  All nonterminal symbols of the grammar that do not begin with the characters “JSON” are defined by productions of the ECMAScript lexical grammar.</w:t>
      </w:r>
    </w:p>
    <w:p w14:paraId="0121DCEB" w14:textId="77777777" w:rsidR="004C02EF" w:rsidRPr="00E77497" w:rsidRDefault="004C02EF" w:rsidP="004C02EF">
      <w:pPr>
        <w:pStyle w:val="Syntax"/>
      </w:pPr>
      <w:r w:rsidRPr="00E77497">
        <w:t>Syntax</w:t>
      </w:r>
    </w:p>
    <w:p w14:paraId="0B24E623" w14:textId="77777777" w:rsidR="004C02EF" w:rsidRPr="00E77497" w:rsidRDefault="004C02EF" w:rsidP="004C02EF">
      <w:pPr>
        <w:keepNext/>
        <w:spacing w:after="0"/>
        <w:rPr>
          <w:b/>
        </w:rPr>
      </w:pPr>
      <w:r w:rsidRPr="00E77497">
        <w:rPr>
          <w:rFonts w:ascii="Times New Roman" w:hAnsi="Times New Roman"/>
          <w:i/>
        </w:rPr>
        <w:t xml:space="preserve">JSONWhiteSpace </w:t>
      </w:r>
      <w:r w:rsidRPr="00E77497">
        <w:rPr>
          <w:b/>
        </w:rPr>
        <w:t>::</w:t>
      </w:r>
    </w:p>
    <w:p w14:paraId="219D7A20" w14:textId="77777777" w:rsidR="004C02EF" w:rsidRPr="00E77497" w:rsidRDefault="004C02EF" w:rsidP="004C02EF">
      <w:pPr>
        <w:pStyle w:val="SyntaxRule2"/>
        <w:keepNext w:val="0"/>
        <w:keepLines/>
        <w:rPr>
          <w:i w:val="0"/>
        </w:rPr>
      </w:pPr>
      <w:r w:rsidRPr="00E77497">
        <w:rPr>
          <w:i w:val="0"/>
        </w:rPr>
        <w:t>&lt;TAB&gt;</w:t>
      </w:r>
      <w:r w:rsidRPr="00E77497">
        <w:rPr>
          <w:i w:val="0"/>
        </w:rPr>
        <w:br/>
        <w:t>&lt;CR&gt;</w:t>
      </w:r>
      <w:r w:rsidRPr="00E77497">
        <w:rPr>
          <w:i w:val="0"/>
        </w:rPr>
        <w:br/>
        <w:t>&lt;LF&gt;</w:t>
      </w:r>
      <w:r w:rsidRPr="00E77497">
        <w:rPr>
          <w:i w:val="0"/>
        </w:rPr>
        <w:br/>
        <w:t>&lt;SP&gt;</w:t>
      </w:r>
    </w:p>
    <w:p w14:paraId="3162DF73" w14:textId="77777777" w:rsidR="004C02EF" w:rsidRPr="00E77497" w:rsidRDefault="004C02EF" w:rsidP="004C02EF">
      <w:pPr>
        <w:pStyle w:val="M0"/>
        <w:spacing w:after="0"/>
        <w:rPr>
          <w:sz w:val="16"/>
        </w:rPr>
      </w:pPr>
    </w:p>
    <w:p w14:paraId="39231B5A" w14:textId="77777777" w:rsidR="004C02EF" w:rsidRPr="00E77497" w:rsidRDefault="004C02EF" w:rsidP="004C02EF">
      <w:pPr>
        <w:pStyle w:val="SyntaxRule"/>
      </w:pPr>
      <w:r w:rsidRPr="00E77497">
        <w:t xml:space="preserve">JSONString </w:t>
      </w:r>
      <w:r w:rsidRPr="00E77497">
        <w:rPr>
          <w:rFonts w:ascii="Arial" w:hAnsi="Arial"/>
          <w:b/>
          <w:i w:val="0"/>
        </w:rPr>
        <w:t>::</w:t>
      </w:r>
    </w:p>
    <w:p w14:paraId="12DD225A" w14:textId="77777777" w:rsidR="004C02EF" w:rsidRPr="00E77497" w:rsidRDefault="004C02EF" w:rsidP="004C02EF">
      <w:pPr>
        <w:pStyle w:val="SyntaxRule2"/>
      </w:pPr>
      <w:r w:rsidRPr="00E77497">
        <w:rPr>
          <w:rFonts w:ascii="Courier New" w:hAnsi="Courier New" w:cs="Courier New"/>
          <w:b/>
          <w:i w:val="0"/>
        </w:rPr>
        <w:t xml:space="preserve">" </w:t>
      </w:r>
      <w:r w:rsidRPr="00E77497">
        <w:t>JSONStringCharacters</w:t>
      </w:r>
      <w:r w:rsidRPr="00E77497">
        <w:rPr>
          <w:rFonts w:ascii="Arial" w:hAnsi="Arial" w:cs="Arial"/>
          <w:i w:val="0"/>
          <w:vertAlign w:val="subscript"/>
        </w:rPr>
        <w:t>opt</w:t>
      </w:r>
      <w:r w:rsidRPr="00E77497">
        <w:rPr>
          <w:rFonts w:ascii="Courier New" w:hAnsi="Courier New" w:cs="Courier New"/>
          <w:b/>
          <w:i w:val="0"/>
        </w:rPr>
        <w:t xml:space="preserve"> "</w:t>
      </w:r>
    </w:p>
    <w:p w14:paraId="487B9FFA" w14:textId="77777777" w:rsidR="004C02EF" w:rsidRPr="00E77497" w:rsidRDefault="004C02EF" w:rsidP="004C02EF">
      <w:pPr>
        <w:pStyle w:val="M0"/>
        <w:spacing w:after="0"/>
        <w:rPr>
          <w:sz w:val="16"/>
        </w:rPr>
      </w:pPr>
    </w:p>
    <w:p w14:paraId="49B50606" w14:textId="77777777" w:rsidR="004C02EF" w:rsidRPr="00E77497" w:rsidRDefault="004C02EF" w:rsidP="004C02EF">
      <w:pPr>
        <w:pStyle w:val="SyntaxRule"/>
      </w:pPr>
      <w:r w:rsidRPr="00E77497">
        <w:t xml:space="preserve">JSONStringCharacters </w:t>
      </w:r>
      <w:r w:rsidRPr="00E77497">
        <w:rPr>
          <w:rFonts w:ascii="Arial" w:hAnsi="Arial"/>
          <w:b/>
          <w:i w:val="0"/>
        </w:rPr>
        <w:t>::</w:t>
      </w:r>
    </w:p>
    <w:p w14:paraId="40B4E39B" w14:textId="77777777" w:rsidR="004C02EF" w:rsidRPr="00E77497" w:rsidRDefault="004C02EF" w:rsidP="004C02EF">
      <w:pPr>
        <w:pStyle w:val="SyntaxRule2"/>
      </w:pPr>
      <w:r w:rsidRPr="00E77497">
        <w:t>JSONStringCharacter JSONStringCharacters</w:t>
      </w:r>
      <w:r w:rsidRPr="00E77497">
        <w:rPr>
          <w:rFonts w:ascii="Arial" w:hAnsi="Arial" w:cs="Arial"/>
          <w:i w:val="0"/>
          <w:vertAlign w:val="subscript"/>
        </w:rPr>
        <w:t>opt</w:t>
      </w:r>
      <w:r w:rsidRPr="00E77497">
        <w:t xml:space="preserve"> </w:t>
      </w:r>
    </w:p>
    <w:p w14:paraId="768C7976" w14:textId="77777777" w:rsidR="004C02EF" w:rsidRPr="00E77497" w:rsidRDefault="004C02EF" w:rsidP="004C02EF">
      <w:pPr>
        <w:pStyle w:val="M0"/>
        <w:spacing w:after="0"/>
        <w:rPr>
          <w:sz w:val="16"/>
        </w:rPr>
      </w:pPr>
    </w:p>
    <w:p w14:paraId="061CA100" w14:textId="77777777" w:rsidR="004C02EF" w:rsidRPr="00E77497" w:rsidRDefault="004C02EF" w:rsidP="004C02EF">
      <w:pPr>
        <w:spacing w:after="0"/>
        <w:rPr>
          <w:rFonts w:ascii="Times New Roman" w:hAnsi="Times New Roman"/>
          <w:i/>
        </w:rPr>
      </w:pPr>
      <w:r w:rsidRPr="00E77497">
        <w:rPr>
          <w:rFonts w:ascii="Times New Roman" w:hAnsi="Times New Roman"/>
          <w:i/>
        </w:rPr>
        <w:t xml:space="preserve">JSONStringCharacter </w:t>
      </w:r>
      <w:r w:rsidRPr="00E77497">
        <w:rPr>
          <w:b/>
        </w:rPr>
        <w:t>::</w:t>
      </w:r>
    </w:p>
    <w:p w14:paraId="13593DAB" w14:textId="77777777" w:rsidR="004C02EF" w:rsidRPr="00E77497" w:rsidRDefault="004C02EF" w:rsidP="004C02EF">
      <w:pPr>
        <w:pStyle w:val="SyntaxRule2"/>
      </w:pPr>
      <w:r w:rsidRPr="00E77497">
        <w:t>SourceCharacter</w:t>
      </w:r>
      <w:r w:rsidRPr="00E77497" w:rsidDel="009A2EC5">
        <w:t xml:space="preserve"> </w:t>
      </w:r>
      <w:r w:rsidRPr="00E77497">
        <w:rPr>
          <w:rFonts w:ascii="Arial" w:hAnsi="Arial"/>
          <w:b/>
          <w:i w:val="0"/>
        </w:rPr>
        <w:t>but not one of</w:t>
      </w:r>
      <w:r w:rsidRPr="00E77497">
        <w:t xml:space="preserve"> </w:t>
      </w:r>
      <w:r w:rsidRPr="00E77497">
        <w:rPr>
          <w:rFonts w:ascii="Courier New" w:hAnsi="Courier New" w:cs="Courier New"/>
          <w:b/>
          <w:i w:val="0"/>
        </w:rPr>
        <w:t>"</w:t>
      </w:r>
      <w:r w:rsidRPr="00E77497">
        <w:t xml:space="preserve"> </w:t>
      </w:r>
      <w:r w:rsidRPr="00E77497">
        <w:rPr>
          <w:rFonts w:ascii="Arial" w:hAnsi="Arial"/>
          <w:b/>
          <w:i w:val="0"/>
        </w:rPr>
        <w:t>or</w:t>
      </w:r>
      <w:r w:rsidRPr="00E77497">
        <w:t xml:space="preserve"> </w:t>
      </w:r>
      <w:r w:rsidRPr="00E77497">
        <w:rPr>
          <w:rFonts w:ascii="Courier New" w:hAnsi="Courier New" w:cs="Courier New"/>
          <w:b/>
          <w:i w:val="0"/>
        </w:rPr>
        <w:t xml:space="preserve">\ </w:t>
      </w:r>
      <w:r w:rsidRPr="00E77497">
        <w:rPr>
          <w:rFonts w:ascii="Arial" w:hAnsi="Arial"/>
          <w:b/>
          <w:i w:val="0"/>
        </w:rPr>
        <w:t>or</w:t>
      </w:r>
      <w:r w:rsidRPr="00E77497">
        <w:t xml:space="preserve"> U+0000 </w:t>
      </w:r>
      <w:r w:rsidRPr="00E77497">
        <w:rPr>
          <w:rFonts w:ascii="Arial" w:hAnsi="Arial"/>
          <w:b/>
          <w:i w:val="0"/>
        </w:rPr>
        <w:t>through</w:t>
      </w:r>
      <w:r w:rsidRPr="00E77497">
        <w:t xml:space="preserve"> U+001F</w:t>
      </w:r>
    </w:p>
    <w:p w14:paraId="619F733B" w14:textId="77777777" w:rsidR="004C02EF" w:rsidRPr="00E77497" w:rsidRDefault="004C02EF" w:rsidP="004C02EF">
      <w:pPr>
        <w:pStyle w:val="SyntaxRule2"/>
      </w:pPr>
      <w:r w:rsidRPr="00E77497">
        <w:rPr>
          <w:rFonts w:ascii="Courier New" w:hAnsi="Courier New" w:cs="Courier New"/>
          <w:b/>
          <w:i w:val="0"/>
        </w:rPr>
        <w:t>\</w:t>
      </w:r>
      <w:r w:rsidRPr="00E77497">
        <w:t xml:space="preserve"> JSONEscapeSequence</w:t>
      </w:r>
    </w:p>
    <w:p w14:paraId="3D147B6C" w14:textId="77777777" w:rsidR="004C02EF" w:rsidRPr="00E77497" w:rsidRDefault="004C02EF" w:rsidP="004C02EF">
      <w:pPr>
        <w:pStyle w:val="M0"/>
        <w:spacing w:after="0"/>
        <w:rPr>
          <w:sz w:val="16"/>
        </w:rPr>
      </w:pPr>
    </w:p>
    <w:p w14:paraId="55CFA1AB" w14:textId="77777777" w:rsidR="004C02EF" w:rsidRPr="00E77497" w:rsidRDefault="004C02EF" w:rsidP="004C02EF">
      <w:pPr>
        <w:pStyle w:val="SyntaxRule"/>
      </w:pPr>
      <w:r w:rsidRPr="00E77497">
        <w:t xml:space="preserve">JSONEscapeSequence </w:t>
      </w:r>
      <w:r w:rsidRPr="00E77497">
        <w:rPr>
          <w:rFonts w:ascii="Arial" w:hAnsi="Arial"/>
          <w:b/>
          <w:i w:val="0"/>
        </w:rPr>
        <w:t>::</w:t>
      </w:r>
    </w:p>
    <w:p w14:paraId="197A093F" w14:textId="77777777" w:rsidR="004C02EF" w:rsidRPr="00E77497" w:rsidRDefault="004C02EF" w:rsidP="004C02EF">
      <w:pPr>
        <w:pStyle w:val="SyntaxRule2"/>
      </w:pPr>
      <w:r w:rsidRPr="00E77497">
        <w:t>JSONEscapeCharacter</w:t>
      </w:r>
    </w:p>
    <w:p w14:paraId="79C16D7B" w14:textId="77777777" w:rsidR="004C02EF" w:rsidRPr="00E77497" w:rsidRDefault="00081283" w:rsidP="004C02EF">
      <w:pPr>
        <w:pStyle w:val="SyntaxRule2"/>
      </w:pPr>
      <w:ins w:id="33096" w:author="Rev 9 Allen Wirfs-Brock" w:date="2012-07-07T13:32:00Z">
        <w:r w:rsidRPr="00E77497">
          <w:rPr>
            <w:rFonts w:ascii="Courier New" w:hAnsi="Courier New"/>
            <w:b/>
            <w:i w:val="0"/>
          </w:rPr>
          <w:t>u</w:t>
        </w:r>
        <w:r w:rsidRPr="00E77497">
          <w:t xml:space="preserve"> HexDigit HexDigit HexDigit HexDigit</w:t>
        </w:r>
      </w:ins>
      <w:del w:id="33097" w:author="Rev 9 Allen Wirfs-Brock" w:date="2012-07-07T13:32:00Z">
        <w:r w:rsidR="004C02EF" w:rsidRPr="00E77497" w:rsidDel="00081283">
          <w:delText>UnicodeEscapeSequence</w:delText>
        </w:r>
      </w:del>
      <w:r w:rsidR="004C02EF" w:rsidRPr="00E77497">
        <w:t xml:space="preserve"> </w:t>
      </w:r>
    </w:p>
    <w:p w14:paraId="0C91FF59" w14:textId="77777777" w:rsidR="004C02EF" w:rsidRPr="00E77497" w:rsidRDefault="004C02EF" w:rsidP="004C02EF">
      <w:pPr>
        <w:pStyle w:val="M0"/>
        <w:spacing w:after="0"/>
        <w:rPr>
          <w:sz w:val="16"/>
        </w:rPr>
      </w:pPr>
    </w:p>
    <w:p w14:paraId="57FDAFF4" w14:textId="77777777" w:rsidR="004C02EF" w:rsidRPr="00E77497" w:rsidRDefault="004C02EF" w:rsidP="004C02EF">
      <w:pPr>
        <w:pStyle w:val="SyntaxRule"/>
      </w:pPr>
      <w:r w:rsidRPr="00E77497">
        <w:t xml:space="preserve">JSONEscapeCharacter </w:t>
      </w:r>
      <w:r w:rsidRPr="00E77497">
        <w:rPr>
          <w:rFonts w:ascii="Arial" w:hAnsi="Arial"/>
          <w:b/>
          <w:i w:val="0"/>
        </w:rPr>
        <w:t>::</w:t>
      </w:r>
      <w:r w:rsidRPr="00E77497">
        <w:t xml:space="preserve"> </w:t>
      </w:r>
      <w:r w:rsidRPr="00E77497">
        <w:rPr>
          <w:rFonts w:ascii="Arial" w:hAnsi="Arial"/>
          <w:b/>
          <w:i w:val="0"/>
        </w:rPr>
        <w:t>one of</w:t>
      </w:r>
    </w:p>
    <w:p w14:paraId="3A540D71" w14:textId="77777777" w:rsidR="004C02EF" w:rsidRPr="00C7794D" w:rsidRDefault="004C02EF" w:rsidP="004C02EF">
      <w:pPr>
        <w:pStyle w:val="SyntaxRule2"/>
        <w:rPr>
          <w:rFonts w:ascii="Courier New" w:hAnsi="Courier New" w:cs="Courier New"/>
          <w:b/>
          <w:i w:val="0"/>
        </w:rPr>
      </w:pPr>
      <w:r w:rsidRPr="00C7794D">
        <w:rPr>
          <w:rFonts w:ascii="Courier New" w:hAnsi="Courier New" w:cs="Courier New"/>
          <w:b/>
          <w:i w:val="0"/>
        </w:rPr>
        <w:t>" / \ b f n r t</w:t>
      </w:r>
    </w:p>
    <w:p w14:paraId="45946DCF" w14:textId="77777777" w:rsidR="004C02EF" w:rsidRPr="00C7794D" w:rsidRDefault="004C02EF" w:rsidP="004C02EF">
      <w:pPr>
        <w:pStyle w:val="M0"/>
        <w:spacing w:after="0"/>
        <w:rPr>
          <w:sz w:val="16"/>
        </w:rPr>
      </w:pPr>
    </w:p>
    <w:p w14:paraId="6A457C28" w14:textId="77777777" w:rsidR="004C02EF" w:rsidRPr="00C7794D" w:rsidRDefault="004C02EF" w:rsidP="004C02EF">
      <w:pPr>
        <w:pStyle w:val="SyntaxRule"/>
      </w:pPr>
      <w:r w:rsidRPr="00C7794D">
        <w:t xml:space="preserve">JSONNumber </w:t>
      </w:r>
      <w:r w:rsidRPr="00C7794D">
        <w:rPr>
          <w:rFonts w:ascii="Arial" w:hAnsi="Arial"/>
          <w:b/>
          <w:i w:val="0"/>
        </w:rPr>
        <w:t>::</w:t>
      </w:r>
    </w:p>
    <w:p w14:paraId="06B90232" w14:textId="77777777" w:rsidR="004C02EF" w:rsidRPr="00A67AF2" w:rsidRDefault="004C02EF" w:rsidP="004C02EF">
      <w:pPr>
        <w:pStyle w:val="SyntaxRule2"/>
      </w:pPr>
      <w:r w:rsidRPr="004D1BD1">
        <w:rPr>
          <w:rFonts w:ascii="Courier New" w:hAnsi="Courier New" w:cs="Courier New"/>
          <w:b/>
          <w:i w:val="0"/>
        </w:rPr>
        <w:t>-</w:t>
      </w:r>
      <w:r w:rsidRPr="008B7F6F">
        <w:rPr>
          <w:rFonts w:ascii="Arial" w:hAnsi="Arial"/>
          <w:i w:val="0"/>
          <w:vertAlign w:val="subscript"/>
        </w:rPr>
        <w:t>opt</w:t>
      </w:r>
      <w:r w:rsidRPr="006B6D0A">
        <w:t xml:space="preserve">  DecimalIntegerLiteral JSONFraction</w:t>
      </w:r>
      <w:r w:rsidRPr="006B6D0A">
        <w:rPr>
          <w:rFonts w:ascii="Arial" w:hAnsi="Arial" w:cs="Arial"/>
          <w:i w:val="0"/>
          <w:vertAlign w:val="subscript"/>
        </w:rPr>
        <w:t>opt</w:t>
      </w:r>
      <w:r w:rsidRPr="00E65A34">
        <w:t xml:space="preserve">  ExponentPart</w:t>
      </w:r>
      <w:r w:rsidRPr="00546435">
        <w:rPr>
          <w:rFonts w:ascii="Arial" w:hAnsi="Arial" w:cs="Arial"/>
          <w:i w:val="0"/>
          <w:vertAlign w:val="subscript"/>
        </w:rPr>
        <w:t>opt</w:t>
      </w:r>
    </w:p>
    <w:p w14:paraId="0295EEB7" w14:textId="77777777" w:rsidR="004C02EF" w:rsidRPr="00A67AF2" w:rsidRDefault="004C02EF" w:rsidP="004C02EF">
      <w:pPr>
        <w:pStyle w:val="M0"/>
        <w:spacing w:after="0"/>
        <w:rPr>
          <w:sz w:val="16"/>
        </w:rPr>
      </w:pPr>
    </w:p>
    <w:p w14:paraId="4CF39EF2" w14:textId="77777777" w:rsidR="004C02EF" w:rsidRPr="00675B74" w:rsidRDefault="004C02EF" w:rsidP="004C02EF">
      <w:pPr>
        <w:pStyle w:val="SyntaxRule"/>
      </w:pPr>
      <w:r w:rsidRPr="00A67AF2">
        <w:t xml:space="preserve">JSONFraction </w:t>
      </w:r>
      <w:r w:rsidRPr="00B820AB">
        <w:rPr>
          <w:rFonts w:ascii="Arial" w:hAnsi="Arial"/>
          <w:b/>
          <w:i w:val="0"/>
        </w:rPr>
        <w:t>::</w:t>
      </w:r>
    </w:p>
    <w:p w14:paraId="39259A29" w14:textId="77777777" w:rsidR="004C02EF" w:rsidRPr="00E77497" w:rsidRDefault="004C02EF" w:rsidP="004C02EF">
      <w:pPr>
        <w:pStyle w:val="SyntaxRule2"/>
      </w:pPr>
      <w:r w:rsidRPr="00E77497">
        <w:rPr>
          <w:rFonts w:ascii="Courier New" w:hAnsi="Courier New" w:cs="Courier New"/>
          <w:b/>
          <w:i w:val="0"/>
        </w:rPr>
        <w:t>.</w:t>
      </w:r>
      <w:r w:rsidRPr="00E77497">
        <w:t xml:space="preserve"> DecimalDigits</w:t>
      </w:r>
    </w:p>
    <w:p w14:paraId="7297E51E" w14:textId="77777777" w:rsidR="004C02EF" w:rsidRPr="00E77497" w:rsidRDefault="004C02EF" w:rsidP="004C02EF">
      <w:pPr>
        <w:pStyle w:val="M0"/>
        <w:spacing w:after="0"/>
        <w:rPr>
          <w:sz w:val="16"/>
        </w:rPr>
      </w:pPr>
    </w:p>
    <w:p w14:paraId="483DA204" w14:textId="77777777" w:rsidR="004C02EF" w:rsidRPr="00E77497" w:rsidRDefault="004C02EF" w:rsidP="004C02EF">
      <w:pPr>
        <w:pStyle w:val="SyntaxRule"/>
      </w:pPr>
      <w:r w:rsidRPr="00E77497">
        <w:t xml:space="preserve">JSONNullLiteral </w:t>
      </w:r>
      <w:r w:rsidRPr="00E77497">
        <w:rPr>
          <w:rFonts w:ascii="Arial" w:hAnsi="Arial"/>
          <w:b/>
          <w:i w:val="0"/>
        </w:rPr>
        <w:t>::</w:t>
      </w:r>
    </w:p>
    <w:p w14:paraId="7F7D3F80" w14:textId="77777777" w:rsidR="004C02EF" w:rsidRPr="00E77497" w:rsidRDefault="004C02EF" w:rsidP="004C02EF">
      <w:pPr>
        <w:pStyle w:val="SyntaxRule2"/>
      </w:pPr>
      <w:r w:rsidRPr="00E77497">
        <w:t>NullLiteral</w:t>
      </w:r>
    </w:p>
    <w:p w14:paraId="02FA1FB8" w14:textId="77777777" w:rsidR="004C02EF" w:rsidRPr="00E77497" w:rsidRDefault="004C02EF" w:rsidP="004C02EF">
      <w:pPr>
        <w:pStyle w:val="M0"/>
        <w:spacing w:after="0"/>
        <w:rPr>
          <w:sz w:val="16"/>
        </w:rPr>
      </w:pPr>
    </w:p>
    <w:p w14:paraId="509F8007" w14:textId="77777777" w:rsidR="004C02EF" w:rsidRPr="00E77497" w:rsidRDefault="004C02EF" w:rsidP="004C02EF">
      <w:pPr>
        <w:pStyle w:val="SyntaxRule"/>
      </w:pPr>
      <w:r w:rsidRPr="00E77497">
        <w:t xml:space="preserve">JSONBooleanLiteral </w:t>
      </w:r>
      <w:r w:rsidRPr="00E77497">
        <w:rPr>
          <w:rFonts w:ascii="Arial" w:hAnsi="Arial"/>
          <w:b/>
          <w:i w:val="0"/>
        </w:rPr>
        <w:t>::</w:t>
      </w:r>
    </w:p>
    <w:p w14:paraId="11FF7081" w14:textId="77777777" w:rsidR="004C02EF" w:rsidRPr="00E77497" w:rsidRDefault="004C02EF" w:rsidP="004C02EF">
      <w:pPr>
        <w:pStyle w:val="SyntaxRule2"/>
      </w:pPr>
      <w:r w:rsidRPr="00E77497">
        <w:t>BooleanLiteral</w:t>
      </w:r>
    </w:p>
    <w:p w14:paraId="0F8BB4D2" w14:textId="77777777" w:rsidR="004C02EF" w:rsidRPr="00E77497" w:rsidRDefault="004C02EF" w:rsidP="004C02EF">
      <w:pPr>
        <w:pStyle w:val="M0"/>
        <w:spacing w:after="0"/>
        <w:rPr>
          <w:sz w:val="16"/>
        </w:rPr>
      </w:pPr>
    </w:p>
    <w:p w14:paraId="7DA4995A" w14:textId="77777777" w:rsidR="004C02EF" w:rsidRPr="00E77497" w:rsidRDefault="004C02EF" w:rsidP="004C02EF">
      <w:pPr>
        <w:pStyle w:val="40"/>
        <w:numPr>
          <w:ilvl w:val="0"/>
          <w:numId w:val="0"/>
        </w:numPr>
      </w:pPr>
      <w:r w:rsidRPr="00E77497">
        <w:t>15.12.1.2</w:t>
      </w:r>
      <w:r w:rsidRPr="00E77497">
        <w:tab/>
        <w:t>The JSON Syntactic Grammar</w:t>
      </w:r>
    </w:p>
    <w:p w14:paraId="2E9C1353" w14:textId="77777777" w:rsidR="004C02EF" w:rsidRPr="00E77497" w:rsidRDefault="004C02EF" w:rsidP="004C02EF">
      <w:r w:rsidRPr="00E77497">
        <w:t xml:space="preserve">The JSON Syntactic Grammar defines a valid JSON text in terms of tokens defined by the JSON lexical grammar.  The goal symbol of the grammar is </w:t>
      </w:r>
      <w:r w:rsidRPr="00E77497">
        <w:rPr>
          <w:rFonts w:ascii="Times New Roman" w:hAnsi="Times New Roman"/>
          <w:i/>
        </w:rPr>
        <w:t>JSONText</w:t>
      </w:r>
      <w:r w:rsidRPr="00E77497">
        <w:t xml:space="preserve">. </w:t>
      </w:r>
    </w:p>
    <w:p w14:paraId="349E13EC" w14:textId="77777777" w:rsidR="004C02EF" w:rsidRPr="00E77497" w:rsidRDefault="004C02EF" w:rsidP="004C02EF">
      <w:pPr>
        <w:pStyle w:val="Syntax"/>
      </w:pPr>
      <w:r w:rsidRPr="00E77497">
        <w:t>Syntax</w:t>
      </w:r>
    </w:p>
    <w:p w14:paraId="2F6F0420" w14:textId="77777777" w:rsidR="004C02EF" w:rsidRPr="00E77497" w:rsidRDefault="004C02EF" w:rsidP="004C02EF">
      <w:pPr>
        <w:pStyle w:val="SyntaxRule"/>
        <w:jc w:val="left"/>
      </w:pPr>
      <w:r w:rsidRPr="00E77497">
        <w:t xml:space="preserve">JSONText </w:t>
      </w:r>
      <w:r w:rsidRPr="00E77497">
        <w:rPr>
          <w:rFonts w:ascii="Arial" w:hAnsi="Arial"/>
          <w:b/>
          <w:i w:val="0"/>
        </w:rPr>
        <w:t>:</w:t>
      </w:r>
      <w:r w:rsidRPr="00E77497">
        <w:tab/>
        <w:t xml:space="preserve"> </w:t>
      </w:r>
    </w:p>
    <w:p w14:paraId="50FE0CBA" w14:textId="77777777" w:rsidR="004C02EF" w:rsidRPr="00E77497" w:rsidRDefault="004C02EF" w:rsidP="004C02EF">
      <w:pPr>
        <w:pStyle w:val="SyntaxRule2"/>
      </w:pPr>
      <w:r w:rsidRPr="00E77497">
        <w:t>JSONValue</w:t>
      </w:r>
    </w:p>
    <w:p w14:paraId="3D3B11E3" w14:textId="77777777" w:rsidR="004C02EF" w:rsidRPr="00E77497" w:rsidRDefault="004C02EF" w:rsidP="004C02EF">
      <w:pPr>
        <w:pStyle w:val="M0"/>
        <w:spacing w:after="0"/>
        <w:rPr>
          <w:sz w:val="16"/>
        </w:rPr>
      </w:pPr>
    </w:p>
    <w:p w14:paraId="1E2A14E6" w14:textId="77777777" w:rsidR="004C02EF" w:rsidRPr="00E77497" w:rsidRDefault="004C02EF" w:rsidP="004C02EF">
      <w:pPr>
        <w:pStyle w:val="SyntaxRule"/>
        <w:jc w:val="left"/>
      </w:pPr>
      <w:r w:rsidRPr="00E77497">
        <w:t xml:space="preserve">JSONValue </w:t>
      </w:r>
      <w:r w:rsidRPr="00E77497">
        <w:rPr>
          <w:rFonts w:ascii="Arial" w:hAnsi="Arial"/>
          <w:b/>
          <w:i w:val="0"/>
        </w:rPr>
        <w:t>:</w:t>
      </w:r>
      <w:r w:rsidRPr="00E77497">
        <w:tab/>
        <w:t xml:space="preserve"> </w:t>
      </w:r>
    </w:p>
    <w:p w14:paraId="4F707074" w14:textId="77777777" w:rsidR="004C02EF" w:rsidRPr="00E77497" w:rsidRDefault="004C02EF" w:rsidP="004C02EF">
      <w:pPr>
        <w:pStyle w:val="SyntaxRule2"/>
      </w:pPr>
      <w:r w:rsidRPr="00E77497">
        <w:t>JSONNullLiteral</w:t>
      </w:r>
      <w:r w:rsidRPr="00E77497">
        <w:br/>
        <w:t>JSONBooleanLiteral</w:t>
      </w:r>
      <w:r w:rsidRPr="00E77497">
        <w:br/>
        <w:t>JSONObject</w:t>
      </w:r>
      <w:r w:rsidRPr="00E77497">
        <w:br/>
        <w:t>JSONArray</w:t>
      </w:r>
      <w:r w:rsidRPr="00E77497">
        <w:br/>
        <w:t>JSONString</w:t>
      </w:r>
      <w:r w:rsidRPr="00E77497">
        <w:br/>
        <w:t>JSONNumber</w:t>
      </w:r>
    </w:p>
    <w:p w14:paraId="2796F51F" w14:textId="77777777" w:rsidR="004C02EF" w:rsidRPr="00E77497" w:rsidRDefault="004C02EF" w:rsidP="004C02EF">
      <w:pPr>
        <w:pStyle w:val="M0"/>
        <w:spacing w:after="0"/>
        <w:rPr>
          <w:sz w:val="16"/>
        </w:rPr>
      </w:pPr>
    </w:p>
    <w:p w14:paraId="65467E13" w14:textId="77777777" w:rsidR="004C02EF" w:rsidRPr="00E77497" w:rsidRDefault="004C02EF" w:rsidP="004C02EF">
      <w:pPr>
        <w:pStyle w:val="SyntaxRule"/>
      </w:pPr>
      <w:r w:rsidRPr="00E77497">
        <w:t xml:space="preserve">JSONObject </w:t>
      </w:r>
      <w:r w:rsidRPr="00E77497">
        <w:rPr>
          <w:rFonts w:ascii="Arial" w:hAnsi="Arial"/>
          <w:b/>
          <w:i w:val="0"/>
        </w:rPr>
        <w:t>:</w:t>
      </w:r>
    </w:p>
    <w:p w14:paraId="5C5F9A9C" w14:textId="77777777" w:rsidR="004C02EF" w:rsidRPr="00E77497" w:rsidRDefault="004C02EF" w:rsidP="004C02EF">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t xml:space="preserve"> JSONMemberList </w:t>
      </w:r>
      <w:r w:rsidRPr="00E77497">
        <w:rPr>
          <w:rFonts w:ascii="Courier New" w:hAnsi="Courier New" w:cs="Courier New"/>
          <w:b/>
          <w:i w:val="0"/>
        </w:rPr>
        <w:t>}</w:t>
      </w:r>
    </w:p>
    <w:p w14:paraId="5ABB283D" w14:textId="77777777" w:rsidR="004C02EF" w:rsidRPr="00E77497" w:rsidRDefault="004C02EF" w:rsidP="004C02EF">
      <w:pPr>
        <w:pStyle w:val="M0"/>
        <w:spacing w:after="0"/>
        <w:rPr>
          <w:sz w:val="16"/>
        </w:rPr>
      </w:pPr>
    </w:p>
    <w:p w14:paraId="590396A2" w14:textId="77777777" w:rsidR="004C02EF" w:rsidRPr="00E77497" w:rsidRDefault="004C02EF" w:rsidP="004C02EF">
      <w:pPr>
        <w:pStyle w:val="SyntaxRule"/>
      </w:pPr>
      <w:r w:rsidRPr="00E77497">
        <w:t xml:space="preserve">JSONMember </w:t>
      </w:r>
      <w:r w:rsidRPr="00E77497">
        <w:rPr>
          <w:rFonts w:ascii="Arial" w:hAnsi="Arial"/>
          <w:b/>
          <w:i w:val="0"/>
        </w:rPr>
        <w:t>:</w:t>
      </w:r>
    </w:p>
    <w:p w14:paraId="79B6A2F5" w14:textId="77777777" w:rsidR="004C02EF" w:rsidRPr="00E77497" w:rsidRDefault="004C02EF" w:rsidP="004C02EF">
      <w:pPr>
        <w:pStyle w:val="SyntaxRule2"/>
      </w:pPr>
      <w:r w:rsidRPr="00E77497">
        <w:t xml:space="preserve">JSONString </w:t>
      </w:r>
      <w:r w:rsidRPr="00E77497">
        <w:rPr>
          <w:rFonts w:ascii="Courier New" w:hAnsi="Courier New" w:cs="Courier New"/>
          <w:b/>
          <w:i w:val="0"/>
        </w:rPr>
        <w:t>:</w:t>
      </w:r>
      <w:r w:rsidRPr="00E77497">
        <w:t xml:space="preserve"> JSONValue</w:t>
      </w:r>
    </w:p>
    <w:p w14:paraId="6E969699" w14:textId="77777777" w:rsidR="004C02EF" w:rsidRPr="00E77497" w:rsidRDefault="004C02EF" w:rsidP="004C02EF">
      <w:pPr>
        <w:pStyle w:val="M0"/>
        <w:spacing w:after="0"/>
        <w:rPr>
          <w:sz w:val="16"/>
        </w:rPr>
      </w:pPr>
    </w:p>
    <w:p w14:paraId="221C66B1" w14:textId="77777777" w:rsidR="004C02EF" w:rsidRPr="00E77497" w:rsidRDefault="004C02EF" w:rsidP="004C02EF">
      <w:pPr>
        <w:pStyle w:val="SyntaxRule"/>
      </w:pPr>
      <w:r w:rsidRPr="00E77497">
        <w:t xml:space="preserve">JSONMemberList </w:t>
      </w:r>
      <w:r w:rsidRPr="00E77497">
        <w:rPr>
          <w:rFonts w:ascii="Arial" w:hAnsi="Arial"/>
          <w:b/>
          <w:i w:val="0"/>
        </w:rPr>
        <w:t>:</w:t>
      </w:r>
    </w:p>
    <w:p w14:paraId="369C5890" w14:textId="77777777" w:rsidR="004C02EF" w:rsidRPr="00E77497" w:rsidRDefault="004C02EF" w:rsidP="004C02EF">
      <w:pPr>
        <w:pStyle w:val="SyntaxRule2"/>
      </w:pPr>
      <w:r w:rsidRPr="00E77497">
        <w:t xml:space="preserve">JSONMember </w:t>
      </w:r>
      <w:r w:rsidRPr="00E77497">
        <w:br/>
        <w:t xml:space="preserve">JSONMemberList </w:t>
      </w:r>
      <w:r w:rsidRPr="00E77497">
        <w:rPr>
          <w:rFonts w:ascii="Courier New" w:hAnsi="Courier New" w:cs="Courier New"/>
          <w:b/>
          <w:i w:val="0"/>
        </w:rPr>
        <w:t>,</w:t>
      </w:r>
      <w:r w:rsidRPr="00E77497">
        <w:rPr>
          <w:b/>
        </w:rPr>
        <w:t xml:space="preserve"> </w:t>
      </w:r>
      <w:r w:rsidRPr="00E77497">
        <w:t xml:space="preserve">JSONMember </w:t>
      </w:r>
    </w:p>
    <w:p w14:paraId="26FE51FF" w14:textId="77777777" w:rsidR="004C02EF" w:rsidRPr="00E77497" w:rsidRDefault="004C02EF" w:rsidP="004C02EF">
      <w:pPr>
        <w:pStyle w:val="M0"/>
        <w:spacing w:after="0"/>
        <w:rPr>
          <w:sz w:val="16"/>
        </w:rPr>
      </w:pPr>
    </w:p>
    <w:p w14:paraId="059C7AA2" w14:textId="77777777" w:rsidR="004C02EF" w:rsidRPr="00E77497" w:rsidRDefault="004C02EF" w:rsidP="004C02EF">
      <w:pPr>
        <w:pStyle w:val="SyntaxRule"/>
      </w:pPr>
      <w:r w:rsidRPr="00E77497">
        <w:t xml:space="preserve">JSONArray </w:t>
      </w:r>
      <w:r w:rsidRPr="00E77497">
        <w:rPr>
          <w:rFonts w:ascii="Arial" w:hAnsi="Arial"/>
          <w:b/>
          <w:i w:val="0"/>
        </w:rPr>
        <w:t>:</w:t>
      </w:r>
    </w:p>
    <w:p w14:paraId="5F1947E8" w14:textId="77777777" w:rsidR="004C02EF" w:rsidRPr="00E77497" w:rsidRDefault="004C02EF" w:rsidP="004C02EF">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 xml:space="preserve">[ </w:t>
      </w:r>
      <w:r w:rsidRPr="00E77497">
        <w:t>JSONElementList</w:t>
      </w:r>
      <w:r w:rsidRPr="00E77497">
        <w:rPr>
          <w:rFonts w:ascii="Courier New" w:hAnsi="Courier New" w:cs="Courier New"/>
          <w:b/>
          <w:i w:val="0"/>
        </w:rPr>
        <w:t xml:space="preserve"> ]</w:t>
      </w:r>
    </w:p>
    <w:p w14:paraId="67E86BD1" w14:textId="77777777" w:rsidR="004C02EF" w:rsidRPr="00E77497" w:rsidRDefault="004C02EF" w:rsidP="004C02EF">
      <w:pPr>
        <w:pStyle w:val="M0"/>
        <w:spacing w:after="0"/>
        <w:rPr>
          <w:sz w:val="16"/>
        </w:rPr>
      </w:pPr>
    </w:p>
    <w:p w14:paraId="5A7D1747" w14:textId="77777777" w:rsidR="004C02EF" w:rsidRPr="00E77497" w:rsidRDefault="004C02EF" w:rsidP="004C02EF">
      <w:pPr>
        <w:pStyle w:val="SyntaxRule"/>
      </w:pPr>
      <w:r w:rsidRPr="00E77497">
        <w:t xml:space="preserve">JSONElementList </w:t>
      </w:r>
      <w:r w:rsidRPr="00E77497">
        <w:rPr>
          <w:rFonts w:ascii="Arial" w:hAnsi="Arial"/>
          <w:b/>
          <w:i w:val="0"/>
        </w:rPr>
        <w:t>:</w:t>
      </w:r>
    </w:p>
    <w:p w14:paraId="0BF2DD48" w14:textId="77777777" w:rsidR="004C02EF" w:rsidRPr="00E77497" w:rsidRDefault="004C02EF" w:rsidP="004C02EF">
      <w:pPr>
        <w:pStyle w:val="SyntaxRule2"/>
      </w:pPr>
      <w:r w:rsidRPr="00E77497">
        <w:t>JSONValue</w:t>
      </w:r>
      <w:r w:rsidRPr="00E77497">
        <w:br/>
        <w:t>JSONElementList</w:t>
      </w:r>
      <w:r w:rsidRPr="00E77497">
        <w:rPr>
          <w:rFonts w:ascii="Courier New" w:hAnsi="Courier New" w:cs="Courier New"/>
          <w:b/>
          <w:i w:val="0"/>
        </w:rPr>
        <w:t xml:space="preserve"> ,</w:t>
      </w:r>
      <w:r w:rsidRPr="00E77497">
        <w:t xml:space="preserve"> JSONValue</w:t>
      </w:r>
    </w:p>
    <w:p w14:paraId="7F1FC880" w14:textId="77777777" w:rsidR="004C02EF" w:rsidRPr="00E77497" w:rsidRDefault="004C02EF" w:rsidP="004C02EF">
      <w:pPr>
        <w:pStyle w:val="M0"/>
        <w:spacing w:after="0"/>
        <w:rPr>
          <w:sz w:val="16"/>
        </w:rPr>
      </w:pPr>
      <w:bookmarkStart w:id="33098" w:name="_Toc235503550"/>
    </w:p>
    <w:p w14:paraId="015BE34B" w14:textId="77777777" w:rsidR="004C02EF" w:rsidRPr="00E77497" w:rsidRDefault="004C02EF" w:rsidP="00F710D2">
      <w:pPr>
        <w:pStyle w:val="30"/>
        <w:numPr>
          <w:ilvl w:val="0"/>
          <w:numId w:val="0"/>
        </w:numPr>
      </w:pPr>
      <w:bookmarkStart w:id="33099" w:name="_Toc241509325"/>
      <w:bookmarkStart w:id="33100" w:name="_Toc244416812"/>
      <w:bookmarkStart w:id="33101" w:name="_Toc276631176"/>
      <w:bookmarkStart w:id="33102" w:name="_Toc336509659"/>
      <w:r w:rsidRPr="00E77497">
        <w:t>15.12.2</w:t>
      </w:r>
      <w:r w:rsidRPr="00E77497">
        <w:tab/>
        <w:t>parse ( text [ , reviver ] )</w:t>
      </w:r>
      <w:bookmarkEnd w:id="33098"/>
      <w:bookmarkEnd w:id="33099"/>
      <w:bookmarkEnd w:id="33100"/>
      <w:bookmarkEnd w:id="33101"/>
      <w:bookmarkEnd w:id="33102"/>
    </w:p>
    <w:p w14:paraId="3D2B7369" w14:textId="77777777" w:rsidR="004C02EF" w:rsidRPr="00E77497" w:rsidRDefault="004C02EF" w:rsidP="004C02EF">
      <w:r w:rsidRPr="00E77497">
        <w:t xml:space="preserve">The </w:t>
      </w:r>
      <w:r w:rsidRPr="00E77497">
        <w:rPr>
          <w:rFonts w:ascii="Courier New" w:hAnsi="Courier New" w:cs="Courier New"/>
          <w:b/>
        </w:rPr>
        <w:t>parse</w:t>
      </w:r>
      <w:r w:rsidRPr="00E77497">
        <w:t xml:space="preserve"> function parses a JSON text (a JSON-formatted String) and produces an ECMAScript value. The JSON format is a restricted form of ECMAScript literal. JSON objects are realized as ECMAScript objects. JSON arrays are realized as ECMAScript arrays. JSON strings, numbers, booleans, and null are realized as ECMAScript Strings, Numbers, Booleans, and </w:t>
      </w:r>
      <w:r w:rsidRPr="00E77497">
        <w:rPr>
          <w:b/>
        </w:rPr>
        <w:t>null</w:t>
      </w:r>
      <w:r w:rsidRPr="00E77497">
        <w:t xml:space="preserve">. JSON uses a more limited set of white space characters than </w:t>
      </w:r>
      <w:r w:rsidRPr="00E77497">
        <w:rPr>
          <w:rFonts w:ascii="Times New Roman" w:hAnsi="Times New Roman"/>
          <w:i/>
        </w:rPr>
        <w:t>WhiteSpace</w:t>
      </w:r>
      <w:r w:rsidRPr="00E77497">
        <w:t xml:space="preserve"> and allows Unicode code points U+2028 and U+2029 to directly appear in </w:t>
      </w:r>
      <w:r w:rsidRPr="00E77497">
        <w:rPr>
          <w:rFonts w:ascii="Times New Roman" w:hAnsi="Times New Roman"/>
          <w:i/>
        </w:rPr>
        <w:t>JSONString</w:t>
      </w:r>
      <w:r w:rsidRPr="00E77497">
        <w:t xml:space="preserve"> literals without using an escape sequence. The process of parsing is similar to 11.1.4 and 11.1.5 as constrained by the JSON grammar.</w:t>
      </w:r>
    </w:p>
    <w:p w14:paraId="46F761B5" w14:textId="77777777" w:rsidR="004C02EF" w:rsidRPr="00E77497" w:rsidRDefault="004C02EF" w:rsidP="004C02EF">
      <w:r w:rsidRPr="00E77497">
        <w:t xml:space="preserve">The optional </w:t>
      </w:r>
      <w:r w:rsidRPr="00E77497">
        <w:rPr>
          <w:i/>
        </w:rPr>
        <w:t>reviver</w:t>
      </w:r>
      <w:r w:rsidRPr="00E77497">
        <w:t xml:space="preserve"> parameter is a function that takes two parameters, (</w:t>
      </w:r>
      <w:r w:rsidRPr="00E77497">
        <w:rPr>
          <w:i/>
        </w:rPr>
        <w:t>key</w:t>
      </w:r>
      <w:r w:rsidRPr="00E77497">
        <w:t xml:space="preserve"> and </w:t>
      </w:r>
      <w:r w:rsidRPr="00E77497">
        <w:rPr>
          <w:i/>
        </w:rPr>
        <w:t>value</w:t>
      </w:r>
      <w:r w:rsidRPr="00E77497">
        <w:t xml:space="preserve">). It can filter and transform the results. It is called with each of the </w:t>
      </w:r>
      <w:r w:rsidRPr="00E77497">
        <w:rPr>
          <w:i/>
        </w:rPr>
        <w:t>key</w:t>
      </w:r>
      <w:r w:rsidRPr="00E77497">
        <w:t>/</w:t>
      </w:r>
      <w:r w:rsidRPr="00E77497">
        <w:rPr>
          <w:i/>
        </w:rPr>
        <w:t>value</w:t>
      </w:r>
      <w:r w:rsidRPr="00E77497">
        <w:t xml:space="preserve"> pairs produced by the parse, and its return value is used instead of the original value. If it returns what it received, the structure is not modified. If it returns </w:t>
      </w:r>
      <w:r w:rsidRPr="00E77497">
        <w:rPr>
          <w:b/>
        </w:rPr>
        <w:t>undefined</w:t>
      </w:r>
      <w:r w:rsidRPr="00E77497">
        <w:t xml:space="preserve"> then the property is deleted from the result.</w:t>
      </w:r>
    </w:p>
    <w:p w14:paraId="1B6C248A" w14:textId="77777777" w:rsidR="004C02EF" w:rsidRPr="00E77497" w:rsidRDefault="004C02EF" w:rsidP="001F482D">
      <w:pPr>
        <w:pStyle w:val="Alg4"/>
        <w:numPr>
          <w:ilvl w:val="0"/>
          <w:numId w:val="326"/>
        </w:numPr>
      </w:pPr>
      <w:r w:rsidRPr="00E77497">
        <w:t xml:space="preserve">Let </w:t>
      </w:r>
      <w:r w:rsidRPr="00E77497">
        <w:rPr>
          <w:i/>
        </w:rPr>
        <w:t>JText</w:t>
      </w:r>
      <w:r w:rsidRPr="00E77497">
        <w:t xml:space="preserve"> be ToString(</w:t>
      </w:r>
      <w:r w:rsidRPr="00E77497">
        <w:rPr>
          <w:i/>
        </w:rPr>
        <w:t>text</w:t>
      </w:r>
      <w:r w:rsidRPr="00E77497">
        <w:t>).</w:t>
      </w:r>
    </w:p>
    <w:p w14:paraId="1EC2760F" w14:textId="77777777" w:rsidR="00175461" w:rsidRDefault="00175461" w:rsidP="00175461">
      <w:pPr>
        <w:pStyle w:val="Alg4"/>
        <w:numPr>
          <w:ilvl w:val="0"/>
          <w:numId w:val="326"/>
        </w:numPr>
        <w:rPr>
          <w:ins w:id="33103" w:author="Rev 7 Allen Wirfs-Brock" w:date="2012-04-11T13:11:00Z"/>
        </w:rPr>
      </w:pPr>
      <w:ins w:id="33104" w:author="Rev 7 Allen Wirfs-Brock" w:date="2012-04-11T13:11:00Z">
        <w:r>
          <w:t>ReturnIfAbrupt(</w:t>
        </w:r>
        <w:r>
          <w:rPr>
            <w:i/>
          </w:rPr>
          <w:t>text</w:t>
        </w:r>
        <w:r>
          <w:t>).</w:t>
        </w:r>
      </w:ins>
    </w:p>
    <w:p w14:paraId="2537F292" w14:textId="77777777" w:rsidR="004C02EF" w:rsidRPr="00E77497" w:rsidRDefault="004C02EF" w:rsidP="001F482D">
      <w:pPr>
        <w:pStyle w:val="Alg4"/>
        <w:numPr>
          <w:ilvl w:val="0"/>
          <w:numId w:val="326"/>
        </w:numPr>
      </w:pPr>
      <w:r w:rsidRPr="00E77497">
        <w:t xml:space="preserve">Parse </w:t>
      </w:r>
      <w:r w:rsidRPr="00E77497">
        <w:rPr>
          <w:i/>
        </w:rPr>
        <w:t>JText</w:t>
      </w:r>
      <w:r w:rsidRPr="00E77497">
        <w:t xml:space="preserve"> </w:t>
      </w:r>
      <w:ins w:id="33105" w:author="Rev 9 Allen Wirfs-Brock" w:date="2012-07-07T13:36:00Z">
        <w:r w:rsidR="00081283">
          <w:t>interpret</w:t>
        </w:r>
        <w:del w:id="33106" w:author="Rev 10 Allen Wirfs-Brock" w:date="2012-08-14T16:20:00Z">
          <w:r w:rsidR="00081283" w:rsidDel="00EA1B5F">
            <w:delText>er</w:delText>
          </w:r>
        </w:del>
        <w:r w:rsidR="00081283">
          <w:t xml:space="preserve">ed as UTF-16 encoded Unicode characters </w:t>
        </w:r>
      </w:ins>
      <w:r w:rsidRPr="00E77497">
        <w:t xml:space="preserve">using the grammars in 15.12.1. Throw a </w:t>
      </w:r>
      <w:r w:rsidRPr="00E77497">
        <w:rPr>
          <w:b/>
        </w:rPr>
        <w:t>SyntaxError</w:t>
      </w:r>
      <w:r w:rsidRPr="00E77497">
        <w:t xml:space="preserve"> exception if </w:t>
      </w:r>
      <w:r w:rsidRPr="00E77497">
        <w:rPr>
          <w:i/>
        </w:rPr>
        <w:t>JText</w:t>
      </w:r>
      <w:r w:rsidRPr="00E77497">
        <w:t xml:space="preserve"> did not conform to the JSON grammar for the goal symbol </w:t>
      </w:r>
      <w:r w:rsidRPr="00E77497">
        <w:rPr>
          <w:i/>
        </w:rPr>
        <w:t>JSONText</w:t>
      </w:r>
      <w:r w:rsidRPr="00E77497">
        <w:t xml:space="preserve">. </w:t>
      </w:r>
    </w:p>
    <w:p w14:paraId="6E618BB3" w14:textId="77777777" w:rsidR="004C02EF" w:rsidRPr="00E77497" w:rsidRDefault="004C02EF" w:rsidP="001F482D">
      <w:pPr>
        <w:pStyle w:val="Alg4"/>
        <w:numPr>
          <w:ilvl w:val="0"/>
          <w:numId w:val="326"/>
        </w:numPr>
      </w:pPr>
      <w:r w:rsidRPr="00E77497">
        <w:t xml:space="preserve">Let </w:t>
      </w:r>
      <w:r w:rsidRPr="00E77497">
        <w:rPr>
          <w:i/>
        </w:rPr>
        <w:t>unfiltered</w:t>
      </w:r>
      <w:r w:rsidRPr="00E77497">
        <w:t xml:space="preserve"> be the result of parsing and evaluating </w:t>
      </w:r>
      <w:r w:rsidRPr="00E77497">
        <w:rPr>
          <w:i/>
        </w:rPr>
        <w:t>JText</w:t>
      </w:r>
      <w:r w:rsidRPr="00E77497">
        <w:t xml:space="preserve"> as if it was the source text of an ECMAScript </w:t>
      </w:r>
      <w:r w:rsidRPr="00E77497">
        <w:rPr>
          <w:i/>
        </w:rPr>
        <w:t>Program</w:t>
      </w:r>
      <w:r w:rsidRPr="00E77497">
        <w:t xml:space="preserve"> but using</w:t>
      </w:r>
      <w:r w:rsidRPr="00E77497">
        <w:rPr>
          <w:i/>
        </w:rPr>
        <w:t xml:space="preserve"> JSONString </w:t>
      </w:r>
      <w:r w:rsidRPr="00E77497">
        <w:t>in place</w:t>
      </w:r>
      <w:r w:rsidRPr="00E77497">
        <w:rPr>
          <w:i/>
        </w:rPr>
        <w:t xml:space="preserve"> </w:t>
      </w:r>
      <w:r w:rsidRPr="00E77497">
        <w:t>of</w:t>
      </w:r>
      <w:r w:rsidRPr="00E77497">
        <w:rPr>
          <w:i/>
        </w:rPr>
        <w:t xml:space="preserve"> StringLiteral</w:t>
      </w:r>
      <w:r w:rsidRPr="00E77497">
        <w:t xml:space="preserve">. Note that since </w:t>
      </w:r>
      <w:r w:rsidRPr="00E77497">
        <w:rPr>
          <w:i/>
        </w:rPr>
        <w:t>JText</w:t>
      </w:r>
      <w:r w:rsidRPr="00E77497">
        <w:t xml:space="preserve"> conforms to the JSON grammar this result will be either a primitive value or an object that is defined by either an </w:t>
      </w:r>
      <w:r w:rsidRPr="00E77497">
        <w:rPr>
          <w:i/>
        </w:rPr>
        <w:t>ArrayLiteral</w:t>
      </w:r>
      <w:r w:rsidRPr="00E77497">
        <w:t xml:space="preserve"> or an </w:t>
      </w:r>
      <w:r w:rsidRPr="00E77497">
        <w:rPr>
          <w:i/>
        </w:rPr>
        <w:t>ObjectLiteral</w:t>
      </w:r>
      <w:r w:rsidRPr="00E77497">
        <w:t>.</w:t>
      </w:r>
    </w:p>
    <w:p w14:paraId="2F3948DD" w14:textId="77777777" w:rsidR="004C02EF" w:rsidRPr="00E77497" w:rsidRDefault="004C02EF" w:rsidP="001F482D">
      <w:pPr>
        <w:pStyle w:val="Alg4"/>
        <w:numPr>
          <w:ilvl w:val="0"/>
          <w:numId w:val="326"/>
        </w:numPr>
      </w:pPr>
      <w:r w:rsidRPr="00E77497">
        <w:t>If IsCallable(</w:t>
      </w:r>
      <w:r w:rsidRPr="00E77497">
        <w:rPr>
          <w:i/>
        </w:rPr>
        <w:t>reviver</w:t>
      </w:r>
      <w:r w:rsidRPr="00E77497">
        <w:t xml:space="preserve">) is </w:t>
      </w:r>
      <w:r w:rsidRPr="00E77497">
        <w:rPr>
          <w:b/>
        </w:rPr>
        <w:t>true</w:t>
      </w:r>
      <w:r w:rsidRPr="00E77497">
        <w:t>, then</w:t>
      </w:r>
    </w:p>
    <w:p w14:paraId="43AD236C" w14:textId="77777777" w:rsidR="004C02EF" w:rsidRPr="00E77497" w:rsidRDefault="004C02EF" w:rsidP="001F482D">
      <w:pPr>
        <w:pStyle w:val="Alg4"/>
        <w:numPr>
          <w:ilvl w:val="1"/>
          <w:numId w:val="326"/>
        </w:numPr>
      </w:pPr>
      <w:r w:rsidRPr="00E77497">
        <w:t xml:space="preserve">Let </w:t>
      </w:r>
      <w:r w:rsidRPr="00E77497">
        <w:rPr>
          <w:i/>
        </w:rPr>
        <w:t>root</w:t>
      </w:r>
      <w:r w:rsidRPr="00E77497">
        <w:t xml:space="preserve"> be </w:t>
      </w:r>
      <w:ins w:id="33107" w:author="Rev 7 Allen Wirfs-Brock" w:date="2012-04-11T13:22:00Z">
        <w:r w:rsidR="00FC1AB5">
          <w:t xml:space="preserve">the result of the </w:t>
        </w:r>
        <w:del w:id="33108" w:author="Rev 8 Allen Wirfs-Brock" w:date="2012-06-14T14:41:00Z">
          <w:r w:rsidR="00FC1AB5" w:rsidDel="00D4543D">
            <w:delText>abstraction operation</w:delText>
          </w:r>
        </w:del>
      </w:ins>
      <w:ins w:id="33109" w:author="Rev 8 Allen Wirfs-Brock" w:date="2012-06-14T14:41:00Z">
        <w:r w:rsidR="00D4543D">
          <w:t>abstract operation</w:t>
        </w:r>
      </w:ins>
      <w:ins w:id="33110" w:author="Rev 7 Allen Wirfs-Brock" w:date="2012-04-11T13:22:00Z">
        <w:r w:rsidR="00FC1AB5">
          <w:t xml:space="preserve"> ObjectCreate (15.2)</w:t>
        </w:r>
      </w:ins>
      <w:del w:id="33111" w:author="Rev 7 Allen Wirfs-Brock" w:date="2012-04-11T13:22:00Z">
        <w:r w:rsidRPr="00E77497" w:rsidDel="00FC1AB5">
          <w:delText xml:space="preserve">a new object created as if by the expression </w:delText>
        </w:r>
        <w:r w:rsidRPr="00E77497" w:rsidDel="00FC1AB5">
          <w:rPr>
            <w:rFonts w:ascii="Courier New" w:hAnsi="Courier New" w:cs="Courier New"/>
            <w:b/>
          </w:rPr>
          <w:delText>new Object()</w:delText>
        </w:r>
        <w:r w:rsidRPr="00E77497" w:rsidDel="00FC1AB5">
          <w:delText xml:space="preserve">, where </w:delText>
        </w:r>
        <w:r w:rsidRPr="00E77497" w:rsidDel="00FC1AB5">
          <w:rPr>
            <w:rFonts w:ascii="Courier New" w:hAnsi="Courier New" w:cs="Courier New"/>
            <w:b/>
          </w:rPr>
          <w:delText>Object</w:delText>
        </w:r>
        <w:r w:rsidRPr="00E77497" w:rsidDel="00FC1AB5">
          <w:delText xml:space="preserve"> is the standard built-in constructor with that name</w:delText>
        </w:r>
      </w:del>
      <w:r w:rsidRPr="00E77497">
        <w:t>.</w:t>
      </w:r>
    </w:p>
    <w:p w14:paraId="6434B79B" w14:textId="77777777" w:rsidR="004C02EF" w:rsidRPr="00E77497" w:rsidRDefault="004C02EF" w:rsidP="001F482D">
      <w:pPr>
        <w:pStyle w:val="Alg4"/>
        <w:numPr>
          <w:ilvl w:val="1"/>
          <w:numId w:val="326"/>
        </w:numPr>
      </w:pPr>
      <w:r w:rsidRPr="00E77497">
        <w:t xml:space="preserve">Call the [[DefineOwnProperty]] internal method of </w:t>
      </w:r>
      <w:r w:rsidRPr="00E77497">
        <w:rPr>
          <w:i/>
        </w:rPr>
        <w:t>root</w:t>
      </w:r>
      <w:r w:rsidRPr="00E77497">
        <w:t xml:space="preserve"> with the empty String, the PropertyDescriptor {[[Value]]: </w:t>
      </w:r>
      <w:r w:rsidRPr="00E77497">
        <w:rPr>
          <w:i/>
        </w:rPr>
        <w:t>unfiltered</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 xml:space="preserve"> as arguments.</w:t>
      </w:r>
    </w:p>
    <w:p w14:paraId="55749930" w14:textId="77777777" w:rsidR="004C02EF" w:rsidRPr="00E77497" w:rsidRDefault="004C02EF" w:rsidP="001F482D">
      <w:pPr>
        <w:pStyle w:val="Alg4"/>
        <w:numPr>
          <w:ilvl w:val="1"/>
          <w:numId w:val="326"/>
        </w:numPr>
      </w:pPr>
      <w:r w:rsidRPr="00E77497">
        <w:t xml:space="preserve">Return the result of calling the abstract operation Walk, passing </w:t>
      </w:r>
      <w:r w:rsidRPr="00E77497">
        <w:rPr>
          <w:i/>
        </w:rPr>
        <w:t>root</w:t>
      </w:r>
      <w:r w:rsidRPr="00E77497">
        <w:t xml:space="preserve"> and the empty String. The abstract operation Walk is described below.</w:t>
      </w:r>
    </w:p>
    <w:p w14:paraId="7525A525" w14:textId="77777777" w:rsidR="004C02EF" w:rsidRPr="00E77497" w:rsidRDefault="004C02EF" w:rsidP="001F482D">
      <w:pPr>
        <w:pStyle w:val="Alg4"/>
        <w:numPr>
          <w:ilvl w:val="0"/>
          <w:numId w:val="326"/>
        </w:numPr>
      </w:pPr>
      <w:r w:rsidRPr="00E77497">
        <w:t>Else</w:t>
      </w:r>
    </w:p>
    <w:p w14:paraId="403D6D0F" w14:textId="77777777" w:rsidR="004C02EF" w:rsidRPr="00E77497" w:rsidRDefault="004C02EF" w:rsidP="001F482D">
      <w:pPr>
        <w:pStyle w:val="Alg4"/>
        <w:numPr>
          <w:ilvl w:val="1"/>
          <w:numId w:val="326"/>
        </w:numPr>
        <w:spacing w:after="220"/>
      </w:pPr>
      <w:r w:rsidRPr="00E77497">
        <w:t xml:space="preserve">Return </w:t>
      </w:r>
      <w:r w:rsidRPr="00E77497">
        <w:rPr>
          <w:i/>
        </w:rPr>
        <w:t>unfiltered</w:t>
      </w:r>
      <w:r w:rsidRPr="00E77497">
        <w:t>.</w:t>
      </w:r>
    </w:p>
    <w:p w14:paraId="0F8DB297" w14:textId="77777777" w:rsidR="004C02EF" w:rsidRPr="00E77497" w:rsidRDefault="004C02EF" w:rsidP="004C02EF">
      <w:r w:rsidRPr="00E77497">
        <w:t xml:space="preserve">The abstract operation Walk is a recursive abstract operation that takes two parameters: a </w:t>
      </w:r>
      <w:r w:rsidRPr="00E77497">
        <w:rPr>
          <w:rFonts w:ascii="Times New Roman" w:hAnsi="Times New Roman"/>
          <w:i/>
        </w:rPr>
        <w:t>holder</w:t>
      </w:r>
      <w:r w:rsidRPr="00E77497">
        <w:t xml:space="preserve"> object and the String </w:t>
      </w:r>
      <w:r w:rsidRPr="00E77497">
        <w:rPr>
          <w:rFonts w:ascii="Times New Roman" w:hAnsi="Times New Roman"/>
          <w:i/>
        </w:rPr>
        <w:t>name</w:t>
      </w:r>
      <w:r w:rsidRPr="00E77497">
        <w:t xml:space="preserve"> of a property in that object. Walk uses the value of </w:t>
      </w:r>
      <w:r w:rsidRPr="00E77497">
        <w:rPr>
          <w:rFonts w:ascii="Times New Roman" w:hAnsi="Times New Roman"/>
          <w:i/>
        </w:rPr>
        <w:t>reviver</w:t>
      </w:r>
      <w:r w:rsidRPr="00E77497">
        <w:t xml:space="preserve"> that was originally passed to the above parse function.</w:t>
      </w:r>
    </w:p>
    <w:p w14:paraId="4A091209" w14:textId="77777777" w:rsidR="004C02EF" w:rsidRPr="00E77497" w:rsidRDefault="004C02EF" w:rsidP="001F482D">
      <w:pPr>
        <w:pStyle w:val="Alg4"/>
        <w:numPr>
          <w:ilvl w:val="0"/>
          <w:numId w:val="327"/>
        </w:numPr>
      </w:pPr>
      <w:r w:rsidRPr="00E77497">
        <w:t xml:space="preserve">Let </w:t>
      </w:r>
      <w:r w:rsidRPr="00E77497">
        <w:rPr>
          <w:i/>
        </w:rPr>
        <w:t>val</w:t>
      </w:r>
      <w:r w:rsidRPr="00E77497">
        <w:t xml:space="preserve"> be the result of calling the [[Get]] internal method of </w:t>
      </w:r>
      <w:r w:rsidRPr="00E77497">
        <w:rPr>
          <w:i/>
        </w:rPr>
        <w:t>holder</w:t>
      </w:r>
      <w:r w:rsidRPr="00E77497">
        <w:t xml:space="preserve"> with argument </w:t>
      </w:r>
      <w:r w:rsidRPr="00E77497">
        <w:rPr>
          <w:i/>
        </w:rPr>
        <w:t>name</w:t>
      </w:r>
      <w:r w:rsidRPr="00E77497">
        <w:t>.</w:t>
      </w:r>
    </w:p>
    <w:p w14:paraId="5905D289" w14:textId="77777777" w:rsidR="00FC1AB5" w:rsidRDefault="00FC1AB5" w:rsidP="00FC1AB5">
      <w:pPr>
        <w:pStyle w:val="Alg4"/>
        <w:numPr>
          <w:ilvl w:val="0"/>
          <w:numId w:val="327"/>
        </w:numPr>
        <w:rPr>
          <w:ins w:id="33112" w:author="Rev 7 Allen Wirfs-Brock" w:date="2012-04-11T13:23:00Z"/>
        </w:rPr>
      </w:pPr>
      <w:ins w:id="33113" w:author="Rev 7 Allen Wirfs-Brock" w:date="2012-04-11T13:23:00Z">
        <w:r>
          <w:t>ReturnIfAbrupt(</w:t>
        </w:r>
        <w:r>
          <w:rPr>
            <w:i/>
          </w:rPr>
          <w:t>val</w:t>
        </w:r>
        <w:r>
          <w:t>).</w:t>
        </w:r>
      </w:ins>
    </w:p>
    <w:p w14:paraId="4F6AC7DB" w14:textId="77777777" w:rsidR="004C02EF" w:rsidRPr="00E77497" w:rsidRDefault="004C02EF" w:rsidP="001F482D">
      <w:pPr>
        <w:pStyle w:val="Alg4"/>
        <w:numPr>
          <w:ilvl w:val="0"/>
          <w:numId w:val="327"/>
        </w:numPr>
      </w:pPr>
      <w:r w:rsidRPr="00E77497">
        <w:t xml:space="preserve">If </w:t>
      </w:r>
      <w:r w:rsidRPr="00E77497">
        <w:rPr>
          <w:i/>
        </w:rPr>
        <w:t>val</w:t>
      </w:r>
      <w:r w:rsidRPr="00E77497">
        <w:t xml:space="preserve"> is an object, then</w:t>
      </w:r>
    </w:p>
    <w:p w14:paraId="4E820096" w14:textId="77777777" w:rsidR="004C02EF" w:rsidRPr="00E77497" w:rsidRDefault="004C02EF" w:rsidP="001F482D">
      <w:pPr>
        <w:pStyle w:val="Alg4"/>
        <w:numPr>
          <w:ilvl w:val="1"/>
          <w:numId w:val="327"/>
        </w:numPr>
      </w:pPr>
      <w:r w:rsidRPr="00E77497">
        <w:t xml:space="preserve">If </w:t>
      </w:r>
      <w:del w:id="33114" w:author="Allen Wirfs-Brock" w:date="2011-07-02T14:43:00Z">
        <w:r w:rsidRPr="00E77497" w:rsidDel="00736F7F">
          <w:delText xml:space="preserve">the [[Class]] internal property of </w:delText>
        </w:r>
      </w:del>
      <w:r w:rsidRPr="00E77497">
        <w:rPr>
          <w:i/>
        </w:rPr>
        <w:t>val</w:t>
      </w:r>
      <w:r w:rsidRPr="00E77497">
        <w:t xml:space="preserve"> </w:t>
      </w:r>
      <w:del w:id="33115" w:author="Allen Wirfs-Brock" w:date="2011-07-02T14:43:00Z">
        <w:r w:rsidRPr="00E77497" w:rsidDel="00736F7F">
          <w:delText xml:space="preserve">is </w:delText>
        </w:r>
        <w:r w:rsidRPr="00E77497" w:rsidDel="00736F7F">
          <w:rPr>
            <w:rFonts w:ascii="Courier New" w:hAnsi="Courier New" w:cs="Courier New"/>
            <w:b/>
          </w:rPr>
          <w:delText>"Array"</w:delText>
        </w:r>
      </w:del>
      <w:ins w:id="33116" w:author="Allen Wirfs-Brock" w:date="2011-07-02T14:43:00Z">
        <w:r w:rsidR="00736F7F" w:rsidRPr="00E77497">
          <w:t>has a [[</w:t>
        </w:r>
        <w:del w:id="33117" w:author="Rev 3 Allen Wirfs-Brock" w:date="2011-09-07T15:43:00Z">
          <w:r w:rsidR="00736F7F" w:rsidRPr="00E77497" w:rsidDel="009D141F">
            <w:delText>IsArray</w:delText>
          </w:r>
        </w:del>
      </w:ins>
      <w:ins w:id="33118" w:author="Rev 3 Allen Wirfs-Brock" w:date="2011-09-07T15:43:00Z">
        <w:r w:rsidR="009D141F" w:rsidRPr="00E77497">
          <w:t>NativeBrand</w:t>
        </w:r>
      </w:ins>
      <w:ins w:id="33119" w:author="Allen Wirfs-Brock" w:date="2011-07-02T14:43:00Z">
        <w:r w:rsidR="00736F7F" w:rsidRPr="00E77497">
          <w:t>]] internal property</w:t>
        </w:r>
      </w:ins>
      <w:ins w:id="33120" w:author="Rev 3 Allen Wirfs-Brock" w:date="2011-09-07T15:43:00Z">
        <w:r w:rsidR="009D141F" w:rsidRPr="00E77497">
          <w:t xml:space="preserve"> with value NativeArray</w:t>
        </w:r>
      </w:ins>
      <w:ins w:id="33121" w:author="Allen Wirfs-Brock" w:date="2011-07-02T14:43:00Z">
        <w:r w:rsidR="00736F7F" w:rsidRPr="00E77497">
          <w:t>, then</w:t>
        </w:r>
      </w:ins>
    </w:p>
    <w:p w14:paraId="6C5D6723" w14:textId="77777777" w:rsidR="004C02EF" w:rsidRPr="00E77497" w:rsidRDefault="004C02EF" w:rsidP="001F482D">
      <w:pPr>
        <w:pStyle w:val="Alg4"/>
        <w:numPr>
          <w:ilvl w:val="2"/>
          <w:numId w:val="327"/>
        </w:numPr>
      </w:pPr>
      <w:r w:rsidRPr="00E77497">
        <w:t xml:space="preserve">Set </w:t>
      </w:r>
      <w:r w:rsidRPr="00E77497">
        <w:rPr>
          <w:i/>
        </w:rPr>
        <w:t>I</w:t>
      </w:r>
      <w:r w:rsidRPr="00E77497">
        <w:t xml:space="preserve"> to 0.</w:t>
      </w:r>
    </w:p>
    <w:p w14:paraId="564A9217" w14:textId="77777777" w:rsidR="004C02EF" w:rsidRPr="00E77497" w:rsidRDefault="004C02EF" w:rsidP="001F482D">
      <w:pPr>
        <w:pStyle w:val="Alg4"/>
        <w:numPr>
          <w:ilvl w:val="2"/>
          <w:numId w:val="327"/>
        </w:numPr>
      </w:pPr>
      <w:r w:rsidRPr="00E77497">
        <w:t xml:space="preserve">Let </w:t>
      </w:r>
      <w:r w:rsidRPr="00E77497">
        <w:rPr>
          <w:i/>
        </w:rPr>
        <w:t>len</w:t>
      </w:r>
      <w:r w:rsidRPr="00E77497">
        <w:t xml:space="preserve"> be the result of calling the [[Get]] internal method of </w:t>
      </w:r>
      <w:r w:rsidRPr="00E77497">
        <w:rPr>
          <w:i/>
        </w:rPr>
        <w:t>val</w:t>
      </w:r>
      <w:r w:rsidRPr="00E77497">
        <w:t xml:space="preserve"> with argument </w:t>
      </w:r>
      <w:r w:rsidRPr="00E77497">
        <w:rPr>
          <w:rFonts w:ascii="Courier New" w:hAnsi="Courier New" w:cs="Courier New"/>
          <w:b/>
        </w:rPr>
        <w:t>"length"</w:t>
      </w:r>
      <w:r w:rsidRPr="00E77497">
        <w:t>.</w:t>
      </w:r>
    </w:p>
    <w:p w14:paraId="05D3573F" w14:textId="77777777" w:rsidR="00FC1AB5" w:rsidRDefault="00FC1AB5" w:rsidP="001F482D">
      <w:pPr>
        <w:pStyle w:val="Alg4"/>
        <w:numPr>
          <w:ilvl w:val="2"/>
          <w:numId w:val="327"/>
        </w:numPr>
        <w:rPr>
          <w:ins w:id="33122" w:author="Rev 7 Allen Wirfs-Brock" w:date="2012-04-11T13:24:00Z"/>
        </w:rPr>
      </w:pPr>
      <w:ins w:id="33123" w:author="Rev 7 Allen Wirfs-Brock" w:date="2012-04-11T13:24:00Z">
        <w:r>
          <w:t>Assert: len is not an abrupt completion and its value is a</w:t>
        </w:r>
      </w:ins>
      <w:ins w:id="33124" w:author="Rev 7 Allen Wirfs-Brock" w:date="2012-04-11T13:25:00Z">
        <w:r>
          <w:t xml:space="preserve"> positive</w:t>
        </w:r>
      </w:ins>
      <w:ins w:id="33125" w:author="Rev 7 Allen Wirfs-Brock" w:date="2012-04-11T13:24:00Z">
        <w:r>
          <w:t xml:space="preserve"> integer.</w:t>
        </w:r>
      </w:ins>
    </w:p>
    <w:p w14:paraId="17C6CC07" w14:textId="77777777" w:rsidR="004C02EF" w:rsidRPr="00E77497" w:rsidRDefault="004C02EF" w:rsidP="001F482D">
      <w:pPr>
        <w:pStyle w:val="Alg4"/>
        <w:numPr>
          <w:ilvl w:val="2"/>
          <w:numId w:val="327"/>
        </w:numPr>
      </w:pPr>
      <w:r w:rsidRPr="00E77497">
        <w:t xml:space="preserve">Repeat while </w:t>
      </w:r>
      <w:r w:rsidRPr="00E77497">
        <w:rPr>
          <w:i/>
        </w:rPr>
        <w:t xml:space="preserve">I </w:t>
      </w:r>
      <w:r w:rsidRPr="00E77497">
        <w:t xml:space="preserve">&lt; </w:t>
      </w:r>
      <w:r w:rsidRPr="00E77497">
        <w:rPr>
          <w:i/>
        </w:rPr>
        <w:t>len</w:t>
      </w:r>
      <w:r w:rsidRPr="00E77497">
        <w:t xml:space="preserve">, </w:t>
      </w:r>
    </w:p>
    <w:p w14:paraId="408DEE9A" w14:textId="77777777" w:rsidR="004C02EF" w:rsidRPr="00E77497" w:rsidRDefault="004C02EF" w:rsidP="001F482D">
      <w:pPr>
        <w:pStyle w:val="Alg4"/>
        <w:numPr>
          <w:ilvl w:val="3"/>
          <w:numId w:val="327"/>
        </w:numPr>
      </w:pPr>
      <w:r w:rsidRPr="00E77497">
        <w:t xml:space="preserve">Let </w:t>
      </w:r>
      <w:r w:rsidRPr="00E77497">
        <w:rPr>
          <w:i/>
        </w:rPr>
        <w:t>newElement</w:t>
      </w:r>
      <w:r w:rsidRPr="00E77497">
        <w:t xml:space="preserve"> be the result of calling the abstract operation Walk, passing </w:t>
      </w:r>
      <w:r w:rsidRPr="00E77497">
        <w:rPr>
          <w:i/>
        </w:rPr>
        <w:t>val</w:t>
      </w:r>
      <w:r w:rsidRPr="00E77497">
        <w:t xml:space="preserve"> and ToString(</w:t>
      </w:r>
      <w:r w:rsidRPr="00E77497">
        <w:rPr>
          <w:i/>
        </w:rPr>
        <w:t>I</w:t>
      </w:r>
      <w:r w:rsidRPr="00E77497">
        <w:t>).</w:t>
      </w:r>
    </w:p>
    <w:p w14:paraId="20075D6B" w14:textId="77777777" w:rsidR="004C02EF" w:rsidRPr="00E77497" w:rsidRDefault="004C02EF" w:rsidP="001F482D">
      <w:pPr>
        <w:pStyle w:val="Alg4"/>
        <w:numPr>
          <w:ilvl w:val="3"/>
          <w:numId w:val="327"/>
        </w:numPr>
      </w:pPr>
      <w:r w:rsidRPr="00E77497">
        <w:t xml:space="preserve">If </w:t>
      </w:r>
      <w:r w:rsidRPr="00E77497">
        <w:rPr>
          <w:i/>
        </w:rPr>
        <w:t>newElement</w:t>
      </w:r>
      <w:r w:rsidRPr="00E77497">
        <w:t xml:space="preserve"> is </w:t>
      </w:r>
      <w:r w:rsidRPr="00E77497">
        <w:rPr>
          <w:b/>
        </w:rPr>
        <w:t>undefined</w:t>
      </w:r>
      <w:r w:rsidRPr="00E77497">
        <w:t>, then</w:t>
      </w:r>
    </w:p>
    <w:p w14:paraId="559792AF" w14:textId="77777777" w:rsidR="004C02EF" w:rsidRPr="00E77497" w:rsidRDefault="00222E5C" w:rsidP="001F482D">
      <w:pPr>
        <w:pStyle w:val="Alg4"/>
        <w:numPr>
          <w:ilvl w:val="4"/>
          <w:numId w:val="327"/>
        </w:numPr>
      </w:pPr>
      <w:ins w:id="33126" w:author="Rev 7 Allen Wirfs-Brock" w:date="2012-04-11T14:21:00Z">
        <w:r>
          <w:t xml:space="preserve">Let </w:t>
        </w:r>
        <w:r w:rsidRPr="00222E5C">
          <w:rPr>
            <w:i/>
          </w:rPr>
          <w:t>status</w:t>
        </w:r>
        <w:r>
          <w:t xml:space="preserve"> be the result of calling</w:t>
        </w:r>
        <w:r w:rsidRPr="00E77497">
          <w:t xml:space="preserve"> </w:t>
        </w:r>
      </w:ins>
      <w:del w:id="33127" w:author="Rev 7 Allen Wirfs-Brock" w:date="2012-04-11T14:21:00Z">
        <w:r w:rsidR="004C02EF" w:rsidRPr="00E77497" w:rsidDel="00222E5C">
          <w:delText xml:space="preserve">Call </w:delText>
        </w:r>
      </w:del>
      <w:r w:rsidR="004C02EF" w:rsidRPr="00E77497">
        <w:t xml:space="preserve">the [[Delete]] internal method of </w:t>
      </w:r>
      <w:r w:rsidR="004C02EF" w:rsidRPr="00E77497">
        <w:rPr>
          <w:i/>
        </w:rPr>
        <w:t>val</w:t>
      </w:r>
      <w:r w:rsidR="004C02EF" w:rsidRPr="00E77497">
        <w:t xml:space="preserve"> with ToString(</w:t>
      </w:r>
      <w:r w:rsidR="004C02EF" w:rsidRPr="00E77497">
        <w:rPr>
          <w:i/>
        </w:rPr>
        <w:t>I</w:t>
      </w:r>
      <w:r w:rsidR="004C02EF" w:rsidRPr="00E77497">
        <w:t xml:space="preserve">) and </w:t>
      </w:r>
      <w:r w:rsidR="004C02EF" w:rsidRPr="00E77497">
        <w:rPr>
          <w:b/>
        </w:rPr>
        <w:t>false</w:t>
      </w:r>
      <w:r w:rsidR="004C02EF" w:rsidRPr="00E77497">
        <w:t xml:space="preserve"> as arguments. </w:t>
      </w:r>
    </w:p>
    <w:p w14:paraId="32E321FC" w14:textId="77777777" w:rsidR="004C02EF" w:rsidRPr="00E77497" w:rsidRDefault="004C02EF" w:rsidP="001F482D">
      <w:pPr>
        <w:pStyle w:val="Alg4"/>
        <w:numPr>
          <w:ilvl w:val="3"/>
          <w:numId w:val="327"/>
        </w:numPr>
      </w:pPr>
      <w:r w:rsidRPr="00E77497">
        <w:t>Else</w:t>
      </w:r>
    </w:p>
    <w:p w14:paraId="4E9B954A" w14:textId="77777777" w:rsidR="004C02EF" w:rsidRPr="00E77497" w:rsidRDefault="00222E5C" w:rsidP="001F482D">
      <w:pPr>
        <w:pStyle w:val="Alg4"/>
        <w:numPr>
          <w:ilvl w:val="4"/>
          <w:numId w:val="327"/>
        </w:numPr>
      </w:pPr>
      <w:ins w:id="33128" w:author="Rev 7 Allen Wirfs-Brock" w:date="2012-04-11T14:21:00Z">
        <w:r>
          <w:t xml:space="preserve">Let </w:t>
        </w:r>
        <w:r w:rsidRPr="00222E5C">
          <w:rPr>
            <w:i/>
          </w:rPr>
          <w:t>status</w:t>
        </w:r>
        <w:r>
          <w:t xml:space="preserve"> be the result of calling</w:t>
        </w:r>
        <w:r w:rsidRPr="00E77497">
          <w:t xml:space="preserve"> </w:t>
        </w:r>
      </w:ins>
      <w:del w:id="33129" w:author="Rev 7 Allen Wirfs-Brock" w:date="2012-04-11T14:21:00Z">
        <w:r w:rsidR="004C02EF" w:rsidRPr="00E77497" w:rsidDel="00222E5C">
          <w:delText xml:space="preserve">Call </w:delText>
        </w:r>
      </w:del>
      <w:r w:rsidR="004C02EF" w:rsidRPr="00E77497">
        <w:t xml:space="preserve">the [[DefineOwnProperty]] internal method of </w:t>
      </w:r>
      <w:r w:rsidR="004C02EF" w:rsidRPr="00E77497">
        <w:rPr>
          <w:i/>
        </w:rPr>
        <w:t>val</w:t>
      </w:r>
      <w:r w:rsidR="004C02EF" w:rsidRPr="00E77497">
        <w:t xml:space="preserve"> with arguments ToString(</w:t>
      </w:r>
      <w:r w:rsidR="004C02EF" w:rsidRPr="00E77497">
        <w:rPr>
          <w:i/>
        </w:rPr>
        <w:t>I</w:t>
      </w:r>
      <w:r w:rsidR="004C02EF" w:rsidRPr="00E77497">
        <w:t xml:space="preserve">), the Property Descriptor {[[Value]]: </w:t>
      </w:r>
      <w:r w:rsidR="004C02EF" w:rsidRPr="00E77497">
        <w:rPr>
          <w:i/>
        </w:rPr>
        <w:t>newElement</w:t>
      </w:r>
      <w:r w:rsidR="004C02EF" w:rsidRPr="00E77497">
        <w:t xml:space="preserve">, [[Writable]]: true, [[Enumerable]]: true, [[Configurable]]: true}, and </w:t>
      </w:r>
      <w:r w:rsidR="004C02EF" w:rsidRPr="00E77497">
        <w:rPr>
          <w:b/>
        </w:rPr>
        <w:t>false</w:t>
      </w:r>
      <w:r w:rsidR="004C02EF" w:rsidRPr="00E77497">
        <w:t>.</w:t>
      </w:r>
    </w:p>
    <w:p w14:paraId="41BB226E" w14:textId="77777777" w:rsidR="00222E5C" w:rsidRDefault="00222E5C" w:rsidP="001F482D">
      <w:pPr>
        <w:pStyle w:val="Alg4"/>
        <w:numPr>
          <w:ilvl w:val="3"/>
          <w:numId w:val="327"/>
        </w:numPr>
        <w:rPr>
          <w:ins w:id="33130" w:author="Rev 7 Allen Wirfs-Brock" w:date="2012-04-11T14:22:00Z"/>
        </w:rPr>
      </w:pPr>
      <w:ins w:id="33131" w:author="Rev 7 Allen Wirfs-Brock" w:date="2012-04-11T14:22:00Z">
        <w:r>
          <w:t>ReturnIfAbrupt(</w:t>
        </w:r>
        <w:r>
          <w:rPr>
            <w:i/>
          </w:rPr>
          <w:t>status</w:t>
        </w:r>
        <w:r>
          <w:t>).</w:t>
        </w:r>
      </w:ins>
    </w:p>
    <w:p w14:paraId="4324BB0A" w14:textId="77777777" w:rsidR="004C02EF" w:rsidRPr="00E77497" w:rsidRDefault="004C02EF" w:rsidP="001F482D">
      <w:pPr>
        <w:pStyle w:val="Alg4"/>
        <w:numPr>
          <w:ilvl w:val="3"/>
          <w:numId w:val="327"/>
        </w:numPr>
      </w:pPr>
      <w:r w:rsidRPr="00E77497">
        <w:t xml:space="preserve">Add 1 to </w:t>
      </w:r>
      <w:r w:rsidRPr="00E77497">
        <w:rPr>
          <w:i/>
        </w:rPr>
        <w:t>I</w:t>
      </w:r>
      <w:r w:rsidRPr="00E77497">
        <w:t>.</w:t>
      </w:r>
    </w:p>
    <w:p w14:paraId="732849BE" w14:textId="77777777" w:rsidR="004C02EF" w:rsidRPr="00E77497" w:rsidRDefault="004C02EF" w:rsidP="001F482D">
      <w:pPr>
        <w:pStyle w:val="Alg4"/>
        <w:numPr>
          <w:ilvl w:val="1"/>
          <w:numId w:val="327"/>
        </w:numPr>
      </w:pPr>
      <w:r w:rsidRPr="00E77497">
        <w:t>Else</w:t>
      </w:r>
    </w:p>
    <w:p w14:paraId="6BA1F96E" w14:textId="77777777" w:rsidR="004C02EF" w:rsidRPr="00E77497" w:rsidRDefault="004C02EF" w:rsidP="001F482D">
      <w:pPr>
        <w:pStyle w:val="Alg4"/>
        <w:numPr>
          <w:ilvl w:val="2"/>
          <w:numId w:val="327"/>
        </w:numPr>
      </w:pPr>
      <w:r w:rsidRPr="00E77497">
        <w:t xml:space="preserve">Let </w:t>
      </w:r>
      <w:r w:rsidRPr="00E77497">
        <w:rPr>
          <w:i/>
        </w:rPr>
        <w:t>keys</w:t>
      </w:r>
      <w:r w:rsidRPr="00E77497">
        <w:t xml:space="preserve"> be an internal List of String values consisting of the names of all the own properties of </w:t>
      </w:r>
      <w:r w:rsidRPr="00E77497">
        <w:rPr>
          <w:i/>
        </w:rPr>
        <w:t>val</w:t>
      </w:r>
      <w:r w:rsidRPr="00E77497">
        <w:t xml:space="preserve"> whose [[Enumerable]] attribute is </w:t>
      </w:r>
      <w:r w:rsidRPr="00E77497">
        <w:rPr>
          <w:b/>
        </w:rPr>
        <w:t>true</w:t>
      </w:r>
      <w:r w:rsidRPr="00E77497">
        <w:t xml:space="preserve">. The ordering of the Strings </w:t>
      </w:r>
      <w:del w:id="33132" w:author="Rev 7 Allen Wirfs-Brock" w:date="2012-04-11T14:19:00Z">
        <w:r w:rsidRPr="00E77497" w:rsidDel="00222E5C">
          <w:delText xml:space="preserve">should </w:delText>
        </w:r>
      </w:del>
      <w:ins w:id="33133" w:author="Rev 7 Allen Wirfs-Brock" w:date="2012-04-11T14:19:00Z">
        <w:r w:rsidR="00222E5C">
          <w:t>is</w:t>
        </w:r>
        <w:r w:rsidR="00222E5C" w:rsidRPr="00E77497">
          <w:t xml:space="preserve"> </w:t>
        </w:r>
      </w:ins>
      <w:del w:id="33134" w:author="Rev 7 Allen Wirfs-Brock" w:date="2012-04-11T14:19:00Z">
        <w:r w:rsidRPr="00E77497" w:rsidDel="00222E5C">
          <w:delText xml:space="preserve">be </w:delText>
        </w:r>
      </w:del>
      <w:r w:rsidRPr="00E77497">
        <w:t xml:space="preserve">the same as that used by the </w:t>
      </w:r>
      <w:r w:rsidRPr="00E77497">
        <w:rPr>
          <w:b/>
        </w:rPr>
        <w:t>Object.keys</w:t>
      </w:r>
      <w:r w:rsidRPr="00E77497">
        <w:t xml:space="preserve"> standard built-in function.</w:t>
      </w:r>
    </w:p>
    <w:p w14:paraId="3FEAD118" w14:textId="77777777" w:rsidR="004C02EF" w:rsidRPr="00E77497" w:rsidRDefault="004C02EF" w:rsidP="001F482D">
      <w:pPr>
        <w:pStyle w:val="Alg4"/>
        <w:numPr>
          <w:ilvl w:val="2"/>
          <w:numId w:val="327"/>
        </w:numPr>
      </w:pPr>
      <w:r w:rsidRPr="00E77497">
        <w:t xml:space="preserve">For each String </w:t>
      </w:r>
      <w:r w:rsidRPr="00E77497">
        <w:rPr>
          <w:i/>
        </w:rPr>
        <w:t>P</w:t>
      </w:r>
      <w:r w:rsidRPr="00E77497">
        <w:t xml:space="preserve"> in </w:t>
      </w:r>
      <w:r w:rsidRPr="00E77497">
        <w:rPr>
          <w:i/>
        </w:rPr>
        <w:t>keys</w:t>
      </w:r>
      <w:r w:rsidRPr="00E77497">
        <w:t xml:space="preserve"> do, </w:t>
      </w:r>
    </w:p>
    <w:p w14:paraId="2E64615C" w14:textId="77777777" w:rsidR="004C02EF" w:rsidRPr="00E77497" w:rsidRDefault="004C02EF" w:rsidP="001F482D">
      <w:pPr>
        <w:pStyle w:val="Alg4"/>
        <w:numPr>
          <w:ilvl w:val="3"/>
          <w:numId w:val="327"/>
        </w:numPr>
      </w:pPr>
      <w:r w:rsidRPr="00E77497">
        <w:t xml:space="preserve">Let </w:t>
      </w:r>
      <w:r w:rsidRPr="00E77497">
        <w:rPr>
          <w:i/>
        </w:rPr>
        <w:t>newElement</w:t>
      </w:r>
      <w:r w:rsidRPr="00E77497">
        <w:t xml:space="preserve"> be the result of calling the abstract operation Walk, passing </w:t>
      </w:r>
      <w:r w:rsidRPr="00E77497">
        <w:rPr>
          <w:i/>
        </w:rPr>
        <w:t>val</w:t>
      </w:r>
      <w:r w:rsidRPr="00E77497">
        <w:t xml:space="preserve"> and </w:t>
      </w:r>
      <w:r w:rsidRPr="00E77497">
        <w:rPr>
          <w:i/>
        </w:rPr>
        <w:t>P</w:t>
      </w:r>
      <w:r w:rsidRPr="00E77497">
        <w:t xml:space="preserve">. </w:t>
      </w:r>
    </w:p>
    <w:p w14:paraId="5BF7BF84" w14:textId="77777777" w:rsidR="004C02EF" w:rsidRPr="00E77497" w:rsidRDefault="004C02EF" w:rsidP="001F482D">
      <w:pPr>
        <w:pStyle w:val="Alg4"/>
        <w:numPr>
          <w:ilvl w:val="3"/>
          <w:numId w:val="327"/>
        </w:numPr>
      </w:pPr>
      <w:r w:rsidRPr="00E77497">
        <w:t xml:space="preserve">If </w:t>
      </w:r>
      <w:r w:rsidRPr="00E77497">
        <w:rPr>
          <w:i/>
        </w:rPr>
        <w:t>newElement</w:t>
      </w:r>
      <w:r w:rsidRPr="00E77497">
        <w:t xml:space="preserve"> is </w:t>
      </w:r>
      <w:r w:rsidRPr="00E77497">
        <w:rPr>
          <w:b/>
        </w:rPr>
        <w:t>undefined</w:t>
      </w:r>
      <w:r w:rsidRPr="00E77497">
        <w:t>, then</w:t>
      </w:r>
    </w:p>
    <w:p w14:paraId="4A7B1487" w14:textId="77777777" w:rsidR="004C02EF" w:rsidRPr="00E77497" w:rsidRDefault="004C02EF" w:rsidP="001F482D">
      <w:pPr>
        <w:pStyle w:val="Alg4"/>
        <w:numPr>
          <w:ilvl w:val="4"/>
          <w:numId w:val="327"/>
        </w:numPr>
      </w:pPr>
      <w:del w:id="33135" w:author="Rev 7 Allen Wirfs-Brock" w:date="2012-04-11T14:21:00Z">
        <w:r w:rsidRPr="00E77497" w:rsidDel="00222E5C">
          <w:delText xml:space="preserve">Call </w:delText>
        </w:r>
      </w:del>
      <w:ins w:id="33136" w:author="Rev 7 Allen Wirfs-Brock" w:date="2012-04-11T14:21:00Z">
        <w:r w:rsidR="00222E5C">
          <w:t xml:space="preserve">Let </w:t>
        </w:r>
        <w:r w:rsidR="00222E5C" w:rsidRPr="00222E5C">
          <w:rPr>
            <w:i/>
          </w:rPr>
          <w:t>status</w:t>
        </w:r>
        <w:r w:rsidR="00222E5C">
          <w:t xml:space="preserve"> be the result of calling</w:t>
        </w:r>
        <w:r w:rsidR="00222E5C" w:rsidRPr="00E77497">
          <w:t xml:space="preserve"> </w:t>
        </w:r>
      </w:ins>
      <w:r w:rsidRPr="00E77497">
        <w:t xml:space="preserve">the [[Delete]] internal method of </w:t>
      </w:r>
      <w:r w:rsidRPr="00E77497">
        <w:rPr>
          <w:i/>
        </w:rPr>
        <w:t>val</w:t>
      </w:r>
      <w:r w:rsidRPr="00E77497">
        <w:t xml:space="preserve"> with </w:t>
      </w:r>
      <w:r w:rsidRPr="00E77497">
        <w:rPr>
          <w:i/>
        </w:rPr>
        <w:t>P</w:t>
      </w:r>
      <w:r w:rsidRPr="00E77497">
        <w:t xml:space="preserve"> and </w:t>
      </w:r>
      <w:r w:rsidRPr="00E77497">
        <w:rPr>
          <w:b/>
        </w:rPr>
        <w:t>false</w:t>
      </w:r>
      <w:r w:rsidRPr="00E77497">
        <w:t xml:space="preserve"> as arguments. </w:t>
      </w:r>
    </w:p>
    <w:p w14:paraId="6ECF5642" w14:textId="77777777" w:rsidR="004C02EF" w:rsidRPr="00E77497" w:rsidRDefault="004C02EF" w:rsidP="001F482D">
      <w:pPr>
        <w:pStyle w:val="Alg4"/>
        <w:numPr>
          <w:ilvl w:val="3"/>
          <w:numId w:val="327"/>
        </w:numPr>
      </w:pPr>
      <w:r w:rsidRPr="00E77497">
        <w:t>Else</w:t>
      </w:r>
    </w:p>
    <w:p w14:paraId="232D0C4D" w14:textId="77777777" w:rsidR="004C02EF" w:rsidRPr="00E77497" w:rsidRDefault="00222E5C" w:rsidP="001F482D">
      <w:pPr>
        <w:pStyle w:val="Alg4"/>
        <w:numPr>
          <w:ilvl w:val="4"/>
          <w:numId w:val="327"/>
        </w:numPr>
      </w:pPr>
      <w:ins w:id="33137" w:author="Rev 7 Allen Wirfs-Brock" w:date="2012-04-11T14:21:00Z">
        <w:r>
          <w:t xml:space="preserve">Let </w:t>
        </w:r>
        <w:r w:rsidRPr="00222E5C">
          <w:rPr>
            <w:i/>
          </w:rPr>
          <w:t>status</w:t>
        </w:r>
        <w:r>
          <w:t xml:space="preserve"> be the result of calling</w:t>
        </w:r>
        <w:r w:rsidRPr="00E77497">
          <w:t xml:space="preserve"> </w:t>
        </w:r>
      </w:ins>
      <w:del w:id="33138" w:author="Rev 7 Allen Wirfs-Brock" w:date="2012-04-11T14:21:00Z">
        <w:r w:rsidR="004C02EF" w:rsidRPr="00E77497" w:rsidDel="00222E5C">
          <w:delText xml:space="preserve">Call </w:delText>
        </w:r>
      </w:del>
      <w:r w:rsidR="004C02EF" w:rsidRPr="00E77497">
        <w:t xml:space="preserve">the [[DefineOwnProperty]] internal method of </w:t>
      </w:r>
      <w:r w:rsidR="004C02EF" w:rsidRPr="00E77497">
        <w:rPr>
          <w:i/>
        </w:rPr>
        <w:t>val</w:t>
      </w:r>
      <w:r w:rsidR="004C02EF" w:rsidRPr="00E77497">
        <w:t xml:space="preserve"> with arguments </w:t>
      </w:r>
      <w:r w:rsidR="004C02EF" w:rsidRPr="00E77497">
        <w:rPr>
          <w:i/>
        </w:rPr>
        <w:t>P</w:t>
      </w:r>
      <w:r w:rsidR="004C02EF" w:rsidRPr="00E77497">
        <w:t xml:space="preserve">, the Property Descriptor {[[Value]]: </w:t>
      </w:r>
      <w:r w:rsidR="004C02EF" w:rsidRPr="00E77497">
        <w:rPr>
          <w:i/>
        </w:rPr>
        <w:t>newElement</w:t>
      </w:r>
      <w:r w:rsidR="004C02EF" w:rsidRPr="00E77497">
        <w:t xml:space="preserve">, [[Writable]]: </w:t>
      </w:r>
      <w:r w:rsidR="004C02EF" w:rsidRPr="00E77497">
        <w:rPr>
          <w:b/>
        </w:rPr>
        <w:t>true</w:t>
      </w:r>
      <w:r w:rsidR="004C02EF" w:rsidRPr="00E77497">
        <w:t xml:space="preserve">, [[Enumerable]]: </w:t>
      </w:r>
      <w:r w:rsidR="004C02EF" w:rsidRPr="00E77497">
        <w:rPr>
          <w:b/>
        </w:rPr>
        <w:t>true</w:t>
      </w:r>
      <w:r w:rsidR="004C02EF" w:rsidRPr="00E77497">
        <w:t xml:space="preserve">, [[Configurable]]: </w:t>
      </w:r>
      <w:r w:rsidR="004C02EF" w:rsidRPr="00E77497">
        <w:rPr>
          <w:b/>
        </w:rPr>
        <w:t>true</w:t>
      </w:r>
      <w:r w:rsidR="004C02EF" w:rsidRPr="00E77497">
        <w:t xml:space="preserve">}, and </w:t>
      </w:r>
      <w:r w:rsidR="004C02EF" w:rsidRPr="00E77497">
        <w:rPr>
          <w:b/>
        </w:rPr>
        <w:t>false</w:t>
      </w:r>
      <w:r w:rsidR="004C02EF" w:rsidRPr="00E77497">
        <w:t>.</w:t>
      </w:r>
    </w:p>
    <w:p w14:paraId="123DB639" w14:textId="77777777" w:rsidR="00222E5C" w:rsidRDefault="00222E5C" w:rsidP="00222E5C">
      <w:pPr>
        <w:pStyle w:val="Alg4"/>
        <w:numPr>
          <w:ilvl w:val="3"/>
          <w:numId w:val="327"/>
        </w:numPr>
        <w:rPr>
          <w:ins w:id="33139" w:author="Rev 7 Allen Wirfs-Brock" w:date="2012-04-11T14:23:00Z"/>
        </w:rPr>
      </w:pPr>
      <w:ins w:id="33140" w:author="Rev 7 Allen Wirfs-Brock" w:date="2012-04-11T14:23:00Z">
        <w:r>
          <w:t>ReturnIfAbrupt(</w:t>
        </w:r>
        <w:r>
          <w:rPr>
            <w:i/>
          </w:rPr>
          <w:t>status</w:t>
        </w:r>
        <w:r>
          <w:t>).</w:t>
        </w:r>
      </w:ins>
    </w:p>
    <w:p w14:paraId="648470C9" w14:textId="77777777" w:rsidR="004C02EF" w:rsidRPr="00E77497" w:rsidRDefault="004C02EF" w:rsidP="001F482D">
      <w:pPr>
        <w:pStyle w:val="Alg4"/>
        <w:numPr>
          <w:ilvl w:val="0"/>
          <w:numId w:val="327"/>
        </w:numPr>
        <w:spacing w:after="220"/>
      </w:pPr>
      <w:r w:rsidRPr="00E77497">
        <w:t xml:space="preserve">Return the result of calling the [[Call]] internal method of </w:t>
      </w:r>
      <w:r w:rsidRPr="00E77497">
        <w:rPr>
          <w:i/>
        </w:rPr>
        <w:t>reviver</w:t>
      </w:r>
      <w:r w:rsidRPr="00E77497">
        <w:t xml:space="preserve"> passing </w:t>
      </w:r>
      <w:r w:rsidRPr="00E77497">
        <w:rPr>
          <w:i/>
        </w:rPr>
        <w:t>holder</w:t>
      </w:r>
      <w:r w:rsidRPr="00E77497">
        <w:t xml:space="preserve"> as the </w:t>
      </w:r>
      <w:r w:rsidRPr="00E77497">
        <w:rPr>
          <w:b/>
        </w:rPr>
        <w:t>this</w:t>
      </w:r>
      <w:r w:rsidRPr="00E77497">
        <w:t xml:space="preserve"> value and with an argument list consisting of </w:t>
      </w:r>
      <w:r w:rsidRPr="00E77497">
        <w:rPr>
          <w:i/>
        </w:rPr>
        <w:t xml:space="preserve">name </w:t>
      </w:r>
      <w:r w:rsidRPr="00E77497">
        <w:t xml:space="preserve">and </w:t>
      </w:r>
      <w:r w:rsidRPr="00E77497">
        <w:rPr>
          <w:i/>
        </w:rPr>
        <w:t>val</w:t>
      </w:r>
      <w:r w:rsidRPr="00E77497">
        <w:t>.</w:t>
      </w:r>
    </w:p>
    <w:p w14:paraId="47E7C52E" w14:textId="77777777" w:rsidR="004C02EF" w:rsidRPr="00E77497" w:rsidRDefault="004C02EF" w:rsidP="004C02EF">
      <w:r w:rsidRPr="00E77497">
        <w:t xml:space="preserve">It is not permitted for a conforming implementation of </w:t>
      </w:r>
      <w:r w:rsidRPr="00E77497">
        <w:rPr>
          <w:rFonts w:ascii="Courier New" w:hAnsi="Courier New" w:cs="Courier New"/>
          <w:b/>
        </w:rPr>
        <w:t>JSON.parse</w:t>
      </w:r>
      <w:r w:rsidRPr="00E77497">
        <w:t xml:space="preserve"> to extend the JSON grammars. If an implementation wishes to support a modified or extended JSON interchange format it must do so by defining a different parse function. </w:t>
      </w:r>
    </w:p>
    <w:p w14:paraId="218460B6" w14:textId="77777777" w:rsidR="004C02EF" w:rsidRPr="00E77497" w:rsidRDefault="004C02EF" w:rsidP="004C02EF">
      <w:pPr>
        <w:pStyle w:val="Note"/>
      </w:pPr>
      <w:r w:rsidRPr="00E77497">
        <w:t>NOTE</w:t>
      </w:r>
      <w:r w:rsidRPr="00E77497">
        <w:tab/>
        <w:t>In the case where there are duplicate name Strings within an object, lexically preceding values for the same key shall be overwritten.</w:t>
      </w:r>
    </w:p>
    <w:p w14:paraId="6E7EE847" w14:textId="77777777" w:rsidR="004C02EF" w:rsidRPr="00E77497" w:rsidRDefault="004C02EF" w:rsidP="00F710D2">
      <w:pPr>
        <w:pStyle w:val="30"/>
        <w:numPr>
          <w:ilvl w:val="0"/>
          <w:numId w:val="0"/>
        </w:numPr>
      </w:pPr>
      <w:bookmarkStart w:id="33141" w:name="_Toc235503551"/>
      <w:bookmarkStart w:id="33142" w:name="_Toc241509326"/>
      <w:bookmarkStart w:id="33143" w:name="_Toc244416813"/>
      <w:bookmarkStart w:id="33144" w:name="_Toc276631177"/>
      <w:bookmarkStart w:id="33145" w:name="_Toc336509660"/>
      <w:r w:rsidRPr="00E77497">
        <w:t>15.12.3</w:t>
      </w:r>
      <w:r w:rsidRPr="00E77497">
        <w:tab/>
        <w:t>stringify ( value [ , replacer [ , space ] ] )</w:t>
      </w:r>
      <w:bookmarkEnd w:id="33141"/>
      <w:bookmarkEnd w:id="33142"/>
      <w:bookmarkEnd w:id="33143"/>
      <w:bookmarkEnd w:id="33144"/>
      <w:bookmarkEnd w:id="33145"/>
    </w:p>
    <w:p w14:paraId="15A1D48C" w14:textId="77777777" w:rsidR="004C02EF" w:rsidRPr="00E77497" w:rsidRDefault="004C02EF" w:rsidP="004C02EF">
      <w:r w:rsidRPr="00E77497">
        <w:t xml:space="preserve">The </w:t>
      </w:r>
      <w:r w:rsidRPr="00E77497">
        <w:rPr>
          <w:rFonts w:ascii="Courier New" w:hAnsi="Courier New" w:cs="Courier New"/>
          <w:b/>
        </w:rPr>
        <w:t>stringify</w:t>
      </w:r>
      <w:r w:rsidRPr="00E77497">
        <w:t xml:space="preserve"> function returns a String in </w:t>
      </w:r>
      <w:ins w:id="33146" w:author="Rev 9 Allen Wirfs-Brock" w:date="2012-07-07T13:55:00Z">
        <w:r w:rsidR="0020305B">
          <w:t xml:space="preserve">UTF-16 encoded </w:t>
        </w:r>
      </w:ins>
      <w:r w:rsidRPr="00E77497">
        <w:t xml:space="preserve">JSON format representing an ECMAScript value. It can take three parameters. </w:t>
      </w:r>
      <w:del w:id="33147" w:author="Allen Wirfs-Brock rev2" w:date="2011-07-20T14:01:00Z">
        <w:r w:rsidRPr="00E77497" w:rsidDel="001F13A3">
          <w:delText xml:space="preserve">The first parameter is required. </w:delText>
        </w:r>
      </w:del>
      <w:r w:rsidRPr="00E77497">
        <w:t xml:space="preserve">The </w:t>
      </w:r>
      <w:r w:rsidRPr="00E77497">
        <w:rPr>
          <w:rFonts w:ascii="Times New Roman" w:hAnsi="Times New Roman"/>
          <w:i/>
        </w:rPr>
        <w:t>value</w:t>
      </w:r>
      <w:r w:rsidRPr="00E77497">
        <w:t xml:space="preserve"> parameter is an ECMAScript value, which is usually an object or array, although it can also be a String, Boolean, Number or </w:t>
      </w:r>
      <w:r w:rsidRPr="00E77497">
        <w:rPr>
          <w:b/>
        </w:rPr>
        <w:t>null</w:t>
      </w:r>
      <w:r w:rsidRPr="00E77497">
        <w:t xml:space="preserve">. The optional </w:t>
      </w:r>
      <w:r w:rsidRPr="00E77497">
        <w:rPr>
          <w:rFonts w:ascii="Times New Roman" w:hAnsi="Times New Roman"/>
          <w:i/>
        </w:rPr>
        <w:t>replacer</w:t>
      </w:r>
      <w:r w:rsidRPr="00E77497">
        <w:t xml:space="preserve"> parameter is either a function that alters the way objects and arrays are stringified, or an array of Strings and Numbers that acts as a white list for selecting the object properties that will be stringified. The optional </w:t>
      </w:r>
      <w:r w:rsidRPr="00E77497">
        <w:rPr>
          <w:rFonts w:ascii="Times New Roman" w:hAnsi="Times New Roman"/>
          <w:i/>
        </w:rPr>
        <w:t>space</w:t>
      </w:r>
      <w:r w:rsidRPr="00E77497">
        <w:t xml:space="preserve"> parameter is a String or Number that allows the result to have white space injected into it to improve human readability.</w:t>
      </w:r>
    </w:p>
    <w:p w14:paraId="7C63AFEF" w14:textId="77777777" w:rsidR="004C02EF" w:rsidRPr="00E77497" w:rsidRDefault="004C02EF" w:rsidP="004C02EF">
      <w:pPr>
        <w:keepNext/>
      </w:pPr>
      <w:r w:rsidRPr="00E77497">
        <w:t>These are the steps in stringifying an object:</w:t>
      </w:r>
    </w:p>
    <w:p w14:paraId="1761630E" w14:textId="77777777" w:rsidR="004C02EF" w:rsidRPr="00E77497" w:rsidRDefault="004C02EF" w:rsidP="001F482D">
      <w:pPr>
        <w:pStyle w:val="Alg4"/>
        <w:numPr>
          <w:ilvl w:val="0"/>
          <w:numId w:val="328"/>
        </w:numPr>
      </w:pPr>
      <w:r w:rsidRPr="00E77497">
        <w:t xml:space="preserve">Let </w:t>
      </w:r>
      <w:r w:rsidRPr="00E77497">
        <w:rPr>
          <w:i/>
        </w:rPr>
        <w:t>stack</w:t>
      </w:r>
      <w:r w:rsidRPr="00E77497">
        <w:t xml:space="preserve"> be an empty List.</w:t>
      </w:r>
    </w:p>
    <w:p w14:paraId="0E21D40D" w14:textId="77777777" w:rsidR="004C02EF" w:rsidRPr="00E77497" w:rsidRDefault="004C02EF" w:rsidP="001F482D">
      <w:pPr>
        <w:pStyle w:val="Alg4"/>
        <w:numPr>
          <w:ilvl w:val="0"/>
          <w:numId w:val="328"/>
        </w:numPr>
      </w:pPr>
      <w:r w:rsidRPr="00E77497">
        <w:t xml:space="preserve">Let </w:t>
      </w:r>
      <w:r w:rsidRPr="00E77497">
        <w:rPr>
          <w:i/>
        </w:rPr>
        <w:t>indent</w:t>
      </w:r>
      <w:r w:rsidRPr="00E77497">
        <w:t xml:space="preserve"> be the empty String.</w:t>
      </w:r>
    </w:p>
    <w:p w14:paraId="42D0A088" w14:textId="77777777" w:rsidR="004C02EF" w:rsidRPr="00E77497" w:rsidRDefault="004C02EF" w:rsidP="001F482D">
      <w:pPr>
        <w:pStyle w:val="Alg4"/>
        <w:numPr>
          <w:ilvl w:val="0"/>
          <w:numId w:val="328"/>
        </w:numPr>
      </w:pPr>
      <w:r w:rsidRPr="00E77497">
        <w:t xml:space="preserve">Let </w:t>
      </w:r>
      <w:r w:rsidRPr="00E77497">
        <w:rPr>
          <w:i/>
        </w:rPr>
        <w:t>PropertyList</w:t>
      </w:r>
      <w:r w:rsidRPr="00E77497">
        <w:t xml:space="preserve"> and </w:t>
      </w:r>
      <w:r w:rsidRPr="00E77497">
        <w:rPr>
          <w:i/>
        </w:rPr>
        <w:t>ReplacerFunction</w:t>
      </w:r>
      <w:r w:rsidRPr="00E77497">
        <w:t xml:space="preserve"> be </w:t>
      </w:r>
      <w:r w:rsidRPr="00E77497">
        <w:rPr>
          <w:b/>
        </w:rPr>
        <w:t>undefined</w:t>
      </w:r>
      <w:r w:rsidRPr="00E77497">
        <w:t>.</w:t>
      </w:r>
    </w:p>
    <w:p w14:paraId="58AB68E2" w14:textId="77777777" w:rsidR="004C02EF" w:rsidRPr="00E77497" w:rsidRDefault="004C02EF" w:rsidP="001F482D">
      <w:pPr>
        <w:pStyle w:val="Alg4"/>
        <w:numPr>
          <w:ilvl w:val="0"/>
          <w:numId w:val="328"/>
        </w:numPr>
      </w:pPr>
      <w:r w:rsidRPr="00E77497">
        <w:t>If Type(</w:t>
      </w:r>
      <w:r w:rsidRPr="00E77497">
        <w:rPr>
          <w:i/>
        </w:rPr>
        <w:t>replacer</w:t>
      </w:r>
      <w:r w:rsidRPr="00E77497">
        <w:t>) is Object, then</w:t>
      </w:r>
    </w:p>
    <w:p w14:paraId="42E37A05" w14:textId="77777777" w:rsidR="004C02EF" w:rsidRPr="00E77497" w:rsidRDefault="004C02EF" w:rsidP="001F482D">
      <w:pPr>
        <w:pStyle w:val="Alg4"/>
        <w:numPr>
          <w:ilvl w:val="1"/>
          <w:numId w:val="328"/>
        </w:numPr>
      </w:pPr>
      <w:r w:rsidRPr="00E77497">
        <w:t>If IsCallable(</w:t>
      </w:r>
      <w:r w:rsidRPr="00E77497">
        <w:rPr>
          <w:i/>
        </w:rPr>
        <w:t>replacer</w:t>
      </w:r>
      <w:r w:rsidRPr="00E77497">
        <w:t xml:space="preserve">) is </w:t>
      </w:r>
      <w:r w:rsidRPr="00E77497">
        <w:rPr>
          <w:b/>
        </w:rPr>
        <w:t>true</w:t>
      </w:r>
      <w:r w:rsidRPr="00E77497">
        <w:t>, then</w:t>
      </w:r>
    </w:p>
    <w:p w14:paraId="2BCCFC71" w14:textId="77777777" w:rsidR="004C02EF" w:rsidRPr="00E77497" w:rsidRDefault="004C02EF" w:rsidP="001F482D">
      <w:pPr>
        <w:pStyle w:val="Alg4"/>
        <w:numPr>
          <w:ilvl w:val="2"/>
          <w:numId w:val="328"/>
        </w:numPr>
      </w:pPr>
      <w:r w:rsidRPr="00E77497">
        <w:t xml:space="preserve">Let </w:t>
      </w:r>
      <w:r w:rsidRPr="00E77497">
        <w:rPr>
          <w:i/>
        </w:rPr>
        <w:t xml:space="preserve">ReplacerFunction </w:t>
      </w:r>
      <w:r w:rsidRPr="00E77497">
        <w:t>be</w:t>
      </w:r>
      <w:r w:rsidRPr="00E77497">
        <w:rPr>
          <w:i/>
        </w:rPr>
        <w:t xml:space="preserve"> replacer</w:t>
      </w:r>
      <w:r w:rsidRPr="00E77497">
        <w:t>.</w:t>
      </w:r>
    </w:p>
    <w:p w14:paraId="71FD40BB" w14:textId="77777777" w:rsidR="004C02EF" w:rsidRPr="00E77497" w:rsidRDefault="004C02EF" w:rsidP="001F482D">
      <w:pPr>
        <w:pStyle w:val="Alg4"/>
        <w:numPr>
          <w:ilvl w:val="1"/>
          <w:numId w:val="328"/>
        </w:numPr>
      </w:pPr>
      <w:r w:rsidRPr="00E77497">
        <w:t xml:space="preserve">Else if </w:t>
      </w:r>
      <w:del w:id="33148" w:author="Allen Wirfs-Brock" w:date="2011-07-02T14:45:00Z">
        <w:r w:rsidRPr="00E77497" w:rsidDel="004C0FF1">
          <w:delText xml:space="preserve">the [[Class]] internal property of </w:delText>
        </w:r>
      </w:del>
      <w:r w:rsidRPr="00E77497">
        <w:rPr>
          <w:i/>
        </w:rPr>
        <w:t>replacer</w:t>
      </w:r>
      <w:r w:rsidRPr="00E77497">
        <w:t xml:space="preserve"> </w:t>
      </w:r>
      <w:ins w:id="33149" w:author="Allen Wirfs-Brock" w:date="2011-07-02T14:45:00Z">
        <w:r w:rsidR="004C0FF1" w:rsidRPr="00E77497">
          <w:t>has a [[</w:t>
        </w:r>
        <w:del w:id="33150" w:author="Rev 3 Allen Wirfs-Brock" w:date="2011-09-07T15:43:00Z">
          <w:r w:rsidR="004C0FF1" w:rsidRPr="00E77497" w:rsidDel="009D141F">
            <w:delText>IsArray</w:delText>
          </w:r>
        </w:del>
      </w:ins>
      <w:ins w:id="33151" w:author="Rev 3 Allen Wirfs-Brock" w:date="2011-09-07T15:43:00Z">
        <w:r w:rsidR="009D141F" w:rsidRPr="00E77497">
          <w:t>NativeBrand</w:t>
        </w:r>
      </w:ins>
      <w:ins w:id="33152" w:author="Allen Wirfs-Brock" w:date="2011-07-02T14:45:00Z">
        <w:r w:rsidR="004C0FF1" w:rsidRPr="00E77497">
          <w:t>]] internal property</w:t>
        </w:r>
      </w:ins>
      <w:ins w:id="33153" w:author="Rev 3 Allen Wirfs-Brock" w:date="2011-09-07T15:43:00Z">
        <w:r w:rsidR="009D141F" w:rsidRPr="00E77497">
          <w:t xml:space="preserve"> with value NativeArray</w:t>
        </w:r>
        <w:r w:rsidR="009D141F" w:rsidRPr="00E77497" w:rsidDel="004C0FF1">
          <w:t xml:space="preserve"> </w:t>
        </w:r>
      </w:ins>
      <w:del w:id="33154" w:author="Allen Wirfs-Brock" w:date="2011-07-02T14:45:00Z">
        <w:r w:rsidRPr="00E77497" w:rsidDel="004C0FF1">
          <w:delText xml:space="preserve">is </w:delText>
        </w:r>
        <w:r w:rsidRPr="00E77497" w:rsidDel="004C0FF1">
          <w:rPr>
            <w:rFonts w:ascii="Courier New" w:hAnsi="Courier New" w:cs="Courier New"/>
            <w:b/>
          </w:rPr>
          <w:delText>"Array"</w:delText>
        </w:r>
      </w:del>
      <w:r w:rsidRPr="00E77497">
        <w:t>, then</w:t>
      </w:r>
    </w:p>
    <w:p w14:paraId="1BA9434B" w14:textId="77777777" w:rsidR="004C02EF" w:rsidRPr="00E77497" w:rsidRDefault="004C02EF" w:rsidP="001F482D">
      <w:pPr>
        <w:pStyle w:val="Alg4"/>
        <w:numPr>
          <w:ilvl w:val="2"/>
          <w:numId w:val="328"/>
        </w:numPr>
      </w:pPr>
      <w:r w:rsidRPr="00E77497">
        <w:t xml:space="preserve">Let </w:t>
      </w:r>
      <w:r w:rsidRPr="00E77497">
        <w:rPr>
          <w:i/>
        </w:rPr>
        <w:t xml:space="preserve">PropertyList </w:t>
      </w:r>
      <w:r w:rsidRPr="00E77497">
        <w:t xml:space="preserve"> be an empty internal List</w:t>
      </w:r>
    </w:p>
    <w:p w14:paraId="47874360" w14:textId="77777777" w:rsidR="004C02EF" w:rsidRPr="00E77497" w:rsidRDefault="004C02EF" w:rsidP="001F482D">
      <w:pPr>
        <w:pStyle w:val="Alg4"/>
        <w:numPr>
          <w:ilvl w:val="2"/>
          <w:numId w:val="328"/>
        </w:numPr>
      </w:pPr>
      <w:r w:rsidRPr="00E77497">
        <w:t xml:space="preserve">For each value </w:t>
      </w:r>
      <w:r w:rsidRPr="00E77497">
        <w:rPr>
          <w:i/>
        </w:rPr>
        <w:t>v</w:t>
      </w:r>
      <w:r w:rsidRPr="00E77497">
        <w:t xml:space="preserve"> of a property of </w:t>
      </w:r>
      <w:r w:rsidRPr="00E77497">
        <w:rPr>
          <w:i/>
        </w:rPr>
        <w:t>replacer</w:t>
      </w:r>
      <w:r w:rsidRPr="00E77497">
        <w:t xml:space="preserve"> that has an array index property name. The properties are enumerated in the ascending array index order of their names.</w:t>
      </w:r>
    </w:p>
    <w:p w14:paraId="2B309D62" w14:textId="77777777" w:rsidR="004C02EF" w:rsidRPr="00E77497" w:rsidRDefault="004C02EF" w:rsidP="001F482D">
      <w:pPr>
        <w:pStyle w:val="Alg4"/>
        <w:numPr>
          <w:ilvl w:val="3"/>
          <w:numId w:val="328"/>
        </w:numPr>
      </w:pPr>
      <w:r w:rsidRPr="00E77497">
        <w:t xml:space="preserve">Let </w:t>
      </w:r>
      <w:r w:rsidRPr="00E77497">
        <w:rPr>
          <w:i/>
        </w:rPr>
        <w:t>item</w:t>
      </w:r>
      <w:r w:rsidRPr="00E77497">
        <w:t xml:space="preserve"> be </w:t>
      </w:r>
      <w:r w:rsidRPr="00E77497">
        <w:rPr>
          <w:b/>
        </w:rPr>
        <w:t>undefined</w:t>
      </w:r>
      <w:r w:rsidRPr="00E77497">
        <w:t>.</w:t>
      </w:r>
    </w:p>
    <w:p w14:paraId="03127479" w14:textId="77777777" w:rsidR="004C02EF" w:rsidRPr="00E77497" w:rsidRDefault="004C02EF" w:rsidP="001F482D">
      <w:pPr>
        <w:pStyle w:val="Alg4"/>
        <w:numPr>
          <w:ilvl w:val="3"/>
          <w:numId w:val="328"/>
        </w:numPr>
      </w:pPr>
      <w:r w:rsidRPr="00E77497">
        <w:t>If Type(</w:t>
      </w:r>
      <w:r w:rsidRPr="00E77497">
        <w:rPr>
          <w:i/>
        </w:rPr>
        <w:t>v</w:t>
      </w:r>
      <w:r w:rsidRPr="00E77497">
        <w:t xml:space="preserve">) is String then let </w:t>
      </w:r>
      <w:r w:rsidRPr="00E77497">
        <w:rPr>
          <w:i/>
        </w:rPr>
        <w:t>item</w:t>
      </w:r>
      <w:r w:rsidRPr="00E77497">
        <w:t xml:space="preserve"> be </w:t>
      </w:r>
      <w:r w:rsidRPr="00E77497">
        <w:rPr>
          <w:i/>
        </w:rPr>
        <w:t>v.</w:t>
      </w:r>
    </w:p>
    <w:p w14:paraId="760AFE73" w14:textId="77777777" w:rsidR="004C02EF" w:rsidRPr="00E77497" w:rsidRDefault="004C02EF" w:rsidP="001F482D">
      <w:pPr>
        <w:pStyle w:val="Alg4"/>
        <w:numPr>
          <w:ilvl w:val="3"/>
          <w:numId w:val="328"/>
        </w:numPr>
      </w:pPr>
      <w:r w:rsidRPr="00E77497">
        <w:t>Else if Type(</w:t>
      </w:r>
      <w:r w:rsidRPr="00E77497">
        <w:rPr>
          <w:i/>
        </w:rPr>
        <w:t>v</w:t>
      </w:r>
      <w:r w:rsidRPr="00E77497">
        <w:t xml:space="preserve">) is Number then let </w:t>
      </w:r>
      <w:r w:rsidRPr="00E77497">
        <w:rPr>
          <w:i/>
        </w:rPr>
        <w:t>item</w:t>
      </w:r>
      <w:r w:rsidRPr="00E77497">
        <w:t xml:space="preserve"> be ToString(</w:t>
      </w:r>
      <w:r w:rsidRPr="00E77497">
        <w:rPr>
          <w:i/>
        </w:rPr>
        <w:t>v</w:t>
      </w:r>
      <w:r w:rsidRPr="00E77497">
        <w:t>).</w:t>
      </w:r>
    </w:p>
    <w:p w14:paraId="1ED08056" w14:textId="77777777" w:rsidR="004C02EF" w:rsidRPr="00E77497" w:rsidRDefault="004C02EF" w:rsidP="001F482D">
      <w:pPr>
        <w:pStyle w:val="Alg4"/>
        <w:numPr>
          <w:ilvl w:val="3"/>
          <w:numId w:val="328"/>
        </w:numPr>
      </w:pPr>
      <w:r w:rsidRPr="00E77497">
        <w:t>Else if Type(</w:t>
      </w:r>
      <w:r w:rsidRPr="00E77497">
        <w:rPr>
          <w:i/>
        </w:rPr>
        <w:t>v</w:t>
      </w:r>
      <w:r w:rsidRPr="00E77497">
        <w:t>) is Object then,</w:t>
      </w:r>
    </w:p>
    <w:p w14:paraId="3FD825B4" w14:textId="77777777" w:rsidR="004C02EF" w:rsidRPr="00E77497" w:rsidRDefault="004C02EF" w:rsidP="001F482D">
      <w:pPr>
        <w:pStyle w:val="Alg4"/>
        <w:numPr>
          <w:ilvl w:val="4"/>
          <w:numId w:val="328"/>
        </w:numPr>
      </w:pPr>
      <w:r w:rsidRPr="00E77497">
        <w:t xml:space="preserve">If </w:t>
      </w:r>
      <w:del w:id="33155" w:author="Allen Wirfs-Brock" w:date="2011-07-02T14:49:00Z">
        <w:r w:rsidRPr="00E77497" w:rsidDel="004C0FF1">
          <w:delText xml:space="preserve">the [[Class]] internal property of </w:delText>
        </w:r>
      </w:del>
      <w:r w:rsidRPr="00E77497">
        <w:rPr>
          <w:i/>
        </w:rPr>
        <w:t>v</w:t>
      </w:r>
      <w:r w:rsidRPr="00E77497">
        <w:t xml:space="preserve"> </w:t>
      </w:r>
      <w:del w:id="33156" w:author="Allen Wirfs-Brock" w:date="2011-07-02T14:49:00Z">
        <w:r w:rsidRPr="00E77497" w:rsidDel="004C0FF1">
          <w:delText xml:space="preserve">is </w:delText>
        </w:r>
        <w:r w:rsidRPr="00E77497" w:rsidDel="004C0FF1">
          <w:rPr>
            <w:rFonts w:ascii="Courier New" w:hAnsi="Courier New" w:cs="Courier New"/>
            <w:b/>
          </w:rPr>
          <w:delText>"String"</w:delText>
        </w:r>
        <w:r w:rsidRPr="00E77497" w:rsidDel="004C0FF1">
          <w:delText xml:space="preserve"> or </w:delText>
        </w:r>
        <w:r w:rsidRPr="00E77497" w:rsidDel="004C0FF1">
          <w:rPr>
            <w:rFonts w:ascii="Courier New" w:hAnsi="Courier New" w:cs="Courier New"/>
            <w:b/>
          </w:rPr>
          <w:delText>"Number"</w:delText>
        </w:r>
      </w:del>
      <w:ins w:id="33157" w:author="Allen Wirfs-Brock" w:date="2011-07-02T14:49:00Z">
        <w:r w:rsidR="004C0FF1" w:rsidRPr="00E77497">
          <w:t xml:space="preserve">has </w:t>
        </w:r>
        <w:del w:id="33158" w:author="Rev 8 Allen Wirfs-Brock" w:date="2012-06-14T14:33:00Z">
          <w:r w:rsidR="004C0FF1" w:rsidRPr="00E77497" w:rsidDel="00FD13C0">
            <w:delText xml:space="preserve">either </w:delText>
          </w:r>
        </w:del>
        <w:r w:rsidR="004C0FF1" w:rsidRPr="00E77497">
          <w:t>a</w:t>
        </w:r>
      </w:ins>
      <w:ins w:id="33159" w:author="Allen Wirfs-Brock" w:date="2011-07-02T14:50:00Z">
        <w:del w:id="33160" w:author="Rev 8 Allen Wirfs-Brock" w:date="2012-06-14T14:33:00Z">
          <w:r w:rsidR="004C0FF1" w:rsidRPr="00E77497" w:rsidDel="00FD13C0">
            <w:delText>n</w:delText>
          </w:r>
        </w:del>
      </w:ins>
      <w:ins w:id="33161" w:author="Allen Wirfs-Brock" w:date="2011-07-02T14:49:00Z">
        <w:r w:rsidR="004C0FF1" w:rsidRPr="00E77497">
          <w:t xml:space="preserve"> [[</w:t>
        </w:r>
        <w:del w:id="33162" w:author="Rev 3 Allen Wirfs-Brock" w:date="2011-09-07T17:56:00Z">
          <w:r w:rsidR="004C0FF1" w:rsidRPr="00E77497" w:rsidDel="00065D08">
            <w:delText>IsString</w:delText>
          </w:r>
        </w:del>
      </w:ins>
      <w:ins w:id="33163" w:author="Rev 3 Allen Wirfs-Brock" w:date="2011-09-07T17:56:00Z">
        <w:r w:rsidR="00065D08" w:rsidRPr="00E77497">
          <w:t>NativeBrand</w:t>
        </w:r>
      </w:ins>
      <w:ins w:id="33164" w:author="Allen Wirfs-Brock" w:date="2011-07-02T14:49:00Z">
        <w:r w:rsidR="004C0FF1" w:rsidRPr="00E77497">
          <w:t xml:space="preserve">]] </w:t>
        </w:r>
        <w:del w:id="33165" w:author="Rev 3 Allen Wirfs-Brock" w:date="2011-09-07T17:56:00Z">
          <w:r w:rsidR="004C0FF1" w:rsidRPr="00E77497" w:rsidDel="00065D08">
            <w:delText>or a</w:delText>
          </w:r>
        </w:del>
      </w:ins>
      <w:ins w:id="33166" w:author="Allen Wirfs-Brock" w:date="2011-07-02T14:50:00Z">
        <w:del w:id="33167" w:author="Rev 3 Allen Wirfs-Brock" w:date="2011-09-07T17:56:00Z">
          <w:r w:rsidR="004C0FF1" w:rsidRPr="00E77497" w:rsidDel="00065D08">
            <w:delText>n</w:delText>
          </w:r>
        </w:del>
      </w:ins>
      <w:ins w:id="33168" w:author="Allen Wirfs-Brock" w:date="2011-07-02T14:49:00Z">
        <w:del w:id="33169" w:author="Rev 3 Allen Wirfs-Brock" w:date="2011-09-07T17:56:00Z">
          <w:r w:rsidR="004C0FF1" w:rsidRPr="00E77497" w:rsidDel="00065D08">
            <w:delText xml:space="preserve"> [[IsNumber]]</w:delText>
          </w:r>
        </w:del>
      </w:ins>
      <w:ins w:id="33170" w:author="Allen Wirfs-Brock" w:date="2011-07-02T14:51:00Z">
        <w:del w:id="33171" w:author="Rev 3 Allen Wirfs-Brock" w:date="2011-09-07T17:56:00Z">
          <w:r w:rsidR="004C0FF1" w:rsidRPr="00E77497" w:rsidDel="00065D08">
            <w:delText xml:space="preserve"> </w:delText>
          </w:r>
        </w:del>
        <w:r w:rsidR="004C0FF1" w:rsidRPr="00E77497">
          <w:t>internal property</w:t>
        </w:r>
      </w:ins>
      <w:ins w:id="33172" w:author="Rev 3 Allen Wirfs-Brock" w:date="2011-09-07T17:56:00Z">
        <w:r w:rsidR="00065D08" w:rsidRPr="00E77497">
          <w:t xml:space="preserve"> whose value is either StringWrapper or NumberWrapper</w:t>
        </w:r>
      </w:ins>
      <w:r w:rsidRPr="00E77497">
        <w:rPr>
          <w:rFonts w:ascii="Courier New" w:hAnsi="Courier New" w:cs="Courier New"/>
          <w:b/>
        </w:rPr>
        <w:t xml:space="preserve"> </w:t>
      </w:r>
      <w:r w:rsidRPr="00E77497">
        <w:t xml:space="preserve">then let </w:t>
      </w:r>
      <w:r w:rsidRPr="00E77497">
        <w:rPr>
          <w:i/>
        </w:rPr>
        <w:t>item</w:t>
      </w:r>
      <w:r w:rsidRPr="00E77497">
        <w:t xml:space="preserve"> be ToString(</w:t>
      </w:r>
      <w:r w:rsidRPr="00E77497">
        <w:rPr>
          <w:i/>
        </w:rPr>
        <w:t>v</w:t>
      </w:r>
      <w:r w:rsidRPr="00E77497">
        <w:t>).</w:t>
      </w:r>
    </w:p>
    <w:p w14:paraId="622B48A6" w14:textId="77777777" w:rsidR="004C02EF" w:rsidRPr="00E77497" w:rsidRDefault="004C02EF" w:rsidP="001F482D">
      <w:pPr>
        <w:pStyle w:val="Alg4"/>
        <w:numPr>
          <w:ilvl w:val="3"/>
          <w:numId w:val="328"/>
        </w:numPr>
      </w:pPr>
      <w:r w:rsidRPr="00E77497">
        <w:t xml:space="preserve">If </w:t>
      </w:r>
      <w:r w:rsidRPr="00E77497">
        <w:rPr>
          <w:i/>
        </w:rPr>
        <w:t>item</w:t>
      </w:r>
      <w:r w:rsidRPr="00E77497">
        <w:t xml:space="preserve"> is not undefined and </w:t>
      </w:r>
      <w:r w:rsidRPr="00E77497">
        <w:rPr>
          <w:i/>
        </w:rPr>
        <w:t>item</w:t>
      </w:r>
      <w:r w:rsidRPr="00E77497">
        <w:t xml:space="preserve"> is not currently an element of </w:t>
      </w:r>
      <w:r w:rsidRPr="00E77497">
        <w:rPr>
          <w:i/>
        </w:rPr>
        <w:t>PropertyList</w:t>
      </w:r>
      <w:r w:rsidRPr="00E77497">
        <w:t xml:space="preserve"> then,</w:t>
      </w:r>
    </w:p>
    <w:p w14:paraId="318EF57A" w14:textId="77777777" w:rsidR="004C02EF" w:rsidRPr="00E77497" w:rsidRDefault="004C02EF" w:rsidP="001F482D">
      <w:pPr>
        <w:pStyle w:val="Alg4"/>
        <w:numPr>
          <w:ilvl w:val="4"/>
          <w:numId w:val="328"/>
        </w:numPr>
      </w:pPr>
      <w:r w:rsidRPr="00E77497">
        <w:t xml:space="preserve">Append </w:t>
      </w:r>
      <w:r w:rsidRPr="00E77497">
        <w:rPr>
          <w:i/>
        </w:rPr>
        <w:t>item</w:t>
      </w:r>
      <w:r w:rsidRPr="00E77497">
        <w:t xml:space="preserve"> to the end of </w:t>
      </w:r>
      <w:r w:rsidRPr="00E77497">
        <w:rPr>
          <w:i/>
        </w:rPr>
        <w:t>PropertyList</w:t>
      </w:r>
      <w:r w:rsidRPr="00E77497">
        <w:t>.</w:t>
      </w:r>
    </w:p>
    <w:p w14:paraId="546C15BF" w14:textId="77777777" w:rsidR="004C02EF" w:rsidRPr="00E77497" w:rsidRDefault="004C02EF" w:rsidP="001F482D">
      <w:pPr>
        <w:pStyle w:val="Alg4"/>
        <w:numPr>
          <w:ilvl w:val="0"/>
          <w:numId w:val="328"/>
        </w:numPr>
      </w:pPr>
      <w:r w:rsidRPr="00E77497">
        <w:t>If Type(</w:t>
      </w:r>
      <w:r w:rsidRPr="00E77497">
        <w:rPr>
          <w:i/>
        </w:rPr>
        <w:t>space</w:t>
      </w:r>
      <w:r w:rsidRPr="00E77497">
        <w:t>) is Object then,</w:t>
      </w:r>
    </w:p>
    <w:p w14:paraId="518B24B7" w14:textId="77777777" w:rsidR="004C02EF" w:rsidRPr="00E77497" w:rsidRDefault="004C02EF" w:rsidP="001F482D">
      <w:pPr>
        <w:pStyle w:val="Alg4"/>
        <w:numPr>
          <w:ilvl w:val="1"/>
          <w:numId w:val="328"/>
        </w:numPr>
      </w:pPr>
      <w:r w:rsidRPr="00E77497">
        <w:t xml:space="preserve">If </w:t>
      </w:r>
      <w:del w:id="33173" w:author="Allen Wirfs-Brock" w:date="2011-07-02T14:47:00Z">
        <w:r w:rsidRPr="00E77497" w:rsidDel="004C0FF1">
          <w:delText xml:space="preserve">the [[Class]] internal property of </w:delText>
        </w:r>
      </w:del>
      <w:r w:rsidRPr="00E77497">
        <w:rPr>
          <w:i/>
        </w:rPr>
        <w:t>space</w:t>
      </w:r>
      <w:r w:rsidRPr="00E77497">
        <w:t xml:space="preserve"> </w:t>
      </w:r>
      <w:ins w:id="33174" w:author="Allen Wirfs-Brock" w:date="2011-07-02T14:47:00Z">
        <w:r w:rsidR="004C0FF1" w:rsidRPr="00E77497">
          <w:t>has a [[</w:t>
        </w:r>
        <w:del w:id="33175" w:author="Rev 3 Allen Wirfs-Brock" w:date="2011-09-07T18:06:00Z">
          <w:r w:rsidR="004C0FF1" w:rsidRPr="00E77497" w:rsidDel="00187187">
            <w:delText>IsNumber</w:delText>
          </w:r>
        </w:del>
      </w:ins>
      <w:ins w:id="33176" w:author="Rev 3 Allen Wirfs-Brock" w:date="2011-09-07T18:06:00Z">
        <w:r w:rsidR="00187187" w:rsidRPr="00E77497">
          <w:t>NativeBrand</w:t>
        </w:r>
      </w:ins>
      <w:ins w:id="33177" w:author="Allen Wirfs-Brock" w:date="2011-07-02T14:47:00Z">
        <w:r w:rsidR="004C0FF1" w:rsidRPr="00E77497">
          <w:t>]] internal property</w:t>
        </w:r>
      </w:ins>
      <w:ins w:id="33178" w:author="Rev 3 Allen Wirfs-Brock" w:date="2011-09-07T18:06:00Z">
        <w:r w:rsidR="00187187" w:rsidRPr="00E77497">
          <w:t xml:space="preserve"> whose value is NumberWrapper</w:t>
        </w:r>
        <w:r w:rsidR="00187187" w:rsidRPr="00E77497" w:rsidDel="004C0FF1">
          <w:t xml:space="preserve"> </w:t>
        </w:r>
      </w:ins>
      <w:del w:id="33179" w:author="Allen Wirfs-Brock" w:date="2011-07-02T14:47:00Z">
        <w:r w:rsidRPr="00E77497" w:rsidDel="004C0FF1">
          <w:delText xml:space="preserve">is </w:delText>
        </w:r>
        <w:r w:rsidRPr="00E77497" w:rsidDel="004C0FF1">
          <w:rPr>
            <w:rFonts w:ascii="Courier New" w:hAnsi="Courier New" w:cs="Courier New"/>
            <w:b/>
          </w:rPr>
          <w:delText>"Number"</w:delText>
        </w:r>
      </w:del>
      <w:r w:rsidRPr="00E77497">
        <w:t xml:space="preserve"> then,</w:t>
      </w:r>
    </w:p>
    <w:p w14:paraId="620C62A3" w14:textId="77777777" w:rsidR="004C02EF" w:rsidRPr="00E77497" w:rsidRDefault="004C02EF" w:rsidP="001F482D">
      <w:pPr>
        <w:pStyle w:val="Alg4"/>
        <w:numPr>
          <w:ilvl w:val="2"/>
          <w:numId w:val="328"/>
        </w:numPr>
      </w:pPr>
      <w:r w:rsidRPr="00E77497">
        <w:t xml:space="preserve">Let </w:t>
      </w:r>
      <w:r w:rsidRPr="00E77497">
        <w:rPr>
          <w:i/>
        </w:rPr>
        <w:t>space</w:t>
      </w:r>
      <w:r w:rsidRPr="00E77497">
        <w:t xml:space="preserve"> be ToNumber(</w:t>
      </w:r>
      <w:r w:rsidRPr="00E77497">
        <w:rPr>
          <w:i/>
        </w:rPr>
        <w:t>space</w:t>
      </w:r>
      <w:r w:rsidRPr="00E77497">
        <w:t>).</w:t>
      </w:r>
    </w:p>
    <w:p w14:paraId="1030DF1C" w14:textId="77777777" w:rsidR="004C02EF" w:rsidRPr="00E77497" w:rsidRDefault="004C02EF" w:rsidP="001F482D">
      <w:pPr>
        <w:pStyle w:val="Alg4"/>
        <w:numPr>
          <w:ilvl w:val="1"/>
          <w:numId w:val="328"/>
        </w:numPr>
      </w:pPr>
      <w:r w:rsidRPr="00E77497">
        <w:t xml:space="preserve">Else if </w:t>
      </w:r>
      <w:del w:id="33180" w:author="Allen Wirfs-Brock" w:date="2011-07-02T14:46:00Z">
        <w:r w:rsidRPr="00E77497" w:rsidDel="004C0FF1">
          <w:delText xml:space="preserve">the [[Class]] internal property of </w:delText>
        </w:r>
      </w:del>
      <w:r w:rsidRPr="00E77497">
        <w:rPr>
          <w:i/>
        </w:rPr>
        <w:t>space</w:t>
      </w:r>
      <w:r w:rsidRPr="00E77497">
        <w:t xml:space="preserve"> </w:t>
      </w:r>
      <w:ins w:id="33181" w:author="Allen Wirfs-Brock" w:date="2011-07-02T14:46:00Z">
        <w:r w:rsidR="004C0FF1" w:rsidRPr="00E77497">
          <w:t>has a [[</w:t>
        </w:r>
        <w:del w:id="33182" w:author="Rev 3 Allen Wirfs-Brock" w:date="2011-09-07T17:57:00Z">
          <w:r w:rsidR="004C0FF1" w:rsidRPr="00E77497" w:rsidDel="00065D08">
            <w:delText>IsString</w:delText>
          </w:r>
        </w:del>
      </w:ins>
      <w:ins w:id="33183" w:author="Rev 3 Allen Wirfs-Brock" w:date="2011-09-07T17:57:00Z">
        <w:r w:rsidR="00065D08" w:rsidRPr="00E77497">
          <w:t>NativeBrand</w:t>
        </w:r>
      </w:ins>
      <w:ins w:id="33184" w:author="Allen Wirfs-Brock" w:date="2011-07-02T14:46:00Z">
        <w:r w:rsidR="004C0FF1" w:rsidRPr="00E77497">
          <w:t>]] internal property</w:t>
        </w:r>
      </w:ins>
      <w:ins w:id="33185" w:author="Rev 3 Allen Wirfs-Brock" w:date="2011-09-07T17:57:00Z">
        <w:r w:rsidR="00065D08" w:rsidRPr="00E77497">
          <w:t xml:space="preserve"> with value StringWrapper</w:t>
        </w:r>
        <w:r w:rsidR="00065D08" w:rsidRPr="00E77497" w:rsidDel="004C0FF1">
          <w:t xml:space="preserve"> </w:t>
        </w:r>
      </w:ins>
      <w:del w:id="33186" w:author="Allen Wirfs-Brock" w:date="2011-07-02T14:46:00Z">
        <w:r w:rsidRPr="00E77497" w:rsidDel="004C0FF1">
          <w:delText xml:space="preserve">is </w:delText>
        </w:r>
        <w:r w:rsidRPr="00E77497" w:rsidDel="004C0FF1">
          <w:rPr>
            <w:rFonts w:ascii="Courier New" w:hAnsi="Courier New" w:cs="Courier New"/>
            <w:b/>
          </w:rPr>
          <w:delText>"String"</w:delText>
        </w:r>
      </w:del>
      <w:r w:rsidRPr="00E77497">
        <w:t xml:space="preserve"> then,</w:t>
      </w:r>
    </w:p>
    <w:p w14:paraId="3DEBEB1F" w14:textId="77777777" w:rsidR="004C02EF" w:rsidRPr="00E77497" w:rsidRDefault="004C02EF" w:rsidP="001F482D">
      <w:pPr>
        <w:pStyle w:val="Alg4"/>
        <w:numPr>
          <w:ilvl w:val="2"/>
          <w:numId w:val="328"/>
        </w:numPr>
      </w:pPr>
      <w:r w:rsidRPr="00E77497">
        <w:t xml:space="preserve">Let </w:t>
      </w:r>
      <w:r w:rsidRPr="00E77497">
        <w:rPr>
          <w:i/>
        </w:rPr>
        <w:t>space</w:t>
      </w:r>
      <w:r w:rsidRPr="00E77497">
        <w:t xml:space="preserve"> be ToString(</w:t>
      </w:r>
      <w:r w:rsidRPr="00E77497">
        <w:rPr>
          <w:i/>
        </w:rPr>
        <w:t>space</w:t>
      </w:r>
      <w:r w:rsidRPr="00E77497">
        <w:t>).</w:t>
      </w:r>
    </w:p>
    <w:p w14:paraId="1EA7D5B6" w14:textId="77777777" w:rsidR="004C02EF" w:rsidRPr="00E77497" w:rsidRDefault="004C02EF" w:rsidP="001F482D">
      <w:pPr>
        <w:pStyle w:val="Alg4"/>
        <w:numPr>
          <w:ilvl w:val="0"/>
          <w:numId w:val="328"/>
        </w:numPr>
      </w:pPr>
      <w:r w:rsidRPr="00E77497">
        <w:t>If Type(</w:t>
      </w:r>
      <w:r w:rsidRPr="00E77497">
        <w:rPr>
          <w:i/>
        </w:rPr>
        <w:t>space</w:t>
      </w:r>
      <w:r w:rsidRPr="00E77497">
        <w:t>) is Number</w:t>
      </w:r>
    </w:p>
    <w:p w14:paraId="27BE6B9A" w14:textId="77777777" w:rsidR="004C02EF" w:rsidRPr="00E77497" w:rsidRDefault="004C02EF" w:rsidP="001F482D">
      <w:pPr>
        <w:pStyle w:val="Alg4"/>
        <w:numPr>
          <w:ilvl w:val="1"/>
          <w:numId w:val="328"/>
        </w:numPr>
      </w:pPr>
      <w:r w:rsidRPr="00E77497">
        <w:t xml:space="preserve">Let </w:t>
      </w:r>
      <w:r w:rsidRPr="00E77497">
        <w:rPr>
          <w:i/>
        </w:rPr>
        <w:t>space</w:t>
      </w:r>
      <w:r w:rsidRPr="00E77497">
        <w:t xml:space="preserve"> be min(10, ToInteger(</w:t>
      </w:r>
      <w:r w:rsidRPr="00E77497">
        <w:rPr>
          <w:i/>
          <w:iCs/>
        </w:rPr>
        <w:t>space</w:t>
      </w:r>
      <w:r w:rsidRPr="00E77497">
        <w:t>)).</w:t>
      </w:r>
    </w:p>
    <w:p w14:paraId="4F32CD88" w14:textId="77777777" w:rsidR="004C02EF" w:rsidRPr="00E77497" w:rsidRDefault="004C02EF" w:rsidP="001F482D">
      <w:pPr>
        <w:pStyle w:val="Alg4"/>
        <w:numPr>
          <w:ilvl w:val="1"/>
          <w:numId w:val="328"/>
        </w:numPr>
      </w:pPr>
      <w:r w:rsidRPr="00E77497">
        <w:t xml:space="preserve">Set </w:t>
      </w:r>
      <w:r w:rsidRPr="00E77497">
        <w:rPr>
          <w:i/>
        </w:rPr>
        <w:t>gap</w:t>
      </w:r>
      <w:r w:rsidRPr="00E77497">
        <w:t xml:space="preserve"> to a String containing </w:t>
      </w:r>
      <w:r w:rsidRPr="00E77497">
        <w:rPr>
          <w:i/>
        </w:rPr>
        <w:t>space</w:t>
      </w:r>
      <w:r w:rsidRPr="00E77497">
        <w:t xml:space="preserve"> </w:t>
      </w:r>
      <w:ins w:id="33187" w:author="Rev 9 Allen Wirfs-Brock" w:date="2012-07-07T13:37:00Z">
        <w:del w:id="33188" w:author="Rev 10 Allen Wirfs-Brock" w:date="2012-07-09T18:09:00Z">
          <w:r w:rsidR="00081283" w:rsidDel="007728C0">
            <w:delText>occur</w:delText>
          </w:r>
        </w:del>
        <w:del w:id="33189" w:author="Rev 10 Allen Wirfs-Brock" w:date="2012-07-09T15:16:00Z">
          <w:r w:rsidR="00081283" w:rsidDel="00E40EE0">
            <w:delText>a</w:delText>
          </w:r>
        </w:del>
        <w:del w:id="33190" w:author="Rev 10 Allen Wirfs-Brock" w:date="2012-07-09T18:09:00Z">
          <w:r w:rsidR="00081283" w:rsidDel="007728C0">
            <w:delText>nces</w:delText>
          </w:r>
        </w:del>
      </w:ins>
      <w:ins w:id="33191" w:author="Rev 10 Allen Wirfs-Brock" w:date="2012-07-09T18:09:00Z">
        <w:r w:rsidR="007728C0">
          <w:t>occurrences</w:t>
        </w:r>
      </w:ins>
      <w:ins w:id="33192" w:author="Rev 9 Allen Wirfs-Brock" w:date="2012-07-07T13:37:00Z">
        <w:r w:rsidR="00081283">
          <w:t xml:space="preserve"> of code unit 0x0020 (the Unicode </w:t>
        </w:r>
      </w:ins>
      <w:r w:rsidRPr="00E77497">
        <w:t xml:space="preserve">space </w:t>
      </w:r>
      <w:del w:id="33193" w:author="Rev 9 Allen Wirfs-Brock" w:date="2012-07-07T13:37:00Z">
        <w:r w:rsidRPr="00E77497" w:rsidDel="00081283">
          <w:delText>characters</w:delText>
        </w:r>
      </w:del>
      <w:ins w:id="33194" w:author="Rev 9 Allen Wirfs-Brock" w:date="2012-07-07T13:37:00Z">
        <w:r w:rsidR="00081283" w:rsidRPr="00E77497">
          <w:t>character</w:t>
        </w:r>
        <w:r w:rsidR="00081283">
          <w:t>)</w:t>
        </w:r>
      </w:ins>
      <w:r w:rsidRPr="00E77497">
        <w:t xml:space="preserve">. This will be the empty String if </w:t>
      </w:r>
      <w:r w:rsidRPr="00E77497">
        <w:rPr>
          <w:i/>
        </w:rPr>
        <w:t>space</w:t>
      </w:r>
      <w:r w:rsidRPr="00E77497">
        <w:t xml:space="preserve"> is less than 1.</w:t>
      </w:r>
    </w:p>
    <w:p w14:paraId="6B03CB65" w14:textId="77777777" w:rsidR="004C02EF" w:rsidRPr="00E77497" w:rsidRDefault="004C02EF" w:rsidP="001F482D">
      <w:pPr>
        <w:pStyle w:val="Alg4"/>
        <w:numPr>
          <w:ilvl w:val="0"/>
          <w:numId w:val="328"/>
        </w:numPr>
      </w:pPr>
      <w:r w:rsidRPr="00E77497">
        <w:t>Else if Type(</w:t>
      </w:r>
      <w:r w:rsidRPr="00E77497">
        <w:rPr>
          <w:i/>
        </w:rPr>
        <w:t>space)</w:t>
      </w:r>
      <w:r w:rsidRPr="00E77497">
        <w:t xml:space="preserve"> is String</w:t>
      </w:r>
    </w:p>
    <w:p w14:paraId="0B9EDE9A" w14:textId="77777777" w:rsidR="004C02EF" w:rsidRPr="00E77497" w:rsidRDefault="004C02EF" w:rsidP="001F482D">
      <w:pPr>
        <w:pStyle w:val="Alg4"/>
        <w:numPr>
          <w:ilvl w:val="1"/>
          <w:numId w:val="328"/>
        </w:numPr>
      </w:pPr>
      <w:r w:rsidRPr="00E77497">
        <w:t xml:space="preserve">If the number of </w:t>
      </w:r>
      <w:del w:id="33195" w:author="Rev 9 Allen Wirfs-Brock" w:date="2012-07-07T13:38:00Z">
        <w:r w:rsidRPr="00E77497" w:rsidDel="00081283">
          <w:delText xml:space="preserve">characters </w:delText>
        </w:r>
      </w:del>
      <w:ins w:id="33196" w:author="Rev 9 Allen Wirfs-Brock" w:date="2012-07-07T13:38:00Z">
        <w:r w:rsidR="00081283">
          <w:t>elements</w:t>
        </w:r>
        <w:r w:rsidR="00081283" w:rsidRPr="00E77497">
          <w:t xml:space="preserve"> </w:t>
        </w:r>
      </w:ins>
      <w:r w:rsidRPr="00E77497">
        <w:t xml:space="preserve">in </w:t>
      </w:r>
      <w:r w:rsidRPr="00E77497">
        <w:rPr>
          <w:i/>
          <w:iCs/>
        </w:rPr>
        <w:t>space</w:t>
      </w:r>
      <w:r w:rsidRPr="00E77497">
        <w:t xml:space="preserve"> is 10 or less, set </w:t>
      </w:r>
      <w:r w:rsidRPr="00E77497">
        <w:rPr>
          <w:i/>
        </w:rPr>
        <w:t>gap</w:t>
      </w:r>
      <w:r w:rsidRPr="00E77497">
        <w:t xml:space="preserve"> to </w:t>
      </w:r>
      <w:r w:rsidRPr="00E77497">
        <w:rPr>
          <w:i/>
          <w:iCs/>
        </w:rPr>
        <w:t>space</w:t>
      </w:r>
      <w:r w:rsidRPr="00E77497">
        <w:t xml:space="preserve"> otherwise set </w:t>
      </w:r>
      <w:r w:rsidRPr="00E77497">
        <w:rPr>
          <w:i/>
        </w:rPr>
        <w:t>gap</w:t>
      </w:r>
      <w:r w:rsidRPr="00E77497">
        <w:t xml:space="preserve"> to a String consisting of the first 10 </w:t>
      </w:r>
      <w:del w:id="33197" w:author="Rev 9 Allen Wirfs-Brock" w:date="2012-07-07T13:38:00Z">
        <w:r w:rsidRPr="00E77497" w:rsidDel="00081283">
          <w:delText xml:space="preserve">characters </w:delText>
        </w:r>
      </w:del>
      <w:ins w:id="33198" w:author="Rev 9 Allen Wirfs-Brock" w:date="2012-07-07T13:38:00Z">
        <w:r w:rsidR="00081283">
          <w:t>elements</w:t>
        </w:r>
        <w:r w:rsidR="00081283" w:rsidRPr="00E77497">
          <w:t xml:space="preserve"> </w:t>
        </w:r>
      </w:ins>
      <w:r w:rsidRPr="00E77497">
        <w:t xml:space="preserve">of </w:t>
      </w:r>
      <w:r w:rsidRPr="00E77497">
        <w:rPr>
          <w:i/>
        </w:rPr>
        <w:t>space</w:t>
      </w:r>
      <w:r w:rsidRPr="00E77497">
        <w:t>.</w:t>
      </w:r>
    </w:p>
    <w:p w14:paraId="68CE65A0" w14:textId="77777777" w:rsidR="004C02EF" w:rsidRPr="00E77497" w:rsidRDefault="004C02EF" w:rsidP="001F482D">
      <w:pPr>
        <w:pStyle w:val="Alg4"/>
        <w:numPr>
          <w:ilvl w:val="0"/>
          <w:numId w:val="328"/>
        </w:numPr>
      </w:pPr>
      <w:r w:rsidRPr="00E77497">
        <w:t>Else</w:t>
      </w:r>
    </w:p>
    <w:p w14:paraId="511DA75B" w14:textId="77777777" w:rsidR="004C02EF" w:rsidRPr="00E77497" w:rsidRDefault="004C02EF" w:rsidP="001F482D">
      <w:pPr>
        <w:pStyle w:val="Alg4"/>
        <w:numPr>
          <w:ilvl w:val="1"/>
          <w:numId w:val="328"/>
        </w:numPr>
      </w:pPr>
      <w:r w:rsidRPr="00E77497">
        <w:t xml:space="preserve">Set </w:t>
      </w:r>
      <w:r w:rsidRPr="00E77497">
        <w:rPr>
          <w:i/>
        </w:rPr>
        <w:t>gap</w:t>
      </w:r>
      <w:r w:rsidRPr="00E77497">
        <w:t xml:space="preserve"> to the empty String.</w:t>
      </w:r>
    </w:p>
    <w:p w14:paraId="79AA2E0A" w14:textId="77777777" w:rsidR="004C02EF" w:rsidRPr="00E77497" w:rsidRDefault="004C02EF" w:rsidP="001F482D">
      <w:pPr>
        <w:pStyle w:val="Alg4"/>
        <w:numPr>
          <w:ilvl w:val="0"/>
          <w:numId w:val="328"/>
        </w:numPr>
      </w:pPr>
      <w:r w:rsidRPr="00E77497">
        <w:t xml:space="preserve">Let </w:t>
      </w:r>
      <w:r w:rsidRPr="00E77497">
        <w:rPr>
          <w:i/>
        </w:rPr>
        <w:t>wrapper</w:t>
      </w:r>
      <w:r w:rsidRPr="00E77497">
        <w:t xml:space="preserve"> be </w:t>
      </w:r>
      <w:ins w:id="33199" w:author="Rev 7 Allen Wirfs-Brock" w:date="2012-04-11T14:51:00Z">
        <w:del w:id="33200" w:author="Rev 8 Allen Wirfs-Brock" w:date="2012-06-14T14:51:00Z">
          <w:r w:rsidR="00B52E82" w:rsidRPr="00E77497" w:rsidDel="00CA30A6">
            <w:delText xml:space="preserve">be </w:delText>
          </w:r>
        </w:del>
        <w:r w:rsidR="00B52E82">
          <w:t xml:space="preserve">the result of the </w:t>
        </w:r>
        <w:del w:id="33201" w:author="Rev 8 Allen Wirfs-Brock" w:date="2012-06-14T14:41:00Z">
          <w:r w:rsidR="00B52E82" w:rsidDel="00D4543D">
            <w:delText>abstraction operation</w:delText>
          </w:r>
        </w:del>
      </w:ins>
      <w:ins w:id="33202" w:author="Rev 8 Allen Wirfs-Brock" w:date="2012-06-14T14:41:00Z">
        <w:r w:rsidR="00D4543D">
          <w:t>abstract operation</w:t>
        </w:r>
      </w:ins>
      <w:ins w:id="33203" w:author="Rev 7 Allen Wirfs-Brock" w:date="2012-04-11T14:51:00Z">
        <w:r w:rsidR="00B52E82">
          <w:t xml:space="preserve"> ObjectCreate (15.2)</w:t>
        </w:r>
      </w:ins>
      <w:del w:id="33204" w:author="Rev 7 Allen Wirfs-Brock" w:date="2012-04-11T14:51:00Z">
        <w:r w:rsidRPr="00E77497" w:rsidDel="00B52E82">
          <w:delText xml:space="preserve">a new object created as if by the expression </w:delText>
        </w:r>
        <w:r w:rsidRPr="00E77497" w:rsidDel="00B52E82">
          <w:rPr>
            <w:rFonts w:ascii="Courier New" w:hAnsi="Courier New" w:cs="Courier New"/>
            <w:b/>
          </w:rPr>
          <w:delText>new Object()</w:delText>
        </w:r>
        <w:r w:rsidRPr="00E77497" w:rsidDel="00B52E82">
          <w:delText xml:space="preserve">, where </w:delText>
        </w:r>
        <w:r w:rsidRPr="00E77497" w:rsidDel="00B52E82">
          <w:rPr>
            <w:rFonts w:ascii="Courier New" w:hAnsi="Courier New" w:cs="Courier New"/>
            <w:b/>
          </w:rPr>
          <w:delText>Object</w:delText>
        </w:r>
        <w:r w:rsidRPr="00E77497" w:rsidDel="00B52E82">
          <w:delText xml:space="preserve"> is the standard built-in constructor with that name</w:delText>
        </w:r>
      </w:del>
      <w:r w:rsidRPr="00E77497">
        <w:t>.</w:t>
      </w:r>
    </w:p>
    <w:p w14:paraId="10B529A0" w14:textId="77777777" w:rsidR="004C02EF" w:rsidRPr="00E77497" w:rsidRDefault="004C02EF" w:rsidP="001F482D">
      <w:pPr>
        <w:pStyle w:val="Alg4"/>
        <w:numPr>
          <w:ilvl w:val="0"/>
          <w:numId w:val="328"/>
        </w:numPr>
      </w:pPr>
      <w:r w:rsidRPr="00E77497">
        <w:t xml:space="preserve">Call the [[DefineOwnProperty]]  internal method of </w:t>
      </w:r>
      <w:r w:rsidRPr="00E77497">
        <w:rPr>
          <w:i/>
        </w:rPr>
        <w:t>wrapper</w:t>
      </w:r>
      <w:r w:rsidRPr="00E77497">
        <w:t xml:space="preserve"> with arguments the empty String, the Property Descriptor {[[Value]]: </w:t>
      </w:r>
      <w:r w:rsidRPr="00E77497">
        <w:rPr>
          <w:i/>
        </w:rPr>
        <w: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xml:space="preserve">}, and </w:t>
      </w:r>
      <w:r w:rsidRPr="00E77497">
        <w:rPr>
          <w:b/>
        </w:rPr>
        <w:t>false</w:t>
      </w:r>
      <w:r w:rsidRPr="00E77497">
        <w:t>.</w:t>
      </w:r>
    </w:p>
    <w:p w14:paraId="110A997F" w14:textId="77777777" w:rsidR="004C02EF" w:rsidRPr="00E77497" w:rsidRDefault="004C02EF" w:rsidP="001F482D">
      <w:pPr>
        <w:pStyle w:val="Alg4"/>
        <w:numPr>
          <w:ilvl w:val="0"/>
          <w:numId w:val="328"/>
        </w:numPr>
        <w:spacing w:after="220"/>
      </w:pPr>
      <w:r w:rsidRPr="00E77497">
        <w:t xml:space="preserve">Return the result of calling the abstract operation </w:t>
      </w:r>
      <w:r w:rsidRPr="00E77497">
        <w:rPr>
          <w:i/>
        </w:rPr>
        <w:t>Str</w:t>
      </w:r>
      <w:r w:rsidRPr="00E77497">
        <w:t xml:space="preserve"> with the empty String and </w:t>
      </w:r>
      <w:r w:rsidRPr="00E77497">
        <w:rPr>
          <w:i/>
        </w:rPr>
        <w:t>wrapper</w:t>
      </w:r>
      <w:r w:rsidRPr="00E77497">
        <w:t>.</w:t>
      </w:r>
    </w:p>
    <w:p w14:paraId="5EAF63B8" w14:textId="77777777" w:rsidR="004C02EF" w:rsidRPr="00E77497" w:rsidRDefault="004C02EF" w:rsidP="004C02EF">
      <w:r w:rsidRPr="00E77497">
        <w:t xml:space="preserve">The abstract operation </w:t>
      </w:r>
      <w:r w:rsidRPr="00E77497">
        <w:rPr>
          <w:rFonts w:ascii="Times New Roman" w:hAnsi="Times New Roman"/>
          <w:i/>
        </w:rPr>
        <w:t>Str</w:t>
      </w:r>
      <w:r w:rsidRPr="00E77497">
        <w:rPr>
          <w:rFonts w:ascii="Times New Roman" w:hAnsi="Times New Roman"/>
        </w:rPr>
        <w:t>(</w:t>
      </w:r>
      <w:r w:rsidRPr="00E77497">
        <w:rPr>
          <w:rFonts w:ascii="Times New Roman" w:hAnsi="Times New Roman"/>
          <w:i/>
        </w:rPr>
        <w:t>key</w:t>
      </w:r>
      <w:r w:rsidRPr="00E77497">
        <w:rPr>
          <w:rFonts w:ascii="Times New Roman" w:hAnsi="Times New Roman"/>
        </w:rPr>
        <w:t xml:space="preserve">, </w:t>
      </w:r>
      <w:r w:rsidRPr="00E77497">
        <w:rPr>
          <w:rFonts w:ascii="Times New Roman" w:hAnsi="Times New Roman"/>
          <w:i/>
        </w:rPr>
        <w:t>holder</w:t>
      </w:r>
      <w:r w:rsidRPr="00E77497">
        <w:rPr>
          <w:rFonts w:ascii="Times New Roman" w:hAnsi="Times New Roman"/>
        </w:rPr>
        <w:t>)</w:t>
      </w:r>
      <w:r w:rsidRPr="00E77497">
        <w:t xml:space="preserve"> has access to </w:t>
      </w:r>
      <w:r w:rsidRPr="00E77497">
        <w:rPr>
          <w:rFonts w:ascii="Times New Roman" w:hAnsi="Times New Roman"/>
          <w:i/>
        </w:rPr>
        <w:t>ReplacerFunction</w:t>
      </w:r>
      <w:r w:rsidRPr="00E77497" w:rsidDel="00FB0CBA">
        <w:rPr>
          <w:rFonts w:ascii="Times New Roman" w:hAnsi="Times New Roman"/>
          <w:i/>
        </w:rPr>
        <w:t xml:space="preserve"> </w:t>
      </w:r>
      <w:r w:rsidRPr="00E77497">
        <w:t xml:space="preserve">from the invocation of the </w:t>
      </w:r>
      <w:r w:rsidRPr="00E77497">
        <w:rPr>
          <w:rFonts w:ascii="Courier New" w:hAnsi="Courier New" w:cs="Courier New"/>
          <w:b/>
        </w:rPr>
        <w:t>stringify</w:t>
      </w:r>
      <w:r w:rsidRPr="00E77497">
        <w:t xml:space="preserve"> method. Its algorithm is as follows:</w:t>
      </w:r>
    </w:p>
    <w:p w14:paraId="099167BC" w14:textId="77777777" w:rsidR="004C02EF" w:rsidRPr="00E77497" w:rsidRDefault="004C02EF" w:rsidP="001F482D">
      <w:pPr>
        <w:pStyle w:val="Alg4"/>
        <w:numPr>
          <w:ilvl w:val="0"/>
          <w:numId w:val="329"/>
        </w:numPr>
      </w:pPr>
      <w:r w:rsidRPr="00E77497">
        <w:t xml:space="preserve">Let </w:t>
      </w:r>
      <w:r w:rsidRPr="00E77497">
        <w:rPr>
          <w:i/>
        </w:rPr>
        <w:t>value</w:t>
      </w:r>
      <w:r w:rsidRPr="00E77497">
        <w:t xml:space="preserve"> be the result of calling the [[Get]] internal method of </w:t>
      </w:r>
      <w:r w:rsidRPr="00E77497">
        <w:rPr>
          <w:i/>
        </w:rPr>
        <w:t>holder</w:t>
      </w:r>
      <w:r w:rsidRPr="00E77497">
        <w:t xml:space="preserve"> with argument </w:t>
      </w:r>
      <w:r w:rsidRPr="00E77497">
        <w:rPr>
          <w:i/>
        </w:rPr>
        <w:t>key</w:t>
      </w:r>
      <w:r w:rsidRPr="00E77497">
        <w:t>.</w:t>
      </w:r>
    </w:p>
    <w:p w14:paraId="2A453B44" w14:textId="77777777" w:rsidR="00B52E82" w:rsidRDefault="00B52E82" w:rsidP="001F482D">
      <w:pPr>
        <w:pStyle w:val="Alg4"/>
        <w:numPr>
          <w:ilvl w:val="0"/>
          <w:numId w:val="329"/>
        </w:numPr>
        <w:rPr>
          <w:ins w:id="33205" w:author="Rev 7 Allen Wirfs-Brock" w:date="2012-04-11T14:54:00Z"/>
        </w:rPr>
      </w:pPr>
      <w:ins w:id="33206" w:author="Rev 7 Allen Wirfs-Brock" w:date="2012-04-11T14:54:00Z">
        <w:r>
          <w:t>ReturnIfAbrupt(</w:t>
        </w:r>
        <w:r>
          <w:rPr>
            <w:i/>
          </w:rPr>
          <w:t>value</w:t>
        </w:r>
        <w:r>
          <w:t>).</w:t>
        </w:r>
      </w:ins>
    </w:p>
    <w:p w14:paraId="3CFF5A5F" w14:textId="77777777" w:rsidR="004C02EF" w:rsidRPr="00E77497" w:rsidRDefault="004C02EF" w:rsidP="001F482D">
      <w:pPr>
        <w:pStyle w:val="Alg4"/>
        <w:numPr>
          <w:ilvl w:val="0"/>
          <w:numId w:val="329"/>
        </w:numPr>
      </w:pPr>
      <w:r w:rsidRPr="00E77497">
        <w:t>If Type(</w:t>
      </w:r>
      <w:r w:rsidRPr="00E77497">
        <w:rPr>
          <w:i/>
        </w:rPr>
        <w:t>value</w:t>
      </w:r>
      <w:r w:rsidRPr="00E77497">
        <w:t>) is Object, then</w:t>
      </w:r>
    </w:p>
    <w:p w14:paraId="2B3AD0F8" w14:textId="77777777" w:rsidR="004C02EF" w:rsidRPr="00E77497" w:rsidRDefault="004C02EF" w:rsidP="001F482D">
      <w:pPr>
        <w:pStyle w:val="Alg4"/>
        <w:numPr>
          <w:ilvl w:val="1"/>
          <w:numId w:val="329"/>
        </w:numPr>
      </w:pPr>
      <w:r w:rsidRPr="00E77497">
        <w:t xml:space="preserve">Let </w:t>
      </w:r>
      <w:r w:rsidRPr="00E77497">
        <w:rPr>
          <w:i/>
        </w:rPr>
        <w:t>toJSON</w:t>
      </w:r>
      <w:r w:rsidRPr="00E77497">
        <w:t xml:space="preserve"> be the result of calling the [[Get]] internal method of </w:t>
      </w:r>
      <w:r w:rsidRPr="00E77497">
        <w:rPr>
          <w:i/>
        </w:rPr>
        <w:t>value</w:t>
      </w:r>
      <w:r w:rsidRPr="00E77497">
        <w:t xml:space="preserve"> with argument </w:t>
      </w:r>
      <w:r w:rsidRPr="00E77497">
        <w:rPr>
          <w:rFonts w:ascii="Courier New" w:hAnsi="Courier New" w:cs="Courier New"/>
          <w:b/>
        </w:rPr>
        <w:t>"toJSON"</w:t>
      </w:r>
      <w:r w:rsidRPr="00E77497">
        <w:t>.</w:t>
      </w:r>
    </w:p>
    <w:p w14:paraId="0A6F8780" w14:textId="77777777" w:rsidR="004C02EF" w:rsidRPr="00E77497" w:rsidRDefault="004C02EF" w:rsidP="001F482D">
      <w:pPr>
        <w:pStyle w:val="Alg4"/>
        <w:numPr>
          <w:ilvl w:val="1"/>
          <w:numId w:val="329"/>
        </w:numPr>
      </w:pPr>
      <w:r w:rsidRPr="00E77497">
        <w:t>If IsCallable(</w:t>
      </w:r>
      <w:r w:rsidRPr="00E77497">
        <w:rPr>
          <w:i/>
        </w:rPr>
        <w:t>toJSON</w:t>
      </w:r>
      <w:r w:rsidRPr="00E77497">
        <w:t xml:space="preserve">) is </w:t>
      </w:r>
      <w:r w:rsidRPr="00E77497">
        <w:rPr>
          <w:b/>
        </w:rPr>
        <w:t>true</w:t>
      </w:r>
    </w:p>
    <w:p w14:paraId="73ADDEF6" w14:textId="77777777" w:rsidR="004C02EF" w:rsidRPr="00E77497" w:rsidRDefault="004C02EF" w:rsidP="001F482D">
      <w:pPr>
        <w:pStyle w:val="Alg4"/>
        <w:numPr>
          <w:ilvl w:val="2"/>
          <w:numId w:val="329"/>
        </w:numPr>
      </w:pPr>
      <w:r w:rsidRPr="00E77497">
        <w:t xml:space="preserve">Let </w:t>
      </w:r>
      <w:r w:rsidRPr="00E77497">
        <w:rPr>
          <w:i/>
        </w:rPr>
        <w:t>value</w:t>
      </w:r>
      <w:r w:rsidRPr="00E77497">
        <w:t xml:space="preserve"> be the result of calling the [[Call]] internal method of </w:t>
      </w:r>
      <w:r w:rsidRPr="00E77497">
        <w:rPr>
          <w:i/>
        </w:rPr>
        <w:t xml:space="preserve">toJSON </w:t>
      </w:r>
      <w:r w:rsidRPr="00E77497">
        <w:t xml:space="preserve">passing </w:t>
      </w:r>
      <w:r w:rsidRPr="00E77497">
        <w:rPr>
          <w:i/>
        </w:rPr>
        <w:t>value</w:t>
      </w:r>
      <w:r w:rsidRPr="00E77497">
        <w:t xml:space="preserve"> as the </w:t>
      </w:r>
      <w:r w:rsidRPr="00E77497">
        <w:rPr>
          <w:b/>
        </w:rPr>
        <w:t>this</w:t>
      </w:r>
      <w:r w:rsidRPr="00E77497">
        <w:t xml:space="preserve"> value and with an argument list consisting of </w:t>
      </w:r>
      <w:r w:rsidRPr="00E77497">
        <w:rPr>
          <w:i/>
        </w:rPr>
        <w:t>key</w:t>
      </w:r>
      <w:r w:rsidRPr="00E77497">
        <w:t>.</w:t>
      </w:r>
    </w:p>
    <w:p w14:paraId="704F7CAC" w14:textId="77777777" w:rsidR="00182C3E" w:rsidRDefault="00182C3E" w:rsidP="00182C3E">
      <w:pPr>
        <w:pStyle w:val="Alg4"/>
        <w:numPr>
          <w:ilvl w:val="2"/>
          <w:numId w:val="329"/>
        </w:numPr>
        <w:rPr>
          <w:ins w:id="33207" w:author="Rev 7 Allen Wirfs-Brock" w:date="2012-04-11T15:02:00Z"/>
        </w:rPr>
      </w:pPr>
      <w:ins w:id="33208" w:author="Rev 7 Allen Wirfs-Brock" w:date="2012-04-11T15:02:00Z">
        <w:r>
          <w:t>ReturnIfAbrupt(</w:t>
        </w:r>
        <w:r>
          <w:rPr>
            <w:i/>
          </w:rPr>
          <w:t>value</w:t>
        </w:r>
        <w:r>
          <w:t>).</w:t>
        </w:r>
      </w:ins>
    </w:p>
    <w:p w14:paraId="346ED5AF" w14:textId="77777777" w:rsidR="004C02EF" w:rsidRPr="00E77497" w:rsidRDefault="004C02EF" w:rsidP="001F482D">
      <w:pPr>
        <w:pStyle w:val="Alg4"/>
        <w:numPr>
          <w:ilvl w:val="0"/>
          <w:numId w:val="329"/>
        </w:numPr>
      </w:pPr>
      <w:r w:rsidRPr="00E77497">
        <w:t xml:space="preserve">If </w:t>
      </w:r>
      <w:r w:rsidRPr="00E77497">
        <w:rPr>
          <w:i/>
        </w:rPr>
        <w:t>ReplacerFunction</w:t>
      </w:r>
      <w:r w:rsidRPr="00E77497">
        <w:t xml:space="preserve"> is not </w:t>
      </w:r>
      <w:r w:rsidRPr="00E77497">
        <w:rPr>
          <w:b/>
        </w:rPr>
        <w:t>undefined</w:t>
      </w:r>
      <w:r w:rsidRPr="00E77497">
        <w:t>, then</w:t>
      </w:r>
    </w:p>
    <w:p w14:paraId="1B087684" w14:textId="77777777" w:rsidR="004C02EF" w:rsidRPr="00E77497" w:rsidRDefault="004C02EF" w:rsidP="001F482D">
      <w:pPr>
        <w:pStyle w:val="Alg4"/>
        <w:numPr>
          <w:ilvl w:val="1"/>
          <w:numId w:val="329"/>
        </w:numPr>
      </w:pPr>
      <w:r w:rsidRPr="00E77497">
        <w:t xml:space="preserve">Let </w:t>
      </w:r>
      <w:r w:rsidRPr="00E77497">
        <w:rPr>
          <w:i/>
        </w:rPr>
        <w:t>value</w:t>
      </w:r>
      <w:r w:rsidRPr="00E77497">
        <w:t xml:space="preserve"> be the result of calling the [[Call]] internal method of </w:t>
      </w:r>
      <w:r w:rsidRPr="00E77497">
        <w:rPr>
          <w:i/>
        </w:rPr>
        <w:t>ReplacerFunction</w:t>
      </w:r>
      <w:r w:rsidRPr="00E77497" w:rsidDel="00FB0CBA">
        <w:rPr>
          <w:i/>
        </w:rPr>
        <w:t xml:space="preserve"> </w:t>
      </w:r>
      <w:r w:rsidRPr="00E77497">
        <w:t xml:space="preserve">passing </w:t>
      </w:r>
      <w:r w:rsidRPr="00E77497">
        <w:rPr>
          <w:i/>
        </w:rPr>
        <w:t>holder</w:t>
      </w:r>
      <w:r w:rsidRPr="00E77497">
        <w:t xml:space="preserve"> as the </w:t>
      </w:r>
      <w:r w:rsidRPr="00E77497">
        <w:rPr>
          <w:b/>
        </w:rPr>
        <w:t>this</w:t>
      </w:r>
      <w:r w:rsidRPr="00E77497">
        <w:t xml:space="preserve"> value and with an argument list consisting of </w:t>
      </w:r>
      <w:r w:rsidRPr="00E77497">
        <w:rPr>
          <w:i/>
        </w:rPr>
        <w:t>key</w:t>
      </w:r>
      <w:r w:rsidRPr="00E77497">
        <w:t xml:space="preserve"> and </w:t>
      </w:r>
      <w:r w:rsidRPr="00E77497">
        <w:rPr>
          <w:i/>
        </w:rPr>
        <w:t>value</w:t>
      </w:r>
      <w:r w:rsidRPr="00E77497">
        <w:t>.</w:t>
      </w:r>
    </w:p>
    <w:p w14:paraId="2EB7548F" w14:textId="77777777" w:rsidR="00182C3E" w:rsidRDefault="00182C3E" w:rsidP="00182C3E">
      <w:pPr>
        <w:pStyle w:val="Alg4"/>
        <w:numPr>
          <w:ilvl w:val="1"/>
          <w:numId w:val="329"/>
        </w:numPr>
        <w:rPr>
          <w:ins w:id="33209" w:author="Rev 7 Allen Wirfs-Brock" w:date="2012-04-11T15:04:00Z"/>
        </w:rPr>
      </w:pPr>
      <w:ins w:id="33210" w:author="Rev 7 Allen Wirfs-Brock" w:date="2012-04-11T15:04:00Z">
        <w:r>
          <w:t>ReturnIfAbrupt(</w:t>
        </w:r>
        <w:r>
          <w:rPr>
            <w:i/>
          </w:rPr>
          <w:t>value</w:t>
        </w:r>
        <w:r>
          <w:t>).</w:t>
        </w:r>
      </w:ins>
    </w:p>
    <w:p w14:paraId="4A33CB0A" w14:textId="77777777" w:rsidR="004C02EF" w:rsidRPr="00E77497" w:rsidRDefault="004C02EF" w:rsidP="001F482D">
      <w:pPr>
        <w:pStyle w:val="Alg4"/>
        <w:numPr>
          <w:ilvl w:val="0"/>
          <w:numId w:val="329"/>
        </w:numPr>
      </w:pPr>
      <w:r w:rsidRPr="00E77497">
        <w:t>If Type(</w:t>
      </w:r>
      <w:r w:rsidRPr="00E77497">
        <w:rPr>
          <w:i/>
        </w:rPr>
        <w:t>value</w:t>
      </w:r>
      <w:r w:rsidRPr="00E77497">
        <w:t>) is Object then,</w:t>
      </w:r>
    </w:p>
    <w:p w14:paraId="40011759" w14:textId="77777777" w:rsidR="004C02EF" w:rsidRPr="00E77497" w:rsidRDefault="004C02EF" w:rsidP="001F482D">
      <w:pPr>
        <w:pStyle w:val="Alg4"/>
        <w:numPr>
          <w:ilvl w:val="1"/>
          <w:numId w:val="329"/>
        </w:numPr>
      </w:pPr>
      <w:r w:rsidRPr="00E77497">
        <w:t xml:space="preserve">If </w:t>
      </w:r>
      <w:del w:id="33211" w:author="Allen Wirfs-Brock" w:date="2011-07-02T14:51:00Z">
        <w:r w:rsidRPr="00E77497" w:rsidDel="004C0FF1">
          <w:delText xml:space="preserve">the [[Class]] internal property of </w:delText>
        </w:r>
      </w:del>
      <w:r w:rsidRPr="00E77497">
        <w:rPr>
          <w:i/>
        </w:rPr>
        <w:t>value</w:t>
      </w:r>
      <w:r w:rsidRPr="00E77497">
        <w:t xml:space="preserve"> </w:t>
      </w:r>
      <w:ins w:id="33212" w:author="Allen Wirfs-Brock" w:date="2011-07-02T14:51:00Z">
        <w:r w:rsidR="004C0FF1" w:rsidRPr="00E77497">
          <w:t>has a</w:t>
        </w:r>
      </w:ins>
      <w:ins w:id="33213" w:author="Allen Wirfs-Brock" w:date="2011-07-02T14:52:00Z">
        <w:r w:rsidR="004C0FF1" w:rsidRPr="00E77497">
          <w:t>n</w:t>
        </w:r>
      </w:ins>
      <w:ins w:id="33214" w:author="Allen Wirfs-Brock" w:date="2011-07-02T14:51:00Z">
        <w:r w:rsidR="004C0FF1" w:rsidRPr="00E77497">
          <w:t xml:space="preserve"> [[</w:t>
        </w:r>
        <w:del w:id="33215" w:author="Rev 3 Allen Wirfs-Brock" w:date="2011-09-07T17:58:00Z">
          <w:r w:rsidR="004C0FF1" w:rsidRPr="00E77497" w:rsidDel="00065D08">
            <w:delText>IsNumber</w:delText>
          </w:r>
        </w:del>
      </w:ins>
      <w:ins w:id="33216" w:author="Rev 3 Allen Wirfs-Brock" w:date="2011-09-07T17:58:00Z">
        <w:r w:rsidR="00065D08" w:rsidRPr="00E77497">
          <w:t>NativeBrand</w:t>
        </w:r>
      </w:ins>
      <w:ins w:id="33217" w:author="Allen Wirfs-Brock" w:date="2011-07-02T14:51:00Z">
        <w:r w:rsidR="004C0FF1" w:rsidRPr="00E77497">
          <w:t>]] internal property</w:t>
        </w:r>
      </w:ins>
      <w:ins w:id="33218" w:author="Rev 3 Allen Wirfs-Brock" w:date="2011-09-07T17:57:00Z">
        <w:r w:rsidR="00065D08" w:rsidRPr="00E77497">
          <w:t xml:space="preserve"> with value NumberWrapper</w:t>
        </w:r>
        <w:r w:rsidR="00065D08" w:rsidRPr="00E77497" w:rsidDel="004C0FF1">
          <w:t xml:space="preserve"> </w:t>
        </w:r>
      </w:ins>
      <w:del w:id="33219" w:author="Allen Wirfs-Brock" w:date="2011-07-02T14:51:00Z">
        <w:r w:rsidRPr="00E77497" w:rsidDel="004C0FF1">
          <w:delText xml:space="preserve">is </w:delText>
        </w:r>
        <w:r w:rsidRPr="00E77497" w:rsidDel="004C0FF1">
          <w:rPr>
            <w:rFonts w:ascii="Courier New" w:hAnsi="Courier New" w:cs="Courier New"/>
            <w:b/>
          </w:rPr>
          <w:delText>"Number"</w:delText>
        </w:r>
      </w:del>
      <w:r w:rsidRPr="00E77497">
        <w:t xml:space="preserve"> then,</w:t>
      </w:r>
    </w:p>
    <w:p w14:paraId="04E98D93" w14:textId="77777777" w:rsidR="004C02EF" w:rsidRPr="00E77497" w:rsidRDefault="004C02EF" w:rsidP="006E1632">
      <w:pPr>
        <w:pStyle w:val="Alg4"/>
        <w:numPr>
          <w:ilvl w:val="2"/>
          <w:numId w:val="329"/>
        </w:numPr>
      </w:pPr>
      <w:r w:rsidRPr="00E77497">
        <w:t xml:space="preserve">Let </w:t>
      </w:r>
      <w:r w:rsidRPr="00E77497">
        <w:rPr>
          <w:i/>
        </w:rPr>
        <w:t>value</w:t>
      </w:r>
      <w:r w:rsidRPr="00E77497">
        <w:t xml:space="preserve"> be ToNumber(</w:t>
      </w:r>
      <w:r w:rsidRPr="00E77497">
        <w:rPr>
          <w:i/>
        </w:rPr>
        <w:t>value</w:t>
      </w:r>
      <w:r w:rsidRPr="00E77497">
        <w:t>).</w:t>
      </w:r>
    </w:p>
    <w:p w14:paraId="0EE8E485" w14:textId="77777777" w:rsidR="004C02EF" w:rsidRPr="00E77497" w:rsidRDefault="004C02EF" w:rsidP="001F482D">
      <w:pPr>
        <w:pStyle w:val="Alg4"/>
        <w:numPr>
          <w:ilvl w:val="1"/>
          <w:numId w:val="329"/>
        </w:numPr>
      </w:pPr>
      <w:r w:rsidRPr="00E77497">
        <w:t xml:space="preserve">Else if </w:t>
      </w:r>
      <w:del w:id="33220" w:author="Allen Wirfs-Brock" w:date="2011-07-02T14:51:00Z">
        <w:r w:rsidRPr="00E77497" w:rsidDel="004C0FF1">
          <w:delText xml:space="preserve">the [[Class]] internal property of </w:delText>
        </w:r>
      </w:del>
      <w:r w:rsidRPr="00E77497">
        <w:rPr>
          <w:i/>
        </w:rPr>
        <w:t>value</w:t>
      </w:r>
      <w:r w:rsidRPr="00E77497">
        <w:t xml:space="preserve"> </w:t>
      </w:r>
      <w:ins w:id="33221" w:author="Allen Wirfs-Brock" w:date="2011-07-02T14:52:00Z">
        <w:r w:rsidR="004C0FF1" w:rsidRPr="00E77497">
          <w:t>has an [[</w:t>
        </w:r>
      </w:ins>
      <w:ins w:id="33222" w:author="Rev 3 Allen Wirfs-Brock" w:date="2011-09-07T17:58:00Z">
        <w:r w:rsidR="00065D08" w:rsidRPr="00E77497">
          <w:t>NativeBrand</w:t>
        </w:r>
      </w:ins>
      <w:ins w:id="33223" w:author="Allen Wirfs-Brock" w:date="2011-07-02T14:52:00Z">
        <w:del w:id="33224" w:author="Rev 3 Allen Wirfs-Brock" w:date="2011-09-07T17:58:00Z">
          <w:r w:rsidR="004C0FF1" w:rsidRPr="00E77497" w:rsidDel="00065D08">
            <w:delText>IsString</w:delText>
          </w:r>
        </w:del>
        <w:r w:rsidR="004C0FF1" w:rsidRPr="00E77497">
          <w:t>]] internal property</w:t>
        </w:r>
      </w:ins>
      <w:ins w:id="33225" w:author="Rev 3 Allen Wirfs-Brock" w:date="2011-09-07T17:57:00Z">
        <w:r w:rsidR="00065D08" w:rsidRPr="00E77497">
          <w:t xml:space="preserve"> with value StringWrapper</w:t>
        </w:r>
        <w:r w:rsidR="00065D08" w:rsidRPr="00E77497" w:rsidDel="004C0FF1">
          <w:t xml:space="preserve"> </w:t>
        </w:r>
      </w:ins>
      <w:del w:id="33226" w:author="Allen Wirfs-Brock" w:date="2011-07-02T14:52:00Z">
        <w:r w:rsidRPr="00E77497" w:rsidDel="004C0FF1">
          <w:delText xml:space="preserve">is </w:delText>
        </w:r>
        <w:r w:rsidRPr="00E77497" w:rsidDel="004C0FF1">
          <w:rPr>
            <w:rFonts w:ascii="Courier New" w:hAnsi="Courier New" w:cs="Courier New"/>
            <w:b/>
          </w:rPr>
          <w:delText>"String"</w:delText>
        </w:r>
      </w:del>
      <w:r w:rsidRPr="00E77497">
        <w:t xml:space="preserve"> then,</w:t>
      </w:r>
    </w:p>
    <w:p w14:paraId="17938AED" w14:textId="77777777" w:rsidR="004C02EF" w:rsidRPr="00E77497" w:rsidRDefault="004C02EF" w:rsidP="001F482D">
      <w:pPr>
        <w:pStyle w:val="Alg4"/>
        <w:numPr>
          <w:ilvl w:val="2"/>
          <w:numId w:val="329"/>
        </w:numPr>
      </w:pPr>
      <w:r w:rsidRPr="00E77497">
        <w:t xml:space="preserve">Let </w:t>
      </w:r>
      <w:r w:rsidRPr="00E77497">
        <w:rPr>
          <w:i/>
        </w:rPr>
        <w:t>value</w:t>
      </w:r>
      <w:r w:rsidRPr="00E77497">
        <w:t xml:space="preserve"> be ToString(</w:t>
      </w:r>
      <w:r w:rsidRPr="00E77497">
        <w:rPr>
          <w:i/>
        </w:rPr>
        <w:t>value</w:t>
      </w:r>
      <w:r w:rsidRPr="00E77497">
        <w:t>).</w:t>
      </w:r>
    </w:p>
    <w:p w14:paraId="124559F3" w14:textId="77777777" w:rsidR="004C02EF" w:rsidRPr="00E77497" w:rsidRDefault="004C02EF" w:rsidP="001F482D">
      <w:pPr>
        <w:pStyle w:val="Alg4"/>
        <w:numPr>
          <w:ilvl w:val="1"/>
          <w:numId w:val="329"/>
        </w:numPr>
      </w:pPr>
      <w:r w:rsidRPr="00E77497">
        <w:t xml:space="preserve">Else if </w:t>
      </w:r>
      <w:del w:id="33227" w:author="Allen Wirfs-Brock" w:date="2011-07-02T14:52:00Z">
        <w:r w:rsidRPr="00E77497" w:rsidDel="004C0FF1">
          <w:delText xml:space="preserve">the [[Class]] internal property of </w:delText>
        </w:r>
      </w:del>
      <w:r w:rsidRPr="00E77497">
        <w:rPr>
          <w:i/>
          <w:iCs/>
        </w:rPr>
        <w:t>value</w:t>
      </w:r>
      <w:r w:rsidRPr="00E77497">
        <w:t xml:space="preserve"> </w:t>
      </w:r>
      <w:ins w:id="33228" w:author="Allen Wirfs-Brock" w:date="2011-07-02T14:52:00Z">
        <w:r w:rsidR="004C0FF1" w:rsidRPr="00E77497">
          <w:t>has an [[</w:t>
        </w:r>
      </w:ins>
      <w:ins w:id="33229" w:author="Rev 3 Allen Wirfs-Brock" w:date="2011-09-07T17:58:00Z">
        <w:r w:rsidR="00065D08" w:rsidRPr="00E77497">
          <w:t>NativeBrand</w:t>
        </w:r>
      </w:ins>
      <w:ins w:id="33230" w:author="Allen Wirfs-Brock" w:date="2011-07-02T14:52:00Z">
        <w:del w:id="33231" w:author="Rev 3 Allen Wirfs-Brock" w:date="2011-09-07T17:58:00Z">
          <w:r w:rsidR="004C0FF1" w:rsidRPr="00E77497" w:rsidDel="00065D08">
            <w:delText>IsBoolean</w:delText>
          </w:r>
        </w:del>
        <w:r w:rsidR="004C0FF1" w:rsidRPr="00E77497">
          <w:t>]] internal property</w:t>
        </w:r>
      </w:ins>
      <w:del w:id="33232" w:author="Allen Wirfs-Brock" w:date="2011-07-02T14:52:00Z">
        <w:r w:rsidRPr="00E77497" w:rsidDel="004C0FF1">
          <w:delText xml:space="preserve">is </w:delText>
        </w:r>
        <w:r w:rsidRPr="00E77497" w:rsidDel="004C0FF1">
          <w:rPr>
            <w:rFonts w:ascii="Courier New" w:hAnsi="Courier New" w:cs="Courier New"/>
            <w:b/>
            <w:bCs/>
          </w:rPr>
          <w:delText>"Boolean"</w:delText>
        </w:r>
      </w:del>
      <w:r w:rsidRPr="00E77497">
        <w:t xml:space="preserve"> </w:t>
      </w:r>
      <w:ins w:id="33233" w:author="Rev 3 Allen Wirfs-Brock" w:date="2011-09-07T17:58:00Z">
        <w:r w:rsidR="00065D08" w:rsidRPr="00E77497">
          <w:t>with value BooleanWrapper</w:t>
        </w:r>
        <w:r w:rsidR="00065D08" w:rsidRPr="00E77497" w:rsidDel="004C0FF1">
          <w:t xml:space="preserve"> </w:t>
        </w:r>
        <w:r w:rsidR="00065D08" w:rsidRPr="00E77497">
          <w:t xml:space="preserve"> </w:t>
        </w:r>
      </w:ins>
      <w:r w:rsidRPr="00E77497">
        <w:t>then,</w:t>
      </w:r>
    </w:p>
    <w:p w14:paraId="09988D6E" w14:textId="77777777" w:rsidR="004C02EF" w:rsidRPr="00E77497" w:rsidRDefault="004C02EF" w:rsidP="001F482D">
      <w:pPr>
        <w:pStyle w:val="Alg4"/>
        <w:numPr>
          <w:ilvl w:val="2"/>
          <w:numId w:val="329"/>
        </w:numPr>
      </w:pPr>
      <w:r w:rsidRPr="00E77497">
        <w:t xml:space="preserve">Let </w:t>
      </w:r>
      <w:r w:rsidRPr="00E77497">
        <w:rPr>
          <w:i/>
          <w:iCs/>
        </w:rPr>
        <w:t>value</w:t>
      </w:r>
      <w:r w:rsidRPr="00E77497">
        <w:t xml:space="preserve"> be the value of the [[PrimitiveValue]] internal property of </w:t>
      </w:r>
      <w:r w:rsidRPr="00E77497">
        <w:rPr>
          <w:i/>
          <w:iCs/>
        </w:rPr>
        <w:t>value</w:t>
      </w:r>
      <w:r w:rsidRPr="00E77497">
        <w:t>.</w:t>
      </w:r>
    </w:p>
    <w:p w14:paraId="3C7679BF" w14:textId="77777777" w:rsidR="004C02EF" w:rsidRPr="00E77497" w:rsidRDefault="004C02EF" w:rsidP="001F482D">
      <w:pPr>
        <w:pStyle w:val="Alg4"/>
        <w:numPr>
          <w:ilvl w:val="0"/>
          <w:numId w:val="329"/>
        </w:numPr>
      </w:pPr>
      <w:r w:rsidRPr="00E77497">
        <w:t xml:space="preserve">If </w:t>
      </w:r>
      <w:r w:rsidRPr="00E77497">
        <w:rPr>
          <w:i/>
        </w:rPr>
        <w:t>value</w:t>
      </w:r>
      <w:r w:rsidRPr="00E77497">
        <w:t xml:space="preserve"> is </w:t>
      </w:r>
      <w:r w:rsidRPr="00E77497">
        <w:rPr>
          <w:b/>
        </w:rPr>
        <w:t>null</w:t>
      </w:r>
      <w:r w:rsidRPr="00E77497">
        <w:t xml:space="preserve"> then return </w:t>
      </w:r>
      <w:r w:rsidRPr="00E77497">
        <w:rPr>
          <w:rFonts w:ascii="Courier New" w:hAnsi="Courier New" w:cs="Courier New"/>
          <w:b/>
        </w:rPr>
        <w:t>"null"</w:t>
      </w:r>
      <w:r w:rsidRPr="00E77497">
        <w:t>.</w:t>
      </w:r>
    </w:p>
    <w:p w14:paraId="2829647D" w14:textId="77777777" w:rsidR="004C02EF" w:rsidRPr="00E77497" w:rsidRDefault="004C02EF" w:rsidP="001F482D">
      <w:pPr>
        <w:pStyle w:val="Alg4"/>
        <w:numPr>
          <w:ilvl w:val="0"/>
          <w:numId w:val="329"/>
        </w:numPr>
      </w:pPr>
      <w:r w:rsidRPr="00E77497">
        <w:t xml:space="preserve">If </w:t>
      </w:r>
      <w:r w:rsidRPr="00E77497">
        <w:rPr>
          <w:i/>
        </w:rPr>
        <w:t>value</w:t>
      </w:r>
      <w:r w:rsidRPr="00E77497">
        <w:t xml:space="preserve"> is </w:t>
      </w:r>
      <w:r w:rsidRPr="00E77497">
        <w:rPr>
          <w:b/>
        </w:rPr>
        <w:t>true</w:t>
      </w:r>
      <w:r w:rsidRPr="00E77497">
        <w:t xml:space="preserve"> then return </w:t>
      </w:r>
      <w:r w:rsidRPr="00E77497">
        <w:rPr>
          <w:rFonts w:ascii="Courier New" w:hAnsi="Courier New" w:cs="Courier New"/>
          <w:b/>
        </w:rPr>
        <w:t>"true"</w:t>
      </w:r>
      <w:r w:rsidRPr="00E77497">
        <w:t>.</w:t>
      </w:r>
    </w:p>
    <w:p w14:paraId="5700C98E" w14:textId="77777777" w:rsidR="004C02EF" w:rsidRPr="00E77497" w:rsidRDefault="004C02EF" w:rsidP="001F482D">
      <w:pPr>
        <w:pStyle w:val="Alg4"/>
        <w:numPr>
          <w:ilvl w:val="0"/>
          <w:numId w:val="329"/>
        </w:numPr>
      </w:pPr>
      <w:r w:rsidRPr="00E77497">
        <w:t xml:space="preserve">If </w:t>
      </w:r>
      <w:r w:rsidRPr="00E77497">
        <w:rPr>
          <w:i/>
        </w:rPr>
        <w:t>value</w:t>
      </w:r>
      <w:r w:rsidRPr="00E77497">
        <w:t xml:space="preserve"> is </w:t>
      </w:r>
      <w:r w:rsidRPr="00E77497">
        <w:rPr>
          <w:b/>
        </w:rPr>
        <w:t>false</w:t>
      </w:r>
      <w:r w:rsidRPr="00E77497">
        <w:t xml:space="preserve"> then return </w:t>
      </w:r>
      <w:r w:rsidRPr="00E77497">
        <w:rPr>
          <w:rFonts w:ascii="Courier New" w:hAnsi="Courier New" w:cs="Courier New"/>
          <w:b/>
        </w:rPr>
        <w:t>"false"</w:t>
      </w:r>
      <w:r w:rsidRPr="00E77497">
        <w:t>.</w:t>
      </w:r>
    </w:p>
    <w:p w14:paraId="544124A0" w14:textId="77777777" w:rsidR="004C02EF" w:rsidRPr="00E77497" w:rsidRDefault="004C02EF" w:rsidP="001F482D">
      <w:pPr>
        <w:pStyle w:val="Alg4"/>
        <w:numPr>
          <w:ilvl w:val="0"/>
          <w:numId w:val="329"/>
        </w:numPr>
      </w:pPr>
      <w:r w:rsidRPr="00E77497">
        <w:t>If Type(</w:t>
      </w:r>
      <w:r w:rsidRPr="00E77497">
        <w:rPr>
          <w:i/>
        </w:rPr>
        <w:t>value</w:t>
      </w:r>
      <w:r w:rsidRPr="00E77497">
        <w:t xml:space="preserve">) is String, then return the result of calling the abstract operation </w:t>
      </w:r>
      <w:r w:rsidRPr="00E77497">
        <w:rPr>
          <w:i/>
        </w:rPr>
        <w:t>Quote</w:t>
      </w:r>
      <w:r w:rsidRPr="00E77497">
        <w:t xml:space="preserve"> with argument </w:t>
      </w:r>
      <w:r w:rsidRPr="00E77497">
        <w:rPr>
          <w:i/>
        </w:rPr>
        <w:t>value</w:t>
      </w:r>
      <w:r w:rsidRPr="00E77497">
        <w:t>.</w:t>
      </w:r>
    </w:p>
    <w:p w14:paraId="6226F85F" w14:textId="77777777" w:rsidR="004C02EF" w:rsidRPr="00E77497" w:rsidRDefault="004C02EF" w:rsidP="001F482D">
      <w:pPr>
        <w:pStyle w:val="Alg4"/>
        <w:numPr>
          <w:ilvl w:val="0"/>
          <w:numId w:val="329"/>
        </w:numPr>
      </w:pPr>
      <w:r w:rsidRPr="00E77497">
        <w:t>If Type(</w:t>
      </w:r>
      <w:r w:rsidRPr="00E77497">
        <w:rPr>
          <w:i/>
        </w:rPr>
        <w:t>value</w:t>
      </w:r>
      <w:r w:rsidRPr="00E77497">
        <w:t>) is Number</w:t>
      </w:r>
    </w:p>
    <w:p w14:paraId="0C134415" w14:textId="77777777" w:rsidR="004C02EF" w:rsidRPr="00E77497" w:rsidRDefault="004C02EF" w:rsidP="001F482D">
      <w:pPr>
        <w:pStyle w:val="Alg4"/>
        <w:numPr>
          <w:ilvl w:val="1"/>
          <w:numId w:val="329"/>
        </w:numPr>
      </w:pPr>
      <w:r w:rsidRPr="00E77497">
        <w:t xml:space="preserve">If </w:t>
      </w:r>
      <w:r w:rsidRPr="00E77497">
        <w:rPr>
          <w:i/>
        </w:rPr>
        <w:t xml:space="preserve">value </w:t>
      </w:r>
      <w:r w:rsidRPr="00E77497">
        <w:t>is finite then return ToString(</w:t>
      </w:r>
      <w:r w:rsidRPr="00E77497">
        <w:rPr>
          <w:i/>
        </w:rPr>
        <w:t>value</w:t>
      </w:r>
      <w:r w:rsidRPr="00E77497">
        <w:t>).</w:t>
      </w:r>
    </w:p>
    <w:p w14:paraId="5A279EDD" w14:textId="77777777" w:rsidR="004C02EF" w:rsidRPr="00E77497" w:rsidRDefault="004C02EF" w:rsidP="001F482D">
      <w:pPr>
        <w:pStyle w:val="Alg4"/>
        <w:numPr>
          <w:ilvl w:val="1"/>
          <w:numId w:val="329"/>
        </w:numPr>
      </w:pPr>
      <w:r w:rsidRPr="00E77497">
        <w:t xml:space="preserve">Else, return </w:t>
      </w:r>
      <w:r w:rsidRPr="00E77497">
        <w:rPr>
          <w:rFonts w:ascii="Courier New" w:hAnsi="Courier New" w:cs="Courier New"/>
          <w:b/>
        </w:rPr>
        <w:t>"null"</w:t>
      </w:r>
      <w:r w:rsidRPr="00E77497">
        <w:t>.</w:t>
      </w:r>
    </w:p>
    <w:p w14:paraId="3D0657D5" w14:textId="77777777" w:rsidR="004C02EF" w:rsidRPr="00E77497" w:rsidRDefault="004C02EF" w:rsidP="001F482D">
      <w:pPr>
        <w:pStyle w:val="Alg4"/>
        <w:numPr>
          <w:ilvl w:val="0"/>
          <w:numId w:val="329"/>
        </w:numPr>
      </w:pPr>
      <w:r w:rsidRPr="00E77497">
        <w:t>If Type(</w:t>
      </w:r>
      <w:r w:rsidRPr="00E77497">
        <w:rPr>
          <w:i/>
        </w:rPr>
        <w:t>value</w:t>
      </w:r>
      <w:r w:rsidRPr="00E77497">
        <w:t>) is Object, and IsCallable(</w:t>
      </w:r>
      <w:r w:rsidRPr="00E77497">
        <w:rPr>
          <w:i/>
        </w:rPr>
        <w:t>value</w:t>
      </w:r>
      <w:r w:rsidRPr="00E77497">
        <w:t xml:space="preserve">) is </w:t>
      </w:r>
      <w:r w:rsidRPr="00E77497">
        <w:rPr>
          <w:b/>
        </w:rPr>
        <w:t>false</w:t>
      </w:r>
    </w:p>
    <w:p w14:paraId="37644E29" w14:textId="77777777" w:rsidR="004C02EF" w:rsidRPr="00E77497" w:rsidRDefault="004C02EF" w:rsidP="001F482D">
      <w:pPr>
        <w:pStyle w:val="Alg4"/>
        <w:numPr>
          <w:ilvl w:val="1"/>
          <w:numId w:val="329"/>
        </w:numPr>
      </w:pPr>
      <w:r w:rsidRPr="00E77497">
        <w:t xml:space="preserve">If </w:t>
      </w:r>
      <w:del w:id="33234" w:author="Allen Wirfs-Brock" w:date="2011-07-02T14:53:00Z">
        <w:r w:rsidRPr="00E77497" w:rsidDel="004C0FF1">
          <w:delText xml:space="preserve">the [[Class]] internal property of </w:delText>
        </w:r>
      </w:del>
      <w:r w:rsidRPr="00E77497">
        <w:rPr>
          <w:i/>
        </w:rPr>
        <w:t>value</w:t>
      </w:r>
      <w:r w:rsidRPr="00E77497">
        <w:t xml:space="preserve"> </w:t>
      </w:r>
      <w:ins w:id="33235" w:author="Allen Wirfs-Brock" w:date="2011-07-02T14:53:00Z">
        <w:r w:rsidR="004C0FF1" w:rsidRPr="00E77497">
          <w:t>has an [[</w:t>
        </w:r>
        <w:del w:id="33236" w:author="Rev 3 Allen Wirfs-Brock" w:date="2011-09-07T15:44:00Z">
          <w:r w:rsidR="004C0FF1" w:rsidRPr="00E77497" w:rsidDel="009D141F">
            <w:delText>IsArray</w:delText>
          </w:r>
        </w:del>
      </w:ins>
      <w:ins w:id="33237" w:author="Rev 3 Allen Wirfs-Brock" w:date="2011-09-07T15:44:00Z">
        <w:r w:rsidR="009D141F" w:rsidRPr="00E77497">
          <w:t>NativeBrand</w:t>
        </w:r>
      </w:ins>
      <w:ins w:id="33238" w:author="Allen Wirfs-Brock" w:date="2011-07-02T14:53:00Z">
        <w:r w:rsidR="004C0FF1" w:rsidRPr="00E77497">
          <w:t>]] internal property</w:t>
        </w:r>
      </w:ins>
      <w:ins w:id="33239" w:author="Rev 3 Allen Wirfs-Brock" w:date="2011-09-07T15:44:00Z">
        <w:r w:rsidR="009D141F" w:rsidRPr="00E77497">
          <w:t xml:space="preserve"> with value NativeArray</w:t>
        </w:r>
        <w:r w:rsidR="009D141F" w:rsidRPr="00E77497" w:rsidDel="004C0FF1">
          <w:t xml:space="preserve"> </w:t>
        </w:r>
      </w:ins>
      <w:del w:id="33240" w:author="Allen Wirfs-Brock" w:date="2011-07-02T14:53:00Z">
        <w:r w:rsidRPr="00E77497" w:rsidDel="004C0FF1">
          <w:delText xml:space="preserve">is </w:delText>
        </w:r>
        <w:r w:rsidRPr="00E77497" w:rsidDel="004C0FF1">
          <w:rPr>
            <w:rFonts w:ascii="Courier New" w:hAnsi="Courier New" w:cs="Courier New"/>
            <w:b/>
          </w:rPr>
          <w:delText>"Array"</w:delText>
        </w:r>
      </w:del>
      <w:r w:rsidRPr="00E77497">
        <w:rPr>
          <w:rFonts w:ascii="Courier New" w:hAnsi="Courier New" w:cs="Courier New"/>
          <w:b/>
        </w:rPr>
        <w:t xml:space="preserve"> </w:t>
      </w:r>
      <w:r w:rsidRPr="00E77497">
        <w:t>then</w:t>
      </w:r>
    </w:p>
    <w:p w14:paraId="1E17552F" w14:textId="77777777" w:rsidR="004C02EF" w:rsidRPr="00E77497" w:rsidRDefault="004C02EF" w:rsidP="001F482D">
      <w:pPr>
        <w:pStyle w:val="Alg4"/>
        <w:numPr>
          <w:ilvl w:val="2"/>
          <w:numId w:val="329"/>
        </w:numPr>
      </w:pPr>
      <w:r w:rsidRPr="00E77497">
        <w:t xml:space="preserve">Return the result of calling the abstract operation </w:t>
      </w:r>
      <w:r w:rsidRPr="00E77497">
        <w:rPr>
          <w:i/>
        </w:rPr>
        <w:t>JA</w:t>
      </w:r>
      <w:r w:rsidRPr="00E77497">
        <w:t xml:space="preserve"> with argument </w:t>
      </w:r>
      <w:r w:rsidRPr="00E77497">
        <w:rPr>
          <w:i/>
        </w:rPr>
        <w:t>value</w:t>
      </w:r>
      <w:r w:rsidRPr="00E77497">
        <w:t>.</w:t>
      </w:r>
    </w:p>
    <w:p w14:paraId="002BC132" w14:textId="77777777" w:rsidR="004C02EF" w:rsidRPr="00E77497" w:rsidRDefault="004C02EF" w:rsidP="001F482D">
      <w:pPr>
        <w:pStyle w:val="Alg4"/>
        <w:numPr>
          <w:ilvl w:val="1"/>
          <w:numId w:val="329"/>
        </w:numPr>
      </w:pPr>
      <w:r w:rsidRPr="00E77497">
        <w:t xml:space="preserve">Else, return the result of calling the abstract operation </w:t>
      </w:r>
      <w:r w:rsidRPr="00E77497">
        <w:rPr>
          <w:i/>
        </w:rPr>
        <w:t>JO</w:t>
      </w:r>
      <w:r w:rsidRPr="00E77497">
        <w:t xml:space="preserve"> with argument </w:t>
      </w:r>
      <w:r w:rsidRPr="00E77497">
        <w:rPr>
          <w:i/>
        </w:rPr>
        <w:t>value</w:t>
      </w:r>
      <w:r w:rsidRPr="00E77497">
        <w:t>.</w:t>
      </w:r>
    </w:p>
    <w:p w14:paraId="299F5BD4" w14:textId="77777777" w:rsidR="004C02EF" w:rsidRPr="00E77497" w:rsidRDefault="004C02EF" w:rsidP="001F482D">
      <w:pPr>
        <w:pStyle w:val="Alg4"/>
        <w:numPr>
          <w:ilvl w:val="0"/>
          <w:numId w:val="329"/>
        </w:numPr>
        <w:spacing w:after="120"/>
      </w:pPr>
      <w:r w:rsidRPr="00E77497">
        <w:t xml:space="preserve">Return </w:t>
      </w:r>
      <w:r w:rsidRPr="00E77497">
        <w:rPr>
          <w:b/>
        </w:rPr>
        <w:t>undefined</w:t>
      </w:r>
      <w:r w:rsidRPr="00E77497">
        <w:t>.</w:t>
      </w:r>
    </w:p>
    <w:p w14:paraId="6192A47D" w14:textId="77777777" w:rsidR="004C02EF" w:rsidRPr="00E77497" w:rsidRDefault="004C02EF" w:rsidP="004C02EF">
      <w:r w:rsidRPr="00E77497">
        <w:t xml:space="preserve">The abstract operation </w:t>
      </w:r>
      <w:r w:rsidRPr="00E77497">
        <w:rPr>
          <w:rFonts w:ascii="Times New Roman" w:hAnsi="Times New Roman"/>
          <w:i/>
        </w:rPr>
        <w:t>Quote</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wraps a String value in double quotes and escapes characters within it. </w:t>
      </w:r>
    </w:p>
    <w:p w14:paraId="51BD3AC8" w14:textId="77777777" w:rsidR="004C02EF" w:rsidRPr="00E77497" w:rsidRDefault="004C02EF" w:rsidP="001F482D">
      <w:pPr>
        <w:pStyle w:val="Alg4"/>
        <w:numPr>
          <w:ilvl w:val="0"/>
          <w:numId w:val="331"/>
        </w:numPr>
      </w:pPr>
      <w:r w:rsidRPr="00E77497">
        <w:t xml:space="preserve">Let </w:t>
      </w:r>
      <w:r w:rsidRPr="00E77497">
        <w:rPr>
          <w:i/>
        </w:rPr>
        <w:t>product</w:t>
      </w:r>
      <w:r w:rsidRPr="00E77497">
        <w:t xml:space="preserve"> be </w:t>
      </w:r>
      <w:ins w:id="33241" w:author="Rev 9 Allen Wirfs-Brock" w:date="2012-07-07T13:39:00Z">
        <w:r w:rsidR="00EA2719">
          <w:t>code unit 0x</w:t>
        </w:r>
      </w:ins>
      <w:ins w:id="33242" w:author="Rev 9 Allen Wirfs-Brock" w:date="2012-07-07T13:40:00Z">
        <w:r w:rsidR="00EA2719">
          <w:t>0022 (</w:t>
        </w:r>
      </w:ins>
      <w:r w:rsidRPr="00E77497">
        <w:t xml:space="preserve">the </w:t>
      </w:r>
      <w:ins w:id="33243" w:author="Rev 9 Allen Wirfs-Brock" w:date="2012-07-07T13:40:00Z">
        <w:r w:rsidR="00EA2719">
          <w:t xml:space="preserve">Unicode </w:t>
        </w:r>
      </w:ins>
      <w:r w:rsidRPr="00E77497">
        <w:t>double quote character</w:t>
      </w:r>
      <w:ins w:id="33244" w:author="Rev 9 Allen Wirfs-Brock" w:date="2012-07-07T13:40:00Z">
        <w:r w:rsidR="00EA2719">
          <w:t>)</w:t>
        </w:r>
      </w:ins>
      <w:r w:rsidRPr="00E77497">
        <w:t>.</w:t>
      </w:r>
    </w:p>
    <w:p w14:paraId="6384EFA8" w14:textId="77777777" w:rsidR="004C02EF" w:rsidRPr="00E77497" w:rsidRDefault="004C02EF" w:rsidP="001F482D">
      <w:pPr>
        <w:pStyle w:val="Alg4"/>
        <w:numPr>
          <w:ilvl w:val="0"/>
          <w:numId w:val="331"/>
        </w:numPr>
      </w:pPr>
      <w:r w:rsidRPr="00E77497">
        <w:t xml:space="preserve">For each </w:t>
      </w:r>
      <w:del w:id="33245" w:author="Rev 9 Allen Wirfs-Brock" w:date="2012-07-07T13:39:00Z">
        <w:r w:rsidRPr="00E77497" w:rsidDel="00081283">
          <w:delText xml:space="preserve">character </w:delText>
        </w:r>
      </w:del>
      <w:ins w:id="33246" w:author="Rev 9 Allen Wirfs-Brock" w:date="2012-07-07T13:39:00Z">
        <w:r w:rsidR="00081283">
          <w:t>code unit</w:t>
        </w:r>
        <w:r w:rsidR="00081283" w:rsidRPr="00E77497">
          <w:t xml:space="preserve"> </w:t>
        </w:r>
      </w:ins>
      <w:r w:rsidRPr="00E77497">
        <w:rPr>
          <w:i/>
        </w:rPr>
        <w:t>C</w:t>
      </w:r>
      <w:r w:rsidRPr="00E77497">
        <w:t xml:space="preserve"> in </w:t>
      </w:r>
      <w:r w:rsidRPr="00E77497">
        <w:rPr>
          <w:i/>
        </w:rPr>
        <w:t>value</w:t>
      </w:r>
    </w:p>
    <w:p w14:paraId="7DEAFA89" w14:textId="77777777" w:rsidR="004C02EF" w:rsidRPr="00E77497" w:rsidRDefault="004C02EF" w:rsidP="001F482D">
      <w:pPr>
        <w:pStyle w:val="Alg4"/>
        <w:numPr>
          <w:ilvl w:val="1"/>
          <w:numId w:val="331"/>
        </w:numPr>
      </w:pPr>
      <w:r w:rsidRPr="00E77497">
        <w:t xml:space="preserve">If </w:t>
      </w:r>
      <w:r w:rsidRPr="00E77497">
        <w:rPr>
          <w:i/>
        </w:rPr>
        <w:t>C</w:t>
      </w:r>
      <w:r w:rsidRPr="00E77497">
        <w:t xml:space="preserve"> is </w:t>
      </w:r>
      <w:del w:id="33247" w:author="Rev 9 Allen Wirfs-Brock" w:date="2012-07-07T13:40:00Z">
        <w:r w:rsidRPr="00E77497" w:rsidDel="00EA2719">
          <w:delText>the double quote character</w:delText>
        </w:r>
      </w:del>
      <w:ins w:id="33248" w:author="Rev 9 Allen Wirfs-Brock" w:date="2012-07-07T13:40:00Z">
        <w:r w:rsidR="00EA2719">
          <w:t>0x0022 or 0x005</w:t>
        </w:r>
      </w:ins>
      <w:ins w:id="33249" w:author="Rev 9 Allen Wirfs-Brock" w:date="2012-07-07T13:42:00Z">
        <w:r w:rsidR="00EA2719">
          <w:t>C</w:t>
        </w:r>
      </w:ins>
      <w:r w:rsidRPr="00E77497">
        <w:t xml:space="preserve"> </w:t>
      </w:r>
      <w:ins w:id="33250" w:author="Rev 9 Allen Wirfs-Brock" w:date="2012-07-07T13:41:00Z">
        <w:r w:rsidR="00EA2719">
          <w:t>(</w:t>
        </w:r>
      </w:ins>
      <w:del w:id="33251" w:author="Rev 9 Allen Wirfs-Brock" w:date="2012-07-07T13:41:00Z">
        <w:r w:rsidRPr="00E77497" w:rsidDel="00EA2719">
          <w:delText xml:space="preserve">or </w:delText>
        </w:r>
      </w:del>
      <w:r w:rsidRPr="00E77497">
        <w:t>the</w:t>
      </w:r>
      <w:ins w:id="33252" w:author="Rev 9 Allen Wirfs-Brock" w:date="2012-07-07T13:41:00Z">
        <w:r w:rsidR="00EA2719">
          <w:t xml:space="preserve"> Unicode</w:t>
        </w:r>
      </w:ins>
      <w:r w:rsidRPr="00E77497">
        <w:t xml:space="preserve"> </w:t>
      </w:r>
      <w:del w:id="33253" w:author="Rev 9 Allen Wirfs-Brock" w:date="2012-07-07T13:41:00Z">
        <w:r w:rsidRPr="00E77497" w:rsidDel="00EA2719">
          <w:delText xml:space="preserve">backslash </w:delText>
        </w:r>
      </w:del>
      <w:ins w:id="33254" w:author="Rev 9 Allen Wirfs-Brock" w:date="2012-07-07T13:41:00Z">
        <w:r w:rsidR="00EA2719">
          <w:t>reverse solidus</w:t>
        </w:r>
        <w:r w:rsidR="00EA2719" w:rsidRPr="00E77497">
          <w:t xml:space="preserve"> </w:t>
        </w:r>
      </w:ins>
      <w:r w:rsidRPr="00E77497">
        <w:t>character</w:t>
      </w:r>
      <w:ins w:id="33255" w:author="Rev 9 Allen Wirfs-Brock" w:date="2012-07-07T13:41:00Z">
        <w:r w:rsidR="00EA2719">
          <w:t>)</w:t>
        </w:r>
      </w:ins>
    </w:p>
    <w:p w14:paraId="3A9A594C" w14:textId="77777777" w:rsidR="004C02EF" w:rsidRPr="00E77497" w:rsidRDefault="001A46D9"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1A46D9">
        <w:t xml:space="preserve"> </w:t>
      </w:r>
      <w:ins w:id="33256" w:author="Rev 9 Allen Wirfs-Brock" w:date="2012-07-07T14:05:00Z">
        <w:r>
          <w:t>and code unit 0x005C</w:t>
        </w:r>
        <w:r w:rsidRPr="00E77497">
          <w:t xml:space="preserve"> </w:t>
        </w:r>
        <w:r>
          <w:t>(</w:t>
        </w:r>
      </w:ins>
      <w:r w:rsidRPr="00E77497">
        <w:t xml:space="preserve">the </w:t>
      </w:r>
      <w:ins w:id="33257" w:author="Rev 9 Allen Wirfs-Brock" w:date="2012-07-07T14:05:00Z">
        <w:r>
          <w:t xml:space="preserve">Unicode </w:t>
        </w:r>
      </w:ins>
      <w:r w:rsidRPr="00E77497">
        <w:t>backslash character</w:t>
      </w:r>
      <w:ins w:id="33258" w:author="Rev 9 Allen Wirfs-Brock" w:date="2012-07-07T14:05:00Z">
        <w:r>
          <w:t>)</w:t>
        </w:r>
        <w:r w:rsidRPr="00E77497">
          <w:t>.</w:t>
        </w:r>
      </w:ins>
      <w:del w:id="33259" w:author="Rev 9 Allen Wirfs-Brock" w:date="2012-07-07T14:05:00Z">
        <w:r w:rsidR="004C02EF" w:rsidRPr="00E77497" w:rsidDel="001A46D9">
          <w:delText xml:space="preserve"> </w:delText>
        </w:r>
        <w:r w:rsidR="004C02EF" w:rsidRPr="00E77497" w:rsidDel="001A46D9">
          <w:rPr>
            <w:i/>
          </w:rPr>
          <w:delText>product</w:delText>
        </w:r>
      </w:del>
      <w:del w:id="33260" w:author="Rev 9 Allen Wirfs-Brock" w:date="2012-07-07T13:45:00Z">
        <w:r w:rsidR="004C02EF" w:rsidRPr="00E77497" w:rsidDel="00EA2719">
          <w:delText xml:space="preserve"> and </w:delText>
        </w:r>
      </w:del>
      <w:del w:id="33261" w:author="Rev 9 Allen Wirfs-Brock" w:date="2012-07-07T13:41:00Z">
        <w:r w:rsidR="004C02EF" w:rsidRPr="00E77497" w:rsidDel="00EA2719">
          <w:delText>the backslash character</w:delText>
        </w:r>
      </w:del>
      <w:del w:id="33262" w:author="Rev 9 Allen Wirfs-Brock" w:date="2012-07-07T14:05:00Z">
        <w:r w:rsidR="004C02EF" w:rsidRPr="00E77497" w:rsidDel="001A46D9">
          <w:delText>.</w:delText>
        </w:r>
      </w:del>
    </w:p>
    <w:p w14:paraId="4E609871"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ins w:id="33263" w:author="Rev 9 Allen Wirfs-Brock" w:date="2012-07-07T13:44:00Z">
        <w:r w:rsidR="00EA2719">
          <w:t>code unit 0x005C</w:t>
        </w:r>
      </w:ins>
      <w:del w:id="33264" w:author="Rev 9 Allen Wirfs-Brock" w:date="2012-07-07T13:44:00Z">
        <w:r w:rsidRPr="00E77497" w:rsidDel="00EA2719">
          <w:rPr>
            <w:i/>
          </w:rPr>
          <w:delText>C</w:delText>
        </w:r>
      </w:del>
      <w:r w:rsidRPr="00E77497">
        <w:t>.</w:t>
      </w:r>
    </w:p>
    <w:p w14:paraId="6AC50D1A" w14:textId="77777777" w:rsidR="004C02EF" w:rsidRPr="00E77497" w:rsidRDefault="004C02EF" w:rsidP="001F482D">
      <w:pPr>
        <w:pStyle w:val="Alg4"/>
        <w:numPr>
          <w:ilvl w:val="1"/>
          <w:numId w:val="331"/>
        </w:numPr>
      </w:pPr>
      <w:r w:rsidRPr="00E77497">
        <w:t xml:space="preserve">Else if </w:t>
      </w:r>
      <w:r w:rsidRPr="00E77497">
        <w:rPr>
          <w:i/>
        </w:rPr>
        <w:t>C</w:t>
      </w:r>
      <w:r w:rsidRPr="00E77497">
        <w:t xml:space="preserve"> is backspace, formfeed, newline, carriage return, or tab</w:t>
      </w:r>
    </w:p>
    <w:p w14:paraId="2494876C"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ins w:id="33265" w:author="Rev 9 Allen Wirfs-Brock" w:date="2012-07-07T14:04:00Z">
        <w:r w:rsidR="001A46D9" w:rsidRPr="001A46D9">
          <w:t xml:space="preserve"> </w:t>
        </w:r>
        <w:r w:rsidR="001A46D9">
          <w:t>and code unit 0x005C</w:t>
        </w:r>
        <w:r w:rsidR="001A46D9" w:rsidRPr="00E77497">
          <w:t xml:space="preserve"> </w:t>
        </w:r>
        <w:r w:rsidR="001A46D9">
          <w:t>(</w:t>
        </w:r>
      </w:ins>
      <w:del w:id="33266" w:author="Rev 9 Allen Wirfs-Brock" w:date="2012-07-07T14:04:00Z">
        <w:r w:rsidRPr="00E77497" w:rsidDel="001A46D9">
          <w:delText xml:space="preserve"> and </w:delText>
        </w:r>
      </w:del>
      <w:r w:rsidRPr="00E77497">
        <w:t xml:space="preserve">the </w:t>
      </w:r>
      <w:ins w:id="33267" w:author="Rev 9 Allen Wirfs-Brock" w:date="2012-07-07T14:04:00Z">
        <w:r w:rsidR="001A46D9">
          <w:t xml:space="preserve">Unicode </w:t>
        </w:r>
      </w:ins>
      <w:r w:rsidRPr="00E77497">
        <w:t>backslash character</w:t>
      </w:r>
      <w:ins w:id="33268" w:author="Rev 9 Allen Wirfs-Brock" w:date="2012-07-07T14:04:00Z">
        <w:r w:rsidR="001A46D9">
          <w:t>)</w:t>
        </w:r>
      </w:ins>
      <w:r w:rsidRPr="00E77497">
        <w:t>.</w:t>
      </w:r>
    </w:p>
    <w:p w14:paraId="711C0024" w14:textId="77777777" w:rsidR="004C02EF" w:rsidRPr="00E77497" w:rsidRDefault="004C02EF" w:rsidP="001F482D">
      <w:pPr>
        <w:pStyle w:val="Alg4"/>
        <w:keepNext/>
        <w:numPr>
          <w:ilvl w:val="2"/>
          <w:numId w:val="331"/>
        </w:numPr>
      </w:pPr>
      <w:r w:rsidRPr="00E77497">
        <w:t xml:space="preserve">Let </w:t>
      </w:r>
      <w:r w:rsidRPr="00E77497">
        <w:rPr>
          <w:i/>
        </w:rPr>
        <w:t>abbrev</w:t>
      </w:r>
      <w:r w:rsidRPr="00E77497">
        <w:t xml:space="preserve"> be the </w:t>
      </w:r>
      <w:del w:id="33269" w:author="Rev 9 Allen Wirfs-Brock" w:date="2012-07-07T13:42:00Z">
        <w:r w:rsidRPr="00E77497" w:rsidDel="00EA2719">
          <w:delText xml:space="preserve">character </w:delText>
        </w:r>
      </w:del>
      <w:ins w:id="33270" w:author="Rev 9 Allen Wirfs-Brock" w:date="2012-07-07T13:46:00Z">
        <w:r w:rsidR="00EA2719">
          <w:t xml:space="preserve">string </w:t>
        </w:r>
        <w:del w:id="33271" w:author="Rev 10 Allen Wirfs-Brock" w:date="2012-07-09T14:20:00Z">
          <w:r w:rsidR="00EA2719" w:rsidDel="002241B3">
            <w:delText>vlaue</w:delText>
          </w:r>
        </w:del>
      </w:ins>
      <w:ins w:id="33272" w:author="Rev 10 Allen Wirfs-Brock" w:date="2012-07-09T14:20:00Z">
        <w:r w:rsidR="002241B3">
          <w:t>value</w:t>
        </w:r>
      </w:ins>
      <w:ins w:id="33273" w:author="Rev 9 Allen Wirfs-Brock" w:date="2012-07-07T13:42:00Z">
        <w:r w:rsidR="00EA2719" w:rsidRPr="00E77497">
          <w:t xml:space="preserve"> </w:t>
        </w:r>
      </w:ins>
      <w:r w:rsidRPr="00E77497">
        <w:t xml:space="preserve">corresponding to the value of </w:t>
      </w:r>
      <w:r w:rsidRPr="00E77497">
        <w:rPr>
          <w:i/>
        </w:rPr>
        <w:t>C</w:t>
      </w:r>
      <w:r w:rsidRPr="00E77497">
        <w:t xml:space="preserve"> as follows:</w:t>
      </w:r>
    </w:p>
    <w:p w14:paraId="5A3E50F9" w14:textId="77777777"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backspace</w:t>
      </w:r>
      <w:r w:rsidRPr="00E77497">
        <w:rPr>
          <w:rFonts w:ascii="Times New Roman" w:hAnsi="Times New Roman"/>
        </w:rPr>
        <w:tab/>
      </w:r>
      <w:r w:rsidRPr="00E77497">
        <w:rPr>
          <w:rFonts w:ascii="Courier New" w:hAnsi="Courier New" w:cs="Courier New"/>
          <w:b/>
        </w:rPr>
        <w:t>"b"</w:t>
      </w:r>
    </w:p>
    <w:p w14:paraId="23B54FE1" w14:textId="77777777"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formfeed</w:t>
      </w:r>
      <w:r w:rsidRPr="00E77497">
        <w:rPr>
          <w:rFonts w:ascii="Times New Roman" w:hAnsi="Times New Roman"/>
        </w:rPr>
        <w:tab/>
      </w:r>
      <w:r w:rsidRPr="00E77497">
        <w:rPr>
          <w:rFonts w:ascii="Courier New" w:hAnsi="Courier New" w:cs="Courier New"/>
          <w:b/>
        </w:rPr>
        <w:t>"f"</w:t>
      </w:r>
    </w:p>
    <w:p w14:paraId="7DC62208" w14:textId="77777777"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newline</w:t>
      </w:r>
      <w:r w:rsidRPr="00E77497">
        <w:rPr>
          <w:rFonts w:ascii="Times New Roman" w:hAnsi="Times New Roman"/>
        </w:rPr>
        <w:tab/>
      </w:r>
      <w:r w:rsidRPr="00E77497">
        <w:rPr>
          <w:rFonts w:ascii="Courier New" w:hAnsi="Courier New" w:cs="Courier New"/>
          <w:b/>
        </w:rPr>
        <w:t>"n"</w:t>
      </w:r>
    </w:p>
    <w:p w14:paraId="35148F0F" w14:textId="77777777"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carriage return</w:t>
      </w:r>
      <w:r w:rsidRPr="00E77497">
        <w:rPr>
          <w:rFonts w:ascii="Times New Roman" w:hAnsi="Times New Roman"/>
        </w:rPr>
        <w:tab/>
      </w:r>
      <w:r w:rsidRPr="00E77497">
        <w:rPr>
          <w:rFonts w:ascii="Courier New" w:hAnsi="Courier New" w:cs="Courier New"/>
          <w:b/>
        </w:rPr>
        <w:t>"r"</w:t>
      </w:r>
    </w:p>
    <w:p w14:paraId="70C0F98E" w14:textId="77777777" w:rsidR="004C02EF" w:rsidRPr="00E77497" w:rsidRDefault="004C02EF" w:rsidP="004C02EF">
      <w:pPr>
        <w:tabs>
          <w:tab w:val="left" w:pos="4410"/>
          <w:tab w:val="left" w:pos="5490"/>
        </w:tabs>
        <w:spacing w:after="0"/>
        <w:ind w:left="2700"/>
        <w:rPr>
          <w:rFonts w:ascii="Times New Roman" w:hAnsi="Times New Roman"/>
        </w:rPr>
      </w:pPr>
      <w:r w:rsidRPr="00E77497">
        <w:rPr>
          <w:rFonts w:ascii="Times New Roman" w:hAnsi="Times New Roman"/>
        </w:rPr>
        <w:t>tab</w:t>
      </w:r>
      <w:r w:rsidRPr="00E77497">
        <w:rPr>
          <w:rFonts w:ascii="Times New Roman" w:hAnsi="Times New Roman"/>
        </w:rPr>
        <w:tab/>
      </w:r>
      <w:r w:rsidRPr="00E77497">
        <w:rPr>
          <w:rFonts w:ascii="Courier New" w:hAnsi="Courier New" w:cs="Courier New"/>
          <w:b/>
        </w:rPr>
        <w:t>"t"</w:t>
      </w:r>
    </w:p>
    <w:p w14:paraId="3632A4E3"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abbrev</w:t>
      </w:r>
      <w:r w:rsidRPr="00E77497">
        <w:t>.</w:t>
      </w:r>
    </w:p>
    <w:p w14:paraId="4FEC6C4F" w14:textId="77777777" w:rsidR="004C02EF" w:rsidRPr="00E77497" w:rsidRDefault="004C02EF" w:rsidP="001F482D">
      <w:pPr>
        <w:pStyle w:val="Alg4"/>
        <w:numPr>
          <w:ilvl w:val="1"/>
          <w:numId w:val="331"/>
        </w:numPr>
      </w:pPr>
      <w:r w:rsidRPr="00E77497">
        <w:t xml:space="preserve">Else if </w:t>
      </w:r>
      <w:r w:rsidRPr="00E77497">
        <w:rPr>
          <w:i/>
        </w:rPr>
        <w:t>C</w:t>
      </w:r>
      <w:r w:rsidRPr="00E77497">
        <w:t xml:space="preserve"> </w:t>
      </w:r>
      <w:del w:id="33274" w:author="Rev 9 Allen Wirfs-Brock" w:date="2012-07-07T13:47:00Z">
        <w:r w:rsidRPr="00E77497" w:rsidDel="00EA2719">
          <w:delText xml:space="preserve">is </w:delText>
        </w:r>
      </w:del>
      <w:ins w:id="33275" w:author="Rev 9 Allen Wirfs-Brock" w:date="2012-07-07T13:47:00Z">
        <w:r w:rsidR="00EA2719">
          <w:t>has</w:t>
        </w:r>
        <w:r w:rsidR="00EA2719" w:rsidRPr="00E77497">
          <w:t xml:space="preserve"> </w:t>
        </w:r>
      </w:ins>
      <w:r w:rsidRPr="00E77497">
        <w:t xml:space="preserve">a </w:t>
      </w:r>
      <w:del w:id="33276" w:author="Rev 9 Allen Wirfs-Brock" w:date="2012-07-07T13:47:00Z">
        <w:r w:rsidRPr="00E77497" w:rsidDel="00EA2719">
          <w:delText xml:space="preserve">control character having a </w:delText>
        </w:r>
      </w:del>
      <w:r w:rsidRPr="00E77497">
        <w:t xml:space="preserve">code unit value less than </w:t>
      </w:r>
      <w:ins w:id="33277" w:author="Rev 9 Allen Wirfs-Brock" w:date="2012-07-07T13:47:00Z">
        <w:r w:rsidR="00EA2719">
          <w:t>0x0020 (</w:t>
        </w:r>
      </w:ins>
      <w:r w:rsidRPr="00E77497">
        <w:t xml:space="preserve">the </w:t>
      </w:r>
      <w:ins w:id="33278" w:author="Rev 9 Allen Wirfs-Brock" w:date="2012-07-07T13:47:00Z">
        <w:r w:rsidR="00EA2719">
          <w:t xml:space="preserve">Unicode </w:t>
        </w:r>
      </w:ins>
      <w:r w:rsidRPr="00E77497">
        <w:t>space character</w:t>
      </w:r>
      <w:ins w:id="33279" w:author="Rev 9 Allen Wirfs-Brock" w:date="2012-07-07T13:47:00Z">
        <w:r w:rsidR="00EA2719">
          <w:t>)</w:t>
        </w:r>
      </w:ins>
    </w:p>
    <w:p w14:paraId="3C03F65B"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ins w:id="33280" w:author="Rev 9 Allen Wirfs-Brock" w:date="2012-07-07T14:01:00Z">
        <w:r w:rsidR="001A46D9" w:rsidRPr="001A46D9">
          <w:t xml:space="preserve"> </w:t>
        </w:r>
        <w:r w:rsidR="001A46D9">
          <w:t>and code unit 0x005C</w:t>
        </w:r>
      </w:ins>
      <w:r w:rsidRPr="00E77497">
        <w:t xml:space="preserve"> </w:t>
      </w:r>
      <w:del w:id="33281" w:author="Rev 9 Allen Wirfs-Brock" w:date="2012-07-07T14:02:00Z">
        <w:r w:rsidRPr="00E77497" w:rsidDel="001A46D9">
          <w:delText xml:space="preserve">and </w:delText>
        </w:r>
      </w:del>
      <w:ins w:id="33282" w:author="Rev 9 Allen Wirfs-Brock" w:date="2012-07-07T14:02:00Z">
        <w:r w:rsidR="001A46D9">
          <w:t>(</w:t>
        </w:r>
      </w:ins>
      <w:r w:rsidRPr="00E77497">
        <w:t xml:space="preserve">the </w:t>
      </w:r>
      <w:ins w:id="33283" w:author="Rev 9 Allen Wirfs-Brock" w:date="2012-07-07T14:02:00Z">
        <w:r w:rsidR="001A46D9">
          <w:t xml:space="preserve">Unicode </w:t>
        </w:r>
      </w:ins>
      <w:r w:rsidRPr="00E77497">
        <w:t>backslash character</w:t>
      </w:r>
      <w:ins w:id="33284" w:author="Rev 9 Allen Wirfs-Brock" w:date="2012-07-07T14:02:00Z">
        <w:r w:rsidR="001A46D9">
          <w:t>)</w:t>
        </w:r>
      </w:ins>
      <w:r w:rsidRPr="00E77497">
        <w:t>.</w:t>
      </w:r>
    </w:p>
    <w:p w14:paraId="7F0ECADC"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rFonts w:ascii="Courier New" w:hAnsi="Courier New" w:cs="Courier New"/>
          <w:b/>
        </w:rPr>
        <w:t>"u"</w:t>
      </w:r>
      <w:r w:rsidRPr="00E77497">
        <w:t>.</w:t>
      </w:r>
    </w:p>
    <w:p w14:paraId="758956E6" w14:textId="77777777" w:rsidR="004C02EF" w:rsidRPr="00E77497" w:rsidRDefault="004C02EF" w:rsidP="001F482D">
      <w:pPr>
        <w:pStyle w:val="Alg4"/>
        <w:numPr>
          <w:ilvl w:val="2"/>
          <w:numId w:val="331"/>
        </w:numPr>
      </w:pPr>
      <w:r w:rsidRPr="00E77497">
        <w:t xml:space="preserve">Let </w:t>
      </w:r>
      <w:r w:rsidRPr="00E77497">
        <w:rPr>
          <w:i/>
        </w:rPr>
        <w:t>hex</w:t>
      </w:r>
      <w:r w:rsidRPr="00E77497">
        <w:t xml:space="preserve"> be the </w:t>
      </w:r>
      <w:ins w:id="33285" w:author="Rev 9 Allen Wirfs-Brock" w:date="2012-07-07T13:48:00Z">
        <w:r w:rsidR="00EA2719">
          <w:t xml:space="preserve">string </w:t>
        </w:r>
      </w:ins>
      <w:r w:rsidRPr="00E77497">
        <w:t xml:space="preserve">result of converting the numeric code unit value of </w:t>
      </w:r>
      <w:r w:rsidRPr="00E77497">
        <w:rPr>
          <w:i/>
        </w:rPr>
        <w:t>C</w:t>
      </w:r>
      <w:r w:rsidRPr="00E77497">
        <w:t xml:space="preserve"> to a String of four hexadecimal digits.</w:t>
      </w:r>
      <w:ins w:id="33286" w:author="Allen Wirfs-Brock rev2" w:date="2011-07-25T16:15:00Z">
        <w:r w:rsidR="00DE1F52" w:rsidRPr="00E77497">
          <w:t xml:space="preserve">  Alphabetic hexadecimal digits are presented as lowercase characters. </w:t>
        </w:r>
      </w:ins>
    </w:p>
    <w:p w14:paraId="30D7B4DC"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hex</w:t>
      </w:r>
      <w:r w:rsidRPr="00E77497">
        <w:t>.</w:t>
      </w:r>
    </w:p>
    <w:p w14:paraId="5E4226C6" w14:textId="77777777" w:rsidR="004C02EF" w:rsidRPr="00E77497" w:rsidRDefault="004C02EF" w:rsidP="001F482D">
      <w:pPr>
        <w:pStyle w:val="Alg4"/>
        <w:numPr>
          <w:ilvl w:val="1"/>
          <w:numId w:val="331"/>
        </w:numPr>
      </w:pPr>
      <w:r w:rsidRPr="00E77497">
        <w:t>Else</w:t>
      </w:r>
    </w:p>
    <w:p w14:paraId="2AD66561" w14:textId="77777777"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C</w:t>
      </w:r>
      <w:r w:rsidRPr="00E77497">
        <w:t>.</w:t>
      </w:r>
    </w:p>
    <w:p w14:paraId="7DFBFFD8" w14:textId="77777777" w:rsidR="004C02EF" w:rsidRPr="00E77497" w:rsidRDefault="004C02EF" w:rsidP="001F482D">
      <w:pPr>
        <w:pStyle w:val="Alg4"/>
        <w:numPr>
          <w:ilvl w:val="0"/>
          <w:numId w:val="331"/>
        </w:numPr>
      </w:pPr>
      <w:r w:rsidRPr="00E77497">
        <w:t xml:space="preserve">Let </w:t>
      </w:r>
      <w:r w:rsidRPr="00E77497">
        <w:rPr>
          <w:i/>
        </w:rPr>
        <w:t>product</w:t>
      </w:r>
      <w:r w:rsidRPr="00E77497">
        <w:t xml:space="preserve"> be the concatenation of </w:t>
      </w:r>
      <w:r w:rsidRPr="00E77497">
        <w:rPr>
          <w:i/>
        </w:rPr>
        <w:t>product</w:t>
      </w:r>
      <w:ins w:id="33287" w:author="Rev 9 Allen Wirfs-Brock" w:date="2012-07-07T14:00:00Z">
        <w:r w:rsidR="001A46D9">
          <w:t xml:space="preserve"> and code unit 0x0022 (</w:t>
        </w:r>
        <w:r w:rsidR="001A46D9" w:rsidRPr="00E77497">
          <w:t xml:space="preserve">the </w:t>
        </w:r>
        <w:r w:rsidR="001A46D9">
          <w:t xml:space="preserve">Unicode </w:t>
        </w:r>
        <w:r w:rsidR="001A46D9" w:rsidRPr="00E77497">
          <w:t>double quote character</w:t>
        </w:r>
        <w:r w:rsidR="001A46D9">
          <w:t>)</w:t>
        </w:r>
      </w:ins>
      <w:del w:id="33288" w:author="Rev 9 Allen Wirfs-Brock" w:date="2012-07-07T13:50:00Z">
        <w:r w:rsidRPr="00E77497" w:rsidDel="0020305B">
          <w:delText xml:space="preserve"> and the double quote character</w:delText>
        </w:r>
      </w:del>
      <w:r w:rsidRPr="00E77497">
        <w:t>.</w:t>
      </w:r>
    </w:p>
    <w:p w14:paraId="4792F7DB" w14:textId="77777777" w:rsidR="004C02EF" w:rsidRPr="00E77497" w:rsidRDefault="004C02EF" w:rsidP="001F482D">
      <w:pPr>
        <w:pStyle w:val="Alg4"/>
        <w:numPr>
          <w:ilvl w:val="0"/>
          <w:numId w:val="331"/>
        </w:numPr>
        <w:spacing w:after="120"/>
      </w:pPr>
      <w:r w:rsidRPr="00E77497">
        <w:t xml:space="preserve">Return </w:t>
      </w:r>
      <w:r w:rsidRPr="00E77497">
        <w:rPr>
          <w:i/>
        </w:rPr>
        <w:t>product</w:t>
      </w:r>
      <w:r w:rsidRPr="00E77497">
        <w:t>.</w:t>
      </w:r>
    </w:p>
    <w:p w14:paraId="6C3B6618" w14:textId="77777777" w:rsidR="004C02EF" w:rsidRPr="00E77497" w:rsidRDefault="004C02EF" w:rsidP="004C02EF">
      <w:r w:rsidRPr="00E77497">
        <w:t xml:space="preserve">The abstract operation </w:t>
      </w:r>
      <w:r w:rsidRPr="00E77497">
        <w:rPr>
          <w:rFonts w:ascii="Times New Roman" w:hAnsi="Times New Roman"/>
          <w:i/>
        </w:rPr>
        <w:t>JO</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serializes an object. It has access to the </w:t>
      </w:r>
      <w:r w:rsidRPr="00E77497">
        <w:rPr>
          <w:rFonts w:ascii="Times New Roman" w:hAnsi="Times New Roman"/>
          <w:i/>
        </w:rPr>
        <w:t>stack</w:t>
      </w:r>
      <w:r w:rsidRPr="00E77497">
        <w:t xml:space="preserve">, </w:t>
      </w:r>
      <w:r w:rsidRPr="00E77497">
        <w:rPr>
          <w:rFonts w:ascii="Times New Roman" w:hAnsi="Times New Roman"/>
          <w:i/>
        </w:rPr>
        <w:t>indent</w:t>
      </w:r>
      <w:r w:rsidRPr="00E77497">
        <w:t xml:space="preserve">, </w:t>
      </w:r>
      <w:r w:rsidRPr="00E77497">
        <w:rPr>
          <w:rFonts w:ascii="Times New Roman" w:hAnsi="Times New Roman"/>
          <w:i/>
        </w:rPr>
        <w:t>gap</w:t>
      </w:r>
      <w:r w:rsidRPr="00E77497">
        <w:t xml:space="preserve">, </w:t>
      </w:r>
      <w:ins w:id="33289" w:author="Allen Wirfs-Brock rev2" w:date="2011-07-20T16:03:00Z">
        <w:r w:rsidR="00015C8D" w:rsidRPr="00E77497">
          <w:t xml:space="preserve">and </w:t>
        </w:r>
      </w:ins>
      <w:r w:rsidRPr="00E77497">
        <w:rPr>
          <w:rFonts w:ascii="Times New Roman" w:hAnsi="Times New Roman"/>
          <w:i/>
        </w:rPr>
        <w:t>PropertyList</w:t>
      </w:r>
      <w:del w:id="33290" w:author="Allen Wirfs-Brock rev2" w:date="2011-07-20T16:04:00Z">
        <w:r w:rsidRPr="00E77497" w:rsidDel="00015C8D">
          <w:delText>,</w:delText>
        </w:r>
      </w:del>
      <w:r w:rsidRPr="00E77497">
        <w:t xml:space="preserve"> </w:t>
      </w:r>
      <w:del w:id="33291" w:author="Allen Wirfs-Brock rev2" w:date="2011-07-20T16:04:00Z">
        <w:r w:rsidRPr="00E77497" w:rsidDel="00015C8D">
          <w:rPr>
            <w:rFonts w:ascii="Times New Roman" w:hAnsi="Times New Roman"/>
            <w:i/>
          </w:rPr>
          <w:delText>ReplacerFunction</w:delText>
        </w:r>
        <w:r w:rsidRPr="00E77497" w:rsidDel="00015C8D">
          <w:delText xml:space="preserve">, and </w:delText>
        </w:r>
        <w:r w:rsidRPr="00E77497" w:rsidDel="00015C8D">
          <w:rPr>
            <w:rFonts w:ascii="Times New Roman" w:hAnsi="Times New Roman"/>
            <w:i/>
          </w:rPr>
          <w:delText>space</w:delText>
        </w:r>
        <w:r w:rsidRPr="00E77497" w:rsidDel="00015C8D">
          <w:delText xml:space="preserve"> </w:delText>
        </w:r>
      </w:del>
      <w:r w:rsidRPr="00E77497">
        <w:t>of the invocation of the stringify method.</w:t>
      </w:r>
    </w:p>
    <w:p w14:paraId="3DC8A93F" w14:textId="77777777" w:rsidR="004C02EF" w:rsidRPr="00E77497" w:rsidRDefault="004C02EF" w:rsidP="001F482D">
      <w:pPr>
        <w:pStyle w:val="Alg4"/>
        <w:numPr>
          <w:ilvl w:val="0"/>
          <w:numId w:val="330"/>
        </w:numPr>
      </w:pPr>
      <w:r w:rsidRPr="00E77497">
        <w:t xml:space="preserve">If </w:t>
      </w:r>
      <w:r w:rsidRPr="00E77497">
        <w:rPr>
          <w:i/>
        </w:rPr>
        <w:t>stack</w:t>
      </w:r>
      <w:r w:rsidRPr="00E77497">
        <w:t xml:space="preserve"> contains </w:t>
      </w:r>
      <w:r w:rsidRPr="00E77497">
        <w:rPr>
          <w:i/>
        </w:rPr>
        <w:t>value</w:t>
      </w:r>
      <w:r w:rsidRPr="00E77497">
        <w:t xml:space="preserve"> then throw a </w:t>
      </w:r>
      <w:r w:rsidRPr="00E77497">
        <w:rPr>
          <w:b/>
        </w:rPr>
        <w:t>TypeError</w:t>
      </w:r>
      <w:r w:rsidRPr="00E77497">
        <w:t xml:space="preserve"> exception because the structure is cyclical.</w:t>
      </w:r>
    </w:p>
    <w:p w14:paraId="5611998C" w14:textId="77777777" w:rsidR="004C02EF" w:rsidRPr="00E77497" w:rsidRDefault="004C02EF" w:rsidP="001F482D">
      <w:pPr>
        <w:pStyle w:val="Alg4"/>
        <w:numPr>
          <w:ilvl w:val="0"/>
          <w:numId w:val="330"/>
        </w:numPr>
      </w:pPr>
      <w:r w:rsidRPr="00E77497">
        <w:t xml:space="preserve">Append </w:t>
      </w:r>
      <w:r w:rsidRPr="00E77497">
        <w:rPr>
          <w:i/>
        </w:rPr>
        <w:t>value</w:t>
      </w:r>
      <w:r w:rsidRPr="00E77497">
        <w:t xml:space="preserve"> to </w:t>
      </w:r>
      <w:r w:rsidRPr="00E77497">
        <w:rPr>
          <w:i/>
        </w:rPr>
        <w:t>stack</w:t>
      </w:r>
      <w:r w:rsidRPr="00E77497">
        <w:t>.</w:t>
      </w:r>
    </w:p>
    <w:p w14:paraId="7C3C6A85" w14:textId="77777777" w:rsidR="004C02EF" w:rsidRPr="00E77497" w:rsidRDefault="004C02EF" w:rsidP="001F482D">
      <w:pPr>
        <w:pStyle w:val="Alg4"/>
        <w:numPr>
          <w:ilvl w:val="0"/>
          <w:numId w:val="330"/>
        </w:numPr>
      </w:pPr>
      <w:r w:rsidRPr="00E77497">
        <w:t xml:space="preserve">Let </w:t>
      </w:r>
      <w:r w:rsidRPr="00E77497">
        <w:rPr>
          <w:i/>
        </w:rPr>
        <w:t>stepback</w:t>
      </w:r>
      <w:r w:rsidRPr="00E77497">
        <w:t xml:space="preserve"> be </w:t>
      </w:r>
      <w:r w:rsidRPr="00E77497">
        <w:rPr>
          <w:i/>
        </w:rPr>
        <w:t>indent</w:t>
      </w:r>
      <w:r w:rsidRPr="00E77497">
        <w:t>.</w:t>
      </w:r>
    </w:p>
    <w:p w14:paraId="34CF6847" w14:textId="77777777" w:rsidR="004C02EF" w:rsidRPr="00E77497" w:rsidRDefault="004C02EF" w:rsidP="001F482D">
      <w:pPr>
        <w:pStyle w:val="Alg4"/>
        <w:numPr>
          <w:ilvl w:val="0"/>
          <w:numId w:val="330"/>
        </w:numPr>
      </w:pPr>
      <w:r w:rsidRPr="00E77497">
        <w:t xml:space="preserve">Let </w:t>
      </w:r>
      <w:r w:rsidRPr="00E77497">
        <w:rPr>
          <w:i/>
        </w:rPr>
        <w:t>indent</w:t>
      </w:r>
      <w:r w:rsidRPr="00E77497">
        <w:t xml:space="preserve"> be the concatenation of </w:t>
      </w:r>
      <w:r w:rsidRPr="00E77497">
        <w:rPr>
          <w:i/>
        </w:rPr>
        <w:t>indent</w:t>
      </w:r>
      <w:r w:rsidRPr="00E77497">
        <w:t xml:space="preserve"> and </w:t>
      </w:r>
      <w:r w:rsidRPr="00E77497">
        <w:rPr>
          <w:i/>
        </w:rPr>
        <w:t>gap</w:t>
      </w:r>
      <w:r w:rsidRPr="00E77497">
        <w:t>.</w:t>
      </w:r>
    </w:p>
    <w:p w14:paraId="13E03E4B" w14:textId="77777777" w:rsidR="004C02EF" w:rsidRPr="00E77497" w:rsidRDefault="004C02EF" w:rsidP="001F482D">
      <w:pPr>
        <w:pStyle w:val="Alg4"/>
        <w:numPr>
          <w:ilvl w:val="0"/>
          <w:numId w:val="330"/>
        </w:numPr>
      </w:pPr>
      <w:r w:rsidRPr="00E77497">
        <w:t xml:space="preserve">If </w:t>
      </w:r>
      <w:r w:rsidRPr="00E77497">
        <w:rPr>
          <w:i/>
        </w:rPr>
        <w:t xml:space="preserve">PropertyList </w:t>
      </w:r>
      <w:r w:rsidRPr="00E77497">
        <w:t xml:space="preserve">is not </w:t>
      </w:r>
      <w:r w:rsidRPr="00E77497">
        <w:rPr>
          <w:b/>
        </w:rPr>
        <w:t>undefined</w:t>
      </w:r>
      <w:r w:rsidRPr="00E77497">
        <w:t>, then</w:t>
      </w:r>
    </w:p>
    <w:p w14:paraId="1CC27633" w14:textId="77777777" w:rsidR="004C02EF" w:rsidRPr="00E77497" w:rsidRDefault="004C02EF" w:rsidP="001F482D">
      <w:pPr>
        <w:pStyle w:val="Alg4"/>
        <w:numPr>
          <w:ilvl w:val="1"/>
          <w:numId w:val="330"/>
        </w:numPr>
      </w:pPr>
      <w:r w:rsidRPr="00E77497">
        <w:t xml:space="preserve">Let </w:t>
      </w:r>
      <w:r w:rsidRPr="00E77497">
        <w:rPr>
          <w:i/>
        </w:rPr>
        <w:t>K</w:t>
      </w:r>
      <w:r w:rsidRPr="00E77497">
        <w:t xml:space="preserve"> be </w:t>
      </w:r>
      <w:r w:rsidRPr="00E77497">
        <w:rPr>
          <w:i/>
        </w:rPr>
        <w:t>PropertyList</w:t>
      </w:r>
      <w:r w:rsidRPr="00E77497">
        <w:t>.</w:t>
      </w:r>
    </w:p>
    <w:p w14:paraId="6B3D49C8" w14:textId="77777777" w:rsidR="004C02EF" w:rsidRPr="00E77497" w:rsidRDefault="004C02EF" w:rsidP="001F482D">
      <w:pPr>
        <w:pStyle w:val="Alg4"/>
        <w:numPr>
          <w:ilvl w:val="0"/>
          <w:numId w:val="330"/>
        </w:numPr>
      </w:pPr>
      <w:r w:rsidRPr="00E77497">
        <w:t>Else</w:t>
      </w:r>
    </w:p>
    <w:p w14:paraId="294473E5" w14:textId="77777777" w:rsidR="004C02EF" w:rsidRPr="00E77497" w:rsidRDefault="004C02EF" w:rsidP="001F482D">
      <w:pPr>
        <w:pStyle w:val="Alg4"/>
        <w:numPr>
          <w:ilvl w:val="1"/>
          <w:numId w:val="330"/>
        </w:numPr>
      </w:pPr>
      <w:r w:rsidRPr="00E77497">
        <w:t xml:space="preserve">Let </w:t>
      </w:r>
      <w:r w:rsidRPr="00E77497">
        <w:rPr>
          <w:i/>
        </w:rPr>
        <w:t>K</w:t>
      </w:r>
      <w:r w:rsidRPr="00E77497">
        <w:t xml:space="preserve"> be an internal List of Strings consisting of the names of all the own properties of </w:t>
      </w:r>
      <w:r w:rsidRPr="00E77497">
        <w:rPr>
          <w:i/>
        </w:rPr>
        <w:t>value</w:t>
      </w:r>
      <w:r w:rsidRPr="00E77497">
        <w:t xml:space="preserve"> whose [[Enumerable]] attribute is </w:t>
      </w:r>
      <w:r w:rsidRPr="00E77497">
        <w:rPr>
          <w:b/>
        </w:rPr>
        <w:t>true</w:t>
      </w:r>
      <w:r w:rsidRPr="00E77497">
        <w:t xml:space="preserve">. The ordering of the Strings </w:t>
      </w:r>
      <w:del w:id="33292" w:author="Rev 7 Allen Wirfs-Brock" w:date="2012-04-11T15:06:00Z">
        <w:r w:rsidRPr="00E77497" w:rsidDel="00182C3E">
          <w:delText>should be</w:delText>
        </w:r>
      </w:del>
      <w:ins w:id="33293" w:author="Rev 7 Allen Wirfs-Brock" w:date="2012-04-11T15:06:00Z">
        <w:r w:rsidR="00182C3E">
          <w:t>is</w:t>
        </w:r>
      </w:ins>
      <w:r w:rsidRPr="00E77497">
        <w:t xml:space="preserve"> the same as that used by the </w:t>
      </w:r>
      <w:r w:rsidRPr="00E77497">
        <w:rPr>
          <w:b/>
        </w:rPr>
        <w:t>Object.keys</w:t>
      </w:r>
      <w:r w:rsidRPr="00E77497">
        <w:t xml:space="preserve"> standard built-in function.</w:t>
      </w:r>
    </w:p>
    <w:p w14:paraId="421EE3F2" w14:textId="77777777" w:rsidR="004C02EF" w:rsidRPr="00E77497" w:rsidRDefault="004C02EF" w:rsidP="001F482D">
      <w:pPr>
        <w:pStyle w:val="Alg4"/>
        <w:numPr>
          <w:ilvl w:val="0"/>
          <w:numId w:val="330"/>
        </w:numPr>
      </w:pPr>
      <w:r w:rsidRPr="00E77497">
        <w:t xml:space="preserve">Let </w:t>
      </w:r>
      <w:r w:rsidRPr="00E77497">
        <w:rPr>
          <w:i/>
        </w:rPr>
        <w:t>partial</w:t>
      </w:r>
      <w:r w:rsidRPr="00E77497">
        <w:t xml:space="preserve"> be an empty List.</w:t>
      </w:r>
    </w:p>
    <w:p w14:paraId="361B86E4" w14:textId="77777777" w:rsidR="004C02EF" w:rsidRPr="00E77497" w:rsidRDefault="004C02EF" w:rsidP="001F482D">
      <w:pPr>
        <w:pStyle w:val="Alg4"/>
        <w:numPr>
          <w:ilvl w:val="0"/>
          <w:numId w:val="330"/>
        </w:numPr>
      </w:pPr>
      <w:r w:rsidRPr="00E77497">
        <w:t xml:space="preserve">For each element </w:t>
      </w:r>
      <w:r w:rsidRPr="00E77497">
        <w:rPr>
          <w:i/>
        </w:rPr>
        <w:t>P</w:t>
      </w:r>
      <w:r w:rsidRPr="00E77497">
        <w:t xml:space="preserve"> of </w:t>
      </w:r>
      <w:r w:rsidRPr="00E77497">
        <w:rPr>
          <w:i/>
        </w:rPr>
        <w:t>K</w:t>
      </w:r>
      <w:r w:rsidRPr="00E77497">
        <w:t>.</w:t>
      </w:r>
    </w:p>
    <w:p w14:paraId="5912B9B6" w14:textId="77777777" w:rsidR="004C02EF" w:rsidRPr="00E77497" w:rsidRDefault="004C02EF" w:rsidP="001F482D">
      <w:pPr>
        <w:pStyle w:val="Alg4"/>
        <w:numPr>
          <w:ilvl w:val="1"/>
          <w:numId w:val="330"/>
        </w:numPr>
      </w:pPr>
      <w:r w:rsidRPr="00E77497">
        <w:t xml:space="preserve">Let </w:t>
      </w:r>
      <w:r w:rsidRPr="00E77497">
        <w:rPr>
          <w:i/>
        </w:rPr>
        <w:t>strP</w:t>
      </w:r>
      <w:r w:rsidRPr="00E77497">
        <w:t xml:space="preserve"> be the result of calling the abstract operation </w:t>
      </w:r>
      <w:r w:rsidRPr="00E77497">
        <w:rPr>
          <w:i/>
        </w:rPr>
        <w:t>Str</w:t>
      </w:r>
      <w:r w:rsidRPr="00E77497">
        <w:t xml:space="preserve"> with arguments </w:t>
      </w:r>
      <w:r w:rsidRPr="00E77497">
        <w:rPr>
          <w:i/>
        </w:rPr>
        <w:t>P</w:t>
      </w:r>
      <w:r w:rsidRPr="00E77497">
        <w:t xml:space="preserve"> and </w:t>
      </w:r>
      <w:r w:rsidRPr="00E77497">
        <w:rPr>
          <w:i/>
        </w:rPr>
        <w:t>value</w:t>
      </w:r>
      <w:r w:rsidRPr="00E77497">
        <w:t>.</w:t>
      </w:r>
    </w:p>
    <w:p w14:paraId="3E6B4FA3" w14:textId="77777777" w:rsidR="00182C3E" w:rsidRDefault="00182C3E" w:rsidP="00182C3E">
      <w:pPr>
        <w:pStyle w:val="Alg4"/>
        <w:numPr>
          <w:ilvl w:val="1"/>
          <w:numId w:val="330"/>
        </w:numPr>
        <w:rPr>
          <w:ins w:id="33294" w:author="Rev 7 Allen Wirfs-Brock" w:date="2012-04-11T15:07:00Z"/>
        </w:rPr>
      </w:pPr>
      <w:ins w:id="33295" w:author="Rev 7 Allen Wirfs-Brock" w:date="2012-04-11T15:07:00Z">
        <w:r>
          <w:t>ReturnIfAbrupt(</w:t>
        </w:r>
        <w:r>
          <w:rPr>
            <w:i/>
          </w:rPr>
          <w:t>strP</w:t>
        </w:r>
        <w:r>
          <w:t>).</w:t>
        </w:r>
      </w:ins>
    </w:p>
    <w:p w14:paraId="35DAF5DC" w14:textId="77777777" w:rsidR="004C02EF" w:rsidRPr="00E77497" w:rsidRDefault="004C02EF" w:rsidP="001F482D">
      <w:pPr>
        <w:pStyle w:val="Alg4"/>
        <w:numPr>
          <w:ilvl w:val="1"/>
          <w:numId w:val="330"/>
        </w:numPr>
      </w:pPr>
      <w:r w:rsidRPr="00E77497">
        <w:t xml:space="preserve">If </w:t>
      </w:r>
      <w:r w:rsidRPr="00E77497">
        <w:rPr>
          <w:i/>
        </w:rPr>
        <w:t>strP</w:t>
      </w:r>
      <w:r w:rsidRPr="00E77497" w:rsidDel="00427981">
        <w:t xml:space="preserve"> </w:t>
      </w:r>
      <w:r w:rsidRPr="00E77497">
        <w:t xml:space="preserve">is not </w:t>
      </w:r>
      <w:r w:rsidRPr="00E77497">
        <w:rPr>
          <w:b/>
        </w:rPr>
        <w:t>undefined</w:t>
      </w:r>
    </w:p>
    <w:p w14:paraId="2C16C400" w14:textId="77777777" w:rsidR="004C02EF" w:rsidRPr="00E77497" w:rsidRDefault="004C02EF" w:rsidP="001F482D">
      <w:pPr>
        <w:pStyle w:val="Alg4"/>
        <w:numPr>
          <w:ilvl w:val="2"/>
          <w:numId w:val="330"/>
        </w:numPr>
      </w:pPr>
      <w:r w:rsidRPr="00E77497">
        <w:t xml:space="preserve">Let </w:t>
      </w:r>
      <w:r w:rsidRPr="00E77497">
        <w:rPr>
          <w:i/>
        </w:rPr>
        <w:t>member</w:t>
      </w:r>
      <w:r w:rsidRPr="00E77497">
        <w:t xml:space="preserve"> be the result of calling the abstract operation </w:t>
      </w:r>
      <w:r w:rsidRPr="00E77497">
        <w:rPr>
          <w:i/>
        </w:rPr>
        <w:t>Quote</w:t>
      </w:r>
      <w:r w:rsidRPr="00E77497">
        <w:t xml:space="preserve"> with argument </w:t>
      </w:r>
      <w:r w:rsidRPr="00E77497">
        <w:rPr>
          <w:i/>
        </w:rPr>
        <w:t>P</w:t>
      </w:r>
      <w:r w:rsidRPr="00E77497">
        <w:t>.</w:t>
      </w:r>
    </w:p>
    <w:p w14:paraId="006A0DFE" w14:textId="77777777" w:rsidR="004C02EF" w:rsidRPr="00E77497" w:rsidRDefault="004C02EF" w:rsidP="001F482D">
      <w:pPr>
        <w:pStyle w:val="Alg4"/>
        <w:numPr>
          <w:ilvl w:val="2"/>
          <w:numId w:val="330"/>
        </w:numPr>
      </w:pPr>
      <w:r w:rsidRPr="00E77497">
        <w:t xml:space="preserve">Let </w:t>
      </w:r>
      <w:r w:rsidRPr="00E77497">
        <w:rPr>
          <w:i/>
        </w:rPr>
        <w:t>member</w:t>
      </w:r>
      <w:r w:rsidRPr="00E77497">
        <w:t xml:space="preserve"> be the concatenation of </w:t>
      </w:r>
      <w:r w:rsidRPr="00E77497">
        <w:rPr>
          <w:i/>
        </w:rPr>
        <w:t>member</w:t>
      </w:r>
      <w:r w:rsidRPr="00E77497">
        <w:t xml:space="preserve"> and the </w:t>
      </w:r>
      <w:del w:id="33296" w:author="Rev 9 Allen Wirfs-Brock" w:date="2012-07-07T13:57:00Z">
        <w:r w:rsidRPr="00E77497" w:rsidDel="0020305B">
          <w:delText>colon character</w:delText>
        </w:r>
      </w:del>
      <w:ins w:id="33297" w:author="Rev 9 Allen Wirfs-Brock" w:date="2012-07-07T13:57:00Z">
        <w:r w:rsidR="0020305B">
          <w:t xml:space="preserve">string </w:t>
        </w:r>
        <w:r w:rsidR="0020305B" w:rsidRPr="00E77497">
          <w:rPr>
            <w:rFonts w:ascii="Courier New" w:hAnsi="Courier New" w:cs="Courier New"/>
            <w:b/>
          </w:rPr>
          <w:t>"</w:t>
        </w:r>
        <w:r w:rsidR="0020305B">
          <w:rPr>
            <w:rFonts w:ascii="Courier New" w:hAnsi="Courier New" w:cs="Courier New"/>
            <w:b/>
          </w:rPr>
          <w:t>:</w:t>
        </w:r>
        <w:r w:rsidR="0020305B" w:rsidRPr="00E77497">
          <w:t>"</w:t>
        </w:r>
      </w:ins>
      <w:r w:rsidRPr="00E77497">
        <w:t>.</w:t>
      </w:r>
    </w:p>
    <w:p w14:paraId="7FA78284" w14:textId="77777777" w:rsidR="004C02EF" w:rsidRPr="00E77497" w:rsidRDefault="004C02EF" w:rsidP="001F482D">
      <w:pPr>
        <w:pStyle w:val="Alg4"/>
        <w:numPr>
          <w:ilvl w:val="2"/>
          <w:numId w:val="330"/>
        </w:numPr>
      </w:pPr>
      <w:r w:rsidRPr="00E77497">
        <w:t xml:space="preserve">If </w:t>
      </w:r>
      <w:r w:rsidRPr="00E77497">
        <w:rPr>
          <w:i/>
        </w:rPr>
        <w:t>gap</w:t>
      </w:r>
      <w:r w:rsidRPr="00E77497">
        <w:t xml:space="preserve"> is not the empty String</w:t>
      </w:r>
    </w:p>
    <w:p w14:paraId="5846F977" w14:textId="77777777" w:rsidR="004C02EF" w:rsidRPr="004D1BD1" w:rsidRDefault="004C02EF" w:rsidP="001F482D">
      <w:pPr>
        <w:pStyle w:val="Alg4"/>
        <w:numPr>
          <w:ilvl w:val="3"/>
          <w:numId w:val="330"/>
        </w:numPr>
      </w:pPr>
      <w:r w:rsidRPr="00E77497">
        <w:t xml:space="preserve">Let </w:t>
      </w:r>
      <w:r w:rsidRPr="00E77497">
        <w:rPr>
          <w:i/>
        </w:rPr>
        <w:t>member</w:t>
      </w:r>
      <w:r w:rsidRPr="00E77497">
        <w:t xml:space="preserve"> be the concatenation of </w:t>
      </w:r>
      <w:r w:rsidRPr="00E77497">
        <w:rPr>
          <w:i/>
        </w:rPr>
        <w:t>member</w:t>
      </w:r>
      <w:r w:rsidRPr="00E77497">
        <w:t xml:space="preserve"> and </w:t>
      </w:r>
      <w:ins w:id="33298" w:author="Rev 9 Allen Wirfs-Brock" w:date="2012-07-07T13:59:00Z">
        <w:r w:rsidR="0020305B">
          <w:t>code unit 0x0020 (</w:t>
        </w:r>
      </w:ins>
      <w:r w:rsidRPr="00E77497">
        <w:t xml:space="preserve">the </w:t>
      </w:r>
      <w:ins w:id="33299" w:author="Rev 9 Allen Wirfs-Brock" w:date="2012-07-07T13:59:00Z">
        <w:r w:rsidR="0020305B">
          <w:t xml:space="preserve">Unicode </w:t>
        </w:r>
      </w:ins>
      <w:r w:rsidRPr="006E1632">
        <w:t>space</w:t>
      </w:r>
      <w:r w:rsidRPr="004D1BD1">
        <w:t xml:space="preserve"> character</w:t>
      </w:r>
      <w:ins w:id="33300" w:author="Rev 9 Allen Wirfs-Brock" w:date="2012-07-07T13:59:00Z">
        <w:r w:rsidR="0020305B">
          <w:t>)</w:t>
        </w:r>
      </w:ins>
      <w:r w:rsidRPr="004D1BD1">
        <w:t>.</w:t>
      </w:r>
    </w:p>
    <w:p w14:paraId="35DD27AB" w14:textId="77777777" w:rsidR="004C02EF" w:rsidRPr="00A67AF2" w:rsidRDefault="004C02EF" w:rsidP="001F482D">
      <w:pPr>
        <w:pStyle w:val="Alg4"/>
        <w:numPr>
          <w:ilvl w:val="2"/>
          <w:numId w:val="330"/>
        </w:numPr>
      </w:pPr>
      <w:r w:rsidRPr="008B7F6F">
        <w:t xml:space="preserve">Let </w:t>
      </w:r>
      <w:r w:rsidRPr="006B6D0A">
        <w:rPr>
          <w:i/>
        </w:rPr>
        <w:t>member</w:t>
      </w:r>
      <w:r w:rsidRPr="006B6D0A">
        <w:t xml:space="preserve"> be the concatenation of </w:t>
      </w:r>
      <w:r w:rsidRPr="006B6D0A">
        <w:rPr>
          <w:i/>
        </w:rPr>
        <w:t>member</w:t>
      </w:r>
      <w:r w:rsidRPr="00E65A34">
        <w:t xml:space="preserve"> and </w:t>
      </w:r>
      <w:r w:rsidRPr="00546435">
        <w:rPr>
          <w:i/>
        </w:rPr>
        <w:t>strP</w:t>
      </w:r>
      <w:r w:rsidRPr="00A67AF2">
        <w:t>.</w:t>
      </w:r>
    </w:p>
    <w:p w14:paraId="00479202" w14:textId="77777777" w:rsidR="004C02EF" w:rsidRPr="00E77497" w:rsidRDefault="004C02EF" w:rsidP="001F482D">
      <w:pPr>
        <w:pStyle w:val="Alg4"/>
        <w:numPr>
          <w:ilvl w:val="2"/>
          <w:numId w:val="330"/>
        </w:numPr>
      </w:pPr>
      <w:r w:rsidRPr="00A67AF2">
        <w:t xml:space="preserve">Append </w:t>
      </w:r>
      <w:r w:rsidRPr="00A67AF2">
        <w:rPr>
          <w:i/>
        </w:rPr>
        <w:t>member</w:t>
      </w:r>
      <w:r w:rsidRPr="00B820AB">
        <w:t xml:space="preserve"> to </w:t>
      </w:r>
      <w:r w:rsidRPr="00675B74">
        <w:rPr>
          <w:i/>
        </w:rPr>
        <w:t>partial</w:t>
      </w:r>
      <w:r w:rsidRPr="00E77497">
        <w:t>.</w:t>
      </w:r>
    </w:p>
    <w:p w14:paraId="54B903C2" w14:textId="77777777" w:rsidR="004C02EF" w:rsidRPr="00E77497" w:rsidRDefault="004C02EF" w:rsidP="001F482D">
      <w:pPr>
        <w:pStyle w:val="Alg4"/>
        <w:numPr>
          <w:ilvl w:val="0"/>
          <w:numId w:val="330"/>
        </w:numPr>
      </w:pPr>
      <w:r w:rsidRPr="00E77497">
        <w:t xml:space="preserve">If </w:t>
      </w:r>
      <w:r w:rsidRPr="00E77497">
        <w:rPr>
          <w:i/>
        </w:rPr>
        <w:t>partial</w:t>
      </w:r>
      <w:r w:rsidRPr="00E77497">
        <w:t xml:space="preserve"> is empty, then</w:t>
      </w:r>
    </w:p>
    <w:p w14:paraId="58D209AF" w14:textId="77777777" w:rsidR="004C02EF" w:rsidRPr="00E77497" w:rsidRDefault="004C02EF" w:rsidP="001F482D">
      <w:pPr>
        <w:pStyle w:val="Alg4"/>
        <w:numPr>
          <w:ilvl w:val="1"/>
          <w:numId w:val="330"/>
        </w:numPr>
      </w:pPr>
      <w:r w:rsidRPr="00E77497">
        <w:t xml:space="preserve">Let </w:t>
      </w:r>
      <w:r w:rsidRPr="00E77497">
        <w:rPr>
          <w:i/>
        </w:rPr>
        <w:t>final</w:t>
      </w:r>
      <w:r w:rsidRPr="00E77497">
        <w:t xml:space="preserve"> be </w:t>
      </w:r>
      <w:r w:rsidRPr="00E77497">
        <w:rPr>
          <w:rFonts w:ascii="Courier New" w:hAnsi="Courier New" w:cs="Courier New"/>
          <w:b/>
        </w:rPr>
        <w:t>"{}"</w:t>
      </w:r>
      <w:r w:rsidRPr="00E77497">
        <w:t>.</w:t>
      </w:r>
    </w:p>
    <w:p w14:paraId="0CCA6F7F" w14:textId="77777777" w:rsidR="004C02EF" w:rsidRPr="00E77497" w:rsidRDefault="004C02EF" w:rsidP="001F482D">
      <w:pPr>
        <w:pStyle w:val="Alg4"/>
        <w:numPr>
          <w:ilvl w:val="0"/>
          <w:numId w:val="330"/>
        </w:numPr>
      </w:pPr>
      <w:r w:rsidRPr="00E77497">
        <w:t>Else</w:t>
      </w:r>
    </w:p>
    <w:p w14:paraId="4D240459" w14:textId="77777777" w:rsidR="004C02EF" w:rsidRPr="00E77497" w:rsidRDefault="004C02EF" w:rsidP="001F482D">
      <w:pPr>
        <w:pStyle w:val="Alg4"/>
        <w:numPr>
          <w:ilvl w:val="1"/>
          <w:numId w:val="330"/>
        </w:numPr>
      </w:pPr>
      <w:r w:rsidRPr="00E77497">
        <w:t xml:space="preserve">If </w:t>
      </w:r>
      <w:r w:rsidRPr="00E77497">
        <w:rPr>
          <w:i/>
        </w:rPr>
        <w:t>gap</w:t>
      </w:r>
      <w:r w:rsidRPr="00E77497">
        <w:t xml:space="preserve"> is the empty String</w:t>
      </w:r>
    </w:p>
    <w:p w14:paraId="79C7A06C" w14:textId="77777777" w:rsidR="004C02EF" w:rsidRPr="00E77497" w:rsidRDefault="004C02EF" w:rsidP="001F482D">
      <w:pPr>
        <w:pStyle w:val="Alg4"/>
        <w:numPr>
          <w:ilvl w:val="2"/>
          <w:numId w:val="330"/>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w:t>
      </w:r>
      <w:ins w:id="33301" w:author="Rev 9 Allen Wirfs-Brock" w:date="2012-07-07T14:07:00Z">
        <w:r w:rsidR="001A46D9">
          <w:t xml:space="preserve"> code unit 0x002C</w:t>
        </w:r>
      </w:ins>
      <w:r w:rsidRPr="00E77497">
        <w:t xml:space="preserve"> </w:t>
      </w:r>
      <w:ins w:id="33302" w:author="Rev 9 Allen Wirfs-Brock" w:date="2012-07-07T14:07:00Z">
        <w:r w:rsidR="001A46D9">
          <w:t>(</w:t>
        </w:r>
      </w:ins>
      <w:r w:rsidRPr="00E77497">
        <w:t xml:space="preserve">the </w:t>
      </w:r>
      <w:ins w:id="33303" w:author="Rev 9 Allen Wirfs-Brock" w:date="2012-07-07T14:07:00Z">
        <w:r w:rsidR="001A46D9">
          <w:t xml:space="preserve">Unicode </w:t>
        </w:r>
      </w:ins>
      <w:r w:rsidRPr="00E77497">
        <w:t>comma character</w:t>
      </w:r>
      <w:ins w:id="33304" w:author="Rev 9 Allen Wirfs-Brock" w:date="2012-07-07T14:08:00Z">
        <w:r w:rsidR="001A46D9">
          <w:t>)</w:t>
        </w:r>
      </w:ins>
      <w:r w:rsidRPr="00E77497">
        <w:t xml:space="preserve">. A comma is not inserted either before the first String or after the last String. </w:t>
      </w:r>
    </w:p>
    <w:p w14:paraId="7A62441F" w14:textId="77777777" w:rsidR="004C02EF" w:rsidRPr="00E77497" w:rsidRDefault="004C02EF" w:rsidP="001F482D">
      <w:pPr>
        <w:pStyle w:val="Alg4"/>
        <w:numPr>
          <w:ilvl w:val="2"/>
          <w:numId w:val="330"/>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rPr>
          <w:b/>
        </w:rPr>
        <w:t>,</w:t>
      </w:r>
      <w:r w:rsidRPr="00E77497">
        <w:t xml:space="preserve"> </w:t>
      </w:r>
      <w:r w:rsidRPr="00E77497">
        <w:rPr>
          <w:i/>
        </w:rPr>
        <w:t>properties</w:t>
      </w:r>
      <w:r w:rsidRPr="00E77497">
        <w:t xml:space="preserve">, and </w:t>
      </w:r>
      <w:r w:rsidRPr="00E77497">
        <w:rPr>
          <w:rFonts w:ascii="Courier New" w:hAnsi="Courier New" w:cs="Courier New"/>
          <w:b/>
        </w:rPr>
        <w:t>"}"</w:t>
      </w:r>
      <w:r w:rsidRPr="00E77497">
        <w:t>.</w:t>
      </w:r>
    </w:p>
    <w:p w14:paraId="26DC40E4" w14:textId="77777777" w:rsidR="004C02EF" w:rsidRPr="00E77497" w:rsidRDefault="004C02EF" w:rsidP="001F482D">
      <w:pPr>
        <w:pStyle w:val="Alg4"/>
        <w:numPr>
          <w:ilvl w:val="1"/>
          <w:numId w:val="330"/>
        </w:numPr>
      </w:pPr>
      <w:r w:rsidRPr="00E77497">
        <w:t xml:space="preserve">Else </w:t>
      </w:r>
      <w:r w:rsidRPr="00E77497">
        <w:rPr>
          <w:i/>
        </w:rPr>
        <w:t>gap</w:t>
      </w:r>
      <w:r w:rsidRPr="00E77497">
        <w:t xml:space="preserve"> is not the empty String</w:t>
      </w:r>
    </w:p>
    <w:p w14:paraId="6AB22665" w14:textId="77777777" w:rsidR="004C02EF" w:rsidRPr="00E77497" w:rsidRDefault="004C02EF" w:rsidP="001F482D">
      <w:pPr>
        <w:pStyle w:val="Alg4"/>
        <w:numPr>
          <w:ilvl w:val="2"/>
          <w:numId w:val="330"/>
        </w:numPr>
      </w:pPr>
      <w:r w:rsidRPr="00E77497">
        <w:t xml:space="preserve">Let </w:t>
      </w:r>
      <w:r w:rsidRPr="00E77497">
        <w:rPr>
          <w:i/>
        </w:rPr>
        <w:t>separator</w:t>
      </w:r>
      <w:r w:rsidRPr="00E77497">
        <w:t xml:space="preserve"> be the result of concatenating </w:t>
      </w:r>
      <w:ins w:id="33305" w:author="Rev 9 Allen Wirfs-Brock" w:date="2012-07-07T14:08:00Z">
        <w:r w:rsidR="001A46D9">
          <w:t>code unit 0x002C</w:t>
        </w:r>
        <w:r w:rsidR="001A46D9" w:rsidRPr="00E77497">
          <w:t xml:space="preserve"> </w:t>
        </w:r>
        <w:r w:rsidR="001A46D9">
          <w:t>(</w:t>
        </w:r>
      </w:ins>
      <w:r w:rsidRPr="00E77497">
        <w:t>the comma character</w:t>
      </w:r>
      <w:ins w:id="33306" w:author="Rev 9 Allen Wirfs-Brock" w:date="2012-07-07T14:08:00Z">
        <w:r w:rsidR="001A46D9">
          <w:t>)</w:t>
        </w:r>
      </w:ins>
      <w:r w:rsidRPr="00E77497">
        <w:t>,</w:t>
      </w:r>
      <w:ins w:id="33307" w:author="Rev 9 Allen Wirfs-Brock" w:date="2012-07-07T14:09:00Z">
        <w:r w:rsidR="001A46D9">
          <w:t xml:space="preserve"> code unit 0x000A</w:t>
        </w:r>
      </w:ins>
      <w:r w:rsidRPr="00E77497">
        <w:t xml:space="preserve"> </w:t>
      </w:r>
      <w:ins w:id="33308" w:author="Rev 9 Allen Wirfs-Brock" w:date="2012-07-07T14:09:00Z">
        <w:r w:rsidR="001A46D9">
          <w:t>(</w:t>
        </w:r>
      </w:ins>
      <w:r w:rsidRPr="00E77497">
        <w:t>the line feed character</w:t>
      </w:r>
      <w:ins w:id="33309" w:author="Rev 9 Allen Wirfs-Brock" w:date="2012-07-07T14:09:00Z">
        <w:r w:rsidR="001A46D9">
          <w:t>)</w:t>
        </w:r>
      </w:ins>
      <w:r w:rsidRPr="00E77497">
        <w:t xml:space="preserve">, and </w:t>
      </w:r>
      <w:r w:rsidRPr="00E77497">
        <w:rPr>
          <w:i/>
        </w:rPr>
        <w:t>indent</w:t>
      </w:r>
      <w:r w:rsidRPr="00E77497">
        <w:t>.</w:t>
      </w:r>
    </w:p>
    <w:p w14:paraId="4F77DA0A" w14:textId="77777777" w:rsidR="004C02EF" w:rsidRPr="00E77497" w:rsidRDefault="004C02EF" w:rsidP="001F482D">
      <w:pPr>
        <w:pStyle w:val="Alg4"/>
        <w:numPr>
          <w:ilvl w:val="2"/>
          <w:numId w:val="330"/>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w:t>
      </w:r>
      <w:r w:rsidRPr="00E77497">
        <w:rPr>
          <w:i/>
        </w:rPr>
        <w:t>separator</w:t>
      </w:r>
      <w:r w:rsidRPr="00E77497">
        <w:t xml:space="preserve">. The </w:t>
      </w:r>
      <w:r w:rsidRPr="00E77497">
        <w:rPr>
          <w:i/>
        </w:rPr>
        <w:t>separator</w:t>
      </w:r>
      <w:r w:rsidRPr="00E77497">
        <w:t xml:space="preserve"> String is not inserted either before the first String or after the last String.</w:t>
      </w:r>
    </w:p>
    <w:p w14:paraId="43F49A4F" w14:textId="77777777" w:rsidR="004C02EF" w:rsidRPr="00E77497" w:rsidRDefault="004C02EF" w:rsidP="001F482D">
      <w:pPr>
        <w:pStyle w:val="Alg4"/>
        <w:numPr>
          <w:ilvl w:val="2"/>
          <w:numId w:val="330"/>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t xml:space="preserve">, </w:t>
      </w:r>
      <w:ins w:id="33310" w:author="Rev 9 Allen Wirfs-Brock" w:date="2012-07-07T14:10:00Z">
        <w:r w:rsidR="0011303E">
          <w:t>code unit 0x000A</w:t>
        </w:r>
        <w:r w:rsidR="0011303E" w:rsidRPr="00E77497">
          <w:t xml:space="preserve"> </w:t>
        </w:r>
        <w:r w:rsidR="0011303E">
          <w:t>(</w:t>
        </w:r>
      </w:ins>
      <w:r w:rsidRPr="00E77497">
        <w:t>the line feed character</w:t>
      </w:r>
      <w:ins w:id="33311" w:author="Rev 9 Allen Wirfs-Brock" w:date="2012-07-07T14:10:00Z">
        <w:r w:rsidR="0011303E">
          <w:t>)</w:t>
        </w:r>
      </w:ins>
      <w:r w:rsidRPr="00E77497">
        <w:t xml:space="preserve">, </w:t>
      </w:r>
      <w:r w:rsidRPr="00E77497">
        <w:rPr>
          <w:i/>
        </w:rPr>
        <w:t>indent</w:t>
      </w:r>
      <w:r w:rsidRPr="00E77497">
        <w:t xml:space="preserve">, </w:t>
      </w:r>
      <w:r w:rsidRPr="00E77497">
        <w:rPr>
          <w:i/>
        </w:rPr>
        <w:t>properties</w:t>
      </w:r>
      <w:r w:rsidRPr="00E77497">
        <w:t xml:space="preserve">, </w:t>
      </w:r>
      <w:ins w:id="33312" w:author="Rev 9 Allen Wirfs-Brock" w:date="2012-07-07T14:10:00Z">
        <w:r w:rsidR="0011303E">
          <w:t>code unit 0x000A</w:t>
        </w:r>
      </w:ins>
      <w:del w:id="33313" w:author="Rev 9 Allen Wirfs-Brock" w:date="2012-07-07T14:10:00Z">
        <w:r w:rsidRPr="00E77497" w:rsidDel="0011303E">
          <w:delText>the line feed character</w:delText>
        </w:r>
      </w:del>
      <w:r w:rsidRPr="00E77497">
        <w:t xml:space="preserve">, </w:t>
      </w:r>
      <w:r w:rsidRPr="00E77497">
        <w:rPr>
          <w:i/>
        </w:rPr>
        <w:t>stepback</w:t>
      </w:r>
      <w:r w:rsidRPr="00E77497">
        <w:t xml:space="preserve">, and </w:t>
      </w:r>
      <w:r w:rsidRPr="00E77497">
        <w:rPr>
          <w:rFonts w:ascii="Courier New" w:hAnsi="Courier New" w:cs="Courier New"/>
          <w:b/>
        </w:rPr>
        <w:t>"}</w:t>
      </w:r>
      <w:r w:rsidRPr="00E77497">
        <w:t>".</w:t>
      </w:r>
    </w:p>
    <w:p w14:paraId="19D09906" w14:textId="77777777" w:rsidR="004C02EF" w:rsidRPr="00E77497" w:rsidRDefault="004C02EF" w:rsidP="001F482D">
      <w:pPr>
        <w:pStyle w:val="Alg4"/>
        <w:numPr>
          <w:ilvl w:val="0"/>
          <w:numId w:val="330"/>
        </w:numPr>
      </w:pPr>
      <w:r w:rsidRPr="00E77497">
        <w:t xml:space="preserve">Remove the last element of </w:t>
      </w:r>
      <w:r w:rsidRPr="00E77497">
        <w:rPr>
          <w:i/>
        </w:rPr>
        <w:t>stack</w:t>
      </w:r>
      <w:r w:rsidRPr="00E77497">
        <w:t>.</w:t>
      </w:r>
    </w:p>
    <w:p w14:paraId="728B4A3A" w14:textId="77777777" w:rsidR="004C02EF" w:rsidRPr="00E77497" w:rsidRDefault="004C02EF" w:rsidP="001F482D">
      <w:pPr>
        <w:pStyle w:val="Alg4"/>
        <w:numPr>
          <w:ilvl w:val="0"/>
          <w:numId w:val="330"/>
        </w:numPr>
      </w:pPr>
      <w:r w:rsidRPr="00E77497">
        <w:t xml:space="preserve">Let </w:t>
      </w:r>
      <w:r w:rsidRPr="00E77497">
        <w:rPr>
          <w:i/>
        </w:rPr>
        <w:t>indent</w:t>
      </w:r>
      <w:r w:rsidRPr="00E77497">
        <w:t xml:space="preserve"> be </w:t>
      </w:r>
      <w:r w:rsidRPr="00E77497">
        <w:rPr>
          <w:i/>
        </w:rPr>
        <w:t>stepback</w:t>
      </w:r>
      <w:r w:rsidRPr="00E77497">
        <w:t>.</w:t>
      </w:r>
    </w:p>
    <w:p w14:paraId="64AB851C" w14:textId="77777777" w:rsidR="004C02EF" w:rsidRPr="00E77497" w:rsidRDefault="004C02EF" w:rsidP="001F482D">
      <w:pPr>
        <w:pStyle w:val="Alg4"/>
        <w:numPr>
          <w:ilvl w:val="0"/>
          <w:numId w:val="330"/>
        </w:numPr>
        <w:spacing w:after="220"/>
      </w:pPr>
      <w:r w:rsidRPr="00E77497">
        <w:t xml:space="preserve">Return </w:t>
      </w:r>
      <w:r w:rsidRPr="00E77497">
        <w:rPr>
          <w:i/>
        </w:rPr>
        <w:t>final</w:t>
      </w:r>
      <w:r w:rsidRPr="00E77497">
        <w:t>.</w:t>
      </w:r>
    </w:p>
    <w:p w14:paraId="231E6EB2" w14:textId="77777777" w:rsidR="004C02EF" w:rsidRPr="00E77497" w:rsidRDefault="004C02EF" w:rsidP="004C02EF">
      <w:r w:rsidRPr="00E77497">
        <w:t xml:space="preserve">The abstract operation </w:t>
      </w:r>
      <w:r w:rsidRPr="00E77497">
        <w:rPr>
          <w:rFonts w:ascii="Times New Roman" w:hAnsi="Times New Roman"/>
          <w:i/>
        </w:rPr>
        <w:t>JA</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serializes an array. It has access to the </w:t>
      </w:r>
      <w:r w:rsidRPr="00E77497">
        <w:rPr>
          <w:rFonts w:ascii="Times New Roman" w:hAnsi="Times New Roman"/>
          <w:i/>
        </w:rPr>
        <w:t>stack</w:t>
      </w:r>
      <w:r w:rsidRPr="00E77497">
        <w:t xml:space="preserve">, </w:t>
      </w:r>
      <w:r w:rsidRPr="00E77497">
        <w:rPr>
          <w:rFonts w:ascii="Times New Roman" w:hAnsi="Times New Roman"/>
          <w:i/>
        </w:rPr>
        <w:t>indent</w:t>
      </w:r>
      <w:r w:rsidRPr="00E77497">
        <w:t xml:space="preserve">, </w:t>
      </w:r>
      <w:ins w:id="33314" w:author="Allen Wirfs-Brock rev2" w:date="2011-07-20T15:58:00Z">
        <w:r w:rsidR="00015C8D" w:rsidRPr="00E77497">
          <w:t xml:space="preserve">and </w:t>
        </w:r>
      </w:ins>
      <w:r w:rsidRPr="00E77497">
        <w:rPr>
          <w:rFonts w:ascii="Times New Roman" w:hAnsi="Times New Roman"/>
          <w:i/>
        </w:rPr>
        <w:t>gap</w:t>
      </w:r>
      <w:del w:id="33315" w:author="Allen Wirfs-Brock rev2" w:date="2011-07-20T15:59:00Z">
        <w:r w:rsidRPr="00E77497" w:rsidDel="00015C8D">
          <w:delText xml:space="preserve">, and </w:delText>
        </w:r>
        <w:r w:rsidRPr="00E77497" w:rsidDel="00015C8D">
          <w:rPr>
            <w:rFonts w:ascii="Times New Roman" w:hAnsi="Times New Roman"/>
            <w:i/>
          </w:rPr>
          <w:delText>space</w:delText>
        </w:r>
      </w:del>
      <w:r w:rsidRPr="00E77497">
        <w:t xml:space="preserve"> of the invocation of the stringify method. The representation of arrays includes only the elements between zero and </w:t>
      </w:r>
      <w:r w:rsidRPr="00E77497">
        <w:rPr>
          <w:rFonts w:ascii="Courier New" w:hAnsi="Courier New" w:cs="Courier New"/>
          <w:b/>
        </w:rPr>
        <w:t>array.length</w:t>
      </w:r>
      <w:r w:rsidRPr="00E77497">
        <w:t xml:space="preserve"> </w:t>
      </w:r>
      <w:r w:rsidRPr="00E77497">
        <w:rPr>
          <w:rFonts w:ascii="Times New Roman" w:hAnsi="Times New Roman"/>
        </w:rPr>
        <w:t>– 1</w:t>
      </w:r>
      <w:r w:rsidRPr="00E77497">
        <w:rPr>
          <w:rFonts w:cs="Arial"/>
        </w:rPr>
        <w:t xml:space="preserve"> inclusive</w:t>
      </w:r>
      <w:r w:rsidRPr="00E77497">
        <w:t>. Named properties are excluded from the stringification. An array is stringified as an open left bracket, elements separated by comma, and a closing right bracket.</w:t>
      </w:r>
    </w:p>
    <w:p w14:paraId="61896F3D" w14:textId="77777777" w:rsidR="004C02EF" w:rsidRPr="00E77497" w:rsidRDefault="004C02EF" w:rsidP="001F482D">
      <w:pPr>
        <w:pStyle w:val="Alg4"/>
        <w:numPr>
          <w:ilvl w:val="0"/>
          <w:numId w:val="397"/>
        </w:numPr>
      </w:pPr>
      <w:r w:rsidRPr="00E77497">
        <w:t xml:space="preserve">If </w:t>
      </w:r>
      <w:r w:rsidRPr="00E77497">
        <w:rPr>
          <w:i/>
        </w:rPr>
        <w:t>stack</w:t>
      </w:r>
      <w:r w:rsidRPr="00E77497">
        <w:t xml:space="preserve"> contains </w:t>
      </w:r>
      <w:r w:rsidRPr="00E77497">
        <w:rPr>
          <w:i/>
        </w:rPr>
        <w:t>value</w:t>
      </w:r>
      <w:r w:rsidRPr="00E77497">
        <w:t xml:space="preserve"> then throw a </w:t>
      </w:r>
      <w:r w:rsidRPr="00E77497">
        <w:rPr>
          <w:b/>
        </w:rPr>
        <w:t>TypeError</w:t>
      </w:r>
      <w:r w:rsidRPr="00E77497">
        <w:t xml:space="preserve"> exception because the structure is cyclical.</w:t>
      </w:r>
    </w:p>
    <w:p w14:paraId="707D696C" w14:textId="77777777" w:rsidR="004C02EF" w:rsidRPr="00E77497" w:rsidRDefault="004C02EF" w:rsidP="001F482D">
      <w:pPr>
        <w:pStyle w:val="Alg4"/>
        <w:numPr>
          <w:ilvl w:val="0"/>
          <w:numId w:val="397"/>
        </w:numPr>
      </w:pPr>
      <w:r w:rsidRPr="00E77497">
        <w:t xml:space="preserve">Append </w:t>
      </w:r>
      <w:r w:rsidRPr="00E77497">
        <w:rPr>
          <w:i/>
        </w:rPr>
        <w:t>value</w:t>
      </w:r>
      <w:r w:rsidRPr="00E77497">
        <w:t xml:space="preserve"> to </w:t>
      </w:r>
      <w:r w:rsidRPr="00E77497">
        <w:rPr>
          <w:i/>
        </w:rPr>
        <w:t>stack</w:t>
      </w:r>
      <w:r w:rsidRPr="00E77497">
        <w:t>.</w:t>
      </w:r>
    </w:p>
    <w:p w14:paraId="16425484" w14:textId="77777777" w:rsidR="004C02EF" w:rsidRPr="00E77497" w:rsidRDefault="004C02EF" w:rsidP="001F482D">
      <w:pPr>
        <w:pStyle w:val="Alg4"/>
        <w:numPr>
          <w:ilvl w:val="0"/>
          <w:numId w:val="397"/>
        </w:numPr>
      </w:pPr>
      <w:r w:rsidRPr="00E77497">
        <w:t xml:space="preserve">Let </w:t>
      </w:r>
      <w:r w:rsidRPr="00E77497">
        <w:rPr>
          <w:i/>
        </w:rPr>
        <w:t>stepback</w:t>
      </w:r>
      <w:r w:rsidRPr="00E77497">
        <w:t xml:space="preserve"> be </w:t>
      </w:r>
      <w:r w:rsidRPr="00E77497">
        <w:rPr>
          <w:i/>
        </w:rPr>
        <w:t>indent</w:t>
      </w:r>
      <w:r w:rsidRPr="00E77497">
        <w:t>.</w:t>
      </w:r>
    </w:p>
    <w:p w14:paraId="09B0FE3C" w14:textId="77777777" w:rsidR="004C02EF" w:rsidRPr="00E77497" w:rsidRDefault="004C02EF" w:rsidP="001F482D">
      <w:pPr>
        <w:pStyle w:val="Alg4"/>
        <w:numPr>
          <w:ilvl w:val="0"/>
          <w:numId w:val="397"/>
        </w:numPr>
      </w:pPr>
      <w:r w:rsidRPr="00E77497">
        <w:t xml:space="preserve">Let </w:t>
      </w:r>
      <w:r w:rsidRPr="00E77497">
        <w:rPr>
          <w:i/>
        </w:rPr>
        <w:t>indent</w:t>
      </w:r>
      <w:r w:rsidRPr="00E77497">
        <w:t xml:space="preserve"> be the concatenation of </w:t>
      </w:r>
      <w:r w:rsidRPr="00E77497">
        <w:rPr>
          <w:i/>
        </w:rPr>
        <w:t>indent</w:t>
      </w:r>
      <w:r w:rsidRPr="00E77497">
        <w:t xml:space="preserve"> and </w:t>
      </w:r>
      <w:r w:rsidRPr="00E77497">
        <w:rPr>
          <w:i/>
        </w:rPr>
        <w:t>gap</w:t>
      </w:r>
      <w:r w:rsidRPr="00E77497">
        <w:t>.</w:t>
      </w:r>
    </w:p>
    <w:p w14:paraId="6615F2B3" w14:textId="77777777" w:rsidR="004C02EF" w:rsidRPr="00E77497" w:rsidRDefault="004C02EF" w:rsidP="001F482D">
      <w:pPr>
        <w:pStyle w:val="Alg4"/>
        <w:numPr>
          <w:ilvl w:val="0"/>
          <w:numId w:val="397"/>
        </w:numPr>
      </w:pPr>
      <w:r w:rsidRPr="00E77497">
        <w:t xml:space="preserve">Let </w:t>
      </w:r>
      <w:r w:rsidRPr="00E77497">
        <w:rPr>
          <w:i/>
        </w:rPr>
        <w:t>partial</w:t>
      </w:r>
      <w:r w:rsidRPr="00E77497">
        <w:t xml:space="preserve"> be an empty List.</w:t>
      </w:r>
    </w:p>
    <w:p w14:paraId="730CB1FD" w14:textId="77777777" w:rsidR="00182C3E" w:rsidRDefault="00182C3E" w:rsidP="001F482D">
      <w:pPr>
        <w:pStyle w:val="Alg4"/>
        <w:numPr>
          <w:ilvl w:val="0"/>
          <w:numId w:val="397"/>
        </w:numPr>
        <w:rPr>
          <w:ins w:id="33316" w:author="Rev 7 Allen Wirfs-Brock" w:date="2012-04-11T15:09:00Z"/>
        </w:rPr>
      </w:pPr>
      <w:ins w:id="33317" w:author="Rev 7 Allen Wirfs-Brock" w:date="2012-04-11T15:09:00Z">
        <w:r>
          <w:t xml:space="preserve">Assert: </w:t>
        </w:r>
        <w:r w:rsidRPr="00182C3E">
          <w:rPr>
            <w:i/>
          </w:rPr>
          <w:t>value</w:t>
        </w:r>
        <w:r>
          <w:t xml:space="preserve"> is a native array and hence its </w:t>
        </w:r>
      </w:ins>
      <w:ins w:id="33318" w:author="Rev 7 Allen Wirfs-Brock" w:date="2012-04-11T15:10:00Z">
        <w:r w:rsidRPr="00E77497">
          <w:rPr>
            <w:rFonts w:ascii="Courier New" w:hAnsi="Courier New" w:cs="Courier New"/>
            <w:b/>
          </w:rPr>
          <w:t>"length"</w:t>
        </w:r>
      </w:ins>
      <w:ins w:id="33319" w:author="Rev 9 Allen Wirfs-Brock" w:date="2012-07-08T12:44:00Z">
        <w:r w:rsidR="00273E7C">
          <w:rPr>
            <w:rFonts w:ascii="Courier New" w:hAnsi="Courier New" w:cs="Courier New"/>
            <w:b/>
          </w:rPr>
          <w:t xml:space="preserve"> </w:t>
        </w:r>
      </w:ins>
      <w:ins w:id="33320" w:author="Rev 7 Allen Wirfs-Brock" w:date="2012-04-11T15:09:00Z">
        <w:r>
          <w:t>property is a non-negative integer.</w:t>
        </w:r>
      </w:ins>
    </w:p>
    <w:p w14:paraId="49152581" w14:textId="77777777" w:rsidR="004C02EF" w:rsidRPr="00E77497" w:rsidRDefault="004C02EF" w:rsidP="001F482D">
      <w:pPr>
        <w:pStyle w:val="Alg4"/>
        <w:numPr>
          <w:ilvl w:val="0"/>
          <w:numId w:val="397"/>
        </w:numPr>
      </w:pPr>
      <w:r w:rsidRPr="00E77497">
        <w:t xml:space="preserve">Let </w:t>
      </w:r>
      <w:r w:rsidRPr="00E77497">
        <w:rPr>
          <w:i/>
        </w:rPr>
        <w:t>len</w:t>
      </w:r>
      <w:r w:rsidRPr="00E77497">
        <w:t xml:space="preserve"> be the result of calling the [[Get]] internal method of </w:t>
      </w:r>
      <w:r w:rsidRPr="00182C3E">
        <w:rPr>
          <w:i/>
        </w:rPr>
        <w:t>value</w:t>
      </w:r>
      <w:r w:rsidRPr="00E77497">
        <w:t xml:space="preserve"> with argument </w:t>
      </w:r>
      <w:r w:rsidRPr="00E77497">
        <w:rPr>
          <w:rFonts w:ascii="Courier New" w:hAnsi="Courier New" w:cs="Courier New"/>
          <w:b/>
        </w:rPr>
        <w:t>"length"</w:t>
      </w:r>
      <w:r w:rsidRPr="00E77497">
        <w:t>.</w:t>
      </w:r>
    </w:p>
    <w:p w14:paraId="4B4CA399" w14:textId="77777777" w:rsidR="004C02EF" w:rsidRPr="00E77497" w:rsidRDefault="004C02EF" w:rsidP="001F482D">
      <w:pPr>
        <w:pStyle w:val="Alg4"/>
        <w:numPr>
          <w:ilvl w:val="0"/>
          <w:numId w:val="397"/>
        </w:numPr>
      </w:pPr>
      <w:r w:rsidRPr="00E77497">
        <w:t xml:space="preserve">Let </w:t>
      </w:r>
      <w:r w:rsidRPr="00E77497">
        <w:rPr>
          <w:i/>
        </w:rPr>
        <w:t>index</w:t>
      </w:r>
      <w:r w:rsidRPr="00E77497">
        <w:t xml:space="preserve"> be 0.</w:t>
      </w:r>
    </w:p>
    <w:p w14:paraId="562D0756" w14:textId="77777777" w:rsidR="004C02EF" w:rsidRPr="00E77497" w:rsidRDefault="004C02EF" w:rsidP="001F482D">
      <w:pPr>
        <w:pStyle w:val="Alg4"/>
        <w:numPr>
          <w:ilvl w:val="0"/>
          <w:numId w:val="397"/>
        </w:numPr>
      </w:pPr>
      <w:r w:rsidRPr="00E77497">
        <w:t xml:space="preserve">Repeat while </w:t>
      </w:r>
      <w:r w:rsidRPr="00E77497">
        <w:rPr>
          <w:i/>
        </w:rPr>
        <w:t>index</w:t>
      </w:r>
      <w:r w:rsidRPr="00E77497">
        <w:t xml:space="preserve"> &lt; </w:t>
      </w:r>
      <w:r w:rsidRPr="00E77497">
        <w:rPr>
          <w:i/>
        </w:rPr>
        <w:t>len</w:t>
      </w:r>
    </w:p>
    <w:p w14:paraId="187F5785" w14:textId="77777777" w:rsidR="004C02EF" w:rsidRPr="00E77497" w:rsidRDefault="004C02EF" w:rsidP="001F482D">
      <w:pPr>
        <w:pStyle w:val="Alg4"/>
        <w:numPr>
          <w:ilvl w:val="1"/>
          <w:numId w:val="397"/>
        </w:numPr>
      </w:pPr>
      <w:r w:rsidRPr="00E77497">
        <w:t xml:space="preserve">Let </w:t>
      </w:r>
      <w:r w:rsidRPr="00E77497">
        <w:rPr>
          <w:i/>
        </w:rPr>
        <w:t>strP</w:t>
      </w:r>
      <w:r w:rsidRPr="00E77497">
        <w:t xml:space="preserve"> be the result of calling the abstract operation </w:t>
      </w:r>
      <w:r w:rsidRPr="00E77497">
        <w:rPr>
          <w:i/>
        </w:rPr>
        <w:t>Str</w:t>
      </w:r>
      <w:r w:rsidRPr="00E77497">
        <w:t xml:space="preserve"> with arguments ToString(</w:t>
      </w:r>
      <w:r w:rsidRPr="00E77497">
        <w:rPr>
          <w:i/>
        </w:rPr>
        <w:t>index</w:t>
      </w:r>
      <w:r w:rsidRPr="00E77497">
        <w:t xml:space="preserve">) and </w:t>
      </w:r>
      <w:r w:rsidRPr="00E77497">
        <w:rPr>
          <w:i/>
        </w:rPr>
        <w:t>value</w:t>
      </w:r>
      <w:r w:rsidRPr="00E77497">
        <w:t xml:space="preserve">. </w:t>
      </w:r>
    </w:p>
    <w:p w14:paraId="684D44A8" w14:textId="77777777" w:rsidR="009C5DEB" w:rsidRDefault="009C5DEB" w:rsidP="009C5DEB">
      <w:pPr>
        <w:pStyle w:val="Alg4"/>
        <w:numPr>
          <w:ilvl w:val="1"/>
          <w:numId w:val="397"/>
        </w:numPr>
        <w:rPr>
          <w:ins w:id="33321" w:author="Rev 7 Allen Wirfs-Brock" w:date="2012-04-11T15:11:00Z"/>
        </w:rPr>
      </w:pPr>
      <w:ins w:id="33322" w:author="Rev 7 Allen Wirfs-Brock" w:date="2012-04-11T15:11:00Z">
        <w:r>
          <w:t>ReturnIfAbrupt(</w:t>
        </w:r>
        <w:r>
          <w:rPr>
            <w:i/>
          </w:rPr>
          <w:t>strP</w:t>
        </w:r>
        <w:r>
          <w:t>).</w:t>
        </w:r>
      </w:ins>
    </w:p>
    <w:p w14:paraId="774FDBD6" w14:textId="77777777" w:rsidR="004C02EF" w:rsidRPr="00E77497" w:rsidRDefault="004C02EF" w:rsidP="001F482D">
      <w:pPr>
        <w:pStyle w:val="Alg4"/>
        <w:numPr>
          <w:ilvl w:val="1"/>
          <w:numId w:val="397"/>
        </w:numPr>
      </w:pPr>
      <w:r w:rsidRPr="00E77497">
        <w:t xml:space="preserve">If </w:t>
      </w:r>
      <w:r w:rsidRPr="00E77497">
        <w:rPr>
          <w:i/>
        </w:rPr>
        <w:t>strP</w:t>
      </w:r>
      <w:r w:rsidRPr="00E77497">
        <w:t xml:space="preserve"> is </w:t>
      </w:r>
      <w:r w:rsidRPr="00E77497">
        <w:rPr>
          <w:b/>
        </w:rPr>
        <w:t>undefined</w:t>
      </w:r>
    </w:p>
    <w:p w14:paraId="4DB195C8" w14:textId="77777777" w:rsidR="004C02EF" w:rsidRPr="00E77497" w:rsidRDefault="004C02EF" w:rsidP="001F482D">
      <w:pPr>
        <w:pStyle w:val="Alg4"/>
        <w:numPr>
          <w:ilvl w:val="2"/>
          <w:numId w:val="397"/>
        </w:numPr>
      </w:pPr>
      <w:r w:rsidRPr="00E77497">
        <w:t xml:space="preserve">Append </w:t>
      </w:r>
      <w:r w:rsidRPr="00E77497">
        <w:rPr>
          <w:rFonts w:ascii="Courier New" w:hAnsi="Courier New" w:cs="Courier New"/>
          <w:b/>
        </w:rPr>
        <w:t>"null"</w:t>
      </w:r>
      <w:r w:rsidRPr="00E77497">
        <w:t xml:space="preserve"> to </w:t>
      </w:r>
      <w:r w:rsidRPr="00E77497">
        <w:rPr>
          <w:i/>
        </w:rPr>
        <w:t>partial</w:t>
      </w:r>
      <w:r w:rsidRPr="00E77497">
        <w:t>.</w:t>
      </w:r>
    </w:p>
    <w:p w14:paraId="30CBE902" w14:textId="77777777" w:rsidR="004C02EF" w:rsidRPr="00E77497" w:rsidRDefault="004C02EF" w:rsidP="001F482D">
      <w:pPr>
        <w:pStyle w:val="Alg4"/>
        <w:numPr>
          <w:ilvl w:val="1"/>
          <w:numId w:val="397"/>
        </w:numPr>
      </w:pPr>
      <w:r w:rsidRPr="00E77497">
        <w:t>Else</w:t>
      </w:r>
    </w:p>
    <w:p w14:paraId="19B6B2EB" w14:textId="77777777" w:rsidR="004C02EF" w:rsidRPr="00E77497" w:rsidRDefault="004C02EF" w:rsidP="001F482D">
      <w:pPr>
        <w:pStyle w:val="Alg4"/>
        <w:numPr>
          <w:ilvl w:val="2"/>
          <w:numId w:val="397"/>
        </w:numPr>
      </w:pPr>
      <w:r w:rsidRPr="00E77497">
        <w:t xml:space="preserve">Append  </w:t>
      </w:r>
      <w:r w:rsidRPr="00E77497">
        <w:rPr>
          <w:i/>
        </w:rPr>
        <w:t>strP</w:t>
      </w:r>
      <w:r w:rsidRPr="00E77497">
        <w:t xml:space="preserve"> to </w:t>
      </w:r>
      <w:r w:rsidRPr="00E77497">
        <w:rPr>
          <w:i/>
        </w:rPr>
        <w:t>partial</w:t>
      </w:r>
      <w:r w:rsidRPr="00E77497">
        <w:t>.</w:t>
      </w:r>
    </w:p>
    <w:p w14:paraId="10FA95E6" w14:textId="77777777" w:rsidR="004C02EF" w:rsidRPr="00E77497" w:rsidRDefault="004C02EF" w:rsidP="001F482D">
      <w:pPr>
        <w:pStyle w:val="Alg4"/>
        <w:numPr>
          <w:ilvl w:val="1"/>
          <w:numId w:val="397"/>
        </w:numPr>
      </w:pPr>
      <w:r w:rsidRPr="00E77497">
        <w:t xml:space="preserve">Increment </w:t>
      </w:r>
      <w:r w:rsidRPr="00E77497">
        <w:rPr>
          <w:i/>
        </w:rPr>
        <w:t>index</w:t>
      </w:r>
      <w:r w:rsidRPr="00E77497">
        <w:t xml:space="preserve"> by 1.</w:t>
      </w:r>
    </w:p>
    <w:p w14:paraId="785558B1" w14:textId="77777777" w:rsidR="004C02EF" w:rsidRPr="00E77497" w:rsidRDefault="004C02EF" w:rsidP="001F482D">
      <w:pPr>
        <w:pStyle w:val="Alg4"/>
        <w:numPr>
          <w:ilvl w:val="0"/>
          <w:numId w:val="397"/>
        </w:numPr>
      </w:pPr>
      <w:r w:rsidRPr="00E77497">
        <w:t xml:space="preserve">If </w:t>
      </w:r>
      <w:r w:rsidRPr="00E77497">
        <w:rPr>
          <w:i/>
        </w:rPr>
        <w:t>partial</w:t>
      </w:r>
      <w:r w:rsidRPr="00E77497">
        <w:t xml:space="preserve"> is empty ,then</w:t>
      </w:r>
    </w:p>
    <w:p w14:paraId="7D386AB8" w14:textId="77777777" w:rsidR="004C02EF" w:rsidRPr="00E77497" w:rsidRDefault="004C02EF" w:rsidP="001F482D">
      <w:pPr>
        <w:pStyle w:val="Alg4"/>
        <w:numPr>
          <w:ilvl w:val="1"/>
          <w:numId w:val="397"/>
        </w:numPr>
      </w:pPr>
      <w:r w:rsidRPr="00E77497">
        <w:t xml:space="preserve">Let </w:t>
      </w:r>
      <w:r w:rsidRPr="00E77497">
        <w:rPr>
          <w:i/>
        </w:rPr>
        <w:t>final</w:t>
      </w:r>
      <w:r w:rsidRPr="00E77497">
        <w:t xml:space="preserve"> be </w:t>
      </w:r>
      <w:r w:rsidRPr="00E77497">
        <w:rPr>
          <w:rFonts w:ascii="Courier New" w:hAnsi="Courier New" w:cs="Courier New"/>
          <w:b/>
        </w:rPr>
        <w:t>"[]"</w:t>
      </w:r>
      <w:r w:rsidRPr="00E77497">
        <w:t>.</w:t>
      </w:r>
    </w:p>
    <w:p w14:paraId="78630EC0" w14:textId="77777777" w:rsidR="004C02EF" w:rsidRPr="00E77497" w:rsidRDefault="004C02EF" w:rsidP="001F482D">
      <w:pPr>
        <w:pStyle w:val="Alg4"/>
        <w:numPr>
          <w:ilvl w:val="0"/>
          <w:numId w:val="397"/>
        </w:numPr>
      </w:pPr>
      <w:r w:rsidRPr="00E77497">
        <w:t>Else</w:t>
      </w:r>
    </w:p>
    <w:p w14:paraId="0B39C9F9" w14:textId="77777777" w:rsidR="004C02EF" w:rsidRPr="00E77497" w:rsidRDefault="004C02EF" w:rsidP="001F482D">
      <w:pPr>
        <w:pStyle w:val="Alg4"/>
        <w:numPr>
          <w:ilvl w:val="1"/>
          <w:numId w:val="397"/>
        </w:numPr>
      </w:pPr>
      <w:r w:rsidRPr="00E77497">
        <w:t xml:space="preserve">If </w:t>
      </w:r>
      <w:r w:rsidRPr="00E77497">
        <w:rPr>
          <w:i/>
        </w:rPr>
        <w:t>gap</w:t>
      </w:r>
      <w:r w:rsidRPr="00E77497">
        <w:t xml:space="preserve"> is the empty String</w:t>
      </w:r>
    </w:p>
    <w:p w14:paraId="4306106D" w14:textId="77777777" w:rsidR="004C02EF" w:rsidRPr="00E77497" w:rsidRDefault="004C02EF" w:rsidP="001F482D">
      <w:pPr>
        <w:pStyle w:val="Alg4"/>
        <w:numPr>
          <w:ilvl w:val="2"/>
          <w:numId w:val="397"/>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w:t>
      </w:r>
      <w:ins w:id="33323" w:author="Rev 9 Allen Wirfs-Brock" w:date="2012-07-07T14:12:00Z">
        <w:r w:rsidR="0011303E">
          <w:t xml:space="preserve"> code unit 0x002C</w:t>
        </w:r>
      </w:ins>
      <w:r w:rsidRPr="00E77497">
        <w:t xml:space="preserve"> </w:t>
      </w:r>
      <w:ins w:id="33324" w:author="Rev 9 Allen Wirfs-Brock" w:date="2012-07-07T14:12:00Z">
        <w:r w:rsidR="0011303E">
          <w:t>(</w:t>
        </w:r>
      </w:ins>
      <w:r w:rsidRPr="00E77497">
        <w:t>the comma character</w:t>
      </w:r>
      <w:ins w:id="33325" w:author="Rev 9 Allen Wirfs-Brock" w:date="2012-07-07T14:13:00Z">
        <w:r w:rsidR="0011303E">
          <w:t>)</w:t>
        </w:r>
      </w:ins>
      <w:r w:rsidRPr="00E77497">
        <w:t xml:space="preserve">. A comma is not inserted either before the first String or after the last String. </w:t>
      </w:r>
    </w:p>
    <w:p w14:paraId="5AB0FD90" w14:textId="77777777" w:rsidR="004C02EF" w:rsidRPr="00E77497" w:rsidRDefault="004C02EF" w:rsidP="001F482D">
      <w:pPr>
        <w:pStyle w:val="Alg4"/>
        <w:numPr>
          <w:ilvl w:val="2"/>
          <w:numId w:val="397"/>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rPr>
          <w:b/>
        </w:rPr>
        <w:t>,</w:t>
      </w:r>
      <w:r w:rsidRPr="00E77497">
        <w:t xml:space="preserve"> </w:t>
      </w:r>
      <w:r w:rsidRPr="00E77497">
        <w:rPr>
          <w:i/>
        </w:rPr>
        <w:t>properties</w:t>
      </w:r>
      <w:r w:rsidRPr="00E77497">
        <w:t xml:space="preserve">, and </w:t>
      </w:r>
      <w:r w:rsidRPr="00E77497">
        <w:rPr>
          <w:rFonts w:ascii="Courier New" w:hAnsi="Courier New" w:cs="Courier New"/>
          <w:b/>
        </w:rPr>
        <w:t>"]"</w:t>
      </w:r>
      <w:r w:rsidRPr="00E77497">
        <w:t>.</w:t>
      </w:r>
    </w:p>
    <w:p w14:paraId="52FC6097" w14:textId="77777777" w:rsidR="004C02EF" w:rsidRPr="00E77497" w:rsidRDefault="004C02EF" w:rsidP="001F482D">
      <w:pPr>
        <w:pStyle w:val="Alg4"/>
        <w:numPr>
          <w:ilvl w:val="1"/>
          <w:numId w:val="397"/>
        </w:numPr>
        <w:rPr>
          <w:i/>
        </w:rPr>
      </w:pPr>
      <w:r w:rsidRPr="00E77497">
        <w:t>Else</w:t>
      </w:r>
    </w:p>
    <w:p w14:paraId="3712748C" w14:textId="77777777" w:rsidR="004C02EF" w:rsidRPr="00E77497" w:rsidRDefault="004C02EF" w:rsidP="001F482D">
      <w:pPr>
        <w:pStyle w:val="Alg4"/>
        <w:numPr>
          <w:ilvl w:val="2"/>
          <w:numId w:val="397"/>
        </w:numPr>
      </w:pPr>
      <w:r w:rsidRPr="00E77497">
        <w:t xml:space="preserve">Let </w:t>
      </w:r>
      <w:r w:rsidRPr="00E77497">
        <w:rPr>
          <w:i/>
        </w:rPr>
        <w:t>separator</w:t>
      </w:r>
      <w:r w:rsidRPr="00E77497">
        <w:t xml:space="preserve"> be the result of concatenating </w:t>
      </w:r>
      <w:ins w:id="33326" w:author="Rev 9 Allen Wirfs-Brock" w:date="2012-07-07T14:13:00Z">
        <w:r w:rsidR="0011303E">
          <w:t>code unit 0x002C</w:t>
        </w:r>
        <w:r w:rsidR="0011303E" w:rsidRPr="00E77497">
          <w:t xml:space="preserve"> </w:t>
        </w:r>
        <w:r w:rsidR="0011303E">
          <w:t>(</w:t>
        </w:r>
      </w:ins>
      <w:r w:rsidRPr="00E77497">
        <w:t>the comma character</w:t>
      </w:r>
      <w:ins w:id="33327" w:author="Rev 9 Allen Wirfs-Brock" w:date="2012-07-07T14:13:00Z">
        <w:r w:rsidR="0011303E">
          <w:t>)</w:t>
        </w:r>
      </w:ins>
      <w:r w:rsidRPr="00E77497">
        <w:t xml:space="preserve">, </w:t>
      </w:r>
      <w:ins w:id="33328" w:author="Rev 9 Allen Wirfs-Brock" w:date="2012-07-07T14:11:00Z">
        <w:r w:rsidR="0011303E">
          <w:t>code unit 0x000A</w:t>
        </w:r>
        <w:r w:rsidR="0011303E" w:rsidRPr="00E77497">
          <w:t xml:space="preserve"> </w:t>
        </w:r>
        <w:r w:rsidR="0011303E">
          <w:t>(</w:t>
        </w:r>
      </w:ins>
      <w:r w:rsidRPr="00E77497">
        <w:t>the line feed character</w:t>
      </w:r>
      <w:ins w:id="33329" w:author="Rev 9 Allen Wirfs-Brock" w:date="2012-07-07T14:11:00Z">
        <w:r w:rsidR="0011303E">
          <w:t>)</w:t>
        </w:r>
      </w:ins>
      <w:r w:rsidRPr="00E77497">
        <w:t xml:space="preserve">, and </w:t>
      </w:r>
      <w:r w:rsidRPr="00E77497">
        <w:rPr>
          <w:i/>
        </w:rPr>
        <w:t>indent</w:t>
      </w:r>
      <w:r w:rsidRPr="00E77497">
        <w:t>.</w:t>
      </w:r>
    </w:p>
    <w:p w14:paraId="5A0DE3B8" w14:textId="77777777" w:rsidR="004C02EF" w:rsidRPr="00E77497" w:rsidRDefault="004C02EF" w:rsidP="001F482D">
      <w:pPr>
        <w:pStyle w:val="Alg4"/>
        <w:numPr>
          <w:ilvl w:val="2"/>
          <w:numId w:val="397"/>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w:t>
      </w:r>
      <w:r w:rsidRPr="00E77497">
        <w:rPr>
          <w:i/>
        </w:rPr>
        <w:t>separator</w:t>
      </w:r>
      <w:r w:rsidRPr="00E77497">
        <w:t xml:space="preserve">. The </w:t>
      </w:r>
      <w:r w:rsidRPr="00E77497">
        <w:rPr>
          <w:i/>
        </w:rPr>
        <w:t>separator</w:t>
      </w:r>
      <w:r w:rsidRPr="00E77497">
        <w:t xml:space="preserve"> String is not inserted either before the first String or after the last String.</w:t>
      </w:r>
    </w:p>
    <w:p w14:paraId="61E5E0E9" w14:textId="77777777" w:rsidR="004C02EF" w:rsidRPr="00E77497" w:rsidRDefault="004C02EF" w:rsidP="001F482D">
      <w:pPr>
        <w:pStyle w:val="Alg4"/>
        <w:numPr>
          <w:ilvl w:val="2"/>
          <w:numId w:val="397"/>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t xml:space="preserve">, </w:t>
      </w:r>
      <w:ins w:id="33330" w:author="Rev 9 Allen Wirfs-Brock" w:date="2012-07-07T14:11:00Z">
        <w:r w:rsidR="0011303E">
          <w:t>code unit 0x000A</w:t>
        </w:r>
        <w:r w:rsidR="0011303E" w:rsidRPr="00E77497">
          <w:t xml:space="preserve"> </w:t>
        </w:r>
        <w:r w:rsidR="0011303E">
          <w:t>(</w:t>
        </w:r>
      </w:ins>
      <w:r w:rsidRPr="00E77497">
        <w:t>the line feed character</w:t>
      </w:r>
      <w:ins w:id="33331" w:author="Rev 9 Allen Wirfs-Brock" w:date="2012-07-07T14:11:00Z">
        <w:r w:rsidR="0011303E">
          <w:t>)</w:t>
        </w:r>
      </w:ins>
      <w:r w:rsidRPr="00E77497">
        <w:t xml:space="preserve">, </w:t>
      </w:r>
      <w:r w:rsidRPr="00E77497">
        <w:rPr>
          <w:i/>
        </w:rPr>
        <w:t>indent</w:t>
      </w:r>
      <w:r w:rsidRPr="00E77497">
        <w:t xml:space="preserve">, </w:t>
      </w:r>
      <w:r w:rsidRPr="00E77497">
        <w:rPr>
          <w:i/>
        </w:rPr>
        <w:t>properties</w:t>
      </w:r>
      <w:r w:rsidRPr="00E77497">
        <w:t xml:space="preserve">, </w:t>
      </w:r>
      <w:ins w:id="33332" w:author="Rev 9 Allen Wirfs-Brock" w:date="2012-07-07T14:11:00Z">
        <w:r w:rsidR="0011303E">
          <w:t>code unit 0x000A</w:t>
        </w:r>
      </w:ins>
      <w:del w:id="33333" w:author="Rev 9 Allen Wirfs-Brock" w:date="2012-07-07T14:11:00Z">
        <w:r w:rsidRPr="00E77497" w:rsidDel="0011303E">
          <w:delText>the line feed character</w:delText>
        </w:r>
      </w:del>
      <w:r w:rsidRPr="00E77497">
        <w:t xml:space="preserve">, </w:t>
      </w:r>
      <w:r w:rsidRPr="00E77497">
        <w:rPr>
          <w:i/>
        </w:rPr>
        <w:t>stepback</w:t>
      </w:r>
      <w:r w:rsidRPr="00E77497">
        <w:t xml:space="preserve">, and </w:t>
      </w:r>
      <w:r w:rsidRPr="00E77497">
        <w:rPr>
          <w:rFonts w:ascii="Courier New" w:hAnsi="Courier New" w:cs="Courier New"/>
          <w:b/>
        </w:rPr>
        <w:t>"]</w:t>
      </w:r>
      <w:r w:rsidRPr="00E77497">
        <w:t>".</w:t>
      </w:r>
    </w:p>
    <w:p w14:paraId="4AF22708" w14:textId="77777777" w:rsidR="004C02EF" w:rsidRPr="00E77497" w:rsidRDefault="004C02EF" w:rsidP="001F482D">
      <w:pPr>
        <w:pStyle w:val="Alg4"/>
        <w:numPr>
          <w:ilvl w:val="0"/>
          <w:numId w:val="397"/>
        </w:numPr>
      </w:pPr>
      <w:r w:rsidRPr="00E77497">
        <w:t xml:space="preserve">Remove the last element of </w:t>
      </w:r>
      <w:r w:rsidRPr="00E77497">
        <w:rPr>
          <w:i/>
        </w:rPr>
        <w:t>stack</w:t>
      </w:r>
      <w:r w:rsidRPr="00E77497">
        <w:t>.</w:t>
      </w:r>
    </w:p>
    <w:p w14:paraId="46D03652" w14:textId="77777777" w:rsidR="004C02EF" w:rsidRPr="00E77497" w:rsidRDefault="004C02EF" w:rsidP="001F482D">
      <w:pPr>
        <w:pStyle w:val="Alg4"/>
        <w:numPr>
          <w:ilvl w:val="0"/>
          <w:numId w:val="397"/>
        </w:numPr>
      </w:pPr>
      <w:r w:rsidRPr="00E77497">
        <w:t xml:space="preserve">Let </w:t>
      </w:r>
      <w:r w:rsidRPr="00E77497">
        <w:rPr>
          <w:i/>
        </w:rPr>
        <w:t>indent</w:t>
      </w:r>
      <w:r w:rsidRPr="00E77497">
        <w:t xml:space="preserve"> be </w:t>
      </w:r>
      <w:r w:rsidRPr="00E77497">
        <w:rPr>
          <w:i/>
        </w:rPr>
        <w:t>stepback</w:t>
      </w:r>
      <w:r w:rsidRPr="00E77497">
        <w:t>.</w:t>
      </w:r>
    </w:p>
    <w:p w14:paraId="3CC0CE84" w14:textId="77777777" w:rsidR="004C02EF" w:rsidRPr="00E77497" w:rsidRDefault="004C02EF" w:rsidP="001F482D">
      <w:pPr>
        <w:pStyle w:val="Alg4"/>
        <w:numPr>
          <w:ilvl w:val="0"/>
          <w:numId w:val="397"/>
        </w:numPr>
        <w:spacing w:after="220"/>
      </w:pPr>
      <w:r w:rsidRPr="00E77497">
        <w:t xml:space="preserve">Return </w:t>
      </w:r>
      <w:r w:rsidRPr="00E77497">
        <w:rPr>
          <w:i/>
        </w:rPr>
        <w:t>final</w:t>
      </w:r>
      <w:r w:rsidRPr="00E77497">
        <w:t>.</w:t>
      </w:r>
    </w:p>
    <w:p w14:paraId="4BBF78EA" w14:textId="77777777" w:rsidR="004C02EF" w:rsidRPr="00E77497" w:rsidRDefault="004C02EF" w:rsidP="004C02EF">
      <w:pPr>
        <w:pStyle w:val="Note"/>
        <w:spacing w:after="60"/>
        <w:rPr>
          <w:sz w:val="16"/>
        </w:rPr>
      </w:pPr>
      <w:r w:rsidRPr="00E77497">
        <w:t>NOTE 1</w:t>
      </w:r>
      <w:r w:rsidRPr="00E77497">
        <w:tab/>
        <w:t xml:space="preserve">JSON structures are allowed to be nested to any depth, but they must be acyclic. If </w:t>
      </w:r>
      <w:r w:rsidRPr="00E77497">
        <w:rPr>
          <w:rStyle w:val="bnf"/>
        </w:rPr>
        <w:t>value</w:t>
      </w:r>
      <w:r w:rsidRPr="00E77497">
        <w:t xml:space="preserve"> is or contains a cyclic structure, then the stringify function must throw a </w:t>
      </w:r>
      <w:r w:rsidRPr="00E77497">
        <w:rPr>
          <w:b/>
        </w:rPr>
        <w:t>TypeError</w:t>
      </w:r>
      <w:r w:rsidRPr="00E77497">
        <w:t xml:space="preserve"> exception. This is an example of a value that cannot be stringified:</w:t>
      </w:r>
    </w:p>
    <w:p w14:paraId="0B8E967B" w14:textId="77777777" w:rsidR="004C02EF" w:rsidRPr="00E77497" w:rsidRDefault="004C02EF" w:rsidP="004C02EF">
      <w:pPr>
        <w:pStyle w:val="CodeSample3"/>
        <w:spacing w:after="0"/>
        <w:ind w:left="990"/>
        <w:rPr>
          <w:sz w:val="18"/>
        </w:rPr>
      </w:pPr>
      <w:r w:rsidRPr="00E77497">
        <w:rPr>
          <w:sz w:val="18"/>
        </w:rPr>
        <w:t>a = [];</w:t>
      </w:r>
    </w:p>
    <w:p w14:paraId="782FAE9E" w14:textId="77777777" w:rsidR="004C02EF" w:rsidRPr="00E77497" w:rsidRDefault="004C02EF" w:rsidP="004C02EF">
      <w:pPr>
        <w:pStyle w:val="CodeSample3"/>
        <w:spacing w:after="0"/>
        <w:ind w:left="990"/>
        <w:rPr>
          <w:sz w:val="18"/>
        </w:rPr>
      </w:pPr>
      <w:r w:rsidRPr="00E77497">
        <w:rPr>
          <w:sz w:val="18"/>
        </w:rPr>
        <w:t>a[0] = a;</w:t>
      </w:r>
    </w:p>
    <w:p w14:paraId="584ADD9B" w14:textId="77777777" w:rsidR="004C02EF" w:rsidRPr="00E77497" w:rsidRDefault="004C02EF" w:rsidP="004C02EF">
      <w:pPr>
        <w:pStyle w:val="CodeSample3"/>
        <w:spacing w:after="120"/>
        <w:ind w:left="990"/>
        <w:rPr>
          <w:sz w:val="18"/>
        </w:rPr>
      </w:pPr>
      <w:r w:rsidRPr="00E77497">
        <w:rPr>
          <w:sz w:val="18"/>
        </w:rPr>
        <w:t>my_text = JSON.stringify(a); // This must throw an TypeError.</w:t>
      </w:r>
    </w:p>
    <w:p w14:paraId="4B24670A" w14:textId="77777777" w:rsidR="004C02EF" w:rsidRPr="00E77497" w:rsidRDefault="004C02EF" w:rsidP="004C02EF">
      <w:pPr>
        <w:pStyle w:val="Note"/>
        <w:spacing w:after="60"/>
      </w:pPr>
      <w:r w:rsidRPr="00E77497">
        <w:t>NOTE 2</w:t>
      </w:r>
      <w:r w:rsidRPr="00E77497">
        <w:tab/>
        <w:t>Symbolic primitive values are rendered as follows:</w:t>
      </w:r>
    </w:p>
    <w:p w14:paraId="4E91BB68" w14:textId="77777777" w:rsidR="004C02EF" w:rsidRPr="00E77497" w:rsidRDefault="004C02EF" w:rsidP="001F482D">
      <w:pPr>
        <w:pStyle w:val="Note"/>
        <w:numPr>
          <w:ilvl w:val="0"/>
          <w:numId w:val="392"/>
        </w:numPr>
        <w:spacing w:after="0"/>
      </w:pPr>
      <w:r w:rsidRPr="00E77497">
        <w:t xml:space="preserve">The </w:t>
      </w:r>
      <w:r w:rsidRPr="00E77497">
        <w:rPr>
          <w:b/>
        </w:rPr>
        <w:t>null</w:t>
      </w:r>
      <w:r w:rsidRPr="00E77497">
        <w:t xml:space="preserve"> value is rendered in JSON text as the String </w:t>
      </w:r>
      <w:r w:rsidRPr="00E77497">
        <w:rPr>
          <w:rStyle w:val="HTML1"/>
        </w:rPr>
        <w:t>null</w:t>
      </w:r>
      <w:r w:rsidRPr="00E77497">
        <w:t>.</w:t>
      </w:r>
    </w:p>
    <w:p w14:paraId="47CF5747" w14:textId="77777777" w:rsidR="004C02EF" w:rsidRPr="00E77497" w:rsidRDefault="004C02EF" w:rsidP="001F482D">
      <w:pPr>
        <w:pStyle w:val="Note"/>
        <w:numPr>
          <w:ilvl w:val="0"/>
          <w:numId w:val="392"/>
        </w:numPr>
        <w:spacing w:after="0"/>
      </w:pPr>
      <w:r w:rsidRPr="00E77497">
        <w:t xml:space="preserve">The </w:t>
      </w:r>
      <w:r w:rsidRPr="00E77497">
        <w:rPr>
          <w:b/>
        </w:rPr>
        <w:t>undefined</w:t>
      </w:r>
      <w:r w:rsidRPr="00E77497">
        <w:t xml:space="preserve"> value is not rendered.</w:t>
      </w:r>
    </w:p>
    <w:p w14:paraId="7854181B" w14:textId="77777777" w:rsidR="004C02EF" w:rsidRPr="00E77497" w:rsidRDefault="004C02EF" w:rsidP="001F482D">
      <w:pPr>
        <w:pStyle w:val="Note"/>
        <w:numPr>
          <w:ilvl w:val="0"/>
          <w:numId w:val="392"/>
        </w:numPr>
        <w:spacing w:after="0"/>
      </w:pPr>
      <w:r w:rsidRPr="00E77497">
        <w:t xml:space="preserve">The </w:t>
      </w:r>
      <w:r w:rsidRPr="00E77497">
        <w:rPr>
          <w:b/>
        </w:rPr>
        <w:t>true</w:t>
      </w:r>
      <w:r w:rsidRPr="00E77497">
        <w:t xml:space="preserve"> value is rendered in JSON text as the String </w:t>
      </w:r>
      <w:r w:rsidRPr="00E77497">
        <w:rPr>
          <w:rStyle w:val="HTML1"/>
        </w:rPr>
        <w:t>true</w:t>
      </w:r>
      <w:r w:rsidRPr="00E77497">
        <w:t>.</w:t>
      </w:r>
    </w:p>
    <w:p w14:paraId="4D2DB16E" w14:textId="77777777" w:rsidR="004C02EF" w:rsidRPr="00E77497" w:rsidRDefault="004C02EF" w:rsidP="001F482D">
      <w:pPr>
        <w:pStyle w:val="Note"/>
        <w:numPr>
          <w:ilvl w:val="0"/>
          <w:numId w:val="392"/>
        </w:numPr>
      </w:pPr>
      <w:r w:rsidRPr="00E77497">
        <w:t xml:space="preserve">The </w:t>
      </w:r>
      <w:r w:rsidRPr="00E77497">
        <w:rPr>
          <w:b/>
        </w:rPr>
        <w:t>false</w:t>
      </w:r>
      <w:r w:rsidRPr="00E77497">
        <w:t xml:space="preserve"> value is rendered in JSON text as the String </w:t>
      </w:r>
      <w:r w:rsidRPr="00E77497">
        <w:rPr>
          <w:rStyle w:val="HTML1"/>
        </w:rPr>
        <w:t>false</w:t>
      </w:r>
      <w:r w:rsidRPr="00E77497">
        <w:t>.</w:t>
      </w:r>
    </w:p>
    <w:p w14:paraId="6CFC98E8" w14:textId="77777777" w:rsidR="004C02EF" w:rsidRPr="00E77497" w:rsidRDefault="004C02EF" w:rsidP="004C02EF">
      <w:pPr>
        <w:pStyle w:val="Note"/>
      </w:pPr>
      <w:r w:rsidRPr="00E77497">
        <w:t>NOTE 3</w:t>
      </w:r>
      <w:r w:rsidRPr="00E77497">
        <w:tab/>
        <w:t xml:space="preserve">String values are wrapped in double quotes. The characters </w:t>
      </w:r>
      <w:r w:rsidRPr="00E77497">
        <w:rPr>
          <w:rFonts w:ascii="Courier New" w:hAnsi="Courier New" w:cs="Courier New"/>
          <w:b/>
        </w:rPr>
        <w:t>"</w:t>
      </w:r>
      <w:r w:rsidRPr="00E77497">
        <w:t xml:space="preserve"> and </w:t>
      </w:r>
      <w:r w:rsidRPr="00E77497">
        <w:rPr>
          <w:rFonts w:ascii="Courier New" w:hAnsi="Courier New" w:cs="Courier New"/>
          <w:b/>
        </w:rPr>
        <w:t>\</w:t>
      </w:r>
      <w:r w:rsidRPr="00E77497">
        <w:t xml:space="preserve"> are escaped with </w:t>
      </w:r>
      <w:r w:rsidRPr="00E77497">
        <w:rPr>
          <w:rFonts w:ascii="Courier New" w:hAnsi="Courier New" w:cs="Courier New"/>
          <w:b/>
        </w:rPr>
        <w:t>\</w:t>
      </w:r>
      <w:r w:rsidRPr="00E77497">
        <w:t xml:space="preserve"> prefixes. Control characters are replaced with escape sequences </w:t>
      </w:r>
      <w:r w:rsidRPr="00E77497">
        <w:rPr>
          <w:rStyle w:val="HTML2"/>
          <w:b/>
        </w:rPr>
        <w:t>\u</w:t>
      </w:r>
      <w:r w:rsidRPr="00E77497">
        <w:t xml:space="preserve">HHHH, or with the shorter forms, </w:t>
      </w:r>
      <w:r w:rsidRPr="00E77497">
        <w:rPr>
          <w:rStyle w:val="HTML3"/>
          <w:b/>
        </w:rPr>
        <w:t>\b</w:t>
      </w:r>
      <w:r w:rsidRPr="00E77497">
        <w:t xml:space="preserve"> (backspace), </w:t>
      </w:r>
      <w:r w:rsidRPr="00E77497">
        <w:rPr>
          <w:rStyle w:val="HTML3"/>
          <w:b/>
        </w:rPr>
        <w:t>\f</w:t>
      </w:r>
      <w:r w:rsidRPr="00E77497">
        <w:t xml:space="preserve"> (formfeed), </w:t>
      </w:r>
      <w:r w:rsidRPr="00E77497">
        <w:rPr>
          <w:rStyle w:val="HTML3"/>
          <w:b/>
        </w:rPr>
        <w:t>\n</w:t>
      </w:r>
      <w:r w:rsidRPr="00E77497">
        <w:t xml:space="preserve"> (newline), </w:t>
      </w:r>
      <w:r w:rsidRPr="00E77497">
        <w:rPr>
          <w:rStyle w:val="HTML3"/>
          <w:b/>
        </w:rPr>
        <w:t>\r</w:t>
      </w:r>
      <w:r w:rsidRPr="00E77497">
        <w:t xml:space="preserve"> (carriage return), </w:t>
      </w:r>
      <w:r w:rsidRPr="00E77497">
        <w:rPr>
          <w:rStyle w:val="HTML3"/>
          <w:b/>
        </w:rPr>
        <w:t>\t</w:t>
      </w:r>
      <w:r w:rsidRPr="00E77497">
        <w:t xml:space="preserve"> (tab).</w:t>
      </w:r>
    </w:p>
    <w:p w14:paraId="3182F537" w14:textId="77777777" w:rsidR="004C02EF" w:rsidRPr="00E77497" w:rsidRDefault="004C02EF" w:rsidP="004C02EF">
      <w:pPr>
        <w:pStyle w:val="Note"/>
      </w:pPr>
      <w:r w:rsidRPr="00E77497">
        <w:t>NOTE 4</w:t>
      </w:r>
      <w:r w:rsidRPr="00E77497">
        <w:tab/>
        <w:t xml:space="preserve">Finite numbers are stringified as if by calling </w:t>
      </w:r>
      <w:r w:rsidRPr="00E77497">
        <w:rPr>
          <w:rFonts w:ascii="Times New Roman" w:hAnsi="Times New Roman"/>
        </w:rPr>
        <w:t>ToString</w:t>
      </w:r>
      <w:r w:rsidRPr="00E77497">
        <w:rPr>
          <w:rFonts w:ascii="Times New Roman" w:hAnsi="Times New Roman"/>
          <w:b/>
        </w:rPr>
        <w:t>(</w:t>
      </w:r>
      <w:r w:rsidRPr="00E77497">
        <w:rPr>
          <w:rFonts w:ascii="Times New Roman" w:hAnsi="Times New Roman"/>
          <w:i/>
        </w:rPr>
        <w:t>number</w:t>
      </w:r>
      <w:r w:rsidRPr="00E77497">
        <w:rPr>
          <w:rFonts w:ascii="Times New Roman" w:hAnsi="Times New Roman"/>
          <w:b/>
        </w:rPr>
        <w:t>)</w:t>
      </w:r>
      <w:r w:rsidRPr="00E77497">
        <w:t xml:space="preserve">. </w:t>
      </w:r>
      <w:r w:rsidRPr="00E77497">
        <w:rPr>
          <w:b/>
        </w:rPr>
        <w:t>NaN</w:t>
      </w:r>
      <w:r w:rsidRPr="00E77497">
        <w:t xml:space="preserve"> and Infinity regardless of sign are represented as the String </w:t>
      </w:r>
      <w:r w:rsidRPr="00E77497">
        <w:rPr>
          <w:rStyle w:val="HTML1"/>
          <w:b/>
        </w:rPr>
        <w:t>null</w:t>
      </w:r>
      <w:r w:rsidRPr="00E77497">
        <w:t>.</w:t>
      </w:r>
    </w:p>
    <w:p w14:paraId="08061F6B" w14:textId="77777777" w:rsidR="004C02EF" w:rsidRPr="00E77497" w:rsidRDefault="004C02EF" w:rsidP="004C02EF">
      <w:pPr>
        <w:pStyle w:val="Note"/>
      </w:pPr>
      <w:r w:rsidRPr="00E77497">
        <w:t>NOTE 5</w:t>
      </w:r>
      <w:r w:rsidRPr="00E77497">
        <w:tab/>
        <w:t xml:space="preserve">Values that do not have a JSON representation (such as </w:t>
      </w:r>
      <w:r w:rsidRPr="00E77497">
        <w:rPr>
          <w:b/>
        </w:rPr>
        <w:t>undefined</w:t>
      </w:r>
      <w:r w:rsidRPr="00E77497">
        <w:t xml:space="preserve"> and functions) do not produce a String. Instead they produce the undefined value. In arrays these values are represented as the String </w:t>
      </w:r>
      <w:r w:rsidRPr="00E77497">
        <w:rPr>
          <w:rStyle w:val="HTML1"/>
          <w:b/>
        </w:rPr>
        <w:t>null</w:t>
      </w:r>
      <w:r w:rsidRPr="00E77497">
        <w:t>. In objects an unrepresentable value causes the property to be excluded from stringification.</w:t>
      </w:r>
    </w:p>
    <w:p w14:paraId="6DEFF694" w14:textId="77777777" w:rsidR="004C02EF" w:rsidRPr="00E77497" w:rsidRDefault="004C02EF" w:rsidP="004C02EF">
      <w:pPr>
        <w:pStyle w:val="Note"/>
      </w:pPr>
      <w:r w:rsidRPr="00E77497">
        <w:t>NOTE 6</w:t>
      </w:r>
      <w:r w:rsidRPr="00E77497">
        <w:tab/>
        <w:t>An object is rendered as an opening left brace followed by zero or more properties, separated with commas, closed with a right brace. A property is a quoted String representing the key or property name, a colon, and then the stringified property value. An array is rendered as an opening left bracket followed by zero or more values, separated with commas, closed with a right bracket.</w:t>
      </w:r>
    </w:p>
    <w:p w14:paraId="29D37A23" w14:textId="77777777" w:rsidR="00934FA3" w:rsidRDefault="00934FA3" w:rsidP="00934FA3">
      <w:pPr>
        <w:pStyle w:val="20"/>
        <w:numPr>
          <w:ilvl w:val="0"/>
          <w:numId w:val="0"/>
        </w:numPr>
        <w:rPr>
          <w:ins w:id="33334" w:author="Rev 10 Allen Wirfs-Brock" w:date="2012-09-05T18:44:00Z"/>
        </w:rPr>
      </w:pPr>
      <w:bookmarkStart w:id="33335" w:name="_Ref458400834"/>
      <w:bookmarkStart w:id="33336" w:name="_Toc472818970"/>
      <w:bookmarkStart w:id="33337" w:name="_Toc235503552"/>
      <w:bookmarkStart w:id="33338" w:name="_Toc241509327"/>
      <w:bookmarkStart w:id="33339" w:name="_Toc244416814"/>
      <w:bookmarkStart w:id="33340" w:name="_Toc276631178"/>
      <w:bookmarkStart w:id="33341" w:name="_Toc336509661"/>
      <w:ins w:id="33342" w:author="Rev 10 Allen Wirfs-Brock" w:date="2012-09-05T18:44:00Z">
        <w:r w:rsidRPr="00E77497">
          <w:t>15.1</w:t>
        </w:r>
        <w:r>
          <w:t>3</w:t>
        </w:r>
        <w:r w:rsidRPr="00E77497">
          <w:tab/>
        </w:r>
        <w:r>
          <w:t>Binary Data</w:t>
        </w:r>
        <w:r w:rsidRPr="00E77497">
          <w:t xml:space="preserve"> Object</w:t>
        </w:r>
        <w:r>
          <w:t>s</w:t>
        </w:r>
        <w:bookmarkEnd w:id="33341"/>
      </w:ins>
    </w:p>
    <w:p w14:paraId="3101599F" w14:textId="77777777" w:rsidR="008E2885" w:rsidRDefault="008E2885" w:rsidP="008E2885">
      <w:pPr>
        <w:pStyle w:val="30"/>
        <w:numPr>
          <w:ilvl w:val="0"/>
          <w:numId w:val="0"/>
        </w:numPr>
        <w:rPr>
          <w:ins w:id="33343" w:author="Rev 10 Allen Wirfs-Brock" w:date="2012-09-06T11:10:00Z"/>
        </w:rPr>
      </w:pPr>
      <w:bookmarkStart w:id="33344" w:name="_Toc336509662"/>
      <w:commentRangeStart w:id="33345"/>
      <w:ins w:id="33346" w:author="Rev 10 Allen Wirfs-Brock" w:date="2012-09-06T11:10:00Z">
        <w:r>
          <w:t>15.13.1 The BinaryData Module</w:t>
        </w:r>
        <w:bookmarkEnd w:id="33344"/>
      </w:ins>
    </w:p>
    <w:p w14:paraId="1BD7F87D" w14:textId="77777777" w:rsidR="008E2885" w:rsidRDefault="008E2885" w:rsidP="008E2885">
      <w:pPr>
        <w:pStyle w:val="30"/>
        <w:numPr>
          <w:ilvl w:val="0"/>
          <w:numId w:val="0"/>
        </w:numPr>
        <w:rPr>
          <w:ins w:id="33347" w:author="Rev 10 Allen Wirfs-Brock" w:date="2012-09-06T11:12:00Z"/>
        </w:rPr>
      </w:pPr>
      <w:bookmarkStart w:id="33348" w:name="_Toc336509663"/>
      <w:ins w:id="33349" w:author="Rev 10 Allen Wirfs-Brock" w:date="2012-09-06T11:11:00Z">
        <w:r>
          <w:t xml:space="preserve">15.13.2 </w:t>
        </w:r>
      </w:ins>
      <w:ins w:id="33350" w:author="Rev 10 Allen Wirfs-Brock" w:date="2012-09-06T11:10:00Z">
        <w:r>
          <w:t>The BinaryData.Type Object</w:t>
        </w:r>
      </w:ins>
      <w:bookmarkEnd w:id="33348"/>
    </w:p>
    <w:p w14:paraId="47649113" w14:textId="77777777" w:rsidR="008E2885" w:rsidRDefault="008E2885" w:rsidP="00A66DA6">
      <w:pPr>
        <w:pStyle w:val="40"/>
        <w:numPr>
          <w:ilvl w:val="0"/>
          <w:numId w:val="0"/>
        </w:numPr>
        <w:rPr>
          <w:ins w:id="33351" w:author="Rev 10 Allen Wirfs-Brock" w:date="2012-09-06T11:15:00Z"/>
        </w:rPr>
      </w:pPr>
      <w:ins w:id="33352" w:author="Rev 10 Allen Wirfs-Brock" w:date="2012-09-06T11:12:00Z">
        <w:r>
          <w:t>15,13,</w:t>
        </w:r>
      </w:ins>
      <w:ins w:id="33353" w:author="Rev 10 Allen Wirfs-Brock" w:date="2012-09-06T11:18:00Z">
        <w:r w:rsidR="000D0090">
          <w:t>2.5</w:t>
        </w:r>
      </w:ins>
      <w:ins w:id="33354" w:author="Rev 10 Allen Wirfs-Brock" w:date="2012-09-06T11:12:00Z">
        <w:r>
          <w:t xml:space="preserve"> BinaryData.</w:t>
        </w:r>
        <w:r w:rsidRPr="008E2885">
          <w:rPr>
            <w:i/>
          </w:rPr>
          <w:t>ScalarType</w:t>
        </w:r>
        <w:r>
          <w:t xml:space="preserve"> </w:t>
        </w:r>
      </w:ins>
      <w:ins w:id="33355" w:author="Rev 10 Allen Wirfs-Brock" w:date="2012-09-06T11:21:00Z">
        <w:r w:rsidR="000D0090">
          <w:t xml:space="preserve">Type Instance </w:t>
        </w:r>
      </w:ins>
      <w:ins w:id="33356" w:author="Rev 10 Allen Wirfs-Brock" w:date="2012-09-06T11:12:00Z">
        <w:r>
          <w:t>Objects</w:t>
        </w:r>
      </w:ins>
    </w:p>
    <w:p w14:paraId="781E728C" w14:textId="77777777" w:rsidR="000D0090" w:rsidRDefault="000D0090" w:rsidP="000D0090">
      <w:pPr>
        <w:pStyle w:val="30"/>
        <w:numPr>
          <w:ilvl w:val="0"/>
          <w:numId w:val="0"/>
        </w:numPr>
        <w:rPr>
          <w:ins w:id="33357" w:author="Rev 10 Allen Wirfs-Brock" w:date="2012-09-06T11:21:00Z"/>
        </w:rPr>
      </w:pPr>
      <w:bookmarkStart w:id="33358" w:name="_Toc336509664"/>
      <w:ins w:id="33359" w:author="Rev 10 Allen Wirfs-Brock" w:date="2012-09-06T11:16:00Z">
        <w:r>
          <w:t>15.13.3</w:t>
        </w:r>
      </w:ins>
      <w:ins w:id="33360" w:author="Rev 10 Allen Wirfs-Brock" w:date="2012-09-06T11:21:00Z">
        <w:r>
          <w:t xml:space="preserve"> The BinaryData.ArrayType Object</w:t>
        </w:r>
        <w:bookmarkEnd w:id="33358"/>
      </w:ins>
    </w:p>
    <w:p w14:paraId="431D4D3C" w14:textId="77777777" w:rsidR="000D0090" w:rsidRDefault="000D0090" w:rsidP="000D0090">
      <w:pPr>
        <w:pStyle w:val="30"/>
        <w:numPr>
          <w:ilvl w:val="0"/>
          <w:numId w:val="0"/>
        </w:numPr>
        <w:rPr>
          <w:ins w:id="33361" w:author="Rev 10 Allen Wirfs-Brock" w:date="2012-09-06T11:22:00Z"/>
        </w:rPr>
      </w:pPr>
      <w:bookmarkStart w:id="33362" w:name="_Toc336509665"/>
      <w:ins w:id="33363" w:author="Rev 10 Allen Wirfs-Brock" w:date="2012-09-06T11:22:00Z">
        <w:r>
          <w:t>15.13.4 The BinaryData.StructType Object</w:t>
        </w:r>
      </w:ins>
      <w:commentRangeEnd w:id="33345"/>
      <w:ins w:id="33364" w:author="Rev 10 Allen Wirfs-Brock" w:date="2012-09-06T11:44:00Z">
        <w:r w:rsidR="00A66DA6">
          <w:rPr>
            <w:rStyle w:val="af3"/>
            <w:b w:val="0"/>
          </w:rPr>
          <w:commentReference w:id="33345"/>
        </w:r>
      </w:ins>
      <w:bookmarkEnd w:id="33362"/>
    </w:p>
    <w:p w14:paraId="5628D1AF" w14:textId="77777777" w:rsidR="00934FA3" w:rsidRDefault="00934FA3" w:rsidP="00D935CB">
      <w:pPr>
        <w:pStyle w:val="30"/>
        <w:numPr>
          <w:ilvl w:val="0"/>
          <w:numId w:val="0"/>
        </w:numPr>
        <w:rPr>
          <w:ins w:id="33365" w:author="Rev 10 Allen Wirfs-Brock" w:date="2012-09-05T18:46:00Z"/>
        </w:rPr>
      </w:pPr>
      <w:bookmarkStart w:id="33366" w:name="_Toc336509666"/>
      <w:commentRangeStart w:id="33367"/>
      <w:ins w:id="33368" w:author="Rev 10 Allen Wirfs-Brock" w:date="2012-09-05T18:46:00Z">
        <w:r>
          <w:t>15.13.</w:t>
        </w:r>
      </w:ins>
      <w:ins w:id="33369" w:author="Rev 10 Allen Wirfs-Brock" w:date="2012-09-06T11:38:00Z">
        <w:r w:rsidR="00A66DA6">
          <w:t>5</w:t>
        </w:r>
      </w:ins>
      <w:ins w:id="33370" w:author="Rev 10 Allen Wirfs-Brock" w:date="2012-09-05T18:46:00Z">
        <w:r>
          <w:t xml:space="preserve"> ArrayBufferObjects</w:t>
        </w:r>
      </w:ins>
      <w:commentRangeEnd w:id="33367"/>
      <w:ins w:id="33371" w:author="Rev 10 Allen Wirfs-Brock" w:date="2012-09-06T11:45:00Z">
        <w:r w:rsidR="00A66DA6">
          <w:rPr>
            <w:rStyle w:val="af3"/>
            <w:b w:val="0"/>
          </w:rPr>
          <w:commentReference w:id="33367"/>
        </w:r>
      </w:ins>
      <w:bookmarkEnd w:id="33366"/>
    </w:p>
    <w:p w14:paraId="77010D13" w14:textId="77777777" w:rsidR="00934FA3" w:rsidRDefault="00934FA3" w:rsidP="00D935CB">
      <w:pPr>
        <w:pStyle w:val="40"/>
        <w:numPr>
          <w:ilvl w:val="0"/>
          <w:numId w:val="0"/>
        </w:numPr>
        <w:rPr>
          <w:ins w:id="33372" w:author="Rev 10 Allen Wirfs-Brock" w:date="2012-09-05T18:49:00Z"/>
        </w:rPr>
      </w:pPr>
      <w:ins w:id="33373" w:author="Rev 10 Allen Wirfs-Brock" w:date="2012-09-05T18:47:00Z">
        <w:r>
          <w:t>15.13.</w:t>
        </w:r>
      </w:ins>
      <w:ins w:id="33374" w:author="Rev 10 Allen Wirfs-Brock" w:date="2012-09-06T11:38:00Z">
        <w:r w:rsidR="00A66DA6">
          <w:t>5</w:t>
        </w:r>
      </w:ins>
      <w:ins w:id="33375" w:author="Rev 10 Allen Wirfs-Brock" w:date="2012-09-05T18:47:00Z">
        <w:r>
          <w:t>.1 The ArrayBuffer Object Called as a Function</w:t>
        </w:r>
      </w:ins>
    </w:p>
    <w:p w14:paraId="7E5F7E52" w14:textId="77777777" w:rsidR="00934FA3" w:rsidRDefault="00934FA3" w:rsidP="00934FA3">
      <w:pPr>
        <w:rPr>
          <w:ins w:id="33376" w:author="Rev 10 Allen Wirfs-Brock" w:date="2012-09-05T18:49:00Z"/>
        </w:rPr>
      </w:pPr>
      <w:ins w:id="33377" w:author="Rev 10 Allen Wirfs-Brock" w:date="2012-09-05T18:49:00Z">
        <w:r>
          <w:t>When ArrayBuffer is called as a function rather than as a constructor, it creates and initialises a new ArrayBuffer object. Thus the function call ArrayBuffer(…) is equivalent to the object creation expression new ArrayBuffer (…) with the same arguments.</w:t>
        </w:r>
      </w:ins>
    </w:p>
    <w:p w14:paraId="307E09B3" w14:textId="77777777" w:rsidR="00934FA3" w:rsidRDefault="00934FA3" w:rsidP="00D935CB">
      <w:pPr>
        <w:pStyle w:val="40"/>
        <w:numPr>
          <w:ilvl w:val="0"/>
          <w:numId w:val="0"/>
        </w:numPr>
        <w:rPr>
          <w:ins w:id="33378" w:author="Rev 10 Allen Wirfs-Brock" w:date="2012-09-05T18:49:00Z"/>
        </w:rPr>
      </w:pPr>
      <w:ins w:id="33379" w:author="Rev 10 Allen Wirfs-Brock" w:date="2012-09-05T18:50:00Z">
        <w:r>
          <w:t>15.13.</w:t>
        </w:r>
      </w:ins>
      <w:ins w:id="33380" w:author="Rev 10 Allen Wirfs-Brock" w:date="2012-09-06T11:38:00Z">
        <w:r w:rsidR="00A66DA6">
          <w:t>5</w:t>
        </w:r>
      </w:ins>
      <w:ins w:id="33381" w:author="Rev 10 Allen Wirfs-Brock" w:date="2012-09-05T18:50:00Z">
        <w:r>
          <w:t xml:space="preserve">.2 </w:t>
        </w:r>
      </w:ins>
      <w:ins w:id="33382" w:author="Rev 10 Allen Wirfs-Brock" w:date="2012-09-05T18:49:00Z">
        <w:r>
          <w:t>The ArrayBuffer Constructor</w:t>
        </w:r>
      </w:ins>
    </w:p>
    <w:p w14:paraId="6E46DFE2" w14:textId="77777777" w:rsidR="00934FA3" w:rsidRDefault="00934FA3" w:rsidP="00934FA3">
      <w:pPr>
        <w:rPr>
          <w:ins w:id="33383" w:author="Rev 10 Allen Wirfs-Brock" w:date="2012-09-05T18:49:00Z"/>
        </w:rPr>
      </w:pPr>
      <w:ins w:id="33384" w:author="Rev 10 Allen Wirfs-Brock" w:date="2012-09-05T18:49:00Z">
        <w:r>
          <w:t>When ArrayBuffer is called as part of a new expression, it is a constructor: it initialises the newly created object.</w:t>
        </w:r>
      </w:ins>
    </w:p>
    <w:p w14:paraId="3007C25C" w14:textId="77777777" w:rsidR="00934FA3" w:rsidRDefault="00934FA3" w:rsidP="00D935CB">
      <w:pPr>
        <w:pStyle w:val="51"/>
        <w:numPr>
          <w:ilvl w:val="0"/>
          <w:numId w:val="0"/>
        </w:numPr>
        <w:rPr>
          <w:ins w:id="33385" w:author="Rev 10 Allen Wirfs-Brock" w:date="2012-09-05T18:49:00Z"/>
        </w:rPr>
      </w:pPr>
      <w:ins w:id="33386" w:author="Rev 10 Allen Wirfs-Brock" w:date="2012-09-05T18:51:00Z">
        <w:r>
          <w:t>15.13.</w:t>
        </w:r>
      </w:ins>
      <w:ins w:id="33387" w:author="Rev 10 Allen Wirfs-Brock" w:date="2012-09-06T11:39:00Z">
        <w:r w:rsidR="00A66DA6">
          <w:t>5</w:t>
        </w:r>
      </w:ins>
      <w:ins w:id="33388" w:author="Rev 10 Allen Wirfs-Brock" w:date="2012-09-05T18:51:00Z">
        <w:r>
          <w:t xml:space="preserve">.2.1 </w:t>
        </w:r>
      </w:ins>
      <w:ins w:id="33389" w:author="Rev 10 Allen Wirfs-Brock" w:date="2012-09-05T18:49:00Z">
        <w:r>
          <w:t xml:space="preserve"> new ArrayBuffer(len)</w:t>
        </w:r>
      </w:ins>
    </w:p>
    <w:p w14:paraId="34B81492" w14:textId="77777777" w:rsidR="00934FA3" w:rsidRDefault="00934FA3" w:rsidP="00934FA3">
      <w:pPr>
        <w:rPr>
          <w:ins w:id="33390" w:author="Rev 10 Allen Wirfs-Brock" w:date="2012-09-05T18:49:00Z"/>
        </w:rPr>
      </w:pPr>
      <w:ins w:id="33391" w:author="Rev 10 Allen Wirfs-Brock" w:date="2012-09-05T18:49:00Z">
        <w:r>
          <w:t>The [[Prototype]] internal property of the newly constructed object is set to the original ArrayBuffer prototype object, the one that is the initial value of ArrayBuffer.prototype (16.1.3.1). The [[Class]] internal property of the newly constructed object is set to “ArrayBuffer”. The [[Extensible]] internal property of the newly constructed object is set to true.</w:t>
        </w:r>
      </w:ins>
    </w:p>
    <w:p w14:paraId="14F9F404" w14:textId="77777777" w:rsidR="00934FA3" w:rsidRDefault="00934FA3" w:rsidP="00934FA3">
      <w:pPr>
        <w:rPr>
          <w:ins w:id="33392" w:author="Rev 10 Allen Wirfs-Brock" w:date="2012-09-05T18:49:00Z"/>
        </w:rPr>
      </w:pPr>
      <w:ins w:id="33393" w:author="Rev 10 Allen Wirfs-Brock" w:date="2012-09-05T18:49:00Z">
        <w:r>
          <w:t>The length property of the newly constructed object is set to ToUInt32(len).</w:t>
        </w:r>
      </w:ins>
    </w:p>
    <w:p w14:paraId="54130229" w14:textId="77777777" w:rsidR="00934FA3" w:rsidRDefault="00934FA3" w:rsidP="00934FA3">
      <w:pPr>
        <w:rPr>
          <w:ins w:id="33394" w:author="Rev 10 Allen Wirfs-Brock" w:date="2012-09-05T18:49:00Z"/>
        </w:rPr>
      </w:pPr>
      <w:ins w:id="33395" w:author="Rev 10 Allen Wirfs-Brock" w:date="2012-09-05T18:49:00Z">
        <w:r>
          <w:t>A fresh native buffer nativeBuffer of length bytes is allocated. The contents of this native buffer are zero initialized. If the requested number of bytes could not be allocated, a RangeError is raised. The [[NativeBuffer]] internal property of the newly constructed object is set to nativeBuffer.</w:t>
        </w:r>
      </w:ins>
    </w:p>
    <w:p w14:paraId="7846CE62" w14:textId="77777777" w:rsidR="00934FA3" w:rsidRDefault="00471F49" w:rsidP="00D935CB">
      <w:pPr>
        <w:pStyle w:val="40"/>
        <w:numPr>
          <w:ilvl w:val="0"/>
          <w:numId w:val="0"/>
        </w:numPr>
        <w:rPr>
          <w:ins w:id="33396" w:author="Rev 10 Allen Wirfs-Brock" w:date="2012-09-05T18:49:00Z"/>
        </w:rPr>
      </w:pPr>
      <w:ins w:id="33397" w:author="Rev 10 Allen Wirfs-Brock" w:date="2012-09-05T18:54:00Z">
        <w:r>
          <w:t>15.13.</w:t>
        </w:r>
      </w:ins>
      <w:ins w:id="33398" w:author="Rev 10 Allen Wirfs-Brock" w:date="2012-09-06T11:39:00Z">
        <w:r w:rsidR="00A66DA6">
          <w:t>5</w:t>
        </w:r>
      </w:ins>
      <w:ins w:id="33399" w:author="Rev 10 Allen Wirfs-Brock" w:date="2012-09-05T18:54:00Z">
        <w:r>
          <w:t>.3</w:t>
        </w:r>
      </w:ins>
      <w:ins w:id="33400" w:author="Rev 10 Allen Wirfs-Brock" w:date="2012-09-05T18:49:00Z">
        <w:r w:rsidR="00934FA3">
          <w:t xml:space="preserve"> Properties of the ArrayBuffer Constructor</w:t>
        </w:r>
      </w:ins>
    </w:p>
    <w:p w14:paraId="4F689098" w14:textId="77777777" w:rsidR="00934FA3" w:rsidRDefault="00934FA3" w:rsidP="00934FA3">
      <w:pPr>
        <w:rPr>
          <w:ins w:id="33401" w:author="Rev 10 Allen Wirfs-Brock" w:date="2012-09-05T18:49:00Z"/>
        </w:rPr>
      </w:pPr>
      <w:ins w:id="33402" w:author="Rev 10 Allen Wirfs-Brock" w:date="2012-09-05T18:49:00Z">
        <w:r>
          <w:t>The value of the [[Prototype]] internal property of the ArrayBuffer constructor is the Func</w:t>
        </w:r>
        <w:r w:rsidR="00471F49">
          <w:t>tion prototype object (15.3.4).</w:t>
        </w:r>
      </w:ins>
    </w:p>
    <w:p w14:paraId="797FEEF5" w14:textId="77777777" w:rsidR="00934FA3" w:rsidRDefault="00934FA3" w:rsidP="00934FA3">
      <w:pPr>
        <w:rPr>
          <w:ins w:id="33403" w:author="Rev 10 Allen Wirfs-Brock" w:date="2012-09-05T18:49:00Z"/>
        </w:rPr>
      </w:pPr>
      <w:ins w:id="33404" w:author="Rev 10 Allen Wirfs-Brock" w:date="2012-09-05T18:49:00Z">
        <w:r>
          <w:t>Besides the internal properties and the length property (whose value is 1), the ArrayBuffer constructo</w:t>
        </w:r>
        <w:r w:rsidR="00471F49">
          <w:t>r has the following properties:</w:t>
        </w:r>
      </w:ins>
    </w:p>
    <w:p w14:paraId="3BFF21BE" w14:textId="77777777" w:rsidR="00934FA3" w:rsidRDefault="00471F49" w:rsidP="00D935CB">
      <w:pPr>
        <w:pStyle w:val="51"/>
        <w:numPr>
          <w:ilvl w:val="0"/>
          <w:numId w:val="0"/>
        </w:numPr>
        <w:rPr>
          <w:ins w:id="33405" w:author="Rev 10 Allen Wirfs-Brock" w:date="2012-09-05T18:49:00Z"/>
        </w:rPr>
      </w:pPr>
      <w:ins w:id="33406" w:author="Rev 10 Allen Wirfs-Brock" w:date="2012-09-05T18:55:00Z">
        <w:r>
          <w:t>15.13.</w:t>
        </w:r>
      </w:ins>
      <w:ins w:id="33407" w:author="Rev 10 Allen Wirfs-Brock" w:date="2012-09-06T11:39:00Z">
        <w:r w:rsidR="00A66DA6">
          <w:t>5</w:t>
        </w:r>
      </w:ins>
      <w:ins w:id="33408" w:author="Rev 10 Allen Wirfs-Brock" w:date="2012-09-05T18:55:00Z">
        <w:r>
          <w:t xml:space="preserve">.3 </w:t>
        </w:r>
      </w:ins>
      <w:ins w:id="33409" w:author="Rev 10 Allen Wirfs-Brock" w:date="2012-09-05T18:49:00Z">
        <w:r w:rsidR="00934FA3">
          <w:t>ArrayBufer.prototype</w:t>
        </w:r>
      </w:ins>
    </w:p>
    <w:p w14:paraId="45BE4FDD" w14:textId="77777777" w:rsidR="00934FA3" w:rsidRDefault="00934FA3" w:rsidP="00934FA3">
      <w:pPr>
        <w:rPr>
          <w:ins w:id="33410" w:author="Rev 10 Allen Wirfs-Brock" w:date="2012-09-05T18:49:00Z"/>
        </w:rPr>
      </w:pPr>
      <w:ins w:id="33411" w:author="Rev 10 Allen Wirfs-Brock" w:date="2012-09-05T18:49:00Z">
        <w:r>
          <w:t>The initial value of ArrayBuffer.prototype is the ArrayBu</w:t>
        </w:r>
        <w:r w:rsidR="00471F49">
          <w:t>ffer prototype object (16.1.4).</w:t>
        </w:r>
      </w:ins>
    </w:p>
    <w:p w14:paraId="310AA2F5" w14:textId="77777777" w:rsidR="00934FA3" w:rsidRDefault="00934FA3" w:rsidP="00934FA3">
      <w:pPr>
        <w:rPr>
          <w:ins w:id="33412" w:author="Rev 10 Allen Wirfs-Brock" w:date="2012-09-05T18:49:00Z"/>
        </w:rPr>
      </w:pPr>
      <w:ins w:id="33413" w:author="Rev 10 Allen Wirfs-Brock" w:date="2012-09-05T18:49:00Z">
        <w:r>
          <w:t>This property has the attributes { [[Writable]]: false, [[Enumerable]]: false, [[Configurable]]: false }.</w:t>
        </w:r>
      </w:ins>
    </w:p>
    <w:p w14:paraId="001A6A66" w14:textId="77777777" w:rsidR="00934FA3" w:rsidRDefault="00471F49" w:rsidP="00D935CB">
      <w:pPr>
        <w:pStyle w:val="40"/>
        <w:numPr>
          <w:ilvl w:val="0"/>
          <w:numId w:val="0"/>
        </w:numPr>
        <w:rPr>
          <w:ins w:id="33414" w:author="Rev 10 Allen Wirfs-Brock" w:date="2012-09-05T18:49:00Z"/>
        </w:rPr>
      </w:pPr>
      <w:ins w:id="33415" w:author="Rev 10 Allen Wirfs-Brock" w:date="2012-09-05T18:56:00Z">
        <w:r>
          <w:t>15.13.</w:t>
        </w:r>
      </w:ins>
      <w:ins w:id="33416" w:author="Rev 10 Allen Wirfs-Brock" w:date="2012-09-06T11:39:00Z">
        <w:r w:rsidR="00A66DA6">
          <w:t>5</w:t>
        </w:r>
      </w:ins>
      <w:ins w:id="33417" w:author="Rev 10 Allen Wirfs-Brock" w:date="2012-09-05T18:56:00Z">
        <w:r>
          <w:t>.</w:t>
        </w:r>
      </w:ins>
      <w:ins w:id="33418" w:author="Rev 10 Allen Wirfs-Brock" w:date="2012-09-05T18:58:00Z">
        <w:r>
          <w:t>4</w:t>
        </w:r>
      </w:ins>
      <w:ins w:id="33419" w:author="Rev 10 Allen Wirfs-Brock" w:date="2012-09-05T18:56:00Z">
        <w:r>
          <w:t xml:space="preserve"> </w:t>
        </w:r>
      </w:ins>
      <w:ins w:id="33420" w:author="Rev 10 Allen Wirfs-Brock" w:date="2012-09-05T18:49:00Z">
        <w:r w:rsidR="00934FA3">
          <w:t>Properties of the ArrayBuffer Prototype Object</w:t>
        </w:r>
      </w:ins>
    </w:p>
    <w:p w14:paraId="107072EB" w14:textId="77777777" w:rsidR="00934FA3" w:rsidRDefault="00934FA3" w:rsidP="00934FA3">
      <w:pPr>
        <w:rPr>
          <w:ins w:id="33421" w:author="Rev 10 Allen Wirfs-Brock" w:date="2012-09-05T18:49:00Z"/>
        </w:rPr>
      </w:pPr>
      <w:ins w:id="33422" w:author="Rev 10 Allen Wirfs-Brock" w:date="2012-09-05T18:49:00Z">
        <w:r>
          <w:t>The value of the [[Prototype]] internal property of the Array prototype object is the standard built-in Object prototype object (15.2.4). The [[Class]] internal property of the newly constructed object is set to “Object”. The [[Extensible]] internal property of the newly constructed objec</w:t>
        </w:r>
        <w:r w:rsidR="00471F49">
          <w:t>t is set to true.</w:t>
        </w:r>
      </w:ins>
    </w:p>
    <w:p w14:paraId="44F56D20" w14:textId="77777777" w:rsidR="00934FA3" w:rsidRDefault="00471F49" w:rsidP="00D935CB">
      <w:pPr>
        <w:pStyle w:val="51"/>
        <w:numPr>
          <w:ilvl w:val="0"/>
          <w:numId w:val="0"/>
        </w:numPr>
        <w:rPr>
          <w:ins w:id="33423" w:author="Rev 10 Allen Wirfs-Brock" w:date="2012-09-05T18:49:00Z"/>
        </w:rPr>
      </w:pPr>
      <w:ins w:id="33424" w:author="Rev 10 Allen Wirfs-Brock" w:date="2012-09-05T18:58:00Z">
        <w:r>
          <w:t>15.13.</w:t>
        </w:r>
      </w:ins>
      <w:ins w:id="33425" w:author="Rev 10 Allen Wirfs-Brock" w:date="2012-09-06T11:39:00Z">
        <w:r w:rsidR="00A66DA6">
          <w:t>5</w:t>
        </w:r>
      </w:ins>
      <w:ins w:id="33426" w:author="Rev 10 Allen Wirfs-Brock" w:date="2012-09-05T18:58:00Z">
        <w:r>
          <w:t xml:space="preserve">.4.1 </w:t>
        </w:r>
      </w:ins>
      <w:ins w:id="33427" w:author="Rev 10 Allen Wirfs-Brock" w:date="2012-09-05T18:49:00Z">
        <w:r w:rsidR="00934FA3">
          <w:t xml:space="preserve"> ArrayBuffer.prototype.constructor</w:t>
        </w:r>
      </w:ins>
    </w:p>
    <w:p w14:paraId="16683EF9" w14:textId="77777777" w:rsidR="00934FA3" w:rsidRDefault="00934FA3" w:rsidP="00934FA3">
      <w:pPr>
        <w:rPr>
          <w:ins w:id="33428" w:author="Rev 10 Allen Wirfs-Brock" w:date="2012-09-05T18:49:00Z"/>
        </w:rPr>
      </w:pPr>
      <w:ins w:id="33429" w:author="Rev 10 Allen Wirfs-Brock" w:date="2012-09-05T18:49:00Z">
        <w:r>
          <w:t>The initial value of ArrayBuffer.prototype.constructor is the standard built-in ArrayBuffer constructor.</w:t>
        </w:r>
      </w:ins>
    </w:p>
    <w:p w14:paraId="3844940D" w14:textId="77777777" w:rsidR="00934FA3" w:rsidRDefault="00471F49" w:rsidP="00D935CB">
      <w:pPr>
        <w:pStyle w:val="40"/>
        <w:numPr>
          <w:ilvl w:val="0"/>
          <w:numId w:val="0"/>
        </w:numPr>
        <w:rPr>
          <w:ins w:id="33430" w:author="Rev 10 Allen Wirfs-Brock" w:date="2012-09-05T18:49:00Z"/>
        </w:rPr>
      </w:pPr>
      <w:ins w:id="33431" w:author="Rev 10 Allen Wirfs-Brock" w:date="2012-09-05T18:59:00Z">
        <w:r>
          <w:t>15.13.</w:t>
        </w:r>
      </w:ins>
      <w:ins w:id="33432" w:author="Rev 10 Allen Wirfs-Brock" w:date="2012-09-06T11:39:00Z">
        <w:r w:rsidR="00A66DA6">
          <w:t>5</w:t>
        </w:r>
      </w:ins>
      <w:ins w:id="33433" w:author="Rev 10 Allen Wirfs-Brock" w:date="2012-09-05T18:59:00Z">
        <w:r>
          <w:t xml:space="preserve">.5 </w:t>
        </w:r>
      </w:ins>
      <w:ins w:id="33434" w:author="Rev 10 Allen Wirfs-Brock" w:date="2012-09-05T18:49:00Z">
        <w:r w:rsidR="00934FA3">
          <w:t xml:space="preserve"> Properties of the ArrayBuffer Instances</w:t>
        </w:r>
      </w:ins>
    </w:p>
    <w:p w14:paraId="39F0760A" w14:textId="77777777" w:rsidR="00934FA3" w:rsidRDefault="00934FA3" w:rsidP="00934FA3">
      <w:pPr>
        <w:rPr>
          <w:ins w:id="33435" w:author="Rev 10 Allen Wirfs-Brock" w:date="2012-09-05T18:49:00Z"/>
        </w:rPr>
      </w:pPr>
      <w:ins w:id="33436" w:author="Rev 10 Allen Wirfs-Brock" w:date="2012-09-05T18:49:00Z">
        <w:r>
          <w:t>ArrayBuffer instances inherit properties from the ArrayBuffer prototype object and their [[Class]] internal property value is “ArrayBuffer”. ArrayBuffer instances also</w:t>
        </w:r>
        <w:r w:rsidR="00471F49">
          <w:t xml:space="preserve"> have the following properties.</w:t>
        </w:r>
      </w:ins>
    </w:p>
    <w:p w14:paraId="58ED23C4" w14:textId="77777777" w:rsidR="00934FA3" w:rsidRDefault="00471F49" w:rsidP="00D935CB">
      <w:pPr>
        <w:pStyle w:val="51"/>
        <w:numPr>
          <w:ilvl w:val="0"/>
          <w:numId w:val="0"/>
        </w:numPr>
        <w:rPr>
          <w:ins w:id="33437" w:author="Rev 10 Allen Wirfs-Brock" w:date="2012-09-05T18:49:00Z"/>
        </w:rPr>
      </w:pPr>
      <w:ins w:id="33438" w:author="Rev 10 Allen Wirfs-Brock" w:date="2012-09-05T19:00:00Z">
        <w:r>
          <w:t>15.13.</w:t>
        </w:r>
      </w:ins>
      <w:ins w:id="33439" w:author="Rev 10 Allen Wirfs-Brock" w:date="2012-09-06T11:39:00Z">
        <w:r w:rsidR="00A66DA6">
          <w:t>5</w:t>
        </w:r>
      </w:ins>
      <w:ins w:id="33440" w:author="Rev 10 Allen Wirfs-Brock" w:date="2012-09-05T19:00:00Z">
        <w:r>
          <w:t>.5.1</w:t>
        </w:r>
      </w:ins>
      <w:ins w:id="33441" w:author="Rev 10 Allen Wirfs-Brock" w:date="2012-09-05T18:49:00Z">
        <w:r w:rsidR="00934FA3">
          <w:t xml:space="preserve"> byteLength</w:t>
        </w:r>
      </w:ins>
    </w:p>
    <w:p w14:paraId="1C81F0A5" w14:textId="77777777" w:rsidR="00934FA3" w:rsidRDefault="00934FA3" w:rsidP="00934FA3">
      <w:pPr>
        <w:rPr>
          <w:ins w:id="33442" w:author="Rev 10 Allen Wirfs-Brock" w:date="2012-09-05T18:49:00Z"/>
        </w:rPr>
      </w:pPr>
      <w:ins w:id="33443" w:author="Rev 10 Allen Wirfs-Brock" w:date="2012-09-05T18:49:00Z">
        <w:r>
          <w:t>The byteLength property of this ArrayBuffer object is a data property whose value is the length of the ArrayBuffer in bytes,</w:t>
        </w:r>
        <w:r w:rsidR="00471F49">
          <w:t xml:space="preserve"> as fixed at construction time.</w:t>
        </w:r>
      </w:ins>
    </w:p>
    <w:p w14:paraId="3FF9A6A2" w14:textId="77777777" w:rsidR="00934FA3" w:rsidRPr="00934FA3" w:rsidRDefault="00934FA3" w:rsidP="00D935CB">
      <w:pPr>
        <w:rPr>
          <w:ins w:id="33444" w:author="Rev 10 Allen Wirfs-Brock" w:date="2012-09-05T18:44:00Z"/>
        </w:rPr>
      </w:pPr>
      <w:ins w:id="33445" w:author="Rev 10 Allen Wirfs-Brock" w:date="2012-09-05T18:49:00Z">
        <w:r>
          <w:t>The length property has the attributes { [[Writable]]: false, [[Enumerable]]: false, [[Configurable]]: false }.</w:t>
        </w:r>
      </w:ins>
    </w:p>
    <w:p w14:paraId="677A73A2" w14:textId="77777777" w:rsidR="00471F49" w:rsidRDefault="001F0999" w:rsidP="00D935CB">
      <w:pPr>
        <w:pStyle w:val="30"/>
        <w:numPr>
          <w:ilvl w:val="0"/>
          <w:numId w:val="0"/>
        </w:numPr>
        <w:rPr>
          <w:ins w:id="33446" w:author="Rev 10 Allen Wirfs-Brock" w:date="2012-09-05T19:10:00Z"/>
        </w:rPr>
      </w:pPr>
      <w:bookmarkStart w:id="33447" w:name="_Toc336509667"/>
      <w:ins w:id="33448" w:author="Rev 10 Allen Wirfs-Brock" w:date="2012-09-05T19:11:00Z">
        <w:r>
          <w:t>15.13.</w:t>
        </w:r>
      </w:ins>
      <w:ins w:id="33449" w:author="Rev 10 Allen Wirfs-Brock" w:date="2012-09-06T11:39:00Z">
        <w:r w:rsidR="00A66DA6">
          <w:t>6</w:t>
        </w:r>
      </w:ins>
      <w:ins w:id="33450" w:author="Rev 10 Allen Wirfs-Brock" w:date="2012-09-05T19:10:00Z">
        <w:r w:rsidR="00471F49">
          <w:t xml:space="preserve"> </w:t>
        </w:r>
        <w:r w:rsidR="00471F49" w:rsidRPr="00D935CB">
          <w:rPr>
            <w:i/>
          </w:rPr>
          <w:t>TypeArray</w:t>
        </w:r>
        <w:r w:rsidR="00471F49">
          <w:t xml:space="preserve"> Object</w:t>
        </w:r>
      </w:ins>
      <w:ins w:id="33451" w:author="Rev 10 Allen Wirfs-Brock" w:date="2012-09-05T19:11:00Z">
        <w:r>
          <w:t xml:space="preserve"> Structures</w:t>
        </w:r>
      </w:ins>
      <w:bookmarkEnd w:id="33447"/>
    </w:p>
    <w:p w14:paraId="5FB3056F" w14:textId="77777777" w:rsidR="00471F49" w:rsidRDefault="00471F49" w:rsidP="00D935CB">
      <w:pPr>
        <w:rPr>
          <w:ins w:id="33452" w:author="Rev 10 Allen Wirfs-Brock" w:date="2012-09-05T19:10:00Z"/>
        </w:rPr>
      </w:pPr>
      <w:ins w:id="33453" w:author="Rev 10 Allen Wirfs-Brock" w:date="2012-09-05T19:10:00Z">
        <w:r>
          <w:t xml:space="preserve">For each </w:t>
        </w:r>
      </w:ins>
      <w:ins w:id="33454" w:author="Rev 10 Allen Wirfs-Brock" w:date="2012-09-05T19:17:00Z">
        <w:r w:rsidR="001F0999">
          <w:t>constructor</w:t>
        </w:r>
      </w:ins>
      <w:ins w:id="33455" w:author="Rev 10 Allen Wirfs-Brock" w:date="2012-09-05T19:10:00Z">
        <w:r>
          <w:t xml:space="preserve"> in the following table</w:t>
        </w:r>
      </w:ins>
      <w:ins w:id="33456" w:author="Rev 10 Allen Wirfs-Brock" w:date="2012-09-05T19:31:00Z">
        <w:r w:rsidR="008E2CAA">
          <w:t xml:space="preserve"> is</w:t>
        </w:r>
      </w:ins>
      <w:ins w:id="33457" w:author="Rev 10 Allen Wirfs-Brock" w:date="2012-09-05T19:10:00Z">
        <w:r>
          <w:t xml:space="preserve"> a separate </w:t>
        </w:r>
        <w:r w:rsidRPr="00D935CB">
          <w:rPr>
            <w:i/>
          </w:rPr>
          <w:t>TypeArray</w:t>
        </w:r>
        <w:r>
          <w:t xml:space="preserve"> constructor object, with corresponding prototype and instances.</w:t>
        </w:r>
      </w:ins>
      <w:ins w:id="33458" w:author="Rev 10 Allen Wirfs-Brock" w:date="2012-09-05T19:28:00Z">
        <w:r w:rsidR="007A098C">
          <w:t xml:space="preserve"> </w:t>
        </w:r>
        <w:r w:rsidR="007A098C" w:rsidRPr="00E77497">
          <w:t xml:space="preserve">Each of these </w:t>
        </w:r>
      </w:ins>
      <w:ins w:id="33459" w:author="Rev 10 Allen Wirfs-Brock" w:date="2012-09-05T19:29:00Z">
        <w:r w:rsidR="007A098C" w:rsidRPr="0077794B">
          <w:rPr>
            <w:i/>
          </w:rPr>
          <w:t>TypeArray</w:t>
        </w:r>
        <w:r w:rsidR="007A098C">
          <w:t xml:space="preserve"> constructor </w:t>
        </w:r>
      </w:ins>
      <w:ins w:id="33460" w:author="Rev 10 Allen Wirfs-Brock" w:date="2012-09-05T19:28:00Z">
        <w:r w:rsidR="007A098C" w:rsidRPr="00E77497">
          <w:t xml:space="preserve">objects has the structure described below, differing only in the name used as the constructor name instead of </w:t>
        </w:r>
      </w:ins>
      <w:ins w:id="33461" w:author="Rev 10 Allen Wirfs-Brock" w:date="2012-09-05T19:30:00Z">
        <w:r w:rsidR="007A098C" w:rsidRPr="0077794B">
          <w:rPr>
            <w:i/>
          </w:rPr>
          <w:t>TypeArray</w:t>
        </w:r>
      </w:ins>
      <w:ins w:id="33462" w:author="Rev 10 Allen Wirfs-Brock" w:date="2012-09-05T19:28:00Z">
        <w:r w:rsidR="007A098C" w:rsidRPr="00E77497">
          <w:t>, in</w:t>
        </w:r>
      </w:ins>
      <w:ins w:id="33463" w:author="Rev 10 Allen Wirfs-Brock" w:date="2012-09-05T19:30:00Z">
        <w:r w:rsidR="007A098C">
          <w:t xml:space="preserve"> </w:t>
        </w:r>
        <w:commentRangeStart w:id="33464"/>
        <w:r w:rsidR="007A098C">
          <w:t>XXXXXXX</w:t>
        </w:r>
      </w:ins>
      <w:ins w:id="33465" w:author="Rev 10 Allen Wirfs-Brock" w:date="2012-09-05T19:28:00Z">
        <w:r w:rsidR="007A098C" w:rsidRPr="00E77497">
          <w:t>.</w:t>
        </w:r>
      </w:ins>
      <w:commentRangeEnd w:id="33464"/>
      <w:ins w:id="33466" w:author="Rev 10 Allen Wirfs-Brock" w:date="2012-09-05T19:30:00Z">
        <w:r w:rsidR="007A098C">
          <w:rPr>
            <w:rStyle w:val="af3"/>
          </w:rPr>
          <w:commentReference w:id="33464"/>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3"/>
        <w:gridCol w:w="1715"/>
        <w:gridCol w:w="1715"/>
        <w:gridCol w:w="2273"/>
        <w:gridCol w:w="1994"/>
        <w:tblGridChange w:id="33467">
          <w:tblGrid>
            <w:gridCol w:w="1993"/>
            <w:gridCol w:w="1715"/>
            <w:gridCol w:w="1715"/>
            <w:gridCol w:w="2273"/>
            <w:gridCol w:w="1994"/>
          </w:tblGrid>
        </w:tblGridChange>
      </w:tblGrid>
      <w:tr w:rsidR="00CA41AB" w:rsidRPr="00150D27" w14:paraId="31471642" w14:textId="77777777" w:rsidTr="004C4A34">
        <w:trPr>
          <w:ins w:id="33468" w:author="Rev 10 Allen Wirfs-Brock" w:date="2012-09-05T19:15:00Z"/>
        </w:trPr>
        <w:tc>
          <w:tcPr>
            <w:tcW w:w="1993" w:type="dxa"/>
            <w:shd w:val="clear" w:color="auto" w:fill="auto"/>
          </w:tcPr>
          <w:p w14:paraId="71E46FA1" w14:textId="77777777" w:rsidR="00CA41AB" w:rsidRPr="00833846" w:rsidRDefault="00CA41AB" w:rsidP="00833846">
            <w:pPr>
              <w:spacing w:after="0"/>
              <w:contextualSpacing/>
              <w:rPr>
                <w:ins w:id="33469" w:author="Rev 10 Allen Wirfs-Brock" w:date="2012-09-05T19:15:00Z"/>
                <w:rFonts w:eastAsia="Times New Roman"/>
              </w:rPr>
            </w:pPr>
            <w:ins w:id="33470" w:author="Rev 10 Allen Wirfs-Brock" w:date="2012-09-05T19:16:00Z">
              <w:r w:rsidRPr="00833846">
                <w:rPr>
                  <w:rFonts w:eastAsia="Times New Roman"/>
                </w:rPr>
                <w:t>Constructor</w:t>
              </w:r>
            </w:ins>
            <w:ins w:id="33471" w:author="Rev 10 Allen Wirfs-Brock" w:date="2012-09-05T19:15:00Z">
              <w:r w:rsidRPr="00833846">
                <w:rPr>
                  <w:rFonts w:eastAsia="Times New Roman"/>
                </w:rPr>
                <w:t xml:space="preserve"> Name </w:t>
              </w:r>
            </w:ins>
          </w:p>
        </w:tc>
        <w:tc>
          <w:tcPr>
            <w:tcW w:w="1715" w:type="dxa"/>
          </w:tcPr>
          <w:p w14:paraId="639B5A70" w14:textId="77777777" w:rsidR="00CA41AB" w:rsidRPr="00833846" w:rsidRDefault="00CA41AB" w:rsidP="00833846">
            <w:pPr>
              <w:spacing w:after="0"/>
              <w:contextualSpacing/>
              <w:rPr>
                <w:ins w:id="33472" w:author="Rev 10 Allen Wirfs-Brock" w:date="2012-09-06T07:57:00Z"/>
                <w:rFonts w:eastAsia="Times New Roman"/>
              </w:rPr>
            </w:pPr>
            <w:ins w:id="33473" w:author="Rev 10 Allen Wirfs-Brock" w:date="2012-09-06T07:58:00Z">
              <w:r>
                <w:rPr>
                  <w:rFonts w:eastAsia="Times New Roman"/>
                </w:rPr>
                <w:t>Element Type</w:t>
              </w:r>
            </w:ins>
          </w:p>
        </w:tc>
        <w:tc>
          <w:tcPr>
            <w:tcW w:w="1715" w:type="dxa"/>
            <w:shd w:val="clear" w:color="auto" w:fill="auto"/>
          </w:tcPr>
          <w:p w14:paraId="59E96AB4" w14:textId="77777777" w:rsidR="00CA41AB" w:rsidRPr="00833846" w:rsidRDefault="00CA41AB" w:rsidP="00CA41AB">
            <w:pPr>
              <w:spacing w:after="0"/>
              <w:contextualSpacing/>
              <w:rPr>
                <w:ins w:id="33474" w:author="Rev 10 Allen Wirfs-Brock" w:date="2012-09-05T19:15:00Z"/>
                <w:rFonts w:eastAsia="Times New Roman"/>
              </w:rPr>
            </w:pPr>
            <w:ins w:id="33475" w:author="Rev 10 Allen Wirfs-Brock" w:date="2012-09-05T19:15:00Z">
              <w:r w:rsidRPr="00833846">
                <w:rPr>
                  <w:rFonts w:eastAsia="Times New Roman"/>
                </w:rPr>
                <w:t xml:space="preserve">Size </w:t>
              </w:r>
            </w:ins>
            <w:ins w:id="33476" w:author="Rev 10 Allen Wirfs-Brock" w:date="2012-09-05T19:16:00Z">
              <w:r w:rsidRPr="00833846">
                <w:rPr>
                  <w:rFonts w:eastAsia="Times New Roman"/>
                </w:rPr>
                <w:t>Element</w:t>
              </w:r>
            </w:ins>
          </w:p>
        </w:tc>
        <w:tc>
          <w:tcPr>
            <w:tcW w:w="2273" w:type="dxa"/>
            <w:shd w:val="clear" w:color="auto" w:fill="auto"/>
          </w:tcPr>
          <w:p w14:paraId="6AAF6A6F" w14:textId="77777777" w:rsidR="00CA41AB" w:rsidRPr="00833846" w:rsidRDefault="00CA41AB" w:rsidP="00833846">
            <w:pPr>
              <w:spacing w:after="0"/>
              <w:contextualSpacing/>
              <w:rPr>
                <w:ins w:id="33477" w:author="Rev 10 Allen Wirfs-Brock" w:date="2012-09-05T19:15:00Z"/>
                <w:rFonts w:eastAsia="Times New Roman"/>
              </w:rPr>
            </w:pPr>
            <w:ins w:id="33478" w:author="Rev 10 Allen Wirfs-Brock" w:date="2012-09-05T19:15:00Z">
              <w:r w:rsidRPr="00833846">
                <w:rPr>
                  <w:rFonts w:eastAsia="Times New Roman"/>
                </w:rPr>
                <w:t xml:space="preserve">Description </w:t>
              </w:r>
            </w:ins>
          </w:p>
        </w:tc>
        <w:tc>
          <w:tcPr>
            <w:tcW w:w="1994" w:type="dxa"/>
            <w:shd w:val="clear" w:color="auto" w:fill="auto"/>
          </w:tcPr>
          <w:p w14:paraId="66930581" w14:textId="77777777" w:rsidR="00CA41AB" w:rsidRPr="00833846" w:rsidRDefault="00CA41AB" w:rsidP="00833846">
            <w:pPr>
              <w:spacing w:after="0"/>
              <w:contextualSpacing/>
              <w:rPr>
                <w:ins w:id="33479" w:author="Rev 10 Allen Wirfs-Brock" w:date="2012-09-05T19:15:00Z"/>
                <w:rFonts w:eastAsia="Times New Roman"/>
              </w:rPr>
            </w:pPr>
            <w:ins w:id="33480" w:author="Rev 10 Allen Wirfs-Brock" w:date="2012-09-05T19:15:00Z">
              <w:r w:rsidRPr="00833846">
                <w:rPr>
                  <w:rFonts w:eastAsia="Times New Roman"/>
                </w:rPr>
                <w:t>Equivalent C Type</w:t>
              </w:r>
            </w:ins>
          </w:p>
        </w:tc>
      </w:tr>
      <w:tr w:rsidR="00CA41AB" w:rsidRPr="00150D27" w14:paraId="2B6E2F51" w14:textId="77777777" w:rsidTr="004C4A34">
        <w:trPr>
          <w:ins w:id="33481" w:author="Rev 10 Allen Wirfs-Brock" w:date="2012-09-05T19:15:00Z"/>
        </w:trPr>
        <w:tc>
          <w:tcPr>
            <w:tcW w:w="1993" w:type="dxa"/>
            <w:shd w:val="clear" w:color="auto" w:fill="auto"/>
          </w:tcPr>
          <w:p w14:paraId="0F2DA724" w14:textId="77777777" w:rsidR="00CA41AB" w:rsidRPr="00833846" w:rsidRDefault="00CA41AB" w:rsidP="00833846">
            <w:pPr>
              <w:spacing w:after="0"/>
              <w:contextualSpacing/>
              <w:rPr>
                <w:ins w:id="33482" w:author="Rev 10 Allen Wirfs-Brock" w:date="2012-09-05T19:15:00Z"/>
                <w:rFonts w:eastAsia="Times New Roman"/>
              </w:rPr>
            </w:pPr>
            <w:ins w:id="33483" w:author="Rev 10 Allen Wirfs-Brock" w:date="2012-09-05T19:15:00Z">
              <w:r w:rsidRPr="00833846">
                <w:rPr>
                  <w:rFonts w:eastAsia="Times New Roman"/>
                </w:rPr>
                <w:t xml:space="preserve">Int8Array </w:t>
              </w:r>
            </w:ins>
          </w:p>
        </w:tc>
        <w:tc>
          <w:tcPr>
            <w:tcW w:w="1715" w:type="dxa"/>
          </w:tcPr>
          <w:p w14:paraId="6571B64A" w14:textId="77777777" w:rsidR="00CA41AB" w:rsidRPr="00833846" w:rsidRDefault="00CA41AB" w:rsidP="00833846">
            <w:pPr>
              <w:spacing w:after="0"/>
              <w:contextualSpacing/>
              <w:rPr>
                <w:ins w:id="33484" w:author="Rev 10 Allen Wirfs-Brock" w:date="2012-09-06T07:57:00Z"/>
                <w:rFonts w:eastAsia="Times New Roman"/>
              </w:rPr>
            </w:pPr>
            <w:ins w:id="33485" w:author="Rev 10 Allen Wirfs-Brock" w:date="2012-09-06T07:58:00Z">
              <w:r>
                <w:rPr>
                  <w:rFonts w:eastAsia="Times New Roman"/>
                </w:rPr>
                <w:t>Int8</w:t>
              </w:r>
            </w:ins>
          </w:p>
        </w:tc>
        <w:tc>
          <w:tcPr>
            <w:tcW w:w="1715" w:type="dxa"/>
            <w:shd w:val="clear" w:color="auto" w:fill="auto"/>
          </w:tcPr>
          <w:p w14:paraId="566B2726" w14:textId="77777777" w:rsidR="00CA41AB" w:rsidRPr="00833846" w:rsidRDefault="00CA41AB" w:rsidP="00833846">
            <w:pPr>
              <w:spacing w:after="0"/>
              <w:contextualSpacing/>
              <w:rPr>
                <w:ins w:id="33486" w:author="Rev 10 Allen Wirfs-Brock" w:date="2012-09-05T19:15:00Z"/>
                <w:rFonts w:eastAsia="Times New Roman"/>
              </w:rPr>
            </w:pPr>
            <w:ins w:id="33487" w:author="Rev 10 Allen Wirfs-Brock" w:date="2012-09-05T19:15:00Z">
              <w:r w:rsidRPr="00833846">
                <w:rPr>
                  <w:rFonts w:eastAsia="Times New Roman"/>
                </w:rPr>
                <w:t xml:space="preserve">1 </w:t>
              </w:r>
            </w:ins>
          </w:p>
        </w:tc>
        <w:tc>
          <w:tcPr>
            <w:tcW w:w="2273" w:type="dxa"/>
            <w:shd w:val="clear" w:color="auto" w:fill="auto"/>
          </w:tcPr>
          <w:p w14:paraId="67C9B6B7" w14:textId="77777777" w:rsidR="00CA41AB" w:rsidRPr="00833846" w:rsidRDefault="00CA41AB" w:rsidP="00833846">
            <w:pPr>
              <w:spacing w:after="0"/>
              <w:contextualSpacing/>
              <w:rPr>
                <w:ins w:id="33488" w:author="Rev 10 Allen Wirfs-Brock" w:date="2012-09-05T19:15:00Z"/>
                <w:rFonts w:eastAsia="Times New Roman"/>
              </w:rPr>
            </w:pPr>
            <w:ins w:id="33489" w:author="Rev 10 Allen Wirfs-Brock" w:date="2012-09-05T19:15:00Z">
              <w:r w:rsidRPr="00833846">
                <w:rPr>
                  <w:rFonts w:eastAsia="Times New Roman"/>
                </w:rPr>
                <w:t xml:space="preserve">8-bit 2’s complement signed integer </w:t>
              </w:r>
            </w:ins>
          </w:p>
        </w:tc>
        <w:tc>
          <w:tcPr>
            <w:tcW w:w="1994" w:type="dxa"/>
            <w:shd w:val="clear" w:color="auto" w:fill="auto"/>
          </w:tcPr>
          <w:p w14:paraId="4073897C" w14:textId="77777777" w:rsidR="00CA41AB" w:rsidRPr="00833846" w:rsidRDefault="00CA41AB" w:rsidP="00833846">
            <w:pPr>
              <w:spacing w:after="0"/>
              <w:contextualSpacing/>
              <w:rPr>
                <w:ins w:id="33490" w:author="Rev 10 Allen Wirfs-Brock" w:date="2012-09-05T19:15:00Z"/>
                <w:rFonts w:eastAsia="Times New Roman"/>
              </w:rPr>
            </w:pPr>
            <w:ins w:id="33491" w:author="Rev 10 Allen Wirfs-Brock" w:date="2012-09-05T19:15:00Z">
              <w:r w:rsidRPr="00833846">
                <w:rPr>
                  <w:rFonts w:eastAsia="Times New Roman"/>
                </w:rPr>
                <w:t>signed char</w:t>
              </w:r>
            </w:ins>
          </w:p>
        </w:tc>
      </w:tr>
      <w:tr w:rsidR="00CA41AB" w:rsidRPr="00150D27" w14:paraId="78BBBFFD" w14:textId="77777777" w:rsidTr="004C4A34">
        <w:trPr>
          <w:ins w:id="33492" w:author="Rev 10 Allen Wirfs-Brock" w:date="2012-09-05T19:15:00Z"/>
        </w:trPr>
        <w:tc>
          <w:tcPr>
            <w:tcW w:w="1993" w:type="dxa"/>
            <w:shd w:val="clear" w:color="auto" w:fill="auto"/>
          </w:tcPr>
          <w:p w14:paraId="3D1A0507" w14:textId="77777777" w:rsidR="00CA41AB" w:rsidRPr="00833846" w:rsidRDefault="00CA41AB" w:rsidP="00833846">
            <w:pPr>
              <w:spacing w:after="0"/>
              <w:contextualSpacing/>
              <w:rPr>
                <w:ins w:id="33493" w:author="Rev 10 Allen Wirfs-Brock" w:date="2012-09-05T19:15:00Z"/>
                <w:rFonts w:eastAsia="Times New Roman"/>
              </w:rPr>
            </w:pPr>
            <w:ins w:id="33494" w:author="Rev 10 Allen Wirfs-Brock" w:date="2012-09-05T19:15:00Z">
              <w:r w:rsidRPr="00833846">
                <w:rPr>
                  <w:rFonts w:eastAsia="Times New Roman"/>
                </w:rPr>
                <w:t xml:space="preserve">Uint8Array </w:t>
              </w:r>
            </w:ins>
          </w:p>
        </w:tc>
        <w:tc>
          <w:tcPr>
            <w:tcW w:w="1715" w:type="dxa"/>
          </w:tcPr>
          <w:p w14:paraId="2A3FA5C7" w14:textId="77777777" w:rsidR="00CA41AB" w:rsidRPr="00833846" w:rsidRDefault="00CA41AB" w:rsidP="00833846">
            <w:pPr>
              <w:spacing w:after="0"/>
              <w:contextualSpacing/>
              <w:rPr>
                <w:ins w:id="33495" w:author="Rev 10 Allen Wirfs-Brock" w:date="2012-09-06T07:57:00Z"/>
                <w:rFonts w:eastAsia="Times New Roman"/>
              </w:rPr>
            </w:pPr>
            <w:ins w:id="33496" w:author="Rev 10 Allen Wirfs-Brock" w:date="2012-09-06T07:58:00Z">
              <w:r>
                <w:rPr>
                  <w:rFonts w:eastAsia="Times New Roman"/>
                </w:rPr>
                <w:t>Uint8</w:t>
              </w:r>
            </w:ins>
          </w:p>
        </w:tc>
        <w:tc>
          <w:tcPr>
            <w:tcW w:w="1715" w:type="dxa"/>
            <w:shd w:val="clear" w:color="auto" w:fill="auto"/>
          </w:tcPr>
          <w:p w14:paraId="66C77AAA" w14:textId="77777777" w:rsidR="00CA41AB" w:rsidRPr="00833846" w:rsidRDefault="00CA41AB" w:rsidP="00833846">
            <w:pPr>
              <w:spacing w:after="0"/>
              <w:contextualSpacing/>
              <w:rPr>
                <w:ins w:id="33497" w:author="Rev 10 Allen Wirfs-Brock" w:date="2012-09-05T19:15:00Z"/>
                <w:rFonts w:eastAsia="Times New Roman"/>
              </w:rPr>
            </w:pPr>
            <w:ins w:id="33498" w:author="Rev 10 Allen Wirfs-Brock" w:date="2012-09-05T19:15:00Z">
              <w:r w:rsidRPr="00833846">
                <w:rPr>
                  <w:rFonts w:eastAsia="Times New Roman"/>
                </w:rPr>
                <w:t xml:space="preserve">1 </w:t>
              </w:r>
            </w:ins>
          </w:p>
        </w:tc>
        <w:tc>
          <w:tcPr>
            <w:tcW w:w="2273" w:type="dxa"/>
            <w:shd w:val="clear" w:color="auto" w:fill="auto"/>
          </w:tcPr>
          <w:p w14:paraId="0DB9AE84" w14:textId="77777777" w:rsidR="00CA41AB" w:rsidRPr="00833846" w:rsidRDefault="00CA41AB" w:rsidP="00833846">
            <w:pPr>
              <w:spacing w:after="0"/>
              <w:contextualSpacing/>
              <w:rPr>
                <w:ins w:id="33499" w:author="Rev 10 Allen Wirfs-Brock" w:date="2012-09-05T19:15:00Z"/>
                <w:rFonts w:eastAsia="Times New Roman"/>
              </w:rPr>
            </w:pPr>
            <w:ins w:id="33500" w:author="Rev 10 Allen Wirfs-Brock" w:date="2012-09-05T19:15:00Z">
              <w:r w:rsidRPr="00833846">
                <w:rPr>
                  <w:rFonts w:eastAsia="Times New Roman"/>
                </w:rPr>
                <w:t xml:space="preserve">8-bit unsigned integer </w:t>
              </w:r>
            </w:ins>
          </w:p>
        </w:tc>
        <w:tc>
          <w:tcPr>
            <w:tcW w:w="1994" w:type="dxa"/>
            <w:shd w:val="clear" w:color="auto" w:fill="auto"/>
          </w:tcPr>
          <w:p w14:paraId="2768C0DE" w14:textId="77777777" w:rsidR="00CA41AB" w:rsidRPr="00833846" w:rsidRDefault="00CA41AB" w:rsidP="00833846">
            <w:pPr>
              <w:spacing w:after="0"/>
              <w:contextualSpacing/>
              <w:rPr>
                <w:ins w:id="33501" w:author="Rev 10 Allen Wirfs-Brock" w:date="2012-09-05T19:15:00Z"/>
                <w:rFonts w:eastAsia="Times New Roman"/>
              </w:rPr>
            </w:pPr>
            <w:ins w:id="33502" w:author="Rev 10 Allen Wirfs-Brock" w:date="2012-09-05T19:15:00Z">
              <w:r w:rsidRPr="00833846">
                <w:rPr>
                  <w:rFonts w:eastAsia="Times New Roman"/>
                </w:rPr>
                <w:t>unsigned char</w:t>
              </w:r>
            </w:ins>
          </w:p>
        </w:tc>
      </w:tr>
      <w:tr w:rsidR="00CA41AB" w:rsidRPr="00150D27" w14:paraId="03155EB0" w14:textId="77777777" w:rsidTr="004C4A34">
        <w:trPr>
          <w:ins w:id="33503" w:author="Rev 10 Allen Wirfs-Brock" w:date="2012-09-05T19:15:00Z"/>
        </w:trPr>
        <w:tc>
          <w:tcPr>
            <w:tcW w:w="1993" w:type="dxa"/>
            <w:shd w:val="clear" w:color="auto" w:fill="auto"/>
          </w:tcPr>
          <w:p w14:paraId="55C147B7" w14:textId="77777777" w:rsidR="00CA41AB" w:rsidRPr="00833846" w:rsidRDefault="00CA41AB" w:rsidP="00833846">
            <w:pPr>
              <w:spacing w:after="0"/>
              <w:contextualSpacing/>
              <w:rPr>
                <w:ins w:id="33504" w:author="Rev 10 Allen Wirfs-Brock" w:date="2012-09-05T19:15:00Z"/>
                <w:rFonts w:eastAsia="Times New Roman"/>
              </w:rPr>
            </w:pPr>
            <w:ins w:id="33505" w:author="Rev 10 Allen Wirfs-Brock" w:date="2012-09-05T19:15:00Z">
              <w:r w:rsidRPr="00833846">
                <w:rPr>
                  <w:rFonts w:eastAsia="Times New Roman"/>
                </w:rPr>
                <w:t xml:space="preserve">Int16Array </w:t>
              </w:r>
            </w:ins>
          </w:p>
        </w:tc>
        <w:tc>
          <w:tcPr>
            <w:tcW w:w="1715" w:type="dxa"/>
          </w:tcPr>
          <w:p w14:paraId="72E92C97" w14:textId="77777777" w:rsidR="00CA41AB" w:rsidRPr="00833846" w:rsidRDefault="00CA41AB" w:rsidP="00833846">
            <w:pPr>
              <w:spacing w:after="0"/>
              <w:contextualSpacing/>
              <w:rPr>
                <w:ins w:id="33506" w:author="Rev 10 Allen Wirfs-Brock" w:date="2012-09-06T07:57:00Z"/>
                <w:rFonts w:eastAsia="Times New Roman"/>
              </w:rPr>
            </w:pPr>
            <w:ins w:id="33507" w:author="Rev 10 Allen Wirfs-Brock" w:date="2012-09-06T07:58:00Z">
              <w:r>
                <w:rPr>
                  <w:rFonts w:eastAsia="Times New Roman"/>
                </w:rPr>
                <w:t>Int16</w:t>
              </w:r>
            </w:ins>
          </w:p>
        </w:tc>
        <w:tc>
          <w:tcPr>
            <w:tcW w:w="1715" w:type="dxa"/>
            <w:shd w:val="clear" w:color="auto" w:fill="auto"/>
          </w:tcPr>
          <w:p w14:paraId="76609962" w14:textId="77777777" w:rsidR="00CA41AB" w:rsidRPr="00833846" w:rsidRDefault="00CA41AB" w:rsidP="00833846">
            <w:pPr>
              <w:spacing w:after="0"/>
              <w:contextualSpacing/>
              <w:rPr>
                <w:ins w:id="33508" w:author="Rev 10 Allen Wirfs-Brock" w:date="2012-09-05T19:15:00Z"/>
                <w:rFonts w:eastAsia="Times New Roman"/>
              </w:rPr>
            </w:pPr>
            <w:ins w:id="33509" w:author="Rev 10 Allen Wirfs-Brock" w:date="2012-09-05T19:15:00Z">
              <w:r w:rsidRPr="00833846">
                <w:rPr>
                  <w:rFonts w:eastAsia="Times New Roman"/>
                </w:rPr>
                <w:t xml:space="preserve">2 </w:t>
              </w:r>
            </w:ins>
          </w:p>
        </w:tc>
        <w:tc>
          <w:tcPr>
            <w:tcW w:w="2273" w:type="dxa"/>
            <w:shd w:val="clear" w:color="auto" w:fill="auto"/>
          </w:tcPr>
          <w:p w14:paraId="72E9409B" w14:textId="77777777" w:rsidR="00CA41AB" w:rsidRPr="00833846" w:rsidRDefault="00CA41AB" w:rsidP="00833846">
            <w:pPr>
              <w:spacing w:after="0"/>
              <w:contextualSpacing/>
              <w:rPr>
                <w:ins w:id="33510" w:author="Rev 10 Allen Wirfs-Brock" w:date="2012-09-05T19:15:00Z"/>
                <w:rFonts w:eastAsia="Times New Roman"/>
              </w:rPr>
            </w:pPr>
            <w:ins w:id="33511" w:author="Rev 10 Allen Wirfs-Brock" w:date="2012-09-05T19:15:00Z">
              <w:r w:rsidRPr="00833846">
                <w:rPr>
                  <w:rFonts w:eastAsia="Times New Roman"/>
                </w:rPr>
                <w:t xml:space="preserve">16-bit 2’s complement signed integer </w:t>
              </w:r>
            </w:ins>
          </w:p>
        </w:tc>
        <w:tc>
          <w:tcPr>
            <w:tcW w:w="1994" w:type="dxa"/>
            <w:shd w:val="clear" w:color="auto" w:fill="auto"/>
          </w:tcPr>
          <w:p w14:paraId="79606BD2" w14:textId="77777777" w:rsidR="00CA41AB" w:rsidRPr="00833846" w:rsidRDefault="00CA41AB" w:rsidP="00833846">
            <w:pPr>
              <w:spacing w:after="0"/>
              <w:contextualSpacing/>
              <w:rPr>
                <w:ins w:id="33512" w:author="Rev 10 Allen Wirfs-Brock" w:date="2012-09-05T19:15:00Z"/>
                <w:rFonts w:eastAsia="Times New Roman"/>
              </w:rPr>
            </w:pPr>
            <w:ins w:id="33513" w:author="Rev 10 Allen Wirfs-Brock" w:date="2012-09-05T19:15:00Z">
              <w:r w:rsidRPr="00833846">
                <w:rPr>
                  <w:rFonts w:eastAsia="Times New Roman"/>
                </w:rPr>
                <w:t>Short</w:t>
              </w:r>
            </w:ins>
          </w:p>
        </w:tc>
      </w:tr>
      <w:tr w:rsidR="00CA41AB" w:rsidRPr="00150D27" w14:paraId="11277389" w14:textId="77777777" w:rsidTr="004C4A34">
        <w:trPr>
          <w:ins w:id="33514" w:author="Rev 10 Allen Wirfs-Brock" w:date="2012-09-05T19:15:00Z"/>
        </w:trPr>
        <w:tc>
          <w:tcPr>
            <w:tcW w:w="1993" w:type="dxa"/>
            <w:shd w:val="clear" w:color="auto" w:fill="auto"/>
          </w:tcPr>
          <w:p w14:paraId="65DE421A" w14:textId="77777777" w:rsidR="00CA41AB" w:rsidRPr="00833846" w:rsidRDefault="00CA41AB" w:rsidP="00833846">
            <w:pPr>
              <w:spacing w:after="0"/>
              <w:contextualSpacing/>
              <w:rPr>
                <w:ins w:id="33515" w:author="Rev 10 Allen Wirfs-Brock" w:date="2012-09-05T19:15:00Z"/>
                <w:rFonts w:eastAsia="Times New Roman"/>
              </w:rPr>
            </w:pPr>
            <w:ins w:id="33516" w:author="Rev 10 Allen Wirfs-Brock" w:date="2012-09-05T19:15:00Z">
              <w:r w:rsidRPr="00833846">
                <w:rPr>
                  <w:rFonts w:eastAsia="Times New Roman"/>
                </w:rPr>
                <w:t xml:space="preserve">Uint16Array </w:t>
              </w:r>
            </w:ins>
          </w:p>
        </w:tc>
        <w:tc>
          <w:tcPr>
            <w:tcW w:w="1715" w:type="dxa"/>
          </w:tcPr>
          <w:p w14:paraId="1A9ADA2F" w14:textId="77777777" w:rsidR="00CA41AB" w:rsidRPr="00833846" w:rsidRDefault="00CA41AB" w:rsidP="00833846">
            <w:pPr>
              <w:spacing w:after="0"/>
              <w:contextualSpacing/>
              <w:rPr>
                <w:ins w:id="33517" w:author="Rev 10 Allen Wirfs-Brock" w:date="2012-09-06T07:57:00Z"/>
                <w:rFonts w:eastAsia="Times New Roman"/>
              </w:rPr>
            </w:pPr>
            <w:ins w:id="33518" w:author="Rev 10 Allen Wirfs-Brock" w:date="2012-09-06T07:58:00Z">
              <w:r>
                <w:rPr>
                  <w:rFonts w:eastAsia="Times New Roman"/>
                </w:rPr>
                <w:t>Uint16</w:t>
              </w:r>
            </w:ins>
          </w:p>
        </w:tc>
        <w:tc>
          <w:tcPr>
            <w:tcW w:w="1715" w:type="dxa"/>
            <w:shd w:val="clear" w:color="auto" w:fill="auto"/>
          </w:tcPr>
          <w:p w14:paraId="41B0F56C" w14:textId="77777777" w:rsidR="00CA41AB" w:rsidRPr="00833846" w:rsidRDefault="00CA41AB" w:rsidP="00833846">
            <w:pPr>
              <w:spacing w:after="0"/>
              <w:contextualSpacing/>
              <w:rPr>
                <w:ins w:id="33519" w:author="Rev 10 Allen Wirfs-Brock" w:date="2012-09-05T19:15:00Z"/>
                <w:rFonts w:eastAsia="Times New Roman"/>
              </w:rPr>
            </w:pPr>
            <w:ins w:id="33520" w:author="Rev 10 Allen Wirfs-Brock" w:date="2012-09-05T19:15:00Z">
              <w:r w:rsidRPr="00833846">
                <w:rPr>
                  <w:rFonts w:eastAsia="Times New Roman"/>
                </w:rPr>
                <w:t xml:space="preserve">2 </w:t>
              </w:r>
            </w:ins>
          </w:p>
        </w:tc>
        <w:tc>
          <w:tcPr>
            <w:tcW w:w="2273" w:type="dxa"/>
            <w:shd w:val="clear" w:color="auto" w:fill="auto"/>
          </w:tcPr>
          <w:p w14:paraId="3CC3FA7D" w14:textId="77777777" w:rsidR="00CA41AB" w:rsidRPr="00833846" w:rsidRDefault="00CA41AB" w:rsidP="00833846">
            <w:pPr>
              <w:spacing w:after="0"/>
              <w:contextualSpacing/>
              <w:rPr>
                <w:ins w:id="33521" w:author="Rev 10 Allen Wirfs-Brock" w:date="2012-09-05T19:15:00Z"/>
                <w:rFonts w:eastAsia="Times New Roman"/>
              </w:rPr>
            </w:pPr>
            <w:ins w:id="33522" w:author="Rev 10 Allen Wirfs-Brock" w:date="2012-09-05T19:15:00Z">
              <w:r w:rsidRPr="00833846">
                <w:rPr>
                  <w:rFonts w:eastAsia="Times New Roman"/>
                </w:rPr>
                <w:t xml:space="preserve">16-bit unsigned integer </w:t>
              </w:r>
            </w:ins>
          </w:p>
        </w:tc>
        <w:tc>
          <w:tcPr>
            <w:tcW w:w="1994" w:type="dxa"/>
            <w:shd w:val="clear" w:color="auto" w:fill="auto"/>
          </w:tcPr>
          <w:p w14:paraId="456D6779" w14:textId="77777777" w:rsidR="00CA41AB" w:rsidRPr="00833846" w:rsidRDefault="00CA41AB" w:rsidP="00833846">
            <w:pPr>
              <w:spacing w:after="0"/>
              <w:contextualSpacing/>
              <w:rPr>
                <w:ins w:id="33523" w:author="Rev 10 Allen Wirfs-Brock" w:date="2012-09-05T19:15:00Z"/>
                <w:rFonts w:eastAsia="Times New Roman"/>
              </w:rPr>
            </w:pPr>
            <w:ins w:id="33524" w:author="Rev 10 Allen Wirfs-Brock" w:date="2012-09-05T19:15:00Z">
              <w:r w:rsidRPr="00833846">
                <w:rPr>
                  <w:rFonts w:eastAsia="Times New Roman"/>
                </w:rPr>
                <w:t>unsigned short</w:t>
              </w:r>
            </w:ins>
          </w:p>
        </w:tc>
      </w:tr>
      <w:tr w:rsidR="00CA41AB" w:rsidRPr="00150D27" w14:paraId="0FF84C4D" w14:textId="77777777" w:rsidTr="004C4A34">
        <w:trPr>
          <w:ins w:id="33525" w:author="Rev 10 Allen Wirfs-Brock" w:date="2012-09-05T19:15:00Z"/>
        </w:trPr>
        <w:tc>
          <w:tcPr>
            <w:tcW w:w="1993" w:type="dxa"/>
            <w:shd w:val="clear" w:color="auto" w:fill="auto"/>
          </w:tcPr>
          <w:p w14:paraId="31881BCC" w14:textId="77777777" w:rsidR="00CA41AB" w:rsidRPr="00833846" w:rsidRDefault="00CA41AB" w:rsidP="00833846">
            <w:pPr>
              <w:spacing w:after="0"/>
              <w:contextualSpacing/>
              <w:rPr>
                <w:ins w:id="33526" w:author="Rev 10 Allen Wirfs-Brock" w:date="2012-09-05T19:15:00Z"/>
                <w:rFonts w:eastAsia="Times New Roman"/>
              </w:rPr>
            </w:pPr>
            <w:ins w:id="33527" w:author="Rev 10 Allen Wirfs-Brock" w:date="2012-09-05T19:15:00Z">
              <w:r w:rsidRPr="00833846">
                <w:rPr>
                  <w:rFonts w:eastAsia="Times New Roman"/>
                </w:rPr>
                <w:t xml:space="preserve">Int32Array </w:t>
              </w:r>
            </w:ins>
          </w:p>
        </w:tc>
        <w:tc>
          <w:tcPr>
            <w:tcW w:w="1715" w:type="dxa"/>
          </w:tcPr>
          <w:p w14:paraId="4D9F3075" w14:textId="77777777" w:rsidR="00CA41AB" w:rsidRPr="00833846" w:rsidRDefault="00CA41AB" w:rsidP="00833846">
            <w:pPr>
              <w:spacing w:after="0"/>
              <w:contextualSpacing/>
              <w:rPr>
                <w:ins w:id="33528" w:author="Rev 10 Allen Wirfs-Brock" w:date="2012-09-06T07:57:00Z"/>
                <w:rFonts w:eastAsia="Times New Roman"/>
              </w:rPr>
            </w:pPr>
            <w:ins w:id="33529" w:author="Rev 10 Allen Wirfs-Brock" w:date="2012-09-06T07:58:00Z">
              <w:r>
                <w:rPr>
                  <w:rFonts w:eastAsia="Times New Roman"/>
                </w:rPr>
                <w:t>Int32</w:t>
              </w:r>
            </w:ins>
          </w:p>
        </w:tc>
        <w:tc>
          <w:tcPr>
            <w:tcW w:w="1715" w:type="dxa"/>
            <w:shd w:val="clear" w:color="auto" w:fill="auto"/>
          </w:tcPr>
          <w:p w14:paraId="6F12E00D" w14:textId="77777777" w:rsidR="00CA41AB" w:rsidRPr="00833846" w:rsidRDefault="00CA41AB" w:rsidP="00833846">
            <w:pPr>
              <w:spacing w:after="0"/>
              <w:contextualSpacing/>
              <w:rPr>
                <w:ins w:id="33530" w:author="Rev 10 Allen Wirfs-Brock" w:date="2012-09-05T19:15:00Z"/>
                <w:rFonts w:eastAsia="Times New Roman"/>
              </w:rPr>
            </w:pPr>
            <w:ins w:id="33531" w:author="Rev 10 Allen Wirfs-Brock" w:date="2012-09-05T19:15:00Z">
              <w:r w:rsidRPr="00833846">
                <w:rPr>
                  <w:rFonts w:eastAsia="Times New Roman"/>
                </w:rPr>
                <w:t xml:space="preserve">4 </w:t>
              </w:r>
            </w:ins>
          </w:p>
        </w:tc>
        <w:tc>
          <w:tcPr>
            <w:tcW w:w="2273" w:type="dxa"/>
            <w:shd w:val="clear" w:color="auto" w:fill="auto"/>
          </w:tcPr>
          <w:p w14:paraId="422A53F9" w14:textId="77777777" w:rsidR="00CA41AB" w:rsidRPr="00833846" w:rsidRDefault="00CA41AB" w:rsidP="00833846">
            <w:pPr>
              <w:spacing w:after="0"/>
              <w:contextualSpacing/>
              <w:rPr>
                <w:ins w:id="33532" w:author="Rev 10 Allen Wirfs-Brock" w:date="2012-09-05T19:15:00Z"/>
                <w:rFonts w:eastAsia="Times New Roman"/>
              </w:rPr>
            </w:pPr>
            <w:ins w:id="33533" w:author="Rev 10 Allen Wirfs-Brock" w:date="2012-09-05T19:15:00Z">
              <w:r w:rsidRPr="00833846">
                <w:rPr>
                  <w:rFonts w:eastAsia="Times New Roman"/>
                </w:rPr>
                <w:t xml:space="preserve">32-bit 2’s complement signed integer </w:t>
              </w:r>
            </w:ins>
          </w:p>
        </w:tc>
        <w:tc>
          <w:tcPr>
            <w:tcW w:w="1994" w:type="dxa"/>
            <w:shd w:val="clear" w:color="auto" w:fill="auto"/>
          </w:tcPr>
          <w:p w14:paraId="6CE45E08" w14:textId="77777777" w:rsidR="00CA41AB" w:rsidRPr="00833846" w:rsidRDefault="00CA41AB" w:rsidP="00833846">
            <w:pPr>
              <w:spacing w:after="0"/>
              <w:contextualSpacing/>
              <w:rPr>
                <w:ins w:id="33534" w:author="Rev 10 Allen Wirfs-Brock" w:date="2012-09-05T19:15:00Z"/>
                <w:rFonts w:eastAsia="Times New Roman"/>
              </w:rPr>
            </w:pPr>
            <w:ins w:id="33535" w:author="Rev 10 Allen Wirfs-Brock" w:date="2012-09-05T19:15:00Z">
              <w:r w:rsidRPr="00833846">
                <w:rPr>
                  <w:rFonts w:eastAsia="Times New Roman"/>
                </w:rPr>
                <w:t>Int</w:t>
              </w:r>
            </w:ins>
          </w:p>
        </w:tc>
      </w:tr>
      <w:tr w:rsidR="00CA41AB" w:rsidRPr="00150D27" w14:paraId="682A21A4" w14:textId="77777777" w:rsidTr="004C4A34">
        <w:trPr>
          <w:ins w:id="33536" w:author="Rev 10 Allen Wirfs-Brock" w:date="2012-09-05T19:15:00Z"/>
        </w:trPr>
        <w:tc>
          <w:tcPr>
            <w:tcW w:w="1993" w:type="dxa"/>
            <w:shd w:val="clear" w:color="auto" w:fill="auto"/>
          </w:tcPr>
          <w:p w14:paraId="4393CEF5" w14:textId="77777777" w:rsidR="00CA41AB" w:rsidRPr="00833846" w:rsidRDefault="00CA41AB" w:rsidP="00833846">
            <w:pPr>
              <w:spacing w:after="0"/>
              <w:contextualSpacing/>
              <w:rPr>
                <w:ins w:id="33537" w:author="Rev 10 Allen Wirfs-Brock" w:date="2012-09-05T19:15:00Z"/>
                <w:rFonts w:eastAsia="Times New Roman"/>
              </w:rPr>
            </w:pPr>
            <w:ins w:id="33538" w:author="Rev 10 Allen Wirfs-Brock" w:date="2012-09-05T19:15:00Z">
              <w:r w:rsidRPr="00833846">
                <w:rPr>
                  <w:rFonts w:eastAsia="Times New Roman"/>
                </w:rPr>
                <w:t xml:space="preserve">Uint32Array </w:t>
              </w:r>
            </w:ins>
          </w:p>
        </w:tc>
        <w:tc>
          <w:tcPr>
            <w:tcW w:w="1715" w:type="dxa"/>
          </w:tcPr>
          <w:p w14:paraId="1877748F" w14:textId="77777777" w:rsidR="00CA41AB" w:rsidRPr="00833846" w:rsidRDefault="00CA41AB" w:rsidP="00833846">
            <w:pPr>
              <w:spacing w:after="0"/>
              <w:contextualSpacing/>
              <w:rPr>
                <w:ins w:id="33539" w:author="Rev 10 Allen Wirfs-Brock" w:date="2012-09-06T07:57:00Z"/>
                <w:rFonts w:eastAsia="Times New Roman"/>
              </w:rPr>
            </w:pPr>
            <w:ins w:id="33540" w:author="Rev 10 Allen Wirfs-Brock" w:date="2012-09-06T07:58:00Z">
              <w:r>
                <w:rPr>
                  <w:rFonts w:eastAsia="Times New Roman"/>
                </w:rPr>
                <w:t>Uint32</w:t>
              </w:r>
            </w:ins>
          </w:p>
        </w:tc>
        <w:tc>
          <w:tcPr>
            <w:tcW w:w="1715" w:type="dxa"/>
            <w:shd w:val="clear" w:color="auto" w:fill="auto"/>
          </w:tcPr>
          <w:p w14:paraId="39BF467A" w14:textId="77777777" w:rsidR="00CA41AB" w:rsidRPr="00833846" w:rsidRDefault="00CA41AB" w:rsidP="00833846">
            <w:pPr>
              <w:spacing w:after="0"/>
              <w:contextualSpacing/>
              <w:rPr>
                <w:ins w:id="33541" w:author="Rev 10 Allen Wirfs-Brock" w:date="2012-09-05T19:15:00Z"/>
                <w:rFonts w:eastAsia="Times New Roman"/>
              </w:rPr>
            </w:pPr>
            <w:ins w:id="33542" w:author="Rev 10 Allen Wirfs-Brock" w:date="2012-09-05T19:15:00Z">
              <w:r w:rsidRPr="00833846">
                <w:rPr>
                  <w:rFonts w:eastAsia="Times New Roman"/>
                </w:rPr>
                <w:t xml:space="preserve">4 </w:t>
              </w:r>
            </w:ins>
          </w:p>
        </w:tc>
        <w:tc>
          <w:tcPr>
            <w:tcW w:w="2273" w:type="dxa"/>
            <w:shd w:val="clear" w:color="auto" w:fill="auto"/>
          </w:tcPr>
          <w:p w14:paraId="79FF7675" w14:textId="77777777" w:rsidR="00CA41AB" w:rsidRPr="00833846" w:rsidRDefault="00CA41AB" w:rsidP="00833846">
            <w:pPr>
              <w:spacing w:after="0"/>
              <w:contextualSpacing/>
              <w:rPr>
                <w:ins w:id="33543" w:author="Rev 10 Allen Wirfs-Brock" w:date="2012-09-05T19:15:00Z"/>
                <w:rFonts w:eastAsia="Times New Roman"/>
              </w:rPr>
            </w:pPr>
            <w:ins w:id="33544" w:author="Rev 10 Allen Wirfs-Brock" w:date="2012-09-05T19:15:00Z">
              <w:r w:rsidRPr="00833846">
                <w:rPr>
                  <w:rFonts w:eastAsia="Times New Roman"/>
                </w:rPr>
                <w:t xml:space="preserve">32-bit unsigned integer </w:t>
              </w:r>
            </w:ins>
          </w:p>
        </w:tc>
        <w:tc>
          <w:tcPr>
            <w:tcW w:w="1994" w:type="dxa"/>
            <w:shd w:val="clear" w:color="auto" w:fill="auto"/>
          </w:tcPr>
          <w:p w14:paraId="587052ED" w14:textId="77777777" w:rsidR="00CA41AB" w:rsidRPr="00833846" w:rsidRDefault="00CA41AB" w:rsidP="00833846">
            <w:pPr>
              <w:spacing w:after="0"/>
              <w:contextualSpacing/>
              <w:rPr>
                <w:ins w:id="33545" w:author="Rev 10 Allen Wirfs-Brock" w:date="2012-09-05T19:15:00Z"/>
                <w:rFonts w:eastAsia="Times New Roman"/>
              </w:rPr>
            </w:pPr>
            <w:ins w:id="33546" w:author="Rev 10 Allen Wirfs-Brock" w:date="2012-09-05T19:15:00Z">
              <w:r w:rsidRPr="00833846">
                <w:rPr>
                  <w:rFonts w:eastAsia="Times New Roman"/>
                </w:rPr>
                <w:t>unsigned int</w:t>
              </w:r>
            </w:ins>
          </w:p>
        </w:tc>
      </w:tr>
      <w:tr w:rsidR="00CA41AB" w:rsidRPr="00150D27" w14:paraId="3544E1B6" w14:textId="77777777" w:rsidTr="004C4A34">
        <w:trPr>
          <w:ins w:id="33547" w:author="Rev 10 Allen Wirfs-Brock" w:date="2012-09-05T19:15:00Z"/>
        </w:trPr>
        <w:tc>
          <w:tcPr>
            <w:tcW w:w="1993" w:type="dxa"/>
            <w:shd w:val="clear" w:color="auto" w:fill="auto"/>
          </w:tcPr>
          <w:p w14:paraId="33597EB9" w14:textId="77777777" w:rsidR="00CA41AB" w:rsidRPr="00833846" w:rsidRDefault="00CA41AB" w:rsidP="00833846">
            <w:pPr>
              <w:spacing w:after="0"/>
              <w:contextualSpacing/>
              <w:rPr>
                <w:ins w:id="33548" w:author="Rev 10 Allen Wirfs-Brock" w:date="2012-09-05T19:15:00Z"/>
                <w:rFonts w:eastAsia="Times New Roman"/>
              </w:rPr>
            </w:pPr>
            <w:ins w:id="33549" w:author="Rev 10 Allen Wirfs-Brock" w:date="2012-09-05T19:15:00Z">
              <w:r w:rsidRPr="00833846">
                <w:rPr>
                  <w:rFonts w:eastAsia="Times New Roman"/>
                </w:rPr>
                <w:t xml:space="preserve">Float32Array </w:t>
              </w:r>
            </w:ins>
          </w:p>
        </w:tc>
        <w:tc>
          <w:tcPr>
            <w:tcW w:w="1715" w:type="dxa"/>
          </w:tcPr>
          <w:p w14:paraId="0B5F5980" w14:textId="77777777" w:rsidR="00CA41AB" w:rsidRPr="00833846" w:rsidRDefault="00CA41AB" w:rsidP="00833846">
            <w:pPr>
              <w:spacing w:after="0"/>
              <w:contextualSpacing/>
              <w:rPr>
                <w:ins w:id="33550" w:author="Rev 10 Allen Wirfs-Brock" w:date="2012-09-06T07:57:00Z"/>
                <w:rFonts w:eastAsia="Times New Roman"/>
              </w:rPr>
            </w:pPr>
            <w:ins w:id="33551" w:author="Rev 10 Allen Wirfs-Brock" w:date="2012-09-06T07:58:00Z">
              <w:r>
                <w:rPr>
                  <w:rFonts w:eastAsia="Times New Roman"/>
                </w:rPr>
                <w:t>Float32</w:t>
              </w:r>
              <w:r w:rsidRPr="00833846">
                <w:rPr>
                  <w:rFonts w:eastAsia="Times New Roman"/>
                </w:rPr>
                <w:t xml:space="preserve"> </w:t>
              </w:r>
            </w:ins>
          </w:p>
        </w:tc>
        <w:tc>
          <w:tcPr>
            <w:tcW w:w="1715" w:type="dxa"/>
            <w:shd w:val="clear" w:color="auto" w:fill="auto"/>
          </w:tcPr>
          <w:p w14:paraId="63F93241" w14:textId="77777777" w:rsidR="00CA41AB" w:rsidRPr="00833846" w:rsidRDefault="00CA41AB" w:rsidP="00833846">
            <w:pPr>
              <w:spacing w:after="0"/>
              <w:contextualSpacing/>
              <w:rPr>
                <w:ins w:id="33552" w:author="Rev 10 Allen Wirfs-Brock" w:date="2012-09-05T19:15:00Z"/>
                <w:rFonts w:eastAsia="Times New Roman"/>
              </w:rPr>
            </w:pPr>
            <w:ins w:id="33553" w:author="Rev 10 Allen Wirfs-Brock" w:date="2012-09-05T19:15:00Z">
              <w:r w:rsidRPr="00833846">
                <w:rPr>
                  <w:rFonts w:eastAsia="Times New Roman"/>
                </w:rPr>
                <w:t xml:space="preserve">4 </w:t>
              </w:r>
            </w:ins>
          </w:p>
        </w:tc>
        <w:tc>
          <w:tcPr>
            <w:tcW w:w="2273" w:type="dxa"/>
            <w:shd w:val="clear" w:color="auto" w:fill="auto"/>
          </w:tcPr>
          <w:p w14:paraId="6A09CEA3" w14:textId="77777777" w:rsidR="00CA41AB" w:rsidRPr="00833846" w:rsidRDefault="00CA41AB" w:rsidP="00833846">
            <w:pPr>
              <w:spacing w:after="0"/>
              <w:contextualSpacing/>
              <w:rPr>
                <w:ins w:id="33554" w:author="Rev 10 Allen Wirfs-Brock" w:date="2012-09-05T19:15:00Z"/>
                <w:rFonts w:eastAsia="Times New Roman"/>
              </w:rPr>
            </w:pPr>
            <w:ins w:id="33555" w:author="Rev 10 Allen Wirfs-Brock" w:date="2012-09-05T19:15:00Z">
              <w:r w:rsidRPr="00833846">
                <w:rPr>
                  <w:rFonts w:eastAsia="Times New Roman"/>
                </w:rPr>
                <w:t xml:space="preserve">32-bit IEEE floating point </w:t>
              </w:r>
            </w:ins>
          </w:p>
        </w:tc>
        <w:tc>
          <w:tcPr>
            <w:tcW w:w="1994" w:type="dxa"/>
            <w:shd w:val="clear" w:color="auto" w:fill="auto"/>
          </w:tcPr>
          <w:p w14:paraId="15493A0E" w14:textId="77777777" w:rsidR="00CA41AB" w:rsidRPr="00833846" w:rsidRDefault="00CA41AB" w:rsidP="00833846">
            <w:pPr>
              <w:spacing w:after="0"/>
              <w:contextualSpacing/>
              <w:rPr>
                <w:ins w:id="33556" w:author="Rev 10 Allen Wirfs-Brock" w:date="2012-09-05T19:15:00Z"/>
                <w:rFonts w:eastAsia="Times New Roman"/>
              </w:rPr>
            </w:pPr>
            <w:ins w:id="33557" w:author="Rev 10 Allen Wirfs-Brock" w:date="2012-09-05T19:15:00Z">
              <w:r w:rsidRPr="00833846">
                <w:rPr>
                  <w:rFonts w:eastAsia="Times New Roman"/>
                </w:rPr>
                <w:t>Float</w:t>
              </w:r>
            </w:ins>
          </w:p>
        </w:tc>
      </w:tr>
      <w:tr w:rsidR="00CA41AB" w:rsidRPr="00150D27" w14:paraId="43261E94" w14:textId="77777777" w:rsidTr="004C4A34">
        <w:trPr>
          <w:ins w:id="33558" w:author="Rev 10 Allen Wirfs-Brock" w:date="2012-09-05T19:15:00Z"/>
        </w:trPr>
        <w:tc>
          <w:tcPr>
            <w:tcW w:w="1993" w:type="dxa"/>
            <w:shd w:val="clear" w:color="auto" w:fill="auto"/>
          </w:tcPr>
          <w:p w14:paraId="2E93C68E" w14:textId="77777777" w:rsidR="00CA41AB" w:rsidRPr="00833846" w:rsidRDefault="00CA41AB" w:rsidP="00833846">
            <w:pPr>
              <w:spacing w:after="0"/>
              <w:contextualSpacing/>
              <w:rPr>
                <w:ins w:id="33559" w:author="Rev 10 Allen Wirfs-Brock" w:date="2012-09-05T19:15:00Z"/>
                <w:rFonts w:eastAsia="Times New Roman"/>
              </w:rPr>
            </w:pPr>
            <w:ins w:id="33560" w:author="Rev 10 Allen Wirfs-Brock" w:date="2012-09-05T19:15:00Z">
              <w:r w:rsidRPr="00833846">
                <w:rPr>
                  <w:rFonts w:eastAsia="Times New Roman"/>
                </w:rPr>
                <w:t xml:space="preserve">Float64Array </w:t>
              </w:r>
            </w:ins>
          </w:p>
        </w:tc>
        <w:tc>
          <w:tcPr>
            <w:tcW w:w="1715" w:type="dxa"/>
          </w:tcPr>
          <w:p w14:paraId="7634FB57" w14:textId="77777777" w:rsidR="00CA41AB" w:rsidRPr="00833846" w:rsidRDefault="00CA41AB" w:rsidP="00833846">
            <w:pPr>
              <w:spacing w:after="0"/>
              <w:contextualSpacing/>
              <w:rPr>
                <w:ins w:id="33561" w:author="Rev 10 Allen Wirfs-Brock" w:date="2012-09-06T07:57:00Z"/>
                <w:rFonts w:eastAsia="Times New Roman"/>
              </w:rPr>
            </w:pPr>
            <w:ins w:id="33562" w:author="Rev 10 Allen Wirfs-Brock" w:date="2012-09-06T07:58:00Z">
              <w:r>
                <w:rPr>
                  <w:rFonts w:eastAsia="Times New Roman"/>
                </w:rPr>
                <w:t>Float64</w:t>
              </w:r>
            </w:ins>
          </w:p>
        </w:tc>
        <w:tc>
          <w:tcPr>
            <w:tcW w:w="1715" w:type="dxa"/>
            <w:shd w:val="clear" w:color="auto" w:fill="auto"/>
          </w:tcPr>
          <w:p w14:paraId="699B3CED" w14:textId="77777777" w:rsidR="00CA41AB" w:rsidRPr="00833846" w:rsidRDefault="00CA41AB" w:rsidP="00833846">
            <w:pPr>
              <w:spacing w:after="0"/>
              <w:contextualSpacing/>
              <w:rPr>
                <w:ins w:id="33563" w:author="Rev 10 Allen Wirfs-Brock" w:date="2012-09-05T19:15:00Z"/>
                <w:rFonts w:eastAsia="Times New Roman"/>
              </w:rPr>
            </w:pPr>
            <w:ins w:id="33564" w:author="Rev 10 Allen Wirfs-Brock" w:date="2012-09-05T19:15:00Z">
              <w:r w:rsidRPr="00833846">
                <w:rPr>
                  <w:rFonts w:eastAsia="Times New Roman"/>
                </w:rPr>
                <w:t xml:space="preserve">8 </w:t>
              </w:r>
            </w:ins>
          </w:p>
        </w:tc>
        <w:tc>
          <w:tcPr>
            <w:tcW w:w="2273" w:type="dxa"/>
            <w:shd w:val="clear" w:color="auto" w:fill="auto"/>
          </w:tcPr>
          <w:p w14:paraId="037D47E9" w14:textId="77777777" w:rsidR="00CA41AB" w:rsidRPr="00833846" w:rsidRDefault="00CA41AB" w:rsidP="00833846">
            <w:pPr>
              <w:spacing w:after="0"/>
              <w:contextualSpacing/>
              <w:rPr>
                <w:ins w:id="33565" w:author="Rev 10 Allen Wirfs-Brock" w:date="2012-09-05T19:15:00Z"/>
                <w:rFonts w:eastAsia="Times New Roman"/>
              </w:rPr>
            </w:pPr>
            <w:ins w:id="33566" w:author="Rev 10 Allen Wirfs-Brock" w:date="2012-09-05T19:15:00Z">
              <w:r w:rsidRPr="00833846">
                <w:rPr>
                  <w:rFonts w:eastAsia="Times New Roman"/>
                </w:rPr>
                <w:t xml:space="preserve">64-bit IEEE floating point </w:t>
              </w:r>
            </w:ins>
          </w:p>
        </w:tc>
        <w:tc>
          <w:tcPr>
            <w:tcW w:w="1994" w:type="dxa"/>
            <w:shd w:val="clear" w:color="auto" w:fill="auto"/>
          </w:tcPr>
          <w:p w14:paraId="783C7A20" w14:textId="77777777" w:rsidR="00CA41AB" w:rsidRPr="00833846" w:rsidRDefault="00CA41AB" w:rsidP="00833846">
            <w:pPr>
              <w:spacing w:after="0"/>
              <w:contextualSpacing/>
              <w:rPr>
                <w:ins w:id="33567" w:author="Rev 10 Allen Wirfs-Brock" w:date="2012-09-05T19:15:00Z"/>
                <w:rFonts w:eastAsia="Times New Roman"/>
              </w:rPr>
            </w:pPr>
            <w:ins w:id="33568" w:author="Rev 10 Allen Wirfs-Brock" w:date="2012-09-05T19:15:00Z">
              <w:r w:rsidRPr="00833846">
                <w:rPr>
                  <w:rFonts w:eastAsia="Times New Roman"/>
                </w:rPr>
                <w:t>Double</w:t>
              </w:r>
            </w:ins>
          </w:p>
        </w:tc>
      </w:tr>
    </w:tbl>
    <w:p w14:paraId="286FDE79" w14:textId="77777777" w:rsidR="00471F49" w:rsidRDefault="00471F49" w:rsidP="00D935CB">
      <w:pPr>
        <w:rPr>
          <w:ins w:id="33569" w:author="Rev 10 Allen Wirfs-Brock" w:date="2012-09-05T19:10:00Z"/>
        </w:rPr>
      </w:pPr>
    </w:p>
    <w:p w14:paraId="66B67F1A" w14:textId="77777777" w:rsidR="00471F49" w:rsidRDefault="008E2CAA" w:rsidP="00D935CB">
      <w:pPr>
        <w:rPr>
          <w:ins w:id="33570" w:author="Rev 10 Allen Wirfs-Brock" w:date="2012-09-05T19:10:00Z"/>
        </w:rPr>
      </w:pPr>
      <w:ins w:id="33571" w:author="Rev 10 Allen Wirfs-Brock" w:date="2012-09-05T19:33:00Z">
        <w:r>
          <w:t>I</w:t>
        </w:r>
        <w:r w:rsidRPr="00E77497">
          <w:t>n the definition</w:t>
        </w:r>
        <w:r>
          <w:t xml:space="preserve">s below, </w:t>
        </w:r>
      </w:ins>
      <w:ins w:id="33572" w:author="Rev 10 Allen Wirfs-Brock" w:date="2012-09-05T19:32:00Z">
        <w:r w:rsidRPr="00E77497">
          <w:t xml:space="preserve"> references to </w:t>
        </w:r>
      </w:ins>
      <w:ins w:id="33573" w:author="Rev 10 Allen Wirfs-Brock" w:date="2012-09-05T19:33:00Z">
        <w:r>
          <w:rPr>
            <w:i/>
          </w:rPr>
          <w:t>TypeArray</w:t>
        </w:r>
      </w:ins>
      <w:ins w:id="33574" w:author="Rev 10 Allen Wirfs-Brock" w:date="2012-09-05T19:32:00Z">
        <w:r w:rsidRPr="00E77497">
          <w:t xml:space="preserve"> should be replaced with the appropriate </w:t>
        </w:r>
      </w:ins>
      <w:ins w:id="33575" w:author="Rev 10 Allen Wirfs-Brock" w:date="2012-09-05T19:33:00Z">
        <w:r>
          <w:t>constructor</w:t>
        </w:r>
      </w:ins>
      <w:ins w:id="33576" w:author="Rev 10 Allen Wirfs-Brock" w:date="2012-09-05T19:32:00Z">
        <w:r w:rsidRPr="00E77497">
          <w:t xml:space="preserve"> name from </w:t>
        </w:r>
      </w:ins>
      <w:ins w:id="33577" w:author="Rev 10 Allen Wirfs-Brock" w:date="2012-09-05T19:34:00Z">
        <w:r>
          <w:t>the above table</w:t>
        </w:r>
      </w:ins>
      <w:ins w:id="33578" w:author="Rev 10 Allen Wirfs-Brock" w:date="2012-09-05T19:32:00Z">
        <w:r w:rsidRPr="00E77497">
          <w:t>.</w:t>
        </w:r>
      </w:ins>
      <w:ins w:id="33579" w:author="Rev 10 Allen Wirfs-Brock" w:date="2012-09-05T19:34:00Z">
        <w:r>
          <w:t xml:space="preserve"> T</w:t>
        </w:r>
      </w:ins>
      <w:ins w:id="33580" w:author="Rev 10 Allen Wirfs-Brock" w:date="2012-09-05T19:10:00Z">
        <w:r w:rsidR="00471F49">
          <w:t xml:space="preserve">he phrase “the </w:t>
        </w:r>
      </w:ins>
      <w:ins w:id="33581" w:author="Rev 10 Allen Wirfs-Brock" w:date="2012-09-06T08:03:00Z">
        <w:r w:rsidR="00CA41AB">
          <w:t xml:space="preserve">element </w:t>
        </w:r>
      </w:ins>
      <w:ins w:id="33582" w:author="Rev 10 Allen Wirfs-Brock" w:date="2012-09-05T19:10:00Z">
        <w:r w:rsidR="00471F49">
          <w:t xml:space="preserve">size in bytes” refers to the value in the </w:t>
        </w:r>
      </w:ins>
      <w:ins w:id="33583" w:author="Rev 10 Allen Wirfs-Brock" w:date="2012-09-06T07:59:00Z">
        <w:r w:rsidR="00CA41AB">
          <w:t xml:space="preserve">Element </w:t>
        </w:r>
      </w:ins>
      <w:ins w:id="33584" w:author="Rev 10 Allen Wirfs-Brock" w:date="2012-09-05T19:10:00Z">
        <w:r w:rsidR="00471F49">
          <w:t xml:space="preserve">Size column of the table in the row corresponding to </w:t>
        </w:r>
      </w:ins>
      <w:ins w:id="33585" w:author="Rev 10 Allen Wirfs-Brock" w:date="2012-09-05T19:35:00Z">
        <w:r>
          <w:t>the constructor</w:t>
        </w:r>
      </w:ins>
      <w:ins w:id="33586" w:author="Rev 10 Allen Wirfs-Brock" w:date="2012-09-05T19:10:00Z">
        <w:r w:rsidR="00471F49">
          <w:t>.</w:t>
        </w:r>
      </w:ins>
      <w:ins w:id="33587" w:author="Rev 10 Allen Wirfs-Brock" w:date="2012-09-06T08:00:00Z">
        <w:r w:rsidR="00CA41AB">
          <w:t xml:space="preserve"> The phrase “element Type” refers to the value in the Element Type column for that row.</w:t>
        </w:r>
      </w:ins>
    </w:p>
    <w:p w14:paraId="0236FCAA" w14:textId="77777777" w:rsidR="00471F49" w:rsidRDefault="001F0999" w:rsidP="00D935CB">
      <w:pPr>
        <w:pStyle w:val="40"/>
        <w:numPr>
          <w:ilvl w:val="0"/>
          <w:numId w:val="0"/>
        </w:numPr>
        <w:rPr>
          <w:ins w:id="33588" w:author="Rev 10 Allen Wirfs-Brock" w:date="2012-09-05T19:10:00Z"/>
        </w:rPr>
      </w:pPr>
      <w:ins w:id="33589" w:author="Rev 10 Allen Wirfs-Brock" w:date="2012-09-05T19:19:00Z">
        <w:r>
          <w:t>15.13.</w:t>
        </w:r>
      </w:ins>
      <w:ins w:id="33590" w:author="Rev 10 Allen Wirfs-Brock" w:date="2012-09-06T11:39:00Z">
        <w:r w:rsidR="00A66DA6">
          <w:t>6</w:t>
        </w:r>
      </w:ins>
      <w:ins w:id="33591" w:author="Rev 10 Allen Wirfs-Brock" w:date="2012-09-05T19:10:00Z">
        <w:r w:rsidR="00471F49">
          <w:t xml:space="preserve">.1 </w:t>
        </w:r>
        <w:r w:rsidR="00471F49" w:rsidRPr="00D70C18">
          <w:rPr>
            <w:i/>
          </w:rPr>
          <w:t>TypeArray</w:t>
        </w:r>
        <w:r w:rsidR="00471F49">
          <w:t xml:space="preserve"> Constructor</w:t>
        </w:r>
      </w:ins>
      <w:ins w:id="33592" w:author="Rev 10 Allen Wirfs-Brock" w:date="2012-09-05T19:20:00Z">
        <w:r>
          <w:t>s</w:t>
        </w:r>
      </w:ins>
      <w:ins w:id="33593" w:author="Rev 10 Allen Wirfs-Brock" w:date="2012-09-05T19:10:00Z">
        <w:r w:rsidR="00471F49">
          <w:t xml:space="preserve"> Called as a Function</w:t>
        </w:r>
      </w:ins>
    </w:p>
    <w:p w14:paraId="1287AEAC" w14:textId="77777777" w:rsidR="00471F49" w:rsidRDefault="00471F49" w:rsidP="00D935CB">
      <w:pPr>
        <w:rPr>
          <w:ins w:id="33594" w:author="Rev 10 Allen Wirfs-Brock" w:date="2012-09-05T19:10:00Z"/>
        </w:rPr>
      </w:pPr>
      <w:ins w:id="33595" w:author="Rev 10 Allen Wirfs-Brock" w:date="2012-09-05T19:10:00Z">
        <w:r>
          <w:t>When</w:t>
        </w:r>
      </w:ins>
      <w:ins w:id="33596" w:author="Rev 10 Allen Wirfs-Brock" w:date="2012-09-05T19:23:00Z">
        <w:r w:rsidR="007A098C">
          <w:t xml:space="preserve"> a</w:t>
        </w:r>
      </w:ins>
      <w:ins w:id="33597" w:author="Rev 10 Allen Wirfs-Brock" w:date="2012-09-05T19:10:00Z">
        <w:r>
          <w:t xml:space="preserve"> </w:t>
        </w:r>
        <w:r w:rsidRPr="00D70C18">
          <w:rPr>
            <w:i/>
          </w:rPr>
          <w:t>TypeArray</w:t>
        </w:r>
        <w:r>
          <w:t xml:space="preserve"> </w:t>
        </w:r>
      </w:ins>
      <w:ins w:id="33598" w:author="Rev 10 Allen Wirfs-Brock" w:date="2012-09-05T19:20:00Z">
        <w:r w:rsidR="001F0999">
          <w:t xml:space="preserve">constructor </w:t>
        </w:r>
      </w:ins>
      <w:ins w:id="33599" w:author="Rev 10 Allen Wirfs-Brock" w:date="2012-09-05T19:10:00Z">
        <w:r>
          <w:t xml:space="preserve">is called as a function rather than as a constructor, it creates and initialises a new object. </w:t>
        </w:r>
      </w:ins>
      <w:ins w:id="33600" w:author="Rev 10 Allen Wirfs-Brock" w:date="2012-09-05T19:21:00Z">
        <w:r w:rsidR="007A098C">
          <w:t>A</w:t>
        </w:r>
      </w:ins>
      <w:ins w:id="33601" w:author="Rev 10 Allen Wirfs-Brock" w:date="2012-09-05T19:10:00Z">
        <w:r>
          <w:t xml:space="preserve"> call </w:t>
        </w:r>
      </w:ins>
      <w:ins w:id="33602" w:author="Rev 10 Allen Wirfs-Brock" w:date="2012-09-05T19:21:00Z">
        <w:r w:rsidR="007A098C">
          <w:t xml:space="preserve">of the </w:t>
        </w:r>
      </w:ins>
      <w:ins w:id="33603" w:author="Rev 10 Allen Wirfs-Brock" w:date="2012-09-05T19:22:00Z">
        <w:r w:rsidR="007A098C">
          <w:t>constructor</w:t>
        </w:r>
      </w:ins>
      <w:ins w:id="33604" w:author="Rev 10 Allen Wirfs-Brock" w:date="2012-09-05T19:21:00Z">
        <w:r w:rsidR="007A098C">
          <w:t xml:space="preserve"> as a function</w:t>
        </w:r>
      </w:ins>
      <w:ins w:id="33605" w:author="Rev 10 Allen Wirfs-Brock" w:date="2012-09-05T19:10:00Z">
        <w:r>
          <w:t xml:space="preserve"> is equivalent to </w:t>
        </w:r>
      </w:ins>
      <w:ins w:id="33606" w:author="Rev 10 Allen Wirfs-Brock" w:date="2012-09-05T19:21:00Z">
        <w:r w:rsidR="007A098C">
          <w:t>calling it as a constructor</w:t>
        </w:r>
      </w:ins>
      <w:ins w:id="33607" w:author="Rev 10 Allen Wirfs-Brock" w:date="2012-09-05T19:10:00Z">
        <w:r w:rsidR="007A098C">
          <w:t xml:space="preserve"> </w:t>
        </w:r>
        <w:r>
          <w:t>with the same arguments.</w:t>
        </w:r>
      </w:ins>
    </w:p>
    <w:p w14:paraId="7A44B6B4" w14:textId="77777777" w:rsidR="00471F49" w:rsidRDefault="007A098C" w:rsidP="00D935CB">
      <w:pPr>
        <w:pStyle w:val="40"/>
        <w:numPr>
          <w:ilvl w:val="0"/>
          <w:numId w:val="0"/>
        </w:numPr>
        <w:rPr>
          <w:ins w:id="33608" w:author="Rev 10 Allen Wirfs-Brock" w:date="2012-09-05T19:10:00Z"/>
        </w:rPr>
      </w:pPr>
      <w:ins w:id="33609" w:author="Rev 10 Allen Wirfs-Brock" w:date="2012-09-05T19:24:00Z">
        <w:r>
          <w:t>15.13.</w:t>
        </w:r>
      </w:ins>
      <w:ins w:id="33610" w:author="Rev 10 Allen Wirfs-Brock" w:date="2012-09-06T11:39:00Z">
        <w:r w:rsidR="00A66DA6">
          <w:t>6</w:t>
        </w:r>
      </w:ins>
      <w:ins w:id="33611" w:author="Rev 10 Allen Wirfs-Brock" w:date="2012-09-05T19:10:00Z">
        <w:r w:rsidR="00471F49">
          <w:t xml:space="preserve">.2 The </w:t>
        </w:r>
        <w:r w:rsidR="00471F49" w:rsidRPr="00D70C18">
          <w:rPr>
            <w:i/>
          </w:rPr>
          <w:t>TypeArray</w:t>
        </w:r>
        <w:r w:rsidR="00471F49">
          <w:t xml:space="preserve"> Constructor</w:t>
        </w:r>
      </w:ins>
      <w:ins w:id="33612" w:author="Rev 10 Allen Wirfs-Brock" w:date="2012-09-05T19:23:00Z">
        <w:r>
          <w:t>s</w:t>
        </w:r>
      </w:ins>
    </w:p>
    <w:p w14:paraId="39220D67" w14:textId="77777777" w:rsidR="00471F49" w:rsidRDefault="00471F49" w:rsidP="00D935CB">
      <w:pPr>
        <w:rPr>
          <w:ins w:id="33613" w:author="Rev 10 Allen Wirfs-Brock" w:date="2012-09-05T19:10:00Z"/>
        </w:rPr>
      </w:pPr>
      <w:ins w:id="33614" w:author="Rev 10 Allen Wirfs-Brock" w:date="2012-09-05T19:10:00Z">
        <w:r>
          <w:t>When</w:t>
        </w:r>
      </w:ins>
      <w:ins w:id="33615" w:author="Rev 10 Allen Wirfs-Brock" w:date="2012-09-05T19:24:00Z">
        <w:r w:rsidR="007A098C">
          <w:t xml:space="preserve"> a</w:t>
        </w:r>
      </w:ins>
      <w:ins w:id="33616" w:author="Rev 10 Allen Wirfs-Brock" w:date="2012-09-05T19:10:00Z">
        <w:r>
          <w:t xml:space="preserve"> </w:t>
        </w:r>
        <w:r w:rsidRPr="00D70C18">
          <w:rPr>
            <w:i/>
          </w:rPr>
          <w:t>TypeArray</w:t>
        </w:r>
        <w:r>
          <w:t xml:space="preserve"> </w:t>
        </w:r>
      </w:ins>
      <w:ins w:id="33617" w:author="Rev 10 Allen Wirfs-Brock" w:date="2012-09-05T19:24:00Z">
        <w:r w:rsidR="007A098C">
          <w:t xml:space="preserve">constructor </w:t>
        </w:r>
      </w:ins>
      <w:ins w:id="33618" w:author="Rev 10 Allen Wirfs-Brock" w:date="2012-09-05T19:10:00Z">
        <w:r>
          <w:t>is called as part of a new expression, it is a constructor: it initia</w:t>
        </w:r>
        <w:r w:rsidR="007A098C">
          <w:t>lises the newly created object.</w:t>
        </w:r>
      </w:ins>
    </w:p>
    <w:p w14:paraId="6A69058D" w14:textId="77777777" w:rsidR="00471F49" w:rsidRDefault="007A098C" w:rsidP="00D935CB">
      <w:pPr>
        <w:pStyle w:val="51"/>
        <w:numPr>
          <w:ilvl w:val="0"/>
          <w:numId w:val="0"/>
        </w:numPr>
        <w:rPr>
          <w:ins w:id="33619" w:author="Rev 10 Allen Wirfs-Brock" w:date="2012-09-05T19:10:00Z"/>
        </w:rPr>
      </w:pPr>
      <w:ins w:id="33620" w:author="Rev 10 Allen Wirfs-Brock" w:date="2012-09-05T19:26:00Z">
        <w:r>
          <w:t>15.13.</w:t>
        </w:r>
      </w:ins>
      <w:ins w:id="33621" w:author="Rev 10 Allen Wirfs-Brock" w:date="2012-09-06T11:39:00Z">
        <w:r w:rsidR="00A66DA6">
          <w:t>6</w:t>
        </w:r>
      </w:ins>
      <w:ins w:id="33622" w:author="Rev 10 Allen Wirfs-Brock" w:date="2012-09-05T19:10:00Z">
        <w:r w:rsidR="00471F49">
          <w:t xml:space="preserve">.2.1 new </w:t>
        </w:r>
        <w:r w:rsidR="00471F49" w:rsidRPr="00D70C18">
          <w:rPr>
            <w:i/>
          </w:rPr>
          <w:t>TypeArray</w:t>
        </w:r>
        <w:r w:rsidR="00471F49">
          <w:t>(arg0 [, arg1, [, arg2 ] )</w:t>
        </w:r>
      </w:ins>
    </w:p>
    <w:p w14:paraId="5A06E9F5" w14:textId="77777777" w:rsidR="00471F49" w:rsidRDefault="00471F49" w:rsidP="00D935CB">
      <w:pPr>
        <w:rPr>
          <w:ins w:id="33623" w:author="Rev 10 Allen Wirfs-Brock" w:date="2012-09-05T19:10:00Z"/>
        </w:rPr>
      </w:pPr>
      <w:ins w:id="33624" w:author="Rev 10 Allen Wirfs-Brock" w:date="2012-09-05T19:10:00Z">
        <w:r>
          <w:t xml:space="preserve">The [[Prototype]] internal property of the newly constructed object is set to the original </w:t>
        </w:r>
        <w:r w:rsidRPr="00CA41AB">
          <w:rPr>
            <w:i/>
          </w:rPr>
          <w:t>TypeArray</w:t>
        </w:r>
        <w:r>
          <w:t xml:space="preserve"> prototype object, the one that is the initial value of </w:t>
        </w:r>
        <w:r w:rsidRPr="00CA41AB">
          <w:rPr>
            <w:i/>
          </w:rPr>
          <w:t>TypeArray</w:t>
        </w:r>
        <w:r>
          <w:t>.prototype (16.2.3.1). The [[Class]] internal property of the newly constructed object is set to “TypeArray”. The [[Extensible]] internal property of the newly con</w:t>
        </w:r>
        <w:r w:rsidR="00673AC7">
          <w:t>structed object is set to true.</w:t>
        </w:r>
      </w:ins>
    </w:p>
    <w:p w14:paraId="564A3FE2" w14:textId="77777777" w:rsidR="00471F49" w:rsidRDefault="00471F49" w:rsidP="00D935CB">
      <w:pPr>
        <w:rPr>
          <w:ins w:id="33625" w:author="Rev 10 Allen Wirfs-Brock" w:date="2012-09-05T19:10:00Z"/>
        </w:rPr>
      </w:pPr>
      <w:ins w:id="33626" w:author="Rev 10 Allen Wirfs-Brock" w:date="2012-09-05T19:10:00Z">
        <w:r>
          <w:t>The remaining properties of the newly constru</w:t>
        </w:r>
        <w:r w:rsidR="00673AC7">
          <w:t>cted object are set as follows:</w:t>
        </w:r>
      </w:ins>
    </w:p>
    <w:p w14:paraId="79819FCF" w14:textId="77777777" w:rsidR="00471F49" w:rsidRDefault="00471F49" w:rsidP="00673AC7">
      <w:pPr>
        <w:pStyle w:val="Alg3"/>
        <w:numPr>
          <w:ilvl w:val="0"/>
          <w:numId w:val="924"/>
        </w:numPr>
        <w:rPr>
          <w:ins w:id="33627" w:author="Rev 10 Allen Wirfs-Brock" w:date="2012-09-05T19:10:00Z"/>
        </w:rPr>
      </w:pPr>
      <w:commentRangeStart w:id="33628"/>
      <w:ins w:id="33629" w:author="Rev 10 Allen Wirfs-Brock" w:date="2012-09-05T19:10:00Z">
        <w:r>
          <w:t xml:space="preserve">If </w:t>
        </w:r>
      </w:ins>
      <w:ins w:id="33630" w:author="Rev 10 Allen Wirfs-Brock" w:date="2012-09-06T07:47:00Z">
        <w:r w:rsidR="00673AC7">
          <w:t>Type(</w:t>
        </w:r>
      </w:ins>
      <w:ins w:id="33631" w:author="Rev 10 Allen Wirfs-Brock" w:date="2012-09-05T19:10:00Z">
        <w:r w:rsidRPr="00673AC7">
          <w:rPr>
            <w:i/>
          </w:rPr>
          <w:t>arg0</w:t>
        </w:r>
      </w:ins>
      <w:ins w:id="33632" w:author="Rev 10 Allen Wirfs-Brock" w:date="2012-09-06T07:47:00Z">
        <w:r w:rsidR="00673AC7">
          <w:t>)</w:t>
        </w:r>
      </w:ins>
      <w:ins w:id="33633" w:author="Rev 10 Allen Wirfs-Brock" w:date="2012-09-05T19:10:00Z">
        <w:r>
          <w:t xml:space="preserve"> is Number</w:t>
        </w:r>
      </w:ins>
      <w:ins w:id="33634" w:author="Rev 10 Allen Wirfs-Brock" w:date="2012-09-06T07:49:00Z">
        <w:r w:rsidR="00673AC7">
          <w:t>, then</w:t>
        </w:r>
      </w:ins>
      <w:commentRangeEnd w:id="33628"/>
      <w:ins w:id="33635" w:author="Rev 10 Allen Wirfs-Brock" w:date="2012-09-06T08:29:00Z">
        <w:r w:rsidR="00E54724">
          <w:rPr>
            <w:rStyle w:val="af3"/>
            <w:rFonts w:ascii="Arial" w:eastAsia="MS Mincho" w:hAnsi="Arial"/>
            <w:spacing w:val="0"/>
            <w:lang w:eastAsia="ja-JP"/>
          </w:rPr>
          <w:commentReference w:id="33628"/>
        </w:r>
      </w:ins>
    </w:p>
    <w:p w14:paraId="7CDCB8D0" w14:textId="77777777" w:rsidR="00CA41AB" w:rsidRDefault="00CA41AB" w:rsidP="00673AC7">
      <w:pPr>
        <w:pStyle w:val="Alg4"/>
        <w:numPr>
          <w:ilvl w:val="1"/>
          <w:numId w:val="650"/>
        </w:numPr>
        <w:spacing w:after="220"/>
        <w:contextualSpacing/>
        <w:rPr>
          <w:ins w:id="33636" w:author="Rev 10 Allen Wirfs-Brock" w:date="2012-09-06T08:01:00Z"/>
        </w:rPr>
      </w:pPr>
      <w:ins w:id="33637" w:author="Rev 10 Allen Wirfs-Brock" w:date="2012-09-06T08:01:00Z">
        <w:r>
          <w:t xml:space="preserve">Let </w:t>
        </w:r>
        <w:r w:rsidRPr="00CA41AB">
          <w:rPr>
            <w:i/>
          </w:rPr>
          <w:t>length</w:t>
        </w:r>
        <w:r>
          <w:t xml:space="preserve"> be ToUInt32(</w:t>
        </w:r>
        <w:r w:rsidRPr="00673AC7">
          <w:rPr>
            <w:i/>
          </w:rPr>
          <w:t>arg0</w:t>
        </w:r>
        <w:r>
          <w:t>).</w:t>
        </w:r>
      </w:ins>
    </w:p>
    <w:p w14:paraId="3AAB0411" w14:textId="77777777" w:rsidR="00CA41AB" w:rsidRDefault="00CA41AB" w:rsidP="00673AC7">
      <w:pPr>
        <w:pStyle w:val="Alg4"/>
        <w:numPr>
          <w:ilvl w:val="1"/>
          <w:numId w:val="650"/>
        </w:numPr>
        <w:spacing w:after="220"/>
        <w:contextualSpacing/>
        <w:rPr>
          <w:ins w:id="33638" w:author="Rev 10 Allen Wirfs-Brock" w:date="2012-09-06T08:02:00Z"/>
        </w:rPr>
      </w:pPr>
      <w:ins w:id="33639" w:author="Rev 10 Allen Wirfs-Brock" w:date="2012-09-06T08:02:00Z">
        <w:r>
          <w:t>ReturnIfAbrupt(</w:t>
        </w:r>
        <w:r w:rsidRPr="00CA41AB">
          <w:rPr>
            <w:i/>
          </w:rPr>
          <w:t>length</w:t>
        </w:r>
        <w:r>
          <w:t>).</w:t>
        </w:r>
      </w:ins>
    </w:p>
    <w:p w14:paraId="4DC7C76F" w14:textId="77777777" w:rsidR="00471F49" w:rsidRDefault="00471F49" w:rsidP="00673AC7">
      <w:pPr>
        <w:pStyle w:val="Alg4"/>
        <w:numPr>
          <w:ilvl w:val="1"/>
          <w:numId w:val="650"/>
        </w:numPr>
        <w:spacing w:after="220"/>
        <w:contextualSpacing/>
        <w:rPr>
          <w:ins w:id="33640" w:author="Rev 10 Allen Wirfs-Brock" w:date="2012-09-05T19:10:00Z"/>
        </w:rPr>
      </w:pPr>
      <w:ins w:id="33641" w:author="Rev 10 Allen Wirfs-Brock" w:date="2012-09-05T19:10:00Z">
        <w:r>
          <w:t xml:space="preserve">The length property of the newly constructed object is set to </w:t>
        </w:r>
      </w:ins>
      <w:ins w:id="33642" w:author="Rev 10 Allen Wirfs-Brock" w:date="2012-09-06T08:02:00Z">
        <w:r w:rsidR="00CA41AB" w:rsidRPr="00CA41AB">
          <w:rPr>
            <w:i/>
          </w:rPr>
          <w:t>length</w:t>
        </w:r>
        <w:r w:rsidR="00CA41AB">
          <w:rPr>
            <w:i/>
          </w:rPr>
          <w:t>.</w:t>
        </w:r>
      </w:ins>
    </w:p>
    <w:p w14:paraId="043ABD34" w14:textId="77777777" w:rsidR="00471F49" w:rsidRDefault="00471F49" w:rsidP="00673AC7">
      <w:pPr>
        <w:pStyle w:val="Alg4"/>
        <w:numPr>
          <w:ilvl w:val="1"/>
          <w:numId w:val="650"/>
        </w:numPr>
        <w:spacing w:after="220"/>
        <w:contextualSpacing/>
        <w:rPr>
          <w:ins w:id="33643" w:author="Rev 10 Allen Wirfs-Brock" w:date="2012-09-05T19:10:00Z"/>
        </w:rPr>
      </w:pPr>
      <w:ins w:id="33644" w:author="Rev 10 Allen Wirfs-Brock" w:date="2012-09-05T19:10:00Z">
        <w:r>
          <w:t xml:space="preserve">The byteLength property of the newly constructed object is set to </w:t>
        </w:r>
        <w:r w:rsidRPr="00D70C18">
          <w:rPr>
            <w:i/>
          </w:rPr>
          <w:t>length</w:t>
        </w:r>
        <w:r>
          <w:t xml:space="preserve"> multiplied by </w:t>
        </w:r>
      </w:ins>
      <w:ins w:id="33645" w:author="Rev 10 Allen Wirfs-Brock" w:date="2012-09-06T08:04:00Z">
        <w:r w:rsidR="009510B4">
          <w:t>the element size in bytes</w:t>
        </w:r>
      </w:ins>
      <w:ins w:id="33646" w:author="Rev 10 Allen Wirfs-Brock" w:date="2012-09-05T19:10:00Z">
        <w:r>
          <w:t>.</w:t>
        </w:r>
      </w:ins>
    </w:p>
    <w:p w14:paraId="5C791921" w14:textId="77777777" w:rsidR="00471F49" w:rsidRDefault="00471F49" w:rsidP="00673AC7">
      <w:pPr>
        <w:pStyle w:val="Alg4"/>
        <w:numPr>
          <w:ilvl w:val="1"/>
          <w:numId w:val="650"/>
        </w:numPr>
        <w:spacing w:after="220"/>
        <w:contextualSpacing/>
        <w:rPr>
          <w:ins w:id="33647" w:author="Rev 10 Allen Wirfs-Brock" w:date="2012-09-05T19:10:00Z"/>
        </w:rPr>
      </w:pPr>
      <w:ins w:id="33648" w:author="Rev 10 Allen Wirfs-Brock" w:date="2012-09-05T19:10:00Z">
        <w:r>
          <w:t>Let arrayBuffer be an object constructed as if by a call to the built-in ArrayBuffer constructor, as “new ArrayBuffer(byteLength)”.</w:t>
        </w:r>
      </w:ins>
    </w:p>
    <w:p w14:paraId="2CC5EB65" w14:textId="77777777" w:rsidR="00471F49" w:rsidRDefault="00471F49" w:rsidP="00673AC7">
      <w:pPr>
        <w:pStyle w:val="Alg4"/>
        <w:numPr>
          <w:ilvl w:val="1"/>
          <w:numId w:val="650"/>
        </w:numPr>
        <w:spacing w:after="220"/>
        <w:contextualSpacing/>
        <w:rPr>
          <w:ins w:id="33649" w:author="Rev 10 Allen Wirfs-Brock" w:date="2012-09-05T19:10:00Z"/>
        </w:rPr>
      </w:pPr>
      <w:ins w:id="33650" w:author="Rev 10 Allen Wirfs-Brock" w:date="2012-09-05T19:10:00Z">
        <w:r>
          <w:t>The buffer property of the newly constructed object is set to arrayBuffer.</w:t>
        </w:r>
      </w:ins>
    </w:p>
    <w:p w14:paraId="3FE44474" w14:textId="77777777" w:rsidR="00471F49" w:rsidRDefault="00471F49" w:rsidP="00D70C18">
      <w:pPr>
        <w:pStyle w:val="Alg4"/>
        <w:numPr>
          <w:ilvl w:val="1"/>
          <w:numId w:val="650"/>
        </w:numPr>
        <w:contextualSpacing/>
        <w:rPr>
          <w:ins w:id="33651" w:author="Rev 10 Allen Wirfs-Brock" w:date="2012-09-05T19:10:00Z"/>
        </w:rPr>
      </w:pPr>
      <w:ins w:id="33652" w:author="Rev 10 Allen Wirfs-Brock" w:date="2012-09-05T19:10:00Z">
        <w:r>
          <w:t>The byteOffset property of the newly constructed object is set to 0.</w:t>
        </w:r>
      </w:ins>
    </w:p>
    <w:p w14:paraId="3322E9E9" w14:textId="77777777" w:rsidR="00471F49" w:rsidRDefault="00673AC7" w:rsidP="00D70C18">
      <w:pPr>
        <w:pStyle w:val="Alg3"/>
        <w:numPr>
          <w:ilvl w:val="0"/>
          <w:numId w:val="924"/>
        </w:numPr>
        <w:rPr>
          <w:ins w:id="33653" w:author="Rev 10 Allen Wirfs-Brock" w:date="2012-09-05T19:10:00Z"/>
        </w:rPr>
      </w:pPr>
      <w:ins w:id="33654" w:author="Rev 10 Allen Wirfs-Brock" w:date="2012-09-06T07:50:00Z">
        <w:r>
          <w:t>Else,</w:t>
        </w:r>
      </w:ins>
    </w:p>
    <w:p w14:paraId="5D746C54" w14:textId="77777777" w:rsidR="00471F49" w:rsidRDefault="00471F49" w:rsidP="00D70C18">
      <w:pPr>
        <w:pStyle w:val="Alg4"/>
        <w:numPr>
          <w:ilvl w:val="1"/>
          <w:numId w:val="925"/>
        </w:numPr>
        <w:spacing w:after="220"/>
        <w:contextualSpacing/>
        <w:rPr>
          <w:ins w:id="33655" w:author="Rev 10 Allen Wirfs-Brock" w:date="2012-09-05T19:10:00Z"/>
        </w:rPr>
      </w:pPr>
      <w:ins w:id="33656" w:author="Rev 10 Allen Wirfs-Brock" w:date="2012-09-05T19:10:00Z">
        <w:r>
          <w:t xml:space="preserve">Let </w:t>
        </w:r>
        <w:r w:rsidRPr="00D70C18">
          <w:rPr>
            <w:i/>
          </w:rPr>
          <w:t>O</w:t>
        </w:r>
        <w:r>
          <w:t xml:space="preserve"> be the result of calling ToObject(arg0).</w:t>
        </w:r>
      </w:ins>
    </w:p>
    <w:p w14:paraId="566CC6CE" w14:textId="77777777" w:rsidR="009510B4" w:rsidRDefault="009510B4" w:rsidP="00D70C18">
      <w:pPr>
        <w:pStyle w:val="Alg4"/>
        <w:numPr>
          <w:ilvl w:val="1"/>
          <w:numId w:val="925"/>
        </w:numPr>
        <w:spacing w:after="220"/>
        <w:contextualSpacing/>
        <w:rPr>
          <w:ins w:id="33657" w:author="Rev 10 Allen Wirfs-Brock" w:date="2012-09-06T08:05:00Z"/>
        </w:rPr>
      </w:pPr>
      <w:ins w:id="33658" w:author="Rev 10 Allen Wirfs-Brock" w:date="2012-09-06T08:05:00Z">
        <w:r>
          <w:t>ReturnIfAbrupt(</w:t>
        </w:r>
        <w:r w:rsidRPr="00D70C18">
          <w:rPr>
            <w:i/>
          </w:rPr>
          <w:t>O</w:t>
        </w:r>
        <w:r>
          <w:t>).</w:t>
        </w:r>
      </w:ins>
    </w:p>
    <w:p w14:paraId="2613A315" w14:textId="77777777" w:rsidR="00471F49" w:rsidRDefault="00471F49" w:rsidP="00D70C18">
      <w:pPr>
        <w:pStyle w:val="Alg4"/>
        <w:numPr>
          <w:ilvl w:val="1"/>
          <w:numId w:val="925"/>
        </w:numPr>
        <w:spacing w:after="220"/>
        <w:contextualSpacing/>
        <w:rPr>
          <w:ins w:id="33659" w:author="Rev 10 Allen Wirfs-Brock" w:date="2012-09-05T19:10:00Z"/>
        </w:rPr>
      </w:pPr>
      <w:ins w:id="33660" w:author="Rev 10 Allen Wirfs-Brock" w:date="2012-09-05T19:10:00Z">
        <w:r>
          <w:t xml:space="preserve">Let </w:t>
        </w:r>
        <w:r w:rsidRPr="00D70C18">
          <w:rPr>
            <w:i/>
          </w:rPr>
          <w:t>class</w:t>
        </w:r>
        <w:r>
          <w:t xml:space="preserve"> be the value of the [[Class]] internal property of </w:t>
        </w:r>
        <w:r w:rsidRPr="00D70C18">
          <w:rPr>
            <w:i/>
          </w:rPr>
          <w:t>O</w:t>
        </w:r>
        <w:r>
          <w:t>.</w:t>
        </w:r>
      </w:ins>
    </w:p>
    <w:p w14:paraId="5A6412BA" w14:textId="77777777" w:rsidR="00471F49" w:rsidRDefault="00471F49" w:rsidP="00D70C18">
      <w:pPr>
        <w:pStyle w:val="Alg4"/>
        <w:numPr>
          <w:ilvl w:val="1"/>
          <w:numId w:val="925"/>
        </w:numPr>
        <w:spacing w:after="220"/>
        <w:contextualSpacing/>
        <w:rPr>
          <w:ins w:id="33661" w:author="Rev 10 Allen Wirfs-Brock" w:date="2012-09-05T19:10:00Z"/>
        </w:rPr>
      </w:pPr>
      <w:ins w:id="33662" w:author="Rev 10 Allen Wirfs-Brock" w:date="2012-09-05T19:10:00Z">
        <w:r>
          <w:t xml:space="preserve">If </w:t>
        </w:r>
        <w:r w:rsidRPr="00D70C18">
          <w:rPr>
            <w:i/>
          </w:rPr>
          <w:t>class</w:t>
        </w:r>
        <w:r>
          <w:t xml:space="preserve"> is “ArrayBuffer”</w:t>
        </w:r>
      </w:ins>
      <w:ins w:id="33663" w:author="Rev 10 Allen Wirfs-Brock" w:date="2012-09-06T08:09:00Z">
        <w:r w:rsidR="009510B4">
          <w:t>, then</w:t>
        </w:r>
      </w:ins>
    </w:p>
    <w:p w14:paraId="4C2F48F4" w14:textId="77777777" w:rsidR="00471F49" w:rsidRDefault="00471F49" w:rsidP="00D70C18">
      <w:pPr>
        <w:pStyle w:val="Alg4"/>
        <w:numPr>
          <w:ilvl w:val="2"/>
          <w:numId w:val="925"/>
        </w:numPr>
        <w:spacing w:after="220"/>
        <w:contextualSpacing/>
        <w:rPr>
          <w:ins w:id="33664" w:author="Rev 10 Allen Wirfs-Brock" w:date="2012-09-05T19:10:00Z"/>
        </w:rPr>
      </w:pPr>
      <w:ins w:id="33665" w:author="Rev 10 Allen Wirfs-Brock" w:date="2012-09-05T19:10:00Z">
        <w:r>
          <w:t xml:space="preserve">Let </w:t>
        </w:r>
        <w:r w:rsidRPr="00D70C18">
          <w:rPr>
            <w:i/>
          </w:rPr>
          <w:t>byteOffset</w:t>
        </w:r>
        <w:r>
          <w:t xml:space="preserve"> be the result of calling ToUInt32 on arg1, if provided, or else 0.</w:t>
        </w:r>
      </w:ins>
    </w:p>
    <w:p w14:paraId="4D0E9B3F" w14:textId="77777777" w:rsidR="00471F49" w:rsidRDefault="00471F49" w:rsidP="00D70C18">
      <w:pPr>
        <w:pStyle w:val="Alg4"/>
        <w:numPr>
          <w:ilvl w:val="2"/>
          <w:numId w:val="925"/>
        </w:numPr>
        <w:spacing w:after="220"/>
        <w:contextualSpacing/>
        <w:rPr>
          <w:ins w:id="33666" w:author="Rev 10 Allen Wirfs-Brock" w:date="2012-09-05T19:10:00Z"/>
        </w:rPr>
      </w:pPr>
      <w:ins w:id="33667" w:author="Rev 10 Allen Wirfs-Brock" w:date="2012-09-05T19:10:00Z">
        <w:r>
          <w:t xml:space="preserve">If </w:t>
        </w:r>
        <w:r w:rsidRPr="00D70C18">
          <w:rPr>
            <w:i/>
          </w:rPr>
          <w:t>byteOffset</w:t>
        </w:r>
        <w:r>
          <w:t xml:space="preserve"> is not an integer multiple of </w:t>
        </w:r>
      </w:ins>
      <w:ins w:id="33668" w:author="Rev 10 Allen Wirfs-Brock" w:date="2012-09-06T08:07:00Z">
        <w:r w:rsidR="009510B4">
          <w:t>the element size in bytes</w:t>
        </w:r>
      </w:ins>
      <w:ins w:id="33669" w:author="Rev 10 Allen Wirfs-Brock" w:date="2012-09-05T19:10:00Z">
        <w:r>
          <w:t xml:space="preserve">, </w:t>
        </w:r>
      </w:ins>
      <w:ins w:id="33670" w:author="Rev 10 Allen Wirfs-Brock" w:date="2012-09-06T08:07:00Z">
        <w:r w:rsidR="009510B4">
          <w:t>throw</w:t>
        </w:r>
      </w:ins>
      <w:ins w:id="33671" w:author="Rev 10 Allen Wirfs-Brock" w:date="2012-09-05T19:10:00Z">
        <w:r>
          <w:t xml:space="preserve"> a RangeError exception.</w:t>
        </w:r>
      </w:ins>
    </w:p>
    <w:p w14:paraId="44669B39" w14:textId="77777777" w:rsidR="00471F49" w:rsidRDefault="00471F49" w:rsidP="00D70C18">
      <w:pPr>
        <w:pStyle w:val="Alg4"/>
        <w:numPr>
          <w:ilvl w:val="2"/>
          <w:numId w:val="925"/>
        </w:numPr>
        <w:spacing w:after="220"/>
        <w:contextualSpacing/>
        <w:rPr>
          <w:ins w:id="33672" w:author="Rev 10 Allen Wirfs-Brock" w:date="2012-09-05T19:10:00Z"/>
        </w:rPr>
      </w:pPr>
      <w:ins w:id="33673" w:author="Rev 10 Allen Wirfs-Brock" w:date="2012-09-05T19:10:00Z">
        <w:r>
          <w:t xml:space="preserve">Let </w:t>
        </w:r>
        <w:r w:rsidRPr="00D70C18">
          <w:rPr>
            <w:i/>
          </w:rPr>
          <w:t>bufferLength</w:t>
        </w:r>
        <w:r>
          <w:t xml:space="preserve"> be the result of calling [[Get]] on </w:t>
        </w:r>
        <w:r w:rsidRPr="00D70C18">
          <w:rPr>
            <w:i/>
          </w:rPr>
          <w:t>O</w:t>
        </w:r>
        <w:r>
          <w:t xml:space="preserve"> with property name “byteLength”.</w:t>
        </w:r>
      </w:ins>
    </w:p>
    <w:p w14:paraId="2F5DC3A8" w14:textId="77777777" w:rsidR="00471F49" w:rsidRDefault="00471F49" w:rsidP="00D70C18">
      <w:pPr>
        <w:pStyle w:val="Alg4"/>
        <w:numPr>
          <w:ilvl w:val="2"/>
          <w:numId w:val="925"/>
        </w:numPr>
        <w:spacing w:after="220"/>
        <w:contextualSpacing/>
        <w:rPr>
          <w:ins w:id="33674" w:author="Rev 10 Allen Wirfs-Brock" w:date="2012-09-05T19:10:00Z"/>
        </w:rPr>
      </w:pPr>
      <w:ins w:id="33675" w:author="Rev 10 Allen Wirfs-Brock" w:date="2012-09-05T19:10:00Z">
        <w:r>
          <w:t xml:space="preserve">Let </w:t>
        </w:r>
        <w:r w:rsidRPr="00D70C18">
          <w:rPr>
            <w:i/>
          </w:rPr>
          <w:t>byteLength</w:t>
        </w:r>
        <w:r>
          <w:t xml:space="preserve"> be the result of calling ToUInt32 on arg2, if provided, or else bufferLength – byteOffset.</w:t>
        </w:r>
      </w:ins>
    </w:p>
    <w:p w14:paraId="3B27D7BA" w14:textId="77777777" w:rsidR="00471F49" w:rsidRDefault="00471F49" w:rsidP="00D70C18">
      <w:pPr>
        <w:pStyle w:val="Alg4"/>
        <w:numPr>
          <w:ilvl w:val="2"/>
          <w:numId w:val="925"/>
        </w:numPr>
        <w:spacing w:after="220"/>
        <w:contextualSpacing/>
        <w:rPr>
          <w:ins w:id="33676" w:author="Rev 10 Allen Wirfs-Brock" w:date="2012-09-05T19:10:00Z"/>
        </w:rPr>
      </w:pPr>
      <w:ins w:id="33677" w:author="Rev 10 Allen Wirfs-Brock" w:date="2012-09-05T19:10:00Z">
        <w:r>
          <w:t xml:space="preserve">If </w:t>
        </w:r>
        <w:r w:rsidRPr="00D70C18">
          <w:rPr>
            <w:i/>
          </w:rPr>
          <w:t>byteOffset</w:t>
        </w:r>
        <w:r>
          <w:t xml:space="preserve"> + </w:t>
        </w:r>
        <w:r w:rsidRPr="00D70C18">
          <w:rPr>
            <w:i/>
          </w:rPr>
          <w:t>byteLength</w:t>
        </w:r>
        <w:r>
          <w:t xml:space="preserve"> is greater than </w:t>
        </w:r>
        <w:r w:rsidRPr="00D70C18">
          <w:rPr>
            <w:i/>
          </w:rPr>
          <w:t>bufferLength</w:t>
        </w:r>
        <w:r>
          <w:t xml:space="preserve">, </w:t>
        </w:r>
      </w:ins>
      <w:ins w:id="33678" w:author="Rev 10 Allen Wirfs-Brock" w:date="2012-09-06T08:08:00Z">
        <w:r w:rsidR="009510B4">
          <w:t>throw</w:t>
        </w:r>
      </w:ins>
      <w:ins w:id="33679" w:author="Rev 10 Allen Wirfs-Brock" w:date="2012-09-05T19:10:00Z">
        <w:r>
          <w:t xml:space="preserve"> a RangeError exception.</w:t>
        </w:r>
      </w:ins>
    </w:p>
    <w:p w14:paraId="028BD04B" w14:textId="77777777" w:rsidR="00471F49" w:rsidRDefault="00471F49" w:rsidP="00D70C18">
      <w:pPr>
        <w:pStyle w:val="Alg4"/>
        <w:numPr>
          <w:ilvl w:val="2"/>
          <w:numId w:val="925"/>
        </w:numPr>
        <w:spacing w:after="220"/>
        <w:contextualSpacing/>
        <w:rPr>
          <w:ins w:id="33680" w:author="Rev 10 Allen Wirfs-Brock" w:date="2012-09-05T19:10:00Z"/>
        </w:rPr>
      </w:pPr>
      <w:ins w:id="33681" w:author="Rev 10 Allen Wirfs-Brock" w:date="2012-09-05T19:10:00Z">
        <w:r>
          <w:t xml:space="preserve">Let length be the result of dividing </w:t>
        </w:r>
        <w:r w:rsidRPr="00D70C18">
          <w:rPr>
            <w:i/>
          </w:rPr>
          <w:t>byteLength</w:t>
        </w:r>
        <w:r>
          <w:t xml:space="preserve"> by </w:t>
        </w:r>
      </w:ins>
      <w:ins w:id="33682" w:author="Rev 10 Allen Wirfs-Brock" w:date="2012-09-06T08:08:00Z">
        <w:r w:rsidR="009510B4">
          <w:t>the element size in bytes</w:t>
        </w:r>
      </w:ins>
      <w:ins w:id="33683" w:author="Rev 10 Allen Wirfs-Brock" w:date="2012-09-05T19:10:00Z">
        <w:r>
          <w:t>.</w:t>
        </w:r>
      </w:ins>
    </w:p>
    <w:p w14:paraId="48C278EE" w14:textId="77777777" w:rsidR="00471F49" w:rsidRDefault="00471F49" w:rsidP="00D70C18">
      <w:pPr>
        <w:pStyle w:val="Alg4"/>
        <w:numPr>
          <w:ilvl w:val="2"/>
          <w:numId w:val="925"/>
        </w:numPr>
        <w:spacing w:after="220"/>
        <w:contextualSpacing/>
        <w:rPr>
          <w:ins w:id="33684" w:author="Rev 10 Allen Wirfs-Brock" w:date="2012-09-05T19:10:00Z"/>
        </w:rPr>
      </w:pPr>
      <w:ins w:id="33685" w:author="Rev 10 Allen Wirfs-Brock" w:date="2012-09-05T19:10:00Z">
        <w:r>
          <w:t>If ToUInt32(</w:t>
        </w:r>
        <w:r w:rsidRPr="00D70C18">
          <w:rPr>
            <w:i/>
          </w:rPr>
          <w:t>length</w:t>
        </w:r>
        <w:r>
          <w:t xml:space="preserve">) !== </w:t>
        </w:r>
        <w:r w:rsidRPr="00D70C18">
          <w:rPr>
            <w:i/>
          </w:rPr>
          <w:t>length</w:t>
        </w:r>
        <w:r>
          <w:t xml:space="preserve">, </w:t>
        </w:r>
      </w:ins>
      <w:ins w:id="33686" w:author="Rev 10 Allen Wirfs-Brock" w:date="2012-09-06T08:08:00Z">
        <w:r w:rsidR="009510B4">
          <w:t>throw</w:t>
        </w:r>
      </w:ins>
      <w:ins w:id="33687" w:author="Rev 10 Allen Wirfs-Brock" w:date="2012-09-05T19:10:00Z">
        <w:r>
          <w:t xml:space="preserve"> a RangeError exception.</w:t>
        </w:r>
      </w:ins>
    </w:p>
    <w:p w14:paraId="67A61854" w14:textId="77777777" w:rsidR="00471F49" w:rsidRDefault="00471F49" w:rsidP="00D70C18">
      <w:pPr>
        <w:pStyle w:val="Alg4"/>
        <w:numPr>
          <w:ilvl w:val="2"/>
          <w:numId w:val="925"/>
        </w:numPr>
        <w:spacing w:after="220"/>
        <w:contextualSpacing/>
        <w:rPr>
          <w:ins w:id="33688" w:author="Rev 10 Allen Wirfs-Brock" w:date="2012-09-05T19:10:00Z"/>
        </w:rPr>
      </w:pPr>
      <w:ins w:id="33689" w:author="Rev 10 Allen Wirfs-Brock" w:date="2012-09-05T19:10:00Z">
        <w:r>
          <w:t xml:space="preserve">The length property of the newly constructed object is set to </w:t>
        </w:r>
        <w:r w:rsidRPr="00D70C18">
          <w:rPr>
            <w:i/>
          </w:rPr>
          <w:t>length</w:t>
        </w:r>
        <w:r>
          <w:t>.</w:t>
        </w:r>
      </w:ins>
    </w:p>
    <w:p w14:paraId="6A004580" w14:textId="77777777" w:rsidR="00471F49" w:rsidRDefault="00471F49" w:rsidP="00D70C18">
      <w:pPr>
        <w:pStyle w:val="Alg4"/>
        <w:numPr>
          <w:ilvl w:val="2"/>
          <w:numId w:val="925"/>
        </w:numPr>
        <w:spacing w:after="220"/>
        <w:contextualSpacing/>
        <w:rPr>
          <w:ins w:id="33690" w:author="Rev 10 Allen Wirfs-Brock" w:date="2012-09-05T19:10:00Z"/>
        </w:rPr>
      </w:pPr>
      <w:ins w:id="33691" w:author="Rev 10 Allen Wirfs-Brock" w:date="2012-09-05T19:10:00Z">
        <w:r>
          <w:t xml:space="preserve">The byteLength property of the newly constructed object is set to </w:t>
        </w:r>
        <w:r w:rsidRPr="00D70C18">
          <w:rPr>
            <w:i/>
          </w:rPr>
          <w:t>byteLength</w:t>
        </w:r>
        <w:r>
          <w:t>.</w:t>
        </w:r>
      </w:ins>
    </w:p>
    <w:p w14:paraId="27772A6D" w14:textId="77777777" w:rsidR="00471F49" w:rsidRDefault="00471F49" w:rsidP="00D70C18">
      <w:pPr>
        <w:pStyle w:val="Alg4"/>
        <w:numPr>
          <w:ilvl w:val="2"/>
          <w:numId w:val="925"/>
        </w:numPr>
        <w:spacing w:after="220"/>
        <w:contextualSpacing/>
        <w:rPr>
          <w:ins w:id="33692" w:author="Rev 10 Allen Wirfs-Brock" w:date="2012-09-05T19:10:00Z"/>
        </w:rPr>
      </w:pPr>
      <w:ins w:id="33693" w:author="Rev 10 Allen Wirfs-Brock" w:date="2012-09-05T19:10:00Z">
        <w:r>
          <w:t xml:space="preserve">The buffer property of the newly constructed object is set to </w:t>
        </w:r>
        <w:r w:rsidRPr="00D70C18">
          <w:rPr>
            <w:i/>
          </w:rPr>
          <w:t>O</w:t>
        </w:r>
        <w:r>
          <w:t>.</w:t>
        </w:r>
      </w:ins>
    </w:p>
    <w:p w14:paraId="21A352CB" w14:textId="77777777" w:rsidR="00471F49" w:rsidRDefault="00471F49" w:rsidP="00D70C18">
      <w:pPr>
        <w:pStyle w:val="Alg4"/>
        <w:numPr>
          <w:ilvl w:val="2"/>
          <w:numId w:val="925"/>
        </w:numPr>
        <w:spacing w:after="220"/>
        <w:contextualSpacing/>
        <w:rPr>
          <w:ins w:id="33694" w:author="Rev 10 Allen Wirfs-Brock" w:date="2012-09-05T19:10:00Z"/>
        </w:rPr>
      </w:pPr>
      <w:ins w:id="33695" w:author="Rev 10 Allen Wirfs-Brock" w:date="2012-09-05T19:10:00Z">
        <w:r>
          <w:t xml:space="preserve">The byteOffset property of the newly constructed object is set to </w:t>
        </w:r>
        <w:r w:rsidRPr="00D70C18">
          <w:rPr>
            <w:i/>
          </w:rPr>
          <w:t>byteOffset</w:t>
        </w:r>
        <w:r>
          <w:t>.</w:t>
        </w:r>
      </w:ins>
    </w:p>
    <w:p w14:paraId="11ABFC42" w14:textId="77777777" w:rsidR="00471F49" w:rsidRDefault="00471F49" w:rsidP="00D70C18">
      <w:pPr>
        <w:pStyle w:val="Alg4"/>
        <w:numPr>
          <w:ilvl w:val="1"/>
          <w:numId w:val="925"/>
        </w:numPr>
        <w:spacing w:after="220"/>
        <w:contextualSpacing/>
        <w:rPr>
          <w:ins w:id="33696" w:author="Rev 10 Allen Wirfs-Brock" w:date="2012-09-05T19:10:00Z"/>
        </w:rPr>
      </w:pPr>
      <w:ins w:id="33697" w:author="Rev 10 Allen Wirfs-Brock" w:date="2012-09-05T19:10:00Z">
        <w:r>
          <w:t>Else</w:t>
        </w:r>
      </w:ins>
      <w:ins w:id="33698" w:author="Rev 10 Allen Wirfs-Brock" w:date="2012-09-06T08:09:00Z">
        <w:r w:rsidR="009510B4">
          <w:t>,</w:t>
        </w:r>
      </w:ins>
    </w:p>
    <w:p w14:paraId="0DF92089" w14:textId="77777777" w:rsidR="00471F49" w:rsidRDefault="00471F49" w:rsidP="00D70C18">
      <w:pPr>
        <w:pStyle w:val="Alg4"/>
        <w:numPr>
          <w:ilvl w:val="2"/>
          <w:numId w:val="925"/>
        </w:numPr>
        <w:spacing w:after="220"/>
        <w:contextualSpacing/>
        <w:rPr>
          <w:ins w:id="33699" w:author="Rev 10 Allen Wirfs-Brock" w:date="2012-09-05T19:10:00Z"/>
        </w:rPr>
      </w:pPr>
      <w:ins w:id="33700" w:author="Rev 10 Allen Wirfs-Brock" w:date="2012-09-05T19:10:00Z">
        <w:r>
          <w:t xml:space="preserve">Let </w:t>
        </w:r>
        <w:r w:rsidRPr="00D70C18">
          <w:rPr>
            <w:i/>
          </w:rPr>
          <w:t>n</w:t>
        </w:r>
        <w:r>
          <w:t xml:space="preserve"> to be the result of calling [[Get]] on V with property name “length”.</w:t>
        </w:r>
      </w:ins>
    </w:p>
    <w:p w14:paraId="2961CFDC" w14:textId="77777777" w:rsidR="00471F49" w:rsidRDefault="00471F49" w:rsidP="00D70C18">
      <w:pPr>
        <w:pStyle w:val="Alg4"/>
        <w:numPr>
          <w:ilvl w:val="2"/>
          <w:numId w:val="925"/>
        </w:numPr>
        <w:spacing w:after="220"/>
        <w:contextualSpacing/>
        <w:rPr>
          <w:ins w:id="33701" w:author="Rev 10 Allen Wirfs-Brock" w:date="2012-09-05T19:10:00Z"/>
        </w:rPr>
      </w:pPr>
      <w:ins w:id="33702" w:author="Rev 10 Allen Wirfs-Brock" w:date="2012-09-05T19:10:00Z">
        <w:r>
          <w:t>Let length be the result of calling ToUInt32(</w:t>
        </w:r>
        <w:r w:rsidRPr="00D70C18">
          <w:rPr>
            <w:i/>
          </w:rPr>
          <w:t>n</w:t>
        </w:r>
        <w:r>
          <w:t>).</w:t>
        </w:r>
      </w:ins>
    </w:p>
    <w:p w14:paraId="286FE538" w14:textId="77777777" w:rsidR="00471F49" w:rsidRDefault="00471F49" w:rsidP="00D70C18">
      <w:pPr>
        <w:pStyle w:val="Alg4"/>
        <w:numPr>
          <w:ilvl w:val="2"/>
          <w:numId w:val="925"/>
        </w:numPr>
        <w:spacing w:after="220"/>
        <w:contextualSpacing/>
        <w:rPr>
          <w:ins w:id="33703" w:author="Rev 10 Allen Wirfs-Brock" w:date="2012-09-05T19:10:00Z"/>
        </w:rPr>
      </w:pPr>
      <w:ins w:id="33704" w:author="Rev 10 Allen Wirfs-Brock" w:date="2012-09-05T19:10:00Z">
        <w:r>
          <w:t>The length property of the newly constructed object is set to length.</w:t>
        </w:r>
      </w:ins>
    </w:p>
    <w:p w14:paraId="67B954F5" w14:textId="77777777" w:rsidR="00471F49" w:rsidRDefault="00471F49" w:rsidP="00D70C18">
      <w:pPr>
        <w:pStyle w:val="Alg4"/>
        <w:numPr>
          <w:ilvl w:val="2"/>
          <w:numId w:val="925"/>
        </w:numPr>
        <w:spacing w:after="220"/>
        <w:contextualSpacing/>
        <w:rPr>
          <w:ins w:id="33705" w:author="Rev 10 Allen Wirfs-Brock" w:date="2012-09-05T19:10:00Z"/>
        </w:rPr>
      </w:pPr>
      <w:ins w:id="33706" w:author="Rev 10 Allen Wirfs-Brock" w:date="2012-09-05T19:10:00Z">
        <w:r>
          <w:t xml:space="preserve">The byteLength property of the newly constructed object is set to length multiplied by the </w:t>
        </w:r>
      </w:ins>
      <w:ins w:id="33707" w:author="Rev 10 Allen Wirfs-Brock" w:date="2012-09-06T08:19:00Z">
        <w:r w:rsidR="00D70C18">
          <w:t xml:space="preserve">element </w:t>
        </w:r>
      </w:ins>
      <w:ins w:id="33708" w:author="Rev 10 Allen Wirfs-Brock" w:date="2012-09-05T19:10:00Z">
        <w:r>
          <w:t>size in bytes.</w:t>
        </w:r>
      </w:ins>
    </w:p>
    <w:p w14:paraId="4BFD1D02" w14:textId="77777777" w:rsidR="00471F49" w:rsidRDefault="00471F49" w:rsidP="00D70C18">
      <w:pPr>
        <w:pStyle w:val="Alg4"/>
        <w:numPr>
          <w:ilvl w:val="2"/>
          <w:numId w:val="925"/>
        </w:numPr>
        <w:spacing w:after="220"/>
        <w:contextualSpacing/>
        <w:rPr>
          <w:ins w:id="33709" w:author="Rev 10 Allen Wirfs-Brock" w:date="2012-09-05T19:10:00Z"/>
        </w:rPr>
      </w:pPr>
      <w:ins w:id="33710" w:author="Rev 10 Allen Wirfs-Brock" w:date="2012-09-05T19:10:00Z">
        <w:r>
          <w:t xml:space="preserve">Let </w:t>
        </w:r>
        <w:r w:rsidRPr="00D70C18">
          <w:rPr>
            <w:i/>
          </w:rPr>
          <w:t>arrayBuffer</w:t>
        </w:r>
        <w:r>
          <w:t xml:space="preserve"> be an object constructed as if by a call to the built-in ArrayBuffer constructor, as “new ArrayBuffer(byteLength)”.</w:t>
        </w:r>
      </w:ins>
    </w:p>
    <w:p w14:paraId="484EC60B" w14:textId="77777777" w:rsidR="00471F49" w:rsidRDefault="00D70C18" w:rsidP="00D70C18">
      <w:pPr>
        <w:pStyle w:val="Alg4"/>
        <w:numPr>
          <w:ilvl w:val="2"/>
          <w:numId w:val="925"/>
        </w:numPr>
        <w:spacing w:after="220"/>
        <w:contextualSpacing/>
        <w:rPr>
          <w:ins w:id="33711" w:author="Rev 10 Allen Wirfs-Brock" w:date="2012-09-05T19:10:00Z"/>
        </w:rPr>
      </w:pPr>
      <w:ins w:id="33712" w:author="Rev 10 Allen Wirfs-Brock" w:date="2012-09-06T08:20:00Z">
        <w:r>
          <w:t>Let</w:t>
        </w:r>
      </w:ins>
      <w:ins w:id="33713" w:author="Rev 10 Allen Wirfs-Brock" w:date="2012-09-05T19:10:00Z">
        <w:r w:rsidR="00471F49">
          <w:t xml:space="preserve"> </w:t>
        </w:r>
        <w:r w:rsidR="00471F49" w:rsidRPr="00D70C18">
          <w:rPr>
            <w:i/>
          </w:rPr>
          <w:t>i</w:t>
        </w:r>
        <w:r w:rsidR="00471F49">
          <w:t xml:space="preserve"> to be 0.</w:t>
        </w:r>
      </w:ins>
    </w:p>
    <w:p w14:paraId="1110788E" w14:textId="77777777" w:rsidR="00471F49" w:rsidRDefault="00471F49" w:rsidP="00D70C18">
      <w:pPr>
        <w:pStyle w:val="Alg4"/>
        <w:numPr>
          <w:ilvl w:val="2"/>
          <w:numId w:val="925"/>
        </w:numPr>
        <w:spacing w:after="220"/>
        <w:contextualSpacing/>
        <w:rPr>
          <w:ins w:id="33714" w:author="Rev 10 Allen Wirfs-Brock" w:date="2012-09-05T19:10:00Z"/>
        </w:rPr>
      </w:pPr>
      <w:ins w:id="33715" w:author="Rev 10 Allen Wirfs-Brock" w:date="2012-09-05T19:10:00Z">
        <w:r>
          <w:t xml:space="preserve">While </w:t>
        </w:r>
        <w:r w:rsidRPr="00D70C18">
          <w:rPr>
            <w:i/>
          </w:rPr>
          <w:t>i</w:t>
        </w:r>
        <w:r>
          <w:t xml:space="preserve"> &lt; </w:t>
        </w:r>
        <w:r w:rsidRPr="00D70C18">
          <w:rPr>
            <w:i/>
          </w:rPr>
          <w:t>length</w:t>
        </w:r>
        <w:r>
          <w:t>:</w:t>
        </w:r>
      </w:ins>
    </w:p>
    <w:p w14:paraId="3FED89EC" w14:textId="77777777" w:rsidR="00471F49" w:rsidRDefault="00471F49" w:rsidP="00D70C18">
      <w:pPr>
        <w:pStyle w:val="Alg4"/>
        <w:numPr>
          <w:ilvl w:val="3"/>
          <w:numId w:val="925"/>
        </w:numPr>
        <w:spacing w:after="220"/>
        <w:contextualSpacing/>
        <w:rPr>
          <w:ins w:id="33716" w:author="Rev 10 Allen Wirfs-Brock" w:date="2012-09-05T19:10:00Z"/>
        </w:rPr>
      </w:pPr>
      <w:ins w:id="33717" w:author="Rev 10 Allen Wirfs-Brock" w:date="2012-09-05T19:10:00Z">
        <w:r>
          <w:t xml:space="preserve">Let </w:t>
        </w:r>
        <w:r w:rsidRPr="00D70C18">
          <w:rPr>
            <w:i/>
          </w:rPr>
          <w:t>x</w:t>
        </w:r>
        <w:r>
          <w:t xml:space="preserve"> be the result of calling [[Get]] on </w:t>
        </w:r>
        <w:r w:rsidRPr="00D70C18">
          <w:rPr>
            <w:i/>
          </w:rPr>
          <w:t>arrayBuffer</w:t>
        </w:r>
        <w:r>
          <w:t xml:space="preserve"> with property name ToString(</w:t>
        </w:r>
        <w:r w:rsidRPr="00D70C18">
          <w:rPr>
            <w:i/>
          </w:rPr>
          <w:t>i</w:t>
        </w:r>
        <w:r>
          <w:t>).</w:t>
        </w:r>
      </w:ins>
    </w:p>
    <w:p w14:paraId="16D0EE44" w14:textId="77777777" w:rsidR="00471F49" w:rsidRDefault="00471F49" w:rsidP="00D70C18">
      <w:pPr>
        <w:pStyle w:val="Alg4"/>
        <w:numPr>
          <w:ilvl w:val="3"/>
          <w:numId w:val="925"/>
        </w:numPr>
        <w:spacing w:after="220"/>
        <w:contextualSpacing/>
        <w:rPr>
          <w:ins w:id="33718" w:author="Rev 10 Allen Wirfs-Brock" w:date="2012-09-05T19:10:00Z"/>
        </w:rPr>
      </w:pPr>
      <w:ins w:id="33719" w:author="Rev 10 Allen Wirfs-Brock" w:date="2012-09-05T19:10:00Z">
        <w:r>
          <w:t xml:space="preserve">Let </w:t>
        </w:r>
        <w:r w:rsidRPr="00D70C18">
          <w:rPr>
            <w:i/>
          </w:rPr>
          <w:t>indexDesc</w:t>
        </w:r>
        <w:r>
          <w:t xml:space="preserve"> be </w:t>
        </w:r>
      </w:ins>
      <w:ins w:id="33720" w:author="Rev 10 Allen Wirfs-Brock" w:date="2012-09-06T08:21:00Z">
        <w:r w:rsidR="00D70C18">
          <w:t>P</w:t>
        </w:r>
      </w:ins>
      <w:ins w:id="33721" w:author="Rev 10 Allen Wirfs-Brock" w:date="2012-09-05T19:10:00Z">
        <w:r>
          <w:t xml:space="preserve">roperty </w:t>
        </w:r>
      </w:ins>
      <w:ins w:id="33722" w:author="Rev 10 Allen Wirfs-Brock" w:date="2012-09-06T08:21:00Z">
        <w:r w:rsidR="00D70C18">
          <w:t>D</w:t>
        </w:r>
      </w:ins>
      <w:ins w:id="33723" w:author="Rev 10 Allen Wirfs-Brock" w:date="2012-09-05T19:10:00Z">
        <w:r>
          <w:t>escriptor</w:t>
        </w:r>
      </w:ins>
      <w:ins w:id="33724" w:author="Rev 10 Allen Wirfs-Brock" w:date="2012-09-06T08:21:00Z">
        <w:r w:rsidR="00D70C18">
          <w:t xml:space="preserve"> {</w:t>
        </w:r>
      </w:ins>
      <w:ins w:id="33725" w:author="Rev 10 Allen Wirfs-Brock" w:date="2012-09-06T08:22:00Z">
        <w:r w:rsidR="00D70C18">
          <w:t xml:space="preserve">[[Value]]: </w:t>
        </w:r>
        <w:r w:rsidR="00D70C18" w:rsidRPr="00D70C18">
          <w:rPr>
            <w:i/>
          </w:rPr>
          <w:t>x</w:t>
        </w:r>
        <w:r w:rsidR="00D70C18">
          <w:t>,</w:t>
        </w:r>
      </w:ins>
      <w:ins w:id="33726" w:author="Rev 10 Allen Wirfs-Brock" w:date="2012-09-06T08:21:00Z">
        <w:r w:rsidR="00D70C18">
          <w:t xml:space="preserve">[[Writable]]: </w:t>
        </w:r>
        <w:r w:rsidR="00D70C18" w:rsidRPr="00D70C18">
          <w:rPr>
            <w:b/>
          </w:rPr>
          <w:t>true</w:t>
        </w:r>
        <w:r w:rsidR="00D70C18">
          <w:t xml:space="preserve">, [[Enumerable]]: </w:t>
        </w:r>
        <w:r w:rsidR="00D70C18" w:rsidRPr="00D70C18">
          <w:rPr>
            <w:b/>
          </w:rPr>
          <w:t>true</w:t>
        </w:r>
        <w:r w:rsidR="00D70C18">
          <w:t xml:space="preserve">, [[Configurable]]: </w:t>
        </w:r>
        <w:r w:rsidR="00D70C18" w:rsidRPr="00D70C18">
          <w:rPr>
            <w:b/>
          </w:rPr>
          <w:t>false</w:t>
        </w:r>
        <w:r w:rsidR="00D70C18">
          <w:t>}</w:t>
        </w:r>
      </w:ins>
      <w:ins w:id="33727" w:author="Rev 10 Allen Wirfs-Brock" w:date="2012-09-05T19:10:00Z">
        <w:r>
          <w:t>.</w:t>
        </w:r>
      </w:ins>
    </w:p>
    <w:p w14:paraId="68515DC6" w14:textId="77777777" w:rsidR="00471F49" w:rsidRDefault="00471F49" w:rsidP="00D70C18">
      <w:pPr>
        <w:pStyle w:val="Alg4"/>
        <w:numPr>
          <w:ilvl w:val="3"/>
          <w:numId w:val="925"/>
        </w:numPr>
        <w:spacing w:after="220"/>
        <w:contextualSpacing/>
        <w:rPr>
          <w:ins w:id="33728" w:author="Rev 10 Allen Wirfs-Brock" w:date="2012-09-05T19:10:00Z"/>
        </w:rPr>
      </w:pPr>
      <w:ins w:id="33729" w:author="Rev 10 Allen Wirfs-Brock" w:date="2012-09-05T19:10:00Z">
        <w:r>
          <w:t>Call [[DefineOwnProperty]] on the newly constructed object with arguments ToString(</w:t>
        </w:r>
        <w:r w:rsidRPr="00D70C18">
          <w:rPr>
            <w:i/>
          </w:rPr>
          <w:t>i</w:t>
        </w:r>
        <w:r>
          <w:t xml:space="preserve">), </w:t>
        </w:r>
        <w:r w:rsidRPr="00D70C18">
          <w:rPr>
            <w:i/>
          </w:rPr>
          <w:t>indexDesc</w:t>
        </w:r>
        <w:r>
          <w:t xml:space="preserve">, and </w:t>
        </w:r>
        <w:r w:rsidRPr="00D70C18">
          <w:rPr>
            <w:b/>
          </w:rPr>
          <w:t>false</w:t>
        </w:r>
        <w:r>
          <w:t>.</w:t>
        </w:r>
      </w:ins>
    </w:p>
    <w:p w14:paraId="1487622E" w14:textId="77777777" w:rsidR="00471F49" w:rsidRDefault="00471F49" w:rsidP="00D70C18">
      <w:pPr>
        <w:pStyle w:val="Alg4"/>
        <w:numPr>
          <w:ilvl w:val="3"/>
          <w:numId w:val="925"/>
        </w:numPr>
        <w:spacing w:after="220"/>
        <w:contextualSpacing/>
        <w:rPr>
          <w:ins w:id="33730" w:author="Rev 10 Allen Wirfs-Brock" w:date="2012-09-05T19:10:00Z"/>
        </w:rPr>
      </w:pPr>
      <w:ins w:id="33731" w:author="Rev 10 Allen Wirfs-Brock" w:date="2012-09-05T19:10:00Z">
        <w:r>
          <w:t xml:space="preserve">Set </w:t>
        </w:r>
        <w:r w:rsidRPr="00D70C18">
          <w:rPr>
            <w:i/>
          </w:rPr>
          <w:t>i</w:t>
        </w:r>
        <w:r>
          <w:t xml:space="preserve"> to </w:t>
        </w:r>
        <w:r w:rsidRPr="00D70C18">
          <w:rPr>
            <w:i/>
          </w:rPr>
          <w:t>i</w:t>
        </w:r>
        <w:r>
          <w:t xml:space="preserve"> + 1.</w:t>
        </w:r>
      </w:ins>
    </w:p>
    <w:p w14:paraId="28CE2BBF" w14:textId="77777777" w:rsidR="00471F49" w:rsidRDefault="00471F49" w:rsidP="00D70C18">
      <w:pPr>
        <w:pStyle w:val="Alg4"/>
        <w:numPr>
          <w:ilvl w:val="2"/>
          <w:numId w:val="925"/>
        </w:numPr>
        <w:spacing w:after="220"/>
        <w:contextualSpacing/>
        <w:rPr>
          <w:ins w:id="33732" w:author="Rev 10 Allen Wirfs-Brock" w:date="2012-09-05T19:10:00Z"/>
        </w:rPr>
      </w:pPr>
      <w:ins w:id="33733" w:author="Rev 10 Allen Wirfs-Brock" w:date="2012-09-05T19:10:00Z">
        <w:r>
          <w:t xml:space="preserve">The buffer property of the newly constructed object is set to </w:t>
        </w:r>
        <w:r w:rsidRPr="00D70C18">
          <w:rPr>
            <w:i/>
          </w:rPr>
          <w:t>arrayBuffer</w:t>
        </w:r>
        <w:r>
          <w:t>.</w:t>
        </w:r>
      </w:ins>
    </w:p>
    <w:p w14:paraId="0870F83C" w14:textId="77777777" w:rsidR="00471F49" w:rsidRDefault="00471F49" w:rsidP="00E54724">
      <w:pPr>
        <w:pStyle w:val="Alg4"/>
        <w:numPr>
          <w:ilvl w:val="2"/>
          <w:numId w:val="925"/>
        </w:numPr>
        <w:spacing w:after="220"/>
        <w:contextualSpacing/>
        <w:rPr>
          <w:ins w:id="33734" w:author="Rev 10 Allen Wirfs-Brock" w:date="2012-09-05T19:10:00Z"/>
        </w:rPr>
      </w:pPr>
      <w:ins w:id="33735" w:author="Rev 10 Allen Wirfs-Brock" w:date="2012-09-05T19:10:00Z">
        <w:r>
          <w:t>The byteOffset property of the newly constructed object is set to 0.</w:t>
        </w:r>
      </w:ins>
    </w:p>
    <w:p w14:paraId="70EFD1F6" w14:textId="77777777" w:rsidR="00471F49" w:rsidRDefault="008E2CAA" w:rsidP="00E54724">
      <w:pPr>
        <w:pStyle w:val="40"/>
        <w:numPr>
          <w:ilvl w:val="0"/>
          <w:numId w:val="0"/>
        </w:numPr>
        <w:rPr>
          <w:ins w:id="33736" w:author="Rev 10 Allen Wirfs-Brock" w:date="2012-09-05T19:10:00Z"/>
        </w:rPr>
      </w:pPr>
      <w:ins w:id="33737" w:author="Rev 10 Allen Wirfs-Brock" w:date="2012-09-05T19:37:00Z">
        <w:r>
          <w:t>15.13.</w:t>
        </w:r>
      </w:ins>
      <w:ins w:id="33738" w:author="Rev 10 Allen Wirfs-Brock" w:date="2012-09-06T11:39:00Z">
        <w:r w:rsidR="00A66DA6">
          <w:t>6</w:t>
        </w:r>
      </w:ins>
      <w:ins w:id="33739" w:author="Rev 10 Allen Wirfs-Brock" w:date="2012-09-05T19:10:00Z">
        <w:r w:rsidR="00471F49">
          <w:t>.</w:t>
        </w:r>
      </w:ins>
      <w:ins w:id="33740" w:author="Rev 10 Allen Wirfs-Brock" w:date="2012-09-06T08:34:00Z">
        <w:r w:rsidR="00E54724">
          <w:t>3</w:t>
        </w:r>
      </w:ins>
      <w:ins w:id="33741" w:author="Rev 10 Allen Wirfs-Brock" w:date="2012-09-05T19:10:00Z">
        <w:r w:rsidR="00471F49">
          <w:t xml:space="preserve"> Properties of the </w:t>
        </w:r>
        <w:r w:rsidR="00471F49" w:rsidRPr="00D70C18">
          <w:rPr>
            <w:i/>
          </w:rPr>
          <w:t>TypeArray</w:t>
        </w:r>
        <w:r w:rsidR="00471F49">
          <w:t xml:space="preserve"> Constructor</w:t>
        </w:r>
      </w:ins>
      <w:ins w:id="33742" w:author="Rev 10 Allen Wirfs-Brock" w:date="2012-09-05T19:37:00Z">
        <w:r>
          <w:t>s</w:t>
        </w:r>
      </w:ins>
    </w:p>
    <w:p w14:paraId="3B56C51A" w14:textId="77777777" w:rsidR="00471F49" w:rsidRDefault="00471F49" w:rsidP="00D70C18">
      <w:pPr>
        <w:rPr>
          <w:ins w:id="33743" w:author="Rev 10 Allen Wirfs-Brock" w:date="2012-09-05T19:10:00Z"/>
        </w:rPr>
      </w:pPr>
      <w:ins w:id="33744" w:author="Rev 10 Allen Wirfs-Brock" w:date="2012-09-05T19:10:00Z">
        <w:r>
          <w:t xml:space="preserve">The value of the [[Prototype]] internal property of </w:t>
        </w:r>
      </w:ins>
      <w:ins w:id="33745" w:author="Rev 10 Allen Wirfs-Brock" w:date="2012-09-06T08:36:00Z">
        <w:r w:rsidR="00E54724">
          <w:t>each</w:t>
        </w:r>
      </w:ins>
      <w:ins w:id="33746" w:author="Rev 10 Allen Wirfs-Brock" w:date="2012-09-05T19:10:00Z">
        <w:r>
          <w:t xml:space="preserve"> </w:t>
        </w:r>
        <w:r w:rsidRPr="00E54724">
          <w:rPr>
            <w:i/>
          </w:rPr>
          <w:t>TypeArray</w:t>
        </w:r>
        <w:r>
          <w:t xml:space="preserve"> constructor is the Func</w:t>
        </w:r>
        <w:r w:rsidR="00E54724">
          <w:t>tion prototype object (15.3.4).</w:t>
        </w:r>
      </w:ins>
    </w:p>
    <w:p w14:paraId="0AD43E4E" w14:textId="77777777" w:rsidR="00471F49" w:rsidRDefault="00471F49" w:rsidP="00D70C18">
      <w:pPr>
        <w:rPr>
          <w:ins w:id="33747" w:author="Rev 10 Allen Wirfs-Brock" w:date="2012-09-05T19:10:00Z"/>
        </w:rPr>
      </w:pPr>
      <w:ins w:id="33748" w:author="Rev 10 Allen Wirfs-Brock" w:date="2012-09-05T19:10:00Z">
        <w:r>
          <w:t xml:space="preserve">Besides the internal properties and the length property (whose value is 3), </w:t>
        </w:r>
      </w:ins>
      <w:ins w:id="33749" w:author="Rev 10 Allen Wirfs-Brock" w:date="2012-09-06T08:36:00Z">
        <w:r w:rsidR="00E54724">
          <w:t>each</w:t>
        </w:r>
      </w:ins>
      <w:ins w:id="33750" w:author="Rev 10 Allen Wirfs-Brock" w:date="2012-09-05T19:10:00Z">
        <w:r>
          <w:t xml:space="preserve"> </w:t>
        </w:r>
        <w:r w:rsidRPr="00E54724">
          <w:rPr>
            <w:i/>
          </w:rPr>
          <w:t>TypeArray</w:t>
        </w:r>
        <w:r>
          <w:t xml:space="preserve"> constructo</w:t>
        </w:r>
        <w:r w:rsidR="00E54724">
          <w:t xml:space="preserve">r </w:t>
        </w:r>
      </w:ins>
      <w:ins w:id="33751" w:author="Rev 10 Allen Wirfs-Brock" w:date="2012-09-06T08:36:00Z">
        <w:r w:rsidR="00E54724">
          <w:t>has</w:t>
        </w:r>
      </w:ins>
      <w:ins w:id="33752" w:author="Rev 10 Allen Wirfs-Brock" w:date="2012-09-05T19:10:00Z">
        <w:r w:rsidR="00E54724">
          <w:t xml:space="preserve"> the following properties:</w:t>
        </w:r>
      </w:ins>
    </w:p>
    <w:p w14:paraId="0B66F13C" w14:textId="77777777" w:rsidR="00471F49" w:rsidRDefault="00E54724" w:rsidP="00E54724">
      <w:pPr>
        <w:pStyle w:val="51"/>
        <w:numPr>
          <w:ilvl w:val="0"/>
          <w:numId w:val="0"/>
        </w:numPr>
        <w:rPr>
          <w:ins w:id="33753" w:author="Rev 10 Allen Wirfs-Brock" w:date="2012-09-05T19:10:00Z"/>
        </w:rPr>
      </w:pPr>
      <w:ins w:id="33754" w:author="Rev 10 Allen Wirfs-Brock" w:date="2012-09-06T08:36:00Z">
        <w:r>
          <w:t>15.13.</w:t>
        </w:r>
      </w:ins>
      <w:ins w:id="33755" w:author="Rev 10 Allen Wirfs-Brock" w:date="2012-09-06T11:40:00Z">
        <w:r w:rsidR="00A66DA6">
          <w:t>6</w:t>
        </w:r>
      </w:ins>
      <w:ins w:id="33756" w:author="Rev 10 Allen Wirfs-Brock" w:date="2012-09-05T19:10:00Z">
        <w:r w:rsidR="00471F49">
          <w:t xml:space="preserve">.3.1 </w:t>
        </w:r>
        <w:r w:rsidR="00471F49" w:rsidRPr="00E54724">
          <w:rPr>
            <w:i/>
          </w:rPr>
          <w:t>TypeArray</w:t>
        </w:r>
        <w:r w:rsidR="00471F49">
          <w:t>.prototype</w:t>
        </w:r>
      </w:ins>
    </w:p>
    <w:p w14:paraId="0741356F" w14:textId="77777777" w:rsidR="00471F49" w:rsidRDefault="00471F49" w:rsidP="00D70C18">
      <w:pPr>
        <w:rPr>
          <w:ins w:id="33757" w:author="Rev 10 Allen Wirfs-Brock" w:date="2012-09-05T19:10:00Z"/>
        </w:rPr>
      </w:pPr>
      <w:ins w:id="33758" w:author="Rev 10 Allen Wirfs-Brock" w:date="2012-09-05T19:10:00Z">
        <w:r>
          <w:t xml:space="preserve">The initial value of </w:t>
        </w:r>
        <w:r w:rsidRPr="00E54724">
          <w:rPr>
            <w:i/>
          </w:rPr>
          <w:t>TypeArray</w:t>
        </w:r>
        <w:r>
          <w:t xml:space="preserve">.prototype is the </w:t>
        </w:r>
        <w:r w:rsidRPr="00E54724">
          <w:rPr>
            <w:i/>
          </w:rPr>
          <w:t>TypeArray</w:t>
        </w:r>
        <w:r>
          <w:t xml:space="preserve"> prototype object (</w:t>
        </w:r>
      </w:ins>
      <w:ins w:id="33759" w:author="Rev 10 Allen Wirfs-Brock" w:date="2012-09-06T08:37:00Z">
        <w:r w:rsidR="00E54724">
          <w:t>15.13</w:t>
        </w:r>
      </w:ins>
      <w:ins w:id="33760" w:author="Rev 10 Allen Wirfs-Brock" w:date="2012-09-05T19:10:00Z">
        <w:r w:rsidR="00E54724">
          <w:t>.2.4).</w:t>
        </w:r>
      </w:ins>
    </w:p>
    <w:p w14:paraId="6BABA45C" w14:textId="77777777" w:rsidR="00471F49" w:rsidRDefault="00471F49" w:rsidP="00D70C18">
      <w:pPr>
        <w:rPr>
          <w:ins w:id="33761" w:author="Rev 10 Allen Wirfs-Brock" w:date="2012-09-05T19:10:00Z"/>
        </w:rPr>
      </w:pPr>
      <w:ins w:id="33762" w:author="Rev 10 Allen Wirfs-Brock" w:date="2012-09-05T19:10:00Z">
        <w:r>
          <w:t xml:space="preserve">This property has the attributes { [[Writable]]: </w:t>
        </w:r>
        <w:r w:rsidRPr="00E54724">
          <w:rPr>
            <w:b/>
          </w:rPr>
          <w:t>false</w:t>
        </w:r>
        <w:r>
          <w:t xml:space="preserve">, [[Enumerable]]: </w:t>
        </w:r>
        <w:r w:rsidRPr="00E54724">
          <w:rPr>
            <w:b/>
          </w:rPr>
          <w:t>false</w:t>
        </w:r>
        <w:r>
          <w:t xml:space="preserve">, [[Configurable]]: </w:t>
        </w:r>
        <w:r w:rsidRPr="00E54724">
          <w:rPr>
            <w:b/>
          </w:rPr>
          <w:t>false</w:t>
        </w:r>
        <w:r w:rsidR="00E54724">
          <w:t xml:space="preserve"> }.</w:t>
        </w:r>
      </w:ins>
    </w:p>
    <w:p w14:paraId="32CD50BD" w14:textId="77777777" w:rsidR="00471F49" w:rsidRDefault="00355E69" w:rsidP="00355E69">
      <w:pPr>
        <w:pStyle w:val="51"/>
        <w:numPr>
          <w:ilvl w:val="0"/>
          <w:numId w:val="0"/>
        </w:numPr>
        <w:rPr>
          <w:ins w:id="33763" w:author="Rev 10 Allen Wirfs-Brock" w:date="2012-09-05T19:10:00Z"/>
        </w:rPr>
      </w:pPr>
      <w:ins w:id="33764" w:author="Rev 10 Allen Wirfs-Brock" w:date="2012-09-06T08:38:00Z">
        <w:r>
          <w:t>15.13.</w:t>
        </w:r>
      </w:ins>
      <w:ins w:id="33765" w:author="Rev 10 Allen Wirfs-Brock" w:date="2012-09-06T11:40:00Z">
        <w:r w:rsidR="00A66DA6">
          <w:t>6</w:t>
        </w:r>
      </w:ins>
      <w:ins w:id="33766" w:author="Rev 10 Allen Wirfs-Brock" w:date="2012-09-05T19:10:00Z">
        <w:r w:rsidR="00471F49">
          <w:t xml:space="preserve">.3.2 </w:t>
        </w:r>
        <w:r w:rsidR="00471F49" w:rsidRPr="00355E69">
          <w:rPr>
            <w:i/>
          </w:rPr>
          <w:t>TypeArray</w:t>
        </w:r>
        <w:r w:rsidR="00471F49">
          <w:t>.BYTES_PER_ELEMENT</w:t>
        </w:r>
      </w:ins>
    </w:p>
    <w:p w14:paraId="099F2B1F" w14:textId="77777777" w:rsidR="00471F49" w:rsidRDefault="00471F49" w:rsidP="00D70C18">
      <w:pPr>
        <w:rPr>
          <w:ins w:id="33767" w:author="Rev 10 Allen Wirfs-Brock" w:date="2012-09-05T19:10:00Z"/>
        </w:rPr>
      </w:pPr>
      <w:ins w:id="33768" w:author="Rev 10 Allen Wirfs-Brock" w:date="2012-09-05T19:10:00Z">
        <w:r>
          <w:t xml:space="preserve">The initial value of </w:t>
        </w:r>
        <w:r w:rsidRPr="00355E69">
          <w:rPr>
            <w:i/>
          </w:rPr>
          <w:t>TypeArray</w:t>
        </w:r>
        <w:r>
          <w:t xml:space="preserve">.BYTES_PER_ELEMENT is the </w:t>
        </w:r>
      </w:ins>
      <w:ins w:id="33769" w:author="Rev 10 Allen Wirfs-Brock" w:date="2012-09-06T08:39:00Z">
        <w:r w:rsidR="00355E69">
          <w:t xml:space="preserve">element </w:t>
        </w:r>
      </w:ins>
      <w:ins w:id="33770" w:author="Rev 10 Allen Wirfs-Brock" w:date="2012-09-05T19:10:00Z">
        <w:r>
          <w:t>size in bytes</w:t>
        </w:r>
        <w:r w:rsidR="00355E69">
          <w:t>.</w:t>
        </w:r>
      </w:ins>
    </w:p>
    <w:p w14:paraId="3A45EA2D" w14:textId="77777777" w:rsidR="00471F49" w:rsidRDefault="00471F49" w:rsidP="00D70C18">
      <w:pPr>
        <w:rPr>
          <w:ins w:id="33771" w:author="Rev 10 Allen Wirfs-Brock" w:date="2012-09-05T19:10:00Z"/>
        </w:rPr>
      </w:pPr>
      <w:ins w:id="33772" w:author="Rev 10 Allen Wirfs-Brock" w:date="2012-09-05T19:10:00Z">
        <w:r>
          <w:t>This property has the attributes { [[Writable]]: false, [[Enumerable]]: false, [[Configurable]]: false }.</w:t>
        </w:r>
      </w:ins>
    </w:p>
    <w:p w14:paraId="273596BE" w14:textId="77777777" w:rsidR="00471F49" w:rsidRDefault="00355E69" w:rsidP="00355E69">
      <w:pPr>
        <w:pStyle w:val="40"/>
        <w:numPr>
          <w:ilvl w:val="0"/>
          <w:numId w:val="0"/>
        </w:numPr>
        <w:rPr>
          <w:ins w:id="33773" w:author="Rev 10 Allen Wirfs-Brock" w:date="2012-09-05T19:10:00Z"/>
        </w:rPr>
      </w:pPr>
      <w:ins w:id="33774" w:author="Rev 10 Allen Wirfs-Brock" w:date="2012-09-06T08:40:00Z">
        <w:r>
          <w:t>15.13.</w:t>
        </w:r>
      </w:ins>
      <w:ins w:id="33775" w:author="Rev 10 Allen Wirfs-Brock" w:date="2012-09-06T11:40:00Z">
        <w:r w:rsidR="00A66DA6">
          <w:t>6</w:t>
        </w:r>
      </w:ins>
      <w:ins w:id="33776" w:author="Rev 10 Allen Wirfs-Brock" w:date="2012-09-05T19:10:00Z">
        <w:r w:rsidR="00471F49">
          <w:t xml:space="preserve">.4 Properties of the </w:t>
        </w:r>
        <w:r w:rsidR="00471F49" w:rsidRPr="00355E69">
          <w:rPr>
            <w:i/>
          </w:rPr>
          <w:t>TypeArray</w:t>
        </w:r>
        <w:r w:rsidR="00471F49">
          <w:t xml:space="preserve"> Prototype Object</w:t>
        </w:r>
      </w:ins>
    </w:p>
    <w:p w14:paraId="4DE4BB0F" w14:textId="77777777" w:rsidR="00471F49" w:rsidRDefault="00471F49" w:rsidP="00D70C18">
      <w:pPr>
        <w:rPr>
          <w:ins w:id="33777" w:author="Rev 10 Allen Wirfs-Brock" w:date="2012-09-05T19:10:00Z"/>
        </w:rPr>
      </w:pPr>
      <w:ins w:id="33778" w:author="Rev 10 Allen Wirfs-Brock" w:date="2012-09-05T19:10:00Z">
        <w:r>
          <w:t xml:space="preserve">The value of the [[Prototype]] internal property of </w:t>
        </w:r>
      </w:ins>
      <w:ins w:id="33779" w:author="Rev 10 Allen Wirfs-Brock" w:date="2012-09-06T08:41:00Z">
        <w:r w:rsidR="00355E69">
          <w:t>each</w:t>
        </w:r>
      </w:ins>
      <w:ins w:id="33780" w:author="Rev 10 Allen Wirfs-Brock" w:date="2012-09-05T19:10:00Z">
        <w:r>
          <w:t xml:space="preserve"> </w:t>
        </w:r>
        <w:r w:rsidRPr="00355E69">
          <w:rPr>
            <w:i/>
          </w:rPr>
          <w:t>TypeArray</w:t>
        </w:r>
        <w:r>
          <w:t xml:space="preserve"> prototype object is the standard built-in Object prototype object (15.2.4).</w:t>
        </w:r>
        <w:r w:rsidR="00355E69">
          <w:t xml:space="preserve"> It’s [[Class]] is “TypeArray”.</w:t>
        </w:r>
      </w:ins>
    </w:p>
    <w:p w14:paraId="5AE90597" w14:textId="77777777" w:rsidR="00471F49" w:rsidRDefault="00355E69" w:rsidP="00355E69">
      <w:pPr>
        <w:pStyle w:val="51"/>
        <w:numPr>
          <w:ilvl w:val="0"/>
          <w:numId w:val="0"/>
        </w:numPr>
        <w:rPr>
          <w:ins w:id="33781" w:author="Rev 10 Allen Wirfs-Brock" w:date="2012-09-05T19:10:00Z"/>
        </w:rPr>
      </w:pPr>
      <w:ins w:id="33782" w:author="Rev 10 Allen Wirfs-Brock" w:date="2012-09-06T08:41:00Z">
        <w:r>
          <w:t>15.13.</w:t>
        </w:r>
      </w:ins>
      <w:ins w:id="33783" w:author="Rev 10 Allen Wirfs-Brock" w:date="2012-09-06T11:40:00Z">
        <w:r w:rsidR="00A66DA6">
          <w:t>6</w:t>
        </w:r>
      </w:ins>
      <w:ins w:id="33784" w:author="Rev 10 Allen Wirfs-Brock" w:date="2012-09-05T19:10:00Z">
        <w:r w:rsidR="00471F49">
          <w:t xml:space="preserve">.4.1 </w:t>
        </w:r>
        <w:r w:rsidR="00471F49" w:rsidRPr="00355E69">
          <w:rPr>
            <w:i/>
          </w:rPr>
          <w:t>TypeArray</w:t>
        </w:r>
        <w:r w:rsidR="00471F49">
          <w:t>.prototype.constructor</w:t>
        </w:r>
      </w:ins>
    </w:p>
    <w:p w14:paraId="38885536" w14:textId="77777777" w:rsidR="00471F49" w:rsidRDefault="00471F49" w:rsidP="00D70C18">
      <w:pPr>
        <w:rPr>
          <w:ins w:id="33785" w:author="Rev 10 Allen Wirfs-Brock" w:date="2012-09-05T19:10:00Z"/>
        </w:rPr>
      </w:pPr>
      <w:ins w:id="33786" w:author="Rev 10 Allen Wirfs-Brock" w:date="2012-09-05T19:10:00Z">
        <w:r>
          <w:t xml:space="preserve">The initial value of </w:t>
        </w:r>
        <w:r w:rsidRPr="00355E69">
          <w:rPr>
            <w:i/>
          </w:rPr>
          <w:t>TypeArray</w:t>
        </w:r>
        <w:r>
          <w:t xml:space="preserve">.prototype.constructor is the standard built-in </w:t>
        </w:r>
        <w:r w:rsidRPr="00355E69">
          <w:rPr>
            <w:i/>
          </w:rPr>
          <w:t>TypeArray</w:t>
        </w:r>
        <w:r w:rsidR="00355E69">
          <w:t xml:space="preserve"> constructor.</w:t>
        </w:r>
      </w:ins>
    </w:p>
    <w:p w14:paraId="6139CCE9" w14:textId="77777777" w:rsidR="00471F49" w:rsidRDefault="00355E69" w:rsidP="00355E69">
      <w:pPr>
        <w:pStyle w:val="51"/>
        <w:numPr>
          <w:ilvl w:val="0"/>
          <w:numId w:val="0"/>
        </w:numPr>
        <w:rPr>
          <w:ins w:id="33787" w:author="Rev 10 Allen Wirfs-Brock" w:date="2012-09-05T19:10:00Z"/>
        </w:rPr>
      </w:pPr>
      <w:ins w:id="33788" w:author="Rev 10 Allen Wirfs-Brock" w:date="2012-09-06T08:44:00Z">
        <w:r>
          <w:t>15.13.</w:t>
        </w:r>
      </w:ins>
      <w:ins w:id="33789" w:author="Rev 10 Allen Wirfs-Brock" w:date="2012-09-06T11:40:00Z">
        <w:r w:rsidR="00A66DA6">
          <w:t>6</w:t>
        </w:r>
      </w:ins>
      <w:ins w:id="33790" w:author="Rev 10 Allen Wirfs-Brock" w:date="2012-09-05T19:10:00Z">
        <w:r w:rsidR="00471F49">
          <w:t xml:space="preserve">.4.2 </w:t>
        </w:r>
        <w:r w:rsidR="00471F49" w:rsidRPr="00355E69">
          <w:rPr>
            <w:i/>
          </w:rPr>
          <w:t>TypeArray</w:t>
        </w:r>
        <w:r w:rsidR="00471F49">
          <w:t>.prototype.set(array [, offset] )</w:t>
        </w:r>
      </w:ins>
    </w:p>
    <w:p w14:paraId="0176EDC0" w14:textId="77777777" w:rsidR="00471F49" w:rsidRDefault="00471F49" w:rsidP="00D70C18">
      <w:pPr>
        <w:rPr>
          <w:ins w:id="33791" w:author="Rev 10 Allen Wirfs-Brock" w:date="2012-09-05T19:10:00Z"/>
        </w:rPr>
      </w:pPr>
      <w:ins w:id="33792" w:author="Rev 10 Allen Wirfs-Brock" w:date="2012-09-05T19:10:00Z">
        <w:r>
          <w:t xml:space="preserve">Set multiple values in the </w:t>
        </w:r>
        <w:r w:rsidRPr="009B01AD">
          <w:rPr>
            <w:i/>
          </w:rPr>
          <w:t>TypedArray</w:t>
        </w:r>
        <w:r>
          <w:t xml:space="preserve">, reading from the </w:t>
        </w:r>
        <w:r w:rsidRPr="009B01AD">
          <w:rPr>
            <w:i/>
          </w:rPr>
          <w:t>array</w:t>
        </w:r>
        <w:r>
          <w:t xml:space="preserve"> input., reading input values from the array. The optional </w:t>
        </w:r>
        <w:r w:rsidRPr="009B01AD">
          <w:rPr>
            <w:i/>
          </w:rPr>
          <w:t>offset</w:t>
        </w:r>
        <w:r>
          <w:t xml:space="preserve"> value indicates the index in the current array where values are written. If </w:t>
        </w:r>
        <w:r w:rsidR="00355E69">
          <w:t>omitted, it is assumed to be 0.</w:t>
        </w:r>
      </w:ins>
    </w:p>
    <w:p w14:paraId="4A8B8FD4" w14:textId="77777777" w:rsidR="00471F49" w:rsidRDefault="00471F49" w:rsidP="009B01AD">
      <w:pPr>
        <w:pStyle w:val="Alg3"/>
        <w:numPr>
          <w:ilvl w:val="0"/>
          <w:numId w:val="928"/>
        </w:numPr>
        <w:rPr>
          <w:ins w:id="33793" w:author="Rev 10 Allen Wirfs-Brock" w:date="2012-09-05T19:10:00Z"/>
        </w:rPr>
      </w:pPr>
      <w:commentRangeStart w:id="33794"/>
      <w:ins w:id="33795" w:author="Rev 10 Allen Wirfs-Brock" w:date="2012-09-05T19:10:00Z">
        <w:r>
          <w:t>If this does not have class “TypeArray”, throw a TypeError.</w:t>
        </w:r>
      </w:ins>
      <w:commentRangeEnd w:id="33794"/>
      <w:ins w:id="33796" w:author="Rev 10 Allen Wirfs-Brock" w:date="2012-09-06T08:50:00Z">
        <w:r w:rsidR="009B01AD">
          <w:rPr>
            <w:rStyle w:val="af3"/>
            <w:rFonts w:ascii="Arial" w:eastAsia="MS Mincho" w:hAnsi="Arial"/>
            <w:spacing w:val="0"/>
            <w:lang w:eastAsia="ja-JP"/>
          </w:rPr>
          <w:commentReference w:id="33794"/>
        </w:r>
      </w:ins>
    </w:p>
    <w:p w14:paraId="671990E1" w14:textId="77777777" w:rsidR="00471F49" w:rsidRDefault="00471F49" w:rsidP="009B01AD">
      <w:pPr>
        <w:pStyle w:val="Alg3"/>
        <w:numPr>
          <w:ilvl w:val="0"/>
          <w:numId w:val="928"/>
        </w:numPr>
        <w:rPr>
          <w:ins w:id="33797" w:author="Rev 10 Allen Wirfs-Brock" w:date="2012-09-05T19:10:00Z"/>
        </w:rPr>
      </w:pPr>
      <w:ins w:id="33798" w:author="Rev 10 Allen Wirfs-Brock" w:date="2012-09-05T19:10:00Z">
        <w:r>
          <w:t>Let offsetIndex be ToUInt32(offset)</w:t>
        </w:r>
      </w:ins>
    </w:p>
    <w:p w14:paraId="5AD7FD60" w14:textId="77777777" w:rsidR="00471F49" w:rsidRDefault="00471F49" w:rsidP="009B01AD">
      <w:pPr>
        <w:pStyle w:val="Alg3"/>
        <w:numPr>
          <w:ilvl w:val="0"/>
          <w:numId w:val="928"/>
        </w:numPr>
        <w:rPr>
          <w:ins w:id="33799" w:author="Rev 10 Allen Wirfs-Brock" w:date="2012-09-05T19:10:00Z"/>
        </w:rPr>
      </w:pPr>
      <w:ins w:id="33800" w:author="Rev 10 Allen Wirfs-Brock" w:date="2012-09-05T19:10:00Z">
        <w:r>
          <w:t>Let O be the result of calling ToObject(array).</w:t>
        </w:r>
      </w:ins>
    </w:p>
    <w:p w14:paraId="2B202C76" w14:textId="77777777" w:rsidR="00471F49" w:rsidRDefault="00471F49" w:rsidP="009B01AD">
      <w:pPr>
        <w:pStyle w:val="Alg3"/>
        <w:numPr>
          <w:ilvl w:val="0"/>
          <w:numId w:val="928"/>
        </w:numPr>
        <w:rPr>
          <w:ins w:id="33801" w:author="Rev 10 Allen Wirfs-Brock" w:date="2012-09-05T19:10:00Z"/>
        </w:rPr>
      </w:pPr>
      <w:ins w:id="33802" w:author="Rev 10 Allen Wirfs-Brock" w:date="2012-09-05T19:10:00Z">
        <w:r>
          <w:t>Let srcLength be the result of calling [[Get]] on O with property name “length”.</w:t>
        </w:r>
      </w:ins>
    </w:p>
    <w:p w14:paraId="0C566384" w14:textId="77777777" w:rsidR="00471F49" w:rsidRDefault="00471F49" w:rsidP="009B01AD">
      <w:pPr>
        <w:pStyle w:val="Alg3"/>
        <w:numPr>
          <w:ilvl w:val="0"/>
          <w:numId w:val="928"/>
        </w:numPr>
        <w:rPr>
          <w:ins w:id="33803" w:author="Rev 10 Allen Wirfs-Brock" w:date="2012-09-05T19:10:00Z"/>
        </w:rPr>
      </w:pPr>
      <w:ins w:id="33804" w:author="Rev 10 Allen Wirfs-Brock" w:date="2012-09-05T19:10:00Z">
        <w:r>
          <w:t>Let targetLength be the result of calling [[Get]] on this with property name “length”</w:t>
        </w:r>
      </w:ins>
    </w:p>
    <w:p w14:paraId="69347EB7" w14:textId="77777777" w:rsidR="00471F49" w:rsidRDefault="00471F49" w:rsidP="009B01AD">
      <w:pPr>
        <w:pStyle w:val="Alg3"/>
        <w:numPr>
          <w:ilvl w:val="0"/>
          <w:numId w:val="928"/>
        </w:numPr>
        <w:rPr>
          <w:ins w:id="33805" w:author="Rev 10 Allen Wirfs-Brock" w:date="2012-09-05T19:10:00Z"/>
        </w:rPr>
      </w:pPr>
      <w:ins w:id="33806" w:author="Rev 10 Allen Wirfs-Brock" w:date="2012-09-05T19:10:00Z">
        <w:r>
          <w:t>If srcLength + offset &gt; targetLength, throw a RangeError.</w:t>
        </w:r>
      </w:ins>
    </w:p>
    <w:p w14:paraId="1DEE226D" w14:textId="77777777" w:rsidR="00471F49" w:rsidRDefault="00471F49" w:rsidP="009B01AD">
      <w:pPr>
        <w:pStyle w:val="Alg3"/>
        <w:numPr>
          <w:ilvl w:val="0"/>
          <w:numId w:val="928"/>
        </w:numPr>
        <w:rPr>
          <w:ins w:id="33807" w:author="Rev 10 Allen Wirfs-Brock" w:date="2012-09-05T19:10:00Z"/>
        </w:rPr>
      </w:pPr>
      <w:ins w:id="33808" w:author="Rev 10 Allen Wirfs-Brock" w:date="2012-09-05T19:10:00Z">
        <w:r>
          <w:t>Let temp be a new TypeArray created as if by a call to “new TypeArray(srcLength)”</w:t>
        </w:r>
      </w:ins>
    </w:p>
    <w:p w14:paraId="53AB714F" w14:textId="77777777" w:rsidR="00471F49" w:rsidRDefault="00471F49" w:rsidP="009B01AD">
      <w:pPr>
        <w:pStyle w:val="Alg3"/>
        <w:numPr>
          <w:ilvl w:val="0"/>
          <w:numId w:val="928"/>
        </w:numPr>
        <w:rPr>
          <w:ins w:id="33809" w:author="Rev 10 Allen Wirfs-Brock" w:date="2012-09-05T19:10:00Z"/>
        </w:rPr>
      </w:pPr>
      <w:ins w:id="33810" w:author="Rev 10 Allen Wirfs-Brock" w:date="2012-09-05T19:10:00Z">
        <w:r>
          <w:t>Let k be 0</w:t>
        </w:r>
      </w:ins>
    </w:p>
    <w:p w14:paraId="7326C900" w14:textId="77777777" w:rsidR="00471F49" w:rsidRDefault="00471F49" w:rsidP="009B01AD">
      <w:pPr>
        <w:pStyle w:val="Alg3"/>
        <w:numPr>
          <w:ilvl w:val="0"/>
          <w:numId w:val="928"/>
        </w:numPr>
        <w:rPr>
          <w:ins w:id="33811" w:author="Rev 10 Allen Wirfs-Brock" w:date="2012-09-05T19:10:00Z"/>
        </w:rPr>
      </w:pPr>
      <w:ins w:id="33812" w:author="Rev 10 Allen Wirfs-Brock" w:date="2012-09-05T19:10:00Z">
        <w:r>
          <w:t>While k &lt; srcLength</w:t>
        </w:r>
      </w:ins>
    </w:p>
    <w:p w14:paraId="31F9F505" w14:textId="77777777" w:rsidR="00471F49" w:rsidRDefault="00471F49" w:rsidP="009B01AD">
      <w:pPr>
        <w:pStyle w:val="Alg4"/>
        <w:numPr>
          <w:ilvl w:val="1"/>
          <w:numId w:val="927"/>
        </w:numPr>
        <w:spacing w:after="220"/>
        <w:contextualSpacing/>
        <w:rPr>
          <w:ins w:id="33813" w:author="Rev 10 Allen Wirfs-Brock" w:date="2012-09-05T19:10:00Z"/>
        </w:rPr>
      </w:pPr>
      <w:ins w:id="33814" w:author="Rev 10 Allen Wirfs-Brock" w:date="2012-09-05T19:10:00Z">
        <w:r>
          <w:t>Let v be the result of calling [[Get]] on src with property name toString(k)</w:t>
        </w:r>
      </w:ins>
    </w:p>
    <w:p w14:paraId="5D398992" w14:textId="77777777" w:rsidR="00471F49" w:rsidRDefault="00471F49" w:rsidP="009B01AD">
      <w:pPr>
        <w:pStyle w:val="Alg4"/>
        <w:numPr>
          <w:ilvl w:val="1"/>
          <w:numId w:val="927"/>
        </w:numPr>
        <w:spacing w:after="220"/>
        <w:contextualSpacing/>
        <w:rPr>
          <w:ins w:id="33815" w:author="Rev 10 Allen Wirfs-Brock" w:date="2012-09-05T19:10:00Z"/>
        </w:rPr>
      </w:pPr>
      <w:ins w:id="33816" w:author="Rev 10 Allen Wirfs-Brock" w:date="2012-09-05T19:10:00Z">
        <w:r>
          <w:t>Call [[Put]] on temp with arguments ToString(k), v, and false</w:t>
        </w:r>
      </w:ins>
    </w:p>
    <w:p w14:paraId="035F8E32" w14:textId="77777777" w:rsidR="00471F49" w:rsidRDefault="00471F49" w:rsidP="009B01AD">
      <w:pPr>
        <w:pStyle w:val="Alg3"/>
        <w:numPr>
          <w:ilvl w:val="0"/>
          <w:numId w:val="928"/>
        </w:numPr>
        <w:rPr>
          <w:ins w:id="33817" w:author="Rev 10 Allen Wirfs-Brock" w:date="2012-09-05T19:10:00Z"/>
        </w:rPr>
      </w:pPr>
      <w:ins w:id="33818" w:author="Rev 10 Allen Wirfs-Brock" w:date="2012-09-05T19:10:00Z">
        <w:r>
          <w:t>Let k be offset</w:t>
        </w:r>
      </w:ins>
    </w:p>
    <w:p w14:paraId="03DEB3B6" w14:textId="77777777" w:rsidR="00471F49" w:rsidRDefault="00471F49" w:rsidP="009B01AD">
      <w:pPr>
        <w:pStyle w:val="Alg3"/>
        <w:numPr>
          <w:ilvl w:val="0"/>
          <w:numId w:val="928"/>
        </w:numPr>
        <w:rPr>
          <w:ins w:id="33819" w:author="Rev 10 Allen Wirfs-Brock" w:date="2012-09-05T19:10:00Z"/>
        </w:rPr>
      </w:pPr>
      <w:ins w:id="33820" w:author="Rev 10 Allen Wirfs-Brock" w:date="2012-09-05T19:10:00Z">
        <w:r>
          <w:t>While k &lt; targetLength</w:t>
        </w:r>
      </w:ins>
    </w:p>
    <w:p w14:paraId="11A112A7" w14:textId="77777777" w:rsidR="00471F49" w:rsidRDefault="00471F49" w:rsidP="009B01AD">
      <w:pPr>
        <w:pStyle w:val="Alg4"/>
        <w:numPr>
          <w:ilvl w:val="1"/>
          <w:numId w:val="927"/>
        </w:numPr>
        <w:spacing w:after="220"/>
        <w:contextualSpacing/>
        <w:rPr>
          <w:ins w:id="33821" w:author="Rev 10 Allen Wirfs-Brock" w:date="2012-09-05T19:10:00Z"/>
        </w:rPr>
      </w:pPr>
      <w:ins w:id="33822" w:author="Rev 10 Allen Wirfs-Brock" w:date="2012-09-05T19:10:00Z">
        <w:r>
          <w:t>Let v be the result of calling [[Get]] on temp with property name ToString(k-offset)</w:t>
        </w:r>
      </w:ins>
    </w:p>
    <w:p w14:paraId="6B5559B9" w14:textId="77777777" w:rsidR="00471F49" w:rsidRDefault="00471F49" w:rsidP="009B01AD">
      <w:pPr>
        <w:pStyle w:val="Alg4"/>
        <w:numPr>
          <w:ilvl w:val="1"/>
          <w:numId w:val="927"/>
        </w:numPr>
        <w:spacing w:after="220"/>
        <w:contextualSpacing/>
        <w:rPr>
          <w:ins w:id="33823" w:author="Rev 10 Allen Wirfs-Brock" w:date="2012-09-05T19:10:00Z"/>
        </w:rPr>
      </w:pPr>
      <w:ins w:id="33824" w:author="Rev 10 Allen Wirfs-Brock" w:date="2012-09-05T19:10:00Z">
        <w:r>
          <w:t>Call [[Put]] on temp with arguments ToString(k), v, and false</w:t>
        </w:r>
      </w:ins>
    </w:p>
    <w:p w14:paraId="445FEBDE" w14:textId="77777777" w:rsidR="00471F49" w:rsidRDefault="009B01AD" w:rsidP="009B01AD">
      <w:pPr>
        <w:pStyle w:val="51"/>
        <w:numPr>
          <w:ilvl w:val="0"/>
          <w:numId w:val="0"/>
        </w:numPr>
        <w:rPr>
          <w:ins w:id="33825" w:author="Rev 10 Allen Wirfs-Brock" w:date="2012-09-05T19:10:00Z"/>
        </w:rPr>
      </w:pPr>
      <w:ins w:id="33826" w:author="Rev 10 Allen Wirfs-Brock" w:date="2012-09-06T08:50:00Z">
        <w:r>
          <w:t>15.13.</w:t>
        </w:r>
      </w:ins>
      <w:ins w:id="33827" w:author="Rev 10 Allen Wirfs-Brock" w:date="2012-09-06T11:40:00Z">
        <w:r w:rsidR="00A66DA6">
          <w:t>6</w:t>
        </w:r>
      </w:ins>
      <w:ins w:id="33828" w:author="Rev 10 Allen Wirfs-Brock" w:date="2012-09-05T19:10:00Z">
        <w:r w:rsidR="00471F49">
          <w:t xml:space="preserve">.4.3 </w:t>
        </w:r>
        <w:r w:rsidR="00471F49" w:rsidRPr="009B01AD">
          <w:rPr>
            <w:i/>
          </w:rPr>
          <w:t>TypeArray</w:t>
        </w:r>
        <w:r w:rsidR="00471F49">
          <w:t>.prototype.subarray(begin [, end] )</w:t>
        </w:r>
      </w:ins>
    </w:p>
    <w:p w14:paraId="2EE87F96" w14:textId="77777777" w:rsidR="00471F49" w:rsidRDefault="00471F49" w:rsidP="00D70C18">
      <w:pPr>
        <w:rPr>
          <w:ins w:id="33829" w:author="Rev 10 Allen Wirfs-Brock" w:date="2012-09-05T19:10:00Z"/>
        </w:rPr>
      </w:pPr>
      <w:ins w:id="33830" w:author="Rev 10 Allen Wirfs-Brock" w:date="2012-09-05T19:10:00Z">
        <w:r>
          <w:t xml:space="preserve">Returns a new </w:t>
        </w:r>
        <w:r w:rsidRPr="009B01AD">
          <w:rPr>
            <w:i/>
          </w:rPr>
          <w:t>TypedArray</w:t>
        </w:r>
        <w:r>
          <w:t xml:space="preserve"> view of the ArrayBuffer store for this </w:t>
        </w:r>
        <w:r w:rsidRPr="009B01AD">
          <w:rPr>
            <w:i/>
          </w:rPr>
          <w:t>TypedArray</w:t>
        </w:r>
        <w:r>
          <w:t>, referencing the elements at begin, inclusive, up to end, exclusive. If either begin or end is negative, it refers to an index from the end of the array, as</w:t>
        </w:r>
        <w:r w:rsidR="009B01AD">
          <w:t xml:space="preserve"> opposed to from the beginning.</w:t>
        </w:r>
      </w:ins>
    </w:p>
    <w:p w14:paraId="28737276" w14:textId="77777777" w:rsidR="00471F49" w:rsidRDefault="00471F49" w:rsidP="009B01AD">
      <w:pPr>
        <w:pStyle w:val="Alg3"/>
        <w:numPr>
          <w:ilvl w:val="0"/>
          <w:numId w:val="929"/>
        </w:numPr>
        <w:rPr>
          <w:ins w:id="33831" w:author="Rev 10 Allen Wirfs-Brock" w:date="2012-09-05T19:10:00Z"/>
        </w:rPr>
      </w:pPr>
      <w:ins w:id="33832" w:author="Rev 10 Allen Wirfs-Brock" w:date="2012-09-05T19:10:00Z">
        <w:r>
          <w:t xml:space="preserve">    </w:t>
        </w:r>
        <w:commentRangeStart w:id="33833"/>
        <w:r>
          <w:t>If this does not have class “TypeArray”, throw a TypeError.</w:t>
        </w:r>
      </w:ins>
      <w:commentRangeEnd w:id="33833"/>
      <w:ins w:id="33834" w:author="Rev 10 Allen Wirfs-Brock" w:date="2012-09-06T08:53:00Z">
        <w:r w:rsidR="009B01AD">
          <w:rPr>
            <w:rStyle w:val="af3"/>
            <w:rFonts w:ascii="Arial" w:eastAsia="MS Mincho" w:hAnsi="Arial"/>
            <w:spacing w:val="0"/>
            <w:lang w:eastAsia="ja-JP"/>
          </w:rPr>
          <w:commentReference w:id="33833"/>
        </w:r>
      </w:ins>
    </w:p>
    <w:p w14:paraId="6FFAF1F4" w14:textId="77777777" w:rsidR="00471F49" w:rsidRDefault="00471F49" w:rsidP="009B01AD">
      <w:pPr>
        <w:pStyle w:val="Alg3"/>
        <w:numPr>
          <w:ilvl w:val="0"/>
          <w:numId w:val="929"/>
        </w:numPr>
        <w:rPr>
          <w:ins w:id="33835" w:author="Rev 10 Allen Wirfs-Brock" w:date="2012-09-05T19:10:00Z"/>
        </w:rPr>
      </w:pPr>
      <w:ins w:id="33836" w:author="Rev 10 Allen Wirfs-Brock" w:date="2012-09-05T19:10:00Z">
        <w:r>
          <w:t xml:space="preserve">    Let srcLength be the result of calling [[Get]] on this with property name “length”</w:t>
        </w:r>
      </w:ins>
    </w:p>
    <w:p w14:paraId="09211CB9" w14:textId="77777777" w:rsidR="00471F49" w:rsidRDefault="00471F49" w:rsidP="009B01AD">
      <w:pPr>
        <w:pStyle w:val="Alg3"/>
        <w:numPr>
          <w:ilvl w:val="0"/>
          <w:numId w:val="929"/>
        </w:numPr>
        <w:rPr>
          <w:ins w:id="33837" w:author="Rev 10 Allen Wirfs-Brock" w:date="2012-09-05T19:10:00Z"/>
        </w:rPr>
      </w:pPr>
      <w:ins w:id="33838" w:author="Rev 10 Allen Wirfs-Brock" w:date="2012-09-05T19:10:00Z">
        <w:r>
          <w:t xml:space="preserve">    Let beginInt be ToInt32(begin)</w:t>
        </w:r>
      </w:ins>
    </w:p>
    <w:p w14:paraId="56579B14" w14:textId="77777777" w:rsidR="00471F49" w:rsidRDefault="00471F49" w:rsidP="009B01AD">
      <w:pPr>
        <w:pStyle w:val="Alg3"/>
        <w:numPr>
          <w:ilvl w:val="0"/>
          <w:numId w:val="929"/>
        </w:numPr>
        <w:rPr>
          <w:ins w:id="33839" w:author="Rev 10 Allen Wirfs-Brock" w:date="2012-09-05T19:10:00Z"/>
        </w:rPr>
      </w:pPr>
      <w:ins w:id="33840" w:author="Rev 10 Allen Wirfs-Brock" w:date="2012-09-05T19:10:00Z">
        <w:r>
          <w:t xml:space="preserve">    If beginInt &lt; 0, let beginInt be srcLength + beginInt</w:t>
        </w:r>
      </w:ins>
    </w:p>
    <w:p w14:paraId="79E53F1B" w14:textId="77777777" w:rsidR="00471F49" w:rsidRDefault="00471F49" w:rsidP="009B01AD">
      <w:pPr>
        <w:pStyle w:val="Alg3"/>
        <w:numPr>
          <w:ilvl w:val="0"/>
          <w:numId w:val="929"/>
        </w:numPr>
        <w:rPr>
          <w:ins w:id="33841" w:author="Rev 10 Allen Wirfs-Brock" w:date="2012-09-05T19:10:00Z"/>
        </w:rPr>
      </w:pPr>
      <w:ins w:id="33842" w:author="Rev 10 Allen Wirfs-Brock" w:date="2012-09-05T19:10:00Z">
        <w:r>
          <w:t xml:space="preserve">    Let beginIndex be min(srcLength, max(0, beginInt))</w:t>
        </w:r>
      </w:ins>
    </w:p>
    <w:p w14:paraId="6AB2DDC6" w14:textId="77777777" w:rsidR="00471F49" w:rsidRDefault="00471F49" w:rsidP="009B01AD">
      <w:pPr>
        <w:pStyle w:val="Alg3"/>
        <w:numPr>
          <w:ilvl w:val="0"/>
          <w:numId w:val="929"/>
        </w:numPr>
        <w:rPr>
          <w:ins w:id="33843" w:author="Rev 10 Allen Wirfs-Brock" w:date="2012-09-05T19:10:00Z"/>
        </w:rPr>
      </w:pPr>
      <w:ins w:id="33844" w:author="Rev 10 Allen Wirfs-Brock" w:date="2012-09-05T19:10:00Z">
        <w:r>
          <w:t xml:space="preserve">    Let endInt be ToInt32(end) if end was provided, else srcLength.</w:t>
        </w:r>
      </w:ins>
    </w:p>
    <w:p w14:paraId="6AF2F594" w14:textId="77777777" w:rsidR="00471F49" w:rsidRDefault="00471F49" w:rsidP="009B01AD">
      <w:pPr>
        <w:pStyle w:val="Alg3"/>
        <w:numPr>
          <w:ilvl w:val="0"/>
          <w:numId w:val="929"/>
        </w:numPr>
        <w:rPr>
          <w:ins w:id="33845" w:author="Rev 10 Allen Wirfs-Brock" w:date="2012-09-05T19:10:00Z"/>
        </w:rPr>
      </w:pPr>
      <w:ins w:id="33846" w:author="Rev 10 Allen Wirfs-Brock" w:date="2012-09-05T19:10:00Z">
        <w:r>
          <w:t xml:space="preserve">    If endInt &lt;0,let endInt be srcLength + endInt</w:t>
        </w:r>
      </w:ins>
    </w:p>
    <w:p w14:paraId="05C42A40" w14:textId="77777777" w:rsidR="00471F49" w:rsidRDefault="00471F49" w:rsidP="009B01AD">
      <w:pPr>
        <w:pStyle w:val="Alg3"/>
        <w:numPr>
          <w:ilvl w:val="0"/>
          <w:numId w:val="929"/>
        </w:numPr>
        <w:rPr>
          <w:ins w:id="33847" w:author="Rev 10 Allen Wirfs-Brock" w:date="2012-09-05T19:10:00Z"/>
        </w:rPr>
      </w:pPr>
      <w:ins w:id="33848" w:author="Rev 10 Allen Wirfs-Brock" w:date="2012-09-05T19:10:00Z">
        <w:r>
          <w:t xml:space="preserve">    Let endIndex be max(0,min(srcLength, endInt))</w:t>
        </w:r>
      </w:ins>
    </w:p>
    <w:p w14:paraId="519599EA" w14:textId="77777777" w:rsidR="00471F49" w:rsidRDefault="00471F49" w:rsidP="009B01AD">
      <w:pPr>
        <w:pStyle w:val="Alg3"/>
        <w:numPr>
          <w:ilvl w:val="0"/>
          <w:numId w:val="929"/>
        </w:numPr>
        <w:rPr>
          <w:ins w:id="33849" w:author="Rev 10 Allen Wirfs-Brock" w:date="2012-09-05T19:10:00Z"/>
        </w:rPr>
      </w:pPr>
      <w:ins w:id="33850" w:author="Rev 10 Allen Wirfs-Brock" w:date="2012-09-05T19:10:00Z">
        <w:r>
          <w:t xml:space="preserve">    If endIndex &lt; beginIndex, let endIndex be beginIndex</w:t>
        </w:r>
      </w:ins>
    </w:p>
    <w:p w14:paraId="733E767A" w14:textId="77777777" w:rsidR="00471F49" w:rsidRDefault="00471F49" w:rsidP="009B01AD">
      <w:pPr>
        <w:pStyle w:val="Alg3"/>
        <w:numPr>
          <w:ilvl w:val="0"/>
          <w:numId w:val="929"/>
        </w:numPr>
        <w:rPr>
          <w:ins w:id="33851" w:author="Rev 10 Allen Wirfs-Brock" w:date="2012-09-05T19:10:00Z"/>
        </w:rPr>
      </w:pPr>
      <w:ins w:id="33852" w:author="Rev 10 Allen Wirfs-Brock" w:date="2012-09-05T19:10:00Z">
        <w:r>
          <w:t xml:space="preserve">    Return a new TypeArray with the following values for it’s proeprties:</w:t>
        </w:r>
      </w:ins>
    </w:p>
    <w:p w14:paraId="3E5429AC" w14:textId="77777777" w:rsidR="00471F49" w:rsidRDefault="00471F49" w:rsidP="009B01AD">
      <w:pPr>
        <w:pStyle w:val="Alg3"/>
        <w:numPr>
          <w:ilvl w:val="0"/>
          <w:numId w:val="930"/>
        </w:numPr>
        <w:rPr>
          <w:ins w:id="33853" w:author="Rev 10 Allen Wirfs-Brock" w:date="2012-09-05T19:10:00Z"/>
        </w:rPr>
      </w:pPr>
      <w:ins w:id="33854" w:author="Rev 10 Allen Wirfs-Brock" w:date="2012-09-05T19:10:00Z">
        <w:r>
          <w:t xml:space="preserve">        The length property of the newly constructed object is set to endIndex - beginIndex</w:t>
        </w:r>
      </w:ins>
    </w:p>
    <w:p w14:paraId="3DCF6EFF" w14:textId="77777777" w:rsidR="00471F49" w:rsidRDefault="00471F49" w:rsidP="009B01AD">
      <w:pPr>
        <w:pStyle w:val="Alg3"/>
        <w:numPr>
          <w:ilvl w:val="0"/>
          <w:numId w:val="930"/>
        </w:numPr>
        <w:rPr>
          <w:ins w:id="33855" w:author="Rev 10 Allen Wirfs-Brock" w:date="2012-09-05T19:10:00Z"/>
        </w:rPr>
      </w:pPr>
      <w:ins w:id="33856" w:author="Rev 10 Allen Wirfs-Brock" w:date="2012-09-05T19:10:00Z">
        <w:r>
          <w:t xml:space="preserve">        The byteLength property of the newly constructed object is set to length multiplied by the size in bytes of Type.</w:t>
        </w:r>
      </w:ins>
    </w:p>
    <w:p w14:paraId="59E1F95D" w14:textId="77777777" w:rsidR="00471F49" w:rsidRDefault="00471F49" w:rsidP="009B01AD">
      <w:pPr>
        <w:pStyle w:val="Alg3"/>
        <w:numPr>
          <w:ilvl w:val="0"/>
          <w:numId w:val="930"/>
        </w:numPr>
        <w:rPr>
          <w:ins w:id="33857" w:author="Rev 10 Allen Wirfs-Brock" w:date="2012-09-05T19:10:00Z"/>
        </w:rPr>
      </w:pPr>
      <w:ins w:id="33858" w:author="Rev 10 Allen Wirfs-Brock" w:date="2012-09-05T19:10:00Z">
        <w:r>
          <w:t xml:space="preserve">        The buffer property of the newly constructed object is set to this.buffer.</w:t>
        </w:r>
      </w:ins>
    </w:p>
    <w:p w14:paraId="4D283EA0" w14:textId="77777777" w:rsidR="00471F49" w:rsidRDefault="00471F49" w:rsidP="009B01AD">
      <w:pPr>
        <w:pStyle w:val="Alg3"/>
        <w:numPr>
          <w:ilvl w:val="0"/>
          <w:numId w:val="930"/>
        </w:numPr>
        <w:spacing w:after="240"/>
        <w:rPr>
          <w:ins w:id="33859" w:author="Rev 10 Allen Wirfs-Brock" w:date="2012-09-05T19:10:00Z"/>
        </w:rPr>
      </w:pPr>
      <w:ins w:id="33860" w:author="Rev 10 Allen Wirfs-Brock" w:date="2012-09-05T19:10:00Z">
        <w:r>
          <w:t xml:space="preserve">        The byteOffset property of the newly constructed object is set to this.offset + beginIndex.</w:t>
        </w:r>
      </w:ins>
    </w:p>
    <w:p w14:paraId="1BF751CD" w14:textId="77777777" w:rsidR="00471F49" w:rsidRDefault="009B01AD" w:rsidP="009B01AD">
      <w:pPr>
        <w:pStyle w:val="40"/>
        <w:numPr>
          <w:ilvl w:val="0"/>
          <w:numId w:val="0"/>
        </w:numPr>
        <w:rPr>
          <w:ins w:id="33861" w:author="Rev 10 Allen Wirfs-Brock" w:date="2012-09-05T19:10:00Z"/>
        </w:rPr>
      </w:pPr>
      <w:ins w:id="33862" w:author="Rev 10 Allen Wirfs-Brock" w:date="2012-09-06T08:53:00Z">
        <w:r>
          <w:t>15.13.</w:t>
        </w:r>
      </w:ins>
      <w:ins w:id="33863" w:author="Rev 10 Allen Wirfs-Brock" w:date="2012-09-06T11:40:00Z">
        <w:r w:rsidR="00A66DA6">
          <w:t>6</w:t>
        </w:r>
      </w:ins>
      <w:ins w:id="33864" w:author="Rev 10 Allen Wirfs-Brock" w:date="2012-09-05T19:10:00Z">
        <w:r w:rsidR="00471F49">
          <w:t xml:space="preserve">.5 Properties of </w:t>
        </w:r>
        <w:r w:rsidR="00471F49" w:rsidRPr="009B01AD">
          <w:rPr>
            <w:i/>
          </w:rPr>
          <w:t>TypeArray</w:t>
        </w:r>
        <w:r w:rsidR="00471F49">
          <w:t xml:space="preserve"> instances</w:t>
        </w:r>
      </w:ins>
    </w:p>
    <w:p w14:paraId="7A09D87F" w14:textId="77777777" w:rsidR="00471F49" w:rsidRDefault="00471F49" w:rsidP="00D70C18">
      <w:pPr>
        <w:rPr>
          <w:ins w:id="33865" w:author="Rev 10 Allen Wirfs-Brock" w:date="2012-09-05T19:10:00Z"/>
        </w:rPr>
      </w:pPr>
      <w:ins w:id="33866" w:author="Rev 10 Allen Wirfs-Brock" w:date="2012-09-05T19:10:00Z">
        <w:r w:rsidRPr="009B01AD">
          <w:rPr>
            <w:i/>
          </w:rPr>
          <w:t>TypeArray</w:t>
        </w:r>
        <w:r>
          <w:t xml:space="preserve"> instances inherit properties from the </w:t>
        </w:r>
        <w:r w:rsidRPr="009B01AD">
          <w:rPr>
            <w:i/>
          </w:rPr>
          <w:t>TypeArray</w:t>
        </w:r>
        <w:r>
          <w:t xml:space="preserve"> prototype object and their [[Class]] internal property value is “TypeArray”. </w:t>
        </w:r>
        <w:r w:rsidRPr="009B01AD">
          <w:rPr>
            <w:i/>
          </w:rPr>
          <w:t>TypeArray</w:t>
        </w:r>
        <w:r>
          <w:t xml:space="preserve"> instances also</w:t>
        </w:r>
        <w:r w:rsidR="009B01AD">
          <w:t xml:space="preserve"> have the following properties.</w:t>
        </w:r>
      </w:ins>
    </w:p>
    <w:p w14:paraId="66C374B9" w14:textId="77777777" w:rsidR="00471F49" w:rsidRDefault="009B01AD" w:rsidP="009B01AD">
      <w:pPr>
        <w:pStyle w:val="51"/>
        <w:numPr>
          <w:ilvl w:val="0"/>
          <w:numId w:val="0"/>
        </w:numPr>
        <w:rPr>
          <w:ins w:id="33867" w:author="Rev 10 Allen Wirfs-Brock" w:date="2012-09-05T19:10:00Z"/>
        </w:rPr>
      </w:pPr>
      <w:ins w:id="33868" w:author="Rev 10 Allen Wirfs-Brock" w:date="2012-09-06T08:54:00Z">
        <w:r>
          <w:t>15.13.</w:t>
        </w:r>
      </w:ins>
      <w:ins w:id="33869" w:author="Rev 10 Allen Wirfs-Brock" w:date="2012-09-06T11:40:00Z">
        <w:r w:rsidR="00A66DA6">
          <w:t>6</w:t>
        </w:r>
      </w:ins>
      <w:ins w:id="33870" w:author="Rev 10 Allen Wirfs-Brock" w:date="2012-09-05T19:10:00Z">
        <w:r w:rsidR="00471F49">
          <w:t>.5.1 [[DefineOwnProperty]] ( p, desc, throw )</w:t>
        </w:r>
      </w:ins>
    </w:p>
    <w:p w14:paraId="7361CF52" w14:textId="77777777" w:rsidR="00471F49" w:rsidRDefault="00471F49" w:rsidP="00D70C18">
      <w:pPr>
        <w:rPr>
          <w:ins w:id="33871" w:author="Rev 10 Allen Wirfs-Brock" w:date="2012-09-05T19:10:00Z"/>
        </w:rPr>
      </w:pPr>
      <w:ins w:id="33872" w:author="Rev 10 Allen Wirfs-Brock" w:date="2012-09-05T19:10:00Z">
        <w:r>
          <w:t>TypeArray objects use a variation of the [[DefineOwnProperty]] internal method used for other nati</w:t>
        </w:r>
        <w:r w:rsidR="009B01AD">
          <w:t>ve ECMAScript objects (8.12.9).</w:t>
        </w:r>
      </w:ins>
    </w:p>
    <w:p w14:paraId="0A5B6F22" w14:textId="77777777" w:rsidR="00471F49" w:rsidRDefault="00471F49" w:rsidP="00D70C18">
      <w:pPr>
        <w:rPr>
          <w:ins w:id="33873" w:author="Rev 10 Allen Wirfs-Brock" w:date="2012-09-05T19:10:00Z"/>
        </w:rPr>
      </w:pPr>
      <w:ins w:id="33874" w:author="Rev 10 Allen Wirfs-Brock" w:date="2012-09-05T19:10:00Z">
        <w:r>
          <w:t>When the [[DefineOwnProperty]] internal method of A is called with property P, Property Descriptor Desc and Boolean flag Throw,</w:t>
        </w:r>
        <w:r w:rsidR="009B01AD">
          <w:t xml:space="preserve"> the following steps are taken:</w:t>
        </w:r>
      </w:ins>
    </w:p>
    <w:p w14:paraId="70C32605" w14:textId="77777777" w:rsidR="00471F49" w:rsidRDefault="00471F49" w:rsidP="009B01AD">
      <w:pPr>
        <w:pStyle w:val="Alg3"/>
        <w:numPr>
          <w:ilvl w:val="0"/>
          <w:numId w:val="931"/>
        </w:numPr>
        <w:rPr>
          <w:ins w:id="33875" w:author="Rev 10 Allen Wirfs-Brock" w:date="2012-09-05T19:10:00Z"/>
        </w:rPr>
      </w:pPr>
      <w:commentRangeStart w:id="33876"/>
      <w:ins w:id="33877" w:author="Rev 10 Allen Wirfs-Brock" w:date="2012-09-05T19:10:00Z">
        <w:r>
          <w:t xml:space="preserve">    Let succeeded be the result of calling the default [[DefineOwnProperty]] internal method (8.12.9) on A passing P, Desc, and Throw as arguments.</w:t>
        </w:r>
      </w:ins>
      <w:commentRangeEnd w:id="33876"/>
      <w:ins w:id="33878" w:author="Rev 10 Allen Wirfs-Brock" w:date="2012-09-06T08:57:00Z">
        <w:r w:rsidR="009B01AD">
          <w:rPr>
            <w:rStyle w:val="af3"/>
            <w:rFonts w:ascii="Arial" w:eastAsia="MS Mincho" w:hAnsi="Arial"/>
            <w:spacing w:val="0"/>
            <w:lang w:eastAsia="ja-JP"/>
          </w:rPr>
          <w:commentReference w:id="33876"/>
        </w:r>
      </w:ins>
    </w:p>
    <w:p w14:paraId="09967047" w14:textId="77777777" w:rsidR="00471F49" w:rsidRDefault="00471F49" w:rsidP="009B01AD">
      <w:pPr>
        <w:pStyle w:val="Alg3"/>
        <w:numPr>
          <w:ilvl w:val="0"/>
          <w:numId w:val="931"/>
        </w:numPr>
        <w:rPr>
          <w:ins w:id="33879" w:author="Rev 10 Allen Wirfs-Brock" w:date="2012-09-05T19:10:00Z"/>
        </w:rPr>
      </w:pPr>
      <w:ins w:id="33880" w:author="Rev 10 Allen Wirfs-Brock" w:date="2012-09-05T19:10:00Z">
        <w:r>
          <w:t xml:space="preserve">    If succeeded is false, return false.</w:t>
        </w:r>
      </w:ins>
    </w:p>
    <w:p w14:paraId="6B5DFAFA" w14:textId="77777777" w:rsidR="00471F49" w:rsidRDefault="00471F49" w:rsidP="009B01AD">
      <w:pPr>
        <w:pStyle w:val="Alg3"/>
        <w:numPr>
          <w:ilvl w:val="0"/>
          <w:numId w:val="931"/>
        </w:numPr>
        <w:rPr>
          <w:ins w:id="33881" w:author="Rev 10 Allen Wirfs-Brock" w:date="2012-09-05T19:10:00Z"/>
        </w:rPr>
      </w:pPr>
      <w:ins w:id="33882" w:author="Rev 10 Allen Wirfs-Brock" w:date="2012-09-05T19:10:00Z">
        <w:r>
          <w:t xml:space="preserve">    If Desc contains a Value field, let newValue be Desc.Value</w:t>
        </w:r>
      </w:ins>
    </w:p>
    <w:p w14:paraId="0F7248F3" w14:textId="77777777" w:rsidR="00471F49" w:rsidRDefault="00471F49" w:rsidP="009B01AD">
      <w:pPr>
        <w:pStyle w:val="Alg3"/>
        <w:numPr>
          <w:ilvl w:val="0"/>
          <w:numId w:val="931"/>
        </w:numPr>
        <w:rPr>
          <w:ins w:id="33883" w:author="Rev 10 Allen Wirfs-Brock" w:date="2012-09-05T19:10:00Z"/>
        </w:rPr>
      </w:pPr>
      <w:ins w:id="33884" w:author="Rev 10 Allen Wirfs-Brock" w:date="2012-09-05T19:10:00Z">
        <w:r>
          <w:t xml:space="preserve">    Let convertedValue to ToType(newValue)</w:t>
        </w:r>
      </w:ins>
    </w:p>
    <w:p w14:paraId="2E655D22" w14:textId="77777777" w:rsidR="00471F49" w:rsidRDefault="00471F49" w:rsidP="009B01AD">
      <w:pPr>
        <w:pStyle w:val="Alg3"/>
        <w:numPr>
          <w:ilvl w:val="0"/>
          <w:numId w:val="931"/>
        </w:numPr>
        <w:rPr>
          <w:ins w:id="33885" w:author="Rev 10 Allen Wirfs-Brock" w:date="2012-09-05T19:10:00Z"/>
        </w:rPr>
      </w:pPr>
      <w:ins w:id="33886" w:author="Rev 10 Allen Wirfs-Brock" w:date="2012-09-05T19:10:00Z">
        <w:r>
          <w:t xml:space="preserve">    Let index be ToUInt32(P)</w:t>
        </w:r>
      </w:ins>
    </w:p>
    <w:p w14:paraId="01B2A671" w14:textId="77777777" w:rsidR="00471F49" w:rsidRDefault="00471F49" w:rsidP="009B01AD">
      <w:pPr>
        <w:pStyle w:val="Alg3"/>
        <w:numPr>
          <w:ilvl w:val="0"/>
          <w:numId w:val="931"/>
        </w:numPr>
        <w:rPr>
          <w:ins w:id="33887" w:author="Rev 10 Allen Wirfs-Brock" w:date="2012-09-05T19:10:00Z"/>
        </w:rPr>
      </w:pPr>
      <w:ins w:id="33888" w:author="Rev 10 Allen Wirfs-Brock" w:date="2012-09-05T19:10:00Z">
        <w:r>
          <w:t xml:space="preserve">    Call the SetValueInBuffer internal operation with arguments A.buffer.[[NativeBuffer]], A.byteOffset, index, convertedValue, and Type.</w:t>
        </w:r>
      </w:ins>
    </w:p>
    <w:p w14:paraId="3DA7DC4C" w14:textId="77777777" w:rsidR="00471F49" w:rsidRDefault="00471F49" w:rsidP="009B01AD">
      <w:pPr>
        <w:pStyle w:val="Alg3"/>
        <w:numPr>
          <w:ilvl w:val="0"/>
          <w:numId w:val="931"/>
        </w:numPr>
        <w:spacing w:after="240"/>
        <w:rPr>
          <w:ins w:id="33889" w:author="Rev 10 Allen Wirfs-Brock" w:date="2012-09-05T19:10:00Z"/>
        </w:rPr>
      </w:pPr>
      <w:ins w:id="33890" w:author="Rev 10 Allen Wirfs-Brock" w:date="2012-09-05T19:10:00Z">
        <w:r>
          <w:t xml:space="preserve">    Return true.</w:t>
        </w:r>
      </w:ins>
    </w:p>
    <w:p w14:paraId="6BBB1FA2" w14:textId="77777777" w:rsidR="00471F49" w:rsidRDefault="00471F49" w:rsidP="00D70C18">
      <w:pPr>
        <w:rPr>
          <w:ins w:id="33891" w:author="Rev 10 Allen Wirfs-Brock" w:date="2012-09-05T19:10:00Z"/>
        </w:rPr>
      </w:pPr>
      <w:ins w:id="33892" w:author="Rev 10 Allen Wirfs-Brock" w:date="2012-09-05T19:10:00Z">
        <w:r>
          <w:t>The internal operation SetValueInBuffer takes five parameters, a native buffer nativeBuffer, an integer byteOffset, an integer index, a value of type Type newValue, and a Type val</w:t>
        </w:r>
        <w:r w:rsidR="009B01AD">
          <w:t>ueType. It operates as follows:</w:t>
        </w:r>
      </w:ins>
    </w:p>
    <w:p w14:paraId="04B97A66" w14:textId="77777777" w:rsidR="00471F49" w:rsidRDefault="00471F49" w:rsidP="009B01AD">
      <w:pPr>
        <w:pStyle w:val="Alg3"/>
        <w:numPr>
          <w:ilvl w:val="0"/>
          <w:numId w:val="932"/>
        </w:numPr>
        <w:rPr>
          <w:ins w:id="33893" w:author="Rev 10 Allen Wirfs-Brock" w:date="2012-09-05T19:10:00Z"/>
        </w:rPr>
      </w:pPr>
      <w:commentRangeStart w:id="33894"/>
      <w:ins w:id="33895" w:author="Rev 10 Allen Wirfs-Brock" w:date="2012-09-05T19:10:00Z">
        <w:r>
          <w:t xml:space="preserve">    Let size be the size in bytes of the type valueType.</w:t>
        </w:r>
      </w:ins>
      <w:commentRangeEnd w:id="33894"/>
      <w:ins w:id="33896" w:author="Rev 10 Allen Wirfs-Brock" w:date="2012-09-06T08:59:00Z">
        <w:r w:rsidR="00D935CB">
          <w:rPr>
            <w:rStyle w:val="af3"/>
            <w:rFonts w:ascii="Arial" w:eastAsia="MS Mincho" w:hAnsi="Arial"/>
            <w:spacing w:val="0"/>
            <w:lang w:eastAsia="ja-JP"/>
          </w:rPr>
          <w:commentReference w:id="33894"/>
        </w:r>
      </w:ins>
    </w:p>
    <w:p w14:paraId="5A9947EF" w14:textId="77777777" w:rsidR="00471F49" w:rsidRDefault="00471F49" w:rsidP="009B01AD">
      <w:pPr>
        <w:pStyle w:val="Alg3"/>
        <w:numPr>
          <w:ilvl w:val="0"/>
          <w:numId w:val="932"/>
        </w:numPr>
        <w:rPr>
          <w:ins w:id="33897" w:author="Rev 10 Allen Wirfs-Brock" w:date="2012-09-05T19:10:00Z"/>
        </w:rPr>
      </w:pPr>
      <w:ins w:id="33898" w:author="Rev 10 Allen Wirfs-Brock" w:date="2012-09-05T19:10:00Z">
        <w:r>
          <w:t xml:space="preserve">    Let bytes be the array of bytes from nativeBuffer between offset byteOffset+(index*size) and offset byteOffset+( (index+1)*size)-1 inclusive.</w:t>
        </w:r>
      </w:ins>
    </w:p>
    <w:p w14:paraId="45699475" w14:textId="77777777" w:rsidR="00471F49" w:rsidRDefault="00471F49" w:rsidP="009B01AD">
      <w:pPr>
        <w:pStyle w:val="Alg3"/>
        <w:numPr>
          <w:ilvl w:val="0"/>
          <w:numId w:val="932"/>
        </w:numPr>
        <w:rPr>
          <w:ins w:id="33899" w:author="Rev 10 Allen Wirfs-Brock" w:date="2012-09-05T19:10:00Z"/>
        </w:rPr>
      </w:pPr>
      <w:ins w:id="33900" w:author="Rev 10 Allen Wirfs-Brock" w:date="2012-09-05T19:10:00Z">
        <w:r>
          <w:t xml:space="preserve">    Let newValueBytes be the result of converting newValue to an array of bytes, using the platform endianness.</w:t>
        </w:r>
      </w:ins>
    </w:p>
    <w:p w14:paraId="7E713746" w14:textId="77777777" w:rsidR="00471F49" w:rsidRDefault="00471F49" w:rsidP="00CB094A">
      <w:pPr>
        <w:pStyle w:val="Alg3"/>
        <w:numPr>
          <w:ilvl w:val="0"/>
          <w:numId w:val="932"/>
        </w:numPr>
        <w:spacing w:after="240"/>
        <w:rPr>
          <w:ins w:id="33901" w:author="Rev 10 Allen Wirfs-Brock" w:date="2012-09-05T19:10:00Z"/>
        </w:rPr>
      </w:pPr>
      <w:ins w:id="33902" w:author="Rev 10 Allen Wirfs-Brock" w:date="2012-09-05T19:10:00Z">
        <w:r>
          <w:t xml:space="preserve">    Set each byte of bytes from the corresponding byte of newValueBytes.</w:t>
        </w:r>
      </w:ins>
    </w:p>
    <w:p w14:paraId="58627269" w14:textId="77777777" w:rsidR="00471F49" w:rsidRDefault="00D935CB" w:rsidP="00D935CB">
      <w:pPr>
        <w:pStyle w:val="51"/>
        <w:numPr>
          <w:ilvl w:val="0"/>
          <w:numId w:val="0"/>
        </w:numPr>
        <w:rPr>
          <w:ins w:id="33903" w:author="Rev 10 Allen Wirfs-Brock" w:date="2012-09-05T19:10:00Z"/>
        </w:rPr>
      </w:pPr>
      <w:ins w:id="33904" w:author="Rev 10 Allen Wirfs-Brock" w:date="2012-09-06T08:59:00Z">
        <w:r>
          <w:t>15.13.</w:t>
        </w:r>
      </w:ins>
      <w:ins w:id="33905" w:author="Rev 10 Allen Wirfs-Brock" w:date="2012-09-06T11:40:00Z">
        <w:r w:rsidR="00A66DA6">
          <w:t>6</w:t>
        </w:r>
      </w:ins>
      <w:ins w:id="33906" w:author="Rev 10 Allen Wirfs-Brock" w:date="2012-09-05T19:10:00Z">
        <w:r w:rsidR="00471F49">
          <w:t>.5.2 [[GetOwnProperty]] ( P)</w:t>
        </w:r>
      </w:ins>
    </w:p>
    <w:p w14:paraId="53CC1B42" w14:textId="77777777" w:rsidR="00471F49" w:rsidRDefault="00471F49" w:rsidP="00D70C18">
      <w:pPr>
        <w:rPr>
          <w:ins w:id="33907" w:author="Rev 10 Allen Wirfs-Brock" w:date="2012-09-05T19:10:00Z"/>
        </w:rPr>
      </w:pPr>
      <w:ins w:id="33908" w:author="Rev 10 Allen Wirfs-Brock" w:date="2012-09-05T19:10:00Z">
        <w:r>
          <w:t>TypeArray objects use a variation of the [[GetOwnProperty]] internal method used for other native ECMAScript objects (8.12.1). This special internal method provides access to named properties corresponding to the individual index v</w:t>
        </w:r>
        <w:r w:rsidR="00D935CB">
          <w:t>alues of the TypeArray objects.</w:t>
        </w:r>
      </w:ins>
    </w:p>
    <w:p w14:paraId="583E8925" w14:textId="77777777" w:rsidR="00471F49" w:rsidRDefault="00471F49" w:rsidP="00D70C18">
      <w:pPr>
        <w:rPr>
          <w:ins w:id="33909" w:author="Rev 10 Allen Wirfs-Brock" w:date="2012-09-05T19:10:00Z"/>
        </w:rPr>
      </w:pPr>
      <w:ins w:id="33910" w:author="Rev 10 Allen Wirfs-Brock" w:date="2012-09-05T19:10:00Z">
        <w:r>
          <w:t>When the [[GetOwnProperty]] internal method of A is called with property name P,</w:t>
        </w:r>
        <w:r w:rsidR="00D935CB">
          <w:t xml:space="preserve"> the following steps are taken:</w:t>
        </w:r>
      </w:ins>
    </w:p>
    <w:p w14:paraId="722025EF" w14:textId="77777777" w:rsidR="00471F49" w:rsidRDefault="00471F49" w:rsidP="00D935CB">
      <w:pPr>
        <w:pStyle w:val="Alg3"/>
        <w:numPr>
          <w:ilvl w:val="0"/>
          <w:numId w:val="933"/>
        </w:numPr>
        <w:rPr>
          <w:ins w:id="33911" w:author="Rev 10 Allen Wirfs-Brock" w:date="2012-09-05T19:10:00Z"/>
        </w:rPr>
      </w:pPr>
      <w:commentRangeStart w:id="33912"/>
      <w:ins w:id="33913" w:author="Rev 10 Allen Wirfs-Brock" w:date="2012-09-05T19:10:00Z">
        <w:r>
          <w:t xml:space="preserve">    Let desc be the result of calling the default [[GetOwnProperty]] internal method (8.12.1) on A with argument P.</w:t>
        </w:r>
      </w:ins>
      <w:commentRangeEnd w:id="33912"/>
      <w:ins w:id="33914" w:author="Rev 10 Allen Wirfs-Brock" w:date="2012-09-06T09:02:00Z">
        <w:r w:rsidR="00D935CB">
          <w:rPr>
            <w:rStyle w:val="af3"/>
            <w:rFonts w:ascii="Arial" w:eastAsia="MS Mincho" w:hAnsi="Arial"/>
            <w:spacing w:val="0"/>
            <w:lang w:eastAsia="ja-JP"/>
          </w:rPr>
          <w:commentReference w:id="33912"/>
        </w:r>
      </w:ins>
    </w:p>
    <w:p w14:paraId="565C2554" w14:textId="77777777" w:rsidR="00471F49" w:rsidRDefault="00471F49" w:rsidP="00D935CB">
      <w:pPr>
        <w:pStyle w:val="Alg3"/>
        <w:numPr>
          <w:ilvl w:val="0"/>
          <w:numId w:val="933"/>
        </w:numPr>
        <w:rPr>
          <w:ins w:id="33915" w:author="Rev 10 Allen Wirfs-Brock" w:date="2012-09-05T19:10:00Z"/>
        </w:rPr>
      </w:pPr>
      <w:ins w:id="33916" w:author="Rev 10 Allen Wirfs-Brock" w:date="2012-09-05T19:10:00Z">
        <w:r>
          <w:t xml:space="preserve">    If desc is not undefined return desc.</w:t>
        </w:r>
      </w:ins>
    </w:p>
    <w:p w14:paraId="2810E9C0" w14:textId="77777777" w:rsidR="00471F49" w:rsidRDefault="00471F49" w:rsidP="00D935CB">
      <w:pPr>
        <w:pStyle w:val="Alg3"/>
        <w:numPr>
          <w:ilvl w:val="0"/>
          <w:numId w:val="933"/>
        </w:numPr>
        <w:rPr>
          <w:ins w:id="33917" w:author="Rev 10 Allen Wirfs-Brock" w:date="2012-09-05T19:10:00Z"/>
        </w:rPr>
      </w:pPr>
      <w:ins w:id="33918" w:author="Rev 10 Allen Wirfs-Brock" w:date="2012-09-05T19:10:00Z">
        <w:r>
          <w:t xml:space="preserve">    If ToString(abs(ToInteger(P) ) ) is not the same value as P, return undefined.</w:t>
        </w:r>
      </w:ins>
    </w:p>
    <w:p w14:paraId="2BE4233F" w14:textId="77777777" w:rsidR="00471F49" w:rsidRDefault="00471F49" w:rsidP="00D935CB">
      <w:pPr>
        <w:pStyle w:val="Alg3"/>
        <w:numPr>
          <w:ilvl w:val="0"/>
          <w:numId w:val="933"/>
        </w:numPr>
        <w:rPr>
          <w:ins w:id="33919" w:author="Rev 10 Allen Wirfs-Brock" w:date="2012-09-05T19:10:00Z"/>
        </w:rPr>
      </w:pPr>
      <w:ins w:id="33920" w:author="Rev 10 Allen Wirfs-Brock" w:date="2012-09-05T19:10:00Z">
        <w:r>
          <w:t xml:space="preserve">    Let length be the result of a calling [[Get]] on A with parameter “length”</w:t>
        </w:r>
      </w:ins>
    </w:p>
    <w:p w14:paraId="6A290013" w14:textId="77777777" w:rsidR="00471F49" w:rsidRDefault="00471F49" w:rsidP="00D935CB">
      <w:pPr>
        <w:pStyle w:val="Alg3"/>
        <w:numPr>
          <w:ilvl w:val="0"/>
          <w:numId w:val="933"/>
        </w:numPr>
        <w:rPr>
          <w:ins w:id="33921" w:author="Rev 10 Allen Wirfs-Brock" w:date="2012-09-05T19:10:00Z"/>
        </w:rPr>
      </w:pPr>
      <w:ins w:id="33922" w:author="Rev 10 Allen Wirfs-Brock" w:date="2012-09-05T19:10:00Z">
        <w:r>
          <w:t xml:space="preserve">    Let index be ToInteger(P).</w:t>
        </w:r>
      </w:ins>
    </w:p>
    <w:p w14:paraId="41F4D116" w14:textId="77777777" w:rsidR="00471F49" w:rsidRDefault="00471F49" w:rsidP="00D935CB">
      <w:pPr>
        <w:pStyle w:val="Alg3"/>
        <w:numPr>
          <w:ilvl w:val="0"/>
          <w:numId w:val="933"/>
        </w:numPr>
        <w:rPr>
          <w:ins w:id="33923" w:author="Rev 10 Allen Wirfs-Brock" w:date="2012-09-05T19:10:00Z"/>
        </w:rPr>
      </w:pPr>
      <w:ins w:id="33924" w:author="Rev 10 Allen Wirfs-Brock" w:date="2012-09-05T19:10:00Z">
        <w:r>
          <w:t xml:space="preserve">    If length ≤ index, return undefined.</w:t>
        </w:r>
      </w:ins>
    </w:p>
    <w:p w14:paraId="68062051" w14:textId="77777777" w:rsidR="00471F49" w:rsidRDefault="00471F49" w:rsidP="00D935CB">
      <w:pPr>
        <w:pStyle w:val="Alg3"/>
        <w:numPr>
          <w:ilvl w:val="0"/>
          <w:numId w:val="933"/>
        </w:numPr>
        <w:rPr>
          <w:ins w:id="33925" w:author="Rev 10 Allen Wirfs-Brock" w:date="2012-09-05T19:10:00Z"/>
        </w:rPr>
      </w:pPr>
      <w:ins w:id="33926" w:author="Rev 10 Allen Wirfs-Brock" w:date="2012-09-05T19:10:00Z">
        <w:r>
          <w:t xml:space="preserve">    Let isLittleEndian be true if the platform endianness is little endian, else false.</w:t>
        </w:r>
      </w:ins>
    </w:p>
    <w:p w14:paraId="4E12AFC6" w14:textId="77777777" w:rsidR="00471F49" w:rsidRDefault="00471F49" w:rsidP="00D935CB">
      <w:pPr>
        <w:pStyle w:val="Alg3"/>
        <w:numPr>
          <w:ilvl w:val="0"/>
          <w:numId w:val="933"/>
        </w:numPr>
        <w:rPr>
          <w:ins w:id="33927" w:author="Rev 10 Allen Wirfs-Brock" w:date="2012-09-05T19:10:00Z"/>
        </w:rPr>
      </w:pPr>
      <w:ins w:id="33928" w:author="Rev 10 Allen Wirfs-Brock" w:date="2012-09-05T19:10:00Z">
        <w:r>
          <w:t xml:space="preserve">    Let value be the result of calling the GetValueFromBuffer internal operation with arguments A.buffer.[[NativeBuffer]], A.byteOffset, index, Type, and littleEndian.</w:t>
        </w:r>
      </w:ins>
    </w:p>
    <w:p w14:paraId="3DEE0B6F" w14:textId="77777777" w:rsidR="00471F49" w:rsidRDefault="00471F49" w:rsidP="00D935CB">
      <w:pPr>
        <w:pStyle w:val="Alg3"/>
        <w:numPr>
          <w:ilvl w:val="0"/>
          <w:numId w:val="933"/>
        </w:numPr>
        <w:spacing w:after="240"/>
        <w:rPr>
          <w:ins w:id="33929" w:author="Rev 10 Allen Wirfs-Brock" w:date="2012-09-05T19:10:00Z"/>
        </w:rPr>
      </w:pPr>
      <w:ins w:id="33930" w:author="Rev 10 Allen Wirfs-Brock" w:date="2012-09-05T19:10:00Z">
        <w:r>
          <w:t xml:space="preserve">    Return a Property Descriptor { [[Value]]: value, [[Enumerable]]: true, [[Writable]]: true, [[Configurable]]: false }</w:t>
        </w:r>
      </w:ins>
    </w:p>
    <w:p w14:paraId="70396641" w14:textId="77777777" w:rsidR="00471F49" w:rsidRDefault="00471F49" w:rsidP="00D70C18">
      <w:pPr>
        <w:rPr>
          <w:ins w:id="33931" w:author="Rev 10 Allen Wirfs-Brock" w:date="2012-09-05T19:10:00Z"/>
        </w:rPr>
      </w:pPr>
      <w:ins w:id="33932" w:author="Rev 10 Allen Wirfs-Brock" w:date="2012-09-05T19:10:00Z">
        <w:r>
          <w:t>The internal operation GetValueFromBuffer takes three parameters, a native buffer nativeBuffer, an integer byteOffset, an integer index, a Type valueType, and a boolean isLittle</w:t>
        </w:r>
        <w:r w:rsidR="00D935CB">
          <w:t>Endian. It operates as follows:</w:t>
        </w:r>
      </w:ins>
    </w:p>
    <w:p w14:paraId="6514D002" w14:textId="77777777" w:rsidR="00471F49" w:rsidRDefault="00471F49" w:rsidP="00D935CB">
      <w:pPr>
        <w:pStyle w:val="Alg3"/>
        <w:numPr>
          <w:ilvl w:val="0"/>
          <w:numId w:val="934"/>
        </w:numPr>
        <w:rPr>
          <w:ins w:id="33933" w:author="Rev 10 Allen Wirfs-Brock" w:date="2012-09-05T19:10:00Z"/>
        </w:rPr>
      </w:pPr>
      <w:commentRangeStart w:id="33934"/>
      <w:ins w:id="33935" w:author="Rev 10 Allen Wirfs-Brock" w:date="2012-09-05T19:10:00Z">
        <w:r>
          <w:t xml:space="preserve">    Let size be the size in bytes of the type valueType.</w:t>
        </w:r>
      </w:ins>
      <w:commentRangeEnd w:id="33934"/>
      <w:ins w:id="33936" w:author="Rev 10 Allen Wirfs-Brock" w:date="2012-09-06T09:02:00Z">
        <w:r w:rsidR="00D935CB">
          <w:rPr>
            <w:rStyle w:val="af3"/>
            <w:rFonts w:ascii="Arial" w:eastAsia="MS Mincho" w:hAnsi="Arial"/>
            <w:spacing w:val="0"/>
            <w:lang w:eastAsia="ja-JP"/>
          </w:rPr>
          <w:commentReference w:id="33934"/>
        </w:r>
      </w:ins>
    </w:p>
    <w:p w14:paraId="6A7CDB6E" w14:textId="77777777" w:rsidR="00471F49" w:rsidRDefault="00471F49" w:rsidP="00D935CB">
      <w:pPr>
        <w:pStyle w:val="Alg3"/>
        <w:numPr>
          <w:ilvl w:val="0"/>
          <w:numId w:val="934"/>
        </w:numPr>
        <w:rPr>
          <w:ins w:id="33937" w:author="Rev 10 Allen Wirfs-Brock" w:date="2012-09-05T19:10:00Z"/>
        </w:rPr>
      </w:pPr>
      <w:ins w:id="33938" w:author="Rev 10 Allen Wirfs-Brock" w:date="2012-09-05T19:10:00Z">
        <w:r>
          <w:t xml:space="preserve">    Let bytes be the array of bytes from nativeBuffer between offset byteOffset+(index*size) and offset byteOffset+( (index+1)*size)-1 inclusive.</w:t>
        </w:r>
      </w:ins>
    </w:p>
    <w:p w14:paraId="52FAEAB8" w14:textId="77777777" w:rsidR="00471F49" w:rsidRDefault="00471F49" w:rsidP="00D935CB">
      <w:pPr>
        <w:pStyle w:val="Alg3"/>
        <w:numPr>
          <w:ilvl w:val="0"/>
          <w:numId w:val="934"/>
        </w:numPr>
        <w:rPr>
          <w:ins w:id="33939" w:author="Rev 10 Allen Wirfs-Brock" w:date="2012-09-05T19:10:00Z"/>
        </w:rPr>
      </w:pPr>
      <w:ins w:id="33940" w:author="Rev 10 Allen Wirfs-Brock" w:date="2012-09-05T19:10:00Z">
        <w:r>
          <w:t xml:space="preserve">    Let rawValue be the result of convert the array bytes to a value of type valueType, using little endian if isLittleEndian is true, otherwise big endian.</w:t>
        </w:r>
      </w:ins>
    </w:p>
    <w:p w14:paraId="7F0B73ED" w14:textId="77777777" w:rsidR="00471F49" w:rsidRDefault="00471F49" w:rsidP="00D935CB">
      <w:pPr>
        <w:pStyle w:val="Alg3"/>
        <w:numPr>
          <w:ilvl w:val="0"/>
          <w:numId w:val="934"/>
        </w:numPr>
        <w:rPr>
          <w:ins w:id="33941" w:author="Rev 10 Allen Wirfs-Brock" w:date="2012-09-05T19:10:00Z"/>
        </w:rPr>
      </w:pPr>
      <w:ins w:id="33942" w:author="Rev 10 Allen Wirfs-Brock" w:date="2012-09-05T19:10:00Z">
        <w:r>
          <w:t xml:space="preserve">    If valueType is Float32 and rawValue is a Float32 representation of IEEE754 NaN, return the NaN Number value.</w:t>
        </w:r>
      </w:ins>
    </w:p>
    <w:p w14:paraId="756B3831" w14:textId="77777777" w:rsidR="00471F49" w:rsidRDefault="00471F49" w:rsidP="00D935CB">
      <w:pPr>
        <w:pStyle w:val="Alg3"/>
        <w:numPr>
          <w:ilvl w:val="0"/>
          <w:numId w:val="934"/>
        </w:numPr>
        <w:rPr>
          <w:ins w:id="33943" w:author="Rev 10 Allen Wirfs-Brock" w:date="2012-09-05T19:10:00Z"/>
        </w:rPr>
      </w:pPr>
      <w:ins w:id="33944" w:author="Rev 10 Allen Wirfs-Brock" w:date="2012-09-05T19:10:00Z">
        <w:r>
          <w:t xml:space="preserve">    Else, if valueType is Float64 and rawValue is a Float64 representation of IEEE754 NaN, return the NaN Number value.</w:t>
        </w:r>
      </w:ins>
    </w:p>
    <w:p w14:paraId="2D579BA0" w14:textId="77777777" w:rsidR="00471F49" w:rsidRDefault="00471F49" w:rsidP="00D935CB">
      <w:pPr>
        <w:pStyle w:val="Alg3"/>
        <w:numPr>
          <w:ilvl w:val="0"/>
          <w:numId w:val="934"/>
        </w:numPr>
        <w:spacing w:after="240"/>
        <w:rPr>
          <w:ins w:id="33945" w:author="Rev 10 Allen Wirfs-Brock" w:date="2012-09-05T19:10:00Z"/>
        </w:rPr>
      </w:pPr>
      <w:ins w:id="33946" w:author="Rev 10 Allen Wirfs-Brock" w:date="2012-09-05T19:10:00Z">
        <w:r>
          <w:t xml:space="preserve">    Else, return the Number value that that represents the same numeric value as rawValue</w:t>
        </w:r>
      </w:ins>
    </w:p>
    <w:p w14:paraId="14FA0B4A" w14:textId="77777777" w:rsidR="00471F49" w:rsidRDefault="00D935CB" w:rsidP="00D935CB">
      <w:pPr>
        <w:pStyle w:val="51"/>
        <w:numPr>
          <w:ilvl w:val="0"/>
          <w:numId w:val="0"/>
        </w:numPr>
        <w:rPr>
          <w:ins w:id="33947" w:author="Rev 10 Allen Wirfs-Brock" w:date="2012-09-05T19:10:00Z"/>
        </w:rPr>
      </w:pPr>
      <w:ins w:id="33948" w:author="Rev 10 Allen Wirfs-Brock" w:date="2012-09-06T09:04:00Z">
        <w:r>
          <w:t>15.13.</w:t>
        </w:r>
      </w:ins>
      <w:ins w:id="33949" w:author="Rev 10 Allen Wirfs-Brock" w:date="2012-09-06T11:40:00Z">
        <w:r w:rsidR="00A66DA6">
          <w:t>6</w:t>
        </w:r>
      </w:ins>
      <w:ins w:id="33950" w:author="Rev 10 Allen Wirfs-Brock" w:date="2012-09-05T19:10:00Z">
        <w:r w:rsidR="00471F49">
          <w:t>.5.3 length</w:t>
        </w:r>
      </w:ins>
    </w:p>
    <w:p w14:paraId="578FD845" w14:textId="77777777" w:rsidR="00471F49" w:rsidRDefault="00471F49" w:rsidP="00D70C18">
      <w:pPr>
        <w:rPr>
          <w:ins w:id="33951" w:author="Rev 10 Allen Wirfs-Brock" w:date="2012-09-05T19:10:00Z"/>
        </w:rPr>
      </w:pPr>
      <w:ins w:id="33952" w:author="Rev 10 Allen Wirfs-Brock" w:date="2012-09-05T19:10:00Z">
        <w:r>
          <w:t xml:space="preserve">The value of the length property is the length of the </w:t>
        </w:r>
        <w:r w:rsidRPr="008E150F">
          <w:rPr>
            <w:i/>
          </w:rPr>
          <w:t>TypeArray</w:t>
        </w:r>
        <w:r>
          <w:t xml:space="preserve"> object, which was fixed at creation. This property has attributes { [[Writable]]: false, [[Enumerable]]: f</w:t>
        </w:r>
        <w:r w:rsidR="008E150F">
          <w:t>alse, [[Configurable]]:false }.</w:t>
        </w:r>
      </w:ins>
    </w:p>
    <w:p w14:paraId="4468A65C" w14:textId="77777777" w:rsidR="00471F49" w:rsidRDefault="00D935CB" w:rsidP="00D935CB">
      <w:pPr>
        <w:pStyle w:val="51"/>
        <w:numPr>
          <w:ilvl w:val="0"/>
          <w:numId w:val="0"/>
        </w:numPr>
        <w:rPr>
          <w:ins w:id="33953" w:author="Rev 10 Allen Wirfs-Brock" w:date="2012-09-05T19:10:00Z"/>
        </w:rPr>
      </w:pPr>
      <w:ins w:id="33954" w:author="Rev 10 Allen Wirfs-Brock" w:date="2012-09-06T09:04:00Z">
        <w:r>
          <w:t>15.13.</w:t>
        </w:r>
      </w:ins>
      <w:ins w:id="33955" w:author="Rev 10 Allen Wirfs-Brock" w:date="2012-09-06T11:41:00Z">
        <w:r w:rsidR="00A66DA6">
          <w:t>6</w:t>
        </w:r>
      </w:ins>
      <w:ins w:id="33956" w:author="Rev 10 Allen Wirfs-Brock" w:date="2012-09-05T19:10:00Z">
        <w:r w:rsidR="00471F49">
          <w:t>.5.4 byteLength</w:t>
        </w:r>
      </w:ins>
    </w:p>
    <w:p w14:paraId="7DC2E259" w14:textId="77777777" w:rsidR="00471F49" w:rsidRDefault="00471F49" w:rsidP="00D70C18">
      <w:pPr>
        <w:rPr>
          <w:ins w:id="33957" w:author="Rev 10 Allen Wirfs-Brock" w:date="2012-09-05T19:10:00Z"/>
        </w:rPr>
      </w:pPr>
      <w:ins w:id="33958" w:author="Rev 10 Allen Wirfs-Brock" w:date="2012-09-05T19:10:00Z">
        <w:r>
          <w:t xml:space="preserve">The value of the byteLength property is the length of the </w:t>
        </w:r>
        <w:r w:rsidRPr="008E150F">
          <w:rPr>
            <w:i/>
          </w:rPr>
          <w:t>TypeArray</w:t>
        </w:r>
        <w:r>
          <w:t xml:space="preserve"> object, which was fixed at creation. This property has attributes { [[Writable]]: false, [[Enumerable]]: f</w:t>
        </w:r>
        <w:r w:rsidR="00D935CB">
          <w:t>alse, [[Configurable]]:false }.</w:t>
        </w:r>
      </w:ins>
    </w:p>
    <w:p w14:paraId="387262C0" w14:textId="77777777" w:rsidR="00471F49" w:rsidRDefault="00D935CB" w:rsidP="00D935CB">
      <w:pPr>
        <w:pStyle w:val="51"/>
        <w:numPr>
          <w:ilvl w:val="0"/>
          <w:numId w:val="0"/>
        </w:numPr>
        <w:rPr>
          <w:ins w:id="33959" w:author="Rev 10 Allen Wirfs-Brock" w:date="2012-09-05T19:10:00Z"/>
        </w:rPr>
      </w:pPr>
      <w:ins w:id="33960" w:author="Rev 10 Allen Wirfs-Brock" w:date="2012-09-06T09:05:00Z">
        <w:r>
          <w:t>15.13.</w:t>
        </w:r>
      </w:ins>
      <w:ins w:id="33961" w:author="Rev 10 Allen Wirfs-Brock" w:date="2012-09-06T11:41:00Z">
        <w:r w:rsidR="00A66DA6">
          <w:t>6</w:t>
        </w:r>
      </w:ins>
      <w:ins w:id="33962" w:author="Rev 10 Allen Wirfs-Brock" w:date="2012-09-05T19:10:00Z">
        <w:r w:rsidR="00471F49">
          <w:t>.5.5 buffer</w:t>
        </w:r>
      </w:ins>
    </w:p>
    <w:p w14:paraId="17432151" w14:textId="77777777" w:rsidR="00471F49" w:rsidRDefault="00471F49" w:rsidP="00D70C18">
      <w:pPr>
        <w:rPr>
          <w:ins w:id="33963" w:author="Rev 10 Allen Wirfs-Brock" w:date="2012-09-05T19:10:00Z"/>
        </w:rPr>
      </w:pPr>
      <w:ins w:id="33964" w:author="Rev 10 Allen Wirfs-Brock" w:date="2012-09-05T19:10:00Z">
        <w:r>
          <w:t xml:space="preserve">The value of the buffer property is the length of the </w:t>
        </w:r>
        <w:r w:rsidRPr="008E150F">
          <w:rPr>
            <w:i/>
          </w:rPr>
          <w:t>TypeArray</w:t>
        </w:r>
        <w:r>
          <w:t xml:space="preserve"> object, which was fixed at creation. This property has attributes { [[Writable]]: false, [[Enumerable]]: f</w:t>
        </w:r>
        <w:r w:rsidR="00A66DA6">
          <w:t>alse, [[Configurable]]:false }.</w:t>
        </w:r>
      </w:ins>
    </w:p>
    <w:p w14:paraId="0561D16F" w14:textId="77777777" w:rsidR="00471F49" w:rsidRDefault="00D935CB" w:rsidP="00D935CB">
      <w:pPr>
        <w:pStyle w:val="51"/>
        <w:numPr>
          <w:ilvl w:val="0"/>
          <w:numId w:val="0"/>
        </w:numPr>
        <w:rPr>
          <w:ins w:id="33965" w:author="Rev 10 Allen Wirfs-Brock" w:date="2012-09-05T19:10:00Z"/>
        </w:rPr>
      </w:pPr>
      <w:ins w:id="33966" w:author="Rev 10 Allen Wirfs-Brock" w:date="2012-09-06T09:05:00Z">
        <w:r>
          <w:t>15.13.</w:t>
        </w:r>
      </w:ins>
      <w:ins w:id="33967" w:author="Rev 10 Allen Wirfs-Brock" w:date="2012-09-06T11:41:00Z">
        <w:r w:rsidR="00A66DA6">
          <w:t>6</w:t>
        </w:r>
      </w:ins>
      <w:ins w:id="33968" w:author="Rev 10 Allen Wirfs-Brock" w:date="2012-09-05T19:10:00Z">
        <w:r w:rsidR="00471F49">
          <w:t>.5.6 byteOffset</w:t>
        </w:r>
      </w:ins>
    </w:p>
    <w:p w14:paraId="14AC3ADC" w14:textId="77777777" w:rsidR="00471F49" w:rsidRDefault="00471F49" w:rsidP="00D70C18">
      <w:pPr>
        <w:rPr>
          <w:ins w:id="33969" w:author="Rev 10 Allen Wirfs-Brock" w:date="2012-09-05T19:10:00Z"/>
        </w:rPr>
      </w:pPr>
      <w:ins w:id="33970" w:author="Rev 10 Allen Wirfs-Brock" w:date="2012-09-05T19:10:00Z">
        <w:r>
          <w:t xml:space="preserve">The value of the byteOffset property is the length of the </w:t>
        </w:r>
        <w:r w:rsidRPr="008E150F">
          <w:rPr>
            <w:i/>
          </w:rPr>
          <w:t>TypeArray</w:t>
        </w:r>
        <w:r>
          <w:t xml:space="preserve"> object, which was fixed at creation. This property has attributes { [[Writable]]: false, [[Enumerable]]: false, [[Configurable]]:false }.</w:t>
        </w:r>
      </w:ins>
    </w:p>
    <w:p w14:paraId="2E5AD1DB" w14:textId="77777777" w:rsidR="00471F49" w:rsidRDefault="00D935CB" w:rsidP="00D935CB">
      <w:pPr>
        <w:pStyle w:val="30"/>
        <w:numPr>
          <w:ilvl w:val="0"/>
          <w:numId w:val="0"/>
        </w:numPr>
        <w:rPr>
          <w:ins w:id="33971" w:author="Rev 10 Allen Wirfs-Brock" w:date="2012-09-05T19:10:00Z"/>
        </w:rPr>
      </w:pPr>
      <w:bookmarkStart w:id="33972" w:name="_Toc336509668"/>
      <w:commentRangeStart w:id="33973"/>
      <w:ins w:id="33974" w:author="Rev 10 Allen Wirfs-Brock" w:date="2012-09-06T09:05:00Z">
        <w:r>
          <w:t>15.13.</w:t>
        </w:r>
      </w:ins>
      <w:ins w:id="33975" w:author="Rev 10 Allen Wirfs-Brock" w:date="2012-09-06T11:41:00Z">
        <w:r w:rsidR="00A66DA6">
          <w:t>7</w:t>
        </w:r>
      </w:ins>
      <w:ins w:id="33976" w:author="Rev 10 Allen Wirfs-Brock" w:date="2012-09-05T19:10:00Z">
        <w:r w:rsidR="00471F49">
          <w:t xml:space="preserve"> DataView Objects</w:t>
        </w:r>
      </w:ins>
      <w:commentRangeEnd w:id="33973"/>
      <w:ins w:id="33977" w:author="Rev 10 Allen Wirfs-Brock" w:date="2012-09-06T09:12:00Z">
        <w:r w:rsidR="00EF2233">
          <w:rPr>
            <w:rStyle w:val="af3"/>
            <w:b w:val="0"/>
          </w:rPr>
          <w:commentReference w:id="33973"/>
        </w:r>
      </w:ins>
      <w:bookmarkEnd w:id="33972"/>
    </w:p>
    <w:p w14:paraId="6D31806B" w14:textId="77777777" w:rsidR="00471F49" w:rsidRDefault="00D935CB" w:rsidP="00D935CB">
      <w:pPr>
        <w:pStyle w:val="40"/>
        <w:numPr>
          <w:ilvl w:val="0"/>
          <w:numId w:val="0"/>
        </w:numPr>
        <w:rPr>
          <w:ins w:id="33978" w:author="Rev 10 Allen Wirfs-Brock" w:date="2012-09-05T19:10:00Z"/>
        </w:rPr>
      </w:pPr>
      <w:ins w:id="33979" w:author="Rev 10 Allen Wirfs-Brock" w:date="2012-09-06T09:07:00Z">
        <w:r>
          <w:t>15.13.</w:t>
        </w:r>
      </w:ins>
      <w:ins w:id="33980" w:author="Rev 10 Allen Wirfs-Brock" w:date="2012-09-06T11:41:00Z">
        <w:r w:rsidR="00A66DA6">
          <w:t>7</w:t>
        </w:r>
      </w:ins>
      <w:ins w:id="33981" w:author="Rev 10 Allen Wirfs-Brock" w:date="2012-09-05T19:10:00Z">
        <w:r w:rsidR="00471F49">
          <w:t>.1 The DataView C</w:t>
        </w:r>
        <w:r>
          <w:t>onstructor Called as a Function</w:t>
        </w:r>
      </w:ins>
    </w:p>
    <w:p w14:paraId="1F187C1D" w14:textId="77777777" w:rsidR="00471F49" w:rsidRDefault="00471F49" w:rsidP="00D70C18">
      <w:pPr>
        <w:rPr>
          <w:ins w:id="33982" w:author="Rev 10 Allen Wirfs-Brock" w:date="2012-09-05T19:10:00Z"/>
        </w:rPr>
      </w:pPr>
      <w:ins w:id="33983" w:author="Rev 10 Allen Wirfs-Brock" w:date="2012-09-05T19:10:00Z">
        <w:r>
          <w:t>When DataView is called as a function rather than as a constructor, it creates and initialises a new DataView object. Thus the function call DataView(…) is equivalent to the object creation expression new DataView(…) with the same arguments.</w:t>
        </w:r>
      </w:ins>
    </w:p>
    <w:p w14:paraId="095E261A" w14:textId="77777777" w:rsidR="00471F49" w:rsidRDefault="00D935CB" w:rsidP="00D935CB">
      <w:pPr>
        <w:pStyle w:val="40"/>
        <w:numPr>
          <w:ilvl w:val="0"/>
          <w:numId w:val="0"/>
        </w:numPr>
        <w:rPr>
          <w:ins w:id="33984" w:author="Rev 10 Allen Wirfs-Brock" w:date="2012-09-05T19:10:00Z"/>
        </w:rPr>
      </w:pPr>
      <w:ins w:id="33985" w:author="Rev 10 Allen Wirfs-Brock" w:date="2012-09-06T09:08:00Z">
        <w:r>
          <w:t>15.13.</w:t>
        </w:r>
      </w:ins>
      <w:ins w:id="33986" w:author="Rev 10 Allen Wirfs-Brock" w:date="2012-09-06T11:41:00Z">
        <w:r w:rsidR="00A66DA6">
          <w:t>7</w:t>
        </w:r>
      </w:ins>
      <w:ins w:id="33987" w:author="Rev 10 Allen Wirfs-Brock" w:date="2012-09-05T19:10:00Z">
        <w:r w:rsidR="00471F49">
          <w:t>.2 The DataView Constructor</w:t>
        </w:r>
      </w:ins>
    </w:p>
    <w:p w14:paraId="7BE86472" w14:textId="77777777" w:rsidR="00471F49" w:rsidRDefault="00471F49" w:rsidP="00D70C18">
      <w:pPr>
        <w:rPr>
          <w:ins w:id="33988" w:author="Rev 10 Allen Wirfs-Brock" w:date="2012-09-05T19:10:00Z"/>
        </w:rPr>
      </w:pPr>
      <w:ins w:id="33989" w:author="Rev 10 Allen Wirfs-Brock" w:date="2012-09-05T19:10:00Z">
        <w:r>
          <w:t>When DataView is called as part of a new expression, it is a constructor: it initia</w:t>
        </w:r>
        <w:r w:rsidR="00D935CB">
          <w:t>lises the newly created object.</w:t>
        </w:r>
      </w:ins>
    </w:p>
    <w:p w14:paraId="1D6261AD" w14:textId="77777777" w:rsidR="00471F49" w:rsidRDefault="00D935CB" w:rsidP="00D935CB">
      <w:pPr>
        <w:pStyle w:val="51"/>
        <w:numPr>
          <w:ilvl w:val="0"/>
          <w:numId w:val="0"/>
        </w:numPr>
        <w:rPr>
          <w:ins w:id="33990" w:author="Rev 10 Allen Wirfs-Brock" w:date="2012-09-05T19:10:00Z"/>
        </w:rPr>
      </w:pPr>
      <w:ins w:id="33991" w:author="Rev 10 Allen Wirfs-Brock" w:date="2012-09-06T09:08:00Z">
        <w:r>
          <w:t>15.13.</w:t>
        </w:r>
      </w:ins>
      <w:ins w:id="33992" w:author="Rev 10 Allen Wirfs-Brock" w:date="2012-09-06T11:41:00Z">
        <w:r w:rsidR="00A66DA6">
          <w:t>7</w:t>
        </w:r>
      </w:ins>
      <w:ins w:id="33993" w:author="Rev 10 Allen Wirfs-Brock" w:date="2012-09-05T19:10:00Z">
        <w:r w:rsidR="00471F49">
          <w:t>.2.1 new DataView(buffer [, byteOffset [, byteLength]])</w:t>
        </w:r>
      </w:ins>
    </w:p>
    <w:p w14:paraId="6249F1DA" w14:textId="77777777" w:rsidR="00471F49" w:rsidRDefault="00471F49" w:rsidP="00D70C18">
      <w:pPr>
        <w:rPr>
          <w:ins w:id="33994" w:author="Rev 10 Allen Wirfs-Brock" w:date="2012-09-05T19:10:00Z"/>
        </w:rPr>
      </w:pPr>
      <w:ins w:id="33995" w:author="Rev 10 Allen Wirfs-Brock" w:date="2012-09-05T19:10:00Z">
        <w:r>
          <w:t>The [[Prototype]] internal property of the newly constructed object is set to the original DataView prototype object, the one that is the initial value of DataView.prototype (</w:t>
        </w:r>
      </w:ins>
      <w:ins w:id="33996" w:author="Rev 10 Allen Wirfs-Brock" w:date="2012-09-06T09:30:00Z">
        <w:r w:rsidR="008E150F">
          <w:t>15.13</w:t>
        </w:r>
      </w:ins>
      <w:ins w:id="33997" w:author="Rev 10 Allen Wirfs-Brock" w:date="2012-09-05T19:10:00Z">
        <w:r>
          <w:t>.</w:t>
        </w:r>
      </w:ins>
      <w:ins w:id="33998" w:author="Rev 10 Allen Wirfs-Brock" w:date="2012-09-06T09:31:00Z">
        <w:r w:rsidR="008E150F">
          <w:t>3</w:t>
        </w:r>
      </w:ins>
      <w:ins w:id="33999" w:author="Rev 10 Allen Wirfs-Brock" w:date="2012-09-05T19:10:00Z">
        <w:r>
          <w:t>.3.1). The [[Class]] internal property of the newly constructed object is set to “DataView”. The [[Extensible]] internal property of the newly con</w:t>
        </w:r>
        <w:r w:rsidR="00D935CB">
          <w:t>structed object is set to true.</w:t>
        </w:r>
      </w:ins>
    </w:p>
    <w:p w14:paraId="49D02763" w14:textId="77777777" w:rsidR="00471F49" w:rsidRDefault="00471F49" w:rsidP="00D70C18">
      <w:pPr>
        <w:rPr>
          <w:ins w:id="34000" w:author="Rev 10 Allen Wirfs-Brock" w:date="2012-09-05T19:10:00Z"/>
        </w:rPr>
      </w:pPr>
      <w:ins w:id="34001" w:author="Rev 10 Allen Wirfs-Brock" w:date="2012-09-05T19:10:00Z">
        <w:r>
          <w:t>The remaining</w:t>
        </w:r>
        <w:r w:rsidR="00EF2233">
          <w:t xml:space="preserve"> proeprties are set as follows:</w:t>
        </w:r>
      </w:ins>
    </w:p>
    <w:p w14:paraId="5183F015" w14:textId="77777777" w:rsidR="00471F49" w:rsidRDefault="00471F49" w:rsidP="00EF2233">
      <w:pPr>
        <w:pStyle w:val="Alg3"/>
        <w:numPr>
          <w:ilvl w:val="0"/>
          <w:numId w:val="936"/>
        </w:numPr>
        <w:spacing w:after="240"/>
        <w:contextualSpacing/>
        <w:rPr>
          <w:ins w:id="34002" w:author="Rev 10 Allen Wirfs-Brock" w:date="2012-09-05T19:10:00Z"/>
        </w:rPr>
      </w:pPr>
      <w:ins w:id="34003" w:author="Rev 10 Allen Wirfs-Brock" w:date="2012-09-05T19:10:00Z">
        <w:r>
          <w:t xml:space="preserve">    </w:t>
        </w:r>
        <w:commentRangeStart w:id="34004"/>
        <w:r>
          <w:t>Let O be ToObject(buffer)</w:t>
        </w:r>
      </w:ins>
      <w:commentRangeEnd w:id="34004"/>
      <w:ins w:id="34005" w:author="Rev 10 Allen Wirfs-Brock" w:date="2012-09-06T09:13:00Z">
        <w:r w:rsidR="00EF2233">
          <w:rPr>
            <w:rStyle w:val="af3"/>
            <w:rFonts w:ascii="Arial" w:eastAsia="MS Mincho" w:hAnsi="Arial"/>
            <w:spacing w:val="0"/>
            <w:lang w:eastAsia="ja-JP"/>
          </w:rPr>
          <w:commentReference w:id="34004"/>
        </w:r>
      </w:ins>
    </w:p>
    <w:p w14:paraId="4D9E3DC7" w14:textId="77777777" w:rsidR="00471F49" w:rsidRDefault="00471F49" w:rsidP="00EF2233">
      <w:pPr>
        <w:pStyle w:val="Alg3"/>
        <w:numPr>
          <w:ilvl w:val="0"/>
          <w:numId w:val="936"/>
        </w:numPr>
        <w:spacing w:after="240"/>
        <w:contextualSpacing/>
        <w:rPr>
          <w:ins w:id="34006" w:author="Rev 10 Allen Wirfs-Brock" w:date="2012-09-05T19:10:00Z"/>
        </w:rPr>
      </w:pPr>
      <w:ins w:id="34007" w:author="Rev 10 Allen Wirfs-Brock" w:date="2012-09-05T19:10:00Z">
        <w:r>
          <w:t xml:space="preserve">    If the [[Class]] internal property of O is not “ArrayBuffer”, raise a TypeError.</w:t>
        </w:r>
      </w:ins>
    </w:p>
    <w:p w14:paraId="4AB4E790" w14:textId="77777777" w:rsidR="00471F49" w:rsidRDefault="00471F49" w:rsidP="00EF2233">
      <w:pPr>
        <w:pStyle w:val="Alg3"/>
        <w:numPr>
          <w:ilvl w:val="0"/>
          <w:numId w:val="936"/>
        </w:numPr>
        <w:spacing w:after="240"/>
        <w:contextualSpacing/>
        <w:rPr>
          <w:ins w:id="34008" w:author="Rev 10 Allen Wirfs-Brock" w:date="2012-09-05T19:10:00Z"/>
        </w:rPr>
      </w:pPr>
      <w:ins w:id="34009" w:author="Rev 10 Allen Wirfs-Brock" w:date="2012-09-05T19:10:00Z">
        <w:r>
          <w:t xml:space="preserve">    Let byteOffset be the result of calling ToUInt32 on byteOffset, if provided, or else 0.</w:t>
        </w:r>
      </w:ins>
    </w:p>
    <w:p w14:paraId="19246B36" w14:textId="77777777" w:rsidR="00471F49" w:rsidRDefault="00471F49" w:rsidP="00EF2233">
      <w:pPr>
        <w:pStyle w:val="Alg3"/>
        <w:numPr>
          <w:ilvl w:val="0"/>
          <w:numId w:val="936"/>
        </w:numPr>
        <w:spacing w:after="240"/>
        <w:contextualSpacing/>
        <w:rPr>
          <w:ins w:id="34010" w:author="Rev 10 Allen Wirfs-Brock" w:date="2012-09-05T19:10:00Z"/>
        </w:rPr>
      </w:pPr>
      <w:ins w:id="34011" w:author="Rev 10 Allen Wirfs-Brock" w:date="2012-09-05T19:10:00Z">
        <w:r>
          <w:t xml:space="preserve">    Let bufferLength be the result of calling [[Get]] on O with property name “byteLength”.</w:t>
        </w:r>
      </w:ins>
    </w:p>
    <w:p w14:paraId="2531BFAD" w14:textId="77777777" w:rsidR="00471F49" w:rsidRDefault="00471F49" w:rsidP="00EF2233">
      <w:pPr>
        <w:pStyle w:val="Alg3"/>
        <w:numPr>
          <w:ilvl w:val="0"/>
          <w:numId w:val="936"/>
        </w:numPr>
        <w:spacing w:after="240"/>
        <w:contextualSpacing/>
        <w:rPr>
          <w:ins w:id="34012" w:author="Rev 10 Allen Wirfs-Brock" w:date="2012-09-05T19:10:00Z"/>
        </w:rPr>
      </w:pPr>
      <w:ins w:id="34013" w:author="Rev 10 Allen Wirfs-Brock" w:date="2012-09-05T19:10:00Z">
        <w:r>
          <w:t xml:space="preserve">    Let byteLength be the result of calling ToUInt32 on byteLength, if provided, or else bufferLength – byteOffset.</w:t>
        </w:r>
      </w:ins>
    </w:p>
    <w:p w14:paraId="00930726" w14:textId="77777777" w:rsidR="00471F49" w:rsidRDefault="00471F49" w:rsidP="00EF2233">
      <w:pPr>
        <w:pStyle w:val="Alg3"/>
        <w:numPr>
          <w:ilvl w:val="0"/>
          <w:numId w:val="936"/>
        </w:numPr>
        <w:spacing w:after="240"/>
        <w:contextualSpacing/>
        <w:rPr>
          <w:ins w:id="34014" w:author="Rev 10 Allen Wirfs-Brock" w:date="2012-09-05T19:10:00Z"/>
        </w:rPr>
      </w:pPr>
      <w:ins w:id="34015" w:author="Rev 10 Allen Wirfs-Brock" w:date="2012-09-05T19:10:00Z">
        <w:r>
          <w:t xml:space="preserve">    If byteOffset + byteLength is greater than bufferLength, raise a RangeError exception.</w:t>
        </w:r>
      </w:ins>
    </w:p>
    <w:p w14:paraId="2385F23B" w14:textId="77777777" w:rsidR="00471F49" w:rsidRDefault="00471F49" w:rsidP="00EF2233">
      <w:pPr>
        <w:pStyle w:val="Alg3"/>
        <w:numPr>
          <w:ilvl w:val="0"/>
          <w:numId w:val="936"/>
        </w:numPr>
        <w:spacing w:after="240"/>
        <w:contextualSpacing/>
        <w:rPr>
          <w:ins w:id="34016" w:author="Rev 10 Allen Wirfs-Brock" w:date="2012-09-05T19:10:00Z"/>
        </w:rPr>
      </w:pPr>
      <w:ins w:id="34017" w:author="Rev 10 Allen Wirfs-Brock" w:date="2012-09-05T19:10:00Z">
        <w:r>
          <w:t xml:space="preserve">    The byteLength property of the newly constructed object is set to byteLength.</w:t>
        </w:r>
      </w:ins>
    </w:p>
    <w:p w14:paraId="64AA8877" w14:textId="77777777" w:rsidR="00471F49" w:rsidRDefault="00471F49" w:rsidP="00EF2233">
      <w:pPr>
        <w:pStyle w:val="Alg3"/>
        <w:numPr>
          <w:ilvl w:val="0"/>
          <w:numId w:val="936"/>
        </w:numPr>
        <w:spacing w:after="240"/>
        <w:contextualSpacing/>
        <w:rPr>
          <w:ins w:id="34018" w:author="Rev 10 Allen Wirfs-Brock" w:date="2012-09-05T19:10:00Z"/>
        </w:rPr>
      </w:pPr>
      <w:ins w:id="34019" w:author="Rev 10 Allen Wirfs-Brock" w:date="2012-09-05T19:10:00Z">
        <w:r>
          <w:t xml:space="preserve">    The buffer property of the newly constructed object is set to O.</w:t>
        </w:r>
      </w:ins>
    </w:p>
    <w:p w14:paraId="7D422A0F" w14:textId="77777777" w:rsidR="00471F49" w:rsidRDefault="00471F49" w:rsidP="00EF2233">
      <w:pPr>
        <w:pStyle w:val="Alg3"/>
        <w:numPr>
          <w:ilvl w:val="0"/>
          <w:numId w:val="936"/>
        </w:numPr>
        <w:spacing w:after="240"/>
        <w:contextualSpacing/>
        <w:rPr>
          <w:ins w:id="34020" w:author="Rev 10 Allen Wirfs-Brock" w:date="2012-09-05T19:10:00Z"/>
        </w:rPr>
      </w:pPr>
      <w:ins w:id="34021" w:author="Rev 10 Allen Wirfs-Brock" w:date="2012-09-05T19:10:00Z">
        <w:r>
          <w:t xml:space="preserve">    The byteOffset property of the newly constructed object is set to byteOffset.</w:t>
        </w:r>
      </w:ins>
    </w:p>
    <w:p w14:paraId="6E548E76" w14:textId="77777777" w:rsidR="00471F49" w:rsidRDefault="00EF2233" w:rsidP="008E150F">
      <w:pPr>
        <w:pStyle w:val="40"/>
        <w:numPr>
          <w:ilvl w:val="0"/>
          <w:numId w:val="0"/>
        </w:numPr>
        <w:rPr>
          <w:ins w:id="34022" w:author="Rev 10 Allen Wirfs-Brock" w:date="2012-09-05T19:10:00Z"/>
        </w:rPr>
      </w:pPr>
      <w:ins w:id="34023" w:author="Rev 10 Allen Wirfs-Brock" w:date="2012-09-06T09:14:00Z">
        <w:r>
          <w:t>15.13.</w:t>
        </w:r>
      </w:ins>
      <w:ins w:id="34024" w:author="Rev 10 Allen Wirfs-Brock" w:date="2012-09-06T11:41:00Z">
        <w:r w:rsidR="00A66DA6">
          <w:t>7</w:t>
        </w:r>
      </w:ins>
      <w:ins w:id="34025" w:author="Rev 10 Allen Wirfs-Brock" w:date="2012-09-05T19:10:00Z">
        <w:r w:rsidR="00471F49">
          <w:t>.3 Proeprt</w:t>
        </w:r>
        <w:r>
          <w:t>ies of the DataView Constructor</w:t>
        </w:r>
      </w:ins>
    </w:p>
    <w:p w14:paraId="3CEA3F60" w14:textId="77777777" w:rsidR="00471F49" w:rsidRDefault="00471F49" w:rsidP="00D70C18">
      <w:pPr>
        <w:rPr>
          <w:ins w:id="34026" w:author="Rev 10 Allen Wirfs-Brock" w:date="2012-09-05T19:10:00Z"/>
        </w:rPr>
      </w:pPr>
      <w:ins w:id="34027" w:author="Rev 10 Allen Wirfs-Brock" w:date="2012-09-05T19:10:00Z">
        <w:r>
          <w:t>The value of the [[Prototype]] internal property of the DataView constructor is the Func</w:t>
        </w:r>
        <w:r w:rsidR="00EF2233">
          <w:t>tion prototype object (15.3.4).</w:t>
        </w:r>
      </w:ins>
    </w:p>
    <w:p w14:paraId="018E1F1E" w14:textId="77777777" w:rsidR="00471F49" w:rsidRDefault="00471F49" w:rsidP="00D70C18">
      <w:pPr>
        <w:rPr>
          <w:ins w:id="34028" w:author="Rev 10 Allen Wirfs-Brock" w:date="2012-09-05T19:10:00Z"/>
        </w:rPr>
      </w:pPr>
      <w:ins w:id="34029" w:author="Rev 10 Allen Wirfs-Brock" w:date="2012-09-05T19:10:00Z">
        <w:r>
          <w:t>Besides the internal properties and the length property (whose value is 3), the DataView constructo</w:t>
        </w:r>
        <w:r w:rsidR="00EF2233">
          <w:t>r has the following properties:</w:t>
        </w:r>
      </w:ins>
    </w:p>
    <w:p w14:paraId="444C8230" w14:textId="77777777" w:rsidR="00471F49" w:rsidRDefault="00EF2233" w:rsidP="008E150F">
      <w:pPr>
        <w:pStyle w:val="51"/>
        <w:numPr>
          <w:ilvl w:val="0"/>
          <w:numId w:val="0"/>
        </w:numPr>
        <w:rPr>
          <w:ins w:id="34030" w:author="Rev 10 Allen Wirfs-Brock" w:date="2012-09-05T19:10:00Z"/>
        </w:rPr>
      </w:pPr>
      <w:ins w:id="34031" w:author="Rev 10 Allen Wirfs-Brock" w:date="2012-09-06T09:14:00Z">
        <w:r>
          <w:t>15.13.</w:t>
        </w:r>
      </w:ins>
      <w:ins w:id="34032" w:author="Rev 10 Allen Wirfs-Brock" w:date="2012-09-06T11:41:00Z">
        <w:r w:rsidR="00A66DA6">
          <w:t>7</w:t>
        </w:r>
      </w:ins>
      <w:ins w:id="34033" w:author="Rev 10 Allen Wirfs-Brock" w:date="2012-09-05T19:10:00Z">
        <w:r w:rsidR="00471F49">
          <w:t>.3.1 DataView.prototype</w:t>
        </w:r>
      </w:ins>
    </w:p>
    <w:p w14:paraId="462B3F6F" w14:textId="77777777" w:rsidR="00471F49" w:rsidRDefault="00471F49" w:rsidP="00D70C18">
      <w:pPr>
        <w:rPr>
          <w:ins w:id="34034" w:author="Rev 10 Allen Wirfs-Brock" w:date="2012-09-05T19:10:00Z"/>
        </w:rPr>
      </w:pPr>
      <w:ins w:id="34035" w:author="Rev 10 Allen Wirfs-Brock" w:date="2012-09-05T19:10:00Z">
        <w:r>
          <w:t>The initial value of DataView.prototype is the Data</w:t>
        </w:r>
        <w:r w:rsidR="00EF2233">
          <w:t>View prototype object (</w:t>
        </w:r>
      </w:ins>
      <w:ins w:id="34036" w:author="Rev 10 Allen Wirfs-Brock" w:date="2012-09-06T09:32:00Z">
        <w:r w:rsidR="008E150F">
          <w:t>15.13.3</w:t>
        </w:r>
      </w:ins>
      <w:ins w:id="34037" w:author="Rev 10 Allen Wirfs-Brock" w:date="2012-09-05T19:10:00Z">
        <w:r w:rsidR="00EF2233">
          <w:t>.4).</w:t>
        </w:r>
      </w:ins>
    </w:p>
    <w:p w14:paraId="042D5C05" w14:textId="77777777" w:rsidR="00471F49" w:rsidRDefault="00471F49" w:rsidP="00D70C18">
      <w:pPr>
        <w:rPr>
          <w:ins w:id="34038" w:author="Rev 10 Allen Wirfs-Brock" w:date="2012-09-05T19:10:00Z"/>
        </w:rPr>
      </w:pPr>
      <w:ins w:id="34039" w:author="Rev 10 Allen Wirfs-Brock" w:date="2012-09-05T19:10:00Z">
        <w:r>
          <w:t>This property has the attributes { [[Writable]]: false, [[Enumerable]]: false, [[Configurable]]: false }.</w:t>
        </w:r>
      </w:ins>
    </w:p>
    <w:p w14:paraId="5B2FE55C" w14:textId="77777777" w:rsidR="00471F49" w:rsidRDefault="00EF2233" w:rsidP="008E150F">
      <w:pPr>
        <w:pStyle w:val="40"/>
        <w:numPr>
          <w:ilvl w:val="0"/>
          <w:numId w:val="0"/>
        </w:numPr>
        <w:rPr>
          <w:ins w:id="34040" w:author="Rev 10 Allen Wirfs-Brock" w:date="2012-09-05T19:10:00Z"/>
        </w:rPr>
      </w:pPr>
      <w:ins w:id="34041" w:author="Rev 10 Allen Wirfs-Brock" w:date="2012-09-06T09:14:00Z">
        <w:r>
          <w:t>15.13.</w:t>
        </w:r>
      </w:ins>
      <w:ins w:id="34042" w:author="Rev 10 Allen Wirfs-Brock" w:date="2012-09-06T11:41:00Z">
        <w:r w:rsidR="00A66DA6">
          <w:t>7</w:t>
        </w:r>
      </w:ins>
      <w:ins w:id="34043" w:author="Rev 10 Allen Wirfs-Brock" w:date="2012-09-05T19:10:00Z">
        <w:r w:rsidR="00471F49">
          <w:t>.4 Properties of the DataView Prototype Object</w:t>
        </w:r>
      </w:ins>
    </w:p>
    <w:p w14:paraId="577EE771" w14:textId="77777777" w:rsidR="00471F49" w:rsidRDefault="00471F49" w:rsidP="00D70C18">
      <w:pPr>
        <w:rPr>
          <w:ins w:id="34044" w:author="Rev 10 Allen Wirfs-Brock" w:date="2012-09-05T19:10:00Z"/>
        </w:rPr>
      </w:pPr>
      <w:ins w:id="34045" w:author="Rev 10 Allen Wirfs-Brock" w:date="2012-09-05T19:10:00Z">
        <w:r>
          <w:t>The value of the [[Prototype]] internal property of the DataView prototype object is the standard built-in Object prototype object (15.2.4). The [[Class]] internal property of the newly constructed object is set to “Object”. The [[Extensible]] internal property of the newly con</w:t>
        </w:r>
        <w:r w:rsidR="00EF2233">
          <w:t>structed object is set to true.</w:t>
        </w:r>
      </w:ins>
    </w:p>
    <w:p w14:paraId="3A81BEE8" w14:textId="77777777" w:rsidR="00471F49" w:rsidRDefault="00471F49" w:rsidP="00D70C18">
      <w:pPr>
        <w:rPr>
          <w:ins w:id="34046" w:author="Rev 10 Allen Wirfs-Brock" w:date="2012-09-05T19:10:00Z"/>
        </w:rPr>
      </w:pPr>
      <w:ins w:id="34047" w:author="Rev 10 Allen Wirfs-Brock" w:date="2012-09-05T19:10:00Z">
        <w:r>
          <w:t>The internal operation GetValue(byteOffset, isLittleEndian, type) used by functions on DataView instances is defined as follows:</w:t>
        </w:r>
      </w:ins>
    </w:p>
    <w:p w14:paraId="1E85907E" w14:textId="77777777" w:rsidR="00471F49" w:rsidRDefault="00471F49" w:rsidP="008E150F">
      <w:pPr>
        <w:pStyle w:val="Alg3"/>
        <w:numPr>
          <w:ilvl w:val="0"/>
          <w:numId w:val="937"/>
        </w:numPr>
        <w:spacing w:after="240"/>
        <w:contextualSpacing/>
        <w:rPr>
          <w:ins w:id="34048" w:author="Rev 10 Allen Wirfs-Brock" w:date="2012-09-05T19:10:00Z"/>
        </w:rPr>
      </w:pPr>
      <w:ins w:id="34049" w:author="Rev 10 Allen Wirfs-Brock" w:date="2012-09-05T19:10:00Z">
        <w:r>
          <w:t xml:space="preserve">    Let byteOffsetInt be ToUInt32(byteOffset)</w:t>
        </w:r>
      </w:ins>
    </w:p>
    <w:p w14:paraId="0504ECD2" w14:textId="77777777" w:rsidR="00471F49" w:rsidRDefault="00471F49" w:rsidP="008E150F">
      <w:pPr>
        <w:pStyle w:val="Alg3"/>
        <w:numPr>
          <w:ilvl w:val="0"/>
          <w:numId w:val="937"/>
        </w:numPr>
        <w:spacing w:after="240"/>
        <w:contextualSpacing/>
        <w:rPr>
          <w:ins w:id="34050" w:author="Rev 10 Allen Wirfs-Brock" w:date="2012-09-05T19:10:00Z"/>
        </w:rPr>
      </w:pPr>
      <w:ins w:id="34051" w:author="Rev 10 Allen Wirfs-Brock" w:date="2012-09-05T19:10:00Z">
        <w:r>
          <w:t xml:space="preserve">    Let totalOffset be byteOffsetInt plus the result of calling [[Get]] on this with parameter “byteOffset”</w:t>
        </w:r>
      </w:ins>
    </w:p>
    <w:p w14:paraId="28FDECDD" w14:textId="77777777" w:rsidR="00471F49" w:rsidRDefault="00471F49" w:rsidP="008E150F">
      <w:pPr>
        <w:pStyle w:val="Alg3"/>
        <w:numPr>
          <w:ilvl w:val="0"/>
          <w:numId w:val="937"/>
        </w:numPr>
        <w:spacing w:after="240"/>
        <w:contextualSpacing/>
        <w:rPr>
          <w:ins w:id="34052" w:author="Rev 10 Allen Wirfs-Brock" w:date="2012-09-05T19:10:00Z"/>
        </w:rPr>
      </w:pPr>
      <w:ins w:id="34053" w:author="Rev 10 Allen Wirfs-Brock" w:date="2012-09-05T19:10:00Z">
        <w:r>
          <w:t xml:space="preserve">    Let byteLength be the result of calling [[Get]] on this with parameter “byteLength”</w:t>
        </w:r>
      </w:ins>
    </w:p>
    <w:p w14:paraId="30749315" w14:textId="77777777" w:rsidR="00471F49" w:rsidRDefault="00471F49" w:rsidP="008E150F">
      <w:pPr>
        <w:pStyle w:val="Alg3"/>
        <w:numPr>
          <w:ilvl w:val="0"/>
          <w:numId w:val="937"/>
        </w:numPr>
        <w:spacing w:after="240"/>
        <w:contextualSpacing/>
        <w:rPr>
          <w:ins w:id="34054" w:author="Rev 10 Allen Wirfs-Brock" w:date="2012-09-05T19:10:00Z"/>
        </w:rPr>
      </w:pPr>
      <w:ins w:id="34055" w:author="Rev 10 Allen Wirfs-Brock" w:date="2012-09-05T19:10:00Z">
        <w:r>
          <w:t xml:space="preserve">    If totalOffset &gt;= byteLength, raise a RangeError</w:t>
        </w:r>
      </w:ins>
    </w:p>
    <w:p w14:paraId="033B5A55" w14:textId="77777777" w:rsidR="00471F49" w:rsidRDefault="00471F49" w:rsidP="008E150F">
      <w:pPr>
        <w:pStyle w:val="Alg3"/>
        <w:numPr>
          <w:ilvl w:val="0"/>
          <w:numId w:val="937"/>
        </w:numPr>
        <w:spacing w:after="240"/>
        <w:contextualSpacing/>
        <w:rPr>
          <w:ins w:id="34056" w:author="Rev 10 Allen Wirfs-Brock" w:date="2012-09-05T19:10:00Z"/>
        </w:rPr>
      </w:pPr>
      <w:ins w:id="34057" w:author="Rev 10 Allen Wirfs-Brock" w:date="2012-09-05T19:10:00Z">
        <w:r>
          <w:t xml:space="preserve">    Let value be the result of calling the GetValueFromBuffer internal operation (2.5.2) with arguments this.buffer.[[NativeBuffer]], totalOffset, 0 and type.</w:t>
        </w:r>
      </w:ins>
    </w:p>
    <w:p w14:paraId="17053038" w14:textId="77777777" w:rsidR="00471F49" w:rsidRDefault="00471F49" w:rsidP="008E150F">
      <w:pPr>
        <w:pStyle w:val="Alg3"/>
        <w:numPr>
          <w:ilvl w:val="0"/>
          <w:numId w:val="937"/>
        </w:numPr>
        <w:spacing w:after="240"/>
        <w:contextualSpacing/>
        <w:rPr>
          <w:ins w:id="34058" w:author="Rev 10 Allen Wirfs-Brock" w:date="2012-09-05T19:10:00Z"/>
        </w:rPr>
      </w:pPr>
      <w:ins w:id="34059" w:author="Rev 10 Allen Wirfs-Brock" w:date="2012-09-05T19:10:00Z">
        <w:r>
          <w:t xml:space="preserve">    Return value</w:t>
        </w:r>
      </w:ins>
    </w:p>
    <w:p w14:paraId="3D1796CF" w14:textId="77777777" w:rsidR="00471F49" w:rsidRDefault="00471F49" w:rsidP="00D70C18">
      <w:pPr>
        <w:rPr>
          <w:ins w:id="34060" w:author="Rev 10 Allen Wirfs-Brock" w:date="2012-09-05T19:10:00Z"/>
        </w:rPr>
      </w:pPr>
      <w:ins w:id="34061" w:author="Rev 10 Allen Wirfs-Brock" w:date="2012-09-05T19:10:00Z">
        <w:r>
          <w:t>The internal operation SetValue(byteOffset, isLittleEndian, type, value) used by functions on DataView i</w:t>
        </w:r>
        <w:r w:rsidR="008E150F">
          <w:t>nstances is defined as follows:</w:t>
        </w:r>
      </w:ins>
    </w:p>
    <w:p w14:paraId="4D015219" w14:textId="77777777" w:rsidR="00471F49" w:rsidRDefault="00471F49" w:rsidP="008E150F">
      <w:pPr>
        <w:pStyle w:val="Alg3"/>
        <w:numPr>
          <w:ilvl w:val="0"/>
          <w:numId w:val="949"/>
        </w:numPr>
        <w:spacing w:after="240"/>
        <w:contextualSpacing/>
        <w:rPr>
          <w:ins w:id="34062" w:author="Rev 10 Allen Wirfs-Brock" w:date="2012-09-05T19:10:00Z"/>
        </w:rPr>
      </w:pPr>
      <w:ins w:id="34063" w:author="Rev 10 Allen Wirfs-Brock" w:date="2012-09-05T19:10:00Z">
        <w:r>
          <w:t xml:space="preserve">    Let byteOffsetInt be ToUInt32(byteOffset)</w:t>
        </w:r>
      </w:ins>
    </w:p>
    <w:p w14:paraId="46B76D30" w14:textId="77777777" w:rsidR="00471F49" w:rsidRDefault="00471F49" w:rsidP="008E150F">
      <w:pPr>
        <w:pStyle w:val="Alg3"/>
        <w:numPr>
          <w:ilvl w:val="0"/>
          <w:numId w:val="949"/>
        </w:numPr>
        <w:spacing w:after="240"/>
        <w:contextualSpacing/>
        <w:rPr>
          <w:ins w:id="34064" w:author="Rev 10 Allen Wirfs-Brock" w:date="2012-09-05T19:10:00Z"/>
        </w:rPr>
      </w:pPr>
      <w:ins w:id="34065" w:author="Rev 10 Allen Wirfs-Brock" w:date="2012-09-05T19:10:00Z">
        <w:r>
          <w:t xml:space="preserve">    Let totalOffset be byteOffsetInt plus the result of calling [[Get]] on this with parameter “byteOffset”</w:t>
        </w:r>
      </w:ins>
    </w:p>
    <w:p w14:paraId="05E497B1" w14:textId="77777777" w:rsidR="00471F49" w:rsidRDefault="00471F49" w:rsidP="008E150F">
      <w:pPr>
        <w:pStyle w:val="Alg3"/>
        <w:numPr>
          <w:ilvl w:val="0"/>
          <w:numId w:val="949"/>
        </w:numPr>
        <w:spacing w:after="240"/>
        <w:contextualSpacing/>
        <w:rPr>
          <w:ins w:id="34066" w:author="Rev 10 Allen Wirfs-Brock" w:date="2012-09-05T19:10:00Z"/>
        </w:rPr>
      </w:pPr>
      <w:ins w:id="34067" w:author="Rev 10 Allen Wirfs-Brock" w:date="2012-09-05T19:10:00Z">
        <w:r>
          <w:t xml:space="preserve">    Let byteLength be the result of calling [[Get]] on this with parameter “byteLength”</w:t>
        </w:r>
      </w:ins>
    </w:p>
    <w:p w14:paraId="2D9C1F31" w14:textId="77777777" w:rsidR="00471F49" w:rsidRDefault="00471F49" w:rsidP="008E150F">
      <w:pPr>
        <w:pStyle w:val="Alg3"/>
        <w:numPr>
          <w:ilvl w:val="0"/>
          <w:numId w:val="949"/>
        </w:numPr>
        <w:spacing w:after="240"/>
        <w:contextualSpacing/>
        <w:rPr>
          <w:ins w:id="34068" w:author="Rev 10 Allen Wirfs-Brock" w:date="2012-09-05T19:10:00Z"/>
        </w:rPr>
      </w:pPr>
      <w:ins w:id="34069" w:author="Rev 10 Allen Wirfs-Brock" w:date="2012-09-05T19:10:00Z">
        <w:r>
          <w:t xml:space="preserve">    If totalOffset &gt;= byteLength, raise a RangeError</w:t>
        </w:r>
      </w:ins>
    </w:p>
    <w:p w14:paraId="596575FD" w14:textId="77777777" w:rsidR="00471F49" w:rsidRDefault="00471F49" w:rsidP="008E150F">
      <w:pPr>
        <w:pStyle w:val="Alg3"/>
        <w:numPr>
          <w:ilvl w:val="0"/>
          <w:numId w:val="949"/>
        </w:numPr>
        <w:spacing w:after="240"/>
        <w:contextualSpacing/>
        <w:rPr>
          <w:ins w:id="34070" w:author="Rev 10 Allen Wirfs-Brock" w:date="2012-09-05T19:10:00Z"/>
        </w:rPr>
      </w:pPr>
      <w:ins w:id="34071" w:author="Rev 10 Allen Wirfs-Brock" w:date="2012-09-05T19:10:00Z">
        <w:r>
          <w:t xml:space="preserve">    Let value be the result of calling the SetValueInBuffer internal operation (2.5.2) with arguments this.buffer.[[NativeBuffer]], totalOffset, 0, value and type.</w:t>
        </w:r>
      </w:ins>
    </w:p>
    <w:p w14:paraId="246C46ED" w14:textId="77777777" w:rsidR="00471F49" w:rsidRDefault="00471F49" w:rsidP="008E150F">
      <w:pPr>
        <w:pStyle w:val="Alg3"/>
        <w:numPr>
          <w:ilvl w:val="0"/>
          <w:numId w:val="949"/>
        </w:numPr>
        <w:spacing w:after="240"/>
        <w:contextualSpacing/>
        <w:rPr>
          <w:ins w:id="34072" w:author="Rev 10 Allen Wirfs-Brock" w:date="2012-09-05T19:10:00Z"/>
        </w:rPr>
      </w:pPr>
      <w:ins w:id="34073" w:author="Rev 10 Allen Wirfs-Brock" w:date="2012-09-05T19:10:00Z">
        <w:r>
          <w:t xml:space="preserve">    Return value</w:t>
        </w:r>
      </w:ins>
    </w:p>
    <w:p w14:paraId="68E9A7AB" w14:textId="77777777" w:rsidR="00471F49" w:rsidRDefault="00EF2233" w:rsidP="008E150F">
      <w:pPr>
        <w:pStyle w:val="51"/>
        <w:numPr>
          <w:ilvl w:val="0"/>
          <w:numId w:val="0"/>
        </w:numPr>
        <w:rPr>
          <w:ins w:id="34074" w:author="Rev 10 Allen Wirfs-Brock" w:date="2012-09-05T19:10:00Z"/>
        </w:rPr>
      </w:pPr>
      <w:ins w:id="34075" w:author="Rev 10 Allen Wirfs-Brock" w:date="2012-09-06T09:14:00Z">
        <w:r>
          <w:t>15.13.</w:t>
        </w:r>
      </w:ins>
      <w:ins w:id="34076" w:author="Rev 10 Allen Wirfs-Brock" w:date="2012-09-06T11:41:00Z">
        <w:r w:rsidR="00A66DA6">
          <w:t>7</w:t>
        </w:r>
      </w:ins>
      <w:ins w:id="34077" w:author="Rev 10 Allen Wirfs-Brock" w:date="2012-09-05T19:10:00Z">
        <w:r w:rsidR="00471F49">
          <w:t>.4.1 DataView.prototype.constructor</w:t>
        </w:r>
      </w:ins>
    </w:p>
    <w:p w14:paraId="66D24673" w14:textId="77777777" w:rsidR="00471F49" w:rsidRDefault="00471F49" w:rsidP="00D70C18">
      <w:pPr>
        <w:rPr>
          <w:ins w:id="34078" w:author="Rev 10 Allen Wirfs-Brock" w:date="2012-09-05T19:10:00Z"/>
        </w:rPr>
      </w:pPr>
      <w:ins w:id="34079" w:author="Rev 10 Allen Wirfs-Brock" w:date="2012-09-05T19:10:00Z">
        <w:r>
          <w:t>The initial value of DataView.prototype.constructor is the standard</w:t>
        </w:r>
        <w:r w:rsidR="00EF2233">
          <w:t xml:space="preserve"> built-in DataView constructor.</w:t>
        </w:r>
      </w:ins>
    </w:p>
    <w:p w14:paraId="2BE5A93B" w14:textId="77777777" w:rsidR="00471F49" w:rsidRDefault="00EF2233" w:rsidP="008E150F">
      <w:pPr>
        <w:pStyle w:val="51"/>
        <w:numPr>
          <w:ilvl w:val="0"/>
          <w:numId w:val="0"/>
        </w:numPr>
        <w:rPr>
          <w:ins w:id="34080" w:author="Rev 10 Allen Wirfs-Brock" w:date="2012-09-05T19:10:00Z"/>
        </w:rPr>
      </w:pPr>
      <w:ins w:id="34081" w:author="Rev 10 Allen Wirfs-Brock" w:date="2012-09-06T09:15:00Z">
        <w:r>
          <w:t>15.13.</w:t>
        </w:r>
      </w:ins>
      <w:ins w:id="34082" w:author="Rev 10 Allen Wirfs-Brock" w:date="2012-09-06T11:41:00Z">
        <w:r w:rsidR="00A66DA6">
          <w:t>7</w:t>
        </w:r>
      </w:ins>
      <w:ins w:id="34083" w:author="Rev 10 Allen Wirfs-Brock" w:date="2012-09-05T19:10:00Z">
        <w:r w:rsidR="00471F49">
          <w:t>.4.2 DataView.prototype.getInt8(byteOffset)</w:t>
        </w:r>
      </w:ins>
    </w:p>
    <w:p w14:paraId="249A1527" w14:textId="77777777" w:rsidR="00471F49" w:rsidRDefault="00471F49" w:rsidP="00D70C18">
      <w:pPr>
        <w:rPr>
          <w:ins w:id="34084" w:author="Rev 10 Allen Wirfs-Brock" w:date="2012-09-05T19:10:00Z"/>
        </w:rPr>
      </w:pPr>
      <w:ins w:id="34085" w:author="Rev 10 Allen Wirfs-Brock" w:date="2012-09-05T19:10:00Z">
        <w:r>
          <w:t>Gets the Int8 value at off</w:t>
        </w:r>
        <w:r w:rsidR="008E150F">
          <w:t>set byteOffset in the DataView.</w:t>
        </w:r>
      </w:ins>
    </w:p>
    <w:p w14:paraId="462A2F0B" w14:textId="77777777" w:rsidR="00471F49" w:rsidRDefault="00471F49" w:rsidP="008E150F">
      <w:pPr>
        <w:pStyle w:val="Alg3"/>
        <w:numPr>
          <w:ilvl w:val="0"/>
          <w:numId w:val="950"/>
        </w:numPr>
        <w:spacing w:after="240"/>
        <w:contextualSpacing/>
        <w:rPr>
          <w:ins w:id="34086" w:author="Rev 10 Allen Wirfs-Brock" w:date="2012-09-05T19:10:00Z"/>
        </w:rPr>
      </w:pPr>
      <w:ins w:id="34087" w:author="Rev 10 Allen Wirfs-Brock" w:date="2012-09-05T19:10:00Z">
        <w:r>
          <w:t xml:space="preserve">    Let O be ToObject(this)</w:t>
        </w:r>
      </w:ins>
    </w:p>
    <w:p w14:paraId="5B5B8379" w14:textId="77777777" w:rsidR="00471F49" w:rsidRDefault="00471F49" w:rsidP="008E150F">
      <w:pPr>
        <w:pStyle w:val="Alg3"/>
        <w:numPr>
          <w:ilvl w:val="0"/>
          <w:numId w:val="950"/>
        </w:numPr>
        <w:spacing w:after="240"/>
        <w:contextualSpacing/>
        <w:rPr>
          <w:ins w:id="34088" w:author="Rev 10 Allen Wirfs-Brock" w:date="2012-09-05T19:10:00Z"/>
        </w:rPr>
      </w:pPr>
      <w:ins w:id="34089" w:author="Rev 10 Allen Wirfs-Brock" w:date="2012-09-05T19:10:00Z">
        <w:r>
          <w:t xml:space="preserve">    If the [[Class]] internal property of O is not “DataView”, raise a TypeError.</w:t>
        </w:r>
      </w:ins>
    </w:p>
    <w:p w14:paraId="60CFA7ED" w14:textId="77777777" w:rsidR="00471F49" w:rsidRDefault="00471F49" w:rsidP="008E150F">
      <w:pPr>
        <w:pStyle w:val="Alg3"/>
        <w:numPr>
          <w:ilvl w:val="0"/>
          <w:numId w:val="950"/>
        </w:numPr>
        <w:spacing w:after="240"/>
        <w:contextualSpacing/>
        <w:rPr>
          <w:ins w:id="34090" w:author="Rev 10 Allen Wirfs-Brock" w:date="2012-09-05T19:10:00Z"/>
        </w:rPr>
      </w:pPr>
      <w:ins w:id="34091" w:author="Rev 10 Allen Wirfs-Brock" w:date="2012-09-05T19:10:00Z">
        <w:r>
          <w:t xml:space="preserve">    Return GetValue(byteOffset, true, Int8)</w:t>
        </w:r>
      </w:ins>
    </w:p>
    <w:p w14:paraId="196A0950" w14:textId="77777777" w:rsidR="00471F49" w:rsidRDefault="00EF2233" w:rsidP="008E150F">
      <w:pPr>
        <w:pStyle w:val="51"/>
        <w:numPr>
          <w:ilvl w:val="0"/>
          <w:numId w:val="0"/>
        </w:numPr>
        <w:rPr>
          <w:ins w:id="34092" w:author="Rev 10 Allen Wirfs-Brock" w:date="2012-09-05T19:10:00Z"/>
        </w:rPr>
      </w:pPr>
      <w:ins w:id="34093" w:author="Rev 10 Allen Wirfs-Brock" w:date="2012-09-06T09:15:00Z">
        <w:r>
          <w:t>15.13.</w:t>
        </w:r>
      </w:ins>
      <w:ins w:id="34094" w:author="Rev 10 Allen Wirfs-Brock" w:date="2012-09-06T11:41:00Z">
        <w:r w:rsidR="00A66DA6">
          <w:t>7</w:t>
        </w:r>
      </w:ins>
      <w:ins w:id="34095" w:author="Rev 10 Allen Wirfs-Brock" w:date="2012-09-05T19:10:00Z">
        <w:r w:rsidR="00471F49">
          <w:t>.4.3 DataView.prototype.getUint8(byteOffset)</w:t>
        </w:r>
      </w:ins>
    </w:p>
    <w:p w14:paraId="13F41037" w14:textId="77777777" w:rsidR="00471F49" w:rsidRDefault="00471F49" w:rsidP="00D70C18">
      <w:pPr>
        <w:rPr>
          <w:ins w:id="34096" w:author="Rev 10 Allen Wirfs-Brock" w:date="2012-09-05T19:10:00Z"/>
        </w:rPr>
      </w:pPr>
      <w:ins w:id="34097" w:author="Rev 10 Allen Wirfs-Brock" w:date="2012-09-05T19:10:00Z">
        <w:r>
          <w:t>Gets the UInt8 value at off</w:t>
        </w:r>
        <w:r w:rsidR="008E150F">
          <w:t>set byteOffset in the DataView.</w:t>
        </w:r>
      </w:ins>
    </w:p>
    <w:p w14:paraId="151ED2C5" w14:textId="77777777" w:rsidR="00471F49" w:rsidRDefault="00471F49" w:rsidP="008E150F">
      <w:pPr>
        <w:pStyle w:val="Alg3"/>
        <w:numPr>
          <w:ilvl w:val="0"/>
          <w:numId w:val="951"/>
        </w:numPr>
        <w:spacing w:after="240"/>
        <w:contextualSpacing/>
        <w:rPr>
          <w:ins w:id="34098" w:author="Rev 10 Allen Wirfs-Brock" w:date="2012-09-05T19:10:00Z"/>
        </w:rPr>
      </w:pPr>
      <w:ins w:id="34099" w:author="Rev 10 Allen Wirfs-Brock" w:date="2012-09-05T19:10:00Z">
        <w:r>
          <w:t xml:space="preserve">    Let O be ToObject(this)</w:t>
        </w:r>
      </w:ins>
    </w:p>
    <w:p w14:paraId="5A88794D" w14:textId="77777777" w:rsidR="00471F49" w:rsidRDefault="00471F49" w:rsidP="008E150F">
      <w:pPr>
        <w:pStyle w:val="Alg3"/>
        <w:numPr>
          <w:ilvl w:val="0"/>
          <w:numId w:val="951"/>
        </w:numPr>
        <w:spacing w:after="240"/>
        <w:contextualSpacing/>
        <w:rPr>
          <w:ins w:id="34100" w:author="Rev 10 Allen Wirfs-Brock" w:date="2012-09-05T19:10:00Z"/>
        </w:rPr>
      </w:pPr>
      <w:ins w:id="34101" w:author="Rev 10 Allen Wirfs-Brock" w:date="2012-09-05T19:10:00Z">
        <w:r>
          <w:t xml:space="preserve">    If the [[Class]] internal property of O is not “DataView”, raise a TypeError.</w:t>
        </w:r>
      </w:ins>
    </w:p>
    <w:p w14:paraId="40A25F7B" w14:textId="77777777" w:rsidR="00471F49" w:rsidRDefault="00471F49" w:rsidP="008E150F">
      <w:pPr>
        <w:pStyle w:val="Alg3"/>
        <w:numPr>
          <w:ilvl w:val="0"/>
          <w:numId w:val="951"/>
        </w:numPr>
        <w:spacing w:after="240"/>
        <w:contextualSpacing/>
        <w:rPr>
          <w:ins w:id="34102" w:author="Rev 10 Allen Wirfs-Brock" w:date="2012-09-05T19:10:00Z"/>
        </w:rPr>
      </w:pPr>
      <w:ins w:id="34103" w:author="Rev 10 Allen Wirfs-Brock" w:date="2012-09-05T19:10:00Z">
        <w:r>
          <w:t xml:space="preserve">    Return GetValue(byteOffset, true, UInt8)</w:t>
        </w:r>
      </w:ins>
    </w:p>
    <w:p w14:paraId="3035C9BA" w14:textId="77777777" w:rsidR="00471F49" w:rsidRDefault="00EF2233" w:rsidP="008E150F">
      <w:pPr>
        <w:pStyle w:val="51"/>
        <w:numPr>
          <w:ilvl w:val="0"/>
          <w:numId w:val="0"/>
        </w:numPr>
        <w:rPr>
          <w:ins w:id="34104" w:author="Rev 10 Allen Wirfs-Brock" w:date="2012-09-05T19:10:00Z"/>
        </w:rPr>
      </w:pPr>
      <w:ins w:id="34105" w:author="Rev 10 Allen Wirfs-Brock" w:date="2012-09-06T09:15:00Z">
        <w:r>
          <w:t>15.13.</w:t>
        </w:r>
      </w:ins>
      <w:ins w:id="34106" w:author="Rev 10 Allen Wirfs-Brock" w:date="2012-09-06T11:41:00Z">
        <w:r w:rsidR="00A66DA6">
          <w:t>7</w:t>
        </w:r>
      </w:ins>
      <w:ins w:id="34107" w:author="Rev 10 Allen Wirfs-Brock" w:date="2012-09-05T19:10:00Z">
        <w:r w:rsidR="00471F49">
          <w:t>.4.4 DataView.prototype.getInt16(byteOffset, littleEndian)</w:t>
        </w:r>
      </w:ins>
    </w:p>
    <w:p w14:paraId="1A88A875" w14:textId="77777777" w:rsidR="00471F49" w:rsidRDefault="00471F49" w:rsidP="00D70C18">
      <w:pPr>
        <w:rPr>
          <w:ins w:id="34108" w:author="Rev 10 Allen Wirfs-Brock" w:date="2012-09-05T19:10:00Z"/>
        </w:rPr>
      </w:pPr>
      <w:ins w:id="34109" w:author="Rev 10 Allen Wirfs-Brock" w:date="2012-09-05T19:10:00Z">
        <w:r>
          <w:t>Gets the Int16 value at offset byteOffset in the DataView,</w:t>
        </w:r>
        <w:r w:rsidR="008E150F">
          <w:t xml:space="preserve"> using the provided endianness.</w:t>
        </w:r>
      </w:ins>
    </w:p>
    <w:p w14:paraId="07B359B6" w14:textId="77777777" w:rsidR="00471F49" w:rsidRDefault="00471F49" w:rsidP="008E150F">
      <w:pPr>
        <w:pStyle w:val="Alg3"/>
        <w:numPr>
          <w:ilvl w:val="0"/>
          <w:numId w:val="952"/>
        </w:numPr>
        <w:spacing w:after="240"/>
        <w:contextualSpacing/>
        <w:rPr>
          <w:ins w:id="34110" w:author="Rev 10 Allen Wirfs-Brock" w:date="2012-09-05T19:10:00Z"/>
        </w:rPr>
      </w:pPr>
      <w:ins w:id="34111" w:author="Rev 10 Allen Wirfs-Brock" w:date="2012-09-05T19:10:00Z">
        <w:r>
          <w:t xml:space="preserve">    Let O be ToObject(this)</w:t>
        </w:r>
      </w:ins>
    </w:p>
    <w:p w14:paraId="0685605B" w14:textId="77777777" w:rsidR="00471F49" w:rsidRDefault="00471F49" w:rsidP="008E150F">
      <w:pPr>
        <w:pStyle w:val="Alg3"/>
        <w:numPr>
          <w:ilvl w:val="0"/>
          <w:numId w:val="952"/>
        </w:numPr>
        <w:spacing w:after="240"/>
        <w:contextualSpacing/>
        <w:rPr>
          <w:ins w:id="34112" w:author="Rev 10 Allen Wirfs-Brock" w:date="2012-09-05T19:10:00Z"/>
        </w:rPr>
      </w:pPr>
      <w:ins w:id="34113" w:author="Rev 10 Allen Wirfs-Brock" w:date="2012-09-05T19:10:00Z">
        <w:r>
          <w:t xml:space="preserve">    Let isLittleEndian be ToBoolean(littleEndian) if provided, else false</w:t>
        </w:r>
      </w:ins>
    </w:p>
    <w:p w14:paraId="45CE303E" w14:textId="77777777" w:rsidR="00471F49" w:rsidRDefault="00471F49" w:rsidP="008E150F">
      <w:pPr>
        <w:pStyle w:val="Alg3"/>
        <w:numPr>
          <w:ilvl w:val="0"/>
          <w:numId w:val="952"/>
        </w:numPr>
        <w:spacing w:after="240"/>
        <w:contextualSpacing/>
        <w:rPr>
          <w:ins w:id="34114" w:author="Rev 10 Allen Wirfs-Brock" w:date="2012-09-05T19:10:00Z"/>
        </w:rPr>
      </w:pPr>
      <w:ins w:id="34115" w:author="Rev 10 Allen Wirfs-Brock" w:date="2012-09-05T19:10:00Z">
        <w:r>
          <w:t xml:space="preserve">    If the [[Class]] internal property of O is not “DataView”, raise a TypeError.</w:t>
        </w:r>
      </w:ins>
    </w:p>
    <w:p w14:paraId="121D824F" w14:textId="77777777" w:rsidR="00471F49" w:rsidRDefault="00471F49" w:rsidP="008E150F">
      <w:pPr>
        <w:pStyle w:val="Alg3"/>
        <w:numPr>
          <w:ilvl w:val="0"/>
          <w:numId w:val="952"/>
        </w:numPr>
        <w:spacing w:after="240"/>
        <w:contextualSpacing/>
        <w:rPr>
          <w:ins w:id="34116" w:author="Rev 10 Allen Wirfs-Brock" w:date="2012-09-05T19:10:00Z"/>
        </w:rPr>
      </w:pPr>
      <w:ins w:id="34117" w:author="Rev 10 Allen Wirfs-Brock" w:date="2012-09-05T19:10:00Z">
        <w:r>
          <w:t xml:space="preserve">    Return GetValue(byteOffset, isLittleEndian, Int16)</w:t>
        </w:r>
      </w:ins>
    </w:p>
    <w:p w14:paraId="111CC4A1" w14:textId="77777777" w:rsidR="00471F49" w:rsidRDefault="00EF2233" w:rsidP="008E150F">
      <w:pPr>
        <w:pStyle w:val="51"/>
        <w:numPr>
          <w:ilvl w:val="0"/>
          <w:numId w:val="0"/>
        </w:numPr>
        <w:rPr>
          <w:ins w:id="34118" w:author="Rev 10 Allen Wirfs-Brock" w:date="2012-09-05T19:10:00Z"/>
        </w:rPr>
      </w:pPr>
      <w:ins w:id="34119" w:author="Rev 10 Allen Wirfs-Brock" w:date="2012-09-06T09:16:00Z">
        <w:r>
          <w:t>15.13.</w:t>
        </w:r>
      </w:ins>
      <w:ins w:id="34120" w:author="Rev 10 Allen Wirfs-Brock" w:date="2012-09-06T11:41:00Z">
        <w:r w:rsidR="00A66DA6">
          <w:t>7</w:t>
        </w:r>
      </w:ins>
      <w:ins w:id="34121" w:author="Rev 10 Allen Wirfs-Brock" w:date="2012-09-05T19:10:00Z">
        <w:r w:rsidR="00471F49">
          <w:t>.4.5 DataView.prototype.getUint16(byteOffset, littleEndian)</w:t>
        </w:r>
      </w:ins>
    </w:p>
    <w:p w14:paraId="17B0033F" w14:textId="77777777" w:rsidR="00471F49" w:rsidRDefault="00471F49" w:rsidP="00D70C18">
      <w:pPr>
        <w:rPr>
          <w:ins w:id="34122" w:author="Rev 10 Allen Wirfs-Brock" w:date="2012-09-05T19:10:00Z"/>
        </w:rPr>
      </w:pPr>
      <w:ins w:id="34123" w:author="Rev 10 Allen Wirfs-Brock" w:date="2012-09-05T19:10:00Z">
        <w:r>
          <w:t>Gets the Uint16 value at offset byteOffset in the DataView,</w:t>
        </w:r>
        <w:r w:rsidR="00603E83">
          <w:t xml:space="preserve"> using the provided endianness.</w:t>
        </w:r>
      </w:ins>
    </w:p>
    <w:p w14:paraId="5679488C" w14:textId="77777777" w:rsidR="00471F49" w:rsidRDefault="00471F49" w:rsidP="008E150F">
      <w:pPr>
        <w:pStyle w:val="Alg3"/>
        <w:numPr>
          <w:ilvl w:val="0"/>
          <w:numId w:val="953"/>
        </w:numPr>
        <w:spacing w:after="240"/>
        <w:contextualSpacing/>
        <w:rPr>
          <w:ins w:id="34124" w:author="Rev 10 Allen Wirfs-Brock" w:date="2012-09-05T19:10:00Z"/>
        </w:rPr>
      </w:pPr>
      <w:ins w:id="34125" w:author="Rev 10 Allen Wirfs-Brock" w:date="2012-09-05T19:10:00Z">
        <w:r>
          <w:t xml:space="preserve">    Let O be ToObject(this)</w:t>
        </w:r>
      </w:ins>
    </w:p>
    <w:p w14:paraId="05E119B3" w14:textId="77777777" w:rsidR="00471F49" w:rsidRDefault="00471F49" w:rsidP="008E150F">
      <w:pPr>
        <w:pStyle w:val="Alg3"/>
        <w:numPr>
          <w:ilvl w:val="0"/>
          <w:numId w:val="953"/>
        </w:numPr>
        <w:spacing w:after="240"/>
        <w:contextualSpacing/>
        <w:rPr>
          <w:ins w:id="34126" w:author="Rev 10 Allen Wirfs-Brock" w:date="2012-09-05T19:10:00Z"/>
        </w:rPr>
      </w:pPr>
      <w:ins w:id="34127" w:author="Rev 10 Allen Wirfs-Brock" w:date="2012-09-05T19:10:00Z">
        <w:r>
          <w:t xml:space="preserve">    Let isLittleEndian be ToBoolean(littleEndian) if provided, else false</w:t>
        </w:r>
      </w:ins>
    </w:p>
    <w:p w14:paraId="27A39EA7" w14:textId="77777777" w:rsidR="00471F49" w:rsidRDefault="00471F49" w:rsidP="008E150F">
      <w:pPr>
        <w:pStyle w:val="Alg3"/>
        <w:numPr>
          <w:ilvl w:val="0"/>
          <w:numId w:val="953"/>
        </w:numPr>
        <w:spacing w:after="240"/>
        <w:contextualSpacing/>
        <w:rPr>
          <w:ins w:id="34128" w:author="Rev 10 Allen Wirfs-Brock" w:date="2012-09-05T19:10:00Z"/>
        </w:rPr>
      </w:pPr>
      <w:ins w:id="34129" w:author="Rev 10 Allen Wirfs-Brock" w:date="2012-09-05T19:10:00Z">
        <w:r>
          <w:t xml:space="preserve">    If the [[Class]] internal property of O is not “DataView”, raise a TypeError.</w:t>
        </w:r>
      </w:ins>
    </w:p>
    <w:p w14:paraId="4B0A301A" w14:textId="77777777" w:rsidR="00471F49" w:rsidRDefault="00471F49" w:rsidP="008E150F">
      <w:pPr>
        <w:pStyle w:val="Alg3"/>
        <w:numPr>
          <w:ilvl w:val="0"/>
          <w:numId w:val="953"/>
        </w:numPr>
        <w:spacing w:after="240"/>
        <w:contextualSpacing/>
        <w:rPr>
          <w:ins w:id="34130" w:author="Rev 10 Allen Wirfs-Brock" w:date="2012-09-05T19:10:00Z"/>
        </w:rPr>
      </w:pPr>
      <w:ins w:id="34131" w:author="Rev 10 Allen Wirfs-Brock" w:date="2012-09-05T19:10:00Z">
        <w:r>
          <w:t xml:space="preserve">    Return GetValue(byteOffset, isLittleEndian, Uint16)</w:t>
        </w:r>
      </w:ins>
    </w:p>
    <w:p w14:paraId="60E44191" w14:textId="77777777" w:rsidR="00471F49" w:rsidRDefault="00EF2233" w:rsidP="008E150F">
      <w:pPr>
        <w:pStyle w:val="51"/>
        <w:numPr>
          <w:ilvl w:val="0"/>
          <w:numId w:val="0"/>
        </w:numPr>
        <w:rPr>
          <w:ins w:id="34132" w:author="Rev 10 Allen Wirfs-Brock" w:date="2012-09-05T19:10:00Z"/>
        </w:rPr>
      </w:pPr>
      <w:ins w:id="34133" w:author="Rev 10 Allen Wirfs-Brock" w:date="2012-09-06T09:16:00Z">
        <w:r>
          <w:t>15.13.</w:t>
        </w:r>
      </w:ins>
      <w:ins w:id="34134" w:author="Rev 10 Allen Wirfs-Brock" w:date="2012-09-06T11:41:00Z">
        <w:r w:rsidR="00A66DA6">
          <w:t>7</w:t>
        </w:r>
      </w:ins>
      <w:ins w:id="34135" w:author="Rev 10 Allen Wirfs-Brock" w:date="2012-09-05T19:10:00Z">
        <w:r w:rsidR="00471F49">
          <w:t>.4.6 DataView.prototype.getInt32(byteOffset, littleEndian)</w:t>
        </w:r>
      </w:ins>
    </w:p>
    <w:p w14:paraId="2FB435A3" w14:textId="77777777" w:rsidR="00471F49" w:rsidRDefault="00471F49" w:rsidP="00D70C18">
      <w:pPr>
        <w:rPr>
          <w:ins w:id="34136" w:author="Rev 10 Allen Wirfs-Brock" w:date="2012-09-05T19:10:00Z"/>
        </w:rPr>
      </w:pPr>
      <w:ins w:id="34137" w:author="Rev 10 Allen Wirfs-Brock" w:date="2012-09-05T19:10:00Z">
        <w:r>
          <w:t>Gets the Int32 value at offset byteOffset in the DataView,</w:t>
        </w:r>
        <w:r w:rsidR="00603E83">
          <w:t xml:space="preserve"> using the provided endianness.</w:t>
        </w:r>
      </w:ins>
    </w:p>
    <w:p w14:paraId="2F7A7F83" w14:textId="77777777" w:rsidR="00471F49" w:rsidRDefault="00471F49" w:rsidP="008E150F">
      <w:pPr>
        <w:pStyle w:val="Alg3"/>
        <w:numPr>
          <w:ilvl w:val="0"/>
          <w:numId w:val="948"/>
        </w:numPr>
        <w:spacing w:after="240"/>
        <w:contextualSpacing/>
        <w:rPr>
          <w:ins w:id="34138" w:author="Rev 10 Allen Wirfs-Brock" w:date="2012-09-05T19:10:00Z"/>
        </w:rPr>
      </w:pPr>
      <w:ins w:id="34139" w:author="Rev 10 Allen Wirfs-Brock" w:date="2012-09-05T19:10:00Z">
        <w:r>
          <w:t xml:space="preserve">    Let O be ToObject(this)</w:t>
        </w:r>
      </w:ins>
    </w:p>
    <w:p w14:paraId="097AA181" w14:textId="77777777" w:rsidR="00471F49" w:rsidRDefault="00471F49" w:rsidP="008E150F">
      <w:pPr>
        <w:pStyle w:val="Alg3"/>
        <w:numPr>
          <w:ilvl w:val="0"/>
          <w:numId w:val="948"/>
        </w:numPr>
        <w:spacing w:after="240"/>
        <w:contextualSpacing/>
        <w:rPr>
          <w:ins w:id="34140" w:author="Rev 10 Allen Wirfs-Brock" w:date="2012-09-05T19:10:00Z"/>
        </w:rPr>
      </w:pPr>
      <w:ins w:id="34141" w:author="Rev 10 Allen Wirfs-Brock" w:date="2012-09-05T19:10:00Z">
        <w:r>
          <w:t xml:space="preserve">    Let isLittleEndian be ToBoolean(littleEndian) if provided, else false</w:t>
        </w:r>
      </w:ins>
    </w:p>
    <w:p w14:paraId="40928E55" w14:textId="77777777" w:rsidR="00471F49" w:rsidRDefault="00471F49" w:rsidP="008E150F">
      <w:pPr>
        <w:pStyle w:val="Alg3"/>
        <w:numPr>
          <w:ilvl w:val="0"/>
          <w:numId w:val="948"/>
        </w:numPr>
        <w:spacing w:after="240"/>
        <w:contextualSpacing/>
        <w:rPr>
          <w:ins w:id="34142" w:author="Rev 10 Allen Wirfs-Brock" w:date="2012-09-05T19:10:00Z"/>
        </w:rPr>
      </w:pPr>
      <w:ins w:id="34143" w:author="Rev 10 Allen Wirfs-Brock" w:date="2012-09-05T19:10:00Z">
        <w:r>
          <w:t xml:space="preserve">    If the [[Class]] internal property of O is not “DataView”, raise a TypeError.</w:t>
        </w:r>
      </w:ins>
    </w:p>
    <w:p w14:paraId="516B1CC2" w14:textId="77777777" w:rsidR="00471F49" w:rsidRDefault="00471F49" w:rsidP="008E150F">
      <w:pPr>
        <w:pStyle w:val="Alg3"/>
        <w:numPr>
          <w:ilvl w:val="0"/>
          <w:numId w:val="948"/>
        </w:numPr>
        <w:spacing w:after="240"/>
        <w:contextualSpacing/>
        <w:rPr>
          <w:ins w:id="34144" w:author="Rev 10 Allen Wirfs-Brock" w:date="2012-09-05T19:10:00Z"/>
        </w:rPr>
      </w:pPr>
      <w:ins w:id="34145" w:author="Rev 10 Allen Wirfs-Brock" w:date="2012-09-05T19:10:00Z">
        <w:r>
          <w:t xml:space="preserve">    Return GetValue(byt</w:t>
        </w:r>
        <w:r w:rsidR="00603E83">
          <w:t>eOffset, isLittleEndian, Int32)</w:t>
        </w:r>
      </w:ins>
    </w:p>
    <w:p w14:paraId="153B1C11" w14:textId="77777777" w:rsidR="00471F49" w:rsidRDefault="00EF2233" w:rsidP="008E150F">
      <w:pPr>
        <w:pStyle w:val="51"/>
        <w:numPr>
          <w:ilvl w:val="0"/>
          <w:numId w:val="0"/>
        </w:numPr>
        <w:rPr>
          <w:ins w:id="34146" w:author="Rev 10 Allen Wirfs-Brock" w:date="2012-09-05T19:10:00Z"/>
        </w:rPr>
      </w:pPr>
      <w:ins w:id="34147" w:author="Rev 10 Allen Wirfs-Brock" w:date="2012-09-06T09:16:00Z">
        <w:r>
          <w:t>15.13.</w:t>
        </w:r>
      </w:ins>
      <w:ins w:id="34148" w:author="Rev 10 Allen Wirfs-Brock" w:date="2012-09-06T11:41:00Z">
        <w:r w:rsidR="00A66DA6">
          <w:t>7</w:t>
        </w:r>
      </w:ins>
      <w:ins w:id="34149" w:author="Rev 10 Allen Wirfs-Brock" w:date="2012-09-05T19:10:00Z">
        <w:r w:rsidR="00471F49">
          <w:t>.4.7 DataView.prototype.getUint32(byteOffset, littleEndian)</w:t>
        </w:r>
      </w:ins>
    </w:p>
    <w:p w14:paraId="17B066A2" w14:textId="77777777" w:rsidR="00471F49" w:rsidRDefault="00471F49" w:rsidP="00D70C18">
      <w:pPr>
        <w:rPr>
          <w:ins w:id="34150" w:author="Rev 10 Allen Wirfs-Brock" w:date="2012-09-05T19:10:00Z"/>
        </w:rPr>
      </w:pPr>
      <w:ins w:id="34151" w:author="Rev 10 Allen Wirfs-Brock" w:date="2012-09-05T19:10:00Z">
        <w:r>
          <w:t>Gets the Uint32 value at offset byteOffset in the DataView,</w:t>
        </w:r>
        <w:r w:rsidR="00603E83">
          <w:t xml:space="preserve"> using the provided endianness.</w:t>
        </w:r>
      </w:ins>
    </w:p>
    <w:p w14:paraId="655E2001" w14:textId="77777777" w:rsidR="00471F49" w:rsidRDefault="00471F49" w:rsidP="008E150F">
      <w:pPr>
        <w:pStyle w:val="Alg3"/>
        <w:numPr>
          <w:ilvl w:val="0"/>
          <w:numId w:val="947"/>
        </w:numPr>
        <w:spacing w:after="240"/>
        <w:contextualSpacing/>
        <w:rPr>
          <w:ins w:id="34152" w:author="Rev 10 Allen Wirfs-Brock" w:date="2012-09-05T19:10:00Z"/>
        </w:rPr>
      </w:pPr>
      <w:ins w:id="34153" w:author="Rev 10 Allen Wirfs-Brock" w:date="2012-09-05T19:10:00Z">
        <w:r>
          <w:t xml:space="preserve">    Let O be ToObject(this)</w:t>
        </w:r>
      </w:ins>
    </w:p>
    <w:p w14:paraId="66FEA752" w14:textId="77777777" w:rsidR="00471F49" w:rsidRDefault="00471F49" w:rsidP="008E150F">
      <w:pPr>
        <w:pStyle w:val="Alg3"/>
        <w:numPr>
          <w:ilvl w:val="0"/>
          <w:numId w:val="947"/>
        </w:numPr>
        <w:spacing w:after="240"/>
        <w:contextualSpacing/>
        <w:rPr>
          <w:ins w:id="34154" w:author="Rev 10 Allen Wirfs-Brock" w:date="2012-09-05T19:10:00Z"/>
        </w:rPr>
      </w:pPr>
      <w:ins w:id="34155" w:author="Rev 10 Allen Wirfs-Brock" w:date="2012-09-05T19:10:00Z">
        <w:r>
          <w:t xml:space="preserve">    Let isLittleEndian be ToBoolean(littleEndian) if provided, else false</w:t>
        </w:r>
      </w:ins>
    </w:p>
    <w:p w14:paraId="5265D047" w14:textId="77777777" w:rsidR="00471F49" w:rsidRDefault="00471F49" w:rsidP="008E150F">
      <w:pPr>
        <w:pStyle w:val="Alg3"/>
        <w:numPr>
          <w:ilvl w:val="0"/>
          <w:numId w:val="947"/>
        </w:numPr>
        <w:spacing w:after="240"/>
        <w:contextualSpacing/>
        <w:rPr>
          <w:ins w:id="34156" w:author="Rev 10 Allen Wirfs-Brock" w:date="2012-09-05T19:10:00Z"/>
        </w:rPr>
      </w:pPr>
      <w:ins w:id="34157" w:author="Rev 10 Allen Wirfs-Brock" w:date="2012-09-05T19:10:00Z">
        <w:r>
          <w:t xml:space="preserve">    If the [[Class]] internal property of O is not “DataView”, raise a TypeError.</w:t>
        </w:r>
      </w:ins>
    </w:p>
    <w:p w14:paraId="26F40551" w14:textId="77777777" w:rsidR="00471F49" w:rsidRDefault="00471F49" w:rsidP="008E150F">
      <w:pPr>
        <w:pStyle w:val="Alg3"/>
        <w:numPr>
          <w:ilvl w:val="0"/>
          <w:numId w:val="947"/>
        </w:numPr>
        <w:spacing w:after="240"/>
        <w:contextualSpacing/>
        <w:rPr>
          <w:ins w:id="34158" w:author="Rev 10 Allen Wirfs-Brock" w:date="2012-09-05T19:10:00Z"/>
        </w:rPr>
      </w:pPr>
      <w:ins w:id="34159" w:author="Rev 10 Allen Wirfs-Brock" w:date="2012-09-05T19:10:00Z">
        <w:r>
          <w:t xml:space="preserve">    Return GetValue(byteOffset, isLittleEndian, Uint32)</w:t>
        </w:r>
      </w:ins>
    </w:p>
    <w:p w14:paraId="7A7CBFE0" w14:textId="77777777" w:rsidR="00471F49" w:rsidRDefault="00EF2233" w:rsidP="008E150F">
      <w:pPr>
        <w:pStyle w:val="51"/>
        <w:numPr>
          <w:ilvl w:val="0"/>
          <w:numId w:val="0"/>
        </w:numPr>
        <w:rPr>
          <w:ins w:id="34160" w:author="Rev 10 Allen Wirfs-Brock" w:date="2012-09-05T19:10:00Z"/>
        </w:rPr>
      </w:pPr>
      <w:ins w:id="34161" w:author="Rev 10 Allen Wirfs-Brock" w:date="2012-09-06T09:16:00Z">
        <w:r>
          <w:t>15.13.</w:t>
        </w:r>
      </w:ins>
      <w:ins w:id="34162" w:author="Rev 10 Allen Wirfs-Brock" w:date="2012-09-06T11:42:00Z">
        <w:r w:rsidR="00A66DA6">
          <w:t>7</w:t>
        </w:r>
      </w:ins>
      <w:ins w:id="34163" w:author="Rev 10 Allen Wirfs-Brock" w:date="2012-09-05T19:10:00Z">
        <w:r w:rsidR="00471F49">
          <w:t>.4.8 DataView.prototype.getFloat32(byteOffset, littleEndian)</w:t>
        </w:r>
      </w:ins>
    </w:p>
    <w:p w14:paraId="1ED9F135" w14:textId="77777777" w:rsidR="00471F49" w:rsidRDefault="00471F49" w:rsidP="00D70C18">
      <w:pPr>
        <w:rPr>
          <w:ins w:id="34164" w:author="Rev 10 Allen Wirfs-Brock" w:date="2012-09-05T19:10:00Z"/>
        </w:rPr>
      </w:pPr>
      <w:ins w:id="34165" w:author="Rev 10 Allen Wirfs-Brock" w:date="2012-09-05T19:10:00Z">
        <w:r>
          <w:t>Gets the Float32 value at offset byteOffset in the DataView,</w:t>
        </w:r>
        <w:r w:rsidR="00603E83">
          <w:t xml:space="preserve"> using the provided endianness.</w:t>
        </w:r>
      </w:ins>
    </w:p>
    <w:p w14:paraId="2A074969" w14:textId="77777777" w:rsidR="00471F49" w:rsidRDefault="00471F49" w:rsidP="008E150F">
      <w:pPr>
        <w:pStyle w:val="Alg3"/>
        <w:numPr>
          <w:ilvl w:val="0"/>
          <w:numId w:val="946"/>
        </w:numPr>
        <w:spacing w:after="240"/>
        <w:contextualSpacing/>
        <w:rPr>
          <w:ins w:id="34166" w:author="Rev 10 Allen Wirfs-Brock" w:date="2012-09-05T19:10:00Z"/>
        </w:rPr>
      </w:pPr>
      <w:ins w:id="34167" w:author="Rev 10 Allen Wirfs-Brock" w:date="2012-09-05T19:10:00Z">
        <w:r>
          <w:t xml:space="preserve">    Let O be ToObject(this)</w:t>
        </w:r>
      </w:ins>
    </w:p>
    <w:p w14:paraId="7497FBBC" w14:textId="77777777" w:rsidR="00471F49" w:rsidRDefault="00471F49" w:rsidP="008E150F">
      <w:pPr>
        <w:pStyle w:val="Alg3"/>
        <w:numPr>
          <w:ilvl w:val="0"/>
          <w:numId w:val="946"/>
        </w:numPr>
        <w:spacing w:after="240"/>
        <w:contextualSpacing/>
        <w:rPr>
          <w:ins w:id="34168" w:author="Rev 10 Allen Wirfs-Brock" w:date="2012-09-05T19:10:00Z"/>
        </w:rPr>
      </w:pPr>
      <w:ins w:id="34169" w:author="Rev 10 Allen Wirfs-Brock" w:date="2012-09-05T19:10:00Z">
        <w:r>
          <w:t xml:space="preserve">    Let isLittleEndian be ToBoolean(littleEndian) if provided, else false</w:t>
        </w:r>
      </w:ins>
    </w:p>
    <w:p w14:paraId="05A15D27" w14:textId="77777777" w:rsidR="00471F49" w:rsidRDefault="00471F49" w:rsidP="008E150F">
      <w:pPr>
        <w:pStyle w:val="Alg3"/>
        <w:numPr>
          <w:ilvl w:val="0"/>
          <w:numId w:val="946"/>
        </w:numPr>
        <w:spacing w:after="240"/>
        <w:contextualSpacing/>
        <w:rPr>
          <w:ins w:id="34170" w:author="Rev 10 Allen Wirfs-Brock" w:date="2012-09-05T19:10:00Z"/>
        </w:rPr>
      </w:pPr>
      <w:ins w:id="34171" w:author="Rev 10 Allen Wirfs-Brock" w:date="2012-09-05T19:10:00Z">
        <w:r>
          <w:t xml:space="preserve">    If the [[Class]] internal property of O is not “DataView”, raise a TypeError.</w:t>
        </w:r>
      </w:ins>
    </w:p>
    <w:p w14:paraId="1A7F4C67" w14:textId="77777777" w:rsidR="00471F49" w:rsidRDefault="00471F49" w:rsidP="008E150F">
      <w:pPr>
        <w:pStyle w:val="Alg3"/>
        <w:numPr>
          <w:ilvl w:val="0"/>
          <w:numId w:val="946"/>
        </w:numPr>
        <w:spacing w:after="240"/>
        <w:contextualSpacing/>
        <w:rPr>
          <w:ins w:id="34172" w:author="Rev 10 Allen Wirfs-Brock" w:date="2012-09-05T19:10:00Z"/>
        </w:rPr>
      </w:pPr>
      <w:ins w:id="34173" w:author="Rev 10 Allen Wirfs-Brock" w:date="2012-09-05T19:10:00Z">
        <w:r>
          <w:t xml:space="preserve">    Return GetValue(byteOffset, isLittleEndian, Float32)</w:t>
        </w:r>
      </w:ins>
    </w:p>
    <w:p w14:paraId="20A2DDD7" w14:textId="77777777" w:rsidR="00471F49" w:rsidRDefault="00EF2233" w:rsidP="008E150F">
      <w:pPr>
        <w:pStyle w:val="51"/>
        <w:numPr>
          <w:ilvl w:val="0"/>
          <w:numId w:val="0"/>
        </w:numPr>
        <w:rPr>
          <w:ins w:id="34174" w:author="Rev 10 Allen Wirfs-Brock" w:date="2012-09-05T19:10:00Z"/>
        </w:rPr>
      </w:pPr>
      <w:ins w:id="34175" w:author="Rev 10 Allen Wirfs-Brock" w:date="2012-09-06T09:16:00Z">
        <w:r>
          <w:t>15.13.</w:t>
        </w:r>
      </w:ins>
      <w:ins w:id="34176" w:author="Rev 10 Allen Wirfs-Brock" w:date="2012-09-06T11:42:00Z">
        <w:r w:rsidR="00A66DA6">
          <w:t>7</w:t>
        </w:r>
      </w:ins>
      <w:ins w:id="34177" w:author="Rev 10 Allen Wirfs-Brock" w:date="2012-09-05T19:10:00Z">
        <w:r w:rsidR="00471F49">
          <w:t>.4.9 DataView.prototype.getFloat64(byteOffset, littleEndian)</w:t>
        </w:r>
      </w:ins>
    </w:p>
    <w:p w14:paraId="23255374" w14:textId="77777777" w:rsidR="00471F49" w:rsidRDefault="00471F49" w:rsidP="00D70C18">
      <w:pPr>
        <w:rPr>
          <w:ins w:id="34178" w:author="Rev 10 Allen Wirfs-Brock" w:date="2012-09-05T19:10:00Z"/>
        </w:rPr>
      </w:pPr>
      <w:ins w:id="34179" w:author="Rev 10 Allen Wirfs-Brock" w:date="2012-09-05T19:10:00Z">
        <w:r>
          <w:t>Gets the Float64 value at offset byteOffset in the DataView, using t</w:t>
        </w:r>
        <w:r w:rsidR="00603E83">
          <w:t>he provided endianness.</w:t>
        </w:r>
      </w:ins>
    </w:p>
    <w:p w14:paraId="69FF5484" w14:textId="77777777" w:rsidR="00471F49" w:rsidRDefault="00471F49" w:rsidP="008E150F">
      <w:pPr>
        <w:pStyle w:val="Alg3"/>
        <w:numPr>
          <w:ilvl w:val="0"/>
          <w:numId w:val="945"/>
        </w:numPr>
        <w:spacing w:after="240"/>
        <w:contextualSpacing/>
        <w:rPr>
          <w:ins w:id="34180" w:author="Rev 10 Allen Wirfs-Brock" w:date="2012-09-05T19:10:00Z"/>
        </w:rPr>
      </w:pPr>
      <w:ins w:id="34181" w:author="Rev 10 Allen Wirfs-Brock" w:date="2012-09-05T19:10:00Z">
        <w:r>
          <w:t xml:space="preserve">    Let O be ToObject(this)</w:t>
        </w:r>
      </w:ins>
    </w:p>
    <w:p w14:paraId="035A41D2" w14:textId="77777777" w:rsidR="00471F49" w:rsidRDefault="00471F49" w:rsidP="008E150F">
      <w:pPr>
        <w:pStyle w:val="Alg3"/>
        <w:numPr>
          <w:ilvl w:val="0"/>
          <w:numId w:val="945"/>
        </w:numPr>
        <w:spacing w:after="240"/>
        <w:contextualSpacing/>
        <w:rPr>
          <w:ins w:id="34182" w:author="Rev 10 Allen Wirfs-Brock" w:date="2012-09-05T19:10:00Z"/>
        </w:rPr>
      </w:pPr>
      <w:ins w:id="34183" w:author="Rev 10 Allen Wirfs-Brock" w:date="2012-09-05T19:10:00Z">
        <w:r>
          <w:t xml:space="preserve">    Let isLittleEndian be ToBoolean(littleEndian) if provided, else false</w:t>
        </w:r>
      </w:ins>
    </w:p>
    <w:p w14:paraId="389BBE0D" w14:textId="77777777" w:rsidR="00471F49" w:rsidRDefault="00471F49" w:rsidP="008E150F">
      <w:pPr>
        <w:pStyle w:val="Alg3"/>
        <w:numPr>
          <w:ilvl w:val="0"/>
          <w:numId w:val="945"/>
        </w:numPr>
        <w:spacing w:after="240"/>
        <w:contextualSpacing/>
        <w:rPr>
          <w:ins w:id="34184" w:author="Rev 10 Allen Wirfs-Brock" w:date="2012-09-05T19:10:00Z"/>
        </w:rPr>
      </w:pPr>
      <w:ins w:id="34185" w:author="Rev 10 Allen Wirfs-Brock" w:date="2012-09-05T19:10:00Z">
        <w:r>
          <w:t xml:space="preserve">    If the [[Class]] internal property of O is not “DataView”, raise a TypeError.</w:t>
        </w:r>
      </w:ins>
    </w:p>
    <w:p w14:paraId="49D6CB5E" w14:textId="77777777" w:rsidR="00471F49" w:rsidRDefault="00471F49" w:rsidP="008E150F">
      <w:pPr>
        <w:pStyle w:val="Alg3"/>
        <w:numPr>
          <w:ilvl w:val="0"/>
          <w:numId w:val="945"/>
        </w:numPr>
        <w:spacing w:after="240"/>
        <w:contextualSpacing/>
        <w:rPr>
          <w:ins w:id="34186" w:author="Rev 10 Allen Wirfs-Brock" w:date="2012-09-05T19:10:00Z"/>
        </w:rPr>
      </w:pPr>
      <w:ins w:id="34187" w:author="Rev 10 Allen Wirfs-Brock" w:date="2012-09-05T19:10:00Z">
        <w:r>
          <w:t xml:space="preserve">    Return GetValue(byteOffset, isLittleEndian, Float64)</w:t>
        </w:r>
      </w:ins>
    </w:p>
    <w:p w14:paraId="5044BC66" w14:textId="77777777" w:rsidR="00471F49" w:rsidRDefault="00EF2233" w:rsidP="008E150F">
      <w:pPr>
        <w:pStyle w:val="51"/>
        <w:numPr>
          <w:ilvl w:val="0"/>
          <w:numId w:val="0"/>
        </w:numPr>
        <w:rPr>
          <w:ins w:id="34188" w:author="Rev 10 Allen Wirfs-Brock" w:date="2012-09-05T19:10:00Z"/>
        </w:rPr>
      </w:pPr>
      <w:ins w:id="34189" w:author="Rev 10 Allen Wirfs-Brock" w:date="2012-09-06T09:17:00Z">
        <w:r>
          <w:t>15.13.</w:t>
        </w:r>
      </w:ins>
      <w:ins w:id="34190" w:author="Rev 10 Allen Wirfs-Brock" w:date="2012-09-06T11:42:00Z">
        <w:r w:rsidR="00A66DA6">
          <w:t>7</w:t>
        </w:r>
      </w:ins>
      <w:ins w:id="34191" w:author="Rev 10 Allen Wirfs-Brock" w:date="2012-09-05T19:10:00Z">
        <w:r w:rsidR="00471F49">
          <w:t>.4.10 DataView.prototype.setInt8(byteOffset, value)</w:t>
        </w:r>
      </w:ins>
    </w:p>
    <w:p w14:paraId="77FC7A6E" w14:textId="77777777" w:rsidR="00471F49" w:rsidRDefault="00471F49" w:rsidP="00D70C18">
      <w:pPr>
        <w:rPr>
          <w:ins w:id="34192" w:author="Rev 10 Allen Wirfs-Brock" w:date="2012-09-05T19:10:00Z"/>
        </w:rPr>
      </w:pPr>
      <w:ins w:id="34193" w:author="Rev 10 Allen Wirfs-Brock" w:date="2012-09-05T19:10:00Z">
        <w:r>
          <w:t>Sets the Int8 value at off</w:t>
        </w:r>
        <w:r w:rsidR="00603E83">
          <w:t>set byteOffset in the DataView.</w:t>
        </w:r>
      </w:ins>
    </w:p>
    <w:p w14:paraId="2BF1C4F3" w14:textId="77777777" w:rsidR="00471F49" w:rsidRDefault="00471F49" w:rsidP="008E150F">
      <w:pPr>
        <w:pStyle w:val="Alg3"/>
        <w:numPr>
          <w:ilvl w:val="0"/>
          <w:numId w:val="944"/>
        </w:numPr>
        <w:spacing w:after="240"/>
        <w:contextualSpacing/>
        <w:rPr>
          <w:ins w:id="34194" w:author="Rev 10 Allen Wirfs-Brock" w:date="2012-09-05T19:10:00Z"/>
        </w:rPr>
      </w:pPr>
      <w:ins w:id="34195" w:author="Rev 10 Allen Wirfs-Brock" w:date="2012-09-05T19:10:00Z">
        <w:r>
          <w:t xml:space="preserve">    Let O be ToObject(this)</w:t>
        </w:r>
      </w:ins>
    </w:p>
    <w:p w14:paraId="751D62D5" w14:textId="77777777" w:rsidR="00471F49" w:rsidRDefault="00471F49" w:rsidP="008E150F">
      <w:pPr>
        <w:pStyle w:val="Alg3"/>
        <w:numPr>
          <w:ilvl w:val="0"/>
          <w:numId w:val="944"/>
        </w:numPr>
        <w:spacing w:after="240"/>
        <w:contextualSpacing/>
        <w:rPr>
          <w:ins w:id="34196" w:author="Rev 10 Allen Wirfs-Brock" w:date="2012-09-05T19:10:00Z"/>
        </w:rPr>
      </w:pPr>
      <w:ins w:id="34197" w:author="Rev 10 Allen Wirfs-Brock" w:date="2012-09-05T19:10:00Z">
        <w:r>
          <w:t xml:space="preserve">    If the [[Class]] internal property of O is not “DataView”, raise a TypeError.</w:t>
        </w:r>
      </w:ins>
    </w:p>
    <w:p w14:paraId="03658D4E" w14:textId="77777777" w:rsidR="00471F49" w:rsidRDefault="00471F49" w:rsidP="008E150F">
      <w:pPr>
        <w:pStyle w:val="Alg3"/>
        <w:numPr>
          <w:ilvl w:val="0"/>
          <w:numId w:val="944"/>
        </w:numPr>
        <w:spacing w:after="240"/>
        <w:contextualSpacing/>
        <w:rPr>
          <w:ins w:id="34198" w:author="Rev 10 Allen Wirfs-Brock" w:date="2012-09-05T19:10:00Z"/>
        </w:rPr>
      </w:pPr>
      <w:ins w:id="34199" w:author="Rev 10 Allen Wirfs-Brock" w:date="2012-09-05T19:10:00Z">
        <w:r>
          <w:t xml:space="preserve">    Return GetValue(byteOffset, true, Int8, ToInt8(value) )</w:t>
        </w:r>
      </w:ins>
    </w:p>
    <w:p w14:paraId="69EA89A1" w14:textId="77777777" w:rsidR="00471F49" w:rsidRDefault="00EF2233" w:rsidP="008E150F">
      <w:pPr>
        <w:pStyle w:val="51"/>
        <w:numPr>
          <w:ilvl w:val="0"/>
          <w:numId w:val="0"/>
        </w:numPr>
        <w:rPr>
          <w:ins w:id="34200" w:author="Rev 10 Allen Wirfs-Brock" w:date="2012-09-05T19:10:00Z"/>
        </w:rPr>
      </w:pPr>
      <w:ins w:id="34201" w:author="Rev 10 Allen Wirfs-Brock" w:date="2012-09-06T09:17:00Z">
        <w:r>
          <w:t>15.13.</w:t>
        </w:r>
      </w:ins>
      <w:ins w:id="34202" w:author="Rev 10 Allen Wirfs-Brock" w:date="2012-09-06T11:42:00Z">
        <w:r w:rsidR="00A66DA6">
          <w:t>7</w:t>
        </w:r>
      </w:ins>
      <w:ins w:id="34203" w:author="Rev 10 Allen Wirfs-Brock" w:date="2012-09-05T19:10:00Z">
        <w:r w:rsidR="00471F49">
          <w:t>.4.11 DataView.prototype.setUint8(byteOffset, value)</w:t>
        </w:r>
      </w:ins>
    </w:p>
    <w:p w14:paraId="65AECA57" w14:textId="77777777" w:rsidR="00471F49" w:rsidRDefault="00471F49" w:rsidP="00D70C18">
      <w:pPr>
        <w:rPr>
          <w:ins w:id="34204" w:author="Rev 10 Allen Wirfs-Brock" w:date="2012-09-05T19:10:00Z"/>
        </w:rPr>
      </w:pPr>
      <w:ins w:id="34205" w:author="Rev 10 Allen Wirfs-Brock" w:date="2012-09-05T19:10:00Z">
        <w:r>
          <w:t>Sets the Uint8 value at off</w:t>
        </w:r>
        <w:r w:rsidR="00603E83">
          <w:t>set byteOffset in the DataView.</w:t>
        </w:r>
      </w:ins>
    </w:p>
    <w:p w14:paraId="7D95582C" w14:textId="77777777" w:rsidR="00471F49" w:rsidRDefault="00471F49" w:rsidP="008E150F">
      <w:pPr>
        <w:pStyle w:val="Alg3"/>
        <w:numPr>
          <w:ilvl w:val="0"/>
          <w:numId w:val="944"/>
        </w:numPr>
        <w:spacing w:after="240"/>
        <w:contextualSpacing/>
        <w:rPr>
          <w:ins w:id="34206" w:author="Rev 10 Allen Wirfs-Brock" w:date="2012-09-05T19:10:00Z"/>
        </w:rPr>
      </w:pPr>
      <w:ins w:id="34207" w:author="Rev 10 Allen Wirfs-Brock" w:date="2012-09-05T19:10:00Z">
        <w:r>
          <w:t xml:space="preserve">    Let O be ToObject(this)</w:t>
        </w:r>
      </w:ins>
    </w:p>
    <w:p w14:paraId="656497C1" w14:textId="77777777" w:rsidR="00471F49" w:rsidRDefault="00471F49" w:rsidP="008E150F">
      <w:pPr>
        <w:pStyle w:val="Alg3"/>
        <w:numPr>
          <w:ilvl w:val="0"/>
          <w:numId w:val="944"/>
        </w:numPr>
        <w:spacing w:after="240"/>
        <w:contextualSpacing/>
        <w:rPr>
          <w:ins w:id="34208" w:author="Rev 10 Allen Wirfs-Brock" w:date="2012-09-05T19:10:00Z"/>
        </w:rPr>
      </w:pPr>
      <w:ins w:id="34209" w:author="Rev 10 Allen Wirfs-Brock" w:date="2012-09-05T19:10:00Z">
        <w:r>
          <w:t xml:space="preserve">    If the [[Class]] internal property of O is not “DataView”, raise a TypeError.</w:t>
        </w:r>
      </w:ins>
    </w:p>
    <w:p w14:paraId="5F1EA60C" w14:textId="77777777" w:rsidR="00471F49" w:rsidRDefault="00471F49" w:rsidP="008E150F">
      <w:pPr>
        <w:pStyle w:val="Alg3"/>
        <w:numPr>
          <w:ilvl w:val="0"/>
          <w:numId w:val="944"/>
        </w:numPr>
        <w:spacing w:after="240"/>
        <w:contextualSpacing/>
        <w:rPr>
          <w:ins w:id="34210" w:author="Rev 10 Allen Wirfs-Brock" w:date="2012-09-05T19:10:00Z"/>
        </w:rPr>
      </w:pPr>
      <w:ins w:id="34211" w:author="Rev 10 Allen Wirfs-Brock" w:date="2012-09-05T19:10:00Z">
        <w:r>
          <w:t xml:space="preserve">    Return GetValue(byteOffset, true, Uint8, ToUint8(value) )</w:t>
        </w:r>
      </w:ins>
    </w:p>
    <w:p w14:paraId="35D4F985" w14:textId="77777777" w:rsidR="00471F49" w:rsidRDefault="00EF2233" w:rsidP="008E150F">
      <w:pPr>
        <w:pStyle w:val="51"/>
        <w:numPr>
          <w:ilvl w:val="0"/>
          <w:numId w:val="0"/>
        </w:numPr>
        <w:rPr>
          <w:ins w:id="34212" w:author="Rev 10 Allen Wirfs-Brock" w:date="2012-09-05T19:10:00Z"/>
        </w:rPr>
      </w:pPr>
      <w:ins w:id="34213" w:author="Rev 10 Allen Wirfs-Brock" w:date="2012-09-06T09:17:00Z">
        <w:r>
          <w:t>15.13.</w:t>
        </w:r>
      </w:ins>
      <w:ins w:id="34214" w:author="Rev 10 Allen Wirfs-Brock" w:date="2012-09-06T11:42:00Z">
        <w:r w:rsidR="00A66DA6">
          <w:t>7</w:t>
        </w:r>
      </w:ins>
      <w:ins w:id="34215" w:author="Rev 10 Allen Wirfs-Brock" w:date="2012-09-05T19:10:00Z">
        <w:r w:rsidR="00471F49">
          <w:t>.4.12 DataView.prototype.setInt16(byteOffset, value, littleEndian)</w:t>
        </w:r>
      </w:ins>
    </w:p>
    <w:p w14:paraId="46753104" w14:textId="77777777" w:rsidR="00471F49" w:rsidRDefault="00471F49" w:rsidP="00D70C18">
      <w:pPr>
        <w:rPr>
          <w:ins w:id="34216" w:author="Rev 10 Allen Wirfs-Brock" w:date="2012-09-05T19:10:00Z"/>
        </w:rPr>
      </w:pPr>
      <w:ins w:id="34217" w:author="Rev 10 Allen Wirfs-Brock" w:date="2012-09-05T19:10:00Z">
        <w:r>
          <w:t>Sets the Int16 value at off</w:t>
        </w:r>
        <w:r w:rsidR="00603E83">
          <w:t>set byteOffset in the DataView.</w:t>
        </w:r>
      </w:ins>
    </w:p>
    <w:p w14:paraId="18E64E28" w14:textId="77777777" w:rsidR="00471F49" w:rsidRDefault="00471F49" w:rsidP="008E150F">
      <w:pPr>
        <w:pStyle w:val="Alg3"/>
        <w:numPr>
          <w:ilvl w:val="0"/>
          <w:numId w:val="943"/>
        </w:numPr>
        <w:spacing w:after="240"/>
        <w:contextualSpacing/>
        <w:rPr>
          <w:ins w:id="34218" w:author="Rev 10 Allen Wirfs-Brock" w:date="2012-09-05T19:10:00Z"/>
        </w:rPr>
      </w:pPr>
      <w:ins w:id="34219" w:author="Rev 10 Allen Wirfs-Brock" w:date="2012-09-05T19:10:00Z">
        <w:r>
          <w:t xml:space="preserve">    Let O be ToObject(this)</w:t>
        </w:r>
      </w:ins>
    </w:p>
    <w:p w14:paraId="565116FE" w14:textId="77777777" w:rsidR="00471F49" w:rsidRDefault="00471F49" w:rsidP="008E150F">
      <w:pPr>
        <w:pStyle w:val="Alg3"/>
        <w:numPr>
          <w:ilvl w:val="0"/>
          <w:numId w:val="943"/>
        </w:numPr>
        <w:spacing w:after="240"/>
        <w:contextualSpacing/>
        <w:rPr>
          <w:ins w:id="34220" w:author="Rev 10 Allen Wirfs-Brock" w:date="2012-09-05T19:10:00Z"/>
        </w:rPr>
      </w:pPr>
      <w:ins w:id="34221" w:author="Rev 10 Allen Wirfs-Brock" w:date="2012-09-05T19:10:00Z">
        <w:r>
          <w:t xml:space="preserve">    Let isLittleEndian be ToBoolean(littleEndian) if provided, else false</w:t>
        </w:r>
      </w:ins>
    </w:p>
    <w:p w14:paraId="7FEBEC88" w14:textId="77777777" w:rsidR="00471F49" w:rsidRDefault="00471F49" w:rsidP="008E150F">
      <w:pPr>
        <w:pStyle w:val="Alg3"/>
        <w:numPr>
          <w:ilvl w:val="0"/>
          <w:numId w:val="943"/>
        </w:numPr>
        <w:spacing w:after="240"/>
        <w:contextualSpacing/>
        <w:rPr>
          <w:ins w:id="34222" w:author="Rev 10 Allen Wirfs-Brock" w:date="2012-09-05T19:10:00Z"/>
        </w:rPr>
      </w:pPr>
      <w:ins w:id="34223" w:author="Rev 10 Allen Wirfs-Brock" w:date="2012-09-05T19:10:00Z">
        <w:r>
          <w:t xml:space="preserve">    If the [[Class]] internal property of O is not “DataView”, raise a TypeError.</w:t>
        </w:r>
      </w:ins>
    </w:p>
    <w:p w14:paraId="18DE0A94" w14:textId="77777777" w:rsidR="00471F49" w:rsidRDefault="00471F49" w:rsidP="008E150F">
      <w:pPr>
        <w:pStyle w:val="Alg3"/>
        <w:numPr>
          <w:ilvl w:val="0"/>
          <w:numId w:val="943"/>
        </w:numPr>
        <w:spacing w:after="240"/>
        <w:contextualSpacing/>
        <w:rPr>
          <w:ins w:id="34224" w:author="Rev 10 Allen Wirfs-Brock" w:date="2012-09-05T19:10:00Z"/>
        </w:rPr>
      </w:pPr>
      <w:ins w:id="34225" w:author="Rev 10 Allen Wirfs-Brock" w:date="2012-09-05T19:10:00Z">
        <w:r>
          <w:t xml:space="preserve">    Return GetValue(byteOffset, isLittleEndian, Int16, ToInt16(value))</w:t>
        </w:r>
      </w:ins>
    </w:p>
    <w:p w14:paraId="19489C45" w14:textId="77777777" w:rsidR="00471F49" w:rsidRDefault="00EF2233" w:rsidP="008E150F">
      <w:pPr>
        <w:pStyle w:val="51"/>
        <w:numPr>
          <w:ilvl w:val="0"/>
          <w:numId w:val="0"/>
        </w:numPr>
        <w:rPr>
          <w:ins w:id="34226" w:author="Rev 10 Allen Wirfs-Brock" w:date="2012-09-05T19:10:00Z"/>
        </w:rPr>
      </w:pPr>
      <w:ins w:id="34227" w:author="Rev 10 Allen Wirfs-Brock" w:date="2012-09-06T09:17:00Z">
        <w:r>
          <w:t>15.13.</w:t>
        </w:r>
      </w:ins>
      <w:ins w:id="34228" w:author="Rev 10 Allen Wirfs-Brock" w:date="2012-09-06T11:42:00Z">
        <w:r w:rsidR="00A66DA6">
          <w:t>7</w:t>
        </w:r>
      </w:ins>
      <w:ins w:id="34229" w:author="Rev 10 Allen Wirfs-Brock" w:date="2012-09-05T19:10:00Z">
        <w:r w:rsidR="00471F49">
          <w:t>.4.13 DataView.prototype.setUint16(byteOffset, value, littleEndian)</w:t>
        </w:r>
      </w:ins>
    </w:p>
    <w:p w14:paraId="119FC801" w14:textId="77777777" w:rsidR="00471F49" w:rsidRDefault="00471F49" w:rsidP="00D70C18">
      <w:pPr>
        <w:rPr>
          <w:ins w:id="34230" w:author="Rev 10 Allen Wirfs-Brock" w:date="2012-09-05T19:10:00Z"/>
        </w:rPr>
      </w:pPr>
      <w:ins w:id="34231" w:author="Rev 10 Allen Wirfs-Brock" w:date="2012-09-05T19:10:00Z">
        <w:r>
          <w:t>Sets the Uint16 value at off</w:t>
        </w:r>
        <w:r w:rsidR="00603E83">
          <w:t>set byteOffset in the DataView.</w:t>
        </w:r>
      </w:ins>
    </w:p>
    <w:p w14:paraId="39C88609" w14:textId="77777777" w:rsidR="00471F49" w:rsidRDefault="00471F49" w:rsidP="008E150F">
      <w:pPr>
        <w:pStyle w:val="Alg3"/>
        <w:numPr>
          <w:ilvl w:val="0"/>
          <w:numId w:val="938"/>
        </w:numPr>
        <w:spacing w:after="240"/>
        <w:contextualSpacing/>
        <w:rPr>
          <w:ins w:id="34232" w:author="Rev 10 Allen Wirfs-Brock" w:date="2012-09-05T19:10:00Z"/>
        </w:rPr>
      </w:pPr>
      <w:ins w:id="34233" w:author="Rev 10 Allen Wirfs-Brock" w:date="2012-09-05T19:10:00Z">
        <w:r>
          <w:t xml:space="preserve">    Let O be ToObject(this)</w:t>
        </w:r>
      </w:ins>
    </w:p>
    <w:p w14:paraId="5CCADF89" w14:textId="77777777" w:rsidR="00471F49" w:rsidRDefault="00471F49" w:rsidP="008E150F">
      <w:pPr>
        <w:pStyle w:val="Alg3"/>
        <w:numPr>
          <w:ilvl w:val="0"/>
          <w:numId w:val="938"/>
        </w:numPr>
        <w:spacing w:after="240"/>
        <w:contextualSpacing/>
        <w:rPr>
          <w:ins w:id="34234" w:author="Rev 10 Allen Wirfs-Brock" w:date="2012-09-05T19:10:00Z"/>
        </w:rPr>
      </w:pPr>
      <w:ins w:id="34235" w:author="Rev 10 Allen Wirfs-Brock" w:date="2012-09-05T19:10:00Z">
        <w:r>
          <w:t xml:space="preserve">    Let isLittleEndian be ToBoolean(littleEndian) if provided, else false</w:t>
        </w:r>
      </w:ins>
    </w:p>
    <w:p w14:paraId="6DEE638F" w14:textId="77777777" w:rsidR="00471F49" w:rsidRDefault="00471F49" w:rsidP="008E150F">
      <w:pPr>
        <w:pStyle w:val="Alg3"/>
        <w:numPr>
          <w:ilvl w:val="0"/>
          <w:numId w:val="938"/>
        </w:numPr>
        <w:spacing w:after="240"/>
        <w:contextualSpacing/>
        <w:rPr>
          <w:ins w:id="34236" w:author="Rev 10 Allen Wirfs-Brock" w:date="2012-09-05T19:10:00Z"/>
        </w:rPr>
      </w:pPr>
      <w:ins w:id="34237" w:author="Rev 10 Allen Wirfs-Brock" w:date="2012-09-05T19:10:00Z">
        <w:r>
          <w:t xml:space="preserve">    If the [[Class]] internal property of O is not “DataView”, raise a TypeError.</w:t>
        </w:r>
      </w:ins>
    </w:p>
    <w:p w14:paraId="6D6E4827" w14:textId="77777777" w:rsidR="00471F49" w:rsidRDefault="00471F49" w:rsidP="008E150F">
      <w:pPr>
        <w:pStyle w:val="Alg3"/>
        <w:numPr>
          <w:ilvl w:val="0"/>
          <w:numId w:val="938"/>
        </w:numPr>
        <w:spacing w:after="240"/>
        <w:contextualSpacing/>
        <w:rPr>
          <w:ins w:id="34238" w:author="Rev 10 Allen Wirfs-Brock" w:date="2012-09-05T19:10:00Z"/>
        </w:rPr>
      </w:pPr>
      <w:ins w:id="34239" w:author="Rev 10 Allen Wirfs-Brock" w:date="2012-09-05T19:10:00Z">
        <w:r>
          <w:t xml:space="preserve">    Return GetValue(byteOffset, isLittleEndian, Uint16, ToUint16(value))</w:t>
        </w:r>
      </w:ins>
    </w:p>
    <w:p w14:paraId="3AD2ECE4" w14:textId="77777777" w:rsidR="00471F49" w:rsidRDefault="00EF2233" w:rsidP="008E150F">
      <w:pPr>
        <w:pStyle w:val="51"/>
        <w:numPr>
          <w:ilvl w:val="0"/>
          <w:numId w:val="0"/>
        </w:numPr>
        <w:rPr>
          <w:ins w:id="34240" w:author="Rev 10 Allen Wirfs-Brock" w:date="2012-09-05T19:10:00Z"/>
        </w:rPr>
      </w:pPr>
      <w:ins w:id="34241" w:author="Rev 10 Allen Wirfs-Brock" w:date="2012-09-06T09:18:00Z">
        <w:r>
          <w:t>15.13.</w:t>
        </w:r>
      </w:ins>
      <w:ins w:id="34242" w:author="Rev 10 Allen Wirfs-Brock" w:date="2012-09-06T11:42:00Z">
        <w:r w:rsidR="00A66DA6">
          <w:t>7</w:t>
        </w:r>
      </w:ins>
      <w:ins w:id="34243" w:author="Rev 10 Allen Wirfs-Brock" w:date="2012-09-05T19:10:00Z">
        <w:r w:rsidR="00471F49">
          <w:t>.4.14 DataView.prototype.setInt32(byteOffset, value, littleEndian)</w:t>
        </w:r>
      </w:ins>
    </w:p>
    <w:p w14:paraId="48D6AFE2" w14:textId="77777777" w:rsidR="00471F49" w:rsidRDefault="00471F49" w:rsidP="00D70C18">
      <w:pPr>
        <w:rPr>
          <w:ins w:id="34244" w:author="Rev 10 Allen Wirfs-Brock" w:date="2012-09-05T19:10:00Z"/>
        </w:rPr>
      </w:pPr>
      <w:ins w:id="34245" w:author="Rev 10 Allen Wirfs-Brock" w:date="2012-09-05T19:10:00Z">
        <w:r>
          <w:t>Sets the Int32 value at off</w:t>
        </w:r>
        <w:r w:rsidR="00603E83">
          <w:t>set byteOffset in the DataView.</w:t>
        </w:r>
      </w:ins>
    </w:p>
    <w:p w14:paraId="6F264EC2" w14:textId="77777777" w:rsidR="00471F49" w:rsidRDefault="00471F49" w:rsidP="008E150F">
      <w:pPr>
        <w:pStyle w:val="Alg3"/>
        <w:numPr>
          <w:ilvl w:val="0"/>
          <w:numId w:val="939"/>
        </w:numPr>
        <w:spacing w:after="240"/>
        <w:contextualSpacing/>
        <w:rPr>
          <w:ins w:id="34246" w:author="Rev 10 Allen Wirfs-Brock" w:date="2012-09-05T19:10:00Z"/>
        </w:rPr>
      </w:pPr>
      <w:ins w:id="34247" w:author="Rev 10 Allen Wirfs-Brock" w:date="2012-09-05T19:10:00Z">
        <w:r>
          <w:t xml:space="preserve">    Let O be ToObject(this)</w:t>
        </w:r>
      </w:ins>
    </w:p>
    <w:p w14:paraId="2BA86AA1" w14:textId="77777777" w:rsidR="00471F49" w:rsidRDefault="00471F49" w:rsidP="008E150F">
      <w:pPr>
        <w:pStyle w:val="Alg3"/>
        <w:numPr>
          <w:ilvl w:val="0"/>
          <w:numId w:val="939"/>
        </w:numPr>
        <w:spacing w:after="240"/>
        <w:contextualSpacing/>
        <w:rPr>
          <w:ins w:id="34248" w:author="Rev 10 Allen Wirfs-Brock" w:date="2012-09-05T19:10:00Z"/>
        </w:rPr>
      </w:pPr>
      <w:ins w:id="34249" w:author="Rev 10 Allen Wirfs-Brock" w:date="2012-09-05T19:10:00Z">
        <w:r>
          <w:t xml:space="preserve">    Let isLittleEndian be ToBoolean(littleEndian) if provided, else false</w:t>
        </w:r>
      </w:ins>
    </w:p>
    <w:p w14:paraId="770F6998" w14:textId="77777777" w:rsidR="00471F49" w:rsidRDefault="00471F49" w:rsidP="008E150F">
      <w:pPr>
        <w:pStyle w:val="Alg3"/>
        <w:numPr>
          <w:ilvl w:val="0"/>
          <w:numId w:val="939"/>
        </w:numPr>
        <w:spacing w:after="240"/>
        <w:contextualSpacing/>
        <w:rPr>
          <w:ins w:id="34250" w:author="Rev 10 Allen Wirfs-Brock" w:date="2012-09-05T19:10:00Z"/>
        </w:rPr>
      </w:pPr>
      <w:ins w:id="34251" w:author="Rev 10 Allen Wirfs-Brock" w:date="2012-09-05T19:10:00Z">
        <w:r>
          <w:t xml:space="preserve">    If the [[Class]] internal property of O is not “DataView”, raise a TypeError.</w:t>
        </w:r>
      </w:ins>
    </w:p>
    <w:p w14:paraId="2552D485" w14:textId="77777777" w:rsidR="00471F49" w:rsidRDefault="00471F49" w:rsidP="008E150F">
      <w:pPr>
        <w:pStyle w:val="Alg3"/>
        <w:numPr>
          <w:ilvl w:val="0"/>
          <w:numId w:val="939"/>
        </w:numPr>
        <w:spacing w:after="240"/>
        <w:contextualSpacing/>
        <w:rPr>
          <w:ins w:id="34252" w:author="Rev 10 Allen Wirfs-Brock" w:date="2012-09-05T19:10:00Z"/>
        </w:rPr>
      </w:pPr>
      <w:ins w:id="34253" w:author="Rev 10 Allen Wirfs-Brock" w:date="2012-09-05T19:10:00Z">
        <w:r>
          <w:t xml:space="preserve">    Return GetValue(byteOffset, isLittleEndian, Int32, ToInt32(value))</w:t>
        </w:r>
      </w:ins>
    </w:p>
    <w:p w14:paraId="75AFC629" w14:textId="77777777" w:rsidR="00471F49" w:rsidRDefault="00EF2233" w:rsidP="008E150F">
      <w:pPr>
        <w:pStyle w:val="51"/>
        <w:numPr>
          <w:ilvl w:val="0"/>
          <w:numId w:val="0"/>
        </w:numPr>
        <w:rPr>
          <w:ins w:id="34254" w:author="Rev 10 Allen Wirfs-Brock" w:date="2012-09-05T19:10:00Z"/>
        </w:rPr>
      </w:pPr>
      <w:ins w:id="34255" w:author="Rev 10 Allen Wirfs-Brock" w:date="2012-09-06T09:18:00Z">
        <w:r>
          <w:t>15.13.</w:t>
        </w:r>
      </w:ins>
      <w:ins w:id="34256" w:author="Rev 10 Allen Wirfs-Brock" w:date="2012-09-06T11:42:00Z">
        <w:r w:rsidR="00A66DA6">
          <w:t>7</w:t>
        </w:r>
      </w:ins>
      <w:ins w:id="34257" w:author="Rev 10 Allen Wirfs-Brock" w:date="2012-09-05T19:10:00Z">
        <w:r w:rsidR="00471F49">
          <w:t>.4.15 DataView.prototype.setUint32(byteOffset, value, littleEndian)</w:t>
        </w:r>
      </w:ins>
    </w:p>
    <w:p w14:paraId="7351F68C" w14:textId="77777777" w:rsidR="00471F49" w:rsidRDefault="00471F49" w:rsidP="00D70C18">
      <w:pPr>
        <w:rPr>
          <w:ins w:id="34258" w:author="Rev 10 Allen Wirfs-Brock" w:date="2012-09-05T19:10:00Z"/>
        </w:rPr>
      </w:pPr>
      <w:ins w:id="34259" w:author="Rev 10 Allen Wirfs-Brock" w:date="2012-09-05T19:10:00Z">
        <w:r>
          <w:t>Sets the Uint32 value at off</w:t>
        </w:r>
        <w:r w:rsidR="00603E83">
          <w:t>set byteOffset in the DataView.</w:t>
        </w:r>
      </w:ins>
    </w:p>
    <w:p w14:paraId="2A6C492E" w14:textId="77777777" w:rsidR="00471F49" w:rsidRDefault="00471F49" w:rsidP="008E150F">
      <w:pPr>
        <w:pStyle w:val="Alg3"/>
        <w:numPr>
          <w:ilvl w:val="0"/>
          <w:numId w:val="940"/>
        </w:numPr>
        <w:spacing w:after="240"/>
        <w:contextualSpacing/>
        <w:rPr>
          <w:ins w:id="34260" w:author="Rev 10 Allen Wirfs-Brock" w:date="2012-09-05T19:10:00Z"/>
        </w:rPr>
      </w:pPr>
      <w:ins w:id="34261" w:author="Rev 10 Allen Wirfs-Brock" w:date="2012-09-05T19:10:00Z">
        <w:r>
          <w:t xml:space="preserve">    Let O be ToObject(this)</w:t>
        </w:r>
      </w:ins>
    </w:p>
    <w:p w14:paraId="174027FB" w14:textId="77777777" w:rsidR="00471F49" w:rsidRDefault="00471F49" w:rsidP="008E150F">
      <w:pPr>
        <w:pStyle w:val="Alg3"/>
        <w:numPr>
          <w:ilvl w:val="0"/>
          <w:numId w:val="940"/>
        </w:numPr>
        <w:spacing w:after="240"/>
        <w:contextualSpacing/>
        <w:rPr>
          <w:ins w:id="34262" w:author="Rev 10 Allen Wirfs-Brock" w:date="2012-09-05T19:10:00Z"/>
        </w:rPr>
      </w:pPr>
      <w:ins w:id="34263" w:author="Rev 10 Allen Wirfs-Brock" w:date="2012-09-05T19:10:00Z">
        <w:r>
          <w:t xml:space="preserve">    Let isLittleEndian be ToBoolean(littleEndian) if provided, else false</w:t>
        </w:r>
      </w:ins>
    </w:p>
    <w:p w14:paraId="134A797D" w14:textId="77777777" w:rsidR="00471F49" w:rsidRDefault="00471F49" w:rsidP="008E150F">
      <w:pPr>
        <w:pStyle w:val="Alg3"/>
        <w:numPr>
          <w:ilvl w:val="0"/>
          <w:numId w:val="940"/>
        </w:numPr>
        <w:spacing w:after="240"/>
        <w:contextualSpacing/>
        <w:rPr>
          <w:ins w:id="34264" w:author="Rev 10 Allen Wirfs-Brock" w:date="2012-09-05T19:10:00Z"/>
        </w:rPr>
      </w:pPr>
      <w:ins w:id="34265" w:author="Rev 10 Allen Wirfs-Brock" w:date="2012-09-05T19:10:00Z">
        <w:r>
          <w:t xml:space="preserve">    If the [[Class]] internal property of O is not “DataView”, raise a TypeError.</w:t>
        </w:r>
      </w:ins>
    </w:p>
    <w:p w14:paraId="2B2377D2" w14:textId="77777777" w:rsidR="00471F49" w:rsidRDefault="00471F49" w:rsidP="008E150F">
      <w:pPr>
        <w:pStyle w:val="Alg3"/>
        <w:numPr>
          <w:ilvl w:val="0"/>
          <w:numId w:val="940"/>
        </w:numPr>
        <w:spacing w:after="240"/>
        <w:contextualSpacing/>
        <w:rPr>
          <w:ins w:id="34266" w:author="Rev 10 Allen Wirfs-Brock" w:date="2012-09-05T19:10:00Z"/>
        </w:rPr>
      </w:pPr>
      <w:ins w:id="34267" w:author="Rev 10 Allen Wirfs-Brock" w:date="2012-09-05T19:10:00Z">
        <w:r>
          <w:t xml:space="preserve">    Return GetValue(byteOffset, isLittleEndian, Uint32, ToUint32(value))</w:t>
        </w:r>
      </w:ins>
    </w:p>
    <w:p w14:paraId="0AB86ABD" w14:textId="77777777" w:rsidR="00471F49" w:rsidRDefault="00EF2233" w:rsidP="008E150F">
      <w:pPr>
        <w:pStyle w:val="51"/>
        <w:numPr>
          <w:ilvl w:val="0"/>
          <w:numId w:val="0"/>
        </w:numPr>
        <w:rPr>
          <w:ins w:id="34268" w:author="Rev 10 Allen Wirfs-Brock" w:date="2012-09-05T19:10:00Z"/>
        </w:rPr>
      </w:pPr>
      <w:ins w:id="34269" w:author="Rev 10 Allen Wirfs-Brock" w:date="2012-09-06T09:18:00Z">
        <w:r>
          <w:t>15.13.</w:t>
        </w:r>
      </w:ins>
      <w:ins w:id="34270" w:author="Rev 10 Allen Wirfs-Brock" w:date="2012-09-06T11:42:00Z">
        <w:r w:rsidR="00A66DA6">
          <w:t>7</w:t>
        </w:r>
      </w:ins>
      <w:ins w:id="34271" w:author="Rev 10 Allen Wirfs-Brock" w:date="2012-09-05T19:10:00Z">
        <w:r w:rsidR="00471F49">
          <w:t>.4.16 DataView.prototype.setFloat32(byteOffset, value, littleEndian)</w:t>
        </w:r>
      </w:ins>
    </w:p>
    <w:p w14:paraId="5FE39805" w14:textId="77777777" w:rsidR="00471F49" w:rsidRDefault="00471F49" w:rsidP="00D70C18">
      <w:pPr>
        <w:rPr>
          <w:ins w:id="34272" w:author="Rev 10 Allen Wirfs-Brock" w:date="2012-09-05T19:10:00Z"/>
        </w:rPr>
      </w:pPr>
      <w:ins w:id="34273" w:author="Rev 10 Allen Wirfs-Brock" w:date="2012-09-05T19:10:00Z">
        <w:r>
          <w:t>Sets the Float32 value at off</w:t>
        </w:r>
        <w:r w:rsidR="00603E83">
          <w:t>set byteOffset in the DataView.</w:t>
        </w:r>
      </w:ins>
    </w:p>
    <w:p w14:paraId="394BDCF8" w14:textId="77777777" w:rsidR="00471F49" w:rsidRDefault="00471F49" w:rsidP="008E150F">
      <w:pPr>
        <w:pStyle w:val="Alg3"/>
        <w:numPr>
          <w:ilvl w:val="0"/>
          <w:numId w:val="941"/>
        </w:numPr>
        <w:spacing w:after="240"/>
        <w:contextualSpacing/>
        <w:rPr>
          <w:ins w:id="34274" w:author="Rev 10 Allen Wirfs-Brock" w:date="2012-09-05T19:10:00Z"/>
        </w:rPr>
      </w:pPr>
      <w:ins w:id="34275" w:author="Rev 10 Allen Wirfs-Brock" w:date="2012-09-05T19:10:00Z">
        <w:r>
          <w:t xml:space="preserve">    Let O be ToObject(this)</w:t>
        </w:r>
      </w:ins>
    </w:p>
    <w:p w14:paraId="2E68F82D" w14:textId="77777777" w:rsidR="00471F49" w:rsidRDefault="00471F49" w:rsidP="008E150F">
      <w:pPr>
        <w:pStyle w:val="Alg3"/>
        <w:numPr>
          <w:ilvl w:val="0"/>
          <w:numId w:val="941"/>
        </w:numPr>
        <w:spacing w:after="240"/>
        <w:contextualSpacing/>
        <w:rPr>
          <w:ins w:id="34276" w:author="Rev 10 Allen Wirfs-Brock" w:date="2012-09-05T19:10:00Z"/>
        </w:rPr>
      </w:pPr>
      <w:ins w:id="34277" w:author="Rev 10 Allen Wirfs-Brock" w:date="2012-09-05T19:10:00Z">
        <w:r>
          <w:t xml:space="preserve">    Let isLittleEndian be ToBoolean(littleEndian) if provided, else false</w:t>
        </w:r>
      </w:ins>
    </w:p>
    <w:p w14:paraId="0C05A746" w14:textId="77777777" w:rsidR="00471F49" w:rsidRDefault="00471F49" w:rsidP="008E150F">
      <w:pPr>
        <w:pStyle w:val="Alg3"/>
        <w:numPr>
          <w:ilvl w:val="0"/>
          <w:numId w:val="941"/>
        </w:numPr>
        <w:spacing w:after="240"/>
        <w:contextualSpacing/>
        <w:rPr>
          <w:ins w:id="34278" w:author="Rev 10 Allen Wirfs-Brock" w:date="2012-09-05T19:10:00Z"/>
        </w:rPr>
      </w:pPr>
      <w:ins w:id="34279" w:author="Rev 10 Allen Wirfs-Brock" w:date="2012-09-05T19:10:00Z">
        <w:r>
          <w:t xml:space="preserve">    If the [[Class]] internal property of O is not “DataView”, raise a TypeError.</w:t>
        </w:r>
      </w:ins>
    </w:p>
    <w:p w14:paraId="4FEEE280" w14:textId="77777777" w:rsidR="00471F49" w:rsidRDefault="00471F49" w:rsidP="008E150F">
      <w:pPr>
        <w:pStyle w:val="Alg3"/>
        <w:numPr>
          <w:ilvl w:val="0"/>
          <w:numId w:val="941"/>
        </w:numPr>
        <w:spacing w:after="240"/>
        <w:contextualSpacing/>
        <w:rPr>
          <w:ins w:id="34280" w:author="Rev 10 Allen Wirfs-Brock" w:date="2012-09-05T19:10:00Z"/>
        </w:rPr>
      </w:pPr>
      <w:ins w:id="34281" w:author="Rev 10 Allen Wirfs-Brock" w:date="2012-09-05T19:10:00Z">
        <w:r>
          <w:t xml:space="preserve">    Return GetValue(byteOffset, isLittleEndian, Float32, ToFloat32(value))</w:t>
        </w:r>
      </w:ins>
    </w:p>
    <w:p w14:paraId="1A741993" w14:textId="77777777" w:rsidR="00471F49" w:rsidRDefault="00EF2233" w:rsidP="008E150F">
      <w:pPr>
        <w:pStyle w:val="51"/>
        <w:numPr>
          <w:ilvl w:val="0"/>
          <w:numId w:val="0"/>
        </w:numPr>
        <w:rPr>
          <w:ins w:id="34282" w:author="Rev 10 Allen Wirfs-Brock" w:date="2012-09-05T19:10:00Z"/>
        </w:rPr>
      </w:pPr>
      <w:ins w:id="34283" w:author="Rev 10 Allen Wirfs-Brock" w:date="2012-09-06T09:18:00Z">
        <w:r>
          <w:t>15.13.</w:t>
        </w:r>
      </w:ins>
      <w:ins w:id="34284" w:author="Rev 10 Allen Wirfs-Brock" w:date="2012-09-06T11:42:00Z">
        <w:r w:rsidR="00A66DA6">
          <w:t>7</w:t>
        </w:r>
      </w:ins>
      <w:ins w:id="34285" w:author="Rev 10 Allen Wirfs-Brock" w:date="2012-09-05T19:10:00Z">
        <w:r w:rsidR="00471F49">
          <w:t>.4.17 DataView.prototype.setUint16(byteOffset, value, littleEndian)</w:t>
        </w:r>
      </w:ins>
    </w:p>
    <w:p w14:paraId="7305E468" w14:textId="77777777" w:rsidR="00471F49" w:rsidRDefault="00471F49" w:rsidP="00D70C18">
      <w:pPr>
        <w:rPr>
          <w:ins w:id="34286" w:author="Rev 10 Allen Wirfs-Brock" w:date="2012-09-05T19:10:00Z"/>
        </w:rPr>
      </w:pPr>
      <w:ins w:id="34287" w:author="Rev 10 Allen Wirfs-Brock" w:date="2012-09-05T19:10:00Z">
        <w:r>
          <w:t>Sets the Float64 value at off</w:t>
        </w:r>
        <w:r w:rsidR="00603E83">
          <w:t>set byteOffset in the DataView.</w:t>
        </w:r>
      </w:ins>
    </w:p>
    <w:p w14:paraId="441858FA" w14:textId="77777777" w:rsidR="00471F49" w:rsidRDefault="00471F49" w:rsidP="008E150F">
      <w:pPr>
        <w:pStyle w:val="Alg3"/>
        <w:numPr>
          <w:ilvl w:val="0"/>
          <w:numId w:val="942"/>
        </w:numPr>
        <w:spacing w:after="240"/>
        <w:contextualSpacing/>
        <w:rPr>
          <w:ins w:id="34288" w:author="Rev 10 Allen Wirfs-Brock" w:date="2012-09-05T19:10:00Z"/>
        </w:rPr>
      </w:pPr>
      <w:ins w:id="34289" w:author="Rev 10 Allen Wirfs-Brock" w:date="2012-09-05T19:10:00Z">
        <w:r>
          <w:t xml:space="preserve">    Let O be ToObject(this)</w:t>
        </w:r>
      </w:ins>
    </w:p>
    <w:p w14:paraId="751A3793" w14:textId="77777777" w:rsidR="00471F49" w:rsidRDefault="00471F49" w:rsidP="008E150F">
      <w:pPr>
        <w:pStyle w:val="Alg3"/>
        <w:numPr>
          <w:ilvl w:val="0"/>
          <w:numId w:val="942"/>
        </w:numPr>
        <w:spacing w:after="240"/>
        <w:contextualSpacing/>
        <w:rPr>
          <w:ins w:id="34290" w:author="Rev 10 Allen Wirfs-Brock" w:date="2012-09-05T19:10:00Z"/>
        </w:rPr>
      </w:pPr>
      <w:ins w:id="34291" w:author="Rev 10 Allen Wirfs-Brock" w:date="2012-09-05T19:10:00Z">
        <w:r>
          <w:t xml:space="preserve">    Let isLittleEndian be ToBoolean(littleEndian) if provided, else false</w:t>
        </w:r>
      </w:ins>
    </w:p>
    <w:p w14:paraId="09D2EA8E" w14:textId="77777777" w:rsidR="00471F49" w:rsidRDefault="00471F49" w:rsidP="008E150F">
      <w:pPr>
        <w:pStyle w:val="Alg3"/>
        <w:numPr>
          <w:ilvl w:val="0"/>
          <w:numId w:val="942"/>
        </w:numPr>
        <w:spacing w:after="240"/>
        <w:contextualSpacing/>
        <w:rPr>
          <w:ins w:id="34292" w:author="Rev 10 Allen Wirfs-Brock" w:date="2012-09-05T19:10:00Z"/>
        </w:rPr>
      </w:pPr>
      <w:ins w:id="34293" w:author="Rev 10 Allen Wirfs-Brock" w:date="2012-09-05T19:10:00Z">
        <w:r>
          <w:t xml:space="preserve">    If the [[Class]] internal property of O is not “DataView”, raise a TypeError.</w:t>
        </w:r>
      </w:ins>
    </w:p>
    <w:p w14:paraId="7B7D0FA4" w14:textId="77777777" w:rsidR="00471F49" w:rsidRDefault="00471F49" w:rsidP="008E150F">
      <w:pPr>
        <w:pStyle w:val="Alg3"/>
        <w:numPr>
          <w:ilvl w:val="0"/>
          <w:numId w:val="942"/>
        </w:numPr>
        <w:spacing w:after="240"/>
        <w:contextualSpacing/>
        <w:rPr>
          <w:ins w:id="34294" w:author="Rev 10 Allen Wirfs-Brock" w:date="2012-09-05T19:10:00Z"/>
        </w:rPr>
      </w:pPr>
      <w:ins w:id="34295" w:author="Rev 10 Allen Wirfs-Brock" w:date="2012-09-05T19:10:00Z">
        <w:r>
          <w:t xml:space="preserve">    Return GetValue(byteOffset, isLittleEnd</w:t>
        </w:r>
        <w:r w:rsidR="00EF2233">
          <w:t>ian, Float64, ToFloat64(value))</w:t>
        </w:r>
      </w:ins>
    </w:p>
    <w:p w14:paraId="07CE006A" w14:textId="77777777" w:rsidR="00471F49" w:rsidRDefault="00EF2233" w:rsidP="008E150F">
      <w:pPr>
        <w:pStyle w:val="40"/>
        <w:numPr>
          <w:ilvl w:val="0"/>
          <w:numId w:val="0"/>
        </w:numPr>
        <w:rPr>
          <w:ins w:id="34296" w:author="Rev 10 Allen Wirfs-Brock" w:date="2012-09-05T19:10:00Z"/>
        </w:rPr>
      </w:pPr>
      <w:ins w:id="34297" w:author="Rev 10 Allen Wirfs-Brock" w:date="2012-09-06T09:18:00Z">
        <w:r>
          <w:t>15.13.</w:t>
        </w:r>
      </w:ins>
      <w:ins w:id="34298" w:author="Rev 10 Allen Wirfs-Brock" w:date="2012-09-06T11:42:00Z">
        <w:r w:rsidR="00A66DA6">
          <w:t>7</w:t>
        </w:r>
      </w:ins>
      <w:ins w:id="34299" w:author="Rev 10 Allen Wirfs-Brock" w:date="2012-09-05T19:10:00Z">
        <w:r w:rsidR="00471F49">
          <w:t>.5 Propeties of DataView Instances</w:t>
        </w:r>
      </w:ins>
    </w:p>
    <w:p w14:paraId="04F2A379" w14:textId="77777777" w:rsidR="00471F49" w:rsidRDefault="00471F49" w:rsidP="00D70C18">
      <w:pPr>
        <w:rPr>
          <w:ins w:id="34300" w:author="Rev 10 Allen Wirfs-Brock" w:date="2012-09-05T19:10:00Z"/>
        </w:rPr>
      </w:pPr>
      <w:ins w:id="34301" w:author="Rev 10 Allen Wirfs-Brock" w:date="2012-09-05T19:10:00Z">
        <w:r>
          <w:t>DataView instances inherit properties from the DataView prototype object and their [[Class]] internal property value is “DataView”. DataView instances also</w:t>
        </w:r>
        <w:r w:rsidR="00EF2233">
          <w:t xml:space="preserve"> have the following properties.</w:t>
        </w:r>
      </w:ins>
    </w:p>
    <w:p w14:paraId="6B761EF0" w14:textId="77777777" w:rsidR="00471F49" w:rsidRDefault="00EF2233" w:rsidP="008E150F">
      <w:pPr>
        <w:pStyle w:val="51"/>
        <w:numPr>
          <w:ilvl w:val="0"/>
          <w:numId w:val="0"/>
        </w:numPr>
        <w:rPr>
          <w:ins w:id="34302" w:author="Rev 10 Allen Wirfs-Brock" w:date="2012-09-05T19:10:00Z"/>
        </w:rPr>
      </w:pPr>
      <w:ins w:id="34303" w:author="Rev 10 Allen Wirfs-Brock" w:date="2012-09-06T09:19:00Z">
        <w:r>
          <w:t>15.13.</w:t>
        </w:r>
      </w:ins>
      <w:ins w:id="34304" w:author="Rev 10 Allen Wirfs-Brock" w:date="2012-09-06T11:42:00Z">
        <w:r w:rsidR="00A66DA6">
          <w:t>7</w:t>
        </w:r>
      </w:ins>
      <w:ins w:id="34305" w:author="Rev 10 Allen Wirfs-Brock" w:date="2012-09-05T19:10:00Z">
        <w:r w:rsidR="00471F49">
          <w:t>.5.1 byteLength</w:t>
        </w:r>
      </w:ins>
    </w:p>
    <w:p w14:paraId="2D8DD00E" w14:textId="77777777" w:rsidR="00471F49" w:rsidRDefault="00471F49" w:rsidP="00D70C18">
      <w:pPr>
        <w:rPr>
          <w:ins w:id="34306" w:author="Rev 10 Allen Wirfs-Brock" w:date="2012-09-05T19:10:00Z"/>
        </w:rPr>
      </w:pPr>
      <w:ins w:id="34307" w:author="Rev 10 Allen Wirfs-Brock" w:date="2012-09-05T19:10:00Z">
        <w:r>
          <w:t>The value of the byteLength property is the length of the DataView object, which was fixed at creation. This property has attributes { [[Writable]]: false, [[Enumerable]]: f</w:t>
        </w:r>
        <w:r w:rsidR="00EF2233">
          <w:t>alse, [[Configurable]]:false }.</w:t>
        </w:r>
      </w:ins>
    </w:p>
    <w:p w14:paraId="34736E19" w14:textId="77777777" w:rsidR="00471F49" w:rsidRDefault="00EF2233" w:rsidP="008E150F">
      <w:pPr>
        <w:pStyle w:val="51"/>
        <w:numPr>
          <w:ilvl w:val="0"/>
          <w:numId w:val="0"/>
        </w:numPr>
        <w:rPr>
          <w:ins w:id="34308" w:author="Rev 10 Allen Wirfs-Brock" w:date="2012-09-05T19:10:00Z"/>
        </w:rPr>
      </w:pPr>
      <w:ins w:id="34309" w:author="Rev 10 Allen Wirfs-Brock" w:date="2012-09-06T09:19:00Z">
        <w:r>
          <w:t>15.13.</w:t>
        </w:r>
      </w:ins>
      <w:ins w:id="34310" w:author="Rev 10 Allen Wirfs-Brock" w:date="2012-09-06T11:42:00Z">
        <w:r w:rsidR="00A66DA6">
          <w:t>7</w:t>
        </w:r>
      </w:ins>
      <w:ins w:id="34311" w:author="Rev 10 Allen Wirfs-Brock" w:date="2012-09-05T19:10:00Z">
        <w:r w:rsidR="00471F49">
          <w:t>.5.2 buffer</w:t>
        </w:r>
      </w:ins>
    </w:p>
    <w:p w14:paraId="4B5373B9" w14:textId="77777777" w:rsidR="00471F49" w:rsidRDefault="00471F49" w:rsidP="00D70C18">
      <w:pPr>
        <w:rPr>
          <w:ins w:id="34312" w:author="Rev 10 Allen Wirfs-Brock" w:date="2012-09-05T19:10:00Z"/>
        </w:rPr>
      </w:pPr>
      <w:ins w:id="34313" w:author="Rev 10 Allen Wirfs-Brock" w:date="2012-09-05T19:10:00Z">
        <w:r>
          <w:t>The value of the buffer property is the length of the DataView object, which was fixed at creation. This property has attributes { [[Writable]]: false, [[Enumerable]]: f</w:t>
        </w:r>
        <w:r w:rsidR="00EF2233">
          <w:t>alse, [[Configurable]]:false }.</w:t>
        </w:r>
      </w:ins>
    </w:p>
    <w:p w14:paraId="5B8B545A" w14:textId="77777777" w:rsidR="00471F49" w:rsidRDefault="00EF2233" w:rsidP="008E150F">
      <w:pPr>
        <w:pStyle w:val="51"/>
        <w:numPr>
          <w:ilvl w:val="0"/>
          <w:numId w:val="0"/>
        </w:numPr>
        <w:rPr>
          <w:ins w:id="34314" w:author="Rev 10 Allen Wirfs-Brock" w:date="2012-09-05T19:10:00Z"/>
        </w:rPr>
      </w:pPr>
      <w:ins w:id="34315" w:author="Rev 10 Allen Wirfs-Brock" w:date="2012-09-06T09:19:00Z">
        <w:r>
          <w:t>15.13.</w:t>
        </w:r>
      </w:ins>
      <w:ins w:id="34316" w:author="Rev 10 Allen Wirfs-Brock" w:date="2012-09-06T11:42:00Z">
        <w:r w:rsidR="00A66DA6">
          <w:t>7</w:t>
        </w:r>
      </w:ins>
      <w:ins w:id="34317" w:author="Rev 10 Allen Wirfs-Brock" w:date="2012-09-05T19:10:00Z">
        <w:r w:rsidR="00471F49">
          <w:t>.5.3 byteOffset</w:t>
        </w:r>
      </w:ins>
    </w:p>
    <w:p w14:paraId="0B2FD9DD" w14:textId="77777777" w:rsidR="00471F49" w:rsidRDefault="00471F49" w:rsidP="00D70C18">
      <w:pPr>
        <w:rPr>
          <w:ins w:id="34318" w:author="Rev 10 Allen Wirfs-Brock" w:date="2012-09-05T19:10:00Z"/>
        </w:rPr>
      </w:pPr>
      <w:ins w:id="34319" w:author="Rev 10 Allen Wirfs-Brock" w:date="2012-09-05T19:10:00Z">
        <w:r>
          <w:t>The value of the byteOffset property is the length of the DataView object, which was fixed at creation. This property has attributes { [[Writable]]: false, [[Enumerable]]: false, [[Configurable]]:false }.</w:t>
        </w:r>
      </w:ins>
    </w:p>
    <w:p w14:paraId="45C5AC9B" w14:textId="77777777" w:rsidR="00BF43DB" w:rsidRDefault="00BF43DB" w:rsidP="00BF43DB">
      <w:pPr>
        <w:pStyle w:val="20"/>
        <w:numPr>
          <w:ilvl w:val="0"/>
          <w:numId w:val="0"/>
        </w:numPr>
        <w:rPr>
          <w:ins w:id="34320" w:author="Rev 10 Allen Wirfs-Brock" w:date="2012-09-07T17:13:00Z"/>
        </w:rPr>
      </w:pPr>
      <w:bookmarkStart w:id="34321" w:name="_Toc336509669"/>
      <w:ins w:id="34322" w:author="Rev 10 Allen Wirfs-Brock" w:date="2012-09-06T12:18:00Z">
        <w:r>
          <w:t>15.14 Map Objects</w:t>
        </w:r>
      </w:ins>
      <w:bookmarkEnd w:id="34321"/>
    </w:p>
    <w:p w14:paraId="4B7B8E6D" w14:textId="77777777" w:rsidR="00EC28CC" w:rsidRDefault="00AF5C5B" w:rsidP="00AF5C5B">
      <w:pPr>
        <w:rPr>
          <w:ins w:id="34323" w:author="Rev 10 Allen Wirfs-Brock" w:date="2012-09-07T17:14:00Z"/>
        </w:rPr>
      </w:pPr>
      <w:ins w:id="34324" w:author="Rev 10 Allen Wirfs-Brock" w:date="2012-09-07T17:13:00Z">
        <w:r>
          <w:t>Map objects are collections of key</w:t>
        </w:r>
      </w:ins>
      <w:ins w:id="34325" w:author="Rev 10 Allen Wirfs-Brock" w:date="2012-09-07T17:14:00Z">
        <w:r>
          <w:t>/</w:t>
        </w:r>
      </w:ins>
      <w:ins w:id="34326" w:author="Rev 10 Allen Wirfs-Brock" w:date="2012-09-07T17:13:00Z">
        <w:r>
          <w:t>value pairs where</w:t>
        </w:r>
      </w:ins>
      <w:ins w:id="34327" w:author="Rev 10 Allen Wirfs-Brock" w:date="2012-09-07T17:14:00Z">
        <w:r>
          <w:t xml:space="preserve"> both the keys and values may be arbietrary ECMAScript values.</w:t>
        </w:r>
      </w:ins>
      <w:ins w:id="34328" w:author="Rev 10 Allen Wirfs-Brock" w:date="2012-09-08T09:47:00Z">
        <w:r w:rsidR="00EC28CC">
          <w:t xml:space="preserve"> </w:t>
        </w:r>
      </w:ins>
      <w:ins w:id="34329" w:author="Rev 10 Allen Wirfs-Brock" w:date="2012-09-08T09:54:00Z">
        <w:r w:rsidR="00C0565F">
          <w:t xml:space="preserve">A Map object can also iterate its elements in insertion order. </w:t>
        </w:r>
      </w:ins>
      <w:ins w:id="34330" w:author="Rev 10 Allen Wirfs-Brock" w:date="2012-09-08T09:47:00Z">
        <w:r w:rsidR="00EC28CC">
          <w:t xml:space="preserve">Map object must be implemented using hash tables or other mechanisms that, on average, </w:t>
        </w:r>
      </w:ins>
      <w:ins w:id="34331" w:author="Rev 10 Allen Wirfs-Brock" w:date="2012-09-08T09:49:00Z">
        <w:r w:rsidR="00EC28CC">
          <w:t>provide</w:t>
        </w:r>
      </w:ins>
      <w:ins w:id="34332" w:author="Rev 10 Allen Wirfs-Brock" w:date="2012-09-08T09:47:00Z">
        <w:r w:rsidR="00EC28CC">
          <w:t xml:space="preserve"> access times that are sublinear on the number of elements in the collection. </w:t>
        </w:r>
      </w:ins>
      <w:ins w:id="34333" w:author="Rev 10 Allen Wirfs-Brock" w:date="2012-09-08T09:51:00Z">
        <w:r w:rsidR="00EC28CC">
          <w:t>The data structure</w:t>
        </w:r>
      </w:ins>
      <w:ins w:id="34334" w:author="Rev 10 Allen Wirfs-Brock" w:date="2012-09-08T09:54:00Z">
        <w:r w:rsidR="00C0565F">
          <w:t>s</w:t>
        </w:r>
      </w:ins>
      <w:ins w:id="34335" w:author="Rev 10 Allen Wirfs-Brock" w:date="2012-09-08T09:51:00Z">
        <w:r w:rsidR="00EC28CC">
          <w:t xml:space="preserve"> us</w:t>
        </w:r>
      </w:ins>
      <w:ins w:id="34336" w:author="Rev 10 Allen Wirfs-Brock" w:date="2012-09-08T09:54:00Z">
        <w:r w:rsidR="00C0565F">
          <w:t>ed</w:t>
        </w:r>
      </w:ins>
      <w:ins w:id="34337" w:author="Rev 10 Allen Wirfs-Brock" w:date="2012-09-08T09:51:00Z">
        <w:r w:rsidR="00EC28CC">
          <w:t xml:space="preserve"> in this </w:t>
        </w:r>
      </w:ins>
      <w:ins w:id="34338" w:author="Rev 10 Allen Wirfs-Brock" w:date="2012-09-08T09:55:00Z">
        <w:r w:rsidR="00C0565F">
          <w:t xml:space="preserve">Map objects </w:t>
        </w:r>
      </w:ins>
      <w:ins w:id="34339" w:author="Rev 10 Allen Wirfs-Brock" w:date="2012-09-08T09:51:00Z">
        <w:r w:rsidR="00EC28CC">
          <w:t xml:space="preserve">specification </w:t>
        </w:r>
      </w:ins>
      <w:ins w:id="34340" w:author="Rev 10 Allen Wirfs-Brock" w:date="2012-09-08T09:55:00Z">
        <w:r w:rsidR="00C0565F">
          <w:t>is only intended to describe the required</w:t>
        </w:r>
      </w:ins>
      <w:ins w:id="34341" w:author="Rev 10 Allen Wirfs-Brock" w:date="2012-09-08T09:51:00Z">
        <w:r w:rsidR="00EC28CC">
          <w:t xml:space="preserve"> observable semantics of Map objects</w:t>
        </w:r>
      </w:ins>
      <w:ins w:id="34342" w:author="Rev 10 Allen Wirfs-Brock" w:date="2012-09-08T09:53:00Z">
        <w:r w:rsidR="00C0565F">
          <w:t>.  It is not intended to be a viable implementation model.</w:t>
        </w:r>
      </w:ins>
    </w:p>
    <w:p w14:paraId="5E13B673" w14:textId="77777777" w:rsidR="00A417BA" w:rsidRDefault="00A417BA" w:rsidP="00BC2562">
      <w:pPr>
        <w:pStyle w:val="30"/>
        <w:numPr>
          <w:ilvl w:val="0"/>
          <w:numId w:val="0"/>
        </w:numPr>
        <w:rPr>
          <w:ins w:id="34343" w:author="Rev 10 Allen Wirfs-Brock" w:date="2012-09-22T09:59:00Z"/>
        </w:rPr>
      </w:pPr>
      <w:bookmarkStart w:id="34344" w:name="_Toc336509670"/>
      <w:ins w:id="34345" w:author="Rev 10 Allen Wirfs-Brock" w:date="2012-09-22T10:00:00Z">
        <w:r>
          <w:t>15.14.1 Abstract Operations For Map Objects</w:t>
        </w:r>
      </w:ins>
      <w:bookmarkEnd w:id="34344"/>
    </w:p>
    <w:p w14:paraId="354B453A" w14:textId="77777777" w:rsidR="00A417BA" w:rsidRDefault="00A417BA" w:rsidP="00BC2562">
      <w:pPr>
        <w:pStyle w:val="40"/>
        <w:numPr>
          <w:ilvl w:val="0"/>
          <w:numId w:val="0"/>
        </w:numPr>
        <w:rPr>
          <w:ins w:id="34346" w:author="Rev 10 Allen Wirfs-Brock" w:date="2012-09-22T10:01:00Z"/>
        </w:rPr>
      </w:pPr>
      <w:ins w:id="34347" w:author="Rev 10 Allen Wirfs-Brock" w:date="2012-09-22T10:01:00Z">
        <w:r>
          <w:t>15.14.1.1 MapInitialization</w:t>
        </w:r>
      </w:ins>
    </w:p>
    <w:p w14:paraId="23AB87AE" w14:textId="77777777" w:rsidR="00AF5C5B" w:rsidRDefault="00AF5C5B" w:rsidP="00AF5C5B">
      <w:pPr>
        <w:rPr>
          <w:ins w:id="34348" w:author="Rev 10 Allen Wirfs-Brock" w:date="2012-09-07T17:15:00Z"/>
        </w:rPr>
      </w:pPr>
      <w:ins w:id="34349" w:author="Rev 10 Allen Wirfs-Brock" w:date="2012-09-07T17:15:00Z">
        <w:r>
          <w:t>The abstract operation MapInitialization with</w:t>
        </w:r>
      </w:ins>
      <w:ins w:id="34350" w:author="Rev 10 Allen Wirfs-Brock" w:date="2012-09-07T17:16:00Z">
        <w:r>
          <w:t xml:space="preserve"> arguments</w:t>
        </w:r>
      </w:ins>
      <w:ins w:id="34351" w:author="Rev 10 Allen Wirfs-Brock" w:date="2012-09-07T17:15:00Z">
        <w:r>
          <w:t xml:space="preserve"> </w:t>
        </w:r>
      </w:ins>
      <w:ins w:id="34352" w:author="Rev 10 Allen Wirfs-Brock" w:date="2012-09-07T17:17:00Z">
        <w:r w:rsidRPr="00AF5C5B">
          <w:rPr>
            <w:rFonts w:ascii="Times New Roman" w:hAnsi="Times New Roman"/>
            <w:i/>
          </w:rPr>
          <w:t>object</w:t>
        </w:r>
      </w:ins>
      <w:ins w:id="34353" w:author="Rev 10 Allen Wirfs-Brock" w:date="2012-09-07T17:15:00Z">
        <w:r>
          <w:t xml:space="preserve"> </w:t>
        </w:r>
      </w:ins>
      <w:ins w:id="34354" w:author="Rev 10 Allen Wirfs-Brock" w:date="2012-09-07T17:16:00Z">
        <w:r>
          <w:t>and</w:t>
        </w:r>
      </w:ins>
      <w:ins w:id="34355" w:author="Rev 10 Allen Wirfs-Brock" w:date="2012-09-07T17:15:00Z">
        <w:r>
          <w:t xml:space="preserve"> </w:t>
        </w:r>
        <w:r w:rsidRPr="00AF5C5B">
          <w:rPr>
            <w:rFonts w:ascii="Times New Roman" w:hAnsi="Times New Roman"/>
            <w:i/>
          </w:rPr>
          <w:t>iterable</w:t>
        </w:r>
        <w:r>
          <w:t xml:space="preserve">  is used to </w:t>
        </w:r>
      </w:ins>
      <w:ins w:id="34356" w:author="Rev 10 Allen Wirfs-Brock" w:date="2012-09-07T17:16:00Z">
        <w:r>
          <w:t>initialize an object as a map</w:t>
        </w:r>
      </w:ins>
      <w:ins w:id="34357" w:author="Rev 10 Allen Wirfs-Brock" w:date="2012-09-07T17:15:00Z">
        <w:r>
          <w:t>. It performs the following steps:</w:t>
        </w:r>
      </w:ins>
    </w:p>
    <w:p w14:paraId="0680EE3D" w14:textId="77777777" w:rsidR="00AF5C5B" w:rsidRPr="00E77497" w:rsidRDefault="00AF5C5B" w:rsidP="00AF5C5B">
      <w:pPr>
        <w:pStyle w:val="Alg4"/>
        <w:numPr>
          <w:ilvl w:val="0"/>
          <w:numId w:val="994"/>
        </w:numPr>
        <w:rPr>
          <w:ins w:id="34358" w:author="Rev 10 Allen Wirfs-Brock" w:date="2012-09-07T17:15:00Z"/>
        </w:rPr>
      </w:pPr>
      <w:ins w:id="34359" w:author="Rev 10 Allen Wirfs-Brock" w:date="2012-09-07T17:17:00Z">
        <w:r>
          <w:t xml:space="preserve">If Type(obj) is not Object, throw a </w:t>
        </w:r>
        <w:r w:rsidRPr="00AF5C5B">
          <w:rPr>
            <w:b/>
          </w:rPr>
          <w:t>TypeError</w:t>
        </w:r>
        <w:r>
          <w:t xml:space="preserve"> exception.</w:t>
        </w:r>
      </w:ins>
    </w:p>
    <w:p w14:paraId="1B404D57" w14:textId="77777777" w:rsidR="00AF5C5B" w:rsidRDefault="00AF5C5B" w:rsidP="00AF5C5B">
      <w:pPr>
        <w:pStyle w:val="Alg4"/>
        <w:numPr>
          <w:ilvl w:val="0"/>
          <w:numId w:val="994"/>
        </w:numPr>
        <w:rPr>
          <w:ins w:id="34360" w:author="Rev 10 Allen Wirfs-Brock" w:date="2012-09-07T17:19:00Z"/>
        </w:rPr>
      </w:pPr>
      <w:ins w:id="34361" w:author="Rev 10 Allen Wirfs-Brock" w:date="2012-09-07T17:19:00Z">
        <w:r>
          <w:t xml:space="preserve">If </w:t>
        </w:r>
        <w:r>
          <w:rPr>
            <w:i/>
          </w:rPr>
          <w:t>obj</w:t>
        </w:r>
        <w:r>
          <w:t xml:space="preserve"> already has a [[MapData]] internal property, throw a </w:t>
        </w:r>
        <w:r w:rsidRPr="007B0456">
          <w:rPr>
            <w:b/>
          </w:rPr>
          <w:t>TypeError</w:t>
        </w:r>
        <w:r>
          <w:t xml:space="preserve"> exception.</w:t>
        </w:r>
      </w:ins>
    </w:p>
    <w:p w14:paraId="0CE3B868" w14:textId="77777777" w:rsidR="00C33EC3" w:rsidRDefault="00C33EC3" w:rsidP="00AF5C5B">
      <w:pPr>
        <w:pStyle w:val="Alg4"/>
        <w:numPr>
          <w:ilvl w:val="0"/>
          <w:numId w:val="994"/>
        </w:numPr>
        <w:rPr>
          <w:ins w:id="34362" w:author="Rev 10 Allen Wirfs-Brock" w:date="2012-09-07T17:24:00Z"/>
        </w:rPr>
      </w:pPr>
      <w:ins w:id="34363" w:author="Rev 10 Allen Wirfs-Brock" w:date="2012-09-07T17:24:00Z">
        <w:r>
          <w:t xml:space="preserve">If the [[Extensible]] internal property of </w:t>
        </w:r>
        <w:r w:rsidRPr="00C33EC3">
          <w:rPr>
            <w:i/>
          </w:rPr>
          <w:t>obj</w:t>
        </w:r>
        <w:r>
          <w:t xml:space="preserve"> is </w:t>
        </w:r>
        <w:r w:rsidRPr="00C33EC3">
          <w:rPr>
            <w:b/>
          </w:rPr>
          <w:t>false</w:t>
        </w:r>
        <w:r>
          <w:t>, throw a TypeError exception.</w:t>
        </w:r>
      </w:ins>
    </w:p>
    <w:p w14:paraId="1726314B" w14:textId="77777777" w:rsidR="00740B90" w:rsidRDefault="00740B90" w:rsidP="00740B90">
      <w:pPr>
        <w:pStyle w:val="Alg4"/>
        <w:numPr>
          <w:ilvl w:val="0"/>
          <w:numId w:val="994"/>
        </w:numPr>
        <w:rPr>
          <w:ins w:id="34364" w:author="Rev 10 Allen Wirfs-Brock" w:date="2012-09-07T17:43:00Z"/>
        </w:rPr>
      </w:pPr>
      <w:ins w:id="34365" w:author="Rev 10 Allen Wirfs-Brock" w:date="2012-09-07T17:43:00Z">
        <w:r>
          <w:t xml:space="preserve">If </w:t>
        </w:r>
        <w:r w:rsidRPr="00740B90">
          <w:rPr>
            <w:i/>
          </w:rPr>
          <w:t>iterable</w:t>
        </w:r>
        <w:r>
          <w:t xml:space="preserve"> is not </w:t>
        </w:r>
        <w:r w:rsidRPr="00740B90">
          <w:rPr>
            <w:b/>
          </w:rPr>
          <w:t>undefined</w:t>
        </w:r>
        <w:r>
          <w:t xml:space="preserve">, </w:t>
        </w:r>
      </w:ins>
      <w:ins w:id="34366" w:author="Rev 10 Allen Wirfs-Brock" w:date="2012-09-07T17:44:00Z">
        <w:r>
          <w:t>then</w:t>
        </w:r>
      </w:ins>
    </w:p>
    <w:p w14:paraId="2F3DD6F9" w14:textId="77777777" w:rsidR="00740B90" w:rsidRDefault="00740B90" w:rsidP="00740B90">
      <w:pPr>
        <w:pStyle w:val="Alg4"/>
        <w:numPr>
          <w:ilvl w:val="1"/>
          <w:numId w:val="994"/>
        </w:numPr>
        <w:rPr>
          <w:ins w:id="34367" w:author="Rev 10 Allen Wirfs-Brock" w:date="2012-09-07T17:43:00Z"/>
        </w:rPr>
      </w:pPr>
      <w:ins w:id="34368" w:author="Rev 10 Allen Wirfs-Brock" w:date="2012-09-07T17:43:00Z">
        <w:r>
          <w:t xml:space="preserve">Let </w:t>
        </w:r>
        <w:r w:rsidRPr="00B5244C">
          <w:rPr>
            <w:i/>
          </w:rPr>
          <w:t>iterable</w:t>
        </w:r>
        <w:r>
          <w:t xml:space="preserve"> be ToObject(</w:t>
        </w:r>
        <w:r w:rsidRPr="00740B90">
          <w:rPr>
            <w:i/>
          </w:rPr>
          <w:t>iterable</w:t>
        </w:r>
        <w:r>
          <w:t>).</w:t>
        </w:r>
      </w:ins>
    </w:p>
    <w:p w14:paraId="726CE84B" w14:textId="77777777" w:rsidR="00740B90" w:rsidRDefault="00740B90" w:rsidP="00A5755A">
      <w:pPr>
        <w:pStyle w:val="Alg4"/>
        <w:numPr>
          <w:ilvl w:val="1"/>
          <w:numId w:val="994"/>
        </w:numPr>
        <w:rPr>
          <w:ins w:id="34369" w:author="Rev 10 Allen Wirfs-Brock" w:date="2012-09-07T17:43:00Z"/>
        </w:rPr>
      </w:pPr>
      <w:ins w:id="34370" w:author="Rev 10 Allen Wirfs-Brock" w:date="2012-09-07T17:43:00Z">
        <w:r>
          <w:t>ReturnIfAbrupt(</w:t>
        </w:r>
        <w:r w:rsidRPr="00740B90">
          <w:rPr>
            <w:i/>
          </w:rPr>
          <w:t>iterable</w:t>
        </w:r>
        <w:r>
          <w:t>)</w:t>
        </w:r>
      </w:ins>
    </w:p>
    <w:p w14:paraId="57187D48" w14:textId="77777777" w:rsidR="00A5755A" w:rsidRDefault="00A5755A" w:rsidP="00A5755A">
      <w:pPr>
        <w:pStyle w:val="Alg4"/>
        <w:numPr>
          <w:ilvl w:val="1"/>
          <w:numId w:val="994"/>
        </w:numPr>
        <w:rPr>
          <w:ins w:id="34371" w:author="Rev 10 Allen Wirfs-Brock" w:date="2012-09-07T17:45:00Z"/>
        </w:rPr>
      </w:pPr>
      <w:ins w:id="34372" w:author="Rev 10 Allen Wirfs-Brock" w:date="2012-09-07T17:45:00Z">
        <w:r>
          <w:t xml:space="preserve">Let </w:t>
        </w:r>
        <w:r w:rsidRPr="00740B90">
          <w:rPr>
            <w:i/>
          </w:rPr>
          <w:t>iterator</w:t>
        </w:r>
        <w:r>
          <w:t xml:space="preserve"> be the </w:t>
        </w:r>
      </w:ins>
      <w:ins w:id="34373" w:author="Rev 10 Allen Wirfs-Brock" w:date="2012-09-08T09:43:00Z">
        <w:r w:rsidR="008E3DC8">
          <w:t>@@</w:t>
        </w:r>
      </w:ins>
      <w:ins w:id="34374" w:author="Rev 10 Allen Wirfs-Brock" w:date="2012-09-07T17:45:00Z">
        <w:r>
          <w:t>iterator.</w:t>
        </w:r>
      </w:ins>
    </w:p>
    <w:p w14:paraId="618B0CB2" w14:textId="77777777" w:rsidR="00A5755A" w:rsidRDefault="00A5755A" w:rsidP="00A5755A">
      <w:pPr>
        <w:pStyle w:val="Alg4"/>
        <w:numPr>
          <w:ilvl w:val="1"/>
          <w:numId w:val="994"/>
        </w:numPr>
        <w:rPr>
          <w:ins w:id="34375" w:author="Rev 10 Allen Wirfs-Brock" w:date="2012-09-07T17:45:00Z"/>
        </w:rPr>
      </w:pPr>
      <w:ins w:id="34376" w:author="Rev 10 Allen Wirfs-Brock" w:date="2012-09-07T17:45:00Z">
        <w:r>
          <w:t xml:space="preserve">Let </w:t>
        </w:r>
        <w:r w:rsidRPr="00740B90">
          <w:rPr>
            <w:i/>
          </w:rPr>
          <w:t>itr</w:t>
        </w:r>
        <w:r>
          <w:t xml:space="preserve"> be the result of calling the Invoke abstraction operation with </w:t>
        </w:r>
        <w:r w:rsidRPr="00740B90">
          <w:rPr>
            <w:i/>
          </w:rPr>
          <w:t>iterator</w:t>
        </w:r>
        <w:r>
          <w:t xml:space="preserve">, </w:t>
        </w:r>
        <w:r w:rsidRPr="00740B90">
          <w:rPr>
            <w:i/>
          </w:rPr>
          <w:t>obj</w:t>
        </w:r>
        <w:r>
          <w:t>, and an empty List as arguments.</w:t>
        </w:r>
      </w:ins>
    </w:p>
    <w:p w14:paraId="2E72E4D4" w14:textId="77777777" w:rsidR="00A5755A" w:rsidRDefault="00A5755A" w:rsidP="00A5755A">
      <w:pPr>
        <w:pStyle w:val="Alg4"/>
        <w:numPr>
          <w:ilvl w:val="1"/>
          <w:numId w:val="994"/>
        </w:numPr>
        <w:rPr>
          <w:ins w:id="34377" w:author="Rev 10 Allen Wirfs-Brock" w:date="2012-09-07T17:45:00Z"/>
        </w:rPr>
      </w:pPr>
      <w:ins w:id="34378" w:author="Rev 10 Allen Wirfs-Brock" w:date="2012-09-07T17:45:00Z">
        <w:r>
          <w:t>ReturnIfAbrupt(</w:t>
        </w:r>
        <w:r w:rsidRPr="00C903CE">
          <w:rPr>
            <w:i/>
          </w:rPr>
          <w:t>itr</w:t>
        </w:r>
        <w:r>
          <w:t>).</w:t>
        </w:r>
      </w:ins>
    </w:p>
    <w:p w14:paraId="08C15C88" w14:textId="77777777" w:rsidR="00C903CE" w:rsidRDefault="00C903CE" w:rsidP="00C903CE">
      <w:pPr>
        <w:pStyle w:val="Alg4"/>
        <w:numPr>
          <w:ilvl w:val="1"/>
          <w:numId w:val="994"/>
        </w:numPr>
        <w:rPr>
          <w:ins w:id="34379" w:author="Rev 10 Allen Wirfs-Brock" w:date="2012-09-07T18:06:00Z"/>
        </w:rPr>
      </w:pPr>
      <w:ins w:id="34380" w:author="Rev 10 Allen Wirfs-Brock" w:date="2012-09-07T18:06:00Z">
        <w:r>
          <w:t xml:space="preserve">Let </w:t>
        </w:r>
        <w:r w:rsidRPr="00C903CE">
          <w:rPr>
            <w:i/>
          </w:rPr>
          <w:t>adder</w:t>
        </w:r>
        <w:r>
          <w:t xml:space="preserve"> be the result of calling the [[Get]] internal method of </w:t>
        </w:r>
      </w:ins>
      <w:ins w:id="34381" w:author="Rev 10 Allen Wirfs-Brock" w:date="2012-09-07T18:07:00Z">
        <w:r>
          <w:rPr>
            <w:i/>
          </w:rPr>
          <w:t>obj</w:t>
        </w:r>
      </w:ins>
      <w:ins w:id="34382" w:author="Rev 10 Allen Wirfs-Brock" w:date="2012-09-07T18:06:00Z">
        <w:r>
          <w:t xml:space="preserve"> with argument </w:t>
        </w:r>
        <w:r w:rsidRPr="00E77497">
          <w:rPr>
            <w:b/>
          </w:rPr>
          <w:t>"</w:t>
        </w:r>
      </w:ins>
      <w:ins w:id="34383" w:author="Rev 10 Allen Wirfs-Brock" w:date="2012-09-07T18:07:00Z">
        <w:r>
          <w:rPr>
            <w:rFonts w:ascii="Courier New" w:hAnsi="Courier New" w:cs="Courier New"/>
            <w:b/>
          </w:rPr>
          <w:t>set</w:t>
        </w:r>
      </w:ins>
      <w:ins w:id="34384" w:author="Rev 10 Allen Wirfs-Brock" w:date="2012-09-07T18:06:00Z">
        <w:r w:rsidRPr="00E77497">
          <w:rPr>
            <w:b/>
          </w:rPr>
          <w:t>"</w:t>
        </w:r>
        <w:r>
          <w:rPr>
            <w:b/>
          </w:rPr>
          <w:t>.</w:t>
        </w:r>
      </w:ins>
    </w:p>
    <w:p w14:paraId="7D0773C4" w14:textId="77777777" w:rsidR="00C903CE" w:rsidRDefault="00C903CE" w:rsidP="00C903CE">
      <w:pPr>
        <w:pStyle w:val="Alg4"/>
        <w:numPr>
          <w:ilvl w:val="1"/>
          <w:numId w:val="994"/>
        </w:numPr>
        <w:rPr>
          <w:ins w:id="34385" w:author="Rev 10 Allen Wirfs-Brock" w:date="2012-09-07T18:07:00Z"/>
        </w:rPr>
      </w:pPr>
      <w:ins w:id="34386" w:author="Rev 10 Allen Wirfs-Brock" w:date="2012-09-07T18:07:00Z">
        <w:r>
          <w:t>ReturnIfAbrupt(</w:t>
        </w:r>
        <w:r w:rsidRPr="00C903CE">
          <w:rPr>
            <w:i/>
          </w:rPr>
          <w:t>addr</w:t>
        </w:r>
        <w:r>
          <w:t>).</w:t>
        </w:r>
      </w:ins>
    </w:p>
    <w:p w14:paraId="21F12668" w14:textId="77777777" w:rsidR="00C903CE" w:rsidRDefault="00C903CE" w:rsidP="00C903CE">
      <w:pPr>
        <w:pStyle w:val="Alg4"/>
        <w:numPr>
          <w:ilvl w:val="1"/>
          <w:numId w:val="994"/>
        </w:numPr>
        <w:rPr>
          <w:ins w:id="34387" w:author="Rev 10 Allen Wirfs-Brock" w:date="2012-09-07T18:08:00Z"/>
        </w:rPr>
      </w:pPr>
      <w:ins w:id="34388" w:author="Rev 10 Allen Wirfs-Brock" w:date="2012-09-07T18:08:00Z">
        <w:r>
          <w:t>If IsCallable(</w:t>
        </w:r>
        <w:r w:rsidRPr="00C903CE">
          <w:rPr>
            <w:i/>
          </w:rPr>
          <w:t>addr</w:t>
        </w:r>
        <w:r>
          <w:t xml:space="preserve">) is </w:t>
        </w:r>
        <w:r w:rsidRPr="00C903CE">
          <w:rPr>
            <w:b/>
          </w:rPr>
          <w:t>false</w:t>
        </w:r>
        <w:r>
          <w:t xml:space="preserve">, throw a </w:t>
        </w:r>
        <w:r w:rsidRPr="00C903CE">
          <w:rPr>
            <w:b/>
          </w:rPr>
          <w:t>TypeError</w:t>
        </w:r>
        <w:r>
          <w:t xml:space="preserve"> Exception.</w:t>
        </w:r>
      </w:ins>
    </w:p>
    <w:p w14:paraId="3B5B3587" w14:textId="77777777" w:rsidR="00AF5C5B" w:rsidRPr="00E77497" w:rsidRDefault="00AF5C5B" w:rsidP="00AF5C5B">
      <w:pPr>
        <w:pStyle w:val="Alg4"/>
        <w:numPr>
          <w:ilvl w:val="0"/>
          <w:numId w:val="994"/>
        </w:numPr>
        <w:rPr>
          <w:ins w:id="34389" w:author="Rev 10 Allen Wirfs-Brock" w:date="2012-09-07T17:15:00Z"/>
        </w:rPr>
      </w:pPr>
      <w:ins w:id="34390" w:author="Rev 10 Allen Wirfs-Brock" w:date="2012-09-07T17:20:00Z">
        <w:r>
          <w:t xml:space="preserve">Add </w:t>
        </w:r>
      </w:ins>
      <w:ins w:id="34391" w:author="Rev 10 Allen Wirfs-Brock" w:date="2012-09-07T17:21:00Z">
        <w:r>
          <w:t xml:space="preserve">a [[MapData]] internal property to </w:t>
        </w:r>
        <w:r w:rsidRPr="00AF5C5B">
          <w:rPr>
            <w:i/>
          </w:rPr>
          <w:t>obj</w:t>
        </w:r>
        <w:r>
          <w:t>.</w:t>
        </w:r>
      </w:ins>
    </w:p>
    <w:p w14:paraId="35215C67" w14:textId="77777777" w:rsidR="00AF5C5B" w:rsidRDefault="00AF5C5B" w:rsidP="00AF5C5B">
      <w:pPr>
        <w:pStyle w:val="Alg4"/>
        <w:numPr>
          <w:ilvl w:val="0"/>
          <w:numId w:val="994"/>
        </w:numPr>
        <w:rPr>
          <w:ins w:id="34392" w:author="Rev 10 Allen Wirfs-Brock" w:date="2012-09-07T17:15:00Z"/>
        </w:rPr>
      </w:pPr>
      <w:ins w:id="34393" w:author="Rev 10 Allen Wirfs-Brock" w:date="2012-09-07T17:15:00Z">
        <w:r>
          <w:t xml:space="preserve">Set </w:t>
        </w:r>
      </w:ins>
      <w:ins w:id="34394" w:author="Rev 10 Allen Wirfs-Brock" w:date="2012-09-07T17:23:00Z">
        <w:r>
          <w:rPr>
            <w:i/>
          </w:rPr>
          <w:t>obj</w:t>
        </w:r>
      </w:ins>
      <w:ins w:id="34395" w:author="Rev 10 Allen Wirfs-Brock" w:date="2012-09-07T17:15:00Z">
        <w:r>
          <w:t>’s [[</w:t>
        </w:r>
      </w:ins>
      <w:ins w:id="34396" w:author="Rev 10 Allen Wirfs-Brock" w:date="2012-09-07T17:23:00Z">
        <w:r>
          <w:t>MapData</w:t>
        </w:r>
      </w:ins>
      <w:ins w:id="34397" w:author="Rev 10 Allen Wirfs-Brock" w:date="2012-09-07T17:15:00Z">
        <w:r>
          <w:t xml:space="preserve">]] internal method to </w:t>
        </w:r>
      </w:ins>
      <w:ins w:id="34398" w:author="Rev 10 Allen Wirfs-Brock" w:date="2012-09-07T17:23:00Z">
        <w:r>
          <w:t xml:space="preserve">a new </w:t>
        </w:r>
      </w:ins>
      <w:ins w:id="34399" w:author="Rev 10 Allen Wirfs-Brock" w:date="2012-09-07T17:24:00Z">
        <w:r>
          <w:t>empty List</w:t>
        </w:r>
      </w:ins>
      <w:ins w:id="34400" w:author="Rev 10 Allen Wirfs-Brock" w:date="2012-09-07T17:15:00Z">
        <w:r>
          <w:t>.</w:t>
        </w:r>
      </w:ins>
    </w:p>
    <w:p w14:paraId="5BE2A585" w14:textId="77777777" w:rsidR="00740B90" w:rsidRDefault="00740B90" w:rsidP="00AF5C5B">
      <w:pPr>
        <w:pStyle w:val="Alg4"/>
        <w:numPr>
          <w:ilvl w:val="0"/>
          <w:numId w:val="994"/>
        </w:numPr>
        <w:rPr>
          <w:ins w:id="34401" w:author="Rev 10 Allen Wirfs-Brock" w:date="2012-09-07T17:37:00Z"/>
        </w:rPr>
      </w:pPr>
      <w:ins w:id="34402" w:author="Rev 10 Allen Wirfs-Brock" w:date="2012-09-07T17:37:00Z">
        <w:r>
          <w:t xml:space="preserve">If </w:t>
        </w:r>
        <w:r w:rsidRPr="00740B90">
          <w:rPr>
            <w:i/>
          </w:rPr>
          <w:t>iterable</w:t>
        </w:r>
        <w:r>
          <w:t xml:space="preserve"> is </w:t>
        </w:r>
        <w:r w:rsidRPr="00740B90">
          <w:rPr>
            <w:b/>
          </w:rPr>
          <w:t>undefined</w:t>
        </w:r>
        <w:r>
          <w:t xml:space="preserve">, return </w:t>
        </w:r>
        <w:r w:rsidRPr="00A5755A">
          <w:rPr>
            <w:i/>
          </w:rPr>
          <w:t>obj</w:t>
        </w:r>
        <w:r>
          <w:t>.</w:t>
        </w:r>
      </w:ins>
    </w:p>
    <w:p w14:paraId="20F4D1CF" w14:textId="77777777" w:rsidR="00A5755A" w:rsidRPr="00A5755A" w:rsidRDefault="00A5755A" w:rsidP="00C903CE">
      <w:pPr>
        <w:pStyle w:val="Alg4"/>
        <w:numPr>
          <w:ilvl w:val="0"/>
          <w:numId w:val="994"/>
        </w:numPr>
        <w:contextualSpacing/>
        <w:rPr>
          <w:ins w:id="34403" w:author="Rev 10 Allen Wirfs-Brock" w:date="2012-09-07T17:48:00Z"/>
        </w:rPr>
      </w:pPr>
      <w:ins w:id="34404" w:author="Rev 10 Allen Wirfs-Brock" w:date="2012-09-07T17:48:00Z">
        <w:r>
          <w:t>Repeat</w:t>
        </w:r>
      </w:ins>
    </w:p>
    <w:p w14:paraId="6B21BAA7" w14:textId="77777777" w:rsidR="004E372D" w:rsidRDefault="004E372D" w:rsidP="004E372D">
      <w:pPr>
        <w:pStyle w:val="Alg3"/>
        <w:numPr>
          <w:ilvl w:val="1"/>
          <w:numId w:val="994"/>
        </w:numPr>
        <w:rPr>
          <w:ins w:id="34405" w:author="Rev 10 Allen Wirfs-Brock" w:date="2012-09-07T17:56:00Z"/>
        </w:rPr>
      </w:pPr>
      <w:ins w:id="34406" w:author="Rev 10 Allen Wirfs-Brock" w:date="2012-09-07T17:56:00Z">
        <w:r>
          <w:t xml:space="preserve">Let </w:t>
        </w:r>
        <w:r w:rsidRPr="004848CA">
          <w:rPr>
            <w:i/>
          </w:rPr>
          <w:t>next</w:t>
        </w:r>
        <w:r>
          <w:t xml:space="preserve"> be the result of performing Invoke with arguments </w:t>
        </w:r>
        <w:r w:rsidRPr="00E77497">
          <w:rPr>
            <w:b/>
          </w:rPr>
          <w:t>"</w:t>
        </w:r>
        <w:r>
          <w:rPr>
            <w:rFonts w:ascii="Courier New" w:hAnsi="Courier New" w:cs="Courier New"/>
            <w:b/>
          </w:rPr>
          <w:t>next</w:t>
        </w:r>
        <w:r w:rsidRPr="00E77497">
          <w:rPr>
            <w:b/>
          </w:rPr>
          <w:t>"</w:t>
        </w:r>
        <w:r>
          <w:t xml:space="preserve">, </w:t>
        </w:r>
        <w:r>
          <w:rPr>
            <w:i/>
          </w:rPr>
          <w:t>itr</w:t>
        </w:r>
        <w:r>
          <w:t>, and an empty arguments List.</w:t>
        </w:r>
      </w:ins>
    </w:p>
    <w:p w14:paraId="08028B50" w14:textId="77777777" w:rsidR="004E372D" w:rsidRDefault="004E372D" w:rsidP="004E372D">
      <w:pPr>
        <w:pStyle w:val="Alg3"/>
        <w:numPr>
          <w:ilvl w:val="1"/>
          <w:numId w:val="994"/>
        </w:numPr>
        <w:rPr>
          <w:ins w:id="34407" w:author="Rev 10 Allen Wirfs-Brock" w:date="2012-09-07T17:56:00Z"/>
        </w:rPr>
      </w:pPr>
      <w:ins w:id="34408" w:author="Rev 10 Allen Wirfs-Brock" w:date="2012-09-07T17:56:00Z">
        <w:r>
          <w:t xml:space="preserve">If </w:t>
        </w:r>
        <w:commentRangeStart w:id="34409"/>
        <w:r>
          <w:t>IteratorComplete</w:t>
        </w:r>
        <w:commentRangeEnd w:id="34409"/>
        <w:r>
          <w:rPr>
            <w:rStyle w:val="af3"/>
            <w:rFonts w:ascii="Arial" w:eastAsia="MS Mincho" w:hAnsi="Arial"/>
            <w:spacing w:val="0"/>
            <w:lang w:eastAsia="ja-JP"/>
          </w:rPr>
          <w:commentReference w:id="34409"/>
        </w:r>
        <w:r>
          <w:t>(</w:t>
        </w:r>
        <w:r>
          <w:rPr>
            <w:i/>
          </w:rPr>
          <w:t>next</w:t>
        </w:r>
        <w:r>
          <w:t xml:space="preserve">) is </w:t>
        </w:r>
        <w:r w:rsidRPr="00B5244C">
          <w:rPr>
            <w:b/>
          </w:rPr>
          <w:t>true</w:t>
        </w:r>
        <w:r>
          <w:t xml:space="preserve">, then </w:t>
        </w:r>
        <w:r w:rsidRPr="00E77497">
          <w:t xml:space="preserve">return </w:t>
        </w:r>
        <w:r>
          <w:t>NormalCompletion(</w:t>
        </w:r>
      </w:ins>
      <w:ins w:id="34410" w:author="Rev 10 Allen Wirfs-Brock" w:date="2012-09-07T17:57:00Z">
        <w:r>
          <w:rPr>
            <w:i/>
          </w:rPr>
          <w:t>obj</w:t>
        </w:r>
      </w:ins>
      <w:ins w:id="34411" w:author="Rev 10 Allen Wirfs-Brock" w:date="2012-09-07T17:56:00Z">
        <w:r w:rsidRPr="00E77497">
          <w:t>).</w:t>
        </w:r>
      </w:ins>
    </w:p>
    <w:p w14:paraId="64A72C3D" w14:textId="77777777" w:rsidR="004E372D" w:rsidRDefault="004E372D" w:rsidP="004E372D">
      <w:pPr>
        <w:pStyle w:val="Alg3"/>
        <w:numPr>
          <w:ilvl w:val="1"/>
          <w:numId w:val="994"/>
        </w:numPr>
        <w:rPr>
          <w:ins w:id="34412" w:author="Rev 10 Allen Wirfs-Brock" w:date="2012-09-07T17:59:00Z"/>
        </w:rPr>
      </w:pPr>
      <w:ins w:id="34413" w:author="Rev 10 Allen Wirfs-Brock" w:date="2012-09-07T17:59:00Z">
        <w:r>
          <w:t xml:space="preserve">Let </w:t>
        </w:r>
        <w:r w:rsidRPr="004E372D">
          <w:rPr>
            <w:i/>
          </w:rPr>
          <w:t>next</w:t>
        </w:r>
        <w:r>
          <w:t xml:space="preserve"> be ToObject(</w:t>
        </w:r>
        <w:r w:rsidRPr="004E372D">
          <w:rPr>
            <w:i/>
          </w:rPr>
          <w:t>next</w:t>
        </w:r>
        <w:r>
          <w:t>).</w:t>
        </w:r>
      </w:ins>
    </w:p>
    <w:p w14:paraId="7C59187E" w14:textId="77777777" w:rsidR="004E372D" w:rsidRDefault="004E372D" w:rsidP="004E372D">
      <w:pPr>
        <w:pStyle w:val="Alg4"/>
        <w:numPr>
          <w:ilvl w:val="1"/>
          <w:numId w:val="994"/>
        </w:numPr>
        <w:spacing w:after="120"/>
        <w:contextualSpacing/>
        <w:rPr>
          <w:ins w:id="34414" w:author="Rev 10 Allen Wirfs-Brock" w:date="2012-09-07T17:57:00Z"/>
        </w:rPr>
      </w:pPr>
      <w:ins w:id="34415" w:author="Rev 10 Allen Wirfs-Brock" w:date="2012-09-07T17:57:00Z">
        <w:r>
          <w:t>ReturnIfAbrupt(</w:t>
        </w:r>
        <w:r w:rsidRPr="004E372D">
          <w:rPr>
            <w:i/>
          </w:rPr>
          <w:t>next</w:t>
        </w:r>
        <w:r>
          <w:t>).</w:t>
        </w:r>
      </w:ins>
    </w:p>
    <w:p w14:paraId="010D8F0A" w14:textId="77777777" w:rsidR="004E372D" w:rsidRDefault="004E372D" w:rsidP="004E372D">
      <w:pPr>
        <w:pStyle w:val="Alg4"/>
        <w:numPr>
          <w:ilvl w:val="1"/>
          <w:numId w:val="994"/>
        </w:numPr>
        <w:spacing w:after="120"/>
        <w:contextualSpacing/>
        <w:rPr>
          <w:ins w:id="34416" w:author="Rev 10 Allen Wirfs-Brock" w:date="2012-09-07T17:59:00Z"/>
        </w:rPr>
      </w:pPr>
      <w:ins w:id="34417" w:author="Rev 10 Allen Wirfs-Brock" w:date="2012-09-07T18:00:00Z">
        <w:r>
          <w:t xml:space="preserve">Let </w:t>
        </w:r>
        <w:r w:rsidRPr="004E372D">
          <w:rPr>
            <w:i/>
          </w:rPr>
          <w:t>k</w:t>
        </w:r>
        <w:r>
          <w:t xml:space="preserve"> be the result of calling the [[Get]] internal method of </w:t>
        </w:r>
        <w:r w:rsidRPr="004E372D">
          <w:rPr>
            <w:i/>
          </w:rPr>
          <w:t>next</w:t>
        </w:r>
        <w:r>
          <w:t xml:space="preserve"> with argument </w:t>
        </w:r>
        <w:r w:rsidRPr="00E77497">
          <w:rPr>
            <w:b/>
          </w:rPr>
          <w:t>"</w:t>
        </w:r>
      </w:ins>
      <w:ins w:id="34418" w:author="Rev 10 Allen Wirfs-Brock" w:date="2012-09-07T18:01:00Z">
        <w:r>
          <w:rPr>
            <w:rFonts w:ascii="Courier New" w:hAnsi="Courier New" w:cs="Courier New"/>
            <w:b/>
          </w:rPr>
          <w:t>0</w:t>
        </w:r>
      </w:ins>
      <w:ins w:id="34419" w:author="Rev 10 Allen Wirfs-Brock" w:date="2012-09-07T18:00:00Z">
        <w:r w:rsidRPr="00E77497">
          <w:rPr>
            <w:b/>
          </w:rPr>
          <w:t>"</w:t>
        </w:r>
      </w:ins>
      <w:ins w:id="34420" w:author="Rev 10 Allen Wirfs-Brock" w:date="2012-09-07T18:01:00Z">
        <w:r>
          <w:rPr>
            <w:b/>
          </w:rPr>
          <w:t>.</w:t>
        </w:r>
      </w:ins>
    </w:p>
    <w:p w14:paraId="00353074" w14:textId="77777777" w:rsidR="004E372D" w:rsidRDefault="004E372D" w:rsidP="004E372D">
      <w:pPr>
        <w:pStyle w:val="Alg4"/>
        <w:numPr>
          <w:ilvl w:val="1"/>
          <w:numId w:val="994"/>
        </w:numPr>
        <w:spacing w:after="120"/>
        <w:contextualSpacing/>
        <w:rPr>
          <w:ins w:id="34421" w:author="Rev 10 Allen Wirfs-Brock" w:date="2012-09-07T18:01:00Z"/>
        </w:rPr>
      </w:pPr>
      <w:ins w:id="34422" w:author="Rev 10 Allen Wirfs-Brock" w:date="2012-09-07T18:01:00Z">
        <w:r>
          <w:t>ReturnIfAbrupt(</w:t>
        </w:r>
      </w:ins>
      <w:ins w:id="34423" w:author="Rev 10 Allen Wirfs-Brock" w:date="2012-09-07T18:02:00Z">
        <w:r>
          <w:rPr>
            <w:i/>
          </w:rPr>
          <w:t>k</w:t>
        </w:r>
      </w:ins>
      <w:ins w:id="34424" w:author="Rev 10 Allen Wirfs-Brock" w:date="2012-09-07T18:01:00Z">
        <w:r>
          <w:t>).</w:t>
        </w:r>
      </w:ins>
    </w:p>
    <w:p w14:paraId="13908000" w14:textId="77777777" w:rsidR="004E372D" w:rsidRDefault="004E372D" w:rsidP="004E372D">
      <w:pPr>
        <w:pStyle w:val="Alg4"/>
        <w:numPr>
          <w:ilvl w:val="1"/>
          <w:numId w:val="994"/>
        </w:numPr>
        <w:spacing w:after="120"/>
        <w:contextualSpacing/>
        <w:rPr>
          <w:ins w:id="34425" w:author="Rev 10 Allen Wirfs-Brock" w:date="2012-09-07T18:02:00Z"/>
        </w:rPr>
      </w:pPr>
      <w:ins w:id="34426" w:author="Rev 10 Allen Wirfs-Brock" w:date="2012-09-07T18:02:00Z">
        <w:r>
          <w:t xml:space="preserve">Let </w:t>
        </w:r>
        <w:r>
          <w:rPr>
            <w:i/>
          </w:rPr>
          <w:t>v</w:t>
        </w:r>
        <w:r>
          <w:t xml:space="preserve"> be the result of calling the [[Get]] internal method of </w:t>
        </w:r>
        <w:r w:rsidRPr="004E372D">
          <w:rPr>
            <w:i/>
          </w:rPr>
          <w:t>next</w:t>
        </w:r>
        <w:r>
          <w:t xml:space="preserve"> with argument </w:t>
        </w:r>
        <w:r w:rsidRPr="00E77497">
          <w:rPr>
            <w:b/>
          </w:rPr>
          <w:t>"</w:t>
        </w:r>
        <w:r>
          <w:rPr>
            <w:rFonts w:ascii="Courier New" w:hAnsi="Courier New" w:cs="Courier New"/>
            <w:b/>
          </w:rPr>
          <w:t>1</w:t>
        </w:r>
        <w:r w:rsidRPr="00E77497">
          <w:rPr>
            <w:b/>
          </w:rPr>
          <w:t>"</w:t>
        </w:r>
        <w:r>
          <w:rPr>
            <w:b/>
          </w:rPr>
          <w:t>.</w:t>
        </w:r>
      </w:ins>
    </w:p>
    <w:p w14:paraId="298B4545" w14:textId="77777777" w:rsidR="004E372D" w:rsidRDefault="004E372D" w:rsidP="004E372D">
      <w:pPr>
        <w:pStyle w:val="Alg4"/>
        <w:numPr>
          <w:ilvl w:val="1"/>
          <w:numId w:val="994"/>
        </w:numPr>
        <w:spacing w:after="120"/>
        <w:contextualSpacing/>
        <w:rPr>
          <w:ins w:id="34427" w:author="Rev 10 Allen Wirfs-Brock" w:date="2012-09-07T18:02:00Z"/>
        </w:rPr>
      </w:pPr>
      <w:ins w:id="34428" w:author="Rev 10 Allen Wirfs-Brock" w:date="2012-09-07T18:02:00Z">
        <w:r>
          <w:t>ReturnIfAbrupt(</w:t>
        </w:r>
      </w:ins>
      <w:ins w:id="34429" w:author="Rev 10 Allen Wirfs-Brock" w:date="2012-09-07T18:03:00Z">
        <w:r>
          <w:rPr>
            <w:i/>
          </w:rPr>
          <w:t>v</w:t>
        </w:r>
      </w:ins>
      <w:ins w:id="34430" w:author="Rev 10 Allen Wirfs-Brock" w:date="2012-09-07T18:02:00Z">
        <w:r>
          <w:t>).</w:t>
        </w:r>
      </w:ins>
    </w:p>
    <w:p w14:paraId="5EED3E28" w14:textId="77777777" w:rsidR="00C903CE" w:rsidRDefault="00C903CE" w:rsidP="00C903CE">
      <w:pPr>
        <w:pStyle w:val="Alg4"/>
        <w:numPr>
          <w:ilvl w:val="1"/>
          <w:numId w:val="994"/>
        </w:numPr>
        <w:spacing w:after="120"/>
        <w:contextualSpacing/>
        <w:rPr>
          <w:ins w:id="34431" w:author="Rev 10 Allen Wirfs-Brock" w:date="2012-09-07T18:10:00Z"/>
        </w:rPr>
      </w:pPr>
      <w:ins w:id="34432" w:author="Rev 10 Allen Wirfs-Brock" w:date="2012-09-07T18:12:00Z">
        <w:r>
          <w:t xml:space="preserve">Let </w:t>
        </w:r>
        <w:r w:rsidRPr="00C903CE">
          <w:rPr>
            <w:i/>
          </w:rPr>
          <w:t>status</w:t>
        </w:r>
        <w:r>
          <w:t xml:space="preserve"> be the result of c</w:t>
        </w:r>
      </w:ins>
      <w:ins w:id="34433" w:author="Rev 10 Allen Wirfs-Brock" w:date="2012-09-07T18:10:00Z">
        <w:r>
          <w:t>al</w:t>
        </w:r>
      </w:ins>
      <w:ins w:id="34434" w:author="Rev 10 Allen Wirfs-Brock" w:date="2012-09-07T18:12:00Z">
        <w:r>
          <w:t>ling</w:t>
        </w:r>
      </w:ins>
      <w:ins w:id="34435" w:author="Rev 10 Allen Wirfs-Brock" w:date="2012-09-07T18:10:00Z">
        <w:r>
          <w:t xml:space="preserve"> the [[Call]] internal method of </w:t>
        </w:r>
        <w:r w:rsidRPr="00C903CE">
          <w:rPr>
            <w:i/>
          </w:rPr>
          <w:t>addr</w:t>
        </w:r>
        <w:r>
          <w:t xml:space="preserve"> with arguments </w:t>
        </w:r>
        <w:r w:rsidRPr="00C903CE">
          <w:rPr>
            <w:i/>
          </w:rPr>
          <w:t>obj</w:t>
        </w:r>
        <w:r>
          <w:t xml:space="preserve"> and a List whose elements are </w:t>
        </w:r>
        <w:r w:rsidRPr="00C903CE">
          <w:rPr>
            <w:i/>
          </w:rPr>
          <w:t>k</w:t>
        </w:r>
        <w:r>
          <w:t xml:space="preserve"> and </w:t>
        </w:r>
        <w:r w:rsidRPr="00C903CE">
          <w:rPr>
            <w:i/>
          </w:rPr>
          <w:t>v</w:t>
        </w:r>
        <w:r>
          <w:t>.</w:t>
        </w:r>
      </w:ins>
    </w:p>
    <w:p w14:paraId="4E76796B" w14:textId="77777777" w:rsidR="00C903CE" w:rsidRDefault="00C903CE" w:rsidP="00C903CE">
      <w:pPr>
        <w:pStyle w:val="Alg4"/>
        <w:numPr>
          <w:ilvl w:val="1"/>
          <w:numId w:val="994"/>
        </w:numPr>
        <w:spacing w:after="220"/>
        <w:contextualSpacing/>
        <w:rPr>
          <w:ins w:id="34436" w:author="Rev 10 Allen Wirfs-Brock" w:date="2012-09-07T18:11:00Z"/>
        </w:rPr>
      </w:pPr>
      <w:ins w:id="34437" w:author="Rev 10 Allen Wirfs-Brock" w:date="2012-09-07T18:12:00Z">
        <w:r>
          <w:t>ReturnIfAbrupt(</w:t>
        </w:r>
        <w:r>
          <w:rPr>
            <w:i/>
          </w:rPr>
          <w:t>status</w:t>
        </w:r>
        <w:r>
          <w:t>).</w:t>
        </w:r>
      </w:ins>
    </w:p>
    <w:p w14:paraId="321CE580" w14:textId="77777777" w:rsidR="002231F8" w:rsidRPr="00E77497" w:rsidRDefault="002231F8" w:rsidP="002231F8">
      <w:pPr>
        <w:pStyle w:val="30"/>
        <w:numPr>
          <w:ilvl w:val="0"/>
          <w:numId w:val="0"/>
        </w:numPr>
        <w:rPr>
          <w:ins w:id="34438" w:author="Rev 10 Allen Wirfs-Brock" w:date="2012-09-07T15:17:00Z"/>
        </w:rPr>
      </w:pPr>
      <w:bookmarkStart w:id="34439" w:name="_Toc336509671"/>
      <w:ins w:id="34440" w:author="Rev 10 Allen Wirfs-Brock" w:date="2012-09-07T15:17:00Z">
        <w:r w:rsidRPr="00E77497">
          <w:t>15.</w:t>
        </w:r>
        <w:r>
          <w:t>14</w:t>
        </w:r>
        <w:r w:rsidRPr="00E77497">
          <w:t>.</w:t>
        </w:r>
      </w:ins>
      <w:ins w:id="34441" w:author="Rev 10 Allen Wirfs-Brock" w:date="2012-09-22T10:02:00Z">
        <w:r w:rsidR="00A417BA">
          <w:t>2</w:t>
        </w:r>
      </w:ins>
      <w:ins w:id="34442" w:author="Rev 10 Allen Wirfs-Brock" w:date="2012-09-07T15:17:00Z">
        <w:r w:rsidRPr="00E77497">
          <w:tab/>
          <w:t xml:space="preserve">The </w:t>
        </w:r>
        <w:r>
          <w:t>Map</w:t>
        </w:r>
        <w:r w:rsidRPr="00E77497">
          <w:t xml:space="preserve"> Constructor Called as a Function</w:t>
        </w:r>
        <w:bookmarkEnd w:id="34439"/>
      </w:ins>
    </w:p>
    <w:p w14:paraId="199D1AFF" w14:textId="77777777" w:rsidR="002231F8" w:rsidRPr="00E77497" w:rsidRDefault="002231F8" w:rsidP="002231F8">
      <w:pPr>
        <w:rPr>
          <w:ins w:id="34443" w:author="Rev 10 Allen Wirfs-Brock" w:date="2012-09-07T15:17:00Z"/>
        </w:rPr>
      </w:pPr>
      <w:ins w:id="34444" w:author="Rev 10 Allen Wirfs-Brock" w:date="2012-09-07T15:17:00Z">
        <w:r w:rsidRPr="00E77497">
          <w:t xml:space="preserve">When </w:t>
        </w:r>
      </w:ins>
      <w:ins w:id="34445" w:author="Rev 10 Allen Wirfs-Brock" w:date="2012-09-07T15:18:00Z">
        <w:r>
          <w:rPr>
            <w:rFonts w:ascii="Courier New" w:hAnsi="Courier New"/>
            <w:b/>
          </w:rPr>
          <w:t>Map</w:t>
        </w:r>
      </w:ins>
      <w:ins w:id="34446" w:author="Rev 10 Allen Wirfs-Brock" w:date="2012-09-07T15:17:00Z">
        <w:r w:rsidRPr="00E77497">
          <w:t xml:space="preserve"> is called as a function rather than as a constructor, it </w:t>
        </w:r>
      </w:ins>
      <w:ins w:id="34447" w:author="Rev 10 Allen Wirfs-Brock" w:date="2012-09-07T16:57:00Z">
        <w:r w:rsidR="00C070C9" w:rsidRPr="00F94F77">
          <w:t>initialize</w:t>
        </w:r>
        <w:r w:rsidR="00C070C9">
          <w:t xml:space="preserve">s its </w:t>
        </w:r>
        <w:r w:rsidR="00C070C9" w:rsidRPr="00C0565F">
          <w:rPr>
            <w:b/>
          </w:rPr>
          <w:t>this</w:t>
        </w:r>
        <w:r w:rsidR="00C070C9">
          <w:t xml:space="preserve"> value with the internal state necessary to support the </w:t>
        </w:r>
        <w:r w:rsidR="00C070C9" w:rsidRPr="00F94F77">
          <w:rPr>
            <w:rFonts w:ascii="Courier New" w:hAnsi="Courier New"/>
            <w:b/>
          </w:rPr>
          <w:t>Map.prototype</w:t>
        </w:r>
        <w:r w:rsidR="00C070C9">
          <w:t xml:space="preserve"> internal methods</w:t>
        </w:r>
      </w:ins>
      <w:ins w:id="34448" w:author="Rev 10 Allen Wirfs-Brock" w:date="2012-09-07T15:17:00Z">
        <w:r w:rsidRPr="00E77497">
          <w:t>.</w:t>
        </w:r>
      </w:ins>
      <w:ins w:id="34449" w:author="Rev 10 Allen Wirfs-Brock" w:date="2012-09-07T16:58:00Z">
        <w:r w:rsidR="00C070C9">
          <w:t xml:space="preserve">  This premits </w:t>
        </w:r>
      </w:ins>
      <w:ins w:id="34450" w:author="Rev 10 Allen Wirfs-Brock" w:date="2012-09-07T16:59:00Z">
        <w:r w:rsidR="00C070C9">
          <w:t>super invocation of the</w:t>
        </w:r>
      </w:ins>
      <w:ins w:id="34451" w:author="Rev 10 Allen Wirfs-Brock" w:date="2012-09-07T16:58:00Z">
        <w:r w:rsidR="00C070C9">
          <w:t xml:space="preserve"> </w:t>
        </w:r>
        <w:r w:rsidR="00C070C9" w:rsidRPr="00F94F77">
          <w:rPr>
            <w:rFonts w:ascii="Courier New" w:hAnsi="Courier New"/>
            <w:b/>
          </w:rPr>
          <w:t>Map</w:t>
        </w:r>
        <w:r w:rsidR="00C070C9">
          <w:t xml:space="preserve"> constructor </w:t>
        </w:r>
      </w:ins>
      <w:ins w:id="34452" w:author="Rev 10 Allen Wirfs-Brock" w:date="2012-09-07T16:59:00Z">
        <w:r w:rsidR="00C070C9">
          <w:t xml:space="preserve">by </w:t>
        </w:r>
        <w:r w:rsidR="00C070C9" w:rsidRPr="00F94F77">
          <w:rPr>
            <w:rFonts w:ascii="Courier New" w:hAnsi="Courier New"/>
            <w:b/>
          </w:rPr>
          <w:t>Map</w:t>
        </w:r>
        <w:r w:rsidR="00C070C9">
          <w:t xml:space="preserve"> subclasses.</w:t>
        </w:r>
      </w:ins>
      <w:ins w:id="34453" w:author="Rev 10 Allen Wirfs-Brock" w:date="2012-09-07T16:58:00Z">
        <w:r w:rsidR="00C070C9">
          <w:t xml:space="preserve"> </w:t>
        </w:r>
      </w:ins>
    </w:p>
    <w:p w14:paraId="3B2164A8" w14:textId="77777777" w:rsidR="002231F8" w:rsidRPr="00E77497" w:rsidRDefault="002231F8" w:rsidP="002231F8">
      <w:pPr>
        <w:pStyle w:val="40"/>
        <w:numPr>
          <w:ilvl w:val="0"/>
          <w:numId w:val="0"/>
        </w:numPr>
        <w:rPr>
          <w:ins w:id="34454" w:author="Rev 10 Allen Wirfs-Brock" w:date="2012-09-07T15:17:00Z"/>
        </w:rPr>
      </w:pPr>
      <w:ins w:id="34455" w:author="Rev 10 Allen Wirfs-Brock" w:date="2012-09-07T15:17:00Z">
        <w:r w:rsidRPr="00E77497">
          <w:t>15.</w:t>
        </w:r>
      </w:ins>
      <w:ins w:id="34456" w:author="Rev 10 Allen Wirfs-Brock" w:date="2012-09-07T15:20:00Z">
        <w:r>
          <w:t>14</w:t>
        </w:r>
      </w:ins>
      <w:ins w:id="34457" w:author="Rev 10 Allen Wirfs-Brock" w:date="2012-09-07T15:17:00Z">
        <w:r w:rsidRPr="00E77497">
          <w:t>.</w:t>
        </w:r>
      </w:ins>
      <w:ins w:id="34458" w:author="Rev 10 Allen Wirfs-Brock" w:date="2012-09-22T10:02:00Z">
        <w:r w:rsidR="00A417BA">
          <w:t>2</w:t>
        </w:r>
      </w:ins>
      <w:ins w:id="34459" w:author="Rev 10 Allen Wirfs-Brock" w:date="2012-09-07T15:17:00Z">
        <w:r w:rsidRPr="00E77497">
          <w:t>.1</w:t>
        </w:r>
        <w:r w:rsidRPr="00E77497">
          <w:tab/>
        </w:r>
        <w:r>
          <w:t>Map</w:t>
        </w:r>
        <w:r w:rsidRPr="00E77497">
          <w:t xml:space="preserve"> (</w:t>
        </w:r>
      </w:ins>
      <w:ins w:id="34460" w:author="Rev 10 Allen Wirfs-Brock" w:date="2012-09-07T15:18:00Z">
        <w:r>
          <w:t xml:space="preserve">iterable = [ ] </w:t>
        </w:r>
      </w:ins>
      <w:ins w:id="34461" w:author="Rev 10 Allen Wirfs-Brock" w:date="2012-09-07T15:17:00Z">
        <w:r w:rsidRPr="00E77497">
          <w:t>)</w:t>
        </w:r>
      </w:ins>
    </w:p>
    <w:p w14:paraId="0B1F4778" w14:textId="77777777" w:rsidR="00C070C9" w:rsidRDefault="00C070C9" w:rsidP="00C070C9">
      <w:pPr>
        <w:pStyle w:val="Alg4"/>
        <w:numPr>
          <w:ilvl w:val="0"/>
          <w:numId w:val="992"/>
        </w:numPr>
        <w:rPr>
          <w:ins w:id="34462" w:author="Rev 10 Allen Wirfs-Brock" w:date="2012-09-07T17:02:00Z"/>
        </w:rPr>
      </w:pPr>
      <w:ins w:id="34463" w:author="Rev 10 Allen Wirfs-Brock" w:date="2012-09-07T17:02:00Z">
        <w:r>
          <w:t xml:space="preserve">Let </w:t>
        </w:r>
        <w:r w:rsidRPr="00F94F77">
          <w:rPr>
            <w:i/>
          </w:rPr>
          <w:t>m</w:t>
        </w:r>
        <w:r>
          <w:t xml:space="preserve"> be the </w:t>
        </w:r>
        <w:r w:rsidRPr="00F94F77">
          <w:rPr>
            <w:b/>
          </w:rPr>
          <w:t>this</w:t>
        </w:r>
        <w:r>
          <w:t xml:space="preserve"> value.</w:t>
        </w:r>
      </w:ins>
    </w:p>
    <w:p w14:paraId="4A05702E" w14:textId="77777777" w:rsidR="00C070C9" w:rsidRDefault="00C070C9" w:rsidP="00C070C9">
      <w:pPr>
        <w:pStyle w:val="Alg4"/>
        <w:numPr>
          <w:ilvl w:val="0"/>
          <w:numId w:val="992"/>
        </w:numPr>
        <w:rPr>
          <w:ins w:id="34464" w:author="Rev 10 Allen Wirfs-Brock" w:date="2012-09-07T17:02:00Z"/>
        </w:rPr>
      </w:pPr>
      <w:ins w:id="34465" w:author="Rev 10 Allen Wirfs-Brock" w:date="2012-09-07T17:02:00Z">
        <w:r>
          <w:t xml:space="preserve">If </w:t>
        </w:r>
        <w:r w:rsidRPr="00F94F77">
          <w:rPr>
            <w:i/>
          </w:rPr>
          <w:t>m</w:t>
        </w:r>
        <w:r>
          <w:t xml:space="preserve"> is </w:t>
        </w:r>
        <w:r w:rsidRPr="00C33EC3">
          <w:rPr>
            <w:b/>
          </w:rPr>
          <w:t>undefined</w:t>
        </w:r>
        <w:r>
          <w:t xml:space="preserve"> or the intrins</w:t>
        </w:r>
      </w:ins>
      <w:ins w:id="34466" w:author="Rev 10 Allen Wirfs-Brock" w:date="2012-09-07T17:03:00Z">
        <w:r>
          <w:t>i</w:t>
        </w:r>
      </w:ins>
      <w:ins w:id="34467" w:author="Rev 10 Allen Wirfs-Brock" w:date="2012-09-07T17:02:00Z">
        <w:r>
          <w:t>c</w:t>
        </w:r>
      </w:ins>
      <w:ins w:id="34468" w:author="Rev 10 Allen Wirfs-Brock" w:date="2012-09-07T17:03:00Z">
        <w:r>
          <w:t xml:space="preserve"> %MapPrototype%</w:t>
        </w:r>
      </w:ins>
    </w:p>
    <w:p w14:paraId="4DAD6748" w14:textId="77777777" w:rsidR="00F94F77" w:rsidRPr="00E77497" w:rsidRDefault="00F94F77" w:rsidP="00F94F77">
      <w:pPr>
        <w:pStyle w:val="Alg4"/>
        <w:numPr>
          <w:ilvl w:val="1"/>
          <w:numId w:val="992"/>
        </w:numPr>
        <w:rPr>
          <w:ins w:id="34469" w:author="Rev 10 Allen Wirfs-Brock" w:date="2012-09-07T17:07:00Z"/>
        </w:rPr>
      </w:pPr>
      <w:ins w:id="34470" w:author="Rev 10 Allen Wirfs-Brock" w:date="2012-09-07T17:07:00Z">
        <w:r w:rsidRPr="00E77497">
          <w:t xml:space="preserve">Let </w:t>
        </w:r>
        <w:r>
          <w:rPr>
            <w:i/>
          </w:rPr>
          <w:t>map</w:t>
        </w:r>
        <w:r w:rsidRPr="00E77497">
          <w:rPr>
            <w:i/>
          </w:rPr>
          <w:t xml:space="preserve"> </w:t>
        </w:r>
        <w:r w:rsidRPr="00E77497">
          <w:t xml:space="preserve">be </w:t>
        </w:r>
        <w:r>
          <w:t>the result of the abstract operation ObjectCreate (15.2) with the intrinsic %MapPrototype% as the argument</w:t>
        </w:r>
        <w:r w:rsidRPr="00E77497">
          <w:t>.</w:t>
        </w:r>
      </w:ins>
    </w:p>
    <w:p w14:paraId="10601571" w14:textId="77777777" w:rsidR="00F94F77" w:rsidRDefault="00F94F77" w:rsidP="00C070C9">
      <w:pPr>
        <w:pStyle w:val="Alg4"/>
        <w:numPr>
          <w:ilvl w:val="0"/>
          <w:numId w:val="992"/>
        </w:numPr>
        <w:rPr>
          <w:ins w:id="34471" w:author="Rev 10 Allen Wirfs-Brock" w:date="2012-09-07T17:08:00Z"/>
        </w:rPr>
      </w:pPr>
      <w:ins w:id="34472" w:author="Rev 10 Allen Wirfs-Brock" w:date="2012-09-07T17:08:00Z">
        <w:r>
          <w:t>Else</w:t>
        </w:r>
      </w:ins>
    </w:p>
    <w:p w14:paraId="51235330" w14:textId="77777777" w:rsidR="00C070C9" w:rsidRPr="00E77497" w:rsidRDefault="00C070C9" w:rsidP="00F94F77">
      <w:pPr>
        <w:pStyle w:val="Alg4"/>
        <w:numPr>
          <w:ilvl w:val="1"/>
          <w:numId w:val="992"/>
        </w:numPr>
        <w:rPr>
          <w:ins w:id="34473" w:author="Rev 10 Allen Wirfs-Brock" w:date="2012-09-07T17:01:00Z"/>
        </w:rPr>
      </w:pPr>
      <w:ins w:id="34474" w:author="Rev 10 Allen Wirfs-Brock" w:date="2012-09-07T17:01:00Z">
        <w:r w:rsidRPr="00E77497">
          <w:t xml:space="preserve">Let </w:t>
        </w:r>
      </w:ins>
      <w:ins w:id="34475" w:author="Rev 10 Allen Wirfs-Brock" w:date="2012-09-07T17:08:00Z">
        <w:r w:rsidR="00F94F77">
          <w:rPr>
            <w:i/>
          </w:rPr>
          <w:t>map</w:t>
        </w:r>
      </w:ins>
      <w:ins w:id="34476" w:author="Rev 10 Allen Wirfs-Brock" w:date="2012-09-07T17:01:00Z">
        <w:r w:rsidRPr="00E77497">
          <w:t xml:space="preserve"> be the</w:t>
        </w:r>
        <w:r w:rsidR="00F94F77">
          <w:t xml:space="preserve"> result of  </w:t>
        </w:r>
      </w:ins>
      <w:ins w:id="34477" w:author="Rev 10 Allen Wirfs-Brock" w:date="2012-09-07T17:08:00Z">
        <w:r w:rsidR="00F94F77">
          <w:t>ToObject(</w:t>
        </w:r>
        <w:r w:rsidR="00F94F77" w:rsidRPr="00F94F77">
          <w:rPr>
            <w:i/>
          </w:rPr>
          <w:t>m</w:t>
        </w:r>
        <w:r w:rsidR="00F94F77">
          <w:t>)</w:t>
        </w:r>
      </w:ins>
      <w:ins w:id="34478" w:author="Rev 10 Allen Wirfs-Brock" w:date="2012-09-07T17:01:00Z">
        <w:r w:rsidRPr="00E77497">
          <w:t>.</w:t>
        </w:r>
      </w:ins>
    </w:p>
    <w:p w14:paraId="533B28AF" w14:textId="77777777" w:rsidR="00C070C9" w:rsidRPr="00E77497" w:rsidRDefault="00C070C9" w:rsidP="00C070C9">
      <w:pPr>
        <w:pStyle w:val="Alg4"/>
        <w:numPr>
          <w:ilvl w:val="0"/>
          <w:numId w:val="992"/>
        </w:numPr>
        <w:rPr>
          <w:ins w:id="34479" w:author="Rev 10 Allen Wirfs-Brock" w:date="2012-09-07T17:01:00Z"/>
        </w:rPr>
      </w:pPr>
      <w:ins w:id="34480" w:author="Rev 10 Allen Wirfs-Brock" w:date="2012-09-07T17:01:00Z">
        <w:r>
          <w:t>ReturnIfAbrupt(</w:t>
        </w:r>
      </w:ins>
      <w:ins w:id="34481" w:author="Rev 10 Allen Wirfs-Brock" w:date="2012-09-07T17:08:00Z">
        <w:r w:rsidR="00F94F77">
          <w:rPr>
            <w:i/>
          </w:rPr>
          <w:t>map</w:t>
        </w:r>
      </w:ins>
      <w:ins w:id="34482" w:author="Rev 10 Allen Wirfs-Brock" w:date="2012-09-07T17:01:00Z">
        <w:r>
          <w:t>).</w:t>
        </w:r>
      </w:ins>
    </w:p>
    <w:p w14:paraId="1F94B005" w14:textId="77777777" w:rsidR="00C33EC3" w:rsidRDefault="00C33EC3" w:rsidP="00C070C9">
      <w:pPr>
        <w:pStyle w:val="Alg4"/>
        <w:numPr>
          <w:ilvl w:val="0"/>
          <w:numId w:val="992"/>
        </w:numPr>
        <w:rPr>
          <w:ins w:id="34483" w:author="Rev 10 Allen Wirfs-Brock" w:date="2012-09-07T17:28:00Z"/>
        </w:rPr>
      </w:pPr>
      <w:ins w:id="34484" w:author="Rev 10 Allen Wirfs-Brock" w:date="2012-09-07T17:28:00Z">
        <w:r>
          <w:t xml:space="preserve">If </w:t>
        </w:r>
        <w:r w:rsidRPr="00C33EC3">
          <w:rPr>
            <w:i/>
          </w:rPr>
          <w:t>iterable</w:t>
        </w:r>
        <w:r>
          <w:t xml:space="preserve"> is not present, let </w:t>
        </w:r>
        <w:r w:rsidRPr="00C33EC3">
          <w:rPr>
            <w:i/>
          </w:rPr>
          <w:t>iterable</w:t>
        </w:r>
        <w:r>
          <w:t xml:space="preserve"> be </w:t>
        </w:r>
        <w:r w:rsidRPr="00C33EC3">
          <w:rPr>
            <w:b/>
          </w:rPr>
          <w:t>undefined</w:t>
        </w:r>
        <w:r>
          <w:t>.</w:t>
        </w:r>
      </w:ins>
    </w:p>
    <w:p w14:paraId="26317F9E" w14:textId="77777777" w:rsidR="00C070C9" w:rsidRPr="00E77497" w:rsidRDefault="00C070C9" w:rsidP="00C070C9">
      <w:pPr>
        <w:pStyle w:val="Alg4"/>
        <w:numPr>
          <w:ilvl w:val="0"/>
          <w:numId w:val="992"/>
        </w:numPr>
        <w:rPr>
          <w:ins w:id="34485" w:author="Rev 10 Allen Wirfs-Brock" w:date="2012-09-07T17:00:00Z"/>
        </w:rPr>
      </w:pPr>
      <w:ins w:id="34486" w:author="Rev 10 Allen Wirfs-Brock" w:date="2012-09-07T17:00:00Z">
        <w:r>
          <w:t xml:space="preserve">Let </w:t>
        </w:r>
        <w:r w:rsidRPr="00926A35">
          <w:rPr>
            <w:i/>
          </w:rPr>
          <w:t>status</w:t>
        </w:r>
        <w:r>
          <w:t xml:space="preserve"> be the result of MapInitialization with </w:t>
        </w:r>
        <w:r w:rsidRPr="00926A35">
          <w:rPr>
            <w:i/>
          </w:rPr>
          <w:t>map</w:t>
        </w:r>
        <w:r>
          <w:t xml:space="preserve"> and </w:t>
        </w:r>
        <w:r w:rsidRPr="00926A35">
          <w:rPr>
            <w:i/>
          </w:rPr>
          <w:t>iterable</w:t>
        </w:r>
        <w:r>
          <w:t xml:space="preserve"> as agruments.</w:t>
        </w:r>
      </w:ins>
    </w:p>
    <w:p w14:paraId="53F99508" w14:textId="77777777" w:rsidR="00C070C9" w:rsidRPr="00E77497" w:rsidRDefault="00C070C9" w:rsidP="00C070C9">
      <w:pPr>
        <w:pStyle w:val="Alg4"/>
        <w:numPr>
          <w:ilvl w:val="0"/>
          <w:numId w:val="992"/>
        </w:numPr>
        <w:rPr>
          <w:ins w:id="34487" w:author="Rev 10 Allen Wirfs-Brock" w:date="2012-09-07T17:00:00Z"/>
        </w:rPr>
      </w:pPr>
      <w:ins w:id="34488" w:author="Rev 10 Allen Wirfs-Brock" w:date="2012-09-07T17:00:00Z">
        <w:r>
          <w:t>ReturnIfAbrupt(</w:t>
        </w:r>
        <w:r w:rsidRPr="00926A35">
          <w:rPr>
            <w:i/>
          </w:rPr>
          <w:t>status</w:t>
        </w:r>
        <w:r>
          <w:t>).</w:t>
        </w:r>
      </w:ins>
    </w:p>
    <w:p w14:paraId="28D73C6F" w14:textId="77777777" w:rsidR="002231F8" w:rsidRPr="00E77497" w:rsidRDefault="00C070C9" w:rsidP="00F94F77">
      <w:pPr>
        <w:pStyle w:val="Alg4"/>
        <w:numPr>
          <w:ilvl w:val="0"/>
          <w:numId w:val="992"/>
        </w:numPr>
        <w:spacing w:after="120"/>
        <w:rPr>
          <w:ins w:id="34489" w:author="Rev 10 Allen Wirfs-Brock" w:date="2012-09-07T15:17:00Z"/>
        </w:rPr>
      </w:pPr>
      <w:ins w:id="34490" w:author="Rev 10 Allen Wirfs-Brock" w:date="2012-09-07T17:00:00Z">
        <w:r w:rsidRPr="00E77497">
          <w:t xml:space="preserve">Return </w:t>
        </w:r>
        <w:r>
          <w:rPr>
            <w:i/>
          </w:rPr>
          <w:t>map</w:t>
        </w:r>
        <w:r w:rsidRPr="00E77497">
          <w:t>.</w:t>
        </w:r>
      </w:ins>
    </w:p>
    <w:p w14:paraId="643630B5" w14:textId="77777777" w:rsidR="002231F8" w:rsidRPr="00E77497" w:rsidRDefault="002231F8" w:rsidP="002231F8">
      <w:pPr>
        <w:pStyle w:val="30"/>
        <w:numPr>
          <w:ilvl w:val="0"/>
          <w:numId w:val="0"/>
        </w:numPr>
        <w:rPr>
          <w:ins w:id="34491" w:author="Rev 10 Allen Wirfs-Brock" w:date="2012-09-07T15:17:00Z"/>
        </w:rPr>
      </w:pPr>
      <w:bookmarkStart w:id="34492" w:name="_Toc336509672"/>
      <w:ins w:id="34493" w:author="Rev 10 Allen Wirfs-Brock" w:date="2012-09-07T15:17:00Z">
        <w:r w:rsidRPr="00E77497">
          <w:t>15.</w:t>
        </w:r>
      </w:ins>
      <w:ins w:id="34494" w:author="Rev 10 Allen Wirfs-Brock" w:date="2012-09-07T15:20:00Z">
        <w:r>
          <w:t>14</w:t>
        </w:r>
      </w:ins>
      <w:ins w:id="34495" w:author="Rev 10 Allen Wirfs-Brock" w:date="2012-09-07T15:17:00Z">
        <w:r w:rsidRPr="00E77497">
          <w:t>.</w:t>
        </w:r>
      </w:ins>
      <w:ins w:id="34496" w:author="Rev 10 Allen Wirfs-Brock" w:date="2012-09-22T10:02:00Z">
        <w:r w:rsidR="00A417BA">
          <w:t>3</w:t>
        </w:r>
      </w:ins>
      <w:ins w:id="34497" w:author="Rev 10 Allen Wirfs-Brock" w:date="2012-09-07T15:17:00Z">
        <w:r w:rsidRPr="00E77497">
          <w:tab/>
          <w:t xml:space="preserve">The </w:t>
        </w:r>
      </w:ins>
      <w:ins w:id="34498" w:author="Rev 10 Allen Wirfs-Brock" w:date="2012-09-07T15:19:00Z">
        <w:r>
          <w:t>Map</w:t>
        </w:r>
      </w:ins>
      <w:ins w:id="34499" w:author="Rev 10 Allen Wirfs-Brock" w:date="2012-09-07T15:17:00Z">
        <w:r w:rsidRPr="00E77497">
          <w:t xml:space="preserve"> Constructor</w:t>
        </w:r>
        <w:bookmarkEnd w:id="34492"/>
      </w:ins>
    </w:p>
    <w:p w14:paraId="0DF78D69" w14:textId="77777777" w:rsidR="002231F8" w:rsidRPr="00E77497" w:rsidRDefault="002231F8" w:rsidP="002231F8">
      <w:pPr>
        <w:rPr>
          <w:ins w:id="34500" w:author="Rev 10 Allen Wirfs-Brock" w:date="2012-09-07T15:17:00Z"/>
        </w:rPr>
      </w:pPr>
      <w:ins w:id="34501" w:author="Rev 10 Allen Wirfs-Brock" w:date="2012-09-07T15:17:00Z">
        <w:r w:rsidRPr="00E77497">
          <w:t xml:space="preserve">When </w:t>
        </w:r>
      </w:ins>
      <w:ins w:id="34502" w:author="Rev 10 Allen Wirfs-Brock" w:date="2012-09-07T15:19:00Z">
        <w:r>
          <w:rPr>
            <w:rFonts w:ascii="Courier New" w:hAnsi="Courier New"/>
            <w:b/>
          </w:rPr>
          <w:t>Map</w:t>
        </w:r>
      </w:ins>
      <w:ins w:id="34503" w:author="Rev 10 Allen Wirfs-Brock" w:date="2012-09-07T15:17:00Z">
        <w:r w:rsidRPr="00E77497">
          <w:t xml:space="preserve"> is called as part of a </w:t>
        </w:r>
        <w:r w:rsidRPr="00E77497">
          <w:rPr>
            <w:rFonts w:ascii="Courier New" w:hAnsi="Courier New"/>
            <w:b/>
          </w:rPr>
          <w:t>new</w:t>
        </w:r>
        <w:r w:rsidRPr="00E77497">
          <w:t xml:space="preserve"> expression it is a constructor: it initialises the newly created object.</w:t>
        </w:r>
      </w:ins>
    </w:p>
    <w:p w14:paraId="6CF8C012" w14:textId="77777777" w:rsidR="002231F8" w:rsidRPr="00E77497" w:rsidRDefault="002231F8" w:rsidP="002231F8">
      <w:pPr>
        <w:pStyle w:val="40"/>
        <w:numPr>
          <w:ilvl w:val="0"/>
          <w:numId w:val="0"/>
        </w:numPr>
        <w:rPr>
          <w:ins w:id="34504" w:author="Rev 10 Allen Wirfs-Brock" w:date="2012-09-07T15:17:00Z"/>
        </w:rPr>
      </w:pPr>
      <w:ins w:id="34505" w:author="Rev 10 Allen Wirfs-Brock" w:date="2012-09-07T15:17:00Z">
        <w:r w:rsidRPr="00E77497">
          <w:t>15.</w:t>
        </w:r>
      </w:ins>
      <w:ins w:id="34506" w:author="Rev 10 Allen Wirfs-Brock" w:date="2012-09-07T15:20:00Z">
        <w:r>
          <w:t>14</w:t>
        </w:r>
      </w:ins>
      <w:ins w:id="34507" w:author="Rev 10 Allen Wirfs-Brock" w:date="2012-09-07T15:17:00Z">
        <w:r w:rsidRPr="00E77497">
          <w:t>.</w:t>
        </w:r>
      </w:ins>
      <w:ins w:id="34508" w:author="Rev 10 Allen Wirfs-Brock" w:date="2012-09-22T10:02:00Z">
        <w:r w:rsidR="00A417BA">
          <w:t>3</w:t>
        </w:r>
      </w:ins>
      <w:ins w:id="34509" w:author="Rev 10 Allen Wirfs-Brock" w:date="2012-09-07T15:17:00Z">
        <w:r w:rsidRPr="00E77497">
          <w:t>.1</w:t>
        </w:r>
        <w:r w:rsidRPr="00E77497">
          <w:tab/>
          <w:t xml:space="preserve">new </w:t>
        </w:r>
      </w:ins>
      <w:ins w:id="34510" w:author="Rev 10 Allen Wirfs-Brock" w:date="2012-09-07T15:20:00Z">
        <w:r>
          <w:t>Map</w:t>
        </w:r>
      </w:ins>
      <w:ins w:id="34511" w:author="Rev 10 Allen Wirfs-Brock" w:date="2012-09-07T15:17:00Z">
        <w:r w:rsidRPr="00E77497">
          <w:t xml:space="preserve"> (</w:t>
        </w:r>
      </w:ins>
      <w:ins w:id="34512" w:author="Rev 10 Allen Wirfs-Brock" w:date="2012-09-07T15:20:00Z">
        <w:r>
          <w:t>iterable = [ ]</w:t>
        </w:r>
      </w:ins>
      <w:ins w:id="34513" w:author="Rev 10 Allen Wirfs-Brock" w:date="2012-09-07T15:17:00Z">
        <w:r w:rsidRPr="00E77497">
          <w:t>)</w:t>
        </w:r>
      </w:ins>
    </w:p>
    <w:p w14:paraId="1DED64F5" w14:textId="77777777" w:rsidR="00926A35" w:rsidRPr="00E77497" w:rsidRDefault="00926A35" w:rsidP="00F94F77">
      <w:pPr>
        <w:pStyle w:val="Alg4"/>
        <w:numPr>
          <w:ilvl w:val="0"/>
          <w:numId w:val="993"/>
        </w:numPr>
        <w:rPr>
          <w:ins w:id="34514" w:author="Rev 10 Allen Wirfs-Brock" w:date="2012-09-07T16:45:00Z"/>
        </w:rPr>
      </w:pPr>
      <w:ins w:id="34515" w:author="Rev 10 Allen Wirfs-Brock" w:date="2012-09-07T16:45:00Z">
        <w:r w:rsidRPr="00E77497">
          <w:t xml:space="preserve">Let </w:t>
        </w:r>
      </w:ins>
      <w:ins w:id="34516" w:author="Rev 10 Allen Wirfs-Brock" w:date="2012-09-07T16:47:00Z">
        <w:r>
          <w:rPr>
            <w:i/>
          </w:rPr>
          <w:t>map</w:t>
        </w:r>
      </w:ins>
      <w:ins w:id="34517" w:author="Rev 10 Allen Wirfs-Brock" w:date="2012-09-07T16:45:00Z">
        <w:r w:rsidRPr="00E77497">
          <w:rPr>
            <w:i/>
          </w:rPr>
          <w:t xml:space="preserve"> </w:t>
        </w:r>
        <w:r w:rsidRPr="00E77497">
          <w:t xml:space="preserve">be </w:t>
        </w:r>
        <w:r>
          <w:t>the result of the abstract operation ObjectCreate (15.</w:t>
        </w:r>
      </w:ins>
      <w:ins w:id="34518" w:author="Rev 10 Allen Wirfs-Brock" w:date="2012-09-07T16:46:00Z">
        <w:r>
          <w:t>2</w:t>
        </w:r>
      </w:ins>
      <w:ins w:id="34519" w:author="Rev 10 Allen Wirfs-Brock" w:date="2012-09-07T16:45:00Z">
        <w:r>
          <w:t>) with</w:t>
        </w:r>
      </w:ins>
      <w:ins w:id="34520" w:author="Rev 10 Allen Wirfs-Brock" w:date="2012-09-07T16:46:00Z">
        <w:r>
          <w:t xml:space="preserve"> the intrinsic %MapPrototype% as the</w:t>
        </w:r>
      </w:ins>
      <w:ins w:id="34521" w:author="Rev 10 Allen Wirfs-Brock" w:date="2012-09-07T16:45:00Z">
        <w:r>
          <w:t xml:space="preserve"> argument</w:t>
        </w:r>
        <w:r w:rsidRPr="00E77497">
          <w:t>.</w:t>
        </w:r>
      </w:ins>
    </w:p>
    <w:p w14:paraId="3746CC91" w14:textId="77777777" w:rsidR="00C33EC3" w:rsidRDefault="00C33EC3" w:rsidP="00C33EC3">
      <w:pPr>
        <w:pStyle w:val="Alg4"/>
        <w:numPr>
          <w:ilvl w:val="0"/>
          <w:numId w:val="993"/>
        </w:numPr>
        <w:rPr>
          <w:ins w:id="34522" w:author="Rev 10 Allen Wirfs-Brock" w:date="2012-09-07T17:31:00Z"/>
        </w:rPr>
      </w:pPr>
      <w:ins w:id="34523" w:author="Rev 10 Allen Wirfs-Brock" w:date="2012-09-07T17:31:00Z">
        <w:r>
          <w:t xml:space="preserve">If </w:t>
        </w:r>
        <w:r w:rsidRPr="00C33EC3">
          <w:rPr>
            <w:i/>
          </w:rPr>
          <w:t>iterable</w:t>
        </w:r>
        <w:r>
          <w:t xml:space="preserve"> is not present, let </w:t>
        </w:r>
        <w:r w:rsidRPr="00C33EC3">
          <w:rPr>
            <w:i/>
          </w:rPr>
          <w:t>iterable</w:t>
        </w:r>
        <w:r>
          <w:t xml:space="preserve"> be </w:t>
        </w:r>
        <w:r w:rsidRPr="00C33EC3">
          <w:rPr>
            <w:b/>
          </w:rPr>
          <w:t>undefined</w:t>
        </w:r>
        <w:r>
          <w:t>.</w:t>
        </w:r>
      </w:ins>
    </w:p>
    <w:p w14:paraId="3222AE0B" w14:textId="77777777" w:rsidR="00926A35" w:rsidRPr="00E77497" w:rsidRDefault="00926A35" w:rsidP="00F94F77">
      <w:pPr>
        <w:pStyle w:val="Alg4"/>
        <w:numPr>
          <w:ilvl w:val="0"/>
          <w:numId w:val="993"/>
        </w:numPr>
        <w:rPr>
          <w:ins w:id="34524" w:author="Rev 10 Allen Wirfs-Brock" w:date="2012-09-07T16:45:00Z"/>
        </w:rPr>
      </w:pPr>
      <w:ins w:id="34525" w:author="Rev 10 Allen Wirfs-Brock" w:date="2012-09-07T16:52:00Z">
        <w:r>
          <w:t xml:space="preserve">Let </w:t>
        </w:r>
        <w:r w:rsidRPr="00926A35">
          <w:rPr>
            <w:i/>
          </w:rPr>
          <w:t>status</w:t>
        </w:r>
        <w:r>
          <w:t xml:space="preserve"> be the result of </w:t>
        </w:r>
      </w:ins>
      <w:ins w:id="34526" w:author="Rev 10 Allen Wirfs-Brock" w:date="2012-09-07T16:50:00Z">
        <w:r>
          <w:t xml:space="preserve">MapInitialization with </w:t>
        </w:r>
        <w:r w:rsidRPr="00926A35">
          <w:rPr>
            <w:i/>
          </w:rPr>
          <w:t>map</w:t>
        </w:r>
        <w:r>
          <w:t xml:space="preserve"> and </w:t>
        </w:r>
        <w:r w:rsidRPr="00926A35">
          <w:rPr>
            <w:i/>
          </w:rPr>
          <w:t>iterable</w:t>
        </w:r>
        <w:r>
          <w:t xml:space="preserve"> as agruments</w:t>
        </w:r>
      </w:ins>
      <w:ins w:id="34527" w:author="Rev 10 Allen Wirfs-Brock" w:date="2012-09-07T16:51:00Z">
        <w:r>
          <w:t>.</w:t>
        </w:r>
      </w:ins>
    </w:p>
    <w:p w14:paraId="777BADE4" w14:textId="77777777" w:rsidR="00926A35" w:rsidRPr="00E77497" w:rsidRDefault="00926A35" w:rsidP="00F94F77">
      <w:pPr>
        <w:pStyle w:val="Alg4"/>
        <w:numPr>
          <w:ilvl w:val="0"/>
          <w:numId w:val="993"/>
        </w:numPr>
        <w:rPr>
          <w:ins w:id="34528" w:author="Rev 10 Allen Wirfs-Brock" w:date="2012-09-07T16:45:00Z"/>
        </w:rPr>
      </w:pPr>
      <w:ins w:id="34529" w:author="Rev 10 Allen Wirfs-Brock" w:date="2012-09-07T16:52:00Z">
        <w:r>
          <w:t>ReturnIfAbrupt(</w:t>
        </w:r>
        <w:r w:rsidRPr="00926A35">
          <w:rPr>
            <w:i/>
          </w:rPr>
          <w:t>status</w:t>
        </w:r>
        <w:r>
          <w:t>).</w:t>
        </w:r>
      </w:ins>
    </w:p>
    <w:p w14:paraId="5ECAF21F" w14:textId="77777777" w:rsidR="00926A35" w:rsidRPr="00E77497" w:rsidRDefault="00926A35" w:rsidP="00F94F77">
      <w:pPr>
        <w:pStyle w:val="Alg4"/>
        <w:numPr>
          <w:ilvl w:val="0"/>
          <w:numId w:val="993"/>
        </w:numPr>
        <w:spacing w:after="120"/>
        <w:rPr>
          <w:ins w:id="34530" w:author="Rev 10 Allen Wirfs-Brock" w:date="2012-09-07T16:45:00Z"/>
        </w:rPr>
      </w:pPr>
      <w:ins w:id="34531" w:author="Rev 10 Allen Wirfs-Brock" w:date="2012-09-07T16:45:00Z">
        <w:r w:rsidRPr="00E77497">
          <w:t xml:space="preserve">Return </w:t>
        </w:r>
      </w:ins>
      <w:ins w:id="34532" w:author="Rev 10 Allen Wirfs-Brock" w:date="2012-09-07T16:51:00Z">
        <w:r>
          <w:rPr>
            <w:i/>
          </w:rPr>
          <w:t>map</w:t>
        </w:r>
      </w:ins>
      <w:ins w:id="34533" w:author="Rev 10 Allen Wirfs-Brock" w:date="2012-09-07T16:45:00Z">
        <w:r w:rsidRPr="00E77497">
          <w:t>.</w:t>
        </w:r>
      </w:ins>
    </w:p>
    <w:p w14:paraId="2AB7777D" w14:textId="77777777" w:rsidR="002231F8" w:rsidRPr="00E77497" w:rsidRDefault="002231F8" w:rsidP="002231F8">
      <w:pPr>
        <w:pStyle w:val="30"/>
        <w:numPr>
          <w:ilvl w:val="0"/>
          <w:numId w:val="0"/>
        </w:numPr>
        <w:rPr>
          <w:ins w:id="34534" w:author="Rev 10 Allen Wirfs-Brock" w:date="2012-09-07T15:17:00Z"/>
        </w:rPr>
      </w:pPr>
      <w:bookmarkStart w:id="34535" w:name="_Toc336509673"/>
      <w:ins w:id="34536" w:author="Rev 10 Allen Wirfs-Brock" w:date="2012-09-07T15:17:00Z">
        <w:r w:rsidRPr="00E77497">
          <w:t>15.</w:t>
        </w:r>
      </w:ins>
      <w:ins w:id="34537" w:author="Rev 10 Allen Wirfs-Brock" w:date="2012-09-07T15:23:00Z">
        <w:r w:rsidR="001942DE">
          <w:t>14</w:t>
        </w:r>
      </w:ins>
      <w:ins w:id="34538" w:author="Rev 10 Allen Wirfs-Brock" w:date="2012-09-07T15:17:00Z">
        <w:r w:rsidRPr="00E77497">
          <w:t>.</w:t>
        </w:r>
      </w:ins>
      <w:ins w:id="34539" w:author="Rev 10 Allen Wirfs-Brock" w:date="2012-09-22T10:02:00Z">
        <w:r w:rsidR="00A417BA">
          <w:t>4</w:t>
        </w:r>
      </w:ins>
      <w:ins w:id="34540" w:author="Rev 10 Allen Wirfs-Brock" w:date="2012-09-07T15:17:00Z">
        <w:r w:rsidRPr="00E77497">
          <w:tab/>
          <w:t xml:space="preserve">Properties of the </w:t>
        </w:r>
      </w:ins>
      <w:ins w:id="34541" w:author="Rev 10 Allen Wirfs-Brock" w:date="2012-09-07T15:22:00Z">
        <w:r w:rsidR="001942DE">
          <w:t>Map</w:t>
        </w:r>
      </w:ins>
      <w:ins w:id="34542" w:author="Rev 10 Allen Wirfs-Brock" w:date="2012-09-07T15:17:00Z">
        <w:r w:rsidRPr="00E77497">
          <w:t xml:space="preserve"> Constructor</w:t>
        </w:r>
        <w:bookmarkEnd w:id="34535"/>
      </w:ins>
    </w:p>
    <w:p w14:paraId="5B6FC349" w14:textId="77777777" w:rsidR="002231F8" w:rsidRPr="00E77497" w:rsidRDefault="002231F8" w:rsidP="002231F8">
      <w:pPr>
        <w:rPr>
          <w:ins w:id="34543" w:author="Rev 10 Allen Wirfs-Brock" w:date="2012-09-07T15:17:00Z"/>
        </w:rPr>
      </w:pPr>
      <w:ins w:id="34544" w:author="Rev 10 Allen Wirfs-Brock" w:date="2012-09-07T15:17:00Z">
        <w:r w:rsidRPr="00E77497">
          <w:t xml:space="preserve">The value of the [[Prototype]] internal property of the </w:t>
        </w:r>
      </w:ins>
      <w:ins w:id="34545" w:author="Rev 10 Allen Wirfs-Brock" w:date="2012-09-07T15:23:00Z">
        <w:r w:rsidR="001942DE">
          <w:t>Map</w:t>
        </w:r>
      </w:ins>
      <w:ins w:id="34546" w:author="Rev 10 Allen Wirfs-Brock" w:date="2012-09-07T15:17:00Z">
        <w:r w:rsidRPr="00E77497">
          <w:t xml:space="preserve"> constructor is the Function prototype object (15.3.4).</w:t>
        </w:r>
      </w:ins>
    </w:p>
    <w:p w14:paraId="69A3AF4B" w14:textId="77777777" w:rsidR="002231F8" w:rsidRPr="00E77497" w:rsidRDefault="002231F8" w:rsidP="002231F8">
      <w:pPr>
        <w:rPr>
          <w:ins w:id="34547" w:author="Rev 10 Allen Wirfs-Brock" w:date="2012-09-07T15:17:00Z"/>
        </w:rPr>
      </w:pPr>
      <w:ins w:id="34548" w:author="Rev 10 Allen Wirfs-Brock" w:date="2012-09-07T15:17:00Z">
        <w:r w:rsidRPr="00E77497">
          <w:t xml:space="preserve">Besides the internal properties and the </w:t>
        </w:r>
        <w:r w:rsidRPr="00E77497">
          <w:rPr>
            <w:rFonts w:ascii="Courier New" w:hAnsi="Courier New"/>
            <w:b/>
          </w:rPr>
          <w:t>length</w:t>
        </w:r>
        <w:r w:rsidRPr="00E77497">
          <w:t xml:space="preserve"> property (whose value is </w:t>
        </w:r>
      </w:ins>
      <w:ins w:id="34549" w:author="Rev 10 Allen Wirfs-Brock" w:date="2012-09-07T15:23:00Z">
        <w:r w:rsidR="001942DE">
          <w:rPr>
            <w:b/>
          </w:rPr>
          <w:t>0</w:t>
        </w:r>
      </w:ins>
      <w:ins w:id="34550" w:author="Rev 10 Allen Wirfs-Brock" w:date="2012-09-07T15:17:00Z">
        <w:r w:rsidRPr="00E77497">
          <w:t xml:space="preserve">), the </w:t>
        </w:r>
      </w:ins>
      <w:ins w:id="34551" w:author="Rev 10 Allen Wirfs-Brock" w:date="2012-09-07T15:23:00Z">
        <w:r w:rsidR="001942DE">
          <w:t>Map</w:t>
        </w:r>
      </w:ins>
      <w:ins w:id="34552" w:author="Rev 10 Allen Wirfs-Brock" w:date="2012-09-07T15:17:00Z">
        <w:r w:rsidRPr="00E77497">
          <w:t xml:space="preserve"> constructor has the following property:</w:t>
        </w:r>
      </w:ins>
    </w:p>
    <w:p w14:paraId="4788C00A" w14:textId="77777777" w:rsidR="002231F8" w:rsidRPr="00E77497" w:rsidRDefault="002231F8" w:rsidP="002231F8">
      <w:pPr>
        <w:pStyle w:val="40"/>
        <w:numPr>
          <w:ilvl w:val="0"/>
          <w:numId w:val="0"/>
        </w:numPr>
        <w:rPr>
          <w:ins w:id="34553" w:author="Rev 10 Allen Wirfs-Brock" w:date="2012-09-07T15:17:00Z"/>
        </w:rPr>
      </w:pPr>
      <w:ins w:id="34554" w:author="Rev 10 Allen Wirfs-Brock" w:date="2012-09-07T15:17:00Z">
        <w:r w:rsidRPr="00E77497">
          <w:t>15.</w:t>
        </w:r>
      </w:ins>
      <w:ins w:id="34555" w:author="Rev 10 Allen Wirfs-Brock" w:date="2012-09-07T15:23:00Z">
        <w:r w:rsidR="001942DE">
          <w:t>14</w:t>
        </w:r>
      </w:ins>
      <w:ins w:id="34556" w:author="Rev 10 Allen Wirfs-Brock" w:date="2012-09-07T15:17:00Z">
        <w:r w:rsidRPr="00E77497">
          <w:t>.</w:t>
        </w:r>
      </w:ins>
      <w:ins w:id="34557" w:author="Rev 10 Allen Wirfs-Brock" w:date="2012-09-22T10:02:00Z">
        <w:r w:rsidR="00A417BA">
          <w:t>4</w:t>
        </w:r>
      </w:ins>
      <w:ins w:id="34558" w:author="Rev 10 Allen Wirfs-Brock" w:date="2012-09-07T15:17:00Z">
        <w:r w:rsidRPr="00E77497">
          <w:t>.1</w:t>
        </w:r>
        <w:r w:rsidRPr="00E77497">
          <w:tab/>
        </w:r>
      </w:ins>
      <w:ins w:id="34559" w:author="Rev 10 Allen Wirfs-Brock" w:date="2012-09-07T15:24:00Z">
        <w:r w:rsidR="001942DE">
          <w:t>Map</w:t>
        </w:r>
      </w:ins>
      <w:ins w:id="34560" w:author="Rev 10 Allen Wirfs-Brock" w:date="2012-09-07T15:17:00Z">
        <w:r w:rsidRPr="00E77497">
          <w:t>.prototype</w:t>
        </w:r>
      </w:ins>
    </w:p>
    <w:p w14:paraId="643C19C5" w14:textId="77777777" w:rsidR="002231F8" w:rsidRPr="00E77497" w:rsidRDefault="002231F8" w:rsidP="002231F8">
      <w:pPr>
        <w:rPr>
          <w:ins w:id="34561" w:author="Rev 10 Allen Wirfs-Brock" w:date="2012-09-07T15:17:00Z"/>
        </w:rPr>
      </w:pPr>
      <w:ins w:id="34562" w:author="Rev 10 Allen Wirfs-Brock" w:date="2012-09-07T15:17:00Z">
        <w:r w:rsidRPr="00E77497">
          <w:t xml:space="preserve">The initial value of </w:t>
        </w:r>
      </w:ins>
      <w:ins w:id="34563" w:author="Rev 10 Allen Wirfs-Brock" w:date="2012-09-07T15:23:00Z">
        <w:r w:rsidR="001942DE">
          <w:rPr>
            <w:rFonts w:ascii="Courier New" w:hAnsi="Courier New"/>
            <w:b/>
          </w:rPr>
          <w:t>Map</w:t>
        </w:r>
      </w:ins>
      <w:ins w:id="34564" w:author="Rev 10 Allen Wirfs-Brock" w:date="2012-09-07T15:17:00Z">
        <w:r w:rsidRPr="00E77497">
          <w:rPr>
            <w:rFonts w:ascii="Courier New" w:hAnsi="Courier New"/>
            <w:b/>
          </w:rPr>
          <w:t>.prototype</w:t>
        </w:r>
        <w:r w:rsidRPr="00E77497">
          <w:t xml:space="preserve"> is the </w:t>
        </w:r>
      </w:ins>
      <w:ins w:id="34565" w:author="Rev 10 Allen Wirfs-Brock" w:date="2012-09-07T15:24:00Z">
        <w:r w:rsidR="001942DE">
          <w:t>Map</w:t>
        </w:r>
      </w:ins>
      <w:ins w:id="34566" w:author="Rev 10 Allen Wirfs-Brock" w:date="2012-09-07T15:17:00Z">
        <w:r w:rsidRPr="00E77497">
          <w:t xml:space="preserve"> prototype object (15.</w:t>
        </w:r>
      </w:ins>
      <w:ins w:id="34567" w:author="Rev 10 Allen Wirfs-Brock" w:date="2012-09-07T15:24:00Z">
        <w:r w:rsidR="001942DE">
          <w:t>14</w:t>
        </w:r>
      </w:ins>
      <w:ins w:id="34568" w:author="Rev 10 Allen Wirfs-Brock" w:date="2012-09-07T15:17:00Z">
        <w:r w:rsidRPr="00E77497">
          <w:t>.4).</w:t>
        </w:r>
      </w:ins>
    </w:p>
    <w:p w14:paraId="70B5881C" w14:textId="77777777" w:rsidR="002231F8" w:rsidRPr="00E77497" w:rsidRDefault="002231F8" w:rsidP="002231F8">
      <w:pPr>
        <w:rPr>
          <w:ins w:id="34569" w:author="Rev 10 Allen Wirfs-Brock" w:date="2012-09-07T15:17:00Z"/>
        </w:rPr>
      </w:pPr>
      <w:ins w:id="34570" w:author="Rev 10 Allen Wirfs-Brock" w:date="2012-09-07T15:17:00Z">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ins>
    </w:p>
    <w:p w14:paraId="7F338970" w14:textId="77777777" w:rsidR="002231F8" w:rsidRPr="00E77497" w:rsidRDefault="002231F8" w:rsidP="002231F8">
      <w:pPr>
        <w:pStyle w:val="30"/>
        <w:numPr>
          <w:ilvl w:val="0"/>
          <w:numId w:val="0"/>
        </w:numPr>
        <w:rPr>
          <w:ins w:id="34571" w:author="Rev 10 Allen Wirfs-Brock" w:date="2012-09-07T15:17:00Z"/>
        </w:rPr>
      </w:pPr>
      <w:bookmarkStart w:id="34572" w:name="_Toc336509674"/>
      <w:ins w:id="34573" w:author="Rev 10 Allen Wirfs-Brock" w:date="2012-09-07T15:17:00Z">
        <w:r w:rsidRPr="00E77497">
          <w:t>15.</w:t>
        </w:r>
      </w:ins>
      <w:ins w:id="34574" w:author="Rev 10 Allen Wirfs-Brock" w:date="2012-09-22T10:02:00Z">
        <w:r w:rsidR="00A417BA">
          <w:t>14</w:t>
        </w:r>
      </w:ins>
      <w:ins w:id="34575" w:author="Rev 10 Allen Wirfs-Brock" w:date="2012-09-07T15:17:00Z">
        <w:r w:rsidRPr="00E77497">
          <w:t>.</w:t>
        </w:r>
      </w:ins>
      <w:ins w:id="34576" w:author="Rev 10 Allen Wirfs-Brock" w:date="2012-09-22T10:03:00Z">
        <w:r w:rsidR="00A417BA">
          <w:t>5</w:t>
        </w:r>
      </w:ins>
      <w:ins w:id="34577" w:author="Rev 10 Allen Wirfs-Brock" w:date="2012-09-07T15:17:00Z">
        <w:r w:rsidRPr="00E77497">
          <w:tab/>
          <w:t xml:space="preserve">Properties of the </w:t>
        </w:r>
      </w:ins>
      <w:ins w:id="34578" w:author="Rev 10 Allen Wirfs-Brock" w:date="2012-09-07T15:24:00Z">
        <w:r w:rsidR="001942DE">
          <w:t>Map</w:t>
        </w:r>
      </w:ins>
      <w:ins w:id="34579" w:author="Rev 10 Allen Wirfs-Brock" w:date="2012-09-07T15:17:00Z">
        <w:r w:rsidRPr="00E77497">
          <w:t xml:space="preserve"> Prototype Object</w:t>
        </w:r>
        <w:bookmarkEnd w:id="34572"/>
      </w:ins>
    </w:p>
    <w:p w14:paraId="772C83D9" w14:textId="77777777" w:rsidR="002231F8" w:rsidRDefault="002231F8" w:rsidP="002231F8">
      <w:pPr>
        <w:rPr>
          <w:ins w:id="34580" w:author="Rev 10 Allen Wirfs-Brock" w:date="2012-09-07T15:28:00Z"/>
        </w:rPr>
      </w:pPr>
      <w:ins w:id="34581" w:author="Rev 10 Allen Wirfs-Brock" w:date="2012-09-07T15:17:00Z">
        <w:r w:rsidRPr="00E77497">
          <w:t xml:space="preserve">The value of the [[Prototype]] internal property of the </w:t>
        </w:r>
      </w:ins>
      <w:ins w:id="34582" w:author="Rev 10 Allen Wirfs-Brock" w:date="2012-09-07T15:24:00Z">
        <w:r w:rsidR="001942DE">
          <w:t>Map</w:t>
        </w:r>
      </w:ins>
      <w:ins w:id="34583" w:author="Rev 10 Allen Wirfs-Brock" w:date="2012-09-07T15:17:00Z">
        <w:r w:rsidRPr="00E77497">
          <w:t xml:space="preserve"> prototype object is the standard built-in Object prototype object (15.2.4).</w:t>
        </w:r>
      </w:ins>
    </w:p>
    <w:p w14:paraId="01CB06E9" w14:textId="77777777" w:rsidR="002231F8" w:rsidRPr="00E77497" w:rsidRDefault="002231F8" w:rsidP="002231F8">
      <w:pPr>
        <w:pStyle w:val="40"/>
        <w:numPr>
          <w:ilvl w:val="0"/>
          <w:numId w:val="0"/>
        </w:numPr>
        <w:rPr>
          <w:ins w:id="34584" w:author="Rev 10 Allen Wirfs-Brock" w:date="2012-09-07T15:17:00Z"/>
        </w:rPr>
      </w:pPr>
      <w:ins w:id="34585" w:author="Rev 10 Allen Wirfs-Brock" w:date="2012-09-07T15:17:00Z">
        <w:r w:rsidRPr="00E77497">
          <w:t>15.</w:t>
        </w:r>
      </w:ins>
      <w:ins w:id="34586" w:author="Rev 10 Allen Wirfs-Brock" w:date="2012-09-07T15:25:00Z">
        <w:r w:rsidR="001942DE">
          <w:t>14</w:t>
        </w:r>
      </w:ins>
      <w:ins w:id="34587" w:author="Rev 10 Allen Wirfs-Brock" w:date="2012-09-07T15:17:00Z">
        <w:r w:rsidRPr="00E77497">
          <w:t>.</w:t>
        </w:r>
      </w:ins>
      <w:ins w:id="34588" w:author="Rev 10 Allen Wirfs-Brock" w:date="2012-09-22T10:03:00Z">
        <w:r w:rsidR="00A417BA">
          <w:t>5</w:t>
        </w:r>
      </w:ins>
      <w:ins w:id="34589" w:author="Rev 10 Allen Wirfs-Brock" w:date="2012-09-07T15:17:00Z">
        <w:r w:rsidRPr="00E77497">
          <w:t>.1</w:t>
        </w:r>
        <w:r w:rsidRPr="00E77497">
          <w:tab/>
        </w:r>
      </w:ins>
      <w:ins w:id="34590" w:author="Rev 10 Allen Wirfs-Brock" w:date="2012-09-07T15:25:00Z">
        <w:r w:rsidR="001942DE">
          <w:t>Map</w:t>
        </w:r>
      </w:ins>
      <w:ins w:id="34591" w:author="Rev 10 Allen Wirfs-Brock" w:date="2012-09-07T15:17:00Z">
        <w:r w:rsidRPr="00E77497">
          <w:t>.prototype.constructor</w:t>
        </w:r>
      </w:ins>
    </w:p>
    <w:p w14:paraId="64D4BB7C" w14:textId="77777777" w:rsidR="002231F8" w:rsidRPr="00E77497" w:rsidRDefault="002231F8" w:rsidP="002231F8">
      <w:pPr>
        <w:rPr>
          <w:ins w:id="34592" w:author="Rev 10 Allen Wirfs-Brock" w:date="2012-09-07T15:17:00Z"/>
        </w:rPr>
      </w:pPr>
      <w:ins w:id="34593" w:author="Rev 10 Allen Wirfs-Brock" w:date="2012-09-07T15:17:00Z">
        <w:r w:rsidRPr="00E77497">
          <w:t xml:space="preserve">The initial value of </w:t>
        </w:r>
      </w:ins>
      <w:ins w:id="34594" w:author="Rev 10 Allen Wirfs-Brock" w:date="2012-09-07T15:25:00Z">
        <w:r w:rsidR="001942DE">
          <w:rPr>
            <w:rFonts w:ascii="Courier New" w:hAnsi="Courier New"/>
            <w:b/>
          </w:rPr>
          <w:t>Map</w:t>
        </w:r>
      </w:ins>
      <w:ins w:id="34595" w:author="Rev 10 Allen Wirfs-Brock" w:date="2012-09-07T15:17:00Z">
        <w:r w:rsidRPr="00E77497">
          <w:rPr>
            <w:rFonts w:ascii="Courier New" w:hAnsi="Courier New"/>
            <w:b/>
          </w:rPr>
          <w:t>.prototype.constructor</w:t>
        </w:r>
        <w:r w:rsidRPr="00E77497">
          <w:t xml:space="preserve"> is the built-in </w:t>
        </w:r>
      </w:ins>
      <w:ins w:id="34596" w:author="Rev 10 Allen Wirfs-Brock" w:date="2012-09-07T15:25:00Z">
        <w:r w:rsidR="001942DE">
          <w:rPr>
            <w:rFonts w:ascii="Courier New" w:hAnsi="Courier New"/>
            <w:b/>
          </w:rPr>
          <w:t>Map</w:t>
        </w:r>
      </w:ins>
      <w:ins w:id="34597" w:author="Rev 10 Allen Wirfs-Brock" w:date="2012-09-07T15:17:00Z">
        <w:r w:rsidRPr="00E77497">
          <w:t xml:space="preserve"> constructor.</w:t>
        </w:r>
      </w:ins>
    </w:p>
    <w:p w14:paraId="50296FA5" w14:textId="77777777" w:rsidR="00926D71" w:rsidRPr="00E77497" w:rsidRDefault="00926D71" w:rsidP="00926D71">
      <w:pPr>
        <w:pStyle w:val="40"/>
        <w:numPr>
          <w:ilvl w:val="0"/>
          <w:numId w:val="0"/>
        </w:numPr>
        <w:rPr>
          <w:ins w:id="34598" w:author="Rev 10 Allen Wirfs-Brock" w:date="2012-09-08T09:23:00Z"/>
        </w:rPr>
      </w:pPr>
      <w:ins w:id="34599" w:author="Rev 10 Allen Wirfs-Brock" w:date="2012-09-08T09:23:00Z">
        <w:r w:rsidRPr="00E77497">
          <w:t>15.</w:t>
        </w:r>
        <w:r>
          <w:t>14</w:t>
        </w:r>
        <w:r w:rsidRPr="00E77497">
          <w:t>.</w:t>
        </w:r>
      </w:ins>
      <w:ins w:id="34600" w:author="Rev 10 Allen Wirfs-Brock" w:date="2012-09-22T10:03:00Z">
        <w:r w:rsidR="00A417BA">
          <w:t>5</w:t>
        </w:r>
      </w:ins>
      <w:ins w:id="34601" w:author="Rev 10 Allen Wirfs-Brock" w:date="2012-09-08T09:23:00Z">
        <w:r w:rsidRPr="00E77497">
          <w:t>.</w:t>
        </w:r>
      </w:ins>
      <w:ins w:id="34602" w:author="Rev 10 Allen Wirfs-Brock" w:date="2012-09-08T09:24:00Z">
        <w:r>
          <w:t>2</w:t>
        </w:r>
      </w:ins>
      <w:ins w:id="34603" w:author="Rev 10 Allen Wirfs-Brock" w:date="2012-09-08T09:23:00Z">
        <w:r w:rsidRPr="00E77497">
          <w:tab/>
        </w:r>
        <w:r>
          <w:t>Map</w:t>
        </w:r>
        <w:r w:rsidRPr="00E77497">
          <w:t>.prototype.</w:t>
        </w:r>
        <w:r>
          <w:t>delete</w:t>
        </w:r>
        <w:r w:rsidRPr="00E77497">
          <w:t xml:space="preserve"> ( </w:t>
        </w:r>
        <w:r>
          <w:t xml:space="preserve">key </w:t>
        </w:r>
        <w:r w:rsidRPr="00E77497">
          <w:t>)</w:t>
        </w:r>
      </w:ins>
    </w:p>
    <w:p w14:paraId="60ACF77D" w14:textId="77777777" w:rsidR="00926D71" w:rsidRPr="00E77497" w:rsidRDefault="00926D71" w:rsidP="00926D71">
      <w:pPr>
        <w:rPr>
          <w:ins w:id="34604" w:author="Rev 10 Allen Wirfs-Brock" w:date="2012-09-08T09:23:00Z"/>
        </w:rPr>
      </w:pPr>
      <w:ins w:id="34605" w:author="Rev 10 Allen Wirfs-Brock" w:date="2012-09-08T09:23:00Z">
        <w:r w:rsidRPr="00E77497">
          <w:t>The following steps are taken:</w:t>
        </w:r>
      </w:ins>
    </w:p>
    <w:p w14:paraId="669F5B7D" w14:textId="77777777" w:rsidR="00926D71" w:rsidRPr="00E77497" w:rsidRDefault="00926D71" w:rsidP="00926D71">
      <w:pPr>
        <w:pStyle w:val="Alg4"/>
        <w:numPr>
          <w:ilvl w:val="0"/>
          <w:numId w:val="986"/>
        </w:numPr>
        <w:rPr>
          <w:ins w:id="34606" w:author="Rev 10 Allen Wirfs-Brock" w:date="2012-09-08T09:23:00Z"/>
        </w:rPr>
      </w:pPr>
      <w:ins w:id="34607" w:author="Rev 10 Allen Wirfs-Brock" w:date="2012-09-08T09:23:00Z">
        <w:r w:rsidRPr="00E77497">
          <w:t xml:space="preserve">Let </w:t>
        </w:r>
        <w:r>
          <w:rPr>
            <w:i/>
          </w:rPr>
          <w:t>M</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14:paraId="0A85A587" w14:textId="77777777" w:rsidR="00926D71" w:rsidRPr="00E77497" w:rsidRDefault="00926D71" w:rsidP="00926D71">
      <w:pPr>
        <w:pStyle w:val="Alg4"/>
        <w:numPr>
          <w:ilvl w:val="0"/>
          <w:numId w:val="986"/>
        </w:numPr>
        <w:rPr>
          <w:ins w:id="34608" w:author="Rev 10 Allen Wirfs-Brock" w:date="2012-09-08T09:23:00Z"/>
        </w:rPr>
      </w:pPr>
      <w:ins w:id="34609" w:author="Rev 10 Allen Wirfs-Brock" w:date="2012-09-08T09:23:00Z">
        <w:r>
          <w:t>ReturnIfAbrupt(</w:t>
        </w:r>
        <w:r w:rsidRPr="005E0048">
          <w:rPr>
            <w:i/>
          </w:rPr>
          <w:t>M</w:t>
        </w:r>
        <w:r>
          <w:t>).</w:t>
        </w:r>
      </w:ins>
    </w:p>
    <w:p w14:paraId="442BDAB9" w14:textId="77777777" w:rsidR="00926D71" w:rsidRDefault="00926D71" w:rsidP="00926D71">
      <w:pPr>
        <w:pStyle w:val="Alg4"/>
        <w:numPr>
          <w:ilvl w:val="0"/>
          <w:numId w:val="986"/>
        </w:numPr>
        <w:rPr>
          <w:ins w:id="34610" w:author="Rev 10 Allen Wirfs-Brock" w:date="2012-09-08T09:23:00Z"/>
        </w:rPr>
      </w:pPr>
      <w:ins w:id="34611" w:author="Rev 10 Allen Wirfs-Brock" w:date="2012-09-08T09:23:00Z">
        <w:r>
          <w:t xml:space="preserve">If </w:t>
        </w:r>
        <w:r w:rsidRPr="00B5244C">
          <w:rPr>
            <w:i/>
          </w:rPr>
          <w:t>M</w:t>
        </w:r>
        <w:r>
          <w:t xml:space="preserve"> does not have a [[MapData]] internal property throw a </w:t>
        </w:r>
        <w:r w:rsidRPr="00B5244C">
          <w:rPr>
            <w:b/>
          </w:rPr>
          <w:t>TypeError</w:t>
        </w:r>
        <w:r>
          <w:t xml:space="preserve"> exception.</w:t>
        </w:r>
      </w:ins>
    </w:p>
    <w:p w14:paraId="6172CB43" w14:textId="77777777" w:rsidR="00926D71" w:rsidRPr="00E77497" w:rsidRDefault="00926D71" w:rsidP="00926D71">
      <w:pPr>
        <w:pStyle w:val="Alg4"/>
        <w:numPr>
          <w:ilvl w:val="0"/>
          <w:numId w:val="986"/>
        </w:numPr>
        <w:rPr>
          <w:ins w:id="34612" w:author="Rev 10 Allen Wirfs-Brock" w:date="2012-09-08T09:23:00Z"/>
        </w:rPr>
      </w:pPr>
      <w:ins w:id="34613" w:author="Rev 10 Allen Wirfs-Brock" w:date="2012-09-08T09:23:00Z">
        <w:r>
          <w:t xml:space="preserve">Let </w:t>
        </w:r>
        <w:r w:rsidRPr="00B5244C">
          <w:rPr>
            <w:i/>
          </w:rPr>
          <w:t>entries</w:t>
        </w:r>
        <w:r>
          <w:t xml:space="preserve"> be the List that is the value of </w:t>
        </w:r>
        <w:r w:rsidRPr="00B5244C">
          <w:rPr>
            <w:i/>
          </w:rPr>
          <w:t>M</w:t>
        </w:r>
        <w:r>
          <w:t>’s [[MapData]] internal property.</w:t>
        </w:r>
      </w:ins>
    </w:p>
    <w:p w14:paraId="0BECC44D" w14:textId="77777777" w:rsidR="00926D71" w:rsidRDefault="008E3DC8" w:rsidP="00926D71">
      <w:pPr>
        <w:pStyle w:val="Alg4"/>
        <w:numPr>
          <w:ilvl w:val="0"/>
          <w:numId w:val="986"/>
        </w:numPr>
        <w:rPr>
          <w:ins w:id="34614" w:author="Rev 10 Allen Wirfs-Brock" w:date="2012-09-08T09:23:00Z"/>
        </w:rPr>
      </w:pPr>
      <w:ins w:id="34615" w:author="Rev 10 Allen Wirfs-Brock" w:date="2012-09-08T09:41:00Z">
        <w:r>
          <w:t xml:space="preserve">Repeat for each Record {[[key]], [[value]]} </w:t>
        </w:r>
        <w:r w:rsidRPr="008E3DC8">
          <w:rPr>
            <w:i/>
          </w:rPr>
          <w:t>p</w:t>
        </w:r>
        <w:r>
          <w:t xml:space="preserve"> that is an element of </w:t>
        </w:r>
        <w:r w:rsidRPr="00B5244C">
          <w:rPr>
            <w:i/>
          </w:rPr>
          <w:t>entries</w:t>
        </w:r>
        <w:r>
          <w:rPr>
            <w:i/>
          </w:rPr>
          <w:t>,</w:t>
        </w:r>
      </w:ins>
    </w:p>
    <w:p w14:paraId="15337439" w14:textId="77777777" w:rsidR="00926D71" w:rsidRDefault="00926D71" w:rsidP="00926D71">
      <w:pPr>
        <w:pStyle w:val="Alg4"/>
        <w:numPr>
          <w:ilvl w:val="1"/>
          <w:numId w:val="986"/>
        </w:numPr>
        <w:rPr>
          <w:ins w:id="34616" w:author="Rev 10 Allen Wirfs-Brock" w:date="2012-09-08T09:23:00Z"/>
        </w:rPr>
      </w:pPr>
      <w:ins w:id="34617" w:author="Rev 10 Allen Wirfs-Brock" w:date="2012-09-08T09:23:00Z">
        <w:r>
          <w:t>If SameValue(</w:t>
        </w:r>
        <w:r w:rsidRPr="00B5244C">
          <w:rPr>
            <w:i/>
          </w:rPr>
          <w:t>p</w:t>
        </w:r>
        <w:r>
          <w:t xml:space="preserve">.[[key]], </w:t>
        </w:r>
        <w:r w:rsidRPr="00B5244C">
          <w:rPr>
            <w:i/>
          </w:rPr>
          <w:t>key</w:t>
        </w:r>
        <w:r>
          <w:t>), then</w:t>
        </w:r>
      </w:ins>
    </w:p>
    <w:p w14:paraId="71FE75A9" w14:textId="77777777" w:rsidR="00926D71" w:rsidRDefault="00926D71" w:rsidP="00926D71">
      <w:pPr>
        <w:pStyle w:val="Alg4"/>
        <w:numPr>
          <w:ilvl w:val="2"/>
          <w:numId w:val="986"/>
        </w:numPr>
        <w:rPr>
          <w:ins w:id="34618" w:author="Rev 10 Allen Wirfs-Brock" w:date="2012-09-08T09:23:00Z"/>
        </w:rPr>
      </w:pPr>
      <w:ins w:id="34619" w:author="Rev 10 Allen Wirfs-Brock" w:date="2012-09-08T09:23:00Z">
        <w:r>
          <w:t xml:space="preserve">Set </w:t>
        </w:r>
        <w:r w:rsidRPr="0012412C">
          <w:rPr>
            <w:i/>
          </w:rPr>
          <w:t>p</w:t>
        </w:r>
        <w:r>
          <w:t xml:space="preserve">.[[key]] to </w:t>
        </w:r>
        <w:r w:rsidRPr="0012412C">
          <w:rPr>
            <w:rFonts w:ascii="Arial" w:hAnsi="Arial" w:cs="Arial"/>
          </w:rPr>
          <w:t>empty</w:t>
        </w:r>
        <w:r>
          <w:rPr>
            <w:i/>
          </w:rPr>
          <w:t>.</w:t>
        </w:r>
      </w:ins>
    </w:p>
    <w:p w14:paraId="49F4D51F" w14:textId="77777777" w:rsidR="00926D71" w:rsidRDefault="00926D71" w:rsidP="00926D71">
      <w:pPr>
        <w:pStyle w:val="Alg4"/>
        <w:numPr>
          <w:ilvl w:val="2"/>
          <w:numId w:val="986"/>
        </w:numPr>
        <w:rPr>
          <w:ins w:id="34620" w:author="Rev 10 Allen Wirfs-Brock" w:date="2012-09-08T09:23:00Z"/>
        </w:rPr>
      </w:pPr>
      <w:ins w:id="34621" w:author="Rev 10 Allen Wirfs-Brock" w:date="2012-09-08T09:23:00Z">
        <w:r>
          <w:t xml:space="preserve">Set </w:t>
        </w:r>
        <w:r w:rsidRPr="0012412C">
          <w:rPr>
            <w:i/>
          </w:rPr>
          <w:t>p</w:t>
        </w:r>
        <w:r>
          <w:t xml:space="preserve">.[[value]] to </w:t>
        </w:r>
        <w:r w:rsidRPr="00B5244C">
          <w:rPr>
            <w:rFonts w:ascii="Arial" w:hAnsi="Arial" w:cs="Arial"/>
          </w:rPr>
          <w:t>empty</w:t>
        </w:r>
        <w:r>
          <w:rPr>
            <w:i/>
          </w:rPr>
          <w:t>.</w:t>
        </w:r>
      </w:ins>
    </w:p>
    <w:p w14:paraId="50A0E27F" w14:textId="77777777" w:rsidR="00926D71" w:rsidRDefault="00926D71" w:rsidP="00926D71">
      <w:pPr>
        <w:pStyle w:val="Alg4"/>
        <w:numPr>
          <w:ilvl w:val="2"/>
          <w:numId w:val="986"/>
        </w:numPr>
        <w:spacing w:after="220"/>
        <w:contextualSpacing/>
        <w:rPr>
          <w:ins w:id="34622" w:author="Rev 10 Allen Wirfs-Brock" w:date="2012-09-08T09:23:00Z"/>
        </w:rPr>
      </w:pPr>
      <w:ins w:id="34623" w:author="Rev 10 Allen Wirfs-Brock" w:date="2012-09-08T09:23:00Z">
        <w:r>
          <w:t xml:space="preserve">Return </w:t>
        </w:r>
        <w:r>
          <w:rPr>
            <w:b/>
          </w:rPr>
          <w:t>true</w:t>
        </w:r>
        <w:r>
          <w:t>.</w:t>
        </w:r>
      </w:ins>
    </w:p>
    <w:p w14:paraId="471E12FB" w14:textId="77777777" w:rsidR="00926D71" w:rsidRPr="00E77497" w:rsidRDefault="00926D71" w:rsidP="00926D71">
      <w:pPr>
        <w:pStyle w:val="Alg4"/>
        <w:numPr>
          <w:ilvl w:val="0"/>
          <w:numId w:val="986"/>
        </w:numPr>
        <w:spacing w:after="220"/>
        <w:rPr>
          <w:ins w:id="34624" w:author="Rev 10 Allen Wirfs-Brock" w:date="2012-09-08T09:23:00Z"/>
        </w:rPr>
      </w:pPr>
      <w:ins w:id="34625" w:author="Rev 10 Allen Wirfs-Brock" w:date="2012-09-08T09:23:00Z">
        <w:r>
          <w:t xml:space="preserve">Return </w:t>
        </w:r>
        <w:r>
          <w:rPr>
            <w:b/>
          </w:rPr>
          <w:t>false</w:t>
        </w:r>
        <w:r>
          <w:t>.</w:t>
        </w:r>
      </w:ins>
    </w:p>
    <w:p w14:paraId="67CAEFC9" w14:textId="77777777" w:rsidR="00B94F3B" w:rsidRPr="00E77497" w:rsidRDefault="00B94F3B" w:rsidP="00B94F3B">
      <w:pPr>
        <w:pStyle w:val="40"/>
        <w:numPr>
          <w:ilvl w:val="0"/>
          <w:numId w:val="0"/>
        </w:numPr>
        <w:rPr>
          <w:ins w:id="34626" w:author="Rev 10 Allen Wirfs-Brock" w:date="2012-09-24T16:12:00Z"/>
        </w:rPr>
      </w:pPr>
      <w:ins w:id="34627" w:author="Rev 10 Allen Wirfs-Brock" w:date="2012-09-24T16:12:00Z">
        <w:r w:rsidRPr="00E77497">
          <w:t>15.</w:t>
        </w:r>
      </w:ins>
      <w:ins w:id="34628" w:author="Rev 10 Allen Wirfs-Brock" w:date="2012-09-24T16:24:00Z">
        <w:r w:rsidR="00560AD6">
          <w:t>1</w:t>
        </w:r>
      </w:ins>
      <w:ins w:id="34629" w:author="Rev 10 Allen Wirfs-Brock" w:date="2012-09-24T16:12:00Z">
        <w:r w:rsidRPr="00E77497">
          <w:t>4.</w:t>
        </w:r>
      </w:ins>
      <w:ins w:id="34630" w:author="Rev 10 Allen Wirfs-Brock" w:date="2012-09-24T16:41:00Z">
        <w:r w:rsidR="002D627E">
          <w:t>5.</w:t>
        </w:r>
      </w:ins>
      <w:ins w:id="34631" w:author="Rev 10 Allen Wirfs-Brock" w:date="2012-09-24T16:24:00Z">
        <w:r w:rsidR="00560AD6">
          <w:t>3</w:t>
        </w:r>
      </w:ins>
      <w:ins w:id="34632" w:author="Rev 10 Allen Wirfs-Brock" w:date="2012-09-24T16:12:00Z">
        <w:r w:rsidRPr="00E77497">
          <w:tab/>
        </w:r>
        <w:r>
          <w:t>Map</w:t>
        </w:r>
        <w:r w:rsidRPr="00E77497">
          <w:t xml:space="preserve">.prototype.forEach ( callbackfn </w:t>
        </w:r>
        <w:r>
          <w:t xml:space="preserve"> , thisArg</w:t>
        </w:r>
      </w:ins>
      <w:ins w:id="34633" w:author="Rev 10 Allen Wirfs-Brock" w:date="2012-09-24T16:14:00Z">
        <w:r>
          <w:t xml:space="preserve"> = </w:t>
        </w:r>
      </w:ins>
      <w:ins w:id="34634" w:author="Rev 10 Allen Wirfs-Brock" w:date="2012-09-24T16:19:00Z">
        <w:r>
          <w:t>undefined</w:t>
        </w:r>
      </w:ins>
      <w:ins w:id="34635" w:author="Rev 10 Allen Wirfs-Brock" w:date="2012-09-24T16:12:00Z">
        <w:r w:rsidRPr="00E77497">
          <w:t xml:space="preserve"> )</w:t>
        </w:r>
      </w:ins>
    </w:p>
    <w:p w14:paraId="6F5DF298" w14:textId="77777777" w:rsidR="00B94F3B" w:rsidRPr="00E77497" w:rsidRDefault="00B94F3B" w:rsidP="00B94F3B">
      <w:pPr>
        <w:rPr>
          <w:ins w:id="34636" w:author="Rev 10 Allen Wirfs-Brock" w:date="2012-09-24T16:12:00Z"/>
        </w:rPr>
      </w:pPr>
      <w:ins w:id="34637" w:author="Rev 10 Allen Wirfs-Brock" w:date="2012-09-24T16:12:00Z">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w:t>
        </w:r>
      </w:ins>
      <w:ins w:id="34638" w:author="Rev 10 Allen Wirfs-Brock" w:date="2012-09-24T16:14:00Z">
        <w:r>
          <w:t>key/value pair</w:t>
        </w:r>
      </w:ins>
      <w:ins w:id="34639" w:author="Rev 10 Allen Wirfs-Brock" w:date="2012-09-24T16:12:00Z">
        <w:r w:rsidRPr="00E77497">
          <w:t xml:space="preserve"> present in the </w:t>
        </w:r>
      </w:ins>
      <w:ins w:id="34640" w:author="Rev 10 Allen Wirfs-Brock" w:date="2012-09-24T16:14:00Z">
        <w:r>
          <w:t>map object</w:t>
        </w:r>
      </w:ins>
      <w:ins w:id="34641" w:author="Rev 10 Allen Wirfs-Brock" w:date="2012-09-24T16:12:00Z">
        <w:r w:rsidRPr="00E77497">
          <w:t xml:space="preserve">, in </w:t>
        </w:r>
      </w:ins>
      <w:ins w:id="34642" w:author="Rev 10 Allen Wirfs-Brock" w:date="2012-09-24T16:18:00Z">
        <w:r>
          <w:t xml:space="preserve">key </w:t>
        </w:r>
      </w:ins>
      <w:ins w:id="34643" w:author="Rev 10 Allen Wirfs-Brock" w:date="2012-09-24T16:15:00Z">
        <w:r>
          <w:t>insertion</w:t>
        </w:r>
      </w:ins>
      <w:ins w:id="34644" w:author="Rev 10 Allen Wirfs-Brock" w:date="2012-09-24T16:12:00Z">
        <w:r w:rsidRPr="00E77497">
          <w:t xml:space="preserve"> order. </w:t>
        </w:r>
        <w:r w:rsidRPr="00E77497">
          <w:rPr>
            <w:rFonts w:ascii="Times New Roman" w:hAnsi="Times New Roman"/>
            <w:i/>
          </w:rPr>
          <w:t>callbackfn</w:t>
        </w:r>
        <w:r w:rsidRPr="00E77497">
          <w:t xml:space="preserve"> is called only for </w:t>
        </w:r>
      </w:ins>
      <w:ins w:id="34645" w:author="Rev 10 Allen Wirfs-Brock" w:date="2012-09-24T16:18:00Z">
        <w:r>
          <w:t>keys</w:t>
        </w:r>
      </w:ins>
      <w:ins w:id="34646" w:author="Rev 10 Allen Wirfs-Brock" w:date="2012-09-24T16:12:00Z">
        <w:r w:rsidRPr="00E77497">
          <w:t xml:space="preserve"> of the </w:t>
        </w:r>
      </w:ins>
      <w:ins w:id="34647" w:author="Rev 10 Allen Wirfs-Brock" w:date="2012-09-24T16:19:00Z">
        <w:r>
          <w:t>map</w:t>
        </w:r>
      </w:ins>
      <w:ins w:id="34648" w:author="Rev 10 Allen Wirfs-Brock" w:date="2012-09-24T16:12:00Z">
        <w:r w:rsidRPr="00E77497">
          <w:t xml:space="preserve"> which actually exist; it is not called for </w:t>
        </w:r>
      </w:ins>
      <w:ins w:id="34649" w:author="Rev 10 Allen Wirfs-Brock" w:date="2012-09-24T16:19:00Z">
        <w:r>
          <w:t xml:space="preserve">keys that have been </w:t>
        </w:r>
      </w:ins>
      <w:ins w:id="34650" w:author="Rev 10 Allen Wirfs-Brock" w:date="2012-09-24T16:12:00Z">
        <w:r w:rsidRPr="00E77497">
          <w:t xml:space="preserve"> </w:t>
        </w:r>
      </w:ins>
      <w:ins w:id="34651" w:author="Rev 10 Allen Wirfs-Brock" w:date="2012-09-24T16:19:00Z">
        <w:r>
          <w:t>deleted from</w:t>
        </w:r>
      </w:ins>
      <w:ins w:id="34652" w:author="Rev 10 Allen Wirfs-Brock" w:date="2012-09-24T16:12:00Z">
        <w:r w:rsidRPr="00E77497">
          <w:t xml:space="preserve"> the </w:t>
        </w:r>
      </w:ins>
      <w:ins w:id="34653" w:author="Rev 10 Allen Wirfs-Brock" w:date="2012-09-24T16:19:00Z">
        <w:r>
          <w:t>map</w:t>
        </w:r>
      </w:ins>
      <w:ins w:id="34654" w:author="Rev 10 Allen Wirfs-Brock" w:date="2012-09-24T16:12:00Z">
        <w:r w:rsidRPr="00E77497">
          <w:t>.</w:t>
        </w:r>
      </w:ins>
    </w:p>
    <w:p w14:paraId="0230A5BD" w14:textId="77777777" w:rsidR="00B94F3B" w:rsidRPr="00E77497" w:rsidRDefault="00B94F3B" w:rsidP="00B94F3B">
      <w:pPr>
        <w:rPr>
          <w:ins w:id="34655" w:author="Rev 10 Allen Wirfs-Brock" w:date="2012-09-24T16:12:00Z"/>
        </w:rPr>
      </w:pPr>
      <w:ins w:id="34656" w:author="Rev 10 Allen Wirfs-Brock" w:date="2012-09-24T16:12:00Z">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ins>
    </w:p>
    <w:p w14:paraId="1F52E229" w14:textId="77777777" w:rsidR="00B94F3B" w:rsidRPr="00E77497" w:rsidRDefault="00B94F3B" w:rsidP="00B94F3B">
      <w:pPr>
        <w:rPr>
          <w:ins w:id="34657" w:author="Rev 10 Allen Wirfs-Brock" w:date="2012-09-24T16:12:00Z"/>
        </w:rPr>
      </w:pPr>
      <w:ins w:id="34658" w:author="Rev 10 Allen Wirfs-Brock" w:date="2012-09-24T16:12:00Z">
        <w:r w:rsidRPr="00E77497">
          <w:rPr>
            <w:rFonts w:ascii="Times New Roman" w:hAnsi="Times New Roman"/>
            <w:i/>
          </w:rPr>
          <w:t>callbackfn</w:t>
        </w:r>
        <w:r w:rsidRPr="00E77497">
          <w:t xml:space="preserve"> is called with three arguments: the value of the </w:t>
        </w:r>
      </w:ins>
      <w:ins w:id="34659" w:author="Rev 10 Allen Wirfs-Brock" w:date="2012-09-24T16:21:00Z">
        <w:r>
          <w:t>item</w:t>
        </w:r>
      </w:ins>
      <w:ins w:id="34660" w:author="Rev 10 Allen Wirfs-Brock" w:date="2012-09-24T16:12:00Z">
        <w:r w:rsidRPr="00E77497">
          <w:t xml:space="preserve">, the </w:t>
        </w:r>
      </w:ins>
      <w:ins w:id="34661" w:author="Rev 10 Allen Wirfs-Brock" w:date="2012-09-24T16:21:00Z">
        <w:r>
          <w:t>key</w:t>
        </w:r>
      </w:ins>
      <w:ins w:id="34662" w:author="Rev 10 Allen Wirfs-Brock" w:date="2012-09-24T16:12:00Z">
        <w:r w:rsidRPr="00E77497">
          <w:t xml:space="preserve"> of the </w:t>
        </w:r>
      </w:ins>
      <w:ins w:id="34663" w:author="Rev 10 Allen Wirfs-Brock" w:date="2012-09-24T16:21:00Z">
        <w:r>
          <w:t>item</w:t>
        </w:r>
      </w:ins>
      <w:ins w:id="34664" w:author="Rev 10 Allen Wirfs-Brock" w:date="2012-09-24T16:12:00Z">
        <w:r w:rsidRPr="00E77497">
          <w:t xml:space="preserve">, and the </w:t>
        </w:r>
      </w:ins>
      <w:ins w:id="34665" w:author="Rev 10 Allen Wirfs-Brock" w:date="2012-09-24T16:21:00Z">
        <w:r>
          <w:t xml:space="preserve">Map </w:t>
        </w:r>
      </w:ins>
      <w:ins w:id="34666" w:author="Rev 10 Allen Wirfs-Brock" w:date="2012-09-24T16:12:00Z">
        <w:r w:rsidRPr="00E77497">
          <w:t xml:space="preserve">object being traversed. </w:t>
        </w:r>
      </w:ins>
    </w:p>
    <w:p w14:paraId="49BAEF9A" w14:textId="77777777" w:rsidR="00B94F3B" w:rsidRPr="00E77497" w:rsidRDefault="00B94F3B" w:rsidP="00B94F3B">
      <w:pPr>
        <w:rPr>
          <w:ins w:id="34667" w:author="Rev 10 Allen Wirfs-Brock" w:date="2012-09-24T16:12:00Z"/>
        </w:rPr>
      </w:pPr>
      <w:ins w:id="34668" w:author="Rev 10 Allen Wirfs-Brock" w:date="2012-09-24T16:12:00Z">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ins>
    </w:p>
    <w:p w14:paraId="2386B3F9" w14:textId="77777777" w:rsidR="00B94F3B" w:rsidRPr="00E77497" w:rsidRDefault="00560AD6" w:rsidP="00560AD6">
      <w:pPr>
        <w:pStyle w:val="Note"/>
        <w:rPr>
          <w:ins w:id="34669" w:author="Rev 10 Allen Wirfs-Brock" w:date="2012-09-24T16:12:00Z"/>
        </w:rPr>
      </w:pPr>
      <w:ins w:id="34670" w:author="Rev 10 Allen Wirfs-Brock" w:date="2012-09-24T16:28:00Z">
        <w:r>
          <w:t>NOTE</w:t>
        </w:r>
        <w:r>
          <w:tab/>
          <w:t>E</w:t>
        </w:r>
      </w:ins>
      <w:ins w:id="34671" w:author="Rev 10 Allen Wirfs-Brock" w:date="2012-09-24T16:24:00Z">
        <w:r>
          <w:t>ach key is visited only once</w:t>
        </w:r>
      </w:ins>
      <w:ins w:id="34672" w:author="Rev 10 Allen Wirfs-Brock" w:date="2012-09-24T16:26:00Z">
        <w:r>
          <w:t xml:space="preserve"> with the value that is current at the time of the visit. </w:t>
        </w:r>
      </w:ins>
      <w:ins w:id="34673" w:author="Rev 10 Allen Wirfs-Brock" w:date="2012-09-24T16:24:00Z">
        <w:r>
          <w:t xml:space="preserve">If the value associated </w:t>
        </w:r>
      </w:ins>
      <w:ins w:id="34674" w:author="Rev 10 Allen Wirfs-Brock" w:date="2012-09-24T16:26:00Z">
        <w:r>
          <w:t>with</w:t>
        </w:r>
      </w:ins>
      <w:ins w:id="34675" w:author="Rev 10 Allen Wirfs-Brock" w:date="2012-09-24T16:24:00Z">
        <w:r>
          <w:t xml:space="preserve"> </w:t>
        </w:r>
      </w:ins>
      <w:ins w:id="34676" w:author="Rev 10 Allen Wirfs-Brock" w:date="2012-09-24T16:26:00Z">
        <w:r>
          <w:t xml:space="preserve">a key is modified </w:t>
        </w:r>
      </w:ins>
      <w:ins w:id="34677" w:author="Rev 10 Allen Wirfs-Brock" w:date="2012-09-24T16:27:00Z">
        <w:r>
          <w:t>after it has been visited, it is not re-visited.</w:t>
        </w:r>
      </w:ins>
      <w:ins w:id="34678" w:author="Rev 10 Allen Wirfs-Brock" w:date="2012-09-24T16:12:00Z">
        <w:r w:rsidR="00B94F3B" w:rsidRPr="00E77497">
          <w:t xml:space="preserve"> </w:t>
        </w:r>
      </w:ins>
      <w:ins w:id="34679" w:author="Rev 10 Allen Wirfs-Brock" w:date="2012-09-24T16:28:00Z">
        <w:r>
          <w:t>Keys</w:t>
        </w:r>
      </w:ins>
      <w:ins w:id="34680" w:author="Rev 10 Allen Wirfs-Brock" w:date="2012-09-24T16:12:00Z">
        <w:r w:rsidR="00B94F3B" w:rsidRPr="00E77497">
          <w:t xml:space="preserve"> that are deleted after the call to </w:t>
        </w:r>
        <w:r w:rsidR="00B94F3B" w:rsidRPr="00E77497">
          <w:rPr>
            <w:rFonts w:ascii="Courier New" w:hAnsi="Courier New" w:cs="Courier New"/>
            <w:b/>
          </w:rPr>
          <w:t>forEach</w:t>
        </w:r>
        <w:r w:rsidR="00B94F3B" w:rsidRPr="00E77497">
          <w:t xml:space="preserve"> begins and before being visited are not visited.</w:t>
        </w:r>
      </w:ins>
      <w:ins w:id="34681" w:author="Rev 10 Allen Wirfs-Brock" w:date="2012-09-24T16:28:00Z">
        <w:r>
          <w:t xml:space="preserve"> New keys added, after the call to </w:t>
        </w:r>
        <w:r w:rsidRPr="00E77497">
          <w:rPr>
            <w:rFonts w:ascii="Courier New" w:hAnsi="Courier New" w:cs="Courier New"/>
            <w:b/>
          </w:rPr>
          <w:t>forEach</w:t>
        </w:r>
        <w:r w:rsidRPr="00E77497">
          <w:t xml:space="preserve"> </w:t>
        </w:r>
        <w:r>
          <w:t xml:space="preserve">begins are visited. </w:t>
        </w:r>
      </w:ins>
    </w:p>
    <w:p w14:paraId="01B326CF" w14:textId="77777777" w:rsidR="00B94F3B" w:rsidRPr="00E77497" w:rsidRDefault="00B94F3B" w:rsidP="00B94F3B">
      <w:pPr>
        <w:rPr>
          <w:ins w:id="34682" w:author="Rev 10 Allen Wirfs-Brock" w:date="2012-09-24T16:12:00Z"/>
        </w:rPr>
      </w:pPr>
      <w:ins w:id="34683" w:author="Rev 10 Allen Wirfs-Brock" w:date="2012-09-24T16:12:00Z">
        <w:r w:rsidRPr="00E77497">
          <w:t xml:space="preserve">When the </w:t>
        </w:r>
        <w:r w:rsidRPr="00E77497">
          <w:rPr>
            <w:rFonts w:ascii="Courier New" w:hAnsi="Courier New" w:cs="Courier New"/>
            <w:b/>
          </w:rPr>
          <w:t>forEach</w:t>
        </w:r>
        <w:r w:rsidRPr="00E77497">
          <w:t xml:space="preserve"> method is called with one or two arguments, the following steps are taken:</w:t>
        </w:r>
      </w:ins>
    </w:p>
    <w:p w14:paraId="50E49463" w14:textId="77777777" w:rsidR="00560AD6" w:rsidRPr="00E77497" w:rsidRDefault="00560AD6" w:rsidP="00560AD6">
      <w:pPr>
        <w:pStyle w:val="Alg4"/>
        <w:numPr>
          <w:ilvl w:val="0"/>
          <w:numId w:val="999"/>
        </w:numPr>
        <w:rPr>
          <w:ins w:id="34684" w:author="Rev 10 Allen Wirfs-Brock" w:date="2012-09-24T16:32:00Z"/>
        </w:rPr>
      </w:pPr>
      <w:ins w:id="34685" w:author="Rev 10 Allen Wirfs-Brock" w:date="2012-09-24T16:32:00Z">
        <w:r w:rsidRPr="00E77497">
          <w:t xml:space="preserve">Let </w:t>
        </w:r>
        <w:r>
          <w:rPr>
            <w:i/>
          </w:rPr>
          <w:t>M</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14:paraId="6C1D74DA" w14:textId="77777777" w:rsidR="00560AD6" w:rsidRPr="00E77497" w:rsidRDefault="00560AD6" w:rsidP="00560AD6">
      <w:pPr>
        <w:pStyle w:val="Alg4"/>
        <w:numPr>
          <w:ilvl w:val="0"/>
          <w:numId w:val="999"/>
        </w:numPr>
        <w:rPr>
          <w:ins w:id="34686" w:author="Rev 10 Allen Wirfs-Brock" w:date="2012-09-24T16:32:00Z"/>
        </w:rPr>
      </w:pPr>
      <w:ins w:id="34687" w:author="Rev 10 Allen Wirfs-Brock" w:date="2012-09-24T16:32:00Z">
        <w:r>
          <w:t>ReturnIfAbrupt(</w:t>
        </w:r>
        <w:r w:rsidRPr="005E0048">
          <w:rPr>
            <w:i/>
          </w:rPr>
          <w:t>M</w:t>
        </w:r>
        <w:r>
          <w:t>).</w:t>
        </w:r>
      </w:ins>
    </w:p>
    <w:p w14:paraId="4118CCB3" w14:textId="77777777" w:rsidR="00560AD6" w:rsidRDefault="00560AD6" w:rsidP="00560AD6">
      <w:pPr>
        <w:pStyle w:val="Alg4"/>
        <w:numPr>
          <w:ilvl w:val="0"/>
          <w:numId w:val="999"/>
        </w:numPr>
        <w:rPr>
          <w:ins w:id="34688" w:author="Rev 10 Allen Wirfs-Brock" w:date="2012-09-24T16:32:00Z"/>
        </w:rPr>
      </w:pPr>
      <w:ins w:id="34689" w:author="Rev 10 Allen Wirfs-Brock" w:date="2012-09-24T16:32:00Z">
        <w:r>
          <w:t xml:space="preserve">If </w:t>
        </w:r>
        <w:r w:rsidRPr="00B5244C">
          <w:rPr>
            <w:i/>
          </w:rPr>
          <w:t>M</w:t>
        </w:r>
        <w:r>
          <w:t xml:space="preserve"> does not have a [[MapData]] internal property throw a </w:t>
        </w:r>
        <w:r w:rsidRPr="00B5244C">
          <w:rPr>
            <w:b/>
          </w:rPr>
          <w:t>TypeError</w:t>
        </w:r>
        <w:r>
          <w:t xml:space="preserve"> exception.</w:t>
        </w:r>
      </w:ins>
    </w:p>
    <w:p w14:paraId="6F71D274" w14:textId="77777777" w:rsidR="002D627E" w:rsidRPr="00E77497" w:rsidRDefault="002D627E" w:rsidP="002D627E">
      <w:pPr>
        <w:pStyle w:val="Alg4"/>
        <w:numPr>
          <w:ilvl w:val="0"/>
          <w:numId w:val="999"/>
        </w:numPr>
        <w:rPr>
          <w:ins w:id="34690" w:author="Rev 10 Allen Wirfs-Brock" w:date="2012-09-24T16:36:00Z"/>
        </w:rPr>
      </w:pPr>
      <w:ins w:id="34691" w:author="Rev 10 Allen Wirfs-Brock" w:date="2012-09-24T16:36:00Z">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ins>
    </w:p>
    <w:p w14:paraId="7CA3ADC3" w14:textId="77777777" w:rsidR="002D627E" w:rsidRPr="00E77497" w:rsidRDefault="002D627E" w:rsidP="002D627E">
      <w:pPr>
        <w:pStyle w:val="Alg4"/>
        <w:numPr>
          <w:ilvl w:val="0"/>
          <w:numId w:val="999"/>
        </w:numPr>
        <w:rPr>
          <w:ins w:id="34692" w:author="Rev 10 Allen Wirfs-Brock" w:date="2012-09-24T16:36:00Z"/>
        </w:rPr>
      </w:pPr>
      <w:ins w:id="34693" w:author="Rev 10 Allen Wirfs-Brock" w:date="2012-09-24T16:36:00Z">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ins>
    </w:p>
    <w:p w14:paraId="2E4E1B56" w14:textId="77777777" w:rsidR="00560AD6" w:rsidRPr="00E77497" w:rsidRDefault="00560AD6" w:rsidP="00560AD6">
      <w:pPr>
        <w:pStyle w:val="Alg4"/>
        <w:numPr>
          <w:ilvl w:val="0"/>
          <w:numId w:val="999"/>
        </w:numPr>
        <w:rPr>
          <w:ins w:id="34694" w:author="Rev 10 Allen Wirfs-Brock" w:date="2012-09-24T16:32:00Z"/>
        </w:rPr>
      </w:pPr>
      <w:ins w:id="34695" w:author="Rev 10 Allen Wirfs-Brock" w:date="2012-09-24T16:32:00Z">
        <w:r>
          <w:t xml:space="preserve">Let </w:t>
        </w:r>
        <w:r w:rsidRPr="00B5244C">
          <w:rPr>
            <w:i/>
          </w:rPr>
          <w:t>entries</w:t>
        </w:r>
        <w:r>
          <w:t xml:space="preserve"> be the List that is the value of </w:t>
        </w:r>
        <w:r w:rsidRPr="00B5244C">
          <w:rPr>
            <w:i/>
          </w:rPr>
          <w:t>M</w:t>
        </w:r>
        <w:r>
          <w:t>’s [[MapData]] internal property.</w:t>
        </w:r>
      </w:ins>
    </w:p>
    <w:p w14:paraId="057B71B6" w14:textId="77777777" w:rsidR="00560AD6" w:rsidRDefault="00560AD6" w:rsidP="00560AD6">
      <w:pPr>
        <w:pStyle w:val="Alg4"/>
        <w:numPr>
          <w:ilvl w:val="0"/>
          <w:numId w:val="999"/>
        </w:numPr>
        <w:rPr>
          <w:ins w:id="34696" w:author="Rev 10 Allen Wirfs-Brock" w:date="2012-09-24T16:32:00Z"/>
        </w:rPr>
      </w:pPr>
      <w:ins w:id="34697" w:author="Rev 10 Allen Wirfs-Brock" w:date="2012-09-24T16:32:00Z">
        <w:r>
          <w:t xml:space="preserve">Repeat for each Record {[[key]], [[value]]} </w:t>
        </w:r>
      </w:ins>
      <w:ins w:id="34698" w:author="Rev 10 Allen Wirfs-Brock" w:date="2012-09-24T16:34:00Z">
        <w:r w:rsidR="002D627E">
          <w:rPr>
            <w:i/>
          </w:rPr>
          <w:t>e</w:t>
        </w:r>
      </w:ins>
      <w:ins w:id="34699" w:author="Rev 10 Allen Wirfs-Brock" w:date="2012-09-24T16:32:00Z">
        <w:r>
          <w:t xml:space="preserve"> that is an element of </w:t>
        </w:r>
        <w:r w:rsidRPr="00B5244C">
          <w:rPr>
            <w:i/>
          </w:rPr>
          <w:t>entries</w:t>
        </w:r>
        <w:r>
          <w:rPr>
            <w:i/>
          </w:rPr>
          <w:t>,</w:t>
        </w:r>
      </w:ins>
      <w:ins w:id="34700" w:author="Rev 10 Allen Wirfs-Brock" w:date="2012-09-24T16:40:00Z">
        <w:r w:rsidR="002D627E">
          <w:t>in original key insertion order</w:t>
        </w:r>
      </w:ins>
    </w:p>
    <w:p w14:paraId="6BC600D2" w14:textId="77777777" w:rsidR="00560AD6" w:rsidRDefault="00560AD6" w:rsidP="00560AD6">
      <w:pPr>
        <w:pStyle w:val="Alg4"/>
        <w:numPr>
          <w:ilvl w:val="1"/>
          <w:numId w:val="999"/>
        </w:numPr>
        <w:spacing w:after="240"/>
        <w:contextualSpacing/>
        <w:rPr>
          <w:ins w:id="34701" w:author="Rev 10 Allen Wirfs-Brock" w:date="2012-09-24T16:31:00Z"/>
        </w:rPr>
      </w:pPr>
      <w:ins w:id="34702" w:author="Rev 10 Allen Wirfs-Brock" w:date="2012-09-24T16:31:00Z">
        <w:r>
          <w:t xml:space="preserve">If </w:t>
        </w:r>
        <w:r>
          <w:rPr>
            <w:i/>
          </w:rPr>
          <w:t>e</w:t>
        </w:r>
        <w:r>
          <w:t xml:space="preserve">.[[key]] is not </w:t>
        </w:r>
        <w:r w:rsidRPr="00A221E6">
          <w:rPr>
            <w:rFonts w:ascii="Arial" w:hAnsi="Arial" w:cs="Arial"/>
          </w:rPr>
          <w:t>empty</w:t>
        </w:r>
        <w:r>
          <w:t>, then</w:t>
        </w:r>
      </w:ins>
    </w:p>
    <w:p w14:paraId="261A70DA" w14:textId="77777777" w:rsidR="002D627E" w:rsidRPr="00E77497" w:rsidRDefault="002D627E" w:rsidP="002D627E">
      <w:pPr>
        <w:pStyle w:val="Alg4"/>
        <w:numPr>
          <w:ilvl w:val="2"/>
          <w:numId w:val="999"/>
        </w:numPr>
        <w:tabs>
          <w:tab w:val="left" w:pos="2520"/>
        </w:tabs>
        <w:rPr>
          <w:ins w:id="34703" w:author="Rev 10 Allen Wirfs-Brock" w:date="2012-09-24T16:37:00Z"/>
        </w:rPr>
      </w:pPr>
      <w:ins w:id="34704" w:author="Rev 10 Allen Wirfs-Brock" w:date="2012-09-24T16:37:00Z">
        <w:r>
          <w:t xml:space="preserve">Let </w:t>
        </w:r>
        <w:r w:rsidRPr="008671DC">
          <w:rPr>
            <w:i/>
          </w:rPr>
          <w:t>funcResult</w:t>
        </w:r>
        <w:r>
          <w:t xml:space="preserve"> be </w:t>
        </w:r>
        <w:r w:rsidRPr="00E77497">
          <w:t xml:space="preserve"> the</w:t>
        </w:r>
        <w:r>
          <w:t xml:space="preserve"> result of calling the</w:t>
        </w:r>
        <w:r w:rsidRPr="00E77497">
          <w:t xml:space="preserve"> [[Call]] internal method of </w:t>
        </w:r>
        <w:r w:rsidRPr="00E77497">
          <w:rPr>
            <w:i/>
          </w:rPr>
          <w:t>callbackfn</w:t>
        </w:r>
        <w:r w:rsidRPr="00E77497">
          <w:t xml:space="preserve"> with </w:t>
        </w:r>
        <w:r w:rsidRPr="00E77497">
          <w:rPr>
            <w:i/>
          </w:rPr>
          <w:t>T</w:t>
        </w:r>
        <w:r w:rsidRPr="00E77497">
          <w:t xml:space="preserve"> as the </w:t>
        </w:r>
        <w:r w:rsidRPr="00E77497">
          <w:rPr>
            <w:b/>
          </w:rPr>
          <w:t>this</w:t>
        </w:r>
        <w:r w:rsidRPr="00E77497">
          <w:t xml:space="preserve"> value and argument list containing </w:t>
        </w:r>
        <w:r>
          <w:rPr>
            <w:i/>
          </w:rPr>
          <w:t>e</w:t>
        </w:r>
        <w:r>
          <w:t>.[[value]]</w:t>
        </w:r>
        <w:r w:rsidRPr="00E77497">
          <w:t xml:space="preserve">, </w:t>
        </w:r>
      </w:ins>
      <w:ins w:id="34705" w:author="Rev 10 Allen Wirfs-Brock" w:date="2012-09-24T16:38:00Z">
        <w:r>
          <w:rPr>
            <w:i/>
          </w:rPr>
          <w:t>e</w:t>
        </w:r>
        <w:r>
          <w:t>.[[key]]</w:t>
        </w:r>
      </w:ins>
      <w:ins w:id="34706" w:author="Rev 10 Allen Wirfs-Brock" w:date="2012-09-24T16:37:00Z">
        <w:r w:rsidRPr="00E77497">
          <w:t xml:space="preserve">, and </w:t>
        </w:r>
      </w:ins>
      <w:ins w:id="34707" w:author="Rev 10 Allen Wirfs-Brock" w:date="2012-09-24T16:38:00Z">
        <w:r>
          <w:rPr>
            <w:i/>
          </w:rPr>
          <w:t>M</w:t>
        </w:r>
      </w:ins>
      <w:ins w:id="34708" w:author="Rev 10 Allen Wirfs-Brock" w:date="2012-09-24T16:37:00Z">
        <w:r w:rsidRPr="00E77497">
          <w:t>.</w:t>
        </w:r>
      </w:ins>
    </w:p>
    <w:p w14:paraId="5F6818B6" w14:textId="77777777" w:rsidR="002D627E" w:rsidRPr="00E77497" w:rsidRDefault="002D627E" w:rsidP="002D627E">
      <w:pPr>
        <w:pStyle w:val="Alg4"/>
        <w:numPr>
          <w:ilvl w:val="2"/>
          <w:numId w:val="999"/>
        </w:numPr>
        <w:contextualSpacing/>
        <w:rPr>
          <w:ins w:id="34709" w:author="Rev 10 Allen Wirfs-Brock" w:date="2012-09-24T16:37:00Z"/>
        </w:rPr>
      </w:pPr>
      <w:ins w:id="34710" w:author="Rev 10 Allen Wirfs-Brock" w:date="2012-09-24T16:37:00Z">
        <w:r>
          <w:t>ReturnIfAbrupt(</w:t>
        </w:r>
        <w:r>
          <w:rPr>
            <w:i/>
          </w:rPr>
          <w:t>funcResult</w:t>
        </w:r>
        <w:r>
          <w:t>).</w:t>
        </w:r>
      </w:ins>
    </w:p>
    <w:p w14:paraId="3788DCD4" w14:textId="77777777" w:rsidR="00560AD6" w:rsidRPr="002166A8" w:rsidRDefault="00560AD6" w:rsidP="00560AD6">
      <w:pPr>
        <w:pStyle w:val="Alg4"/>
        <w:numPr>
          <w:ilvl w:val="0"/>
          <w:numId w:val="999"/>
        </w:numPr>
        <w:spacing w:after="280"/>
        <w:rPr>
          <w:ins w:id="34711" w:author="Rev 10 Allen Wirfs-Brock" w:date="2012-09-24T16:31:00Z"/>
        </w:rPr>
      </w:pPr>
      <w:ins w:id="34712" w:author="Rev 10 Allen Wirfs-Brock" w:date="2012-09-24T16:31:00Z">
        <w:r w:rsidRPr="00E77497">
          <w:t xml:space="preserve">Return </w:t>
        </w:r>
      </w:ins>
      <w:ins w:id="34713" w:author="Rev 10 Allen Wirfs-Brock" w:date="2012-09-24T16:40:00Z">
        <w:r w:rsidR="002D627E" w:rsidRPr="00E77497">
          <w:rPr>
            <w:b/>
          </w:rPr>
          <w:t>undefined</w:t>
        </w:r>
      </w:ins>
      <w:ins w:id="34714" w:author="Rev 10 Allen Wirfs-Brock" w:date="2012-09-24T16:31:00Z">
        <w:r w:rsidRPr="00E77497">
          <w:t>.</w:t>
        </w:r>
      </w:ins>
    </w:p>
    <w:p w14:paraId="188C7B46" w14:textId="77777777" w:rsidR="00B94F3B" w:rsidRPr="00E77497" w:rsidRDefault="00B94F3B" w:rsidP="00B94F3B">
      <w:pPr>
        <w:pStyle w:val="M4"/>
        <w:tabs>
          <w:tab w:val="left" w:pos="4930"/>
        </w:tabs>
        <w:ind w:left="0"/>
        <w:rPr>
          <w:ins w:id="34715" w:author="Rev 10 Allen Wirfs-Brock" w:date="2012-09-24T16:12:00Z"/>
        </w:rPr>
      </w:pPr>
      <w:ins w:id="34716" w:author="Rev 10 Allen Wirfs-Brock" w:date="2012-09-24T16:12:00Z">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r>
          <w:tab/>
        </w:r>
      </w:ins>
    </w:p>
    <w:p w14:paraId="6061E021" w14:textId="77777777" w:rsidR="002231F8" w:rsidRPr="00E77497" w:rsidRDefault="002231F8" w:rsidP="002231F8">
      <w:pPr>
        <w:pStyle w:val="40"/>
        <w:numPr>
          <w:ilvl w:val="0"/>
          <w:numId w:val="0"/>
        </w:numPr>
        <w:rPr>
          <w:ins w:id="34717" w:author="Rev 10 Allen Wirfs-Brock" w:date="2012-09-07T15:17:00Z"/>
        </w:rPr>
      </w:pPr>
      <w:ins w:id="34718" w:author="Rev 10 Allen Wirfs-Brock" w:date="2012-09-07T15:17:00Z">
        <w:r w:rsidRPr="00E77497">
          <w:t>15.</w:t>
        </w:r>
      </w:ins>
      <w:ins w:id="34719" w:author="Rev 10 Allen Wirfs-Brock" w:date="2012-09-07T15:25:00Z">
        <w:r w:rsidR="001942DE">
          <w:t>14</w:t>
        </w:r>
      </w:ins>
      <w:ins w:id="34720" w:author="Rev 10 Allen Wirfs-Brock" w:date="2012-09-07T15:17:00Z">
        <w:r w:rsidRPr="00E77497">
          <w:t>.</w:t>
        </w:r>
      </w:ins>
      <w:ins w:id="34721" w:author="Rev 10 Allen Wirfs-Brock" w:date="2012-09-22T10:03:00Z">
        <w:r w:rsidR="00A417BA">
          <w:t>5</w:t>
        </w:r>
      </w:ins>
      <w:ins w:id="34722" w:author="Rev 10 Allen Wirfs-Brock" w:date="2012-09-07T15:17:00Z">
        <w:r w:rsidRPr="00E77497">
          <w:t>.</w:t>
        </w:r>
      </w:ins>
      <w:ins w:id="34723" w:author="Rev 10 Allen Wirfs-Brock" w:date="2012-09-24T16:41:00Z">
        <w:r w:rsidR="002D627E">
          <w:t>4</w:t>
        </w:r>
      </w:ins>
      <w:ins w:id="34724" w:author="Rev 10 Allen Wirfs-Brock" w:date="2012-09-07T15:17:00Z">
        <w:r w:rsidRPr="00E77497">
          <w:tab/>
        </w:r>
      </w:ins>
      <w:ins w:id="34725" w:author="Rev 10 Allen Wirfs-Brock" w:date="2012-09-07T15:29:00Z">
        <w:r w:rsidR="001942DE">
          <w:t>Map</w:t>
        </w:r>
      </w:ins>
      <w:ins w:id="34726" w:author="Rev 10 Allen Wirfs-Brock" w:date="2012-09-07T15:17:00Z">
        <w:r w:rsidRPr="00E77497">
          <w:t>.prototype.</w:t>
        </w:r>
      </w:ins>
      <w:ins w:id="34727" w:author="Rev 10 Allen Wirfs-Brock" w:date="2012-09-07T15:29:00Z">
        <w:r w:rsidR="001942DE">
          <w:t>get</w:t>
        </w:r>
      </w:ins>
      <w:ins w:id="34728" w:author="Rev 10 Allen Wirfs-Brock" w:date="2012-09-07T15:17:00Z">
        <w:r w:rsidRPr="00E77497">
          <w:t xml:space="preserve"> (</w:t>
        </w:r>
      </w:ins>
      <w:ins w:id="34729" w:author="Rev 10 Allen Wirfs-Brock" w:date="2012-09-07T15:29:00Z">
        <w:r w:rsidR="001942DE">
          <w:t xml:space="preserve"> key</w:t>
        </w:r>
      </w:ins>
      <w:ins w:id="34730" w:author="Rev 10 Allen Wirfs-Brock" w:date="2012-09-07T15:17:00Z">
        <w:r w:rsidRPr="00E77497">
          <w:t xml:space="preserve"> )</w:t>
        </w:r>
      </w:ins>
    </w:p>
    <w:p w14:paraId="25E03891" w14:textId="77777777" w:rsidR="002231F8" w:rsidRPr="00E77497" w:rsidRDefault="002231F8" w:rsidP="002231F8">
      <w:pPr>
        <w:rPr>
          <w:ins w:id="34731" w:author="Rev 10 Allen Wirfs-Brock" w:date="2012-09-07T15:17:00Z"/>
        </w:rPr>
      </w:pPr>
      <w:ins w:id="34732" w:author="Rev 10 Allen Wirfs-Brock" w:date="2012-09-07T15:17:00Z">
        <w:r w:rsidRPr="00E77497">
          <w:t>The following steps are taken:</w:t>
        </w:r>
      </w:ins>
    </w:p>
    <w:p w14:paraId="25E6DFB4" w14:textId="77777777" w:rsidR="002231F8" w:rsidRPr="00E77497" w:rsidRDefault="002231F8" w:rsidP="005E0048">
      <w:pPr>
        <w:pStyle w:val="Alg4"/>
        <w:numPr>
          <w:ilvl w:val="0"/>
          <w:numId w:val="983"/>
        </w:numPr>
        <w:rPr>
          <w:ins w:id="34733" w:author="Rev 10 Allen Wirfs-Brock" w:date="2012-09-07T15:17:00Z"/>
        </w:rPr>
      </w:pPr>
      <w:ins w:id="34734" w:author="Rev 10 Allen Wirfs-Brock" w:date="2012-09-07T15:17:00Z">
        <w:r w:rsidRPr="00E77497">
          <w:t xml:space="preserve">Let </w:t>
        </w:r>
      </w:ins>
      <w:ins w:id="34735" w:author="Rev 10 Allen Wirfs-Brock" w:date="2012-09-07T15:37:00Z">
        <w:r w:rsidR="005E0048">
          <w:rPr>
            <w:i/>
          </w:rPr>
          <w:t>M</w:t>
        </w:r>
      </w:ins>
      <w:ins w:id="34736" w:author="Rev 10 Allen Wirfs-Brock" w:date="2012-09-07T15:17:00Z">
        <w:r w:rsidRPr="00E77497">
          <w:t xml:space="preserve"> be the</w:t>
        </w:r>
      </w:ins>
      <w:ins w:id="34737" w:author="Rev 10 Allen Wirfs-Brock" w:date="2012-09-07T15:37:00Z">
        <w:r w:rsidR="005E0048">
          <w:t xml:space="preserve"> result of  calling ToObject with</w:t>
        </w:r>
      </w:ins>
      <w:ins w:id="34738" w:author="Rev 10 Allen Wirfs-Brock" w:date="2012-09-07T16:04:00Z">
        <w:r w:rsidR="0012412C">
          <w:t xml:space="preserve"> the</w:t>
        </w:r>
      </w:ins>
      <w:ins w:id="34739" w:author="Rev 10 Allen Wirfs-Brock" w:date="2012-09-07T15:37:00Z">
        <w:r w:rsidR="005E0048">
          <w:t xml:space="preserve"> </w:t>
        </w:r>
      </w:ins>
      <w:ins w:id="34740" w:author="Rev 10 Allen Wirfs-Brock" w:date="2012-09-07T15:17:00Z">
        <w:r w:rsidRPr="00E77497">
          <w:rPr>
            <w:b/>
          </w:rPr>
          <w:t>this</w:t>
        </w:r>
        <w:r w:rsidRPr="00E77497">
          <w:t xml:space="preserve"> value</w:t>
        </w:r>
      </w:ins>
      <w:ins w:id="34741" w:author="Rev 10 Allen Wirfs-Brock" w:date="2012-09-07T15:53:00Z">
        <w:r w:rsidR="007B0456" w:rsidRPr="007B0456">
          <w:t xml:space="preserve"> </w:t>
        </w:r>
        <w:r w:rsidR="007B0456">
          <w:t>the as its argument</w:t>
        </w:r>
      </w:ins>
      <w:ins w:id="34742" w:author="Rev 10 Allen Wirfs-Brock" w:date="2012-09-07T15:17:00Z">
        <w:r w:rsidRPr="00E77497">
          <w:t>.</w:t>
        </w:r>
      </w:ins>
    </w:p>
    <w:p w14:paraId="2520CBBE" w14:textId="77777777" w:rsidR="002231F8" w:rsidRPr="00E77497" w:rsidRDefault="005E0048" w:rsidP="005E0048">
      <w:pPr>
        <w:pStyle w:val="Alg4"/>
        <w:numPr>
          <w:ilvl w:val="0"/>
          <w:numId w:val="983"/>
        </w:numPr>
        <w:rPr>
          <w:ins w:id="34743" w:author="Rev 10 Allen Wirfs-Brock" w:date="2012-09-07T15:17:00Z"/>
        </w:rPr>
      </w:pPr>
      <w:ins w:id="34744" w:author="Rev 10 Allen Wirfs-Brock" w:date="2012-09-07T15:38:00Z">
        <w:r>
          <w:t>ReturnIfAbrupt(</w:t>
        </w:r>
        <w:r w:rsidRPr="005E0048">
          <w:rPr>
            <w:i/>
          </w:rPr>
          <w:t>M</w:t>
        </w:r>
        <w:r>
          <w:t>).</w:t>
        </w:r>
      </w:ins>
    </w:p>
    <w:p w14:paraId="7634F935" w14:textId="77777777" w:rsidR="005E0048" w:rsidRDefault="005E0048" w:rsidP="005E0048">
      <w:pPr>
        <w:pStyle w:val="Alg4"/>
        <w:numPr>
          <w:ilvl w:val="0"/>
          <w:numId w:val="983"/>
        </w:numPr>
        <w:rPr>
          <w:ins w:id="34745" w:author="Rev 10 Allen Wirfs-Brock" w:date="2012-09-07T15:38:00Z"/>
        </w:rPr>
      </w:pPr>
      <w:ins w:id="34746" w:author="Rev 10 Allen Wirfs-Brock" w:date="2012-09-07T15:38:00Z">
        <w:r>
          <w:t xml:space="preserve">If </w:t>
        </w:r>
        <w:r w:rsidRPr="007B0456">
          <w:rPr>
            <w:i/>
          </w:rPr>
          <w:t>M</w:t>
        </w:r>
        <w:r>
          <w:t xml:space="preserve"> does not have a [[MapData]] internal property throw a </w:t>
        </w:r>
        <w:r w:rsidRPr="007B0456">
          <w:rPr>
            <w:b/>
          </w:rPr>
          <w:t>TypeError</w:t>
        </w:r>
        <w:r>
          <w:t xml:space="preserve"> exception.</w:t>
        </w:r>
      </w:ins>
    </w:p>
    <w:p w14:paraId="69496781" w14:textId="77777777" w:rsidR="002231F8" w:rsidRPr="00E77497" w:rsidRDefault="005E0048" w:rsidP="005E0048">
      <w:pPr>
        <w:pStyle w:val="Alg4"/>
        <w:numPr>
          <w:ilvl w:val="0"/>
          <w:numId w:val="983"/>
        </w:numPr>
        <w:rPr>
          <w:ins w:id="34747" w:author="Rev 10 Allen Wirfs-Brock" w:date="2012-09-07T15:17:00Z"/>
        </w:rPr>
      </w:pPr>
      <w:ins w:id="34748" w:author="Rev 10 Allen Wirfs-Brock" w:date="2012-09-07T15:40:00Z">
        <w:r>
          <w:t xml:space="preserve">Let </w:t>
        </w:r>
        <w:r w:rsidRPr="007B0456">
          <w:rPr>
            <w:i/>
          </w:rPr>
          <w:t>entries</w:t>
        </w:r>
        <w:r>
          <w:t xml:space="preserve"> be the </w:t>
        </w:r>
      </w:ins>
      <w:ins w:id="34749" w:author="Rev 10 Allen Wirfs-Brock" w:date="2012-09-07T15:41:00Z">
        <w:r>
          <w:t xml:space="preserve">List that is the </w:t>
        </w:r>
      </w:ins>
      <w:ins w:id="34750" w:author="Rev 10 Allen Wirfs-Brock" w:date="2012-09-07T15:40:00Z">
        <w:r>
          <w:t xml:space="preserve">value of </w:t>
        </w:r>
        <w:r w:rsidRPr="007B0456">
          <w:rPr>
            <w:i/>
          </w:rPr>
          <w:t>M</w:t>
        </w:r>
        <w:r>
          <w:t>’s [[MapData]] internal property.</w:t>
        </w:r>
      </w:ins>
    </w:p>
    <w:p w14:paraId="4014A671" w14:textId="77777777" w:rsidR="00A96CC6" w:rsidRDefault="008E3DC8" w:rsidP="005E0048">
      <w:pPr>
        <w:pStyle w:val="Alg4"/>
        <w:numPr>
          <w:ilvl w:val="0"/>
          <w:numId w:val="983"/>
        </w:numPr>
        <w:rPr>
          <w:ins w:id="34751" w:author="Rev 10 Allen Wirfs-Brock" w:date="2012-09-07T15:44:00Z"/>
        </w:rPr>
      </w:pPr>
      <w:ins w:id="34752" w:author="Rev 10 Allen Wirfs-Brock" w:date="2012-09-08T09:41:00Z">
        <w:r>
          <w:t xml:space="preserve">Repeat for each Record {[[key]], [[value]]} </w:t>
        </w:r>
        <w:r w:rsidRPr="008E3DC8">
          <w:rPr>
            <w:i/>
          </w:rPr>
          <w:t>p</w:t>
        </w:r>
        <w:r>
          <w:t xml:space="preserve"> that is an element of </w:t>
        </w:r>
        <w:r w:rsidRPr="00B5244C">
          <w:rPr>
            <w:i/>
          </w:rPr>
          <w:t>entries</w:t>
        </w:r>
        <w:r>
          <w:rPr>
            <w:i/>
          </w:rPr>
          <w:t>,</w:t>
        </w:r>
      </w:ins>
    </w:p>
    <w:p w14:paraId="73420A13" w14:textId="77777777" w:rsidR="00A96CC6" w:rsidRDefault="00A96CC6" w:rsidP="007B0456">
      <w:pPr>
        <w:pStyle w:val="Alg4"/>
        <w:numPr>
          <w:ilvl w:val="1"/>
          <w:numId w:val="983"/>
        </w:numPr>
        <w:rPr>
          <w:ins w:id="34753" w:author="Rev 10 Allen Wirfs-Brock" w:date="2012-09-07T15:45:00Z"/>
        </w:rPr>
      </w:pPr>
      <w:ins w:id="34754" w:author="Rev 10 Allen Wirfs-Brock" w:date="2012-09-07T15:45:00Z">
        <w:r>
          <w:t xml:space="preserve">If </w:t>
        </w:r>
      </w:ins>
      <w:ins w:id="34755" w:author="Rev 10 Allen Wirfs-Brock" w:date="2012-09-07T15:46:00Z">
        <w:r>
          <w:t>SameValue(</w:t>
        </w:r>
      </w:ins>
      <w:ins w:id="34756" w:author="Rev 10 Allen Wirfs-Brock" w:date="2012-09-07T15:45:00Z">
        <w:r w:rsidRPr="007B0456">
          <w:rPr>
            <w:i/>
          </w:rPr>
          <w:t>p</w:t>
        </w:r>
        <w:r>
          <w:t>.[[key]]</w:t>
        </w:r>
      </w:ins>
      <w:ins w:id="34757" w:author="Rev 10 Allen Wirfs-Brock" w:date="2012-09-07T15:46:00Z">
        <w:r>
          <w:t xml:space="preserve">, </w:t>
        </w:r>
        <w:r w:rsidRPr="007B0456">
          <w:rPr>
            <w:i/>
          </w:rPr>
          <w:t>key</w:t>
        </w:r>
        <w:r>
          <w:t xml:space="preserve">), then return </w:t>
        </w:r>
        <w:r w:rsidRPr="007B0456">
          <w:rPr>
            <w:i/>
          </w:rPr>
          <w:t>p</w:t>
        </w:r>
        <w:r>
          <w:t>.[[value]]</w:t>
        </w:r>
      </w:ins>
    </w:p>
    <w:p w14:paraId="4789709D" w14:textId="77777777" w:rsidR="002231F8" w:rsidRPr="00E77497" w:rsidRDefault="00A96CC6" w:rsidP="005E0048">
      <w:pPr>
        <w:pStyle w:val="Alg4"/>
        <w:numPr>
          <w:ilvl w:val="0"/>
          <w:numId w:val="983"/>
        </w:numPr>
        <w:spacing w:after="220"/>
        <w:rPr>
          <w:ins w:id="34758" w:author="Rev 10 Allen Wirfs-Brock" w:date="2012-09-07T15:17:00Z"/>
        </w:rPr>
      </w:pPr>
      <w:ins w:id="34759" w:author="Rev 10 Allen Wirfs-Brock" w:date="2012-09-07T15:49:00Z">
        <w:r>
          <w:t xml:space="preserve">Return </w:t>
        </w:r>
        <w:r w:rsidRPr="007B0456">
          <w:rPr>
            <w:b/>
          </w:rPr>
          <w:t>undefined</w:t>
        </w:r>
        <w:r>
          <w:t>.</w:t>
        </w:r>
      </w:ins>
    </w:p>
    <w:p w14:paraId="7EB21EA8" w14:textId="77777777" w:rsidR="002231F8" w:rsidRPr="00E77497" w:rsidRDefault="002231F8" w:rsidP="002231F8">
      <w:pPr>
        <w:pStyle w:val="40"/>
        <w:numPr>
          <w:ilvl w:val="0"/>
          <w:numId w:val="0"/>
        </w:numPr>
        <w:rPr>
          <w:ins w:id="34760" w:author="Rev 10 Allen Wirfs-Brock" w:date="2012-09-07T15:17:00Z"/>
        </w:rPr>
      </w:pPr>
      <w:ins w:id="34761" w:author="Rev 10 Allen Wirfs-Brock" w:date="2012-09-07T15:17:00Z">
        <w:r w:rsidRPr="00E77497">
          <w:t>15.</w:t>
        </w:r>
      </w:ins>
      <w:ins w:id="34762" w:author="Rev 10 Allen Wirfs-Brock" w:date="2012-09-07T15:25:00Z">
        <w:r w:rsidR="001942DE">
          <w:t>14</w:t>
        </w:r>
      </w:ins>
      <w:ins w:id="34763" w:author="Rev 10 Allen Wirfs-Brock" w:date="2012-09-07T15:17:00Z">
        <w:r w:rsidRPr="00E77497">
          <w:t>.</w:t>
        </w:r>
      </w:ins>
      <w:ins w:id="34764" w:author="Rev 10 Allen Wirfs-Brock" w:date="2012-09-22T10:03:00Z">
        <w:r w:rsidR="00A417BA">
          <w:t>5</w:t>
        </w:r>
      </w:ins>
      <w:ins w:id="34765" w:author="Rev 10 Allen Wirfs-Brock" w:date="2012-09-07T15:17:00Z">
        <w:r w:rsidRPr="00E77497">
          <w:t>.</w:t>
        </w:r>
      </w:ins>
      <w:ins w:id="34766" w:author="Rev 10 Allen Wirfs-Brock" w:date="2012-09-24T16:42:00Z">
        <w:r w:rsidR="002D627E">
          <w:t>5</w:t>
        </w:r>
      </w:ins>
      <w:ins w:id="34767" w:author="Rev 10 Allen Wirfs-Brock" w:date="2012-09-07T15:17:00Z">
        <w:r w:rsidRPr="00E77497">
          <w:tab/>
        </w:r>
      </w:ins>
      <w:ins w:id="34768" w:author="Rev 10 Allen Wirfs-Brock" w:date="2012-09-07T15:29:00Z">
        <w:r w:rsidR="001942DE">
          <w:t>Ma</w:t>
        </w:r>
      </w:ins>
      <w:ins w:id="34769" w:author="Rev 10 Allen Wirfs-Brock" w:date="2012-09-07T15:30:00Z">
        <w:r w:rsidR="001942DE">
          <w:t>p</w:t>
        </w:r>
      </w:ins>
      <w:ins w:id="34770" w:author="Rev 10 Allen Wirfs-Brock" w:date="2012-09-07T15:17:00Z">
        <w:r w:rsidRPr="00E77497">
          <w:t>.prototype.</w:t>
        </w:r>
      </w:ins>
      <w:ins w:id="34771" w:author="Rev 10 Allen Wirfs-Brock" w:date="2012-09-07T15:30:00Z">
        <w:r w:rsidR="001942DE">
          <w:t>has</w:t>
        </w:r>
      </w:ins>
      <w:ins w:id="34772" w:author="Rev 10 Allen Wirfs-Brock" w:date="2012-09-07T15:17:00Z">
        <w:r w:rsidRPr="00E77497">
          <w:t xml:space="preserve"> ( </w:t>
        </w:r>
      </w:ins>
      <w:ins w:id="34773" w:author="Rev 10 Allen Wirfs-Brock" w:date="2012-09-07T15:30:00Z">
        <w:r w:rsidR="001942DE">
          <w:t xml:space="preserve">key </w:t>
        </w:r>
      </w:ins>
      <w:ins w:id="34774" w:author="Rev 10 Allen Wirfs-Brock" w:date="2012-09-07T15:17:00Z">
        <w:r w:rsidRPr="00E77497">
          <w:t>)</w:t>
        </w:r>
      </w:ins>
    </w:p>
    <w:p w14:paraId="124F1B41" w14:textId="77777777" w:rsidR="002231F8" w:rsidRPr="00E77497" w:rsidRDefault="002231F8" w:rsidP="002231F8">
      <w:pPr>
        <w:rPr>
          <w:ins w:id="34775" w:author="Rev 10 Allen Wirfs-Brock" w:date="2012-09-07T15:17:00Z"/>
        </w:rPr>
      </w:pPr>
      <w:ins w:id="34776" w:author="Rev 10 Allen Wirfs-Brock" w:date="2012-09-07T15:17:00Z">
        <w:r w:rsidRPr="00E77497">
          <w:t>The following steps are taken:</w:t>
        </w:r>
      </w:ins>
    </w:p>
    <w:p w14:paraId="7FD548C7" w14:textId="77777777" w:rsidR="00A96CC6" w:rsidRPr="00E77497" w:rsidRDefault="00A96CC6" w:rsidP="007B0456">
      <w:pPr>
        <w:pStyle w:val="Alg4"/>
        <w:numPr>
          <w:ilvl w:val="0"/>
          <w:numId w:val="984"/>
        </w:numPr>
        <w:rPr>
          <w:ins w:id="34777" w:author="Rev 10 Allen Wirfs-Brock" w:date="2012-09-07T15:50:00Z"/>
        </w:rPr>
      </w:pPr>
      <w:ins w:id="34778" w:author="Rev 10 Allen Wirfs-Brock" w:date="2012-09-07T15:50:00Z">
        <w:r w:rsidRPr="00E77497">
          <w:t xml:space="preserve">Let </w:t>
        </w:r>
        <w:r>
          <w:rPr>
            <w:i/>
          </w:rPr>
          <w:t>M</w:t>
        </w:r>
        <w:r w:rsidRPr="00E77497">
          <w:t xml:space="preserve"> be the</w:t>
        </w:r>
        <w:r>
          <w:t xml:space="preserve"> result of  calling ToObject with the </w:t>
        </w:r>
        <w:r w:rsidRPr="00E77497">
          <w:rPr>
            <w:b/>
          </w:rPr>
          <w:t>this</w:t>
        </w:r>
        <w:r w:rsidRPr="00E77497">
          <w:t xml:space="preserve"> value</w:t>
        </w:r>
      </w:ins>
      <w:ins w:id="34779" w:author="Rev 10 Allen Wirfs-Brock" w:date="2012-09-07T15:53:00Z">
        <w:r w:rsidR="007B0456" w:rsidRPr="007B0456">
          <w:t xml:space="preserve"> </w:t>
        </w:r>
        <w:r w:rsidR="007B0456">
          <w:t>as its argument</w:t>
        </w:r>
      </w:ins>
      <w:ins w:id="34780" w:author="Rev 10 Allen Wirfs-Brock" w:date="2012-09-07T15:50:00Z">
        <w:r w:rsidRPr="00E77497">
          <w:t>.</w:t>
        </w:r>
      </w:ins>
    </w:p>
    <w:p w14:paraId="3455F507" w14:textId="77777777" w:rsidR="00A96CC6" w:rsidRPr="00E77497" w:rsidRDefault="00A96CC6" w:rsidP="007B0456">
      <w:pPr>
        <w:pStyle w:val="Alg4"/>
        <w:numPr>
          <w:ilvl w:val="0"/>
          <w:numId w:val="984"/>
        </w:numPr>
        <w:rPr>
          <w:ins w:id="34781" w:author="Rev 10 Allen Wirfs-Brock" w:date="2012-09-07T15:50:00Z"/>
        </w:rPr>
      </w:pPr>
      <w:ins w:id="34782" w:author="Rev 10 Allen Wirfs-Brock" w:date="2012-09-07T15:50:00Z">
        <w:r>
          <w:t>ReturnIfAbrupt(</w:t>
        </w:r>
        <w:r w:rsidRPr="005E0048">
          <w:rPr>
            <w:i/>
          </w:rPr>
          <w:t>M</w:t>
        </w:r>
        <w:r>
          <w:t>).</w:t>
        </w:r>
      </w:ins>
    </w:p>
    <w:p w14:paraId="60A5D566" w14:textId="77777777" w:rsidR="00A96CC6" w:rsidRDefault="00A96CC6" w:rsidP="007B0456">
      <w:pPr>
        <w:pStyle w:val="Alg4"/>
        <w:numPr>
          <w:ilvl w:val="0"/>
          <w:numId w:val="984"/>
        </w:numPr>
        <w:rPr>
          <w:ins w:id="34783" w:author="Rev 10 Allen Wirfs-Brock" w:date="2012-09-07T15:50:00Z"/>
        </w:rPr>
      </w:pPr>
      <w:ins w:id="34784" w:author="Rev 10 Allen Wirfs-Brock" w:date="2012-09-07T15:50:00Z">
        <w:r>
          <w:t xml:space="preserve">If </w:t>
        </w:r>
        <w:r w:rsidRPr="00B5244C">
          <w:rPr>
            <w:i/>
          </w:rPr>
          <w:t>M</w:t>
        </w:r>
        <w:r>
          <w:t xml:space="preserve"> does not have a [[MapData]] internal property throw a </w:t>
        </w:r>
        <w:r w:rsidRPr="00B5244C">
          <w:rPr>
            <w:b/>
          </w:rPr>
          <w:t>TypeError</w:t>
        </w:r>
        <w:r>
          <w:t xml:space="preserve"> exception.</w:t>
        </w:r>
      </w:ins>
    </w:p>
    <w:p w14:paraId="54F88B50" w14:textId="77777777" w:rsidR="00A96CC6" w:rsidRPr="00E77497" w:rsidRDefault="00A96CC6" w:rsidP="007B0456">
      <w:pPr>
        <w:pStyle w:val="Alg4"/>
        <w:numPr>
          <w:ilvl w:val="0"/>
          <w:numId w:val="984"/>
        </w:numPr>
        <w:rPr>
          <w:ins w:id="34785" w:author="Rev 10 Allen Wirfs-Brock" w:date="2012-09-07T15:50:00Z"/>
        </w:rPr>
      </w:pPr>
      <w:ins w:id="34786" w:author="Rev 10 Allen Wirfs-Brock" w:date="2012-09-07T15:50:00Z">
        <w:r>
          <w:t xml:space="preserve">Let </w:t>
        </w:r>
        <w:r w:rsidRPr="00B5244C">
          <w:rPr>
            <w:i/>
          </w:rPr>
          <w:t>entries</w:t>
        </w:r>
        <w:r>
          <w:t xml:space="preserve"> be the List that is the value of </w:t>
        </w:r>
        <w:r w:rsidRPr="00B5244C">
          <w:rPr>
            <w:i/>
          </w:rPr>
          <w:t>M</w:t>
        </w:r>
        <w:r>
          <w:t>’s [[MapData]] internal property.</w:t>
        </w:r>
      </w:ins>
    </w:p>
    <w:p w14:paraId="5E054D0F" w14:textId="77777777" w:rsidR="00A96CC6" w:rsidRPr="007B0456" w:rsidRDefault="008E3DC8" w:rsidP="007B0456">
      <w:pPr>
        <w:pStyle w:val="Alg4"/>
        <w:numPr>
          <w:ilvl w:val="0"/>
          <w:numId w:val="984"/>
        </w:numPr>
        <w:rPr>
          <w:ins w:id="34787" w:author="Rev 10 Allen Wirfs-Brock" w:date="2012-09-07T15:50:00Z"/>
        </w:rPr>
      </w:pPr>
      <w:ins w:id="34788" w:author="Rev 10 Allen Wirfs-Brock" w:date="2012-09-08T09:40:00Z">
        <w:r>
          <w:t xml:space="preserve">Repeat for each Record {[[key]], [[value]]} </w:t>
        </w:r>
        <w:r w:rsidRPr="008E3DC8">
          <w:rPr>
            <w:i/>
          </w:rPr>
          <w:t>p</w:t>
        </w:r>
        <w:r>
          <w:t xml:space="preserve"> that is an element of </w:t>
        </w:r>
        <w:r w:rsidRPr="00B5244C">
          <w:rPr>
            <w:i/>
          </w:rPr>
          <w:t>entries</w:t>
        </w:r>
        <w:r>
          <w:rPr>
            <w:i/>
          </w:rPr>
          <w:t>,</w:t>
        </w:r>
      </w:ins>
    </w:p>
    <w:p w14:paraId="0C6A1FDB" w14:textId="77777777" w:rsidR="007B0456" w:rsidRDefault="007B0456" w:rsidP="007B0456">
      <w:pPr>
        <w:pStyle w:val="Alg4"/>
        <w:numPr>
          <w:ilvl w:val="1"/>
          <w:numId w:val="984"/>
        </w:numPr>
        <w:rPr>
          <w:ins w:id="34789" w:author="Rev 10 Allen Wirfs-Brock" w:date="2012-09-07T15:57:00Z"/>
        </w:rPr>
      </w:pPr>
      <w:ins w:id="34790" w:author="Rev 10 Allen Wirfs-Brock" w:date="2012-09-07T15:57:00Z">
        <w:r w:rsidRPr="00B5244C">
          <w:t>If SameValue</w:t>
        </w:r>
        <w:r>
          <w:t>(</w:t>
        </w:r>
        <w:r w:rsidRPr="007B0456">
          <w:rPr>
            <w:i/>
          </w:rPr>
          <w:t>p</w:t>
        </w:r>
        <w:r>
          <w:t xml:space="preserve">.[[key]], </w:t>
        </w:r>
        <w:r w:rsidRPr="007B0456">
          <w:rPr>
            <w:i/>
          </w:rPr>
          <w:t>key</w:t>
        </w:r>
        <w:r>
          <w:t xml:space="preserve">), then return </w:t>
        </w:r>
        <w:r w:rsidRPr="007B0456">
          <w:rPr>
            <w:b/>
          </w:rPr>
          <w:t>true</w:t>
        </w:r>
        <w:r w:rsidRPr="007B0456">
          <w:rPr>
            <w:i/>
          </w:rPr>
          <w:t>.</w:t>
        </w:r>
      </w:ins>
    </w:p>
    <w:p w14:paraId="5E54BB25" w14:textId="77777777" w:rsidR="00A96CC6" w:rsidRPr="00E77497" w:rsidRDefault="00A96CC6" w:rsidP="007B0456">
      <w:pPr>
        <w:pStyle w:val="Alg4"/>
        <w:numPr>
          <w:ilvl w:val="0"/>
          <w:numId w:val="984"/>
        </w:numPr>
        <w:spacing w:after="220"/>
        <w:rPr>
          <w:ins w:id="34791" w:author="Rev 10 Allen Wirfs-Brock" w:date="2012-09-07T15:50:00Z"/>
        </w:rPr>
      </w:pPr>
      <w:ins w:id="34792" w:author="Rev 10 Allen Wirfs-Brock" w:date="2012-09-07T15:50:00Z">
        <w:r>
          <w:t xml:space="preserve">Return </w:t>
        </w:r>
      </w:ins>
      <w:ins w:id="34793" w:author="Rev 10 Allen Wirfs-Brock" w:date="2012-09-07T15:51:00Z">
        <w:r>
          <w:rPr>
            <w:b/>
          </w:rPr>
          <w:t>false</w:t>
        </w:r>
      </w:ins>
      <w:ins w:id="34794" w:author="Rev 10 Allen Wirfs-Brock" w:date="2012-09-07T15:50:00Z">
        <w:r>
          <w:t>.</w:t>
        </w:r>
      </w:ins>
    </w:p>
    <w:p w14:paraId="739C692F" w14:textId="77777777" w:rsidR="00926D71" w:rsidRPr="00E77497" w:rsidRDefault="00926D71" w:rsidP="00926D71">
      <w:pPr>
        <w:pStyle w:val="40"/>
        <w:numPr>
          <w:ilvl w:val="0"/>
          <w:numId w:val="0"/>
        </w:numPr>
        <w:rPr>
          <w:ins w:id="34795" w:author="Rev 10 Allen Wirfs-Brock" w:date="2012-09-08T09:23:00Z"/>
        </w:rPr>
      </w:pPr>
      <w:ins w:id="34796" w:author="Rev 10 Allen Wirfs-Brock" w:date="2012-09-08T09:23:00Z">
        <w:r w:rsidRPr="00E77497">
          <w:t>15.</w:t>
        </w:r>
        <w:r>
          <w:t>14</w:t>
        </w:r>
        <w:r w:rsidRPr="00E77497">
          <w:t>.</w:t>
        </w:r>
      </w:ins>
      <w:ins w:id="34797" w:author="Rev 10 Allen Wirfs-Brock" w:date="2012-09-22T10:03:00Z">
        <w:r w:rsidR="00A417BA">
          <w:t>5</w:t>
        </w:r>
      </w:ins>
      <w:ins w:id="34798" w:author="Rev 10 Allen Wirfs-Brock" w:date="2012-09-08T09:23:00Z">
        <w:r w:rsidRPr="00E77497">
          <w:t>.</w:t>
        </w:r>
      </w:ins>
      <w:ins w:id="34799" w:author="Rev 10 Allen Wirfs-Brock" w:date="2012-09-24T16:42:00Z">
        <w:r w:rsidR="002D627E">
          <w:t>6</w:t>
        </w:r>
      </w:ins>
      <w:ins w:id="34800" w:author="Rev 10 Allen Wirfs-Brock" w:date="2012-09-08T09:23:00Z">
        <w:r w:rsidRPr="00E77497">
          <w:tab/>
        </w:r>
        <w:r>
          <w:t>Map</w:t>
        </w:r>
        <w:r w:rsidRPr="00E77497">
          <w:t>.prototype.</w:t>
        </w:r>
        <w:r>
          <w:t>items</w:t>
        </w:r>
        <w:r w:rsidRPr="00E77497">
          <w:t xml:space="preserve"> (</w:t>
        </w:r>
        <w:r>
          <w:t xml:space="preserve"> </w:t>
        </w:r>
        <w:r w:rsidRPr="00E77497">
          <w:t>)</w:t>
        </w:r>
      </w:ins>
    </w:p>
    <w:p w14:paraId="527C1BBF" w14:textId="77777777" w:rsidR="00E254C1" w:rsidRPr="00E77497" w:rsidRDefault="00E254C1" w:rsidP="00E254C1">
      <w:pPr>
        <w:rPr>
          <w:ins w:id="34801" w:author="Rev 10 Allen Wirfs-Brock" w:date="2012-09-24T15:03:00Z"/>
        </w:rPr>
      </w:pPr>
      <w:ins w:id="34802" w:author="Rev 10 Allen Wirfs-Brock" w:date="2012-09-24T15:03:00Z">
        <w:r w:rsidRPr="00E77497">
          <w:t>The following steps are taken:</w:t>
        </w:r>
      </w:ins>
    </w:p>
    <w:p w14:paraId="7E4148F9" w14:textId="77777777" w:rsidR="00D404C6" w:rsidRDefault="00D404C6" w:rsidP="00A221E6">
      <w:pPr>
        <w:pStyle w:val="Alg4"/>
        <w:numPr>
          <w:ilvl w:val="0"/>
          <w:numId w:val="988"/>
        </w:numPr>
        <w:spacing w:after="280"/>
        <w:rPr>
          <w:ins w:id="34803" w:author="Rev 10 Allen Wirfs-Brock" w:date="2012-09-08T12:06:00Z"/>
        </w:rPr>
      </w:pPr>
      <w:ins w:id="34804" w:author="Rev 10 Allen Wirfs-Brock" w:date="2012-09-08T12:06:00Z">
        <w:r>
          <w:t xml:space="preserve">Return the result of calling the </w:t>
        </w:r>
      </w:ins>
      <w:ins w:id="34805" w:author="Rev 10 Allen Wirfs-Brock" w:date="2012-09-24T15:02:00Z">
        <w:r w:rsidR="00E254C1">
          <w:t>CreateMapIterator</w:t>
        </w:r>
      </w:ins>
      <w:ins w:id="34806" w:author="Rev 10 Allen Wirfs-Brock" w:date="2012-09-08T12:06:00Z">
        <w:r>
          <w:t xml:space="preserve"> abstract operation with argument</w:t>
        </w:r>
      </w:ins>
      <w:ins w:id="34807" w:author="Rev 10 Allen Wirfs-Brock" w:date="2012-09-08T12:08:00Z">
        <w:r>
          <w:t>s</w:t>
        </w:r>
      </w:ins>
      <w:ins w:id="34808" w:author="Rev 10 Allen Wirfs-Brock" w:date="2012-09-08T12:06:00Z">
        <w:r>
          <w:t xml:space="preserve"> </w:t>
        </w:r>
      </w:ins>
      <w:ins w:id="34809" w:author="Rev 10 Allen Wirfs-Brock" w:date="2012-09-24T15:02:00Z">
        <w:r w:rsidR="00E254C1">
          <w:rPr>
            <w:i/>
          </w:rPr>
          <w:t>O</w:t>
        </w:r>
      </w:ins>
      <w:ins w:id="34810" w:author="Rev 10 Allen Wirfs-Brock" w:date="2012-09-08T12:08:00Z">
        <w:r>
          <w:t xml:space="preserve"> and </w:t>
        </w:r>
      </w:ins>
      <w:ins w:id="34811" w:author="Rev 10 Allen Wirfs-Brock" w:date="2012-09-24T15:02:00Z">
        <w:r w:rsidR="00E254C1" w:rsidRPr="00E77497">
          <w:rPr>
            <w:b/>
          </w:rPr>
          <w:t>"</w:t>
        </w:r>
        <w:r w:rsidR="00E254C1">
          <w:rPr>
            <w:rFonts w:ascii="Courier New" w:hAnsi="Courier New" w:cs="Courier New"/>
            <w:b/>
          </w:rPr>
          <w:t>key+value</w:t>
        </w:r>
        <w:r w:rsidR="00E254C1" w:rsidRPr="00E77497">
          <w:rPr>
            <w:b/>
          </w:rPr>
          <w:t>"</w:t>
        </w:r>
      </w:ins>
      <w:ins w:id="34812" w:author="Rev 10 Allen Wirfs-Brock" w:date="2012-09-08T12:06:00Z">
        <w:r>
          <w:t>.</w:t>
        </w:r>
      </w:ins>
    </w:p>
    <w:p w14:paraId="29996973" w14:textId="77777777" w:rsidR="00926D71" w:rsidRPr="00E77497" w:rsidRDefault="00926D71" w:rsidP="00926D71">
      <w:pPr>
        <w:pStyle w:val="40"/>
        <w:numPr>
          <w:ilvl w:val="0"/>
          <w:numId w:val="0"/>
        </w:numPr>
        <w:rPr>
          <w:ins w:id="34813" w:author="Rev 10 Allen Wirfs-Brock" w:date="2012-09-08T09:24:00Z"/>
        </w:rPr>
      </w:pPr>
      <w:ins w:id="34814" w:author="Rev 10 Allen Wirfs-Brock" w:date="2012-09-08T09:24:00Z">
        <w:r w:rsidRPr="00E77497">
          <w:t>15.</w:t>
        </w:r>
        <w:r>
          <w:t>14</w:t>
        </w:r>
        <w:r w:rsidRPr="00E77497">
          <w:t>.</w:t>
        </w:r>
      </w:ins>
      <w:ins w:id="34815" w:author="Rev 10 Allen Wirfs-Brock" w:date="2012-09-22T10:03:00Z">
        <w:r w:rsidR="00A417BA">
          <w:t>5</w:t>
        </w:r>
      </w:ins>
      <w:ins w:id="34816" w:author="Rev 10 Allen Wirfs-Brock" w:date="2012-09-08T09:24:00Z">
        <w:r w:rsidRPr="00E77497">
          <w:t>.</w:t>
        </w:r>
      </w:ins>
      <w:ins w:id="34817" w:author="Rev 10 Allen Wirfs-Brock" w:date="2012-09-24T16:42:00Z">
        <w:r w:rsidR="002D627E">
          <w:t>7</w:t>
        </w:r>
      </w:ins>
      <w:ins w:id="34818" w:author="Rev 10 Allen Wirfs-Brock" w:date="2012-09-08T09:24:00Z">
        <w:r w:rsidRPr="00E77497">
          <w:tab/>
        </w:r>
        <w:r>
          <w:t>Map</w:t>
        </w:r>
        <w:r w:rsidRPr="00E77497">
          <w:t>.prototype.</w:t>
        </w:r>
        <w:r>
          <w:t xml:space="preserve">keys ( </w:t>
        </w:r>
        <w:r w:rsidRPr="00E77497">
          <w:t>)</w:t>
        </w:r>
      </w:ins>
    </w:p>
    <w:p w14:paraId="7D6F3751" w14:textId="77777777" w:rsidR="00E254C1" w:rsidRPr="00E77497" w:rsidRDefault="00E254C1" w:rsidP="00E254C1">
      <w:pPr>
        <w:rPr>
          <w:ins w:id="34819" w:author="Rev 10 Allen Wirfs-Brock" w:date="2012-09-24T15:03:00Z"/>
        </w:rPr>
      </w:pPr>
      <w:ins w:id="34820" w:author="Rev 10 Allen Wirfs-Brock" w:date="2012-09-24T15:03:00Z">
        <w:r w:rsidRPr="00E77497">
          <w:t>The following steps are taken:</w:t>
        </w:r>
      </w:ins>
    </w:p>
    <w:p w14:paraId="2EAA16C3" w14:textId="77777777" w:rsidR="00E254C1" w:rsidRDefault="00E254C1" w:rsidP="00E254C1">
      <w:pPr>
        <w:pStyle w:val="Alg4"/>
        <w:numPr>
          <w:ilvl w:val="0"/>
          <w:numId w:val="1001"/>
        </w:numPr>
        <w:spacing w:after="280"/>
        <w:rPr>
          <w:ins w:id="34821" w:author="Rev 10 Allen Wirfs-Brock" w:date="2012-09-24T15:03:00Z"/>
        </w:rPr>
      </w:pPr>
      <w:ins w:id="34822" w:author="Rev 10 Allen Wirfs-Brock" w:date="2012-09-24T15:03:00Z">
        <w:r>
          <w:t xml:space="preserve">Return the result of calling the CreateMapIterator abstract operation with arguments </w:t>
        </w:r>
        <w:r>
          <w:rPr>
            <w:i/>
          </w:rPr>
          <w:t>O</w:t>
        </w:r>
        <w:r>
          <w:t xml:space="preserve"> and </w:t>
        </w:r>
        <w:r w:rsidRPr="00E77497">
          <w:rPr>
            <w:b/>
          </w:rPr>
          <w:t>"</w:t>
        </w:r>
        <w:r>
          <w:rPr>
            <w:rFonts w:ascii="Courier New" w:hAnsi="Courier New" w:cs="Courier New"/>
            <w:b/>
          </w:rPr>
          <w:t>key</w:t>
        </w:r>
        <w:r w:rsidRPr="00E77497">
          <w:rPr>
            <w:b/>
          </w:rPr>
          <w:t>"</w:t>
        </w:r>
        <w:r>
          <w:t>.</w:t>
        </w:r>
      </w:ins>
    </w:p>
    <w:p w14:paraId="4E3805E3" w14:textId="77777777" w:rsidR="001942DE" w:rsidRPr="00E77497" w:rsidRDefault="001942DE" w:rsidP="001942DE">
      <w:pPr>
        <w:pStyle w:val="40"/>
        <w:numPr>
          <w:ilvl w:val="0"/>
          <w:numId w:val="0"/>
        </w:numPr>
        <w:rPr>
          <w:ins w:id="34823" w:author="Rev 10 Allen Wirfs-Brock" w:date="2012-09-07T15:30:00Z"/>
        </w:rPr>
      </w:pPr>
      <w:ins w:id="34824" w:author="Rev 10 Allen Wirfs-Brock" w:date="2012-09-07T15:30:00Z">
        <w:r w:rsidRPr="00E77497">
          <w:t>15.</w:t>
        </w:r>
        <w:r>
          <w:t>14</w:t>
        </w:r>
        <w:r w:rsidRPr="00E77497">
          <w:t>.</w:t>
        </w:r>
      </w:ins>
      <w:ins w:id="34825" w:author="Rev 10 Allen Wirfs-Brock" w:date="2012-09-22T10:03:00Z">
        <w:r w:rsidR="00A417BA">
          <w:t>5</w:t>
        </w:r>
      </w:ins>
      <w:ins w:id="34826" w:author="Rev 10 Allen Wirfs-Brock" w:date="2012-09-07T15:30:00Z">
        <w:r w:rsidRPr="00E77497">
          <w:t>.</w:t>
        </w:r>
      </w:ins>
      <w:ins w:id="34827" w:author="Rev 10 Allen Wirfs-Brock" w:date="2012-09-24T16:42:00Z">
        <w:r w:rsidR="002D627E">
          <w:t>8</w:t>
        </w:r>
      </w:ins>
      <w:ins w:id="34828" w:author="Rev 10 Allen Wirfs-Brock" w:date="2012-09-07T15:30:00Z">
        <w:r w:rsidRPr="00E77497">
          <w:tab/>
        </w:r>
        <w:r>
          <w:t>Map</w:t>
        </w:r>
        <w:r w:rsidRPr="00E77497">
          <w:t>.prototype.</w:t>
        </w:r>
      </w:ins>
      <w:ins w:id="34829" w:author="Rev 10 Allen Wirfs-Brock" w:date="2012-09-07T15:31:00Z">
        <w:r>
          <w:t>set</w:t>
        </w:r>
      </w:ins>
      <w:ins w:id="34830" w:author="Rev 10 Allen Wirfs-Brock" w:date="2012-09-07T15:30:00Z">
        <w:r w:rsidRPr="00E77497">
          <w:t xml:space="preserve"> ( </w:t>
        </w:r>
        <w:r>
          <w:t>key</w:t>
        </w:r>
      </w:ins>
      <w:ins w:id="34831" w:author="Rev 10 Allen Wirfs-Brock" w:date="2012-09-07T15:31:00Z">
        <w:r>
          <w:t xml:space="preserve"> , value</w:t>
        </w:r>
      </w:ins>
      <w:ins w:id="34832" w:author="Rev 10 Allen Wirfs-Brock" w:date="2012-09-07T15:30:00Z">
        <w:r>
          <w:t xml:space="preserve"> </w:t>
        </w:r>
        <w:r w:rsidRPr="00E77497">
          <w:t>)</w:t>
        </w:r>
      </w:ins>
    </w:p>
    <w:p w14:paraId="5646C781" w14:textId="77777777" w:rsidR="001942DE" w:rsidRPr="00E77497" w:rsidRDefault="001942DE" w:rsidP="001942DE">
      <w:pPr>
        <w:rPr>
          <w:ins w:id="34833" w:author="Rev 10 Allen Wirfs-Brock" w:date="2012-09-07T15:30:00Z"/>
        </w:rPr>
      </w:pPr>
      <w:ins w:id="34834" w:author="Rev 10 Allen Wirfs-Brock" w:date="2012-09-07T15:30:00Z">
        <w:r w:rsidRPr="00E77497">
          <w:t>The following steps are taken:</w:t>
        </w:r>
      </w:ins>
    </w:p>
    <w:p w14:paraId="74608B3C" w14:textId="77777777" w:rsidR="00A96CC6" w:rsidRPr="00E77497" w:rsidRDefault="00A96CC6" w:rsidP="007B0456">
      <w:pPr>
        <w:pStyle w:val="Alg4"/>
        <w:numPr>
          <w:ilvl w:val="0"/>
          <w:numId w:val="985"/>
        </w:numPr>
        <w:rPr>
          <w:ins w:id="34835" w:author="Rev 10 Allen Wirfs-Brock" w:date="2012-09-07T15:52:00Z"/>
        </w:rPr>
      </w:pPr>
      <w:ins w:id="34836" w:author="Rev 10 Allen Wirfs-Brock" w:date="2012-09-07T15:52:00Z">
        <w:r w:rsidRPr="00E77497">
          <w:t xml:space="preserve">Let </w:t>
        </w:r>
        <w:r>
          <w:rPr>
            <w:i/>
          </w:rPr>
          <w:t>M</w:t>
        </w:r>
        <w:r w:rsidRPr="00E77497">
          <w:t xml:space="preserve"> be the</w:t>
        </w:r>
        <w:r>
          <w:t xml:space="preserve"> result of  calling ToObject with</w:t>
        </w:r>
      </w:ins>
      <w:ins w:id="34837" w:author="Rev 10 Allen Wirfs-Brock" w:date="2012-09-07T16:04:00Z">
        <w:r w:rsidR="0012412C">
          <w:t xml:space="preserve"> the</w:t>
        </w:r>
      </w:ins>
      <w:ins w:id="34838" w:author="Rev 10 Allen Wirfs-Brock" w:date="2012-09-07T15:52:00Z">
        <w:r>
          <w:t xml:space="preserve"> </w:t>
        </w:r>
        <w:r w:rsidRPr="00E77497">
          <w:rPr>
            <w:b/>
          </w:rPr>
          <w:t>this</w:t>
        </w:r>
        <w:r w:rsidRPr="00E77497">
          <w:t xml:space="preserve"> value</w:t>
        </w:r>
      </w:ins>
      <w:ins w:id="34839" w:author="Rev 10 Allen Wirfs-Brock" w:date="2012-09-07T15:53:00Z">
        <w:r w:rsidR="007B0456" w:rsidRPr="007B0456">
          <w:t xml:space="preserve"> </w:t>
        </w:r>
        <w:r w:rsidR="007B0456">
          <w:t>as its argument</w:t>
        </w:r>
      </w:ins>
      <w:ins w:id="34840" w:author="Rev 10 Allen Wirfs-Brock" w:date="2012-09-07T15:52:00Z">
        <w:r w:rsidRPr="00E77497">
          <w:t>.</w:t>
        </w:r>
      </w:ins>
    </w:p>
    <w:p w14:paraId="36CA61CD" w14:textId="77777777" w:rsidR="00A96CC6" w:rsidRPr="00E77497" w:rsidRDefault="00A96CC6" w:rsidP="007B0456">
      <w:pPr>
        <w:pStyle w:val="Alg4"/>
        <w:numPr>
          <w:ilvl w:val="0"/>
          <w:numId w:val="985"/>
        </w:numPr>
        <w:rPr>
          <w:ins w:id="34841" w:author="Rev 10 Allen Wirfs-Brock" w:date="2012-09-07T15:52:00Z"/>
        </w:rPr>
      </w:pPr>
      <w:ins w:id="34842" w:author="Rev 10 Allen Wirfs-Brock" w:date="2012-09-07T15:52:00Z">
        <w:r>
          <w:t>ReturnIfAbrupt(</w:t>
        </w:r>
        <w:r w:rsidRPr="005E0048">
          <w:rPr>
            <w:i/>
          </w:rPr>
          <w:t>M</w:t>
        </w:r>
        <w:r>
          <w:t>).</w:t>
        </w:r>
      </w:ins>
    </w:p>
    <w:p w14:paraId="0D16C99F" w14:textId="77777777" w:rsidR="00A96CC6" w:rsidRDefault="00A96CC6" w:rsidP="007B0456">
      <w:pPr>
        <w:pStyle w:val="Alg4"/>
        <w:numPr>
          <w:ilvl w:val="0"/>
          <w:numId w:val="985"/>
        </w:numPr>
        <w:rPr>
          <w:ins w:id="34843" w:author="Rev 10 Allen Wirfs-Brock" w:date="2012-09-07T15:52:00Z"/>
        </w:rPr>
      </w:pPr>
      <w:ins w:id="34844" w:author="Rev 10 Allen Wirfs-Brock" w:date="2012-09-07T15:52:00Z">
        <w:r>
          <w:t xml:space="preserve">If </w:t>
        </w:r>
        <w:r w:rsidRPr="00B5244C">
          <w:rPr>
            <w:i/>
          </w:rPr>
          <w:t>M</w:t>
        </w:r>
        <w:r>
          <w:t xml:space="preserve"> does not have a [[MapData]] internal property throw a </w:t>
        </w:r>
        <w:r w:rsidRPr="00B5244C">
          <w:rPr>
            <w:b/>
          </w:rPr>
          <w:t>TypeError</w:t>
        </w:r>
        <w:r>
          <w:t xml:space="preserve"> exception.</w:t>
        </w:r>
      </w:ins>
    </w:p>
    <w:p w14:paraId="3E418B90" w14:textId="77777777" w:rsidR="00A96CC6" w:rsidRPr="00E77497" w:rsidRDefault="00A96CC6" w:rsidP="007B0456">
      <w:pPr>
        <w:pStyle w:val="Alg4"/>
        <w:numPr>
          <w:ilvl w:val="0"/>
          <w:numId w:val="985"/>
        </w:numPr>
        <w:rPr>
          <w:ins w:id="34845" w:author="Rev 10 Allen Wirfs-Brock" w:date="2012-09-07T15:52:00Z"/>
        </w:rPr>
      </w:pPr>
      <w:ins w:id="34846" w:author="Rev 10 Allen Wirfs-Brock" w:date="2012-09-07T15:52:00Z">
        <w:r>
          <w:t xml:space="preserve">Let </w:t>
        </w:r>
        <w:r w:rsidRPr="00B5244C">
          <w:rPr>
            <w:i/>
          </w:rPr>
          <w:t>entries</w:t>
        </w:r>
        <w:r>
          <w:t xml:space="preserve"> be the List that is the value of </w:t>
        </w:r>
        <w:r w:rsidRPr="00B5244C">
          <w:rPr>
            <w:i/>
          </w:rPr>
          <w:t>M</w:t>
        </w:r>
        <w:r>
          <w:t>’s [[MapData]] internal property.</w:t>
        </w:r>
      </w:ins>
    </w:p>
    <w:p w14:paraId="7393F2FE" w14:textId="77777777" w:rsidR="00A96CC6" w:rsidRDefault="008E3DC8" w:rsidP="007B0456">
      <w:pPr>
        <w:pStyle w:val="Alg4"/>
        <w:numPr>
          <w:ilvl w:val="0"/>
          <w:numId w:val="985"/>
        </w:numPr>
        <w:rPr>
          <w:ins w:id="34847" w:author="Rev 10 Allen Wirfs-Brock" w:date="2012-09-07T15:52:00Z"/>
        </w:rPr>
      </w:pPr>
      <w:ins w:id="34848" w:author="Rev 10 Allen Wirfs-Brock" w:date="2012-09-08T09:34:00Z">
        <w:r>
          <w:t>Repeat for</w:t>
        </w:r>
      </w:ins>
      <w:ins w:id="34849" w:author="Rev 10 Allen Wirfs-Brock" w:date="2012-09-07T15:52:00Z">
        <w:r w:rsidR="00A96CC6">
          <w:t xml:space="preserve"> each </w:t>
        </w:r>
      </w:ins>
      <w:ins w:id="34850" w:author="Rev 10 Allen Wirfs-Brock" w:date="2012-09-08T09:33:00Z">
        <w:r>
          <w:t>Record</w:t>
        </w:r>
      </w:ins>
      <w:ins w:id="34851" w:author="Rev 10 Allen Wirfs-Brock" w:date="2012-09-07T15:52:00Z">
        <w:r w:rsidR="00A96CC6">
          <w:t xml:space="preserve"> {[[key]], [[value]]} </w:t>
        </w:r>
      </w:ins>
      <w:ins w:id="34852" w:author="Rev 10 Allen Wirfs-Brock" w:date="2012-09-08T09:33:00Z">
        <w:r w:rsidRPr="008E3DC8">
          <w:rPr>
            <w:i/>
          </w:rPr>
          <w:t>p</w:t>
        </w:r>
        <w:r>
          <w:t xml:space="preserve"> </w:t>
        </w:r>
      </w:ins>
      <w:ins w:id="34853" w:author="Rev 10 Allen Wirfs-Brock" w:date="2012-09-07T15:52:00Z">
        <w:r w:rsidR="00A96CC6">
          <w:t xml:space="preserve">that is an element of </w:t>
        </w:r>
        <w:r w:rsidR="00A96CC6" w:rsidRPr="00B5244C">
          <w:rPr>
            <w:i/>
          </w:rPr>
          <w:t>entries</w:t>
        </w:r>
      </w:ins>
      <w:ins w:id="34854" w:author="Rev 10 Allen Wirfs-Brock" w:date="2012-09-08T09:34:00Z">
        <w:r>
          <w:rPr>
            <w:i/>
          </w:rPr>
          <w:t>,</w:t>
        </w:r>
      </w:ins>
    </w:p>
    <w:p w14:paraId="0DDDF8C1" w14:textId="77777777" w:rsidR="0012412C" w:rsidRDefault="00A96CC6" w:rsidP="0012412C">
      <w:pPr>
        <w:pStyle w:val="Alg4"/>
        <w:numPr>
          <w:ilvl w:val="1"/>
          <w:numId w:val="985"/>
        </w:numPr>
        <w:rPr>
          <w:ins w:id="34855" w:author="Rev 10 Allen Wirfs-Brock" w:date="2012-09-07T16:06:00Z"/>
        </w:rPr>
      </w:pPr>
      <w:ins w:id="34856" w:author="Rev 10 Allen Wirfs-Brock" w:date="2012-09-07T15:52:00Z">
        <w:r>
          <w:t>If SameValue(</w:t>
        </w:r>
        <w:r w:rsidRPr="00B5244C">
          <w:rPr>
            <w:i/>
          </w:rPr>
          <w:t>p</w:t>
        </w:r>
        <w:r>
          <w:t xml:space="preserve">.[[key]], </w:t>
        </w:r>
        <w:r w:rsidRPr="00B5244C">
          <w:rPr>
            <w:i/>
          </w:rPr>
          <w:t>key</w:t>
        </w:r>
        <w:r>
          <w:t>), then</w:t>
        </w:r>
      </w:ins>
    </w:p>
    <w:p w14:paraId="179CCEF8" w14:textId="77777777" w:rsidR="00A96CC6" w:rsidRDefault="0012412C" w:rsidP="00926D71">
      <w:pPr>
        <w:pStyle w:val="Alg4"/>
        <w:numPr>
          <w:ilvl w:val="2"/>
          <w:numId w:val="985"/>
        </w:numPr>
        <w:rPr>
          <w:ins w:id="34857" w:author="Rev 10 Allen Wirfs-Brock" w:date="2012-09-07T15:52:00Z"/>
        </w:rPr>
      </w:pPr>
      <w:ins w:id="34858" w:author="Rev 10 Allen Wirfs-Brock" w:date="2012-09-07T16:06:00Z">
        <w:r>
          <w:t>S</w:t>
        </w:r>
      </w:ins>
      <w:ins w:id="34859" w:author="Rev 10 Allen Wirfs-Brock" w:date="2012-09-07T15:54:00Z">
        <w:r w:rsidR="007B0456">
          <w:t xml:space="preserve">et </w:t>
        </w:r>
        <w:r w:rsidR="007B0456" w:rsidRPr="0012412C">
          <w:rPr>
            <w:i/>
          </w:rPr>
          <w:t>p</w:t>
        </w:r>
        <w:r w:rsidR="007B0456">
          <w:t xml:space="preserve">.[[value]] to </w:t>
        </w:r>
        <w:r w:rsidR="007B0456" w:rsidRPr="0012412C">
          <w:rPr>
            <w:i/>
          </w:rPr>
          <w:t>value</w:t>
        </w:r>
      </w:ins>
      <w:ins w:id="34860" w:author="Rev 10 Allen Wirfs-Brock" w:date="2012-09-07T15:52:00Z">
        <w:r w:rsidR="00A96CC6">
          <w:rPr>
            <w:i/>
          </w:rPr>
          <w:t>.</w:t>
        </w:r>
      </w:ins>
    </w:p>
    <w:p w14:paraId="75BCC52D" w14:textId="77777777" w:rsidR="007B0456" w:rsidRDefault="007B0456" w:rsidP="00926D71">
      <w:pPr>
        <w:pStyle w:val="Alg4"/>
        <w:numPr>
          <w:ilvl w:val="2"/>
          <w:numId w:val="985"/>
        </w:numPr>
        <w:spacing w:after="220"/>
        <w:contextualSpacing/>
        <w:rPr>
          <w:ins w:id="34861" w:author="Rev 10 Allen Wirfs-Brock" w:date="2012-09-07T16:00:00Z"/>
        </w:rPr>
      </w:pPr>
      <w:ins w:id="34862" w:author="Rev 10 Allen Wirfs-Brock" w:date="2012-09-07T16:00:00Z">
        <w:r>
          <w:t xml:space="preserve">Return </w:t>
        </w:r>
        <w:r w:rsidRPr="00B5244C">
          <w:rPr>
            <w:b/>
          </w:rPr>
          <w:t>undefined</w:t>
        </w:r>
        <w:r>
          <w:t>.</w:t>
        </w:r>
      </w:ins>
    </w:p>
    <w:p w14:paraId="65E53B51" w14:textId="77777777" w:rsidR="008E3DC8" w:rsidRDefault="008E3DC8" w:rsidP="0012412C">
      <w:pPr>
        <w:pStyle w:val="Alg4"/>
        <w:numPr>
          <w:ilvl w:val="0"/>
          <w:numId w:val="985"/>
        </w:numPr>
        <w:spacing w:after="220"/>
        <w:contextualSpacing/>
        <w:rPr>
          <w:ins w:id="34863" w:author="Rev 10 Allen Wirfs-Brock" w:date="2012-09-08T09:35:00Z"/>
        </w:rPr>
      </w:pPr>
      <w:ins w:id="34864" w:author="Rev 10 Allen Wirfs-Brock" w:date="2012-09-08T09:35:00Z">
        <w:r>
          <w:t xml:space="preserve">Let p be the Record {[[key]]: </w:t>
        </w:r>
        <w:r w:rsidRPr="008E3DC8">
          <w:rPr>
            <w:i/>
          </w:rPr>
          <w:t>key</w:t>
        </w:r>
        <w:r>
          <w:t xml:space="preserve">, [[value]]: </w:t>
        </w:r>
        <w:r w:rsidRPr="008E3DC8">
          <w:rPr>
            <w:i/>
          </w:rPr>
          <w:t>value</w:t>
        </w:r>
        <w:r>
          <w:t>}</w:t>
        </w:r>
      </w:ins>
    </w:p>
    <w:p w14:paraId="262188E4" w14:textId="77777777" w:rsidR="007B0456" w:rsidRDefault="007B0456" w:rsidP="0012412C">
      <w:pPr>
        <w:pStyle w:val="Alg4"/>
        <w:numPr>
          <w:ilvl w:val="0"/>
          <w:numId w:val="985"/>
        </w:numPr>
        <w:spacing w:after="220"/>
        <w:contextualSpacing/>
        <w:rPr>
          <w:ins w:id="34865" w:author="Rev 10 Allen Wirfs-Brock" w:date="2012-09-07T16:00:00Z"/>
        </w:rPr>
      </w:pPr>
      <w:ins w:id="34866" w:author="Rev 10 Allen Wirfs-Brock" w:date="2012-09-07T16:00:00Z">
        <w:r>
          <w:t xml:space="preserve">Append </w:t>
        </w:r>
        <w:r w:rsidRPr="0012412C">
          <w:rPr>
            <w:i/>
          </w:rPr>
          <w:t>p</w:t>
        </w:r>
        <w:r>
          <w:t xml:space="preserve"> as the last element of </w:t>
        </w:r>
        <w:r w:rsidRPr="0012412C">
          <w:rPr>
            <w:i/>
          </w:rPr>
          <w:t>entries</w:t>
        </w:r>
        <w:r>
          <w:t>.</w:t>
        </w:r>
      </w:ins>
    </w:p>
    <w:p w14:paraId="6F8D4CF8" w14:textId="77777777" w:rsidR="00A96CC6" w:rsidRPr="00E77497" w:rsidRDefault="00A96CC6" w:rsidP="0012412C">
      <w:pPr>
        <w:pStyle w:val="Alg4"/>
        <w:numPr>
          <w:ilvl w:val="0"/>
          <w:numId w:val="985"/>
        </w:numPr>
        <w:spacing w:after="220"/>
        <w:rPr>
          <w:ins w:id="34867" w:author="Rev 10 Allen Wirfs-Brock" w:date="2012-09-07T15:52:00Z"/>
        </w:rPr>
      </w:pPr>
      <w:ins w:id="34868" w:author="Rev 10 Allen Wirfs-Brock" w:date="2012-09-07T15:52:00Z">
        <w:r>
          <w:t xml:space="preserve">Return </w:t>
        </w:r>
      </w:ins>
      <w:ins w:id="34869" w:author="Rev 10 Allen Wirfs-Brock" w:date="2012-09-07T16:01:00Z">
        <w:r w:rsidR="007B0456">
          <w:rPr>
            <w:b/>
          </w:rPr>
          <w:t>undefined</w:t>
        </w:r>
      </w:ins>
      <w:ins w:id="34870" w:author="Rev 10 Allen Wirfs-Brock" w:date="2012-09-07T15:52:00Z">
        <w:r>
          <w:t>.</w:t>
        </w:r>
      </w:ins>
    </w:p>
    <w:p w14:paraId="1ACEC480" w14:textId="77777777" w:rsidR="00926D71" w:rsidRPr="00E77497" w:rsidRDefault="00926D71" w:rsidP="00926D71">
      <w:pPr>
        <w:pStyle w:val="40"/>
        <w:numPr>
          <w:ilvl w:val="0"/>
          <w:numId w:val="0"/>
        </w:numPr>
        <w:rPr>
          <w:ins w:id="34871" w:author="Rev 10 Allen Wirfs-Brock" w:date="2012-09-08T09:27:00Z"/>
        </w:rPr>
      </w:pPr>
      <w:ins w:id="34872" w:author="Rev 10 Allen Wirfs-Brock" w:date="2012-09-08T09:27:00Z">
        <w:r w:rsidRPr="00E77497">
          <w:t>15.</w:t>
        </w:r>
        <w:r>
          <w:t>14</w:t>
        </w:r>
        <w:r w:rsidRPr="00E77497">
          <w:t>.</w:t>
        </w:r>
      </w:ins>
      <w:ins w:id="34873" w:author="Rev 10 Allen Wirfs-Brock" w:date="2012-09-22T10:03:00Z">
        <w:r w:rsidR="00A417BA">
          <w:t>5</w:t>
        </w:r>
      </w:ins>
      <w:ins w:id="34874" w:author="Rev 10 Allen Wirfs-Brock" w:date="2012-09-08T09:27:00Z">
        <w:r w:rsidRPr="00E77497">
          <w:t>.</w:t>
        </w:r>
      </w:ins>
      <w:ins w:id="34875" w:author="Rev 10 Allen Wirfs-Brock" w:date="2012-09-24T16:42:00Z">
        <w:r w:rsidR="002D627E">
          <w:t>9</w:t>
        </w:r>
      </w:ins>
      <w:ins w:id="34876" w:author="Rev 10 Allen Wirfs-Brock" w:date="2012-09-08T09:27:00Z">
        <w:r w:rsidRPr="00E77497">
          <w:tab/>
        </w:r>
        <w:r>
          <w:t>Map</w:t>
        </w:r>
        <w:r w:rsidRPr="00E77497">
          <w:t>.prototype.</w:t>
        </w:r>
        <w:r>
          <w:t>size</w:t>
        </w:r>
        <w:r w:rsidRPr="00E77497">
          <w:t xml:space="preserve"> ( </w:t>
        </w:r>
        <w:r>
          <w:t xml:space="preserve">key </w:t>
        </w:r>
        <w:r w:rsidRPr="00E77497">
          <w:t>)</w:t>
        </w:r>
      </w:ins>
    </w:p>
    <w:p w14:paraId="09552677" w14:textId="77777777" w:rsidR="00926D71" w:rsidRPr="00E77497" w:rsidRDefault="00926D71" w:rsidP="00926D71">
      <w:pPr>
        <w:rPr>
          <w:ins w:id="34877" w:author="Rev 10 Allen Wirfs-Brock" w:date="2012-09-08T09:27:00Z"/>
        </w:rPr>
      </w:pPr>
      <w:ins w:id="34878" w:author="Rev 10 Allen Wirfs-Brock" w:date="2012-09-08T09:27:00Z">
        <w:r w:rsidRPr="00E77497">
          <w:t>The following steps are taken:</w:t>
        </w:r>
      </w:ins>
    </w:p>
    <w:p w14:paraId="22B14D0B" w14:textId="77777777" w:rsidR="00926D71" w:rsidRPr="00E77497" w:rsidRDefault="00926D71" w:rsidP="00926D71">
      <w:pPr>
        <w:pStyle w:val="Alg4"/>
        <w:numPr>
          <w:ilvl w:val="0"/>
          <w:numId w:val="995"/>
        </w:numPr>
        <w:rPr>
          <w:ins w:id="34879" w:author="Rev 10 Allen Wirfs-Brock" w:date="2012-09-08T09:27:00Z"/>
        </w:rPr>
      </w:pPr>
      <w:ins w:id="34880" w:author="Rev 10 Allen Wirfs-Brock" w:date="2012-09-08T09:27:00Z">
        <w:r w:rsidRPr="00E77497">
          <w:t xml:space="preserve">Let </w:t>
        </w:r>
        <w:r>
          <w:rPr>
            <w:i/>
          </w:rPr>
          <w:t>M</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ins>
    </w:p>
    <w:p w14:paraId="06E5601D" w14:textId="77777777" w:rsidR="00926D71" w:rsidRPr="00E77497" w:rsidRDefault="00926D71" w:rsidP="00926D71">
      <w:pPr>
        <w:pStyle w:val="Alg4"/>
        <w:numPr>
          <w:ilvl w:val="0"/>
          <w:numId w:val="995"/>
        </w:numPr>
        <w:rPr>
          <w:ins w:id="34881" w:author="Rev 10 Allen Wirfs-Brock" w:date="2012-09-08T09:27:00Z"/>
        </w:rPr>
      </w:pPr>
      <w:ins w:id="34882" w:author="Rev 10 Allen Wirfs-Brock" w:date="2012-09-08T09:27:00Z">
        <w:r>
          <w:t>ReturnIfAbrupt(</w:t>
        </w:r>
        <w:r w:rsidRPr="005E0048">
          <w:rPr>
            <w:i/>
          </w:rPr>
          <w:t>M</w:t>
        </w:r>
        <w:r>
          <w:t>).</w:t>
        </w:r>
      </w:ins>
    </w:p>
    <w:p w14:paraId="28A4E618" w14:textId="77777777" w:rsidR="00926D71" w:rsidRDefault="00926D71" w:rsidP="00926D71">
      <w:pPr>
        <w:pStyle w:val="Alg4"/>
        <w:numPr>
          <w:ilvl w:val="0"/>
          <w:numId w:val="995"/>
        </w:numPr>
        <w:rPr>
          <w:ins w:id="34883" w:author="Rev 10 Allen Wirfs-Brock" w:date="2012-09-08T09:27:00Z"/>
        </w:rPr>
      </w:pPr>
      <w:ins w:id="34884" w:author="Rev 10 Allen Wirfs-Brock" w:date="2012-09-08T09:27:00Z">
        <w:r>
          <w:t xml:space="preserve">If </w:t>
        </w:r>
        <w:r w:rsidRPr="00B5244C">
          <w:rPr>
            <w:i/>
          </w:rPr>
          <w:t>M</w:t>
        </w:r>
        <w:r>
          <w:t xml:space="preserve"> does not have a [[MapData]] internal property throw a </w:t>
        </w:r>
        <w:r w:rsidRPr="00B5244C">
          <w:rPr>
            <w:b/>
          </w:rPr>
          <w:t>TypeError</w:t>
        </w:r>
        <w:r>
          <w:t xml:space="preserve"> exception.</w:t>
        </w:r>
      </w:ins>
    </w:p>
    <w:p w14:paraId="591BEAFA" w14:textId="77777777" w:rsidR="00926D71" w:rsidRPr="00E77497" w:rsidRDefault="00926D71" w:rsidP="00926D71">
      <w:pPr>
        <w:pStyle w:val="Alg4"/>
        <w:numPr>
          <w:ilvl w:val="0"/>
          <w:numId w:val="995"/>
        </w:numPr>
        <w:rPr>
          <w:ins w:id="34885" w:author="Rev 10 Allen Wirfs-Brock" w:date="2012-09-08T09:27:00Z"/>
        </w:rPr>
      </w:pPr>
      <w:ins w:id="34886" w:author="Rev 10 Allen Wirfs-Brock" w:date="2012-09-08T09:27:00Z">
        <w:r>
          <w:t xml:space="preserve">Let </w:t>
        </w:r>
        <w:r w:rsidRPr="00B5244C">
          <w:rPr>
            <w:i/>
          </w:rPr>
          <w:t>entries</w:t>
        </w:r>
        <w:r>
          <w:t xml:space="preserve"> be the List that is the value of </w:t>
        </w:r>
        <w:r w:rsidRPr="00B5244C">
          <w:rPr>
            <w:i/>
          </w:rPr>
          <w:t>M</w:t>
        </w:r>
        <w:r>
          <w:t>’s [[MapData]] internal property.</w:t>
        </w:r>
      </w:ins>
    </w:p>
    <w:p w14:paraId="1F1264DF" w14:textId="77777777" w:rsidR="00926D71" w:rsidRDefault="00926D71" w:rsidP="00926D71">
      <w:pPr>
        <w:pStyle w:val="Alg4"/>
        <w:numPr>
          <w:ilvl w:val="0"/>
          <w:numId w:val="995"/>
        </w:numPr>
        <w:rPr>
          <w:ins w:id="34887" w:author="Rev 10 Allen Wirfs-Brock" w:date="2012-09-08T09:28:00Z"/>
        </w:rPr>
      </w:pPr>
      <w:ins w:id="34888" w:author="Rev 10 Allen Wirfs-Brock" w:date="2012-09-08T09:28:00Z">
        <w:r>
          <w:t xml:space="preserve">Let </w:t>
        </w:r>
        <w:r w:rsidRPr="00926D71">
          <w:rPr>
            <w:i/>
          </w:rPr>
          <w:t>count</w:t>
        </w:r>
        <w:r>
          <w:t xml:space="preserve"> be 0.</w:t>
        </w:r>
      </w:ins>
    </w:p>
    <w:p w14:paraId="1FB46FA4" w14:textId="77777777" w:rsidR="00926D71" w:rsidRDefault="00926D71" w:rsidP="00926D71">
      <w:pPr>
        <w:pStyle w:val="Alg4"/>
        <w:numPr>
          <w:ilvl w:val="0"/>
          <w:numId w:val="995"/>
        </w:numPr>
        <w:rPr>
          <w:ins w:id="34889" w:author="Rev 10 Allen Wirfs-Brock" w:date="2012-09-08T09:27:00Z"/>
        </w:rPr>
      </w:pPr>
      <w:ins w:id="34890" w:author="Rev 10 Allen Wirfs-Brock" w:date="2012-09-08T09:27:00Z">
        <w:r>
          <w:t xml:space="preserve">For each </w:t>
        </w:r>
      </w:ins>
      <w:ins w:id="34891" w:author="Rev 10 Allen Wirfs-Brock" w:date="2012-09-08T09:36:00Z">
        <w:r w:rsidR="008E3DC8">
          <w:t>Record</w:t>
        </w:r>
      </w:ins>
      <w:ins w:id="34892" w:author="Rev 10 Allen Wirfs-Brock" w:date="2012-09-08T09:27:00Z">
        <w:r>
          <w:t xml:space="preserve"> {[[key]], [[value]]} </w:t>
        </w:r>
      </w:ins>
      <w:ins w:id="34893" w:author="Rev 10 Allen Wirfs-Brock" w:date="2012-09-08T09:36:00Z">
        <w:r w:rsidR="008E3DC8" w:rsidRPr="008E3DC8">
          <w:rPr>
            <w:i/>
          </w:rPr>
          <w:t>p</w:t>
        </w:r>
      </w:ins>
      <w:ins w:id="34894" w:author="Rev 10 Allen Wirfs-Brock" w:date="2012-09-08T09:27:00Z">
        <w:r>
          <w:t xml:space="preserve"> that is an element of </w:t>
        </w:r>
        <w:r w:rsidRPr="00B5244C">
          <w:rPr>
            <w:i/>
          </w:rPr>
          <w:t>entries</w:t>
        </w:r>
      </w:ins>
    </w:p>
    <w:p w14:paraId="682BBBFF" w14:textId="77777777" w:rsidR="00926D71" w:rsidRDefault="00926D71" w:rsidP="00926D71">
      <w:pPr>
        <w:pStyle w:val="Alg4"/>
        <w:numPr>
          <w:ilvl w:val="1"/>
          <w:numId w:val="995"/>
        </w:numPr>
        <w:rPr>
          <w:ins w:id="34895" w:author="Rev 10 Allen Wirfs-Brock" w:date="2012-09-08T09:27:00Z"/>
        </w:rPr>
      </w:pPr>
      <w:ins w:id="34896" w:author="Rev 10 Allen Wirfs-Brock" w:date="2012-09-08T09:27:00Z">
        <w:r w:rsidRPr="00B5244C">
          <w:rPr>
            <w:i/>
          </w:rPr>
          <w:t>p</w:t>
        </w:r>
        <w:r>
          <w:t>.[[key]]</w:t>
        </w:r>
      </w:ins>
      <w:ins w:id="34897" w:author="Rev 10 Allen Wirfs-Brock" w:date="2012-09-08T09:28:00Z">
        <w:r>
          <w:t xml:space="preserve"> I snot </w:t>
        </w:r>
        <w:r w:rsidRPr="00926D71">
          <w:rPr>
            <w:rFonts w:ascii="Arial" w:hAnsi="Arial" w:cs="Arial"/>
          </w:rPr>
          <w:t>empty</w:t>
        </w:r>
        <w:r>
          <w:t xml:space="preserve"> </w:t>
        </w:r>
      </w:ins>
      <w:ins w:id="34898" w:author="Rev 10 Allen Wirfs-Brock" w:date="2012-09-08T09:27:00Z">
        <w:r>
          <w:t>then</w:t>
        </w:r>
      </w:ins>
    </w:p>
    <w:p w14:paraId="70D8022C" w14:textId="77777777" w:rsidR="00926D71" w:rsidRDefault="00926D71" w:rsidP="00926D71">
      <w:pPr>
        <w:pStyle w:val="Alg4"/>
        <w:numPr>
          <w:ilvl w:val="2"/>
          <w:numId w:val="995"/>
        </w:numPr>
        <w:rPr>
          <w:ins w:id="34899" w:author="Rev 10 Allen Wirfs-Brock" w:date="2012-09-08T09:27:00Z"/>
        </w:rPr>
      </w:pPr>
      <w:ins w:id="34900" w:author="Rev 10 Allen Wirfs-Brock" w:date="2012-09-08T09:27:00Z">
        <w:r>
          <w:t xml:space="preserve">Set </w:t>
        </w:r>
      </w:ins>
      <w:ins w:id="34901" w:author="Rev 10 Allen Wirfs-Brock" w:date="2012-09-08T09:29:00Z">
        <w:r>
          <w:rPr>
            <w:i/>
          </w:rPr>
          <w:t>count</w:t>
        </w:r>
        <w:r>
          <w:t xml:space="preserve"> to </w:t>
        </w:r>
        <w:r>
          <w:rPr>
            <w:i/>
          </w:rPr>
          <w:t>count</w:t>
        </w:r>
        <w:r>
          <w:t>+1.</w:t>
        </w:r>
      </w:ins>
    </w:p>
    <w:p w14:paraId="29D83857" w14:textId="77777777" w:rsidR="00926D71" w:rsidRPr="00E77497" w:rsidRDefault="00926D71" w:rsidP="00926D71">
      <w:pPr>
        <w:pStyle w:val="Alg4"/>
        <w:numPr>
          <w:ilvl w:val="0"/>
          <w:numId w:val="995"/>
        </w:numPr>
        <w:spacing w:after="220"/>
        <w:rPr>
          <w:ins w:id="34902" w:author="Rev 10 Allen Wirfs-Brock" w:date="2012-09-08T09:27:00Z"/>
        </w:rPr>
      </w:pPr>
      <w:ins w:id="34903" w:author="Rev 10 Allen Wirfs-Brock" w:date="2012-09-08T09:27:00Z">
        <w:r>
          <w:t xml:space="preserve">Return </w:t>
        </w:r>
      </w:ins>
      <w:ins w:id="34904" w:author="Rev 10 Allen Wirfs-Brock" w:date="2012-09-08T09:30:00Z">
        <w:r>
          <w:rPr>
            <w:i/>
          </w:rPr>
          <w:t>count</w:t>
        </w:r>
      </w:ins>
      <w:ins w:id="34905" w:author="Rev 10 Allen Wirfs-Brock" w:date="2012-09-08T09:27:00Z">
        <w:r>
          <w:t>.</w:t>
        </w:r>
      </w:ins>
    </w:p>
    <w:p w14:paraId="66F619E0" w14:textId="77777777" w:rsidR="005E0048" w:rsidRPr="00E77497" w:rsidRDefault="005E0048" w:rsidP="005E0048">
      <w:pPr>
        <w:pStyle w:val="40"/>
        <w:numPr>
          <w:ilvl w:val="0"/>
          <w:numId w:val="0"/>
        </w:numPr>
        <w:rPr>
          <w:ins w:id="34906" w:author="Rev 10 Allen Wirfs-Brock" w:date="2012-09-07T15:33:00Z"/>
        </w:rPr>
      </w:pPr>
      <w:ins w:id="34907" w:author="Rev 10 Allen Wirfs-Brock" w:date="2012-09-07T15:33:00Z">
        <w:r w:rsidRPr="00E77497">
          <w:t>15.</w:t>
        </w:r>
        <w:r>
          <w:t>14</w:t>
        </w:r>
        <w:r w:rsidRPr="00E77497">
          <w:t>.</w:t>
        </w:r>
      </w:ins>
      <w:ins w:id="34908" w:author="Rev 10 Allen Wirfs-Brock" w:date="2012-09-22T10:03:00Z">
        <w:r w:rsidR="00A417BA">
          <w:t>5</w:t>
        </w:r>
      </w:ins>
      <w:ins w:id="34909" w:author="Rev 10 Allen Wirfs-Brock" w:date="2012-09-07T15:33:00Z">
        <w:r w:rsidRPr="00E77497">
          <w:t>.</w:t>
        </w:r>
      </w:ins>
      <w:ins w:id="34910" w:author="Rev 10 Allen Wirfs-Brock" w:date="2012-09-24T16:42:00Z">
        <w:r w:rsidR="002D627E">
          <w:t>10</w:t>
        </w:r>
      </w:ins>
      <w:ins w:id="34911" w:author="Rev 10 Allen Wirfs-Brock" w:date="2012-09-07T15:33:00Z">
        <w:r w:rsidRPr="00E77497">
          <w:tab/>
        </w:r>
        <w:r>
          <w:t>Map</w:t>
        </w:r>
        <w:r w:rsidRPr="00E77497">
          <w:t>.prototype.</w:t>
        </w:r>
      </w:ins>
      <w:ins w:id="34912" w:author="Rev 10 Allen Wirfs-Brock" w:date="2012-09-07T15:35:00Z">
        <w:r>
          <w:t>values</w:t>
        </w:r>
      </w:ins>
      <w:ins w:id="34913" w:author="Rev 10 Allen Wirfs-Brock" w:date="2012-09-07T15:33:00Z">
        <w:r w:rsidRPr="00E77497">
          <w:t xml:space="preserve"> ( </w:t>
        </w:r>
      </w:ins>
      <w:ins w:id="34914" w:author="Rev 10 Allen Wirfs-Brock" w:date="2012-09-07T15:35:00Z">
        <w:r>
          <w:t xml:space="preserve"> </w:t>
        </w:r>
      </w:ins>
      <w:ins w:id="34915" w:author="Rev 10 Allen Wirfs-Brock" w:date="2012-09-07T15:33:00Z">
        <w:r>
          <w:t xml:space="preserve"> </w:t>
        </w:r>
        <w:r w:rsidRPr="00E77497">
          <w:t>)</w:t>
        </w:r>
      </w:ins>
    </w:p>
    <w:p w14:paraId="0A4B9007" w14:textId="77777777" w:rsidR="00E254C1" w:rsidRPr="00E77497" w:rsidRDefault="00E254C1" w:rsidP="00E254C1">
      <w:pPr>
        <w:rPr>
          <w:ins w:id="34916" w:author="Rev 10 Allen Wirfs-Brock" w:date="2012-09-24T15:04:00Z"/>
        </w:rPr>
      </w:pPr>
      <w:ins w:id="34917" w:author="Rev 10 Allen Wirfs-Brock" w:date="2012-09-24T15:04:00Z">
        <w:r w:rsidRPr="00E77497">
          <w:t>The following steps are taken:</w:t>
        </w:r>
      </w:ins>
    </w:p>
    <w:p w14:paraId="0FE1145E" w14:textId="77777777" w:rsidR="00E254C1" w:rsidRDefault="00E254C1" w:rsidP="00E254C1">
      <w:pPr>
        <w:pStyle w:val="Alg4"/>
        <w:numPr>
          <w:ilvl w:val="0"/>
          <w:numId w:val="1002"/>
        </w:numPr>
        <w:spacing w:after="280"/>
        <w:rPr>
          <w:ins w:id="34918" w:author="Rev 10 Allen Wirfs-Brock" w:date="2012-09-24T15:04:00Z"/>
        </w:rPr>
      </w:pPr>
      <w:ins w:id="34919" w:author="Rev 10 Allen Wirfs-Brock" w:date="2012-09-24T15:04:00Z">
        <w:r>
          <w:t xml:space="preserve">Return the result of calling the CreateMapIterator abstract operation with arguments </w:t>
        </w:r>
        <w:r>
          <w:rPr>
            <w:i/>
          </w:rPr>
          <w:t>O</w:t>
        </w:r>
        <w:r>
          <w:t xml:space="preserve"> and </w:t>
        </w:r>
        <w:r w:rsidRPr="00E77497">
          <w:rPr>
            <w:b/>
          </w:rPr>
          <w:t>"</w:t>
        </w:r>
        <w:r>
          <w:rPr>
            <w:rFonts w:ascii="Courier New" w:hAnsi="Courier New" w:cs="Courier New"/>
            <w:b/>
          </w:rPr>
          <w:t>value</w:t>
        </w:r>
        <w:r w:rsidRPr="00E77497">
          <w:rPr>
            <w:b/>
          </w:rPr>
          <w:t>"</w:t>
        </w:r>
        <w:r>
          <w:t>.</w:t>
        </w:r>
      </w:ins>
    </w:p>
    <w:p w14:paraId="48D719FD" w14:textId="77777777" w:rsidR="005E0048" w:rsidRPr="00E77497" w:rsidRDefault="005E0048" w:rsidP="005E0048">
      <w:pPr>
        <w:pStyle w:val="40"/>
        <w:numPr>
          <w:ilvl w:val="0"/>
          <w:numId w:val="0"/>
        </w:numPr>
        <w:rPr>
          <w:ins w:id="34920" w:author="Rev 10 Allen Wirfs-Brock" w:date="2012-09-07T15:35:00Z"/>
        </w:rPr>
      </w:pPr>
      <w:ins w:id="34921" w:author="Rev 10 Allen Wirfs-Brock" w:date="2012-09-07T15:35:00Z">
        <w:r w:rsidRPr="00E77497">
          <w:t>15.</w:t>
        </w:r>
        <w:r>
          <w:t>14</w:t>
        </w:r>
        <w:r w:rsidRPr="00E77497">
          <w:t>.</w:t>
        </w:r>
      </w:ins>
      <w:ins w:id="34922" w:author="Rev 10 Allen Wirfs-Brock" w:date="2012-09-22T10:03:00Z">
        <w:r w:rsidR="00A417BA">
          <w:t>5</w:t>
        </w:r>
      </w:ins>
      <w:ins w:id="34923" w:author="Rev 10 Allen Wirfs-Brock" w:date="2012-09-07T15:35:00Z">
        <w:r w:rsidRPr="00E77497">
          <w:t>.</w:t>
        </w:r>
      </w:ins>
      <w:ins w:id="34924" w:author="Rev 10 Allen Wirfs-Brock" w:date="2012-09-08T09:25:00Z">
        <w:r w:rsidR="00926D71">
          <w:t>1</w:t>
        </w:r>
      </w:ins>
      <w:ins w:id="34925" w:author="Rev 10 Allen Wirfs-Brock" w:date="2012-09-24T16:42:00Z">
        <w:r w:rsidR="002D627E">
          <w:t>1</w:t>
        </w:r>
      </w:ins>
      <w:ins w:id="34926" w:author="Rev 10 Allen Wirfs-Brock" w:date="2012-09-07T15:35:00Z">
        <w:r w:rsidRPr="00E77497">
          <w:tab/>
        </w:r>
        <w:r>
          <w:t>Map</w:t>
        </w:r>
        <w:r w:rsidRPr="00E77497">
          <w:t>.prototype</w:t>
        </w:r>
        <w:commentRangeStart w:id="34927"/>
        <w:r w:rsidRPr="00E77497">
          <w:t>.</w:t>
        </w:r>
      </w:ins>
      <w:ins w:id="34928" w:author="Rev 10 Allen Wirfs-Brock" w:date="2012-09-08T09:25:00Z">
        <w:r w:rsidR="00926D71">
          <w:t>@@</w:t>
        </w:r>
      </w:ins>
      <w:ins w:id="34929" w:author="Rev 10 Allen Wirfs-Brock" w:date="2012-09-07T15:35:00Z">
        <w:r>
          <w:t>iterator</w:t>
        </w:r>
        <w:r w:rsidRPr="00E77497">
          <w:t xml:space="preserve"> </w:t>
        </w:r>
      </w:ins>
      <w:commentRangeEnd w:id="34927"/>
      <w:ins w:id="34930" w:author="Rev 10 Allen Wirfs-Brock" w:date="2012-09-24T15:23:00Z">
        <w:r w:rsidR="00E02AC5">
          <w:rPr>
            <w:rStyle w:val="af3"/>
            <w:b w:val="0"/>
          </w:rPr>
          <w:commentReference w:id="34927"/>
        </w:r>
      </w:ins>
      <w:ins w:id="34931" w:author="Rev 10 Allen Wirfs-Brock" w:date="2012-09-07T15:35:00Z">
        <w:r w:rsidRPr="00E77497">
          <w:t xml:space="preserve">( </w:t>
        </w:r>
        <w:r>
          <w:t xml:space="preserve">  </w:t>
        </w:r>
        <w:r w:rsidRPr="00E77497">
          <w:t>)</w:t>
        </w:r>
      </w:ins>
    </w:p>
    <w:p w14:paraId="7F0CCF74" w14:textId="77777777" w:rsidR="005E0048" w:rsidRPr="00097A4C" w:rsidRDefault="005E0048" w:rsidP="00097A4C">
      <w:pPr>
        <w:rPr>
          <w:ins w:id="34932" w:author="Rev 10 Allen Wirfs-Brock" w:date="2012-09-07T15:33:00Z"/>
        </w:rPr>
      </w:pPr>
      <w:commentRangeStart w:id="34933"/>
      <w:ins w:id="34934" w:author="Rev 10 Allen Wirfs-Brock" w:date="2012-09-07T15:35:00Z">
        <w:r w:rsidRPr="00E77497">
          <w:t xml:space="preserve">The </w:t>
        </w:r>
      </w:ins>
      <w:ins w:id="34935" w:author="Rev 10 Allen Wirfs-Brock" w:date="2012-09-07T16:21:00Z">
        <w:r w:rsidR="00097A4C">
          <w:t xml:space="preserve">initial value of the </w:t>
        </w:r>
      </w:ins>
      <w:ins w:id="34936" w:author="Rev 10 Allen Wirfs-Brock" w:date="2012-09-08T09:26:00Z">
        <w:r w:rsidR="00926D71">
          <w:t>@@</w:t>
        </w:r>
      </w:ins>
      <w:ins w:id="34937" w:author="Rev 10 Allen Wirfs-Brock" w:date="2012-09-07T16:21:00Z">
        <w:r w:rsidR="00097A4C">
          <w:t xml:space="preserve">iterator property is the same </w:t>
        </w:r>
      </w:ins>
      <w:ins w:id="34938" w:author="Rev 10 Allen Wirfs-Brock" w:date="2012-09-24T15:04:00Z">
        <w:r w:rsidR="00E254C1">
          <w:t xml:space="preserve">function </w:t>
        </w:r>
      </w:ins>
      <w:ins w:id="34939" w:author="Rev 10 Allen Wirfs-Brock" w:date="2012-09-07T16:21:00Z">
        <w:r w:rsidR="00097A4C">
          <w:t>object as the</w:t>
        </w:r>
      </w:ins>
      <w:ins w:id="34940" w:author="Rev 10 Allen Wirfs-Brock" w:date="2012-09-07T16:22:00Z">
        <w:r w:rsidR="00097A4C">
          <w:t xml:space="preserve"> initial value</w:t>
        </w:r>
      </w:ins>
      <w:ins w:id="34941" w:author="Rev 10 Allen Wirfs-Brock" w:date="2012-09-24T15:04:00Z">
        <w:r w:rsidR="00E254C1">
          <w:t xml:space="preserve"> of the</w:t>
        </w:r>
      </w:ins>
      <w:ins w:id="34942" w:author="Rev 10 Allen Wirfs-Brock" w:date="2012-09-07T16:21:00Z">
        <w:r w:rsidR="00097A4C">
          <w:t xml:space="preserve"> </w:t>
        </w:r>
      </w:ins>
      <w:ins w:id="34943" w:author="Rev 10 Allen Wirfs-Brock" w:date="2012-09-07T16:22:00Z">
        <w:r w:rsidR="00097A4C" w:rsidRPr="00097A4C">
          <w:rPr>
            <w:b/>
          </w:rPr>
          <w:t>items</w:t>
        </w:r>
        <w:r w:rsidR="00097A4C">
          <w:t xml:space="preserve"> property.</w:t>
        </w:r>
      </w:ins>
      <w:commentRangeEnd w:id="34933"/>
      <w:ins w:id="34944" w:author="Rev 10 Allen Wirfs-Brock" w:date="2012-09-07T16:23:00Z">
        <w:r w:rsidR="00963DF5">
          <w:rPr>
            <w:rStyle w:val="af3"/>
          </w:rPr>
          <w:commentReference w:id="34933"/>
        </w:r>
      </w:ins>
    </w:p>
    <w:p w14:paraId="297F9F76" w14:textId="77777777" w:rsidR="00265A70" w:rsidRPr="00E77497" w:rsidRDefault="00265A70" w:rsidP="00265A70">
      <w:pPr>
        <w:pStyle w:val="40"/>
        <w:numPr>
          <w:ilvl w:val="0"/>
          <w:numId w:val="0"/>
        </w:numPr>
        <w:rPr>
          <w:ins w:id="34945" w:author="Rev 10 Allen Wirfs-Brock" w:date="2012-09-08T10:54:00Z"/>
        </w:rPr>
      </w:pPr>
      <w:ins w:id="34946" w:author="Rev 10 Allen Wirfs-Brock" w:date="2012-09-08T10:54:00Z">
        <w:r w:rsidRPr="00E77497">
          <w:t>15.</w:t>
        </w:r>
        <w:r>
          <w:t>14</w:t>
        </w:r>
        <w:r w:rsidRPr="00E77497">
          <w:t>.</w:t>
        </w:r>
      </w:ins>
      <w:ins w:id="34947" w:author="Rev 10 Allen Wirfs-Brock" w:date="2012-09-22T10:03:00Z">
        <w:r w:rsidR="00A417BA">
          <w:t>5</w:t>
        </w:r>
      </w:ins>
      <w:ins w:id="34948" w:author="Rev 10 Allen Wirfs-Brock" w:date="2012-09-08T10:54:00Z">
        <w:r w:rsidRPr="00E77497">
          <w:t>.</w:t>
        </w:r>
        <w:r>
          <w:t>1</w:t>
        </w:r>
      </w:ins>
      <w:ins w:id="34949" w:author="Rev 10 Allen Wirfs-Brock" w:date="2012-09-24T16:42:00Z">
        <w:r w:rsidR="002D627E">
          <w:t>2</w:t>
        </w:r>
      </w:ins>
      <w:ins w:id="34950" w:author="Rev 10 Allen Wirfs-Brock" w:date="2012-09-08T10:54:00Z">
        <w:r w:rsidRPr="00E77497">
          <w:tab/>
        </w:r>
        <w:r>
          <w:t>Map</w:t>
        </w:r>
        <w:r w:rsidRPr="00E77497">
          <w:t>.prototype.</w:t>
        </w:r>
        <w:r>
          <w:t>@@</w:t>
        </w:r>
      </w:ins>
      <w:ins w:id="34951" w:author="Rev 10 Allen Wirfs-Brock" w:date="2012-09-08T10:55:00Z">
        <w:r>
          <w:t>toStringTag</w:t>
        </w:r>
      </w:ins>
      <w:ins w:id="34952" w:author="Rev 10 Allen Wirfs-Brock" w:date="2012-09-08T10:54:00Z">
        <w:r w:rsidRPr="00E77497">
          <w:t xml:space="preserve"> ( </w:t>
        </w:r>
        <w:r>
          <w:t xml:space="preserve">  </w:t>
        </w:r>
        <w:r w:rsidRPr="00E77497">
          <w:t>)</w:t>
        </w:r>
      </w:ins>
    </w:p>
    <w:p w14:paraId="20153155" w14:textId="77777777" w:rsidR="00265A70" w:rsidRPr="00097A4C" w:rsidRDefault="00265A70" w:rsidP="00265A70">
      <w:pPr>
        <w:rPr>
          <w:ins w:id="34953" w:author="Rev 10 Allen Wirfs-Brock" w:date="2012-09-08T10:54:00Z"/>
        </w:rPr>
      </w:pPr>
      <w:ins w:id="34954" w:author="Rev 10 Allen Wirfs-Brock" w:date="2012-09-08T10:54:00Z">
        <w:r w:rsidRPr="00E77497">
          <w:t xml:space="preserve">The </w:t>
        </w:r>
        <w:r>
          <w:t>initial value of the @@</w:t>
        </w:r>
      </w:ins>
      <w:ins w:id="34955" w:author="Rev 10 Allen Wirfs-Brock" w:date="2012-09-08T10:55:00Z">
        <w:r>
          <w:t>toStringTag</w:t>
        </w:r>
      </w:ins>
      <w:ins w:id="34956" w:author="Rev 10 Allen Wirfs-Brock" w:date="2012-09-08T10:54:00Z">
        <w:r>
          <w:t xml:space="preserve"> property is the </w:t>
        </w:r>
      </w:ins>
      <w:ins w:id="34957" w:author="Rev 10 Allen Wirfs-Brock" w:date="2012-09-08T10:55:00Z">
        <w:r>
          <w:t xml:space="preserve">string value </w:t>
        </w:r>
      </w:ins>
      <w:ins w:id="34958" w:author="Rev 10 Allen Wirfs-Brock" w:date="2012-09-08T10:56:00Z">
        <w:r w:rsidRPr="00E77497">
          <w:rPr>
            <w:b/>
          </w:rPr>
          <w:t>"</w:t>
        </w:r>
        <w:r>
          <w:rPr>
            <w:rFonts w:ascii="Courier New" w:hAnsi="Courier New" w:cs="Courier New"/>
            <w:b/>
          </w:rPr>
          <w:t>Map</w:t>
        </w:r>
        <w:r w:rsidRPr="00E77497">
          <w:rPr>
            <w:b/>
          </w:rPr>
          <w:t>"</w:t>
        </w:r>
      </w:ins>
      <w:ins w:id="34959" w:author="Rev 10 Allen Wirfs-Brock" w:date="2012-09-08T10:54:00Z">
        <w:r>
          <w:t>.</w:t>
        </w:r>
      </w:ins>
    </w:p>
    <w:p w14:paraId="68125DF2" w14:textId="77777777" w:rsidR="002231F8" w:rsidRPr="00E77497" w:rsidRDefault="002231F8" w:rsidP="002231F8">
      <w:pPr>
        <w:pStyle w:val="30"/>
        <w:numPr>
          <w:ilvl w:val="0"/>
          <w:numId w:val="0"/>
        </w:numPr>
        <w:rPr>
          <w:ins w:id="34960" w:author="Rev 10 Allen Wirfs-Brock" w:date="2012-09-07T15:17:00Z"/>
        </w:rPr>
      </w:pPr>
      <w:bookmarkStart w:id="34961" w:name="_Toc336509675"/>
      <w:ins w:id="34962" w:author="Rev 10 Allen Wirfs-Brock" w:date="2012-09-07T15:17:00Z">
        <w:r w:rsidRPr="00E77497">
          <w:t>15.</w:t>
        </w:r>
      </w:ins>
      <w:ins w:id="34963" w:author="Rev 10 Allen Wirfs-Brock" w:date="2012-09-07T15:25:00Z">
        <w:r w:rsidR="001942DE">
          <w:t>14</w:t>
        </w:r>
      </w:ins>
      <w:ins w:id="34964" w:author="Rev 10 Allen Wirfs-Brock" w:date="2012-09-07T15:17:00Z">
        <w:r w:rsidRPr="00E77497">
          <w:t>.</w:t>
        </w:r>
      </w:ins>
      <w:ins w:id="34965" w:author="Rev 10 Allen Wirfs-Brock" w:date="2012-09-22T10:03:00Z">
        <w:r w:rsidR="00A417BA">
          <w:t>6</w:t>
        </w:r>
      </w:ins>
      <w:ins w:id="34966" w:author="Rev 10 Allen Wirfs-Brock" w:date="2012-09-07T15:17:00Z">
        <w:r w:rsidRPr="00E77497">
          <w:tab/>
          <w:t xml:space="preserve">Properties of </w:t>
        </w:r>
      </w:ins>
      <w:ins w:id="34967" w:author="Rev 10 Allen Wirfs-Brock" w:date="2012-09-07T15:25:00Z">
        <w:r w:rsidR="001942DE">
          <w:t>Map</w:t>
        </w:r>
      </w:ins>
      <w:ins w:id="34968" w:author="Rev 10 Allen Wirfs-Brock" w:date="2012-09-07T15:17:00Z">
        <w:r w:rsidRPr="00E77497">
          <w:t xml:space="preserve"> Instances</w:t>
        </w:r>
        <w:bookmarkEnd w:id="34961"/>
      </w:ins>
    </w:p>
    <w:p w14:paraId="23AB057A" w14:textId="77777777" w:rsidR="002231F8" w:rsidRPr="00E77497" w:rsidRDefault="00963DF5" w:rsidP="002231F8">
      <w:pPr>
        <w:rPr>
          <w:ins w:id="34969" w:author="Rev 10 Allen Wirfs-Brock" w:date="2012-09-07T15:17:00Z"/>
        </w:rPr>
      </w:pPr>
      <w:ins w:id="34970" w:author="Rev 10 Allen Wirfs-Brock" w:date="2012-09-07T16:23:00Z">
        <w:r>
          <w:t>Map</w:t>
        </w:r>
      </w:ins>
      <w:ins w:id="34971" w:author="Rev 10 Allen Wirfs-Brock" w:date="2012-09-07T15:17:00Z">
        <w:r w:rsidR="002231F8" w:rsidRPr="00E77497">
          <w:t xml:space="preserve"> instances inherit properties from the </w:t>
        </w:r>
      </w:ins>
      <w:ins w:id="34972" w:author="Rev 10 Allen Wirfs-Brock" w:date="2012-09-07T16:23:00Z">
        <w:r>
          <w:t>Map</w:t>
        </w:r>
      </w:ins>
      <w:ins w:id="34973" w:author="Rev 10 Allen Wirfs-Brock" w:date="2012-09-07T15:17:00Z">
        <w:r w:rsidR="002231F8" w:rsidRPr="00E77497">
          <w:t xml:space="preserve"> prototype. </w:t>
        </w:r>
      </w:ins>
      <w:ins w:id="34974" w:author="Rev 10 Allen Wirfs-Brock" w:date="2012-09-08T09:58:00Z">
        <w:r w:rsidR="00C0565F">
          <w:t>After initialization by the Map constructor, Map instances</w:t>
        </w:r>
      </w:ins>
      <w:ins w:id="34975" w:author="Rev 10 Allen Wirfs-Brock" w:date="2012-09-07T15:17:00Z">
        <w:r w:rsidR="002231F8" w:rsidRPr="00E77497">
          <w:t xml:space="preserve"> also have a [[</w:t>
        </w:r>
      </w:ins>
      <w:ins w:id="34976" w:author="Rev 10 Allen Wirfs-Brock" w:date="2012-09-08T09:58:00Z">
        <w:r w:rsidR="00C0565F">
          <w:t>MapData</w:t>
        </w:r>
      </w:ins>
      <w:ins w:id="34977" w:author="Rev 10 Allen Wirfs-Brock" w:date="2012-09-07T15:17:00Z">
        <w:r w:rsidR="00C0565F">
          <w:t>]] internal property.</w:t>
        </w:r>
      </w:ins>
    </w:p>
    <w:p w14:paraId="72FDD6C2" w14:textId="77777777" w:rsidR="0032146B" w:rsidRDefault="0032146B" w:rsidP="0032146B">
      <w:pPr>
        <w:pStyle w:val="30"/>
        <w:numPr>
          <w:ilvl w:val="0"/>
          <w:numId w:val="0"/>
        </w:numPr>
        <w:rPr>
          <w:ins w:id="34978" w:author="Rev 10 Allen Wirfs-Brock" w:date="2012-09-24T13:30:00Z"/>
        </w:rPr>
      </w:pPr>
      <w:bookmarkStart w:id="34979" w:name="_Toc336509676"/>
      <w:ins w:id="34980" w:author="Rev 10 Allen Wirfs-Brock" w:date="2012-09-24T13:30:00Z">
        <w:r w:rsidRPr="00E77497">
          <w:t>15.</w:t>
        </w:r>
        <w:r>
          <w:t>14</w:t>
        </w:r>
        <w:r w:rsidRPr="00E77497">
          <w:t>.</w:t>
        </w:r>
        <w:r>
          <w:t>7</w:t>
        </w:r>
        <w:r w:rsidRPr="00E77497">
          <w:tab/>
        </w:r>
        <w:r>
          <w:t>Map Iterator Objects</w:t>
        </w:r>
        <w:bookmarkEnd w:id="34979"/>
      </w:ins>
    </w:p>
    <w:p w14:paraId="0F24CE96" w14:textId="77777777" w:rsidR="0032146B" w:rsidRDefault="0032146B" w:rsidP="0087223F">
      <w:pPr>
        <w:rPr>
          <w:ins w:id="34981" w:author="Rev 10 Allen Wirfs-Brock" w:date="2012-09-24T13:30:00Z"/>
        </w:rPr>
      </w:pPr>
      <w:ins w:id="34982" w:author="Rev 10 Allen Wirfs-Brock" w:date="2012-09-24T13:30:00Z">
        <w:r>
          <w:t>A Map Iterator is an object that represent a specific iteration over some specific Map instance object. There is not a named constructor for Map Iterator objects.  Instead, map iterator objects are created by calling certain methods of Map instance objects.</w:t>
        </w:r>
      </w:ins>
    </w:p>
    <w:p w14:paraId="1215F895" w14:textId="77777777" w:rsidR="0087223F" w:rsidRDefault="0087223F" w:rsidP="0087223F">
      <w:pPr>
        <w:pStyle w:val="40"/>
        <w:numPr>
          <w:ilvl w:val="0"/>
          <w:numId w:val="0"/>
        </w:numPr>
        <w:rPr>
          <w:ins w:id="34983" w:author="Rev 10 Allen Wirfs-Brock" w:date="2012-09-24T14:50:00Z"/>
        </w:rPr>
      </w:pPr>
      <w:ins w:id="34984" w:author="Rev 10 Allen Wirfs-Brock" w:date="2012-09-24T14:50:00Z">
        <w:r>
          <w:t>15.14.7.1 CreateMapIterator</w:t>
        </w:r>
      </w:ins>
      <w:ins w:id="34985" w:author="Rev 10 Allen Wirfs-Brock" w:date="2012-09-24T14:51:00Z">
        <w:r>
          <w:t xml:space="preserve"> Abstract Operation</w:t>
        </w:r>
      </w:ins>
    </w:p>
    <w:p w14:paraId="6FEE266C" w14:textId="77777777" w:rsidR="0087223F" w:rsidRDefault="0087223F" w:rsidP="0087223F">
      <w:pPr>
        <w:rPr>
          <w:ins w:id="34986" w:author="Rev 10 Allen Wirfs-Brock" w:date="2012-09-24T14:50:00Z"/>
        </w:rPr>
      </w:pPr>
      <w:ins w:id="34987" w:author="Rev 10 Allen Wirfs-Brock" w:date="2012-09-24T14:50:00Z">
        <w:r>
          <w:t>Several methods of Map objects return interator objects. The abstract operation CreateMapIterator with argument</w:t>
        </w:r>
      </w:ins>
      <w:ins w:id="34988" w:author="Rev 10 Allen Wirfs-Brock" w:date="2012-09-24T14:53:00Z">
        <w:r>
          <w:t>s</w:t>
        </w:r>
      </w:ins>
      <w:ins w:id="34989" w:author="Rev 10 Allen Wirfs-Brock" w:date="2012-09-24T14:50:00Z">
        <w:r>
          <w:t xml:space="preserve"> </w:t>
        </w:r>
        <w:r>
          <w:rPr>
            <w:rFonts w:ascii="Times New Roman" w:hAnsi="Times New Roman"/>
            <w:i/>
          </w:rPr>
          <w:t>map</w:t>
        </w:r>
        <w:r>
          <w:t xml:space="preserve"> </w:t>
        </w:r>
      </w:ins>
      <w:ins w:id="34990" w:author="Rev 10 Allen Wirfs-Brock" w:date="2012-09-24T14:52:00Z">
        <w:r>
          <w:t xml:space="preserve">and </w:t>
        </w:r>
        <w:r w:rsidRPr="0087223F">
          <w:rPr>
            <w:rFonts w:ascii="Times New Roman" w:hAnsi="Times New Roman"/>
            <w:i/>
          </w:rPr>
          <w:t>kind</w:t>
        </w:r>
        <w:r>
          <w:t xml:space="preserve"> </w:t>
        </w:r>
      </w:ins>
      <w:ins w:id="34991" w:author="Rev 10 Allen Wirfs-Brock" w:date="2012-09-24T14:50:00Z">
        <w:r>
          <w:t>is used to create and such iterator objects. It performs the following steps:</w:t>
        </w:r>
      </w:ins>
    </w:p>
    <w:p w14:paraId="1E44E337" w14:textId="77777777" w:rsidR="0087223F" w:rsidRPr="00E77497" w:rsidRDefault="0087223F" w:rsidP="0087223F">
      <w:pPr>
        <w:pStyle w:val="Alg4"/>
        <w:numPr>
          <w:ilvl w:val="0"/>
          <w:numId w:val="1000"/>
        </w:numPr>
        <w:rPr>
          <w:ins w:id="34992" w:author="Rev 10 Allen Wirfs-Brock" w:date="2012-09-24T14:50:00Z"/>
        </w:rPr>
      </w:pPr>
      <w:ins w:id="34993" w:author="Rev 10 Allen Wirfs-Brock" w:date="2012-09-24T14:50:00Z">
        <w:r w:rsidRPr="00E77497">
          <w:t xml:space="preserve">Let </w:t>
        </w:r>
        <w:r>
          <w:rPr>
            <w:i/>
          </w:rPr>
          <w:t>M</w:t>
        </w:r>
        <w:r w:rsidRPr="00E77497">
          <w:t xml:space="preserve"> be the</w:t>
        </w:r>
        <w:r>
          <w:t xml:space="preserve"> result of  calling ToObject(</w:t>
        </w:r>
        <w:r>
          <w:rPr>
            <w:i/>
          </w:rPr>
          <w:t>map</w:t>
        </w:r>
        <w:r>
          <w:t>)</w:t>
        </w:r>
        <w:r w:rsidRPr="00E77497">
          <w:t>.</w:t>
        </w:r>
      </w:ins>
    </w:p>
    <w:p w14:paraId="53CD70B3" w14:textId="77777777" w:rsidR="0087223F" w:rsidRPr="00E77497" w:rsidRDefault="0087223F" w:rsidP="0087223F">
      <w:pPr>
        <w:pStyle w:val="Alg4"/>
        <w:numPr>
          <w:ilvl w:val="0"/>
          <w:numId w:val="1000"/>
        </w:numPr>
        <w:rPr>
          <w:ins w:id="34994" w:author="Rev 10 Allen Wirfs-Brock" w:date="2012-09-24T14:50:00Z"/>
        </w:rPr>
      </w:pPr>
      <w:ins w:id="34995" w:author="Rev 10 Allen Wirfs-Brock" w:date="2012-09-24T14:50:00Z">
        <w:r>
          <w:t>ReturnIfAbrupt(</w:t>
        </w:r>
        <w:r w:rsidRPr="005E0048">
          <w:rPr>
            <w:i/>
          </w:rPr>
          <w:t>M</w:t>
        </w:r>
        <w:r>
          <w:t>).</w:t>
        </w:r>
      </w:ins>
    </w:p>
    <w:p w14:paraId="0B6953F4" w14:textId="77777777" w:rsidR="0087223F" w:rsidRDefault="0087223F" w:rsidP="0087223F">
      <w:pPr>
        <w:pStyle w:val="Alg4"/>
        <w:numPr>
          <w:ilvl w:val="0"/>
          <w:numId w:val="1000"/>
        </w:numPr>
        <w:rPr>
          <w:ins w:id="34996" w:author="Rev 10 Allen Wirfs-Brock" w:date="2012-09-24T14:50:00Z"/>
        </w:rPr>
      </w:pPr>
      <w:ins w:id="34997" w:author="Rev 10 Allen Wirfs-Brock" w:date="2012-09-24T14:50:00Z">
        <w:r>
          <w:t xml:space="preserve">If </w:t>
        </w:r>
        <w:r w:rsidRPr="007B0456">
          <w:rPr>
            <w:i/>
          </w:rPr>
          <w:t>M</w:t>
        </w:r>
        <w:r>
          <w:t xml:space="preserve"> does not have a [[MapData]] internal property throw a </w:t>
        </w:r>
        <w:r w:rsidRPr="007B0456">
          <w:rPr>
            <w:b/>
          </w:rPr>
          <w:t>TypeError</w:t>
        </w:r>
        <w:r>
          <w:t xml:space="preserve"> exception.</w:t>
        </w:r>
      </w:ins>
    </w:p>
    <w:p w14:paraId="62C671B5" w14:textId="77777777" w:rsidR="0087223F" w:rsidRPr="00097A4C" w:rsidRDefault="0087223F" w:rsidP="0087223F">
      <w:pPr>
        <w:pStyle w:val="Alg4"/>
        <w:numPr>
          <w:ilvl w:val="0"/>
          <w:numId w:val="1000"/>
        </w:numPr>
        <w:contextualSpacing/>
        <w:rPr>
          <w:ins w:id="34998" w:author="Rev 10 Allen Wirfs-Brock" w:date="2012-09-24T14:50:00Z"/>
        </w:rPr>
      </w:pPr>
      <w:ins w:id="34999" w:author="Rev 10 Allen Wirfs-Brock" w:date="2012-09-24T14:50:00Z">
        <w:r>
          <w:t xml:space="preserve">Let </w:t>
        </w:r>
        <w:r w:rsidRPr="00B5244C">
          <w:rPr>
            <w:i/>
          </w:rPr>
          <w:t>entries</w:t>
        </w:r>
        <w:r>
          <w:t xml:space="preserve"> be the List that is the value of </w:t>
        </w:r>
        <w:r w:rsidRPr="00B5244C">
          <w:rPr>
            <w:i/>
          </w:rPr>
          <w:t>M</w:t>
        </w:r>
        <w:r>
          <w:t>’s [[MapData]] internal property.</w:t>
        </w:r>
      </w:ins>
    </w:p>
    <w:p w14:paraId="72052430" w14:textId="77777777" w:rsidR="0087223F" w:rsidRPr="00E77497" w:rsidRDefault="0087223F" w:rsidP="0087223F">
      <w:pPr>
        <w:pStyle w:val="Alg4"/>
        <w:numPr>
          <w:ilvl w:val="0"/>
          <w:numId w:val="1000"/>
        </w:numPr>
        <w:rPr>
          <w:ins w:id="35000" w:author="Rev 10 Allen Wirfs-Brock" w:date="2012-09-24T14:50:00Z"/>
        </w:rPr>
      </w:pPr>
      <w:ins w:id="35001" w:author="Rev 10 Allen Wirfs-Brock" w:date="2012-09-24T14:50:00Z">
        <w:r w:rsidRPr="00E77497">
          <w:t xml:space="preserve">Let </w:t>
        </w:r>
        <w:r>
          <w:rPr>
            <w:i/>
          </w:rPr>
          <w:t>itr</w:t>
        </w:r>
        <w:r w:rsidRPr="00E77497">
          <w:rPr>
            <w:i/>
          </w:rPr>
          <w:t xml:space="preserve"> </w:t>
        </w:r>
        <w:r w:rsidRPr="00E77497">
          <w:t xml:space="preserve">be </w:t>
        </w:r>
        <w:r>
          <w:t xml:space="preserve">the result of the abstract operation ObjectCreate </w:t>
        </w:r>
      </w:ins>
      <w:ins w:id="35002" w:author="Rev 10 Allen Wirfs-Brock" w:date="2012-09-24T14:55:00Z">
        <w:r>
          <w:t xml:space="preserve">with the intrinsic object %MapIteratorPrototype% </w:t>
        </w:r>
      </w:ins>
      <w:ins w:id="35003" w:author="Rev 10 Allen Wirfs-Brock" w:date="2012-09-24T14:56:00Z">
        <w:r>
          <w:t>as its argument</w:t>
        </w:r>
      </w:ins>
      <w:ins w:id="35004" w:author="Rev 10 Allen Wirfs-Brock" w:date="2012-09-24T14:50:00Z">
        <w:r w:rsidRPr="00E77497">
          <w:t>.</w:t>
        </w:r>
      </w:ins>
    </w:p>
    <w:p w14:paraId="4A4A33CE" w14:textId="77777777" w:rsidR="0087223F" w:rsidRDefault="0087223F" w:rsidP="0087223F">
      <w:pPr>
        <w:pStyle w:val="Alg4"/>
        <w:numPr>
          <w:ilvl w:val="0"/>
          <w:numId w:val="1000"/>
        </w:numPr>
        <w:spacing w:after="280"/>
        <w:contextualSpacing/>
        <w:rPr>
          <w:ins w:id="35005" w:author="Rev 10 Allen Wirfs-Brock" w:date="2012-09-24T14:50:00Z"/>
        </w:rPr>
      </w:pPr>
      <w:ins w:id="35006" w:author="Rev 10 Allen Wirfs-Brock" w:date="2012-09-24T14:50:00Z">
        <w:r>
          <w:t xml:space="preserve">Add a [[Map]] internal property to </w:t>
        </w:r>
        <w:r w:rsidRPr="0093212B">
          <w:rPr>
            <w:i/>
          </w:rPr>
          <w:t>itr</w:t>
        </w:r>
      </w:ins>
      <w:ins w:id="35007" w:author="Rev 10 Allen Wirfs-Brock" w:date="2012-09-24T14:57:00Z">
        <w:r>
          <w:t xml:space="preserve"> with value </w:t>
        </w:r>
        <w:r w:rsidRPr="0087223F">
          <w:rPr>
            <w:i/>
          </w:rPr>
          <w:t>M</w:t>
        </w:r>
      </w:ins>
      <w:ins w:id="35008" w:author="Rev 10 Allen Wirfs-Brock" w:date="2012-09-24T14:50:00Z">
        <w:r>
          <w:t>.</w:t>
        </w:r>
      </w:ins>
    </w:p>
    <w:p w14:paraId="1BB2551B" w14:textId="77777777" w:rsidR="0087223F" w:rsidRDefault="0087223F" w:rsidP="0087223F">
      <w:pPr>
        <w:pStyle w:val="Alg4"/>
        <w:numPr>
          <w:ilvl w:val="0"/>
          <w:numId w:val="1000"/>
        </w:numPr>
        <w:spacing w:after="280"/>
        <w:contextualSpacing/>
        <w:rPr>
          <w:ins w:id="35009" w:author="Rev 10 Allen Wirfs-Brock" w:date="2012-09-24T14:50:00Z"/>
        </w:rPr>
      </w:pPr>
      <w:ins w:id="35010" w:author="Rev 10 Allen Wirfs-Brock" w:date="2012-09-24T14:50:00Z">
        <w:r>
          <w:t>Add a [[</w:t>
        </w:r>
      </w:ins>
      <w:ins w:id="35011" w:author="Rev 10 Allen Wirfs-Brock" w:date="2012-09-24T14:57:00Z">
        <w:r>
          <w:t>MapNextIndex</w:t>
        </w:r>
      </w:ins>
      <w:ins w:id="35012" w:author="Rev 10 Allen Wirfs-Brock" w:date="2012-09-24T14:50:00Z">
        <w:r>
          <w:t xml:space="preserve">]] internal property to </w:t>
        </w:r>
        <w:r w:rsidRPr="009B7611">
          <w:rPr>
            <w:i/>
          </w:rPr>
          <w:t>itr</w:t>
        </w:r>
      </w:ins>
      <w:ins w:id="35013" w:author="Rev 10 Allen Wirfs-Brock" w:date="2012-09-24T14:57:00Z">
        <w:r w:rsidRPr="0087223F">
          <w:t xml:space="preserve"> </w:t>
        </w:r>
        <w:r>
          <w:t xml:space="preserve">with value </w:t>
        </w:r>
      </w:ins>
      <w:ins w:id="35014" w:author="Rev 10 Allen Wirfs-Brock" w:date="2012-09-24T14:58:00Z">
        <w:r>
          <w:t>0</w:t>
        </w:r>
      </w:ins>
      <w:ins w:id="35015" w:author="Rev 10 Allen Wirfs-Brock" w:date="2012-09-24T14:50:00Z">
        <w:r>
          <w:t>.</w:t>
        </w:r>
      </w:ins>
    </w:p>
    <w:p w14:paraId="2377BC89" w14:textId="77777777" w:rsidR="0087223F" w:rsidRDefault="0087223F" w:rsidP="0087223F">
      <w:pPr>
        <w:pStyle w:val="Alg4"/>
        <w:numPr>
          <w:ilvl w:val="0"/>
          <w:numId w:val="1000"/>
        </w:numPr>
        <w:spacing w:after="280"/>
        <w:contextualSpacing/>
        <w:rPr>
          <w:ins w:id="35016" w:author="Rev 10 Allen Wirfs-Brock" w:date="2012-09-24T14:50:00Z"/>
        </w:rPr>
      </w:pPr>
      <w:ins w:id="35017" w:author="Rev 10 Allen Wirfs-Brock" w:date="2012-09-24T14:59:00Z">
        <w:r>
          <w:t xml:space="preserve">Add a </w:t>
        </w:r>
      </w:ins>
      <w:ins w:id="35018" w:author="Rev 10 Allen Wirfs-Brock" w:date="2012-09-24T14:50:00Z">
        <w:r>
          <w:t>[[</w:t>
        </w:r>
      </w:ins>
      <w:ins w:id="35019" w:author="Rev 10 Allen Wirfs-Brock" w:date="2012-09-24T14:58:00Z">
        <w:r>
          <w:t>MapIterationKind</w:t>
        </w:r>
      </w:ins>
      <w:ins w:id="35020" w:author="Rev 10 Allen Wirfs-Brock" w:date="2012-09-24T14:50:00Z">
        <w:r>
          <w:t xml:space="preserve">]] internal property of </w:t>
        </w:r>
        <w:r>
          <w:rPr>
            <w:i/>
          </w:rPr>
          <w:t>itr</w:t>
        </w:r>
        <w:r>
          <w:t xml:space="preserve"> </w:t>
        </w:r>
      </w:ins>
      <w:ins w:id="35021" w:author="Rev 10 Allen Wirfs-Brock" w:date="2012-09-24T14:58:00Z">
        <w:r>
          <w:t xml:space="preserve">with value </w:t>
        </w:r>
        <w:r w:rsidRPr="0087223F">
          <w:rPr>
            <w:i/>
          </w:rPr>
          <w:t>kind</w:t>
        </w:r>
      </w:ins>
      <w:ins w:id="35022" w:author="Rev 10 Allen Wirfs-Brock" w:date="2012-09-24T14:50:00Z">
        <w:r>
          <w:t>.</w:t>
        </w:r>
      </w:ins>
    </w:p>
    <w:p w14:paraId="43889170" w14:textId="77777777" w:rsidR="0087223F" w:rsidRDefault="0087223F" w:rsidP="0087223F">
      <w:pPr>
        <w:pStyle w:val="Alg4"/>
        <w:numPr>
          <w:ilvl w:val="0"/>
          <w:numId w:val="1000"/>
        </w:numPr>
        <w:spacing w:after="220"/>
        <w:contextualSpacing/>
        <w:rPr>
          <w:ins w:id="35023" w:author="Rev 10 Allen Wirfs-Brock" w:date="2012-09-24T14:50:00Z"/>
        </w:rPr>
      </w:pPr>
      <w:ins w:id="35024" w:author="Rev 10 Allen Wirfs-Brock" w:date="2012-09-24T14:50:00Z">
        <w:r>
          <w:t xml:space="preserve">Return </w:t>
        </w:r>
        <w:r>
          <w:rPr>
            <w:i/>
          </w:rPr>
          <w:t>itr</w:t>
        </w:r>
        <w:r>
          <w:t>.</w:t>
        </w:r>
      </w:ins>
    </w:p>
    <w:p w14:paraId="69403BF8" w14:textId="77777777" w:rsidR="0032146B" w:rsidRDefault="0032146B" w:rsidP="0087223F">
      <w:pPr>
        <w:pStyle w:val="40"/>
        <w:numPr>
          <w:ilvl w:val="0"/>
          <w:numId w:val="0"/>
        </w:numPr>
        <w:rPr>
          <w:ins w:id="35025" w:author="Rev 10 Allen Wirfs-Brock" w:date="2012-09-24T13:35:00Z"/>
        </w:rPr>
      </w:pPr>
      <w:ins w:id="35026" w:author="Rev 10 Allen Wirfs-Brock" w:date="2012-09-24T13:34:00Z">
        <w:r>
          <w:t>15.14.7.</w:t>
        </w:r>
      </w:ins>
      <w:ins w:id="35027" w:author="Rev 10 Allen Wirfs-Brock" w:date="2012-09-24T14:51:00Z">
        <w:r w:rsidR="0087223F">
          <w:t>2</w:t>
        </w:r>
      </w:ins>
      <w:ins w:id="35028" w:author="Rev 10 Allen Wirfs-Brock" w:date="2012-09-24T13:35:00Z">
        <w:r>
          <w:t xml:space="preserve"> The Map Iterator Prototype</w:t>
        </w:r>
      </w:ins>
    </w:p>
    <w:p w14:paraId="60498178" w14:textId="77777777" w:rsidR="0032146B" w:rsidRDefault="0032146B" w:rsidP="0087223F">
      <w:pPr>
        <w:rPr>
          <w:ins w:id="35029" w:author="Rev 10 Allen Wirfs-Brock" w:date="2012-09-24T13:38:00Z"/>
        </w:rPr>
      </w:pPr>
      <w:ins w:id="35030" w:author="Rev 10 Allen Wirfs-Brock" w:date="2012-09-24T13:35:00Z">
        <w:r>
          <w:t xml:space="preserve">All Map Iterator Objects inherit properties </w:t>
        </w:r>
      </w:ins>
      <w:ins w:id="35031" w:author="Rev 10 Allen Wirfs-Brock" w:date="2012-09-24T13:36:00Z">
        <w:r>
          <w:t>from a common Map Iterator Protot</w:t>
        </w:r>
      </w:ins>
      <w:ins w:id="35032" w:author="Rev 10 Allen Wirfs-Brock" w:date="2012-09-24T13:37:00Z">
        <w:r>
          <w:t>y</w:t>
        </w:r>
      </w:ins>
      <w:ins w:id="35033" w:author="Rev 10 Allen Wirfs-Brock" w:date="2012-09-24T13:36:00Z">
        <w:r>
          <w:t xml:space="preserve">pe objects. </w:t>
        </w:r>
      </w:ins>
      <w:ins w:id="35034" w:author="Rev 10 Allen Wirfs-Brock" w:date="2012-09-24T13:37:00Z">
        <w:r>
          <w:t xml:space="preserve"> The [[Prototype]] internal property of the Map Iterator Prototype is</w:t>
        </w:r>
      </w:ins>
      <w:ins w:id="35035" w:author="Rev 10 Allen Wirfs-Brock" w:date="2012-09-24T13:38:00Z">
        <w:r>
          <w:t xml:space="preserve"> the</w:t>
        </w:r>
      </w:ins>
      <w:ins w:id="35036" w:author="Rev 10 Allen Wirfs-Brock" w:date="2012-09-24T13:37:00Z">
        <w:r>
          <w:t xml:space="preserve"> %ObjectPrototype%</w:t>
        </w:r>
      </w:ins>
      <w:ins w:id="35037" w:author="Rev 10 Allen Wirfs-Brock" w:date="2012-09-24T13:38:00Z">
        <w:r>
          <w:t xml:space="preserve"> intrinsic object. In addition, the Map Iterator Prototype as the following properties:</w:t>
        </w:r>
      </w:ins>
    </w:p>
    <w:p w14:paraId="7EF8B367" w14:textId="77777777" w:rsidR="0032146B" w:rsidRDefault="00AB776F" w:rsidP="0087223F">
      <w:pPr>
        <w:pStyle w:val="51"/>
        <w:numPr>
          <w:ilvl w:val="0"/>
          <w:numId w:val="0"/>
        </w:numPr>
        <w:rPr>
          <w:ins w:id="35038" w:author="Rev 10 Allen Wirfs-Brock" w:date="2012-09-24T13:41:00Z"/>
        </w:rPr>
      </w:pPr>
      <w:ins w:id="35039" w:author="Rev 10 Allen Wirfs-Brock" w:date="2012-09-24T13:39:00Z">
        <w:r>
          <w:t>15.14.7.</w:t>
        </w:r>
      </w:ins>
      <w:ins w:id="35040" w:author="Rev 10 Allen Wirfs-Brock" w:date="2012-09-24T14:51:00Z">
        <w:r w:rsidR="0087223F">
          <w:t>2</w:t>
        </w:r>
      </w:ins>
      <w:ins w:id="35041" w:author="Rev 10 Allen Wirfs-Brock" w:date="2012-09-24T13:39:00Z">
        <w:r>
          <w:t xml:space="preserve">.1 </w:t>
        </w:r>
        <w:commentRangeStart w:id="35042"/>
        <w:r w:rsidRPr="00061845">
          <w:rPr>
            <w:i/>
          </w:rPr>
          <w:t>MapIterator</w:t>
        </w:r>
        <w:r>
          <w:t>.prototype.</w:t>
        </w:r>
      </w:ins>
      <w:ins w:id="35043" w:author="Rev 10 Allen Wirfs-Brock" w:date="2012-09-24T13:41:00Z">
        <w:r>
          <w:t>constructor</w:t>
        </w:r>
      </w:ins>
      <w:commentRangeEnd w:id="35042"/>
      <w:ins w:id="35044" w:author="Rev 10 Allen Wirfs-Brock" w:date="2012-09-24T14:49:00Z">
        <w:r w:rsidR="00061845">
          <w:rPr>
            <w:rStyle w:val="af3"/>
            <w:b w:val="0"/>
          </w:rPr>
          <w:commentReference w:id="35042"/>
        </w:r>
      </w:ins>
    </w:p>
    <w:p w14:paraId="26077C51" w14:textId="77777777" w:rsidR="00AB776F" w:rsidRDefault="00AB776F" w:rsidP="00AB776F">
      <w:pPr>
        <w:pStyle w:val="51"/>
        <w:numPr>
          <w:ilvl w:val="0"/>
          <w:numId w:val="0"/>
        </w:numPr>
        <w:rPr>
          <w:ins w:id="35045" w:author="Rev 10 Allen Wirfs-Brock" w:date="2012-09-24T14:06:00Z"/>
        </w:rPr>
      </w:pPr>
      <w:ins w:id="35046" w:author="Rev 10 Allen Wirfs-Brock" w:date="2012-09-24T13:41:00Z">
        <w:r>
          <w:t>15.14.7.</w:t>
        </w:r>
      </w:ins>
      <w:ins w:id="35047" w:author="Rev 10 Allen Wirfs-Brock" w:date="2012-09-24T14:51:00Z">
        <w:r w:rsidR="0087223F">
          <w:t>2</w:t>
        </w:r>
      </w:ins>
      <w:ins w:id="35048" w:author="Rev 10 Allen Wirfs-Brock" w:date="2012-09-24T13:41:00Z">
        <w:r>
          <w:t xml:space="preserve">.2 </w:t>
        </w:r>
        <w:r w:rsidRPr="00061845">
          <w:rPr>
            <w:i/>
          </w:rPr>
          <w:t>MapIterator</w:t>
        </w:r>
        <w:r>
          <w:t>.prototype.next</w:t>
        </w:r>
      </w:ins>
    </w:p>
    <w:p w14:paraId="0838F9AF" w14:textId="77777777" w:rsidR="002166A8" w:rsidRDefault="002166A8" w:rsidP="002D627E">
      <w:pPr>
        <w:pStyle w:val="Alg4"/>
        <w:numPr>
          <w:ilvl w:val="0"/>
          <w:numId w:val="1004"/>
        </w:numPr>
        <w:rPr>
          <w:ins w:id="35049" w:author="Rev 10 Allen Wirfs-Brock" w:date="2012-09-24T14:06:00Z"/>
        </w:rPr>
      </w:pPr>
      <w:ins w:id="35050" w:author="Rev 10 Allen Wirfs-Brock" w:date="2012-09-24T14:06:00Z">
        <w:r>
          <w:t xml:space="preserve">Let </w:t>
        </w:r>
        <w:r w:rsidRPr="009B7611">
          <w:rPr>
            <w:i/>
          </w:rPr>
          <w:t>O</w:t>
        </w:r>
        <w:r>
          <w:t xml:space="preserve"> be the </w:t>
        </w:r>
        <w:r w:rsidRPr="009B7611">
          <w:rPr>
            <w:b/>
          </w:rPr>
          <w:t>this</w:t>
        </w:r>
        <w:r>
          <w:t xml:space="preserve"> value.</w:t>
        </w:r>
      </w:ins>
    </w:p>
    <w:p w14:paraId="0CCF6247" w14:textId="77777777" w:rsidR="002166A8" w:rsidRDefault="002166A8" w:rsidP="002D627E">
      <w:pPr>
        <w:pStyle w:val="Alg4"/>
        <w:numPr>
          <w:ilvl w:val="0"/>
          <w:numId w:val="1004"/>
        </w:numPr>
        <w:spacing w:after="280"/>
        <w:contextualSpacing/>
        <w:rPr>
          <w:ins w:id="35051" w:author="Rev 10 Allen Wirfs-Brock" w:date="2012-09-24T14:06:00Z"/>
        </w:rPr>
      </w:pPr>
      <w:ins w:id="35052" w:author="Rev 10 Allen Wirfs-Brock" w:date="2012-09-24T14:06:00Z">
        <w:r>
          <w:t>If Type(</w:t>
        </w:r>
        <w:r w:rsidRPr="00061845">
          <w:rPr>
            <w:i/>
          </w:rPr>
          <w:t>O</w:t>
        </w:r>
        <w:r>
          <w:t xml:space="preserve">) is not Object, throw a </w:t>
        </w:r>
        <w:r w:rsidRPr="00061845">
          <w:rPr>
            <w:b/>
          </w:rPr>
          <w:t>TypeError</w:t>
        </w:r>
        <w:r>
          <w:t xml:space="preserve"> exception.</w:t>
        </w:r>
      </w:ins>
    </w:p>
    <w:p w14:paraId="0AF9FE03" w14:textId="77777777" w:rsidR="002166A8" w:rsidRPr="00E77497" w:rsidRDefault="002166A8" w:rsidP="002D627E">
      <w:pPr>
        <w:pStyle w:val="Alg4"/>
        <w:numPr>
          <w:ilvl w:val="0"/>
          <w:numId w:val="1004"/>
        </w:numPr>
        <w:rPr>
          <w:ins w:id="35053" w:author="Rev 10 Allen Wirfs-Brock" w:date="2012-09-24T14:06:00Z"/>
        </w:rPr>
      </w:pPr>
      <w:ins w:id="35054" w:author="Rev 10 Allen Wirfs-Brock" w:date="2012-09-24T14:07:00Z">
        <w:r>
          <w:t xml:space="preserve">If </w:t>
        </w:r>
        <w:r w:rsidRPr="00061845">
          <w:rPr>
            <w:i/>
          </w:rPr>
          <w:t>O</w:t>
        </w:r>
        <w:r>
          <w:t xml:space="preserve"> does not have all of the internal properties of a Map Iterator Instance (15.14.7.1.2), throw a </w:t>
        </w:r>
        <w:r w:rsidRPr="00061845">
          <w:rPr>
            <w:b/>
          </w:rPr>
          <w:t>TypeError</w:t>
        </w:r>
        <w:r w:rsidR="002D627E">
          <w:t xml:space="preserve"> exception</w:t>
        </w:r>
      </w:ins>
      <w:ins w:id="35055" w:author="Rev 10 Allen Wirfs-Brock" w:date="2012-09-24T14:06:00Z">
        <w:r>
          <w:t>.</w:t>
        </w:r>
      </w:ins>
    </w:p>
    <w:p w14:paraId="33925FC1" w14:textId="77777777" w:rsidR="002166A8" w:rsidRDefault="002166A8" w:rsidP="002D627E">
      <w:pPr>
        <w:pStyle w:val="Alg4"/>
        <w:numPr>
          <w:ilvl w:val="0"/>
          <w:numId w:val="1004"/>
        </w:numPr>
        <w:spacing w:after="280"/>
        <w:contextualSpacing/>
        <w:rPr>
          <w:ins w:id="35056" w:author="Rev 10 Allen Wirfs-Brock" w:date="2012-09-24T14:09:00Z"/>
        </w:rPr>
      </w:pPr>
      <w:ins w:id="35057" w:author="Rev 10 Allen Wirfs-Brock" w:date="2012-09-24T14:09:00Z">
        <w:r>
          <w:t xml:space="preserve">Let </w:t>
        </w:r>
        <w:r w:rsidRPr="00061845">
          <w:rPr>
            <w:i/>
          </w:rPr>
          <w:t>m</w:t>
        </w:r>
        <w:r>
          <w:t xml:space="preserve"> be the value of the [[Map]] internal property of</w:t>
        </w:r>
      </w:ins>
      <w:ins w:id="35058" w:author="Rev 10 Allen Wirfs-Brock" w:date="2012-09-24T14:10:00Z">
        <w:r w:rsidRPr="002166A8">
          <w:rPr>
            <w:i/>
          </w:rPr>
          <w:t xml:space="preserve"> </w:t>
        </w:r>
        <w:r w:rsidRPr="009B7611">
          <w:rPr>
            <w:i/>
          </w:rPr>
          <w:t>O</w:t>
        </w:r>
      </w:ins>
      <w:ins w:id="35059" w:author="Rev 10 Allen Wirfs-Brock" w:date="2012-09-24T14:09:00Z">
        <w:r>
          <w:t>.</w:t>
        </w:r>
      </w:ins>
    </w:p>
    <w:p w14:paraId="11703E77" w14:textId="77777777" w:rsidR="002166A8" w:rsidRDefault="002166A8" w:rsidP="002D627E">
      <w:pPr>
        <w:pStyle w:val="Alg4"/>
        <w:numPr>
          <w:ilvl w:val="0"/>
          <w:numId w:val="1004"/>
        </w:numPr>
        <w:spacing w:after="280"/>
        <w:contextualSpacing/>
        <w:rPr>
          <w:ins w:id="35060" w:author="Rev 10 Allen Wirfs-Brock" w:date="2012-09-24T14:10:00Z"/>
        </w:rPr>
      </w:pPr>
      <w:ins w:id="35061" w:author="Rev 10 Allen Wirfs-Brock" w:date="2012-09-24T14:10:00Z">
        <w:r>
          <w:t xml:space="preserve">Let </w:t>
        </w:r>
        <w:r>
          <w:rPr>
            <w:i/>
          </w:rPr>
          <w:t>index</w:t>
        </w:r>
        <w:r>
          <w:t xml:space="preserve"> be the value of the [[Map</w:t>
        </w:r>
      </w:ins>
      <w:ins w:id="35062" w:author="Rev 10 Allen Wirfs-Brock" w:date="2012-09-24T14:11:00Z">
        <w:r>
          <w:t>NextIndex</w:t>
        </w:r>
      </w:ins>
      <w:ins w:id="35063" w:author="Rev 10 Allen Wirfs-Brock" w:date="2012-09-24T14:10:00Z">
        <w:r>
          <w:t>]] internal property of</w:t>
        </w:r>
        <w:r w:rsidRPr="002166A8">
          <w:rPr>
            <w:i/>
          </w:rPr>
          <w:t xml:space="preserve"> </w:t>
        </w:r>
        <w:r w:rsidRPr="009B7611">
          <w:rPr>
            <w:i/>
          </w:rPr>
          <w:t>O</w:t>
        </w:r>
        <w:r>
          <w:t>.</w:t>
        </w:r>
      </w:ins>
    </w:p>
    <w:p w14:paraId="1A191C6C" w14:textId="77777777" w:rsidR="002166A8" w:rsidRDefault="002166A8" w:rsidP="002D627E">
      <w:pPr>
        <w:pStyle w:val="Alg4"/>
        <w:numPr>
          <w:ilvl w:val="0"/>
          <w:numId w:val="1004"/>
        </w:numPr>
        <w:spacing w:after="280"/>
        <w:contextualSpacing/>
        <w:rPr>
          <w:ins w:id="35064" w:author="Rev 10 Allen Wirfs-Brock" w:date="2012-09-24T14:10:00Z"/>
        </w:rPr>
      </w:pPr>
      <w:ins w:id="35065" w:author="Rev 10 Allen Wirfs-Brock" w:date="2012-09-24T14:10:00Z">
        <w:r>
          <w:t xml:space="preserve">Let </w:t>
        </w:r>
      </w:ins>
      <w:ins w:id="35066" w:author="Rev 10 Allen Wirfs-Brock" w:date="2012-09-24T14:11:00Z">
        <w:r>
          <w:rPr>
            <w:i/>
          </w:rPr>
          <w:t>itemKind</w:t>
        </w:r>
      </w:ins>
      <w:ins w:id="35067" w:author="Rev 10 Allen Wirfs-Brock" w:date="2012-09-24T14:10:00Z">
        <w:r>
          <w:t xml:space="preserve"> be the value of the [[</w:t>
        </w:r>
      </w:ins>
      <w:ins w:id="35068" w:author="Rev 10 Allen Wirfs-Brock" w:date="2012-09-24T14:11:00Z">
        <w:r w:rsidR="003464A0">
          <w:t>MapIterationKind</w:t>
        </w:r>
      </w:ins>
      <w:ins w:id="35069" w:author="Rev 10 Allen Wirfs-Brock" w:date="2012-09-24T14:10:00Z">
        <w:r>
          <w:t>]] internal property of</w:t>
        </w:r>
        <w:r w:rsidRPr="002166A8">
          <w:rPr>
            <w:i/>
          </w:rPr>
          <w:t xml:space="preserve"> </w:t>
        </w:r>
        <w:r w:rsidRPr="009B7611">
          <w:rPr>
            <w:i/>
          </w:rPr>
          <w:t>O</w:t>
        </w:r>
        <w:r>
          <w:t>.</w:t>
        </w:r>
      </w:ins>
    </w:p>
    <w:p w14:paraId="50640FC2" w14:textId="77777777" w:rsidR="003464A0" w:rsidRDefault="003464A0" w:rsidP="002D627E">
      <w:pPr>
        <w:pStyle w:val="Alg4"/>
        <w:numPr>
          <w:ilvl w:val="0"/>
          <w:numId w:val="1004"/>
        </w:numPr>
        <w:spacing w:after="280"/>
        <w:contextualSpacing/>
        <w:rPr>
          <w:ins w:id="35070" w:author="Rev 10 Allen Wirfs-Brock" w:date="2012-09-24T14:13:00Z"/>
        </w:rPr>
      </w:pPr>
      <w:ins w:id="35071" w:author="Rev 10 Allen Wirfs-Brock" w:date="2012-09-24T14:13:00Z">
        <w:r>
          <w:t xml:space="preserve">Assert: </w:t>
        </w:r>
        <w:r w:rsidRPr="00061845">
          <w:rPr>
            <w:i/>
          </w:rPr>
          <w:t>m</w:t>
        </w:r>
        <w:r>
          <w:t xml:space="preserve"> has a [[MapData]] internal property.</w:t>
        </w:r>
      </w:ins>
    </w:p>
    <w:p w14:paraId="29BD6BFB" w14:textId="77777777" w:rsidR="003464A0" w:rsidRDefault="003464A0" w:rsidP="002D627E">
      <w:pPr>
        <w:pStyle w:val="Alg4"/>
        <w:numPr>
          <w:ilvl w:val="0"/>
          <w:numId w:val="1004"/>
        </w:numPr>
        <w:spacing w:after="280"/>
        <w:contextualSpacing/>
        <w:rPr>
          <w:ins w:id="35072" w:author="Rev 10 Allen Wirfs-Brock" w:date="2012-09-24T14:16:00Z"/>
        </w:rPr>
      </w:pPr>
      <w:ins w:id="35073" w:author="Rev 10 Allen Wirfs-Brock" w:date="2012-09-24T14:12:00Z">
        <w:r>
          <w:t xml:space="preserve">Let </w:t>
        </w:r>
        <w:r w:rsidRPr="00B5244C">
          <w:rPr>
            <w:i/>
          </w:rPr>
          <w:t>entries</w:t>
        </w:r>
        <w:r>
          <w:t xml:space="preserve"> be the List that is the value of</w:t>
        </w:r>
      </w:ins>
      <w:ins w:id="35074" w:author="Rev 10 Allen Wirfs-Brock" w:date="2012-09-24T14:13:00Z">
        <w:r>
          <w:t xml:space="preserve"> the</w:t>
        </w:r>
      </w:ins>
      <w:ins w:id="35075" w:author="Rev 10 Allen Wirfs-Brock" w:date="2012-09-24T14:12:00Z">
        <w:r>
          <w:t xml:space="preserve"> [[MapData]] internal property</w:t>
        </w:r>
      </w:ins>
      <w:ins w:id="35076" w:author="Rev 10 Allen Wirfs-Brock" w:date="2012-09-24T14:13:00Z">
        <w:r w:rsidRPr="003464A0">
          <w:t xml:space="preserve"> </w:t>
        </w:r>
        <w:r>
          <w:t>of</w:t>
        </w:r>
        <w:r w:rsidRPr="002166A8">
          <w:rPr>
            <w:i/>
          </w:rPr>
          <w:t xml:space="preserve"> </w:t>
        </w:r>
        <w:r>
          <w:rPr>
            <w:i/>
          </w:rPr>
          <w:t>m</w:t>
        </w:r>
      </w:ins>
      <w:ins w:id="35077" w:author="Rev 10 Allen Wirfs-Brock" w:date="2012-09-24T14:12:00Z">
        <w:r>
          <w:t>.</w:t>
        </w:r>
      </w:ins>
    </w:p>
    <w:p w14:paraId="62E4423D" w14:textId="77777777" w:rsidR="002166A8" w:rsidRPr="00A221E6" w:rsidRDefault="002166A8" w:rsidP="002D627E">
      <w:pPr>
        <w:pStyle w:val="Alg4"/>
        <w:numPr>
          <w:ilvl w:val="0"/>
          <w:numId w:val="1004"/>
        </w:numPr>
        <w:spacing w:after="280"/>
        <w:contextualSpacing/>
        <w:rPr>
          <w:ins w:id="35078" w:author="Rev 10 Allen Wirfs-Brock" w:date="2012-09-24T14:06:00Z"/>
        </w:rPr>
      </w:pPr>
      <w:ins w:id="35079" w:author="Rev 10 Allen Wirfs-Brock" w:date="2012-09-24T14:06:00Z">
        <w:r>
          <w:t xml:space="preserve">Repeat while </w:t>
        </w:r>
        <w:r w:rsidRPr="00A221E6">
          <w:rPr>
            <w:i/>
          </w:rPr>
          <w:t>index</w:t>
        </w:r>
        <w:r>
          <w:t xml:space="preserve"> is less than the total number of element of </w:t>
        </w:r>
        <w:r>
          <w:rPr>
            <w:i/>
          </w:rPr>
          <w:t>entries</w:t>
        </w:r>
        <w:r>
          <w:t xml:space="preserve">. The number of elements must be redetermine each time </w:t>
        </w:r>
      </w:ins>
      <w:ins w:id="35080" w:author="Rev 10 Allen Wirfs-Brock" w:date="2012-09-24T14:45:00Z">
        <w:r w:rsidR="00061845">
          <w:t>this method is evaluated</w:t>
        </w:r>
      </w:ins>
      <w:ins w:id="35081" w:author="Rev 10 Allen Wirfs-Brock" w:date="2012-09-24T14:06:00Z">
        <w:r>
          <w:t>.</w:t>
        </w:r>
      </w:ins>
    </w:p>
    <w:p w14:paraId="69CE17FE" w14:textId="77777777" w:rsidR="002166A8" w:rsidRPr="00A221E6" w:rsidRDefault="002166A8" w:rsidP="00CB094A">
      <w:pPr>
        <w:pStyle w:val="Alg4"/>
        <w:numPr>
          <w:ilvl w:val="1"/>
          <w:numId w:val="1004"/>
        </w:numPr>
        <w:spacing w:after="240"/>
        <w:contextualSpacing/>
        <w:rPr>
          <w:ins w:id="35082" w:author="Rev 10 Allen Wirfs-Brock" w:date="2012-09-24T14:06:00Z"/>
        </w:rPr>
      </w:pPr>
      <w:ins w:id="35083" w:author="Rev 10 Allen Wirfs-Brock" w:date="2012-09-24T14:06:00Z">
        <w:r>
          <w:t xml:space="preserve">Let </w:t>
        </w:r>
        <w:r>
          <w:rPr>
            <w:i/>
          </w:rPr>
          <w:t>e</w:t>
        </w:r>
        <w:r>
          <w:t xml:space="preserve"> be the Record {[[key]], [[value]]}at 0-origined insertion position </w:t>
        </w:r>
        <w:r>
          <w:rPr>
            <w:i/>
          </w:rPr>
          <w:t>index</w:t>
        </w:r>
        <w:r>
          <w:t xml:space="preserve"> of </w:t>
        </w:r>
        <w:r>
          <w:rPr>
            <w:i/>
          </w:rPr>
          <w:t>entries</w:t>
        </w:r>
        <w:r>
          <w:t>.</w:t>
        </w:r>
      </w:ins>
    </w:p>
    <w:p w14:paraId="227B5274" w14:textId="77777777" w:rsidR="008816D4" w:rsidRDefault="008816D4" w:rsidP="00CB094A">
      <w:pPr>
        <w:pStyle w:val="Alg4"/>
        <w:numPr>
          <w:ilvl w:val="1"/>
          <w:numId w:val="1004"/>
        </w:numPr>
        <w:spacing w:after="240"/>
        <w:contextualSpacing/>
        <w:rPr>
          <w:ins w:id="35084" w:author="Rev 10 Allen Wirfs-Brock" w:date="2012-09-24T14:26:00Z"/>
        </w:rPr>
      </w:pPr>
      <w:ins w:id="35085" w:author="Rev 10 Allen Wirfs-Brock" w:date="2012-09-24T14:26:00Z">
        <w:r>
          <w:t>Set the [[MapNextIndex]] internal property of</w:t>
        </w:r>
        <w:r w:rsidRPr="002166A8">
          <w:rPr>
            <w:i/>
          </w:rPr>
          <w:t xml:space="preserve"> </w:t>
        </w:r>
        <w:r w:rsidRPr="009B7611">
          <w:rPr>
            <w:i/>
          </w:rPr>
          <w:t>O</w:t>
        </w:r>
        <w:r>
          <w:t xml:space="preserve"> to </w:t>
        </w:r>
        <w:r w:rsidRPr="00B52F42">
          <w:rPr>
            <w:i/>
          </w:rPr>
          <w:t>index</w:t>
        </w:r>
        <w:r>
          <w:t>.</w:t>
        </w:r>
      </w:ins>
    </w:p>
    <w:p w14:paraId="7016E42F" w14:textId="77777777" w:rsidR="002166A8" w:rsidRDefault="002166A8" w:rsidP="00CB094A">
      <w:pPr>
        <w:pStyle w:val="Alg4"/>
        <w:numPr>
          <w:ilvl w:val="1"/>
          <w:numId w:val="1004"/>
        </w:numPr>
        <w:spacing w:after="240"/>
        <w:contextualSpacing/>
        <w:rPr>
          <w:ins w:id="35086" w:author="Rev 10 Allen Wirfs-Brock" w:date="2012-09-24T14:06:00Z"/>
        </w:rPr>
      </w:pPr>
      <w:ins w:id="35087" w:author="Rev 10 Allen Wirfs-Brock" w:date="2012-09-24T14:06:00Z">
        <w:r>
          <w:t xml:space="preserve">If </w:t>
        </w:r>
        <w:r>
          <w:rPr>
            <w:i/>
          </w:rPr>
          <w:t>e</w:t>
        </w:r>
        <w:r>
          <w:t xml:space="preserve">.[[key]] is not </w:t>
        </w:r>
        <w:r w:rsidRPr="00A221E6">
          <w:rPr>
            <w:rFonts w:ascii="Arial" w:hAnsi="Arial" w:cs="Arial"/>
          </w:rPr>
          <w:t>empty</w:t>
        </w:r>
        <w:r>
          <w:t>, then</w:t>
        </w:r>
      </w:ins>
    </w:p>
    <w:p w14:paraId="393CDA2F" w14:textId="77777777" w:rsidR="003464A0" w:rsidRDefault="003464A0" w:rsidP="00CB094A">
      <w:pPr>
        <w:pStyle w:val="Alg4"/>
        <w:numPr>
          <w:ilvl w:val="2"/>
          <w:numId w:val="1004"/>
        </w:numPr>
        <w:spacing w:after="240"/>
        <w:contextualSpacing/>
        <w:rPr>
          <w:ins w:id="35088" w:author="Rev 10 Allen Wirfs-Brock" w:date="2012-09-24T14:18:00Z"/>
        </w:rPr>
      </w:pPr>
      <w:ins w:id="35089" w:author="Rev 10 Allen Wirfs-Brock" w:date="2012-09-24T14:18:00Z">
        <w:r>
          <w:t xml:space="preserve">If </w:t>
        </w:r>
        <w:r w:rsidRPr="008816D4">
          <w:rPr>
            <w:i/>
          </w:rPr>
          <w:t>itemKind</w:t>
        </w:r>
        <w:r>
          <w:t xml:space="preserve"> is </w:t>
        </w:r>
      </w:ins>
      <w:ins w:id="35090" w:author="Rev 10 Allen Wirfs-Brock" w:date="2012-09-24T14:20:00Z">
        <w:r w:rsidRPr="00E77497">
          <w:rPr>
            <w:b/>
          </w:rPr>
          <w:t>"</w:t>
        </w:r>
        <w:r>
          <w:rPr>
            <w:rFonts w:ascii="Courier New" w:hAnsi="Courier New" w:cs="Courier New"/>
            <w:b/>
          </w:rPr>
          <w:t>key</w:t>
        </w:r>
        <w:r w:rsidRPr="00E77497">
          <w:rPr>
            <w:b/>
          </w:rPr>
          <w:t>"</w:t>
        </w:r>
      </w:ins>
      <w:ins w:id="35091" w:author="Rev 10 Allen Wirfs-Brock" w:date="2012-09-24T14:19:00Z">
        <w:r>
          <w:t xml:space="preserve"> then</w:t>
        </w:r>
      </w:ins>
      <w:ins w:id="35092" w:author="Rev 10 Allen Wirfs-Brock" w:date="2012-09-24T14:20:00Z">
        <w:r>
          <w:t xml:space="preserve">, let </w:t>
        </w:r>
        <w:r w:rsidRPr="008816D4">
          <w:rPr>
            <w:i/>
          </w:rPr>
          <w:t>result</w:t>
        </w:r>
        <w:r>
          <w:t xml:space="preserve"> be </w:t>
        </w:r>
        <w:r>
          <w:rPr>
            <w:i/>
          </w:rPr>
          <w:t>e</w:t>
        </w:r>
        <w:r>
          <w:t>.[[key]].</w:t>
        </w:r>
      </w:ins>
    </w:p>
    <w:p w14:paraId="6E8B0155" w14:textId="77777777" w:rsidR="003464A0" w:rsidRDefault="003464A0" w:rsidP="00CB094A">
      <w:pPr>
        <w:pStyle w:val="Alg4"/>
        <w:numPr>
          <w:ilvl w:val="2"/>
          <w:numId w:val="1004"/>
        </w:numPr>
        <w:spacing w:after="240"/>
        <w:contextualSpacing/>
        <w:rPr>
          <w:ins w:id="35093" w:author="Rev 10 Allen Wirfs-Brock" w:date="2012-09-24T14:20:00Z"/>
        </w:rPr>
      </w:pPr>
      <w:ins w:id="35094" w:author="Rev 10 Allen Wirfs-Brock" w:date="2012-09-24T14:20:00Z">
        <w:r>
          <w:t xml:space="preserve">Else if </w:t>
        </w:r>
        <w:r w:rsidRPr="009B7611">
          <w:rPr>
            <w:i/>
          </w:rPr>
          <w:t>itemKind</w:t>
        </w:r>
        <w:r>
          <w:t xml:space="preserve"> is </w:t>
        </w:r>
        <w:r w:rsidRPr="00E77497">
          <w:rPr>
            <w:b/>
          </w:rPr>
          <w:t>"</w:t>
        </w:r>
      </w:ins>
      <w:ins w:id="35095" w:author="Rev 10 Allen Wirfs-Brock" w:date="2012-09-24T14:21:00Z">
        <w:r>
          <w:rPr>
            <w:rFonts w:ascii="Courier New" w:hAnsi="Courier New" w:cs="Courier New"/>
            <w:b/>
          </w:rPr>
          <w:t>value</w:t>
        </w:r>
      </w:ins>
      <w:ins w:id="35096" w:author="Rev 10 Allen Wirfs-Brock" w:date="2012-09-24T14:20:00Z">
        <w:r w:rsidRPr="00E77497">
          <w:rPr>
            <w:b/>
          </w:rPr>
          <w:t>"</w:t>
        </w:r>
        <w:r>
          <w:t xml:space="preserve"> then, let </w:t>
        </w:r>
        <w:r w:rsidRPr="008816D4">
          <w:rPr>
            <w:i/>
          </w:rPr>
          <w:t>result</w:t>
        </w:r>
        <w:r>
          <w:t xml:space="preserve"> be </w:t>
        </w:r>
        <w:r>
          <w:rPr>
            <w:i/>
          </w:rPr>
          <w:t>e</w:t>
        </w:r>
        <w:r>
          <w:t>.[[</w:t>
        </w:r>
      </w:ins>
      <w:ins w:id="35097" w:author="Rev 10 Allen Wirfs-Brock" w:date="2012-09-24T14:21:00Z">
        <w:r>
          <w:t>value</w:t>
        </w:r>
      </w:ins>
      <w:ins w:id="35098" w:author="Rev 10 Allen Wirfs-Brock" w:date="2012-09-24T14:20:00Z">
        <w:r>
          <w:t>]].</w:t>
        </w:r>
      </w:ins>
    </w:p>
    <w:p w14:paraId="65BF05EC" w14:textId="77777777" w:rsidR="003464A0" w:rsidRDefault="003464A0" w:rsidP="00CB094A">
      <w:pPr>
        <w:pStyle w:val="Alg4"/>
        <w:numPr>
          <w:ilvl w:val="2"/>
          <w:numId w:val="1004"/>
        </w:numPr>
        <w:spacing w:after="240"/>
        <w:contextualSpacing/>
        <w:rPr>
          <w:ins w:id="35099" w:author="Rev 10 Allen Wirfs-Brock" w:date="2012-09-24T14:21:00Z"/>
        </w:rPr>
      </w:pPr>
      <w:ins w:id="35100" w:author="Rev 10 Allen Wirfs-Brock" w:date="2012-09-24T14:21:00Z">
        <w:r>
          <w:t xml:space="preserve">Else, </w:t>
        </w:r>
      </w:ins>
    </w:p>
    <w:p w14:paraId="6C532C3D" w14:textId="77777777" w:rsidR="008816D4" w:rsidRDefault="008816D4" w:rsidP="00CB094A">
      <w:pPr>
        <w:pStyle w:val="Alg4"/>
        <w:numPr>
          <w:ilvl w:val="3"/>
          <w:numId w:val="1004"/>
        </w:numPr>
        <w:spacing w:after="240"/>
        <w:contextualSpacing/>
        <w:rPr>
          <w:ins w:id="35101" w:author="Rev 10 Allen Wirfs-Brock" w:date="2012-09-24T14:24:00Z"/>
        </w:rPr>
      </w:pPr>
      <w:ins w:id="35102" w:author="Rev 10 Allen Wirfs-Brock" w:date="2012-09-24T14:24:00Z">
        <w:r>
          <w:t xml:space="preserve">Assert: </w:t>
        </w:r>
        <w:r w:rsidRPr="009B7611">
          <w:rPr>
            <w:i/>
          </w:rPr>
          <w:t>itemKind</w:t>
        </w:r>
        <w:r>
          <w:t xml:space="preserve"> is </w:t>
        </w:r>
        <w:r w:rsidRPr="00E77497">
          <w:rPr>
            <w:b/>
          </w:rPr>
          <w:t>"</w:t>
        </w:r>
        <w:r>
          <w:rPr>
            <w:b/>
          </w:rPr>
          <w:t>key+</w:t>
        </w:r>
        <w:r>
          <w:rPr>
            <w:rFonts w:ascii="Courier New" w:hAnsi="Courier New" w:cs="Courier New"/>
            <w:b/>
          </w:rPr>
          <w:t>value</w:t>
        </w:r>
        <w:r w:rsidRPr="00E77497">
          <w:rPr>
            <w:b/>
          </w:rPr>
          <w:t>"</w:t>
        </w:r>
      </w:ins>
    </w:p>
    <w:p w14:paraId="4DD50384" w14:textId="77777777" w:rsidR="002166A8" w:rsidRDefault="002166A8" w:rsidP="00CB094A">
      <w:pPr>
        <w:pStyle w:val="Alg4"/>
        <w:numPr>
          <w:ilvl w:val="3"/>
          <w:numId w:val="1004"/>
        </w:numPr>
        <w:spacing w:after="240"/>
        <w:contextualSpacing/>
        <w:rPr>
          <w:ins w:id="35103" w:author="Rev 10 Allen Wirfs-Brock" w:date="2012-09-24T14:06:00Z"/>
        </w:rPr>
      </w:pPr>
      <w:ins w:id="35104" w:author="Rev 10 Allen Wirfs-Brock" w:date="2012-09-24T14:06:00Z">
        <w:r>
          <w:t xml:space="preserve">Let </w:t>
        </w:r>
      </w:ins>
      <w:ins w:id="35105" w:author="Rev 10 Allen Wirfs-Brock" w:date="2012-09-24T14:22:00Z">
        <w:r w:rsidR="008816D4" w:rsidRPr="009B7611">
          <w:rPr>
            <w:i/>
          </w:rPr>
          <w:t>result</w:t>
        </w:r>
        <w:r w:rsidR="008816D4">
          <w:t xml:space="preserve"> </w:t>
        </w:r>
      </w:ins>
      <w:ins w:id="35106" w:author="Rev 10 Allen Wirfs-Brock" w:date="2012-09-24T14:06:00Z">
        <w:r>
          <w:t>be the result of the abstract operation ObjectArray with argument 2.</w:t>
        </w:r>
      </w:ins>
    </w:p>
    <w:p w14:paraId="7FF4B365" w14:textId="77777777" w:rsidR="002166A8" w:rsidRDefault="002166A8" w:rsidP="00CB094A">
      <w:pPr>
        <w:pStyle w:val="Alg4"/>
        <w:numPr>
          <w:ilvl w:val="3"/>
          <w:numId w:val="1004"/>
        </w:numPr>
        <w:spacing w:after="240"/>
        <w:contextualSpacing/>
        <w:rPr>
          <w:ins w:id="35107" w:author="Rev 10 Allen Wirfs-Brock" w:date="2012-09-24T14:06:00Z"/>
        </w:rPr>
      </w:pPr>
      <w:ins w:id="35108" w:author="Rev 10 Allen Wirfs-Brock" w:date="2012-09-24T14:06:00Z">
        <w:r>
          <w:t xml:space="preserve">Assert: </w:t>
        </w:r>
      </w:ins>
      <w:ins w:id="35109" w:author="Rev 10 Allen Wirfs-Brock" w:date="2012-09-24T14:22:00Z">
        <w:r w:rsidR="008816D4" w:rsidRPr="009B7611">
          <w:rPr>
            <w:i/>
          </w:rPr>
          <w:t>result</w:t>
        </w:r>
        <w:r w:rsidR="008816D4">
          <w:t xml:space="preserve"> </w:t>
        </w:r>
      </w:ins>
      <w:ins w:id="35110" w:author="Rev 10 Allen Wirfs-Brock" w:date="2012-09-24T14:06:00Z">
        <w:r>
          <w:t>is a new, well-formed Array object so the following operations will never fail.</w:t>
        </w:r>
      </w:ins>
    </w:p>
    <w:p w14:paraId="69931EBA" w14:textId="77777777" w:rsidR="002166A8" w:rsidRDefault="002166A8" w:rsidP="00CB094A">
      <w:pPr>
        <w:pStyle w:val="Alg4"/>
        <w:numPr>
          <w:ilvl w:val="3"/>
          <w:numId w:val="1004"/>
        </w:numPr>
        <w:spacing w:after="240"/>
        <w:contextualSpacing/>
        <w:rPr>
          <w:ins w:id="35111" w:author="Rev 10 Allen Wirfs-Brock" w:date="2012-09-24T14:06:00Z"/>
        </w:rPr>
      </w:pPr>
      <w:ins w:id="35112" w:author="Rev 10 Allen Wirfs-Brock" w:date="2012-09-24T14:06:00Z">
        <w:r>
          <w:t xml:space="preserve">Call the [[DefineOwnProperty]] internal method of </w:t>
        </w:r>
      </w:ins>
      <w:ins w:id="35113" w:author="Rev 10 Allen Wirfs-Brock" w:date="2012-09-24T14:22:00Z">
        <w:r w:rsidR="008816D4" w:rsidRPr="009B7611">
          <w:rPr>
            <w:i/>
          </w:rPr>
          <w:t>result</w:t>
        </w:r>
        <w:r w:rsidR="008816D4">
          <w:t xml:space="preserve"> </w:t>
        </w:r>
      </w:ins>
      <w:ins w:id="35114" w:author="Rev 10 Allen Wirfs-Brock" w:date="2012-09-24T14:06:00Z">
        <w:r>
          <w:t xml:space="preserve">with arguments </w:t>
        </w:r>
        <w:r w:rsidRPr="00E77497">
          <w:rPr>
            <w:b/>
          </w:rPr>
          <w:t>"</w:t>
        </w:r>
        <w:r>
          <w:rPr>
            <w:rFonts w:ascii="Courier New" w:hAnsi="Courier New" w:cs="Courier New"/>
            <w:b/>
          </w:rPr>
          <w:t>0</w:t>
        </w:r>
        <w:r w:rsidRPr="00E77497">
          <w:rPr>
            <w:b/>
          </w:rPr>
          <w:t>"</w:t>
        </w:r>
        <w:r>
          <w:t xml:space="preserve">, Property Descriptor {[[Value]]: </w:t>
        </w:r>
        <w:r>
          <w:rPr>
            <w:i/>
          </w:rPr>
          <w:t>e</w:t>
        </w:r>
        <w:r>
          <w:t xml:space="preserve">.[[key]], [[Writable]]: </w:t>
        </w:r>
        <w:r w:rsidRPr="00581965">
          <w:rPr>
            <w:b/>
          </w:rPr>
          <w:t>true</w:t>
        </w:r>
        <w:r>
          <w:t xml:space="preserve">, [[Enumerable]]: </w:t>
        </w:r>
        <w:r w:rsidRPr="00581965">
          <w:rPr>
            <w:b/>
          </w:rPr>
          <w:t>true</w:t>
        </w:r>
        <w:r>
          <w:t xml:space="preserve">, [[Configurable]]: </w:t>
        </w:r>
        <w:r w:rsidRPr="00581965">
          <w:rPr>
            <w:b/>
          </w:rPr>
          <w:t>true</w:t>
        </w:r>
        <w:r>
          <w:t xml:space="preserve">}, and </w:t>
        </w:r>
        <w:r w:rsidRPr="00581965">
          <w:rPr>
            <w:b/>
          </w:rPr>
          <w:t>false</w:t>
        </w:r>
        <w:r>
          <w:t>.</w:t>
        </w:r>
      </w:ins>
    </w:p>
    <w:p w14:paraId="4C0EBB48" w14:textId="77777777" w:rsidR="002166A8" w:rsidRDefault="002166A8" w:rsidP="00CB094A">
      <w:pPr>
        <w:pStyle w:val="Alg4"/>
        <w:numPr>
          <w:ilvl w:val="3"/>
          <w:numId w:val="1004"/>
        </w:numPr>
        <w:spacing w:after="240"/>
        <w:contextualSpacing/>
        <w:rPr>
          <w:ins w:id="35115" w:author="Rev 10 Allen Wirfs-Brock" w:date="2012-09-24T14:06:00Z"/>
        </w:rPr>
      </w:pPr>
      <w:ins w:id="35116" w:author="Rev 10 Allen Wirfs-Brock" w:date="2012-09-24T14:06:00Z">
        <w:r>
          <w:t xml:space="preserve">Call the [[DefineOwnProperty]] internal method of </w:t>
        </w:r>
      </w:ins>
      <w:ins w:id="35117" w:author="Rev 10 Allen Wirfs-Brock" w:date="2012-09-24T14:22:00Z">
        <w:r w:rsidR="008816D4" w:rsidRPr="009B7611">
          <w:rPr>
            <w:i/>
          </w:rPr>
          <w:t>result</w:t>
        </w:r>
        <w:r w:rsidR="008816D4">
          <w:t xml:space="preserve"> </w:t>
        </w:r>
      </w:ins>
      <w:ins w:id="35118" w:author="Rev 10 Allen Wirfs-Brock" w:date="2012-09-24T14:06:00Z">
        <w:r>
          <w:t xml:space="preserve">with arguments </w:t>
        </w:r>
        <w:r w:rsidRPr="00E77497">
          <w:rPr>
            <w:b/>
          </w:rPr>
          <w:t>"</w:t>
        </w:r>
        <w:r>
          <w:rPr>
            <w:rFonts w:ascii="Courier New" w:hAnsi="Courier New" w:cs="Courier New"/>
            <w:b/>
          </w:rPr>
          <w:t>1</w:t>
        </w:r>
        <w:r w:rsidRPr="00E77497">
          <w:rPr>
            <w:b/>
          </w:rPr>
          <w:t>"</w:t>
        </w:r>
        <w:r>
          <w:t xml:space="preserve">, Property Descriptor {[[Value]]: </w:t>
        </w:r>
        <w:r>
          <w:rPr>
            <w:i/>
          </w:rPr>
          <w:t>e</w:t>
        </w:r>
        <w:r>
          <w:t xml:space="preserve">.[[value]], [[Writable]]: </w:t>
        </w:r>
        <w:r w:rsidRPr="00581965">
          <w:rPr>
            <w:b/>
          </w:rPr>
          <w:t>true</w:t>
        </w:r>
        <w:r>
          <w:t xml:space="preserve">, [[Enumerable]]: </w:t>
        </w:r>
        <w:r w:rsidRPr="00581965">
          <w:rPr>
            <w:b/>
          </w:rPr>
          <w:t>true</w:t>
        </w:r>
        <w:r>
          <w:t xml:space="preserve">, [[Configurable]]: </w:t>
        </w:r>
        <w:r w:rsidRPr="00581965">
          <w:rPr>
            <w:b/>
          </w:rPr>
          <w:t>true</w:t>
        </w:r>
        <w:r>
          <w:t xml:space="preserve">}, and </w:t>
        </w:r>
        <w:r w:rsidRPr="00581965">
          <w:rPr>
            <w:b/>
          </w:rPr>
          <w:t>false</w:t>
        </w:r>
        <w:r>
          <w:t>.</w:t>
        </w:r>
      </w:ins>
    </w:p>
    <w:p w14:paraId="6C33A0B4" w14:textId="77777777" w:rsidR="008816D4" w:rsidRDefault="008816D4" w:rsidP="006847F6">
      <w:pPr>
        <w:pStyle w:val="Alg4"/>
        <w:numPr>
          <w:ilvl w:val="2"/>
          <w:numId w:val="1004"/>
        </w:numPr>
        <w:spacing w:after="240"/>
        <w:contextualSpacing/>
        <w:rPr>
          <w:ins w:id="35119" w:author="Rev 10 Allen Wirfs-Brock" w:date="2012-09-24T14:23:00Z"/>
        </w:rPr>
      </w:pPr>
      <w:ins w:id="35120" w:author="Rev 10 Allen Wirfs-Brock" w:date="2012-09-24T14:27:00Z">
        <w:r>
          <w:t xml:space="preserve">Return </w:t>
        </w:r>
        <w:r w:rsidRPr="008816D4">
          <w:rPr>
            <w:i/>
          </w:rPr>
          <w:t>result</w:t>
        </w:r>
        <w:r>
          <w:t>.</w:t>
        </w:r>
      </w:ins>
    </w:p>
    <w:p w14:paraId="13A91AA5" w14:textId="77777777" w:rsidR="002166A8" w:rsidRPr="002166A8" w:rsidRDefault="00061845" w:rsidP="006847F6">
      <w:pPr>
        <w:pStyle w:val="Alg4"/>
        <w:numPr>
          <w:ilvl w:val="0"/>
          <w:numId w:val="1004"/>
        </w:numPr>
        <w:spacing w:after="280"/>
        <w:rPr>
          <w:ins w:id="35121" w:author="Rev 10 Allen Wirfs-Brock" w:date="2012-09-24T13:41:00Z"/>
        </w:rPr>
      </w:pPr>
      <w:ins w:id="35122" w:author="Rev 10 Allen Wirfs-Brock" w:date="2012-09-24T14:40:00Z">
        <w:r w:rsidRPr="00E77497">
          <w:t xml:space="preserve">Return </w:t>
        </w:r>
        <w:r>
          <w:t xml:space="preserve">Completion {[[type]]: </w:t>
        </w:r>
        <w:r w:rsidRPr="00E77497">
          <w:rPr>
            <w:rFonts w:ascii="Arial" w:hAnsi="Arial" w:cs="Arial"/>
          </w:rPr>
          <w:t>throw</w:t>
        </w:r>
        <w:r w:rsidRPr="00E77497">
          <w:t xml:space="preserve">, </w:t>
        </w:r>
        <w:r>
          <w:t xml:space="preserve">[[value]]: </w:t>
        </w:r>
      </w:ins>
      <w:commentRangeStart w:id="35123"/>
      <w:ins w:id="35124" w:author="Rev 10 Allen Wirfs-Brock" w:date="2012-09-24T14:41:00Z">
        <w:r>
          <w:t>%StopIteration%</w:t>
        </w:r>
      </w:ins>
      <w:commentRangeEnd w:id="35123"/>
      <w:ins w:id="35125" w:author="Rev 10 Allen Wirfs-Brock" w:date="2012-09-24T14:42:00Z">
        <w:r>
          <w:rPr>
            <w:rStyle w:val="af3"/>
            <w:rFonts w:ascii="Arial" w:eastAsia="MS Mincho" w:hAnsi="Arial"/>
            <w:spacing w:val="0"/>
            <w:lang w:eastAsia="ja-JP"/>
          </w:rPr>
          <w:commentReference w:id="35123"/>
        </w:r>
      </w:ins>
      <w:ins w:id="35126" w:author="Rev 10 Allen Wirfs-Brock" w:date="2012-09-24T14:40:00Z">
        <w:r w:rsidRPr="00E77497">
          <w:t xml:space="preserve">, </w:t>
        </w:r>
        <w:r>
          <w:t xml:space="preserve">[[target]]: </w:t>
        </w:r>
        <w:r w:rsidRPr="00E77497">
          <w:rPr>
            <w:rFonts w:ascii="Arial" w:hAnsi="Arial" w:cs="Arial"/>
          </w:rPr>
          <w:t>empty</w:t>
        </w:r>
        <w:r>
          <w:t>}</w:t>
        </w:r>
        <w:r w:rsidRPr="00E77497">
          <w:t>.</w:t>
        </w:r>
      </w:ins>
    </w:p>
    <w:p w14:paraId="596FEC27" w14:textId="77777777" w:rsidR="006847F6" w:rsidRPr="00E77497" w:rsidRDefault="006847F6" w:rsidP="006847F6">
      <w:pPr>
        <w:pStyle w:val="40"/>
        <w:numPr>
          <w:ilvl w:val="0"/>
          <w:numId w:val="0"/>
        </w:numPr>
        <w:rPr>
          <w:ins w:id="35127" w:author="Rev 10 Allen Wirfs-Brock" w:date="2012-09-24T17:14:00Z"/>
        </w:rPr>
      </w:pPr>
      <w:ins w:id="35128" w:author="Rev 10 Allen Wirfs-Brock" w:date="2012-09-24T17:14:00Z">
        <w:r w:rsidRPr="00E77497">
          <w:t>15.</w:t>
        </w:r>
        <w:r>
          <w:t>14</w:t>
        </w:r>
        <w:r w:rsidRPr="00E77497">
          <w:t>.</w:t>
        </w:r>
        <w:r>
          <w:t>5</w:t>
        </w:r>
        <w:r w:rsidRPr="00E77497">
          <w:t>.</w:t>
        </w:r>
        <w:r>
          <w:t>11</w:t>
        </w:r>
        <w:r w:rsidRPr="00E77497">
          <w:tab/>
        </w:r>
        <w:r w:rsidRPr="009B7611">
          <w:rPr>
            <w:i/>
          </w:rPr>
          <w:t>MapIterator</w:t>
        </w:r>
        <w:r w:rsidRPr="00E77497">
          <w:t>.prototype</w:t>
        </w:r>
        <w:commentRangeStart w:id="35129"/>
        <w:r w:rsidRPr="00E77497">
          <w:t>.</w:t>
        </w:r>
        <w:r>
          <w:t>@@iterator</w:t>
        </w:r>
        <w:r w:rsidRPr="00E77497">
          <w:t xml:space="preserve"> </w:t>
        </w:r>
        <w:commentRangeEnd w:id="35129"/>
        <w:r>
          <w:rPr>
            <w:rStyle w:val="af3"/>
            <w:b w:val="0"/>
          </w:rPr>
          <w:commentReference w:id="35129"/>
        </w:r>
        <w:r w:rsidRPr="00E77497">
          <w:t xml:space="preserve">( </w:t>
        </w:r>
        <w:r>
          <w:t xml:space="preserve">  </w:t>
        </w:r>
        <w:r w:rsidRPr="00E77497">
          <w:t>)</w:t>
        </w:r>
      </w:ins>
    </w:p>
    <w:p w14:paraId="35C3878F" w14:textId="77777777" w:rsidR="006847F6" w:rsidRPr="00E77497" w:rsidRDefault="006847F6" w:rsidP="006847F6">
      <w:pPr>
        <w:rPr>
          <w:ins w:id="35130" w:author="Rev 10 Allen Wirfs-Brock" w:date="2012-09-24T17:16:00Z"/>
        </w:rPr>
      </w:pPr>
      <w:ins w:id="35131" w:author="Rev 10 Allen Wirfs-Brock" w:date="2012-09-24T17:16:00Z">
        <w:r w:rsidRPr="00E77497">
          <w:t>The following steps are taken:</w:t>
        </w:r>
      </w:ins>
    </w:p>
    <w:p w14:paraId="2934484D" w14:textId="77777777" w:rsidR="006847F6" w:rsidRPr="002166A8" w:rsidRDefault="006847F6" w:rsidP="006847F6">
      <w:pPr>
        <w:pStyle w:val="Alg4"/>
        <w:numPr>
          <w:ilvl w:val="0"/>
          <w:numId w:val="1005"/>
        </w:numPr>
        <w:spacing w:after="280"/>
        <w:rPr>
          <w:ins w:id="35132" w:author="Rev 10 Allen Wirfs-Brock" w:date="2012-09-24T17:15:00Z"/>
        </w:rPr>
      </w:pPr>
      <w:ins w:id="35133" w:author="Rev 10 Allen Wirfs-Brock" w:date="2012-09-24T17:15:00Z">
        <w:r w:rsidRPr="00E77497">
          <w:t xml:space="preserve">Return </w:t>
        </w:r>
      </w:ins>
      <w:ins w:id="35134" w:author="Rev 10 Allen Wirfs-Brock" w:date="2012-09-24T17:16:00Z">
        <w:r>
          <w:t xml:space="preserve">the </w:t>
        </w:r>
        <w:r w:rsidRPr="006847F6">
          <w:rPr>
            <w:b/>
          </w:rPr>
          <w:t>this</w:t>
        </w:r>
        <w:r>
          <w:t xml:space="preserve"> value</w:t>
        </w:r>
      </w:ins>
      <w:ins w:id="35135" w:author="Rev 10 Allen Wirfs-Brock" w:date="2012-09-24T17:15:00Z">
        <w:r w:rsidRPr="00E77497">
          <w:t>.</w:t>
        </w:r>
      </w:ins>
    </w:p>
    <w:p w14:paraId="55C67329" w14:textId="77777777" w:rsidR="00AB776F" w:rsidRDefault="00AB776F" w:rsidP="00AB776F">
      <w:pPr>
        <w:pStyle w:val="51"/>
        <w:numPr>
          <w:ilvl w:val="0"/>
          <w:numId w:val="0"/>
        </w:numPr>
        <w:rPr>
          <w:ins w:id="35136" w:author="Rev 10 Allen Wirfs-Brock" w:date="2012-09-24T13:42:00Z"/>
        </w:rPr>
      </w:pPr>
      <w:ins w:id="35137" w:author="Rev 10 Allen Wirfs-Brock" w:date="2012-09-24T13:42:00Z">
        <w:r>
          <w:t>15.14.7.</w:t>
        </w:r>
      </w:ins>
      <w:ins w:id="35138" w:author="Rev 10 Allen Wirfs-Brock" w:date="2012-09-24T14:51:00Z">
        <w:r w:rsidR="0087223F">
          <w:t>2</w:t>
        </w:r>
      </w:ins>
      <w:ins w:id="35139" w:author="Rev 10 Allen Wirfs-Brock" w:date="2012-09-24T13:42:00Z">
        <w:r>
          <w:t>.</w:t>
        </w:r>
      </w:ins>
      <w:ins w:id="35140" w:author="Rev 10 Allen Wirfs-Brock" w:date="2012-09-24T14:51:00Z">
        <w:r w:rsidR="0087223F">
          <w:t>3</w:t>
        </w:r>
      </w:ins>
      <w:ins w:id="35141" w:author="Rev 10 Allen Wirfs-Brock" w:date="2012-09-24T13:42:00Z">
        <w:r>
          <w:t xml:space="preserve"> </w:t>
        </w:r>
        <w:r w:rsidRPr="009B7611">
          <w:rPr>
            <w:i/>
          </w:rPr>
          <w:t>MapIterator</w:t>
        </w:r>
        <w:r>
          <w:t>.prototype.@@toStringTag</w:t>
        </w:r>
      </w:ins>
    </w:p>
    <w:p w14:paraId="393CC6C9" w14:textId="77777777" w:rsidR="00061845" w:rsidRPr="00097A4C" w:rsidRDefault="00061845" w:rsidP="00061845">
      <w:pPr>
        <w:rPr>
          <w:ins w:id="35142" w:author="Rev 10 Allen Wirfs-Brock" w:date="2012-09-24T14:48:00Z"/>
        </w:rPr>
      </w:pPr>
      <w:ins w:id="35143" w:author="Rev 10 Allen Wirfs-Brock" w:date="2012-09-24T14:48:00Z">
        <w:r w:rsidRPr="00E77497">
          <w:t xml:space="preserve">The </w:t>
        </w:r>
        <w:r>
          <w:t xml:space="preserve">initial value of the @@toStringTag property is the string value </w:t>
        </w:r>
        <w:r w:rsidRPr="00E77497">
          <w:rPr>
            <w:b/>
          </w:rPr>
          <w:t>"</w:t>
        </w:r>
        <w:r>
          <w:rPr>
            <w:rFonts w:ascii="Courier New" w:hAnsi="Courier New" w:cs="Courier New"/>
            <w:b/>
          </w:rPr>
          <w:t>Map Iterator</w:t>
        </w:r>
        <w:r w:rsidRPr="00E77497">
          <w:rPr>
            <w:b/>
          </w:rPr>
          <w:t>"</w:t>
        </w:r>
        <w:r>
          <w:t>.</w:t>
        </w:r>
      </w:ins>
    </w:p>
    <w:p w14:paraId="6BA2CD28" w14:textId="77777777" w:rsidR="00AB776F" w:rsidRDefault="00AB776F" w:rsidP="00AB776F">
      <w:pPr>
        <w:pStyle w:val="40"/>
        <w:numPr>
          <w:ilvl w:val="0"/>
          <w:numId w:val="0"/>
        </w:numPr>
        <w:rPr>
          <w:ins w:id="35144" w:author="Rev 10 Allen Wirfs-Brock" w:date="2012-09-24T13:49:00Z"/>
        </w:rPr>
      </w:pPr>
      <w:ins w:id="35145" w:author="Rev 10 Allen Wirfs-Brock" w:date="2012-09-24T13:49:00Z">
        <w:r>
          <w:t>15.14.7.</w:t>
        </w:r>
      </w:ins>
      <w:ins w:id="35146" w:author="Rev 10 Allen Wirfs-Brock" w:date="2012-09-24T14:51:00Z">
        <w:r w:rsidR="0087223F">
          <w:t>3</w:t>
        </w:r>
      </w:ins>
      <w:ins w:id="35147" w:author="Rev 10 Allen Wirfs-Brock" w:date="2012-09-24T13:49:00Z">
        <w:r>
          <w:t xml:space="preserve"> Properties of</w:t>
        </w:r>
      </w:ins>
      <w:ins w:id="35148" w:author="Rev 10 Allen Wirfs-Brock" w:date="2012-09-24T13:55:00Z">
        <w:r w:rsidR="000D3CBD">
          <w:t xml:space="preserve"> </w:t>
        </w:r>
      </w:ins>
      <w:ins w:id="35149" w:author="Rev 10 Allen Wirfs-Brock" w:date="2012-09-24T13:49:00Z">
        <w:r>
          <w:t>Map Iterator Instances</w:t>
        </w:r>
      </w:ins>
    </w:p>
    <w:p w14:paraId="5FA563F3" w14:textId="77777777" w:rsidR="00AB776F" w:rsidRDefault="00AB776F" w:rsidP="00AB776F">
      <w:pPr>
        <w:rPr>
          <w:ins w:id="35150" w:author="Rev 10 Allen Wirfs-Brock" w:date="2012-09-24T13:55:00Z"/>
        </w:rPr>
      </w:pPr>
      <w:ins w:id="35151" w:author="Rev 10 Allen Wirfs-Brock" w:date="2012-09-24T13:50:00Z">
        <w:r>
          <w:t>Map</w:t>
        </w:r>
        <w:r w:rsidRPr="00E77497">
          <w:t xml:space="preserve"> </w:t>
        </w:r>
        <w:r>
          <w:t>Iterator instances</w:t>
        </w:r>
        <w:r w:rsidRPr="00E77497">
          <w:t xml:space="preserve"> inherit properties from the </w:t>
        </w:r>
        <w:r>
          <w:t>Map Iterator</w:t>
        </w:r>
        <w:r w:rsidRPr="00E77497">
          <w:t xml:space="preserve"> prototype</w:t>
        </w:r>
        <w:r w:rsidR="000D3CBD">
          <w:t xml:space="preserve"> (the</w:t>
        </w:r>
      </w:ins>
      <w:ins w:id="35152" w:author="Rev 10 Allen Wirfs-Brock" w:date="2012-09-24T13:51:00Z">
        <w:r w:rsidR="000D3CBD">
          <w:t xml:space="preserve"> intrinsic, </w:t>
        </w:r>
      </w:ins>
      <w:ins w:id="35153" w:author="Rev 10 Allen Wirfs-Brock" w:date="2012-09-24T13:50:00Z">
        <w:r w:rsidR="000D3CBD">
          <w:t xml:space="preserve"> %MapIteratorPrototype%</w:t>
        </w:r>
        <w:r w:rsidRPr="00E77497">
          <w:t>.</w:t>
        </w:r>
      </w:ins>
      <w:ins w:id="35154" w:author="Rev 10 Allen Wirfs-Brock" w:date="2012-09-24T13:51:00Z">
        <w:r w:rsidR="000D3CBD">
          <w:t>)</w:t>
        </w:r>
      </w:ins>
      <w:ins w:id="35155" w:author="Rev 10 Allen Wirfs-Brock" w:date="2012-09-24T13:50:00Z">
        <w:r w:rsidRPr="00E77497">
          <w:t xml:space="preserve"> </w:t>
        </w:r>
        <w:r>
          <w:t xml:space="preserve">Map </w:t>
        </w:r>
      </w:ins>
      <w:ins w:id="35156" w:author="Rev 10 Allen Wirfs-Brock" w:date="2012-09-24T13:51:00Z">
        <w:r w:rsidR="000D3CBD">
          <w:t xml:space="preserve">Iterator </w:t>
        </w:r>
      </w:ins>
      <w:ins w:id="35157" w:author="Rev 10 Allen Wirfs-Brock" w:date="2012-09-24T13:50:00Z">
        <w:r>
          <w:t>instances</w:t>
        </w:r>
      </w:ins>
      <w:ins w:id="35158" w:author="Rev 10 Allen Wirfs-Brock" w:date="2012-09-24T13:52:00Z">
        <w:r w:rsidR="000D3CBD">
          <w:t xml:space="preserve"> are initially created with</w:t>
        </w:r>
      </w:ins>
      <w:ins w:id="35159" w:author="Rev 10 Allen Wirfs-Brock" w:date="2012-09-24T13:50:00Z">
        <w:r w:rsidRPr="00E77497">
          <w:t xml:space="preserve"> </w:t>
        </w:r>
      </w:ins>
      <w:ins w:id="35160" w:author="Rev 10 Allen Wirfs-Brock" w:date="2012-09-24T13:52:00Z">
        <w:r w:rsidR="000D3CBD">
          <w:t>the following internal properties</w:t>
        </w:r>
      </w:ins>
      <w:ins w:id="35161" w:author="Rev 10 Allen Wirfs-Brock" w:date="2012-09-24T13:50:00Z">
        <w:r>
          <w:t>.</w:t>
        </w:r>
      </w:ins>
    </w:p>
    <w:p w14:paraId="66F85B2F" w14:textId="77777777" w:rsidR="002166A8" w:rsidRDefault="002166A8" w:rsidP="002166A8">
      <w:pPr>
        <w:pStyle w:val="affff8"/>
        <w:keepNext/>
        <w:jc w:val="center"/>
        <w:rPr>
          <w:ins w:id="35162" w:author="Rev 10 Allen Wirfs-Brock" w:date="2012-09-24T14:04:00Z"/>
        </w:rPr>
      </w:pPr>
      <w:ins w:id="35163" w:author="Rev 10 Allen Wirfs-Brock" w:date="2012-09-24T14:04:00Z">
        <w:r>
          <w:t xml:space="preserve">Table </w:t>
        </w:r>
        <w:r>
          <w:fldChar w:fldCharType="begin"/>
        </w:r>
        <w:r>
          <w:instrText xml:space="preserve"> SEQ Table \* ARABIC </w:instrText>
        </w:r>
      </w:ins>
      <w:r>
        <w:fldChar w:fldCharType="separate"/>
      </w:r>
      <w:ins w:id="35164" w:author="Rev 10 Allen Wirfs-Brock" w:date="2012-09-24T14:04:00Z">
        <w:r>
          <w:rPr>
            <w:noProof/>
          </w:rPr>
          <w:t>30</w:t>
        </w:r>
        <w:r>
          <w:fldChar w:fldCharType="end"/>
        </w:r>
        <w:r>
          <w:t xml:space="preserve"> Internal Properties of Map Iterator Instances</w:t>
        </w:r>
      </w:ins>
    </w:p>
    <w:tbl>
      <w:tblPr>
        <w:tblW w:w="820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0D3CBD" w:rsidRPr="00E77497" w14:paraId="6C85E9F8" w14:textId="77777777" w:rsidTr="002166A8">
        <w:trPr>
          <w:ins w:id="35165" w:author="Rev 10 Allen Wirfs-Brock" w:date="2012-09-24T13:55:00Z"/>
        </w:trPr>
        <w:tc>
          <w:tcPr>
            <w:tcW w:w="2250" w:type="dxa"/>
            <w:tcBorders>
              <w:top w:val="single" w:sz="12" w:space="0" w:color="000000"/>
              <w:left w:val="single" w:sz="6" w:space="0" w:color="000000"/>
              <w:bottom w:val="single" w:sz="6" w:space="0" w:color="000000"/>
              <w:right w:val="nil"/>
            </w:tcBorders>
            <w:shd w:val="solid" w:color="C0C0C0" w:fill="FFFFFF"/>
          </w:tcPr>
          <w:p w14:paraId="60CF0838" w14:textId="77777777" w:rsidR="000D3CBD" w:rsidRPr="002166A8" w:rsidRDefault="000D3CBD" w:rsidP="006847F6">
            <w:pPr>
              <w:spacing w:after="120"/>
              <w:jc w:val="center"/>
              <w:rPr>
                <w:ins w:id="35166" w:author="Rev 10 Allen Wirfs-Brock" w:date="2012-09-24T13:55:00Z"/>
                <w:b/>
                <w:shd w:val="solid" w:color="C0C0C0" w:fill="FFFFFF"/>
              </w:rPr>
            </w:pPr>
            <w:ins w:id="35167" w:author="Rev 10 Allen Wirfs-Brock" w:date="2012-09-24T13:56:00Z">
              <w:r w:rsidRPr="002166A8">
                <w:rPr>
                  <w:b/>
                  <w:shd w:val="solid" w:color="C0C0C0" w:fill="FFFFFF"/>
                </w:rPr>
                <w:t>Internal Property Name</w:t>
              </w:r>
            </w:ins>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14:paraId="017B26A3" w14:textId="77777777" w:rsidR="000D3CBD" w:rsidRPr="002166A8" w:rsidRDefault="000D3CBD" w:rsidP="006847F6">
            <w:pPr>
              <w:spacing w:after="120"/>
              <w:jc w:val="center"/>
              <w:rPr>
                <w:ins w:id="35168" w:author="Rev 10 Allen Wirfs-Brock" w:date="2012-09-24T13:55:00Z"/>
                <w:b/>
                <w:shd w:val="solid" w:color="C0C0C0" w:fill="FFFFFF"/>
              </w:rPr>
            </w:pPr>
            <w:ins w:id="35169" w:author="Rev 10 Allen Wirfs-Brock" w:date="2012-09-24T13:56:00Z">
              <w:r w:rsidRPr="002166A8">
                <w:rPr>
                  <w:b/>
                  <w:shd w:val="solid" w:color="C0C0C0" w:fill="FFFFFF"/>
                </w:rPr>
                <w:t>Description</w:t>
              </w:r>
            </w:ins>
          </w:p>
        </w:tc>
      </w:tr>
      <w:tr w:rsidR="000D3CBD" w:rsidRPr="00E77497" w14:paraId="511DFC3D" w14:textId="77777777" w:rsidTr="002166A8">
        <w:trPr>
          <w:ins w:id="35170" w:author="Rev 10 Allen Wirfs-Brock" w:date="2012-09-24T13:55:00Z"/>
        </w:trPr>
        <w:tc>
          <w:tcPr>
            <w:tcW w:w="2250" w:type="dxa"/>
            <w:tcBorders>
              <w:top w:val="nil"/>
            </w:tcBorders>
          </w:tcPr>
          <w:p w14:paraId="686DB61F" w14:textId="77777777" w:rsidR="000D3CBD" w:rsidRPr="00504F46" w:rsidRDefault="000D3CBD" w:rsidP="00496EF5">
            <w:pPr>
              <w:spacing w:after="0"/>
              <w:contextualSpacing/>
              <w:rPr>
                <w:ins w:id="35171" w:author="Rev 10 Allen Wirfs-Brock" w:date="2012-09-24T13:55:00Z"/>
                <w:rFonts w:ascii="Times New Roman" w:hAnsi="Times New Roman"/>
              </w:rPr>
            </w:pPr>
            <w:ins w:id="35172" w:author="Rev 10 Allen Wirfs-Brock" w:date="2012-09-24T13:56:00Z">
              <w:r>
                <w:rPr>
                  <w:rFonts w:ascii="Times New Roman" w:hAnsi="Times New Roman"/>
                </w:rPr>
                <w:t>[[Map]]</w:t>
              </w:r>
            </w:ins>
          </w:p>
        </w:tc>
        <w:tc>
          <w:tcPr>
            <w:tcW w:w="5957" w:type="dxa"/>
            <w:tcBorders>
              <w:top w:val="nil"/>
            </w:tcBorders>
          </w:tcPr>
          <w:p w14:paraId="53F09F59" w14:textId="77777777" w:rsidR="000D3CBD" w:rsidRPr="006847F6" w:rsidRDefault="000D3CBD" w:rsidP="00496EF5">
            <w:pPr>
              <w:spacing w:after="0"/>
              <w:contextualSpacing/>
              <w:rPr>
                <w:ins w:id="35173" w:author="Rev 10 Allen Wirfs-Brock" w:date="2012-09-24T13:55:00Z"/>
                <w:rFonts w:cs="Arial"/>
              </w:rPr>
            </w:pPr>
            <w:ins w:id="35174" w:author="Rev 10 Allen Wirfs-Brock" w:date="2012-09-24T13:56:00Z">
              <w:r w:rsidRPr="002166A8">
                <w:rPr>
                  <w:rFonts w:cs="Arial"/>
                </w:rPr>
                <w:t>The Map object</w:t>
              </w:r>
            </w:ins>
            <w:ins w:id="35175" w:author="Rev 10 Allen Wirfs-Brock" w:date="2012-09-24T13:57:00Z">
              <w:r>
                <w:rPr>
                  <w:rFonts w:cs="Arial"/>
                </w:rPr>
                <w:t xml:space="preserve"> that is being iterated.</w:t>
              </w:r>
            </w:ins>
          </w:p>
        </w:tc>
      </w:tr>
      <w:tr w:rsidR="000D3CBD" w:rsidRPr="00E77497" w14:paraId="5E1343FE" w14:textId="77777777" w:rsidTr="002166A8">
        <w:trPr>
          <w:ins w:id="35176" w:author="Rev 10 Allen Wirfs-Brock" w:date="2012-09-24T13:55:00Z"/>
        </w:trPr>
        <w:tc>
          <w:tcPr>
            <w:tcW w:w="2250" w:type="dxa"/>
            <w:tcBorders>
              <w:top w:val="nil"/>
            </w:tcBorders>
          </w:tcPr>
          <w:p w14:paraId="06628103" w14:textId="77777777" w:rsidR="000D3CBD" w:rsidRPr="00E77497" w:rsidRDefault="000D3CBD" w:rsidP="00496EF5">
            <w:pPr>
              <w:spacing w:after="0"/>
              <w:contextualSpacing/>
              <w:rPr>
                <w:ins w:id="35177" w:author="Rev 10 Allen Wirfs-Brock" w:date="2012-09-24T13:55:00Z"/>
                <w:rFonts w:ascii="Courier New" w:hAnsi="Courier New" w:cs="Courier New"/>
                <w:b/>
              </w:rPr>
            </w:pPr>
            <w:ins w:id="35178" w:author="Rev 10 Allen Wirfs-Brock" w:date="2012-09-24T13:58:00Z">
              <w:r>
                <w:rPr>
                  <w:rFonts w:ascii="Times New Roman" w:hAnsi="Times New Roman"/>
                </w:rPr>
                <w:t>[[MapNextIndex]]</w:t>
              </w:r>
            </w:ins>
          </w:p>
        </w:tc>
        <w:tc>
          <w:tcPr>
            <w:tcW w:w="5957" w:type="dxa"/>
            <w:tcBorders>
              <w:top w:val="nil"/>
            </w:tcBorders>
          </w:tcPr>
          <w:p w14:paraId="0BFC0332" w14:textId="77777777" w:rsidR="000D3CBD" w:rsidRPr="000D3CBD" w:rsidRDefault="000D3CBD" w:rsidP="00496EF5">
            <w:pPr>
              <w:spacing w:after="0"/>
              <w:contextualSpacing/>
              <w:rPr>
                <w:ins w:id="35179" w:author="Rev 10 Allen Wirfs-Brock" w:date="2012-09-24T13:55:00Z"/>
                <w:rFonts w:cs="Arial"/>
              </w:rPr>
            </w:pPr>
            <w:ins w:id="35180" w:author="Rev 10 Allen Wirfs-Brock" w:date="2012-09-24T13:58:00Z">
              <w:r>
                <w:rPr>
                  <w:rFonts w:cs="Arial"/>
                </w:rPr>
                <w:t>The integer index of the next Map data element to be examined by this iteration.</w:t>
              </w:r>
            </w:ins>
          </w:p>
        </w:tc>
      </w:tr>
      <w:tr w:rsidR="000D3CBD" w:rsidRPr="00E77497" w14:paraId="7FFE5A3A" w14:textId="77777777" w:rsidTr="002166A8">
        <w:trPr>
          <w:ins w:id="35181" w:author="Rev 10 Allen Wirfs-Brock" w:date="2012-09-24T13:55:00Z"/>
        </w:trPr>
        <w:tc>
          <w:tcPr>
            <w:tcW w:w="2250" w:type="dxa"/>
          </w:tcPr>
          <w:p w14:paraId="24245545" w14:textId="77777777" w:rsidR="000D3CBD" w:rsidRPr="00E77497" w:rsidRDefault="000D3CBD" w:rsidP="00496EF5">
            <w:pPr>
              <w:spacing w:after="0"/>
              <w:contextualSpacing/>
              <w:rPr>
                <w:ins w:id="35182" w:author="Rev 10 Allen Wirfs-Brock" w:date="2012-09-24T13:55:00Z"/>
                <w:rFonts w:ascii="Courier New" w:hAnsi="Courier New" w:cs="Courier New"/>
                <w:b/>
              </w:rPr>
            </w:pPr>
            <w:ins w:id="35183" w:author="Rev 10 Allen Wirfs-Brock" w:date="2012-09-24T13:59:00Z">
              <w:r>
                <w:rPr>
                  <w:rFonts w:ascii="Times New Roman" w:hAnsi="Times New Roman"/>
                </w:rPr>
                <w:t>[[</w:t>
              </w:r>
            </w:ins>
            <w:ins w:id="35184" w:author="Rev 10 Allen Wirfs-Brock" w:date="2012-09-24T14:11:00Z">
              <w:r w:rsidR="002166A8">
                <w:rPr>
                  <w:rFonts w:ascii="Times New Roman" w:hAnsi="Times New Roman"/>
                </w:rPr>
                <w:t>Map</w:t>
              </w:r>
            </w:ins>
            <w:ins w:id="35185" w:author="Rev 10 Allen Wirfs-Brock" w:date="2012-09-24T13:59:00Z">
              <w:r>
                <w:rPr>
                  <w:rFonts w:ascii="Times New Roman" w:hAnsi="Times New Roman"/>
                </w:rPr>
                <w:t>IterationKind]]</w:t>
              </w:r>
            </w:ins>
          </w:p>
        </w:tc>
        <w:tc>
          <w:tcPr>
            <w:tcW w:w="5957" w:type="dxa"/>
          </w:tcPr>
          <w:p w14:paraId="20E8046C" w14:textId="77777777" w:rsidR="000D3CBD" w:rsidRPr="000D3CBD" w:rsidRDefault="000D3CBD" w:rsidP="003464A0">
            <w:pPr>
              <w:spacing w:after="0"/>
              <w:contextualSpacing/>
              <w:rPr>
                <w:ins w:id="35186" w:author="Rev 10 Allen Wirfs-Brock" w:date="2012-09-24T13:55:00Z"/>
                <w:rFonts w:cs="Arial"/>
              </w:rPr>
            </w:pPr>
            <w:ins w:id="35187" w:author="Rev 10 Allen Wirfs-Brock" w:date="2012-09-24T13:59:00Z">
              <w:r>
                <w:rPr>
                  <w:rFonts w:cs="Arial"/>
                </w:rPr>
                <w:t xml:space="preserve">A string value that identifies what is to be returned </w:t>
              </w:r>
            </w:ins>
            <w:ins w:id="35188" w:author="Rev 10 Allen Wirfs-Brock" w:date="2012-09-24T14:00:00Z">
              <w:r>
                <w:rPr>
                  <w:rFonts w:cs="Arial"/>
                </w:rPr>
                <w:t>for each element of the iteration.</w:t>
              </w:r>
            </w:ins>
            <w:ins w:id="35189" w:author="Rev 10 Allen Wirfs-Brock" w:date="2012-09-24T14:18:00Z">
              <w:r w:rsidR="003464A0">
                <w:rPr>
                  <w:rFonts w:cs="Arial"/>
                </w:rPr>
                <w:t xml:space="preserve">  The possible values are: </w:t>
              </w:r>
            </w:ins>
            <w:ins w:id="35190" w:author="Rev 10 Allen Wirfs-Brock" w:date="2012-09-24T14:19:00Z">
              <w:r w:rsidR="003464A0" w:rsidRPr="00E77497">
                <w:rPr>
                  <w:b/>
                </w:rPr>
                <w:t>"</w:t>
              </w:r>
              <w:r w:rsidR="003464A0">
                <w:rPr>
                  <w:rFonts w:ascii="Courier New" w:hAnsi="Courier New" w:cs="Courier New"/>
                  <w:b/>
                </w:rPr>
                <w:t>key</w:t>
              </w:r>
              <w:r w:rsidR="003464A0" w:rsidRPr="00E77497">
                <w:rPr>
                  <w:b/>
                </w:rPr>
                <w:t>"</w:t>
              </w:r>
              <w:r w:rsidR="003464A0">
                <w:t xml:space="preserve">, </w:t>
              </w:r>
              <w:r w:rsidR="003464A0" w:rsidRPr="00E77497">
                <w:rPr>
                  <w:b/>
                </w:rPr>
                <w:t>"</w:t>
              </w:r>
              <w:r w:rsidR="003464A0">
                <w:rPr>
                  <w:rFonts w:ascii="Courier New" w:hAnsi="Courier New" w:cs="Courier New"/>
                  <w:b/>
                </w:rPr>
                <w:t>value</w:t>
              </w:r>
              <w:r w:rsidR="003464A0" w:rsidRPr="00E77497">
                <w:rPr>
                  <w:b/>
                </w:rPr>
                <w:t>"</w:t>
              </w:r>
              <w:r w:rsidR="003464A0">
                <w:t xml:space="preserve">, </w:t>
              </w:r>
              <w:r w:rsidR="003464A0" w:rsidRPr="00E77497">
                <w:rPr>
                  <w:b/>
                </w:rPr>
                <w:t>"</w:t>
              </w:r>
              <w:r w:rsidR="003464A0">
                <w:rPr>
                  <w:rFonts w:ascii="Courier New" w:hAnsi="Courier New" w:cs="Courier New"/>
                  <w:b/>
                </w:rPr>
                <w:t>key+value</w:t>
              </w:r>
              <w:r w:rsidR="003464A0" w:rsidRPr="00E77497">
                <w:rPr>
                  <w:b/>
                </w:rPr>
                <w:t>"</w:t>
              </w:r>
              <w:r w:rsidR="003464A0">
                <w:t>.</w:t>
              </w:r>
            </w:ins>
          </w:p>
        </w:tc>
      </w:tr>
    </w:tbl>
    <w:p w14:paraId="5BD86FB6" w14:textId="77777777" w:rsidR="000D3CBD" w:rsidRDefault="000D3CBD" w:rsidP="00AB776F">
      <w:pPr>
        <w:rPr>
          <w:ins w:id="35191" w:author="Rev 10 Allen Wirfs-Brock" w:date="2012-09-24T13:52:00Z"/>
        </w:rPr>
      </w:pPr>
    </w:p>
    <w:p w14:paraId="194270B6" w14:textId="77777777" w:rsidR="0032146B" w:rsidRPr="0032146B" w:rsidRDefault="0032146B" w:rsidP="002166A8">
      <w:pPr>
        <w:rPr>
          <w:ins w:id="35192" w:author="Rev 10 Allen Wirfs-Brock" w:date="2012-09-24T13:30:00Z"/>
        </w:rPr>
      </w:pPr>
    </w:p>
    <w:p w14:paraId="24EAB68F" w14:textId="77777777" w:rsidR="00BF43DB" w:rsidRDefault="00BF43DB" w:rsidP="00BF43DB">
      <w:pPr>
        <w:pStyle w:val="20"/>
        <w:numPr>
          <w:ilvl w:val="0"/>
          <w:numId w:val="0"/>
        </w:numPr>
        <w:rPr>
          <w:ins w:id="35193" w:author="Rev 10 Allen Wirfs-Brock" w:date="2012-09-06T12:19:00Z"/>
        </w:rPr>
      </w:pPr>
      <w:bookmarkStart w:id="35194" w:name="_Toc336509677"/>
      <w:ins w:id="35195" w:author="Rev 10 Allen Wirfs-Brock" w:date="2012-09-06T12:19:00Z">
        <w:r>
          <w:t>15.15 WeakMap Objects</w:t>
        </w:r>
        <w:bookmarkEnd w:id="35194"/>
      </w:ins>
    </w:p>
    <w:p w14:paraId="5B6A4784" w14:textId="77777777" w:rsidR="00BF43DB" w:rsidRDefault="00BF43DB" w:rsidP="00BF43DB">
      <w:pPr>
        <w:pStyle w:val="20"/>
        <w:numPr>
          <w:ilvl w:val="0"/>
          <w:numId w:val="0"/>
        </w:numPr>
        <w:rPr>
          <w:ins w:id="35196" w:author="Rev 10 Allen Wirfs-Brock" w:date="2012-09-06T12:19:00Z"/>
        </w:rPr>
      </w:pPr>
      <w:bookmarkStart w:id="35197" w:name="_Toc336509678"/>
      <w:ins w:id="35198" w:author="Rev 10 Allen Wirfs-Brock" w:date="2012-09-06T12:19:00Z">
        <w:r>
          <w:t>15.16 Set Objects</w:t>
        </w:r>
        <w:bookmarkEnd w:id="35197"/>
      </w:ins>
    </w:p>
    <w:p w14:paraId="17467C4E" w14:textId="77777777" w:rsidR="004C4A34" w:rsidRDefault="004C4A34" w:rsidP="004C4A34">
      <w:pPr>
        <w:pStyle w:val="20"/>
        <w:numPr>
          <w:ilvl w:val="0"/>
          <w:numId w:val="0"/>
        </w:numPr>
        <w:rPr>
          <w:ins w:id="35199" w:author="Rev 10 Allen Wirfs-Brock" w:date="2012-09-06T11:51:00Z"/>
        </w:rPr>
      </w:pPr>
      <w:bookmarkStart w:id="35200" w:name="_Toc336509679"/>
      <w:ins w:id="35201" w:author="Rev 10 Allen Wirfs-Brock" w:date="2012-09-06T11:51:00Z">
        <w:r>
          <w:t>15.1</w:t>
        </w:r>
      </w:ins>
      <w:ins w:id="35202" w:author="Rev 10 Allen Wirfs-Brock" w:date="2012-09-06T12:19:00Z">
        <w:r w:rsidR="00BF43DB">
          <w:t>7</w:t>
        </w:r>
      </w:ins>
      <w:ins w:id="35203" w:author="Rev 10 Allen Wirfs-Brock" w:date="2012-09-06T11:51:00Z">
        <w:r>
          <w:t xml:space="preserve"> </w:t>
        </w:r>
      </w:ins>
      <w:ins w:id="35204" w:author="Rev 10 Allen Wirfs-Brock" w:date="2012-09-06T12:20:00Z">
        <w:r w:rsidR="00BF43DB">
          <w:t xml:space="preserve">The </w:t>
        </w:r>
      </w:ins>
      <w:ins w:id="35205" w:author="Rev 10 Allen Wirfs-Brock" w:date="2012-09-06T11:51:00Z">
        <w:r>
          <w:t>Reflect Module</w:t>
        </w:r>
        <w:bookmarkEnd w:id="35200"/>
      </w:ins>
    </w:p>
    <w:p w14:paraId="061B7EA7" w14:textId="77777777" w:rsidR="004C4A34" w:rsidRPr="004C4A34" w:rsidRDefault="004C4A34" w:rsidP="004C4A34">
      <w:pPr>
        <w:rPr>
          <w:ins w:id="35206" w:author="Rev 10 Allen Wirfs-Brock" w:date="2012-09-06T11:51:00Z"/>
        </w:rPr>
      </w:pPr>
      <w:commentRangeStart w:id="35207"/>
      <w:ins w:id="35208" w:author="Rev 10 Allen Wirfs-Brock" w:date="2012-09-06T11:52:00Z">
        <w:r>
          <w:t xml:space="preserve">This is a place holder for the material in </w:t>
        </w:r>
      </w:ins>
      <w:ins w:id="35209" w:author="Rev 10 Allen Wirfs-Brock" w:date="2012-09-06T11:53:00Z">
        <w:r>
          <w:fldChar w:fldCharType="begin"/>
        </w:r>
        <w:r>
          <w:instrText xml:space="preserve"> HYPERLINK "</w:instrText>
        </w:r>
        <w:r w:rsidRPr="004C4A34">
          <w:instrText>http://wiki.ecmascript.org/doku.php?id=harmony:reflect_api</w:instrText>
        </w:r>
        <w:r>
          <w:instrText xml:space="preserve">" </w:instrText>
        </w:r>
        <w:r>
          <w:fldChar w:fldCharType="separate"/>
        </w:r>
        <w:r w:rsidRPr="00430844">
          <w:rPr>
            <w:rStyle w:val="aff6"/>
            <w:lang w:val="en-GB"/>
          </w:rPr>
          <w:t>http://wiki.ecmascript.org/doku.php?id=harmony:reflect_api</w:t>
        </w:r>
        <w:r>
          <w:fldChar w:fldCharType="end"/>
        </w:r>
        <w:commentRangeEnd w:id="35207"/>
        <w:r>
          <w:rPr>
            <w:rStyle w:val="af3"/>
          </w:rPr>
          <w:commentReference w:id="35207"/>
        </w:r>
        <w:r>
          <w:t xml:space="preserve">  </w:t>
        </w:r>
      </w:ins>
    </w:p>
    <w:p w14:paraId="67D676A0" w14:textId="77777777" w:rsidR="00BF43DB" w:rsidRDefault="00BF43DB" w:rsidP="00BF43DB">
      <w:pPr>
        <w:pStyle w:val="20"/>
        <w:numPr>
          <w:ilvl w:val="0"/>
          <w:numId w:val="0"/>
        </w:numPr>
        <w:rPr>
          <w:ins w:id="35210" w:author="Rev 10 Allen Wirfs-Brock" w:date="2012-09-06T12:12:00Z"/>
        </w:rPr>
      </w:pPr>
      <w:bookmarkStart w:id="35211" w:name="_Toc336509680"/>
      <w:ins w:id="35212" w:author="Rev 10 Allen Wirfs-Brock" w:date="2012-09-06T12:12:00Z">
        <w:r>
          <w:t>15.1</w:t>
        </w:r>
      </w:ins>
      <w:ins w:id="35213" w:author="Rev 10 Allen Wirfs-Brock" w:date="2012-09-06T12:20:00Z">
        <w:r>
          <w:t>8</w:t>
        </w:r>
      </w:ins>
      <w:ins w:id="35214" w:author="Rev 10 Allen Wirfs-Brock" w:date="2012-09-06T12:12:00Z">
        <w:r>
          <w:t xml:space="preserve"> Proxy Objects</w:t>
        </w:r>
        <w:bookmarkEnd w:id="35211"/>
      </w:ins>
    </w:p>
    <w:p w14:paraId="2991CD8A" w14:textId="77777777" w:rsidR="004C02EF" w:rsidRPr="00E77497" w:rsidRDefault="004C02EF" w:rsidP="004C02EF">
      <w:pPr>
        <w:pStyle w:val="1"/>
        <w:numPr>
          <w:ilvl w:val="0"/>
          <w:numId w:val="0"/>
        </w:numPr>
      </w:pPr>
      <w:bookmarkStart w:id="35215" w:name="_Toc336509681"/>
      <w:r w:rsidRPr="00E77497">
        <w:t>16</w:t>
      </w:r>
      <w:r w:rsidRPr="00E77497">
        <w:tab/>
        <w:t>Error</w:t>
      </w:r>
      <w:bookmarkEnd w:id="32597"/>
      <w:r w:rsidRPr="00E77497">
        <w:t>s</w:t>
      </w:r>
      <w:bookmarkEnd w:id="33039"/>
      <w:bookmarkEnd w:id="33335"/>
      <w:bookmarkEnd w:id="33336"/>
      <w:bookmarkEnd w:id="33337"/>
      <w:bookmarkEnd w:id="33338"/>
      <w:bookmarkEnd w:id="33339"/>
      <w:bookmarkEnd w:id="33340"/>
      <w:bookmarkEnd w:id="35215"/>
    </w:p>
    <w:p w14:paraId="5986F2CF" w14:textId="77777777" w:rsidR="004C02EF" w:rsidRPr="00E77497" w:rsidRDefault="004C02EF" w:rsidP="004C02EF">
      <w:bookmarkStart w:id="35216" w:name="_Hlt457703835"/>
      <w:bookmarkEnd w:id="35216"/>
      <w:r w:rsidRPr="00E77497">
        <w:t xml:space="preserve">An implementation must report most errors at the time the relevant ECMAScript language construct is evaluated. An </w:t>
      </w:r>
      <w:r w:rsidRPr="00E77497">
        <w:rPr>
          <w:i/>
        </w:rPr>
        <w:t>early error</w:t>
      </w:r>
      <w:r w:rsidRPr="00E77497">
        <w:t xml:space="preserve"> is an error that can be detected and reported prior to the evaluation of any construct in the </w:t>
      </w:r>
      <w:r w:rsidRPr="00E77497">
        <w:rPr>
          <w:rFonts w:ascii="Times New Roman" w:hAnsi="Times New Roman"/>
          <w:i/>
        </w:rPr>
        <w:t>Program</w:t>
      </w:r>
      <w:r w:rsidRPr="00E77497">
        <w:t xml:space="preserve"> containing the error.  An implementation must report early errors in a </w:t>
      </w:r>
      <w:r w:rsidRPr="00E77497">
        <w:rPr>
          <w:rFonts w:ascii="Times New Roman" w:hAnsi="Times New Roman"/>
          <w:i/>
        </w:rPr>
        <w:t>Program</w:t>
      </w:r>
      <w:r w:rsidRPr="00E77497">
        <w:t xml:space="preserve"> prior to the first evaluation of that </w:t>
      </w:r>
      <w:r w:rsidRPr="00E77497">
        <w:rPr>
          <w:rFonts w:ascii="Times New Roman" w:hAnsi="Times New Roman"/>
          <w:i/>
        </w:rPr>
        <w:t>Program</w:t>
      </w:r>
      <w:r w:rsidRPr="00E77497">
        <w:t xml:space="preserve">. Early errors in </w:t>
      </w:r>
      <w:r w:rsidRPr="00E77497">
        <w:rPr>
          <w:b/>
        </w:rPr>
        <w:t>eval</w:t>
      </w:r>
      <w:r w:rsidRPr="00E77497">
        <w:t xml:space="preserve"> code are reported at the time </w:t>
      </w:r>
      <w:r w:rsidRPr="00E77497">
        <w:rPr>
          <w:rFonts w:ascii="Courier New" w:hAnsi="Courier New"/>
          <w:b/>
        </w:rPr>
        <w:t>eval</w:t>
      </w:r>
      <w:r w:rsidRPr="00E77497">
        <w:t xml:space="preserve"> is called but prior to evaluation of any construct within the </w:t>
      </w:r>
      <w:r w:rsidRPr="00E77497">
        <w:rPr>
          <w:b/>
        </w:rPr>
        <w:t>eval</w:t>
      </w:r>
      <w:r w:rsidRPr="00E77497">
        <w:t xml:space="preserve"> code. All errors that are not early errors are runtime errors.</w:t>
      </w:r>
    </w:p>
    <w:p w14:paraId="291DDA93" w14:textId="77777777" w:rsidR="004C02EF" w:rsidRPr="00E77497" w:rsidRDefault="004C02EF" w:rsidP="004C02EF">
      <w:r w:rsidRPr="00E77497">
        <w:t>An implementation must treat any instance of the following kinds of errors as an early error:</w:t>
      </w:r>
    </w:p>
    <w:p w14:paraId="7956F80A" w14:textId="77777777" w:rsidR="004C02EF" w:rsidRPr="00E77497" w:rsidRDefault="004C02EF" w:rsidP="004C02EF">
      <w:pPr>
        <w:numPr>
          <w:ilvl w:val="0"/>
          <w:numId w:val="41"/>
        </w:numPr>
        <w:contextualSpacing/>
      </w:pPr>
      <w:r w:rsidRPr="00E77497">
        <w:t>Any syntax error.</w:t>
      </w:r>
    </w:p>
    <w:p w14:paraId="18769225" w14:textId="77777777" w:rsidR="004C02EF" w:rsidRPr="00E77497" w:rsidRDefault="004C02EF" w:rsidP="004C02EF">
      <w:pPr>
        <w:numPr>
          <w:ilvl w:val="0"/>
          <w:numId w:val="41"/>
        </w:numPr>
        <w:contextualSpacing/>
      </w:pPr>
      <w:r w:rsidRPr="00E77497">
        <w:t xml:space="preserve">Attempts to define an </w:t>
      </w:r>
      <w:r w:rsidRPr="00E77497">
        <w:rPr>
          <w:rStyle w:val="bnf"/>
        </w:rPr>
        <w:t>ObjectLiteral</w:t>
      </w:r>
      <w:r w:rsidRPr="00E77497">
        <w:rPr>
          <w:rFonts w:ascii="Times New Roman" w:hAnsi="Times New Roman"/>
          <w:i/>
        </w:rPr>
        <w:t xml:space="preserve"> </w:t>
      </w:r>
      <w:r w:rsidRPr="00E77497">
        <w:t xml:space="preserve">that has multiple </w:t>
      </w:r>
      <w:r w:rsidRPr="00E77497">
        <w:rPr>
          <w:b/>
        </w:rPr>
        <w:t xml:space="preserve">get </w:t>
      </w:r>
      <w:r w:rsidRPr="00E77497">
        <w:t xml:space="preserve">property assignments with the same name or multiple </w:t>
      </w:r>
      <w:r w:rsidRPr="00E77497">
        <w:rPr>
          <w:b/>
        </w:rPr>
        <w:t xml:space="preserve">set </w:t>
      </w:r>
      <w:r w:rsidRPr="00E77497">
        <w:t>property assignments with the same name.</w:t>
      </w:r>
    </w:p>
    <w:p w14:paraId="17D14852" w14:textId="77777777" w:rsidR="004C02EF" w:rsidRPr="00E77497" w:rsidRDefault="004C02EF" w:rsidP="004C02EF">
      <w:pPr>
        <w:numPr>
          <w:ilvl w:val="0"/>
          <w:numId w:val="41"/>
        </w:numPr>
        <w:contextualSpacing/>
      </w:pPr>
      <w:r w:rsidRPr="00E77497">
        <w:t xml:space="preserve">Attempts to define an </w:t>
      </w:r>
      <w:r w:rsidRPr="00E77497">
        <w:rPr>
          <w:rStyle w:val="bnf"/>
        </w:rPr>
        <w:t>ObjectLiteral</w:t>
      </w:r>
      <w:r w:rsidRPr="00E77497">
        <w:rPr>
          <w:b/>
        </w:rPr>
        <w:t xml:space="preserve"> </w:t>
      </w:r>
      <w:r w:rsidRPr="00E77497">
        <w:t xml:space="preserve">that has both a data property assignment and a </w:t>
      </w:r>
      <w:r w:rsidRPr="00E77497">
        <w:rPr>
          <w:b/>
        </w:rPr>
        <w:t xml:space="preserve">get </w:t>
      </w:r>
      <w:r w:rsidRPr="00E77497">
        <w:t xml:space="preserve">or </w:t>
      </w:r>
      <w:r w:rsidRPr="00E77497">
        <w:rPr>
          <w:b/>
        </w:rPr>
        <w:t xml:space="preserve">set </w:t>
      </w:r>
      <w:r w:rsidRPr="00E77497">
        <w:t>property assignment with the same name.</w:t>
      </w:r>
    </w:p>
    <w:p w14:paraId="52D03214" w14:textId="77777777" w:rsidR="004C02EF" w:rsidRPr="00E77497" w:rsidRDefault="004C02EF" w:rsidP="004C02EF">
      <w:pPr>
        <w:numPr>
          <w:ilvl w:val="0"/>
          <w:numId w:val="41"/>
        </w:numPr>
        <w:contextualSpacing/>
      </w:pPr>
      <w:r w:rsidRPr="00E77497">
        <w:t>Errors in regular expression literals that are not implementation-defined syntax extensions.</w:t>
      </w:r>
    </w:p>
    <w:p w14:paraId="181DFD43" w14:textId="77777777" w:rsidR="004C02EF" w:rsidRPr="00E77497" w:rsidRDefault="004C02EF" w:rsidP="004C02EF">
      <w:pPr>
        <w:numPr>
          <w:ilvl w:val="0"/>
          <w:numId w:val="41"/>
        </w:numPr>
        <w:contextualSpacing/>
      </w:pPr>
      <w:r w:rsidRPr="00E77497">
        <w:t xml:space="preserve">Attempts in strict mode code to define an </w:t>
      </w:r>
      <w:r w:rsidRPr="00E77497">
        <w:rPr>
          <w:rStyle w:val="bnf"/>
        </w:rPr>
        <w:t>ObjectLiteral</w:t>
      </w:r>
      <w:r w:rsidRPr="00E77497">
        <w:t xml:space="preserve"> that has multiple data property assignments with the same name.</w:t>
      </w:r>
    </w:p>
    <w:p w14:paraId="5189BE91" w14:textId="77777777" w:rsidR="004C02EF" w:rsidRPr="00E77497" w:rsidRDefault="004C02EF" w:rsidP="004C02EF">
      <w:pPr>
        <w:numPr>
          <w:ilvl w:val="0"/>
          <w:numId w:val="41"/>
        </w:numPr>
        <w:contextualSpacing/>
      </w:pPr>
      <w:r w:rsidRPr="00E77497">
        <w:t xml:space="preserve">The occurrence of a </w:t>
      </w:r>
      <w:r w:rsidRPr="00E77497">
        <w:rPr>
          <w:rStyle w:val="bnf"/>
        </w:rPr>
        <w:t>WithStatement</w:t>
      </w:r>
      <w:r w:rsidRPr="00E77497">
        <w:t xml:space="preserve"> in strict mode code.</w:t>
      </w:r>
    </w:p>
    <w:p w14:paraId="2C60A89A" w14:textId="77777777" w:rsidR="004C02EF" w:rsidRPr="00E77497" w:rsidRDefault="004C02EF" w:rsidP="004C02EF">
      <w:pPr>
        <w:numPr>
          <w:ilvl w:val="0"/>
          <w:numId w:val="41"/>
        </w:numPr>
        <w:contextualSpacing/>
      </w:pPr>
      <w:r w:rsidRPr="00E77497">
        <w:t xml:space="preserve">The occurrence of an </w:t>
      </w:r>
      <w:r w:rsidRPr="00E77497">
        <w:rPr>
          <w:rStyle w:val="bnf"/>
        </w:rPr>
        <w:t>Identifier</w:t>
      </w:r>
      <w:r w:rsidRPr="00E77497">
        <w:t xml:space="preserve"> value appearing more than once within a </w:t>
      </w:r>
      <w:r w:rsidRPr="00E77497">
        <w:rPr>
          <w:rStyle w:val="bnf"/>
        </w:rPr>
        <w:t>FormalParameterList</w:t>
      </w:r>
      <w:r w:rsidRPr="00E77497">
        <w:t xml:space="preserve"> of an individual strict mode </w:t>
      </w:r>
      <w:r w:rsidRPr="00E77497">
        <w:rPr>
          <w:rStyle w:val="bnf"/>
        </w:rPr>
        <w:t>FunctionDeclaration</w:t>
      </w:r>
      <w:r w:rsidRPr="00E77497">
        <w:t xml:space="preserve"> or </w:t>
      </w:r>
      <w:r w:rsidRPr="00E77497">
        <w:rPr>
          <w:rStyle w:val="bnf"/>
        </w:rPr>
        <w:t>FunctionExpression</w:t>
      </w:r>
      <w:r w:rsidRPr="00E77497">
        <w:t>.</w:t>
      </w:r>
    </w:p>
    <w:p w14:paraId="1330F351" w14:textId="77777777" w:rsidR="004C02EF" w:rsidRPr="00E77497" w:rsidRDefault="004C02EF" w:rsidP="004C02EF">
      <w:pPr>
        <w:numPr>
          <w:ilvl w:val="0"/>
          <w:numId w:val="41"/>
        </w:numPr>
        <w:contextualSpacing/>
      </w:pPr>
      <w:r w:rsidRPr="00E77497">
        <w:t xml:space="preserve">Improper uses of </w:t>
      </w:r>
      <w:r w:rsidRPr="00E77497">
        <w:rPr>
          <w:rFonts w:ascii="Courier New" w:hAnsi="Courier New"/>
          <w:b/>
        </w:rPr>
        <w:t>return</w:t>
      </w:r>
      <w:r w:rsidRPr="00E77497">
        <w:t xml:space="preserve">, </w:t>
      </w:r>
      <w:r w:rsidRPr="00E77497">
        <w:rPr>
          <w:rFonts w:ascii="Courier New" w:hAnsi="Courier New"/>
          <w:b/>
        </w:rPr>
        <w:t>break</w:t>
      </w:r>
      <w:r w:rsidRPr="00E77497">
        <w:t xml:space="preserve">, and </w:t>
      </w:r>
      <w:r w:rsidRPr="00E77497">
        <w:rPr>
          <w:rFonts w:ascii="Courier New" w:hAnsi="Courier New"/>
          <w:b/>
        </w:rPr>
        <w:t>continue</w:t>
      </w:r>
      <w:r w:rsidRPr="00E77497">
        <w:t>.</w:t>
      </w:r>
    </w:p>
    <w:p w14:paraId="57F315F5" w14:textId="77777777" w:rsidR="004C02EF" w:rsidRPr="00E77497" w:rsidRDefault="004C02EF" w:rsidP="004C02EF">
      <w:pPr>
        <w:numPr>
          <w:ilvl w:val="0"/>
          <w:numId w:val="41"/>
        </w:numPr>
      </w:pPr>
      <w:r w:rsidRPr="00E77497">
        <w:t xml:space="preserve">Attempts to call PutValue on any value for which an early determination can be made that the value is not a Reference (for example, executing the assignment statement </w:t>
      </w:r>
      <w:r w:rsidRPr="00E77497">
        <w:rPr>
          <w:rFonts w:ascii="Courier New" w:hAnsi="Courier New"/>
        </w:rPr>
        <w:t>3=4</w:t>
      </w:r>
      <w:r w:rsidRPr="00E77497">
        <w:t>).</w:t>
      </w:r>
    </w:p>
    <w:p w14:paraId="239E464D" w14:textId="77777777" w:rsidR="004C02EF" w:rsidRPr="00E77497" w:rsidRDefault="004C02EF" w:rsidP="004C02EF">
      <w:r w:rsidRPr="00E77497">
        <w:t xml:space="preserve">An implementation shall not treat other kinds of errors as early errors even if the compiler can prove that a construct cannot execute without error under any circumstances. An implementation may issue an early warning in such a case, but it should not report the error until the relevant construct is actually executed. </w:t>
      </w:r>
    </w:p>
    <w:p w14:paraId="09FBB9D7" w14:textId="77777777" w:rsidR="004C02EF" w:rsidRPr="00E77497" w:rsidRDefault="004C02EF" w:rsidP="004C02EF">
      <w:r w:rsidRPr="00E77497">
        <w:t>An implementation shall report all errors as specified, except for the following:</w:t>
      </w:r>
    </w:p>
    <w:p w14:paraId="1915139F" w14:textId="77777777" w:rsidR="004C02EF" w:rsidRPr="00E77497" w:rsidRDefault="004C02EF" w:rsidP="004C02EF">
      <w:pPr>
        <w:pStyle w:val="BulletNotlast"/>
        <w:numPr>
          <w:ilvl w:val="0"/>
          <w:numId w:val="23"/>
        </w:numPr>
        <w:tabs>
          <w:tab w:val="left" w:pos="1080"/>
        </w:tabs>
        <w:ind w:left="1080"/>
        <w:rPr>
          <w:rFonts w:ascii="Arial" w:hAnsi="Arial"/>
        </w:rPr>
      </w:pPr>
      <w:r w:rsidRPr="00E77497">
        <w:rPr>
          <w:rFonts w:ascii="Arial" w:hAnsi="Arial"/>
        </w:rPr>
        <w:t xml:space="preserve">An implementation may extend program syntax and regular expression pattern or flag syntax. To permit this, all operations (such as calling </w:t>
      </w:r>
      <w:r w:rsidRPr="00E77497">
        <w:rPr>
          <w:rFonts w:ascii="Courier New" w:hAnsi="Courier New"/>
          <w:b/>
        </w:rPr>
        <w:t>eval</w:t>
      </w:r>
      <w:r w:rsidRPr="00E77497">
        <w:rPr>
          <w:rFonts w:ascii="Arial" w:hAnsi="Arial"/>
        </w:rPr>
        <w:t xml:space="preserve">, using a regular expression literal, or using the </w:t>
      </w:r>
      <w:r w:rsidRPr="00E77497">
        <w:rPr>
          <w:rFonts w:ascii="Courier New" w:hAnsi="Courier New"/>
          <w:b/>
        </w:rPr>
        <w:t>Function</w:t>
      </w:r>
      <w:r w:rsidRPr="00E77497">
        <w:rPr>
          <w:rFonts w:ascii="Arial" w:hAnsi="Arial"/>
        </w:rPr>
        <w:t xml:space="preserve"> or </w:t>
      </w:r>
      <w:r w:rsidRPr="00E77497">
        <w:rPr>
          <w:rFonts w:ascii="Courier New" w:hAnsi="Courier New"/>
          <w:b/>
        </w:rPr>
        <w:t>RegExp</w:t>
      </w:r>
      <w:r w:rsidRPr="00E77497">
        <w:rPr>
          <w:rFonts w:ascii="Arial" w:hAnsi="Arial"/>
        </w:rPr>
        <w:t xml:space="preserve"> constructor) that are allowed to throw </w:t>
      </w:r>
      <w:r w:rsidRPr="00E77497">
        <w:rPr>
          <w:rFonts w:ascii="Arial" w:hAnsi="Arial"/>
          <w:b/>
        </w:rPr>
        <w:t>SyntaxError</w:t>
      </w:r>
      <w:r w:rsidRPr="00E77497">
        <w:rPr>
          <w:rFonts w:ascii="Arial" w:hAnsi="Arial"/>
        </w:rPr>
        <w:t xml:space="preserve"> are permitted to exhibit implementation-defined behaviour instead of throwing </w:t>
      </w:r>
      <w:r w:rsidRPr="00E77497">
        <w:rPr>
          <w:rFonts w:ascii="Arial" w:hAnsi="Arial"/>
          <w:b/>
        </w:rPr>
        <w:t>SyntaxError</w:t>
      </w:r>
      <w:r w:rsidRPr="00E77497">
        <w:rPr>
          <w:rFonts w:ascii="Arial" w:hAnsi="Arial"/>
        </w:rPr>
        <w:t xml:space="preserve"> when they encounter an implementation-defined extension to the program syntax or regular expression pattern or flag syntax.</w:t>
      </w:r>
    </w:p>
    <w:p w14:paraId="589E7C2C" w14:textId="77777777" w:rsidR="004C02EF" w:rsidRPr="00E77497" w:rsidRDefault="004C02EF" w:rsidP="004C02EF">
      <w:pPr>
        <w:pStyle w:val="BulletNotlast"/>
        <w:numPr>
          <w:ilvl w:val="0"/>
          <w:numId w:val="23"/>
        </w:numPr>
        <w:tabs>
          <w:tab w:val="left" w:pos="1080"/>
        </w:tabs>
        <w:ind w:left="1080"/>
        <w:rPr>
          <w:rFonts w:ascii="Arial" w:hAnsi="Arial"/>
        </w:rPr>
      </w:pPr>
      <w:r w:rsidRPr="00E77497">
        <w:rPr>
          <w:rFonts w:ascii="Arial" w:hAnsi="Arial"/>
        </w:rPr>
        <w:t xml:space="preserve">An implementation may provide additional types, values, objects, properties, and functions beyond those described in this specification. This may cause constructs (such as looking up a variable in the global scope) to have implementation-defined behaviour instead of throwing an error (such as </w:t>
      </w:r>
      <w:r w:rsidRPr="00E77497">
        <w:rPr>
          <w:rFonts w:ascii="Arial" w:hAnsi="Arial"/>
          <w:b/>
        </w:rPr>
        <w:t>ReferenceError</w:t>
      </w:r>
      <w:r w:rsidRPr="00E77497">
        <w:rPr>
          <w:rFonts w:ascii="Arial" w:hAnsi="Arial"/>
        </w:rPr>
        <w:t>).</w:t>
      </w:r>
    </w:p>
    <w:p w14:paraId="530E93C7" w14:textId="77777777" w:rsidR="004C02EF" w:rsidRPr="00E77497" w:rsidRDefault="004C02EF" w:rsidP="004C02EF">
      <w:pPr>
        <w:pStyle w:val="BulletNotlast"/>
        <w:numPr>
          <w:ilvl w:val="0"/>
          <w:numId w:val="23"/>
        </w:numPr>
        <w:tabs>
          <w:tab w:val="left" w:pos="1080"/>
        </w:tabs>
        <w:ind w:left="1080"/>
        <w:rPr>
          <w:rFonts w:ascii="Arial" w:hAnsi="Arial"/>
        </w:rPr>
      </w:pPr>
      <w:r w:rsidRPr="00E77497">
        <w:rPr>
          <w:rFonts w:ascii="Arial" w:hAnsi="Arial"/>
        </w:rPr>
        <w:t xml:space="preserve">An implementation may define behaviour other than throwing </w:t>
      </w:r>
      <w:r w:rsidRPr="00E77497">
        <w:rPr>
          <w:rFonts w:ascii="Arial" w:hAnsi="Arial"/>
          <w:b/>
        </w:rPr>
        <w:t>RangeError</w:t>
      </w:r>
      <w:r w:rsidRPr="00E77497">
        <w:rPr>
          <w:rFonts w:ascii="Arial" w:hAnsi="Arial"/>
        </w:rPr>
        <w:t xml:space="preserve"> for </w:t>
      </w:r>
      <w:r w:rsidRPr="00E77497">
        <w:rPr>
          <w:rFonts w:ascii="Courier New" w:hAnsi="Courier New"/>
          <w:b/>
        </w:rPr>
        <w:t>toFixed</w:t>
      </w:r>
      <w:r w:rsidRPr="00E77497">
        <w:rPr>
          <w:rFonts w:ascii="Arial" w:hAnsi="Arial"/>
        </w:rPr>
        <w:t xml:space="preserve">, </w:t>
      </w:r>
      <w:r w:rsidRPr="00E77497">
        <w:rPr>
          <w:rFonts w:ascii="Courier New" w:hAnsi="Courier New"/>
          <w:b/>
        </w:rPr>
        <w:t>toExponential</w:t>
      </w:r>
      <w:r w:rsidRPr="00E77497">
        <w:rPr>
          <w:rFonts w:ascii="Arial" w:hAnsi="Arial"/>
        </w:rPr>
        <w:t xml:space="preserve">, and </w:t>
      </w:r>
      <w:r w:rsidRPr="00E77497">
        <w:rPr>
          <w:rFonts w:ascii="Courier New" w:hAnsi="Courier New"/>
          <w:b/>
        </w:rPr>
        <w:t>toPrecision</w:t>
      </w:r>
      <w:r w:rsidRPr="00E77497">
        <w:rPr>
          <w:rFonts w:ascii="Arial" w:hAnsi="Arial"/>
        </w:rPr>
        <w:t xml:space="preserve"> when the </w:t>
      </w:r>
      <w:r w:rsidRPr="00E77497">
        <w:rPr>
          <w:rStyle w:val="bnf"/>
        </w:rPr>
        <w:t>fractionDigits</w:t>
      </w:r>
      <w:r w:rsidRPr="00E77497">
        <w:rPr>
          <w:rFonts w:ascii="Arial" w:hAnsi="Arial"/>
        </w:rPr>
        <w:t xml:space="preserve"> or </w:t>
      </w:r>
      <w:r w:rsidRPr="00E77497">
        <w:rPr>
          <w:rStyle w:val="bnf"/>
        </w:rPr>
        <w:t>precision</w:t>
      </w:r>
      <w:r w:rsidRPr="00E77497">
        <w:rPr>
          <w:rFonts w:ascii="Arial" w:hAnsi="Arial"/>
        </w:rPr>
        <w:t xml:space="preserve"> argument is outside the specified range.</w:t>
      </w:r>
    </w:p>
    <w:p w14:paraId="7148136E" w14:textId="77777777" w:rsidR="00990F07" w:rsidRPr="00E77497" w:rsidRDefault="00990F07" w:rsidP="00990F07"/>
    <w:p w14:paraId="751E5081" w14:textId="77777777" w:rsidR="00787AF9" w:rsidRPr="00E77497" w:rsidRDefault="00787AF9" w:rsidP="00990F07">
      <w:r w:rsidRPr="00E77497">
        <w:br w:type="page"/>
      </w:r>
    </w:p>
    <w:p w14:paraId="27035449" w14:textId="77777777" w:rsidR="0026283E" w:rsidRPr="00E77497" w:rsidRDefault="0026283E" w:rsidP="0026283E">
      <w:pPr>
        <w:pStyle w:val="ANNEX"/>
      </w:pPr>
      <w:r w:rsidRPr="00E77497">
        <w:rPr>
          <w:b w:val="0"/>
        </w:rPr>
        <w:br/>
      </w:r>
      <w:bookmarkStart w:id="35217" w:name="_Toc336509682"/>
      <w:r w:rsidRPr="00E77497">
        <w:rPr>
          <w:b w:val="0"/>
        </w:rPr>
        <w:t>(</w:t>
      </w:r>
      <w:r w:rsidR="00990F07" w:rsidRPr="00E77497">
        <w:rPr>
          <w:b w:val="0"/>
        </w:rPr>
        <w:t>i</w:t>
      </w:r>
      <w:r w:rsidRPr="00E77497">
        <w:rPr>
          <w:b w:val="0"/>
        </w:rPr>
        <w:t>n</w:t>
      </w:r>
      <w:r w:rsidR="00990F07" w:rsidRPr="00E77497">
        <w:rPr>
          <w:b w:val="0"/>
        </w:rPr>
        <w:t>f</w:t>
      </w:r>
      <w:r w:rsidRPr="00E77497">
        <w:rPr>
          <w:b w:val="0"/>
        </w:rPr>
        <w:t>ormative)</w:t>
      </w:r>
      <w:r w:rsidRPr="00E77497">
        <w:rPr>
          <w:b w:val="0"/>
        </w:rPr>
        <w:fldChar w:fldCharType="begin"/>
      </w:r>
      <w:r w:rsidRPr="00E77497">
        <w:rPr>
          <w:b w:val="0"/>
        </w:rPr>
        <w:instrText xml:space="preserve">SEQ aaa \h </w:instrText>
      </w:r>
      <w:del w:id="35218" w:author="Rev 8 Allen Wirfs-Brock" w:date="2012-06-15T15:41:00Z">
        <w:r w:rsidRPr="00E77497">
          <w:rPr>
            <w:b w:val="0"/>
          </w:rPr>
          <w:fldChar w:fldCharType="end"/>
        </w:r>
      </w:del>
      <w:r w:rsidRPr="00E77497">
        <w:rPr>
          <w:b w:val="0"/>
        </w:rPr>
        <w:fldChar w:fldCharType="begin"/>
      </w:r>
      <w:r w:rsidRPr="00E77497">
        <w:rPr>
          <w:b w:val="0"/>
        </w:rPr>
        <w:instrText xml:space="preserve">SEQ table \r0\h </w:instrText>
      </w:r>
      <w:del w:id="35219" w:author="Rev 8 Allen Wirfs-Brock" w:date="2012-06-13T12:09:00Z">
        <w:r w:rsidRPr="00E77497">
          <w:rPr>
            <w:b w:val="0"/>
          </w:rPr>
          <w:fldChar w:fldCharType="end"/>
        </w:r>
      </w:del>
      <w:r w:rsidRPr="00E77497">
        <w:rPr>
          <w:b w:val="0"/>
        </w:rPr>
        <w:fldChar w:fldCharType="begin"/>
      </w:r>
      <w:r w:rsidRPr="00E77497">
        <w:rPr>
          <w:b w:val="0"/>
        </w:rPr>
        <w:instrText xml:space="preserve">SEQ figure \r0\h </w:instrText>
      </w:r>
      <w:del w:id="35220" w:author="Rev 8 Allen Wirfs-Brock" w:date="2012-06-15T15:41:00Z">
        <w:r w:rsidRPr="00E77497">
          <w:rPr>
            <w:b w:val="0"/>
          </w:rPr>
          <w:fldChar w:fldCharType="end"/>
        </w:r>
      </w:del>
      <w:r w:rsidRPr="00E77497">
        <w:br/>
      </w:r>
      <w:r w:rsidRPr="00E77497">
        <w:br/>
      </w:r>
      <w:r w:rsidR="00990F07" w:rsidRPr="00E77497">
        <w:t>Grammar Summary</w:t>
      </w:r>
      <w:bookmarkEnd w:id="35217"/>
    </w:p>
    <w:p w14:paraId="45C52BE4" w14:textId="77777777" w:rsidR="00E80769" w:rsidRPr="00E77497" w:rsidRDefault="00E80769" w:rsidP="00E80769">
      <w:pPr>
        <w:pStyle w:val="a2"/>
        <w:tabs>
          <w:tab w:val="clear" w:pos="500"/>
          <w:tab w:val="clear" w:pos="720"/>
          <w:tab w:val="left" w:pos="567"/>
        </w:tabs>
      </w:pPr>
      <w:bookmarkStart w:id="35221" w:name="_Toc472818972"/>
      <w:bookmarkStart w:id="35222" w:name="_Toc474641686"/>
      <w:bookmarkStart w:id="35223" w:name="_Toc235503554"/>
      <w:bookmarkStart w:id="35224" w:name="_Toc236208643"/>
      <w:bookmarkStart w:id="35225" w:name="_Toc241509329"/>
      <w:bookmarkStart w:id="35226" w:name="_Toc241557806"/>
      <w:bookmarkStart w:id="35227" w:name="_Toc244416816"/>
      <w:bookmarkStart w:id="35228" w:name="_Toc244657756"/>
      <w:bookmarkStart w:id="35229" w:name="_Toc246652496"/>
      <w:bookmarkStart w:id="35230" w:name="_Toc253562045"/>
      <w:bookmarkStart w:id="35231" w:name="_Toc268506061"/>
      <w:bookmarkStart w:id="35232" w:name="_Toc276631180"/>
      <w:bookmarkStart w:id="35233" w:name="_Toc277944224"/>
      <w:bookmarkStart w:id="35234" w:name="_Toc153968569"/>
      <w:bookmarkStart w:id="35235" w:name="_Toc336509683"/>
      <w:r w:rsidRPr="00E77497">
        <w:t>Lexical Grammar</w:t>
      </w:r>
      <w:bookmarkEnd w:id="35221"/>
      <w:bookmarkEnd w:id="35222"/>
      <w:bookmarkEnd w:id="35223"/>
      <w:bookmarkEnd w:id="35224"/>
      <w:bookmarkEnd w:id="35225"/>
      <w:bookmarkEnd w:id="35226"/>
      <w:bookmarkEnd w:id="35227"/>
      <w:bookmarkEnd w:id="35228"/>
      <w:bookmarkEnd w:id="35229"/>
      <w:bookmarkEnd w:id="35230"/>
      <w:bookmarkEnd w:id="35231"/>
      <w:bookmarkEnd w:id="35232"/>
      <w:bookmarkEnd w:id="35233"/>
      <w:bookmarkEnd w:id="35234"/>
      <w:bookmarkEnd w:id="35235"/>
    </w:p>
    <w:p w14:paraId="3831AC96" w14:textId="77777777" w:rsidR="00E80769" w:rsidRPr="00E77497" w:rsidRDefault="00E80769" w:rsidP="00E80769">
      <w:pPr>
        <w:pStyle w:val="SyntaxRule"/>
        <w:rPr>
          <w:rFonts w:ascii="Arial" w:hAnsi="Arial"/>
        </w:rPr>
      </w:pPr>
      <w:r w:rsidRPr="00E77497">
        <w:t xml:space="preserve">SourceCharacter </w:t>
      </w:r>
      <w:r w:rsidRPr="00E77497">
        <w:rPr>
          <w:rFonts w:ascii="Arial" w:hAnsi="Arial"/>
          <w:b/>
          <w:i w:val="0"/>
        </w:rPr>
        <w:t>::</w:t>
      </w:r>
      <w:r w:rsidRPr="00E77497">
        <w:tab/>
      </w:r>
      <w:r w:rsidRPr="00E77497">
        <w:rPr>
          <w:rFonts w:ascii="Arial" w:hAnsi="Arial"/>
        </w:rPr>
        <w:t>See clause 6</w:t>
      </w:r>
    </w:p>
    <w:p w14:paraId="64B6B967" w14:textId="77777777" w:rsidR="00E80769" w:rsidRPr="00E77497" w:rsidRDefault="00E80769" w:rsidP="00E80769">
      <w:pPr>
        <w:pStyle w:val="SyntaxDefinition"/>
        <w:rPr>
          <w:rFonts w:ascii="Arial" w:hAnsi="Arial" w:cs="Arial"/>
          <w:i w:val="0"/>
        </w:rPr>
      </w:pPr>
      <w:r w:rsidRPr="00E77497">
        <w:rPr>
          <w:rFonts w:ascii="Arial" w:hAnsi="Arial" w:cs="Arial"/>
          <w:i w:val="0"/>
        </w:rPr>
        <w:t>any Unicode code unit</w:t>
      </w:r>
    </w:p>
    <w:p w14:paraId="50F38620" w14:textId="77777777" w:rsidR="00E80769" w:rsidRPr="00E77497" w:rsidRDefault="00E80769" w:rsidP="00E80769">
      <w:pPr>
        <w:pStyle w:val="M0"/>
        <w:spacing w:after="0"/>
        <w:rPr>
          <w:sz w:val="16"/>
        </w:rPr>
      </w:pPr>
    </w:p>
    <w:p w14:paraId="296D4E12" w14:textId="77777777" w:rsidR="00E80769" w:rsidRPr="00E77497" w:rsidRDefault="00E80769" w:rsidP="00E80769">
      <w:pPr>
        <w:pStyle w:val="SyntaxRule"/>
      </w:pPr>
      <w:r w:rsidRPr="00E77497">
        <w:t xml:space="preserve">InputElementDiv </w:t>
      </w:r>
      <w:r w:rsidRPr="00E77497">
        <w:rPr>
          <w:rFonts w:ascii="Arial" w:hAnsi="Arial"/>
          <w:b/>
          <w:i w:val="0"/>
        </w:rPr>
        <w:t>::</w:t>
      </w:r>
      <w:r w:rsidRPr="00E77497">
        <w:rPr>
          <w:rFonts w:ascii="Arial" w:hAnsi="Arial"/>
        </w:rPr>
        <w:tab/>
        <w:t>See clause 7</w:t>
      </w:r>
    </w:p>
    <w:p w14:paraId="6158D736" w14:textId="77777777" w:rsidR="00E80769" w:rsidRPr="00E77497" w:rsidRDefault="00E80769" w:rsidP="00E80769">
      <w:pPr>
        <w:pStyle w:val="SyntaxDefinition"/>
      </w:pPr>
      <w:r w:rsidRPr="00E77497">
        <w:t>WhiteSpace</w:t>
      </w:r>
      <w:r w:rsidRPr="00E77497">
        <w:br/>
        <w:t>LineTerminator</w:t>
      </w:r>
      <w:r w:rsidRPr="00E77497">
        <w:br/>
        <w:t>Comment</w:t>
      </w:r>
      <w:r w:rsidRPr="00E77497">
        <w:br/>
        <w:t>Token</w:t>
      </w:r>
      <w:r w:rsidRPr="00E77497">
        <w:br/>
        <w:t>DivPunctuator</w:t>
      </w:r>
    </w:p>
    <w:p w14:paraId="2845282E" w14:textId="77777777" w:rsidR="00E80769" w:rsidRPr="00E77497" w:rsidRDefault="00E80769" w:rsidP="00E80769">
      <w:pPr>
        <w:pStyle w:val="M0"/>
        <w:spacing w:after="0"/>
        <w:rPr>
          <w:sz w:val="16"/>
        </w:rPr>
      </w:pPr>
    </w:p>
    <w:p w14:paraId="00234654" w14:textId="77777777" w:rsidR="00E80769" w:rsidRPr="00E77497" w:rsidRDefault="00E80769" w:rsidP="00E80769">
      <w:pPr>
        <w:pStyle w:val="SyntaxRule"/>
        <w:rPr>
          <w:rFonts w:ascii="Arial" w:hAnsi="Arial" w:cs="Arial"/>
        </w:rPr>
      </w:pPr>
      <w:r w:rsidRPr="00E77497">
        <w:t xml:space="preserve">InputElementRegExp </w:t>
      </w:r>
      <w:r w:rsidRPr="00E77497">
        <w:rPr>
          <w:rFonts w:ascii="Arial" w:hAnsi="Arial"/>
          <w:b/>
          <w:i w:val="0"/>
        </w:rPr>
        <w:t>::</w:t>
      </w:r>
      <w:r w:rsidRPr="00E77497">
        <w:tab/>
      </w:r>
      <w:r w:rsidRPr="00E77497">
        <w:rPr>
          <w:rFonts w:ascii="Arial" w:hAnsi="Arial" w:cs="Arial"/>
        </w:rPr>
        <w:t>See clause 7</w:t>
      </w:r>
    </w:p>
    <w:p w14:paraId="644DC148" w14:textId="77777777" w:rsidR="00E80769" w:rsidRPr="00E77497" w:rsidRDefault="00E80769" w:rsidP="00E80769">
      <w:pPr>
        <w:pStyle w:val="SyntaxDefinition"/>
      </w:pPr>
      <w:r w:rsidRPr="00E77497">
        <w:t>WhiteSpace</w:t>
      </w:r>
      <w:r w:rsidRPr="00E77497">
        <w:br/>
        <w:t>LineTerminator</w:t>
      </w:r>
      <w:r w:rsidRPr="00E77497">
        <w:br/>
        <w:t>Comment</w:t>
      </w:r>
      <w:r w:rsidRPr="00E77497">
        <w:br/>
        <w:t>Token</w:t>
      </w:r>
      <w:r w:rsidRPr="00E77497">
        <w:br/>
        <w:t>RegularExpressionLiteral</w:t>
      </w:r>
    </w:p>
    <w:p w14:paraId="15FCCCEA" w14:textId="77777777" w:rsidR="00E80769" w:rsidRPr="00E77497" w:rsidRDefault="00E80769" w:rsidP="00E80769">
      <w:pPr>
        <w:pStyle w:val="M0"/>
        <w:spacing w:after="0"/>
        <w:rPr>
          <w:sz w:val="16"/>
        </w:rPr>
      </w:pPr>
    </w:p>
    <w:p w14:paraId="1E4DE222" w14:textId="77777777" w:rsidR="00E80769" w:rsidRPr="00E77497" w:rsidRDefault="00E80769" w:rsidP="00E80769">
      <w:pPr>
        <w:pStyle w:val="SyntaxRule"/>
        <w:rPr>
          <w:rFonts w:ascii="Arial" w:hAnsi="Arial" w:cs="Arial"/>
        </w:rPr>
      </w:pPr>
      <w:r w:rsidRPr="00E77497">
        <w:t xml:space="preserve">WhiteSpace </w:t>
      </w:r>
      <w:r w:rsidRPr="00E77497">
        <w:rPr>
          <w:rFonts w:ascii="Arial" w:hAnsi="Arial"/>
          <w:b/>
          <w:i w:val="0"/>
        </w:rPr>
        <w:t>::</w:t>
      </w:r>
      <w:r w:rsidRPr="00E77497">
        <w:tab/>
      </w:r>
      <w:r w:rsidRPr="00E77497">
        <w:rPr>
          <w:rFonts w:ascii="Arial" w:hAnsi="Arial" w:cs="Arial"/>
        </w:rPr>
        <w:t>See 7.2</w:t>
      </w:r>
    </w:p>
    <w:p w14:paraId="2CE903E0" w14:textId="77777777" w:rsidR="00E80769" w:rsidRPr="00E77497" w:rsidRDefault="00E80769" w:rsidP="00E80769">
      <w:pPr>
        <w:pStyle w:val="SyntaxDefinition"/>
        <w:rPr>
          <w:i w:val="0"/>
        </w:rPr>
      </w:pPr>
      <w:r w:rsidRPr="00E77497">
        <w:rPr>
          <w:i w:val="0"/>
        </w:rPr>
        <w:t>&lt;TAB&gt;</w:t>
      </w:r>
      <w:r w:rsidRPr="00E77497">
        <w:rPr>
          <w:i w:val="0"/>
        </w:rPr>
        <w:br/>
        <w:t>&lt;VT&gt;</w:t>
      </w:r>
      <w:r w:rsidRPr="00E77497">
        <w:rPr>
          <w:i w:val="0"/>
        </w:rPr>
        <w:br/>
        <w:t>&lt;FF&gt;</w:t>
      </w:r>
      <w:r w:rsidRPr="00E77497">
        <w:rPr>
          <w:i w:val="0"/>
        </w:rPr>
        <w:br/>
        <w:t>&lt;SP&gt;</w:t>
      </w:r>
      <w:r w:rsidRPr="00E77497">
        <w:rPr>
          <w:i w:val="0"/>
        </w:rPr>
        <w:br/>
        <w:t>&lt;NBSP&gt;</w:t>
      </w:r>
      <w:r w:rsidRPr="00E77497">
        <w:rPr>
          <w:i w:val="0"/>
        </w:rPr>
        <w:br/>
        <w:t>&lt;BOM&gt;</w:t>
      </w:r>
      <w:r w:rsidRPr="00E77497">
        <w:rPr>
          <w:i w:val="0"/>
        </w:rPr>
        <w:br/>
        <w:t>&lt;USP&gt;</w:t>
      </w:r>
    </w:p>
    <w:p w14:paraId="024673D5" w14:textId="77777777" w:rsidR="00E80769" w:rsidRPr="00E77497" w:rsidRDefault="00E80769" w:rsidP="00E80769">
      <w:pPr>
        <w:pStyle w:val="M0"/>
        <w:spacing w:after="0"/>
        <w:rPr>
          <w:sz w:val="16"/>
        </w:rPr>
      </w:pPr>
    </w:p>
    <w:p w14:paraId="63D6627B" w14:textId="77777777" w:rsidR="00E80769" w:rsidRPr="00E77497" w:rsidRDefault="00E80769" w:rsidP="00E80769">
      <w:pPr>
        <w:pStyle w:val="SyntaxRule"/>
        <w:rPr>
          <w:rFonts w:ascii="Arial" w:hAnsi="Arial"/>
        </w:rPr>
      </w:pPr>
      <w:r w:rsidRPr="00E77497">
        <w:t xml:space="preserve">LineTerminator </w:t>
      </w:r>
      <w:r w:rsidRPr="00E77497">
        <w:rPr>
          <w:rFonts w:ascii="Arial" w:hAnsi="Arial"/>
          <w:b/>
          <w:i w:val="0"/>
        </w:rPr>
        <w:t>::</w:t>
      </w:r>
      <w:r w:rsidRPr="00E77497">
        <w:rPr>
          <w:rFonts w:ascii="Arial" w:hAnsi="Arial"/>
        </w:rPr>
        <w:tab/>
        <w:t>See 7.3</w:t>
      </w:r>
    </w:p>
    <w:p w14:paraId="328CFA0E" w14:textId="77777777" w:rsidR="00E80769" w:rsidRPr="00E77497" w:rsidRDefault="00E80769" w:rsidP="00E80769">
      <w:pPr>
        <w:pStyle w:val="SyntaxDefinition"/>
        <w:rPr>
          <w:i w:val="0"/>
        </w:rPr>
      </w:pPr>
      <w:r w:rsidRPr="00E77497">
        <w:rPr>
          <w:i w:val="0"/>
        </w:rPr>
        <w:t>&lt;LF&gt;</w:t>
      </w:r>
      <w:r w:rsidRPr="00E77497">
        <w:rPr>
          <w:i w:val="0"/>
        </w:rPr>
        <w:br/>
        <w:t>&lt;CR&gt;</w:t>
      </w:r>
      <w:r w:rsidRPr="00E77497">
        <w:rPr>
          <w:i w:val="0"/>
        </w:rPr>
        <w:br/>
        <w:t>&lt;LS&gt;</w:t>
      </w:r>
      <w:r w:rsidRPr="00E77497">
        <w:rPr>
          <w:i w:val="0"/>
        </w:rPr>
        <w:br/>
        <w:t>&lt;PS&gt;</w:t>
      </w:r>
    </w:p>
    <w:p w14:paraId="6561AEBF" w14:textId="77777777" w:rsidR="00E80769" w:rsidRPr="00E77497" w:rsidRDefault="00E80769" w:rsidP="00E80769">
      <w:pPr>
        <w:pStyle w:val="M0"/>
        <w:spacing w:after="0"/>
        <w:rPr>
          <w:sz w:val="16"/>
        </w:rPr>
      </w:pPr>
    </w:p>
    <w:p w14:paraId="6F79B00C" w14:textId="77777777" w:rsidR="00E80769" w:rsidRPr="00E77497" w:rsidRDefault="00E80769" w:rsidP="00E80769">
      <w:pPr>
        <w:pStyle w:val="SyntaxRule"/>
        <w:rPr>
          <w:rFonts w:ascii="Arial" w:hAnsi="Arial"/>
        </w:rPr>
      </w:pPr>
      <w:r w:rsidRPr="00E77497">
        <w:t xml:space="preserve">LineTerminatorSequence </w:t>
      </w:r>
      <w:r w:rsidRPr="00E77497">
        <w:rPr>
          <w:rFonts w:ascii="Arial" w:hAnsi="Arial"/>
          <w:b/>
          <w:i w:val="0"/>
        </w:rPr>
        <w:t>::</w:t>
      </w:r>
      <w:r w:rsidRPr="00E77497">
        <w:rPr>
          <w:rFonts w:ascii="Arial" w:hAnsi="Arial"/>
          <w:b/>
        </w:rPr>
        <w:tab/>
      </w:r>
      <w:r w:rsidRPr="00E77497">
        <w:rPr>
          <w:rFonts w:ascii="Arial" w:hAnsi="Arial"/>
        </w:rPr>
        <w:t>See 7.3</w:t>
      </w:r>
    </w:p>
    <w:p w14:paraId="2A63B452" w14:textId="77777777" w:rsidR="00E80769" w:rsidRPr="00E77497" w:rsidRDefault="00E80769" w:rsidP="00E80769">
      <w:pPr>
        <w:pStyle w:val="SyntaxDefinition"/>
        <w:rPr>
          <w:i w:val="0"/>
        </w:rPr>
      </w:pPr>
      <w:r w:rsidRPr="00E77497">
        <w:rPr>
          <w:i w:val="0"/>
        </w:rPr>
        <w:t>&lt;LF&gt;</w:t>
      </w:r>
      <w:r w:rsidRPr="00E77497">
        <w:rPr>
          <w:i w:val="0"/>
        </w:rPr>
        <w:br/>
        <w:t xml:space="preserve">&lt;CR&gt;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i w:val="0"/>
          <w:sz w:val="16"/>
        </w:rPr>
        <w:t xml:space="preserve"> </w:t>
      </w:r>
      <w:r w:rsidRPr="00E77497">
        <w:rPr>
          <w:i w:val="0"/>
          <w:sz w:val="16"/>
        </w:rPr>
        <w:t>&lt;LF&gt;</w:t>
      </w:r>
      <w:r w:rsidRPr="00E77497">
        <w:rPr>
          <w:i w:val="0"/>
        </w:rPr>
        <w:t xml:space="preserve"> </w:t>
      </w:r>
      <w:r w:rsidRPr="00E77497">
        <w:rPr>
          <w:rFonts w:ascii="Arial" w:hAnsi="Arial"/>
          <w:i w:val="0"/>
          <w:sz w:val="16"/>
        </w:rPr>
        <w:t>]</w:t>
      </w:r>
      <w:r w:rsidRPr="00E77497">
        <w:rPr>
          <w:i w:val="0"/>
        </w:rPr>
        <w:br/>
        <w:t>&lt;LS&gt;</w:t>
      </w:r>
      <w:r w:rsidRPr="00E77497">
        <w:rPr>
          <w:i w:val="0"/>
        </w:rPr>
        <w:br/>
        <w:t>&lt;PS&gt;</w:t>
      </w:r>
      <w:r w:rsidRPr="00E77497">
        <w:rPr>
          <w:i w:val="0"/>
        </w:rPr>
        <w:br/>
        <w:t>&lt;CR&gt; &lt;LF&gt;</w:t>
      </w:r>
    </w:p>
    <w:p w14:paraId="4E098049" w14:textId="77777777" w:rsidR="00E80769" w:rsidRPr="00E77497" w:rsidRDefault="00E80769" w:rsidP="00E80769">
      <w:pPr>
        <w:pStyle w:val="M0"/>
        <w:spacing w:after="0"/>
        <w:rPr>
          <w:sz w:val="16"/>
        </w:rPr>
      </w:pPr>
    </w:p>
    <w:p w14:paraId="5D8B49D5" w14:textId="77777777" w:rsidR="00E80769" w:rsidRPr="00E77497" w:rsidRDefault="00E80769" w:rsidP="00E80769">
      <w:pPr>
        <w:pStyle w:val="SyntaxRule"/>
      </w:pPr>
      <w:r w:rsidRPr="00E77497">
        <w:t xml:space="preserve">Comment </w:t>
      </w:r>
      <w:r w:rsidRPr="00E77497">
        <w:rPr>
          <w:rFonts w:ascii="Arial" w:hAnsi="Arial"/>
          <w:b/>
          <w:i w:val="0"/>
        </w:rPr>
        <w:t>::</w:t>
      </w:r>
      <w:r w:rsidRPr="00E77497">
        <w:tab/>
      </w:r>
      <w:r w:rsidRPr="00E77497">
        <w:rPr>
          <w:rFonts w:ascii="Arial" w:hAnsi="Arial" w:cs="Arial"/>
        </w:rPr>
        <w:t>See 7.4</w:t>
      </w:r>
    </w:p>
    <w:p w14:paraId="439C5E00" w14:textId="77777777" w:rsidR="00E80769" w:rsidRPr="00E77497" w:rsidRDefault="00E80769" w:rsidP="00E80769">
      <w:pPr>
        <w:pStyle w:val="SyntaxDefinition"/>
      </w:pPr>
      <w:r w:rsidRPr="00E77497">
        <w:t>MultiLineComment</w:t>
      </w:r>
      <w:r w:rsidRPr="00E77497">
        <w:br/>
        <w:t>SingleLineComment</w:t>
      </w:r>
    </w:p>
    <w:p w14:paraId="60CEF5DF" w14:textId="77777777" w:rsidR="00E80769" w:rsidRPr="00E77497" w:rsidRDefault="00E80769" w:rsidP="00E80769">
      <w:pPr>
        <w:pStyle w:val="M0"/>
        <w:spacing w:after="0"/>
        <w:rPr>
          <w:sz w:val="16"/>
        </w:rPr>
      </w:pPr>
    </w:p>
    <w:p w14:paraId="7EBB5DF9" w14:textId="77777777" w:rsidR="00E80769" w:rsidRPr="00E77497" w:rsidRDefault="00E80769" w:rsidP="00E80769">
      <w:pPr>
        <w:pStyle w:val="SyntaxRule"/>
        <w:rPr>
          <w:rFonts w:ascii="Arial" w:hAnsi="Arial"/>
        </w:rPr>
      </w:pPr>
      <w:r w:rsidRPr="00E77497">
        <w:t xml:space="preserve">MultiLineComment </w:t>
      </w:r>
      <w:r w:rsidRPr="00E77497">
        <w:rPr>
          <w:rFonts w:ascii="Arial" w:hAnsi="Arial"/>
          <w:b/>
          <w:i w:val="0"/>
        </w:rPr>
        <w:t>::</w:t>
      </w:r>
      <w:r w:rsidRPr="00E77497">
        <w:rPr>
          <w:rFonts w:ascii="Arial" w:hAnsi="Arial"/>
        </w:rPr>
        <w:tab/>
        <w:t>See 7.4</w:t>
      </w:r>
    </w:p>
    <w:p w14:paraId="75112439" w14:textId="77777777" w:rsidR="00E80769" w:rsidRPr="00E77497" w:rsidRDefault="00E80769" w:rsidP="00E80769">
      <w:pPr>
        <w:pStyle w:val="SyntaxDefinition"/>
      </w:pPr>
      <w:r w:rsidRPr="00E77497">
        <w:rPr>
          <w:rFonts w:ascii="Courier New" w:hAnsi="Courier New"/>
          <w:b/>
          <w:i w:val="0"/>
        </w:rPr>
        <w:t>/*</w:t>
      </w:r>
      <w:r w:rsidRPr="00E77497">
        <w:t xml:space="preserve"> MultiLineCommentChars</w:t>
      </w:r>
      <w:r w:rsidRPr="00E77497">
        <w:rPr>
          <w:rFonts w:ascii="Arial" w:hAnsi="Arial"/>
          <w:i w:val="0"/>
          <w:vertAlign w:val="subscript"/>
        </w:rPr>
        <w:t>opt</w:t>
      </w:r>
      <w:r w:rsidRPr="00E77497">
        <w:t xml:space="preserve"> </w:t>
      </w:r>
      <w:r w:rsidRPr="00E77497">
        <w:rPr>
          <w:rFonts w:ascii="Courier New" w:hAnsi="Courier New"/>
          <w:b/>
          <w:i w:val="0"/>
        </w:rPr>
        <w:t>*/</w:t>
      </w:r>
    </w:p>
    <w:p w14:paraId="2DA787D5" w14:textId="77777777" w:rsidR="00E80769" w:rsidRPr="00E77497" w:rsidRDefault="00E80769" w:rsidP="00E80769">
      <w:pPr>
        <w:pStyle w:val="M0"/>
        <w:spacing w:after="0"/>
        <w:rPr>
          <w:sz w:val="16"/>
        </w:rPr>
      </w:pPr>
    </w:p>
    <w:p w14:paraId="0F12CA3A" w14:textId="77777777" w:rsidR="00E80769" w:rsidRPr="00E77497" w:rsidRDefault="00E80769" w:rsidP="00E80769">
      <w:pPr>
        <w:pStyle w:val="SyntaxRule"/>
        <w:rPr>
          <w:rFonts w:ascii="Arial" w:hAnsi="Arial"/>
        </w:rPr>
      </w:pPr>
      <w:r w:rsidRPr="00E77497">
        <w:t xml:space="preserve">MultiLineCommentChars </w:t>
      </w:r>
      <w:r w:rsidRPr="00E77497">
        <w:rPr>
          <w:rFonts w:ascii="Arial" w:hAnsi="Arial"/>
          <w:b/>
          <w:i w:val="0"/>
        </w:rPr>
        <w:t>::</w:t>
      </w:r>
      <w:r w:rsidRPr="00E77497">
        <w:rPr>
          <w:rFonts w:ascii="Arial" w:hAnsi="Arial"/>
        </w:rPr>
        <w:tab/>
        <w:t>See 7.4</w:t>
      </w:r>
    </w:p>
    <w:p w14:paraId="5EE4D05C" w14:textId="77777777" w:rsidR="00E80769" w:rsidRPr="00E77497" w:rsidRDefault="00E80769" w:rsidP="00E80769">
      <w:pPr>
        <w:pStyle w:val="SyntaxDefinition"/>
      </w:pPr>
      <w:r w:rsidRPr="00E77497">
        <w:t>MultiLineNotAsteriskChar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0B1A4998" w14:textId="77777777" w:rsidR="00E80769" w:rsidRPr="00E77497" w:rsidRDefault="00E80769" w:rsidP="00E80769">
      <w:pPr>
        <w:pStyle w:val="M0"/>
        <w:spacing w:after="0"/>
        <w:rPr>
          <w:sz w:val="16"/>
        </w:rPr>
      </w:pPr>
    </w:p>
    <w:p w14:paraId="0A85FC7A" w14:textId="77777777" w:rsidR="00E80769" w:rsidRPr="00E77497" w:rsidRDefault="00E80769" w:rsidP="00E80769">
      <w:pPr>
        <w:pStyle w:val="SyntaxRule"/>
        <w:rPr>
          <w:rFonts w:ascii="Arial" w:hAnsi="Arial"/>
        </w:rPr>
      </w:pPr>
      <w:r w:rsidRPr="00E77497">
        <w:t xml:space="preserve">PostAsteriskCommentChars </w:t>
      </w:r>
      <w:r w:rsidRPr="00E77497">
        <w:rPr>
          <w:rFonts w:ascii="Arial" w:hAnsi="Arial"/>
          <w:b/>
          <w:i w:val="0"/>
        </w:rPr>
        <w:t>::</w:t>
      </w:r>
      <w:r w:rsidRPr="00E77497">
        <w:rPr>
          <w:rFonts w:ascii="Arial" w:hAnsi="Arial"/>
        </w:rPr>
        <w:tab/>
        <w:t>See 7.4</w:t>
      </w:r>
    </w:p>
    <w:p w14:paraId="513386E5" w14:textId="77777777" w:rsidR="00E80769" w:rsidRPr="00E77497" w:rsidRDefault="00E80769" w:rsidP="00E80769">
      <w:pPr>
        <w:pStyle w:val="SyntaxDefinition"/>
        <w:rPr>
          <w:vertAlign w:val="subscript"/>
        </w:rPr>
      </w:pPr>
      <w:r w:rsidRPr="00E77497">
        <w:t>MultiLineNotForwardSlashOrAsteriskChar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14:paraId="40CAF055" w14:textId="77777777" w:rsidR="00E80769" w:rsidRPr="00E77497" w:rsidRDefault="00E80769" w:rsidP="00E80769">
      <w:pPr>
        <w:pStyle w:val="M0"/>
        <w:spacing w:after="0"/>
        <w:rPr>
          <w:sz w:val="16"/>
        </w:rPr>
      </w:pPr>
    </w:p>
    <w:p w14:paraId="4472D15C" w14:textId="77777777" w:rsidR="00E80769" w:rsidRPr="00E77497" w:rsidRDefault="00E80769" w:rsidP="00E80769">
      <w:pPr>
        <w:pStyle w:val="SyntaxRule"/>
        <w:rPr>
          <w:rFonts w:ascii="Arial" w:hAnsi="Arial"/>
        </w:rPr>
      </w:pPr>
      <w:r w:rsidRPr="00E77497">
        <w:t xml:space="preserve">MultiLineNotAsteriskChar </w:t>
      </w:r>
      <w:r w:rsidRPr="00E77497">
        <w:rPr>
          <w:rFonts w:ascii="Arial" w:hAnsi="Arial"/>
          <w:b/>
          <w:i w:val="0"/>
        </w:rPr>
        <w:t>::</w:t>
      </w:r>
      <w:r w:rsidRPr="00E77497">
        <w:rPr>
          <w:rFonts w:ascii="Arial" w:hAnsi="Arial"/>
        </w:rPr>
        <w:tab/>
        <w:t>See 7.4</w:t>
      </w:r>
    </w:p>
    <w:p w14:paraId="03D68028" w14:textId="77777777" w:rsidR="00E80769" w:rsidRPr="00E77497" w:rsidRDefault="00E80769" w:rsidP="00E80769">
      <w:pPr>
        <w:pStyle w:val="SyntaxDefinition"/>
      </w:pPr>
      <w:r w:rsidRPr="00E77497">
        <w:t xml:space="preserve">SourceCharacter </w:t>
      </w:r>
      <w:r w:rsidRPr="00E77497">
        <w:rPr>
          <w:rFonts w:ascii="Arial" w:hAnsi="Arial"/>
          <w:b/>
          <w:i w:val="0"/>
        </w:rPr>
        <w:t>but not</w:t>
      </w:r>
      <w:r w:rsidRPr="00E77497">
        <w:t xml:space="preserve"> </w:t>
      </w:r>
      <w:r w:rsidRPr="00E77497">
        <w:rPr>
          <w:rFonts w:ascii="Courier New" w:hAnsi="Courier New"/>
          <w:b/>
          <w:i w:val="0"/>
        </w:rPr>
        <w:t>*</w:t>
      </w:r>
    </w:p>
    <w:p w14:paraId="56FF27D1" w14:textId="77777777" w:rsidR="00E80769" w:rsidRPr="00E77497" w:rsidRDefault="00E80769" w:rsidP="00E80769">
      <w:pPr>
        <w:pStyle w:val="M0"/>
        <w:spacing w:after="0"/>
        <w:rPr>
          <w:sz w:val="16"/>
        </w:rPr>
      </w:pPr>
    </w:p>
    <w:p w14:paraId="15A759FD" w14:textId="77777777" w:rsidR="00E80769" w:rsidRPr="00E77497" w:rsidRDefault="00E80769" w:rsidP="00E80769">
      <w:pPr>
        <w:pStyle w:val="SyntaxRule"/>
        <w:rPr>
          <w:rFonts w:ascii="Arial" w:hAnsi="Arial"/>
        </w:rPr>
      </w:pPr>
      <w:r w:rsidRPr="00E77497">
        <w:t xml:space="preserve">MultiLineNotForwardSlashOrAsteriskChar </w:t>
      </w:r>
      <w:r w:rsidRPr="00E77497">
        <w:rPr>
          <w:rFonts w:ascii="Arial" w:hAnsi="Arial"/>
          <w:b/>
          <w:i w:val="0"/>
        </w:rPr>
        <w:t>::</w:t>
      </w:r>
      <w:r w:rsidRPr="00E77497">
        <w:rPr>
          <w:rFonts w:ascii="Arial" w:hAnsi="Arial"/>
        </w:rPr>
        <w:tab/>
        <w:t>See 7.4</w:t>
      </w:r>
    </w:p>
    <w:p w14:paraId="50340950" w14:textId="77777777"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t xml:space="preserve"> </w:t>
      </w:r>
      <w:r w:rsidRPr="00E77497">
        <w:rPr>
          <w:rFonts w:ascii="Courier New" w:hAnsi="Courier New"/>
          <w:b/>
          <w:i w:val="0"/>
        </w:rPr>
        <w:t>*</w:t>
      </w:r>
    </w:p>
    <w:p w14:paraId="77562A0F" w14:textId="77777777" w:rsidR="00E80769" w:rsidRPr="00E77497" w:rsidRDefault="00E80769" w:rsidP="00E80769">
      <w:pPr>
        <w:pStyle w:val="M0"/>
        <w:spacing w:after="0"/>
        <w:rPr>
          <w:sz w:val="16"/>
        </w:rPr>
      </w:pPr>
    </w:p>
    <w:p w14:paraId="3F988626" w14:textId="77777777" w:rsidR="00E80769" w:rsidRPr="00E77497" w:rsidRDefault="00E80769" w:rsidP="00E80769">
      <w:pPr>
        <w:pStyle w:val="SyntaxRule"/>
        <w:rPr>
          <w:rFonts w:ascii="Arial" w:hAnsi="Arial"/>
        </w:rPr>
      </w:pPr>
      <w:r w:rsidRPr="00E77497">
        <w:t xml:space="preserve">SingleLineComment </w:t>
      </w:r>
      <w:r w:rsidRPr="00E77497">
        <w:rPr>
          <w:rFonts w:ascii="Arial" w:hAnsi="Arial"/>
          <w:b/>
          <w:i w:val="0"/>
        </w:rPr>
        <w:t>::</w:t>
      </w:r>
      <w:r w:rsidRPr="00E77497">
        <w:rPr>
          <w:rFonts w:ascii="Arial" w:hAnsi="Arial"/>
        </w:rPr>
        <w:tab/>
        <w:t>See 7.4</w:t>
      </w:r>
    </w:p>
    <w:p w14:paraId="595F2DA7" w14:textId="77777777" w:rsidR="00E80769" w:rsidRPr="00E77497" w:rsidRDefault="00E80769" w:rsidP="00E80769">
      <w:pPr>
        <w:pStyle w:val="SyntaxDefinition"/>
      </w:pPr>
      <w:r w:rsidRPr="00E77497">
        <w:rPr>
          <w:rFonts w:ascii="Courier New" w:hAnsi="Courier New"/>
          <w:b/>
          <w:i w:val="0"/>
        </w:rPr>
        <w:t>//</w:t>
      </w:r>
      <w:r w:rsidRPr="00E77497">
        <w:t xml:space="preserve"> SingleLineCommentChars</w:t>
      </w:r>
      <w:r w:rsidRPr="00E77497">
        <w:rPr>
          <w:rFonts w:ascii="Arial" w:hAnsi="Arial"/>
          <w:i w:val="0"/>
          <w:vertAlign w:val="subscript"/>
        </w:rPr>
        <w:t>opt</w:t>
      </w:r>
    </w:p>
    <w:p w14:paraId="3367554E" w14:textId="77777777" w:rsidR="00E80769" w:rsidRPr="00E77497" w:rsidRDefault="00E80769" w:rsidP="00E80769">
      <w:pPr>
        <w:pStyle w:val="M0"/>
        <w:spacing w:after="0"/>
        <w:rPr>
          <w:sz w:val="16"/>
        </w:rPr>
      </w:pPr>
    </w:p>
    <w:p w14:paraId="1E4071EC" w14:textId="77777777" w:rsidR="00E80769" w:rsidRPr="00E77497" w:rsidRDefault="00E80769" w:rsidP="00E80769">
      <w:pPr>
        <w:pStyle w:val="SyntaxRule"/>
        <w:rPr>
          <w:rFonts w:ascii="Arial" w:hAnsi="Arial"/>
        </w:rPr>
      </w:pPr>
      <w:r w:rsidRPr="00E77497">
        <w:t xml:space="preserve">SingleLineCommentChars </w:t>
      </w:r>
      <w:r w:rsidRPr="00E77497">
        <w:rPr>
          <w:rFonts w:ascii="Arial" w:hAnsi="Arial"/>
          <w:b/>
          <w:i w:val="0"/>
        </w:rPr>
        <w:t>::</w:t>
      </w:r>
      <w:r w:rsidRPr="00E77497">
        <w:rPr>
          <w:rFonts w:ascii="Arial" w:hAnsi="Arial"/>
        </w:rPr>
        <w:tab/>
        <w:t>See 7.4</w:t>
      </w:r>
    </w:p>
    <w:p w14:paraId="295F2362" w14:textId="77777777" w:rsidR="00E80769" w:rsidRPr="00E77497" w:rsidRDefault="00E80769" w:rsidP="00E80769">
      <w:pPr>
        <w:pStyle w:val="SyntaxDefinition"/>
        <w:rPr>
          <w:vertAlign w:val="subscript"/>
        </w:rPr>
      </w:pPr>
      <w:r w:rsidRPr="00E77497">
        <w:t>SingleLineCommentChar SingleLineCommentChars</w:t>
      </w:r>
      <w:r w:rsidRPr="00E77497">
        <w:rPr>
          <w:rFonts w:ascii="Arial" w:hAnsi="Arial"/>
          <w:i w:val="0"/>
          <w:vertAlign w:val="subscript"/>
        </w:rPr>
        <w:t>opt</w:t>
      </w:r>
    </w:p>
    <w:p w14:paraId="41DD265E" w14:textId="77777777" w:rsidR="00E80769" w:rsidRPr="00E77497" w:rsidRDefault="00E80769" w:rsidP="00E80769">
      <w:pPr>
        <w:pStyle w:val="M0"/>
        <w:spacing w:after="0"/>
        <w:rPr>
          <w:sz w:val="16"/>
        </w:rPr>
      </w:pPr>
    </w:p>
    <w:p w14:paraId="5C15ADBA" w14:textId="77777777" w:rsidR="00E80769" w:rsidRPr="00E77497" w:rsidRDefault="00E80769" w:rsidP="00E80769">
      <w:pPr>
        <w:pStyle w:val="SyntaxRule"/>
        <w:rPr>
          <w:rFonts w:ascii="Arial" w:hAnsi="Arial"/>
        </w:rPr>
      </w:pPr>
      <w:r w:rsidRPr="00E77497">
        <w:t xml:space="preserve">SingleLineCommentChar </w:t>
      </w:r>
      <w:r w:rsidRPr="00E77497">
        <w:rPr>
          <w:rFonts w:ascii="Arial" w:hAnsi="Arial"/>
          <w:b/>
          <w:i w:val="0"/>
        </w:rPr>
        <w:t>::</w:t>
      </w:r>
      <w:r w:rsidRPr="00E77497">
        <w:rPr>
          <w:rFonts w:ascii="Arial" w:hAnsi="Arial"/>
        </w:rPr>
        <w:tab/>
        <w:t>See 7.4</w:t>
      </w:r>
    </w:p>
    <w:p w14:paraId="46B6A0A5" w14:textId="77777777" w:rsidR="00E80769" w:rsidRPr="00E77497" w:rsidRDefault="00E80769" w:rsidP="00E80769">
      <w:pPr>
        <w:pStyle w:val="SyntaxDefinition"/>
      </w:pPr>
      <w:r w:rsidRPr="00E77497">
        <w:t>SourceCharacter</w:t>
      </w:r>
      <w:r w:rsidRPr="00E77497">
        <w:rPr>
          <w:rFonts w:ascii="Arial" w:hAnsi="Arial"/>
          <w:b/>
        </w:rPr>
        <w:t xml:space="preserve"> </w:t>
      </w:r>
      <w:r w:rsidRPr="00E77497">
        <w:rPr>
          <w:rFonts w:ascii="Arial" w:hAnsi="Arial"/>
          <w:b/>
          <w:i w:val="0"/>
        </w:rPr>
        <w:t>but not</w:t>
      </w:r>
      <w:r w:rsidRPr="00E77497">
        <w:rPr>
          <w:rFonts w:ascii="Arial" w:hAnsi="Arial"/>
          <w:b/>
        </w:rPr>
        <w:t xml:space="preserve"> </w:t>
      </w:r>
      <w:r w:rsidRPr="00E77497">
        <w:t>LineTerminator</w:t>
      </w:r>
    </w:p>
    <w:p w14:paraId="673DBF3E" w14:textId="77777777" w:rsidR="00E80769" w:rsidRPr="00E77497" w:rsidRDefault="00E80769" w:rsidP="00E80769">
      <w:pPr>
        <w:pStyle w:val="M0"/>
        <w:spacing w:after="0"/>
        <w:rPr>
          <w:sz w:val="16"/>
        </w:rPr>
      </w:pPr>
    </w:p>
    <w:p w14:paraId="46DE9D8B" w14:textId="77777777" w:rsidR="00E80769" w:rsidRPr="00E77497" w:rsidRDefault="00E80769" w:rsidP="00E80769">
      <w:pPr>
        <w:pStyle w:val="SyntaxRule"/>
      </w:pPr>
      <w:r w:rsidRPr="00E77497">
        <w:t xml:space="preserve">Token </w:t>
      </w:r>
      <w:r w:rsidRPr="00E77497">
        <w:rPr>
          <w:rFonts w:ascii="Arial" w:hAnsi="Arial"/>
          <w:b/>
          <w:i w:val="0"/>
        </w:rPr>
        <w:t>::</w:t>
      </w:r>
      <w:r w:rsidRPr="00E77497">
        <w:tab/>
      </w:r>
      <w:r w:rsidRPr="00E77497">
        <w:rPr>
          <w:rFonts w:ascii="Arial" w:hAnsi="Arial"/>
        </w:rPr>
        <w:t>See 7.5</w:t>
      </w:r>
    </w:p>
    <w:p w14:paraId="654EA62D" w14:textId="77777777" w:rsidR="00E80769" w:rsidRPr="00E77497" w:rsidRDefault="00E80769" w:rsidP="00E80769">
      <w:pPr>
        <w:pStyle w:val="SyntaxDefinition"/>
      </w:pPr>
      <w:r w:rsidRPr="00E77497">
        <w:t>IdentifierName</w:t>
      </w:r>
      <w:r w:rsidRPr="00E77497">
        <w:br/>
        <w:t>Punctuator</w:t>
      </w:r>
      <w:r w:rsidRPr="00E77497">
        <w:br/>
        <w:t>NumericLiteral</w:t>
      </w:r>
      <w:r w:rsidRPr="00E77497">
        <w:br/>
        <w:t>StringLiteral</w:t>
      </w:r>
    </w:p>
    <w:p w14:paraId="1549ED88" w14:textId="77777777" w:rsidR="00E80769" w:rsidRPr="00E77497" w:rsidRDefault="00E80769" w:rsidP="00E80769">
      <w:pPr>
        <w:pStyle w:val="M0"/>
        <w:spacing w:after="0"/>
        <w:rPr>
          <w:sz w:val="16"/>
        </w:rPr>
      </w:pPr>
    </w:p>
    <w:p w14:paraId="502A446F" w14:textId="77777777" w:rsidR="00E80769" w:rsidRPr="00E77497" w:rsidRDefault="00E80769" w:rsidP="00E80769">
      <w:pPr>
        <w:pStyle w:val="SyntaxRule"/>
        <w:rPr>
          <w:rFonts w:ascii="Arial" w:hAnsi="Arial"/>
        </w:rPr>
      </w:pPr>
      <w:r w:rsidRPr="00E77497">
        <w:t xml:space="preserve">Identifier </w:t>
      </w:r>
      <w:r w:rsidRPr="00E77497">
        <w:rPr>
          <w:rFonts w:ascii="Arial" w:hAnsi="Arial"/>
          <w:b/>
          <w:i w:val="0"/>
        </w:rPr>
        <w:t>::</w:t>
      </w:r>
      <w:r w:rsidRPr="00E77497">
        <w:rPr>
          <w:rFonts w:ascii="Arial" w:hAnsi="Arial"/>
        </w:rPr>
        <w:tab/>
        <w:t>See 7.6</w:t>
      </w:r>
    </w:p>
    <w:p w14:paraId="009041DA" w14:textId="77777777" w:rsidR="00E80769" w:rsidRPr="00E77497" w:rsidRDefault="00E80769" w:rsidP="00E80769">
      <w:pPr>
        <w:pStyle w:val="SyntaxDefinition"/>
      </w:pPr>
      <w:r w:rsidRPr="00E77497">
        <w:t xml:space="preserve">IdentifierName </w:t>
      </w:r>
      <w:r w:rsidRPr="00E77497">
        <w:rPr>
          <w:rFonts w:ascii="Arial" w:hAnsi="Arial"/>
          <w:b/>
          <w:i w:val="0"/>
        </w:rPr>
        <w:t>but not</w:t>
      </w:r>
      <w:r w:rsidRPr="00E77497">
        <w:t xml:space="preserve"> ReservedWord</w:t>
      </w:r>
    </w:p>
    <w:p w14:paraId="393AEE69" w14:textId="77777777" w:rsidR="00E80769" w:rsidRPr="00E77497" w:rsidRDefault="00E80769" w:rsidP="00E80769">
      <w:pPr>
        <w:pStyle w:val="M0"/>
        <w:spacing w:after="0"/>
        <w:rPr>
          <w:sz w:val="16"/>
        </w:rPr>
      </w:pPr>
    </w:p>
    <w:p w14:paraId="24D8FE0D" w14:textId="77777777" w:rsidR="00E80769" w:rsidRPr="00E77497" w:rsidRDefault="00E80769" w:rsidP="00E80769">
      <w:pPr>
        <w:pStyle w:val="SyntaxRule"/>
        <w:rPr>
          <w:rFonts w:ascii="Arial" w:hAnsi="Arial"/>
        </w:rPr>
      </w:pPr>
      <w:r w:rsidRPr="00E77497">
        <w:t xml:space="preserve">IdentifierName </w:t>
      </w:r>
      <w:r w:rsidRPr="00E77497">
        <w:rPr>
          <w:rFonts w:ascii="Arial" w:hAnsi="Arial"/>
          <w:b/>
          <w:i w:val="0"/>
        </w:rPr>
        <w:t>::</w:t>
      </w:r>
      <w:r w:rsidRPr="00E77497">
        <w:rPr>
          <w:rFonts w:ascii="Arial" w:hAnsi="Arial"/>
        </w:rPr>
        <w:tab/>
        <w:t>See 7.6</w:t>
      </w:r>
    </w:p>
    <w:p w14:paraId="3396F7BD" w14:textId="77777777" w:rsidR="00E80769" w:rsidRPr="00E77497" w:rsidRDefault="00E80769" w:rsidP="00E80769">
      <w:pPr>
        <w:pStyle w:val="SyntaxDefinition"/>
      </w:pPr>
      <w:r w:rsidRPr="00E77497">
        <w:t>IdentifierStart</w:t>
      </w:r>
      <w:r w:rsidRPr="00E77497">
        <w:br/>
        <w:t>IdentifierName IdentifierPart</w:t>
      </w:r>
    </w:p>
    <w:p w14:paraId="41AADE49" w14:textId="77777777" w:rsidR="00E80769" w:rsidRPr="00E77497" w:rsidRDefault="00E80769" w:rsidP="00E80769">
      <w:pPr>
        <w:pStyle w:val="M0"/>
        <w:spacing w:after="0"/>
        <w:rPr>
          <w:sz w:val="16"/>
        </w:rPr>
      </w:pPr>
    </w:p>
    <w:p w14:paraId="531E5B14" w14:textId="77777777" w:rsidR="00E80769" w:rsidRPr="00E77497" w:rsidRDefault="00E80769" w:rsidP="00E80769">
      <w:pPr>
        <w:pStyle w:val="SyntaxRule"/>
        <w:rPr>
          <w:rFonts w:ascii="Arial" w:hAnsi="Arial"/>
        </w:rPr>
      </w:pPr>
      <w:r w:rsidRPr="00E77497">
        <w:t xml:space="preserve">IdentifierStart </w:t>
      </w:r>
      <w:r w:rsidRPr="00E77497">
        <w:rPr>
          <w:rFonts w:ascii="Arial" w:hAnsi="Arial"/>
          <w:b/>
          <w:i w:val="0"/>
        </w:rPr>
        <w:t>::</w:t>
      </w:r>
      <w:r w:rsidRPr="00E77497">
        <w:rPr>
          <w:rFonts w:ascii="Arial" w:hAnsi="Arial"/>
        </w:rPr>
        <w:tab/>
        <w:t>See 7.6</w:t>
      </w:r>
    </w:p>
    <w:p w14:paraId="4E98EFD2" w14:textId="77777777" w:rsidR="00E80769" w:rsidRPr="00E77497" w:rsidRDefault="00E80769" w:rsidP="00E80769">
      <w:pPr>
        <w:pStyle w:val="SyntaxDefinition"/>
      </w:pPr>
      <w:r w:rsidRPr="00E77497">
        <w:t>UnicodeLetter</w:t>
      </w:r>
      <w:r w:rsidRPr="00E77497">
        <w:br/>
      </w:r>
      <w:r w:rsidRPr="00E77497">
        <w:rPr>
          <w:rFonts w:ascii="Courier New" w:hAnsi="Courier New"/>
          <w:b/>
          <w:i w:val="0"/>
        </w:rPr>
        <w:t>$</w:t>
      </w:r>
      <w:r w:rsidRPr="00E77497">
        <w:rPr>
          <w:rFonts w:ascii="Courier New" w:hAnsi="Courier New"/>
          <w:b/>
          <w:i w:val="0"/>
        </w:rPr>
        <w:br/>
        <w:t>_</w:t>
      </w:r>
      <w:r w:rsidRPr="00E77497">
        <w:br/>
      </w:r>
      <w:r w:rsidRPr="00E77497">
        <w:rPr>
          <w:rFonts w:ascii="Courier New" w:hAnsi="Courier New" w:cs="Courier New"/>
          <w:b/>
          <w:i w:val="0"/>
        </w:rPr>
        <w:t>\</w:t>
      </w:r>
      <w:r w:rsidRPr="00E77497">
        <w:t xml:space="preserve"> UnicodeEscapeSequence</w:t>
      </w:r>
    </w:p>
    <w:p w14:paraId="5C353829" w14:textId="77777777" w:rsidR="00E80769" w:rsidRPr="00E77497" w:rsidRDefault="00E80769" w:rsidP="00E80769">
      <w:pPr>
        <w:pStyle w:val="M0"/>
        <w:spacing w:after="0"/>
        <w:rPr>
          <w:sz w:val="16"/>
        </w:rPr>
      </w:pPr>
    </w:p>
    <w:p w14:paraId="00B853D1" w14:textId="77777777" w:rsidR="00E80769" w:rsidRPr="00E77497" w:rsidRDefault="00E80769" w:rsidP="00E80769">
      <w:pPr>
        <w:pStyle w:val="SyntaxRule"/>
        <w:rPr>
          <w:rFonts w:ascii="Arial" w:hAnsi="Arial"/>
        </w:rPr>
      </w:pPr>
      <w:r w:rsidRPr="00E77497">
        <w:t xml:space="preserve">IdentifierPart </w:t>
      </w:r>
      <w:r w:rsidRPr="00E77497">
        <w:rPr>
          <w:rFonts w:ascii="Arial" w:hAnsi="Arial"/>
          <w:b/>
          <w:i w:val="0"/>
        </w:rPr>
        <w:t>::</w:t>
      </w:r>
      <w:r w:rsidRPr="00E77497">
        <w:rPr>
          <w:rFonts w:ascii="Arial" w:hAnsi="Arial"/>
        </w:rPr>
        <w:tab/>
        <w:t>See 7.6</w:t>
      </w:r>
    </w:p>
    <w:p w14:paraId="3A742103" w14:textId="77777777" w:rsidR="00E80769" w:rsidRPr="00E77497" w:rsidRDefault="00E80769" w:rsidP="00E80769">
      <w:pPr>
        <w:pStyle w:val="SyntaxDefinition"/>
      </w:pPr>
      <w:r w:rsidRPr="00E77497">
        <w:t>IdentifierStart</w:t>
      </w:r>
      <w:r w:rsidRPr="00E77497">
        <w:br/>
        <w:t>UnicodeCombiningMark</w:t>
      </w:r>
      <w:r w:rsidRPr="00E77497">
        <w:br/>
        <w:t>UnicodeDigit</w:t>
      </w:r>
      <w:r w:rsidRPr="00E77497">
        <w:br/>
        <w:t>UnicodeConnectorPunctuation</w:t>
      </w:r>
      <w:r w:rsidRPr="00E77497">
        <w:br/>
      </w:r>
      <w:r w:rsidRPr="00E77497">
        <w:rPr>
          <w:i w:val="0"/>
        </w:rPr>
        <w:t>&lt;ZWNJ&gt;</w:t>
      </w:r>
      <w:r w:rsidRPr="00E77497">
        <w:rPr>
          <w:i w:val="0"/>
        </w:rPr>
        <w:br/>
        <w:t>&lt;ZWJ&gt;</w:t>
      </w:r>
    </w:p>
    <w:p w14:paraId="142350C0" w14:textId="77777777" w:rsidR="00E80769" w:rsidRPr="00E77497" w:rsidRDefault="00E80769" w:rsidP="00E80769">
      <w:pPr>
        <w:pStyle w:val="SyntaxRule"/>
        <w:rPr>
          <w:rFonts w:ascii="Arial" w:hAnsi="Arial"/>
        </w:rPr>
      </w:pPr>
      <w:r w:rsidRPr="00E77497">
        <w:t xml:space="preserve">UnicodeLetter </w:t>
      </w:r>
      <w:r w:rsidRPr="00E77497">
        <w:rPr>
          <w:rFonts w:ascii="Arial" w:hAnsi="Arial"/>
          <w:b/>
          <w:i w:val="0"/>
        </w:rPr>
        <w:t>::</w:t>
      </w:r>
      <w:r w:rsidRPr="00E77497">
        <w:rPr>
          <w:rFonts w:ascii="Arial" w:hAnsi="Arial"/>
        </w:rPr>
        <w:tab/>
        <w:t>See 7.6</w:t>
      </w:r>
    </w:p>
    <w:p w14:paraId="29DDA0D4" w14:textId="77777777" w:rsidR="00E80769" w:rsidRPr="00E77497" w:rsidRDefault="00E80769" w:rsidP="00E80769">
      <w:pPr>
        <w:pStyle w:val="SyntaxDefinition"/>
        <w:ind w:right="1832"/>
        <w:jc w:val="both"/>
        <w:rPr>
          <w:rFonts w:ascii="Arial" w:hAnsi="Arial" w:cs="Arial"/>
        </w:rPr>
      </w:pPr>
      <w:r w:rsidRPr="00E77497">
        <w:rPr>
          <w:rFonts w:ascii="Arial" w:hAnsi="Arial" w:cs="Arial"/>
          <w:i w:val="0"/>
        </w:rPr>
        <w:t>any character in the Unicode categories “Uppercase letter (Lu)”, “Lowercase letter (Ll)”, “Titlecase letter (Lt)”, “Modifier letter (Lm)”, “Other letter (Lo)”, or “Letter number (Nl)”.</w:t>
      </w:r>
    </w:p>
    <w:p w14:paraId="366FBF01" w14:textId="77777777" w:rsidR="00E80769" w:rsidRPr="00E77497" w:rsidRDefault="00E80769" w:rsidP="00E80769">
      <w:pPr>
        <w:pStyle w:val="SyntaxRule"/>
        <w:rPr>
          <w:rFonts w:ascii="Arial" w:hAnsi="Arial"/>
        </w:rPr>
      </w:pPr>
      <w:r w:rsidRPr="00E77497">
        <w:t xml:space="preserve">UnicodeCombiningMark </w:t>
      </w:r>
      <w:r w:rsidRPr="00E77497">
        <w:rPr>
          <w:rFonts w:ascii="Arial" w:hAnsi="Arial"/>
          <w:b/>
          <w:i w:val="0"/>
        </w:rPr>
        <w:t>::</w:t>
      </w:r>
      <w:r w:rsidRPr="00E77497">
        <w:rPr>
          <w:rFonts w:ascii="Arial" w:hAnsi="Arial"/>
        </w:rPr>
        <w:tab/>
        <w:t>See 7.6</w:t>
      </w:r>
    </w:p>
    <w:p w14:paraId="77FF68F8" w14:textId="77777777" w:rsidR="00E80769" w:rsidRPr="00E77497" w:rsidRDefault="00E80769" w:rsidP="00E80769">
      <w:pPr>
        <w:pStyle w:val="SyntaxDefinition"/>
        <w:ind w:right="1832"/>
        <w:jc w:val="both"/>
        <w:rPr>
          <w:rFonts w:ascii="Arial" w:hAnsi="Arial" w:cs="Arial"/>
          <w:i w:val="0"/>
        </w:rPr>
      </w:pPr>
      <w:r w:rsidRPr="00E77497">
        <w:rPr>
          <w:rFonts w:ascii="Arial" w:hAnsi="Arial" w:cs="Arial"/>
          <w:i w:val="0"/>
        </w:rPr>
        <w:t>any character in the Unicode categories “Non-spacing mark (Mn)” or “Combining spacing mark (Mc)”</w:t>
      </w:r>
    </w:p>
    <w:p w14:paraId="1C6AE99B" w14:textId="77777777" w:rsidR="00E80769" w:rsidRPr="00E77497" w:rsidRDefault="00E80769" w:rsidP="00E80769">
      <w:pPr>
        <w:pStyle w:val="SyntaxRule"/>
        <w:rPr>
          <w:rFonts w:ascii="Arial" w:hAnsi="Arial"/>
        </w:rPr>
      </w:pPr>
      <w:r w:rsidRPr="00E77497">
        <w:t xml:space="preserve">UnicodeDigit </w:t>
      </w:r>
      <w:r w:rsidRPr="00E77497">
        <w:rPr>
          <w:rFonts w:ascii="Arial" w:hAnsi="Arial"/>
          <w:b/>
          <w:i w:val="0"/>
        </w:rPr>
        <w:t>::</w:t>
      </w:r>
      <w:r w:rsidRPr="00E77497">
        <w:rPr>
          <w:rFonts w:ascii="Arial" w:hAnsi="Arial"/>
        </w:rPr>
        <w:tab/>
        <w:t>See 7.6</w:t>
      </w:r>
    </w:p>
    <w:p w14:paraId="4C90AE5C" w14:textId="77777777" w:rsidR="00E80769" w:rsidRPr="00E77497" w:rsidRDefault="00E80769" w:rsidP="00E80769">
      <w:pPr>
        <w:pStyle w:val="SyntaxDefinition"/>
        <w:rPr>
          <w:rFonts w:ascii="Arial" w:hAnsi="Arial" w:cs="Arial"/>
          <w:i w:val="0"/>
        </w:rPr>
      </w:pPr>
      <w:r w:rsidRPr="00E77497">
        <w:rPr>
          <w:rFonts w:ascii="Arial" w:hAnsi="Arial" w:cs="Arial"/>
          <w:i w:val="0"/>
        </w:rPr>
        <w:t>any character in the Unicode category “Decimal number (Nd)”</w:t>
      </w:r>
    </w:p>
    <w:p w14:paraId="657DCB19" w14:textId="77777777" w:rsidR="00E80769" w:rsidRPr="00E77497" w:rsidRDefault="00E80769" w:rsidP="00E80769">
      <w:pPr>
        <w:pStyle w:val="SyntaxRule"/>
        <w:rPr>
          <w:rFonts w:ascii="Arial" w:hAnsi="Arial"/>
        </w:rPr>
      </w:pPr>
      <w:r w:rsidRPr="00E77497">
        <w:t xml:space="preserve">UnicodeConnectorPunctuation </w:t>
      </w:r>
      <w:r w:rsidRPr="00E77497">
        <w:rPr>
          <w:rFonts w:ascii="Arial" w:hAnsi="Arial"/>
          <w:b/>
          <w:i w:val="0"/>
        </w:rPr>
        <w:t>::</w:t>
      </w:r>
      <w:r w:rsidRPr="00E77497">
        <w:rPr>
          <w:rFonts w:ascii="Arial" w:hAnsi="Arial"/>
        </w:rPr>
        <w:tab/>
        <w:t>See 7.6</w:t>
      </w:r>
    </w:p>
    <w:p w14:paraId="25E56975" w14:textId="77777777" w:rsidR="00E80769" w:rsidRPr="00E77497" w:rsidRDefault="00E80769" w:rsidP="00E80769">
      <w:pPr>
        <w:pStyle w:val="SyntaxDefinition"/>
        <w:rPr>
          <w:i w:val="0"/>
        </w:rPr>
      </w:pPr>
      <w:r w:rsidRPr="00E77497">
        <w:rPr>
          <w:rFonts w:ascii="Arial" w:hAnsi="Arial" w:cs="Arial"/>
          <w:i w:val="0"/>
        </w:rPr>
        <w:t>any character in the Unicode category “Connector punctuation (Pc)”</w:t>
      </w:r>
    </w:p>
    <w:p w14:paraId="6D0B6C24" w14:textId="77777777" w:rsidR="00E80769" w:rsidRPr="00E77497" w:rsidRDefault="00E80769" w:rsidP="00E80769">
      <w:pPr>
        <w:pStyle w:val="SyntaxRule"/>
        <w:rPr>
          <w:rFonts w:ascii="Arial" w:hAnsi="Arial"/>
        </w:rPr>
      </w:pPr>
      <w:r w:rsidRPr="00E77497">
        <w:t xml:space="preserve">ReservedWord </w:t>
      </w:r>
      <w:r w:rsidRPr="00E77497">
        <w:rPr>
          <w:rFonts w:ascii="Arial" w:hAnsi="Arial"/>
          <w:b/>
          <w:i w:val="0"/>
        </w:rPr>
        <w:t>::</w:t>
      </w:r>
      <w:r w:rsidRPr="00E77497">
        <w:rPr>
          <w:rFonts w:ascii="Arial" w:hAnsi="Arial"/>
        </w:rPr>
        <w:tab/>
        <w:t>See 7.6.1</w:t>
      </w:r>
    </w:p>
    <w:p w14:paraId="6A409B95" w14:textId="77777777" w:rsidR="00E80769" w:rsidRPr="00E77497" w:rsidRDefault="00E80769" w:rsidP="00E80769">
      <w:pPr>
        <w:pStyle w:val="SyntaxDefinition"/>
      </w:pPr>
      <w:r w:rsidRPr="00E77497">
        <w:t>Keyword</w:t>
      </w:r>
      <w:r w:rsidRPr="00E77497">
        <w:br/>
        <w:t>FutureReservedWord</w:t>
      </w:r>
      <w:r w:rsidRPr="00E77497">
        <w:br/>
        <w:t>NullLiteral</w:t>
      </w:r>
      <w:r w:rsidRPr="00E77497">
        <w:br/>
        <w:t>BooleanLiteral</w:t>
      </w:r>
    </w:p>
    <w:p w14:paraId="4B9DA2BB" w14:textId="77777777" w:rsidR="00E80769" w:rsidRPr="00E77497" w:rsidRDefault="00E80769" w:rsidP="00E80769">
      <w:pPr>
        <w:pStyle w:val="M0"/>
        <w:spacing w:after="0"/>
        <w:rPr>
          <w:sz w:val="16"/>
        </w:rPr>
      </w:pPr>
    </w:p>
    <w:p w14:paraId="7978C695" w14:textId="77777777" w:rsidR="00E80769" w:rsidRPr="00E77497" w:rsidRDefault="00E80769" w:rsidP="00E80769">
      <w:pPr>
        <w:pStyle w:val="SyntaxRule"/>
      </w:pPr>
      <w:r w:rsidRPr="00E77497">
        <w:t xml:space="preserve">Keyword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cs="Arial"/>
        </w:rPr>
        <w:t>See 7.6.1.1</w:t>
      </w:r>
    </w:p>
    <w:tbl>
      <w:tblPr>
        <w:tblW w:w="0" w:type="auto"/>
        <w:tblInd w:w="1152" w:type="dxa"/>
        <w:tblLayout w:type="fixed"/>
        <w:tblLook w:val="0000" w:firstRow="0" w:lastRow="0" w:firstColumn="0" w:lastColumn="0" w:noHBand="0" w:noVBand="0"/>
      </w:tblPr>
      <w:tblGrid>
        <w:gridCol w:w="1895"/>
        <w:gridCol w:w="1895"/>
        <w:gridCol w:w="1895"/>
        <w:gridCol w:w="1895"/>
      </w:tblGrid>
      <w:tr w:rsidR="00E80769" w:rsidRPr="00E77497" w14:paraId="64BC5A83" w14:textId="77777777" w:rsidTr="006E1632">
        <w:trPr>
          <w:trHeight w:hRule="exact" w:val="240"/>
        </w:trPr>
        <w:tc>
          <w:tcPr>
            <w:tcW w:w="1895" w:type="dxa"/>
          </w:tcPr>
          <w:p w14:paraId="29673C7D" w14:textId="77777777" w:rsidR="00E80769" w:rsidRPr="00E77497" w:rsidRDefault="00E80769" w:rsidP="00B46C10">
            <w:pPr>
              <w:pStyle w:val="SyntaxOneOf"/>
            </w:pPr>
            <w:r w:rsidRPr="00E77497">
              <w:t>break</w:t>
            </w:r>
          </w:p>
        </w:tc>
        <w:tc>
          <w:tcPr>
            <w:tcW w:w="1895" w:type="dxa"/>
          </w:tcPr>
          <w:p w14:paraId="788852B6" w14:textId="77777777" w:rsidR="00E80769" w:rsidRPr="00E77497" w:rsidRDefault="00E80769" w:rsidP="00B46C10">
            <w:pPr>
              <w:pStyle w:val="SyntaxOneOf"/>
            </w:pPr>
            <w:r w:rsidRPr="00E77497">
              <w:t>do</w:t>
            </w:r>
            <w:r w:rsidRPr="00E77497" w:rsidDel="009E4B6C">
              <w:t xml:space="preserve"> </w:t>
            </w:r>
          </w:p>
        </w:tc>
        <w:tc>
          <w:tcPr>
            <w:tcW w:w="1895" w:type="dxa"/>
          </w:tcPr>
          <w:p w14:paraId="20D9FF03" w14:textId="77777777" w:rsidR="00E80769" w:rsidRPr="00E77497" w:rsidRDefault="00E80769" w:rsidP="00B46C10">
            <w:pPr>
              <w:pStyle w:val="SyntaxOneOf"/>
            </w:pPr>
            <w:r w:rsidRPr="00E77497">
              <w:t>instanceof</w:t>
            </w:r>
            <w:r w:rsidRPr="00E77497" w:rsidDel="009E4B6C">
              <w:t xml:space="preserve"> </w:t>
            </w:r>
          </w:p>
        </w:tc>
        <w:tc>
          <w:tcPr>
            <w:tcW w:w="1895" w:type="dxa"/>
          </w:tcPr>
          <w:p w14:paraId="6618E955" w14:textId="77777777" w:rsidR="00E80769" w:rsidRPr="00E77497" w:rsidRDefault="00E80769" w:rsidP="00B46C10">
            <w:pPr>
              <w:pStyle w:val="SyntaxOneOf"/>
            </w:pPr>
            <w:r w:rsidRPr="00E77497">
              <w:t>typeof</w:t>
            </w:r>
            <w:r w:rsidRPr="00E77497" w:rsidDel="009E4B6C">
              <w:t xml:space="preserve"> </w:t>
            </w:r>
          </w:p>
        </w:tc>
      </w:tr>
      <w:tr w:rsidR="00E80769" w:rsidRPr="00E77497" w14:paraId="66B7C8E5" w14:textId="77777777" w:rsidTr="006E1632">
        <w:trPr>
          <w:trHeight w:hRule="exact" w:val="240"/>
        </w:trPr>
        <w:tc>
          <w:tcPr>
            <w:tcW w:w="1895" w:type="dxa"/>
          </w:tcPr>
          <w:p w14:paraId="28E93E5D" w14:textId="77777777" w:rsidR="00E80769" w:rsidRPr="00E77497" w:rsidRDefault="00E80769" w:rsidP="00B46C10">
            <w:pPr>
              <w:pStyle w:val="SyntaxOneOf"/>
            </w:pPr>
            <w:r w:rsidRPr="00E77497">
              <w:t>case</w:t>
            </w:r>
          </w:p>
        </w:tc>
        <w:tc>
          <w:tcPr>
            <w:tcW w:w="1895" w:type="dxa"/>
          </w:tcPr>
          <w:p w14:paraId="170A4968" w14:textId="77777777" w:rsidR="00E80769" w:rsidRPr="00E77497" w:rsidRDefault="00E80769" w:rsidP="00B46C10">
            <w:pPr>
              <w:pStyle w:val="SyntaxOneOf"/>
            </w:pPr>
            <w:r w:rsidRPr="00E77497">
              <w:t>else</w:t>
            </w:r>
          </w:p>
        </w:tc>
        <w:tc>
          <w:tcPr>
            <w:tcW w:w="1895" w:type="dxa"/>
          </w:tcPr>
          <w:p w14:paraId="00AEE989" w14:textId="77777777" w:rsidR="00E80769" w:rsidRPr="00E77497" w:rsidRDefault="00E80769" w:rsidP="00B46C10">
            <w:pPr>
              <w:pStyle w:val="SyntaxOneOf"/>
            </w:pPr>
            <w:r w:rsidRPr="00E77497">
              <w:t>new</w:t>
            </w:r>
          </w:p>
        </w:tc>
        <w:tc>
          <w:tcPr>
            <w:tcW w:w="1895" w:type="dxa"/>
          </w:tcPr>
          <w:p w14:paraId="5141DC93" w14:textId="77777777" w:rsidR="00E80769" w:rsidRPr="00E77497" w:rsidRDefault="00E80769" w:rsidP="00B46C10">
            <w:pPr>
              <w:pStyle w:val="SyntaxOneOf"/>
            </w:pPr>
            <w:r w:rsidRPr="00E77497">
              <w:t>var</w:t>
            </w:r>
          </w:p>
        </w:tc>
      </w:tr>
      <w:tr w:rsidR="00E80769" w:rsidRPr="00E77497" w14:paraId="3D580E49" w14:textId="77777777" w:rsidTr="006E1632">
        <w:trPr>
          <w:trHeight w:hRule="exact" w:val="240"/>
        </w:trPr>
        <w:tc>
          <w:tcPr>
            <w:tcW w:w="1895" w:type="dxa"/>
          </w:tcPr>
          <w:p w14:paraId="33A2E829" w14:textId="77777777" w:rsidR="00E80769" w:rsidRPr="00E77497" w:rsidRDefault="00E80769" w:rsidP="00B46C10">
            <w:pPr>
              <w:pStyle w:val="SyntaxOneOf"/>
            </w:pPr>
            <w:r w:rsidRPr="00E77497">
              <w:t>catch</w:t>
            </w:r>
          </w:p>
        </w:tc>
        <w:tc>
          <w:tcPr>
            <w:tcW w:w="1895" w:type="dxa"/>
          </w:tcPr>
          <w:p w14:paraId="0BB1471D" w14:textId="77777777" w:rsidR="00E80769" w:rsidRPr="00E77497" w:rsidRDefault="00E80769" w:rsidP="00B46C10">
            <w:pPr>
              <w:pStyle w:val="SyntaxOneOf"/>
            </w:pPr>
            <w:r w:rsidRPr="00E77497">
              <w:t>finally</w:t>
            </w:r>
          </w:p>
        </w:tc>
        <w:tc>
          <w:tcPr>
            <w:tcW w:w="1895" w:type="dxa"/>
          </w:tcPr>
          <w:p w14:paraId="2B01CB53" w14:textId="77777777" w:rsidR="00E80769" w:rsidRPr="00E77497" w:rsidRDefault="00E80769" w:rsidP="00B46C10">
            <w:pPr>
              <w:pStyle w:val="SyntaxOneOf"/>
            </w:pPr>
            <w:r w:rsidRPr="00E77497">
              <w:t>return</w:t>
            </w:r>
          </w:p>
        </w:tc>
        <w:tc>
          <w:tcPr>
            <w:tcW w:w="1895" w:type="dxa"/>
          </w:tcPr>
          <w:p w14:paraId="7EE1F3EF" w14:textId="77777777" w:rsidR="00E80769" w:rsidRPr="00E77497" w:rsidRDefault="00E80769" w:rsidP="00B46C10">
            <w:pPr>
              <w:pStyle w:val="SyntaxOneOf"/>
            </w:pPr>
            <w:r w:rsidRPr="00E77497">
              <w:t>void</w:t>
            </w:r>
          </w:p>
        </w:tc>
      </w:tr>
      <w:tr w:rsidR="00E80769" w:rsidRPr="00E77497" w14:paraId="38043505" w14:textId="77777777" w:rsidTr="006E1632">
        <w:trPr>
          <w:trHeight w:hRule="exact" w:val="240"/>
        </w:trPr>
        <w:tc>
          <w:tcPr>
            <w:tcW w:w="1895" w:type="dxa"/>
          </w:tcPr>
          <w:p w14:paraId="7628E719" w14:textId="77777777" w:rsidR="00E80769" w:rsidRPr="00E77497" w:rsidRDefault="00E80769" w:rsidP="00B46C10">
            <w:pPr>
              <w:pStyle w:val="SyntaxOneOf"/>
            </w:pPr>
            <w:r w:rsidRPr="00E77497">
              <w:t>continue</w:t>
            </w:r>
          </w:p>
        </w:tc>
        <w:tc>
          <w:tcPr>
            <w:tcW w:w="1895" w:type="dxa"/>
          </w:tcPr>
          <w:p w14:paraId="1A36AF75" w14:textId="77777777" w:rsidR="00E80769" w:rsidRPr="00E77497" w:rsidRDefault="00E80769" w:rsidP="00B46C10">
            <w:pPr>
              <w:pStyle w:val="SyntaxOneOf"/>
            </w:pPr>
            <w:r w:rsidRPr="00E77497">
              <w:t>for</w:t>
            </w:r>
          </w:p>
        </w:tc>
        <w:tc>
          <w:tcPr>
            <w:tcW w:w="1895" w:type="dxa"/>
          </w:tcPr>
          <w:p w14:paraId="3EF5DB45" w14:textId="77777777" w:rsidR="00E80769" w:rsidRPr="00E77497" w:rsidRDefault="00E80769" w:rsidP="00B46C10">
            <w:pPr>
              <w:pStyle w:val="SyntaxOneOf"/>
            </w:pPr>
            <w:r w:rsidRPr="00E77497">
              <w:t>switch</w:t>
            </w:r>
          </w:p>
        </w:tc>
        <w:tc>
          <w:tcPr>
            <w:tcW w:w="1895" w:type="dxa"/>
          </w:tcPr>
          <w:p w14:paraId="78E9AFA5" w14:textId="77777777" w:rsidR="00E80769" w:rsidRPr="00E77497" w:rsidRDefault="00E80769" w:rsidP="00B46C10">
            <w:pPr>
              <w:pStyle w:val="SyntaxOneOf"/>
            </w:pPr>
            <w:r w:rsidRPr="00E77497">
              <w:t>while</w:t>
            </w:r>
          </w:p>
        </w:tc>
      </w:tr>
      <w:tr w:rsidR="00E80769" w:rsidRPr="00E77497" w14:paraId="2C253BC1" w14:textId="77777777" w:rsidTr="006E1632">
        <w:trPr>
          <w:trHeight w:hRule="exact" w:val="240"/>
        </w:trPr>
        <w:tc>
          <w:tcPr>
            <w:tcW w:w="1895" w:type="dxa"/>
          </w:tcPr>
          <w:p w14:paraId="1472BFD6" w14:textId="77777777" w:rsidR="00E80769" w:rsidRPr="00E77497" w:rsidRDefault="00E80769" w:rsidP="00B46C10">
            <w:pPr>
              <w:pStyle w:val="SyntaxOneOf"/>
            </w:pPr>
            <w:r w:rsidRPr="00E77497">
              <w:t>debugger</w:t>
            </w:r>
            <w:r w:rsidRPr="00E77497" w:rsidDel="009E4B6C">
              <w:t xml:space="preserve"> </w:t>
            </w:r>
          </w:p>
        </w:tc>
        <w:tc>
          <w:tcPr>
            <w:tcW w:w="1895" w:type="dxa"/>
          </w:tcPr>
          <w:p w14:paraId="11361F01" w14:textId="77777777" w:rsidR="00E80769" w:rsidRPr="00E77497" w:rsidRDefault="00E80769" w:rsidP="00B46C10">
            <w:pPr>
              <w:pStyle w:val="SyntaxOneOf"/>
            </w:pPr>
            <w:r w:rsidRPr="00E77497">
              <w:t>function</w:t>
            </w:r>
          </w:p>
        </w:tc>
        <w:tc>
          <w:tcPr>
            <w:tcW w:w="1895" w:type="dxa"/>
          </w:tcPr>
          <w:p w14:paraId="64502DEC" w14:textId="77777777" w:rsidR="00E80769" w:rsidRPr="00E77497" w:rsidRDefault="00E80769" w:rsidP="00B46C10">
            <w:pPr>
              <w:pStyle w:val="SyntaxOneOf"/>
            </w:pPr>
            <w:r w:rsidRPr="00E77497">
              <w:t>this</w:t>
            </w:r>
          </w:p>
        </w:tc>
        <w:tc>
          <w:tcPr>
            <w:tcW w:w="1895" w:type="dxa"/>
          </w:tcPr>
          <w:p w14:paraId="72FE984A" w14:textId="77777777" w:rsidR="00E80769" w:rsidRPr="00E77497" w:rsidRDefault="00E80769" w:rsidP="00B46C10">
            <w:pPr>
              <w:pStyle w:val="SyntaxOneOf"/>
            </w:pPr>
            <w:r w:rsidRPr="00E77497">
              <w:t>with</w:t>
            </w:r>
          </w:p>
        </w:tc>
      </w:tr>
      <w:tr w:rsidR="00E80769" w:rsidRPr="00E77497" w14:paraId="087FBDE2" w14:textId="77777777" w:rsidTr="006E1632">
        <w:trPr>
          <w:trHeight w:hRule="exact" w:val="240"/>
        </w:trPr>
        <w:tc>
          <w:tcPr>
            <w:tcW w:w="1895" w:type="dxa"/>
          </w:tcPr>
          <w:p w14:paraId="2B72321B" w14:textId="77777777" w:rsidR="00E80769" w:rsidRPr="00E77497" w:rsidRDefault="00E80769" w:rsidP="00B46C10">
            <w:pPr>
              <w:pStyle w:val="SyntaxOneOf"/>
            </w:pPr>
            <w:r w:rsidRPr="00E77497">
              <w:t>default</w:t>
            </w:r>
          </w:p>
        </w:tc>
        <w:tc>
          <w:tcPr>
            <w:tcW w:w="1895" w:type="dxa"/>
          </w:tcPr>
          <w:p w14:paraId="56F90B3A" w14:textId="77777777" w:rsidR="00E80769" w:rsidRPr="00E77497" w:rsidRDefault="00E80769" w:rsidP="00B46C10">
            <w:pPr>
              <w:pStyle w:val="SyntaxOneOf"/>
            </w:pPr>
            <w:r w:rsidRPr="00E77497">
              <w:t>if</w:t>
            </w:r>
          </w:p>
        </w:tc>
        <w:tc>
          <w:tcPr>
            <w:tcW w:w="1895" w:type="dxa"/>
          </w:tcPr>
          <w:p w14:paraId="2B308C9C" w14:textId="77777777" w:rsidR="00E80769" w:rsidRPr="00E77497" w:rsidRDefault="00E80769" w:rsidP="00B46C10">
            <w:pPr>
              <w:pStyle w:val="SyntaxOneOf"/>
            </w:pPr>
            <w:r w:rsidRPr="00E77497">
              <w:t>throw</w:t>
            </w:r>
          </w:p>
        </w:tc>
        <w:tc>
          <w:tcPr>
            <w:tcW w:w="1895" w:type="dxa"/>
          </w:tcPr>
          <w:p w14:paraId="008EFCAA" w14:textId="77777777" w:rsidR="00E80769" w:rsidRPr="00E77497" w:rsidRDefault="00E80769" w:rsidP="00B46C10">
            <w:pPr>
              <w:pStyle w:val="SyntaxOneOf"/>
            </w:pPr>
          </w:p>
        </w:tc>
      </w:tr>
      <w:tr w:rsidR="00E80769" w:rsidRPr="00E77497" w14:paraId="6D6F5CF0" w14:textId="77777777" w:rsidTr="006E1632">
        <w:trPr>
          <w:trHeight w:hRule="exact" w:val="240"/>
        </w:trPr>
        <w:tc>
          <w:tcPr>
            <w:tcW w:w="1895" w:type="dxa"/>
          </w:tcPr>
          <w:p w14:paraId="27A43C74" w14:textId="77777777" w:rsidR="00E80769" w:rsidRPr="00E77497" w:rsidRDefault="00E80769" w:rsidP="00B46C10">
            <w:pPr>
              <w:pStyle w:val="SyntaxOneOf"/>
            </w:pPr>
            <w:r w:rsidRPr="00E77497">
              <w:t>delete</w:t>
            </w:r>
          </w:p>
        </w:tc>
        <w:tc>
          <w:tcPr>
            <w:tcW w:w="1895" w:type="dxa"/>
          </w:tcPr>
          <w:p w14:paraId="62AFF9B4" w14:textId="77777777" w:rsidR="00E80769" w:rsidRPr="00E77497" w:rsidRDefault="00E80769" w:rsidP="00B46C10">
            <w:pPr>
              <w:pStyle w:val="SyntaxOneOf"/>
            </w:pPr>
            <w:r w:rsidRPr="00E77497">
              <w:t>in</w:t>
            </w:r>
          </w:p>
        </w:tc>
        <w:tc>
          <w:tcPr>
            <w:tcW w:w="1895" w:type="dxa"/>
          </w:tcPr>
          <w:p w14:paraId="140B627F" w14:textId="77777777" w:rsidR="00E80769" w:rsidRPr="00E77497" w:rsidRDefault="00E80769" w:rsidP="00B46C10">
            <w:pPr>
              <w:pStyle w:val="SyntaxOneOf"/>
            </w:pPr>
            <w:r w:rsidRPr="00E77497">
              <w:t>try</w:t>
            </w:r>
          </w:p>
        </w:tc>
        <w:tc>
          <w:tcPr>
            <w:tcW w:w="1895" w:type="dxa"/>
          </w:tcPr>
          <w:p w14:paraId="13CE53BE" w14:textId="77777777" w:rsidR="00E80769" w:rsidRPr="00E77497" w:rsidRDefault="00E80769" w:rsidP="00B46C10">
            <w:pPr>
              <w:pStyle w:val="SyntaxOneOf"/>
            </w:pPr>
          </w:p>
        </w:tc>
      </w:tr>
    </w:tbl>
    <w:p w14:paraId="644D56E0" w14:textId="77777777" w:rsidR="00E80769" w:rsidRPr="00E77497" w:rsidRDefault="00E80769" w:rsidP="00E80769">
      <w:pPr>
        <w:pStyle w:val="M0"/>
        <w:spacing w:after="0"/>
        <w:rPr>
          <w:sz w:val="16"/>
        </w:rPr>
      </w:pPr>
    </w:p>
    <w:p w14:paraId="060ABA9A" w14:textId="77777777" w:rsidR="00E80769" w:rsidRPr="00E77497" w:rsidRDefault="00E80769" w:rsidP="00E80769">
      <w:pPr>
        <w:pStyle w:val="M0"/>
        <w:spacing w:after="0"/>
        <w:rPr>
          <w:sz w:val="16"/>
        </w:rPr>
      </w:pPr>
    </w:p>
    <w:p w14:paraId="64A556A6" w14:textId="77777777" w:rsidR="00E80769" w:rsidRPr="00E77497" w:rsidRDefault="00E80769" w:rsidP="00E80769">
      <w:pPr>
        <w:pStyle w:val="SyntaxRule"/>
        <w:rPr>
          <w:b/>
        </w:rPr>
      </w:pPr>
      <w:r w:rsidRPr="00E77497">
        <w:t>FutureReservedWord</w:t>
      </w:r>
      <w:r w:rsidRPr="00E77497">
        <w:rPr>
          <w:b/>
        </w:rPr>
        <w:t xml:space="preserve">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cs="Arial"/>
        </w:rPr>
        <w:t>See 7.6.1.2</w:t>
      </w:r>
    </w:p>
    <w:tbl>
      <w:tblPr>
        <w:tblW w:w="7596" w:type="dxa"/>
        <w:tblInd w:w="1152" w:type="dxa"/>
        <w:tblLayout w:type="fixed"/>
        <w:tblLook w:val="0000" w:firstRow="0" w:lastRow="0" w:firstColumn="0" w:lastColumn="0" w:noHBand="0" w:noVBand="0"/>
      </w:tblPr>
      <w:tblGrid>
        <w:gridCol w:w="1899"/>
        <w:gridCol w:w="1899"/>
        <w:gridCol w:w="1899"/>
        <w:gridCol w:w="1899"/>
      </w:tblGrid>
      <w:tr w:rsidR="00E80769" w:rsidRPr="00E77497" w14:paraId="34BB6274" w14:textId="77777777" w:rsidTr="006E1632">
        <w:trPr>
          <w:trHeight w:hRule="exact" w:val="240"/>
        </w:trPr>
        <w:tc>
          <w:tcPr>
            <w:tcW w:w="1895" w:type="dxa"/>
          </w:tcPr>
          <w:p w14:paraId="35F9FAB1" w14:textId="77777777" w:rsidR="00E80769" w:rsidRPr="00E77497" w:rsidRDefault="00E80769" w:rsidP="00B46C10">
            <w:pPr>
              <w:pStyle w:val="SyntaxOneOf"/>
              <w:keepNext/>
            </w:pPr>
            <w:r w:rsidRPr="00E77497">
              <w:t>class</w:t>
            </w:r>
          </w:p>
        </w:tc>
        <w:tc>
          <w:tcPr>
            <w:tcW w:w="1895" w:type="dxa"/>
          </w:tcPr>
          <w:p w14:paraId="521330B7" w14:textId="77777777" w:rsidR="00E80769" w:rsidRPr="00E77497" w:rsidRDefault="00E80769" w:rsidP="00B46C10">
            <w:pPr>
              <w:pStyle w:val="SyntaxOneOf"/>
              <w:keepNext/>
            </w:pPr>
            <w:r w:rsidRPr="00E77497">
              <w:t>enum</w:t>
            </w:r>
          </w:p>
        </w:tc>
        <w:tc>
          <w:tcPr>
            <w:tcW w:w="1895" w:type="dxa"/>
          </w:tcPr>
          <w:p w14:paraId="4540C335" w14:textId="77777777" w:rsidR="00E80769" w:rsidRPr="00E77497" w:rsidRDefault="00E80769" w:rsidP="00B46C10">
            <w:pPr>
              <w:pStyle w:val="SyntaxOneOf"/>
              <w:keepNext/>
            </w:pPr>
            <w:r w:rsidRPr="00E77497">
              <w:t>extends</w:t>
            </w:r>
          </w:p>
        </w:tc>
        <w:tc>
          <w:tcPr>
            <w:tcW w:w="1895" w:type="dxa"/>
          </w:tcPr>
          <w:p w14:paraId="608DA337" w14:textId="77777777" w:rsidR="00E80769" w:rsidRPr="00E77497" w:rsidRDefault="00E80769" w:rsidP="00B46C10">
            <w:pPr>
              <w:pStyle w:val="SyntaxOneOf"/>
              <w:keepNext/>
            </w:pPr>
            <w:r w:rsidRPr="00E77497">
              <w:t>super</w:t>
            </w:r>
          </w:p>
        </w:tc>
      </w:tr>
      <w:tr w:rsidR="00E80769" w:rsidRPr="00E77497" w14:paraId="3A0A9EE8" w14:textId="77777777" w:rsidTr="006E1632">
        <w:trPr>
          <w:trHeight w:hRule="exact" w:val="240"/>
        </w:trPr>
        <w:tc>
          <w:tcPr>
            <w:tcW w:w="1895" w:type="dxa"/>
          </w:tcPr>
          <w:p w14:paraId="13BCBE15" w14:textId="77777777" w:rsidR="00E80769" w:rsidRPr="00E77497" w:rsidRDefault="00E80769" w:rsidP="00B46C10">
            <w:pPr>
              <w:pStyle w:val="SyntaxOneOf"/>
            </w:pPr>
            <w:r w:rsidRPr="00E77497">
              <w:t>const</w:t>
            </w:r>
          </w:p>
        </w:tc>
        <w:tc>
          <w:tcPr>
            <w:tcW w:w="1895" w:type="dxa"/>
          </w:tcPr>
          <w:p w14:paraId="4AD4D91C" w14:textId="77777777" w:rsidR="00E80769" w:rsidRPr="00E77497" w:rsidRDefault="00E80769" w:rsidP="00B46C10">
            <w:pPr>
              <w:pStyle w:val="SyntaxOneOf"/>
            </w:pPr>
            <w:r w:rsidRPr="00E77497">
              <w:t>export</w:t>
            </w:r>
          </w:p>
        </w:tc>
        <w:tc>
          <w:tcPr>
            <w:tcW w:w="1895" w:type="dxa"/>
          </w:tcPr>
          <w:p w14:paraId="6299EAD3" w14:textId="77777777" w:rsidR="00E80769" w:rsidRPr="00E77497" w:rsidRDefault="00E80769" w:rsidP="00B46C10">
            <w:pPr>
              <w:pStyle w:val="SyntaxOneOf"/>
            </w:pPr>
            <w:r w:rsidRPr="00E77497">
              <w:t>import</w:t>
            </w:r>
            <w:r w:rsidRPr="00E77497">
              <w:br/>
            </w:r>
          </w:p>
        </w:tc>
        <w:tc>
          <w:tcPr>
            <w:tcW w:w="1895" w:type="dxa"/>
          </w:tcPr>
          <w:p w14:paraId="45D290D2" w14:textId="77777777" w:rsidR="00E80769" w:rsidRPr="00E77497" w:rsidRDefault="00E80769" w:rsidP="00B46C10">
            <w:pPr>
              <w:pStyle w:val="SyntaxOneOf"/>
            </w:pPr>
          </w:p>
        </w:tc>
      </w:tr>
    </w:tbl>
    <w:p w14:paraId="447F0339" w14:textId="77777777" w:rsidR="00E80769" w:rsidRPr="00C7794D" w:rsidRDefault="00E80769" w:rsidP="00E80769">
      <w:pPr>
        <w:spacing w:before="240"/>
        <w:ind w:left="1170"/>
      </w:pPr>
      <w:r w:rsidRPr="00E77497">
        <w:t xml:space="preserve">The following tokens are also considered to be </w:t>
      </w:r>
      <w:r w:rsidRPr="00E77497">
        <w:rPr>
          <w:rFonts w:ascii="Times New Roman" w:hAnsi="Times New Roman"/>
          <w:i/>
        </w:rPr>
        <w:t>FutureReservedWords</w:t>
      </w:r>
      <w:r w:rsidRPr="00E77497">
        <w:t xml:space="preserve"> when parsing strict mode code (see 10.1.1).</w:t>
      </w:r>
    </w:p>
    <w:tbl>
      <w:tblPr>
        <w:tblW w:w="7564" w:type="dxa"/>
        <w:tblInd w:w="1152" w:type="dxa"/>
        <w:tblLayout w:type="fixed"/>
        <w:tblLook w:val="0000" w:firstRow="0" w:lastRow="0" w:firstColumn="0" w:lastColumn="0" w:noHBand="0" w:noVBand="0"/>
      </w:tblPr>
      <w:tblGrid>
        <w:gridCol w:w="1891"/>
        <w:gridCol w:w="1891"/>
        <w:gridCol w:w="1891"/>
        <w:gridCol w:w="1891"/>
      </w:tblGrid>
      <w:tr w:rsidR="00E80769" w:rsidRPr="00E77497" w14:paraId="554066D3" w14:textId="77777777" w:rsidTr="006E1632">
        <w:trPr>
          <w:trHeight w:hRule="exact" w:val="240"/>
        </w:trPr>
        <w:tc>
          <w:tcPr>
            <w:tcW w:w="1891" w:type="dxa"/>
          </w:tcPr>
          <w:p w14:paraId="57AB6C7C" w14:textId="77777777" w:rsidR="00E80769" w:rsidRPr="004D1BD1" w:rsidRDefault="00E80769" w:rsidP="00B46C10">
            <w:pPr>
              <w:pStyle w:val="SyntaxOneOf"/>
            </w:pPr>
            <w:r w:rsidRPr="004D1BD1">
              <w:t>implements</w:t>
            </w:r>
          </w:p>
        </w:tc>
        <w:tc>
          <w:tcPr>
            <w:tcW w:w="1891" w:type="dxa"/>
          </w:tcPr>
          <w:p w14:paraId="666DB586" w14:textId="77777777" w:rsidR="00E80769" w:rsidRPr="008B7F6F" w:rsidRDefault="00E80769" w:rsidP="00B46C10">
            <w:pPr>
              <w:pStyle w:val="SyntaxOneOf"/>
            </w:pPr>
            <w:r w:rsidRPr="008B7F6F">
              <w:t>let</w:t>
            </w:r>
          </w:p>
        </w:tc>
        <w:tc>
          <w:tcPr>
            <w:tcW w:w="1891" w:type="dxa"/>
          </w:tcPr>
          <w:p w14:paraId="19D9C5C6" w14:textId="77777777" w:rsidR="00E80769" w:rsidRPr="006B6D0A" w:rsidRDefault="00E80769" w:rsidP="00B46C10">
            <w:pPr>
              <w:pStyle w:val="SyntaxOneOf"/>
            </w:pPr>
            <w:r w:rsidRPr="006B6D0A">
              <w:t>private</w:t>
            </w:r>
          </w:p>
        </w:tc>
        <w:tc>
          <w:tcPr>
            <w:tcW w:w="1891" w:type="dxa"/>
          </w:tcPr>
          <w:p w14:paraId="52850C94" w14:textId="77777777" w:rsidR="00E80769" w:rsidRPr="006B6D0A" w:rsidRDefault="00E80769" w:rsidP="00B46C10">
            <w:pPr>
              <w:pStyle w:val="SyntaxOneOf"/>
            </w:pPr>
            <w:r w:rsidRPr="006B6D0A">
              <w:t>public</w:t>
            </w:r>
          </w:p>
        </w:tc>
      </w:tr>
      <w:tr w:rsidR="00E80769" w:rsidRPr="00E77497" w14:paraId="4AA53C7A" w14:textId="77777777" w:rsidTr="006E1632">
        <w:trPr>
          <w:trHeight w:hRule="exact" w:val="240"/>
        </w:trPr>
        <w:tc>
          <w:tcPr>
            <w:tcW w:w="1891" w:type="dxa"/>
          </w:tcPr>
          <w:p w14:paraId="22B59D6C" w14:textId="77777777" w:rsidR="00E80769" w:rsidRPr="00E77497" w:rsidRDefault="00E80769" w:rsidP="00B46C10">
            <w:pPr>
              <w:pStyle w:val="SyntaxOneOf"/>
            </w:pPr>
            <w:r w:rsidRPr="00E77497">
              <w:t>interface</w:t>
            </w:r>
          </w:p>
        </w:tc>
        <w:tc>
          <w:tcPr>
            <w:tcW w:w="1891" w:type="dxa"/>
          </w:tcPr>
          <w:p w14:paraId="2C64F9E0" w14:textId="77777777" w:rsidR="00E80769" w:rsidRPr="00E77497" w:rsidRDefault="00E80769" w:rsidP="00B46C10">
            <w:pPr>
              <w:pStyle w:val="SyntaxOneOf"/>
            </w:pPr>
            <w:r w:rsidRPr="00E77497">
              <w:t>package</w:t>
            </w:r>
          </w:p>
        </w:tc>
        <w:tc>
          <w:tcPr>
            <w:tcW w:w="1891" w:type="dxa"/>
          </w:tcPr>
          <w:p w14:paraId="38D2BE59" w14:textId="77777777" w:rsidR="00E80769" w:rsidRPr="00E77497" w:rsidRDefault="00E80769" w:rsidP="00B46C10">
            <w:pPr>
              <w:pStyle w:val="SyntaxOneOf"/>
            </w:pPr>
            <w:r w:rsidRPr="00E77497">
              <w:t>protected</w:t>
            </w:r>
          </w:p>
        </w:tc>
        <w:tc>
          <w:tcPr>
            <w:tcW w:w="1891" w:type="dxa"/>
          </w:tcPr>
          <w:p w14:paraId="07DD2A1D" w14:textId="77777777" w:rsidR="00E80769" w:rsidRPr="00E77497" w:rsidRDefault="00E80769" w:rsidP="00B46C10">
            <w:pPr>
              <w:pStyle w:val="SyntaxOneOf"/>
            </w:pPr>
            <w:r w:rsidRPr="00E77497">
              <w:t>static</w:t>
            </w:r>
          </w:p>
        </w:tc>
      </w:tr>
      <w:tr w:rsidR="00E80769" w:rsidRPr="00E77497" w14:paraId="7945F96A" w14:textId="77777777" w:rsidTr="006E1632">
        <w:trPr>
          <w:trHeight w:hRule="exact" w:val="240"/>
        </w:trPr>
        <w:tc>
          <w:tcPr>
            <w:tcW w:w="1891" w:type="dxa"/>
          </w:tcPr>
          <w:p w14:paraId="400DF906" w14:textId="77777777" w:rsidR="00E80769" w:rsidRPr="00E77497" w:rsidRDefault="00E80769" w:rsidP="00B46C10">
            <w:pPr>
              <w:pStyle w:val="SyntaxOneOf"/>
            </w:pPr>
            <w:r w:rsidRPr="00E77497">
              <w:t>yield</w:t>
            </w:r>
          </w:p>
        </w:tc>
        <w:tc>
          <w:tcPr>
            <w:tcW w:w="1891" w:type="dxa"/>
          </w:tcPr>
          <w:p w14:paraId="731739D0" w14:textId="77777777" w:rsidR="00E80769" w:rsidRPr="00E77497" w:rsidRDefault="00E80769" w:rsidP="00B46C10">
            <w:pPr>
              <w:pStyle w:val="SyntaxOneOf"/>
            </w:pPr>
          </w:p>
        </w:tc>
        <w:tc>
          <w:tcPr>
            <w:tcW w:w="1891" w:type="dxa"/>
          </w:tcPr>
          <w:p w14:paraId="5D11CA36" w14:textId="77777777" w:rsidR="00E80769" w:rsidRPr="00E77497" w:rsidRDefault="00E80769" w:rsidP="00B46C10">
            <w:pPr>
              <w:pStyle w:val="SyntaxOneOf"/>
            </w:pPr>
          </w:p>
        </w:tc>
        <w:tc>
          <w:tcPr>
            <w:tcW w:w="1891" w:type="dxa"/>
          </w:tcPr>
          <w:p w14:paraId="0E8757F5" w14:textId="77777777" w:rsidR="00E80769" w:rsidRPr="00E77497" w:rsidRDefault="00E80769" w:rsidP="00B46C10">
            <w:pPr>
              <w:pStyle w:val="SyntaxOneOf"/>
            </w:pPr>
          </w:p>
        </w:tc>
      </w:tr>
    </w:tbl>
    <w:p w14:paraId="0C7E462E" w14:textId="77777777" w:rsidR="00E80769" w:rsidRPr="00E77497" w:rsidRDefault="00E80769" w:rsidP="00E80769">
      <w:pPr>
        <w:pStyle w:val="SyntaxRule"/>
      </w:pPr>
    </w:p>
    <w:p w14:paraId="63571120" w14:textId="77777777" w:rsidR="00E80769" w:rsidRPr="00E77497" w:rsidRDefault="00E80769" w:rsidP="00E80769">
      <w:pPr>
        <w:pStyle w:val="SyntaxRule"/>
        <w:rPr>
          <w:b/>
        </w:rPr>
      </w:pPr>
      <w:r w:rsidRPr="00E77497">
        <w:t xml:space="preserve">Punctuator </w:t>
      </w:r>
      <w:r w:rsidRPr="00E77497">
        <w:rPr>
          <w:rFonts w:ascii="Arial" w:hAnsi="Arial" w:cs="Arial"/>
          <w:b/>
          <w:i w:val="0"/>
        </w:rPr>
        <w:t>::</w:t>
      </w:r>
      <w:r w:rsidRPr="00E77497">
        <w:t xml:space="preserve"> </w:t>
      </w:r>
      <w:r w:rsidRPr="00E77497">
        <w:rPr>
          <w:rFonts w:ascii="Arial" w:hAnsi="Arial" w:cs="Arial"/>
          <w:b/>
          <w:i w:val="0"/>
        </w:rPr>
        <w:t>one of</w:t>
      </w:r>
      <w:r w:rsidRPr="00E77497">
        <w:tab/>
      </w:r>
      <w:r w:rsidRPr="00E77497">
        <w:rPr>
          <w:rFonts w:ascii="Arial" w:hAnsi="Arial" w:cs="Arial"/>
        </w:rPr>
        <w:t>See 7.7</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E80769" w:rsidRPr="00E77497" w14:paraId="60338801" w14:textId="77777777" w:rsidTr="006E1632">
        <w:tc>
          <w:tcPr>
            <w:tcW w:w="1263" w:type="dxa"/>
          </w:tcPr>
          <w:p w14:paraId="1E38DE3B" w14:textId="77777777" w:rsidR="00E80769" w:rsidRPr="00E77497" w:rsidRDefault="00E80769" w:rsidP="00B46C10">
            <w:pPr>
              <w:pStyle w:val="SyntaxOneOf"/>
              <w:keepNext/>
            </w:pPr>
            <w:r w:rsidRPr="00E77497">
              <w:t>{</w:t>
            </w:r>
          </w:p>
        </w:tc>
        <w:tc>
          <w:tcPr>
            <w:tcW w:w="1263" w:type="dxa"/>
          </w:tcPr>
          <w:p w14:paraId="06B23C9A" w14:textId="77777777" w:rsidR="00E80769" w:rsidRPr="00E77497" w:rsidRDefault="00E80769" w:rsidP="00B46C10">
            <w:pPr>
              <w:pStyle w:val="SyntaxOneOf"/>
              <w:keepNext/>
            </w:pPr>
            <w:r w:rsidRPr="00E77497">
              <w:t>}</w:t>
            </w:r>
          </w:p>
        </w:tc>
        <w:tc>
          <w:tcPr>
            <w:tcW w:w="1263" w:type="dxa"/>
          </w:tcPr>
          <w:p w14:paraId="7ECB9823" w14:textId="77777777" w:rsidR="00E80769" w:rsidRPr="00E77497" w:rsidRDefault="00E80769" w:rsidP="00B46C10">
            <w:pPr>
              <w:pStyle w:val="SyntaxOneOf"/>
              <w:keepNext/>
            </w:pPr>
            <w:r w:rsidRPr="00E77497">
              <w:t>(</w:t>
            </w:r>
          </w:p>
        </w:tc>
        <w:tc>
          <w:tcPr>
            <w:tcW w:w="1263" w:type="dxa"/>
          </w:tcPr>
          <w:p w14:paraId="63987FC2" w14:textId="77777777" w:rsidR="00E80769" w:rsidRPr="00E77497" w:rsidRDefault="00E80769" w:rsidP="00B46C10">
            <w:pPr>
              <w:pStyle w:val="SyntaxOneOf"/>
              <w:keepNext/>
            </w:pPr>
            <w:r w:rsidRPr="00E77497">
              <w:t>)</w:t>
            </w:r>
          </w:p>
        </w:tc>
        <w:tc>
          <w:tcPr>
            <w:tcW w:w="1263" w:type="dxa"/>
          </w:tcPr>
          <w:p w14:paraId="6C6A17DB" w14:textId="77777777" w:rsidR="00E80769" w:rsidRPr="00E77497" w:rsidRDefault="00E80769" w:rsidP="00B46C10">
            <w:pPr>
              <w:pStyle w:val="SyntaxOneOf"/>
              <w:keepNext/>
            </w:pPr>
            <w:r w:rsidRPr="00E77497">
              <w:t>[</w:t>
            </w:r>
          </w:p>
        </w:tc>
        <w:tc>
          <w:tcPr>
            <w:tcW w:w="1263" w:type="dxa"/>
          </w:tcPr>
          <w:p w14:paraId="3D22195B" w14:textId="77777777" w:rsidR="00E80769" w:rsidRPr="00E77497" w:rsidRDefault="00E80769" w:rsidP="00B46C10">
            <w:pPr>
              <w:pStyle w:val="SyntaxOneOf"/>
              <w:keepNext/>
            </w:pPr>
            <w:r w:rsidRPr="00E77497">
              <w:t>]</w:t>
            </w:r>
          </w:p>
        </w:tc>
      </w:tr>
      <w:tr w:rsidR="00E80769" w:rsidRPr="00E77497" w14:paraId="3D1BF56D" w14:textId="77777777" w:rsidTr="006E1632">
        <w:tc>
          <w:tcPr>
            <w:tcW w:w="1263" w:type="dxa"/>
          </w:tcPr>
          <w:p w14:paraId="33F5874C" w14:textId="77777777" w:rsidR="00E80769" w:rsidRPr="00E77497" w:rsidRDefault="00E80769" w:rsidP="00B46C10">
            <w:pPr>
              <w:pStyle w:val="SyntaxOneOf"/>
              <w:keepNext/>
            </w:pPr>
            <w:r w:rsidRPr="00E77497">
              <w:t>.</w:t>
            </w:r>
          </w:p>
        </w:tc>
        <w:tc>
          <w:tcPr>
            <w:tcW w:w="1263" w:type="dxa"/>
          </w:tcPr>
          <w:p w14:paraId="6D544EE4" w14:textId="77777777" w:rsidR="00E80769" w:rsidRPr="00E77497" w:rsidRDefault="00E80769" w:rsidP="00B46C10">
            <w:pPr>
              <w:pStyle w:val="SyntaxOneOf"/>
              <w:keepNext/>
            </w:pPr>
            <w:r w:rsidRPr="00E77497">
              <w:t>;</w:t>
            </w:r>
          </w:p>
        </w:tc>
        <w:tc>
          <w:tcPr>
            <w:tcW w:w="1263" w:type="dxa"/>
          </w:tcPr>
          <w:p w14:paraId="56636A53" w14:textId="77777777" w:rsidR="00E80769" w:rsidRPr="00E77497" w:rsidRDefault="00E80769" w:rsidP="00B46C10">
            <w:pPr>
              <w:pStyle w:val="SyntaxOneOf"/>
              <w:keepNext/>
            </w:pPr>
            <w:r w:rsidRPr="00E77497">
              <w:t>,</w:t>
            </w:r>
          </w:p>
        </w:tc>
        <w:tc>
          <w:tcPr>
            <w:tcW w:w="1263" w:type="dxa"/>
          </w:tcPr>
          <w:p w14:paraId="3EF2E8C4" w14:textId="77777777" w:rsidR="00E80769" w:rsidRPr="00E77497" w:rsidRDefault="00E80769" w:rsidP="00B46C10">
            <w:pPr>
              <w:pStyle w:val="SyntaxOneOf"/>
              <w:keepNext/>
            </w:pPr>
            <w:r w:rsidRPr="00E77497">
              <w:t>&lt;</w:t>
            </w:r>
          </w:p>
        </w:tc>
        <w:tc>
          <w:tcPr>
            <w:tcW w:w="1263" w:type="dxa"/>
          </w:tcPr>
          <w:p w14:paraId="07D86F4A" w14:textId="77777777" w:rsidR="00E80769" w:rsidRPr="00E77497" w:rsidRDefault="00E80769" w:rsidP="00B46C10">
            <w:pPr>
              <w:pStyle w:val="SyntaxOneOf"/>
              <w:keepNext/>
            </w:pPr>
            <w:r w:rsidRPr="00E77497">
              <w:t>&gt;</w:t>
            </w:r>
          </w:p>
        </w:tc>
        <w:tc>
          <w:tcPr>
            <w:tcW w:w="1263" w:type="dxa"/>
          </w:tcPr>
          <w:p w14:paraId="15321352" w14:textId="77777777" w:rsidR="00E80769" w:rsidRPr="00E77497" w:rsidRDefault="00E80769" w:rsidP="00B46C10">
            <w:pPr>
              <w:pStyle w:val="SyntaxOneOf"/>
              <w:keepNext/>
            </w:pPr>
            <w:r w:rsidRPr="00E77497">
              <w:t>&lt;=</w:t>
            </w:r>
          </w:p>
        </w:tc>
      </w:tr>
      <w:tr w:rsidR="00E80769" w:rsidRPr="00E77497" w14:paraId="30F2411D" w14:textId="77777777" w:rsidTr="006E1632">
        <w:tc>
          <w:tcPr>
            <w:tcW w:w="1263" w:type="dxa"/>
          </w:tcPr>
          <w:p w14:paraId="74A318C2" w14:textId="77777777" w:rsidR="00E80769" w:rsidRPr="00E77497" w:rsidRDefault="00E80769" w:rsidP="00B46C10">
            <w:pPr>
              <w:pStyle w:val="SyntaxOneOf"/>
              <w:keepNext/>
            </w:pPr>
            <w:r w:rsidRPr="00E77497">
              <w:t>&gt;=</w:t>
            </w:r>
          </w:p>
        </w:tc>
        <w:tc>
          <w:tcPr>
            <w:tcW w:w="1263" w:type="dxa"/>
          </w:tcPr>
          <w:p w14:paraId="2FF9B33A" w14:textId="77777777" w:rsidR="00E80769" w:rsidRPr="00E77497" w:rsidRDefault="00E80769" w:rsidP="00B46C10">
            <w:pPr>
              <w:pStyle w:val="SyntaxOneOf"/>
              <w:keepNext/>
            </w:pPr>
            <w:r w:rsidRPr="00E77497">
              <w:t>==</w:t>
            </w:r>
          </w:p>
        </w:tc>
        <w:tc>
          <w:tcPr>
            <w:tcW w:w="1263" w:type="dxa"/>
          </w:tcPr>
          <w:p w14:paraId="195D8F84" w14:textId="77777777" w:rsidR="00E80769" w:rsidRPr="00E77497" w:rsidRDefault="00E80769" w:rsidP="00B46C10">
            <w:pPr>
              <w:pStyle w:val="SyntaxOneOf"/>
              <w:keepNext/>
            </w:pPr>
            <w:r w:rsidRPr="00E77497">
              <w:t>!=</w:t>
            </w:r>
          </w:p>
        </w:tc>
        <w:tc>
          <w:tcPr>
            <w:tcW w:w="1263" w:type="dxa"/>
          </w:tcPr>
          <w:p w14:paraId="35576D75" w14:textId="77777777" w:rsidR="00E80769" w:rsidRPr="00E77497" w:rsidRDefault="00E80769" w:rsidP="00B46C10">
            <w:pPr>
              <w:pStyle w:val="SyntaxOneOf"/>
              <w:keepNext/>
            </w:pPr>
            <w:r w:rsidRPr="00E77497">
              <w:t>===</w:t>
            </w:r>
          </w:p>
        </w:tc>
        <w:tc>
          <w:tcPr>
            <w:tcW w:w="1263" w:type="dxa"/>
          </w:tcPr>
          <w:p w14:paraId="760EE550" w14:textId="77777777" w:rsidR="00E80769" w:rsidRPr="00E77497" w:rsidRDefault="00E80769" w:rsidP="00B46C10">
            <w:pPr>
              <w:pStyle w:val="SyntaxOneOf"/>
              <w:keepNext/>
            </w:pPr>
            <w:r w:rsidRPr="00E77497">
              <w:t>!==</w:t>
            </w:r>
          </w:p>
        </w:tc>
        <w:tc>
          <w:tcPr>
            <w:tcW w:w="1263" w:type="dxa"/>
          </w:tcPr>
          <w:p w14:paraId="348016AA" w14:textId="77777777" w:rsidR="00E80769" w:rsidRPr="00E77497" w:rsidRDefault="00E80769" w:rsidP="00B46C10">
            <w:pPr>
              <w:pStyle w:val="SyntaxOneOf"/>
              <w:keepNext/>
            </w:pPr>
          </w:p>
        </w:tc>
      </w:tr>
      <w:tr w:rsidR="00E80769" w:rsidRPr="00E77497" w14:paraId="71067ADF" w14:textId="77777777" w:rsidTr="006E1632">
        <w:tc>
          <w:tcPr>
            <w:tcW w:w="1263" w:type="dxa"/>
          </w:tcPr>
          <w:p w14:paraId="58B8C8B4" w14:textId="77777777" w:rsidR="00E80769" w:rsidRPr="00E77497" w:rsidRDefault="00E80769" w:rsidP="00B46C10">
            <w:pPr>
              <w:pStyle w:val="SyntaxOneOf"/>
              <w:keepNext/>
            </w:pPr>
            <w:r w:rsidRPr="00E77497">
              <w:t>+</w:t>
            </w:r>
          </w:p>
        </w:tc>
        <w:tc>
          <w:tcPr>
            <w:tcW w:w="1263" w:type="dxa"/>
          </w:tcPr>
          <w:p w14:paraId="43F8930F" w14:textId="77777777" w:rsidR="00E80769" w:rsidRPr="00E77497" w:rsidRDefault="00E80769" w:rsidP="00B46C10">
            <w:pPr>
              <w:pStyle w:val="SyntaxOneOf"/>
              <w:keepNext/>
            </w:pPr>
            <w:r w:rsidRPr="00E77497">
              <w:t>-</w:t>
            </w:r>
          </w:p>
        </w:tc>
        <w:tc>
          <w:tcPr>
            <w:tcW w:w="1263" w:type="dxa"/>
          </w:tcPr>
          <w:p w14:paraId="322E6EFB" w14:textId="77777777" w:rsidR="00E80769" w:rsidRPr="00E77497" w:rsidRDefault="00E80769" w:rsidP="00B46C10">
            <w:pPr>
              <w:pStyle w:val="SyntaxOneOf"/>
              <w:keepNext/>
            </w:pPr>
            <w:r w:rsidRPr="00E77497">
              <w:t>*</w:t>
            </w:r>
          </w:p>
        </w:tc>
        <w:tc>
          <w:tcPr>
            <w:tcW w:w="1263" w:type="dxa"/>
          </w:tcPr>
          <w:p w14:paraId="3A64666E" w14:textId="77777777" w:rsidR="00E80769" w:rsidRPr="00E77497" w:rsidRDefault="00E80769" w:rsidP="00B46C10">
            <w:pPr>
              <w:pStyle w:val="SyntaxOneOf"/>
              <w:keepNext/>
            </w:pPr>
            <w:r w:rsidRPr="00E77497">
              <w:t>%</w:t>
            </w:r>
          </w:p>
        </w:tc>
        <w:tc>
          <w:tcPr>
            <w:tcW w:w="1263" w:type="dxa"/>
          </w:tcPr>
          <w:p w14:paraId="38BA5C3C" w14:textId="77777777" w:rsidR="00E80769" w:rsidRPr="00E77497" w:rsidRDefault="00E80769" w:rsidP="00B46C10">
            <w:pPr>
              <w:pStyle w:val="SyntaxOneOf"/>
              <w:keepNext/>
            </w:pPr>
            <w:r w:rsidRPr="00E77497">
              <w:t>++</w:t>
            </w:r>
          </w:p>
        </w:tc>
        <w:tc>
          <w:tcPr>
            <w:tcW w:w="1263" w:type="dxa"/>
          </w:tcPr>
          <w:p w14:paraId="60712E34" w14:textId="77777777" w:rsidR="00E80769" w:rsidRPr="00E77497" w:rsidRDefault="00E80769" w:rsidP="00B46C10">
            <w:pPr>
              <w:pStyle w:val="SyntaxOneOf"/>
              <w:keepNext/>
            </w:pPr>
            <w:r w:rsidRPr="00E77497">
              <w:t>--</w:t>
            </w:r>
          </w:p>
        </w:tc>
      </w:tr>
      <w:tr w:rsidR="00E80769" w:rsidRPr="00E77497" w14:paraId="77A05EA9" w14:textId="77777777" w:rsidTr="006E1632">
        <w:tc>
          <w:tcPr>
            <w:tcW w:w="1263" w:type="dxa"/>
          </w:tcPr>
          <w:p w14:paraId="20A4B220" w14:textId="77777777" w:rsidR="00E80769" w:rsidRPr="00E77497" w:rsidRDefault="00E80769" w:rsidP="00B46C10">
            <w:pPr>
              <w:pStyle w:val="SyntaxOneOf"/>
              <w:keepNext/>
            </w:pPr>
            <w:r w:rsidRPr="00E77497">
              <w:t>&lt;&lt;</w:t>
            </w:r>
          </w:p>
        </w:tc>
        <w:tc>
          <w:tcPr>
            <w:tcW w:w="1263" w:type="dxa"/>
          </w:tcPr>
          <w:p w14:paraId="69524BDE" w14:textId="77777777" w:rsidR="00E80769" w:rsidRPr="00E77497" w:rsidRDefault="00E80769" w:rsidP="00B46C10">
            <w:pPr>
              <w:pStyle w:val="SyntaxOneOf"/>
              <w:keepNext/>
            </w:pPr>
            <w:r w:rsidRPr="00E77497">
              <w:t>&gt;&gt;</w:t>
            </w:r>
          </w:p>
        </w:tc>
        <w:tc>
          <w:tcPr>
            <w:tcW w:w="1263" w:type="dxa"/>
          </w:tcPr>
          <w:p w14:paraId="1535601D" w14:textId="77777777" w:rsidR="00E80769" w:rsidRPr="00E77497" w:rsidRDefault="00E80769" w:rsidP="00B46C10">
            <w:pPr>
              <w:pStyle w:val="SyntaxOneOf"/>
              <w:keepNext/>
            </w:pPr>
            <w:r w:rsidRPr="00E77497">
              <w:t>&gt;&gt;&gt;</w:t>
            </w:r>
          </w:p>
        </w:tc>
        <w:tc>
          <w:tcPr>
            <w:tcW w:w="1263" w:type="dxa"/>
          </w:tcPr>
          <w:p w14:paraId="3BB4F18E" w14:textId="77777777" w:rsidR="00E80769" w:rsidRPr="00E77497" w:rsidRDefault="00E80769" w:rsidP="00B46C10">
            <w:pPr>
              <w:pStyle w:val="SyntaxOneOf"/>
              <w:keepNext/>
            </w:pPr>
            <w:r w:rsidRPr="00E77497">
              <w:t>&amp;</w:t>
            </w:r>
          </w:p>
        </w:tc>
        <w:tc>
          <w:tcPr>
            <w:tcW w:w="1263" w:type="dxa"/>
          </w:tcPr>
          <w:p w14:paraId="27A3B732" w14:textId="77777777" w:rsidR="00E80769" w:rsidRPr="00E77497" w:rsidRDefault="00E80769" w:rsidP="00B46C10">
            <w:pPr>
              <w:pStyle w:val="SyntaxOneOf"/>
              <w:keepNext/>
            </w:pPr>
            <w:r w:rsidRPr="00E77497">
              <w:t>|</w:t>
            </w:r>
          </w:p>
        </w:tc>
        <w:tc>
          <w:tcPr>
            <w:tcW w:w="1263" w:type="dxa"/>
          </w:tcPr>
          <w:p w14:paraId="4EB7AE23" w14:textId="77777777" w:rsidR="00E80769" w:rsidRPr="00E77497" w:rsidRDefault="00E80769" w:rsidP="00B46C10">
            <w:pPr>
              <w:pStyle w:val="SyntaxOneOf"/>
              <w:keepNext/>
            </w:pPr>
            <w:r w:rsidRPr="00E77497">
              <w:t>^</w:t>
            </w:r>
          </w:p>
        </w:tc>
      </w:tr>
      <w:tr w:rsidR="00E80769" w:rsidRPr="00E77497" w14:paraId="79E4EE6D" w14:textId="77777777" w:rsidTr="006E1632">
        <w:tc>
          <w:tcPr>
            <w:tcW w:w="1263" w:type="dxa"/>
          </w:tcPr>
          <w:p w14:paraId="5E5C7374" w14:textId="77777777" w:rsidR="00E80769" w:rsidRPr="00E77497" w:rsidRDefault="00E80769" w:rsidP="00B46C10">
            <w:pPr>
              <w:pStyle w:val="SyntaxOneOf"/>
              <w:keepNext/>
            </w:pPr>
            <w:r w:rsidRPr="00E77497">
              <w:t>!</w:t>
            </w:r>
          </w:p>
        </w:tc>
        <w:tc>
          <w:tcPr>
            <w:tcW w:w="1263" w:type="dxa"/>
          </w:tcPr>
          <w:p w14:paraId="1BC5FEF0" w14:textId="77777777" w:rsidR="00E80769" w:rsidRPr="00E77497" w:rsidRDefault="00E80769" w:rsidP="00B46C10">
            <w:pPr>
              <w:pStyle w:val="SyntaxOneOf"/>
              <w:keepNext/>
            </w:pPr>
            <w:r w:rsidRPr="00E77497">
              <w:t>~</w:t>
            </w:r>
          </w:p>
        </w:tc>
        <w:tc>
          <w:tcPr>
            <w:tcW w:w="1263" w:type="dxa"/>
          </w:tcPr>
          <w:p w14:paraId="15D1EFD8" w14:textId="77777777" w:rsidR="00E80769" w:rsidRPr="00E77497" w:rsidRDefault="00E80769" w:rsidP="00B46C10">
            <w:pPr>
              <w:pStyle w:val="SyntaxOneOf"/>
              <w:keepNext/>
            </w:pPr>
            <w:r w:rsidRPr="00E77497">
              <w:t>&amp;&amp;</w:t>
            </w:r>
          </w:p>
        </w:tc>
        <w:tc>
          <w:tcPr>
            <w:tcW w:w="1263" w:type="dxa"/>
          </w:tcPr>
          <w:p w14:paraId="31EADCDA" w14:textId="77777777" w:rsidR="00E80769" w:rsidRPr="00E77497" w:rsidRDefault="00E80769" w:rsidP="00B46C10">
            <w:pPr>
              <w:pStyle w:val="SyntaxOneOf"/>
              <w:keepNext/>
            </w:pPr>
            <w:r w:rsidRPr="00E77497">
              <w:t>||</w:t>
            </w:r>
          </w:p>
        </w:tc>
        <w:tc>
          <w:tcPr>
            <w:tcW w:w="1263" w:type="dxa"/>
          </w:tcPr>
          <w:p w14:paraId="1A27778E" w14:textId="77777777" w:rsidR="00E80769" w:rsidRPr="00E77497" w:rsidRDefault="00E80769" w:rsidP="00B46C10">
            <w:pPr>
              <w:pStyle w:val="SyntaxOneOf"/>
              <w:keepNext/>
            </w:pPr>
            <w:r w:rsidRPr="00E77497">
              <w:t>?</w:t>
            </w:r>
          </w:p>
        </w:tc>
        <w:tc>
          <w:tcPr>
            <w:tcW w:w="1263" w:type="dxa"/>
          </w:tcPr>
          <w:p w14:paraId="77224CB0" w14:textId="77777777" w:rsidR="00E80769" w:rsidRPr="00E77497" w:rsidRDefault="00E80769" w:rsidP="00B46C10">
            <w:pPr>
              <w:pStyle w:val="SyntaxOneOf"/>
              <w:keepNext/>
            </w:pPr>
            <w:r w:rsidRPr="00E77497">
              <w:t>:</w:t>
            </w:r>
          </w:p>
        </w:tc>
      </w:tr>
      <w:tr w:rsidR="00E80769" w:rsidRPr="00E77497" w14:paraId="79B99E56" w14:textId="77777777" w:rsidTr="006E1632">
        <w:tc>
          <w:tcPr>
            <w:tcW w:w="1263" w:type="dxa"/>
          </w:tcPr>
          <w:p w14:paraId="5E9BBA6A" w14:textId="77777777" w:rsidR="00E80769" w:rsidRPr="00E77497" w:rsidRDefault="00E80769" w:rsidP="00B46C10">
            <w:pPr>
              <w:pStyle w:val="SyntaxOneOf"/>
              <w:keepNext/>
            </w:pPr>
            <w:r w:rsidRPr="00E77497">
              <w:t>=</w:t>
            </w:r>
          </w:p>
        </w:tc>
        <w:tc>
          <w:tcPr>
            <w:tcW w:w="1263" w:type="dxa"/>
          </w:tcPr>
          <w:p w14:paraId="174B673A" w14:textId="77777777" w:rsidR="00E80769" w:rsidRPr="00E77497" w:rsidRDefault="00E80769" w:rsidP="00B46C10">
            <w:pPr>
              <w:pStyle w:val="SyntaxOneOf"/>
              <w:keepNext/>
            </w:pPr>
            <w:r w:rsidRPr="00E77497">
              <w:t>+=</w:t>
            </w:r>
          </w:p>
        </w:tc>
        <w:tc>
          <w:tcPr>
            <w:tcW w:w="1263" w:type="dxa"/>
          </w:tcPr>
          <w:p w14:paraId="42C3D311" w14:textId="77777777" w:rsidR="00E80769" w:rsidRPr="00E77497" w:rsidRDefault="00E80769" w:rsidP="00B46C10">
            <w:pPr>
              <w:pStyle w:val="SyntaxOneOf"/>
              <w:keepNext/>
            </w:pPr>
            <w:r w:rsidRPr="00E77497">
              <w:t>-=</w:t>
            </w:r>
          </w:p>
        </w:tc>
        <w:tc>
          <w:tcPr>
            <w:tcW w:w="1263" w:type="dxa"/>
          </w:tcPr>
          <w:p w14:paraId="6D851973" w14:textId="77777777" w:rsidR="00E80769" w:rsidRPr="00E77497" w:rsidRDefault="00E80769" w:rsidP="00B46C10">
            <w:pPr>
              <w:pStyle w:val="SyntaxOneOf"/>
              <w:keepNext/>
            </w:pPr>
            <w:r w:rsidRPr="00E77497">
              <w:t>*=</w:t>
            </w:r>
          </w:p>
        </w:tc>
        <w:tc>
          <w:tcPr>
            <w:tcW w:w="1263" w:type="dxa"/>
          </w:tcPr>
          <w:p w14:paraId="262E4EA9" w14:textId="77777777" w:rsidR="00E80769" w:rsidRPr="00E77497" w:rsidRDefault="00E80769" w:rsidP="00B46C10">
            <w:pPr>
              <w:pStyle w:val="SyntaxOneOf"/>
              <w:keepNext/>
            </w:pPr>
            <w:r w:rsidRPr="00E77497">
              <w:t>%=</w:t>
            </w:r>
          </w:p>
        </w:tc>
        <w:tc>
          <w:tcPr>
            <w:tcW w:w="1263" w:type="dxa"/>
          </w:tcPr>
          <w:p w14:paraId="598C62DD" w14:textId="77777777" w:rsidR="00E80769" w:rsidRPr="00E77497" w:rsidRDefault="00E80769" w:rsidP="00B46C10">
            <w:pPr>
              <w:pStyle w:val="SyntaxOneOf"/>
              <w:keepNext/>
            </w:pPr>
            <w:r w:rsidRPr="00E77497">
              <w:t>&lt;&lt;=</w:t>
            </w:r>
          </w:p>
        </w:tc>
      </w:tr>
      <w:tr w:rsidR="00E80769" w:rsidRPr="00E77497" w14:paraId="5DA26767" w14:textId="77777777" w:rsidTr="006E1632">
        <w:tc>
          <w:tcPr>
            <w:tcW w:w="1263" w:type="dxa"/>
          </w:tcPr>
          <w:p w14:paraId="60FC3237" w14:textId="77777777" w:rsidR="00E80769" w:rsidRPr="00E77497" w:rsidRDefault="00E80769" w:rsidP="00B46C10">
            <w:pPr>
              <w:pStyle w:val="SyntaxOneOf"/>
            </w:pPr>
            <w:r w:rsidRPr="00E77497">
              <w:t>&gt;&gt;=</w:t>
            </w:r>
          </w:p>
        </w:tc>
        <w:tc>
          <w:tcPr>
            <w:tcW w:w="1263" w:type="dxa"/>
          </w:tcPr>
          <w:p w14:paraId="461F5440" w14:textId="77777777" w:rsidR="00E80769" w:rsidRPr="00E77497" w:rsidRDefault="00E80769" w:rsidP="00B46C10">
            <w:pPr>
              <w:pStyle w:val="SyntaxOneOf"/>
            </w:pPr>
            <w:r w:rsidRPr="00E77497">
              <w:t>&gt;&gt;&gt;=</w:t>
            </w:r>
          </w:p>
        </w:tc>
        <w:tc>
          <w:tcPr>
            <w:tcW w:w="1263" w:type="dxa"/>
          </w:tcPr>
          <w:p w14:paraId="3AF00726" w14:textId="77777777" w:rsidR="00E80769" w:rsidRPr="00E77497" w:rsidRDefault="00E80769" w:rsidP="00B46C10">
            <w:pPr>
              <w:pStyle w:val="SyntaxOneOf"/>
            </w:pPr>
            <w:r w:rsidRPr="00E77497">
              <w:t>&amp;=</w:t>
            </w:r>
          </w:p>
        </w:tc>
        <w:tc>
          <w:tcPr>
            <w:tcW w:w="1263" w:type="dxa"/>
          </w:tcPr>
          <w:p w14:paraId="254F05DD" w14:textId="77777777" w:rsidR="00E80769" w:rsidRPr="00E77497" w:rsidRDefault="00E80769" w:rsidP="00B46C10">
            <w:pPr>
              <w:pStyle w:val="SyntaxOneOf"/>
            </w:pPr>
            <w:r w:rsidRPr="00E77497">
              <w:t>|=</w:t>
            </w:r>
          </w:p>
        </w:tc>
        <w:tc>
          <w:tcPr>
            <w:tcW w:w="1263" w:type="dxa"/>
          </w:tcPr>
          <w:p w14:paraId="63A0A695" w14:textId="77777777" w:rsidR="00E80769" w:rsidRPr="00E77497" w:rsidRDefault="00E80769" w:rsidP="00B46C10">
            <w:pPr>
              <w:pStyle w:val="SyntaxOneOf"/>
            </w:pPr>
            <w:r w:rsidRPr="00E77497">
              <w:t>^=</w:t>
            </w:r>
          </w:p>
        </w:tc>
        <w:tc>
          <w:tcPr>
            <w:tcW w:w="1263" w:type="dxa"/>
          </w:tcPr>
          <w:p w14:paraId="25237DEB" w14:textId="77777777" w:rsidR="00E80769" w:rsidRPr="00E77497" w:rsidRDefault="00E80769" w:rsidP="00B46C10">
            <w:pPr>
              <w:pStyle w:val="SyntaxOneOf"/>
            </w:pPr>
          </w:p>
        </w:tc>
      </w:tr>
    </w:tbl>
    <w:p w14:paraId="3A65BBC0" w14:textId="77777777" w:rsidR="00E80769" w:rsidRPr="00E77497" w:rsidRDefault="00E80769" w:rsidP="00E80769">
      <w:pPr>
        <w:pStyle w:val="M0"/>
        <w:spacing w:after="0"/>
        <w:rPr>
          <w:sz w:val="16"/>
        </w:rPr>
      </w:pPr>
    </w:p>
    <w:p w14:paraId="6BE08CB7" w14:textId="77777777" w:rsidR="00E80769" w:rsidRPr="00E77497" w:rsidRDefault="00E80769" w:rsidP="00E80769">
      <w:pPr>
        <w:pStyle w:val="SyntaxRule"/>
      </w:pPr>
    </w:p>
    <w:p w14:paraId="20832BC3" w14:textId="77777777" w:rsidR="00E80769" w:rsidRPr="00E77497" w:rsidRDefault="00E80769" w:rsidP="00E80769">
      <w:pPr>
        <w:pStyle w:val="SyntaxRule"/>
        <w:rPr>
          <w:b/>
        </w:rPr>
      </w:pPr>
      <w:r w:rsidRPr="00E77497">
        <w:t xml:space="preserve">DivPunctuator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7.7</w:t>
      </w:r>
    </w:p>
    <w:tbl>
      <w:tblPr>
        <w:tblW w:w="0" w:type="auto"/>
        <w:tblInd w:w="576" w:type="dxa"/>
        <w:tblLayout w:type="fixed"/>
        <w:tblLook w:val="0000" w:firstRow="0" w:lastRow="0" w:firstColumn="0" w:lastColumn="0" w:noHBand="0" w:noVBand="0"/>
      </w:tblPr>
      <w:tblGrid>
        <w:gridCol w:w="1422"/>
        <w:gridCol w:w="1104"/>
        <w:gridCol w:w="1263"/>
        <w:gridCol w:w="1263"/>
        <w:gridCol w:w="1263"/>
        <w:gridCol w:w="1263"/>
      </w:tblGrid>
      <w:tr w:rsidR="00E80769" w:rsidRPr="00E77497" w14:paraId="34152899" w14:textId="77777777" w:rsidTr="006E1632">
        <w:tc>
          <w:tcPr>
            <w:tcW w:w="1422" w:type="dxa"/>
          </w:tcPr>
          <w:p w14:paraId="6332A53D" w14:textId="77777777" w:rsidR="00E80769" w:rsidRPr="00E77497" w:rsidRDefault="00E80769" w:rsidP="00B46C10">
            <w:pPr>
              <w:pStyle w:val="SyntaxOneOf"/>
            </w:pPr>
            <w:r w:rsidRPr="00E77497">
              <w:t>/</w:t>
            </w:r>
          </w:p>
        </w:tc>
        <w:tc>
          <w:tcPr>
            <w:tcW w:w="1104" w:type="dxa"/>
          </w:tcPr>
          <w:p w14:paraId="28FA075A" w14:textId="77777777" w:rsidR="00E80769" w:rsidRPr="00E77497" w:rsidRDefault="00E80769" w:rsidP="00B46C10">
            <w:pPr>
              <w:pStyle w:val="SyntaxOneOf"/>
              <w:jc w:val="left"/>
            </w:pPr>
            <w:r w:rsidRPr="00E77497">
              <w:t>/=</w:t>
            </w:r>
          </w:p>
        </w:tc>
        <w:tc>
          <w:tcPr>
            <w:tcW w:w="1263" w:type="dxa"/>
          </w:tcPr>
          <w:p w14:paraId="1AF8DAA5" w14:textId="77777777" w:rsidR="00E80769" w:rsidRPr="00E77497" w:rsidRDefault="00E80769" w:rsidP="00B46C10">
            <w:pPr>
              <w:pStyle w:val="SyntaxOneOf"/>
            </w:pPr>
          </w:p>
        </w:tc>
        <w:tc>
          <w:tcPr>
            <w:tcW w:w="1263" w:type="dxa"/>
          </w:tcPr>
          <w:p w14:paraId="57E8A257" w14:textId="77777777" w:rsidR="00E80769" w:rsidRPr="00E77497" w:rsidRDefault="00E80769" w:rsidP="00B46C10">
            <w:pPr>
              <w:pStyle w:val="SyntaxOneOf"/>
            </w:pPr>
          </w:p>
        </w:tc>
        <w:tc>
          <w:tcPr>
            <w:tcW w:w="1263" w:type="dxa"/>
          </w:tcPr>
          <w:p w14:paraId="12A8B881" w14:textId="77777777" w:rsidR="00E80769" w:rsidRPr="00E77497" w:rsidRDefault="00E80769" w:rsidP="00B46C10">
            <w:pPr>
              <w:pStyle w:val="SyntaxOneOf"/>
            </w:pPr>
          </w:p>
        </w:tc>
        <w:tc>
          <w:tcPr>
            <w:tcW w:w="1263" w:type="dxa"/>
          </w:tcPr>
          <w:p w14:paraId="6DBAD89E" w14:textId="77777777" w:rsidR="00E80769" w:rsidRPr="00E77497" w:rsidRDefault="00E80769" w:rsidP="00B46C10">
            <w:pPr>
              <w:pStyle w:val="SyntaxOneOf"/>
            </w:pPr>
          </w:p>
        </w:tc>
      </w:tr>
    </w:tbl>
    <w:p w14:paraId="2AC35185" w14:textId="77777777" w:rsidR="00E80769" w:rsidRPr="00E77497" w:rsidRDefault="00E80769" w:rsidP="00E80769">
      <w:pPr>
        <w:pStyle w:val="SyntaxRule"/>
      </w:pPr>
    </w:p>
    <w:p w14:paraId="221B304A" w14:textId="77777777" w:rsidR="00E80769" w:rsidRPr="00E77497" w:rsidRDefault="00E80769" w:rsidP="00E80769">
      <w:pPr>
        <w:pStyle w:val="SyntaxRule"/>
      </w:pPr>
      <w:r w:rsidRPr="00E77497">
        <w:t xml:space="preserve">Literal </w:t>
      </w:r>
      <w:r w:rsidRPr="00E77497">
        <w:rPr>
          <w:rFonts w:ascii="Arial" w:hAnsi="Arial" w:cs="Arial"/>
          <w:b/>
          <w:i w:val="0"/>
        </w:rPr>
        <w:t>::</w:t>
      </w:r>
      <w:r w:rsidRPr="00E77497">
        <w:tab/>
      </w:r>
      <w:r w:rsidRPr="00E77497">
        <w:rPr>
          <w:rFonts w:ascii="Arial" w:hAnsi="Arial"/>
        </w:rPr>
        <w:t>See 7.8</w:t>
      </w:r>
    </w:p>
    <w:p w14:paraId="0818399D" w14:textId="77777777" w:rsidR="00E80769" w:rsidRPr="00E77497" w:rsidRDefault="00E80769" w:rsidP="00E80769">
      <w:pPr>
        <w:pStyle w:val="SyntaxDefinition"/>
      </w:pPr>
      <w:r w:rsidRPr="00E77497">
        <w:t>NullLiteral</w:t>
      </w:r>
      <w:r w:rsidRPr="00E77497">
        <w:br/>
        <w:t>BooleanLiteral</w:t>
      </w:r>
      <w:r w:rsidRPr="00E77497">
        <w:br/>
        <w:t>NumericLiteral</w:t>
      </w:r>
      <w:r w:rsidRPr="00E77497">
        <w:br/>
        <w:t>StringLiteral</w:t>
      </w:r>
      <w:r w:rsidRPr="00E77497">
        <w:br/>
        <w:t>RegularExpressionLiteral</w:t>
      </w:r>
    </w:p>
    <w:p w14:paraId="2466EE64" w14:textId="77777777" w:rsidR="00E80769" w:rsidRPr="00E77497" w:rsidRDefault="00E80769" w:rsidP="00E80769">
      <w:pPr>
        <w:pStyle w:val="M0"/>
        <w:spacing w:after="0"/>
        <w:rPr>
          <w:sz w:val="16"/>
        </w:rPr>
      </w:pPr>
    </w:p>
    <w:p w14:paraId="1BD42834" w14:textId="77777777" w:rsidR="00E80769" w:rsidRPr="00E77497" w:rsidRDefault="00E80769" w:rsidP="00E80769">
      <w:pPr>
        <w:pStyle w:val="SyntaxRule"/>
        <w:rPr>
          <w:rFonts w:ascii="Arial" w:hAnsi="Arial"/>
        </w:rPr>
      </w:pPr>
      <w:r w:rsidRPr="00E77497">
        <w:t xml:space="preserve">NullLiteral </w:t>
      </w:r>
      <w:r w:rsidRPr="00E77497">
        <w:rPr>
          <w:rFonts w:ascii="Arial" w:hAnsi="Arial" w:cs="Arial"/>
          <w:b/>
          <w:i w:val="0"/>
        </w:rPr>
        <w:t>::</w:t>
      </w:r>
      <w:r w:rsidRPr="00E77497">
        <w:tab/>
      </w:r>
      <w:r w:rsidRPr="00E77497">
        <w:rPr>
          <w:rFonts w:ascii="Arial" w:hAnsi="Arial"/>
        </w:rPr>
        <w:t>See 7.8.1</w:t>
      </w:r>
    </w:p>
    <w:p w14:paraId="35171D5F"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null</w:t>
      </w:r>
    </w:p>
    <w:p w14:paraId="52CE8E1E" w14:textId="77777777" w:rsidR="00E80769" w:rsidRPr="00E77497" w:rsidRDefault="00E80769" w:rsidP="00E80769">
      <w:pPr>
        <w:pStyle w:val="M0"/>
        <w:spacing w:after="0"/>
        <w:rPr>
          <w:sz w:val="16"/>
        </w:rPr>
      </w:pPr>
    </w:p>
    <w:p w14:paraId="592EEF1C" w14:textId="77777777" w:rsidR="00E80769" w:rsidRPr="00E77497" w:rsidRDefault="00E80769" w:rsidP="00E80769">
      <w:pPr>
        <w:pStyle w:val="SyntaxRule"/>
        <w:rPr>
          <w:rFonts w:ascii="Arial" w:hAnsi="Arial"/>
        </w:rPr>
      </w:pPr>
      <w:r w:rsidRPr="00E77497">
        <w:t xml:space="preserve">BooleanLiteral </w:t>
      </w:r>
      <w:r w:rsidRPr="00E77497">
        <w:rPr>
          <w:rFonts w:ascii="Arial" w:hAnsi="Arial"/>
          <w:b/>
          <w:i w:val="0"/>
        </w:rPr>
        <w:t>::</w:t>
      </w:r>
      <w:r w:rsidRPr="00E77497">
        <w:rPr>
          <w:rFonts w:ascii="Arial" w:hAnsi="Arial"/>
        </w:rPr>
        <w:tab/>
        <w:t>See 7.8.2</w:t>
      </w:r>
    </w:p>
    <w:p w14:paraId="7897F9AF"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true</w:t>
      </w:r>
      <w:r w:rsidRPr="00E77497">
        <w:rPr>
          <w:rFonts w:ascii="Courier New" w:hAnsi="Courier New" w:cs="Courier New"/>
          <w:b/>
          <w:i w:val="0"/>
        </w:rPr>
        <w:br/>
        <w:t>false</w:t>
      </w:r>
    </w:p>
    <w:p w14:paraId="795299B8" w14:textId="77777777" w:rsidR="00E80769" w:rsidRPr="00E77497" w:rsidRDefault="00E80769" w:rsidP="00E80769">
      <w:pPr>
        <w:pStyle w:val="M0"/>
        <w:spacing w:after="0"/>
        <w:rPr>
          <w:sz w:val="16"/>
        </w:rPr>
      </w:pPr>
    </w:p>
    <w:p w14:paraId="70E01E74" w14:textId="77777777" w:rsidR="00E80769" w:rsidRPr="00E77497" w:rsidRDefault="00E80769" w:rsidP="00E80769">
      <w:pPr>
        <w:pStyle w:val="SyntaxRule"/>
        <w:rPr>
          <w:rFonts w:ascii="Arial" w:hAnsi="Arial"/>
        </w:rPr>
      </w:pPr>
      <w:r w:rsidRPr="00E77497">
        <w:rPr>
          <w:rStyle w:val="bnf"/>
          <w:i/>
        </w:rPr>
        <w:t>NumericLiteral</w:t>
      </w:r>
      <w:r w:rsidRPr="00E77497">
        <w:rPr>
          <w:rFonts w:ascii="Arial" w:hAnsi="Arial"/>
        </w:rPr>
        <w:t xml:space="preserve"> </w:t>
      </w:r>
      <w:r w:rsidRPr="00E77497">
        <w:rPr>
          <w:rFonts w:ascii="Arial" w:hAnsi="Arial"/>
          <w:b/>
          <w:i w:val="0"/>
        </w:rPr>
        <w:t>::</w:t>
      </w:r>
      <w:r w:rsidRPr="00E77497">
        <w:rPr>
          <w:rFonts w:ascii="Arial" w:hAnsi="Arial"/>
        </w:rPr>
        <w:tab/>
        <w:t>See 7.8.3</w:t>
      </w:r>
    </w:p>
    <w:p w14:paraId="60FD36A8" w14:textId="77777777" w:rsidR="00E80769" w:rsidRPr="00E77497" w:rsidRDefault="00E80769" w:rsidP="00E80769">
      <w:pPr>
        <w:pStyle w:val="SyntaxDefinition"/>
      </w:pPr>
      <w:r w:rsidRPr="00E77497">
        <w:t>DecimalLiteral</w:t>
      </w:r>
      <w:r w:rsidRPr="00E77497">
        <w:br/>
        <w:t>HexIntegerLiteral</w:t>
      </w:r>
    </w:p>
    <w:p w14:paraId="6D26C83C" w14:textId="77777777" w:rsidR="00E80769" w:rsidRPr="00E77497" w:rsidRDefault="00E80769" w:rsidP="00E80769">
      <w:pPr>
        <w:pStyle w:val="M0"/>
        <w:spacing w:after="0"/>
        <w:rPr>
          <w:sz w:val="16"/>
        </w:rPr>
      </w:pPr>
    </w:p>
    <w:p w14:paraId="03DC93A5" w14:textId="77777777" w:rsidR="00E80769" w:rsidRPr="00E77497" w:rsidRDefault="00E80769" w:rsidP="00E80769">
      <w:pPr>
        <w:pStyle w:val="SyntaxRule"/>
        <w:rPr>
          <w:rFonts w:ascii="Arial" w:hAnsi="Arial"/>
        </w:rPr>
      </w:pPr>
      <w:r w:rsidRPr="00E77497">
        <w:t xml:space="preserve">DecimalLiteral </w:t>
      </w:r>
      <w:r w:rsidRPr="00E77497">
        <w:rPr>
          <w:rFonts w:ascii="Arial" w:hAnsi="Arial"/>
          <w:b/>
          <w:i w:val="0"/>
        </w:rPr>
        <w:t>::</w:t>
      </w:r>
      <w:r w:rsidRPr="00E77497">
        <w:rPr>
          <w:rFonts w:ascii="Arial" w:hAnsi="Arial"/>
        </w:rPr>
        <w:tab/>
        <w:t>See 7.8.3</w:t>
      </w:r>
    </w:p>
    <w:p w14:paraId="4018DF82" w14:textId="77777777" w:rsidR="00E80769" w:rsidRPr="00E77497" w:rsidRDefault="00E80769" w:rsidP="00E80769">
      <w:pPr>
        <w:pStyle w:val="SyntaxDefinition"/>
      </w:pPr>
      <w:r w:rsidRPr="00E77497">
        <w:t xml:space="preserve">DecimalIntegerLiteral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DecimalIntegerLiteral ExponentPart</w:t>
      </w:r>
      <w:r w:rsidRPr="00E77497">
        <w:rPr>
          <w:rFonts w:ascii="Arial" w:hAnsi="Arial"/>
          <w:i w:val="0"/>
          <w:vertAlign w:val="subscript"/>
        </w:rPr>
        <w:t>opt</w:t>
      </w:r>
    </w:p>
    <w:p w14:paraId="15434B68" w14:textId="77777777" w:rsidR="00E80769" w:rsidRPr="00E77497" w:rsidRDefault="00E80769" w:rsidP="00E80769">
      <w:pPr>
        <w:pStyle w:val="M0"/>
        <w:spacing w:after="0"/>
        <w:rPr>
          <w:sz w:val="16"/>
        </w:rPr>
      </w:pPr>
    </w:p>
    <w:p w14:paraId="51B08BB4" w14:textId="77777777" w:rsidR="00E80769" w:rsidRPr="00E77497" w:rsidRDefault="00E80769" w:rsidP="00E80769">
      <w:pPr>
        <w:pStyle w:val="SyntaxRule"/>
        <w:rPr>
          <w:rFonts w:ascii="Arial" w:hAnsi="Arial"/>
        </w:rPr>
      </w:pPr>
      <w:r w:rsidRPr="00E77497">
        <w:t xml:space="preserve">DecimalIntegerLiteral </w:t>
      </w:r>
      <w:r w:rsidRPr="00E77497">
        <w:rPr>
          <w:rFonts w:ascii="Arial" w:hAnsi="Arial"/>
          <w:b/>
          <w:i w:val="0"/>
        </w:rPr>
        <w:t>::</w:t>
      </w:r>
      <w:r w:rsidRPr="00E77497">
        <w:rPr>
          <w:rFonts w:ascii="Arial" w:hAnsi="Arial"/>
        </w:rPr>
        <w:tab/>
        <w:t>See 7.8.3</w:t>
      </w:r>
    </w:p>
    <w:p w14:paraId="7CEC57B2" w14:textId="77777777" w:rsidR="00E80769" w:rsidRPr="00E77497" w:rsidRDefault="00E80769" w:rsidP="00E80769">
      <w:pPr>
        <w:pStyle w:val="SyntaxDefinition"/>
        <w:rPr>
          <w:vertAlign w:val="subscript"/>
        </w:rPr>
      </w:pPr>
      <w:r w:rsidRPr="00E77497">
        <w:rPr>
          <w:rFonts w:ascii="Courier New" w:hAnsi="Courier New"/>
          <w:b/>
          <w:i w:val="0"/>
        </w:rPr>
        <w:t>0</w:t>
      </w:r>
      <w:r w:rsidRPr="00E77497">
        <w:br/>
        <w:t>NonZeroDigit DecimalDigits</w:t>
      </w:r>
      <w:r w:rsidRPr="00E77497">
        <w:rPr>
          <w:rFonts w:ascii="Arial" w:hAnsi="Arial"/>
          <w:i w:val="0"/>
          <w:vertAlign w:val="subscript"/>
        </w:rPr>
        <w:t>opt</w:t>
      </w:r>
    </w:p>
    <w:p w14:paraId="11ED49AB" w14:textId="77777777" w:rsidR="00E80769" w:rsidRPr="00E77497" w:rsidRDefault="00E80769" w:rsidP="00E80769">
      <w:pPr>
        <w:pStyle w:val="M0"/>
        <w:spacing w:after="0"/>
        <w:rPr>
          <w:sz w:val="16"/>
        </w:rPr>
      </w:pPr>
    </w:p>
    <w:p w14:paraId="572FDE4A" w14:textId="77777777" w:rsidR="00E80769" w:rsidRPr="00E77497" w:rsidRDefault="00E80769" w:rsidP="00E80769">
      <w:pPr>
        <w:pStyle w:val="SyntaxRule"/>
        <w:rPr>
          <w:rFonts w:ascii="Arial" w:hAnsi="Arial"/>
        </w:rPr>
      </w:pPr>
      <w:r w:rsidRPr="00E77497">
        <w:t xml:space="preserve">DecimalDigits </w:t>
      </w:r>
      <w:r w:rsidRPr="00E77497">
        <w:rPr>
          <w:rFonts w:ascii="Arial" w:hAnsi="Arial"/>
          <w:b/>
          <w:i w:val="0"/>
        </w:rPr>
        <w:t>::</w:t>
      </w:r>
      <w:r w:rsidRPr="00E77497">
        <w:rPr>
          <w:rFonts w:ascii="Arial" w:hAnsi="Arial"/>
        </w:rPr>
        <w:tab/>
        <w:t>See 7.8.3</w:t>
      </w:r>
    </w:p>
    <w:p w14:paraId="626FAD6C" w14:textId="77777777" w:rsidR="00E80769" w:rsidRPr="00E77497" w:rsidRDefault="00E80769" w:rsidP="00E80769">
      <w:pPr>
        <w:pStyle w:val="SyntaxDefinition"/>
      </w:pPr>
      <w:r w:rsidRPr="00E77497">
        <w:t>DecimalDigit</w:t>
      </w:r>
      <w:r w:rsidRPr="00E77497">
        <w:br/>
        <w:t>DecimalDigits DecimalDigit</w:t>
      </w:r>
    </w:p>
    <w:p w14:paraId="715D01B1" w14:textId="77777777" w:rsidR="00E80769" w:rsidRPr="00E77497" w:rsidRDefault="00E80769" w:rsidP="00E80769">
      <w:pPr>
        <w:pStyle w:val="M0"/>
        <w:spacing w:after="0"/>
        <w:rPr>
          <w:sz w:val="16"/>
        </w:rPr>
      </w:pPr>
    </w:p>
    <w:p w14:paraId="1816CE00" w14:textId="77777777" w:rsidR="00E80769" w:rsidRPr="00E77497" w:rsidRDefault="00E80769" w:rsidP="00E80769">
      <w:pPr>
        <w:pStyle w:val="SyntaxRule"/>
      </w:pPr>
      <w:r w:rsidRPr="00E77497">
        <w:t xml:space="preserve">DecimalDigit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7.8.3</w:t>
      </w:r>
    </w:p>
    <w:p w14:paraId="3DE9A2A7"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w:t>
      </w:r>
    </w:p>
    <w:p w14:paraId="4711B38A" w14:textId="77777777" w:rsidR="00E80769" w:rsidRPr="00E77497" w:rsidRDefault="00E80769" w:rsidP="00E80769">
      <w:pPr>
        <w:pStyle w:val="M0"/>
        <w:spacing w:after="0"/>
        <w:rPr>
          <w:sz w:val="16"/>
        </w:rPr>
      </w:pPr>
    </w:p>
    <w:p w14:paraId="0D218AEE" w14:textId="77777777" w:rsidR="00E80769" w:rsidRPr="00E77497" w:rsidRDefault="00E80769" w:rsidP="00E80769">
      <w:pPr>
        <w:pStyle w:val="SyntaxRule"/>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r w:rsidRPr="00E77497">
        <w:rPr>
          <w:rFonts w:ascii="Arial" w:hAnsi="Arial"/>
        </w:rPr>
        <w:t xml:space="preserve"> </w:t>
      </w:r>
      <w:r w:rsidRPr="00E77497">
        <w:rPr>
          <w:rFonts w:ascii="Arial" w:hAnsi="Arial"/>
        </w:rPr>
        <w:tab/>
        <w:t>See 7.8.3</w:t>
      </w:r>
    </w:p>
    <w:p w14:paraId="5ADB7F1C"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1  2  3  4  5  6  7  8  9</w:t>
      </w:r>
    </w:p>
    <w:p w14:paraId="31A84D48" w14:textId="77777777" w:rsidR="00E80769" w:rsidRPr="00E77497" w:rsidRDefault="00E80769" w:rsidP="00E80769">
      <w:pPr>
        <w:pStyle w:val="SyntaxRule"/>
      </w:pPr>
      <w:r w:rsidRPr="00E77497">
        <w:t xml:space="preserve">ExponentPart </w:t>
      </w:r>
      <w:r w:rsidRPr="00E77497">
        <w:rPr>
          <w:rFonts w:ascii="Arial" w:hAnsi="Arial" w:cs="Arial"/>
          <w:b/>
          <w:i w:val="0"/>
        </w:rPr>
        <w:t>::</w:t>
      </w:r>
      <w:r w:rsidRPr="00E77497">
        <w:rPr>
          <w:rFonts w:ascii="Arial" w:hAnsi="Arial"/>
        </w:rPr>
        <w:t xml:space="preserve"> </w:t>
      </w:r>
      <w:r w:rsidRPr="00E77497">
        <w:rPr>
          <w:rFonts w:ascii="Arial" w:hAnsi="Arial"/>
        </w:rPr>
        <w:tab/>
        <w:t>See 7.8.3</w:t>
      </w:r>
    </w:p>
    <w:p w14:paraId="20A9A384" w14:textId="77777777" w:rsidR="00E80769" w:rsidRPr="00E77497" w:rsidRDefault="00E80769" w:rsidP="00E80769">
      <w:pPr>
        <w:pStyle w:val="SyntaxDefinition"/>
      </w:pPr>
      <w:r w:rsidRPr="00E77497">
        <w:t>ExponentIndicator SignedInteger</w:t>
      </w:r>
    </w:p>
    <w:p w14:paraId="26F2C90F" w14:textId="77777777" w:rsidR="00E80769" w:rsidRPr="00E77497" w:rsidRDefault="00E80769" w:rsidP="00E80769">
      <w:pPr>
        <w:pStyle w:val="SyntaxRule"/>
      </w:pPr>
      <w:r w:rsidRPr="00E77497">
        <w:t xml:space="preserve">ExponentIndicator </w:t>
      </w:r>
      <w:r w:rsidRPr="00E77497">
        <w:rPr>
          <w:rFonts w:ascii="Arial" w:hAnsi="Arial"/>
          <w:b/>
          <w:i w:val="0"/>
        </w:rPr>
        <w:t>::</w:t>
      </w:r>
      <w:r w:rsidRPr="00E77497">
        <w:rPr>
          <w:rFonts w:ascii="Arial" w:hAnsi="Arial"/>
          <w:b/>
        </w:rPr>
        <w:t xml:space="preserve"> </w:t>
      </w:r>
      <w:r w:rsidRPr="00E77497">
        <w:rPr>
          <w:rFonts w:ascii="Arial" w:hAnsi="Arial"/>
          <w:b/>
          <w:i w:val="0"/>
        </w:rPr>
        <w:t>one of</w:t>
      </w:r>
      <w:r w:rsidRPr="00E77497">
        <w:rPr>
          <w:rFonts w:ascii="Arial" w:hAnsi="Arial"/>
        </w:rPr>
        <w:tab/>
        <w:t>See 7.8.3</w:t>
      </w:r>
    </w:p>
    <w:p w14:paraId="4B181093"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e  E</w:t>
      </w:r>
    </w:p>
    <w:p w14:paraId="7540C638" w14:textId="77777777" w:rsidR="00E80769" w:rsidRPr="00E77497" w:rsidRDefault="00E80769" w:rsidP="00E80769">
      <w:pPr>
        <w:pStyle w:val="M0"/>
        <w:spacing w:after="0"/>
        <w:rPr>
          <w:sz w:val="16"/>
        </w:rPr>
      </w:pPr>
    </w:p>
    <w:p w14:paraId="510144FC" w14:textId="77777777" w:rsidR="00E80769" w:rsidRPr="00E77497" w:rsidRDefault="00E80769" w:rsidP="00E80769">
      <w:pPr>
        <w:pStyle w:val="SyntaxRule"/>
        <w:rPr>
          <w:rFonts w:ascii="Arial" w:hAnsi="Arial"/>
        </w:rPr>
      </w:pPr>
      <w:r w:rsidRPr="00E77497">
        <w:t xml:space="preserve">SignedInteger </w:t>
      </w:r>
      <w:r w:rsidRPr="00E77497">
        <w:rPr>
          <w:rFonts w:ascii="Arial" w:hAnsi="Arial"/>
          <w:b/>
          <w:i w:val="0"/>
        </w:rPr>
        <w:t>::</w:t>
      </w:r>
      <w:r w:rsidRPr="00E77497">
        <w:rPr>
          <w:rFonts w:ascii="Arial" w:hAnsi="Arial"/>
        </w:rPr>
        <w:tab/>
        <w:t>See 7.8.3</w:t>
      </w:r>
    </w:p>
    <w:p w14:paraId="38C04E17" w14:textId="77777777" w:rsidR="00E80769" w:rsidRPr="00E77497" w:rsidRDefault="00E80769" w:rsidP="00E80769">
      <w:pPr>
        <w:pStyle w:val="SyntaxDefinition"/>
      </w:pPr>
      <w:r w:rsidRPr="00E77497">
        <w:t>DecimalDigits</w:t>
      </w:r>
      <w:r w:rsidRPr="00E77497">
        <w:br/>
      </w:r>
      <w:r w:rsidRPr="00E77497">
        <w:rPr>
          <w:rFonts w:ascii="Courier New" w:hAnsi="Courier New"/>
          <w:b/>
          <w:i w:val="0"/>
        </w:rPr>
        <w:t>+</w:t>
      </w:r>
      <w:r w:rsidRPr="00E77497">
        <w:t xml:space="preserve"> DecimalDigits</w:t>
      </w:r>
      <w:r w:rsidRPr="00E77497">
        <w:br/>
      </w:r>
      <w:r w:rsidRPr="00E77497">
        <w:rPr>
          <w:rFonts w:ascii="Courier New" w:hAnsi="Courier New"/>
          <w:b/>
          <w:i w:val="0"/>
        </w:rPr>
        <w:t>-</w:t>
      </w:r>
      <w:r w:rsidRPr="00E77497">
        <w:t xml:space="preserve"> DecimalDigits</w:t>
      </w:r>
    </w:p>
    <w:p w14:paraId="44809A54" w14:textId="77777777" w:rsidR="00E80769" w:rsidRPr="00E77497" w:rsidRDefault="00E80769" w:rsidP="00E80769">
      <w:pPr>
        <w:pStyle w:val="M0"/>
        <w:spacing w:after="0"/>
        <w:rPr>
          <w:sz w:val="16"/>
        </w:rPr>
      </w:pPr>
    </w:p>
    <w:p w14:paraId="14AD576B" w14:textId="77777777" w:rsidR="00E80769" w:rsidRPr="00E77497" w:rsidRDefault="00E80769" w:rsidP="00E80769">
      <w:pPr>
        <w:pStyle w:val="SyntaxRule"/>
        <w:rPr>
          <w:rFonts w:ascii="Arial" w:hAnsi="Arial"/>
        </w:rPr>
      </w:pPr>
      <w:r w:rsidRPr="00E77497">
        <w:t xml:space="preserve">HexIntegerLiteral </w:t>
      </w:r>
      <w:r w:rsidRPr="00E77497">
        <w:rPr>
          <w:rFonts w:ascii="Arial" w:hAnsi="Arial"/>
          <w:b/>
          <w:i w:val="0"/>
        </w:rPr>
        <w:t>::</w:t>
      </w:r>
      <w:r w:rsidRPr="00E77497">
        <w:rPr>
          <w:rFonts w:ascii="Arial" w:hAnsi="Arial"/>
        </w:rPr>
        <w:tab/>
        <w:t>See 7.8.3</w:t>
      </w:r>
    </w:p>
    <w:p w14:paraId="58FF619C" w14:textId="77777777" w:rsidR="00E80769" w:rsidRPr="00E77497" w:rsidRDefault="00E80769" w:rsidP="00E80769">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58509149" w14:textId="77777777" w:rsidR="00E80769" w:rsidRPr="00E77497" w:rsidRDefault="00E80769" w:rsidP="00E80769">
      <w:pPr>
        <w:pStyle w:val="SyntaxRule"/>
      </w:pPr>
      <w:r w:rsidRPr="00E77497">
        <w:t xml:space="preserve">HexDigit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7.8.3</w:t>
      </w:r>
    </w:p>
    <w:p w14:paraId="25E281C7" w14:textId="77777777" w:rsidR="00E80769" w:rsidRPr="00E77497" w:rsidRDefault="00E80769" w:rsidP="00E80769">
      <w:pPr>
        <w:pStyle w:val="SyntaxDefinition"/>
      </w:pPr>
      <w:r w:rsidRPr="00E77497">
        <w:rPr>
          <w:rFonts w:ascii="Courier New" w:hAnsi="Courier New" w:cs="Courier New"/>
          <w:b/>
          <w:i w:val="0"/>
        </w:rPr>
        <w:t>0 1 2 3 4 5 6 7 8 9 a b c d e f A B C D E F</w:t>
      </w:r>
    </w:p>
    <w:p w14:paraId="7D99641D" w14:textId="77777777" w:rsidR="00E80769" w:rsidRPr="00E77497" w:rsidRDefault="00E80769" w:rsidP="00E80769">
      <w:pPr>
        <w:pStyle w:val="SyntaxRule"/>
        <w:rPr>
          <w:rFonts w:ascii="Arial" w:hAnsi="Arial"/>
        </w:rPr>
      </w:pPr>
      <w:r w:rsidRPr="00E77497">
        <w:t xml:space="preserve">StringLiteral </w:t>
      </w:r>
      <w:r w:rsidRPr="00E77497">
        <w:rPr>
          <w:rFonts w:ascii="Arial" w:hAnsi="Arial"/>
          <w:b/>
          <w:i w:val="0"/>
        </w:rPr>
        <w:t>::</w:t>
      </w:r>
      <w:r w:rsidRPr="00E77497">
        <w:rPr>
          <w:rFonts w:ascii="Arial" w:hAnsi="Arial"/>
        </w:rPr>
        <w:tab/>
        <w:t>See 7.8.4</w:t>
      </w:r>
    </w:p>
    <w:p w14:paraId="00A2AEEA" w14:textId="77777777" w:rsidR="00E80769" w:rsidRPr="00E77497" w:rsidRDefault="00E80769" w:rsidP="00E80769">
      <w:pPr>
        <w:pStyle w:val="SyntaxDefinition"/>
      </w:pPr>
      <w:r w:rsidRPr="00E77497">
        <w:rPr>
          <w:rFonts w:ascii="Courier New" w:hAnsi="Courier New"/>
          <w:b/>
          <w:i w:val="0"/>
        </w:rPr>
        <w:t>"</w:t>
      </w:r>
      <w:r w:rsidRPr="00E77497">
        <w:t xml:space="preserve"> DoubleStringCharacters</w:t>
      </w:r>
      <w:r w:rsidRPr="00E77497">
        <w:rPr>
          <w:rFonts w:ascii="Arial" w:hAnsi="Arial"/>
          <w:i w:val="0"/>
          <w:vertAlign w:val="subscript"/>
        </w:rPr>
        <w:t>opt</w:t>
      </w:r>
      <w:r w:rsidRPr="00E77497">
        <w:rPr>
          <w:b/>
        </w:rPr>
        <w:t xml:space="preserve"> </w:t>
      </w:r>
      <w:r w:rsidRPr="00E77497">
        <w:rPr>
          <w:rFonts w:ascii="Courier New" w:hAnsi="Courier New"/>
          <w:b/>
          <w:i w:val="0"/>
        </w:rPr>
        <w:t>"</w:t>
      </w:r>
      <w:r w:rsidRPr="00E77497">
        <w:rPr>
          <w:rFonts w:ascii="Courier New" w:hAnsi="Courier New"/>
          <w:b/>
          <w:i w:val="0"/>
        </w:rPr>
        <w:br/>
        <w:t>'</w:t>
      </w:r>
      <w:r w:rsidRPr="00E77497">
        <w:t xml:space="preserve"> SingleStringCharacters</w:t>
      </w:r>
      <w:r w:rsidRPr="00E77497">
        <w:rPr>
          <w:rFonts w:ascii="Arial" w:hAnsi="Arial"/>
          <w:i w:val="0"/>
          <w:vertAlign w:val="subscript"/>
        </w:rPr>
        <w:t>opt</w:t>
      </w:r>
      <w:r w:rsidRPr="00E77497">
        <w:rPr>
          <w:vertAlign w:val="subscript"/>
        </w:rPr>
        <w:t xml:space="preserve"> </w:t>
      </w:r>
      <w:r w:rsidRPr="00E77497">
        <w:t xml:space="preserve"> </w:t>
      </w:r>
      <w:r w:rsidRPr="00E77497">
        <w:rPr>
          <w:rFonts w:ascii="Courier New" w:hAnsi="Courier New"/>
          <w:b/>
          <w:i w:val="0"/>
        </w:rPr>
        <w:t>'</w:t>
      </w:r>
    </w:p>
    <w:p w14:paraId="7C1CFC94" w14:textId="77777777" w:rsidR="00E80769" w:rsidRPr="00E77497" w:rsidRDefault="00E80769" w:rsidP="00E80769">
      <w:pPr>
        <w:pStyle w:val="SyntaxRule"/>
        <w:rPr>
          <w:rFonts w:ascii="Arial" w:hAnsi="Arial"/>
        </w:rPr>
      </w:pPr>
      <w:r w:rsidRPr="00E77497">
        <w:t xml:space="preserve">DoubleStringCharacters </w:t>
      </w:r>
      <w:r w:rsidRPr="00E77497">
        <w:rPr>
          <w:rFonts w:ascii="Arial" w:hAnsi="Arial"/>
          <w:b/>
          <w:i w:val="0"/>
        </w:rPr>
        <w:t>::</w:t>
      </w:r>
      <w:r w:rsidRPr="00E77497">
        <w:rPr>
          <w:rFonts w:ascii="Arial" w:hAnsi="Arial"/>
        </w:rPr>
        <w:tab/>
        <w:t>See 7.8.4</w:t>
      </w:r>
    </w:p>
    <w:p w14:paraId="7F12B518" w14:textId="77777777" w:rsidR="00E80769" w:rsidRPr="00E77497" w:rsidRDefault="00E80769" w:rsidP="00E80769">
      <w:pPr>
        <w:pStyle w:val="SyntaxDefinition"/>
      </w:pPr>
      <w:r w:rsidRPr="00E77497">
        <w:t>DoubleStringCharacter DoubleStringCharacters</w:t>
      </w:r>
      <w:r w:rsidRPr="00E77497">
        <w:rPr>
          <w:rFonts w:ascii="Arial" w:hAnsi="Arial"/>
          <w:i w:val="0"/>
          <w:vertAlign w:val="subscript"/>
        </w:rPr>
        <w:t>opt</w:t>
      </w:r>
    </w:p>
    <w:p w14:paraId="0BBA64B7" w14:textId="77777777" w:rsidR="00E80769" w:rsidRPr="00E77497" w:rsidRDefault="00E80769" w:rsidP="00E80769">
      <w:pPr>
        <w:pStyle w:val="SyntaxRule"/>
        <w:rPr>
          <w:rFonts w:ascii="Arial" w:hAnsi="Arial"/>
        </w:rPr>
      </w:pPr>
      <w:r w:rsidRPr="00E77497">
        <w:t xml:space="preserve">SingleStringCharacters </w:t>
      </w:r>
      <w:r w:rsidRPr="00E77497">
        <w:rPr>
          <w:rFonts w:ascii="Arial" w:hAnsi="Arial"/>
          <w:b/>
          <w:i w:val="0"/>
        </w:rPr>
        <w:t>::</w:t>
      </w:r>
      <w:r w:rsidRPr="00E77497">
        <w:rPr>
          <w:rFonts w:ascii="Arial" w:hAnsi="Arial"/>
        </w:rPr>
        <w:tab/>
        <w:t>See 7.8.4</w:t>
      </w:r>
    </w:p>
    <w:p w14:paraId="08B671DD" w14:textId="77777777" w:rsidR="00E80769" w:rsidRPr="00E77497" w:rsidRDefault="00E80769" w:rsidP="00E80769">
      <w:pPr>
        <w:pStyle w:val="SyntaxDefinition"/>
      </w:pPr>
      <w:r w:rsidRPr="00E77497">
        <w:t>SingleStringCharacter SingleStringCharacters</w:t>
      </w:r>
      <w:r w:rsidRPr="00E77497">
        <w:rPr>
          <w:rFonts w:ascii="Arial" w:hAnsi="Arial"/>
          <w:i w:val="0"/>
          <w:vertAlign w:val="subscript"/>
        </w:rPr>
        <w:t>opt</w:t>
      </w:r>
    </w:p>
    <w:p w14:paraId="5A3AD34C" w14:textId="77777777" w:rsidR="00E80769" w:rsidRPr="00E77497" w:rsidRDefault="00E80769" w:rsidP="00E80769">
      <w:pPr>
        <w:pStyle w:val="SyntaxRule"/>
        <w:rPr>
          <w:rFonts w:ascii="Arial" w:hAnsi="Arial"/>
        </w:rPr>
      </w:pPr>
      <w:r w:rsidRPr="00E77497">
        <w:t xml:space="preserve">DoubleStringCharacter </w:t>
      </w:r>
      <w:r w:rsidRPr="00E77497">
        <w:rPr>
          <w:rFonts w:ascii="Arial" w:hAnsi="Arial"/>
          <w:b/>
          <w:i w:val="0"/>
        </w:rPr>
        <w:t>::</w:t>
      </w:r>
      <w:r w:rsidRPr="00E77497">
        <w:rPr>
          <w:rFonts w:ascii="Arial" w:hAnsi="Arial"/>
        </w:rPr>
        <w:tab/>
        <w:t>See 7.8.4</w:t>
      </w:r>
    </w:p>
    <w:p w14:paraId="1DC8E44D" w14:textId="77777777"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3EEB21B5" w14:textId="77777777" w:rsidR="00E80769" w:rsidRPr="00E77497" w:rsidRDefault="00E80769" w:rsidP="00E80769">
      <w:pPr>
        <w:pStyle w:val="SyntaxRule"/>
        <w:rPr>
          <w:rFonts w:ascii="Arial" w:hAnsi="Arial"/>
        </w:rPr>
      </w:pPr>
      <w:r w:rsidRPr="00E77497">
        <w:t xml:space="preserve">SingleStringCharacter </w:t>
      </w:r>
      <w:r w:rsidRPr="00E77497">
        <w:rPr>
          <w:rFonts w:ascii="Arial" w:hAnsi="Arial"/>
          <w:b/>
          <w:i w:val="0"/>
        </w:rPr>
        <w:t>::</w:t>
      </w:r>
      <w:r w:rsidRPr="00E77497">
        <w:rPr>
          <w:rFonts w:ascii="Arial" w:hAnsi="Arial"/>
        </w:rPr>
        <w:tab/>
        <w:t>See 7.8.4</w:t>
      </w:r>
    </w:p>
    <w:p w14:paraId="5D78FE62" w14:textId="77777777"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14:paraId="05C3E972" w14:textId="77777777" w:rsidR="00E80769" w:rsidRPr="00E77497" w:rsidRDefault="00E80769" w:rsidP="00E80769">
      <w:pPr>
        <w:pStyle w:val="SyntaxRule"/>
        <w:rPr>
          <w:rFonts w:ascii="Arial" w:hAnsi="Arial"/>
        </w:rPr>
      </w:pPr>
      <w:r w:rsidRPr="00E77497">
        <w:t xml:space="preserve">LineContinuation </w:t>
      </w:r>
      <w:r w:rsidRPr="00E77497">
        <w:rPr>
          <w:rFonts w:ascii="Arial" w:hAnsi="Arial"/>
          <w:b/>
          <w:i w:val="0"/>
        </w:rPr>
        <w:t>::</w:t>
      </w:r>
      <w:r w:rsidRPr="00E77497">
        <w:rPr>
          <w:rFonts w:ascii="Arial" w:hAnsi="Arial"/>
        </w:rPr>
        <w:tab/>
        <w:t>See 7.8.4</w:t>
      </w:r>
    </w:p>
    <w:p w14:paraId="47DF66D9" w14:textId="77777777" w:rsidR="00E80769" w:rsidRPr="00E77497" w:rsidRDefault="00E80769" w:rsidP="00E80769">
      <w:pPr>
        <w:pStyle w:val="SyntaxDefinition"/>
      </w:pPr>
      <w:r w:rsidRPr="00E77497">
        <w:rPr>
          <w:rFonts w:ascii="Courier New" w:hAnsi="Courier New" w:cs="Courier New"/>
          <w:b/>
          <w:i w:val="0"/>
        </w:rPr>
        <w:t xml:space="preserve">\ </w:t>
      </w:r>
      <w:r w:rsidRPr="00E77497">
        <w:t>LineTerminatorSequence</w:t>
      </w:r>
    </w:p>
    <w:p w14:paraId="607961A8" w14:textId="77777777" w:rsidR="00E80769" w:rsidRPr="00E77497" w:rsidRDefault="00E80769" w:rsidP="00E80769">
      <w:pPr>
        <w:pStyle w:val="SyntaxRule"/>
        <w:rPr>
          <w:rFonts w:ascii="Arial" w:hAnsi="Arial"/>
        </w:rPr>
      </w:pPr>
      <w:r w:rsidRPr="00E77497">
        <w:t xml:space="preserve">EscapeSequence </w:t>
      </w:r>
      <w:r w:rsidRPr="00E77497">
        <w:rPr>
          <w:rFonts w:ascii="Arial" w:hAnsi="Arial"/>
          <w:b/>
          <w:i w:val="0"/>
        </w:rPr>
        <w:t>::</w:t>
      </w:r>
      <w:r w:rsidRPr="00E77497">
        <w:rPr>
          <w:rFonts w:ascii="Arial" w:hAnsi="Arial"/>
        </w:rPr>
        <w:tab/>
        <w:t>See 7.8.4</w:t>
      </w:r>
    </w:p>
    <w:p w14:paraId="2BA4472B" w14:textId="77777777" w:rsidR="00E80769" w:rsidRPr="00E77497" w:rsidRDefault="00E80769" w:rsidP="00E80769">
      <w:pPr>
        <w:pStyle w:val="SyntaxDefinition"/>
      </w:pPr>
      <w:r w:rsidRPr="00E77497">
        <w:t>CharacterEscapeSequence</w:t>
      </w:r>
      <w:r w:rsidRPr="00E77497">
        <w:br/>
      </w:r>
      <w:r w:rsidRPr="00E77497">
        <w:rPr>
          <w:rFonts w:ascii="Courier New" w:hAnsi="Courier New"/>
          <w:b/>
          <w:i w:val="0"/>
        </w:rPr>
        <w:t>0</w:t>
      </w:r>
      <w:r w:rsidRPr="00E77497">
        <w:t xml:space="preserve">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sz w:val="16"/>
        </w:rPr>
        <w:t xml:space="preserve"> </w:t>
      </w:r>
      <w:r w:rsidRPr="00E77497">
        <w:rPr>
          <w:sz w:val="16"/>
        </w:rPr>
        <w:t>DecimalDigit</w:t>
      </w:r>
      <w:r w:rsidRPr="00E77497">
        <w:rPr>
          <w:rFonts w:ascii="Arial" w:hAnsi="Arial"/>
          <w:i w:val="0"/>
          <w:sz w:val="16"/>
        </w:rPr>
        <w:t>]</w:t>
      </w:r>
      <w:r w:rsidRPr="00E77497">
        <w:br/>
        <w:t>HexEscapeSequence</w:t>
      </w:r>
      <w:r w:rsidRPr="00E77497">
        <w:br/>
        <w:t>UnicodeEscapeSequence</w:t>
      </w:r>
    </w:p>
    <w:p w14:paraId="584B0DFE" w14:textId="77777777" w:rsidR="00E80769" w:rsidRPr="00E77497" w:rsidRDefault="00E80769" w:rsidP="00E80769">
      <w:pPr>
        <w:pStyle w:val="SyntaxRule"/>
        <w:rPr>
          <w:rFonts w:ascii="Arial" w:hAnsi="Arial"/>
        </w:rPr>
      </w:pPr>
      <w:r w:rsidRPr="00E77497">
        <w:t xml:space="preserve">CharacterEscapeSequence </w:t>
      </w:r>
      <w:r w:rsidRPr="00E77497">
        <w:rPr>
          <w:rFonts w:ascii="Arial" w:hAnsi="Arial"/>
          <w:b/>
          <w:i w:val="0"/>
        </w:rPr>
        <w:t>::</w:t>
      </w:r>
      <w:r w:rsidRPr="00E77497">
        <w:rPr>
          <w:rFonts w:ascii="Arial" w:hAnsi="Arial"/>
        </w:rPr>
        <w:tab/>
        <w:t>See 7.8.4</w:t>
      </w:r>
    </w:p>
    <w:p w14:paraId="5264AD27" w14:textId="77777777" w:rsidR="00E80769" w:rsidRPr="00E77497" w:rsidRDefault="00E80769" w:rsidP="00E80769">
      <w:pPr>
        <w:pStyle w:val="SyntaxDefinition"/>
      </w:pPr>
      <w:r w:rsidRPr="00E77497">
        <w:t>SingleEscapeCharacter</w:t>
      </w:r>
      <w:r w:rsidRPr="00E77497">
        <w:br/>
        <w:t>NonEscapeCharacter</w:t>
      </w:r>
    </w:p>
    <w:p w14:paraId="7B538FE0" w14:textId="77777777" w:rsidR="00E80769" w:rsidRPr="00E77497" w:rsidRDefault="00E80769" w:rsidP="00E80769">
      <w:pPr>
        <w:pStyle w:val="SyntaxRule"/>
        <w:rPr>
          <w:rFonts w:ascii="Arial" w:hAnsi="Arial"/>
        </w:rPr>
      </w:pPr>
      <w:r w:rsidRPr="00E77497">
        <w:t xml:space="preserve">SingleEscapeCharacter </w:t>
      </w:r>
      <w:r w:rsidRPr="00E77497">
        <w:rPr>
          <w:rFonts w:ascii="Arial" w:hAnsi="Arial"/>
          <w:b/>
          <w:i w:val="0"/>
        </w:rPr>
        <w:t>::</w:t>
      </w:r>
      <w:r w:rsidRPr="00E77497">
        <w:rPr>
          <w:rFonts w:ascii="Arial" w:hAnsi="Arial"/>
        </w:rPr>
        <w:t xml:space="preserve">  </w:t>
      </w:r>
      <w:r w:rsidRPr="00E77497">
        <w:rPr>
          <w:rFonts w:ascii="Arial" w:hAnsi="Arial"/>
          <w:b/>
          <w:i w:val="0"/>
        </w:rPr>
        <w:t>one of</w:t>
      </w:r>
      <w:r w:rsidRPr="00E77497">
        <w:rPr>
          <w:rFonts w:ascii="Arial" w:hAnsi="Arial"/>
        </w:rPr>
        <w:tab/>
        <w:t>See 7.8.4</w:t>
      </w:r>
    </w:p>
    <w:p w14:paraId="4FC374FE"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  \  b  f  n  r  t  v</w:t>
      </w:r>
    </w:p>
    <w:p w14:paraId="186C0E6A" w14:textId="77777777" w:rsidR="00E80769" w:rsidRPr="00E77497" w:rsidRDefault="00E80769" w:rsidP="00E80769">
      <w:pPr>
        <w:pStyle w:val="SyntaxRule"/>
        <w:rPr>
          <w:rFonts w:ascii="Arial" w:hAnsi="Arial"/>
        </w:rPr>
      </w:pPr>
      <w:r w:rsidRPr="00E77497">
        <w:t xml:space="preserve">NonEscapeCharacter </w:t>
      </w:r>
      <w:r w:rsidRPr="00E77497">
        <w:rPr>
          <w:rFonts w:ascii="Arial" w:hAnsi="Arial"/>
          <w:b/>
          <w:i w:val="0"/>
        </w:rPr>
        <w:t>::</w:t>
      </w:r>
      <w:r w:rsidRPr="00E77497">
        <w:rPr>
          <w:rFonts w:ascii="Arial" w:hAnsi="Arial"/>
          <w:b/>
        </w:rPr>
        <w:tab/>
      </w:r>
      <w:r w:rsidRPr="00E77497">
        <w:rPr>
          <w:rFonts w:ascii="Arial" w:hAnsi="Arial"/>
        </w:rPr>
        <w:t>See 7.8.4</w:t>
      </w:r>
    </w:p>
    <w:p w14:paraId="0471BFB2" w14:textId="77777777" w:rsidR="00E80769" w:rsidRPr="00E77497" w:rsidRDefault="00E80769" w:rsidP="00E80769">
      <w:pPr>
        <w:pStyle w:val="SyntaxRule2"/>
      </w:pPr>
      <w:r w:rsidRPr="00E77497">
        <w:t>SourceCharacter</w:t>
      </w:r>
      <w:r w:rsidRPr="00E77497">
        <w:rPr>
          <w:rFonts w:ascii="Arial" w:hAnsi="Arial"/>
          <w:b/>
        </w:rPr>
        <w:t xml:space="preserve"> </w:t>
      </w:r>
      <w:r w:rsidRPr="00E77497">
        <w:rPr>
          <w:rFonts w:ascii="Arial" w:hAnsi="Arial"/>
          <w:b/>
          <w:i w:val="0"/>
        </w:rPr>
        <w:t>but not one of</w:t>
      </w:r>
      <w:r w:rsidRPr="00E77497">
        <w:rPr>
          <w:rFonts w:ascii="Arial" w:hAnsi="Arial"/>
        </w:rPr>
        <w:t xml:space="preserve"> </w:t>
      </w:r>
      <w:r w:rsidRPr="00E77497">
        <w:t xml:space="preserve">EscapeCharacter </w:t>
      </w:r>
      <w:r w:rsidRPr="00E77497">
        <w:rPr>
          <w:rFonts w:ascii="Arial" w:hAnsi="Arial"/>
          <w:b/>
          <w:i w:val="0"/>
        </w:rPr>
        <w:t>or</w:t>
      </w:r>
      <w:r w:rsidRPr="00E77497">
        <w:rPr>
          <w:b/>
        </w:rPr>
        <w:t xml:space="preserve"> </w:t>
      </w:r>
      <w:r w:rsidRPr="00E77497">
        <w:t>LineTerminator</w:t>
      </w:r>
    </w:p>
    <w:p w14:paraId="1AD3B235" w14:textId="77777777" w:rsidR="00E80769" w:rsidRPr="00E77497" w:rsidRDefault="00E80769" w:rsidP="00E80769">
      <w:pPr>
        <w:pStyle w:val="M0"/>
        <w:spacing w:after="0"/>
        <w:rPr>
          <w:sz w:val="16"/>
        </w:rPr>
      </w:pPr>
    </w:p>
    <w:p w14:paraId="46686AFA" w14:textId="77777777" w:rsidR="00E80769" w:rsidRPr="00E77497" w:rsidRDefault="00E80769" w:rsidP="00E80769">
      <w:pPr>
        <w:pStyle w:val="SyntaxRule"/>
        <w:rPr>
          <w:rFonts w:ascii="Arial" w:hAnsi="Arial"/>
        </w:rPr>
      </w:pPr>
      <w:r w:rsidRPr="00E77497">
        <w:t xml:space="preserve">EscapeCharacter </w:t>
      </w:r>
      <w:r w:rsidRPr="00E77497">
        <w:rPr>
          <w:rFonts w:ascii="Arial" w:hAnsi="Arial"/>
          <w:b/>
          <w:i w:val="0"/>
        </w:rPr>
        <w:t>::</w:t>
      </w:r>
      <w:r w:rsidRPr="00E77497">
        <w:rPr>
          <w:rFonts w:ascii="Arial" w:hAnsi="Arial"/>
        </w:rPr>
        <w:tab/>
        <w:t>See 7.8.4</w:t>
      </w:r>
    </w:p>
    <w:p w14:paraId="2EDCDCDA" w14:textId="77777777" w:rsidR="00E80769" w:rsidRPr="00E77497" w:rsidRDefault="00E80769" w:rsidP="00E80769">
      <w:pPr>
        <w:pStyle w:val="SyntaxDefinition"/>
      </w:pPr>
      <w:r w:rsidRPr="00E77497">
        <w:t>SingleEscapeCharacter</w:t>
      </w:r>
      <w:r w:rsidRPr="00E77497">
        <w:br/>
        <w:t>DecimalDigit</w:t>
      </w:r>
      <w:r w:rsidRPr="00E77497">
        <w:br/>
      </w:r>
      <w:r w:rsidRPr="00E77497">
        <w:rPr>
          <w:rFonts w:ascii="Courier New" w:hAnsi="Courier New"/>
          <w:b/>
          <w:i w:val="0"/>
        </w:rPr>
        <w:t>x</w:t>
      </w:r>
      <w:r w:rsidRPr="00E77497">
        <w:rPr>
          <w:rFonts w:ascii="Arial" w:hAnsi="Arial"/>
          <w:b/>
          <w:i w:val="0"/>
        </w:rPr>
        <w:br/>
      </w:r>
      <w:r w:rsidRPr="00E77497">
        <w:rPr>
          <w:rFonts w:ascii="Courier New" w:hAnsi="Courier New"/>
          <w:b/>
          <w:i w:val="0"/>
        </w:rPr>
        <w:t>u</w:t>
      </w:r>
    </w:p>
    <w:p w14:paraId="6A115D7A" w14:textId="77777777" w:rsidR="00E80769" w:rsidRPr="00E77497" w:rsidRDefault="00E80769" w:rsidP="00E80769">
      <w:pPr>
        <w:pStyle w:val="SyntaxRule"/>
        <w:rPr>
          <w:rFonts w:ascii="Arial" w:hAnsi="Arial"/>
        </w:rPr>
      </w:pPr>
      <w:r w:rsidRPr="00E77497">
        <w:t xml:space="preserve">HexEscapeSequence </w:t>
      </w:r>
      <w:r w:rsidRPr="00E77497">
        <w:rPr>
          <w:rFonts w:ascii="Arial" w:hAnsi="Arial"/>
          <w:b/>
          <w:i w:val="0"/>
        </w:rPr>
        <w:t>::</w:t>
      </w:r>
      <w:r w:rsidRPr="00E77497">
        <w:rPr>
          <w:rFonts w:ascii="Arial" w:hAnsi="Arial"/>
        </w:rPr>
        <w:tab/>
        <w:t>See 7.8.4</w:t>
      </w:r>
    </w:p>
    <w:p w14:paraId="373BF9B2" w14:textId="77777777" w:rsidR="00E80769" w:rsidRPr="00E77497" w:rsidRDefault="00E80769" w:rsidP="00E80769">
      <w:pPr>
        <w:pStyle w:val="SyntaxDefinition"/>
      </w:pPr>
      <w:r w:rsidRPr="00E77497">
        <w:rPr>
          <w:rFonts w:ascii="Courier New" w:hAnsi="Courier New"/>
          <w:b/>
          <w:i w:val="0"/>
        </w:rPr>
        <w:t xml:space="preserve">x </w:t>
      </w:r>
      <w:r w:rsidRPr="00E77497">
        <w:t>HexDigit HexDigit</w:t>
      </w:r>
    </w:p>
    <w:p w14:paraId="12E6FC7B" w14:textId="77777777" w:rsidR="00E80769" w:rsidRPr="00E77497" w:rsidRDefault="00E80769" w:rsidP="00E80769">
      <w:pPr>
        <w:pStyle w:val="M0"/>
        <w:spacing w:after="0"/>
        <w:rPr>
          <w:sz w:val="16"/>
        </w:rPr>
      </w:pPr>
    </w:p>
    <w:p w14:paraId="4270B3DB" w14:textId="77777777" w:rsidR="00E80769" w:rsidRPr="00E77497" w:rsidRDefault="00E80769" w:rsidP="00E80769">
      <w:pPr>
        <w:pStyle w:val="SyntaxRule"/>
        <w:rPr>
          <w:rFonts w:ascii="Arial" w:hAnsi="Arial"/>
        </w:rPr>
      </w:pPr>
      <w:r w:rsidRPr="00E77497">
        <w:t xml:space="preserve">UnicodeEscapeSequence </w:t>
      </w:r>
      <w:r w:rsidRPr="00E77497">
        <w:rPr>
          <w:rFonts w:ascii="Arial" w:hAnsi="Arial"/>
          <w:b/>
          <w:i w:val="0"/>
        </w:rPr>
        <w:t>::</w:t>
      </w:r>
      <w:r w:rsidRPr="00E77497">
        <w:rPr>
          <w:rFonts w:ascii="Arial" w:hAnsi="Arial"/>
        </w:rPr>
        <w:tab/>
        <w:t>See 7.8.4</w:t>
      </w:r>
    </w:p>
    <w:p w14:paraId="78B0A2BC" w14:textId="77777777" w:rsidR="00E80769" w:rsidRPr="00E77497" w:rsidRDefault="00E80769" w:rsidP="00E80769">
      <w:pPr>
        <w:pStyle w:val="SyntaxDefinition"/>
      </w:pPr>
      <w:r w:rsidRPr="00E77497">
        <w:rPr>
          <w:rFonts w:ascii="Courier New" w:hAnsi="Courier New"/>
          <w:b/>
          <w:i w:val="0"/>
        </w:rPr>
        <w:t>u</w:t>
      </w:r>
      <w:r w:rsidRPr="00E77497">
        <w:t xml:space="preserve"> HexDigit HexDigit HexDigit HexDigit</w:t>
      </w:r>
    </w:p>
    <w:p w14:paraId="2B5FFFC2" w14:textId="77777777" w:rsidR="00E80769" w:rsidRPr="00E77497" w:rsidRDefault="00E80769" w:rsidP="00E80769">
      <w:pPr>
        <w:pStyle w:val="M0"/>
        <w:spacing w:after="0"/>
        <w:rPr>
          <w:sz w:val="16"/>
        </w:rPr>
      </w:pPr>
    </w:p>
    <w:p w14:paraId="1CE379E3" w14:textId="77777777" w:rsidR="00E80769" w:rsidRPr="00E77497" w:rsidRDefault="00E80769" w:rsidP="00E80769">
      <w:pPr>
        <w:pStyle w:val="SyntaxRule"/>
        <w:rPr>
          <w:rFonts w:ascii="Arial" w:hAnsi="Arial"/>
        </w:rPr>
      </w:pPr>
      <w:r w:rsidRPr="00E77497">
        <w:t xml:space="preserve">RegularExpressionLiteral </w:t>
      </w:r>
      <w:r w:rsidRPr="00E77497">
        <w:rPr>
          <w:rFonts w:ascii="Arial" w:hAnsi="Arial"/>
          <w:b/>
          <w:i w:val="0"/>
        </w:rPr>
        <w:t>::</w:t>
      </w:r>
      <w:r w:rsidRPr="00E77497">
        <w:rPr>
          <w:rFonts w:ascii="Arial" w:hAnsi="Arial"/>
        </w:rPr>
        <w:tab/>
        <w:t>See 7.8.5</w:t>
      </w:r>
    </w:p>
    <w:p w14:paraId="5DC7CD15" w14:textId="77777777" w:rsidR="00E80769" w:rsidRPr="00E77497" w:rsidRDefault="00E80769" w:rsidP="00E80769">
      <w:pPr>
        <w:pStyle w:val="SyntaxDefinition"/>
      </w:pPr>
      <w:r w:rsidRPr="00E77497">
        <w:rPr>
          <w:rFonts w:ascii="Courier New" w:hAnsi="Courier New"/>
          <w:b/>
          <w:i w:val="0"/>
        </w:rPr>
        <w:t>/</w:t>
      </w:r>
      <w:r w:rsidRPr="00E77497">
        <w:t xml:space="preserve"> RegularExpressionBody</w:t>
      </w:r>
      <w:r w:rsidRPr="00E77497">
        <w:rPr>
          <w:b/>
        </w:rPr>
        <w:t xml:space="preserve"> </w:t>
      </w:r>
      <w:r w:rsidRPr="00E77497">
        <w:rPr>
          <w:rFonts w:ascii="Courier New" w:hAnsi="Courier New"/>
          <w:b/>
          <w:i w:val="0"/>
        </w:rPr>
        <w:t>/</w:t>
      </w:r>
      <w:r w:rsidRPr="00E77497">
        <w:rPr>
          <w:rFonts w:ascii="Arial" w:hAnsi="Arial"/>
          <w:b/>
        </w:rPr>
        <w:t xml:space="preserve"> </w:t>
      </w:r>
      <w:r w:rsidRPr="00E77497">
        <w:t>RegularExpressionFlags</w:t>
      </w:r>
    </w:p>
    <w:p w14:paraId="551393BE" w14:textId="77777777" w:rsidR="00E80769" w:rsidRPr="00E77497" w:rsidRDefault="00E80769" w:rsidP="00E80769">
      <w:pPr>
        <w:pStyle w:val="M0"/>
        <w:spacing w:after="0"/>
        <w:rPr>
          <w:sz w:val="16"/>
        </w:rPr>
      </w:pPr>
    </w:p>
    <w:p w14:paraId="6B17B630" w14:textId="77777777" w:rsidR="00E80769" w:rsidRPr="00E77497" w:rsidRDefault="00E80769" w:rsidP="00E80769">
      <w:pPr>
        <w:pStyle w:val="SyntaxRule"/>
        <w:rPr>
          <w:rFonts w:ascii="Arial" w:hAnsi="Arial"/>
        </w:rPr>
      </w:pPr>
      <w:r w:rsidRPr="00E77497">
        <w:t xml:space="preserve">RegularExpressionBody </w:t>
      </w:r>
      <w:r w:rsidRPr="00E77497">
        <w:rPr>
          <w:rFonts w:ascii="Arial" w:hAnsi="Arial"/>
          <w:b/>
          <w:i w:val="0"/>
        </w:rPr>
        <w:t>::</w:t>
      </w:r>
      <w:r w:rsidRPr="00E77497">
        <w:rPr>
          <w:rFonts w:ascii="Arial" w:hAnsi="Arial"/>
        </w:rPr>
        <w:tab/>
        <w:t>See 7.8.5</w:t>
      </w:r>
    </w:p>
    <w:p w14:paraId="07B54B4C" w14:textId="77777777" w:rsidR="00E80769" w:rsidRPr="00E77497" w:rsidRDefault="00E80769" w:rsidP="00E80769">
      <w:pPr>
        <w:pStyle w:val="SyntaxDefinition"/>
      </w:pPr>
      <w:r w:rsidRPr="00E77497">
        <w:t>RegularExpressionFirstChar RegularExpressionChars</w:t>
      </w:r>
    </w:p>
    <w:p w14:paraId="51165FD3" w14:textId="77777777" w:rsidR="00E80769" w:rsidRPr="00E77497" w:rsidRDefault="00E80769" w:rsidP="00E80769">
      <w:pPr>
        <w:pStyle w:val="M0"/>
        <w:spacing w:after="0"/>
        <w:rPr>
          <w:sz w:val="16"/>
        </w:rPr>
      </w:pPr>
    </w:p>
    <w:p w14:paraId="62670ADA" w14:textId="77777777" w:rsidR="00E80769" w:rsidRPr="00E77497" w:rsidRDefault="00E80769" w:rsidP="00E80769">
      <w:pPr>
        <w:pStyle w:val="SyntaxRule"/>
        <w:rPr>
          <w:rFonts w:ascii="Arial" w:hAnsi="Arial"/>
        </w:rPr>
      </w:pPr>
      <w:r w:rsidRPr="00E77497">
        <w:t xml:space="preserve">RegularExpressionChars </w:t>
      </w:r>
      <w:r w:rsidRPr="00E77497">
        <w:rPr>
          <w:rFonts w:ascii="Arial" w:hAnsi="Arial"/>
          <w:b/>
          <w:i w:val="0"/>
        </w:rPr>
        <w:t>::</w:t>
      </w:r>
      <w:r w:rsidRPr="00E77497">
        <w:rPr>
          <w:rFonts w:ascii="Arial" w:hAnsi="Arial"/>
        </w:rPr>
        <w:tab/>
        <w:t>See 7.8.5</w:t>
      </w:r>
    </w:p>
    <w:p w14:paraId="261827EF" w14:textId="77777777" w:rsidR="00E80769" w:rsidRPr="00E77497" w:rsidRDefault="00E80769" w:rsidP="00E80769">
      <w:pPr>
        <w:pStyle w:val="SyntaxDefinition"/>
        <w:rPr>
          <w:vertAlign w:val="subscript"/>
        </w:rPr>
      </w:pPr>
      <w:r w:rsidRPr="00E77497">
        <w:rPr>
          <w:rFonts w:ascii="Arial" w:hAnsi="Arial"/>
          <w:i w:val="0"/>
          <w:sz w:val="16"/>
        </w:rPr>
        <w:t>[empty]</w:t>
      </w:r>
      <w:r w:rsidRPr="00E77497">
        <w:br/>
        <w:t>RegularExpressionChars RegularExpressionChar</w:t>
      </w:r>
    </w:p>
    <w:p w14:paraId="07C0D465" w14:textId="77777777" w:rsidR="00E80769" w:rsidRPr="00E77497" w:rsidRDefault="00E80769" w:rsidP="00E80769">
      <w:pPr>
        <w:pStyle w:val="M0"/>
        <w:spacing w:after="0"/>
        <w:rPr>
          <w:sz w:val="16"/>
        </w:rPr>
      </w:pPr>
    </w:p>
    <w:p w14:paraId="0BA0CEA2" w14:textId="77777777" w:rsidR="00E80769" w:rsidRPr="00E77497" w:rsidRDefault="00E80769" w:rsidP="00E80769">
      <w:pPr>
        <w:pStyle w:val="SyntaxRule"/>
        <w:rPr>
          <w:rFonts w:ascii="Arial" w:hAnsi="Arial"/>
        </w:rPr>
      </w:pPr>
      <w:r w:rsidRPr="00E77497">
        <w:t xml:space="preserve">RegularExpressionFirstChar </w:t>
      </w:r>
      <w:r w:rsidRPr="00E77497">
        <w:rPr>
          <w:rFonts w:ascii="Arial" w:hAnsi="Arial"/>
          <w:b/>
          <w:i w:val="0"/>
        </w:rPr>
        <w:t>::</w:t>
      </w:r>
      <w:r w:rsidRPr="00E77497">
        <w:rPr>
          <w:rFonts w:ascii="Arial" w:hAnsi="Arial"/>
        </w:rPr>
        <w:tab/>
        <w:t>See 7.8.5</w:t>
      </w:r>
    </w:p>
    <w:p w14:paraId="3323C936" w14:textId="77777777" w:rsidR="00E80769" w:rsidRPr="00E77497" w:rsidRDefault="00E80769" w:rsidP="00E80769">
      <w:pPr>
        <w:pStyle w:val="SyntaxDefinition"/>
      </w:pPr>
      <w:r w:rsidRPr="00E77497">
        <w:t xml:space="preserve">RegularExpressionNonTerminator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 xml:space="preserve">/ </w:t>
      </w:r>
      <w:r w:rsidRPr="00E77497">
        <w:rPr>
          <w:rFonts w:ascii="Arial" w:hAnsi="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7EEAE478" w14:textId="77777777" w:rsidR="00E80769" w:rsidRPr="00E77497" w:rsidRDefault="00E80769" w:rsidP="00E80769">
      <w:pPr>
        <w:pStyle w:val="M0"/>
        <w:spacing w:after="0"/>
        <w:rPr>
          <w:sz w:val="16"/>
        </w:rPr>
      </w:pPr>
    </w:p>
    <w:p w14:paraId="144BD738" w14:textId="77777777" w:rsidR="00E80769" w:rsidRPr="00E77497" w:rsidRDefault="00E80769" w:rsidP="00E80769">
      <w:pPr>
        <w:pStyle w:val="SyntaxRule"/>
        <w:rPr>
          <w:rFonts w:ascii="Arial" w:hAnsi="Arial"/>
        </w:rPr>
      </w:pPr>
      <w:r w:rsidRPr="00E77497">
        <w:t xml:space="preserve">RegularExpressionChar </w:t>
      </w:r>
      <w:r w:rsidRPr="00E77497">
        <w:rPr>
          <w:rFonts w:ascii="Arial" w:hAnsi="Arial"/>
          <w:b/>
          <w:i w:val="0"/>
        </w:rPr>
        <w:t>::</w:t>
      </w:r>
      <w:r w:rsidRPr="00E77497">
        <w:rPr>
          <w:rFonts w:ascii="Arial" w:hAnsi="Arial"/>
        </w:rPr>
        <w:tab/>
        <w:t>See 7.8.5</w:t>
      </w:r>
    </w:p>
    <w:p w14:paraId="3C8C2A21" w14:textId="77777777" w:rsidR="00E80769" w:rsidRPr="00E77497" w:rsidRDefault="00E80769" w:rsidP="00E80769">
      <w:pPr>
        <w:pStyle w:val="SyntaxDefinition"/>
      </w:pPr>
      <w:r w:rsidRPr="00E77497">
        <w:t xml:space="preserve">RegularExpressionNonTerminator </w:t>
      </w:r>
      <w:r w:rsidRPr="00E77497">
        <w:rPr>
          <w:rFonts w:ascii="Arial" w:hAnsi="Arial"/>
          <w:b/>
          <w:i w:val="0"/>
        </w:rPr>
        <w:t>but not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 xml:space="preserve">/ </w:t>
      </w:r>
      <w:r w:rsidRPr="00E77497">
        <w:rPr>
          <w:rFonts w:ascii="Arial" w:hAnsi="Arial"/>
          <w:b/>
          <w:i w:val="0"/>
        </w:rPr>
        <w:t>or</w:t>
      </w:r>
      <w:r w:rsidRPr="00E77497">
        <w:rPr>
          <w:rFonts w:ascii="Courier New" w:hAnsi="Courier New"/>
          <w:b/>
          <w:i w:val="0"/>
        </w:rPr>
        <w:t xml:space="preserve"> [</w:t>
      </w:r>
      <w:r w:rsidRPr="00E77497">
        <w:br/>
        <w:t>RegularExpressionBackslashSequence</w:t>
      </w:r>
      <w:r w:rsidRPr="00E77497">
        <w:br/>
        <w:t>RegularExpressionClass</w:t>
      </w:r>
    </w:p>
    <w:p w14:paraId="683902F6" w14:textId="77777777" w:rsidR="00E80769" w:rsidRPr="00E77497" w:rsidRDefault="00E80769" w:rsidP="00E80769">
      <w:pPr>
        <w:pStyle w:val="M0"/>
        <w:spacing w:after="0"/>
        <w:rPr>
          <w:sz w:val="16"/>
        </w:rPr>
      </w:pPr>
    </w:p>
    <w:p w14:paraId="6E338270" w14:textId="77777777" w:rsidR="00E80769" w:rsidRPr="00E77497" w:rsidRDefault="00E80769" w:rsidP="00E80769">
      <w:pPr>
        <w:pStyle w:val="SyntaxRule"/>
        <w:rPr>
          <w:rFonts w:ascii="Arial" w:hAnsi="Arial"/>
        </w:rPr>
      </w:pPr>
      <w:r w:rsidRPr="00E77497">
        <w:t xml:space="preserve">RegularExpressionBackslashSequence </w:t>
      </w:r>
      <w:r w:rsidRPr="00E77497">
        <w:rPr>
          <w:rFonts w:ascii="Arial" w:hAnsi="Arial"/>
          <w:b/>
          <w:i w:val="0"/>
        </w:rPr>
        <w:t>::</w:t>
      </w:r>
      <w:r w:rsidRPr="00E77497">
        <w:rPr>
          <w:rFonts w:ascii="Arial" w:hAnsi="Arial"/>
        </w:rPr>
        <w:tab/>
        <w:t>See 7.8.5</w:t>
      </w:r>
    </w:p>
    <w:p w14:paraId="491FF22E" w14:textId="77777777" w:rsidR="00E80769" w:rsidRPr="00E77497" w:rsidRDefault="00E80769" w:rsidP="00E80769">
      <w:pPr>
        <w:pStyle w:val="SyntaxDefinition"/>
      </w:pPr>
      <w:r w:rsidRPr="00E77497">
        <w:rPr>
          <w:rFonts w:ascii="Courier New" w:hAnsi="Courier New"/>
          <w:b/>
          <w:i w:val="0"/>
        </w:rPr>
        <w:t>\</w:t>
      </w:r>
      <w:r w:rsidRPr="00E77497">
        <w:t xml:space="preserve"> RegularExpressionNonTerminator</w:t>
      </w:r>
    </w:p>
    <w:p w14:paraId="699AB356" w14:textId="77777777" w:rsidR="00E80769" w:rsidRPr="00E77497" w:rsidRDefault="00E80769" w:rsidP="00E80769">
      <w:pPr>
        <w:pStyle w:val="M0"/>
        <w:spacing w:after="0"/>
        <w:rPr>
          <w:sz w:val="16"/>
        </w:rPr>
      </w:pPr>
    </w:p>
    <w:p w14:paraId="6EDEE845" w14:textId="77777777" w:rsidR="00E80769" w:rsidRPr="00E77497" w:rsidRDefault="00E80769" w:rsidP="00E80769">
      <w:pPr>
        <w:pStyle w:val="SyntaxRule"/>
        <w:rPr>
          <w:rFonts w:ascii="Arial" w:hAnsi="Arial"/>
        </w:rPr>
      </w:pPr>
      <w:r w:rsidRPr="00E77497">
        <w:t xml:space="preserve">RegularExpressionNonTerminator </w:t>
      </w:r>
      <w:r w:rsidRPr="00E77497">
        <w:rPr>
          <w:rFonts w:ascii="Arial" w:hAnsi="Arial"/>
          <w:b/>
          <w:i w:val="0"/>
        </w:rPr>
        <w:t>::</w:t>
      </w:r>
      <w:r w:rsidRPr="00E77497">
        <w:rPr>
          <w:rFonts w:ascii="Arial" w:hAnsi="Arial"/>
        </w:rPr>
        <w:tab/>
        <w:t>See 7.8.5</w:t>
      </w:r>
    </w:p>
    <w:p w14:paraId="78818CD5" w14:textId="77777777" w:rsidR="00E80769" w:rsidRPr="00E77497" w:rsidRDefault="00E80769" w:rsidP="00E80769">
      <w:pPr>
        <w:pStyle w:val="SyntaxDefinition"/>
      </w:pPr>
      <w:r w:rsidRPr="00E77497">
        <w:t xml:space="preserve">SourceCharacter </w:t>
      </w:r>
      <w:r w:rsidRPr="00E77497">
        <w:rPr>
          <w:rFonts w:ascii="Arial" w:hAnsi="Arial"/>
          <w:b/>
          <w:i w:val="0"/>
        </w:rPr>
        <w:t>but not</w:t>
      </w:r>
      <w:r w:rsidRPr="00E77497">
        <w:rPr>
          <w:rFonts w:ascii="Arial" w:hAnsi="Arial"/>
          <w:b/>
        </w:rPr>
        <w:t xml:space="preserve"> </w:t>
      </w:r>
      <w:r w:rsidRPr="00E77497">
        <w:t>LineTerminator</w:t>
      </w:r>
    </w:p>
    <w:p w14:paraId="1D04CBA1" w14:textId="77777777" w:rsidR="00E80769" w:rsidRPr="00E77497" w:rsidRDefault="00E80769" w:rsidP="00E80769">
      <w:pPr>
        <w:pStyle w:val="SyntaxRule"/>
      </w:pPr>
    </w:p>
    <w:p w14:paraId="5C04A9E4" w14:textId="77777777" w:rsidR="00E80769" w:rsidRPr="00E77497" w:rsidRDefault="00E80769" w:rsidP="00E80769">
      <w:pPr>
        <w:pStyle w:val="SyntaxRule"/>
        <w:rPr>
          <w:rFonts w:ascii="Arial" w:hAnsi="Arial"/>
        </w:rPr>
      </w:pPr>
      <w:r w:rsidRPr="00E77497">
        <w:t xml:space="preserve">RegularExpressionClass </w:t>
      </w:r>
      <w:r w:rsidRPr="00E77497">
        <w:rPr>
          <w:rFonts w:ascii="Arial" w:hAnsi="Arial"/>
          <w:b/>
          <w:i w:val="0"/>
        </w:rPr>
        <w:t>::</w:t>
      </w:r>
      <w:r w:rsidRPr="00E77497">
        <w:rPr>
          <w:rFonts w:ascii="Arial" w:hAnsi="Arial"/>
        </w:rPr>
        <w:tab/>
        <w:t>See 7.8.5</w:t>
      </w:r>
    </w:p>
    <w:p w14:paraId="39F677D4" w14:textId="77777777" w:rsidR="00E80769" w:rsidRPr="00E77497" w:rsidRDefault="00E80769" w:rsidP="00E80769">
      <w:pPr>
        <w:pStyle w:val="SyntaxDefinition"/>
        <w:rPr>
          <w:rFonts w:ascii="Courier New" w:hAnsi="Courier New"/>
          <w:b/>
          <w:i w:val="0"/>
        </w:rPr>
      </w:pPr>
      <w:r w:rsidRPr="00E77497">
        <w:rPr>
          <w:rFonts w:ascii="Courier New" w:hAnsi="Courier New"/>
          <w:b/>
          <w:i w:val="0"/>
        </w:rPr>
        <w:t xml:space="preserve">[ </w:t>
      </w:r>
      <w:r w:rsidRPr="00E77497">
        <w:t>RegularExpressionClassChars</w:t>
      </w:r>
      <w:r w:rsidRPr="00E77497">
        <w:rPr>
          <w:rFonts w:ascii="Courier New" w:hAnsi="Courier New"/>
          <w:b/>
          <w:i w:val="0"/>
        </w:rPr>
        <w:t xml:space="preserve"> ]</w:t>
      </w:r>
    </w:p>
    <w:p w14:paraId="3F5FDE5A" w14:textId="77777777" w:rsidR="00E80769" w:rsidRPr="00E77497" w:rsidRDefault="00E80769" w:rsidP="00E80769">
      <w:pPr>
        <w:pStyle w:val="M0"/>
        <w:spacing w:after="0"/>
      </w:pPr>
    </w:p>
    <w:p w14:paraId="5BE1F078" w14:textId="77777777" w:rsidR="00E80769" w:rsidRPr="00E77497" w:rsidRDefault="00E80769" w:rsidP="00E80769">
      <w:pPr>
        <w:pStyle w:val="SyntaxRule"/>
        <w:rPr>
          <w:rFonts w:ascii="Arial" w:hAnsi="Arial"/>
        </w:rPr>
      </w:pPr>
      <w:r w:rsidRPr="00E77497">
        <w:t>RegularExpressionClassChars</w:t>
      </w:r>
      <w:r w:rsidRPr="00E77497">
        <w:rPr>
          <w:rFonts w:ascii="Courier New" w:hAnsi="Courier New"/>
          <w:b/>
          <w:i w:val="0"/>
        </w:rPr>
        <w:t xml:space="preserve"> </w:t>
      </w:r>
      <w:r w:rsidRPr="00E77497">
        <w:rPr>
          <w:rFonts w:ascii="Arial" w:hAnsi="Arial"/>
          <w:b/>
          <w:i w:val="0"/>
        </w:rPr>
        <w:t>::</w:t>
      </w:r>
      <w:r w:rsidRPr="00E77497">
        <w:rPr>
          <w:rFonts w:ascii="Arial" w:hAnsi="Arial"/>
        </w:rPr>
        <w:t xml:space="preserve"> </w:t>
      </w:r>
      <w:r w:rsidRPr="00E77497">
        <w:rPr>
          <w:rFonts w:ascii="Arial" w:hAnsi="Arial"/>
        </w:rPr>
        <w:tab/>
        <w:t>See 7.8.5</w:t>
      </w:r>
    </w:p>
    <w:p w14:paraId="05D31A44" w14:textId="77777777" w:rsidR="00E80769" w:rsidRPr="00E77497" w:rsidRDefault="00E80769" w:rsidP="00E80769">
      <w:pPr>
        <w:pStyle w:val="SyntaxDefinition"/>
      </w:pPr>
      <w:r w:rsidRPr="00E77497">
        <w:rPr>
          <w:rFonts w:ascii="Arial" w:hAnsi="Arial"/>
          <w:sz w:val="16"/>
        </w:rPr>
        <w:t>[empty]</w:t>
      </w:r>
      <w:r w:rsidRPr="00E77497">
        <w:br/>
        <w:t>RegularExpressionClassChars</w:t>
      </w:r>
      <w:r w:rsidRPr="00E77497">
        <w:rPr>
          <w:rFonts w:ascii="Courier New" w:hAnsi="Courier New"/>
          <w:b/>
          <w:i w:val="0"/>
        </w:rPr>
        <w:t xml:space="preserve"> </w:t>
      </w:r>
      <w:r w:rsidRPr="00E77497">
        <w:t>RegularExpressionClassChar</w:t>
      </w:r>
    </w:p>
    <w:p w14:paraId="0EA3610C" w14:textId="77777777" w:rsidR="00E80769" w:rsidRPr="00E77497" w:rsidRDefault="00E80769" w:rsidP="00E80769">
      <w:pPr>
        <w:pStyle w:val="M0"/>
        <w:spacing w:after="0"/>
      </w:pPr>
    </w:p>
    <w:p w14:paraId="2CCEC1A2" w14:textId="77777777" w:rsidR="00E80769" w:rsidRPr="00E77497" w:rsidRDefault="00E80769" w:rsidP="00E80769">
      <w:pPr>
        <w:pStyle w:val="SyntaxRule"/>
        <w:rPr>
          <w:rFonts w:ascii="Arial" w:hAnsi="Arial"/>
        </w:rPr>
      </w:pPr>
      <w:r w:rsidRPr="00E77497">
        <w:t>RegularExpressionClassChar</w:t>
      </w:r>
      <w:r w:rsidRPr="00E77497">
        <w:rPr>
          <w:rFonts w:ascii="Courier New" w:hAnsi="Courier New"/>
          <w:b/>
          <w:i w:val="0"/>
        </w:rPr>
        <w:t xml:space="preserve"> </w:t>
      </w:r>
      <w:r w:rsidRPr="00E77497">
        <w:rPr>
          <w:rFonts w:ascii="Arial" w:hAnsi="Arial"/>
          <w:b/>
          <w:i w:val="0"/>
        </w:rPr>
        <w:t>::</w:t>
      </w:r>
      <w:r w:rsidRPr="00E77497">
        <w:rPr>
          <w:rFonts w:ascii="Arial" w:hAnsi="Arial"/>
        </w:rPr>
        <w:t xml:space="preserve"> </w:t>
      </w:r>
      <w:r w:rsidRPr="00E77497">
        <w:rPr>
          <w:rFonts w:ascii="Arial" w:hAnsi="Arial"/>
        </w:rPr>
        <w:tab/>
        <w:t>See 7.8.5</w:t>
      </w:r>
    </w:p>
    <w:p w14:paraId="12E72724" w14:textId="77777777" w:rsidR="00E80769" w:rsidRPr="00E77497" w:rsidRDefault="00E80769" w:rsidP="00E80769">
      <w:pPr>
        <w:pStyle w:val="SyntaxDefinition"/>
      </w:pPr>
      <w:r w:rsidRPr="00E77497">
        <w:t>RegularExpressionNonTerminator</w:t>
      </w:r>
      <w:r w:rsidRPr="00E77497">
        <w:rPr>
          <w:b/>
        </w:rPr>
        <w:t xml:space="preserve"> </w:t>
      </w:r>
      <w:r w:rsidRPr="00E77497">
        <w:rPr>
          <w:rFonts w:ascii="Arial" w:hAnsi="Arial"/>
          <w:b/>
          <w:i w:val="0"/>
        </w:rPr>
        <w:t>but not</w:t>
      </w:r>
      <w:r w:rsidRPr="00E77497">
        <w:rPr>
          <w:b/>
        </w:rPr>
        <w:t xml:space="preserve"> </w:t>
      </w:r>
      <w:r w:rsidRPr="00E77497">
        <w:rPr>
          <w:rFonts w:ascii="Courier New" w:hAnsi="Courier New" w:cs="Courier New"/>
          <w:b/>
          <w:i w:val="0"/>
        </w:rPr>
        <w:t>]</w:t>
      </w:r>
      <w:r w:rsidRPr="00E77497">
        <w:rPr>
          <w:b/>
        </w:rPr>
        <w:t xml:space="preserve"> </w:t>
      </w:r>
      <w:r w:rsidRPr="00E77497">
        <w:rPr>
          <w:rFonts w:ascii="Arial" w:hAnsi="Arial"/>
          <w:b/>
          <w:i w:val="0"/>
        </w:rPr>
        <w:t>or</w:t>
      </w:r>
      <w:r w:rsidRPr="00E77497">
        <w:rPr>
          <w:b/>
        </w:rPr>
        <w:t xml:space="preserve"> </w:t>
      </w:r>
      <w:r w:rsidRPr="00E77497">
        <w:rPr>
          <w:rFonts w:ascii="Courier New" w:hAnsi="Courier New" w:cs="Courier New"/>
          <w:b/>
          <w:i w:val="0"/>
        </w:rPr>
        <w:t>\</w:t>
      </w:r>
      <w:r w:rsidRPr="00E77497">
        <w:rPr>
          <w:b/>
        </w:rPr>
        <w:br/>
      </w:r>
      <w:r w:rsidRPr="00E77497">
        <w:t>RegularExpressionBackslashSequence</w:t>
      </w:r>
    </w:p>
    <w:p w14:paraId="48D547E6" w14:textId="77777777" w:rsidR="00E80769" w:rsidRPr="00E77497" w:rsidRDefault="00E80769" w:rsidP="00E80769">
      <w:pPr>
        <w:pStyle w:val="M0"/>
        <w:spacing w:after="0"/>
        <w:rPr>
          <w:sz w:val="16"/>
        </w:rPr>
      </w:pPr>
    </w:p>
    <w:p w14:paraId="393428C2" w14:textId="77777777" w:rsidR="00E80769" w:rsidRPr="00E77497" w:rsidRDefault="00E80769" w:rsidP="00E80769">
      <w:pPr>
        <w:pStyle w:val="SyntaxRule"/>
        <w:rPr>
          <w:rFonts w:ascii="Arial" w:hAnsi="Arial"/>
        </w:rPr>
      </w:pPr>
      <w:r w:rsidRPr="00E77497">
        <w:t xml:space="preserve">RegularExpressionFlags </w:t>
      </w:r>
      <w:r w:rsidRPr="00E77497">
        <w:rPr>
          <w:rFonts w:ascii="Arial" w:hAnsi="Arial"/>
          <w:b/>
          <w:i w:val="0"/>
        </w:rPr>
        <w:t>::</w:t>
      </w:r>
      <w:r w:rsidRPr="00E77497">
        <w:rPr>
          <w:rFonts w:ascii="Arial" w:hAnsi="Arial"/>
        </w:rPr>
        <w:tab/>
        <w:t>See 7.8.5</w:t>
      </w:r>
    </w:p>
    <w:p w14:paraId="210C6B07" w14:textId="77777777" w:rsidR="00E80769" w:rsidRPr="00E77497" w:rsidRDefault="00E80769" w:rsidP="00E80769">
      <w:pPr>
        <w:pStyle w:val="SyntaxDefinition"/>
      </w:pPr>
      <w:r w:rsidRPr="00E77497">
        <w:rPr>
          <w:rFonts w:ascii="Arial" w:hAnsi="Arial"/>
          <w:i w:val="0"/>
          <w:sz w:val="16"/>
        </w:rPr>
        <w:t>[empty]</w:t>
      </w:r>
      <w:r w:rsidRPr="00E77497">
        <w:br/>
        <w:t>RegularExpressionFlags IdentifierPart</w:t>
      </w:r>
    </w:p>
    <w:p w14:paraId="7472A922" w14:textId="77777777" w:rsidR="00E80769" w:rsidRPr="00E77497" w:rsidRDefault="00E80769" w:rsidP="00E80769">
      <w:pPr>
        <w:pStyle w:val="a2"/>
        <w:tabs>
          <w:tab w:val="clear" w:pos="500"/>
          <w:tab w:val="clear" w:pos="720"/>
          <w:tab w:val="left" w:pos="567"/>
        </w:tabs>
      </w:pPr>
      <w:bookmarkStart w:id="35236" w:name="_Toc472818973"/>
      <w:bookmarkStart w:id="35237" w:name="_Toc474641687"/>
      <w:bookmarkStart w:id="35238" w:name="_Toc235503555"/>
      <w:bookmarkStart w:id="35239" w:name="_Toc236208644"/>
      <w:bookmarkStart w:id="35240" w:name="_Toc241509330"/>
      <w:bookmarkStart w:id="35241" w:name="_Toc241557807"/>
      <w:bookmarkStart w:id="35242" w:name="_Toc244416817"/>
      <w:bookmarkStart w:id="35243" w:name="_Toc244657757"/>
      <w:bookmarkStart w:id="35244" w:name="_Toc246652497"/>
      <w:bookmarkStart w:id="35245" w:name="_Toc253562046"/>
      <w:bookmarkStart w:id="35246" w:name="_Toc268506062"/>
      <w:bookmarkStart w:id="35247" w:name="_Toc276631181"/>
      <w:bookmarkStart w:id="35248" w:name="_Toc277944225"/>
      <w:bookmarkStart w:id="35249" w:name="_Toc153968570"/>
      <w:bookmarkStart w:id="35250" w:name="_Toc336509684"/>
      <w:r w:rsidRPr="00E77497">
        <w:t>Number Conversions</w:t>
      </w:r>
      <w:bookmarkEnd w:id="35236"/>
      <w:bookmarkEnd w:id="35237"/>
      <w:bookmarkEnd w:id="35238"/>
      <w:bookmarkEnd w:id="35239"/>
      <w:bookmarkEnd w:id="35240"/>
      <w:bookmarkEnd w:id="35241"/>
      <w:bookmarkEnd w:id="35242"/>
      <w:bookmarkEnd w:id="35243"/>
      <w:bookmarkEnd w:id="35244"/>
      <w:bookmarkEnd w:id="35245"/>
      <w:bookmarkEnd w:id="35246"/>
      <w:bookmarkEnd w:id="35247"/>
      <w:bookmarkEnd w:id="35248"/>
      <w:bookmarkEnd w:id="35249"/>
      <w:bookmarkEnd w:id="35250"/>
    </w:p>
    <w:p w14:paraId="6DCF6307" w14:textId="77777777" w:rsidR="00E80769" w:rsidRPr="00E77497" w:rsidRDefault="00E80769" w:rsidP="00E80769">
      <w:pPr>
        <w:pStyle w:val="SyntaxRule"/>
        <w:rPr>
          <w:rFonts w:ascii="Arial" w:hAnsi="Arial"/>
        </w:rPr>
      </w:pPr>
      <w:r w:rsidRPr="00E77497">
        <w:t xml:space="preserve">StringNumericLiteral </w:t>
      </w:r>
      <w:r w:rsidRPr="00E77497">
        <w:rPr>
          <w:rFonts w:ascii="Arial" w:hAnsi="Arial"/>
          <w:b/>
          <w:i w:val="0"/>
        </w:rPr>
        <w:t>:::</w:t>
      </w:r>
      <w:r w:rsidRPr="00E77497">
        <w:rPr>
          <w:rFonts w:ascii="Arial" w:hAnsi="Arial"/>
        </w:rPr>
        <w:tab/>
        <w:t>See 9</w:t>
      </w:r>
      <w:ins w:id="35251" w:author="Rev 10 Allen Wirfs-Brock" w:date="2012-09-08T08:35:00Z">
        <w:r w:rsidR="00524C69">
          <w:rPr>
            <w:rFonts w:ascii="Arial" w:hAnsi="Arial"/>
          </w:rPr>
          <w:t>.1</w:t>
        </w:r>
      </w:ins>
      <w:r w:rsidRPr="00E77497">
        <w:rPr>
          <w:rFonts w:ascii="Arial" w:hAnsi="Arial"/>
        </w:rPr>
        <w:t>.3.1</w:t>
      </w:r>
    </w:p>
    <w:p w14:paraId="4816F01D" w14:textId="77777777" w:rsidR="00E80769" w:rsidRPr="00E77497" w:rsidRDefault="00E80769" w:rsidP="00E80769">
      <w:pPr>
        <w:pStyle w:val="SyntaxDefinition"/>
      </w:pPr>
      <w:r w:rsidRPr="00E77497">
        <w:t>StrWhiteSpace</w:t>
      </w:r>
      <w:r w:rsidRPr="00E77497">
        <w:rPr>
          <w:rFonts w:ascii="Arial" w:hAnsi="Arial"/>
          <w:i w:val="0"/>
          <w:vertAlign w:val="subscript"/>
        </w:rPr>
        <w:t>opt</w:t>
      </w:r>
      <w:r w:rsidRPr="00E77497">
        <w:br/>
        <w:t>StrWhiteSpace</w:t>
      </w:r>
      <w:r w:rsidRPr="00E77497">
        <w:rPr>
          <w:rFonts w:ascii="Arial" w:hAnsi="Arial"/>
          <w:i w:val="0"/>
          <w:vertAlign w:val="subscript"/>
        </w:rPr>
        <w:t>opt</w:t>
      </w:r>
      <w:r w:rsidRPr="00E77497">
        <w:t xml:space="preserve"> StrNumericLiteral StrWhiteSpace</w:t>
      </w:r>
      <w:r w:rsidRPr="00E77497">
        <w:rPr>
          <w:rFonts w:ascii="Arial" w:hAnsi="Arial"/>
          <w:i w:val="0"/>
          <w:vertAlign w:val="subscript"/>
        </w:rPr>
        <w:t>opt</w:t>
      </w:r>
    </w:p>
    <w:p w14:paraId="33066A05" w14:textId="77777777" w:rsidR="00E80769" w:rsidRPr="00E77497" w:rsidRDefault="00E80769" w:rsidP="00E80769">
      <w:pPr>
        <w:pStyle w:val="M0"/>
        <w:spacing w:after="0"/>
        <w:rPr>
          <w:sz w:val="16"/>
        </w:rPr>
      </w:pPr>
    </w:p>
    <w:p w14:paraId="181E015C" w14:textId="77777777" w:rsidR="00E80769" w:rsidRPr="00E77497" w:rsidRDefault="00E80769" w:rsidP="00E80769">
      <w:pPr>
        <w:pStyle w:val="SyntaxRule"/>
        <w:rPr>
          <w:rFonts w:ascii="Arial" w:hAnsi="Arial"/>
        </w:rPr>
      </w:pPr>
      <w:r w:rsidRPr="00E77497">
        <w:t xml:space="preserve">StrWhiteSpace </w:t>
      </w:r>
      <w:r w:rsidRPr="00E77497">
        <w:rPr>
          <w:rFonts w:ascii="Arial" w:hAnsi="Arial"/>
          <w:b/>
          <w:i w:val="0"/>
        </w:rPr>
        <w:t>:::</w:t>
      </w:r>
      <w:r w:rsidRPr="00E77497">
        <w:rPr>
          <w:rFonts w:ascii="Arial" w:hAnsi="Arial"/>
        </w:rPr>
        <w:tab/>
        <w:t>See 9</w:t>
      </w:r>
      <w:ins w:id="35252" w:author="Rev 10 Allen Wirfs-Brock" w:date="2012-09-08T08:35:00Z">
        <w:r w:rsidR="00524C69">
          <w:rPr>
            <w:rFonts w:ascii="Arial" w:hAnsi="Arial"/>
          </w:rPr>
          <w:t>.1</w:t>
        </w:r>
      </w:ins>
      <w:r w:rsidRPr="00E77497">
        <w:rPr>
          <w:rFonts w:ascii="Arial" w:hAnsi="Arial"/>
        </w:rPr>
        <w:t>.3.1</w:t>
      </w:r>
    </w:p>
    <w:p w14:paraId="5226DB18" w14:textId="77777777" w:rsidR="00E80769" w:rsidRPr="00E77497" w:rsidRDefault="00E80769" w:rsidP="00E80769">
      <w:pPr>
        <w:pStyle w:val="SyntaxDefinition"/>
      </w:pPr>
      <w:r w:rsidRPr="00E77497">
        <w:t>StrWhiteSpaceChar StrWhiteSpace</w:t>
      </w:r>
      <w:r w:rsidRPr="00E77497">
        <w:rPr>
          <w:rFonts w:ascii="Arial" w:hAnsi="Arial"/>
          <w:i w:val="0"/>
          <w:vertAlign w:val="subscript"/>
        </w:rPr>
        <w:t>opt</w:t>
      </w:r>
    </w:p>
    <w:p w14:paraId="37B01C28" w14:textId="77777777" w:rsidR="00E80769" w:rsidRPr="00E77497" w:rsidRDefault="00E80769" w:rsidP="00E80769">
      <w:pPr>
        <w:pStyle w:val="M0"/>
        <w:spacing w:after="0"/>
        <w:rPr>
          <w:sz w:val="16"/>
        </w:rPr>
      </w:pPr>
    </w:p>
    <w:p w14:paraId="7A350EB5" w14:textId="77777777" w:rsidR="00E80769" w:rsidRPr="00E77497" w:rsidRDefault="00E80769" w:rsidP="00E80769">
      <w:pPr>
        <w:pStyle w:val="SyntaxRule"/>
        <w:rPr>
          <w:rFonts w:ascii="Arial" w:hAnsi="Arial"/>
        </w:rPr>
      </w:pPr>
      <w:r w:rsidRPr="00E77497">
        <w:t xml:space="preserve">StrWhiteSpaceChar </w:t>
      </w:r>
      <w:r w:rsidRPr="00E77497">
        <w:rPr>
          <w:rFonts w:ascii="Arial" w:hAnsi="Arial"/>
          <w:b/>
          <w:i w:val="0"/>
        </w:rPr>
        <w:t>:::</w:t>
      </w:r>
      <w:r w:rsidRPr="00E77497">
        <w:rPr>
          <w:rFonts w:ascii="Arial" w:hAnsi="Arial"/>
        </w:rPr>
        <w:tab/>
        <w:t>See 9</w:t>
      </w:r>
      <w:ins w:id="35253" w:author="Rev 10 Allen Wirfs-Brock" w:date="2012-09-08T08:35:00Z">
        <w:r w:rsidR="00524C69">
          <w:rPr>
            <w:rFonts w:ascii="Arial" w:hAnsi="Arial"/>
          </w:rPr>
          <w:t>.1</w:t>
        </w:r>
      </w:ins>
      <w:r w:rsidRPr="00E77497">
        <w:rPr>
          <w:rFonts w:ascii="Arial" w:hAnsi="Arial"/>
        </w:rPr>
        <w:t>.3.1</w:t>
      </w:r>
    </w:p>
    <w:p w14:paraId="60823056" w14:textId="77777777" w:rsidR="00E80769" w:rsidRPr="00E77497" w:rsidRDefault="00E80769" w:rsidP="00E80769">
      <w:pPr>
        <w:pStyle w:val="SyntaxDefinition"/>
      </w:pPr>
      <w:r w:rsidRPr="00E77497">
        <w:t>WhiteSpace</w:t>
      </w:r>
      <w:r w:rsidRPr="00E77497">
        <w:br/>
        <w:t>LineTerminator</w:t>
      </w:r>
    </w:p>
    <w:p w14:paraId="7D85335F" w14:textId="77777777" w:rsidR="00E80769" w:rsidRPr="00E77497" w:rsidRDefault="00E80769" w:rsidP="00E80769">
      <w:pPr>
        <w:pStyle w:val="M0"/>
        <w:spacing w:after="0"/>
        <w:rPr>
          <w:sz w:val="16"/>
        </w:rPr>
      </w:pPr>
    </w:p>
    <w:p w14:paraId="7A10C56F" w14:textId="77777777" w:rsidR="00E80769" w:rsidRPr="00E77497" w:rsidRDefault="00E80769" w:rsidP="00E80769">
      <w:pPr>
        <w:pStyle w:val="SyntaxRule"/>
        <w:rPr>
          <w:rFonts w:ascii="Arial" w:hAnsi="Arial"/>
        </w:rPr>
      </w:pPr>
      <w:r w:rsidRPr="00E77497">
        <w:t xml:space="preserve">StrNumericLiteral </w:t>
      </w:r>
      <w:r w:rsidRPr="00E77497">
        <w:rPr>
          <w:rFonts w:ascii="Arial" w:hAnsi="Arial"/>
          <w:b/>
          <w:i w:val="0"/>
        </w:rPr>
        <w:t>:::</w:t>
      </w:r>
      <w:r w:rsidRPr="00E77497">
        <w:rPr>
          <w:rFonts w:ascii="Arial" w:hAnsi="Arial"/>
        </w:rPr>
        <w:tab/>
        <w:t>See 9</w:t>
      </w:r>
      <w:ins w:id="35254" w:author="Rev 10 Allen Wirfs-Brock" w:date="2012-09-08T08:35:00Z">
        <w:r w:rsidR="00524C69">
          <w:rPr>
            <w:rFonts w:ascii="Arial" w:hAnsi="Arial"/>
          </w:rPr>
          <w:t>.1</w:t>
        </w:r>
      </w:ins>
      <w:r w:rsidRPr="00E77497">
        <w:rPr>
          <w:rFonts w:ascii="Arial" w:hAnsi="Arial"/>
        </w:rPr>
        <w:t>.3.1</w:t>
      </w:r>
    </w:p>
    <w:p w14:paraId="70733253" w14:textId="77777777" w:rsidR="00E80769" w:rsidRPr="00E77497" w:rsidRDefault="00E80769" w:rsidP="00E80769">
      <w:pPr>
        <w:pStyle w:val="SyntaxDefinition"/>
      </w:pPr>
      <w:r w:rsidRPr="00E77497">
        <w:t>StrDecimalLiteral</w:t>
      </w:r>
      <w:r w:rsidRPr="00E77497">
        <w:br/>
        <w:t>HexIntegerLiteral</w:t>
      </w:r>
    </w:p>
    <w:p w14:paraId="0E5E95DD" w14:textId="77777777" w:rsidR="00E80769" w:rsidRPr="00E77497" w:rsidRDefault="00E80769" w:rsidP="00E80769">
      <w:pPr>
        <w:pStyle w:val="SyntaxRule"/>
      </w:pPr>
      <w:r w:rsidRPr="00E77497">
        <w:t xml:space="preserve">StrDecimalLiteral </w:t>
      </w:r>
      <w:r w:rsidRPr="00E77497">
        <w:rPr>
          <w:rFonts w:ascii="Arial" w:hAnsi="Arial"/>
          <w:b/>
          <w:i w:val="0"/>
        </w:rPr>
        <w:t>:::</w:t>
      </w:r>
      <w:r w:rsidRPr="00E77497">
        <w:rPr>
          <w:rFonts w:ascii="Arial" w:hAnsi="Arial"/>
        </w:rPr>
        <w:tab/>
        <w:t>See 9</w:t>
      </w:r>
      <w:ins w:id="35255" w:author="Rev 10 Allen Wirfs-Brock" w:date="2012-09-08T08:35:00Z">
        <w:r w:rsidR="00524C69">
          <w:rPr>
            <w:rFonts w:ascii="Arial" w:hAnsi="Arial"/>
          </w:rPr>
          <w:t>.1</w:t>
        </w:r>
      </w:ins>
      <w:r w:rsidRPr="00E77497">
        <w:rPr>
          <w:rFonts w:ascii="Arial" w:hAnsi="Arial"/>
        </w:rPr>
        <w:t>.3.1</w:t>
      </w:r>
    </w:p>
    <w:p w14:paraId="5DA7EE90" w14:textId="77777777" w:rsidR="00E80769" w:rsidRPr="00E77497" w:rsidRDefault="00E80769" w:rsidP="00E80769">
      <w:pPr>
        <w:pStyle w:val="SyntaxDefinition"/>
      </w:pPr>
      <w:r w:rsidRPr="00E77497">
        <w:t>StrUnsignedDecimalLiteral</w:t>
      </w:r>
      <w:r w:rsidRPr="00E77497">
        <w:br/>
      </w:r>
      <w:r w:rsidRPr="00E77497">
        <w:rPr>
          <w:rFonts w:ascii="Courier New" w:hAnsi="Courier New"/>
          <w:b/>
          <w:i w:val="0"/>
        </w:rPr>
        <w:t xml:space="preserve">+ </w:t>
      </w:r>
      <w:r w:rsidRPr="00E77497">
        <w:t>StrUnsignedDecimalLiteral</w:t>
      </w:r>
      <w:r w:rsidRPr="00E77497">
        <w:br/>
      </w:r>
      <w:r w:rsidRPr="00E77497">
        <w:rPr>
          <w:rFonts w:ascii="Courier New" w:hAnsi="Courier New"/>
          <w:b/>
          <w:i w:val="0"/>
        </w:rPr>
        <w:t xml:space="preserve">- </w:t>
      </w:r>
      <w:r w:rsidRPr="00E77497">
        <w:t>StrUnsignedDecimalLiteral</w:t>
      </w:r>
    </w:p>
    <w:p w14:paraId="0E77FBC2" w14:textId="77777777" w:rsidR="00E80769" w:rsidRPr="00E77497" w:rsidRDefault="00E80769" w:rsidP="00E80769">
      <w:pPr>
        <w:pStyle w:val="M0"/>
        <w:spacing w:after="0"/>
        <w:rPr>
          <w:sz w:val="16"/>
        </w:rPr>
      </w:pPr>
    </w:p>
    <w:p w14:paraId="2C01F51B" w14:textId="77777777" w:rsidR="00E80769" w:rsidRPr="00E77497" w:rsidRDefault="00E80769" w:rsidP="00E80769">
      <w:pPr>
        <w:pStyle w:val="SyntaxRule"/>
        <w:rPr>
          <w:rFonts w:ascii="Arial" w:hAnsi="Arial"/>
        </w:rPr>
      </w:pPr>
      <w:r w:rsidRPr="00E77497">
        <w:t xml:space="preserve">StrUnsignedDecimalLiteral </w:t>
      </w:r>
      <w:r w:rsidRPr="00E77497">
        <w:rPr>
          <w:rFonts w:ascii="Arial" w:hAnsi="Arial"/>
          <w:b/>
          <w:i w:val="0"/>
        </w:rPr>
        <w:t>:::</w:t>
      </w:r>
      <w:r w:rsidRPr="00E77497">
        <w:rPr>
          <w:rFonts w:ascii="Arial" w:hAnsi="Arial"/>
        </w:rPr>
        <w:tab/>
        <w:t>See 9</w:t>
      </w:r>
      <w:ins w:id="35256" w:author="Rev 10 Allen Wirfs-Brock" w:date="2012-09-08T08:35:00Z">
        <w:r w:rsidR="00524C69">
          <w:rPr>
            <w:rFonts w:ascii="Arial" w:hAnsi="Arial"/>
          </w:rPr>
          <w:t>.1</w:t>
        </w:r>
      </w:ins>
      <w:r w:rsidRPr="00E77497">
        <w:rPr>
          <w:rFonts w:ascii="Arial" w:hAnsi="Arial"/>
        </w:rPr>
        <w:t>.3.1</w:t>
      </w:r>
    </w:p>
    <w:p w14:paraId="6224C60D" w14:textId="77777777" w:rsidR="00E80769" w:rsidRPr="00E77497" w:rsidRDefault="00E80769" w:rsidP="00E80769">
      <w:pPr>
        <w:pStyle w:val="SyntaxDefinition"/>
      </w:pPr>
      <w:r w:rsidRPr="00E77497">
        <w:rPr>
          <w:rFonts w:ascii="Courier New" w:hAnsi="Courier New"/>
          <w:b/>
          <w:i w:val="0"/>
        </w:rPr>
        <w:t>Infinity</w:t>
      </w:r>
      <w:r w:rsidRPr="00E77497">
        <w:br/>
        <w:t xml:space="preserve">DecimalDigits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DecimalDigits ExponentPart</w:t>
      </w:r>
      <w:r w:rsidRPr="00E77497">
        <w:rPr>
          <w:rFonts w:ascii="Arial" w:hAnsi="Arial"/>
          <w:i w:val="0"/>
          <w:vertAlign w:val="subscript"/>
        </w:rPr>
        <w:t>opt</w:t>
      </w:r>
    </w:p>
    <w:p w14:paraId="37CED83C" w14:textId="77777777" w:rsidR="00E80769" w:rsidRPr="00E77497" w:rsidRDefault="00E80769" w:rsidP="00E80769">
      <w:pPr>
        <w:pStyle w:val="M0"/>
        <w:spacing w:after="0"/>
        <w:rPr>
          <w:sz w:val="16"/>
        </w:rPr>
      </w:pPr>
    </w:p>
    <w:p w14:paraId="154A44C6" w14:textId="77777777" w:rsidR="00E80769" w:rsidRPr="00E77497" w:rsidRDefault="00E80769" w:rsidP="00E80769">
      <w:pPr>
        <w:pStyle w:val="SyntaxRule"/>
        <w:rPr>
          <w:rFonts w:ascii="Arial" w:hAnsi="Arial"/>
        </w:rPr>
      </w:pPr>
      <w:r w:rsidRPr="00E77497">
        <w:t xml:space="preserve">DecimalDigits </w:t>
      </w:r>
      <w:r w:rsidRPr="00E77497">
        <w:rPr>
          <w:rFonts w:ascii="Arial" w:hAnsi="Arial"/>
          <w:b/>
          <w:i w:val="0"/>
        </w:rPr>
        <w:t>:::</w:t>
      </w:r>
      <w:r w:rsidRPr="00E77497">
        <w:rPr>
          <w:rFonts w:ascii="Arial" w:hAnsi="Arial"/>
        </w:rPr>
        <w:tab/>
        <w:t>See 9</w:t>
      </w:r>
      <w:ins w:id="35257" w:author="Rev 10 Allen Wirfs-Brock" w:date="2012-09-08T08:35:00Z">
        <w:r w:rsidR="00524C69">
          <w:rPr>
            <w:rFonts w:ascii="Arial" w:hAnsi="Arial"/>
          </w:rPr>
          <w:t>.1</w:t>
        </w:r>
      </w:ins>
      <w:r w:rsidRPr="00E77497">
        <w:rPr>
          <w:rFonts w:ascii="Arial" w:hAnsi="Arial"/>
        </w:rPr>
        <w:t>.3.1</w:t>
      </w:r>
    </w:p>
    <w:p w14:paraId="5D3D24A3" w14:textId="77777777" w:rsidR="00E80769" w:rsidRPr="00E77497" w:rsidRDefault="00E80769" w:rsidP="00E80769">
      <w:pPr>
        <w:pStyle w:val="SyntaxDefinition"/>
      </w:pPr>
      <w:r w:rsidRPr="00E77497">
        <w:t>DecimalDigit</w:t>
      </w:r>
      <w:r w:rsidRPr="00E77497">
        <w:br/>
        <w:t>DecimalDigits DecimalDigit</w:t>
      </w:r>
    </w:p>
    <w:p w14:paraId="0DB370B6" w14:textId="77777777" w:rsidR="00E80769" w:rsidRPr="00E77497" w:rsidRDefault="00E80769" w:rsidP="00E80769">
      <w:pPr>
        <w:pStyle w:val="M0"/>
        <w:spacing w:after="0"/>
        <w:rPr>
          <w:sz w:val="16"/>
        </w:rPr>
      </w:pPr>
    </w:p>
    <w:p w14:paraId="37F7B462" w14:textId="77777777" w:rsidR="00E80769" w:rsidRPr="00E77497" w:rsidRDefault="00E80769" w:rsidP="00E80769">
      <w:pPr>
        <w:pStyle w:val="SyntaxRule"/>
        <w:rPr>
          <w:rFonts w:ascii="Arial" w:hAnsi="Arial"/>
        </w:rPr>
      </w:pPr>
      <w:r w:rsidRPr="00E77497">
        <w:t xml:space="preserve">DecimalDigit </w:t>
      </w:r>
      <w:r w:rsidRPr="00E77497">
        <w:rPr>
          <w:rFonts w:ascii="Arial" w:hAnsi="Arial" w:cs="Arial"/>
          <w:b/>
          <w:i w:val="0"/>
        </w:rPr>
        <w:t>:::</w:t>
      </w:r>
      <w:r w:rsidRPr="00E77497">
        <w:t xml:space="preserve"> </w:t>
      </w:r>
      <w:r w:rsidRPr="00E77497">
        <w:rPr>
          <w:rFonts w:ascii="Arial" w:hAnsi="Arial" w:cs="Arial"/>
          <w:b/>
          <w:i w:val="0"/>
        </w:rPr>
        <w:t>one of</w:t>
      </w:r>
      <w:r w:rsidRPr="00E77497">
        <w:tab/>
      </w:r>
      <w:r w:rsidRPr="00E77497">
        <w:rPr>
          <w:rFonts w:ascii="Arial" w:hAnsi="Arial"/>
        </w:rPr>
        <w:t>See 9</w:t>
      </w:r>
      <w:ins w:id="35258" w:author="Rev 10 Allen Wirfs-Brock" w:date="2012-09-08T08:36:00Z">
        <w:r w:rsidR="00524C69">
          <w:rPr>
            <w:rFonts w:ascii="Arial" w:hAnsi="Arial"/>
          </w:rPr>
          <w:t>.1</w:t>
        </w:r>
      </w:ins>
      <w:r w:rsidRPr="00E77497">
        <w:rPr>
          <w:rFonts w:ascii="Arial" w:hAnsi="Arial"/>
        </w:rPr>
        <w:t>.3.1</w:t>
      </w:r>
    </w:p>
    <w:p w14:paraId="34CFEB45"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w:t>
      </w:r>
    </w:p>
    <w:p w14:paraId="27817D7A" w14:textId="77777777" w:rsidR="00E80769" w:rsidRPr="00E77497" w:rsidRDefault="00E80769" w:rsidP="00E80769">
      <w:pPr>
        <w:pStyle w:val="M0"/>
        <w:spacing w:after="0"/>
        <w:rPr>
          <w:sz w:val="16"/>
        </w:rPr>
      </w:pPr>
    </w:p>
    <w:p w14:paraId="2DB768C5" w14:textId="77777777" w:rsidR="00E80769" w:rsidRPr="00E77497" w:rsidRDefault="00E80769" w:rsidP="00E80769">
      <w:pPr>
        <w:pStyle w:val="SyntaxRule"/>
      </w:pPr>
      <w:r w:rsidRPr="00E77497">
        <w:t xml:space="preserve">ExponentPart </w:t>
      </w:r>
      <w:r w:rsidRPr="00E77497">
        <w:rPr>
          <w:rFonts w:ascii="Arial" w:hAnsi="Arial" w:cs="Arial"/>
          <w:b/>
          <w:i w:val="0"/>
        </w:rPr>
        <w:t>:::</w:t>
      </w:r>
      <w:r w:rsidRPr="00E77497">
        <w:tab/>
      </w:r>
      <w:r w:rsidRPr="00E77497">
        <w:rPr>
          <w:rFonts w:ascii="Arial" w:hAnsi="Arial"/>
        </w:rPr>
        <w:t>See 9</w:t>
      </w:r>
      <w:ins w:id="35259" w:author="Rev 10 Allen Wirfs-Brock" w:date="2012-09-08T08:36:00Z">
        <w:r w:rsidR="00524C69">
          <w:rPr>
            <w:rFonts w:ascii="Arial" w:hAnsi="Arial"/>
          </w:rPr>
          <w:t>.1</w:t>
        </w:r>
      </w:ins>
      <w:r w:rsidRPr="00E77497">
        <w:rPr>
          <w:rFonts w:ascii="Arial" w:hAnsi="Arial"/>
        </w:rPr>
        <w:t>.3.1</w:t>
      </w:r>
    </w:p>
    <w:p w14:paraId="703B10ED" w14:textId="77777777" w:rsidR="00E80769" w:rsidRPr="00E77497" w:rsidRDefault="00E80769" w:rsidP="00E80769">
      <w:pPr>
        <w:pStyle w:val="SyntaxDefinition"/>
      </w:pPr>
      <w:r w:rsidRPr="00E77497">
        <w:t>ExponentIndicator SignedInteger</w:t>
      </w:r>
    </w:p>
    <w:p w14:paraId="25053941" w14:textId="77777777" w:rsidR="00E80769" w:rsidRPr="00E77497" w:rsidRDefault="00E80769" w:rsidP="00E80769">
      <w:pPr>
        <w:pStyle w:val="M0"/>
        <w:spacing w:after="0"/>
        <w:rPr>
          <w:sz w:val="16"/>
        </w:rPr>
      </w:pPr>
    </w:p>
    <w:p w14:paraId="54722E7B" w14:textId="77777777" w:rsidR="00E80769" w:rsidRPr="00E77497" w:rsidRDefault="00E80769" w:rsidP="00E80769">
      <w:pPr>
        <w:pStyle w:val="SyntaxRule"/>
        <w:rPr>
          <w:rFonts w:ascii="Arial" w:hAnsi="Arial"/>
        </w:rPr>
      </w:pPr>
      <w:r w:rsidRPr="00E77497">
        <w:t xml:space="preserve">ExponentIndicator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9</w:t>
      </w:r>
      <w:ins w:id="35260" w:author="Rev 10 Allen Wirfs-Brock" w:date="2012-09-08T08:36:00Z">
        <w:r w:rsidR="00524C69">
          <w:rPr>
            <w:rFonts w:ascii="Arial" w:hAnsi="Arial"/>
          </w:rPr>
          <w:t>.1</w:t>
        </w:r>
      </w:ins>
      <w:r w:rsidRPr="00E77497">
        <w:rPr>
          <w:rFonts w:ascii="Arial" w:hAnsi="Arial"/>
        </w:rPr>
        <w:t>.3.1</w:t>
      </w:r>
    </w:p>
    <w:p w14:paraId="3B6E038B"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e  E</w:t>
      </w:r>
    </w:p>
    <w:p w14:paraId="068AC3B1" w14:textId="77777777" w:rsidR="00E80769" w:rsidRPr="00E77497" w:rsidRDefault="00E80769" w:rsidP="00E80769">
      <w:pPr>
        <w:pStyle w:val="M0"/>
        <w:spacing w:after="0"/>
        <w:rPr>
          <w:sz w:val="16"/>
        </w:rPr>
      </w:pPr>
    </w:p>
    <w:p w14:paraId="148208C3" w14:textId="77777777" w:rsidR="00E80769" w:rsidRPr="00E77497" w:rsidRDefault="00E80769" w:rsidP="00E80769">
      <w:pPr>
        <w:pStyle w:val="SyntaxRule"/>
        <w:rPr>
          <w:rFonts w:ascii="Arial" w:hAnsi="Arial"/>
        </w:rPr>
      </w:pPr>
      <w:r w:rsidRPr="00E77497">
        <w:t xml:space="preserve">SignedInteger </w:t>
      </w:r>
      <w:r w:rsidRPr="00E77497">
        <w:rPr>
          <w:rFonts w:ascii="Arial" w:hAnsi="Arial"/>
          <w:b/>
          <w:i w:val="0"/>
        </w:rPr>
        <w:t>:::</w:t>
      </w:r>
      <w:r w:rsidRPr="00E77497">
        <w:rPr>
          <w:rFonts w:ascii="Arial" w:hAnsi="Arial"/>
        </w:rPr>
        <w:tab/>
        <w:t>See 9</w:t>
      </w:r>
      <w:ins w:id="35261" w:author="Rev 10 Allen Wirfs-Brock" w:date="2012-09-08T08:36:00Z">
        <w:r w:rsidR="00524C69">
          <w:rPr>
            <w:rFonts w:ascii="Arial" w:hAnsi="Arial"/>
          </w:rPr>
          <w:t>.1</w:t>
        </w:r>
      </w:ins>
      <w:r w:rsidRPr="00E77497">
        <w:rPr>
          <w:rFonts w:ascii="Arial" w:hAnsi="Arial"/>
        </w:rPr>
        <w:t>.3.1</w:t>
      </w:r>
    </w:p>
    <w:p w14:paraId="5B96E1CD" w14:textId="77777777" w:rsidR="00E80769" w:rsidRPr="00E77497" w:rsidRDefault="00E80769" w:rsidP="00E80769">
      <w:pPr>
        <w:pStyle w:val="SyntaxDefinition"/>
      </w:pPr>
      <w:r w:rsidRPr="00E77497">
        <w:t>DecimalDigits</w:t>
      </w:r>
      <w:r w:rsidRPr="00E77497">
        <w:br/>
      </w:r>
      <w:r w:rsidRPr="00E77497">
        <w:rPr>
          <w:rFonts w:ascii="Courier New" w:hAnsi="Courier New"/>
          <w:b/>
          <w:i w:val="0"/>
        </w:rPr>
        <w:t xml:space="preserve">+ </w:t>
      </w:r>
      <w:r w:rsidRPr="00E77497">
        <w:t>DecimalDigits</w:t>
      </w:r>
      <w:r w:rsidRPr="00E77497">
        <w:br/>
      </w:r>
      <w:r w:rsidRPr="00E77497">
        <w:rPr>
          <w:rFonts w:ascii="Courier New" w:hAnsi="Courier New"/>
          <w:b/>
          <w:i w:val="0"/>
        </w:rPr>
        <w:t xml:space="preserve">- </w:t>
      </w:r>
      <w:r w:rsidRPr="00E77497">
        <w:t>DecimalDigits</w:t>
      </w:r>
    </w:p>
    <w:p w14:paraId="466161D2" w14:textId="77777777" w:rsidR="00E80769" w:rsidRPr="00E77497" w:rsidRDefault="00E80769" w:rsidP="00E80769">
      <w:pPr>
        <w:pStyle w:val="M0"/>
        <w:spacing w:after="0"/>
        <w:rPr>
          <w:sz w:val="16"/>
        </w:rPr>
      </w:pPr>
    </w:p>
    <w:p w14:paraId="20F281CB" w14:textId="77777777" w:rsidR="00E80769" w:rsidRPr="00E77497" w:rsidRDefault="00E80769" w:rsidP="00E80769">
      <w:pPr>
        <w:pStyle w:val="SyntaxRule"/>
        <w:rPr>
          <w:rFonts w:ascii="Arial" w:hAnsi="Arial"/>
        </w:rPr>
      </w:pPr>
      <w:r w:rsidRPr="00E77497">
        <w:t xml:space="preserve">HexIntegerLiteral </w:t>
      </w:r>
      <w:r w:rsidRPr="00E77497">
        <w:rPr>
          <w:rFonts w:ascii="Arial" w:hAnsi="Arial"/>
          <w:b/>
          <w:i w:val="0"/>
        </w:rPr>
        <w:t>:::</w:t>
      </w:r>
      <w:r w:rsidRPr="00E77497">
        <w:rPr>
          <w:rFonts w:ascii="Arial" w:hAnsi="Arial"/>
        </w:rPr>
        <w:tab/>
        <w:t>See 9</w:t>
      </w:r>
      <w:ins w:id="35262" w:author="Rev 10 Allen Wirfs-Brock" w:date="2012-09-08T08:36:00Z">
        <w:r w:rsidR="00524C69">
          <w:rPr>
            <w:rFonts w:ascii="Arial" w:hAnsi="Arial"/>
          </w:rPr>
          <w:t>.1</w:t>
        </w:r>
      </w:ins>
      <w:r w:rsidRPr="00E77497">
        <w:rPr>
          <w:rFonts w:ascii="Arial" w:hAnsi="Arial"/>
        </w:rPr>
        <w:t>.3.1</w:t>
      </w:r>
    </w:p>
    <w:p w14:paraId="126A0DAF" w14:textId="77777777" w:rsidR="00E80769" w:rsidRPr="00E77497" w:rsidRDefault="00E80769" w:rsidP="00E80769">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14:paraId="099BAA40" w14:textId="77777777" w:rsidR="00E80769" w:rsidRPr="00E77497" w:rsidRDefault="00E80769" w:rsidP="00E80769">
      <w:pPr>
        <w:pStyle w:val="M0"/>
        <w:spacing w:after="0"/>
        <w:rPr>
          <w:sz w:val="16"/>
        </w:rPr>
      </w:pPr>
    </w:p>
    <w:p w14:paraId="33DF0B27" w14:textId="77777777" w:rsidR="00E80769" w:rsidRPr="00E77497" w:rsidRDefault="00E80769" w:rsidP="00E80769">
      <w:pPr>
        <w:pStyle w:val="SyntaxRule"/>
        <w:rPr>
          <w:rFonts w:ascii="Arial" w:hAnsi="Arial"/>
        </w:rPr>
      </w:pPr>
      <w:r w:rsidRPr="00E77497">
        <w:t xml:space="preserve">HexDigit </w:t>
      </w:r>
      <w:r w:rsidRPr="00E77497">
        <w:rPr>
          <w:rFonts w:ascii="Arial" w:hAnsi="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9</w:t>
      </w:r>
      <w:ins w:id="35263" w:author="Rev 10 Allen Wirfs-Brock" w:date="2012-09-08T08:36:00Z">
        <w:r w:rsidR="00524C69">
          <w:rPr>
            <w:rFonts w:ascii="Arial" w:hAnsi="Arial"/>
          </w:rPr>
          <w:t>.1</w:t>
        </w:r>
      </w:ins>
      <w:r w:rsidRPr="00E77497">
        <w:rPr>
          <w:rFonts w:ascii="Arial" w:hAnsi="Arial"/>
        </w:rPr>
        <w:t>.3.1</w:t>
      </w:r>
    </w:p>
    <w:p w14:paraId="0EBBAFF6"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14:paraId="515A2D35" w14:textId="77777777" w:rsidR="00E80769" w:rsidRPr="00E77497" w:rsidRDefault="00E80769" w:rsidP="00E80769">
      <w:pPr>
        <w:pStyle w:val="a2"/>
        <w:tabs>
          <w:tab w:val="clear" w:pos="500"/>
          <w:tab w:val="clear" w:pos="720"/>
          <w:tab w:val="left" w:pos="567"/>
        </w:tabs>
      </w:pPr>
      <w:bookmarkStart w:id="35264" w:name="_Toc472818974"/>
      <w:bookmarkStart w:id="35265" w:name="_Toc474641688"/>
      <w:bookmarkStart w:id="35266" w:name="_Toc235503556"/>
      <w:bookmarkStart w:id="35267" w:name="_Toc236208645"/>
      <w:bookmarkStart w:id="35268" w:name="_Toc241509331"/>
      <w:bookmarkStart w:id="35269" w:name="_Toc241557808"/>
      <w:bookmarkStart w:id="35270" w:name="_Toc244416818"/>
      <w:bookmarkStart w:id="35271" w:name="_Toc244657758"/>
      <w:bookmarkStart w:id="35272" w:name="_Toc246652498"/>
      <w:bookmarkStart w:id="35273" w:name="_Toc253562047"/>
      <w:bookmarkStart w:id="35274" w:name="_Toc268506063"/>
      <w:bookmarkStart w:id="35275" w:name="_Toc276631182"/>
      <w:bookmarkStart w:id="35276" w:name="_Toc277944226"/>
      <w:bookmarkStart w:id="35277" w:name="_Toc153968571"/>
      <w:bookmarkStart w:id="35278" w:name="_Toc336509685"/>
      <w:r w:rsidRPr="00E77497">
        <w:t>Expressions</w:t>
      </w:r>
      <w:bookmarkEnd w:id="35264"/>
      <w:bookmarkEnd w:id="35265"/>
      <w:bookmarkEnd w:id="35266"/>
      <w:bookmarkEnd w:id="35267"/>
      <w:bookmarkEnd w:id="35268"/>
      <w:bookmarkEnd w:id="35269"/>
      <w:bookmarkEnd w:id="35270"/>
      <w:bookmarkEnd w:id="35271"/>
      <w:bookmarkEnd w:id="35272"/>
      <w:bookmarkEnd w:id="35273"/>
      <w:bookmarkEnd w:id="35274"/>
      <w:bookmarkEnd w:id="35275"/>
      <w:bookmarkEnd w:id="35276"/>
      <w:bookmarkEnd w:id="35277"/>
      <w:bookmarkEnd w:id="35278"/>
    </w:p>
    <w:p w14:paraId="0B8536FA" w14:textId="77777777" w:rsidR="00E80769" w:rsidRPr="00E77497" w:rsidRDefault="00E80769" w:rsidP="00E80769">
      <w:pPr>
        <w:pStyle w:val="SyntaxRule"/>
      </w:pPr>
      <w:r w:rsidRPr="00E77497">
        <w:t xml:space="preserve">PrimaryExpression </w:t>
      </w:r>
      <w:r w:rsidRPr="00E77497">
        <w:rPr>
          <w:rFonts w:ascii="Arial" w:hAnsi="Arial"/>
          <w:b/>
          <w:i w:val="0"/>
        </w:rPr>
        <w:t>:</w:t>
      </w:r>
      <w:r w:rsidRPr="00E77497">
        <w:rPr>
          <w:rFonts w:ascii="Arial" w:hAnsi="Arial"/>
        </w:rPr>
        <w:tab/>
        <w:t>See 11.1</w:t>
      </w:r>
    </w:p>
    <w:p w14:paraId="109ADDCE" w14:textId="77777777" w:rsidR="00E80769" w:rsidRPr="00E77497" w:rsidRDefault="00E80769" w:rsidP="00E80769">
      <w:pPr>
        <w:pStyle w:val="SyntaxDefinition"/>
      </w:pPr>
      <w:r w:rsidRPr="00E77497">
        <w:rPr>
          <w:rFonts w:ascii="Courier New" w:hAnsi="Courier New"/>
          <w:b/>
          <w:i w:val="0"/>
        </w:rPr>
        <w:t>this</w:t>
      </w:r>
      <w:r w:rsidRPr="00E77497">
        <w:br/>
        <w:t>Identifier</w:t>
      </w:r>
      <w:r w:rsidRPr="00E77497">
        <w:br/>
        <w:t>Literal</w:t>
      </w:r>
      <w:r w:rsidRPr="00E77497">
        <w:br/>
        <w:t>ArrayLiteral</w:t>
      </w:r>
      <w:r w:rsidRPr="00E77497">
        <w:br/>
        <w:t>ObjectLiteral</w:t>
      </w:r>
      <w:r w:rsidRPr="00E77497">
        <w:br/>
      </w:r>
      <w:r w:rsidRPr="00E77497">
        <w:rPr>
          <w:rFonts w:ascii="Courier New" w:hAnsi="Courier New"/>
          <w:b/>
          <w:i w:val="0"/>
        </w:rPr>
        <w:t>(</w:t>
      </w:r>
      <w:r w:rsidRPr="00E77497">
        <w:t xml:space="preserve"> Expression </w:t>
      </w:r>
      <w:r w:rsidRPr="00E77497">
        <w:rPr>
          <w:rFonts w:ascii="Courier New" w:hAnsi="Courier New"/>
          <w:b/>
          <w:i w:val="0"/>
        </w:rPr>
        <w:t>)</w:t>
      </w:r>
    </w:p>
    <w:p w14:paraId="203BD82B" w14:textId="77777777" w:rsidR="00E80769" w:rsidRPr="00E77497" w:rsidRDefault="00E80769" w:rsidP="00E80769">
      <w:pPr>
        <w:pStyle w:val="M0"/>
        <w:spacing w:after="0"/>
        <w:rPr>
          <w:sz w:val="16"/>
        </w:rPr>
      </w:pPr>
    </w:p>
    <w:p w14:paraId="32E0A32B" w14:textId="77777777" w:rsidR="00E80769" w:rsidRPr="00E77497" w:rsidRDefault="00E80769" w:rsidP="00E80769">
      <w:pPr>
        <w:pStyle w:val="SyntaxRule"/>
        <w:rPr>
          <w:rFonts w:ascii="Arial" w:hAnsi="Arial"/>
        </w:rPr>
      </w:pPr>
      <w:r w:rsidRPr="00E77497">
        <w:t xml:space="preserve">ArrayLiteral </w:t>
      </w:r>
      <w:r w:rsidRPr="00E77497">
        <w:rPr>
          <w:rFonts w:ascii="Arial" w:hAnsi="Arial"/>
          <w:b/>
          <w:i w:val="0"/>
        </w:rPr>
        <w:t>:</w:t>
      </w:r>
      <w:r w:rsidRPr="00E77497">
        <w:rPr>
          <w:rFonts w:ascii="Arial" w:hAnsi="Arial"/>
        </w:rPr>
        <w:tab/>
        <w:t>See 11.1.4</w:t>
      </w:r>
    </w:p>
    <w:p w14:paraId="6EE06F47" w14:textId="77777777" w:rsidR="00E80769" w:rsidRPr="00E77497" w:rsidRDefault="00E80769" w:rsidP="00E80769">
      <w:pPr>
        <w:pStyle w:val="SyntaxDefinition"/>
      </w:pPr>
      <w:r w:rsidRPr="00E77497">
        <w:rPr>
          <w:rFonts w:ascii="Courier New" w:hAnsi="Courier New"/>
          <w:b/>
          <w:i w:val="0"/>
        </w:rPr>
        <w:t xml:space="preserve">[ </w:t>
      </w:r>
      <w:r w:rsidRPr="00E77497">
        <w:t>Elision</w:t>
      </w:r>
      <w:r w:rsidRPr="00E77497">
        <w:rPr>
          <w:rFonts w:ascii="Arial" w:hAnsi="Arial"/>
          <w:i w:val="0"/>
          <w:vertAlign w:val="subscript"/>
        </w:rPr>
        <w:t>opt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Arial" w:hAnsi="Arial"/>
        </w:rPr>
        <w:t xml:space="preserve"> </w:t>
      </w:r>
      <w:r w:rsidRPr="00E77497">
        <w:rPr>
          <w:rFonts w:ascii="Courier New" w:hAnsi="Courier New" w:cs="Courier New"/>
          <w:b/>
          <w:i w:val="0"/>
        </w:rPr>
        <w:t>,</w:t>
      </w:r>
      <w:r w:rsidRPr="00E77497">
        <w:rPr>
          <w:rFonts w:ascii="Arial" w:hAnsi="Arial"/>
        </w:rPr>
        <w:t xml:space="preserve"> </w:t>
      </w:r>
      <w:r w:rsidRPr="00E77497">
        <w:t>Elision</w:t>
      </w:r>
      <w:r w:rsidRPr="00E77497">
        <w:rPr>
          <w:rFonts w:ascii="Arial" w:hAnsi="Arial"/>
          <w:i w:val="0"/>
          <w:vertAlign w:val="subscript"/>
        </w:rPr>
        <w:t>opt</w:t>
      </w:r>
      <w:r w:rsidRPr="00E77497">
        <w:rPr>
          <w:rFonts w:ascii="Courier New" w:hAnsi="Courier New"/>
          <w:i w:val="0"/>
        </w:rPr>
        <w:t xml:space="preserve"> </w:t>
      </w:r>
      <w:r w:rsidRPr="00E77497">
        <w:rPr>
          <w:rFonts w:ascii="Courier New" w:hAnsi="Courier New"/>
          <w:b/>
          <w:i w:val="0"/>
        </w:rPr>
        <w:t>]</w:t>
      </w:r>
    </w:p>
    <w:p w14:paraId="3319DBA6" w14:textId="77777777" w:rsidR="00E80769" w:rsidRPr="00E77497" w:rsidRDefault="00E80769" w:rsidP="00E80769">
      <w:pPr>
        <w:pStyle w:val="M0"/>
        <w:spacing w:after="0"/>
        <w:rPr>
          <w:sz w:val="16"/>
        </w:rPr>
      </w:pPr>
    </w:p>
    <w:p w14:paraId="020C35AB" w14:textId="77777777" w:rsidR="00E80769" w:rsidRPr="00E77497" w:rsidRDefault="00E80769" w:rsidP="00E80769">
      <w:pPr>
        <w:pStyle w:val="SyntaxRule"/>
      </w:pPr>
      <w:r w:rsidRPr="00E77497">
        <w:t xml:space="preserve">ElementList </w:t>
      </w:r>
      <w:r w:rsidRPr="00E77497">
        <w:rPr>
          <w:rFonts w:ascii="Arial" w:hAnsi="Arial"/>
          <w:b/>
          <w:i w:val="0"/>
        </w:rPr>
        <w:t>:</w:t>
      </w:r>
      <w:r w:rsidRPr="00E77497">
        <w:tab/>
      </w:r>
      <w:r w:rsidRPr="00E77497">
        <w:rPr>
          <w:rFonts w:ascii="Arial" w:hAnsi="Arial"/>
        </w:rPr>
        <w:t>See 11.1.4</w:t>
      </w:r>
    </w:p>
    <w:p w14:paraId="297383BD" w14:textId="77777777" w:rsidR="00E80769" w:rsidRPr="00E77497" w:rsidRDefault="00E80769" w:rsidP="00E80769">
      <w:pPr>
        <w:pStyle w:val="SyntaxDefinition"/>
      </w:pPr>
      <w:r w:rsidRPr="00E77497">
        <w:t>Elision</w:t>
      </w:r>
      <w:r w:rsidRPr="00E77497">
        <w:rPr>
          <w:rFonts w:ascii="Arial" w:hAnsi="Arial"/>
          <w:i w:val="0"/>
          <w:vertAlign w:val="subscript"/>
        </w:rPr>
        <w:t>opt</w:t>
      </w:r>
      <w:r w:rsidRPr="00E77497">
        <w:rPr>
          <w:rFonts w:ascii="Courier New" w:hAnsi="Courier New"/>
          <w:i w:val="0"/>
          <w:vertAlign w:val="subscript"/>
        </w:rPr>
        <w:t xml:space="preserve"> </w:t>
      </w:r>
      <w:r w:rsidRPr="00E77497">
        <w:t>AssignmentExpression</w:t>
      </w:r>
      <w:r w:rsidRPr="00E77497">
        <w:br/>
        <w:t>ElementList</w:t>
      </w:r>
      <w:r w:rsidRPr="00E77497">
        <w:rPr>
          <w:rFonts w:ascii="Arial" w:hAnsi="Arial"/>
        </w:rPr>
        <w:t xml:space="preserve"> </w:t>
      </w:r>
      <w:r w:rsidRPr="00E77497">
        <w:rPr>
          <w:rFonts w:ascii="Courier New" w:hAnsi="Courier New" w:cs="Courier New"/>
          <w:b/>
          <w:i w:val="0"/>
        </w:rPr>
        <w:t>,</w:t>
      </w:r>
      <w:r w:rsidRPr="00E77497">
        <w:rPr>
          <w:rFonts w:ascii="Arial" w:hAnsi="Arial"/>
        </w:rPr>
        <w:t xml:space="preserve"> </w:t>
      </w:r>
      <w:r w:rsidRPr="00E77497">
        <w:t>Elision</w:t>
      </w:r>
      <w:r w:rsidRPr="00E77497">
        <w:rPr>
          <w:rFonts w:ascii="Arial" w:hAnsi="Arial"/>
          <w:i w:val="0"/>
          <w:vertAlign w:val="subscript"/>
        </w:rPr>
        <w:t>opt</w:t>
      </w:r>
      <w:r w:rsidRPr="00E77497">
        <w:rPr>
          <w:rFonts w:ascii="Courier New" w:hAnsi="Courier New"/>
          <w:i w:val="0"/>
          <w:vertAlign w:val="subscript"/>
        </w:rPr>
        <w:t xml:space="preserve"> </w:t>
      </w:r>
      <w:r w:rsidRPr="00E77497">
        <w:t>AssignmentExpression</w:t>
      </w:r>
    </w:p>
    <w:p w14:paraId="4F91C05B" w14:textId="77777777" w:rsidR="00E80769" w:rsidRPr="00E77497" w:rsidRDefault="00E80769" w:rsidP="00E80769">
      <w:pPr>
        <w:pStyle w:val="M0"/>
        <w:spacing w:after="0"/>
        <w:rPr>
          <w:sz w:val="16"/>
        </w:rPr>
      </w:pPr>
    </w:p>
    <w:p w14:paraId="258D339C" w14:textId="77777777" w:rsidR="00E80769" w:rsidRPr="00E77497" w:rsidRDefault="00E80769" w:rsidP="00E80769">
      <w:pPr>
        <w:pStyle w:val="SyntaxRule"/>
      </w:pPr>
      <w:r w:rsidRPr="00E77497">
        <w:t xml:space="preserve">Elision </w:t>
      </w:r>
      <w:r w:rsidRPr="00E77497">
        <w:rPr>
          <w:rFonts w:ascii="Arial" w:hAnsi="Arial"/>
          <w:b/>
          <w:i w:val="0"/>
        </w:rPr>
        <w:t>:</w:t>
      </w:r>
      <w:r w:rsidRPr="00E77497">
        <w:tab/>
      </w:r>
      <w:r w:rsidRPr="00E77497">
        <w:rPr>
          <w:rFonts w:ascii="Arial" w:hAnsi="Arial"/>
        </w:rPr>
        <w:t>See 11.1.4</w:t>
      </w:r>
    </w:p>
    <w:p w14:paraId="3501A544" w14:textId="77777777" w:rsidR="00E80769" w:rsidRPr="00E77497" w:rsidRDefault="00E80769" w:rsidP="00E80769">
      <w:pPr>
        <w:pStyle w:val="SyntaxDefinition"/>
      </w:pPr>
      <w:r w:rsidRPr="00E77497">
        <w:rPr>
          <w:rFonts w:ascii="Courier New" w:hAnsi="Courier New" w:cs="Courier New"/>
          <w:b/>
          <w:i w:val="0"/>
        </w:rPr>
        <w:t>,</w:t>
      </w:r>
      <w:r w:rsidRPr="00E77497">
        <w:br/>
        <w:t>Elision</w:t>
      </w:r>
      <w:r w:rsidRPr="00E77497">
        <w:rPr>
          <w:rFonts w:ascii="Arial" w:hAnsi="Arial"/>
        </w:rPr>
        <w:t xml:space="preserve"> </w:t>
      </w:r>
      <w:r w:rsidRPr="00E77497">
        <w:rPr>
          <w:rFonts w:ascii="Courier New" w:hAnsi="Courier New" w:cs="Courier New"/>
          <w:b/>
          <w:i w:val="0"/>
        </w:rPr>
        <w:t>,</w:t>
      </w:r>
    </w:p>
    <w:p w14:paraId="1B2DE105" w14:textId="77777777" w:rsidR="00E80769" w:rsidRPr="00E77497" w:rsidRDefault="00E80769" w:rsidP="00E80769">
      <w:pPr>
        <w:pStyle w:val="M0"/>
        <w:spacing w:after="0"/>
        <w:rPr>
          <w:sz w:val="16"/>
        </w:rPr>
      </w:pPr>
    </w:p>
    <w:p w14:paraId="4A1E42F3" w14:textId="77777777" w:rsidR="00E80769" w:rsidRPr="00E77497" w:rsidRDefault="00E80769" w:rsidP="00E80769">
      <w:pPr>
        <w:pStyle w:val="SyntaxRule"/>
        <w:rPr>
          <w:rFonts w:ascii="Arial" w:hAnsi="Arial"/>
        </w:rPr>
      </w:pPr>
      <w:r w:rsidRPr="00E77497">
        <w:t xml:space="preserve">ObjectLiteral </w:t>
      </w:r>
      <w:r w:rsidRPr="00E77497">
        <w:rPr>
          <w:rFonts w:ascii="Arial" w:hAnsi="Arial"/>
          <w:b/>
          <w:i w:val="0"/>
        </w:rPr>
        <w:t>:</w:t>
      </w:r>
      <w:r w:rsidRPr="00E77497">
        <w:rPr>
          <w:rFonts w:ascii="Arial" w:hAnsi="Arial"/>
        </w:rPr>
        <w:tab/>
        <w:t>See 11.1.5</w:t>
      </w:r>
    </w:p>
    <w:p w14:paraId="05FB3EB8" w14:textId="77777777" w:rsidR="00E80769" w:rsidRPr="00E77497" w:rsidRDefault="00E80769" w:rsidP="00E80769">
      <w:pPr>
        <w:pStyle w:val="SyntaxDefinition"/>
      </w:pPr>
      <w:r w:rsidRPr="00E77497">
        <w:rPr>
          <w:rFonts w:ascii="Courier New" w:hAnsi="Courier New"/>
          <w:b/>
          <w:i w:val="0"/>
        </w:rPr>
        <w:t>{ }</w:t>
      </w:r>
      <w:r w:rsidRPr="00E77497">
        <w:br/>
      </w:r>
      <w:r w:rsidRPr="00E77497">
        <w:rPr>
          <w:rFonts w:ascii="Courier New" w:hAnsi="Courier New"/>
          <w:b/>
          <w:i w:val="0"/>
        </w:rPr>
        <w:t xml:space="preserve">{ </w:t>
      </w:r>
      <w:del w:id="35279" w:author="Rev 7 Allen Wirfs-Brock" w:date="2012-04-20T09:48:00Z">
        <w:r w:rsidRPr="00E77497" w:rsidDel="002D5AF2">
          <w:delText>PropertyNameAndValueList</w:delText>
        </w:r>
      </w:del>
      <w:ins w:id="35280" w:author="Rev 7 Allen Wirfs-Brock" w:date="2012-04-20T09:48:00Z">
        <w:r w:rsidR="002D5AF2">
          <w:t>PropertyDefinitionList</w:t>
        </w:r>
      </w:ins>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del w:id="35281" w:author="Rev 7 Allen Wirfs-Brock" w:date="2012-04-20T09:48:00Z">
        <w:r w:rsidRPr="00E77497" w:rsidDel="002D5AF2">
          <w:delText>PropertyNameAndValueList</w:delText>
        </w:r>
      </w:del>
      <w:ins w:id="35282" w:author="Rev 7 Allen Wirfs-Brock" w:date="2012-04-20T09:48:00Z">
        <w:r w:rsidR="002D5AF2">
          <w:t>PropertyDefinitionList</w:t>
        </w:r>
      </w:ins>
      <w:r w:rsidRPr="00E77497">
        <w:rPr>
          <w:rFonts w:ascii="Courier New" w:hAnsi="Courier New"/>
          <w:i w:val="0"/>
        </w:rPr>
        <w:t xml:space="preserve"> </w:t>
      </w:r>
      <w:r w:rsidRPr="00E77497">
        <w:rPr>
          <w:rFonts w:ascii="Courier New" w:hAnsi="Courier New"/>
          <w:b/>
          <w:i w:val="0"/>
        </w:rPr>
        <w:t>,</w:t>
      </w:r>
      <w:r w:rsidRPr="00E77497">
        <w:rPr>
          <w:rFonts w:ascii="Courier New" w:hAnsi="Courier New"/>
          <w:i w:val="0"/>
        </w:rPr>
        <w:t xml:space="preserve"> </w:t>
      </w:r>
      <w:r w:rsidRPr="00E77497">
        <w:rPr>
          <w:rFonts w:ascii="Courier New" w:hAnsi="Courier New"/>
          <w:b/>
          <w:i w:val="0"/>
        </w:rPr>
        <w:t>}</w:t>
      </w:r>
    </w:p>
    <w:p w14:paraId="12A1D58A" w14:textId="77777777" w:rsidR="00E80769" w:rsidRPr="00E77497" w:rsidRDefault="00E80769" w:rsidP="00E80769">
      <w:pPr>
        <w:pStyle w:val="M0"/>
        <w:spacing w:after="0"/>
        <w:rPr>
          <w:sz w:val="16"/>
        </w:rPr>
      </w:pPr>
    </w:p>
    <w:p w14:paraId="6589C78D" w14:textId="77777777" w:rsidR="00E80769" w:rsidRPr="00E77497" w:rsidRDefault="00E80769" w:rsidP="00E80769">
      <w:pPr>
        <w:pStyle w:val="SyntaxRule"/>
        <w:rPr>
          <w:rFonts w:ascii="Arial" w:hAnsi="Arial"/>
        </w:rPr>
      </w:pPr>
      <w:del w:id="35283" w:author="Rev 7 Allen Wirfs-Brock" w:date="2012-04-20T09:48:00Z">
        <w:r w:rsidRPr="00E77497" w:rsidDel="002D5AF2">
          <w:delText>PropertyNameAndValueList</w:delText>
        </w:r>
      </w:del>
      <w:ins w:id="35284" w:author="Rev 7 Allen Wirfs-Brock" w:date="2012-04-20T09:48:00Z">
        <w:r w:rsidR="002D5AF2">
          <w:t>PropertyDefinitionList</w:t>
        </w:r>
      </w:ins>
      <w:r w:rsidRPr="00E77497">
        <w:t xml:space="preserve"> </w:t>
      </w:r>
      <w:r w:rsidRPr="00E77497">
        <w:rPr>
          <w:rFonts w:ascii="Arial" w:hAnsi="Arial"/>
          <w:b/>
          <w:i w:val="0"/>
        </w:rPr>
        <w:t>:</w:t>
      </w:r>
      <w:r w:rsidRPr="00E77497">
        <w:rPr>
          <w:rFonts w:ascii="Arial" w:hAnsi="Arial"/>
          <w:b/>
        </w:rPr>
        <w:tab/>
      </w:r>
      <w:r w:rsidRPr="00E77497">
        <w:rPr>
          <w:rFonts w:ascii="Arial" w:hAnsi="Arial"/>
        </w:rPr>
        <w:t>See 11.1.5</w:t>
      </w:r>
    </w:p>
    <w:p w14:paraId="71B963CE" w14:textId="77777777" w:rsidR="00E80769" w:rsidRPr="00E77497" w:rsidRDefault="00E80769" w:rsidP="00E80769">
      <w:pPr>
        <w:pStyle w:val="SyntaxDefinition"/>
      </w:pPr>
      <w:del w:id="35285" w:author="Rev 7 Allen Wirfs-Brock" w:date="2012-04-20T09:35:00Z">
        <w:r w:rsidRPr="00E77497" w:rsidDel="001A6289">
          <w:delText>PropertyAssignment</w:delText>
        </w:r>
      </w:del>
      <w:ins w:id="35286" w:author="Rev 7 Allen Wirfs-Brock" w:date="2012-04-20T09:35:00Z">
        <w:r w:rsidR="001A6289">
          <w:t>PropertyDefinition</w:t>
        </w:r>
      </w:ins>
      <w:r w:rsidRPr="00E77497">
        <w:br/>
      </w:r>
      <w:del w:id="35287" w:author="Rev 7 Allen Wirfs-Brock" w:date="2012-04-20T09:48:00Z">
        <w:r w:rsidRPr="00E77497" w:rsidDel="002D5AF2">
          <w:delText>PropertyNameAndValueList</w:delText>
        </w:r>
      </w:del>
      <w:ins w:id="35288" w:author="Rev 7 Allen Wirfs-Brock" w:date="2012-04-20T09:48:00Z">
        <w:r w:rsidR="002D5AF2">
          <w:t>PropertyDefinitionList</w:t>
        </w:r>
      </w:ins>
      <w:r w:rsidRPr="00E77497">
        <w:rPr>
          <w:rFonts w:ascii="Courier New" w:hAnsi="Courier New" w:cs="Courier New"/>
          <w:i w:val="0"/>
        </w:rPr>
        <w:t xml:space="preserve"> </w:t>
      </w:r>
      <w:r w:rsidRPr="00E77497">
        <w:rPr>
          <w:rFonts w:ascii="Courier New" w:hAnsi="Courier New" w:cs="Courier New"/>
          <w:b/>
          <w:i w:val="0"/>
        </w:rPr>
        <w:t>,</w:t>
      </w:r>
      <w:r w:rsidRPr="00E77497">
        <w:t xml:space="preserve">  </w:t>
      </w:r>
      <w:del w:id="35289" w:author="Rev 7 Allen Wirfs-Brock" w:date="2012-04-20T09:35:00Z">
        <w:r w:rsidRPr="00E77497" w:rsidDel="001A6289">
          <w:delText>PropertyAssignment</w:delText>
        </w:r>
      </w:del>
      <w:ins w:id="35290" w:author="Rev 7 Allen Wirfs-Brock" w:date="2012-04-20T09:35:00Z">
        <w:r w:rsidR="001A6289">
          <w:t>PropertyDefinition</w:t>
        </w:r>
      </w:ins>
    </w:p>
    <w:p w14:paraId="7036D224" w14:textId="77777777" w:rsidR="00E80769" w:rsidRPr="00E77497" w:rsidRDefault="00E80769" w:rsidP="00E80769">
      <w:pPr>
        <w:pStyle w:val="SyntaxRule"/>
        <w:rPr>
          <w:rFonts w:ascii="Arial" w:hAnsi="Arial"/>
        </w:rPr>
      </w:pPr>
      <w:del w:id="35291" w:author="Rev 7 Allen Wirfs-Brock" w:date="2012-04-20T09:35:00Z">
        <w:r w:rsidRPr="00E77497" w:rsidDel="001A6289">
          <w:delText>PropertyAssignment</w:delText>
        </w:r>
      </w:del>
      <w:ins w:id="35292" w:author="Rev 7 Allen Wirfs-Brock" w:date="2012-04-20T09:35:00Z">
        <w:r w:rsidR="001A6289">
          <w:t>PropertyDefinition</w:t>
        </w:r>
      </w:ins>
      <w:r w:rsidRPr="00E77497">
        <w:t xml:space="preserve"> </w:t>
      </w:r>
      <w:r w:rsidRPr="00E77497">
        <w:rPr>
          <w:rFonts w:ascii="Arial" w:hAnsi="Arial"/>
          <w:b/>
          <w:i w:val="0"/>
        </w:rPr>
        <w:t>:</w:t>
      </w:r>
      <w:r w:rsidRPr="00E77497">
        <w:rPr>
          <w:rFonts w:ascii="Arial" w:hAnsi="Arial"/>
          <w:b/>
        </w:rPr>
        <w:tab/>
      </w:r>
      <w:r w:rsidRPr="00E77497">
        <w:rPr>
          <w:rFonts w:ascii="Arial" w:hAnsi="Arial"/>
        </w:rPr>
        <w:t>See 11.1.5</w:t>
      </w:r>
    </w:p>
    <w:p w14:paraId="0228961C" w14:textId="77777777" w:rsidR="00E80769" w:rsidRPr="00E77497" w:rsidRDefault="00E80769" w:rsidP="00E80769">
      <w:pPr>
        <w:pStyle w:val="SyntaxDefinition"/>
      </w:pPr>
      <w:r w:rsidRPr="00E77497">
        <w:t>PropertyName</w:t>
      </w:r>
      <w:r w:rsidRPr="00E77497">
        <w:rPr>
          <w:rFonts w:ascii="CG Times" w:hAnsi="CG Times"/>
        </w:rPr>
        <w:t xml:space="preserve"> </w:t>
      </w:r>
      <w:r w:rsidRPr="00E77497">
        <w:rPr>
          <w:rFonts w:ascii="Courier New" w:hAnsi="Courier New" w:cs="Courier New"/>
          <w:b/>
          <w:i w:val="0"/>
        </w:rPr>
        <w:t>:</w:t>
      </w:r>
      <w:r w:rsidRPr="00E77497">
        <w:rPr>
          <w:rFonts w:ascii="CG Times" w:hAnsi="CG Times"/>
        </w:rPr>
        <w:t xml:space="preserve"> </w:t>
      </w:r>
      <w:r w:rsidRPr="00E77497">
        <w:t>AssignmentExpression</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b/>
          <w:i w:val="0"/>
        </w:rPr>
        <w:t xml:space="preserve"> ( ) { </w:t>
      </w:r>
      <w:r w:rsidRPr="00E77497">
        <w:t>FunctionBody</w:t>
      </w:r>
      <w:r w:rsidRPr="00E77497">
        <w:rPr>
          <w:rFonts w:ascii="Courier New" w:hAnsi="Courier New" w:cs="Courier New"/>
          <w:i w:val="0"/>
        </w:rPr>
        <w:t xml:space="preserve"> </w:t>
      </w:r>
      <w:r w:rsidRPr="00E77497">
        <w:rPr>
          <w:rFonts w:ascii="Courier New" w:hAnsi="Courier New" w:cs="Courier New"/>
          <w:b/>
          <w:i w:val="0"/>
        </w:rPr>
        <w:t>}</w:t>
      </w:r>
      <w:r w:rsidRPr="00E77497">
        <w:rPr>
          <w:rFonts w:ascii="Courier New" w:hAnsi="Courier New" w:cs="Courier New"/>
          <w:b/>
          <w:i w:val="0"/>
        </w:rPr>
        <w:br/>
        <w:t xml:space="preserve">set </w:t>
      </w:r>
      <w:r w:rsidRPr="00E77497">
        <w:t>PropertyName</w:t>
      </w:r>
      <w:r w:rsidRPr="00E77497">
        <w:rPr>
          <w:rFonts w:ascii="Courier New" w:hAnsi="Courier New" w:cs="Courier New"/>
          <w:b/>
          <w:i w:val="0"/>
        </w:rPr>
        <w:t xml:space="preserve"> ( </w:t>
      </w:r>
      <w:r w:rsidRPr="00E77497">
        <w:t>PropertySetParameterList</w:t>
      </w:r>
      <w:r w:rsidRPr="00E77497">
        <w:rPr>
          <w:rFonts w:ascii="Courier New" w:hAnsi="Courier New" w:cs="Courier New"/>
          <w:b/>
          <w:i w:val="0"/>
        </w:rPr>
        <w:t xml:space="preserve"> ) { </w:t>
      </w:r>
      <w:r w:rsidRPr="00E77497">
        <w:t>FunctionBody</w:t>
      </w:r>
      <w:r w:rsidRPr="00E77497">
        <w:rPr>
          <w:rFonts w:ascii="Courier New" w:hAnsi="Courier New" w:cs="Courier New"/>
          <w:b/>
        </w:rPr>
        <w:t xml:space="preserve"> </w:t>
      </w:r>
      <w:r w:rsidRPr="00E77497">
        <w:rPr>
          <w:rFonts w:ascii="Courier New" w:hAnsi="Courier New" w:cs="Courier New"/>
          <w:b/>
          <w:i w:val="0"/>
        </w:rPr>
        <w:t>}</w:t>
      </w:r>
    </w:p>
    <w:p w14:paraId="6A135A5B" w14:textId="77777777" w:rsidR="00E80769" w:rsidRPr="00E77497" w:rsidRDefault="00E80769" w:rsidP="00E80769">
      <w:pPr>
        <w:pStyle w:val="M0"/>
        <w:spacing w:after="0"/>
        <w:rPr>
          <w:sz w:val="16"/>
        </w:rPr>
      </w:pPr>
    </w:p>
    <w:p w14:paraId="037E3905" w14:textId="77777777" w:rsidR="00E80769" w:rsidRPr="00E77497" w:rsidRDefault="00E80769" w:rsidP="00E80769">
      <w:pPr>
        <w:pStyle w:val="SyntaxRule"/>
        <w:rPr>
          <w:rFonts w:ascii="Arial" w:hAnsi="Arial"/>
        </w:rPr>
      </w:pPr>
      <w:r w:rsidRPr="00E77497">
        <w:t xml:space="preserve">PropertyName </w:t>
      </w:r>
      <w:r w:rsidRPr="00E77497">
        <w:rPr>
          <w:rFonts w:ascii="Arial" w:hAnsi="Arial"/>
          <w:b/>
          <w:i w:val="0"/>
        </w:rPr>
        <w:t>:</w:t>
      </w:r>
      <w:r w:rsidRPr="00E77497">
        <w:rPr>
          <w:rFonts w:ascii="Arial" w:hAnsi="Arial"/>
          <w:b/>
        </w:rPr>
        <w:tab/>
      </w:r>
      <w:r w:rsidRPr="00E77497">
        <w:rPr>
          <w:rFonts w:ascii="Arial" w:hAnsi="Arial"/>
        </w:rPr>
        <w:t>See 11.1.5</w:t>
      </w:r>
    </w:p>
    <w:p w14:paraId="1C5E24C6" w14:textId="77777777" w:rsidR="00E80769" w:rsidRPr="00E77497" w:rsidRDefault="00E80769" w:rsidP="00E80769">
      <w:pPr>
        <w:pStyle w:val="SyntaxDefinition"/>
      </w:pPr>
      <w:r w:rsidRPr="00E77497">
        <w:t>IdentifierName</w:t>
      </w:r>
      <w:r w:rsidRPr="00E77497">
        <w:br/>
        <w:t>StringLiteral</w:t>
      </w:r>
      <w:r w:rsidRPr="00E77497">
        <w:br/>
        <w:t>NumericLiteral</w:t>
      </w:r>
    </w:p>
    <w:p w14:paraId="62B57CFF" w14:textId="77777777" w:rsidR="00E80769" w:rsidRPr="00E77497" w:rsidRDefault="00E80769" w:rsidP="00E80769">
      <w:pPr>
        <w:pStyle w:val="SyntaxRule"/>
        <w:rPr>
          <w:rFonts w:ascii="Arial" w:hAnsi="Arial"/>
        </w:rPr>
      </w:pPr>
      <w:r w:rsidRPr="00E77497">
        <w:t xml:space="preserve">PropertySetParameterList </w:t>
      </w:r>
      <w:r w:rsidRPr="00E77497">
        <w:rPr>
          <w:rFonts w:ascii="Arial" w:hAnsi="Arial"/>
          <w:b/>
          <w:i w:val="0"/>
        </w:rPr>
        <w:t>:</w:t>
      </w:r>
      <w:r w:rsidRPr="00E77497">
        <w:rPr>
          <w:rFonts w:ascii="Arial" w:hAnsi="Arial"/>
          <w:b/>
        </w:rPr>
        <w:tab/>
      </w:r>
      <w:r w:rsidRPr="00E77497">
        <w:rPr>
          <w:rFonts w:ascii="Arial" w:hAnsi="Arial"/>
        </w:rPr>
        <w:t>See 11.1.5</w:t>
      </w:r>
    </w:p>
    <w:p w14:paraId="67891DE6" w14:textId="77777777" w:rsidR="00E80769" w:rsidRPr="00E77497" w:rsidRDefault="00E80769" w:rsidP="00E80769">
      <w:pPr>
        <w:pStyle w:val="SyntaxDefinition"/>
        <w:rPr>
          <w:sz w:val="16"/>
        </w:rPr>
      </w:pPr>
      <w:r w:rsidRPr="00E77497">
        <w:t>Identifier</w:t>
      </w:r>
    </w:p>
    <w:p w14:paraId="124CE38A" w14:textId="77777777" w:rsidR="00E80769" w:rsidRPr="00E77497" w:rsidRDefault="00E80769" w:rsidP="00E80769">
      <w:pPr>
        <w:pStyle w:val="SyntaxRule"/>
        <w:rPr>
          <w:rFonts w:ascii="Arial" w:hAnsi="Arial"/>
        </w:rPr>
      </w:pPr>
      <w:r w:rsidRPr="00E77497">
        <w:t xml:space="preserve">MemberExpression </w:t>
      </w:r>
      <w:r w:rsidRPr="00E77497">
        <w:rPr>
          <w:rFonts w:ascii="Arial" w:hAnsi="Arial"/>
          <w:b/>
          <w:i w:val="0"/>
        </w:rPr>
        <w:t>:</w:t>
      </w:r>
      <w:r w:rsidRPr="00E77497">
        <w:rPr>
          <w:rFonts w:ascii="Arial" w:hAnsi="Arial"/>
          <w:b/>
        </w:rPr>
        <w:tab/>
      </w:r>
      <w:r w:rsidRPr="00E77497">
        <w:rPr>
          <w:rFonts w:ascii="Arial" w:hAnsi="Arial"/>
        </w:rPr>
        <w:t>See 11.2</w:t>
      </w:r>
    </w:p>
    <w:p w14:paraId="2AC1D696" w14:textId="77777777" w:rsidR="00E80769" w:rsidRPr="00E77497" w:rsidRDefault="00E80769" w:rsidP="00E80769">
      <w:pPr>
        <w:pStyle w:val="SyntaxDefinition"/>
      </w:pPr>
      <w:r w:rsidRPr="00E77497">
        <w:t>PrimaryExpression</w:t>
      </w:r>
      <w:r w:rsidRPr="00E77497">
        <w:br/>
        <w:t>FunctionExpression</w:t>
      </w:r>
      <w:r w:rsidRPr="00E77497">
        <w:br/>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r w:rsidRPr="00E77497">
        <w:br/>
      </w:r>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rPr>
          <w:rStyle w:val="bnf"/>
          <w:i/>
        </w:rPr>
        <w:t>Arguments</w:t>
      </w:r>
    </w:p>
    <w:p w14:paraId="69520DD5" w14:textId="77777777" w:rsidR="00E80769" w:rsidRPr="00E77497" w:rsidRDefault="00E80769" w:rsidP="00E80769">
      <w:pPr>
        <w:pStyle w:val="M0"/>
        <w:spacing w:after="0"/>
        <w:rPr>
          <w:sz w:val="16"/>
        </w:rPr>
      </w:pPr>
    </w:p>
    <w:p w14:paraId="0BE9A050" w14:textId="77777777" w:rsidR="00E80769" w:rsidRPr="00E77497" w:rsidRDefault="00E80769" w:rsidP="00E80769">
      <w:pPr>
        <w:pStyle w:val="SyntaxRule"/>
        <w:rPr>
          <w:rFonts w:ascii="Arial" w:hAnsi="Arial"/>
        </w:rPr>
      </w:pPr>
      <w:r w:rsidRPr="00E77497">
        <w:t xml:space="preserve">NewExpression </w:t>
      </w:r>
      <w:r w:rsidRPr="00E77497">
        <w:rPr>
          <w:rFonts w:ascii="Arial" w:hAnsi="Arial"/>
          <w:b/>
          <w:i w:val="0"/>
        </w:rPr>
        <w:t>:</w:t>
      </w:r>
      <w:r w:rsidRPr="00E77497">
        <w:rPr>
          <w:rFonts w:ascii="Arial" w:hAnsi="Arial"/>
          <w:b/>
        </w:rPr>
        <w:tab/>
      </w:r>
      <w:r w:rsidRPr="00E77497">
        <w:rPr>
          <w:rFonts w:ascii="Arial" w:hAnsi="Arial"/>
        </w:rPr>
        <w:t>See 11.2</w:t>
      </w:r>
    </w:p>
    <w:p w14:paraId="1CB7E12D" w14:textId="77777777" w:rsidR="00E80769" w:rsidRPr="00E77497" w:rsidRDefault="00E80769" w:rsidP="00E80769">
      <w:pPr>
        <w:pStyle w:val="SyntaxDefinition"/>
      </w:pPr>
      <w:r w:rsidRPr="00E77497">
        <w:t>MemberExpression</w:t>
      </w:r>
      <w:r w:rsidRPr="00E77497">
        <w:rPr>
          <w:rFonts w:ascii="Courier New" w:hAnsi="Courier New"/>
          <w:b/>
          <w:i w:val="0"/>
        </w:rPr>
        <w:br/>
        <w:t>new</w:t>
      </w:r>
      <w:r w:rsidRPr="00E77497">
        <w:t xml:space="preserve"> NewExpression</w:t>
      </w:r>
    </w:p>
    <w:p w14:paraId="55463318" w14:textId="77777777" w:rsidR="00E80769" w:rsidRPr="00E77497" w:rsidRDefault="00E80769" w:rsidP="00E80769">
      <w:pPr>
        <w:pStyle w:val="M0"/>
        <w:spacing w:after="0"/>
        <w:rPr>
          <w:sz w:val="16"/>
        </w:rPr>
      </w:pPr>
    </w:p>
    <w:p w14:paraId="0122FEF5" w14:textId="77777777" w:rsidR="00E80769" w:rsidRPr="00E77497" w:rsidRDefault="00E80769" w:rsidP="00E80769">
      <w:pPr>
        <w:pStyle w:val="SyntaxRule"/>
        <w:rPr>
          <w:rFonts w:ascii="Arial" w:hAnsi="Arial"/>
        </w:rPr>
      </w:pPr>
      <w:r w:rsidRPr="00E77497">
        <w:t xml:space="preserve">CallExpression </w:t>
      </w:r>
      <w:r w:rsidRPr="00E77497">
        <w:rPr>
          <w:rFonts w:ascii="Arial" w:hAnsi="Arial"/>
          <w:b/>
          <w:i w:val="0"/>
        </w:rPr>
        <w:t>:</w:t>
      </w:r>
      <w:r w:rsidRPr="00E77497">
        <w:rPr>
          <w:rFonts w:ascii="Arial" w:hAnsi="Arial"/>
          <w:b/>
        </w:rPr>
        <w:tab/>
      </w:r>
      <w:r w:rsidRPr="00E77497">
        <w:rPr>
          <w:rFonts w:ascii="Arial" w:hAnsi="Arial"/>
        </w:rPr>
        <w:t>See 11.2</w:t>
      </w:r>
    </w:p>
    <w:p w14:paraId="369BAB4F" w14:textId="77777777" w:rsidR="00E80769" w:rsidRPr="00E77497" w:rsidRDefault="00E80769" w:rsidP="00E80769">
      <w:pPr>
        <w:pStyle w:val="SyntaxDefinition"/>
      </w:pPr>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p>
    <w:p w14:paraId="0D07D949" w14:textId="77777777" w:rsidR="00E80769" w:rsidRPr="00E77497" w:rsidRDefault="00E80769" w:rsidP="00E80769">
      <w:pPr>
        <w:pStyle w:val="M0"/>
        <w:spacing w:after="0"/>
        <w:rPr>
          <w:sz w:val="16"/>
        </w:rPr>
      </w:pPr>
    </w:p>
    <w:p w14:paraId="01276D76" w14:textId="77777777" w:rsidR="00E80769" w:rsidRPr="00E77497" w:rsidRDefault="00E80769" w:rsidP="00E80769">
      <w:pPr>
        <w:pStyle w:val="SyntaxRule"/>
      </w:pPr>
      <w:r w:rsidRPr="00E77497">
        <w:t xml:space="preserve">Arguments </w:t>
      </w:r>
      <w:r w:rsidRPr="00E77497">
        <w:rPr>
          <w:rFonts w:ascii="Arial" w:hAnsi="Arial"/>
          <w:b/>
          <w:i w:val="0"/>
        </w:rPr>
        <w:t>:</w:t>
      </w:r>
      <w:r w:rsidRPr="00E77497">
        <w:rPr>
          <w:b/>
        </w:rPr>
        <w:tab/>
      </w:r>
      <w:r w:rsidRPr="00E77497">
        <w:rPr>
          <w:rFonts w:ascii="Arial" w:hAnsi="Arial"/>
        </w:rPr>
        <w:t>See 11.2</w:t>
      </w:r>
    </w:p>
    <w:p w14:paraId="609EF439" w14:textId="77777777" w:rsidR="00E80769" w:rsidRPr="00E77497" w:rsidRDefault="00E80769" w:rsidP="00E80769">
      <w:pPr>
        <w:pStyle w:val="SyntaxDefinition"/>
      </w:pPr>
      <w:r w:rsidRPr="00E77497">
        <w:rPr>
          <w:rFonts w:ascii="Courier New" w:hAnsi="Courier New"/>
          <w:b/>
          <w:i w:val="0"/>
        </w:rPr>
        <w:t>(</w:t>
      </w:r>
      <w:r w:rsidRPr="00E77497">
        <w:t xml:space="preserve"> </w:t>
      </w:r>
      <w:r w:rsidRPr="00E77497">
        <w:rPr>
          <w:rFonts w:ascii="Courier New" w:hAnsi="Courier New"/>
          <w:b/>
          <w:i w:val="0"/>
        </w:rPr>
        <w:t>)</w:t>
      </w:r>
      <w:r w:rsidRPr="00E77497">
        <w:rPr>
          <w:rFonts w:ascii="Courier New" w:hAnsi="Courier New"/>
          <w:b/>
          <w:i w:val="0"/>
        </w:rPr>
        <w:br/>
        <w:t>(</w:t>
      </w:r>
      <w:r w:rsidRPr="00E77497">
        <w:t xml:space="preserve"> ArgumentList  </w:t>
      </w:r>
      <w:r w:rsidRPr="00E77497">
        <w:rPr>
          <w:rFonts w:ascii="Courier New" w:hAnsi="Courier New"/>
          <w:b/>
          <w:i w:val="0"/>
        </w:rPr>
        <w:t>)</w:t>
      </w:r>
    </w:p>
    <w:p w14:paraId="4D0C1CED" w14:textId="77777777" w:rsidR="00E80769" w:rsidRPr="00E77497" w:rsidRDefault="00E80769" w:rsidP="00E80769">
      <w:pPr>
        <w:pStyle w:val="M0"/>
        <w:spacing w:after="0"/>
        <w:rPr>
          <w:sz w:val="16"/>
        </w:rPr>
      </w:pPr>
    </w:p>
    <w:p w14:paraId="64BE9CD1" w14:textId="77777777" w:rsidR="00E80769" w:rsidRPr="00E77497" w:rsidRDefault="00E80769" w:rsidP="00E80769">
      <w:pPr>
        <w:pStyle w:val="SyntaxRule"/>
        <w:rPr>
          <w:rFonts w:ascii="Arial" w:hAnsi="Arial"/>
        </w:rPr>
      </w:pPr>
      <w:r w:rsidRPr="00E77497">
        <w:t xml:space="preserve">ArgumentList </w:t>
      </w:r>
      <w:r w:rsidRPr="00E77497">
        <w:rPr>
          <w:rFonts w:ascii="Arial" w:hAnsi="Arial"/>
          <w:b/>
          <w:i w:val="0"/>
        </w:rPr>
        <w:t>:</w:t>
      </w:r>
      <w:r w:rsidRPr="00E77497">
        <w:rPr>
          <w:rFonts w:ascii="Arial" w:hAnsi="Arial"/>
          <w:b/>
        </w:rPr>
        <w:tab/>
      </w:r>
      <w:r w:rsidRPr="00E77497">
        <w:rPr>
          <w:rFonts w:ascii="Arial" w:hAnsi="Arial"/>
        </w:rPr>
        <w:t>See 11.2</w:t>
      </w:r>
    </w:p>
    <w:p w14:paraId="7F92ED44" w14:textId="77777777" w:rsidR="00E80769" w:rsidRPr="00E77497" w:rsidRDefault="00E80769" w:rsidP="00E80769">
      <w:pPr>
        <w:pStyle w:val="SyntaxDefinition"/>
      </w:pPr>
      <w:r w:rsidRPr="00E77497">
        <w:t>AssignmentExpression</w:t>
      </w:r>
      <w:r w:rsidRPr="00E77497">
        <w:br/>
        <w:t xml:space="preserve">ArgumentList </w:t>
      </w:r>
      <w:r w:rsidRPr="00E77497">
        <w:rPr>
          <w:rFonts w:ascii="Courier New" w:hAnsi="Courier New"/>
          <w:b/>
          <w:i w:val="0"/>
        </w:rPr>
        <w:t>,</w:t>
      </w:r>
      <w:r w:rsidRPr="00E77497">
        <w:t xml:space="preserve"> AssignmentExpression</w:t>
      </w:r>
    </w:p>
    <w:p w14:paraId="42A546C2" w14:textId="77777777" w:rsidR="00E80769" w:rsidRPr="00E77497" w:rsidRDefault="00E80769" w:rsidP="00E80769">
      <w:pPr>
        <w:pStyle w:val="M0"/>
        <w:spacing w:after="0"/>
        <w:rPr>
          <w:sz w:val="16"/>
        </w:rPr>
      </w:pPr>
    </w:p>
    <w:p w14:paraId="59986075" w14:textId="77777777" w:rsidR="00E80769" w:rsidRPr="00E77497" w:rsidRDefault="00E80769" w:rsidP="00E80769">
      <w:pPr>
        <w:pStyle w:val="SyntaxRule"/>
        <w:rPr>
          <w:rFonts w:ascii="Arial" w:hAnsi="Arial"/>
        </w:rPr>
      </w:pPr>
      <w:r w:rsidRPr="00E77497">
        <w:t xml:space="preserve">LeftHandSideExpression </w:t>
      </w:r>
      <w:r w:rsidRPr="00E77497">
        <w:rPr>
          <w:rFonts w:ascii="Arial" w:hAnsi="Arial"/>
          <w:b/>
          <w:i w:val="0"/>
        </w:rPr>
        <w:t>:</w:t>
      </w:r>
      <w:r w:rsidRPr="00E77497">
        <w:rPr>
          <w:rFonts w:ascii="Arial" w:hAnsi="Arial"/>
          <w:b/>
        </w:rPr>
        <w:tab/>
      </w:r>
      <w:r w:rsidRPr="00E77497">
        <w:rPr>
          <w:rFonts w:ascii="Arial" w:hAnsi="Arial"/>
        </w:rPr>
        <w:t>See 11.2</w:t>
      </w:r>
    </w:p>
    <w:p w14:paraId="45B95C7E" w14:textId="77777777" w:rsidR="00E80769" w:rsidRPr="00E77497" w:rsidRDefault="00E80769" w:rsidP="00E80769">
      <w:pPr>
        <w:pStyle w:val="SyntaxDefinition"/>
      </w:pPr>
      <w:r w:rsidRPr="00E77497">
        <w:t>NewExpression</w:t>
      </w:r>
      <w:r w:rsidRPr="00E77497">
        <w:br/>
        <w:t>CallExpression</w:t>
      </w:r>
    </w:p>
    <w:p w14:paraId="731E2E81" w14:textId="77777777" w:rsidR="00E80769" w:rsidRPr="00E77497" w:rsidRDefault="00E80769" w:rsidP="00E80769">
      <w:pPr>
        <w:pStyle w:val="M0"/>
        <w:spacing w:after="0"/>
        <w:rPr>
          <w:sz w:val="16"/>
        </w:rPr>
      </w:pPr>
    </w:p>
    <w:p w14:paraId="67EAF7CF" w14:textId="77777777" w:rsidR="00E80769" w:rsidRPr="00E77497" w:rsidRDefault="00E80769" w:rsidP="00E80769">
      <w:pPr>
        <w:pStyle w:val="SyntaxRule"/>
        <w:rPr>
          <w:rFonts w:ascii="Arial" w:hAnsi="Arial"/>
        </w:rPr>
      </w:pPr>
      <w:r w:rsidRPr="00E77497">
        <w:t xml:space="preserve">PostfixExpression </w:t>
      </w:r>
      <w:r w:rsidRPr="00E77497">
        <w:rPr>
          <w:rFonts w:ascii="Arial" w:hAnsi="Arial"/>
          <w:b/>
          <w:i w:val="0"/>
        </w:rPr>
        <w:t>:</w:t>
      </w:r>
      <w:r w:rsidRPr="00E77497">
        <w:rPr>
          <w:rFonts w:ascii="Arial" w:hAnsi="Arial"/>
          <w:b/>
        </w:rPr>
        <w:tab/>
      </w:r>
      <w:r w:rsidRPr="00E77497">
        <w:rPr>
          <w:rFonts w:ascii="Arial" w:hAnsi="Arial"/>
        </w:rPr>
        <w:t>See 11.3</w:t>
      </w:r>
    </w:p>
    <w:p w14:paraId="3C319E3C" w14:textId="77777777" w:rsidR="00E80769" w:rsidRPr="00E77497" w:rsidRDefault="00E80769" w:rsidP="00E80769">
      <w:pPr>
        <w:pStyle w:val="SyntaxDefinition"/>
      </w:pPr>
      <w:r w:rsidRPr="00E77497">
        <w:t>LeftHandSideExpression</w:t>
      </w:r>
      <w:r w:rsidRPr="00E77497">
        <w:br/>
        <w:t>LeftHandSideExpression</w:t>
      </w:r>
      <w:r w:rsidRPr="00E77497">
        <w:rPr>
          <w:rFonts w:ascii="Courier New" w:hAnsi="Courier New"/>
          <w:b/>
          <w:i w:val="0"/>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b/>
          <w:i w:val="0"/>
        </w:rPr>
        <w:t xml:space="preserve"> ++</w:t>
      </w:r>
      <w:r w:rsidRPr="00E77497">
        <w:br/>
        <w:t>LeftHandSideExpression</w:t>
      </w:r>
      <w:r w:rsidRPr="00E77497">
        <w:rPr>
          <w:rFonts w:ascii="Courier New" w:hAnsi="Courier New"/>
          <w:b/>
          <w:i w:val="0"/>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b/>
          <w:i w:val="0"/>
        </w:rPr>
        <w:t xml:space="preserve"> --</w:t>
      </w:r>
    </w:p>
    <w:p w14:paraId="56903C10" w14:textId="77777777" w:rsidR="00E80769" w:rsidRPr="00E77497" w:rsidRDefault="00E80769" w:rsidP="00E80769">
      <w:pPr>
        <w:pStyle w:val="M0"/>
        <w:spacing w:after="0"/>
        <w:rPr>
          <w:sz w:val="16"/>
        </w:rPr>
      </w:pPr>
    </w:p>
    <w:p w14:paraId="765D0A99" w14:textId="77777777" w:rsidR="00E80769" w:rsidRPr="00E77497" w:rsidRDefault="00E80769" w:rsidP="00E80769">
      <w:pPr>
        <w:pStyle w:val="SyntaxRule"/>
        <w:rPr>
          <w:rFonts w:ascii="Arial" w:hAnsi="Arial"/>
        </w:rPr>
      </w:pPr>
      <w:r w:rsidRPr="00E77497">
        <w:t xml:space="preserve">UnaryExpression </w:t>
      </w:r>
      <w:r w:rsidRPr="00E77497">
        <w:rPr>
          <w:rFonts w:ascii="Arial" w:hAnsi="Arial"/>
          <w:b/>
          <w:i w:val="0"/>
        </w:rPr>
        <w:t>:</w:t>
      </w:r>
      <w:r w:rsidRPr="00E77497">
        <w:rPr>
          <w:rFonts w:ascii="Arial" w:hAnsi="Arial"/>
          <w:b/>
        </w:rPr>
        <w:tab/>
      </w:r>
      <w:r w:rsidRPr="00E77497">
        <w:rPr>
          <w:rFonts w:ascii="Arial" w:hAnsi="Arial"/>
        </w:rPr>
        <w:t>See 11.4</w:t>
      </w:r>
    </w:p>
    <w:p w14:paraId="6A6C9926" w14:textId="77777777" w:rsidR="00E80769" w:rsidRPr="00E77497" w:rsidRDefault="00E80769" w:rsidP="00E80769">
      <w:pPr>
        <w:pStyle w:val="SyntaxDefinition"/>
      </w:pPr>
      <w:r w:rsidRPr="00E77497">
        <w:t>PostfixExpression</w:t>
      </w:r>
      <w:r w:rsidRPr="00E77497">
        <w:rPr>
          <w:rFonts w:ascii="Courier New" w:hAnsi="Courier New"/>
          <w:b/>
          <w:i w:val="0"/>
        </w:rPr>
        <w:b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14:paraId="633C3386" w14:textId="77777777" w:rsidR="00E80769" w:rsidRPr="00E77497" w:rsidRDefault="00E80769" w:rsidP="00E80769">
      <w:pPr>
        <w:pStyle w:val="M0"/>
        <w:spacing w:after="0"/>
        <w:rPr>
          <w:sz w:val="16"/>
        </w:rPr>
      </w:pPr>
    </w:p>
    <w:p w14:paraId="17918B07" w14:textId="77777777" w:rsidR="00E80769" w:rsidRPr="00E77497" w:rsidRDefault="00E80769" w:rsidP="00E80769">
      <w:pPr>
        <w:pStyle w:val="SyntaxRule"/>
        <w:rPr>
          <w:rFonts w:ascii="Arial" w:hAnsi="Arial"/>
        </w:rPr>
      </w:pPr>
      <w:r w:rsidRPr="00E77497">
        <w:t xml:space="preserve">MultiplicativeExpression </w:t>
      </w:r>
      <w:r w:rsidRPr="00E77497">
        <w:rPr>
          <w:rFonts w:ascii="Arial" w:hAnsi="Arial"/>
          <w:b/>
          <w:i w:val="0"/>
        </w:rPr>
        <w:t>:</w:t>
      </w:r>
      <w:r w:rsidRPr="00E77497">
        <w:rPr>
          <w:rFonts w:ascii="Arial" w:hAnsi="Arial"/>
          <w:b/>
        </w:rPr>
        <w:tab/>
      </w:r>
      <w:r w:rsidRPr="00E77497">
        <w:rPr>
          <w:rFonts w:ascii="Arial" w:hAnsi="Arial"/>
        </w:rPr>
        <w:t>See 11.5</w:t>
      </w:r>
    </w:p>
    <w:p w14:paraId="458F3BDF" w14:textId="77777777" w:rsidR="00E80769" w:rsidRPr="00E77497" w:rsidRDefault="00E80769" w:rsidP="00E80769">
      <w:pPr>
        <w:pStyle w:val="SyntaxDefinition"/>
      </w:pPr>
      <w:r w:rsidRPr="00E77497">
        <w:t>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14:paraId="22F8B9EC" w14:textId="77777777" w:rsidR="00E80769" w:rsidRPr="00E77497" w:rsidRDefault="00E80769" w:rsidP="00E80769">
      <w:pPr>
        <w:pStyle w:val="M0"/>
        <w:spacing w:after="0"/>
        <w:rPr>
          <w:sz w:val="16"/>
        </w:rPr>
      </w:pPr>
    </w:p>
    <w:p w14:paraId="3B015964" w14:textId="77777777" w:rsidR="00E80769" w:rsidRPr="00E77497" w:rsidRDefault="00E80769" w:rsidP="00E80769">
      <w:pPr>
        <w:pStyle w:val="SyntaxRule"/>
        <w:rPr>
          <w:rFonts w:ascii="Arial" w:hAnsi="Arial"/>
        </w:rPr>
      </w:pPr>
      <w:r w:rsidRPr="00E77497">
        <w:t xml:space="preserve">AdditiveExpression </w:t>
      </w:r>
      <w:r w:rsidRPr="00E77497">
        <w:rPr>
          <w:rFonts w:ascii="Arial" w:hAnsi="Arial"/>
          <w:b/>
          <w:i w:val="0"/>
        </w:rPr>
        <w:t>:</w:t>
      </w:r>
      <w:r w:rsidRPr="00E77497">
        <w:rPr>
          <w:rFonts w:ascii="Arial" w:hAnsi="Arial"/>
          <w:b/>
        </w:rPr>
        <w:tab/>
      </w:r>
      <w:r w:rsidRPr="00E77497">
        <w:rPr>
          <w:rFonts w:ascii="Arial" w:hAnsi="Arial"/>
        </w:rPr>
        <w:t>See 11.6</w:t>
      </w:r>
    </w:p>
    <w:p w14:paraId="3DCF362F" w14:textId="77777777" w:rsidR="00E80769" w:rsidRPr="00E77497" w:rsidRDefault="00E80769" w:rsidP="00E80769">
      <w:pPr>
        <w:pStyle w:val="SyntaxDefinition"/>
      </w:pPr>
      <w:r w:rsidRPr="00E77497">
        <w:t>MultiplicativeExpression</w:t>
      </w:r>
      <w:r w:rsidRPr="00E77497">
        <w:br/>
        <w:t xml:space="preserve">AdditiveExpression </w:t>
      </w:r>
      <w:r w:rsidRPr="00E77497">
        <w:rPr>
          <w:rFonts w:ascii="Courier New" w:hAnsi="Courier New"/>
          <w:b/>
          <w:i w:val="0"/>
        </w:rPr>
        <w:t>+</w:t>
      </w:r>
      <w:r w:rsidRPr="00E77497">
        <w:t xml:space="preserve"> MultiplicativeExpression</w:t>
      </w:r>
      <w:r w:rsidRPr="00E77497">
        <w:br/>
        <w:t xml:space="preserve">AdditiveExpression </w:t>
      </w:r>
      <w:r w:rsidRPr="00E77497">
        <w:rPr>
          <w:rFonts w:ascii="Courier New" w:hAnsi="Courier New"/>
          <w:b/>
          <w:i w:val="0"/>
        </w:rPr>
        <w:t>-</w:t>
      </w:r>
      <w:r w:rsidRPr="00E77497">
        <w:t xml:space="preserve"> MultiplicativeExpression</w:t>
      </w:r>
    </w:p>
    <w:p w14:paraId="515E6F48" w14:textId="77777777" w:rsidR="00E80769" w:rsidRPr="00E77497" w:rsidRDefault="00E80769" w:rsidP="00E80769">
      <w:pPr>
        <w:pStyle w:val="M0"/>
        <w:spacing w:after="0"/>
        <w:rPr>
          <w:sz w:val="16"/>
        </w:rPr>
      </w:pPr>
    </w:p>
    <w:p w14:paraId="2EDFFE90" w14:textId="77777777" w:rsidR="00E80769" w:rsidRPr="00E77497" w:rsidRDefault="00E80769" w:rsidP="00E80769">
      <w:pPr>
        <w:pStyle w:val="SyntaxRule"/>
        <w:rPr>
          <w:rFonts w:ascii="Arial" w:hAnsi="Arial"/>
        </w:rPr>
      </w:pPr>
      <w:r w:rsidRPr="00E77497">
        <w:t xml:space="preserve">ShiftExpression </w:t>
      </w:r>
      <w:r w:rsidRPr="00E77497">
        <w:rPr>
          <w:rFonts w:ascii="Arial" w:hAnsi="Arial"/>
          <w:b/>
          <w:i w:val="0"/>
        </w:rPr>
        <w:t>:</w:t>
      </w:r>
      <w:r w:rsidRPr="00E77497">
        <w:rPr>
          <w:rFonts w:ascii="Arial" w:hAnsi="Arial"/>
          <w:b/>
        </w:rPr>
        <w:tab/>
      </w:r>
      <w:r w:rsidRPr="00E77497">
        <w:rPr>
          <w:rFonts w:ascii="Arial" w:hAnsi="Arial"/>
        </w:rPr>
        <w:t>See 11.7</w:t>
      </w:r>
    </w:p>
    <w:p w14:paraId="6235B93F" w14:textId="77777777" w:rsidR="00E80769" w:rsidRPr="00E77497" w:rsidRDefault="00E80769" w:rsidP="00E80769">
      <w:pPr>
        <w:pStyle w:val="SyntaxDefinition"/>
      </w:pPr>
      <w:r w:rsidRPr="00E77497">
        <w:t>AdditiveExpression</w:t>
      </w:r>
      <w:r w:rsidRPr="00E77497">
        <w:br/>
        <w:t xml:space="preserve">ShiftExpression </w:t>
      </w:r>
      <w:r w:rsidRPr="00E77497">
        <w:rPr>
          <w:rFonts w:ascii="Courier New" w:hAnsi="Courier New"/>
          <w:b/>
          <w:i w:val="0"/>
        </w:rPr>
        <w:t>&lt;&lt;</w:t>
      </w:r>
      <w:r w:rsidRPr="00E77497">
        <w:t xml:space="preserve"> AdditiveExpression</w:t>
      </w:r>
      <w:r w:rsidRPr="00E77497">
        <w:br/>
        <w:t xml:space="preserve">ShiftExpression </w:t>
      </w:r>
      <w:r w:rsidRPr="00E77497">
        <w:rPr>
          <w:rFonts w:ascii="Courier New" w:hAnsi="Courier New"/>
          <w:b/>
          <w:i w:val="0"/>
        </w:rPr>
        <w:t>&gt;&gt;</w:t>
      </w:r>
      <w:r w:rsidRPr="00E77497">
        <w:t xml:space="preserve"> AdditiveExpression</w:t>
      </w:r>
      <w:r w:rsidRPr="00E77497">
        <w:br/>
        <w:t xml:space="preserve">ShiftExpression </w:t>
      </w:r>
      <w:r w:rsidRPr="00E77497">
        <w:rPr>
          <w:rFonts w:ascii="Courier New" w:hAnsi="Courier New"/>
          <w:b/>
          <w:i w:val="0"/>
        </w:rPr>
        <w:t>&gt;&gt;&gt;</w:t>
      </w:r>
      <w:r w:rsidRPr="00E77497">
        <w:t xml:space="preserve"> AdditiveExpression</w:t>
      </w:r>
    </w:p>
    <w:p w14:paraId="4210850C" w14:textId="77777777" w:rsidR="00E80769" w:rsidRPr="00E77497" w:rsidRDefault="00E80769" w:rsidP="00E80769">
      <w:pPr>
        <w:pStyle w:val="M0"/>
        <w:spacing w:after="0"/>
        <w:rPr>
          <w:sz w:val="16"/>
        </w:rPr>
      </w:pPr>
    </w:p>
    <w:p w14:paraId="0ECCEB10" w14:textId="77777777" w:rsidR="00E80769" w:rsidRPr="00E77497" w:rsidRDefault="00E80769" w:rsidP="00E80769">
      <w:pPr>
        <w:pStyle w:val="SyntaxRule"/>
        <w:rPr>
          <w:rFonts w:ascii="Arial" w:hAnsi="Arial"/>
        </w:rPr>
      </w:pPr>
      <w:r w:rsidRPr="00E77497">
        <w:t xml:space="preserve">RelationalExpression </w:t>
      </w:r>
      <w:r w:rsidRPr="00E77497">
        <w:rPr>
          <w:rFonts w:ascii="Arial" w:hAnsi="Arial"/>
          <w:b/>
          <w:i w:val="0"/>
        </w:rPr>
        <w:t>:</w:t>
      </w:r>
      <w:r w:rsidRPr="00E77497">
        <w:rPr>
          <w:rFonts w:ascii="Arial" w:hAnsi="Arial"/>
          <w:b/>
        </w:rPr>
        <w:tab/>
      </w:r>
      <w:r w:rsidRPr="00E77497">
        <w:rPr>
          <w:rFonts w:ascii="Arial" w:hAnsi="Arial"/>
        </w:rPr>
        <w:t>See 11.8</w:t>
      </w:r>
    </w:p>
    <w:p w14:paraId="66628626" w14:textId="77777777" w:rsidR="00E80769" w:rsidRPr="00E77497" w:rsidRDefault="00E80769" w:rsidP="00E80769">
      <w:pPr>
        <w:pStyle w:val="SyntaxDefinition"/>
      </w:pPr>
      <w:r w:rsidRPr="00E77497">
        <w:t>ShiftExpression</w:t>
      </w:r>
      <w:r w:rsidRPr="00E77497">
        <w:br/>
        <w:t xml:space="preserve">RelationalExpression </w:t>
      </w:r>
      <w:r w:rsidRPr="00E77497">
        <w:rPr>
          <w:rFonts w:ascii="Courier New" w:hAnsi="Courier New"/>
          <w:b/>
          <w:i w:val="0"/>
        </w:rPr>
        <w:t>&lt;</w:t>
      </w:r>
      <w:r w:rsidRPr="00E77497">
        <w:t xml:space="preserve"> ShiftExpression</w:t>
      </w:r>
      <w:r w:rsidRPr="00E77497">
        <w:br/>
        <w:t xml:space="preserve">RelationalExpression </w:t>
      </w:r>
      <w:r w:rsidRPr="00E77497">
        <w:rPr>
          <w:rFonts w:ascii="Courier New" w:hAnsi="Courier New"/>
          <w:b/>
          <w:i w:val="0"/>
        </w:rPr>
        <w:t>&gt;</w:t>
      </w:r>
      <w:r w:rsidRPr="00E77497">
        <w:t xml:space="preserve"> ShiftExpression</w:t>
      </w:r>
      <w:r w:rsidRPr="00E77497">
        <w:br/>
        <w:t xml:space="preserve">RelationalExpression </w:t>
      </w:r>
      <w:r w:rsidRPr="00E77497">
        <w:rPr>
          <w:rFonts w:ascii="Courier New" w:hAnsi="Courier New"/>
          <w:b/>
          <w:i w:val="0"/>
        </w:rPr>
        <w:t>&lt;=</w:t>
      </w:r>
      <w:r w:rsidRPr="00E77497">
        <w:t xml:space="preserve"> ShiftExpression</w:t>
      </w:r>
      <w:r w:rsidRPr="00E77497">
        <w:br/>
        <w:t xml:space="preserve">RelationalExpression </w:t>
      </w:r>
      <w:r w:rsidRPr="00E77497">
        <w:rPr>
          <w:rFonts w:ascii="Courier New" w:hAnsi="Courier New"/>
          <w:b/>
          <w:i w:val="0"/>
        </w:rPr>
        <w:t>&gt;=</w:t>
      </w:r>
      <w:r w:rsidRPr="00E77497">
        <w:t xml:space="preserve"> ShiftExpression</w:t>
      </w:r>
      <w:r w:rsidRPr="00E77497">
        <w:br/>
        <w:t xml:space="preserve">RelationalExpression </w:t>
      </w:r>
      <w:r w:rsidRPr="00E77497">
        <w:rPr>
          <w:rFonts w:ascii="Courier New" w:hAnsi="Courier New"/>
          <w:b/>
          <w:i w:val="0"/>
        </w:rPr>
        <w:t>instanceof</w:t>
      </w:r>
      <w:r w:rsidRPr="00E77497">
        <w:t xml:space="preserve"> ShiftExpression</w:t>
      </w:r>
      <w:r w:rsidRPr="00E77497">
        <w:br/>
        <w:t xml:space="preserve">RelationalExpression </w:t>
      </w:r>
      <w:r w:rsidRPr="00E77497">
        <w:rPr>
          <w:rFonts w:ascii="Courier New" w:hAnsi="Courier New"/>
          <w:b/>
          <w:i w:val="0"/>
        </w:rPr>
        <w:t>in</w:t>
      </w:r>
      <w:r w:rsidRPr="00E77497">
        <w:t xml:space="preserve"> ShiftExpression</w:t>
      </w:r>
    </w:p>
    <w:p w14:paraId="6CC148A1" w14:textId="77777777" w:rsidR="00E80769" w:rsidRPr="00E77497" w:rsidRDefault="00E80769" w:rsidP="00E80769">
      <w:pPr>
        <w:pStyle w:val="M0"/>
        <w:spacing w:after="0"/>
        <w:rPr>
          <w:sz w:val="16"/>
        </w:rPr>
      </w:pPr>
    </w:p>
    <w:p w14:paraId="4E0C26BF" w14:textId="77777777" w:rsidR="00E80769" w:rsidRPr="00E77497" w:rsidRDefault="00E80769" w:rsidP="00E80769">
      <w:pPr>
        <w:pStyle w:val="SyntaxRule"/>
        <w:rPr>
          <w:rFonts w:ascii="Arial" w:hAnsi="Arial"/>
        </w:rPr>
      </w:pPr>
      <w:r w:rsidRPr="00E77497">
        <w:t xml:space="preserve">RelationalExpressionNoIn </w:t>
      </w:r>
      <w:r w:rsidRPr="00E77497">
        <w:rPr>
          <w:rFonts w:ascii="Arial" w:hAnsi="Arial"/>
          <w:b/>
          <w:i w:val="0"/>
        </w:rPr>
        <w:t>:</w:t>
      </w:r>
      <w:r w:rsidRPr="00E77497">
        <w:rPr>
          <w:rFonts w:ascii="Arial" w:hAnsi="Arial"/>
          <w:b/>
        </w:rPr>
        <w:tab/>
      </w:r>
      <w:r w:rsidRPr="00E77497">
        <w:rPr>
          <w:rFonts w:ascii="Arial" w:hAnsi="Arial"/>
        </w:rPr>
        <w:t>See 11.8</w:t>
      </w:r>
    </w:p>
    <w:p w14:paraId="43375AB5" w14:textId="77777777" w:rsidR="00E80769" w:rsidRPr="00E77497" w:rsidRDefault="00E80769" w:rsidP="00E80769">
      <w:pPr>
        <w:pStyle w:val="SyntaxDefinition"/>
      </w:pPr>
      <w:r w:rsidRPr="00E77497">
        <w:t>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t xml:space="preserve">RelationalExpressionNoIn </w:t>
      </w:r>
      <w:r w:rsidRPr="00E77497">
        <w:rPr>
          <w:rFonts w:ascii="Courier New" w:hAnsi="Courier New"/>
          <w:b/>
          <w:i w:val="0"/>
        </w:rPr>
        <w:t>&lt;=</w:t>
      </w:r>
      <w:r w:rsidRPr="00E77497">
        <w:t xml:space="preserve"> ShiftExpression</w:t>
      </w:r>
      <w:r w:rsidRPr="00E77497">
        <w:br/>
        <w:t xml:space="preserve">RelationalExpressionNoIn </w:t>
      </w:r>
      <w:r w:rsidRPr="00E77497">
        <w:rPr>
          <w:rFonts w:ascii="Courier New" w:hAnsi="Courier New"/>
          <w:b/>
          <w:i w:val="0"/>
        </w:rPr>
        <w:t>&gt;=</w:t>
      </w:r>
      <w:r w:rsidRPr="00E77497">
        <w:t xml:space="preserve"> ShiftExpression</w:t>
      </w:r>
      <w:r w:rsidRPr="00E77497">
        <w:br/>
        <w:t xml:space="preserve">RelationalExpressionNoIn </w:t>
      </w:r>
      <w:r w:rsidRPr="00E77497">
        <w:rPr>
          <w:rFonts w:ascii="Courier New" w:hAnsi="Courier New"/>
          <w:b/>
          <w:i w:val="0"/>
        </w:rPr>
        <w:t>instanceof</w:t>
      </w:r>
      <w:r w:rsidRPr="00E77497">
        <w:t xml:space="preserve"> ShiftExpression</w:t>
      </w:r>
    </w:p>
    <w:p w14:paraId="3D9FAC1E" w14:textId="77777777" w:rsidR="00E80769" w:rsidRPr="00E77497" w:rsidRDefault="00E80769" w:rsidP="00E80769">
      <w:pPr>
        <w:pStyle w:val="M0"/>
        <w:spacing w:after="0"/>
        <w:rPr>
          <w:sz w:val="16"/>
        </w:rPr>
      </w:pPr>
    </w:p>
    <w:p w14:paraId="319AD6FD" w14:textId="77777777" w:rsidR="00E80769" w:rsidRPr="00E77497" w:rsidRDefault="00E80769" w:rsidP="00E80769">
      <w:pPr>
        <w:pStyle w:val="SyntaxRule"/>
        <w:rPr>
          <w:rFonts w:ascii="Arial" w:hAnsi="Arial"/>
        </w:rPr>
      </w:pPr>
      <w:r w:rsidRPr="00E77497">
        <w:t xml:space="preserve">EqualityExpression </w:t>
      </w:r>
      <w:r w:rsidRPr="00E77497">
        <w:rPr>
          <w:rFonts w:ascii="Arial" w:hAnsi="Arial"/>
          <w:b/>
          <w:i w:val="0"/>
        </w:rPr>
        <w:t>:</w:t>
      </w:r>
      <w:r w:rsidRPr="00E77497">
        <w:rPr>
          <w:rFonts w:ascii="Arial" w:hAnsi="Arial"/>
          <w:b/>
        </w:rPr>
        <w:tab/>
      </w:r>
      <w:r w:rsidRPr="00E77497">
        <w:rPr>
          <w:rFonts w:ascii="Arial" w:hAnsi="Arial"/>
        </w:rPr>
        <w:t>See 11.9</w:t>
      </w:r>
    </w:p>
    <w:p w14:paraId="1C366474" w14:textId="77777777" w:rsidR="00E80769" w:rsidRPr="00E77497" w:rsidRDefault="00E80769" w:rsidP="00E80769">
      <w:pPr>
        <w:pStyle w:val="SyntaxDefinition"/>
      </w:pPr>
      <w:r w:rsidRPr="00E77497">
        <w:t>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p>
    <w:p w14:paraId="6DB886FC" w14:textId="77777777" w:rsidR="00E80769" w:rsidRPr="00E77497" w:rsidRDefault="00E80769" w:rsidP="00E80769">
      <w:pPr>
        <w:pStyle w:val="M0"/>
        <w:spacing w:after="0"/>
        <w:rPr>
          <w:sz w:val="16"/>
        </w:rPr>
      </w:pPr>
    </w:p>
    <w:p w14:paraId="5B1F7160" w14:textId="77777777" w:rsidR="00E80769" w:rsidRPr="00E77497" w:rsidRDefault="00E80769" w:rsidP="00E80769">
      <w:pPr>
        <w:pStyle w:val="SyntaxRule"/>
        <w:rPr>
          <w:rFonts w:ascii="Arial" w:hAnsi="Arial"/>
        </w:rPr>
      </w:pPr>
      <w:r w:rsidRPr="00E77497">
        <w:t xml:space="preserve">EqualityExpressionNoIn </w:t>
      </w:r>
      <w:r w:rsidRPr="00E77497">
        <w:rPr>
          <w:rFonts w:ascii="Arial" w:hAnsi="Arial"/>
          <w:b/>
          <w:i w:val="0"/>
        </w:rPr>
        <w:t>:</w:t>
      </w:r>
      <w:r w:rsidRPr="00E77497">
        <w:rPr>
          <w:rFonts w:ascii="Arial" w:hAnsi="Arial"/>
          <w:b/>
        </w:rPr>
        <w:tab/>
      </w:r>
      <w:r w:rsidRPr="00E77497">
        <w:rPr>
          <w:rFonts w:ascii="Arial" w:hAnsi="Arial"/>
        </w:rPr>
        <w:t>See 11.9</w:t>
      </w:r>
    </w:p>
    <w:p w14:paraId="604D4537" w14:textId="77777777" w:rsidR="00E80769" w:rsidRPr="00C7794D" w:rsidRDefault="00E80769" w:rsidP="00E80769">
      <w:pPr>
        <w:pStyle w:val="SyntaxDefinition"/>
      </w:pPr>
      <w:r w:rsidRPr="00E77497">
        <w:t>RelationalExpressionNoIn</w:t>
      </w:r>
      <w:r w:rsidRPr="00E77497">
        <w:br/>
        <w:t xml:space="preserve">EqualityExpressionNoIn </w:t>
      </w:r>
      <w:r w:rsidRPr="00E77497">
        <w:rPr>
          <w:rFonts w:ascii="Courier New" w:hAnsi="Courier New"/>
          <w:b/>
          <w:i w:val="0"/>
        </w:rPr>
        <w:t>==</w:t>
      </w:r>
      <w:r w:rsidRPr="00E77497">
        <w:t xml:space="preserve"> RelationalExpressionNoIn</w:t>
      </w:r>
      <w:r w:rsidRPr="00E77497">
        <w:br/>
        <w:t xml:space="preserve">EqualityExpressionNoIn </w:t>
      </w:r>
      <w:r w:rsidRPr="00E77497">
        <w:rPr>
          <w:rFonts w:ascii="Courier New" w:hAnsi="Courier New"/>
          <w:b/>
          <w:i w:val="0"/>
        </w:rPr>
        <w:t>!=</w:t>
      </w:r>
      <w:r w:rsidRPr="00E77497">
        <w:t xml:space="preserve"> RelationalExpressionNoIn</w:t>
      </w:r>
      <w:r w:rsidRPr="00E77497">
        <w:br/>
        <w:t xml:space="preserve">EqualityExpressionNoIn </w:t>
      </w:r>
      <w:r w:rsidRPr="00E77497">
        <w:rPr>
          <w:rFonts w:ascii="Courier New" w:hAnsi="Courier New"/>
          <w:b/>
          <w:i w:val="0"/>
        </w:rPr>
        <w:t>===</w:t>
      </w:r>
      <w:r w:rsidRPr="00E77497">
        <w:t xml:space="preserve"> RelationalExpressionNoIn</w:t>
      </w:r>
      <w:r w:rsidRPr="00E77497">
        <w:br/>
        <w:t xml:space="preserve">EqualityExpressionNoIn </w:t>
      </w:r>
      <w:r w:rsidRPr="00E77497">
        <w:rPr>
          <w:rFonts w:ascii="Courier New" w:hAnsi="Courier New"/>
          <w:b/>
          <w:i w:val="0"/>
        </w:rPr>
        <w:t>!==</w:t>
      </w:r>
      <w:r w:rsidRPr="00E77497">
        <w:t xml:space="preserve"> </w:t>
      </w:r>
      <w:r w:rsidRPr="00C7794D">
        <w:t>RelationalExpressionNoIn</w:t>
      </w:r>
    </w:p>
    <w:p w14:paraId="0F654AEA" w14:textId="77777777" w:rsidR="00E80769" w:rsidRPr="00C7794D" w:rsidRDefault="00E80769" w:rsidP="00E80769">
      <w:pPr>
        <w:pStyle w:val="M0"/>
        <w:spacing w:after="0"/>
        <w:rPr>
          <w:sz w:val="16"/>
        </w:rPr>
      </w:pPr>
    </w:p>
    <w:p w14:paraId="3BF7B71E" w14:textId="77777777" w:rsidR="00E80769" w:rsidRPr="006B6D0A" w:rsidRDefault="00E80769" w:rsidP="00E80769">
      <w:pPr>
        <w:pStyle w:val="SyntaxRule"/>
        <w:rPr>
          <w:rFonts w:ascii="Arial" w:hAnsi="Arial"/>
        </w:rPr>
      </w:pPr>
      <w:r w:rsidRPr="004D1BD1">
        <w:t xml:space="preserve">BitwiseANDExpression </w:t>
      </w:r>
      <w:r w:rsidRPr="008B7F6F">
        <w:rPr>
          <w:rFonts w:ascii="Arial" w:hAnsi="Arial"/>
          <w:b/>
          <w:i w:val="0"/>
        </w:rPr>
        <w:t>:</w:t>
      </w:r>
      <w:r w:rsidRPr="006B6D0A">
        <w:rPr>
          <w:rFonts w:ascii="Arial" w:hAnsi="Arial"/>
          <w:b/>
        </w:rPr>
        <w:tab/>
      </w:r>
      <w:r w:rsidRPr="006B6D0A">
        <w:rPr>
          <w:rFonts w:ascii="Arial" w:hAnsi="Arial"/>
        </w:rPr>
        <w:t>See 11.10</w:t>
      </w:r>
    </w:p>
    <w:p w14:paraId="2938D803" w14:textId="77777777" w:rsidR="00E80769" w:rsidRPr="00546435" w:rsidRDefault="00E80769" w:rsidP="00E80769">
      <w:pPr>
        <w:pStyle w:val="SyntaxDefinition"/>
      </w:pPr>
      <w:r w:rsidRPr="006B6D0A">
        <w:t>EqualityExpression</w:t>
      </w:r>
      <w:r w:rsidRPr="006B6D0A">
        <w:br/>
        <w:t xml:space="preserve">BitwiseANDExpression </w:t>
      </w:r>
      <w:r w:rsidRPr="00E65A34">
        <w:rPr>
          <w:rFonts w:ascii="Courier New" w:hAnsi="Courier New"/>
          <w:b/>
          <w:i w:val="0"/>
        </w:rPr>
        <w:t>&amp;</w:t>
      </w:r>
      <w:r w:rsidRPr="00546435">
        <w:t xml:space="preserve"> EqualityExpression</w:t>
      </w:r>
    </w:p>
    <w:p w14:paraId="04C3A3F7" w14:textId="77777777" w:rsidR="00E80769" w:rsidRPr="00A67AF2" w:rsidRDefault="00E80769" w:rsidP="00E80769">
      <w:pPr>
        <w:pStyle w:val="M0"/>
        <w:spacing w:after="0"/>
        <w:rPr>
          <w:sz w:val="16"/>
        </w:rPr>
      </w:pPr>
    </w:p>
    <w:p w14:paraId="6075E909" w14:textId="77777777" w:rsidR="00E80769" w:rsidRPr="00675B74" w:rsidRDefault="00E80769" w:rsidP="00E80769">
      <w:pPr>
        <w:pStyle w:val="SyntaxRule"/>
        <w:rPr>
          <w:rFonts w:ascii="Arial" w:hAnsi="Arial"/>
        </w:rPr>
      </w:pPr>
      <w:r w:rsidRPr="00A67AF2">
        <w:t xml:space="preserve">BitwiseANDExpressionNoIn </w:t>
      </w:r>
      <w:r w:rsidRPr="00A67AF2">
        <w:rPr>
          <w:rFonts w:ascii="Arial" w:hAnsi="Arial"/>
          <w:b/>
          <w:i w:val="0"/>
        </w:rPr>
        <w:t>:</w:t>
      </w:r>
      <w:r w:rsidRPr="00B820AB">
        <w:rPr>
          <w:rFonts w:ascii="Arial" w:hAnsi="Arial"/>
          <w:b/>
        </w:rPr>
        <w:tab/>
      </w:r>
      <w:r w:rsidRPr="00675B74">
        <w:rPr>
          <w:rFonts w:ascii="Arial" w:hAnsi="Arial"/>
        </w:rPr>
        <w:t>See 11.10</w:t>
      </w:r>
    </w:p>
    <w:p w14:paraId="2679E1DA" w14:textId="77777777" w:rsidR="00E80769" w:rsidRPr="00E77497" w:rsidRDefault="00E80769" w:rsidP="00E80769">
      <w:pPr>
        <w:pStyle w:val="SyntaxDefinition"/>
      </w:pPr>
      <w:r w:rsidRPr="00E77497">
        <w:t>EqualityExpressionNoIn</w:t>
      </w:r>
      <w:r w:rsidRPr="00E77497">
        <w:br/>
        <w:t xml:space="preserve">BitwiseANDExpressionNoIn </w:t>
      </w:r>
      <w:r w:rsidRPr="00E77497">
        <w:rPr>
          <w:rFonts w:ascii="Courier New" w:hAnsi="Courier New"/>
          <w:b/>
          <w:i w:val="0"/>
        </w:rPr>
        <w:t>&amp;</w:t>
      </w:r>
      <w:r w:rsidRPr="00E77497">
        <w:t xml:space="preserve"> EqualityExpressionNoIn</w:t>
      </w:r>
    </w:p>
    <w:p w14:paraId="2CDA2B08" w14:textId="77777777" w:rsidR="00E80769" w:rsidRPr="00E77497" w:rsidRDefault="00E80769" w:rsidP="00E80769">
      <w:pPr>
        <w:pStyle w:val="M0"/>
        <w:spacing w:after="0"/>
        <w:rPr>
          <w:sz w:val="16"/>
        </w:rPr>
      </w:pPr>
    </w:p>
    <w:p w14:paraId="48B1ACA5" w14:textId="77777777" w:rsidR="00E80769" w:rsidRPr="00E77497" w:rsidRDefault="00E80769" w:rsidP="00E80769">
      <w:pPr>
        <w:pStyle w:val="SyntaxRule"/>
        <w:rPr>
          <w:rFonts w:ascii="Arial" w:hAnsi="Arial"/>
        </w:rPr>
      </w:pPr>
      <w:r w:rsidRPr="00E77497">
        <w:t xml:space="preserve">BitwiseXORExpression </w:t>
      </w:r>
      <w:r w:rsidRPr="00E77497">
        <w:rPr>
          <w:rFonts w:ascii="Arial" w:hAnsi="Arial"/>
          <w:b/>
          <w:i w:val="0"/>
        </w:rPr>
        <w:t>:</w:t>
      </w:r>
      <w:r w:rsidRPr="00E77497">
        <w:rPr>
          <w:rFonts w:ascii="Arial" w:hAnsi="Arial"/>
          <w:b/>
        </w:rPr>
        <w:tab/>
      </w:r>
      <w:r w:rsidRPr="00E77497">
        <w:rPr>
          <w:rFonts w:ascii="Arial" w:hAnsi="Arial"/>
        </w:rPr>
        <w:t>See 11.10</w:t>
      </w:r>
    </w:p>
    <w:p w14:paraId="63390E81" w14:textId="77777777" w:rsidR="00E80769" w:rsidRPr="00E77497" w:rsidRDefault="00E80769" w:rsidP="00E80769">
      <w:pPr>
        <w:pStyle w:val="SyntaxDefinition"/>
      </w:pPr>
      <w:r w:rsidRPr="00E77497">
        <w:t>BitwiseANDExpression</w:t>
      </w:r>
      <w:r w:rsidRPr="00E77497">
        <w:br/>
        <w:t xml:space="preserve">BitwiseXORExpression </w:t>
      </w:r>
      <w:r w:rsidRPr="00E77497">
        <w:rPr>
          <w:rFonts w:ascii="Courier New" w:hAnsi="Courier New"/>
          <w:b/>
          <w:i w:val="0"/>
        </w:rPr>
        <w:t>^</w:t>
      </w:r>
      <w:r w:rsidRPr="00E77497">
        <w:t xml:space="preserve"> BitwiseANDExpression</w:t>
      </w:r>
    </w:p>
    <w:p w14:paraId="1EEE5F87" w14:textId="77777777" w:rsidR="00E80769" w:rsidRPr="00E77497" w:rsidRDefault="00E80769" w:rsidP="00E80769">
      <w:pPr>
        <w:pStyle w:val="M0"/>
        <w:spacing w:after="0"/>
        <w:rPr>
          <w:sz w:val="16"/>
        </w:rPr>
      </w:pPr>
    </w:p>
    <w:p w14:paraId="39D390C4" w14:textId="77777777" w:rsidR="00E80769" w:rsidRPr="00E77497" w:rsidRDefault="00E80769" w:rsidP="00E80769">
      <w:pPr>
        <w:pStyle w:val="SyntaxRule"/>
        <w:rPr>
          <w:rFonts w:ascii="Arial" w:hAnsi="Arial"/>
        </w:rPr>
      </w:pPr>
      <w:r w:rsidRPr="00E77497">
        <w:t xml:space="preserve">BitwiseXORExpressionNoIn </w:t>
      </w:r>
      <w:r w:rsidRPr="00E77497">
        <w:rPr>
          <w:rFonts w:ascii="Arial" w:hAnsi="Arial"/>
          <w:b/>
          <w:i w:val="0"/>
        </w:rPr>
        <w:t>:</w:t>
      </w:r>
      <w:r w:rsidRPr="00E77497">
        <w:rPr>
          <w:rFonts w:ascii="Arial" w:hAnsi="Arial"/>
          <w:b/>
        </w:rPr>
        <w:tab/>
      </w:r>
      <w:r w:rsidRPr="00E77497">
        <w:rPr>
          <w:rFonts w:ascii="Arial" w:hAnsi="Arial"/>
        </w:rPr>
        <w:t>See 11.10</w:t>
      </w:r>
    </w:p>
    <w:p w14:paraId="04657710" w14:textId="77777777" w:rsidR="00E80769" w:rsidRPr="00E77497" w:rsidRDefault="00E80769" w:rsidP="00E80769">
      <w:pPr>
        <w:pStyle w:val="SyntaxDefinition"/>
      </w:pPr>
      <w:r w:rsidRPr="00E77497">
        <w:t>BitwiseANDExpressionNoIn</w:t>
      </w:r>
      <w:r w:rsidRPr="00E77497">
        <w:br/>
        <w:t xml:space="preserve">BitwiseXORExpressionNoIn </w:t>
      </w:r>
      <w:r w:rsidRPr="00E77497">
        <w:rPr>
          <w:rFonts w:ascii="Courier New" w:hAnsi="Courier New"/>
          <w:b/>
          <w:i w:val="0"/>
        </w:rPr>
        <w:t>^</w:t>
      </w:r>
      <w:r w:rsidRPr="00E77497">
        <w:t xml:space="preserve"> BitwiseANDExpressionNoIn</w:t>
      </w:r>
    </w:p>
    <w:p w14:paraId="43955BB5" w14:textId="77777777" w:rsidR="00E80769" w:rsidRPr="00E77497" w:rsidRDefault="00E80769" w:rsidP="00E80769">
      <w:pPr>
        <w:pStyle w:val="M0"/>
        <w:spacing w:after="0"/>
        <w:rPr>
          <w:sz w:val="16"/>
        </w:rPr>
      </w:pPr>
    </w:p>
    <w:p w14:paraId="53EBFFC0" w14:textId="77777777" w:rsidR="00E80769" w:rsidRPr="00E77497" w:rsidRDefault="00E80769" w:rsidP="00E80769">
      <w:pPr>
        <w:pStyle w:val="SyntaxRule"/>
        <w:rPr>
          <w:rFonts w:ascii="Arial" w:hAnsi="Arial"/>
        </w:rPr>
      </w:pPr>
      <w:r w:rsidRPr="00E77497">
        <w:t xml:space="preserve">BitwiseORExpression </w:t>
      </w:r>
      <w:r w:rsidRPr="00E77497">
        <w:rPr>
          <w:rFonts w:ascii="Arial" w:hAnsi="Arial"/>
          <w:b/>
          <w:i w:val="0"/>
        </w:rPr>
        <w:t>:</w:t>
      </w:r>
      <w:r w:rsidRPr="00E77497">
        <w:rPr>
          <w:rFonts w:ascii="Arial" w:hAnsi="Arial"/>
          <w:b/>
        </w:rPr>
        <w:tab/>
      </w:r>
      <w:r w:rsidRPr="00E77497">
        <w:rPr>
          <w:rFonts w:ascii="Arial" w:hAnsi="Arial"/>
        </w:rPr>
        <w:t>See 11.10</w:t>
      </w:r>
    </w:p>
    <w:p w14:paraId="1FBF5027" w14:textId="77777777" w:rsidR="00E80769" w:rsidRPr="00E77497" w:rsidRDefault="00E80769" w:rsidP="00E80769">
      <w:pPr>
        <w:pStyle w:val="SyntaxDefinition"/>
      </w:pPr>
      <w:r w:rsidRPr="00E77497">
        <w:t>BitwiseXORExpression</w:t>
      </w:r>
      <w:r w:rsidRPr="00E77497">
        <w:br/>
        <w:t xml:space="preserve">BitwiseORExpression </w:t>
      </w:r>
      <w:r w:rsidRPr="00E77497">
        <w:rPr>
          <w:rFonts w:ascii="Courier New" w:hAnsi="Courier New"/>
          <w:b/>
          <w:i w:val="0"/>
        </w:rPr>
        <w:t>|</w:t>
      </w:r>
      <w:r w:rsidRPr="00E77497">
        <w:t xml:space="preserve"> BitwiseXORExpression</w:t>
      </w:r>
    </w:p>
    <w:p w14:paraId="0972B51F" w14:textId="77777777" w:rsidR="00E80769" w:rsidRPr="00E77497" w:rsidRDefault="00E80769" w:rsidP="00E80769">
      <w:pPr>
        <w:pStyle w:val="M0"/>
        <w:spacing w:after="0"/>
        <w:rPr>
          <w:sz w:val="16"/>
        </w:rPr>
      </w:pPr>
    </w:p>
    <w:p w14:paraId="109B2EA5" w14:textId="77777777" w:rsidR="00E80769" w:rsidRPr="00E77497" w:rsidRDefault="00E80769" w:rsidP="00E80769">
      <w:pPr>
        <w:pStyle w:val="SyntaxRule"/>
        <w:rPr>
          <w:rFonts w:ascii="Arial" w:hAnsi="Arial"/>
        </w:rPr>
      </w:pPr>
      <w:r w:rsidRPr="00E77497">
        <w:t xml:space="preserve">BitwiseORExpressionNoIn </w:t>
      </w:r>
      <w:r w:rsidRPr="00E77497">
        <w:rPr>
          <w:rFonts w:ascii="Arial" w:hAnsi="Arial"/>
          <w:b/>
          <w:i w:val="0"/>
        </w:rPr>
        <w:t>:</w:t>
      </w:r>
      <w:r w:rsidRPr="00E77497">
        <w:rPr>
          <w:rFonts w:ascii="Arial" w:hAnsi="Arial"/>
          <w:b/>
        </w:rPr>
        <w:tab/>
      </w:r>
      <w:r w:rsidRPr="00E77497">
        <w:rPr>
          <w:rFonts w:ascii="Arial" w:hAnsi="Arial"/>
        </w:rPr>
        <w:t>See 11.10</w:t>
      </w:r>
    </w:p>
    <w:p w14:paraId="2C593540" w14:textId="77777777" w:rsidR="00E80769" w:rsidRPr="00E77497" w:rsidRDefault="00E80769" w:rsidP="00E80769">
      <w:pPr>
        <w:pStyle w:val="SyntaxDefinition"/>
      </w:pPr>
      <w:r w:rsidRPr="00E77497">
        <w:t>BitwiseXORExpressionNoIn</w:t>
      </w:r>
      <w:r w:rsidRPr="00E77497">
        <w:br/>
        <w:t xml:space="preserve">BitwiseORExpressionNoIn </w:t>
      </w:r>
      <w:r w:rsidRPr="00E77497">
        <w:rPr>
          <w:rFonts w:ascii="Courier New" w:hAnsi="Courier New"/>
          <w:b/>
          <w:i w:val="0"/>
        </w:rPr>
        <w:t>|</w:t>
      </w:r>
      <w:r w:rsidRPr="00E77497">
        <w:t xml:space="preserve"> BitwiseXORExpressionNoIn</w:t>
      </w:r>
    </w:p>
    <w:p w14:paraId="755CB2C3" w14:textId="77777777" w:rsidR="00E80769" w:rsidRPr="00E77497" w:rsidRDefault="00E80769" w:rsidP="00E80769">
      <w:pPr>
        <w:pStyle w:val="M0"/>
        <w:spacing w:after="0"/>
        <w:rPr>
          <w:sz w:val="16"/>
        </w:rPr>
      </w:pPr>
    </w:p>
    <w:p w14:paraId="0042CCDE" w14:textId="77777777" w:rsidR="00E80769" w:rsidRPr="00E77497" w:rsidRDefault="00E80769" w:rsidP="00E80769">
      <w:pPr>
        <w:pStyle w:val="SyntaxRule"/>
        <w:rPr>
          <w:rFonts w:ascii="Arial" w:hAnsi="Arial"/>
        </w:rPr>
      </w:pPr>
      <w:r w:rsidRPr="00E77497">
        <w:t xml:space="preserve">LogicalANDExpression </w:t>
      </w:r>
      <w:r w:rsidRPr="00E77497">
        <w:rPr>
          <w:rFonts w:ascii="Arial" w:hAnsi="Arial"/>
          <w:b/>
          <w:i w:val="0"/>
        </w:rPr>
        <w:t>:</w:t>
      </w:r>
      <w:r w:rsidRPr="00E77497">
        <w:rPr>
          <w:rFonts w:ascii="Arial" w:hAnsi="Arial"/>
          <w:b/>
        </w:rPr>
        <w:tab/>
      </w:r>
      <w:r w:rsidRPr="00E77497">
        <w:rPr>
          <w:rFonts w:ascii="Arial" w:hAnsi="Arial"/>
        </w:rPr>
        <w:t>See 11.11</w:t>
      </w:r>
    </w:p>
    <w:p w14:paraId="1DBA1507" w14:textId="77777777" w:rsidR="00E80769" w:rsidRPr="00E77497" w:rsidRDefault="00E80769" w:rsidP="00E80769">
      <w:pPr>
        <w:pStyle w:val="SyntaxDefinition"/>
      </w:pPr>
      <w:r w:rsidRPr="00E77497">
        <w:t>BitwiseORExpression</w:t>
      </w:r>
      <w:r w:rsidRPr="00E77497">
        <w:br/>
        <w:t xml:space="preserve">LogicalANDExpression </w:t>
      </w:r>
      <w:r w:rsidRPr="00E77497">
        <w:rPr>
          <w:rFonts w:ascii="Courier New" w:hAnsi="Courier New"/>
          <w:b/>
          <w:i w:val="0"/>
        </w:rPr>
        <w:t>&amp;&amp;</w:t>
      </w:r>
      <w:r w:rsidRPr="00E77497">
        <w:t xml:space="preserve"> BitwiseORExpression</w:t>
      </w:r>
    </w:p>
    <w:p w14:paraId="06C55FC0" w14:textId="77777777" w:rsidR="00E80769" w:rsidRPr="00E77497" w:rsidRDefault="00E80769" w:rsidP="00E80769">
      <w:pPr>
        <w:pStyle w:val="M0"/>
        <w:spacing w:after="0"/>
        <w:rPr>
          <w:sz w:val="16"/>
        </w:rPr>
      </w:pPr>
    </w:p>
    <w:p w14:paraId="5CF6FF12" w14:textId="77777777" w:rsidR="00E80769" w:rsidRPr="00E77497" w:rsidRDefault="00E80769" w:rsidP="00E80769">
      <w:pPr>
        <w:pStyle w:val="SyntaxRule"/>
        <w:rPr>
          <w:rFonts w:ascii="Arial" w:hAnsi="Arial"/>
        </w:rPr>
      </w:pPr>
      <w:r w:rsidRPr="00E77497">
        <w:t xml:space="preserve">LogicalANDExpressionNoIn </w:t>
      </w:r>
      <w:r w:rsidRPr="00E77497">
        <w:rPr>
          <w:rFonts w:ascii="Arial" w:hAnsi="Arial"/>
          <w:b/>
          <w:i w:val="0"/>
        </w:rPr>
        <w:t>:</w:t>
      </w:r>
      <w:r w:rsidRPr="00E77497">
        <w:rPr>
          <w:rFonts w:ascii="Arial" w:hAnsi="Arial"/>
          <w:b/>
        </w:rPr>
        <w:tab/>
      </w:r>
      <w:r w:rsidRPr="00E77497">
        <w:rPr>
          <w:rFonts w:ascii="Arial" w:hAnsi="Arial"/>
        </w:rPr>
        <w:t>See 11.11</w:t>
      </w:r>
    </w:p>
    <w:p w14:paraId="0AA449D5" w14:textId="77777777" w:rsidR="00E80769" w:rsidRPr="00E77497" w:rsidRDefault="00E80769" w:rsidP="00E80769">
      <w:pPr>
        <w:pStyle w:val="SyntaxDefinition"/>
      </w:pPr>
      <w:r w:rsidRPr="00E77497">
        <w:t>BitwiseORExpressionNoIn</w:t>
      </w:r>
      <w:r w:rsidRPr="00E77497">
        <w:br/>
        <w:t xml:space="preserve">LogicalANDExpressionNoIn </w:t>
      </w:r>
      <w:r w:rsidRPr="00E77497">
        <w:rPr>
          <w:rFonts w:ascii="Courier New" w:hAnsi="Courier New"/>
          <w:b/>
          <w:i w:val="0"/>
        </w:rPr>
        <w:t>&amp;&amp;</w:t>
      </w:r>
      <w:r w:rsidRPr="00E77497">
        <w:t xml:space="preserve"> BitwiseORExpressionNoIn</w:t>
      </w:r>
    </w:p>
    <w:p w14:paraId="5BB12042" w14:textId="77777777" w:rsidR="00E80769" w:rsidRPr="00E77497" w:rsidRDefault="00E80769" w:rsidP="00E80769">
      <w:pPr>
        <w:pStyle w:val="M0"/>
        <w:spacing w:after="0"/>
        <w:rPr>
          <w:sz w:val="16"/>
        </w:rPr>
      </w:pPr>
    </w:p>
    <w:p w14:paraId="352F6070" w14:textId="77777777" w:rsidR="00E80769" w:rsidRPr="00E77497" w:rsidRDefault="00E80769" w:rsidP="00E80769">
      <w:pPr>
        <w:pStyle w:val="SyntaxRule"/>
        <w:rPr>
          <w:rFonts w:ascii="Arial" w:hAnsi="Arial"/>
        </w:rPr>
      </w:pPr>
      <w:r w:rsidRPr="00E77497">
        <w:t xml:space="preserve">LogicalORExpression </w:t>
      </w:r>
      <w:r w:rsidRPr="00E77497">
        <w:rPr>
          <w:rFonts w:ascii="Arial" w:hAnsi="Arial"/>
          <w:b/>
          <w:i w:val="0"/>
        </w:rPr>
        <w:t>:</w:t>
      </w:r>
      <w:r w:rsidRPr="00E77497">
        <w:rPr>
          <w:rFonts w:ascii="Arial" w:hAnsi="Arial"/>
          <w:b/>
        </w:rPr>
        <w:tab/>
      </w:r>
      <w:r w:rsidRPr="00E77497">
        <w:rPr>
          <w:rFonts w:ascii="Arial" w:hAnsi="Arial"/>
        </w:rPr>
        <w:t>See 11.11</w:t>
      </w:r>
    </w:p>
    <w:p w14:paraId="75938811" w14:textId="77777777" w:rsidR="00E80769" w:rsidRPr="00E77497" w:rsidRDefault="00E80769" w:rsidP="00E80769">
      <w:pPr>
        <w:pStyle w:val="SyntaxDefinition"/>
      </w:pPr>
      <w:r w:rsidRPr="00E77497">
        <w:t>LogicalANDExpression</w:t>
      </w:r>
      <w:r w:rsidRPr="00E77497">
        <w:br/>
        <w:t xml:space="preserve">LogicalORExpression </w:t>
      </w:r>
      <w:r w:rsidRPr="00E77497">
        <w:rPr>
          <w:rFonts w:ascii="Courier New" w:hAnsi="Courier New"/>
          <w:b/>
          <w:i w:val="0"/>
        </w:rPr>
        <w:t>||</w:t>
      </w:r>
      <w:r w:rsidRPr="00E77497">
        <w:t xml:space="preserve"> LogicalANDExpression</w:t>
      </w:r>
    </w:p>
    <w:p w14:paraId="37D7FD25" w14:textId="77777777" w:rsidR="00E80769" w:rsidRPr="00E77497" w:rsidRDefault="00E80769" w:rsidP="00E80769">
      <w:pPr>
        <w:pStyle w:val="M0"/>
        <w:spacing w:after="0"/>
        <w:rPr>
          <w:sz w:val="16"/>
        </w:rPr>
      </w:pPr>
    </w:p>
    <w:p w14:paraId="74174FC7" w14:textId="77777777" w:rsidR="00E80769" w:rsidRPr="00E77497" w:rsidRDefault="00E80769" w:rsidP="00E80769">
      <w:pPr>
        <w:pStyle w:val="SyntaxRule"/>
        <w:rPr>
          <w:rFonts w:ascii="Arial" w:hAnsi="Arial"/>
        </w:rPr>
      </w:pPr>
      <w:r w:rsidRPr="00E77497">
        <w:t xml:space="preserve">LogicalORExpressionNoIn </w:t>
      </w:r>
      <w:r w:rsidRPr="00E77497">
        <w:rPr>
          <w:rFonts w:ascii="Arial" w:hAnsi="Arial"/>
          <w:b/>
          <w:i w:val="0"/>
        </w:rPr>
        <w:t>:</w:t>
      </w:r>
      <w:r w:rsidRPr="00E77497">
        <w:rPr>
          <w:rFonts w:ascii="Arial" w:hAnsi="Arial"/>
          <w:b/>
        </w:rPr>
        <w:tab/>
      </w:r>
      <w:r w:rsidRPr="00E77497">
        <w:rPr>
          <w:rFonts w:ascii="Arial" w:hAnsi="Arial"/>
        </w:rPr>
        <w:t>See 11.11</w:t>
      </w:r>
    </w:p>
    <w:p w14:paraId="3D5C6F3E" w14:textId="77777777" w:rsidR="00E80769" w:rsidRPr="00C7794D" w:rsidRDefault="00E80769" w:rsidP="00E80769">
      <w:pPr>
        <w:pStyle w:val="SyntaxDefinition"/>
      </w:pPr>
      <w:r w:rsidRPr="00C7794D">
        <w:t>LogicalANDExpressionNoIn</w:t>
      </w:r>
      <w:r w:rsidRPr="00C7794D">
        <w:br/>
        <w:t xml:space="preserve">LogicalORExpressionNoIn </w:t>
      </w:r>
      <w:r w:rsidRPr="00C7794D">
        <w:rPr>
          <w:rFonts w:ascii="Courier New" w:hAnsi="Courier New"/>
          <w:b/>
          <w:i w:val="0"/>
        </w:rPr>
        <w:t>||</w:t>
      </w:r>
      <w:r w:rsidRPr="00C7794D">
        <w:t xml:space="preserve"> LogicalANDExpressionNoIn</w:t>
      </w:r>
    </w:p>
    <w:p w14:paraId="1E24715F" w14:textId="77777777" w:rsidR="00E80769" w:rsidRPr="00C7794D" w:rsidRDefault="00E80769" w:rsidP="00E80769">
      <w:pPr>
        <w:pStyle w:val="M0"/>
        <w:spacing w:after="0"/>
        <w:rPr>
          <w:sz w:val="16"/>
        </w:rPr>
      </w:pPr>
    </w:p>
    <w:p w14:paraId="771E06CD" w14:textId="77777777" w:rsidR="00E80769" w:rsidRPr="00C7794D" w:rsidRDefault="00E80769" w:rsidP="00E80769">
      <w:pPr>
        <w:pStyle w:val="SyntaxRule"/>
        <w:rPr>
          <w:rFonts w:ascii="Arial" w:hAnsi="Arial"/>
        </w:rPr>
      </w:pPr>
      <w:r w:rsidRPr="00C7794D">
        <w:t xml:space="preserve">ConditionalExpression </w:t>
      </w:r>
      <w:r w:rsidRPr="00C7794D">
        <w:rPr>
          <w:rFonts w:ascii="Arial" w:hAnsi="Arial"/>
          <w:b/>
          <w:i w:val="0"/>
        </w:rPr>
        <w:t>:</w:t>
      </w:r>
      <w:r w:rsidRPr="00C7794D">
        <w:rPr>
          <w:rFonts w:ascii="Arial" w:hAnsi="Arial"/>
          <w:b/>
        </w:rPr>
        <w:tab/>
      </w:r>
      <w:r w:rsidRPr="00C7794D">
        <w:rPr>
          <w:rFonts w:ascii="Arial" w:hAnsi="Arial"/>
        </w:rPr>
        <w:t>See 11.12</w:t>
      </w:r>
    </w:p>
    <w:p w14:paraId="55F7D6A4" w14:textId="77777777" w:rsidR="00E80769" w:rsidRPr="00C7794D" w:rsidRDefault="00E80769" w:rsidP="00E80769">
      <w:pPr>
        <w:pStyle w:val="SyntaxDefinition"/>
      </w:pPr>
      <w:r w:rsidRPr="00C7794D">
        <w:t>LogicalORExpression</w:t>
      </w:r>
      <w:r w:rsidRPr="00C7794D">
        <w:br/>
        <w:t>LogicalORExpression</w:t>
      </w:r>
      <w:r w:rsidRPr="00C7794D">
        <w:rPr>
          <w:rFonts w:ascii="Courier New" w:hAnsi="Courier New"/>
          <w:b/>
          <w:i w:val="0"/>
        </w:rPr>
        <w:t xml:space="preserve"> ?</w:t>
      </w:r>
      <w:r w:rsidRPr="00C7794D">
        <w:t xml:space="preserve"> AssignmentExpression </w:t>
      </w:r>
      <w:r w:rsidRPr="00C7794D">
        <w:rPr>
          <w:rFonts w:ascii="Courier New" w:hAnsi="Courier New"/>
          <w:b/>
          <w:i w:val="0"/>
        </w:rPr>
        <w:t>:</w:t>
      </w:r>
      <w:r w:rsidRPr="00C7794D">
        <w:t xml:space="preserve"> AssignmentExpression</w:t>
      </w:r>
    </w:p>
    <w:p w14:paraId="1FF22846" w14:textId="77777777" w:rsidR="00E80769" w:rsidRPr="00C7794D" w:rsidRDefault="00E80769" w:rsidP="00E80769">
      <w:pPr>
        <w:pStyle w:val="M0"/>
        <w:spacing w:after="0"/>
        <w:rPr>
          <w:sz w:val="16"/>
        </w:rPr>
      </w:pPr>
    </w:p>
    <w:p w14:paraId="27FFBEFA" w14:textId="77777777" w:rsidR="00E80769" w:rsidRPr="00C7794D" w:rsidRDefault="00E80769" w:rsidP="00E80769">
      <w:pPr>
        <w:pStyle w:val="SyntaxRule"/>
        <w:rPr>
          <w:rFonts w:ascii="Arial" w:hAnsi="Arial"/>
        </w:rPr>
      </w:pPr>
      <w:r w:rsidRPr="00C7794D">
        <w:t xml:space="preserve">ConditionalExpressionNoIn </w:t>
      </w:r>
      <w:r w:rsidRPr="00C7794D">
        <w:rPr>
          <w:rFonts w:ascii="Arial" w:hAnsi="Arial"/>
          <w:b/>
          <w:i w:val="0"/>
        </w:rPr>
        <w:t>:</w:t>
      </w:r>
      <w:r w:rsidRPr="00C7794D">
        <w:rPr>
          <w:rFonts w:ascii="Arial" w:hAnsi="Arial"/>
          <w:b/>
        </w:rPr>
        <w:tab/>
      </w:r>
      <w:r w:rsidRPr="00C7794D">
        <w:rPr>
          <w:rFonts w:ascii="Arial" w:hAnsi="Arial"/>
        </w:rPr>
        <w:t>See 11.12</w:t>
      </w:r>
    </w:p>
    <w:p w14:paraId="194E437B" w14:textId="77777777" w:rsidR="00E80769" w:rsidRPr="00C7794D" w:rsidRDefault="00E80769" w:rsidP="00E80769">
      <w:pPr>
        <w:pStyle w:val="SyntaxDefinition"/>
      </w:pPr>
      <w:r w:rsidRPr="00C7794D">
        <w:t>LogicalORExpressionNoIn</w:t>
      </w:r>
      <w:r w:rsidRPr="00C7794D">
        <w:br/>
        <w:t>LogicalORExpressionNoIn</w:t>
      </w:r>
      <w:r w:rsidRPr="00C7794D">
        <w:rPr>
          <w:rFonts w:ascii="Courier New" w:hAnsi="Courier New"/>
          <w:b/>
          <w:i w:val="0"/>
        </w:rPr>
        <w:t xml:space="preserve"> ?</w:t>
      </w:r>
      <w:r w:rsidRPr="00C7794D">
        <w:t xml:space="preserve"> AssignmentExpression </w:t>
      </w:r>
      <w:r w:rsidRPr="00C7794D">
        <w:rPr>
          <w:rFonts w:ascii="Courier New" w:hAnsi="Courier New"/>
          <w:b/>
          <w:i w:val="0"/>
        </w:rPr>
        <w:t>:</w:t>
      </w:r>
      <w:r w:rsidRPr="00C7794D">
        <w:t xml:space="preserve"> AssignmentExpressionNoIn</w:t>
      </w:r>
    </w:p>
    <w:p w14:paraId="6A7F842C" w14:textId="77777777" w:rsidR="00E80769" w:rsidRPr="00C7794D" w:rsidRDefault="00E80769" w:rsidP="00E80769">
      <w:pPr>
        <w:pStyle w:val="M0"/>
        <w:spacing w:after="0"/>
        <w:rPr>
          <w:sz w:val="16"/>
        </w:rPr>
      </w:pPr>
    </w:p>
    <w:p w14:paraId="38FE788E" w14:textId="77777777" w:rsidR="00E80769" w:rsidRPr="00C7794D" w:rsidRDefault="00E80769" w:rsidP="00E80769">
      <w:pPr>
        <w:pStyle w:val="SyntaxRule"/>
        <w:rPr>
          <w:rFonts w:ascii="Arial" w:hAnsi="Arial"/>
        </w:rPr>
      </w:pPr>
      <w:r w:rsidRPr="00C7794D">
        <w:t xml:space="preserve">AssignmentExpression </w:t>
      </w:r>
      <w:r w:rsidRPr="00C7794D">
        <w:rPr>
          <w:rFonts w:ascii="Arial" w:hAnsi="Arial"/>
          <w:b/>
          <w:i w:val="0"/>
        </w:rPr>
        <w:t>:</w:t>
      </w:r>
      <w:r w:rsidRPr="00C7794D">
        <w:rPr>
          <w:rFonts w:ascii="Arial" w:hAnsi="Arial"/>
          <w:b/>
        </w:rPr>
        <w:tab/>
      </w:r>
      <w:r w:rsidRPr="00C7794D">
        <w:rPr>
          <w:rFonts w:ascii="Arial" w:hAnsi="Arial"/>
        </w:rPr>
        <w:t>See 11.13</w:t>
      </w:r>
    </w:p>
    <w:p w14:paraId="1563C0FF" w14:textId="77777777" w:rsidR="00E80769" w:rsidRPr="006B6D0A" w:rsidRDefault="00E80769" w:rsidP="00E80769">
      <w:pPr>
        <w:pStyle w:val="SyntaxDefinition"/>
      </w:pPr>
      <w:r w:rsidRPr="004D1BD1">
        <w:t>ConditionalExpression</w:t>
      </w:r>
      <w:r w:rsidRPr="004D1BD1">
        <w:br/>
        <w:t>LeftHandSideExpression</w:t>
      </w:r>
      <w:r w:rsidRPr="008B7F6F">
        <w:rPr>
          <w:rFonts w:ascii="Courier New" w:hAnsi="Courier New" w:cs="Courier New"/>
          <w:b/>
          <w:i w:val="0"/>
        </w:rPr>
        <w:t xml:space="preserve"> = </w:t>
      </w:r>
      <w:r w:rsidRPr="006B6D0A">
        <w:t xml:space="preserve">AssignmentExpression </w:t>
      </w:r>
      <w:r w:rsidRPr="006B6D0A">
        <w:br/>
        <w:t>LeftHandSideExpression AssignmentOperator AssignmentExpression</w:t>
      </w:r>
    </w:p>
    <w:p w14:paraId="2EEFAF35" w14:textId="77777777" w:rsidR="00E80769" w:rsidRPr="006B6D0A" w:rsidRDefault="00E80769" w:rsidP="00E80769">
      <w:pPr>
        <w:pStyle w:val="M0"/>
        <w:spacing w:after="0"/>
        <w:rPr>
          <w:sz w:val="16"/>
        </w:rPr>
      </w:pPr>
    </w:p>
    <w:p w14:paraId="3C21636A" w14:textId="77777777" w:rsidR="00E80769" w:rsidRPr="00A67AF2" w:rsidRDefault="00E80769" w:rsidP="00E80769">
      <w:pPr>
        <w:pStyle w:val="SyntaxRule"/>
        <w:rPr>
          <w:rFonts w:ascii="Arial" w:hAnsi="Arial"/>
        </w:rPr>
      </w:pPr>
      <w:r w:rsidRPr="00E65A34">
        <w:t xml:space="preserve">AssignmentExpressionNoIn </w:t>
      </w:r>
      <w:r w:rsidRPr="00546435">
        <w:rPr>
          <w:rFonts w:ascii="Arial" w:hAnsi="Arial"/>
          <w:b/>
          <w:i w:val="0"/>
        </w:rPr>
        <w:t>:</w:t>
      </w:r>
      <w:r w:rsidRPr="00A67AF2">
        <w:rPr>
          <w:rFonts w:ascii="Arial" w:hAnsi="Arial"/>
          <w:b/>
        </w:rPr>
        <w:tab/>
      </w:r>
      <w:r w:rsidRPr="00A67AF2">
        <w:rPr>
          <w:rFonts w:ascii="Arial" w:hAnsi="Arial"/>
        </w:rPr>
        <w:t>See 11.13</w:t>
      </w:r>
    </w:p>
    <w:p w14:paraId="67EFA735" w14:textId="77777777" w:rsidR="00E80769" w:rsidRPr="00675B74" w:rsidRDefault="00E80769" w:rsidP="00E80769">
      <w:pPr>
        <w:pStyle w:val="SyntaxDefinition"/>
      </w:pPr>
      <w:r w:rsidRPr="00A67AF2">
        <w:t>ConditionalExpressionNoIn</w:t>
      </w:r>
      <w:r w:rsidRPr="00A67AF2">
        <w:br/>
        <w:t>LeftHandSideExpression</w:t>
      </w:r>
      <w:r w:rsidRPr="00B820AB">
        <w:rPr>
          <w:rFonts w:ascii="Courier New" w:hAnsi="Courier New" w:cs="Courier New"/>
          <w:b/>
          <w:i w:val="0"/>
        </w:rPr>
        <w:t xml:space="preserve"> = </w:t>
      </w:r>
      <w:r w:rsidRPr="00675B74">
        <w:t>AssignmentExpressionNoIn</w:t>
      </w:r>
      <w:r w:rsidRPr="00675B74">
        <w:br/>
        <w:t>LeftHandSideExpression AssignmentOperator AssignmentExpressionNoIn</w:t>
      </w:r>
    </w:p>
    <w:p w14:paraId="6FEE83F4" w14:textId="77777777" w:rsidR="00E80769" w:rsidRPr="00E77497" w:rsidRDefault="00E80769" w:rsidP="00E80769">
      <w:pPr>
        <w:pStyle w:val="M0"/>
        <w:spacing w:after="0"/>
        <w:rPr>
          <w:sz w:val="16"/>
        </w:rPr>
      </w:pPr>
    </w:p>
    <w:p w14:paraId="2C491078" w14:textId="77777777" w:rsidR="00E80769" w:rsidRPr="00E77497" w:rsidRDefault="00E80769" w:rsidP="00E80769">
      <w:pPr>
        <w:pStyle w:val="SyntaxRule"/>
      </w:pPr>
      <w:r w:rsidRPr="00E77497">
        <w:t xml:space="preserve">AssignmentOperator </w:t>
      </w:r>
      <w:r w:rsidRPr="00E77497">
        <w:rPr>
          <w:rFonts w:ascii="Arial" w:hAnsi="Arial"/>
          <w:b/>
          <w:i w:val="0"/>
        </w:rPr>
        <w:t>:</w:t>
      </w:r>
      <w:r w:rsidRPr="00E77497">
        <w:rPr>
          <w:rFonts w:ascii="Arial" w:hAnsi="Arial"/>
          <w:b/>
        </w:rPr>
        <w:t xml:space="preserve"> </w:t>
      </w:r>
      <w:r w:rsidRPr="00E77497">
        <w:rPr>
          <w:rFonts w:ascii="Arial" w:hAnsi="Arial"/>
          <w:b/>
          <w:i w:val="0"/>
        </w:rPr>
        <w:t>one of</w:t>
      </w:r>
      <w:r w:rsidRPr="00E77497">
        <w:rPr>
          <w:rFonts w:ascii="Arial" w:hAnsi="Arial"/>
        </w:rPr>
        <w:tab/>
        <w:t>See 11.13</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E80769" w:rsidRPr="00E77497" w14:paraId="59C975FD" w14:textId="77777777" w:rsidTr="006E1632">
        <w:trPr>
          <w:trHeight w:hRule="exact" w:val="240"/>
        </w:trPr>
        <w:tc>
          <w:tcPr>
            <w:tcW w:w="648" w:type="dxa"/>
          </w:tcPr>
          <w:p w14:paraId="0A098392" w14:textId="77777777" w:rsidR="00E80769" w:rsidRPr="00E77497" w:rsidRDefault="00E80769" w:rsidP="00B46C10">
            <w:pPr>
              <w:pStyle w:val="SyntaxOneOf"/>
            </w:pPr>
            <w:r w:rsidRPr="00E77497">
              <w:t>*=</w:t>
            </w:r>
          </w:p>
        </w:tc>
        <w:tc>
          <w:tcPr>
            <w:tcW w:w="648" w:type="dxa"/>
          </w:tcPr>
          <w:p w14:paraId="2A091F74" w14:textId="77777777" w:rsidR="00E80769" w:rsidRPr="00E77497" w:rsidRDefault="00E80769" w:rsidP="00B46C10">
            <w:pPr>
              <w:pStyle w:val="SyntaxOneOf"/>
            </w:pPr>
            <w:r w:rsidRPr="00E77497">
              <w:t>/=</w:t>
            </w:r>
          </w:p>
        </w:tc>
        <w:tc>
          <w:tcPr>
            <w:tcW w:w="648" w:type="dxa"/>
          </w:tcPr>
          <w:p w14:paraId="3B086D72" w14:textId="77777777" w:rsidR="00E80769" w:rsidRPr="00E77497" w:rsidRDefault="00E80769" w:rsidP="00B46C10">
            <w:pPr>
              <w:pStyle w:val="SyntaxOneOf"/>
            </w:pPr>
            <w:r w:rsidRPr="00E77497">
              <w:t>%=</w:t>
            </w:r>
          </w:p>
        </w:tc>
        <w:tc>
          <w:tcPr>
            <w:tcW w:w="648" w:type="dxa"/>
          </w:tcPr>
          <w:p w14:paraId="4D5B931E" w14:textId="77777777" w:rsidR="00E80769" w:rsidRPr="00E77497" w:rsidRDefault="00E80769" w:rsidP="00B46C10">
            <w:pPr>
              <w:pStyle w:val="SyntaxOneOf"/>
            </w:pPr>
            <w:r w:rsidRPr="00E77497">
              <w:t>+=</w:t>
            </w:r>
          </w:p>
        </w:tc>
        <w:tc>
          <w:tcPr>
            <w:tcW w:w="648" w:type="dxa"/>
          </w:tcPr>
          <w:p w14:paraId="4D27C488" w14:textId="77777777" w:rsidR="00E80769" w:rsidRPr="00E77497" w:rsidRDefault="00E80769" w:rsidP="00B46C10">
            <w:pPr>
              <w:pStyle w:val="SyntaxOneOf"/>
            </w:pPr>
            <w:r w:rsidRPr="00E77497">
              <w:t>-=</w:t>
            </w:r>
          </w:p>
        </w:tc>
        <w:tc>
          <w:tcPr>
            <w:tcW w:w="648" w:type="dxa"/>
          </w:tcPr>
          <w:p w14:paraId="09AB7F0F" w14:textId="77777777" w:rsidR="00E80769" w:rsidRPr="00E77497" w:rsidRDefault="00E80769" w:rsidP="00B46C10">
            <w:pPr>
              <w:pStyle w:val="SyntaxOneOf"/>
            </w:pPr>
            <w:r w:rsidRPr="00E77497">
              <w:t>&lt;&lt;=</w:t>
            </w:r>
          </w:p>
        </w:tc>
        <w:tc>
          <w:tcPr>
            <w:tcW w:w="648" w:type="dxa"/>
          </w:tcPr>
          <w:p w14:paraId="13361A46" w14:textId="77777777" w:rsidR="00E80769" w:rsidRPr="00E77497" w:rsidRDefault="00E80769" w:rsidP="00B46C10">
            <w:pPr>
              <w:pStyle w:val="SyntaxOneOf"/>
            </w:pPr>
            <w:r w:rsidRPr="00E77497">
              <w:t>&gt;&gt;=</w:t>
            </w:r>
          </w:p>
        </w:tc>
        <w:tc>
          <w:tcPr>
            <w:tcW w:w="648" w:type="dxa"/>
          </w:tcPr>
          <w:p w14:paraId="1D9AAF45" w14:textId="77777777" w:rsidR="00E80769" w:rsidRPr="00E77497" w:rsidRDefault="00E80769" w:rsidP="00B46C10">
            <w:pPr>
              <w:pStyle w:val="SyntaxOneOf"/>
            </w:pPr>
            <w:r w:rsidRPr="00E77497">
              <w:t>&gt;&gt;&gt;=</w:t>
            </w:r>
          </w:p>
        </w:tc>
        <w:tc>
          <w:tcPr>
            <w:tcW w:w="648" w:type="dxa"/>
          </w:tcPr>
          <w:p w14:paraId="5242BA9D" w14:textId="77777777" w:rsidR="00E80769" w:rsidRPr="00E77497" w:rsidRDefault="00E80769" w:rsidP="00B46C10">
            <w:pPr>
              <w:pStyle w:val="SyntaxOneOf"/>
            </w:pPr>
            <w:r w:rsidRPr="00E77497">
              <w:t>&amp;=</w:t>
            </w:r>
          </w:p>
        </w:tc>
        <w:tc>
          <w:tcPr>
            <w:tcW w:w="648" w:type="dxa"/>
          </w:tcPr>
          <w:p w14:paraId="64FDFCFD" w14:textId="77777777" w:rsidR="00E80769" w:rsidRPr="00E77497" w:rsidRDefault="00E80769" w:rsidP="00B46C10">
            <w:pPr>
              <w:pStyle w:val="SyntaxOneOf"/>
            </w:pPr>
            <w:r w:rsidRPr="00E77497">
              <w:t>^=</w:t>
            </w:r>
          </w:p>
        </w:tc>
        <w:tc>
          <w:tcPr>
            <w:tcW w:w="648" w:type="dxa"/>
          </w:tcPr>
          <w:p w14:paraId="7EDF5B96" w14:textId="77777777" w:rsidR="00E80769" w:rsidRPr="00E77497" w:rsidRDefault="00E80769" w:rsidP="00B46C10">
            <w:pPr>
              <w:pStyle w:val="SyntaxOneOf"/>
            </w:pPr>
            <w:r w:rsidRPr="00E77497">
              <w:t>|=</w:t>
            </w:r>
          </w:p>
        </w:tc>
      </w:tr>
    </w:tbl>
    <w:p w14:paraId="20C0455A" w14:textId="77777777" w:rsidR="00E80769" w:rsidRPr="00E77497" w:rsidRDefault="00E80769" w:rsidP="00E80769">
      <w:pPr>
        <w:pStyle w:val="M0"/>
        <w:spacing w:after="0"/>
        <w:rPr>
          <w:sz w:val="16"/>
        </w:rPr>
      </w:pPr>
    </w:p>
    <w:p w14:paraId="0B314A64" w14:textId="77777777" w:rsidR="00E80769" w:rsidRPr="00E77497" w:rsidRDefault="00E80769" w:rsidP="00E80769">
      <w:pPr>
        <w:pStyle w:val="SyntaxRule"/>
      </w:pPr>
      <w:r w:rsidRPr="00E77497">
        <w:t xml:space="preserve">Expression </w:t>
      </w:r>
      <w:r w:rsidRPr="00E77497">
        <w:rPr>
          <w:rFonts w:ascii="Arial" w:hAnsi="Arial" w:cs="Arial"/>
          <w:b/>
          <w:i w:val="0"/>
        </w:rPr>
        <w:t>:</w:t>
      </w:r>
      <w:r w:rsidRPr="00E77497">
        <w:rPr>
          <w:b/>
        </w:rPr>
        <w:tab/>
      </w:r>
      <w:r w:rsidRPr="00E77497">
        <w:rPr>
          <w:rFonts w:ascii="Arial" w:hAnsi="Arial"/>
        </w:rPr>
        <w:t>See 11.14</w:t>
      </w:r>
    </w:p>
    <w:p w14:paraId="7CFF96BF" w14:textId="77777777" w:rsidR="00E80769" w:rsidRPr="00E77497" w:rsidRDefault="00E80769" w:rsidP="00E80769">
      <w:pPr>
        <w:pStyle w:val="SyntaxDefinition"/>
      </w:pPr>
      <w:r w:rsidRPr="00E77497">
        <w:t>AssignmentExpression</w:t>
      </w:r>
      <w:r w:rsidRPr="00E77497">
        <w:br/>
        <w:t xml:space="preserve">Expression </w:t>
      </w:r>
      <w:r w:rsidRPr="00E77497">
        <w:rPr>
          <w:rFonts w:ascii="Courier New" w:hAnsi="Courier New"/>
          <w:b/>
          <w:i w:val="0"/>
        </w:rPr>
        <w:t>,</w:t>
      </w:r>
      <w:r w:rsidRPr="00E77497">
        <w:t xml:space="preserve"> AssignmentExpression</w:t>
      </w:r>
    </w:p>
    <w:p w14:paraId="744714F8" w14:textId="77777777" w:rsidR="00E80769" w:rsidRPr="00E77497" w:rsidRDefault="00E80769" w:rsidP="00E80769">
      <w:pPr>
        <w:pStyle w:val="M0"/>
        <w:spacing w:after="0"/>
        <w:rPr>
          <w:sz w:val="16"/>
        </w:rPr>
      </w:pPr>
    </w:p>
    <w:p w14:paraId="65FC6A66" w14:textId="77777777" w:rsidR="00E80769" w:rsidRPr="00E77497" w:rsidRDefault="00E80769" w:rsidP="00E80769">
      <w:pPr>
        <w:pStyle w:val="SyntaxRule"/>
        <w:rPr>
          <w:rFonts w:ascii="Arial" w:hAnsi="Arial"/>
        </w:rPr>
      </w:pPr>
      <w:r w:rsidRPr="00E77497">
        <w:t xml:space="preserve">ExpressionNoIn </w:t>
      </w:r>
      <w:r w:rsidRPr="00E77497">
        <w:rPr>
          <w:rFonts w:ascii="Arial" w:hAnsi="Arial"/>
          <w:b/>
          <w:i w:val="0"/>
        </w:rPr>
        <w:t>:</w:t>
      </w:r>
      <w:r w:rsidRPr="00E77497">
        <w:rPr>
          <w:rFonts w:ascii="Arial" w:hAnsi="Arial"/>
        </w:rPr>
        <w:tab/>
        <w:t>See 11.14</w:t>
      </w:r>
    </w:p>
    <w:p w14:paraId="1F8AB215" w14:textId="77777777" w:rsidR="00E80769" w:rsidRPr="00E77497" w:rsidRDefault="00E80769" w:rsidP="00E80769">
      <w:pPr>
        <w:pStyle w:val="SyntaxDefinition"/>
      </w:pPr>
      <w:r w:rsidRPr="00E77497">
        <w:t>AssignmentExpressionNoIn</w:t>
      </w:r>
      <w:r w:rsidRPr="00E77497">
        <w:br/>
        <w:t xml:space="preserve">ExpressionNoIn </w:t>
      </w:r>
      <w:r w:rsidRPr="00E77497">
        <w:rPr>
          <w:rFonts w:ascii="Courier New" w:hAnsi="Courier New"/>
          <w:b/>
          <w:i w:val="0"/>
        </w:rPr>
        <w:t>,</w:t>
      </w:r>
      <w:r w:rsidRPr="00E77497">
        <w:t xml:space="preserve"> AssignmentExpressionNoIn</w:t>
      </w:r>
    </w:p>
    <w:p w14:paraId="26DEA01B" w14:textId="77777777" w:rsidR="00E80769" w:rsidRPr="00E77497" w:rsidRDefault="00E80769" w:rsidP="00E80769">
      <w:pPr>
        <w:pStyle w:val="a2"/>
        <w:tabs>
          <w:tab w:val="clear" w:pos="500"/>
          <w:tab w:val="clear" w:pos="720"/>
          <w:tab w:val="left" w:pos="567"/>
        </w:tabs>
      </w:pPr>
      <w:bookmarkStart w:id="35293" w:name="_Toc472818975"/>
      <w:bookmarkStart w:id="35294" w:name="_Toc474641689"/>
      <w:bookmarkStart w:id="35295" w:name="_Toc235503557"/>
      <w:bookmarkStart w:id="35296" w:name="_Toc236208646"/>
      <w:bookmarkStart w:id="35297" w:name="_Toc241509332"/>
      <w:bookmarkStart w:id="35298" w:name="_Toc241557809"/>
      <w:bookmarkStart w:id="35299" w:name="_Toc244416819"/>
      <w:bookmarkStart w:id="35300" w:name="_Toc244657759"/>
      <w:bookmarkStart w:id="35301" w:name="_Toc246652499"/>
      <w:bookmarkStart w:id="35302" w:name="_Toc253562048"/>
      <w:bookmarkStart w:id="35303" w:name="_Toc268506064"/>
      <w:bookmarkStart w:id="35304" w:name="_Toc276631183"/>
      <w:bookmarkStart w:id="35305" w:name="_Toc277944227"/>
      <w:bookmarkStart w:id="35306" w:name="_Toc153968572"/>
      <w:bookmarkStart w:id="35307" w:name="_Toc336509686"/>
      <w:r w:rsidRPr="00E77497">
        <w:t>Statements</w:t>
      </w:r>
      <w:bookmarkEnd w:id="35293"/>
      <w:bookmarkEnd w:id="35294"/>
      <w:bookmarkEnd w:id="35295"/>
      <w:bookmarkEnd w:id="35296"/>
      <w:bookmarkEnd w:id="35297"/>
      <w:bookmarkEnd w:id="35298"/>
      <w:bookmarkEnd w:id="35299"/>
      <w:bookmarkEnd w:id="35300"/>
      <w:bookmarkEnd w:id="35301"/>
      <w:bookmarkEnd w:id="35302"/>
      <w:bookmarkEnd w:id="35303"/>
      <w:bookmarkEnd w:id="35304"/>
      <w:bookmarkEnd w:id="35305"/>
      <w:bookmarkEnd w:id="35306"/>
      <w:bookmarkEnd w:id="35307"/>
    </w:p>
    <w:p w14:paraId="45B0E26E" w14:textId="77777777" w:rsidR="00E80769" w:rsidRPr="00E77497" w:rsidRDefault="00E80769" w:rsidP="00E80769">
      <w:pPr>
        <w:pStyle w:val="SyntaxRule"/>
      </w:pPr>
      <w:r w:rsidRPr="00E77497">
        <w:t xml:space="preserve">Statement </w:t>
      </w:r>
      <w:r w:rsidRPr="00E77497">
        <w:rPr>
          <w:rFonts w:ascii="Arial" w:hAnsi="Arial"/>
          <w:b/>
          <w:i w:val="0"/>
        </w:rPr>
        <w:t>:</w:t>
      </w:r>
      <w:r w:rsidRPr="00E77497">
        <w:tab/>
      </w:r>
      <w:r w:rsidRPr="00E77497">
        <w:rPr>
          <w:rFonts w:ascii="Arial" w:hAnsi="Arial"/>
        </w:rPr>
        <w:t>See clause 12</w:t>
      </w:r>
    </w:p>
    <w:p w14:paraId="2DEB7FC3" w14:textId="77777777" w:rsidR="00E80769" w:rsidRPr="00E77497" w:rsidRDefault="00E80769" w:rsidP="00E80769">
      <w:pPr>
        <w:pStyle w:val="SyntaxDefinition"/>
        <w:rPr>
          <w:sz w:val="16"/>
        </w:rPr>
      </w:pPr>
      <w:r w:rsidRPr="00E77497">
        <w:t>Block</w:t>
      </w:r>
      <w:r w:rsidRPr="00E77497">
        <w:br/>
        <w:t>VariableStatement</w:t>
      </w:r>
      <w:r w:rsidRPr="00E77497">
        <w:br/>
        <w:t>EmptyStatement</w:t>
      </w:r>
      <w:r w:rsidRPr="00E77497">
        <w:br/>
        <w:t>ExpressionStatement</w:t>
      </w:r>
      <w:r w:rsidRPr="00E77497">
        <w:br/>
        <w:t>IfStatement</w:t>
      </w:r>
      <w:r w:rsidRPr="00E77497">
        <w:br/>
        <w:t>IterationStatement</w:t>
      </w:r>
      <w:r w:rsidRPr="00E77497">
        <w:br/>
        <w:t>ContinueStatement</w:t>
      </w:r>
      <w:r w:rsidRPr="00E77497">
        <w:br/>
        <w:t>BreakStatement</w:t>
      </w:r>
      <w:r w:rsidRPr="00E77497">
        <w:br/>
        <w:t>ReturnStatement</w:t>
      </w:r>
      <w:r w:rsidRPr="00E77497">
        <w:br/>
        <w:t>WithStatement</w:t>
      </w:r>
      <w:r w:rsidRPr="00E77497">
        <w:br/>
        <w:t>LabelledStatement</w:t>
      </w:r>
      <w:r w:rsidRPr="00E77497">
        <w:br/>
        <w:t>SwitchStatement</w:t>
      </w:r>
      <w:r w:rsidRPr="00E77497">
        <w:br/>
        <w:t>ThrowStatement</w:t>
      </w:r>
      <w:r w:rsidRPr="00E77497">
        <w:br/>
        <w:t>TryStatement</w:t>
      </w:r>
      <w:r w:rsidRPr="00E77497">
        <w:br/>
        <w:t>DebuggerStatement</w:t>
      </w:r>
    </w:p>
    <w:p w14:paraId="3E912199" w14:textId="77777777" w:rsidR="00E80769" w:rsidRPr="00E77497" w:rsidRDefault="00E80769" w:rsidP="00E80769">
      <w:pPr>
        <w:pStyle w:val="SyntaxRule"/>
      </w:pPr>
      <w:r w:rsidRPr="00E77497">
        <w:t xml:space="preserve">Block </w:t>
      </w:r>
      <w:r w:rsidRPr="00E77497">
        <w:rPr>
          <w:rFonts w:ascii="Arial" w:hAnsi="Arial"/>
          <w:b/>
          <w:i w:val="0"/>
        </w:rPr>
        <w:t>:</w:t>
      </w:r>
      <w:r w:rsidRPr="00E77497">
        <w:rPr>
          <w:b/>
        </w:rPr>
        <w:tab/>
      </w:r>
      <w:r w:rsidRPr="00E77497">
        <w:rPr>
          <w:rFonts w:ascii="Arial" w:hAnsi="Arial"/>
        </w:rPr>
        <w:t>See 12.1</w:t>
      </w:r>
    </w:p>
    <w:p w14:paraId="60C2C88A" w14:textId="77777777" w:rsidR="00E80769" w:rsidRPr="00E77497" w:rsidRDefault="00E80769" w:rsidP="00E80769">
      <w:pPr>
        <w:pStyle w:val="SyntaxDefinition"/>
      </w:pPr>
      <w:r w:rsidRPr="00E77497">
        <w:rPr>
          <w:rFonts w:ascii="Courier New" w:hAnsi="Courier New"/>
          <w:b/>
          <w:i w:val="0"/>
        </w:rPr>
        <w:t>{</w:t>
      </w:r>
      <w:r w:rsidRPr="00E77497">
        <w:t xml:space="preserve"> StatementList</w:t>
      </w:r>
      <w:r w:rsidRPr="00E77497">
        <w:rPr>
          <w:rFonts w:ascii="Arial" w:hAnsi="Arial"/>
          <w:i w:val="0"/>
          <w:vertAlign w:val="subscript"/>
        </w:rPr>
        <w:t>opt</w:t>
      </w:r>
      <w:r w:rsidRPr="00E77497">
        <w:t xml:space="preserve"> </w:t>
      </w:r>
      <w:r w:rsidRPr="00E77497">
        <w:rPr>
          <w:rFonts w:ascii="Courier New" w:hAnsi="Courier New"/>
          <w:b/>
          <w:i w:val="0"/>
        </w:rPr>
        <w:t>}</w:t>
      </w:r>
    </w:p>
    <w:p w14:paraId="2B944DCB" w14:textId="77777777" w:rsidR="00E80769" w:rsidRPr="00E77497" w:rsidRDefault="00E80769" w:rsidP="00E80769">
      <w:pPr>
        <w:pStyle w:val="M0"/>
        <w:spacing w:after="0"/>
        <w:rPr>
          <w:sz w:val="16"/>
        </w:rPr>
      </w:pPr>
    </w:p>
    <w:p w14:paraId="737941A8" w14:textId="77777777" w:rsidR="00E80769" w:rsidRPr="00E77497" w:rsidRDefault="00E80769" w:rsidP="00E80769">
      <w:pPr>
        <w:pStyle w:val="SyntaxRule"/>
        <w:rPr>
          <w:rFonts w:ascii="Arial" w:hAnsi="Arial"/>
        </w:rPr>
      </w:pPr>
      <w:r w:rsidRPr="00E77497">
        <w:t xml:space="preserve">StatementList </w:t>
      </w:r>
      <w:r w:rsidRPr="00E77497">
        <w:rPr>
          <w:rFonts w:ascii="Arial" w:hAnsi="Arial"/>
          <w:b/>
          <w:i w:val="0"/>
        </w:rPr>
        <w:t>:</w:t>
      </w:r>
      <w:r w:rsidRPr="00E77497">
        <w:rPr>
          <w:rFonts w:ascii="Arial" w:hAnsi="Arial"/>
          <w:b/>
        </w:rPr>
        <w:tab/>
      </w:r>
      <w:r w:rsidRPr="00E77497">
        <w:rPr>
          <w:rFonts w:ascii="Arial" w:hAnsi="Arial"/>
        </w:rPr>
        <w:t>See 12.1</w:t>
      </w:r>
    </w:p>
    <w:p w14:paraId="0DD8ACDD" w14:textId="77777777" w:rsidR="00E80769" w:rsidRPr="00E77497" w:rsidRDefault="00E80769" w:rsidP="00E80769">
      <w:pPr>
        <w:pStyle w:val="SyntaxDefinition"/>
      </w:pPr>
      <w:r w:rsidRPr="00E77497">
        <w:t>Statement</w:t>
      </w:r>
      <w:r w:rsidRPr="00E77497">
        <w:br/>
        <w:t>StatementList Statement</w:t>
      </w:r>
    </w:p>
    <w:p w14:paraId="4C6C643D" w14:textId="77777777" w:rsidR="00E80769" w:rsidRPr="00E77497" w:rsidRDefault="00E80769" w:rsidP="00E80769">
      <w:pPr>
        <w:pStyle w:val="M0"/>
        <w:spacing w:after="0"/>
        <w:rPr>
          <w:sz w:val="16"/>
        </w:rPr>
      </w:pPr>
    </w:p>
    <w:p w14:paraId="754E5CB6" w14:textId="77777777" w:rsidR="00E80769" w:rsidRPr="00E77497" w:rsidRDefault="00E80769" w:rsidP="00E80769">
      <w:pPr>
        <w:pStyle w:val="SyntaxRule"/>
        <w:rPr>
          <w:rFonts w:ascii="Arial" w:hAnsi="Arial"/>
        </w:rPr>
      </w:pPr>
      <w:r w:rsidRPr="00E77497">
        <w:t xml:space="preserve">VariableStatement </w:t>
      </w:r>
      <w:r w:rsidRPr="00E77497">
        <w:rPr>
          <w:rFonts w:ascii="Arial" w:hAnsi="Arial"/>
          <w:b/>
          <w:i w:val="0"/>
        </w:rPr>
        <w:t>:</w:t>
      </w:r>
      <w:r w:rsidRPr="00E77497">
        <w:rPr>
          <w:rFonts w:ascii="Arial" w:hAnsi="Arial"/>
          <w:b/>
        </w:rPr>
        <w:tab/>
      </w:r>
      <w:r w:rsidRPr="00E77497">
        <w:rPr>
          <w:rFonts w:ascii="Arial" w:hAnsi="Arial"/>
        </w:rPr>
        <w:t>See 12.2</w:t>
      </w:r>
    </w:p>
    <w:p w14:paraId="5A47A92D" w14:textId="77777777" w:rsidR="00E80769" w:rsidRPr="00E77497" w:rsidRDefault="00E80769" w:rsidP="00E80769">
      <w:pPr>
        <w:pStyle w:val="SyntaxDefinition"/>
      </w:pPr>
      <w:r w:rsidRPr="00E77497">
        <w:rPr>
          <w:rFonts w:ascii="Courier New" w:hAnsi="Courier New"/>
          <w:b/>
          <w:i w:val="0"/>
        </w:rPr>
        <w:t>var</w:t>
      </w:r>
      <w:r w:rsidRPr="00E77497">
        <w:t xml:space="preserve"> VariableDeclarationList </w:t>
      </w:r>
      <w:r w:rsidRPr="00E77497">
        <w:rPr>
          <w:rFonts w:ascii="Courier New" w:hAnsi="Courier New"/>
          <w:b/>
          <w:i w:val="0"/>
        </w:rPr>
        <w:t>;</w:t>
      </w:r>
    </w:p>
    <w:p w14:paraId="0A321551" w14:textId="77777777" w:rsidR="00E80769" w:rsidRPr="00E77497" w:rsidRDefault="00E80769" w:rsidP="00E80769">
      <w:pPr>
        <w:pStyle w:val="M0"/>
        <w:spacing w:after="0"/>
        <w:rPr>
          <w:sz w:val="16"/>
        </w:rPr>
      </w:pPr>
    </w:p>
    <w:p w14:paraId="3E688278" w14:textId="77777777" w:rsidR="00E80769" w:rsidRPr="00E77497" w:rsidRDefault="00E80769" w:rsidP="00E80769">
      <w:pPr>
        <w:pStyle w:val="SyntaxRule"/>
        <w:rPr>
          <w:rFonts w:ascii="Arial" w:hAnsi="Arial"/>
        </w:rPr>
      </w:pPr>
      <w:r w:rsidRPr="00E77497">
        <w:t xml:space="preserve">VariableDeclarationList </w:t>
      </w:r>
      <w:r w:rsidRPr="00E77497">
        <w:rPr>
          <w:rFonts w:ascii="Arial" w:hAnsi="Arial"/>
          <w:b/>
          <w:i w:val="0"/>
        </w:rPr>
        <w:t>:</w:t>
      </w:r>
      <w:r w:rsidRPr="00E77497">
        <w:rPr>
          <w:rFonts w:ascii="Arial" w:hAnsi="Arial"/>
          <w:b/>
        </w:rPr>
        <w:tab/>
      </w:r>
      <w:r w:rsidRPr="00E77497">
        <w:rPr>
          <w:rFonts w:ascii="Arial" w:hAnsi="Arial"/>
        </w:rPr>
        <w:t>See 12.2</w:t>
      </w:r>
    </w:p>
    <w:p w14:paraId="4A61F85B" w14:textId="77777777" w:rsidR="00E80769" w:rsidRPr="00E77497" w:rsidRDefault="00E80769" w:rsidP="00E80769">
      <w:pPr>
        <w:pStyle w:val="SyntaxDefinition"/>
      </w:pPr>
      <w:r w:rsidRPr="00E77497">
        <w:t>VariableDeclaration</w:t>
      </w:r>
      <w:r w:rsidRPr="00E77497">
        <w:br/>
        <w:t xml:space="preserve">VariableDeclarationList </w:t>
      </w:r>
      <w:r w:rsidRPr="00E77497">
        <w:rPr>
          <w:rFonts w:ascii="Courier New" w:hAnsi="Courier New"/>
          <w:b/>
          <w:i w:val="0"/>
        </w:rPr>
        <w:t>,</w:t>
      </w:r>
      <w:r w:rsidRPr="00E77497">
        <w:t xml:space="preserve"> VariableDeclaration</w:t>
      </w:r>
    </w:p>
    <w:p w14:paraId="2B818ED4" w14:textId="77777777" w:rsidR="00E80769" w:rsidRPr="00E77497" w:rsidRDefault="00E80769" w:rsidP="00E80769">
      <w:pPr>
        <w:pStyle w:val="M0"/>
        <w:spacing w:after="0"/>
        <w:rPr>
          <w:sz w:val="16"/>
        </w:rPr>
      </w:pPr>
    </w:p>
    <w:p w14:paraId="245137B4" w14:textId="77777777" w:rsidR="00E80769" w:rsidRPr="00E77497" w:rsidRDefault="00E80769" w:rsidP="00E80769">
      <w:pPr>
        <w:pStyle w:val="SyntaxRule"/>
        <w:rPr>
          <w:rFonts w:ascii="Arial" w:hAnsi="Arial"/>
        </w:rPr>
      </w:pPr>
      <w:r w:rsidRPr="00E77497">
        <w:t xml:space="preserve">VariableDeclarationListNoIn </w:t>
      </w:r>
      <w:r w:rsidRPr="00E77497">
        <w:rPr>
          <w:rFonts w:ascii="Arial" w:hAnsi="Arial"/>
          <w:b/>
          <w:i w:val="0"/>
        </w:rPr>
        <w:t>:</w:t>
      </w:r>
      <w:r w:rsidRPr="00E77497">
        <w:rPr>
          <w:rFonts w:ascii="Arial" w:hAnsi="Arial"/>
          <w:b/>
        </w:rPr>
        <w:tab/>
      </w:r>
      <w:r w:rsidRPr="00E77497">
        <w:rPr>
          <w:rFonts w:ascii="Arial" w:hAnsi="Arial"/>
        </w:rPr>
        <w:t>See 12.2</w:t>
      </w:r>
    </w:p>
    <w:p w14:paraId="5AD2C251" w14:textId="77777777" w:rsidR="00E80769" w:rsidRPr="00E77497" w:rsidRDefault="00E80769" w:rsidP="00E80769">
      <w:pPr>
        <w:pStyle w:val="SyntaxDefinition"/>
      </w:pPr>
      <w:r w:rsidRPr="00E77497">
        <w:t>VariableDeclarationNoIn</w:t>
      </w:r>
      <w:r w:rsidRPr="00E77497">
        <w:br/>
        <w:t xml:space="preserve">VariableDeclarationListNoIn </w:t>
      </w:r>
      <w:r w:rsidRPr="00E77497">
        <w:rPr>
          <w:rFonts w:ascii="Courier New" w:hAnsi="Courier New"/>
          <w:b/>
          <w:i w:val="0"/>
        </w:rPr>
        <w:t>,</w:t>
      </w:r>
      <w:r w:rsidRPr="00E77497">
        <w:t xml:space="preserve"> VariableDeclarationNoIn</w:t>
      </w:r>
    </w:p>
    <w:p w14:paraId="627573AB" w14:textId="77777777" w:rsidR="00E80769" w:rsidRPr="00E77497" w:rsidRDefault="00E80769" w:rsidP="00E80769">
      <w:pPr>
        <w:pStyle w:val="M0"/>
        <w:spacing w:after="0"/>
        <w:rPr>
          <w:sz w:val="16"/>
        </w:rPr>
      </w:pPr>
    </w:p>
    <w:p w14:paraId="4EE34395" w14:textId="77777777" w:rsidR="00E80769" w:rsidRPr="00E77497" w:rsidRDefault="00E80769" w:rsidP="00E80769">
      <w:pPr>
        <w:pStyle w:val="SyntaxRule"/>
        <w:rPr>
          <w:rFonts w:ascii="Arial" w:hAnsi="Arial"/>
        </w:rPr>
      </w:pPr>
      <w:r w:rsidRPr="00E77497">
        <w:t xml:space="preserve">VariableDeclaration </w:t>
      </w:r>
      <w:r w:rsidRPr="00E77497">
        <w:rPr>
          <w:rFonts w:ascii="Arial" w:hAnsi="Arial"/>
          <w:b/>
          <w:i w:val="0"/>
        </w:rPr>
        <w:t>:</w:t>
      </w:r>
      <w:r w:rsidRPr="00E77497">
        <w:rPr>
          <w:rFonts w:ascii="Arial" w:hAnsi="Arial"/>
          <w:b/>
        </w:rPr>
        <w:tab/>
      </w:r>
      <w:r w:rsidRPr="00E77497">
        <w:rPr>
          <w:rFonts w:ascii="Arial" w:hAnsi="Arial"/>
        </w:rPr>
        <w:t>See 12.2</w:t>
      </w:r>
    </w:p>
    <w:p w14:paraId="7FA48A82" w14:textId="77777777" w:rsidR="00E80769" w:rsidRPr="00E77497" w:rsidRDefault="00E80769" w:rsidP="00E80769">
      <w:pPr>
        <w:pStyle w:val="SyntaxDefinition"/>
      </w:pPr>
      <w:r w:rsidRPr="00E77497">
        <w:t>Identifier Initialiser</w:t>
      </w:r>
      <w:r w:rsidRPr="00E77497">
        <w:rPr>
          <w:rFonts w:ascii="Arial" w:hAnsi="Arial"/>
          <w:i w:val="0"/>
          <w:vertAlign w:val="subscript"/>
        </w:rPr>
        <w:t>opt</w:t>
      </w:r>
    </w:p>
    <w:p w14:paraId="6662A632" w14:textId="77777777" w:rsidR="00E80769" w:rsidRPr="00E77497" w:rsidRDefault="00E80769" w:rsidP="00E80769">
      <w:pPr>
        <w:pStyle w:val="M0"/>
        <w:spacing w:after="0"/>
        <w:rPr>
          <w:sz w:val="16"/>
        </w:rPr>
      </w:pPr>
    </w:p>
    <w:p w14:paraId="718EA780" w14:textId="77777777" w:rsidR="00E80769" w:rsidRPr="00E77497" w:rsidRDefault="00E80769" w:rsidP="00E80769">
      <w:pPr>
        <w:pStyle w:val="SyntaxRule"/>
        <w:rPr>
          <w:rFonts w:ascii="Arial" w:hAnsi="Arial"/>
        </w:rPr>
      </w:pPr>
      <w:r w:rsidRPr="00E77497">
        <w:t xml:space="preserve">VariableDeclarationNoIn </w:t>
      </w:r>
      <w:r w:rsidRPr="00E77497">
        <w:rPr>
          <w:rFonts w:ascii="Arial" w:hAnsi="Arial"/>
          <w:b/>
          <w:i w:val="0"/>
        </w:rPr>
        <w:t>:</w:t>
      </w:r>
      <w:r w:rsidRPr="00E77497">
        <w:rPr>
          <w:rFonts w:ascii="Arial" w:hAnsi="Arial"/>
          <w:b/>
        </w:rPr>
        <w:tab/>
      </w:r>
      <w:r w:rsidRPr="00E77497">
        <w:rPr>
          <w:rFonts w:ascii="Arial" w:hAnsi="Arial"/>
        </w:rPr>
        <w:t>See 12.2</w:t>
      </w:r>
    </w:p>
    <w:p w14:paraId="08BCC374" w14:textId="77777777" w:rsidR="00E80769" w:rsidRPr="00E77497" w:rsidRDefault="00E80769" w:rsidP="00E80769">
      <w:pPr>
        <w:pStyle w:val="SyntaxDefinition"/>
      </w:pPr>
      <w:r w:rsidRPr="00E77497">
        <w:t>Identifier InitialiserNoIn</w:t>
      </w:r>
      <w:r w:rsidRPr="00E77497">
        <w:rPr>
          <w:rFonts w:ascii="Arial" w:hAnsi="Arial"/>
          <w:i w:val="0"/>
          <w:vertAlign w:val="subscript"/>
        </w:rPr>
        <w:t>opt</w:t>
      </w:r>
    </w:p>
    <w:p w14:paraId="4CA2E69F" w14:textId="77777777" w:rsidR="00E80769" w:rsidRPr="00E77497" w:rsidRDefault="00E80769" w:rsidP="00E80769">
      <w:pPr>
        <w:pStyle w:val="M0"/>
        <w:spacing w:after="0"/>
        <w:rPr>
          <w:sz w:val="16"/>
        </w:rPr>
      </w:pPr>
    </w:p>
    <w:p w14:paraId="2076456B" w14:textId="77777777" w:rsidR="00E80769" w:rsidRPr="00E77497" w:rsidRDefault="00E80769" w:rsidP="00E80769">
      <w:pPr>
        <w:pStyle w:val="SyntaxRule"/>
        <w:rPr>
          <w:rFonts w:ascii="Arial" w:hAnsi="Arial"/>
        </w:rPr>
      </w:pPr>
      <w:r w:rsidRPr="00E77497">
        <w:t xml:space="preserve">Initialiser </w:t>
      </w:r>
      <w:r w:rsidRPr="00E77497">
        <w:rPr>
          <w:rFonts w:ascii="Arial" w:hAnsi="Arial"/>
          <w:b/>
          <w:i w:val="0"/>
        </w:rPr>
        <w:t>:</w:t>
      </w:r>
      <w:r w:rsidRPr="00E77497">
        <w:rPr>
          <w:rFonts w:ascii="Arial" w:hAnsi="Arial"/>
          <w:b/>
        </w:rPr>
        <w:tab/>
      </w:r>
      <w:r w:rsidRPr="00E77497">
        <w:rPr>
          <w:rFonts w:ascii="Arial" w:hAnsi="Arial"/>
        </w:rPr>
        <w:t>See 12.2</w:t>
      </w:r>
    </w:p>
    <w:p w14:paraId="7451E3AC" w14:textId="77777777" w:rsidR="00E80769" w:rsidRPr="00E77497" w:rsidRDefault="00E80769" w:rsidP="00E80769">
      <w:pPr>
        <w:pStyle w:val="SyntaxDefinition"/>
      </w:pPr>
      <w:r w:rsidRPr="00E77497">
        <w:rPr>
          <w:rFonts w:ascii="Courier New" w:hAnsi="Courier New"/>
          <w:b/>
          <w:i w:val="0"/>
        </w:rPr>
        <w:t>=</w:t>
      </w:r>
      <w:r w:rsidRPr="00E77497">
        <w:t xml:space="preserve"> AssignmentExpression</w:t>
      </w:r>
    </w:p>
    <w:p w14:paraId="04983A78" w14:textId="77777777" w:rsidR="00E80769" w:rsidRPr="00E77497" w:rsidRDefault="00E80769" w:rsidP="00E80769">
      <w:pPr>
        <w:pStyle w:val="M0"/>
        <w:spacing w:after="0"/>
        <w:rPr>
          <w:sz w:val="16"/>
        </w:rPr>
      </w:pPr>
    </w:p>
    <w:p w14:paraId="5F07C02B" w14:textId="77777777" w:rsidR="00E80769" w:rsidRPr="00E77497" w:rsidRDefault="00E80769" w:rsidP="00E80769">
      <w:pPr>
        <w:pStyle w:val="SyntaxRule"/>
        <w:rPr>
          <w:rFonts w:ascii="Arial" w:hAnsi="Arial"/>
        </w:rPr>
      </w:pPr>
      <w:r w:rsidRPr="00E77497">
        <w:t xml:space="preserve">InitialiserNoIn </w:t>
      </w:r>
      <w:r w:rsidRPr="00E77497">
        <w:rPr>
          <w:rFonts w:ascii="Arial" w:hAnsi="Arial"/>
          <w:b/>
          <w:i w:val="0"/>
        </w:rPr>
        <w:t>:</w:t>
      </w:r>
      <w:r w:rsidRPr="00E77497">
        <w:rPr>
          <w:rFonts w:ascii="Arial" w:hAnsi="Arial"/>
          <w:b/>
        </w:rPr>
        <w:tab/>
      </w:r>
      <w:r w:rsidRPr="00E77497">
        <w:rPr>
          <w:rFonts w:ascii="Arial" w:hAnsi="Arial"/>
        </w:rPr>
        <w:t>See 12.2</w:t>
      </w:r>
    </w:p>
    <w:p w14:paraId="476422C3" w14:textId="77777777" w:rsidR="00E80769" w:rsidRPr="00E77497" w:rsidRDefault="00E80769" w:rsidP="00E80769">
      <w:pPr>
        <w:pStyle w:val="SyntaxDefinition"/>
      </w:pPr>
      <w:r w:rsidRPr="00E77497">
        <w:rPr>
          <w:rFonts w:ascii="Courier New" w:hAnsi="Courier New"/>
          <w:b/>
          <w:i w:val="0"/>
        </w:rPr>
        <w:t>=</w:t>
      </w:r>
      <w:r w:rsidRPr="00E77497">
        <w:t xml:space="preserve"> AssignmentExpressionNoIn</w:t>
      </w:r>
    </w:p>
    <w:p w14:paraId="67967751" w14:textId="77777777" w:rsidR="00E80769" w:rsidRPr="00E77497" w:rsidRDefault="00E80769" w:rsidP="00E80769">
      <w:pPr>
        <w:pStyle w:val="M0"/>
        <w:spacing w:after="0"/>
        <w:rPr>
          <w:sz w:val="16"/>
        </w:rPr>
      </w:pPr>
    </w:p>
    <w:p w14:paraId="126C4E86" w14:textId="77777777" w:rsidR="00E80769" w:rsidRPr="00E77497" w:rsidRDefault="00E80769" w:rsidP="00E80769">
      <w:pPr>
        <w:pStyle w:val="SyntaxRule"/>
        <w:rPr>
          <w:rFonts w:ascii="Arial" w:hAnsi="Arial"/>
        </w:rPr>
      </w:pPr>
      <w:r w:rsidRPr="00E77497">
        <w:t xml:space="preserve">EmptyStatement </w:t>
      </w:r>
      <w:r w:rsidRPr="00E77497">
        <w:rPr>
          <w:rFonts w:ascii="Arial" w:hAnsi="Arial"/>
          <w:b/>
          <w:i w:val="0"/>
        </w:rPr>
        <w:t>:</w:t>
      </w:r>
      <w:r w:rsidRPr="00E77497">
        <w:rPr>
          <w:rFonts w:ascii="Arial" w:hAnsi="Arial"/>
          <w:b/>
        </w:rPr>
        <w:tab/>
      </w:r>
      <w:r w:rsidRPr="00E77497">
        <w:rPr>
          <w:rFonts w:ascii="Arial" w:hAnsi="Arial"/>
        </w:rPr>
        <w:t>See 12.3</w:t>
      </w:r>
    </w:p>
    <w:p w14:paraId="600D13F7"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w:t>
      </w:r>
    </w:p>
    <w:p w14:paraId="70C3C7CA" w14:textId="77777777" w:rsidR="00E80769" w:rsidRPr="00E77497" w:rsidRDefault="00E80769" w:rsidP="00E80769">
      <w:pPr>
        <w:pStyle w:val="M0"/>
        <w:spacing w:after="0"/>
        <w:rPr>
          <w:sz w:val="16"/>
        </w:rPr>
      </w:pPr>
    </w:p>
    <w:p w14:paraId="21D48127" w14:textId="77777777" w:rsidR="00E80769" w:rsidRPr="00E77497" w:rsidRDefault="00E80769" w:rsidP="00E80769">
      <w:pPr>
        <w:pStyle w:val="SyntaxRule"/>
        <w:rPr>
          <w:rFonts w:ascii="Arial" w:hAnsi="Arial"/>
        </w:rPr>
      </w:pPr>
      <w:r w:rsidRPr="00E77497">
        <w:t xml:space="preserve">ExpressionStatement </w:t>
      </w:r>
      <w:r w:rsidRPr="00E77497">
        <w:rPr>
          <w:rFonts w:ascii="Arial" w:hAnsi="Arial"/>
          <w:b/>
          <w:i w:val="0"/>
        </w:rPr>
        <w:t>:</w:t>
      </w:r>
      <w:r w:rsidRPr="00E77497">
        <w:rPr>
          <w:rFonts w:ascii="Arial" w:hAnsi="Arial"/>
          <w:b/>
        </w:rPr>
        <w:tab/>
      </w:r>
      <w:r w:rsidRPr="00E77497">
        <w:rPr>
          <w:rFonts w:ascii="Arial" w:hAnsi="Arial"/>
        </w:rPr>
        <w:t>See 12.4</w:t>
      </w:r>
    </w:p>
    <w:p w14:paraId="706B76E1" w14:textId="77777777" w:rsidR="00E80769" w:rsidRPr="00E77497" w:rsidRDefault="00E80769" w:rsidP="00E80769">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sz w:val="16"/>
          <w:szCs w:val="16"/>
        </w:rPr>
        <w:t>{</w:t>
      </w:r>
      <w:r w:rsidRPr="00E77497">
        <w:rPr>
          <w:rFonts w:ascii="Arial" w:hAnsi="Arial" w:cs="Arial"/>
          <w:i w:val="0"/>
          <w:sz w:val="16"/>
          <w:szCs w:val="16"/>
        </w:rPr>
        <w:t>,</w:t>
      </w:r>
      <w:r w:rsidRPr="00E77497">
        <w:rPr>
          <w:rFonts w:ascii="Courier New" w:hAnsi="Courier New"/>
          <w:b/>
          <w:i w:val="0"/>
          <w:sz w:val="16"/>
          <w:szCs w:val="16"/>
        </w:rPr>
        <w:t xml:space="preserve"> function</w:t>
      </w:r>
      <w:r w:rsidRPr="00E77497">
        <w:rPr>
          <w:rFonts w:ascii="Arial" w:hAnsi="Arial" w:cs="Arial"/>
          <w:i w:val="0"/>
          <w:sz w:val="16"/>
          <w:szCs w:val="16"/>
        </w:rPr>
        <w:t>}]</w:t>
      </w:r>
      <w:r w:rsidRPr="00E77497">
        <w:rPr>
          <w:sz w:val="16"/>
          <w:szCs w:val="16"/>
        </w:rPr>
        <w:t xml:space="preserve"> </w:t>
      </w:r>
      <w:r w:rsidRPr="00E77497">
        <w:t xml:space="preserve">Expression </w:t>
      </w:r>
      <w:r w:rsidRPr="00E77497">
        <w:rPr>
          <w:rFonts w:ascii="Courier New" w:hAnsi="Courier New"/>
          <w:b/>
          <w:i w:val="0"/>
        </w:rPr>
        <w:t>;</w:t>
      </w:r>
    </w:p>
    <w:p w14:paraId="65BC7B0A" w14:textId="77777777" w:rsidR="00E80769" w:rsidRPr="00E77497" w:rsidRDefault="00E80769" w:rsidP="00E80769">
      <w:pPr>
        <w:pStyle w:val="M0"/>
        <w:spacing w:after="0"/>
        <w:rPr>
          <w:sz w:val="16"/>
        </w:rPr>
      </w:pPr>
    </w:p>
    <w:p w14:paraId="0AC91EA7" w14:textId="77777777" w:rsidR="00E80769" w:rsidRPr="00E77497" w:rsidRDefault="00E80769" w:rsidP="00E80769">
      <w:pPr>
        <w:pStyle w:val="SyntaxRule"/>
        <w:rPr>
          <w:rFonts w:ascii="Arial" w:hAnsi="Arial"/>
        </w:rPr>
      </w:pPr>
      <w:r w:rsidRPr="00E77497">
        <w:t xml:space="preserve">IfStatement </w:t>
      </w:r>
      <w:r w:rsidRPr="00E77497">
        <w:rPr>
          <w:rFonts w:ascii="Arial" w:hAnsi="Arial"/>
          <w:b/>
          <w:i w:val="0"/>
        </w:rPr>
        <w:t>:</w:t>
      </w:r>
      <w:r w:rsidRPr="00E77497">
        <w:rPr>
          <w:rFonts w:ascii="Arial" w:hAnsi="Arial"/>
          <w:b/>
        </w:rPr>
        <w:tab/>
      </w:r>
      <w:r w:rsidRPr="00E77497">
        <w:rPr>
          <w:rFonts w:ascii="Arial" w:hAnsi="Arial"/>
        </w:rPr>
        <w:t>See 12.5</w:t>
      </w:r>
    </w:p>
    <w:p w14:paraId="60A9B559" w14:textId="77777777" w:rsidR="00E80769" w:rsidRPr="00E77497" w:rsidRDefault="00E80769" w:rsidP="00E80769">
      <w:pPr>
        <w:pStyle w:val="SyntaxDefinition"/>
      </w:pP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  </w:t>
      </w:r>
      <w:r w:rsidRPr="00E77497">
        <w:rPr>
          <w:rFonts w:ascii="Courier New" w:hAnsi="Courier New"/>
          <w:b/>
          <w:i w:val="0"/>
        </w:rPr>
        <w:t>else</w:t>
      </w:r>
      <w:r w:rsidRPr="00E77497">
        <w:t xml:space="preserve"> Statement</w:t>
      </w:r>
      <w:r w:rsidRPr="00E77497">
        <w:br/>
      </w: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699EF883" w14:textId="77777777" w:rsidR="00E80769" w:rsidRPr="00E77497" w:rsidRDefault="00E80769" w:rsidP="00E80769">
      <w:pPr>
        <w:pStyle w:val="M0"/>
        <w:spacing w:after="0"/>
        <w:rPr>
          <w:sz w:val="16"/>
        </w:rPr>
      </w:pPr>
    </w:p>
    <w:p w14:paraId="12B0A9FC" w14:textId="77777777" w:rsidR="00E80769" w:rsidRPr="00E77497" w:rsidRDefault="00E80769" w:rsidP="00E80769">
      <w:pPr>
        <w:pStyle w:val="SyntaxRule"/>
        <w:rPr>
          <w:rFonts w:ascii="Arial" w:hAnsi="Arial"/>
        </w:rPr>
      </w:pPr>
      <w:r w:rsidRPr="00E77497">
        <w:t xml:space="preserve">IterationStatement </w:t>
      </w:r>
      <w:r w:rsidRPr="00E77497">
        <w:rPr>
          <w:rFonts w:ascii="Arial" w:hAnsi="Arial"/>
          <w:b/>
          <w:i w:val="0"/>
        </w:rPr>
        <w:t>:</w:t>
      </w:r>
      <w:r w:rsidRPr="00E77497">
        <w:rPr>
          <w:rFonts w:ascii="Arial" w:hAnsi="Arial"/>
          <w:b/>
        </w:rPr>
        <w:tab/>
      </w:r>
      <w:r w:rsidRPr="00E77497">
        <w:rPr>
          <w:rFonts w:ascii="Arial" w:hAnsi="Arial"/>
        </w:rPr>
        <w:t>See 12.6</w:t>
      </w:r>
    </w:p>
    <w:p w14:paraId="1E75EDB5" w14:textId="77777777" w:rsidR="00E80769" w:rsidRPr="00E77497" w:rsidRDefault="00E80769" w:rsidP="00E80769">
      <w:pPr>
        <w:pStyle w:val="SyntaxDefinition"/>
      </w:pPr>
      <w:r w:rsidRPr="00E77497">
        <w:rPr>
          <w:rFonts w:ascii="Courier New" w:hAnsi="Courier New"/>
          <w:b/>
          <w:i w:val="0"/>
        </w:rPr>
        <w:t xml:space="preserve">do </w:t>
      </w:r>
      <w:r w:rsidRPr="00E77497">
        <w:t>Statement</w:t>
      </w:r>
      <w:r w:rsidRPr="00E77497">
        <w:rPr>
          <w:rFonts w:ascii="Courier New" w:hAnsi="Courier New"/>
          <w:b/>
          <w:i w:val="0"/>
        </w:rPr>
        <w:t xml:space="preserve"> 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br/>
      </w:r>
      <w:r w:rsidRPr="00E77497">
        <w:rPr>
          <w:rFonts w:ascii="Courier New" w:hAnsi="Courier New"/>
          <w:b/>
          <w:i w:val="0"/>
        </w:rPr>
        <w:t>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ExpressionNoIn</w:t>
      </w:r>
      <w:r w:rsidRPr="00E77497">
        <w:rPr>
          <w:rFonts w:ascii="Arial" w:hAnsi="Arial"/>
          <w:i w:val="0"/>
          <w:vertAlign w:val="subscript"/>
        </w:rPr>
        <w:t>opt</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VariableDeclarationListNoIn</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LeftHandSideExpression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VariableDeclarationNoIn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p>
    <w:p w14:paraId="2D2D0555" w14:textId="77777777" w:rsidR="00E80769" w:rsidRPr="00E77497" w:rsidRDefault="00E80769" w:rsidP="00E80769">
      <w:pPr>
        <w:pStyle w:val="M0"/>
        <w:spacing w:after="0"/>
        <w:rPr>
          <w:sz w:val="16"/>
        </w:rPr>
      </w:pPr>
    </w:p>
    <w:p w14:paraId="333259C8" w14:textId="77777777" w:rsidR="00E80769" w:rsidRPr="00E77497" w:rsidRDefault="00E80769" w:rsidP="00E80769">
      <w:pPr>
        <w:pStyle w:val="SyntaxRule"/>
        <w:rPr>
          <w:rFonts w:ascii="Arial" w:hAnsi="Arial"/>
        </w:rPr>
      </w:pPr>
      <w:r w:rsidRPr="00E77497">
        <w:t xml:space="preserve">ContinueStatement </w:t>
      </w:r>
      <w:r w:rsidRPr="00E77497">
        <w:rPr>
          <w:rFonts w:ascii="Arial" w:hAnsi="Arial"/>
          <w:b/>
          <w:i w:val="0"/>
        </w:rPr>
        <w:t>:</w:t>
      </w:r>
      <w:r w:rsidRPr="00E77497">
        <w:rPr>
          <w:rFonts w:ascii="Arial" w:hAnsi="Arial"/>
          <w:b/>
        </w:rPr>
        <w:tab/>
      </w:r>
      <w:r w:rsidRPr="00E77497">
        <w:rPr>
          <w:rFonts w:ascii="Arial" w:hAnsi="Arial"/>
        </w:rPr>
        <w:t>See 12.7</w:t>
      </w:r>
    </w:p>
    <w:p w14:paraId="2DAB2792" w14:textId="77777777" w:rsidR="00E80769" w:rsidRPr="00E77497" w:rsidRDefault="00E80769" w:rsidP="00E80769">
      <w:pPr>
        <w:pStyle w:val="SyntaxDefinition"/>
      </w:pPr>
      <w:r w:rsidRPr="00E77497">
        <w:rPr>
          <w:rFonts w:ascii="Courier New" w:hAnsi="Courier New" w:cs="Courier New"/>
          <w:b/>
          <w:i w:val="0"/>
        </w:rPr>
        <w:t>continue ;</w:t>
      </w:r>
      <w:r w:rsidRPr="00E77497">
        <w:rPr>
          <w:rFonts w:ascii="Courier New" w:hAnsi="Courier New" w:cs="Courier New"/>
          <w:b/>
          <w:i w:val="0"/>
        </w:rPr>
        <w:br/>
        <w:t>continue</w:t>
      </w:r>
      <w:r w:rsidRPr="00E77497">
        <w:rPr>
          <w:b/>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Identifier </w:t>
      </w:r>
      <w:r w:rsidRPr="00E77497">
        <w:rPr>
          <w:rFonts w:ascii="Courier New" w:hAnsi="Courier New" w:cs="Courier New"/>
          <w:b/>
          <w:i w:val="0"/>
        </w:rPr>
        <w:t>;</w:t>
      </w:r>
    </w:p>
    <w:p w14:paraId="1A19E4AF" w14:textId="77777777" w:rsidR="00E80769" w:rsidRPr="00E77497" w:rsidRDefault="00E80769" w:rsidP="00E80769">
      <w:pPr>
        <w:pStyle w:val="M0"/>
        <w:spacing w:after="0"/>
        <w:rPr>
          <w:sz w:val="16"/>
        </w:rPr>
      </w:pPr>
    </w:p>
    <w:p w14:paraId="6E66BC7A" w14:textId="77777777" w:rsidR="00E80769" w:rsidRPr="00E77497" w:rsidRDefault="00E80769" w:rsidP="00E80769">
      <w:pPr>
        <w:pStyle w:val="SyntaxRule"/>
        <w:rPr>
          <w:rFonts w:ascii="Arial" w:hAnsi="Arial"/>
        </w:rPr>
      </w:pPr>
      <w:r w:rsidRPr="00E77497">
        <w:t xml:space="preserve">BreakStatement </w:t>
      </w:r>
      <w:r w:rsidRPr="00E77497">
        <w:rPr>
          <w:rFonts w:ascii="Arial" w:hAnsi="Arial"/>
          <w:b/>
          <w:i w:val="0"/>
        </w:rPr>
        <w:t>:</w:t>
      </w:r>
      <w:r w:rsidRPr="00E77497">
        <w:rPr>
          <w:rFonts w:ascii="Arial" w:hAnsi="Arial"/>
          <w:b/>
        </w:rPr>
        <w:tab/>
      </w:r>
      <w:r w:rsidRPr="00E77497">
        <w:rPr>
          <w:rFonts w:ascii="Arial" w:hAnsi="Arial"/>
        </w:rPr>
        <w:t>See 12.8</w:t>
      </w:r>
    </w:p>
    <w:p w14:paraId="76598948" w14:textId="77777777" w:rsidR="00E80769" w:rsidRPr="00E77497" w:rsidRDefault="00E80769" w:rsidP="00E80769">
      <w:pPr>
        <w:pStyle w:val="SyntaxDefinition"/>
      </w:pPr>
      <w:r w:rsidRPr="00E77497">
        <w:rPr>
          <w:rFonts w:ascii="Courier New" w:hAnsi="Courier New"/>
          <w:b/>
          <w:i w:val="0"/>
        </w:rPr>
        <w:t>break ;</w:t>
      </w:r>
      <w:r w:rsidRPr="00E77497">
        <w:rPr>
          <w:rFonts w:ascii="Courier New" w:hAnsi="Courier New"/>
          <w:b/>
          <w:i w:val="0"/>
        </w:rPr>
        <w:br/>
        <w:t xml:space="preserve">break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Identifier </w:t>
      </w:r>
      <w:r w:rsidRPr="00E77497">
        <w:rPr>
          <w:rFonts w:ascii="Courier New" w:hAnsi="Courier New"/>
          <w:b/>
          <w:i w:val="0"/>
        </w:rPr>
        <w:t>;</w:t>
      </w:r>
    </w:p>
    <w:p w14:paraId="63F47DD3" w14:textId="77777777" w:rsidR="00E80769" w:rsidRPr="00E77497" w:rsidRDefault="00E80769" w:rsidP="00E80769">
      <w:pPr>
        <w:pStyle w:val="M0"/>
        <w:spacing w:after="0"/>
        <w:rPr>
          <w:sz w:val="16"/>
        </w:rPr>
      </w:pPr>
    </w:p>
    <w:p w14:paraId="358BEC6F" w14:textId="77777777" w:rsidR="00E80769" w:rsidRPr="00E77497" w:rsidRDefault="00E80769" w:rsidP="00E80769">
      <w:pPr>
        <w:pStyle w:val="SyntaxRule"/>
        <w:rPr>
          <w:rFonts w:ascii="Arial" w:hAnsi="Arial"/>
        </w:rPr>
      </w:pPr>
      <w:r w:rsidRPr="00E77497">
        <w:t xml:space="preserve">ReturnStatement </w:t>
      </w:r>
      <w:r w:rsidRPr="00E77497">
        <w:rPr>
          <w:rFonts w:ascii="Arial" w:hAnsi="Arial"/>
          <w:b/>
          <w:i w:val="0"/>
        </w:rPr>
        <w:t>:</w:t>
      </w:r>
      <w:r w:rsidRPr="00E77497">
        <w:rPr>
          <w:rFonts w:ascii="Arial" w:hAnsi="Arial"/>
          <w:b/>
        </w:rPr>
        <w:tab/>
      </w:r>
      <w:r w:rsidRPr="00E77497">
        <w:rPr>
          <w:rFonts w:ascii="Arial" w:hAnsi="Arial"/>
        </w:rPr>
        <w:t>See 12.9</w:t>
      </w:r>
    </w:p>
    <w:p w14:paraId="53FA1D90" w14:textId="77777777" w:rsidR="00E80769" w:rsidRPr="00E77497" w:rsidRDefault="00E80769" w:rsidP="00E80769">
      <w:pPr>
        <w:pStyle w:val="SyntaxDefinition"/>
      </w:pPr>
      <w:r w:rsidRPr="00E77497">
        <w:rPr>
          <w:rFonts w:ascii="Courier New" w:hAnsi="Courier New"/>
          <w:b/>
          <w:i w:val="0"/>
        </w:rPr>
        <w:t>return ;</w:t>
      </w:r>
      <w:r w:rsidRPr="00E77497">
        <w:rPr>
          <w:rFonts w:ascii="Courier New" w:hAnsi="Courier New"/>
          <w:b/>
          <w:i w:val="0"/>
        </w:rPr>
        <w:br/>
        <w:t xml:space="preserve">return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Expression </w:t>
      </w:r>
      <w:r w:rsidRPr="00E77497">
        <w:rPr>
          <w:rFonts w:ascii="Courier New" w:hAnsi="Courier New"/>
          <w:b/>
          <w:i w:val="0"/>
        </w:rPr>
        <w:t>;</w:t>
      </w:r>
    </w:p>
    <w:p w14:paraId="3D4D02D7" w14:textId="77777777" w:rsidR="00E80769" w:rsidRPr="00E77497" w:rsidRDefault="00E80769" w:rsidP="00E80769">
      <w:pPr>
        <w:pStyle w:val="M0"/>
        <w:spacing w:after="0"/>
        <w:rPr>
          <w:sz w:val="16"/>
        </w:rPr>
      </w:pPr>
    </w:p>
    <w:p w14:paraId="4E72D0AA" w14:textId="77777777" w:rsidR="00E80769" w:rsidRPr="00E77497" w:rsidRDefault="00E80769" w:rsidP="00E80769">
      <w:pPr>
        <w:pStyle w:val="SyntaxRule"/>
        <w:rPr>
          <w:rFonts w:ascii="Arial" w:hAnsi="Arial"/>
        </w:rPr>
      </w:pPr>
      <w:r w:rsidRPr="00E77497">
        <w:t xml:space="preserve">WithStatement </w:t>
      </w:r>
      <w:r w:rsidRPr="00E77497">
        <w:rPr>
          <w:rFonts w:ascii="Arial" w:hAnsi="Arial"/>
          <w:b/>
          <w:i w:val="0"/>
        </w:rPr>
        <w:t>:</w:t>
      </w:r>
      <w:r w:rsidRPr="00E77497">
        <w:rPr>
          <w:rFonts w:ascii="Arial" w:hAnsi="Arial"/>
          <w:b/>
        </w:rPr>
        <w:tab/>
      </w:r>
      <w:r w:rsidRPr="00E77497">
        <w:rPr>
          <w:rFonts w:ascii="Arial" w:hAnsi="Arial"/>
        </w:rPr>
        <w:t>See 12.10</w:t>
      </w:r>
    </w:p>
    <w:p w14:paraId="25BBEC71" w14:textId="77777777" w:rsidR="00E80769" w:rsidRPr="00E77497" w:rsidRDefault="00E80769" w:rsidP="00E80769">
      <w:pPr>
        <w:pStyle w:val="SyntaxDefinition"/>
      </w:pPr>
      <w:r w:rsidRPr="00E77497">
        <w:rPr>
          <w:rFonts w:ascii="Courier New" w:hAnsi="Courier New"/>
          <w:b/>
          <w:i w:val="0"/>
        </w:rPr>
        <w:t>with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14:paraId="356A66FF" w14:textId="77777777" w:rsidR="00E80769" w:rsidRPr="00E77497" w:rsidRDefault="00E80769" w:rsidP="00E80769">
      <w:pPr>
        <w:pStyle w:val="M0"/>
        <w:spacing w:after="0"/>
        <w:rPr>
          <w:sz w:val="16"/>
        </w:rPr>
      </w:pPr>
    </w:p>
    <w:p w14:paraId="4DFE041A" w14:textId="77777777" w:rsidR="00E80769" w:rsidRPr="00E77497" w:rsidRDefault="00E80769" w:rsidP="00E80769">
      <w:pPr>
        <w:pStyle w:val="SyntaxRule"/>
        <w:rPr>
          <w:rFonts w:ascii="Arial" w:hAnsi="Arial"/>
        </w:rPr>
      </w:pPr>
      <w:r w:rsidRPr="00E77497">
        <w:t xml:space="preserve">SwitchStatement </w:t>
      </w:r>
      <w:r w:rsidRPr="00E77497">
        <w:rPr>
          <w:rFonts w:ascii="Arial" w:hAnsi="Arial"/>
          <w:b/>
          <w:i w:val="0"/>
        </w:rPr>
        <w:t>:</w:t>
      </w:r>
      <w:r w:rsidRPr="00E77497">
        <w:rPr>
          <w:rFonts w:ascii="Arial" w:hAnsi="Arial"/>
          <w:b/>
        </w:rPr>
        <w:tab/>
      </w:r>
      <w:r w:rsidRPr="00E77497">
        <w:rPr>
          <w:rFonts w:ascii="Arial" w:hAnsi="Arial"/>
        </w:rPr>
        <w:t>See 12.11</w:t>
      </w:r>
    </w:p>
    <w:p w14:paraId="24F02D84" w14:textId="77777777" w:rsidR="00E80769" w:rsidRPr="00E77497" w:rsidRDefault="00E80769" w:rsidP="00E80769">
      <w:pPr>
        <w:pStyle w:val="SyntaxDefinition"/>
      </w:pPr>
      <w:r w:rsidRPr="00E77497">
        <w:rPr>
          <w:rFonts w:ascii="Courier New" w:hAnsi="Courier New"/>
          <w:b/>
          <w:i w:val="0"/>
        </w:rPr>
        <w:t>switch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CaseBlock</w:t>
      </w:r>
    </w:p>
    <w:p w14:paraId="2D0EF327" w14:textId="77777777" w:rsidR="00E80769" w:rsidRPr="00E77497" w:rsidRDefault="00E80769" w:rsidP="00E80769">
      <w:pPr>
        <w:pStyle w:val="M0"/>
        <w:spacing w:after="0"/>
        <w:rPr>
          <w:sz w:val="16"/>
        </w:rPr>
      </w:pPr>
    </w:p>
    <w:p w14:paraId="3192DC9C" w14:textId="77777777" w:rsidR="00E80769" w:rsidRPr="00E77497" w:rsidRDefault="00E80769" w:rsidP="00E80769">
      <w:pPr>
        <w:pStyle w:val="SyntaxRule"/>
      </w:pPr>
      <w:r w:rsidRPr="00E77497">
        <w:t xml:space="preserve">CaseBlock </w:t>
      </w:r>
      <w:r w:rsidRPr="00E77497">
        <w:rPr>
          <w:rFonts w:ascii="Arial" w:hAnsi="Arial" w:cs="Arial"/>
          <w:b/>
          <w:i w:val="0"/>
        </w:rPr>
        <w:t>:</w:t>
      </w:r>
      <w:r w:rsidRPr="00E77497">
        <w:rPr>
          <w:b/>
        </w:rPr>
        <w:tab/>
      </w:r>
      <w:r w:rsidRPr="00E77497">
        <w:rPr>
          <w:rFonts w:ascii="Arial" w:hAnsi="Arial" w:cs="Arial"/>
        </w:rPr>
        <w:t>See 12.11</w:t>
      </w:r>
    </w:p>
    <w:p w14:paraId="6A262469" w14:textId="77777777" w:rsidR="00E80769" w:rsidRPr="00E77497" w:rsidRDefault="00E80769" w:rsidP="00E80769">
      <w:pPr>
        <w:pStyle w:val="SyntaxDefinition"/>
      </w:pPr>
      <w:r w:rsidRPr="00E77497">
        <w:rPr>
          <w:rFonts w:ascii="Courier New" w:hAnsi="Courier New"/>
          <w:b/>
          <w:i w:val="0"/>
        </w:rPr>
        <w:t>{</w:t>
      </w:r>
      <w:r w:rsidRPr="00E77497">
        <w:t xml:space="preserve"> CaseClauses</w:t>
      </w:r>
      <w:r w:rsidRPr="00E77497">
        <w:rPr>
          <w:rFonts w:ascii="Arial" w:hAnsi="Arial"/>
          <w:i w:val="0"/>
          <w:vertAlign w:val="subscript"/>
        </w:rPr>
        <w:t>opt</w:t>
      </w:r>
      <w:r w:rsidRPr="00E77497">
        <w:t xml:space="preserve"> </w:t>
      </w:r>
      <w:r w:rsidRPr="00E77497">
        <w:rPr>
          <w:rFonts w:ascii="Courier New" w:hAnsi="Courier New"/>
          <w:b/>
          <w:i w:val="0"/>
        </w:rPr>
        <w:t>}</w:t>
      </w:r>
      <w:r w:rsidRPr="00E77497">
        <w:br/>
      </w:r>
      <w:r w:rsidRPr="00E77497">
        <w:rPr>
          <w:rFonts w:ascii="Courier New" w:hAnsi="Courier New"/>
          <w:b/>
          <w:i w:val="0"/>
        </w:rPr>
        <w:t>{</w:t>
      </w:r>
      <w:r w:rsidRPr="00E77497">
        <w:t xml:space="preserve"> CaseClauses</w:t>
      </w:r>
      <w:r w:rsidRPr="00E77497">
        <w:rPr>
          <w:rFonts w:ascii="Arial" w:hAnsi="Arial"/>
          <w:i w:val="0"/>
          <w:vertAlign w:val="subscript"/>
        </w:rPr>
        <w:t>opt</w:t>
      </w:r>
      <w:r w:rsidRPr="00E77497">
        <w:t xml:space="preserve"> DefaultClause CaseClauses</w:t>
      </w:r>
      <w:r w:rsidRPr="00E77497">
        <w:rPr>
          <w:rFonts w:ascii="Arial" w:hAnsi="Arial"/>
          <w:i w:val="0"/>
          <w:vertAlign w:val="subscript"/>
        </w:rPr>
        <w:t>opt</w:t>
      </w:r>
      <w:r w:rsidRPr="00E77497">
        <w:t xml:space="preserve"> </w:t>
      </w:r>
      <w:r w:rsidRPr="00E77497">
        <w:rPr>
          <w:rFonts w:ascii="Courier New" w:hAnsi="Courier New"/>
          <w:b/>
          <w:i w:val="0"/>
        </w:rPr>
        <w:t>}</w:t>
      </w:r>
    </w:p>
    <w:p w14:paraId="544FC4E2" w14:textId="77777777" w:rsidR="00E80769" w:rsidRPr="00E77497" w:rsidRDefault="00E80769" w:rsidP="00E80769">
      <w:pPr>
        <w:pStyle w:val="M0"/>
        <w:spacing w:after="0"/>
        <w:rPr>
          <w:sz w:val="16"/>
        </w:rPr>
      </w:pPr>
    </w:p>
    <w:p w14:paraId="1340EBCB" w14:textId="77777777" w:rsidR="00E80769" w:rsidRPr="00E77497" w:rsidRDefault="00E80769" w:rsidP="00E80769">
      <w:pPr>
        <w:pStyle w:val="SyntaxRule"/>
        <w:rPr>
          <w:rFonts w:ascii="Arial" w:hAnsi="Arial"/>
        </w:rPr>
      </w:pPr>
      <w:r w:rsidRPr="00E77497">
        <w:t xml:space="preserve">CaseClauses </w:t>
      </w:r>
      <w:r w:rsidRPr="00E77497">
        <w:rPr>
          <w:rFonts w:ascii="Arial" w:hAnsi="Arial"/>
          <w:b/>
          <w:i w:val="0"/>
        </w:rPr>
        <w:t>:</w:t>
      </w:r>
      <w:r w:rsidRPr="00E77497">
        <w:rPr>
          <w:rFonts w:ascii="Arial" w:hAnsi="Arial"/>
          <w:b/>
        </w:rPr>
        <w:tab/>
      </w:r>
      <w:r w:rsidRPr="00E77497">
        <w:rPr>
          <w:rFonts w:ascii="Arial" w:hAnsi="Arial"/>
        </w:rPr>
        <w:t>See 12.11</w:t>
      </w:r>
    </w:p>
    <w:p w14:paraId="3CA28E7B" w14:textId="77777777" w:rsidR="00E80769" w:rsidRPr="00E77497" w:rsidRDefault="00E80769" w:rsidP="00E80769">
      <w:pPr>
        <w:pStyle w:val="SyntaxDefinition"/>
      </w:pPr>
      <w:r w:rsidRPr="00E77497">
        <w:t>CaseClause</w:t>
      </w:r>
      <w:r w:rsidRPr="00E77497">
        <w:br/>
        <w:t>CaseClauses CaseClause</w:t>
      </w:r>
    </w:p>
    <w:p w14:paraId="4340E651" w14:textId="77777777" w:rsidR="00E80769" w:rsidRPr="00E77497" w:rsidRDefault="00E80769" w:rsidP="00E80769">
      <w:pPr>
        <w:pStyle w:val="M0"/>
        <w:spacing w:after="0"/>
        <w:rPr>
          <w:sz w:val="16"/>
        </w:rPr>
      </w:pPr>
    </w:p>
    <w:p w14:paraId="2BD07EE7" w14:textId="77777777" w:rsidR="00E80769" w:rsidRPr="00E77497" w:rsidRDefault="00E80769" w:rsidP="00E80769">
      <w:pPr>
        <w:pStyle w:val="SyntaxRule"/>
      </w:pPr>
      <w:r w:rsidRPr="00E77497">
        <w:t xml:space="preserve">CaseClause </w:t>
      </w:r>
      <w:r w:rsidRPr="00E77497">
        <w:rPr>
          <w:rFonts w:ascii="Arial" w:hAnsi="Arial" w:cs="Arial"/>
          <w:b/>
          <w:i w:val="0"/>
        </w:rPr>
        <w:t>:</w:t>
      </w:r>
      <w:r w:rsidRPr="00E77497">
        <w:rPr>
          <w:b/>
        </w:rPr>
        <w:tab/>
      </w:r>
      <w:r w:rsidRPr="00E77497">
        <w:rPr>
          <w:rFonts w:ascii="Arial" w:hAnsi="Arial" w:cs="Arial"/>
        </w:rPr>
        <w:t>See 12.11</w:t>
      </w:r>
    </w:p>
    <w:p w14:paraId="78A136B6" w14:textId="77777777" w:rsidR="00E80769" w:rsidRPr="00E77497" w:rsidRDefault="00E80769" w:rsidP="00E80769">
      <w:pPr>
        <w:pStyle w:val="SyntaxDefinition"/>
        <w:rPr>
          <w:vertAlign w:val="subscript"/>
        </w:rPr>
      </w:pPr>
      <w:r w:rsidRPr="00E77497">
        <w:rPr>
          <w:rFonts w:ascii="Courier New" w:hAnsi="Courier New"/>
          <w:b/>
          <w:i w:val="0"/>
        </w:rPr>
        <w:t>case</w:t>
      </w:r>
      <w:r w:rsidRPr="00E77497">
        <w:t xml:space="preserve"> Expression </w:t>
      </w:r>
      <w:r w:rsidRPr="00E77497">
        <w:rPr>
          <w:rFonts w:ascii="Courier New" w:hAnsi="Courier New"/>
          <w:b/>
          <w:i w:val="0"/>
        </w:rPr>
        <w:t>:</w:t>
      </w:r>
      <w:r w:rsidRPr="00E77497">
        <w:t xml:space="preserve"> StatementList</w:t>
      </w:r>
      <w:r w:rsidRPr="00E77497">
        <w:rPr>
          <w:rFonts w:ascii="Arial" w:hAnsi="Arial"/>
          <w:i w:val="0"/>
          <w:vertAlign w:val="subscript"/>
        </w:rPr>
        <w:t>opt</w:t>
      </w:r>
    </w:p>
    <w:p w14:paraId="5BBCD94E" w14:textId="77777777" w:rsidR="00E80769" w:rsidRPr="00E77497" w:rsidRDefault="00E80769" w:rsidP="00E80769">
      <w:pPr>
        <w:pStyle w:val="M0"/>
        <w:spacing w:after="0"/>
        <w:rPr>
          <w:sz w:val="16"/>
        </w:rPr>
      </w:pPr>
    </w:p>
    <w:p w14:paraId="76E96278" w14:textId="77777777" w:rsidR="00E80769" w:rsidRPr="00E77497" w:rsidRDefault="00E80769" w:rsidP="00E80769">
      <w:pPr>
        <w:pStyle w:val="SyntaxRule"/>
        <w:rPr>
          <w:rFonts w:ascii="Arial" w:hAnsi="Arial"/>
        </w:rPr>
      </w:pPr>
      <w:r w:rsidRPr="00E77497">
        <w:t xml:space="preserve">DefaultClause </w:t>
      </w:r>
      <w:r w:rsidRPr="00E77497">
        <w:rPr>
          <w:rFonts w:ascii="Arial" w:hAnsi="Arial"/>
          <w:b/>
          <w:i w:val="0"/>
        </w:rPr>
        <w:t>:</w:t>
      </w:r>
      <w:r w:rsidRPr="00E77497">
        <w:rPr>
          <w:rFonts w:ascii="Arial" w:hAnsi="Arial"/>
          <w:b/>
        </w:rPr>
        <w:tab/>
      </w:r>
      <w:r w:rsidRPr="00E77497">
        <w:rPr>
          <w:rFonts w:ascii="Arial" w:hAnsi="Arial"/>
        </w:rPr>
        <w:t>See 12.11</w:t>
      </w:r>
    </w:p>
    <w:p w14:paraId="72738D54" w14:textId="77777777" w:rsidR="00E80769" w:rsidRPr="00E77497" w:rsidRDefault="00E80769" w:rsidP="00E80769">
      <w:pPr>
        <w:pStyle w:val="SyntaxDefinition"/>
        <w:rPr>
          <w:vertAlign w:val="subscript"/>
        </w:rPr>
      </w:pPr>
      <w:r w:rsidRPr="00E77497">
        <w:rPr>
          <w:rFonts w:ascii="Courier New" w:hAnsi="Courier New"/>
          <w:b/>
          <w:i w:val="0"/>
        </w:rPr>
        <w:t>default</w:t>
      </w:r>
      <w:r w:rsidRPr="00E77497">
        <w:t xml:space="preserve"> </w:t>
      </w:r>
      <w:r w:rsidRPr="00E77497">
        <w:rPr>
          <w:rFonts w:ascii="Courier New" w:hAnsi="Courier New"/>
          <w:b/>
          <w:i w:val="0"/>
        </w:rPr>
        <w:t>:</w:t>
      </w:r>
      <w:r w:rsidRPr="00E77497">
        <w:t xml:space="preserve"> StatementList</w:t>
      </w:r>
      <w:r w:rsidRPr="00E77497">
        <w:rPr>
          <w:rFonts w:ascii="Arial" w:hAnsi="Arial"/>
          <w:i w:val="0"/>
          <w:vertAlign w:val="subscript"/>
        </w:rPr>
        <w:t>opt</w:t>
      </w:r>
    </w:p>
    <w:p w14:paraId="5601B38B" w14:textId="77777777" w:rsidR="00E80769" w:rsidRPr="00E77497" w:rsidRDefault="00E80769" w:rsidP="00E80769">
      <w:pPr>
        <w:pStyle w:val="M0"/>
        <w:spacing w:after="0"/>
        <w:rPr>
          <w:sz w:val="16"/>
        </w:rPr>
      </w:pPr>
    </w:p>
    <w:p w14:paraId="1A51C838" w14:textId="77777777" w:rsidR="00E80769" w:rsidRPr="00E77497" w:rsidRDefault="00E80769" w:rsidP="00E80769">
      <w:pPr>
        <w:pStyle w:val="SyntaxRule"/>
        <w:rPr>
          <w:rFonts w:ascii="Arial" w:hAnsi="Arial"/>
        </w:rPr>
      </w:pPr>
      <w:r w:rsidRPr="00E77497">
        <w:t xml:space="preserve">LabelledStatement </w:t>
      </w:r>
      <w:r w:rsidRPr="00E77497">
        <w:rPr>
          <w:rFonts w:ascii="Arial" w:hAnsi="Arial"/>
          <w:b/>
          <w:i w:val="0"/>
        </w:rPr>
        <w:t>:</w:t>
      </w:r>
      <w:r w:rsidRPr="00E77497">
        <w:rPr>
          <w:rFonts w:ascii="Arial" w:hAnsi="Arial"/>
          <w:b/>
        </w:rPr>
        <w:tab/>
      </w:r>
      <w:r w:rsidRPr="00E77497">
        <w:rPr>
          <w:rFonts w:ascii="Arial" w:hAnsi="Arial"/>
        </w:rPr>
        <w:t>See 12.12</w:t>
      </w:r>
    </w:p>
    <w:p w14:paraId="4E7AD553" w14:textId="77777777" w:rsidR="00E80769" w:rsidRPr="00E77497" w:rsidRDefault="00E80769" w:rsidP="00E80769">
      <w:pPr>
        <w:pStyle w:val="SyntaxDefinition"/>
      </w:pPr>
      <w:r w:rsidRPr="00E77497">
        <w:t xml:space="preserve">Identifier </w:t>
      </w:r>
      <w:r w:rsidRPr="00E77497">
        <w:rPr>
          <w:rFonts w:ascii="Courier New" w:hAnsi="Courier New"/>
          <w:b/>
          <w:i w:val="0"/>
        </w:rPr>
        <w:t>:</w:t>
      </w:r>
      <w:r w:rsidRPr="00E77497">
        <w:t xml:space="preserve"> Statement</w:t>
      </w:r>
    </w:p>
    <w:p w14:paraId="5956A7D8" w14:textId="77777777" w:rsidR="00E80769" w:rsidRPr="00E77497" w:rsidRDefault="00E80769" w:rsidP="00E80769">
      <w:pPr>
        <w:pStyle w:val="M0"/>
        <w:spacing w:after="0"/>
        <w:rPr>
          <w:sz w:val="16"/>
        </w:rPr>
      </w:pPr>
    </w:p>
    <w:p w14:paraId="6C71E960" w14:textId="77777777" w:rsidR="00E80769" w:rsidRPr="00E77497" w:rsidRDefault="00E80769" w:rsidP="00E80769">
      <w:pPr>
        <w:pStyle w:val="SyntaxRule"/>
        <w:rPr>
          <w:rFonts w:ascii="Arial" w:hAnsi="Arial"/>
        </w:rPr>
      </w:pPr>
      <w:r w:rsidRPr="00E77497">
        <w:t xml:space="preserve">ThrowStatement </w:t>
      </w:r>
      <w:r w:rsidRPr="00E77497">
        <w:rPr>
          <w:rFonts w:ascii="Arial" w:hAnsi="Arial"/>
          <w:b/>
          <w:i w:val="0"/>
        </w:rPr>
        <w:t>:</w:t>
      </w:r>
      <w:r w:rsidRPr="00E77497">
        <w:rPr>
          <w:rFonts w:ascii="Arial" w:hAnsi="Arial"/>
          <w:b/>
        </w:rPr>
        <w:tab/>
      </w:r>
      <w:r w:rsidRPr="00E77497">
        <w:rPr>
          <w:rFonts w:ascii="Arial" w:hAnsi="Arial"/>
        </w:rPr>
        <w:t>See 12.13</w:t>
      </w:r>
    </w:p>
    <w:p w14:paraId="6912F4E5" w14:textId="77777777" w:rsidR="00E80769" w:rsidRPr="00E77497" w:rsidRDefault="00E80769" w:rsidP="00E80769">
      <w:pPr>
        <w:pStyle w:val="SyntaxDefinition"/>
      </w:pPr>
      <w:r w:rsidRPr="00E77497">
        <w:rPr>
          <w:rFonts w:ascii="Courier New" w:hAnsi="Courier New"/>
          <w:b/>
          <w:i w:val="0"/>
        </w:rPr>
        <w:t xml:space="preserve">throw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i w:val="0"/>
        </w:rPr>
        <w:t xml:space="preserve"> </w:t>
      </w:r>
      <w:r w:rsidRPr="00E77497">
        <w:t xml:space="preserve">Expression </w:t>
      </w:r>
      <w:r w:rsidRPr="00E77497">
        <w:rPr>
          <w:rFonts w:ascii="Courier New" w:hAnsi="Courier New" w:cs="Courier New"/>
          <w:b/>
          <w:i w:val="0"/>
        </w:rPr>
        <w:t>;</w:t>
      </w:r>
    </w:p>
    <w:p w14:paraId="1749DA1F" w14:textId="77777777" w:rsidR="00E80769" w:rsidRPr="00E77497" w:rsidRDefault="00E80769" w:rsidP="00E80769">
      <w:pPr>
        <w:pStyle w:val="M0"/>
        <w:spacing w:after="0"/>
        <w:rPr>
          <w:sz w:val="16"/>
        </w:rPr>
      </w:pPr>
    </w:p>
    <w:p w14:paraId="0741A471" w14:textId="77777777" w:rsidR="00E80769" w:rsidRPr="00E77497" w:rsidRDefault="00E80769" w:rsidP="00E80769">
      <w:pPr>
        <w:pStyle w:val="SyntaxRule"/>
        <w:rPr>
          <w:rFonts w:ascii="Arial" w:hAnsi="Arial"/>
        </w:rPr>
      </w:pPr>
      <w:r w:rsidRPr="00E77497">
        <w:t xml:space="preserve">TryStatement </w:t>
      </w:r>
      <w:r w:rsidRPr="00E77497">
        <w:rPr>
          <w:rFonts w:ascii="Arial" w:hAnsi="Arial"/>
          <w:b/>
          <w:i w:val="0"/>
        </w:rPr>
        <w:t>:</w:t>
      </w:r>
      <w:r w:rsidRPr="00E77497">
        <w:rPr>
          <w:rFonts w:ascii="Arial" w:hAnsi="Arial"/>
          <w:b/>
        </w:rPr>
        <w:tab/>
      </w:r>
      <w:r w:rsidRPr="00E77497">
        <w:rPr>
          <w:rFonts w:ascii="Arial" w:hAnsi="Arial"/>
        </w:rPr>
        <w:t>See 12.14</w:t>
      </w:r>
    </w:p>
    <w:p w14:paraId="7C4E39F8" w14:textId="77777777" w:rsidR="00E80769" w:rsidRPr="00E77497" w:rsidRDefault="00E80769" w:rsidP="00E80769">
      <w:pPr>
        <w:pStyle w:val="SyntaxDefinition"/>
        <w:rPr>
          <w:vertAlign w:val="subscript"/>
        </w:rPr>
      </w:pPr>
      <w:r w:rsidRPr="00E77497">
        <w:rPr>
          <w:rFonts w:ascii="Courier New" w:hAnsi="Courier New"/>
          <w:b/>
          <w:i w:val="0"/>
        </w:rPr>
        <w:t>try</w:t>
      </w:r>
      <w:r w:rsidRPr="00E77497">
        <w:t xml:space="preserve"> Block Catch</w:t>
      </w:r>
      <w:r w:rsidRPr="00E77497">
        <w:rPr>
          <w:vertAlign w:val="subscript"/>
        </w:rPr>
        <w:br/>
      </w:r>
      <w:r w:rsidRPr="00E77497">
        <w:rPr>
          <w:rFonts w:ascii="Courier New" w:hAnsi="Courier New"/>
          <w:b/>
          <w:i w:val="0"/>
        </w:rPr>
        <w:t>try</w:t>
      </w:r>
      <w:r w:rsidRPr="00E77497">
        <w:t xml:space="preserve"> Block Finally</w:t>
      </w:r>
      <w:r w:rsidRPr="00E77497">
        <w:rPr>
          <w:vertAlign w:val="subscript"/>
        </w:rPr>
        <w:br/>
      </w:r>
      <w:r w:rsidRPr="00E77497">
        <w:rPr>
          <w:rFonts w:ascii="Courier New" w:hAnsi="Courier New"/>
          <w:b/>
          <w:i w:val="0"/>
        </w:rPr>
        <w:t>try</w:t>
      </w:r>
      <w:r w:rsidRPr="00E77497">
        <w:t xml:space="preserve"> Block Catch Finally</w:t>
      </w:r>
    </w:p>
    <w:p w14:paraId="6012E4C4" w14:textId="77777777" w:rsidR="00E80769" w:rsidRPr="00E77497" w:rsidRDefault="00E80769" w:rsidP="00E80769">
      <w:pPr>
        <w:pStyle w:val="M0"/>
        <w:spacing w:after="0"/>
        <w:rPr>
          <w:sz w:val="16"/>
        </w:rPr>
      </w:pPr>
    </w:p>
    <w:p w14:paraId="4FDF0ED7" w14:textId="77777777" w:rsidR="00E80769" w:rsidRPr="00E77497" w:rsidRDefault="00E80769" w:rsidP="00E80769">
      <w:pPr>
        <w:pStyle w:val="SyntaxRule"/>
      </w:pPr>
      <w:r w:rsidRPr="00E77497">
        <w:t xml:space="preserve">Catch </w:t>
      </w:r>
      <w:r w:rsidRPr="00E77497">
        <w:rPr>
          <w:rFonts w:ascii="Arial" w:hAnsi="Arial" w:cs="Arial"/>
          <w:b/>
          <w:i w:val="0"/>
        </w:rPr>
        <w:t>:</w:t>
      </w:r>
      <w:r w:rsidRPr="00E77497">
        <w:rPr>
          <w:b/>
        </w:rPr>
        <w:tab/>
      </w:r>
      <w:r w:rsidRPr="00E77497">
        <w:rPr>
          <w:rFonts w:ascii="Arial" w:hAnsi="Arial" w:cs="Arial"/>
        </w:rPr>
        <w:t>See 12.14</w:t>
      </w:r>
    </w:p>
    <w:p w14:paraId="3B492D91" w14:textId="77777777" w:rsidR="00E80769" w:rsidRPr="00E77497" w:rsidRDefault="00E80769" w:rsidP="00E80769">
      <w:pPr>
        <w:pStyle w:val="SyntaxDefinition"/>
      </w:pPr>
      <w:r w:rsidRPr="00E77497">
        <w:rPr>
          <w:rFonts w:ascii="Courier New" w:hAnsi="Courier New"/>
          <w:b/>
          <w:i w:val="0"/>
        </w:rPr>
        <w:t>catch</w:t>
      </w:r>
      <w:r w:rsidRPr="00E77497">
        <w:t xml:space="preserve"> </w:t>
      </w:r>
      <w:r w:rsidRPr="00E77497">
        <w:rPr>
          <w:rFonts w:ascii="Courier New" w:hAnsi="Courier New"/>
          <w:b/>
          <w:i w:val="0"/>
        </w:rPr>
        <w:t xml:space="preserve">( </w:t>
      </w:r>
      <w:r w:rsidRPr="00E77497">
        <w:t xml:space="preserve">Identifier </w:t>
      </w:r>
      <w:r w:rsidRPr="00E77497">
        <w:rPr>
          <w:rFonts w:ascii="Courier New" w:hAnsi="Courier New"/>
          <w:b/>
          <w:i w:val="0"/>
        </w:rPr>
        <w:t>)</w:t>
      </w:r>
      <w:r w:rsidRPr="00E77497">
        <w:t xml:space="preserve"> Block</w:t>
      </w:r>
    </w:p>
    <w:p w14:paraId="0165D6E4" w14:textId="77777777" w:rsidR="00E80769" w:rsidRPr="00E77497" w:rsidRDefault="00E80769" w:rsidP="00E80769">
      <w:pPr>
        <w:pStyle w:val="M0"/>
        <w:spacing w:after="0"/>
        <w:rPr>
          <w:sz w:val="16"/>
        </w:rPr>
      </w:pPr>
    </w:p>
    <w:p w14:paraId="3AF199AF" w14:textId="77777777" w:rsidR="00E80769" w:rsidRPr="00E77497" w:rsidRDefault="00E80769" w:rsidP="00E80769">
      <w:pPr>
        <w:pStyle w:val="SyntaxRule"/>
      </w:pPr>
      <w:r w:rsidRPr="00E77497">
        <w:t xml:space="preserve">Finally </w:t>
      </w:r>
      <w:r w:rsidRPr="00E77497">
        <w:rPr>
          <w:rFonts w:ascii="Arial" w:hAnsi="Arial" w:cs="Arial"/>
          <w:b/>
          <w:i w:val="0"/>
        </w:rPr>
        <w:t>:</w:t>
      </w:r>
      <w:r w:rsidRPr="00E77497">
        <w:tab/>
      </w:r>
      <w:r w:rsidRPr="00E77497">
        <w:rPr>
          <w:rFonts w:ascii="Arial" w:hAnsi="Arial" w:cs="Arial"/>
        </w:rPr>
        <w:t>See 12.14</w:t>
      </w:r>
    </w:p>
    <w:p w14:paraId="61A19289" w14:textId="77777777" w:rsidR="00E80769" w:rsidRPr="00E77497" w:rsidRDefault="00E80769" w:rsidP="00E80769">
      <w:pPr>
        <w:pStyle w:val="SyntaxDefinition"/>
      </w:pPr>
      <w:r w:rsidRPr="00E77497">
        <w:rPr>
          <w:rFonts w:ascii="Courier New" w:hAnsi="Courier New"/>
          <w:b/>
          <w:i w:val="0"/>
        </w:rPr>
        <w:t>finally</w:t>
      </w:r>
      <w:r w:rsidRPr="00E77497">
        <w:t xml:space="preserve"> Block</w:t>
      </w:r>
    </w:p>
    <w:p w14:paraId="0E7F6D69" w14:textId="77777777" w:rsidR="00E80769" w:rsidRPr="00E77497" w:rsidRDefault="00E80769" w:rsidP="00E80769">
      <w:pPr>
        <w:pStyle w:val="SyntaxRule"/>
        <w:rPr>
          <w:rFonts w:ascii="Arial" w:hAnsi="Arial"/>
        </w:rPr>
      </w:pPr>
      <w:r w:rsidRPr="00E77497">
        <w:t xml:space="preserve">DebuggerStatement </w:t>
      </w:r>
      <w:r w:rsidRPr="00E77497">
        <w:rPr>
          <w:rFonts w:ascii="Arial" w:hAnsi="Arial"/>
          <w:b/>
          <w:i w:val="0"/>
        </w:rPr>
        <w:t>:</w:t>
      </w:r>
      <w:r w:rsidRPr="00E77497">
        <w:rPr>
          <w:rFonts w:ascii="Arial" w:hAnsi="Arial"/>
        </w:rPr>
        <w:tab/>
        <w:t>See 12.15</w:t>
      </w:r>
    </w:p>
    <w:p w14:paraId="49950E3D" w14:textId="77777777" w:rsidR="00E80769" w:rsidRPr="00E77497" w:rsidRDefault="00E80769" w:rsidP="00E80769">
      <w:pPr>
        <w:pStyle w:val="SyntaxDefinition"/>
      </w:pPr>
      <w:r w:rsidRPr="00E77497">
        <w:rPr>
          <w:rFonts w:ascii="Courier New" w:hAnsi="Courier New"/>
          <w:b/>
          <w:i w:val="0"/>
        </w:rPr>
        <w:t>debugger</w:t>
      </w:r>
      <w:r w:rsidRPr="00E77497">
        <w:t xml:space="preserve"> </w:t>
      </w:r>
      <w:r w:rsidRPr="00E77497">
        <w:rPr>
          <w:rFonts w:ascii="Courier New" w:hAnsi="Courier New" w:cs="Courier New"/>
          <w:b/>
          <w:i w:val="0"/>
        </w:rPr>
        <w:t>;</w:t>
      </w:r>
    </w:p>
    <w:p w14:paraId="765023BB" w14:textId="77777777" w:rsidR="00E80769" w:rsidRPr="00E77497" w:rsidRDefault="00E80769" w:rsidP="00E80769">
      <w:pPr>
        <w:pStyle w:val="a2"/>
        <w:tabs>
          <w:tab w:val="clear" w:pos="500"/>
          <w:tab w:val="clear" w:pos="720"/>
          <w:tab w:val="left" w:pos="567"/>
        </w:tabs>
      </w:pPr>
      <w:bookmarkStart w:id="35308" w:name="_Toc472818976"/>
      <w:bookmarkStart w:id="35309" w:name="_Toc474641690"/>
      <w:bookmarkStart w:id="35310" w:name="_Toc235503558"/>
      <w:bookmarkStart w:id="35311" w:name="_Toc236208647"/>
      <w:bookmarkStart w:id="35312" w:name="_Toc241509333"/>
      <w:bookmarkStart w:id="35313" w:name="_Toc241557810"/>
      <w:bookmarkStart w:id="35314" w:name="_Toc244416820"/>
      <w:bookmarkStart w:id="35315" w:name="_Toc244657760"/>
      <w:bookmarkStart w:id="35316" w:name="_Toc246652500"/>
      <w:bookmarkStart w:id="35317" w:name="_Toc253562049"/>
      <w:bookmarkStart w:id="35318" w:name="_Toc268506065"/>
      <w:bookmarkStart w:id="35319" w:name="_Toc276631184"/>
      <w:bookmarkStart w:id="35320" w:name="_Toc277944228"/>
      <w:bookmarkStart w:id="35321" w:name="_Toc153968573"/>
      <w:bookmarkStart w:id="35322" w:name="_Toc336509687"/>
      <w:r w:rsidRPr="00E77497">
        <w:t>Functions and Programs</w:t>
      </w:r>
      <w:bookmarkEnd w:id="35308"/>
      <w:bookmarkEnd w:id="35309"/>
      <w:bookmarkEnd w:id="35310"/>
      <w:bookmarkEnd w:id="35311"/>
      <w:bookmarkEnd w:id="35312"/>
      <w:bookmarkEnd w:id="35313"/>
      <w:bookmarkEnd w:id="35314"/>
      <w:bookmarkEnd w:id="35315"/>
      <w:bookmarkEnd w:id="35316"/>
      <w:bookmarkEnd w:id="35317"/>
      <w:bookmarkEnd w:id="35318"/>
      <w:bookmarkEnd w:id="35319"/>
      <w:bookmarkEnd w:id="35320"/>
      <w:bookmarkEnd w:id="35321"/>
      <w:bookmarkEnd w:id="35322"/>
    </w:p>
    <w:p w14:paraId="7B77BA83" w14:textId="77777777" w:rsidR="00E80769" w:rsidRPr="00E77497" w:rsidRDefault="00E80769" w:rsidP="00E80769">
      <w:pPr>
        <w:pStyle w:val="SyntaxRule"/>
        <w:rPr>
          <w:rFonts w:ascii="Arial" w:hAnsi="Arial"/>
        </w:rPr>
      </w:pPr>
      <w:r w:rsidRPr="00E77497">
        <w:t xml:space="preserve">FunctionDeclaration </w:t>
      </w:r>
      <w:r w:rsidRPr="00E77497">
        <w:rPr>
          <w:rFonts w:ascii="Arial" w:hAnsi="Arial"/>
          <w:b/>
          <w:i w:val="0"/>
        </w:rPr>
        <w:t>:</w:t>
      </w:r>
      <w:r w:rsidRPr="00E77497">
        <w:rPr>
          <w:rFonts w:ascii="Arial" w:hAnsi="Arial"/>
        </w:rPr>
        <w:tab/>
        <w:t>See clause 13</w:t>
      </w:r>
    </w:p>
    <w:p w14:paraId="3B3B1DEA" w14:textId="77777777" w:rsidR="00E80769" w:rsidRPr="00E77497" w:rsidRDefault="00E80769" w:rsidP="00E80769">
      <w:pPr>
        <w:pStyle w:val="SyntaxDefinition"/>
      </w:pPr>
      <w:r w:rsidRPr="00E77497">
        <w:rPr>
          <w:rFonts w:ascii="Courier New" w:hAnsi="Courier New"/>
          <w:b/>
          <w:i w:val="0"/>
        </w:rPr>
        <w:t>function</w:t>
      </w:r>
      <w:r w:rsidRPr="00E77497">
        <w:t xml:space="preserve"> Identifier </w:t>
      </w:r>
      <w:r w:rsidRPr="00E77497">
        <w:rPr>
          <w:rFonts w:ascii="Courier New" w:hAnsi="Courier New"/>
          <w:b/>
          <w:i w:val="0"/>
        </w:rPr>
        <w:t>(</w:t>
      </w:r>
      <w:r w:rsidRPr="00E77497">
        <w:t xml:space="preserve"> FormalParameterList</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65F76A41" w14:textId="77777777" w:rsidR="00E80769" w:rsidRPr="00E77497" w:rsidRDefault="00E80769" w:rsidP="00E80769">
      <w:pPr>
        <w:pStyle w:val="M0"/>
        <w:spacing w:after="0"/>
        <w:rPr>
          <w:sz w:val="16"/>
        </w:rPr>
      </w:pPr>
    </w:p>
    <w:p w14:paraId="5FB42E0E" w14:textId="77777777" w:rsidR="00E80769" w:rsidRPr="00E77497" w:rsidRDefault="00E80769" w:rsidP="00E80769">
      <w:pPr>
        <w:pStyle w:val="SyntaxRule"/>
        <w:rPr>
          <w:rFonts w:ascii="Arial" w:hAnsi="Arial"/>
        </w:rPr>
      </w:pPr>
      <w:r w:rsidRPr="00E77497">
        <w:t xml:space="preserve">FunctionExpression </w:t>
      </w:r>
      <w:r w:rsidRPr="00E77497">
        <w:rPr>
          <w:rFonts w:ascii="Arial" w:hAnsi="Arial"/>
          <w:b/>
          <w:i w:val="0"/>
        </w:rPr>
        <w:t>:</w:t>
      </w:r>
      <w:r w:rsidRPr="00E77497">
        <w:rPr>
          <w:rFonts w:ascii="Arial" w:hAnsi="Arial"/>
        </w:rPr>
        <w:tab/>
        <w:t>See clause 13</w:t>
      </w:r>
    </w:p>
    <w:p w14:paraId="1E57C540" w14:textId="77777777" w:rsidR="00E80769" w:rsidRPr="00E77497" w:rsidRDefault="00E80769" w:rsidP="00E80769">
      <w:pPr>
        <w:pStyle w:val="SyntaxDefinition"/>
      </w:pPr>
      <w:r w:rsidRPr="00E77497">
        <w:rPr>
          <w:rFonts w:ascii="Courier New" w:hAnsi="Courier New"/>
          <w:b/>
          <w:i w:val="0"/>
        </w:rPr>
        <w:t>function</w:t>
      </w:r>
      <w:r w:rsidRPr="00E77497">
        <w:t xml:space="preserve"> Identifier</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FormalParameterList</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14:paraId="2836ECE3" w14:textId="77777777" w:rsidR="00E80769" w:rsidRPr="00E77497" w:rsidRDefault="00E80769" w:rsidP="00E80769">
      <w:pPr>
        <w:pStyle w:val="M0"/>
        <w:spacing w:after="0"/>
        <w:rPr>
          <w:sz w:val="16"/>
        </w:rPr>
      </w:pPr>
    </w:p>
    <w:p w14:paraId="5E2A82A0" w14:textId="77777777" w:rsidR="00E80769" w:rsidRPr="00E77497" w:rsidRDefault="00E80769" w:rsidP="00E80769">
      <w:pPr>
        <w:pStyle w:val="SyntaxRule"/>
        <w:rPr>
          <w:rFonts w:ascii="Arial" w:hAnsi="Arial"/>
        </w:rPr>
      </w:pPr>
      <w:r w:rsidRPr="00E77497">
        <w:t xml:space="preserve">FormalParameterList </w:t>
      </w:r>
      <w:r w:rsidRPr="00E77497">
        <w:rPr>
          <w:rFonts w:ascii="Arial" w:hAnsi="Arial"/>
          <w:b/>
          <w:i w:val="0"/>
        </w:rPr>
        <w:t>:</w:t>
      </w:r>
      <w:r w:rsidRPr="00E77497">
        <w:rPr>
          <w:rFonts w:ascii="Arial" w:hAnsi="Arial"/>
        </w:rPr>
        <w:tab/>
        <w:t>See clause 13</w:t>
      </w:r>
    </w:p>
    <w:p w14:paraId="1FE21CE1" w14:textId="77777777" w:rsidR="00E80769" w:rsidRPr="00E77497" w:rsidRDefault="00E80769" w:rsidP="00E80769">
      <w:pPr>
        <w:pStyle w:val="SyntaxDefinition"/>
      </w:pPr>
      <w:r w:rsidRPr="00E77497">
        <w:t>Identifier</w:t>
      </w:r>
      <w:r w:rsidRPr="00E77497">
        <w:br/>
        <w:t xml:space="preserve">FormalParameterList </w:t>
      </w:r>
      <w:r w:rsidRPr="00E77497">
        <w:rPr>
          <w:rFonts w:ascii="Courier New" w:hAnsi="Courier New"/>
          <w:b/>
          <w:i w:val="0"/>
        </w:rPr>
        <w:t>,</w:t>
      </w:r>
      <w:r w:rsidRPr="00E77497">
        <w:t xml:space="preserve"> Identifier</w:t>
      </w:r>
    </w:p>
    <w:p w14:paraId="407A94AB" w14:textId="77777777" w:rsidR="00E80769" w:rsidRPr="00E77497" w:rsidRDefault="00E80769" w:rsidP="00E80769">
      <w:pPr>
        <w:pStyle w:val="M0"/>
        <w:spacing w:after="0"/>
        <w:rPr>
          <w:sz w:val="16"/>
        </w:rPr>
      </w:pPr>
    </w:p>
    <w:p w14:paraId="39A62F0D" w14:textId="77777777" w:rsidR="00E80769" w:rsidRPr="00E77497" w:rsidRDefault="00E80769" w:rsidP="00E80769">
      <w:pPr>
        <w:pStyle w:val="SyntaxRule"/>
      </w:pPr>
      <w:r w:rsidRPr="00E77497">
        <w:t xml:space="preserve">FunctionBody </w:t>
      </w:r>
      <w:r w:rsidRPr="00E77497">
        <w:rPr>
          <w:rFonts w:ascii="Arial" w:hAnsi="Arial"/>
          <w:b/>
          <w:i w:val="0"/>
        </w:rPr>
        <w:t>:</w:t>
      </w:r>
      <w:r w:rsidRPr="00E77497">
        <w:tab/>
      </w:r>
      <w:r w:rsidRPr="00E77497">
        <w:rPr>
          <w:rFonts w:ascii="Arial" w:hAnsi="Arial"/>
        </w:rPr>
        <w:t>See clause 13</w:t>
      </w:r>
    </w:p>
    <w:p w14:paraId="3767D1C7" w14:textId="77777777" w:rsidR="00E80769" w:rsidRPr="00E77497" w:rsidRDefault="00E80769" w:rsidP="00E80769">
      <w:pPr>
        <w:pStyle w:val="SyntaxDefinition"/>
      </w:pPr>
      <w:r w:rsidRPr="00E77497">
        <w:t>SourceElements</w:t>
      </w:r>
      <w:r w:rsidRPr="00E77497">
        <w:rPr>
          <w:rFonts w:ascii="Arial" w:hAnsi="Arial"/>
          <w:i w:val="0"/>
          <w:vertAlign w:val="subscript"/>
        </w:rPr>
        <w:t>opt</w:t>
      </w:r>
    </w:p>
    <w:p w14:paraId="24E780C8" w14:textId="77777777" w:rsidR="00E80769" w:rsidRPr="00E77497" w:rsidRDefault="00E80769" w:rsidP="00E80769">
      <w:pPr>
        <w:pStyle w:val="M0"/>
        <w:spacing w:after="0"/>
        <w:rPr>
          <w:sz w:val="16"/>
        </w:rPr>
      </w:pPr>
    </w:p>
    <w:p w14:paraId="6044490D" w14:textId="77777777" w:rsidR="00E80769" w:rsidRPr="00E77497" w:rsidRDefault="00E80769" w:rsidP="00E80769">
      <w:pPr>
        <w:pStyle w:val="SyntaxRule"/>
      </w:pPr>
      <w:r w:rsidRPr="00E77497">
        <w:t xml:space="preserve">Program </w:t>
      </w:r>
      <w:r w:rsidRPr="00E77497">
        <w:rPr>
          <w:rFonts w:ascii="Arial" w:hAnsi="Arial"/>
          <w:b/>
          <w:i w:val="0"/>
        </w:rPr>
        <w:t>:</w:t>
      </w:r>
      <w:r w:rsidRPr="00E77497">
        <w:tab/>
      </w:r>
      <w:r w:rsidRPr="00E77497">
        <w:rPr>
          <w:rFonts w:ascii="Arial" w:hAnsi="Arial"/>
        </w:rPr>
        <w:t>See clause 14</w:t>
      </w:r>
    </w:p>
    <w:p w14:paraId="36B3741B" w14:textId="77777777" w:rsidR="00E80769" w:rsidRPr="00E77497" w:rsidRDefault="00E80769" w:rsidP="00E80769">
      <w:pPr>
        <w:pStyle w:val="SyntaxDefinition"/>
      </w:pPr>
      <w:r w:rsidRPr="00E77497">
        <w:t>SourceElements</w:t>
      </w:r>
      <w:r w:rsidRPr="00E77497">
        <w:rPr>
          <w:rFonts w:ascii="Arial" w:hAnsi="Arial"/>
          <w:i w:val="0"/>
          <w:vertAlign w:val="subscript"/>
        </w:rPr>
        <w:t>opt</w:t>
      </w:r>
    </w:p>
    <w:p w14:paraId="1D79F75E" w14:textId="77777777" w:rsidR="00E80769" w:rsidRPr="00E77497" w:rsidRDefault="00E80769" w:rsidP="00E80769">
      <w:pPr>
        <w:pStyle w:val="M0"/>
        <w:spacing w:after="0"/>
        <w:rPr>
          <w:sz w:val="16"/>
        </w:rPr>
      </w:pPr>
    </w:p>
    <w:p w14:paraId="6B139688" w14:textId="77777777" w:rsidR="00E80769" w:rsidRPr="00E77497" w:rsidRDefault="00E80769" w:rsidP="00E80769">
      <w:pPr>
        <w:pStyle w:val="SyntaxRule"/>
      </w:pPr>
      <w:r w:rsidRPr="00E77497">
        <w:t xml:space="preserve">SourceElements </w:t>
      </w:r>
      <w:r w:rsidRPr="00E77497">
        <w:rPr>
          <w:rFonts w:ascii="Arial" w:hAnsi="Arial"/>
          <w:b/>
          <w:i w:val="0"/>
        </w:rPr>
        <w:t>:</w:t>
      </w:r>
      <w:r w:rsidRPr="00E77497">
        <w:tab/>
      </w:r>
      <w:r w:rsidRPr="00E77497">
        <w:rPr>
          <w:rFonts w:ascii="Arial" w:hAnsi="Arial"/>
        </w:rPr>
        <w:t>See clause 14</w:t>
      </w:r>
    </w:p>
    <w:p w14:paraId="6982C0E3" w14:textId="77777777" w:rsidR="00E80769" w:rsidRPr="00E77497" w:rsidRDefault="00E80769" w:rsidP="00E80769">
      <w:pPr>
        <w:pStyle w:val="SyntaxDefinition"/>
      </w:pPr>
      <w:r w:rsidRPr="00E77497">
        <w:t>SourceElement</w:t>
      </w:r>
      <w:r w:rsidRPr="00E77497">
        <w:br/>
        <w:t>SourceElements SourceElement</w:t>
      </w:r>
    </w:p>
    <w:p w14:paraId="582EAA71" w14:textId="77777777" w:rsidR="00E80769" w:rsidRPr="00E77497" w:rsidRDefault="00E80769" w:rsidP="00E80769">
      <w:pPr>
        <w:pStyle w:val="M0"/>
        <w:spacing w:after="0"/>
        <w:rPr>
          <w:sz w:val="16"/>
        </w:rPr>
      </w:pPr>
    </w:p>
    <w:p w14:paraId="114D930F" w14:textId="77777777" w:rsidR="00E80769" w:rsidRPr="00E77497" w:rsidRDefault="00E80769" w:rsidP="00E80769">
      <w:pPr>
        <w:pStyle w:val="SyntaxRule"/>
      </w:pPr>
      <w:r w:rsidRPr="00E77497">
        <w:t xml:space="preserve">SourceElement </w:t>
      </w:r>
      <w:r w:rsidRPr="00E77497">
        <w:rPr>
          <w:rFonts w:ascii="Arial" w:hAnsi="Arial"/>
          <w:b/>
          <w:i w:val="0"/>
        </w:rPr>
        <w:t>:</w:t>
      </w:r>
      <w:r w:rsidRPr="00E77497">
        <w:tab/>
      </w:r>
      <w:r w:rsidRPr="00E77497">
        <w:rPr>
          <w:rFonts w:ascii="Arial" w:hAnsi="Arial"/>
        </w:rPr>
        <w:t>See clause 14</w:t>
      </w:r>
    </w:p>
    <w:p w14:paraId="680F7067" w14:textId="77777777" w:rsidR="00E80769" w:rsidRPr="00E77497" w:rsidRDefault="00E80769" w:rsidP="00E80769">
      <w:pPr>
        <w:pStyle w:val="SyntaxDefinition"/>
      </w:pPr>
      <w:r w:rsidRPr="00E77497">
        <w:t>Statement</w:t>
      </w:r>
      <w:r w:rsidRPr="00E77497">
        <w:br/>
        <w:t>FunctionDeclaration</w:t>
      </w:r>
    </w:p>
    <w:p w14:paraId="335803F9" w14:textId="77777777" w:rsidR="00E80769" w:rsidRPr="00E77497" w:rsidRDefault="00E80769" w:rsidP="00E80769">
      <w:pPr>
        <w:pStyle w:val="a2"/>
        <w:tabs>
          <w:tab w:val="clear" w:pos="500"/>
          <w:tab w:val="clear" w:pos="720"/>
          <w:tab w:val="left" w:pos="567"/>
        </w:tabs>
      </w:pPr>
      <w:bookmarkStart w:id="35323" w:name="_Toc472818977"/>
      <w:bookmarkStart w:id="35324" w:name="_Toc474641691"/>
      <w:bookmarkStart w:id="35325" w:name="_Toc235503559"/>
      <w:bookmarkStart w:id="35326" w:name="_Toc236208648"/>
      <w:bookmarkStart w:id="35327" w:name="_Toc241509334"/>
      <w:bookmarkStart w:id="35328" w:name="_Toc241557811"/>
      <w:bookmarkStart w:id="35329" w:name="_Toc244416821"/>
      <w:bookmarkStart w:id="35330" w:name="_Toc244657761"/>
      <w:bookmarkStart w:id="35331" w:name="_Toc246652501"/>
      <w:bookmarkStart w:id="35332" w:name="_Toc253562050"/>
      <w:bookmarkStart w:id="35333" w:name="_Toc268506066"/>
      <w:bookmarkStart w:id="35334" w:name="_Toc276631185"/>
      <w:bookmarkStart w:id="35335" w:name="_Toc277944229"/>
      <w:bookmarkStart w:id="35336" w:name="_Toc153968574"/>
      <w:bookmarkStart w:id="35337" w:name="_Toc336509688"/>
      <w:r w:rsidRPr="00E77497">
        <w:t>Universal Resource Identifier Character Classes</w:t>
      </w:r>
      <w:bookmarkEnd w:id="35323"/>
      <w:bookmarkEnd w:id="35324"/>
      <w:bookmarkEnd w:id="35325"/>
      <w:bookmarkEnd w:id="35326"/>
      <w:bookmarkEnd w:id="35327"/>
      <w:bookmarkEnd w:id="35328"/>
      <w:bookmarkEnd w:id="35329"/>
      <w:bookmarkEnd w:id="35330"/>
      <w:bookmarkEnd w:id="35331"/>
      <w:bookmarkEnd w:id="35332"/>
      <w:bookmarkEnd w:id="35333"/>
      <w:bookmarkEnd w:id="35334"/>
      <w:bookmarkEnd w:id="35335"/>
      <w:bookmarkEnd w:id="35336"/>
      <w:bookmarkEnd w:id="35337"/>
    </w:p>
    <w:p w14:paraId="529D3827" w14:textId="77777777" w:rsidR="00E80769" w:rsidRPr="00E77497" w:rsidRDefault="00E80769" w:rsidP="00E80769">
      <w:pPr>
        <w:pStyle w:val="SyntaxRule"/>
      </w:pPr>
      <w:r w:rsidRPr="00E77497">
        <w:t xml:space="preserve">uri </w:t>
      </w:r>
      <w:r w:rsidRPr="00E77497">
        <w:rPr>
          <w:rFonts w:ascii="Arial" w:hAnsi="Arial" w:cs="Arial"/>
          <w:b/>
          <w:i w:val="0"/>
        </w:rPr>
        <w:t>:::</w:t>
      </w:r>
      <w:r w:rsidRPr="00E77497">
        <w:tab/>
      </w:r>
      <w:r w:rsidRPr="00E77497">
        <w:rPr>
          <w:rFonts w:ascii="Arial" w:hAnsi="Arial"/>
        </w:rPr>
        <w:t>See 15.1.3</w:t>
      </w:r>
    </w:p>
    <w:p w14:paraId="7480220E" w14:textId="77777777" w:rsidR="00E80769" w:rsidRPr="00E77497" w:rsidRDefault="00E80769" w:rsidP="00E80769">
      <w:pPr>
        <w:pStyle w:val="SyntaxDefinition"/>
      </w:pPr>
      <w:r w:rsidRPr="00E77497">
        <w:t>uriCharacters</w:t>
      </w:r>
      <w:r w:rsidRPr="00E77497">
        <w:rPr>
          <w:rFonts w:ascii="Arial" w:hAnsi="Arial"/>
          <w:i w:val="0"/>
          <w:vertAlign w:val="subscript"/>
        </w:rPr>
        <w:t>opt</w:t>
      </w:r>
    </w:p>
    <w:p w14:paraId="72A776E2" w14:textId="77777777" w:rsidR="00E80769" w:rsidRPr="00E77497" w:rsidRDefault="00E80769" w:rsidP="00E80769">
      <w:pPr>
        <w:pStyle w:val="M0"/>
        <w:spacing w:after="0"/>
        <w:rPr>
          <w:sz w:val="16"/>
        </w:rPr>
      </w:pPr>
    </w:p>
    <w:p w14:paraId="1D88A96D" w14:textId="77777777" w:rsidR="00E80769" w:rsidRPr="00E77497" w:rsidRDefault="00E80769" w:rsidP="00E80769">
      <w:pPr>
        <w:pStyle w:val="SyntaxRule"/>
      </w:pPr>
      <w:r w:rsidRPr="00E77497">
        <w:t xml:space="preserve">uriCharacters </w:t>
      </w:r>
      <w:r w:rsidRPr="00E77497">
        <w:rPr>
          <w:rFonts w:ascii="Arial" w:hAnsi="Arial"/>
          <w:b/>
          <w:i w:val="0"/>
        </w:rPr>
        <w:t>:::</w:t>
      </w:r>
      <w:r w:rsidRPr="00E77497">
        <w:rPr>
          <w:rFonts w:ascii="Arial" w:hAnsi="Arial"/>
        </w:rPr>
        <w:tab/>
        <w:t>See 15.1.3</w:t>
      </w:r>
    </w:p>
    <w:p w14:paraId="1ED86EAD" w14:textId="77777777" w:rsidR="00E80769" w:rsidRPr="00E77497" w:rsidRDefault="00E80769" w:rsidP="00E80769">
      <w:pPr>
        <w:pStyle w:val="SyntaxDefinition"/>
      </w:pPr>
      <w:r w:rsidRPr="00E77497">
        <w:t>uriCharacter uriCharacters</w:t>
      </w:r>
      <w:r w:rsidRPr="00E77497">
        <w:rPr>
          <w:rFonts w:ascii="Arial" w:hAnsi="Arial"/>
          <w:i w:val="0"/>
          <w:vertAlign w:val="subscript"/>
        </w:rPr>
        <w:t>opt</w:t>
      </w:r>
    </w:p>
    <w:p w14:paraId="701A9F89" w14:textId="77777777" w:rsidR="00E80769" w:rsidRPr="00E77497" w:rsidRDefault="00E80769" w:rsidP="00E80769">
      <w:pPr>
        <w:pStyle w:val="M0"/>
        <w:spacing w:after="0"/>
        <w:rPr>
          <w:sz w:val="16"/>
        </w:rPr>
      </w:pPr>
    </w:p>
    <w:p w14:paraId="48674FEB" w14:textId="77777777" w:rsidR="00E80769" w:rsidRPr="00E77497" w:rsidRDefault="00E80769" w:rsidP="00E80769">
      <w:pPr>
        <w:pStyle w:val="SyntaxRule"/>
      </w:pPr>
      <w:r w:rsidRPr="00E77497">
        <w:t xml:space="preserve">uriCharacter </w:t>
      </w:r>
      <w:r w:rsidRPr="00E77497">
        <w:rPr>
          <w:rFonts w:ascii="Arial" w:hAnsi="Arial"/>
          <w:b/>
          <w:i w:val="0"/>
        </w:rPr>
        <w:t>:::</w:t>
      </w:r>
      <w:r w:rsidRPr="00E77497">
        <w:rPr>
          <w:rFonts w:ascii="Arial" w:hAnsi="Arial"/>
        </w:rPr>
        <w:tab/>
        <w:t>See 15.1.3</w:t>
      </w:r>
    </w:p>
    <w:p w14:paraId="3E71BBAB" w14:textId="77777777" w:rsidR="00E80769" w:rsidRPr="00E77497" w:rsidRDefault="00E80769" w:rsidP="00E80769">
      <w:pPr>
        <w:pStyle w:val="SyntaxDefinition"/>
      </w:pPr>
      <w:r w:rsidRPr="00E77497">
        <w:t>uriReserved</w:t>
      </w:r>
      <w:r w:rsidRPr="00E77497">
        <w:br/>
        <w:t>uriUnescaped</w:t>
      </w:r>
      <w:r w:rsidRPr="00E77497">
        <w:br/>
        <w:t>uriEscaped</w:t>
      </w:r>
    </w:p>
    <w:p w14:paraId="2C396C09" w14:textId="77777777" w:rsidR="00E80769" w:rsidRPr="00E77497" w:rsidRDefault="00E80769" w:rsidP="00E80769">
      <w:pPr>
        <w:pStyle w:val="M0"/>
        <w:spacing w:after="0"/>
        <w:rPr>
          <w:sz w:val="16"/>
        </w:rPr>
      </w:pPr>
    </w:p>
    <w:p w14:paraId="31F251BD" w14:textId="77777777" w:rsidR="00E80769" w:rsidRPr="00E77497" w:rsidRDefault="00E80769" w:rsidP="00E80769">
      <w:pPr>
        <w:pStyle w:val="SyntaxRule"/>
      </w:pPr>
      <w:r w:rsidRPr="00E77497">
        <w:t xml:space="preserve">uriReserved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14:paraId="3836898A"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  ?  :  @  &amp;  =  +  $  ,</w:t>
      </w:r>
    </w:p>
    <w:p w14:paraId="1F4750B8" w14:textId="77777777" w:rsidR="00E80769" w:rsidRPr="00E77497" w:rsidRDefault="00E80769" w:rsidP="00E80769">
      <w:pPr>
        <w:pStyle w:val="M0"/>
        <w:spacing w:after="0"/>
        <w:rPr>
          <w:sz w:val="16"/>
        </w:rPr>
      </w:pPr>
    </w:p>
    <w:p w14:paraId="0DF077AA" w14:textId="77777777" w:rsidR="00E80769" w:rsidRPr="00E77497" w:rsidRDefault="00E80769" w:rsidP="00E80769">
      <w:pPr>
        <w:pStyle w:val="SyntaxRule"/>
      </w:pPr>
      <w:r w:rsidRPr="00E77497">
        <w:t xml:space="preserve">uriUnescaped </w:t>
      </w:r>
      <w:r w:rsidRPr="00E77497">
        <w:rPr>
          <w:rFonts w:ascii="Arial" w:hAnsi="Arial"/>
          <w:b/>
          <w:i w:val="0"/>
        </w:rPr>
        <w:t>:::</w:t>
      </w:r>
      <w:r w:rsidRPr="00E77497">
        <w:rPr>
          <w:rFonts w:ascii="Arial" w:hAnsi="Arial"/>
        </w:rPr>
        <w:tab/>
        <w:t>See 15.1.3</w:t>
      </w:r>
    </w:p>
    <w:p w14:paraId="5D2B7FE9" w14:textId="77777777" w:rsidR="00E80769" w:rsidRPr="00E77497" w:rsidRDefault="00E80769" w:rsidP="00E80769">
      <w:pPr>
        <w:pStyle w:val="SyntaxDefinition"/>
      </w:pPr>
      <w:r w:rsidRPr="00E77497">
        <w:t>uriAlpha</w:t>
      </w:r>
      <w:r w:rsidRPr="00E77497">
        <w:br/>
        <w:t>DecimalDigit</w:t>
      </w:r>
      <w:r w:rsidRPr="00E77497">
        <w:br/>
        <w:t>uriMark</w:t>
      </w:r>
    </w:p>
    <w:p w14:paraId="68D6EE99" w14:textId="77777777" w:rsidR="00E80769" w:rsidRPr="00E77497" w:rsidRDefault="00E80769" w:rsidP="00E80769">
      <w:pPr>
        <w:pStyle w:val="M0"/>
        <w:spacing w:after="0"/>
        <w:rPr>
          <w:sz w:val="16"/>
        </w:rPr>
      </w:pPr>
    </w:p>
    <w:p w14:paraId="188C656F" w14:textId="77777777" w:rsidR="00E80769" w:rsidRPr="00E77497" w:rsidRDefault="00E80769" w:rsidP="00E80769">
      <w:pPr>
        <w:pStyle w:val="SyntaxRule"/>
      </w:pPr>
      <w:r w:rsidRPr="00E77497">
        <w:t xml:space="preserve">uriEscaped </w:t>
      </w:r>
      <w:r w:rsidRPr="00E77497">
        <w:rPr>
          <w:rFonts w:ascii="Arial" w:hAnsi="Arial"/>
          <w:b/>
          <w:i w:val="0"/>
        </w:rPr>
        <w:t>:::</w:t>
      </w:r>
      <w:r w:rsidRPr="00E77497">
        <w:tab/>
      </w:r>
      <w:r w:rsidRPr="00E77497">
        <w:rPr>
          <w:rFonts w:ascii="Arial" w:hAnsi="Arial"/>
        </w:rPr>
        <w:t>See 15.1.3</w:t>
      </w:r>
    </w:p>
    <w:p w14:paraId="5D1C24D8" w14:textId="77777777" w:rsidR="00E80769" w:rsidRPr="00E77497" w:rsidRDefault="00E80769" w:rsidP="00E80769">
      <w:pPr>
        <w:pStyle w:val="SyntaxDefinition"/>
      </w:pPr>
      <w:r w:rsidRPr="00E77497">
        <w:rPr>
          <w:rFonts w:ascii="Courier New" w:hAnsi="Courier New"/>
          <w:b/>
          <w:i w:val="0"/>
        </w:rPr>
        <w:t>%</w:t>
      </w:r>
      <w:r w:rsidRPr="00E77497">
        <w:t xml:space="preserve"> HexDigit HexDigit</w:t>
      </w:r>
    </w:p>
    <w:p w14:paraId="1BBE644A" w14:textId="77777777" w:rsidR="00E80769" w:rsidRPr="00E77497" w:rsidRDefault="00E80769" w:rsidP="00E80769">
      <w:pPr>
        <w:pStyle w:val="M0"/>
        <w:spacing w:after="0"/>
        <w:rPr>
          <w:sz w:val="16"/>
        </w:rPr>
      </w:pPr>
    </w:p>
    <w:p w14:paraId="721A1AFC" w14:textId="77777777" w:rsidR="00E80769" w:rsidRPr="00E77497" w:rsidRDefault="00E80769" w:rsidP="00E80769">
      <w:pPr>
        <w:pStyle w:val="SyntaxRule"/>
      </w:pPr>
      <w:r w:rsidRPr="00E77497">
        <w:t xml:space="preserve">uriAlpha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14:paraId="6E8A26E9"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4503B21A" w14:textId="77777777" w:rsidR="00E80769" w:rsidRPr="00E77497" w:rsidRDefault="00E80769" w:rsidP="00E80769">
      <w:pPr>
        <w:pStyle w:val="M0"/>
        <w:spacing w:after="0"/>
        <w:rPr>
          <w:sz w:val="16"/>
        </w:rPr>
      </w:pPr>
    </w:p>
    <w:p w14:paraId="39D47A38" w14:textId="77777777" w:rsidR="00E80769" w:rsidRPr="00E77497" w:rsidRDefault="00E80769" w:rsidP="00E80769">
      <w:pPr>
        <w:pStyle w:val="SyntaxRule"/>
      </w:pPr>
      <w:r w:rsidRPr="00E77497">
        <w:t xml:space="preserve">uriMark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14:paraId="276189F7"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_  .  !  ~  *  '  (  )</w:t>
      </w:r>
    </w:p>
    <w:p w14:paraId="63F6977A" w14:textId="77777777" w:rsidR="00E80769" w:rsidRPr="00E77497" w:rsidRDefault="00E80769" w:rsidP="00E80769">
      <w:pPr>
        <w:pStyle w:val="a2"/>
        <w:tabs>
          <w:tab w:val="clear" w:pos="500"/>
          <w:tab w:val="clear" w:pos="720"/>
          <w:tab w:val="left" w:pos="567"/>
        </w:tabs>
      </w:pPr>
      <w:bookmarkStart w:id="35338" w:name="_Toc472818978"/>
      <w:bookmarkStart w:id="35339" w:name="_Toc474641692"/>
      <w:bookmarkStart w:id="35340" w:name="_Toc235503560"/>
      <w:bookmarkStart w:id="35341" w:name="_Toc236208649"/>
      <w:bookmarkStart w:id="35342" w:name="_Toc241509335"/>
      <w:bookmarkStart w:id="35343" w:name="_Toc241557812"/>
      <w:bookmarkStart w:id="35344" w:name="_Toc244416822"/>
      <w:bookmarkStart w:id="35345" w:name="_Toc244657762"/>
      <w:bookmarkStart w:id="35346" w:name="_Toc246652502"/>
      <w:bookmarkStart w:id="35347" w:name="_Toc253562051"/>
      <w:bookmarkStart w:id="35348" w:name="_Toc268506067"/>
      <w:bookmarkStart w:id="35349" w:name="_Toc276631186"/>
      <w:bookmarkStart w:id="35350" w:name="_Toc277944230"/>
      <w:bookmarkStart w:id="35351" w:name="_Toc153968575"/>
      <w:bookmarkStart w:id="35352" w:name="_Toc336509689"/>
      <w:r w:rsidRPr="00E77497">
        <w:t>Regular Expressions</w:t>
      </w:r>
      <w:bookmarkEnd w:id="35338"/>
      <w:bookmarkEnd w:id="35339"/>
      <w:bookmarkEnd w:id="35340"/>
      <w:bookmarkEnd w:id="35341"/>
      <w:bookmarkEnd w:id="35342"/>
      <w:bookmarkEnd w:id="35343"/>
      <w:bookmarkEnd w:id="35344"/>
      <w:bookmarkEnd w:id="35345"/>
      <w:bookmarkEnd w:id="35346"/>
      <w:bookmarkEnd w:id="35347"/>
      <w:bookmarkEnd w:id="35348"/>
      <w:bookmarkEnd w:id="35349"/>
      <w:bookmarkEnd w:id="35350"/>
      <w:bookmarkEnd w:id="35351"/>
      <w:bookmarkEnd w:id="35352"/>
    </w:p>
    <w:p w14:paraId="061E1FDB" w14:textId="77777777" w:rsidR="00E80769" w:rsidRPr="00E77497" w:rsidRDefault="00E80769" w:rsidP="00E80769">
      <w:pPr>
        <w:pStyle w:val="SyntaxRule"/>
      </w:pPr>
      <w:r w:rsidRPr="00E77497">
        <w:t xml:space="preserve">Pattern </w:t>
      </w:r>
      <w:r w:rsidRPr="00E77497">
        <w:rPr>
          <w:rFonts w:ascii="Arial" w:hAnsi="Arial"/>
          <w:b/>
          <w:i w:val="0"/>
        </w:rPr>
        <w:t>::</w:t>
      </w:r>
      <w:r w:rsidRPr="00E77497">
        <w:tab/>
      </w:r>
      <w:r w:rsidRPr="00E77497">
        <w:rPr>
          <w:rFonts w:ascii="Arial" w:hAnsi="Arial"/>
        </w:rPr>
        <w:t>See 15.10.1</w:t>
      </w:r>
    </w:p>
    <w:p w14:paraId="4CB8C3B0" w14:textId="77777777" w:rsidR="00E80769" w:rsidRPr="00E77497" w:rsidRDefault="00E80769" w:rsidP="00E80769">
      <w:pPr>
        <w:pStyle w:val="SyntaxDefinition"/>
      </w:pPr>
      <w:r w:rsidRPr="00E77497">
        <w:t>Disjunction</w:t>
      </w:r>
    </w:p>
    <w:p w14:paraId="67381A71" w14:textId="77777777" w:rsidR="00E80769" w:rsidRPr="00E77497" w:rsidRDefault="00E80769" w:rsidP="00E80769">
      <w:pPr>
        <w:pStyle w:val="M0"/>
        <w:spacing w:after="0"/>
        <w:rPr>
          <w:sz w:val="16"/>
        </w:rPr>
      </w:pPr>
    </w:p>
    <w:p w14:paraId="6E5B4347" w14:textId="77777777" w:rsidR="00E80769" w:rsidRPr="00E77497" w:rsidRDefault="00E80769" w:rsidP="00E80769">
      <w:pPr>
        <w:pStyle w:val="SyntaxRule"/>
      </w:pPr>
      <w:r w:rsidRPr="00E77497">
        <w:t xml:space="preserve">Disjunction </w:t>
      </w:r>
      <w:r w:rsidRPr="00E77497">
        <w:rPr>
          <w:rFonts w:ascii="Arial" w:hAnsi="Arial"/>
          <w:b/>
          <w:i w:val="0"/>
        </w:rPr>
        <w:t>::</w:t>
      </w:r>
      <w:r w:rsidRPr="00E77497">
        <w:rPr>
          <w:b/>
        </w:rPr>
        <w:tab/>
      </w:r>
      <w:r w:rsidRPr="00E77497">
        <w:rPr>
          <w:rFonts w:ascii="Arial" w:hAnsi="Arial" w:cs="Arial"/>
        </w:rPr>
        <w:t>See 15.10.1</w:t>
      </w:r>
    </w:p>
    <w:p w14:paraId="3E310004" w14:textId="77777777" w:rsidR="00E80769" w:rsidRPr="00E77497" w:rsidRDefault="00E80769" w:rsidP="00E80769">
      <w:pPr>
        <w:pStyle w:val="SyntaxDefinition"/>
      </w:pPr>
      <w:r w:rsidRPr="00E77497">
        <w:t>Alternative</w:t>
      </w:r>
      <w:r w:rsidRPr="00E77497">
        <w:br/>
        <w:t xml:space="preserve"> Alternative </w:t>
      </w:r>
      <w:r w:rsidRPr="00E77497">
        <w:rPr>
          <w:rFonts w:ascii="Courier New" w:hAnsi="Courier New"/>
          <w:b/>
          <w:i w:val="0"/>
        </w:rPr>
        <w:t>|</w:t>
      </w:r>
      <w:r w:rsidRPr="00E77497">
        <w:t xml:space="preserve"> Disjunction</w:t>
      </w:r>
    </w:p>
    <w:p w14:paraId="78DA71CA" w14:textId="77777777" w:rsidR="00E80769" w:rsidRPr="00E77497" w:rsidRDefault="00E80769" w:rsidP="00E80769">
      <w:pPr>
        <w:pStyle w:val="M0"/>
        <w:spacing w:after="0"/>
        <w:rPr>
          <w:sz w:val="16"/>
        </w:rPr>
      </w:pPr>
    </w:p>
    <w:p w14:paraId="6F4C5880" w14:textId="77777777" w:rsidR="00E80769" w:rsidRPr="00E77497" w:rsidRDefault="00E80769" w:rsidP="00E80769">
      <w:pPr>
        <w:pStyle w:val="SyntaxRule"/>
      </w:pPr>
      <w:r w:rsidRPr="00E77497">
        <w:t xml:space="preserve">Alternative </w:t>
      </w:r>
      <w:r w:rsidRPr="00E77497">
        <w:rPr>
          <w:rFonts w:ascii="Arial" w:hAnsi="Arial"/>
          <w:b/>
          <w:i w:val="0"/>
        </w:rPr>
        <w:t>::</w:t>
      </w:r>
      <w:r w:rsidRPr="00E77497">
        <w:rPr>
          <w:b/>
        </w:rPr>
        <w:tab/>
      </w:r>
      <w:r w:rsidRPr="00E77497">
        <w:rPr>
          <w:rFonts w:ascii="Arial" w:hAnsi="Arial" w:cs="Arial"/>
        </w:rPr>
        <w:t>See 15.10.1</w:t>
      </w:r>
    </w:p>
    <w:p w14:paraId="5EEC2C18" w14:textId="77777777" w:rsidR="00E80769" w:rsidRPr="00E77497" w:rsidRDefault="00E80769" w:rsidP="00E80769">
      <w:pPr>
        <w:pStyle w:val="SyntaxDefinition"/>
        <w:rPr>
          <w:vertAlign w:val="subscript"/>
        </w:rPr>
      </w:pPr>
      <w:r w:rsidRPr="00E77497">
        <w:rPr>
          <w:rFonts w:ascii="Arial" w:hAnsi="Arial"/>
          <w:i w:val="0"/>
          <w:sz w:val="16"/>
        </w:rPr>
        <w:t>[empty]</w:t>
      </w:r>
      <w:r w:rsidRPr="00E77497">
        <w:br/>
        <w:t>Alternative Term</w:t>
      </w:r>
    </w:p>
    <w:p w14:paraId="25648FD4" w14:textId="77777777" w:rsidR="00E80769" w:rsidRPr="00E77497" w:rsidRDefault="00E80769" w:rsidP="00E80769">
      <w:pPr>
        <w:pStyle w:val="M0"/>
        <w:spacing w:after="0"/>
        <w:rPr>
          <w:sz w:val="16"/>
        </w:rPr>
      </w:pPr>
    </w:p>
    <w:p w14:paraId="1DEE7C34" w14:textId="77777777" w:rsidR="00E80769" w:rsidRPr="00E77497" w:rsidRDefault="00E80769" w:rsidP="00E80769">
      <w:pPr>
        <w:pStyle w:val="SyntaxRule"/>
      </w:pPr>
      <w:r w:rsidRPr="00E77497">
        <w:t xml:space="preserve">Term </w:t>
      </w:r>
      <w:r w:rsidRPr="00E77497">
        <w:rPr>
          <w:rFonts w:ascii="Arial" w:hAnsi="Arial"/>
          <w:b/>
          <w:i w:val="0"/>
        </w:rPr>
        <w:t>::</w:t>
      </w:r>
      <w:r w:rsidRPr="00E77497">
        <w:rPr>
          <w:b/>
        </w:rPr>
        <w:tab/>
      </w:r>
      <w:r w:rsidRPr="00E77497">
        <w:rPr>
          <w:rFonts w:ascii="Arial" w:hAnsi="Arial"/>
        </w:rPr>
        <w:t>See 15.10.1</w:t>
      </w:r>
    </w:p>
    <w:p w14:paraId="611F959B" w14:textId="77777777" w:rsidR="00E80769" w:rsidRPr="00E77497" w:rsidRDefault="00E80769" w:rsidP="00E80769">
      <w:pPr>
        <w:pStyle w:val="SyntaxDefinition"/>
        <w:rPr>
          <w:vertAlign w:val="subscript"/>
        </w:rPr>
      </w:pPr>
      <w:r w:rsidRPr="00E77497">
        <w:t>Assertion</w:t>
      </w:r>
      <w:r w:rsidRPr="00E77497">
        <w:br/>
        <w:t>Atom</w:t>
      </w:r>
      <w:r w:rsidRPr="00E77497">
        <w:br/>
        <w:t>Atom Quantifier</w:t>
      </w:r>
    </w:p>
    <w:p w14:paraId="13BB366D" w14:textId="77777777" w:rsidR="00E80769" w:rsidRPr="00E77497" w:rsidRDefault="00E80769" w:rsidP="00E80769">
      <w:pPr>
        <w:pStyle w:val="M0"/>
        <w:spacing w:after="0"/>
        <w:rPr>
          <w:sz w:val="16"/>
        </w:rPr>
      </w:pPr>
    </w:p>
    <w:p w14:paraId="1023A248" w14:textId="77777777" w:rsidR="00E80769" w:rsidRPr="00C7794D" w:rsidRDefault="00E80769" w:rsidP="00E80769">
      <w:pPr>
        <w:pStyle w:val="SyntaxRule"/>
      </w:pPr>
      <w:r w:rsidRPr="00C7794D">
        <w:t xml:space="preserve">Assertion </w:t>
      </w:r>
      <w:r w:rsidRPr="00C7794D">
        <w:rPr>
          <w:rFonts w:ascii="Arial" w:hAnsi="Arial"/>
          <w:b/>
          <w:i w:val="0"/>
        </w:rPr>
        <w:t>::</w:t>
      </w:r>
      <w:r w:rsidRPr="00C7794D">
        <w:rPr>
          <w:b/>
        </w:rPr>
        <w:tab/>
      </w:r>
      <w:r w:rsidRPr="00C7794D">
        <w:rPr>
          <w:rFonts w:ascii="Arial" w:hAnsi="Arial"/>
        </w:rPr>
        <w:t>See 15.10.1</w:t>
      </w:r>
    </w:p>
    <w:p w14:paraId="42155DDA" w14:textId="77777777" w:rsidR="00E80769" w:rsidRPr="00C7794D" w:rsidRDefault="00E80769" w:rsidP="00E80769">
      <w:pPr>
        <w:pStyle w:val="SyntaxDefinition"/>
        <w:rPr>
          <w:vertAlign w:val="subscript"/>
        </w:rPr>
      </w:pPr>
      <w:r w:rsidRPr="00C7794D">
        <w:rPr>
          <w:rFonts w:ascii="Courier New" w:hAnsi="Courier New"/>
          <w:b/>
          <w:i w:val="0"/>
        </w:rPr>
        <w:t>^</w:t>
      </w:r>
      <w:r w:rsidRPr="00C7794D">
        <w:br/>
      </w:r>
      <w:r w:rsidRPr="00C7794D">
        <w:rPr>
          <w:rFonts w:ascii="Courier New" w:hAnsi="Courier New"/>
          <w:b/>
          <w:i w:val="0"/>
        </w:rPr>
        <w:t>$</w:t>
      </w:r>
      <w:r w:rsidRPr="00C7794D">
        <w:br/>
      </w:r>
      <w:r w:rsidRPr="00C7794D">
        <w:rPr>
          <w:rFonts w:ascii="Courier New" w:hAnsi="Courier New"/>
          <w:b/>
          <w:i w:val="0"/>
        </w:rPr>
        <w:t>\ b</w:t>
      </w:r>
      <w:r w:rsidRPr="00C7794D">
        <w:br/>
      </w:r>
      <w:r w:rsidRPr="00C7794D">
        <w:rPr>
          <w:rFonts w:ascii="Courier New" w:hAnsi="Courier New"/>
          <w:b/>
          <w:i w:val="0"/>
        </w:rPr>
        <w:t>\ B</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p>
    <w:p w14:paraId="48BE48CA" w14:textId="77777777" w:rsidR="00E80769" w:rsidRPr="00C7794D" w:rsidRDefault="00E80769" w:rsidP="00E80769">
      <w:pPr>
        <w:pStyle w:val="M0"/>
        <w:spacing w:after="0"/>
        <w:rPr>
          <w:sz w:val="16"/>
        </w:rPr>
      </w:pPr>
    </w:p>
    <w:p w14:paraId="46FB49FE" w14:textId="77777777" w:rsidR="00E80769" w:rsidRPr="00C7794D" w:rsidRDefault="00E80769" w:rsidP="00E80769">
      <w:pPr>
        <w:pStyle w:val="SyntaxRule"/>
      </w:pPr>
      <w:r w:rsidRPr="00C7794D">
        <w:t xml:space="preserve">Quantifier </w:t>
      </w:r>
      <w:r w:rsidRPr="00C7794D">
        <w:rPr>
          <w:rFonts w:ascii="Arial" w:hAnsi="Arial"/>
          <w:b/>
          <w:i w:val="0"/>
        </w:rPr>
        <w:t>::</w:t>
      </w:r>
      <w:r w:rsidRPr="00C7794D">
        <w:rPr>
          <w:b/>
        </w:rPr>
        <w:tab/>
      </w:r>
      <w:r w:rsidRPr="00C7794D">
        <w:rPr>
          <w:rFonts w:ascii="Arial" w:hAnsi="Arial"/>
        </w:rPr>
        <w:t>See 15.10.1</w:t>
      </w:r>
    </w:p>
    <w:p w14:paraId="31528298" w14:textId="77777777" w:rsidR="00E80769" w:rsidRPr="00C7794D" w:rsidRDefault="00E80769" w:rsidP="00E80769">
      <w:pPr>
        <w:pStyle w:val="SyntaxDefinition"/>
      </w:pPr>
      <w:r w:rsidRPr="00C7794D">
        <w:t>QuantifierPrefix</w:t>
      </w:r>
      <w:r w:rsidRPr="00C7794D">
        <w:br/>
        <w:t>QuantifierPrefix</w:t>
      </w:r>
      <w:r w:rsidRPr="00C7794D">
        <w:rPr>
          <w:rFonts w:ascii="Courier New" w:hAnsi="Courier New"/>
          <w:b/>
          <w:i w:val="0"/>
        </w:rPr>
        <w:t xml:space="preserve"> ?</w:t>
      </w:r>
    </w:p>
    <w:p w14:paraId="4568DB95" w14:textId="77777777" w:rsidR="00E80769" w:rsidRPr="00C7794D" w:rsidRDefault="00E80769" w:rsidP="00E80769">
      <w:pPr>
        <w:pStyle w:val="M0"/>
        <w:spacing w:after="0"/>
        <w:rPr>
          <w:sz w:val="16"/>
        </w:rPr>
      </w:pPr>
    </w:p>
    <w:p w14:paraId="62BCBF37" w14:textId="77777777" w:rsidR="00E80769" w:rsidRPr="00C7794D" w:rsidRDefault="00E80769" w:rsidP="00E80769">
      <w:pPr>
        <w:pStyle w:val="SyntaxRule"/>
        <w:rPr>
          <w:rFonts w:ascii="Arial" w:hAnsi="Arial"/>
        </w:rPr>
      </w:pPr>
      <w:r w:rsidRPr="00C7794D">
        <w:t xml:space="preserve">QuantifierPrefix </w:t>
      </w:r>
      <w:r w:rsidRPr="00C7794D">
        <w:rPr>
          <w:rFonts w:ascii="Arial" w:hAnsi="Arial"/>
          <w:b/>
          <w:i w:val="0"/>
        </w:rPr>
        <w:t>::</w:t>
      </w:r>
      <w:r w:rsidRPr="00C7794D">
        <w:rPr>
          <w:rFonts w:ascii="Arial" w:hAnsi="Arial"/>
          <w:b/>
        </w:rPr>
        <w:tab/>
      </w:r>
      <w:r w:rsidRPr="00C7794D">
        <w:rPr>
          <w:rFonts w:ascii="Arial" w:hAnsi="Arial"/>
        </w:rPr>
        <w:t>See 15.10.1</w:t>
      </w:r>
    </w:p>
    <w:p w14:paraId="7E0083E2" w14:textId="77777777" w:rsidR="00E80769" w:rsidRPr="00C7794D" w:rsidRDefault="00E80769" w:rsidP="00E80769">
      <w:pPr>
        <w:pStyle w:val="SyntaxDefinition"/>
      </w:pPr>
      <w:r w:rsidRPr="00C7794D">
        <w:rPr>
          <w:rFonts w:ascii="Courier New" w:hAnsi="Courier New"/>
          <w:b/>
          <w:i w:val="0"/>
        </w:rPr>
        <w:t>*</w:t>
      </w:r>
      <w:r w:rsidRPr="00C7794D">
        <w:rPr>
          <w:rFonts w:ascii="Courier New" w:hAnsi="Courier New"/>
          <w:b/>
          <w:i w:val="0"/>
        </w:rPr>
        <w:br/>
        <w:t>+</w:t>
      </w:r>
      <w:r w:rsidRPr="00C7794D">
        <w:br/>
      </w:r>
      <w:r w:rsidRPr="00C7794D">
        <w:rPr>
          <w:rFonts w:ascii="Courier New" w:hAnsi="Courier New"/>
          <w:b/>
          <w:i w:val="0"/>
        </w:rPr>
        <w:t>?</w:t>
      </w:r>
      <w:r w:rsidRPr="00C7794D">
        <w:br/>
      </w:r>
      <w:r w:rsidRPr="00C7794D">
        <w:rPr>
          <w:rFonts w:ascii="Courier New" w:hAnsi="Courier New"/>
          <w:b/>
          <w:i w:val="0"/>
        </w:rPr>
        <w:t>{</w:t>
      </w:r>
      <w:r w:rsidRPr="00C7794D">
        <w:t xml:space="preserve"> DecimalDigits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t xml:space="preserve"> DecimalDigits </w:t>
      </w:r>
      <w:r w:rsidRPr="00C7794D">
        <w:rPr>
          <w:rFonts w:ascii="Courier New" w:hAnsi="Courier New"/>
          <w:b/>
          <w:i w:val="0"/>
        </w:rPr>
        <w:t>}</w:t>
      </w:r>
    </w:p>
    <w:p w14:paraId="74D06C4F" w14:textId="77777777" w:rsidR="00E80769" w:rsidRPr="00C7794D" w:rsidRDefault="00E80769" w:rsidP="00E80769">
      <w:pPr>
        <w:pStyle w:val="M0"/>
        <w:spacing w:after="0"/>
        <w:rPr>
          <w:sz w:val="16"/>
        </w:rPr>
      </w:pPr>
    </w:p>
    <w:p w14:paraId="7AD81299" w14:textId="77777777" w:rsidR="00E80769" w:rsidRPr="006B6D0A" w:rsidRDefault="00E80769" w:rsidP="00E80769">
      <w:pPr>
        <w:pStyle w:val="SyntaxRule"/>
      </w:pPr>
      <w:r w:rsidRPr="004D1BD1">
        <w:t xml:space="preserve">Atom </w:t>
      </w:r>
      <w:r w:rsidRPr="008B7F6F">
        <w:rPr>
          <w:rFonts w:ascii="Arial" w:hAnsi="Arial"/>
          <w:b/>
          <w:i w:val="0"/>
        </w:rPr>
        <w:t>::</w:t>
      </w:r>
      <w:r w:rsidRPr="006B6D0A">
        <w:rPr>
          <w:b/>
        </w:rPr>
        <w:tab/>
      </w:r>
      <w:r w:rsidRPr="006B6D0A">
        <w:rPr>
          <w:rFonts w:ascii="Arial" w:hAnsi="Arial"/>
        </w:rPr>
        <w:t>See 15.10.1</w:t>
      </w:r>
    </w:p>
    <w:p w14:paraId="4E4E7A2E" w14:textId="77777777" w:rsidR="00E80769" w:rsidRPr="00E77497" w:rsidRDefault="00E80769" w:rsidP="00E80769">
      <w:pPr>
        <w:pStyle w:val="SyntaxDefinition"/>
      </w:pPr>
      <w:r w:rsidRPr="00E65A34">
        <w:t>PatternCharacter</w:t>
      </w:r>
      <w:r w:rsidRPr="00E65A34">
        <w:br/>
      </w:r>
      <w:r w:rsidRPr="00546435">
        <w:rPr>
          <w:rFonts w:ascii="Courier New" w:hAnsi="Courier New"/>
          <w:i w:val="0"/>
        </w:rPr>
        <w:t>.</w:t>
      </w:r>
      <w:r w:rsidRPr="00A67AF2">
        <w:br/>
      </w:r>
      <w:r w:rsidRPr="00A67AF2">
        <w:rPr>
          <w:rFonts w:ascii="Courier New" w:hAnsi="Courier New"/>
          <w:b/>
          <w:i w:val="0"/>
        </w:rPr>
        <w:t xml:space="preserve">\ </w:t>
      </w:r>
      <w:r w:rsidRPr="00A67AF2">
        <w:t>AtomEscape</w:t>
      </w:r>
      <w:r w:rsidRPr="00A67AF2">
        <w:br/>
        <w:t>CharacterClass</w:t>
      </w:r>
      <w:r w:rsidRPr="00B820AB">
        <w:rPr>
          <w:rFonts w:ascii="Courier New" w:hAnsi="Courier New"/>
          <w:b/>
          <w:i w:val="0"/>
        </w:rPr>
        <w:br/>
        <w:t>(</w:t>
      </w:r>
      <w:r w:rsidRPr="00675B74">
        <w:rPr>
          <w:rFonts w:ascii="Arial" w:hAnsi="Arial"/>
          <w:b/>
        </w:rPr>
        <w:t xml:space="preserve"> </w:t>
      </w:r>
      <w:r w:rsidRPr="00E77497">
        <w:t xml:space="preserve">Disjunction </w:t>
      </w:r>
      <w:r w:rsidRPr="00E77497">
        <w:rPr>
          <w:rFonts w:ascii="Courier New" w:hAnsi="Courier New"/>
          <w:b/>
          <w:i w:val="0"/>
        </w:rPr>
        <w:t>)</w:t>
      </w:r>
      <w:r w:rsidRPr="00E77497">
        <w:br/>
      </w:r>
      <w:r w:rsidRPr="00E77497">
        <w:rPr>
          <w:rFonts w:ascii="Courier New" w:hAnsi="Courier New"/>
          <w:b/>
          <w:i w:val="0"/>
        </w:rPr>
        <w:t>(</w:t>
      </w:r>
      <w:r w:rsidRPr="00E77497">
        <w:rPr>
          <w:rFonts w:ascii="Arial" w:hAnsi="Arial"/>
          <w:b/>
          <w:i w:val="0"/>
        </w:rPr>
        <w:t xml:space="preserve"> </w:t>
      </w:r>
      <w:r w:rsidRPr="00E77497">
        <w:rPr>
          <w:rFonts w:ascii="Courier New" w:hAnsi="Courier New"/>
          <w:b/>
          <w:i w:val="0"/>
        </w:rPr>
        <w:t>?</w:t>
      </w:r>
      <w:r w:rsidRPr="00E77497">
        <w:rPr>
          <w:rFonts w:ascii="Arial" w:hAnsi="Arial"/>
          <w:b/>
          <w:i w:val="0"/>
        </w:rPr>
        <w:t xml:space="preserve"> </w:t>
      </w:r>
      <w:r w:rsidRPr="00E77497">
        <w:rPr>
          <w:rFonts w:ascii="Courier New" w:hAnsi="Courier New"/>
          <w:b/>
          <w:i w:val="0"/>
        </w:rPr>
        <w:t>:</w:t>
      </w:r>
      <w:r w:rsidRPr="00E77497">
        <w:rPr>
          <w:rFonts w:ascii="Arial" w:hAnsi="Arial"/>
          <w:b/>
        </w:rPr>
        <w:t xml:space="preserve"> </w:t>
      </w:r>
      <w:r w:rsidRPr="00E77497">
        <w:t xml:space="preserve">Disjunction </w:t>
      </w:r>
      <w:r w:rsidRPr="00E77497">
        <w:rPr>
          <w:rFonts w:ascii="Courier New" w:hAnsi="Courier New"/>
          <w:b/>
          <w:i w:val="0"/>
        </w:rPr>
        <w:t>)</w:t>
      </w:r>
    </w:p>
    <w:p w14:paraId="33B227A1" w14:textId="77777777" w:rsidR="00E80769" w:rsidRPr="00E77497" w:rsidRDefault="00E80769" w:rsidP="00E80769">
      <w:pPr>
        <w:pStyle w:val="SyntaxRule"/>
      </w:pPr>
      <w:r w:rsidRPr="00E77497">
        <w:rPr>
          <w:rStyle w:val="bnf"/>
          <w:i/>
        </w:rPr>
        <w:t>PatternCharacter</w:t>
      </w:r>
      <w:r w:rsidRPr="00E77497">
        <w:t xml:space="preserve"> </w:t>
      </w:r>
      <w:r w:rsidRPr="00E77497">
        <w:rPr>
          <w:rFonts w:ascii="Arial" w:hAnsi="Arial"/>
          <w:i w:val="0"/>
        </w:rPr>
        <w:t>::</w:t>
      </w:r>
      <w:r w:rsidRPr="00E77497">
        <w:tab/>
      </w:r>
      <w:r w:rsidRPr="00E77497">
        <w:rPr>
          <w:rFonts w:ascii="Arial" w:hAnsi="Arial"/>
        </w:rPr>
        <w:t>See 15.10.1</w:t>
      </w:r>
    </w:p>
    <w:p w14:paraId="54A71B10" w14:textId="77777777" w:rsidR="00E80769" w:rsidRPr="00E77497" w:rsidRDefault="00E80769" w:rsidP="00E80769">
      <w:pPr>
        <w:pStyle w:val="SyntaxDefinition"/>
        <w:rPr>
          <w:rFonts w:ascii="Courier New" w:hAnsi="Courier New" w:cs="Courier New"/>
          <w:b/>
          <w:i w:val="0"/>
        </w:rPr>
      </w:pPr>
      <w:r w:rsidRPr="00E77497">
        <w:rPr>
          <w:rStyle w:val="bnf"/>
          <w:i/>
        </w:rPr>
        <w:t>SourceCharacter</w:t>
      </w:r>
      <w:r w:rsidRPr="00E77497">
        <w:t xml:space="preserve"> </w:t>
      </w:r>
      <w:r w:rsidRPr="00E77497">
        <w:rPr>
          <w:rFonts w:ascii="Arial" w:hAnsi="Arial" w:cs="Arial"/>
          <w:b/>
          <w:i w:val="0"/>
        </w:rPr>
        <w:t>but not</w:t>
      </w:r>
      <w:r w:rsidRPr="00E77497">
        <w:rPr>
          <w:rFonts w:ascii="Arial" w:hAnsi="Arial" w:cs="Arial"/>
          <w:b/>
        </w:rPr>
        <w:t xml:space="preserve"> </w:t>
      </w:r>
      <w:r w:rsidRPr="00E77497">
        <w:rPr>
          <w:rFonts w:ascii="Arial" w:hAnsi="Arial" w:cs="Arial"/>
          <w:b/>
          <w:i w:val="0"/>
        </w:rPr>
        <w:t>one of-</w:t>
      </w:r>
      <w:r w:rsidRPr="00E77497">
        <w:rPr>
          <w:rFonts w:ascii="Arial" w:hAnsi="Arial" w:cs="Arial"/>
          <w:b/>
          <w:i w:val="0"/>
        </w:rPr>
        <w:br/>
      </w:r>
      <w:r w:rsidRPr="00E77497">
        <w:rPr>
          <w:rFonts w:ascii="Courier New" w:hAnsi="Courier New" w:cs="Courier New"/>
          <w:b/>
          <w:i w:val="0"/>
        </w:rPr>
        <w:t xml:space="preserve">    ^  $  \  .  *  +  ?  (  )  [  ]  {  }  |</w:t>
      </w:r>
    </w:p>
    <w:p w14:paraId="29C60AE8" w14:textId="77777777" w:rsidR="00E80769" w:rsidRPr="00E77497" w:rsidRDefault="00E80769" w:rsidP="00E80769">
      <w:pPr>
        <w:pStyle w:val="M0"/>
        <w:spacing w:after="0"/>
        <w:rPr>
          <w:sz w:val="16"/>
        </w:rPr>
      </w:pPr>
    </w:p>
    <w:p w14:paraId="2D9D34CF" w14:textId="77777777" w:rsidR="00E80769" w:rsidRPr="00E77497" w:rsidRDefault="00E80769" w:rsidP="00E80769">
      <w:pPr>
        <w:pStyle w:val="SyntaxRule"/>
      </w:pPr>
      <w:r w:rsidRPr="00E77497">
        <w:t xml:space="preserve">AtomEscape </w:t>
      </w:r>
      <w:r w:rsidRPr="00E77497">
        <w:rPr>
          <w:rFonts w:ascii="Arial" w:hAnsi="Arial"/>
          <w:b/>
          <w:i w:val="0"/>
        </w:rPr>
        <w:t>::</w:t>
      </w:r>
      <w:r w:rsidRPr="00E77497">
        <w:rPr>
          <w:b/>
        </w:rPr>
        <w:tab/>
      </w:r>
      <w:r w:rsidRPr="00E77497">
        <w:rPr>
          <w:rFonts w:ascii="Arial" w:hAnsi="Arial"/>
        </w:rPr>
        <w:t>See 15.10.1</w:t>
      </w:r>
    </w:p>
    <w:p w14:paraId="02FFAA77" w14:textId="77777777" w:rsidR="00E80769" w:rsidRPr="00E77497" w:rsidRDefault="00E80769" w:rsidP="00E80769">
      <w:pPr>
        <w:pStyle w:val="SyntaxDefinition"/>
      </w:pPr>
      <w:r w:rsidRPr="00E77497">
        <w:t>DecimalEscape</w:t>
      </w:r>
      <w:r w:rsidRPr="00E77497">
        <w:br/>
        <w:t>CharacterEscape</w:t>
      </w:r>
      <w:r w:rsidRPr="00E77497">
        <w:br/>
        <w:t>CharacterClassEscape</w:t>
      </w:r>
    </w:p>
    <w:p w14:paraId="253B52BA" w14:textId="77777777" w:rsidR="00E80769" w:rsidRPr="00E77497" w:rsidRDefault="00E80769" w:rsidP="00E80769">
      <w:pPr>
        <w:pStyle w:val="M0"/>
        <w:spacing w:after="0"/>
        <w:rPr>
          <w:sz w:val="16"/>
        </w:rPr>
      </w:pPr>
    </w:p>
    <w:p w14:paraId="6FE16596" w14:textId="77777777" w:rsidR="00E80769" w:rsidRPr="00E77497" w:rsidRDefault="00E80769" w:rsidP="00E80769">
      <w:pPr>
        <w:pStyle w:val="SyntaxRule"/>
      </w:pPr>
      <w:r w:rsidRPr="00E77497">
        <w:t xml:space="preserve">CharacterEscape </w:t>
      </w:r>
      <w:r w:rsidRPr="00E77497">
        <w:rPr>
          <w:rFonts w:ascii="Arial" w:hAnsi="Arial"/>
          <w:b/>
          <w:i w:val="0"/>
        </w:rPr>
        <w:t>::</w:t>
      </w:r>
      <w:r w:rsidRPr="00E77497">
        <w:rPr>
          <w:rFonts w:ascii="Arial" w:hAnsi="Arial"/>
          <w:b/>
        </w:rPr>
        <w:tab/>
      </w:r>
      <w:r w:rsidRPr="00E77497">
        <w:rPr>
          <w:rFonts w:ascii="Arial" w:hAnsi="Arial"/>
        </w:rPr>
        <w:t>See 15.10.1</w:t>
      </w:r>
    </w:p>
    <w:p w14:paraId="35032F4B" w14:textId="77777777" w:rsidR="00E80769" w:rsidRPr="00E77497" w:rsidRDefault="00E80769" w:rsidP="00E80769">
      <w:pPr>
        <w:pStyle w:val="SyntaxDefinition"/>
      </w:pPr>
      <w:r w:rsidRPr="00E77497">
        <w:t>ControlEscape</w:t>
      </w:r>
      <w:r w:rsidRPr="00E77497">
        <w:br/>
      </w:r>
      <w:r w:rsidRPr="00E77497">
        <w:rPr>
          <w:rFonts w:ascii="Courier New" w:hAnsi="Courier New" w:cs="Courier New"/>
          <w:b/>
          <w:i w:val="0"/>
        </w:rPr>
        <w:t>c</w:t>
      </w:r>
      <w:r w:rsidRPr="00E77497">
        <w:t xml:space="preserve"> ControlLetter</w:t>
      </w:r>
      <w:r w:rsidRPr="00E77497">
        <w:br/>
        <w:t>HexEscapeSequence</w:t>
      </w:r>
      <w:r w:rsidRPr="00E77497">
        <w:br/>
        <w:t>UnicodeEscapeSequence</w:t>
      </w:r>
      <w:r w:rsidRPr="00E77497">
        <w:br/>
        <w:t>IdentityEscape</w:t>
      </w:r>
    </w:p>
    <w:p w14:paraId="563A1734" w14:textId="77777777" w:rsidR="00E80769" w:rsidRPr="00E77497" w:rsidRDefault="00E80769" w:rsidP="00E80769">
      <w:pPr>
        <w:pStyle w:val="M0"/>
        <w:spacing w:after="0"/>
        <w:rPr>
          <w:sz w:val="16"/>
        </w:rPr>
      </w:pPr>
    </w:p>
    <w:p w14:paraId="0D990042" w14:textId="77777777" w:rsidR="00E80769" w:rsidRPr="00E77497" w:rsidRDefault="00E80769" w:rsidP="00E80769">
      <w:pPr>
        <w:pStyle w:val="SyntaxRule"/>
      </w:pPr>
      <w:r w:rsidRPr="00E77497">
        <w:t xml:space="preserve">ControlEscape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rPr>
        <w:t>See 15.10.1</w:t>
      </w:r>
    </w:p>
    <w:p w14:paraId="41AB99B3"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f  n  r  t  v</w:t>
      </w:r>
    </w:p>
    <w:p w14:paraId="6F344AEE" w14:textId="77777777" w:rsidR="00E80769" w:rsidRPr="00E77497" w:rsidRDefault="00E80769" w:rsidP="00E80769">
      <w:pPr>
        <w:pStyle w:val="M0"/>
        <w:spacing w:after="0"/>
        <w:rPr>
          <w:sz w:val="16"/>
        </w:rPr>
      </w:pPr>
    </w:p>
    <w:p w14:paraId="442B83AC" w14:textId="77777777" w:rsidR="00E80769" w:rsidRPr="00E77497" w:rsidRDefault="00E80769" w:rsidP="00E80769">
      <w:pPr>
        <w:pStyle w:val="SyntaxRule"/>
      </w:pPr>
      <w:r w:rsidRPr="00E77497">
        <w:t xml:space="preserve">ControlLetter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rPr>
        <w:t>See 15.10.1</w:t>
      </w:r>
    </w:p>
    <w:p w14:paraId="54673706"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14:paraId="16B6BD58" w14:textId="77777777" w:rsidR="00E80769" w:rsidRPr="00E77497" w:rsidRDefault="00E80769" w:rsidP="00E80769">
      <w:pPr>
        <w:pStyle w:val="M0"/>
        <w:spacing w:after="0"/>
        <w:rPr>
          <w:sz w:val="16"/>
        </w:rPr>
      </w:pPr>
    </w:p>
    <w:p w14:paraId="7B8A9C7A" w14:textId="77777777" w:rsidR="00E80769" w:rsidRPr="00E77497" w:rsidRDefault="00E80769" w:rsidP="00E80769">
      <w:pPr>
        <w:pStyle w:val="SyntaxRule"/>
      </w:pPr>
      <w:r w:rsidRPr="00E77497">
        <w:t xml:space="preserve">IdentityEscape </w:t>
      </w:r>
      <w:r w:rsidRPr="00E77497">
        <w:rPr>
          <w:rFonts w:ascii="Arial" w:hAnsi="Arial"/>
          <w:b/>
          <w:i w:val="0"/>
        </w:rPr>
        <w:t>::</w:t>
      </w:r>
      <w:r w:rsidRPr="00E77497">
        <w:rPr>
          <w:rFonts w:ascii="Arial" w:hAnsi="Arial"/>
          <w:b/>
        </w:rPr>
        <w:tab/>
      </w:r>
      <w:r w:rsidRPr="00E77497">
        <w:rPr>
          <w:rFonts w:ascii="Arial" w:hAnsi="Arial"/>
        </w:rPr>
        <w:t>See 15.10.1</w:t>
      </w:r>
    </w:p>
    <w:p w14:paraId="0FA1E76A" w14:textId="77777777" w:rsidR="00E80769" w:rsidRPr="00E77497" w:rsidRDefault="00E80769" w:rsidP="00E80769">
      <w:pPr>
        <w:pStyle w:val="SyntaxDefinition"/>
        <w:rPr>
          <w:i w:val="0"/>
        </w:rPr>
      </w:pPr>
      <w:r w:rsidRPr="00E77497">
        <w:t xml:space="preserve">SourceCharacter </w:t>
      </w:r>
      <w:r w:rsidRPr="00E77497">
        <w:rPr>
          <w:rFonts w:ascii="Arial" w:hAnsi="Arial"/>
          <w:b/>
          <w:i w:val="0"/>
        </w:rPr>
        <w:t>but not</w:t>
      </w:r>
      <w:r w:rsidRPr="00E77497">
        <w:rPr>
          <w:rFonts w:ascii="Arial" w:hAnsi="Arial"/>
          <w:b/>
        </w:rPr>
        <w:t xml:space="preserve"> </w:t>
      </w:r>
      <w:r w:rsidRPr="00E77497">
        <w:t>IdentifierPart</w:t>
      </w:r>
      <w:r w:rsidRPr="00E77497">
        <w:br/>
      </w:r>
      <w:r w:rsidRPr="00E77497">
        <w:rPr>
          <w:i w:val="0"/>
        </w:rPr>
        <w:t>&lt;ZWJ&gt;</w:t>
      </w:r>
      <w:r w:rsidRPr="00E77497">
        <w:rPr>
          <w:i w:val="0"/>
        </w:rPr>
        <w:br/>
        <w:t>&lt;ZWNJ&gt;</w:t>
      </w:r>
    </w:p>
    <w:p w14:paraId="513780FC" w14:textId="77777777" w:rsidR="00E80769" w:rsidRPr="00E77497" w:rsidRDefault="00E80769" w:rsidP="00E80769">
      <w:pPr>
        <w:pStyle w:val="M0"/>
        <w:spacing w:after="0"/>
        <w:rPr>
          <w:sz w:val="16"/>
        </w:rPr>
      </w:pPr>
    </w:p>
    <w:p w14:paraId="595C1538" w14:textId="77777777" w:rsidR="00E80769" w:rsidRPr="00E77497" w:rsidRDefault="00E80769" w:rsidP="00E80769">
      <w:pPr>
        <w:pStyle w:val="SyntaxRule"/>
      </w:pPr>
      <w:r w:rsidRPr="00E77497">
        <w:t xml:space="preserve">DecimalEscape </w:t>
      </w:r>
      <w:r w:rsidRPr="00E77497">
        <w:rPr>
          <w:rFonts w:ascii="Arial" w:hAnsi="Arial"/>
          <w:b/>
          <w:i w:val="0"/>
        </w:rPr>
        <w:t>::</w:t>
      </w:r>
      <w:r w:rsidRPr="00E77497">
        <w:rPr>
          <w:rFonts w:ascii="Arial" w:hAnsi="Arial"/>
          <w:b/>
        </w:rPr>
        <w:tab/>
      </w:r>
      <w:r w:rsidRPr="00E77497">
        <w:rPr>
          <w:rFonts w:ascii="Arial" w:hAnsi="Arial"/>
        </w:rPr>
        <w:t>See 15.10.1</w:t>
      </w:r>
    </w:p>
    <w:p w14:paraId="3CA6DEBC" w14:textId="77777777" w:rsidR="00E80769" w:rsidRPr="00E77497" w:rsidRDefault="00E80769" w:rsidP="00E80769">
      <w:pPr>
        <w:pStyle w:val="SyntaxDefinition"/>
        <w:rPr>
          <w:rFonts w:ascii="Arial" w:hAnsi="Arial"/>
        </w:rPr>
      </w:pPr>
      <w:r w:rsidRPr="00E77497">
        <w:t>DecimalIntegerLiteral</w:t>
      </w:r>
      <w:r w:rsidRPr="00E77497">
        <w:rPr>
          <w:rFonts w:ascii="Arial" w:hAnsi="Arial"/>
        </w:rPr>
        <w:t xml:space="preserve">  </w:t>
      </w:r>
      <w:r w:rsidRPr="00E77497">
        <w:rPr>
          <w:rFonts w:ascii="Arial" w:hAnsi="Arial"/>
          <w:i w:val="0"/>
          <w:sz w:val="16"/>
          <w:szCs w:val="16"/>
        </w:rPr>
        <w:t xml:space="preserve">[lookahead </w:t>
      </w:r>
      <w:r w:rsidRPr="00E77497">
        <w:rPr>
          <w:rFonts w:ascii="Arial" w:hAnsi="Arial"/>
          <w:i w:val="0"/>
          <w:sz w:val="16"/>
          <w:szCs w:val="16"/>
        </w:rPr>
        <w:sym w:font="Symbol" w:char="F0CF"/>
      </w:r>
      <w:r w:rsidRPr="00E77497">
        <w:rPr>
          <w:rFonts w:ascii="Arial" w:hAnsi="Arial"/>
          <w:i w:val="0"/>
          <w:sz w:val="16"/>
          <w:szCs w:val="16"/>
        </w:rPr>
        <w:t xml:space="preserve"> </w:t>
      </w:r>
      <w:r w:rsidRPr="00E77497">
        <w:rPr>
          <w:sz w:val="16"/>
          <w:szCs w:val="16"/>
        </w:rPr>
        <w:t>DecimalDigit</w:t>
      </w:r>
      <w:r w:rsidRPr="00E77497">
        <w:rPr>
          <w:rFonts w:ascii="Arial" w:hAnsi="Arial"/>
          <w:i w:val="0"/>
          <w:sz w:val="16"/>
          <w:szCs w:val="16"/>
        </w:rPr>
        <w:t>]</w:t>
      </w:r>
    </w:p>
    <w:p w14:paraId="68BBA085" w14:textId="77777777" w:rsidR="00E80769" w:rsidRPr="00E77497" w:rsidRDefault="00E80769" w:rsidP="00E80769">
      <w:pPr>
        <w:pStyle w:val="SyntaxDefinition"/>
      </w:pPr>
    </w:p>
    <w:p w14:paraId="010A0070" w14:textId="77777777" w:rsidR="00E80769" w:rsidRPr="00E77497" w:rsidRDefault="00E80769" w:rsidP="00E80769">
      <w:pPr>
        <w:pStyle w:val="SyntaxRule"/>
        <w:rPr>
          <w:rFonts w:ascii="Arial" w:hAnsi="Arial" w:cs="Arial"/>
        </w:rPr>
      </w:pPr>
      <w:r w:rsidRPr="00E77497">
        <w:t xml:space="preserve">CharacterClassEscape </w:t>
      </w:r>
      <w:r w:rsidRPr="00E77497">
        <w:rPr>
          <w:rFonts w:ascii="Arial" w:hAnsi="Arial"/>
          <w:b/>
          <w:i w:val="0"/>
        </w:rPr>
        <w:t>::</w:t>
      </w:r>
      <w:r w:rsidRPr="00E77497">
        <w:rPr>
          <w:b/>
        </w:rPr>
        <w:t xml:space="preserve">  </w:t>
      </w:r>
      <w:r w:rsidRPr="00E77497">
        <w:rPr>
          <w:rFonts w:ascii="Arial" w:hAnsi="Arial" w:cs="Arial"/>
          <w:b/>
          <w:i w:val="0"/>
        </w:rPr>
        <w:t>one of</w:t>
      </w:r>
      <w:r w:rsidRPr="00E77497">
        <w:t xml:space="preserve"> </w:t>
      </w:r>
      <w:r w:rsidRPr="00E77497">
        <w:tab/>
      </w:r>
      <w:r w:rsidRPr="00E77497">
        <w:rPr>
          <w:rFonts w:ascii="Arial" w:hAnsi="Arial" w:cs="Arial"/>
        </w:rPr>
        <w:t>See 15.10.1</w:t>
      </w:r>
    </w:p>
    <w:p w14:paraId="77BF6E4C"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d  D  s  S  w  W</w:t>
      </w:r>
    </w:p>
    <w:p w14:paraId="05F760DC" w14:textId="77777777" w:rsidR="00E80769" w:rsidRPr="00E77497" w:rsidRDefault="00E80769" w:rsidP="00E80769">
      <w:pPr>
        <w:pStyle w:val="M0"/>
        <w:spacing w:after="0"/>
        <w:rPr>
          <w:sz w:val="16"/>
        </w:rPr>
      </w:pPr>
    </w:p>
    <w:p w14:paraId="7E4B91B0" w14:textId="77777777" w:rsidR="00E80769" w:rsidRPr="00E77497" w:rsidRDefault="00E80769" w:rsidP="00E80769">
      <w:pPr>
        <w:pStyle w:val="SyntaxRule"/>
        <w:rPr>
          <w:rFonts w:ascii="Arial" w:hAnsi="Arial"/>
        </w:rPr>
      </w:pPr>
      <w:r w:rsidRPr="00E77497">
        <w:t xml:space="preserve">CharacterClass  </w:t>
      </w:r>
      <w:r w:rsidRPr="00E77497">
        <w:rPr>
          <w:rFonts w:ascii="Arial" w:hAnsi="Arial"/>
          <w:b/>
          <w:i w:val="0"/>
        </w:rPr>
        <w:t>::</w:t>
      </w:r>
      <w:r w:rsidRPr="00E77497">
        <w:rPr>
          <w:rFonts w:ascii="Arial" w:hAnsi="Arial"/>
          <w:b/>
        </w:rPr>
        <w:tab/>
      </w:r>
      <w:r w:rsidRPr="00E77497">
        <w:rPr>
          <w:rFonts w:ascii="Arial" w:hAnsi="Arial"/>
        </w:rPr>
        <w:t>See 15.10.1</w:t>
      </w:r>
    </w:p>
    <w:p w14:paraId="34210EDD" w14:textId="77777777" w:rsidR="00E80769" w:rsidRPr="00E77497" w:rsidRDefault="00E80769" w:rsidP="00E80769">
      <w:pPr>
        <w:pStyle w:val="SyntaxDefinition"/>
      </w:pPr>
      <w:r w:rsidRPr="00E77497">
        <w:rPr>
          <w:rFonts w:ascii="Courier New" w:hAnsi="Courier New"/>
          <w:b/>
          <w:i w:val="0"/>
        </w:rPr>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rFonts w:ascii="Courier New" w:hAnsi="Courier New"/>
          <w:b/>
          <w:i w:val="0"/>
          <w:sz w:val="16"/>
        </w:rPr>
        <w:t>^</w:t>
      </w:r>
      <w:r w:rsidRPr="00E77497">
        <w:rPr>
          <w:rFonts w:ascii="Arial" w:hAnsi="Arial" w:cs="Arial"/>
          <w:i w:val="0"/>
          <w:sz w:val="16"/>
        </w:rPr>
        <w:t>}]</w:t>
      </w:r>
      <w:r w:rsidRPr="00E77497">
        <w:rPr>
          <w:rFonts w:ascii="Courier New" w:hAnsi="Courier New"/>
          <w:b/>
          <w:i w:val="0"/>
        </w:rPr>
        <w:t xml:space="preserve"> </w:t>
      </w:r>
      <w:r w:rsidRPr="00E77497">
        <w:t>ClassRanges</w:t>
      </w:r>
      <w:r w:rsidRPr="00E77497">
        <w:rPr>
          <w:rFonts w:ascii="Courier New" w:hAnsi="Courier New"/>
          <w:b/>
          <w:i w:val="0"/>
        </w:rPr>
        <w:t xml:space="preserve"> ]</w:t>
      </w:r>
      <w:r w:rsidRPr="00E77497">
        <w:br/>
      </w:r>
      <w:r w:rsidRPr="00E77497">
        <w:rPr>
          <w:rFonts w:ascii="Courier New" w:hAnsi="Courier New"/>
          <w:b/>
          <w:i w:val="0"/>
        </w:rPr>
        <w:t xml:space="preserve">[ ^ </w:t>
      </w:r>
      <w:r w:rsidRPr="00E77497">
        <w:t>ClassRanges</w:t>
      </w:r>
      <w:r w:rsidRPr="00E77497">
        <w:rPr>
          <w:rFonts w:ascii="Courier New" w:hAnsi="Courier New"/>
          <w:b/>
          <w:i w:val="0"/>
        </w:rPr>
        <w:t xml:space="preserve"> ]</w:t>
      </w:r>
    </w:p>
    <w:p w14:paraId="73440CEC" w14:textId="77777777" w:rsidR="00E80769" w:rsidRPr="00E77497" w:rsidRDefault="00E80769" w:rsidP="00E80769">
      <w:pPr>
        <w:pStyle w:val="M0"/>
        <w:spacing w:after="0"/>
        <w:rPr>
          <w:sz w:val="16"/>
        </w:rPr>
      </w:pPr>
    </w:p>
    <w:p w14:paraId="14B0B55E" w14:textId="77777777" w:rsidR="00E80769" w:rsidRPr="00E77497" w:rsidRDefault="00E80769" w:rsidP="00E80769">
      <w:pPr>
        <w:pStyle w:val="SyntaxRule"/>
      </w:pPr>
      <w:r w:rsidRPr="00E77497">
        <w:t xml:space="preserve">ClassRanges </w:t>
      </w:r>
      <w:r w:rsidRPr="00E77497">
        <w:rPr>
          <w:rFonts w:ascii="Arial" w:hAnsi="Arial"/>
          <w:b/>
          <w:i w:val="0"/>
        </w:rPr>
        <w:t>::</w:t>
      </w:r>
      <w:r w:rsidRPr="00E77497">
        <w:rPr>
          <w:b/>
        </w:rPr>
        <w:tab/>
      </w:r>
      <w:r w:rsidRPr="00E77497">
        <w:rPr>
          <w:rFonts w:ascii="Arial" w:hAnsi="Arial"/>
        </w:rPr>
        <w:t>See 15.10.1</w:t>
      </w:r>
    </w:p>
    <w:p w14:paraId="5A2AA5E6" w14:textId="77777777" w:rsidR="00E80769" w:rsidRPr="00E77497" w:rsidRDefault="00E80769" w:rsidP="00E80769">
      <w:pPr>
        <w:pStyle w:val="SyntaxDefinition"/>
        <w:rPr>
          <w:vertAlign w:val="subscript"/>
        </w:rPr>
      </w:pPr>
      <w:r w:rsidRPr="00E77497">
        <w:rPr>
          <w:rFonts w:ascii="Arial" w:hAnsi="Arial"/>
          <w:i w:val="0"/>
          <w:sz w:val="16"/>
        </w:rPr>
        <w:t>[empty]</w:t>
      </w:r>
      <w:r w:rsidRPr="00E77497">
        <w:br/>
        <w:t>NonemptyClassRanges</w:t>
      </w:r>
    </w:p>
    <w:p w14:paraId="312B3EB9" w14:textId="77777777" w:rsidR="00E80769" w:rsidRPr="00E77497" w:rsidRDefault="00E80769" w:rsidP="00E80769">
      <w:pPr>
        <w:pStyle w:val="M0"/>
        <w:spacing w:after="0"/>
        <w:rPr>
          <w:sz w:val="16"/>
        </w:rPr>
      </w:pPr>
    </w:p>
    <w:p w14:paraId="631214B3" w14:textId="77777777" w:rsidR="00E80769" w:rsidRPr="00E77497" w:rsidRDefault="00E80769" w:rsidP="00E80769">
      <w:pPr>
        <w:pStyle w:val="SyntaxRule"/>
        <w:rPr>
          <w:rFonts w:ascii="Arial" w:hAnsi="Arial"/>
        </w:rPr>
      </w:pPr>
      <w:r w:rsidRPr="00E77497">
        <w:t xml:space="preserve">NonemptyClassRanges </w:t>
      </w:r>
      <w:r w:rsidRPr="00E77497">
        <w:rPr>
          <w:rFonts w:ascii="Arial" w:hAnsi="Arial"/>
          <w:b/>
          <w:i w:val="0"/>
        </w:rPr>
        <w:t>::</w:t>
      </w:r>
      <w:r w:rsidRPr="00E77497">
        <w:rPr>
          <w:rFonts w:ascii="Arial" w:hAnsi="Arial"/>
          <w:b/>
        </w:rPr>
        <w:tab/>
      </w:r>
      <w:r w:rsidRPr="00E77497">
        <w:rPr>
          <w:rFonts w:ascii="Arial" w:hAnsi="Arial"/>
        </w:rPr>
        <w:t>See 15.10.1</w:t>
      </w:r>
    </w:p>
    <w:p w14:paraId="47B0FA88" w14:textId="77777777" w:rsidR="00E80769" w:rsidRPr="00E77497" w:rsidRDefault="00E80769" w:rsidP="00E80769">
      <w:pPr>
        <w:pStyle w:val="SyntaxDefinition"/>
      </w:pPr>
      <w:r w:rsidRPr="00E77497">
        <w:t>ClassAtom</w:t>
      </w:r>
      <w:r w:rsidRPr="00E77497">
        <w:br/>
        <w:t>ClassAtom NonemptyClassRangesNoDash</w:t>
      </w:r>
      <w:r w:rsidRPr="00E77497">
        <w:br/>
        <w:t>ClassAtom</w:t>
      </w:r>
      <w:r w:rsidRPr="00E77497">
        <w:rPr>
          <w:rFonts w:ascii="Courier New" w:hAnsi="Courier New"/>
          <w:b/>
          <w:i w:val="0"/>
        </w:rPr>
        <w:t xml:space="preserve"> – </w:t>
      </w:r>
      <w:r w:rsidRPr="00E77497">
        <w:t>ClassAtom ClassRanges</w:t>
      </w:r>
    </w:p>
    <w:p w14:paraId="6B8815A3" w14:textId="77777777" w:rsidR="00E80769" w:rsidRPr="00E77497" w:rsidRDefault="00E80769" w:rsidP="00E80769">
      <w:pPr>
        <w:pStyle w:val="M0"/>
        <w:spacing w:after="0"/>
        <w:rPr>
          <w:sz w:val="16"/>
        </w:rPr>
      </w:pPr>
    </w:p>
    <w:p w14:paraId="5EB2ED13" w14:textId="77777777" w:rsidR="00E80769" w:rsidRPr="00E77497" w:rsidRDefault="00E80769" w:rsidP="00E80769">
      <w:pPr>
        <w:pStyle w:val="SyntaxRule"/>
      </w:pPr>
      <w:r w:rsidRPr="00E77497">
        <w:t xml:space="preserve">NonemptyClassRangesNoDash </w:t>
      </w:r>
      <w:r w:rsidRPr="00E77497">
        <w:rPr>
          <w:rFonts w:ascii="Arial" w:hAnsi="Arial"/>
          <w:b/>
          <w:i w:val="0"/>
        </w:rPr>
        <w:t>::</w:t>
      </w:r>
      <w:r w:rsidRPr="00E77497">
        <w:rPr>
          <w:rFonts w:ascii="Arial" w:hAnsi="Arial"/>
          <w:b/>
        </w:rPr>
        <w:tab/>
      </w:r>
      <w:r w:rsidRPr="00E77497">
        <w:rPr>
          <w:rFonts w:ascii="Arial" w:hAnsi="Arial"/>
        </w:rPr>
        <w:t>See 15.10.1</w:t>
      </w:r>
    </w:p>
    <w:p w14:paraId="113DCA3F" w14:textId="77777777" w:rsidR="00E80769" w:rsidRPr="00E77497" w:rsidRDefault="00E80769" w:rsidP="00E80769">
      <w:pPr>
        <w:pStyle w:val="SyntaxDefinition"/>
      </w:pPr>
      <w:r w:rsidRPr="00E77497">
        <w:t>ClassAtom</w:t>
      </w:r>
      <w:r w:rsidRPr="00E77497">
        <w:br/>
        <w:t>ClassAtomNoDash NonemptyClassRangesNoDash</w:t>
      </w:r>
      <w:r w:rsidRPr="00E77497">
        <w:br/>
        <w:t>ClassAtomNoDash</w:t>
      </w:r>
      <w:r w:rsidRPr="00E77497">
        <w:rPr>
          <w:rFonts w:ascii="Courier New" w:hAnsi="Courier New"/>
          <w:b/>
          <w:i w:val="0"/>
        </w:rPr>
        <w:t xml:space="preserve"> – </w:t>
      </w:r>
      <w:r w:rsidRPr="00E77497">
        <w:t>ClassAtom ClassRanges</w:t>
      </w:r>
    </w:p>
    <w:p w14:paraId="0A848C49" w14:textId="77777777" w:rsidR="00E80769" w:rsidRPr="00E77497" w:rsidRDefault="00E80769" w:rsidP="00E80769">
      <w:pPr>
        <w:pStyle w:val="M0"/>
        <w:spacing w:after="0"/>
        <w:rPr>
          <w:sz w:val="16"/>
        </w:rPr>
      </w:pPr>
    </w:p>
    <w:p w14:paraId="1A06853E" w14:textId="77777777" w:rsidR="00E80769" w:rsidRPr="00E77497" w:rsidRDefault="00E80769" w:rsidP="00E80769">
      <w:pPr>
        <w:pStyle w:val="SyntaxRule"/>
      </w:pPr>
      <w:r w:rsidRPr="00E77497">
        <w:t xml:space="preserve">ClassAtom </w:t>
      </w:r>
      <w:r w:rsidRPr="00E77497">
        <w:rPr>
          <w:rFonts w:ascii="Arial" w:hAnsi="Arial" w:cs="Arial"/>
          <w:b/>
          <w:i w:val="0"/>
        </w:rPr>
        <w:t>::</w:t>
      </w:r>
      <w:r w:rsidRPr="00E77497">
        <w:rPr>
          <w:b/>
        </w:rPr>
        <w:tab/>
      </w:r>
      <w:r w:rsidRPr="00E77497">
        <w:rPr>
          <w:rFonts w:ascii="Arial" w:hAnsi="Arial"/>
        </w:rPr>
        <w:t>See 15.10.1</w:t>
      </w:r>
    </w:p>
    <w:p w14:paraId="07326242" w14:textId="77777777" w:rsidR="00E80769" w:rsidRPr="00E77497" w:rsidRDefault="00E80769" w:rsidP="00E80769">
      <w:pPr>
        <w:pStyle w:val="SyntaxDefinition"/>
      </w:pPr>
      <w:r w:rsidRPr="00E77497">
        <w:rPr>
          <w:rFonts w:ascii="Courier New" w:hAnsi="Courier New"/>
          <w:b/>
          <w:i w:val="0"/>
        </w:rPr>
        <w:t>-</w:t>
      </w:r>
      <w:r w:rsidRPr="00E77497">
        <w:br/>
        <w:t>ClassAtomNoDash</w:t>
      </w:r>
    </w:p>
    <w:p w14:paraId="32F04370" w14:textId="77777777" w:rsidR="00E80769" w:rsidRPr="00E77497" w:rsidRDefault="00E80769" w:rsidP="00E80769">
      <w:pPr>
        <w:pStyle w:val="M0"/>
        <w:spacing w:after="0"/>
        <w:rPr>
          <w:sz w:val="16"/>
        </w:rPr>
      </w:pPr>
    </w:p>
    <w:p w14:paraId="4657E1C6" w14:textId="77777777" w:rsidR="00E80769" w:rsidRPr="00E77497" w:rsidRDefault="00E80769" w:rsidP="00E80769">
      <w:pPr>
        <w:pStyle w:val="SyntaxRule"/>
        <w:rPr>
          <w:rFonts w:ascii="Arial" w:hAnsi="Arial"/>
        </w:rPr>
      </w:pPr>
      <w:r w:rsidRPr="00E77497">
        <w:t xml:space="preserve">ClassAtomNoDash </w:t>
      </w:r>
      <w:r w:rsidRPr="00E77497">
        <w:rPr>
          <w:rFonts w:ascii="Arial" w:hAnsi="Arial"/>
          <w:b/>
          <w:i w:val="0"/>
        </w:rPr>
        <w:t>::</w:t>
      </w:r>
      <w:r w:rsidRPr="00E77497">
        <w:rPr>
          <w:rFonts w:ascii="Arial" w:hAnsi="Arial"/>
          <w:b/>
        </w:rPr>
        <w:tab/>
      </w:r>
      <w:r w:rsidRPr="00E77497">
        <w:rPr>
          <w:rFonts w:ascii="Arial" w:hAnsi="Arial"/>
        </w:rPr>
        <w:t>See 15.10.1</w:t>
      </w:r>
    </w:p>
    <w:p w14:paraId="347D4AB6" w14:textId="77777777" w:rsidR="00E80769" w:rsidRPr="00E77497" w:rsidRDefault="00E80769" w:rsidP="00E80769">
      <w:pPr>
        <w:pStyle w:val="SyntaxDefinition"/>
        <w:rPr>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b/>
          <w:i w:val="0"/>
        </w:rPr>
        <w:t xml:space="preserve"> 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p>
    <w:p w14:paraId="45A80388" w14:textId="77777777" w:rsidR="00E80769" w:rsidRPr="00E77497" w:rsidRDefault="00E80769" w:rsidP="00E80769">
      <w:pPr>
        <w:pStyle w:val="M0"/>
        <w:spacing w:after="0"/>
        <w:rPr>
          <w:sz w:val="16"/>
        </w:rPr>
      </w:pPr>
    </w:p>
    <w:p w14:paraId="599C42F5" w14:textId="77777777" w:rsidR="00E80769" w:rsidRPr="00E77497" w:rsidRDefault="00E80769" w:rsidP="00E80769">
      <w:pPr>
        <w:pStyle w:val="SyntaxRule"/>
      </w:pPr>
      <w:r w:rsidRPr="00E77497">
        <w:t xml:space="preserve">ClassEscape </w:t>
      </w:r>
      <w:r w:rsidRPr="00E77497">
        <w:rPr>
          <w:rFonts w:ascii="Arial" w:hAnsi="Arial" w:cs="Arial"/>
          <w:b/>
          <w:i w:val="0"/>
        </w:rPr>
        <w:t>::</w:t>
      </w:r>
      <w:r w:rsidRPr="00E77497">
        <w:rPr>
          <w:b/>
        </w:rPr>
        <w:tab/>
      </w:r>
      <w:r w:rsidRPr="00E77497">
        <w:rPr>
          <w:rFonts w:ascii="Arial" w:hAnsi="Arial" w:cs="Arial"/>
        </w:rPr>
        <w:t>See 15.10.1</w:t>
      </w:r>
    </w:p>
    <w:p w14:paraId="5AC1A6F1" w14:textId="77777777" w:rsidR="00E80769" w:rsidRPr="00E77497" w:rsidRDefault="00E80769" w:rsidP="00E80769">
      <w:pPr>
        <w:pStyle w:val="SyntaxDefinition"/>
      </w:pPr>
      <w:r w:rsidRPr="00E77497">
        <w:t>DecimalEscape</w:t>
      </w:r>
      <w:r w:rsidRPr="00E77497">
        <w:br/>
      </w:r>
      <w:r w:rsidRPr="00E77497">
        <w:rPr>
          <w:rFonts w:ascii="Courier New" w:hAnsi="Courier New"/>
          <w:b/>
          <w:i w:val="0"/>
        </w:rPr>
        <w:t>b</w:t>
      </w:r>
      <w:r w:rsidRPr="00E77497">
        <w:br/>
        <w:t>CharacterEscape</w:t>
      </w:r>
      <w:r w:rsidRPr="00E77497">
        <w:rPr>
          <w:rFonts w:ascii="Courier New" w:hAnsi="Courier New"/>
          <w:b/>
          <w:i w:val="0"/>
        </w:rPr>
        <w:br/>
      </w:r>
      <w:r w:rsidRPr="00E77497">
        <w:t>CharacterClassEscape</w:t>
      </w:r>
    </w:p>
    <w:p w14:paraId="522E41A5" w14:textId="77777777" w:rsidR="00E80769" w:rsidRPr="00E77497" w:rsidRDefault="00E80769" w:rsidP="00E80769">
      <w:pPr>
        <w:pStyle w:val="a2"/>
        <w:tabs>
          <w:tab w:val="clear" w:pos="500"/>
          <w:tab w:val="clear" w:pos="720"/>
          <w:tab w:val="left" w:pos="567"/>
        </w:tabs>
      </w:pPr>
      <w:bookmarkStart w:id="35353" w:name="_Toc235503561"/>
      <w:bookmarkStart w:id="35354" w:name="_Toc236208650"/>
      <w:bookmarkStart w:id="35355" w:name="_Toc241509336"/>
      <w:bookmarkStart w:id="35356" w:name="_Toc241557813"/>
      <w:bookmarkStart w:id="35357" w:name="_Toc244416823"/>
      <w:bookmarkStart w:id="35358" w:name="_Toc244657763"/>
      <w:bookmarkStart w:id="35359" w:name="_Toc246652503"/>
      <w:bookmarkStart w:id="35360" w:name="_Toc253562052"/>
      <w:bookmarkStart w:id="35361" w:name="_Toc268506068"/>
      <w:bookmarkStart w:id="35362" w:name="_Toc276631187"/>
      <w:bookmarkStart w:id="35363" w:name="_Toc277944231"/>
      <w:bookmarkStart w:id="35364" w:name="_Toc153968576"/>
      <w:bookmarkStart w:id="35365" w:name="_Toc336509690"/>
      <w:r w:rsidRPr="00E77497">
        <w:t>JSON</w:t>
      </w:r>
      <w:bookmarkEnd w:id="35353"/>
      <w:bookmarkEnd w:id="35354"/>
      <w:bookmarkEnd w:id="35355"/>
      <w:bookmarkEnd w:id="35356"/>
      <w:bookmarkEnd w:id="35357"/>
      <w:bookmarkEnd w:id="35358"/>
      <w:bookmarkEnd w:id="35359"/>
      <w:bookmarkEnd w:id="35360"/>
      <w:bookmarkEnd w:id="35361"/>
      <w:bookmarkEnd w:id="35362"/>
      <w:bookmarkEnd w:id="35363"/>
      <w:bookmarkEnd w:id="35364"/>
      <w:bookmarkEnd w:id="35365"/>
    </w:p>
    <w:p w14:paraId="53992577" w14:textId="77777777" w:rsidR="00E80769" w:rsidRPr="00E77497" w:rsidRDefault="00E80769" w:rsidP="00E80769">
      <w:pPr>
        <w:pStyle w:val="a3"/>
        <w:tabs>
          <w:tab w:val="clear" w:pos="640"/>
          <w:tab w:val="clear" w:pos="880"/>
        </w:tabs>
        <w:spacing w:before="120"/>
      </w:pPr>
      <w:bookmarkStart w:id="35366" w:name="_Toc235503562"/>
      <w:bookmarkStart w:id="35367" w:name="_Toc236208651"/>
      <w:bookmarkStart w:id="35368" w:name="_Toc241509337"/>
      <w:bookmarkStart w:id="35369" w:name="_Toc241557814"/>
      <w:bookmarkStart w:id="35370" w:name="_Toc244416824"/>
      <w:bookmarkStart w:id="35371" w:name="_Toc244657764"/>
      <w:bookmarkStart w:id="35372" w:name="_Toc246652504"/>
      <w:bookmarkStart w:id="35373" w:name="_Toc253562053"/>
      <w:bookmarkStart w:id="35374" w:name="_Toc268506069"/>
      <w:bookmarkStart w:id="35375" w:name="_Toc276631188"/>
      <w:bookmarkStart w:id="35376" w:name="_Toc277944232"/>
      <w:bookmarkStart w:id="35377" w:name="_Toc153968577"/>
      <w:bookmarkStart w:id="35378" w:name="_Toc336509691"/>
      <w:r w:rsidRPr="00E77497">
        <w:t>JSON Lexical Grammar</w:t>
      </w:r>
      <w:bookmarkEnd w:id="35366"/>
      <w:bookmarkEnd w:id="35367"/>
      <w:bookmarkEnd w:id="35368"/>
      <w:bookmarkEnd w:id="35369"/>
      <w:bookmarkEnd w:id="35370"/>
      <w:bookmarkEnd w:id="35371"/>
      <w:bookmarkEnd w:id="35372"/>
      <w:bookmarkEnd w:id="35373"/>
      <w:bookmarkEnd w:id="35374"/>
      <w:bookmarkEnd w:id="35375"/>
      <w:bookmarkEnd w:id="35376"/>
      <w:bookmarkEnd w:id="35377"/>
      <w:bookmarkEnd w:id="35378"/>
    </w:p>
    <w:p w14:paraId="353F2DDB" w14:textId="77777777" w:rsidR="00E80769" w:rsidRPr="00E77497" w:rsidRDefault="00E80769" w:rsidP="00E80769">
      <w:pPr>
        <w:pStyle w:val="SyntaxRule"/>
      </w:pPr>
      <w:r w:rsidRPr="00E77497">
        <w:rPr>
          <w:rStyle w:val="bnf"/>
          <w:i/>
        </w:rPr>
        <w:t>JSONWhiteSpace</w:t>
      </w:r>
      <w:r w:rsidRPr="00E77497">
        <w:t xml:space="preserve"> </w:t>
      </w:r>
      <w:r w:rsidRPr="00E77497">
        <w:rPr>
          <w:rFonts w:ascii="Arial" w:hAnsi="Arial"/>
          <w:b/>
          <w:i w:val="0"/>
        </w:rPr>
        <w:t>::</w:t>
      </w:r>
      <w:r w:rsidRPr="00E77497">
        <w:t xml:space="preserve"> </w:t>
      </w:r>
      <w:r w:rsidRPr="00E77497">
        <w:tab/>
      </w:r>
      <w:r w:rsidRPr="00E77497">
        <w:rPr>
          <w:rFonts w:ascii="Arial" w:hAnsi="Arial"/>
        </w:rPr>
        <w:t>See 15.12.1.1</w:t>
      </w:r>
    </w:p>
    <w:p w14:paraId="53CF0C6A" w14:textId="77777777" w:rsidR="00E80769" w:rsidRPr="00E77497" w:rsidRDefault="00E80769" w:rsidP="00E80769">
      <w:pPr>
        <w:pStyle w:val="SyntaxRule2"/>
        <w:rPr>
          <w:rStyle w:val="bnf"/>
        </w:rPr>
      </w:pPr>
      <w:r w:rsidRPr="00E77497">
        <w:rPr>
          <w:rStyle w:val="bnf"/>
        </w:rPr>
        <w:t>&lt;TAB&gt;</w:t>
      </w:r>
      <w:r w:rsidRPr="00E77497">
        <w:rPr>
          <w:rStyle w:val="bnf"/>
        </w:rPr>
        <w:br/>
        <w:t>&lt;CR&gt;</w:t>
      </w:r>
      <w:r w:rsidRPr="00E77497">
        <w:rPr>
          <w:rStyle w:val="bnf"/>
        </w:rPr>
        <w:br/>
        <w:t>&lt;LF&gt;</w:t>
      </w:r>
      <w:r w:rsidRPr="00E77497">
        <w:rPr>
          <w:rStyle w:val="bnf"/>
        </w:rPr>
        <w:br/>
        <w:t>&lt;SP&gt;</w:t>
      </w:r>
    </w:p>
    <w:p w14:paraId="491C20E3" w14:textId="77777777" w:rsidR="00E80769" w:rsidRPr="00E77497" w:rsidRDefault="00E80769" w:rsidP="00E80769">
      <w:pPr>
        <w:pStyle w:val="M0"/>
        <w:spacing w:after="0"/>
        <w:rPr>
          <w:sz w:val="16"/>
        </w:rPr>
      </w:pPr>
    </w:p>
    <w:p w14:paraId="57269142" w14:textId="77777777" w:rsidR="00E80769" w:rsidRPr="00E77497" w:rsidRDefault="00E80769" w:rsidP="00E80769">
      <w:pPr>
        <w:pStyle w:val="SyntaxRule"/>
      </w:pPr>
      <w:r w:rsidRPr="00E77497">
        <w:t xml:space="preserve">JSONString </w:t>
      </w:r>
      <w:r w:rsidRPr="00E77497">
        <w:rPr>
          <w:rFonts w:ascii="Arial" w:hAnsi="Arial"/>
          <w:b/>
          <w:i w:val="0"/>
        </w:rPr>
        <w:t>::</w:t>
      </w:r>
      <w:r w:rsidRPr="00E77497">
        <w:t xml:space="preserve"> </w:t>
      </w:r>
      <w:r w:rsidRPr="00E77497">
        <w:tab/>
      </w:r>
      <w:r w:rsidRPr="00E77497">
        <w:rPr>
          <w:rFonts w:ascii="Arial" w:hAnsi="Arial"/>
        </w:rPr>
        <w:t>See 15.12.1.1</w:t>
      </w:r>
    </w:p>
    <w:p w14:paraId="7D9F8749" w14:textId="77777777" w:rsidR="00E80769" w:rsidRPr="00E77497" w:rsidRDefault="00E80769" w:rsidP="00E80769">
      <w:pPr>
        <w:pStyle w:val="SyntaxRule2"/>
        <w:rPr>
          <w:rFonts w:ascii="Arial" w:hAnsi="Arial"/>
        </w:rPr>
      </w:pPr>
      <w:r w:rsidRPr="00E77497">
        <w:rPr>
          <w:rFonts w:ascii="Courier New" w:hAnsi="Courier New" w:cs="Courier New"/>
          <w:b/>
          <w:i w:val="0"/>
        </w:rPr>
        <w:t xml:space="preserve">" </w:t>
      </w:r>
      <w:r w:rsidRPr="00E77497">
        <w:t>JSONStringCharacters</w:t>
      </w:r>
      <w:r w:rsidRPr="00E77497">
        <w:rPr>
          <w:rFonts w:ascii="Arial" w:hAnsi="Arial"/>
          <w:i w:val="0"/>
          <w:vertAlign w:val="subscript"/>
        </w:rPr>
        <w:t>opt</w:t>
      </w:r>
      <w:r w:rsidRPr="00E77497">
        <w:t xml:space="preserve"> </w:t>
      </w:r>
      <w:r w:rsidRPr="00E77497">
        <w:rPr>
          <w:rFonts w:ascii="Courier New" w:hAnsi="Courier New" w:cs="Courier New"/>
          <w:b/>
          <w:i w:val="0"/>
        </w:rPr>
        <w:t>"</w:t>
      </w:r>
    </w:p>
    <w:p w14:paraId="6C15F474" w14:textId="77777777" w:rsidR="00E80769" w:rsidRPr="00E77497" w:rsidRDefault="00E80769" w:rsidP="00E80769">
      <w:pPr>
        <w:pStyle w:val="M0"/>
        <w:spacing w:after="0"/>
        <w:rPr>
          <w:sz w:val="16"/>
        </w:rPr>
      </w:pPr>
    </w:p>
    <w:p w14:paraId="214FE693" w14:textId="77777777" w:rsidR="00E80769" w:rsidRPr="00E77497" w:rsidRDefault="00E80769" w:rsidP="00E80769">
      <w:pPr>
        <w:pStyle w:val="SyntaxRule"/>
        <w:rPr>
          <w:rFonts w:ascii="Arial" w:hAnsi="Arial"/>
        </w:rPr>
      </w:pPr>
      <w:r w:rsidRPr="00E77497">
        <w:t xml:space="preserve">JSONStringCharacters </w:t>
      </w:r>
      <w:r w:rsidRPr="00E77497">
        <w:rPr>
          <w:rFonts w:ascii="Arial" w:hAnsi="Arial"/>
          <w:b/>
          <w:i w:val="0"/>
        </w:rPr>
        <w:t>::</w:t>
      </w:r>
      <w:r w:rsidRPr="00E77497">
        <w:rPr>
          <w:rFonts w:ascii="Arial" w:hAnsi="Arial"/>
          <w:b/>
        </w:rPr>
        <w:tab/>
      </w:r>
      <w:r w:rsidRPr="00E77497">
        <w:rPr>
          <w:rFonts w:ascii="Arial" w:hAnsi="Arial"/>
        </w:rPr>
        <w:t xml:space="preserve"> See 15.12.1.1</w:t>
      </w:r>
    </w:p>
    <w:p w14:paraId="114D668E" w14:textId="77777777" w:rsidR="00E80769" w:rsidRPr="00E77497" w:rsidRDefault="00E80769" w:rsidP="00E80769">
      <w:pPr>
        <w:pStyle w:val="SyntaxRule2"/>
      </w:pPr>
      <w:r w:rsidRPr="00E77497">
        <w:t>JSONStringCharacter JSONStringCharacters</w:t>
      </w:r>
      <w:r w:rsidRPr="00E77497">
        <w:rPr>
          <w:rFonts w:ascii="Arial" w:hAnsi="Arial"/>
          <w:i w:val="0"/>
          <w:vertAlign w:val="subscript"/>
        </w:rPr>
        <w:t>opt</w:t>
      </w:r>
      <w:r w:rsidRPr="00E77497">
        <w:t xml:space="preserve"> </w:t>
      </w:r>
    </w:p>
    <w:p w14:paraId="6163FE32" w14:textId="77777777" w:rsidR="00E80769" w:rsidRPr="00E77497" w:rsidRDefault="00E80769" w:rsidP="00E80769">
      <w:pPr>
        <w:pStyle w:val="M0"/>
        <w:spacing w:after="0"/>
        <w:rPr>
          <w:sz w:val="16"/>
        </w:rPr>
      </w:pPr>
    </w:p>
    <w:p w14:paraId="541BAF3C" w14:textId="77777777" w:rsidR="00E80769" w:rsidRPr="00E77497" w:rsidRDefault="00E80769" w:rsidP="00E80769">
      <w:pPr>
        <w:pStyle w:val="SyntaxRule"/>
      </w:pPr>
      <w:r w:rsidRPr="00E77497">
        <w:t xml:space="preserve">JSONStringCharacter </w:t>
      </w:r>
      <w:r w:rsidRPr="00E77497">
        <w:rPr>
          <w:rFonts w:ascii="Arial" w:hAnsi="Arial"/>
          <w:b/>
          <w:i w:val="0"/>
        </w:rPr>
        <w:t>::</w:t>
      </w:r>
      <w:r w:rsidRPr="00E77497">
        <w:rPr>
          <w:b/>
        </w:rPr>
        <w:t xml:space="preserve"> </w:t>
      </w:r>
      <w:r w:rsidRPr="00E77497">
        <w:rPr>
          <w:b/>
        </w:rPr>
        <w:tab/>
      </w:r>
      <w:r w:rsidRPr="00E77497">
        <w:t xml:space="preserve"> </w:t>
      </w:r>
      <w:r w:rsidRPr="00E77497">
        <w:rPr>
          <w:rFonts w:ascii="Arial" w:hAnsi="Arial"/>
        </w:rPr>
        <w:t>See 15.12.1.1</w:t>
      </w:r>
    </w:p>
    <w:p w14:paraId="451E804A" w14:textId="77777777" w:rsidR="00E80769" w:rsidRPr="00E77497" w:rsidRDefault="00E80769" w:rsidP="00E80769">
      <w:pPr>
        <w:pStyle w:val="SyntaxRule2"/>
        <w:rPr>
          <w:rFonts w:ascii="Arial" w:hAnsi="Arial"/>
        </w:rPr>
      </w:pPr>
      <w:r w:rsidRPr="00E77497">
        <w:t>SourceCharacter</w:t>
      </w:r>
      <w:r w:rsidRPr="00E77497" w:rsidDel="009A2EC5">
        <w:t xml:space="preserve"> </w:t>
      </w:r>
      <w:r w:rsidRPr="00E77497">
        <w:rPr>
          <w:rFonts w:ascii="Arial" w:hAnsi="Arial"/>
          <w:b/>
          <w:i w:val="0"/>
        </w:rPr>
        <w:t>but not one of</w:t>
      </w:r>
      <w:r w:rsidRPr="00E77497">
        <w:t xml:space="preserve"> </w:t>
      </w:r>
      <w:r w:rsidRPr="00E77497">
        <w:rPr>
          <w:rFonts w:ascii="Courier New" w:hAnsi="Courier New" w:cs="Courier New"/>
          <w:b/>
          <w:i w:val="0"/>
        </w:rPr>
        <w:t>"</w:t>
      </w:r>
      <w:r w:rsidRPr="00E77497">
        <w:t xml:space="preserve"> </w:t>
      </w:r>
      <w:r w:rsidRPr="00E77497">
        <w:rPr>
          <w:rFonts w:ascii="Arial" w:hAnsi="Arial"/>
          <w:b/>
          <w:i w:val="0"/>
        </w:rPr>
        <w:t>or</w:t>
      </w:r>
      <w:r w:rsidRPr="00E77497">
        <w:t xml:space="preserve"> </w:t>
      </w:r>
      <w:r w:rsidRPr="00E77497">
        <w:rPr>
          <w:rFonts w:ascii="Courier New" w:hAnsi="Courier New" w:cs="Courier New"/>
          <w:b/>
          <w:i w:val="0"/>
        </w:rPr>
        <w:t xml:space="preserve">\ </w:t>
      </w:r>
      <w:r w:rsidRPr="00E77497">
        <w:rPr>
          <w:rFonts w:ascii="Arial" w:hAnsi="Arial"/>
          <w:b/>
          <w:i w:val="0"/>
        </w:rPr>
        <w:t>or</w:t>
      </w:r>
      <w:r w:rsidRPr="00E77497">
        <w:rPr>
          <w:rFonts w:ascii="Arial" w:hAnsi="Arial"/>
        </w:rPr>
        <w:t xml:space="preserve"> </w:t>
      </w:r>
      <w:r w:rsidRPr="00E77497">
        <w:t xml:space="preserve">U+0000 </w:t>
      </w:r>
      <w:r w:rsidRPr="00E77497">
        <w:rPr>
          <w:rFonts w:ascii="Arial" w:hAnsi="Arial" w:cs="Arial"/>
          <w:b/>
          <w:i w:val="0"/>
        </w:rPr>
        <w:t>through</w:t>
      </w:r>
      <w:r w:rsidRPr="00E77497">
        <w:t xml:space="preserve"> U+001F</w:t>
      </w:r>
    </w:p>
    <w:p w14:paraId="3E2C7B83" w14:textId="77777777" w:rsidR="00E80769" w:rsidRPr="00E77497" w:rsidRDefault="00E80769" w:rsidP="00E80769">
      <w:pPr>
        <w:pStyle w:val="SyntaxRule2"/>
      </w:pPr>
      <w:r w:rsidRPr="00E77497">
        <w:rPr>
          <w:rFonts w:ascii="Courier New" w:hAnsi="Courier New" w:cs="Courier New"/>
          <w:b/>
          <w:i w:val="0"/>
        </w:rPr>
        <w:t>\</w:t>
      </w:r>
      <w:r w:rsidRPr="00E77497">
        <w:t xml:space="preserve"> JSONEscapeSequence</w:t>
      </w:r>
    </w:p>
    <w:p w14:paraId="4B8B2841" w14:textId="77777777" w:rsidR="00E80769" w:rsidRPr="00E77497" w:rsidRDefault="00E80769" w:rsidP="00E80769">
      <w:pPr>
        <w:pStyle w:val="M0"/>
        <w:spacing w:after="0"/>
        <w:rPr>
          <w:sz w:val="16"/>
        </w:rPr>
      </w:pPr>
    </w:p>
    <w:p w14:paraId="34943362" w14:textId="77777777" w:rsidR="00E80769" w:rsidRPr="00E77497" w:rsidRDefault="00E80769" w:rsidP="00E80769">
      <w:pPr>
        <w:pStyle w:val="SyntaxRule"/>
        <w:rPr>
          <w:rFonts w:ascii="Arial" w:hAnsi="Arial"/>
        </w:rPr>
      </w:pPr>
      <w:r w:rsidRPr="00E77497">
        <w:t xml:space="preserve">JSONEscapeSequence </w:t>
      </w:r>
      <w:r w:rsidRPr="00E77497">
        <w:rPr>
          <w:rFonts w:ascii="Arial" w:hAnsi="Arial"/>
          <w:b/>
          <w:i w:val="0"/>
        </w:rPr>
        <w:t>::</w:t>
      </w:r>
      <w:r w:rsidRPr="00E77497">
        <w:rPr>
          <w:rFonts w:ascii="Arial" w:hAnsi="Arial"/>
        </w:rPr>
        <w:t xml:space="preserve"> </w:t>
      </w:r>
      <w:r w:rsidRPr="00E77497">
        <w:rPr>
          <w:rFonts w:ascii="Arial" w:hAnsi="Arial"/>
        </w:rPr>
        <w:tab/>
        <w:t>See 15.12.1.1</w:t>
      </w:r>
    </w:p>
    <w:p w14:paraId="3484146A" w14:textId="77777777" w:rsidR="00E80769" w:rsidRPr="00E77497" w:rsidRDefault="00E80769" w:rsidP="00E80769">
      <w:pPr>
        <w:pStyle w:val="SyntaxRule2"/>
      </w:pPr>
      <w:r w:rsidRPr="00E77497">
        <w:t>JSONEscapeCharacter</w:t>
      </w:r>
    </w:p>
    <w:p w14:paraId="4A0FE9DE" w14:textId="77777777" w:rsidR="00E80769" w:rsidRPr="00E77497" w:rsidRDefault="00E80769" w:rsidP="00E80769">
      <w:pPr>
        <w:pStyle w:val="SyntaxRule2"/>
      </w:pPr>
      <w:r w:rsidRPr="00E77497">
        <w:t xml:space="preserve">UnicodeEscapeSequence </w:t>
      </w:r>
    </w:p>
    <w:p w14:paraId="5F8BCECD" w14:textId="77777777" w:rsidR="00E80769" w:rsidRPr="00E77497" w:rsidRDefault="00E80769" w:rsidP="00E80769">
      <w:pPr>
        <w:pStyle w:val="M0"/>
        <w:spacing w:after="0"/>
        <w:rPr>
          <w:sz w:val="16"/>
        </w:rPr>
      </w:pPr>
    </w:p>
    <w:p w14:paraId="1189708F" w14:textId="77777777" w:rsidR="00E80769" w:rsidRPr="00E77497" w:rsidRDefault="00E80769" w:rsidP="00E80769">
      <w:pPr>
        <w:pStyle w:val="SyntaxRule"/>
      </w:pPr>
      <w:r w:rsidRPr="00E77497">
        <w:t xml:space="preserve">JSONEscapeCharacter </w:t>
      </w:r>
      <w:r w:rsidRPr="00E77497">
        <w:rPr>
          <w:rFonts w:ascii="Arial" w:hAnsi="Arial"/>
          <w:b/>
          <w:i w:val="0"/>
        </w:rPr>
        <w:t>::</w:t>
      </w:r>
      <w:r w:rsidRPr="00E77497">
        <w:rPr>
          <w:b/>
        </w:rPr>
        <w:t xml:space="preserve">  </w:t>
      </w:r>
      <w:r w:rsidRPr="00E77497">
        <w:rPr>
          <w:rFonts w:ascii="Arial" w:hAnsi="Arial" w:cs="Arial"/>
          <w:b/>
          <w:i w:val="0"/>
        </w:rPr>
        <w:t>one of</w:t>
      </w:r>
      <w:r w:rsidRPr="00E77497">
        <w:rPr>
          <w:b/>
        </w:rPr>
        <w:tab/>
      </w:r>
      <w:r w:rsidRPr="00E77497">
        <w:t xml:space="preserve"> </w:t>
      </w:r>
      <w:r w:rsidRPr="00E77497">
        <w:rPr>
          <w:rFonts w:ascii="Arial" w:hAnsi="Arial"/>
        </w:rPr>
        <w:t>See 15.12.1.1</w:t>
      </w:r>
    </w:p>
    <w:p w14:paraId="60AFC882" w14:textId="77777777" w:rsidR="00E80769" w:rsidRPr="00E77497" w:rsidRDefault="00E80769" w:rsidP="00E80769">
      <w:pPr>
        <w:pStyle w:val="SyntaxRule2"/>
        <w:rPr>
          <w:rFonts w:ascii="Courier New" w:hAnsi="Courier New" w:cs="Courier New"/>
          <w:b/>
          <w:i w:val="0"/>
        </w:rPr>
      </w:pPr>
      <w:r w:rsidRPr="00E77497">
        <w:rPr>
          <w:rFonts w:ascii="Courier New" w:hAnsi="Courier New" w:cs="Courier New"/>
          <w:b/>
          <w:i w:val="0"/>
        </w:rPr>
        <w:t xml:space="preserve"> " / \ b f n r t</w:t>
      </w:r>
    </w:p>
    <w:p w14:paraId="52AC03A9" w14:textId="77777777" w:rsidR="00E80769" w:rsidRPr="00E77497" w:rsidRDefault="00E80769" w:rsidP="00E80769">
      <w:pPr>
        <w:pStyle w:val="SyntaxRule"/>
      </w:pPr>
    </w:p>
    <w:p w14:paraId="2C153B78" w14:textId="77777777" w:rsidR="00E80769" w:rsidRPr="00E77497" w:rsidRDefault="00E80769" w:rsidP="00E80769">
      <w:pPr>
        <w:pStyle w:val="SyntaxRule"/>
      </w:pPr>
      <w:r w:rsidRPr="00E77497">
        <w:t xml:space="preserve">JSONNumber </w:t>
      </w:r>
      <w:r w:rsidRPr="00E77497">
        <w:rPr>
          <w:rFonts w:ascii="Arial" w:hAnsi="Arial"/>
          <w:b/>
          <w:i w:val="0"/>
        </w:rPr>
        <w:t>::</w:t>
      </w:r>
      <w:r w:rsidRPr="00E77497">
        <w:rPr>
          <w:b/>
        </w:rPr>
        <w:tab/>
      </w:r>
      <w:r w:rsidRPr="00E77497">
        <w:rPr>
          <w:rFonts w:ascii="Arial" w:hAnsi="Arial"/>
        </w:rPr>
        <w:t>See 15.12.1.1</w:t>
      </w:r>
    </w:p>
    <w:p w14:paraId="4597329A" w14:textId="77777777" w:rsidR="00E80769" w:rsidRPr="00E77497" w:rsidRDefault="00E80769" w:rsidP="00E80769">
      <w:pPr>
        <w:pStyle w:val="SyntaxRule2"/>
      </w:pPr>
      <w:r w:rsidRPr="00E77497">
        <w:rPr>
          <w:rFonts w:ascii="Courier New" w:hAnsi="Courier New" w:cs="Courier New"/>
          <w:b/>
          <w:i w:val="0"/>
        </w:rPr>
        <w:t>-</w:t>
      </w:r>
      <w:r w:rsidRPr="00E77497">
        <w:rPr>
          <w:rFonts w:ascii="Arial" w:hAnsi="Arial"/>
          <w:i w:val="0"/>
          <w:vertAlign w:val="subscript"/>
        </w:rPr>
        <w:t>opt</w:t>
      </w:r>
      <w:r w:rsidRPr="00E77497">
        <w:t xml:space="preserve">  DecimalIntegerLiteral JSONFraction</w:t>
      </w:r>
      <w:r w:rsidRPr="00E77497">
        <w:rPr>
          <w:rFonts w:ascii="Arial" w:hAnsi="Arial"/>
          <w:i w:val="0"/>
          <w:vertAlign w:val="subscript"/>
        </w:rPr>
        <w:t>opt</w:t>
      </w:r>
      <w:r w:rsidRPr="00E77497">
        <w:t xml:space="preserve">  ExponentPart</w:t>
      </w:r>
      <w:r w:rsidRPr="00E77497">
        <w:rPr>
          <w:rFonts w:ascii="Arial" w:hAnsi="Arial"/>
          <w:i w:val="0"/>
          <w:vertAlign w:val="subscript"/>
        </w:rPr>
        <w:t>opt</w:t>
      </w:r>
    </w:p>
    <w:p w14:paraId="547D06C6" w14:textId="77777777" w:rsidR="00E80769" w:rsidRPr="00E77497" w:rsidRDefault="00E80769" w:rsidP="00E80769">
      <w:pPr>
        <w:pStyle w:val="SyntaxRule"/>
        <w:rPr>
          <w:spacing w:val="6"/>
        </w:rPr>
      </w:pPr>
    </w:p>
    <w:p w14:paraId="5B79C90C" w14:textId="77777777" w:rsidR="00E80769" w:rsidRPr="00E77497" w:rsidRDefault="00E80769" w:rsidP="00E80769">
      <w:pPr>
        <w:pStyle w:val="SyntaxRule"/>
      </w:pPr>
      <w:r w:rsidRPr="00E77497">
        <w:rPr>
          <w:spacing w:val="6"/>
        </w:rPr>
        <w:t>JSONFraction</w:t>
      </w:r>
      <w:r w:rsidRPr="00E77497">
        <w:t xml:space="preserve"> </w:t>
      </w:r>
      <w:r w:rsidRPr="00E77497">
        <w:rPr>
          <w:rFonts w:ascii="Arial" w:hAnsi="Arial"/>
          <w:b/>
          <w:i w:val="0"/>
        </w:rPr>
        <w:t>::</w:t>
      </w:r>
      <w:r w:rsidRPr="00E77497">
        <w:rPr>
          <w:b/>
        </w:rPr>
        <w:t xml:space="preserve"> </w:t>
      </w:r>
      <w:r w:rsidRPr="00E77497">
        <w:rPr>
          <w:b/>
        </w:rPr>
        <w:tab/>
      </w:r>
      <w:r w:rsidRPr="00E77497">
        <w:rPr>
          <w:rFonts w:ascii="Arial" w:hAnsi="Arial"/>
        </w:rPr>
        <w:t>See 15.12.1.1</w:t>
      </w:r>
    </w:p>
    <w:p w14:paraId="6A22B982" w14:textId="77777777" w:rsidR="00E80769" w:rsidRPr="00E77497" w:rsidRDefault="00E80769" w:rsidP="00E80769">
      <w:pPr>
        <w:pStyle w:val="SyntaxRule2"/>
      </w:pPr>
      <w:r w:rsidRPr="00E77497">
        <w:rPr>
          <w:rFonts w:ascii="Courier New" w:hAnsi="Courier New" w:cs="Courier New"/>
          <w:b/>
          <w:i w:val="0"/>
        </w:rPr>
        <w:t>.</w:t>
      </w:r>
      <w:r w:rsidRPr="00E77497">
        <w:t xml:space="preserve"> DecimalDigits</w:t>
      </w:r>
    </w:p>
    <w:p w14:paraId="51339C7F" w14:textId="77777777" w:rsidR="00E80769" w:rsidRPr="00E77497" w:rsidRDefault="00E80769" w:rsidP="00E80769">
      <w:pPr>
        <w:pStyle w:val="SyntaxRule"/>
        <w:rPr>
          <w:spacing w:val="6"/>
        </w:rPr>
      </w:pPr>
    </w:p>
    <w:p w14:paraId="4407A009" w14:textId="77777777" w:rsidR="00E80769" w:rsidRPr="00E77497" w:rsidRDefault="00E80769" w:rsidP="00E80769">
      <w:pPr>
        <w:pStyle w:val="SyntaxRule"/>
      </w:pPr>
      <w:r w:rsidRPr="00E77497">
        <w:rPr>
          <w:spacing w:val="6"/>
        </w:rPr>
        <w:t>JSONNullLiteral</w:t>
      </w:r>
      <w:r w:rsidRPr="00E77497">
        <w:t xml:space="preserve"> </w:t>
      </w:r>
      <w:r w:rsidRPr="00E77497">
        <w:rPr>
          <w:rFonts w:ascii="Arial" w:hAnsi="Arial"/>
          <w:b/>
          <w:i w:val="0"/>
        </w:rPr>
        <w:t>::</w:t>
      </w:r>
      <w:r w:rsidRPr="00E77497">
        <w:rPr>
          <w:b/>
        </w:rPr>
        <w:tab/>
      </w:r>
      <w:r w:rsidRPr="00E77497">
        <w:rPr>
          <w:rFonts w:ascii="Arial" w:hAnsi="Arial"/>
        </w:rPr>
        <w:t>See 15.12.1.1</w:t>
      </w:r>
    </w:p>
    <w:p w14:paraId="73934252" w14:textId="77777777" w:rsidR="00E80769" w:rsidRPr="00E77497" w:rsidRDefault="00E80769" w:rsidP="00E80769">
      <w:pPr>
        <w:pStyle w:val="SyntaxRule2"/>
      </w:pPr>
      <w:r w:rsidRPr="00E77497">
        <w:t>NullLiteral</w:t>
      </w:r>
    </w:p>
    <w:p w14:paraId="736447CF" w14:textId="77777777" w:rsidR="00E80769" w:rsidRPr="00E77497" w:rsidRDefault="00E80769" w:rsidP="00E80769">
      <w:pPr>
        <w:pStyle w:val="SyntaxRule"/>
      </w:pPr>
    </w:p>
    <w:p w14:paraId="6923D27F" w14:textId="77777777" w:rsidR="00E80769" w:rsidRPr="00E77497" w:rsidRDefault="00E80769" w:rsidP="00E80769">
      <w:pPr>
        <w:pStyle w:val="SyntaxRule"/>
        <w:rPr>
          <w:rFonts w:ascii="Arial" w:hAnsi="Arial"/>
        </w:rPr>
      </w:pPr>
      <w:r w:rsidRPr="00E77497">
        <w:t xml:space="preserve">JSONBooleanLiteral </w:t>
      </w:r>
      <w:r w:rsidRPr="00E77497">
        <w:rPr>
          <w:rFonts w:ascii="Arial" w:hAnsi="Arial"/>
          <w:b/>
          <w:i w:val="0"/>
        </w:rPr>
        <w:t>::</w:t>
      </w:r>
      <w:r w:rsidRPr="00E77497">
        <w:rPr>
          <w:rFonts w:ascii="Arial" w:hAnsi="Arial"/>
          <w:b/>
        </w:rPr>
        <w:tab/>
      </w:r>
      <w:r w:rsidRPr="00E77497">
        <w:rPr>
          <w:rFonts w:ascii="Arial" w:hAnsi="Arial"/>
        </w:rPr>
        <w:t>See 15.12.1.1</w:t>
      </w:r>
    </w:p>
    <w:p w14:paraId="1E4F4D8C" w14:textId="77777777" w:rsidR="00E80769" w:rsidRPr="00E77497" w:rsidRDefault="00E80769" w:rsidP="00E80769">
      <w:pPr>
        <w:pStyle w:val="SyntaxRule2"/>
        <w:spacing w:after="240"/>
      </w:pPr>
      <w:r w:rsidRPr="00E77497">
        <w:t>BooleanLiteral</w:t>
      </w:r>
    </w:p>
    <w:p w14:paraId="635EAD8D" w14:textId="77777777" w:rsidR="00E80769" w:rsidRPr="00E77497" w:rsidRDefault="00E80769" w:rsidP="00E80769">
      <w:pPr>
        <w:pStyle w:val="a3"/>
        <w:tabs>
          <w:tab w:val="clear" w:pos="640"/>
          <w:tab w:val="clear" w:pos="880"/>
        </w:tabs>
        <w:spacing w:before="120"/>
      </w:pPr>
      <w:bookmarkStart w:id="35379" w:name="_Toc235503563"/>
      <w:bookmarkStart w:id="35380" w:name="_Toc236208652"/>
      <w:bookmarkStart w:id="35381" w:name="_Toc241509338"/>
      <w:bookmarkStart w:id="35382" w:name="_Toc241557815"/>
      <w:bookmarkStart w:id="35383" w:name="_Toc244416825"/>
      <w:bookmarkStart w:id="35384" w:name="_Toc244657765"/>
      <w:bookmarkStart w:id="35385" w:name="_Toc246652505"/>
      <w:bookmarkStart w:id="35386" w:name="_Toc253562054"/>
      <w:bookmarkStart w:id="35387" w:name="_Toc268506070"/>
      <w:bookmarkStart w:id="35388" w:name="_Toc276631189"/>
      <w:bookmarkStart w:id="35389" w:name="_Toc277944233"/>
      <w:bookmarkStart w:id="35390" w:name="_Toc153968578"/>
      <w:bookmarkStart w:id="35391" w:name="_Toc336509692"/>
      <w:r w:rsidRPr="00E77497">
        <w:t>JSON Syntactic Grammar</w:t>
      </w:r>
      <w:bookmarkEnd w:id="35379"/>
      <w:bookmarkEnd w:id="35380"/>
      <w:bookmarkEnd w:id="35381"/>
      <w:bookmarkEnd w:id="35382"/>
      <w:bookmarkEnd w:id="35383"/>
      <w:bookmarkEnd w:id="35384"/>
      <w:bookmarkEnd w:id="35385"/>
      <w:bookmarkEnd w:id="35386"/>
      <w:bookmarkEnd w:id="35387"/>
      <w:bookmarkEnd w:id="35388"/>
      <w:bookmarkEnd w:id="35389"/>
      <w:bookmarkEnd w:id="35390"/>
      <w:bookmarkEnd w:id="35391"/>
    </w:p>
    <w:p w14:paraId="4234F52E" w14:textId="77777777" w:rsidR="00E80769" w:rsidRPr="00E77497" w:rsidRDefault="00E80769" w:rsidP="00E80769">
      <w:pPr>
        <w:pStyle w:val="SyntaxRule"/>
      </w:pPr>
      <w:r w:rsidRPr="00E77497">
        <w:t xml:space="preserve">JSONText </w:t>
      </w:r>
      <w:r w:rsidRPr="00E77497">
        <w:rPr>
          <w:rFonts w:ascii="Arial" w:hAnsi="Arial"/>
          <w:b/>
          <w:i w:val="0"/>
        </w:rPr>
        <w:t>:</w:t>
      </w:r>
      <w:r w:rsidRPr="00E77497">
        <w:tab/>
        <w:t xml:space="preserve"> </w:t>
      </w:r>
      <w:r w:rsidRPr="00E77497">
        <w:rPr>
          <w:rFonts w:ascii="Arial" w:hAnsi="Arial"/>
        </w:rPr>
        <w:t>See 15.12.1.2</w:t>
      </w:r>
    </w:p>
    <w:p w14:paraId="04AEC254" w14:textId="77777777" w:rsidR="00E80769" w:rsidRPr="00E77497" w:rsidRDefault="00E80769" w:rsidP="00E80769">
      <w:pPr>
        <w:pStyle w:val="SyntaxRule2"/>
      </w:pPr>
      <w:r w:rsidRPr="00E77497">
        <w:t>JSONValue</w:t>
      </w:r>
    </w:p>
    <w:p w14:paraId="3F61B11C" w14:textId="77777777" w:rsidR="00E80769" w:rsidRPr="00E77497" w:rsidRDefault="00E80769" w:rsidP="00E80769">
      <w:pPr>
        <w:pStyle w:val="SyntaxRule"/>
      </w:pPr>
    </w:p>
    <w:p w14:paraId="21D4598A" w14:textId="77777777" w:rsidR="00E80769" w:rsidRPr="00E77497" w:rsidRDefault="00E80769" w:rsidP="00E80769">
      <w:pPr>
        <w:pStyle w:val="SyntaxRule"/>
      </w:pPr>
      <w:r w:rsidRPr="00E77497">
        <w:t xml:space="preserve">JSONValue </w:t>
      </w:r>
      <w:r w:rsidRPr="00E77497">
        <w:rPr>
          <w:rFonts w:ascii="Arial" w:hAnsi="Arial"/>
          <w:b/>
          <w:i w:val="0"/>
        </w:rPr>
        <w:t>:</w:t>
      </w:r>
      <w:r w:rsidRPr="00E77497">
        <w:rPr>
          <w:b/>
        </w:rPr>
        <w:t xml:space="preserve"> </w:t>
      </w:r>
      <w:r w:rsidRPr="00E77497">
        <w:rPr>
          <w:b/>
        </w:rPr>
        <w:tab/>
      </w:r>
      <w:r w:rsidRPr="00E77497">
        <w:rPr>
          <w:rFonts w:ascii="Arial" w:hAnsi="Arial"/>
        </w:rPr>
        <w:t>See 15.12.1.2</w:t>
      </w:r>
      <w:r w:rsidRPr="00E77497">
        <w:tab/>
        <w:t xml:space="preserve"> </w:t>
      </w:r>
    </w:p>
    <w:p w14:paraId="6A7BB8DB" w14:textId="77777777" w:rsidR="00E80769" w:rsidRPr="00E77497" w:rsidRDefault="00E80769" w:rsidP="00E80769">
      <w:pPr>
        <w:pStyle w:val="SyntaxRule2"/>
      </w:pPr>
      <w:r w:rsidRPr="00E77497">
        <w:t>JSONNullLiteral</w:t>
      </w:r>
      <w:r w:rsidRPr="00E77497">
        <w:br/>
        <w:t>JSONBooleanLiteral</w:t>
      </w:r>
      <w:r w:rsidRPr="00E77497">
        <w:br/>
        <w:t>JSONObject</w:t>
      </w:r>
      <w:r w:rsidRPr="00E77497">
        <w:br/>
        <w:t>JSONArray</w:t>
      </w:r>
      <w:r w:rsidRPr="00E77497">
        <w:br/>
        <w:t>JSONString</w:t>
      </w:r>
      <w:r w:rsidRPr="00E77497">
        <w:br/>
        <w:t>JSONNumber</w:t>
      </w:r>
    </w:p>
    <w:p w14:paraId="276F8C77" w14:textId="77777777" w:rsidR="00E80769" w:rsidRPr="00E77497" w:rsidRDefault="00E80769" w:rsidP="00E80769">
      <w:pPr>
        <w:pStyle w:val="SyntaxRule"/>
      </w:pPr>
    </w:p>
    <w:p w14:paraId="7D6C8213" w14:textId="77777777" w:rsidR="00E80769" w:rsidRPr="00E77497" w:rsidRDefault="00E80769" w:rsidP="00E80769">
      <w:pPr>
        <w:pStyle w:val="SyntaxRule"/>
      </w:pPr>
      <w:r w:rsidRPr="00E77497">
        <w:t xml:space="preserve">JSONObject </w:t>
      </w:r>
      <w:r w:rsidRPr="00E77497">
        <w:rPr>
          <w:rFonts w:ascii="Arial" w:hAnsi="Arial"/>
          <w:b/>
          <w:i w:val="0"/>
        </w:rPr>
        <w:t>:</w:t>
      </w:r>
      <w:r w:rsidRPr="00E77497">
        <w:rPr>
          <w:b/>
        </w:rPr>
        <w:t xml:space="preserve"> </w:t>
      </w:r>
      <w:r w:rsidRPr="00E77497">
        <w:rPr>
          <w:b/>
        </w:rPr>
        <w:tab/>
      </w:r>
      <w:r w:rsidRPr="00E77497">
        <w:rPr>
          <w:rFonts w:ascii="Arial" w:hAnsi="Arial"/>
        </w:rPr>
        <w:t>See 15.12.1.2</w:t>
      </w:r>
    </w:p>
    <w:p w14:paraId="46C712BB" w14:textId="77777777" w:rsidR="00E80769" w:rsidRPr="00E77497" w:rsidRDefault="00E80769" w:rsidP="00E80769">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t xml:space="preserve"> JSONMemberList </w:t>
      </w:r>
      <w:r w:rsidRPr="00E77497">
        <w:rPr>
          <w:rFonts w:ascii="Courier New" w:hAnsi="Courier New" w:cs="Courier New"/>
          <w:b/>
          <w:i w:val="0"/>
        </w:rPr>
        <w:t>}</w:t>
      </w:r>
    </w:p>
    <w:p w14:paraId="5E266547" w14:textId="77777777" w:rsidR="00E80769" w:rsidRPr="00E77497" w:rsidRDefault="00E80769" w:rsidP="00E80769">
      <w:pPr>
        <w:pStyle w:val="SyntaxRule"/>
      </w:pPr>
    </w:p>
    <w:p w14:paraId="02082A5D" w14:textId="77777777" w:rsidR="00E80769" w:rsidRPr="00E77497" w:rsidRDefault="00E80769" w:rsidP="00E80769">
      <w:pPr>
        <w:pStyle w:val="SyntaxRule"/>
      </w:pPr>
      <w:r w:rsidRPr="00E77497">
        <w:t xml:space="preserve">JSONMember </w:t>
      </w:r>
      <w:r w:rsidRPr="00E77497">
        <w:rPr>
          <w:rFonts w:ascii="Arial" w:hAnsi="Arial"/>
          <w:b/>
          <w:i w:val="0"/>
        </w:rPr>
        <w:t>:</w:t>
      </w:r>
      <w:r w:rsidRPr="00E77497">
        <w:rPr>
          <w:b/>
        </w:rPr>
        <w:tab/>
      </w:r>
      <w:r w:rsidRPr="00E77497">
        <w:rPr>
          <w:rFonts w:ascii="Arial" w:hAnsi="Arial"/>
        </w:rPr>
        <w:t>See 15.12.1.2</w:t>
      </w:r>
    </w:p>
    <w:p w14:paraId="0E4DF5E6" w14:textId="77777777" w:rsidR="00E80769" w:rsidRPr="00E77497" w:rsidRDefault="00E80769" w:rsidP="00E80769">
      <w:pPr>
        <w:pStyle w:val="SyntaxRule2"/>
      </w:pPr>
      <w:r w:rsidRPr="00E77497">
        <w:t xml:space="preserve">JSONString </w:t>
      </w:r>
      <w:r w:rsidRPr="00E77497">
        <w:rPr>
          <w:rFonts w:ascii="Courier New" w:hAnsi="Courier New" w:cs="Courier New"/>
          <w:b/>
          <w:i w:val="0"/>
        </w:rPr>
        <w:t>:</w:t>
      </w:r>
      <w:r w:rsidRPr="00E77497">
        <w:t xml:space="preserve"> JSONValue</w:t>
      </w:r>
    </w:p>
    <w:p w14:paraId="5FDF304D" w14:textId="77777777" w:rsidR="00E80769" w:rsidRPr="00E77497" w:rsidRDefault="00E80769" w:rsidP="00E80769">
      <w:pPr>
        <w:pStyle w:val="M0"/>
        <w:spacing w:after="0"/>
        <w:rPr>
          <w:sz w:val="16"/>
        </w:rPr>
      </w:pPr>
    </w:p>
    <w:p w14:paraId="104CF036" w14:textId="77777777" w:rsidR="00E80769" w:rsidRPr="00E77497" w:rsidRDefault="00E80769" w:rsidP="00E80769">
      <w:pPr>
        <w:pStyle w:val="SyntaxRule"/>
      </w:pPr>
      <w:r w:rsidRPr="00E77497">
        <w:t xml:space="preserve">JSONMemberList </w:t>
      </w:r>
      <w:r w:rsidRPr="00E77497">
        <w:rPr>
          <w:rFonts w:ascii="Arial" w:hAnsi="Arial"/>
          <w:b/>
          <w:i w:val="0"/>
        </w:rPr>
        <w:t>:</w:t>
      </w:r>
      <w:r w:rsidRPr="00E77497">
        <w:rPr>
          <w:b/>
        </w:rPr>
        <w:tab/>
      </w:r>
      <w:r w:rsidRPr="00E77497">
        <w:rPr>
          <w:rFonts w:ascii="Arial" w:hAnsi="Arial"/>
        </w:rPr>
        <w:t>See 15.12.1.2</w:t>
      </w:r>
    </w:p>
    <w:p w14:paraId="72A81338" w14:textId="77777777" w:rsidR="00E80769" w:rsidRPr="00E77497" w:rsidRDefault="00E80769" w:rsidP="00E80769">
      <w:pPr>
        <w:pStyle w:val="SyntaxRule2"/>
      </w:pPr>
      <w:r w:rsidRPr="00E77497">
        <w:t xml:space="preserve">JSONMember </w:t>
      </w:r>
      <w:r w:rsidRPr="00E77497">
        <w:br/>
        <w:t xml:space="preserve">JSONMemberList </w:t>
      </w:r>
      <w:r w:rsidRPr="00E77497">
        <w:rPr>
          <w:rFonts w:ascii="Courier New" w:hAnsi="Courier New" w:cs="Courier New"/>
          <w:b/>
          <w:i w:val="0"/>
        </w:rPr>
        <w:t>,</w:t>
      </w:r>
      <w:r w:rsidRPr="00E77497">
        <w:rPr>
          <w:b/>
        </w:rPr>
        <w:t xml:space="preserve"> </w:t>
      </w:r>
      <w:r w:rsidRPr="00E77497">
        <w:t xml:space="preserve">JSONMember </w:t>
      </w:r>
    </w:p>
    <w:p w14:paraId="34F62FC0" w14:textId="77777777" w:rsidR="00E80769" w:rsidRPr="00E77497" w:rsidRDefault="00E80769" w:rsidP="00E80769">
      <w:pPr>
        <w:pStyle w:val="M0"/>
        <w:spacing w:after="0"/>
        <w:rPr>
          <w:sz w:val="16"/>
        </w:rPr>
      </w:pPr>
    </w:p>
    <w:p w14:paraId="63929B82" w14:textId="77777777" w:rsidR="00E80769" w:rsidRPr="00E77497" w:rsidRDefault="00E80769" w:rsidP="00E80769">
      <w:pPr>
        <w:pStyle w:val="SyntaxRule"/>
      </w:pPr>
      <w:r w:rsidRPr="00E77497">
        <w:t xml:space="preserve">JSONArray </w:t>
      </w:r>
      <w:r w:rsidRPr="00E77497">
        <w:rPr>
          <w:rFonts w:ascii="Arial" w:hAnsi="Arial"/>
          <w:b/>
          <w:i w:val="0"/>
        </w:rPr>
        <w:t>:</w:t>
      </w:r>
      <w:r w:rsidRPr="00E77497">
        <w:rPr>
          <w:b/>
        </w:rPr>
        <w:tab/>
      </w:r>
      <w:r w:rsidRPr="00E77497">
        <w:rPr>
          <w:rFonts w:ascii="Arial" w:hAnsi="Arial"/>
        </w:rPr>
        <w:t>See 15.12.1.2</w:t>
      </w:r>
    </w:p>
    <w:p w14:paraId="0A64C45D" w14:textId="77777777" w:rsidR="00E80769" w:rsidRPr="00E77497" w:rsidRDefault="00E80769" w:rsidP="00E80769">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rPr>
          <w:rFonts w:ascii="Courier New" w:hAnsi="Courier New" w:cs="Courier New"/>
          <w:b/>
        </w:rPr>
        <w:t xml:space="preserve"> </w:t>
      </w:r>
      <w:r w:rsidRPr="00E77497">
        <w:t>JSONElementList</w:t>
      </w:r>
      <w:r w:rsidRPr="00E77497">
        <w:rPr>
          <w:rFonts w:ascii="Courier New" w:hAnsi="Courier New" w:cs="Courier New"/>
          <w:b/>
          <w:i w:val="0"/>
        </w:rPr>
        <w:t xml:space="preserve"> ]</w:t>
      </w:r>
    </w:p>
    <w:p w14:paraId="56CDDA1B" w14:textId="77777777" w:rsidR="00E80769" w:rsidRPr="00E77497" w:rsidRDefault="00E80769" w:rsidP="00E80769">
      <w:pPr>
        <w:pStyle w:val="M0"/>
        <w:spacing w:after="0"/>
        <w:rPr>
          <w:sz w:val="16"/>
        </w:rPr>
      </w:pPr>
    </w:p>
    <w:p w14:paraId="32353219" w14:textId="77777777" w:rsidR="00E80769" w:rsidRPr="00E77497" w:rsidRDefault="00E80769" w:rsidP="00E80769">
      <w:pPr>
        <w:pStyle w:val="SyntaxRule"/>
      </w:pPr>
      <w:r w:rsidRPr="00E77497">
        <w:t xml:space="preserve">JSONElementList </w:t>
      </w:r>
      <w:r w:rsidRPr="00E77497">
        <w:rPr>
          <w:rFonts w:ascii="Arial" w:hAnsi="Arial"/>
          <w:b/>
          <w:i w:val="0"/>
        </w:rPr>
        <w:t>:</w:t>
      </w:r>
      <w:r w:rsidRPr="00E77497">
        <w:rPr>
          <w:b/>
        </w:rPr>
        <w:t xml:space="preserve"> </w:t>
      </w:r>
      <w:r w:rsidRPr="00E77497">
        <w:rPr>
          <w:b/>
        </w:rPr>
        <w:tab/>
      </w:r>
      <w:r w:rsidRPr="00E77497">
        <w:rPr>
          <w:rFonts w:ascii="Arial" w:hAnsi="Arial"/>
        </w:rPr>
        <w:t>See 15.12.1.2</w:t>
      </w:r>
    </w:p>
    <w:p w14:paraId="3DCFBF53" w14:textId="77777777" w:rsidR="00E80769" w:rsidRPr="00E77497" w:rsidRDefault="00E80769" w:rsidP="00E80769">
      <w:pPr>
        <w:pStyle w:val="SyntaxRule2"/>
      </w:pPr>
      <w:r w:rsidRPr="00E77497">
        <w:t>JSONValue</w:t>
      </w:r>
      <w:r w:rsidRPr="00E77497">
        <w:br/>
        <w:t>JSONElementList</w:t>
      </w:r>
      <w:r w:rsidRPr="00E77497">
        <w:rPr>
          <w:rFonts w:ascii="Courier New" w:hAnsi="Courier New" w:cs="Courier New"/>
          <w:b/>
          <w:i w:val="0"/>
        </w:rPr>
        <w:t xml:space="preserve"> ,</w:t>
      </w:r>
      <w:r w:rsidRPr="00E77497">
        <w:t xml:space="preserve"> JSONValue</w:t>
      </w:r>
    </w:p>
    <w:p w14:paraId="65EBAF9D" w14:textId="77777777" w:rsidR="00E80769" w:rsidRPr="00E77497" w:rsidRDefault="000D7240" w:rsidP="00E80769">
      <w:r w:rsidRPr="00E77497">
        <w:br w:type="page"/>
      </w:r>
    </w:p>
    <w:p w14:paraId="1DBCF96C" w14:textId="77777777" w:rsidR="0026283E" w:rsidRPr="00E77497" w:rsidRDefault="00CF4089" w:rsidP="0026283E">
      <w:pPr>
        <w:pStyle w:val="ANNEX"/>
        <w:rPr>
          <w:ins w:id="35392" w:author="Allen Wirfs-Brock" w:date="2011-07-02T12:37:00Z"/>
        </w:rPr>
      </w:pPr>
      <w:bookmarkStart w:id="35393" w:name="_Toc336509693"/>
      <w:r w:rsidRPr="00E77497">
        <w:rPr>
          <w:rStyle w:val="af3"/>
          <w:b w:val="0"/>
          <w:lang w:val="en-GB"/>
        </w:rPr>
        <w:commentReference w:id="35394"/>
      </w:r>
      <w:r w:rsidR="0026283E" w:rsidRPr="00E77497">
        <w:rPr>
          <w:b w:val="0"/>
        </w:rPr>
        <w:br/>
        <w:t>(</w:t>
      </w:r>
      <w:del w:id="35395" w:author="Allen Wirfs-Brock" w:date="2011-07-02T12:35:00Z">
        <w:r w:rsidR="0026283E" w:rsidRPr="00E77497" w:rsidDel="00914B17">
          <w:rPr>
            <w:b w:val="0"/>
          </w:rPr>
          <w:delText>informative</w:delText>
        </w:r>
      </w:del>
      <w:ins w:id="35396" w:author="Allen Wirfs-Brock" w:date="2011-07-02T12:35:00Z">
        <w:r w:rsidR="00914B17" w:rsidRPr="00E77497">
          <w:rPr>
            <w:b w:val="0"/>
          </w:rPr>
          <w:t>normative</w:t>
        </w:r>
      </w:ins>
      <w:r w:rsidR="0026283E" w:rsidRPr="00E77497">
        <w:rPr>
          <w:b w:val="0"/>
        </w:rPr>
        <w:t>)</w:t>
      </w:r>
      <w:r w:rsidR="0026283E" w:rsidRPr="00E77497">
        <w:rPr>
          <w:b w:val="0"/>
        </w:rPr>
        <w:br/>
      </w:r>
      <w:r w:rsidR="0026283E" w:rsidRPr="00E77497">
        <w:br/>
      </w:r>
      <w:del w:id="35397" w:author="Allen Wirfs-Brock" w:date="2011-07-02T12:37:00Z">
        <w:r w:rsidR="00990F07" w:rsidRPr="00E77497" w:rsidDel="00914B17">
          <w:delText>Compatibility</w:delText>
        </w:r>
      </w:del>
      <w:ins w:id="35398" w:author="Allen Wirfs-Brock" w:date="2011-07-02T12:37:00Z">
        <w:r w:rsidR="00914B17" w:rsidRPr="00E77497">
          <w:t>Additional ECMAScript Features for Web Browsers</w:t>
        </w:r>
        <w:bookmarkEnd w:id="35393"/>
      </w:ins>
    </w:p>
    <w:p w14:paraId="75B96079" w14:textId="77777777" w:rsidR="00914B17" w:rsidRPr="00E77497" w:rsidRDefault="00914B17" w:rsidP="00914B17">
      <w:ins w:id="35399" w:author="Allen Wirfs-Brock" w:date="2011-07-02T12:37:00Z">
        <w:r w:rsidRPr="00E77497">
          <w:t xml:space="preserve">The ECMAScript </w:t>
        </w:r>
      </w:ins>
      <w:ins w:id="35400" w:author="Allen Wirfs-Brock" w:date="2011-07-02T12:38:00Z">
        <w:r w:rsidRPr="00E77497">
          <w:t>language</w:t>
        </w:r>
      </w:ins>
      <w:ins w:id="35401" w:author="Allen Wirfs-Brock" w:date="2011-07-02T12:37:00Z">
        <w:r w:rsidRPr="00E77497">
          <w:t xml:space="preserve"> </w:t>
        </w:r>
      </w:ins>
      <w:ins w:id="35402" w:author="Allen Wirfs-Brock" w:date="2011-07-02T12:38:00Z">
        <w:r w:rsidRPr="00E77497">
          <w:t xml:space="preserve">syntax and semantics defined in this </w:t>
        </w:r>
      </w:ins>
      <w:ins w:id="35403" w:author="Allen Wirfs-Brock" w:date="2011-07-02T12:39:00Z">
        <w:r w:rsidRPr="00E77497">
          <w:t>annex</w:t>
        </w:r>
      </w:ins>
      <w:ins w:id="35404" w:author="Allen Wirfs-Brock" w:date="2011-07-02T12:38:00Z">
        <w:r w:rsidRPr="00E77497">
          <w:t xml:space="preserve"> </w:t>
        </w:r>
      </w:ins>
      <w:ins w:id="35405" w:author="Allen Wirfs-Brock" w:date="2011-07-02T12:39:00Z">
        <w:del w:id="35406" w:author="Allen Wirfs-Brock rev2" w:date="2011-07-20T13:55:00Z">
          <w:r w:rsidRPr="00E77497" w:rsidDel="001F13A3">
            <w:delText>is</w:delText>
          </w:r>
        </w:del>
      </w:ins>
      <w:ins w:id="35407" w:author="Allen Wirfs-Brock rev2" w:date="2011-07-20T13:55:00Z">
        <w:r w:rsidR="001F13A3" w:rsidRPr="00E77497">
          <w:t>are</w:t>
        </w:r>
      </w:ins>
      <w:ins w:id="35408" w:author="Allen Wirfs-Brock" w:date="2011-07-02T12:39:00Z">
        <w:r w:rsidRPr="00E77497">
          <w:t xml:space="preserve"> required when the ECMAScript host is a web browser</w:t>
        </w:r>
        <w:del w:id="35409" w:author="Allen Wirfs-Brock rev2" w:date="2011-07-20T13:56:00Z">
          <w:r w:rsidRPr="00E77497" w:rsidDel="001F13A3">
            <w:delText>s</w:delText>
          </w:r>
        </w:del>
        <w:r w:rsidRPr="00E77497">
          <w:t xml:space="preserve">. </w:t>
        </w:r>
        <w:del w:id="35410" w:author="Allen Wirfs-Brock rev2" w:date="2011-07-20T13:56:00Z">
          <w:r w:rsidRPr="00E77497" w:rsidDel="001F13A3">
            <w:delText>It</w:delText>
          </w:r>
        </w:del>
      </w:ins>
      <w:ins w:id="35411" w:author="Allen Wirfs-Brock rev2" w:date="2011-07-20T13:57:00Z">
        <w:r w:rsidR="001F13A3" w:rsidRPr="00E77497">
          <w:t>The content of this annex</w:t>
        </w:r>
      </w:ins>
      <w:ins w:id="35412" w:author="Allen Wirfs-Brock" w:date="2011-07-02T12:39:00Z">
        <w:r w:rsidRPr="00E77497">
          <w:t xml:space="preserve"> is normative but optional</w:t>
        </w:r>
      </w:ins>
      <w:ins w:id="35413" w:author="Allen Wirfs-Brock rev2" w:date="2011-07-20T13:56:00Z">
        <w:r w:rsidR="001F13A3" w:rsidRPr="00E77497">
          <w:t xml:space="preserve"> </w:t>
        </w:r>
      </w:ins>
      <w:ins w:id="35414" w:author="Allen Wirfs-Brock" w:date="2011-07-02T12:39:00Z">
        <w:r w:rsidRPr="00E77497">
          <w:t>if the</w:t>
        </w:r>
      </w:ins>
      <w:ins w:id="35415" w:author="Allen Wirfs-Brock rev2" w:date="2011-07-20T13:58:00Z">
        <w:r w:rsidR="001F13A3" w:rsidRPr="00E77497">
          <w:t xml:space="preserve"> ECMAScript</w:t>
        </w:r>
      </w:ins>
      <w:ins w:id="35416" w:author="Allen Wirfs-Brock" w:date="2011-07-02T12:39:00Z">
        <w:r w:rsidRPr="00E77497">
          <w:t xml:space="preserve"> host is not a web browser.</w:t>
        </w:r>
      </w:ins>
    </w:p>
    <w:p w14:paraId="63B703A8" w14:textId="77777777" w:rsidR="00E80769" w:rsidRPr="00E77497" w:rsidRDefault="00E80769" w:rsidP="00E80769">
      <w:pPr>
        <w:pStyle w:val="a2"/>
        <w:tabs>
          <w:tab w:val="clear" w:pos="500"/>
          <w:tab w:val="clear" w:pos="720"/>
          <w:tab w:val="left" w:pos="567"/>
        </w:tabs>
      </w:pPr>
      <w:bookmarkStart w:id="35417" w:name="_Toc472818980"/>
      <w:bookmarkStart w:id="35418" w:name="_Toc474641695"/>
      <w:bookmarkStart w:id="35419" w:name="_Toc235503566"/>
      <w:bookmarkStart w:id="35420" w:name="_Toc236208654"/>
      <w:bookmarkStart w:id="35421" w:name="_Toc241509340"/>
      <w:bookmarkStart w:id="35422" w:name="_Toc241557817"/>
      <w:bookmarkStart w:id="35423" w:name="_Toc244416827"/>
      <w:bookmarkStart w:id="35424" w:name="_Toc244657767"/>
      <w:bookmarkStart w:id="35425" w:name="_Toc246652507"/>
      <w:bookmarkStart w:id="35426" w:name="_Toc253562056"/>
      <w:bookmarkStart w:id="35427" w:name="_Toc268506072"/>
      <w:bookmarkStart w:id="35428" w:name="_Toc276631191"/>
      <w:bookmarkStart w:id="35429" w:name="_Toc277944235"/>
      <w:bookmarkStart w:id="35430" w:name="_Toc153968580"/>
      <w:bookmarkStart w:id="35431" w:name="_Toc336509694"/>
      <w:r w:rsidRPr="00E77497">
        <w:t>Additional Syntax</w:t>
      </w:r>
      <w:bookmarkEnd w:id="35417"/>
      <w:bookmarkEnd w:id="35418"/>
      <w:bookmarkEnd w:id="35419"/>
      <w:bookmarkEnd w:id="35420"/>
      <w:bookmarkEnd w:id="35421"/>
      <w:bookmarkEnd w:id="35422"/>
      <w:bookmarkEnd w:id="35423"/>
      <w:bookmarkEnd w:id="35424"/>
      <w:bookmarkEnd w:id="35425"/>
      <w:bookmarkEnd w:id="35426"/>
      <w:bookmarkEnd w:id="35427"/>
      <w:bookmarkEnd w:id="35428"/>
      <w:bookmarkEnd w:id="35429"/>
      <w:bookmarkEnd w:id="35430"/>
      <w:bookmarkEnd w:id="35431"/>
    </w:p>
    <w:p w14:paraId="7F142E0D" w14:textId="77777777" w:rsidR="00E80769" w:rsidRPr="00E77497" w:rsidDel="00CF4089" w:rsidRDefault="00E80769" w:rsidP="00E80769">
      <w:pPr>
        <w:rPr>
          <w:del w:id="35432" w:author="Allen Wirfs-Brock" w:date="2011-07-02T12:51:00Z"/>
        </w:rPr>
      </w:pPr>
      <w:del w:id="35433" w:author="Allen Wirfs-Brock" w:date="2011-07-02T12:51:00Z">
        <w:r w:rsidRPr="00E77497" w:rsidDel="00CF4089">
          <w:delText>Past editions of ECMAScript have included additional syntax and semantics for specifying octal literals and octal escape sequences. These have been removed from this edition of ECMAScript. This non-normative annex presents uniform syntax and semantics for octal literals and octal escape sequences for compatibility with some older ECMAScript programs.</w:delText>
        </w:r>
        <w:bookmarkStart w:id="35434" w:name="_Toc308431197"/>
        <w:bookmarkStart w:id="35435" w:name="_Toc308431606"/>
        <w:bookmarkStart w:id="35436" w:name="_Toc314500748"/>
        <w:bookmarkStart w:id="35437" w:name="_Toc318131507"/>
        <w:bookmarkStart w:id="35438" w:name="_Toc323907823"/>
        <w:bookmarkStart w:id="35439" w:name="_Toc327538269"/>
        <w:bookmarkStart w:id="35440" w:name="_Toc329528924"/>
        <w:bookmarkStart w:id="35441" w:name="_Toc336508172"/>
        <w:bookmarkStart w:id="35442" w:name="_Toc336509695"/>
        <w:bookmarkEnd w:id="35434"/>
        <w:bookmarkEnd w:id="35435"/>
        <w:bookmarkEnd w:id="35436"/>
        <w:bookmarkEnd w:id="35437"/>
        <w:bookmarkEnd w:id="35438"/>
        <w:bookmarkEnd w:id="35439"/>
        <w:bookmarkEnd w:id="35440"/>
        <w:bookmarkEnd w:id="35441"/>
        <w:bookmarkEnd w:id="35442"/>
      </w:del>
    </w:p>
    <w:p w14:paraId="4437A9C0" w14:textId="77777777" w:rsidR="00E80769" w:rsidRPr="00E77497" w:rsidRDefault="00E80769" w:rsidP="00E80769">
      <w:pPr>
        <w:pStyle w:val="a3"/>
        <w:tabs>
          <w:tab w:val="clear" w:pos="640"/>
          <w:tab w:val="clear" w:pos="880"/>
        </w:tabs>
        <w:spacing w:before="120"/>
      </w:pPr>
      <w:bookmarkStart w:id="35443" w:name="_Toc472818981"/>
      <w:bookmarkStart w:id="35444" w:name="_Toc474641696"/>
      <w:bookmarkStart w:id="35445" w:name="_Toc235503567"/>
      <w:bookmarkStart w:id="35446" w:name="_Toc236208655"/>
      <w:bookmarkStart w:id="35447" w:name="_Toc241509341"/>
      <w:bookmarkStart w:id="35448" w:name="_Toc241557818"/>
      <w:bookmarkStart w:id="35449" w:name="_Toc244416828"/>
      <w:bookmarkStart w:id="35450" w:name="_Toc244657768"/>
      <w:bookmarkStart w:id="35451" w:name="_Toc246652508"/>
      <w:bookmarkStart w:id="35452" w:name="_Toc253562057"/>
      <w:bookmarkStart w:id="35453" w:name="_Toc268506073"/>
      <w:bookmarkStart w:id="35454" w:name="_Toc276631192"/>
      <w:bookmarkStart w:id="35455" w:name="_Toc277944236"/>
      <w:bookmarkStart w:id="35456" w:name="_Toc153968581"/>
      <w:bookmarkStart w:id="35457" w:name="_Toc336509696"/>
      <w:r w:rsidRPr="00E77497">
        <w:t>Numeric Literals</w:t>
      </w:r>
      <w:bookmarkEnd w:id="35443"/>
      <w:bookmarkEnd w:id="35444"/>
      <w:bookmarkEnd w:id="35445"/>
      <w:bookmarkEnd w:id="35446"/>
      <w:bookmarkEnd w:id="35447"/>
      <w:bookmarkEnd w:id="35448"/>
      <w:bookmarkEnd w:id="35449"/>
      <w:bookmarkEnd w:id="35450"/>
      <w:bookmarkEnd w:id="35451"/>
      <w:bookmarkEnd w:id="35452"/>
      <w:bookmarkEnd w:id="35453"/>
      <w:bookmarkEnd w:id="35454"/>
      <w:bookmarkEnd w:id="35455"/>
      <w:bookmarkEnd w:id="35456"/>
      <w:bookmarkEnd w:id="35457"/>
    </w:p>
    <w:p w14:paraId="2677FC80" w14:textId="77777777" w:rsidR="00E80769" w:rsidRPr="00E77497" w:rsidRDefault="00E80769" w:rsidP="00E80769">
      <w:r w:rsidRPr="00E77497">
        <w:t xml:space="preserve">The syntax and semantics of 7.8.3 </w:t>
      </w:r>
      <w:del w:id="35458" w:author="Allen Wirfs-Brock" w:date="2011-07-02T12:50:00Z">
        <w:r w:rsidRPr="00E77497" w:rsidDel="00CF4089">
          <w:delText>can be</w:delText>
        </w:r>
      </w:del>
      <w:ins w:id="35459" w:author="Allen Wirfs-Brock" w:date="2011-07-02T12:50:00Z">
        <w:r w:rsidR="00CF4089" w:rsidRPr="00E77497">
          <w:t>is</w:t>
        </w:r>
      </w:ins>
      <w:r w:rsidRPr="00E77497">
        <w:t xml:space="preserve"> extended as follows except that this extension is not allowed for strict mode code:</w:t>
      </w:r>
    </w:p>
    <w:p w14:paraId="641E747E" w14:textId="77777777" w:rsidR="00E80769" w:rsidRPr="00E77497" w:rsidRDefault="00E80769" w:rsidP="00E80769">
      <w:pPr>
        <w:pStyle w:val="Syntax"/>
      </w:pPr>
      <w:r w:rsidRPr="00E77497">
        <w:t>Syntax</w:t>
      </w:r>
    </w:p>
    <w:p w14:paraId="7F67F63D" w14:textId="77777777" w:rsidR="00E80769" w:rsidRPr="00E77497" w:rsidRDefault="00E80769" w:rsidP="00E80769">
      <w:pPr>
        <w:pStyle w:val="SyntaxRule"/>
      </w:pPr>
      <w:r w:rsidRPr="00E77497">
        <w:t xml:space="preserve">NumericLiteral </w:t>
      </w:r>
      <w:r w:rsidRPr="00E77497">
        <w:rPr>
          <w:rFonts w:ascii="Arial" w:hAnsi="Arial"/>
          <w:b/>
          <w:i w:val="0"/>
        </w:rPr>
        <w:t>::</w:t>
      </w:r>
    </w:p>
    <w:p w14:paraId="525E74A6" w14:textId="77777777" w:rsidR="00E80769" w:rsidRPr="00E77497" w:rsidRDefault="00E80769" w:rsidP="00E80769">
      <w:pPr>
        <w:pStyle w:val="SyntaxDefinition"/>
      </w:pPr>
      <w:r w:rsidRPr="00E77497">
        <w:t>DecimalLiteral</w:t>
      </w:r>
      <w:ins w:id="35460" w:author="Rev 7 Allen Wirfs-Brock" w:date="2012-05-04T10:23:00Z">
        <w:r w:rsidR="00591F2A">
          <w:br/>
        </w:r>
      </w:ins>
      <w:ins w:id="35461" w:author="Rev 7 Allen Wirfs-Brock" w:date="2012-05-04T10:24:00Z">
        <w:r w:rsidR="00591F2A">
          <w:t>Binary</w:t>
        </w:r>
        <w:r w:rsidR="00591F2A" w:rsidRPr="00E77497">
          <w:t xml:space="preserve">IntegerLiteral </w:t>
        </w:r>
        <w:r w:rsidR="00591F2A">
          <w:br/>
        </w:r>
      </w:ins>
      <w:ins w:id="35462" w:author="Rev 7 Allen Wirfs-Brock" w:date="2012-05-04T10:23:00Z">
        <w:r w:rsidR="00591F2A" w:rsidRPr="00E77497">
          <w:t>OctalIntegerLiteral</w:t>
        </w:r>
      </w:ins>
      <w:r w:rsidRPr="00E77497">
        <w:br/>
        <w:t>HexIntegerLiteral</w:t>
      </w:r>
      <w:r w:rsidRPr="00E77497">
        <w:br/>
      </w:r>
      <w:ins w:id="35463" w:author="Rev 7 Allen Wirfs-Brock" w:date="2012-05-04T10:24:00Z">
        <w:r w:rsidR="00591F2A">
          <w:t>Legacy</w:t>
        </w:r>
      </w:ins>
      <w:r w:rsidRPr="00E77497">
        <w:t>OctalIntegerLiteral</w:t>
      </w:r>
    </w:p>
    <w:p w14:paraId="0CADF321" w14:textId="77777777" w:rsidR="00E80769" w:rsidRPr="00E77497" w:rsidRDefault="00591F2A" w:rsidP="00E80769">
      <w:pPr>
        <w:pStyle w:val="SyntaxRule"/>
      </w:pPr>
      <w:ins w:id="35464" w:author="Rev 7 Allen Wirfs-Brock" w:date="2012-05-04T10:24:00Z">
        <w:r>
          <w:t>Legacy</w:t>
        </w:r>
      </w:ins>
      <w:r w:rsidR="00E80769" w:rsidRPr="00E77497">
        <w:t xml:space="preserve">OctalIntegerLiteral </w:t>
      </w:r>
      <w:r w:rsidR="00E80769" w:rsidRPr="00E77497">
        <w:rPr>
          <w:rFonts w:ascii="Arial" w:hAnsi="Arial"/>
          <w:b/>
          <w:i w:val="0"/>
        </w:rPr>
        <w:t>::</w:t>
      </w:r>
    </w:p>
    <w:p w14:paraId="0854DEE8" w14:textId="77777777" w:rsidR="00E80769" w:rsidRPr="00E77497" w:rsidRDefault="00E80769" w:rsidP="00E80769">
      <w:pPr>
        <w:pStyle w:val="SyntaxDefinition"/>
      </w:pPr>
      <w:r w:rsidRPr="00E77497">
        <w:rPr>
          <w:rFonts w:ascii="Courier New" w:hAnsi="Courier New"/>
          <w:b/>
          <w:i w:val="0"/>
        </w:rPr>
        <w:t>0</w:t>
      </w:r>
      <w:r w:rsidRPr="00E77497">
        <w:t xml:space="preserve"> OctalDigit</w:t>
      </w:r>
      <w:r w:rsidRPr="00E77497">
        <w:br/>
      </w:r>
      <w:ins w:id="35465" w:author="Rev 7 Allen Wirfs-Brock" w:date="2012-05-04T10:24:00Z">
        <w:r w:rsidR="00591F2A">
          <w:t>Legacy</w:t>
        </w:r>
      </w:ins>
      <w:r w:rsidRPr="00E77497">
        <w:t>OctalIntegerLiteral OctalDigit</w:t>
      </w:r>
    </w:p>
    <w:p w14:paraId="3AF81A50" w14:textId="77777777" w:rsidR="00E80769" w:rsidRPr="00C7794D" w:rsidDel="00591F2A" w:rsidRDefault="00137648" w:rsidP="00E80769">
      <w:pPr>
        <w:pStyle w:val="SyntaxRule"/>
        <w:rPr>
          <w:del w:id="35466" w:author="Rev 7 Allen Wirfs-Brock" w:date="2012-05-04T10:25:00Z"/>
          <w:rFonts w:ascii="Courier New" w:hAnsi="Courier New" w:cs="Courier New"/>
          <w:i w:val="0"/>
        </w:rPr>
      </w:pPr>
      <w:ins w:id="35467" w:author="Rev 8 Allen Wirfs-Brock" w:date="2012-06-14T15:37:00Z">
        <w:r>
          <w:t xml:space="preserve">Static </w:t>
        </w:r>
      </w:ins>
      <w:del w:id="35468" w:author="Rev 7 Allen Wirfs-Brock" w:date="2012-05-04T10:25:00Z">
        <w:r w:rsidR="00E80769" w:rsidRPr="00E77497" w:rsidDel="00591F2A">
          <w:delText>OctalDigit</w:delText>
        </w:r>
        <w:r w:rsidR="00E80769" w:rsidRPr="00C7794D" w:rsidDel="00591F2A">
          <w:delText xml:space="preserve"> </w:delText>
        </w:r>
        <w:r w:rsidR="00E80769" w:rsidRPr="00C7794D" w:rsidDel="00591F2A">
          <w:rPr>
            <w:rFonts w:ascii="Arial" w:hAnsi="Arial"/>
            <w:b/>
            <w:i w:val="0"/>
          </w:rPr>
          <w:delText>::</w:delText>
        </w:r>
        <w:r w:rsidR="00E80769" w:rsidRPr="00C7794D" w:rsidDel="00591F2A">
          <w:delText xml:space="preserve"> </w:delText>
        </w:r>
        <w:r w:rsidR="00E80769" w:rsidRPr="00C7794D" w:rsidDel="00591F2A">
          <w:rPr>
            <w:rFonts w:ascii="Arial" w:hAnsi="Arial"/>
            <w:b/>
            <w:bCs/>
            <w:i w:val="0"/>
          </w:rPr>
          <w:delText>one of</w:delText>
        </w:r>
      </w:del>
    </w:p>
    <w:p w14:paraId="5B163319" w14:textId="77777777" w:rsidR="00E80769" w:rsidRPr="00C7794D" w:rsidDel="00591F2A" w:rsidRDefault="00E80769" w:rsidP="00E80769">
      <w:pPr>
        <w:pStyle w:val="SyntaxDefinition"/>
        <w:rPr>
          <w:del w:id="35469" w:author="Rev 7 Allen Wirfs-Brock" w:date="2012-05-04T10:25:00Z"/>
          <w:b/>
          <w:bCs/>
        </w:rPr>
      </w:pPr>
      <w:del w:id="35470" w:author="Rev 7 Allen Wirfs-Brock" w:date="2012-05-04T10:25:00Z">
        <w:r w:rsidRPr="00C7794D" w:rsidDel="00591F2A">
          <w:rPr>
            <w:rFonts w:ascii="Courier New" w:hAnsi="Courier New" w:cs="Courier New"/>
            <w:b/>
            <w:i w:val="0"/>
          </w:rPr>
          <w:delText>0</w:delText>
        </w:r>
        <w:r w:rsidRPr="00C7794D" w:rsidDel="00591F2A">
          <w:rPr>
            <w:b/>
          </w:rPr>
          <w:delText xml:space="preserve">  </w:delText>
        </w:r>
        <w:r w:rsidRPr="00C7794D" w:rsidDel="00591F2A">
          <w:rPr>
            <w:rFonts w:ascii="Courier New" w:hAnsi="Courier New" w:cs="Courier New"/>
            <w:b/>
            <w:i w:val="0"/>
          </w:rPr>
          <w:delText>1</w:delText>
        </w:r>
        <w:r w:rsidRPr="00C7794D" w:rsidDel="00591F2A">
          <w:rPr>
            <w:b/>
          </w:rPr>
          <w:delText xml:space="preserve">  </w:delText>
        </w:r>
        <w:r w:rsidRPr="00C7794D" w:rsidDel="00591F2A">
          <w:rPr>
            <w:rFonts w:ascii="Courier New" w:hAnsi="Courier New" w:cs="Courier New"/>
            <w:b/>
            <w:i w:val="0"/>
          </w:rPr>
          <w:delText>2</w:delText>
        </w:r>
        <w:r w:rsidRPr="00C7794D" w:rsidDel="00591F2A">
          <w:rPr>
            <w:b/>
          </w:rPr>
          <w:delText xml:space="preserve">  </w:delText>
        </w:r>
        <w:r w:rsidRPr="00C7794D" w:rsidDel="00591F2A">
          <w:rPr>
            <w:rFonts w:ascii="Courier New" w:hAnsi="Courier New" w:cs="Courier New"/>
            <w:b/>
            <w:i w:val="0"/>
          </w:rPr>
          <w:delText xml:space="preserve">3 </w:delText>
        </w:r>
        <w:r w:rsidRPr="00C7794D" w:rsidDel="00591F2A">
          <w:rPr>
            <w:b/>
          </w:rPr>
          <w:delText xml:space="preserve"> </w:delText>
        </w:r>
        <w:r w:rsidRPr="00C7794D" w:rsidDel="00591F2A">
          <w:rPr>
            <w:rFonts w:ascii="Courier New" w:hAnsi="Courier New" w:cs="Courier New"/>
            <w:b/>
            <w:i w:val="0"/>
          </w:rPr>
          <w:delText xml:space="preserve">4 </w:delText>
        </w:r>
        <w:r w:rsidRPr="00C7794D" w:rsidDel="00591F2A">
          <w:rPr>
            <w:b/>
          </w:rPr>
          <w:delText xml:space="preserve"> </w:delText>
        </w:r>
        <w:r w:rsidRPr="00C7794D" w:rsidDel="00591F2A">
          <w:rPr>
            <w:rFonts w:ascii="Courier New" w:hAnsi="Courier New" w:cs="Courier New"/>
            <w:b/>
            <w:i w:val="0"/>
          </w:rPr>
          <w:delText>5</w:delText>
        </w:r>
        <w:r w:rsidRPr="00C7794D" w:rsidDel="00591F2A">
          <w:rPr>
            <w:b/>
          </w:rPr>
          <w:delText xml:space="preserve">  </w:delText>
        </w:r>
        <w:r w:rsidRPr="00C7794D" w:rsidDel="00591F2A">
          <w:rPr>
            <w:rFonts w:ascii="Courier New" w:hAnsi="Courier New" w:cs="Courier New"/>
            <w:b/>
            <w:i w:val="0"/>
          </w:rPr>
          <w:delText>6</w:delText>
        </w:r>
        <w:r w:rsidRPr="00C7794D" w:rsidDel="00591F2A">
          <w:rPr>
            <w:b/>
          </w:rPr>
          <w:delText xml:space="preserve">  </w:delText>
        </w:r>
        <w:r w:rsidRPr="00C7794D" w:rsidDel="00591F2A">
          <w:rPr>
            <w:rFonts w:ascii="Courier New" w:hAnsi="Courier New" w:cs="Courier New"/>
            <w:b/>
            <w:i w:val="0"/>
          </w:rPr>
          <w:delText>7</w:delText>
        </w:r>
      </w:del>
    </w:p>
    <w:p w14:paraId="7DB31D38" w14:textId="77777777" w:rsidR="00E80769" w:rsidRPr="004D1BD1" w:rsidRDefault="00E80769" w:rsidP="00E80769">
      <w:r w:rsidRPr="004D1BD1">
        <w:t>Semantics</w:t>
      </w:r>
    </w:p>
    <w:p w14:paraId="5B74F710" w14:textId="77777777" w:rsidR="00E80769" w:rsidRPr="00A67AF2" w:rsidDel="00591F2A" w:rsidRDefault="00E80769" w:rsidP="00E80769">
      <w:pPr>
        <w:pStyle w:val="MathSpecialCase3"/>
        <w:numPr>
          <w:ilvl w:val="0"/>
          <w:numId w:val="30"/>
        </w:numPr>
        <w:tabs>
          <w:tab w:val="left" w:pos="1170"/>
        </w:tabs>
        <w:spacing w:after="0"/>
        <w:ind w:left="1170" w:hanging="270"/>
        <w:rPr>
          <w:del w:id="35471" w:author="Rev 7 Allen Wirfs-Brock" w:date="2012-05-04T10:27:00Z"/>
          <w:rFonts w:ascii="Arial" w:hAnsi="Arial"/>
        </w:rPr>
      </w:pPr>
      <w:del w:id="35472" w:author="Rev 7 Allen Wirfs-Brock" w:date="2012-05-04T10:27:00Z">
        <w:r w:rsidRPr="008B7F6F" w:rsidDel="00591F2A">
          <w:rPr>
            <w:rFonts w:ascii="Arial" w:hAnsi="Arial"/>
          </w:rPr>
          <w:delText xml:space="preserve">The MV of </w:delText>
        </w:r>
        <w:r w:rsidRPr="006B6D0A" w:rsidDel="00591F2A">
          <w:rPr>
            <w:i/>
          </w:rPr>
          <w:delText>NumericLiteral</w:delText>
        </w:r>
        <w:r w:rsidRPr="006B6D0A" w:rsidDel="00591F2A">
          <w:rPr>
            <w:rFonts w:ascii="Arial" w:hAnsi="Arial"/>
          </w:rPr>
          <w:delText xml:space="preserve"> </w:delText>
        </w:r>
        <w:r w:rsidRPr="006B6D0A" w:rsidDel="00591F2A">
          <w:rPr>
            <w:rFonts w:ascii="Arial" w:hAnsi="Arial"/>
            <w:b/>
          </w:rPr>
          <w:delText>::</w:delText>
        </w:r>
        <w:r w:rsidRPr="00E65A34" w:rsidDel="00591F2A">
          <w:rPr>
            <w:rFonts w:ascii="Arial" w:hAnsi="Arial"/>
          </w:rPr>
          <w:delText xml:space="preserve"> </w:delText>
        </w:r>
        <w:r w:rsidRPr="00546435" w:rsidDel="00591F2A">
          <w:rPr>
            <w:i/>
          </w:rPr>
          <w:delText>OctalIntegerLiteral</w:delText>
        </w:r>
        <w:r w:rsidRPr="00A67AF2" w:rsidDel="00591F2A">
          <w:rPr>
            <w:rFonts w:ascii="Arial" w:hAnsi="Arial"/>
          </w:rPr>
          <w:delText xml:space="preserve"> is the MV of </w:delText>
        </w:r>
        <w:r w:rsidRPr="00A67AF2" w:rsidDel="00591F2A">
          <w:rPr>
            <w:i/>
          </w:rPr>
          <w:delText>OctalIntegerLiteral</w:delText>
        </w:r>
        <w:r w:rsidRPr="00A67AF2" w:rsidDel="00591F2A">
          <w:rPr>
            <w:rFonts w:ascii="Arial" w:hAnsi="Arial"/>
          </w:rPr>
          <w:delText>.</w:delText>
        </w:r>
      </w:del>
    </w:p>
    <w:p w14:paraId="3136F542" w14:textId="77777777" w:rsidR="00E80769" w:rsidRPr="00E77497" w:rsidDel="00591F2A" w:rsidRDefault="00E80769" w:rsidP="00E80769">
      <w:pPr>
        <w:pStyle w:val="MathSpecialCase3"/>
        <w:numPr>
          <w:ilvl w:val="0"/>
          <w:numId w:val="30"/>
        </w:numPr>
        <w:tabs>
          <w:tab w:val="left" w:pos="1170"/>
        </w:tabs>
        <w:spacing w:after="0"/>
        <w:ind w:left="1170" w:hanging="270"/>
        <w:rPr>
          <w:del w:id="35473" w:author="Rev 7 Allen Wirfs-Brock" w:date="2012-05-04T10:27:00Z"/>
          <w:rFonts w:ascii="Arial" w:hAnsi="Arial"/>
        </w:rPr>
      </w:pPr>
      <w:del w:id="35474" w:author="Rev 7 Allen Wirfs-Brock" w:date="2012-05-04T10:27:00Z">
        <w:r w:rsidRPr="00B820AB" w:rsidDel="00591F2A">
          <w:rPr>
            <w:rFonts w:ascii="Arial" w:hAnsi="Arial"/>
          </w:rPr>
          <w:delText xml:space="preserve">The MV of </w:delText>
        </w:r>
        <w:r w:rsidRPr="00675B74"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0</w:delText>
        </w:r>
        <w:r w:rsidRPr="00E77497" w:rsidDel="00591F2A">
          <w:rPr>
            <w:rFonts w:ascii="Arial" w:hAnsi="Arial"/>
          </w:rPr>
          <w:delText xml:space="preserve"> is 0.</w:delText>
        </w:r>
      </w:del>
    </w:p>
    <w:p w14:paraId="246BB3A7" w14:textId="77777777" w:rsidR="00E80769" w:rsidRPr="00E77497" w:rsidDel="00591F2A" w:rsidRDefault="00E80769" w:rsidP="00E80769">
      <w:pPr>
        <w:pStyle w:val="MathSpecialCase3"/>
        <w:numPr>
          <w:ilvl w:val="0"/>
          <w:numId w:val="30"/>
        </w:numPr>
        <w:tabs>
          <w:tab w:val="left" w:pos="1170"/>
        </w:tabs>
        <w:spacing w:after="0"/>
        <w:ind w:left="1170" w:hanging="270"/>
        <w:rPr>
          <w:del w:id="35475" w:author="Rev 7 Allen Wirfs-Brock" w:date="2012-05-04T10:27:00Z"/>
          <w:rFonts w:ascii="Arial" w:hAnsi="Arial"/>
        </w:rPr>
      </w:pPr>
      <w:del w:id="35476"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1</w:delText>
        </w:r>
        <w:r w:rsidRPr="00E77497" w:rsidDel="00591F2A">
          <w:rPr>
            <w:rFonts w:ascii="Arial" w:hAnsi="Arial"/>
          </w:rPr>
          <w:delText xml:space="preserve"> is 1.</w:delText>
        </w:r>
      </w:del>
    </w:p>
    <w:p w14:paraId="52D7DCDE" w14:textId="77777777" w:rsidR="00E80769" w:rsidRPr="00E77497" w:rsidDel="00591F2A" w:rsidRDefault="00E80769" w:rsidP="00E80769">
      <w:pPr>
        <w:pStyle w:val="MathSpecialCase3"/>
        <w:numPr>
          <w:ilvl w:val="0"/>
          <w:numId w:val="30"/>
        </w:numPr>
        <w:tabs>
          <w:tab w:val="left" w:pos="1170"/>
        </w:tabs>
        <w:spacing w:after="0"/>
        <w:ind w:left="1170" w:hanging="270"/>
        <w:rPr>
          <w:del w:id="35477" w:author="Rev 7 Allen Wirfs-Brock" w:date="2012-05-04T10:27:00Z"/>
          <w:rFonts w:ascii="Arial" w:hAnsi="Arial"/>
        </w:rPr>
      </w:pPr>
      <w:del w:id="35478"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2</w:delText>
        </w:r>
        <w:r w:rsidRPr="00E77497" w:rsidDel="00591F2A">
          <w:rPr>
            <w:rFonts w:ascii="Arial" w:hAnsi="Arial"/>
          </w:rPr>
          <w:delText xml:space="preserve"> is 2.</w:delText>
        </w:r>
      </w:del>
    </w:p>
    <w:p w14:paraId="3E410A43" w14:textId="77777777" w:rsidR="00E80769" w:rsidRPr="00E77497" w:rsidDel="00591F2A" w:rsidRDefault="00E80769" w:rsidP="00E80769">
      <w:pPr>
        <w:pStyle w:val="MathSpecialCase3"/>
        <w:numPr>
          <w:ilvl w:val="0"/>
          <w:numId w:val="30"/>
        </w:numPr>
        <w:tabs>
          <w:tab w:val="left" w:pos="1170"/>
        </w:tabs>
        <w:spacing w:after="0"/>
        <w:ind w:left="1170" w:hanging="270"/>
        <w:rPr>
          <w:del w:id="35479" w:author="Rev 7 Allen Wirfs-Brock" w:date="2012-05-04T10:27:00Z"/>
          <w:rFonts w:ascii="Arial" w:hAnsi="Arial"/>
        </w:rPr>
      </w:pPr>
      <w:del w:id="35480"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3</w:delText>
        </w:r>
        <w:r w:rsidRPr="00E77497" w:rsidDel="00591F2A">
          <w:rPr>
            <w:rFonts w:ascii="Arial" w:hAnsi="Arial"/>
          </w:rPr>
          <w:delText xml:space="preserve"> is 3.</w:delText>
        </w:r>
      </w:del>
    </w:p>
    <w:p w14:paraId="60338F78" w14:textId="77777777" w:rsidR="00E80769" w:rsidRPr="00E77497" w:rsidDel="00591F2A" w:rsidRDefault="00E80769" w:rsidP="00E80769">
      <w:pPr>
        <w:pStyle w:val="MathSpecialCase3"/>
        <w:numPr>
          <w:ilvl w:val="0"/>
          <w:numId w:val="30"/>
        </w:numPr>
        <w:tabs>
          <w:tab w:val="left" w:pos="1170"/>
        </w:tabs>
        <w:spacing w:after="0"/>
        <w:ind w:left="1170" w:hanging="270"/>
        <w:rPr>
          <w:del w:id="35481" w:author="Rev 7 Allen Wirfs-Brock" w:date="2012-05-04T10:27:00Z"/>
          <w:rFonts w:ascii="Arial" w:hAnsi="Arial"/>
        </w:rPr>
      </w:pPr>
      <w:del w:id="35482"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4</w:delText>
        </w:r>
        <w:r w:rsidRPr="00E77497" w:rsidDel="00591F2A">
          <w:rPr>
            <w:rFonts w:ascii="Arial" w:hAnsi="Arial"/>
          </w:rPr>
          <w:delText xml:space="preserve"> is 4.</w:delText>
        </w:r>
      </w:del>
    </w:p>
    <w:p w14:paraId="3513D459" w14:textId="77777777" w:rsidR="00E80769" w:rsidRPr="00E77497" w:rsidDel="00591F2A" w:rsidRDefault="00E80769" w:rsidP="00E80769">
      <w:pPr>
        <w:pStyle w:val="MathSpecialCase3"/>
        <w:numPr>
          <w:ilvl w:val="0"/>
          <w:numId w:val="30"/>
        </w:numPr>
        <w:tabs>
          <w:tab w:val="left" w:pos="1170"/>
        </w:tabs>
        <w:spacing w:after="0"/>
        <w:ind w:left="1170" w:hanging="270"/>
        <w:rPr>
          <w:del w:id="35483" w:author="Rev 7 Allen Wirfs-Brock" w:date="2012-05-04T10:27:00Z"/>
          <w:rFonts w:ascii="Arial" w:hAnsi="Arial"/>
        </w:rPr>
      </w:pPr>
      <w:del w:id="35484"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5</w:delText>
        </w:r>
        <w:r w:rsidRPr="00E77497" w:rsidDel="00591F2A">
          <w:rPr>
            <w:rFonts w:ascii="Arial" w:hAnsi="Arial"/>
          </w:rPr>
          <w:delText xml:space="preserve"> is 5.</w:delText>
        </w:r>
      </w:del>
    </w:p>
    <w:p w14:paraId="54C6276F" w14:textId="77777777" w:rsidR="00E80769" w:rsidRPr="00E77497" w:rsidDel="00591F2A" w:rsidRDefault="00E80769" w:rsidP="00E80769">
      <w:pPr>
        <w:pStyle w:val="MathSpecialCase3"/>
        <w:numPr>
          <w:ilvl w:val="0"/>
          <w:numId w:val="30"/>
        </w:numPr>
        <w:tabs>
          <w:tab w:val="left" w:pos="1170"/>
        </w:tabs>
        <w:spacing w:after="0"/>
        <w:ind w:left="1170" w:hanging="270"/>
        <w:rPr>
          <w:del w:id="35485" w:author="Rev 7 Allen Wirfs-Brock" w:date="2012-05-04T10:27:00Z"/>
          <w:rFonts w:ascii="Arial" w:hAnsi="Arial"/>
        </w:rPr>
      </w:pPr>
      <w:del w:id="35486"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6</w:delText>
        </w:r>
        <w:r w:rsidRPr="00E77497" w:rsidDel="00591F2A">
          <w:rPr>
            <w:rFonts w:ascii="Arial" w:hAnsi="Arial"/>
          </w:rPr>
          <w:delText xml:space="preserve"> is 6.</w:delText>
        </w:r>
      </w:del>
    </w:p>
    <w:p w14:paraId="50E3A3A4" w14:textId="77777777" w:rsidR="00E80769" w:rsidRPr="00E77497" w:rsidDel="00591F2A" w:rsidRDefault="00E80769" w:rsidP="00E80769">
      <w:pPr>
        <w:pStyle w:val="MathSpecialCase3"/>
        <w:numPr>
          <w:ilvl w:val="0"/>
          <w:numId w:val="30"/>
        </w:numPr>
        <w:tabs>
          <w:tab w:val="left" w:pos="1170"/>
        </w:tabs>
        <w:spacing w:after="0"/>
        <w:ind w:left="1170" w:hanging="270"/>
        <w:rPr>
          <w:del w:id="35487" w:author="Rev 7 Allen Wirfs-Brock" w:date="2012-05-04T10:27:00Z"/>
          <w:rFonts w:ascii="Arial" w:hAnsi="Arial"/>
        </w:rPr>
      </w:pPr>
      <w:del w:id="35488" w:author="Rev 7 Allen Wirfs-Brock" w:date="2012-05-04T10:27:00Z">
        <w:r w:rsidRPr="00E77497" w:rsidDel="00591F2A">
          <w:rPr>
            <w:rFonts w:ascii="Arial" w:hAnsi="Arial"/>
          </w:rPr>
          <w:delText xml:space="preserve">The MV of </w:delText>
        </w:r>
        <w:r w:rsidRPr="00E77497" w:rsidDel="00591F2A">
          <w:rPr>
            <w:i/>
          </w:rPr>
          <w:delText>OctalDigit</w:delText>
        </w:r>
        <w:r w:rsidRPr="00E77497" w:rsidDel="00591F2A">
          <w:rPr>
            <w:rFonts w:ascii="Arial" w:hAnsi="Arial"/>
          </w:rPr>
          <w:delText xml:space="preserve"> </w:delText>
        </w:r>
        <w:r w:rsidRPr="00E77497" w:rsidDel="00591F2A">
          <w:rPr>
            <w:rFonts w:ascii="Arial" w:hAnsi="Arial"/>
            <w:b/>
          </w:rPr>
          <w:delText>::</w:delText>
        </w:r>
        <w:r w:rsidRPr="00E77497" w:rsidDel="00591F2A">
          <w:rPr>
            <w:rFonts w:ascii="Arial" w:hAnsi="Arial"/>
          </w:rPr>
          <w:delText xml:space="preserve"> </w:delText>
        </w:r>
        <w:r w:rsidRPr="00E77497" w:rsidDel="00591F2A">
          <w:rPr>
            <w:rFonts w:ascii="Courier New" w:hAnsi="Courier New"/>
            <w:b/>
          </w:rPr>
          <w:delText>7</w:delText>
        </w:r>
        <w:r w:rsidRPr="00E77497" w:rsidDel="00591F2A">
          <w:rPr>
            <w:rFonts w:ascii="Arial" w:hAnsi="Arial"/>
          </w:rPr>
          <w:delText xml:space="preserve"> is 7.</w:delText>
        </w:r>
      </w:del>
    </w:p>
    <w:p w14:paraId="4809AE02" w14:textId="77777777"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E77497">
        <w:rPr>
          <w:rFonts w:ascii="Arial" w:hAnsi="Arial"/>
        </w:rPr>
        <w:t xml:space="preserve">The MV of </w:t>
      </w:r>
      <w:ins w:id="35489" w:author="Rev 7 Allen Wirfs-Brock" w:date="2012-05-04T10:25:00Z">
        <w:r w:rsidR="00591F2A" w:rsidRPr="006768C7">
          <w:rPr>
            <w:i/>
          </w:rPr>
          <w:t>Legacy</w:t>
        </w:r>
      </w:ins>
      <w:r w:rsidRPr="00E77497">
        <w:rPr>
          <w:i/>
        </w:rPr>
        <w:t xml:space="preserve">OctalIntegerLiteral </w:t>
      </w:r>
      <w:r w:rsidRPr="00E77497">
        <w:rPr>
          <w:rFonts w:ascii="Arial" w:hAnsi="Arial"/>
          <w:b/>
        </w:rPr>
        <w:t>::</w:t>
      </w:r>
      <w:r w:rsidRPr="00E77497">
        <w:rPr>
          <w:rFonts w:ascii="Arial" w:hAnsi="Arial"/>
        </w:rPr>
        <w:t xml:space="preserve"> </w:t>
      </w:r>
      <w:r w:rsidRPr="00E77497">
        <w:rPr>
          <w:rFonts w:ascii="Courier New" w:hAnsi="Courier New"/>
          <w:b/>
        </w:rPr>
        <w:t>0</w:t>
      </w:r>
      <w:r w:rsidRPr="00E77497">
        <w:rPr>
          <w:rFonts w:ascii="Arial" w:hAnsi="Arial"/>
        </w:rPr>
        <w:t xml:space="preserve"> </w:t>
      </w:r>
      <w:r w:rsidRPr="00E77497">
        <w:rPr>
          <w:i/>
        </w:rPr>
        <w:t>OctalDigit</w:t>
      </w:r>
      <w:r w:rsidRPr="00E77497">
        <w:rPr>
          <w:rFonts w:ascii="Arial" w:hAnsi="Arial"/>
        </w:rPr>
        <w:t xml:space="preserve"> is the MV of </w:t>
      </w:r>
      <w:r w:rsidRPr="00E77497">
        <w:rPr>
          <w:i/>
        </w:rPr>
        <w:t>OctalDigit</w:t>
      </w:r>
      <w:r w:rsidRPr="00E77497">
        <w:rPr>
          <w:rFonts w:ascii="Arial" w:hAnsi="Arial"/>
        </w:rPr>
        <w:t>.</w:t>
      </w:r>
    </w:p>
    <w:p w14:paraId="36655DFD" w14:textId="77777777" w:rsidR="00E80769" w:rsidRPr="00E77497" w:rsidRDefault="00E80769" w:rsidP="00E80769">
      <w:pPr>
        <w:pStyle w:val="MathSpecialCase3"/>
        <w:numPr>
          <w:ilvl w:val="0"/>
          <w:numId w:val="30"/>
        </w:numPr>
        <w:tabs>
          <w:tab w:val="left" w:pos="1170"/>
        </w:tabs>
        <w:ind w:left="1170" w:hanging="270"/>
        <w:rPr>
          <w:rFonts w:ascii="Arial" w:hAnsi="Arial"/>
        </w:rPr>
      </w:pPr>
      <w:r w:rsidRPr="00E77497">
        <w:rPr>
          <w:rFonts w:ascii="Arial" w:hAnsi="Arial"/>
        </w:rPr>
        <w:t xml:space="preserve">The MV of </w:t>
      </w:r>
      <w:ins w:id="35490" w:author="Rev 7 Allen Wirfs-Brock" w:date="2012-05-04T10:26:00Z">
        <w:r w:rsidR="00591F2A" w:rsidRPr="006768C7">
          <w:rPr>
            <w:i/>
          </w:rPr>
          <w:t>Legacy</w:t>
        </w:r>
      </w:ins>
      <w:r w:rsidRPr="00E77497">
        <w:rPr>
          <w:i/>
        </w:rPr>
        <w:t xml:space="preserve">OctalIntegerLiteral </w:t>
      </w:r>
      <w:r w:rsidRPr="00E77497">
        <w:rPr>
          <w:rFonts w:ascii="Arial" w:hAnsi="Arial"/>
          <w:b/>
        </w:rPr>
        <w:t>::</w:t>
      </w:r>
      <w:r w:rsidRPr="00E77497">
        <w:rPr>
          <w:rFonts w:ascii="Arial" w:hAnsi="Arial"/>
        </w:rPr>
        <w:t xml:space="preserve"> </w:t>
      </w:r>
      <w:ins w:id="35491" w:author="Rev 7 Allen Wirfs-Brock" w:date="2012-05-04T10:26:00Z">
        <w:r w:rsidR="00591F2A" w:rsidRPr="006768C7">
          <w:rPr>
            <w:i/>
          </w:rPr>
          <w:t>Legacy</w:t>
        </w:r>
      </w:ins>
      <w:r w:rsidRPr="00E77497">
        <w:rPr>
          <w:i/>
        </w:rPr>
        <w:t>OctalIntegerLiteral</w:t>
      </w:r>
      <w:r w:rsidRPr="00E77497">
        <w:rPr>
          <w:rFonts w:ascii="Arial" w:hAnsi="Arial"/>
        </w:rPr>
        <w:t xml:space="preserve"> </w:t>
      </w:r>
      <w:r w:rsidRPr="00E77497">
        <w:rPr>
          <w:i/>
        </w:rPr>
        <w:t>OctalDigit</w:t>
      </w:r>
      <w:r w:rsidRPr="00E77497">
        <w:rPr>
          <w:rFonts w:ascii="Arial" w:hAnsi="Arial"/>
        </w:rPr>
        <w:t xml:space="preserve"> is (the MV of </w:t>
      </w:r>
      <w:ins w:id="35492" w:author="Rev 7 Allen Wirfs-Brock" w:date="2012-05-04T10:27:00Z">
        <w:r w:rsidR="00591F2A" w:rsidRPr="006768C7">
          <w:rPr>
            <w:i/>
          </w:rPr>
          <w:t>Legacy</w:t>
        </w:r>
      </w:ins>
      <w:r w:rsidRPr="00E77497">
        <w:rPr>
          <w:i/>
        </w:rPr>
        <w:t>OctalIntegerLiteral</w:t>
      </w:r>
      <w:r w:rsidRPr="00E77497">
        <w:rPr>
          <w:rFonts w:ascii="Arial" w:hAnsi="Arial"/>
        </w:rPr>
        <w:t xml:space="preserve"> times 8) plus the MV of </w:t>
      </w:r>
      <w:r w:rsidRPr="00E77497">
        <w:rPr>
          <w:i/>
        </w:rPr>
        <w:t>OctalDigit</w:t>
      </w:r>
      <w:r w:rsidRPr="00E77497">
        <w:rPr>
          <w:rFonts w:ascii="Arial" w:hAnsi="Arial"/>
        </w:rPr>
        <w:t>.</w:t>
      </w:r>
    </w:p>
    <w:p w14:paraId="69D395E3" w14:textId="77777777" w:rsidR="00E80769" w:rsidRPr="00E77497" w:rsidRDefault="00E80769" w:rsidP="00E80769">
      <w:pPr>
        <w:pStyle w:val="a3"/>
        <w:tabs>
          <w:tab w:val="clear" w:pos="640"/>
          <w:tab w:val="clear" w:pos="880"/>
        </w:tabs>
        <w:spacing w:before="120"/>
      </w:pPr>
      <w:bookmarkStart w:id="35493" w:name="_Toc472818982"/>
      <w:bookmarkStart w:id="35494" w:name="_Toc474641697"/>
      <w:bookmarkStart w:id="35495" w:name="_Toc235503568"/>
      <w:bookmarkStart w:id="35496" w:name="_Toc236208656"/>
      <w:bookmarkStart w:id="35497" w:name="_Toc241509342"/>
      <w:bookmarkStart w:id="35498" w:name="_Toc241557819"/>
      <w:bookmarkStart w:id="35499" w:name="_Toc244416829"/>
      <w:bookmarkStart w:id="35500" w:name="_Toc244657769"/>
      <w:bookmarkStart w:id="35501" w:name="_Toc246652509"/>
      <w:bookmarkStart w:id="35502" w:name="_Toc253562058"/>
      <w:bookmarkStart w:id="35503" w:name="_Toc268506074"/>
      <w:bookmarkStart w:id="35504" w:name="_Toc276631193"/>
      <w:bookmarkStart w:id="35505" w:name="_Toc277944237"/>
      <w:bookmarkStart w:id="35506" w:name="_Toc153968582"/>
      <w:bookmarkStart w:id="35507" w:name="_Toc336509697"/>
      <w:r w:rsidRPr="00E77497">
        <w:t>String Literals</w:t>
      </w:r>
      <w:bookmarkEnd w:id="35493"/>
      <w:bookmarkEnd w:id="35494"/>
      <w:bookmarkEnd w:id="35495"/>
      <w:bookmarkEnd w:id="35496"/>
      <w:bookmarkEnd w:id="35497"/>
      <w:bookmarkEnd w:id="35498"/>
      <w:bookmarkEnd w:id="35499"/>
      <w:bookmarkEnd w:id="35500"/>
      <w:bookmarkEnd w:id="35501"/>
      <w:bookmarkEnd w:id="35502"/>
      <w:bookmarkEnd w:id="35503"/>
      <w:bookmarkEnd w:id="35504"/>
      <w:bookmarkEnd w:id="35505"/>
      <w:bookmarkEnd w:id="35506"/>
      <w:bookmarkEnd w:id="35507"/>
    </w:p>
    <w:p w14:paraId="752A23A4" w14:textId="77777777" w:rsidR="00E80769" w:rsidRPr="00E77497" w:rsidRDefault="00E80769" w:rsidP="00E80769">
      <w:r w:rsidRPr="00E77497">
        <w:t xml:space="preserve">The syntax and semantics of 7.8.4 </w:t>
      </w:r>
      <w:del w:id="35508" w:author="Allen Wirfs-Brock" w:date="2011-07-02T12:50:00Z">
        <w:r w:rsidRPr="00E77497" w:rsidDel="00CF4089">
          <w:delText>can be</w:delText>
        </w:r>
      </w:del>
      <w:ins w:id="35509" w:author="Allen Wirfs-Brock" w:date="2011-07-02T12:50:00Z">
        <w:r w:rsidR="00CF4089" w:rsidRPr="00E77497">
          <w:t>is</w:t>
        </w:r>
      </w:ins>
      <w:r w:rsidRPr="00E77497">
        <w:t xml:space="preserve"> extended as follows except that this extension is not allowed for strict mode code:</w:t>
      </w:r>
    </w:p>
    <w:p w14:paraId="6CA64648" w14:textId="77777777" w:rsidR="00E80769" w:rsidRPr="00E77497" w:rsidRDefault="00E80769" w:rsidP="00E80769">
      <w:pPr>
        <w:pStyle w:val="Syntax"/>
      </w:pPr>
      <w:r w:rsidRPr="00E77497">
        <w:t>Syntax</w:t>
      </w:r>
    </w:p>
    <w:p w14:paraId="41E3342A" w14:textId="77777777" w:rsidR="00E80769" w:rsidRPr="00E77497" w:rsidRDefault="00E80769" w:rsidP="00E80769">
      <w:pPr>
        <w:pStyle w:val="SyntaxRule"/>
      </w:pPr>
      <w:r w:rsidRPr="00E77497">
        <w:t xml:space="preserve">EscapeSequence </w:t>
      </w:r>
      <w:r w:rsidRPr="00E77497">
        <w:rPr>
          <w:rFonts w:ascii="Arial" w:hAnsi="Arial"/>
          <w:b/>
          <w:i w:val="0"/>
        </w:rPr>
        <w:t>::</w:t>
      </w:r>
    </w:p>
    <w:p w14:paraId="4454FA69" w14:textId="77777777" w:rsidR="00E80769" w:rsidRPr="00E77497" w:rsidRDefault="00E80769" w:rsidP="00E80769">
      <w:pPr>
        <w:pStyle w:val="SyntaxDefinition"/>
      </w:pPr>
      <w:r w:rsidRPr="00E77497">
        <w:t>CharacterEscapeSequence</w:t>
      </w:r>
      <w:r w:rsidRPr="00E77497">
        <w:br/>
        <w:t>OctalEscapeSequence</w:t>
      </w:r>
      <w:r w:rsidRPr="00E77497">
        <w:br/>
        <w:t>HexEscapeSequence</w:t>
      </w:r>
      <w:r w:rsidRPr="00E77497">
        <w:br/>
        <w:t>UnicodeEscapeSequence</w:t>
      </w:r>
    </w:p>
    <w:p w14:paraId="0B176F1B" w14:textId="77777777" w:rsidR="00E80769" w:rsidRPr="00E77497" w:rsidRDefault="00E80769" w:rsidP="00E80769">
      <w:pPr>
        <w:pStyle w:val="SyntaxRule"/>
      </w:pPr>
      <w:r w:rsidRPr="00E77497">
        <w:t xml:space="preserve">OctalEscapeSequence </w:t>
      </w:r>
      <w:r w:rsidRPr="00E77497">
        <w:rPr>
          <w:rFonts w:ascii="Arial" w:hAnsi="Arial"/>
          <w:b/>
          <w:i w:val="0"/>
        </w:rPr>
        <w:t>::</w:t>
      </w:r>
    </w:p>
    <w:p w14:paraId="1D0E13EF" w14:textId="77777777" w:rsidR="00E80769" w:rsidRPr="00E77497" w:rsidRDefault="00E80769" w:rsidP="00E80769">
      <w:pPr>
        <w:pStyle w:val="SyntaxDefinition"/>
      </w:pPr>
      <w:r w:rsidRPr="00E77497">
        <w:t xml:space="preserve">OctalDigit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i w:val="0"/>
          <w:sz w:val="16"/>
        </w:rPr>
        <w:t xml:space="preserve"> </w:t>
      </w:r>
      <w:r w:rsidRPr="00E77497">
        <w:rPr>
          <w:sz w:val="16"/>
        </w:rPr>
        <w:t>DecimalDigit</w:t>
      </w:r>
      <w:r w:rsidRPr="00E77497">
        <w:rPr>
          <w:rFonts w:ascii="Arial" w:hAnsi="Arial"/>
          <w:i w:val="0"/>
          <w:sz w:val="16"/>
        </w:rPr>
        <w:t>]</w:t>
      </w:r>
      <w:r w:rsidRPr="00E77497">
        <w:br/>
        <w:t xml:space="preserve">ZeroToThree OctalDigit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sz w:val="16"/>
        </w:rPr>
        <w:t xml:space="preserve"> </w:t>
      </w:r>
      <w:r w:rsidRPr="00E77497">
        <w:rPr>
          <w:sz w:val="16"/>
        </w:rPr>
        <w:t>DecimalDigit</w:t>
      </w:r>
      <w:r w:rsidRPr="00E77497">
        <w:rPr>
          <w:rFonts w:ascii="Arial" w:hAnsi="Arial"/>
          <w:i w:val="0"/>
          <w:sz w:val="16"/>
        </w:rPr>
        <w:t>]</w:t>
      </w:r>
      <w:r w:rsidRPr="00E77497">
        <w:br/>
        <w:t>FourToSeven OctalDigit</w:t>
      </w:r>
      <w:r w:rsidRPr="00E77497">
        <w:br/>
        <w:t>ZeroToThree OctalDigit OctalDigit</w:t>
      </w:r>
    </w:p>
    <w:p w14:paraId="401F8959" w14:textId="77777777" w:rsidR="00E80769" w:rsidRPr="00E77497" w:rsidRDefault="00E80769" w:rsidP="00E80769">
      <w:pPr>
        <w:pStyle w:val="SyntaxRule"/>
        <w:rPr>
          <w:rFonts w:ascii="Arial" w:hAnsi="Arial"/>
          <w:b/>
        </w:rPr>
      </w:pPr>
      <w:r w:rsidRPr="00E77497">
        <w:t xml:space="preserve">ZeroToThree </w:t>
      </w:r>
      <w:r w:rsidRPr="00E77497">
        <w:rPr>
          <w:rFonts w:ascii="Arial" w:hAnsi="Arial"/>
          <w:b/>
          <w:i w:val="0"/>
        </w:rPr>
        <w:t>::</w:t>
      </w:r>
      <w:r w:rsidRPr="00E77497">
        <w:t xml:space="preserve"> </w:t>
      </w:r>
      <w:r w:rsidRPr="00E77497">
        <w:rPr>
          <w:rFonts w:ascii="Arial" w:hAnsi="Arial"/>
          <w:b/>
          <w:i w:val="0"/>
        </w:rPr>
        <w:t>one of</w:t>
      </w:r>
    </w:p>
    <w:p w14:paraId="14E4E6CA"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w:t>
      </w:r>
    </w:p>
    <w:p w14:paraId="2C76837D" w14:textId="77777777" w:rsidR="00E80769" w:rsidRPr="00E77497" w:rsidRDefault="00E80769" w:rsidP="00E80769">
      <w:pPr>
        <w:pStyle w:val="SyntaxRule"/>
        <w:rPr>
          <w:rFonts w:ascii="Arial" w:hAnsi="Arial"/>
          <w:b/>
        </w:rPr>
      </w:pPr>
      <w:r w:rsidRPr="00E77497">
        <w:t xml:space="preserve">FourToSeven </w:t>
      </w:r>
      <w:r w:rsidRPr="00E77497">
        <w:rPr>
          <w:rFonts w:ascii="Arial" w:hAnsi="Arial"/>
          <w:b/>
          <w:i w:val="0"/>
        </w:rPr>
        <w:t>::</w:t>
      </w:r>
      <w:r w:rsidRPr="00E77497">
        <w:rPr>
          <w:rFonts w:ascii="Arial" w:hAnsi="Arial"/>
          <w:b/>
        </w:rPr>
        <w:t xml:space="preserve"> </w:t>
      </w:r>
      <w:r w:rsidRPr="00E77497">
        <w:rPr>
          <w:rFonts w:ascii="Arial" w:hAnsi="Arial"/>
          <w:b/>
          <w:i w:val="0"/>
        </w:rPr>
        <w:t>one of</w:t>
      </w:r>
    </w:p>
    <w:p w14:paraId="599F1D6A" w14:textId="77777777"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4  5  6  7</w:t>
      </w:r>
    </w:p>
    <w:p w14:paraId="48383E87" w14:textId="77777777" w:rsidR="00E80769" w:rsidRPr="00E77497" w:rsidRDefault="00137648" w:rsidP="00E80769">
      <w:pPr>
        <w:pStyle w:val="Syntax"/>
      </w:pPr>
      <w:ins w:id="35510" w:author="Rev 8 Allen Wirfs-Brock" w:date="2012-06-14T15:37:00Z">
        <w:r>
          <w:t xml:space="preserve">Static </w:t>
        </w:r>
      </w:ins>
      <w:r w:rsidR="00E80769" w:rsidRPr="00E77497">
        <w:t>Semantics</w:t>
      </w:r>
    </w:p>
    <w:p w14:paraId="30C3A4C6"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 xml:space="preserve">EscapeSequence </w:t>
      </w:r>
      <w:r w:rsidRPr="00E77497">
        <w:rPr>
          <w:rFonts w:ascii="Arial" w:hAnsi="Arial"/>
          <w:b/>
        </w:rPr>
        <w:t>::</w:t>
      </w:r>
      <w:r w:rsidRPr="00E77497">
        <w:rPr>
          <w:rFonts w:ascii="Arial" w:hAnsi="Arial"/>
        </w:rPr>
        <w:t xml:space="preserve"> </w:t>
      </w:r>
      <w:r w:rsidRPr="00E77497">
        <w:rPr>
          <w:i/>
        </w:rPr>
        <w:t>OctalEscapeSequence</w:t>
      </w:r>
      <w:r w:rsidRPr="00E77497">
        <w:rPr>
          <w:rFonts w:ascii="Arial" w:hAnsi="Arial"/>
        </w:rPr>
        <w:t xml:space="preserve"> is the CV of the</w:t>
      </w:r>
      <w:r w:rsidRPr="00E77497">
        <w:rPr>
          <w:i/>
        </w:rPr>
        <w:t xml:space="preserve"> OctalEscapeSequence</w:t>
      </w:r>
      <w:r w:rsidRPr="00E77497">
        <w:rPr>
          <w:rFonts w:ascii="Arial" w:hAnsi="Arial"/>
        </w:rPr>
        <w:t>.</w:t>
      </w:r>
    </w:p>
    <w:p w14:paraId="5C9510B3"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OctalDigit</w:t>
      </w:r>
      <w:r w:rsidRPr="00E77497">
        <w:rPr>
          <w:rFonts w:ascii="Arial" w:hAnsi="Arial"/>
        </w:rPr>
        <w:t xml:space="preserve"> </w:t>
      </w:r>
      <w:r w:rsidRPr="00E77497">
        <w:rPr>
          <w:rFonts w:ascii="Arial" w:hAnsi="Arial"/>
          <w:sz w:val="16"/>
        </w:rPr>
        <w:t xml:space="preserve">[lookahead </w:t>
      </w:r>
      <w:r w:rsidRPr="00E77497">
        <w:rPr>
          <w:rFonts w:ascii="Arial" w:hAnsi="Arial"/>
          <w:sz w:val="16"/>
        </w:rPr>
        <w:sym w:font="Symbol" w:char="F0CF"/>
      </w:r>
      <w:r w:rsidRPr="00E77497">
        <w:rPr>
          <w:rFonts w:ascii="Arial" w:hAnsi="Arial"/>
          <w:sz w:val="16"/>
        </w:rPr>
        <w:t xml:space="preserve"> </w:t>
      </w:r>
      <w:r w:rsidRPr="00E77497">
        <w:rPr>
          <w:i/>
          <w:sz w:val="16"/>
        </w:rPr>
        <w:t>DecimalDigit</w:t>
      </w:r>
      <w:r w:rsidRPr="00E77497">
        <w:rPr>
          <w:rFonts w:ascii="Arial" w:hAnsi="Arial"/>
          <w:sz w:val="16"/>
        </w:rPr>
        <w:t>]</w:t>
      </w:r>
      <w:r w:rsidRPr="00E77497">
        <w:rPr>
          <w:rFonts w:ascii="Arial" w:hAnsi="Arial"/>
        </w:rPr>
        <w:t xml:space="preserve"> is the character whose code unit value is the MV of the </w:t>
      </w:r>
      <w:r w:rsidRPr="00E77497">
        <w:rPr>
          <w:i/>
        </w:rPr>
        <w:t>OctalDigit</w:t>
      </w:r>
      <w:r w:rsidRPr="00E77497">
        <w:rPr>
          <w:rFonts w:ascii="Arial" w:hAnsi="Arial"/>
        </w:rPr>
        <w:t>.</w:t>
      </w:r>
    </w:p>
    <w:p w14:paraId="5DAE9BE3"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ZeroToThree</w:t>
      </w:r>
      <w:r w:rsidRPr="00E77497">
        <w:rPr>
          <w:rFonts w:ascii="Arial" w:hAnsi="Arial"/>
        </w:rPr>
        <w:t xml:space="preserve"> </w:t>
      </w:r>
      <w:r w:rsidRPr="00E77497">
        <w:rPr>
          <w:i/>
        </w:rPr>
        <w:t>OctalDigit</w:t>
      </w:r>
      <w:r w:rsidRPr="00E77497">
        <w:rPr>
          <w:rFonts w:ascii="Arial" w:hAnsi="Arial"/>
        </w:rPr>
        <w:t xml:space="preserve"> </w:t>
      </w:r>
      <w:r w:rsidRPr="00E77497">
        <w:rPr>
          <w:rFonts w:ascii="Arial" w:hAnsi="Arial"/>
          <w:sz w:val="16"/>
        </w:rPr>
        <w:t xml:space="preserve">[lookahead </w:t>
      </w:r>
      <w:r w:rsidRPr="00E77497">
        <w:rPr>
          <w:rFonts w:ascii="Arial" w:hAnsi="Arial"/>
          <w:sz w:val="16"/>
        </w:rPr>
        <w:sym w:font="Symbol" w:char="F0CF"/>
      </w:r>
      <w:r w:rsidRPr="00E77497">
        <w:rPr>
          <w:rFonts w:ascii="Arial" w:hAnsi="Arial"/>
          <w:sz w:val="16"/>
        </w:rPr>
        <w:t xml:space="preserve"> </w:t>
      </w:r>
      <w:r w:rsidRPr="00E77497">
        <w:rPr>
          <w:i/>
          <w:sz w:val="16"/>
        </w:rPr>
        <w:t>DecimalDigit</w:t>
      </w:r>
      <w:r w:rsidRPr="00E77497">
        <w:rPr>
          <w:rFonts w:ascii="Arial" w:hAnsi="Arial"/>
          <w:sz w:val="16"/>
        </w:rPr>
        <w:t>]</w:t>
      </w:r>
      <w:r w:rsidRPr="00E77497">
        <w:rPr>
          <w:rFonts w:ascii="Arial" w:hAnsi="Arial"/>
        </w:rPr>
        <w:t xml:space="preserve"> is the character whose code unit value is (8 times the MV of the </w:t>
      </w:r>
      <w:r w:rsidRPr="00E77497">
        <w:rPr>
          <w:i/>
        </w:rPr>
        <w:t>ZeroToThree</w:t>
      </w:r>
      <w:r w:rsidRPr="00E77497">
        <w:rPr>
          <w:rFonts w:ascii="Arial" w:hAnsi="Arial"/>
        </w:rPr>
        <w:t xml:space="preserve">) plus the MV of the </w:t>
      </w:r>
      <w:r w:rsidRPr="00E77497">
        <w:rPr>
          <w:i/>
        </w:rPr>
        <w:t>OctalDigit</w:t>
      </w:r>
      <w:r w:rsidRPr="00E77497">
        <w:rPr>
          <w:rFonts w:ascii="Arial" w:hAnsi="Arial"/>
        </w:rPr>
        <w:t>.</w:t>
      </w:r>
    </w:p>
    <w:p w14:paraId="0E9F2CC8"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FourToSeven</w:t>
      </w:r>
      <w:r w:rsidRPr="00E77497">
        <w:rPr>
          <w:rFonts w:ascii="Arial" w:hAnsi="Arial"/>
        </w:rPr>
        <w:t xml:space="preserve"> </w:t>
      </w:r>
      <w:r w:rsidRPr="00E77497">
        <w:rPr>
          <w:i/>
        </w:rPr>
        <w:t>OctalDigit</w:t>
      </w:r>
      <w:r w:rsidRPr="00E77497">
        <w:rPr>
          <w:rFonts w:ascii="Arial" w:hAnsi="Arial"/>
        </w:rPr>
        <w:t xml:space="preserve"> is the character whose code unit value is (8 times the MV of the </w:t>
      </w:r>
      <w:r w:rsidRPr="00E77497">
        <w:rPr>
          <w:i/>
        </w:rPr>
        <w:t>FourToSeven</w:t>
      </w:r>
      <w:r w:rsidRPr="00E77497">
        <w:rPr>
          <w:rFonts w:ascii="Arial" w:hAnsi="Arial"/>
        </w:rPr>
        <w:t xml:space="preserve">) plus the MV of the </w:t>
      </w:r>
      <w:r w:rsidRPr="00E77497">
        <w:rPr>
          <w:i/>
        </w:rPr>
        <w:t>OctalDigit</w:t>
      </w:r>
      <w:r w:rsidRPr="00E77497">
        <w:rPr>
          <w:rFonts w:ascii="Arial" w:hAnsi="Arial"/>
        </w:rPr>
        <w:t>.</w:t>
      </w:r>
    </w:p>
    <w:p w14:paraId="0B85BBEB"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ZeroToThree</w:t>
      </w:r>
      <w:r w:rsidRPr="00E77497">
        <w:rPr>
          <w:rFonts w:ascii="Arial" w:hAnsi="Arial"/>
        </w:rPr>
        <w:t xml:space="preserve"> </w:t>
      </w:r>
      <w:r w:rsidRPr="00E77497">
        <w:rPr>
          <w:i/>
        </w:rPr>
        <w:t>OctalDigit</w:t>
      </w:r>
      <w:r w:rsidRPr="00E77497">
        <w:rPr>
          <w:rFonts w:ascii="Arial" w:hAnsi="Arial"/>
        </w:rPr>
        <w:t xml:space="preserve"> </w:t>
      </w:r>
      <w:r w:rsidRPr="00E77497">
        <w:rPr>
          <w:i/>
        </w:rPr>
        <w:t>OctalDigit</w:t>
      </w:r>
      <w:r w:rsidRPr="00E77497">
        <w:rPr>
          <w:rFonts w:ascii="Arial" w:hAnsi="Arial"/>
        </w:rPr>
        <w:t xml:space="preserve"> is the character whose code unit value is (64 (that is, 8</w:t>
      </w:r>
      <w:r w:rsidRPr="00E77497">
        <w:rPr>
          <w:rFonts w:ascii="Arial" w:hAnsi="Arial"/>
          <w:vertAlign w:val="superscript"/>
        </w:rPr>
        <w:t>2</w:t>
      </w:r>
      <w:r w:rsidRPr="00E77497">
        <w:rPr>
          <w:rFonts w:ascii="Arial" w:hAnsi="Arial"/>
        </w:rPr>
        <w:t xml:space="preserve">) times the MV of the </w:t>
      </w:r>
      <w:r w:rsidRPr="00E77497">
        <w:rPr>
          <w:i/>
        </w:rPr>
        <w:t>ZeroToThree</w:t>
      </w:r>
      <w:r w:rsidRPr="00E77497">
        <w:rPr>
          <w:rFonts w:ascii="Arial" w:hAnsi="Arial"/>
        </w:rPr>
        <w:t xml:space="preserve">) plus (8 times the MV of the first </w:t>
      </w:r>
      <w:r w:rsidRPr="00E77497">
        <w:rPr>
          <w:i/>
        </w:rPr>
        <w:t>OctalDigit</w:t>
      </w:r>
      <w:r w:rsidRPr="00E77497">
        <w:rPr>
          <w:rFonts w:ascii="Arial" w:hAnsi="Arial"/>
        </w:rPr>
        <w:t xml:space="preserve">) plus the MV of the second </w:t>
      </w:r>
      <w:r w:rsidRPr="00E77497">
        <w:rPr>
          <w:i/>
        </w:rPr>
        <w:t>OctalDigit</w:t>
      </w:r>
      <w:r w:rsidRPr="00E77497">
        <w:rPr>
          <w:rFonts w:ascii="Arial" w:hAnsi="Arial"/>
        </w:rPr>
        <w:t>.</w:t>
      </w:r>
    </w:p>
    <w:p w14:paraId="2486CFE2"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ZeroToThree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0</w:t>
      </w:r>
      <w:r w:rsidRPr="00E77497">
        <w:rPr>
          <w:rFonts w:ascii="Arial" w:hAnsi="Arial"/>
        </w:rPr>
        <w:t xml:space="preserve"> is 0.</w:t>
      </w:r>
    </w:p>
    <w:p w14:paraId="62E1DCB4"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1</w:t>
      </w:r>
      <w:r w:rsidRPr="00E77497">
        <w:rPr>
          <w:rFonts w:ascii="Arial" w:hAnsi="Arial"/>
        </w:rPr>
        <w:t xml:space="preserve"> is 1.</w:t>
      </w:r>
    </w:p>
    <w:p w14:paraId="0DDCC9CC"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2</w:t>
      </w:r>
      <w:r w:rsidRPr="00E77497">
        <w:rPr>
          <w:rFonts w:ascii="Arial" w:hAnsi="Arial"/>
        </w:rPr>
        <w:t xml:space="preserve"> is 2.</w:t>
      </w:r>
    </w:p>
    <w:p w14:paraId="6A3659DE"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3</w:t>
      </w:r>
      <w:r w:rsidRPr="00E77497">
        <w:rPr>
          <w:rFonts w:ascii="Arial" w:hAnsi="Arial"/>
        </w:rPr>
        <w:t xml:space="preserve"> is 3.</w:t>
      </w:r>
    </w:p>
    <w:p w14:paraId="422293C8"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4</w:t>
      </w:r>
      <w:r w:rsidRPr="00E77497">
        <w:rPr>
          <w:rFonts w:ascii="Arial" w:hAnsi="Arial"/>
        </w:rPr>
        <w:t xml:space="preserve"> is 4.</w:t>
      </w:r>
    </w:p>
    <w:p w14:paraId="438C3C58"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5</w:t>
      </w:r>
      <w:r w:rsidRPr="00E77497">
        <w:rPr>
          <w:rFonts w:ascii="Arial" w:hAnsi="Arial"/>
        </w:rPr>
        <w:t xml:space="preserve"> is 5.</w:t>
      </w:r>
    </w:p>
    <w:p w14:paraId="75F3C9E4" w14:textId="77777777"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6</w:t>
      </w:r>
      <w:r w:rsidRPr="00E77497">
        <w:rPr>
          <w:rFonts w:ascii="Arial" w:hAnsi="Arial"/>
        </w:rPr>
        <w:t xml:space="preserve"> is 6.</w:t>
      </w:r>
    </w:p>
    <w:p w14:paraId="24952C70" w14:textId="77777777" w:rsidR="00E80769" w:rsidRPr="00E77497" w:rsidRDefault="00E80769" w:rsidP="00E80769">
      <w:pPr>
        <w:pStyle w:val="MathSpecialCase3"/>
        <w:numPr>
          <w:ilvl w:val="1"/>
          <w:numId w:val="29"/>
        </w:numPr>
        <w:tabs>
          <w:tab w:val="left" w:pos="567"/>
        </w:tabs>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7</w:t>
      </w:r>
      <w:r w:rsidRPr="00E77497">
        <w:rPr>
          <w:rFonts w:ascii="Arial" w:hAnsi="Arial"/>
        </w:rPr>
        <w:t xml:space="preserve"> is 7.</w:t>
      </w:r>
    </w:p>
    <w:p w14:paraId="09D67ADD" w14:textId="77777777" w:rsidR="00E80769" w:rsidRPr="00E77497" w:rsidRDefault="00E80769" w:rsidP="00E80769">
      <w:pPr>
        <w:pStyle w:val="a2"/>
        <w:tabs>
          <w:tab w:val="clear" w:pos="500"/>
          <w:tab w:val="clear" w:pos="720"/>
          <w:tab w:val="left" w:pos="567"/>
        </w:tabs>
      </w:pPr>
      <w:bookmarkStart w:id="35511" w:name="_Toc472818983"/>
      <w:bookmarkStart w:id="35512" w:name="_Toc474641698"/>
      <w:bookmarkStart w:id="35513" w:name="_Toc235503569"/>
      <w:bookmarkStart w:id="35514" w:name="_Toc236208657"/>
      <w:bookmarkStart w:id="35515" w:name="_Toc241509343"/>
      <w:bookmarkStart w:id="35516" w:name="_Toc241557820"/>
      <w:bookmarkStart w:id="35517" w:name="_Toc244416830"/>
      <w:bookmarkStart w:id="35518" w:name="_Toc244657770"/>
      <w:bookmarkStart w:id="35519" w:name="_Toc246652510"/>
      <w:bookmarkStart w:id="35520" w:name="_Toc253562059"/>
      <w:bookmarkStart w:id="35521" w:name="_Toc268506075"/>
      <w:bookmarkStart w:id="35522" w:name="_Toc276631194"/>
      <w:bookmarkStart w:id="35523" w:name="_Toc277944238"/>
      <w:bookmarkStart w:id="35524" w:name="_Toc153968583"/>
      <w:bookmarkStart w:id="35525" w:name="_Toc336509698"/>
      <w:r w:rsidRPr="00E77497">
        <w:t>Additional Properties</w:t>
      </w:r>
      <w:bookmarkEnd w:id="35511"/>
      <w:bookmarkEnd w:id="35512"/>
      <w:bookmarkEnd w:id="35513"/>
      <w:bookmarkEnd w:id="35514"/>
      <w:bookmarkEnd w:id="35515"/>
      <w:bookmarkEnd w:id="35516"/>
      <w:bookmarkEnd w:id="35517"/>
      <w:bookmarkEnd w:id="35518"/>
      <w:bookmarkEnd w:id="35519"/>
      <w:bookmarkEnd w:id="35520"/>
      <w:bookmarkEnd w:id="35521"/>
      <w:bookmarkEnd w:id="35522"/>
      <w:bookmarkEnd w:id="35523"/>
      <w:bookmarkEnd w:id="35524"/>
      <w:bookmarkEnd w:id="35525"/>
    </w:p>
    <w:p w14:paraId="04343047" w14:textId="77777777" w:rsidR="00E80769" w:rsidRPr="00E77497" w:rsidRDefault="00E80769" w:rsidP="00E80769">
      <w:del w:id="35526" w:author="Allen Wirfs-Brock" w:date="2011-07-02T12:43:00Z">
        <w:r w:rsidRPr="00E77497" w:rsidDel="00914B17">
          <w:delText>Some implementations of</w:delText>
        </w:r>
      </w:del>
      <w:ins w:id="35527" w:author="Allen Wirfs-Brock" w:date="2011-07-02T12:43:00Z">
        <w:r w:rsidR="00914B17" w:rsidRPr="00E77497">
          <w:t>When the</w:t>
        </w:r>
      </w:ins>
      <w:r w:rsidRPr="00E77497">
        <w:t xml:space="preserve"> ECMAScript</w:t>
      </w:r>
      <w:ins w:id="35528" w:author="Allen Wirfs-Brock" w:date="2011-07-02T12:43:00Z">
        <w:r w:rsidR="00914B17" w:rsidRPr="00E77497">
          <w:t xml:space="preserve"> host is a web browser the following</w:t>
        </w:r>
      </w:ins>
      <w:r w:rsidRPr="00E77497">
        <w:t xml:space="preserve"> </w:t>
      </w:r>
      <w:del w:id="35529" w:author="Allen Wirfs-Brock" w:date="2011-07-02T12:44:00Z">
        <w:r w:rsidRPr="00E77497" w:rsidDel="00CF4089">
          <w:delText>have included</w:delText>
        </w:r>
      </w:del>
      <w:ins w:id="35530" w:author="Allen Wirfs-Brock" w:date="2011-07-02T12:44:00Z">
        <w:del w:id="35531" w:author="Rev 9 Allen Wirfs-Brock" w:date="2012-07-08T12:40:00Z">
          <w:r w:rsidR="00CF4089" w:rsidRPr="00E77497" w:rsidDel="00273E7C">
            <w:delText>these</w:delText>
          </w:r>
        </w:del>
      </w:ins>
      <w:del w:id="35532" w:author="Rev 9 Allen Wirfs-Brock" w:date="2012-07-08T12:40:00Z">
        <w:r w:rsidRPr="00E77497" w:rsidDel="00273E7C">
          <w:delText xml:space="preserve"> </w:delText>
        </w:r>
      </w:del>
      <w:r w:rsidRPr="00E77497">
        <w:t xml:space="preserve">additional properties </w:t>
      </w:r>
      <w:del w:id="35533" w:author="Allen Wirfs-Brock" w:date="2011-07-02T12:44:00Z">
        <w:r w:rsidRPr="00E77497" w:rsidDel="00CF4089">
          <w:delText>for some</w:delText>
        </w:r>
      </w:del>
      <w:r w:rsidRPr="00E77497">
        <w:t xml:space="preserve"> of the standard </w:t>
      </w:r>
      <w:del w:id="35534" w:author="Rev 9 Allen Wirfs-Brock" w:date="2012-07-07T17:36:00Z">
        <w:r w:rsidRPr="00E77497" w:rsidDel="00EB2682">
          <w:delText xml:space="preserve">native </w:delText>
        </w:r>
      </w:del>
      <w:ins w:id="35535" w:author="Rev 9 Allen Wirfs-Brock" w:date="2012-07-07T17:36:00Z">
        <w:r w:rsidR="00EB2682">
          <w:t>built-in</w:t>
        </w:r>
        <w:r w:rsidR="00EB2682" w:rsidRPr="00E77497">
          <w:t xml:space="preserve"> </w:t>
        </w:r>
      </w:ins>
      <w:r w:rsidRPr="00E77497">
        <w:t>objects</w:t>
      </w:r>
      <w:ins w:id="35536" w:author="Allen Wirfs-Brock" w:date="2011-07-02T12:45:00Z">
        <w:r w:rsidR="00CF4089" w:rsidRPr="00E77497">
          <w:t xml:space="preserve"> are defined</w:t>
        </w:r>
      </w:ins>
      <w:r w:rsidRPr="00E77497">
        <w:t xml:space="preserve">. </w:t>
      </w:r>
      <w:del w:id="35537" w:author="Allen Wirfs-Brock" w:date="2011-07-02T12:45:00Z">
        <w:r w:rsidRPr="00E77497" w:rsidDel="00CF4089">
          <w:delText>This non-normative annex suggests uniform semantics for such properties without making the properties or their semantics part of this standard.</w:delText>
        </w:r>
      </w:del>
    </w:p>
    <w:p w14:paraId="612CCBEA" w14:textId="77777777" w:rsidR="00BA25B6" w:rsidRPr="00E77497" w:rsidRDefault="00BA25B6" w:rsidP="00BA25B6">
      <w:pPr>
        <w:pStyle w:val="a3"/>
        <w:numPr>
          <w:ilvl w:val="2"/>
          <w:numId w:val="825"/>
        </w:numPr>
        <w:tabs>
          <w:tab w:val="clear" w:pos="640"/>
          <w:tab w:val="clear" w:pos="880"/>
        </w:tabs>
        <w:spacing w:before="120"/>
        <w:rPr>
          <w:ins w:id="35538" w:author="Rev 8 Allen Wirfs-Brock" w:date="2012-05-11T13:27:00Z"/>
        </w:rPr>
      </w:pPr>
      <w:bookmarkStart w:id="35539" w:name="_Ref457724123"/>
      <w:bookmarkStart w:id="35540" w:name="_Ref457793857"/>
      <w:bookmarkStart w:id="35541" w:name="_Toc472818984"/>
      <w:bookmarkStart w:id="35542" w:name="_Toc474641699"/>
      <w:bookmarkStart w:id="35543" w:name="_Toc235503570"/>
      <w:bookmarkStart w:id="35544" w:name="_Toc236208658"/>
      <w:bookmarkStart w:id="35545" w:name="_Toc241509344"/>
      <w:bookmarkStart w:id="35546" w:name="_Toc241557821"/>
      <w:bookmarkStart w:id="35547" w:name="_Toc244416831"/>
      <w:bookmarkStart w:id="35548" w:name="_Toc244657771"/>
      <w:bookmarkStart w:id="35549" w:name="_Toc246652511"/>
      <w:bookmarkStart w:id="35550" w:name="_Toc253562060"/>
      <w:bookmarkStart w:id="35551" w:name="_Toc268506076"/>
      <w:bookmarkStart w:id="35552" w:name="_Toc276631195"/>
      <w:bookmarkStart w:id="35553" w:name="_Toc277944239"/>
      <w:bookmarkStart w:id="35554" w:name="_Toc153968584"/>
      <w:bookmarkStart w:id="35555" w:name="_Toc336509699"/>
      <w:ins w:id="35556" w:author="Rev 8 Allen Wirfs-Brock" w:date="2012-05-11T13:27:00Z">
        <w:r>
          <w:t>Additional Properties of the Global Object</w:t>
        </w:r>
        <w:bookmarkEnd w:id="35555"/>
      </w:ins>
    </w:p>
    <w:p w14:paraId="0E97ABB9" w14:textId="77777777" w:rsidR="00E80769" w:rsidRPr="00E77497" w:rsidRDefault="00E80769" w:rsidP="00BA25B6">
      <w:pPr>
        <w:pStyle w:val="a4"/>
      </w:pPr>
      <w:r w:rsidRPr="00E77497">
        <w:t>escape (string)</w:t>
      </w:r>
      <w:bookmarkEnd w:id="35539"/>
      <w:bookmarkEnd w:id="35540"/>
      <w:bookmarkEnd w:id="35541"/>
      <w:bookmarkEnd w:id="35542"/>
      <w:bookmarkEnd w:id="35543"/>
      <w:bookmarkEnd w:id="35544"/>
      <w:bookmarkEnd w:id="35545"/>
      <w:bookmarkEnd w:id="35546"/>
      <w:bookmarkEnd w:id="35547"/>
      <w:bookmarkEnd w:id="35548"/>
      <w:bookmarkEnd w:id="35549"/>
      <w:bookmarkEnd w:id="35550"/>
      <w:bookmarkEnd w:id="35551"/>
      <w:bookmarkEnd w:id="35552"/>
      <w:bookmarkEnd w:id="35553"/>
      <w:bookmarkEnd w:id="35554"/>
    </w:p>
    <w:p w14:paraId="6BA39845" w14:textId="77777777" w:rsidR="00E80769" w:rsidRPr="00E77497" w:rsidRDefault="00E80769" w:rsidP="00E80769">
      <w:r w:rsidRPr="00E77497">
        <w:t xml:space="preserve">The </w:t>
      </w:r>
      <w:r w:rsidRPr="00E77497">
        <w:rPr>
          <w:rFonts w:ascii="Courier New" w:hAnsi="Courier New"/>
          <w:b/>
        </w:rPr>
        <w:t>escape</w:t>
      </w:r>
      <w:r w:rsidRPr="00E77497">
        <w:t xml:space="preserve"> function is a property of the global object. It computes a new version of a String value in which certain characters have been replaced by a hexadecimal escape sequence.</w:t>
      </w:r>
    </w:p>
    <w:p w14:paraId="7E157484" w14:textId="77777777" w:rsidR="00E80769" w:rsidRPr="00E77497" w:rsidRDefault="00E80769" w:rsidP="00E80769">
      <w:r w:rsidRPr="00E77497">
        <w:t xml:space="preserve">For those characters being replaced whose code unit value is </w:t>
      </w:r>
      <w:r w:rsidRPr="00E77497">
        <w:rPr>
          <w:rFonts w:ascii="Courier New" w:hAnsi="Courier New"/>
          <w:b/>
        </w:rPr>
        <w:t xml:space="preserve">0xFF </w:t>
      </w:r>
      <w:r w:rsidRPr="00E77497">
        <w:t xml:space="preserve">or less, a two-digit escape sequence of the form </w:t>
      </w:r>
      <w:r w:rsidRPr="00E77497">
        <w:rPr>
          <w:rFonts w:ascii="Courier New" w:hAnsi="Courier New"/>
          <w:b/>
        </w:rPr>
        <w:t>%</w:t>
      </w:r>
      <w:r w:rsidRPr="00E77497">
        <w:rPr>
          <w:i/>
        </w:rPr>
        <w:t>xx</w:t>
      </w:r>
      <w:r w:rsidRPr="00E77497">
        <w:t xml:space="preserve"> is used. For those characters being replaced whose code unit value is greater than </w:t>
      </w:r>
      <w:r w:rsidRPr="00E77497">
        <w:rPr>
          <w:rFonts w:ascii="Courier New" w:hAnsi="Courier New"/>
          <w:b/>
        </w:rPr>
        <w:t>0xFF</w:t>
      </w:r>
      <w:r w:rsidRPr="00E77497">
        <w:t xml:space="preserve">, a four-digit escape sequence of the form </w:t>
      </w:r>
      <w:r w:rsidRPr="00E77497">
        <w:rPr>
          <w:rFonts w:ascii="Courier New" w:hAnsi="Courier New"/>
          <w:b/>
        </w:rPr>
        <w:t>%u</w:t>
      </w:r>
      <w:r w:rsidRPr="00E77497">
        <w:rPr>
          <w:i/>
        </w:rPr>
        <w:t>xxxx</w:t>
      </w:r>
      <w:r w:rsidRPr="00E77497">
        <w:t xml:space="preserve"> is used.</w:t>
      </w:r>
    </w:p>
    <w:p w14:paraId="1823EA0F" w14:textId="77777777" w:rsidR="00E80769" w:rsidRPr="00E77497" w:rsidRDefault="00E80769" w:rsidP="00E80769">
      <w:r w:rsidRPr="00E77497">
        <w:t xml:space="preserve">When the </w:t>
      </w:r>
      <w:r w:rsidRPr="00E77497">
        <w:rPr>
          <w:rFonts w:ascii="Courier New" w:hAnsi="Courier New"/>
          <w:b/>
        </w:rPr>
        <w:t>escape</w:t>
      </w:r>
      <w:r w:rsidRPr="00E77497">
        <w:t xml:space="preserve"> function is called with one argument </w:t>
      </w:r>
      <w:r w:rsidRPr="00E77497">
        <w:rPr>
          <w:rFonts w:ascii="Times New Roman" w:hAnsi="Times New Roman"/>
          <w:i/>
        </w:rPr>
        <w:t>string</w:t>
      </w:r>
      <w:r w:rsidRPr="00E77497">
        <w:t>, the following steps are taken:</w:t>
      </w:r>
    </w:p>
    <w:p w14:paraId="34D70FE6" w14:textId="77777777" w:rsidR="00E80769" w:rsidRPr="00E77497" w:rsidRDefault="00E80769" w:rsidP="001F482D">
      <w:pPr>
        <w:pStyle w:val="Alg3"/>
        <w:numPr>
          <w:ilvl w:val="0"/>
          <w:numId w:val="385"/>
        </w:numPr>
      </w:pPr>
      <w:r w:rsidRPr="00E77497">
        <w:t>Call ToString(</w:t>
      </w:r>
      <w:r w:rsidRPr="00E77497">
        <w:rPr>
          <w:i/>
        </w:rPr>
        <w:t>string</w:t>
      </w:r>
      <w:r w:rsidRPr="00E77497">
        <w:t>).</w:t>
      </w:r>
    </w:p>
    <w:p w14:paraId="3989CB37" w14:textId="77777777" w:rsidR="00E80769" w:rsidRPr="00E77497" w:rsidRDefault="00E80769" w:rsidP="001F482D">
      <w:pPr>
        <w:pStyle w:val="Alg3"/>
        <w:numPr>
          <w:ilvl w:val="0"/>
          <w:numId w:val="385"/>
        </w:numPr>
      </w:pPr>
      <w:r w:rsidRPr="00E77497">
        <w:t>Compute the number of characters in Result(1).</w:t>
      </w:r>
    </w:p>
    <w:p w14:paraId="7645BC97" w14:textId="77777777" w:rsidR="00E80769" w:rsidRPr="00E77497" w:rsidRDefault="00E80769" w:rsidP="001F482D">
      <w:pPr>
        <w:pStyle w:val="Alg3"/>
        <w:numPr>
          <w:ilvl w:val="0"/>
          <w:numId w:val="385"/>
        </w:numPr>
      </w:pPr>
      <w:r w:rsidRPr="00E77497">
        <w:t xml:space="preserve">Let </w:t>
      </w:r>
      <w:r w:rsidRPr="00E77497">
        <w:rPr>
          <w:i/>
        </w:rPr>
        <w:t xml:space="preserve">R </w:t>
      </w:r>
      <w:r w:rsidRPr="00E77497">
        <w:t>be the empty string.</w:t>
      </w:r>
    </w:p>
    <w:p w14:paraId="6C60F539" w14:textId="77777777" w:rsidR="00E80769" w:rsidRPr="00E77497" w:rsidRDefault="00E80769" w:rsidP="001F482D">
      <w:pPr>
        <w:pStyle w:val="Alg3"/>
        <w:numPr>
          <w:ilvl w:val="0"/>
          <w:numId w:val="385"/>
        </w:numPr>
      </w:pPr>
      <w:r w:rsidRPr="00E77497">
        <w:t xml:space="preserve">Let </w:t>
      </w:r>
      <w:r w:rsidRPr="00E77497">
        <w:rPr>
          <w:i/>
        </w:rPr>
        <w:t>k</w:t>
      </w:r>
      <w:r w:rsidRPr="00E77497">
        <w:t xml:space="preserve"> be 0.</w:t>
      </w:r>
    </w:p>
    <w:p w14:paraId="5EAC7C06" w14:textId="77777777" w:rsidR="00E80769" w:rsidRPr="00E77497" w:rsidRDefault="00E80769" w:rsidP="001F482D">
      <w:pPr>
        <w:pStyle w:val="Alg3"/>
        <w:numPr>
          <w:ilvl w:val="0"/>
          <w:numId w:val="385"/>
        </w:numPr>
      </w:pPr>
      <w:r w:rsidRPr="00E77497">
        <w:t xml:space="preserve">If </w:t>
      </w:r>
      <w:r w:rsidRPr="00E77497">
        <w:rPr>
          <w:i/>
        </w:rPr>
        <w:t>k</w:t>
      </w:r>
      <w:r w:rsidRPr="00E77497">
        <w:t xml:space="preserve"> equals Result(2), return </w:t>
      </w:r>
      <w:r w:rsidRPr="00E77497">
        <w:rPr>
          <w:i/>
        </w:rPr>
        <w:t>R</w:t>
      </w:r>
      <w:r w:rsidRPr="00E77497">
        <w:t>.</w:t>
      </w:r>
    </w:p>
    <w:p w14:paraId="1A1ED6D0" w14:textId="77777777" w:rsidR="00E80769" w:rsidRPr="00E77497" w:rsidRDefault="00E80769" w:rsidP="001F482D">
      <w:pPr>
        <w:pStyle w:val="Alg3"/>
        <w:numPr>
          <w:ilvl w:val="0"/>
          <w:numId w:val="385"/>
        </w:numPr>
      </w:pPr>
      <w:r w:rsidRPr="00E77497">
        <w:t xml:space="preserve">Get the character (represented as a 16-bit unsigned integer) at position </w:t>
      </w:r>
      <w:r w:rsidRPr="00E77497">
        <w:rPr>
          <w:i/>
        </w:rPr>
        <w:t>k</w:t>
      </w:r>
      <w:r w:rsidRPr="00E77497">
        <w:t xml:space="preserve"> within Result(1).</w:t>
      </w:r>
    </w:p>
    <w:p w14:paraId="2C239ADE" w14:textId="77777777" w:rsidR="00E80769" w:rsidRPr="00E77497" w:rsidRDefault="00E80769" w:rsidP="001F482D">
      <w:pPr>
        <w:pStyle w:val="Alg3"/>
        <w:numPr>
          <w:ilvl w:val="0"/>
          <w:numId w:val="385"/>
        </w:numPr>
      </w:pPr>
      <w:r w:rsidRPr="00E77497">
        <w:t>If Result(6) is one of the 69 nonblank characters</w:t>
      </w:r>
      <w:r w:rsidRPr="00E77497">
        <w:br/>
      </w:r>
      <w:r w:rsidRPr="00E77497">
        <w:rPr>
          <w:rFonts w:ascii="Courier New" w:hAnsi="Courier New"/>
          <w:b/>
        </w:rPr>
        <w:t>“ABCDEFGHIJKLMNOPQRSTUVWXYZabcdefghijklmnopqrstuvwxyz0123456789@*_+-./”</w:t>
      </w:r>
      <w:r w:rsidRPr="00E77497">
        <w:rPr>
          <w:rFonts w:ascii="Courier New" w:hAnsi="Courier New"/>
          <w:b/>
        </w:rPr>
        <w:br/>
      </w:r>
      <w:r w:rsidRPr="00E77497">
        <w:t>then go to step 13.</w:t>
      </w:r>
    </w:p>
    <w:p w14:paraId="6CF8FE0D" w14:textId="77777777" w:rsidR="00E80769" w:rsidRPr="00E77497" w:rsidRDefault="00E80769" w:rsidP="001F482D">
      <w:pPr>
        <w:pStyle w:val="Alg3"/>
        <w:numPr>
          <w:ilvl w:val="0"/>
          <w:numId w:val="385"/>
        </w:numPr>
      </w:pPr>
      <w:r w:rsidRPr="00E77497">
        <w:t>If Result(6), is less than 256, go to step 11.</w:t>
      </w:r>
    </w:p>
    <w:p w14:paraId="27373CE6" w14:textId="77777777" w:rsidR="00E80769" w:rsidRPr="00E77497" w:rsidRDefault="00E80769" w:rsidP="001F482D">
      <w:pPr>
        <w:pStyle w:val="Alg3"/>
        <w:numPr>
          <w:ilvl w:val="0"/>
          <w:numId w:val="385"/>
        </w:numPr>
      </w:pPr>
      <w:r w:rsidRPr="00E77497">
        <w:t xml:space="preserve">Let </w:t>
      </w:r>
      <w:r w:rsidRPr="00E77497">
        <w:rPr>
          <w:i/>
        </w:rPr>
        <w:t>S</w:t>
      </w:r>
      <w:r w:rsidRPr="00E77497">
        <w:t xml:space="preserve"> be a String containing six characters </w:t>
      </w:r>
      <w:r w:rsidRPr="00E77497">
        <w:rPr>
          <w:rFonts w:ascii="Courier New" w:hAnsi="Courier New"/>
          <w:b/>
        </w:rPr>
        <w:t>“%u</w:t>
      </w:r>
      <w:r w:rsidRPr="00E77497">
        <w:rPr>
          <w:i/>
        </w:rPr>
        <w:t>wxyz</w:t>
      </w:r>
      <w:r w:rsidRPr="00E77497">
        <w:rPr>
          <w:rFonts w:ascii="Courier New" w:hAnsi="Courier New"/>
          <w:b/>
        </w:rPr>
        <w:t>”</w:t>
      </w:r>
      <w:r w:rsidRPr="00E77497">
        <w:t xml:space="preserve"> where </w:t>
      </w:r>
      <w:r w:rsidRPr="00E77497">
        <w:rPr>
          <w:i/>
        </w:rPr>
        <w:t>wxyz</w:t>
      </w:r>
      <w:r w:rsidRPr="00E77497">
        <w:t xml:space="preserve"> are four hexadecimal digits encoding the value of Result(6).</w:t>
      </w:r>
    </w:p>
    <w:p w14:paraId="0D2806EB" w14:textId="77777777" w:rsidR="00E80769" w:rsidRPr="00E77497" w:rsidRDefault="00E80769" w:rsidP="001F482D">
      <w:pPr>
        <w:pStyle w:val="Alg3"/>
        <w:numPr>
          <w:ilvl w:val="0"/>
          <w:numId w:val="385"/>
        </w:numPr>
      </w:pPr>
      <w:r w:rsidRPr="00E77497">
        <w:t>Go to step 14.</w:t>
      </w:r>
    </w:p>
    <w:p w14:paraId="539E2429" w14:textId="77777777" w:rsidR="00E80769" w:rsidRPr="00E77497" w:rsidRDefault="00E80769" w:rsidP="001F482D">
      <w:pPr>
        <w:pStyle w:val="Alg3"/>
        <w:numPr>
          <w:ilvl w:val="0"/>
          <w:numId w:val="385"/>
        </w:numPr>
      </w:pPr>
      <w:r w:rsidRPr="00E77497">
        <w:t xml:space="preserve">Let </w:t>
      </w:r>
      <w:r w:rsidRPr="00E77497">
        <w:rPr>
          <w:i/>
        </w:rPr>
        <w:t>S</w:t>
      </w:r>
      <w:r w:rsidRPr="00E77497">
        <w:t xml:space="preserve"> be a String containing three characters </w:t>
      </w:r>
      <w:r w:rsidRPr="00E77497">
        <w:rPr>
          <w:rFonts w:ascii="Courier New" w:hAnsi="Courier New"/>
          <w:b/>
        </w:rPr>
        <w:t>“%</w:t>
      </w:r>
      <w:r w:rsidRPr="00E77497">
        <w:rPr>
          <w:i/>
        </w:rPr>
        <w:t>xy</w:t>
      </w:r>
      <w:r w:rsidRPr="00E77497">
        <w:rPr>
          <w:rFonts w:ascii="Courier New" w:hAnsi="Courier New"/>
          <w:b/>
        </w:rPr>
        <w:t>”</w:t>
      </w:r>
      <w:r w:rsidRPr="00E77497">
        <w:t xml:space="preserve"> where </w:t>
      </w:r>
      <w:r w:rsidRPr="00E77497">
        <w:rPr>
          <w:i/>
        </w:rPr>
        <w:t>xy</w:t>
      </w:r>
      <w:r w:rsidRPr="00E77497">
        <w:t xml:space="preserve"> are two hexadecimal digits encoding the value of Result(6).</w:t>
      </w:r>
    </w:p>
    <w:p w14:paraId="74DE1AF9" w14:textId="77777777" w:rsidR="00E80769" w:rsidRPr="00E77497" w:rsidRDefault="00E80769" w:rsidP="001F482D">
      <w:pPr>
        <w:pStyle w:val="Alg3"/>
        <w:numPr>
          <w:ilvl w:val="0"/>
          <w:numId w:val="385"/>
        </w:numPr>
      </w:pPr>
      <w:r w:rsidRPr="00E77497">
        <w:t>Go to step 14.</w:t>
      </w:r>
    </w:p>
    <w:p w14:paraId="07BDB9BF" w14:textId="77777777" w:rsidR="00E80769" w:rsidRPr="00E77497" w:rsidRDefault="00E80769" w:rsidP="001F482D">
      <w:pPr>
        <w:pStyle w:val="Alg3"/>
        <w:numPr>
          <w:ilvl w:val="0"/>
          <w:numId w:val="385"/>
        </w:numPr>
      </w:pPr>
      <w:r w:rsidRPr="00E77497">
        <w:t xml:space="preserve">Let </w:t>
      </w:r>
      <w:r w:rsidRPr="00E77497">
        <w:rPr>
          <w:i/>
        </w:rPr>
        <w:t>S</w:t>
      </w:r>
      <w:r w:rsidRPr="00E77497">
        <w:t xml:space="preserve"> be a String containing the single character Result(6).</w:t>
      </w:r>
    </w:p>
    <w:p w14:paraId="148B8E76" w14:textId="77777777" w:rsidR="00E80769" w:rsidRPr="00E77497" w:rsidRDefault="00E80769" w:rsidP="001F482D">
      <w:pPr>
        <w:pStyle w:val="Alg3"/>
        <w:numPr>
          <w:ilvl w:val="0"/>
          <w:numId w:val="385"/>
        </w:numPr>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14:paraId="48E4EF93" w14:textId="77777777" w:rsidR="00E80769" w:rsidRPr="00E77497" w:rsidRDefault="00E80769" w:rsidP="001F482D">
      <w:pPr>
        <w:pStyle w:val="Alg3"/>
        <w:numPr>
          <w:ilvl w:val="0"/>
          <w:numId w:val="385"/>
        </w:numPr>
      </w:pPr>
      <w:r w:rsidRPr="00E77497">
        <w:t xml:space="preserve">Increase </w:t>
      </w:r>
      <w:r w:rsidRPr="00E77497">
        <w:rPr>
          <w:i/>
        </w:rPr>
        <w:t>k</w:t>
      </w:r>
      <w:r w:rsidRPr="00E77497">
        <w:t xml:space="preserve"> by 1.</w:t>
      </w:r>
    </w:p>
    <w:p w14:paraId="11C7C8C6" w14:textId="77777777" w:rsidR="00E80769" w:rsidRPr="00E77497" w:rsidRDefault="00E80769" w:rsidP="001F482D">
      <w:pPr>
        <w:pStyle w:val="Alg3"/>
        <w:numPr>
          <w:ilvl w:val="0"/>
          <w:numId w:val="385"/>
        </w:numPr>
        <w:spacing w:after="220"/>
      </w:pPr>
      <w:r w:rsidRPr="00E77497">
        <w:t>Go to step 5.</w:t>
      </w:r>
    </w:p>
    <w:p w14:paraId="386E1CC3" w14:textId="77777777" w:rsidR="00E80769" w:rsidRPr="00E77497" w:rsidRDefault="00E80769" w:rsidP="00E80769">
      <w:pPr>
        <w:pStyle w:val="Note"/>
      </w:pPr>
      <w:r w:rsidRPr="00E77497">
        <w:t>NOTE</w:t>
      </w:r>
      <w:r w:rsidRPr="00E77497">
        <w:tab/>
        <w:t>The encoding is partly based on the encoding described in RFC 1738, but the entire encoding specified in this standard is described above without regard to the contents of RFC 1738. This encoding does not reflect changes to RFC 1738 made by RFC 3986.</w:t>
      </w:r>
    </w:p>
    <w:p w14:paraId="73522D98" w14:textId="77777777" w:rsidR="00E80769" w:rsidRPr="00E77497" w:rsidRDefault="00E80769" w:rsidP="00BA25B6">
      <w:pPr>
        <w:pStyle w:val="a4"/>
      </w:pPr>
      <w:bookmarkStart w:id="35557" w:name="_Ref457724124"/>
      <w:bookmarkStart w:id="35558" w:name="_Ref457793839"/>
      <w:bookmarkStart w:id="35559" w:name="_Toc472818985"/>
      <w:bookmarkStart w:id="35560" w:name="_Toc474641700"/>
      <w:bookmarkStart w:id="35561" w:name="_Toc235503571"/>
      <w:bookmarkStart w:id="35562" w:name="_Toc236208659"/>
      <w:bookmarkStart w:id="35563" w:name="_Toc241509345"/>
      <w:bookmarkStart w:id="35564" w:name="_Toc241557822"/>
      <w:bookmarkStart w:id="35565" w:name="_Toc244416832"/>
      <w:bookmarkStart w:id="35566" w:name="_Toc244657772"/>
      <w:bookmarkStart w:id="35567" w:name="_Toc246652512"/>
      <w:bookmarkStart w:id="35568" w:name="_Toc253562061"/>
      <w:bookmarkStart w:id="35569" w:name="_Toc268506077"/>
      <w:bookmarkStart w:id="35570" w:name="_Toc276631196"/>
      <w:bookmarkStart w:id="35571" w:name="_Toc277944240"/>
      <w:bookmarkStart w:id="35572" w:name="_Toc153968585"/>
      <w:r w:rsidRPr="00E77497">
        <w:t>unescape (string)</w:t>
      </w:r>
      <w:bookmarkEnd w:id="35557"/>
      <w:bookmarkEnd w:id="35558"/>
      <w:bookmarkEnd w:id="35559"/>
      <w:bookmarkEnd w:id="35560"/>
      <w:bookmarkEnd w:id="35561"/>
      <w:bookmarkEnd w:id="35562"/>
      <w:bookmarkEnd w:id="35563"/>
      <w:bookmarkEnd w:id="35564"/>
      <w:bookmarkEnd w:id="35565"/>
      <w:bookmarkEnd w:id="35566"/>
      <w:bookmarkEnd w:id="35567"/>
      <w:bookmarkEnd w:id="35568"/>
      <w:bookmarkEnd w:id="35569"/>
      <w:bookmarkEnd w:id="35570"/>
      <w:bookmarkEnd w:id="35571"/>
      <w:bookmarkEnd w:id="35572"/>
    </w:p>
    <w:p w14:paraId="32AC085F" w14:textId="77777777" w:rsidR="00E80769" w:rsidRPr="00E77497" w:rsidRDefault="00E80769" w:rsidP="00E80769">
      <w:r w:rsidRPr="00E77497">
        <w:t xml:space="preserve">The </w:t>
      </w:r>
      <w:r w:rsidRPr="00E77497">
        <w:rPr>
          <w:rFonts w:ascii="Courier New" w:hAnsi="Courier New"/>
          <w:b/>
        </w:rPr>
        <w:t>unescape</w:t>
      </w:r>
      <w:r w:rsidRPr="00E77497">
        <w:t xml:space="preserve"> function is a property of the global object. It computes a new version of a String value in which each escape sequence of the sort that might be introduced by the </w:t>
      </w:r>
      <w:r w:rsidRPr="00E77497">
        <w:rPr>
          <w:rFonts w:ascii="Courier New" w:hAnsi="Courier New"/>
          <w:b/>
        </w:rPr>
        <w:t>escape</w:t>
      </w:r>
      <w:r w:rsidRPr="00E77497">
        <w:t xml:space="preserve"> function is replaced with the character that it represents.</w:t>
      </w:r>
    </w:p>
    <w:p w14:paraId="0CC9EA93" w14:textId="77777777" w:rsidR="00E80769" w:rsidRPr="00E77497" w:rsidRDefault="00E80769" w:rsidP="00E80769">
      <w:r w:rsidRPr="00E77497">
        <w:t xml:space="preserve">When the </w:t>
      </w:r>
      <w:r w:rsidRPr="00E77497">
        <w:rPr>
          <w:rFonts w:ascii="Courier New" w:hAnsi="Courier New"/>
          <w:b/>
        </w:rPr>
        <w:t>unescape</w:t>
      </w:r>
      <w:r w:rsidRPr="00E77497">
        <w:t xml:space="preserve"> function is called with one argument </w:t>
      </w:r>
      <w:r w:rsidRPr="00E77497">
        <w:rPr>
          <w:rFonts w:ascii="Times New Roman" w:hAnsi="Times New Roman"/>
          <w:i/>
        </w:rPr>
        <w:t>string</w:t>
      </w:r>
      <w:r w:rsidRPr="00E77497">
        <w:t>, the following steps are taken:</w:t>
      </w:r>
    </w:p>
    <w:p w14:paraId="3938B683" w14:textId="77777777" w:rsidR="00E80769" w:rsidRPr="00E77497" w:rsidRDefault="00E80769" w:rsidP="001F482D">
      <w:pPr>
        <w:pStyle w:val="Alg3"/>
        <w:numPr>
          <w:ilvl w:val="0"/>
          <w:numId w:val="386"/>
        </w:numPr>
      </w:pPr>
      <w:r w:rsidRPr="00E77497">
        <w:t>Call ToString(</w:t>
      </w:r>
      <w:r w:rsidRPr="00E77497">
        <w:rPr>
          <w:i/>
        </w:rPr>
        <w:t>string</w:t>
      </w:r>
      <w:r w:rsidRPr="00E77497">
        <w:t>).</w:t>
      </w:r>
    </w:p>
    <w:p w14:paraId="4FBE8067" w14:textId="77777777" w:rsidR="00E80769" w:rsidRPr="00E77497" w:rsidRDefault="00E80769" w:rsidP="001F482D">
      <w:pPr>
        <w:pStyle w:val="Alg3"/>
        <w:numPr>
          <w:ilvl w:val="0"/>
          <w:numId w:val="386"/>
        </w:numPr>
      </w:pPr>
      <w:r w:rsidRPr="00E77497">
        <w:t>Compute the number of characters in Result(1).</w:t>
      </w:r>
    </w:p>
    <w:p w14:paraId="5A50CDD4" w14:textId="77777777" w:rsidR="00E80769" w:rsidRPr="00E77497" w:rsidRDefault="00E80769" w:rsidP="001F482D">
      <w:pPr>
        <w:pStyle w:val="Alg3"/>
        <w:numPr>
          <w:ilvl w:val="0"/>
          <w:numId w:val="386"/>
        </w:numPr>
      </w:pPr>
      <w:r w:rsidRPr="00E77497">
        <w:t xml:space="preserve">Let </w:t>
      </w:r>
      <w:r w:rsidRPr="00E77497">
        <w:rPr>
          <w:i/>
        </w:rPr>
        <w:t>R</w:t>
      </w:r>
      <w:r w:rsidRPr="00E77497">
        <w:t xml:space="preserve"> be the empty String.</w:t>
      </w:r>
    </w:p>
    <w:p w14:paraId="68F512C2" w14:textId="77777777" w:rsidR="00E80769" w:rsidRPr="00E77497" w:rsidRDefault="00E80769" w:rsidP="001F482D">
      <w:pPr>
        <w:pStyle w:val="Alg3"/>
        <w:numPr>
          <w:ilvl w:val="0"/>
          <w:numId w:val="386"/>
        </w:numPr>
      </w:pPr>
      <w:r w:rsidRPr="00E77497">
        <w:t xml:space="preserve">Let </w:t>
      </w:r>
      <w:r w:rsidRPr="00E77497">
        <w:rPr>
          <w:i/>
        </w:rPr>
        <w:t>k</w:t>
      </w:r>
      <w:r w:rsidRPr="00E77497">
        <w:t xml:space="preserve"> be 0.</w:t>
      </w:r>
    </w:p>
    <w:p w14:paraId="1CDD8707" w14:textId="77777777" w:rsidR="00E80769" w:rsidRPr="00E77497" w:rsidRDefault="00E80769" w:rsidP="001F482D">
      <w:pPr>
        <w:pStyle w:val="Alg3"/>
        <w:numPr>
          <w:ilvl w:val="0"/>
          <w:numId w:val="386"/>
        </w:numPr>
      </w:pPr>
      <w:r w:rsidRPr="00E77497">
        <w:t xml:space="preserve">If </w:t>
      </w:r>
      <w:r w:rsidRPr="00E77497">
        <w:rPr>
          <w:i/>
        </w:rPr>
        <w:t>k</w:t>
      </w:r>
      <w:r w:rsidRPr="00E77497">
        <w:t xml:space="preserve"> equals Result(2), return </w:t>
      </w:r>
      <w:r w:rsidRPr="00E77497">
        <w:rPr>
          <w:i/>
        </w:rPr>
        <w:t>R</w:t>
      </w:r>
      <w:r w:rsidRPr="00E77497">
        <w:t>.</w:t>
      </w:r>
    </w:p>
    <w:p w14:paraId="7991D641" w14:textId="77777777" w:rsidR="00E80769" w:rsidRPr="00E77497" w:rsidRDefault="00E80769" w:rsidP="001F482D">
      <w:pPr>
        <w:pStyle w:val="Alg3"/>
        <w:numPr>
          <w:ilvl w:val="0"/>
          <w:numId w:val="386"/>
        </w:numPr>
      </w:pPr>
      <w:r w:rsidRPr="00E77497">
        <w:t xml:space="preserve">Let </w:t>
      </w:r>
      <w:r w:rsidRPr="00E77497">
        <w:rPr>
          <w:i/>
        </w:rPr>
        <w:t>c</w:t>
      </w:r>
      <w:r w:rsidRPr="00E77497">
        <w:t xml:space="preserve"> be the character at position </w:t>
      </w:r>
      <w:r w:rsidRPr="00E77497">
        <w:rPr>
          <w:i/>
        </w:rPr>
        <w:t>k</w:t>
      </w:r>
      <w:r w:rsidRPr="00E77497">
        <w:t xml:space="preserve"> within Result(1).</w:t>
      </w:r>
    </w:p>
    <w:p w14:paraId="6AD57D16" w14:textId="77777777" w:rsidR="00E80769" w:rsidRPr="00E77497" w:rsidRDefault="00E80769" w:rsidP="001F482D">
      <w:pPr>
        <w:pStyle w:val="Alg3"/>
        <w:numPr>
          <w:ilvl w:val="0"/>
          <w:numId w:val="386"/>
        </w:numPr>
      </w:pPr>
      <w:r w:rsidRPr="00E77497">
        <w:t xml:space="preserve">If </w:t>
      </w:r>
      <w:r w:rsidRPr="00E77497">
        <w:rPr>
          <w:i/>
        </w:rPr>
        <w:t>c</w:t>
      </w:r>
      <w:r w:rsidRPr="00E77497">
        <w:t xml:space="preserve"> is not </w:t>
      </w:r>
      <w:r w:rsidRPr="00E77497">
        <w:rPr>
          <w:rFonts w:ascii="Courier New" w:hAnsi="Courier New"/>
          <w:b/>
        </w:rPr>
        <w:t>%</w:t>
      </w:r>
      <w:r w:rsidRPr="00E77497">
        <w:t>, go to step 18.</w:t>
      </w:r>
    </w:p>
    <w:p w14:paraId="1B2CB067" w14:textId="77777777" w:rsidR="00E80769" w:rsidRPr="00675B74" w:rsidRDefault="00E80769" w:rsidP="001F482D">
      <w:pPr>
        <w:pStyle w:val="Alg3"/>
        <w:numPr>
          <w:ilvl w:val="0"/>
          <w:numId w:val="386"/>
        </w:numPr>
      </w:pPr>
      <w:r w:rsidRPr="00E77497">
        <w:t xml:space="preserve">If </w:t>
      </w:r>
      <w:r w:rsidRPr="00E77497">
        <w:rPr>
          <w:i/>
        </w:rPr>
        <w:t>k</w:t>
      </w:r>
      <w:r w:rsidRPr="00E77497">
        <w:t xml:space="preserve"> is greater than Result(2)</w:t>
      </w:r>
      <w:r w:rsidRPr="00675B74">
        <w:sym w:font="Symbol" w:char="F02D"/>
      </w:r>
      <w:r w:rsidRPr="00675B74">
        <w:t>6, go to step 14.</w:t>
      </w:r>
    </w:p>
    <w:p w14:paraId="1C781931" w14:textId="77777777" w:rsidR="00E80769" w:rsidRPr="00E77497" w:rsidRDefault="00E80769" w:rsidP="001F482D">
      <w:pPr>
        <w:pStyle w:val="Alg3"/>
        <w:numPr>
          <w:ilvl w:val="0"/>
          <w:numId w:val="386"/>
        </w:numPr>
      </w:pPr>
      <w:r w:rsidRPr="00E77497">
        <w:t xml:space="preserve">If the character at position </w:t>
      </w:r>
      <w:r w:rsidRPr="00E77497">
        <w:rPr>
          <w:i/>
        </w:rPr>
        <w:t>k</w:t>
      </w:r>
      <w:r w:rsidRPr="00E77497">
        <w:t xml:space="preserve">+1 within Result(1) is not </w:t>
      </w:r>
      <w:r w:rsidRPr="00E77497">
        <w:rPr>
          <w:rFonts w:ascii="Courier New" w:hAnsi="Courier New"/>
          <w:b/>
        </w:rPr>
        <w:t>u</w:t>
      </w:r>
      <w:r w:rsidRPr="00E77497">
        <w:t>, go to step 14.</w:t>
      </w:r>
    </w:p>
    <w:p w14:paraId="466B2200" w14:textId="77777777" w:rsidR="00E80769" w:rsidRPr="00E77497" w:rsidRDefault="00E80769" w:rsidP="001F482D">
      <w:pPr>
        <w:pStyle w:val="Alg3"/>
        <w:numPr>
          <w:ilvl w:val="0"/>
          <w:numId w:val="386"/>
        </w:numPr>
      </w:pPr>
      <w:r w:rsidRPr="00E77497">
        <w:t xml:space="preserve">If the four characters at positions </w:t>
      </w:r>
      <w:r w:rsidRPr="00E77497">
        <w:rPr>
          <w:i/>
        </w:rPr>
        <w:t>k</w:t>
      </w:r>
      <w:r w:rsidRPr="00E77497">
        <w:t xml:space="preserve">+2, </w:t>
      </w:r>
      <w:r w:rsidRPr="00E77497">
        <w:rPr>
          <w:i/>
        </w:rPr>
        <w:t>k</w:t>
      </w:r>
      <w:r w:rsidRPr="00E77497">
        <w:t xml:space="preserve">+3, </w:t>
      </w:r>
      <w:r w:rsidRPr="00E77497">
        <w:rPr>
          <w:i/>
        </w:rPr>
        <w:t>k</w:t>
      </w:r>
      <w:r w:rsidRPr="00E77497">
        <w:t xml:space="preserve">+4, and </w:t>
      </w:r>
      <w:r w:rsidRPr="00E77497">
        <w:rPr>
          <w:i/>
        </w:rPr>
        <w:t>k</w:t>
      </w:r>
      <w:r w:rsidRPr="00E77497">
        <w:t>+5 within Result(1) are not all hexadecimal digits, go to step 14.</w:t>
      </w:r>
    </w:p>
    <w:p w14:paraId="1704327E" w14:textId="77777777" w:rsidR="00E80769" w:rsidRPr="00E77497" w:rsidRDefault="00E80769" w:rsidP="001F482D">
      <w:pPr>
        <w:pStyle w:val="Alg3"/>
        <w:numPr>
          <w:ilvl w:val="0"/>
          <w:numId w:val="386"/>
        </w:numPr>
      </w:pPr>
      <w:r w:rsidRPr="00E77497">
        <w:t xml:space="preserve">Let </w:t>
      </w:r>
      <w:r w:rsidRPr="00E77497">
        <w:rPr>
          <w:i/>
        </w:rPr>
        <w:t>c</w:t>
      </w:r>
      <w:r w:rsidRPr="00E77497">
        <w:t xml:space="preserve"> be the character whose code unit value is the integer represented by the four hexadecimal digits at positions </w:t>
      </w:r>
      <w:r w:rsidRPr="00E77497">
        <w:rPr>
          <w:i/>
        </w:rPr>
        <w:t>k</w:t>
      </w:r>
      <w:r w:rsidRPr="00E77497">
        <w:t>+2,</w:t>
      </w:r>
      <w:r w:rsidRPr="00E77497">
        <w:rPr>
          <w:i/>
        </w:rPr>
        <w:t xml:space="preserve"> k</w:t>
      </w:r>
      <w:r w:rsidRPr="00E77497">
        <w:t xml:space="preserve">+3, </w:t>
      </w:r>
      <w:r w:rsidRPr="00E77497">
        <w:rPr>
          <w:i/>
        </w:rPr>
        <w:t>k</w:t>
      </w:r>
      <w:r w:rsidRPr="00E77497">
        <w:t xml:space="preserve">+4, and </w:t>
      </w:r>
      <w:r w:rsidRPr="00E77497">
        <w:rPr>
          <w:i/>
        </w:rPr>
        <w:t>k</w:t>
      </w:r>
      <w:r w:rsidRPr="00E77497">
        <w:t>+5 within Result(1).</w:t>
      </w:r>
    </w:p>
    <w:p w14:paraId="1711D31C" w14:textId="77777777" w:rsidR="00E80769" w:rsidRPr="00E77497" w:rsidRDefault="00E80769" w:rsidP="001F482D">
      <w:pPr>
        <w:pStyle w:val="Alg3"/>
        <w:numPr>
          <w:ilvl w:val="0"/>
          <w:numId w:val="386"/>
        </w:numPr>
      </w:pPr>
      <w:r w:rsidRPr="00E77497">
        <w:t>Increase k by 5.</w:t>
      </w:r>
    </w:p>
    <w:p w14:paraId="21DC89A7" w14:textId="77777777" w:rsidR="00E80769" w:rsidRPr="00E77497" w:rsidRDefault="00E80769" w:rsidP="001F482D">
      <w:pPr>
        <w:pStyle w:val="Alg3"/>
        <w:numPr>
          <w:ilvl w:val="0"/>
          <w:numId w:val="386"/>
        </w:numPr>
      </w:pPr>
      <w:r w:rsidRPr="00E77497">
        <w:t>Go to step 18.</w:t>
      </w:r>
    </w:p>
    <w:p w14:paraId="24999327" w14:textId="77777777" w:rsidR="00E80769" w:rsidRPr="00675B74" w:rsidRDefault="00E80769" w:rsidP="001F482D">
      <w:pPr>
        <w:pStyle w:val="Alg3"/>
        <w:numPr>
          <w:ilvl w:val="0"/>
          <w:numId w:val="386"/>
        </w:numPr>
      </w:pPr>
      <w:r w:rsidRPr="00E77497">
        <w:t xml:space="preserve">If </w:t>
      </w:r>
      <w:r w:rsidRPr="00E77497">
        <w:rPr>
          <w:i/>
        </w:rPr>
        <w:t>k</w:t>
      </w:r>
      <w:r w:rsidRPr="00E77497">
        <w:t xml:space="preserve"> is greater than Result(2)</w:t>
      </w:r>
      <w:r w:rsidRPr="00675B74">
        <w:sym w:font="Symbol" w:char="F02D"/>
      </w:r>
      <w:r w:rsidRPr="00675B74">
        <w:t>3, go to step 18.</w:t>
      </w:r>
    </w:p>
    <w:p w14:paraId="32AEFD96" w14:textId="77777777" w:rsidR="00E80769" w:rsidRPr="00E77497" w:rsidRDefault="00E80769" w:rsidP="001F482D">
      <w:pPr>
        <w:pStyle w:val="Alg3"/>
        <w:numPr>
          <w:ilvl w:val="0"/>
          <w:numId w:val="386"/>
        </w:numPr>
      </w:pPr>
      <w:r w:rsidRPr="00E77497">
        <w:t xml:space="preserve">If the two characters at positions </w:t>
      </w:r>
      <w:r w:rsidRPr="00E77497">
        <w:rPr>
          <w:i/>
        </w:rPr>
        <w:t>k</w:t>
      </w:r>
      <w:r w:rsidRPr="00E77497">
        <w:t xml:space="preserve">+1 and </w:t>
      </w:r>
      <w:r w:rsidRPr="00E77497">
        <w:rPr>
          <w:i/>
        </w:rPr>
        <w:t>k</w:t>
      </w:r>
      <w:r w:rsidRPr="00E77497">
        <w:t>+2 within Result(1) are not both hexadecimal digits, go to step 18.</w:t>
      </w:r>
    </w:p>
    <w:p w14:paraId="7E4322BA" w14:textId="77777777" w:rsidR="00E80769" w:rsidRPr="00E77497" w:rsidRDefault="00E80769" w:rsidP="001F482D">
      <w:pPr>
        <w:pStyle w:val="Alg3"/>
        <w:numPr>
          <w:ilvl w:val="0"/>
          <w:numId w:val="386"/>
        </w:numPr>
      </w:pPr>
      <w:r w:rsidRPr="00E77497">
        <w:t xml:space="preserve">Let </w:t>
      </w:r>
      <w:r w:rsidRPr="00E77497">
        <w:rPr>
          <w:i/>
        </w:rPr>
        <w:t>c</w:t>
      </w:r>
      <w:r w:rsidRPr="00E77497">
        <w:t xml:space="preserve"> be the character whose code unit value is the integer represented by two zeroes plus the two hexadecimal digits at positions </w:t>
      </w:r>
      <w:r w:rsidRPr="00E77497">
        <w:rPr>
          <w:i/>
        </w:rPr>
        <w:t>k</w:t>
      </w:r>
      <w:r w:rsidRPr="00E77497">
        <w:t xml:space="preserve">+1 and </w:t>
      </w:r>
      <w:r w:rsidRPr="00E77497">
        <w:rPr>
          <w:i/>
        </w:rPr>
        <w:t>k</w:t>
      </w:r>
      <w:r w:rsidRPr="00E77497">
        <w:t>+2 within Result(1).</w:t>
      </w:r>
    </w:p>
    <w:p w14:paraId="70984575" w14:textId="77777777" w:rsidR="00E80769" w:rsidRPr="00E77497" w:rsidRDefault="00E80769" w:rsidP="001F482D">
      <w:pPr>
        <w:pStyle w:val="Alg3"/>
        <w:numPr>
          <w:ilvl w:val="0"/>
          <w:numId w:val="386"/>
        </w:numPr>
      </w:pPr>
      <w:r w:rsidRPr="00E77497">
        <w:t xml:space="preserve">Increase </w:t>
      </w:r>
      <w:r w:rsidRPr="00E77497">
        <w:rPr>
          <w:i/>
        </w:rPr>
        <w:t xml:space="preserve">k </w:t>
      </w:r>
      <w:r w:rsidRPr="00E77497">
        <w:t>by 2.</w:t>
      </w:r>
    </w:p>
    <w:p w14:paraId="1CAD9E81" w14:textId="77777777" w:rsidR="00E80769" w:rsidRPr="00E77497" w:rsidRDefault="00E80769" w:rsidP="001F482D">
      <w:pPr>
        <w:pStyle w:val="Alg3"/>
        <w:numPr>
          <w:ilvl w:val="0"/>
          <w:numId w:val="386"/>
        </w:numPr>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c</w:t>
      </w:r>
      <w:r w:rsidRPr="00E77497">
        <w:t>.</w:t>
      </w:r>
    </w:p>
    <w:p w14:paraId="4BA67E39" w14:textId="77777777" w:rsidR="00E80769" w:rsidRPr="00E77497" w:rsidRDefault="00E80769" w:rsidP="001F482D">
      <w:pPr>
        <w:pStyle w:val="Alg3"/>
        <w:numPr>
          <w:ilvl w:val="0"/>
          <w:numId w:val="386"/>
        </w:numPr>
      </w:pPr>
      <w:r w:rsidRPr="00E77497">
        <w:t xml:space="preserve">Increase </w:t>
      </w:r>
      <w:r w:rsidRPr="00E77497">
        <w:rPr>
          <w:i/>
        </w:rPr>
        <w:t>k</w:t>
      </w:r>
      <w:r w:rsidRPr="00E77497">
        <w:t xml:space="preserve"> by 1.</w:t>
      </w:r>
    </w:p>
    <w:p w14:paraId="4D4535DC" w14:textId="77777777" w:rsidR="00E80769" w:rsidRPr="00E77497" w:rsidRDefault="00E80769" w:rsidP="001F482D">
      <w:pPr>
        <w:pStyle w:val="Alg3"/>
        <w:numPr>
          <w:ilvl w:val="0"/>
          <w:numId w:val="386"/>
        </w:numPr>
        <w:spacing w:after="220"/>
      </w:pPr>
      <w:r w:rsidRPr="00E77497">
        <w:t>Go to step 5.</w:t>
      </w:r>
    </w:p>
    <w:p w14:paraId="73301B00" w14:textId="77777777" w:rsidR="00BA25B6" w:rsidRPr="00E77497" w:rsidRDefault="00BA25B6" w:rsidP="00BA25B6">
      <w:pPr>
        <w:pStyle w:val="a3"/>
        <w:rPr>
          <w:ins w:id="35573" w:author="Rev 8 Allen Wirfs-Brock" w:date="2012-05-11T13:29:00Z"/>
        </w:rPr>
      </w:pPr>
      <w:bookmarkStart w:id="35574" w:name="_Ref457724031"/>
      <w:bookmarkStart w:id="35575" w:name="_Toc472818986"/>
      <w:bookmarkStart w:id="35576" w:name="_Toc474641701"/>
      <w:bookmarkStart w:id="35577" w:name="_Toc235503572"/>
      <w:bookmarkStart w:id="35578" w:name="_Toc236208660"/>
      <w:bookmarkStart w:id="35579" w:name="_Toc241509346"/>
      <w:bookmarkStart w:id="35580" w:name="_Toc241557823"/>
      <w:bookmarkStart w:id="35581" w:name="_Toc244416833"/>
      <w:bookmarkStart w:id="35582" w:name="_Toc244657773"/>
      <w:bookmarkStart w:id="35583" w:name="_Toc246652513"/>
      <w:bookmarkStart w:id="35584" w:name="_Toc253562062"/>
      <w:bookmarkStart w:id="35585" w:name="_Toc268506078"/>
      <w:bookmarkStart w:id="35586" w:name="_Toc276631197"/>
      <w:bookmarkStart w:id="35587" w:name="_Toc277944241"/>
      <w:bookmarkStart w:id="35588" w:name="_Toc153968586"/>
      <w:bookmarkStart w:id="35589" w:name="_Toc336509700"/>
      <w:ins w:id="35590" w:author="Rev 8 Allen Wirfs-Brock" w:date="2012-05-11T13:30:00Z">
        <w:r>
          <w:t xml:space="preserve">Additional Properties of the </w:t>
        </w:r>
      </w:ins>
      <w:ins w:id="35591" w:author="Rev 8 Allen Wirfs-Brock" w:date="2012-05-11T13:29:00Z">
        <w:r w:rsidRPr="00E77497">
          <w:t>String.prototype</w:t>
        </w:r>
      </w:ins>
      <w:ins w:id="35592" w:author="Rev 8 Allen Wirfs-Brock" w:date="2012-05-11T13:30:00Z">
        <w:r>
          <w:t xml:space="preserve"> Object</w:t>
        </w:r>
      </w:ins>
      <w:bookmarkEnd w:id="35589"/>
    </w:p>
    <w:p w14:paraId="1788C64A" w14:textId="77777777" w:rsidR="00E80769" w:rsidRPr="00E77497" w:rsidRDefault="00E80769" w:rsidP="00BA25B6">
      <w:pPr>
        <w:pStyle w:val="a4"/>
      </w:pPr>
      <w:r w:rsidRPr="00E77497">
        <w:t>String.prototype.substr (start, length)</w:t>
      </w:r>
      <w:bookmarkEnd w:id="35574"/>
      <w:bookmarkEnd w:id="35575"/>
      <w:bookmarkEnd w:id="35576"/>
      <w:bookmarkEnd w:id="35577"/>
      <w:bookmarkEnd w:id="35578"/>
      <w:bookmarkEnd w:id="35579"/>
      <w:bookmarkEnd w:id="35580"/>
      <w:bookmarkEnd w:id="35581"/>
      <w:bookmarkEnd w:id="35582"/>
      <w:bookmarkEnd w:id="35583"/>
      <w:bookmarkEnd w:id="35584"/>
      <w:bookmarkEnd w:id="35585"/>
      <w:bookmarkEnd w:id="35586"/>
      <w:bookmarkEnd w:id="35587"/>
      <w:bookmarkEnd w:id="35588"/>
    </w:p>
    <w:p w14:paraId="752BBEF3" w14:textId="77777777" w:rsidR="00E80769" w:rsidRPr="00E77497" w:rsidRDefault="00E80769" w:rsidP="00E80769">
      <w:r w:rsidRPr="00E77497">
        <w:t xml:space="preserve">The </w:t>
      </w:r>
      <w:r w:rsidRPr="00E77497">
        <w:rPr>
          <w:rFonts w:ascii="Courier New" w:hAnsi="Courier New"/>
          <w:b/>
        </w:rPr>
        <w:t>substr</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length</w:t>
      </w:r>
      <w:r w:rsidRPr="00E77497">
        <w:t xml:space="preserve">, and returns a substring of the result of converting the this object to a String, starting from character position </w:t>
      </w:r>
      <w:r w:rsidRPr="00E77497">
        <w:rPr>
          <w:rFonts w:ascii="Times New Roman" w:hAnsi="Times New Roman"/>
          <w:i/>
        </w:rPr>
        <w:t>start</w:t>
      </w:r>
      <w:r w:rsidRPr="00E77497">
        <w:t xml:space="preserve"> and running for </w:t>
      </w:r>
      <w:r w:rsidRPr="00E77497">
        <w:rPr>
          <w:rFonts w:ascii="Times New Roman" w:hAnsi="Times New Roman"/>
          <w:i/>
        </w:rPr>
        <w:t>length</w:t>
      </w:r>
      <w:r w:rsidRPr="00E77497">
        <w:t xml:space="preserve"> characters (or through the end of the String if </w:t>
      </w:r>
      <w:r w:rsidRPr="00E77497">
        <w:rPr>
          <w:rFonts w:ascii="Times New Roman" w:hAnsi="Times New Roman"/>
          <w:i/>
        </w:rPr>
        <w:t>length</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rPr>
        <w:t>(</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start</w:t>
      </w:r>
      <w:r w:rsidRPr="00E77497">
        <w:rPr>
          <w:rFonts w:ascii="Times New Roman" w:hAnsi="Times New Roman"/>
        </w:rPr>
        <w:t>)</w:t>
      </w:r>
      <w:r w:rsidRPr="00E77497">
        <w:t xml:space="preserve"> where </w:t>
      </w:r>
      <w:r w:rsidRPr="00E77497">
        <w:rPr>
          <w:rFonts w:ascii="Times New Roman" w:hAnsi="Times New Roman"/>
          <w:i/>
        </w:rPr>
        <w:t>sourceLength</w:t>
      </w:r>
      <w:r w:rsidRPr="00E77497">
        <w:t xml:space="preserve"> is the length of the String. The result is a String value, not a String object. The following steps are taken:</w:t>
      </w:r>
    </w:p>
    <w:p w14:paraId="2A4967B7" w14:textId="77777777" w:rsidR="00055598" w:rsidRPr="00E77497" w:rsidRDefault="00055598" w:rsidP="00055598">
      <w:pPr>
        <w:pStyle w:val="Alg4"/>
        <w:numPr>
          <w:ilvl w:val="0"/>
          <w:numId w:val="387"/>
        </w:numPr>
        <w:rPr>
          <w:ins w:id="35593" w:author="Rev 8 Allen Wirfs-Brock" w:date="2012-05-11T15:14:00Z"/>
        </w:rPr>
      </w:pPr>
      <w:ins w:id="35594" w:author="Rev 8 Allen Wirfs-Brock" w:date="2012-05-11T15:14:00Z">
        <w:r>
          <w:t>ReturnIfAbrupt(</w:t>
        </w:r>
        <w:r w:rsidRPr="00E77497">
          <w:t>CheckObjectCoercible</w:t>
        </w:r>
        <w:r>
          <w:t>(</w:t>
        </w:r>
        <w:r w:rsidRPr="00E77497">
          <w:rPr>
            <w:b/>
          </w:rPr>
          <w:t>this</w:t>
        </w:r>
        <w:r w:rsidRPr="00E77497">
          <w:t xml:space="preserve"> value</w:t>
        </w:r>
        <w:r>
          <w:t>))</w:t>
        </w:r>
        <w:r w:rsidRPr="00E77497">
          <w:t>.</w:t>
        </w:r>
      </w:ins>
    </w:p>
    <w:p w14:paraId="5D1C9FA3" w14:textId="77777777" w:rsidR="00E80769" w:rsidRPr="00E77497" w:rsidRDefault="00E80769" w:rsidP="001F482D">
      <w:pPr>
        <w:pStyle w:val="Alg3"/>
        <w:numPr>
          <w:ilvl w:val="0"/>
          <w:numId w:val="387"/>
        </w:numPr>
      </w:pPr>
      <w:del w:id="35595" w:author="Rev 8 Allen Wirfs-Brock" w:date="2012-05-11T14:57:00Z">
        <w:r w:rsidRPr="00E77497" w:rsidDel="00AF2316">
          <w:delText xml:space="preserve">Call </w:delText>
        </w:r>
      </w:del>
      <w:ins w:id="35596" w:author="Rev 8 Allen Wirfs-Brock" w:date="2012-05-11T14:57:00Z">
        <w:r w:rsidR="00AF2316">
          <w:t xml:space="preserve">Let </w:t>
        </w:r>
        <w:r w:rsidR="00AF2316" w:rsidRPr="00055598">
          <w:rPr>
            <w:i/>
          </w:rPr>
          <w:t>S</w:t>
        </w:r>
        <w:r w:rsidR="00AF2316">
          <w:t xml:space="preserve"> be the result of performing</w:t>
        </w:r>
        <w:r w:rsidR="00AF2316" w:rsidRPr="00E77497">
          <w:t xml:space="preserve"> </w:t>
        </w:r>
      </w:ins>
      <w:r w:rsidRPr="00E77497">
        <w:t xml:space="preserve">ToString, giving it the </w:t>
      </w:r>
      <w:r w:rsidRPr="00E77497">
        <w:rPr>
          <w:b/>
        </w:rPr>
        <w:t>this</w:t>
      </w:r>
      <w:r w:rsidRPr="00E77497">
        <w:t xml:space="preserve"> value as its argument.</w:t>
      </w:r>
    </w:p>
    <w:p w14:paraId="2E2506FC" w14:textId="77777777" w:rsidR="00E80769" w:rsidRPr="00E77497" w:rsidRDefault="00E80769" w:rsidP="001F482D">
      <w:pPr>
        <w:pStyle w:val="Alg3"/>
        <w:numPr>
          <w:ilvl w:val="0"/>
          <w:numId w:val="387"/>
        </w:numPr>
      </w:pPr>
      <w:del w:id="35597" w:author="Rev 8 Allen Wirfs-Brock" w:date="2012-05-11T14:59:00Z">
        <w:r w:rsidRPr="00E77497" w:rsidDel="00AF2316">
          <w:delText xml:space="preserve">Call </w:delText>
        </w:r>
      </w:del>
      <w:ins w:id="35598" w:author="Rev 8 Allen Wirfs-Brock" w:date="2012-05-11T14:59:00Z">
        <w:r w:rsidR="00AF2316">
          <w:t xml:space="preserve">Let </w:t>
        </w:r>
        <w:r w:rsidR="00AF2316" w:rsidRPr="00055598">
          <w:rPr>
            <w:i/>
          </w:rPr>
          <w:t>intStart</w:t>
        </w:r>
        <w:r w:rsidR="00AF2316">
          <w:t xml:space="preserve"> be</w:t>
        </w:r>
        <w:r w:rsidR="00AF2316" w:rsidRPr="00E77497">
          <w:t xml:space="preserve"> </w:t>
        </w:r>
      </w:ins>
      <w:r w:rsidRPr="00E77497">
        <w:t>ToInteger(</w:t>
      </w:r>
      <w:r w:rsidRPr="00E77497">
        <w:rPr>
          <w:i/>
        </w:rPr>
        <w:t>start</w:t>
      </w:r>
      <w:r w:rsidRPr="00E77497">
        <w:t>).</w:t>
      </w:r>
    </w:p>
    <w:p w14:paraId="5D89B20F" w14:textId="77777777" w:rsidR="00055598" w:rsidRPr="00E77497" w:rsidRDefault="00055598" w:rsidP="00055598">
      <w:pPr>
        <w:pStyle w:val="Alg4"/>
        <w:numPr>
          <w:ilvl w:val="0"/>
          <w:numId w:val="387"/>
        </w:numPr>
        <w:contextualSpacing/>
        <w:rPr>
          <w:ins w:id="35599" w:author="Rev 8 Allen Wirfs-Brock" w:date="2012-05-11T15:14:00Z"/>
        </w:rPr>
      </w:pPr>
      <w:ins w:id="35600" w:author="Rev 8 Allen Wirfs-Brock" w:date="2012-05-11T15:14:00Z">
        <w:r>
          <w:t>ReturnIfAbrupt(</w:t>
        </w:r>
      </w:ins>
      <w:ins w:id="35601" w:author="Rev 8 Allen Wirfs-Brock" w:date="2012-05-11T15:15:00Z">
        <w:r w:rsidRPr="00055598">
          <w:rPr>
            <w:i/>
          </w:rPr>
          <w:t>intStart</w:t>
        </w:r>
      </w:ins>
      <w:ins w:id="35602" w:author="Rev 8 Allen Wirfs-Brock" w:date="2012-05-11T15:14:00Z">
        <w:r>
          <w:t>).</w:t>
        </w:r>
      </w:ins>
    </w:p>
    <w:p w14:paraId="0680D25A" w14:textId="77777777" w:rsidR="00E80769" w:rsidRPr="00E77497" w:rsidRDefault="00E80769" w:rsidP="001F482D">
      <w:pPr>
        <w:pStyle w:val="Alg3"/>
        <w:numPr>
          <w:ilvl w:val="0"/>
          <w:numId w:val="387"/>
        </w:numPr>
      </w:pPr>
      <w:r w:rsidRPr="00E77497">
        <w:t xml:space="preserve">If </w:t>
      </w:r>
      <w:r w:rsidRPr="00E77497">
        <w:rPr>
          <w:i/>
        </w:rPr>
        <w:t>length</w:t>
      </w:r>
      <w:r w:rsidRPr="00E77497">
        <w:t xml:space="preserve"> is </w:t>
      </w:r>
      <w:r w:rsidRPr="00E77497">
        <w:rPr>
          <w:b/>
        </w:rPr>
        <w:t>undefined</w:t>
      </w:r>
      <w:r w:rsidRPr="00E77497">
        <w:t xml:space="preserve">, </w:t>
      </w:r>
      <w:del w:id="35603" w:author="Rev 8 Allen Wirfs-Brock" w:date="2012-05-11T15:01:00Z">
        <w:r w:rsidRPr="00E77497" w:rsidDel="00AF2316">
          <w:delText xml:space="preserve">use </w:delText>
        </w:r>
      </w:del>
      <w:ins w:id="35604" w:author="Rev 8 Allen Wirfs-Brock" w:date="2012-05-11T15:01:00Z">
        <w:r w:rsidR="00AF2316">
          <w:t xml:space="preserve">let </w:t>
        </w:r>
      </w:ins>
      <w:ins w:id="35605" w:author="Rev 8 Allen Wirfs-Brock" w:date="2012-05-11T15:02:00Z">
        <w:r w:rsidR="00AF2316">
          <w:rPr>
            <w:i/>
          </w:rPr>
          <w:t>end</w:t>
        </w:r>
      </w:ins>
      <w:ins w:id="35606" w:author="Rev 8 Allen Wirfs-Brock" w:date="2012-05-11T15:01:00Z">
        <w:r w:rsidR="00AF2316">
          <w:t xml:space="preserve"> be</w:t>
        </w:r>
        <w:r w:rsidR="00AF2316" w:rsidRPr="00E77497">
          <w:t xml:space="preserve"> </w:t>
        </w:r>
      </w:ins>
      <w:r w:rsidRPr="00E77497">
        <w:rPr>
          <w:b/>
        </w:rPr>
        <w:t>+</w:t>
      </w:r>
      <w:r w:rsidRPr="00675B74">
        <w:rPr>
          <w:b/>
        </w:rPr>
        <w:sym w:font="Symbol" w:char="F0A5"/>
      </w:r>
      <w:r w:rsidRPr="00675B74">
        <w:t xml:space="preserve">; otherwise </w:t>
      </w:r>
      <w:del w:id="35607" w:author="Rev 8 Allen Wirfs-Brock" w:date="2012-05-11T15:01:00Z">
        <w:r w:rsidRPr="00675B74" w:rsidDel="00AF2316">
          <w:delText xml:space="preserve">call </w:delText>
        </w:r>
      </w:del>
      <w:ins w:id="35608" w:author="Rev 8 Allen Wirfs-Brock" w:date="2012-05-11T15:01:00Z">
        <w:r w:rsidR="00AF2316">
          <w:t xml:space="preserve">let </w:t>
        </w:r>
      </w:ins>
      <w:ins w:id="35609" w:author="Rev 8 Allen Wirfs-Brock" w:date="2012-05-11T15:02:00Z">
        <w:r w:rsidR="00AF2316">
          <w:rPr>
            <w:i/>
          </w:rPr>
          <w:t>end</w:t>
        </w:r>
      </w:ins>
      <w:ins w:id="35610" w:author="Rev 8 Allen Wirfs-Brock" w:date="2012-05-11T15:01:00Z">
        <w:r w:rsidR="00AF2316">
          <w:t xml:space="preserve"> be</w:t>
        </w:r>
        <w:r w:rsidR="00AF2316" w:rsidRPr="00675B74">
          <w:t xml:space="preserve"> </w:t>
        </w:r>
      </w:ins>
      <w:r w:rsidRPr="00675B74">
        <w:t>ToInteger(</w:t>
      </w:r>
      <w:r w:rsidRPr="00E77497">
        <w:rPr>
          <w:i/>
        </w:rPr>
        <w:t>length</w:t>
      </w:r>
      <w:r w:rsidRPr="00E77497">
        <w:t>).</w:t>
      </w:r>
    </w:p>
    <w:p w14:paraId="17128590" w14:textId="77777777" w:rsidR="00055598" w:rsidRPr="00E77497" w:rsidRDefault="00055598" w:rsidP="00055598">
      <w:pPr>
        <w:pStyle w:val="Alg4"/>
        <w:numPr>
          <w:ilvl w:val="0"/>
          <w:numId w:val="387"/>
        </w:numPr>
        <w:contextualSpacing/>
        <w:rPr>
          <w:ins w:id="35611" w:author="Rev 8 Allen Wirfs-Brock" w:date="2012-05-11T15:15:00Z"/>
        </w:rPr>
      </w:pPr>
      <w:ins w:id="35612" w:author="Rev 8 Allen Wirfs-Brock" w:date="2012-05-11T15:15:00Z">
        <w:r>
          <w:t>ReturnIfAbrupt(</w:t>
        </w:r>
        <w:r>
          <w:rPr>
            <w:i/>
          </w:rPr>
          <w:t>end</w:t>
        </w:r>
        <w:r>
          <w:t>).</w:t>
        </w:r>
      </w:ins>
    </w:p>
    <w:p w14:paraId="3C9AA800" w14:textId="77777777" w:rsidR="00E80769" w:rsidRPr="00E77497" w:rsidRDefault="00E80769" w:rsidP="001F482D">
      <w:pPr>
        <w:pStyle w:val="Alg3"/>
        <w:numPr>
          <w:ilvl w:val="0"/>
          <w:numId w:val="387"/>
        </w:numPr>
      </w:pPr>
      <w:del w:id="35613" w:author="Rev 8 Allen Wirfs-Brock" w:date="2012-05-11T15:06:00Z">
        <w:r w:rsidRPr="00E77497" w:rsidDel="00AF2316">
          <w:delText xml:space="preserve">Compute </w:delText>
        </w:r>
      </w:del>
      <w:ins w:id="35614" w:author="Rev 8 Allen Wirfs-Brock" w:date="2012-05-11T15:06:00Z">
        <w:r w:rsidR="00AF2316">
          <w:t xml:space="preserve">Let </w:t>
        </w:r>
        <w:r w:rsidR="00AF2316" w:rsidRPr="00055598">
          <w:rPr>
            <w:i/>
          </w:rPr>
          <w:t>size</w:t>
        </w:r>
        <w:r w:rsidR="00AF2316">
          <w:t xml:space="preserve"> be</w:t>
        </w:r>
        <w:r w:rsidR="00AF2316" w:rsidRPr="00E77497">
          <w:t xml:space="preserve"> </w:t>
        </w:r>
      </w:ins>
      <w:r w:rsidRPr="00E77497">
        <w:t xml:space="preserve">the number of characters in </w:t>
      </w:r>
      <w:ins w:id="35615" w:author="Rev 8 Allen Wirfs-Brock" w:date="2012-05-11T14:58:00Z">
        <w:r w:rsidR="00AF2316" w:rsidRPr="00245D48">
          <w:rPr>
            <w:i/>
          </w:rPr>
          <w:t>S</w:t>
        </w:r>
      </w:ins>
      <w:del w:id="35616" w:author="Rev 8 Allen Wirfs-Brock" w:date="2012-05-11T14:58:00Z">
        <w:r w:rsidRPr="00E77497" w:rsidDel="00AF2316">
          <w:delText>Result(1)</w:delText>
        </w:r>
      </w:del>
      <w:r w:rsidRPr="00E77497">
        <w:t>.</w:t>
      </w:r>
    </w:p>
    <w:p w14:paraId="142BD4CE" w14:textId="77777777" w:rsidR="00E80769" w:rsidRPr="00E77497" w:rsidRDefault="00E80769" w:rsidP="001F482D">
      <w:pPr>
        <w:pStyle w:val="Alg3"/>
        <w:numPr>
          <w:ilvl w:val="0"/>
          <w:numId w:val="387"/>
        </w:numPr>
      </w:pPr>
      <w:r w:rsidRPr="00E77497">
        <w:t xml:space="preserve">If </w:t>
      </w:r>
      <w:ins w:id="35617" w:author="Rev 8 Allen Wirfs-Brock" w:date="2012-05-11T15:00:00Z">
        <w:r w:rsidR="00AF2316" w:rsidRPr="00245D48">
          <w:rPr>
            <w:i/>
          </w:rPr>
          <w:t>intStart</w:t>
        </w:r>
      </w:ins>
      <w:del w:id="35618" w:author="Rev 8 Allen Wirfs-Brock" w:date="2012-05-11T15:00:00Z">
        <w:r w:rsidRPr="00E77497" w:rsidDel="00AF2316">
          <w:delText>Result(2)</w:delText>
        </w:r>
      </w:del>
      <w:r w:rsidRPr="00E77497">
        <w:t xml:space="preserve"> is </w:t>
      </w:r>
      <w:del w:id="35619" w:author="Rev 8 Allen Wirfs-Brock" w:date="2012-05-11T15:07:00Z">
        <w:r w:rsidRPr="00E77497" w:rsidDel="00AF2316">
          <w:delText>positive or zero</w:delText>
        </w:r>
      </w:del>
      <w:ins w:id="35620" w:author="Rev 8 Allen Wirfs-Brock" w:date="2012-05-11T15:07:00Z">
        <w:r w:rsidR="00AF2316">
          <w:t>negative</w:t>
        </w:r>
      </w:ins>
      <w:r w:rsidRPr="00E77497">
        <w:t xml:space="preserve">, </w:t>
      </w:r>
      <w:del w:id="35621" w:author="Rev 8 Allen Wirfs-Brock" w:date="2012-05-11T15:07:00Z">
        <w:r w:rsidRPr="00E77497" w:rsidDel="00AF2316">
          <w:delText xml:space="preserve">use </w:delText>
        </w:r>
      </w:del>
      <w:del w:id="35622" w:author="Rev 8 Allen Wirfs-Brock" w:date="2012-05-11T15:00:00Z">
        <w:r w:rsidRPr="00E77497" w:rsidDel="00AF2316">
          <w:delText>Result(2)</w:delText>
        </w:r>
      </w:del>
      <w:del w:id="35623" w:author="Rev 8 Allen Wirfs-Brock" w:date="2012-05-11T15:07:00Z">
        <w:r w:rsidRPr="00E77497" w:rsidDel="00AF2316">
          <w:delText>; else</w:delText>
        </w:r>
      </w:del>
      <w:ins w:id="35624" w:author="Rev 8 Allen Wirfs-Brock" w:date="2012-05-11T15:07:00Z">
        <w:r w:rsidR="00AF2316">
          <w:t>then let</w:t>
        </w:r>
      </w:ins>
      <w:r w:rsidRPr="00E77497">
        <w:t xml:space="preserve"> </w:t>
      </w:r>
      <w:ins w:id="35625" w:author="Rev 8 Allen Wirfs-Brock" w:date="2012-05-11T15:08:00Z">
        <w:r w:rsidR="00055598" w:rsidRPr="00245D48">
          <w:rPr>
            <w:i/>
          </w:rPr>
          <w:t>intStart</w:t>
        </w:r>
        <w:r w:rsidR="00055598" w:rsidRPr="00E77497">
          <w:t xml:space="preserve"> </w:t>
        </w:r>
        <w:r w:rsidR="00055598">
          <w:t xml:space="preserve">be </w:t>
        </w:r>
      </w:ins>
      <w:del w:id="35626" w:author="Rev 8 Allen Wirfs-Brock" w:date="2012-05-11T15:08:00Z">
        <w:r w:rsidRPr="00E77497" w:rsidDel="00055598">
          <w:delText xml:space="preserve">use </w:delText>
        </w:r>
      </w:del>
      <w:r w:rsidRPr="00E77497">
        <w:t>max(</w:t>
      </w:r>
      <w:ins w:id="35627" w:author="Rev 8 Allen Wirfs-Brock" w:date="2012-05-11T15:07:00Z">
        <w:r w:rsidR="00AF2316" w:rsidRPr="00245D48">
          <w:rPr>
            <w:i/>
          </w:rPr>
          <w:t>size</w:t>
        </w:r>
        <w:r w:rsidR="00AF2316">
          <w:t xml:space="preserve"> </w:t>
        </w:r>
      </w:ins>
      <w:del w:id="35628" w:author="Rev 8 Allen Wirfs-Brock" w:date="2012-05-11T15:07:00Z">
        <w:r w:rsidRPr="00E77497" w:rsidDel="00AF2316">
          <w:delText>Result(4)</w:delText>
        </w:r>
      </w:del>
      <w:r w:rsidRPr="00E77497">
        <w:t>+</w:t>
      </w:r>
      <w:ins w:id="35629" w:author="Rev 8 Allen Wirfs-Brock" w:date="2012-05-11T15:00:00Z">
        <w:r w:rsidR="00AF2316" w:rsidRPr="00AF2316">
          <w:rPr>
            <w:i/>
          </w:rPr>
          <w:t xml:space="preserve"> </w:t>
        </w:r>
        <w:r w:rsidR="00AF2316" w:rsidRPr="00245D48">
          <w:rPr>
            <w:i/>
          </w:rPr>
          <w:t>intStart</w:t>
        </w:r>
      </w:ins>
      <w:del w:id="35630" w:author="Rev 8 Allen Wirfs-Brock" w:date="2012-05-11T15:00:00Z">
        <w:r w:rsidRPr="00E77497" w:rsidDel="00AF2316">
          <w:delText>Result(2)</w:delText>
        </w:r>
      </w:del>
      <w:r w:rsidRPr="00E77497">
        <w:t>,0).</w:t>
      </w:r>
    </w:p>
    <w:p w14:paraId="708F9D47" w14:textId="77777777" w:rsidR="00E80769" w:rsidRPr="00E77497" w:rsidRDefault="00E80769" w:rsidP="001F482D">
      <w:pPr>
        <w:pStyle w:val="Alg3"/>
        <w:numPr>
          <w:ilvl w:val="0"/>
          <w:numId w:val="387"/>
        </w:numPr>
      </w:pPr>
      <w:del w:id="35631" w:author="Rev 8 Allen Wirfs-Brock" w:date="2012-05-11T15:12:00Z">
        <w:r w:rsidRPr="00E77497" w:rsidDel="00055598">
          <w:delText xml:space="preserve">Compute </w:delText>
        </w:r>
      </w:del>
      <w:ins w:id="35632" w:author="Rev 8 Allen Wirfs-Brock" w:date="2012-05-11T15:12:00Z">
        <w:r w:rsidR="00055598">
          <w:t xml:space="preserve">Let </w:t>
        </w:r>
        <w:r w:rsidR="00055598" w:rsidRPr="00055598">
          <w:rPr>
            <w:i/>
          </w:rPr>
          <w:t>resultLength</w:t>
        </w:r>
        <w:r w:rsidR="00055598">
          <w:t xml:space="preserve"> be</w:t>
        </w:r>
        <w:r w:rsidR="00055598" w:rsidRPr="00E77497">
          <w:t xml:space="preserve"> </w:t>
        </w:r>
      </w:ins>
      <w:r w:rsidRPr="00E77497">
        <w:t>min(max(</w:t>
      </w:r>
      <w:ins w:id="35633" w:author="Rev 8 Allen Wirfs-Brock" w:date="2012-05-11T15:02:00Z">
        <w:r w:rsidR="00AF2316">
          <w:rPr>
            <w:i/>
          </w:rPr>
          <w:t>end</w:t>
        </w:r>
      </w:ins>
      <w:del w:id="35634" w:author="Rev 8 Allen Wirfs-Brock" w:date="2012-05-11T15:02:00Z">
        <w:r w:rsidRPr="00E77497" w:rsidDel="00AF2316">
          <w:delText>Result(3)</w:delText>
        </w:r>
      </w:del>
      <w:r w:rsidRPr="00E77497">
        <w:t xml:space="preserve">,0), </w:t>
      </w:r>
      <w:ins w:id="35635" w:author="Rev 8 Allen Wirfs-Brock" w:date="2012-05-11T15:08:00Z">
        <w:r w:rsidR="00055598" w:rsidRPr="00245D48">
          <w:rPr>
            <w:i/>
          </w:rPr>
          <w:t>size</w:t>
        </w:r>
        <w:r w:rsidR="00055598">
          <w:t xml:space="preserve"> </w:t>
        </w:r>
      </w:ins>
      <w:del w:id="35636" w:author="Rev 8 Allen Wirfs-Brock" w:date="2012-05-11T15:08:00Z">
        <w:r w:rsidRPr="00E77497" w:rsidDel="00055598">
          <w:delText>Result(4)</w:delText>
        </w:r>
      </w:del>
      <w:r w:rsidRPr="00E77497">
        <w:t>–</w:t>
      </w:r>
      <w:ins w:id="35637" w:author="Rev 8 Allen Wirfs-Brock" w:date="2012-05-11T15:09:00Z">
        <w:r w:rsidR="00055598" w:rsidRPr="00055598">
          <w:rPr>
            <w:i/>
          </w:rPr>
          <w:t xml:space="preserve"> </w:t>
        </w:r>
        <w:r w:rsidR="00055598" w:rsidRPr="00245D48">
          <w:rPr>
            <w:i/>
          </w:rPr>
          <w:t>intStart</w:t>
        </w:r>
      </w:ins>
      <w:del w:id="35638" w:author="Rev 8 Allen Wirfs-Brock" w:date="2012-05-11T15:09:00Z">
        <w:r w:rsidRPr="00E77497" w:rsidDel="00055598">
          <w:delText>Result(5)</w:delText>
        </w:r>
      </w:del>
      <w:r w:rsidRPr="00E77497">
        <w:t>).</w:t>
      </w:r>
    </w:p>
    <w:p w14:paraId="5091A0B5" w14:textId="77777777" w:rsidR="00E80769" w:rsidRPr="00675B74" w:rsidRDefault="00E80769" w:rsidP="001F482D">
      <w:pPr>
        <w:pStyle w:val="Alg3"/>
        <w:numPr>
          <w:ilvl w:val="0"/>
          <w:numId w:val="387"/>
        </w:numPr>
      </w:pPr>
      <w:r w:rsidRPr="00E77497">
        <w:t xml:space="preserve">If </w:t>
      </w:r>
      <w:ins w:id="35639" w:author="Rev 8 Allen Wirfs-Brock" w:date="2012-05-11T15:12:00Z">
        <w:r w:rsidR="00055598" w:rsidRPr="00245D48">
          <w:rPr>
            <w:i/>
          </w:rPr>
          <w:t>resultLength</w:t>
        </w:r>
      </w:ins>
      <w:del w:id="35640" w:author="Rev 8 Allen Wirfs-Brock" w:date="2012-05-11T15:12:00Z">
        <w:r w:rsidRPr="00E77497" w:rsidDel="00055598">
          <w:delText>Result(6)</w:delText>
        </w:r>
      </w:del>
      <w:r w:rsidRPr="00E77497">
        <w:t xml:space="preserve"> </w:t>
      </w:r>
      <w:r w:rsidRPr="00675B74">
        <w:sym w:font="Symbol" w:char="F0A3"/>
      </w:r>
      <w:r w:rsidRPr="00675B74">
        <w:t xml:space="preserve"> 0, return the empty String </w:t>
      </w:r>
      <w:ins w:id="35641" w:author="Rev 8 Allen Wirfs-Brock" w:date="2012-05-11T15:13:00Z">
        <w:r w:rsidR="00055598" w:rsidRPr="00891B9F">
          <w:rPr>
            <w:rFonts w:ascii="Courier New" w:hAnsi="Courier New" w:cs="Courier New"/>
            <w:b/>
          </w:rPr>
          <w:t>""</w:t>
        </w:r>
      </w:ins>
      <w:del w:id="35642" w:author="Rev 8 Allen Wirfs-Brock" w:date="2012-05-11T15:13:00Z">
        <w:r w:rsidRPr="00675B74" w:rsidDel="00055598">
          <w:delText>“”</w:delText>
        </w:r>
      </w:del>
      <w:r w:rsidRPr="00675B74">
        <w:t>.</w:t>
      </w:r>
    </w:p>
    <w:p w14:paraId="7DCF1997" w14:textId="77777777" w:rsidR="00E80769" w:rsidRPr="00E77497" w:rsidRDefault="00E80769" w:rsidP="001F482D">
      <w:pPr>
        <w:pStyle w:val="Alg3"/>
        <w:numPr>
          <w:ilvl w:val="0"/>
          <w:numId w:val="387"/>
        </w:numPr>
        <w:spacing w:after="220"/>
      </w:pPr>
      <w:r w:rsidRPr="00E77497">
        <w:t xml:space="preserve">Return a String containing </w:t>
      </w:r>
      <w:ins w:id="35643" w:author="Rev 8 Allen Wirfs-Brock" w:date="2012-05-11T15:12:00Z">
        <w:r w:rsidR="00055598" w:rsidRPr="00245D48">
          <w:rPr>
            <w:i/>
          </w:rPr>
          <w:t>resultLength</w:t>
        </w:r>
      </w:ins>
      <w:del w:id="35644" w:author="Rev 8 Allen Wirfs-Brock" w:date="2012-05-11T15:12:00Z">
        <w:r w:rsidRPr="00E77497" w:rsidDel="00055598">
          <w:delText>Result(6)</w:delText>
        </w:r>
      </w:del>
      <w:r w:rsidRPr="00E77497">
        <w:t xml:space="preserve"> consecutive characters from </w:t>
      </w:r>
      <w:ins w:id="35645" w:author="Rev 8 Allen Wirfs-Brock" w:date="2012-05-11T15:10:00Z">
        <w:r w:rsidR="00055598" w:rsidRPr="00245D48">
          <w:rPr>
            <w:i/>
          </w:rPr>
          <w:t>S</w:t>
        </w:r>
      </w:ins>
      <w:del w:id="35646" w:author="Rev 8 Allen Wirfs-Brock" w:date="2012-05-11T15:10:00Z">
        <w:r w:rsidRPr="00E77497" w:rsidDel="00055598">
          <w:delText>Result(1)</w:delText>
        </w:r>
      </w:del>
      <w:r w:rsidRPr="00E77497">
        <w:t xml:space="preserve"> beginning with the character at position </w:t>
      </w:r>
      <w:ins w:id="35647" w:author="Rev 8 Allen Wirfs-Brock" w:date="2012-05-11T15:10:00Z">
        <w:r w:rsidR="00055598" w:rsidRPr="00245D48">
          <w:rPr>
            <w:i/>
          </w:rPr>
          <w:t>intStart</w:t>
        </w:r>
      </w:ins>
      <w:del w:id="35648" w:author="Rev 8 Allen Wirfs-Brock" w:date="2012-05-11T15:10:00Z">
        <w:r w:rsidRPr="00E77497" w:rsidDel="00055598">
          <w:delText>Result(5)</w:delText>
        </w:r>
      </w:del>
      <w:r w:rsidRPr="00E77497">
        <w:t>.</w:t>
      </w:r>
    </w:p>
    <w:p w14:paraId="0D15ADE5" w14:textId="77777777" w:rsidR="00E80769" w:rsidRPr="00E77497" w:rsidRDefault="00E80769" w:rsidP="00E80769">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substr</w:t>
      </w:r>
      <w:r w:rsidRPr="00E77497">
        <w:t xml:space="preserve"> method is </w:t>
      </w:r>
      <w:r w:rsidRPr="00E77497">
        <w:rPr>
          <w:b/>
        </w:rPr>
        <w:t>2</w:t>
      </w:r>
      <w:r w:rsidRPr="00E77497">
        <w:t>.</w:t>
      </w:r>
    </w:p>
    <w:p w14:paraId="13BCDD5F" w14:textId="77777777" w:rsidR="00E80769" w:rsidRPr="00E77497" w:rsidRDefault="00E80769" w:rsidP="00E80769">
      <w:pPr>
        <w:pStyle w:val="Note"/>
      </w:pPr>
      <w:r w:rsidRPr="00E77497">
        <w:t>NOTE</w:t>
      </w:r>
      <w:r w:rsidRPr="00E77497">
        <w:tab/>
        <w:t xml:space="preserve">The </w:t>
      </w:r>
      <w:r w:rsidRPr="00E77497">
        <w:rPr>
          <w:rFonts w:ascii="Courier New" w:hAnsi="Courier New"/>
          <w:b/>
        </w:rPr>
        <w:t>substr</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14:paraId="4F853B4F" w14:textId="77777777" w:rsidR="00891B9F" w:rsidRPr="00E77497" w:rsidRDefault="00891B9F" w:rsidP="00891B9F">
      <w:pPr>
        <w:pStyle w:val="a4"/>
        <w:rPr>
          <w:ins w:id="35649" w:author="Rev 8 Allen Wirfs-Brock" w:date="2012-05-11T13:40:00Z"/>
        </w:rPr>
      </w:pPr>
      <w:bookmarkStart w:id="35650" w:name="_Ref457724052"/>
      <w:bookmarkStart w:id="35651" w:name="_Toc472818987"/>
      <w:bookmarkStart w:id="35652" w:name="_Toc474641702"/>
      <w:bookmarkStart w:id="35653" w:name="_Toc235503573"/>
      <w:bookmarkStart w:id="35654" w:name="_Toc236208661"/>
      <w:bookmarkStart w:id="35655" w:name="_Toc241509347"/>
      <w:bookmarkStart w:id="35656" w:name="_Toc241557824"/>
      <w:bookmarkStart w:id="35657" w:name="_Toc244416834"/>
      <w:bookmarkStart w:id="35658" w:name="_Toc244657774"/>
      <w:bookmarkStart w:id="35659" w:name="_Toc246652514"/>
      <w:bookmarkStart w:id="35660" w:name="_Toc253562063"/>
      <w:bookmarkStart w:id="35661" w:name="_Toc268506079"/>
      <w:bookmarkStart w:id="35662" w:name="_Toc276631198"/>
      <w:bookmarkStart w:id="35663" w:name="_Toc277944242"/>
      <w:bookmarkStart w:id="35664" w:name="_Toc153968587"/>
      <w:ins w:id="35665" w:author="Rev 8 Allen Wirfs-Brock" w:date="2012-05-11T13:40:00Z">
        <w:r>
          <w:t>String</w:t>
        </w:r>
        <w:r w:rsidRPr="00E77497">
          <w:t>.prototype.</w:t>
        </w:r>
      </w:ins>
      <w:ins w:id="35666" w:author="Rev 8 Allen Wirfs-Brock" w:date="2012-05-11T13:41:00Z">
        <w:r>
          <w:t>anchor</w:t>
        </w:r>
      </w:ins>
      <w:ins w:id="35667" w:author="Rev 8 Allen Wirfs-Brock" w:date="2012-05-11T13:40:00Z">
        <w:r w:rsidRPr="00E77497">
          <w:t xml:space="preserve"> (</w:t>
        </w:r>
      </w:ins>
      <w:ins w:id="35668" w:author="Rev 8 Allen Wirfs-Brock" w:date="2012-05-11T13:41:00Z">
        <w:r>
          <w:t xml:space="preserve"> name</w:t>
        </w:r>
      </w:ins>
      <w:ins w:id="35669" w:author="Rev 8 Allen Wirfs-Brock" w:date="2012-05-11T13:40:00Z">
        <w:r w:rsidRPr="00E77497">
          <w:t xml:space="preserve"> )</w:t>
        </w:r>
      </w:ins>
    </w:p>
    <w:p w14:paraId="45412F93" w14:textId="77777777" w:rsidR="00891B9F" w:rsidRPr="00E77497" w:rsidRDefault="00891B9F" w:rsidP="00891B9F">
      <w:pPr>
        <w:rPr>
          <w:ins w:id="35670" w:author="Rev 8 Allen Wirfs-Brock" w:date="2012-05-11T13:40:00Z"/>
        </w:rPr>
      </w:pPr>
      <w:ins w:id="35671" w:author="Rev 8 Allen Wirfs-Brock" w:date="2012-05-11T13:40:00Z">
        <w:r w:rsidRPr="00E77497">
          <w:t xml:space="preserve">When the </w:t>
        </w:r>
      </w:ins>
      <w:ins w:id="35672" w:author="Rev 8 Allen Wirfs-Brock" w:date="2012-05-11T13:41:00Z">
        <w:r>
          <w:rPr>
            <w:b/>
          </w:rPr>
          <w:t>anchor</w:t>
        </w:r>
      </w:ins>
      <w:ins w:id="35673" w:author="Rev 8 Allen Wirfs-Brock" w:date="2012-05-11T13:40:00Z">
        <w:r w:rsidRPr="00E77497">
          <w:t xml:space="preserve"> method is called with argument</w:t>
        </w:r>
      </w:ins>
      <w:ins w:id="35674" w:author="Rev 8 Allen Wirfs-Brock" w:date="2012-05-11T13:41:00Z">
        <w:r>
          <w:t xml:space="preserve"> </w:t>
        </w:r>
        <w:r w:rsidRPr="00891B9F">
          <w:rPr>
            <w:rFonts w:ascii="Times New Roman" w:hAnsi="Times New Roman"/>
            <w:i/>
          </w:rPr>
          <w:t>name</w:t>
        </w:r>
      </w:ins>
      <w:ins w:id="35675" w:author="Rev 8 Allen Wirfs-Brock" w:date="2012-05-11T13:40:00Z">
        <w:r w:rsidRPr="00E77497">
          <w:t>, the following steps are taken:</w:t>
        </w:r>
      </w:ins>
    </w:p>
    <w:p w14:paraId="70CAE720" w14:textId="77777777" w:rsidR="00891B9F" w:rsidRDefault="00891B9F" w:rsidP="00891B9F">
      <w:pPr>
        <w:pStyle w:val="Alg3"/>
        <w:numPr>
          <w:ilvl w:val="0"/>
          <w:numId w:val="388"/>
        </w:numPr>
        <w:spacing w:after="220"/>
        <w:contextualSpacing/>
        <w:rPr>
          <w:ins w:id="35676" w:author="Rev 8 Allen Wirfs-Brock" w:date="2012-05-11T13:44:00Z"/>
        </w:rPr>
      </w:pPr>
      <w:ins w:id="35677" w:author="Rev 8 Allen Wirfs-Brock" w:date="2012-05-11T13:44:00Z">
        <w:r>
          <w:t xml:space="preserve">Let </w:t>
        </w:r>
        <w:r w:rsidRPr="0053000C">
          <w:rPr>
            <w:i/>
          </w:rPr>
          <w:t>S</w:t>
        </w:r>
        <w:r>
          <w:t xml:space="preserve"> be the </w:t>
        </w:r>
        <w:r w:rsidRPr="00891B9F">
          <w:rPr>
            <w:b/>
          </w:rPr>
          <w:t>this</w:t>
        </w:r>
        <w:r>
          <w:t xml:space="preserve"> value.</w:t>
        </w:r>
      </w:ins>
    </w:p>
    <w:p w14:paraId="3311B6D4" w14:textId="77777777" w:rsidR="00891B9F" w:rsidRPr="00675B74" w:rsidRDefault="00891B9F" w:rsidP="00891B9F">
      <w:pPr>
        <w:pStyle w:val="Alg3"/>
        <w:numPr>
          <w:ilvl w:val="0"/>
          <w:numId w:val="388"/>
        </w:numPr>
        <w:spacing w:after="220"/>
        <w:rPr>
          <w:ins w:id="35678" w:author="Rev 8 Allen Wirfs-Brock" w:date="2012-05-11T13:40:00Z"/>
        </w:rPr>
      </w:pPr>
      <w:ins w:id="35679" w:author="Rev 8 Allen Wirfs-Brock" w:date="2012-05-11T13:40:00Z">
        <w:r w:rsidRPr="00E77497">
          <w:t xml:space="preserve">Return </w:t>
        </w:r>
      </w:ins>
      <w:ins w:id="35680" w:author="Rev 8 Allen Wirfs-Brock" w:date="2012-05-11T13:43:00Z">
        <w:r>
          <w:t xml:space="preserve">the result of performing the abstract </w:t>
        </w:r>
      </w:ins>
      <w:ins w:id="35681" w:author="Rev 8 Allen Wirfs-Brock" w:date="2012-05-11T14:43:00Z">
        <w:r w:rsidR="00D034B7">
          <w:t xml:space="preserve">operation </w:t>
        </w:r>
      </w:ins>
      <w:ins w:id="35682" w:author="Rev 8 Allen Wirfs-Brock" w:date="2012-05-11T13:43:00Z">
        <w:r>
          <w:t>CreateHTML with argument</w:t>
        </w:r>
      </w:ins>
      <w:ins w:id="35683" w:author="Rev 8 Allen Wirfs-Brock" w:date="2012-05-11T13:45:00Z">
        <w:r>
          <w:t xml:space="preserve">s </w:t>
        </w:r>
        <w:r w:rsidRPr="00891B9F">
          <w:rPr>
            <w:i/>
          </w:rPr>
          <w:t>S</w:t>
        </w:r>
        <w:r>
          <w:t xml:space="preserve">, </w:t>
        </w:r>
      </w:ins>
      <w:ins w:id="35684" w:author="Rev 8 Allen Wirfs-Brock" w:date="2012-05-11T14:02:00Z">
        <w:r w:rsidR="007F298F" w:rsidRPr="00891B9F">
          <w:rPr>
            <w:rFonts w:ascii="Courier New" w:hAnsi="Courier New" w:cs="Courier New"/>
            <w:b/>
          </w:rPr>
          <w:t>"</w:t>
        </w:r>
        <w:r w:rsidR="007F298F">
          <w:rPr>
            <w:rFonts w:ascii="Courier New" w:hAnsi="Courier New" w:cs="Courier New"/>
            <w:b/>
          </w:rPr>
          <w:t>a</w:t>
        </w:r>
        <w:r w:rsidR="007F298F" w:rsidRPr="00891B9F">
          <w:rPr>
            <w:rFonts w:ascii="Courier New" w:hAnsi="Courier New" w:cs="Courier New"/>
            <w:b/>
          </w:rPr>
          <w:t>"</w:t>
        </w:r>
      </w:ins>
      <w:ins w:id="35685" w:author="Rev 8 Allen Wirfs-Brock" w:date="2012-05-11T13:46:00Z">
        <w:r>
          <w:t xml:space="preserve">, </w:t>
        </w:r>
        <w:r w:rsidRPr="00891B9F">
          <w:rPr>
            <w:rFonts w:ascii="Courier New" w:hAnsi="Courier New" w:cs="Courier New"/>
            <w:b/>
          </w:rPr>
          <w:t>"</w:t>
        </w:r>
      </w:ins>
      <w:ins w:id="35686" w:author="Rev 8 Allen Wirfs-Brock" w:date="2012-05-11T14:03:00Z">
        <w:r w:rsidR="007F298F">
          <w:rPr>
            <w:rFonts w:ascii="Courier New" w:hAnsi="Courier New" w:cs="Courier New"/>
            <w:b/>
          </w:rPr>
          <w:t>name</w:t>
        </w:r>
      </w:ins>
      <w:ins w:id="35687" w:author="Rev 8 Allen Wirfs-Brock" w:date="2012-05-11T14:02:00Z">
        <w:r w:rsidR="007F298F" w:rsidRPr="00891B9F">
          <w:rPr>
            <w:rFonts w:ascii="Courier New" w:hAnsi="Courier New" w:cs="Courier New"/>
            <w:b/>
          </w:rPr>
          <w:t>"</w:t>
        </w:r>
      </w:ins>
      <w:ins w:id="35688" w:author="Rev 8 Allen Wirfs-Brock" w:date="2012-05-11T13:46:00Z">
        <w:r>
          <w:t xml:space="preserve"> and </w:t>
        </w:r>
      </w:ins>
      <w:ins w:id="35689" w:author="Rev 8 Allen Wirfs-Brock" w:date="2012-05-11T14:03:00Z">
        <w:r w:rsidR="007F298F" w:rsidRPr="00891B9F">
          <w:rPr>
            <w:i/>
          </w:rPr>
          <w:t>name</w:t>
        </w:r>
      </w:ins>
      <w:ins w:id="35690" w:author="Rev 8 Allen Wirfs-Brock" w:date="2012-05-11T13:40:00Z">
        <w:r w:rsidRPr="00675B74">
          <w:t>.</w:t>
        </w:r>
      </w:ins>
    </w:p>
    <w:p w14:paraId="499FB4C3" w14:textId="77777777" w:rsidR="00891B9F" w:rsidRPr="00E77497" w:rsidRDefault="00B21640" w:rsidP="00891B9F">
      <w:pPr>
        <w:rPr>
          <w:ins w:id="35691" w:author="Rev 8 Allen Wirfs-Brock" w:date="2012-05-11T13:43:00Z"/>
        </w:rPr>
      </w:pPr>
      <w:ins w:id="35692" w:author="Rev 8 Allen Wirfs-Brock" w:date="2012-05-11T13:51:00Z">
        <w:r>
          <w:t>T</w:t>
        </w:r>
      </w:ins>
      <w:ins w:id="35693" w:author="Rev 8 Allen Wirfs-Brock" w:date="2012-05-11T13:43:00Z">
        <w:r w:rsidR="00891B9F" w:rsidRPr="00E77497">
          <w:t xml:space="preserve">he </w:t>
        </w:r>
      </w:ins>
      <w:ins w:id="35694" w:author="Rev 8 Allen Wirfs-Brock" w:date="2012-05-11T13:48:00Z">
        <w:r w:rsidR="00891B9F">
          <w:t xml:space="preserve">abstract operation </w:t>
        </w:r>
        <w:r w:rsidR="00891B9F" w:rsidRPr="00891B9F">
          <w:rPr>
            <w:rFonts w:ascii="Times New Roman" w:hAnsi="Times New Roman"/>
          </w:rPr>
          <w:t>CreateHTML</w:t>
        </w:r>
      </w:ins>
      <w:ins w:id="35695" w:author="Rev 8 Allen Wirfs-Brock" w:date="2012-05-11T13:43:00Z">
        <w:r w:rsidR="00891B9F" w:rsidRPr="00E77497">
          <w:t xml:space="preserve"> is called with argument</w:t>
        </w:r>
      </w:ins>
      <w:ins w:id="35696" w:author="Rev 8 Allen Wirfs-Brock" w:date="2012-05-11T13:48:00Z">
        <w:r>
          <w:t>s</w:t>
        </w:r>
      </w:ins>
      <w:ins w:id="35697" w:author="Rev 8 Allen Wirfs-Brock" w:date="2012-05-11T13:43:00Z">
        <w:r w:rsidR="00891B9F">
          <w:t xml:space="preserve"> </w:t>
        </w:r>
      </w:ins>
      <w:ins w:id="35698" w:author="Rev 8 Allen Wirfs-Brock" w:date="2012-05-11T13:48:00Z">
        <w:r>
          <w:rPr>
            <w:rFonts w:ascii="Times New Roman" w:hAnsi="Times New Roman"/>
            <w:i/>
          </w:rPr>
          <w:t xml:space="preserve">string, </w:t>
        </w:r>
      </w:ins>
      <w:ins w:id="35699" w:author="Rev 8 Allen Wirfs-Brock" w:date="2012-05-11T14:05:00Z">
        <w:r w:rsidR="007F298F">
          <w:rPr>
            <w:rFonts w:ascii="Times New Roman" w:hAnsi="Times New Roman"/>
            <w:i/>
          </w:rPr>
          <w:t>tag</w:t>
        </w:r>
      </w:ins>
      <w:ins w:id="35700" w:author="Rev 8 Allen Wirfs-Brock" w:date="2012-05-11T13:43:00Z">
        <w:r w:rsidR="00891B9F" w:rsidRPr="00E77497">
          <w:t>,</w:t>
        </w:r>
      </w:ins>
      <w:ins w:id="35701" w:author="Rev 8 Allen Wirfs-Brock" w:date="2012-05-11T13:49:00Z">
        <w:r>
          <w:t xml:space="preserve"> </w:t>
        </w:r>
        <w:r w:rsidRPr="00B21640">
          <w:rPr>
            <w:rFonts w:ascii="Times New Roman" w:hAnsi="Times New Roman"/>
            <w:i/>
          </w:rPr>
          <w:t>attribute</w:t>
        </w:r>
        <w:r>
          <w:t xml:space="preserve">, and </w:t>
        </w:r>
        <w:r w:rsidRPr="00B21640">
          <w:rPr>
            <w:rFonts w:ascii="Times New Roman" w:hAnsi="Times New Roman"/>
            <w:i/>
          </w:rPr>
          <w:t>value</w:t>
        </w:r>
      </w:ins>
      <w:ins w:id="35702" w:author="Rev 8 Allen Wirfs-Brock" w:date="2012-05-11T14:04:00Z">
        <w:r w:rsidR="007F298F">
          <w:rPr>
            <w:rFonts w:ascii="Times New Roman" w:hAnsi="Times New Roman"/>
          </w:rPr>
          <w:t xml:space="preserve">. </w:t>
        </w:r>
        <w:r w:rsidR="007F298F" w:rsidRPr="007F298F">
          <w:t>The arguments</w:t>
        </w:r>
        <w:r w:rsidR="007F298F">
          <w:rPr>
            <w:rFonts w:ascii="Times New Roman" w:hAnsi="Times New Roman"/>
          </w:rPr>
          <w:t xml:space="preserve"> </w:t>
        </w:r>
      </w:ins>
      <w:ins w:id="35703" w:author="Rev 8 Allen Wirfs-Brock" w:date="2012-05-11T14:05:00Z">
        <w:r w:rsidR="007F298F">
          <w:rPr>
            <w:rFonts w:ascii="Times New Roman" w:hAnsi="Times New Roman"/>
            <w:i/>
          </w:rPr>
          <w:t>tag</w:t>
        </w:r>
        <w:r w:rsidR="007F298F">
          <w:rPr>
            <w:rFonts w:ascii="Times New Roman" w:hAnsi="Times New Roman"/>
          </w:rPr>
          <w:t xml:space="preserve"> </w:t>
        </w:r>
      </w:ins>
      <w:ins w:id="35704" w:author="Rev 8 Allen Wirfs-Brock" w:date="2012-05-11T14:04:00Z">
        <w:r w:rsidR="007F298F" w:rsidRPr="007F298F">
          <w:t>and</w:t>
        </w:r>
        <w:r w:rsidR="007F298F">
          <w:rPr>
            <w:rFonts w:ascii="Times New Roman" w:hAnsi="Times New Roman"/>
          </w:rPr>
          <w:t xml:space="preserve"> </w:t>
        </w:r>
      </w:ins>
      <w:ins w:id="35705" w:author="Rev 8 Allen Wirfs-Brock" w:date="2012-05-11T14:05:00Z">
        <w:r w:rsidR="007F298F" w:rsidRPr="00B21640">
          <w:rPr>
            <w:rFonts w:ascii="Times New Roman" w:hAnsi="Times New Roman"/>
            <w:i/>
          </w:rPr>
          <w:t>attribute</w:t>
        </w:r>
        <w:r w:rsidR="007F298F">
          <w:rPr>
            <w:rFonts w:ascii="Times New Roman" w:hAnsi="Times New Roman"/>
          </w:rPr>
          <w:t xml:space="preserve"> </w:t>
        </w:r>
      </w:ins>
      <w:ins w:id="35706" w:author="Rev 8 Allen Wirfs-Brock" w:date="2012-05-11T14:04:00Z">
        <w:r w:rsidR="007F298F" w:rsidRPr="007F298F">
          <w:t>must be string values.</w:t>
        </w:r>
      </w:ins>
      <w:ins w:id="35707" w:author="Rev 8 Allen Wirfs-Brock" w:date="2012-05-11T13:43:00Z">
        <w:r w:rsidR="00891B9F" w:rsidRPr="00E77497">
          <w:t xml:space="preserve"> </w:t>
        </w:r>
      </w:ins>
      <w:ins w:id="35708" w:author="Rev 8 Allen Wirfs-Brock" w:date="2012-05-11T14:04:00Z">
        <w:r w:rsidR="007F298F">
          <w:t>T</w:t>
        </w:r>
      </w:ins>
      <w:ins w:id="35709" w:author="Rev 8 Allen Wirfs-Brock" w:date="2012-05-11T13:43:00Z">
        <w:r w:rsidR="00891B9F" w:rsidRPr="00E77497">
          <w:t>he following steps are taken:</w:t>
        </w:r>
      </w:ins>
    </w:p>
    <w:p w14:paraId="0EE67D33" w14:textId="77777777" w:rsidR="00B21640" w:rsidRPr="00E77497" w:rsidRDefault="00B21640" w:rsidP="00B21640">
      <w:pPr>
        <w:pStyle w:val="Alg4"/>
        <w:numPr>
          <w:ilvl w:val="0"/>
          <w:numId w:val="826"/>
        </w:numPr>
        <w:rPr>
          <w:ins w:id="35710" w:author="Rev 8 Allen Wirfs-Brock" w:date="2012-05-11T13:55:00Z"/>
        </w:rPr>
      </w:pPr>
      <w:ins w:id="35711" w:author="Rev 8 Allen Wirfs-Brock" w:date="2012-05-11T13:55:00Z">
        <w:r>
          <w:t>ReturnIfAbrupt(</w:t>
        </w:r>
        <w:r w:rsidRPr="00E77497">
          <w:t>CheckObjectCoercible</w:t>
        </w:r>
        <w:r>
          <w:t>(</w:t>
        </w:r>
      </w:ins>
      <w:ins w:id="35712" w:author="Rev 8 Allen Wirfs-Brock" w:date="2012-05-11T13:56:00Z">
        <w:r w:rsidRPr="007F298F">
          <w:rPr>
            <w:i/>
          </w:rPr>
          <w:t>string</w:t>
        </w:r>
      </w:ins>
      <w:ins w:id="35713" w:author="Rev 8 Allen Wirfs-Brock" w:date="2012-05-11T13:55:00Z">
        <w:r>
          <w:t>))</w:t>
        </w:r>
        <w:r w:rsidRPr="00E77497">
          <w:t>.</w:t>
        </w:r>
      </w:ins>
    </w:p>
    <w:p w14:paraId="3B5DD7A2" w14:textId="77777777" w:rsidR="00B21640" w:rsidRPr="00E77497" w:rsidRDefault="00B21640" w:rsidP="00B21640">
      <w:pPr>
        <w:pStyle w:val="Alg4"/>
        <w:numPr>
          <w:ilvl w:val="0"/>
          <w:numId w:val="826"/>
        </w:numPr>
        <w:rPr>
          <w:ins w:id="35714" w:author="Rev 8 Allen Wirfs-Brock" w:date="2012-05-11T13:55:00Z"/>
        </w:rPr>
      </w:pPr>
      <w:ins w:id="35715" w:author="Rev 8 Allen Wirfs-Brock" w:date="2012-05-11T13:55:00Z">
        <w:r w:rsidRPr="00E77497">
          <w:t xml:space="preserve">Let </w:t>
        </w:r>
        <w:r w:rsidRPr="00E77497">
          <w:rPr>
            <w:i/>
          </w:rPr>
          <w:t>S</w:t>
        </w:r>
        <w:r w:rsidRPr="00E77497">
          <w:t xml:space="preserve"> be the result of </w:t>
        </w:r>
      </w:ins>
      <w:ins w:id="35716" w:author="Rev 8 Allen Wirfs-Brock" w:date="2012-05-11T13:56:00Z">
        <w:r>
          <w:t>performing</w:t>
        </w:r>
      </w:ins>
      <w:ins w:id="35717" w:author="Rev 8 Allen Wirfs-Brock" w:date="2012-05-11T13:55:00Z">
        <w:r w:rsidRPr="00E77497">
          <w:t xml:space="preserve"> ToString</w:t>
        </w:r>
      </w:ins>
      <w:ins w:id="35718" w:author="Rev 8 Allen Wirfs-Brock" w:date="2012-05-11T13:57:00Z">
        <w:r>
          <w:t>(</w:t>
        </w:r>
        <w:r w:rsidRPr="00245D48">
          <w:rPr>
            <w:i/>
          </w:rPr>
          <w:t>string</w:t>
        </w:r>
        <w:r>
          <w:t>)</w:t>
        </w:r>
      </w:ins>
      <w:ins w:id="35719" w:author="Rev 8 Allen Wirfs-Brock" w:date="2012-05-11T13:55:00Z">
        <w:r w:rsidRPr="00E77497">
          <w:t>.</w:t>
        </w:r>
      </w:ins>
    </w:p>
    <w:p w14:paraId="1A262DFB" w14:textId="77777777" w:rsidR="00B21640" w:rsidRPr="00E77497" w:rsidRDefault="00B21640" w:rsidP="00B21640">
      <w:pPr>
        <w:pStyle w:val="Alg4"/>
        <w:numPr>
          <w:ilvl w:val="0"/>
          <w:numId w:val="826"/>
        </w:numPr>
        <w:contextualSpacing/>
        <w:rPr>
          <w:ins w:id="35720" w:author="Rev 8 Allen Wirfs-Brock" w:date="2012-05-11T13:55:00Z"/>
        </w:rPr>
      </w:pPr>
      <w:ins w:id="35721" w:author="Rev 8 Allen Wirfs-Brock" w:date="2012-05-11T13:55:00Z">
        <w:r>
          <w:t>ReturnIfAbrupt(</w:t>
        </w:r>
        <w:r>
          <w:rPr>
            <w:i/>
          </w:rPr>
          <w:t>S</w:t>
        </w:r>
        <w:r>
          <w:t>).</w:t>
        </w:r>
      </w:ins>
    </w:p>
    <w:p w14:paraId="45BEBEA4" w14:textId="77777777" w:rsidR="00891B9F" w:rsidRPr="00E77497" w:rsidDel="0003414D" w:rsidRDefault="007F298F" w:rsidP="007F298F">
      <w:pPr>
        <w:pStyle w:val="Alg3"/>
        <w:numPr>
          <w:ilvl w:val="0"/>
          <w:numId w:val="826"/>
        </w:numPr>
        <w:rPr>
          <w:ins w:id="35722" w:author="Rev 8 Allen Wirfs-Brock" w:date="2012-05-11T13:43:00Z"/>
          <w:del w:id="35723" w:author="Rev 10 Allen Wirfs-Brock" w:date="2012-08-13T16:49:00Z"/>
        </w:rPr>
      </w:pPr>
      <w:ins w:id="35724" w:author="Rev 8 Allen Wirfs-Brock" w:date="2012-05-11T14:07:00Z">
        <w:del w:id="35725" w:author="Rev 10 Allen Wirfs-Brock" w:date="2012-08-13T16:49:00Z">
          <w:r w:rsidDel="0003414D">
            <w:delText xml:space="preserve">If </w:delText>
          </w:r>
        </w:del>
      </w:ins>
      <w:ins w:id="35726" w:author="Rev 8 Allen Wirfs-Brock" w:date="2012-05-11T14:13:00Z">
        <w:del w:id="35727" w:author="Rev 10 Allen Wirfs-Brock" w:date="2012-08-13T16:49:00Z">
          <w:r w:rsidR="005E1EF6" w:rsidRPr="00B21640" w:rsidDel="0003414D">
            <w:rPr>
              <w:i/>
            </w:rPr>
            <w:delText>attribute</w:delText>
          </w:r>
          <w:r w:rsidR="005E1EF6" w:rsidDel="0003414D">
            <w:delText xml:space="preserve"> </w:delText>
          </w:r>
        </w:del>
      </w:ins>
      <w:ins w:id="35728" w:author="Rev 8 Allen Wirfs-Brock" w:date="2012-05-11T14:07:00Z">
        <w:del w:id="35729" w:author="Rev 10 Allen Wirfs-Brock" w:date="2012-08-13T16:49:00Z">
          <w:r w:rsidDel="0003414D">
            <w:delText>is not the empty String, then</w:delText>
          </w:r>
        </w:del>
      </w:ins>
    </w:p>
    <w:p w14:paraId="41A465DB" w14:textId="77777777" w:rsidR="005E1EF6" w:rsidRPr="00E77497" w:rsidDel="0003414D" w:rsidRDefault="005E1EF6" w:rsidP="005E1EF6">
      <w:pPr>
        <w:pStyle w:val="Alg4"/>
        <w:numPr>
          <w:ilvl w:val="1"/>
          <w:numId w:val="826"/>
        </w:numPr>
        <w:rPr>
          <w:ins w:id="35730" w:author="Rev 8 Allen Wirfs-Brock" w:date="2012-05-11T14:08:00Z"/>
          <w:del w:id="35731" w:author="Rev 10 Allen Wirfs-Brock" w:date="2012-08-13T16:48:00Z"/>
        </w:rPr>
      </w:pPr>
      <w:ins w:id="35732" w:author="Rev 8 Allen Wirfs-Brock" w:date="2012-05-11T14:08:00Z">
        <w:del w:id="35733" w:author="Rev 10 Allen Wirfs-Brock" w:date="2012-08-13T16:48:00Z">
          <w:r w:rsidRPr="00E77497" w:rsidDel="0003414D">
            <w:delText xml:space="preserve">Let </w:delText>
          </w:r>
        </w:del>
      </w:ins>
      <w:ins w:id="35734" w:author="Rev 8 Allen Wirfs-Brock" w:date="2012-05-11T14:09:00Z">
        <w:del w:id="35735" w:author="Rev 10 Allen Wirfs-Brock" w:date="2012-08-13T16:48:00Z">
          <w:r w:rsidDel="0003414D">
            <w:rPr>
              <w:i/>
            </w:rPr>
            <w:delText>V</w:delText>
          </w:r>
        </w:del>
      </w:ins>
      <w:ins w:id="35736" w:author="Rev 8 Allen Wirfs-Brock" w:date="2012-05-11T14:08:00Z">
        <w:del w:id="35737" w:author="Rev 10 Allen Wirfs-Brock" w:date="2012-08-13T16:48:00Z">
          <w:r w:rsidRPr="00E77497" w:rsidDel="0003414D">
            <w:delText xml:space="preserve"> be the result of </w:delText>
          </w:r>
          <w:r w:rsidDel="0003414D">
            <w:delText>performing</w:delText>
          </w:r>
          <w:r w:rsidRPr="00E77497" w:rsidDel="0003414D">
            <w:delText xml:space="preserve"> ToString</w:delText>
          </w:r>
          <w:r w:rsidDel="0003414D">
            <w:delText>(</w:delText>
          </w:r>
        </w:del>
      </w:ins>
      <w:ins w:id="35738" w:author="Rev 8 Allen Wirfs-Brock" w:date="2012-05-11T14:09:00Z">
        <w:del w:id="35739" w:author="Rev 10 Allen Wirfs-Brock" w:date="2012-08-13T16:48:00Z">
          <w:r w:rsidDel="0003414D">
            <w:rPr>
              <w:i/>
            </w:rPr>
            <w:delText>value</w:delText>
          </w:r>
        </w:del>
      </w:ins>
      <w:ins w:id="35740" w:author="Rev 8 Allen Wirfs-Brock" w:date="2012-05-11T14:08:00Z">
        <w:del w:id="35741" w:author="Rev 10 Allen Wirfs-Brock" w:date="2012-08-13T16:48:00Z">
          <w:r w:rsidDel="0003414D">
            <w:delText>)</w:delText>
          </w:r>
          <w:r w:rsidRPr="00E77497" w:rsidDel="0003414D">
            <w:delText>.</w:delText>
          </w:r>
        </w:del>
      </w:ins>
    </w:p>
    <w:p w14:paraId="5AE458F3" w14:textId="77777777" w:rsidR="005E1EF6" w:rsidRPr="00E77497" w:rsidDel="0003414D" w:rsidRDefault="005E1EF6" w:rsidP="0003414D">
      <w:pPr>
        <w:pStyle w:val="Alg4"/>
        <w:numPr>
          <w:ilvl w:val="1"/>
          <w:numId w:val="826"/>
        </w:numPr>
        <w:contextualSpacing/>
        <w:rPr>
          <w:ins w:id="35742" w:author="Rev 8 Allen Wirfs-Brock" w:date="2012-05-11T14:10:00Z"/>
          <w:del w:id="35743" w:author="Rev 10 Allen Wirfs-Brock" w:date="2012-08-13T16:48:00Z"/>
        </w:rPr>
        <w:pPrChange w:id="35744" w:author="Rev 10 Allen Wirfs-Brock" w:date="2012-08-13T16:47:00Z">
          <w:pPr>
            <w:pStyle w:val="Alg4"/>
            <w:numPr>
              <w:numId w:val="826"/>
            </w:numPr>
            <w:tabs>
              <w:tab w:val="num" w:pos="360"/>
            </w:tabs>
            <w:ind w:left="360" w:hanging="360"/>
            <w:contextualSpacing/>
          </w:pPr>
        </w:pPrChange>
      </w:pPr>
      <w:ins w:id="35745" w:author="Rev 8 Allen Wirfs-Brock" w:date="2012-05-11T14:10:00Z">
        <w:del w:id="35746" w:author="Rev 10 Allen Wirfs-Brock" w:date="2012-08-13T16:48:00Z">
          <w:r w:rsidDel="0003414D">
            <w:delText>ReturnIfAbrupt(</w:delText>
          </w:r>
          <w:r w:rsidDel="0003414D">
            <w:rPr>
              <w:i/>
            </w:rPr>
            <w:delText>V</w:delText>
          </w:r>
          <w:r w:rsidDel="0003414D">
            <w:delText>).</w:delText>
          </w:r>
        </w:del>
      </w:ins>
    </w:p>
    <w:p w14:paraId="05354CAE" w14:textId="77777777" w:rsidR="007F298F" w:rsidRDefault="005E1EF6" w:rsidP="007F298F">
      <w:pPr>
        <w:pStyle w:val="Alg3"/>
        <w:numPr>
          <w:ilvl w:val="0"/>
          <w:numId w:val="826"/>
        </w:numPr>
        <w:rPr>
          <w:ins w:id="35747" w:author="Rev 8 Allen Wirfs-Brock" w:date="2012-05-11T14:08:00Z"/>
        </w:rPr>
      </w:pPr>
      <w:ins w:id="35748" w:author="Rev 8 Allen Wirfs-Brock" w:date="2012-05-11T14:11:00Z">
        <w:r>
          <w:t xml:space="preserve">Let </w:t>
        </w:r>
        <w:r w:rsidRPr="005E1EF6">
          <w:rPr>
            <w:i/>
          </w:rPr>
          <w:t>p1</w:t>
        </w:r>
        <w:r>
          <w:t xml:space="preserve"> be the string value that is the </w:t>
        </w:r>
      </w:ins>
      <w:ins w:id="35749" w:author="Rev 8 Allen Wirfs-Brock" w:date="2012-05-11T14:12:00Z">
        <w:r>
          <w:t>concatenation</w:t>
        </w:r>
      </w:ins>
      <w:ins w:id="35750" w:author="Rev 8 Allen Wirfs-Brock" w:date="2012-05-11T14:11:00Z">
        <w:r>
          <w:t xml:space="preserve"> </w:t>
        </w:r>
      </w:ins>
      <w:ins w:id="35751" w:author="Rev 8 Allen Wirfs-Brock" w:date="2012-05-11T14:12:00Z">
        <w:r>
          <w:t xml:space="preserve">of </w:t>
        </w:r>
        <w:r w:rsidRPr="00891B9F">
          <w:rPr>
            <w:rFonts w:ascii="Courier New" w:hAnsi="Courier New" w:cs="Courier New"/>
            <w:b/>
          </w:rPr>
          <w:t>"</w:t>
        </w:r>
      </w:ins>
      <w:ins w:id="35752" w:author="Rev 8 Allen Wirfs-Brock" w:date="2012-05-11T14:13:00Z">
        <w:r>
          <w:rPr>
            <w:rFonts w:ascii="Courier New" w:hAnsi="Courier New" w:cs="Courier New"/>
            <w:b/>
          </w:rPr>
          <w:t>&lt;</w:t>
        </w:r>
      </w:ins>
      <w:ins w:id="35753" w:author="Rev 8 Allen Wirfs-Brock" w:date="2012-05-11T14:12:00Z">
        <w:r w:rsidRPr="00891B9F">
          <w:rPr>
            <w:rFonts w:ascii="Courier New" w:hAnsi="Courier New" w:cs="Courier New"/>
            <w:b/>
          </w:rPr>
          <w:t>"</w:t>
        </w:r>
      </w:ins>
      <w:ins w:id="35754" w:author="Rev 8 Allen Wirfs-Brock" w:date="2012-05-11T14:13:00Z">
        <w:r w:rsidRPr="005E1EF6">
          <w:t xml:space="preserve"> </w:t>
        </w:r>
        <w:r>
          <w:t xml:space="preserve">and </w:t>
        </w:r>
      </w:ins>
      <w:ins w:id="35755" w:author="Rev 8 Allen Wirfs-Brock" w:date="2012-05-11T14:14:00Z">
        <w:r>
          <w:rPr>
            <w:i/>
          </w:rPr>
          <w:t>tag</w:t>
        </w:r>
        <w:r>
          <w:t>.</w:t>
        </w:r>
      </w:ins>
    </w:p>
    <w:p w14:paraId="68CB5FFD" w14:textId="77777777" w:rsidR="005E1EF6" w:rsidRDefault="005E1EF6" w:rsidP="007F298F">
      <w:pPr>
        <w:pStyle w:val="Alg3"/>
        <w:numPr>
          <w:ilvl w:val="0"/>
          <w:numId w:val="826"/>
        </w:numPr>
        <w:rPr>
          <w:ins w:id="35756" w:author="Rev 8 Allen Wirfs-Brock" w:date="2012-05-11T14:16:00Z"/>
        </w:rPr>
      </w:pPr>
      <w:ins w:id="35757" w:author="Rev 8 Allen Wirfs-Brock" w:date="2012-05-11T14:16:00Z">
        <w:r>
          <w:t xml:space="preserve">If </w:t>
        </w:r>
        <w:r w:rsidRPr="00B21640">
          <w:rPr>
            <w:i/>
          </w:rPr>
          <w:t>attribute</w:t>
        </w:r>
        <w:r>
          <w:t xml:space="preserve"> is not the empty String, then</w:t>
        </w:r>
        <w:r w:rsidRPr="00E77497">
          <w:t xml:space="preserve"> </w:t>
        </w:r>
      </w:ins>
    </w:p>
    <w:p w14:paraId="5D2E5043" w14:textId="77777777" w:rsidR="0003414D" w:rsidRPr="00E77497" w:rsidRDefault="0003414D" w:rsidP="0003414D">
      <w:pPr>
        <w:pStyle w:val="Alg4"/>
        <w:numPr>
          <w:ilvl w:val="1"/>
          <w:numId w:val="826"/>
        </w:numPr>
        <w:rPr>
          <w:ins w:id="35758" w:author="Rev 10 Allen Wirfs-Brock" w:date="2012-08-13T16:48:00Z"/>
        </w:rPr>
      </w:pPr>
      <w:ins w:id="35759" w:author="Rev 10 Allen Wirfs-Brock" w:date="2012-08-13T16:48:00Z">
        <w:r w:rsidRPr="00E77497">
          <w:t xml:space="preserve">Let </w:t>
        </w:r>
        <w:r>
          <w:rPr>
            <w:i/>
          </w:rPr>
          <w:t>V</w:t>
        </w:r>
        <w:r w:rsidRPr="00E77497">
          <w:t xml:space="preserve"> be the result of </w:t>
        </w:r>
        <w:r>
          <w:t>performing</w:t>
        </w:r>
        <w:r w:rsidRPr="00E77497">
          <w:t xml:space="preserve"> ToString</w:t>
        </w:r>
        <w:r>
          <w:t>(</w:t>
        </w:r>
        <w:r>
          <w:rPr>
            <w:i/>
          </w:rPr>
          <w:t>value</w:t>
        </w:r>
        <w:r>
          <w:t>)</w:t>
        </w:r>
        <w:r w:rsidRPr="00E77497">
          <w:t>.</w:t>
        </w:r>
      </w:ins>
    </w:p>
    <w:p w14:paraId="54CA14FF" w14:textId="77777777" w:rsidR="0003414D" w:rsidRPr="00E77497" w:rsidRDefault="0003414D" w:rsidP="0003414D">
      <w:pPr>
        <w:pStyle w:val="Alg4"/>
        <w:numPr>
          <w:ilvl w:val="1"/>
          <w:numId w:val="826"/>
        </w:numPr>
        <w:contextualSpacing/>
        <w:rPr>
          <w:ins w:id="35760" w:author="Rev 10 Allen Wirfs-Brock" w:date="2012-08-13T16:48:00Z"/>
        </w:rPr>
      </w:pPr>
      <w:ins w:id="35761" w:author="Rev 10 Allen Wirfs-Brock" w:date="2012-08-13T16:48:00Z">
        <w:r>
          <w:t>ReturnIfAbrupt(</w:t>
        </w:r>
        <w:r>
          <w:rPr>
            <w:i/>
          </w:rPr>
          <w:t>V</w:t>
        </w:r>
        <w:r>
          <w:t>).</w:t>
        </w:r>
      </w:ins>
    </w:p>
    <w:p w14:paraId="679461BC" w14:textId="77777777" w:rsidR="00BA3EA0" w:rsidRDefault="00BA3EA0" w:rsidP="00E67EF9">
      <w:pPr>
        <w:pStyle w:val="Alg3"/>
        <w:numPr>
          <w:ilvl w:val="1"/>
          <w:numId w:val="826"/>
        </w:numPr>
        <w:rPr>
          <w:ins w:id="35762" w:author="Rev 10 Allen Wirfs-Brock" w:date="2012-08-30T13:50:00Z"/>
        </w:rPr>
      </w:pPr>
      <w:ins w:id="35763" w:author="Rev 10 Allen Wirfs-Brock" w:date="2012-08-30T13:50:00Z">
        <w:r>
          <w:t xml:space="preserve">Let </w:t>
        </w:r>
        <w:r w:rsidRPr="00416EE0">
          <w:rPr>
            <w:i/>
          </w:rPr>
          <w:t>escapedV</w:t>
        </w:r>
        <w:r>
          <w:t xml:space="preserve"> be the string value that is the same a</w:t>
        </w:r>
      </w:ins>
      <w:ins w:id="35764" w:author="Rev 10 Allen Wirfs-Brock" w:date="2012-08-30T14:00:00Z">
        <w:r w:rsidR="00416EE0">
          <w:t>s</w:t>
        </w:r>
      </w:ins>
      <w:ins w:id="35765" w:author="Rev 10 Allen Wirfs-Brock" w:date="2012-08-30T13:50:00Z">
        <w:r>
          <w:t xml:space="preserve"> </w:t>
        </w:r>
        <w:r w:rsidRPr="00416EE0">
          <w:rPr>
            <w:i/>
          </w:rPr>
          <w:t>V</w:t>
        </w:r>
        <w:r>
          <w:t xml:space="preserve"> except that each </w:t>
        </w:r>
      </w:ins>
      <w:ins w:id="35766" w:author="Rev 10 Allen Wirfs-Brock" w:date="2012-08-30T13:54:00Z">
        <w:r>
          <w:t>occurrence</w:t>
        </w:r>
      </w:ins>
      <w:ins w:id="35767" w:author="Rev 10 Allen Wirfs-Brock" w:date="2012-08-30T13:50:00Z">
        <w:r>
          <w:t xml:space="preserve"> of the character </w:t>
        </w:r>
      </w:ins>
      <w:ins w:id="35768" w:author="Rev 10 Allen Wirfs-Brock" w:date="2012-08-30T13:52:00Z">
        <w:r w:rsidRPr="00416EE0">
          <w:rPr>
            <w:rFonts w:ascii="Courier New" w:hAnsi="Courier New" w:cs="Courier New"/>
            <w:b/>
          </w:rPr>
          <w:t>"</w:t>
        </w:r>
      </w:ins>
      <w:ins w:id="35769" w:author="Rev 10 Allen Wirfs-Brock" w:date="2012-08-30T13:51:00Z">
        <w:r>
          <w:t xml:space="preserve"> (code unit value 0x00</w:t>
        </w:r>
      </w:ins>
      <w:ins w:id="35770" w:author="Rev 10 Allen Wirfs-Brock" w:date="2012-08-30T14:00:00Z">
        <w:r w:rsidR="00416EE0">
          <w:t>22</w:t>
        </w:r>
      </w:ins>
      <w:ins w:id="35771" w:author="Rev 10 Allen Wirfs-Brock" w:date="2012-08-30T13:51:00Z">
        <w:r>
          <w:t xml:space="preserve">) </w:t>
        </w:r>
      </w:ins>
      <w:ins w:id="35772" w:author="Rev 10 Allen Wirfs-Brock" w:date="2012-08-30T14:01:00Z">
        <w:r w:rsidR="00416EE0">
          <w:t xml:space="preserve"> in </w:t>
        </w:r>
        <w:r w:rsidR="00416EE0" w:rsidRPr="00416EE0">
          <w:rPr>
            <w:i/>
          </w:rPr>
          <w:t>V</w:t>
        </w:r>
        <w:r w:rsidR="00416EE0">
          <w:t xml:space="preserve"> </w:t>
        </w:r>
      </w:ins>
      <w:ins w:id="35773" w:author="Rev 10 Allen Wirfs-Brock" w:date="2012-08-30T13:51:00Z">
        <w:r>
          <w:t xml:space="preserve">has been replaced with the </w:t>
        </w:r>
      </w:ins>
      <w:ins w:id="35774" w:author="Rev 10 Allen Wirfs-Brock" w:date="2012-08-30T13:56:00Z">
        <w:r>
          <w:t>six</w:t>
        </w:r>
      </w:ins>
      <w:ins w:id="35775" w:author="Rev 10 Allen Wirfs-Brock" w:date="2012-08-30T13:54:00Z">
        <w:r>
          <w:t xml:space="preserve"> </w:t>
        </w:r>
      </w:ins>
      <w:ins w:id="35776" w:author="Rev 10 Allen Wirfs-Brock" w:date="2012-08-30T13:55:00Z">
        <w:r>
          <w:t>character</w:t>
        </w:r>
      </w:ins>
      <w:ins w:id="35777" w:author="Rev 10 Allen Wirfs-Brock" w:date="2012-08-30T13:54:00Z">
        <w:r>
          <w:t xml:space="preserve"> </w:t>
        </w:r>
      </w:ins>
      <w:ins w:id="35778" w:author="Rev 10 Allen Wirfs-Brock" w:date="2012-08-30T13:55:00Z">
        <w:r>
          <w:t xml:space="preserve">sequence </w:t>
        </w:r>
        <w:r w:rsidRPr="0077794B">
          <w:rPr>
            <w:rFonts w:ascii="Courier New" w:hAnsi="Courier New" w:cs="Courier New"/>
            <w:b/>
          </w:rPr>
          <w:t>"</w:t>
        </w:r>
        <w:r>
          <w:rPr>
            <w:rFonts w:ascii="Courier New" w:hAnsi="Courier New" w:cs="Courier New"/>
            <w:b/>
          </w:rPr>
          <w:t>&amp;quot;</w:t>
        </w:r>
        <w:r w:rsidRPr="0077794B">
          <w:rPr>
            <w:rFonts w:ascii="Courier New" w:hAnsi="Courier New" w:cs="Courier New"/>
            <w:b/>
          </w:rPr>
          <w:t>"</w:t>
        </w:r>
        <w:r>
          <w:t>.</w:t>
        </w:r>
      </w:ins>
    </w:p>
    <w:p w14:paraId="4276671A" w14:textId="77777777" w:rsidR="00E67EF9" w:rsidRDefault="005E1EF6" w:rsidP="00E67EF9">
      <w:pPr>
        <w:pStyle w:val="Alg3"/>
        <w:numPr>
          <w:ilvl w:val="1"/>
          <w:numId w:val="826"/>
        </w:numPr>
        <w:rPr>
          <w:ins w:id="35779" w:author="Rev 8 Allen Wirfs-Brock" w:date="2012-05-11T14:19:00Z"/>
        </w:rPr>
      </w:pPr>
      <w:ins w:id="35780" w:author="Rev 8 Allen Wirfs-Brock" w:date="2012-05-11T14:17:00Z">
        <w:r>
          <w:t xml:space="preserve">Let </w:t>
        </w:r>
        <w:r w:rsidRPr="005E1EF6">
          <w:rPr>
            <w:i/>
          </w:rPr>
          <w:t>p</w:t>
        </w:r>
      </w:ins>
      <w:ins w:id="35781" w:author="Rev 8 Allen Wirfs-Brock" w:date="2012-05-11T14:19:00Z">
        <w:r w:rsidR="00E67EF9">
          <w:rPr>
            <w:i/>
          </w:rPr>
          <w:t>1</w:t>
        </w:r>
      </w:ins>
      <w:ins w:id="35782" w:author="Rev 8 Allen Wirfs-Brock" w:date="2012-05-11T14:17:00Z">
        <w:r>
          <w:t xml:space="preserve"> be the string value that is the concatenation of </w:t>
        </w:r>
      </w:ins>
      <w:ins w:id="35783" w:author="Rev 8 Allen Wirfs-Brock" w:date="2012-05-11T14:19:00Z">
        <w:r w:rsidR="00E67EF9">
          <w:t>the following string values:</w:t>
        </w:r>
      </w:ins>
    </w:p>
    <w:p w14:paraId="535E294F" w14:textId="77777777" w:rsidR="00E67EF9" w:rsidRDefault="005E1EF6" w:rsidP="007B4ABC">
      <w:pPr>
        <w:pStyle w:val="Alg3"/>
        <w:numPr>
          <w:ilvl w:val="0"/>
          <w:numId w:val="827"/>
        </w:numPr>
        <w:rPr>
          <w:ins w:id="35784" w:author="Rev 8 Allen Wirfs-Brock" w:date="2012-05-11T14:20:00Z"/>
        </w:rPr>
      </w:pPr>
      <w:ins w:id="35785" w:author="Rev 8 Allen Wirfs-Brock" w:date="2012-05-11T14:17:00Z">
        <w:r w:rsidRPr="005E1EF6">
          <w:rPr>
            <w:i/>
          </w:rPr>
          <w:t>p</w:t>
        </w:r>
        <w:r>
          <w:rPr>
            <w:i/>
          </w:rPr>
          <w:t>1</w:t>
        </w:r>
      </w:ins>
    </w:p>
    <w:p w14:paraId="5E63A5DF" w14:textId="77777777" w:rsidR="00E67EF9" w:rsidRDefault="005E1EF6" w:rsidP="007B4ABC">
      <w:pPr>
        <w:pStyle w:val="Alg3"/>
        <w:numPr>
          <w:ilvl w:val="0"/>
          <w:numId w:val="827"/>
        </w:numPr>
        <w:rPr>
          <w:ins w:id="35786" w:author="Rev 8 Allen Wirfs-Brock" w:date="2012-05-11T14:21:00Z"/>
        </w:rPr>
      </w:pPr>
      <w:ins w:id="35787" w:author="Rev 8 Allen Wirfs-Brock" w:date="2012-05-11T14:18:00Z">
        <w:r>
          <w:t xml:space="preserve">a single space </w:t>
        </w:r>
      </w:ins>
      <w:ins w:id="35788" w:author="Rev 9 Allen Wirfs-Brock" w:date="2012-07-08T16:01:00Z">
        <w:r w:rsidR="008D4FF6">
          <w:t>code unit 0x0020</w:t>
        </w:r>
      </w:ins>
      <w:ins w:id="35789" w:author="Rev 8 Allen Wirfs-Brock" w:date="2012-05-11T14:18:00Z">
        <w:del w:id="35790" w:author="Rev 9 Allen Wirfs-Brock" w:date="2012-07-08T16:01:00Z">
          <w:r w:rsidDel="008D4FF6">
            <w:delText>char</w:delText>
          </w:r>
        </w:del>
        <w:del w:id="35791" w:author="Rev 9 Allen Wirfs-Brock" w:date="2012-07-08T16:00:00Z">
          <w:r w:rsidDel="008D4FF6">
            <w:delText>acter</w:delText>
          </w:r>
        </w:del>
      </w:ins>
    </w:p>
    <w:p w14:paraId="2FDF449D" w14:textId="77777777" w:rsidR="00E67EF9" w:rsidRDefault="005E1EF6" w:rsidP="007B4ABC">
      <w:pPr>
        <w:pStyle w:val="Alg3"/>
        <w:numPr>
          <w:ilvl w:val="0"/>
          <w:numId w:val="827"/>
        </w:numPr>
        <w:rPr>
          <w:ins w:id="35792" w:author="Rev 8 Allen Wirfs-Brock" w:date="2012-05-11T14:21:00Z"/>
        </w:rPr>
      </w:pPr>
      <w:ins w:id="35793" w:author="Rev 8 Allen Wirfs-Brock" w:date="2012-05-11T14:18:00Z">
        <w:r w:rsidRPr="00E67EF9">
          <w:rPr>
            <w:i/>
          </w:rPr>
          <w:t>attribute</w:t>
        </w:r>
      </w:ins>
    </w:p>
    <w:p w14:paraId="23580464" w14:textId="77777777" w:rsidR="00E67EF9" w:rsidRPr="007B4ABC" w:rsidRDefault="005E1EF6" w:rsidP="007B4ABC">
      <w:pPr>
        <w:pStyle w:val="Alg3"/>
        <w:numPr>
          <w:ilvl w:val="0"/>
          <w:numId w:val="827"/>
        </w:numPr>
        <w:rPr>
          <w:ins w:id="35794" w:author="Rev 8 Allen Wirfs-Brock" w:date="2012-05-11T14:22:00Z"/>
        </w:rPr>
      </w:pPr>
      <w:ins w:id="35795" w:author="Rev 8 Allen Wirfs-Brock" w:date="2012-05-11T14:17:00Z">
        <w:r w:rsidRPr="00891B9F">
          <w:rPr>
            <w:rFonts w:ascii="Courier New" w:hAnsi="Courier New" w:cs="Courier New"/>
            <w:b/>
          </w:rPr>
          <w:t>"</w:t>
        </w:r>
      </w:ins>
      <w:ins w:id="35796" w:author="Rev 8 Allen Wirfs-Brock" w:date="2012-05-11T14:21:00Z">
        <w:r w:rsidR="00E67EF9">
          <w:rPr>
            <w:rFonts w:ascii="Courier New" w:hAnsi="Courier New" w:cs="Courier New"/>
            <w:b/>
          </w:rPr>
          <w:t>=</w:t>
        </w:r>
      </w:ins>
      <w:ins w:id="35797" w:author="Rev 8 Allen Wirfs-Brock" w:date="2012-05-11T14:17:00Z">
        <w:r w:rsidRPr="00891B9F">
          <w:rPr>
            <w:rFonts w:ascii="Courier New" w:hAnsi="Courier New" w:cs="Courier New"/>
            <w:b/>
          </w:rPr>
          <w:t>"</w:t>
        </w:r>
      </w:ins>
    </w:p>
    <w:p w14:paraId="02AD4381" w14:textId="77777777" w:rsidR="00E67EF9" w:rsidRPr="007B4ABC" w:rsidRDefault="00E67EF9" w:rsidP="007B4ABC">
      <w:pPr>
        <w:pStyle w:val="Alg3"/>
        <w:numPr>
          <w:ilvl w:val="0"/>
          <w:numId w:val="827"/>
        </w:numPr>
        <w:rPr>
          <w:ins w:id="35798" w:author="Rev 8 Allen Wirfs-Brock" w:date="2012-05-11T14:23:00Z"/>
        </w:rPr>
      </w:pPr>
      <w:ins w:id="35799" w:author="Rev 8 Allen Wirfs-Brock" w:date="2012-05-11T14:22:00Z">
        <w:r>
          <w:rPr>
            <w:rFonts w:ascii="Courier New" w:hAnsi="Courier New" w:cs="Courier New"/>
            <w:b/>
          </w:rPr>
          <w:t>′</w:t>
        </w:r>
        <w:r w:rsidRPr="00891B9F">
          <w:rPr>
            <w:rFonts w:ascii="Courier New" w:hAnsi="Courier New" w:cs="Courier New"/>
            <w:b/>
          </w:rPr>
          <w:t>"</w:t>
        </w:r>
        <w:r>
          <w:rPr>
            <w:rFonts w:ascii="Courier New" w:hAnsi="Courier New" w:cs="Courier New"/>
            <w:b/>
          </w:rPr>
          <w:t>′</w:t>
        </w:r>
      </w:ins>
    </w:p>
    <w:p w14:paraId="4C0350CD" w14:textId="77777777" w:rsidR="00E67EF9" w:rsidRPr="007B4ABC" w:rsidRDefault="00416EE0" w:rsidP="007B4ABC">
      <w:pPr>
        <w:pStyle w:val="Alg3"/>
        <w:numPr>
          <w:ilvl w:val="0"/>
          <w:numId w:val="827"/>
        </w:numPr>
        <w:rPr>
          <w:ins w:id="35800" w:author="Rev 8 Allen Wirfs-Brock" w:date="2012-05-11T14:16:00Z"/>
          <w:i/>
        </w:rPr>
      </w:pPr>
      <w:ins w:id="35801" w:author="Rev 10 Allen Wirfs-Brock" w:date="2012-08-30T14:01:00Z">
        <w:r w:rsidRPr="00416EE0">
          <w:rPr>
            <w:i/>
          </w:rPr>
          <w:t>escapedV</w:t>
        </w:r>
      </w:ins>
      <w:ins w:id="35802" w:author="Rev 8 Allen Wirfs-Brock" w:date="2012-05-11T14:23:00Z">
        <w:del w:id="35803" w:author="Rev 10 Allen Wirfs-Brock" w:date="2012-08-30T14:01:00Z">
          <w:r w:rsidR="00E67EF9" w:rsidDel="00416EE0">
            <w:rPr>
              <w:i/>
            </w:rPr>
            <w:delText>V</w:delText>
          </w:r>
        </w:del>
      </w:ins>
    </w:p>
    <w:p w14:paraId="363FB75F" w14:textId="77777777" w:rsidR="00E67EF9" w:rsidRPr="00245D48" w:rsidRDefault="00E67EF9" w:rsidP="00E67EF9">
      <w:pPr>
        <w:pStyle w:val="Alg3"/>
        <w:numPr>
          <w:ilvl w:val="0"/>
          <w:numId w:val="827"/>
        </w:numPr>
        <w:rPr>
          <w:ins w:id="35804" w:author="Rev 8 Allen Wirfs-Brock" w:date="2012-05-11T14:24:00Z"/>
        </w:rPr>
      </w:pPr>
      <w:ins w:id="35805" w:author="Rev 8 Allen Wirfs-Brock" w:date="2012-05-11T14:24:00Z">
        <w:r>
          <w:rPr>
            <w:rFonts w:ascii="Courier New" w:hAnsi="Courier New" w:cs="Courier New"/>
            <w:b/>
          </w:rPr>
          <w:t>′</w:t>
        </w:r>
        <w:r w:rsidRPr="00891B9F">
          <w:rPr>
            <w:rFonts w:ascii="Courier New" w:hAnsi="Courier New" w:cs="Courier New"/>
            <w:b/>
          </w:rPr>
          <w:t>"</w:t>
        </w:r>
        <w:r>
          <w:rPr>
            <w:rFonts w:ascii="Courier New" w:hAnsi="Courier New" w:cs="Courier New"/>
            <w:b/>
          </w:rPr>
          <w:t>′</w:t>
        </w:r>
      </w:ins>
    </w:p>
    <w:p w14:paraId="456A7B66" w14:textId="77777777" w:rsidR="00E67EF9" w:rsidRDefault="00E67EF9" w:rsidP="007F298F">
      <w:pPr>
        <w:pStyle w:val="Alg3"/>
        <w:numPr>
          <w:ilvl w:val="0"/>
          <w:numId w:val="826"/>
        </w:numPr>
        <w:rPr>
          <w:ins w:id="35806" w:author="Rev 8 Allen Wirfs-Brock" w:date="2012-05-11T14:24:00Z"/>
        </w:rPr>
      </w:pPr>
      <w:ins w:id="35807" w:author="Rev 8 Allen Wirfs-Brock" w:date="2012-05-11T14:24:00Z">
        <w:r>
          <w:t xml:space="preserve">Let </w:t>
        </w:r>
        <w:r w:rsidRPr="007B4ABC">
          <w:rPr>
            <w:i/>
          </w:rPr>
          <w:t>p2</w:t>
        </w:r>
        <w:r>
          <w:t xml:space="preserve"> be the string value that is the </w:t>
        </w:r>
      </w:ins>
      <w:ins w:id="35808" w:author="Rev 8 Allen Wirfs-Brock" w:date="2012-05-11T14:25:00Z">
        <w:r>
          <w:t xml:space="preserve">concatenation of </w:t>
        </w:r>
        <w:r w:rsidRPr="007B4ABC">
          <w:rPr>
            <w:i/>
          </w:rPr>
          <w:t>p1</w:t>
        </w:r>
        <w:r>
          <w:t xml:space="preserve"> </w:t>
        </w:r>
      </w:ins>
      <w:ins w:id="35809" w:author="Rev 8 Allen Wirfs-Brock" w:date="2012-05-11T14:26:00Z">
        <w:r>
          <w:t xml:space="preserve">and </w:t>
        </w:r>
      </w:ins>
      <w:ins w:id="35810" w:author="Rev 8 Allen Wirfs-Brock" w:date="2012-05-11T14:25:00Z">
        <w:r w:rsidRPr="00891B9F">
          <w:rPr>
            <w:rFonts w:ascii="Courier New" w:hAnsi="Courier New" w:cs="Courier New"/>
            <w:b/>
          </w:rPr>
          <w:t>"</w:t>
        </w:r>
        <w:r>
          <w:rPr>
            <w:rFonts w:ascii="Courier New" w:hAnsi="Courier New" w:cs="Courier New"/>
            <w:b/>
          </w:rPr>
          <w:t>&gt;</w:t>
        </w:r>
        <w:r w:rsidRPr="00891B9F">
          <w:rPr>
            <w:rFonts w:ascii="Courier New" w:hAnsi="Courier New" w:cs="Courier New"/>
            <w:b/>
          </w:rPr>
          <w:t>"</w:t>
        </w:r>
      </w:ins>
      <w:ins w:id="35811" w:author="Rev 8 Allen Wirfs-Brock" w:date="2012-05-11T14:27:00Z">
        <w:r>
          <w:t>.</w:t>
        </w:r>
      </w:ins>
    </w:p>
    <w:p w14:paraId="210CC143" w14:textId="77777777" w:rsidR="00E67EF9" w:rsidRDefault="00E67EF9" w:rsidP="00E67EF9">
      <w:pPr>
        <w:pStyle w:val="Alg3"/>
        <w:numPr>
          <w:ilvl w:val="0"/>
          <w:numId w:val="826"/>
        </w:numPr>
        <w:rPr>
          <w:ins w:id="35812" w:author="Rev 8 Allen Wirfs-Brock" w:date="2012-05-11T14:27:00Z"/>
        </w:rPr>
      </w:pPr>
      <w:ins w:id="35813" w:author="Rev 8 Allen Wirfs-Brock" w:date="2012-05-11T14:27:00Z">
        <w:r>
          <w:t xml:space="preserve">Let </w:t>
        </w:r>
        <w:r w:rsidRPr="00245D48">
          <w:rPr>
            <w:i/>
          </w:rPr>
          <w:t>p</w:t>
        </w:r>
        <w:r>
          <w:rPr>
            <w:i/>
          </w:rPr>
          <w:t>3</w:t>
        </w:r>
        <w:r>
          <w:t xml:space="preserve"> be the string value that is the concatenation of </w:t>
        </w:r>
        <w:r w:rsidRPr="00245D48">
          <w:rPr>
            <w:i/>
          </w:rPr>
          <w:t>p</w:t>
        </w:r>
        <w:r>
          <w:rPr>
            <w:i/>
          </w:rPr>
          <w:t>2</w:t>
        </w:r>
      </w:ins>
      <w:ins w:id="35814" w:author="Rev 8 Allen Wirfs-Brock" w:date="2012-05-11T14:28:00Z">
        <w:r>
          <w:t>,</w:t>
        </w:r>
      </w:ins>
      <w:ins w:id="35815" w:author="Rev 8 Allen Wirfs-Brock" w:date="2012-05-11T14:27:00Z">
        <w:r>
          <w:t xml:space="preserve"> </w:t>
        </w:r>
        <w:r w:rsidRPr="00891B9F">
          <w:rPr>
            <w:rFonts w:ascii="Courier New" w:hAnsi="Courier New" w:cs="Courier New"/>
            <w:b/>
          </w:rPr>
          <w:t>"</w:t>
        </w:r>
      </w:ins>
      <w:ins w:id="35816" w:author="Rev 8 Allen Wirfs-Brock" w:date="2012-05-11T14:28:00Z">
        <w:r>
          <w:rPr>
            <w:rFonts w:ascii="Courier New" w:hAnsi="Courier New" w:cs="Courier New"/>
            <w:b/>
          </w:rPr>
          <w:t>&lt;</w:t>
        </w:r>
      </w:ins>
      <w:ins w:id="35817" w:author="Rev 8 Allen Wirfs-Brock" w:date="2012-05-11T14:29:00Z">
        <w:r>
          <w:rPr>
            <w:rFonts w:ascii="Courier New" w:hAnsi="Courier New" w:cs="Courier New"/>
            <w:b/>
          </w:rPr>
          <w:t>/</w:t>
        </w:r>
      </w:ins>
      <w:ins w:id="35818" w:author="Rev 8 Allen Wirfs-Brock" w:date="2012-05-11T14:27:00Z">
        <w:r w:rsidRPr="00891B9F">
          <w:rPr>
            <w:rFonts w:ascii="Courier New" w:hAnsi="Courier New" w:cs="Courier New"/>
            <w:b/>
          </w:rPr>
          <w:t>"</w:t>
        </w:r>
      </w:ins>
      <w:ins w:id="35819" w:author="Rev 8 Allen Wirfs-Brock" w:date="2012-05-11T14:28:00Z">
        <w:r>
          <w:t xml:space="preserve">, </w:t>
        </w:r>
      </w:ins>
      <w:ins w:id="35820" w:author="Rev 8 Allen Wirfs-Brock" w:date="2012-05-11T14:29:00Z">
        <w:r w:rsidR="007B4ABC" w:rsidRPr="007B4ABC">
          <w:rPr>
            <w:i/>
          </w:rPr>
          <w:t>tag</w:t>
        </w:r>
        <w:r w:rsidR="007B4ABC">
          <w:t xml:space="preserve">, and </w:t>
        </w:r>
      </w:ins>
      <w:ins w:id="35821" w:author="Rev 8 Allen Wirfs-Brock" w:date="2012-05-11T14:30:00Z">
        <w:r w:rsidR="007B4ABC" w:rsidRPr="00891B9F">
          <w:rPr>
            <w:rFonts w:ascii="Courier New" w:hAnsi="Courier New" w:cs="Courier New"/>
            <w:b/>
          </w:rPr>
          <w:t>"</w:t>
        </w:r>
        <w:r w:rsidR="007B4ABC">
          <w:rPr>
            <w:rFonts w:ascii="Courier New" w:hAnsi="Courier New" w:cs="Courier New"/>
            <w:b/>
          </w:rPr>
          <w:t>&gt;</w:t>
        </w:r>
        <w:r w:rsidR="007B4ABC" w:rsidRPr="00891B9F">
          <w:rPr>
            <w:rFonts w:ascii="Courier New" w:hAnsi="Courier New" w:cs="Courier New"/>
            <w:b/>
          </w:rPr>
          <w:t>"</w:t>
        </w:r>
      </w:ins>
      <w:ins w:id="35822" w:author="Rev 8 Allen Wirfs-Brock" w:date="2012-05-11T14:27:00Z">
        <w:r>
          <w:t>.</w:t>
        </w:r>
      </w:ins>
    </w:p>
    <w:p w14:paraId="015EEC94" w14:textId="77777777" w:rsidR="00891B9F" w:rsidRPr="00675B74" w:rsidRDefault="00891B9F" w:rsidP="007F298F">
      <w:pPr>
        <w:pStyle w:val="Alg3"/>
        <w:numPr>
          <w:ilvl w:val="0"/>
          <w:numId w:val="826"/>
        </w:numPr>
        <w:spacing w:after="220"/>
        <w:rPr>
          <w:ins w:id="35823" w:author="Rev 8 Allen Wirfs-Brock" w:date="2012-05-11T13:43:00Z"/>
        </w:rPr>
      </w:pPr>
      <w:ins w:id="35824" w:author="Rev 8 Allen Wirfs-Brock" w:date="2012-05-11T13:43:00Z">
        <w:r w:rsidRPr="00E77497">
          <w:t xml:space="preserve">Return </w:t>
        </w:r>
      </w:ins>
      <w:ins w:id="35825" w:author="Rev 8 Allen Wirfs-Brock" w:date="2012-05-11T14:30:00Z">
        <w:r w:rsidR="007B4ABC" w:rsidRPr="00245D48">
          <w:rPr>
            <w:i/>
          </w:rPr>
          <w:t>p</w:t>
        </w:r>
        <w:r w:rsidR="007B4ABC">
          <w:rPr>
            <w:i/>
          </w:rPr>
          <w:t>3</w:t>
        </w:r>
      </w:ins>
      <w:ins w:id="35826" w:author="Rev 8 Allen Wirfs-Brock" w:date="2012-05-11T13:43:00Z">
        <w:r w:rsidRPr="00675B74">
          <w:t>.</w:t>
        </w:r>
      </w:ins>
    </w:p>
    <w:p w14:paraId="31A696F3" w14:textId="77777777" w:rsidR="007B4ABC" w:rsidRPr="00E77497" w:rsidRDefault="007B4ABC" w:rsidP="007B4ABC">
      <w:pPr>
        <w:pStyle w:val="a4"/>
        <w:rPr>
          <w:ins w:id="35827" w:author="Rev 8 Allen Wirfs-Brock" w:date="2012-05-11T14:31:00Z"/>
        </w:rPr>
      </w:pPr>
      <w:ins w:id="35828" w:author="Rev 8 Allen Wirfs-Brock" w:date="2012-05-11T14:31:00Z">
        <w:r>
          <w:t>String</w:t>
        </w:r>
        <w:r w:rsidRPr="00E77497">
          <w:t>.prototype.</w:t>
        </w:r>
        <w:r>
          <w:t>big</w:t>
        </w:r>
        <w:r w:rsidRPr="00E77497">
          <w:t xml:space="preserve"> ()</w:t>
        </w:r>
      </w:ins>
    </w:p>
    <w:p w14:paraId="5EF9B00F" w14:textId="77777777" w:rsidR="007B4ABC" w:rsidRPr="00E77497" w:rsidRDefault="007B4ABC" w:rsidP="007B4ABC">
      <w:pPr>
        <w:rPr>
          <w:ins w:id="35829" w:author="Rev 8 Allen Wirfs-Brock" w:date="2012-05-11T14:31:00Z"/>
        </w:rPr>
      </w:pPr>
      <w:ins w:id="35830" w:author="Rev 8 Allen Wirfs-Brock" w:date="2012-05-11T14:31:00Z">
        <w:r w:rsidRPr="00E77497">
          <w:t xml:space="preserve">When the </w:t>
        </w:r>
      </w:ins>
      <w:ins w:id="35831" w:author="Rev 8 Allen Wirfs-Brock" w:date="2012-05-11T14:32:00Z">
        <w:r>
          <w:rPr>
            <w:b/>
          </w:rPr>
          <w:t>big</w:t>
        </w:r>
      </w:ins>
      <w:ins w:id="35832" w:author="Rev 8 Allen Wirfs-Brock" w:date="2012-05-11T14:31:00Z">
        <w:r w:rsidRPr="00E77497">
          <w:t xml:space="preserve"> method is called with </w:t>
        </w:r>
      </w:ins>
      <w:ins w:id="35833" w:author="Rev 8 Allen Wirfs-Brock" w:date="2012-05-11T14:36:00Z">
        <w:r>
          <w:t xml:space="preserve">no </w:t>
        </w:r>
        <w:r w:rsidRPr="00E77497">
          <w:t>argument</w:t>
        </w:r>
        <w:r>
          <w:t>s</w:t>
        </w:r>
      </w:ins>
      <w:ins w:id="35834" w:author="Rev 8 Allen Wirfs-Brock" w:date="2012-05-11T14:31:00Z">
        <w:r w:rsidRPr="00E77497">
          <w:t>, the following steps are taken:</w:t>
        </w:r>
      </w:ins>
    </w:p>
    <w:p w14:paraId="2BE4153E" w14:textId="77777777" w:rsidR="007B4ABC" w:rsidRDefault="007B4ABC" w:rsidP="007B4ABC">
      <w:pPr>
        <w:pStyle w:val="Alg3"/>
        <w:numPr>
          <w:ilvl w:val="0"/>
          <w:numId w:val="828"/>
        </w:numPr>
        <w:spacing w:after="220"/>
        <w:contextualSpacing/>
        <w:rPr>
          <w:ins w:id="35835" w:author="Rev 8 Allen Wirfs-Brock" w:date="2012-05-11T14:31:00Z"/>
        </w:rPr>
      </w:pPr>
      <w:ins w:id="35836" w:author="Rev 8 Allen Wirfs-Brock" w:date="2012-05-11T14:31:00Z">
        <w:r>
          <w:t xml:space="preserve">Let </w:t>
        </w:r>
        <w:r w:rsidRPr="0053000C">
          <w:rPr>
            <w:i/>
          </w:rPr>
          <w:t>S</w:t>
        </w:r>
        <w:r>
          <w:t xml:space="preserve"> be the </w:t>
        </w:r>
        <w:r w:rsidRPr="00891B9F">
          <w:rPr>
            <w:b/>
          </w:rPr>
          <w:t>this</w:t>
        </w:r>
        <w:r>
          <w:t xml:space="preserve"> value.</w:t>
        </w:r>
      </w:ins>
    </w:p>
    <w:p w14:paraId="680FA8F6" w14:textId="77777777" w:rsidR="007B4ABC" w:rsidRPr="00675B74" w:rsidRDefault="007B4ABC" w:rsidP="007B4ABC">
      <w:pPr>
        <w:pStyle w:val="Alg3"/>
        <w:numPr>
          <w:ilvl w:val="0"/>
          <w:numId w:val="828"/>
        </w:numPr>
        <w:spacing w:after="220"/>
        <w:rPr>
          <w:ins w:id="35837" w:author="Rev 8 Allen Wirfs-Brock" w:date="2012-05-11T14:31:00Z"/>
        </w:rPr>
      </w:pPr>
      <w:ins w:id="35838" w:author="Rev 8 Allen Wirfs-Brock" w:date="2012-05-11T14:31:00Z">
        <w:r w:rsidRPr="00E77497">
          <w:t xml:space="preserve">Return </w:t>
        </w:r>
        <w:r>
          <w:t xml:space="preserve">the result of performing the abstract </w:t>
        </w:r>
      </w:ins>
      <w:ins w:id="35839" w:author="Rev 8 Allen Wirfs-Brock" w:date="2012-05-11T14:43:00Z">
        <w:r w:rsidR="00D034B7">
          <w:t xml:space="preserve">operation </w:t>
        </w:r>
      </w:ins>
      <w:ins w:id="35840" w:author="Rev 8 Allen Wirfs-Brock" w:date="2012-05-11T14:31:00Z">
        <w:r>
          <w:t xml:space="preserve">CreateHTML with arguments </w:t>
        </w:r>
        <w:r w:rsidRPr="00891B9F">
          <w:rPr>
            <w:i/>
          </w:rPr>
          <w:t>S</w:t>
        </w:r>
        <w:r>
          <w:t xml:space="preserve">, </w:t>
        </w:r>
        <w:r w:rsidRPr="00891B9F">
          <w:rPr>
            <w:rFonts w:ascii="Courier New" w:hAnsi="Courier New" w:cs="Courier New"/>
            <w:b/>
          </w:rPr>
          <w:t>"</w:t>
        </w:r>
      </w:ins>
      <w:ins w:id="35841" w:author="Rev 8 Allen Wirfs-Brock" w:date="2012-05-11T14:32:00Z">
        <w:r>
          <w:rPr>
            <w:rFonts w:ascii="Courier New" w:hAnsi="Courier New" w:cs="Courier New"/>
            <w:b/>
          </w:rPr>
          <w:t>big</w:t>
        </w:r>
      </w:ins>
      <w:ins w:id="35842" w:author="Rev 8 Allen Wirfs-Brock" w:date="2012-05-11T14:31:00Z">
        <w:r w:rsidRPr="00891B9F">
          <w:rPr>
            <w:rFonts w:ascii="Courier New" w:hAnsi="Courier New" w:cs="Courier New"/>
            <w:b/>
          </w:rPr>
          <w:t>"</w:t>
        </w:r>
        <w:r>
          <w:t xml:space="preserve">, </w:t>
        </w:r>
        <w:r w:rsidRPr="00891B9F">
          <w:rPr>
            <w:rFonts w:ascii="Courier New" w:hAnsi="Courier New" w:cs="Courier New"/>
            <w:b/>
          </w:rPr>
          <w:t>""</w:t>
        </w:r>
        <w:r>
          <w:t xml:space="preserve"> and </w:t>
        </w:r>
      </w:ins>
      <w:ins w:id="35843" w:author="Rev 8 Allen Wirfs-Brock" w:date="2012-05-11T14:32:00Z">
        <w:r w:rsidRPr="00891B9F">
          <w:rPr>
            <w:rFonts w:ascii="Courier New" w:hAnsi="Courier New" w:cs="Courier New"/>
            <w:b/>
          </w:rPr>
          <w:t>""</w:t>
        </w:r>
      </w:ins>
      <w:ins w:id="35844" w:author="Rev 8 Allen Wirfs-Brock" w:date="2012-05-11T14:31:00Z">
        <w:r w:rsidRPr="00675B74">
          <w:t>.</w:t>
        </w:r>
      </w:ins>
    </w:p>
    <w:p w14:paraId="3BD1E379" w14:textId="77777777" w:rsidR="007B4ABC" w:rsidRPr="00E77497" w:rsidRDefault="007B4ABC" w:rsidP="007B4ABC">
      <w:pPr>
        <w:pStyle w:val="a4"/>
        <w:rPr>
          <w:ins w:id="35845" w:author="Rev 8 Allen Wirfs-Brock" w:date="2012-05-11T14:32:00Z"/>
        </w:rPr>
      </w:pPr>
      <w:ins w:id="35846" w:author="Rev 8 Allen Wirfs-Brock" w:date="2012-05-11T14:32:00Z">
        <w:r>
          <w:t>String</w:t>
        </w:r>
        <w:r w:rsidRPr="00E77497">
          <w:t>.prototype.</w:t>
        </w:r>
        <w:r>
          <w:t>blink</w:t>
        </w:r>
        <w:r w:rsidRPr="00E77497">
          <w:t xml:space="preserve"> ()</w:t>
        </w:r>
      </w:ins>
    </w:p>
    <w:p w14:paraId="7E106754" w14:textId="77777777" w:rsidR="007B4ABC" w:rsidRPr="00E77497" w:rsidRDefault="007B4ABC" w:rsidP="007B4ABC">
      <w:pPr>
        <w:rPr>
          <w:ins w:id="35847" w:author="Rev 8 Allen Wirfs-Brock" w:date="2012-05-11T14:32:00Z"/>
        </w:rPr>
      </w:pPr>
      <w:ins w:id="35848" w:author="Rev 8 Allen Wirfs-Brock" w:date="2012-05-11T14:32:00Z">
        <w:r w:rsidRPr="00E77497">
          <w:t xml:space="preserve">When the </w:t>
        </w:r>
        <w:r>
          <w:rPr>
            <w:b/>
          </w:rPr>
          <w:t>blink</w:t>
        </w:r>
        <w:r w:rsidRPr="00E77497">
          <w:t xml:space="preserve"> method is called with </w:t>
        </w:r>
      </w:ins>
      <w:ins w:id="35849" w:author="Rev 8 Allen Wirfs-Brock" w:date="2012-05-11T14:36:00Z">
        <w:r>
          <w:t xml:space="preserve">no </w:t>
        </w:r>
        <w:r w:rsidRPr="00E77497">
          <w:t>argument</w:t>
        </w:r>
        <w:r>
          <w:t>s</w:t>
        </w:r>
      </w:ins>
      <w:ins w:id="35850" w:author="Rev 8 Allen Wirfs-Brock" w:date="2012-05-11T14:32:00Z">
        <w:r w:rsidRPr="00E77497">
          <w:t>, the following steps are taken:</w:t>
        </w:r>
      </w:ins>
    </w:p>
    <w:p w14:paraId="56590191" w14:textId="77777777" w:rsidR="007B4ABC" w:rsidRDefault="007B4ABC" w:rsidP="007B4ABC">
      <w:pPr>
        <w:pStyle w:val="Alg3"/>
        <w:numPr>
          <w:ilvl w:val="0"/>
          <w:numId w:val="829"/>
        </w:numPr>
        <w:spacing w:after="220"/>
        <w:contextualSpacing/>
        <w:rPr>
          <w:ins w:id="35851" w:author="Rev 8 Allen Wirfs-Brock" w:date="2012-05-11T14:32:00Z"/>
        </w:rPr>
      </w:pPr>
      <w:ins w:id="35852" w:author="Rev 8 Allen Wirfs-Brock" w:date="2012-05-11T14:32:00Z">
        <w:r>
          <w:t xml:space="preserve">Let </w:t>
        </w:r>
        <w:r w:rsidRPr="0053000C">
          <w:rPr>
            <w:i/>
          </w:rPr>
          <w:t>S</w:t>
        </w:r>
        <w:r>
          <w:t xml:space="preserve"> be the </w:t>
        </w:r>
        <w:r w:rsidRPr="00891B9F">
          <w:rPr>
            <w:b/>
          </w:rPr>
          <w:t>this</w:t>
        </w:r>
        <w:r>
          <w:t xml:space="preserve"> value.</w:t>
        </w:r>
      </w:ins>
    </w:p>
    <w:p w14:paraId="2F9E01DA" w14:textId="77777777" w:rsidR="007B4ABC" w:rsidRPr="00675B74" w:rsidRDefault="007B4ABC" w:rsidP="007B4ABC">
      <w:pPr>
        <w:pStyle w:val="Alg3"/>
        <w:numPr>
          <w:ilvl w:val="0"/>
          <w:numId w:val="829"/>
        </w:numPr>
        <w:spacing w:after="220"/>
        <w:rPr>
          <w:ins w:id="35853" w:author="Rev 8 Allen Wirfs-Brock" w:date="2012-05-11T14:32:00Z"/>
        </w:rPr>
      </w:pPr>
      <w:ins w:id="35854" w:author="Rev 8 Allen Wirfs-Brock" w:date="2012-05-11T14:32:00Z">
        <w:r w:rsidRPr="00E77497">
          <w:t xml:space="preserve">Return </w:t>
        </w:r>
        <w:r>
          <w:t xml:space="preserve">the result of performing the abstract </w:t>
        </w:r>
      </w:ins>
      <w:ins w:id="35855" w:author="Rev 8 Allen Wirfs-Brock" w:date="2012-05-11T14:42:00Z">
        <w:r w:rsidR="00D034B7">
          <w:t xml:space="preserve">operation </w:t>
        </w:r>
      </w:ins>
      <w:ins w:id="35856" w:author="Rev 8 Allen Wirfs-Brock" w:date="2012-05-11T14:32:00Z">
        <w:r>
          <w:t xml:space="preserve">CreateHTML with arguments </w:t>
        </w:r>
        <w:r w:rsidRPr="00891B9F">
          <w:rPr>
            <w:i/>
          </w:rPr>
          <w:t>S</w:t>
        </w:r>
        <w:r>
          <w:t xml:space="preserve">, </w:t>
        </w:r>
        <w:r w:rsidRPr="00891B9F">
          <w:rPr>
            <w:rFonts w:ascii="Courier New" w:hAnsi="Courier New" w:cs="Courier New"/>
            <w:b/>
          </w:rPr>
          <w:t>"</w:t>
        </w:r>
      </w:ins>
      <w:ins w:id="35857" w:author="Rev 8 Allen Wirfs-Brock" w:date="2012-05-11T14:33:00Z">
        <w:r>
          <w:rPr>
            <w:rFonts w:ascii="Courier New" w:hAnsi="Courier New" w:cs="Courier New"/>
            <w:b/>
          </w:rPr>
          <w:t>bli</w:t>
        </w:r>
        <w:del w:id="35858" w:author="Rev 9 Allen Wirfs-Brock" w:date="2012-07-08T15:03:00Z">
          <w:r w:rsidDel="00DF0259">
            <w:rPr>
              <w:rFonts w:ascii="Courier New" w:hAnsi="Courier New" w:cs="Courier New"/>
              <w:b/>
            </w:rPr>
            <w:delText>c</w:delText>
          </w:r>
        </w:del>
      </w:ins>
      <w:ins w:id="35859" w:author="Rev 9 Allen Wirfs-Brock" w:date="2012-07-08T15:03:00Z">
        <w:r w:rsidR="00DF0259">
          <w:rPr>
            <w:rFonts w:ascii="Courier New" w:hAnsi="Courier New" w:cs="Courier New"/>
            <w:b/>
          </w:rPr>
          <w:t>n</w:t>
        </w:r>
      </w:ins>
      <w:ins w:id="35860" w:author="Rev 8 Allen Wirfs-Brock" w:date="2012-05-11T14:33:00Z">
        <w:r>
          <w:rPr>
            <w:rFonts w:ascii="Courier New" w:hAnsi="Courier New" w:cs="Courier New"/>
            <w:b/>
          </w:rPr>
          <w:t>k</w:t>
        </w:r>
      </w:ins>
      <w:ins w:id="35861" w:author="Rev 8 Allen Wirfs-Brock" w:date="2012-05-11T14:32:00Z">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14:paraId="5BB9CA6E" w14:textId="77777777" w:rsidR="007B4ABC" w:rsidRPr="00E77497" w:rsidRDefault="007B4ABC" w:rsidP="007B4ABC">
      <w:pPr>
        <w:pStyle w:val="a4"/>
        <w:rPr>
          <w:ins w:id="35862" w:author="Rev 8 Allen Wirfs-Brock" w:date="2012-05-11T14:33:00Z"/>
        </w:rPr>
      </w:pPr>
      <w:ins w:id="35863" w:author="Rev 8 Allen Wirfs-Brock" w:date="2012-05-11T14:33:00Z">
        <w:r>
          <w:t>String</w:t>
        </w:r>
        <w:r w:rsidRPr="00E77497">
          <w:t>.prototype.</w:t>
        </w:r>
        <w:r>
          <w:t>bold</w:t>
        </w:r>
        <w:r w:rsidRPr="00E77497">
          <w:t xml:space="preserve"> ()</w:t>
        </w:r>
      </w:ins>
    </w:p>
    <w:p w14:paraId="0197CDAF" w14:textId="77777777" w:rsidR="007B4ABC" w:rsidRPr="00E77497" w:rsidRDefault="007B4ABC" w:rsidP="007B4ABC">
      <w:pPr>
        <w:rPr>
          <w:ins w:id="35864" w:author="Rev 8 Allen Wirfs-Brock" w:date="2012-05-11T14:33:00Z"/>
        </w:rPr>
      </w:pPr>
      <w:ins w:id="35865" w:author="Rev 8 Allen Wirfs-Brock" w:date="2012-05-11T14:33:00Z">
        <w:r w:rsidRPr="00E77497">
          <w:t xml:space="preserve">When the </w:t>
        </w:r>
        <w:r>
          <w:rPr>
            <w:b/>
          </w:rPr>
          <w:t>bold</w:t>
        </w:r>
        <w:r w:rsidRPr="00E77497">
          <w:t xml:space="preserve"> method is called with </w:t>
        </w:r>
      </w:ins>
      <w:ins w:id="35866" w:author="Rev 8 Allen Wirfs-Brock" w:date="2012-05-11T14:36:00Z">
        <w:r>
          <w:t xml:space="preserve">no </w:t>
        </w:r>
        <w:r w:rsidRPr="00E77497">
          <w:t>argument</w:t>
        </w:r>
        <w:r>
          <w:t>s</w:t>
        </w:r>
      </w:ins>
      <w:ins w:id="35867" w:author="Rev 8 Allen Wirfs-Brock" w:date="2012-05-11T14:33:00Z">
        <w:r w:rsidRPr="00E77497">
          <w:t>, the following steps are taken:</w:t>
        </w:r>
      </w:ins>
    </w:p>
    <w:p w14:paraId="37BA5F62" w14:textId="77777777" w:rsidR="007B4ABC" w:rsidRDefault="007B4ABC" w:rsidP="007B4ABC">
      <w:pPr>
        <w:pStyle w:val="Alg3"/>
        <w:numPr>
          <w:ilvl w:val="0"/>
          <w:numId w:val="830"/>
        </w:numPr>
        <w:spacing w:after="220"/>
        <w:contextualSpacing/>
        <w:rPr>
          <w:ins w:id="35868" w:author="Rev 8 Allen Wirfs-Brock" w:date="2012-05-11T14:33:00Z"/>
        </w:rPr>
      </w:pPr>
      <w:ins w:id="35869" w:author="Rev 8 Allen Wirfs-Brock" w:date="2012-05-11T14:33:00Z">
        <w:r>
          <w:t xml:space="preserve">Let S be the </w:t>
        </w:r>
        <w:r w:rsidRPr="00891B9F">
          <w:rPr>
            <w:b/>
          </w:rPr>
          <w:t>this</w:t>
        </w:r>
        <w:r>
          <w:t xml:space="preserve"> value.</w:t>
        </w:r>
      </w:ins>
    </w:p>
    <w:p w14:paraId="03E9FDE9" w14:textId="77777777" w:rsidR="007B4ABC" w:rsidRPr="00675B74" w:rsidRDefault="007B4ABC" w:rsidP="007B4ABC">
      <w:pPr>
        <w:pStyle w:val="Alg3"/>
        <w:numPr>
          <w:ilvl w:val="0"/>
          <w:numId w:val="830"/>
        </w:numPr>
        <w:spacing w:after="220"/>
        <w:rPr>
          <w:ins w:id="35870" w:author="Rev 8 Allen Wirfs-Brock" w:date="2012-05-11T14:33:00Z"/>
        </w:rPr>
      </w:pPr>
      <w:ins w:id="35871" w:author="Rev 8 Allen Wirfs-Brock" w:date="2012-05-11T14:33:00Z">
        <w:r w:rsidRPr="00E77497">
          <w:t xml:space="preserve">Return </w:t>
        </w:r>
        <w:r>
          <w:t xml:space="preserve">the result of performing the abstract </w:t>
        </w:r>
      </w:ins>
      <w:ins w:id="35872" w:author="Rev 8 Allen Wirfs-Brock" w:date="2012-05-11T14:42:00Z">
        <w:r w:rsidR="00D034B7">
          <w:t xml:space="preserve">operation </w:t>
        </w:r>
      </w:ins>
      <w:ins w:id="35873" w:author="Rev 8 Allen Wirfs-Brock" w:date="2012-05-11T14:33:00Z">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b</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14:paraId="42BE8147" w14:textId="77777777" w:rsidR="007B4ABC" w:rsidRPr="00E77497" w:rsidRDefault="00BA25B6" w:rsidP="007B4ABC">
      <w:pPr>
        <w:pStyle w:val="a4"/>
        <w:rPr>
          <w:ins w:id="35874" w:author="Rev 8 Allen Wirfs-Brock" w:date="2012-05-11T14:34:00Z"/>
        </w:rPr>
      </w:pPr>
      <w:ins w:id="35875" w:author="Rev 8 Allen Wirfs-Brock" w:date="2012-05-11T13:31:00Z">
        <w:del w:id="35876" w:author="Rev 9 Allen Wirfs-Brock" w:date="2012-06-16T09:28:00Z">
          <w:r w:rsidDel="00362D15">
            <w:delText>A</w:delText>
          </w:r>
        </w:del>
      </w:ins>
      <w:ins w:id="35877" w:author="Rev 8 Allen Wirfs-Brock" w:date="2012-05-11T14:34:00Z">
        <w:del w:id="35878" w:author="Rev 9 Allen Wirfs-Brock" w:date="2012-06-16T09:28:00Z">
          <w:r w:rsidR="007B4ABC" w:rsidRPr="007B4ABC" w:rsidDel="00362D15">
            <w:delText xml:space="preserve"> </w:delText>
          </w:r>
        </w:del>
        <w:r w:rsidR="007B4ABC">
          <w:t>String</w:t>
        </w:r>
        <w:r w:rsidR="007B4ABC" w:rsidRPr="00E77497">
          <w:t>.prototype.</w:t>
        </w:r>
        <w:r w:rsidR="007B4ABC">
          <w:t>fixed</w:t>
        </w:r>
        <w:r w:rsidR="007B4ABC" w:rsidRPr="00E77497">
          <w:t xml:space="preserve"> ()</w:t>
        </w:r>
      </w:ins>
    </w:p>
    <w:p w14:paraId="21724C06" w14:textId="77777777" w:rsidR="007B4ABC" w:rsidRPr="00E77497" w:rsidRDefault="007B4ABC" w:rsidP="007B4ABC">
      <w:pPr>
        <w:rPr>
          <w:ins w:id="35879" w:author="Rev 8 Allen Wirfs-Brock" w:date="2012-05-11T14:34:00Z"/>
        </w:rPr>
      </w:pPr>
      <w:ins w:id="35880" w:author="Rev 8 Allen Wirfs-Brock" w:date="2012-05-11T14:34:00Z">
        <w:r w:rsidRPr="00E77497">
          <w:t xml:space="preserve">When the </w:t>
        </w:r>
        <w:r>
          <w:rPr>
            <w:b/>
          </w:rPr>
          <w:t>fixed</w:t>
        </w:r>
        <w:r w:rsidRPr="00E77497">
          <w:t xml:space="preserve"> method is called with </w:t>
        </w:r>
      </w:ins>
      <w:ins w:id="35881" w:author="Rev 8 Allen Wirfs-Brock" w:date="2012-05-11T14:35:00Z">
        <w:r>
          <w:t xml:space="preserve">no </w:t>
        </w:r>
      </w:ins>
      <w:ins w:id="35882" w:author="Rev 8 Allen Wirfs-Brock" w:date="2012-05-11T14:34:00Z">
        <w:r w:rsidRPr="00E77497">
          <w:t>argument</w:t>
        </w:r>
      </w:ins>
      <w:ins w:id="35883" w:author="Rev 8 Allen Wirfs-Brock" w:date="2012-05-11T14:36:00Z">
        <w:r>
          <w:t>s</w:t>
        </w:r>
      </w:ins>
      <w:ins w:id="35884" w:author="Rev 8 Allen Wirfs-Brock" w:date="2012-05-11T14:34:00Z">
        <w:r w:rsidRPr="00E77497">
          <w:t>, the following steps are taken:</w:t>
        </w:r>
      </w:ins>
    </w:p>
    <w:p w14:paraId="38DB43BE" w14:textId="77777777" w:rsidR="007B4ABC" w:rsidRDefault="007B4ABC" w:rsidP="007B4ABC">
      <w:pPr>
        <w:pStyle w:val="Alg3"/>
        <w:numPr>
          <w:ilvl w:val="0"/>
          <w:numId w:val="831"/>
        </w:numPr>
        <w:spacing w:after="220"/>
        <w:contextualSpacing/>
        <w:rPr>
          <w:ins w:id="35885" w:author="Rev 8 Allen Wirfs-Brock" w:date="2012-05-11T14:34:00Z"/>
        </w:rPr>
      </w:pPr>
      <w:ins w:id="35886" w:author="Rev 8 Allen Wirfs-Brock" w:date="2012-05-11T14:34:00Z">
        <w:r>
          <w:t xml:space="preserve">Let S be the </w:t>
        </w:r>
        <w:r w:rsidRPr="00891B9F">
          <w:rPr>
            <w:b/>
          </w:rPr>
          <w:t>this</w:t>
        </w:r>
        <w:r>
          <w:t xml:space="preserve"> value.</w:t>
        </w:r>
      </w:ins>
    </w:p>
    <w:p w14:paraId="4EC2A764" w14:textId="77777777" w:rsidR="007B4ABC" w:rsidRPr="00675B74" w:rsidRDefault="007B4ABC" w:rsidP="007B4ABC">
      <w:pPr>
        <w:pStyle w:val="Alg3"/>
        <w:numPr>
          <w:ilvl w:val="0"/>
          <w:numId w:val="831"/>
        </w:numPr>
        <w:spacing w:after="220"/>
        <w:rPr>
          <w:ins w:id="35887" w:author="Rev 8 Allen Wirfs-Brock" w:date="2012-05-11T14:34:00Z"/>
        </w:rPr>
      </w:pPr>
      <w:ins w:id="35888" w:author="Rev 8 Allen Wirfs-Brock" w:date="2012-05-11T14:34:00Z">
        <w:r w:rsidRPr="00E77497">
          <w:t xml:space="preserve">Return </w:t>
        </w:r>
        <w:r>
          <w:t xml:space="preserve">the result of performing the abstract </w:t>
        </w:r>
      </w:ins>
      <w:ins w:id="35889" w:author="Rev 8 Allen Wirfs-Brock" w:date="2012-05-11T14:42:00Z">
        <w:r w:rsidR="00D034B7">
          <w:t xml:space="preserve">operation </w:t>
        </w:r>
      </w:ins>
      <w:ins w:id="35890" w:author="Rev 8 Allen Wirfs-Brock" w:date="2012-05-11T14:34:00Z">
        <w:r>
          <w:t xml:space="preserve">CreateHTML with arguments </w:t>
        </w:r>
        <w:r w:rsidRPr="00891B9F">
          <w:rPr>
            <w:i/>
          </w:rPr>
          <w:t>S</w:t>
        </w:r>
        <w:r>
          <w:t xml:space="preserve">, </w:t>
        </w:r>
        <w:r w:rsidRPr="00891B9F">
          <w:rPr>
            <w:rFonts w:ascii="Courier New" w:hAnsi="Courier New" w:cs="Courier New"/>
            <w:b/>
          </w:rPr>
          <w:t>"</w:t>
        </w:r>
      </w:ins>
      <w:ins w:id="35891" w:author="Rev 8 Allen Wirfs-Brock" w:date="2012-05-11T14:35:00Z">
        <w:r>
          <w:rPr>
            <w:rFonts w:ascii="Courier New" w:hAnsi="Courier New" w:cs="Courier New"/>
            <w:b/>
          </w:rPr>
          <w:t>tt</w:t>
        </w:r>
      </w:ins>
      <w:ins w:id="35892" w:author="Rev 8 Allen Wirfs-Brock" w:date="2012-05-11T14:34:00Z">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14:paraId="1C9C793A" w14:textId="77777777" w:rsidR="007B4ABC" w:rsidRPr="00E77497" w:rsidRDefault="007B4ABC" w:rsidP="007B4ABC">
      <w:pPr>
        <w:pStyle w:val="a4"/>
        <w:rPr>
          <w:ins w:id="35893" w:author="Rev 8 Allen Wirfs-Brock" w:date="2012-05-11T14:38:00Z"/>
        </w:rPr>
      </w:pPr>
      <w:ins w:id="35894" w:author="Rev 8 Allen Wirfs-Brock" w:date="2012-05-11T14:38:00Z">
        <w:del w:id="35895" w:author="Rev 9 Allen Wirfs-Brock" w:date="2012-06-16T09:28:00Z">
          <w:r w:rsidDel="00362D15">
            <w:delText>A</w:delText>
          </w:r>
          <w:r w:rsidRPr="007B4ABC" w:rsidDel="00362D15">
            <w:delText xml:space="preserve"> </w:delText>
          </w:r>
        </w:del>
        <w:r>
          <w:t>String</w:t>
        </w:r>
        <w:r w:rsidRPr="00E77497">
          <w:t>.prototype.</w:t>
        </w:r>
        <w:r>
          <w:t>fontcolor</w:t>
        </w:r>
        <w:r w:rsidRPr="00E77497">
          <w:t xml:space="preserve"> (</w:t>
        </w:r>
        <w:r>
          <w:t xml:space="preserve"> color </w:t>
        </w:r>
        <w:r w:rsidRPr="00E77497">
          <w:t>)</w:t>
        </w:r>
      </w:ins>
    </w:p>
    <w:p w14:paraId="39E36E01" w14:textId="77777777" w:rsidR="007B4ABC" w:rsidRPr="00E77497" w:rsidRDefault="007B4ABC" w:rsidP="007B4ABC">
      <w:pPr>
        <w:rPr>
          <w:ins w:id="35896" w:author="Rev 8 Allen Wirfs-Brock" w:date="2012-05-11T14:37:00Z"/>
        </w:rPr>
      </w:pPr>
      <w:ins w:id="35897" w:author="Rev 8 Allen Wirfs-Brock" w:date="2012-05-11T14:37:00Z">
        <w:r w:rsidRPr="00E77497">
          <w:t xml:space="preserve">When the </w:t>
        </w:r>
      </w:ins>
      <w:ins w:id="35898" w:author="Rev 8 Allen Wirfs-Brock" w:date="2012-05-11T14:38:00Z">
        <w:r>
          <w:rPr>
            <w:b/>
          </w:rPr>
          <w:t>fontcolor</w:t>
        </w:r>
      </w:ins>
      <w:ins w:id="35899" w:author="Rev 8 Allen Wirfs-Brock" w:date="2012-05-11T14:37:00Z">
        <w:r w:rsidRPr="00E77497">
          <w:t xml:space="preserve"> method is called with argument</w:t>
        </w:r>
        <w:r>
          <w:t xml:space="preserve"> </w:t>
        </w:r>
      </w:ins>
      <w:ins w:id="35900" w:author="Rev 8 Allen Wirfs-Brock" w:date="2012-05-11T14:38:00Z">
        <w:r>
          <w:rPr>
            <w:rFonts w:ascii="Times New Roman" w:hAnsi="Times New Roman"/>
            <w:i/>
          </w:rPr>
          <w:t>color</w:t>
        </w:r>
      </w:ins>
      <w:ins w:id="35901" w:author="Rev 8 Allen Wirfs-Brock" w:date="2012-05-11T14:37:00Z">
        <w:r w:rsidRPr="00E77497">
          <w:t>, the following steps are taken:</w:t>
        </w:r>
      </w:ins>
    </w:p>
    <w:p w14:paraId="64FFDE39" w14:textId="77777777" w:rsidR="007B4ABC" w:rsidRDefault="007B4ABC" w:rsidP="00D034B7">
      <w:pPr>
        <w:pStyle w:val="Alg3"/>
        <w:numPr>
          <w:ilvl w:val="0"/>
          <w:numId w:val="832"/>
        </w:numPr>
        <w:spacing w:after="220"/>
        <w:contextualSpacing/>
        <w:rPr>
          <w:ins w:id="35902" w:author="Rev 8 Allen Wirfs-Brock" w:date="2012-05-11T14:37:00Z"/>
        </w:rPr>
      </w:pPr>
      <w:ins w:id="35903" w:author="Rev 8 Allen Wirfs-Brock" w:date="2012-05-11T14:37:00Z">
        <w:r>
          <w:t xml:space="preserve">Let S be the </w:t>
        </w:r>
        <w:r w:rsidRPr="00891B9F">
          <w:rPr>
            <w:b/>
          </w:rPr>
          <w:t>this</w:t>
        </w:r>
        <w:r>
          <w:t xml:space="preserve"> value.</w:t>
        </w:r>
      </w:ins>
    </w:p>
    <w:p w14:paraId="46FD23F2" w14:textId="77777777" w:rsidR="007B4ABC" w:rsidRPr="00675B74" w:rsidRDefault="007B4ABC" w:rsidP="00D034B7">
      <w:pPr>
        <w:pStyle w:val="Alg3"/>
        <w:numPr>
          <w:ilvl w:val="0"/>
          <w:numId w:val="832"/>
        </w:numPr>
        <w:spacing w:after="220"/>
        <w:rPr>
          <w:ins w:id="35904" w:author="Rev 8 Allen Wirfs-Brock" w:date="2012-05-11T14:37:00Z"/>
        </w:rPr>
      </w:pPr>
      <w:ins w:id="35905" w:author="Rev 8 Allen Wirfs-Brock" w:date="2012-05-11T14:37:00Z">
        <w:r w:rsidRPr="00E77497">
          <w:t xml:space="preserve">Return </w:t>
        </w:r>
        <w:r>
          <w:t xml:space="preserve">the result of performing the abstract </w:t>
        </w:r>
      </w:ins>
      <w:ins w:id="35906" w:author="Rev 8 Allen Wirfs-Brock" w:date="2012-05-11T14:42:00Z">
        <w:r w:rsidR="00D034B7">
          <w:t xml:space="preserve">operation </w:t>
        </w:r>
      </w:ins>
      <w:ins w:id="35907" w:author="Rev 8 Allen Wirfs-Brock" w:date="2012-05-11T14:37:00Z">
        <w:r>
          <w:t xml:space="preserve">CreateHTML with arguments </w:t>
        </w:r>
        <w:r w:rsidRPr="00891B9F">
          <w:rPr>
            <w:i/>
          </w:rPr>
          <w:t>S</w:t>
        </w:r>
        <w:r>
          <w:t xml:space="preserve">, </w:t>
        </w:r>
        <w:r w:rsidRPr="00891B9F">
          <w:rPr>
            <w:rFonts w:ascii="Courier New" w:hAnsi="Courier New" w:cs="Courier New"/>
            <w:b/>
          </w:rPr>
          <w:t>"</w:t>
        </w:r>
      </w:ins>
      <w:ins w:id="35908" w:author="Rev 8 Allen Wirfs-Brock" w:date="2012-05-11T14:39:00Z">
        <w:r>
          <w:rPr>
            <w:rFonts w:ascii="Courier New" w:hAnsi="Courier New" w:cs="Courier New"/>
            <w:b/>
          </w:rPr>
          <w:t>font</w:t>
        </w:r>
      </w:ins>
      <w:ins w:id="35909" w:author="Rev 8 Allen Wirfs-Brock" w:date="2012-05-11T14:37:00Z">
        <w:r w:rsidRPr="00891B9F">
          <w:rPr>
            <w:rFonts w:ascii="Courier New" w:hAnsi="Courier New" w:cs="Courier New"/>
            <w:b/>
          </w:rPr>
          <w:t>"</w:t>
        </w:r>
        <w:r>
          <w:t xml:space="preserve">, </w:t>
        </w:r>
        <w:r w:rsidRPr="00891B9F">
          <w:rPr>
            <w:rFonts w:ascii="Courier New" w:hAnsi="Courier New" w:cs="Courier New"/>
            <w:b/>
          </w:rPr>
          <w:t>"</w:t>
        </w:r>
      </w:ins>
      <w:ins w:id="35910" w:author="Rev 8 Allen Wirfs-Brock" w:date="2012-05-11T14:39:00Z">
        <w:r>
          <w:rPr>
            <w:rFonts w:ascii="Courier New" w:hAnsi="Courier New" w:cs="Courier New"/>
            <w:b/>
          </w:rPr>
          <w:t>color</w:t>
        </w:r>
      </w:ins>
      <w:ins w:id="35911" w:author="Rev 8 Allen Wirfs-Brock" w:date="2012-05-11T14:37:00Z">
        <w:r w:rsidRPr="00891B9F">
          <w:rPr>
            <w:rFonts w:ascii="Courier New" w:hAnsi="Courier New" w:cs="Courier New"/>
            <w:b/>
          </w:rPr>
          <w:t>"</w:t>
        </w:r>
        <w:r>
          <w:t xml:space="preserve"> and </w:t>
        </w:r>
      </w:ins>
      <w:ins w:id="35912" w:author="Rev 8 Allen Wirfs-Brock" w:date="2012-05-11T14:39:00Z">
        <w:r>
          <w:rPr>
            <w:i/>
          </w:rPr>
          <w:t>color</w:t>
        </w:r>
      </w:ins>
      <w:ins w:id="35913" w:author="Rev 8 Allen Wirfs-Brock" w:date="2012-05-11T14:37:00Z">
        <w:r w:rsidRPr="00675B74">
          <w:t>.</w:t>
        </w:r>
      </w:ins>
    </w:p>
    <w:p w14:paraId="7858E2B0" w14:textId="77777777" w:rsidR="007B4ABC" w:rsidRPr="00E77497" w:rsidRDefault="007B4ABC" w:rsidP="007B4ABC">
      <w:pPr>
        <w:pStyle w:val="a4"/>
        <w:rPr>
          <w:ins w:id="35914" w:author="Rev 8 Allen Wirfs-Brock" w:date="2012-05-11T14:39:00Z"/>
        </w:rPr>
      </w:pPr>
      <w:ins w:id="35915" w:author="Rev 8 Allen Wirfs-Brock" w:date="2012-05-11T14:39:00Z">
        <w:del w:id="35916" w:author="Rev 9 Allen Wirfs-Brock" w:date="2012-06-16T09:28:00Z">
          <w:r w:rsidDel="00362D15">
            <w:delText>A</w:delText>
          </w:r>
          <w:r w:rsidRPr="007B4ABC" w:rsidDel="00362D15">
            <w:delText xml:space="preserve"> </w:delText>
          </w:r>
        </w:del>
        <w:r>
          <w:t>String</w:t>
        </w:r>
        <w:r w:rsidRPr="00E77497">
          <w:t>.prototype.</w:t>
        </w:r>
        <w:r>
          <w:t>fontsize</w:t>
        </w:r>
        <w:r w:rsidRPr="00E77497">
          <w:t xml:space="preserve"> (</w:t>
        </w:r>
        <w:r>
          <w:t xml:space="preserve"> </w:t>
        </w:r>
        <w:r w:rsidR="00D034B7">
          <w:t>size</w:t>
        </w:r>
        <w:r>
          <w:t xml:space="preserve"> </w:t>
        </w:r>
        <w:r w:rsidRPr="00E77497">
          <w:t>)</w:t>
        </w:r>
      </w:ins>
    </w:p>
    <w:p w14:paraId="04FD69BC" w14:textId="77777777" w:rsidR="007B4ABC" w:rsidRPr="00E77497" w:rsidRDefault="007B4ABC" w:rsidP="007B4ABC">
      <w:pPr>
        <w:rPr>
          <w:ins w:id="35917" w:author="Rev 8 Allen Wirfs-Brock" w:date="2012-05-11T14:39:00Z"/>
        </w:rPr>
      </w:pPr>
      <w:ins w:id="35918" w:author="Rev 8 Allen Wirfs-Brock" w:date="2012-05-11T14:39:00Z">
        <w:r w:rsidRPr="00E77497">
          <w:t xml:space="preserve">When the </w:t>
        </w:r>
        <w:r>
          <w:rPr>
            <w:b/>
          </w:rPr>
          <w:t>font</w:t>
        </w:r>
        <w:r w:rsidR="00D034B7">
          <w:rPr>
            <w:b/>
          </w:rPr>
          <w:t>size</w:t>
        </w:r>
        <w:r w:rsidRPr="00E77497">
          <w:t xml:space="preserve"> method is called with argument</w:t>
        </w:r>
        <w:r>
          <w:t xml:space="preserve"> </w:t>
        </w:r>
      </w:ins>
      <w:ins w:id="35919" w:author="Rev 8 Allen Wirfs-Brock" w:date="2012-05-11T14:40:00Z">
        <w:r w:rsidR="00D034B7">
          <w:rPr>
            <w:rFonts w:ascii="Times New Roman" w:hAnsi="Times New Roman"/>
            <w:i/>
          </w:rPr>
          <w:t>size</w:t>
        </w:r>
      </w:ins>
      <w:ins w:id="35920" w:author="Rev 8 Allen Wirfs-Brock" w:date="2012-05-11T14:39:00Z">
        <w:r w:rsidRPr="00E77497">
          <w:t>, the following steps are taken:</w:t>
        </w:r>
      </w:ins>
    </w:p>
    <w:p w14:paraId="08CE0513" w14:textId="77777777" w:rsidR="007B4ABC" w:rsidRDefault="007B4ABC" w:rsidP="00D034B7">
      <w:pPr>
        <w:pStyle w:val="Alg3"/>
        <w:numPr>
          <w:ilvl w:val="0"/>
          <w:numId w:val="833"/>
        </w:numPr>
        <w:spacing w:after="220"/>
        <w:contextualSpacing/>
        <w:rPr>
          <w:ins w:id="35921" w:author="Rev 8 Allen Wirfs-Brock" w:date="2012-05-11T14:39:00Z"/>
        </w:rPr>
      </w:pPr>
      <w:ins w:id="35922" w:author="Rev 8 Allen Wirfs-Brock" w:date="2012-05-11T14:39:00Z">
        <w:r>
          <w:t xml:space="preserve">Let S be the </w:t>
        </w:r>
        <w:r w:rsidRPr="00891B9F">
          <w:rPr>
            <w:b/>
          </w:rPr>
          <w:t>this</w:t>
        </w:r>
        <w:r>
          <w:t xml:space="preserve"> value.</w:t>
        </w:r>
      </w:ins>
    </w:p>
    <w:p w14:paraId="62A57115" w14:textId="77777777" w:rsidR="007B4ABC" w:rsidRPr="00675B74" w:rsidRDefault="007B4ABC" w:rsidP="00D034B7">
      <w:pPr>
        <w:pStyle w:val="Alg3"/>
        <w:numPr>
          <w:ilvl w:val="0"/>
          <w:numId w:val="833"/>
        </w:numPr>
        <w:spacing w:after="220"/>
        <w:rPr>
          <w:ins w:id="35923" w:author="Rev 8 Allen Wirfs-Brock" w:date="2012-05-11T14:39:00Z"/>
        </w:rPr>
      </w:pPr>
      <w:ins w:id="35924" w:author="Rev 8 Allen Wirfs-Brock" w:date="2012-05-11T14:39:00Z">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font</w:t>
        </w:r>
        <w:r w:rsidRPr="00891B9F">
          <w:rPr>
            <w:rFonts w:ascii="Courier New" w:hAnsi="Courier New" w:cs="Courier New"/>
            <w:b/>
          </w:rPr>
          <w:t>"</w:t>
        </w:r>
        <w:r>
          <w:t xml:space="preserve">, </w:t>
        </w:r>
        <w:r w:rsidRPr="00891B9F">
          <w:rPr>
            <w:rFonts w:ascii="Courier New" w:hAnsi="Courier New" w:cs="Courier New"/>
            <w:b/>
          </w:rPr>
          <w:t>"</w:t>
        </w:r>
      </w:ins>
      <w:ins w:id="35925" w:author="Rev 8 Allen Wirfs-Brock" w:date="2012-05-11T14:40:00Z">
        <w:r w:rsidR="00D034B7">
          <w:rPr>
            <w:rFonts w:ascii="Courier New" w:hAnsi="Courier New" w:cs="Courier New"/>
            <w:b/>
          </w:rPr>
          <w:t>size</w:t>
        </w:r>
      </w:ins>
      <w:ins w:id="35926" w:author="Rev 8 Allen Wirfs-Brock" w:date="2012-05-11T14:39:00Z">
        <w:r w:rsidRPr="00891B9F">
          <w:rPr>
            <w:rFonts w:ascii="Courier New" w:hAnsi="Courier New" w:cs="Courier New"/>
            <w:b/>
          </w:rPr>
          <w:t>"</w:t>
        </w:r>
        <w:r>
          <w:t xml:space="preserve"> and </w:t>
        </w:r>
      </w:ins>
      <w:ins w:id="35927" w:author="Rev 8 Allen Wirfs-Brock" w:date="2012-05-11T14:40:00Z">
        <w:r w:rsidR="00D034B7">
          <w:rPr>
            <w:i/>
          </w:rPr>
          <w:t>size</w:t>
        </w:r>
      </w:ins>
      <w:ins w:id="35928" w:author="Rev 8 Allen Wirfs-Brock" w:date="2012-05-11T14:39:00Z">
        <w:r w:rsidRPr="00675B74">
          <w:t>.</w:t>
        </w:r>
      </w:ins>
    </w:p>
    <w:p w14:paraId="7FF021E5" w14:textId="77777777" w:rsidR="00D034B7" w:rsidRPr="00E77497" w:rsidRDefault="00D034B7" w:rsidP="00D034B7">
      <w:pPr>
        <w:pStyle w:val="a4"/>
        <w:rPr>
          <w:ins w:id="35929" w:author="Rev 8 Allen Wirfs-Brock" w:date="2012-05-11T14:41:00Z"/>
        </w:rPr>
      </w:pPr>
      <w:ins w:id="35930" w:author="Rev 8 Allen Wirfs-Brock" w:date="2012-05-11T14:41:00Z">
        <w:del w:id="35931" w:author="Rev 9 Allen Wirfs-Brock" w:date="2012-06-16T09:29:00Z">
          <w:r w:rsidDel="00362D15">
            <w:delText>A</w:delText>
          </w:r>
          <w:r w:rsidRPr="007B4ABC" w:rsidDel="00362D15">
            <w:delText xml:space="preserve"> </w:delText>
          </w:r>
        </w:del>
        <w:r>
          <w:t>String</w:t>
        </w:r>
        <w:r w:rsidRPr="00E77497">
          <w:t>.prototype.</w:t>
        </w:r>
        <w:r>
          <w:t>italics</w:t>
        </w:r>
        <w:r w:rsidRPr="00E77497">
          <w:t xml:space="preserve"> ()</w:t>
        </w:r>
      </w:ins>
    </w:p>
    <w:p w14:paraId="3A514447" w14:textId="77777777" w:rsidR="00D034B7" w:rsidRPr="00E77497" w:rsidRDefault="00D034B7" w:rsidP="00D034B7">
      <w:pPr>
        <w:rPr>
          <w:ins w:id="35932" w:author="Rev 8 Allen Wirfs-Brock" w:date="2012-05-11T14:41:00Z"/>
        </w:rPr>
      </w:pPr>
      <w:ins w:id="35933" w:author="Rev 8 Allen Wirfs-Brock" w:date="2012-05-11T14:41:00Z">
        <w:r w:rsidRPr="00E77497">
          <w:t xml:space="preserve">When the </w:t>
        </w:r>
        <w:r>
          <w:rPr>
            <w:b/>
          </w:rPr>
          <w:t>italics</w:t>
        </w:r>
        <w:r w:rsidRPr="00E77497">
          <w:t xml:space="preserve"> method is called with </w:t>
        </w:r>
        <w:r>
          <w:t xml:space="preserve">no </w:t>
        </w:r>
        <w:r w:rsidRPr="00E77497">
          <w:t>argument</w:t>
        </w:r>
        <w:r>
          <w:t>s</w:t>
        </w:r>
        <w:r w:rsidRPr="00E77497">
          <w:t>, the following steps are taken:</w:t>
        </w:r>
      </w:ins>
    </w:p>
    <w:p w14:paraId="5AB53BD2" w14:textId="77777777" w:rsidR="00D034B7" w:rsidRDefault="00D034B7" w:rsidP="00D034B7">
      <w:pPr>
        <w:pStyle w:val="Alg3"/>
        <w:numPr>
          <w:ilvl w:val="0"/>
          <w:numId w:val="834"/>
        </w:numPr>
        <w:spacing w:after="220"/>
        <w:contextualSpacing/>
        <w:rPr>
          <w:ins w:id="35934" w:author="Rev 8 Allen Wirfs-Brock" w:date="2012-05-11T14:41:00Z"/>
        </w:rPr>
      </w:pPr>
      <w:ins w:id="35935" w:author="Rev 8 Allen Wirfs-Brock" w:date="2012-05-11T14:41:00Z">
        <w:r>
          <w:t xml:space="preserve">Let S be the </w:t>
        </w:r>
        <w:r w:rsidRPr="00891B9F">
          <w:rPr>
            <w:b/>
          </w:rPr>
          <w:t>this</w:t>
        </w:r>
        <w:r>
          <w:t xml:space="preserve"> value.</w:t>
        </w:r>
      </w:ins>
    </w:p>
    <w:p w14:paraId="75C4D3EF" w14:textId="77777777" w:rsidR="00D034B7" w:rsidRPr="00675B74" w:rsidRDefault="00D034B7" w:rsidP="00D034B7">
      <w:pPr>
        <w:pStyle w:val="Alg3"/>
        <w:numPr>
          <w:ilvl w:val="0"/>
          <w:numId w:val="834"/>
        </w:numPr>
        <w:spacing w:after="220"/>
        <w:rPr>
          <w:ins w:id="35936" w:author="Rev 8 Allen Wirfs-Brock" w:date="2012-05-11T14:41:00Z"/>
        </w:rPr>
      </w:pPr>
      <w:ins w:id="35937" w:author="Rev 8 Allen Wirfs-Brock" w:date="2012-05-11T14:41:00Z">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ins>
      <w:ins w:id="35938" w:author="Rev 8 Allen Wirfs-Brock" w:date="2012-05-11T14:42:00Z">
        <w:r>
          <w:rPr>
            <w:rFonts w:ascii="Courier New" w:hAnsi="Courier New" w:cs="Courier New"/>
            <w:b/>
          </w:rPr>
          <w:t>i</w:t>
        </w:r>
      </w:ins>
      <w:ins w:id="35939" w:author="Rev 8 Allen Wirfs-Brock" w:date="2012-05-11T14:41:00Z">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14:paraId="1B036034" w14:textId="77777777" w:rsidR="00D034B7" w:rsidRPr="00E77497" w:rsidRDefault="00D034B7" w:rsidP="00D034B7">
      <w:pPr>
        <w:pStyle w:val="a4"/>
        <w:rPr>
          <w:ins w:id="35940" w:author="Rev 8 Allen Wirfs-Brock" w:date="2012-05-11T14:44:00Z"/>
        </w:rPr>
      </w:pPr>
      <w:ins w:id="35941" w:author="Rev 8 Allen Wirfs-Brock" w:date="2012-05-11T14:44:00Z">
        <w:del w:id="35942" w:author="Rev 9 Allen Wirfs-Brock" w:date="2012-06-16T09:29:00Z">
          <w:r w:rsidDel="00362D15">
            <w:delText>A</w:delText>
          </w:r>
          <w:r w:rsidRPr="007B4ABC" w:rsidDel="00362D15">
            <w:delText xml:space="preserve"> </w:delText>
          </w:r>
        </w:del>
        <w:r>
          <w:t>String</w:t>
        </w:r>
        <w:r w:rsidRPr="00E77497">
          <w:t>.prototype.</w:t>
        </w:r>
        <w:r>
          <w:t>link</w:t>
        </w:r>
        <w:r w:rsidRPr="00E77497">
          <w:t xml:space="preserve"> (</w:t>
        </w:r>
        <w:r>
          <w:t xml:space="preserve"> url </w:t>
        </w:r>
        <w:r w:rsidRPr="00E77497">
          <w:t>)</w:t>
        </w:r>
      </w:ins>
    </w:p>
    <w:p w14:paraId="6B8E5F6A" w14:textId="77777777" w:rsidR="00D034B7" w:rsidRPr="00E77497" w:rsidRDefault="00D034B7" w:rsidP="00D034B7">
      <w:pPr>
        <w:rPr>
          <w:ins w:id="35943" w:author="Rev 8 Allen Wirfs-Brock" w:date="2012-05-11T14:44:00Z"/>
        </w:rPr>
      </w:pPr>
      <w:ins w:id="35944" w:author="Rev 8 Allen Wirfs-Brock" w:date="2012-05-11T14:44:00Z">
        <w:r w:rsidRPr="00E77497">
          <w:t xml:space="preserve">When the </w:t>
        </w:r>
        <w:r>
          <w:rPr>
            <w:b/>
          </w:rPr>
          <w:t>link</w:t>
        </w:r>
        <w:r w:rsidRPr="00E77497">
          <w:t xml:space="preserve"> method is called with argument</w:t>
        </w:r>
        <w:r>
          <w:t xml:space="preserve"> </w:t>
        </w:r>
        <w:r>
          <w:rPr>
            <w:rFonts w:ascii="Times New Roman" w:hAnsi="Times New Roman"/>
            <w:i/>
          </w:rPr>
          <w:t>url</w:t>
        </w:r>
        <w:r w:rsidRPr="00E77497">
          <w:t>, the following steps are taken:</w:t>
        </w:r>
      </w:ins>
    </w:p>
    <w:p w14:paraId="4FEF4C02" w14:textId="77777777" w:rsidR="00D034B7" w:rsidRDefault="00D034B7" w:rsidP="00D034B7">
      <w:pPr>
        <w:pStyle w:val="Alg3"/>
        <w:numPr>
          <w:ilvl w:val="0"/>
          <w:numId w:val="835"/>
        </w:numPr>
        <w:spacing w:after="220"/>
        <w:contextualSpacing/>
        <w:rPr>
          <w:ins w:id="35945" w:author="Rev 8 Allen Wirfs-Brock" w:date="2012-05-11T14:44:00Z"/>
        </w:rPr>
      </w:pPr>
      <w:ins w:id="35946" w:author="Rev 8 Allen Wirfs-Brock" w:date="2012-05-11T14:44:00Z">
        <w:r>
          <w:t xml:space="preserve">Let S be the </w:t>
        </w:r>
        <w:r w:rsidRPr="00891B9F">
          <w:rPr>
            <w:b/>
          </w:rPr>
          <w:t>this</w:t>
        </w:r>
        <w:r>
          <w:t xml:space="preserve"> value.</w:t>
        </w:r>
      </w:ins>
    </w:p>
    <w:p w14:paraId="2A43D526" w14:textId="77777777" w:rsidR="00D034B7" w:rsidRPr="00675B74" w:rsidRDefault="00D034B7" w:rsidP="00D034B7">
      <w:pPr>
        <w:pStyle w:val="Alg3"/>
        <w:numPr>
          <w:ilvl w:val="0"/>
          <w:numId w:val="835"/>
        </w:numPr>
        <w:spacing w:after="220"/>
        <w:rPr>
          <w:ins w:id="35947" w:author="Rev 8 Allen Wirfs-Brock" w:date="2012-05-11T14:44:00Z"/>
        </w:rPr>
      </w:pPr>
      <w:ins w:id="35948" w:author="Rev 8 Allen Wirfs-Brock" w:date="2012-05-11T14:44:00Z">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ins>
      <w:ins w:id="35949" w:author="Rev 8 Allen Wirfs-Brock" w:date="2012-05-11T14:45:00Z">
        <w:r>
          <w:rPr>
            <w:rFonts w:ascii="Courier New" w:hAnsi="Courier New" w:cs="Courier New"/>
            <w:b/>
          </w:rPr>
          <w:t>a</w:t>
        </w:r>
      </w:ins>
      <w:ins w:id="35950" w:author="Rev 8 Allen Wirfs-Brock" w:date="2012-05-11T14:44:00Z">
        <w:r w:rsidRPr="00891B9F">
          <w:rPr>
            <w:rFonts w:ascii="Courier New" w:hAnsi="Courier New" w:cs="Courier New"/>
            <w:b/>
          </w:rPr>
          <w:t>"</w:t>
        </w:r>
        <w:r>
          <w:t xml:space="preserve">, </w:t>
        </w:r>
        <w:r w:rsidRPr="00891B9F">
          <w:rPr>
            <w:rFonts w:ascii="Courier New" w:hAnsi="Courier New" w:cs="Courier New"/>
            <w:b/>
          </w:rPr>
          <w:t>"</w:t>
        </w:r>
      </w:ins>
      <w:ins w:id="35951" w:author="Rev 8 Allen Wirfs-Brock" w:date="2012-05-11T14:45:00Z">
        <w:r>
          <w:rPr>
            <w:rFonts w:ascii="Courier New" w:hAnsi="Courier New" w:cs="Courier New"/>
            <w:b/>
          </w:rPr>
          <w:t>href</w:t>
        </w:r>
      </w:ins>
      <w:ins w:id="35952" w:author="Rev 8 Allen Wirfs-Brock" w:date="2012-05-11T14:44:00Z">
        <w:r w:rsidRPr="00891B9F">
          <w:rPr>
            <w:rFonts w:ascii="Courier New" w:hAnsi="Courier New" w:cs="Courier New"/>
            <w:b/>
          </w:rPr>
          <w:t>"</w:t>
        </w:r>
        <w:r>
          <w:t xml:space="preserve"> and </w:t>
        </w:r>
      </w:ins>
      <w:ins w:id="35953" w:author="Rev 8 Allen Wirfs-Brock" w:date="2012-05-11T14:45:00Z">
        <w:r>
          <w:rPr>
            <w:i/>
          </w:rPr>
          <w:t>url</w:t>
        </w:r>
      </w:ins>
      <w:ins w:id="35954" w:author="Rev 8 Allen Wirfs-Brock" w:date="2012-05-11T14:44:00Z">
        <w:r w:rsidRPr="00675B74">
          <w:t>.</w:t>
        </w:r>
      </w:ins>
    </w:p>
    <w:p w14:paraId="0754E647" w14:textId="77777777" w:rsidR="00D034B7" w:rsidRPr="00E77497" w:rsidRDefault="00D034B7" w:rsidP="00D034B7">
      <w:pPr>
        <w:pStyle w:val="a4"/>
        <w:rPr>
          <w:ins w:id="35955" w:author="Rev 8 Allen Wirfs-Brock" w:date="2012-05-11T14:41:00Z"/>
        </w:rPr>
      </w:pPr>
      <w:ins w:id="35956" w:author="Rev 8 Allen Wirfs-Brock" w:date="2012-05-11T14:41:00Z">
        <w:del w:id="35957" w:author="Rev 9 Allen Wirfs-Brock" w:date="2012-06-16T09:29:00Z">
          <w:r w:rsidDel="00362D15">
            <w:delText>A</w:delText>
          </w:r>
          <w:r w:rsidRPr="007B4ABC" w:rsidDel="00362D15">
            <w:delText xml:space="preserve"> </w:delText>
          </w:r>
        </w:del>
        <w:r>
          <w:t>String</w:t>
        </w:r>
        <w:r w:rsidRPr="00E77497">
          <w:t>.prototype.</w:t>
        </w:r>
      </w:ins>
      <w:ins w:id="35958" w:author="Rev 8 Allen Wirfs-Brock" w:date="2012-05-11T14:45:00Z">
        <w:r>
          <w:t>small</w:t>
        </w:r>
      </w:ins>
      <w:ins w:id="35959" w:author="Rev 8 Allen Wirfs-Brock" w:date="2012-05-11T14:41:00Z">
        <w:r w:rsidRPr="00E77497">
          <w:t xml:space="preserve"> ()</w:t>
        </w:r>
      </w:ins>
    </w:p>
    <w:p w14:paraId="5F12F29B" w14:textId="77777777" w:rsidR="00D034B7" w:rsidRPr="00E77497" w:rsidRDefault="00D034B7" w:rsidP="00D034B7">
      <w:pPr>
        <w:rPr>
          <w:ins w:id="35960" w:author="Rev 8 Allen Wirfs-Brock" w:date="2012-05-11T14:41:00Z"/>
        </w:rPr>
      </w:pPr>
      <w:ins w:id="35961" w:author="Rev 8 Allen Wirfs-Brock" w:date="2012-05-11T14:41:00Z">
        <w:r w:rsidRPr="00E77497">
          <w:t xml:space="preserve">When the </w:t>
        </w:r>
      </w:ins>
      <w:ins w:id="35962" w:author="Rev 8 Allen Wirfs-Brock" w:date="2012-05-11T14:45:00Z">
        <w:r>
          <w:rPr>
            <w:b/>
          </w:rPr>
          <w:t>small</w:t>
        </w:r>
      </w:ins>
      <w:ins w:id="35963" w:author="Rev 8 Allen Wirfs-Brock" w:date="2012-05-11T14:41:00Z">
        <w:r w:rsidRPr="00E77497">
          <w:t xml:space="preserve"> method is called with </w:t>
        </w:r>
        <w:r>
          <w:t xml:space="preserve">no </w:t>
        </w:r>
        <w:r w:rsidRPr="00E77497">
          <w:t>argument</w:t>
        </w:r>
        <w:r>
          <w:t>s</w:t>
        </w:r>
        <w:r w:rsidRPr="00E77497">
          <w:t>, the following steps are taken:</w:t>
        </w:r>
      </w:ins>
    </w:p>
    <w:p w14:paraId="74F202B7" w14:textId="77777777" w:rsidR="00D034B7" w:rsidRDefault="00D034B7" w:rsidP="00D034B7">
      <w:pPr>
        <w:pStyle w:val="Alg3"/>
        <w:numPr>
          <w:ilvl w:val="0"/>
          <w:numId w:val="836"/>
        </w:numPr>
        <w:spacing w:after="220"/>
        <w:contextualSpacing/>
        <w:rPr>
          <w:ins w:id="35964" w:author="Rev 8 Allen Wirfs-Brock" w:date="2012-05-11T14:41:00Z"/>
        </w:rPr>
      </w:pPr>
      <w:ins w:id="35965" w:author="Rev 8 Allen Wirfs-Brock" w:date="2012-05-11T14:41:00Z">
        <w:r>
          <w:t xml:space="preserve">Let S be the </w:t>
        </w:r>
        <w:r w:rsidRPr="00891B9F">
          <w:rPr>
            <w:b/>
          </w:rPr>
          <w:t>this</w:t>
        </w:r>
        <w:r>
          <w:t xml:space="preserve"> value.</w:t>
        </w:r>
      </w:ins>
    </w:p>
    <w:p w14:paraId="035F2197" w14:textId="77777777" w:rsidR="00D034B7" w:rsidRPr="00675B74" w:rsidRDefault="00D034B7" w:rsidP="00D034B7">
      <w:pPr>
        <w:pStyle w:val="Alg3"/>
        <w:numPr>
          <w:ilvl w:val="0"/>
          <w:numId w:val="836"/>
        </w:numPr>
        <w:spacing w:after="220"/>
        <w:rPr>
          <w:ins w:id="35966" w:author="Rev 8 Allen Wirfs-Brock" w:date="2012-05-11T14:41:00Z"/>
        </w:rPr>
      </w:pPr>
      <w:ins w:id="35967" w:author="Rev 8 Allen Wirfs-Brock" w:date="2012-05-11T14:41:00Z">
        <w:r w:rsidRPr="00E77497">
          <w:t xml:space="preserve">Return </w:t>
        </w:r>
        <w:r>
          <w:t>the result of performing the abstract operation</w:t>
        </w:r>
        <w:del w:id="35968" w:author="Rev 9 Allen Wirfs-Brock" w:date="2012-07-07T16:47:00Z">
          <w:r w:rsidDel="00625115">
            <w:delText>s</w:delText>
          </w:r>
        </w:del>
        <w:r>
          <w:t xml:space="preserve"> CreateHTML with arguments </w:t>
        </w:r>
        <w:r w:rsidRPr="00891B9F">
          <w:rPr>
            <w:i/>
          </w:rPr>
          <w:t>S</w:t>
        </w:r>
        <w:r>
          <w:t xml:space="preserve">, </w:t>
        </w:r>
        <w:r w:rsidRPr="00891B9F">
          <w:rPr>
            <w:rFonts w:ascii="Courier New" w:hAnsi="Courier New" w:cs="Courier New"/>
            <w:b/>
          </w:rPr>
          <w:t>"</w:t>
        </w:r>
      </w:ins>
      <w:ins w:id="35969" w:author="Rev 8 Allen Wirfs-Brock" w:date="2012-05-11T14:45:00Z">
        <w:r>
          <w:rPr>
            <w:rFonts w:ascii="Courier New" w:hAnsi="Courier New" w:cs="Courier New"/>
            <w:b/>
          </w:rPr>
          <w:t>small</w:t>
        </w:r>
      </w:ins>
      <w:ins w:id="35970" w:author="Rev 8 Allen Wirfs-Brock" w:date="2012-05-11T14:41:00Z">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14:paraId="7398621D" w14:textId="77777777" w:rsidR="00D034B7" w:rsidRPr="00E77497" w:rsidRDefault="00D034B7" w:rsidP="00D034B7">
      <w:pPr>
        <w:pStyle w:val="a4"/>
        <w:rPr>
          <w:ins w:id="35971" w:author="Rev 8 Allen Wirfs-Brock" w:date="2012-05-11T14:41:00Z"/>
        </w:rPr>
      </w:pPr>
      <w:ins w:id="35972" w:author="Rev 8 Allen Wirfs-Brock" w:date="2012-05-11T14:41:00Z">
        <w:del w:id="35973" w:author="Rev 9 Allen Wirfs-Brock" w:date="2012-06-16T09:29:00Z">
          <w:r w:rsidDel="00362D15">
            <w:delText>A</w:delText>
          </w:r>
          <w:r w:rsidRPr="007B4ABC" w:rsidDel="00362D15">
            <w:delText xml:space="preserve"> </w:delText>
          </w:r>
        </w:del>
        <w:r>
          <w:t>String</w:t>
        </w:r>
        <w:r w:rsidRPr="00E77497">
          <w:t>.prototype.</w:t>
        </w:r>
      </w:ins>
      <w:ins w:id="35974" w:author="Rev 8 Allen Wirfs-Brock" w:date="2012-05-11T14:46:00Z">
        <w:r>
          <w:t>strike</w:t>
        </w:r>
      </w:ins>
      <w:ins w:id="35975" w:author="Rev 8 Allen Wirfs-Brock" w:date="2012-05-11T14:41:00Z">
        <w:r w:rsidRPr="00E77497">
          <w:t xml:space="preserve"> ()</w:t>
        </w:r>
      </w:ins>
    </w:p>
    <w:p w14:paraId="37F8DE95" w14:textId="77777777" w:rsidR="00D034B7" w:rsidRPr="00E77497" w:rsidRDefault="00D034B7" w:rsidP="00D034B7">
      <w:pPr>
        <w:rPr>
          <w:ins w:id="35976" w:author="Rev 8 Allen Wirfs-Brock" w:date="2012-05-11T14:41:00Z"/>
        </w:rPr>
      </w:pPr>
      <w:ins w:id="35977" w:author="Rev 8 Allen Wirfs-Brock" w:date="2012-05-11T14:41:00Z">
        <w:r w:rsidRPr="00E77497">
          <w:t xml:space="preserve">When the </w:t>
        </w:r>
      </w:ins>
      <w:ins w:id="35978" w:author="Rev 8 Allen Wirfs-Brock" w:date="2012-05-11T14:46:00Z">
        <w:r>
          <w:rPr>
            <w:b/>
          </w:rPr>
          <w:t>strike</w:t>
        </w:r>
      </w:ins>
      <w:ins w:id="35979" w:author="Rev 8 Allen Wirfs-Brock" w:date="2012-05-11T14:41:00Z">
        <w:r w:rsidRPr="00E77497">
          <w:t xml:space="preserve"> method is called with </w:t>
        </w:r>
        <w:r>
          <w:t xml:space="preserve">no </w:t>
        </w:r>
        <w:r w:rsidRPr="00E77497">
          <w:t>argument</w:t>
        </w:r>
        <w:r>
          <w:t>s</w:t>
        </w:r>
        <w:r w:rsidRPr="00E77497">
          <w:t>, the following steps are taken:</w:t>
        </w:r>
      </w:ins>
    </w:p>
    <w:p w14:paraId="617FD145" w14:textId="77777777" w:rsidR="00D034B7" w:rsidRDefault="00D034B7" w:rsidP="00D034B7">
      <w:pPr>
        <w:pStyle w:val="Alg3"/>
        <w:numPr>
          <w:ilvl w:val="0"/>
          <w:numId w:val="837"/>
        </w:numPr>
        <w:spacing w:after="220"/>
        <w:contextualSpacing/>
        <w:rPr>
          <w:ins w:id="35980" w:author="Rev 8 Allen Wirfs-Brock" w:date="2012-05-11T14:41:00Z"/>
        </w:rPr>
      </w:pPr>
      <w:ins w:id="35981" w:author="Rev 8 Allen Wirfs-Brock" w:date="2012-05-11T14:41:00Z">
        <w:r>
          <w:t xml:space="preserve">Let S be the </w:t>
        </w:r>
        <w:r w:rsidRPr="00891B9F">
          <w:rPr>
            <w:b/>
          </w:rPr>
          <w:t>this</w:t>
        </w:r>
        <w:r>
          <w:t xml:space="preserve"> value.</w:t>
        </w:r>
      </w:ins>
    </w:p>
    <w:p w14:paraId="7F8C276B" w14:textId="77777777" w:rsidR="00D034B7" w:rsidRPr="00675B74" w:rsidRDefault="00D034B7" w:rsidP="00D034B7">
      <w:pPr>
        <w:pStyle w:val="Alg3"/>
        <w:numPr>
          <w:ilvl w:val="0"/>
          <w:numId w:val="837"/>
        </w:numPr>
        <w:spacing w:after="220"/>
        <w:rPr>
          <w:ins w:id="35982" w:author="Rev 8 Allen Wirfs-Brock" w:date="2012-05-11T14:41:00Z"/>
        </w:rPr>
      </w:pPr>
      <w:ins w:id="35983" w:author="Rev 8 Allen Wirfs-Brock" w:date="2012-05-11T14:41:00Z">
        <w:r w:rsidRPr="00E77497">
          <w:t xml:space="preserve">Return </w:t>
        </w:r>
        <w:del w:id="35984" w:author="Rev 9 Allen Wirfs-Brock" w:date="2012-07-07T16:45:00Z">
          <w:r w:rsidDel="00625115">
            <w:delText xml:space="preserve">return </w:delText>
          </w:r>
        </w:del>
        <w:r>
          <w:t>the result of performing the abstract operation</w:t>
        </w:r>
        <w:del w:id="35985" w:author="Rev 9 Allen Wirfs-Brock" w:date="2012-07-07T16:47:00Z">
          <w:r w:rsidDel="00625115">
            <w:delText>s</w:delText>
          </w:r>
        </w:del>
        <w:r>
          <w:t xml:space="preserve"> CreateHTML with arguments </w:t>
        </w:r>
        <w:r w:rsidRPr="00891B9F">
          <w:rPr>
            <w:i/>
          </w:rPr>
          <w:t>S</w:t>
        </w:r>
        <w:r>
          <w:t xml:space="preserve">, </w:t>
        </w:r>
        <w:r w:rsidRPr="00891B9F">
          <w:rPr>
            <w:rFonts w:ascii="Courier New" w:hAnsi="Courier New" w:cs="Courier New"/>
            <w:b/>
          </w:rPr>
          <w:t>"</w:t>
        </w:r>
      </w:ins>
      <w:ins w:id="35986" w:author="Rev 8 Allen Wirfs-Brock" w:date="2012-05-11T14:46:00Z">
        <w:r>
          <w:rPr>
            <w:rFonts w:ascii="Courier New" w:hAnsi="Courier New" w:cs="Courier New"/>
            <w:b/>
          </w:rPr>
          <w:t>strike</w:t>
        </w:r>
      </w:ins>
      <w:ins w:id="35987" w:author="Rev 8 Allen Wirfs-Brock" w:date="2012-05-11T14:41:00Z">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14:paraId="3ED12E87" w14:textId="77777777" w:rsidR="00D034B7" w:rsidRPr="00E77497" w:rsidRDefault="00D034B7" w:rsidP="00D034B7">
      <w:pPr>
        <w:pStyle w:val="a4"/>
        <w:rPr>
          <w:ins w:id="35988" w:author="Rev 8 Allen Wirfs-Brock" w:date="2012-05-11T14:41:00Z"/>
        </w:rPr>
      </w:pPr>
      <w:ins w:id="35989" w:author="Rev 8 Allen Wirfs-Brock" w:date="2012-05-11T14:41:00Z">
        <w:del w:id="35990" w:author="Rev 9 Allen Wirfs-Brock" w:date="2012-06-16T09:29:00Z">
          <w:r w:rsidDel="00362D15">
            <w:delText>A</w:delText>
          </w:r>
          <w:r w:rsidRPr="007B4ABC" w:rsidDel="00362D15">
            <w:delText xml:space="preserve"> </w:delText>
          </w:r>
        </w:del>
        <w:r>
          <w:t>String</w:t>
        </w:r>
        <w:r w:rsidRPr="00E77497">
          <w:t>.prototype.</w:t>
        </w:r>
      </w:ins>
      <w:ins w:id="35991" w:author="Rev 8 Allen Wirfs-Brock" w:date="2012-05-11T14:47:00Z">
        <w:r>
          <w:t>sub</w:t>
        </w:r>
      </w:ins>
      <w:ins w:id="35992" w:author="Rev 8 Allen Wirfs-Brock" w:date="2012-05-11T14:41:00Z">
        <w:r w:rsidRPr="00E77497">
          <w:t xml:space="preserve"> ()</w:t>
        </w:r>
      </w:ins>
    </w:p>
    <w:p w14:paraId="79F2D837" w14:textId="77777777" w:rsidR="00D034B7" w:rsidRPr="00E77497" w:rsidRDefault="00D034B7" w:rsidP="00D034B7">
      <w:pPr>
        <w:rPr>
          <w:ins w:id="35993" w:author="Rev 8 Allen Wirfs-Brock" w:date="2012-05-11T14:41:00Z"/>
        </w:rPr>
      </w:pPr>
      <w:ins w:id="35994" w:author="Rev 8 Allen Wirfs-Brock" w:date="2012-05-11T14:41:00Z">
        <w:r w:rsidRPr="00E77497">
          <w:t xml:space="preserve">When the </w:t>
        </w:r>
      </w:ins>
      <w:ins w:id="35995" w:author="Rev 8 Allen Wirfs-Brock" w:date="2012-05-11T14:47:00Z">
        <w:r>
          <w:rPr>
            <w:b/>
          </w:rPr>
          <w:t>sub</w:t>
        </w:r>
      </w:ins>
      <w:ins w:id="35996" w:author="Rev 8 Allen Wirfs-Brock" w:date="2012-05-11T14:41:00Z">
        <w:r w:rsidRPr="00E77497">
          <w:t xml:space="preserve"> method is called with </w:t>
        </w:r>
        <w:r>
          <w:t xml:space="preserve">no </w:t>
        </w:r>
        <w:r w:rsidRPr="00E77497">
          <w:t>argument</w:t>
        </w:r>
        <w:r>
          <w:t>s</w:t>
        </w:r>
        <w:r w:rsidRPr="00E77497">
          <w:t>, the following steps are taken:</w:t>
        </w:r>
      </w:ins>
    </w:p>
    <w:p w14:paraId="745DBAC0" w14:textId="77777777" w:rsidR="00D034B7" w:rsidRDefault="00D034B7" w:rsidP="00D034B7">
      <w:pPr>
        <w:pStyle w:val="Alg3"/>
        <w:numPr>
          <w:ilvl w:val="0"/>
          <w:numId w:val="838"/>
        </w:numPr>
        <w:spacing w:after="220"/>
        <w:contextualSpacing/>
        <w:rPr>
          <w:ins w:id="35997" w:author="Rev 8 Allen Wirfs-Brock" w:date="2012-05-11T14:41:00Z"/>
        </w:rPr>
      </w:pPr>
      <w:ins w:id="35998" w:author="Rev 8 Allen Wirfs-Brock" w:date="2012-05-11T14:41:00Z">
        <w:r>
          <w:t xml:space="preserve">Let S be the </w:t>
        </w:r>
        <w:r w:rsidRPr="00891B9F">
          <w:rPr>
            <w:b/>
          </w:rPr>
          <w:t>this</w:t>
        </w:r>
        <w:r>
          <w:t xml:space="preserve"> value.</w:t>
        </w:r>
      </w:ins>
    </w:p>
    <w:p w14:paraId="4AD252DB" w14:textId="77777777" w:rsidR="00D034B7" w:rsidRPr="00675B74" w:rsidRDefault="00D034B7" w:rsidP="00D034B7">
      <w:pPr>
        <w:pStyle w:val="Alg3"/>
        <w:numPr>
          <w:ilvl w:val="0"/>
          <w:numId w:val="838"/>
        </w:numPr>
        <w:spacing w:after="220"/>
        <w:rPr>
          <w:ins w:id="35999" w:author="Rev 8 Allen Wirfs-Brock" w:date="2012-05-11T14:41:00Z"/>
        </w:rPr>
      </w:pPr>
      <w:ins w:id="36000" w:author="Rev 8 Allen Wirfs-Brock" w:date="2012-05-11T14:41:00Z">
        <w:r w:rsidRPr="00E77497">
          <w:t xml:space="preserve">Return </w:t>
        </w:r>
        <w:del w:id="36001" w:author="Rev 9 Allen Wirfs-Brock" w:date="2012-07-07T16:45:00Z">
          <w:r w:rsidDel="00625115">
            <w:delText xml:space="preserve">return </w:delText>
          </w:r>
        </w:del>
        <w:r>
          <w:t>the result of performing the abstract operation</w:t>
        </w:r>
        <w:del w:id="36002" w:author="Rev 9 Allen Wirfs-Brock" w:date="2012-07-07T16:47:00Z">
          <w:r w:rsidDel="00625115">
            <w:delText>s</w:delText>
          </w:r>
        </w:del>
        <w:r>
          <w:t xml:space="preserve"> CreateHTML with arguments </w:t>
        </w:r>
        <w:r w:rsidRPr="00891B9F">
          <w:rPr>
            <w:i/>
          </w:rPr>
          <w:t>S</w:t>
        </w:r>
        <w:r>
          <w:t xml:space="preserve">, </w:t>
        </w:r>
        <w:r w:rsidRPr="00891B9F">
          <w:rPr>
            <w:rFonts w:ascii="Courier New" w:hAnsi="Courier New" w:cs="Courier New"/>
            <w:b/>
          </w:rPr>
          <w:t>"</w:t>
        </w:r>
      </w:ins>
      <w:ins w:id="36003" w:author="Rev 8 Allen Wirfs-Brock" w:date="2012-05-11T14:47:00Z">
        <w:r>
          <w:rPr>
            <w:rFonts w:ascii="Courier New" w:hAnsi="Courier New" w:cs="Courier New"/>
            <w:b/>
          </w:rPr>
          <w:t>sub</w:t>
        </w:r>
      </w:ins>
      <w:ins w:id="36004" w:author="Rev 8 Allen Wirfs-Brock" w:date="2012-05-11T14:41:00Z">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14:paraId="01C18630" w14:textId="77777777" w:rsidR="00D034B7" w:rsidRPr="00E77497" w:rsidRDefault="00D034B7" w:rsidP="00D034B7">
      <w:pPr>
        <w:pStyle w:val="a4"/>
        <w:rPr>
          <w:ins w:id="36005" w:author="Rev 8 Allen Wirfs-Brock" w:date="2012-05-11T14:47:00Z"/>
        </w:rPr>
      </w:pPr>
      <w:ins w:id="36006" w:author="Rev 8 Allen Wirfs-Brock" w:date="2012-05-11T14:47:00Z">
        <w:del w:id="36007" w:author="Rev 9 Allen Wirfs-Brock" w:date="2012-06-16T09:29:00Z">
          <w:r w:rsidDel="00362D15">
            <w:delText>A</w:delText>
          </w:r>
          <w:r w:rsidRPr="007B4ABC" w:rsidDel="00362D15">
            <w:delText xml:space="preserve"> </w:delText>
          </w:r>
        </w:del>
        <w:r>
          <w:t>String</w:t>
        </w:r>
        <w:r w:rsidRPr="00E77497">
          <w:t>.prototype.</w:t>
        </w:r>
        <w:r>
          <w:t>sup</w:t>
        </w:r>
        <w:r w:rsidRPr="00E77497">
          <w:t xml:space="preserve"> ()</w:t>
        </w:r>
      </w:ins>
    </w:p>
    <w:p w14:paraId="78457EC1" w14:textId="77777777" w:rsidR="00D034B7" w:rsidRPr="00E77497" w:rsidRDefault="00D034B7" w:rsidP="00D034B7">
      <w:pPr>
        <w:rPr>
          <w:ins w:id="36008" w:author="Rev 8 Allen Wirfs-Brock" w:date="2012-05-11T14:47:00Z"/>
        </w:rPr>
      </w:pPr>
      <w:ins w:id="36009" w:author="Rev 8 Allen Wirfs-Brock" w:date="2012-05-11T14:47:00Z">
        <w:r w:rsidRPr="00E77497">
          <w:t xml:space="preserve">When the </w:t>
        </w:r>
        <w:r>
          <w:rPr>
            <w:b/>
          </w:rPr>
          <w:t>su</w:t>
        </w:r>
      </w:ins>
      <w:ins w:id="36010" w:author="Rev 8 Allen Wirfs-Brock" w:date="2012-05-11T14:48:00Z">
        <w:r>
          <w:rPr>
            <w:b/>
          </w:rPr>
          <w:t>p</w:t>
        </w:r>
      </w:ins>
      <w:ins w:id="36011" w:author="Rev 8 Allen Wirfs-Brock" w:date="2012-05-11T14:47:00Z">
        <w:r w:rsidRPr="00E77497">
          <w:t xml:space="preserve"> method is called with </w:t>
        </w:r>
        <w:r>
          <w:t xml:space="preserve">no </w:t>
        </w:r>
        <w:r w:rsidRPr="00E77497">
          <w:t>argument</w:t>
        </w:r>
        <w:r>
          <w:t>s</w:t>
        </w:r>
        <w:r w:rsidRPr="00E77497">
          <w:t>, the following steps are taken:</w:t>
        </w:r>
      </w:ins>
    </w:p>
    <w:p w14:paraId="1D1CAF79" w14:textId="77777777" w:rsidR="00D034B7" w:rsidRDefault="00D034B7" w:rsidP="00D034B7">
      <w:pPr>
        <w:pStyle w:val="Alg3"/>
        <w:numPr>
          <w:ilvl w:val="0"/>
          <w:numId w:val="839"/>
        </w:numPr>
        <w:spacing w:after="220"/>
        <w:contextualSpacing/>
        <w:rPr>
          <w:ins w:id="36012" w:author="Rev 8 Allen Wirfs-Brock" w:date="2012-05-11T14:47:00Z"/>
        </w:rPr>
      </w:pPr>
      <w:ins w:id="36013" w:author="Rev 8 Allen Wirfs-Brock" w:date="2012-05-11T14:47:00Z">
        <w:r>
          <w:t xml:space="preserve">Let S be the </w:t>
        </w:r>
        <w:r w:rsidRPr="00891B9F">
          <w:rPr>
            <w:b/>
          </w:rPr>
          <w:t>this</w:t>
        </w:r>
        <w:r>
          <w:t xml:space="preserve"> value.</w:t>
        </w:r>
      </w:ins>
    </w:p>
    <w:p w14:paraId="70847B03" w14:textId="77777777" w:rsidR="00D034B7" w:rsidRPr="00675B74" w:rsidRDefault="00D034B7" w:rsidP="00D034B7">
      <w:pPr>
        <w:pStyle w:val="Alg3"/>
        <w:numPr>
          <w:ilvl w:val="0"/>
          <w:numId w:val="839"/>
        </w:numPr>
        <w:spacing w:after="220"/>
        <w:rPr>
          <w:ins w:id="36014" w:author="Rev 8 Allen Wirfs-Brock" w:date="2012-05-11T14:47:00Z"/>
        </w:rPr>
      </w:pPr>
      <w:ins w:id="36015" w:author="Rev 8 Allen Wirfs-Brock" w:date="2012-05-11T14:47:00Z">
        <w:r w:rsidRPr="00E77497">
          <w:t xml:space="preserve">Return </w:t>
        </w:r>
        <w:del w:id="36016" w:author="Rev 9 Allen Wirfs-Brock" w:date="2012-07-07T16:45:00Z">
          <w:r w:rsidDel="00625115">
            <w:delText xml:space="preserve">return </w:delText>
          </w:r>
        </w:del>
        <w:r>
          <w:t>the result of performing the abstract operation</w:t>
        </w:r>
        <w:del w:id="36017" w:author="Rev 9 Allen Wirfs-Brock" w:date="2012-07-07T16:47:00Z">
          <w:r w:rsidDel="00625115">
            <w:delText>s</w:delText>
          </w:r>
        </w:del>
        <w:r>
          <w:t xml:space="preserve">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su</w:t>
        </w:r>
      </w:ins>
      <w:ins w:id="36018" w:author="Rev 8 Allen Wirfs-Brock" w:date="2012-05-11T14:48:00Z">
        <w:r>
          <w:rPr>
            <w:rFonts w:ascii="Courier New" w:hAnsi="Courier New" w:cs="Courier New"/>
            <w:b/>
          </w:rPr>
          <w:t>p</w:t>
        </w:r>
      </w:ins>
      <w:ins w:id="36019" w:author="Rev 8 Allen Wirfs-Brock" w:date="2012-05-11T14:47:00Z">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ins>
    </w:p>
    <w:p w14:paraId="25701BED" w14:textId="77777777" w:rsidR="00BA25B6" w:rsidRPr="00E77497" w:rsidRDefault="007B4ABC" w:rsidP="00BA25B6">
      <w:pPr>
        <w:pStyle w:val="a3"/>
        <w:rPr>
          <w:ins w:id="36020" w:author="Rev 8 Allen Wirfs-Brock" w:date="2012-05-11T13:31:00Z"/>
        </w:rPr>
      </w:pPr>
      <w:bookmarkStart w:id="36021" w:name="_Toc336509701"/>
      <w:ins w:id="36022" w:author="Rev 8 Allen Wirfs-Brock" w:date="2012-05-11T14:35:00Z">
        <w:r>
          <w:t>A</w:t>
        </w:r>
      </w:ins>
      <w:ins w:id="36023" w:author="Rev 8 Allen Wirfs-Brock" w:date="2012-05-11T13:31:00Z">
        <w:r w:rsidR="00BA25B6">
          <w:t>dditional Properties of the Date</w:t>
        </w:r>
        <w:r w:rsidR="00BA25B6" w:rsidRPr="00E77497">
          <w:t>.prototype</w:t>
        </w:r>
        <w:r w:rsidR="00BA25B6">
          <w:t xml:space="preserve"> Object</w:t>
        </w:r>
        <w:bookmarkEnd w:id="36021"/>
      </w:ins>
    </w:p>
    <w:p w14:paraId="58EC140F" w14:textId="77777777" w:rsidR="00E80769" w:rsidRPr="00E77497" w:rsidRDefault="00E80769" w:rsidP="00BA25B6">
      <w:pPr>
        <w:pStyle w:val="a4"/>
      </w:pPr>
      <w:r w:rsidRPr="00E77497">
        <w:t>Date.prototype.getYear ( )</w:t>
      </w:r>
      <w:bookmarkEnd w:id="35650"/>
      <w:bookmarkEnd w:id="35651"/>
      <w:bookmarkEnd w:id="35652"/>
      <w:bookmarkEnd w:id="35653"/>
      <w:bookmarkEnd w:id="35654"/>
      <w:bookmarkEnd w:id="35655"/>
      <w:bookmarkEnd w:id="35656"/>
      <w:bookmarkEnd w:id="35657"/>
      <w:bookmarkEnd w:id="35658"/>
      <w:bookmarkEnd w:id="35659"/>
      <w:bookmarkEnd w:id="35660"/>
      <w:bookmarkEnd w:id="35661"/>
      <w:bookmarkEnd w:id="35662"/>
      <w:bookmarkEnd w:id="35663"/>
      <w:bookmarkEnd w:id="35664"/>
    </w:p>
    <w:p w14:paraId="73CA6FCB" w14:textId="77777777" w:rsidR="00E80769" w:rsidRPr="00E77497" w:rsidRDefault="00E80769" w:rsidP="00E80769">
      <w:pPr>
        <w:pStyle w:val="Note"/>
      </w:pPr>
      <w:r w:rsidRPr="00E77497">
        <w:t>NOTE</w:t>
      </w:r>
      <w:r w:rsidRPr="00E77497">
        <w:tab/>
        <w:t xml:space="preserve">The </w:t>
      </w:r>
      <w:r w:rsidRPr="00E77497">
        <w:rPr>
          <w:rFonts w:ascii="Courier New" w:hAnsi="Courier New"/>
          <w:b/>
        </w:rPr>
        <w:t>getFullYear</w:t>
      </w:r>
      <w:r w:rsidRPr="00E77497">
        <w:t xml:space="preserve"> method is preferred for nearly all purposes, because it avoids the “year 2000 problem.”</w:t>
      </w:r>
    </w:p>
    <w:p w14:paraId="382FB19D" w14:textId="77777777" w:rsidR="00E80769" w:rsidRPr="00E77497" w:rsidRDefault="00E80769" w:rsidP="00E80769">
      <w:r w:rsidRPr="00E77497">
        <w:t xml:space="preserve">When the </w:t>
      </w:r>
      <w:r w:rsidRPr="00E77497">
        <w:rPr>
          <w:b/>
        </w:rPr>
        <w:t>getYear</w:t>
      </w:r>
      <w:r w:rsidRPr="00E77497">
        <w:t xml:space="preserve"> method is called with no arguments, the following steps are taken:</w:t>
      </w:r>
    </w:p>
    <w:p w14:paraId="18BD990C" w14:textId="77777777" w:rsidR="00E80769" w:rsidRPr="00E77497" w:rsidRDefault="00E80769" w:rsidP="00735F3E">
      <w:pPr>
        <w:pStyle w:val="Alg3"/>
        <w:numPr>
          <w:ilvl w:val="0"/>
          <w:numId w:val="840"/>
        </w:numPr>
      </w:pPr>
      <w:r w:rsidRPr="00E77497">
        <w:t xml:space="preserve">Let </w:t>
      </w:r>
      <w:r w:rsidRPr="00E77497">
        <w:rPr>
          <w:i/>
        </w:rPr>
        <w:t>t</w:t>
      </w:r>
      <w:r w:rsidRPr="00E77497">
        <w:t xml:space="preserve"> be this time value.</w:t>
      </w:r>
    </w:p>
    <w:p w14:paraId="3CA52000" w14:textId="77777777" w:rsidR="00242BA0" w:rsidRDefault="00242BA0" w:rsidP="00242BA0">
      <w:pPr>
        <w:pStyle w:val="M4"/>
        <w:numPr>
          <w:ilvl w:val="0"/>
          <w:numId w:val="840"/>
        </w:numPr>
        <w:spacing w:after="0"/>
        <w:rPr>
          <w:ins w:id="36024" w:author="Rev 8 Allen Wirfs-Brock" w:date="2012-05-11T15:23:00Z"/>
        </w:rPr>
      </w:pPr>
      <w:ins w:id="36025" w:author="Rev 8 Allen Wirfs-Brock" w:date="2012-05-11T15:23:00Z">
        <w:r>
          <w:t>ReturnIfAbrupt(</w:t>
        </w:r>
        <w:r w:rsidRPr="00242BA0">
          <w:rPr>
            <w:i/>
          </w:rPr>
          <w:t>t</w:t>
        </w:r>
        <w:r>
          <w:t>).</w:t>
        </w:r>
      </w:ins>
    </w:p>
    <w:p w14:paraId="25C97425" w14:textId="77777777" w:rsidR="00E80769" w:rsidRPr="00E77497" w:rsidRDefault="00E80769" w:rsidP="00735F3E">
      <w:pPr>
        <w:pStyle w:val="Alg3"/>
        <w:numPr>
          <w:ilvl w:val="0"/>
          <w:numId w:val="840"/>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14:paraId="3C79889B" w14:textId="77777777" w:rsidR="00E80769" w:rsidRPr="00675B74" w:rsidRDefault="00E80769" w:rsidP="00735F3E">
      <w:pPr>
        <w:pStyle w:val="Alg3"/>
        <w:numPr>
          <w:ilvl w:val="0"/>
          <w:numId w:val="840"/>
        </w:numPr>
        <w:spacing w:after="220"/>
      </w:pPr>
      <w:r w:rsidRPr="00E77497">
        <w:t>Return YearFromTime(LocalTime(</w:t>
      </w:r>
      <w:r w:rsidRPr="00E77497">
        <w:rPr>
          <w:i/>
        </w:rPr>
        <w:t>t</w:t>
      </w:r>
      <w:r w:rsidRPr="00E77497">
        <w:t xml:space="preserve">)) </w:t>
      </w:r>
      <w:r w:rsidRPr="00675B74">
        <w:sym w:font="Symbol" w:char="F02D"/>
      </w:r>
      <w:r w:rsidRPr="00675B74">
        <w:t xml:space="preserve"> 1900.</w:t>
      </w:r>
    </w:p>
    <w:p w14:paraId="1D7A81FF" w14:textId="77777777" w:rsidR="00E80769" w:rsidRPr="00E77497" w:rsidRDefault="00E80769" w:rsidP="00BA25B6">
      <w:pPr>
        <w:pStyle w:val="a4"/>
      </w:pPr>
      <w:bookmarkStart w:id="36026" w:name="_Ref457724074"/>
      <w:bookmarkStart w:id="36027" w:name="_Toc472818988"/>
      <w:bookmarkStart w:id="36028" w:name="_Toc474641703"/>
      <w:bookmarkStart w:id="36029" w:name="_Toc235503574"/>
      <w:bookmarkStart w:id="36030" w:name="_Toc236208662"/>
      <w:bookmarkStart w:id="36031" w:name="_Toc241509348"/>
      <w:bookmarkStart w:id="36032" w:name="_Toc241557825"/>
      <w:bookmarkStart w:id="36033" w:name="_Toc244416835"/>
      <w:bookmarkStart w:id="36034" w:name="_Toc244657775"/>
      <w:bookmarkStart w:id="36035" w:name="_Toc246652515"/>
      <w:bookmarkStart w:id="36036" w:name="_Toc253562064"/>
      <w:bookmarkStart w:id="36037" w:name="_Toc268506080"/>
      <w:bookmarkStart w:id="36038" w:name="_Toc276631199"/>
      <w:bookmarkStart w:id="36039" w:name="_Toc277944243"/>
      <w:bookmarkStart w:id="36040" w:name="_Toc153968588"/>
      <w:r w:rsidRPr="00E77497">
        <w:t>Date.prototype.setYear (year)</w:t>
      </w:r>
      <w:bookmarkEnd w:id="36026"/>
      <w:bookmarkEnd w:id="36027"/>
      <w:bookmarkEnd w:id="36028"/>
      <w:bookmarkEnd w:id="36029"/>
      <w:bookmarkEnd w:id="36030"/>
      <w:bookmarkEnd w:id="36031"/>
      <w:bookmarkEnd w:id="36032"/>
      <w:bookmarkEnd w:id="36033"/>
      <w:bookmarkEnd w:id="36034"/>
      <w:bookmarkEnd w:id="36035"/>
      <w:bookmarkEnd w:id="36036"/>
      <w:bookmarkEnd w:id="36037"/>
      <w:bookmarkEnd w:id="36038"/>
      <w:bookmarkEnd w:id="36039"/>
      <w:bookmarkEnd w:id="36040"/>
    </w:p>
    <w:p w14:paraId="7FD9C563" w14:textId="77777777" w:rsidR="00E80769" w:rsidRPr="00E77497" w:rsidRDefault="00E80769" w:rsidP="00E80769">
      <w:pPr>
        <w:pStyle w:val="Note"/>
      </w:pPr>
      <w:r w:rsidRPr="00E77497">
        <w:t>NOTE</w:t>
      </w:r>
      <w:r w:rsidRPr="00E77497">
        <w:tab/>
        <w:t xml:space="preserve">The </w:t>
      </w:r>
      <w:r w:rsidRPr="00E77497">
        <w:rPr>
          <w:rFonts w:ascii="Courier New" w:hAnsi="Courier New"/>
          <w:b/>
        </w:rPr>
        <w:t>setFullYear</w:t>
      </w:r>
      <w:r w:rsidRPr="00E77497">
        <w:t xml:space="preserve"> method is preferred for nearly all purposes, because it avoids the “year 2000 problem.”</w:t>
      </w:r>
    </w:p>
    <w:p w14:paraId="6076582E" w14:textId="77777777" w:rsidR="00E80769" w:rsidRPr="00E77497" w:rsidRDefault="00E80769" w:rsidP="00E80769">
      <w:r w:rsidRPr="00E77497">
        <w:t xml:space="preserve">When the </w:t>
      </w:r>
      <w:r w:rsidRPr="00E77497">
        <w:rPr>
          <w:b/>
        </w:rPr>
        <w:t>setYear</w:t>
      </w:r>
      <w:r w:rsidRPr="00E77497">
        <w:t xml:space="preserve"> method is called with one argument </w:t>
      </w:r>
      <w:r w:rsidRPr="00E77497">
        <w:rPr>
          <w:rFonts w:ascii="Times New Roman" w:hAnsi="Times New Roman"/>
          <w:i/>
        </w:rPr>
        <w:t>year</w:t>
      </w:r>
      <w:r w:rsidRPr="00E77497">
        <w:t>, the following steps are taken:</w:t>
      </w:r>
    </w:p>
    <w:p w14:paraId="3721C83C" w14:textId="77777777" w:rsidR="00E80769" w:rsidRPr="00E77497" w:rsidRDefault="00E80769" w:rsidP="001F482D">
      <w:pPr>
        <w:pStyle w:val="Alg3"/>
        <w:numPr>
          <w:ilvl w:val="0"/>
          <w:numId w:val="389"/>
        </w:numPr>
      </w:pPr>
      <w:r w:rsidRPr="00E77497">
        <w:t xml:space="preserve">Let </w:t>
      </w:r>
      <w:r w:rsidRPr="00E77497">
        <w:rPr>
          <w:i/>
        </w:rPr>
        <w:t>t</w:t>
      </w:r>
      <w:r w:rsidRPr="00E77497">
        <w:t xml:space="preserve"> be the result of LocalTime(this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14:paraId="260B7260" w14:textId="77777777" w:rsidR="00E80769" w:rsidRPr="00E77497" w:rsidRDefault="00E80769" w:rsidP="001F482D">
      <w:pPr>
        <w:pStyle w:val="Alg3"/>
        <w:numPr>
          <w:ilvl w:val="0"/>
          <w:numId w:val="389"/>
        </w:numPr>
      </w:pPr>
      <w:del w:id="36041" w:author="Rev 8 Allen Wirfs-Brock" w:date="2012-05-11T15:25:00Z">
        <w:r w:rsidRPr="00E77497" w:rsidDel="00D9401D">
          <w:delText xml:space="preserve">Call </w:delText>
        </w:r>
      </w:del>
      <w:ins w:id="36042" w:author="Rev 8 Allen Wirfs-Brock" w:date="2012-05-11T15:25:00Z">
        <w:r w:rsidR="00D9401D">
          <w:t xml:space="preserve">Let </w:t>
        </w:r>
        <w:r w:rsidR="00D9401D" w:rsidRPr="009B4067">
          <w:rPr>
            <w:i/>
          </w:rPr>
          <w:t>y</w:t>
        </w:r>
        <w:r w:rsidR="00D9401D">
          <w:t xml:space="preserve"> be</w:t>
        </w:r>
        <w:r w:rsidR="00D9401D" w:rsidRPr="00E77497">
          <w:t xml:space="preserve"> </w:t>
        </w:r>
      </w:ins>
      <w:r w:rsidRPr="00E77497">
        <w:t>ToNumber(</w:t>
      </w:r>
      <w:r w:rsidRPr="00E77497">
        <w:rPr>
          <w:i/>
        </w:rPr>
        <w:t>year</w:t>
      </w:r>
      <w:r w:rsidRPr="00E77497">
        <w:t>).</w:t>
      </w:r>
    </w:p>
    <w:p w14:paraId="202F98C8" w14:textId="77777777" w:rsidR="00E80769" w:rsidRPr="00E77497" w:rsidRDefault="00E80769" w:rsidP="001F482D">
      <w:pPr>
        <w:pStyle w:val="Alg3"/>
        <w:numPr>
          <w:ilvl w:val="0"/>
          <w:numId w:val="389"/>
        </w:numPr>
      </w:pPr>
      <w:r w:rsidRPr="00E77497">
        <w:t xml:space="preserve">If </w:t>
      </w:r>
      <w:ins w:id="36043" w:author="Rev 8 Allen Wirfs-Brock" w:date="2012-05-11T15:26:00Z">
        <w:r w:rsidR="00D9401D" w:rsidRPr="00245D48">
          <w:rPr>
            <w:i/>
          </w:rPr>
          <w:t>y</w:t>
        </w:r>
      </w:ins>
      <w:del w:id="36044" w:author="Rev 8 Allen Wirfs-Brock" w:date="2012-05-11T15:26:00Z">
        <w:r w:rsidRPr="00E77497" w:rsidDel="00D9401D">
          <w:delText>Result(2)</w:delText>
        </w:r>
      </w:del>
      <w:r w:rsidRPr="00E77497">
        <w:t xml:space="preserve"> is</w:t>
      </w:r>
      <w:r w:rsidRPr="00E77497">
        <w:rPr>
          <w:b/>
        </w:rPr>
        <w:t xml:space="preserve"> NaN</w:t>
      </w:r>
      <w:r w:rsidRPr="00E77497">
        <w:t xml:space="preserve">, set the [[PrimitiveValue]] internal property of the </w:t>
      </w:r>
      <w:r w:rsidRPr="00E77497">
        <w:rPr>
          <w:b/>
        </w:rPr>
        <w:t>this</w:t>
      </w:r>
      <w:r w:rsidRPr="00E77497">
        <w:t xml:space="preserve"> value to </w:t>
      </w:r>
      <w:r w:rsidRPr="00E77497">
        <w:rPr>
          <w:b/>
        </w:rPr>
        <w:t>NaN</w:t>
      </w:r>
      <w:r w:rsidRPr="00E77497">
        <w:t xml:space="preserve"> and return </w:t>
      </w:r>
      <w:r w:rsidRPr="00E77497">
        <w:rPr>
          <w:b/>
        </w:rPr>
        <w:t>NaN</w:t>
      </w:r>
      <w:r w:rsidRPr="00E77497">
        <w:t>.</w:t>
      </w:r>
    </w:p>
    <w:p w14:paraId="5D04E435" w14:textId="77777777" w:rsidR="00E80769" w:rsidRPr="00675B74" w:rsidRDefault="00E80769" w:rsidP="001F482D">
      <w:pPr>
        <w:pStyle w:val="Alg3"/>
        <w:numPr>
          <w:ilvl w:val="0"/>
          <w:numId w:val="389"/>
        </w:numPr>
      </w:pPr>
      <w:r w:rsidRPr="00E77497">
        <w:t xml:space="preserve">If </w:t>
      </w:r>
      <w:ins w:id="36045" w:author="Rev 8 Allen Wirfs-Brock" w:date="2012-05-11T15:26:00Z">
        <w:r w:rsidR="00D9401D" w:rsidRPr="00245D48">
          <w:rPr>
            <w:i/>
          </w:rPr>
          <w:t>y</w:t>
        </w:r>
      </w:ins>
      <w:del w:id="36046" w:author="Rev 8 Allen Wirfs-Brock" w:date="2012-05-11T15:26:00Z">
        <w:r w:rsidRPr="00E77497" w:rsidDel="00D9401D">
          <w:delText>Result(2)</w:delText>
        </w:r>
      </w:del>
      <w:r w:rsidRPr="00E77497">
        <w:t xml:space="preserve"> is not </w:t>
      </w:r>
      <w:r w:rsidRPr="00E77497">
        <w:rPr>
          <w:b/>
        </w:rPr>
        <w:t>NaN</w:t>
      </w:r>
      <w:r w:rsidRPr="00E77497">
        <w:t xml:space="preserve"> and 0 </w:t>
      </w:r>
      <w:r w:rsidRPr="00675B74">
        <w:sym w:font="Symbol" w:char="F0A3"/>
      </w:r>
      <w:r w:rsidRPr="00675B74">
        <w:t xml:space="preserve"> ToInteger(</w:t>
      </w:r>
      <w:ins w:id="36047" w:author="Rev 8 Allen Wirfs-Brock" w:date="2012-05-11T15:27:00Z">
        <w:r w:rsidR="00D9401D" w:rsidRPr="00245D48">
          <w:rPr>
            <w:i/>
          </w:rPr>
          <w:t>y</w:t>
        </w:r>
      </w:ins>
      <w:del w:id="36048" w:author="Rev 8 Allen Wirfs-Brock" w:date="2012-05-11T15:27:00Z">
        <w:r w:rsidRPr="00675B74" w:rsidDel="00D9401D">
          <w:delText>Result(2)</w:delText>
        </w:r>
      </w:del>
      <w:r w:rsidRPr="00675B74">
        <w:t xml:space="preserve">) </w:t>
      </w:r>
      <w:r w:rsidRPr="00675B74">
        <w:sym w:font="Symbol" w:char="F0A3"/>
      </w:r>
      <w:r w:rsidRPr="00675B74">
        <w:t xml:space="preserve"> 99 then</w:t>
      </w:r>
      <w:ins w:id="36049" w:author="Rev 8 Allen Wirfs-Brock" w:date="2012-05-11T15:28:00Z">
        <w:r w:rsidR="009B4067">
          <w:t xml:space="preserve"> let</w:t>
        </w:r>
      </w:ins>
      <w:r w:rsidRPr="00675B74">
        <w:t xml:space="preserve"> </w:t>
      </w:r>
      <w:ins w:id="36050" w:author="Rev 8 Allen Wirfs-Brock" w:date="2012-05-11T15:28:00Z">
        <w:r w:rsidR="009B4067" w:rsidRPr="00245D48">
          <w:rPr>
            <w:i/>
          </w:rPr>
          <w:t>y</w:t>
        </w:r>
        <w:r w:rsidR="009B4067">
          <w:rPr>
            <w:i/>
          </w:rPr>
          <w:t>yyy</w:t>
        </w:r>
      </w:ins>
      <w:del w:id="36051" w:author="Rev 8 Allen Wirfs-Brock" w:date="2012-05-11T15:28:00Z">
        <w:r w:rsidRPr="00675B74" w:rsidDel="009B4067">
          <w:delText>Result(4)</w:delText>
        </w:r>
      </w:del>
      <w:r w:rsidRPr="00675B74">
        <w:t xml:space="preserve"> </w:t>
      </w:r>
      <w:del w:id="36052" w:author="Rev 8 Allen Wirfs-Brock" w:date="2012-05-11T15:29:00Z">
        <w:r w:rsidRPr="00675B74" w:rsidDel="009B4067">
          <w:delText xml:space="preserve">is </w:delText>
        </w:r>
      </w:del>
      <w:ins w:id="36053" w:author="Rev 8 Allen Wirfs-Brock" w:date="2012-05-11T15:29:00Z">
        <w:r w:rsidR="009B4067">
          <w:t>be</w:t>
        </w:r>
        <w:r w:rsidR="009B4067" w:rsidRPr="00675B74">
          <w:t xml:space="preserve"> </w:t>
        </w:r>
      </w:ins>
      <w:r w:rsidRPr="00675B74">
        <w:t>ToInteger(</w:t>
      </w:r>
      <w:ins w:id="36054" w:author="Rev 8 Allen Wirfs-Brock" w:date="2012-05-11T15:27:00Z">
        <w:r w:rsidR="00D9401D" w:rsidRPr="00245D48">
          <w:rPr>
            <w:i/>
          </w:rPr>
          <w:t>y</w:t>
        </w:r>
      </w:ins>
      <w:del w:id="36055" w:author="Rev 8 Allen Wirfs-Brock" w:date="2012-05-11T15:27:00Z">
        <w:r w:rsidRPr="00675B74" w:rsidDel="00D9401D">
          <w:delText>Result(2)</w:delText>
        </w:r>
      </w:del>
      <w:r w:rsidRPr="00675B74">
        <w:t>) + 1900. Otherwise,</w:t>
      </w:r>
      <w:ins w:id="36056" w:author="Rev 10 Allen Wirfs-Brock" w:date="2012-08-30T13:22:00Z">
        <w:r w:rsidR="00D172A5">
          <w:t xml:space="preserve"> let</w:t>
        </w:r>
      </w:ins>
      <w:r w:rsidRPr="00675B74">
        <w:t xml:space="preserve"> </w:t>
      </w:r>
      <w:ins w:id="36057" w:author="Rev 8 Allen Wirfs-Brock" w:date="2012-05-11T15:28:00Z">
        <w:r w:rsidR="009B4067" w:rsidRPr="00245D48">
          <w:rPr>
            <w:i/>
          </w:rPr>
          <w:t>y</w:t>
        </w:r>
        <w:r w:rsidR="009B4067">
          <w:rPr>
            <w:i/>
          </w:rPr>
          <w:t>yyy</w:t>
        </w:r>
      </w:ins>
      <w:del w:id="36058" w:author="Rev 8 Allen Wirfs-Brock" w:date="2012-05-11T15:28:00Z">
        <w:r w:rsidRPr="00675B74" w:rsidDel="009B4067">
          <w:delText>Result(4)</w:delText>
        </w:r>
      </w:del>
      <w:r w:rsidRPr="00675B74">
        <w:t xml:space="preserve"> </w:t>
      </w:r>
      <w:del w:id="36059" w:author="Rev 10 Allen Wirfs-Brock" w:date="2012-08-30T13:22:00Z">
        <w:r w:rsidRPr="00675B74" w:rsidDel="00D172A5">
          <w:delText xml:space="preserve">is </w:delText>
        </w:r>
      </w:del>
      <w:ins w:id="36060" w:author="Rev 10 Allen Wirfs-Brock" w:date="2012-08-30T13:22:00Z">
        <w:r w:rsidR="00D172A5">
          <w:t>be</w:t>
        </w:r>
        <w:r w:rsidR="00D172A5" w:rsidRPr="00675B74">
          <w:t xml:space="preserve"> </w:t>
        </w:r>
      </w:ins>
      <w:ins w:id="36061" w:author="Rev 8 Allen Wirfs-Brock" w:date="2012-05-11T15:26:00Z">
        <w:r w:rsidR="00D9401D" w:rsidRPr="00245D48">
          <w:rPr>
            <w:i/>
          </w:rPr>
          <w:t>y</w:t>
        </w:r>
      </w:ins>
      <w:del w:id="36062" w:author="Rev 8 Allen Wirfs-Brock" w:date="2012-05-11T15:26:00Z">
        <w:r w:rsidRPr="00675B74" w:rsidDel="00D9401D">
          <w:delText>Result(2)</w:delText>
        </w:r>
      </w:del>
      <w:r w:rsidRPr="00675B74">
        <w:t>.</w:t>
      </w:r>
    </w:p>
    <w:p w14:paraId="1FB39DE5" w14:textId="77777777" w:rsidR="00E80769" w:rsidRPr="00E77497" w:rsidRDefault="00E80769" w:rsidP="001F482D">
      <w:pPr>
        <w:pStyle w:val="Alg3"/>
        <w:numPr>
          <w:ilvl w:val="0"/>
          <w:numId w:val="389"/>
        </w:numPr>
      </w:pPr>
      <w:del w:id="36063" w:author="Rev 8 Allen Wirfs-Brock" w:date="2012-05-11T15:29:00Z">
        <w:r w:rsidRPr="00E77497" w:rsidDel="009B4067">
          <w:delText xml:space="preserve">Compute </w:delText>
        </w:r>
      </w:del>
      <w:ins w:id="36064" w:author="Rev 8 Allen Wirfs-Brock" w:date="2012-05-11T15:29:00Z">
        <w:r w:rsidR="009B4067">
          <w:t xml:space="preserve">Let </w:t>
        </w:r>
        <w:r w:rsidR="009B4067" w:rsidRPr="009B4067">
          <w:rPr>
            <w:i/>
          </w:rPr>
          <w:t>d</w:t>
        </w:r>
        <w:r w:rsidR="009B4067">
          <w:t xml:space="preserve"> be</w:t>
        </w:r>
        <w:r w:rsidR="009B4067" w:rsidRPr="00E77497">
          <w:t xml:space="preserve"> </w:t>
        </w:r>
      </w:ins>
      <w:r w:rsidRPr="00E77497">
        <w:t>MakeDay(</w:t>
      </w:r>
      <w:ins w:id="36065" w:author="Rev 8 Allen Wirfs-Brock" w:date="2012-05-11T15:28:00Z">
        <w:r w:rsidR="009B4067" w:rsidRPr="00245D48">
          <w:rPr>
            <w:i/>
          </w:rPr>
          <w:t>y</w:t>
        </w:r>
        <w:r w:rsidR="009B4067">
          <w:rPr>
            <w:i/>
          </w:rPr>
          <w:t>yyy</w:t>
        </w:r>
      </w:ins>
      <w:del w:id="36066" w:author="Rev 8 Allen Wirfs-Brock" w:date="2012-05-11T15:28:00Z">
        <w:r w:rsidRPr="00E77497" w:rsidDel="009B4067">
          <w:delText>Result(4)</w:delText>
        </w:r>
      </w:del>
      <w:r w:rsidRPr="00E77497">
        <w:t>, MonthFromTime(</w:t>
      </w:r>
      <w:r w:rsidRPr="00E77497">
        <w:rPr>
          <w:i/>
        </w:rPr>
        <w:t>t</w:t>
      </w:r>
      <w:r w:rsidRPr="00E77497">
        <w:t>), DateFromTime(</w:t>
      </w:r>
      <w:r w:rsidRPr="00E77497">
        <w:rPr>
          <w:i/>
        </w:rPr>
        <w:t>t</w:t>
      </w:r>
      <w:r w:rsidRPr="00E77497">
        <w:t>)).</w:t>
      </w:r>
    </w:p>
    <w:p w14:paraId="48BD2F76" w14:textId="77777777" w:rsidR="00E80769" w:rsidRPr="00E77497" w:rsidRDefault="00E80769" w:rsidP="001F482D">
      <w:pPr>
        <w:pStyle w:val="Alg3"/>
        <w:numPr>
          <w:ilvl w:val="0"/>
          <w:numId w:val="389"/>
        </w:numPr>
      </w:pPr>
      <w:del w:id="36067" w:author="Rev 8 Allen Wirfs-Brock" w:date="2012-05-11T15:30:00Z">
        <w:r w:rsidRPr="00E77497" w:rsidDel="009B4067">
          <w:delText xml:space="preserve">Compute </w:delText>
        </w:r>
      </w:del>
      <w:ins w:id="36068" w:author="Rev 8 Allen Wirfs-Brock" w:date="2012-05-11T15:30:00Z">
        <w:r w:rsidR="009B4067">
          <w:t xml:space="preserve">Let </w:t>
        </w:r>
        <w:r w:rsidR="009B4067" w:rsidRPr="009B4067">
          <w:rPr>
            <w:i/>
          </w:rPr>
          <w:t>date</w:t>
        </w:r>
        <w:r w:rsidR="009B4067">
          <w:t xml:space="preserve"> be</w:t>
        </w:r>
        <w:r w:rsidR="009B4067" w:rsidRPr="00E77497">
          <w:t xml:space="preserve"> </w:t>
        </w:r>
      </w:ins>
      <w:r w:rsidRPr="00E77497">
        <w:t>UTC(MakeDate(</w:t>
      </w:r>
      <w:ins w:id="36069" w:author="Rev 8 Allen Wirfs-Brock" w:date="2012-05-11T15:29:00Z">
        <w:r w:rsidR="009B4067" w:rsidRPr="00245D48">
          <w:rPr>
            <w:i/>
          </w:rPr>
          <w:t>d</w:t>
        </w:r>
      </w:ins>
      <w:del w:id="36070" w:author="Rev 8 Allen Wirfs-Brock" w:date="2012-05-11T15:29:00Z">
        <w:r w:rsidRPr="00E77497" w:rsidDel="009B4067">
          <w:delText>Result(5)</w:delText>
        </w:r>
      </w:del>
      <w:r w:rsidRPr="00E77497">
        <w:t>, TimeWithinDay(</w:t>
      </w:r>
      <w:r w:rsidRPr="00E77497">
        <w:rPr>
          <w:i/>
        </w:rPr>
        <w:t>t</w:t>
      </w:r>
      <w:r w:rsidRPr="00E77497">
        <w:t>))).</w:t>
      </w:r>
    </w:p>
    <w:p w14:paraId="1CD29078" w14:textId="77777777" w:rsidR="00E80769" w:rsidRPr="00E77497" w:rsidRDefault="00E80769" w:rsidP="001F482D">
      <w:pPr>
        <w:pStyle w:val="Alg3"/>
        <w:numPr>
          <w:ilvl w:val="0"/>
          <w:numId w:val="389"/>
        </w:numPr>
      </w:pPr>
      <w:r w:rsidRPr="00E77497">
        <w:t xml:space="preserve">Set the [[PrimitiveValue]] internal property of the </w:t>
      </w:r>
      <w:r w:rsidRPr="00E77497">
        <w:rPr>
          <w:b/>
        </w:rPr>
        <w:t>this</w:t>
      </w:r>
      <w:r w:rsidRPr="00E77497">
        <w:t xml:space="preserve"> value to TimeClip(</w:t>
      </w:r>
      <w:ins w:id="36071" w:author="Rev 8 Allen Wirfs-Brock" w:date="2012-05-11T15:30:00Z">
        <w:r w:rsidR="009B4067" w:rsidRPr="00245D48">
          <w:rPr>
            <w:i/>
          </w:rPr>
          <w:t>date</w:t>
        </w:r>
      </w:ins>
      <w:del w:id="36072" w:author="Rev 8 Allen Wirfs-Brock" w:date="2012-05-11T15:30:00Z">
        <w:r w:rsidRPr="00E77497" w:rsidDel="009B4067">
          <w:delText>Result(6)</w:delText>
        </w:r>
      </w:del>
      <w:r w:rsidRPr="00E77497">
        <w:t>).</w:t>
      </w:r>
    </w:p>
    <w:p w14:paraId="54FD13D3" w14:textId="77777777" w:rsidR="00E80769" w:rsidRPr="00E77497" w:rsidRDefault="00E80769" w:rsidP="001F482D">
      <w:pPr>
        <w:pStyle w:val="Alg3"/>
        <w:numPr>
          <w:ilvl w:val="0"/>
          <w:numId w:val="389"/>
        </w:numPr>
        <w:spacing w:after="220"/>
      </w:pPr>
      <w:r w:rsidRPr="00E77497">
        <w:t xml:space="preserve">Return the value of the [[PrimitiveValue]] internal property of the </w:t>
      </w:r>
      <w:r w:rsidRPr="00E77497">
        <w:rPr>
          <w:b/>
        </w:rPr>
        <w:t>this</w:t>
      </w:r>
      <w:r w:rsidRPr="00E77497">
        <w:t xml:space="preserve"> value.</w:t>
      </w:r>
    </w:p>
    <w:p w14:paraId="0BEE6364" w14:textId="77777777" w:rsidR="00E80769" w:rsidRPr="00E77497" w:rsidRDefault="00E80769" w:rsidP="00BA25B6">
      <w:pPr>
        <w:pStyle w:val="a4"/>
      </w:pPr>
      <w:bookmarkStart w:id="36073" w:name="_Toc472818989"/>
      <w:bookmarkStart w:id="36074" w:name="_Toc474641704"/>
      <w:bookmarkStart w:id="36075" w:name="_Toc235503575"/>
      <w:bookmarkStart w:id="36076" w:name="_Toc236208663"/>
      <w:bookmarkStart w:id="36077" w:name="_Toc241509349"/>
      <w:bookmarkStart w:id="36078" w:name="_Toc241557826"/>
      <w:bookmarkStart w:id="36079" w:name="_Toc244416836"/>
      <w:bookmarkStart w:id="36080" w:name="_Toc244657776"/>
      <w:bookmarkStart w:id="36081" w:name="_Toc246652516"/>
      <w:bookmarkStart w:id="36082" w:name="_Toc253562065"/>
      <w:bookmarkStart w:id="36083" w:name="_Toc268506081"/>
      <w:bookmarkStart w:id="36084" w:name="_Toc276631200"/>
      <w:bookmarkStart w:id="36085" w:name="_Toc277944244"/>
      <w:bookmarkStart w:id="36086" w:name="_Toc153968589"/>
      <w:r w:rsidRPr="00E77497">
        <w:t>Date.prototype.toGMTString ( )</w:t>
      </w:r>
      <w:bookmarkEnd w:id="36073"/>
      <w:bookmarkEnd w:id="36074"/>
      <w:bookmarkEnd w:id="36075"/>
      <w:bookmarkEnd w:id="36076"/>
      <w:bookmarkEnd w:id="36077"/>
      <w:bookmarkEnd w:id="36078"/>
      <w:bookmarkEnd w:id="36079"/>
      <w:bookmarkEnd w:id="36080"/>
      <w:bookmarkEnd w:id="36081"/>
      <w:bookmarkEnd w:id="36082"/>
      <w:bookmarkEnd w:id="36083"/>
      <w:bookmarkEnd w:id="36084"/>
      <w:bookmarkEnd w:id="36085"/>
      <w:bookmarkEnd w:id="36086"/>
    </w:p>
    <w:p w14:paraId="5367AFB8" w14:textId="77777777" w:rsidR="00E80769" w:rsidRPr="00E77497" w:rsidRDefault="00E80769" w:rsidP="00E80769">
      <w:pPr>
        <w:pStyle w:val="Note"/>
      </w:pPr>
      <w:r w:rsidRPr="00E77497">
        <w:t>NOTE</w:t>
      </w:r>
      <w:r w:rsidRPr="00E77497">
        <w:tab/>
        <w:t xml:space="preserve">The property </w:t>
      </w:r>
      <w:r w:rsidRPr="00E77497">
        <w:rPr>
          <w:rFonts w:ascii="Courier New" w:hAnsi="Courier New"/>
          <w:b/>
        </w:rPr>
        <w:t>toUTCString</w:t>
      </w:r>
      <w:r w:rsidRPr="00E77497">
        <w:t xml:space="preserve"> is preferred. The </w:t>
      </w:r>
      <w:r w:rsidRPr="00E77497">
        <w:rPr>
          <w:rFonts w:ascii="Courier New" w:hAnsi="Courier New"/>
          <w:b/>
        </w:rPr>
        <w:t>toGMTString</w:t>
      </w:r>
      <w:r w:rsidRPr="00E77497">
        <w:t xml:space="preserve"> property is provided principally for compatibility with old code. It is recommended that the </w:t>
      </w:r>
      <w:r w:rsidRPr="00E77497">
        <w:rPr>
          <w:rFonts w:ascii="Courier New" w:hAnsi="Courier New"/>
          <w:b/>
        </w:rPr>
        <w:t>toUTCString</w:t>
      </w:r>
      <w:r w:rsidRPr="00E77497">
        <w:t xml:space="preserve"> property be used in new ECMAScript code.</w:t>
      </w:r>
    </w:p>
    <w:p w14:paraId="4BCD0F1E" w14:textId="77777777" w:rsidR="00E80769" w:rsidRDefault="00E80769" w:rsidP="00E80769">
      <w:pPr>
        <w:jc w:val="left"/>
        <w:rPr>
          <w:ins w:id="36087" w:author="Allen Wirfs-Brock" w:date="2012-02-09T12:47:00Z"/>
        </w:rPr>
      </w:pPr>
      <w:r w:rsidRPr="00E77497">
        <w:t xml:space="preserve">The Function object that is the initial value of </w:t>
      </w:r>
      <w:r w:rsidRPr="00E77497">
        <w:rPr>
          <w:rFonts w:ascii="Courier New" w:hAnsi="Courier New"/>
          <w:b/>
        </w:rPr>
        <w:t>Date.prototype.toGMTString</w:t>
      </w:r>
      <w:r w:rsidRPr="00E77497">
        <w:t xml:space="preserve"> is the same Function object that is the initial value of </w:t>
      </w:r>
      <w:r w:rsidRPr="00E77497">
        <w:rPr>
          <w:rFonts w:ascii="Courier New" w:hAnsi="Courier New"/>
          <w:b/>
        </w:rPr>
        <w:t>Date.prototype.toUTCString</w:t>
      </w:r>
      <w:r w:rsidRPr="00E77497">
        <w:t>.</w:t>
      </w:r>
    </w:p>
    <w:p w14:paraId="14C9D39C" w14:textId="77777777" w:rsidR="006E2052" w:rsidRDefault="006E2052" w:rsidP="006E2052">
      <w:pPr>
        <w:pStyle w:val="a2"/>
        <w:tabs>
          <w:tab w:val="clear" w:pos="500"/>
          <w:tab w:val="clear" w:pos="720"/>
          <w:tab w:val="left" w:pos="567"/>
        </w:tabs>
        <w:rPr>
          <w:ins w:id="36088" w:author="Allen Wirfs-Brock" w:date="2012-02-09T12:48:00Z"/>
        </w:rPr>
      </w:pPr>
      <w:bookmarkStart w:id="36089" w:name="_Toc336509702"/>
      <w:ins w:id="36090" w:author="Allen Wirfs-Brock" w:date="2012-02-09T12:48:00Z">
        <w:r>
          <w:t>Other Additional</w:t>
        </w:r>
      </w:ins>
      <w:ins w:id="36091" w:author="Allen Wirfs-Brock" w:date="2012-02-09T12:47:00Z">
        <w:r w:rsidRPr="00E77497">
          <w:t xml:space="preserve"> </w:t>
        </w:r>
      </w:ins>
      <w:ins w:id="36092" w:author="Allen Wirfs-Brock" w:date="2012-02-09T12:48:00Z">
        <w:r>
          <w:t>Features</w:t>
        </w:r>
        <w:bookmarkEnd w:id="36089"/>
      </w:ins>
    </w:p>
    <w:p w14:paraId="1DC7B5C1" w14:textId="77777777" w:rsidR="006E2052" w:rsidRDefault="006E2052" w:rsidP="006E2052">
      <w:pPr>
        <w:pStyle w:val="a3"/>
        <w:tabs>
          <w:tab w:val="clear" w:pos="640"/>
          <w:tab w:val="clear" w:pos="880"/>
        </w:tabs>
        <w:spacing w:before="120"/>
        <w:rPr>
          <w:ins w:id="36093" w:author="Allen Wirfs-Brock" w:date="2012-02-09T12:53:00Z"/>
        </w:rPr>
      </w:pPr>
      <w:bookmarkStart w:id="36094" w:name="_Toc336509703"/>
      <w:commentRangeStart w:id="36095"/>
      <w:commentRangeStart w:id="36096"/>
      <w:ins w:id="36097" w:author="Allen Wirfs-Brock" w:date="2012-02-09T12:49:00Z">
        <w:r>
          <w:t>The __proto__ pseudo property.</w:t>
        </w:r>
      </w:ins>
      <w:commentRangeEnd w:id="36095"/>
      <w:ins w:id="36098" w:author="Allen Wirfs-Brock" w:date="2012-02-09T15:37:00Z">
        <w:r w:rsidR="00270A25">
          <w:rPr>
            <w:rStyle w:val="af3"/>
            <w:b w:val="0"/>
          </w:rPr>
          <w:commentReference w:id="36095"/>
        </w:r>
      </w:ins>
      <w:commentRangeEnd w:id="36096"/>
      <w:r w:rsidR="00C459A3">
        <w:rPr>
          <w:rStyle w:val="af3"/>
          <w:b w:val="0"/>
        </w:rPr>
        <w:commentReference w:id="36096"/>
      </w:r>
      <w:bookmarkEnd w:id="36094"/>
    </w:p>
    <w:p w14:paraId="11947BCB" w14:textId="77777777" w:rsidR="006E2052" w:rsidRDefault="00F20AF9" w:rsidP="00931901">
      <w:pPr>
        <w:pStyle w:val="a4"/>
        <w:rPr>
          <w:ins w:id="36099" w:author="Allen Wirfs-Brock" w:date="2012-02-09T12:58:00Z"/>
        </w:rPr>
      </w:pPr>
      <w:ins w:id="36100" w:author="Allen Wirfs-Brock" w:date="2012-02-09T12:58:00Z">
        <w:r>
          <w:t>Object.prototype.__proto__</w:t>
        </w:r>
      </w:ins>
    </w:p>
    <w:p w14:paraId="085DC396" w14:textId="77777777" w:rsidR="00F20AF9" w:rsidRDefault="00F20AF9" w:rsidP="00931901">
      <w:pPr>
        <w:rPr>
          <w:ins w:id="36101" w:author="Allen Wirfs-Brock" w:date="2012-02-09T13:13:00Z"/>
        </w:rPr>
      </w:pPr>
      <w:ins w:id="36102" w:author="Allen Wirfs-Brock" w:date="2012-02-09T13:06:00Z">
        <w:r>
          <w:t xml:space="preserve">The </w:t>
        </w:r>
      </w:ins>
      <w:ins w:id="36103" w:author="Allen Wirfs-Brock" w:date="2012-02-09T13:07:00Z">
        <w:r>
          <w:t xml:space="preserve">initial </w:t>
        </w:r>
      </w:ins>
      <w:ins w:id="36104" w:author="Allen Wirfs-Brock" w:date="2012-02-09T13:06:00Z">
        <w:r>
          <w:t xml:space="preserve">value of the </w:t>
        </w:r>
        <w:r w:rsidRPr="00051028">
          <w:rPr>
            <w:rFonts w:ascii="Courier New" w:hAnsi="Courier New" w:cs="Courier New"/>
            <w:b/>
          </w:rPr>
          <w:t>__proto__</w:t>
        </w:r>
        <w:r>
          <w:t xml:space="preserve"> property of </w:t>
        </w:r>
      </w:ins>
      <w:ins w:id="36105" w:author="Allen Wirfs-Brock" w:date="2012-02-09T13:08:00Z">
        <w:r w:rsidR="00051028">
          <w:t>the Object prototype object is</w:t>
        </w:r>
      </w:ins>
      <w:ins w:id="36106" w:author="Allen Wirfs-Brock" w:date="2012-02-09T13:09:00Z">
        <w:r w:rsidR="00051028">
          <w:t xml:space="preserve"> a data property whose initial value is </w:t>
        </w:r>
      </w:ins>
      <w:ins w:id="36107" w:author="Allen Wirfs-Brock" w:date="2012-02-09T13:08:00Z">
        <w:r w:rsidR="00051028">
          <w:t xml:space="preserve"> </w:t>
        </w:r>
        <w:r w:rsidR="00051028" w:rsidRPr="00051028">
          <w:rPr>
            <w:b/>
          </w:rPr>
          <w:t>null</w:t>
        </w:r>
        <w:r w:rsidR="00051028">
          <w:t xml:space="preserve">. </w:t>
        </w:r>
      </w:ins>
      <w:ins w:id="36108" w:author="Allen Wirfs-Brock" w:date="2012-02-09T13:10:00Z">
        <w:r w:rsidR="00051028">
          <w:t xml:space="preserve">This property initially has the attributes { [[Writable]]: </w:t>
        </w:r>
        <w:r w:rsidR="00051028" w:rsidRPr="00051028">
          <w:rPr>
            <w:b/>
          </w:rPr>
          <w:t>true</w:t>
        </w:r>
        <w:r w:rsidR="00051028">
          <w:t xml:space="preserve">, [[Enumerable]]: </w:t>
        </w:r>
      </w:ins>
      <w:ins w:id="36109" w:author="Allen Wirfs-Brock" w:date="2012-02-13T09:35:00Z">
        <w:r w:rsidR="00002F44">
          <w:rPr>
            <w:b/>
          </w:rPr>
          <w:t>false</w:t>
        </w:r>
      </w:ins>
      <w:ins w:id="36110" w:author="Allen Wirfs-Brock" w:date="2012-02-09T13:10:00Z">
        <w:r w:rsidR="00051028">
          <w:t xml:space="preserve">, [[Configurable]]: </w:t>
        </w:r>
        <w:r w:rsidR="00051028" w:rsidRPr="00051028">
          <w:rPr>
            <w:b/>
          </w:rPr>
          <w:t>true</w:t>
        </w:r>
        <w:r w:rsidR="00051028">
          <w:t xml:space="preserve"> }</w:t>
        </w:r>
      </w:ins>
      <w:ins w:id="36111" w:author="Allen Wirfs-Brock" w:date="2012-02-09T13:12:00Z">
        <w:r w:rsidR="00051028">
          <w:t>.</w:t>
        </w:r>
      </w:ins>
    </w:p>
    <w:p w14:paraId="102504BF" w14:textId="77777777" w:rsidR="000C3094" w:rsidRDefault="00051028" w:rsidP="00931901">
      <w:pPr>
        <w:rPr>
          <w:ins w:id="36112" w:author="Allen Wirfs-Brock" w:date="2012-02-09T13:21:00Z"/>
        </w:rPr>
      </w:pPr>
      <w:ins w:id="36113" w:author="Allen Wirfs-Brock" w:date="2012-02-09T13:14:00Z">
        <w:r>
          <w:t xml:space="preserve">Manipulations of this property as tracked by </w:t>
        </w:r>
      </w:ins>
      <w:ins w:id="36114" w:author="Allen Wirfs-Brock" w:date="2012-02-09T13:15:00Z">
        <w:r>
          <w:t xml:space="preserve">the </w:t>
        </w:r>
      </w:ins>
      <w:ins w:id="36115" w:author="Allen Wirfs-Brock" w:date="2012-02-09T13:21:00Z">
        <w:r w:rsidR="000C3094">
          <w:t xml:space="preserve">Boolean valued </w:t>
        </w:r>
      </w:ins>
      <w:ins w:id="36116" w:author="Allen Wirfs-Brock" w:date="2012-02-09T13:15:00Z">
        <w:r>
          <w:t xml:space="preserve">primordial </w:t>
        </w:r>
      </w:ins>
      <w:ins w:id="36117" w:author="Allen Wirfs-Brock" w:date="2012-02-09T13:21:00Z">
        <w:r w:rsidR="000C3094">
          <w:t>internal</w:t>
        </w:r>
      </w:ins>
      <w:ins w:id="36118" w:author="Allen Wirfs-Brock" w:date="2012-02-09T13:15:00Z">
        <w:r>
          <w:t xml:space="preserve"> variable </w:t>
        </w:r>
        <w:r w:rsidRPr="000C3094">
          <w:rPr>
            <w:rFonts w:ascii="Times New Roman" w:hAnsi="Times New Roman"/>
          </w:rPr>
          <w:t>Undersco</w:t>
        </w:r>
      </w:ins>
      <w:ins w:id="36119" w:author="Allen Wirfs-Brock" w:date="2012-02-09T13:26:00Z">
        <w:r w:rsidR="000C3094">
          <w:rPr>
            <w:rFonts w:ascii="Times New Roman" w:hAnsi="Times New Roman"/>
          </w:rPr>
          <w:t>r</w:t>
        </w:r>
      </w:ins>
      <w:ins w:id="36120" w:author="Allen Wirfs-Brock" w:date="2012-02-09T13:15:00Z">
        <w:r w:rsidRPr="000C3094">
          <w:rPr>
            <w:rFonts w:ascii="Times New Roman" w:hAnsi="Times New Roman"/>
          </w:rPr>
          <w:t>eProtoEnabled</w:t>
        </w:r>
        <w:r>
          <w:t xml:space="preserve">.  </w:t>
        </w:r>
      </w:ins>
      <w:ins w:id="36121" w:author="Allen Wirfs-Brock" w:date="2012-02-09T13:17:00Z">
        <w:r>
          <w:t>The default initial value</w:t>
        </w:r>
        <w:r w:rsidR="000C3094">
          <w:t xml:space="preserve"> of </w:t>
        </w:r>
      </w:ins>
      <w:ins w:id="36122" w:author="Allen Wirfs-Brock" w:date="2012-02-09T13:18:00Z">
        <w:r w:rsidR="000C3094" w:rsidRPr="00650BA7">
          <w:rPr>
            <w:rFonts w:ascii="Times New Roman" w:hAnsi="Times New Roman"/>
          </w:rPr>
          <w:t>Undersco</w:t>
        </w:r>
      </w:ins>
      <w:ins w:id="36123" w:author="Allen Wirfs-Brock" w:date="2012-02-09T13:26:00Z">
        <w:r w:rsidR="000C3094">
          <w:rPr>
            <w:rFonts w:ascii="Times New Roman" w:hAnsi="Times New Roman"/>
          </w:rPr>
          <w:t>r</w:t>
        </w:r>
      </w:ins>
      <w:ins w:id="36124" w:author="Allen Wirfs-Brock" w:date="2012-02-09T13:18:00Z">
        <w:r w:rsidR="000C3094" w:rsidRPr="00650BA7">
          <w:rPr>
            <w:rFonts w:ascii="Times New Roman" w:hAnsi="Times New Roman"/>
          </w:rPr>
          <w:t>eProtoEnabled</w:t>
        </w:r>
      </w:ins>
      <w:ins w:id="36125" w:author="Allen Wirfs-Brock" w:date="2012-02-09T13:17:00Z">
        <w:r w:rsidR="000C3094">
          <w:t xml:space="preserve"> is true</w:t>
        </w:r>
      </w:ins>
      <w:ins w:id="36126" w:author="Allen Wirfs-Brock" w:date="2012-02-09T13:18:00Z">
        <w:r w:rsidR="000C3094">
          <w:t xml:space="preserve"> </w:t>
        </w:r>
      </w:ins>
      <w:commentRangeStart w:id="36127"/>
      <w:ins w:id="36128" w:author="Allen Wirfs-Brock" w:date="2012-02-09T13:20:00Z">
        <w:r w:rsidR="000C3094">
          <w:t xml:space="preserve">only </w:t>
        </w:r>
      </w:ins>
      <w:ins w:id="36129" w:author="Allen Wirfs-Brock" w:date="2012-02-09T13:18:00Z">
        <w:r w:rsidR="000C3094">
          <w:t>if this property is initially present on the primordial Object prototype object.</w:t>
        </w:r>
      </w:ins>
      <w:commentRangeEnd w:id="36127"/>
      <w:ins w:id="36130" w:author="Allen Wirfs-Brock" w:date="2012-02-09T13:21:00Z">
        <w:r w:rsidR="000C3094">
          <w:rPr>
            <w:rStyle w:val="af3"/>
          </w:rPr>
          <w:commentReference w:id="36127"/>
        </w:r>
      </w:ins>
    </w:p>
    <w:p w14:paraId="7733D027" w14:textId="77777777" w:rsidR="00051028" w:rsidRPr="000C3094" w:rsidRDefault="000C3094" w:rsidP="00931901">
      <w:pPr>
        <w:rPr>
          <w:ins w:id="36131" w:author="Allen Wirfs-Brock" w:date="2012-02-09T12:57:00Z"/>
          <w:sz w:val="18"/>
          <w:szCs w:val="18"/>
        </w:rPr>
      </w:pPr>
      <w:ins w:id="36132" w:author="Allen Wirfs-Brock" w:date="2012-02-09T13:24:00Z">
        <w:r w:rsidRPr="000C3094">
          <w:rPr>
            <w:sz w:val="18"/>
            <w:szCs w:val="18"/>
          </w:rPr>
          <w:t>NOTE</w:t>
        </w:r>
        <w:r w:rsidRPr="000C3094">
          <w:rPr>
            <w:sz w:val="18"/>
            <w:szCs w:val="18"/>
          </w:rPr>
          <w:tab/>
          <w:t xml:space="preserve">Any modification of this property or its attributes causes </w:t>
        </w:r>
        <w:r w:rsidRPr="000C3094">
          <w:rPr>
            <w:rFonts w:ascii="Times New Roman" w:hAnsi="Times New Roman"/>
            <w:sz w:val="18"/>
            <w:szCs w:val="18"/>
          </w:rPr>
          <w:t>Undersco</w:t>
        </w:r>
      </w:ins>
      <w:ins w:id="36133" w:author="Allen Wirfs-Brock" w:date="2012-02-09T13:26:00Z">
        <w:r>
          <w:rPr>
            <w:rFonts w:ascii="Times New Roman" w:hAnsi="Times New Roman"/>
            <w:sz w:val="18"/>
            <w:szCs w:val="18"/>
          </w:rPr>
          <w:t>r</w:t>
        </w:r>
      </w:ins>
      <w:ins w:id="36134" w:author="Allen Wirfs-Brock" w:date="2012-02-09T13:24:00Z">
        <w:r w:rsidRPr="000C3094">
          <w:rPr>
            <w:rFonts w:ascii="Times New Roman" w:hAnsi="Times New Roman"/>
            <w:sz w:val="18"/>
            <w:szCs w:val="18"/>
          </w:rPr>
          <w:t>eProtoEnabled</w:t>
        </w:r>
        <w:r w:rsidRPr="000C3094">
          <w:rPr>
            <w:sz w:val="18"/>
            <w:szCs w:val="18"/>
          </w:rPr>
          <w:t xml:space="preserve"> </w:t>
        </w:r>
      </w:ins>
      <w:ins w:id="36135" w:author="Allen Wirfs-Brock" w:date="2012-02-09T13:18:00Z">
        <w:r w:rsidRPr="000C3094">
          <w:rPr>
            <w:sz w:val="18"/>
            <w:szCs w:val="18"/>
          </w:rPr>
          <w:t xml:space="preserve"> </w:t>
        </w:r>
      </w:ins>
      <w:ins w:id="36136" w:author="Allen Wirfs-Brock" w:date="2012-02-09T13:24:00Z">
        <w:r w:rsidRPr="000C3094">
          <w:rPr>
            <w:sz w:val="18"/>
            <w:szCs w:val="18"/>
          </w:rPr>
          <w:t xml:space="preserve">to be set to </w:t>
        </w:r>
        <w:r w:rsidRPr="000C3094">
          <w:rPr>
            <w:b/>
            <w:sz w:val="18"/>
            <w:szCs w:val="18"/>
          </w:rPr>
          <w:t>false</w:t>
        </w:r>
        <w:r w:rsidRPr="000C3094">
          <w:rPr>
            <w:sz w:val="18"/>
            <w:szCs w:val="18"/>
          </w:rPr>
          <w:t>.</w:t>
        </w:r>
      </w:ins>
    </w:p>
    <w:p w14:paraId="19C54DEC" w14:textId="77777777" w:rsidR="007E57F6" w:rsidRDefault="009911A2" w:rsidP="007E57F6">
      <w:pPr>
        <w:pStyle w:val="a4"/>
        <w:rPr>
          <w:ins w:id="36137" w:author="Allen Wirfs-Brock" w:date="2012-02-09T13:57:00Z"/>
        </w:rPr>
      </w:pPr>
      <w:ins w:id="36138" w:author="Allen Wirfs-Brock" w:date="2012-02-09T14:39:00Z">
        <w:r>
          <w:t xml:space="preserve"> </w:t>
        </w:r>
      </w:ins>
      <w:ins w:id="36139" w:author="Allen Wirfs-Brock" w:date="2012-02-09T14:57:00Z">
        <w:r w:rsidR="00B86FCE">
          <w:t>Changes To Internal Methods</w:t>
        </w:r>
      </w:ins>
      <w:ins w:id="36140" w:author="Allen Wirfs-Brock" w:date="2012-02-09T13:57:00Z">
        <w:r w:rsidR="007E57F6">
          <w:t>__</w:t>
        </w:r>
      </w:ins>
    </w:p>
    <w:p w14:paraId="414B23FC" w14:textId="77777777" w:rsidR="006E2052" w:rsidRDefault="007E57F6" w:rsidP="00A56E1A">
      <w:pPr>
        <w:rPr>
          <w:ins w:id="36141" w:author="Allen Wirfs-Brock" w:date="2012-02-09T13:58:00Z"/>
        </w:rPr>
      </w:pPr>
      <w:ins w:id="36142" w:author="Allen Wirfs-Brock" w:date="2012-02-09T13:58:00Z">
        <w:r>
          <w:t>The definition of the [[Get]] internal method given in 8.12.3 is replaced with the following:</w:t>
        </w:r>
      </w:ins>
    </w:p>
    <w:p w14:paraId="7AB05ECC" w14:textId="77777777" w:rsidR="007E57F6" w:rsidRDefault="007E57F6" w:rsidP="00A56E1A">
      <w:pPr>
        <w:pStyle w:val="Alg4"/>
        <w:numPr>
          <w:ilvl w:val="0"/>
          <w:numId w:val="656"/>
        </w:numPr>
        <w:rPr>
          <w:ins w:id="36143" w:author="Allen Wirfs-Brock" w:date="2012-02-09T14:00:00Z"/>
        </w:rPr>
      </w:pPr>
      <w:ins w:id="36144" w:author="Allen Wirfs-Brock" w:date="2012-02-09T14:00:00Z">
        <w:r>
          <w:t xml:space="preserve">If </w:t>
        </w:r>
        <w:r w:rsidRPr="00A56E1A">
          <w:rPr>
            <w:i/>
          </w:rPr>
          <w:t>P</w:t>
        </w:r>
        <w:r>
          <w:t xml:space="preserve"> is the string value </w:t>
        </w:r>
        <w:r w:rsidRPr="00A56E1A">
          <w:rPr>
            <w:rFonts w:ascii="Courier New" w:hAnsi="Courier New" w:cs="Courier New"/>
            <w:b/>
          </w:rPr>
          <w:t>"__proto__"</w:t>
        </w:r>
        <w:r>
          <w:t xml:space="preserve"> </w:t>
        </w:r>
      </w:ins>
      <w:ins w:id="36145" w:author="Allen Wirfs-Brock" w:date="2012-02-09T14:02:00Z">
        <w:r>
          <w:t xml:space="preserve">and </w:t>
        </w:r>
        <w:r w:rsidRPr="000C3094">
          <w:t>Undersco</w:t>
        </w:r>
        <w:r>
          <w:t>r</w:t>
        </w:r>
        <w:r w:rsidRPr="000C3094">
          <w:t>eProtoEnabled</w:t>
        </w:r>
        <w:r>
          <w:t xml:space="preserve"> is </w:t>
        </w:r>
        <w:r w:rsidRPr="00A56E1A">
          <w:rPr>
            <w:b/>
          </w:rPr>
          <w:t>true</w:t>
        </w:r>
        <w:r>
          <w:t xml:space="preserve">, then </w:t>
        </w:r>
      </w:ins>
    </w:p>
    <w:p w14:paraId="5B31B9A9" w14:textId="77777777" w:rsidR="007E57F6" w:rsidRPr="00E77497" w:rsidRDefault="007E57F6" w:rsidP="00A56E1A">
      <w:pPr>
        <w:pStyle w:val="Alg4"/>
        <w:numPr>
          <w:ilvl w:val="1"/>
          <w:numId w:val="656"/>
        </w:numPr>
        <w:rPr>
          <w:ins w:id="36146" w:author="Allen Wirfs-Brock" w:date="2012-02-09T13:59:00Z"/>
        </w:rPr>
      </w:pPr>
      <w:ins w:id="36147" w:author="Allen Wirfs-Brock" w:date="2012-02-09T13:59:00Z">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ins>
    </w:p>
    <w:p w14:paraId="1DAC647C" w14:textId="77777777" w:rsidR="007E57F6" w:rsidRPr="007E57F6" w:rsidRDefault="007E57F6" w:rsidP="00A56E1A">
      <w:pPr>
        <w:pStyle w:val="Alg4"/>
        <w:numPr>
          <w:ilvl w:val="1"/>
          <w:numId w:val="656"/>
        </w:numPr>
        <w:rPr>
          <w:ins w:id="36148" w:author="Allen Wirfs-Brock" w:date="2012-02-09T13:59:00Z"/>
        </w:rPr>
      </w:pPr>
      <w:ins w:id="36149" w:author="Allen Wirfs-Brock" w:date="2012-02-09T13:59:00Z">
        <w:r w:rsidRPr="00E77497">
          <w:t xml:space="preserve">If </w:t>
        </w:r>
        <w:r w:rsidRPr="00E77497">
          <w:rPr>
            <w:i/>
          </w:rPr>
          <w:t xml:space="preserve">desc </w:t>
        </w:r>
      </w:ins>
      <w:ins w:id="36150" w:author="Allen Wirfs-Brock" w:date="2012-02-09T14:08:00Z">
        <w:r w:rsidR="00CD4871">
          <w:t xml:space="preserve">is not </w:t>
        </w:r>
        <w:r w:rsidR="00CD4871" w:rsidRPr="00A56E1A">
          <w:rPr>
            <w:b/>
          </w:rPr>
          <w:t>undefined</w:t>
        </w:r>
        <w:r w:rsidR="00CD4871">
          <w:t xml:space="preserve"> and was</w:t>
        </w:r>
      </w:ins>
      <w:ins w:id="36151" w:author="Allen Wirfs-Brock" w:date="2012-02-09T14:05:00Z">
        <w:r>
          <w:t xml:space="preserve"> create</w:t>
        </w:r>
      </w:ins>
      <w:ins w:id="36152" w:author="Rev 8 Allen Wirfs-Brock" w:date="2012-06-14T14:34:00Z">
        <w:r w:rsidR="00FD13C0">
          <w:t>d</w:t>
        </w:r>
      </w:ins>
      <w:ins w:id="36153" w:author="Allen Wirfs-Brock" w:date="2012-02-09T14:05:00Z">
        <w:r>
          <w:t xml:space="preserve"> by step 1.a to describe the property defined in B.3.1.1</w:t>
        </w:r>
      </w:ins>
      <w:ins w:id="36154" w:author="Allen Wirfs-Brock" w:date="2012-02-09T17:05:00Z">
        <w:r w:rsidR="002328A6">
          <w:t xml:space="preserve"> then,</w:t>
        </w:r>
      </w:ins>
    </w:p>
    <w:p w14:paraId="7997A596" w14:textId="77777777" w:rsidR="007E57F6" w:rsidRPr="00E77497" w:rsidRDefault="007E57F6" w:rsidP="00A56E1A">
      <w:pPr>
        <w:pStyle w:val="Alg4"/>
        <w:numPr>
          <w:ilvl w:val="2"/>
          <w:numId w:val="656"/>
        </w:numPr>
        <w:rPr>
          <w:ins w:id="36155" w:author="Allen Wirfs-Brock" w:date="2012-02-09T13:59:00Z"/>
        </w:rPr>
      </w:pPr>
      <w:ins w:id="36156" w:author="Allen Wirfs-Brock" w:date="2012-02-09T14:07:00Z">
        <w:r>
          <w:t xml:space="preserve">Return the value of the [[Prototype]] internal property of </w:t>
        </w:r>
        <w:r w:rsidRPr="00A56E1A">
          <w:rPr>
            <w:i/>
          </w:rPr>
          <w:t>O</w:t>
        </w:r>
      </w:ins>
      <w:ins w:id="36157" w:author="Allen Wirfs-Brock" w:date="2012-02-09T13:59:00Z">
        <w:r w:rsidRPr="00E77497">
          <w:t>.</w:t>
        </w:r>
      </w:ins>
    </w:p>
    <w:p w14:paraId="49B862B4" w14:textId="77777777" w:rsidR="00B86FCE" w:rsidRDefault="00CD4871" w:rsidP="00B86FCE">
      <w:pPr>
        <w:pStyle w:val="Alg4"/>
        <w:numPr>
          <w:ilvl w:val="0"/>
          <w:numId w:val="656"/>
        </w:numPr>
        <w:spacing w:after="120"/>
        <w:rPr>
          <w:ins w:id="36158" w:author="Allen Wirfs-Brock" w:date="2012-02-09T14:58:00Z"/>
        </w:rPr>
      </w:pPr>
      <w:ins w:id="36159" w:author="Allen Wirfs-Brock" w:date="2012-02-09T14:08:00Z">
        <w:r>
          <w:t xml:space="preserve">Continue by executing the steps of 8.12.3 starting with step </w:t>
        </w:r>
      </w:ins>
      <w:ins w:id="36160" w:author="Allen Wirfs-Brock" w:date="2012-02-09T19:43:00Z">
        <w:r w:rsidR="005F70BE">
          <w:t>1</w:t>
        </w:r>
      </w:ins>
      <w:ins w:id="36161" w:author="Allen Wirfs-Brock" w:date="2012-02-09T13:59:00Z">
        <w:r w:rsidR="007E57F6" w:rsidRPr="00E77497">
          <w:t>.</w:t>
        </w:r>
      </w:ins>
    </w:p>
    <w:p w14:paraId="41AF6CEE" w14:textId="77777777" w:rsidR="00B86FCE" w:rsidRDefault="00B86FCE" w:rsidP="00CD4871">
      <w:pPr>
        <w:rPr>
          <w:ins w:id="36162" w:author="Allen Wirfs-Brock" w:date="2012-02-09T14:58:00Z"/>
        </w:rPr>
      </w:pPr>
    </w:p>
    <w:p w14:paraId="01F2C2A0" w14:textId="77777777" w:rsidR="00CD4871" w:rsidRDefault="00CD4871" w:rsidP="00CD4871">
      <w:pPr>
        <w:rPr>
          <w:ins w:id="36163" w:author="Allen Wirfs-Brock" w:date="2012-02-09T14:09:00Z"/>
        </w:rPr>
      </w:pPr>
      <w:ins w:id="36164" w:author="Allen Wirfs-Brock" w:date="2012-02-09T14:09:00Z">
        <w:r>
          <w:t>The definition of the [[</w:t>
        </w:r>
      </w:ins>
      <w:ins w:id="36165" w:author="Allen Wirfs-Brock" w:date="2012-02-09T14:10:00Z">
        <w:r>
          <w:t>Put</w:t>
        </w:r>
      </w:ins>
      <w:ins w:id="36166" w:author="Allen Wirfs-Brock" w:date="2012-02-09T14:09:00Z">
        <w:r>
          <w:t>]] internal method given in 8.12.</w:t>
        </w:r>
      </w:ins>
      <w:ins w:id="36167" w:author="Allen Wirfs-Brock" w:date="2012-02-09T14:10:00Z">
        <w:r>
          <w:t>5</w:t>
        </w:r>
      </w:ins>
      <w:ins w:id="36168" w:author="Allen Wirfs-Brock" w:date="2012-02-09T14:09:00Z">
        <w:r>
          <w:t xml:space="preserve"> is replaced with the following:</w:t>
        </w:r>
      </w:ins>
    </w:p>
    <w:p w14:paraId="592137A2" w14:textId="77777777" w:rsidR="00CD4871" w:rsidRDefault="00CD4871" w:rsidP="009911A2">
      <w:pPr>
        <w:pStyle w:val="Alg4"/>
        <w:numPr>
          <w:ilvl w:val="0"/>
          <w:numId w:val="657"/>
        </w:numPr>
        <w:rPr>
          <w:ins w:id="36169" w:author="Allen Wirfs-Brock" w:date="2012-02-09T14:09:00Z"/>
        </w:rPr>
      </w:pPr>
      <w:ins w:id="36170" w:author="Allen Wirfs-Brock" w:date="2012-02-09T14:09:00Z">
        <w:r>
          <w:t xml:space="preserve">If </w:t>
        </w:r>
        <w:r w:rsidRPr="00650BA7">
          <w:rPr>
            <w:i/>
          </w:rPr>
          <w:t>P</w:t>
        </w:r>
        <w:r>
          <w:t xml:space="preserve"> is the string value </w:t>
        </w:r>
        <w:r w:rsidRPr="00650BA7">
          <w:rPr>
            <w:rFonts w:ascii="Courier New" w:hAnsi="Courier New" w:cs="Courier New"/>
            <w:b/>
          </w:rPr>
          <w:t>"__proto__"</w:t>
        </w:r>
        <w:r>
          <w:t xml:space="preserve"> and </w:t>
        </w:r>
        <w:r w:rsidRPr="000C3094">
          <w:t>Undersco</w:t>
        </w:r>
        <w:r>
          <w:t>r</w:t>
        </w:r>
        <w:r w:rsidRPr="000C3094">
          <w:t>eProtoEnabled</w:t>
        </w:r>
        <w:r>
          <w:t xml:space="preserve"> is </w:t>
        </w:r>
        <w:r w:rsidRPr="00650BA7">
          <w:rPr>
            <w:b/>
          </w:rPr>
          <w:t>true</w:t>
        </w:r>
      </w:ins>
      <w:ins w:id="36171" w:author="Allen Wirfs-Brock" w:date="2012-02-09T14:27:00Z">
        <w:r w:rsidR="00A56E1A" w:rsidRPr="00A56E1A">
          <w:t xml:space="preserve"> </w:t>
        </w:r>
        <w:r w:rsidR="00A56E1A">
          <w:t xml:space="preserve">and </w:t>
        </w:r>
        <w:r w:rsidR="00A56E1A" w:rsidRPr="00A56E1A">
          <w:rPr>
            <w:i/>
          </w:rPr>
          <w:t>O</w:t>
        </w:r>
        <w:r w:rsidR="00A56E1A">
          <w:t xml:space="preserve"> is not the standard built-in Object prototype object</w:t>
        </w:r>
      </w:ins>
      <w:ins w:id="36172" w:author="Allen Wirfs-Brock" w:date="2012-02-09T14:09:00Z">
        <w:r>
          <w:t xml:space="preserve">, then </w:t>
        </w:r>
      </w:ins>
    </w:p>
    <w:p w14:paraId="6A6034F1" w14:textId="77777777" w:rsidR="00CD4871" w:rsidRPr="00E77497" w:rsidRDefault="00CD4871" w:rsidP="009911A2">
      <w:pPr>
        <w:pStyle w:val="Alg4"/>
        <w:numPr>
          <w:ilvl w:val="1"/>
          <w:numId w:val="657"/>
        </w:numPr>
        <w:rPr>
          <w:ins w:id="36173" w:author="Allen Wirfs-Brock" w:date="2012-02-09T14:09:00Z"/>
        </w:rPr>
      </w:pPr>
      <w:ins w:id="36174" w:author="Allen Wirfs-Brock" w:date="2012-02-09T14:09:00Z">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ins>
    </w:p>
    <w:p w14:paraId="07DBF266" w14:textId="77777777" w:rsidR="00CD4871" w:rsidRPr="007E57F6" w:rsidRDefault="00CD4871" w:rsidP="009911A2">
      <w:pPr>
        <w:pStyle w:val="Alg4"/>
        <w:numPr>
          <w:ilvl w:val="1"/>
          <w:numId w:val="657"/>
        </w:numPr>
        <w:rPr>
          <w:ins w:id="36175" w:author="Allen Wirfs-Brock" w:date="2012-02-09T14:09:00Z"/>
        </w:rPr>
      </w:pPr>
      <w:ins w:id="36176" w:author="Allen Wirfs-Brock" w:date="2012-02-09T14:09:00Z">
        <w:r w:rsidRPr="00E77497">
          <w:t xml:space="preserve">If </w:t>
        </w:r>
        <w:r w:rsidRPr="00E77497">
          <w:rPr>
            <w:i/>
          </w:rPr>
          <w:t xml:space="preserve">desc </w:t>
        </w:r>
        <w:r>
          <w:t xml:space="preserve">is not </w:t>
        </w:r>
        <w:r w:rsidRPr="00650BA7">
          <w:rPr>
            <w:b/>
          </w:rPr>
          <w:t>undefined</w:t>
        </w:r>
        <w:r>
          <w:t xml:space="preserve"> and was create</w:t>
        </w:r>
      </w:ins>
      <w:ins w:id="36177" w:author="Rev 8 Allen Wirfs-Brock" w:date="2012-06-14T14:34:00Z">
        <w:r w:rsidR="00FD13C0">
          <w:t>d</w:t>
        </w:r>
      </w:ins>
      <w:ins w:id="36178" w:author="Allen Wirfs-Brock" w:date="2012-02-09T14:09:00Z">
        <w:r>
          <w:t xml:space="preserve"> by step 1.a to describe the property defined in B.3.1.1</w:t>
        </w:r>
      </w:ins>
      <w:ins w:id="36179" w:author="Allen Wirfs-Brock" w:date="2012-02-09T17:05:00Z">
        <w:r w:rsidR="002328A6">
          <w:t xml:space="preserve"> then,</w:t>
        </w:r>
      </w:ins>
    </w:p>
    <w:p w14:paraId="1BEED54D" w14:textId="77777777" w:rsidR="00A56E1A" w:rsidRDefault="00A56E1A" w:rsidP="009911A2">
      <w:pPr>
        <w:pStyle w:val="Alg4"/>
        <w:numPr>
          <w:ilvl w:val="2"/>
          <w:numId w:val="657"/>
        </w:numPr>
        <w:rPr>
          <w:ins w:id="36180" w:author="Allen Wirfs-Brock" w:date="2012-02-09T14:29:00Z"/>
        </w:rPr>
      </w:pPr>
      <w:ins w:id="36181" w:author="Allen Wirfs-Brock" w:date="2012-02-09T14:34:00Z">
        <w:r>
          <w:t xml:space="preserve">If the type of </w:t>
        </w:r>
      </w:ins>
      <w:ins w:id="36182" w:author="Allen Wirfs-Brock" w:date="2012-02-09T14:37:00Z">
        <w:r w:rsidR="009911A2">
          <w:rPr>
            <w:i/>
          </w:rPr>
          <w:t>V</w:t>
        </w:r>
      </w:ins>
      <w:ins w:id="36183" w:author="Allen Wirfs-Brock" w:date="2012-02-09T14:34:00Z">
        <w:r>
          <w:t xml:space="preserve"> is neither Object or Null</w:t>
        </w:r>
      </w:ins>
      <w:ins w:id="36184" w:author="Allen Wirfs-Brock" w:date="2012-02-09T14:35:00Z">
        <w:r>
          <w:t>, return</w:t>
        </w:r>
      </w:ins>
    </w:p>
    <w:p w14:paraId="34799ED3" w14:textId="77777777" w:rsidR="009911A2" w:rsidRDefault="009911A2" w:rsidP="009911A2">
      <w:pPr>
        <w:pStyle w:val="Alg4"/>
        <w:numPr>
          <w:ilvl w:val="2"/>
          <w:numId w:val="657"/>
        </w:numPr>
        <w:rPr>
          <w:ins w:id="36185" w:author="Allen Wirfs-Brock" w:date="2012-02-09T14:36:00Z"/>
        </w:rPr>
      </w:pPr>
      <w:ins w:id="36186" w:author="Allen Wirfs-Brock" w:date="2012-02-09T14:37:00Z">
        <w:r>
          <w:t>Set</w:t>
        </w:r>
      </w:ins>
      <w:ins w:id="36187" w:author="Allen Wirfs-Brock" w:date="2012-02-09T14:36:00Z">
        <w:r>
          <w:t xml:space="preserve"> the value of the [[Prototype]] internal property of O to V</w:t>
        </w:r>
      </w:ins>
      <w:ins w:id="36188" w:author="Allen Wirfs-Brock" w:date="2012-02-09T14:37:00Z">
        <w:r>
          <w:t>.</w:t>
        </w:r>
      </w:ins>
    </w:p>
    <w:p w14:paraId="38CED2CE" w14:textId="77777777" w:rsidR="00CD4871" w:rsidRPr="00E77497" w:rsidRDefault="00CD4871" w:rsidP="009911A2">
      <w:pPr>
        <w:pStyle w:val="Alg4"/>
        <w:numPr>
          <w:ilvl w:val="2"/>
          <w:numId w:val="657"/>
        </w:numPr>
        <w:rPr>
          <w:ins w:id="36189" w:author="Allen Wirfs-Brock" w:date="2012-02-09T14:09:00Z"/>
        </w:rPr>
      </w:pPr>
      <w:ins w:id="36190" w:author="Allen Wirfs-Brock" w:date="2012-02-09T14:09:00Z">
        <w:r>
          <w:t>Return</w:t>
        </w:r>
        <w:r w:rsidRPr="00E77497">
          <w:t>.</w:t>
        </w:r>
      </w:ins>
    </w:p>
    <w:p w14:paraId="7179ED9E" w14:textId="77777777" w:rsidR="00CD4871" w:rsidRPr="00E77497" w:rsidRDefault="00CD4871" w:rsidP="009911A2">
      <w:pPr>
        <w:pStyle w:val="Alg4"/>
        <w:numPr>
          <w:ilvl w:val="0"/>
          <w:numId w:val="657"/>
        </w:numPr>
        <w:spacing w:after="120"/>
        <w:rPr>
          <w:ins w:id="36191" w:author="Allen Wirfs-Brock" w:date="2012-02-09T14:09:00Z"/>
        </w:rPr>
      </w:pPr>
      <w:ins w:id="36192" w:author="Allen Wirfs-Brock" w:date="2012-02-09T14:09:00Z">
        <w:r>
          <w:t>Continue by executing the steps of 8.12.</w:t>
        </w:r>
      </w:ins>
      <w:ins w:id="36193" w:author="Allen Wirfs-Brock" w:date="2012-02-09T14:38:00Z">
        <w:r w:rsidR="009911A2">
          <w:t>5</w:t>
        </w:r>
      </w:ins>
      <w:ins w:id="36194" w:author="Allen Wirfs-Brock" w:date="2012-02-09T14:09:00Z">
        <w:r>
          <w:t xml:space="preserve"> starting with step </w:t>
        </w:r>
      </w:ins>
      <w:ins w:id="36195" w:author="Allen Wirfs-Brock" w:date="2012-02-09T14:39:00Z">
        <w:r w:rsidR="009911A2">
          <w:t>1</w:t>
        </w:r>
      </w:ins>
      <w:ins w:id="36196" w:author="Allen Wirfs-Brock" w:date="2012-02-09T14:09:00Z">
        <w:r w:rsidRPr="00E77497">
          <w:t>.</w:t>
        </w:r>
      </w:ins>
    </w:p>
    <w:p w14:paraId="6D9DBCDC" w14:textId="77777777" w:rsidR="009911A2" w:rsidRDefault="009911A2" w:rsidP="009911A2">
      <w:pPr>
        <w:rPr>
          <w:ins w:id="36197" w:author="Allen Wirfs-Brock" w:date="2012-02-09T14:41:00Z"/>
        </w:rPr>
      </w:pPr>
      <w:ins w:id="36198" w:author="Allen Wirfs-Brock" w:date="2012-02-09T14:41:00Z">
        <w:r>
          <w:t>The definition of the [[Delete]] internal method given in 8.12.7 is replaced with the following:</w:t>
        </w:r>
      </w:ins>
    </w:p>
    <w:p w14:paraId="57632481" w14:textId="77777777" w:rsidR="009911A2" w:rsidRDefault="009911A2" w:rsidP="009911A2">
      <w:pPr>
        <w:pStyle w:val="Alg4"/>
        <w:numPr>
          <w:ilvl w:val="0"/>
          <w:numId w:val="658"/>
        </w:numPr>
        <w:rPr>
          <w:ins w:id="36199" w:author="Allen Wirfs-Brock" w:date="2012-02-09T14:41:00Z"/>
        </w:rPr>
      </w:pPr>
      <w:ins w:id="36200" w:author="Allen Wirfs-Brock" w:date="2012-02-09T14:41:00Z">
        <w:r>
          <w:t xml:space="preserve">If </w:t>
        </w:r>
      </w:ins>
      <w:ins w:id="36201" w:author="Allen Wirfs-Brock" w:date="2012-02-09T14:42:00Z">
        <w:r w:rsidRPr="000C3094">
          <w:t>Undersco</w:t>
        </w:r>
        <w:r>
          <w:t>r</w:t>
        </w:r>
        <w:r w:rsidRPr="000C3094">
          <w:t>eProtoEnabled</w:t>
        </w:r>
        <w:r>
          <w:t xml:space="preserve"> is </w:t>
        </w:r>
        <w:r w:rsidRPr="00A56E1A">
          <w:rPr>
            <w:b/>
          </w:rPr>
          <w:t>true</w:t>
        </w:r>
        <w:r w:rsidRPr="00A56E1A">
          <w:rPr>
            <w:i/>
          </w:rPr>
          <w:t xml:space="preserve"> </w:t>
        </w:r>
        <w:r>
          <w:t xml:space="preserve">and </w:t>
        </w:r>
      </w:ins>
      <w:ins w:id="36202" w:author="Allen Wirfs-Brock" w:date="2012-02-09T14:41:00Z">
        <w:r w:rsidRPr="00A56E1A">
          <w:rPr>
            <w:i/>
          </w:rPr>
          <w:t>P</w:t>
        </w:r>
        <w:r>
          <w:t xml:space="preserve"> is the string value </w:t>
        </w:r>
        <w:r w:rsidRPr="00A56E1A">
          <w:rPr>
            <w:rFonts w:ascii="Courier New" w:hAnsi="Courier New" w:cs="Courier New"/>
            <w:b/>
          </w:rPr>
          <w:t>"__proto__"</w:t>
        </w:r>
        <w:r>
          <w:t xml:space="preserve"> and </w:t>
        </w:r>
      </w:ins>
      <w:ins w:id="36203" w:author="Allen Wirfs-Brock" w:date="2012-02-09T14:43:00Z">
        <w:r w:rsidRPr="00A56E1A">
          <w:rPr>
            <w:i/>
          </w:rPr>
          <w:t>O</w:t>
        </w:r>
        <w:r>
          <w:t xml:space="preserve"> is the standard built-in Object prototype object</w:t>
        </w:r>
      </w:ins>
      <w:ins w:id="36204" w:author="Allen Wirfs-Brock" w:date="2012-02-09T14:41:00Z">
        <w:r>
          <w:t xml:space="preserve">, then </w:t>
        </w:r>
      </w:ins>
    </w:p>
    <w:p w14:paraId="117C47F3" w14:textId="77777777" w:rsidR="009911A2" w:rsidRPr="00E77497" w:rsidRDefault="009911A2" w:rsidP="009911A2">
      <w:pPr>
        <w:pStyle w:val="Alg4"/>
        <w:numPr>
          <w:ilvl w:val="1"/>
          <w:numId w:val="658"/>
        </w:numPr>
        <w:rPr>
          <w:ins w:id="36205" w:author="Allen Wirfs-Brock" w:date="2012-02-09T14:41:00Z"/>
        </w:rPr>
      </w:pPr>
      <w:ins w:id="36206" w:author="Allen Wirfs-Brock" w:date="2012-02-09T14:44:00Z">
        <w:r>
          <w:t>S</w:t>
        </w:r>
      </w:ins>
      <w:ins w:id="36207" w:author="Allen Wirfs-Brock" w:date="2012-02-09T14:41:00Z">
        <w:r w:rsidRPr="00E77497">
          <w:t xml:space="preserve">et </w:t>
        </w:r>
      </w:ins>
      <w:ins w:id="36208" w:author="Allen Wirfs-Brock" w:date="2012-02-09T14:45:00Z">
        <w:r w:rsidRPr="000C3094">
          <w:t>Undersco</w:t>
        </w:r>
        <w:r>
          <w:t>r</w:t>
        </w:r>
        <w:r w:rsidRPr="000C3094">
          <w:t>eProtoEnabled</w:t>
        </w:r>
        <w:r>
          <w:t xml:space="preserve"> </w:t>
        </w:r>
      </w:ins>
      <w:ins w:id="36209" w:author="Allen Wirfs-Brock" w:date="2012-02-09T17:09:00Z">
        <w:r w:rsidR="002328A6">
          <w:t>to</w:t>
        </w:r>
      </w:ins>
      <w:ins w:id="36210" w:author="Allen Wirfs-Brock" w:date="2012-02-09T14:45:00Z">
        <w:r>
          <w:t xml:space="preserve"> </w:t>
        </w:r>
      </w:ins>
      <w:ins w:id="36211" w:author="Allen Wirfs-Brock" w:date="2012-02-09T14:54:00Z">
        <w:r w:rsidR="00632FE8">
          <w:rPr>
            <w:b/>
          </w:rPr>
          <w:t>false</w:t>
        </w:r>
      </w:ins>
      <w:ins w:id="36212" w:author="Allen Wirfs-Brock" w:date="2012-02-09T14:41:00Z">
        <w:r w:rsidRPr="00E77497">
          <w:t>.</w:t>
        </w:r>
      </w:ins>
    </w:p>
    <w:p w14:paraId="67E0FC02" w14:textId="77777777" w:rsidR="009911A2" w:rsidRPr="00E77497" w:rsidRDefault="009911A2" w:rsidP="009911A2">
      <w:pPr>
        <w:pStyle w:val="Alg4"/>
        <w:numPr>
          <w:ilvl w:val="0"/>
          <w:numId w:val="658"/>
        </w:numPr>
        <w:spacing w:after="120"/>
        <w:rPr>
          <w:ins w:id="36213" w:author="Allen Wirfs-Brock" w:date="2012-02-09T14:41:00Z"/>
        </w:rPr>
      </w:pPr>
      <w:ins w:id="36214" w:author="Allen Wirfs-Brock" w:date="2012-02-09T14:41:00Z">
        <w:r>
          <w:t>Continue by executing the steps of 8.12.</w:t>
        </w:r>
      </w:ins>
      <w:ins w:id="36215" w:author="Allen Wirfs-Brock" w:date="2012-02-09T14:46:00Z">
        <w:r>
          <w:t>7</w:t>
        </w:r>
      </w:ins>
      <w:ins w:id="36216" w:author="Allen Wirfs-Brock" w:date="2012-02-09T14:41:00Z">
        <w:r>
          <w:t xml:space="preserve"> starting with step </w:t>
        </w:r>
      </w:ins>
      <w:ins w:id="36217" w:author="Allen Wirfs-Brock" w:date="2012-02-09T14:46:00Z">
        <w:r>
          <w:t>1</w:t>
        </w:r>
      </w:ins>
      <w:ins w:id="36218" w:author="Allen Wirfs-Brock" w:date="2012-02-09T14:41:00Z">
        <w:r w:rsidRPr="00E77497">
          <w:t>.</w:t>
        </w:r>
      </w:ins>
    </w:p>
    <w:p w14:paraId="3D30C48D" w14:textId="77777777" w:rsidR="00B86FCE" w:rsidRDefault="00B86FCE" w:rsidP="00632FE8">
      <w:pPr>
        <w:rPr>
          <w:ins w:id="36219" w:author="Allen Wirfs-Brock" w:date="2012-02-09T14:58:00Z"/>
        </w:rPr>
      </w:pPr>
    </w:p>
    <w:p w14:paraId="12F11750" w14:textId="77777777" w:rsidR="00632FE8" w:rsidRDefault="00632FE8" w:rsidP="00632FE8">
      <w:pPr>
        <w:rPr>
          <w:ins w:id="36220" w:author="Allen Wirfs-Brock" w:date="2012-02-09T14:47:00Z"/>
        </w:rPr>
      </w:pPr>
      <w:ins w:id="36221" w:author="Allen Wirfs-Brock" w:date="2012-02-09T14:47:00Z">
        <w:r>
          <w:t>The definition of the [[</w:t>
        </w:r>
      </w:ins>
      <w:ins w:id="36222" w:author="Allen Wirfs-Brock" w:date="2012-02-09T14:50:00Z">
        <w:r>
          <w:t>DefineOwnProperty</w:t>
        </w:r>
      </w:ins>
      <w:ins w:id="36223" w:author="Allen Wirfs-Brock" w:date="2012-02-09T14:47:00Z">
        <w:r>
          <w:t>]] internal method given in 8.12.</w:t>
        </w:r>
      </w:ins>
      <w:ins w:id="36224" w:author="Allen Wirfs-Brock" w:date="2012-02-09T14:48:00Z">
        <w:r>
          <w:t>9</w:t>
        </w:r>
      </w:ins>
      <w:ins w:id="36225" w:author="Allen Wirfs-Brock" w:date="2012-02-09T14:47:00Z">
        <w:r>
          <w:t xml:space="preserve"> is replaced with the </w:t>
        </w:r>
        <w:commentRangeStart w:id="36226"/>
        <w:r>
          <w:t>following</w:t>
        </w:r>
      </w:ins>
      <w:commentRangeEnd w:id="36226"/>
      <w:ins w:id="36227" w:author="Allen Wirfs-Brock" w:date="2012-02-09T15:50:00Z">
        <w:r w:rsidR="00F40394">
          <w:rPr>
            <w:rStyle w:val="af3"/>
          </w:rPr>
          <w:commentReference w:id="36226"/>
        </w:r>
      </w:ins>
      <w:ins w:id="36228" w:author="Allen Wirfs-Brock" w:date="2012-02-09T14:47:00Z">
        <w:r>
          <w:t>:</w:t>
        </w:r>
      </w:ins>
    </w:p>
    <w:p w14:paraId="4618137B" w14:textId="77777777" w:rsidR="00632FE8" w:rsidRDefault="00632FE8" w:rsidP="00632FE8">
      <w:pPr>
        <w:pStyle w:val="Alg4"/>
        <w:numPr>
          <w:ilvl w:val="0"/>
          <w:numId w:val="659"/>
        </w:numPr>
        <w:rPr>
          <w:ins w:id="36229" w:author="Allen Wirfs-Brock" w:date="2012-02-09T14:47:00Z"/>
        </w:rPr>
      </w:pPr>
      <w:ins w:id="36230" w:author="Allen Wirfs-Brock" w:date="2012-02-09T14:47:00Z">
        <w:r>
          <w:t xml:space="preserve">If </w:t>
        </w:r>
        <w:r w:rsidRPr="000C3094">
          <w:t>Undersco</w:t>
        </w:r>
        <w:r>
          <w:t>r</w:t>
        </w:r>
        <w:r w:rsidRPr="000C3094">
          <w:t>eProtoEnabled</w:t>
        </w:r>
        <w:r>
          <w:t xml:space="preserve"> is </w:t>
        </w:r>
        <w:r w:rsidRPr="00A56E1A">
          <w:rPr>
            <w:b/>
          </w:rPr>
          <w:t>true</w:t>
        </w:r>
        <w:r w:rsidRPr="00A56E1A">
          <w:rPr>
            <w:i/>
          </w:rPr>
          <w:t xml:space="preserve"> </w:t>
        </w:r>
        <w:r>
          <w:t xml:space="preserve">and </w:t>
        </w:r>
        <w:r w:rsidRPr="00A56E1A">
          <w:rPr>
            <w:i/>
          </w:rPr>
          <w:t>P</w:t>
        </w:r>
        <w:r>
          <w:t xml:space="preserve"> is the string value </w:t>
        </w:r>
        <w:r w:rsidRPr="00A56E1A">
          <w:rPr>
            <w:rFonts w:ascii="Courier New" w:hAnsi="Courier New" w:cs="Courier New"/>
            <w:b/>
          </w:rPr>
          <w:t>"__proto__"</w:t>
        </w:r>
        <w:r>
          <w:t xml:space="preserve"> and </w:t>
        </w:r>
        <w:r w:rsidRPr="00A56E1A">
          <w:rPr>
            <w:i/>
          </w:rPr>
          <w:t>O</w:t>
        </w:r>
        <w:r>
          <w:t xml:space="preserve"> is the standard built-in Object prototype object, then </w:t>
        </w:r>
      </w:ins>
    </w:p>
    <w:p w14:paraId="24B03119" w14:textId="77777777" w:rsidR="00632FE8" w:rsidRDefault="00632FE8" w:rsidP="00632FE8">
      <w:pPr>
        <w:pStyle w:val="Alg4"/>
        <w:numPr>
          <w:ilvl w:val="1"/>
          <w:numId w:val="659"/>
        </w:numPr>
        <w:rPr>
          <w:ins w:id="36231" w:author="Allen Wirfs-Brock" w:date="2012-02-09T14:50:00Z"/>
        </w:rPr>
      </w:pPr>
      <w:ins w:id="36232" w:author="Allen Wirfs-Brock" w:date="2012-02-09T14:50:00Z">
        <w:r>
          <w:t xml:space="preserve">If </w:t>
        </w:r>
      </w:ins>
      <w:ins w:id="36233" w:author="Allen Wirfs-Brock" w:date="2012-02-09T14:51:00Z">
        <w:r>
          <w:t xml:space="preserve">any attribute contained in </w:t>
        </w:r>
      </w:ins>
      <w:ins w:id="36234" w:author="Allen Wirfs-Brock" w:date="2012-02-09T14:50:00Z">
        <w:r w:rsidRPr="00632FE8">
          <w:rPr>
            <w:i/>
          </w:rPr>
          <w:t>Desc</w:t>
        </w:r>
        <w:r>
          <w:t xml:space="preserve"> </w:t>
        </w:r>
      </w:ins>
      <w:ins w:id="36235" w:author="Allen Wirfs-Brock" w:date="2012-02-09T14:53:00Z">
        <w:r>
          <w:t>is not present or has a different value</w:t>
        </w:r>
      </w:ins>
      <w:ins w:id="36236" w:author="Allen Wirfs-Brock" w:date="2012-02-09T14:51:00Z">
        <w:r>
          <w:t xml:space="preserve"> from the corresponding attribute in </w:t>
        </w:r>
      </w:ins>
      <w:ins w:id="36237" w:author="Allen Wirfs-Brock" w:date="2012-02-09T14:52:00Z">
        <w:r>
          <w:t xml:space="preserve">{ [[Writable]]: </w:t>
        </w:r>
        <w:r w:rsidRPr="00051028">
          <w:rPr>
            <w:b/>
          </w:rPr>
          <w:t>true</w:t>
        </w:r>
        <w:r>
          <w:t xml:space="preserve">, [[Enumerable]]: </w:t>
        </w:r>
        <w:r w:rsidRPr="00051028">
          <w:rPr>
            <w:b/>
          </w:rPr>
          <w:t>true</w:t>
        </w:r>
        <w:r>
          <w:t xml:space="preserve">, [[Configurable]]: </w:t>
        </w:r>
        <w:r w:rsidRPr="00051028">
          <w:rPr>
            <w:b/>
          </w:rPr>
          <w:t>true</w:t>
        </w:r>
        <w:r>
          <w:t xml:space="preserve"> }</w:t>
        </w:r>
      </w:ins>
      <w:ins w:id="36238" w:author="Allen Wirfs-Brock" w:date="2012-02-09T17:09:00Z">
        <w:r w:rsidR="002328A6">
          <w:t>then,</w:t>
        </w:r>
      </w:ins>
    </w:p>
    <w:p w14:paraId="165856A3" w14:textId="77777777" w:rsidR="00632FE8" w:rsidRPr="00E77497" w:rsidRDefault="00632FE8" w:rsidP="00632FE8">
      <w:pPr>
        <w:pStyle w:val="Alg4"/>
        <w:numPr>
          <w:ilvl w:val="2"/>
          <w:numId w:val="659"/>
        </w:numPr>
        <w:rPr>
          <w:ins w:id="36239" w:author="Allen Wirfs-Brock" w:date="2012-02-09T14:47:00Z"/>
        </w:rPr>
      </w:pPr>
      <w:ins w:id="36240" w:author="Allen Wirfs-Brock" w:date="2012-02-09T14:47:00Z">
        <w:r>
          <w:t>S</w:t>
        </w:r>
        <w:r w:rsidRPr="00E77497">
          <w:t xml:space="preserve">et </w:t>
        </w:r>
        <w:r w:rsidRPr="000C3094">
          <w:t>Undersco</w:t>
        </w:r>
        <w:r>
          <w:t>r</w:t>
        </w:r>
        <w:r w:rsidRPr="000C3094">
          <w:t>eProtoEnabled</w:t>
        </w:r>
        <w:r>
          <w:t xml:space="preserve"> </w:t>
        </w:r>
      </w:ins>
      <w:ins w:id="36241" w:author="Allen Wirfs-Brock" w:date="2012-02-09T15:25:00Z">
        <w:r w:rsidR="00762BEA">
          <w:t>to</w:t>
        </w:r>
      </w:ins>
      <w:ins w:id="36242" w:author="Allen Wirfs-Brock" w:date="2012-02-09T14:47:00Z">
        <w:r>
          <w:t xml:space="preserve"> </w:t>
        </w:r>
      </w:ins>
      <w:ins w:id="36243" w:author="Allen Wirfs-Brock" w:date="2012-02-09T14:54:00Z">
        <w:r>
          <w:rPr>
            <w:b/>
          </w:rPr>
          <w:t>false</w:t>
        </w:r>
      </w:ins>
      <w:ins w:id="36244" w:author="Allen Wirfs-Brock" w:date="2012-02-09T14:47:00Z">
        <w:r w:rsidRPr="00E77497">
          <w:t>.</w:t>
        </w:r>
      </w:ins>
    </w:p>
    <w:p w14:paraId="56007ACA" w14:textId="77777777" w:rsidR="00632FE8" w:rsidRPr="00E77497" w:rsidRDefault="00632FE8" w:rsidP="00632FE8">
      <w:pPr>
        <w:pStyle w:val="Alg4"/>
        <w:numPr>
          <w:ilvl w:val="0"/>
          <w:numId w:val="659"/>
        </w:numPr>
        <w:spacing w:after="120"/>
        <w:rPr>
          <w:ins w:id="36245" w:author="Allen Wirfs-Brock" w:date="2012-02-09T14:47:00Z"/>
        </w:rPr>
      </w:pPr>
      <w:ins w:id="36246" w:author="Allen Wirfs-Brock" w:date="2012-02-09T14:47:00Z">
        <w:r>
          <w:t>Continue by executing the steps of 8.12.</w:t>
        </w:r>
      </w:ins>
      <w:ins w:id="36247" w:author="Allen Wirfs-Brock" w:date="2012-02-09T14:48:00Z">
        <w:r>
          <w:t>9</w:t>
        </w:r>
      </w:ins>
      <w:ins w:id="36248" w:author="Allen Wirfs-Brock" w:date="2012-02-09T14:47:00Z">
        <w:r>
          <w:t xml:space="preserve"> starting with step 1</w:t>
        </w:r>
        <w:r w:rsidRPr="00E77497">
          <w:t>.</w:t>
        </w:r>
      </w:ins>
    </w:p>
    <w:p w14:paraId="6B736D79" w14:textId="77777777" w:rsidR="007E57F6" w:rsidRDefault="007E57F6" w:rsidP="00931901">
      <w:pPr>
        <w:rPr>
          <w:ins w:id="36249" w:author="Allen Wirfs-Brock" w:date="2012-02-09T14:59:00Z"/>
        </w:rPr>
      </w:pPr>
    </w:p>
    <w:p w14:paraId="463BAFD8" w14:textId="77777777" w:rsidR="00B86FCE" w:rsidRPr="006E2052" w:rsidRDefault="00B86FCE" w:rsidP="00931901">
      <w:pPr>
        <w:rPr>
          <w:ins w:id="36250" w:author="Allen Wirfs-Brock" w:date="2012-02-09T12:49:00Z"/>
        </w:rPr>
      </w:pPr>
    </w:p>
    <w:p w14:paraId="7AD5D917" w14:textId="77777777" w:rsidR="00B86FCE" w:rsidRDefault="00B86FCE" w:rsidP="00B86FCE">
      <w:pPr>
        <w:pStyle w:val="a4"/>
        <w:rPr>
          <w:ins w:id="36251" w:author="Allen Wirfs-Brock" w:date="2012-02-09T14:59:00Z"/>
        </w:rPr>
      </w:pPr>
      <w:ins w:id="36252" w:author="Allen Wirfs-Brock" w:date="2012-02-09T14:59:00Z">
        <w:r>
          <w:t>__proto___</w:t>
        </w:r>
      </w:ins>
      <w:ins w:id="36253" w:author="Allen Wirfs-Brock" w:date="2012-02-09T15:00:00Z">
        <w:r w:rsidRPr="00B86FCE">
          <w:t xml:space="preserve"> </w:t>
        </w:r>
        <w:r>
          <w:t xml:space="preserve">Object Initialisers </w:t>
        </w:r>
      </w:ins>
      <w:ins w:id="36254" w:author="Allen Wirfs-Brock" w:date="2012-02-09T14:59:00Z">
        <w:r>
          <w:t>_</w:t>
        </w:r>
      </w:ins>
    </w:p>
    <w:p w14:paraId="78F64F92" w14:textId="77777777" w:rsidR="006E2052" w:rsidRPr="006E2052" w:rsidRDefault="00762BEA" w:rsidP="00931901">
      <w:pPr>
        <w:rPr>
          <w:ins w:id="36255" w:author="Allen Wirfs-Brock" w:date="2012-02-09T12:48:00Z"/>
        </w:rPr>
      </w:pPr>
      <w:ins w:id="36256" w:author="Allen Wirfs-Brock" w:date="2012-02-09T15:17:00Z">
        <w:r>
          <w:t xml:space="preserve">Definitions of </w:t>
        </w:r>
      </w:ins>
      <w:ins w:id="36257" w:author="Allen Wirfs-Brock" w:date="2012-02-09T15:52:00Z">
        <w:r w:rsidR="00F40394">
          <w:t>two</w:t>
        </w:r>
      </w:ins>
      <w:ins w:id="36258" w:author="Allen Wirfs-Brock" w:date="2012-02-09T15:17:00Z">
        <w:r>
          <w:t xml:space="preserve"> algorithms in 11.1.5 are </w:t>
        </w:r>
      </w:ins>
      <w:ins w:id="36259" w:author="Allen Wirfs-Brock" w:date="2012-02-09T15:35:00Z">
        <w:r w:rsidR="00931901">
          <w:t>replaced with the</w:t>
        </w:r>
      </w:ins>
      <w:ins w:id="36260" w:author="Allen Wirfs-Brock" w:date="2012-02-09T15:17:00Z">
        <w:r>
          <w:t xml:space="preserve"> </w:t>
        </w:r>
      </w:ins>
      <w:ins w:id="36261" w:author="Allen Wirfs-Brock" w:date="2012-02-09T15:35:00Z">
        <w:r w:rsidR="00931901">
          <w:t>following:</w:t>
        </w:r>
      </w:ins>
    </w:p>
    <w:p w14:paraId="1C579CF0" w14:textId="77777777" w:rsidR="00762BEA" w:rsidRDefault="00762BEA" w:rsidP="00762BEA">
      <w:pPr>
        <w:jc w:val="left"/>
        <w:rPr>
          <w:ins w:id="36262" w:author="Allen Wirfs-Brock" w:date="2012-02-09T15:22:00Z"/>
        </w:rPr>
      </w:pPr>
      <w:ins w:id="36263" w:author="Allen Wirfs-Brock" w:date="2012-02-09T15:22:00Z">
        <w:r>
          <w:t xml:space="preserve">The production  </w:t>
        </w:r>
        <w:del w:id="36264" w:author="Rev 7 Allen Wirfs-Brock" w:date="2012-04-20T09:48:00Z">
          <w:r w:rsidRPr="00FA7562" w:rsidDel="002D5AF2">
            <w:rPr>
              <w:rStyle w:val="bnf"/>
            </w:rPr>
            <w:delText>PropertyNameAndValueList</w:delText>
          </w:r>
        </w:del>
      </w:ins>
      <w:ins w:id="36265" w:author="Rev 7 Allen Wirfs-Brock" w:date="2012-04-20T09:48:00Z">
        <w:r w:rsidR="002D5AF2">
          <w:rPr>
            <w:rStyle w:val="bnf"/>
          </w:rPr>
          <w:t>PropertyDefinitionList</w:t>
        </w:r>
      </w:ins>
      <w:ins w:id="36266" w:author="Allen Wirfs-Brock" w:date="2012-02-09T15:22:00Z">
        <w:r>
          <w:t xml:space="preserve"> </w:t>
        </w:r>
        <w:r>
          <w:rPr>
            <w:b/>
          </w:rPr>
          <w:t>:</w:t>
        </w:r>
        <w:r>
          <w:t xml:space="preserve"> </w:t>
        </w:r>
        <w:r w:rsidRPr="00E91749">
          <w:t xml:space="preserve"> </w:t>
        </w:r>
        <w:del w:id="36267" w:author="Rev 7 Allen Wirfs-Brock" w:date="2012-04-20T09:35:00Z">
          <w:r w:rsidRPr="00FA7562" w:rsidDel="001A6289">
            <w:rPr>
              <w:rStyle w:val="bnf"/>
            </w:rPr>
            <w:delText>PropertyAssignment</w:delText>
          </w:r>
        </w:del>
      </w:ins>
      <w:ins w:id="36268" w:author="Rev 7 Allen Wirfs-Brock" w:date="2012-04-20T09:35:00Z">
        <w:r w:rsidR="001A6289">
          <w:rPr>
            <w:rStyle w:val="bnf"/>
          </w:rPr>
          <w:t>PropertyDefinition</w:t>
        </w:r>
      </w:ins>
      <w:ins w:id="36269" w:author="Allen Wirfs-Brock" w:date="2012-02-09T15:22:00Z">
        <w:r>
          <w:t xml:space="preserve"> is evaluated as follows:</w:t>
        </w:r>
      </w:ins>
    </w:p>
    <w:p w14:paraId="682C5144" w14:textId="77777777" w:rsidR="00762BEA" w:rsidRDefault="00762BEA" w:rsidP="00931901">
      <w:pPr>
        <w:pStyle w:val="Alg4"/>
        <w:numPr>
          <w:ilvl w:val="0"/>
          <w:numId w:val="661"/>
        </w:numPr>
        <w:spacing w:after="220"/>
        <w:contextualSpacing/>
        <w:rPr>
          <w:ins w:id="36270" w:author="Allen Wirfs-Brock" w:date="2012-02-09T15:22:00Z"/>
        </w:rPr>
      </w:pPr>
      <w:ins w:id="36271" w:author="Allen Wirfs-Brock" w:date="2012-02-09T15:22:00Z">
        <w:r>
          <w:t xml:space="preserve">Let </w:t>
        </w:r>
        <w:r w:rsidRPr="00474F82">
          <w:rPr>
            <w:i/>
          </w:rPr>
          <w:t xml:space="preserve">obj </w:t>
        </w:r>
        <w:r>
          <w:t xml:space="preserve">be the result of creating a new object as if by the expression </w:t>
        </w:r>
        <w:r>
          <w:rPr>
            <w:rFonts w:ascii="Courier New" w:hAnsi="Courier New"/>
            <w:b/>
          </w:rPr>
          <w:t xml:space="preserve">new Object() </w:t>
        </w:r>
        <w:r w:rsidRPr="00182267">
          <w:t xml:space="preserve">where </w:t>
        </w:r>
        <w:r w:rsidRPr="00182267">
          <w:rPr>
            <w:rFonts w:ascii="Courier New" w:hAnsi="Courier New" w:cs="Courier New"/>
            <w:b/>
          </w:rPr>
          <w:t>Object</w:t>
        </w:r>
        <w:r w:rsidRPr="00182267">
          <w:t xml:space="preserve"> is the standard built-in construct</w:t>
        </w:r>
        <w:r>
          <w:t>or</w:t>
        </w:r>
        <w:r w:rsidRPr="00182267">
          <w:t xml:space="preserve"> with that name</w:t>
        </w:r>
        <w:r>
          <w:t>.</w:t>
        </w:r>
      </w:ins>
    </w:p>
    <w:p w14:paraId="073692BF" w14:textId="77777777" w:rsidR="00762BEA" w:rsidRDefault="00762BEA" w:rsidP="00931901">
      <w:pPr>
        <w:pStyle w:val="Alg4"/>
        <w:numPr>
          <w:ilvl w:val="0"/>
          <w:numId w:val="661"/>
        </w:numPr>
        <w:spacing w:after="220"/>
        <w:contextualSpacing/>
        <w:rPr>
          <w:ins w:id="36272" w:author="Allen Wirfs-Brock" w:date="2012-02-09T15:22:00Z"/>
        </w:rPr>
      </w:pPr>
      <w:ins w:id="36273" w:author="Allen Wirfs-Brock" w:date="2012-02-09T15:22:00Z">
        <w:r>
          <w:t xml:space="preserve">Let </w:t>
        </w:r>
        <w:r w:rsidRPr="00474F82">
          <w:rPr>
            <w:i/>
          </w:rPr>
          <w:t xml:space="preserve">propId </w:t>
        </w:r>
        <w:r>
          <w:t xml:space="preserve">be the result of evaluating </w:t>
        </w:r>
        <w:del w:id="36274" w:author="Rev 7 Allen Wirfs-Brock" w:date="2012-04-20T09:35:00Z">
          <w:r w:rsidDel="001A6289">
            <w:rPr>
              <w:i/>
            </w:rPr>
            <w:delText>PropertyAssignment</w:delText>
          </w:r>
        </w:del>
      </w:ins>
      <w:ins w:id="36275" w:author="Rev 7 Allen Wirfs-Brock" w:date="2012-04-20T09:35:00Z">
        <w:r w:rsidR="001A6289">
          <w:rPr>
            <w:i/>
          </w:rPr>
          <w:t>PropertyDefinition</w:t>
        </w:r>
      </w:ins>
      <w:ins w:id="36276" w:author="Allen Wirfs-Brock" w:date="2012-02-09T15:22:00Z">
        <w:r>
          <w:t>.</w:t>
        </w:r>
      </w:ins>
    </w:p>
    <w:p w14:paraId="53A85239" w14:textId="77777777" w:rsidR="00762BEA" w:rsidRDefault="00762BEA" w:rsidP="00762BEA">
      <w:pPr>
        <w:pStyle w:val="Alg4"/>
        <w:numPr>
          <w:ilvl w:val="0"/>
          <w:numId w:val="661"/>
        </w:numPr>
        <w:rPr>
          <w:ins w:id="36277" w:author="Allen Wirfs-Brock" w:date="2012-02-09T15:26:00Z"/>
        </w:rPr>
      </w:pPr>
      <w:ins w:id="36278" w:author="Allen Wirfs-Brock" w:date="2012-02-09T15:26:00Z">
        <w:r>
          <w:t xml:space="preserve">If </w:t>
        </w:r>
      </w:ins>
      <w:ins w:id="36279" w:author="Allen Wirfs-Brock" w:date="2012-02-09T19:19:00Z">
        <w:r w:rsidR="00A50D2F" w:rsidRPr="00520A36">
          <w:rPr>
            <w:i/>
          </w:rPr>
          <w:t>propId</w:t>
        </w:r>
        <w:r w:rsidR="00A50D2F">
          <w:t>.name</w:t>
        </w:r>
      </w:ins>
      <w:ins w:id="36280" w:author="Allen Wirfs-Brock" w:date="2012-02-09T15:26:00Z">
        <w:r>
          <w:t xml:space="preserve"> is the string value </w:t>
        </w:r>
        <w:r w:rsidRPr="00650BA7">
          <w:rPr>
            <w:rFonts w:ascii="Courier New" w:hAnsi="Courier New" w:cs="Courier New"/>
            <w:b/>
          </w:rPr>
          <w:t>"__proto__"</w:t>
        </w:r>
        <w:r>
          <w:t xml:space="preserve"> and </w:t>
        </w:r>
        <w:r w:rsidRPr="000C3094">
          <w:t>Undersco</w:t>
        </w:r>
        <w:r>
          <w:t>r</w:t>
        </w:r>
        <w:r w:rsidRPr="000C3094">
          <w:t>eProtoEnabled</w:t>
        </w:r>
        <w:r>
          <w:t xml:space="preserve"> is </w:t>
        </w:r>
        <w:r w:rsidRPr="00650BA7">
          <w:rPr>
            <w:b/>
          </w:rPr>
          <w:t>true</w:t>
        </w:r>
        <w:r w:rsidRPr="00A56E1A">
          <w:t xml:space="preserve"> </w:t>
        </w:r>
        <w:r>
          <w:t xml:space="preserve">and </w:t>
        </w:r>
      </w:ins>
      <w:ins w:id="36281" w:author="Allen Wirfs-Brock" w:date="2012-02-09T15:31:00Z">
        <w:r w:rsidR="00931901">
          <w:t>IsDataDescriptor(</w:t>
        </w:r>
        <w:r w:rsidR="00931901" w:rsidRPr="00520A36">
          <w:rPr>
            <w:i/>
          </w:rPr>
          <w:t>propId</w:t>
        </w:r>
        <w:r w:rsidR="00931901">
          <w:t xml:space="preserve">.descriptor) is </w:t>
        </w:r>
        <w:r w:rsidR="00931901" w:rsidRPr="00520A36">
          <w:rPr>
            <w:b/>
          </w:rPr>
          <w:t>true</w:t>
        </w:r>
      </w:ins>
      <w:ins w:id="36282" w:author="Allen Wirfs-Brock" w:date="2012-02-09T15:26:00Z">
        <w:r>
          <w:t xml:space="preserve">, then </w:t>
        </w:r>
      </w:ins>
    </w:p>
    <w:p w14:paraId="7B672E51" w14:textId="77777777" w:rsidR="00762BEA" w:rsidRPr="00E77497" w:rsidRDefault="00762BEA" w:rsidP="00762BEA">
      <w:pPr>
        <w:pStyle w:val="Alg4"/>
        <w:numPr>
          <w:ilvl w:val="1"/>
          <w:numId w:val="661"/>
        </w:numPr>
        <w:rPr>
          <w:ins w:id="36283" w:author="Allen Wirfs-Brock" w:date="2012-02-09T15:26:00Z"/>
        </w:rPr>
      </w:pPr>
      <w:ins w:id="36284" w:author="Allen Wirfs-Brock" w:date="2012-02-09T15:26:00Z">
        <w:r w:rsidRPr="00E77497">
          <w:t xml:space="preserve">Let </w:t>
        </w:r>
      </w:ins>
      <w:ins w:id="36285" w:author="Allen Wirfs-Brock" w:date="2012-02-09T15:31:00Z">
        <w:r w:rsidR="00931901">
          <w:rPr>
            <w:i/>
          </w:rPr>
          <w:t>v</w:t>
        </w:r>
      </w:ins>
      <w:ins w:id="36286" w:author="Allen Wirfs-Brock" w:date="2012-02-09T15:26:00Z">
        <w:r w:rsidRPr="00E77497">
          <w:rPr>
            <w:i/>
          </w:rPr>
          <w:t xml:space="preserve"> </w:t>
        </w:r>
        <w:r w:rsidRPr="00E77497">
          <w:t xml:space="preserve">be </w:t>
        </w:r>
      </w:ins>
      <w:ins w:id="36287" w:author="Allen Wirfs-Brock" w:date="2012-02-09T15:33:00Z">
        <w:r w:rsidR="00931901" w:rsidRPr="00520A36">
          <w:rPr>
            <w:i/>
          </w:rPr>
          <w:t>propId</w:t>
        </w:r>
        <w:r w:rsidR="00931901">
          <w:t>.descriptor</w:t>
        </w:r>
      </w:ins>
      <w:ins w:id="36288" w:author="Allen Wirfs-Brock" w:date="2012-02-09T15:26:00Z">
        <w:r w:rsidRPr="00E77497">
          <w:t>.</w:t>
        </w:r>
      </w:ins>
      <w:ins w:id="36289" w:author="Allen Wirfs-Brock" w:date="2012-02-09T15:33:00Z">
        <w:r w:rsidR="00931901">
          <w:t>value.</w:t>
        </w:r>
      </w:ins>
    </w:p>
    <w:p w14:paraId="4068E2EB" w14:textId="77777777" w:rsidR="00762BEA" w:rsidRPr="007E57F6" w:rsidRDefault="00762BEA" w:rsidP="00762BEA">
      <w:pPr>
        <w:pStyle w:val="Alg4"/>
        <w:numPr>
          <w:ilvl w:val="1"/>
          <w:numId w:val="661"/>
        </w:numPr>
        <w:rPr>
          <w:ins w:id="36290" w:author="Allen Wirfs-Brock" w:date="2012-02-09T15:26:00Z"/>
        </w:rPr>
      </w:pPr>
      <w:ins w:id="36291" w:author="Allen Wirfs-Brock" w:date="2012-02-09T15:26:00Z">
        <w:r w:rsidRPr="00E77497">
          <w:t xml:space="preserve">If </w:t>
        </w:r>
        <w:r w:rsidRPr="00E77497">
          <w:rPr>
            <w:i/>
          </w:rPr>
          <w:t xml:space="preserve">desc </w:t>
        </w:r>
      </w:ins>
      <w:ins w:id="36292" w:author="Allen Wirfs-Brock" w:date="2012-02-09T15:32:00Z">
        <w:r w:rsidR="00931901">
          <w:rPr>
            <w:i/>
          </w:rPr>
          <w:t xml:space="preserve">be </w:t>
        </w:r>
        <w:r w:rsidR="00931901" w:rsidRPr="00520A36">
          <w:rPr>
            <w:i/>
          </w:rPr>
          <w:t>propId</w:t>
        </w:r>
        <w:r w:rsidR="00931901">
          <w:t>.descriptor</w:t>
        </w:r>
      </w:ins>
    </w:p>
    <w:p w14:paraId="12D63734" w14:textId="77777777" w:rsidR="00762BEA" w:rsidRDefault="00762BEA" w:rsidP="00931901">
      <w:pPr>
        <w:pStyle w:val="Alg4"/>
        <w:numPr>
          <w:ilvl w:val="1"/>
          <w:numId w:val="661"/>
        </w:numPr>
        <w:rPr>
          <w:ins w:id="36293" w:author="Allen Wirfs-Brock" w:date="2012-02-09T15:26:00Z"/>
        </w:rPr>
      </w:pPr>
      <w:ins w:id="36294" w:author="Allen Wirfs-Brock" w:date="2012-02-09T15:26:00Z">
        <w:r>
          <w:t xml:space="preserve">If the type of </w:t>
        </w:r>
      </w:ins>
      <w:ins w:id="36295" w:author="Allen Wirfs-Brock" w:date="2012-02-09T15:33:00Z">
        <w:r w:rsidR="00931901">
          <w:rPr>
            <w:i/>
          </w:rPr>
          <w:t>v</w:t>
        </w:r>
      </w:ins>
      <w:ins w:id="36296" w:author="Allen Wirfs-Brock" w:date="2012-02-09T15:26:00Z">
        <w:r>
          <w:t xml:space="preserve"> is either Object or Null, </w:t>
        </w:r>
      </w:ins>
    </w:p>
    <w:p w14:paraId="3F107399" w14:textId="77777777" w:rsidR="00762BEA" w:rsidRDefault="00762BEA" w:rsidP="00931901">
      <w:pPr>
        <w:pStyle w:val="Alg4"/>
        <w:numPr>
          <w:ilvl w:val="2"/>
          <w:numId w:val="661"/>
        </w:numPr>
        <w:rPr>
          <w:ins w:id="36297" w:author="Allen Wirfs-Brock" w:date="2012-02-09T15:26:00Z"/>
        </w:rPr>
      </w:pPr>
      <w:ins w:id="36298" w:author="Allen Wirfs-Brock" w:date="2012-02-09T15:26:00Z">
        <w:r>
          <w:t xml:space="preserve">Set the value of the [[Prototype]] internal property of </w:t>
        </w:r>
        <w:del w:id="36299" w:author="Rev 8 Allen Wirfs-Brock" w:date="2012-06-14T14:26:00Z">
          <w:r w:rsidRPr="002328A6" w:rsidDel="00FD13C0">
            <w:rPr>
              <w:i/>
            </w:rPr>
            <w:delText>O</w:delText>
          </w:r>
        </w:del>
      </w:ins>
      <w:ins w:id="36300" w:author="Rev 8 Allen Wirfs-Brock" w:date="2012-06-14T14:26:00Z">
        <w:r w:rsidR="00FD13C0">
          <w:rPr>
            <w:i/>
          </w:rPr>
          <w:t>obj</w:t>
        </w:r>
      </w:ins>
      <w:ins w:id="36301" w:author="Allen Wirfs-Brock" w:date="2012-02-09T15:26:00Z">
        <w:r>
          <w:t xml:space="preserve"> to </w:t>
        </w:r>
        <w:del w:id="36302" w:author="Rev 8 Allen Wirfs-Brock" w:date="2012-06-14T14:26:00Z">
          <w:r w:rsidRPr="002328A6" w:rsidDel="00FD13C0">
            <w:rPr>
              <w:i/>
            </w:rPr>
            <w:delText>V</w:delText>
          </w:r>
        </w:del>
      </w:ins>
      <w:ins w:id="36303" w:author="Rev 8 Allen Wirfs-Brock" w:date="2012-06-14T14:26:00Z">
        <w:r w:rsidR="00FD13C0">
          <w:rPr>
            <w:i/>
          </w:rPr>
          <w:t>v</w:t>
        </w:r>
      </w:ins>
      <w:ins w:id="36304" w:author="Allen Wirfs-Brock" w:date="2012-02-09T15:26:00Z">
        <w:r>
          <w:t>.</w:t>
        </w:r>
      </w:ins>
    </w:p>
    <w:p w14:paraId="752F86C7" w14:textId="77777777" w:rsidR="00762BEA" w:rsidRDefault="00762BEA" w:rsidP="00931901">
      <w:pPr>
        <w:pStyle w:val="Alg4"/>
        <w:numPr>
          <w:ilvl w:val="2"/>
          <w:numId w:val="661"/>
        </w:numPr>
        <w:rPr>
          <w:ins w:id="36305" w:author="Allen Wirfs-Brock" w:date="2012-02-09T15:23:00Z"/>
        </w:rPr>
      </w:pPr>
      <w:ins w:id="36306" w:author="Allen Wirfs-Brock" w:date="2012-02-09T15:26:00Z">
        <w:r>
          <w:t>Return</w:t>
        </w:r>
      </w:ins>
      <w:ins w:id="36307" w:author="Rev 8 Allen Wirfs-Brock" w:date="2012-06-14T14:27:00Z">
        <w:r w:rsidR="00FD13C0">
          <w:t xml:space="preserve"> </w:t>
        </w:r>
        <w:r w:rsidR="00FD13C0" w:rsidRPr="00BC2562">
          <w:rPr>
            <w:i/>
          </w:rPr>
          <w:t>obj</w:t>
        </w:r>
      </w:ins>
      <w:ins w:id="36308" w:author="Allen Wirfs-Brock" w:date="2012-02-09T15:26:00Z">
        <w:r w:rsidRPr="00E77497">
          <w:t>.</w:t>
        </w:r>
      </w:ins>
    </w:p>
    <w:p w14:paraId="3B526419" w14:textId="77777777" w:rsidR="00762BEA" w:rsidRDefault="00762BEA" w:rsidP="00931901">
      <w:pPr>
        <w:pStyle w:val="Alg4"/>
        <w:numPr>
          <w:ilvl w:val="0"/>
          <w:numId w:val="661"/>
        </w:numPr>
        <w:spacing w:after="220"/>
        <w:contextualSpacing/>
        <w:rPr>
          <w:ins w:id="36309" w:author="Allen Wirfs-Brock" w:date="2012-02-09T15:22:00Z"/>
        </w:rPr>
      </w:pPr>
      <w:ins w:id="36310" w:author="Allen Wirfs-Brock" w:date="2012-02-09T15:22:00Z">
        <w:r>
          <w:t xml:space="preserve">Call the [[DefineOwnProperty]] internal method of </w:t>
        </w:r>
        <w:r w:rsidRPr="00474F82">
          <w:rPr>
            <w:i/>
          </w:rPr>
          <w:t>obj</w:t>
        </w:r>
        <w:r>
          <w:t xml:space="preserve"> with arguments </w:t>
        </w:r>
        <w:r w:rsidRPr="00474F82">
          <w:rPr>
            <w:i/>
          </w:rPr>
          <w:t>propId</w:t>
        </w:r>
        <w:r>
          <w:t xml:space="preserve">.name, </w:t>
        </w:r>
        <w:r w:rsidRPr="00474F82">
          <w:rPr>
            <w:i/>
          </w:rPr>
          <w:t>propId</w:t>
        </w:r>
        <w:r>
          <w:t xml:space="preserve">.descriptor, and </w:t>
        </w:r>
        <w:r w:rsidRPr="00AA29BB">
          <w:rPr>
            <w:b/>
          </w:rPr>
          <w:t>false</w:t>
        </w:r>
        <w:r>
          <w:t>.</w:t>
        </w:r>
      </w:ins>
    </w:p>
    <w:p w14:paraId="62D6EAD2" w14:textId="77777777" w:rsidR="00762BEA" w:rsidRDefault="00762BEA" w:rsidP="00931901">
      <w:pPr>
        <w:pStyle w:val="Alg4"/>
        <w:numPr>
          <w:ilvl w:val="0"/>
          <w:numId w:val="661"/>
        </w:numPr>
        <w:spacing w:after="220"/>
        <w:contextualSpacing/>
        <w:rPr>
          <w:ins w:id="36311" w:author="Allen Wirfs-Brock" w:date="2012-02-09T15:22:00Z"/>
        </w:rPr>
      </w:pPr>
      <w:ins w:id="36312" w:author="Allen Wirfs-Brock" w:date="2012-02-09T15:22:00Z">
        <w:r>
          <w:t xml:space="preserve">Return </w:t>
        </w:r>
        <w:r w:rsidRPr="00474F82">
          <w:rPr>
            <w:i/>
          </w:rPr>
          <w:t>obj</w:t>
        </w:r>
        <w:r>
          <w:t>.</w:t>
        </w:r>
      </w:ins>
    </w:p>
    <w:p w14:paraId="69FB6F06" w14:textId="77777777" w:rsidR="00762BEA" w:rsidRDefault="00762BEA" w:rsidP="00762BEA">
      <w:pPr>
        <w:jc w:val="left"/>
        <w:rPr>
          <w:ins w:id="36313" w:author="Allen Wirfs-Brock" w:date="2012-02-09T15:22:00Z"/>
        </w:rPr>
      </w:pPr>
      <w:ins w:id="36314" w:author="Allen Wirfs-Brock" w:date="2012-02-09T15:22:00Z">
        <w:r>
          <w:t>The production</w:t>
        </w:r>
        <w:r>
          <w:br/>
          <w:t xml:space="preserve">     </w:t>
        </w:r>
        <w:del w:id="36315" w:author="Rev 7 Allen Wirfs-Brock" w:date="2012-04-20T09:48:00Z">
          <w:r w:rsidRPr="00FA7562" w:rsidDel="002D5AF2">
            <w:rPr>
              <w:rStyle w:val="bnf"/>
            </w:rPr>
            <w:delText>PropertyNameAndValueList</w:delText>
          </w:r>
        </w:del>
      </w:ins>
      <w:ins w:id="36316" w:author="Rev 7 Allen Wirfs-Brock" w:date="2012-04-20T09:48:00Z">
        <w:r w:rsidR="002D5AF2">
          <w:rPr>
            <w:rStyle w:val="bnf"/>
          </w:rPr>
          <w:t>PropertyDefinitionList</w:t>
        </w:r>
      </w:ins>
      <w:ins w:id="36317" w:author="Allen Wirfs-Brock" w:date="2012-02-09T15:22:00Z">
        <w:r>
          <w:t xml:space="preserve"> </w:t>
        </w:r>
        <w:r>
          <w:rPr>
            <w:b/>
          </w:rPr>
          <w:t>:</w:t>
        </w:r>
        <w:r>
          <w:t xml:space="preserve">  </w:t>
        </w:r>
        <w:del w:id="36318" w:author="Rev 7 Allen Wirfs-Brock" w:date="2012-04-20T09:48:00Z">
          <w:r w:rsidRPr="00FA7562" w:rsidDel="002D5AF2">
            <w:rPr>
              <w:rStyle w:val="bnf"/>
            </w:rPr>
            <w:delText>PropertyNameAndValueList</w:delText>
          </w:r>
        </w:del>
      </w:ins>
      <w:ins w:id="36319" w:author="Rev 7 Allen Wirfs-Brock" w:date="2012-04-20T09:48:00Z">
        <w:r w:rsidR="002D5AF2">
          <w:rPr>
            <w:rStyle w:val="bnf"/>
          </w:rPr>
          <w:t>PropertyDefinitionList</w:t>
        </w:r>
      </w:ins>
      <w:ins w:id="36320" w:author="Allen Wirfs-Brock" w:date="2012-02-09T15:22:00Z">
        <w:r>
          <w:t xml:space="preserve"> </w:t>
        </w:r>
        <w:r w:rsidRPr="00612C55">
          <w:rPr>
            <w:rFonts w:ascii="Courier New" w:hAnsi="Courier New" w:cs="Courier New"/>
            <w:b/>
          </w:rPr>
          <w:t>,</w:t>
        </w:r>
        <w:r>
          <w:t xml:space="preserve"> </w:t>
        </w:r>
        <w:del w:id="36321" w:author="Rev 7 Allen Wirfs-Brock" w:date="2012-04-20T09:35:00Z">
          <w:r w:rsidRPr="00FA7562" w:rsidDel="001A6289">
            <w:rPr>
              <w:rStyle w:val="bnf"/>
            </w:rPr>
            <w:delText>PropertyAssignment</w:delText>
          </w:r>
        </w:del>
      </w:ins>
      <w:ins w:id="36322" w:author="Rev 7 Allen Wirfs-Brock" w:date="2012-04-20T09:35:00Z">
        <w:r w:rsidR="001A6289">
          <w:rPr>
            <w:rStyle w:val="bnf"/>
          </w:rPr>
          <w:t>PropertyDefinition</w:t>
        </w:r>
      </w:ins>
      <w:ins w:id="36323" w:author="Allen Wirfs-Brock" w:date="2012-02-09T15:22:00Z">
        <w:r>
          <w:br/>
          <w:t>is evaluated as follows:</w:t>
        </w:r>
      </w:ins>
    </w:p>
    <w:p w14:paraId="6DDF393B" w14:textId="77777777" w:rsidR="00762BEA" w:rsidRDefault="00762BEA" w:rsidP="00762BEA">
      <w:pPr>
        <w:pStyle w:val="Alg4"/>
        <w:numPr>
          <w:ilvl w:val="0"/>
          <w:numId w:val="51"/>
        </w:numPr>
        <w:spacing w:after="220"/>
        <w:contextualSpacing/>
        <w:rPr>
          <w:ins w:id="36324" w:author="Allen Wirfs-Brock" w:date="2012-02-09T15:22:00Z"/>
        </w:rPr>
      </w:pPr>
      <w:ins w:id="36325" w:author="Allen Wirfs-Brock" w:date="2012-02-09T15:22:00Z">
        <w:r>
          <w:t xml:space="preserve">Let </w:t>
        </w:r>
        <w:r w:rsidRPr="00474F82">
          <w:rPr>
            <w:i/>
          </w:rPr>
          <w:t>obj</w:t>
        </w:r>
        <w:r>
          <w:t xml:space="preserve"> be the result of evaluating </w:t>
        </w:r>
        <w:del w:id="36326" w:author="Rev 7 Allen Wirfs-Brock" w:date="2012-04-20T09:48:00Z">
          <w:r w:rsidDel="002D5AF2">
            <w:rPr>
              <w:i/>
            </w:rPr>
            <w:delText>PropertyNameAndValueList</w:delText>
          </w:r>
        </w:del>
      </w:ins>
      <w:ins w:id="36327" w:author="Rev 7 Allen Wirfs-Brock" w:date="2012-04-20T09:48:00Z">
        <w:r w:rsidR="002D5AF2">
          <w:rPr>
            <w:i/>
          </w:rPr>
          <w:t>PropertyDefinitionList</w:t>
        </w:r>
      </w:ins>
      <w:ins w:id="36328" w:author="Allen Wirfs-Brock" w:date="2012-02-09T15:22:00Z">
        <w:r>
          <w:t>.</w:t>
        </w:r>
      </w:ins>
    </w:p>
    <w:p w14:paraId="27A37689" w14:textId="77777777" w:rsidR="00762BEA" w:rsidRDefault="00762BEA" w:rsidP="00762BEA">
      <w:pPr>
        <w:pStyle w:val="Alg4"/>
        <w:numPr>
          <w:ilvl w:val="0"/>
          <w:numId w:val="51"/>
        </w:numPr>
        <w:spacing w:after="220"/>
        <w:contextualSpacing/>
        <w:rPr>
          <w:ins w:id="36329" w:author="Allen Wirfs-Brock" w:date="2012-02-09T15:22:00Z"/>
        </w:rPr>
      </w:pPr>
      <w:ins w:id="36330" w:author="Allen Wirfs-Brock" w:date="2012-02-09T15:22:00Z">
        <w:r>
          <w:t xml:space="preserve">Let </w:t>
        </w:r>
        <w:r w:rsidRPr="00474F82">
          <w:rPr>
            <w:i/>
          </w:rPr>
          <w:t>propId</w:t>
        </w:r>
        <w:r>
          <w:t xml:space="preserve"> be the result of evaluating </w:t>
        </w:r>
        <w:del w:id="36331" w:author="Rev 7 Allen Wirfs-Brock" w:date="2012-04-20T09:35:00Z">
          <w:r w:rsidDel="001A6289">
            <w:rPr>
              <w:i/>
            </w:rPr>
            <w:delText>PropertyAssignment</w:delText>
          </w:r>
        </w:del>
      </w:ins>
      <w:ins w:id="36332" w:author="Rev 7 Allen Wirfs-Brock" w:date="2012-04-20T09:35:00Z">
        <w:r w:rsidR="001A6289">
          <w:rPr>
            <w:i/>
          </w:rPr>
          <w:t>PropertyDefinition</w:t>
        </w:r>
      </w:ins>
      <w:ins w:id="36333" w:author="Allen Wirfs-Brock" w:date="2012-02-09T15:22:00Z">
        <w:r>
          <w:t>.</w:t>
        </w:r>
      </w:ins>
    </w:p>
    <w:p w14:paraId="4507210A" w14:textId="77777777" w:rsidR="00762BEA" w:rsidRDefault="00762BEA" w:rsidP="00762BEA">
      <w:pPr>
        <w:pStyle w:val="Alg4"/>
        <w:numPr>
          <w:ilvl w:val="0"/>
          <w:numId w:val="51"/>
        </w:numPr>
        <w:spacing w:after="220"/>
        <w:contextualSpacing/>
        <w:rPr>
          <w:ins w:id="36334" w:author="Allen Wirfs-Brock" w:date="2012-02-09T15:22:00Z"/>
        </w:rPr>
      </w:pPr>
      <w:ins w:id="36335" w:author="Allen Wirfs-Brock" w:date="2012-02-09T15:22:00Z">
        <w:r>
          <w:t xml:space="preserve">Let </w:t>
        </w:r>
        <w:r w:rsidRPr="00474F82">
          <w:rPr>
            <w:i/>
          </w:rPr>
          <w:t>previous</w:t>
        </w:r>
        <w:r>
          <w:t xml:space="preserve"> be the result of calling the [[GetOwnProperty]] internal method of </w:t>
        </w:r>
        <w:r w:rsidRPr="00474F82">
          <w:rPr>
            <w:i/>
          </w:rPr>
          <w:t>obj</w:t>
        </w:r>
        <w:r>
          <w:t xml:space="preserve"> with argument </w:t>
        </w:r>
        <w:r w:rsidRPr="00474F82">
          <w:rPr>
            <w:i/>
          </w:rPr>
          <w:t>propId</w:t>
        </w:r>
        <w:r>
          <w:t>.name.</w:t>
        </w:r>
      </w:ins>
    </w:p>
    <w:p w14:paraId="3D8B4A1C" w14:textId="77777777" w:rsidR="00762BEA" w:rsidRDefault="00762BEA" w:rsidP="00762BEA">
      <w:pPr>
        <w:pStyle w:val="Alg4"/>
        <w:numPr>
          <w:ilvl w:val="0"/>
          <w:numId w:val="51"/>
        </w:numPr>
        <w:spacing w:after="220"/>
        <w:contextualSpacing/>
        <w:rPr>
          <w:ins w:id="36336" w:author="Allen Wirfs-Brock" w:date="2012-02-09T15:22:00Z"/>
        </w:rPr>
      </w:pPr>
      <w:ins w:id="36337" w:author="Allen Wirfs-Brock" w:date="2012-02-09T15:22:00Z">
        <w:r>
          <w:t xml:space="preserve">If </w:t>
        </w:r>
        <w:r w:rsidRPr="00520A36">
          <w:rPr>
            <w:i/>
          </w:rPr>
          <w:t>previous</w:t>
        </w:r>
        <w:r>
          <w:t xml:space="preserve"> is not </w:t>
        </w:r>
        <w:r w:rsidRPr="00520A36">
          <w:rPr>
            <w:b/>
          </w:rPr>
          <w:t>undefined</w:t>
        </w:r>
        <w:r>
          <w:t xml:space="preserve"> then throw a </w:t>
        </w:r>
        <w:r w:rsidRPr="00520A36">
          <w:rPr>
            <w:b/>
          </w:rPr>
          <w:t>SyntaxError</w:t>
        </w:r>
        <w:r>
          <w:t xml:space="preserve"> exception if any of the following conditions are true</w:t>
        </w:r>
      </w:ins>
    </w:p>
    <w:p w14:paraId="23A6E6F8" w14:textId="77777777" w:rsidR="00762BEA" w:rsidRDefault="00762BEA" w:rsidP="00762BEA">
      <w:pPr>
        <w:pStyle w:val="Alg4"/>
        <w:numPr>
          <w:ilvl w:val="1"/>
          <w:numId w:val="51"/>
        </w:numPr>
        <w:spacing w:after="220"/>
        <w:contextualSpacing/>
        <w:rPr>
          <w:ins w:id="36338" w:author="Allen Wirfs-Brock" w:date="2012-02-09T15:22:00Z"/>
        </w:rPr>
      </w:pPr>
      <w:ins w:id="36339" w:author="Allen Wirfs-Brock" w:date="2012-02-09T15:22:00Z">
        <w:r>
          <w:t>This production is contained in strict code and IsDataDescriptor(</w:t>
        </w:r>
        <w:r w:rsidRPr="00520A36">
          <w:rPr>
            <w:i/>
          </w:rPr>
          <w:t>previous</w:t>
        </w:r>
        <w:r>
          <w:t xml:space="preserve">) is </w:t>
        </w:r>
        <w:r w:rsidRPr="00520A36">
          <w:rPr>
            <w:b/>
          </w:rPr>
          <w:t>true</w:t>
        </w:r>
        <w:r>
          <w:t xml:space="preserve"> and IsDataDescriptor(</w:t>
        </w:r>
        <w:r w:rsidRPr="00520A36">
          <w:rPr>
            <w:i/>
          </w:rPr>
          <w:t>propId</w:t>
        </w:r>
        <w:r>
          <w:t xml:space="preserve">.descriptor) is </w:t>
        </w:r>
        <w:r w:rsidRPr="00520A36">
          <w:rPr>
            <w:b/>
          </w:rPr>
          <w:t>true</w:t>
        </w:r>
        <w:r>
          <w:t>.</w:t>
        </w:r>
      </w:ins>
    </w:p>
    <w:p w14:paraId="54F786EB" w14:textId="77777777" w:rsidR="00762BEA" w:rsidRDefault="00762BEA" w:rsidP="00762BEA">
      <w:pPr>
        <w:pStyle w:val="Alg4"/>
        <w:numPr>
          <w:ilvl w:val="1"/>
          <w:numId w:val="51"/>
        </w:numPr>
        <w:spacing w:after="220"/>
        <w:contextualSpacing/>
        <w:rPr>
          <w:ins w:id="36340" w:author="Allen Wirfs-Brock" w:date="2012-02-09T15:22:00Z"/>
        </w:rPr>
      </w:pPr>
      <w:ins w:id="36341" w:author="Allen Wirfs-Brock" w:date="2012-02-09T15:22:00Z">
        <w:r>
          <w:t>IsDataDescriptor(</w:t>
        </w:r>
        <w:r>
          <w:rPr>
            <w:i/>
          </w:rPr>
          <w:t>previous</w:t>
        </w:r>
        <w:r>
          <w:t xml:space="preserve">) is </w:t>
        </w:r>
        <w:r>
          <w:rPr>
            <w:b/>
          </w:rPr>
          <w:t>true</w:t>
        </w:r>
        <w:r>
          <w:t xml:space="preserve"> and IsAccessorDescriptor(</w:t>
        </w:r>
        <w:r>
          <w:rPr>
            <w:i/>
          </w:rPr>
          <w:t>propId</w:t>
        </w:r>
        <w:r>
          <w:t xml:space="preserve">.descriptor) is </w:t>
        </w:r>
        <w:r>
          <w:rPr>
            <w:b/>
          </w:rPr>
          <w:t>true.</w:t>
        </w:r>
      </w:ins>
    </w:p>
    <w:p w14:paraId="36FFC282" w14:textId="77777777" w:rsidR="00762BEA" w:rsidRPr="008311F4" w:rsidRDefault="00762BEA" w:rsidP="00762BEA">
      <w:pPr>
        <w:pStyle w:val="Alg4"/>
        <w:numPr>
          <w:ilvl w:val="1"/>
          <w:numId w:val="51"/>
        </w:numPr>
        <w:spacing w:after="220"/>
        <w:contextualSpacing/>
        <w:rPr>
          <w:ins w:id="36342" w:author="Allen Wirfs-Brock" w:date="2012-02-09T15:22:00Z"/>
        </w:rPr>
      </w:pPr>
      <w:ins w:id="36343" w:author="Allen Wirfs-Brock" w:date="2012-02-09T15:22:00Z">
        <w:r w:rsidRPr="008311F4">
          <w:t>IsAccessorDescriptor(</w:t>
        </w:r>
        <w:r w:rsidRPr="008311F4">
          <w:rPr>
            <w:i/>
          </w:rPr>
          <w:t>previous</w:t>
        </w:r>
        <w:r w:rsidRPr="008311F4">
          <w:t xml:space="preserve">) is </w:t>
        </w:r>
        <w:r w:rsidRPr="008311F4">
          <w:rPr>
            <w:b/>
          </w:rPr>
          <w:t>true</w:t>
        </w:r>
        <w:r w:rsidRPr="008311F4">
          <w:t xml:space="preserve"> and IsDataDescriptor(</w:t>
        </w:r>
        <w:r w:rsidRPr="008311F4">
          <w:rPr>
            <w:i/>
          </w:rPr>
          <w:t>propId</w:t>
        </w:r>
        <w:r w:rsidRPr="008311F4">
          <w:t xml:space="preserve">.descriptor) is </w:t>
        </w:r>
        <w:r w:rsidRPr="008311F4">
          <w:rPr>
            <w:b/>
          </w:rPr>
          <w:t>true</w:t>
        </w:r>
        <w:r w:rsidRPr="008311F4">
          <w:t>.</w:t>
        </w:r>
      </w:ins>
    </w:p>
    <w:p w14:paraId="0CD5C69A" w14:textId="77777777" w:rsidR="00762BEA" w:rsidRDefault="00762BEA" w:rsidP="00762BEA">
      <w:pPr>
        <w:pStyle w:val="Alg4"/>
        <w:numPr>
          <w:ilvl w:val="1"/>
          <w:numId w:val="51"/>
        </w:numPr>
        <w:spacing w:after="220"/>
        <w:contextualSpacing/>
        <w:rPr>
          <w:ins w:id="36344" w:author="Allen Wirfs-Brock" w:date="2012-02-09T15:22:00Z"/>
        </w:rPr>
      </w:pPr>
      <w:ins w:id="36345" w:author="Allen Wirfs-Brock" w:date="2012-02-09T15:22:00Z">
        <w:r>
          <w:t>IsAccessorDescriptor(</w:t>
        </w:r>
        <w:r>
          <w:rPr>
            <w:i/>
          </w:rPr>
          <w:t>previous</w:t>
        </w:r>
        <w:r>
          <w:t xml:space="preserve">) is </w:t>
        </w:r>
        <w:r>
          <w:rPr>
            <w:b/>
          </w:rPr>
          <w:t xml:space="preserve">true </w:t>
        </w:r>
        <w:r>
          <w:t>and IsAccessorDescriptor(</w:t>
        </w:r>
        <w:r>
          <w:rPr>
            <w:i/>
          </w:rPr>
          <w:t>propId</w:t>
        </w:r>
        <w:r>
          <w:t xml:space="preserve">.descriptor) is </w:t>
        </w:r>
        <w:r>
          <w:rPr>
            <w:b/>
          </w:rPr>
          <w:t xml:space="preserve">true </w:t>
        </w:r>
        <w:r>
          <w:t>and</w:t>
        </w:r>
        <w:r>
          <w:rPr>
            <w:b/>
          </w:rPr>
          <w:t xml:space="preserve"> </w:t>
        </w:r>
        <w:r>
          <w:t xml:space="preserve">either both </w:t>
        </w:r>
        <w:r>
          <w:rPr>
            <w:i/>
          </w:rPr>
          <w:t>previous</w:t>
        </w:r>
        <w:r>
          <w:t xml:space="preserve"> and </w:t>
        </w:r>
        <w:r>
          <w:rPr>
            <w:i/>
          </w:rPr>
          <w:t>propId</w:t>
        </w:r>
        <w:r>
          <w:t xml:space="preserve">.descriptor have [[Get]] fields or both </w:t>
        </w:r>
        <w:r>
          <w:rPr>
            <w:i/>
          </w:rPr>
          <w:t>previous</w:t>
        </w:r>
        <w:r>
          <w:t xml:space="preserve"> and </w:t>
        </w:r>
        <w:r>
          <w:rPr>
            <w:i/>
          </w:rPr>
          <w:t>propId</w:t>
        </w:r>
        <w:r>
          <w:t>.descriptor have [[Set]] fields</w:t>
        </w:r>
      </w:ins>
    </w:p>
    <w:p w14:paraId="0030BF77" w14:textId="77777777" w:rsidR="00931901" w:rsidRDefault="00931901" w:rsidP="00931901">
      <w:pPr>
        <w:pStyle w:val="Alg4"/>
        <w:numPr>
          <w:ilvl w:val="0"/>
          <w:numId w:val="51"/>
        </w:numPr>
        <w:rPr>
          <w:ins w:id="36346" w:author="Allen Wirfs-Brock" w:date="2012-02-09T15:36:00Z"/>
        </w:rPr>
      </w:pPr>
      <w:ins w:id="36347" w:author="Allen Wirfs-Brock" w:date="2012-02-09T15:36:00Z">
        <w:r>
          <w:t xml:space="preserve">If </w:t>
        </w:r>
      </w:ins>
      <w:ins w:id="36348" w:author="Allen Wirfs-Brock" w:date="2012-02-09T19:19:00Z">
        <w:r w:rsidR="00A50D2F" w:rsidRPr="00520A36">
          <w:rPr>
            <w:i/>
          </w:rPr>
          <w:t>propId</w:t>
        </w:r>
        <w:r w:rsidR="00A50D2F">
          <w:t>.name</w:t>
        </w:r>
      </w:ins>
      <w:ins w:id="36349" w:author="Allen Wirfs-Brock" w:date="2012-02-09T15:36:00Z">
        <w:r>
          <w:t xml:space="preserve"> is the string value </w:t>
        </w:r>
        <w:r w:rsidRPr="00650BA7">
          <w:rPr>
            <w:rFonts w:ascii="Courier New" w:hAnsi="Courier New" w:cs="Courier New"/>
            <w:b/>
          </w:rPr>
          <w:t>"__proto__"</w:t>
        </w:r>
        <w:r>
          <w:t xml:space="preserve"> and </w:t>
        </w:r>
        <w:r w:rsidRPr="000C3094">
          <w:t>Undersco</w:t>
        </w:r>
        <w:r>
          <w:t>r</w:t>
        </w:r>
        <w:r w:rsidRPr="000C3094">
          <w:t>eProtoEnabled</w:t>
        </w:r>
        <w:r>
          <w:t xml:space="preserve"> is </w:t>
        </w:r>
        <w:r w:rsidRPr="00650BA7">
          <w:rPr>
            <w:b/>
          </w:rPr>
          <w:t>true</w:t>
        </w:r>
        <w:r w:rsidRPr="00A56E1A">
          <w:t xml:space="preserve"> </w:t>
        </w:r>
        <w:r>
          <w:t>and IsDataDescriptor(</w:t>
        </w:r>
        <w:r w:rsidRPr="00520A36">
          <w:rPr>
            <w:i/>
          </w:rPr>
          <w:t>propId</w:t>
        </w:r>
        <w:r>
          <w:t xml:space="preserve">.descriptor) is </w:t>
        </w:r>
        <w:r w:rsidRPr="00520A36">
          <w:rPr>
            <w:b/>
          </w:rPr>
          <w:t>true</w:t>
        </w:r>
        <w:r>
          <w:t xml:space="preserve">, then </w:t>
        </w:r>
      </w:ins>
    </w:p>
    <w:p w14:paraId="692DF093" w14:textId="77777777" w:rsidR="00931901" w:rsidRPr="00E77497" w:rsidRDefault="00931901" w:rsidP="00931901">
      <w:pPr>
        <w:pStyle w:val="Alg4"/>
        <w:numPr>
          <w:ilvl w:val="1"/>
          <w:numId w:val="51"/>
        </w:numPr>
        <w:rPr>
          <w:ins w:id="36350" w:author="Allen Wirfs-Brock" w:date="2012-02-09T15:36:00Z"/>
        </w:rPr>
      </w:pPr>
      <w:ins w:id="36351" w:author="Allen Wirfs-Brock" w:date="2012-02-09T15:36:00Z">
        <w:r w:rsidRPr="00E77497">
          <w:t xml:space="preserve">Let </w:t>
        </w:r>
        <w:r>
          <w:rPr>
            <w:i/>
          </w:rPr>
          <w:t>v</w:t>
        </w:r>
        <w:r w:rsidRPr="00E77497">
          <w:rPr>
            <w:i/>
          </w:rPr>
          <w:t xml:space="preserve"> </w:t>
        </w:r>
        <w:r w:rsidRPr="00E77497">
          <w:t xml:space="preserve">be </w:t>
        </w:r>
        <w:r w:rsidRPr="00520A36">
          <w:rPr>
            <w:i/>
          </w:rPr>
          <w:t>propId</w:t>
        </w:r>
        <w:r>
          <w:t>.descriptor</w:t>
        </w:r>
        <w:r w:rsidRPr="00E77497">
          <w:t>.</w:t>
        </w:r>
        <w:r>
          <w:t>value.</w:t>
        </w:r>
      </w:ins>
    </w:p>
    <w:p w14:paraId="22732806" w14:textId="77777777" w:rsidR="00931901" w:rsidRPr="007E57F6" w:rsidRDefault="00931901" w:rsidP="00931901">
      <w:pPr>
        <w:pStyle w:val="Alg4"/>
        <w:numPr>
          <w:ilvl w:val="1"/>
          <w:numId w:val="51"/>
        </w:numPr>
        <w:rPr>
          <w:ins w:id="36352" w:author="Allen Wirfs-Brock" w:date="2012-02-09T15:36:00Z"/>
        </w:rPr>
      </w:pPr>
      <w:ins w:id="36353" w:author="Allen Wirfs-Brock" w:date="2012-02-09T15:36:00Z">
        <w:r w:rsidRPr="00E77497">
          <w:t xml:space="preserve">If </w:t>
        </w:r>
        <w:r w:rsidRPr="00E77497">
          <w:rPr>
            <w:i/>
          </w:rPr>
          <w:t xml:space="preserve">desc </w:t>
        </w:r>
        <w:r>
          <w:rPr>
            <w:i/>
          </w:rPr>
          <w:t xml:space="preserve">be </w:t>
        </w:r>
        <w:r w:rsidRPr="00520A36">
          <w:rPr>
            <w:i/>
          </w:rPr>
          <w:t>propId</w:t>
        </w:r>
        <w:r>
          <w:t>.descriptor</w:t>
        </w:r>
      </w:ins>
    </w:p>
    <w:p w14:paraId="36D33044" w14:textId="77777777" w:rsidR="00931901" w:rsidRDefault="00931901" w:rsidP="00931901">
      <w:pPr>
        <w:pStyle w:val="Alg4"/>
        <w:numPr>
          <w:ilvl w:val="1"/>
          <w:numId w:val="51"/>
        </w:numPr>
        <w:rPr>
          <w:ins w:id="36354" w:author="Allen Wirfs-Brock" w:date="2012-02-09T15:36:00Z"/>
        </w:rPr>
      </w:pPr>
      <w:ins w:id="36355" w:author="Allen Wirfs-Brock" w:date="2012-02-09T15:36:00Z">
        <w:r>
          <w:t xml:space="preserve">If the type of </w:t>
        </w:r>
        <w:r>
          <w:rPr>
            <w:i/>
          </w:rPr>
          <w:t>v</w:t>
        </w:r>
        <w:r>
          <w:t xml:space="preserve"> is either Object or Null, </w:t>
        </w:r>
      </w:ins>
    </w:p>
    <w:p w14:paraId="5EEF827C" w14:textId="77777777" w:rsidR="00931901" w:rsidRDefault="00931901" w:rsidP="00931901">
      <w:pPr>
        <w:pStyle w:val="Alg4"/>
        <w:numPr>
          <w:ilvl w:val="2"/>
          <w:numId w:val="51"/>
        </w:numPr>
        <w:rPr>
          <w:ins w:id="36356" w:author="Allen Wirfs-Brock" w:date="2012-02-09T15:36:00Z"/>
        </w:rPr>
      </w:pPr>
      <w:ins w:id="36357" w:author="Allen Wirfs-Brock" w:date="2012-02-09T15:36:00Z">
        <w:r>
          <w:t xml:space="preserve">Set the value of the [[Prototype]] internal property of </w:t>
        </w:r>
        <w:del w:id="36358" w:author="Rev 8 Allen Wirfs-Brock" w:date="2012-06-14T14:26:00Z">
          <w:r w:rsidRPr="002328A6" w:rsidDel="00FD13C0">
            <w:rPr>
              <w:i/>
            </w:rPr>
            <w:delText>O</w:delText>
          </w:r>
        </w:del>
      </w:ins>
      <w:ins w:id="36359" w:author="Rev 8 Allen Wirfs-Brock" w:date="2012-06-14T14:26:00Z">
        <w:r w:rsidR="00FD13C0">
          <w:rPr>
            <w:i/>
          </w:rPr>
          <w:t>obj</w:t>
        </w:r>
      </w:ins>
      <w:ins w:id="36360" w:author="Allen Wirfs-Brock" w:date="2012-02-09T15:36:00Z">
        <w:r>
          <w:t xml:space="preserve"> to </w:t>
        </w:r>
        <w:del w:id="36361" w:author="Rev 8 Allen Wirfs-Brock" w:date="2012-06-14T14:26:00Z">
          <w:r w:rsidRPr="002328A6" w:rsidDel="00FD13C0">
            <w:rPr>
              <w:i/>
            </w:rPr>
            <w:delText>V</w:delText>
          </w:r>
        </w:del>
      </w:ins>
      <w:ins w:id="36362" w:author="Rev 8 Allen Wirfs-Brock" w:date="2012-06-14T14:26:00Z">
        <w:r w:rsidR="00FD13C0">
          <w:rPr>
            <w:i/>
          </w:rPr>
          <w:t>v</w:t>
        </w:r>
      </w:ins>
      <w:ins w:id="36363" w:author="Allen Wirfs-Brock" w:date="2012-02-09T15:36:00Z">
        <w:r>
          <w:t>.</w:t>
        </w:r>
      </w:ins>
    </w:p>
    <w:p w14:paraId="256DAA76" w14:textId="77777777" w:rsidR="00931901" w:rsidRDefault="00931901" w:rsidP="00931901">
      <w:pPr>
        <w:pStyle w:val="Alg4"/>
        <w:numPr>
          <w:ilvl w:val="2"/>
          <w:numId w:val="51"/>
        </w:numPr>
        <w:rPr>
          <w:ins w:id="36364" w:author="Allen Wirfs-Brock" w:date="2012-02-09T15:36:00Z"/>
        </w:rPr>
      </w:pPr>
      <w:ins w:id="36365" w:author="Allen Wirfs-Brock" w:date="2012-02-09T15:36:00Z">
        <w:r>
          <w:t>Return</w:t>
        </w:r>
      </w:ins>
      <w:ins w:id="36366" w:author="Rev 8 Allen Wirfs-Brock" w:date="2012-06-14T14:27:00Z">
        <w:r w:rsidR="00FD13C0">
          <w:t xml:space="preserve"> </w:t>
        </w:r>
        <w:r w:rsidR="00FD13C0" w:rsidRPr="00BC2562">
          <w:rPr>
            <w:i/>
          </w:rPr>
          <w:t>obj</w:t>
        </w:r>
      </w:ins>
      <w:ins w:id="36367" w:author="Allen Wirfs-Brock" w:date="2012-02-09T15:36:00Z">
        <w:r w:rsidRPr="00E77497">
          <w:t>.</w:t>
        </w:r>
      </w:ins>
    </w:p>
    <w:p w14:paraId="7B313B6B" w14:textId="77777777" w:rsidR="00762BEA" w:rsidRDefault="00762BEA" w:rsidP="00762BEA">
      <w:pPr>
        <w:pStyle w:val="Alg4"/>
        <w:numPr>
          <w:ilvl w:val="0"/>
          <w:numId w:val="660"/>
        </w:numPr>
        <w:spacing w:after="220"/>
        <w:contextualSpacing/>
        <w:rPr>
          <w:ins w:id="36368" w:author="Allen Wirfs-Brock" w:date="2012-02-09T15:22:00Z"/>
        </w:rPr>
      </w:pPr>
      <w:ins w:id="36369" w:author="Allen Wirfs-Brock" w:date="2012-02-09T15:22:00Z">
        <w:r>
          <w:t xml:space="preserve">Call the [[DefineOwnProperty]] internal method of </w:t>
        </w:r>
        <w:r w:rsidRPr="00520A36">
          <w:rPr>
            <w:i/>
          </w:rPr>
          <w:t>obj</w:t>
        </w:r>
        <w:r>
          <w:t xml:space="preserve"> with arguments </w:t>
        </w:r>
        <w:r w:rsidRPr="00520A36">
          <w:rPr>
            <w:i/>
          </w:rPr>
          <w:t>propId</w:t>
        </w:r>
        <w:r>
          <w:t xml:space="preserve">.name, </w:t>
        </w:r>
        <w:r w:rsidRPr="00520A36">
          <w:rPr>
            <w:i/>
          </w:rPr>
          <w:t>propId</w:t>
        </w:r>
        <w:r>
          <w:t xml:space="preserve">.descriptor, and </w:t>
        </w:r>
        <w:r w:rsidRPr="00AA29BB">
          <w:rPr>
            <w:b/>
          </w:rPr>
          <w:t>false</w:t>
        </w:r>
        <w:r>
          <w:t>.</w:t>
        </w:r>
      </w:ins>
    </w:p>
    <w:p w14:paraId="2AC16DCF" w14:textId="77777777" w:rsidR="00762BEA" w:rsidRDefault="00762BEA" w:rsidP="00762BEA">
      <w:pPr>
        <w:pStyle w:val="Alg4"/>
        <w:numPr>
          <w:ilvl w:val="0"/>
          <w:numId w:val="660"/>
        </w:numPr>
        <w:spacing w:after="220"/>
        <w:contextualSpacing/>
        <w:rPr>
          <w:ins w:id="36370" w:author="Allen Wirfs-Brock" w:date="2012-02-09T15:22:00Z"/>
        </w:rPr>
      </w:pPr>
      <w:ins w:id="36371" w:author="Allen Wirfs-Brock" w:date="2012-02-09T15:22:00Z">
        <w:r>
          <w:t xml:space="preserve">Return </w:t>
        </w:r>
        <w:r w:rsidRPr="00D06CF8">
          <w:rPr>
            <w:i/>
          </w:rPr>
          <w:t>obj</w:t>
        </w:r>
        <w:r>
          <w:t>.</w:t>
        </w:r>
      </w:ins>
    </w:p>
    <w:p w14:paraId="599E7471" w14:textId="77777777" w:rsidR="006E2052" w:rsidRPr="006E2052" w:rsidRDefault="006E2052" w:rsidP="00931901">
      <w:pPr>
        <w:rPr>
          <w:ins w:id="36372" w:author="Allen Wirfs-Brock" w:date="2012-02-09T12:47:00Z"/>
        </w:rPr>
      </w:pPr>
    </w:p>
    <w:p w14:paraId="2EE5EF83" w14:textId="77777777" w:rsidR="006E2052" w:rsidRPr="00E77497" w:rsidRDefault="006E2052" w:rsidP="00E80769">
      <w:pPr>
        <w:jc w:val="left"/>
      </w:pPr>
    </w:p>
    <w:p w14:paraId="462253F9" w14:textId="77777777" w:rsidR="00990F07" w:rsidRPr="00E77497" w:rsidRDefault="00990F07" w:rsidP="00990F07">
      <w:pPr>
        <w:pStyle w:val="ANNEX"/>
      </w:pPr>
      <w:r w:rsidRPr="00E77497">
        <w:rPr>
          <w:b w:val="0"/>
        </w:rPr>
        <w:br/>
      </w:r>
      <w:bookmarkStart w:id="36373" w:name="_Toc336509704"/>
      <w:r w:rsidRPr="00E77497">
        <w:rPr>
          <w:b w:val="0"/>
        </w:rPr>
        <w:t>(informative)</w:t>
      </w:r>
      <w:r w:rsidRPr="00E77497">
        <w:rPr>
          <w:b w:val="0"/>
        </w:rPr>
        <w:br/>
      </w:r>
      <w:r w:rsidRPr="00E77497">
        <w:rPr>
          <w:b w:val="0"/>
        </w:rPr>
        <w:fldChar w:fldCharType="begin"/>
      </w:r>
      <w:r w:rsidRPr="00E77497">
        <w:rPr>
          <w:b w:val="0"/>
        </w:rPr>
        <w:instrText xml:space="preserve">SEQ aaa \h </w:instrText>
      </w:r>
      <w:del w:id="36374" w:author="Rev 8 Allen Wirfs-Brock" w:date="2012-06-15T15:41:00Z">
        <w:r w:rsidRPr="00E77497">
          <w:rPr>
            <w:b w:val="0"/>
          </w:rPr>
          <w:fldChar w:fldCharType="end"/>
        </w:r>
      </w:del>
      <w:r w:rsidRPr="00E77497">
        <w:rPr>
          <w:b w:val="0"/>
        </w:rPr>
        <w:fldChar w:fldCharType="begin"/>
      </w:r>
      <w:r w:rsidRPr="00E77497">
        <w:rPr>
          <w:b w:val="0"/>
        </w:rPr>
        <w:instrText xml:space="preserve">SEQ table \r0\h </w:instrText>
      </w:r>
      <w:del w:id="36375" w:author="Rev 8 Allen Wirfs-Brock" w:date="2012-06-15T15:41:00Z">
        <w:r w:rsidRPr="00E77497">
          <w:rPr>
            <w:b w:val="0"/>
          </w:rPr>
          <w:fldChar w:fldCharType="end"/>
        </w:r>
      </w:del>
      <w:r w:rsidRPr="00E77497">
        <w:rPr>
          <w:b w:val="0"/>
        </w:rPr>
        <w:fldChar w:fldCharType="begin"/>
      </w:r>
      <w:r w:rsidRPr="00E77497">
        <w:rPr>
          <w:b w:val="0"/>
        </w:rPr>
        <w:instrText xml:space="preserve">SEQ figure \r0\h </w:instrText>
      </w:r>
      <w:del w:id="36376" w:author="Rev 8 Allen Wirfs-Brock" w:date="2012-06-15T15:41:00Z">
        <w:r w:rsidRPr="00E77497">
          <w:rPr>
            <w:b w:val="0"/>
          </w:rPr>
          <w:fldChar w:fldCharType="end"/>
        </w:r>
      </w:del>
      <w:r w:rsidRPr="00E77497">
        <w:br/>
      </w:r>
      <w:bookmarkStart w:id="36377" w:name="_Toc235503577"/>
      <w:r w:rsidRPr="00E77497">
        <w:t>The Strict Mode of ECMAScript</w:t>
      </w:r>
      <w:bookmarkEnd w:id="36373"/>
      <w:bookmarkEnd w:id="36377"/>
    </w:p>
    <w:p w14:paraId="2DFC5A10" w14:textId="77777777" w:rsidR="00E80769" w:rsidRPr="00C7794D" w:rsidRDefault="00E80769" w:rsidP="00E80769">
      <w:pPr>
        <w:rPr>
          <w:rStyle w:val="afff3"/>
          <w:lang w:val="en-GB"/>
        </w:rPr>
      </w:pPr>
      <w:r w:rsidRPr="00C7794D">
        <w:rPr>
          <w:rStyle w:val="afff3"/>
          <w:lang w:val="en-GB"/>
        </w:rPr>
        <w:t>The strict mode restriction and exceptions</w:t>
      </w:r>
    </w:p>
    <w:p w14:paraId="4517F326" w14:textId="77777777" w:rsidR="00E80769" w:rsidRPr="00E77497" w:rsidRDefault="00E80769" w:rsidP="00E80769">
      <w:pPr>
        <w:pStyle w:val="Alg4"/>
        <w:numPr>
          <w:ilvl w:val="0"/>
          <w:numId w:val="28"/>
        </w:numPr>
        <w:tabs>
          <w:tab w:val="left" w:pos="900"/>
        </w:tabs>
        <w:spacing w:after="120"/>
        <w:ind w:left="900"/>
        <w:jc w:val="both"/>
        <w:rPr>
          <w:rFonts w:ascii="Arial" w:hAnsi="Arial"/>
          <w:color w:val="000000"/>
        </w:rPr>
      </w:pPr>
      <w:r w:rsidRPr="004D1BD1">
        <w:rPr>
          <w:rFonts w:ascii="Arial" w:hAnsi="Arial"/>
          <w:color w:val="000000"/>
        </w:rPr>
        <w:t>The identifiers "</w:t>
      </w:r>
      <w:r w:rsidRPr="008B7F6F">
        <w:rPr>
          <w:rFonts w:ascii="Courier New" w:hAnsi="Courier New" w:cs="Courier New"/>
          <w:b/>
          <w:color w:val="000000"/>
        </w:rPr>
        <w:t>implements</w:t>
      </w:r>
      <w:r w:rsidRPr="006B6D0A">
        <w:rPr>
          <w:rFonts w:ascii="Arial" w:hAnsi="Arial"/>
          <w:color w:val="000000"/>
        </w:rPr>
        <w:t>", "</w:t>
      </w:r>
      <w:r w:rsidRPr="006B6D0A">
        <w:rPr>
          <w:rFonts w:ascii="Courier New" w:hAnsi="Courier New" w:cs="Courier New"/>
          <w:b/>
          <w:color w:val="000000"/>
        </w:rPr>
        <w:t>interface</w:t>
      </w:r>
      <w:r w:rsidRPr="006B6D0A">
        <w:rPr>
          <w:rFonts w:ascii="Arial" w:hAnsi="Arial"/>
          <w:color w:val="000000"/>
        </w:rPr>
        <w:t>", "</w:t>
      </w:r>
      <w:r w:rsidRPr="00E65A34">
        <w:rPr>
          <w:rFonts w:ascii="Courier New" w:hAnsi="Courier New" w:cs="Courier New"/>
          <w:b/>
          <w:color w:val="000000"/>
        </w:rPr>
        <w:t>let</w:t>
      </w:r>
      <w:r w:rsidRPr="00546435">
        <w:rPr>
          <w:rFonts w:ascii="Arial" w:hAnsi="Arial"/>
          <w:color w:val="000000"/>
        </w:rPr>
        <w:t>", "</w:t>
      </w:r>
      <w:r w:rsidRPr="00A67AF2">
        <w:rPr>
          <w:rFonts w:ascii="Courier New" w:hAnsi="Courier New" w:cs="Courier New"/>
          <w:b/>
          <w:color w:val="000000"/>
        </w:rPr>
        <w:t>package</w:t>
      </w:r>
      <w:r w:rsidRPr="00A67AF2">
        <w:rPr>
          <w:rFonts w:ascii="Arial" w:hAnsi="Arial"/>
          <w:color w:val="000000"/>
        </w:rPr>
        <w:t>", "</w:t>
      </w:r>
      <w:r w:rsidRPr="00A67AF2">
        <w:rPr>
          <w:rFonts w:ascii="Courier New" w:hAnsi="Courier New" w:cs="Courier New"/>
          <w:b/>
          <w:color w:val="000000"/>
        </w:rPr>
        <w:t>private</w:t>
      </w:r>
      <w:r w:rsidRPr="00B820AB">
        <w:rPr>
          <w:rFonts w:ascii="Arial" w:hAnsi="Arial"/>
          <w:color w:val="000000"/>
        </w:rPr>
        <w:t>", "</w:t>
      </w:r>
      <w:r w:rsidRPr="00675B74">
        <w:rPr>
          <w:rFonts w:ascii="Courier New" w:hAnsi="Courier New" w:cs="Courier New"/>
          <w:b/>
          <w:color w:val="000000"/>
        </w:rPr>
        <w:t>pr</w:t>
      </w:r>
      <w:r w:rsidRPr="00E77497">
        <w:rPr>
          <w:rFonts w:ascii="Courier New" w:hAnsi="Courier New" w:cs="Courier New"/>
          <w:b/>
          <w:color w:val="000000"/>
        </w:rPr>
        <w:t>otected</w:t>
      </w:r>
      <w:r w:rsidRPr="00E77497">
        <w:rPr>
          <w:rFonts w:ascii="Arial" w:hAnsi="Arial"/>
          <w:color w:val="000000"/>
        </w:rPr>
        <w:t>", "</w:t>
      </w:r>
      <w:r w:rsidRPr="00E77497">
        <w:rPr>
          <w:rFonts w:ascii="Courier New" w:hAnsi="Courier New" w:cs="Courier New"/>
          <w:b/>
          <w:color w:val="000000"/>
        </w:rPr>
        <w:t>public</w:t>
      </w:r>
      <w:r w:rsidRPr="00E77497">
        <w:rPr>
          <w:rFonts w:ascii="Arial" w:hAnsi="Arial"/>
          <w:color w:val="000000"/>
        </w:rPr>
        <w:t>", "</w:t>
      </w:r>
      <w:r w:rsidRPr="00E77497">
        <w:rPr>
          <w:rFonts w:ascii="Courier New" w:hAnsi="Courier New" w:cs="Courier New"/>
          <w:b/>
          <w:color w:val="000000"/>
        </w:rPr>
        <w:t>static</w:t>
      </w:r>
      <w:r w:rsidRPr="00E77497">
        <w:rPr>
          <w:rFonts w:ascii="Arial" w:hAnsi="Arial"/>
          <w:color w:val="000000"/>
        </w:rPr>
        <w:t>", and "</w:t>
      </w:r>
      <w:r w:rsidRPr="00E77497">
        <w:rPr>
          <w:rFonts w:ascii="Courier New" w:hAnsi="Courier New" w:cs="Courier New"/>
          <w:b/>
          <w:color w:val="000000"/>
        </w:rPr>
        <w:t>yield</w:t>
      </w:r>
      <w:r w:rsidRPr="00E77497">
        <w:rPr>
          <w:rFonts w:ascii="Arial" w:hAnsi="Arial"/>
          <w:color w:val="000000"/>
        </w:rPr>
        <w:t xml:space="preserve">" are classified as </w:t>
      </w:r>
      <w:r w:rsidRPr="00E77497">
        <w:rPr>
          <w:i/>
          <w:color w:val="000000"/>
        </w:rPr>
        <w:t>FutureReservedWord</w:t>
      </w:r>
      <w:r w:rsidRPr="00E77497">
        <w:rPr>
          <w:rFonts w:ascii="Arial" w:hAnsi="Arial"/>
          <w:color w:val="000000"/>
        </w:rPr>
        <w:t xml:space="preserve"> tokens within strict mode code. (7.6.12).</w:t>
      </w:r>
    </w:p>
    <w:p w14:paraId="42D7E2C1"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 conforming implementation, when processing strict mode code, may not extend the syntax of </w:t>
      </w:r>
      <w:r w:rsidRPr="00E77497">
        <w:rPr>
          <w:i/>
        </w:rPr>
        <w:t>NumericLiteral</w:t>
      </w:r>
      <w:r w:rsidRPr="00E77497">
        <w:rPr>
          <w:rFonts w:ascii="Arial" w:hAnsi="Arial"/>
        </w:rPr>
        <w:t xml:space="preserve"> (7.8.3) to include </w:t>
      </w:r>
      <w:r w:rsidRPr="00E77497">
        <w:rPr>
          <w:i/>
        </w:rPr>
        <w:t>OctalIntegerLiteral</w:t>
      </w:r>
      <w:r w:rsidRPr="00E77497">
        <w:rPr>
          <w:rFonts w:ascii="Arial" w:hAnsi="Arial"/>
        </w:rPr>
        <w:t xml:space="preserve"> as described in B.1.1.</w:t>
      </w:r>
    </w:p>
    <w:p w14:paraId="6F22D9CE"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t xml:space="preserve">A </w:t>
      </w:r>
      <w:r w:rsidRPr="00E77497">
        <w:rPr>
          <w:rFonts w:ascii="Arial" w:hAnsi="Arial" w:cs="Arial"/>
        </w:rPr>
        <w:t xml:space="preserve">conforming implementation, when processing strict mode code (see 10.1.1), may not extend the syntax of </w:t>
      </w:r>
      <w:r w:rsidRPr="00E77497">
        <w:rPr>
          <w:i/>
        </w:rPr>
        <w:t>EscapeSequence</w:t>
      </w:r>
      <w:r w:rsidRPr="00E77497">
        <w:rPr>
          <w:rFonts w:ascii="Arial" w:hAnsi="Arial" w:cs="Arial"/>
        </w:rPr>
        <w:t xml:space="preserve"> to include </w:t>
      </w:r>
      <w:r w:rsidRPr="00E77497">
        <w:rPr>
          <w:i/>
        </w:rPr>
        <w:t>OctalEscapeSequence</w:t>
      </w:r>
      <w:r w:rsidRPr="00E77497">
        <w:rPr>
          <w:rFonts w:ascii="Arial" w:hAnsi="Arial" w:cs="Arial"/>
        </w:rPr>
        <w:t xml:space="preserve"> as described in B.1.2.</w:t>
      </w:r>
    </w:p>
    <w:p w14:paraId="270AAFEB"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Assignment to an undeclared identifier or otherwise unresolvable reference does not create a property in the global object. When a simple assignment occurs within strict mode code, its </w:t>
      </w:r>
      <w:r w:rsidRPr="00E77497">
        <w:rPr>
          <w:i/>
        </w:rPr>
        <w:t xml:space="preserve">LeftHandSide </w:t>
      </w:r>
      <w:r w:rsidRPr="00E77497">
        <w:rPr>
          <w:rFonts w:ascii="Arial" w:hAnsi="Arial"/>
        </w:rPr>
        <w:t xml:space="preserve">must not evaluate to an unresolvable Reference. If it does a </w:t>
      </w:r>
      <w:r w:rsidRPr="00E77497">
        <w:rPr>
          <w:rFonts w:ascii="Arial" w:hAnsi="Arial"/>
          <w:b/>
        </w:rPr>
        <w:t>ReferenceError</w:t>
      </w:r>
      <w:r w:rsidRPr="00E77497">
        <w:rPr>
          <w:rFonts w:ascii="Arial" w:hAnsi="Arial"/>
        </w:rPr>
        <w:t xml:space="preserve"> exception is thrown (8.</w:t>
      </w:r>
      <w:del w:id="36378" w:author="Rev 6 Allen Wirfs-Brock" w:date="2012-02-22T12:28:00Z">
        <w:r w:rsidRPr="00E77497" w:rsidDel="00F87676">
          <w:rPr>
            <w:rFonts w:ascii="Arial" w:hAnsi="Arial"/>
          </w:rPr>
          <w:delText>7</w:delText>
        </w:r>
      </w:del>
      <w:ins w:id="36379" w:author="Rev 6 Allen Wirfs-Brock" w:date="2012-02-22T12:28:00Z">
        <w:r w:rsidR="00F87676">
          <w:rPr>
            <w:rFonts w:ascii="Arial" w:hAnsi="Arial"/>
          </w:rPr>
          <w:t>9</w:t>
        </w:r>
      </w:ins>
      <w:r w:rsidRPr="00E77497">
        <w:rPr>
          <w:rFonts w:ascii="Arial" w:hAnsi="Arial"/>
        </w:rPr>
        <w:t xml:space="preserve">.2). The </w:t>
      </w:r>
      <w:r w:rsidRPr="00E77497">
        <w:rPr>
          <w:i/>
        </w:rPr>
        <w:t xml:space="preserve">LeftHandSide </w:t>
      </w:r>
      <w:r w:rsidRPr="00E77497">
        <w:rPr>
          <w:rFonts w:ascii="Arial" w:hAnsi="Arial"/>
        </w:rPr>
        <w:t>also may not be a reference to a data property with the attribute value {[[Writable]]:</w:t>
      </w:r>
      <w:r w:rsidRPr="00E77497">
        <w:rPr>
          <w:rFonts w:ascii="Arial" w:hAnsi="Arial"/>
          <w:b/>
        </w:rPr>
        <w:t>false</w:t>
      </w:r>
      <w:r w:rsidRPr="00E77497">
        <w:rPr>
          <w:rFonts w:ascii="Arial" w:hAnsi="Arial"/>
        </w:rPr>
        <w:t>}, to an accessor property with the attribute value {[[Set]]:</w:t>
      </w:r>
      <w:r w:rsidRPr="00E77497">
        <w:rPr>
          <w:rFonts w:ascii="Arial" w:hAnsi="Arial"/>
          <w:b/>
        </w:rPr>
        <w:t>undefined</w:t>
      </w:r>
      <w:r w:rsidRPr="00E77497">
        <w:rPr>
          <w:rFonts w:ascii="Arial" w:hAnsi="Arial"/>
        </w:rPr>
        <w:t>},</w:t>
      </w:r>
      <w:r w:rsidRPr="00E77497">
        <w:rPr>
          <w:rFonts w:ascii="Arial" w:hAnsi="Arial"/>
          <w:b/>
        </w:rPr>
        <w:t xml:space="preserve">  </w:t>
      </w:r>
      <w:r w:rsidRPr="00E77497">
        <w:rPr>
          <w:rFonts w:ascii="Arial" w:hAnsi="Arial"/>
        </w:rPr>
        <w:t xml:space="preserve">nor to a non-existent property of an object whose [[Extensible]] internal property has the value </w:t>
      </w:r>
      <w:r w:rsidRPr="00E77497">
        <w:rPr>
          <w:rFonts w:ascii="Arial" w:hAnsi="Arial"/>
          <w:b/>
        </w:rPr>
        <w:t>false</w:t>
      </w:r>
      <w:r w:rsidRPr="00E77497">
        <w:rPr>
          <w:rFonts w:ascii="Arial" w:hAnsi="Arial"/>
        </w:rPr>
        <w:t xml:space="preserve">. In these cases a </w:t>
      </w:r>
      <w:r w:rsidRPr="00E77497">
        <w:rPr>
          <w:rFonts w:ascii="Courier New" w:hAnsi="Courier New" w:cs="Courier New"/>
          <w:b/>
        </w:rPr>
        <w:t>TypeError</w:t>
      </w:r>
      <w:r w:rsidRPr="00E77497">
        <w:rPr>
          <w:rFonts w:ascii="Arial" w:hAnsi="Arial"/>
        </w:rPr>
        <w:t xml:space="preserve"> exception is thrown (11.13.1).</w:t>
      </w:r>
    </w:p>
    <w:p w14:paraId="600B9C6A"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The identifier </w:t>
      </w:r>
      <w:r w:rsidRPr="00E77497">
        <w:rPr>
          <w:rFonts w:ascii="Courier New" w:hAnsi="Courier New" w:cs="Courier New"/>
          <w:b/>
        </w:rPr>
        <w:t>eval</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may not appear as the </w:t>
      </w:r>
      <w:r w:rsidRPr="00E77497">
        <w:rPr>
          <w:i/>
        </w:rPr>
        <w:t>LeftHandSideExpression</w:t>
      </w:r>
      <w:r w:rsidRPr="00E77497">
        <w:rPr>
          <w:rFonts w:ascii="Arial" w:hAnsi="Arial"/>
        </w:rPr>
        <w:t xml:space="preserve"> of an Assignment operator (11.13) or of a </w:t>
      </w:r>
      <w:r w:rsidRPr="00E77497">
        <w:rPr>
          <w:i/>
        </w:rPr>
        <w:t>PostfixExpression</w:t>
      </w:r>
      <w:r w:rsidRPr="00E77497">
        <w:rPr>
          <w:rFonts w:ascii="Arial" w:hAnsi="Arial"/>
        </w:rPr>
        <w:t xml:space="preserve"> (11.3) or as the </w:t>
      </w:r>
      <w:r w:rsidRPr="00E77497">
        <w:rPr>
          <w:i/>
        </w:rPr>
        <w:t>UnaryExpression</w:t>
      </w:r>
      <w:r w:rsidRPr="00E77497">
        <w:rPr>
          <w:rFonts w:ascii="Arial" w:hAnsi="Arial"/>
        </w:rPr>
        <w:t xml:space="preserve"> operated upon by a Prefix Increment (11.4.4) or a Prefix Decrement (11.4.5) operator. </w:t>
      </w:r>
    </w:p>
    <w:p w14:paraId="387C8ABD"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Arguments objects for strict mode functions define non-configurable accessor properties named "</w:t>
      </w:r>
      <w:r w:rsidRPr="00E77497">
        <w:rPr>
          <w:rFonts w:ascii="Courier New" w:hAnsi="Courier New" w:cs="Courier New"/>
          <w:b/>
        </w:rPr>
        <w:t>caller</w:t>
      </w:r>
      <w:r w:rsidRPr="00E77497">
        <w:rPr>
          <w:rFonts w:ascii="Arial" w:hAnsi="Arial"/>
        </w:rPr>
        <w:t>" and "</w:t>
      </w:r>
      <w:r w:rsidRPr="00E77497">
        <w:rPr>
          <w:rFonts w:ascii="Courier New" w:hAnsi="Courier New" w:cs="Courier New"/>
          <w:b/>
        </w:rPr>
        <w:t>callee</w:t>
      </w:r>
      <w:r w:rsidRPr="00E77497">
        <w:rPr>
          <w:rFonts w:ascii="Arial" w:hAnsi="Arial"/>
        </w:rPr>
        <w:t xml:space="preserve">" which throw a </w:t>
      </w:r>
      <w:r w:rsidRPr="00E77497">
        <w:rPr>
          <w:rFonts w:ascii="Arial" w:hAnsi="Arial"/>
          <w:b/>
        </w:rPr>
        <w:t xml:space="preserve">TypeError </w:t>
      </w:r>
      <w:r w:rsidRPr="00E77497">
        <w:rPr>
          <w:rFonts w:ascii="Arial" w:hAnsi="Arial"/>
        </w:rPr>
        <w:t>exception on access (10.6).</w:t>
      </w:r>
    </w:p>
    <w:p w14:paraId="1CE354A5"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Arguments objects for strict mode functions do not dynamically share their array indexed property values with the corresponding formal parameter bindings of their functions. (10.6).</w:t>
      </w:r>
    </w:p>
    <w:p w14:paraId="58330B91"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For strict mode functions, if an arguments object is created the binding of the local identifier </w:t>
      </w:r>
      <w:r w:rsidRPr="00E77497">
        <w:rPr>
          <w:rFonts w:ascii="Courier New" w:hAnsi="Courier New" w:cs="Courier New"/>
          <w:b/>
        </w:rPr>
        <w:t>arguments</w:t>
      </w:r>
      <w:r w:rsidRPr="00E77497">
        <w:rPr>
          <w:rFonts w:ascii="Arial" w:hAnsi="Arial"/>
        </w:rPr>
        <w:t xml:space="preserve"> to the arguments object is immutable and hence may not be the target of an assignment expression. (10.5).</w:t>
      </w:r>
    </w:p>
    <w:p w14:paraId="394F9A69"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t xml:space="preserve"> </w:t>
      </w:r>
      <w:r w:rsidRPr="00E77497">
        <w:rPr>
          <w:rFonts w:ascii="Arial" w:hAnsi="Arial"/>
        </w:rPr>
        <w:t xml:space="preserve">if strict mode code contains an </w:t>
      </w:r>
      <w:r w:rsidRPr="00E77497">
        <w:rPr>
          <w:i/>
        </w:rPr>
        <w:t>ObjectLiteral</w:t>
      </w:r>
      <w:r w:rsidRPr="00E77497">
        <w:rPr>
          <w:rFonts w:ascii="Arial" w:hAnsi="Arial"/>
        </w:rPr>
        <w:t xml:space="preserve"> with more than one definition of any data property (11.1.5).</w:t>
      </w:r>
    </w:p>
    <w:p w14:paraId="3DE374BA" w14:textId="77777777" w:rsidR="00E80769" w:rsidRPr="00A67AF2"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It is a</w:t>
      </w:r>
      <w:r w:rsidRPr="00E77497">
        <w:t xml:space="preserve"> </w:t>
      </w:r>
      <w:r w:rsidRPr="00E77497">
        <w:rPr>
          <w:rFonts w:ascii="Arial" w:hAnsi="Arial"/>
          <w:b/>
        </w:rPr>
        <w:t>SyntaxError</w:t>
      </w:r>
      <w:r w:rsidRPr="00E77497">
        <w:t xml:space="preserve"> </w:t>
      </w:r>
      <w:r w:rsidRPr="00E77497">
        <w:rPr>
          <w:rFonts w:ascii="Arial" w:hAnsi="Arial"/>
        </w:rPr>
        <w:t>if the</w:t>
      </w:r>
      <w:r w:rsidRPr="00E77497">
        <w:t xml:space="preserve"> </w:t>
      </w:r>
      <w:r w:rsidRPr="00E77497">
        <w:rPr>
          <w:i/>
        </w:rPr>
        <w:t>Identifier</w:t>
      </w:r>
      <w:r w:rsidRPr="00E77497">
        <w:t xml:space="preserve"> </w:t>
      </w:r>
      <w:r w:rsidRPr="00E77497">
        <w:rPr>
          <w:rFonts w:ascii="Courier New" w:hAnsi="Courier New" w:cs="Courier New"/>
          <w:b/>
        </w:rPr>
        <w:t>"eval"</w:t>
      </w:r>
      <w:r w:rsidRPr="00E77497">
        <w:t xml:space="preserve"> </w:t>
      </w:r>
      <w:r w:rsidRPr="00E77497">
        <w:rPr>
          <w:rFonts w:ascii="Arial" w:hAnsi="Arial"/>
        </w:rPr>
        <w:t>or the</w:t>
      </w:r>
      <w:r w:rsidRPr="00E77497">
        <w:t xml:space="preserve"> </w:t>
      </w:r>
      <w:r w:rsidRPr="00E77497">
        <w:rPr>
          <w:i/>
        </w:rPr>
        <w:t xml:space="preserve">Identifier </w:t>
      </w:r>
      <w:r w:rsidRPr="00E77497">
        <w:rPr>
          <w:rFonts w:ascii="Courier New" w:hAnsi="Courier New" w:cs="Courier New"/>
          <w:b/>
        </w:rPr>
        <w:t>"arguments"</w:t>
      </w:r>
      <w:r w:rsidRPr="00E77497">
        <w:t xml:space="preserve"> </w:t>
      </w:r>
      <w:r w:rsidRPr="00E77497">
        <w:rPr>
          <w:rFonts w:ascii="Arial" w:hAnsi="Arial"/>
        </w:rPr>
        <w:t>occurs as the</w:t>
      </w:r>
      <w:r w:rsidRPr="00E77497">
        <w:t xml:space="preserve"> </w:t>
      </w:r>
      <w:r w:rsidRPr="00E77497">
        <w:rPr>
          <w:i/>
        </w:rPr>
        <w:t>Identifier</w:t>
      </w:r>
      <w:r w:rsidRPr="00E77497">
        <w:t xml:space="preserve"> </w:t>
      </w:r>
      <w:r w:rsidRPr="00E77497">
        <w:rPr>
          <w:rFonts w:ascii="Arial" w:hAnsi="Arial"/>
        </w:rPr>
        <w:t>in a</w:t>
      </w:r>
      <w:r w:rsidRPr="00E77497">
        <w:t xml:space="preserve"> </w:t>
      </w:r>
      <w:r w:rsidRPr="00E77497">
        <w:rPr>
          <w:rStyle w:val="bnf"/>
        </w:rPr>
        <w:t>PropertySetParameterList</w:t>
      </w:r>
      <w:r w:rsidRPr="00C7794D">
        <w:rPr>
          <w:rFonts w:ascii="Courier New" w:hAnsi="Courier New" w:cs="Courier New"/>
          <w:b/>
          <w:iCs/>
        </w:rPr>
        <w:t xml:space="preserve"> </w:t>
      </w:r>
      <w:r w:rsidRPr="004D1BD1">
        <w:rPr>
          <w:rFonts w:ascii="Arial" w:hAnsi="Arial"/>
        </w:rPr>
        <w:t>of a</w:t>
      </w:r>
      <w:r w:rsidRPr="008B7F6F">
        <w:t xml:space="preserve"> </w:t>
      </w:r>
      <w:del w:id="36380" w:author="Rev 7 Allen Wirfs-Brock" w:date="2012-04-20T09:35:00Z">
        <w:r w:rsidRPr="006B6D0A" w:rsidDel="001A6289">
          <w:rPr>
            <w:rStyle w:val="bnf"/>
          </w:rPr>
          <w:delText>PropertyAssignment</w:delText>
        </w:r>
      </w:del>
      <w:ins w:id="36381" w:author="Rev 7 Allen Wirfs-Brock" w:date="2012-04-20T09:35:00Z">
        <w:r w:rsidR="001A6289">
          <w:rPr>
            <w:rStyle w:val="bnf"/>
          </w:rPr>
          <w:t>PropertyDefinition</w:t>
        </w:r>
      </w:ins>
      <w:r w:rsidRPr="006B6D0A">
        <w:t xml:space="preserve"> </w:t>
      </w:r>
      <w:r w:rsidRPr="006B6D0A">
        <w:rPr>
          <w:rFonts w:ascii="Arial" w:hAnsi="Arial"/>
        </w:rPr>
        <w:t xml:space="preserve">that is contained in strict code or if its </w:t>
      </w:r>
      <w:r w:rsidRPr="00E65A34">
        <w:rPr>
          <w:i/>
        </w:rPr>
        <w:t>FunctionBody</w:t>
      </w:r>
      <w:r w:rsidRPr="00546435">
        <w:t xml:space="preserve"> </w:t>
      </w:r>
      <w:r w:rsidRPr="00A67AF2">
        <w:rPr>
          <w:rFonts w:ascii="Arial" w:hAnsi="Arial"/>
        </w:rPr>
        <w:t>is strict code (11.1.5).</w:t>
      </w:r>
    </w:p>
    <w:p w14:paraId="5A01E174" w14:textId="77777777" w:rsidR="00E80769" w:rsidRPr="00A67AF2" w:rsidRDefault="00E80769" w:rsidP="00E80769">
      <w:pPr>
        <w:pStyle w:val="Alg4"/>
        <w:numPr>
          <w:ilvl w:val="0"/>
          <w:numId w:val="28"/>
        </w:numPr>
        <w:tabs>
          <w:tab w:val="left" w:pos="900"/>
        </w:tabs>
        <w:spacing w:after="120"/>
        <w:ind w:left="900"/>
        <w:jc w:val="both"/>
        <w:rPr>
          <w:rFonts w:ascii="Arial" w:hAnsi="Arial"/>
        </w:rPr>
      </w:pPr>
      <w:r w:rsidRPr="00A67AF2">
        <w:rPr>
          <w:rFonts w:ascii="Arial" w:hAnsi="Arial"/>
        </w:rPr>
        <w:t>Strict mode eval code cannot instantiate variables or functions in the variable environment of the caller to eval. Instead, a new variable environment is created and that environment is used for declaration binding instantiation for the eval code (10.4.2).</w:t>
      </w:r>
    </w:p>
    <w:p w14:paraId="15330FD6"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B820AB">
        <w:rPr>
          <w:rFonts w:ascii="Arial" w:hAnsi="Arial"/>
        </w:rPr>
        <w:t xml:space="preserve">If </w:t>
      </w:r>
      <w:r w:rsidRPr="00675B74">
        <w:rPr>
          <w:rFonts w:ascii="Arial" w:hAnsi="Arial"/>
          <w:b/>
        </w:rPr>
        <w:t>this</w:t>
      </w:r>
      <w:r w:rsidRPr="00E77497">
        <w:rPr>
          <w:rFonts w:ascii="Arial" w:hAnsi="Arial"/>
        </w:rPr>
        <w:t xml:space="preserve"> is evaluated within strict mode code, then the </w:t>
      </w:r>
      <w:r w:rsidRPr="00E77497">
        <w:rPr>
          <w:rFonts w:ascii="Arial" w:hAnsi="Arial"/>
          <w:b/>
        </w:rPr>
        <w:t xml:space="preserve">this </w:t>
      </w:r>
      <w:r w:rsidRPr="00E77497">
        <w:rPr>
          <w:rFonts w:ascii="Arial" w:hAnsi="Arial"/>
        </w:rPr>
        <w:t xml:space="preserve">value is not coerced to an object. A </w:t>
      </w:r>
      <w:r w:rsidRPr="00E77497">
        <w:rPr>
          <w:rFonts w:ascii="Arial" w:hAnsi="Arial"/>
          <w:b/>
        </w:rPr>
        <w:t>this</w:t>
      </w:r>
      <w:r w:rsidRPr="00E77497">
        <w:rPr>
          <w:rFonts w:ascii="Arial" w:hAnsi="Arial"/>
        </w:rPr>
        <w:t xml:space="preserve"> value of </w:t>
      </w:r>
      <w:r w:rsidRPr="00E77497">
        <w:rPr>
          <w:rFonts w:ascii="Arial" w:hAnsi="Arial"/>
          <w:b/>
        </w:rPr>
        <w:t>null</w:t>
      </w:r>
      <w:r w:rsidRPr="00E77497">
        <w:rPr>
          <w:rFonts w:ascii="Arial" w:hAnsi="Arial"/>
        </w:rPr>
        <w:t xml:space="preserve"> or </w:t>
      </w:r>
      <w:r w:rsidRPr="00E77497">
        <w:rPr>
          <w:rFonts w:ascii="Arial" w:hAnsi="Arial"/>
          <w:b/>
        </w:rPr>
        <w:t>undefined</w:t>
      </w:r>
      <w:r w:rsidRPr="00E77497">
        <w:rPr>
          <w:rFonts w:ascii="Arial" w:hAnsi="Arial"/>
        </w:rPr>
        <w:t xml:space="preserve"> is not converted to the global object and primitive values are not converted to wrapper objects. The </w:t>
      </w:r>
      <w:r w:rsidRPr="00E77497">
        <w:rPr>
          <w:rFonts w:ascii="Arial" w:hAnsi="Arial"/>
          <w:b/>
        </w:rPr>
        <w:t>this</w:t>
      </w:r>
      <w:r w:rsidRPr="00E77497">
        <w:rPr>
          <w:rFonts w:ascii="Arial" w:hAnsi="Arial"/>
        </w:rPr>
        <w:t xml:space="preserve"> value passed via a function call (including calls made using </w:t>
      </w:r>
      <w:r w:rsidRPr="00E77497">
        <w:rPr>
          <w:rFonts w:ascii="Courier New" w:hAnsi="Courier New" w:cs="Courier New"/>
          <w:b/>
        </w:rPr>
        <w:t>Function.prototype.apply</w:t>
      </w:r>
      <w:r w:rsidRPr="00E77497">
        <w:rPr>
          <w:rFonts w:ascii="Arial" w:hAnsi="Arial"/>
        </w:rPr>
        <w:t xml:space="preserve"> and </w:t>
      </w:r>
      <w:r w:rsidRPr="00E77497">
        <w:rPr>
          <w:rFonts w:ascii="Courier New" w:hAnsi="Courier New" w:cs="Courier New"/>
          <w:b/>
        </w:rPr>
        <w:t>Function.prototype.call</w:t>
      </w:r>
      <w:r w:rsidRPr="00E77497">
        <w:rPr>
          <w:rFonts w:ascii="Arial" w:hAnsi="Arial"/>
          <w:b/>
        </w:rPr>
        <w:t>)</w:t>
      </w:r>
      <w:r w:rsidRPr="00E77497">
        <w:rPr>
          <w:rFonts w:ascii="Arial" w:hAnsi="Arial"/>
        </w:rPr>
        <w:t xml:space="preserve"> do not coerce the passed this value to an object (10.4.3, 11.1.1, 15.3.4.3, 15.3.4.4).</w:t>
      </w:r>
    </w:p>
    <w:p w14:paraId="62F33F69"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When a </w:t>
      </w:r>
      <w:r w:rsidRPr="00E77497">
        <w:rPr>
          <w:rFonts w:ascii="Courier New" w:hAnsi="Courier New" w:cs="Courier New"/>
          <w:b/>
        </w:rPr>
        <w:t>delete</w:t>
      </w:r>
      <w:r w:rsidRPr="00E77497">
        <w:rPr>
          <w:rFonts w:ascii="Arial" w:hAnsi="Arial"/>
        </w:rPr>
        <w:t xml:space="preserve"> operator occurs within strict mode code, a </w:t>
      </w:r>
      <w:r w:rsidRPr="00E77497">
        <w:rPr>
          <w:rFonts w:ascii="Arial" w:hAnsi="Arial"/>
          <w:b/>
        </w:rPr>
        <w:t xml:space="preserve">SyntaxError </w:t>
      </w:r>
      <w:r w:rsidRPr="00E77497">
        <w:rPr>
          <w:rFonts w:ascii="Arial" w:hAnsi="Arial"/>
        </w:rPr>
        <w:t xml:space="preserve">is thrown if its </w:t>
      </w:r>
      <w:r w:rsidRPr="00E77497">
        <w:rPr>
          <w:i/>
        </w:rPr>
        <w:t>UnaryExpression</w:t>
      </w:r>
      <w:r w:rsidRPr="00E77497">
        <w:rPr>
          <w:rFonts w:ascii="Arial" w:hAnsi="Arial"/>
        </w:rPr>
        <w:t xml:space="preserve"> is a direct reference to a variable, function argument, or function name(11.4.1).</w:t>
      </w:r>
    </w:p>
    <w:p w14:paraId="28D4819A"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When a </w:t>
      </w:r>
      <w:r w:rsidRPr="00E77497">
        <w:rPr>
          <w:rFonts w:ascii="Courier New" w:hAnsi="Courier New" w:cs="Courier New"/>
          <w:b/>
        </w:rPr>
        <w:t>delete</w:t>
      </w:r>
      <w:r w:rsidRPr="00E77497">
        <w:rPr>
          <w:rFonts w:ascii="Arial" w:hAnsi="Arial"/>
        </w:rPr>
        <w:t xml:space="preserve"> operator occurs within strict mode code, a </w:t>
      </w:r>
      <w:r w:rsidRPr="00E77497">
        <w:rPr>
          <w:rFonts w:ascii="Arial" w:hAnsi="Arial"/>
          <w:b/>
        </w:rPr>
        <w:t>TypeError</w:t>
      </w:r>
      <w:r w:rsidRPr="00E77497">
        <w:rPr>
          <w:rFonts w:ascii="Courier New" w:hAnsi="Courier New" w:cs="Courier New"/>
        </w:rPr>
        <w:t xml:space="preserve"> </w:t>
      </w:r>
      <w:r w:rsidRPr="00E77497">
        <w:rPr>
          <w:rFonts w:ascii="Arial" w:hAnsi="Arial"/>
        </w:rPr>
        <w:t>is thrown if the property to be deleted has the attribute { [[Configurable]]:</w:t>
      </w:r>
      <w:r w:rsidRPr="00E77497">
        <w:rPr>
          <w:rFonts w:ascii="Arial" w:hAnsi="Arial"/>
          <w:b/>
        </w:rPr>
        <w:t>false</w:t>
      </w:r>
      <w:r w:rsidRPr="00E77497">
        <w:rPr>
          <w:rFonts w:ascii="Arial" w:hAnsi="Arial"/>
        </w:rPr>
        <w:t xml:space="preserve"> } (11.4.1).</w:t>
      </w:r>
    </w:p>
    <w:p w14:paraId="7B7CBE58"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rPr>
          <w:rFonts w:ascii="Arial" w:hAnsi="Arial"/>
        </w:rPr>
        <w:t xml:space="preserve"> if a </w:t>
      </w:r>
      <w:r w:rsidRPr="00E77497">
        <w:rPr>
          <w:i/>
        </w:rPr>
        <w:t>VariableDeclaration</w:t>
      </w:r>
      <w:r w:rsidRPr="00E77497">
        <w:rPr>
          <w:rFonts w:ascii="Arial" w:hAnsi="Arial"/>
        </w:rPr>
        <w:t xml:space="preserve"> or </w:t>
      </w:r>
      <w:r w:rsidRPr="00E77497">
        <w:rPr>
          <w:i/>
        </w:rPr>
        <w:t>VariableDeclarationNoIn</w:t>
      </w:r>
      <w:r w:rsidRPr="00E77497">
        <w:rPr>
          <w:rFonts w:ascii="Arial" w:hAnsi="Arial"/>
        </w:rPr>
        <w:t xml:space="preserve"> occurs within strict code and its  </w:t>
      </w:r>
      <w:r w:rsidRPr="00E77497">
        <w:rPr>
          <w:i/>
        </w:rPr>
        <w:t>Identifier</w:t>
      </w:r>
      <w:r w:rsidRPr="00E77497">
        <w:rPr>
          <w:rFonts w:ascii="Arial" w:hAnsi="Arial"/>
        </w:rPr>
        <w:t xml:space="preserve"> is </w:t>
      </w:r>
      <w:r w:rsidRPr="00E77497">
        <w:rPr>
          <w:rFonts w:ascii="Courier New" w:hAnsi="Courier New" w:cs="Courier New"/>
          <w:b/>
        </w:rPr>
        <w:t>eval</w:t>
      </w:r>
      <w:r w:rsidRPr="00E77497">
        <w:rPr>
          <w:rFonts w:ascii="Arial" w:hAnsi="Arial"/>
          <w:b/>
        </w:rPr>
        <w:t xml:space="preserve"> </w:t>
      </w:r>
      <w:r w:rsidRPr="00E77497">
        <w:rPr>
          <w:rFonts w:ascii="Arial" w:hAnsi="Arial"/>
        </w:rPr>
        <w:t>or</w:t>
      </w:r>
      <w:r w:rsidRPr="00E77497">
        <w:rPr>
          <w:rFonts w:ascii="Arial" w:hAnsi="Arial"/>
          <w:b/>
        </w:rPr>
        <w:t xml:space="preserve"> </w:t>
      </w:r>
      <w:r w:rsidRPr="00E77497">
        <w:rPr>
          <w:rFonts w:ascii="Courier New" w:hAnsi="Courier New" w:cs="Courier New"/>
          <w:b/>
        </w:rPr>
        <w:t>arguments</w:t>
      </w:r>
      <w:r w:rsidRPr="00E77497">
        <w:rPr>
          <w:rFonts w:ascii="Arial" w:hAnsi="Arial"/>
        </w:rPr>
        <w:t xml:space="preserve"> (12.2.1).</w:t>
      </w:r>
    </w:p>
    <w:p w14:paraId="7B9F2828"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Strict mode code may not include a </w:t>
      </w:r>
      <w:r w:rsidRPr="00E77497">
        <w:rPr>
          <w:i/>
        </w:rPr>
        <w:t>WithStatement</w:t>
      </w:r>
      <w:r w:rsidRPr="00E77497">
        <w:rPr>
          <w:rFonts w:ascii="Arial" w:hAnsi="Arial"/>
        </w:rPr>
        <w:t xml:space="preserve">. The occurrence of a </w:t>
      </w:r>
      <w:r w:rsidRPr="00E77497">
        <w:rPr>
          <w:i/>
        </w:rPr>
        <w:t>WithStatement</w:t>
      </w:r>
      <w:r w:rsidRPr="00E77497">
        <w:rPr>
          <w:rFonts w:ascii="Arial" w:hAnsi="Arial"/>
        </w:rPr>
        <w:t xml:space="preserve"> in such a context is an </w:t>
      </w:r>
      <w:r w:rsidRPr="00E77497">
        <w:rPr>
          <w:rFonts w:ascii="Arial" w:hAnsi="Arial"/>
          <w:b/>
        </w:rPr>
        <w:t>SyntaxError</w:t>
      </w:r>
      <w:r w:rsidRPr="00E77497">
        <w:rPr>
          <w:rFonts w:ascii="Arial" w:hAnsi="Arial"/>
        </w:rPr>
        <w:t xml:space="preserve"> (12.10).</w:t>
      </w:r>
    </w:p>
    <w:p w14:paraId="23D47FD8" w14:textId="77777777" w:rsidR="00E80769" w:rsidRPr="00E77497" w:rsidRDefault="00E80769" w:rsidP="00E80769">
      <w:pPr>
        <w:numPr>
          <w:ilvl w:val="0"/>
          <w:numId w:val="28"/>
        </w:numPr>
        <w:tabs>
          <w:tab w:val="left" w:pos="900"/>
        </w:tabs>
        <w:spacing w:after="120" w:line="240" w:lineRule="auto"/>
        <w:ind w:left="900"/>
      </w:pPr>
      <w:r w:rsidRPr="00E77497">
        <w:t xml:space="preserve">It is a </w:t>
      </w:r>
      <w:r w:rsidRPr="00E77497">
        <w:rPr>
          <w:b/>
        </w:rPr>
        <w:t>SyntaxError</w:t>
      </w:r>
      <w:r w:rsidRPr="00E77497">
        <w:t xml:space="preserve"> if a </w:t>
      </w:r>
      <w:r w:rsidRPr="00E77497">
        <w:rPr>
          <w:rFonts w:ascii="Times New Roman" w:hAnsi="Times New Roman"/>
          <w:i/>
        </w:rPr>
        <w:t>TryStatement</w:t>
      </w:r>
      <w:r w:rsidRPr="00E77497">
        <w:t xml:space="preserve"> with a  </w:t>
      </w:r>
      <w:r w:rsidRPr="00E77497">
        <w:rPr>
          <w:rFonts w:ascii="Times New Roman" w:hAnsi="Times New Roman"/>
          <w:i/>
        </w:rPr>
        <w:t>Catch</w:t>
      </w:r>
      <w:r w:rsidRPr="00E77497">
        <w:t xml:space="preserve"> occurs within strict code and the </w:t>
      </w:r>
      <w:r w:rsidRPr="00E77497">
        <w:rPr>
          <w:rFonts w:ascii="Times New Roman" w:hAnsi="Times New Roman"/>
          <w:i/>
        </w:rPr>
        <w:t>Identifier</w:t>
      </w:r>
      <w:r w:rsidRPr="00E77497">
        <w:t xml:space="preserve"> of the </w:t>
      </w:r>
      <w:r w:rsidRPr="00E77497">
        <w:rPr>
          <w:rFonts w:ascii="Times New Roman" w:hAnsi="Times New Roman"/>
          <w:i/>
        </w:rPr>
        <w:t>Catch</w:t>
      </w:r>
      <w:r w:rsidRPr="00E77497">
        <w:t xml:space="preserve"> production is </w:t>
      </w:r>
      <w:r w:rsidRPr="00E77497">
        <w:rPr>
          <w:rFonts w:ascii="Courier New" w:hAnsi="Courier New" w:cs="Courier New"/>
          <w:b/>
        </w:rPr>
        <w:t>eval</w:t>
      </w:r>
      <w:r w:rsidRPr="00E77497">
        <w:t xml:space="preserve"> or</w:t>
      </w:r>
      <w:r w:rsidRPr="00E77497">
        <w:rPr>
          <w:b/>
        </w:rPr>
        <w:t xml:space="preserve"> </w:t>
      </w:r>
      <w:r w:rsidRPr="00E77497">
        <w:rPr>
          <w:rFonts w:ascii="Courier New" w:hAnsi="Courier New" w:cs="Courier New"/>
          <w:b/>
        </w:rPr>
        <w:t>arguments</w:t>
      </w:r>
      <w:r w:rsidRPr="00E77497">
        <w:t xml:space="preserve"> (12.14.1)</w:t>
      </w:r>
    </w:p>
    <w:p w14:paraId="2A3937F1" w14:textId="77777777" w:rsidR="00E80769" w:rsidRPr="00E77497" w:rsidRDefault="00E80769" w:rsidP="00E80769">
      <w:pPr>
        <w:numPr>
          <w:ilvl w:val="0"/>
          <w:numId w:val="28"/>
        </w:numPr>
        <w:tabs>
          <w:tab w:val="left" w:pos="900"/>
        </w:tabs>
        <w:spacing w:after="120" w:line="240" w:lineRule="auto"/>
        <w:ind w:left="900"/>
      </w:pPr>
      <w:r w:rsidRPr="00E77497">
        <w:t xml:space="preserve">It is a </w:t>
      </w:r>
      <w:r w:rsidRPr="00E77497">
        <w:rPr>
          <w:b/>
        </w:rPr>
        <w:t>SyntaxError</w:t>
      </w:r>
      <w:r w:rsidRPr="00E77497">
        <w:t xml:space="preserve"> if  the identifier </w:t>
      </w:r>
      <w:r w:rsidRPr="00E77497">
        <w:rPr>
          <w:rFonts w:ascii="Courier New" w:hAnsi="Courier New" w:cs="Courier New"/>
          <w:b/>
        </w:rPr>
        <w:t>eval</w:t>
      </w:r>
      <w:r w:rsidRPr="00E77497">
        <w:t xml:space="preserve"> or</w:t>
      </w:r>
      <w:r w:rsidRPr="00E77497">
        <w:rPr>
          <w:b/>
        </w:rPr>
        <w:t xml:space="preserve"> </w:t>
      </w:r>
      <w:r w:rsidRPr="00E77497">
        <w:rPr>
          <w:rFonts w:ascii="Courier New" w:hAnsi="Courier New" w:cs="Courier New"/>
          <w:b/>
        </w:rPr>
        <w:t>arguments</w:t>
      </w:r>
      <w:r w:rsidRPr="00E77497">
        <w:t xml:space="preserve"> appears within a </w:t>
      </w:r>
      <w:r w:rsidRPr="00E77497">
        <w:rPr>
          <w:rFonts w:ascii="Times New Roman" w:hAnsi="Times New Roman"/>
          <w:i/>
        </w:rPr>
        <w:t>FormalParameterList</w:t>
      </w:r>
      <w:r w:rsidRPr="00E77497">
        <w:t xml:space="preserve"> of a strict mode </w:t>
      </w:r>
      <w:r w:rsidRPr="00E77497">
        <w:rPr>
          <w:rFonts w:ascii="Times New Roman" w:hAnsi="Times New Roman"/>
          <w:i/>
        </w:rPr>
        <w:t>FunctionDeclaration</w:t>
      </w:r>
      <w:r w:rsidRPr="00E77497">
        <w:t xml:space="preserve"> or </w:t>
      </w:r>
      <w:r w:rsidRPr="00E77497">
        <w:rPr>
          <w:rFonts w:ascii="Times New Roman" w:hAnsi="Times New Roman"/>
          <w:i/>
        </w:rPr>
        <w:t>FunctionExpression</w:t>
      </w:r>
      <w:r w:rsidRPr="00E77497">
        <w:t xml:space="preserve"> (13.1)</w:t>
      </w:r>
    </w:p>
    <w:p w14:paraId="7023F469"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 strict mode function may not have two or more formal parameters that have the same name. An attempt to create such a function using a </w:t>
      </w:r>
      <w:r w:rsidRPr="00E77497">
        <w:rPr>
          <w:i/>
        </w:rPr>
        <w:t>FunctionDeclaration</w:t>
      </w:r>
      <w:r w:rsidRPr="00E77497">
        <w:rPr>
          <w:rFonts w:ascii="Arial" w:hAnsi="Arial"/>
        </w:rPr>
        <w:t xml:space="preserve">, </w:t>
      </w:r>
      <w:r w:rsidRPr="00E77497">
        <w:rPr>
          <w:i/>
        </w:rPr>
        <w:t>FunctionExpression</w:t>
      </w:r>
      <w:r w:rsidRPr="00E77497">
        <w:rPr>
          <w:rFonts w:ascii="Arial" w:hAnsi="Arial"/>
        </w:rPr>
        <w:t xml:space="preserve">, or </w:t>
      </w:r>
      <w:r w:rsidRPr="00E77497">
        <w:rPr>
          <w:rFonts w:ascii="Courier New" w:hAnsi="Courier New" w:cs="Courier New"/>
          <w:b/>
        </w:rPr>
        <w:t>Function</w:t>
      </w:r>
      <w:r w:rsidRPr="00E77497">
        <w:rPr>
          <w:rFonts w:ascii="Arial" w:hAnsi="Arial"/>
        </w:rPr>
        <w:t xml:space="preserve"> constructor is a </w:t>
      </w:r>
      <w:r w:rsidRPr="00E77497">
        <w:rPr>
          <w:rFonts w:ascii="Arial" w:hAnsi="Arial"/>
          <w:b/>
        </w:rPr>
        <w:t xml:space="preserve">SyntaxError </w:t>
      </w:r>
      <w:r w:rsidRPr="00E77497">
        <w:rPr>
          <w:rFonts w:ascii="Arial" w:hAnsi="Arial"/>
        </w:rPr>
        <w:t>(13.1, 15.3.2).</w:t>
      </w:r>
    </w:p>
    <w:p w14:paraId="2E645482"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An implementation may not extend, beyond that defined in this specification, the meanings within strict mode functions of properties named </w:t>
      </w:r>
      <w:r w:rsidRPr="00E77497">
        <w:rPr>
          <w:rFonts w:ascii="Courier New" w:hAnsi="Courier New" w:cs="Courier New"/>
          <w:b/>
        </w:rPr>
        <w:t>caller</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of function instances. ECMAScript code may not create or modify properties with these names on function objects that correspond to strict mode functions (10.6, 13.</w:t>
      </w:r>
      <w:del w:id="36382" w:author="Rev 10 Allen Wirfs-Brock" w:date="2012-08-14T16:53:00Z">
        <w:r w:rsidRPr="00E77497" w:rsidDel="0053000C">
          <w:rPr>
            <w:rFonts w:ascii="Arial" w:hAnsi="Arial"/>
          </w:rPr>
          <w:delText>2</w:delText>
        </w:r>
      </w:del>
      <w:ins w:id="36383" w:author="Rev 10 Allen Wirfs-Brock" w:date="2012-08-14T16:53:00Z">
        <w:r w:rsidR="0053000C">
          <w:rPr>
            <w:rFonts w:ascii="Arial" w:hAnsi="Arial"/>
          </w:rPr>
          <w:t>6</w:t>
        </w:r>
      </w:ins>
      <w:r w:rsidRPr="00E77497">
        <w:rPr>
          <w:rFonts w:ascii="Arial" w:hAnsi="Arial"/>
        </w:rPr>
        <w:t>, 15.3.4.5.3).</w:t>
      </w:r>
    </w:p>
    <w:p w14:paraId="5A0ADC83" w14:textId="77777777"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rPr>
          <w:rFonts w:ascii="Arial" w:hAnsi="Arial"/>
        </w:rPr>
        <w:t xml:space="preserve"> to use within strict mode code the identifiers </w:t>
      </w:r>
      <w:r w:rsidRPr="00E77497">
        <w:rPr>
          <w:rFonts w:ascii="Courier New" w:hAnsi="Courier New" w:cs="Courier New"/>
          <w:b/>
        </w:rPr>
        <w:t>eval</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as the </w:t>
      </w:r>
      <w:r w:rsidRPr="00E77497">
        <w:rPr>
          <w:i/>
        </w:rPr>
        <w:t>Identifier</w:t>
      </w:r>
      <w:r w:rsidRPr="00E77497">
        <w:rPr>
          <w:rFonts w:ascii="Arial" w:hAnsi="Arial"/>
        </w:rPr>
        <w:t xml:space="preserve"> of a </w:t>
      </w:r>
      <w:r w:rsidRPr="00E77497">
        <w:rPr>
          <w:i/>
        </w:rPr>
        <w:t>FunctionDeclaration</w:t>
      </w:r>
      <w:r w:rsidRPr="00E77497">
        <w:rPr>
          <w:rFonts w:ascii="Arial" w:hAnsi="Arial"/>
        </w:rPr>
        <w:t xml:space="preserve"> or </w:t>
      </w:r>
      <w:r w:rsidRPr="00E77497">
        <w:rPr>
          <w:i/>
        </w:rPr>
        <w:t>FunctionExpression</w:t>
      </w:r>
      <w:r w:rsidRPr="00E77497">
        <w:rPr>
          <w:rFonts w:ascii="Arial" w:hAnsi="Arial"/>
        </w:rPr>
        <w:t xml:space="preserve"> or as a formal parameter name (13.1). Attempting to dynamically define such a strict mode function using the </w:t>
      </w:r>
      <w:r w:rsidRPr="00E77497">
        <w:rPr>
          <w:rFonts w:ascii="Courier New" w:hAnsi="Courier New" w:cs="Courier New"/>
          <w:b/>
        </w:rPr>
        <w:t>Function</w:t>
      </w:r>
      <w:r w:rsidRPr="00E77497">
        <w:rPr>
          <w:rFonts w:ascii="Arial" w:hAnsi="Arial"/>
        </w:rPr>
        <w:t xml:space="preserve"> constructor (15.3.2) will throw a </w:t>
      </w:r>
      <w:r w:rsidRPr="00E77497">
        <w:rPr>
          <w:rFonts w:ascii="Arial" w:hAnsi="Arial"/>
          <w:b/>
        </w:rPr>
        <w:t>SyntaxError</w:t>
      </w:r>
      <w:r w:rsidRPr="00E77497">
        <w:rPr>
          <w:rFonts w:ascii="Arial" w:hAnsi="Arial"/>
        </w:rPr>
        <w:t xml:space="preserve"> exception.</w:t>
      </w:r>
    </w:p>
    <w:p w14:paraId="6DBA6CE5" w14:textId="77777777" w:rsidR="00990F07" w:rsidRPr="00E77497" w:rsidRDefault="00990F07" w:rsidP="00990F07">
      <w:pPr>
        <w:spacing w:after="120"/>
        <w:rPr>
          <w:rFonts w:eastAsia="Arial Unicode MS"/>
          <w:color w:val="000000"/>
          <w:szCs w:val="21"/>
        </w:rPr>
      </w:pPr>
    </w:p>
    <w:p w14:paraId="23F08F32" w14:textId="77777777" w:rsidR="00990F07" w:rsidRPr="00E77497" w:rsidRDefault="00990F07" w:rsidP="00990F07">
      <w:pPr>
        <w:pStyle w:val="ANNEX"/>
      </w:pPr>
      <w:r w:rsidRPr="00E77497">
        <w:rPr>
          <w:b w:val="0"/>
        </w:rPr>
        <w:br/>
      </w:r>
      <w:bookmarkStart w:id="36384" w:name="_Toc336509705"/>
      <w:r w:rsidRPr="00E77497">
        <w:rPr>
          <w:b w:val="0"/>
        </w:rPr>
        <w:t>(informative)</w:t>
      </w:r>
      <w:r w:rsidRPr="00E77497">
        <w:rPr>
          <w:b w:val="0"/>
        </w:rPr>
        <w:br/>
      </w:r>
      <w:bookmarkStart w:id="36385" w:name="_Toc202449583"/>
      <w:bookmarkStart w:id="36386" w:name="_Toc235503579"/>
      <w:r w:rsidRPr="00E77497">
        <w:t xml:space="preserve">Corrections and Clarifications </w:t>
      </w:r>
      <w:del w:id="36387" w:author="Rev 7 Allen Wirfs-Brock" w:date="2012-04-11T15:38:00Z">
        <w:r w:rsidRPr="00E77497" w:rsidDel="00901F12">
          <w:delText>in the 5</w:delText>
        </w:r>
        <w:r w:rsidRPr="00E77497" w:rsidDel="00901F12">
          <w:rPr>
            <w:vertAlign w:val="superscript"/>
          </w:rPr>
          <w:delText>th</w:delText>
        </w:r>
        <w:r w:rsidRPr="00E77497" w:rsidDel="00901F12">
          <w:delText xml:space="preserve"> Edition</w:delText>
        </w:r>
        <w:r w:rsidRPr="00E77497" w:rsidDel="00901F12">
          <w:br/>
        </w:r>
      </w:del>
      <w:r w:rsidRPr="00E77497">
        <w:t xml:space="preserve">with Possible </w:t>
      </w:r>
      <w:del w:id="36388" w:author="Rev 7 Allen Wirfs-Brock" w:date="2012-04-11T15:38:00Z">
        <w:r w:rsidRPr="00E77497" w:rsidDel="00901F12">
          <w:delText>3</w:delText>
        </w:r>
        <w:r w:rsidRPr="00E77497" w:rsidDel="00901F12">
          <w:rPr>
            <w:vertAlign w:val="superscript"/>
          </w:rPr>
          <w:delText>rd</w:delText>
        </w:r>
        <w:r w:rsidRPr="00E77497" w:rsidDel="00901F12">
          <w:delText xml:space="preserve"> Edition </w:delText>
        </w:r>
      </w:del>
      <w:r w:rsidRPr="00E77497">
        <w:t>Compatibility Impact</w:t>
      </w:r>
      <w:bookmarkEnd w:id="36384"/>
      <w:bookmarkEnd w:id="36385"/>
      <w:bookmarkEnd w:id="36386"/>
    </w:p>
    <w:p w14:paraId="5EB22A55" w14:textId="77777777" w:rsidR="00901F12" w:rsidRDefault="00901F12" w:rsidP="00901F12">
      <w:pPr>
        <w:spacing w:after="0"/>
        <w:rPr>
          <w:ins w:id="36389" w:author="Rev 7 Allen Wirfs-Brock" w:date="2012-04-11T15:31:00Z"/>
        </w:rPr>
      </w:pPr>
    </w:p>
    <w:p w14:paraId="740EEF6B" w14:textId="77777777" w:rsidR="00901F12" w:rsidRDefault="00901F12" w:rsidP="00901F12">
      <w:pPr>
        <w:pStyle w:val="20"/>
        <w:numPr>
          <w:ilvl w:val="0"/>
          <w:numId w:val="0"/>
        </w:numPr>
        <w:spacing w:before="0"/>
        <w:rPr>
          <w:ins w:id="36390" w:author="Rev 7 Allen Wirfs-Brock" w:date="2012-04-11T15:33:00Z"/>
        </w:rPr>
      </w:pPr>
      <w:bookmarkStart w:id="36391" w:name="_Toc336509706"/>
      <w:ins w:id="36392" w:author="Rev 7 Allen Wirfs-Brock" w:date="2012-04-11T15:33:00Z">
        <w:r>
          <w:t>I</w:t>
        </w:r>
        <w:r w:rsidRPr="00E77497">
          <w:t xml:space="preserve">n </w:t>
        </w:r>
        <w:del w:id="36393" w:author="Rev 8 Allen Wirfs-Brock" w:date="2012-05-31T17:11:00Z">
          <w:r w:rsidRPr="00E77497" w:rsidDel="0045371C">
            <w:delText xml:space="preserve">the </w:delText>
          </w:r>
          <w:r w:rsidDel="0045371C">
            <w:delText>6</w:delText>
          </w:r>
          <w:r w:rsidRPr="00E77497" w:rsidDel="0045371C">
            <w:rPr>
              <w:vertAlign w:val="superscript"/>
            </w:rPr>
            <w:delText>th</w:delText>
          </w:r>
          <w:r w:rsidRPr="00E77497" w:rsidDel="0045371C">
            <w:delText xml:space="preserve"> </w:delText>
          </w:r>
        </w:del>
        <w:r w:rsidRPr="00E77497">
          <w:t>Edition</w:t>
        </w:r>
      </w:ins>
      <w:ins w:id="36394" w:author="Rev 8 Allen Wirfs-Brock" w:date="2012-05-31T17:11:00Z">
        <w:r w:rsidR="0045371C">
          <w:t xml:space="preserve"> 6</w:t>
        </w:r>
      </w:ins>
      <w:bookmarkEnd w:id="36391"/>
    </w:p>
    <w:p w14:paraId="7C03D554" w14:textId="77777777" w:rsidR="003A1072" w:rsidRDefault="003A1072" w:rsidP="00E80769">
      <w:pPr>
        <w:rPr>
          <w:ins w:id="36395" w:author="Rev 7 Allen Wirfs-Brock" w:date="2012-04-11T15:43:00Z"/>
        </w:rPr>
      </w:pPr>
      <w:ins w:id="36396" w:author="Rev 7 Allen Wirfs-Brock" w:date="2012-04-11T15:43:00Z">
        <w:r>
          <w:t xml:space="preserve">15.9.1.15: If a time zone offset is not present, the local time zone is used. Edition 5.1 </w:t>
        </w:r>
      </w:ins>
      <w:ins w:id="36397" w:author="Rev 7 Allen Wirfs-Brock" w:date="2012-04-11T15:45:00Z">
        <w:r>
          <w:t>incorrectly s</w:t>
        </w:r>
      </w:ins>
      <w:ins w:id="36398" w:author="Rev 7 Allen Wirfs-Brock" w:date="2012-04-11T15:43:00Z">
        <w:r>
          <w:t xml:space="preserve">tated that </w:t>
        </w:r>
      </w:ins>
      <w:ins w:id="36399" w:author="Rev 7 Allen Wirfs-Brock" w:date="2012-04-11T15:45:00Z">
        <w:r>
          <w:t>a missing time zone should be interpreted as “</w:t>
        </w:r>
        <w:r w:rsidRPr="00D3286A">
          <w:rPr>
            <w:rFonts w:ascii="Courier New" w:hAnsi="Courier New" w:cs="Courier New"/>
          </w:rPr>
          <w:t>z</w:t>
        </w:r>
      </w:ins>
      <w:ins w:id="36400" w:author="Rev 7 Allen Wirfs-Brock" w:date="2012-04-11T15:46:00Z">
        <w:r>
          <w:t>”.</w:t>
        </w:r>
      </w:ins>
    </w:p>
    <w:p w14:paraId="3A1BE24A" w14:textId="77777777" w:rsidR="00901F12" w:rsidRDefault="00901F12" w:rsidP="00E80769">
      <w:pPr>
        <w:rPr>
          <w:ins w:id="36401" w:author="Rev 7 Allen Wirfs-Brock" w:date="2012-04-11T15:31:00Z"/>
        </w:rPr>
      </w:pPr>
      <w:ins w:id="36402" w:author="Rev 7 Allen Wirfs-Brock" w:date="2012-04-11T15:34:00Z">
        <w:r>
          <w:t>15</w:t>
        </w:r>
        <w:r w:rsidRPr="00E77497">
          <w:t>.</w:t>
        </w:r>
        <w:r>
          <w:t>9</w:t>
        </w:r>
        <w:r w:rsidRPr="00E77497">
          <w:t>.</w:t>
        </w:r>
        <w:r>
          <w:t>5.2</w:t>
        </w:r>
        <w:r w:rsidRPr="00E77497">
          <w:t>:</w:t>
        </w:r>
      </w:ins>
      <w:ins w:id="36403" w:author="Rev 7 Allen Wirfs-Brock" w:date="2012-04-11T15:31:00Z">
        <w:r w:rsidRPr="00E77497">
          <w:t xml:space="preserve"> </w:t>
        </w:r>
      </w:ins>
      <w:ins w:id="36404" w:author="Rev 7 Allen Wirfs-Brock" w:date="2012-04-11T15:34:00Z">
        <w:r>
          <w:t xml:space="preserve">Previous editions did not specify the value returned by Date.prototype.toString when </w:t>
        </w:r>
      </w:ins>
      <w:ins w:id="36405" w:author="Rev 7 Allen Wirfs-Brock" w:date="2012-04-11T15:31:00Z">
        <w:r>
          <w:t>this time value is NaN</w:t>
        </w:r>
      </w:ins>
      <w:ins w:id="36406" w:author="Rev 7 Allen Wirfs-Brock" w:date="2012-04-11T15:35:00Z">
        <w:r>
          <w:t>. The 6</w:t>
        </w:r>
        <w:r w:rsidRPr="00901F12">
          <w:rPr>
            <w:vertAlign w:val="superscript"/>
          </w:rPr>
          <w:t>th</w:t>
        </w:r>
        <w:r>
          <w:t xml:space="preserve"> Edition species the result to be</w:t>
        </w:r>
      </w:ins>
      <w:ins w:id="36407" w:author="Rev 7 Allen Wirfs-Brock" w:date="2012-04-11T15:31:00Z">
        <w:r>
          <w:t xml:space="preserve"> the String value is </w:t>
        </w:r>
        <w:r w:rsidRPr="0027695A">
          <w:rPr>
            <w:rFonts w:ascii="Courier New" w:hAnsi="Courier New" w:cs="Courier New"/>
            <w:b/>
          </w:rPr>
          <w:t>"Invalid Date"</w:t>
        </w:r>
      </w:ins>
    </w:p>
    <w:p w14:paraId="5AC50494" w14:textId="77777777" w:rsidR="0045371C" w:rsidRPr="00E77497" w:rsidRDefault="0045371C" w:rsidP="00E512E8">
      <w:pPr>
        <w:pStyle w:val="20"/>
        <w:numPr>
          <w:ilvl w:val="0"/>
          <w:numId w:val="0"/>
        </w:numPr>
        <w:spacing w:before="0"/>
        <w:rPr>
          <w:ins w:id="36408" w:author="Rev 8 Allen Wirfs-Brock" w:date="2012-05-31T17:08:00Z"/>
        </w:rPr>
      </w:pPr>
      <w:bookmarkStart w:id="36409" w:name="_Toc336509707"/>
      <w:ins w:id="36410" w:author="Rev 8 Allen Wirfs-Brock" w:date="2012-05-31T17:10:00Z">
        <w:r>
          <w:t>I</w:t>
        </w:r>
      </w:ins>
      <w:ins w:id="36411" w:author="Rev 8 Allen Wirfs-Brock" w:date="2012-05-31T17:08:00Z">
        <w:r w:rsidRPr="00E77497">
          <w:t>n 5</w:t>
        </w:r>
        <w:r w:rsidRPr="0045371C">
          <w:rPr>
            <w:bCs/>
            <w:szCs w:val="28"/>
          </w:rPr>
          <w:t>.1</w:t>
        </w:r>
        <w:r w:rsidRPr="00E77497">
          <w:t xml:space="preserve"> Edition</w:t>
        </w:r>
      </w:ins>
      <w:ins w:id="36412" w:author="Rev 8 Allen Wirfs-Brock" w:date="2012-05-31T17:11:00Z">
        <w:r>
          <w:t xml:space="preserve"> 5.1</w:t>
        </w:r>
      </w:ins>
      <w:bookmarkEnd w:id="36409"/>
    </w:p>
    <w:p w14:paraId="534D777C" w14:textId="77777777" w:rsidR="0045371C" w:rsidRPr="00E77497" w:rsidRDefault="0045371C" w:rsidP="0045371C">
      <w:pPr>
        <w:rPr>
          <w:ins w:id="36413" w:author="Rev 8 Allen Wirfs-Brock" w:date="2012-05-31T17:08:00Z"/>
        </w:rPr>
      </w:pPr>
      <w:ins w:id="36414" w:author="Rev 8 Allen Wirfs-Brock" w:date="2012-05-31T17:08:00Z">
        <w:r w:rsidRPr="00E77497">
          <w:t xml:space="preserve">7.8.4: CV definitions added for </w:t>
        </w:r>
        <w:r w:rsidRPr="00E77497">
          <w:rPr>
            <w:rFonts w:ascii="Times New Roman" w:hAnsi="Times New Roman"/>
            <w:i/>
          </w:rPr>
          <w:t>DoubleStringCharacter</w:t>
        </w:r>
        <w:r w:rsidRPr="00E77497">
          <w:t xml:space="preserve"> </w:t>
        </w:r>
        <w:r w:rsidRPr="00E77497">
          <w:rPr>
            <w:b/>
          </w:rPr>
          <w:t>::</w:t>
        </w:r>
        <w:r w:rsidRPr="00E77497">
          <w:t xml:space="preserve"> </w:t>
        </w:r>
        <w:r w:rsidRPr="00E77497">
          <w:rPr>
            <w:rFonts w:ascii="Times New Roman" w:hAnsi="Times New Roman"/>
            <w:i/>
          </w:rPr>
          <w:t>LineContinuation</w:t>
        </w:r>
        <w:r w:rsidRPr="00E77497">
          <w:t xml:space="preserve"> and </w:t>
        </w:r>
        <w:r w:rsidRPr="00E77497">
          <w:rPr>
            <w:rFonts w:ascii="Times New Roman" w:hAnsi="Times New Roman"/>
            <w:i/>
          </w:rPr>
          <w:t>SingleStringCharacter</w:t>
        </w:r>
        <w:r w:rsidRPr="00E77497">
          <w:t xml:space="preserve"> </w:t>
        </w:r>
        <w:r w:rsidRPr="00E77497">
          <w:rPr>
            <w:b/>
          </w:rPr>
          <w:t>::</w:t>
        </w:r>
        <w:r w:rsidRPr="00E77497">
          <w:t xml:space="preserve"> </w:t>
        </w:r>
        <w:r w:rsidRPr="00E77497">
          <w:rPr>
            <w:rFonts w:ascii="Times New Roman" w:hAnsi="Times New Roman"/>
            <w:i/>
          </w:rPr>
          <w:t>LineContinuation</w:t>
        </w:r>
        <w:r w:rsidRPr="00E77497">
          <w:t>.</w:t>
        </w:r>
      </w:ins>
    </w:p>
    <w:p w14:paraId="5DEDA218" w14:textId="77777777" w:rsidR="0045371C" w:rsidRPr="00E77497" w:rsidRDefault="0045371C" w:rsidP="0045371C">
      <w:pPr>
        <w:rPr>
          <w:ins w:id="36415" w:author="Rev 8 Allen Wirfs-Brock" w:date="2012-05-31T17:08:00Z"/>
        </w:rPr>
      </w:pPr>
      <w:ins w:id="36416" w:author="Rev 8 Allen Wirfs-Brock" w:date="2012-05-31T17:08:00Z">
        <w:r w:rsidRPr="00E77497">
          <w:t>10.2.1.1.3: The argument S is not ignored. It controls whether an exception is thrown when attempting to set an immutable binding.</w:t>
        </w:r>
      </w:ins>
    </w:p>
    <w:p w14:paraId="00704897" w14:textId="77777777" w:rsidR="0045371C" w:rsidRPr="00E77497" w:rsidRDefault="0045371C" w:rsidP="0045371C">
      <w:pPr>
        <w:rPr>
          <w:ins w:id="36417" w:author="Rev 8 Allen Wirfs-Brock" w:date="2012-05-31T17:08:00Z"/>
        </w:rPr>
      </w:pPr>
      <w:ins w:id="36418" w:author="Rev 8 Allen Wirfs-Brock" w:date="2012-05-31T17:08:00Z">
        <w:r w:rsidRPr="00E77497">
          <w:t xml:space="preserve">10.2.1.2.2: In algorithm step 5, </w:t>
        </w:r>
        <w:r w:rsidRPr="00E77497">
          <w:rPr>
            <w:b/>
          </w:rPr>
          <w:t>true</w:t>
        </w:r>
        <w:r w:rsidRPr="00E77497">
          <w:t xml:space="preserve"> is passed as the last argument to [[DefineOwnProperty]].</w:t>
        </w:r>
      </w:ins>
    </w:p>
    <w:p w14:paraId="6E9D8279" w14:textId="77777777" w:rsidR="0045371C" w:rsidRPr="00E77497" w:rsidRDefault="0045371C" w:rsidP="0045371C">
      <w:pPr>
        <w:rPr>
          <w:ins w:id="36419" w:author="Rev 8 Allen Wirfs-Brock" w:date="2012-05-31T17:08:00Z"/>
        </w:rPr>
      </w:pPr>
      <w:ins w:id="36420" w:author="Rev 8 Allen Wirfs-Brock" w:date="2012-05-31T17:08:00Z">
        <w:r w:rsidRPr="00E77497">
          <w:t>10.5: Former algorithm step 5.e is now 5.f and a new step 5.e was added to restore compatibility with 3</w:t>
        </w:r>
        <w:r w:rsidRPr="00E77497">
          <w:rPr>
            <w:vertAlign w:val="superscript"/>
          </w:rPr>
          <w:t>rd</w:t>
        </w:r>
        <w:r w:rsidRPr="00E77497">
          <w:t xml:space="preserve"> Edition when redefining global functions.</w:t>
        </w:r>
      </w:ins>
    </w:p>
    <w:p w14:paraId="2BA34FF3" w14:textId="77777777" w:rsidR="0045371C" w:rsidRPr="00E77497" w:rsidRDefault="0045371C" w:rsidP="0045371C">
      <w:pPr>
        <w:rPr>
          <w:ins w:id="36421" w:author="Rev 8 Allen Wirfs-Brock" w:date="2012-05-31T17:08:00Z"/>
        </w:rPr>
      </w:pPr>
      <w:ins w:id="36422" w:author="Rev 8 Allen Wirfs-Brock" w:date="2012-05-31T17:08:00Z">
        <w:r w:rsidRPr="00E77497">
          <w:t>11.5.3: In the final bullet item, use of IEEE 754 round-to-nearest mode is specified.</w:t>
        </w:r>
      </w:ins>
    </w:p>
    <w:p w14:paraId="333EE330" w14:textId="77777777" w:rsidR="0045371C" w:rsidRPr="00E77497" w:rsidRDefault="0045371C" w:rsidP="0045371C">
      <w:pPr>
        <w:rPr>
          <w:ins w:id="36423" w:author="Rev 8 Allen Wirfs-Brock" w:date="2012-05-31T17:08:00Z"/>
        </w:rPr>
      </w:pPr>
      <w:ins w:id="36424" w:author="Rev 8 Allen Wirfs-Brock" w:date="2012-05-31T17:08:00Z">
        <w:r w:rsidRPr="00E77497">
          <w:t>12.6.3: Missing ToBoolean restored in step 3.a.ii of both algorithms.</w:t>
        </w:r>
      </w:ins>
    </w:p>
    <w:p w14:paraId="0E9E6DF9" w14:textId="77777777" w:rsidR="0045371C" w:rsidRPr="00E77497" w:rsidRDefault="0045371C" w:rsidP="0045371C">
      <w:pPr>
        <w:rPr>
          <w:ins w:id="36425" w:author="Rev 8 Allen Wirfs-Brock" w:date="2012-05-31T17:08:00Z"/>
        </w:rPr>
      </w:pPr>
      <w:ins w:id="36426" w:author="Rev 8 Allen Wirfs-Brock" w:date="2012-05-31T17:08:00Z">
        <w:r w:rsidRPr="00E77497">
          <w:t>12.6.4: Additional final sentences in each of the last two paragraphs clarify certain property enumeration requirements.</w:t>
        </w:r>
      </w:ins>
    </w:p>
    <w:p w14:paraId="6EEDB282" w14:textId="77777777" w:rsidR="0045371C" w:rsidRPr="00E77497" w:rsidRDefault="0045371C" w:rsidP="0045371C">
      <w:pPr>
        <w:jc w:val="left"/>
        <w:rPr>
          <w:ins w:id="36427" w:author="Rev 8 Allen Wirfs-Brock" w:date="2012-05-31T17:08:00Z"/>
        </w:rPr>
      </w:pPr>
      <w:ins w:id="36428" w:author="Rev 8 Allen Wirfs-Brock" w:date="2012-05-31T17:08:00Z">
        <w:r w:rsidRPr="00E77497">
          <w:t xml:space="preserve">12.7, 12.8, 12.9: BNF modified to clarify that a </w:t>
        </w:r>
        <w:r w:rsidRPr="00E77497">
          <w:rPr>
            <w:rFonts w:ascii="Courier New" w:hAnsi="Courier New" w:cs="Courier New"/>
            <w:b/>
          </w:rPr>
          <w:t>continue</w:t>
        </w:r>
        <w:r w:rsidRPr="00E77497">
          <w:t xml:space="preserve"> or </w:t>
        </w:r>
        <w:r w:rsidRPr="00E77497">
          <w:rPr>
            <w:rFonts w:ascii="Courier New" w:hAnsi="Courier New" w:cs="Courier New"/>
            <w:b/>
          </w:rPr>
          <w:t>break</w:t>
        </w:r>
        <w:r w:rsidRPr="00E77497">
          <w:t xml:space="preserve"> statement without an </w:t>
        </w:r>
        <w:r w:rsidRPr="00E77497">
          <w:rPr>
            <w:rFonts w:ascii="Times New Roman" w:hAnsi="Times New Roman"/>
            <w:i/>
          </w:rPr>
          <w:t>Identifier</w:t>
        </w:r>
        <w:r w:rsidRPr="00E77497">
          <w:t xml:space="preserve"> or a </w:t>
        </w:r>
        <w:r w:rsidRPr="00E77497">
          <w:rPr>
            <w:rFonts w:ascii="Courier New" w:hAnsi="Courier New" w:cs="Courier New"/>
            <w:b/>
          </w:rPr>
          <w:t>return</w:t>
        </w:r>
        <w:r w:rsidRPr="00E77497">
          <w:t xml:space="preserve"> statement without an </w:t>
        </w:r>
        <w:r w:rsidRPr="00E77497">
          <w:rPr>
            <w:rFonts w:ascii="Times New Roman" w:hAnsi="Times New Roman"/>
            <w:i/>
          </w:rPr>
          <w:t>Expression</w:t>
        </w:r>
        <w:r w:rsidRPr="00E77497">
          <w:t xml:space="preserve"> may have a </w:t>
        </w:r>
        <w:r w:rsidRPr="00E77497">
          <w:rPr>
            <w:rFonts w:ascii="Times New Roman" w:hAnsi="Times New Roman"/>
            <w:i/>
          </w:rPr>
          <w:t>LineTerminator</w:t>
        </w:r>
        <w:r w:rsidRPr="00E77497">
          <w:t xml:space="preserve"> before the semi-colon.</w:t>
        </w:r>
      </w:ins>
    </w:p>
    <w:p w14:paraId="2FE62940" w14:textId="77777777" w:rsidR="0045371C" w:rsidRPr="00E77497" w:rsidRDefault="0045371C" w:rsidP="0045371C">
      <w:pPr>
        <w:jc w:val="left"/>
        <w:rPr>
          <w:ins w:id="36429" w:author="Rev 8 Allen Wirfs-Brock" w:date="2012-05-31T17:08:00Z"/>
        </w:rPr>
      </w:pPr>
      <w:ins w:id="36430" w:author="Rev 8 Allen Wirfs-Brock" w:date="2012-05-31T17:08:00Z">
        <w:r w:rsidRPr="00E77497">
          <w:t xml:space="preserve">12.14: Step 3 of algorithm 1 and step 2.a of algorithm 3 are corrected such that the </w:t>
        </w:r>
        <w:r w:rsidRPr="00E77497">
          <w:rPr>
            <w:rFonts w:ascii="Times New Roman" w:hAnsi="Times New Roman"/>
          </w:rPr>
          <w:t>value</w:t>
        </w:r>
        <w:r w:rsidRPr="00E77497">
          <w:t xml:space="preserve"> field of </w:t>
        </w:r>
        <w:r w:rsidRPr="00E77497">
          <w:rPr>
            <w:rFonts w:ascii="Times New Roman" w:hAnsi="Times New Roman"/>
            <w:i/>
          </w:rPr>
          <w:t>B</w:t>
        </w:r>
        <w:r w:rsidRPr="00E77497">
          <w:t xml:space="preserve"> is passed as a parameter rather than </w:t>
        </w:r>
        <w:r w:rsidRPr="00E77497">
          <w:rPr>
            <w:rFonts w:ascii="Times New Roman" w:hAnsi="Times New Roman"/>
            <w:i/>
          </w:rPr>
          <w:t>B</w:t>
        </w:r>
        <w:r w:rsidRPr="00E77497">
          <w:t xml:space="preserve"> itself.</w:t>
        </w:r>
      </w:ins>
    </w:p>
    <w:p w14:paraId="2BC95830" w14:textId="77777777" w:rsidR="0045371C" w:rsidRPr="00E77497" w:rsidRDefault="0045371C" w:rsidP="0045371C">
      <w:pPr>
        <w:jc w:val="left"/>
        <w:rPr>
          <w:ins w:id="36431" w:author="Rev 8 Allen Wirfs-Brock" w:date="2012-05-31T17:08:00Z"/>
        </w:rPr>
      </w:pPr>
      <w:ins w:id="36432" w:author="Rev 8 Allen Wirfs-Brock" w:date="2012-05-31T17:08:00Z">
        <w:r w:rsidRPr="00E77497">
          <w:t xml:space="preserve">15.1.2.2: In step 2 of algorithm, clarify that </w:t>
        </w:r>
        <w:r w:rsidRPr="00E77497">
          <w:rPr>
            <w:rFonts w:ascii="Times New Roman" w:hAnsi="Times New Roman"/>
            <w:i/>
          </w:rPr>
          <w:t>S</w:t>
        </w:r>
        <w:r w:rsidRPr="00E77497">
          <w:t xml:space="preserve"> may be the empty string.</w:t>
        </w:r>
      </w:ins>
    </w:p>
    <w:p w14:paraId="6648FE67" w14:textId="77777777" w:rsidR="0045371C" w:rsidRPr="00E77497" w:rsidRDefault="0045371C" w:rsidP="0045371C">
      <w:pPr>
        <w:jc w:val="left"/>
        <w:rPr>
          <w:ins w:id="36433" w:author="Rev 8 Allen Wirfs-Brock" w:date="2012-05-31T17:08:00Z"/>
        </w:rPr>
      </w:pPr>
      <w:ins w:id="36434" w:author="Rev 8 Allen Wirfs-Brock" w:date="2012-05-31T17:08:00Z">
        <w:r w:rsidRPr="00E77497">
          <w:t xml:space="preserve">15.1.2.3: In step 2 of algorithm clarify that </w:t>
        </w:r>
        <w:r w:rsidRPr="00E77497">
          <w:rPr>
            <w:rFonts w:ascii="Times New Roman" w:hAnsi="Times New Roman"/>
            <w:i/>
          </w:rPr>
          <w:t>trimmedString</w:t>
        </w:r>
        <w:r w:rsidRPr="00E77497">
          <w:t xml:space="preserve"> may be the empty string.</w:t>
        </w:r>
      </w:ins>
    </w:p>
    <w:p w14:paraId="1954B4E0" w14:textId="77777777" w:rsidR="0045371C" w:rsidRPr="00E77497" w:rsidRDefault="0045371C" w:rsidP="0045371C">
      <w:pPr>
        <w:jc w:val="left"/>
        <w:rPr>
          <w:ins w:id="36435" w:author="Rev 8 Allen Wirfs-Brock" w:date="2012-05-31T17:08:00Z"/>
        </w:rPr>
      </w:pPr>
      <w:ins w:id="36436" w:author="Rev 8 Allen Wirfs-Brock" w:date="2012-05-31T17:08:00Z">
        <w:r w:rsidRPr="00E77497">
          <w:t>15.1.3:  Added notes clarifying that ECMAScript’s URI syntax is based upon RFC 2396 and not the newer RFC 3986. In the algorithm for Decode, a step was removed that immediately preceded the current step 4.d.vii.10.a because it tested for a condition that cannot occur.</w:t>
        </w:r>
      </w:ins>
    </w:p>
    <w:p w14:paraId="61ABA7BA" w14:textId="77777777" w:rsidR="0045371C" w:rsidRPr="00E77497" w:rsidRDefault="0045371C" w:rsidP="0045371C">
      <w:pPr>
        <w:jc w:val="left"/>
        <w:rPr>
          <w:ins w:id="36437" w:author="Rev 8 Allen Wirfs-Brock" w:date="2012-05-31T17:08:00Z"/>
        </w:rPr>
      </w:pPr>
      <w:ins w:id="36438" w:author="Rev 8 Allen Wirfs-Brock" w:date="2012-05-31T17:08:00Z">
        <w:r w:rsidRPr="00E77497">
          <w:t xml:space="preserve">15.2.3.7: Corrected use of variable </w:t>
        </w:r>
        <w:r w:rsidRPr="00E77497">
          <w:rPr>
            <w:rFonts w:ascii="Times New Roman" w:hAnsi="Times New Roman"/>
            <w:i/>
          </w:rPr>
          <w:t>P</w:t>
        </w:r>
        <w:r w:rsidRPr="00E77497">
          <w:t xml:space="preserve"> in steps 5 and 6 of algorithm.</w:t>
        </w:r>
      </w:ins>
    </w:p>
    <w:p w14:paraId="114E66CF" w14:textId="77777777" w:rsidR="0045371C" w:rsidRPr="00E77497" w:rsidRDefault="0045371C" w:rsidP="0045371C">
      <w:pPr>
        <w:jc w:val="left"/>
        <w:rPr>
          <w:ins w:id="36439" w:author="Rev 8 Allen Wirfs-Brock" w:date="2012-05-31T17:08:00Z"/>
        </w:rPr>
      </w:pPr>
      <w:ins w:id="36440" w:author="Rev 8 Allen Wirfs-Brock" w:date="2012-05-31T17:08:00Z">
        <w:r w:rsidRPr="00E77497">
          <w:t xml:space="preserve">15.2.4.2: Edition 5 handling of </w:t>
        </w:r>
        <w:r w:rsidRPr="00E77497">
          <w:rPr>
            <w:rFonts w:ascii="Times New Roman" w:hAnsi="Times New Roman"/>
            <w:b/>
          </w:rPr>
          <w:t>undefined</w:t>
        </w:r>
        <w:r w:rsidRPr="00E77497">
          <w:t xml:space="preserve"> and </w:t>
        </w:r>
        <w:r w:rsidRPr="00E77497">
          <w:rPr>
            <w:rFonts w:ascii="Times New Roman" w:hAnsi="Times New Roman"/>
            <w:b/>
          </w:rPr>
          <w:t>null</w:t>
        </w:r>
        <w:r w:rsidRPr="00E77497">
          <w:t xml:space="preserve"> as </w:t>
        </w:r>
        <w:r w:rsidRPr="00E77497">
          <w:rPr>
            <w:rFonts w:ascii="Times New Roman" w:hAnsi="Times New Roman"/>
            <w:b/>
          </w:rPr>
          <w:t>this</w:t>
        </w:r>
        <w:r w:rsidRPr="00E77497">
          <w:t xml:space="preserve"> value caused existing code to fail.  Specification modified to maintain compatibility with such code. New steps 1 and 2 added to the algorithm.</w:t>
        </w:r>
      </w:ins>
    </w:p>
    <w:p w14:paraId="07CADDAF" w14:textId="77777777" w:rsidR="0045371C" w:rsidRPr="00E77497" w:rsidRDefault="0045371C" w:rsidP="0045371C">
      <w:pPr>
        <w:jc w:val="left"/>
        <w:rPr>
          <w:ins w:id="36441" w:author="Rev 8 Allen Wirfs-Brock" w:date="2012-05-31T17:08:00Z"/>
        </w:rPr>
      </w:pPr>
      <w:ins w:id="36442" w:author="Rev 8 Allen Wirfs-Brock" w:date="2012-05-31T17:08:00Z">
        <w:r w:rsidRPr="00E77497">
          <w:t xml:space="preserve">15.3.4.3: Steps 5 and 7 of Edition 5 algorithm have been deleted because they imposed requirements upon the </w:t>
        </w:r>
        <w:r w:rsidRPr="00E77497">
          <w:rPr>
            <w:rFonts w:ascii="Times New Roman" w:hAnsi="Times New Roman"/>
            <w:i/>
          </w:rPr>
          <w:t>argArray</w:t>
        </w:r>
        <w:r w:rsidRPr="00E77497">
          <w:t xml:space="preserve"> argument that are inconsistent with other uses of generic array-like objects. </w:t>
        </w:r>
      </w:ins>
    </w:p>
    <w:p w14:paraId="0CA724D2" w14:textId="77777777" w:rsidR="0045371C" w:rsidRPr="00E77497" w:rsidRDefault="0045371C" w:rsidP="0045371C">
      <w:pPr>
        <w:jc w:val="left"/>
        <w:rPr>
          <w:ins w:id="36443" w:author="Rev 8 Allen Wirfs-Brock" w:date="2012-05-31T17:08:00Z"/>
        </w:rPr>
      </w:pPr>
      <w:ins w:id="36444" w:author="Rev 8 Allen Wirfs-Brock" w:date="2012-05-31T17:08:00Z">
        <w:r w:rsidRPr="00E77497">
          <w:t xml:space="preserve">15.4.4.12: In step 9.a, incorrect reference to </w:t>
        </w:r>
        <w:r w:rsidRPr="00E77497">
          <w:rPr>
            <w:i/>
          </w:rPr>
          <w:t>relativeStart</w:t>
        </w:r>
        <w:r w:rsidRPr="00E77497">
          <w:t xml:space="preserve"> was replaced with a reference to </w:t>
        </w:r>
        <w:r w:rsidRPr="00E77497">
          <w:rPr>
            <w:i/>
          </w:rPr>
          <w:t>actualStart</w:t>
        </w:r>
        <w:r w:rsidRPr="00E77497">
          <w:t xml:space="preserve">. </w:t>
        </w:r>
      </w:ins>
    </w:p>
    <w:p w14:paraId="033C4025" w14:textId="77777777" w:rsidR="0045371C" w:rsidRPr="00E77497" w:rsidRDefault="0045371C" w:rsidP="0045371C">
      <w:pPr>
        <w:jc w:val="left"/>
        <w:rPr>
          <w:ins w:id="36445" w:author="Rev 8 Allen Wirfs-Brock" w:date="2012-05-31T17:08:00Z"/>
        </w:rPr>
      </w:pPr>
      <w:ins w:id="36446" w:author="Rev 8 Allen Wirfs-Brock" w:date="2012-05-31T17:08:00Z">
        <w:r w:rsidRPr="00E77497">
          <w:t xml:space="preserve">15.4.4.15: Clarified that the default value for </w:t>
        </w:r>
        <w:r w:rsidRPr="00E77497">
          <w:rPr>
            <w:rFonts w:ascii="Times New Roman" w:hAnsi="Times New Roman"/>
            <w:i/>
          </w:rPr>
          <w:t>fromIndex</w:t>
        </w:r>
        <w:r w:rsidRPr="00E77497">
          <w:t xml:space="preserve"> is the length minus 1 of the array.</w:t>
        </w:r>
      </w:ins>
    </w:p>
    <w:p w14:paraId="3975733B" w14:textId="77777777" w:rsidR="0045371C" w:rsidRPr="00E77497" w:rsidRDefault="0045371C" w:rsidP="0045371C">
      <w:pPr>
        <w:jc w:val="left"/>
        <w:rPr>
          <w:ins w:id="36447" w:author="Rev 8 Allen Wirfs-Brock" w:date="2012-05-31T17:08:00Z"/>
        </w:rPr>
      </w:pPr>
      <w:ins w:id="36448" w:author="Rev 8 Allen Wirfs-Brock" w:date="2012-05-31T17:08:00Z">
        <w:r w:rsidRPr="00E77497">
          <w:t xml:space="preserve">15.4.4.18: In step 9 of the algorithm, </w:t>
        </w:r>
        <w:r w:rsidRPr="00E77497">
          <w:rPr>
            <w:rFonts w:ascii="Times New Roman" w:hAnsi="Times New Roman"/>
            <w:b/>
          </w:rPr>
          <w:t>undefined</w:t>
        </w:r>
        <w:r w:rsidRPr="00E77497">
          <w:t xml:space="preserve"> is now the specified return value.</w:t>
        </w:r>
      </w:ins>
    </w:p>
    <w:p w14:paraId="69D26338" w14:textId="77777777" w:rsidR="0045371C" w:rsidRPr="00E77497" w:rsidRDefault="0045371C" w:rsidP="0045371C">
      <w:pPr>
        <w:jc w:val="left"/>
        <w:rPr>
          <w:ins w:id="36449" w:author="Rev 8 Allen Wirfs-Brock" w:date="2012-05-31T17:08:00Z"/>
        </w:rPr>
      </w:pPr>
      <w:ins w:id="36450" w:author="Rev 8 Allen Wirfs-Brock" w:date="2012-05-31T17:08:00Z">
        <w:r w:rsidRPr="00E77497">
          <w:t xml:space="preserve">15.4.4.22: In step 9.c.ii the first argument to the [[Call]] internal method has been changed to </w:t>
        </w:r>
        <w:r w:rsidRPr="00E77497">
          <w:rPr>
            <w:rFonts w:ascii="Times New Roman" w:hAnsi="Times New Roman"/>
            <w:b/>
          </w:rPr>
          <w:t>undefined</w:t>
        </w:r>
        <w:r w:rsidRPr="00E77497">
          <w:t xml:space="preserve"> for consistency with the definition of </w:t>
        </w:r>
        <w:r w:rsidRPr="00E77497">
          <w:rPr>
            <w:rFonts w:ascii="Courier New" w:hAnsi="Courier New" w:cs="Courier New"/>
          </w:rPr>
          <w:t>Array.prototype.reduce</w:t>
        </w:r>
        <w:r w:rsidRPr="00E77497">
          <w:t>.</w:t>
        </w:r>
      </w:ins>
    </w:p>
    <w:p w14:paraId="47354272" w14:textId="77777777" w:rsidR="0045371C" w:rsidRPr="00E77497" w:rsidRDefault="0045371C" w:rsidP="0045371C">
      <w:pPr>
        <w:jc w:val="left"/>
        <w:rPr>
          <w:ins w:id="36451" w:author="Rev 8 Allen Wirfs-Brock" w:date="2012-05-31T17:08:00Z"/>
        </w:rPr>
      </w:pPr>
      <w:ins w:id="36452" w:author="Rev 8 Allen Wirfs-Brock" w:date="2012-05-31T17:08:00Z">
        <w:r w:rsidRPr="00E77497">
          <w:t>15.4.5.1: In Algorithm steps 3.l.ii and 3.l.iii the variable name was inverted resulting in an incorrectly inverted test.</w:t>
        </w:r>
      </w:ins>
    </w:p>
    <w:p w14:paraId="6142E6DB" w14:textId="77777777" w:rsidR="0045371C" w:rsidRPr="00E77497" w:rsidRDefault="0045371C" w:rsidP="0045371C">
      <w:pPr>
        <w:jc w:val="left"/>
        <w:rPr>
          <w:ins w:id="36453" w:author="Rev 8 Allen Wirfs-Brock" w:date="2012-05-31T17:08:00Z"/>
        </w:rPr>
      </w:pPr>
      <w:ins w:id="36454" w:author="Rev 8 Allen Wirfs-Brock" w:date="2012-05-31T17:08:00Z">
        <w:r w:rsidRPr="00E77497">
          <w:t>15.5.4.9: Normative requirement concerning canonically equivalent strings deleted from paragraph following algorithm because it is listed as a recommendation in NOTE 2.</w:t>
        </w:r>
      </w:ins>
    </w:p>
    <w:p w14:paraId="5E9F386C" w14:textId="77777777" w:rsidR="0045371C" w:rsidRPr="00E77497" w:rsidRDefault="0045371C" w:rsidP="0045371C">
      <w:pPr>
        <w:jc w:val="left"/>
        <w:rPr>
          <w:ins w:id="36455" w:author="Rev 8 Allen Wirfs-Brock" w:date="2012-05-31T17:08:00Z"/>
        </w:rPr>
      </w:pPr>
      <w:ins w:id="36456" w:author="Rev 8 Allen Wirfs-Brock" w:date="2012-05-31T17:08:00Z">
        <w:r w:rsidRPr="00E77497">
          <w:t xml:space="preserve">15.5.4.14: In </w:t>
        </w:r>
        <w:r w:rsidRPr="00E77497">
          <w:rPr>
            <w:rFonts w:ascii="Courier New" w:hAnsi="Courier New" w:cs="Courier New"/>
          </w:rPr>
          <w:t>split</w:t>
        </w:r>
        <w:r w:rsidRPr="00E77497">
          <w:t xml:space="preserve"> algorithm step 11.a and 13.a, the positional order of the arguments to </w:t>
        </w:r>
        <w:r w:rsidRPr="00E77497">
          <w:rPr>
            <w:rFonts w:ascii="Times New Roman" w:hAnsi="Times New Roman"/>
            <w:i/>
          </w:rPr>
          <w:t>SplitMatch</w:t>
        </w:r>
        <w:r w:rsidRPr="00E77497">
          <w:t xml:space="preserve"> was corrected to match the actual parameter signature of </w:t>
        </w:r>
        <w:r w:rsidRPr="00E77497">
          <w:rPr>
            <w:rFonts w:ascii="Times New Roman" w:hAnsi="Times New Roman"/>
            <w:i/>
          </w:rPr>
          <w:t>SplitMatch</w:t>
        </w:r>
        <w:r w:rsidRPr="00E77497">
          <w:t xml:space="preserve">.  In step 13.a.iii.7.d, </w:t>
        </w:r>
        <w:r w:rsidRPr="00E77497">
          <w:rPr>
            <w:rFonts w:ascii="Times New Roman" w:hAnsi="Times New Roman"/>
            <w:i/>
          </w:rPr>
          <w:t>lengthA</w:t>
        </w:r>
        <w:r w:rsidRPr="00E77497">
          <w:t xml:space="preserve"> replaces </w:t>
        </w:r>
        <w:r w:rsidRPr="00E77497">
          <w:rPr>
            <w:rFonts w:ascii="Times New Roman" w:hAnsi="Times New Roman"/>
            <w:i/>
          </w:rPr>
          <w:t>A</w:t>
        </w:r>
        <w:r w:rsidRPr="00E77497">
          <w:t>.l</w:t>
        </w:r>
        <w:r w:rsidRPr="00E77497">
          <w:rPr>
            <w:rFonts w:ascii="Courier New" w:hAnsi="Courier New" w:cs="Courier New"/>
          </w:rPr>
          <w:t>ength</w:t>
        </w:r>
        <w:r w:rsidRPr="00E77497">
          <w:t>.</w:t>
        </w:r>
      </w:ins>
    </w:p>
    <w:p w14:paraId="1D447169" w14:textId="77777777" w:rsidR="0045371C" w:rsidRPr="00E77497" w:rsidRDefault="0045371C" w:rsidP="0045371C">
      <w:pPr>
        <w:jc w:val="left"/>
        <w:rPr>
          <w:ins w:id="36457" w:author="Rev 8 Allen Wirfs-Brock" w:date="2012-05-31T17:08:00Z"/>
        </w:rPr>
      </w:pPr>
      <w:ins w:id="36458" w:author="Rev 8 Allen Wirfs-Brock" w:date="2012-05-31T17:08:00Z">
        <w:r w:rsidRPr="00E77497">
          <w:t>15.5.5.2: In first paragraph, removed the implication that the individual character property access had “array index” semantics. Modified algorithm steps 3 and 5 such that they do not enforce “array index” requirement.</w:t>
        </w:r>
      </w:ins>
    </w:p>
    <w:p w14:paraId="65BF8B61" w14:textId="77777777" w:rsidR="0045371C" w:rsidRPr="00E77497" w:rsidRDefault="0045371C" w:rsidP="0045371C">
      <w:pPr>
        <w:jc w:val="left"/>
        <w:rPr>
          <w:ins w:id="36459" w:author="Rev 8 Allen Wirfs-Brock" w:date="2012-05-31T17:08:00Z"/>
        </w:rPr>
      </w:pPr>
      <w:ins w:id="36460" w:author="Rev 8 Allen Wirfs-Brock" w:date="2012-05-31T17:08:00Z">
        <w:r w:rsidRPr="00E77497">
          <w:t>15.9.1.15: Specified legal value ranges for fields that lacked them. Eliminated “time-only” formats. Specified default values for all optional fields.</w:t>
        </w:r>
      </w:ins>
    </w:p>
    <w:p w14:paraId="0052F7F6" w14:textId="77777777" w:rsidR="0045371C" w:rsidRPr="00E77497" w:rsidRDefault="0045371C" w:rsidP="0045371C">
      <w:pPr>
        <w:jc w:val="left"/>
        <w:rPr>
          <w:ins w:id="36461" w:author="Rev 8 Allen Wirfs-Brock" w:date="2012-05-31T17:08:00Z"/>
        </w:rPr>
      </w:pPr>
      <w:ins w:id="36462" w:author="Rev 8 Allen Wirfs-Brock" w:date="2012-05-31T17:08:00Z">
        <w:r w:rsidRPr="00E77497">
          <w:t>15.10.2.2: The step numbers of the algorithm for the internal closure produced by step 2 were incorrectly numbered in a manner that implied that they were steps of the outer algorithm.</w:t>
        </w:r>
      </w:ins>
    </w:p>
    <w:p w14:paraId="09FF452E" w14:textId="77777777" w:rsidR="0045371C" w:rsidRPr="00E77497" w:rsidRDefault="0045371C" w:rsidP="0045371C">
      <w:pPr>
        <w:jc w:val="left"/>
        <w:rPr>
          <w:ins w:id="36463" w:author="Rev 8 Allen Wirfs-Brock" w:date="2012-05-31T17:08:00Z"/>
        </w:rPr>
      </w:pPr>
      <w:ins w:id="36464" w:author="Rev 8 Allen Wirfs-Brock" w:date="2012-05-31T17:08:00Z">
        <w:r w:rsidRPr="00E77497">
          <w:t xml:space="preserve">15.10.2.6: In the abstract operation </w:t>
        </w:r>
        <w:r w:rsidRPr="00E77497">
          <w:rPr>
            <w:rFonts w:ascii="Times New Roman" w:hAnsi="Times New Roman"/>
            <w:i/>
          </w:rPr>
          <w:t>IsWordChar</w:t>
        </w:r>
        <w:r w:rsidRPr="00E77497">
          <w:t xml:space="preserve"> the first character in the list in step 3 is “</w:t>
        </w:r>
        <w:r w:rsidRPr="00E77497">
          <w:rPr>
            <w:rFonts w:ascii="Courier New" w:hAnsi="Courier New" w:cs="Courier New"/>
            <w:b/>
          </w:rPr>
          <w:t>a</w:t>
        </w:r>
        <w:r w:rsidRPr="00E77497">
          <w:t>” rather than “</w:t>
        </w:r>
        <w:r w:rsidRPr="00E77497">
          <w:rPr>
            <w:rFonts w:ascii="Courier New" w:hAnsi="Courier New" w:cs="Courier New"/>
            <w:b/>
          </w:rPr>
          <w:t>A</w:t>
        </w:r>
        <w:r w:rsidRPr="00E77497">
          <w:t>”.</w:t>
        </w:r>
      </w:ins>
    </w:p>
    <w:p w14:paraId="210D9AA7" w14:textId="77777777" w:rsidR="0045371C" w:rsidRPr="00E77497" w:rsidRDefault="0045371C" w:rsidP="0045371C">
      <w:pPr>
        <w:jc w:val="left"/>
        <w:rPr>
          <w:ins w:id="36465" w:author="Rev 8 Allen Wirfs-Brock" w:date="2012-05-31T17:08:00Z"/>
        </w:rPr>
      </w:pPr>
      <w:ins w:id="36466" w:author="Rev 8 Allen Wirfs-Brock" w:date="2012-05-31T17:08:00Z">
        <w:r w:rsidRPr="00E77497">
          <w:t xml:space="preserve">15.10.2.8: In the algorithm for the closure returned by the abstract operation </w:t>
        </w:r>
        <w:r w:rsidRPr="00E77497">
          <w:rPr>
            <w:rFonts w:ascii="Times New Roman" w:hAnsi="Times New Roman"/>
            <w:i/>
          </w:rPr>
          <w:t>CharacterSetMatcher</w:t>
        </w:r>
        <w:r w:rsidRPr="00E77497">
          <w:t xml:space="preserve">, the variable defined by step 3 and passed as an argument in step 4 was renamed to </w:t>
        </w:r>
        <w:r w:rsidRPr="00E77497">
          <w:rPr>
            <w:rFonts w:ascii="Times New Roman" w:hAnsi="Times New Roman"/>
            <w:i/>
          </w:rPr>
          <w:t>ch</w:t>
        </w:r>
        <w:r w:rsidRPr="00E77497">
          <w:t xml:space="preserve"> in order to avoid a name conflict with a formal parameter of the closure.</w:t>
        </w:r>
      </w:ins>
    </w:p>
    <w:p w14:paraId="21F2CF94" w14:textId="77777777" w:rsidR="0045371C" w:rsidRPr="00E77497" w:rsidRDefault="0045371C" w:rsidP="0045371C">
      <w:pPr>
        <w:jc w:val="left"/>
        <w:rPr>
          <w:ins w:id="36467" w:author="Rev 8 Allen Wirfs-Brock" w:date="2012-05-31T17:08:00Z"/>
        </w:rPr>
      </w:pPr>
      <w:ins w:id="36468" w:author="Rev 8 Allen Wirfs-Brock" w:date="2012-05-31T17:08:00Z">
        <w:r w:rsidRPr="00E77497">
          <w:t xml:space="preserve">15.10.6.2: Step 9.e was deleted because It performed an extra increment of </w:t>
        </w:r>
        <w:r w:rsidRPr="00E77497">
          <w:rPr>
            <w:rFonts w:ascii="Times New Roman" w:hAnsi="Times New Roman"/>
            <w:i/>
          </w:rPr>
          <w:t>i</w:t>
        </w:r>
        <w:r w:rsidRPr="00E77497">
          <w:t>.</w:t>
        </w:r>
      </w:ins>
    </w:p>
    <w:p w14:paraId="7B121FF7" w14:textId="77777777" w:rsidR="0045371C" w:rsidRPr="00E77497" w:rsidRDefault="0045371C" w:rsidP="0045371C">
      <w:pPr>
        <w:jc w:val="left"/>
        <w:rPr>
          <w:ins w:id="36469" w:author="Rev 8 Allen Wirfs-Brock" w:date="2012-05-31T17:08:00Z"/>
        </w:rPr>
      </w:pPr>
      <w:ins w:id="36470" w:author="Rev 8 Allen Wirfs-Brock" w:date="2012-05-31T17:08:00Z">
        <w:r w:rsidRPr="00E77497">
          <w:t xml:space="preserve">15.11.1.1: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ins>
    </w:p>
    <w:p w14:paraId="01613BF6" w14:textId="77777777" w:rsidR="0045371C" w:rsidRPr="00E77497" w:rsidRDefault="0045371C" w:rsidP="0045371C">
      <w:pPr>
        <w:jc w:val="left"/>
        <w:rPr>
          <w:ins w:id="36471" w:author="Rev 8 Allen Wirfs-Brock" w:date="2012-05-31T17:08:00Z"/>
        </w:rPr>
      </w:pPr>
      <w:ins w:id="36472" w:author="Rev 8 Allen Wirfs-Brock" w:date="2012-05-31T17:08:00Z">
        <w:r w:rsidRPr="00E77497">
          <w:t xml:space="preserve">15.11.1.2: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ins>
    </w:p>
    <w:p w14:paraId="0A45F38F" w14:textId="77777777" w:rsidR="0045371C" w:rsidRPr="00E77497" w:rsidRDefault="0045371C" w:rsidP="0045371C">
      <w:pPr>
        <w:jc w:val="left"/>
        <w:rPr>
          <w:ins w:id="36473" w:author="Rev 8 Allen Wirfs-Brock" w:date="2012-05-31T17:08:00Z"/>
        </w:rPr>
      </w:pPr>
      <w:ins w:id="36474" w:author="Rev 8 Allen Wirfs-Brock" w:date="2012-05-31T17:08:00Z">
        <w:r w:rsidRPr="00E77497">
          <w:t xml:space="preserve">15.11.4.4: Steps 6-10 modified/added to correctly deal with missing or empty </w:t>
        </w:r>
        <w:r w:rsidRPr="00E77497">
          <w:rPr>
            <w:rFonts w:ascii="Courier New" w:hAnsi="Courier New" w:cs="Courier New"/>
          </w:rPr>
          <w:t>message</w:t>
        </w:r>
        <w:r w:rsidRPr="00E77497">
          <w:t xml:space="preserve"> property value.</w:t>
        </w:r>
      </w:ins>
    </w:p>
    <w:p w14:paraId="389D685A" w14:textId="77777777" w:rsidR="0045371C" w:rsidRPr="00E77497" w:rsidRDefault="0045371C" w:rsidP="0045371C">
      <w:pPr>
        <w:jc w:val="left"/>
        <w:rPr>
          <w:ins w:id="36475" w:author="Rev 8 Allen Wirfs-Brock" w:date="2012-05-31T17:08:00Z"/>
        </w:rPr>
      </w:pPr>
      <w:ins w:id="36476" w:author="Rev 8 Allen Wirfs-Brock" w:date="2012-05-31T17:08:00Z">
        <w:r w:rsidRPr="00E77497">
          <w:t xml:space="preserve">15.11.1.2: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ins>
    </w:p>
    <w:p w14:paraId="09B91AE7" w14:textId="77777777" w:rsidR="0045371C" w:rsidRPr="00E77497" w:rsidRDefault="0045371C" w:rsidP="0045371C">
      <w:pPr>
        <w:jc w:val="left"/>
        <w:rPr>
          <w:ins w:id="36477" w:author="Rev 8 Allen Wirfs-Brock" w:date="2012-05-31T17:08:00Z"/>
        </w:rPr>
      </w:pPr>
      <w:ins w:id="36478" w:author="Rev 8 Allen Wirfs-Brock" w:date="2012-05-31T17:08:00Z">
        <w:r w:rsidRPr="00E77497">
          <w:t xml:space="preserve">15.12.3: In step 10.b.iii of the </w:t>
        </w:r>
        <w:r w:rsidRPr="00E77497">
          <w:rPr>
            <w:rFonts w:ascii="Times New Roman" w:hAnsi="Times New Roman"/>
            <w:i/>
          </w:rPr>
          <w:t>JA</w:t>
        </w:r>
        <w:r w:rsidRPr="00E77497">
          <w:t xml:space="preserve"> internal operation, the last element of the concatenation is “</w:t>
        </w:r>
        <w:r w:rsidRPr="00E77497">
          <w:rPr>
            <w:rFonts w:ascii="Courier New" w:hAnsi="Courier New" w:cs="Courier New"/>
            <w:b/>
          </w:rPr>
          <w:t>]</w:t>
        </w:r>
        <w:r w:rsidRPr="00E77497">
          <w:t>”.</w:t>
        </w:r>
      </w:ins>
    </w:p>
    <w:p w14:paraId="1D49D5C1" w14:textId="77777777" w:rsidR="0045371C" w:rsidRPr="00E77497" w:rsidRDefault="0045371C" w:rsidP="0045371C">
      <w:pPr>
        <w:jc w:val="left"/>
        <w:rPr>
          <w:ins w:id="36479" w:author="Rev 8 Allen Wirfs-Brock" w:date="2012-05-31T17:08:00Z"/>
        </w:rPr>
      </w:pPr>
      <w:ins w:id="36480" w:author="Rev 8 Allen Wirfs-Brock" w:date="2012-05-31T17:08:00Z">
        <w:r w:rsidRPr="00E77497">
          <w:t>B.2.1: Added to NOTE that the encoding is based upon RFC 1738 rather than the newer RFC 3986.</w:t>
        </w:r>
      </w:ins>
    </w:p>
    <w:p w14:paraId="349A0BAE" w14:textId="77777777" w:rsidR="0045371C" w:rsidRPr="00E77497" w:rsidRDefault="0045371C" w:rsidP="0045371C">
      <w:pPr>
        <w:jc w:val="left"/>
        <w:rPr>
          <w:ins w:id="36481" w:author="Rev 8 Allen Wirfs-Brock" w:date="2012-05-31T17:08:00Z"/>
        </w:rPr>
      </w:pPr>
      <w:ins w:id="36482" w:author="Rev 8 Allen Wirfs-Brock" w:date="2012-05-31T17:08:00Z">
        <w:r w:rsidRPr="00E77497">
          <w:t xml:space="preserve">Annex C: An item was added corresponding to 7.6.12 regarding </w:t>
        </w:r>
        <w:r w:rsidRPr="00E77497">
          <w:rPr>
            <w:rFonts w:ascii="Times New Roman" w:hAnsi="Times New Roman"/>
            <w:i/>
          </w:rPr>
          <w:t>FutureReservedWords</w:t>
        </w:r>
        <w:r w:rsidRPr="00E77497">
          <w:t xml:space="preserve"> in strict mode.</w:t>
        </w:r>
      </w:ins>
    </w:p>
    <w:p w14:paraId="14BEDF64" w14:textId="77777777" w:rsidR="00901F12" w:rsidRDefault="00901F12" w:rsidP="00901F12">
      <w:pPr>
        <w:pStyle w:val="20"/>
        <w:numPr>
          <w:ilvl w:val="0"/>
          <w:numId w:val="0"/>
        </w:numPr>
        <w:rPr>
          <w:ins w:id="36483" w:author="Rev 7 Allen Wirfs-Brock" w:date="2012-04-11T15:32:00Z"/>
        </w:rPr>
      </w:pPr>
      <w:bookmarkStart w:id="36484" w:name="_Toc336509708"/>
      <w:ins w:id="36485" w:author="Rev 7 Allen Wirfs-Brock" w:date="2012-04-11T15:32:00Z">
        <w:r>
          <w:t>I</w:t>
        </w:r>
        <w:r w:rsidRPr="00E77497">
          <w:t xml:space="preserve">n </w:t>
        </w:r>
        <w:del w:id="36486" w:author="Rev 8 Allen Wirfs-Brock" w:date="2012-05-31T17:11:00Z">
          <w:r w:rsidRPr="00E77497" w:rsidDel="0045371C">
            <w:delText xml:space="preserve">the </w:delText>
          </w:r>
        </w:del>
        <w:r w:rsidRPr="00E77497">
          <w:t>5</w:t>
        </w:r>
        <w:r w:rsidRPr="00E77497">
          <w:rPr>
            <w:vertAlign w:val="superscript"/>
          </w:rPr>
          <w:t>th</w:t>
        </w:r>
        <w:r w:rsidRPr="00E77497">
          <w:t xml:space="preserve"> Edition</w:t>
        </w:r>
      </w:ins>
      <w:ins w:id="36487" w:author="Rev 8 Allen Wirfs-Brock" w:date="2012-05-31T17:11:00Z">
        <w:r w:rsidR="0045371C">
          <w:t xml:space="preserve"> 5</w:t>
        </w:r>
      </w:ins>
      <w:bookmarkEnd w:id="36484"/>
    </w:p>
    <w:p w14:paraId="798CB63F" w14:textId="77777777" w:rsidR="00E80769" w:rsidRPr="00E77497" w:rsidRDefault="00E80769" w:rsidP="00E80769">
      <w:r w:rsidRPr="00E77497">
        <w:t xml:space="preserve">Throughout: In the Edition </w:t>
      </w:r>
      <w:r w:rsidR="00531E56" w:rsidRPr="00E77497">
        <w:t xml:space="preserve">3 </w:t>
      </w:r>
      <w:r w:rsidRPr="00E77497">
        <w:t xml:space="preserve">specification the meaning of phrases such as “as if by the expression </w:t>
      </w:r>
      <w:r w:rsidRPr="00E77497">
        <w:rPr>
          <w:rFonts w:ascii="Courier New" w:hAnsi="Courier New"/>
          <w:b/>
        </w:rPr>
        <w:t>new Array()</w:t>
      </w:r>
      <w:r w:rsidRPr="00E77497">
        <w:t xml:space="preserve">” are subject to misinterpretation. In the Edition </w:t>
      </w:r>
      <w:r w:rsidR="00531E56" w:rsidRPr="00E77497">
        <w:t xml:space="preserve">5 </w:t>
      </w:r>
      <w:r w:rsidRPr="00E77497">
        <w:t xml:space="preserve">specification text for all internal references and invocations of standard built-in objects and methods has been clarified by making it explicit that the intent is that the actual built-in object is to be used rather than the current dynamic value of the correspondingly named property. </w:t>
      </w:r>
    </w:p>
    <w:p w14:paraId="26389490" w14:textId="77777777" w:rsidR="00E80769" w:rsidRPr="00E77497" w:rsidRDefault="00E80769" w:rsidP="00E80769">
      <w:r w:rsidRPr="00E77497">
        <w:t>11.8.</w:t>
      </w:r>
      <w:del w:id="36488" w:author="Rev 4 Allen Wirfs-Brock" w:date="2011-10-15T12:33:00Z">
        <w:r w:rsidRPr="00E77497" w:rsidDel="007813BC">
          <w:delText>2</w:delText>
        </w:r>
      </w:del>
      <w:ins w:id="36489" w:author="Rev 4 Allen Wirfs-Brock" w:date="2011-10-15T12:33:00Z">
        <w:r w:rsidR="007813BC" w:rsidRPr="00E77497">
          <w:t>1</w:t>
        </w:r>
      </w:ins>
      <w:del w:id="36490" w:author="Rev 4 Allen Wirfs-Brock" w:date="2011-10-15T12:33:00Z">
        <w:r w:rsidRPr="00E77497" w:rsidDel="007813BC">
          <w:delText>, 11.8.3, 11.8.5</w:delText>
        </w:r>
      </w:del>
      <w:r w:rsidRPr="00E77497">
        <w:t xml:space="preserve">: ECMAScript generally uses a left to right evaluation order, however the Edition </w:t>
      </w:r>
      <w:r w:rsidR="00531E56" w:rsidRPr="00E77497">
        <w:t xml:space="preserve">3 </w:t>
      </w:r>
      <w:r w:rsidRPr="00E77497">
        <w:t>specification language for the &gt; and &lt;= operators resulted in a partial right to left order. The specification has been corrected for these operators such that it now specifies a full left to right evaluation order. However, this change of order is potentially observable if side-effects occur during the evaluation process.</w:t>
      </w:r>
    </w:p>
    <w:p w14:paraId="63A80D96" w14:textId="77777777" w:rsidR="00E80769" w:rsidRPr="00E77497" w:rsidRDefault="00E80769" w:rsidP="00E80769">
      <w:r w:rsidRPr="00E77497">
        <w:t xml:space="preserve">11.1.4: Edition </w:t>
      </w:r>
      <w:r w:rsidR="00BB5F57" w:rsidRPr="00E77497">
        <w:t xml:space="preserve">5 </w:t>
      </w:r>
      <w:r w:rsidRPr="00E77497">
        <w:t xml:space="preserve">clarifies the fact that a trailing comma at the end of an </w:t>
      </w:r>
      <w:r w:rsidRPr="00E77497">
        <w:rPr>
          <w:rFonts w:ascii="Times New Roman" w:hAnsi="Times New Roman"/>
          <w:i/>
        </w:rPr>
        <w:t>ArrayInitialiser</w:t>
      </w:r>
      <w:r w:rsidRPr="00E77497">
        <w:t xml:space="preserve"> does not add to the length of the array. This is not a semantic change from Edition </w:t>
      </w:r>
      <w:r w:rsidR="00BB5F57" w:rsidRPr="00E77497">
        <w:t xml:space="preserve">3 </w:t>
      </w:r>
      <w:r w:rsidRPr="00E77497">
        <w:t>but some implementations may have previously misinterpreted this.</w:t>
      </w:r>
    </w:p>
    <w:p w14:paraId="411E12F3" w14:textId="77777777" w:rsidR="00E80769" w:rsidRPr="00E77497" w:rsidRDefault="00E80769" w:rsidP="00E80769">
      <w:r w:rsidRPr="00E77497">
        <w:t xml:space="preserve">11.2.3: Edition </w:t>
      </w:r>
      <w:r w:rsidR="00BB5F57" w:rsidRPr="00E77497">
        <w:t xml:space="preserve">5 </w:t>
      </w:r>
      <w:r w:rsidRPr="00E77497">
        <w:t xml:space="preserve">reverses the order of steps 2 and 3 of the algorithm.  The original order as specified in Editions 1 through </w:t>
      </w:r>
      <w:r w:rsidR="00BB5F57" w:rsidRPr="00E77497">
        <w:t xml:space="preserve">3 </w:t>
      </w:r>
      <w:r w:rsidRPr="00E77497">
        <w:t xml:space="preserve">was incorrectly specified such that side-effects of evaluating </w:t>
      </w:r>
      <w:r w:rsidRPr="00E77497">
        <w:rPr>
          <w:rFonts w:ascii="Times New Roman" w:hAnsi="Times New Roman"/>
          <w:i/>
        </w:rPr>
        <w:t>Arguments</w:t>
      </w:r>
      <w:r w:rsidRPr="00E77497">
        <w:t xml:space="preserve"> could affect the result of evaluating </w:t>
      </w:r>
      <w:r w:rsidRPr="00E77497">
        <w:rPr>
          <w:rFonts w:ascii="Times New Roman" w:hAnsi="Times New Roman"/>
          <w:i/>
        </w:rPr>
        <w:t>MemberExpression</w:t>
      </w:r>
      <w:r w:rsidRPr="00E77497">
        <w:t>.</w:t>
      </w:r>
    </w:p>
    <w:p w14:paraId="39C9DDDA" w14:textId="77777777" w:rsidR="00E80769" w:rsidRPr="00E77497" w:rsidRDefault="00E80769" w:rsidP="00E80769">
      <w:r w:rsidRPr="00E77497">
        <w:t xml:space="preserve">12.4: In Edition </w:t>
      </w:r>
      <w:r w:rsidR="00BB5F57" w:rsidRPr="00E77497">
        <w:t>3</w:t>
      </w:r>
      <w:r w:rsidRPr="00E77497">
        <w:t xml:space="preserve">, an object is created, as if by </w:t>
      </w:r>
      <w:r w:rsidRPr="00E77497">
        <w:rPr>
          <w:rFonts w:ascii="Courier New" w:hAnsi="Courier New" w:cs="Courier New"/>
          <w:b/>
        </w:rPr>
        <w:t>new Object()</w:t>
      </w:r>
      <w:r w:rsidRPr="00E77497">
        <w:t xml:space="preserve">to serve as the scope for resolving the name of the exception parameter passed to a </w:t>
      </w:r>
      <w:r w:rsidRPr="00E77497">
        <w:rPr>
          <w:rFonts w:ascii="Courier New" w:hAnsi="Courier New" w:cs="Courier New"/>
          <w:b/>
        </w:rPr>
        <w:t>catch</w:t>
      </w:r>
      <w:r w:rsidRPr="00E77497">
        <w:t xml:space="preserve"> clause of a </w:t>
      </w:r>
      <w:r w:rsidRPr="00E77497">
        <w:rPr>
          <w:rFonts w:ascii="Courier New" w:hAnsi="Courier New" w:cs="Courier New"/>
          <w:b/>
        </w:rPr>
        <w:t>try</w:t>
      </w:r>
      <w:r w:rsidRPr="00E77497">
        <w:t xml:space="preserve"> statement. If the actual exception object is a function and it is called from within the </w:t>
      </w:r>
      <w:r w:rsidRPr="00E77497">
        <w:rPr>
          <w:rFonts w:ascii="Courier New" w:hAnsi="Courier New" w:cs="Courier New"/>
          <w:b/>
        </w:rPr>
        <w:t>catch</w:t>
      </w:r>
      <w:r w:rsidRPr="00E77497">
        <w:t xml:space="preserve"> clause, the scope object will be passed as the </w:t>
      </w:r>
      <w:r w:rsidRPr="00E77497">
        <w:rPr>
          <w:b/>
        </w:rPr>
        <w:t>this</w:t>
      </w:r>
      <w:r w:rsidRPr="00E77497">
        <w:t xml:space="preserve"> value of the call. The body of the function can then define new properties on its </w:t>
      </w:r>
      <w:r w:rsidRPr="00E77497">
        <w:rPr>
          <w:b/>
        </w:rPr>
        <w:t>this</w:t>
      </w:r>
      <w:r w:rsidRPr="00E77497">
        <w:t xml:space="preserve"> value and those property names become visible identifiers bindings within the scope of the </w:t>
      </w:r>
      <w:r w:rsidRPr="00E77497">
        <w:rPr>
          <w:b/>
        </w:rPr>
        <w:t>catch</w:t>
      </w:r>
      <w:r w:rsidRPr="00E77497">
        <w:t xml:space="preserve"> clause after the function returns. In Edition </w:t>
      </w:r>
      <w:r w:rsidR="00BB5F57" w:rsidRPr="00E77497">
        <w:t>5</w:t>
      </w:r>
      <w:r w:rsidRPr="00E77497">
        <w:t xml:space="preserve">, when an exception parameter is called as a function, </w:t>
      </w:r>
      <w:r w:rsidRPr="00E77497">
        <w:rPr>
          <w:b/>
        </w:rPr>
        <w:t>undefined</w:t>
      </w:r>
      <w:r w:rsidRPr="00E77497">
        <w:t xml:space="preserve"> is passed as the </w:t>
      </w:r>
      <w:r w:rsidRPr="00E77497">
        <w:rPr>
          <w:b/>
        </w:rPr>
        <w:t>this</w:t>
      </w:r>
      <w:r w:rsidRPr="00E77497">
        <w:t xml:space="preserve"> value.</w:t>
      </w:r>
    </w:p>
    <w:p w14:paraId="1050CB6A" w14:textId="77777777" w:rsidR="00E80769" w:rsidRPr="00E77497" w:rsidRDefault="00E80769" w:rsidP="00E80769">
      <w:r w:rsidRPr="00E77497">
        <w:t xml:space="preserve">13: In Edition </w:t>
      </w:r>
      <w:r w:rsidR="00BB5F57" w:rsidRPr="00E77497">
        <w:t>3</w:t>
      </w:r>
      <w:r w:rsidRPr="00E77497">
        <w:t xml:space="preserve">, the algorithm for the production </w:t>
      </w:r>
      <w:r w:rsidRPr="00E77497">
        <w:rPr>
          <w:rFonts w:ascii="Times New Roman" w:hAnsi="Times New Roman"/>
          <w:i/>
        </w:rPr>
        <w:t>FunctionExpression</w:t>
      </w:r>
      <w:r w:rsidRPr="00E77497">
        <w:t xml:space="preserve"> with an </w:t>
      </w:r>
      <w:r w:rsidRPr="00E77497">
        <w:rPr>
          <w:rFonts w:ascii="Times New Roman" w:hAnsi="Times New Roman"/>
          <w:i/>
        </w:rPr>
        <w:t>Identifier</w:t>
      </w:r>
      <w:r w:rsidRPr="00E77497">
        <w:t xml:space="preserve"> adds an object created as if by </w:t>
      </w:r>
      <w:r w:rsidRPr="00E77497">
        <w:rPr>
          <w:rFonts w:ascii="Courier New" w:hAnsi="Courier New" w:cs="Courier New"/>
          <w:b/>
        </w:rPr>
        <w:t>new Object()</w:t>
      </w:r>
      <w:r w:rsidRPr="00E77497">
        <w:t xml:space="preserve"> to the scope chain to serve as a scope for looking up the name of the function. The identifier resolution rules (10.1.4 in </w:t>
      </w:r>
      <w:r w:rsidR="006E584F" w:rsidRPr="00E77497">
        <w:t>Edition 3</w:t>
      </w:r>
      <w:r w:rsidRPr="00E77497">
        <w:t xml:space="preserve">) when applied to such an object will, if necessary, follow the object’s prototype chain when attempting to resolve an identifier.  This means all the properties of Object.prototype are visible as identifiers within that scope.  In practice most implementations of Edition </w:t>
      </w:r>
      <w:r w:rsidR="00BB5F57" w:rsidRPr="00E77497">
        <w:t xml:space="preserve">3 </w:t>
      </w:r>
      <w:r w:rsidRPr="00E77497">
        <w:t xml:space="preserve">have not implemented this semantics.  Edition </w:t>
      </w:r>
      <w:r w:rsidR="00BB5F57" w:rsidRPr="00E77497">
        <w:t xml:space="preserve">5 </w:t>
      </w:r>
      <w:r w:rsidRPr="00E77497">
        <w:t>changes the specified semantics by using a Declarative Environment Record to bind the name of the function.</w:t>
      </w:r>
    </w:p>
    <w:p w14:paraId="06986579" w14:textId="77777777" w:rsidR="00E80769" w:rsidRPr="00E77497" w:rsidRDefault="00E80769" w:rsidP="00E80769">
      <w:r w:rsidRPr="00E77497">
        <w:t xml:space="preserve">14: In Edition </w:t>
      </w:r>
      <w:r w:rsidR="00BB5F57" w:rsidRPr="00E77497">
        <w:t>3</w:t>
      </w:r>
      <w:r w:rsidRPr="00E77497">
        <w:t xml:space="preserve">, the algorithm for the production </w:t>
      </w:r>
      <w:r w:rsidRPr="00E77497">
        <w:rPr>
          <w:rFonts w:ascii="Times New Roman" w:hAnsi="Times New Roman"/>
          <w:i/>
        </w:rPr>
        <w:t xml:space="preserve">SourceElements </w:t>
      </w:r>
      <w:r w:rsidRPr="00E77497">
        <w:rPr>
          <w:b/>
        </w:rPr>
        <w:t>:</w:t>
      </w:r>
      <w:r w:rsidRPr="00E77497">
        <w:t xml:space="preserve"> </w:t>
      </w:r>
      <w:r w:rsidRPr="00E77497">
        <w:rPr>
          <w:rFonts w:ascii="Times New Roman" w:hAnsi="Times New Roman"/>
          <w:i/>
        </w:rPr>
        <w:t xml:space="preserve">SourceElements SourceElement </w:t>
      </w:r>
      <w:r w:rsidRPr="00E77497">
        <w:t xml:space="preserve">did not correctly propagate statement result values in the same manner as </w:t>
      </w:r>
      <w:r w:rsidRPr="00E77497">
        <w:rPr>
          <w:rFonts w:ascii="Times New Roman" w:hAnsi="Times New Roman"/>
          <w:i/>
        </w:rPr>
        <w:t>Block</w:t>
      </w:r>
      <w:r w:rsidRPr="00E77497">
        <w:t xml:space="preserve">. This could result in the </w:t>
      </w:r>
      <w:r w:rsidRPr="00E77497">
        <w:rPr>
          <w:rFonts w:ascii="Courier New" w:hAnsi="Courier New" w:cs="Courier New"/>
          <w:b/>
        </w:rPr>
        <w:t>eval</w:t>
      </w:r>
      <w:r w:rsidRPr="00E77497">
        <w:t xml:space="preserve"> function producing an incorrect result when evaluating a </w:t>
      </w:r>
      <w:r w:rsidRPr="00E77497">
        <w:rPr>
          <w:rFonts w:ascii="Times New Roman" w:hAnsi="Times New Roman"/>
          <w:i/>
        </w:rPr>
        <w:t>Program</w:t>
      </w:r>
      <w:r w:rsidRPr="00E77497">
        <w:t xml:space="preserve"> text. In practice most implementations of Edition </w:t>
      </w:r>
      <w:r w:rsidR="00BB5F57" w:rsidRPr="00E77497">
        <w:t xml:space="preserve">3 </w:t>
      </w:r>
      <w:r w:rsidRPr="00E77497">
        <w:t xml:space="preserve">have implemented the correct propagation rather than what was specified in Edition </w:t>
      </w:r>
      <w:r w:rsidR="00BB5F57" w:rsidRPr="00E77497">
        <w:t>5</w:t>
      </w:r>
      <w:r w:rsidRPr="00E77497">
        <w:t>.</w:t>
      </w:r>
    </w:p>
    <w:p w14:paraId="1F797CC5" w14:textId="77777777" w:rsidR="00E80769" w:rsidRPr="00E77497" w:rsidRDefault="00E80769" w:rsidP="00E80769">
      <w:pPr>
        <w:jc w:val="left"/>
      </w:pPr>
      <w:r w:rsidRPr="00E77497">
        <w:t>15.10.6: RegExp.prototype is now a RegExp object rather than an instance of Object. The value of its [[Class]] internal property which is observable using Object.prototype.toString is now “RegExp” rather than “Object”.</w:t>
      </w:r>
    </w:p>
    <w:p w14:paraId="12B452AF" w14:textId="77777777" w:rsidR="00E80769" w:rsidRPr="00E77497" w:rsidRDefault="000D7240" w:rsidP="00990F07">
      <w:pPr>
        <w:jc w:val="left"/>
      </w:pPr>
      <w:r w:rsidRPr="00E77497">
        <w:br w:type="page"/>
      </w:r>
    </w:p>
    <w:p w14:paraId="2AD4B122" w14:textId="77777777" w:rsidR="00990F07" w:rsidRPr="00E77497" w:rsidRDefault="00990F07" w:rsidP="00990F07">
      <w:pPr>
        <w:pStyle w:val="ANNEX"/>
      </w:pPr>
      <w:r w:rsidRPr="00E77497">
        <w:rPr>
          <w:b w:val="0"/>
        </w:rPr>
        <w:br/>
      </w:r>
      <w:bookmarkStart w:id="36491" w:name="_Toc336509709"/>
      <w:r w:rsidRPr="00E77497">
        <w:rPr>
          <w:b w:val="0"/>
        </w:rPr>
        <w:t>(informative)</w:t>
      </w:r>
      <w:r w:rsidRPr="00E77497">
        <w:rPr>
          <w:b w:val="0"/>
        </w:rPr>
        <w:br/>
      </w:r>
      <w:r w:rsidRPr="00E77497">
        <w:rPr>
          <w:b w:val="0"/>
        </w:rPr>
        <w:fldChar w:fldCharType="begin"/>
      </w:r>
      <w:r w:rsidRPr="00E77497">
        <w:rPr>
          <w:b w:val="0"/>
        </w:rPr>
        <w:instrText xml:space="preserve">SEQ aaa \h </w:instrText>
      </w:r>
      <w:del w:id="36492" w:author="Rev 8 Allen Wirfs-Brock" w:date="2012-06-15T15:41:00Z">
        <w:r w:rsidRPr="00E77497">
          <w:rPr>
            <w:b w:val="0"/>
          </w:rPr>
          <w:fldChar w:fldCharType="end"/>
        </w:r>
      </w:del>
      <w:r w:rsidRPr="00E77497">
        <w:rPr>
          <w:b w:val="0"/>
        </w:rPr>
        <w:fldChar w:fldCharType="begin"/>
      </w:r>
      <w:r w:rsidRPr="00E77497">
        <w:rPr>
          <w:b w:val="0"/>
        </w:rPr>
        <w:instrText xml:space="preserve">SEQ table \r0\h </w:instrText>
      </w:r>
      <w:del w:id="36493" w:author="Rev 8 Allen Wirfs-Brock" w:date="2012-06-13T12:09:00Z">
        <w:r w:rsidRPr="00E77497">
          <w:rPr>
            <w:b w:val="0"/>
          </w:rPr>
          <w:fldChar w:fldCharType="end"/>
        </w:r>
      </w:del>
      <w:r w:rsidRPr="00E77497">
        <w:rPr>
          <w:b w:val="0"/>
        </w:rPr>
        <w:fldChar w:fldCharType="begin"/>
      </w:r>
      <w:r w:rsidRPr="00E77497">
        <w:rPr>
          <w:b w:val="0"/>
        </w:rPr>
        <w:instrText xml:space="preserve">SEQ figure \r0\h </w:instrText>
      </w:r>
      <w:del w:id="36494" w:author="Rev 8 Allen Wirfs-Brock" w:date="2012-06-15T15:41:00Z">
        <w:r w:rsidRPr="00E77497">
          <w:rPr>
            <w:b w:val="0"/>
          </w:rPr>
          <w:fldChar w:fldCharType="end"/>
        </w:r>
      </w:del>
      <w:r w:rsidRPr="00E77497">
        <w:br/>
      </w:r>
      <w:bookmarkStart w:id="36495" w:name="_Toc202449585"/>
      <w:r w:rsidRPr="00E77497">
        <w:t xml:space="preserve">Additions and Changes </w:t>
      </w:r>
      <w:del w:id="36496" w:author="Rev 7 Allen Wirfs-Brock" w:date="2012-04-11T15:39:00Z">
        <w:r w:rsidRPr="00E77497" w:rsidDel="00901F12">
          <w:delText>in the 5</w:delText>
        </w:r>
        <w:r w:rsidRPr="00E77497" w:rsidDel="00901F12">
          <w:rPr>
            <w:vertAlign w:val="superscript"/>
          </w:rPr>
          <w:delText>th</w:delText>
        </w:r>
        <w:r w:rsidRPr="00E77497" w:rsidDel="00901F12">
          <w:delText xml:space="preserve"> Edition </w:delText>
        </w:r>
      </w:del>
      <w:r w:rsidRPr="00E77497">
        <w:t>that</w:t>
      </w:r>
      <w:r w:rsidRPr="00E77497">
        <w:br/>
        <w:t xml:space="preserve">Introduce Incompatibilities with </w:t>
      </w:r>
      <w:del w:id="36497" w:author="Rev 7 Allen Wirfs-Brock" w:date="2012-04-11T15:40:00Z">
        <w:r w:rsidRPr="00E77497" w:rsidDel="00901F12">
          <w:delText>the 3</w:delText>
        </w:r>
        <w:r w:rsidRPr="00E77497" w:rsidDel="00901F12">
          <w:rPr>
            <w:vertAlign w:val="superscript"/>
          </w:rPr>
          <w:delText>rd</w:delText>
        </w:r>
      </w:del>
      <w:ins w:id="36498" w:author="Rev 7 Allen Wirfs-Brock" w:date="2012-04-11T15:40:00Z">
        <w:r w:rsidR="00901F12">
          <w:t>Prior</w:t>
        </w:r>
      </w:ins>
      <w:r w:rsidRPr="00E77497">
        <w:t xml:space="preserve"> Edition</w:t>
      </w:r>
      <w:bookmarkEnd w:id="36495"/>
      <w:ins w:id="36499" w:author="Rev 7 Allen Wirfs-Brock" w:date="2012-04-11T15:40:00Z">
        <w:r w:rsidR="00901F12">
          <w:t>s</w:t>
        </w:r>
      </w:ins>
      <w:bookmarkEnd w:id="36491"/>
    </w:p>
    <w:p w14:paraId="3C9C299D" w14:textId="77777777" w:rsidR="00901F12" w:rsidRDefault="00901F12" w:rsidP="00901F12">
      <w:pPr>
        <w:pStyle w:val="20"/>
        <w:numPr>
          <w:ilvl w:val="0"/>
          <w:numId w:val="0"/>
        </w:numPr>
        <w:spacing w:before="0"/>
        <w:rPr>
          <w:ins w:id="36500" w:author="Rev 7 Allen Wirfs-Brock" w:date="2012-04-11T15:39:00Z"/>
        </w:rPr>
      </w:pPr>
      <w:bookmarkStart w:id="36501" w:name="_Toc336509710"/>
      <w:ins w:id="36502" w:author="Rev 7 Allen Wirfs-Brock" w:date="2012-04-11T15:39:00Z">
        <w:r>
          <w:t>I</w:t>
        </w:r>
        <w:r w:rsidRPr="00E77497">
          <w:t xml:space="preserve">n the </w:t>
        </w:r>
        <w:r>
          <w:t>6</w:t>
        </w:r>
        <w:r w:rsidRPr="00E77497">
          <w:rPr>
            <w:vertAlign w:val="superscript"/>
          </w:rPr>
          <w:t>th</w:t>
        </w:r>
        <w:r w:rsidRPr="00E77497">
          <w:t xml:space="preserve"> Edition</w:t>
        </w:r>
        <w:bookmarkEnd w:id="36501"/>
      </w:ins>
    </w:p>
    <w:p w14:paraId="4DF531B8" w14:textId="77777777" w:rsidR="009459EC" w:rsidRDefault="00F07F43" w:rsidP="00F07F43">
      <w:pPr>
        <w:rPr>
          <w:ins w:id="36503" w:author="Rev 8 Allen Wirfs-Brock" w:date="2012-06-01T09:01:00Z"/>
        </w:rPr>
      </w:pPr>
      <w:ins w:id="36504" w:author="Rev 8 Allen Wirfs-Brock" w:date="2012-06-01T09:01:00Z">
        <w:r>
          <w:t>12.</w:t>
        </w:r>
      </w:ins>
      <w:ins w:id="36505" w:author="Rev 8 Allen Wirfs-Brock" w:date="2012-06-01T09:02:00Z">
        <w:r>
          <w:t>6</w:t>
        </w:r>
      </w:ins>
      <w:ins w:id="36506" w:author="Rev 8 Allen Wirfs-Brock" w:date="2012-06-01T09:01:00Z">
        <w:r>
          <w:t xml:space="preserve">: In Edition 6, </w:t>
        </w:r>
      </w:ins>
      <w:ins w:id="36507" w:author="Rev 8 Allen Wirfs-Brock" w:date="2012-06-01T09:02:00Z">
        <w:r>
          <w:t>a terminating semi-colon is no longer required at the end of a do-while statement.</w:t>
        </w:r>
      </w:ins>
    </w:p>
    <w:p w14:paraId="528136D6" w14:textId="77777777" w:rsidR="00901F12" w:rsidRDefault="00901F12" w:rsidP="00901F12">
      <w:pPr>
        <w:rPr>
          <w:ins w:id="36508" w:author="Rev 10 Allen Wirfs-Brock" w:date="2012-07-27T15:32:00Z"/>
        </w:rPr>
      </w:pPr>
      <w:ins w:id="36509" w:author="Rev 7 Allen Wirfs-Brock" w:date="2012-04-11T15:39:00Z">
        <w:del w:id="36510" w:author="Rev 8 Allen Wirfs-Brock" w:date="2012-06-01T09:01:00Z">
          <w:r w:rsidDel="00F07F43">
            <w:delText xml:space="preserve"> </w:delText>
          </w:r>
        </w:del>
      </w:ins>
      <w:ins w:id="36511" w:author="Rev 8 Allen Wirfs-Brock" w:date="2012-05-14T12:49:00Z">
        <w:r w:rsidR="00260B39">
          <w:t xml:space="preserve">12.14: </w:t>
        </w:r>
      </w:ins>
      <w:ins w:id="36512" w:author="Rev 8 Allen Wirfs-Brock" w:date="2012-05-14T12:53:00Z">
        <w:r w:rsidR="00260B39">
          <w:t>In Edition 6, it is an early error</w:t>
        </w:r>
      </w:ins>
      <w:ins w:id="36513" w:author="Rev 8 Allen Wirfs-Brock" w:date="2012-05-14T12:49:00Z">
        <w:r w:rsidR="00260B39">
          <w:t xml:space="preserve"> </w:t>
        </w:r>
      </w:ins>
      <w:ins w:id="36514" w:author="Rev 8 Allen Wirfs-Brock" w:date="2012-05-14T12:53:00Z">
        <w:r w:rsidR="00260B39">
          <w:t>for</w:t>
        </w:r>
      </w:ins>
      <w:ins w:id="36515" w:author="Rev 8 Allen Wirfs-Brock" w:date="2012-05-14T12:50:00Z">
        <w:r w:rsidR="00260B39">
          <w:t xml:space="preserve"> a</w:t>
        </w:r>
      </w:ins>
      <w:ins w:id="36516" w:author="Rev 8 Allen Wirfs-Brock" w:date="2012-05-14T12:49:00Z">
        <w:r w:rsidR="00260B39">
          <w:t xml:space="preserve"> </w:t>
        </w:r>
        <w:r w:rsidR="00260B39" w:rsidRPr="00D3286A">
          <w:rPr>
            <w:rFonts w:ascii="Times New Roman" w:hAnsi="Times New Roman"/>
            <w:i/>
          </w:rPr>
          <w:t>Catch</w:t>
        </w:r>
        <w:r w:rsidR="00260B39">
          <w:t xml:space="preserve"> clause </w:t>
        </w:r>
      </w:ins>
      <w:ins w:id="36517" w:author="Rev 8 Allen Wirfs-Brock" w:date="2012-05-14T12:53:00Z">
        <w:r w:rsidR="00260B39">
          <w:t xml:space="preserve">to </w:t>
        </w:r>
      </w:ins>
      <w:ins w:id="36518" w:author="Rev 8 Allen Wirfs-Brock" w:date="2012-05-14T12:49:00Z">
        <w:r w:rsidR="00260B39">
          <w:t xml:space="preserve">contained a </w:t>
        </w:r>
        <w:r w:rsidR="00260B39" w:rsidRPr="00D3286A">
          <w:rPr>
            <w:rFonts w:ascii="Courier New" w:hAnsi="Courier New" w:cs="Courier New"/>
            <w:b/>
          </w:rPr>
          <w:t>var</w:t>
        </w:r>
        <w:r w:rsidR="00260B39">
          <w:t xml:space="preserve"> declaration for the same </w:t>
        </w:r>
        <w:r w:rsidR="00260B39" w:rsidRPr="00D3286A">
          <w:rPr>
            <w:rFonts w:ascii="Times New Roman" w:hAnsi="Times New Roman"/>
            <w:i/>
          </w:rPr>
          <w:t>Identifier</w:t>
        </w:r>
        <w:r w:rsidR="00260B39">
          <w:t xml:space="preserve"> that appears as the </w:t>
        </w:r>
        <w:r w:rsidR="00260B39" w:rsidRPr="00D3286A">
          <w:rPr>
            <w:rFonts w:ascii="Times New Roman" w:hAnsi="Times New Roman"/>
            <w:i/>
          </w:rPr>
          <w:t>Catch</w:t>
        </w:r>
        <w:r w:rsidR="00260B39">
          <w:t xml:space="preserve"> clause parameter</w:t>
        </w:r>
      </w:ins>
      <w:ins w:id="36519" w:author="Rev 8 Allen Wirfs-Brock" w:date="2012-05-14T12:54:00Z">
        <w:r w:rsidR="00260B39">
          <w:t>.</w:t>
        </w:r>
      </w:ins>
      <w:ins w:id="36520" w:author="Rev 8 Allen Wirfs-Brock" w:date="2012-05-14T12:49:00Z">
        <w:r w:rsidR="00260B39">
          <w:t xml:space="preserve"> </w:t>
        </w:r>
      </w:ins>
      <w:ins w:id="36521" w:author="Rev 8 Allen Wirfs-Brock" w:date="2012-05-14T12:53:00Z">
        <w:r w:rsidR="00260B39">
          <w:t xml:space="preserve">In previous editions, </w:t>
        </w:r>
      </w:ins>
      <w:ins w:id="36522" w:author="Rev 8 Allen Wirfs-Brock" w:date="2012-05-14T12:54:00Z">
        <w:r w:rsidR="00260B39">
          <w:t>such a</w:t>
        </w:r>
      </w:ins>
      <w:ins w:id="36523" w:author="Rev 8 Allen Wirfs-Brock" w:date="2012-05-14T12:49:00Z">
        <w:r w:rsidR="00260B39">
          <w:t xml:space="preserve"> variable</w:t>
        </w:r>
      </w:ins>
      <w:ins w:id="36524" w:author="Rev 8 Allen Wirfs-Brock" w:date="2012-05-14T12:54:00Z">
        <w:r w:rsidR="00260B39">
          <w:t xml:space="preserve"> declaration</w:t>
        </w:r>
      </w:ins>
      <w:ins w:id="36525" w:author="Rev 8 Allen Wirfs-Brock" w:date="2012-05-14T12:49:00Z">
        <w:r w:rsidR="00260B39">
          <w:t xml:space="preserve"> would be instantiated in the</w:t>
        </w:r>
      </w:ins>
      <w:ins w:id="36526" w:author="Rev 8 Allen Wirfs-Brock" w:date="2012-05-14T12:50:00Z">
        <w:r w:rsidR="00260B39">
          <w:t xml:space="preserve"> enclosing</w:t>
        </w:r>
      </w:ins>
      <w:ins w:id="36527" w:author="Rev 8 Allen Wirfs-Brock" w:date="2012-05-14T12:49:00Z">
        <w:r w:rsidR="00260B39">
          <w:t xml:space="preserve"> variable environment but </w:t>
        </w:r>
      </w:ins>
      <w:ins w:id="36528" w:author="Rev 8 Allen Wirfs-Brock" w:date="2012-05-14T12:51:00Z">
        <w:r w:rsidR="00260B39">
          <w:t>the declaration’s</w:t>
        </w:r>
      </w:ins>
      <w:ins w:id="36529" w:author="Rev 8 Allen Wirfs-Brock" w:date="2012-05-14T12:49:00Z">
        <w:r w:rsidR="00260B39">
          <w:t xml:space="preserve"> </w:t>
        </w:r>
        <w:r w:rsidR="00260B39" w:rsidRPr="00D3286A">
          <w:rPr>
            <w:rFonts w:ascii="Times New Roman" w:hAnsi="Times New Roman"/>
            <w:i/>
          </w:rPr>
          <w:t>Initializer</w:t>
        </w:r>
        <w:r w:rsidR="00260B39">
          <w:t xml:space="preserve"> value would be assigned to the </w:t>
        </w:r>
        <w:r w:rsidR="00260B39" w:rsidRPr="00D3286A">
          <w:rPr>
            <w:rFonts w:ascii="Times New Roman" w:hAnsi="Times New Roman"/>
            <w:i/>
          </w:rPr>
          <w:t>Catch</w:t>
        </w:r>
        <w:r w:rsidR="00260B39">
          <w:t xml:space="preserve"> parameter</w:t>
        </w:r>
      </w:ins>
      <w:ins w:id="36530" w:author="Rev 8 Allen Wirfs-Brock" w:date="2012-05-14T12:54:00Z">
        <w:r w:rsidR="00260B39">
          <w:t>.</w:t>
        </w:r>
      </w:ins>
    </w:p>
    <w:p w14:paraId="42218529" w14:textId="77777777" w:rsidR="00FF36B2" w:rsidRDefault="00FF36B2" w:rsidP="00901F12">
      <w:pPr>
        <w:rPr>
          <w:ins w:id="36531" w:author="Rev 7 Allen Wirfs-Brock" w:date="2012-04-11T15:39:00Z"/>
        </w:rPr>
      </w:pPr>
      <w:ins w:id="36532" w:author="Rev 10 Allen Wirfs-Brock" w:date="2012-07-27T15:32:00Z">
        <w:r>
          <w:t>13.</w:t>
        </w:r>
      </w:ins>
      <w:ins w:id="36533" w:author="Rev 10 Allen Wirfs-Brock" w:date="2012-07-27T15:33:00Z">
        <w:r>
          <w:t xml:space="preserve">3 In Edition 6, the function objects that are created as the values of the </w:t>
        </w:r>
      </w:ins>
      <w:ins w:id="36534" w:author="Rev 10 Allen Wirfs-Brock" w:date="2012-07-27T15:36:00Z">
        <w:r>
          <w:t>[[</w:t>
        </w:r>
      </w:ins>
      <w:ins w:id="36535" w:author="Rev 10 Allen Wirfs-Brock" w:date="2012-07-27T15:33:00Z">
        <w:r>
          <w:t>Get</w:t>
        </w:r>
      </w:ins>
      <w:ins w:id="36536" w:author="Rev 10 Allen Wirfs-Brock" w:date="2012-07-27T15:36:00Z">
        <w:r>
          <w:t>]]</w:t>
        </w:r>
      </w:ins>
      <w:ins w:id="36537" w:author="Rev 10 Allen Wirfs-Brock" w:date="2012-07-27T15:33:00Z">
        <w:r>
          <w:t xml:space="preserve"> or </w:t>
        </w:r>
      </w:ins>
      <w:ins w:id="36538" w:author="Rev 10 Allen Wirfs-Brock" w:date="2012-07-27T15:36:00Z">
        <w:r>
          <w:t>[[</w:t>
        </w:r>
      </w:ins>
      <w:ins w:id="36539" w:author="Rev 10 Allen Wirfs-Brock" w:date="2012-07-27T15:33:00Z">
        <w:r>
          <w:t>Se</w:t>
        </w:r>
      </w:ins>
      <w:ins w:id="36540" w:author="Rev 10 Allen Wirfs-Brock" w:date="2012-07-27T15:36:00Z">
        <w:r>
          <w:t>]]</w:t>
        </w:r>
      </w:ins>
      <w:ins w:id="36541" w:author="Rev 10 Allen Wirfs-Brock" w:date="2012-07-27T15:33:00Z">
        <w:r>
          <w:t>t attribute of access</w:t>
        </w:r>
      </w:ins>
      <w:ins w:id="36542" w:author="Rev 10 Allen Wirfs-Brock" w:date="2012-07-27T15:34:00Z">
        <w:r>
          <w:t xml:space="preserve">or properties in an </w:t>
        </w:r>
        <w:r w:rsidRPr="00FF36B2">
          <w:rPr>
            <w:rFonts w:ascii="Times New Roman" w:hAnsi="Times New Roman"/>
            <w:i/>
          </w:rPr>
          <w:t>ObjectLIteral</w:t>
        </w:r>
        <w:r>
          <w:t xml:space="preserve"> are not constructor functions.  In Edition 5, they were constructors. </w:t>
        </w:r>
      </w:ins>
    </w:p>
    <w:p w14:paraId="1AFE526F" w14:textId="77777777" w:rsidR="00901F12" w:rsidRDefault="00901F12" w:rsidP="00901F12">
      <w:pPr>
        <w:pStyle w:val="20"/>
        <w:numPr>
          <w:ilvl w:val="0"/>
          <w:numId w:val="0"/>
        </w:numPr>
        <w:rPr>
          <w:ins w:id="36543" w:author="Rev 7 Allen Wirfs-Brock" w:date="2012-04-11T15:39:00Z"/>
        </w:rPr>
      </w:pPr>
      <w:bookmarkStart w:id="36544" w:name="_Toc336509711"/>
      <w:ins w:id="36545" w:author="Rev 7 Allen Wirfs-Brock" w:date="2012-04-11T15:39:00Z">
        <w:r>
          <w:t>I</w:t>
        </w:r>
        <w:r w:rsidRPr="00E77497">
          <w:t>n the 5</w:t>
        </w:r>
        <w:r w:rsidRPr="00E77497">
          <w:rPr>
            <w:vertAlign w:val="superscript"/>
          </w:rPr>
          <w:t>th</w:t>
        </w:r>
        <w:r w:rsidRPr="00E77497">
          <w:t xml:space="preserve"> Edition</w:t>
        </w:r>
        <w:bookmarkEnd w:id="36544"/>
      </w:ins>
    </w:p>
    <w:p w14:paraId="29AD2C51" w14:textId="77777777" w:rsidR="00E80769" w:rsidRPr="00E77497" w:rsidRDefault="00E80769" w:rsidP="00E80769">
      <w:r w:rsidRPr="00E77497">
        <w:t xml:space="preserve">7.1: Unicode format control characters are no longer stripped from ECMAScript source text before processing. In Edition </w:t>
      </w:r>
      <w:r w:rsidR="00BB5F57" w:rsidRPr="00E77497">
        <w:t>5</w:t>
      </w:r>
      <w:r w:rsidRPr="00E77497">
        <w:t xml:space="preserve">, if such a character appears in a </w:t>
      </w:r>
      <w:r w:rsidRPr="00E77497">
        <w:rPr>
          <w:rFonts w:ascii="Times New Roman" w:hAnsi="Times New Roman"/>
          <w:i/>
        </w:rPr>
        <w:t>StringLiteral</w:t>
      </w:r>
      <w:r w:rsidRPr="00E77497">
        <w:t xml:space="preserve"> or </w:t>
      </w:r>
      <w:r w:rsidRPr="00E77497">
        <w:rPr>
          <w:rFonts w:ascii="Times New Roman" w:hAnsi="Times New Roman"/>
          <w:i/>
        </w:rPr>
        <w:t>RegularExpressionLiteral</w:t>
      </w:r>
      <w:r w:rsidRPr="00E77497">
        <w:t xml:space="preserve"> the character will be incorporated into the literal where in Edition </w:t>
      </w:r>
      <w:r w:rsidR="00BB5F57" w:rsidRPr="00E77497">
        <w:t xml:space="preserve">3 </w:t>
      </w:r>
      <w:r w:rsidRPr="00E77497">
        <w:t>the character would not be incorporated into the literal.</w:t>
      </w:r>
    </w:p>
    <w:p w14:paraId="7389D78B" w14:textId="77777777" w:rsidR="00E80769" w:rsidRPr="00E77497" w:rsidRDefault="00E80769" w:rsidP="00E80769">
      <w:r w:rsidRPr="00E77497">
        <w:t xml:space="preserve">7.2: Unicode character &lt;BOM&gt; is now treated as whitespace  and its presence in the middle of what appears to be an identifier could result in a syntax error which would not have occurred in Edition </w:t>
      </w:r>
      <w:r w:rsidR="00BB5F57" w:rsidRPr="00E77497">
        <w:t>3</w:t>
      </w:r>
    </w:p>
    <w:p w14:paraId="0A1EF193" w14:textId="77777777" w:rsidR="00E80769" w:rsidRPr="00E77497" w:rsidRDefault="00E80769" w:rsidP="00E80769">
      <w:r w:rsidRPr="00E77497">
        <w:t xml:space="preserve">7.3: Line terminator characters that are preceded by an escape sequence are now allowed within a string literal token.  In Edition </w:t>
      </w:r>
      <w:r w:rsidR="00BB5F57" w:rsidRPr="00E77497">
        <w:t xml:space="preserve">3 </w:t>
      </w:r>
      <w:r w:rsidRPr="00E77497">
        <w:t>a syntax error would have been produced.</w:t>
      </w:r>
    </w:p>
    <w:p w14:paraId="60265477" w14:textId="77777777" w:rsidR="00E80769" w:rsidRPr="00E77497" w:rsidRDefault="00E80769" w:rsidP="00E80769">
      <w:r w:rsidRPr="00E77497">
        <w:t>7.8.5: Regular expression literals now return a unique object each time the literal is evaluated. This change is detectable by any programs that test the object identity of such literal values or that are sensitive to the shared side effects.</w:t>
      </w:r>
    </w:p>
    <w:p w14:paraId="39833EAF" w14:textId="77777777" w:rsidR="00E80769" w:rsidRPr="00E77497" w:rsidRDefault="00E80769" w:rsidP="00E80769">
      <w:r w:rsidRPr="00E77497">
        <w:t xml:space="preserve">7.8.5: Edition </w:t>
      </w:r>
      <w:r w:rsidR="00BB5F57" w:rsidRPr="00E77497">
        <w:t xml:space="preserve">5 </w:t>
      </w:r>
      <w:r w:rsidRPr="00E77497">
        <w:t xml:space="preserve">requires early reporting of any possible RegExp constructor errors that would be produced when converting a </w:t>
      </w:r>
      <w:r w:rsidRPr="00E77497">
        <w:rPr>
          <w:rFonts w:ascii="Times New Roman" w:hAnsi="Times New Roman"/>
          <w:i/>
        </w:rPr>
        <w:t>RegularExpressionLiteral</w:t>
      </w:r>
      <w:r w:rsidRPr="00E77497">
        <w:t xml:space="preserve"> to a RegExp object. Prior to Edition </w:t>
      </w:r>
      <w:r w:rsidR="00BB5F57" w:rsidRPr="00E77497">
        <w:t xml:space="preserve">5 </w:t>
      </w:r>
      <w:r w:rsidRPr="00E77497">
        <w:t>implementations were permitted to defer the reporting of such errors until the actual execution time creation of the object.</w:t>
      </w:r>
    </w:p>
    <w:p w14:paraId="7B08972A" w14:textId="77777777" w:rsidR="00E80769" w:rsidRPr="00E77497" w:rsidRDefault="00E80769" w:rsidP="00E80769">
      <w:r w:rsidRPr="00E77497">
        <w:t xml:space="preserve">7.8.5: In Edition </w:t>
      </w:r>
      <w:r w:rsidR="00BB5F57" w:rsidRPr="00E77497">
        <w:t xml:space="preserve">5 </w:t>
      </w:r>
      <w:r w:rsidRPr="00E77497">
        <w:t xml:space="preserve">unescaped “/” characters may appear as a </w:t>
      </w:r>
      <w:r w:rsidRPr="00E77497">
        <w:rPr>
          <w:rFonts w:ascii="Times New Roman" w:hAnsi="Times New Roman"/>
          <w:i/>
        </w:rPr>
        <w:t>CharacterClass</w:t>
      </w:r>
      <w:r w:rsidRPr="00E77497">
        <w:t xml:space="preserve"> in a regular expression literal. In Edition </w:t>
      </w:r>
      <w:r w:rsidR="00BB5F57" w:rsidRPr="00E77497">
        <w:t xml:space="preserve">3 </w:t>
      </w:r>
      <w:r w:rsidRPr="00E77497">
        <w:t>such a character would have been interpreted as the final character of the literal.</w:t>
      </w:r>
    </w:p>
    <w:p w14:paraId="139C0D10" w14:textId="77777777" w:rsidR="00E80769" w:rsidRPr="00E77497" w:rsidRDefault="00E80769" w:rsidP="00E80769">
      <w:r w:rsidRPr="00E77497">
        <w:t xml:space="preserve">10.4.2: In Edition </w:t>
      </w:r>
      <w:r w:rsidR="00BB5F57" w:rsidRPr="00E77497">
        <w:t>5</w:t>
      </w:r>
      <w:r w:rsidRPr="00E77497">
        <w:t xml:space="preserve">, indirect calls to the </w:t>
      </w:r>
      <w:r w:rsidRPr="00E77497">
        <w:rPr>
          <w:rFonts w:ascii="Courier New" w:hAnsi="Courier New" w:cs="Courier New"/>
          <w:b/>
        </w:rPr>
        <w:t>eval</w:t>
      </w:r>
      <w:r w:rsidRPr="00E77497">
        <w:t xml:space="preserve"> function use the global environment as both the variable environment and lexical environment for the eval code.  In Edition </w:t>
      </w:r>
      <w:r w:rsidR="00BB5F57" w:rsidRPr="00E77497">
        <w:t>3</w:t>
      </w:r>
      <w:r w:rsidRPr="00E77497">
        <w:t xml:space="preserve">, the variable and lexical environments of the caller of an indirect </w:t>
      </w:r>
      <w:r w:rsidRPr="00E77497">
        <w:rPr>
          <w:rFonts w:ascii="Courier New" w:hAnsi="Courier New" w:cs="Courier New"/>
          <w:b/>
        </w:rPr>
        <w:t>eval</w:t>
      </w:r>
      <w:r w:rsidRPr="00E77497">
        <w:t xml:space="preserve"> was used as the environments for the eval code.</w:t>
      </w:r>
    </w:p>
    <w:p w14:paraId="64ADDA61" w14:textId="77777777" w:rsidR="00E80769" w:rsidRPr="00E77497" w:rsidRDefault="00E80769" w:rsidP="00E80769">
      <w:r w:rsidRPr="00E77497">
        <w:t xml:space="preserve">15.4.4: In Edition </w:t>
      </w:r>
      <w:r w:rsidR="00BB5F57" w:rsidRPr="00E77497">
        <w:t xml:space="preserve">5 </w:t>
      </w:r>
      <w:r w:rsidRPr="00E77497">
        <w:t xml:space="preserve">all methods of </w:t>
      </w:r>
      <w:r w:rsidRPr="00E77497">
        <w:rPr>
          <w:rFonts w:ascii="Courier New" w:hAnsi="Courier New" w:cs="Courier New"/>
          <w:b/>
        </w:rPr>
        <w:t>Array.prototype</w:t>
      </w:r>
      <w:r w:rsidRPr="00E77497">
        <w:t xml:space="preserve"> are intentionally generic. In Edition </w:t>
      </w:r>
      <w:r w:rsidR="00BB5F57" w:rsidRPr="00E77497">
        <w:t xml:space="preserve">3 </w:t>
      </w:r>
      <w:r w:rsidRPr="00E77497">
        <w:rPr>
          <w:rFonts w:ascii="Courier New" w:hAnsi="Courier New" w:cs="Courier New"/>
          <w:b/>
        </w:rPr>
        <w:t>toString</w:t>
      </w:r>
      <w:r w:rsidRPr="00E77497">
        <w:t xml:space="preserve"> and </w:t>
      </w:r>
      <w:r w:rsidRPr="00E77497">
        <w:rPr>
          <w:rFonts w:ascii="Courier New" w:hAnsi="Courier New" w:cs="Courier New"/>
          <w:b/>
        </w:rPr>
        <w:t>toLocaleString</w:t>
      </w:r>
      <w:r w:rsidRPr="00E77497">
        <w:t xml:space="preserve"> were not generic and would throw a </w:t>
      </w:r>
      <w:r w:rsidRPr="00E77497">
        <w:rPr>
          <w:rFonts w:ascii="Courier New" w:hAnsi="Courier New" w:cs="Courier New"/>
          <w:b/>
        </w:rPr>
        <w:t>TypeError</w:t>
      </w:r>
      <w:r w:rsidRPr="00E77497">
        <w:t xml:space="preserve"> exception if applied to objects that were not instances of Array.</w:t>
      </w:r>
    </w:p>
    <w:p w14:paraId="7C9FA496" w14:textId="77777777" w:rsidR="00E80769" w:rsidRPr="00E77497" w:rsidRDefault="00E80769" w:rsidP="00E80769">
      <w:r w:rsidRPr="00E77497">
        <w:t xml:space="preserve">10.6: In Edition </w:t>
      </w:r>
      <w:r w:rsidR="00BB5F57" w:rsidRPr="00E77497">
        <w:t xml:space="preserve">5 </w:t>
      </w:r>
      <w:r w:rsidRPr="00E77497">
        <w:t xml:space="preserve">the array indexed properties of argument objects that correspond to actual formal parameters are enumerable.  In Edition </w:t>
      </w:r>
      <w:r w:rsidR="00BB5F57" w:rsidRPr="00E77497">
        <w:t>3</w:t>
      </w:r>
      <w:r w:rsidRPr="00E77497">
        <w:t>, such properties were not enumerable.</w:t>
      </w:r>
    </w:p>
    <w:p w14:paraId="1379F72C" w14:textId="77777777" w:rsidR="00E80769" w:rsidRPr="00E77497" w:rsidRDefault="00E80769" w:rsidP="00E80769">
      <w:r w:rsidRPr="00E77497">
        <w:t xml:space="preserve">10.6: In Edition </w:t>
      </w:r>
      <w:r w:rsidR="00BB5F57" w:rsidRPr="00E77497">
        <w:t xml:space="preserve">5 </w:t>
      </w:r>
      <w:r w:rsidRPr="00E77497">
        <w:t xml:space="preserve">the value of the [[Class]] internal property of an arguments object is </w:t>
      </w:r>
      <w:r w:rsidRPr="00E77497">
        <w:rPr>
          <w:rFonts w:ascii="Courier New" w:hAnsi="Courier New" w:cs="Courier New"/>
          <w:b/>
        </w:rPr>
        <w:t>"Arguments"</w:t>
      </w:r>
      <w:r w:rsidRPr="00E77497">
        <w:t xml:space="preserve">.  In Edition </w:t>
      </w:r>
      <w:r w:rsidR="00BB5F57" w:rsidRPr="00E77497">
        <w:t>3</w:t>
      </w:r>
      <w:r w:rsidRPr="00E77497">
        <w:t xml:space="preserve">, it was </w:t>
      </w:r>
      <w:r w:rsidRPr="00E77497">
        <w:rPr>
          <w:rFonts w:ascii="Courier New" w:hAnsi="Courier New" w:cs="Courier New"/>
          <w:b/>
        </w:rPr>
        <w:t>"Object"</w:t>
      </w:r>
      <w:r w:rsidRPr="00E77497">
        <w:t xml:space="preserve">. This is observable if </w:t>
      </w:r>
      <w:r w:rsidRPr="00E77497">
        <w:rPr>
          <w:rFonts w:ascii="Courier New" w:hAnsi="Courier New" w:cs="Courier New"/>
          <w:b/>
        </w:rPr>
        <w:t>toString</w:t>
      </w:r>
      <w:r w:rsidRPr="00E77497">
        <w:t xml:space="preserve"> is called as a method of an arguments object. </w:t>
      </w:r>
    </w:p>
    <w:p w14:paraId="490BFD05" w14:textId="77777777" w:rsidR="00E80769" w:rsidRPr="00E77497" w:rsidRDefault="00E80769" w:rsidP="00E80769">
      <w:r w:rsidRPr="00E77497">
        <w:t xml:space="preserve">12.6.4: for-in statements no longer throw a </w:t>
      </w:r>
      <w:r w:rsidRPr="00E77497">
        <w:rPr>
          <w:b/>
        </w:rPr>
        <w:t>TypeError</w:t>
      </w:r>
      <w:r w:rsidRPr="00E77497">
        <w:t xml:space="preserve"> if the </w:t>
      </w:r>
      <w:r w:rsidRPr="00E77497">
        <w:rPr>
          <w:rFonts w:ascii="Courier New" w:hAnsi="Courier New" w:cs="Courier New"/>
          <w:b/>
        </w:rPr>
        <w:t>in</w:t>
      </w:r>
      <w:r w:rsidRPr="00E77497">
        <w:t xml:space="preserve"> expression evaluates to </w:t>
      </w:r>
      <w:r w:rsidRPr="00E77497">
        <w:rPr>
          <w:b/>
        </w:rPr>
        <w:t>null</w:t>
      </w:r>
      <w:r w:rsidRPr="00E77497">
        <w:t xml:space="preserve"> or </w:t>
      </w:r>
      <w:r w:rsidRPr="00E77497">
        <w:rPr>
          <w:b/>
        </w:rPr>
        <w:t>undefined</w:t>
      </w:r>
      <w:r w:rsidRPr="00E77497">
        <w:t>. Instead, the statement behaves as if the value of the expression was an object with no enumerable properties.</w:t>
      </w:r>
    </w:p>
    <w:p w14:paraId="6BF67ED5" w14:textId="77777777" w:rsidR="00E80769" w:rsidRPr="00E77497" w:rsidRDefault="00E80769" w:rsidP="00E80769">
      <w:pPr>
        <w:jc w:val="left"/>
      </w:pPr>
      <w:r w:rsidRPr="00E77497">
        <w:t xml:space="preserve">15: In Edition </w:t>
      </w:r>
      <w:r w:rsidR="00BB5F57" w:rsidRPr="00E77497">
        <w:t>5</w:t>
      </w:r>
      <w:r w:rsidRPr="00E77497">
        <w:t xml:space="preserve">, the following new properties are defined on built-in objects that exist in Edition </w:t>
      </w:r>
      <w:r w:rsidR="00BB5F57" w:rsidRPr="00E77497">
        <w:t>3</w:t>
      </w:r>
      <w:r w:rsidRPr="00E77497">
        <w:t xml:space="preserve">: </w:t>
      </w:r>
      <w:r w:rsidRPr="00E77497">
        <w:rPr>
          <w:rFonts w:ascii="Courier New" w:hAnsi="Courier New" w:cs="Courier New"/>
          <w:b/>
        </w:rPr>
        <w:t>Object.getPrototypeOf</w:t>
      </w:r>
      <w:r w:rsidRPr="00E77497">
        <w:t>,</w:t>
      </w:r>
      <w:r w:rsidRPr="00E77497">
        <w:rPr>
          <w:b/>
        </w:rPr>
        <w:t xml:space="preserve"> </w:t>
      </w:r>
      <w:r w:rsidRPr="00E77497">
        <w:rPr>
          <w:rFonts w:ascii="Courier New" w:hAnsi="Courier New" w:cs="Courier New"/>
          <w:b/>
        </w:rPr>
        <w:t>Object.getOwnPropertyDescriptor</w:t>
      </w:r>
      <w:r w:rsidRPr="00E77497">
        <w:t>,</w:t>
      </w:r>
      <w:r w:rsidRPr="00E77497">
        <w:rPr>
          <w:rFonts w:ascii="Courier New" w:hAnsi="Courier New" w:cs="Courier New"/>
          <w:b/>
        </w:rPr>
        <w:t xml:space="preserve"> Object.getOwnPropertyNames</w:t>
      </w:r>
      <w:r w:rsidRPr="00E77497">
        <w:t xml:space="preserve">, </w:t>
      </w:r>
      <w:r w:rsidRPr="00E77497">
        <w:rPr>
          <w:rFonts w:ascii="Courier New" w:hAnsi="Courier New" w:cs="Courier New"/>
          <w:b/>
        </w:rPr>
        <w:t>Object.create</w:t>
      </w:r>
      <w:r w:rsidRPr="00E77497">
        <w:rPr>
          <w:b/>
        </w:rPr>
        <w:t>,</w:t>
      </w:r>
      <w:r w:rsidRPr="00E77497">
        <w:rPr>
          <w:rFonts w:ascii="Courier New" w:hAnsi="Courier New" w:cs="Courier New"/>
        </w:rPr>
        <w:t xml:space="preserve"> </w:t>
      </w:r>
      <w:r w:rsidRPr="00E77497">
        <w:rPr>
          <w:rFonts w:ascii="Courier New" w:hAnsi="Courier New" w:cs="Courier New"/>
          <w:b/>
        </w:rPr>
        <w:t>Object.defineProperty</w:t>
      </w:r>
      <w:r w:rsidRPr="00E77497">
        <w:t xml:space="preserve">, </w:t>
      </w:r>
      <w:r w:rsidRPr="00E77497">
        <w:rPr>
          <w:rFonts w:ascii="Courier New" w:hAnsi="Courier New" w:cs="Courier New"/>
          <w:b/>
        </w:rPr>
        <w:t>Object.defineProperties</w:t>
      </w:r>
      <w:r w:rsidRPr="00E77497">
        <w:t xml:space="preserve">, </w:t>
      </w:r>
      <w:r w:rsidRPr="00E77497">
        <w:rPr>
          <w:rFonts w:ascii="Courier New" w:hAnsi="Courier New" w:cs="Courier New"/>
          <w:b/>
        </w:rPr>
        <w:t>Object.seal</w:t>
      </w:r>
      <w:r w:rsidRPr="00E77497">
        <w:t xml:space="preserve">, </w:t>
      </w:r>
      <w:r w:rsidRPr="00E77497">
        <w:rPr>
          <w:rFonts w:ascii="Courier New" w:hAnsi="Courier New" w:cs="Courier New"/>
          <w:b/>
        </w:rPr>
        <w:t>Object.freeze</w:t>
      </w:r>
      <w:r w:rsidRPr="00E77497">
        <w:t xml:space="preserve">, </w:t>
      </w:r>
      <w:r w:rsidRPr="00E77497">
        <w:rPr>
          <w:rFonts w:ascii="Courier New" w:hAnsi="Courier New" w:cs="Courier New"/>
          <w:b/>
        </w:rPr>
        <w:t>Object.preventExtensions</w:t>
      </w:r>
      <w:r w:rsidRPr="00E77497">
        <w:t xml:space="preserve">, </w:t>
      </w:r>
      <w:r w:rsidRPr="00E77497">
        <w:rPr>
          <w:rFonts w:ascii="Courier New" w:hAnsi="Courier New" w:cs="Courier New"/>
          <w:b/>
        </w:rPr>
        <w:t>Object.isSealed</w:t>
      </w:r>
      <w:r w:rsidRPr="00E77497">
        <w:t xml:space="preserve">, </w:t>
      </w:r>
      <w:r w:rsidRPr="00E77497">
        <w:rPr>
          <w:rFonts w:ascii="Courier New" w:hAnsi="Courier New" w:cs="Courier New"/>
          <w:b/>
        </w:rPr>
        <w:t>Object.isFrozen</w:t>
      </w:r>
      <w:r w:rsidRPr="00E77497">
        <w:t xml:space="preserve">, </w:t>
      </w:r>
      <w:r w:rsidRPr="00E77497">
        <w:rPr>
          <w:rFonts w:ascii="Courier New" w:hAnsi="Courier New" w:cs="Courier New"/>
          <w:b/>
        </w:rPr>
        <w:t>Object.isExtensible</w:t>
      </w:r>
      <w:r w:rsidRPr="00E77497">
        <w:t xml:space="preserve">, </w:t>
      </w:r>
      <w:r w:rsidRPr="00E77497">
        <w:rPr>
          <w:rFonts w:ascii="Courier New" w:hAnsi="Courier New" w:cs="Courier New"/>
          <w:b/>
        </w:rPr>
        <w:t>Object.keys</w:t>
      </w:r>
      <w:r w:rsidRPr="00E77497">
        <w:t xml:space="preserve">, </w:t>
      </w:r>
      <w:r w:rsidRPr="00E77497">
        <w:rPr>
          <w:rFonts w:ascii="Courier New" w:hAnsi="Courier New" w:cs="Courier New"/>
          <w:b/>
        </w:rPr>
        <w:t>Function.prototype.bind</w:t>
      </w:r>
      <w:r w:rsidRPr="00E77497">
        <w:t xml:space="preserve">, </w:t>
      </w:r>
      <w:r w:rsidRPr="00E77497">
        <w:rPr>
          <w:rFonts w:ascii="Courier New" w:hAnsi="Courier New" w:cs="Courier New"/>
          <w:b/>
        </w:rPr>
        <w:t>Array.prototype.indexOf</w:t>
      </w:r>
      <w:r w:rsidRPr="00E77497">
        <w:t xml:space="preserve">,  </w:t>
      </w:r>
      <w:r w:rsidRPr="00E77497">
        <w:rPr>
          <w:rFonts w:ascii="Courier New" w:hAnsi="Courier New" w:cs="Courier New"/>
          <w:b/>
        </w:rPr>
        <w:t>Array.prototype.lastIndexOf</w:t>
      </w:r>
      <w:r w:rsidRPr="00E77497">
        <w:t xml:space="preserve">, </w:t>
      </w:r>
      <w:r w:rsidRPr="00E77497">
        <w:rPr>
          <w:rFonts w:ascii="Courier New" w:hAnsi="Courier New" w:cs="Courier New"/>
          <w:b/>
        </w:rPr>
        <w:t>Array.prototype.every</w:t>
      </w:r>
      <w:r w:rsidRPr="00E77497">
        <w:t xml:space="preserve">, </w:t>
      </w:r>
      <w:r w:rsidRPr="00E77497">
        <w:rPr>
          <w:rFonts w:ascii="Courier New" w:hAnsi="Courier New" w:cs="Courier New"/>
          <w:b/>
        </w:rPr>
        <w:t>Array.prototype.some</w:t>
      </w:r>
      <w:r w:rsidRPr="00E77497">
        <w:t xml:space="preserve">, </w:t>
      </w:r>
      <w:r w:rsidRPr="00E77497">
        <w:rPr>
          <w:rFonts w:ascii="Courier New" w:hAnsi="Courier New" w:cs="Courier New"/>
          <w:b/>
        </w:rPr>
        <w:t>Array.prototype.forEach</w:t>
      </w:r>
      <w:r w:rsidRPr="00E77497">
        <w:t xml:space="preserve">, </w:t>
      </w:r>
      <w:r w:rsidRPr="00E77497">
        <w:rPr>
          <w:rFonts w:ascii="Courier New" w:hAnsi="Courier New" w:cs="Courier New"/>
          <w:b/>
        </w:rPr>
        <w:t>Array.prototype.map</w:t>
      </w:r>
      <w:r w:rsidRPr="00E77497">
        <w:t xml:space="preserve">, </w:t>
      </w:r>
      <w:r w:rsidRPr="00E77497">
        <w:rPr>
          <w:rFonts w:ascii="Courier New" w:hAnsi="Courier New" w:cs="Courier New"/>
          <w:b/>
        </w:rPr>
        <w:t>Array.prototype.filter</w:t>
      </w:r>
      <w:r w:rsidRPr="00E77497">
        <w:t xml:space="preserve">, </w:t>
      </w:r>
      <w:r w:rsidRPr="00E77497">
        <w:rPr>
          <w:rFonts w:ascii="Courier New" w:hAnsi="Courier New" w:cs="Courier New"/>
          <w:b/>
        </w:rPr>
        <w:t>Array.prototype.reduce</w:t>
      </w:r>
      <w:r w:rsidRPr="00E77497">
        <w:t xml:space="preserve">, </w:t>
      </w:r>
      <w:r w:rsidRPr="00E77497">
        <w:rPr>
          <w:rFonts w:ascii="Courier New" w:hAnsi="Courier New" w:cs="Courier New"/>
          <w:b/>
        </w:rPr>
        <w:t>Array.prototype.reduceRight</w:t>
      </w:r>
      <w:r w:rsidRPr="00E77497">
        <w:t xml:space="preserve">, </w:t>
      </w:r>
      <w:r w:rsidRPr="00E77497">
        <w:rPr>
          <w:rFonts w:ascii="Courier New" w:hAnsi="Courier New" w:cs="Courier New"/>
          <w:b/>
        </w:rPr>
        <w:t>String.prototype.trim</w:t>
      </w:r>
      <w:r w:rsidRPr="00E77497">
        <w:t xml:space="preserve">, </w:t>
      </w:r>
      <w:r w:rsidRPr="00E77497">
        <w:rPr>
          <w:rFonts w:ascii="Courier New" w:hAnsi="Courier New" w:cs="Courier New"/>
          <w:b/>
        </w:rPr>
        <w:t>Date.now</w:t>
      </w:r>
      <w:r w:rsidRPr="00E77497">
        <w:t xml:space="preserve">, </w:t>
      </w:r>
      <w:r w:rsidRPr="00E77497">
        <w:rPr>
          <w:rFonts w:ascii="Courier New" w:hAnsi="Courier New" w:cs="Courier New"/>
          <w:b/>
        </w:rPr>
        <w:t>Date.prototype.toISOString, Date.prototype.toJSON</w:t>
      </w:r>
      <w:r w:rsidRPr="00E77497">
        <w:t>.</w:t>
      </w:r>
    </w:p>
    <w:p w14:paraId="6A6C9F4C" w14:textId="77777777" w:rsidR="00E80769" w:rsidRPr="00E77497" w:rsidRDefault="00E80769" w:rsidP="00E80769">
      <w:r w:rsidRPr="00E77497">
        <w:t xml:space="preserve">15: Implementations are now required to ignore extra arguments to standard built-in methods unless otherwise explicitly specified. In </w:t>
      </w:r>
      <w:r w:rsidR="006E584F" w:rsidRPr="00E77497">
        <w:t>Edition 3</w:t>
      </w:r>
      <w:r w:rsidRPr="00E77497">
        <w:t xml:space="preserve"> the handling of extra arguments was unspecified and implementations were explicitly allowed to throw a </w:t>
      </w:r>
      <w:r w:rsidRPr="00E77497">
        <w:rPr>
          <w:b/>
        </w:rPr>
        <w:t>TypeError</w:t>
      </w:r>
      <w:r w:rsidRPr="00E77497">
        <w:t xml:space="preserve"> exception.</w:t>
      </w:r>
    </w:p>
    <w:p w14:paraId="6428126E" w14:textId="77777777" w:rsidR="00E80769" w:rsidRPr="00E77497" w:rsidRDefault="00E80769" w:rsidP="00E80769">
      <w:r w:rsidRPr="00E77497">
        <w:t xml:space="preserve">15.1.1: The value properties </w:t>
      </w:r>
      <w:r w:rsidRPr="00E77497">
        <w:rPr>
          <w:b/>
        </w:rPr>
        <w:t>NaN</w:t>
      </w:r>
      <w:r w:rsidRPr="00E77497">
        <w:t xml:space="preserve">, </w:t>
      </w:r>
      <w:r w:rsidRPr="00E77497">
        <w:rPr>
          <w:b/>
        </w:rPr>
        <w:t>Infinity</w:t>
      </w:r>
      <w:r w:rsidRPr="00E77497">
        <w:t xml:space="preserve">, and </w:t>
      </w:r>
      <w:r w:rsidRPr="00E77497">
        <w:rPr>
          <w:b/>
        </w:rPr>
        <w:t>undefined</w:t>
      </w:r>
      <w:r w:rsidRPr="00E77497">
        <w:t xml:space="preserve"> of the Global Object have been changed to be read-only properties.</w:t>
      </w:r>
    </w:p>
    <w:p w14:paraId="7057EE69" w14:textId="77777777" w:rsidR="00E80769" w:rsidRPr="00E77497" w:rsidRDefault="00E80769" w:rsidP="00E80769">
      <w:r w:rsidRPr="00E77497">
        <w:t>15.1.2.1. Implementations are no longer permitted to restrict the use of eval in ways that are not a direct call.  In addition, any invocation of eval that is not a direct call uses the global environment as its variable environment rather than the caller’s variable environment.</w:t>
      </w:r>
    </w:p>
    <w:p w14:paraId="786213EC" w14:textId="77777777" w:rsidR="00E80769" w:rsidRPr="00E77497" w:rsidRDefault="00E80769" w:rsidP="00E80769">
      <w:r w:rsidRPr="00E77497">
        <w:t xml:space="preserve">15.1.2.2: The specification of the function </w:t>
      </w:r>
      <w:r w:rsidRPr="00E77497">
        <w:rPr>
          <w:rFonts w:ascii="Courier New" w:hAnsi="Courier New" w:cs="Courier New"/>
          <w:b/>
        </w:rPr>
        <w:t>parseInt</w:t>
      </w:r>
      <w:r w:rsidRPr="00E77497">
        <w:t xml:space="preserve"> no longer allows implementations to treat Strings beginning with a </w:t>
      </w:r>
      <w:r w:rsidRPr="00E77497">
        <w:rPr>
          <w:rFonts w:ascii="Courier New" w:hAnsi="Courier New" w:cs="Courier New"/>
          <w:b/>
        </w:rPr>
        <w:t>0</w:t>
      </w:r>
      <w:r w:rsidRPr="00E77497">
        <w:t xml:space="preserve"> character as octal values.</w:t>
      </w:r>
    </w:p>
    <w:p w14:paraId="65A34695" w14:textId="77777777" w:rsidR="00E80769" w:rsidRPr="00E77497" w:rsidRDefault="00E80769" w:rsidP="00E80769">
      <w:r w:rsidRPr="00E77497">
        <w:t xml:space="preserve">15.3.4.3: In </w:t>
      </w:r>
      <w:r w:rsidR="006E584F" w:rsidRPr="00E77497">
        <w:t>Edition 3</w:t>
      </w:r>
      <w:r w:rsidRPr="00E77497">
        <w:t xml:space="preserve">, a </w:t>
      </w:r>
      <w:r w:rsidRPr="00E77497">
        <w:rPr>
          <w:b/>
        </w:rPr>
        <w:t>TypeError</w:t>
      </w:r>
      <w:r w:rsidRPr="00E77497">
        <w:t xml:space="preserve"> is thrown if the second argument passed to </w:t>
      </w:r>
      <w:r w:rsidRPr="00E77497">
        <w:rPr>
          <w:rFonts w:ascii="Courier New" w:hAnsi="Courier New" w:cs="Courier New"/>
          <w:b/>
        </w:rPr>
        <w:t>Function.prototype.apply</w:t>
      </w:r>
      <w:r w:rsidRPr="00E77497">
        <w:t xml:space="preserve"> is neither an array object nor an arguments object. In </w:t>
      </w:r>
      <w:r w:rsidR="00BB5F57" w:rsidRPr="00E77497">
        <w:t>Edition 5</w:t>
      </w:r>
      <w:r w:rsidRPr="00E77497">
        <w:t xml:space="preserve">, the second argument may be any kind of generic array-like object that has a valid </w:t>
      </w:r>
      <w:r w:rsidRPr="00E77497">
        <w:rPr>
          <w:rFonts w:ascii="Courier New" w:hAnsi="Courier New" w:cs="Courier New"/>
          <w:b/>
        </w:rPr>
        <w:t>length</w:t>
      </w:r>
      <w:r w:rsidRPr="00E77497">
        <w:t xml:space="preserve"> property.</w:t>
      </w:r>
    </w:p>
    <w:p w14:paraId="43D7BA17" w14:textId="77777777" w:rsidR="00E80769" w:rsidRPr="00E77497" w:rsidRDefault="00E80769" w:rsidP="00E80769">
      <w:r w:rsidRPr="00E77497">
        <w:t xml:space="preserve">15.3.4.3, 15.3.4.4: In </w:t>
      </w:r>
      <w:r w:rsidR="006E584F" w:rsidRPr="00E77497">
        <w:t>Edition 3</w:t>
      </w:r>
      <w:r w:rsidRPr="00E77497">
        <w:t xml:space="preserve"> passing </w:t>
      </w:r>
      <w:r w:rsidRPr="00E77497">
        <w:rPr>
          <w:b/>
        </w:rPr>
        <w:t>undefined</w:t>
      </w:r>
      <w:r w:rsidRPr="00E77497">
        <w:t xml:space="preserve"> or </w:t>
      </w:r>
      <w:r w:rsidRPr="00E77497">
        <w:rPr>
          <w:b/>
        </w:rPr>
        <w:t>null</w:t>
      </w:r>
      <w:r w:rsidRPr="00E77497">
        <w:t xml:space="preserve"> as the first argument to either </w:t>
      </w:r>
      <w:r w:rsidRPr="00E77497">
        <w:rPr>
          <w:rFonts w:ascii="Courier New" w:hAnsi="Courier New" w:cs="Courier New"/>
          <w:b/>
        </w:rPr>
        <w:t>Function.prototype.apply</w:t>
      </w:r>
      <w:r w:rsidRPr="00E77497">
        <w:t xml:space="preserve"> or </w:t>
      </w:r>
      <w:r w:rsidRPr="00E77497">
        <w:rPr>
          <w:rFonts w:ascii="Courier New" w:hAnsi="Courier New" w:cs="Courier New"/>
          <w:b/>
        </w:rPr>
        <w:t>Function.prototype.call</w:t>
      </w:r>
      <w:r w:rsidRPr="00E77497">
        <w:t xml:space="preserve"> causes the global object to be passed to the indirectly invoked target function as the </w:t>
      </w:r>
      <w:r w:rsidRPr="00E77497">
        <w:rPr>
          <w:b/>
        </w:rPr>
        <w:t>this</w:t>
      </w:r>
      <w:r w:rsidRPr="00E77497">
        <w:t xml:space="preserve"> value. If the first argument is a primitive value the result of calling ToObject on the primitive value is passed as the </w:t>
      </w:r>
      <w:r w:rsidRPr="00E77497">
        <w:rPr>
          <w:b/>
        </w:rPr>
        <w:t>this</w:t>
      </w:r>
      <w:r w:rsidRPr="00E77497">
        <w:t xml:space="preserve"> value. In </w:t>
      </w:r>
      <w:r w:rsidR="00BB5F57" w:rsidRPr="00E77497">
        <w:t>Edition 5</w:t>
      </w:r>
      <w:r w:rsidRPr="00E77497">
        <w:t xml:space="preserve">, these transformations are not performed and the actual first argument value is passed as the </w:t>
      </w:r>
      <w:r w:rsidRPr="00E77497">
        <w:rPr>
          <w:b/>
        </w:rPr>
        <w:t>this</w:t>
      </w:r>
      <w:r w:rsidRPr="00E77497">
        <w:t xml:space="preserve"> value. This difference will normally be unobservable to existing ECMAScript </w:t>
      </w:r>
      <w:r w:rsidR="006E584F" w:rsidRPr="00E77497">
        <w:t>Edition 3</w:t>
      </w:r>
      <w:r w:rsidRPr="00E77497">
        <w:t xml:space="preserve"> code because a corresponding transformation takes place upon activation of the target function. However, depending upon the implementation, this difference may be observable by host object functions called using </w:t>
      </w:r>
      <w:r w:rsidRPr="00E77497">
        <w:rPr>
          <w:rFonts w:ascii="Courier New" w:hAnsi="Courier New" w:cs="Courier New"/>
          <w:b/>
        </w:rPr>
        <w:t>apply</w:t>
      </w:r>
      <w:r w:rsidRPr="00E77497">
        <w:t xml:space="preserve"> or </w:t>
      </w:r>
      <w:r w:rsidRPr="00E77497">
        <w:rPr>
          <w:rFonts w:ascii="Courier New" w:hAnsi="Courier New" w:cs="Courier New"/>
          <w:b/>
        </w:rPr>
        <w:t>call</w:t>
      </w:r>
      <w:r w:rsidRPr="00E77497">
        <w:t xml:space="preserve">. In addition, invoking a standard built-in function in this manner with </w:t>
      </w:r>
      <w:r w:rsidRPr="00E77497">
        <w:rPr>
          <w:b/>
        </w:rPr>
        <w:t>null</w:t>
      </w:r>
      <w:r w:rsidRPr="00E77497">
        <w:t xml:space="preserve"> or </w:t>
      </w:r>
      <w:r w:rsidRPr="00E77497">
        <w:rPr>
          <w:b/>
        </w:rPr>
        <w:t>undefined</w:t>
      </w:r>
      <w:r w:rsidRPr="00E77497">
        <w:t xml:space="preserve"> passed as the </w:t>
      </w:r>
      <w:r w:rsidRPr="00BC2562">
        <w:rPr>
          <w:b/>
        </w:rPr>
        <w:t>this</w:t>
      </w:r>
      <w:r w:rsidRPr="00E77497">
        <w:t xml:space="preserve"> value will in many cases cause behaviour in </w:t>
      </w:r>
      <w:r w:rsidR="00BB5F57" w:rsidRPr="00E77497">
        <w:t>Edition 5</w:t>
      </w:r>
      <w:r w:rsidRPr="00E77497">
        <w:t xml:space="preserve"> implementations that differ from </w:t>
      </w:r>
      <w:r w:rsidR="006E584F" w:rsidRPr="00E77497">
        <w:t>Edition 3</w:t>
      </w:r>
      <w:r w:rsidRPr="00E77497">
        <w:t xml:space="preserve"> behaviour. In particular, in </w:t>
      </w:r>
      <w:r w:rsidR="00BB5F57" w:rsidRPr="00E77497">
        <w:t>Edition 5</w:t>
      </w:r>
      <w:r w:rsidRPr="00E77497">
        <w:t xml:space="preserve"> built-in functions that are specified to actually use the passed </w:t>
      </w:r>
      <w:r w:rsidRPr="00E77497">
        <w:rPr>
          <w:b/>
        </w:rPr>
        <w:t>this</w:t>
      </w:r>
      <w:r w:rsidRPr="00E77497">
        <w:t xml:space="preserve"> value as an object typically throw a </w:t>
      </w:r>
      <w:r w:rsidRPr="00E77497">
        <w:rPr>
          <w:b/>
        </w:rPr>
        <w:t>TypeError</w:t>
      </w:r>
      <w:r w:rsidRPr="00E77497">
        <w:t xml:space="preserve"> exception if passed </w:t>
      </w:r>
      <w:r w:rsidRPr="00E77497">
        <w:rPr>
          <w:b/>
        </w:rPr>
        <w:t>null</w:t>
      </w:r>
      <w:r w:rsidRPr="00E77497">
        <w:t xml:space="preserve"> or </w:t>
      </w:r>
      <w:r w:rsidRPr="00E77497">
        <w:rPr>
          <w:b/>
        </w:rPr>
        <w:t>undefined</w:t>
      </w:r>
      <w:r w:rsidRPr="00E77497">
        <w:t xml:space="preserve"> as the </w:t>
      </w:r>
      <w:r w:rsidRPr="00E77497">
        <w:rPr>
          <w:b/>
        </w:rPr>
        <w:t>this</w:t>
      </w:r>
      <w:r w:rsidRPr="00E77497">
        <w:t xml:space="preserve"> value.</w:t>
      </w:r>
    </w:p>
    <w:p w14:paraId="460AD6C7" w14:textId="77777777" w:rsidR="00E80769" w:rsidRPr="00E77497" w:rsidRDefault="00E80769" w:rsidP="00E80769">
      <w:r w:rsidRPr="00E77497">
        <w:t xml:space="preserve">15.3.5.2: In </w:t>
      </w:r>
      <w:r w:rsidR="00BB5F57" w:rsidRPr="00E77497">
        <w:t>Edition 5</w:t>
      </w:r>
      <w:r w:rsidRPr="00E77497">
        <w:t xml:space="preserve">, the </w:t>
      </w:r>
      <w:r w:rsidRPr="00E77497">
        <w:rPr>
          <w:rFonts w:ascii="Courier New" w:hAnsi="Courier New" w:cs="Courier New"/>
          <w:b/>
        </w:rPr>
        <w:t>prototype</w:t>
      </w:r>
      <w:r w:rsidRPr="00E77497">
        <w:t xml:space="preserve"> property of Function instances is not enumerable. In </w:t>
      </w:r>
      <w:r w:rsidR="006E584F" w:rsidRPr="00E77497">
        <w:t>Edition 3</w:t>
      </w:r>
      <w:r w:rsidRPr="00E77497">
        <w:t>, this property was enumerable.</w:t>
      </w:r>
    </w:p>
    <w:p w14:paraId="28DE62A4" w14:textId="77777777" w:rsidR="00E80769" w:rsidRPr="00E77497" w:rsidRDefault="00E80769" w:rsidP="00E80769">
      <w:r w:rsidRPr="00E77497">
        <w:t xml:space="preserve">15.5.5.2: In </w:t>
      </w:r>
      <w:r w:rsidR="00BB5F57" w:rsidRPr="00E77497">
        <w:t>Edition 5</w:t>
      </w:r>
      <w:r w:rsidRPr="00E77497">
        <w:t xml:space="preserve">, the individual characters of a String object’s [[PrimitiveValue] may be accessed as array indexed properties of the String object. These properties are non-writable and non-configurable and shadow any inherited properties with the same names. In </w:t>
      </w:r>
      <w:r w:rsidR="006E584F" w:rsidRPr="00E77497">
        <w:t>Edition 3</w:t>
      </w:r>
      <w:r w:rsidRPr="00E77497">
        <w:t xml:space="preserve">, these properties did not exist and ECMAScript code could dynamically add and remove writable properties with such names and could access inherited properties with such names.  </w:t>
      </w:r>
    </w:p>
    <w:p w14:paraId="767AF8F4" w14:textId="77777777" w:rsidR="00E80769" w:rsidRPr="00E77497" w:rsidRDefault="00E80769" w:rsidP="00E80769">
      <w:r w:rsidRPr="00E77497">
        <w:t xml:space="preserve">15.9.4.2: </w:t>
      </w:r>
      <w:r w:rsidRPr="00E77497">
        <w:rPr>
          <w:rFonts w:ascii="Courier New" w:hAnsi="Courier New" w:cs="Courier New"/>
          <w:b/>
        </w:rPr>
        <w:t>Date.parse</w:t>
      </w:r>
      <w:r w:rsidRPr="00E77497">
        <w:t xml:space="preserve"> is now required to first attempt to parse its argument as an ISO format string. Programs that use this format but depended upon implementation specific behaviour (including failure) may behave differently.</w:t>
      </w:r>
    </w:p>
    <w:p w14:paraId="66AD9E80" w14:textId="77777777" w:rsidR="00E80769" w:rsidRPr="00E77497" w:rsidRDefault="00E80769" w:rsidP="00E80769">
      <w:r w:rsidRPr="00E77497">
        <w:t xml:space="preserve">15.10.2.12: In </w:t>
      </w:r>
      <w:r w:rsidR="00BB5F57" w:rsidRPr="00E77497">
        <w:t>Edition 5</w:t>
      </w:r>
      <w:r w:rsidRPr="00E77497">
        <w:t xml:space="preserve">, </w:t>
      </w:r>
      <w:r w:rsidRPr="00E77497">
        <w:rPr>
          <w:rFonts w:ascii="Courier New" w:hAnsi="Courier New" w:cs="Courier New"/>
          <w:b/>
        </w:rPr>
        <w:t>\s</w:t>
      </w:r>
      <w:r w:rsidRPr="00E77497">
        <w:t xml:space="preserve"> now additionally matches &lt;BOM&gt;.</w:t>
      </w:r>
    </w:p>
    <w:p w14:paraId="2DA68A10" w14:textId="77777777" w:rsidR="00E80769" w:rsidRPr="00E77497" w:rsidRDefault="00E80769" w:rsidP="00E80769">
      <w:r w:rsidRPr="00E77497">
        <w:t xml:space="preserve">15.10.4.1: In </w:t>
      </w:r>
      <w:r w:rsidR="006E584F" w:rsidRPr="00E77497">
        <w:t>Edition 3</w:t>
      </w:r>
      <w:r w:rsidRPr="00E77497">
        <w:t xml:space="preserve">, the exact form of the String value of the </w:t>
      </w:r>
      <w:r w:rsidRPr="00E77497">
        <w:rPr>
          <w:rFonts w:ascii="Courier New" w:hAnsi="Courier New" w:cs="Courier New"/>
          <w:b/>
        </w:rPr>
        <w:t>source</w:t>
      </w:r>
      <w:r w:rsidRPr="00E77497">
        <w:t xml:space="preserve"> property of an object created by the </w:t>
      </w:r>
      <w:r w:rsidRPr="00E77497">
        <w:rPr>
          <w:rFonts w:ascii="Courier New" w:hAnsi="Courier New" w:cs="Courier New"/>
          <w:b/>
        </w:rPr>
        <w:t>RegExp</w:t>
      </w:r>
      <w:r w:rsidRPr="00E77497">
        <w:t xml:space="preserve"> constructor is implementation defined. In </w:t>
      </w:r>
      <w:r w:rsidR="00BB5F57" w:rsidRPr="00E77497">
        <w:t>Edition 5</w:t>
      </w:r>
      <w:r w:rsidRPr="00E77497">
        <w:t xml:space="preserve">, the String must conform to certain specified requirements and hence may be different from that produced by an </w:t>
      </w:r>
      <w:r w:rsidR="006E584F" w:rsidRPr="00E77497">
        <w:t>Edition 3</w:t>
      </w:r>
      <w:r w:rsidRPr="00E77497">
        <w:t xml:space="preserve"> implementation.</w:t>
      </w:r>
    </w:p>
    <w:p w14:paraId="690B616D" w14:textId="77777777" w:rsidR="00E80769" w:rsidRPr="00E77497" w:rsidRDefault="00E80769" w:rsidP="00E80769">
      <w:r w:rsidRPr="00E77497">
        <w:t xml:space="preserve">15.10.6.4: In </w:t>
      </w:r>
      <w:r w:rsidR="006E584F" w:rsidRPr="00E77497">
        <w:t>Edition 3</w:t>
      </w:r>
      <w:r w:rsidRPr="00E77497">
        <w:t xml:space="preserve">, the result of </w:t>
      </w:r>
      <w:r w:rsidRPr="00E77497">
        <w:rPr>
          <w:rFonts w:ascii="Courier New" w:hAnsi="Courier New" w:cs="Courier New"/>
          <w:b/>
        </w:rPr>
        <w:t>RegExp.prototype.toString</w:t>
      </w:r>
      <w:r w:rsidRPr="00E77497">
        <w:t xml:space="preserve"> need not be derived from the value of the RegExp object’s </w:t>
      </w:r>
      <w:r w:rsidRPr="00E77497">
        <w:rPr>
          <w:rFonts w:ascii="Courier New" w:hAnsi="Courier New" w:cs="Courier New"/>
          <w:b/>
        </w:rPr>
        <w:t>source</w:t>
      </w:r>
      <w:r w:rsidRPr="00E77497">
        <w:t xml:space="preserve"> property.  In </w:t>
      </w:r>
      <w:r w:rsidR="00BB5F57" w:rsidRPr="00E77497">
        <w:t>Edition 5</w:t>
      </w:r>
      <w:r w:rsidRPr="00E77497">
        <w:t xml:space="preserve"> the result must be derived from the </w:t>
      </w:r>
      <w:r w:rsidRPr="00E77497">
        <w:rPr>
          <w:rFonts w:ascii="Courier New" w:hAnsi="Courier New" w:cs="Courier New"/>
          <w:b/>
        </w:rPr>
        <w:t>source</w:t>
      </w:r>
      <w:r w:rsidRPr="00E77497">
        <w:t xml:space="preserve"> property in a specified manner and hence may be different from the result produced by an </w:t>
      </w:r>
      <w:r w:rsidR="006E584F" w:rsidRPr="00E77497">
        <w:t>Edition 3</w:t>
      </w:r>
      <w:r w:rsidRPr="00E77497">
        <w:t xml:space="preserve"> implementation.</w:t>
      </w:r>
    </w:p>
    <w:p w14:paraId="74A575BA" w14:textId="77777777" w:rsidR="00E80769" w:rsidRPr="00E77497" w:rsidRDefault="00E80769" w:rsidP="00E80769">
      <w:r w:rsidRPr="00E77497">
        <w:t xml:space="preserve">15.11.2.1, 15.11.4.3:  In </w:t>
      </w:r>
      <w:r w:rsidR="00BB5F57" w:rsidRPr="00E77497">
        <w:t>Edition 5</w:t>
      </w:r>
      <w:r w:rsidRPr="00E77497">
        <w:t xml:space="preserve">, if an initial value for the </w:t>
      </w:r>
      <w:r w:rsidRPr="00E77497">
        <w:rPr>
          <w:rFonts w:ascii="Courier New" w:hAnsi="Courier New" w:cs="Courier New"/>
          <w:b/>
        </w:rPr>
        <w:t>message</w:t>
      </w:r>
      <w:r w:rsidRPr="00E77497">
        <w:t xml:space="preserve"> property of an Error object is not specified via the </w:t>
      </w:r>
      <w:r w:rsidRPr="00E77497">
        <w:rPr>
          <w:rFonts w:ascii="Courier New" w:hAnsi="Courier New" w:cs="Courier New"/>
          <w:b/>
        </w:rPr>
        <w:t>Error</w:t>
      </w:r>
      <w:r w:rsidRPr="00E77497">
        <w:t xml:space="preserve"> constructor the initial value of the property is the empty String.  In </w:t>
      </w:r>
      <w:r w:rsidR="006E584F" w:rsidRPr="00E77497">
        <w:t>Edition 3</w:t>
      </w:r>
      <w:r w:rsidRPr="00E77497">
        <w:t>, such an initial value is implementation defined.</w:t>
      </w:r>
    </w:p>
    <w:p w14:paraId="0AA24654" w14:textId="77777777" w:rsidR="00E80769" w:rsidRPr="00E77497" w:rsidRDefault="00E80769" w:rsidP="00E80769">
      <w:r w:rsidRPr="00E77497">
        <w:t xml:space="preserve">15.11.4.4:  In </w:t>
      </w:r>
      <w:r w:rsidR="006E584F" w:rsidRPr="00E77497">
        <w:t>Edition 3</w:t>
      </w:r>
      <w:r w:rsidRPr="00E77497">
        <w:t xml:space="preserve">, the result of </w:t>
      </w:r>
      <w:r w:rsidRPr="00E77497">
        <w:rPr>
          <w:rFonts w:ascii="Courier New" w:hAnsi="Courier New" w:cs="Courier New"/>
          <w:b/>
        </w:rPr>
        <w:t>Error.prototype.toString</w:t>
      </w:r>
      <w:r w:rsidRPr="00E77497">
        <w:t xml:space="preserve"> is implementation defined.  In </w:t>
      </w:r>
      <w:r w:rsidR="00BB5F57" w:rsidRPr="00E77497">
        <w:t>Edition 5</w:t>
      </w:r>
      <w:r w:rsidRPr="00E77497">
        <w:t xml:space="preserve">, the result is fully specified and hence may differ from some </w:t>
      </w:r>
      <w:r w:rsidR="006E584F" w:rsidRPr="00E77497">
        <w:t>Edition 3</w:t>
      </w:r>
      <w:r w:rsidRPr="00E77497">
        <w:t xml:space="preserve"> implementations.</w:t>
      </w:r>
    </w:p>
    <w:p w14:paraId="0E70AB68" w14:textId="77777777" w:rsidR="00E80769" w:rsidRPr="00E77497" w:rsidRDefault="00E80769" w:rsidP="00E80769">
      <w:r w:rsidRPr="00E77497">
        <w:t xml:space="preserve">15.12: In </w:t>
      </w:r>
      <w:r w:rsidR="00BB5F57" w:rsidRPr="00E77497">
        <w:t>Edition 5</w:t>
      </w:r>
      <w:r w:rsidRPr="00E77497">
        <w:t xml:space="preserve">, the name </w:t>
      </w:r>
      <w:r w:rsidRPr="00E77497">
        <w:rPr>
          <w:rFonts w:ascii="Courier New" w:hAnsi="Courier New" w:cs="Courier New"/>
          <w:b/>
        </w:rPr>
        <w:t>JSON</w:t>
      </w:r>
      <w:r w:rsidRPr="00E77497">
        <w:t xml:space="preserve"> is defined in the global environment. In </w:t>
      </w:r>
      <w:r w:rsidR="006E584F" w:rsidRPr="00E77497">
        <w:t>Edition 3</w:t>
      </w:r>
      <w:r w:rsidRPr="00E77497">
        <w:t>, testing for the presence of that name will show it to be undefined unless it is defined by the program or implementation.</w:t>
      </w:r>
    </w:p>
    <w:p w14:paraId="136C72AD" w14:textId="77777777" w:rsidR="00E80769" w:rsidRPr="00E77497" w:rsidRDefault="00E80769" w:rsidP="00990F07"/>
    <w:p w14:paraId="42780BAC" w14:textId="77777777" w:rsidR="00E80769" w:rsidRPr="00E77497" w:rsidRDefault="00E80769" w:rsidP="00990F07"/>
    <w:p w14:paraId="1264A180" w14:textId="77777777" w:rsidR="00C1377C" w:rsidRPr="00E77497" w:rsidRDefault="000D7240" w:rsidP="00C1377C">
      <w:pPr>
        <w:jc w:val="left"/>
      </w:pPr>
      <w:r w:rsidRPr="00E77497">
        <w:br w:type="page"/>
      </w:r>
    </w:p>
    <w:p w14:paraId="39946113" w14:textId="77777777" w:rsidR="00C1377C" w:rsidRDefault="00C1377C" w:rsidP="00C1377C">
      <w:pPr>
        <w:pStyle w:val="ANNEX"/>
        <w:rPr>
          <w:ins w:id="36546" w:author="Rev 8 Allen Wirfs-Brock" w:date="2012-05-31T17:13:00Z"/>
        </w:rPr>
      </w:pPr>
      <w:r w:rsidRPr="00E77497">
        <w:rPr>
          <w:b w:val="0"/>
        </w:rPr>
        <w:br/>
      </w:r>
      <w:bookmarkStart w:id="36547" w:name="_Toc336509712"/>
      <w:r w:rsidRPr="00E77497">
        <w:rPr>
          <w:b w:val="0"/>
        </w:rPr>
        <w:t>(informative)</w:t>
      </w:r>
      <w:r w:rsidRPr="00E77497">
        <w:rPr>
          <w:b w:val="0"/>
        </w:rPr>
        <w:br/>
      </w:r>
      <w:r w:rsidRPr="00E77497">
        <w:rPr>
          <w:b w:val="0"/>
        </w:rPr>
        <w:fldChar w:fldCharType="begin"/>
      </w:r>
      <w:r w:rsidRPr="00E77497">
        <w:rPr>
          <w:b w:val="0"/>
        </w:rPr>
        <w:instrText xml:space="preserve">SEQ aaa \h </w:instrText>
      </w:r>
      <w:del w:id="36548" w:author="Rev 8 Allen Wirfs-Brock" w:date="2012-06-15T15:41:00Z">
        <w:r w:rsidRPr="00E77497">
          <w:rPr>
            <w:b w:val="0"/>
          </w:rPr>
          <w:fldChar w:fldCharType="end"/>
        </w:r>
      </w:del>
      <w:r w:rsidRPr="00E77497">
        <w:rPr>
          <w:b w:val="0"/>
        </w:rPr>
        <w:fldChar w:fldCharType="begin"/>
      </w:r>
      <w:r w:rsidRPr="00E77497">
        <w:rPr>
          <w:b w:val="0"/>
        </w:rPr>
        <w:instrText xml:space="preserve">SEQ table \r0\h </w:instrText>
      </w:r>
      <w:del w:id="36549" w:author="Rev 8 Allen Wirfs-Brock" w:date="2012-06-13T12:09:00Z">
        <w:r w:rsidRPr="00E77497">
          <w:rPr>
            <w:b w:val="0"/>
          </w:rPr>
          <w:fldChar w:fldCharType="end"/>
        </w:r>
      </w:del>
      <w:r w:rsidRPr="00E77497">
        <w:rPr>
          <w:b w:val="0"/>
        </w:rPr>
        <w:fldChar w:fldCharType="begin"/>
      </w:r>
      <w:r w:rsidRPr="00E77497">
        <w:rPr>
          <w:b w:val="0"/>
        </w:rPr>
        <w:instrText xml:space="preserve">SEQ figure \r0\h </w:instrText>
      </w:r>
      <w:del w:id="36550" w:author="Rev 8 Allen Wirfs-Brock" w:date="2012-06-15T15:41:00Z">
        <w:r w:rsidRPr="00E77497">
          <w:rPr>
            <w:b w:val="0"/>
          </w:rPr>
          <w:fldChar w:fldCharType="end"/>
        </w:r>
      </w:del>
      <w:r w:rsidRPr="00E77497">
        <w:br/>
      </w:r>
      <w:del w:id="36551" w:author="Rev 8 Allen Wirfs-Brock" w:date="2012-05-31T17:13:00Z">
        <w:r w:rsidRPr="00E77497" w:rsidDel="0045371C">
          <w:delText>Technical</w:delText>
        </w:r>
        <w:r w:rsidR="00D413D9" w:rsidRPr="00E77497" w:rsidDel="0045371C">
          <w:delText>ly Significant</w:delText>
        </w:r>
        <w:r w:rsidRPr="00E77497" w:rsidDel="0045371C">
          <w:delText xml:space="preserve"> Corrections and Clarifications in the 5</w:delText>
        </w:r>
        <w:r w:rsidRPr="00E77497" w:rsidDel="0045371C">
          <w:rPr>
            <w:bCs/>
            <w:szCs w:val="28"/>
          </w:rPr>
          <w:delText>.1</w:delText>
        </w:r>
        <w:r w:rsidRPr="00E77497" w:rsidDel="0045371C">
          <w:delText xml:space="preserve"> Edition</w:delText>
        </w:r>
      </w:del>
      <w:ins w:id="36552" w:author="Rev 8 Allen Wirfs-Brock" w:date="2012-05-31T17:13:00Z">
        <w:r w:rsidR="0045371C">
          <w:t>Static Semantic Rule Cross Reference</w:t>
        </w:r>
        <w:bookmarkEnd w:id="36547"/>
      </w:ins>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20" w:firstRow="1" w:lastRow="0" w:firstColumn="0" w:lastColumn="0" w:noHBand="0" w:noVBand="1"/>
      </w:tblPr>
      <w:tblGrid>
        <w:gridCol w:w="2451"/>
        <w:gridCol w:w="4712"/>
        <w:gridCol w:w="1425"/>
        <w:gridCol w:w="1380"/>
      </w:tblGrid>
      <w:tr w:rsidR="00124DD2" w14:paraId="1492CBD5" w14:textId="77777777" w:rsidTr="00614339">
        <w:trPr>
          <w:ins w:id="36553" w:author="Rev 8 Allen Wirfs-Brock" w:date="2012-05-31T17:14:00Z"/>
        </w:trPr>
        <w:tc>
          <w:tcPr>
            <w:tcW w:w="2261" w:type="dxa"/>
            <w:shd w:val="solid" w:color="000000" w:fill="FFFFFF"/>
          </w:tcPr>
          <w:p w14:paraId="0C5CEAE0" w14:textId="77777777" w:rsidR="00010F9D" w:rsidRPr="00124DD2" w:rsidRDefault="00010F9D" w:rsidP="00010F9D">
            <w:pPr>
              <w:rPr>
                <w:ins w:id="36554" w:author="Rev 8 Allen Wirfs-Brock" w:date="2012-05-31T17:14:00Z"/>
                <w:b/>
                <w:bCs/>
              </w:rPr>
            </w:pPr>
            <w:ins w:id="36555" w:author="Rev 8 Allen Wirfs-Brock" w:date="2012-05-31T17:16:00Z">
              <w:r w:rsidRPr="00124DD2">
                <w:rPr>
                  <w:b/>
                  <w:bCs/>
                </w:rPr>
                <w:t>Routine Name</w:t>
              </w:r>
            </w:ins>
          </w:p>
        </w:tc>
        <w:tc>
          <w:tcPr>
            <w:tcW w:w="4853" w:type="dxa"/>
            <w:shd w:val="solid" w:color="000000" w:fill="FFFFFF"/>
          </w:tcPr>
          <w:p w14:paraId="63AB4619" w14:textId="77777777" w:rsidR="00010F9D" w:rsidRPr="00124DD2" w:rsidRDefault="00010F9D" w:rsidP="00010F9D">
            <w:pPr>
              <w:rPr>
                <w:ins w:id="36556" w:author="Rev 8 Allen Wirfs-Brock" w:date="2012-05-31T17:14:00Z"/>
                <w:b/>
                <w:bCs/>
              </w:rPr>
            </w:pPr>
            <w:ins w:id="36557" w:author="Rev 8 Allen Wirfs-Brock" w:date="2012-05-31T17:17:00Z">
              <w:r w:rsidRPr="00124DD2">
                <w:rPr>
                  <w:b/>
                  <w:bCs/>
                </w:rPr>
                <w:t>Purpose</w:t>
              </w:r>
            </w:ins>
          </w:p>
        </w:tc>
        <w:tc>
          <w:tcPr>
            <w:tcW w:w="1435" w:type="dxa"/>
            <w:shd w:val="solid" w:color="000000" w:fill="FFFFFF"/>
          </w:tcPr>
          <w:p w14:paraId="3CAD2C29" w14:textId="77777777" w:rsidR="00010F9D" w:rsidRPr="00124DD2" w:rsidRDefault="00010F9D" w:rsidP="00010F9D">
            <w:pPr>
              <w:rPr>
                <w:ins w:id="36558" w:author="Rev 8 Allen Wirfs-Brock" w:date="2012-05-31T17:14:00Z"/>
                <w:b/>
                <w:bCs/>
              </w:rPr>
            </w:pPr>
            <w:ins w:id="36559" w:author="Rev 8 Allen Wirfs-Brock" w:date="2012-05-31T17:17:00Z">
              <w:r w:rsidRPr="00124DD2">
                <w:rPr>
                  <w:b/>
                  <w:bCs/>
                </w:rPr>
                <w:t>Definitions</w:t>
              </w:r>
            </w:ins>
          </w:p>
        </w:tc>
        <w:tc>
          <w:tcPr>
            <w:tcW w:w="1419" w:type="dxa"/>
            <w:shd w:val="solid" w:color="000000" w:fill="FFFFFF"/>
          </w:tcPr>
          <w:p w14:paraId="5A83FD21" w14:textId="77777777" w:rsidR="00010F9D" w:rsidRPr="00124DD2" w:rsidRDefault="00010F9D" w:rsidP="00010F9D">
            <w:pPr>
              <w:rPr>
                <w:ins w:id="36560" w:author="Rev 8 Allen Wirfs-Brock" w:date="2012-05-31T17:14:00Z"/>
                <w:b/>
                <w:bCs/>
              </w:rPr>
            </w:pPr>
            <w:ins w:id="36561" w:author="Rev 8 Allen Wirfs-Brock" w:date="2012-05-31T17:17:00Z">
              <w:r w:rsidRPr="00124DD2">
                <w:rPr>
                  <w:b/>
                  <w:bCs/>
                </w:rPr>
                <w:t>Uses</w:t>
              </w:r>
            </w:ins>
          </w:p>
        </w:tc>
      </w:tr>
      <w:tr w:rsidR="00124DD2" w14:paraId="34B3498C" w14:textId="77777777" w:rsidTr="00614339">
        <w:trPr>
          <w:ins w:id="36562" w:author="Rev 8 Allen Wirfs-Brock" w:date="2012-05-31T17:14:00Z"/>
        </w:trPr>
        <w:tc>
          <w:tcPr>
            <w:tcW w:w="2261" w:type="dxa"/>
            <w:shd w:val="clear" w:color="auto" w:fill="auto"/>
          </w:tcPr>
          <w:p w14:paraId="5EA272FC" w14:textId="77777777" w:rsidR="00010F9D" w:rsidRPr="00456540" w:rsidRDefault="00010F9D" w:rsidP="00010F9D">
            <w:pPr>
              <w:rPr>
                <w:ins w:id="36563" w:author="Rev 8 Allen Wirfs-Brock" w:date="2012-05-31T17:14:00Z"/>
                <w:rFonts w:ascii="Times New Roman" w:hAnsi="Times New Roman"/>
              </w:rPr>
            </w:pPr>
            <w:ins w:id="36564" w:author="Rev 8 Allen Wirfs-Brock" w:date="2012-05-31T17:17:00Z">
              <w:r w:rsidRPr="0096622D">
                <w:rPr>
                  <w:rFonts w:ascii="Times New Roman" w:hAnsi="Times New Roman"/>
                </w:rPr>
                <w:t>BoundNames</w:t>
              </w:r>
            </w:ins>
          </w:p>
        </w:tc>
        <w:tc>
          <w:tcPr>
            <w:tcW w:w="4853" w:type="dxa"/>
            <w:shd w:val="clear" w:color="auto" w:fill="auto"/>
          </w:tcPr>
          <w:p w14:paraId="192207C3" w14:textId="77777777" w:rsidR="00010F9D" w:rsidRDefault="00010F9D" w:rsidP="00010F9D">
            <w:pPr>
              <w:rPr>
                <w:ins w:id="36565" w:author="Rev 8 Allen Wirfs-Brock" w:date="2012-05-31T17:14:00Z"/>
              </w:rPr>
            </w:pPr>
            <w:ins w:id="36566" w:author="Rev 8 Allen Wirfs-Brock" w:date="2012-05-31T17:20:00Z">
              <w:r>
                <w:t>Produces a list of the Identif</w:t>
              </w:r>
            </w:ins>
            <w:ins w:id="36567" w:author="Rev 10 Allen Wirfs-Brock" w:date="2012-08-30T16:34:00Z">
              <w:r w:rsidR="00626B1E">
                <w:t>i</w:t>
              </w:r>
            </w:ins>
            <w:ins w:id="36568" w:author="Rev 8 Allen Wirfs-Brock" w:date="2012-05-31T17:20:00Z">
              <w:r>
                <w:t>ers bound by a production.  Does not include Identif</w:t>
              </w:r>
            </w:ins>
            <w:ins w:id="36569" w:author="Rev 10 Allen Wirfs-Brock" w:date="2012-08-30T16:33:00Z">
              <w:r w:rsidR="00626B1E">
                <w:t>i</w:t>
              </w:r>
            </w:ins>
            <w:ins w:id="36570" w:author="Rev 8 Allen Wirfs-Brock" w:date="2012-05-31T17:20:00Z">
              <w:r>
                <w:t>ers that are bound within inner environments associated with the production.</w:t>
              </w:r>
            </w:ins>
          </w:p>
        </w:tc>
        <w:tc>
          <w:tcPr>
            <w:tcW w:w="1435" w:type="dxa"/>
            <w:shd w:val="clear" w:color="auto" w:fill="auto"/>
          </w:tcPr>
          <w:p w14:paraId="499091FD" w14:textId="77777777" w:rsidR="00010F9D" w:rsidRDefault="00847FC9" w:rsidP="00E926E2">
            <w:pPr>
              <w:jc w:val="left"/>
              <w:rPr>
                <w:ins w:id="36571" w:author="Rev 8 Allen Wirfs-Brock" w:date="2012-05-31T17:14:00Z"/>
              </w:rPr>
            </w:pPr>
            <w:ins w:id="36572" w:author="Rev 8 Allen Wirfs-Brock" w:date="2012-06-08T12:02:00Z">
              <w:r>
                <w:t>12.2</w:t>
              </w:r>
            </w:ins>
            <w:ins w:id="36573" w:author="Rev 8 Allen Wirfs-Brock" w:date="2012-06-08T12:03:00Z">
              <w:r>
                <w:t>.1</w:t>
              </w:r>
            </w:ins>
            <w:ins w:id="36574" w:author="Rev 8 Allen Wirfs-Brock" w:date="2012-06-08T12:02:00Z">
              <w:r>
                <w:t>, 12.2.2</w:t>
              </w:r>
            </w:ins>
            <w:ins w:id="36575" w:author="Rev 8 Allen Wirfs-Brock" w:date="2012-06-08T12:04:00Z">
              <w:r>
                <w:t>, 12.2.4</w:t>
              </w:r>
            </w:ins>
            <w:ins w:id="36576" w:author="Rev 8 Allen Wirfs-Brock" w:date="2012-06-08T12:07:00Z">
              <w:r>
                <w:t>, 12.6.4</w:t>
              </w:r>
            </w:ins>
            <w:ins w:id="36577" w:author="Rev 8 Allen Wirfs-Brock" w:date="2012-06-08T14:47:00Z">
              <w:r w:rsidR="002D6D38">
                <w:t>, 13.1</w:t>
              </w:r>
            </w:ins>
            <w:ins w:id="36578" w:author="Rev 8 Allen Wirfs-Brock" w:date="2012-06-08T14:49:00Z">
              <w:r w:rsidR="002D6D38">
                <w:t>, 13.2</w:t>
              </w:r>
            </w:ins>
            <w:ins w:id="36579" w:author="Rev 8 Allen Wirfs-Brock" w:date="2012-06-08T14:57:00Z">
              <w:r w:rsidR="00FC399E">
                <w:t>, 13.5</w:t>
              </w:r>
            </w:ins>
          </w:p>
        </w:tc>
        <w:tc>
          <w:tcPr>
            <w:tcW w:w="1419" w:type="dxa"/>
            <w:shd w:val="clear" w:color="auto" w:fill="auto"/>
          </w:tcPr>
          <w:p w14:paraId="4A3D820F" w14:textId="77777777" w:rsidR="00010F9D" w:rsidRDefault="00010F9D" w:rsidP="00010F9D">
            <w:pPr>
              <w:rPr>
                <w:ins w:id="36580" w:author="Rev 8 Allen Wirfs-Brock" w:date="2012-05-31T17:14:00Z"/>
              </w:rPr>
            </w:pPr>
          </w:p>
        </w:tc>
      </w:tr>
      <w:tr w:rsidR="00002FFA" w14:paraId="7AE86EAC" w14:textId="77777777" w:rsidTr="00614339">
        <w:trPr>
          <w:ins w:id="36581" w:author="Rev 8 Allen Wirfs-Brock" w:date="2012-06-08T15:30:00Z"/>
        </w:trPr>
        <w:tc>
          <w:tcPr>
            <w:tcW w:w="2261" w:type="dxa"/>
            <w:shd w:val="clear" w:color="auto" w:fill="auto"/>
          </w:tcPr>
          <w:p w14:paraId="5D19605E" w14:textId="77777777" w:rsidR="00002FFA" w:rsidRPr="0096622D" w:rsidRDefault="00002FFA" w:rsidP="00010F9D">
            <w:pPr>
              <w:rPr>
                <w:ins w:id="36582" w:author="Rev 8 Allen Wirfs-Brock" w:date="2012-06-08T15:30:00Z"/>
                <w:rFonts w:ascii="Times New Roman" w:hAnsi="Times New Roman"/>
              </w:rPr>
            </w:pPr>
            <w:ins w:id="36583" w:author="Rev 8 Allen Wirfs-Brock" w:date="2012-06-08T15:30:00Z">
              <w:r>
                <w:rPr>
                  <w:rFonts w:ascii="Times New Roman" w:hAnsi="Times New Roman"/>
                </w:rPr>
                <w:t>ConstructorMethod</w:t>
              </w:r>
            </w:ins>
          </w:p>
        </w:tc>
        <w:tc>
          <w:tcPr>
            <w:tcW w:w="4853" w:type="dxa"/>
            <w:shd w:val="clear" w:color="auto" w:fill="auto"/>
          </w:tcPr>
          <w:p w14:paraId="3192CE31" w14:textId="77777777" w:rsidR="00002FFA" w:rsidRDefault="00002FFA" w:rsidP="00A623D6">
            <w:pPr>
              <w:jc w:val="left"/>
              <w:rPr>
                <w:ins w:id="36584" w:author="Rev 8 Allen Wirfs-Brock" w:date="2012-06-08T15:30:00Z"/>
              </w:rPr>
            </w:pPr>
            <w:ins w:id="36585" w:author="Rev 8 Allen Wirfs-Brock" w:date="2012-06-08T15:31:00Z">
              <w:r>
                <w:t xml:space="preserve">From a </w:t>
              </w:r>
            </w:ins>
            <w:ins w:id="36586" w:author="Rev 8 Allen Wirfs-Brock" w:date="2012-06-08T15:40:00Z">
              <w:r w:rsidR="00A623D6" w:rsidRPr="00002FFA">
                <w:rPr>
                  <w:rFonts w:ascii="Times New Roman" w:hAnsi="Times New Roman"/>
                  <w:i/>
                </w:rPr>
                <w:t>Class</w:t>
              </w:r>
            </w:ins>
            <w:ins w:id="36587" w:author="Rev 8 Allen Wirfs-Brock" w:date="2012-06-08T15:41:00Z">
              <w:r w:rsidR="00A623D6">
                <w:rPr>
                  <w:rFonts w:ascii="Times New Roman" w:hAnsi="Times New Roman"/>
                  <w:i/>
                </w:rPr>
                <w:t>Body</w:t>
              </w:r>
            </w:ins>
            <w:ins w:id="36588" w:author="Rev 8 Allen Wirfs-Brock" w:date="2012-06-08T15:40:00Z">
              <w:r w:rsidR="00A623D6">
                <w:t xml:space="preserve"> </w:t>
              </w:r>
            </w:ins>
            <w:ins w:id="36589" w:author="Rev 8 Allen Wirfs-Brock" w:date="2012-06-08T15:41:00Z">
              <w:r w:rsidR="00A623D6">
                <w:t>return the first</w:t>
              </w:r>
            </w:ins>
            <w:ins w:id="36590" w:author="Rev 8 Allen Wirfs-Brock" w:date="2012-06-08T15:31:00Z">
              <w:r>
                <w:t xml:space="preserve"> </w:t>
              </w:r>
              <w:r w:rsidRPr="00002FFA">
                <w:rPr>
                  <w:rFonts w:ascii="Times New Roman" w:hAnsi="Times New Roman"/>
                  <w:i/>
                </w:rPr>
                <w:t>ClassElement</w:t>
              </w:r>
              <w:r>
                <w:t xml:space="preserve"> </w:t>
              </w:r>
            </w:ins>
            <w:ins w:id="36591" w:author="Rev 8 Allen Wirfs-Brock" w:date="2012-06-08T15:41:00Z">
              <w:r w:rsidR="00A623D6">
                <w:t>whose</w:t>
              </w:r>
            </w:ins>
            <w:ins w:id="36592" w:author="Rev 8 Allen Wirfs-Brock" w:date="2012-06-08T15:31:00Z">
              <w:r>
                <w:t xml:space="preserve"> </w:t>
              </w:r>
              <w:r w:rsidRPr="00002FFA">
                <w:rPr>
                  <w:rFonts w:ascii="Times New Roman" w:hAnsi="Times New Roman"/>
                </w:rPr>
                <w:t>PropName</w:t>
              </w:r>
            </w:ins>
            <w:ins w:id="36593" w:author="Rev 8 Allen Wirfs-Brock" w:date="2012-06-08T15:35:00Z">
              <w:r>
                <w:t xml:space="preserve"> </w:t>
              </w:r>
            </w:ins>
            <w:ins w:id="36594" w:author="Rev 8 Allen Wirfs-Brock" w:date="2012-06-08T15:31:00Z">
              <w:r>
                <w:t xml:space="preserve">is </w:t>
              </w:r>
            </w:ins>
            <w:ins w:id="36595" w:author="Rev 8 Allen Wirfs-Brock" w:date="2012-06-08T15:35:00Z">
              <w:r>
                <w:t xml:space="preserve"> </w:t>
              </w:r>
            </w:ins>
            <w:ins w:id="36596" w:author="Rev 8 Allen Wirfs-Brock" w:date="2012-06-08T15:32:00Z">
              <w:r w:rsidRPr="00052EFC">
                <w:rPr>
                  <w:rFonts w:cs="Arial"/>
                  <w:b/>
                </w:rPr>
                <w:t>″</w:t>
              </w:r>
              <w:r>
                <w:rPr>
                  <w:rFonts w:ascii="Courier New" w:hAnsi="Courier New" w:cs="Courier New"/>
                  <w:b/>
                </w:rPr>
                <w:t>constru</w:t>
              </w:r>
            </w:ins>
            <w:ins w:id="36597" w:author="Rev 9 Allen Wirfs-Brock" w:date="2012-07-08T14:22:00Z">
              <w:r w:rsidR="00372375">
                <w:rPr>
                  <w:rFonts w:ascii="Courier New" w:hAnsi="Courier New" w:cs="Courier New"/>
                  <w:b/>
                </w:rPr>
                <w:t>c</w:t>
              </w:r>
            </w:ins>
            <w:ins w:id="36598" w:author="Rev 8 Allen Wirfs-Brock" w:date="2012-06-08T15:32:00Z">
              <w:r>
                <w:rPr>
                  <w:rFonts w:ascii="Courier New" w:hAnsi="Courier New" w:cs="Courier New"/>
                  <w:b/>
                </w:rPr>
                <w:t>tor</w:t>
              </w:r>
              <w:r w:rsidRPr="00557892">
                <w:rPr>
                  <w:rFonts w:cs="Arial"/>
                  <w:b/>
                </w:rPr>
                <w:t>″</w:t>
              </w:r>
            </w:ins>
            <w:ins w:id="36599" w:author="Rev 8 Allen Wirfs-Brock" w:date="2012-06-08T15:33:00Z">
              <w:r>
                <w:t>.</w:t>
              </w:r>
            </w:ins>
            <w:ins w:id="36600" w:author="Rev 8 Allen Wirfs-Brock" w:date="2012-06-08T15:42:00Z">
              <w:r w:rsidR="00A623D6">
                <w:t xml:space="preserve"> Returns empty </w:t>
              </w:r>
            </w:ins>
            <w:ins w:id="36601" w:author="Rev 8 Allen Wirfs-Brock" w:date="2012-06-08T15:43:00Z">
              <w:r w:rsidR="00A623D6">
                <w:t xml:space="preserve">if </w:t>
              </w:r>
            </w:ins>
            <w:ins w:id="36602" w:author="Rev 8 Allen Wirfs-Brock" w:date="2012-06-08T15:42:00Z">
              <w:r w:rsidR="00A623D6">
                <w:t xml:space="preserve">the </w:t>
              </w:r>
            </w:ins>
            <w:ins w:id="36603" w:author="Rev 8 Allen Wirfs-Brock" w:date="2012-06-08T15:43:00Z">
              <w:r w:rsidR="00A623D6" w:rsidRPr="00002FFA">
                <w:rPr>
                  <w:rFonts w:ascii="Times New Roman" w:hAnsi="Times New Roman"/>
                  <w:i/>
                </w:rPr>
                <w:t>Class</w:t>
              </w:r>
              <w:r w:rsidR="00A623D6">
                <w:rPr>
                  <w:rFonts w:ascii="Times New Roman" w:hAnsi="Times New Roman"/>
                  <w:i/>
                </w:rPr>
                <w:t>Body</w:t>
              </w:r>
            </w:ins>
            <w:ins w:id="36604" w:author="Rev 8 Allen Wirfs-Brock" w:date="2012-06-08T15:42:00Z">
              <w:r w:rsidR="00A623D6">
                <w:t xml:space="preserve"> does not contain one.</w:t>
              </w:r>
            </w:ins>
          </w:p>
        </w:tc>
        <w:tc>
          <w:tcPr>
            <w:tcW w:w="1435" w:type="dxa"/>
            <w:shd w:val="clear" w:color="auto" w:fill="auto"/>
          </w:tcPr>
          <w:p w14:paraId="67FCF1AF" w14:textId="77777777" w:rsidR="00002FFA" w:rsidRDefault="00A623D6" w:rsidP="00E926E2">
            <w:pPr>
              <w:jc w:val="left"/>
              <w:rPr>
                <w:ins w:id="36605" w:author="Rev 8 Allen Wirfs-Brock" w:date="2012-06-08T15:30:00Z"/>
              </w:rPr>
            </w:pPr>
            <w:ins w:id="36606" w:author="Rev 8 Allen Wirfs-Brock" w:date="2012-06-08T15:36:00Z">
              <w:r>
                <w:t>13.5</w:t>
              </w:r>
            </w:ins>
          </w:p>
        </w:tc>
        <w:tc>
          <w:tcPr>
            <w:tcW w:w="1419" w:type="dxa"/>
            <w:shd w:val="clear" w:color="auto" w:fill="auto"/>
          </w:tcPr>
          <w:p w14:paraId="6DD0B624" w14:textId="77777777" w:rsidR="00002FFA" w:rsidRDefault="00002FFA" w:rsidP="00010F9D">
            <w:pPr>
              <w:rPr>
                <w:ins w:id="36607" w:author="Rev 8 Allen Wirfs-Brock" w:date="2012-06-08T15:30:00Z"/>
              </w:rPr>
            </w:pPr>
          </w:p>
        </w:tc>
      </w:tr>
      <w:tr w:rsidR="00124DD2" w14:paraId="2768CFAB" w14:textId="77777777" w:rsidTr="00614339">
        <w:trPr>
          <w:ins w:id="36608" w:author="Rev 8 Allen Wirfs-Brock" w:date="2012-05-31T17:14:00Z"/>
        </w:trPr>
        <w:tc>
          <w:tcPr>
            <w:tcW w:w="2261" w:type="dxa"/>
            <w:shd w:val="clear" w:color="auto" w:fill="auto"/>
          </w:tcPr>
          <w:p w14:paraId="41EAB665" w14:textId="77777777" w:rsidR="00010F9D" w:rsidRPr="00456540" w:rsidRDefault="0013423F" w:rsidP="00010F9D">
            <w:pPr>
              <w:rPr>
                <w:ins w:id="36609" w:author="Rev 8 Allen Wirfs-Brock" w:date="2012-05-31T17:14:00Z"/>
                <w:rFonts w:ascii="Times New Roman" w:hAnsi="Times New Roman"/>
              </w:rPr>
            </w:pPr>
            <w:ins w:id="36610" w:author="Rev 8 Allen Wirfs-Brock" w:date="2012-05-31T17:27:00Z">
              <w:r w:rsidRPr="0096622D">
                <w:rPr>
                  <w:rFonts w:ascii="Times New Roman" w:hAnsi="Times New Roman"/>
                </w:rPr>
                <w:t>Contains</w:t>
              </w:r>
            </w:ins>
          </w:p>
        </w:tc>
        <w:tc>
          <w:tcPr>
            <w:tcW w:w="4853" w:type="dxa"/>
            <w:shd w:val="clear" w:color="auto" w:fill="auto"/>
          </w:tcPr>
          <w:p w14:paraId="6464088C" w14:textId="77777777" w:rsidR="00010F9D" w:rsidRDefault="0013423F" w:rsidP="00010F9D">
            <w:pPr>
              <w:rPr>
                <w:ins w:id="36611" w:author="Rev 8 Allen Wirfs-Brock" w:date="2012-05-31T17:14:00Z"/>
              </w:rPr>
            </w:pPr>
            <w:ins w:id="36612" w:author="Rev 8 Allen Wirfs-Brock" w:date="2012-05-31T17:27:00Z">
              <w:r>
                <w:t>Determine if a grammar production either directly or indirectly includes a grammar symbol</w:t>
              </w:r>
            </w:ins>
            <w:ins w:id="36613" w:author="Rev 8 Allen Wirfs-Brock" w:date="2012-06-08T15:33:00Z">
              <w:r w:rsidR="00002FFA">
                <w:t>.</w:t>
              </w:r>
            </w:ins>
          </w:p>
        </w:tc>
        <w:tc>
          <w:tcPr>
            <w:tcW w:w="1435" w:type="dxa"/>
            <w:shd w:val="clear" w:color="auto" w:fill="auto"/>
          </w:tcPr>
          <w:p w14:paraId="6CA8C41D" w14:textId="77777777" w:rsidR="00010F9D" w:rsidRDefault="00FC399E" w:rsidP="00E926E2">
            <w:pPr>
              <w:jc w:val="left"/>
              <w:rPr>
                <w:ins w:id="36614" w:author="Rev 8 Allen Wirfs-Brock" w:date="2012-05-31T17:14:00Z"/>
              </w:rPr>
            </w:pPr>
            <w:ins w:id="36615" w:author="Rev 8 Allen Wirfs-Brock" w:date="2012-06-08T15:02:00Z">
              <w:r>
                <w:t xml:space="preserve">5.3, </w:t>
              </w:r>
            </w:ins>
            <w:ins w:id="36616" w:author="Rev 8 Allen Wirfs-Brock" w:date="2012-06-08T14:47:00Z">
              <w:r w:rsidR="002D6D38">
                <w:t>13.1</w:t>
              </w:r>
            </w:ins>
            <w:ins w:id="36617" w:author="Rev 8 Allen Wirfs-Brock" w:date="2012-06-08T14:49:00Z">
              <w:r w:rsidR="002D6D38">
                <w:t>, 13.2</w:t>
              </w:r>
            </w:ins>
            <w:ins w:id="36618" w:author="Rev 8 Allen Wirfs-Brock" w:date="2012-06-08T14:57:00Z">
              <w:r>
                <w:t>, 13.5</w:t>
              </w:r>
            </w:ins>
          </w:p>
        </w:tc>
        <w:tc>
          <w:tcPr>
            <w:tcW w:w="1419" w:type="dxa"/>
            <w:shd w:val="clear" w:color="auto" w:fill="auto"/>
          </w:tcPr>
          <w:p w14:paraId="217883E6" w14:textId="77777777" w:rsidR="00010F9D" w:rsidRDefault="00010F9D" w:rsidP="00010F9D">
            <w:pPr>
              <w:rPr>
                <w:ins w:id="36619" w:author="Rev 8 Allen Wirfs-Brock" w:date="2012-05-31T17:14:00Z"/>
              </w:rPr>
            </w:pPr>
          </w:p>
        </w:tc>
      </w:tr>
      <w:tr w:rsidR="002D6D38" w14:paraId="18425126" w14:textId="77777777" w:rsidTr="00614339">
        <w:trPr>
          <w:ins w:id="36620" w:author="Rev 8 Allen Wirfs-Brock" w:date="2012-06-08T14:50:00Z"/>
        </w:trPr>
        <w:tc>
          <w:tcPr>
            <w:tcW w:w="2261" w:type="dxa"/>
            <w:shd w:val="clear" w:color="auto" w:fill="auto"/>
          </w:tcPr>
          <w:p w14:paraId="7AF3A70A" w14:textId="77777777" w:rsidR="002D6D38" w:rsidRDefault="002D6D38" w:rsidP="00A960AF">
            <w:pPr>
              <w:rPr>
                <w:ins w:id="36621" w:author="Rev 8 Allen Wirfs-Brock" w:date="2012-06-08T14:50:00Z"/>
                <w:rFonts w:ascii="Times New Roman" w:hAnsi="Times New Roman"/>
              </w:rPr>
            </w:pPr>
            <w:ins w:id="36622" w:author="Rev 8 Allen Wirfs-Brock" w:date="2012-06-08T14:50:00Z">
              <w:r>
                <w:rPr>
                  <w:rFonts w:ascii="Times New Roman" w:hAnsi="Times New Roman"/>
                </w:rPr>
                <w:t>CoveredFormalsList</w:t>
              </w:r>
            </w:ins>
          </w:p>
        </w:tc>
        <w:tc>
          <w:tcPr>
            <w:tcW w:w="4853" w:type="dxa"/>
            <w:shd w:val="clear" w:color="auto" w:fill="auto"/>
          </w:tcPr>
          <w:p w14:paraId="705C1541" w14:textId="77777777" w:rsidR="002D6D38" w:rsidRDefault="002D6D38" w:rsidP="00614339">
            <w:pPr>
              <w:rPr>
                <w:ins w:id="36623" w:author="Rev 8 Allen Wirfs-Brock" w:date="2012-06-08T14:50:00Z"/>
              </w:rPr>
            </w:pPr>
            <w:ins w:id="36624" w:author="Rev 8 Allen Wirfs-Brock" w:date="2012-06-08T14:51:00Z">
              <w:r>
                <w:t xml:space="preserve">Reparse a covered </w:t>
              </w:r>
              <w:r w:rsidRPr="00FC399E">
                <w:rPr>
                  <w:rFonts w:ascii="Times New Roman" w:hAnsi="Times New Roman"/>
                  <w:i/>
                </w:rPr>
                <w:t>Expression</w:t>
              </w:r>
              <w:r>
                <w:t xml:space="preserve"> using </w:t>
              </w:r>
              <w:r w:rsidRPr="00FC399E">
                <w:rPr>
                  <w:rFonts w:ascii="Times New Roman" w:hAnsi="Times New Roman"/>
                  <w:i/>
                </w:rPr>
                <w:t>FormalsList</w:t>
              </w:r>
              <w:r>
                <w:t xml:space="preserve"> as the goal symbol</w:t>
              </w:r>
            </w:ins>
            <w:ins w:id="36625" w:author="Rev 8 Allen Wirfs-Brock" w:date="2012-06-08T15:33:00Z">
              <w:r w:rsidR="00002FFA">
                <w:t>.</w:t>
              </w:r>
            </w:ins>
          </w:p>
        </w:tc>
        <w:tc>
          <w:tcPr>
            <w:tcW w:w="1435" w:type="dxa"/>
            <w:shd w:val="clear" w:color="auto" w:fill="auto"/>
          </w:tcPr>
          <w:p w14:paraId="17A84ABD" w14:textId="77777777" w:rsidR="002D6D38" w:rsidRDefault="00E926E2" w:rsidP="00E926E2">
            <w:pPr>
              <w:jc w:val="left"/>
              <w:rPr>
                <w:ins w:id="36626" w:author="Rev 8 Allen Wirfs-Brock" w:date="2012-06-08T14:50:00Z"/>
              </w:rPr>
            </w:pPr>
            <w:ins w:id="36627" w:author="Rev 8 Allen Wirfs-Brock" w:date="2012-06-08T15:07:00Z">
              <w:r>
                <w:t>13.2</w:t>
              </w:r>
            </w:ins>
          </w:p>
        </w:tc>
        <w:tc>
          <w:tcPr>
            <w:tcW w:w="1419" w:type="dxa"/>
            <w:shd w:val="clear" w:color="auto" w:fill="auto"/>
          </w:tcPr>
          <w:p w14:paraId="2E47EC55" w14:textId="77777777" w:rsidR="002D6D38" w:rsidRDefault="002D6D38" w:rsidP="00A960AF">
            <w:pPr>
              <w:rPr>
                <w:ins w:id="36628" w:author="Rev 8 Allen Wirfs-Brock" w:date="2012-06-08T14:50:00Z"/>
              </w:rPr>
            </w:pPr>
          </w:p>
        </w:tc>
      </w:tr>
      <w:tr w:rsidR="00614339" w14:paraId="082E2C51" w14:textId="77777777" w:rsidTr="00614339">
        <w:trPr>
          <w:ins w:id="36629" w:author="Rev 8 Allen Wirfs-Brock" w:date="2012-06-08T11:40:00Z"/>
        </w:trPr>
        <w:tc>
          <w:tcPr>
            <w:tcW w:w="2261" w:type="dxa"/>
            <w:shd w:val="clear" w:color="auto" w:fill="auto"/>
          </w:tcPr>
          <w:p w14:paraId="432FD13B" w14:textId="77777777" w:rsidR="00614339" w:rsidRPr="0096622D" w:rsidRDefault="00614339" w:rsidP="00A960AF">
            <w:pPr>
              <w:rPr>
                <w:ins w:id="36630" w:author="Rev 8 Allen Wirfs-Brock" w:date="2012-06-08T11:40:00Z"/>
                <w:rFonts w:ascii="Times New Roman" w:hAnsi="Times New Roman"/>
              </w:rPr>
            </w:pPr>
            <w:ins w:id="36631" w:author="Rev 8 Allen Wirfs-Brock" w:date="2012-06-08T11:40:00Z">
              <w:r>
                <w:rPr>
                  <w:rFonts w:ascii="Times New Roman" w:hAnsi="Times New Roman"/>
                </w:rPr>
                <w:t>CV</w:t>
              </w:r>
            </w:ins>
          </w:p>
        </w:tc>
        <w:tc>
          <w:tcPr>
            <w:tcW w:w="4853" w:type="dxa"/>
            <w:shd w:val="clear" w:color="auto" w:fill="auto"/>
          </w:tcPr>
          <w:p w14:paraId="1C7AA7A4" w14:textId="77777777" w:rsidR="00614339" w:rsidRDefault="00614339" w:rsidP="00614339">
            <w:pPr>
              <w:rPr>
                <w:ins w:id="36632" w:author="Rev 8 Allen Wirfs-Brock" w:date="2012-06-08T11:40:00Z"/>
              </w:rPr>
            </w:pPr>
            <w:ins w:id="36633" w:author="Rev 8 Allen Wirfs-Brock" w:date="2012-06-08T11:40:00Z">
              <w:r>
                <w:t>Determines the “</w:t>
              </w:r>
            </w:ins>
            <w:ins w:id="36634" w:author="Rev 8 Allen Wirfs-Brock" w:date="2012-06-08T11:41:00Z">
              <w:r>
                <w:t>character</w:t>
              </w:r>
            </w:ins>
            <w:ins w:id="36635" w:author="Rev 8 Allen Wirfs-Brock" w:date="2012-06-08T11:40:00Z">
              <w:r>
                <w:t xml:space="preserve"> value” of a component of a </w:t>
              </w:r>
              <w:r w:rsidRPr="00FC399E">
                <w:rPr>
                  <w:rFonts w:ascii="Times New Roman" w:hAnsi="Times New Roman"/>
                  <w:i/>
                </w:rPr>
                <w:t>StringLiteral</w:t>
              </w:r>
              <w:r>
                <w:t>.</w:t>
              </w:r>
            </w:ins>
          </w:p>
        </w:tc>
        <w:tc>
          <w:tcPr>
            <w:tcW w:w="1435" w:type="dxa"/>
            <w:shd w:val="clear" w:color="auto" w:fill="auto"/>
          </w:tcPr>
          <w:p w14:paraId="287E04F0" w14:textId="77777777" w:rsidR="00614339" w:rsidRDefault="00614339" w:rsidP="00E926E2">
            <w:pPr>
              <w:jc w:val="left"/>
              <w:rPr>
                <w:ins w:id="36636" w:author="Rev 8 Allen Wirfs-Brock" w:date="2012-06-08T11:40:00Z"/>
              </w:rPr>
            </w:pPr>
            <w:ins w:id="36637" w:author="Rev 8 Allen Wirfs-Brock" w:date="2012-06-08T11:40:00Z">
              <w:r>
                <w:t>7.8.4</w:t>
              </w:r>
            </w:ins>
          </w:p>
        </w:tc>
        <w:tc>
          <w:tcPr>
            <w:tcW w:w="1419" w:type="dxa"/>
            <w:shd w:val="clear" w:color="auto" w:fill="auto"/>
          </w:tcPr>
          <w:p w14:paraId="0590342C" w14:textId="77777777" w:rsidR="00614339" w:rsidRDefault="00614339" w:rsidP="00A960AF">
            <w:pPr>
              <w:rPr>
                <w:ins w:id="36638" w:author="Rev 8 Allen Wirfs-Brock" w:date="2012-06-08T11:40:00Z"/>
              </w:rPr>
            </w:pPr>
          </w:p>
        </w:tc>
      </w:tr>
      <w:tr w:rsidR="00614339" w14:paraId="20AEDCF1" w14:textId="77777777" w:rsidTr="00614339">
        <w:trPr>
          <w:ins w:id="36639" w:author="Rev 8 Allen Wirfs-Brock" w:date="2012-06-08T11:40:00Z"/>
        </w:trPr>
        <w:tc>
          <w:tcPr>
            <w:tcW w:w="2261" w:type="dxa"/>
            <w:shd w:val="clear" w:color="auto" w:fill="auto"/>
          </w:tcPr>
          <w:p w14:paraId="6E66D8F8" w14:textId="77777777" w:rsidR="00614339" w:rsidRPr="0096622D" w:rsidRDefault="00614339" w:rsidP="00010F9D">
            <w:pPr>
              <w:rPr>
                <w:ins w:id="36640" w:author="Rev 8 Allen Wirfs-Brock" w:date="2012-06-08T11:40:00Z"/>
                <w:rFonts w:ascii="Times New Roman" w:hAnsi="Times New Roman"/>
              </w:rPr>
            </w:pPr>
            <w:ins w:id="36641" w:author="Rev 8 Allen Wirfs-Brock" w:date="2012-06-08T11:42:00Z">
              <w:r>
                <w:rPr>
                  <w:rFonts w:ascii="Times New Roman" w:hAnsi="Times New Roman"/>
                </w:rPr>
                <w:t>Elision Width</w:t>
              </w:r>
            </w:ins>
          </w:p>
        </w:tc>
        <w:tc>
          <w:tcPr>
            <w:tcW w:w="4853" w:type="dxa"/>
            <w:shd w:val="clear" w:color="auto" w:fill="auto"/>
          </w:tcPr>
          <w:p w14:paraId="7A9E8F1C" w14:textId="77777777" w:rsidR="00614339" w:rsidRDefault="00614339" w:rsidP="00010F9D">
            <w:pPr>
              <w:rPr>
                <w:ins w:id="36642" w:author="Rev 8 Allen Wirfs-Brock" w:date="2012-06-08T11:40:00Z"/>
              </w:rPr>
            </w:pPr>
            <w:ins w:id="36643" w:author="Rev 8 Allen Wirfs-Brock" w:date="2012-06-08T11:43:00Z">
              <w:r>
                <w:t xml:space="preserve">Determine the number of commas in an </w:t>
              </w:r>
            </w:ins>
            <w:ins w:id="36644" w:author="Rev 8 Allen Wirfs-Brock" w:date="2012-06-08T11:44:00Z">
              <w:r w:rsidRPr="00FC399E">
                <w:rPr>
                  <w:rFonts w:ascii="Times New Roman" w:hAnsi="Times New Roman"/>
                  <w:i/>
                </w:rPr>
                <w:t>Elision</w:t>
              </w:r>
              <w:r>
                <w:t>.</w:t>
              </w:r>
            </w:ins>
          </w:p>
        </w:tc>
        <w:tc>
          <w:tcPr>
            <w:tcW w:w="1435" w:type="dxa"/>
            <w:shd w:val="clear" w:color="auto" w:fill="auto"/>
          </w:tcPr>
          <w:p w14:paraId="2FE53077" w14:textId="77777777" w:rsidR="00614339" w:rsidRDefault="00614339" w:rsidP="00E926E2">
            <w:pPr>
              <w:jc w:val="left"/>
              <w:rPr>
                <w:ins w:id="36645" w:author="Rev 8 Allen Wirfs-Brock" w:date="2012-06-08T11:40:00Z"/>
              </w:rPr>
            </w:pPr>
            <w:ins w:id="36646" w:author="Rev 8 Allen Wirfs-Brock" w:date="2012-06-08T11:44:00Z">
              <w:r>
                <w:t>11.1.4.1</w:t>
              </w:r>
            </w:ins>
          </w:p>
        </w:tc>
        <w:tc>
          <w:tcPr>
            <w:tcW w:w="1419" w:type="dxa"/>
            <w:shd w:val="clear" w:color="auto" w:fill="auto"/>
          </w:tcPr>
          <w:p w14:paraId="0681127C" w14:textId="77777777" w:rsidR="00614339" w:rsidRDefault="00614339" w:rsidP="00010F9D">
            <w:pPr>
              <w:rPr>
                <w:ins w:id="36647" w:author="Rev 8 Allen Wirfs-Brock" w:date="2012-06-08T11:40:00Z"/>
              </w:rPr>
            </w:pPr>
          </w:p>
        </w:tc>
      </w:tr>
      <w:tr w:rsidR="00124DD2" w14:paraId="6E69970D" w14:textId="77777777" w:rsidTr="00614339">
        <w:trPr>
          <w:ins w:id="36648" w:author="Rev 8 Allen Wirfs-Brock" w:date="2012-06-01T10:45:00Z"/>
        </w:trPr>
        <w:tc>
          <w:tcPr>
            <w:tcW w:w="2261" w:type="dxa"/>
            <w:shd w:val="clear" w:color="auto" w:fill="auto"/>
          </w:tcPr>
          <w:p w14:paraId="6F5EBE5F" w14:textId="77777777" w:rsidR="00BD653D" w:rsidRPr="00124DD2" w:rsidRDefault="00BD653D" w:rsidP="00010F9D">
            <w:pPr>
              <w:rPr>
                <w:ins w:id="36649" w:author="Rev 8 Allen Wirfs-Brock" w:date="2012-06-01T10:45:00Z"/>
                <w:rFonts w:ascii="Times New Roman" w:hAnsi="Times New Roman"/>
              </w:rPr>
            </w:pPr>
            <w:ins w:id="36650" w:author="Rev 8 Allen Wirfs-Brock" w:date="2012-06-01T10:45:00Z">
              <w:r w:rsidRPr="0096622D">
                <w:rPr>
                  <w:rFonts w:ascii="Times New Roman" w:hAnsi="Times New Roman"/>
                </w:rPr>
                <w:t>ExpectedArgumentCount</w:t>
              </w:r>
            </w:ins>
          </w:p>
        </w:tc>
        <w:tc>
          <w:tcPr>
            <w:tcW w:w="4853" w:type="dxa"/>
            <w:shd w:val="clear" w:color="auto" w:fill="auto"/>
          </w:tcPr>
          <w:p w14:paraId="20BA44E4" w14:textId="77777777" w:rsidR="00BD653D" w:rsidRDefault="00BD653D" w:rsidP="00010F9D">
            <w:pPr>
              <w:rPr>
                <w:ins w:id="36651" w:author="Rev 8 Allen Wirfs-Brock" w:date="2012-06-01T10:45:00Z"/>
              </w:rPr>
            </w:pPr>
            <w:ins w:id="36652" w:author="Rev 8 Allen Wirfs-Brock" w:date="2012-06-01T10:49:00Z">
              <w:r>
                <w:t xml:space="preserve">Determine the </w:t>
              </w:r>
            </w:ins>
            <w:ins w:id="36653" w:author="Rev 8 Allen Wirfs-Brock" w:date="2012-06-01T10:50:00Z">
              <w:r>
                <w:t>“length” of an argument list for the purpose of initializing the “length” property of a function object.</w:t>
              </w:r>
            </w:ins>
          </w:p>
        </w:tc>
        <w:tc>
          <w:tcPr>
            <w:tcW w:w="1435" w:type="dxa"/>
            <w:shd w:val="clear" w:color="auto" w:fill="auto"/>
          </w:tcPr>
          <w:p w14:paraId="24F19467" w14:textId="77777777" w:rsidR="00BD653D" w:rsidRDefault="002D6D38" w:rsidP="00E926E2">
            <w:pPr>
              <w:jc w:val="left"/>
              <w:rPr>
                <w:ins w:id="36654" w:author="Rev 8 Allen Wirfs-Brock" w:date="2012-06-01T10:45:00Z"/>
              </w:rPr>
            </w:pPr>
            <w:ins w:id="36655" w:author="Rev 8 Allen Wirfs-Brock" w:date="2012-06-08T14:48:00Z">
              <w:r>
                <w:t>13.1</w:t>
              </w:r>
            </w:ins>
            <w:ins w:id="36656" w:author="Rev 8 Allen Wirfs-Brock" w:date="2012-06-08T14:53:00Z">
              <w:r w:rsidR="00FC399E">
                <w:t>, 13.2</w:t>
              </w:r>
            </w:ins>
            <w:ins w:id="36657" w:author="Rev 8 Allen Wirfs-Brock" w:date="2012-06-08T14:54:00Z">
              <w:r w:rsidR="00FC399E">
                <w:t>, 13.3</w:t>
              </w:r>
            </w:ins>
          </w:p>
        </w:tc>
        <w:tc>
          <w:tcPr>
            <w:tcW w:w="1419" w:type="dxa"/>
            <w:shd w:val="clear" w:color="auto" w:fill="auto"/>
          </w:tcPr>
          <w:p w14:paraId="62D70863" w14:textId="77777777" w:rsidR="00BD653D" w:rsidRDefault="00BD653D" w:rsidP="00010F9D">
            <w:pPr>
              <w:rPr>
                <w:ins w:id="36658" w:author="Rev 8 Allen Wirfs-Brock" w:date="2012-06-01T10:45:00Z"/>
              </w:rPr>
            </w:pPr>
          </w:p>
        </w:tc>
      </w:tr>
      <w:tr w:rsidR="00124DD2" w14:paraId="48A3E964" w14:textId="77777777" w:rsidTr="00614339">
        <w:trPr>
          <w:ins w:id="36659" w:author="Rev 8 Allen Wirfs-Brock" w:date="2012-06-01T10:53:00Z"/>
        </w:trPr>
        <w:tc>
          <w:tcPr>
            <w:tcW w:w="2261" w:type="dxa"/>
            <w:shd w:val="clear" w:color="auto" w:fill="auto"/>
          </w:tcPr>
          <w:p w14:paraId="63D4CCCD" w14:textId="77777777" w:rsidR="00522CC9" w:rsidRPr="00124DD2" w:rsidRDefault="00522CC9" w:rsidP="00010F9D">
            <w:pPr>
              <w:rPr>
                <w:ins w:id="36660" w:author="Rev 8 Allen Wirfs-Brock" w:date="2012-06-01T10:53:00Z"/>
                <w:rFonts w:ascii="Times New Roman" w:hAnsi="Times New Roman"/>
              </w:rPr>
            </w:pPr>
            <w:ins w:id="36661" w:author="Rev 8 Allen Wirfs-Brock" w:date="2012-06-01T10:53:00Z">
              <w:r w:rsidRPr="0096622D">
                <w:rPr>
                  <w:rFonts w:ascii="Times New Roman" w:hAnsi="Times New Roman"/>
                </w:rPr>
                <w:t>HasInitialiser</w:t>
              </w:r>
            </w:ins>
          </w:p>
        </w:tc>
        <w:tc>
          <w:tcPr>
            <w:tcW w:w="4853" w:type="dxa"/>
            <w:shd w:val="clear" w:color="auto" w:fill="auto"/>
          </w:tcPr>
          <w:p w14:paraId="75C1B0B5" w14:textId="77777777" w:rsidR="00522CC9" w:rsidRDefault="00522CC9" w:rsidP="00372375">
            <w:pPr>
              <w:rPr>
                <w:ins w:id="36662" w:author="Rev 8 Allen Wirfs-Brock" w:date="2012-06-01T10:53:00Z"/>
              </w:rPr>
            </w:pPr>
            <w:ins w:id="36663" w:author="Rev 8 Allen Wirfs-Brock" w:date="2012-06-01T10:54:00Z">
              <w:r>
                <w:t>Determines whether the production con</w:t>
              </w:r>
              <w:del w:id="36664" w:author="Rev 9 Allen Wirfs-Brock" w:date="2012-07-08T14:24:00Z">
                <w:r w:rsidDel="00372375">
                  <w:delText>s</w:delText>
                </w:r>
              </w:del>
              <w:r>
                <w:t xml:space="preserve">tains an </w:t>
              </w:r>
              <w:r w:rsidRPr="0096622D">
                <w:rPr>
                  <w:rFonts w:ascii="Times New Roman" w:hAnsi="Times New Roman"/>
                  <w:i/>
                </w:rPr>
                <w:t>Initialiser</w:t>
              </w:r>
              <w:r>
                <w:t xml:space="preserve"> production.</w:t>
              </w:r>
            </w:ins>
          </w:p>
        </w:tc>
        <w:tc>
          <w:tcPr>
            <w:tcW w:w="1435" w:type="dxa"/>
            <w:shd w:val="clear" w:color="auto" w:fill="auto"/>
          </w:tcPr>
          <w:p w14:paraId="22A50099" w14:textId="77777777" w:rsidR="00522CC9" w:rsidRDefault="00847FC9" w:rsidP="00E926E2">
            <w:pPr>
              <w:jc w:val="left"/>
              <w:rPr>
                <w:ins w:id="36665" w:author="Rev 8 Allen Wirfs-Brock" w:date="2012-06-01T10:53:00Z"/>
              </w:rPr>
            </w:pPr>
            <w:ins w:id="36666" w:author="Rev 8 Allen Wirfs-Brock" w:date="2012-06-08T12:04:00Z">
              <w:r>
                <w:t>12.2.4</w:t>
              </w:r>
            </w:ins>
            <w:ins w:id="36667" w:author="Rev 8 Allen Wirfs-Brock" w:date="2012-06-08T14:48:00Z">
              <w:r w:rsidR="002D6D38">
                <w:t>, 13.1</w:t>
              </w:r>
            </w:ins>
          </w:p>
        </w:tc>
        <w:tc>
          <w:tcPr>
            <w:tcW w:w="1419" w:type="dxa"/>
            <w:shd w:val="clear" w:color="auto" w:fill="auto"/>
          </w:tcPr>
          <w:p w14:paraId="2F14B657" w14:textId="77777777" w:rsidR="00522CC9" w:rsidRDefault="00522CC9" w:rsidP="00010F9D">
            <w:pPr>
              <w:rPr>
                <w:ins w:id="36668" w:author="Rev 8 Allen Wirfs-Brock" w:date="2012-06-01T10:53:00Z"/>
              </w:rPr>
            </w:pPr>
          </w:p>
        </w:tc>
      </w:tr>
      <w:tr w:rsidR="00124DD2" w14:paraId="3385FE73" w14:textId="77777777" w:rsidTr="00614339">
        <w:trPr>
          <w:ins w:id="36669" w:author="Rev 8 Allen Wirfs-Brock" w:date="2012-06-01T10:53:00Z"/>
        </w:trPr>
        <w:tc>
          <w:tcPr>
            <w:tcW w:w="2261" w:type="dxa"/>
            <w:shd w:val="clear" w:color="auto" w:fill="auto"/>
          </w:tcPr>
          <w:p w14:paraId="533D8D99" w14:textId="77777777" w:rsidR="00522CC9" w:rsidRPr="00124DD2" w:rsidRDefault="00522CC9" w:rsidP="00010F9D">
            <w:pPr>
              <w:rPr>
                <w:ins w:id="36670" w:author="Rev 8 Allen Wirfs-Brock" w:date="2012-06-01T10:53:00Z"/>
                <w:rFonts w:ascii="Times New Roman" w:hAnsi="Times New Roman"/>
              </w:rPr>
            </w:pPr>
            <w:ins w:id="36671" w:author="Rev 8 Allen Wirfs-Brock" w:date="2012-06-01T10:53:00Z">
              <w:r w:rsidRPr="00124DD2">
                <w:rPr>
                  <w:rFonts w:ascii="Times New Roman" w:hAnsi="Times New Roman"/>
                </w:rPr>
                <w:t>IsConstantDeclaration</w:t>
              </w:r>
            </w:ins>
          </w:p>
        </w:tc>
        <w:tc>
          <w:tcPr>
            <w:tcW w:w="4853" w:type="dxa"/>
            <w:shd w:val="clear" w:color="auto" w:fill="auto"/>
          </w:tcPr>
          <w:p w14:paraId="7B6E127A" w14:textId="77777777" w:rsidR="00522CC9" w:rsidRDefault="00522CC9" w:rsidP="00010F9D">
            <w:pPr>
              <w:rPr>
                <w:ins w:id="36672" w:author="Rev 8 Allen Wirfs-Brock" w:date="2012-06-01T10:53:00Z"/>
              </w:rPr>
            </w:pPr>
            <w:ins w:id="36673" w:author="Rev 8 Allen Wirfs-Brock" w:date="2012-06-01T10:56:00Z">
              <w:r>
                <w:t>Determines whether the production introduces a immutable environment record binding</w:t>
              </w:r>
            </w:ins>
          </w:p>
        </w:tc>
        <w:tc>
          <w:tcPr>
            <w:tcW w:w="1435" w:type="dxa"/>
            <w:shd w:val="clear" w:color="auto" w:fill="auto"/>
          </w:tcPr>
          <w:p w14:paraId="48C7C1BD" w14:textId="77777777" w:rsidR="00522CC9" w:rsidRDefault="00847FC9" w:rsidP="00E926E2">
            <w:pPr>
              <w:jc w:val="left"/>
              <w:rPr>
                <w:ins w:id="36674" w:author="Rev 8 Allen Wirfs-Brock" w:date="2012-06-01T10:53:00Z"/>
              </w:rPr>
            </w:pPr>
            <w:ins w:id="36675" w:author="Rev 8 Allen Wirfs-Brock" w:date="2012-06-08T12:02:00Z">
              <w:r>
                <w:t>12.2</w:t>
              </w:r>
            </w:ins>
            <w:ins w:id="36676" w:author="Rev 8 Allen Wirfs-Brock" w:date="2012-06-08T14:48:00Z">
              <w:r w:rsidR="002D6D38">
                <w:t>,</w:t>
              </w:r>
            </w:ins>
            <w:ins w:id="36677" w:author="Rev 8 Allen Wirfs-Brock" w:date="2012-06-08T14:58:00Z">
              <w:r w:rsidR="00FC399E">
                <w:t xml:space="preserve"> </w:t>
              </w:r>
            </w:ins>
            <w:ins w:id="36678" w:author="Rev 8 Allen Wirfs-Brock" w:date="2012-06-08T14:48:00Z">
              <w:r w:rsidR="002D6D38">
                <w:t>13.1</w:t>
              </w:r>
            </w:ins>
            <w:ins w:id="36679" w:author="Rev 8 Allen Wirfs-Brock" w:date="2012-06-08T14:58:00Z">
              <w:r w:rsidR="00FC399E">
                <w:t>, 13.5</w:t>
              </w:r>
            </w:ins>
          </w:p>
        </w:tc>
        <w:tc>
          <w:tcPr>
            <w:tcW w:w="1419" w:type="dxa"/>
            <w:shd w:val="clear" w:color="auto" w:fill="auto"/>
          </w:tcPr>
          <w:p w14:paraId="32604D66" w14:textId="77777777" w:rsidR="00522CC9" w:rsidRDefault="00522CC9" w:rsidP="00010F9D">
            <w:pPr>
              <w:rPr>
                <w:ins w:id="36680" w:author="Rev 8 Allen Wirfs-Brock" w:date="2012-06-01T10:53:00Z"/>
              </w:rPr>
            </w:pPr>
          </w:p>
        </w:tc>
      </w:tr>
      <w:tr w:rsidR="008C355B" w14:paraId="02A93DC8" w14:textId="77777777" w:rsidTr="00614339">
        <w:trPr>
          <w:ins w:id="36681" w:author="Rev 8 Allen Wirfs-Brock" w:date="2012-06-08T11:53:00Z"/>
        </w:trPr>
        <w:tc>
          <w:tcPr>
            <w:tcW w:w="2261" w:type="dxa"/>
            <w:shd w:val="clear" w:color="auto" w:fill="auto"/>
          </w:tcPr>
          <w:p w14:paraId="367F44B0" w14:textId="77777777" w:rsidR="008C355B" w:rsidRPr="0096622D" w:rsidRDefault="008C355B" w:rsidP="00BD653D">
            <w:pPr>
              <w:rPr>
                <w:ins w:id="36682" w:author="Rev 8 Allen Wirfs-Brock" w:date="2012-06-08T11:53:00Z"/>
                <w:rFonts w:ascii="Times New Roman" w:hAnsi="Times New Roman"/>
              </w:rPr>
            </w:pPr>
            <w:ins w:id="36683" w:author="Rev 8 Allen Wirfs-Brock" w:date="2012-06-08T11:53:00Z">
              <w:r>
                <w:rPr>
                  <w:rFonts w:ascii="Times New Roman" w:hAnsi="Times New Roman"/>
                </w:rPr>
                <w:t>IsInvalidAssignmentPattern</w:t>
              </w:r>
            </w:ins>
          </w:p>
        </w:tc>
        <w:tc>
          <w:tcPr>
            <w:tcW w:w="4853" w:type="dxa"/>
            <w:shd w:val="clear" w:color="auto" w:fill="auto"/>
          </w:tcPr>
          <w:p w14:paraId="4B7AF5A5" w14:textId="77777777" w:rsidR="008C355B" w:rsidRDefault="008C355B" w:rsidP="008C355B">
            <w:pPr>
              <w:rPr>
                <w:ins w:id="36684" w:author="Rev 8 Allen Wirfs-Brock" w:date="2012-06-08T11:53:00Z"/>
              </w:rPr>
            </w:pPr>
            <w:ins w:id="36685" w:author="Rev 8 Allen Wirfs-Brock" w:date="2012-06-08T11:53:00Z">
              <w:r>
                <w:t xml:space="preserve">Determines if a  </w:t>
              </w:r>
              <w:r w:rsidRPr="00FC399E">
                <w:rPr>
                  <w:rFonts w:ascii="Times New Roman" w:hAnsi="Times New Roman"/>
                  <w:i/>
                </w:rPr>
                <w:t>LeftHandSideExpression</w:t>
              </w:r>
              <w:r>
                <w:t xml:space="preserve"> is a valid assignment target.  </w:t>
              </w:r>
            </w:ins>
            <w:ins w:id="36686" w:author="Rev 8 Allen Wirfs-Brock" w:date="2012-06-08T11:55:00Z">
              <w:r>
                <w:t>Primarily for dealing with destructuring assignment targets.</w:t>
              </w:r>
            </w:ins>
          </w:p>
        </w:tc>
        <w:tc>
          <w:tcPr>
            <w:tcW w:w="1435" w:type="dxa"/>
            <w:shd w:val="clear" w:color="auto" w:fill="auto"/>
          </w:tcPr>
          <w:p w14:paraId="472E8F63" w14:textId="77777777" w:rsidR="008C355B" w:rsidRDefault="008C355B" w:rsidP="00E926E2">
            <w:pPr>
              <w:jc w:val="left"/>
              <w:rPr>
                <w:ins w:id="36687" w:author="Rev 8 Allen Wirfs-Brock" w:date="2012-06-08T11:53:00Z"/>
              </w:rPr>
            </w:pPr>
            <w:ins w:id="36688" w:author="Rev 8 Allen Wirfs-Brock" w:date="2012-06-08T11:56:00Z">
              <w:r>
                <w:t>11.2</w:t>
              </w:r>
            </w:ins>
          </w:p>
        </w:tc>
        <w:tc>
          <w:tcPr>
            <w:tcW w:w="1419" w:type="dxa"/>
            <w:shd w:val="clear" w:color="auto" w:fill="auto"/>
          </w:tcPr>
          <w:p w14:paraId="603F97A3" w14:textId="77777777" w:rsidR="008C355B" w:rsidRDefault="008C355B" w:rsidP="00010F9D">
            <w:pPr>
              <w:rPr>
                <w:ins w:id="36689" w:author="Rev 8 Allen Wirfs-Brock" w:date="2012-06-08T11:53:00Z"/>
              </w:rPr>
            </w:pPr>
          </w:p>
        </w:tc>
      </w:tr>
      <w:tr w:rsidR="00847FC9" w14:paraId="1EB473C9" w14:textId="77777777" w:rsidTr="00614339">
        <w:trPr>
          <w:ins w:id="36690" w:author="Rev 8 Allen Wirfs-Brock" w:date="2012-06-08T11:58:00Z"/>
        </w:trPr>
        <w:tc>
          <w:tcPr>
            <w:tcW w:w="2261" w:type="dxa"/>
            <w:shd w:val="clear" w:color="auto" w:fill="auto"/>
          </w:tcPr>
          <w:p w14:paraId="31B3D4E9" w14:textId="77777777" w:rsidR="00847FC9" w:rsidRPr="0096622D" w:rsidRDefault="00847FC9" w:rsidP="00BD653D">
            <w:pPr>
              <w:rPr>
                <w:ins w:id="36691" w:author="Rev 8 Allen Wirfs-Brock" w:date="2012-06-08T11:58:00Z"/>
                <w:rFonts w:ascii="Times New Roman" w:hAnsi="Times New Roman"/>
              </w:rPr>
            </w:pPr>
            <w:ins w:id="36692" w:author="Rev 8 Allen Wirfs-Brock" w:date="2012-06-08T11:58:00Z">
              <w:r>
                <w:rPr>
                  <w:rFonts w:ascii="Times New Roman" w:hAnsi="Times New Roman"/>
                </w:rPr>
                <w:t>LexicalDeclarations</w:t>
              </w:r>
            </w:ins>
          </w:p>
        </w:tc>
        <w:tc>
          <w:tcPr>
            <w:tcW w:w="4853" w:type="dxa"/>
            <w:shd w:val="clear" w:color="auto" w:fill="auto"/>
          </w:tcPr>
          <w:p w14:paraId="5AFBAB6A" w14:textId="77777777" w:rsidR="00847FC9" w:rsidRDefault="00847FC9" w:rsidP="00BD653D">
            <w:pPr>
              <w:rPr>
                <w:ins w:id="36693" w:author="Rev 8 Allen Wirfs-Brock" w:date="2012-06-08T11:58:00Z"/>
              </w:rPr>
            </w:pPr>
            <w:ins w:id="36694" w:author="Rev 8 Allen Wirfs-Brock" w:date="2012-06-08T11:59:00Z">
              <w:r>
                <w:t>Return a List containing the components of a production that are processed as lexical declarations</w:t>
              </w:r>
            </w:ins>
          </w:p>
        </w:tc>
        <w:tc>
          <w:tcPr>
            <w:tcW w:w="1435" w:type="dxa"/>
            <w:shd w:val="clear" w:color="auto" w:fill="auto"/>
          </w:tcPr>
          <w:p w14:paraId="03EBD7E7" w14:textId="77777777" w:rsidR="00847FC9" w:rsidRDefault="00847FC9" w:rsidP="00E926E2">
            <w:pPr>
              <w:jc w:val="left"/>
              <w:rPr>
                <w:ins w:id="36695" w:author="Rev 8 Allen Wirfs-Brock" w:date="2012-06-08T11:58:00Z"/>
              </w:rPr>
            </w:pPr>
            <w:ins w:id="36696" w:author="Rev 8 Allen Wirfs-Brock" w:date="2012-06-08T12:00:00Z">
              <w:r>
                <w:t>12.1</w:t>
              </w:r>
            </w:ins>
            <w:ins w:id="36697" w:author="Rev 8 Allen Wirfs-Brock" w:date="2012-06-08T14:45:00Z">
              <w:r w:rsidR="002D6D38">
                <w:t>, 12.11</w:t>
              </w:r>
            </w:ins>
            <w:ins w:id="36698" w:author="Rev 8 Allen Wirfs-Brock" w:date="2012-06-08T14:59:00Z">
              <w:r w:rsidR="00FC399E">
                <w:t>, 12.5</w:t>
              </w:r>
            </w:ins>
          </w:p>
        </w:tc>
        <w:tc>
          <w:tcPr>
            <w:tcW w:w="1419" w:type="dxa"/>
            <w:shd w:val="clear" w:color="auto" w:fill="auto"/>
          </w:tcPr>
          <w:p w14:paraId="09C67CF5" w14:textId="77777777" w:rsidR="00847FC9" w:rsidRDefault="00847FC9" w:rsidP="00010F9D">
            <w:pPr>
              <w:rPr>
                <w:ins w:id="36699" w:author="Rev 8 Allen Wirfs-Brock" w:date="2012-06-08T11:58:00Z"/>
              </w:rPr>
            </w:pPr>
          </w:p>
        </w:tc>
      </w:tr>
      <w:tr w:rsidR="00124DD2" w14:paraId="65A8903E" w14:textId="77777777" w:rsidTr="00614339">
        <w:trPr>
          <w:ins w:id="36700" w:author="Rev 8 Allen Wirfs-Brock" w:date="2012-05-31T17:14:00Z"/>
        </w:trPr>
        <w:tc>
          <w:tcPr>
            <w:tcW w:w="2261" w:type="dxa"/>
            <w:shd w:val="clear" w:color="auto" w:fill="auto"/>
          </w:tcPr>
          <w:p w14:paraId="0BCAA304" w14:textId="77777777" w:rsidR="00010F9D" w:rsidRPr="00456540" w:rsidRDefault="00BD653D" w:rsidP="00BD653D">
            <w:pPr>
              <w:rPr>
                <w:ins w:id="36701" w:author="Rev 8 Allen Wirfs-Brock" w:date="2012-05-31T17:14:00Z"/>
                <w:rFonts w:ascii="Times New Roman" w:hAnsi="Times New Roman"/>
              </w:rPr>
            </w:pPr>
            <w:ins w:id="36702" w:author="Rev 8 Allen Wirfs-Brock" w:date="2012-06-01T10:41:00Z">
              <w:r w:rsidRPr="0096622D">
                <w:rPr>
                  <w:rFonts w:ascii="Times New Roman" w:hAnsi="Times New Roman"/>
                </w:rPr>
                <w:t>LexicallyDeclaredName</w:t>
              </w:r>
            </w:ins>
            <w:ins w:id="36703" w:author="Rev 8 Allen Wirfs-Brock" w:date="2012-06-08T14:48:00Z">
              <w:r w:rsidR="002D6D38">
                <w:rPr>
                  <w:rFonts w:ascii="Times New Roman" w:hAnsi="Times New Roman"/>
                </w:rPr>
                <w:t>s</w:t>
              </w:r>
            </w:ins>
          </w:p>
        </w:tc>
        <w:tc>
          <w:tcPr>
            <w:tcW w:w="4853" w:type="dxa"/>
            <w:shd w:val="clear" w:color="auto" w:fill="auto"/>
          </w:tcPr>
          <w:p w14:paraId="77DC7E62" w14:textId="77777777" w:rsidR="00010F9D" w:rsidRDefault="00BD653D" w:rsidP="00BD653D">
            <w:pPr>
              <w:rPr>
                <w:ins w:id="36704" w:author="Rev 8 Allen Wirfs-Brock" w:date="2012-05-31T17:14:00Z"/>
              </w:rPr>
            </w:pPr>
            <w:ins w:id="36705" w:author="Rev 8 Allen Wirfs-Brock" w:date="2012-06-01T10:41:00Z">
              <w:r>
                <w:t xml:space="preserve">Returns a list of the lexically scoped </w:t>
              </w:r>
            </w:ins>
            <w:ins w:id="36706" w:author="Rev 8 Allen Wirfs-Brock" w:date="2012-06-01T10:42:00Z">
              <w:r>
                <w:t xml:space="preserve">identifiers </w:t>
              </w:r>
            </w:ins>
            <w:ins w:id="36707" w:author="Rev 8 Allen Wirfs-Brock" w:date="2012-06-01T10:41:00Z">
              <w:r>
                <w:t xml:space="preserve">declared </w:t>
              </w:r>
            </w:ins>
            <w:ins w:id="36708" w:author="Rev 8 Allen Wirfs-Brock" w:date="2012-06-01T10:42:00Z">
              <w:r>
                <w:t>by a</w:t>
              </w:r>
            </w:ins>
            <w:ins w:id="36709" w:author="Rev 8 Allen Wirfs-Brock" w:date="2012-06-01T10:41:00Z">
              <w:r>
                <w:t xml:space="preserve"> production</w:t>
              </w:r>
            </w:ins>
            <w:ins w:id="36710" w:author="Rev 8 Allen Wirfs-Brock" w:date="2012-06-01T10:42:00Z">
              <w:r>
                <w:t>.</w:t>
              </w:r>
            </w:ins>
          </w:p>
        </w:tc>
        <w:tc>
          <w:tcPr>
            <w:tcW w:w="1435" w:type="dxa"/>
            <w:shd w:val="clear" w:color="auto" w:fill="auto"/>
          </w:tcPr>
          <w:p w14:paraId="60E95CB4" w14:textId="77777777" w:rsidR="00010F9D" w:rsidRDefault="00847FC9" w:rsidP="00E926E2">
            <w:pPr>
              <w:jc w:val="left"/>
              <w:rPr>
                <w:ins w:id="36711" w:author="Rev 8 Allen Wirfs-Brock" w:date="2012-05-31T17:14:00Z"/>
              </w:rPr>
            </w:pPr>
            <w:ins w:id="36712" w:author="Rev 8 Allen Wirfs-Brock" w:date="2012-06-08T12:01:00Z">
              <w:r>
                <w:t>12.1</w:t>
              </w:r>
            </w:ins>
            <w:ins w:id="36713" w:author="Rev 8 Allen Wirfs-Brock" w:date="2012-06-08T14:48:00Z">
              <w:r w:rsidR="002D6D38">
                <w:t>, 13.1</w:t>
              </w:r>
            </w:ins>
            <w:ins w:id="36714" w:author="Rev 8 Allen Wirfs-Brock" w:date="2012-06-08T14:54:00Z">
              <w:r w:rsidR="00FC399E">
                <w:t>, 13.2</w:t>
              </w:r>
            </w:ins>
            <w:ins w:id="36715" w:author="Rev 8 Allen Wirfs-Brock" w:date="2012-06-08T14:58:00Z">
              <w:r w:rsidR="00FC399E">
                <w:t>, 13.5</w:t>
              </w:r>
            </w:ins>
          </w:p>
        </w:tc>
        <w:tc>
          <w:tcPr>
            <w:tcW w:w="1419" w:type="dxa"/>
            <w:shd w:val="clear" w:color="auto" w:fill="auto"/>
          </w:tcPr>
          <w:p w14:paraId="73963CD4" w14:textId="77777777" w:rsidR="00010F9D" w:rsidRDefault="00010F9D" w:rsidP="00010F9D">
            <w:pPr>
              <w:rPr>
                <w:ins w:id="36716" w:author="Rev 8 Allen Wirfs-Brock" w:date="2012-05-31T17:14:00Z"/>
              </w:rPr>
            </w:pPr>
          </w:p>
        </w:tc>
      </w:tr>
      <w:tr w:rsidR="00A30CF3" w14:paraId="1132AEAD" w14:textId="77777777" w:rsidTr="00614339">
        <w:trPr>
          <w:ins w:id="36717" w:author="Rev 8 Allen Wirfs-Brock" w:date="2012-06-08T15:17:00Z"/>
        </w:trPr>
        <w:tc>
          <w:tcPr>
            <w:tcW w:w="2261" w:type="dxa"/>
            <w:shd w:val="clear" w:color="auto" w:fill="auto"/>
          </w:tcPr>
          <w:p w14:paraId="0EB284DA" w14:textId="77777777" w:rsidR="00A30CF3" w:rsidRDefault="00A30CF3" w:rsidP="00002FFA">
            <w:pPr>
              <w:rPr>
                <w:ins w:id="36718" w:author="Rev 8 Allen Wirfs-Brock" w:date="2012-06-08T15:17:00Z"/>
                <w:rFonts w:ascii="Times New Roman" w:hAnsi="Times New Roman"/>
              </w:rPr>
            </w:pPr>
            <w:ins w:id="36719" w:author="Rev 8 Allen Wirfs-Brock" w:date="2012-06-08T15:17:00Z">
              <w:r>
                <w:rPr>
                  <w:rFonts w:ascii="Times New Roman" w:hAnsi="Times New Roman"/>
                </w:rPr>
                <w:t>MethodDe</w:t>
              </w:r>
            </w:ins>
            <w:ins w:id="36720" w:author="Rev 8 Allen Wirfs-Brock" w:date="2012-06-08T15:26:00Z">
              <w:r w:rsidR="00002FFA">
                <w:rPr>
                  <w:rFonts w:ascii="Times New Roman" w:hAnsi="Times New Roman"/>
                </w:rPr>
                <w:t>finitions</w:t>
              </w:r>
            </w:ins>
          </w:p>
        </w:tc>
        <w:tc>
          <w:tcPr>
            <w:tcW w:w="4853" w:type="dxa"/>
            <w:shd w:val="clear" w:color="auto" w:fill="auto"/>
          </w:tcPr>
          <w:p w14:paraId="719F4901" w14:textId="77777777" w:rsidR="00A30CF3" w:rsidRPr="00002FFA" w:rsidRDefault="00A30CF3" w:rsidP="00BD653D">
            <w:pPr>
              <w:rPr>
                <w:ins w:id="36721" w:author="Rev 8 Allen Wirfs-Brock" w:date="2012-06-08T15:17:00Z"/>
              </w:rPr>
            </w:pPr>
            <w:ins w:id="36722" w:author="Rev 8 Allen Wirfs-Brock" w:date="2012-06-08T15:18:00Z">
              <w:r>
                <w:t xml:space="preserve">Return a list of the </w:t>
              </w:r>
              <w:r w:rsidRPr="00A30CF3">
                <w:rPr>
                  <w:rFonts w:ascii="Times New Roman" w:hAnsi="Times New Roman"/>
                  <w:i/>
                </w:rPr>
                <w:t>MethodDefinition</w:t>
              </w:r>
              <w:r>
                <w:t xml:space="preserve"> productions that are part of a </w:t>
              </w:r>
              <w:r w:rsidRPr="00A30CF3">
                <w:rPr>
                  <w:rFonts w:ascii="Times New Roman" w:hAnsi="Times New Roman"/>
                  <w:i/>
                </w:rPr>
                <w:t>ClassElementList</w:t>
              </w:r>
            </w:ins>
            <w:ins w:id="36723" w:author="Rev 8 Allen Wirfs-Brock" w:date="2012-06-08T15:33:00Z">
              <w:r w:rsidR="00002FFA">
                <w:t>.</w:t>
              </w:r>
            </w:ins>
          </w:p>
        </w:tc>
        <w:tc>
          <w:tcPr>
            <w:tcW w:w="1435" w:type="dxa"/>
            <w:shd w:val="clear" w:color="auto" w:fill="auto"/>
          </w:tcPr>
          <w:p w14:paraId="06C092D8" w14:textId="77777777" w:rsidR="00A30CF3" w:rsidRDefault="00A30CF3" w:rsidP="00E926E2">
            <w:pPr>
              <w:jc w:val="left"/>
              <w:rPr>
                <w:ins w:id="36724" w:author="Rev 8 Allen Wirfs-Brock" w:date="2012-06-08T15:17:00Z"/>
              </w:rPr>
            </w:pPr>
            <w:ins w:id="36725" w:author="Rev 8 Allen Wirfs-Brock" w:date="2012-06-08T15:19:00Z">
              <w:r>
                <w:t>13.5</w:t>
              </w:r>
            </w:ins>
          </w:p>
        </w:tc>
        <w:tc>
          <w:tcPr>
            <w:tcW w:w="1419" w:type="dxa"/>
            <w:shd w:val="clear" w:color="auto" w:fill="auto"/>
          </w:tcPr>
          <w:p w14:paraId="24CE161A" w14:textId="77777777" w:rsidR="00A30CF3" w:rsidRDefault="00A30CF3" w:rsidP="00010F9D">
            <w:pPr>
              <w:rPr>
                <w:ins w:id="36726" w:author="Rev 8 Allen Wirfs-Brock" w:date="2012-06-08T15:17:00Z"/>
              </w:rPr>
            </w:pPr>
          </w:p>
        </w:tc>
      </w:tr>
      <w:tr w:rsidR="00124DD2" w14:paraId="1712B6B4" w14:textId="77777777" w:rsidTr="00614339">
        <w:trPr>
          <w:ins w:id="36727" w:author="Rev 8 Allen Wirfs-Brock" w:date="2012-06-01T10:42:00Z"/>
        </w:trPr>
        <w:tc>
          <w:tcPr>
            <w:tcW w:w="2261" w:type="dxa"/>
            <w:shd w:val="clear" w:color="auto" w:fill="auto"/>
          </w:tcPr>
          <w:p w14:paraId="6063E469" w14:textId="77777777" w:rsidR="00BD653D" w:rsidRPr="0096622D" w:rsidRDefault="007B7BA4" w:rsidP="00BD653D">
            <w:pPr>
              <w:rPr>
                <w:ins w:id="36728" w:author="Rev 8 Allen Wirfs-Brock" w:date="2012-06-01T10:42:00Z"/>
                <w:rFonts w:ascii="Times New Roman" w:hAnsi="Times New Roman"/>
              </w:rPr>
            </w:pPr>
            <w:ins w:id="36729" w:author="Rev 8 Allen Wirfs-Brock" w:date="2012-06-08T11:36:00Z">
              <w:r>
                <w:rPr>
                  <w:rFonts w:ascii="Times New Roman" w:hAnsi="Times New Roman"/>
                </w:rPr>
                <w:t>MV</w:t>
              </w:r>
            </w:ins>
          </w:p>
        </w:tc>
        <w:tc>
          <w:tcPr>
            <w:tcW w:w="4853" w:type="dxa"/>
            <w:shd w:val="clear" w:color="auto" w:fill="auto"/>
          </w:tcPr>
          <w:p w14:paraId="733E6782" w14:textId="77777777" w:rsidR="00BD653D" w:rsidRDefault="00614339" w:rsidP="00BD653D">
            <w:pPr>
              <w:rPr>
                <w:ins w:id="36730" w:author="Rev 8 Allen Wirfs-Brock" w:date="2012-06-01T10:42:00Z"/>
              </w:rPr>
            </w:pPr>
            <w:ins w:id="36731" w:author="Rev 8 Allen Wirfs-Brock" w:date="2012-06-08T11:37:00Z">
              <w:r>
                <w:t>Determines the “mathematical value”</w:t>
              </w:r>
            </w:ins>
            <w:ins w:id="36732" w:author="Rev 8 Allen Wirfs-Brock" w:date="2012-06-08T11:38:00Z">
              <w:r>
                <w:t xml:space="preserve"> of a numeric lirteral or component of a numeric literal.</w:t>
              </w:r>
            </w:ins>
          </w:p>
        </w:tc>
        <w:tc>
          <w:tcPr>
            <w:tcW w:w="1435" w:type="dxa"/>
            <w:shd w:val="clear" w:color="auto" w:fill="auto"/>
          </w:tcPr>
          <w:p w14:paraId="3C15DE7D" w14:textId="77777777" w:rsidR="00BD653D" w:rsidRDefault="00614339" w:rsidP="00E926E2">
            <w:pPr>
              <w:jc w:val="left"/>
              <w:rPr>
                <w:ins w:id="36733" w:author="Rev 8 Allen Wirfs-Brock" w:date="2012-06-01T10:42:00Z"/>
              </w:rPr>
            </w:pPr>
            <w:ins w:id="36734" w:author="Rev 8 Allen Wirfs-Brock" w:date="2012-06-08T11:38:00Z">
              <w:r>
                <w:t>7.8.3</w:t>
              </w:r>
            </w:ins>
          </w:p>
        </w:tc>
        <w:tc>
          <w:tcPr>
            <w:tcW w:w="1419" w:type="dxa"/>
            <w:shd w:val="clear" w:color="auto" w:fill="auto"/>
          </w:tcPr>
          <w:p w14:paraId="2E05296B" w14:textId="77777777" w:rsidR="00BD653D" w:rsidRDefault="00BD653D" w:rsidP="00010F9D">
            <w:pPr>
              <w:rPr>
                <w:ins w:id="36735" w:author="Rev 8 Allen Wirfs-Brock" w:date="2012-06-01T10:42:00Z"/>
              </w:rPr>
            </w:pPr>
          </w:p>
        </w:tc>
      </w:tr>
      <w:tr w:rsidR="00614339" w14:paraId="456F2CBC" w14:textId="77777777" w:rsidTr="00614339">
        <w:trPr>
          <w:ins w:id="36736" w:author="Rev 8 Allen Wirfs-Brock" w:date="2012-06-08T11:45:00Z"/>
        </w:trPr>
        <w:tc>
          <w:tcPr>
            <w:tcW w:w="2261" w:type="dxa"/>
            <w:shd w:val="clear" w:color="auto" w:fill="auto"/>
          </w:tcPr>
          <w:p w14:paraId="43F7E025" w14:textId="77777777" w:rsidR="00614339" w:rsidRDefault="00614339" w:rsidP="00BD653D">
            <w:pPr>
              <w:rPr>
                <w:ins w:id="36737" w:author="Rev 8 Allen Wirfs-Brock" w:date="2012-06-08T11:45:00Z"/>
                <w:rFonts w:ascii="Times New Roman" w:hAnsi="Times New Roman"/>
              </w:rPr>
            </w:pPr>
            <w:ins w:id="36738" w:author="Rev 8 Allen Wirfs-Brock" w:date="2012-06-08T11:45:00Z">
              <w:r>
                <w:rPr>
                  <w:rFonts w:ascii="Times New Roman" w:hAnsi="Times New Roman"/>
                </w:rPr>
                <w:t>PropName</w:t>
              </w:r>
            </w:ins>
          </w:p>
        </w:tc>
        <w:tc>
          <w:tcPr>
            <w:tcW w:w="4853" w:type="dxa"/>
            <w:shd w:val="clear" w:color="auto" w:fill="auto"/>
          </w:tcPr>
          <w:p w14:paraId="175ED398" w14:textId="77777777" w:rsidR="00614339" w:rsidRDefault="00614339" w:rsidP="00BD653D">
            <w:pPr>
              <w:rPr>
                <w:ins w:id="36739" w:author="Rev 8 Allen Wirfs-Brock" w:date="2012-06-08T11:45:00Z"/>
              </w:rPr>
            </w:pPr>
            <w:ins w:id="36740" w:author="Rev 8 Allen Wirfs-Brock" w:date="2012-06-08T11:46:00Z">
              <w:r>
                <w:t>Determines the string value of the property name referenced by a production.</w:t>
              </w:r>
            </w:ins>
          </w:p>
        </w:tc>
        <w:tc>
          <w:tcPr>
            <w:tcW w:w="1435" w:type="dxa"/>
            <w:shd w:val="clear" w:color="auto" w:fill="auto"/>
          </w:tcPr>
          <w:p w14:paraId="2BE83421" w14:textId="77777777" w:rsidR="00614339" w:rsidRDefault="00614339" w:rsidP="00E926E2">
            <w:pPr>
              <w:jc w:val="left"/>
              <w:rPr>
                <w:ins w:id="36741" w:author="Rev 8 Allen Wirfs-Brock" w:date="2012-06-08T11:45:00Z"/>
              </w:rPr>
            </w:pPr>
            <w:ins w:id="36742" w:author="Rev 8 Allen Wirfs-Brock" w:date="2012-06-08T11:46:00Z">
              <w:r>
                <w:t>11.1.5.1</w:t>
              </w:r>
            </w:ins>
            <w:ins w:id="36743" w:author="Rev 8 Allen Wirfs-Brock" w:date="2012-06-08T14:55:00Z">
              <w:r w:rsidR="00FC399E">
                <w:t>, 13.3</w:t>
              </w:r>
            </w:ins>
            <w:ins w:id="36744" w:author="Rev 8 Allen Wirfs-Brock" w:date="2012-06-08T14:59:00Z">
              <w:r w:rsidR="00FC399E">
                <w:t>, 13.5</w:t>
              </w:r>
            </w:ins>
          </w:p>
        </w:tc>
        <w:tc>
          <w:tcPr>
            <w:tcW w:w="1419" w:type="dxa"/>
            <w:shd w:val="clear" w:color="auto" w:fill="auto"/>
          </w:tcPr>
          <w:p w14:paraId="06249B87" w14:textId="77777777" w:rsidR="00614339" w:rsidRDefault="00614339" w:rsidP="00010F9D">
            <w:pPr>
              <w:rPr>
                <w:ins w:id="36745" w:author="Rev 8 Allen Wirfs-Brock" w:date="2012-06-08T11:45:00Z"/>
              </w:rPr>
            </w:pPr>
          </w:p>
        </w:tc>
      </w:tr>
      <w:tr w:rsidR="00614339" w14:paraId="12710A18" w14:textId="77777777" w:rsidTr="00614339">
        <w:trPr>
          <w:ins w:id="36746" w:author="Rev 8 Allen Wirfs-Brock" w:date="2012-06-08T11:45:00Z"/>
        </w:trPr>
        <w:tc>
          <w:tcPr>
            <w:tcW w:w="2261" w:type="dxa"/>
            <w:shd w:val="clear" w:color="auto" w:fill="auto"/>
          </w:tcPr>
          <w:p w14:paraId="551405F5" w14:textId="77777777" w:rsidR="00614339" w:rsidRDefault="00614339" w:rsidP="00BD653D">
            <w:pPr>
              <w:rPr>
                <w:ins w:id="36747" w:author="Rev 8 Allen Wirfs-Brock" w:date="2012-06-08T11:45:00Z"/>
                <w:rFonts w:ascii="Times New Roman" w:hAnsi="Times New Roman"/>
              </w:rPr>
            </w:pPr>
            <w:ins w:id="36748" w:author="Rev 8 Allen Wirfs-Brock" w:date="2012-06-08T11:45:00Z">
              <w:r>
                <w:rPr>
                  <w:rFonts w:ascii="Times New Roman" w:hAnsi="Times New Roman"/>
                </w:rPr>
                <w:t>PropNameList</w:t>
              </w:r>
            </w:ins>
          </w:p>
        </w:tc>
        <w:tc>
          <w:tcPr>
            <w:tcW w:w="4853" w:type="dxa"/>
            <w:shd w:val="clear" w:color="auto" w:fill="auto"/>
          </w:tcPr>
          <w:p w14:paraId="7C3563CA" w14:textId="77777777" w:rsidR="00614339" w:rsidRDefault="008C355B" w:rsidP="008C355B">
            <w:pPr>
              <w:rPr>
                <w:ins w:id="36749" w:author="Rev 8 Allen Wirfs-Brock" w:date="2012-06-08T11:45:00Z"/>
              </w:rPr>
            </w:pPr>
            <w:ins w:id="36750" w:author="Rev 8 Allen Wirfs-Brock" w:date="2012-06-08T11:47:00Z">
              <w:r>
                <w:t xml:space="preserve">Returns a List of the string values of the property names </w:t>
              </w:r>
            </w:ins>
            <w:ins w:id="36751" w:author="Rev 8 Allen Wirfs-Brock" w:date="2012-06-08T11:48:00Z">
              <w:r>
                <w:t>referenced</w:t>
              </w:r>
            </w:ins>
            <w:ins w:id="36752" w:author="Rev 8 Allen Wirfs-Brock" w:date="2012-06-08T11:47:00Z">
              <w:r>
                <w:t xml:space="preserve"> by a production. </w:t>
              </w:r>
            </w:ins>
            <w:ins w:id="36753" w:author="Rev 8 Allen Wirfs-Brock" w:date="2012-06-08T11:48:00Z">
              <w:r>
                <w:t xml:space="preserve">The list reflects the order of the references in the source text.  The </w:t>
              </w:r>
            </w:ins>
            <w:ins w:id="36754" w:author="Rev 8 Allen Wirfs-Brock" w:date="2012-06-08T11:49:00Z">
              <w:r>
                <w:t>list may contain duplicate elements.</w:t>
              </w:r>
            </w:ins>
          </w:p>
        </w:tc>
        <w:tc>
          <w:tcPr>
            <w:tcW w:w="1435" w:type="dxa"/>
            <w:shd w:val="clear" w:color="auto" w:fill="auto"/>
          </w:tcPr>
          <w:p w14:paraId="274229C8" w14:textId="77777777" w:rsidR="00614339" w:rsidRDefault="008C355B" w:rsidP="00E926E2">
            <w:pPr>
              <w:jc w:val="left"/>
              <w:rPr>
                <w:ins w:id="36755" w:author="Rev 8 Allen Wirfs-Brock" w:date="2012-06-08T11:45:00Z"/>
              </w:rPr>
            </w:pPr>
            <w:ins w:id="36756" w:author="Rev 8 Allen Wirfs-Brock" w:date="2012-06-08T11:49:00Z">
              <w:r>
                <w:t>11</w:t>
              </w:r>
            </w:ins>
            <w:ins w:id="36757" w:author="Rev 8 Allen Wirfs-Brock" w:date="2012-06-08T14:59:00Z">
              <w:r w:rsidR="00FC399E">
                <w:t>.</w:t>
              </w:r>
            </w:ins>
            <w:ins w:id="36758" w:author="Rev 8 Allen Wirfs-Brock" w:date="2012-06-08T11:49:00Z">
              <w:r>
                <w:t>5</w:t>
              </w:r>
            </w:ins>
            <w:ins w:id="36759" w:author="Rev 8 Allen Wirfs-Brock" w:date="2012-06-08T14:59:00Z">
              <w:r w:rsidR="00FC399E">
                <w:t>.</w:t>
              </w:r>
            </w:ins>
            <w:ins w:id="36760" w:author="Rev 8 Allen Wirfs-Brock" w:date="2012-06-08T11:49:00Z">
              <w:r>
                <w:t>1</w:t>
              </w:r>
            </w:ins>
            <w:ins w:id="36761" w:author="Rev 8 Allen Wirfs-Brock" w:date="2012-06-08T14:59:00Z">
              <w:r w:rsidR="00FC399E">
                <w:t>, 13.5</w:t>
              </w:r>
            </w:ins>
          </w:p>
        </w:tc>
        <w:tc>
          <w:tcPr>
            <w:tcW w:w="1419" w:type="dxa"/>
            <w:shd w:val="clear" w:color="auto" w:fill="auto"/>
          </w:tcPr>
          <w:p w14:paraId="304998A0" w14:textId="77777777" w:rsidR="00614339" w:rsidRDefault="00614339" w:rsidP="00010F9D">
            <w:pPr>
              <w:rPr>
                <w:ins w:id="36762" w:author="Rev 8 Allen Wirfs-Brock" w:date="2012-06-08T11:45:00Z"/>
              </w:rPr>
            </w:pPr>
          </w:p>
        </w:tc>
      </w:tr>
      <w:tr w:rsidR="0021118F" w14:paraId="3BB2E403" w14:textId="77777777" w:rsidTr="00614339">
        <w:trPr>
          <w:ins w:id="36763" w:author="Rev 8 Allen Wirfs-Brock" w:date="2012-06-11T16:15:00Z"/>
        </w:trPr>
        <w:tc>
          <w:tcPr>
            <w:tcW w:w="2261" w:type="dxa"/>
            <w:shd w:val="clear" w:color="auto" w:fill="auto"/>
          </w:tcPr>
          <w:p w14:paraId="159CF7A3" w14:textId="77777777" w:rsidR="0021118F" w:rsidRDefault="0021118F" w:rsidP="00BD653D">
            <w:pPr>
              <w:rPr>
                <w:ins w:id="36764" w:author="Rev 8 Allen Wirfs-Brock" w:date="2012-06-11T16:15:00Z"/>
                <w:rFonts w:ascii="Times New Roman" w:hAnsi="Times New Roman"/>
              </w:rPr>
            </w:pPr>
            <w:ins w:id="36765" w:author="Rev 8 Allen Wirfs-Brock" w:date="2012-06-11T16:15:00Z">
              <w:r>
                <w:rPr>
                  <w:rFonts w:ascii="Times New Roman" w:hAnsi="Times New Roman"/>
                </w:rPr>
                <w:t>ReferencesSuper</w:t>
              </w:r>
            </w:ins>
          </w:p>
        </w:tc>
        <w:tc>
          <w:tcPr>
            <w:tcW w:w="4853" w:type="dxa"/>
            <w:shd w:val="clear" w:color="auto" w:fill="auto"/>
          </w:tcPr>
          <w:p w14:paraId="41D4F58B" w14:textId="77777777" w:rsidR="0021118F" w:rsidRDefault="0021118F" w:rsidP="0021118F">
            <w:pPr>
              <w:rPr>
                <w:ins w:id="36766" w:author="Rev 8 Allen Wirfs-Brock" w:date="2012-06-11T16:15:00Z"/>
              </w:rPr>
            </w:pPr>
            <w:ins w:id="36767" w:author="Rev 8 Allen Wirfs-Brock" w:date="2012-06-11T16:15:00Z">
              <w:r>
                <w:t xml:space="preserve">Determine if a </w:t>
              </w:r>
              <w:r w:rsidRPr="00E926E2">
                <w:rPr>
                  <w:rFonts w:ascii="Times New Roman" w:hAnsi="Times New Roman"/>
                  <w:i/>
                </w:rPr>
                <w:t>MethodDefinition</w:t>
              </w:r>
              <w:r>
                <w:t xml:space="preserve"> contains any references to the </w:t>
              </w:r>
              <w:r w:rsidRPr="0021118F">
                <w:rPr>
                  <w:rFonts w:ascii="Times New Roman" w:hAnsi="Times New Roman"/>
                  <w:i/>
                </w:rPr>
                <w:t>ReservedWord</w:t>
              </w:r>
              <w:r>
                <w:t xml:space="preserve"> </w:t>
              </w:r>
              <w:r w:rsidRPr="0021118F">
                <w:rPr>
                  <w:rFonts w:ascii="Courier New" w:hAnsi="Courier New" w:cs="Courier New"/>
                  <w:b/>
                </w:rPr>
                <w:t>super</w:t>
              </w:r>
              <w:r>
                <w:t>.</w:t>
              </w:r>
            </w:ins>
          </w:p>
        </w:tc>
        <w:tc>
          <w:tcPr>
            <w:tcW w:w="1435" w:type="dxa"/>
            <w:shd w:val="clear" w:color="auto" w:fill="auto"/>
          </w:tcPr>
          <w:p w14:paraId="21DC9A5B" w14:textId="77777777" w:rsidR="0021118F" w:rsidRDefault="0021118F" w:rsidP="00E926E2">
            <w:pPr>
              <w:jc w:val="left"/>
              <w:rPr>
                <w:ins w:id="36768" w:author="Rev 8 Allen Wirfs-Brock" w:date="2012-06-11T16:15:00Z"/>
              </w:rPr>
            </w:pPr>
            <w:ins w:id="36769" w:author="Rev 8 Allen Wirfs-Brock" w:date="2012-06-11T16:16:00Z">
              <w:r>
                <w:t>13.3</w:t>
              </w:r>
            </w:ins>
          </w:p>
        </w:tc>
        <w:tc>
          <w:tcPr>
            <w:tcW w:w="1419" w:type="dxa"/>
            <w:shd w:val="clear" w:color="auto" w:fill="auto"/>
          </w:tcPr>
          <w:p w14:paraId="271A6C21" w14:textId="77777777" w:rsidR="0021118F" w:rsidRDefault="0021118F" w:rsidP="00010F9D">
            <w:pPr>
              <w:rPr>
                <w:ins w:id="36770" w:author="Rev 8 Allen Wirfs-Brock" w:date="2012-06-11T16:15:00Z"/>
              </w:rPr>
            </w:pPr>
          </w:p>
        </w:tc>
      </w:tr>
      <w:tr w:rsidR="00FC399E" w14:paraId="1306B6BC" w14:textId="77777777" w:rsidTr="00614339">
        <w:trPr>
          <w:ins w:id="36771" w:author="Rev 8 Allen Wirfs-Brock" w:date="2012-06-08T14:55:00Z"/>
        </w:trPr>
        <w:tc>
          <w:tcPr>
            <w:tcW w:w="2261" w:type="dxa"/>
            <w:shd w:val="clear" w:color="auto" w:fill="auto"/>
          </w:tcPr>
          <w:p w14:paraId="58E21F81" w14:textId="77777777" w:rsidR="00FC399E" w:rsidRDefault="00FC399E" w:rsidP="00BD653D">
            <w:pPr>
              <w:rPr>
                <w:ins w:id="36772" w:author="Rev 8 Allen Wirfs-Brock" w:date="2012-06-08T14:55:00Z"/>
                <w:rFonts w:ascii="Times New Roman" w:hAnsi="Times New Roman"/>
              </w:rPr>
            </w:pPr>
            <w:ins w:id="36773" w:author="Rev 8 Allen Wirfs-Brock" w:date="2012-06-08T14:55:00Z">
              <w:r>
                <w:rPr>
                  <w:rFonts w:ascii="Times New Roman" w:hAnsi="Times New Roman"/>
                </w:rPr>
                <w:t>SpecialMethod</w:t>
              </w:r>
            </w:ins>
          </w:p>
        </w:tc>
        <w:tc>
          <w:tcPr>
            <w:tcW w:w="4853" w:type="dxa"/>
            <w:shd w:val="clear" w:color="auto" w:fill="auto"/>
          </w:tcPr>
          <w:p w14:paraId="75DF7E96" w14:textId="77777777" w:rsidR="00FC399E" w:rsidRDefault="00FC399E" w:rsidP="00BD653D">
            <w:pPr>
              <w:rPr>
                <w:ins w:id="36774" w:author="Rev 8 Allen Wirfs-Brock" w:date="2012-06-08T14:55:00Z"/>
              </w:rPr>
            </w:pPr>
            <w:ins w:id="36775" w:author="Rev 8 Allen Wirfs-Brock" w:date="2012-06-08T14:56:00Z">
              <w:r>
                <w:t xml:space="preserve">Determine if a </w:t>
              </w:r>
              <w:r w:rsidRPr="00E926E2">
                <w:rPr>
                  <w:rFonts w:ascii="Times New Roman" w:hAnsi="Times New Roman"/>
                  <w:i/>
                </w:rPr>
                <w:t>MethodDefinition</w:t>
              </w:r>
              <w:r>
                <w:t xml:space="preserve"> defines a generator method or an accessor property.</w:t>
              </w:r>
            </w:ins>
          </w:p>
        </w:tc>
        <w:tc>
          <w:tcPr>
            <w:tcW w:w="1435" w:type="dxa"/>
            <w:shd w:val="clear" w:color="auto" w:fill="auto"/>
          </w:tcPr>
          <w:p w14:paraId="1A0841D2" w14:textId="77777777" w:rsidR="00FC399E" w:rsidRDefault="00FC399E" w:rsidP="00E926E2">
            <w:pPr>
              <w:jc w:val="left"/>
              <w:rPr>
                <w:ins w:id="36776" w:author="Rev 8 Allen Wirfs-Brock" w:date="2012-06-08T14:55:00Z"/>
              </w:rPr>
            </w:pPr>
            <w:ins w:id="36777" w:author="Rev 8 Allen Wirfs-Brock" w:date="2012-06-08T14:56:00Z">
              <w:r>
                <w:t>13.3</w:t>
              </w:r>
            </w:ins>
          </w:p>
        </w:tc>
        <w:tc>
          <w:tcPr>
            <w:tcW w:w="1419" w:type="dxa"/>
            <w:shd w:val="clear" w:color="auto" w:fill="auto"/>
          </w:tcPr>
          <w:p w14:paraId="49D1DC8C" w14:textId="77777777" w:rsidR="00FC399E" w:rsidRDefault="00FC399E" w:rsidP="00010F9D">
            <w:pPr>
              <w:rPr>
                <w:ins w:id="36778" w:author="Rev 8 Allen Wirfs-Brock" w:date="2012-06-08T14:55:00Z"/>
              </w:rPr>
            </w:pPr>
          </w:p>
        </w:tc>
      </w:tr>
      <w:tr w:rsidR="00124DD2" w14:paraId="3FA90C50" w14:textId="77777777" w:rsidTr="00614339">
        <w:trPr>
          <w:ins w:id="36779" w:author="Rev 8 Allen Wirfs-Brock" w:date="2012-06-01T10:42:00Z"/>
        </w:trPr>
        <w:tc>
          <w:tcPr>
            <w:tcW w:w="2261" w:type="dxa"/>
            <w:shd w:val="clear" w:color="auto" w:fill="auto"/>
          </w:tcPr>
          <w:p w14:paraId="039D15E7" w14:textId="77777777" w:rsidR="00BD653D" w:rsidRPr="0096622D" w:rsidRDefault="00614339" w:rsidP="00BD653D">
            <w:pPr>
              <w:rPr>
                <w:ins w:id="36780" w:author="Rev 8 Allen Wirfs-Brock" w:date="2012-06-01T10:42:00Z"/>
                <w:rFonts w:ascii="Times New Roman" w:hAnsi="Times New Roman"/>
              </w:rPr>
            </w:pPr>
            <w:ins w:id="36781" w:author="Rev 8 Allen Wirfs-Brock" w:date="2012-06-08T11:39:00Z">
              <w:r>
                <w:rPr>
                  <w:rFonts w:ascii="Times New Roman" w:hAnsi="Times New Roman"/>
                </w:rPr>
                <w:t>SV</w:t>
              </w:r>
            </w:ins>
          </w:p>
        </w:tc>
        <w:tc>
          <w:tcPr>
            <w:tcW w:w="4853" w:type="dxa"/>
            <w:shd w:val="clear" w:color="auto" w:fill="auto"/>
          </w:tcPr>
          <w:p w14:paraId="3C5DFCF6" w14:textId="77777777" w:rsidR="00BD653D" w:rsidRDefault="00614339" w:rsidP="00BD653D">
            <w:pPr>
              <w:rPr>
                <w:ins w:id="36782" w:author="Rev 8 Allen Wirfs-Brock" w:date="2012-06-01T10:42:00Z"/>
              </w:rPr>
            </w:pPr>
            <w:ins w:id="36783" w:author="Rev 8 Allen Wirfs-Brock" w:date="2012-06-08T11:39:00Z">
              <w:r>
                <w:t xml:space="preserve">Determines the “string value” of a </w:t>
              </w:r>
              <w:r w:rsidRPr="00E926E2">
                <w:rPr>
                  <w:rFonts w:ascii="Times New Roman" w:hAnsi="Times New Roman"/>
                  <w:i/>
                </w:rPr>
                <w:t>StringLiteral</w:t>
              </w:r>
              <w:r w:rsidRPr="00E77497">
                <w:t xml:space="preserve"> </w:t>
              </w:r>
              <w:r>
                <w:t xml:space="preserve">or component of a </w:t>
              </w:r>
              <w:r w:rsidRPr="00E926E2">
                <w:rPr>
                  <w:rFonts w:ascii="Times New Roman" w:hAnsi="Times New Roman"/>
                  <w:i/>
                </w:rPr>
                <w:t>StringLiteral</w:t>
              </w:r>
              <w:r>
                <w:t>.</w:t>
              </w:r>
            </w:ins>
          </w:p>
        </w:tc>
        <w:tc>
          <w:tcPr>
            <w:tcW w:w="1435" w:type="dxa"/>
            <w:shd w:val="clear" w:color="auto" w:fill="auto"/>
          </w:tcPr>
          <w:p w14:paraId="7CBE2C20" w14:textId="77777777" w:rsidR="00BD653D" w:rsidRDefault="00614339" w:rsidP="00E926E2">
            <w:pPr>
              <w:jc w:val="left"/>
              <w:rPr>
                <w:ins w:id="36784" w:author="Rev 8 Allen Wirfs-Brock" w:date="2012-06-01T10:42:00Z"/>
              </w:rPr>
            </w:pPr>
            <w:ins w:id="36785" w:author="Rev 8 Allen Wirfs-Brock" w:date="2012-06-08T11:40:00Z">
              <w:r>
                <w:t>7.8.4</w:t>
              </w:r>
            </w:ins>
          </w:p>
        </w:tc>
        <w:tc>
          <w:tcPr>
            <w:tcW w:w="1419" w:type="dxa"/>
            <w:shd w:val="clear" w:color="auto" w:fill="auto"/>
          </w:tcPr>
          <w:p w14:paraId="26AFC1C3" w14:textId="77777777" w:rsidR="00BD653D" w:rsidRDefault="00BD653D" w:rsidP="00010F9D">
            <w:pPr>
              <w:rPr>
                <w:ins w:id="36786" w:author="Rev 8 Allen Wirfs-Brock" w:date="2012-06-01T10:42:00Z"/>
              </w:rPr>
            </w:pPr>
          </w:p>
        </w:tc>
      </w:tr>
      <w:tr w:rsidR="00847FC9" w14:paraId="25B98541" w14:textId="77777777" w:rsidTr="00614339">
        <w:trPr>
          <w:ins w:id="36787" w:author="Rev 8 Allen Wirfs-Brock" w:date="2012-06-08T12:01:00Z"/>
        </w:trPr>
        <w:tc>
          <w:tcPr>
            <w:tcW w:w="2261" w:type="dxa"/>
            <w:shd w:val="clear" w:color="auto" w:fill="auto"/>
          </w:tcPr>
          <w:p w14:paraId="534A34EC" w14:textId="77777777" w:rsidR="00847FC9" w:rsidRDefault="00847FC9" w:rsidP="00BD653D">
            <w:pPr>
              <w:rPr>
                <w:ins w:id="36788" w:author="Rev 8 Allen Wirfs-Brock" w:date="2012-06-08T12:01:00Z"/>
                <w:rFonts w:ascii="Times New Roman" w:hAnsi="Times New Roman"/>
              </w:rPr>
            </w:pPr>
          </w:p>
        </w:tc>
        <w:tc>
          <w:tcPr>
            <w:tcW w:w="4853" w:type="dxa"/>
            <w:shd w:val="clear" w:color="auto" w:fill="auto"/>
          </w:tcPr>
          <w:p w14:paraId="60DD3619" w14:textId="77777777" w:rsidR="00847FC9" w:rsidRDefault="00847FC9" w:rsidP="00BD653D">
            <w:pPr>
              <w:rPr>
                <w:ins w:id="36789" w:author="Rev 8 Allen Wirfs-Brock" w:date="2012-06-08T12:01:00Z"/>
              </w:rPr>
            </w:pPr>
          </w:p>
        </w:tc>
        <w:tc>
          <w:tcPr>
            <w:tcW w:w="1435" w:type="dxa"/>
            <w:shd w:val="clear" w:color="auto" w:fill="auto"/>
          </w:tcPr>
          <w:p w14:paraId="21713A4C" w14:textId="77777777" w:rsidR="00847FC9" w:rsidRDefault="00847FC9" w:rsidP="00E926E2">
            <w:pPr>
              <w:jc w:val="left"/>
              <w:rPr>
                <w:ins w:id="36790" w:author="Rev 8 Allen Wirfs-Brock" w:date="2012-06-08T12:01:00Z"/>
              </w:rPr>
            </w:pPr>
          </w:p>
        </w:tc>
        <w:tc>
          <w:tcPr>
            <w:tcW w:w="1419" w:type="dxa"/>
            <w:shd w:val="clear" w:color="auto" w:fill="auto"/>
          </w:tcPr>
          <w:p w14:paraId="0FD62797" w14:textId="77777777" w:rsidR="00847FC9" w:rsidRDefault="00847FC9" w:rsidP="00010F9D">
            <w:pPr>
              <w:rPr>
                <w:ins w:id="36791" w:author="Rev 8 Allen Wirfs-Brock" w:date="2012-06-08T12:01:00Z"/>
              </w:rPr>
            </w:pPr>
          </w:p>
        </w:tc>
      </w:tr>
      <w:tr w:rsidR="00124DD2" w14:paraId="7BEDE874" w14:textId="77777777" w:rsidTr="00614339">
        <w:trPr>
          <w:ins w:id="36792" w:author="Rev 8 Allen Wirfs-Brock" w:date="2012-06-01T10:42:00Z"/>
        </w:trPr>
        <w:tc>
          <w:tcPr>
            <w:tcW w:w="2261" w:type="dxa"/>
            <w:shd w:val="clear" w:color="auto" w:fill="auto"/>
          </w:tcPr>
          <w:p w14:paraId="5939C755" w14:textId="77777777" w:rsidR="00BD653D" w:rsidRPr="00456540" w:rsidRDefault="00BD653D" w:rsidP="00BD653D">
            <w:pPr>
              <w:rPr>
                <w:ins w:id="36793" w:author="Rev 8 Allen Wirfs-Brock" w:date="2012-06-01T10:42:00Z"/>
                <w:rFonts w:ascii="Times New Roman" w:hAnsi="Times New Roman"/>
              </w:rPr>
            </w:pPr>
            <w:ins w:id="36794" w:author="Rev 8 Allen Wirfs-Brock" w:date="2012-06-01T10:43:00Z">
              <w:r w:rsidRPr="0096622D">
                <w:rPr>
                  <w:rFonts w:ascii="Times New Roman" w:hAnsi="Times New Roman"/>
                </w:rPr>
                <w:t>VarDeclaredNames</w:t>
              </w:r>
            </w:ins>
          </w:p>
        </w:tc>
        <w:tc>
          <w:tcPr>
            <w:tcW w:w="4853" w:type="dxa"/>
            <w:shd w:val="clear" w:color="auto" w:fill="auto"/>
          </w:tcPr>
          <w:p w14:paraId="18A0F4FA" w14:textId="77777777" w:rsidR="00BD653D" w:rsidRDefault="00BD653D" w:rsidP="00BD653D">
            <w:pPr>
              <w:rPr>
                <w:ins w:id="36795" w:author="Rev 8 Allen Wirfs-Brock" w:date="2012-06-01T10:42:00Z"/>
              </w:rPr>
            </w:pPr>
            <w:ins w:id="36796" w:author="Rev 8 Allen Wirfs-Brock" w:date="2012-06-01T10:43:00Z">
              <w:r>
                <w:t xml:space="preserve">Returns a list of the local top-level scoped identifiers declared by a production.  These are identifier that are scoped as if by a var </w:t>
              </w:r>
            </w:ins>
            <w:ins w:id="36797" w:author="Rev 8 Allen Wirfs-Brock" w:date="2012-06-01T10:44:00Z">
              <w:r>
                <w:t>statement</w:t>
              </w:r>
            </w:ins>
            <w:ins w:id="36798" w:author="Rev 8 Allen Wirfs-Brock" w:date="2012-06-01T10:43:00Z">
              <w:r>
                <w:t>.</w:t>
              </w:r>
            </w:ins>
          </w:p>
        </w:tc>
        <w:tc>
          <w:tcPr>
            <w:tcW w:w="1435" w:type="dxa"/>
            <w:shd w:val="clear" w:color="auto" w:fill="auto"/>
          </w:tcPr>
          <w:p w14:paraId="71E2E047" w14:textId="77777777" w:rsidR="00BD653D" w:rsidRDefault="00847FC9" w:rsidP="00E926E2">
            <w:pPr>
              <w:jc w:val="left"/>
              <w:rPr>
                <w:ins w:id="36799" w:author="Rev 8 Allen Wirfs-Brock" w:date="2012-06-01T10:42:00Z"/>
              </w:rPr>
            </w:pPr>
            <w:ins w:id="36800" w:author="Rev 8 Allen Wirfs-Brock" w:date="2012-06-08T12:01:00Z">
              <w:r>
                <w:t>12.1</w:t>
              </w:r>
            </w:ins>
            <w:ins w:id="36801" w:author="Rev 8 Allen Wirfs-Brock" w:date="2012-06-08T12:05:00Z">
              <w:r>
                <w:t>, 12.5</w:t>
              </w:r>
            </w:ins>
            <w:ins w:id="36802" w:author="Rev 8 Allen Wirfs-Brock" w:date="2012-06-08T12:06:00Z">
              <w:r>
                <w:t>, 12.6.1, 12.6.2, 12.6.3</w:t>
              </w:r>
            </w:ins>
            <w:ins w:id="36803" w:author="Rev 8 Allen Wirfs-Brock" w:date="2012-06-08T12:07:00Z">
              <w:r>
                <w:t>, 12.6.4</w:t>
              </w:r>
            </w:ins>
            <w:ins w:id="36804" w:author="Rev 8 Allen Wirfs-Brock" w:date="2012-06-08T14:46:00Z">
              <w:r w:rsidR="002D6D38">
                <w:t>, 12.12</w:t>
              </w:r>
            </w:ins>
            <w:ins w:id="36805" w:author="Rev 8 Allen Wirfs-Brock" w:date="2012-06-08T14:49:00Z">
              <w:r w:rsidR="002D6D38">
                <w:t>, 13.1</w:t>
              </w:r>
            </w:ins>
            <w:ins w:id="36806" w:author="Rev 8 Allen Wirfs-Brock" w:date="2012-06-08T14:59:00Z">
              <w:r w:rsidR="00FC399E">
                <w:t>, 13.5</w:t>
              </w:r>
            </w:ins>
          </w:p>
        </w:tc>
        <w:tc>
          <w:tcPr>
            <w:tcW w:w="1419" w:type="dxa"/>
            <w:shd w:val="clear" w:color="auto" w:fill="auto"/>
          </w:tcPr>
          <w:p w14:paraId="27C2EC3F" w14:textId="77777777" w:rsidR="00BD653D" w:rsidRDefault="00BD653D" w:rsidP="00010F9D">
            <w:pPr>
              <w:rPr>
                <w:ins w:id="36807" w:author="Rev 8 Allen Wirfs-Brock" w:date="2012-06-01T10:42:00Z"/>
              </w:rPr>
            </w:pPr>
          </w:p>
        </w:tc>
      </w:tr>
    </w:tbl>
    <w:p w14:paraId="70FB937D" w14:textId="77777777" w:rsidR="00010F9D" w:rsidRPr="00010F9D" w:rsidRDefault="00010F9D" w:rsidP="00E926E2"/>
    <w:p w14:paraId="7E560B3B" w14:textId="77777777" w:rsidR="00690D1B" w:rsidRDefault="00690D1B">
      <w:pPr>
        <w:pStyle w:val="1"/>
        <w:numPr>
          <w:ilvl w:val="0"/>
          <w:numId w:val="0"/>
        </w:numPr>
        <w:rPr>
          <w:ins w:id="36808" w:author="Rev 8 Allen Wirfs-Brock" w:date="2012-06-11T14:40:00Z"/>
        </w:rPr>
        <w:pPrChange w:id="36809" w:author="Rev 8 Allen Wirfs-Brock" w:date="2012-06-11T14:40:00Z">
          <w:pPr>
            <w:pStyle w:val="zzBiblio"/>
          </w:pPr>
        </w:pPrChange>
      </w:pPr>
      <w:ins w:id="36810" w:author="Rev 8 Allen Wirfs-Brock" w:date="2012-06-11T14:38:00Z">
        <w:r>
          <w:br w:type="page"/>
        </w:r>
        <w:bookmarkStart w:id="36811" w:name="_Toc336509713"/>
        <w:r>
          <w:t xml:space="preserve">Scrap </w:t>
        </w:r>
      </w:ins>
      <w:ins w:id="36812" w:author="Rev 8 Allen Wirfs-Brock" w:date="2012-06-11T14:40:00Z">
        <w:r>
          <w:t>Heap</w:t>
        </w:r>
        <w:bookmarkEnd w:id="36811"/>
      </w:ins>
    </w:p>
    <w:p w14:paraId="45F9DB22" w14:textId="77777777" w:rsidR="00690D1B" w:rsidRDefault="00690D1B">
      <w:pPr>
        <w:rPr>
          <w:ins w:id="36813" w:author="Rev 8 Allen Wirfs-Brock" w:date="2012-06-11T14:40:00Z"/>
        </w:rPr>
        <w:pPrChange w:id="36814" w:author="Rev 8 Allen Wirfs-Brock" w:date="2012-06-11T14:40:00Z">
          <w:pPr>
            <w:pStyle w:val="zzBiblio"/>
          </w:pPr>
        </w:pPrChange>
      </w:pPr>
      <w:ins w:id="36815" w:author="Rev 8 Allen Wirfs-Brock" w:date="2012-06-11T14:40:00Z">
        <w:r>
          <w:t>A place to temporarily hand on to stuff that’s been delete</w:t>
        </w:r>
      </w:ins>
      <w:ins w:id="36816" w:author="Rev 8 Allen Wirfs-Brock" w:date="2012-06-15T15:30:00Z">
        <w:r w:rsidR="00C459A3">
          <w:t>d</w:t>
        </w:r>
      </w:ins>
    </w:p>
    <w:p w14:paraId="1D587534" w14:textId="77777777" w:rsidR="00690D1B" w:rsidRDefault="00690D1B">
      <w:pPr>
        <w:rPr>
          <w:ins w:id="36817" w:author="Rev 8 Allen Wirfs-Brock" w:date="2012-06-11T14:40:00Z"/>
        </w:rPr>
        <w:pPrChange w:id="36818" w:author="Rev 8 Allen Wirfs-Brock" w:date="2012-06-11T14:40:00Z">
          <w:pPr>
            <w:pStyle w:val="zzBiblio"/>
          </w:pPr>
        </w:pPrChange>
      </w:pPr>
    </w:p>
    <w:p w14:paraId="65951B2A" w14:textId="77777777" w:rsidR="00690D1B" w:rsidRPr="00E77497" w:rsidRDefault="00690D1B" w:rsidP="00690D1B">
      <w:pPr>
        <w:pStyle w:val="SyntaxRule"/>
        <w:rPr>
          <w:ins w:id="36819" w:author="Rev 8 Allen Wirfs-Brock" w:date="2012-06-11T14:45:00Z"/>
        </w:rPr>
      </w:pPr>
      <w:ins w:id="36820" w:author="Rev 8 Allen Wirfs-Brock" w:date="2012-06-11T14:45:00Z">
        <w:r>
          <w:t xml:space="preserve">MemberExpression </w:t>
        </w:r>
        <w:r w:rsidRPr="00E77497">
          <w:rPr>
            <w:rFonts w:ascii="Arial" w:hAnsi="Arial"/>
            <w:b/>
            <w:i w:val="0"/>
          </w:rPr>
          <w:t>:</w:t>
        </w:r>
      </w:ins>
    </w:p>
    <w:p w14:paraId="243FFAD8" w14:textId="77777777" w:rsidR="00690D1B" w:rsidRDefault="00690D1B" w:rsidP="00C459A3">
      <w:pPr>
        <w:pStyle w:val="SyntaxDefinition"/>
        <w:rPr>
          <w:ins w:id="36821" w:author="Rev 8 Allen Wirfs-Brock" w:date="2012-06-11T14:43:00Z"/>
        </w:rPr>
      </w:pPr>
      <w:ins w:id="36822" w:author="Rev 8 Allen Wirfs-Brock" w:date="2012-06-11T14:41:00Z">
        <w:r w:rsidRPr="00E77497">
          <w:t>MemberExpression</w:t>
        </w:r>
        <w:r w:rsidRPr="007870CC">
          <w:rPr>
            <w:rFonts w:ascii="Courier New" w:hAnsi="Courier New" w:cs="Courier New"/>
          </w:rPr>
          <w:t xml:space="preserve"> </w:t>
        </w:r>
        <w:r w:rsidRPr="00E77497">
          <w:rPr>
            <w:rFonts w:ascii="Courier New" w:hAnsi="Courier New"/>
            <w:b/>
          </w:rPr>
          <w:t>&lt;|</w:t>
        </w:r>
        <w:r w:rsidRPr="007870CC">
          <w:rPr>
            <w:rFonts w:ascii="Courier New" w:hAnsi="Courier New" w:cs="Courier New"/>
          </w:rPr>
          <w:t xml:space="preserve"> </w:t>
        </w:r>
        <w:r>
          <w:t>TriangleLiteral</w:t>
        </w:r>
        <w:r w:rsidRPr="00E77497">
          <w:br/>
        </w:r>
      </w:ins>
    </w:p>
    <w:p w14:paraId="4586E91D" w14:textId="77777777" w:rsidR="00690D1B" w:rsidRPr="00E77497" w:rsidRDefault="00690D1B" w:rsidP="00690D1B">
      <w:pPr>
        <w:pStyle w:val="SyntaxRule"/>
        <w:rPr>
          <w:ins w:id="36823" w:author="Rev 8 Allen Wirfs-Brock" w:date="2012-06-11T14:45:00Z"/>
        </w:rPr>
      </w:pPr>
      <w:ins w:id="36824" w:author="Rev 8 Allen Wirfs-Brock" w:date="2012-06-11T14:45:00Z">
        <w:r>
          <w:t xml:space="preserve">TriangleLiteral </w:t>
        </w:r>
        <w:r w:rsidRPr="00E77497">
          <w:rPr>
            <w:rFonts w:ascii="Arial" w:hAnsi="Arial"/>
            <w:b/>
            <w:i w:val="0"/>
          </w:rPr>
          <w:t>:</w:t>
        </w:r>
      </w:ins>
    </w:p>
    <w:p w14:paraId="63A9E3A9" w14:textId="77777777" w:rsidR="00690D1B" w:rsidRPr="00E77497" w:rsidRDefault="00690D1B" w:rsidP="00690D1B">
      <w:pPr>
        <w:pStyle w:val="SyntaxDefinition"/>
        <w:rPr>
          <w:ins w:id="36825" w:author="Rev 8 Allen Wirfs-Brock" w:date="2012-06-11T14:45:00Z"/>
        </w:rPr>
      </w:pPr>
      <w:ins w:id="36826" w:author="Rev 8 Allen Wirfs-Brock" w:date="2012-06-11T14:45:00Z">
        <w:r w:rsidRPr="00E77497">
          <w:t>SealedArrayLiteral</w:t>
        </w:r>
        <w:r w:rsidRPr="00E77497">
          <w:br/>
          <w:t>SealedObjectLiteral</w:t>
        </w:r>
        <w:r w:rsidRPr="00E77497">
          <w:br/>
          <w:t>FunctionExpression</w:t>
        </w:r>
        <w:r>
          <w:br/>
          <w:t>ArrowFunction</w:t>
        </w:r>
        <w:r w:rsidRPr="00E77497">
          <w:br/>
          <w:t>ValueLiteral</w:t>
        </w:r>
      </w:ins>
    </w:p>
    <w:p w14:paraId="078FBA57" w14:textId="77777777" w:rsidR="00315550" w:rsidRPr="00E77497" w:rsidRDefault="00315550" w:rsidP="00315550">
      <w:pPr>
        <w:pStyle w:val="SyntaxRule"/>
        <w:rPr>
          <w:ins w:id="36827" w:author="Rev 8 Allen Wirfs-Brock" w:date="2012-06-11T14:46:00Z"/>
        </w:rPr>
      </w:pPr>
      <w:ins w:id="36828" w:author="Rev 8 Allen Wirfs-Brock" w:date="2012-06-11T14:46:00Z">
        <w:r w:rsidRPr="00E77497">
          <w:t xml:space="preserve">CallExpression </w:t>
        </w:r>
        <w:r w:rsidRPr="00E77497">
          <w:rPr>
            <w:rFonts w:ascii="Arial" w:hAnsi="Arial"/>
            <w:b/>
            <w:i w:val="0"/>
          </w:rPr>
          <w:t>:</w:t>
        </w:r>
      </w:ins>
    </w:p>
    <w:p w14:paraId="2FEC5D52" w14:textId="77777777" w:rsidR="00315550" w:rsidRPr="00E77497" w:rsidRDefault="00315550" w:rsidP="00315550">
      <w:pPr>
        <w:pStyle w:val="SyntaxDefinition"/>
        <w:rPr>
          <w:ins w:id="36829" w:author="Rev 8 Allen Wirfs-Brock" w:date="2012-06-11T14:46:00Z"/>
        </w:rPr>
      </w:pPr>
      <w:ins w:id="36830" w:author="Rev 8 Allen Wirfs-Brock" w:date="2012-06-11T14:46:00Z">
        <w:r>
          <w:t>CallExpression</w:t>
        </w:r>
        <w:r w:rsidRPr="00871E9A">
          <w:rPr>
            <w:rFonts w:ascii="Courier New" w:hAnsi="Courier New" w:cs="Courier New"/>
          </w:rPr>
          <w:t xml:space="preserve"> </w:t>
        </w:r>
        <w:r w:rsidRPr="00E77497">
          <w:rPr>
            <w:rFonts w:ascii="Courier New" w:hAnsi="Courier New"/>
            <w:b/>
            <w:i w:val="0"/>
          </w:rPr>
          <w:t>&lt;|</w:t>
        </w:r>
        <w:r w:rsidRPr="00871E9A">
          <w:rPr>
            <w:rFonts w:ascii="Courier New" w:hAnsi="Courier New" w:cs="Courier New"/>
          </w:rPr>
          <w:t xml:space="preserve"> </w:t>
        </w:r>
        <w:r>
          <w:t>TriangleLiteral</w:t>
        </w:r>
      </w:ins>
    </w:p>
    <w:p w14:paraId="19C4D1BB" w14:textId="77777777" w:rsidR="00690D1B" w:rsidRDefault="00690D1B" w:rsidP="00C459A3">
      <w:pPr>
        <w:pStyle w:val="SyntaxDefinition"/>
        <w:rPr>
          <w:ins w:id="36831" w:author="Rev 8 Allen Wirfs-Brock" w:date="2012-06-15T15:27:00Z"/>
        </w:rPr>
      </w:pPr>
    </w:p>
    <w:p w14:paraId="2EAEBC97" w14:textId="77777777" w:rsidR="0095573C" w:rsidRPr="00E77497" w:rsidRDefault="0095573C" w:rsidP="0095573C">
      <w:pPr>
        <w:pStyle w:val="40"/>
        <w:numPr>
          <w:ilvl w:val="0"/>
          <w:numId w:val="0"/>
        </w:numPr>
        <w:rPr>
          <w:ins w:id="36832" w:author="Rev 8 Allen Wirfs-Brock" w:date="2012-06-15T15:27:00Z"/>
        </w:rPr>
      </w:pPr>
      <w:ins w:id="36833" w:author="Rev 8 Allen Wirfs-Brock" w:date="2012-06-15T15:27:00Z">
        <w:r w:rsidRPr="00E77497">
          <w:t>15.2.3.1</w:t>
        </w:r>
        <w:r>
          <w:t>5</w:t>
        </w:r>
        <w:r w:rsidRPr="00E77497">
          <w:tab/>
          <w:t>Object.is</w:t>
        </w:r>
        <w:r>
          <w:t>Object</w:t>
        </w:r>
        <w:r w:rsidRPr="00E77497">
          <w:t xml:space="preserve"> ( O )</w:t>
        </w:r>
      </w:ins>
    </w:p>
    <w:p w14:paraId="0085B58A" w14:textId="77777777" w:rsidR="0095573C" w:rsidRPr="00E77497" w:rsidRDefault="0095573C" w:rsidP="0095573C">
      <w:pPr>
        <w:rPr>
          <w:ins w:id="36834" w:author="Rev 8 Allen Wirfs-Brock" w:date="2012-06-15T15:27:00Z"/>
        </w:rPr>
      </w:pPr>
      <w:ins w:id="36835" w:author="Rev 8 Allen Wirfs-Brock" w:date="2012-06-15T15:27:00Z">
        <w:r w:rsidRPr="00E77497">
          <w:t xml:space="preserve">When the </w:t>
        </w:r>
        <w:r w:rsidRPr="00E77497">
          <w:rPr>
            <w:b/>
          </w:rPr>
          <w:t>is</w:t>
        </w:r>
        <w:r>
          <w:rPr>
            <w:b/>
          </w:rPr>
          <w:t>Object</w:t>
        </w:r>
        <w:r w:rsidRPr="00E77497">
          <w:t xml:space="preserve"> function is called with argument </w:t>
        </w:r>
        <w:r w:rsidRPr="00E77497">
          <w:rPr>
            <w:rFonts w:ascii="Times New Roman" w:hAnsi="Times New Roman"/>
            <w:i/>
          </w:rPr>
          <w:t>O</w:t>
        </w:r>
        <w:r w:rsidRPr="00E77497">
          <w:t>, the following steps are taken:</w:t>
        </w:r>
      </w:ins>
    </w:p>
    <w:p w14:paraId="249229F4" w14:textId="77777777" w:rsidR="0095573C" w:rsidRPr="00E77497" w:rsidRDefault="0095573C" w:rsidP="0095573C">
      <w:pPr>
        <w:pStyle w:val="Alg4"/>
        <w:numPr>
          <w:ilvl w:val="0"/>
          <w:numId w:val="811"/>
        </w:numPr>
        <w:rPr>
          <w:ins w:id="36836" w:author="Rev 8 Allen Wirfs-Brock" w:date="2012-06-15T15:27:00Z"/>
        </w:rPr>
      </w:pPr>
      <w:ins w:id="36837" w:author="Rev 8 Allen Wirfs-Brock" w:date="2012-06-15T15:27:00Z">
        <w:r w:rsidRPr="00E77497">
          <w:t>If Type(</w:t>
        </w:r>
        <w:r w:rsidRPr="00E77497">
          <w:rPr>
            <w:i/>
          </w:rPr>
          <w:t>O</w:t>
        </w:r>
        <w:r w:rsidRPr="00E77497">
          <w:t xml:space="preserve">) is Object </w:t>
        </w:r>
        <w:r>
          <w:t xml:space="preserve">return </w:t>
        </w:r>
        <w:r>
          <w:rPr>
            <w:b/>
          </w:rPr>
          <w:t>true</w:t>
        </w:r>
        <w:r w:rsidRPr="00E77497">
          <w:t>.</w:t>
        </w:r>
      </w:ins>
    </w:p>
    <w:p w14:paraId="16603FAC" w14:textId="77777777" w:rsidR="0095573C" w:rsidRPr="00E77497" w:rsidRDefault="0095573C" w:rsidP="0095573C">
      <w:pPr>
        <w:pStyle w:val="Alg4"/>
        <w:numPr>
          <w:ilvl w:val="0"/>
          <w:numId w:val="811"/>
        </w:numPr>
        <w:spacing w:after="120"/>
        <w:rPr>
          <w:ins w:id="36838" w:author="Rev 8 Allen Wirfs-Brock" w:date="2012-06-15T15:27:00Z"/>
        </w:rPr>
      </w:pPr>
      <w:ins w:id="36839" w:author="Rev 8 Allen Wirfs-Brock" w:date="2012-06-15T15:27:00Z">
        <w:r w:rsidRPr="00E77497">
          <w:t xml:space="preserve">Return </w:t>
        </w:r>
        <w:r w:rsidRPr="002B7DB5">
          <w:rPr>
            <w:b/>
          </w:rPr>
          <w:t>false</w:t>
        </w:r>
        <w:r w:rsidRPr="00E77497">
          <w:t>.</w:t>
        </w:r>
      </w:ins>
    </w:p>
    <w:p w14:paraId="05777A26" w14:textId="77777777" w:rsidR="0095573C" w:rsidRDefault="0095573C" w:rsidP="00C459A3">
      <w:pPr>
        <w:rPr>
          <w:ins w:id="36840" w:author="Rev 8 Allen Wirfs-Brock" w:date="2012-06-15T15:29:00Z"/>
          <w:u w:val="single"/>
        </w:rPr>
      </w:pPr>
    </w:p>
    <w:p w14:paraId="5395B8AA" w14:textId="77777777" w:rsidR="00C459A3" w:rsidRPr="00762CE7" w:rsidRDefault="00C459A3" w:rsidP="00C459A3">
      <w:pPr>
        <w:keepNext/>
        <w:tabs>
          <w:tab w:val="left" w:pos="709"/>
          <w:tab w:val="left" w:pos="940"/>
          <w:tab w:val="left" w:pos="1140"/>
          <w:tab w:val="left" w:pos="1360"/>
        </w:tabs>
        <w:suppressAutoHyphens/>
        <w:spacing w:before="120" w:line="230" w:lineRule="exact"/>
        <w:jc w:val="left"/>
        <w:outlineLvl w:val="3"/>
        <w:rPr>
          <w:ins w:id="36841" w:author="Rev 8 Allen Wirfs-Brock" w:date="2012-06-15T15:29:00Z"/>
          <w:rFonts w:cs="Arial"/>
          <w:b/>
        </w:rPr>
      </w:pPr>
      <w:ins w:id="36842" w:author="Rev 8 Allen Wirfs-Brock" w:date="2012-06-15T15:29:00Z">
        <w:r w:rsidRPr="00762CE7">
          <w:rPr>
            <w:rFonts w:cs="Arial"/>
            <w:b/>
          </w:rPr>
          <w:t>15.5.4.25</w:t>
        </w:r>
        <w:r w:rsidRPr="00762CE7">
          <w:rPr>
            <w:rFonts w:cs="Arial"/>
            <w:b/>
          </w:rPr>
          <w:tab/>
          <w:t>String.prototype.toArray()</w:t>
        </w:r>
      </w:ins>
    </w:p>
    <w:p w14:paraId="31DA4470" w14:textId="77777777" w:rsidR="00C459A3" w:rsidRPr="00762CE7" w:rsidRDefault="00C459A3" w:rsidP="00C459A3">
      <w:pPr>
        <w:rPr>
          <w:ins w:id="36843" w:author="Rev 8 Allen Wirfs-Brock" w:date="2012-06-15T15:29:00Z"/>
          <w:rFonts w:cs="Arial"/>
        </w:rPr>
      </w:pPr>
      <w:ins w:id="36844" w:author="Rev 8 Allen Wirfs-Brock" w:date="2012-06-15T15:29:00Z">
        <w:r w:rsidRPr="00762CE7">
          <w:rPr>
            <w:rFonts w:cs="Arial"/>
          </w:rPr>
          <w:t>The following steps are taken:</w:t>
        </w:r>
      </w:ins>
    </w:p>
    <w:p w14:paraId="1D80436C" w14:textId="77777777" w:rsidR="00C459A3" w:rsidRPr="00786F5E" w:rsidRDefault="00C459A3" w:rsidP="00C459A3">
      <w:pPr>
        <w:numPr>
          <w:ilvl w:val="0"/>
          <w:numId w:val="802"/>
        </w:numPr>
        <w:spacing w:after="0" w:line="240" w:lineRule="auto"/>
        <w:jc w:val="left"/>
        <w:rPr>
          <w:ins w:id="36845" w:author="Rev 8 Allen Wirfs-Brock" w:date="2012-06-15T15:29:00Z"/>
          <w:rFonts w:ascii="Times New Roman" w:eastAsia="Times New Roman" w:hAnsi="Times New Roman"/>
          <w:spacing w:val="6"/>
          <w:lang w:eastAsia="en-US"/>
        </w:rPr>
      </w:pPr>
      <w:ins w:id="36846" w:author="Rev 8 Allen Wirfs-Brock" w:date="2012-06-15T15:29:00Z">
        <w:r w:rsidRPr="00762CE7">
          <w:rPr>
            <w:rFonts w:ascii="Times New Roman" w:hAnsi="Times New Roman"/>
          </w:rPr>
          <w:t>ReturnIfAbrupt(CheckObjectCoercible(</w:t>
        </w:r>
        <w:r w:rsidRPr="00762CE7">
          <w:rPr>
            <w:rFonts w:ascii="Times New Roman" w:hAnsi="Times New Roman"/>
            <w:b/>
          </w:rPr>
          <w:t>this</w:t>
        </w:r>
        <w:r w:rsidRPr="00762CE7">
          <w:rPr>
            <w:rFonts w:ascii="Times New Roman" w:hAnsi="Times New Roman"/>
          </w:rPr>
          <w:t xml:space="preserve"> value))</w:t>
        </w:r>
        <w:r w:rsidRPr="00762CE7">
          <w:rPr>
            <w:rFonts w:ascii="Times New Roman" w:eastAsia="Times New Roman" w:hAnsi="Times New Roman"/>
            <w:spacing w:val="6"/>
            <w:lang w:eastAsia="en-US"/>
          </w:rPr>
          <w:t>.</w:t>
        </w:r>
      </w:ins>
    </w:p>
    <w:p w14:paraId="5CA74BB1" w14:textId="77777777" w:rsidR="00C459A3" w:rsidRPr="00786F5E" w:rsidRDefault="00C459A3" w:rsidP="00C459A3">
      <w:pPr>
        <w:numPr>
          <w:ilvl w:val="0"/>
          <w:numId w:val="802"/>
        </w:numPr>
        <w:spacing w:after="0" w:line="240" w:lineRule="auto"/>
        <w:jc w:val="left"/>
        <w:rPr>
          <w:ins w:id="36847" w:author="Rev 8 Allen Wirfs-Brock" w:date="2012-06-15T15:29:00Z"/>
          <w:rFonts w:ascii="Times New Roman" w:eastAsia="Times New Roman" w:hAnsi="Times New Roman"/>
          <w:spacing w:val="6"/>
          <w:lang w:eastAsia="en-US"/>
        </w:rPr>
      </w:pPr>
      <w:ins w:id="36848" w:author="Rev 8 Allen Wirfs-Brock" w:date="2012-06-15T15:29:00Z">
        <w:r w:rsidRPr="00786F5E">
          <w:rPr>
            <w:rFonts w:ascii="Times New Roman" w:eastAsia="Times New Roman" w:hAnsi="Times New Roman"/>
            <w:spacing w:val="6"/>
            <w:lang w:eastAsia="en-US"/>
          </w:rPr>
          <w:t xml:space="preserve">Let </w:t>
        </w:r>
        <w:r w:rsidRPr="00786F5E">
          <w:rPr>
            <w:rFonts w:ascii="Times New Roman" w:eastAsia="Times New Roman" w:hAnsi="Times New Roman"/>
            <w:i/>
            <w:spacing w:val="6"/>
            <w:lang w:eastAsia="en-US"/>
          </w:rPr>
          <w:t>S</w:t>
        </w:r>
        <w:r w:rsidRPr="00786F5E">
          <w:rPr>
            <w:rFonts w:ascii="Times New Roman" w:eastAsia="Times New Roman" w:hAnsi="Times New Roman"/>
            <w:spacing w:val="6"/>
            <w:lang w:eastAsia="en-US"/>
          </w:rPr>
          <w:t xml:space="preserve"> be the result of calling ToString, giving it the </w:t>
        </w:r>
        <w:r w:rsidRPr="00786F5E">
          <w:rPr>
            <w:rFonts w:ascii="Times New Roman" w:eastAsia="Times New Roman" w:hAnsi="Times New Roman"/>
            <w:b/>
            <w:spacing w:val="6"/>
            <w:lang w:eastAsia="en-US"/>
          </w:rPr>
          <w:t>this</w:t>
        </w:r>
        <w:r w:rsidRPr="00786F5E">
          <w:rPr>
            <w:rFonts w:ascii="Times New Roman" w:eastAsia="Times New Roman" w:hAnsi="Times New Roman"/>
            <w:spacing w:val="6"/>
            <w:lang w:eastAsia="en-US"/>
          </w:rPr>
          <w:t xml:space="preserve"> value as its argument.</w:t>
        </w:r>
      </w:ins>
    </w:p>
    <w:p w14:paraId="190FADC1" w14:textId="77777777" w:rsidR="00C459A3" w:rsidRPr="00E77497" w:rsidRDefault="00C459A3" w:rsidP="00C459A3">
      <w:pPr>
        <w:pStyle w:val="Alg4"/>
        <w:numPr>
          <w:ilvl w:val="0"/>
          <w:numId w:val="802"/>
        </w:numPr>
        <w:contextualSpacing/>
        <w:rPr>
          <w:ins w:id="36849" w:author="Rev 8 Allen Wirfs-Brock" w:date="2012-06-15T15:29:00Z"/>
        </w:rPr>
      </w:pPr>
      <w:ins w:id="36850" w:author="Rev 8 Allen Wirfs-Brock" w:date="2012-06-15T15:29:00Z">
        <w:r>
          <w:t>ReturnIfAbrupt(</w:t>
        </w:r>
        <w:r>
          <w:rPr>
            <w:i/>
          </w:rPr>
          <w:t>S</w:t>
        </w:r>
        <w:r>
          <w:t>).</w:t>
        </w:r>
      </w:ins>
    </w:p>
    <w:p w14:paraId="09898089" w14:textId="77777777" w:rsidR="00C459A3" w:rsidRPr="00250FC6" w:rsidRDefault="00C459A3" w:rsidP="00C459A3">
      <w:pPr>
        <w:numPr>
          <w:ilvl w:val="0"/>
          <w:numId w:val="802"/>
        </w:numPr>
        <w:spacing w:after="0" w:line="240" w:lineRule="auto"/>
        <w:jc w:val="left"/>
        <w:rPr>
          <w:ins w:id="36851" w:author="Rev 8 Allen Wirfs-Brock" w:date="2012-06-15T15:29:00Z"/>
          <w:rFonts w:ascii="Times New Roman" w:eastAsia="Times New Roman" w:hAnsi="Times New Roman"/>
          <w:spacing w:val="6"/>
          <w:lang w:eastAsia="en-US"/>
        </w:rPr>
      </w:pPr>
      <w:ins w:id="36852" w:author="Rev 8 Allen Wirfs-Brock" w:date="2012-06-15T15:29:00Z">
        <w:r w:rsidRPr="00250FC6">
          <w:rPr>
            <w:rFonts w:ascii="Times New Roman" w:eastAsia="Times New Roman" w:hAnsi="Times New Roman"/>
            <w:spacing w:val="6"/>
            <w:lang w:eastAsia="en-US"/>
          </w:rPr>
          <w:t xml:space="preserve">Let </w:t>
        </w:r>
        <w:r w:rsidRPr="00250FC6">
          <w:rPr>
            <w:rFonts w:ascii="Times New Roman" w:eastAsia="Times New Roman" w:hAnsi="Times New Roman"/>
            <w:i/>
            <w:spacing w:val="6"/>
            <w:lang w:eastAsia="en-US"/>
          </w:rPr>
          <w:t>len</w:t>
        </w:r>
        <w:r w:rsidRPr="00250FC6">
          <w:rPr>
            <w:rFonts w:ascii="Times New Roman" w:eastAsia="Times New Roman" w:hAnsi="Times New Roman"/>
            <w:spacing w:val="6"/>
            <w:lang w:eastAsia="en-US"/>
          </w:rPr>
          <w:t xml:space="preserve"> be the number of characters in </w:t>
        </w:r>
        <w:r w:rsidRPr="00250FC6">
          <w:rPr>
            <w:rFonts w:ascii="Times New Roman" w:eastAsia="Times New Roman" w:hAnsi="Times New Roman"/>
            <w:i/>
            <w:spacing w:val="6"/>
            <w:lang w:eastAsia="en-US"/>
          </w:rPr>
          <w:t>S</w:t>
        </w:r>
        <w:r w:rsidRPr="00250FC6">
          <w:rPr>
            <w:rFonts w:ascii="Times New Roman" w:eastAsia="Times New Roman" w:hAnsi="Times New Roman"/>
            <w:spacing w:val="6"/>
            <w:lang w:eastAsia="en-US"/>
          </w:rPr>
          <w:t>.</w:t>
        </w:r>
      </w:ins>
    </w:p>
    <w:p w14:paraId="7B14BCD1" w14:textId="77777777" w:rsidR="00C459A3" w:rsidRPr="00E77497" w:rsidRDefault="00C459A3" w:rsidP="00C459A3">
      <w:pPr>
        <w:pStyle w:val="Alg4"/>
        <w:numPr>
          <w:ilvl w:val="0"/>
          <w:numId w:val="802"/>
        </w:numPr>
        <w:rPr>
          <w:ins w:id="36853" w:author="Rev 8 Allen Wirfs-Brock" w:date="2012-06-15T15:29:00Z"/>
        </w:rPr>
      </w:pPr>
      <w:ins w:id="36854" w:author="Rev 8 Allen Wirfs-Brock" w:date="2012-06-15T15:29:00Z">
        <w:r w:rsidRPr="00E77497">
          <w:t xml:space="preserve">Let </w:t>
        </w:r>
        <w:r w:rsidRPr="000316BA">
          <w:rPr>
            <w:i/>
          </w:rPr>
          <w:t>array</w:t>
        </w:r>
        <w:r w:rsidRPr="00E77497">
          <w:t xml:space="preserve"> be </w:t>
        </w:r>
        <w:r>
          <w:t xml:space="preserve">the result of the abstract operation ArrayCreate (15.4) with argument </w:t>
        </w:r>
        <w:r w:rsidRPr="00250FC6">
          <w:rPr>
            <w:i/>
          </w:rPr>
          <w:t>len</w:t>
        </w:r>
        <w:r w:rsidRPr="00E77497">
          <w:t>.</w:t>
        </w:r>
      </w:ins>
    </w:p>
    <w:p w14:paraId="659C8ED7" w14:textId="77777777" w:rsidR="00C459A3" w:rsidRPr="00786F5E" w:rsidRDefault="00C459A3" w:rsidP="00C459A3">
      <w:pPr>
        <w:numPr>
          <w:ilvl w:val="0"/>
          <w:numId w:val="802"/>
        </w:numPr>
        <w:spacing w:after="0" w:line="240" w:lineRule="auto"/>
        <w:jc w:val="left"/>
        <w:rPr>
          <w:ins w:id="36855" w:author="Rev 8 Allen Wirfs-Brock" w:date="2012-06-15T15:29:00Z"/>
          <w:rFonts w:ascii="Times New Roman" w:eastAsia="Times New Roman" w:hAnsi="Times New Roman"/>
          <w:spacing w:val="6"/>
          <w:lang w:eastAsia="en-US"/>
        </w:rPr>
      </w:pPr>
      <w:ins w:id="36856" w:author="Rev 8 Allen Wirfs-Brock" w:date="2012-06-15T15:29:00Z">
        <w:r w:rsidRPr="00786F5E">
          <w:rPr>
            <w:rFonts w:ascii="Times New Roman" w:eastAsia="Times New Roman" w:hAnsi="Times New Roman"/>
            <w:spacing w:val="6"/>
            <w:lang w:eastAsia="en-US"/>
          </w:rPr>
          <w:t xml:space="preserve">Let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be 0</w:t>
        </w:r>
      </w:ins>
    </w:p>
    <w:p w14:paraId="4220C41E" w14:textId="77777777" w:rsidR="00C459A3" w:rsidRPr="00786F5E" w:rsidRDefault="00C459A3" w:rsidP="00C459A3">
      <w:pPr>
        <w:numPr>
          <w:ilvl w:val="0"/>
          <w:numId w:val="802"/>
        </w:numPr>
        <w:spacing w:after="0" w:line="240" w:lineRule="auto"/>
        <w:jc w:val="left"/>
        <w:rPr>
          <w:ins w:id="36857" w:author="Rev 8 Allen Wirfs-Brock" w:date="2012-06-15T15:29:00Z"/>
          <w:rFonts w:ascii="Times New Roman" w:eastAsia="Times New Roman" w:hAnsi="Times New Roman"/>
          <w:spacing w:val="6"/>
          <w:lang w:eastAsia="en-US"/>
        </w:rPr>
      </w:pPr>
      <w:ins w:id="36858" w:author="Rev 8 Allen Wirfs-Brock" w:date="2012-06-15T15:29:00Z">
        <w:r w:rsidRPr="00786F5E">
          <w:rPr>
            <w:rFonts w:ascii="Times New Roman" w:eastAsia="Times New Roman" w:hAnsi="Times New Roman"/>
            <w:spacing w:val="6"/>
            <w:lang w:eastAsia="en-US"/>
          </w:rPr>
          <w:t xml:space="preserve">Repeat, while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w:t>
        </w:r>
        <w:r w:rsidRPr="00786F5E">
          <w:rPr>
            <w:rFonts w:ascii="Times New Roman" w:eastAsia="Times New Roman" w:hAnsi="Times New Roman"/>
            <w:i/>
            <w:spacing w:val="6"/>
            <w:lang w:eastAsia="en-US"/>
          </w:rPr>
          <w:t>&lt;</w:t>
        </w:r>
        <w:r w:rsidRPr="00786F5E">
          <w:rPr>
            <w:rFonts w:ascii="Times New Roman" w:eastAsia="Times New Roman" w:hAnsi="Times New Roman"/>
            <w:spacing w:val="6"/>
            <w:lang w:eastAsia="en-US"/>
          </w:rPr>
          <w:t xml:space="preserve"> </w:t>
        </w:r>
        <w:r w:rsidRPr="00786F5E">
          <w:rPr>
            <w:rFonts w:ascii="Times New Roman" w:eastAsia="Times New Roman" w:hAnsi="Times New Roman"/>
            <w:i/>
            <w:spacing w:val="6"/>
            <w:lang w:eastAsia="en-US"/>
          </w:rPr>
          <w:t>len</w:t>
        </w:r>
        <w:r w:rsidRPr="00786F5E">
          <w:rPr>
            <w:rFonts w:ascii="Times New Roman" w:eastAsia="Times New Roman" w:hAnsi="Times New Roman"/>
            <w:spacing w:val="6"/>
            <w:lang w:eastAsia="en-US"/>
          </w:rPr>
          <w:t>:</w:t>
        </w:r>
      </w:ins>
    </w:p>
    <w:p w14:paraId="7E108FF5" w14:textId="77777777" w:rsidR="00C459A3" w:rsidRPr="00786F5E" w:rsidRDefault="00C459A3" w:rsidP="00C459A3">
      <w:pPr>
        <w:numPr>
          <w:ilvl w:val="1"/>
          <w:numId w:val="802"/>
        </w:numPr>
        <w:spacing w:after="0" w:line="240" w:lineRule="auto"/>
        <w:jc w:val="left"/>
        <w:rPr>
          <w:ins w:id="36859" w:author="Rev 8 Allen Wirfs-Brock" w:date="2012-06-15T15:29:00Z"/>
          <w:rFonts w:ascii="Times New Roman" w:eastAsia="Times New Roman" w:hAnsi="Times New Roman"/>
          <w:spacing w:val="6"/>
          <w:lang w:eastAsia="en-US"/>
        </w:rPr>
      </w:pPr>
      <w:ins w:id="36860" w:author="Rev 8 Allen Wirfs-Brock" w:date="2012-06-15T15:29:00Z">
        <w:r w:rsidRPr="00786F5E">
          <w:rPr>
            <w:rFonts w:ascii="Times New Roman" w:eastAsia="Times New Roman" w:hAnsi="Times New Roman"/>
            <w:spacing w:val="6"/>
            <w:lang w:eastAsia="en-US"/>
          </w:rPr>
          <w:t xml:space="preserve">Let </w:t>
        </w:r>
        <w:r w:rsidRPr="00786F5E">
          <w:rPr>
            <w:rFonts w:ascii="Times New Roman" w:eastAsia="Times New Roman" w:hAnsi="Times New Roman"/>
            <w:i/>
            <w:spacing w:val="6"/>
            <w:lang w:eastAsia="en-US"/>
          </w:rPr>
          <w:t>c</w:t>
        </w:r>
        <w:r w:rsidRPr="00786F5E">
          <w:rPr>
            <w:rFonts w:ascii="Times New Roman" w:eastAsia="Times New Roman" w:hAnsi="Times New Roman"/>
            <w:spacing w:val="6"/>
            <w:lang w:eastAsia="en-US"/>
          </w:rPr>
          <w:t xml:space="preserve"> be the character at position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in </w:t>
        </w:r>
        <w:r w:rsidRPr="00786F5E">
          <w:rPr>
            <w:rFonts w:ascii="Times New Roman" w:eastAsia="Times New Roman" w:hAnsi="Times New Roman"/>
            <w:i/>
            <w:spacing w:val="6"/>
            <w:lang w:eastAsia="en-US"/>
          </w:rPr>
          <w:t>S</w:t>
        </w:r>
        <w:r w:rsidRPr="00786F5E">
          <w:rPr>
            <w:rFonts w:ascii="Times New Roman" w:eastAsia="Times New Roman" w:hAnsi="Times New Roman"/>
            <w:spacing w:val="6"/>
            <w:lang w:eastAsia="en-US"/>
          </w:rPr>
          <w:t>.</w:t>
        </w:r>
      </w:ins>
    </w:p>
    <w:p w14:paraId="5C6F9AC5" w14:textId="77777777" w:rsidR="00C459A3" w:rsidRPr="00786F5E" w:rsidRDefault="00C459A3" w:rsidP="00C459A3">
      <w:pPr>
        <w:numPr>
          <w:ilvl w:val="1"/>
          <w:numId w:val="802"/>
        </w:numPr>
        <w:spacing w:after="0" w:line="240" w:lineRule="auto"/>
        <w:jc w:val="left"/>
        <w:rPr>
          <w:ins w:id="36861" w:author="Rev 8 Allen Wirfs-Brock" w:date="2012-06-15T15:29:00Z"/>
          <w:rFonts w:ascii="Times New Roman" w:eastAsia="Times New Roman" w:hAnsi="Times New Roman"/>
          <w:spacing w:val="6"/>
          <w:lang w:eastAsia="en-US"/>
        </w:rPr>
      </w:pPr>
      <w:ins w:id="36862" w:author="Rev 8 Allen Wirfs-Brock" w:date="2012-06-15T15:29:00Z">
        <w:r w:rsidRPr="00786F5E">
          <w:rPr>
            <w:rFonts w:ascii="Times New Roman" w:eastAsia="Times New Roman" w:hAnsi="Times New Roman"/>
            <w:spacing w:val="6"/>
            <w:lang w:eastAsia="en-US"/>
          </w:rPr>
          <w:t xml:space="preserve">Call the [[DefineOwnProperty]] internal method of </w:t>
        </w:r>
        <w:r w:rsidRPr="00786F5E">
          <w:rPr>
            <w:rFonts w:ascii="Times New Roman" w:eastAsia="Times New Roman" w:hAnsi="Times New Roman"/>
            <w:i/>
            <w:spacing w:val="6"/>
            <w:lang w:eastAsia="en-US"/>
          </w:rPr>
          <w:t>array</w:t>
        </w:r>
        <w:r w:rsidRPr="00786F5E">
          <w:rPr>
            <w:rFonts w:ascii="Times New Roman" w:eastAsia="Times New Roman" w:hAnsi="Times New Roman"/>
            <w:spacing w:val="6"/>
            <w:lang w:eastAsia="en-US"/>
          </w:rPr>
          <w:t xml:space="preserve"> with arguments ToString(</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the PropertyDescriptor {[[Value]]: </w:t>
        </w:r>
        <w:r w:rsidRPr="00786F5E">
          <w:rPr>
            <w:rFonts w:ascii="Times New Roman" w:eastAsia="Times New Roman" w:hAnsi="Times New Roman"/>
            <w:i/>
            <w:spacing w:val="6"/>
            <w:lang w:eastAsia="en-US"/>
          </w:rPr>
          <w:t>c</w:t>
        </w:r>
        <w:r w:rsidRPr="00786F5E">
          <w:rPr>
            <w:rFonts w:ascii="Times New Roman" w:eastAsia="Times New Roman" w:hAnsi="Times New Roman"/>
            <w:spacing w:val="6"/>
            <w:lang w:eastAsia="en-US"/>
          </w:rPr>
          <w:t xml:space="preserve">, [[Writable]]: </w:t>
        </w:r>
        <w:r w:rsidRPr="00786F5E">
          <w:rPr>
            <w:rFonts w:ascii="Times New Roman" w:eastAsia="Times New Roman" w:hAnsi="Times New Roman"/>
            <w:b/>
            <w:spacing w:val="6"/>
            <w:lang w:eastAsia="en-US"/>
          </w:rPr>
          <w:t>true</w:t>
        </w:r>
        <w:r w:rsidRPr="00786F5E">
          <w:rPr>
            <w:rFonts w:ascii="Times New Roman" w:eastAsia="Times New Roman" w:hAnsi="Times New Roman"/>
            <w:spacing w:val="6"/>
            <w:lang w:eastAsia="en-US"/>
          </w:rPr>
          <w:t xml:space="preserve">, [[Enumerable]]: </w:t>
        </w:r>
        <w:r w:rsidRPr="00786F5E">
          <w:rPr>
            <w:rFonts w:ascii="Times New Roman" w:eastAsia="Times New Roman" w:hAnsi="Times New Roman"/>
            <w:b/>
            <w:spacing w:val="6"/>
            <w:lang w:eastAsia="en-US"/>
          </w:rPr>
          <w:t>true</w:t>
        </w:r>
        <w:r w:rsidRPr="00786F5E">
          <w:rPr>
            <w:rFonts w:ascii="Times New Roman" w:eastAsia="Times New Roman" w:hAnsi="Times New Roman"/>
            <w:spacing w:val="6"/>
            <w:lang w:eastAsia="en-US"/>
          </w:rPr>
          <w:t xml:space="preserve">, [[Configurable]]: </w:t>
        </w:r>
        <w:r w:rsidRPr="00786F5E">
          <w:rPr>
            <w:rFonts w:ascii="Times New Roman" w:eastAsia="Times New Roman" w:hAnsi="Times New Roman"/>
            <w:b/>
            <w:spacing w:val="6"/>
            <w:lang w:eastAsia="en-US"/>
          </w:rPr>
          <w:t>true</w:t>
        </w:r>
        <w:r w:rsidRPr="00786F5E">
          <w:rPr>
            <w:rFonts w:ascii="Times New Roman" w:eastAsia="Times New Roman" w:hAnsi="Times New Roman"/>
            <w:spacing w:val="6"/>
            <w:lang w:eastAsia="en-US"/>
          </w:rPr>
          <w:t xml:space="preserve">}, and </w:t>
        </w:r>
        <w:r w:rsidRPr="00786F5E">
          <w:rPr>
            <w:rFonts w:ascii="Times New Roman" w:eastAsia="Times New Roman" w:hAnsi="Times New Roman"/>
            <w:b/>
            <w:spacing w:val="6"/>
            <w:lang w:eastAsia="en-US"/>
          </w:rPr>
          <w:t>false</w:t>
        </w:r>
        <w:r w:rsidRPr="00786F5E">
          <w:rPr>
            <w:rFonts w:ascii="Times New Roman" w:eastAsia="Times New Roman" w:hAnsi="Times New Roman"/>
            <w:spacing w:val="6"/>
            <w:lang w:eastAsia="en-US"/>
          </w:rPr>
          <w:t>.</w:t>
        </w:r>
      </w:ins>
    </w:p>
    <w:p w14:paraId="40915FA4" w14:textId="77777777" w:rsidR="00C459A3" w:rsidRPr="00786F5E" w:rsidRDefault="00C459A3" w:rsidP="00C459A3">
      <w:pPr>
        <w:numPr>
          <w:ilvl w:val="1"/>
          <w:numId w:val="802"/>
        </w:numPr>
        <w:spacing w:after="0" w:line="240" w:lineRule="auto"/>
        <w:jc w:val="left"/>
        <w:rPr>
          <w:ins w:id="36863" w:author="Rev 8 Allen Wirfs-Brock" w:date="2012-06-15T15:29:00Z"/>
          <w:rFonts w:ascii="Times New Roman" w:eastAsia="Times New Roman" w:hAnsi="Times New Roman"/>
          <w:spacing w:val="6"/>
          <w:lang w:eastAsia="en-US"/>
        </w:rPr>
      </w:pPr>
      <w:ins w:id="36864" w:author="Rev 8 Allen Wirfs-Brock" w:date="2012-06-15T15:29:00Z">
        <w:r w:rsidRPr="00786F5E">
          <w:rPr>
            <w:rFonts w:ascii="Times New Roman" w:eastAsia="Times New Roman" w:hAnsi="Times New Roman"/>
            <w:spacing w:val="6"/>
            <w:lang w:eastAsia="en-US"/>
          </w:rPr>
          <w:t xml:space="preserve">Increment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by 1.</w:t>
        </w:r>
      </w:ins>
    </w:p>
    <w:p w14:paraId="240EFBE2" w14:textId="77777777" w:rsidR="00C459A3" w:rsidRPr="00786F5E" w:rsidRDefault="00C459A3" w:rsidP="00C459A3">
      <w:pPr>
        <w:numPr>
          <w:ilvl w:val="0"/>
          <w:numId w:val="802"/>
        </w:numPr>
        <w:spacing w:after="220" w:line="240" w:lineRule="auto"/>
        <w:jc w:val="left"/>
        <w:rPr>
          <w:ins w:id="36865" w:author="Rev 8 Allen Wirfs-Brock" w:date="2012-06-15T15:29:00Z"/>
          <w:rFonts w:ascii="Times New Roman" w:eastAsia="Times New Roman" w:hAnsi="Times New Roman"/>
          <w:spacing w:val="6"/>
          <w:lang w:eastAsia="en-US"/>
        </w:rPr>
      </w:pPr>
      <w:ins w:id="36866" w:author="Rev 8 Allen Wirfs-Brock" w:date="2012-06-15T15:29:00Z">
        <w:r w:rsidRPr="00786F5E">
          <w:rPr>
            <w:rFonts w:ascii="Times New Roman" w:eastAsia="Times New Roman" w:hAnsi="Times New Roman"/>
            <w:spacing w:val="6"/>
            <w:lang w:eastAsia="en-US"/>
          </w:rPr>
          <w:t xml:space="preserve">Return </w:t>
        </w:r>
        <w:r w:rsidRPr="00786F5E">
          <w:rPr>
            <w:rFonts w:ascii="Times New Roman" w:eastAsia="Times New Roman" w:hAnsi="Times New Roman"/>
            <w:i/>
            <w:spacing w:val="6"/>
            <w:lang w:eastAsia="en-US"/>
          </w:rPr>
          <w:t>array</w:t>
        </w:r>
        <w:r w:rsidRPr="00786F5E">
          <w:rPr>
            <w:rFonts w:ascii="Times New Roman" w:eastAsia="Times New Roman" w:hAnsi="Times New Roman"/>
            <w:spacing w:val="6"/>
            <w:lang w:eastAsia="en-US"/>
          </w:rPr>
          <w:t>.</w:t>
        </w:r>
      </w:ins>
    </w:p>
    <w:p w14:paraId="6DE1D6C1" w14:textId="77777777" w:rsidR="00C459A3" w:rsidRPr="00762CE7" w:rsidRDefault="00C459A3" w:rsidP="00C459A3">
      <w:pPr>
        <w:rPr>
          <w:ins w:id="36867" w:author="Rev 8 Allen Wirfs-Brock" w:date="2012-06-15T15:29:00Z"/>
          <w:rFonts w:cs="Arial"/>
        </w:rPr>
      </w:pPr>
      <w:ins w:id="36868" w:author="Rev 8 Allen Wirfs-Brock" w:date="2012-06-15T15:29:00Z">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toArray</w:t>
        </w:r>
        <w:r w:rsidRPr="00762CE7">
          <w:rPr>
            <w:rFonts w:cs="Arial"/>
          </w:rPr>
          <w:t xml:space="preserve"> method is </w:t>
        </w:r>
        <w:r w:rsidRPr="00762CE7">
          <w:rPr>
            <w:rFonts w:cs="Arial"/>
            <w:b/>
          </w:rPr>
          <w:t>0</w:t>
        </w:r>
        <w:r w:rsidRPr="00762CE7">
          <w:rPr>
            <w:rFonts w:cs="Arial"/>
          </w:rPr>
          <w:t>.</w:t>
        </w:r>
      </w:ins>
    </w:p>
    <w:p w14:paraId="0BF89929" w14:textId="77777777" w:rsidR="00C459A3" w:rsidRPr="00762CE7" w:rsidRDefault="00C459A3" w:rsidP="00C459A3">
      <w:pPr>
        <w:pStyle w:val="Note"/>
        <w:rPr>
          <w:ins w:id="36869" w:author="Rev 8 Allen Wirfs-Brock" w:date="2012-06-15T15:29:00Z"/>
        </w:rPr>
      </w:pPr>
      <w:ins w:id="36870" w:author="Rev 8 Allen Wirfs-Brock" w:date="2012-06-15T15:29:00Z">
        <w:r>
          <w:t>NOTE 1</w:t>
        </w:r>
        <w:r>
          <w:tab/>
        </w:r>
        <w:r w:rsidRPr="00762CE7">
          <w:t>Returns an Array object with elements corresponding to the characters of this object (converted to a String).</w:t>
        </w:r>
      </w:ins>
    </w:p>
    <w:p w14:paraId="5B1874DD" w14:textId="77777777" w:rsidR="00C459A3" w:rsidRPr="00762CE7" w:rsidRDefault="00C459A3" w:rsidP="00C459A3">
      <w:pPr>
        <w:pStyle w:val="Note"/>
        <w:rPr>
          <w:ins w:id="36871" w:author="Rev 8 Allen Wirfs-Brock" w:date="2012-06-15T15:29:00Z"/>
        </w:rPr>
      </w:pPr>
      <w:ins w:id="36872" w:author="Rev 8 Allen Wirfs-Brock" w:date="2012-06-15T15:29:00Z">
        <w:r w:rsidRPr="00762CE7">
          <w:t>NOTE</w:t>
        </w:r>
        <w:r>
          <w:t xml:space="preserve"> 2</w:t>
        </w:r>
        <w:r w:rsidRPr="00762CE7">
          <w:tab/>
          <w:t xml:space="preserve">The </w:t>
        </w:r>
        <w:r w:rsidRPr="00762CE7">
          <w:rPr>
            <w:b/>
          </w:rPr>
          <w:t>toArray</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ins>
    </w:p>
    <w:p w14:paraId="54481A40" w14:textId="77777777" w:rsidR="00C459A3" w:rsidRPr="00C459A3" w:rsidRDefault="00C459A3" w:rsidP="00C459A3">
      <w:pPr>
        <w:rPr>
          <w:ins w:id="36873" w:author="Rev 8 Allen Wirfs-Brock" w:date="2012-06-11T14:38:00Z"/>
          <w:u w:val="single"/>
        </w:rPr>
      </w:pPr>
    </w:p>
    <w:p w14:paraId="6D23EC87" w14:textId="77777777" w:rsidR="0026283E" w:rsidRPr="00E77497" w:rsidRDefault="00690D1B" w:rsidP="0026283E">
      <w:pPr>
        <w:pStyle w:val="zzBiblio"/>
      </w:pPr>
      <w:ins w:id="36874" w:author="Rev 8 Allen Wirfs-Brock" w:date="2012-06-11T14:37:00Z">
        <w:r>
          <w:br w:type="page"/>
        </w:r>
      </w:ins>
      <w:r w:rsidR="0026283E" w:rsidRPr="00E77497">
        <w:t>Bibliography</w:t>
      </w:r>
    </w:p>
    <w:p w14:paraId="1635EABC" w14:textId="77777777" w:rsidR="00E80769" w:rsidRPr="00E77497" w:rsidRDefault="00E80769" w:rsidP="00E80769">
      <w:pPr>
        <w:pStyle w:val="Bibliography1"/>
      </w:pPr>
      <w:r w:rsidRPr="00E77497">
        <w:t>IEEE Std 754-2008: IEEE Standard for Floating-Point Arithmetic. Institute of Electrical and Electronic Engineers, New York (2008)</w:t>
      </w:r>
    </w:p>
    <w:p w14:paraId="2D7AF328" w14:textId="77777777" w:rsidR="00E80769" w:rsidRPr="00E77497" w:rsidRDefault="00E80769" w:rsidP="00E80769">
      <w:pPr>
        <w:pStyle w:val="Bibliography1"/>
      </w:pPr>
      <w:r w:rsidRPr="00E77497">
        <w:t>The Unicode Consortium. The Unicode Standard, Version 3.0, defined by: The Unicode Standard, Version 3.0 (Reading, MA, Addison-Wesley, 2000. ISBN 0-201-61633-5)</w:t>
      </w:r>
    </w:p>
    <w:p w14:paraId="60CF1C99" w14:textId="77777777" w:rsidR="00E80769" w:rsidRPr="00E77497" w:rsidRDefault="00E80769" w:rsidP="00E80769">
      <w:pPr>
        <w:pStyle w:val="Bibliography1"/>
      </w:pPr>
      <w:r w:rsidRPr="00E77497">
        <w:t>Unicode Inc. (2010), Unicode Technical Report #15: Unicode Normalization Forms</w:t>
      </w:r>
    </w:p>
    <w:p w14:paraId="0488F5F9" w14:textId="77777777" w:rsidR="00E80769" w:rsidRPr="00E77497" w:rsidRDefault="00E80769" w:rsidP="00E80769">
      <w:pPr>
        <w:pStyle w:val="Bibliography1"/>
        <w:rPr>
          <w:rStyle w:val="apple-style-span"/>
        </w:rPr>
      </w:pPr>
      <w:r w:rsidRPr="00E77497">
        <w:rPr>
          <w:rStyle w:val="apple-style-span"/>
          <w:rFonts w:cs="Arial"/>
        </w:rPr>
        <w:t xml:space="preserve">ISO 8601:2004(E) </w:t>
      </w:r>
      <w:r w:rsidRPr="00E77497">
        <w:rPr>
          <w:rStyle w:val="apple-style-span"/>
          <w:rFonts w:cs="Arial"/>
          <w:i/>
        </w:rPr>
        <w:t>Data elements and interchange formats – Information</w:t>
      </w:r>
      <w:r w:rsidRPr="00E77497">
        <w:rPr>
          <w:rFonts w:cs="Arial"/>
          <w:i/>
        </w:rPr>
        <w:t xml:space="preserve"> </w:t>
      </w:r>
      <w:r w:rsidRPr="00E77497">
        <w:rPr>
          <w:rStyle w:val="apple-style-span"/>
          <w:rFonts w:cs="Arial"/>
          <w:i/>
        </w:rPr>
        <w:t>interchange -- Representation of dates and times</w:t>
      </w:r>
    </w:p>
    <w:p w14:paraId="15510383" w14:textId="77777777" w:rsidR="00E80769" w:rsidRPr="00E77497" w:rsidRDefault="00E80769" w:rsidP="00E80769">
      <w:pPr>
        <w:pStyle w:val="Bibliography1"/>
        <w:rPr>
          <w:rStyle w:val="apple-style-span"/>
          <w:szCs w:val="18"/>
        </w:rPr>
      </w:pPr>
      <w:r w:rsidRPr="00E77497">
        <w:rPr>
          <w:rStyle w:val="apple-style-span"/>
          <w:rFonts w:cs="Arial"/>
        </w:rPr>
        <w:t>RFC 1738 "Uniform Resource Locators (URL)", available at &lt;</w:t>
      </w:r>
      <w:hyperlink r:id="rId23" w:history="1">
        <w:r w:rsidRPr="00E77497">
          <w:rPr>
            <w:rStyle w:val="aff6"/>
            <w:rFonts w:cs="Arial"/>
            <w:lang w:val="en-GB"/>
          </w:rPr>
          <w:t>http://tools.ietf.org/html/rfc1738</w:t>
        </w:r>
      </w:hyperlink>
      <w:r w:rsidRPr="00E77497">
        <w:rPr>
          <w:rStyle w:val="apple-style-span"/>
          <w:rFonts w:cs="Arial"/>
        </w:rPr>
        <w:t>&gt;</w:t>
      </w:r>
    </w:p>
    <w:p w14:paraId="600078F4" w14:textId="77777777" w:rsidR="00E80769" w:rsidRPr="00E77497" w:rsidRDefault="00E80769" w:rsidP="00E80769">
      <w:pPr>
        <w:pStyle w:val="Bibliography1"/>
        <w:jc w:val="left"/>
        <w:rPr>
          <w:rStyle w:val="apple-style-span"/>
          <w:szCs w:val="18"/>
        </w:rPr>
      </w:pPr>
      <w:r w:rsidRPr="00E77497">
        <w:rPr>
          <w:rStyle w:val="apple-style-span"/>
          <w:rFonts w:cs="Arial"/>
        </w:rPr>
        <w:t>RFC 2396 "Uniform Resource Identifiers (URI): Generic Syntax", available at &lt;</w:t>
      </w:r>
      <w:hyperlink r:id="rId24" w:history="1">
        <w:r w:rsidRPr="00E77497">
          <w:rPr>
            <w:rStyle w:val="aff6"/>
            <w:rFonts w:cs="Arial"/>
            <w:lang w:val="en-GB"/>
          </w:rPr>
          <w:t>http://tools.ietf.org/html/rfc2396</w:t>
        </w:r>
      </w:hyperlink>
      <w:r w:rsidRPr="00E77497">
        <w:rPr>
          <w:rStyle w:val="apple-style-span"/>
          <w:rFonts w:cs="Arial"/>
        </w:rPr>
        <w:t>&gt;</w:t>
      </w:r>
    </w:p>
    <w:p w14:paraId="0D2D039B" w14:textId="77777777" w:rsidR="00E80769" w:rsidRPr="00E77497" w:rsidRDefault="00E80769" w:rsidP="00E80769">
      <w:pPr>
        <w:pStyle w:val="Bibliography1"/>
        <w:jc w:val="left"/>
        <w:rPr>
          <w:rStyle w:val="apple-style-span"/>
          <w:szCs w:val="18"/>
        </w:rPr>
      </w:pPr>
      <w:r w:rsidRPr="00E77497">
        <w:rPr>
          <w:rStyle w:val="apple-style-span"/>
          <w:rFonts w:cs="Arial"/>
        </w:rPr>
        <w:t>RFC 3629 "UTF-8, a transformation format of ISO 10646", available at &lt;</w:t>
      </w:r>
      <w:hyperlink r:id="rId25" w:history="1">
        <w:r w:rsidRPr="00E77497">
          <w:rPr>
            <w:rStyle w:val="aff6"/>
            <w:rFonts w:cs="Arial"/>
            <w:lang w:val="en-GB"/>
          </w:rPr>
          <w:t>http://tools.ietf.org/html/rfc3629</w:t>
        </w:r>
      </w:hyperlink>
      <w:r w:rsidRPr="00E77497">
        <w:rPr>
          <w:rStyle w:val="apple-style-span"/>
          <w:rFonts w:cs="Arial"/>
        </w:rPr>
        <w:t>&gt;</w:t>
      </w:r>
    </w:p>
    <w:p w14:paraId="12F0186B" w14:textId="77777777" w:rsidR="00990F07" w:rsidRPr="00E77497" w:rsidRDefault="00E80769" w:rsidP="00990F07">
      <w:pPr>
        <w:pStyle w:val="Bibliography1"/>
        <w:jc w:val="left"/>
      </w:pPr>
      <w:r w:rsidRPr="00E77497">
        <w:rPr>
          <w:rStyle w:val="apple-style-span"/>
          <w:rFonts w:cs="Arial"/>
        </w:rPr>
        <w:t>RFC 4627 "The application/json Media Type for JavaScript Object</w:t>
      </w:r>
      <w:r w:rsidRPr="00E77497">
        <w:rPr>
          <w:rFonts w:cs="Arial"/>
        </w:rPr>
        <w:t xml:space="preserve"> </w:t>
      </w:r>
      <w:r w:rsidRPr="00E77497">
        <w:rPr>
          <w:rStyle w:val="apple-style-span"/>
          <w:rFonts w:cs="Arial"/>
        </w:rPr>
        <w:t>Notation (JSON)" , available at &lt;</w:t>
      </w:r>
      <w:hyperlink r:id="rId26" w:history="1">
        <w:r w:rsidRPr="00E77497">
          <w:rPr>
            <w:rStyle w:val="aff6"/>
            <w:rFonts w:cs="Arial"/>
            <w:lang w:val="en-GB"/>
          </w:rPr>
          <w:t>http://tools.ietf.org/html/rfc4627</w:t>
        </w:r>
      </w:hyperlink>
      <w:r w:rsidRPr="00E77497">
        <w:rPr>
          <w:rStyle w:val="apple-style-span"/>
          <w:rFonts w:cs="Arial"/>
        </w:rPr>
        <w:t>&gt;</w:t>
      </w:r>
    </w:p>
    <w:p w14:paraId="1FE582CF" w14:textId="77777777" w:rsidR="00990F07" w:rsidRPr="00E77497" w:rsidRDefault="0045371C" w:rsidP="00FC399E">
      <w:pPr>
        <w:pStyle w:val="Bibliography1"/>
        <w:numPr>
          <w:ilvl w:val="0"/>
          <w:numId w:val="0"/>
        </w:numPr>
        <w:tabs>
          <w:tab w:val="clear" w:pos="660"/>
          <w:tab w:val="left" w:pos="2760"/>
        </w:tabs>
        <w:ind w:left="660" w:hanging="660"/>
      </w:pPr>
      <w:ins w:id="36875" w:author="Rev 8 Allen Wirfs-Brock" w:date="2012-05-31T17:07:00Z">
        <w:r>
          <w:tab/>
        </w:r>
        <w:r>
          <w:tab/>
        </w:r>
      </w:ins>
    </w:p>
    <w:p w14:paraId="42D8130B" w14:textId="77777777" w:rsidR="00D20EE3" w:rsidRPr="00E77497" w:rsidRDefault="00D20EE3" w:rsidP="0026283E"/>
    <w:p w14:paraId="765F70A6" w14:textId="77777777" w:rsidR="0026283E" w:rsidRPr="00E77497" w:rsidRDefault="0026283E" w:rsidP="0026283E">
      <w:pPr>
        <w:sectPr w:rsidR="0026283E" w:rsidRPr="00E77497" w:rsidSect="00B71909">
          <w:headerReference w:type="even" r:id="rId27"/>
          <w:headerReference w:type="default" r:id="rId28"/>
          <w:footerReference w:type="even" r:id="rId29"/>
          <w:footerReference w:type="default" r:id="rId30"/>
          <w:headerReference w:type="first" r:id="rId31"/>
          <w:footerReference w:type="first" r:id="rId32"/>
          <w:type w:val="oddPage"/>
          <w:pgSz w:w="11906" w:h="16838"/>
          <w:pgMar w:top="1702" w:right="737" w:bottom="567" w:left="850" w:header="709" w:footer="283" w:gutter="567"/>
          <w:pgNumType w:start="1"/>
          <w:cols w:space="720"/>
          <w:titlePg/>
          <w:docGrid w:linePitch="272"/>
        </w:sectPr>
      </w:pPr>
    </w:p>
    <w:p w14:paraId="46718079" w14:textId="77777777" w:rsidR="0026283E" w:rsidRPr="00E77497" w:rsidRDefault="0026283E" w:rsidP="0026283E"/>
    <w:sectPr w:rsidR="0026283E" w:rsidRPr="00E77497">
      <w:headerReference w:type="even" r:id="rId33"/>
      <w:headerReference w:type="default" r:id="rId34"/>
      <w:footerReference w:type="even" r:id="rId35"/>
      <w:footerReference w:type="default" r:id="rId36"/>
      <w:headerReference w:type="first" r:id="rId37"/>
      <w:type w:val="evenPage"/>
      <w:pgSz w:w="11907" w:h="16839" w:code="9"/>
      <w:pgMar w:top="794" w:right="737" w:bottom="567" w:left="851" w:header="709" w:footer="284" w:gutter="567"/>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88" w:author="Rev 10 Allen Wirfs-Brock" w:date="2012-09-26T18:25:00Z" w:initials="AWB10">
    <w:p w14:paraId="29150C5D" w14:textId="77777777" w:rsidR="00AA7866" w:rsidRDefault="00AA7866">
      <w:pPr>
        <w:pStyle w:val="af4"/>
      </w:pPr>
      <w:r>
        <w:rPr>
          <w:rStyle w:val="af3"/>
        </w:rPr>
        <w:annotationRef/>
      </w:r>
      <w:r>
        <w:t>This description probably need to be tweaked in light of new features such as class declarations and explicit exposure of the [[Prototype]] property</w:t>
      </w:r>
    </w:p>
  </w:comment>
  <w:comment w:id="609" w:author="Allen Wirfs-Brock" w:date="2012-09-26T18:25:00Z" w:initials="AW">
    <w:p w14:paraId="27881B23" w14:textId="77777777" w:rsidR="00AA7866" w:rsidRDefault="00AA7866">
      <w:pPr>
        <w:pStyle w:val="af4"/>
      </w:pPr>
      <w:r>
        <w:rPr>
          <w:rStyle w:val="af3"/>
        </w:rPr>
        <w:annotationRef/>
      </w:r>
      <w:r>
        <w:t>Perhaps this should be somewhere else.  Currently we don’t have a section that enumerates all the steps in loading and evaluating a program.</w:t>
      </w:r>
    </w:p>
  </w:comment>
  <w:comment w:id="855" w:author="Rev 9 Allen Wirfs-Brock" w:date="2012-09-26T18:25:00Z" w:initials="AWB9">
    <w:p w14:paraId="2B85CEE7" w14:textId="77777777" w:rsidR="00AA7866" w:rsidRDefault="00AA7866">
      <w:pPr>
        <w:pStyle w:val="af4"/>
      </w:pPr>
      <w:r>
        <w:rPr>
          <w:rStyle w:val="af3"/>
        </w:rPr>
        <w:annotationRef/>
      </w:r>
      <w:r>
        <w:t>May need to also say something about TemplateSubstitution tail.  Also need to consider with there are any ASI issues concerning it.</w:t>
      </w:r>
    </w:p>
  </w:comment>
  <w:comment w:id="977" w:author="Rev 9 Allen Wirfs-Brock" w:date="2012-09-26T18:25:00Z" w:initials="AWB9">
    <w:p w14:paraId="475F4ECE" w14:textId="77777777" w:rsidR="00AA7866" w:rsidRDefault="00AA7866">
      <w:pPr>
        <w:pStyle w:val="af4"/>
      </w:pPr>
      <w:r>
        <w:rPr>
          <w:rStyle w:val="af3"/>
        </w:rPr>
        <w:annotationRef/>
      </w:r>
      <w:r>
        <w:t>Need to talk about line terminators in Templates</w:t>
      </w:r>
    </w:p>
  </w:comment>
  <w:comment w:id="1146" w:author="Rev 9 Allen Wirfs-Brock" w:date="2012-09-26T18:25:00Z" w:initials="AWB9">
    <w:p w14:paraId="2E5F1B57" w14:textId="77777777" w:rsidR="00AA7866" w:rsidRDefault="00AA7866">
      <w:pPr>
        <w:pStyle w:val="af4"/>
      </w:pPr>
      <w:r>
        <w:rPr>
          <w:rStyle w:val="af3"/>
        </w:rPr>
        <w:annotationRef/>
      </w:r>
      <w:r>
        <w:t>Norbert suggests chaning this to 5.1.0.  Would be really be better for “portablility”?</w:t>
      </w:r>
    </w:p>
  </w:comment>
  <w:comment w:id="1284" w:author="Rev 8 Allen Wirfs-Brock" w:date="2012-09-26T18:25:00Z" w:initials="AWB8">
    <w:p w14:paraId="11A89EAB" w14:textId="77777777" w:rsidR="00AA7866" w:rsidRDefault="00AA7866">
      <w:pPr>
        <w:pStyle w:val="af4"/>
      </w:pPr>
      <w:r>
        <w:rPr>
          <w:rStyle w:val="af3"/>
        </w:rPr>
        <w:annotationRef/>
      </w:r>
      <w:r>
        <w:t>It isn’t clear that extends actually needs to be reserved.  It’s only usage is highly contextual.</w:t>
      </w:r>
    </w:p>
  </w:comment>
  <w:comment w:id="1290" w:author="Rev 8 Allen Wirfs-Brock" w:date="2012-09-26T18:25:00Z" w:initials="AWB8">
    <w:p w14:paraId="0CDBB33B" w14:textId="77777777" w:rsidR="00AA7866" w:rsidRDefault="00AA7866">
      <w:pPr>
        <w:pStyle w:val="af4"/>
      </w:pPr>
      <w:r>
        <w:rPr>
          <w:rStyle w:val="af3"/>
        </w:rPr>
        <w:annotationRef/>
      </w:r>
      <w:r>
        <w:t>Move to keywords</w:t>
      </w:r>
    </w:p>
  </w:comment>
  <w:comment w:id="1416" w:author="Rev 7 Allen Wirfs-Brock" w:date="2012-09-26T18:25:00Z" w:initials="AWB7">
    <w:p w14:paraId="63779F3F" w14:textId="77777777" w:rsidR="00AA7866" w:rsidRDefault="00AA7866" w:rsidP="007648B6">
      <w:pPr>
        <w:pStyle w:val="af4"/>
      </w:pPr>
      <w:r>
        <w:rPr>
          <w:rStyle w:val="af3"/>
        </w:rPr>
        <w:annotationRef/>
      </w:r>
      <w:r>
        <w:t>From March 29 meeting notes:  Hex floating point literals:</w:t>
      </w:r>
    </w:p>
    <w:p w14:paraId="7F25124B" w14:textId="77777777" w:rsidR="00AA7866" w:rsidRDefault="00AA7866" w:rsidP="007648B6">
      <w:pPr>
        <w:pStyle w:val="af4"/>
      </w:pPr>
      <w:r>
        <w:t>Waldemar:  Other languages include these things.  They're rarely used</w:t>
      </w:r>
    </w:p>
    <w:p w14:paraId="4C3BC25A" w14:textId="77777777" w:rsidR="00AA7866" w:rsidRDefault="00AA7866" w:rsidP="007648B6">
      <w:pPr>
        <w:pStyle w:val="af4"/>
      </w:pPr>
      <w:r>
        <w:t>but when you want one, you really want one.  Use cases are similar to</w:t>
      </w:r>
    </w:p>
    <w:p w14:paraId="2B9BE152" w14:textId="77777777" w:rsidR="00AA7866" w:rsidRDefault="00AA7866" w:rsidP="007648B6">
      <w:pPr>
        <w:pStyle w:val="af4"/>
      </w:pPr>
      <w:r>
        <w:t>that of hex literals.</w:t>
      </w:r>
    </w:p>
    <w:p w14:paraId="161FCC7A" w14:textId="77777777" w:rsidR="00AA7866" w:rsidRDefault="00AA7866" w:rsidP="007648B6">
      <w:pPr>
        <w:pStyle w:val="af4"/>
      </w:pPr>
      <w:r>
        <w:t>Will explore adding them.</w:t>
      </w:r>
    </w:p>
    <w:p w14:paraId="5CF414F3" w14:textId="77777777" w:rsidR="00AA7866" w:rsidRDefault="00AA7866" w:rsidP="007648B6">
      <w:pPr>
        <w:pStyle w:val="af4"/>
      </w:pPr>
      <w:r>
        <w:t>MarkM:  0x3.p1 currently evaluates to undefined.  This would be a</w:t>
      </w:r>
    </w:p>
    <w:p w14:paraId="1AD483B3" w14:textId="77777777" w:rsidR="00AA7866" w:rsidRDefault="00AA7866" w:rsidP="007648B6">
      <w:pPr>
        <w:pStyle w:val="af4"/>
      </w:pPr>
      <w:r>
        <w:t>breaking change.</w:t>
      </w:r>
    </w:p>
    <w:p w14:paraId="65CD2033" w14:textId="77777777" w:rsidR="00AA7866" w:rsidRDefault="00AA7866" w:rsidP="007648B6">
      <w:pPr>
        <w:pStyle w:val="af4"/>
      </w:pPr>
      <w:r>
        <w:t>Waldemar:  Not clear anyone would notice.  How did other languages</w:t>
      </w:r>
    </w:p>
    <w:p w14:paraId="09592AE2" w14:textId="77777777" w:rsidR="00AA7866" w:rsidRDefault="00AA7866" w:rsidP="007648B6">
      <w:pPr>
        <w:pStyle w:val="af4"/>
      </w:pPr>
      <w:r>
        <w:t>deal with this?</w:t>
      </w:r>
    </w:p>
  </w:comment>
  <w:comment w:id="1418" w:author="Rev 7 Allen Wirfs-Brock" w:date="2012-09-26T18:25:00Z" w:initials="AWB7">
    <w:p w14:paraId="3CCED839" w14:textId="77777777" w:rsidR="00AA7866" w:rsidRDefault="00AA7866">
      <w:pPr>
        <w:pStyle w:val="af4"/>
      </w:pPr>
      <w:r>
        <w:rPr>
          <w:rStyle w:val="af3"/>
        </w:rPr>
        <w:annotationRef/>
      </w:r>
      <w:r>
        <w:t>The various Digit productions could be refactored to have less redundency</w:t>
      </w:r>
    </w:p>
  </w:comment>
  <w:comment w:id="2091" w:author="Rev 9 Allen Wirfs-Brock" w:date="2012-09-26T18:25:00Z" w:initials="AWB9">
    <w:p w14:paraId="6649DE6B" w14:textId="77777777" w:rsidR="00AA7866" w:rsidRDefault="00AA7866">
      <w:pPr>
        <w:pStyle w:val="af4"/>
      </w:pPr>
      <w:r>
        <w:rPr>
          <w:rStyle w:val="af3"/>
        </w:rPr>
        <w:annotationRef/>
      </w:r>
      <w:r>
        <w:t>Note that the original proposal allowed $IdentifierName to be used as a substitution without { } around the name..</w:t>
      </w:r>
    </w:p>
    <w:p w14:paraId="3AE6954C" w14:textId="77777777" w:rsidR="00AA7866" w:rsidRDefault="00AA7866">
      <w:pPr>
        <w:pStyle w:val="af4"/>
      </w:pPr>
    </w:p>
    <w:p w14:paraId="3AFA6A10" w14:textId="77777777" w:rsidR="00AA7866" w:rsidRDefault="00AA7866">
      <w:pPr>
        <w:pStyle w:val="af4"/>
      </w:pPr>
      <w:r>
        <w:t xml:space="preserve">Line terminations charcters are simply handled as literal SouceCharacters.  I find this troublesome.  Shouldn’t we have some sort of normalizations of line terminators.  Otherwise, the actual characters in a multi-line template are at the mercy of the authors editor/OS.  </w:t>
      </w:r>
    </w:p>
  </w:comment>
  <w:comment w:id="3486" w:author="Rev 9 Allen Wirfs-Brock" w:date="2012-09-26T18:25:00Z" w:initials="AWB9">
    <w:p w14:paraId="33C3BF68" w14:textId="77777777" w:rsidR="00AA7866" w:rsidRDefault="00AA7866">
      <w:pPr>
        <w:pStyle w:val="af4"/>
      </w:pPr>
      <w:r>
        <w:rPr>
          <w:rStyle w:val="af3"/>
        </w:rPr>
        <w:annotationRef/>
      </w:r>
      <w:r>
        <w:t>Hopefully we can eliminate functions returning References</w:t>
      </w:r>
    </w:p>
  </w:comment>
  <w:comment w:id="4334" w:author="Rev 5 Allen Wirfs-Brock" w:date="2012-09-26T18:25:00Z" w:initials="AWB">
    <w:p w14:paraId="7792B937" w14:textId="77777777" w:rsidR="00AA7866" w:rsidRDefault="00AA7866">
      <w:pPr>
        <w:pStyle w:val="af4"/>
      </w:pPr>
      <w:r>
        <w:rPr>
          <w:rStyle w:val="af3"/>
        </w:rPr>
        <w:annotationRef/>
      </w:r>
      <w:r>
        <w:t>The ES5 use of Property Identifier in specifying object literals has been removed.  If no new usage is added they should be removed from the spec.</w:t>
      </w:r>
    </w:p>
  </w:comment>
  <w:comment w:id="4620" w:author="Rev 6 Allen Wirfs-Brock" w:date="2012-09-26T18:25:00Z" w:initials="AWB6">
    <w:p w14:paraId="52D87B46" w14:textId="77777777" w:rsidR="00AA7866" w:rsidRDefault="00AA7866">
      <w:pPr>
        <w:pStyle w:val="af4"/>
      </w:pPr>
      <w:r>
        <w:rPr>
          <w:rStyle w:val="af3"/>
        </w:rPr>
        <w:annotationRef/>
      </w:r>
      <w:r>
        <w:t>This is an experiment to see if we can use this internal method to define Object.key, Object.getOwnPropertyNames, and perhaps some ofther things</w:t>
      </w:r>
    </w:p>
  </w:comment>
  <w:comment w:id="4631" w:author="Rev 6 Allen Wirfs-Brock" w:date="2012-09-26T18:25:00Z" w:initials="AWB6">
    <w:p w14:paraId="55FE15DA" w14:textId="77777777" w:rsidR="00AA7866" w:rsidRDefault="00AA7866">
      <w:pPr>
        <w:pStyle w:val="af4"/>
      </w:pPr>
      <w:r>
        <w:rPr>
          <w:rStyle w:val="af3"/>
        </w:rPr>
        <w:annotationRef/>
      </w:r>
      <w:r>
        <w:t>TODO</w:t>
      </w:r>
    </w:p>
  </w:comment>
  <w:comment w:id="4649" w:author="Rev 6 Allen Wirfs-Brock" w:date="2012-09-26T18:25:00Z" w:initials="AWB6">
    <w:p w14:paraId="0F993BD7" w14:textId="77777777" w:rsidR="00AA7866" w:rsidRDefault="00AA7866">
      <w:pPr>
        <w:pStyle w:val="af4"/>
      </w:pPr>
      <w:r>
        <w:rPr>
          <w:rStyle w:val="af3"/>
        </w:rPr>
        <w:annotationRef/>
      </w:r>
      <w:r>
        <w:t>TODO: Finish this up, and turn it into iterator definition include a next method</w:t>
      </w:r>
    </w:p>
  </w:comment>
  <w:comment w:id="4729" w:author="Rev 6 Allen Wirfs-Brock" w:date="2012-09-26T18:25:00Z" w:initials="AWB6">
    <w:p w14:paraId="04997350" w14:textId="77777777" w:rsidR="00AA7866" w:rsidRDefault="00AA7866">
      <w:pPr>
        <w:pStyle w:val="af4"/>
      </w:pPr>
      <w:r>
        <w:rPr>
          <w:rStyle w:val="af3"/>
        </w:rPr>
        <w:annotationRef/>
      </w:r>
      <w:r>
        <w:t>Notation for private names known to the implemenation</w:t>
      </w:r>
    </w:p>
  </w:comment>
  <w:comment w:id="5415" w:author="Rev 7 Allen Wirfs-Brock" w:date="2012-09-26T18:25:00Z" w:initials="AWB7">
    <w:p w14:paraId="0DE96D20" w14:textId="77777777" w:rsidR="00AA7866" w:rsidRDefault="00AA7866">
      <w:pPr>
        <w:pStyle w:val="af4"/>
      </w:pPr>
      <w:r>
        <w:rPr>
          <w:rStyle w:val="af3"/>
        </w:rPr>
        <w:annotationRef/>
      </w:r>
      <w:r>
        <w:t>TODO: may need an additional reference to the [[Code]] of a generator.</w:t>
      </w:r>
    </w:p>
  </w:comment>
  <w:comment w:id="5451" w:author="Rev 6 Allen Wirfs-Brock" w:date="2012-09-26T18:25:00Z" w:initials="AWB">
    <w:p w14:paraId="4F0C2CC8" w14:textId="77777777" w:rsidR="00AA7866" w:rsidRDefault="00AA7866">
      <w:pPr>
        <w:pStyle w:val="af4"/>
      </w:pPr>
      <w:r>
        <w:rPr>
          <w:rStyle w:val="af3"/>
        </w:rPr>
        <w:annotationRef/>
      </w:r>
      <w:r>
        <w:t>Need to replace this with a statement about module bodies being strict code</w:t>
      </w:r>
    </w:p>
  </w:comment>
  <w:comment w:id="5830" w:author="Rev 6 Allen Wirfs-Brock" w:date="2012-09-26T18:25:00Z" w:initials="AWB">
    <w:p w14:paraId="211ECB6D" w14:textId="77777777" w:rsidR="00AA7866" w:rsidRDefault="00AA7866">
      <w:pPr>
        <w:pStyle w:val="af4"/>
      </w:pPr>
      <w:r>
        <w:rPr>
          <w:rStyle w:val="af3"/>
        </w:rPr>
        <w:annotationRef/>
      </w:r>
      <w:r>
        <w:t>This probably needs a D option argument, just like createMutableEnvironment</w:t>
      </w:r>
    </w:p>
  </w:comment>
  <w:comment w:id="6135" w:author="Rev 7 Allen Wirfs-Brock" w:date="2012-09-26T18:25:00Z" w:initials="AWB7">
    <w:p w14:paraId="356ED51D" w14:textId="77777777" w:rsidR="00AA7866" w:rsidRDefault="00AA7866">
      <w:pPr>
        <w:pStyle w:val="af4"/>
      </w:pPr>
      <w:r>
        <w:rPr>
          <w:rStyle w:val="af3"/>
        </w:rPr>
        <w:annotationRef/>
      </w:r>
      <w:r>
        <w:t>TODO</w:t>
      </w:r>
    </w:p>
  </w:comment>
  <w:comment w:id="6204" w:author="Rev 8 Allen Wirfs-Brock" w:date="2012-09-26T18:25:00Z" w:initials="AWB8">
    <w:p w14:paraId="77F27C12" w14:textId="77777777" w:rsidR="00AA7866" w:rsidRDefault="00AA7866">
      <w:pPr>
        <w:pStyle w:val="af4"/>
      </w:pPr>
      <w:r>
        <w:rPr>
          <w:rStyle w:val="af3"/>
        </w:rPr>
        <w:annotationRef/>
      </w:r>
      <w:r>
        <w:t>Other possible terms that  have been discussed are “Home” and “Island”.  We still need to get final agreement on terminology.</w:t>
      </w:r>
    </w:p>
  </w:comment>
  <w:comment w:id="6968" w:author="Rev 4 Allen Wirfs-Brock" w:date="2012-09-26T18:25:00Z" w:initials="AWB">
    <w:p w14:paraId="2C8EA3C5" w14:textId="77777777" w:rsidR="00AA7866" w:rsidRDefault="00AA7866">
      <w:pPr>
        <w:pStyle w:val="af4"/>
      </w:pPr>
      <w:r>
        <w:rPr>
          <w:rStyle w:val="af3"/>
        </w:rPr>
        <w:annotationRef/>
      </w:r>
      <w:r>
        <w:t>It may make sense to split eval code out into a separate subsection.</w:t>
      </w:r>
    </w:p>
  </w:comment>
  <w:comment w:id="7001" w:author="Rev 4 Allen Wirfs-Brock" w:date="2012-09-26T18:25:00Z" w:initials="AWB">
    <w:p w14:paraId="772D7F53" w14:textId="77777777" w:rsidR="00AA7866" w:rsidRDefault="00AA7866">
      <w:pPr>
        <w:pStyle w:val="af4"/>
      </w:pPr>
      <w:r>
        <w:rPr>
          <w:rStyle w:val="af3"/>
        </w:rPr>
        <w:annotationRef/>
      </w:r>
      <w:r>
        <w:t>This algorithm needs to be update to use newly defined static semantic functions.</w:t>
      </w:r>
    </w:p>
  </w:comment>
  <w:comment w:id="7117" w:author="Rev 3 Allen Wirfs-Brock" w:date="2012-09-26T18:25:00Z" w:initials="AWB 3">
    <w:p w14:paraId="277A8D4A" w14:textId="77777777" w:rsidR="00AA7866" w:rsidRDefault="00AA7866">
      <w:pPr>
        <w:pStyle w:val="af4"/>
      </w:pPr>
      <w:r>
        <w:rPr>
          <w:rStyle w:val="af3"/>
        </w:rPr>
        <w:annotationRef/>
      </w:r>
      <w:r>
        <w:t>This calls is needed to force strict mode error detection of object environment records. If this doesn’t go away after completing refactoring it probably will require a note to explain.</w:t>
      </w:r>
    </w:p>
  </w:comment>
  <w:comment w:id="7142" w:author="Rev 4 Allen Wirfs-Brock" w:date="2012-09-26T18:25:00Z" w:initials="AWB">
    <w:p w14:paraId="238B065C" w14:textId="77777777" w:rsidR="00AA7866" w:rsidRDefault="00AA7866" w:rsidP="006B6D0A">
      <w:pPr>
        <w:pStyle w:val="af4"/>
      </w:pPr>
      <w:r>
        <w:rPr>
          <w:rStyle w:val="af3"/>
        </w:rPr>
        <w:annotationRef/>
      </w:r>
      <w:r>
        <w:t>The exact details of declaration instantion for module  code still need to be worked out.</w:t>
      </w:r>
    </w:p>
  </w:comment>
  <w:comment w:id="7212" w:author="Rev 9 Allen Wirfs-Brock" w:date="2012-09-26T18:25:00Z" w:initials="AWB9">
    <w:p w14:paraId="277FACEC" w14:textId="77777777" w:rsidR="00AA7866" w:rsidRDefault="00AA7866">
      <w:pPr>
        <w:pStyle w:val="af4"/>
      </w:pPr>
      <w:r>
        <w:rPr>
          <w:rStyle w:val="af3"/>
        </w:rPr>
        <w:annotationRef/>
      </w:r>
      <w:r>
        <w:t>TODO see if we can prove that this will never be an abnormal completion.</w:t>
      </w:r>
    </w:p>
  </w:comment>
  <w:comment w:id="7222" w:author="Rev 5 Allen Wirfs-Brock" w:date="2012-09-26T18:25:00Z" w:initials="AWB">
    <w:p w14:paraId="6819A7BC" w14:textId="77777777" w:rsidR="00AA7866" w:rsidRDefault="00AA7866">
      <w:pPr>
        <w:pStyle w:val="af4"/>
      </w:pPr>
      <w:r>
        <w:rPr>
          <w:rStyle w:val="af3"/>
        </w:rPr>
        <w:annotationRef/>
      </w:r>
      <w:r>
        <w:t>In non-extended code this will only contain function declarations</w:t>
      </w:r>
    </w:p>
  </w:comment>
  <w:comment w:id="7245" w:author="Rev 6 Allen Wirfs-Brock" w:date="2012-09-26T18:25:00Z" w:initials="AWB6">
    <w:p w14:paraId="3B44B482" w14:textId="77777777" w:rsidR="00AA7866" w:rsidRDefault="00AA7866">
      <w:pPr>
        <w:pStyle w:val="af4"/>
      </w:pPr>
      <w:r>
        <w:rPr>
          <w:rStyle w:val="af3"/>
        </w:rPr>
        <w:annotationRef/>
      </w:r>
      <w:r>
        <w:t>TODO This is no longer true and needs is o be taken into accoiunt</w:t>
      </w:r>
    </w:p>
  </w:comment>
  <w:comment w:id="7290" w:author="Rev 5 Allen Wirfs-Brock" w:date="2012-09-26T18:25:00Z" w:initials="AWB">
    <w:p w14:paraId="55CDB791" w14:textId="77777777" w:rsidR="00AA7866" w:rsidRDefault="00AA7866">
      <w:pPr>
        <w:pStyle w:val="af4"/>
      </w:pPr>
      <w:r>
        <w:rPr>
          <w:rStyle w:val="af3"/>
        </w:rPr>
        <w:annotationRef/>
      </w:r>
      <w:r>
        <w:t>Only function declarations may be multiply declared</w:t>
      </w:r>
    </w:p>
  </w:comment>
  <w:comment w:id="7326" w:author="Rev 7 Allen Wirfs-Brock" w:date="2012-09-26T18:25:00Z" w:initials="AWB7">
    <w:p w14:paraId="5008156F" w14:textId="77777777" w:rsidR="00AA7866" w:rsidRDefault="00AA7866">
      <w:pPr>
        <w:pStyle w:val="af4"/>
      </w:pPr>
      <w:r>
        <w:rPr>
          <w:rStyle w:val="af3"/>
        </w:rPr>
        <w:annotationRef/>
      </w:r>
      <w:r>
        <w:t>TODO: don’t create an arguments binding for arrow functions (and perhaps for concise methods)</w:t>
      </w:r>
    </w:p>
  </w:comment>
  <w:comment w:id="7432" w:author="Rev 7 Allen Wirfs-Brock" w:date="2012-09-26T18:25:00Z" w:initials="AWB7">
    <w:p w14:paraId="612B2268" w14:textId="77777777" w:rsidR="00AA7866" w:rsidRDefault="00AA7866">
      <w:pPr>
        <w:pStyle w:val="af4"/>
      </w:pPr>
      <w:r>
        <w:rPr>
          <w:rStyle w:val="af3"/>
        </w:rPr>
        <w:annotationRef/>
      </w:r>
      <w:r>
        <w:t xml:space="preserve">Jan 19 meeting nortes: </w:t>
      </w:r>
      <w:r>
        <w:rPr>
          <w:rFonts w:ascii="Helvetica" w:hAnsi="Helvetica" w:cs="Helvetica"/>
          <w:sz w:val="24"/>
          <w:szCs w:val="24"/>
          <w:lang w:val="en-US" w:eastAsia="en-US"/>
        </w:rPr>
        <w:t>Current tentative decision is to support let, const, and local functions in nonstrict ES5 in the same way as in strict ES6.  Fallback to either specifying limited cases or doing the ES5 nonstrict status quo (i.e. syntax error + Clause 16) if experiments show this to not be viable.  We won't resolve this discussion without running some experiments.</w:t>
      </w:r>
    </w:p>
  </w:comment>
  <w:comment w:id="7531" w:author="Rev 3 Allen Wirfs-Brock" w:date="2012-09-26T18:25:00Z" w:initials="AWB 3">
    <w:p w14:paraId="4ED3DCE0" w14:textId="77777777" w:rsidR="00AA7866" w:rsidRDefault="00AA7866">
      <w:pPr>
        <w:pStyle w:val="af4"/>
      </w:pPr>
      <w:r>
        <w:rPr>
          <w:rStyle w:val="af3"/>
        </w:rPr>
        <w:annotationRef/>
      </w:r>
      <w:r>
        <w:t>Why shouldn’t function declarations with in blocks be constant bindings?  For consistency with function scope bindings?  There are already other inconsistancies such as duplicate function declarations being disallowed.</w:t>
      </w:r>
    </w:p>
  </w:comment>
  <w:comment w:id="7605" w:author="Allen Wirfs-Brock rev2" w:date="2012-09-26T18:25:00Z" w:initials="AWB 2">
    <w:p w14:paraId="30CD6933" w14:textId="77777777" w:rsidR="00AA7866" w:rsidRDefault="00AA7866">
      <w:pPr>
        <w:pStyle w:val="af4"/>
      </w:pPr>
      <w:r>
        <w:rPr>
          <w:rStyle w:val="af3"/>
        </w:rPr>
        <w:annotationRef/>
      </w:r>
      <w:r>
        <w:t>Additional modification to this text will probably be need to accout for the new declaration statements.</w:t>
      </w:r>
    </w:p>
  </w:comment>
  <w:comment w:id="7851" w:author="Rev 8 Allen Wirfs-Brock" w:date="2012-09-26T18:25:00Z" w:initials="AWB8">
    <w:p w14:paraId="53498B9D" w14:textId="77777777" w:rsidR="00AA7866" w:rsidRDefault="00AA7866">
      <w:pPr>
        <w:pStyle w:val="af4"/>
      </w:pPr>
      <w:r>
        <w:rPr>
          <w:rStyle w:val="af3"/>
        </w:rPr>
        <w:annotationRef/>
      </w:r>
      <w:r>
        <w:t xml:space="preserve">Max-min classes have not yet been formally approved for ES6, but they appear to be close to it. </w:t>
      </w:r>
    </w:p>
  </w:comment>
  <w:comment w:id="8022" w:author="Rev 8 Allen Wirfs-Brock" w:date="2012-09-26T18:25:00Z" w:initials="AWB8">
    <w:p w14:paraId="477DE7D1" w14:textId="77777777" w:rsidR="00AA7866" w:rsidRDefault="00AA7866">
      <w:pPr>
        <w:pStyle w:val="af4"/>
      </w:pPr>
      <w:r>
        <w:rPr>
          <w:rStyle w:val="af3"/>
        </w:rPr>
        <w:annotationRef/>
      </w:r>
      <w:r>
        <w:t>It may make sense to define some of the static semantic rules related static name resolution</w:t>
      </w:r>
    </w:p>
  </w:comment>
  <w:comment w:id="8488" w:author="Allen Wirfs-Brock" w:date="2012-09-26T18:25:00Z" w:initials="AW">
    <w:p w14:paraId="44331857" w14:textId="77777777" w:rsidR="00AA7866" w:rsidRDefault="00AA7866" w:rsidP="006A2DB4">
      <w:pPr>
        <w:pStyle w:val="af4"/>
      </w:pPr>
      <w:r>
        <w:rPr>
          <w:rStyle w:val="af3"/>
        </w:rPr>
        <w:annotationRef/>
      </w:r>
      <w:r>
        <w:t>Note that the value the spread operator is applied to is coerced to an Object.</w:t>
      </w:r>
    </w:p>
  </w:comment>
  <w:comment w:id="8521" w:author="Allen Wirfs-Brock" w:date="2012-09-26T18:25:00Z" w:initials="AW">
    <w:p w14:paraId="77398C28" w14:textId="77777777" w:rsidR="00AA7866" w:rsidRDefault="00AA7866" w:rsidP="006A2DB4">
      <w:pPr>
        <w:pStyle w:val="af4"/>
      </w:pPr>
      <w:r>
        <w:rPr>
          <w:rStyle w:val="af3"/>
        </w:rPr>
        <w:annotationRef/>
      </w:r>
      <w:r>
        <w:t>Note that indices wrap.  For example consider:</w:t>
      </w:r>
    </w:p>
    <w:p w14:paraId="75C2D077" w14:textId="77777777" w:rsidR="00AA7866" w:rsidRDefault="00AA7866" w:rsidP="006A2DB4">
      <w:pPr>
        <w:pStyle w:val="af4"/>
      </w:pPr>
    </w:p>
    <w:p w14:paraId="4DC461D6" w14:textId="77777777" w:rsidR="00AA7866" w:rsidRDefault="00AA7866" w:rsidP="006A2DB4">
      <w:pPr>
        <w:pStyle w:val="af4"/>
      </w:pPr>
      <w:r>
        <w:t>[,,,,,, …{</w:t>
      </w:r>
      <w:r w:rsidRPr="009356F9">
        <w:rPr>
          <w:rFonts w:eastAsia="Times New Roman"/>
        </w:rPr>
        <w:t xml:space="preserve"> </w:t>
      </w:r>
      <w:r>
        <w:rPr>
          <w:rFonts w:eastAsia="Times New Roman"/>
        </w:rPr>
        <w:t xml:space="preserve">4294967293: “x”, </w:t>
      </w:r>
      <w:r>
        <w:t>length: Math.pow(2,32)-2}]</w:t>
      </w:r>
    </w:p>
  </w:comment>
  <w:comment w:id="8636" w:author="Rev 8 Allen Wirfs-Brock" w:date="2012-09-26T18:25:00Z" w:initials="AWB8">
    <w:p w14:paraId="01EA2B48" w14:textId="77777777" w:rsidR="00AA7866" w:rsidRDefault="00AA7866">
      <w:pPr>
        <w:pStyle w:val="af4"/>
      </w:pPr>
      <w:r>
        <w:rPr>
          <w:rStyle w:val="af3"/>
        </w:rPr>
        <w:annotationRef/>
      </w:r>
      <w:r>
        <w:t>AssignmentExpression??</w:t>
      </w:r>
    </w:p>
  </w:comment>
  <w:comment w:id="8652" w:author="Rev 8 Allen Wirfs-Brock" w:date="2012-09-26T18:25:00Z" w:initials="AWB8">
    <w:p w14:paraId="0F8B2926" w14:textId="77777777" w:rsidR="00AA7866" w:rsidRDefault="00AA7866">
      <w:pPr>
        <w:pStyle w:val="af4"/>
      </w:pPr>
      <w:r>
        <w:rPr>
          <w:rStyle w:val="af3"/>
        </w:rPr>
        <w:annotationRef/>
      </w:r>
      <w:r>
        <w:t>AssignmentExpression??</w:t>
      </w:r>
    </w:p>
  </w:comment>
  <w:comment w:id="9278" w:author="Rev 8 Allen Wirfs-Brock" w:date="2012-09-26T18:25:00Z" w:initials="AWB8">
    <w:p w14:paraId="68B64EED" w14:textId="77777777" w:rsidR="00AA7866" w:rsidRDefault="00AA7866">
      <w:pPr>
        <w:pStyle w:val="af4"/>
      </w:pPr>
      <w:r>
        <w:rPr>
          <w:rStyle w:val="af3"/>
        </w:rPr>
        <w:annotationRef/>
      </w:r>
      <w:r>
        <w:t>The currently prevailing position in TC39 is that use of super should not be allowed in object literals. This restriction is arbitrary in the sense that the runtime semantics would work.</w:t>
      </w:r>
    </w:p>
  </w:comment>
  <w:comment w:id="9804" w:author="Rev 10 Allen Wirfs-Brock" w:date="2012-09-26T18:25:00Z" w:initials="AWB10">
    <w:p w14:paraId="34FECCD0" w14:textId="77777777" w:rsidR="00AA7866" w:rsidRDefault="00AA7866">
      <w:pPr>
        <w:pStyle w:val="af4"/>
      </w:pPr>
      <w:r>
        <w:rPr>
          <w:rStyle w:val="af3"/>
        </w:rPr>
        <w:annotationRef/>
      </w:r>
      <w:r>
        <w:t xml:space="preserve">Issue:  static semantic rules probably should call ToString (a runtime operation). </w:t>
      </w:r>
    </w:p>
  </w:comment>
  <w:comment w:id="10125" w:author="Rev 6 Allen Wirfs-Brock" w:date="2012-09-26T18:25:00Z" w:initials="AWB6">
    <w:p w14:paraId="2E0424ED" w14:textId="77777777" w:rsidR="00AA7866" w:rsidRDefault="00AA7866">
      <w:pPr>
        <w:pStyle w:val="af4"/>
      </w:pPr>
      <w:r>
        <w:rPr>
          <w:rStyle w:val="af3"/>
        </w:rPr>
        <w:annotationRef/>
      </w:r>
      <w:r>
        <w:t>Need a actual reference</w:t>
      </w:r>
    </w:p>
  </w:comment>
  <w:comment w:id="10301" w:author="Rev 8 Allen Wirfs-Brock" w:date="2012-09-26T18:25:00Z" w:initials="AWB8">
    <w:p w14:paraId="70095802" w14:textId="77777777" w:rsidR="00AA7866" w:rsidRDefault="00AA7866" w:rsidP="00607728">
      <w:pPr>
        <w:pStyle w:val="af4"/>
      </w:pPr>
      <w:r>
        <w:rPr>
          <w:rStyle w:val="af3"/>
        </w:rPr>
        <w:annotationRef/>
      </w:r>
      <w:r>
        <w:t>Should convert to a multistep algorithm and breakout a static semantic rule for the early error</w:t>
      </w:r>
    </w:p>
  </w:comment>
  <w:comment w:id="10932" w:author="Rev 9 Allen Wirfs-Brock" w:date="2012-09-26T18:25:00Z" w:initials="AWB9">
    <w:p w14:paraId="3182429B" w14:textId="77777777" w:rsidR="00AA7866" w:rsidRDefault="00AA7866">
      <w:pPr>
        <w:pStyle w:val="af4"/>
      </w:pPr>
      <w:r>
        <w:rPr>
          <w:rStyle w:val="af3"/>
        </w:rPr>
        <w:annotationRef/>
      </w:r>
      <w:r>
        <w:t>TODO</w:t>
      </w:r>
    </w:p>
  </w:comment>
  <w:comment w:id="11127" w:author="Rev 9 Allen Wirfs-Brock" w:date="2012-09-26T18:25:00Z" w:initials="AWB9">
    <w:p w14:paraId="6D421424" w14:textId="77777777" w:rsidR="00AA7866" w:rsidRDefault="00AA7866">
      <w:pPr>
        <w:pStyle w:val="af4"/>
      </w:pPr>
      <w:r>
        <w:rPr>
          <w:rStyle w:val="af3"/>
        </w:rPr>
        <w:annotationRef/>
      </w:r>
      <w:r>
        <w:t>Note that the conversion semantics are like Stirng.prototype.concat rather than the + operator.</w:t>
      </w:r>
    </w:p>
  </w:comment>
  <w:comment w:id="11217" w:author="Rev 9 Allen Wirfs-Brock" w:date="2012-09-26T18:25:00Z" w:initials="AWB9">
    <w:p w14:paraId="1B0B8F22" w14:textId="77777777" w:rsidR="00AA7866" w:rsidRDefault="00AA7866" w:rsidP="00F37DF5">
      <w:pPr>
        <w:pStyle w:val="af4"/>
      </w:pPr>
      <w:r>
        <w:rPr>
          <w:rStyle w:val="af3"/>
        </w:rPr>
        <w:annotationRef/>
      </w:r>
      <w:r>
        <w:t>Note that the conversion semantics are like Stirng.prototype.concat rather than the + operator.</w:t>
      </w:r>
    </w:p>
  </w:comment>
  <w:comment w:id="11307" w:author="Rev 9 Allen Wirfs-Brock" w:date="2012-09-26T18:25:00Z" w:initials="AWB9">
    <w:p w14:paraId="257ECE1D" w14:textId="77777777" w:rsidR="00AA7866" w:rsidRDefault="00AA7866" w:rsidP="00810454">
      <w:pPr>
        <w:pStyle w:val="af4"/>
      </w:pPr>
      <w:r>
        <w:rPr>
          <w:rStyle w:val="af3"/>
        </w:rPr>
        <w:annotationRef/>
      </w:r>
      <w:r>
        <w:t>Note that the conversion semantics are like Stirng.prototype.concat rather than the + operator.</w:t>
      </w:r>
    </w:p>
  </w:comment>
  <w:comment w:id="11362" w:author="Rev 9 Allen Wirfs-Brock" w:date="2012-09-26T18:25:00Z" w:initials="AWB9">
    <w:p w14:paraId="0CB6024F" w14:textId="77777777" w:rsidR="00AA7866" w:rsidRDefault="00AA7866" w:rsidP="00810454">
      <w:pPr>
        <w:pStyle w:val="af4"/>
      </w:pPr>
      <w:r>
        <w:rPr>
          <w:rStyle w:val="af3"/>
        </w:rPr>
        <w:annotationRef/>
      </w:r>
      <w:r>
        <w:t>Note that the conversion semantics are like Stirng.prototype.concat rather than the + operator.</w:t>
      </w:r>
    </w:p>
  </w:comment>
  <w:comment w:id="11500" w:author="Rev 8 Allen Wirfs-Brock" w:date="2012-09-26T18:25:00Z" w:initials="AWB8">
    <w:p w14:paraId="3D834706" w14:textId="77777777" w:rsidR="00AA7866" w:rsidRDefault="00AA7866">
      <w:pPr>
        <w:pStyle w:val="af4"/>
      </w:pPr>
      <w:r>
        <w:rPr>
          <w:rStyle w:val="af3"/>
        </w:rPr>
        <w:annotationRef/>
      </w:r>
      <w:r>
        <w:t>Issue: do we also want: new super Arguments ?</w:t>
      </w:r>
    </w:p>
  </w:comment>
  <w:comment w:id="11704" w:author="Rev 10 Allen Wirfs-Brock" w:date="2012-09-26T18:25:00Z" w:initials="AWB10">
    <w:p w14:paraId="70487F1A" w14:textId="77777777" w:rsidR="00AA7866" w:rsidRDefault="00AA7866">
      <w:pPr>
        <w:pStyle w:val="af4"/>
      </w:pPr>
      <w:r>
        <w:rPr>
          <w:rStyle w:val="af3"/>
        </w:rPr>
        <w:annotationRef/>
      </w:r>
      <w:r>
        <w:t>These would become false, if we disallow host functions returning reference values.</w:t>
      </w:r>
    </w:p>
  </w:comment>
  <w:comment w:id="11805" w:author="Rev 9 Allen Wirfs-Brock" w:date="2012-09-26T18:25:00Z" w:initials="AWB9">
    <w:p w14:paraId="2841050E" w14:textId="77777777" w:rsidR="00AA7866" w:rsidRDefault="00AA7866">
      <w:pPr>
        <w:pStyle w:val="af4"/>
      </w:pPr>
      <w:r>
        <w:rPr>
          <w:rStyle w:val="af3"/>
        </w:rPr>
        <w:annotationRef/>
      </w:r>
      <w:r>
        <w:t xml:space="preserve">TODO probably need to do something about new operators in tail position. </w:t>
      </w:r>
    </w:p>
  </w:comment>
  <w:comment w:id="11854" w:author="Rev 7 Allen Wirfs-Brock" w:date="2012-09-26T18:25:00Z" w:initials="AWB7">
    <w:p w14:paraId="616BA042" w14:textId="77777777" w:rsidR="00AA7866" w:rsidRDefault="00AA7866">
      <w:pPr>
        <w:pStyle w:val="af4"/>
      </w:pPr>
      <w:r>
        <w:rPr>
          <w:rStyle w:val="af3"/>
        </w:rPr>
        <w:annotationRef/>
      </w:r>
      <w:r>
        <w:t>TODO: tail calls.</w:t>
      </w:r>
    </w:p>
    <w:p w14:paraId="78EFEA53" w14:textId="77777777" w:rsidR="00AA7866" w:rsidRDefault="00AA7866">
      <w:pPr>
        <w:pStyle w:val="af4"/>
      </w:pPr>
    </w:p>
    <w:p w14:paraId="26FD7701" w14:textId="77777777" w:rsidR="00AA7866" w:rsidRDefault="00AA7866">
      <w:pPr>
        <w:pStyle w:val="af4"/>
      </w:pPr>
      <w:r>
        <w:t xml:space="preserve">Jan 19 meeting notes: </w:t>
      </w:r>
      <w:r>
        <w:rPr>
          <w:rFonts w:ascii="Helvetica" w:hAnsi="Helvetica" w:cs="Helvetica"/>
          <w:sz w:val="24"/>
          <w:szCs w:val="24"/>
          <w:lang w:val="en-US" w:eastAsia="en-US"/>
        </w:rPr>
        <w:t>Tentative decision is to support tail calls in strict mode only.</w:t>
      </w:r>
    </w:p>
  </w:comment>
  <w:comment w:id="11988" w:author="Rev 9 Allen Wirfs-Brock" w:date="2012-09-26T18:25:00Z" w:initials="AWB9">
    <w:p w14:paraId="64CB16C9" w14:textId="77777777" w:rsidR="00AA7866" w:rsidRDefault="00AA7866">
      <w:pPr>
        <w:pStyle w:val="af4"/>
      </w:pPr>
      <w:r>
        <w:rPr>
          <w:rStyle w:val="af3"/>
        </w:rPr>
        <w:annotationRef/>
      </w:r>
      <w:r>
        <w:t>Is this really true.  Need to think about whether generators may impact this assertion.</w:t>
      </w:r>
    </w:p>
  </w:comment>
  <w:comment w:id="12036" w:author="Rev 9 Allen Wirfs-Brock" w:date="2012-09-26T18:25:00Z" w:initials="AWB9">
    <w:p w14:paraId="5E360A6A" w14:textId="77777777" w:rsidR="00AA7866" w:rsidRDefault="00AA7866">
      <w:pPr>
        <w:pStyle w:val="af4"/>
      </w:pPr>
      <w:r>
        <w:rPr>
          <w:rStyle w:val="af3"/>
        </w:rPr>
        <w:annotationRef/>
      </w:r>
      <w:r>
        <w:t>Issue: can we eliminate reference retiurning functions for ES6??</w:t>
      </w:r>
    </w:p>
  </w:comment>
  <w:comment w:id="12359" w:author="Allen Wirfs-Brock" w:date="2012-09-26T18:25:00Z" w:initials="AW">
    <w:p w14:paraId="5A3A65D7" w14:textId="77777777" w:rsidR="00AA7866" w:rsidRDefault="00AA7866" w:rsidP="00326D0A">
      <w:pPr>
        <w:pStyle w:val="af4"/>
      </w:pPr>
      <w:r>
        <w:rPr>
          <w:rStyle w:val="af3"/>
        </w:rPr>
        <w:annotationRef/>
      </w:r>
      <w:r>
        <w:t>Note that the value the spread operator is applied to is coerced to an Object.</w:t>
      </w:r>
    </w:p>
  </w:comment>
  <w:comment w:id="12422" w:author="Allen Wirfs-Brock" w:date="2012-09-26T18:25:00Z" w:initials="AW">
    <w:p w14:paraId="0D61C113" w14:textId="77777777" w:rsidR="00AA7866" w:rsidRDefault="00AA7866" w:rsidP="002A29A1">
      <w:pPr>
        <w:pStyle w:val="af4"/>
      </w:pPr>
      <w:r>
        <w:rPr>
          <w:rStyle w:val="af3"/>
        </w:rPr>
        <w:annotationRef/>
      </w:r>
      <w:r>
        <w:t>Note that the value the spread operator is applied to is coerced to an Object.</w:t>
      </w:r>
    </w:p>
  </w:comment>
  <w:comment w:id="14647" w:author="Allen Wirfs-Brock" w:date="2012-09-26T18:25:00Z" w:initials="AW">
    <w:p w14:paraId="7A38B2D1" w14:textId="77777777" w:rsidR="00AA7866" w:rsidRDefault="00AA7866" w:rsidP="001D4A8C">
      <w:pPr>
        <w:pStyle w:val="af4"/>
      </w:pPr>
      <w:r>
        <w:rPr>
          <w:rStyle w:val="af3"/>
        </w:rPr>
        <w:annotationRef/>
      </w:r>
      <w:r>
        <w:t>This part probably doesn’t need to be here if 11.1.2 has this as a static semantic for extended code.</w:t>
      </w:r>
    </w:p>
  </w:comment>
  <w:comment w:id="14657" w:author="Rev 6 Allen Wirfs-Brock" w:date="2012-09-26T18:25:00Z" w:initials="AWB6">
    <w:p w14:paraId="6C30EF9D" w14:textId="77777777" w:rsidR="00AA7866" w:rsidRDefault="00AA7866">
      <w:pPr>
        <w:pStyle w:val="af4"/>
      </w:pPr>
      <w:r>
        <w:rPr>
          <w:rStyle w:val="af3"/>
        </w:rPr>
        <w:annotationRef/>
      </w:r>
      <w:r>
        <w:t>This list need to be updated when the grammer is stable</w:t>
      </w:r>
    </w:p>
  </w:comment>
  <w:comment w:id="14661" w:author="Allen Wirfs-Brock" w:date="2012-09-26T18:25:00Z" w:initials="AW">
    <w:p w14:paraId="2C654542" w14:textId="77777777" w:rsidR="00AA7866" w:rsidRDefault="00AA7866" w:rsidP="00D012F5">
      <w:pPr>
        <w:pStyle w:val="af4"/>
      </w:pPr>
      <w:r>
        <w:rPr>
          <w:rStyle w:val="af3"/>
        </w:rPr>
        <w:annotationRef/>
      </w:r>
      <w:r>
        <w:t>This part probably doesn’t need to be here if 11.1.2 has this as a static semantic for extended code.</w:t>
      </w:r>
    </w:p>
  </w:comment>
  <w:comment w:id="14678" w:author="Rev 6 Allen Wirfs-Brock" w:date="2012-09-26T18:25:00Z" w:initials="AWB6">
    <w:p w14:paraId="441ECC1E" w14:textId="77777777" w:rsidR="00AA7866" w:rsidRDefault="00AA7866">
      <w:pPr>
        <w:pStyle w:val="af4"/>
      </w:pPr>
      <w:r>
        <w:rPr>
          <w:rStyle w:val="af3"/>
        </w:rPr>
        <w:annotationRef/>
      </w:r>
      <w:r>
        <w:t>This list need to be updated when the grammer is stable</w:t>
      </w:r>
    </w:p>
  </w:comment>
  <w:comment w:id="16015" w:author="Rev 3 Allen Wirfs-Brock" w:date="2012-09-26T18:25:00Z" w:initials="AWB 3">
    <w:p w14:paraId="6C897E40" w14:textId="77777777" w:rsidR="00AA7866" w:rsidRDefault="00AA7866">
      <w:pPr>
        <w:pStyle w:val="af4"/>
      </w:pPr>
      <w:r>
        <w:rPr>
          <w:rStyle w:val="af3"/>
        </w:rPr>
        <w:annotationRef/>
      </w:r>
      <w:r>
        <w:t xml:space="preserve">Need to have an evlaution semantics in section 13 for </w:t>
      </w:r>
      <w:r w:rsidRPr="0072353C">
        <w:rPr>
          <w:i/>
        </w:rPr>
        <w:t>FunctionDeclaration</w:t>
      </w:r>
    </w:p>
  </w:comment>
  <w:comment w:id="16476" w:author="Allen Wirfs-Brock" w:date="2012-09-26T18:25:00Z" w:initials="AW">
    <w:p w14:paraId="71BD57E8" w14:textId="77777777" w:rsidR="00AA7866" w:rsidRDefault="00AA7866">
      <w:pPr>
        <w:pStyle w:val="af4"/>
      </w:pPr>
      <w:r>
        <w:rPr>
          <w:rStyle w:val="af3"/>
        </w:rPr>
        <w:annotationRef/>
      </w:r>
      <w:r>
        <w:t>If evaluation of code starts anywhere else other than here (for example as part of a function prolog) and we don’t want exceptions to propagate out then we need to have an explicit if an exception was thrown check such as this one.  We don’t currently have any  but we need to make sure for all new stuff that we consider this possibility.</w:t>
      </w:r>
    </w:p>
  </w:comment>
  <w:comment w:id="16902" w:author="Rev 8 Allen Wirfs-Brock" w:date="2012-09-26T18:25:00Z" w:initials="AWB8">
    <w:p w14:paraId="07E24676" w14:textId="77777777" w:rsidR="00AA7866" w:rsidRDefault="00AA7866">
      <w:pPr>
        <w:pStyle w:val="af4"/>
      </w:pPr>
      <w:r>
        <w:rPr>
          <w:rStyle w:val="af3"/>
        </w:rPr>
        <w:annotationRef/>
      </w:r>
      <w:r>
        <w:t>Consider disallowing undefined as a binding identifier in all new declaration forms.</w:t>
      </w:r>
    </w:p>
  </w:comment>
  <w:comment w:id="18044" w:author="Allen Wirfs-Brock" w:date="2012-09-26T18:25:00Z" w:initials="AW">
    <w:p w14:paraId="0EB5D4FE" w14:textId="77777777" w:rsidR="00AA7866" w:rsidRDefault="00AA7866">
      <w:pPr>
        <w:pStyle w:val="af4"/>
      </w:pPr>
      <w:r>
        <w:rPr>
          <w:rStyle w:val="af3"/>
        </w:rPr>
        <w:annotationRef/>
      </w:r>
      <w:r>
        <w:t>The destructuring wiki page argues for allowing empty binding patterns.  I’m not really convinced.</w:t>
      </w:r>
    </w:p>
  </w:comment>
  <w:comment w:id="18058" w:author="Allen Wirfs-Brock" w:date="2012-09-26T18:25:00Z" w:initials="AW">
    <w:p w14:paraId="70B8C99F" w14:textId="77777777" w:rsidR="00AA7866" w:rsidRDefault="00AA7866">
      <w:pPr>
        <w:pStyle w:val="af4"/>
      </w:pPr>
      <w:r>
        <w:rPr>
          <w:rStyle w:val="af3"/>
        </w:rPr>
        <w:annotationRef/>
      </w:r>
      <w:r>
        <w:t>See above comment about empty binding patterns.</w:t>
      </w:r>
    </w:p>
  </w:comment>
  <w:comment w:id="18066" w:author="Allen Wirfs-Brock" w:date="2012-09-26T18:25:00Z" w:initials="AW">
    <w:p w14:paraId="7C1BBF2F" w14:textId="77777777" w:rsidR="00AA7866" w:rsidRDefault="00AA7866" w:rsidP="0074281A">
      <w:pPr>
        <w:pStyle w:val="af4"/>
      </w:pPr>
      <w:r>
        <w:rPr>
          <w:rStyle w:val="af3"/>
        </w:rPr>
        <w:annotationRef/>
      </w:r>
      <w:r>
        <w:t>See above comment about empty binding patterns.</w:t>
      </w:r>
    </w:p>
  </w:comment>
  <w:comment w:id="18324" w:author="Allen Wirfs-Brock" w:date="2012-09-26T18:25:00Z" w:initials="AW">
    <w:p w14:paraId="4F8279F7" w14:textId="77777777" w:rsidR="00AA7866" w:rsidRDefault="00AA7866" w:rsidP="009F731D">
      <w:pPr>
        <w:pStyle w:val="af4"/>
      </w:pPr>
      <w:r>
        <w:rPr>
          <w:rStyle w:val="af3"/>
        </w:rPr>
        <w:annotationRef/>
      </w:r>
      <w:r>
        <w:t>The destructuring wiki page argues for allowing empty binding patterns.  I’m not really convinced.</w:t>
      </w:r>
    </w:p>
  </w:comment>
  <w:comment w:id="18684" w:author="Allen Wirfs-Brock" w:date="2012-09-26T18:25:00Z" w:initials="AW">
    <w:p w14:paraId="5B8DD75D" w14:textId="77777777" w:rsidR="00AA7866" w:rsidRDefault="00AA7866" w:rsidP="002C479D">
      <w:pPr>
        <w:pStyle w:val="af4"/>
      </w:pPr>
      <w:r>
        <w:rPr>
          <w:rStyle w:val="af3"/>
        </w:rPr>
        <w:annotationRef/>
      </w:r>
      <w:r>
        <w:t>The destructuring wiki page argues for allowing empty binding patterns.  I’m not really convinced.</w:t>
      </w:r>
    </w:p>
  </w:comment>
  <w:comment w:id="20793" w:author="Rev 6 Allen Wirfs-Brock" w:date="2012-09-26T18:25:00Z" w:initials="AWB6">
    <w:p w14:paraId="6B8BF46F" w14:textId="77777777" w:rsidR="00AA7866" w:rsidRDefault="00AA7866">
      <w:pPr>
        <w:pStyle w:val="af4"/>
      </w:pPr>
      <w:r>
        <w:rPr>
          <w:rStyle w:val="af3"/>
        </w:rPr>
        <w:annotationRef/>
      </w:r>
      <w:r>
        <w:t>Breaking change from ES5: completion reform</w:t>
      </w:r>
    </w:p>
  </w:comment>
  <w:comment w:id="20814" w:author="Rev 6 Allen Wirfs-Brock" w:date="2012-09-26T18:25:00Z" w:initials="AWB6">
    <w:p w14:paraId="732D2482" w14:textId="77777777" w:rsidR="00AA7866" w:rsidRPr="00D07025" w:rsidRDefault="00AA7866">
      <w:pPr>
        <w:pStyle w:val="af4"/>
      </w:pPr>
      <w:r>
        <w:rPr>
          <w:rStyle w:val="af3"/>
        </w:rPr>
        <w:annotationRef/>
      </w:r>
      <w:r>
        <w:t xml:space="preserve">This is breaking change from ES5 which allowed a </w:t>
      </w:r>
      <w:r w:rsidRPr="00D07025">
        <w:rPr>
          <w:rFonts w:ascii="Times New Roman" w:hAnsi="Times New Roman"/>
          <w:i/>
        </w:rPr>
        <w:t>VariableDeclarationNoIn</w:t>
      </w:r>
      <w:r>
        <w:t xml:space="preserve"> to appear here. See es-discuss thread “</w:t>
      </w:r>
      <w:r w:rsidRPr="00D07025">
        <w:rPr>
          <w:rFonts w:ascii="Helvetica" w:hAnsi="Helvetica" w:cs="Helvetica"/>
          <w:bCs/>
          <w:sz w:val="24"/>
          <w:szCs w:val="24"/>
          <w:lang w:val="en-US" w:eastAsia="en-US"/>
        </w:rPr>
        <w:t>lexical for-in/for-of loose end</w:t>
      </w:r>
      <w:r>
        <w:rPr>
          <w:rFonts w:ascii="Helvetica" w:hAnsi="Helvetica" w:cs="Helvetica"/>
          <w:bCs/>
          <w:sz w:val="24"/>
          <w:szCs w:val="24"/>
          <w:lang w:val="en-US" w:eastAsia="en-US"/>
        </w:rPr>
        <w:t>”</w:t>
      </w:r>
    </w:p>
  </w:comment>
  <w:comment w:id="20881" w:author="Rev 6 Allen Wirfs-Brock" w:date="2012-09-26T18:25:00Z" w:initials="AWB6">
    <w:p w14:paraId="25DE7581" w14:textId="77777777" w:rsidR="00AA7866" w:rsidRDefault="00AA7866">
      <w:pPr>
        <w:pStyle w:val="af4"/>
      </w:pPr>
      <w:r>
        <w:rPr>
          <w:rStyle w:val="af3"/>
        </w:rPr>
        <w:annotationRef/>
      </w:r>
      <w:r>
        <w:t>Note that this is technically a breaking change from ES5, however it is made to match web reality.</w:t>
      </w:r>
    </w:p>
  </w:comment>
  <w:comment w:id="20959" w:author="Rev 6 Allen Wirfs-Brock" w:date="2012-09-26T18:25:00Z" w:initials="AWB6">
    <w:p w14:paraId="624EAD74" w14:textId="77777777" w:rsidR="00AA7866" w:rsidRDefault="00AA7866">
      <w:pPr>
        <w:pStyle w:val="af4"/>
      </w:pPr>
      <w:r>
        <w:rPr>
          <w:rStyle w:val="af3"/>
        </w:rPr>
        <w:annotationRef/>
      </w:r>
      <w:r>
        <w:t>Breaking change: completion reform</w:t>
      </w:r>
    </w:p>
  </w:comment>
  <w:comment w:id="21001" w:author="Rev 6 Allen Wirfs-Brock" w:date="2012-09-26T18:25:00Z" w:initials="AWB6">
    <w:p w14:paraId="7F6121F0" w14:textId="77777777" w:rsidR="00AA7866" w:rsidRDefault="00AA7866">
      <w:pPr>
        <w:pStyle w:val="af4"/>
      </w:pPr>
      <w:r>
        <w:rPr>
          <w:rStyle w:val="af3"/>
        </w:rPr>
        <w:annotationRef/>
      </w:r>
      <w:r>
        <w:t>Break/continue/return in the expression works normally (future for do {} or block lamda expressions)</w:t>
      </w:r>
    </w:p>
  </w:comment>
  <w:comment w:id="21050" w:author="Rev 6 Allen Wirfs-Brock" w:date="2012-09-26T18:25:00Z" w:initials="AWB6">
    <w:p w14:paraId="4C5FFC7B" w14:textId="77777777" w:rsidR="00AA7866" w:rsidRDefault="00AA7866">
      <w:pPr>
        <w:pStyle w:val="af4"/>
      </w:pPr>
      <w:r>
        <w:rPr>
          <w:rStyle w:val="af3"/>
        </w:rPr>
        <w:annotationRef/>
      </w:r>
      <w:r>
        <w:t>ES5 breaking change: completion reform</w:t>
      </w:r>
    </w:p>
  </w:comment>
  <w:comment w:id="21063" w:author="Rev 6 Allen Wirfs-Brock" w:date="2012-09-26T18:25:00Z" w:initials="AWB6">
    <w:p w14:paraId="1965E41C" w14:textId="77777777" w:rsidR="00AA7866" w:rsidRDefault="00AA7866" w:rsidP="009E1306">
      <w:pPr>
        <w:pStyle w:val="af4"/>
      </w:pPr>
      <w:r>
        <w:rPr>
          <w:rStyle w:val="af3"/>
        </w:rPr>
        <w:annotationRef/>
      </w:r>
      <w:r>
        <w:t>Break/continue/return in the expression works normally (future for do {} or block lamda expressions)</w:t>
      </w:r>
    </w:p>
  </w:comment>
  <w:comment w:id="21110" w:author="Rev 3 Allen Wirfs-Brock" w:date="2012-09-26T18:25:00Z" w:initials="AWB 3">
    <w:p w14:paraId="74ECCF73" w14:textId="77777777" w:rsidR="00AA7866" w:rsidRDefault="00AA7866">
      <w:pPr>
        <w:pStyle w:val="af4"/>
      </w:pPr>
      <w:r>
        <w:rPr>
          <w:rStyle w:val="af3"/>
        </w:rPr>
        <w:annotationRef/>
      </w:r>
      <w:r>
        <w:t>The lexical scoping of for iteration variables still needs to be taken care of</w:t>
      </w:r>
    </w:p>
  </w:comment>
  <w:comment w:id="21189" w:author="Rev 6 Allen Wirfs-Brock" w:date="2012-09-26T18:25:00Z" w:initials="AWB6">
    <w:p w14:paraId="3BDF6158" w14:textId="77777777" w:rsidR="00AA7866" w:rsidRDefault="00AA7866" w:rsidP="006327B6">
      <w:pPr>
        <w:pStyle w:val="af4"/>
      </w:pPr>
      <w:r>
        <w:rPr>
          <w:rStyle w:val="af3"/>
        </w:rPr>
        <w:annotationRef/>
      </w:r>
      <w:r>
        <w:t>ES5 breaking change: Completion reform</w:t>
      </w:r>
    </w:p>
  </w:comment>
  <w:comment w:id="21320" w:author="Rev 6 Allen Wirfs-Brock" w:date="2012-09-26T18:25:00Z" w:initials="AWB6">
    <w:p w14:paraId="03A63C79" w14:textId="77777777" w:rsidR="00AA7866" w:rsidRDefault="00AA7866">
      <w:pPr>
        <w:pStyle w:val="af4"/>
      </w:pPr>
      <w:r>
        <w:rPr>
          <w:rStyle w:val="af3"/>
        </w:rPr>
        <w:annotationRef/>
      </w:r>
      <w:r>
        <w:t>A final decision has not yet been reached on the scoping semantics used for this form of for statement.  This version uses “loop scoping” a single set of let/const bindings are used for all iterations of the loop.  This is the simpliest of the semantics under consideration.</w:t>
      </w:r>
    </w:p>
  </w:comment>
  <w:comment w:id="22082" w:author="Rev 6 Allen Wirfs-Brock" w:date="2012-09-26T18:25:00Z" w:initials="AWB6">
    <w:p w14:paraId="1B6A96B8" w14:textId="77777777" w:rsidR="00AA7866" w:rsidRDefault="00AA7866">
      <w:pPr>
        <w:pStyle w:val="af4"/>
      </w:pPr>
      <w:r>
        <w:rPr>
          <w:rStyle w:val="af3"/>
        </w:rPr>
        <w:annotationRef/>
      </w:r>
      <w:r>
        <w:t>Note a continue in the initializer expression is just like a break</w:t>
      </w:r>
    </w:p>
  </w:comment>
  <w:comment w:id="22097" w:author="Rev 6 Allen Wirfs-Brock" w:date="2012-09-26T18:25:00Z" w:initials="AWB6">
    <w:p w14:paraId="6324E37D" w14:textId="77777777" w:rsidR="00AA7866" w:rsidRDefault="00AA7866" w:rsidP="00FA7F97">
      <w:pPr>
        <w:pStyle w:val="af4"/>
      </w:pPr>
      <w:r>
        <w:rPr>
          <w:rStyle w:val="af3"/>
        </w:rPr>
        <w:annotationRef/>
      </w:r>
      <w:r>
        <w:t>Completion value reform</w:t>
      </w:r>
    </w:p>
  </w:comment>
  <w:comment w:id="22121" w:author="Rev 6 Allen Wirfs-Brock" w:date="2012-09-26T18:25:00Z" w:initials="AWB6">
    <w:p w14:paraId="193819AA" w14:textId="77777777" w:rsidR="00AA7866" w:rsidRDefault="00AA7866" w:rsidP="00FA7F97">
      <w:pPr>
        <w:pStyle w:val="af4"/>
      </w:pPr>
      <w:r>
        <w:rPr>
          <w:rStyle w:val="af3"/>
        </w:rPr>
        <w:annotationRef/>
      </w:r>
      <w:r>
        <w:t>Completion value reform</w:t>
      </w:r>
    </w:p>
  </w:comment>
  <w:comment w:id="22146" w:author="Rev 6 Allen Wirfs-Brock" w:date="2012-09-26T18:25:00Z" w:initials="AWB6">
    <w:p w14:paraId="183D4DC6" w14:textId="77777777" w:rsidR="00AA7866" w:rsidRDefault="00AA7866" w:rsidP="00FB33C0">
      <w:pPr>
        <w:pStyle w:val="af4"/>
      </w:pPr>
      <w:r>
        <w:rPr>
          <w:rStyle w:val="af3"/>
        </w:rPr>
        <w:annotationRef/>
      </w:r>
      <w:r>
        <w:t>Break/continue in the expression works normally (future for do {} or block lamda expressions)</w:t>
      </w:r>
    </w:p>
  </w:comment>
  <w:comment w:id="22162" w:author="Rev 6 Allen Wirfs-Brock" w:date="2012-09-26T18:25:00Z" w:initials="AWB6">
    <w:p w14:paraId="02DD758E" w14:textId="77777777" w:rsidR="00AA7866" w:rsidRDefault="00AA7866" w:rsidP="00FB33C0">
      <w:pPr>
        <w:pStyle w:val="af4"/>
      </w:pPr>
      <w:r>
        <w:rPr>
          <w:rStyle w:val="af3"/>
        </w:rPr>
        <w:annotationRef/>
      </w:r>
      <w:r>
        <w:t>Note a continue in the initializer expression is just like a break</w:t>
      </w:r>
    </w:p>
  </w:comment>
  <w:comment w:id="22179" w:author="Rev 6 Allen Wirfs-Brock" w:date="2012-09-26T18:25:00Z" w:initials="AWB6">
    <w:p w14:paraId="04F38D26" w14:textId="77777777" w:rsidR="00AA7866" w:rsidRDefault="00AA7866" w:rsidP="0055450D">
      <w:pPr>
        <w:pStyle w:val="af4"/>
      </w:pPr>
      <w:r>
        <w:rPr>
          <w:rStyle w:val="af3"/>
        </w:rPr>
        <w:annotationRef/>
      </w:r>
      <w:r>
        <w:t>Completion value reform</w:t>
      </w:r>
    </w:p>
  </w:comment>
  <w:comment w:id="22221" w:author="Rev 6 Allen Wirfs-Brock" w:date="2012-09-26T18:25:00Z" w:initials="AWB6">
    <w:p w14:paraId="0E7AA601" w14:textId="77777777" w:rsidR="00AA7866" w:rsidRDefault="00AA7866" w:rsidP="0068432C">
      <w:pPr>
        <w:pStyle w:val="af4"/>
      </w:pPr>
      <w:r>
        <w:rPr>
          <w:rStyle w:val="af3"/>
        </w:rPr>
        <w:annotationRef/>
      </w:r>
      <w:r>
        <w:t>Completion value reform</w:t>
      </w:r>
    </w:p>
  </w:comment>
  <w:comment w:id="22235" w:author="Rev 7 Allen Wirfs-Brock" w:date="2012-09-26T18:25:00Z" w:initials="AWB7">
    <w:p w14:paraId="123F2B81" w14:textId="77777777" w:rsidR="00AA7866" w:rsidRDefault="00AA7866">
      <w:pPr>
        <w:pStyle w:val="af4"/>
      </w:pPr>
      <w:r>
        <w:rPr>
          <w:rStyle w:val="af3"/>
        </w:rPr>
        <w:annotationRef/>
      </w:r>
      <w:r>
        <w:t>TODO: need to define</w:t>
      </w:r>
    </w:p>
  </w:comment>
  <w:comment w:id="22303" w:author="Rev 6 Allen Wirfs-Brock" w:date="2012-09-26T18:25:00Z" w:initials="AWB6">
    <w:p w14:paraId="1C74B278" w14:textId="77777777" w:rsidR="00AA7866" w:rsidRDefault="00AA7866">
      <w:pPr>
        <w:pStyle w:val="af4"/>
      </w:pPr>
      <w:r>
        <w:rPr>
          <w:rStyle w:val="af3"/>
        </w:rPr>
        <w:annotationRef/>
      </w:r>
      <w:r>
        <w:t>ToDo, update this to return a completion value</w:t>
      </w:r>
    </w:p>
  </w:comment>
  <w:comment w:id="22659" w:author="Rev 9 Allen Wirfs-Brock" w:date="2012-09-26T18:25:00Z" w:initials="AWB9">
    <w:p w14:paraId="43EF6313" w14:textId="77777777" w:rsidR="00AA7866" w:rsidRDefault="00AA7866">
      <w:pPr>
        <w:pStyle w:val="af4"/>
      </w:pPr>
      <w:r>
        <w:rPr>
          <w:rStyle w:val="af3"/>
        </w:rPr>
        <w:annotationRef/>
      </w:r>
      <w:r>
        <w:t>TODO If exprRef is a Reference that invokes a getter we probably should find a way to specify that the get call is handled as a tail call.</w:t>
      </w:r>
    </w:p>
  </w:comment>
  <w:comment w:id="23058" w:author="Rev 6 Allen Wirfs-Brock" w:date="2012-09-26T18:25:00Z" w:initials="AWB6">
    <w:p w14:paraId="51B897F2" w14:textId="77777777" w:rsidR="00AA7866" w:rsidRDefault="00AA7866">
      <w:pPr>
        <w:pStyle w:val="af4"/>
      </w:pPr>
      <w:r>
        <w:rPr>
          <w:rStyle w:val="af3"/>
        </w:rPr>
        <w:annotationRef/>
      </w:r>
      <w:r>
        <w:t>ES5 breaking change: completion reform</w:t>
      </w:r>
    </w:p>
  </w:comment>
  <w:comment w:id="23105" w:author="Rev 6 Allen Wirfs-Brock" w:date="2012-09-26T18:25:00Z" w:initials="AWB6">
    <w:p w14:paraId="31A9FE60" w14:textId="77777777" w:rsidR="00AA7866" w:rsidRDefault="00AA7866" w:rsidP="00176950">
      <w:pPr>
        <w:pStyle w:val="af4"/>
      </w:pPr>
      <w:r>
        <w:rPr>
          <w:rStyle w:val="af3"/>
        </w:rPr>
        <w:annotationRef/>
      </w:r>
      <w:r>
        <w:t>ES5 breaking change: completion reform</w:t>
      </w:r>
    </w:p>
  </w:comment>
  <w:comment w:id="23516" w:author="Rev 6 Allen Wirfs-Brock" w:date="2012-09-26T18:25:00Z" w:initials="AWB">
    <w:p w14:paraId="61906C15" w14:textId="77777777" w:rsidR="00AA7866" w:rsidRDefault="00AA7866">
      <w:pPr>
        <w:pStyle w:val="af4"/>
      </w:pPr>
      <w:r>
        <w:rPr>
          <w:rStyle w:val="af3"/>
        </w:rPr>
        <w:annotationRef/>
      </w:r>
      <w:r>
        <w:t>Note that this is a new restriction that does not exist in ES5</w:t>
      </w:r>
    </w:p>
  </w:comment>
  <w:comment w:id="23637" w:author="Rev 10 Allen Wirfs-Brock" w:date="2012-09-26T18:25:00Z" w:initials="AWB10">
    <w:p w14:paraId="7C8F5F35" w14:textId="77777777" w:rsidR="00AA7866" w:rsidRDefault="00AA7866">
      <w:pPr>
        <w:pStyle w:val="af4"/>
      </w:pPr>
      <w:r>
        <w:rPr>
          <w:rStyle w:val="af3"/>
        </w:rPr>
        <w:annotationRef/>
      </w:r>
      <w:r>
        <w:t>Catching a thrown null or undefined with a destructuing parameter rethrows a TypeError.  Does this make sense?</w:t>
      </w:r>
    </w:p>
  </w:comment>
  <w:comment w:id="24079" w:author="Rev 6 Allen Wirfs-Brock" w:date="2012-09-26T18:25:00Z" w:initials="AWB6">
    <w:p w14:paraId="23445E94" w14:textId="77777777" w:rsidR="00AA7866" w:rsidRDefault="00AA7866">
      <w:pPr>
        <w:pStyle w:val="af4"/>
      </w:pPr>
      <w:r>
        <w:rPr>
          <w:rStyle w:val="af3"/>
        </w:rPr>
        <w:annotationRef/>
      </w:r>
      <w:r>
        <w:t>There is an issue that function declarations have “lexically declarated names” and in ES&lt;=5 nested functions are allowed to have the same name as vars or formal parameters. We either need to take this a breaking change or adjust this rule to only apply to function declarations nested within blocks.</w:t>
      </w:r>
    </w:p>
  </w:comment>
  <w:comment w:id="24121" w:author="Rev 6 Allen Wirfs-Brock" w:date="2012-09-26T18:25:00Z" w:initials="AWB6">
    <w:p w14:paraId="10ED2404" w14:textId="77777777" w:rsidR="00AA7866" w:rsidRDefault="00AA7866">
      <w:pPr>
        <w:pStyle w:val="af4"/>
      </w:pPr>
      <w:r>
        <w:rPr>
          <w:rStyle w:val="af3"/>
        </w:rPr>
        <w:annotationRef/>
      </w:r>
      <w:r>
        <w:t>Similar function declaration ES5 compat issues.</w:t>
      </w:r>
    </w:p>
  </w:comment>
  <w:comment w:id="24449" w:author="Rev 10 Allen Wirfs-Brock" w:date="2012-09-26T18:25:00Z" w:initials="AWB10">
    <w:p w14:paraId="748B7588" w14:textId="77777777" w:rsidR="00AA7866" w:rsidRDefault="00AA7866">
      <w:pPr>
        <w:pStyle w:val="af4"/>
      </w:pPr>
      <w:r>
        <w:rPr>
          <w:rStyle w:val="af3"/>
        </w:rPr>
        <w:annotationRef/>
      </w:r>
      <w:r>
        <w:t>Need a better definition</w:t>
      </w:r>
    </w:p>
  </w:comment>
  <w:comment w:id="25734" w:author="Rev 7 Allen Wirfs-Brock" w:date="2012-09-26T18:25:00Z" w:initials="AWB7">
    <w:p w14:paraId="2528D892" w14:textId="77777777" w:rsidR="00AA7866" w:rsidRDefault="00AA7866" w:rsidP="000133D3">
      <w:pPr>
        <w:pStyle w:val="af4"/>
      </w:pPr>
      <w:r>
        <w:rPr>
          <w:rStyle w:val="af3"/>
        </w:rPr>
        <w:annotationRef/>
      </w:r>
      <w:r>
        <w:t>Confirm: concise methods are always strict code.</w:t>
      </w:r>
    </w:p>
  </w:comment>
  <w:comment w:id="25758" w:author="Rev 7 Allen Wirfs-Brock" w:date="2012-09-26T18:25:00Z" w:initials="AWB7">
    <w:p w14:paraId="2B091DC0" w14:textId="77777777" w:rsidR="00AA7866" w:rsidRDefault="00AA7866">
      <w:pPr>
        <w:pStyle w:val="af4"/>
      </w:pPr>
      <w:r>
        <w:rPr>
          <w:rStyle w:val="af3"/>
        </w:rPr>
        <w:annotationRef/>
      </w:r>
      <w:r>
        <w:t>TODO, need to resolve whether or not ArrowBodies are always strict</w:t>
      </w:r>
    </w:p>
  </w:comment>
  <w:comment w:id="25784" w:author="Rev 9 Allen Wirfs-Brock" w:date="2012-09-26T18:25:00Z" w:initials="AWB9">
    <w:p w14:paraId="17C717E2" w14:textId="77777777" w:rsidR="00AA7866" w:rsidRDefault="00AA7866">
      <w:pPr>
        <w:pStyle w:val="af4"/>
      </w:pPr>
      <w:r>
        <w:rPr>
          <w:rStyle w:val="af3"/>
        </w:rPr>
        <w:annotationRef/>
      </w:r>
      <w:r>
        <w:t>TODO If exprRef is a Reference that invokes a getter we probably should find a way to specify that the get call is handled as a tail call</w:t>
      </w:r>
    </w:p>
  </w:comment>
  <w:comment w:id="26084" w:author="Rev 8 Allen Wirfs-Brock" w:date="2012-09-26T18:25:00Z" w:initials="AWB8">
    <w:p w14:paraId="4BEBF75E" w14:textId="77777777" w:rsidR="00AA7866" w:rsidRDefault="00AA7866">
      <w:pPr>
        <w:pStyle w:val="af4"/>
      </w:pPr>
      <w:r>
        <w:rPr>
          <w:rStyle w:val="af3"/>
        </w:rPr>
        <w:annotationRef/>
      </w:r>
      <w:r>
        <w:t>A default value expression could reference super</w:t>
      </w:r>
    </w:p>
  </w:comment>
  <w:comment w:id="26123" w:author="Rev 10 Allen Wirfs-Brock" w:date="2012-09-26T18:25:00Z" w:initials="AWB10">
    <w:p w14:paraId="367DA8D1" w14:textId="77777777" w:rsidR="00AA7866" w:rsidRDefault="00AA7866">
      <w:pPr>
        <w:pStyle w:val="af4"/>
      </w:pPr>
      <w:r>
        <w:rPr>
          <w:rStyle w:val="af3"/>
        </w:rPr>
        <w:annotationRef/>
      </w:r>
      <w:r>
        <w:t>At its sept 2012 meeting TC39 decided that it wants methods to be enumerable.</w:t>
      </w:r>
    </w:p>
  </w:comment>
  <w:comment w:id="26163" w:author="Rev 8 Allen Wirfs-Brock" w:date="2012-09-26T18:25:00Z" w:initials="AWB8">
    <w:p w14:paraId="0DC22156" w14:textId="77777777" w:rsidR="00AA7866" w:rsidRDefault="00AA7866" w:rsidP="00567D93">
      <w:pPr>
        <w:pStyle w:val="af4"/>
      </w:pPr>
      <w:r>
        <w:rPr>
          <w:rStyle w:val="af3"/>
        </w:rPr>
        <w:annotationRef/>
      </w:r>
      <w:r>
        <w:t>A default value expression could reference super</w:t>
      </w:r>
    </w:p>
  </w:comment>
  <w:comment w:id="26165" w:author="Rev 8 Allen Wirfs-Brock" w:date="2012-09-26T18:25:00Z" w:initials="AWB8">
    <w:p w14:paraId="6B8597B0" w14:textId="77777777" w:rsidR="00AA7866" w:rsidRDefault="00AA7866">
      <w:pPr>
        <w:pStyle w:val="af4"/>
      </w:pPr>
      <w:r>
        <w:rPr>
          <w:rStyle w:val="af3"/>
        </w:rPr>
        <w:annotationRef/>
      </w:r>
      <w:r>
        <w:t>TODO:  need to replace with creation of a generator object</w:t>
      </w:r>
    </w:p>
  </w:comment>
  <w:comment w:id="26380" w:author="Rev 10 Allen Wirfs-Brock" w:date="2012-09-26T18:25:00Z" w:initials="AWB10">
    <w:p w14:paraId="7F1924A8" w14:textId="77777777" w:rsidR="00AA7866" w:rsidRDefault="00AA7866">
      <w:pPr>
        <w:pStyle w:val="af4"/>
      </w:pPr>
      <w:r>
        <w:rPr>
          <w:rStyle w:val="af3"/>
        </w:rPr>
        <w:annotationRef/>
      </w:r>
      <w:r>
        <w:t>This actually doesn’t accomplish anything because a similar annotation within MemberExpression takes care of the possibility  of a leading RegExp here.</w:t>
      </w:r>
    </w:p>
  </w:comment>
  <w:comment w:id="26407" w:author="Rev 6 Allen Wirfs-Brock" w:date="2012-09-26T18:25:00Z" w:initials="AWB6">
    <w:p w14:paraId="02A04CA0" w14:textId="77777777" w:rsidR="00AA7866" w:rsidRDefault="00AA7866" w:rsidP="005B04CE">
      <w:pPr>
        <w:pStyle w:val="af4"/>
      </w:pPr>
      <w:r>
        <w:rPr>
          <w:rStyle w:val="af3"/>
        </w:rPr>
        <w:annotationRef/>
      </w:r>
      <w:r>
        <w:t>There is an issue that function declarations have “lexically declaraed names” and in ES&lt;=5 nested functions are allowed to have the same name as vars or formal parameters. We either need to take this a breaking change or adjust this rule to only apply to function declarations nested within blocks.  Generators are new so this isn’t really a backwards compat issue for them.  But there is a consistency issue WRT to functions and generators.</w:t>
      </w:r>
    </w:p>
  </w:comment>
  <w:comment w:id="26493" w:author="Rev 8 Allen Wirfs-Brock" w:date="2012-09-26T18:25:00Z" w:initials="AWB8">
    <w:p w14:paraId="5AA858E3" w14:textId="77777777" w:rsidR="00AA7866" w:rsidRDefault="00AA7866">
      <w:pPr>
        <w:pStyle w:val="af4"/>
      </w:pPr>
      <w:r>
        <w:rPr>
          <w:rStyle w:val="af3"/>
        </w:rPr>
        <w:annotationRef/>
      </w:r>
      <w:r>
        <w:t>Class definitions have not yet been acheived final acceptance by TC39 for ES6 hence this section could disappear in a future draft.</w:t>
      </w:r>
    </w:p>
  </w:comment>
  <w:comment w:id="26939" w:author="Rev 9 Allen Wirfs-Brock" w:date="2012-09-26T18:25:00Z" w:initials="AWB9">
    <w:p w14:paraId="0766D03E" w14:textId="77777777" w:rsidR="00AA7866" w:rsidRDefault="00AA7866" w:rsidP="00167894">
      <w:pPr>
        <w:pStyle w:val="af4"/>
      </w:pPr>
      <w:r>
        <w:rPr>
          <w:rStyle w:val="af3"/>
        </w:rPr>
        <w:annotationRef/>
      </w:r>
      <w:r>
        <w:t>Note that this variable currently isn’t used  in this algorithm</w:t>
      </w:r>
    </w:p>
  </w:comment>
  <w:comment w:id="26942" w:author="Rev 8 Allen Wirfs-Brock" w:date="2012-09-26T18:25:00Z" w:initials="AWB8">
    <w:p w14:paraId="0E4F817D" w14:textId="77777777" w:rsidR="00AA7866" w:rsidRDefault="00AA7866">
      <w:pPr>
        <w:pStyle w:val="af4"/>
      </w:pPr>
      <w:r>
        <w:rPr>
          <w:rStyle w:val="af3"/>
        </w:rPr>
        <w:annotationRef/>
      </w:r>
      <w:r>
        <w:t>As it now stands, this will never be an abrupt completion</w:t>
      </w:r>
    </w:p>
  </w:comment>
  <w:comment w:id="27462" w:author="Rev 4 Allen Wirfs-Brock" w:date="2012-09-26T18:25:00Z" w:initials="AWB 3">
    <w:p w14:paraId="1B275D46" w14:textId="77777777" w:rsidR="00AA7866" w:rsidRDefault="00AA7866" w:rsidP="0070374F">
      <w:pPr>
        <w:pStyle w:val="af4"/>
      </w:pPr>
      <w:r>
        <w:rPr>
          <w:rStyle w:val="af3"/>
        </w:rPr>
        <w:annotationRef/>
      </w:r>
      <w:r>
        <w:rPr>
          <w:rStyle w:val="af3"/>
        </w:rPr>
        <w:annotationRef/>
      </w:r>
      <w:r>
        <w:rPr>
          <w:rStyle w:val="af3"/>
        </w:rPr>
        <w:t>May n</w:t>
      </w:r>
      <w:r>
        <w:t>eed to update section number</w:t>
      </w:r>
    </w:p>
    <w:p w14:paraId="5031F722" w14:textId="77777777" w:rsidR="00AA7866" w:rsidRDefault="00AA7866" w:rsidP="0070374F">
      <w:pPr>
        <w:pStyle w:val="af4"/>
      </w:pPr>
    </w:p>
  </w:comment>
  <w:comment w:id="27481" w:author="Rev 4 Allen Wirfs-Brock" w:date="2012-09-26T18:25:00Z" w:initials="AWB">
    <w:p w14:paraId="27E2AFBD" w14:textId="77777777" w:rsidR="00AA7866" w:rsidRDefault="00AA7866">
      <w:pPr>
        <w:pStyle w:val="af4"/>
      </w:pPr>
      <w:r>
        <w:rPr>
          <w:rStyle w:val="af3"/>
        </w:rPr>
        <w:annotationRef/>
      </w:r>
      <w:r>
        <w:t>Exceptions could occur during evaluation of parameter default value expressions.</w:t>
      </w:r>
    </w:p>
  </w:comment>
  <w:comment w:id="27621" w:author="Rev 9 Allen Wirfs-Brock" w:date="2012-09-26T18:25:00Z" w:initials="AWB9">
    <w:p w14:paraId="3E7CBE13" w14:textId="77777777" w:rsidR="00AA7866" w:rsidRDefault="00AA7866">
      <w:pPr>
        <w:pStyle w:val="af4"/>
      </w:pPr>
      <w:r>
        <w:rPr>
          <w:rStyle w:val="af3"/>
        </w:rPr>
        <w:annotationRef/>
      </w:r>
      <w:r>
        <w:t>TODO:  Need to define tail positions.</w:t>
      </w:r>
    </w:p>
  </w:comment>
  <w:comment w:id="27768" w:author="Rev 7 Allen Wirfs-Brock" w:date="2012-09-26T18:25:00Z" w:initials="AWB7">
    <w:p w14:paraId="5294C5A1" w14:textId="77777777" w:rsidR="00AA7866" w:rsidRDefault="00AA7866">
      <w:pPr>
        <w:pStyle w:val="af4"/>
      </w:pPr>
      <w:r>
        <w:rPr>
          <w:rStyle w:val="af3"/>
        </w:rPr>
        <w:annotationRef/>
      </w:r>
      <w:r>
        <w:t>fix</w:t>
      </w:r>
    </w:p>
  </w:comment>
  <w:comment w:id="27776" w:author="Rev 6 Allen Wirfs-Brock" w:date="2012-09-26T18:25:00Z" w:initials="AWB6">
    <w:p w14:paraId="306E8C74" w14:textId="77777777" w:rsidR="00AA7866" w:rsidRDefault="00AA7866">
      <w:pPr>
        <w:pStyle w:val="af4"/>
      </w:pPr>
      <w:r>
        <w:rPr>
          <w:rStyle w:val="af3"/>
        </w:rPr>
        <w:annotationRef/>
      </w:r>
      <w:r>
        <w:t>This is where we coiuld put something about what to do with unhandled exceptions</w:t>
      </w:r>
    </w:p>
  </w:comment>
  <w:comment w:id="27847" w:author="Allen Wirfs-Brock" w:date="2012-09-26T18:25:00Z" w:initials="AW">
    <w:p w14:paraId="1C0F0540" w14:textId="77777777" w:rsidR="00AA7866" w:rsidRDefault="00AA7866">
      <w:pPr>
        <w:pStyle w:val="af4"/>
      </w:pPr>
      <w:r>
        <w:rPr>
          <w:rStyle w:val="af3"/>
        </w:rPr>
        <w:annotationRef/>
      </w:r>
      <w:hyperlink r:id="rId1" w:history="1">
        <w:r>
          <w:rPr>
            <w:rStyle w:val="aff6"/>
            <w:lang w:val="en-GB"/>
          </w:rPr>
          <w:t>https://bugs.ecmascript.org/show_bug.cgi?id=155</w:t>
        </w:r>
      </w:hyperlink>
      <w:r>
        <w:t xml:space="preserve"> </w:t>
      </w:r>
    </w:p>
  </w:comment>
  <w:comment w:id="27898" w:author="Rev 7 Allen Wirfs-Brock" w:date="2012-09-26T18:25:00Z" w:initials="AWB7">
    <w:p w14:paraId="07492A31" w14:textId="77777777" w:rsidR="00AA7866" w:rsidRDefault="00AA7866">
      <w:pPr>
        <w:pStyle w:val="af4"/>
      </w:pPr>
      <w:r>
        <w:rPr>
          <w:rStyle w:val="af3"/>
        </w:rPr>
        <w:annotationRef/>
      </w:r>
      <w:r>
        <w:t>TODO:  need to finish refactoring after completing global scope instantiation work.</w:t>
      </w:r>
    </w:p>
  </w:comment>
  <w:comment w:id="29004" w:author="Rev 7 Allen Wirfs-Brock" w:date="2012-09-26T18:25:00Z" w:initials="AWB7">
    <w:p w14:paraId="1CE44749" w14:textId="77777777" w:rsidR="00AA7866" w:rsidRDefault="00AA7866">
      <w:pPr>
        <w:pStyle w:val="af4"/>
      </w:pPr>
      <w:r>
        <w:rPr>
          <w:rStyle w:val="af3"/>
        </w:rPr>
        <w:annotationRef/>
      </w:r>
      <w:r>
        <w:t>It would be nice to have a more explicit way to create a collection with a pre-specified number of elements.</w:t>
      </w:r>
    </w:p>
  </w:comment>
  <w:comment w:id="29109" w:author="Rev 7 Allen Wirfs-Brock" w:date="2012-09-26T18:25:00Z" w:initials="AWB7">
    <w:p w14:paraId="7C8F78CF" w14:textId="77777777" w:rsidR="00AA7866" w:rsidRDefault="00AA7866" w:rsidP="001F4648">
      <w:pPr>
        <w:pStyle w:val="af4"/>
      </w:pPr>
      <w:r>
        <w:rPr>
          <w:rStyle w:val="af3"/>
        </w:rPr>
        <w:annotationRef/>
      </w:r>
      <w:r>
        <w:t>It would be nice to have a more explicit way to create a collection with a pre-specified number of elements.</w:t>
      </w:r>
    </w:p>
  </w:comment>
  <w:comment w:id="29214" w:author="Rev 7 Allen Wirfs-Brock" w:date="2012-09-26T18:25:00Z" w:initials="AWB7">
    <w:p w14:paraId="271A8D5E" w14:textId="77777777" w:rsidR="00AA7866" w:rsidRDefault="00AA7866">
      <w:pPr>
        <w:pStyle w:val="af4"/>
      </w:pPr>
      <w:r>
        <w:rPr>
          <w:rStyle w:val="af3"/>
        </w:rPr>
        <w:annotationRef/>
      </w:r>
      <w:r>
        <w:t>This step was missing in ES&lt;=5.1</w:t>
      </w:r>
    </w:p>
  </w:comment>
  <w:comment w:id="29231" w:author="Rev 7 Allen Wirfs-Brock" w:date="2012-09-26T18:25:00Z" w:initials="AWB7">
    <w:p w14:paraId="40AE25D7" w14:textId="77777777" w:rsidR="00AA7866" w:rsidRDefault="00AA7866">
      <w:pPr>
        <w:pStyle w:val="af4"/>
      </w:pPr>
      <w:r>
        <w:rPr>
          <w:rStyle w:val="af3"/>
        </w:rPr>
        <w:annotationRef/>
      </w:r>
      <w:r>
        <w:t>This step was missing in ES&lt;=5.1</w:t>
      </w:r>
    </w:p>
  </w:comment>
  <w:comment w:id="29555" w:author="Rev 9 Allen Wirfs-Brock" w:date="2012-09-26T18:25:00Z" w:initials="AWB9">
    <w:p w14:paraId="73EE8903" w14:textId="77777777" w:rsidR="00AA7866" w:rsidRDefault="00AA7866">
      <w:pPr>
        <w:pStyle w:val="af4"/>
      </w:pPr>
      <w:r>
        <w:rPr>
          <w:rStyle w:val="af3"/>
        </w:rPr>
        <w:annotationRef/>
      </w:r>
      <w:r>
        <w:t xml:space="preserve">Fix for ES5 bug </w:t>
      </w:r>
      <w:hyperlink r:id="rId2" w:history="1">
        <w:r w:rsidRPr="00DA3A6B">
          <w:rPr>
            <w:rStyle w:val="aff6"/>
            <w:lang w:val="en-GB"/>
          </w:rPr>
          <w:t>https://bugs.ecmascript.org/show_bug.cgi?id=417</w:t>
        </w:r>
      </w:hyperlink>
      <w:r>
        <w:t xml:space="preserve"> </w:t>
      </w:r>
    </w:p>
  </w:comment>
  <w:comment w:id="29579" w:author="Rev 7 Allen Wirfs-Brock" w:date="2012-09-26T18:25:00Z" w:initials="AWB7">
    <w:p w14:paraId="210B251D" w14:textId="77777777" w:rsidR="00AA7866" w:rsidRDefault="00AA7866">
      <w:pPr>
        <w:pStyle w:val="af4"/>
      </w:pPr>
      <w:r>
        <w:rPr>
          <w:rStyle w:val="af3"/>
        </w:rPr>
        <w:annotationRef/>
      </w:r>
      <w:r>
        <w:t>TODO: take completion values into account.</w:t>
      </w:r>
    </w:p>
  </w:comment>
  <w:comment w:id="30027" w:author="Rev 9 Allen Wirfs-Brock" w:date="2012-09-26T18:25:00Z" w:initials="AWB9">
    <w:p w14:paraId="439B881A" w14:textId="77777777" w:rsidR="00AA7866" w:rsidRDefault="00AA7866">
      <w:pPr>
        <w:pStyle w:val="af4"/>
      </w:pPr>
      <w:r>
        <w:rPr>
          <w:rStyle w:val="af3"/>
        </w:rPr>
        <w:annotationRef/>
      </w:r>
      <w:r>
        <w:t>Should we provide fromCodeUnit as an alias for this property and lable fromCharCode as obsolete.</w:t>
      </w:r>
    </w:p>
  </w:comment>
  <w:comment w:id="30180" w:author="Rev 9 Allen Wirfs-Brock" w:date="2012-09-26T18:25:00Z" w:initials="AWB9">
    <w:p w14:paraId="40C11A9F" w14:textId="77777777" w:rsidR="00AA7866" w:rsidRDefault="00AA7866">
      <w:pPr>
        <w:pStyle w:val="af4"/>
      </w:pPr>
      <w:r>
        <w:rPr>
          <w:rStyle w:val="af3"/>
        </w:rPr>
        <w:annotationRef/>
      </w:r>
      <w:r>
        <w:t>Note this follows the ES6 convention for rest parameters rather than the precedent established by fromCharCode</w:t>
      </w:r>
    </w:p>
  </w:comment>
  <w:comment w:id="30225" w:author="Rev 10 Allen Wirfs-Brock" w:date="2012-09-26T18:25:00Z" w:initials="AWB10">
    <w:p w14:paraId="4B27230C" w14:textId="77777777" w:rsidR="00AA7866" w:rsidRDefault="00AA7866">
      <w:pPr>
        <w:pStyle w:val="af4"/>
      </w:pPr>
      <w:r>
        <w:rPr>
          <w:rStyle w:val="af3"/>
        </w:rPr>
        <w:annotationRef/>
      </w:r>
      <w:r>
        <w:t>TODO: this is something we probably need if we are going to eliminate array usage of ToUint32</w:t>
      </w:r>
    </w:p>
  </w:comment>
  <w:comment w:id="30346" w:author="Rev 9 Allen Wirfs-Brock" w:date="2012-09-26T18:25:00Z" w:initials="AWB9">
    <w:p w14:paraId="377862AB" w14:textId="77777777" w:rsidR="00AA7866" w:rsidRDefault="00AA7866">
      <w:pPr>
        <w:pStyle w:val="af4"/>
      </w:pPr>
      <w:r>
        <w:rPr>
          <w:rStyle w:val="af3"/>
        </w:rPr>
        <w:annotationRef/>
      </w:r>
      <w:r>
        <w:t>Perhaps BMPCharAt should be provided as an alias for this method and charAt should be marked as obsolute.</w:t>
      </w:r>
    </w:p>
  </w:comment>
  <w:comment w:id="30580" w:author="Rev 7 Allen Wirfs-Brock" w:date="2012-09-26T18:25:00Z" w:initials="AWB7">
    <w:p w14:paraId="206E15C3" w14:textId="77777777" w:rsidR="00AA7866" w:rsidRDefault="00AA7866">
      <w:pPr>
        <w:pStyle w:val="af4"/>
      </w:pPr>
      <w:r>
        <w:rPr>
          <w:rStyle w:val="af3"/>
        </w:rPr>
        <w:annotationRef/>
      </w:r>
      <w:r>
        <w:t>Needs an real algorithm and also completion record checks.</w:t>
      </w:r>
    </w:p>
  </w:comment>
  <w:comment w:id="30685" w:author="Rev 7 Allen Wirfs-Brock" w:date="2012-09-26T18:25:00Z" w:initials="AWB7">
    <w:p w14:paraId="3A4592F0" w14:textId="77777777" w:rsidR="00AA7866" w:rsidRDefault="00AA7866">
      <w:pPr>
        <w:pStyle w:val="af4"/>
      </w:pPr>
      <w:r>
        <w:rPr>
          <w:rStyle w:val="af3"/>
        </w:rPr>
        <w:annotationRef/>
      </w:r>
      <w:r>
        <w:t>Needs better spec langauge</w:t>
      </w:r>
    </w:p>
  </w:comment>
  <w:comment w:id="30762" w:author="Rev 7 Allen Wirfs-Brock" w:date="2012-09-26T18:25:00Z" w:initials="AWB7">
    <w:p w14:paraId="1A22C467" w14:textId="77777777" w:rsidR="00AA7866" w:rsidRDefault="00AA7866">
      <w:pPr>
        <w:pStyle w:val="af4"/>
      </w:pPr>
      <w:r>
        <w:rPr>
          <w:rStyle w:val="af3"/>
        </w:rPr>
        <w:annotationRef/>
      </w:r>
      <w:r>
        <w:t>TODO: Probably needs some Completion Record work, assume that [[Match]] can fail</w:t>
      </w:r>
    </w:p>
  </w:comment>
  <w:comment w:id="30911" w:author="Rev 7 Allen Wirfs-Brock" w:date="2012-09-26T18:25:00Z" w:initials="AWB7">
    <w:p w14:paraId="42D55445" w14:textId="77777777" w:rsidR="00AA7866" w:rsidRDefault="00AA7866">
      <w:pPr>
        <w:pStyle w:val="af4"/>
      </w:pPr>
      <w:r>
        <w:rPr>
          <w:rStyle w:val="af3"/>
        </w:rPr>
        <w:annotationRef/>
      </w:r>
      <w:r>
        <w:t>Is this the right error handling?</w:t>
      </w:r>
    </w:p>
  </w:comment>
  <w:comment w:id="31124" w:author="Rev 9 Allen Wirfs-Brock" w:date="2012-09-26T18:25:00Z" w:initials="AWB9">
    <w:p w14:paraId="0D0EC565" w14:textId="77777777" w:rsidR="00AA7866" w:rsidRDefault="00AA7866">
      <w:pPr>
        <w:pStyle w:val="af4"/>
      </w:pPr>
      <w:r>
        <w:rPr>
          <w:rStyle w:val="af3"/>
        </w:rPr>
        <w:annotationRef/>
      </w:r>
      <w:r>
        <w:t>Do we also need</w:t>
      </w:r>
    </w:p>
    <w:p w14:paraId="0AB75D81" w14:textId="77777777" w:rsidR="00AA7866" w:rsidRDefault="00AA7866">
      <w:pPr>
        <w:pStyle w:val="af4"/>
      </w:pPr>
      <w:r>
        <w:t>UnicodeCharAt that returns a string of length 1 or 2?</w:t>
      </w:r>
    </w:p>
  </w:comment>
  <w:comment w:id="31163" w:author="Rev 9 Allen Wirfs-Brock" w:date="2012-09-26T18:25:00Z" w:initials="AWB9">
    <w:p w14:paraId="378ADEFA" w14:textId="77777777" w:rsidR="00AA7866" w:rsidRDefault="00AA7866">
      <w:pPr>
        <w:pStyle w:val="af4"/>
      </w:pPr>
      <w:r>
        <w:rPr>
          <w:rStyle w:val="af3"/>
        </w:rPr>
        <w:annotationRef/>
      </w:r>
      <w:r>
        <w:t>Note that this is inconsistent with the pre-exisitng behaviour or charCodeAt which returns NaN for out of bounds positions</w:t>
      </w:r>
    </w:p>
  </w:comment>
  <w:comment w:id="31578" w:author="Rev 7 Allen Wirfs-Brock" w:date="2012-09-26T18:25:00Z" w:initials="AWB7">
    <w:p w14:paraId="6598F0BD" w14:textId="77777777" w:rsidR="00AA7866" w:rsidRDefault="00AA7866">
      <w:pPr>
        <w:pStyle w:val="af4"/>
      </w:pPr>
      <w:r>
        <w:rPr>
          <w:rStyle w:val="af3"/>
        </w:rPr>
        <w:annotationRef/>
      </w:r>
      <w:r>
        <w:t>Same specification or same value?</w:t>
      </w:r>
    </w:p>
  </w:comment>
  <w:comment w:id="31587" w:author="Rev 7 Allen Wirfs-Brock" w:date="2012-09-26T18:25:00Z" w:initials="AWB7">
    <w:p w14:paraId="37586D49" w14:textId="77777777" w:rsidR="00AA7866" w:rsidRDefault="00AA7866">
      <w:pPr>
        <w:pStyle w:val="af4"/>
      </w:pPr>
      <w:r>
        <w:rPr>
          <w:rStyle w:val="af3"/>
        </w:rPr>
        <w:annotationRef/>
      </w:r>
      <w:r>
        <w:t>Same specification or same value?</w:t>
      </w:r>
    </w:p>
  </w:comment>
  <w:comment w:id="31640" w:author="Rev 7 Allen Wirfs-Brock" w:date="2012-09-26T18:25:00Z" w:initials="AWB7">
    <w:p w14:paraId="56654F34" w14:textId="77777777" w:rsidR="00AA7866" w:rsidRDefault="00AA7866">
      <w:pPr>
        <w:pStyle w:val="af4"/>
      </w:pPr>
      <w:r>
        <w:rPr>
          <w:rStyle w:val="af3"/>
        </w:rPr>
        <w:annotationRef/>
      </w:r>
      <w:r>
        <w:t>Name changed from toInteger at Marcdh 29 TC39 meeting</w:t>
      </w:r>
    </w:p>
  </w:comment>
  <w:comment w:id="31689" w:author="Rev 7 Allen Wirfs-Brock" w:date="2012-09-26T18:25:00Z" w:initials="AWB7">
    <w:p w14:paraId="079C54E3" w14:textId="77777777" w:rsidR="00AA7866" w:rsidRDefault="00AA7866">
      <w:pPr>
        <w:pStyle w:val="af4"/>
      </w:pPr>
      <w:r>
        <w:rPr>
          <w:rStyle w:val="af3"/>
        </w:rPr>
        <w:annotationRef/>
      </w:r>
      <w:r>
        <w:t>TODO: need to private algorithm that ordered abnormal completion detection</w:t>
      </w:r>
    </w:p>
  </w:comment>
  <w:comment w:id="31783" w:author="Rev 7 Allen Wirfs-Brock" w:date="2012-09-26T18:25:00Z" w:initials="AWB7">
    <w:p w14:paraId="13713786" w14:textId="77777777" w:rsidR="00AA7866" w:rsidRDefault="00AA7866" w:rsidP="007B6CF2">
      <w:pPr>
        <w:pStyle w:val="af4"/>
      </w:pPr>
      <w:r>
        <w:rPr>
          <w:rStyle w:val="af3"/>
        </w:rPr>
        <w:annotationRef/>
      </w:r>
      <w:r>
        <w:t>Added at March 29 TC39 meeting</w:t>
      </w:r>
    </w:p>
  </w:comment>
  <w:comment w:id="31794" w:author="Rev 7 Allen Wirfs-Brock" w:date="2012-09-26T18:25:00Z" w:initials="AWB7">
    <w:p w14:paraId="796BC5DA" w14:textId="77777777" w:rsidR="00AA7866" w:rsidRDefault="00AA7866">
      <w:pPr>
        <w:pStyle w:val="af4"/>
      </w:pPr>
      <w:r>
        <w:rPr>
          <w:rStyle w:val="af3"/>
        </w:rPr>
        <w:annotationRef/>
      </w:r>
      <w:r>
        <w:t>Unsigned seems most general, signed values could be converted in a previous step.</w:t>
      </w:r>
    </w:p>
  </w:comment>
  <w:comment w:id="32155" w:author="Rev 7 Allen Wirfs-Brock" w:date="2012-09-26T18:25:00Z" w:initials="AWB7">
    <w:p w14:paraId="3692228C" w14:textId="77777777" w:rsidR="00AA7866" w:rsidRDefault="00AA7866">
      <w:pPr>
        <w:pStyle w:val="af4"/>
      </w:pPr>
      <w:r>
        <w:rPr>
          <w:rStyle w:val="af3"/>
        </w:rPr>
        <w:annotationRef/>
      </w:r>
      <w:r>
        <w:t>Concensus at  March29 TC39 meeting was to drop this function.  See March29 meeting notes</w:t>
      </w:r>
    </w:p>
  </w:comment>
  <w:comment w:id="32251" w:author="Rev 8 Allen Wirfs-Brock" w:date="2012-09-26T18:25:00Z" w:initials="AWB8">
    <w:p w14:paraId="1F44337F" w14:textId="77777777" w:rsidR="00AA7866" w:rsidRDefault="00AA7866">
      <w:pPr>
        <w:pStyle w:val="af4"/>
      </w:pPr>
      <w:r>
        <w:rPr>
          <w:rStyle w:val="af3"/>
        </w:rPr>
        <w:annotationRef/>
      </w:r>
      <w:r>
        <w:t>Need a reference</w:t>
      </w:r>
    </w:p>
  </w:comment>
  <w:comment w:id="32898" w:author="Rev 7 Allen Wirfs-Brock" w:date="2012-09-26T18:25:00Z" w:initials="AWB7">
    <w:p w14:paraId="1678526D" w14:textId="77777777" w:rsidR="00AA7866" w:rsidRDefault="00AA7866">
      <w:pPr>
        <w:pStyle w:val="af4"/>
      </w:pPr>
      <w:r>
        <w:rPr>
          <w:rStyle w:val="af3"/>
        </w:rPr>
        <w:annotationRef/>
      </w:r>
      <w:r>
        <w:t>Needs an algorithm</w:t>
      </w:r>
    </w:p>
  </w:comment>
  <w:comment w:id="33020" w:author="Rev 10 Allen Wirfs-Brock" w:date="2012-09-26T18:25:00Z" w:initials="AWB10">
    <w:p w14:paraId="20FED76C" w14:textId="77777777" w:rsidR="00AA7866" w:rsidRDefault="00AA7866">
      <w:pPr>
        <w:pStyle w:val="af4"/>
      </w:pPr>
      <w:r>
        <w:rPr>
          <w:rStyle w:val="af3"/>
        </w:rPr>
        <w:annotationRef/>
      </w:r>
      <w:r>
        <w:t>Sectin references have not yet been updated to reflect ES6</w:t>
      </w:r>
    </w:p>
  </w:comment>
  <w:comment w:id="33345" w:author="Rev 10 Allen Wirfs-Brock" w:date="2012-09-26T18:25:00Z" w:initials="AWB10">
    <w:p w14:paraId="6B9B0A12" w14:textId="77777777" w:rsidR="00AA7866" w:rsidRDefault="00AA7866">
      <w:pPr>
        <w:pStyle w:val="af4"/>
      </w:pPr>
      <w:r>
        <w:rPr>
          <w:rStyle w:val="af3"/>
        </w:rPr>
        <w:annotationRef/>
      </w:r>
      <w:r>
        <w:t xml:space="preserve">This is a place holder for material in the Binary Data proposal </w:t>
      </w:r>
      <w:hyperlink r:id="rId3" w:history="1">
        <w:r w:rsidRPr="00430844">
          <w:rPr>
            <w:rStyle w:val="aff6"/>
            <w:lang w:val="en-GB"/>
          </w:rPr>
          <w:t>http://wiki.ecmascript.org/doku.php?id=harmony:binary_data</w:t>
        </w:r>
      </w:hyperlink>
      <w:r>
        <w:t xml:space="preserve"> </w:t>
      </w:r>
    </w:p>
  </w:comment>
  <w:comment w:id="33367" w:author="Rev 10 Allen Wirfs-Brock" w:date="2012-09-26T18:25:00Z" w:initials="AWB10">
    <w:p w14:paraId="35DE4B74" w14:textId="77777777" w:rsidR="00AA7866" w:rsidRDefault="00AA7866">
      <w:pPr>
        <w:pStyle w:val="af4"/>
      </w:pPr>
      <w:r>
        <w:rPr>
          <w:rStyle w:val="af3"/>
        </w:rPr>
        <w:annotationRef/>
      </w:r>
      <w:r>
        <w:t xml:space="preserve">The following sections defined “typed arrays” derived from the Kronos specification. This material is a very early draft based upon the strawman at </w:t>
      </w:r>
      <w:hyperlink r:id="rId4" w:history="1">
        <w:r w:rsidRPr="00430844">
          <w:rPr>
            <w:rStyle w:val="aff6"/>
            <w:lang w:val="en-GB"/>
          </w:rPr>
          <w:t>http://wiki.ecmascript.org/doku.php?id=strawman:typed_arrays</w:t>
        </w:r>
      </w:hyperlink>
      <w:r>
        <w:t xml:space="preserve"> .  This material still needs significant work to fully integrate it into the ES6 spec. and also to integrate typed arrays with ES6 binary data.</w:t>
      </w:r>
    </w:p>
  </w:comment>
  <w:comment w:id="33464" w:author="Rev 10 Allen Wirfs-Brock" w:date="2012-09-26T18:25:00Z" w:initials="AWB10">
    <w:p w14:paraId="2C015ECF" w14:textId="77777777" w:rsidR="00AA7866" w:rsidRDefault="00AA7866">
      <w:pPr>
        <w:pStyle w:val="af4"/>
      </w:pPr>
      <w:r>
        <w:rPr>
          <w:rStyle w:val="af3"/>
        </w:rPr>
        <w:annotationRef/>
      </w:r>
      <w:r>
        <w:t>Need to fill in</w:t>
      </w:r>
    </w:p>
  </w:comment>
  <w:comment w:id="33628" w:author="Rev 10 Allen Wirfs-Brock" w:date="2012-09-26T18:25:00Z" w:initials="AWB10">
    <w:p w14:paraId="4B9EF17B" w14:textId="77777777" w:rsidR="00AA7866" w:rsidRDefault="00AA7866">
      <w:pPr>
        <w:pStyle w:val="af4"/>
      </w:pPr>
      <w:r>
        <w:rPr>
          <w:rStyle w:val="af3"/>
        </w:rPr>
        <w:annotationRef/>
      </w:r>
      <w:r>
        <w:t>This is a very preliminary version of this algorithm based upon the wiki strawman.  It needs to be thoroughly reviewed and better integrated into the Es spec. conventions.</w:t>
      </w:r>
    </w:p>
  </w:comment>
  <w:comment w:id="33794" w:author="Rev 10 Allen Wirfs-Brock" w:date="2012-09-26T18:25:00Z" w:initials="AWB10">
    <w:p w14:paraId="2BA2E40F" w14:textId="77777777" w:rsidR="00AA7866" w:rsidRDefault="00AA7866">
      <w:pPr>
        <w:pStyle w:val="af4"/>
      </w:pPr>
      <w:r>
        <w:rPr>
          <w:rStyle w:val="af3"/>
        </w:rPr>
        <w:annotationRef/>
      </w:r>
      <w:r>
        <w:t>Not yet audited</w:t>
      </w:r>
    </w:p>
  </w:comment>
  <w:comment w:id="33833" w:author="Rev 10 Allen Wirfs-Brock" w:date="2012-09-26T18:25:00Z" w:initials="AWB10">
    <w:p w14:paraId="2313EE44" w14:textId="77777777" w:rsidR="00AA7866" w:rsidRDefault="00AA7866">
      <w:pPr>
        <w:pStyle w:val="af4"/>
      </w:pPr>
      <w:r>
        <w:rPr>
          <w:rStyle w:val="af3"/>
        </w:rPr>
        <w:annotationRef/>
      </w:r>
      <w:r>
        <w:t>Not yet audited</w:t>
      </w:r>
    </w:p>
  </w:comment>
  <w:comment w:id="33876" w:author="Rev 10 Allen Wirfs-Brock" w:date="2012-09-26T18:25:00Z" w:initials="AWB10">
    <w:p w14:paraId="4EA85FDF" w14:textId="77777777" w:rsidR="00AA7866" w:rsidRDefault="00AA7866">
      <w:pPr>
        <w:pStyle w:val="af4"/>
      </w:pPr>
      <w:r>
        <w:rPr>
          <w:rStyle w:val="af3"/>
        </w:rPr>
        <w:annotationRef/>
      </w:r>
      <w:r>
        <w:t>Not yet audited</w:t>
      </w:r>
    </w:p>
  </w:comment>
  <w:comment w:id="33894" w:author="Rev 10 Allen Wirfs-Brock" w:date="2012-09-26T18:25:00Z" w:initials="AWB10">
    <w:p w14:paraId="2C72DE8E" w14:textId="77777777" w:rsidR="00AA7866" w:rsidRDefault="00AA7866">
      <w:pPr>
        <w:pStyle w:val="af4"/>
      </w:pPr>
      <w:r>
        <w:rPr>
          <w:rStyle w:val="af3"/>
        </w:rPr>
        <w:annotationRef/>
      </w:r>
      <w:r>
        <w:t>Not yet audited</w:t>
      </w:r>
    </w:p>
  </w:comment>
  <w:comment w:id="33912" w:author="Rev 10 Allen Wirfs-Brock" w:date="2012-09-26T18:25:00Z" w:initials="AWB10">
    <w:p w14:paraId="4DD0C0AE" w14:textId="77777777" w:rsidR="00AA7866" w:rsidRDefault="00AA7866">
      <w:pPr>
        <w:pStyle w:val="af4"/>
      </w:pPr>
      <w:r>
        <w:rPr>
          <w:rStyle w:val="af3"/>
        </w:rPr>
        <w:annotationRef/>
      </w:r>
      <w:r>
        <w:t>Not yet audited</w:t>
      </w:r>
    </w:p>
  </w:comment>
  <w:comment w:id="33934" w:author="Rev 10 Allen Wirfs-Brock" w:date="2012-09-26T18:25:00Z" w:initials="AWB10">
    <w:p w14:paraId="5C7CBDE8" w14:textId="77777777" w:rsidR="00AA7866" w:rsidRDefault="00AA7866">
      <w:pPr>
        <w:pStyle w:val="af4"/>
      </w:pPr>
      <w:r>
        <w:rPr>
          <w:rStyle w:val="af3"/>
        </w:rPr>
        <w:annotationRef/>
      </w:r>
      <w:r>
        <w:t>Not yet audited</w:t>
      </w:r>
    </w:p>
  </w:comment>
  <w:comment w:id="33973" w:author="Rev 10 Allen Wirfs-Brock" w:date="2012-09-26T18:25:00Z" w:initials="AWB10">
    <w:p w14:paraId="388E604C" w14:textId="77777777" w:rsidR="00AA7866" w:rsidRDefault="00AA7866">
      <w:pPr>
        <w:pStyle w:val="af4"/>
      </w:pPr>
      <w:r>
        <w:rPr>
          <w:rStyle w:val="af3"/>
        </w:rPr>
        <w:annotationRef/>
      </w:r>
      <w:r>
        <w:t>This entire section has been copied from the strawman with only minor formatting fixed.  It has not yet had any technical review or integration</w:t>
      </w:r>
    </w:p>
  </w:comment>
  <w:comment w:id="34004" w:author="Rev 10 Allen Wirfs-Brock" w:date="2012-09-26T18:25:00Z" w:initials="AWB10">
    <w:p w14:paraId="4911167B" w14:textId="77777777" w:rsidR="00AA7866" w:rsidRDefault="00AA7866">
      <w:pPr>
        <w:pStyle w:val="af4"/>
      </w:pPr>
      <w:r>
        <w:rPr>
          <w:rStyle w:val="af3"/>
        </w:rPr>
        <w:annotationRef/>
      </w:r>
      <w:r>
        <w:t>Not yet audited</w:t>
      </w:r>
    </w:p>
  </w:comment>
  <w:comment w:id="34409" w:author="Rev 7 Allen Wirfs-Brock" w:date="2012-09-26T18:25:00Z" w:initials="AWB7">
    <w:p w14:paraId="2F98427A" w14:textId="77777777" w:rsidR="00AA7866" w:rsidRDefault="00AA7866" w:rsidP="004E372D">
      <w:pPr>
        <w:pStyle w:val="af4"/>
      </w:pPr>
      <w:r>
        <w:rPr>
          <w:rStyle w:val="af3"/>
        </w:rPr>
        <w:annotationRef/>
      </w:r>
      <w:r>
        <w:t>TODO: need to define</w:t>
      </w:r>
    </w:p>
  </w:comment>
  <w:comment w:id="34927" w:author="Rev 10 Allen Wirfs-Brock" w:date="2012-09-26T18:25:00Z" w:initials="AWB10">
    <w:p w14:paraId="7F3B1B55" w14:textId="77777777" w:rsidR="00AA7866" w:rsidRDefault="00AA7866">
      <w:pPr>
        <w:pStyle w:val="af4"/>
      </w:pPr>
      <w:r>
        <w:rPr>
          <w:rStyle w:val="af3"/>
        </w:rPr>
        <w:annotationRef/>
      </w:r>
      <w:r>
        <w:t>This is how we  identify a property whose key is a built-in Symbol</w:t>
      </w:r>
    </w:p>
  </w:comment>
  <w:comment w:id="34933" w:author="Rev 10 Allen Wirfs-Brock" w:date="2012-09-26T18:25:00Z" w:initials="AWB10">
    <w:p w14:paraId="199483FE" w14:textId="77777777" w:rsidR="00AA7866" w:rsidRDefault="00AA7866">
      <w:pPr>
        <w:pStyle w:val="af4"/>
      </w:pPr>
      <w:r>
        <w:rPr>
          <w:rStyle w:val="af3"/>
        </w:rPr>
        <w:annotationRef/>
      </w:r>
      <w:r>
        <w:t>Do we really want to do this sort of method sharing.  It has a bad smell.</w:t>
      </w:r>
    </w:p>
  </w:comment>
  <w:comment w:id="35042" w:author="Rev 10 Allen Wirfs-Brock" w:date="2012-09-26T18:25:00Z" w:initials="AWB10">
    <w:p w14:paraId="71986157" w14:textId="77777777" w:rsidR="00AA7866" w:rsidRDefault="00AA7866">
      <w:pPr>
        <w:pStyle w:val="af4"/>
      </w:pPr>
      <w:r>
        <w:rPr>
          <w:rStyle w:val="af3"/>
        </w:rPr>
        <w:annotationRef/>
      </w:r>
      <w:r>
        <w:t>TODO:  need to decide what to use for a constructor for these sort of  objects.</w:t>
      </w:r>
    </w:p>
  </w:comment>
  <w:comment w:id="35123" w:author="Rev 10 Allen Wirfs-Brock" w:date="2012-09-26T18:25:00Z" w:initials="AWB10">
    <w:p w14:paraId="7DDB3E0A" w14:textId="77777777" w:rsidR="00AA7866" w:rsidRDefault="00AA7866">
      <w:pPr>
        <w:pStyle w:val="af4"/>
      </w:pPr>
      <w:r>
        <w:rPr>
          <w:rStyle w:val="af3"/>
        </w:rPr>
        <w:annotationRef/>
      </w:r>
      <w:r>
        <w:t>We may need to elaborate on this??</w:t>
      </w:r>
    </w:p>
  </w:comment>
  <w:comment w:id="35129" w:author="Rev 10 Allen Wirfs-Brock" w:date="2012-09-26T18:25:00Z" w:initials="AWB10">
    <w:p w14:paraId="5EE7F427" w14:textId="77777777" w:rsidR="00AA7866" w:rsidRDefault="00AA7866" w:rsidP="006847F6">
      <w:pPr>
        <w:pStyle w:val="af4"/>
      </w:pPr>
      <w:r>
        <w:rPr>
          <w:rStyle w:val="af3"/>
        </w:rPr>
        <w:annotationRef/>
      </w:r>
      <w:r>
        <w:t>This is how we  identify a property whose key is a built-in Symbol</w:t>
      </w:r>
    </w:p>
  </w:comment>
  <w:comment w:id="35207" w:author="Rev 10 Allen Wirfs-Brock" w:date="2012-09-26T18:25:00Z" w:initials="AWB10">
    <w:p w14:paraId="038E5304" w14:textId="77777777" w:rsidR="00AA7866" w:rsidRDefault="00AA7866">
      <w:pPr>
        <w:pStyle w:val="af4"/>
      </w:pPr>
      <w:r>
        <w:rPr>
          <w:rStyle w:val="af3"/>
        </w:rPr>
        <w:annotationRef/>
      </w:r>
      <w:r>
        <w:t>TODO</w:t>
      </w:r>
    </w:p>
  </w:comment>
  <w:comment w:id="35394" w:author="Allen Wirfs-Brock" w:date="2012-09-26T18:25:00Z" w:initials="AW">
    <w:p w14:paraId="06136193" w14:textId="77777777" w:rsidR="00AA7866" w:rsidRDefault="00AA7866">
      <w:pPr>
        <w:pStyle w:val="af4"/>
      </w:pPr>
      <w:r>
        <w:rPr>
          <w:rStyle w:val="af3"/>
        </w:rPr>
        <w:annotationRef/>
      </w:r>
      <w:r>
        <w:t>Need to add new material that is not in previous verions of annex B</w:t>
      </w:r>
    </w:p>
  </w:comment>
  <w:comment w:id="36095" w:author="Allen Wirfs-Brock" w:date="2012-09-26T18:25:00Z" w:initials="AWB">
    <w:p w14:paraId="309302D2" w14:textId="77777777" w:rsidR="00AA7866" w:rsidRDefault="00AA7866">
      <w:pPr>
        <w:pStyle w:val="af4"/>
      </w:pPr>
      <w:r>
        <w:rPr>
          <w:rStyle w:val="af3"/>
        </w:rPr>
        <w:annotationRef/>
      </w:r>
      <w:r>
        <w:t>The section and algorithm reference in this draft are based upon the ES5.1 spec.  When the corresponding sections of this document are stable, this section will need to be updated.</w:t>
      </w:r>
    </w:p>
  </w:comment>
  <w:comment w:id="36096" w:author="Rev 8 Allen Wirfs-Brock" w:date="2012-09-26T18:25:00Z" w:initials="AWB8">
    <w:p w14:paraId="12DFF188" w14:textId="77777777" w:rsidR="00AA7866" w:rsidRDefault="00AA7866">
      <w:pPr>
        <w:pStyle w:val="af4"/>
      </w:pPr>
      <w:r>
        <w:rPr>
          <w:rStyle w:val="af3"/>
        </w:rPr>
        <w:annotationRef/>
      </w:r>
      <w:r>
        <w:t xml:space="preserve">This materal is going to be made mandatory and integrated into the main body of the spec. </w:t>
      </w:r>
    </w:p>
  </w:comment>
  <w:comment w:id="36127" w:author="Allen Wirfs-Brock" w:date="2012-09-26T18:25:00Z" w:initials="AWB">
    <w:p w14:paraId="3441AD92" w14:textId="77777777" w:rsidR="00AA7866" w:rsidRDefault="00AA7866">
      <w:pPr>
        <w:pStyle w:val="af4"/>
      </w:pPr>
      <w:r>
        <w:rPr>
          <w:rStyle w:val="af3"/>
        </w:rPr>
        <w:annotationRef/>
      </w:r>
      <w:r>
        <w:t>This is anticipating new specification material related to Module loaders and establishing a primoridial environment.  The basic assumption is that a module loader must be able to disable this feature.  This seems to suggest that the ability to do so must exist in the module loader APIs even if this feature is not present in an implementation.</w:t>
      </w:r>
    </w:p>
  </w:comment>
  <w:comment w:id="36226" w:author="Allen Wirfs-Brock" w:date="2012-09-26T18:25:00Z" w:initials="AWB">
    <w:p w14:paraId="56AC9899" w14:textId="77777777" w:rsidR="00AA7866" w:rsidRDefault="00AA7866">
      <w:pPr>
        <w:pStyle w:val="af4"/>
      </w:pPr>
      <w:r>
        <w:rPr>
          <w:rStyle w:val="af3"/>
        </w:rPr>
        <w:annotationRef/>
      </w:r>
      <w:r>
        <w:t>Note that Object.defineOwnPropewrty(obj,’__proto__’, desc) nor any other call of [[DefineOwnProperty]] does not modify [[Prototype]].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44D49306" w14:textId="77777777" w:rsidR="009A3321" w:rsidRDefault="009A3321">
      <w:r>
        <w:separator/>
      </w:r>
    </w:p>
  </w:endnote>
  <w:endnote w:type="continuationSeparator" w:id="0">
    <w:p w14:paraId="22B59416" w14:textId="77777777" w:rsidR="009A3321" w:rsidRDefault="009A33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Tms Rmn">
    <w:panose1 w:val="00000000000000000000"/>
    <w:charset w:val="4D"/>
    <w:family w:val="roman"/>
    <w:notTrueType/>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0000012" w:usb3="00000000" w:csb0="0002009F" w:csb1="00000000"/>
  </w:font>
  <w:font w:name="MS PMincho">
    <w:charset w:val="80"/>
    <w:family w:val="roman"/>
    <w:pitch w:val="variable"/>
    <w:sig w:usb0="E00002FF" w:usb1="6AC7FDFB" w:usb2="00000012" w:usb3="00000000" w:csb0="0002009F" w:csb1="00000000"/>
  </w:font>
  <w:font w:name="Geneva">
    <w:panose1 w:val="020B0503030404040204"/>
    <w:charset w:val="00"/>
    <w:family w:val="auto"/>
    <w:pitch w:val="variable"/>
    <w:sig w:usb0="E00002FF" w:usb1="5200205F" w:usb2="00A0C000" w:usb3="00000000" w:csb0="0000019F" w:csb1="00000000"/>
  </w:font>
  <w:font w:name="Times">
    <w:panose1 w:val="02000500000000000000"/>
    <w:charset w:val="00"/>
    <w:family w:val="auto"/>
    <w:pitch w:val="variable"/>
    <w:sig w:usb0="00000003" w:usb1="00000000" w:usb2="00000000" w:usb3="00000000" w:csb0="00000001" w:csb1="00000000"/>
  </w:font>
  <w:font w:name="Century">
    <w:panose1 w:val="02040604050505020304"/>
    <w:charset w:val="00"/>
    <w:family w:val="auto"/>
    <w:pitch w:val="variable"/>
    <w:sig w:usb0="00000287" w:usb1="00000000" w:usb2="00000000" w:usb3="00000000" w:csb0="0000009F" w:csb1="00000000"/>
  </w:font>
  <w:font w:name="Mistral">
    <w:panose1 w:val="030907020304070204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ＭＳ ゴシック">
    <w:panose1 w:val="020B0609070205080204"/>
    <w:charset w:val="4E"/>
    <w:family w:val="auto"/>
    <w:pitch w:val="variable"/>
    <w:sig w:usb0="E00002FF" w:usb1="6AC7FDFB" w:usb2="00000012" w:usb3="00000000" w:csb0="0002009F" w:csb1="00000000"/>
  </w:font>
  <w:font w:name="ＭＳ 明朝">
    <w:panose1 w:val="02020609040205080304"/>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9752" w:type="dxa"/>
      <w:jc w:val="center"/>
      <w:tblLayout w:type="fixed"/>
      <w:tblCellMar>
        <w:left w:w="0" w:type="dxa"/>
        <w:right w:w="0" w:type="dxa"/>
      </w:tblCellMar>
      <w:tblLook w:val="0000" w:firstRow="0" w:lastRow="0" w:firstColumn="0" w:lastColumn="0" w:noHBand="0" w:noVBand="0"/>
    </w:tblPr>
    <w:tblGrid>
      <w:gridCol w:w="1134"/>
      <w:gridCol w:w="2268"/>
      <w:gridCol w:w="2948"/>
      <w:gridCol w:w="3402"/>
    </w:tblGrid>
    <w:tr w:rsidR="00AA7866" w:rsidRPr="00FF543D" w14:paraId="2531FA2F" w14:textId="77777777" w:rsidTr="002F0FA8">
      <w:trPr>
        <w:cantSplit/>
        <w:jc w:val="center"/>
      </w:trPr>
      <w:tc>
        <w:tcPr>
          <w:tcW w:w="1134" w:type="dxa"/>
          <w:vAlign w:val="bottom"/>
        </w:tcPr>
        <w:p w14:paraId="399E0482" w14:textId="77777777" w:rsidR="00AA7866" w:rsidRPr="00FF543D" w:rsidRDefault="00AA7866" w:rsidP="0026283E">
          <w:pPr>
            <w:pStyle w:val="aff"/>
            <w:spacing w:line="240" w:lineRule="atLeast"/>
            <w:jc w:val="left"/>
            <w:rPr>
              <w:sz w:val="22"/>
              <w:szCs w:val="22"/>
            </w:rPr>
          </w:pPr>
          <w:r>
            <w:rPr>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5pt;height:35.35pt">
                <v:imagedata r:id="rId1" o:title="Logo0052b"/>
              </v:shape>
            </w:pict>
          </w:r>
        </w:p>
      </w:tc>
      <w:tc>
        <w:tcPr>
          <w:tcW w:w="8618" w:type="dxa"/>
          <w:gridSpan w:val="3"/>
          <w:vAlign w:val="bottom"/>
        </w:tcPr>
        <w:p w14:paraId="7E1FCE15" w14:textId="77777777" w:rsidR="00AA7866" w:rsidRPr="00FF543D" w:rsidRDefault="00AA7866" w:rsidP="0026283E">
          <w:pPr>
            <w:pStyle w:val="aff"/>
            <w:spacing w:line="240" w:lineRule="atLeast"/>
            <w:jc w:val="left"/>
            <w:rPr>
              <w:sz w:val="22"/>
              <w:szCs w:val="22"/>
            </w:rPr>
          </w:pPr>
          <w:r w:rsidRPr="00FF543D">
            <w:rPr>
              <w:rFonts w:cs="Arial"/>
              <w:b/>
              <w:sz w:val="22"/>
              <w:szCs w:val="22"/>
            </w:rPr>
            <w:t>COPYRIGHT PROTECTED DOCUMENT</w:t>
          </w:r>
        </w:p>
      </w:tc>
    </w:tr>
    <w:tr w:rsidR="00AA7866" w14:paraId="690F68AD" w14:textId="77777777" w:rsidTr="002F0FA8">
      <w:trPr>
        <w:cantSplit/>
        <w:jc w:val="center"/>
      </w:trPr>
      <w:tc>
        <w:tcPr>
          <w:tcW w:w="3402" w:type="dxa"/>
          <w:gridSpan w:val="2"/>
        </w:tcPr>
        <w:p w14:paraId="0957AEF9" w14:textId="77777777" w:rsidR="00AA7866" w:rsidRDefault="00AA7866">
          <w:pPr>
            <w:pStyle w:val="aff"/>
            <w:spacing w:before="540"/>
          </w:pPr>
        </w:p>
      </w:tc>
      <w:tc>
        <w:tcPr>
          <w:tcW w:w="2948" w:type="dxa"/>
        </w:tcPr>
        <w:p w14:paraId="03E04E64" w14:textId="77777777" w:rsidR="00AA7866" w:rsidRDefault="00AA7866">
          <w:pPr>
            <w:pStyle w:val="aff"/>
            <w:spacing w:before="540"/>
            <w:jc w:val="center"/>
            <w:rPr>
              <w:b/>
              <w:sz w:val="16"/>
            </w:rPr>
          </w:pPr>
        </w:p>
      </w:tc>
      <w:tc>
        <w:tcPr>
          <w:tcW w:w="3402" w:type="dxa"/>
        </w:tcPr>
        <w:p w14:paraId="4F2C1431" w14:textId="77777777" w:rsidR="00AA7866" w:rsidRDefault="00AA7866" w:rsidP="001C60FC">
          <w:pPr>
            <w:pStyle w:val="aff"/>
            <w:spacing w:before="540"/>
            <w:jc w:val="right"/>
            <w:rPr>
              <w:sz w:val="16"/>
            </w:rPr>
          </w:pPr>
          <w:r>
            <w:rPr>
              <w:sz w:val="16"/>
            </w:rPr>
            <w:t>© Ecma International 2012</w:t>
          </w:r>
        </w:p>
      </w:tc>
    </w:tr>
  </w:tbl>
  <w:p w14:paraId="0F2F9CA0" w14:textId="77777777" w:rsidR="00AA7866" w:rsidRDefault="00AA7866">
    <w:pPr>
      <w:pStyle w:val="aff"/>
      <w:jc w:val="left"/>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Ind w:w="8" w:type="dxa"/>
      <w:tblBorders>
        <w:top w:val="triple" w:sz="6" w:space="0" w:color="auto"/>
      </w:tblBorders>
      <w:tblLayout w:type="fixed"/>
      <w:tblCellMar>
        <w:left w:w="0" w:type="dxa"/>
        <w:right w:w="0" w:type="dxa"/>
      </w:tblCellMar>
      <w:tblLook w:val="0000" w:firstRow="0" w:lastRow="0" w:firstColumn="0" w:lastColumn="0" w:noHBand="0" w:noVBand="0"/>
      <w:tblPrChange w:id="36876" w:author="Rev 6 Allen Wirfs-Brock" w:date="2012-02-23T16:42:00Z">
        <w:tblPr>
          <w:tblW w:w="0" w:type="auto"/>
          <w:jc w:val="center"/>
          <w:tblInd w:w="8" w:type="dxa"/>
          <w:tblBorders>
            <w:top w:val="triple" w:sz="6" w:space="0" w:color="auto"/>
          </w:tblBorders>
          <w:tblLayout w:type="fixed"/>
          <w:tblCellMar>
            <w:left w:w="0" w:type="dxa"/>
            <w:right w:w="0" w:type="dxa"/>
          </w:tblCellMar>
          <w:tblLook w:val="0000" w:firstRow="0" w:lastRow="0" w:firstColumn="0" w:lastColumn="0" w:noHBand="0" w:noVBand="0"/>
        </w:tblPr>
      </w:tblPrChange>
    </w:tblPr>
    <w:tblGrid>
      <w:gridCol w:w="9781"/>
      <w:tblGridChange w:id="36877">
        <w:tblGrid>
          <w:gridCol w:w="9781"/>
        </w:tblGrid>
      </w:tblGridChange>
    </w:tblGrid>
    <w:tr w:rsidR="00AA7866" w14:paraId="697CA67E" w14:textId="77777777" w:rsidTr="00550FEB">
      <w:trPr>
        <w:trHeight w:val="1600"/>
        <w:jc w:val="center"/>
        <w:trPrChange w:id="36878" w:author="Rev 6 Allen Wirfs-Brock" w:date="2012-02-23T16:42:00Z">
          <w:trPr>
            <w:trHeight w:hRule="exact" w:val="1600"/>
            <w:jc w:val="center"/>
          </w:trPr>
        </w:trPrChange>
      </w:trPr>
      <w:tc>
        <w:tcPr>
          <w:tcW w:w="9781" w:type="dxa"/>
          <w:vAlign w:val="bottom"/>
          <w:tcPrChange w:id="36879" w:author="Rev 6 Allen Wirfs-Brock" w:date="2012-02-23T16:42:00Z">
            <w:tcPr>
              <w:tcW w:w="9781" w:type="dxa"/>
              <w:vAlign w:val="bottom"/>
            </w:tcPr>
          </w:tcPrChange>
        </w:tcPr>
        <w:p w14:paraId="5BC9D852" w14:textId="77777777" w:rsidR="00AA7866" w:rsidRDefault="00AA7866" w:rsidP="00DB15F0">
          <w:pPr>
            <w:pStyle w:val="aff"/>
            <w:spacing w:before="500" w:line="210" w:lineRule="exact"/>
            <w:jc w:val="left"/>
            <w:rPr>
              <w:sz w:val="16"/>
            </w:rPr>
          </w:pPr>
          <w:r>
            <w:rPr>
              <w:sz w:val="16"/>
            </w:rPr>
            <w:t>© Ecma International 2012</w:t>
          </w:r>
        </w:p>
      </w:tc>
    </w:tr>
  </w:tbl>
  <w:p w14:paraId="6E0C0E68" w14:textId="77777777" w:rsidR="00AA7866" w:rsidRDefault="00AA7866">
    <w:pPr>
      <w:pStyle w:val="aff"/>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Change w:id="36880" w:author="Rev 6 Allen Wirfs-Brock" w:date="2012-02-23T16:42:00Z">
        <w:tblPr>
          <w:tblW w:w="0" w:type="auto"/>
          <w:jc w:val="center"/>
          <w:tblLayout w:type="fixed"/>
          <w:tblCellMar>
            <w:left w:w="0" w:type="dxa"/>
            <w:right w:w="0" w:type="dxa"/>
          </w:tblCellMar>
          <w:tblLook w:val="0000" w:firstRow="0" w:lastRow="0" w:firstColumn="0" w:lastColumn="0" w:noHBand="0" w:noVBand="0"/>
        </w:tblPr>
      </w:tblPrChange>
    </w:tblPr>
    <w:tblGrid>
      <w:gridCol w:w="3402"/>
      <w:gridCol w:w="2948"/>
      <w:gridCol w:w="3402"/>
      <w:tblGridChange w:id="36881">
        <w:tblGrid>
          <w:gridCol w:w="3402"/>
          <w:gridCol w:w="2948"/>
          <w:gridCol w:w="3402"/>
        </w:tblGrid>
      </w:tblGridChange>
    </w:tblGrid>
    <w:tr w:rsidR="00AA7866" w14:paraId="1B754197" w14:textId="77777777" w:rsidTr="00550FEB">
      <w:trPr>
        <w:cantSplit/>
        <w:jc w:val="center"/>
        <w:trPrChange w:id="36882" w:author="Rev 6 Allen Wirfs-Brock" w:date="2012-02-23T16:42:00Z">
          <w:trPr>
            <w:cantSplit/>
            <w:jc w:val="center"/>
          </w:trPr>
        </w:trPrChange>
      </w:trPr>
      <w:tc>
        <w:tcPr>
          <w:tcW w:w="3402" w:type="dxa"/>
          <w:tcPrChange w:id="36883" w:author="Rev 6 Allen Wirfs-Brock" w:date="2012-02-23T16:42:00Z">
            <w:tcPr>
              <w:tcW w:w="3402" w:type="dxa"/>
            </w:tcPr>
          </w:tcPrChange>
        </w:tcPr>
        <w:p w14:paraId="6F1E7B4B" w14:textId="77777777" w:rsidR="00AA7866" w:rsidRDefault="00AA7866" w:rsidP="00E17A0F">
          <w:pPr>
            <w:pStyle w:val="aff"/>
            <w:spacing w:before="540"/>
            <w:rPr>
              <w:b/>
              <w:sz w:val="16"/>
            </w:rPr>
          </w:pPr>
          <w:r>
            <w:rPr>
              <w:sz w:val="16"/>
            </w:rPr>
            <w:t>© Ecma International 2009 – All rights reserved</w:t>
          </w:r>
        </w:p>
      </w:tc>
      <w:tc>
        <w:tcPr>
          <w:tcW w:w="2948" w:type="dxa"/>
          <w:tcPrChange w:id="36884" w:author="Rev 6 Allen Wirfs-Brock" w:date="2012-02-23T16:42:00Z">
            <w:tcPr>
              <w:tcW w:w="2948" w:type="dxa"/>
            </w:tcPr>
          </w:tcPrChange>
        </w:tcPr>
        <w:p w14:paraId="7F6CE062" w14:textId="77777777" w:rsidR="00AA7866" w:rsidRDefault="00AA7866" w:rsidP="00876F1B">
          <w:pPr>
            <w:pStyle w:val="aff"/>
            <w:spacing w:before="540"/>
            <w:jc w:val="center"/>
            <w:rPr>
              <w:b/>
              <w:sz w:val="22"/>
            </w:rPr>
          </w:pPr>
        </w:p>
      </w:tc>
      <w:tc>
        <w:tcPr>
          <w:tcW w:w="3402" w:type="dxa"/>
          <w:tcPrChange w:id="36885" w:author="Rev 6 Allen Wirfs-Brock" w:date="2012-02-23T16:42:00Z">
            <w:tcPr>
              <w:tcW w:w="3402" w:type="dxa"/>
            </w:tcPr>
          </w:tcPrChange>
        </w:tcPr>
        <w:p w14:paraId="0EE8FE6D" w14:textId="77777777" w:rsidR="00AA7866" w:rsidRDefault="00AA7866" w:rsidP="00876F1B">
          <w:pPr>
            <w:pStyle w:val="aff"/>
            <w:spacing w:before="540"/>
            <w:jc w:val="right"/>
            <w:rPr>
              <w:b/>
              <w:sz w:val="22"/>
            </w:rPr>
          </w:pPr>
        </w:p>
      </w:tc>
    </w:tr>
  </w:tbl>
  <w:p w14:paraId="7C61F4D9" w14:textId="77777777" w:rsidR="00AA7866" w:rsidRPr="003E745B" w:rsidRDefault="00AA7866" w:rsidP="003E745B">
    <w:pPr>
      <w:pStyle w:val="aff"/>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CellMar>
        <w:left w:w="0" w:type="dxa"/>
        <w:right w:w="0" w:type="dxa"/>
      </w:tblCellMar>
      <w:tblLook w:val="0000" w:firstRow="0" w:lastRow="0" w:firstColumn="0" w:lastColumn="0" w:noHBand="0" w:noVBand="0"/>
      <w:tblPrChange w:id="17" w:author="Rev 6 Allen Wirfs-Brock" w:date="2012-02-23T16:42:00Z">
        <w:tblPr>
          <w:tblW w:w="0" w:type="auto"/>
          <w:tblLayout w:type="fixed"/>
          <w:tblCellMar>
            <w:left w:w="0" w:type="dxa"/>
            <w:right w:w="0" w:type="dxa"/>
          </w:tblCellMar>
          <w:tblLook w:val="0000" w:firstRow="0" w:lastRow="0" w:firstColumn="0" w:lastColumn="0" w:noHBand="0" w:noVBand="0"/>
        </w:tblPr>
      </w:tblPrChange>
    </w:tblPr>
    <w:tblGrid>
      <w:gridCol w:w="2211"/>
      <w:gridCol w:w="2211"/>
      <w:gridCol w:w="2211"/>
      <w:tblGridChange w:id="18">
        <w:tblGrid>
          <w:gridCol w:w="2211"/>
          <w:gridCol w:w="2211"/>
          <w:gridCol w:w="2211"/>
        </w:tblGrid>
      </w:tblGridChange>
    </w:tblGrid>
    <w:tr w:rsidR="00AA7866" w14:paraId="1F18EA8B" w14:textId="77777777" w:rsidTr="00550FEB">
      <w:trPr>
        <w:cantSplit/>
        <w:trHeight w:val="760"/>
        <w:trPrChange w:id="19" w:author="Rev 6 Allen Wirfs-Brock" w:date="2012-02-23T16:42:00Z">
          <w:trPr>
            <w:cantSplit/>
            <w:trHeight w:hRule="exact" w:val="760"/>
          </w:trPr>
        </w:trPrChange>
      </w:trPr>
      <w:tc>
        <w:tcPr>
          <w:tcW w:w="2211" w:type="dxa"/>
          <w:tcPrChange w:id="20" w:author="Rev 6 Allen Wirfs-Brock" w:date="2012-02-23T16:42:00Z">
            <w:tcPr>
              <w:tcW w:w="2211" w:type="dxa"/>
            </w:tcPr>
          </w:tcPrChange>
        </w:tcPr>
        <w:p w14:paraId="62FC74B9" w14:textId="77777777" w:rsidR="00AA7866" w:rsidRDefault="00AA7866">
          <w:pPr>
            <w:pStyle w:val="aff"/>
            <w:spacing w:line="230" w:lineRule="exact"/>
          </w:pPr>
        </w:p>
      </w:tc>
      <w:tc>
        <w:tcPr>
          <w:tcW w:w="2211" w:type="dxa"/>
          <w:tcPrChange w:id="21" w:author="Rev 6 Allen Wirfs-Brock" w:date="2012-02-23T16:42:00Z">
            <w:tcPr>
              <w:tcW w:w="2211" w:type="dxa"/>
            </w:tcPr>
          </w:tcPrChange>
        </w:tcPr>
        <w:p w14:paraId="0A16CAC1" w14:textId="77777777" w:rsidR="00AA7866" w:rsidRPr="00550FEB" w:rsidRDefault="00AA7866">
          <w:pPr>
            <w:pStyle w:val="aff"/>
            <w:spacing w:line="230" w:lineRule="exact"/>
            <w:jc w:val="center"/>
            <w:rPr>
              <w:caps/>
              <w:rPrChange w:id="22" w:author="Rev 6 Allen Wirfs-Brock" w:date="2012-02-23T16:42:00Z">
                <w:rPr>
                  <w:smallCaps/>
                </w:rPr>
              </w:rPrChange>
            </w:rPr>
          </w:pPr>
        </w:p>
      </w:tc>
      <w:tc>
        <w:tcPr>
          <w:tcW w:w="2211" w:type="dxa"/>
          <w:tcPrChange w:id="23" w:author="Rev 6 Allen Wirfs-Brock" w:date="2012-02-23T16:42:00Z">
            <w:tcPr>
              <w:tcW w:w="2211" w:type="dxa"/>
            </w:tcPr>
          </w:tcPrChange>
        </w:tcPr>
        <w:p w14:paraId="276D1705" w14:textId="77777777" w:rsidR="00AA7866" w:rsidRPr="00550FEB" w:rsidRDefault="00AA7866">
          <w:pPr>
            <w:pStyle w:val="aff"/>
            <w:spacing w:before="540" w:line="230" w:lineRule="exact"/>
            <w:jc w:val="right"/>
            <w:rPr>
              <w:caps/>
              <w:rPrChange w:id="24" w:author="Rev 6 Allen Wirfs-Brock" w:date="2012-02-23T16:42:00Z">
                <w:rPr>
                  <w:smallCaps/>
                </w:rPr>
              </w:rPrChange>
            </w:rPr>
          </w:pPr>
          <w:r>
            <w:fldChar w:fldCharType="begin"/>
          </w:r>
          <w:r>
            <w:instrText>PAGE \* ROMAN</w:instrText>
          </w:r>
          <w:r>
            <w:fldChar w:fldCharType="separate"/>
          </w:r>
          <w:r>
            <w:rPr>
              <w:noProof/>
            </w:rPr>
            <w:t>III</w:t>
          </w:r>
          <w:r>
            <w:fldChar w:fldCharType="end"/>
          </w:r>
        </w:p>
      </w:tc>
    </w:tr>
  </w:tbl>
  <w:p w14:paraId="19EA942A" w14:textId="77777777" w:rsidR="00AA7866" w:rsidRDefault="00AA7866">
    <w:pPr>
      <w:pStyle w:val="aff"/>
      <w:spacing w:line="230" w:lineRule="exac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Ind w:w="8" w:type="dxa"/>
      <w:tblLayout w:type="fixed"/>
      <w:tblCellMar>
        <w:left w:w="0" w:type="dxa"/>
        <w:right w:w="0" w:type="dxa"/>
      </w:tblCellMar>
      <w:tblLook w:val="0000" w:firstRow="0" w:lastRow="0" w:firstColumn="0" w:lastColumn="0" w:noHBand="0" w:noVBand="0"/>
    </w:tblPr>
    <w:tblGrid>
      <w:gridCol w:w="2914"/>
      <w:gridCol w:w="454"/>
      <w:gridCol w:w="3402"/>
      <w:gridCol w:w="2982"/>
    </w:tblGrid>
    <w:tr w:rsidR="00AA7866" w14:paraId="18953360" w14:textId="77777777" w:rsidTr="002F0FA8">
      <w:trPr>
        <w:cantSplit/>
      </w:trPr>
      <w:tc>
        <w:tcPr>
          <w:tcW w:w="2914" w:type="dxa"/>
          <w:vMerge w:val="restart"/>
        </w:tcPr>
        <w:p w14:paraId="3F648C2B" w14:textId="77777777" w:rsidR="00AA7866" w:rsidRDefault="00AA7866">
          <w:pPr>
            <w:pStyle w:val="aff"/>
            <w:spacing w:before="80" w:line="150" w:lineRule="exact"/>
            <w:rPr>
              <w:caps/>
              <w:sz w:val="12"/>
            </w:rPr>
          </w:pPr>
        </w:p>
      </w:tc>
      <w:tc>
        <w:tcPr>
          <w:tcW w:w="454" w:type="dxa"/>
          <w:vMerge w:val="restart"/>
        </w:tcPr>
        <w:p w14:paraId="0F6217CE" w14:textId="77777777" w:rsidR="00AA7866" w:rsidRDefault="00AA7866">
          <w:pPr>
            <w:pStyle w:val="aff"/>
            <w:spacing w:line="240" w:lineRule="auto"/>
            <w:rPr>
              <w:sz w:val="18"/>
            </w:rPr>
          </w:pPr>
        </w:p>
      </w:tc>
      <w:tc>
        <w:tcPr>
          <w:tcW w:w="6384" w:type="dxa"/>
          <w:gridSpan w:val="2"/>
        </w:tcPr>
        <w:p w14:paraId="4137E692" w14:textId="77777777" w:rsidR="00AA7866" w:rsidRDefault="00AA7866">
          <w:pPr>
            <w:pStyle w:val="aff"/>
            <w:spacing w:before="60" w:line="710" w:lineRule="exact"/>
            <w:jc w:val="left"/>
            <w:rPr>
              <w:spacing w:val="38"/>
            </w:rPr>
          </w:pPr>
        </w:p>
      </w:tc>
    </w:tr>
    <w:tr w:rsidR="00AA7866" w14:paraId="78D5E28F" w14:textId="77777777" w:rsidTr="002F0FA8">
      <w:trPr>
        <w:cantSplit/>
      </w:trPr>
      <w:tc>
        <w:tcPr>
          <w:tcW w:w="2914" w:type="dxa"/>
          <w:vMerge/>
        </w:tcPr>
        <w:p w14:paraId="2EE0B687" w14:textId="77777777" w:rsidR="00AA7866" w:rsidRDefault="00AA7866">
          <w:pPr>
            <w:pStyle w:val="aff"/>
            <w:spacing w:line="240" w:lineRule="auto"/>
            <w:rPr>
              <w:caps/>
              <w:sz w:val="12"/>
            </w:rPr>
          </w:pPr>
        </w:p>
      </w:tc>
      <w:tc>
        <w:tcPr>
          <w:tcW w:w="454" w:type="dxa"/>
          <w:vMerge/>
        </w:tcPr>
        <w:p w14:paraId="7DC72BE9" w14:textId="77777777" w:rsidR="00AA7866" w:rsidRDefault="00AA7866">
          <w:pPr>
            <w:pStyle w:val="aff"/>
            <w:spacing w:line="240" w:lineRule="auto"/>
            <w:rPr>
              <w:sz w:val="18"/>
            </w:rPr>
          </w:pPr>
        </w:p>
      </w:tc>
      <w:tc>
        <w:tcPr>
          <w:tcW w:w="6384" w:type="dxa"/>
          <w:gridSpan w:val="2"/>
        </w:tcPr>
        <w:p w14:paraId="5CEC85CD" w14:textId="77777777" w:rsidR="00AA7866" w:rsidRDefault="00AA7866">
          <w:pPr>
            <w:pStyle w:val="aff"/>
            <w:spacing w:line="240" w:lineRule="auto"/>
            <w:jc w:val="right"/>
            <w:rPr>
              <w:sz w:val="18"/>
            </w:rPr>
          </w:pPr>
        </w:p>
      </w:tc>
    </w:tr>
    <w:tr w:rsidR="00AA7866" w14:paraId="549D6224" w14:textId="77777777" w:rsidTr="002F0FA8">
      <w:trPr>
        <w:cantSplit/>
        <w:trHeight w:hRule="exact" w:val="1600"/>
      </w:trPr>
      <w:tc>
        <w:tcPr>
          <w:tcW w:w="2914" w:type="dxa"/>
          <w:vMerge/>
        </w:tcPr>
        <w:p w14:paraId="40618707" w14:textId="77777777" w:rsidR="00AA7866" w:rsidRDefault="00AA7866">
          <w:pPr>
            <w:pStyle w:val="aff"/>
            <w:spacing w:line="150" w:lineRule="exact"/>
            <w:rPr>
              <w:caps/>
              <w:sz w:val="12"/>
            </w:rPr>
          </w:pPr>
        </w:p>
      </w:tc>
      <w:tc>
        <w:tcPr>
          <w:tcW w:w="454" w:type="dxa"/>
          <w:vMerge/>
        </w:tcPr>
        <w:p w14:paraId="7885F3C7" w14:textId="77777777" w:rsidR="00AA7866" w:rsidRDefault="00AA7866">
          <w:pPr>
            <w:pStyle w:val="aff"/>
            <w:rPr>
              <w:sz w:val="18"/>
            </w:rPr>
          </w:pPr>
        </w:p>
      </w:tc>
      <w:tc>
        <w:tcPr>
          <w:tcW w:w="3402" w:type="dxa"/>
          <w:tcBorders>
            <w:top w:val="triple" w:sz="6" w:space="0" w:color="auto"/>
          </w:tcBorders>
          <w:vAlign w:val="bottom"/>
        </w:tcPr>
        <w:p w14:paraId="45E60A23" w14:textId="77777777" w:rsidR="00AA7866" w:rsidRDefault="00AA7866">
          <w:pPr>
            <w:pStyle w:val="aff"/>
            <w:spacing w:line="240" w:lineRule="auto"/>
            <w:jc w:val="left"/>
            <w:rPr>
              <w:sz w:val="18"/>
            </w:rPr>
          </w:pPr>
        </w:p>
      </w:tc>
      <w:tc>
        <w:tcPr>
          <w:tcW w:w="2982" w:type="dxa"/>
          <w:tcBorders>
            <w:top w:val="triple" w:sz="6" w:space="0" w:color="auto"/>
          </w:tcBorders>
          <w:vAlign w:val="bottom"/>
        </w:tcPr>
        <w:p w14:paraId="251FA979" w14:textId="77777777" w:rsidR="00AA7866" w:rsidRDefault="00AA7866">
          <w:pPr>
            <w:pStyle w:val="aff"/>
            <w:spacing w:line="210" w:lineRule="exact"/>
            <w:jc w:val="right"/>
            <w:rPr>
              <w:sz w:val="18"/>
            </w:rPr>
          </w:pPr>
          <w:r>
            <w:rPr>
              <w:sz w:val="18"/>
            </w:rPr>
            <w:t>Reference number</w:t>
          </w:r>
        </w:p>
        <w:p w14:paraId="4AB548BE" w14:textId="77777777" w:rsidR="00AA7866" w:rsidRDefault="00AA7866">
          <w:pPr>
            <w:pStyle w:val="aff"/>
            <w:spacing w:line="210" w:lineRule="exact"/>
            <w:jc w:val="right"/>
            <w:rPr>
              <w:position w:val="2"/>
              <w:sz w:val="18"/>
            </w:rPr>
          </w:pPr>
          <w:r>
            <w:rPr>
              <w:sz w:val="18"/>
            </w:rPr>
            <w:t>ECMA-123:2009</w:t>
          </w:r>
        </w:p>
        <w:p w14:paraId="27B48D4C" w14:textId="77777777" w:rsidR="00AA7866" w:rsidRDefault="00AA7866" w:rsidP="00E17A0F">
          <w:pPr>
            <w:pStyle w:val="aff"/>
            <w:spacing w:before="600" w:line="210" w:lineRule="exact"/>
            <w:jc w:val="right"/>
            <w:rPr>
              <w:sz w:val="18"/>
            </w:rPr>
          </w:pPr>
          <w:r>
            <w:rPr>
              <w:position w:val="2"/>
              <w:sz w:val="16"/>
            </w:rPr>
            <w:t>©</w:t>
          </w:r>
          <w:r>
            <w:rPr>
              <w:sz w:val="18"/>
            </w:rPr>
            <w:t> Ecma International 2009</w:t>
          </w:r>
        </w:p>
      </w:tc>
    </w:tr>
  </w:tbl>
  <w:p w14:paraId="34CAEE7F" w14:textId="77777777" w:rsidR="00AA7866" w:rsidRDefault="00AA7866">
    <w:pPr>
      <w:pStyle w:val="aff"/>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AA7866" w14:paraId="1294D058" w14:textId="77777777" w:rsidTr="002F0FA8">
      <w:trPr>
        <w:cantSplit/>
        <w:jc w:val="center"/>
      </w:trPr>
      <w:tc>
        <w:tcPr>
          <w:tcW w:w="3402" w:type="dxa"/>
        </w:tcPr>
        <w:p w14:paraId="115053AE" w14:textId="77777777" w:rsidR="00AA7866" w:rsidRDefault="00AA7866" w:rsidP="00876F1B">
          <w:pPr>
            <w:pStyle w:val="aff"/>
            <w:spacing w:before="540"/>
          </w:pPr>
          <w:r>
            <w:fldChar w:fldCharType="begin"/>
          </w:r>
          <w:r>
            <w:instrText xml:space="preserve">\PAGE \* ROMAN \* LOWER \* CHARFORMAT </w:instrText>
          </w:r>
          <w:r>
            <w:fldChar w:fldCharType="separate"/>
          </w:r>
          <w:r w:rsidR="00BC2562">
            <w:rPr>
              <w:noProof/>
            </w:rPr>
            <w:t>vi</w:t>
          </w:r>
          <w:r>
            <w:fldChar w:fldCharType="end"/>
          </w:r>
        </w:p>
      </w:tc>
      <w:tc>
        <w:tcPr>
          <w:tcW w:w="2948" w:type="dxa"/>
        </w:tcPr>
        <w:p w14:paraId="51A70789" w14:textId="77777777" w:rsidR="00AA7866" w:rsidRDefault="00AA7866" w:rsidP="00876F1B">
          <w:pPr>
            <w:pStyle w:val="aff"/>
            <w:spacing w:before="540"/>
            <w:jc w:val="center"/>
            <w:rPr>
              <w:b/>
              <w:sz w:val="16"/>
            </w:rPr>
          </w:pPr>
        </w:p>
      </w:tc>
      <w:tc>
        <w:tcPr>
          <w:tcW w:w="3402" w:type="dxa"/>
        </w:tcPr>
        <w:p w14:paraId="0FD8FDFF" w14:textId="77777777" w:rsidR="00AA7866" w:rsidRDefault="00AA7866" w:rsidP="001C60FC">
          <w:pPr>
            <w:pStyle w:val="aff"/>
            <w:spacing w:before="540"/>
            <w:jc w:val="right"/>
            <w:rPr>
              <w:sz w:val="16"/>
            </w:rPr>
          </w:pPr>
          <w:r>
            <w:rPr>
              <w:sz w:val="16"/>
            </w:rPr>
            <w:t>© Ecma International 2012</w:t>
          </w:r>
        </w:p>
      </w:tc>
    </w:tr>
  </w:tbl>
  <w:p w14:paraId="720975FD" w14:textId="77777777" w:rsidR="00AA7866" w:rsidRPr="003E745B" w:rsidRDefault="00AA7866" w:rsidP="003E745B">
    <w:pPr>
      <w:pStyle w:val="aff"/>
      <w:jc w:val="left"/>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AA7866" w14:paraId="563ADA41" w14:textId="77777777" w:rsidTr="002F0FA8">
      <w:trPr>
        <w:cantSplit/>
        <w:jc w:val="center"/>
      </w:trPr>
      <w:tc>
        <w:tcPr>
          <w:tcW w:w="3402" w:type="dxa"/>
        </w:tcPr>
        <w:p w14:paraId="5AE36BAA" w14:textId="77777777" w:rsidR="00AA7866" w:rsidRDefault="00AA7866" w:rsidP="00DB15F0">
          <w:pPr>
            <w:pStyle w:val="aff"/>
            <w:spacing w:before="540"/>
            <w:rPr>
              <w:b/>
              <w:sz w:val="16"/>
            </w:rPr>
          </w:pPr>
          <w:r>
            <w:rPr>
              <w:sz w:val="16"/>
            </w:rPr>
            <w:t>© Ecma International 2012</w:t>
          </w:r>
        </w:p>
      </w:tc>
      <w:tc>
        <w:tcPr>
          <w:tcW w:w="2948" w:type="dxa"/>
        </w:tcPr>
        <w:p w14:paraId="61A633CB" w14:textId="77777777" w:rsidR="00AA7866" w:rsidRDefault="00AA7866" w:rsidP="00876F1B">
          <w:pPr>
            <w:pStyle w:val="aff"/>
            <w:spacing w:before="540"/>
            <w:jc w:val="center"/>
            <w:rPr>
              <w:b/>
            </w:rPr>
          </w:pPr>
        </w:p>
      </w:tc>
      <w:tc>
        <w:tcPr>
          <w:tcW w:w="3402" w:type="dxa"/>
        </w:tcPr>
        <w:p w14:paraId="401DE72F" w14:textId="77777777" w:rsidR="00AA7866" w:rsidRDefault="00AA7866" w:rsidP="00876F1B">
          <w:pPr>
            <w:pStyle w:val="aff"/>
            <w:spacing w:before="540"/>
            <w:jc w:val="right"/>
          </w:pPr>
          <w:r>
            <w:fldChar w:fldCharType="begin"/>
          </w:r>
          <w:r>
            <w:instrText xml:space="preserve">\PAGE \* ROMAN \* LOWER \* CHARFORMAT </w:instrText>
          </w:r>
          <w:r>
            <w:fldChar w:fldCharType="separate"/>
          </w:r>
          <w:r w:rsidR="00BC2562">
            <w:rPr>
              <w:noProof/>
            </w:rPr>
            <w:t>v</w:t>
          </w:r>
          <w:r>
            <w:fldChar w:fldCharType="end"/>
          </w:r>
        </w:p>
      </w:tc>
    </w:tr>
  </w:tbl>
  <w:p w14:paraId="2AD3C3D6" w14:textId="77777777" w:rsidR="00AA7866" w:rsidRPr="003E745B" w:rsidRDefault="00AA7866" w:rsidP="003E745B">
    <w:pPr>
      <w:pStyle w:val="aff"/>
      <w:jc w:val="right"/>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Change w:id="33" w:author="Rev 6 Allen Wirfs-Brock" w:date="2012-02-23T16:42:00Z">
        <w:tblPr>
          <w:tblW w:w="0" w:type="auto"/>
          <w:jc w:val="center"/>
          <w:tblLayout w:type="fixed"/>
          <w:tblCellMar>
            <w:left w:w="0" w:type="dxa"/>
            <w:right w:w="0" w:type="dxa"/>
          </w:tblCellMar>
          <w:tblLook w:val="0000" w:firstRow="0" w:lastRow="0" w:firstColumn="0" w:lastColumn="0" w:noHBand="0" w:noVBand="0"/>
        </w:tblPr>
      </w:tblPrChange>
    </w:tblPr>
    <w:tblGrid>
      <w:gridCol w:w="4876"/>
      <w:gridCol w:w="4876"/>
      <w:tblGridChange w:id="34">
        <w:tblGrid>
          <w:gridCol w:w="4876"/>
          <w:gridCol w:w="4876"/>
        </w:tblGrid>
      </w:tblGridChange>
    </w:tblGrid>
    <w:tr w:rsidR="00AA7866" w14:paraId="785FA8FC" w14:textId="77777777" w:rsidTr="00550FEB">
      <w:trPr>
        <w:cantSplit/>
        <w:jc w:val="center"/>
        <w:trPrChange w:id="35" w:author="Rev 6 Allen Wirfs-Brock" w:date="2012-02-23T16:42:00Z">
          <w:trPr>
            <w:cantSplit/>
            <w:jc w:val="center"/>
          </w:trPr>
        </w:trPrChange>
      </w:trPr>
      <w:tc>
        <w:tcPr>
          <w:tcW w:w="4876" w:type="dxa"/>
          <w:tcPrChange w:id="36" w:author="Rev 6 Allen Wirfs-Brock" w:date="2012-02-23T16:42:00Z">
            <w:tcPr>
              <w:tcW w:w="4876" w:type="dxa"/>
            </w:tcPr>
          </w:tcPrChange>
        </w:tcPr>
        <w:p w14:paraId="24AA59BA" w14:textId="77777777" w:rsidR="00AA7866" w:rsidRDefault="00AA7866">
          <w:pPr>
            <w:pStyle w:val="aff"/>
            <w:spacing w:before="540"/>
            <w:rPr>
              <w:lang w:val="fr-FR"/>
            </w:rPr>
          </w:pPr>
          <w:r>
            <w:fldChar w:fldCharType="begin"/>
          </w:r>
          <w:r>
            <w:rPr>
              <w:lang w:val="fr-FR"/>
            </w:rPr>
            <w:instrText xml:space="preserve">\PAGE \* ROMAN \* LOWER \* CHARFORMAT </w:instrText>
          </w:r>
          <w:r>
            <w:fldChar w:fldCharType="separate"/>
          </w:r>
          <w:r>
            <w:rPr>
              <w:noProof/>
              <w:lang w:val="fr-FR"/>
            </w:rPr>
            <w:t>iv</w:t>
          </w:r>
          <w:r>
            <w:fldChar w:fldCharType="end"/>
          </w:r>
        </w:p>
      </w:tc>
      <w:tc>
        <w:tcPr>
          <w:tcW w:w="4876" w:type="dxa"/>
          <w:tcPrChange w:id="37" w:author="Rev 6 Allen Wirfs-Brock" w:date="2012-02-23T16:42:00Z">
            <w:tcPr>
              <w:tcW w:w="4876" w:type="dxa"/>
            </w:tcPr>
          </w:tcPrChange>
        </w:tcPr>
        <w:p w14:paraId="36410B6A" w14:textId="77777777" w:rsidR="00AA7866" w:rsidRDefault="00AA7866">
          <w:pPr>
            <w:pStyle w:val="aff"/>
            <w:spacing w:before="540"/>
            <w:jc w:val="right"/>
            <w:rPr>
              <w:sz w:val="16"/>
            </w:rPr>
          </w:pPr>
          <w:r>
            <w:rPr>
              <w:sz w:val="16"/>
            </w:rPr>
            <w:fldChar w:fldCharType="begin"/>
          </w:r>
          <w:r>
            <w:rPr>
              <w:sz w:val="16"/>
            </w:rPr>
            <w:instrText xml:space="preserve"> REF DDOrganization \* CHARFORMAT   </w:instrText>
          </w:r>
          <w:r>
            <w:rPr>
              <w:sz w:val="16"/>
            </w:rPr>
            <w:fldChar w:fldCharType="separate"/>
          </w:r>
          <w:ins w:id="38" w:author="Rev 8 Allen Wirfs-Brock" w:date="2012-06-15T19:42:00Z">
            <w:r>
              <w:rPr>
                <w:b/>
                <w:bCs/>
                <w:sz w:val="16"/>
                <w:lang w:val="en-US"/>
              </w:rPr>
              <w:t>Error! Reference source not found.</w:t>
            </w:r>
          </w:ins>
          <w:ins w:id="39" w:author="Rev 7 Allen Wirfs-Brock" w:date="2012-05-04T15:21:00Z">
            <w:del w:id="40" w:author="Rev 8 Allen Wirfs-Brock" w:date="2012-06-15T15:41:00Z">
              <w:r w:rsidDel="0099079E">
                <w:rPr>
                  <w:b/>
                  <w:bCs/>
                  <w:sz w:val="16"/>
                  <w:lang w:val="en-US"/>
                </w:rPr>
                <w:delText>Error! Reference source not found.</w:delText>
              </w:r>
            </w:del>
          </w:ins>
          <w:ins w:id="41" w:author="Allen Wirfs-Brock" w:date="2012-02-09T15:53:00Z">
            <w:del w:id="42" w:author="Rev 8 Allen Wirfs-Brock" w:date="2012-06-15T15:41:00Z">
              <w:r w:rsidDel="0099079E">
                <w:rPr>
                  <w:b/>
                  <w:bCs/>
                  <w:sz w:val="16"/>
                  <w:lang w:val="en-US"/>
                </w:rPr>
                <w:delText>Error! Reference source not found.</w:delText>
              </w:r>
            </w:del>
          </w:ins>
          <w:ins w:id="43" w:author="Rev 5 Allen Wirfs-Brock" w:date="2012-01-16T18:13:00Z">
            <w:del w:id="44" w:author="Rev 8 Allen Wirfs-Brock" w:date="2012-06-15T15:41:00Z">
              <w:r w:rsidDel="0099079E">
                <w:rPr>
                  <w:b/>
                  <w:bCs/>
                  <w:sz w:val="16"/>
                  <w:lang w:val="en-US"/>
                </w:rPr>
                <w:delText>Error! Reference source not found.</w:delText>
              </w:r>
            </w:del>
          </w:ins>
          <w:del w:id="45" w:author="Rev 8 Allen Wirfs-Brock" w:date="2012-06-15T15:41:00Z">
            <w:r w:rsidDel="0099079E">
              <w:rPr>
                <w:b/>
                <w:sz w:val="16"/>
              </w:rPr>
              <w:delText>Error! Reference source not found.</w:delText>
            </w:r>
          </w:del>
          <w:r>
            <w:fldChar w:fldCharType="end"/>
          </w:r>
        </w:p>
      </w:tc>
    </w:tr>
  </w:tbl>
  <w:p w14:paraId="08E2D6B1" w14:textId="77777777" w:rsidR="00AA7866" w:rsidRDefault="00AA7866">
    <w:pPr>
      <w:pStyle w:val="aff"/>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AA7866" w14:paraId="568C28B0" w14:textId="77777777" w:rsidTr="00364EA2">
      <w:trPr>
        <w:cantSplit/>
        <w:jc w:val="center"/>
      </w:trPr>
      <w:tc>
        <w:tcPr>
          <w:tcW w:w="3402" w:type="dxa"/>
        </w:tcPr>
        <w:p w14:paraId="0C98F099" w14:textId="77777777" w:rsidR="00AA7866" w:rsidRDefault="00AA7866" w:rsidP="00876F1B">
          <w:pPr>
            <w:pStyle w:val="aff"/>
            <w:spacing w:before="540"/>
            <w:rPr>
              <w:b/>
              <w:sz w:val="22"/>
            </w:rPr>
          </w:pPr>
          <w:r>
            <w:rPr>
              <w:b/>
              <w:sz w:val="22"/>
            </w:rPr>
            <w:fldChar w:fldCharType="begin"/>
          </w:r>
          <w:r>
            <w:rPr>
              <w:b/>
              <w:sz w:val="22"/>
            </w:rPr>
            <w:instrText xml:space="preserve">PAGE \* ARABIC \* CHARFORMAT </w:instrText>
          </w:r>
          <w:r>
            <w:rPr>
              <w:b/>
              <w:sz w:val="22"/>
            </w:rPr>
            <w:fldChar w:fldCharType="separate"/>
          </w:r>
          <w:r w:rsidR="00BC2562">
            <w:rPr>
              <w:b/>
              <w:noProof/>
              <w:sz w:val="22"/>
            </w:rPr>
            <w:t>12</w:t>
          </w:r>
          <w:r>
            <w:rPr>
              <w:b/>
              <w:sz w:val="22"/>
            </w:rPr>
            <w:fldChar w:fldCharType="end"/>
          </w:r>
        </w:p>
      </w:tc>
      <w:tc>
        <w:tcPr>
          <w:tcW w:w="2948" w:type="dxa"/>
        </w:tcPr>
        <w:p w14:paraId="6252DBFF" w14:textId="77777777" w:rsidR="00AA7866" w:rsidRDefault="00AA7866" w:rsidP="00876F1B">
          <w:pPr>
            <w:pStyle w:val="aff"/>
            <w:spacing w:before="540"/>
            <w:jc w:val="center"/>
            <w:rPr>
              <w:b/>
              <w:sz w:val="16"/>
            </w:rPr>
          </w:pPr>
        </w:p>
      </w:tc>
      <w:tc>
        <w:tcPr>
          <w:tcW w:w="3402" w:type="dxa"/>
        </w:tcPr>
        <w:p w14:paraId="1FCEAB3E" w14:textId="77777777" w:rsidR="00AA7866" w:rsidRDefault="00AA7866" w:rsidP="001C60FC">
          <w:pPr>
            <w:pStyle w:val="aff"/>
            <w:spacing w:before="540"/>
            <w:jc w:val="right"/>
            <w:rPr>
              <w:sz w:val="16"/>
            </w:rPr>
          </w:pPr>
          <w:r>
            <w:rPr>
              <w:sz w:val="16"/>
            </w:rPr>
            <w:t>© Ecma International 2012</w:t>
          </w:r>
        </w:p>
      </w:tc>
    </w:tr>
  </w:tbl>
  <w:p w14:paraId="5A01C67F" w14:textId="77777777" w:rsidR="00AA7866" w:rsidRPr="003E745B" w:rsidRDefault="00AA7866" w:rsidP="003E745B">
    <w:pPr>
      <w:pStyle w:val="aff"/>
      <w:jc w:val="left"/>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AA7866" w14:paraId="08B6F558" w14:textId="77777777" w:rsidTr="00542A4C">
      <w:trPr>
        <w:cantSplit/>
        <w:jc w:val="center"/>
      </w:trPr>
      <w:tc>
        <w:tcPr>
          <w:tcW w:w="3402" w:type="dxa"/>
        </w:tcPr>
        <w:p w14:paraId="6712AC3B" w14:textId="77777777" w:rsidR="00AA7866" w:rsidRDefault="00AA7866" w:rsidP="00DB15F0">
          <w:pPr>
            <w:pStyle w:val="aff"/>
            <w:spacing w:before="540"/>
            <w:rPr>
              <w:b/>
              <w:sz w:val="16"/>
            </w:rPr>
          </w:pPr>
          <w:r>
            <w:rPr>
              <w:sz w:val="16"/>
            </w:rPr>
            <w:t>© Ecma International 2012</w:t>
          </w:r>
        </w:p>
      </w:tc>
      <w:tc>
        <w:tcPr>
          <w:tcW w:w="2948" w:type="dxa"/>
        </w:tcPr>
        <w:p w14:paraId="52663943" w14:textId="77777777" w:rsidR="00AA7866" w:rsidRDefault="00AA7866" w:rsidP="00876F1B">
          <w:pPr>
            <w:pStyle w:val="aff"/>
            <w:spacing w:before="540"/>
            <w:jc w:val="center"/>
            <w:rPr>
              <w:b/>
              <w:sz w:val="22"/>
            </w:rPr>
          </w:pPr>
        </w:p>
      </w:tc>
      <w:tc>
        <w:tcPr>
          <w:tcW w:w="3402" w:type="dxa"/>
        </w:tcPr>
        <w:p w14:paraId="36AF9369" w14:textId="77777777" w:rsidR="00AA7866" w:rsidRDefault="00AA7866" w:rsidP="00876F1B">
          <w:pPr>
            <w:pStyle w:val="aff"/>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BC2562">
            <w:rPr>
              <w:b/>
              <w:noProof/>
              <w:sz w:val="22"/>
            </w:rPr>
            <w:t>11</w:t>
          </w:r>
          <w:r>
            <w:rPr>
              <w:b/>
              <w:sz w:val="22"/>
            </w:rPr>
            <w:fldChar w:fldCharType="end"/>
          </w:r>
        </w:p>
      </w:tc>
    </w:tr>
  </w:tbl>
  <w:p w14:paraId="6DEEEE68" w14:textId="77777777" w:rsidR="00AA7866" w:rsidRPr="003E745B" w:rsidRDefault="00AA7866" w:rsidP="003E745B">
    <w:pPr>
      <w:pStyle w:val="aff"/>
      <w:jc w:val="right"/>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AA7866" w14:paraId="3FAA1AC8" w14:textId="77777777" w:rsidTr="002F0FA8">
      <w:trPr>
        <w:cantSplit/>
        <w:jc w:val="center"/>
      </w:trPr>
      <w:tc>
        <w:tcPr>
          <w:tcW w:w="3402" w:type="dxa"/>
        </w:tcPr>
        <w:p w14:paraId="555D12D0" w14:textId="77777777" w:rsidR="00AA7866" w:rsidRDefault="00AA7866" w:rsidP="00DB15F0">
          <w:pPr>
            <w:pStyle w:val="aff"/>
            <w:spacing w:before="540"/>
            <w:rPr>
              <w:b/>
              <w:sz w:val="16"/>
            </w:rPr>
          </w:pPr>
          <w:r>
            <w:rPr>
              <w:sz w:val="16"/>
            </w:rPr>
            <w:t>© Ecma International 2012</w:t>
          </w:r>
        </w:p>
      </w:tc>
      <w:tc>
        <w:tcPr>
          <w:tcW w:w="2948" w:type="dxa"/>
        </w:tcPr>
        <w:p w14:paraId="6EA7958B" w14:textId="77777777" w:rsidR="00AA7866" w:rsidRDefault="00AA7866" w:rsidP="00876F1B">
          <w:pPr>
            <w:pStyle w:val="aff"/>
            <w:spacing w:before="540"/>
            <w:jc w:val="center"/>
            <w:rPr>
              <w:b/>
              <w:sz w:val="22"/>
            </w:rPr>
          </w:pPr>
        </w:p>
      </w:tc>
      <w:tc>
        <w:tcPr>
          <w:tcW w:w="3402" w:type="dxa"/>
        </w:tcPr>
        <w:p w14:paraId="2E20E97D" w14:textId="77777777" w:rsidR="00AA7866" w:rsidRDefault="00AA7866" w:rsidP="00876F1B">
          <w:pPr>
            <w:pStyle w:val="aff"/>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BC2562">
            <w:rPr>
              <w:b/>
              <w:noProof/>
              <w:sz w:val="22"/>
            </w:rPr>
            <w:t>1</w:t>
          </w:r>
          <w:r>
            <w:rPr>
              <w:b/>
              <w:sz w:val="22"/>
            </w:rPr>
            <w:fldChar w:fldCharType="end"/>
          </w:r>
        </w:p>
      </w:tc>
    </w:tr>
  </w:tbl>
  <w:p w14:paraId="7BD2313C" w14:textId="77777777" w:rsidR="00AA7866" w:rsidRPr="003E745B" w:rsidRDefault="00AA7866" w:rsidP="003E745B">
    <w:pPr>
      <w:pStyle w:val="aff"/>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9B4D4A6" w14:textId="77777777" w:rsidR="009A3321" w:rsidRDefault="009A3321">
      <w:r>
        <w:separator/>
      </w:r>
    </w:p>
  </w:footnote>
  <w:footnote w:type="continuationSeparator" w:id="0">
    <w:p w14:paraId="78ED90A2" w14:textId="77777777" w:rsidR="009A3321" w:rsidRDefault="009A3321">
      <w:r>
        <w:continuationSeparator/>
      </w:r>
    </w:p>
  </w:footnote>
  <w:footnote w:id="1">
    <w:p w14:paraId="6E9383AE" w14:textId="77777777" w:rsidR="00AA7866" w:rsidRPr="00141261" w:rsidRDefault="00AA7866" w:rsidP="00990F07">
      <w:pPr>
        <w:pStyle w:val="aff2"/>
        <w:rPr>
          <w:lang w:val="en-US"/>
        </w:rPr>
      </w:pPr>
      <w:r>
        <w:rPr>
          <w:rStyle w:val="aff1"/>
        </w:rPr>
        <w:footnoteRef/>
      </w:r>
      <w:r>
        <w:t xml:space="preserve"> Note: Please note that for ECMAScript Edition 4 the Ecma standard number “ECMA-262 Edition 4” was reserved but not used in the Ecma publication process. Therefore “ECMA-262 Edition 4” as an Ecma International publication does not exist.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AA643E2" w14:textId="77777777" w:rsidR="00AA7866" w:rsidRDefault="00AA7866">
    <w:pPr>
      <w:pStyle w:val="aff4"/>
    </w:pPr>
    <w:r>
      <w:rPr>
        <w:noProof/>
        <w:lang w:eastAsia="en-US"/>
      </w:rPr>
      <w:pict w14:anchorId="5C1B6580">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66" type="#_x0000_t136" style="position:absolute;left:0;text-align:left;margin-left:0;margin-top:0;width:515.6pt;height:171.85pt;rotation:315;z-index:-25166080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B8EC9C4" w14:textId="77777777" w:rsidR="00AA7866" w:rsidRDefault="00AA7866">
    <w:pPr>
      <w:pStyle w:val="aff4"/>
    </w:pPr>
    <w:r>
      <w:rPr>
        <w:noProof/>
        <w:lang w:eastAsia="en-US"/>
      </w:rPr>
      <w:pict w14:anchorId="1A3E69C5">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 o:spid="_x0000_s2075" type="#_x0000_t136" style="position:absolute;left:0;text-align:left;margin-left:0;margin-top:0;width:515.6pt;height:171.85pt;rotation:315;z-index:-25165158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EBB8771" w14:textId="77777777" w:rsidR="00AA7866" w:rsidRDefault="00AA7866">
    <w:pPr>
      <w:pStyle w:val="aff4"/>
    </w:pPr>
    <w:r>
      <w:rPr>
        <w:noProof/>
        <w:lang w:eastAsia="en-US"/>
      </w:rPr>
      <w:pict w14:anchorId="676C5BD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 o:spid="_x0000_s2074" type="#_x0000_t136" style="position:absolute;left:0;text-align:left;margin-left:0;margin-top:0;width:515.6pt;height:171.85pt;rotation:315;z-index:-251652608;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43F3A8C" w14:textId="77777777" w:rsidR="00AA7866" w:rsidRDefault="00AA7866">
    <w:pPr>
      <w:pStyle w:val="aff4"/>
    </w:pPr>
    <w:r>
      <w:rPr>
        <w:noProof/>
        <w:lang w:eastAsia="en-US"/>
      </w:rPr>
      <w:pict w14:anchorId="430D416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 o:spid="_x0000_s2076" type="#_x0000_t136" style="position:absolute;left:0;text-align:left;margin-left:0;margin-top:0;width:515.6pt;height:171.85pt;rotation:315;z-index:-25165056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CellMar>
        <w:left w:w="0" w:type="dxa"/>
        <w:right w:w="0" w:type="dxa"/>
      </w:tblCellMar>
      <w:tblLook w:val="0000" w:firstRow="0" w:lastRow="0" w:firstColumn="0" w:lastColumn="0" w:noHBand="0" w:noVBand="0"/>
      <w:tblPrChange w:id="12" w:author="Rev 6 Allen Wirfs-Brock" w:date="2012-02-23T16:42:00Z">
        <w:tblPr>
          <w:tblW w:w="0" w:type="auto"/>
          <w:tblLayout w:type="fixed"/>
          <w:tblCellMar>
            <w:left w:w="0" w:type="dxa"/>
            <w:right w:w="0" w:type="dxa"/>
          </w:tblCellMar>
          <w:tblLook w:val="0000" w:firstRow="0" w:lastRow="0" w:firstColumn="0" w:lastColumn="0" w:noHBand="0" w:noVBand="0"/>
        </w:tblPr>
      </w:tblPrChange>
    </w:tblPr>
    <w:tblGrid>
      <w:gridCol w:w="3318"/>
      <w:gridCol w:w="3318"/>
      <w:tblGridChange w:id="13">
        <w:tblGrid>
          <w:gridCol w:w="3318"/>
          <w:gridCol w:w="3318"/>
        </w:tblGrid>
      </w:tblGridChange>
    </w:tblGrid>
    <w:tr w:rsidR="00AA7866" w14:paraId="6F85D3F7" w14:textId="77777777" w:rsidTr="00550FEB">
      <w:trPr>
        <w:cantSplit/>
        <w:trHeight w:val="560"/>
        <w:trPrChange w:id="14" w:author="Rev 6 Allen Wirfs-Brock" w:date="2012-02-23T16:42:00Z">
          <w:trPr>
            <w:cantSplit/>
            <w:trHeight w:hRule="exact" w:val="560"/>
          </w:trPr>
        </w:trPrChange>
      </w:trPr>
      <w:tc>
        <w:tcPr>
          <w:tcW w:w="3318" w:type="dxa"/>
          <w:tcPrChange w:id="15" w:author="Rev 6 Allen Wirfs-Brock" w:date="2012-02-23T16:42:00Z">
            <w:tcPr>
              <w:tcW w:w="3318" w:type="dxa"/>
            </w:tcPr>
          </w:tcPrChange>
        </w:tcPr>
        <w:p w14:paraId="7BA9BD8D" w14:textId="77777777" w:rsidR="00AA7866" w:rsidRDefault="00AA7866">
          <w:pPr>
            <w:pStyle w:val="aff4"/>
            <w:spacing w:after="300" w:line="240" w:lineRule="exact"/>
            <w:rPr>
              <w:b w:val="0"/>
            </w:rPr>
          </w:pPr>
          <w:r>
            <w:rPr>
              <w:noProof/>
              <w:lang w:eastAsia="en-US"/>
            </w:rPr>
            <w:pict w14:anchorId="2211C82D">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65" type="#_x0000_t136" style="position:absolute;left:0;text-align:left;margin-left:0;margin-top:0;width:515.6pt;height:171.85pt;rotation:315;z-index:-25166182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tc>
      <w:tc>
        <w:tcPr>
          <w:tcW w:w="3318" w:type="dxa"/>
          <w:tcPrChange w:id="16" w:author="Rev 6 Allen Wirfs-Brock" w:date="2012-02-23T16:42:00Z">
            <w:tcPr>
              <w:tcW w:w="3318" w:type="dxa"/>
            </w:tcPr>
          </w:tcPrChange>
        </w:tcPr>
        <w:p w14:paraId="39D9B1C6" w14:textId="77777777" w:rsidR="00AA7866" w:rsidRDefault="00AA7866">
          <w:pPr>
            <w:pStyle w:val="aff4"/>
            <w:spacing w:after="300" w:line="240" w:lineRule="exact"/>
            <w:jc w:val="right"/>
            <w:rPr>
              <w:b w:val="0"/>
            </w:rPr>
          </w:pPr>
        </w:p>
      </w:tc>
    </w:tr>
  </w:tbl>
  <w:p w14:paraId="7C219F2A" w14:textId="77777777" w:rsidR="00AA7866" w:rsidRDefault="00AA7866">
    <w:pPr>
      <w:pStyle w:val="aff4"/>
      <w:spacing w:line="240" w:lineRule="exac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A06F782" w14:textId="77777777" w:rsidR="00AA7866" w:rsidRDefault="00AA7866">
    <w:pPr>
      <w:pStyle w:val="aff4"/>
    </w:pPr>
    <w:r>
      <w:rPr>
        <w:noProof/>
        <w:lang w:eastAsia="en-US"/>
      </w:rPr>
      <w:pict w14:anchorId="1F3936A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67" type="#_x0000_t136" style="position:absolute;left:0;text-align:left;margin-left:0;margin-top:0;width:515.6pt;height:171.85pt;rotation:315;z-index:-25165977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8CA7CE6" w14:textId="77777777" w:rsidR="00AA7866" w:rsidRPr="000A4BD3" w:rsidRDefault="00AA7866" w:rsidP="000A4BD3">
    <w:pPr>
      <w:pStyle w:val="aff4"/>
    </w:pPr>
    <w:r>
      <w:rPr>
        <w:noProof/>
        <w:lang w:eastAsia="en-US"/>
      </w:rPr>
      <w:pict w14:anchorId="70F33388">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 o:spid="_x0000_s2069" type="#_x0000_t136" style="position:absolute;left:0;text-align:left;margin-left:0;margin-top:0;width:515.6pt;height:171.85pt;rotation:315;z-index:-251657728;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pict w14:anchorId="3D0CDA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3" type="#_x0000_t75" style="position:absolute;left:0;text-align:left;margin-left:13.9pt;margin-top:-8.25pt;width:518.75pt;height:48.85pt;z-index:-251663872;mso-position-vertical-relative:line">
          <v:imagedata r:id="rId1" o:title="Head 2 ECMA"/>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7083DD2" w14:textId="77777777" w:rsidR="00AA7866" w:rsidRPr="0012311B" w:rsidRDefault="00AA7866" w:rsidP="0012311B">
    <w:pPr>
      <w:pStyle w:val="aff4"/>
    </w:pPr>
    <w:r>
      <w:rPr>
        <w:noProof/>
        <w:lang w:eastAsia="en-US"/>
      </w:rPr>
      <w:pict w14:anchorId="312532F0">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68" type="#_x0000_t136" style="position:absolute;left:0;text-align:left;margin-left:0;margin-top:0;width:515.6pt;height:171.85pt;rotation:315;z-index:-25165875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pict w14:anchorId="7B1FED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4" type="#_x0000_t75" style="position:absolute;left:0;text-align:left;margin-left:-15.6pt;margin-top:-8.25pt;width:518.75pt;height:48.85pt;z-index:-251662848;mso-position-vertical-relative:line">
          <v:imagedata r:id="rId1" o:title="Head 2 ECMA"/>
        </v:shape>
      </w:pic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4C35728" w14:textId="77777777" w:rsidR="00AA7866" w:rsidRPr="003E745B" w:rsidRDefault="00AA7866">
    <w:pPr>
      <w:pStyle w:val="aff4"/>
    </w:pPr>
    <w:r>
      <w:rPr>
        <w:noProof/>
        <w:lang w:eastAsia="en-US"/>
      </w:rPr>
      <w:pict w14:anchorId="12F1441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 o:spid="_x0000_s2070" type="#_x0000_t136" style="position:absolute;left:0;text-align:left;margin-left:0;margin-top:0;width:515.6pt;height:171.85pt;rotation:315;z-index:-25165670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sidRPr="003E745B">
      <w:fldChar w:fldCharType="begin"/>
    </w:r>
    <w:r w:rsidRPr="003E745B">
      <w:instrText xml:space="preserve"> REF LibEnteteISO \* CHARFORMAT </w:instrText>
    </w:r>
    <w:r w:rsidRPr="003E745B">
      <w:fldChar w:fldCharType="separate"/>
    </w:r>
    <w:ins w:id="25" w:author="Rev 8 Allen Wirfs-Brock" w:date="2012-06-15T19:42:00Z">
      <w:r>
        <w:rPr>
          <w:b w:val="0"/>
          <w:bCs/>
          <w:lang w:val="en-US"/>
        </w:rPr>
        <w:t>Error! Reference source not found.</w:t>
      </w:r>
    </w:ins>
    <w:ins w:id="26" w:author="Rev 7 Allen Wirfs-Brock" w:date="2012-05-04T15:21:00Z">
      <w:del w:id="27" w:author="Rev 8 Allen Wirfs-Brock" w:date="2012-06-15T15:41:00Z">
        <w:r w:rsidDel="0099079E">
          <w:rPr>
            <w:b w:val="0"/>
            <w:bCs/>
            <w:lang w:val="en-US"/>
          </w:rPr>
          <w:delText>Error! Reference source not found.</w:delText>
        </w:r>
      </w:del>
    </w:ins>
    <w:ins w:id="28" w:author="Allen Wirfs-Brock" w:date="2012-02-09T15:53:00Z">
      <w:del w:id="29" w:author="Rev 8 Allen Wirfs-Brock" w:date="2012-06-15T15:41:00Z">
        <w:r w:rsidDel="0099079E">
          <w:rPr>
            <w:b w:val="0"/>
            <w:bCs/>
            <w:lang w:val="en-US"/>
          </w:rPr>
          <w:delText>Error! Reference source not found.</w:delText>
        </w:r>
      </w:del>
    </w:ins>
    <w:ins w:id="30" w:author="Rev 5 Allen Wirfs-Brock" w:date="2012-01-16T18:13:00Z">
      <w:del w:id="31" w:author="Rev 8 Allen Wirfs-Brock" w:date="2012-06-15T15:41:00Z">
        <w:r w:rsidDel="0099079E">
          <w:rPr>
            <w:b w:val="0"/>
            <w:bCs/>
            <w:lang w:val="en-US"/>
          </w:rPr>
          <w:delText>Error! Reference source not found.</w:delText>
        </w:r>
      </w:del>
    </w:ins>
    <w:del w:id="32" w:author="Rev 8 Allen Wirfs-Brock" w:date="2012-06-15T15:41:00Z">
      <w:r w:rsidDel="0099079E">
        <w:rPr>
          <w:b w:val="0"/>
        </w:rPr>
        <w:delText>Error! Reference source not found.</w:delText>
      </w:r>
    </w:del>
    <w:r w:rsidRPr="003E745B">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8BE8A87" w14:textId="77777777" w:rsidR="00AA7866" w:rsidRDefault="00AA7866" w:rsidP="006E638D">
    <w:pPr>
      <w:pStyle w:val="aff4"/>
      <w:jc w:val="left"/>
    </w:pPr>
    <w:r>
      <w:rPr>
        <w:noProof/>
        <w:lang w:eastAsia="en-US"/>
      </w:rPr>
      <w:pict w14:anchorId="4CCE99C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72" type="#_x0000_t136" style="position:absolute;margin-left:0;margin-top:0;width:515.6pt;height:171.85pt;rotation:315;z-index:-25165465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pict w14:anchorId="2CEF06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margin-left:-15.35pt;margin-top:-11.65pt;width:518.75pt;height:48.85pt;z-index:-251665920;mso-position-vertical-relative:line">
          <v:imagedata r:id="rId1" o:title="Head 2 ECMA"/>
        </v:shape>
      </w:pic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47E15FD" w14:textId="77777777" w:rsidR="00AA7866" w:rsidRPr="00A4406C" w:rsidRDefault="00AA7866" w:rsidP="00A4406C">
    <w:pPr>
      <w:pStyle w:val="aff4"/>
    </w:pPr>
    <w:r>
      <w:rPr>
        <w:noProof/>
        <w:lang w:eastAsia="en-US"/>
      </w:rPr>
      <w:pict w14:anchorId="68E191FD">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71" type="#_x0000_t136" style="position:absolute;left:0;text-align:left;margin-left:0;margin-top:0;width:515.6pt;height:171.85pt;rotation:315;z-index:-25165568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pict w14:anchorId="30AA8C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2" type="#_x0000_t75" style="position:absolute;left:0;text-align:left;margin-left:-16.35pt;margin-top:-12.4pt;width:518.75pt;height:48.85pt;z-index:-251664896;mso-position-vertical-relative:line">
          <v:imagedata r:id="rId1" o:title="Head 2 ECMA"/>
        </v:shape>
      </w:pic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AB117E9" w14:textId="77777777" w:rsidR="00AA7866" w:rsidRPr="003E745B" w:rsidRDefault="00AA7866" w:rsidP="003E745B">
    <w:pPr>
      <w:pStyle w:val="aff4"/>
    </w:pPr>
    <w:r>
      <w:rPr>
        <w:noProof/>
        <w:lang w:eastAsia="en-US"/>
      </w:rPr>
      <w:pict w14:anchorId="19D337F6">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 o:spid="_x0000_s2073" type="#_x0000_t136" style="position:absolute;left:0;text-align:left;margin-left:0;margin-top:0;width:515.6pt;height:171.85pt;rotation:315;z-index:-25165363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Pr>
        <w:noProof/>
        <w:lang w:val="en-US" w:eastAsia="en-US"/>
      </w:rPr>
      <w:pict w14:anchorId="5716A1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17.85pt;margin-top:-13.15pt;width:518.75pt;height:48.85pt;z-index:-251666944;mso-position-vertical-relative:line">
          <v:imagedata r:id="rId1" o:title="Head 2 ECMA"/>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52C6D3A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3D2C5496"/>
    <w:lvl w:ilvl="0">
      <w:start w:val="1"/>
      <w:numFmt w:val="decimal"/>
      <w:pStyle w:val="5"/>
      <w:lvlText w:val="%1."/>
      <w:lvlJc w:val="left"/>
      <w:pPr>
        <w:tabs>
          <w:tab w:val="num" w:pos="1492"/>
        </w:tabs>
        <w:ind w:left="1492" w:hanging="360"/>
      </w:pPr>
    </w:lvl>
  </w:abstractNum>
  <w:abstractNum w:abstractNumId="2">
    <w:nsid w:val="FFFFFF80"/>
    <w:multiLevelType w:val="singleLevel"/>
    <w:tmpl w:val="C61A574A"/>
    <w:lvl w:ilvl="0">
      <w:start w:val="1"/>
      <w:numFmt w:val="bullet"/>
      <w:pStyle w:val="50"/>
      <w:lvlText w:val=""/>
      <w:lvlJc w:val="left"/>
      <w:pPr>
        <w:tabs>
          <w:tab w:val="num" w:pos="1492"/>
        </w:tabs>
        <w:ind w:left="1492" w:hanging="360"/>
      </w:pPr>
      <w:rPr>
        <w:rFonts w:ascii="Symbol" w:hAnsi="Symbol" w:hint="default"/>
      </w:rPr>
    </w:lvl>
  </w:abstractNum>
  <w:abstractNum w:abstractNumId="3">
    <w:nsid w:val="FFFFFF81"/>
    <w:multiLevelType w:val="singleLevel"/>
    <w:tmpl w:val="193C76E6"/>
    <w:lvl w:ilvl="0">
      <w:start w:val="1"/>
      <w:numFmt w:val="bullet"/>
      <w:pStyle w:val="4"/>
      <w:lvlText w:val=""/>
      <w:lvlJc w:val="left"/>
      <w:pPr>
        <w:tabs>
          <w:tab w:val="num" w:pos="1209"/>
        </w:tabs>
        <w:ind w:left="1209" w:hanging="360"/>
      </w:pPr>
      <w:rPr>
        <w:rFonts w:ascii="Symbol" w:hAnsi="Symbol" w:hint="default"/>
      </w:rPr>
    </w:lvl>
  </w:abstractNum>
  <w:abstractNum w:abstractNumId="4">
    <w:nsid w:val="FFFFFF82"/>
    <w:multiLevelType w:val="singleLevel"/>
    <w:tmpl w:val="61BE3B8C"/>
    <w:lvl w:ilvl="0">
      <w:start w:val="1"/>
      <w:numFmt w:val="bullet"/>
      <w:pStyle w:val="3"/>
      <w:lvlText w:val=""/>
      <w:lvlJc w:val="left"/>
      <w:pPr>
        <w:tabs>
          <w:tab w:val="num" w:pos="926"/>
        </w:tabs>
        <w:ind w:left="926" w:hanging="360"/>
      </w:pPr>
      <w:rPr>
        <w:rFonts w:ascii="Symbol" w:hAnsi="Symbol" w:hint="default"/>
      </w:rPr>
    </w:lvl>
  </w:abstractNum>
  <w:abstractNum w:abstractNumId="5">
    <w:nsid w:val="FFFFFF83"/>
    <w:multiLevelType w:val="singleLevel"/>
    <w:tmpl w:val="5BEAAE5C"/>
    <w:lvl w:ilvl="0">
      <w:start w:val="1"/>
      <w:numFmt w:val="bullet"/>
      <w:pStyle w:val="2"/>
      <w:lvlText w:val=""/>
      <w:lvlJc w:val="left"/>
      <w:pPr>
        <w:tabs>
          <w:tab w:val="num" w:pos="643"/>
        </w:tabs>
        <w:ind w:left="643" w:hanging="360"/>
      </w:pPr>
      <w:rPr>
        <w:rFonts w:ascii="Symbol" w:hAnsi="Symbol" w:hint="default"/>
      </w:rPr>
    </w:lvl>
  </w:abstractNum>
  <w:abstractNum w:abstractNumId="6">
    <w:nsid w:val="FFFFFF89"/>
    <w:multiLevelType w:val="singleLevel"/>
    <w:tmpl w:val="E0641914"/>
    <w:lvl w:ilvl="0">
      <w:start w:val="1"/>
      <w:numFmt w:val="bullet"/>
      <w:pStyle w:val="a"/>
      <w:lvlText w:val=""/>
      <w:lvlJc w:val="left"/>
      <w:pPr>
        <w:tabs>
          <w:tab w:val="num" w:pos="360"/>
        </w:tabs>
        <w:ind w:left="360" w:hanging="360"/>
      </w:pPr>
      <w:rPr>
        <w:rFonts w:ascii="Symbol" w:hAnsi="Symbol" w:hint="default"/>
      </w:rPr>
    </w:lvl>
  </w:abstractNum>
  <w:abstractNum w:abstractNumId="7">
    <w:nsid w:val="001A0198"/>
    <w:multiLevelType w:val="multilevel"/>
    <w:tmpl w:val="7F9AB868"/>
    <w:numStyleLink w:val="ag3"/>
  </w:abstractNum>
  <w:abstractNum w:abstractNumId="8">
    <w:nsid w:val="003943F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
    <w:nsid w:val="003A4F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
    <w:nsid w:val="00670C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
    <w:nsid w:val="006841A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
    <w:nsid w:val="009510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
    <w:nsid w:val="00AB5139"/>
    <w:multiLevelType w:val="multilevel"/>
    <w:tmpl w:val="7F9AB868"/>
    <w:numStyleLink w:val="ag3"/>
  </w:abstractNum>
  <w:abstractNum w:abstractNumId="14">
    <w:nsid w:val="00B423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
    <w:nsid w:val="00D521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
    <w:nsid w:val="00E74A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
    <w:nsid w:val="01084C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
    <w:nsid w:val="01402830"/>
    <w:multiLevelType w:val="multilevel"/>
    <w:tmpl w:val="E708A6E4"/>
    <w:lvl w:ilvl="0">
      <w:start w:val="4"/>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
    <w:nsid w:val="014E42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
    <w:nsid w:val="016B1A59"/>
    <w:multiLevelType w:val="multilevel"/>
    <w:tmpl w:val="7F9AB868"/>
    <w:numStyleLink w:val="ag3"/>
  </w:abstractNum>
  <w:abstractNum w:abstractNumId="21">
    <w:nsid w:val="01762C26"/>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2">
    <w:nsid w:val="018869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
    <w:nsid w:val="01EC57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
    <w:nsid w:val="021C1CFE"/>
    <w:multiLevelType w:val="multilevel"/>
    <w:tmpl w:val="7F9AB868"/>
    <w:numStyleLink w:val="ag3"/>
  </w:abstractNum>
  <w:abstractNum w:abstractNumId="25">
    <w:nsid w:val="025064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
    <w:nsid w:val="025530E9"/>
    <w:multiLevelType w:val="multilevel"/>
    <w:tmpl w:val="7F9AB868"/>
    <w:numStyleLink w:val="ag3"/>
  </w:abstractNum>
  <w:abstractNum w:abstractNumId="27">
    <w:nsid w:val="029C3C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
    <w:nsid w:val="02CB50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
    <w:nsid w:val="030349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
    <w:nsid w:val="030457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
    <w:nsid w:val="031E54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
    <w:nsid w:val="03296C74"/>
    <w:multiLevelType w:val="multilevel"/>
    <w:tmpl w:val="7F9AB868"/>
    <w:numStyleLink w:val="ag3"/>
  </w:abstractNum>
  <w:abstractNum w:abstractNumId="33">
    <w:nsid w:val="03451B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
    <w:nsid w:val="035D24FA"/>
    <w:multiLevelType w:val="multilevel"/>
    <w:tmpl w:val="07DAA43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
    <w:nsid w:val="03673A9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
    <w:nsid w:val="038357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
    <w:nsid w:val="03877BBA"/>
    <w:multiLevelType w:val="hybridMultilevel"/>
    <w:tmpl w:val="D804A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3A8000A"/>
    <w:multiLevelType w:val="multilevel"/>
    <w:tmpl w:val="7F9AB868"/>
    <w:numStyleLink w:val="ag3"/>
  </w:abstractNum>
  <w:abstractNum w:abstractNumId="39">
    <w:nsid w:val="03B035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
    <w:nsid w:val="03B147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
    <w:nsid w:val="03C24EC9"/>
    <w:multiLevelType w:val="multilevel"/>
    <w:tmpl w:val="7F9AB868"/>
    <w:numStyleLink w:val="ag3"/>
  </w:abstractNum>
  <w:abstractNum w:abstractNumId="42">
    <w:nsid w:val="03C36C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
    <w:nsid w:val="03C66D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
    <w:nsid w:val="03FE4A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
    <w:nsid w:val="04223AE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
    <w:nsid w:val="04487A70"/>
    <w:multiLevelType w:val="multilevel"/>
    <w:tmpl w:val="7F9AB868"/>
    <w:numStyleLink w:val="ag3"/>
  </w:abstractNum>
  <w:abstractNum w:abstractNumId="47">
    <w:nsid w:val="04670A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
    <w:nsid w:val="048B01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
    <w:nsid w:val="04AF5BD9"/>
    <w:multiLevelType w:val="multilevel"/>
    <w:tmpl w:val="7D4AE8F4"/>
    <w:lvl w:ilvl="0">
      <w:start w:val="1"/>
      <w:numFmt w:val="decimal"/>
      <w:lvlText w:val="%1."/>
      <w:lvlJc w:val="left"/>
      <w:pPr>
        <w:tabs>
          <w:tab w:val="num" w:pos="360"/>
        </w:tabs>
        <w:ind w:left="360" w:hanging="360"/>
      </w:pPr>
      <w:rPr>
        <w:rFonts w:hint="default"/>
        <w:color w:val="FF000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
    <w:nsid w:val="04B41F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
    <w:nsid w:val="04B424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
    <w:nsid w:val="04C7073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
    <w:nsid w:val="04E61A42"/>
    <w:multiLevelType w:val="multilevel"/>
    <w:tmpl w:val="7F9AB868"/>
    <w:numStyleLink w:val="ag3"/>
  </w:abstractNum>
  <w:abstractNum w:abstractNumId="54">
    <w:nsid w:val="051070EA"/>
    <w:multiLevelType w:val="multilevel"/>
    <w:tmpl w:val="7F9AB868"/>
    <w:numStyleLink w:val="ag3"/>
  </w:abstractNum>
  <w:abstractNum w:abstractNumId="55">
    <w:nsid w:val="055D5E30"/>
    <w:multiLevelType w:val="multilevel"/>
    <w:tmpl w:val="7F9AB868"/>
    <w:numStyleLink w:val="ag3"/>
  </w:abstractNum>
  <w:abstractNum w:abstractNumId="56">
    <w:nsid w:val="055E1B9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
    <w:nsid w:val="058448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
    <w:nsid w:val="05C7576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9">
    <w:nsid w:val="05E5537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
    <w:nsid w:val="05F252BD"/>
    <w:multiLevelType w:val="singleLevel"/>
    <w:tmpl w:val="074C56F8"/>
    <w:lvl w:ilvl="0">
      <w:start w:val="1"/>
      <w:numFmt w:val="decimal"/>
      <w:pStyle w:val="Bibliography1"/>
      <w:lvlText w:val="[%1]"/>
      <w:lvlJc w:val="left"/>
      <w:pPr>
        <w:tabs>
          <w:tab w:val="num" w:pos="360"/>
        </w:tabs>
        <w:ind w:left="360" w:hanging="360"/>
      </w:pPr>
    </w:lvl>
  </w:abstractNum>
  <w:abstractNum w:abstractNumId="61">
    <w:nsid w:val="0620288A"/>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2">
    <w:nsid w:val="063C4C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
    <w:nsid w:val="06440C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
    <w:nsid w:val="06D829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
    <w:nsid w:val="06FF2467"/>
    <w:multiLevelType w:val="multilevel"/>
    <w:tmpl w:val="7F9AB868"/>
    <w:numStyleLink w:val="ag3"/>
  </w:abstractNum>
  <w:abstractNum w:abstractNumId="66">
    <w:nsid w:val="072E32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
    <w:nsid w:val="07805C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
    <w:nsid w:val="079104EB"/>
    <w:multiLevelType w:val="multilevel"/>
    <w:tmpl w:val="7F9AB868"/>
    <w:numStyleLink w:val="ag3"/>
  </w:abstractNum>
  <w:abstractNum w:abstractNumId="69">
    <w:nsid w:val="079A3D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
    <w:nsid w:val="079C1C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
    <w:nsid w:val="07A456A4"/>
    <w:multiLevelType w:val="multilevel"/>
    <w:tmpl w:val="07DAA43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
    <w:nsid w:val="07C66F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
    <w:nsid w:val="07D061A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
    <w:nsid w:val="07F504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
    <w:nsid w:val="08A55008"/>
    <w:multiLevelType w:val="multilevel"/>
    <w:tmpl w:val="791EE6E4"/>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76">
    <w:nsid w:val="08C229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
    <w:nsid w:val="08C92840"/>
    <w:multiLevelType w:val="multilevel"/>
    <w:tmpl w:val="7F9AB868"/>
    <w:numStyleLink w:val="ag3"/>
  </w:abstractNum>
  <w:abstractNum w:abstractNumId="78">
    <w:nsid w:val="090771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
    <w:nsid w:val="090C3C2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
    <w:nsid w:val="091113C1"/>
    <w:multiLevelType w:val="multilevel"/>
    <w:tmpl w:val="7F9AB868"/>
    <w:numStyleLink w:val="ag3"/>
  </w:abstractNum>
  <w:abstractNum w:abstractNumId="81">
    <w:nsid w:val="092C09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
    <w:nsid w:val="09361EF2"/>
    <w:multiLevelType w:val="multilevel"/>
    <w:tmpl w:val="7F9AB868"/>
    <w:numStyleLink w:val="ag3"/>
  </w:abstractNum>
  <w:abstractNum w:abstractNumId="83">
    <w:nsid w:val="095D5CE9"/>
    <w:multiLevelType w:val="multilevel"/>
    <w:tmpl w:val="7F9AB868"/>
    <w:numStyleLink w:val="ag3"/>
  </w:abstractNum>
  <w:abstractNum w:abstractNumId="84">
    <w:nsid w:val="09AD6F6F"/>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5">
    <w:nsid w:val="09C02A59"/>
    <w:multiLevelType w:val="multilevel"/>
    <w:tmpl w:val="7F9AB868"/>
    <w:numStyleLink w:val="ag3"/>
  </w:abstractNum>
  <w:abstractNum w:abstractNumId="86">
    <w:nsid w:val="09DA24CA"/>
    <w:multiLevelType w:val="multilevel"/>
    <w:tmpl w:val="7F9AB868"/>
    <w:numStyleLink w:val="ag3"/>
  </w:abstractNum>
  <w:abstractNum w:abstractNumId="87">
    <w:nsid w:val="09FA66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
    <w:nsid w:val="0A0D3819"/>
    <w:multiLevelType w:val="multilevel"/>
    <w:tmpl w:val="7F9AB868"/>
    <w:numStyleLink w:val="ag3"/>
  </w:abstractNum>
  <w:abstractNum w:abstractNumId="89">
    <w:nsid w:val="0A2D07D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
    <w:nsid w:val="0A6876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
    <w:nsid w:val="0A977C1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
    <w:nsid w:val="0AB2754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
    <w:nsid w:val="0ABA28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
    <w:nsid w:val="0AC73482"/>
    <w:multiLevelType w:val="multilevel"/>
    <w:tmpl w:val="7F9AB868"/>
    <w:numStyleLink w:val="ag3"/>
  </w:abstractNum>
  <w:abstractNum w:abstractNumId="95">
    <w:nsid w:val="0AD52BFD"/>
    <w:multiLevelType w:val="multilevel"/>
    <w:tmpl w:val="7F9AB868"/>
    <w:numStyleLink w:val="ag3"/>
  </w:abstractNum>
  <w:abstractNum w:abstractNumId="96">
    <w:nsid w:val="0B3764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
    <w:nsid w:val="0B4044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
    <w:nsid w:val="0B4174EA"/>
    <w:multiLevelType w:val="multilevel"/>
    <w:tmpl w:val="7F9AB868"/>
    <w:numStyleLink w:val="ag3"/>
  </w:abstractNum>
  <w:abstractNum w:abstractNumId="99">
    <w:nsid w:val="0B8A4D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
    <w:nsid w:val="0B9C03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
    <w:nsid w:val="0BBC62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
    <w:nsid w:val="0BCA6B48"/>
    <w:multiLevelType w:val="multilevel"/>
    <w:tmpl w:val="7F9AB868"/>
    <w:numStyleLink w:val="ag3"/>
  </w:abstractNum>
  <w:abstractNum w:abstractNumId="103">
    <w:nsid w:val="0BE633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
    <w:nsid w:val="0BEA52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
    <w:nsid w:val="0BFE3C1C"/>
    <w:multiLevelType w:val="multilevel"/>
    <w:tmpl w:val="7F9AB868"/>
    <w:numStyleLink w:val="ag3"/>
  </w:abstractNum>
  <w:abstractNum w:abstractNumId="106">
    <w:nsid w:val="0C1A7DB6"/>
    <w:multiLevelType w:val="multilevel"/>
    <w:tmpl w:val="7F9AB868"/>
    <w:numStyleLink w:val="ag3"/>
  </w:abstractNum>
  <w:abstractNum w:abstractNumId="107">
    <w:nsid w:val="0C1B1C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
    <w:nsid w:val="0C1C2E0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
    <w:nsid w:val="0C217E77"/>
    <w:multiLevelType w:val="multilevel"/>
    <w:tmpl w:val="7F9AB868"/>
    <w:numStyleLink w:val="ag3"/>
  </w:abstractNum>
  <w:abstractNum w:abstractNumId="110">
    <w:nsid w:val="0C4735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
    <w:nsid w:val="0C4846DB"/>
    <w:multiLevelType w:val="multilevel"/>
    <w:tmpl w:val="7F9AB868"/>
    <w:numStyleLink w:val="ag3"/>
  </w:abstractNum>
  <w:abstractNum w:abstractNumId="112">
    <w:nsid w:val="0CAC4AF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
    <w:nsid w:val="0CBA65F9"/>
    <w:multiLevelType w:val="multilevel"/>
    <w:tmpl w:val="7F9AB868"/>
    <w:numStyleLink w:val="ag3"/>
  </w:abstractNum>
  <w:abstractNum w:abstractNumId="114">
    <w:nsid w:val="0CCB04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
    <w:nsid w:val="0CCD49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
    <w:nsid w:val="0D3273C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
    <w:nsid w:val="0D662B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
    <w:nsid w:val="0DB46C26"/>
    <w:multiLevelType w:val="multilevel"/>
    <w:tmpl w:val="7F9AB868"/>
    <w:numStyleLink w:val="ag3"/>
  </w:abstractNum>
  <w:abstractNum w:abstractNumId="119">
    <w:nsid w:val="0DD671E4"/>
    <w:multiLevelType w:val="multilevel"/>
    <w:tmpl w:val="7F9AB868"/>
    <w:numStyleLink w:val="ag3"/>
  </w:abstractNum>
  <w:abstractNum w:abstractNumId="120">
    <w:nsid w:val="0DE24F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
    <w:nsid w:val="0E016C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
    <w:nsid w:val="0E114263"/>
    <w:multiLevelType w:val="multilevel"/>
    <w:tmpl w:val="7F9AB868"/>
    <w:numStyleLink w:val="ag3"/>
  </w:abstractNum>
  <w:abstractNum w:abstractNumId="123">
    <w:nsid w:val="0E120BD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
    <w:nsid w:val="0E174DE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25">
    <w:nsid w:val="0E255083"/>
    <w:multiLevelType w:val="multilevel"/>
    <w:tmpl w:val="7F9AB868"/>
    <w:numStyleLink w:val="ag3"/>
  </w:abstractNum>
  <w:abstractNum w:abstractNumId="126">
    <w:nsid w:val="0E406471"/>
    <w:multiLevelType w:val="multilevel"/>
    <w:tmpl w:val="7F9AB868"/>
    <w:numStyleLink w:val="ag3"/>
  </w:abstractNum>
  <w:abstractNum w:abstractNumId="127">
    <w:nsid w:val="0E6D2124"/>
    <w:multiLevelType w:val="multilevel"/>
    <w:tmpl w:val="7F9AB868"/>
    <w:numStyleLink w:val="ag3"/>
  </w:abstractNum>
  <w:abstractNum w:abstractNumId="128">
    <w:nsid w:val="0E7D07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
    <w:nsid w:val="0E993BCF"/>
    <w:multiLevelType w:val="multilevel"/>
    <w:tmpl w:val="7F9AB868"/>
    <w:numStyleLink w:val="ag3"/>
  </w:abstractNum>
  <w:abstractNum w:abstractNumId="130">
    <w:nsid w:val="0EAE602A"/>
    <w:multiLevelType w:val="multilevel"/>
    <w:tmpl w:val="7F9AB868"/>
    <w:numStyleLink w:val="ag3"/>
  </w:abstractNum>
  <w:abstractNum w:abstractNumId="131">
    <w:nsid w:val="0ECC55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
    <w:nsid w:val="0ED777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
    <w:nsid w:val="0EDF36A2"/>
    <w:multiLevelType w:val="multilevel"/>
    <w:tmpl w:val="7F9AB868"/>
    <w:numStyleLink w:val="ag3"/>
  </w:abstractNum>
  <w:abstractNum w:abstractNumId="134">
    <w:nsid w:val="0EF45EA3"/>
    <w:multiLevelType w:val="hybridMultilevel"/>
    <w:tmpl w:val="B5DC3A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nsid w:val="0F0C74A4"/>
    <w:multiLevelType w:val="multilevel"/>
    <w:tmpl w:val="7F9AB868"/>
    <w:numStyleLink w:val="ag3"/>
  </w:abstractNum>
  <w:abstractNum w:abstractNumId="136">
    <w:nsid w:val="0F416D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
    <w:nsid w:val="0FAD05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
    <w:nsid w:val="0FC10F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
    <w:nsid w:val="0FCE0F4B"/>
    <w:multiLevelType w:val="multilevel"/>
    <w:tmpl w:val="7F9AB868"/>
    <w:numStyleLink w:val="ag3"/>
  </w:abstractNum>
  <w:abstractNum w:abstractNumId="140">
    <w:nsid w:val="0FD644C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
    <w:nsid w:val="0FE037B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
    <w:nsid w:val="0FF71D0D"/>
    <w:multiLevelType w:val="multilevel"/>
    <w:tmpl w:val="7F9AB868"/>
    <w:numStyleLink w:val="ag3"/>
  </w:abstractNum>
  <w:abstractNum w:abstractNumId="143">
    <w:nsid w:val="100012F7"/>
    <w:multiLevelType w:val="multilevel"/>
    <w:tmpl w:val="7F9AB868"/>
    <w:numStyleLink w:val="ag3"/>
  </w:abstractNum>
  <w:abstractNum w:abstractNumId="144">
    <w:nsid w:val="10217F6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
    <w:nsid w:val="102D54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
    <w:nsid w:val="102F02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
    <w:nsid w:val="106704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
    <w:nsid w:val="106935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
    <w:nsid w:val="107E58FC"/>
    <w:multiLevelType w:val="multilevel"/>
    <w:tmpl w:val="7F9AB868"/>
    <w:numStyleLink w:val="ag3"/>
  </w:abstractNum>
  <w:abstractNum w:abstractNumId="150">
    <w:nsid w:val="10D444B0"/>
    <w:multiLevelType w:val="multilevel"/>
    <w:tmpl w:val="7F9AB868"/>
    <w:numStyleLink w:val="ag3"/>
  </w:abstractNum>
  <w:abstractNum w:abstractNumId="151">
    <w:nsid w:val="110F1601"/>
    <w:multiLevelType w:val="multilevel"/>
    <w:tmpl w:val="7F9AB868"/>
    <w:numStyleLink w:val="ag3"/>
  </w:abstractNum>
  <w:abstractNum w:abstractNumId="152">
    <w:nsid w:val="113560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3">
    <w:nsid w:val="113B293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
    <w:nsid w:val="114246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5">
    <w:nsid w:val="11790F79"/>
    <w:multiLevelType w:val="multilevel"/>
    <w:tmpl w:val="7F9AB868"/>
    <w:numStyleLink w:val="ag3"/>
  </w:abstractNum>
  <w:abstractNum w:abstractNumId="156">
    <w:nsid w:val="117A38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7">
    <w:nsid w:val="11AC2F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8">
    <w:nsid w:val="11B209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9">
    <w:nsid w:val="11C033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0">
    <w:nsid w:val="11CF63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1">
    <w:nsid w:val="11FB0661"/>
    <w:multiLevelType w:val="multilevel"/>
    <w:tmpl w:val="7F9AB868"/>
    <w:numStyleLink w:val="ag3"/>
  </w:abstractNum>
  <w:abstractNum w:abstractNumId="162">
    <w:nsid w:val="1224254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3">
    <w:nsid w:val="126560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4">
    <w:nsid w:val="12BB4E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5">
    <w:nsid w:val="12C40C3B"/>
    <w:multiLevelType w:val="hybridMultilevel"/>
    <w:tmpl w:val="DD1279A0"/>
    <w:lvl w:ilvl="0" w:tplc="70BAEEB2">
      <w:start w:val="1"/>
      <w:numFmt w:val="bullet"/>
      <w:lvlText w:val=""/>
      <w:lvlJc w:val="left"/>
      <w:pPr>
        <w:ind w:left="2081" w:hanging="360"/>
      </w:pPr>
      <w:rPr>
        <w:rFonts w:ascii="Symbol" w:hAnsi="Symbol" w:hint="default"/>
      </w:rPr>
    </w:lvl>
    <w:lvl w:ilvl="1" w:tplc="DC72B9DE" w:tentative="1">
      <w:start w:val="1"/>
      <w:numFmt w:val="bullet"/>
      <w:lvlText w:val="o"/>
      <w:lvlJc w:val="left"/>
      <w:pPr>
        <w:ind w:left="1440" w:hanging="360"/>
      </w:pPr>
      <w:rPr>
        <w:rFonts w:ascii="Courier New" w:hAnsi="Courier New" w:cs="Courier New" w:hint="default"/>
      </w:rPr>
    </w:lvl>
    <w:lvl w:ilvl="2" w:tplc="F5208E64" w:tentative="1">
      <w:start w:val="1"/>
      <w:numFmt w:val="bullet"/>
      <w:lvlText w:val=""/>
      <w:lvlJc w:val="left"/>
      <w:pPr>
        <w:ind w:left="2160" w:hanging="360"/>
      </w:pPr>
      <w:rPr>
        <w:rFonts w:ascii="Wingdings" w:hAnsi="Wingdings" w:hint="default"/>
      </w:rPr>
    </w:lvl>
    <w:lvl w:ilvl="3" w:tplc="1F52CF94" w:tentative="1">
      <w:start w:val="1"/>
      <w:numFmt w:val="bullet"/>
      <w:lvlText w:val=""/>
      <w:lvlJc w:val="left"/>
      <w:pPr>
        <w:ind w:left="2880" w:hanging="360"/>
      </w:pPr>
      <w:rPr>
        <w:rFonts w:ascii="Symbol" w:hAnsi="Symbol" w:hint="default"/>
      </w:rPr>
    </w:lvl>
    <w:lvl w:ilvl="4" w:tplc="21869C56" w:tentative="1">
      <w:start w:val="1"/>
      <w:numFmt w:val="bullet"/>
      <w:lvlText w:val="o"/>
      <w:lvlJc w:val="left"/>
      <w:pPr>
        <w:ind w:left="3600" w:hanging="360"/>
      </w:pPr>
      <w:rPr>
        <w:rFonts w:ascii="Courier New" w:hAnsi="Courier New" w:cs="Courier New" w:hint="default"/>
      </w:rPr>
    </w:lvl>
    <w:lvl w:ilvl="5" w:tplc="38187066" w:tentative="1">
      <w:start w:val="1"/>
      <w:numFmt w:val="bullet"/>
      <w:lvlText w:val=""/>
      <w:lvlJc w:val="left"/>
      <w:pPr>
        <w:ind w:left="4320" w:hanging="360"/>
      </w:pPr>
      <w:rPr>
        <w:rFonts w:ascii="Wingdings" w:hAnsi="Wingdings" w:hint="default"/>
      </w:rPr>
    </w:lvl>
    <w:lvl w:ilvl="6" w:tplc="7ED29C6C" w:tentative="1">
      <w:start w:val="1"/>
      <w:numFmt w:val="bullet"/>
      <w:lvlText w:val=""/>
      <w:lvlJc w:val="left"/>
      <w:pPr>
        <w:ind w:left="5040" w:hanging="360"/>
      </w:pPr>
      <w:rPr>
        <w:rFonts w:ascii="Symbol" w:hAnsi="Symbol" w:hint="default"/>
      </w:rPr>
    </w:lvl>
    <w:lvl w:ilvl="7" w:tplc="5D225380" w:tentative="1">
      <w:start w:val="1"/>
      <w:numFmt w:val="bullet"/>
      <w:lvlText w:val="o"/>
      <w:lvlJc w:val="left"/>
      <w:pPr>
        <w:ind w:left="5760" w:hanging="360"/>
      </w:pPr>
      <w:rPr>
        <w:rFonts w:ascii="Courier New" w:hAnsi="Courier New" w:cs="Courier New" w:hint="default"/>
      </w:rPr>
    </w:lvl>
    <w:lvl w:ilvl="8" w:tplc="BDE2121A" w:tentative="1">
      <w:start w:val="1"/>
      <w:numFmt w:val="bullet"/>
      <w:lvlText w:val=""/>
      <w:lvlJc w:val="left"/>
      <w:pPr>
        <w:ind w:left="6480" w:hanging="360"/>
      </w:pPr>
      <w:rPr>
        <w:rFonts w:ascii="Wingdings" w:hAnsi="Wingdings" w:hint="default"/>
      </w:rPr>
    </w:lvl>
  </w:abstractNum>
  <w:abstractNum w:abstractNumId="166">
    <w:nsid w:val="12F275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7">
    <w:nsid w:val="12F61D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8">
    <w:nsid w:val="132948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9">
    <w:nsid w:val="133628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0">
    <w:nsid w:val="1339321D"/>
    <w:multiLevelType w:val="multilevel"/>
    <w:tmpl w:val="7F9AB868"/>
    <w:numStyleLink w:val="ag3"/>
  </w:abstractNum>
  <w:abstractNum w:abstractNumId="171">
    <w:nsid w:val="139B48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2">
    <w:nsid w:val="13D3406A"/>
    <w:multiLevelType w:val="multilevel"/>
    <w:tmpl w:val="7F9AB868"/>
    <w:numStyleLink w:val="ag3"/>
  </w:abstractNum>
  <w:abstractNum w:abstractNumId="173">
    <w:nsid w:val="13E90AF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4">
    <w:nsid w:val="13ED17F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5">
    <w:nsid w:val="13F605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6">
    <w:nsid w:val="140B1A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7">
    <w:nsid w:val="141344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8">
    <w:nsid w:val="143A391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9">
    <w:nsid w:val="143D11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0">
    <w:nsid w:val="144312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1">
    <w:nsid w:val="14610C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2">
    <w:nsid w:val="14675C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3">
    <w:nsid w:val="14A41818"/>
    <w:multiLevelType w:val="multilevel"/>
    <w:tmpl w:val="7F9AB868"/>
    <w:numStyleLink w:val="ag3"/>
  </w:abstractNum>
  <w:abstractNum w:abstractNumId="184">
    <w:nsid w:val="14CF7F7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5">
    <w:nsid w:val="14D304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6">
    <w:nsid w:val="14ED0D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7">
    <w:nsid w:val="15103C6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8">
    <w:nsid w:val="151618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9">
    <w:nsid w:val="152738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0">
    <w:nsid w:val="15285225"/>
    <w:multiLevelType w:val="multilevel"/>
    <w:tmpl w:val="7F9AB868"/>
    <w:numStyleLink w:val="ag3"/>
  </w:abstractNum>
  <w:abstractNum w:abstractNumId="191">
    <w:nsid w:val="15D3636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2">
    <w:nsid w:val="15DA01A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3">
    <w:nsid w:val="15EE109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4">
    <w:nsid w:val="165567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5">
    <w:nsid w:val="16916743"/>
    <w:multiLevelType w:val="multilevel"/>
    <w:tmpl w:val="7F9AB868"/>
    <w:numStyleLink w:val="ag3"/>
  </w:abstractNum>
  <w:abstractNum w:abstractNumId="196">
    <w:nsid w:val="16B8430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97">
    <w:nsid w:val="17386F06"/>
    <w:multiLevelType w:val="multilevel"/>
    <w:tmpl w:val="7F9AB868"/>
    <w:numStyleLink w:val="ag3"/>
  </w:abstractNum>
  <w:abstractNum w:abstractNumId="198">
    <w:nsid w:val="174D0B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9">
    <w:nsid w:val="178331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0">
    <w:nsid w:val="179158CC"/>
    <w:multiLevelType w:val="multilevel"/>
    <w:tmpl w:val="7F9AB868"/>
    <w:numStyleLink w:val="ag3"/>
  </w:abstractNum>
  <w:abstractNum w:abstractNumId="201">
    <w:nsid w:val="179C6134"/>
    <w:multiLevelType w:val="multilevel"/>
    <w:tmpl w:val="7F9AB868"/>
    <w:numStyleLink w:val="ag3"/>
  </w:abstractNum>
  <w:abstractNum w:abstractNumId="202">
    <w:nsid w:val="17B123C0"/>
    <w:multiLevelType w:val="multilevel"/>
    <w:tmpl w:val="7F9AB868"/>
    <w:numStyleLink w:val="ag3"/>
  </w:abstractNum>
  <w:abstractNum w:abstractNumId="203">
    <w:nsid w:val="17D16EA9"/>
    <w:multiLevelType w:val="multilevel"/>
    <w:tmpl w:val="7F9AB868"/>
    <w:numStyleLink w:val="ag3"/>
  </w:abstractNum>
  <w:abstractNum w:abstractNumId="204">
    <w:nsid w:val="180D4F40"/>
    <w:multiLevelType w:val="multilevel"/>
    <w:tmpl w:val="7F9AB868"/>
    <w:numStyleLink w:val="ag3"/>
  </w:abstractNum>
  <w:abstractNum w:abstractNumId="205">
    <w:nsid w:val="181A5317"/>
    <w:multiLevelType w:val="multilevel"/>
    <w:tmpl w:val="7F9AB868"/>
    <w:numStyleLink w:val="ag3"/>
  </w:abstractNum>
  <w:abstractNum w:abstractNumId="206">
    <w:nsid w:val="187574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7">
    <w:nsid w:val="18913401"/>
    <w:multiLevelType w:val="multilevel"/>
    <w:tmpl w:val="7F9AB868"/>
    <w:numStyleLink w:val="ag3"/>
  </w:abstractNum>
  <w:abstractNum w:abstractNumId="208">
    <w:nsid w:val="18C741D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9">
    <w:nsid w:val="19062804"/>
    <w:multiLevelType w:val="multilevel"/>
    <w:tmpl w:val="7F9AB868"/>
    <w:numStyleLink w:val="ag3"/>
  </w:abstractNum>
  <w:abstractNum w:abstractNumId="210">
    <w:nsid w:val="19B90D1C"/>
    <w:multiLevelType w:val="multilevel"/>
    <w:tmpl w:val="7F9AB868"/>
    <w:numStyleLink w:val="ag3"/>
  </w:abstractNum>
  <w:abstractNum w:abstractNumId="211">
    <w:nsid w:val="19C371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2">
    <w:nsid w:val="19C41B47"/>
    <w:multiLevelType w:val="multilevel"/>
    <w:tmpl w:val="7F9AB868"/>
    <w:numStyleLink w:val="ag3"/>
  </w:abstractNum>
  <w:abstractNum w:abstractNumId="213">
    <w:nsid w:val="19E52C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4">
    <w:nsid w:val="19F87988"/>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15">
    <w:nsid w:val="1A0603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6">
    <w:nsid w:val="1A0729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7">
    <w:nsid w:val="1A735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8">
    <w:nsid w:val="1A9338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9">
    <w:nsid w:val="1AA67733"/>
    <w:multiLevelType w:val="multilevel"/>
    <w:tmpl w:val="7F9AB868"/>
    <w:numStyleLink w:val="ag3"/>
  </w:abstractNum>
  <w:abstractNum w:abstractNumId="220">
    <w:nsid w:val="1AE85E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1">
    <w:nsid w:val="1B013E0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22">
    <w:nsid w:val="1B1071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3">
    <w:nsid w:val="1B1B047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4">
    <w:nsid w:val="1B2E6AF3"/>
    <w:multiLevelType w:val="multilevel"/>
    <w:tmpl w:val="7F9AB868"/>
    <w:numStyleLink w:val="ag3"/>
  </w:abstractNum>
  <w:abstractNum w:abstractNumId="225">
    <w:nsid w:val="1B33268C"/>
    <w:multiLevelType w:val="hybridMultilevel"/>
    <w:tmpl w:val="E978552A"/>
    <w:lvl w:ilvl="0" w:tplc="AA528E20">
      <w:start w:val="1"/>
      <w:numFmt w:val="bullet"/>
      <w:lvlText w:val=""/>
      <w:lvlJc w:val="left"/>
      <w:pPr>
        <w:ind w:left="2081" w:hanging="360"/>
      </w:pPr>
      <w:rPr>
        <w:rFonts w:ascii="Symbol" w:hAnsi="Symbol" w:hint="default"/>
      </w:rPr>
    </w:lvl>
    <w:lvl w:ilvl="1" w:tplc="F6FCEDD2" w:tentative="1">
      <w:start w:val="1"/>
      <w:numFmt w:val="bullet"/>
      <w:lvlText w:val="o"/>
      <w:lvlJc w:val="left"/>
      <w:pPr>
        <w:ind w:left="1440" w:hanging="360"/>
      </w:pPr>
      <w:rPr>
        <w:rFonts w:ascii="Courier New" w:hAnsi="Courier New" w:cs="Courier New" w:hint="default"/>
      </w:rPr>
    </w:lvl>
    <w:lvl w:ilvl="2" w:tplc="3E34A27C" w:tentative="1">
      <w:start w:val="1"/>
      <w:numFmt w:val="bullet"/>
      <w:lvlText w:val=""/>
      <w:lvlJc w:val="left"/>
      <w:pPr>
        <w:ind w:left="2160" w:hanging="360"/>
      </w:pPr>
      <w:rPr>
        <w:rFonts w:ascii="Wingdings" w:hAnsi="Wingdings" w:hint="default"/>
      </w:rPr>
    </w:lvl>
    <w:lvl w:ilvl="3" w:tplc="F64C6B88" w:tentative="1">
      <w:start w:val="1"/>
      <w:numFmt w:val="bullet"/>
      <w:lvlText w:val=""/>
      <w:lvlJc w:val="left"/>
      <w:pPr>
        <w:ind w:left="2880" w:hanging="360"/>
      </w:pPr>
      <w:rPr>
        <w:rFonts w:ascii="Symbol" w:hAnsi="Symbol" w:hint="default"/>
      </w:rPr>
    </w:lvl>
    <w:lvl w:ilvl="4" w:tplc="D40663B4" w:tentative="1">
      <w:start w:val="1"/>
      <w:numFmt w:val="bullet"/>
      <w:lvlText w:val="o"/>
      <w:lvlJc w:val="left"/>
      <w:pPr>
        <w:ind w:left="3600" w:hanging="360"/>
      </w:pPr>
      <w:rPr>
        <w:rFonts w:ascii="Courier New" w:hAnsi="Courier New" w:cs="Courier New" w:hint="default"/>
      </w:rPr>
    </w:lvl>
    <w:lvl w:ilvl="5" w:tplc="5AD4D13E" w:tentative="1">
      <w:start w:val="1"/>
      <w:numFmt w:val="bullet"/>
      <w:lvlText w:val=""/>
      <w:lvlJc w:val="left"/>
      <w:pPr>
        <w:ind w:left="4320" w:hanging="360"/>
      </w:pPr>
      <w:rPr>
        <w:rFonts w:ascii="Wingdings" w:hAnsi="Wingdings" w:hint="default"/>
      </w:rPr>
    </w:lvl>
    <w:lvl w:ilvl="6" w:tplc="AF68BF36" w:tentative="1">
      <w:start w:val="1"/>
      <w:numFmt w:val="bullet"/>
      <w:lvlText w:val=""/>
      <w:lvlJc w:val="left"/>
      <w:pPr>
        <w:ind w:left="5040" w:hanging="360"/>
      </w:pPr>
      <w:rPr>
        <w:rFonts w:ascii="Symbol" w:hAnsi="Symbol" w:hint="default"/>
      </w:rPr>
    </w:lvl>
    <w:lvl w:ilvl="7" w:tplc="EF4264A6" w:tentative="1">
      <w:start w:val="1"/>
      <w:numFmt w:val="bullet"/>
      <w:lvlText w:val="o"/>
      <w:lvlJc w:val="left"/>
      <w:pPr>
        <w:ind w:left="5760" w:hanging="360"/>
      </w:pPr>
      <w:rPr>
        <w:rFonts w:ascii="Courier New" w:hAnsi="Courier New" w:cs="Courier New" w:hint="default"/>
      </w:rPr>
    </w:lvl>
    <w:lvl w:ilvl="8" w:tplc="D0783B38" w:tentative="1">
      <w:start w:val="1"/>
      <w:numFmt w:val="bullet"/>
      <w:lvlText w:val=""/>
      <w:lvlJc w:val="left"/>
      <w:pPr>
        <w:ind w:left="6480" w:hanging="360"/>
      </w:pPr>
      <w:rPr>
        <w:rFonts w:ascii="Wingdings" w:hAnsi="Wingdings" w:hint="default"/>
      </w:rPr>
    </w:lvl>
  </w:abstractNum>
  <w:abstractNum w:abstractNumId="226">
    <w:nsid w:val="1B443EB1"/>
    <w:multiLevelType w:val="multilevel"/>
    <w:tmpl w:val="7F9AB868"/>
    <w:numStyleLink w:val="ag3"/>
  </w:abstractNum>
  <w:abstractNum w:abstractNumId="227">
    <w:nsid w:val="1B5B313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8">
    <w:nsid w:val="1B735168"/>
    <w:multiLevelType w:val="multilevel"/>
    <w:tmpl w:val="7F9AB868"/>
    <w:numStyleLink w:val="ag3"/>
  </w:abstractNum>
  <w:abstractNum w:abstractNumId="229">
    <w:nsid w:val="1B802C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0">
    <w:nsid w:val="1B8208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1">
    <w:nsid w:val="1BFB1883"/>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232">
    <w:nsid w:val="1C0E0A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3">
    <w:nsid w:val="1C1A3EA9"/>
    <w:multiLevelType w:val="multilevel"/>
    <w:tmpl w:val="7F9AB868"/>
    <w:numStyleLink w:val="ag3"/>
  </w:abstractNum>
  <w:abstractNum w:abstractNumId="234">
    <w:nsid w:val="1C42480B"/>
    <w:multiLevelType w:val="multilevel"/>
    <w:tmpl w:val="7F9AB868"/>
    <w:numStyleLink w:val="ag3"/>
  </w:abstractNum>
  <w:abstractNum w:abstractNumId="235">
    <w:nsid w:val="1C5F2F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6">
    <w:nsid w:val="1C761772"/>
    <w:multiLevelType w:val="multilevel"/>
    <w:tmpl w:val="7F9AB868"/>
    <w:numStyleLink w:val="ag3"/>
  </w:abstractNum>
  <w:abstractNum w:abstractNumId="237">
    <w:nsid w:val="1C8544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8">
    <w:nsid w:val="1C936B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9">
    <w:nsid w:val="1C9413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0">
    <w:nsid w:val="1CA76E87"/>
    <w:multiLevelType w:val="multilevel"/>
    <w:tmpl w:val="7F9AB868"/>
    <w:numStyleLink w:val="ag3"/>
  </w:abstractNum>
  <w:abstractNum w:abstractNumId="241">
    <w:nsid w:val="1CD546C4"/>
    <w:multiLevelType w:val="multilevel"/>
    <w:tmpl w:val="7F9AB868"/>
    <w:numStyleLink w:val="ag3"/>
  </w:abstractNum>
  <w:abstractNum w:abstractNumId="242">
    <w:nsid w:val="1CDC5B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3">
    <w:nsid w:val="1D1F779F"/>
    <w:multiLevelType w:val="multilevel"/>
    <w:tmpl w:val="7F9AB868"/>
    <w:numStyleLink w:val="ag3"/>
  </w:abstractNum>
  <w:abstractNum w:abstractNumId="244">
    <w:nsid w:val="1D2139FA"/>
    <w:multiLevelType w:val="hybridMultilevel"/>
    <w:tmpl w:val="B608E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nsid w:val="1D4E6A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6">
    <w:nsid w:val="1D5D34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7">
    <w:nsid w:val="1D6559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8">
    <w:nsid w:val="1D7E140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9">
    <w:nsid w:val="1D841AC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0">
    <w:nsid w:val="1D8F30BE"/>
    <w:multiLevelType w:val="multilevel"/>
    <w:tmpl w:val="7F9AB868"/>
    <w:numStyleLink w:val="ag3"/>
  </w:abstractNum>
  <w:abstractNum w:abstractNumId="251">
    <w:nsid w:val="1DB85637"/>
    <w:multiLevelType w:val="multilevel"/>
    <w:tmpl w:val="7F9AB868"/>
    <w:numStyleLink w:val="ag3"/>
  </w:abstractNum>
  <w:abstractNum w:abstractNumId="252">
    <w:nsid w:val="1DCC54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3">
    <w:nsid w:val="1DD23F5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4">
    <w:nsid w:val="1DD40D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5">
    <w:nsid w:val="1DE91D55"/>
    <w:multiLevelType w:val="multilevel"/>
    <w:tmpl w:val="7F9AB868"/>
    <w:numStyleLink w:val="ag3"/>
  </w:abstractNum>
  <w:abstractNum w:abstractNumId="256">
    <w:nsid w:val="1E0C788D"/>
    <w:multiLevelType w:val="multilevel"/>
    <w:tmpl w:val="7F9AB868"/>
    <w:numStyleLink w:val="ag3"/>
  </w:abstractNum>
  <w:abstractNum w:abstractNumId="257">
    <w:nsid w:val="1E2059D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8">
    <w:nsid w:val="1E363ACE"/>
    <w:multiLevelType w:val="multilevel"/>
    <w:tmpl w:val="7F9AB868"/>
    <w:numStyleLink w:val="ag3"/>
  </w:abstractNum>
  <w:abstractNum w:abstractNumId="259">
    <w:nsid w:val="1E4E3B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0">
    <w:nsid w:val="1E5D1E21"/>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261">
    <w:nsid w:val="1E6674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2">
    <w:nsid w:val="1EA37EF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3">
    <w:nsid w:val="1EA841F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4">
    <w:nsid w:val="1EED223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5">
    <w:nsid w:val="1F357C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6">
    <w:nsid w:val="1F9E2E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7">
    <w:nsid w:val="1FC448AB"/>
    <w:multiLevelType w:val="multilevel"/>
    <w:tmpl w:val="7F9AB868"/>
    <w:numStyleLink w:val="ag3"/>
  </w:abstractNum>
  <w:abstractNum w:abstractNumId="268">
    <w:nsid w:val="2034345D"/>
    <w:multiLevelType w:val="multilevel"/>
    <w:tmpl w:val="7F9AB868"/>
    <w:numStyleLink w:val="ag3"/>
  </w:abstractNum>
  <w:abstractNum w:abstractNumId="269">
    <w:nsid w:val="20452207"/>
    <w:multiLevelType w:val="multilevel"/>
    <w:tmpl w:val="7F9AB868"/>
    <w:numStyleLink w:val="ag3"/>
  </w:abstractNum>
  <w:abstractNum w:abstractNumId="270">
    <w:nsid w:val="20510C83"/>
    <w:multiLevelType w:val="multilevel"/>
    <w:tmpl w:val="7F9AB868"/>
    <w:numStyleLink w:val="ag3"/>
  </w:abstractNum>
  <w:abstractNum w:abstractNumId="271">
    <w:nsid w:val="205C24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2">
    <w:nsid w:val="205D37FB"/>
    <w:multiLevelType w:val="multilevel"/>
    <w:tmpl w:val="7F9AB868"/>
    <w:numStyleLink w:val="ag3"/>
  </w:abstractNum>
  <w:abstractNum w:abstractNumId="273">
    <w:nsid w:val="20993A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4">
    <w:nsid w:val="210C11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5">
    <w:nsid w:val="213701B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6">
    <w:nsid w:val="215B5C18"/>
    <w:multiLevelType w:val="multilevel"/>
    <w:tmpl w:val="7F9AB868"/>
    <w:numStyleLink w:val="ag3"/>
  </w:abstractNum>
  <w:abstractNum w:abstractNumId="277">
    <w:nsid w:val="215E3E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8">
    <w:nsid w:val="2167349F"/>
    <w:multiLevelType w:val="multilevel"/>
    <w:tmpl w:val="B658D18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9">
    <w:nsid w:val="216B335E"/>
    <w:multiLevelType w:val="multilevel"/>
    <w:tmpl w:val="7F9AB868"/>
    <w:numStyleLink w:val="ag3"/>
  </w:abstractNum>
  <w:abstractNum w:abstractNumId="280">
    <w:nsid w:val="21F736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1">
    <w:nsid w:val="220B41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2">
    <w:nsid w:val="226F43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3">
    <w:nsid w:val="227230AF"/>
    <w:multiLevelType w:val="multilevel"/>
    <w:tmpl w:val="7F9AB868"/>
    <w:numStyleLink w:val="ag3"/>
  </w:abstractNum>
  <w:abstractNum w:abstractNumId="284">
    <w:nsid w:val="22BE1BD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5">
    <w:nsid w:val="22D21DF7"/>
    <w:multiLevelType w:val="multilevel"/>
    <w:tmpl w:val="7F9AB868"/>
    <w:numStyleLink w:val="ag3"/>
  </w:abstractNum>
  <w:abstractNum w:abstractNumId="286">
    <w:nsid w:val="22EB3DA8"/>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87">
    <w:nsid w:val="22F11F2F"/>
    <w:multiLevelType w:val="multilevel"/>
    <w:tmpl w:val="7F9AB868"/>
    <w:numStyleLink w:val="ag3"/>
  </w:abstractNum>
  <w:abstractNum w:abstractNumId="288">
    <w:nsid w:val="232D4031"/>
    <w:multiLevelType w:val="multilevel"/>
    <w:tmpl w:val="7F9AB868"/>
    <w:numStyleLink w:val="ag3"/>
  </w:abstractNum>
  <w:abstractNum w:abstractNumId="289">
    <w:nsid w:val="23B4794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90">
    <w:nsid w:val="240F014B"/>
    <w:multiLevelType w:val="multilevel"/>
    <w:tmpl w:val="7F9AB868"/>
    <w:numStyleLink w:val="ag3"/>
  </w:abstractNum>
  <w:abstractNum w:abstractNumId="291">
    <w:nsid w:val="247427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2">
    <w:nsid w:val="247F6098"/>
    <w:multiLevelType w:val="multilevel"/>
    <w:tmpl w:val="65F2746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3">
    <w:nsid w:val="2490709C"/>
    <w:multiLevelType w:val="multilevel"/>
    <w:tmpl w:val="7F9AB868"/>
    <w:numStyleLink w:val="ag3"/>
  </w:abstractNum>
  <w:abstractNum w:abstractNumId="294">
    <w:nsid w:val="24B622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5">
    <w:nsid w:val="24DC43D6"/>
    <w:multiLevelType w:val="multilevel"/>
    <w:tmpl w:val="7F9AB868"/>
    <w:numStyleLink w:val="ag3"/>
  </w:abstractNum>
  <w:abstractNum w:abstractNumId="296">
    <w:nsid w:val="24E770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7">
    <w:nsid w:val="25207A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8">
    <w:nsid w:val="25270FD4"/>
    <w:multiLevelType w:val="multilevel"/>
    <w:tmpl w:val="7F9AB868"/>
    <w:numStyleLink w:val="ag3"/>
  </w:abstractNum>
  <w:abstractNum w:abstractNumId="299">
    <w:nsid w:val="25322E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0">
    <w:nsid w:val="257E0526"/>
    <w:multiLevelType w:val="multilevel"/>
    <w:tmpl w:val="7F9AB868"/>
    <w:numStyleLink w:val="ag3"/>
  </w:abstractNum>
  <w:abstractNum w:abstractNumId="301">
    <w:nsid w:val="25C531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2">
    <w:nsid w:val="25F02D7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3">
    <w:nsid w:val="261536D3"/>
    <w:multiLevelType w:val="multilevel"/>
    <w:tmpl w:val="7F9AB868"/>
    <w:numStyleLink w:val="ag3"/>
  </w:abstractNum>
  <w:abstractNum w:abstractNumId="304">
    <w:nsid w:val="262D48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5">
    <w:nsid w:val="263506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6">
    <w:nsid w:val="26647609"/>
    <w:multiLevelType w:val="multilevel"/>
    <w:tmpl w:val="7F9AB868"/>
    <w:numStyleLink w:val="ag3"/>
  </w:abstractNum>
  <w:abstractNum w:abstractNumId="307">
    <w:nsid w:val="26677C2A"/>
    <w:multiLevelType w:val="multilevel"/>
    <w:tmpl w:val="7F9AB868"/>
    <w:numStyleLink w:val="ag3"/>
  </w:abstractNum>
  <w:abstractNum w:abstractNumId="308">
    <w:nsid w:val="266935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9">
    <w:nsid w:val="273F67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0">
    <w:nsid w:val="27A8027D"/>
    <w:multiLevelType w:val="multilevel"/>
    <w:tmpl w:val="7F9AB868"/>
    <w:numStyleLink w:val="ag3"/>
  </w:abstractNum>
  <w:abstractNum w:abstractNumId="311">
    <w:nsid w:val="27B45B4E"/>
    <w:multiLevelType w:val="multilevel"/>
    <w:tmpl w:val="7F9AB868"/>
    <w:numStyleLink w:val="ag3"/>
  </w:abstractNum>
  <w:abstractNum w:abstractNumId="312">
    <w:nsid w:val="27F76784"/>
    <w:multiLevelType w:val="multilevel"/>
    <w:tmpl w:val="7F9AB868"/>
    <w:numStyleLink w:val="ag3"/>
  </w:abstractNum>
  <w:abstractNum w:abstractNumId="313">
    <w:nsid w:val="280B6E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4">
    <w:nsid w:val="28155C26"/>
    <w:multiLevelType w:val="multilevel"/>
    <w:tmpl w:val="7F9AB868"/>
    <w:numStyleLink w:val="ag3"/>
  </w:abstractNum>
  <w:abstractNum w:abstractNumId="315">
    <w:nsid w:val="28516678"/>
    <w:multiLevelType w:val="multilevel"/>
    <w:tmpl w:val="7F9AB868"/>
    <w:numStyleLink w:val="ag3"/>
  </w:abstractNum>
  <w:abstractNum w:abstractNumId="316">
    <w:nsid w:val="285A3966"/>
    <w:multiLevelType w:val="multilevel"/>
    <w:tmpl w:val="7F9AB868"/>
    <w:numStyleLink w:val="ag3"/>
  </w:abstractNum>
  <w:abstractNum w:abstractNumId="317">
    <w:nsid w:val="28644E30"/>
    <w:multiLevelType w:val="multilevel"/>
    <w:tmpl w:val="7F9AB868"/>
    <w:numStyleLink w:val="ag3"/>
  </w:abstractNum>
  <w:abstractNum w:abstractNumId="318">
    <w:nsid w:val="28657800"/>
    <w:multiLevelType w:val="multilevel"/>
    <w:tmpl w:val="7F9AB868"/>
    <w:numStyleLink w:val="ag3"/>
  </w:abstractNum>
  <w:abstractNum w:abstractNumId="319">
    <w:nsid w:val="288F3B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0">
    <w:nsid w:val="28A91592"/>
    <w:multiLevelType w:val="multilevel"/>
    <w:tmpl w:val="7F9AB868"/>
    <w:numStyleLink w:val="ag3"/>
  </w:abstractNum>
  <w:abstractNum w:abstractNumId="321">
    <w:nsid w:val="28AA42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2">
    <w:nsid w:val="29067A6B"/>
    <w:multiLevelType w:val="multilevel"/>
    <w:tmpl w:val="7F9AB868"/>
    <w:numStyleLink w:val="ag3"/>
  </w:abstractNum>
  <w:abstractNum w:abstractNumId="323">
    <w:nsid w:val="293800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4">
    <w:nsid w:val="295F4A1A"/>
    <w:multiLevelType w:val="multilevel"/>
    <w:tmpl w:val="7F9AB868"/>
    <w:numStyleLink w:val="ag3"/>
  </w:abstractNum>
  <w:abstractNum w:abstractNumId="325">
    <w:nsid w:val="2993266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6">
    <w:nsid w:val="29C2245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7">
    <w:nsid w:val="2A081F33"/>
    <w:multiLevelType w:val="multilevel"/>
    <w:tmpl w:val="7F9AB868"/>
    <w:numStyleLink w:val="ag3"/>
  </w:abstractNum>
  <w:abstractNum w:abstractNumId="328">
    <w:nsid w:val="2A2D4CD4"/>
    <w:multiLevelType w:val="multilevel"/>
    <w:tmpl w:val="7F9AB868"/>
    <w:numStyleLink w:val="ag3"/>
  </w:abstractNum>
  <w:abstractNum w:abstractNumId="329">
    <w:nsid w:val="2A3D16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0">
    <w:nsid w:val="2A536C64"/>
    <w:multiLevelType w:val="multilevel"/>
    <w:tmpl w:val="8DB27A7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1">
    <w:nsid w:val="2A62262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2">
    <w:nsid w:val="2B4244D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3">
    <w:nsid w:val="2B5A45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4">
    <w:nsid w:val="2B5B6E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5">
    <w:nsid w:val="2BAF23F3"/>
    <w:multiLevelType w:val="multilevel"/>
    <w:tmpl w:val="7F9AB868"/>
    <w:numStyleLink w:val="ag3"/>
  </w:abstractNum>
  <w:abstractNum w:abstractNumId="336">
    <w:nsid w:val="2BDE18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7">
    <w:nsid w:val="2C0D2994"/>
    <w:multiLevelType w:val="multilevel"/>
    <w:tmpl w:val="7F9AB868"/>
    <w:numStyleLink w:val="ag3"/>
  </w:abstractNum>
  <w:abstractNum w:abstractNumId="338">
    <w:nsid w:val="2C114D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9">
    <w:nsid w:val="2C211D4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0">
    <w:nsid w:val="2C2702CF"/>
    <w:multiLevelType w:val="multilevel"/>
    <w:tmpl w:val="7F9AB868"/>
    <w:numStyleLink w:val="ag3"/>
  </w:abstractNum>
  <w:abstractNum w:abstractNumId="341">
    <w:nsid w:val="2C835F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2">
    <w:nsid w:val="2C95005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3">
    <w:nsid w:val="2CC66E4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4">
    <w:nsid w:val="2CF148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5">
    <w:nsid w:val="2D136A00"/>
    <w:multiLevelType w:val="multilevel"/>
    <w:tmpl w:val="7F9AB868"/>
    <w:numStyleLink w:val="ag3"/>
  </w:abstractNum>
  <w:abstractNum w:abstractNumId="346">
    <w:nsid w:val="2D332B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7">
    <w:nsid w:val="2D6C4686"/>
    <w:multiLevelType w:val="multilevel"/>
    <w:tmpl w:val="7F9AB868"/>
    <w:numStyleLink w:val="ag3"/>
  </w:abstractNum>
  <w:abstractNum w:abstractNumId="348">
    <w:nsid w:val="2D833560"/>
    <w:multiLevelType w:val="multilevel"/>
    <w:tmpl w:val="7F9AB868"/>
    <w:numStyleLink w:val="ag3"/>
  </w:abstractNum>
  <w:abstractNum w:abstractNumId="349">
    <w:nsid w:val="2D8619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0">
    <w:nsid w:val="2DEE4DC8"/>
    <w:multiLevelType w:val="multilevel"/>
    <w:tmpl w:val="7F9AB868"/>
    <w:numStyleLink w:val="ag3"/>
  </w:abstractNum>
  <w:abstractNum w:abstractNumId="351">
    <w:nsid w:val="2DEF62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2">
    <w:nsid w:val="2E357465"/>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53">
    <w:nsid w:val="2E4601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4">
    <w:nsid w:val="2E7C79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5">
    <w:nsid w:val="2EAC42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6">
    <w:nsid w:val="2EB479E0"/>
    <w:multiLevelType w:val="multilevel"/>
    <w:tmpl w:val="7F9AB868"/>
    <w:numStyleLink w:val="ag3"/>
  </w:abstractNum>
  <w:abstractNum w:abstractNumId="357">
    <w:nsid w:val="2EBD55D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8">
    <w:nsid w:val="2EBE6B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9">
    <w:nsid w:val="2EEA0A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0">
    <w:nsid w:val="2EEA74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1">
    <w:nsid w:val="2F16232E"/>
    <w:multiLevelType w:val="multilevel"/>
    <w:tmpl w:val="7F9AB868"/>
    <w:numStyleLink w:val="ag3"/>
  </w:abstractNum>
  <w:abstractNum w:abstractNumId="362">
    <w:nsid w:val="2F1F64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3">
    <w:nsid w:val="2F254D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4">
    <w:nsid w:val="2F3D6D7C"/>
    <w:multiLevelType w:val="multilevel"/>
    <w:tmpl w:val="7F9AB868"/>
    <w:numStyleLink w:val="ag3"/>
  </w:abstractNum>
  <w:abstractNum w:abstractNumId="365">
    <w:nsid w:val="2F84295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6">
    <w:nsid w:val="2FD82718"/>
    <w:multiLevelType w:val="multilevel"/>
    <w:tmpl w:val="7F9AB868"/>
    <w:numStyleLink w:val="ag3"/>
  </w:abstractNum>
  <w:abstractNum w:abstractNumId="367">
    <w:nsid w:val="2FE929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8">
    <w:nsid w:val="2FEF204F"/>
    <w:multiLevelType w:val="multilevel"/>
    <w:tmpl w:val="12B87DB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9">
    <w:nsid w:val="300D28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0">
    <w:nsid w:val="30492F43"/>
    <w:multiLevelType w:val="multilevel"/>
    <w:tmpl w:val="7F9AB868"/>
    <w:numStyleLink w:val="ag3"/>
  </w:abstractNum>
  <w:abstractNum w:abstractNumId="371">
    <w:nsid w:val="305267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2">
    <w:nsid w:val="30975E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3">
    <w:nsid w:val="30A86849"/>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74">
    <w:nsid w:val="30F740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5">
    <w:nsid w:val="310838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6">
    <w:nsid w:val="31BC2F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7">
    <w:nsid w:val="31BD5640"/>
    <w:multiLevelType w:val="multilevel"/>
    <w:tmpl w:val="7F9AB868"/>
    <w:numStyleLink w:val="ag3"/>
  </w:abstractNum>
  <w:abstractNum w:abstractNumId="378">
    <w:nsid w:val="31C21B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9">
    <w:nsid w:val="31C469BF"/>
    <w:multiLevelType w:val="multilevel"/>
    <w:tmpl w:val="7F9AB868"/>
    <w:numStyleLink w:val="ag3"/>
  </w:abstractNum>
  <w:abstractNum w:abstractNumId="380">
    <w:nsid w:val="31C80405"/>
    <w:multiLevelType w:val="multilevel"/>
    <w:tmpl w:val="7F9AB868"/>
    <w:numStyleLink w:val="ag3"/>
  </w:abstractNum>
  <w:abstractNum w:abstractNumId="381">
    <w:nsid w:val="31D041B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82">
    <w:nsid w:val="31D74783"/>
    <w:multiLevelType w:val="multilevel"/>
    <w:tmpl w:val="7F9AB868"/>
    <w:numStyleLink w:val="ag3"/>
  </w:abstractNum>
  <w:abstractNum w:abstractNumId="383">
    <w:nsid w:val="31EF58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4">
    <w:nsid w:val="32312CA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5">
    <w:nsid w:val="32646714"/>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86">
    <w:nsid w:val="32701F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7">
    <w:nsid w:val="328134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8">
    <w:nsid w:val="32A935BB"/>
    <w:multiLevelType w:val="multilevel"/>
    <w:tmpl w:val="7F9AB868"/>
    <w:numStyleLink w:val="ag3"/>
  </w:abstractNum>
  <w:abstractNum w:abstractNumId="389">
    <w:nsid w:val="32D666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0">
    <w:nsid w:val="32DD7EA3"/>
    <w:multiLevelType w:val="multilevel"/>
    <w:tmpl w:val="7F9AB868"/>
    <w:numStyleLink w:val="ag3"/>
  </w:abstractNum>
  <w:abstractNum w:abstractNumId="391">
    <w:nsid w:val="32E1114D"/>
    <w:multiLevelType w:val="multilevel"/>
    <w:tmpl w:val="7F9AB868"/>
    <w:numStyleLink w:val="ag3"/>
  </w:abstractNum>
  <w:abstractNum w:abstractNumId="392">
    <w:nsid w:val="32FB157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3">
    <w:nsid w:val="332420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4">
    <w:nsid w:val="332977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5">
    <w:nsid w:val="335F7C5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6">
    <w:nsid w:val="33731390"/>
    <w:multiLevelType w:val="multilevel"/>
    <w:tmpl w:val="7F9AB868"/>
    <w:numStyleLink w:val="ag3"/>
  </w:abstractNum>
  <w:abstractNum w:abstractNumId="397">
    <w:nsid w:val="339F1BE2"/>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98">
    <w:nsid w:val="33A62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9">
    <w:nsid w:val="33AC7EB8"/>
    <w:multiLevelType w:val="multilevel"/>
    <w:tmpl w:val="5CCA36E6"/>
    <w:lvl w:ilvl="0">
      <w:start w:val="1"/>
      <w:numFmt w:val="decimal"/>
      <w:pStyle w:val="1"/>
      <w:lvlText w:val="%1"/>
      <w:lvlJc w:val="left"/>
      <w:pPr>
        <w:tabs>
          <w:tab w:val="num" w:pos="432"/>
        </w:tabs>
        <w:ind w:left="432" w:hanging="432"/>
      </w:pPr>
      <w:rPr>
        <w:b/>
        <w:i w:val="0"/>
      </w:rPr>
    </w:lvl>
    <w:lvl w:ilvl="1">
      <w:start w:val="1"/>
      <w:numFmt w:val="decimal"/>
      <w:pStyle w:val="20"/>
      <w:lvlText w:val="%1.%2"/>
      <w:lvlJc w:val="left"/>
      <w:pPr>
        <w:tabs>
          <w:tab w:val="num" w:pos="360"/>
        </w:tabs>
        <w:ind w:left="0" w:firstLine="0"/>
      </w:pPr>
      <w:rPr>
        <w:b/>
        <w:i w:val="0"/>
      </w:rPr>
    </w:lvl>
    <w:lvl w:ilvl="2">
      <w:start w:val="1"/>
      <w:numFmt w:val="decimal"/>
      <w:pStyle w:val="30"/>
      <w:lvlText w:val="%1.%2.%3"/>
      <w:lvlJc w:val="left"/>
      <w:pPr>
        <w:tabs>
          <w:tab w:val="num" w:pos="720"/>
        </w:tabs>
        <w:ind w:left="0" w:firstLine="0"/>
      </w:pPr>
      <w:rPr>
        <w:b/>
        <w:i w:val="0"/>
      </w:rPr>
    </w:lvl>
    <w:lvl w:ilvl="3">
      <w:start w:val="1"/>
      <w:numFmt w:val="decimal"/>
      <w:pStyle w:val="40"/>
      <w:lvlText w:val="%1.%2.%3.%4"/>
      <w:lvlJc w:val="left"/>
      <w:pPr>
        <w:tabs>
          <w:tab w:val="num" w:pos="1080"/>
        </w:tabs>
        <w:ind w:left="0" w:firstLine="0"/>
      </w:pPr>
      <w:rPr>
        <w:b/>
        <w:i w:val="0"/>
      </w:rPr>
    </w:lvl>
    <w:lvl w:ilvl="4">
      <w:start w:val="1"/>
      <w:numFmt w:val="decimal"/>
      <w:pStyle w:val="51"/>
      <w:lvlText w:val="%1.%2.%3.%4.%5"/>
      <w:lvlJc w:val="left"/>
      <w:pPr>
        <w:tabs>
          <w:tab w:val="num" w:pos="1080"/>
        </w:tabs>
        <w:ind w:left="0" w:firstLine="0"/>
      </w:pPr>
      <w:rPr>
        <w:b/>
        <w:i w:val="0"/>
      </w:rPr>
    </w:lvl>
    <w:lvl w:ilvl="5">
      <w:start w:val="1"/>
      <w:numFmt w:val="decimal"/>
      <w:pStyle w:val="6"/>
      <w:lvlText w:val="%1.%2.%3.%4.%5.%6"/>
      <w:lvlJc w:val="left"/>
      <w:pPr>
        <w:tabs>
          <w:tab w:val="num" w:pos="1440"/>
        </w:tabs>
        <w:ind w:left="0" w:firstLine="0"/>
      </w:pPr>
      <w:rPr>
        <w:b/>
        <w:i w:val="0"/>
      </w:rPr>
    </w:lvl>
    <w:lvl w:ilvl="6">
      <w:start w:val="1"/>
      <w:numFmt w:val="decimal"/>
      <w:lvlText w:val="%1.%2.%3.%4.%5.%6.%7"/>
      <w:lvlJc w:val="left"/>
      <w:pPr>
        <w:tabs>
          <w:tab w:val="num" w:pos="1440"/>
        </w:tabs>
        <w:ind w:left="0" w:firstLine="0"/>
      </w:pPr>
    </w:lvl>
    <w:lvl w:ilvl="7">
      <w:start w:val="1"/>
      <w:numFmt w:val="decimal"/>
      <w:lvlText w:val="%1.%2.%3.%4.%5.%6.%7.%8"/>
      <w:lvlJc w:val="left"/>
      <w:pPr>
        <w:tabs>
          <w:tab w:val="num" w:pos="1800"/>
        </w:tabs>
        <w:ind w:left="0" w:firstLine="0"/>
      </w:pPr>
    </w:lvl>
    <w:lvl w:ilvl="8">
      <w:start w:val="1"/>
      <w:numFmt w:val="decimal"/>
      <w:lvlText w:val="%1.%2.%3.%4.%5.%6.%7.%8.%9"/>
      <w:lvlJc w:val="left"/>
      <w:pPr>
        <w:tabs>
          <w:tab w:val="num" w:pos="1800"/>
        </w:tabs>
        <w:ind w:left="0" w:firstLine="0"/>
      </w:pPr>
    </w:lvl>
  </w:abstractNum>
  <w:abstractNum w:abstractNumId="400">
    <w:nsid w:val="33B43B50"/>
    <w:multiLevelType w:val="multilevel"/>
    <w:tmpl w:val="7F9AB868"/>
    <w:numStyleLink w:val="ag3"/>
  </w:abstractNum>
  <w:abstractNum w:abstractNumId="401">
    <w:nsid w:val="33DE0605"/>
    <w:multiLevelType w:val="multilevel"/>
    <w:tmpl w:val="7F9AB868"/>
    <w:numStyleLink w:val="ag3"/>
  </w:abstractNum>
  <w:abstractNum w:abstractNumId="402">
    <w:nsid w:val="33E877B2"/>
    <w:multiLevelType w:val="multilevel"/>
    <w:tmpl w:val="7F9AB868"/>
    <w:numStyleLink w:val="ag3"/>
  </w:abstractNum>
  <w:abstractNum w:abstractNumId="403">
    <w:nsid w:val="33F62D3F"/>
    <w:multiLevelType w:val="multilevel"/>
    <w:tmpl w:val="7F9AB868"/>
    <w:numStyleLink w:val="ag3"/>
  </w:abstractNum>
  <w:abstractNum w:abstractNumId="404">
    <w:nsid w:val="33FC08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5">
    <w:nsid w:val="33FF77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6">
    <w:nsid w:val="343C29A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7">
    <w:nsid w:val="344038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8">
    <w:nsid w:val="344744AC"/>
    <w:multiLevelType w:val="multilevel"/>
    <w:tmpl w:val="7F9AB868"/>
    <w:numStyleLink w:val="ag3"/>
  </w:abstractNum>
  <w:abstractNum w:abstractNumId="409">
    <w:nsid w:val="34AD1339"/>
    <w:multiLevelType w:val="multilevel"/>
    <w:tmpl w:val="7F9AB868"/>
    <w:numStyleLink w:val="ag3"/>
  </w:abstractNum>
  <w:abstractNum w:abstractNumId="410">
    <w:nsid w:val="34B36F7E"/>
    <w:multiLevelType w:val="hybridMultilevel"/>
    <w:tmpl w:val="0EAC4232"/>
    <w:lvl w:ilvl="0" w:tplc="138EADC4">
      <w:start w:val="1"/>
      <w:numFmt w:val="bullet"/>
      <w:lvlText w:val=""/>
      <w:lvlJc w:val="left"/>
      <w:pPr>
        <w:ind w:left="1400" w:hanging="360"/>
      </w:pPr>
      <w:rPr>
        <w:rFonts w:ascii="Symbol" w:hAnsi="Symbol" w:hint="default"/>
      </w:rPr>
    </w:lvl>
    <w:lvl w:ilvl="1" w:tplc="E79CD23A" w:tentative="1">
      <w:start w:val="1"/>
      <w:numFmt w:val="bullet"/>
      <w:lvlText w:val="o"/>
      <w:lvlJc w:val="left"/>
      <w:pPr>
        <w:ind w:left="2120" w:hanging="360"/>
      </w:pPr>
      <w:rPr>
        <w:rFonts w:ascii="Courier New" w:hAnsi="Courier New" w:cs="Courier New" w:hint="default"/>
      </w:rPr>
    </w:lvl>
    <w:lvl w:ilvl="2" w:tplc="A60E14C4" w:tentative="1">
      <w:start w:val="1"/>
      <w:numFmt w:val="bullet"/>
      <w:lvlText w:val=""/>
      <w:lvlJc w:val="left"/>
      <w:pPr>
        <w:ind w:left="2840" w:hanging="360"/>
      </w:pPr>
      <w:rPr>
        <w:rFonts w:ascii="Wingdings" w:hAnsi="Wingdings" w:hint="default"/>
      </w:rPr>
    </w:lvl>
    <w:lvl w:ilvl="3" w:tplc="F0D84126" w:tentative="1">
      <w:start w:val="1"/>
      <w:numFmt w:val="bullet"/>
      <w:lvlText w:val=""/>
      <w:lvlJc w:val="left"/>
      <w:pPr>
        <w:ind w:left="3560" w:hanging="360"/>
      </w:pPr>
      <w:rPr>
        <w:rFonts w:ascii="Symbol" w:hAnsi="Symbol" w:hint="default"/>
      </w:rPr>
    </w:lvl>
    <w:lvl w:ilvl="4" w:tplc="DC16D23A" w:tentative="1">
      <w:start w:val="1"/>
      <w:numFmt w:val="bullet"/>
      <w:lvlText w:val="o"/>
      <w:lvlJc w:val="left"/>
      <w:pPr>
        <w:ind w:left="4280" w:hanging="360"/>
      </w:pPr>
      <w:rPr>
        <w:rFonts w:ascii="Courier New" w:hAnsi="Courier New" w:cs="Courier New" w:hint="default"/>
      </w:rPr>
    </w:lvl>
    <w:lvl w:ilvl="5" w:tplc="A2982C16" w:tentative="1">
      <w:start w:val="1"/>
      <w:numFmt w:val="bullet"/>
      <w:lvlText w:val=""/>
      <w:lvlJc w:val="left"/>
      <w:pPr>
        <w:ind w:left="5000" w:hanging="360"/>
      </w:pPr>
      <w:rPr>
        <w:rFonts w:ascii="Wingdings" w:hAnsi="Wingdings" w:hint="default"/>
      </w:rPr>
    </w:lvl>
    <w:lvl w:ilvl="6" w:tplc="B4407BCA" w:tentative="1">
      <w:start w:val="1"/>
      <w:numFmt w:val="bullet"/>
      <w:lvlText w:val=""/>
      <w:lvlJc w:val="left"/>
      <w:pPr>
        <w:ind w:left="5720" w:hanging="360"/>
      </w:pPr>
      <w:rPr>
        <w:rFonts w:ascii="Symbol" w:hAnsi="Symbol" w:hint="default"/>
      </w:rPr>
    </w:lvl>
    <w:lvl w:ilvl="7" w:tplc="7E028828" w:tentative="1">
      <w:start w:val="1"/>
      <w:numFmt w:val="bullet"/>
      <w:lvlText w:val="o"/>
      <w:lvlJc w:val="left"/>
      <w:pPr>
        <w:ind w:left="6440" w:hanging="360"/>
      </w:pPr>
      <w:rPr>
        <w:rFonts w:ascii="Courier New" w:hAnsi="Courier New" w:cs="Courier New" w:hint="default"/>
      </w:rPr>
    </w:lvl>
    <w:lvl w:ilvl="8" w:tplc="EEE4214C" w:tentative="1">
      <w:start w:val="1"/>
      <w:numFmt w:val="bullet"/>
      <w:lvlText w:val=""/>
      <w:lvlJc w:val="left"/>
      <w:pPr>
        <w:ind w:left="7160" w:hanging="360"/>
      </w:pPr>
      <w:rPr>
        <w:rFonts w:ascii="Wingdings" w:hAnsi="Wingdings" w:hint="default"/>
      </w:rPr>
    </w:lvl>
  </w:abstractNum>
  <w:abstractNum w:abstractNumId="411">
    <w:nsid w:val="34D635B7"/>
    <w:multiLevelType w:val="multilevel"/>
    <w:tmpl w:val="7F9AB868"/>
    <w:numStyleLink w:val="ag3"/>
  </w:abstractNum>
  <w:abstractNum w:abstractNumId="412">
    <w:nsid w:val="35373C02"/>
    <w:multiLevelType w:val="multilevel"/>
    <w:tmpl w:val="7F9AB868"/>
    <w:numStyleLink w:val="ag3"/>
  </w:abstractNum>
  <w:abstractNum w:abstractNumId="413">
    <w:nsid w:val="356D60DD"/>
    <w:multiLevelType w:val="multilevel"/>
    <w:tmpl w:val="7F9AB868"/>
    <w:numStyleLink w:val="ag3"/>
  </w:abstractNum>
  <w:abstractNum w:abstractNumId="414">
    <w:nsid w:val="357F7B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5">
    <w:nsid w:val="35BD56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6">
    <w:nsid w:val="35C802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7">
    <w:nsid w:val="360E7F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8">
    <w:nsid w:val="361461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9">
    <w:nsid w:val="363C57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0">
    <w:nsid w:val="363F4DB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1">
    <w:nsid w:val="364F2B51"/>
    <w:multiLevelType w:val="multilevel"/>
    <w:tmpl w:val="7F9AB868"/>
    <w:numStyleLink w:val="ag3"/>
  </w:abstractNum>
  <w:abstractNum w:abstractNumId="422">
    <w:nsid w:val="365F13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3">
    <w:nsid w:val="366E59ED"/>
    <w:multiLevelType w:val="multilevel"/>
    <w:tmpl w:val="7F9AB868"/>
    <w:numStyleLink w:val="ag3"/>
  </w:abstractNum>
  <w:abstractNum w:abstractNumId="424">
    <w:nsid w:val="368668B1"/>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25">
    <w:nsid w:val="36A936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6">
    <w:nsid w:val="36DA7C4C"/>
    <w:multiLevelType w:val="multilevel"/>
    <w:tmpl w:val="7F9AB868"/>
    <w:numStyleLink w:val="ag3"/>
  </w:abstractNum>
  <w:abstractNum w:abstractNumId="427">
    <w:nsid w:val="370150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8">
    <w:nsid w:val="37753812"/>
    <w:multiLevelType w:val="multilevel"/>
    <w:tmpl w:val="7F9AB868"/>
    <w:numStyleLink w:val="ag3"/>
  </w:abstractNum>
  <w:abstractNum w:abstractNumId="429">
    <w:nsid w:val="377949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0">
    <w:nsid w:val="37A62636"/>
    <w:multiLevelType w:val="multilevel"/>
    <w:tmpl w:val="7F9AB868"/>
    <w:numStyleLink w:val="ag3"/>
  </w:abstractNum>
  <w:abstractNum w:abstractNumId="431">
    <w:nsid w:val="37BD1CF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2">
    <w:nsid w:val="37E87B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3">
    <w:nsid w:val="383D291A"/>
    <w:multiLevelType w:val="multilevel"/>
    <w:tmpl w:val="7F9AB868"/>
    <w:numStyleLink w:val="ag3"/>
  </w:abstractNum>
  <w:abstractNum w:abstractNumId="434">
    <w:nsid w:val="3844411A"/>
    <w:multiLevelType w:val="multilevel"/>
    <w:tmpl w:val="7F9AB868"/>
    <w:numStyleLink w:val="ag3"/>
  </w:abstractNum>
  <w:abstractNum w:abstractNumId="435">
    <w:nsid w:val="385B37D8"/>
    <w:multiLevelType w:val="multilevel"/>
    <w:tmpl w:val="C4464E32"/>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36">
    <w:nsid w:val="387D4433"/>
    <w:multiLevelType w:val="multilevel"/>
    <w:tmpl w:val="ED6271EA"/>
    <w:lvl w:ilvl="0">
      <w:start w:val="1"/>
      <w:numFmt w:val="bullet"/>
      <w:pStyle w:val="a0"/>
      <w:lvlText w:val=""/>
      <w:lvlJc w:val="left"/>
      <w:pPr>
        <w:ind w:left="400" w:hanging="400"/>
      </w:pPr>
      <w:rPr>
        <w:rFonts w:ascii="Symbol" w:hAnsi="Symbol" w:hint="default"/>
      </w:rPr>
    </w:lvl>
    <w:lvl w:ilvl="1">
      <w:start w:val="1"/>
      <w:numFmt w:val="bullet"/>
      <w:pStyle w:val="21"/>
      <w:lvlText w:val=""/>
      <w:lvlJc w:val="left"/>
      <w:pPr>
        <w:ind w:left="800" w:hanging="400"/>
      </w:pPr>
      <w:rPr>
        <w:rFonts w:ascii="Symbol" w:hAnsi="Symbol" w:hint="default"/>
      </w:rPr>
    </w:lvl>
    <w:lvl w:ilvl="2">
      <w:start w:val="1"/>
      <w:numFmt w:val="bullet"/>
      <w:pStyle w:val="31"/>
      <w:lvlText w:val=""/>
      <w:lvlJc w:val="left"/>
      <w:pPr>
        <w:ind w:left="1200" w:hanging="400"/>
      </w:pPr>
      <w:rPr>
        <w:rFonts w:ascii="Symbol" w:hAnsi="Symbol" w:hint="default"/>
      </w:rPr>
    </w:lvl>
    <w:lvl w:ilvl="3">
      <w:start w:val="1"/>
      <w:numFmt w:val="bullet"/>
      <w:pStyle w:val="41"/>
      <w:lvlText w:val=""/>
      <w:lvlJc w:val="left"/>
      <w:pPr>
        <w:ind w:left="1600" w:hanging="400"/>
      </w:pPr>
      <w:rPr>
        <w:rFonts w:ascii="Symbol" w:hAnsi="Symbol" w:hint="default"/>
      </w:rPr>
    </w:lvl>
    <w:lvl w:ilvl="4">
      <w:start w:val="1"/>
      <w:numFmt w:val="bullet"/>
      <w:pStyle w:val="zzLc5"/>
      <w:lvlText w:val=" "/>
      <w:lvlJc w:val="left"/>
      <w:pPr>
        <w:ind w:left="0" w:firstLine="0"/>
      </w:pPr>
    </w:lvl>
    <w:lvl w:ilvl="5">
      <w:start w:val="1"/>
      <w:numFmt w:val="bullet"/>
      <w:pStyle w:val="zzLc6"/>
      <w:lvlText w:val=" "/>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437">
    <w:nsid w:val="388763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8">
    <w:nsid w:val="38AB309A"/>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39">
    <w:nsid w:val="38CD52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0">
    <w:nsid w:val="393F6286"/>
    <w:multiLevelType w:val="multilevel"/>
    <w:tmpl w:val="7F9AB868"/>
    <w:name w:val="heading"/>
    <w:numStyleLink w:val="ag3"/>
  </w:abstractNum>
  <w:abstractNum w:abstractNumId="441">
    <w:nsid w:val="39467E0E"/>
    <w:multiLevelType w:val="multilevel"/>
    <w:tmpl w:val="7F9AB868"/>
    <w:numStyleLink w:val="ag3"/>
  </w:abstractNum>
  <w:abstractNum w:abstractNumId="442">
    <w:nsid w:val="396E02BC"/>
    <w:multiLevelType w:val="multilevel"/>
    <w:tmpl w:val="7F9AB868"/>
    <w:numStyleLink w:val="ag3"/>
  </w:abstractNum>
  <w:abstractNum w:abstractNumId="443">
    <w:nsid w:val="399A1456"/>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4">
    <w:nsid w:val="399C46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5">
    <w:nsid w:val="39E712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6">
    <w:nsid w:val="39FD5143"/>
    <w:multiLevelType w:val="multilevel"/>
    <w:tmpl w:val="7F9AB868"/>
    <w:numStyleLink w:val="ag3"/>
  </w:abstractNum>
  <w:abstractNum w:abstractNumId="447">
    <w:nsid w:val="3A341017"/>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8">
    <w:nsid w:val="3A6162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9">
    <w:nsid w:val="3A6F76BF"/>
    <w:multiLevelType w:val="multilevel"/>
    <w:tmpl w:val="7F9AB868"/>
    <w:numStyleLink w:val="ag3"/>
  </w:abstractNum>
  <w:abstractNum w:abstractNumId="450">
    <w:nsid w:val="3A8B311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51">
    <w:nsid w:val="3AD83EE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2">
    <w:nsid w:val="3B3F0FA0"/>
    <w:multiLevelType w:val="multilevel"/>
    <w:tmpl w:val="7F9AB868"/>
    <w:numStyleLink w:val="ag3"/>
  </w:abstractNum>
  <w:abstractNum w:abstractNumId="453">
    <w:nsid w:val="3B4926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4">
    <w:nsid w:val="3BA734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5">
    <w:nsid w:val="3BCA787E"/>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56">
    <w:nsid w:val="3BE918D5"/>
    <w:multiLevelType w:val="multilevel"/>
    <w:tmpl w:val="7F9AB868"/>
    <w:numStyleLink w:val="ag3"/>
  </w:abstractNum>
  <w:abstractNum w:abstractNumId="457">
    <w:nsid w:val="3C36129A"/>
    <w:multiLevelType w:val="multilevel"/>
    <w:tmpl w:val="7F9AB868"/>
    <w:numStyleLink w:val="ag3"/>
  </w:abstractNum>
  <w:abstractNum w:abstractNumId="458">
    <w:nsid w:val="3C4A25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9">
    <w:nsid w:val="3C4F5B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0">
    <w:nsid w:val="3C73492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1">
    <w:nsid w:val="3C9E414F"/>
    <w:multiLevelType w:val="multilevel"/>
    <w:tmpl w:val="F724B31A"/>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62">
    <w:nsid w:val="3CE141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3">
    <w:nsid w:val="3D0B14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4">
    <w:nsid w:val="3D3C63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5">
    <w:nsid w:val="3D407B94"/>
    <w:multiLevelType w:val="multilevel"/>
    <w:tmpl w:val="7F9AB868"/>
    <w:numStyleLink w:val="ag3"/>
  </w:abstractNum>
  <w:abstractNum w:abstractNumId="466">
    <w:nsid w:val="3D412C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7">
    <w:nsid w:val="3D4C3EE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8">
    <w:nsid w:val="3D674B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9">
    <w:nsid w:val="3D7617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0">
    <w:nsid w:val="3D772F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1">
    <w:nsid w:val="3D8D799D"/>
    <w:multiLevelType w:val="multilevel"/>
    <w:tmpl w:val="7F9AB868"/>
    <w:numStyleLink w:val="ag3"/>
  </w:abstractNum>
  <w:abstractNum w:abstractNumId="472">
    <w:nsid w:val="3DA5254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3">
    <w:nsid w:val="3DAD6741"/>
    <w:multiLevelType w:val="multilevel"/>
    <w:tmpl w:val="276264A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474">
    <w:nsid w:val="3DB639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5">
    <w:nsid w:val="3DBE5B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6">
    <w:nsid w:val="3DDF586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7">
    <w:nsid w:val="3DF070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8">
    <w:nsid w:val="3DF1086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9">
    <w:nsid w:val="3DFB7C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0">
    <w:nsid w:val="3E6977DC"/>
    <w:multiLevelType w:val="multilevel"/>
    <w:tmpl w:val="7F9AB868"/>
    <w:numStyleLink w:val="ag3"/>
  </w:abstractNum>
  <w:abstractNum w:abstractNumId="481">
    <w:nsid w:val="3E9A502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82">
    <w:nsid w:val="3ECB2C4B"/>
    <w:multiLevelType w:val="multilevel"/>
    <w:tmpl w:val="7F9AB868"/>
    <w:numStyleLink w:val="ag3"/>
  </w:abstractNum>
  <w:abstractNum w:abstractNumId="483">
    <w:nsid w:val="3EE47157"/>
    <w:multiLevelType w:val="multilevel"/>
    <w:tmpl w:val="7F9AB868"/>
    <w:numStyleLink w:val="ag3"/>
  </w:abstractNum>
  <w:abstractNum w:abstractNumId="484">
    <w:nsid w:val="3F141BBC"/>
    <w:multiLevelType w:val="multilevel"/>
    <w:tmpl w:val="7F9AB868"/>
    <w:numStyleLink w:val="ag3"/>
  </w:abstractNum>
  <w:abstractNum w:abstractNumId="485">
    <w:nsid w:val="3F321B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6">
    <w:nsid w:val="3F456969"/>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87">
    <w:nsid w:val="3F4F6B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8">
    <w:nsid w:val="3F56197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89">
    <w:nsid w:val="3F7C30B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0">
    <w:nsid w:val="3F7D65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1">
    <w:nsid w:val="3F9752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2">
    <w:nsid w:val="3F9868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3">
    <w:nsid w:val="3FB54D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4">
    <w:nsid w:val="40040888"/>
    <w:multiLevelType w:val="multilevel"/>
    <w:tmpl w:val="7F9AB868"/>
    <w:numStyleLink w:val="ag3"/>
  </w:abstractNum>
  <w:abstractNum w:abstractNumId="495">
    <w:nsid w:val="403F70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6">
    <w:nsid w:val="405779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7">
    <w:nsid w:val="40605E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8">
    <w:nsid w:val="408D19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9">
    <w:nsid w:val="40AA0D0E"/>
    <w:multiLevelType w:val="multilevel"/>
    <w:tmpl w:val="7F9AB868"/>
    <w:numStyleLink w:val="ag3"/>
  </w:abstractNum>
  <w:abstractNum w:abstractNumId="500">
    <w:nsid w:val="40AA7083"/>
    <w:multiLevelType w:val="multilevel"/>
    <w:tmpl w:val="7F9AB868"/>
    <w:numStyleLink w:val="ag3"/>
  </w:abstractNum>
  <w:abstractNum w:abstractNumId="501">
    <w:nsid w:val="40C455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2">
    <w:nsid w:val="40C45C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3">
    <w:nsid w:val="410C27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4">
    <w:nsid w:val="41116620"/>
    <w:multiLevelType w:val="hybridMultilevel"/>
    <w:tmpl w:val="6AEA336E"/>
    <w:lvl w:ilvl="0" w:tplc="25E05024">
      <w:start w:val="1"/>
      <w:numFmt w:val="bullet"/>
      <w:lvlText w:val=""/>
      <w:lvlJc w:val="left"/>
      <w:pPr>
        <w:ind w:left="1627" w:hanging="360"/>
      </w:pPr>
      <w:rPr>
        <w:rFonts w:ascii="Symbol" w:hAnsi="Symbol" w:hint="default"/>
      </w:rPr>
    </w:lvl>
    <w:lvl w:ilvl="1" w:tplc="D97ADC16" w:tentative="1">
      <w:start w:val="1"/>
      <w:numFmt w:val="bullet"/>
      <w:lvlText w:val="o"/>
      <w:lvlJc w:val="left"/>
      <w:pPr>
        <w:ind w:left="2347" w:hanging="360"/>
      </w:pPr>
      <w:rPr>
        <w:rFonts w:ascii="Courier New" w:hAnsi="Courier New" w:cs="Courier New" w:hint="default"/>
      </w:rPr>
    </w:lvl>
    <w:lvl w:ilvl="2" w:tplc="C77A50EC" w:tentative="1">
      <w:start w:val="1"/>
      <w:numFmt w:val="bullet"/>
      <w:lvlText w:val=""/>
      <w:lvlJc w:val="left"/>
      <w:pPr>
        <w:ind w:left="3067" w:hanging="360"/>
      </w:pPr>
      <w:rPr>
        <w:rFonts w:ascii="Wingdings" w:hAnsi="Wingdings" w:hint="default"/>
      </w:rPr>
    </w:lvl>
    <w:lvl w:ilvl="3" w:tplc="ECE81A98" w:tentative="1">
      <w:start w:val="1"/>
      <w:numFmt w:val="bullet"/>
      <w:lvlText w:val=""/>
      <w:lvlJc w:val="left"/>
      <w:pPr>
        <w:ind w:left="3787" w:hanging="360"/>
      </w:pPr>
      <w:rPr>
        <w:rFonts w:ascii="Symbol" w:hAnsi="Symbol" w:hint="default"/>
      </w:rPr>
    </w:lvl>
    <w:lvl w:ilvl="4" w:tplc="A8CE54CA" w:tentative="1">
      <w:start w:val="1"/>
      <w:numFmt w:val="bullet"/>
      <w:lvlText w:val="o"/>
      <w:lvlJc w:val="left"/>
      <w:pPr>
        <w:ind w:left="4507" w:hanging="360"/>
      </w:pPr>
      <w:rPr>
        <w:rFonts w:ascii="Courier New" w:hAnsi="Courier New" w:cs="Courier New" w:hint="default"/>
      </w:rPr>
    </w:lvl>
    <w:lvl w:ilvl="5" w:tplc="37B47D8A" w:tentative="1">
      <w:start w:val="1"/>
      <w:numFmt w:val="bullet"/>
      <w:lvlText w:val=""/>
      <w:lvlJc w:val="left"/>
      <w:pPr>
        <w:ind w:left="5227" w:hanging="360"/>
      </w:pPr>
      <w:rPr>
        <w:rFonts w:ascii="Wingdings" w:hAnsi="Wingdings" w:hint="default"/>
      </w:rPr>
    </w:lvl>
    <w:lvl w:ilvl="6" w:tplc="BEF2E78C" w:tentative="1">
      <w:start w:val="1"/>
      <w:numFmt w:val="bullet"/>
      <w:lvlText w:val=""/>
      <w:lvlJc w:val="left"/>
      <w:pPr>
        <w:ind w:left="5947" w:hanging="360"/>
      </w:pPr>
      <w:rPr>
        <w:rFonts w:ascii="Symbol" w:hAnsi="Symbol" w:hint="default"/>
      </w:rPr>
    </w:lvl>
    <w:lvl w:ilvl="7" w:tplc="75DE4E40" w:tentative="1">
      <w:start w:val="1"/>
      <w:numFmt w:val="bullet"/>
      <w:lvlText w:val="o"/>
      <w:lvlJc w:val="left"/>
      <w:pPr>
        <w:ind w:left="6667" w:hanging="360"/>
      </w:pPr>
      <w:rPr>
        <w:rFonts w:ascii="Courier New" w:hAnsi="Courier New" w:cs="Courier New" w:hint="default"/>
      </w:rPr>
    </w:lvl>
    <w:lvl w:ilvl="8" w:tplc="49F25DB0" w:tentative="1">
      <w:start w:val="1"/>
      <w:numFmt w:val="bullet"/>
      <w:lvlText w:val=""/>
      <w:lvlJc w:val="left"/>
      <w:pPr>
        <w:ind w:left="7387" w:hanging="360"/>
      </w:pPr>
      <w:rPr>
        <w:rFonts w:ascii="Wingdings" w:hAnsi="Wingdings" w:hint="default"/>
      </w:rPr>
    </w:lvl>
  </w:abstractNum>
  <w:abstractNum w:abstractNumId="505">
    <w:nsid w:val="4123184C"/>
    <w:multiLevelType w:val="hybridMultilevel"/>
    <w:tmpl w:val="073A8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6">
    <w:nsid w:val="414E7D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7">
    <w:nsid w:val="41702B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8">
    <w:nsid w:val="41AA67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9">
    <w:nsid w:val="41BE4F36"/>
    <w:multiLevelType w:val="multilevel"/>
    <w:tmpl w:val="7F9AB868"/>
    <w:numStyleLink w:val="ag3"/>
  </w:abstractNum>
  <w:abstractNum w:abstractNumId="510">
    <w:nsid w:val="41E477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1">
    <w:nsid w:val="42156FE0"/>
    <w:multiLevelType w:val="hybridMultilevel"/>
    <w:tmpl w:val="8DDA73C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2">
    <w:nsid w:val="421A28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3">
    <w:nsid w:val="423700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4">
    <w:nsid w:val="42A32C09"/>
    <w:multiLevelType w:val="multilevel"/>
    <w:tmpl w:val="7F9AB868"/>
    <w:numStyleLink w:val="ag3"/>
  </w:abstractNum>
  <w:abstractNum w:abstractNumId="515">
    <w:nsid w:val="42D65C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6">
    <w:nsid w:val="42F02949"/>
    <w:multiLevelType w:val="multilevel"/>
    <w:tmpl w:val="7F9AB868"/>
    <w:numStyleLink w:val="ag3"/>
  </w:abstractNum>
  <w:abstractNum w:abstractNumId="517">
    <w:nsid w:val="42F26D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8">
    <w:nsid w:val="42F57CA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19">
    <w:nsid w:val="42F86E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0">
    <w:nsid w:val="433504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1">
    <w:nsid w:val="438175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2">
    <w:nsid w:val="43AB41AD"/>
    <w:multiLevelType w:val="multilevel"/>
    <w:tmpl w:val="97EE0B78"/>
    <w:lvl w:ilvl="0">
      <w:start w:val="5"/>
      <w:numFmt w:val="decimal"/>
      <w:lvlText w:val="%1."/>
      <w:lvlJc w:val="left"/>
      <w:pPr>
        <w:tabs>
          <w:tab w:val="num" w:pos="360"/>
        </w:tabs>
        <w:ind w:left="360" w:hanging="360"/>
      </w:pPr>
      <w:rPr>
        <w:rFonts w:hint="default"/>
      </w:rPr>
    </w:lvl>
    <w:lvl w:ilvl="1">
      <w:start w:val="3"/>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3">
    <w:nsid w:val="43B13060"/>
    <w:multiLevelType w:val="multilevel"/>
    <w:tmpl w:val="7F9AB868"/>
    <w:numStyleLink w:val="ag3"/>
  </w:abstractNum>
  <w:abstractNum w:abstractNumId="524">
    <w:nsid w:val="43BA671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5">
    <w:nsid w:val="43D036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6">
    <w:nsid w:val="44123A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7">
    <w:nsid w:val="442B74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8">
    <w:nsid w:val="444E2CA0"/>
    <w:multiLevelType w:val="multilevel"/>
    <w:tmpl w:val="B658D18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9">
    <w:nsid w:val="44791A2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30">
    <w:nsid w:val="447B620C"/>
    <w:multiLevelType w:val="multilevel"/>
    <w:tmpl w:val="7F9AB868"/>
    <w:numStyleLink w:val="ag3"/>
  </w:abstractNum>
  <w:abstractNum w:abstractNumId="531">
    <w:nsid w:val="448F52A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2">
    <w:nsid w:val="44A9525B"/>
    <w:multiLevelType w:val="multilevel"/>
    <w:tmpl w:val="7F9AB868"/>
    <w:numStyleLink w:val="ag3"/>
  </w:abstractNum>
  <w:abstractNum w:abstractNumId="533">
    <w:nsid w:val="44B0532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4">
    <w:nsid w:val="44D602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5">
    <w:nsid w:val="44FB0C19"/>
    <w:multiLevelType w:val="multilevel"/>
    <w:tmpl w:val="7F9AB868"/>
    <w:numStyleLink w:val="ag3"/>
  </w:abstractNum>
  <w:abstractNum w:abstractNumId="536">
    <w:nsid w:val="45033BAE"/>
    <w:multiLevelType w:val="multilevel"/>
    <w:tmpl w:val="7F9AB868"/>
    <w:numStyleLink w:val="ag3"/>
  </w:abstractNum>
  <w:abstractNum w:abstractNumId="537">
    <w:nsid w:val="452A30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8">
    <w:nsid w:val="455C13B8"/>
    <w:multiLevelType w:val="multilevel"/>
    <w:tmpl w:val="7F9AB868"/>
    <w:numStyleLink w:val="ag3"/>
  </w:abstractNum>
  <w:abstractNum w:abstractNumId="539">
    <w:nsid w:val="456036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0">
    <w:nsid w:val="45760D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1">
    <w:nsid w:val="45B26DE2"/>
    <w:multiLevelType w:val="multilevel"/>
    <w:tmpl w:val="7F9AB868"/>
    <w:numStyleLink w:val="ag3"/>
  </w:abstractNum>
  <w:abstractNum w:abstractNumId="542">
    <w:nsid w:val="45B733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3">
    <w:nsid w:val="45E645A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4">
    <w:nsid w:val="46112D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5">
    <w:nsid w:val="462543C7"/>
    <w:multiLevelType w:val="multilevel"/>
    <w:tmpl w:val="7F9AB868"/>
    <w:numStyleLink w:val="ag3"/>
  </w:abstractNum>
  <w:abstractNum w:abstractNumId="546">
    <w:nsid w:val="465205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7">
    <w:nsid w:val="46561D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8">
    <w:nsid w:val="46671B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9">
    <w:nsid w:val="46950890"/>
    <w:multiLevelType w:val="multilevel"/>
    <w:tmpl w:val="7F9AB868"/>
    <w:numStyleLink w:val="ag3"/>
  </w:abstractNum>
  <w:abstractNum w:abstractNumId="550">
    <w:nsid w:val="46B71DE5"/>
    <w:multiLevelType w:val="multilevel"/>
    <w:tmpl w:val="7F9AB868"/>
    <w:numStyleLink w:val="ag3"/>
  </w:abstractNum>
  <w:abstractNum w:abstractNumId="551">
    <w:nsid w:val="46F200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2">
    <w:nsid w:val="47025B51"/>
    <w:multiLevelType w:val="multilevel"/>
    <w:tmpl w:val="7F9AB868"/>
    <w:numStyleLink w:val="ag3"/>
  </w:abstractNum>
  <w:abstractNum w:abstractNumId="553">
    <w:nsid w:val="47387C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4">
    <w:nsid w:val="47392AF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55">
    <w:nsid w:val="47827A21"/>
    <w:multiLevelType w:val="multilevel"/>
    <w:tmpl w:val="7F9AB868"/>
    <w:numStyleLink w:val="ag3"/>
  </w:abstractNum>
  <w:abstractNum w:abstractNumId="556">
    <w:nsid w:val="47972F47"/>
    <w:multiLevelType w:val="multilevel"/>
    <w:tmpl w:val="7F9AB868"/>
    <w:numStyleLink w:val="ag3"/>
  </w:abstractNum>
  <w:abstractNum w:abstractNumId="557">
    <w:nsid w:val="47A726F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8">
    <w:nsid w:val="47E860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9">
    <w:nsid w:val="47ED22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0">
    <w:nsid w:val="483A22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1">
    <w:nsid w:val="4855341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2">
    <w:nsid w:val="485F3B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3">
    <w:nsid w:val="48923F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4">
    <w:nsid w:val="48AC3A45"/>
    <w:multiLevelType w:val="multilevel"/>
    <w:tmpl w:val="7F9AB868"/>
    <w:numStyleLink w:val="ag3"/>
  </w:abstractNum>
  <w:abstractNum w:abstractNumId="565">
    <w:nsid w:val="48C45957"/>
    <w:multiLevelType w:val="multilevel"/>
    <w:tmpl w:val="7F9AB868"/>
    <w:numStyleLink w:val="ag3"/>
  </w:abstractNum>
  <w:abstractNum w:abstractNumId="566">
    <w:nsid w:val="49546A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7">
    <w:nsid w:val="495B7DEA"/>
    <w:multiLevelType w:val="multilevel"/>
    <w:tmpl w:val="7F9AB868"/>
    <w:numStyleLink w:val="ag3"/>
  </w:abstractNum>
  <w:abstractNum w:abstractNumId="568">
    <w:nsid w:val="4974358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9">
    <w:nsid w:val="497730A0"/>
    <w:multiLevelType w:val="multilevel"/>
    <w:tmpl w:val="7F9AB868"/>
    <w:numStyleLink w:val="ag3"/>
  </w:abstractNum>
  <w:abstractNum w:abstractNumId="570">
    <w:nsid w:val="49A452EE"/>
    <w:multiLevelType w:val="multilevel"/>
    <w:tmpl w:val="7F9AB868"/>
    <w:numStyleLink w:val="ag3"/>
  </w:abstractNum>
  <w:abstractNum w:abstractNumId="571">
    <w:nsid w:val="49AA53CE"/>
    <w:multiLevelType w:val="multilevel"/>
    <w:tmpl w:val="7F9AB868"/>
    <w:numStyleLink w:val="ag3"/>
  </w:abstractNum>
  <w:abstractNum w:abstractNumId="572">
    <w:nsid w:val="49CB41BB"/>
    <w:multiLevelType w:val="hybridMultilevel"/>
    <w:tmpl w:val="B1EA03E2"/>
    <w:lvl w:ilvl="0" w:tplc="6CDCC760">
      <w:start w:val="1"/>
      <w:numFmt w:val="bullet"/>
      <w:lvlText w:val=""/>
      <w:lvlJc w:val="left"/>
      <w:pPr>
        <w:ind w:left="2081" w:hanging="360"/>
      </w:pPr>
      <w:rPr>
        <w:rFonts w:ascii="Symbol" w:hAnsi="Symbol" w:hint="default"/>
      </w:rPr>
    </w:lvl>
    <w:lvl w:ilvl="1" w:tplc="2C1696D8">
      <w:start w:val="1"/>
      <w:numFmt w:val="bullet"/>
      <w:lvlText w:val=""/>
      <w:lvlJc w:val="left"/>
      <w:pPr>
        <w:ind w:left="1440" w:hanging="360"/>
      </w:pPr>
      <w:rPr>
        <w:rFonts w:ascii="Symbol" w:hAnsi="Symbol" w:hint="default"/>
      </w:rPr>
    </w:lvl>
    <w:lvl w:ilvl="2" w:tplc="5ED802FA" w:tentative="1">
      <w:start w:val="1"/>
      <w:numFmt w:val="bullet"/>
      <w:lvlText w:val=""/>
      <w:lvlJc w:val="left"/>
      <w:pPr>
        <w:ind w:left="2160" w:hanging="360"/>
      </w:pPr>
      <w:rPr>
        <w:rFonts w:ascii="Wingdings" w:hAnsi="Wingdings" w:hint="default"/>
      </w:rPr>
    </w:lvl>
    <w:lvl w:ilvl="3" w:tplc="9DE63184" w:tentative="1">
      <w:start w:val="1"/>
      <w:numFmt w:val="bullet"/>
      <w:lvlText w:val=""/>
      <w:lvlJc w:val="left"/>
      <w:pPr>
        <w:ind w:left="2880" w:hanging="360"/>
      </w:pPr>
      <w:rPr>
        <w:rFonts w:ascii="Symbol" w:hAnsi="Symbol" w:hint="default"/>
      </w:rPr>
    </w:lvl>
    <w:lvl w:ilvl="4" w:tplc="E95AC8D8" w:tentative="1">
      <w:start w:val="1"/>
      <w:numFmt w:val="bullet"/>
      <w:lvlText w:val="o"/>
      <w:lvlJc w:val="left"/>
      <w:pPr>
        <w:ind w:left="3600" w:hanging="360"/>
      </w:pPr>
      <w:rPr>
        <w:rFonts w:ascii="Courier New" w:hAnsi="Courier New" w:cs="Courier New" w:hint="default"/>
      </w:rPr>
    </w:lvl>
    <w:lvl w:ilvl="5" w:tplc="BBE8471A" w:tentative="1">
      <w:start w:val="1"/>
      <w:numFmt w:val="bullet"/>
      <w:lvlText w:val=""/>
      <w:lvlJc w:val="left"/>
      <w:pPr>
        <w:ind w:left="4320" w:hanging="360"/>
      </w:pPr>
      <w:rPr>
        <w:rFonts w:ascii="Wingdings" w:hAnsi="Wingdings" w:hint="default"/>
      </w:rPr>
    </w:lvl>
    <w:lvl w:ilvl="6" w:tplc="33CA4C28" w:tentative="1">
      <w:start w:val="1"/>
      <w:numFmt w:val="bullet"/>
      <w:lvlText w:val=""/>
      <w:lvlJc w:val="left"/>
      <w:pPr>
        <w:ind w:left="5040" w:hanging="360"/>
      </w:pPr>
      <w:rPr>
        <w:rFonts w:ascii="Symbol" w:hAnsi="Symbol" w:hint="default"/>
      </w:rPr>
    </w:lvl>
    <w:lvl w:ilvl="7" w:tplc="33944142" w:tentative="1">
      <w:start w:val="1"/>
      <w:numFmt w:val="bullet"/>
      <w:lvlText w:val="o"/>
      <w:lvlJc w:val="left"/>
      <w:pPr>
        <w:ind w:left="5760" w:hanging="360"/>
      </w:pPr>
      <w:rPr>
        <w:rFonts w:ascii="Courier New" w:hAnsi="Courier New" w:cs="Courier New" w:hint="default"/>
      </w:rPr>
    </w:lvl>
    <w:lvl w:ilvl="8" w:tplc="FF169CE6" w:tentative="1">
      <w:start w:val="1"/>
      <w:numFmt w:val="bullet"/>
      <w:lvlText w:val=""/>
      <w:lvlJc w:val="left"/>
      <w:pPr>
        <w:ind w:left="6480" w:hanging="360"/>
      </w:pPr>
      <w:rPr>
        <w:rFonts w:ascii="Wingdings" w:hAnsi="Wingdings" w:hint="default"/>
      </w:rPr>
    </w:lvl>
  </w:abstractNum>
  <w:abstractNum w:abstractNumId="573">
    <w:nsid w:val="49F75C65"/>
    <w:multiLevelType w:val="multilevel"/>
    <w:tmpl w:val="7F9AB868"/>
    <w:numStyleLink w:val="ag3"/>
  </w:abstractNum>
  <w:abstractNum w:abstractNumId="574">
    <w:nsid w:val="4A1B2239"/>
    <w:multiLevelType w:val="multilevel"/>
    <w:tmpl w:val="7F9AB868"/>
    <w:numStyleLink w:val="ag3"/>
  </w:abstractNum>
  <w:abstractNum w:abstractNumId="575">
    <w:nsid w:val="4A211E2D"/>
    <w:multiLevelType w:val="hybridMultilevel"/>
    <w:tmpl w:val="981AB9D0"/>
    <w:lvl w:ilvl="0" w:tplc="63C4C63A">
      <w:start w:val="1"/>
      <w:numFmt w:val="bullet"/>
      <w:lvlText w:val=""/>
      <w:lvlJc w:val="left"/>
      <w:pPr>
        <w:ind w:left="720" w:hanging="360"/>
      </w:pPr>
      <w:rPr>
        <w:rFonts w:ascii="Symbol" w:hAnsi="Symbol" w:hint="default"/>
      </w:rPr>
    </w:lvl>
    <w:lvl w:ilvl="1" w:tplc="51A45606" w:tentative="1">
      <w:start w:val="1"/>
      <w:numFmt w:val="bullet"/>
      <w:lvlText w:val="o"/>
      <w:lvlJc w:val="left"/>
      <w:pPr>
        <w:ind w:left="1440" w:hanging="360"/>
      </w:pPr>
      <w:rPr>
        <w:rFonts w:ascii="Courier New" w:hAnsi="Courier New" w:cs="Courier New" w:hint="default"/>
      </w:rPr>
    </w:lvl>
    <w:lvl w:ilvl="2" w:tplc="8856BB88" w:tentative="1">
      <w:start w:val="1"/>
      <w:numFmt w:val="bullet"/>
      <w:lvlText w:val=""/>
      <w:lvlJc w:val="left"/>
      <w:pPr>
        <w:ind w:left="2160" w:hanging="360"/>
      </w:pPr>
      <w:rPr>
        <w:rFonts w:ascii="Wingdings" w:hAnsi="Wingdings" w:hint="default"/>
      </w:rPr>
    </w:lvl>
    <w:lvl w:ilvl="3" w:tplc="FE4AF906" w:tentative="1">
      <w:start w:val="1"/>
      <w:numFmt w:val="bullet"/>
      <w:lvlText w:val=""/>
      <w:lvlJc w:val="left"/>
      <w:pPr>
        <w:ind w:left="2880" w:hanging="360"/>
      </w:pPr>
      <w:rPr>
        <w:rFonts w:ascii="Symbol" w:hAnsi="Symbol" w:hint="default"/>
      </w:rPr>
    </w:lvl>
    <w:lvl w:ilvl="4" w:tplc="E63669D4" w:tentative="1">
      <w:start w:val="1"/>
      <w:numFmt w:val="bullet"/>
      <w:lvlText w:val="o"/>
      <w:lvlJc w:val="left"/>
      <w:pPr>
        <w:ind w:left="3600" w:hanging="360"/>
      </w:pPr>
      <w:rPr>
        <w:rFonts w:ascii="Courier New" w:hAnsi="Courier New" w:cs="Courier New" w:hint="default"/>
      </w:rPr>
    </w:lvl>
    <w:lvl w:ilvl="5" w:tplc="4FC6C9AC" w:tentative="1">
      <w:start w:val="1"/>
      <w:numFmt w:val="bullet"/>
      <w:lvlText w:val=""/>
      <w:lvlJc w:val="left"/>
      <w:pPr>
        <w:ind w:left="4320" w:hanging="360"/>
      </w:pPr>
      <w:rPr>
        <w:rFonts w:ascii="Wingdings" w:hAnsi="Wingdings" w:hint="default"/>
      </w:rPr>
    </w:lvl>
    <w:lvl w:ilvl="6" w:tplc="69B48586" w:tentative="1">
      <w:start w:val="1"/>
      <w:numFmt w:val="bullet"/>
      <w:lvlText w:val=""/>
      <w:lvlJc w:val="left"/>
      <w:pPr>
        <w:ind w:left="5040" w:hanging="360"/>
      </w:pPr>
      <w:rPr>
        <w:rFonts w:ascii="Symbol" w:hAnsi="Symbol" w:hint="default"/>
      </w:rPr>
    </w:lvl>
    <w:lvl w:ilvl="7" w:tplc="08BC7F5A" w:tentative="1">
      <w:start w:val="1"/>
      <w:numFmt w:val="bullet"/>
      <w:lvlText w:val="o"/>
      <w:lvlJc w:val="left"/>
      <w:pPr>
        <w:ind w:left="5760" w:hanging="360"/>
      </w:pPr>
      <w:rPr>
        <w:rFonts w:ascii="Courier New" w:hAnsi="Courier New" w:cs="Courier New" w:hint="default"/>
      </w:rPr>
    </w:lvl>
    <w:lvl w:ilvl="8" w:tplc="0ACECA0C" w:tentative="1">
      <w:start w:val="1"/>
      <w:numFmt w:val="bullet"/>
      <w:lvlText w:val=""/>
      <w:lvlJc w:val="left"/>
      <w:pPr>
        <w:ind w:left="6480" w:hanging="360"/>
      </w:pPr>
      <w:rPr>
        <w:rFonts w:ascii="Wingdings" w:hAnsi="Wingdings" w:hint="default"/>
      </w:rPr>
    </w:lvl>
  </w:abstractNum>
  <w:abstractNum w:abstractNumId="576">
    <w:nsid w:val="4A266089"/>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7">
    <w:nsid w:val="4A3808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8">
    <w:nsid w:val="4A8762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9">
    <w:nsid w:val="4A9B6B71"/>
    <w:multiLevelType w:val="multilevel"/>
    <w:tmpl w:val="7F9AB868"/>
    <w:numStyleLink w:val="ag3"/>
  </w:abstractNum>
  <w:abstractNum w:abstractNumId="580">
    <w:nsid w:val="4A9E58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1">
    <w:nsid w:val="4A9F0B7C"/>
    <w:multiLevelType w:val="multilevel"/>
    <w:tmpl w:val="7F9AB868"/>
    <w:numStyleLink w:val="ag3"/>
  </w:abstractNum>
  <w:abstractNum w:abstractNumId="582">
    <w:nsid w:val="4AA90D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3">
    <w:nsid w:val="4AB258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4">
    <w:nsid w:val="4ABA03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5">
    <w:nsid w:val="4ABD6CA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6">
    <w:nsid w:val="4AD759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7">
    <w:nsid w:val="4AFB45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8">
    <w:nsid w:val="4B151E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9">
    <w:nsid w:val="4B391F0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0">
    <w:nsid w:val="4B4446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1">
    <w:nsid w:val="4B6B0A21"/>
    <w:multiLevelType w:val="multilevel"/>
    <w:tmpl w:val="C0D43636"/>
    <w:lvl w:ilvl="0">
      <w:start w:val="3"/>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2">
    <w:nsid w:val="4B7349E0"/>
    <w:multiLevelType w:val="multilevel"/>
    <w:tmpl w:val="7F9AB868"/>
    <w:numStyleLink w:val="ag3"/>
  </w:abstractNum>
  <w:abstractNum w:abstractNumId="593">
    <w:nsid w:val="4B8A224F"/>
    <w:multiLevelType w:val="multilevel"/>
    <w:tmpl w:val="7F9AB868"/>
    <w:numStyleLink w:val="ag3"/>
  </w:abstractNum>
  <w:abstractNum w:abstractNumId="594">
    <w:nsid w:val="4BB35B4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5">
    <w:nsid w:val="4BD459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6">
    <w:nsid w:val="4C063429"/>
    <w:multiLevelType w:val="multilevel"/>
    <w:tmpl w:val="7F9AB868"/>
    <w:numStyleLink w:val="ag3"/>
  </w:abstractNum>
  <w:abstractNum w:abstractNumId="597">
    <w:nsid w:val="4C40695A"/>
    <w:multiLevelType w:val="multilevel"/>
    <w:tmpl w:val="7F9AB868"/>
    <w:numStyleLink w:val="ag3"/>
  </w:abstractNum>
  <w:abstractNum w:abstractNumId="598">
    <w:nsid w:val="4CED6D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9">
    <w:nsid w:val="4CFE67C2"/>
    <w:multiLevelType w:val="multilevel"/>
    <w:tmpl w:val="7F9AB868"/>
    <w:numStyleLink w:val="ag3"/>
  </w:abstractNum>
  <w:abstractNum w:abstractNumId="600">
    <w:nsid w:val="4D0757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1">
    <w:nsid w:val="4D1A35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2">
    <w:nsid w:val="4D3D5C5E"/>
    <w:multiLevelType w:val="multilevel"/>
    <w:tmpl w:val="7F9AB868"/>
    <w:numStyleLink w:val="ag3"/>
  </w:abstractNum>
  <w:abstractNum w:abstractNumId="603">
    <w:nsid w:val="4D3D60B2"/>
    <w:multiLevelType w:val="multilevel"/>
    <w:tmpl w:val="7F9AB868"/>
    <w:numStyleLink w:val="ag3"/>
  </w:abstractNum>
  <w:abstractNum w:abstractNumId="604">
    <w:nsid w:val="4D544E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5">
    <w:nsid w:val="4D6B444B"/>
    <w:multiLevelType w:val="multilevel"/>
    <w:tmpl w:val="7F9AB868"/>
    <w:numStyleLink w:val="ag3"/>
  </w:abstractNum>
  <w:abstractNum w:abstractNumId="606">
    <w:nsid w:val="4DA57C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7">
    <w:nsid w:val="4DBD009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8">
    <w:nsid w:val="4DC718E0"/>
    <w:multiLevelType w:val="multilevel"/>
    <w:tmpl w:val="7F9AB868"/>
    <w:numStyleLink w:val="ag3"/>
  </w:abstractNum>
  <w:abstractNum w:abstractNumId="609">
    <w:nsid w:val="4E0F645B"/>
    <w:multiLevelType w:val="multilevel"/>
    <w:tmpl w:val="7F9AB868"/>
    <w:numStyleLink w:val="ag3"/>
  </w:abstractNum>
  <w:abstractNum w:abstractNumId="610">
    <w:nsid w:val="4E514FB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1">
    <w:nsid w:val="4E5F5D5E"/>
    <w:multiLevelType w:val="multilevel"/>
    <w:tmpl w:val="7F9AB868"/>
    <w:numStyleLink w:val="ag3"/>
  </w:abstractNum>
  <w:abstractNum w:abstractNumId="612">
    <w:nsid w:val="4E6840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3">
    <w:nsid w:val="4E69677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14">
    <w:nsid w:val="4EAF4CF6"/>
    <w:multiLevelType w:val="multilevel"/>
    <w:tmpl w:val="7F9AB868"/>
    <w:numStyleLink w:val="ag3"/>
  </w:abstractNum>
  <w:abstractNum w:abstractNumId="615">
    <w:nsid w:val="4EB237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6">
    <w:nsid w:val="4EB36D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7">
    <w:nsid w:val="4ECC24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8">
    <w:nsid w:val="4F1219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9">
    <w:nsid w:val="4F5075A7"/>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20">
    <w:nsid w:val="4F5124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1">
    <w:nsid w:val="4F652D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2">
    <w:nsid w:val="4F692FF8"/>
    <w:multiLevelType w:val="multilevel"/>
    <w:tmpl w:val="7F9AB868"/>
    <w:numStyleLink w:val="ag3"/>
  </w:abstractNum>
  <w:abstractNum w:abstractNumId="623">
    <w:nsid w:val="4F744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24">
    <w:nsid w:val="4F7D3AD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5">
    <w:nsid w:val="4F8B5E1E"/>
    <w:multiLevelType w:val="multilevel"/>
    <w:tmpl w:val="7F9AB868"/>
    <w:styleLink w:val="ag3"/>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6">
    <w:nsid w:val="4FA773F1"/>
    <w:multiLevelType w:val="multilevel"/>
    <w:tmpl w:val="7F9AB868"/>
    <w:numStyleLink w:val="ag3"/>
  </w:abstractNum>
  <w:abstractNum w:abstractNumId="627">
    <w:nsid w:val="4FAE13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8">
    <w:nsid w:val="4FBE6D63"/>
    <w:multiLevelType w:val="multilevel"/>
    <w:tmpl w:val="7F9AB868"/>
    <w:numStyleLink w:val="ag3"/>
  </w:abstractNum>
  <w:abstractNum w:abstractNumId="629">
    <w:nsid w:val="4FDD130F"/>
    <w:multiLevelType w:val="multilevel"/>
    <w:tmpl w:val="7F9AB868"/>
    <w:numStyleLink w:val="ag3"/>
  </w:abstractNum>
  <w:abstractNum w:abstractNumId="630">
    <w:nsid w:val="4FF1168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1">
    <w:nsid w:val="5028679F"/>
    <w:multiLevelType w:val="multilevel"/>
    <w:tmpl w:val="7F9AB868"/>
    <w:numStyleLink w:val="ag3"/>
  </w:abstractNum>
  <w:abstractNum w:abstractNumId="632">
    <w:nsid w:val="502C6CE7"/>
    <w:multiLevelType w:val="multilevel"/>
    <w:tmpl w:val="6C100A9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3">
    <w:nsid w:val="503F3D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4">
    <w:nsid w:val="50564B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5">
    <w:nsid w:val="50616941"/>
    <w:multiLevelType w:val="multilevel"/>
    <w:tmpl w:val="7F9AB868"/>
    <w:numStyleLink w:val="ag3"/>
  </w:abstractNum>
  <w:abstractNum w:abstractNumId="636">
    <w:nsid w:val="50713AA0"/>
    <w:multiLevelType w:val="multilevel"/>
    <w:tmpl w:val="65F2746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7">
    <w:nsid w:val="50A76F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8">
    <w:nsid w:val="50A92DE5"/>
    <w:multiLevelType w:val="multilevel"/>
    <w:tmpl w:val="7F9AB868"/>
    <w:numStyleLink w:val="ag3"/>
  </w:abstractNum>
  <w:abstractNum w:abstractNumId="639">
    <w:nsid w:val="50D94AA5"/>
    <w:multiLevelType w:val="multilevel"/>
    <w:tmpl w:val="276264A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640">
    <w:nsid w:val="511150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1">
    <w:nsid w:val="512412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2">
    <w:nsid w:val="513B03E1"/>
    <w:multiLevelType w:val="multilevel"/>
    <w:tmpl w:val="7F9AB868"/>
    <w:numStyleLink w:val="ag3"/>
  </w:abstractNum>
  <w:abstractNum w:abstractNumId="643">
    <w:nsid w:val="514E5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4">
    <w:nsid w:val="51877B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5">
    <w:nsid w:val="519751D4"/>
    <w:multiLevelType w:val="multilevel"/>
    <w:tmpl w:val="7F9AB868"/>
    <w:numStyleLink w:val="ag3"/>
  </w:abstractNum>
  <w:abstractNum w:abstractNumId="646">
    <w:nsid w:val="51A86E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7">
    <w:nsid w:val="51AF75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8">
    <w:nsid w:val="51BD0C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9">
    <w:nsid w:val="51CC4E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0">
    <w:nsid w:val="51CE2323"/>
    <w:multiLevelType w:val="multilevel"/>
    <w:tmpl w:val="7F9AB868"/>
    <w:numStyleLink w:val="ag3"/>
  </w:abstractNum>
  <w:abstractNum w:abstractNumId="651">
    <w:nsid w:val="51DF19F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2">
    <w:nsid w:val="52246E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3">
    <w:nsid w:val="52317988"/>
    <w:multiLevelType w:val="multilevel"/>
    <w:tmpl w:val="7F9AB868"/>
    <w:numStyleLink w:val="ag3"/>
  </w:abstractNum>
  <w:abstractNum w:abstractNumId="654">
    <w:nsid w:val="523D35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5">
    <w:nsid w:val="528922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6">
    <w:nsid w:val="52A244EB"/>
    <w:multiLevelType w:val="multilevel"/>
    <w:tmpl w:val="7F9AB868"/>
    <w:numStyleLink w:val="ag3"/>
  </w:abstractNum>
  <w:abstractNum w:abstractNumId="657">
    <w:nsid w:val="52BD65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8">
    <w:nsid w:val="52E018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9">
    <w:nsid w:val="534D7E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0">
    <w:nsid w:val="536463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1">
    <w:nsid w:val="53AA645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2">
    <w:nsid w:val="53B75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3">
    <w:nsid w:val="53D25F6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4">
    <w:nsid w:val="54324F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5">
    <w:nsid w:val="545929C5"/>
    <w:multiLevelType w:val="multilevel"/>
    <w:tmpl w:val="7F9AB868"/>
    <w:numStyleLink w:val="ag3"/>
  </w:abstractNum>
  <w:abstractNum w:abstractNumId="666">
    <w:nsid w:val="547717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7">
    <w:nsid w:val="54BF722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8">
    <w:nsid w:val="54DE1634"/>
    <w:multiLevelType w:val="multilevel"/>
    <w:tmpl w:val="7F9AB868"/>
    <w:numStyleLink w:val="ag3"/>
  </w:abstractNum>
  <w:abstractNum w:abstractNumId="669">
    <w:nsid w:val="54E35B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0">
    <w:nsid w:val="54E524FB"/>
    <w:multiLevelType w:val="hybridMultilevel"/>
    <w:tmpl w:val="F3883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1">
    <w:nsid w:val="5502744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2">
    <w:nsid w:val="5509728D"/>
    <w:multiLevelType w:val="multilevel"/>
    <w:tmpl w:val="7F9AB868"/>
    <w:numStyleLink w:val="ag3"/>
  </w:abstractNum>
  <w:abstractNum w:abstractNumId="673">
    <w:nsid w:val="552F240B"/>
    <w:multiLevelType w:val="multilevel"/>
    <w:tmpl w:val="F724B31A"/>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74">
    <w:nsid w:val="554D3A6A"/>
    <w:multiLevelType w:val="multilevel"/>
    <w:tmpl w:val="7F9AB868"/>
    <w:numStyleLink w:val="ag3"/>
  </w:abstractNum>
  <w:abstractNum w:abstractNumId="675">
    <w:nsid w:val="554D41C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6">
    <w:nsid w:val="55530E1E"/>
    <w:multiLevelType w:val="multilevel"/>
    <w:tmpl w:val="7F9AB868"/>
    <w:numStyleLink w:val="ag3"/>
  </w:abstractNum>
  <w:abstractNum w:abstractNumId="677">
    <w:nsid w:val="55B019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8">
    <w:nsid w:val="55DB0D3D"/>
    <w:multiLevelType w:val="multilevel"/>
    <w:tmpl w:val="7F9AB868"/>
    <w:numStyleLink w:val="ag3"/>
  </w:abstractNum>
  <w:abstractNum w:abstractNumId="679">
    <w:nsid w:val="56105F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0">
    <w:nsid w:val="561408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1">
    <w:nsid w:val="563204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2">
    <w:nsid w:val="56775A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3">
    <w:nsid w:val="567E5577"/>
    <w:multiLevelType w:val="multilevel"/>
    <w:tmpl w:val="7F9AB868"/>
    <w:numStyleLink w:val="ag3"/>
  </w:abstractNum>
  <w:abstractNum w:abstractNumId="684">
    <w:nsid w:val="567E77C7"/>
    <w:multiLevelType w:val="multilevel"/>
    <w:tmpl w:val="7D2A20C6"/>
    <w:lvl w:ilvl="0">
      <w:start w:val="8"/>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5">
    <w:nsid w:val="569F56B0"/>
    <w:multiLevelType w:val="multilevel"/>
    <w:tmpl w:val="7F9AB868"/>
    <w:numStyleLink w:val="ag3"/>
  </w:abstractNum>
  <w:abstractNum w:abstractNumId="686">
    <w:nsid w:val="56B05F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7">
    <w:nsid w:val="56E1309A"/>
    <w:multiLevelType w:val="multilevel"/>
    <w:tmpl w:val="7F9AB868"/>
    <w:numStyleLink w:val="ag3"/>
  </w:abstractNum>
  <w:abstractNum w:abstractNumId="688">
    <w:nsid w:val="571E636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9">
    <w:nsid w:val="572E4E42"/>
    <w:multiLevelType w:val="multilevel"/>
    <w:tmpl w:val="7F9AB868"/>
    <w:numStyleLink w:val="ag3"/>
  </w:abstractNum>
  <w:abstractNum w:abstractNumId="690">
    <w:nsid w:val="573B39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1">
    <w:nsid w:val="574423B9"/>
    <w:multiLevelType w:val="multilevel"/>
    <w:tmpl w:val="7F9AB868"/>
    <w:numStyleLink w:val="ag3"/>
  </w:abstractNum>
  <w:abstractNum w:abstractNumId="692">
    <w:nsid w:val="57521B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3">
    <w:nsid w:val="57522DD2"/>
    <w:multiLevelType w:val="multilevel"/>
    <w:tmpl w:val="7F9AB868"/>
    <w:numStyleLink w:val="ag3"/>
  </w:abstractNum>
  <w:abstractNum w:abstractNumId="694">
    <w:nsid w:val="57906A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5">
    <w:nsid w:val="579944A5"/>
    <w:multiLevelType w:val="multilevel"/>
    <w:tmpl w:val="7F9AB868"/>
    <w:numStyleLink w:val="ag3"/>
  </w:abstractNum>
  <w:abstractNum w:abstractNumId="696">
    <w:nsid w:val="579D6B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7">
    <w:nsid w:val="57A522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8">
    <w:nsid w:val="57B46D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9">
    <w:nsid w:val="57D1460E"/>
    <w:multiLevelType w:val="hybridMultilevel"/>
    <w:tmpl w:val="9C2E3954"/>
    <w:lvl w:ilvl="0" w:tplc="93862010">
      <w:start w:val="1"/>
      <w:numFmt w:val="bullet"/>
      <w:lvlText w:val=""/>
      <w:lvlJc w:val="left"/>
      <w:pPr>
        <w:ind w:left="720" w:hanging="360"/>
      </w:pPr>
      <w:rPr>
        <w:rFonts w:ascii="Symbol" w:hAnsi="Symbol" w:hint="default"/>
      </w:rPr>
    </w:lvl>
    <w:lvl w:ilvl="1" w:tplc="7FE4AECA">
      <w:start w:val="1"/>
      <w:numFmt w:val="bullet"/>
      <w:lvlText w:val="o"/>
      <w:lvlJc w:val="left"/>
      <w:pPr>
        <w:ind w:left="1440" w:hanging="360"/>
      </w:pPr>
      <w:rPr>
        <w:rFonts w:ascii="Courier New" w:hAnsi="Courier New" w:cs="Courier New" w:hint="default"/>
      </w:rPr>
    </w:lvl>
    <w:lvl w:ilvl="2" w:tplc="25964CFE" w:tentative="1">
      <w:start w:val="1"/>
      <w:numFmt w:val="bullet"/>
      <w:lvlText w:val=""/>
      <w:lvlJc w:val="left"/>
      <w:pPr>
        <w:ind w:left="2160" w:hanging="360"/>
      </w:pPr>
      <w:rPr>
        <w:rFonts w:ascii="Wingdings" w:hAnsi="Wingdings" w:hint="default"/>
      </w:rPr>
    </w:lvl>
    <w:lvl w:ilvl="3" w:tplc="384E838A" w:tentative="1">
      <w:start w:val="1"/>
      <w:numFmt w:val="bullet"/>
      <w:lvlText w:val=""/>
      <w:lvlJc w:val="left"/>
      <w:pPr>
        <w:ind w:left="2880" w:hanging="360"/>
      </w:pPr>
      <w:rPr>
        <w:rFonts w:ascii="Symbol" w:hAnsi="Symbol" w:hint="default"/>
      </w:rPr>
    </w:lvl>
    <w:lvl w:ilvl="4" w:tplc="CE88C872" w:tentative="1">
      <w:start w:val="1"/>
      <w:numFmt w:val="bullet"/>
      <w:lvlText w:val="o"/>
      <w:lvlJc w:val="left"/>
      <w:pPr>
        <w:ind w:left="3600" w:hanging="360"/>
      </w:pPr>
      <w:rPr>
        <w:rFonts w:ascii="Courier New" w:hAnsi="Courier New" w:cs="Courier New" w:hint="default"/>
      </w:rPr>
    </w:lvl>
    <w:lvl w:ilvl="5" w:tplc="409E69EA" w:tentative="1">
      <w:start w:val="1"/>
      <w:numFmt w:val="bullet"/>
      <w:lvlText w:val=""/>
      <w:lvlJc w:val="left"/>
      <w:pPr>
        <w:ind w:left="4320" w:hanging="360"/>
      </w:pPr>
      <w:rPr>
        <w:rFonts w:ascii="Wingdings" w:hAnsi="Wingdings" w:hint="default"/>
      </w:rPr>
    </w:lvl>
    <w:lvl w:ilvl="6" w:tplc="B388EA18" w:tentative="1">
      <w:start w:val="1"/>
      <w:numFmt w:val="bullet"/>
      <w:lvlText w:val=""/>
      <w:lvlJc w:val="left"/>
      <w:pPr>
        <w:ind w:left="5040" w:hanging="360"/>
      </w:pPr>
      <w:rPr>
        <w:rFonts w:ascii="Symbol" w:hAnsi="Symbol" w:hint="default"/>
      </w:rPr>
    </w:lvl>
    <w:lvl w:ilvl="7" w:tplc="39689E10" w:tentative="1">
      <w:start w:val="1"/>
      <w:numFmt w:val="bullet"/>
      <w:lvlText w:val="o"/>
      <w:lvlJc w:val="left"/>
      <w:pPr>
        <w:ind w:left="5760" w:hanging="360"/>
      </w:pPr>
      <w:rPr>
        <w:rFonts w:ascii="Courier New" w:hAnsi="Courier New" w:cs="Courier New" w:hint="default"/>
      </w:rPr>
    </w:lvl>
    <w:lvl w:ilvl="8" w:tplc="66368328" w:tentative="1">
      <w:start w:val="1"/>
      <w:numFmt w:val="bullet"/>
      <w:lvlText w:val=""/>
      <w:lvlJc w:val="left"/>
      <w:pPr>
        <w:ind w:left="6480" w:hanging="360"/>
      </w:pPr>
      <w:rPr>
        <w:rFonts w:ascii="Wingdings" w:hAnsi="Wingdings" w:hint="default"/>
      </w:rPr>
    </w:lvl>
  </w:abstractNum>
  <w:abstractNum w:abstractNumId="700">
    <w:nsid w:val="580618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1">
    <w:nsid w:val="580A42A4"/>
    <w:multiLevelType w:val="multilevel"/>
    <w:tmpl w:val="7F9AB868"/>
    <w:numStyleLink w:val="ag3"/>
  </w:abstractNum>
  <w:abstractNum w:abstractNumId="702">
    <w:nsid w:val="58980B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3">
    <w:nsid w:val="58A74B0D"/>
    <w:multiLevelType w:val="multilevel"/>
    <w:tmpl w:val="7F9AB868"/>
    <w:numStyleLink w:val="ag3"/>
  </w:abstractNum>
  <w:abstractNum w:abstractNumId="704">
    <w:nsid w:val="58DE110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05">
    <w:nsid w:val="590A216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6">
    <w:nsid w:val="590C5C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7">
    <w:nsid w:val="590C761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8">
    <w:nsid w:val="59333F51"/>
    <w:multiLevelType w:val="multilevel"/>
    <w:tmpl w:val="7F9AB868"/>
    <w:numStyleLink w:val="ag3"/>
  </w:abstractNum>
  <w:abstractNum w:abstractNumId="709">
    <w:nsid w:val="595308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0">
    <w:nsid w:val="595B34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1">
    <w:nsid w:val="59891B96"/>
    <w:multiLevelType w:val="multilevel"/>
    <w:tmpl w:val="7F9AB868"/>
    <w:numStyleLink w:val="ag3"/>
  </w:abstractNum>
  <w:abstractNum w:abstractNumId="712">
    <w:nsid w:val="59D04A55"/>
    <w:multiLevelType w:val="singleLevel"/>
    <w:tmpl w:val="EE76EC62"/>
    <w:lvl w:ilvl="0">
      <w:start w:val="1"/>
      <w:numFmt w:val="bullet"/>
      <w:pStyle w:val="a1"/>
      <w:lvlText w:val=""/>
      <w:lvlJc w:val="left"/>
      <w:pPr>
        <w:tabs>
          <w:tab w:val="num" w:pos="360"/>
        </w:tabs>
        <w:ind w:left="199" w:hanging="199"/>
      </w:pPr>
      <w:rPr>
        <w:rFonts w:ascii="Symbol" w:hAnsi="Symbol" w:hint="default"/>
        <w:sz w:val="22"/>
      </w:rPr>
    </w:lvl>
  </w:abstractNum>
  <w:abstractNum w:abstractNumId="713">
    <w:nsid w:val="5A5544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4">
    <w:nsid w:val="5A826B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5">
    <w:nsid w:val="5AA66C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6">
    <w:nsid w:val="5AA706F2"/>
    <w:multiLevelType w:val="hybridMultilevel"/>
    <w:tmpl w:val="1728C6F6"/>
    <w:lvl w:ilvl="0" w:tplc="73B09C2C">
      <w:start w:val="1"/>
      <w:numFmt w:val="bullet"/>
      <w:lvlText w:val=""/>
      <w:lvlJc w:val="left"/>
      <w:pPr>
        <w:ind w:left="720" w:hanging="360"/>
      </w:pPr>
      <w:rPr>
        <w:rFonts w:ascii="Symbol" w:hAnsi="Symbol" w:hint="default"/>
      </w:rPr>
    </w:lvl>
    <w:lvl w:ilvl="1" w:tplc="D8F6FB7E">
      <w:start w:val="1"/>
      <w:numFmt w:val="bullet"/>
      <w:lvlText w:val="o"/>
      <w:lvlJc w:val="left"/>
      <w:pPr>
        <w:ind w:left="1440" w:hanging="360"/>
      </w:pPr>
      <w:rPr>
        <w:rFonts w:ascii="Courier New" w:hAnsi="Courier New" w:cs="Courier New" w:hint="default"/>
      </w:rPr>
    </w:lvl>
    <w:lvl w:ilvl="2" w:tplc="DED0861E">
      <w:start w:val="1"/>
      <w:numFmt w:val="bullet"/>
      <w:lvlText w:val=""/>
      <w:lvlJc w:val="left"/>
      <w:pPr>
        <w:ind w:left="2160" w:hanging="360"/>
      </w:pPr>
      <w:rPr>
        <w:rFonts w:ascii="Symbol" w:hAnsi="Symbol" w:hint="default"/>
      </w:rPr>
    </w:lvl>
    <w:lvl w:ilvl="3" w:tplc="91EA484E" w:tentative="1">
      <w:start w:val="1"/>
      <w:numFmt w:val="bullet"/>
      <w:lvlText w:val=""/>
      <w:lvlJc w:val="left"/>
      <w:pPr>
        <w:ind w:left="2880" w:hanging="360"/>
      </w:pPr>
      <w:rPr>
        <w:rFonts w:ascii="Symbol" w:hAnsi="Symbol" w:hint="default"/>
      </w:rPr>
    </w:lvl>
    <w:lvl w:ilvl="4" w:tplc="641E6992" w:tentative="1">
      <w:start w:val="1"/>
      <w:numFmt w:val="bullet"/>
      <w:lvlText w:val="o"/>
      <w:lvlJc w:val="left"/>
      <w:pPr>
        <w:ind w:left="3600" w:hanging="360"/>
      </w:pPr>
      <w:rPr>
        <w:rFonts w:ascii="Courier New" w:hAnsi="Courier New" w:cs="Courier New" w:hint="default"/>
      </w:rPr>
    </w:lvl>
    <w:lvl w:ilvl="5" w:tplc="982E9708" w:tentative="1">
      <w:start w:val="1"/>
      <w:numFmt w:val="bullet"/>
      <w:lvlText w:val=""/>
      <w:lvlJc w:val="left"/>
      <w:pPr>
        <w:ind w:left="4320" w:hanging="360"/>
      </w:pPr>
      <w:rPr>
        <w:rFonts w:ascii="Wingdings" w:hAnsi="Wingdings" w:hint="default"/>
      </w:rPr>
    </w:lvl>
    <w:lvl w:ilvl="6" w:tplc="7422D36C" w:tentative="1">
      <w:start w:val="1"/>
      <w:numFmt w:val="bullet"/>
      <w:lvlText w:val=""/>
      <w:lvlJc w:val="left"/>
      <w:pPr>
        <w:ind w:left="5040" w:hanging="360"/>
      </w:pPr>
      <w:rPr>
        <w:rFonts w:ascii="Symbol" w:hAnsi="Symbol" w:hint="default"/>
      </w:rPr>
    </w:lvl>
    <w:lvl w:ilvl="7" w:tplc="83443800" w:tentative="1">
      <w:start w:val="1"/>
      <w:numFmt w:val="bullet"/>
      <w:lvlText w:val="o"/>
      <w:lvlJc w:val="left"/>
      <w:pPr>
        <w:ind w:left="5760" w:hanging="360"/>
      </w:pPr>
      <w:rPr>
        <w:rFonts w:ascii="Courier New" w:hAnsi="Courier New" w:cs="Courier New" w:hint="default"/>
      </w:rPr>
    </w:lvl>
    <w:lvl w:ilvl="8" w:tplc="B2B0B13E" w:tentative="1">
      <w:start w:val="1"/>
      <w:numFmt w:val="bullet"/>
      <w:lvlText w:val=""/>
      <w:lvlJc w:val="left"/>
      <w:pPr>
        <w:ind w:left="6480" w:hanging="360"/>
      </w:pPr>
      <w:rPr>
        <w:rFonts w:ascii="Wingdings" w:hAnsi="Wingdings" w:hint="default"/>
      </w:rPr>
    </w:lvl>
  </w:abstractNum>
  <w:abstractNum w:abstractNumId="717">
    <w:nsid w:val="5AB50F7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18">
    <w:nsid w:val="5ABD3CE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9">
    <w:nsid w:val="5AC15A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0">
    <w:nsid w:val="5AC91C69"/>
    <w:multiLevelType w:val="hybridMultilevel"/>
    <w:tmpl w:val="530A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1">
    <w:nsid w:val="5AD15A41"/>
    <w:multiLevelType w:val="hybridMultilevel"/>
    <w:tmpl w:val="84E0F4F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2">
    <w:nsid w:val="5AD74267"/>
    <w:multiLevelType w:val="multilevel"/>
    <w:tmpl w:val="7F9AB868"/>
    <w:numStyleLink w:val="ag3"/>
  </w:abstractNum>
  <w:abstractNum w:abstractNumId="723">
    <w:nsid w:val="5AE07C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4">
    <w:nsid w:val="5B021D4D"/>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25">
    <w:nsid w:val="5B1509A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6">
    <w:nsid w:val="5B4539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7">
    <w:nsid w:val="5B563615"/>
    <w:multiLevelType w:val="multilevel"/>
    <w:tmpl w:val="7F9AB868"/>
    <w:numStyleLink w:val="ag3"/>
  </w:abstractNum>
  <w:abstractNum w:abstractNumId="728">
    <w:nsid w:val="5BC313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9">
    <w:nsid w:val="5BC56B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0">
    <w:nsid w:val="5BC7359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1">
    <w:nsid w:val="5C2B35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2">
    <w:nsid w:val="5C3658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3">
    <w:nsid w:val="5C4475EF"/>
    <w:multiLevelType w:val="multilevel"/>
    <w:tmpl w:val="7F9AB868"/>
    <w:numStyleLink w:val="ag3"/>
  </w:abstractNum>
  <w:abstractNum w:abstractNumId="734">
    <w:nsid w:val="5C6855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5">
    <w:nsid w:val="5C71245B"/>
    <w:multiLevelType w:val="multilevel"/>
    <w:tmpl w:val="7F9AB868"/>
    <w:numStyleLink w:val="ag3"/>
  </w:abstractNum>
  <w:abstractNum w:abstractNumId="736">
    <w:nsid w:val="5C7C4BAF"/>
    <w:multiLevelType w:val="hybridMultilevel"/>
    <w:tmpl w:val="82BE2196"/>
    <w:lvl w:ilvl="0" w:tplc="0A7A45D6">
      <w:start w:val="1"/>
      <w:numFmt w:val="bullet"/>
      <w:lvlText w:val=""/>
      <w:lvlJc w:val="left"/>
      <w:pPr>
        <w:ind w:left="1380" w:hanging="360"/>
      </w:pPr>
      <w:rPr>
        <w:rFonts w:ascii="Symbol" w:hAnsi="Symbol" w:hint="default"/>
      </w:rPr>
    </w:lvl>
    <w:lvl w:ilvl="1" w:tplc="7EBC72BA" w:tentative="1">
      <w:start w:val="1"/>
      <w:numFmt w:val="lowerLetter"/>
      <w:lvlText w:val="%2."/>
      <w:lvlJc w:val="left"/>
      <w:pPr>
        <w:ind w:left="2100" w:hanging="360"/>
      </w:pPr>
    </w:lvl>
    <w:lvl w:ilvl="2" w:tplc="A524F79C" w:tentative="1">
      <w:start w:val="1"/>
      <w:numFmt w:val="lowerRoman"/>
      <w:lvlText w:val="%3."/>
      <w:lvlJc w:val="right"/>
      <w:pPr>
        <w:ind w:left="2820" w:hanging="180"/>
      </w:pPr>
    </w:lvl>
    <w:lvl w:ilvl="3" w:tplc="D400887A" w:tentative="1">
      <w:start w:val="1"/>
      <w:numFmt w:val="decimal"/>
      <w:lvlText w:val="%4."/>
      <w:lvlJc w:val="left"/>
      <w:pPr>
        <w:ind w:left="3540" w:hanging="360"/>
      </w:pPr>
    </w:lvl>
    <w:lvl w:ilvl="4" w:tplc="4EB4D87C" w:tentative="1">
      <w:start w:val="1"/>
      <w:numFmt w:val="lowerLetter"/>
      <w:lvlText w:val="%5."/>
      <w:lvlJc w:val="left"/>
      <w:pPr>
        <w:ind w:left="4260" w:hanging="360"/>
      </w:pPr>
    </w:lvl>
    <w:lvl w:ilvl="5" w:tplc="CC1CD38E" w:tentative="1">
      <w:start w:val="1"/>
      <w:numFmt w:val="lowerRoman"/>
      <w:lvlText w:val="%6."/>
      <w:lvlJc w:val="right"/>
      <w:pPr>
        <w:ind w:left="4980" w:hanging="180"/>
      </w:pPr>
    </w:lvl>
    <w:lvl w:ilvl="6" w:tplc="AD44BD9C" w:tentative="1">
      <w:start w:val="1"/>
      <w:numFmt w:val="decimal"/>
      <w:lvlText w:val="%7."/>
      <w:lvlJc w:val="left"/>
      <w:pPr>
        <w:ind w:left="5700" w:hanging="360"/>
      </w:pPr>
    </w:lvl>
    <w:lvl w:ilvl="7" w:tplc="90E8B0CE" w:tentative="1">
      <w:start w:val="1"/>
      <w:numFmt w:val="lowerLetter"/>
      <w:lvlText w:val="%8."/>
      <w:lvlJc w:val="left"/>
      <w:pPr>
        <w:ind w:left="6420" w:hanging="360"/>
      </w:pPr>
    </w:lvl>
    <w:lvl w:ilvl="8" w:tplc="3C5CF70E" w:tentative="1">
      <w:start w:val="1"/>
      <w:numFmt w:val="lowerRoman"/>
      <w:lvlText w:val="%9."/>
      <w:lvlJc w:val="right"/>
      <w:pPr>
        <w:ind w:left="7140" w:hanging="180"/>
      </w:pPr>
    </w:lvl>
  </w:abstractNum>
  <w:abstractNum w:abstractNumId="737">
    <w:nsid w:val="5C806E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8">
    <w:nsid w:val="5C9926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9">
    <w:nsid w:val="5CB85BE2"/>
    <w:multiLevelType w:val="multilevel"/>
    <w:tmpl w:val="7F9AB868"/>
    <w:numStyleLink w:val="ag3"/>
  </w:abstractNum>
  <w:abstractNum w:abstractNumId="740">
    <w:nsid w:val="5CCE15CD"/>
    <w:multiLevelType w:val="multilevel"/>
    <w:tmpl w:val="7F9AB868"/>
    <w:numStyleLink w:val="ag3"/>
  </w:abstractNum>
  <w:abstractNum w:abstractNumId="741">
    <w:nsid w:val="5CD408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2">
    <w:nsid w:val="5CD81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3">
    <w:nsid w:val="5D0B3C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4">
    <w:nsid w:val="5D0F4454"/>
    <w:multiLevelType w:val="multilevel"/>
    <w:tmpl w:val="7F9AB868"/>
    <w:numStyleLink w:val="ag3"/>
  </w:abstractNum>
  <w:abstractNum w:abstractNumId="745">
    <w:nsid w:val="5D1941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6">
    <w:nsid w:val="5D537A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7">
    <w:nsid w:val="5D9023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8">
    <w:nsid w:val="5D945269"/>
    <w:multiLevelType w:val="multilevel"/>
    <w:tmpl w:val="7F9AB868"/>
    <w:numStyleLink w:val="ag3"/>
  </w:abstractNum>
  <w:abstractNum w:abstractNumId="749">
    <w:nsid w:val="5D9C68AE"/>
    <w:multiLevelType w:val="multilevel"/>
    <w:tmpl w:val="7F9AB868"/>
    <w:numStyleLink w:val="ag3"/>
  </w:abstractNum>
  <w:abstractNum w:abstractNumId="750">
    <w:nsid w:val="5DAF4AFE"/>
    <w:multiLevelType w:val="multilevel"/>
    <w:tmpl w:val="7F9AB868"/>
    <w:numStyleLink w:val="ag3"/>
  </w:abstractNum>
  <w:abstractNum w:abstractNumId="751">
    <w:nsid w:val="5DC818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2">
    <w:nsid w:val="5DD32A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3">
    <w:nsid w:val="5DEC0028"/>
    <w:multiLevelType w:val="multilevel"/>
    <w:tmpl w:val="7F9AB868"/>
    <w:numStyleLink w:val="ag3"/>
  </w:abstractNum>
  <w:abstractNum w:abstractNumId="754">
    <w:nsid w:val="5DFA12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5">
    <w:nsid w:val="5E0C3CEF"/>
    <w:multiLevelType w:val="multilevel"/>
    <w:tmpl w:val="7F9AB868"/>
    <w:numStyleLink w:val="ag3"/>
  </w:abstractNum>
  <w:abstractNum w:abstractNumId="756">
    <w:nsid w:val="5E0E0B31"/>
    <w:multiLevelType w:val="multilevel"/>
    <w:tmpl w:val="7F9AB868"/>
    <w:numStyleLink w:val="ag3"/>
  </w:abstractNum>
  <w:abstractNum w:abstractNumId="757">
    <w:nsid w:val="5E1D57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8">
    <w:nsid w:val="5E971A6F"/>
    <w:multiLevelType w:val="multilevel"/>
    <w:tmpl w:val="8FF4F9A8"/>
    <w:lvl w:ilvl="0">
      <w:start w:val="1"/>
      <w:numFmt w:val="upperLetter"/>
      <w:pStyle w:val="ANNEXZ"/>
      <w:suff w:val="nothing"/>
      <w:lvlText w:val="Annex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759">
    <w:nsid w:val="5EB7634B"/>
    <w:multiLevelType w:val="multilevel"/>
    <w:tmpl w:val="7F9AB868"/>
    <w:numStyleLink w:val="ag3"/>
  </w:abstractNum>
  <w:abstractNum w:abstractNumId="760">
    <w:nsid w:val="5EE116AF"/>
    <w:multiLevelType w:val="multilevel"/>
    <w:tmpl w:val="7F9AB868"/>
    <w:numStyleLink w:val="ag3"/>
  </w:abstractNum>
  <w:abstractNum w:abstractNumId="761">
    <w:nsid w:val="5EEE20DB"/>
    <w:multiLevelType w:val="multilevel"/>
    <w:tmpl w:val="7F9AB868"/>
    <w:numStyleLink w:val="ag3"/>
  </w:abstractNum>
  <w:abstractNum w:abstractNumId="762">
    <w:nsid w:val="5EF236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3">
    <w:nsid w:val="5F160B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4">
    <w:nsid w:val="5F4763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5">
    <w:nsid w:val="5F562F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6">
    <w:nsid w:val="5F6E41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7">
    <w:nsid w:val="5F8124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8">
    <w:nsid w:val="5FA7466C"/>
    <w:multiLevelType w:val="multilevel"/>
    <w:tmpl w:val="6C100A9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9">
    <w:nsid w:val="5FE94997"/>
    <w:multiLevelType w:val="multilevel"/>
    <w:tmpl w:val="7F9AB868"/>
    <w:numStyleLink w:val="ag3"/>
  </w:abstractNum>
  <w:abstractNum w:abstractNumId="770">
    <w:nsid w:val="602231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1">
    <w:nsid w:val="605022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2">
    <w:nsid w:val="60D0594E"/>
    <w:multiLevelType w:val="multilevel"/>
    <w:tmpl w:val="7F9AB868"/>
    <w:numStyleLink w:val="ag3"/>
  </w:abstractNum>
  <w:abstractNum w:abstractNumId="773">
    <w:nsid w:val="60DE75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4">
    <w:nsid w:val="60E624F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5">
    <w:nsid w:val="61287B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6">
    <w:nsid w:val="614719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7">
    <w:nsid w:val="617227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8">
    <w:nsid w:val="619C57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9">
    <w:nsid w:val="61D161E8"/>
    <w:multiLevelType w:val="multilevel"/>
    <w:tmpl w:val="7F9AB868"/>
    <w:numStyleLink w:val="ag3"/>
  </w:abstractNum>
  <w:abstractNum w:abstractNumId="780">
    <w:nsid w:val="61F961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1">
    <w:nsid w:val="62175127"/>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782">
    <w:nsid w:val="624F36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3">
    <w:nsid w:val="626338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4">
    <w:nsid w:val="627734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5">
    <w:nsid w:val="628A155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6">
    <w:nsid w:val="62A403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7">
    <w:nsid w:val="62B46313"/>
    <w:multiLevelType w:val="multilevel"/>
    <w:tmpl w:val="7F9AB868"/>
    <w:numStyleLink w:val="ag3"/>
  </w:abstractNum>
  <w:abstractNum w:abstractNumId="788">
    <w:nsid w:val="62DF4D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9">
    <w:nsid w:val="630047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0">
    <w:nsid w:val="630E5A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1">
    <w:nsid w:val="63700B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2">
    <w:nsid w:val="637011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3">
    <w:nsid w:val="639C366A"/>
    <w:multiLevelType w:val="multilevel"/>
    <w:tmpl w:val="7F9AB868"/>
    <w:numStyleLink w:val="ag3"/>
  </w:abstractNum>
  <w:abstractNum w:abstractNumId="794">
    <w:nsid w:val="63D82E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5">
    <w:nsid w:val="63E17B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6">
    <w:nsid w:val="63E92E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7">
    <w:nsid w:val="6409755C"/>
    <w:multiLevelType w:val="multilevel"/>
    <w:tmpl w:val="7F9AB868"/>
    <w:numStyleLink w:val="ag3"/>
  </w:abstractNum>
  <w:abstractNum w:abstractNumId="798">
    <w:nsid w:val="640C6E7D"/>
    <w:multiLevelType w:val="multilevel"/>
    <w:tmpl w:val="7F9AB868"/>
    <w:numStyleLink w:val="ag3"/>
  </w:abstractNum>
  <w:abstractNum w:abstractNumId="799">
    <w:nsid w:val="64D17240"/>
    <w:multiLevelType w:val="multilevel"/>
    <w:tmpl w:val="7F9AB868"/>
    <w:numStyleLink w:val="ag3"/>
  </w:abstractNum>
  <w:abstractNum w:abstractNumId="800">
    <w:nsid w:val="64D746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1">
    <w:nsid w:val="651D4654"/>
    <w:multiLevelType w:val="multilevel"/>
    <w:tmpl w:val="7F9AB868"/>
    <w:numStyleLink w:val="ag3"/>
  </w:abstractNum>
  <w:abstractNum w:abstractNumId="802">
    <w:nsid w:val="655B20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3">
    <w:nsid w:val="655E04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4">
    <w:nsid w:val="65791501"/>
    <w:multiLevelType w:val="hybridMultilevel"/>
    <w:tmpl w:val="19D08724"/>
    <w:lvl w:ilvl="0" w:tplc="15D62BF4">
      <w:start w:val="1"/>
      <w:numFmt w:val="bullet"/>
      <w:lvlText w:val=""/>
      <w:lvlJc w:val="left"/>
      <w:pPr>
        <w:ind w:left="720" w:hanging="360"/>
      </w:pPr>
      <w:rPr>
        <w:rFonts w:ascii="Symbol" w:hAnsi="Symbol" w:hint="default"/>
      </w:rPr>
    </w:lvl>
    <w:lvl w:ilvl="1" w:tplc="A3D2354C" w:tentative="1">
      <w:start w:val="1"/>
      <w:numFmt w:val="bullet"/>
      <w:lvlText w:val="o"/>
      <w:lvlJc w:val="left"/>
      <w:pPr>
        <w:ind w:left="1440" w:hanging="360"/>
      </w:pPr>
      <w:rPr>
        <w:rFonts w:ascii="Courier New" w:hAnsi="Courier New" w:cs="Courier New" w:hint="default"/>
      </w:rPr>
    </w:lvl>
    <w:lvl w:ilvl="2" w:tplc="F238F5E4" w:tentative="1">
      <w:start w:val="1"/>
      <w:numFmt w:val="bullet"/>
      <w:lvlText w:val=""/>
      <w:lvlJc w:val="left"/>
      <w:pPr>
        <w:ind w:left="2160" w:hanging="360"/>
      </w:pPr>
      <w:rPr>
        <w:rFonts w:ascii="Wingdings" w:hAnsi="Wingdings" w:hint="default"/>
      </w:rPr>
    </w:lvl>
    <w:lvl w:ilvl="3" w:tplc="D82231F6" w:tentative="1">
      <w:start w:val="1"/>
      <w:numFmt w:val="bullet"/>
      <w:lvlText w:val=""/>
      <w:lvlJc w:val="left"/>
      <w:pPr>
        <w:ind w:left="2880" w:hanging="360"/>
      </w:pPr>
      <w:rPr>
        <w:rFonts w:ascii="Symbol" w:hAnsi="Symbol" w:hint="default"/>
      </w:rPr>
    </w:lvl>
    <w:lvl w:ilvl="4" w:tplc="FE0A70D4" w:tentative="1">
      <w:start w:val="1"/>
      <w:numFmt w:val="bullet"/>
      <w:lvlText w:val="o"/>
      <w:lvlJc w:val="left"/>
      <w:pPr>
        <w:ind w:left="3600" w:hanging="360"/>
      </w:pPr>
      <w:rPr>
        <w:rFonts w:ascii="Courier New" w:hAnsi="Courier New" w:cs="Courier New" w:hint="default"/>
      </w:rPr>
    </w:lvl>
    <w:lvl w:ilvl="5" w:tplc="D81A0748" w:tentative="1">
      <w:start w:val="1"/>
      <w:numFmt w:val="bullet"/>
      <w:lvlText w:val=""/>
      <w:lvlJc w:val="left"/>
      <w:pPr>
        <w:ind w:left="4320" w:hanging="360"/>
      </w:pPr>
      <w:rPr>
        <w:rFonts w:ascii="Wingdings" w:hAnsi="Wingdings" w:hint="default"/>
      </w:rPr>
    </w:lvl>
    <w:lvl w:ilvl="6" w:tplc="C3202C1E" w:tentative="1">
      <w:start w:val="1"/>
      <w:numFmt w:val="bullet"/>
      <w:lvlText w:val=""/>
      <w:lvlJc w:val="left"/>
      <w:pPr>
        <w:ind w:left="5040" w:hanging="360"/>
      </w:pPr>
      <w:rPr>
        <w:rFonts w:ascii="Symbol" w:hAnsi="Symbol" w:hint="default"/>
      </w:rPr>
    </w:lvl>
    <w:lvl w:ilvl="7" w:tplc="E26E33C4" w:tentative="1">
      <w:start w:val="1"/>
      <w:numFmt w:val="bullet"/>
      <w:lvlText w:val="o"/>
      <w:lvlJc w:val="left"/>
      <w:pPr>
        <w:ind w:left="5760" w:hanging="360"/>
      </w:pPr>
      <w:rPr>
        <w:rFonts w:ascii="Courier New" w:hAnsi="Courier New" w:cs="Courier New" w:hint="default"/>
      </w:rPr>
    </w:lvl>
    <w:lvl w:ilvl="8" w:tplc="751C197A" w:tentative="1">
      <w:start w:val="1"/>
      <w:numFmt w:val="bullet"/>
      <w:lvlText w:val=""/>
      <w:lvlJc w:val="left"/>
      <w:pPr>
        <w:ind w:left="6480" w:hanging="360"/>
      </w:pPr>
      <w:rPr>
        <w:rFonts w:ascii="Wingdings" w:hAnsi="Wingdings" w:hint="default"/>
      </w:rPr>
    </w:lvl>
  </w:abstractNum>
  <w:abstractNum w:abstractNumId="805">
    <w:nsid w:val="65A232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6">
    <w:nsid w:val="65CC1B9A"/>
    <w:multiLevelType w:val="multilevel"/>
    <w:tmpl w:val="7F9AB868"/>
    <w:numStyleLink w:val="ag3"/>
  </w:abstractNum>
  <w:abstractNum w:abstractNumId="807">
    <w:nsid w:val="667E36C8"/>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808">
    <w:nsid w:val="66F4725C"/>
    <w:multiLevelType w:val="multilevel"/>
    <w:tmpl w:val="7F9AB868"/>
    <w:numStyleLink w:val="ag3"/>
  </w:abstractNum>
  <w:abstractNum w:abstractNumId="809">
    <w:nsid w:val="671B43F3"/>
    <w:multiLevelType w:val="multilevel"/>
    <w:tmpl w:val="7F9AB868"/>
    <w:numStyleLink w:val="ag3"/>
  </w:abstractNum>
  <w:abstractNum w:abstractNumId="810">
    <w:nsid w:val="67322E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1">
    <w:nsid w:val="675B56C2"/>
    <w:multiLevelType w:val="multilevel"/>
    <w:tmpl w:val="7F9AB868"/>
    <w:numStyleLink w:val="ag3"/>
  </w:abstractNum>
  <w:abstractNum w:abstractNumId="812">
    <w:nsid w:val="676D1D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3">
    <w:nsid w:val="677C5D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4">
    <w:nsid w:val="67B379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5">
    <w:nsid w:val="67BE2630"/>
    <w:multiLevelType w:val="multilevel"/>
    <w:tmpl w:val="7F9AB868"/>
    <w:numStyleLink w:val="ag3"/>
  </w:abstractNum>
  <w:abstractNum w:abstractNumId="816">
    <w:nsid w:val="67CF42D2"/>
    <w:multiLevelType w:val="multilevel"/>
    <w:tmpl w:val="7F9AB868"/>
    <w:numStyleLink w:val="ag3"/>
  </w:abstractNum>
  <w:abstractNum w:abstractNumId="817">
    <w:nsid w:val="680F4C39"/>
    <w:multiLevelType w:val="multilevel"/>
    <w:tmpl w:val="7F9AB868"/>
    <w:numStyleLink w:val="ag3"/>
  </w:abstractNum>
  <w:abstractNum w:abstractNumId="818">
    <w:nsid w:val="68677F22"/>
    <w:multiLevelType w:val="multilevel"/>
    <w:tmpl w:val="7F9AB868"/>
    <w:numStyleLink w:val="ag3"/>
  </w:abstractNum>
  <w:abstractNum w:abstractNumId="819">
    <w:nsid w:val="68845A6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0">
    <w:nsid w:val="68CF0A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1">
    <w:nsid w:val="68F668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2">
    <w:nsid w:val="69093F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3">
    <w:nsid w:val="694D0796"/>
    <w:multiLevelType w:val="multilevel"/>
    <w:tmpl w:val="7F9AB868"/>
    <w:numStyleLink w:val="ag3"/>
  </w:abstractNum>
  <w:abstractNum w:abstractNumId="824">
    <w:nsid w:val="6955393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5">
    <w:nsid w:val="697616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6">
    <w:nsid w:val="698863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7">
    <w:nsid w:val="6A05083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8">
    <w:nsid w:val="6A5217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9">
    <w:nsid w:val="6A6458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0">
    <w:nsid w:val="6A84247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1">
    <w:nsid w:val="6AB567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2">
    <w:nsid w:val="6AE648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3">
    <w:nsid w:val="6B160502"/>
    <w:multiLevelType w:val="multilevel"/>
    <w:tmpl w:val="7F9AB868"/>
    <w:numStyleLink w:val="ag3"/>
  </w:abstractNum>
  <w:abstractNum w:abstractNumId="834">
    <w:nsid w:val="6B6B23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5">
    <w:nsid w:val="6B6D01D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6">
    <w:nsid w:val="6B8A62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7">
    <w:nsid w:val="6BE87319"/>
    <w:multiLevelType w:val="multilevel"/>
    <w:tmpl w:val="7F9AB868"/>
    <w:numStyleLink w:val="ag3"/>
  </w:abstractNum>
  <w:abstractNum w:abstractNumId="838">
    <w:nsid w:val="6BED2708"/>
    <w:multiLevelType w:val="multilevel"/>
    <w:tmpl w:val="7F9AB868"/>
    <w:numStyleLink w:val="ag3"/>
  </w:abstractNum>
  <w:abstractNum w:abstractNumId="839">
    <w:nsid w:val="6C1D5151"/>
    <w:multiLevelType w:val="hybridMultilevel"/>
    <w:tmpl w:val="D03AD092"/>
    <w:lvl w:ilvl="0" w:tplc="EC0ADE22">
      <w:start w:val="1"/>
      <w:numFmt w:val="bullet"/>
      <w:lvlText w:val=""/>
      <w:lvlJc w:val="left"/>
      <w:pPr>
        <w:ind w:left="2250" w:hanging="360"/>
      </w:pPr>
      <w:rPr>
        <w:rFonts w:ascii="Symbol" w:hAnsi="Symbol" w:hint="default"/>
      </w:rPr>
    </w:lvl>
    <w:lvl w:ilvl="1" w:tplc="53F42990" w:tentative="1">
      <w:start w:val="1"/>
      <w:numFmt w:val="bullet"/>
      <w:lvlText w:val="o"/>
      <w:lvlJc w:val="left"/>
      <w:pPr>
        <w:ind w:left="2970" w:hanging="360"/>
      </w:pPr>
      <w:rPr>
        <w:rFonts w:ascii="Courier New" w:hAnsi="Courier New" w:cs="Courier New" w:hint="default"/>
      </w:rPr>
    </w:lvl>
    <w:lvl w:ilvl="2" w:tplc="E52AFBD0" w:tentative="1">
      <w:start w:val="1"/>
      <w:numFmt w:val="bullet"/>
      <w:lvlText w:val=""/>
      <w:lvlJc w:val="left"/>
      <w:pPr>
        <w:ind w:left="3690" w:hanging="360"/>
      </w:pPr>
      <w:rPr>
        <w:rFonts w:ascii="Wingdings" w:hAnsi="Wingdings" w:hint="default"/>
      </w:rPr>
    </w:lvl>
    <w:lvl w:ilvl="3" w:tplc="EF9AB04C" w:tentative="1">
      <w:start w:val="1"/>
      <w:numFmt w:val="bullet"/>
      <w:lvlText w:val=""/>
      <w:lvlJc w:val="left"/>
      <w:pPr>
        <w:ind w:left="4410" w:hanging="360"/>
      </w:pPr>
      <w:rPr>
        <w:rFonts w:ascii="Symbol" w:hAnsi="Symbol" w:hint="default"/>
      </w:rPr>
    </w:lvl>
    <w:lvl w:ilvl="4" w:tplc="C3AC2044" w:tentative="1">
      <w:start w:val="1"/>
      <w:numFmt w:val="bullet"/>
      <w:lvlText w:val="o"/>
      <w:lvlJc w:val="left"/>
      <w:pPr>
        <w:ind w:left="5130" w:hanging="360"/>
      </w:pPr>
      <w:rPr>
        <w:rFonts w:ascii="Courier New" w:hAnsi="Courier New" w:cs="Courier New" w:hint="default"/>
      </w:rPr>
    </w:lvl>
    <w:lvl w:ilvl="5" w:tplc="2B861180" w:tentative="1">
      <w:start w:val="1"/>
      <w:numFmt w:val="bullet"/>
      <w:lvlText w:val=""/>
      <w:lvlJc w:val="left"/>
      <w:pPr>
        <w:ind w:left="5850" w:hanging="360"/>
      </w:pPr>
      <w:rPr>
        <w:rFonts w:ascii="Wingdings" w:hAnsi="Wingdings" w:hint="default"/>
      </w:rPr>
    </w:lvl>
    <w:lvl w:ilvl="6" w:tplc="E17CD360" w:tentative="1">
      <w:start w:val="1"/>
      <w:numFmt w:val="bullet"/>
      <w:lvlText w:val=""/>
      <w:lvlJc w:val="left"/>
      <w:pPr>
        <w:ind w:left="6570" w:hanging="360"/>
      </w:pPr>
      <w:rPr>
        <w:rFonts w:ascii="Symbol" w:hAnsi="Symbol" w:hint="default"/>
      </w:rPr>
    </w:lvl>
    <w:lvl w:ilvl="7" w:tplc="8298A136" w:tentative="1">
      <w:start w:val="1"/>
      <w:numFmt w:val="bullet"/>
      <w:lvlText w:val="o"/>
      <w:lvlJc w:val="left"/>
      <w:pPr>
        <w:ind w:left="7290" w:hanging="360"/>
      </w:pPr>
      <w:rPr>
        <w:rFonts w:ascii="Courier New" w:hAnsi="Courier New" w:cs="Courier New" w:hint="default"/>
      </w:rPr>
    </w:lvl>
    <w:lvl w:ilvl="8" w:tplc="FE025DEC" w:tentative="1">
      <w:start w:val="1"/>
      <w:numFmt w:val="bullet"/>
      <w:lvlText w:val=""/>
      <w:lvlJc w:val="left"/>
      <w:pPr>
        <w:ind w:left="8010" w:hanging="360"/>
      </w:pPr>
      <w:rPr>
        <w:rFonts w:ascii="Wingdings" w:hAnsi="Wingdings" w:hint="default"/>
      </w:rPr>
    </w:lvl>
  </w:abstractNum>
  <w:abstractNum w:abstractNumId="840">
    <w:nsid w:val="6C2D43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1">
    <w:nsid w:val="6C52632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2">
    <w:nsid w:val="6C554444"/>
    <w:multiLevelType w:val="multilevel"/>
    <w:tmpl w:val="D0EC777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ascii="Times New Roman" w:hAnsi="Times New Roman" w:hint="default"/>
        <w:i w:val="0"/>
        <w:sz w:val="20"/>
        <w:szCs w:val="20"/>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3">
    <w:nsid w:val="6C682B39"/>
    <w:multiLevelType w:val="multilevel"/>
    <w:tmpl w:val="7F9AB868"/>
    <w:numStyleLink w:val="ag3"/>
  </w:abstractNum>
  <w:abstractNum w:abstractNumId="844">
    <w:nsid w:val="6C956E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5">
    <w:nsid w:val="6C9C5E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6">
    <w:nsid w:val="6CC511D2"/>
    <w:multiLevelType w:val="multilevel"/>
    <w:tmpl w:val="7F9AB868"/>
    <w:numStyleLink w:val="ag3"/>
  </w:abstractNum>
  <w:abstractNum w:abstractNumId="847">
    <w:nsid w:val="6CD43F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8">
    <w:nsid w:val="6CD460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9">
    <w:nsid w:val="6D6E6A91"/>
    <w:multiLevelType w:val="multilevel"/>
    <w:tmpl w:val="7F9AB868"/>
    <w:numStyleLink w:val="ag3"/>
  </w:abstractNum>
  <w:abstractNum w:abstractNumId="850">
    <w:nsid w:val="6D8C5A9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1">
    <w:nsid w:val="6D9112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2">
    <w:nsid w:val="6DD96B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3">
    <w:nsid w:val="6DF50E57"/>
    <w:multiLevelType w:val="multilevel"/>
    <w:tmpl w:val="7F9AB868"/>
    <w:numStyleLink w:val="ag3"/>
  </w:abstractNum>
  <w:abstractNum w:abstractNumId="854">
    <w:nsid w:val="6DF93DF0"/>
    <w:multiLevelType w:val="multilevel"/>
    <w:tmpl w:val="7F9AB868"/>
    <w:numStyleLink w:val="ag3"/>
  </w:abstractNum>
  <w:abstractNum w:abstractNumId="855">
    <w:nsid w:val="6E092E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6">
    <w:nsid w:val="6E0E530F"/>
    <w:multiLevelType w:val="multilevel"/>
    <w:tmpl w:val="7F9AB868"/>
    <w:numStyleLink w:val="ag3"/>
  </w:abstractNum>
  <w:abstractNum w:abstractNumId="857">
    <w:nsid w:val="6E2832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8">
    <w:nsid w:val="6E411180"/>
    <w:multiLevelType w:val="hybridMultilevel"/>
    <w:tmpl w:val="269A2902"/>
    <w:lvl w:ilvl="0" w:tplc="6770B6DA">
      <w:start w:val="1"/>
      <w:numFmt w:val="bullet"/>
      <w:lvlText w:val=""/>
      <w:lvlJc w:val="left"/>
      <w:pPr>
        <w:ind w:left="720" w:hanging="360"/>
      </w:pPr>
      <w:rPr>
        <w:rFonts w:ascii="Symbol" w:hAnsi="Symbol" w:hint="default"/>
      </w:rPr>
    </w:lvl>
    <w:lvl w:ilvl="1" w:tplc="424604DC" w:tentative="1">
      <w:start w:val="1"/>
      <w:numFmt w:val="bullet"/>
      <w:lvlText w:val="o"/>
      <w:lvlJc w:val="left"/>
      <w:pPr>
        <w:ind w:left="1440" w:hanging="360"/>
      </w:pPr>
      <w:rPr>
        <w:rFonts w:ascii="Courier New" w:hAnsi="Courier New" w:cs="Courier New" w:hint="default"/>
      </w:rPr>
    </w:lvl>
    <w:lvl w:ilvl="2" w:tplc="CD666844">
      <w:start w:val="1"/>
      <w:numFmt w:val="bullet"/>
      <w:lvlText w:val=""/>
      <w:lvlJc w:val="left"/>
      <w:pPr>
        <w:ind w:left="2160" w:hanging="360"/>
      </w:pPr>
      <w:rPr>
        <w:rFonts w:ascii="Symbol" w:hAnsi="Symbol" w:hint="default"/>
      </w:rPr>
    </w:lvl>
    <w:lvl w:ilvl="3" w:tplc="7ABE37B8" w:tentative="1">
      <w:start w:val="1"/>
      <w:numFmt w:val="bullet"/>
      <w:lvlText w:val=""/>
      <w:lvlJc w:val="left"/>
      <w:pPr>
        <w:ind w:left="2880" w:hanging="360"/>
      </w:pPr>
      <w:rPr>
        <w:rFonts w:ascii="Symbol" w:hAnsi="Symbol" w:hint="default"/>
      </w:rPr>
    </w:lvl>
    <w:lvl w:ilvl="4" w:tplc="FA6CBE20" w:tentative="1">
      <w:start w:val="1"/>
      <w:numFmt w:val="bullet"/>
      <w:lvlText w:val="o"/>
      <w:lvlJc w:val="left"/>
      <w:pPr>
        <w:ind w:left="3600" w:hanging="360"/>
      </w:pPr>
      <w:rPr>
        <w:rFonts w:ascii="Courier New" w:hAnsi="Courier New" w:cs="Courier New" w:hint="default"/>
      </w:rPr>
    </w:lvl>
    <w:lvl w:ilvl="5" w:tplc="51C8D35A" w:tentative="1">
      <w:start w:val="1"/>
      <w:numFmt w:val="bullet"/>
      <w:lvlText w:val=""/>
      <w:lvlJc w:val="left"/>
      <w:pPr>
        <w:ind w:left="4320" w:hanging="360"/>
      </w:pPr>
      <w:rPr>
        <w:rFonts w:ascii="Wingdings" w:hAnsi="Wingdings" w:hint="default"/>
      </w:rPr>
    </w:lvl>
    <w:lvl w:ilvl="6" w:tplc="B2366FDE" w:tentative="1">
      <w:start w:val="1"/>
      <w:numFmt w:val="bullet"/>
      <w:lvlText w:val=""/>
      <w:lvlJc w:val="left"/>
      <w:pPr>
        <w:ind w:left="5040" w:hanging="360"/>
      </w:pPr>
      <w:rPr>
        <w:rFonts w:ascii="Symbol" w:hAnsi="Symbol" w:hint="default"/>
      </w:rPr>
    </w:lvl>
    <w:lvl w:ilvl="7" w:tplc="1FEAB4E0" w:tentative="1">
      <w:start w:val="1"/>
      <w:numFmt w:val="bullet"/>
      <w:lvlText w:val="o"/>
      <w:lvlJc w:val="left"/>
      <w:pPr>
        <w:ind w:left="5760" w:hanging="360"/>
      </w:pPr>
      <w:rPr>
        <w:rFonts w:ascii="Courier New" w:hAnsi="Courier New" w:cs="Courier New" w:hint="default"/>
      </w:rPr>
    </w:lvl>
    <w:lvl w:ilvl="8" w:tplc="93A80730" w:tentative="1">
      <w:start w:val="1"/>
      <w:numFmt w:val="bullet"/>
      <w:lvlText w:val=""/>
      <w:lvlJc w:val="left"/>
      <w:pPr>
        <w:ind w:left="6480" w:hanging="360"/>
      </w:pPr>
      <w:rPr>
        <w:rFonts w:ascii="Wingdings" w:hAnsi="Wingdings" w:hint="default"/>
      </w:rPr>
    </w:lvl>
  </w:abstractNum>
  <w:abstractNum w:abstractNumId="859">
    <w:nsid w:val="6E4C3A6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0">
    <w:nsid w:val="6E5E56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1">
    <w:nsid w:val="6E6025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2">
    <w:nsid w:val="6E6B3CCE"/>
    <w:multiLevelType w:val="multilevel"/>
    <w:tmpl w:val="7F9AB868"/>
    <w:numStyleLink w:val="ag3"/>
  </w:abstractNum>
  <w:abstractNum w:abstractNumId="863">
    <w:nsid w:val="6E8230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4">
    <w:nsid w:val="6EAC7B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5">
    <w:nsid w:val="6EBD0D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6">
    <w:nsid w:val="6F1674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7">
    <w:nsid w:val="6F3766C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8">
    <w:nsid w:val="6F38123E"/>
    <w:multiLevelType w:val="hybridMultilevel"/>
    <w:tmpl w:val="1DD26BE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9">
    <w:nsid w:val="6F6006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0">
    <w:nsid w:val="6F694B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1">
    <w:nsid w:val="6F7811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2">
    <w:nsid w:val="6FC824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3">
    <w:nsid w:val="6FE328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4">
    <w:nsid w:val="6FF266DE"/>
    <w:multiLevelType w:val="multilevel"/>
    <w:tmpl w:val="7F9AB868"/>
    <w:numStyleLink w:val="ag3"/>
  </w:abstractNum>
  <w:abstractNum w:abstractNumId="875">
    <w:nsid w:val="6FF71E98"/>
    <w:multiLevelType w:val="multilevel"/>
    <w:tmpl w:val="7F9AB868"/>
    <w:numStyleLink w:val="ag3"/>
  </w:abstractNum>
  <w:abstractNum w:abstractNumId="876">
    <w:nsid w:val="70135BE9"/>
    <w:multiLevelType w:val="multilevel"/>
    <w:tmpl w:val="7F9AB868"/>
    <w:numStyleLink w:val="ag3"/>
  </w:abstractNum>
  <w:abstractNum w:abstractNumId="877">
    <w:nsid w:val="701A77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8">
    <w:nsid w:val="70280A28"/>
    <w:multiLevelType w:val="multilevel"/>
    <w:tmpl w:val="7F9AB868"/>
    <w:numStyleLink w:val="ag3"/>
  </w:abstractNum>
  <w:abstractNum w:abstractNumId="879">
    <w:nsid w:val="702F00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0">
    <w:nsid w:val="703445E4"/>
    <w:multiLevelType w:val="multilevel"/>
    <w:tmpl w:val="7F9AB868"/>
    <w:numStyleLink w:val="ag3"/>
  </w:abstractNum>
  <w:abstractNum w:abstractNumId="881">
    <w:nsid w:val="703737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2">
    <w:nsid w:val="70663FA3"/>
    <w:multiLevelType w:val="multilevel"/>
    <w:tmpl w:val="7F9AB868"/>
    <w:numStyleLink w:val="ag3"/>
  </w:abstractNum>
  <w:abstractNum w:abstractNumId="883">
    <w:nsid w:val="708333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4">
    <w:nsid w:val="70955D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5">
    <w:nsid w:val="70AA0562"/>
    <w:multiLevelType w:val="multilevel"/>
    <w:tmpl w:val="2BC6D8BA"/>
    <w:lvl w:ilvl="0">
      <w:start w:val="7"/>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6">
    <w:nsid w:val="70EE36D3"/>
    <w:multiLevelType w:val="multilevel"/>
    <w:tmpl w:val="7F9AB868"/>
    <w:numStyleLink w:val="ag3"/>
  </w:abstractNum>
  <w:abstractNum w:abstractNumId="887">
    <w:nsid w:val="710E71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8">
    <w:nsid w:val="71115A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9">
    <w:nsid w:val="718955AC"/>
    <w:multiLevelType w:val="multilevel"/>
    <w:tmpl w:val="6C100A9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0">
    <w:nsid w:val="71AE6E7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91">
    <w:nsid w:val="71F51B96"/>
    <w:multiLevelType w:val="multilevel"/>
    <w:tmpl w:val="7F9AB868"/>
    <w:numStyleLink w:val="ag3"/>
  </w:abstractNum>
  <w:abstractNum w:abstractNumId="892">
    <w:nsid w:val="722A7CB6"/>
    <w:multiLevelType w:val="hybridMultilevel"/>
    <w:tmpl w:val="603447A8"/>
    <w:lvl w:ilvl="0" w:tplc="B92E87F4">
      <w:start w:val="1"/>
      <w:numFmt w:val="bullet"/>
      <w:lvlText w:val=""/>
      <w:lvlJc w:val="left"/>
      <w:pPr>
        <w:ind w:left="1627" w:hanging="360"/>
      </w:pPr>
      <w:rPr>
        <w:rFonts w:ascii="Symbol" w:hAnsi="Symbol" w:hint="default"/>
      </w:rPr>
    </w:lvl>
    <w:lvl w:ilvl="1" w:tplc="425AC5E6" w:tentative="1">
      <w:start w:val="1"/>
      <w:numFmt w:val="bullet"/>
      <w:lvlText w:val="o"/>
      <w:lvlJc w:val="left"/>
      <w:pPr>
        <w:ind w:left="2347" w:hanging="360"/>
      </w:pPr>
      <w:rPr>
        <w:rFonts w:ascii="Courier New" w:hAnsi="Courier New" w:cs="Courier New" w:hint="default"/>
      </w:rPr>
    </w:lvl>
    <w:lvl w:ilvl="2" w:tplc="AC18C00A" w:tentative="1">
      <w:start w:val="1"/>
      <w:numFmt w:val="bullet"/>
      <w:lvlText w:val=""/>
      <w:lvlJc w:val="left"/>
      <w:pPr>
        <w:ind w:left="3067" w:hanging="360"/>
      </w:pPr>
      <w:rPr>
        <w:rFonts w:ascii="Wingdings" w:hAnsi="Wingdings" w:hint="default"/>
      </w:rPr>
    </w:lvl>
    <w:lvl w:ilvl="3" w:tplc="B798C8AE" w:tentative="1">
      <w:start w:val="1"/>
      <w:numFmt w:val="bullet"/>
      <w:lvlText w:val=""/>
      <w:lvlJc w:val="left"/>
      <w:pPr>
        <w:ind w:left="3787" w:hanging="360"/>
      </w:pPr>
      <w:rPr>
        <w:rFonts w:ascii="Symbol" w:hAnsi="Symbol" w:hint="default"/>
      </w:rPr>
    </w:lvl>
    <w:lvl w:ilvl="4" w:tplc="411070FE" w:tentative="1">
      <w:start w:val="1"/>
      <w:numFmt w:val="bullet"/>
      <w:lvlText w:val="o"/>
      <w:lvlJc w:val="left"/>
      <w:pPr>
        <w:ind w:left="4507" w:hanging="360"/>
      </w:pPr>
      <w:rPr>
        <w:rFonts w:ascii="Courier New" w:hAnsi="Courier New" w:cs="Courier New" w:hint="default"/>
      </w:rPr>
    </w:lvl>
    <w:lvl w:ilvl="5" w:tplc="1DF824DC" w:tentative="1">
      <w:start w:val="1"/>
      <w:numFmt w:val="bullet"/>
      <w:lvlText w:val=""/>
      <w:lvlJc w:val="left"/>
      <w:pPr>
        <w:ind w:left="5227" w:hanging="360"/>
      </w:pPr>
      <w:rPr>
        <w:rFonts w:ascii="Wingdings" w:hAnsi="Wingdings" w:hint="default"/>
      </w:rPr>
    </w:lvl>
    <w:lvl w:ilvl="6" w:tplc="7F80C540" w:tentative="1">
      <w:start w:val="1"/>
      <w:numFmt w:val="bullet"/>
      <w:lvlText w:val=""/>
      <w:lvlJc w:val="left"/>
      <w:pPr>
        <w:ind w:left="5947" w:hanging="360"/>
      </w:pPr>
      <w:rPr>
        <w:rFonts w:ascii="Symbol" w:hAnsi="Symbol" w:hint="default"/>
      </w:rPr>
    </w:lvl>
    <w:lvl w:ilvl="7" w:tplc="AA98FE1E" w:tentative="1">
      <w:start w:val="1"/>
      <w:numFmt w:val="bullet"/>
      <w:lvlText w:val="o"/>
      <w:lvlJc w:val="left"/>
      <w:pPr>
        <w:ind w:left="6667" w:hanging="360"/>
      </w:pPr>
      <w:rPr>
        <w:rFonts w:ascii="Courier New" w:hAnsi="Courier New" w:cs="Courier New" w:hint="default"/>
      </w:rPr>
    </w:lvl>
    <w:lvl w:ilvl="8" w:tplc="74BCC59C" w:tentative="1">
      <w:start w:val="1"/>
      <w:numFmt w:val="bullet"/>
      <w:lvlText w:val=""/>
      <w:lvlJc w:val="left"/>
      <w:pPr>
        <w:ind w:left="7387" w:hanging="360"/>
      </w:pPr>
      <w:rPr>
        <w:rFonts w:ascii="Wingdings" w:hAnsi="Wingdings" w:hint="default"/>
      </w:rPr>
    </w:lvl>
  </w:abstractNum>
  <w:abstractNum w:abstractNumId="893">
    <w:nsid w:val="724872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4">
    <w:nsid w:val="72880A28"/>
    <w:multiLevelType w:val="multilevel"/>
    <w:tmpl w:val="9F5AB1AE"/>
    <w:lvl w:ilvl="0">
      <w:start w:val="1"/>
      <w:numFmt w:val="lowerLetter"/>
      <w:pStyle w:val="a7"/>
      <w:lvlText w:val="%1)"/>
      <w:lvlJc w:val="left"/>
      <w:pPr>
        <w:tabs>
          <w:tab w:val="num" w:pos="360"/>
        </w:tabs>
        <w:ind w:left="400" w:hanging="400"/>
      </w:pPr>
    </w:lvl>
    <w:lvl w:ilvl="1">
      <w:start w:val="1"/>
      <w:numFmt w:val="decimal"/>
      <w:pStyle w:val="22"/>
      <w:lvlText w:val="%2)"/>
      <w:lvlJc w:val="left"/>
      <w:pPr>
        <w:tabs>
          <w:tab w:val="num" w:pos="1080"/>
        </w:tabs>
        <w:ind w:left="800" w:hanging="400"/>
      </w:pPr>
    </w:lvl>
    <w:lvl w:ilvl="2">
      <w:start w:val="1"/>
      <w:numFmt w:val="lowerRoman"/>
      <w:pStyle w:val="32"/>
      <w:lvlText w:val="%3)"/>
      <w:lvlJc w:val="left"/>
      <w:pPr>
        <w:tabs>
          <w:tab w:val="num" w:pos="1800"/>
        </w:tabs>
        <w:ind w:left="1200" w:hanging="400"/>
      </w:pPr>
    </w:lvl>
    <w:lvl w:ilvl="3">
      <w:start w:val="1"/>
      <w:numFmt w:val="upperRoman"/>
      <w:pStyle w:val="42"/>
      <w:lvlText w:val="%4)"/>
      <w:lvlJc w:val="left"/>
      <w:pPr>
        <w:tabs>
          <w:tab w:val="num" w:pos="2520"/>
        </w:tabs>
        <w:ind w:left="1600" w:hanging="40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895">
    <w:nsid w:val="729B07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6">
    <w:nsid w:val="72D40EC8"/>
    <w:multiLevelType w:val="multilevel"/>
    <w:tmpl w:val="7F9AB868"/>
    <w:numStyleLink w:val="ag3"/>
  </w:abstractNum>
  <w:abstractNum w:abstractNumId="897">
    <w:nsid w:val="72D8101D"/>
    <w:multiLevelType w:val="multilevel"/>
    <w:tmpl w:val="7F9AB868"/>
    <w:numStyleLink w:val="ag3"/>
  </w:abstractNum>
  <w:abstractNum w:abstractNumId="898">
    <w:nsid w:val="730E315C"/>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99">
    <w:nsid w:val="732D68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0">
    <w:nsid w:val="73541CF6"/>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01">
    <w:nsid w:val="73804B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2">
    <w:nsid w:val="739617ED"/>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03">
    <w:nsid w:val="739F7E75"/>
    <w:multiLevelType w:val="multilevel"/>
    <w:tmpl w:val="7F9AB868"/>
    <w:numStyleLink w:val="ag3"/>
  </w:abstractNum>
  <w:abstractNum w:abstractNumId="904">
    <w:nsid w:val="73BD76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5">
    <w:nsid w:val="73C641F8"/>
    <w:multiLevelType w:val="hybridMultilevel"/>
    <w:tmpl w:val="F6B050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06">
    <w:nsid w:val="73D637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7">
    <w:nsid w:val="73EC03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8">
    <w:nsid w:val="742758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9">
    <w:nsid w:val="742872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0">
    <w:nsid w:val="743D09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1">
    <w:nsid w:val="74B21FFA"/>
    <w:multiLevelType w:val="multilevel"/>
    <w:tmpl w:val="7F9AB868"/>
    <w:numStyleLink w:val="ag3"/>
  </w:abstractNum>
  <w:abstractNum w:abstractNumId="912">
    <w:nsid w:val="74E368F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3">
    <w:nsid w:val="74E427A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4">
    <w:nsid w:val="74EE2197"/>
    <w:multiLevelType w:val="hybridMultilevel"/>
    <w:tmpl w:val="9D0A252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5">
    <w:nsid w:val="74F2374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6">
    <w:nsid w:val="75052305"/>
    <w:multiLevelType w:val="multilevel"/>
    <w:tmpl w:val="7F9AB868"/>
    <w:numStyleLink w:val="ag3"/>
  </w:abstractNum>
  <w:abstractNum w:abstractNumId="917">
    <w:nsid w:val="75091E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8">
    <w:nsid w:val="750B71B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9">
    <w:nsid w:val="753664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0">
    <w:nsid w:val="75797D1C"/>
    <w:multiLevelType w:val="multilevel"/>
    <w:tmpl w:val="7F9AB868"/>
    <w:numStyleLink w:val="ag3"/>
  </w:abstractNum>
  <w:abstractNum w:abstractNumId="921">
    <w:nsid w:val="759B17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2">
    <w:nsid w:val="75E51789"/>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923">
    <w:nsid w:val="75E52F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4">
    <w:nsid w:val="760A338F"/>
    <w:multiLevelType w:val="multilevel"/>
    <w:tmpl w:val="7F9AB868"/>
    <w:numStyleLink w:val="ag3"/>
  </w:abstractNum>
  <w:abstractNum w:abstractNumId="925">
    <w:nsid w:val="76114CF2"/>
    <w:multiLevelType w:val="multilevel"/>
    <w:tmpl w:val="7F9AB868"/>
    <w:numStyleLink w:val="ag3"/>
  </w:abstractNum>
  <w:abstractNum w:abstractNumId="926">
    <w:nsid w:val="7615674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7">
    <w:nsid w:val="7668369F"/>
    <w:multiLevelType w:val="multilevel"/>
    <w:tmpl w:val="7F9AB868"/>
    <w:numStyleLink w:val="ag3"/>
  </w:abstractNum>
  <w:abstractNum w:abstractNumId="928">
    <w:nsid w:val="769C07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9">
    <w:nsid w:val="76C121A7"/>
    <w:multiLevelType w:val="multilevel"/>
    <w:tmpl w:val="7F9AB868"/>
    <w:numStyleLink w:val="ag3"/>
  </w:abstractNum>
  <w:abstractNum w:abstractNumId="930">
    <w:nsid w:val="773629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1">
    <w:nsid w:val="775C69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2">
    <w:nsid w:val="777521FD"/>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33">
    <w:nsid w:val="77B05A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4">
    <w:nsid w:val="77B3544E"/>
    <w:multiLevelType w:val="multilevel"/>
    <w:tmpl w:val="7F9AB868"/>
    <w:numStyleLink w:val="ag3"/>
  </w:abstractNum>
  <w:abstractNum w:abstractNumId="935">
    <w:nsid w:val="77C230F8"/>
    <w:multiLevelType w:val="multilevel"/>
    <w:tmpl w:val="7F9AB868"/>
    <w:numStyleLink w:val="ag3"/>
  </w:abstractNum>
  <w:abstractNum w:abstractNumId="936">
    <w:nsid w:val="781804A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7">
    <w:nsid w:val="786C0B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8">
    <w:nsid w:val="78825CA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9">
    <w:nsid w:val="78907DBC"/>
    <w:multiLevelType w:val="multilevel"/>
    <w:tmpl w:val="C5C49672"/>
    <w:lvl w:ilvl="0">
      <w:start w:val="1"/>
      <w:numFmt w:val="decimal"/>
      <w:lvlText w:val="%1."/>
      <w:lvlJc w:val="left"/>
      <w:pPr>
        <w:tabs>
          <w:tab w:val="num" w:pos="540"/>
        </w:tabs>
        <w:ind w:left="540" w:hanging="360"/>
      </w:pPr>
      <w:rPr>
        <w:rFonts w:hint="default"/>
        <w:i w:val="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0">
    <w:nsid w:val="78923F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1">
    <w:nsid w:val="789F3F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2">
    <w:nsid w:val="78A35C1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3">
    <w:nsid w:val="78B470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4">
    <w:nsid w:val="78D608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5">
    <w:nsid w:val="78EC3A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6">
    <w:nsid w:val="78F805C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47">
    <w:nsid w:val="791613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8">
    <w:nsid w:val="792B2C28"/>
    <w:multiLevelType w:val="multilevel"/>
    <w:tmpl w:val="7F9AB868"/>
    <w:numStyleLink w:val="ag3"/>
  </w:abstractNum>
  <w:abstractNum w:abstractNumId="949">
    <w:nsid w:val="79771E0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0">
    <w:nsid w:val="79812981"/>
    <w:multiLevelType w:val="multilevel"/>
    <w:tmpl w:val="7F9AB868"/>
    <w:numStyleLink w:val="ag3"/>
  </w:abstractNum>
  <w:abstractNum w:abstractNumId="951">
    <w:nsid w:val="79DA698C"/>
    <w:multiLevelType w:val="multilevel"/>
    <w:tmpl w:val="7F9AB868"/>
    <w:numStyleLink w:val="ag3"/>
  </w:abstractNum>
  <w:abstractNum w:abstractNumId="952">
    <w:nsid w:val="79E0471A"/>
    <w:multiLevelType w:val="multilevel"/>
    <w:tmpl w:val="7F9AB868"/>
    <w:numStyleLink w:val="ag3"/>
  </w:abstractNum>
  <w:abstractNum w:abstractNumId="953">
    <w:nsid w:val="7A556DA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4">
    <w:nsid w:val="7A6724F4"/>
    <w:multiLevelType w:val="singleLevel"/>
    <w:tmpl w:val="E6C6E77A"/>
    <w:lvl w:ilvl="0">
      <w:start w:val="1"/>
      <w:numFmt w:val="bullet"/>
      <w:pStyle w:val="a8"/>
      <w:lvlText w:val=""/>
      <w:lvlJc w:val="left"/>
      <w:pPr>
        <w:tabs>
          <w:tab w:val="num" w:pos="360"/>
        </w:tabs>
        <w:ind w:left="0" w:firstLine="0"/>
      </w:pPr>
      <w:rPr>
        <w:rFonts w:ascii="Symbol" w:hAnsi="Symbol" w:hint="default"/>
        <w:sz w:val="22"/>
      </w:rPr>
    </w:lvl>
  </w:abstractNum>
  <w:abstractNum w:abstractNumId="955">
    <w:nsid w:val="7A8813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6">
    <w:nsid w:val="7AB97114"/>
    <w:multiLevelType w:val="multilevel"/>
    <w:tmpl w:val="7F9AB868"/>
    <w:numStyleLink w:val="ag3"/>
  </w:abstractNum>
  <w:abstractNum w:abstractNumId="957">
    <w:nsid w:val="7AE6263B"/>
    <w:multiLevelType w:val="hybridMultilevel"/>
    <w:tmpl w:val="9E4EC4FC"/>
    <w:lvl w:ilvl="0" w:tplc="08D41674">
      <w:start w:val="1"/>
      <w:numFmt w:val="bullet"/>
      <w:lvlText w:val=""/>
      <w:lvlJc w:val="left"/>
      <w:pPr>
        <w:ind w:left="720" w:hanging="360"/>
      </w:pPr>
      <w:rPr>
        <w:rFonts w:ascii="Symbol" w:hAnsi="Symbol" w:hint="default"/>
      </w:rPr>
    </w:lvl>
    <w:lvl w:ilvl="1" w:tplc="C22CCD22" w:tentative="1">
      <w:start w:val="1"/>
      <w:numFmt w:val="bullet"/>
      <w:lvlText w:val="o"/>
      <w:lvlJc w:val="left"/>
      <w:pPr>
        <w:ind w:left="1440" w:hanging="360"/>
      </w:pPr>
      <w:rPr>
        <w:rFonts w:ascii="Courier New" w:hAnsi="Courier New" w:cs="Courier New" w:hint="default"/>
      </w:rPr>
    </w:lvl>
    <w:lvl w:ilvl="2" w:tplc="1BB41C98" w:tentative="1">
      <w:start w:val="1"/>
      <w:numFmt w:val="bullet"/>
      <w:lvlText w:val=""/>
      <w:lvlJc w:val="left"/>
      <w:pPr>
        <w:ind w:left="2160" w:hanging="360"/>
      </w:pPr>
      <w:rPr>
        <w:rFonts w:ascii="Wingdings" w:hAnsi="Wingdings" w:hint="default"/>
      </w:rPr>
    </w:lvl>
    <w:lvl w:ilvl="3" w:tplc="4080EDF8" w:tentative="1">
      <w:start w:val="1"/>
      <w:numFmt w:val="bullet"/>
      <w:lvlText w:val=""/>
      <w:lvlJc w:val="left"/>
      <w:pPr>
        <w:ind w:left="2880" w:hanging="360"/>
      </w:pPr>
      <w:rPr>
        <w:rFonts w:ascii="Symbol" w:hAnsi="Symbol" w:hint="default"/>
      </w:rPr>
    </w:lvl>
    <w:lvl w:ilvl="4" w:tplc="D40A362E" w:tentative="1">
      <w:start w:val="1"/>
      <w:numFmt w:val="bullet"/>
      <w:lvlText w:val="o"/>
      <w:lvlJc w:val="left"/>
      <w:pPr>
        <w:ind w:left="3600" w:hanging="360"/>
      </w:pPr>
      <w:rPr>
        <w:rFonts w:ascii="Courier New" w:hAnsi="Courier New" w:cs="Courier New" w:hint="default"/>
      </w:rPr>
    </w:lvl>
    <w:lvl w:ilvl="5" w:tplc="00F035CC" w:tentative="1">
      <w:start w:val="1"/>
      <w:numFmt w:val="bullet"/>
      <w:lvlText w:val=""/>
      <w:lvlJc w:val="left"/>
      <w:pPr>
        <w:ind w:left="4320" w:hanging="360"/>
      </w:pPr>
      <w:rPr>
        <w:rFonts w:ascii="Wingdings" w:hAnsi="Wingdings" w:hint="default"/>
      </w:rPr>
    </w:lvl>
    <w:lvl w:ilvl="6" w:tplc="6204C9EC" w:tentative="1">
      <w:start w:val="1"/>
      <w:numFmt w:val="bullet"/>
      <w:lvlText w:val=""/>
      <w:lvlJc w:val="left"/>
      <w:pPr>
        <w:ind w:left="5040" w:hanging="360"/>
      </w:pPr>
      <w:rPr>
        <w:rFonts w:ascii="Symbol" w:hAnsi="Symbol" w:hint="default"/>
      </w:rPr>
    </w:lvl>
    <w:lvl w:ilvl="7" w:tplc="E3B89374" w:tentative="1">
      <w:start w:val="1"/>
      <w:numFmt w:val="bullet"/>
      <w:lvlText w:val="o"/>
      <w:lvlJc w:val="left"/>
      <w:pPr>
        <w:ind w:left="5760" w:hanging="360"/>
      </w:pPr>
      <w:rPr>
        <w:rFonts w:ascii="Courier New" w:hAnsi="Courier New" w:cs="Courier New" w:hint="default"/>
      </w:rPr>
    </w:lvl>
    <w:lvl w:ilvl="8" w:tplc="3948C9E0" w:tentative="1">
      <w:start w:val="1"/>
      <w:numFmt w:val="bullet"/>
      <w:lvlText w:val=""/>
      <w:lvlJc w:val="left"/>
      <w:pPr>
        <w:ind w:left="6480" w:hanging="360"/>
      </w:pPr>
      <w:rPr>
        <w:rFonts w:ascii="Wingdings" w:hAnsi="Wingdings" w:hint="default"/>
      </w:rPr>
    </w:lvl>
  </w:abstractNum>
  <w:abstractNum w:abstractNumId="958">
    <w:nsid w:val="7B0301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9">
    <w:nsid w:val="7B146E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0">
    <w:nsid w:val="7B1B1E2E"/>
    <w:multiLevelType w:val="multilevel"/>
    <w:tmpl w:val="276264A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961">
    <w:nsid w:val="7B275000"/>
    <w:multiLevelType w:val="multilevel"/>
    <w:tmpl w:val="7F9AB868"/>
    <w:numStyleLink w:val="ag3"/>
  </w:abstractNum>
  <w:abstractNum w:abstractNumId="962">
    <w:nsid w:val="7B2D3DEF"/>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963">
    <w:nsid w:val="7B496A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4">
    <w:nsid w:val="7B745D42"/>
    <w:multiLevelType w:val="hybridMultilevel"/>
    <w:tmpl w:val="E4681BA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65">
    <w:nsid w:val="7BAB34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6">
    <w:nsid w:val="7BE97154"/>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967">
    <w:nsid w:val="7BF24A8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68">
    <w:nsid w:val="7C047F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9">
    <w:nsid w:val="7C331372"/>
    <w:multiLevelType w:val="multilevel"/>
    <w:tmpl w:val="7F9AB868"/>
    <w:numStyleLink w:val="ag3"/>
  </w:abstractNum>
  <w:abstractNum w:abstractNumId="970">
    <w:nsid w:val="7C6C0D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1">
    <w:nsid w:val="7C8261AA"/>
    <w:multiLevelType w:val="multilevel"/>
    <w:tmpl w:val="7F9AB868"/>
    <w:numStyleLink w:val="ag3"/>
  </w:abstractNum>
  <w:abstractNum w:abstractNumId="972">
    <w:nsid w:val="7CA21511"/>
    <w:multiLevelType w:val="multilevel"/>
    <w:tmpl w:val="7F9AB868"/>
    <w:numStyleLink w:val="ag3"/>
  </w:abstractNum>
  <w:abstractNum w:abstractNumId="973">
    <w:nsid w:val="7CB62F0B"/>
    <w:multiLevelType w:val="multilevel"/>
    <w:tmpl w:val="7F9AB868"/>
    <w:numStyleLink w:val="ag3"/>
  </w:abstractNum>
  <w:abstractNum w:abstractNumId="974">
    <w:nsid w:val="7CFC140C"/>
    <w:multiLevelType w:val="multilevel"/>
    <w:tmpl w:val="7F9AB868"/>
    <w:numStyleLink w:val="ag3"/>
  </w:abstractNum>
  <w:abstractNum w:abstractNumId="975">
    <w:nsid w:val="7D1848C4"/>
    <w:multiLevelType w:val="multilevel"/>
    <w:tmpl w:val="7F9AB868"/>
    <w:numStyleLink w:val="ag3"/>
  </w:abstractNum>
  <w:abstractNum w:abstractNumId="976">
    <w:nsid w:val="7D4E5AE4"/>
    <w:multiLevelType w:val="hybridMultilevel"/>
    <w:tmpl w:val="4750384A"/>
    <w:lvl w:ilvl="0" w:tplc="628AE838">
      <w:start w:val="1"/>
      <w:numFmt w:val="bullet"/>
      <w:lvlText w:val=""/>
      <w:lvlJc w:val="left"/>
      <w:pPr>
        <w:ind w:left="3067" w:hanging="360"/>
      </w:pPr>
      <w:rPr>
        <w:rFonts w:ascii="Symbol" w:hAnsi="Symbol" w:hint="default"/>
      </w:rPr>
    </w:lvl>
    <w:lvl w:ilvl="1" w:tplc="63E485D6">
      <w:start w:val="1"/>
      <w:numFmt w:val="bullet"/>
      <w:lvlText w:val=""/>
      <w:lvlJc w:val="left"/>
      <w:pPr>
        <w:ind w:left="2347" w:hanging="360"/>
      </w:pPr>
      <w:rPr>
        <w:rFonts w:ascii="Symbol" w:hAnsi="Symbol" w:hint="default"/>
      </w:rPr>
    </w:lvl>
    <w:lvl w:ilvl="2" w:tplc="E0DAB7C6" w:tentative="1">
      <w:start w:val="1"/>
      <w:numFmt w:val="bullet"/>
      <w:lvlText w:val=""/>
      <w:lvlJc w:val="left"/>
      <w:pPr>
        <w:ind w:left="3067" w:hanging="360"/>
      </w:pPr>
      <w:rPr>
        <w:rFonts w:ascii="Wingdings" w:hAnsi="Wingdings" w:hint="default"/>
      </w:rPr>
    </w:lvl>
    <w:lvl w:ilvl="3" w:tplc="D5C21728" w:tentative="1">
      <w:start w:val="1"/>
      <w:numFmt w:val="bullet"/>
      <w:lvlText w:val=""/>
      <w:lvlJc w:val="left"/>
      <w:pPr>
        <w:ind w:left="3787" w:hanging="360"/>
      </w:pPr>
      <w:rPr>
        <w:rFonts w:ascii="Symbol" w:hAnsi="Symbol" w:hint="default"/>
      </w:rPr>
    </w:lvl>
    <w:lvl w:ilvl="4" w:tplc="96B4FB9E" w:tentative="1">
      <w:start w:val="1"/>
      <w:numFmt w:val="bullet"/>
      <w:lvlText w:val="o"/>
      <w:lvlJc w:val="left"/>
      <w:pPr>
        <w:ind w:left="4507" w:hanging="360"/>
      </w:pPr>
      <w:rPr>
        <w:rFonts w:ascii="Courier New" w:hAnsi="Courier New" w:cs="Courier New" w:hint="default"/>
      </w:rPr>
    </w:lvl>
    <w:lvl w:ilvl="5" w:tplc="78802234" w:tentative="1">
      <w:start w:val="1"/>
      <w:numFmt w:val="bullet"/>
      <w:lvlText w:val=""/>
      <w:lvlJc w:val="left"/>
      <w:pPr>
        <w:ind w:left="5227" w:hanging="360"/>
      </w:pPr>
      <w:rPr>
        <w:rFonts w:ascii="Wingdings" w:hAnsi="Wingdings" w:hint="default"/>
      </w:rPr>
    </w:lvl>
    <w:lvl w:ilvl="6" w:tplc="7B644E40" w:tentative="1">
      <w:start w:val="1"/>
      <w:numFmt w:val="bullet"/>
      <w:lvlText w:val=""/>
      <w:lvlJc w:val="left"/>
      <w:pPr>
        <w:ind w:left="5947" w:hanging="360"/>
      </w:pPr>
      <w:rPr>
        <w:rFonts w:ascii="Symbol" w:hAnsi="Symbol" w:hint="default"/>
      </w:rPr>
    </w:lvl>
    <w:lvl w:ilvl="7" w:tplc="6394BD00" w:tentative="1">
      <w:start w:val="1"/>
      <w:numFmt w:val="bullet"/>
      <w:lvlText w:val="o"/>
      <w:lvlJc w:val="left"/>
      <w:pPr>
        <w:ind w:left="6667" w:hanging="360"/>
      </w:pPr>
      <w:rPr>
        <w:rFonts w:ascii="Courier New" w:hAnsi="Courier New" w:cs="Courier New" w:hint="default"/>
      </w:rPr>
    </w:lvl>
    <w:lvl w:ilvl="8" w:tplc="353CAA72" w:tentative="1">
      <w:start w:val="1"/>
      <w:numFmt w:val="bullet"/>
      <w:lvlText w:val=""/>
      <w:lvlJc w:val="left"/>
      <w:pPr>
        <w:ind w:left="7387" w:hanging="360"/>
      </w:pPr>
      <w:rPr>
        <w:rFonts w:ascii="Wingdings" w:hAnsi="Wingdings" w:hint="default"/>
      </w:rPr>
    </w:lvl>
  </w:abstractNum>
  <w:abstractNum w:abstractNumId="977">
    <w:nsid w:val="7D6F50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8">
    <w:nsid w:val="7D8E7E47"/>
    <w:multiLevelType w:val="multilevel"/>
    <w:tmpl w:val="7F9AB868"/>
    <w:numStyleLink w:val="ag3"/>
  </w:abstractNum>
  <w:abstractNum w:abstractNumId="979">
    <w:nsid w:val="7D9521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0">
    <w:nsid w:val="7DB307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1">
    <w:nsid w:val="7DC82E9B"/>
    <w:multiLevelType w:val="multilevel"/>
    <w:tmpl w:val="7F9AB868"/>
    <w:numStyleLink w:val="ag3"/>
  </w:abstractNum>
  <w:abstractNum w:abstractNumId="982">
    <w:nsid w:val="7DE765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3">
    <w:nsid w:val="7DF332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4">
    <w:nsid w:val="7DFF7F4E"/>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85">
    <w:nsid w:val="7E2A6B45"/>
    <w:multiLevelType w:val="multilevel"/>
    <w:tmpl w:val="7F9AB868"/>
    <w:numStyleLink w:val="ag3"/>
  </w:abstractNum>
  <w:abstractNum w:abstractNumId="986">
    <w:nsid w:val="7E8341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7">
    <w:nsid w:val="7EA857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8">
    <w:nsid w:val="7EB40B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9">
    <w:nsid w:val="7EB703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0">
    <w:nsid w:val="7EB966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1">
    <w:nsid w:val="7F12262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2">
    <w:nsid w:val="7F3909E3"/>
    <w:multiLevelType w:val="multilevel"/>
    <w:tmpl w:val="982C4B38"/>
    <w:lvl w:ilvl="0">
      <w:start w:val="6"/>
      <w:numFmt w:val="decimal"/>
      <w:lvlText w:val="%1."/>
      <w:lvlJc w:val="left"/>
      <w:pPr>
        <w:tabs>
          <w:tab w:val="num" w:pos="360"/>
        </w:tabs>
        <w:ind w:left="360" w:hanging="360"/>
      </w:pPr>
      <w:rPr>
        <w:rFonts w:hint="default"/>
      </w:rPr>
    </w:lvl>
    <w:lvl w:ilvl="1">
      <w:start w:val="2"/>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2"/>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3">
    <w:nsid w:val="7F4A096C"/>
    <w:multiLevelType w:val="multilevel"/>
    <w:tmpl w:val="7F9AB868"/>
    <w:numStyleLink w:val="ag3"/>
  </w:abstractNum>
  <w:abstractNum w:abstractNumId="994">
    <w:nsid w:val="7F4F57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5">
    <w:nsid w:val="7F81500F"/>
    <w:multiLevelType w:val="multilevel"/>
    <w:tmpl w:val="7F9AB868"/>
    <w:numStyleLink w:val="ag3"/>
  </w:abstractNum>
  <w:abstractNum w:abstractNumId="996">
    <w:nsid w:val="7FA35E59"/>
    <w:multiLevelType w:val="multilevel"/>
    <w:tmpl w:val="7F9AB868"/>
    <w:numStyleLink w:val="ag3"/>
  </w:abstractNum>
  <w:abstractNum w:abstractNumId="997">
    <w:nsid w:val="7FC449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8">
    <w:nsid w:val="7FEC4E8C"/>
    <w:multiLevelType w:val="multilevel"/>
    <w:tmpl w:val="7F9AB868"/>
    <w:numStyleLink w:val="ag3"/>
  </w:abstractNum>
  <w:num w:numId="1">
    <w:abstractNumId w:val="399"/>
  </w:num>
  <w:num w:numId="2">
    <w:abstractNumId w:val="399"/>
  </w:num>
  <w:num w:numId="3">
    <w:abstractNumId w:val="399"/>
  </w:num>
  <w:num w:numId="4">
    <w:abstractNumId w:val="399"/>
  </w:num>
  <w:num w:numId="5">
    <w:abstractNumId w:val="399"/>
  </w:num>
  <w:num w:numId="6">
    <w:abstractNumId w:val="399"/>
  </w:num>
  <w:num w:numId="7">
    <w:abstractNumId w:val="60"/>
  </w:num>
  <w:num w:numId="8">
    <w:abstractNumId w:val="6"/>
  </w:num>
  <w:num w:numId="9">
    <w:abstractNumId w:val="5"/>
  </w:num>
  <w:num w:numId="10">
    <w:abstractNumId w:val="4"/>
  </w:num>
  <w:num w:numId="11">
    <w:abstractNumId w:val="3"/>
  </w:num>
  <w:num w:numId="12">
    <w:abstractNumId w:val="2"/>
  </w:num>
  <w:num w:numId="13">
    <w:abstractNumId w:val="436"/>
  </w:num>
  <w:num w:numId="14">
    <w:abstractNumId w:val="894"/>
  </w:num>
  <w:num w:numId="15">
    <w:abstractNumId w:val="894"/>
  </w:num>
  <w:num w:numId="16">
    <w:abstractNumId w:val="894"/>
  </w:num>
  <w:num w:numId="17">
    <w:abstractNumId w:val="894"/>
  </w:num>
  <w:num w:numId="18">
    <w:abstractNumId w:val="1"/>
  </w:num>
  <w:num w:numId="19">
    <w:abstractNumId w:val="75"/>
  </w:num>
  <w:num w:numId="20">
    <w:abstractNumId w:val="758"/>
  </w:num>
  <w:num w:numId="21">
    <w:abstractNumId w:val="435"/>
  </w:num>
  <w:num w:numId="22">
    <w:abstractNumId w:val="673"/>
  </w:num>
  <w:num w:numId="23">
    <w:abstractNumId w:val="957"/>
  </w:num>
  <w:num w:numId="24">
    <w:abstractNumId w:val="572"/>
  </w:num>
  <w:num w:numId="25">
    <w:abstractNumId w:val="858"/>
  </w:num>
  <w:num w:numId="26">
    <w:abstractNumId w:val="504"/>
  </w:num>
  <w:num w:numId="27">
    <w:abstractNumId w:val="410"/>
  </w:num>
  <w:num w:numId="28">
    <w:abstractNumId w:val="736"/>
  </w:num>
  <w:num w:numId="29">
    <w:abstractNumId w:val="976"/>
  </w:num>
  <w:num w:numId="30">
    <w:abstractNumId w:val="892"/>
  </w:num>
  <w:num w:numId="31">
    <w:abstractNumId w:val="716"/>
  </w:num>
  <w:num w:numId="32">
    <w:abstractNumId w:val="932"/>
  </w:num>
  <w:num w:numId="33">
    <w:abstractNumId w:val="721"/>
  </w:num>
  <w:num w:numId="34">
    <w:abstractNumId w:val="286"/>
  </w:num>
  <w:num w:numId="35">
    <w:abstractNumId w:val="486"/>
  </w:num>
  <w:num w:numId="36">
    <w:abstractNumId w:val="438"/>
  </w:num>
  <w:num w:numId="37">
    <w:abstractNumId w:val="61"/>
  </w:num>
  <w:num w:numId="38">
    <w:abstractNumId w:val="575"/>
  </w:num>
  <w:num w:numId="39">
    <w:abstractNumId w:val="804"/>
  </w:num>
  <w:num w:numId="40">
    <w:abstractNumId w:val="868"/>
  </w:num>
  <w:num w:numId="41">
    <w:abstractNumId w:val="511"/>
  </w:num>
  <w:num w:numId="42">
    <w:abstractNumId w:val="902"/>
  </w:num>
  <w:num w:numId="43">
    <w:abstractNumId w:val="124"/>
  </w:num>
  <w:num w:numId="44">
    <w:abstractNumId w:val="529"/>
  </w:num>
  <w:num w:numId="45">
    <w:abstractNumId w:val="373"/>
  </w:num>
  <w:num w:numId="46">
    <w:abstractNumId w:val="352"/>
  </w:num>
  <w:num w:numId="47">
    <w:abstractNumId w:val="424"/>
  </w:num>
  <w:num w:numId="48">
    <w:abstractNumId w:val="214"/>
  </w:num>
  <w:num w:numId="49">
    <w:abstractNumId w:val="488"/>
  </w:num>
  <w:num w:numId="50">
    <w:abstractNumId w:val="717"/>
  </w:num>
  <w:num w:numId="51">
    <w:abstractNumId w:val="243"/>
  </w:num>
  <w:num w:numId="52">
    <w:abstractNumId w:val="625"/>
  </w:num>
  <w:num w:numId="53">
    <w:abstractNumId w:val="230"/>
  </w:num>
  <w:num w:numId="54">
    <w:abstractNumId w:val="561"/>
  </w:num>
  <w:num w:numId="55">
    <w:abstractNumId w:val="655"/>
  </w:num>
  <w:num w:numId="56">
    <w:abstractNumId w:val="649"/>
  </w:num>
  <w:num w:numId="57">
    <w:abstractNumId w:val="369"/>
  </w:num>
  <w:num w:numId="58">
    <w:abstractNumId w:val="830"/>
  </w:num>
  <w:num w:numId="59">
    <w:abstractNumId w:val="818"/>
  </w:num>
  <w:num w:numId="60">
    <w:abstractNumId w:val="154"/>
  </w:num>
  <w:num w:numId="61">
    <w:abstractNumId w:val="50"/>
  </w:num>
  <w:num w:numId="62">
    <w:abstractNumId w:val="763"/>
  </w:num>
  <w:num w:numId="63">
    <w:abstractNumId w:val="39"/>
  </w:num>
  <w:num w:numId="64">
    <w:abstractNumId w:val="600"/>
  </w:num>
  <w:num w:numId="65">
    <w:abstractNumId w:val="942"/>
  </w:num>
  <w:num w:numId="66">
    <w:abstractNumId w:val="679"/>
  </w:num>
  <w:num w:numId="67">
    <w:abstractNumId w:val="463"/>
  </w:num>
  <w:num w:numId="68">
    <w:abstractNumId w:val="148"/>
  </w:num>
  <w:num w:numId="69">
    <w:abstractNumId w:val="839"/>
  </w:num>
  <w:num w:numId="70">
    <w:abstractNumId w:val="227"/>
  </w:num>
  <w:num w:numId="71">
    <w:abstractNumId w:val="745"/>
  </w:num>
  <w:num w:numId="72">
    <w:abstractNumId w:val="323"/>
  </w:num>
  <w:num w:numId="73">
    <w:abstractNumId w:val="97"/>
  </w:num>
  <w:num w:numId="74">
    <w:abstractNumId w:val="464"/>
  </w:num>
  <w:num w:numId="75">
    <w:abstractNumId w:val="834"/>
  </w:num>
  <w:num w:numId="76">
    <w:abstractNumId w:val="659"/>
  </w:num>
  <w:num w:numId="77">
    <w:abstractNumId w:val="767"/>
  </w:num>
  <w:num w:numId="78">
    <w:abstractNumId w:val="163"/>
  </w:num>
  <w:num w:numId="79">
    <w:abstractNumId w:val="782"/>
  </w:num>
  <w:num w:numId="80">
    <w:abstractNumId w:val="658"/>
  </w:num>
  <w:num w:numId="81">
    <w:abstractNumId w:val="565"/>
  </w:num>
  <w:num w:numId="82">
    <w:abstractNumId w:val="446"/>
  </w:num>
  <w:num w:numId="83">
    <w:abstractNumId w:val="480"/>
  </w:num>
  <w:num w:numId="84">
    <w:abstractNumId w:val="202"/>
  </w:num>
  <w:num w:numId="85">
    <w:abstractNumId w:val="300"/>
  </w:num>
  <w:num w:numId="86">
    <w:abstractNumId w:val="402"/>
  </w:num>
  <w:num w:numId="87">
    <w:abstractNumId w:val="310"/>
  </w:num>
  <w:num w:numId="88">
    <w:abstractNumId w:val="234"/>
  </w:num>
  <w:num w:numId="89">
    <w:abstractNumId w:val="267"/>
  </w:num>
  <w:num w:numId="90">
    <w:abstractNumId w:val="197"/>
  </w:num>
  <w:num w:numId="91">
    <w:abstractNumId w:val="54"/>
  </w:num>
  <w:num w:numId="92">
    <w:abstractNumId w:val="46"/>
  </w:num>
  <w:num w:numId="93">
    <w:abstractNumId w:val="390"/>
  </w:num>
  <w:num w:numId="94">
    <w:abstractNumId w:val="98"/>
  </w:num>
  <w:num w:numId="95">
    <w:abstractNumId w:val="32"/>
  </w:num>
  <w:num w:numId="96">
    <w:abstractNumId w:val="335"/>
  </w:num>
  <w:num w:numId="97">
    <w:abstractNumId w:val="236"/>
  </w:num>
  <w:num w:numId="98">
    <w:abstractNumId w:val="295"/>
  </w:num>
  <w:num w:numId="99">
    <w:abstractNumId w:val="270"/>
  </w:num>
  <w:num w:numId="100">
    <w:abstractNumId w:val="269"/>
  </w:num>
  <w:num w:numId="101">
    <w:abstractNumId w:val="219"/>
  </w:num>
  <w:num w:numId="102">
    <w:abstractNumId w:val="276"/>
  </w:num>
  <w:num w:numId="103">
    <w:abstractNumId w:val="645"/>
  </w:num>
  <w:num w:numId="104">
    <w:abstractNumId w:val="328"/>
  </w:num>
  <w:num w:numId="105">
    <w:abstractNumId w:val="665"/>
  </w:num>
  <w:num w:numId="106">
    <w:abstractNumId w:val="823"/>
  </w:num>
  <w:num w:numId="107">
    <w:abstractNumId w:val="320"/>
  </w:num>
  <w:num w:numId="108">
    <w:abstractNumId w:val="361"/>
  </w:num>
  <w:num w:numId="109">
    <w:abstractNumId w:val="656"/>
  </w:num>
  <w:num w:numId="110">
    <w:abstractNumId w:val="318"/>
  </w:num>
  <w:num w:numId="111">
    <w:abstractNumId w:val="843"/>
  </w:num>
  <w:num w:numId="112">
    <w:abstractNumId w:val="808"/>
  </w:num>
  <w:num w:numId="113">
    <w:abstractNumId w:val="971"/>
  </w:num>
  <w:num w:numId="114">
    <w:abstractNumId w:val="985"/>
  </w:num>
  <w:num w:numId="115">
    <w:abstractNumId w:val="878"/>
  </w:num>
  <w:num w:numId="116">
    <w:abstractNumId w:val="555"/>
  </w:num>
  <w:num w:numId="117">
    <w:abstractNumId w:val="212"/>
  </w:num>
  <w:num w:numId="118">
    <w:abstractNumId w:val="396"/>
  </w:num>
  <w:num w:numId="119">
    <w:abstractNumId w:val="241"/>
  </w:num>
  <w:num w:numId="120">
    <w:abstractNumId w:val="155"/>
  </w:num>
  <w:num w:numId="121">
    <w:abstractNumId w:val="552"/>
  </w:num>
  <w:num w:numId="122">
    <w:abstractNumId w:val="978"/>
  </w:num>
  <w:num w:numId="123">
    <w:abstractNumId w:val="530"/>
  </w:num>
  <w:num w:numId="124">
    <w:abstractNumId w:val="391"/>
  </w:num>
  <w:num w:numId="125">
    <w:abstractNumId w:val="753"/>
  </w:num>
  <w:num w:numId="126">
    <w:abstractNumId w:val="434"/>
  </w:num>
  <w:num w:numId="127">
    <w:abstractNumId w:val="441"/>
  </w:num>
  <w:num w:numId="128">
    <w:abstractNumId w:val="465"/>
  </w:num>
  <w:num w:numId="129">
    <w:abstractNumId w:val="366"/>
  </w:num>
  <w:num w:numId="130">
    <w:abstractNumId w:val="920"/>
  </w:num>
  <w:num w:numId="131">
    <w:abstractNumId w:val="996"/>
  </w:num>
  <w:num w:numId="132">
    <w:abstractNumId w:val="768"/>
  </w:num>
  <w:num w:numId="133">
    <w:abstractNumId w:val="298"/>
  </w:num>
  <w:num w:numId="134">
    <w:abstractNumId w:val="605"/>
  </w:num>
  <w:num w:numId="135">
    <w:abstractNumId w:val="316"/>
  </w:num>
  <w:num w:numId="136">
    <w:abstractNumId w:val="523"/>
  </w:num>
  <w:num w:numId="137">
    <w:abstractNumId w:val="111"/>
  </w:num>
  <w:num w:numId="138">
    <w:abstractNumId w:val="975"/>
  </w:num>
  <w:num w:numId="139">
    <w:abstractNumId w:val="748"/>
  </w:num>
  <w:num w:numId="140">
    <w:abstractNumId w:val="727"/>
  </w:num>
  <w:num w:numId="141">
    <w:abstractNumId w:val="151"/>
  </w:num>
  <w:num w:numId="142">
    <w:abstractNumId w:val="755"/>
  </w:num>
  <w:num w:numId="143">
    <w:abstractNumId w:val="744"/>
  </w:num>
  <w:num w:numId="144">
    <w:abstractNumId w:val="68"/>
  </w:num>
  <w:num w:numId="145">
    <w:abstractNumId w:val="599"/>
  </w:num>
  <w:num w:numId="146">
    <w:abstractNumId w:val="494"/>
  </w:num>
  <w:num w:numId="147">
    <w:abstractNumId w:val="897"/>
  </w:num>
  <w:num w:numId="148">
    <w:abstractNumId w:val="608"/>
  </w:num>
  <w:num w:numId="149">
    <w:abstractNumId w:val="846"/>
  </w:num>
  <w:num w:numId="150">
    <w:abstractNumId w:val="571"/>
  </w:num>
  <w:num w:numId="151">
    <w:abstractNumId w:val="735"/>
  </w:num>
  <w:num w:numId="152">
    <w:abstractNumId w:val="26"/>
  </w:num>
  <w:num w:numId="153">
    <w:abstractNumId w:val="183"/>
  </w:num>
  <w:num w:numId="154">
    <w:abstractNumId w:val="750"/>
  </w:num>
  <w:num w:numId="155">
    <w:abstractNumId w:val="380"/>
  </w:num>
  <w:num w:numId="156">
    <w:abstractNumId w:val="756"/>
  </w:num>
  <w:num w:numId="157">
    <w:abstractNumId w:val="240"/>
  </w:num>
  <w:num w:numId="158">
    <w:abstractNumId w:val="935"/>
  </w:num>
  <w:num w:numId="159">
    <w:abstractNumId w:val="190"/>
  </w:num>
  <w:num w:numId="160">
    <w:abstractNumId w:val="364"/>
  </w:num>
  <w:num w:numId="161">
    <w:abstractNumId w:val="862"/>
  </w:num>
  <w:num w:numId="162">
    <w:abstractNumId w:val="816"/>
  </w:num>
  <w:num w:numId="163">
    <w:abstractNumId w:val="288"/>
  </w:num>
  <w:num w:numId="164">
    <w:abstractNumId w:val="676"/>
  </w:num>
  <w:num w:numId="165">
    <w:abstractNumId w:val="573"/>
  </w:num>
  <w:num w:numId="166">
    <w:abstractNumId w:val="691"/>
  </w:num>
  <w:num w:numId="167">
    <w:abstractNumId w:val="687"/>
  </w:num>
  <w:num w:numId="168">
    <w:abstractNumId w:val="592"/>
  </w:num>
  <w:num w:numId="169">
    <w:abstractNumId w:val="797"/>
  </w:num>
  <w:num w:numId="170">
    <w:abstractNumId w:val="118"/>
  </w:num>
  <w:num w:numId="171">
    <w:abstractNumId w:val="514"/>
  </w:num>
  <w:num w:numId="172">
    <w:abstractNumId w:val="209"/>
  </w:num>
  <w:num w:numId="173">
    <w:abstractNumId w:val="337"/>
  </w:num>
  <w:num w:numId="174">
    <w:abstractNumId w:val="574"/>
  </w:num>
  <w:num w:numId="175">
    <w:abstractNumId w:val="102"/>
  </w:num>
  <w:num w:numId="176">
    <w:abstractNumId w:val="911"/>
  </w:num>
  <w:num w:numId="177">
    <w:abstractNumId w:val="811"/>
  </w:num>
  <w:num w:numId="178">
    <w:abstractNumId w:val="201"/>
  </w:num>
  <w:num w:numId="179">
    <w:abstractNumId w:val="579"/>
  </w:num>
  <w:num w:numId="180">
    <w:abstractNumId w:val="142"/>
  </w:num>
  <w:num w:numId="181">
    <w:abstractNumId w:val="849"/>
  </w:num>
  <w:num w:numId="182">
    <w:abstractNumId w:val="250"/>
  </w:num>
  <w:num w:numId="183">
    <w:abstractNumId w:val="356"/>
  </w:num>
  <w:num w:numId="184">
    <w:abstractNumId w:val="837"/>
  </w:num>
  <w:num w:numId="185">
    <w:abstractNumId w:val="779"/>
  </w:num>
  <w:num w:numId="186">
    <w:abstractNumId w:val="628"/>
  </w:num>
  <w:num w:numId="187">
    <w:abstractNumId w:val="430"/>
  </w:num>
  <w:num w:numId="188">
    <w:abstractNumId w:val="412"/>
  </w:num>
  <w:num w:numId="189">
    <w:abstractNumId w:val="683"/>
  </w:num>
  <w:num w:numId="190">
    <w:abstractNumId w:val="113"/>
  </w:num>
  <w:num w:numId="191">
    <w:abstractNumId w:val="550"/>
  </w:num>
  <w:num w:numId="192">
    <w:abstractNumId w:val="88"/>
  </w:num>
  <w:num w:numId="193">
    <w:abstractNumId w:val="611"/>
  </w:num>
  <w:num w:numId="194">
    <w:abstractNumId w:val="228"/>
  </w:num>
  <w:num w:numId="195">
    <w:abstractNumId w:val="650"/>
  </w:num>
  <w:num w:numId="196">
    <w:abstractNumId w:val="972"/>
  </w:num>
  <w:num w:numId="197">
    <w:abstractNumId w:val="886"/>
  </w:num>
  <w:num w:numId="198">
    <w:abstractNumId w:val="7"/>
  </w:num>
  <w:num w:numId="199">
    <w:abstractNumId w:val="593"/>
  </w:num>
  <w:num w:numId="200">
    <w:abstractNumId w:val="854"/>
  </w:num>
  <w:num w:numId="201">
    <w:abstractNumId w:val="799"/>
  </w:num>
  <w:num w:numId="202">
    <w:abstractNumId w:val="483"/>
  </w:num>
  <w:num w:numId="203">
    <w:abstractNumId w:val="695"/>
  </w:num>
  <w:num w:numId="204">
    <w:abstractNumId w:val="484"/>
  </w:num>
  <w:num w:numId="205">
    <w:abstractNumId w:val="388"/>
  </w:num>
  <w:num w:numId="206">
    <w:abstractNumId w:val="961"/>
  </w:num>
  <w:num w:numId="207">
    <w:abstractNumId w:val="668"/>
  </w:num>
  <w:num w:numId="208">
    <w:abstractNumId w:val="699"/>
  </w:num>
  <w:num w:numId="209">
    <w:abstractNumId w:val="426"/>
  </w:num>
  <w:num w:numId="210">
    <w:abstractNumId w:val="293"/>
  </w:num>
  <w:num w:numId="211">
    <w:abstractNumId w:val="876"/>
  </w:num>
  <w:num w:numId="212">
    <w:abstractNumId w:val="423"/>
  </w:num>
  <w:num w:numId="213">
    <w:abstractNumId w:val="350"/>
  </w:num>
  <w:num w:numId="214">
    <w:abstractNumId w:val="564"/>
  </w:num>
  <w:num w:numId="215">
    <w:abstractNumId w:val="449"/>
  </w:num>
  <w:num w:numId="216">
    <w:abstractNumId w:val="603"/>
  </w:num>
  <w:num w:numId="217">
    <w:abstractNumId w:val="535"/>
  </w:num>
  <w:num w:numId="218">
    <w:abstractNumId w:val="875"/>
  </w:num>
  <w:num w:numId="219">
    <w:abstractNumId w:val="793"/>
  </w:num>
  <w:num w:numId="220">
    <w:abstractNumId w:val="452"/>
  </w:num>
  <w:num w:numId="221">
    <w:abstractNumId w:val="279"/>
  </w:num>
  <w:num w:numId="222">
    <w:abstractNumId w:val="556"/>
  </w:num>
  <w:num w:numId="223">
    <w:abstractNumId w:val="772"/>
  </w:num>
  <w:num w:numId="224">
    <w:abstractNumId w:val="674"/>
  </w:num>
  <w:num w:numId="225">
    <w:abstractNumId w:val="348"/>
  </w:num>
  <w:num w:numId="226">
    <w:abstractNumId w:val="798"/>
  </w:num>
  <w:num w:numId="227">
    <w:abstractNumId w:val="315"/>
    <w:lvlOverride w:ilvl="2">
      <w:lvl w:ilvl="2">
        <w:start w:val="1"/>
        <w:numFmt w:val="lowerRoman"/>
        <w:lvlText w:val="%3."/>
        <w:lvlJc w:val="right"/>
        <w:pPr>
          <w:tabs>
            <w:tab w:val="num" w:pos="1800"/>
          </w:tabs>
          <w:ind w:left="1800" w:hanging="360"/>
        </w:pPr>
        <w:rPr>
          <w:rFonts w:hint="default"/>
          <w:b w:val="0"/>
        </w:rPr>
      </w:lvl>
    </w:lvlOverride>
  </w:num>
  <w:num w:numId="228">
    <w:abstractNumId w:val="969"/>
  </w:num>
  <w:num w:numId="229">
    <w:abstractNumId w:val="306"/>
  </w:num>
  <w:num w:numId="230">
    <w:abstractNumId w:val="226"/>
  </w:num>
  <w:num w:numId="231">
    <w:abstractNumId w:val="38"/>
  </w:num>
  <w:num w:numId="232">
    <w:abstractNumId w:val="642"/>
  </w:num>
  <w:num w:numId="233">
    <w:abstractNumId w:val="172"/>
  </w:num>
  <w:num w:numId="234">
    <w:abstractNumId w:val="708"/>
  </w:num>
  <w:num w:numId="235">
    <w:abstractNumId w:val="570"/>
  </w:num>
  <w:num w:numId="236">
    <w:abstractNumId w:val="345"/>
  </w:num>
  <w:num w:numId="237">
    <w:abstractNumId w:val="581"/>
  </w:num>
  <w:num w:numId="238">
    <w:abstractNumId w:val="400"/>
  </w:num>
  <w:num w:numId="239">
    <w:abstractNumId w:val="421"/>
  </w:num>
  <w:num w:numId="240">
    <w:abstractNumId w:val="711"/>
  </w:num>
  <w:num w:numId="241">
    <w:abstractNumId w:val="880"/>
  </w:num>
  <w:num w:numId="242">
    <w:abstractNumId w:val="150"/>
  </w:num>
  <w:num w:numId="243">
    <w:abstractNumId w:val="165"/>
  </w:num>
  <w:num w:numId="244">
    <w:abstractNumId w:val="882"/>
  </w:num>
  <w:num w:numId="245">
    <w:abstractNumId w:val="80"/>
  </w:num>
  <w:num w:numId="246">
    <w:abstractNumId w:val="170"/>
  </w:num>
  <w:num w:numId="247">
    <w:abstractNumId w:val="499"/>
  </w:num>
  <w:num w:numId="248">
    <w:abstractNumId w:val="285"/>
  </w:num>
  <w:num w:numId="249">
    <w:abstractNumId w:val="672"/>
  </w:num>
  <w:num w:numId="250">
    <w:abstractNumId w:val="126"/>
  </w:num>
  <w:num w:numId="251">
    <w:abstractNumId w:val="122"/>
  </w:num>
  <w:num w:numId="252">
    <w:abstractNumId w:val="204"/>
  </w:num>
  <w:num w:numId="253">
    <w:abstractNumId w:val="65"/>
  </w:num>
  <w:num w:numId="254">
    <w:abstractNumId w:val="457"/>
  </w:num>
  <w:num w:numId="255">
    <w:abstractNumId w:val="760"/>
  </w:num>
  <w:num w:numId="256">
    <w:abstractNumId w:val="759"/>
  </w:num>
  <w:num w:numId="257">
    <w:abstractNumId w:val="161"/>
  </w:num>
  <w:num w:numId="258">
    <w:abstractNumId w:val="916"/>
  </w:num>
  <w:num w:numId="259">
    <w:abstractNumId w:val="317"/>
  </w:num>
  <w:num w:numId="260">
    <w:abstractNumId w:val="541"/>
  </w:num>
  <w:num w:numId="261">
    <w:abstractNumId w:val="597"/>
  </w:num>
  <w:num w:numId="262">
    <w:abstractNumId w:val="973"/>
  </w:num>
  <w:num w:numId="263">
    <w:abstractNumId w:val="833"/>
  </w:num>
  <w:num w:numId="264">
    <w:abstractNumId w:val="631"/>
  </w:num>
  <w:num w:numId="265">
    <w:abstractNumId w:val="83"/>
  </w:num>
  <w:num w:numId="266">
    <w:abstractNumId w:val="119"/>
  </w:num>
  <w:num w:numId="267">
    <w:abstractNumId w:val="948"/>
  </w:num>
  <w:num w:numId="268">
    <w:abstractNumId w:val="538"/>
  </w:num>
  <w:num w:numId="269">
    <w:abstractNumId w:val="283"/>
  </w:num>
  <w:num w:numId="270">
    <w:abstractNumId w:val="815"/>
  </w:num>
  <w:num w:numId="271">
    <w:abstractNumId w:val="327"/>
  </w:num>
  <w:num w:numId="272">
    <w:abstractNumId w:val="370"/>
  </w:num>
  <w:num w:numId="273">
    <w:abstractNumId w:val="801"/>
  </w:num>
  <w:num w:numId="274">
    <w:abstractNumId w:val="442"/>
  </w:num>
  <w:num w:numId="275">
    <w:abstractNumId w:val="203"/>
  </w:num>
  <w:num w:numId="276">
    <w:abstractNumId w:val="77"/>
  </w:num>
  <w:num w:numId="277">
    <w:abstractNumId w:val="701"/>
  </w:num>
  <w:num w:numId="278">
    <w:abstractNumId w:val="482"/>
  </w:num>
  <w:num w:numId="279">
    <w:abstractNumId w:val="891"/>
  </w:num>
  <w:num w:numId="280">
    <w:abstractNumId w:val="109"/>
  </w:num>
  <w:num w:numId="281">
    <w:abstractNumId w:val="924"/>
  </w:num>
  <w:num w:numId="282">
    <w:abstractNumId w:val="500"/>
  </w:num>
  <w:num w:numId="283">
    <w:abstractNumId w:val="139"/>
  </w:num>
  <w:num w:numId="284">
    <w:abstractNumId w:val="722"/>
  </w:num>
  <w:num w:numId="285">
    <w:abstractNumId w:val="225"/>
  </w:num>
  <w:num w:numId="286">
    <w:abstractNumId w:val="614"/>
  </w:num>
  <w:num w:numId="287">
    <w:abstractNumId w:val="403"/>
  </w:num>
  <w:num w:numId="288">
    <w:abstractNumId w:val="678"/>
  </w:num>
  <w:num w:numId="289">
    <w:abstractNumId w:val="195"/>
  </w:num>
  <w:num w:numId="290">
    <w:abstractNumId w:val="626"/>
  </w:num>
  <w:num w:numId="291">
    <w:abstractNumId w:val="324"/>
  </w:num>
  <w:num w:numId="292">
    <w:abstractNumId w:val="268"/>
  </w:num>
  <w:num w:numId="293">
    <w:abstractNumId w:val="290"/>
  </w:num>
  <w:num w:numId="294">
    <w:abstractNumId w:val="635"/>
  </w:num>
  <w:num w:numId="295">
    <w:abstractNumId w:val="740"/>
  </w:num>
  <w:num w:numId="296">
    <w:abstractNumId w:val="761"/>
  </w:num>
  <w:num w:numId="297">
    <w:abstractNumId w:val="13"/>
  </w:num>
  <w:num w:numId="298">
    <w:abstractNumId w:val="532"/>
  </w:num>
  <w:num w:numId="299">
    <w:abstractNumId w:val="409"/>
  </w:num>
  <w:num w:numId="300">
    <w:abstractNumId w:val="210"/>
  </w:num>
  <w:num w:numId="301">
    <w:abstractNumId w:val="224"/>
  </w:num>
  <w:num w:numId="302">
    <w:abstractNumId w:val="428"/>
  </w:num>
  <w:num w:numId="303">
    <w:abstractNumId w:val="629"/>
  </w:num>
  <w:num w:numId="304">
    <w:abstractNumId w:val="596"/>
  </w:num>
  <w:num w:numId="305">
    <w:abstractNumId w:val="456"/>
  </w:num>
  <w:num w:numId="306">
    <w:abstractNumId w:val="685"/>
  </w:num>
  <w:num w:numId="307">
    <w:abstractNumId w:val="769"/>
  </w:num>
  <w:num w:numId="308">
    <w:abstractNumId w:val="401"/>
    <w:lvlOverride w:ilvl="2">
      <w:lvl w:ilvl="2">
        <w:start w:val="1"/>
        <w:numFmt w:val="lowerRoman"/>
        <w:lvlText w:val="%3."/>
        <w:lvlJc w:val="right"/>
        <w:pPr>
          <w:tabs>
            <w:tab w:val="num" w:pos="1800"/>
          </w:tabs>
          <w:ind w:left="1800" w:hanging="360"/>
        </w:pPr>
        <w:rPr>
          <w:rFonts w:hint="default"/>
          <w:b w:val="0"/>
        </w:rPr>
      </w:lvl>
    </w:lvlOverride>
  </w:num>
  <w:num w:numId="309">
    <w:abstractNumId w:val="838"/>
  </w:num>
  <w:num w:numId="310">
    <w:abstractNumId w:val="943"/>
  </w:num>
  <w:num w:numId="311">
    <w:abstractNumId w:val="739"/>
  </w:num>
  <w:num w:numId="312">
    <w:abstractNumId w:val="853"/>
  </w:num>
  <w:num w:numId="313">
    <w:abstractNumId w:val="749"/>
  </w:num>
  <w:num w:numId="314">
    <w:abstractNumId w:val="311"/>
  </w:num>
  <w:num w:numId="315">
    <w:abstractNumId w:val="927"/>
  </w:num>
  <w:num w:numId="316">
    <w:abstractNumId w:val="440"/>
  </w:num>
  <w:num w:numId="317">
    <w:abstractNumId w:val="82"/>
  </w:num>
  <w:num w:numId="318">
    <w:abstractNumId w:val="896"/>
  </w:num>
  <w:num w:numId="319">
    <w:abstractNumId w:val="951"/>
  </w:num>
  <w:num w:numId="320">
    <w:abstractNumId w:val="874"/>
  </w:num>
  <w:num w:numId="321">
    <w:abstractNumId w:val="143"/>
  </w:num>
  <w:num w:numId="322">
    <w:abstractNumId w:val="569"/>
  </w:num>
  <w:num w:numId="323">
    <w:abstractNumId w:val="567"/>
  </w:num>
  <w:num w:numId="324">
    <w:abstractNumId w:val="689"/>
  </w:num>
  <w:num w:numId="325">
    <w:abstractNumId w:val="314"/>
  </w:num>
  <w:num w:numId="326">
    <w:abstractNumId w:val="693"/>
  </w:num>
  <w:num w:numId="327">
    <w:abstractNumId w:val="24"/>
  </w:num>
  <w:num w:numId="328">
    <w:abstractNumId w:val="809"/>
  </w:num>
  <w:num w:numId="329">
    <w:abstractNumId w:val="998"/>
  </w:num>
  <w:num w:numId="330">
    <w:abstractNumId w:val="205"/>
  </w:num>
  <w:num w:numId="331">
    <w:abstractNumId w:val="817"/>
  </w:num>
  <w:num w:numId="332">
    <w:abstractNumId w:val="125"/>
  </w:num>
  <w:num w:numId="333">
    <w:abstractNumId w:val="981"/>
  </w:num>
  <w:num w:numId="334">
    <w:abstractNumId w:val="413"/>
  </w:num>
  <w:num w:numId="335">
    <w:abstractNumId w:val="733"/>
  </w:num>
  <w:num w:numId="336">
    <w:abstractNumId w:val="408"/>
  </w:num>
  <w:num w:numId="337">
    <w:abstractNumId w:val="347"/>
  </w:num>
  <w:num w:numId="338">
    <w:abstractNumId w:val="433"/>
  </w:num>
  <w:num w:numId="339">
    <w:abstractNumId w:val="133"/>
  </w:num>
  <w:num w:numId="340">
    <w:abstractNumId w:val="379"/>
  </w:num>
  <w:num w:numId="341">
    <w:abstractNumId w:val="86"/>
  </w:num>
  <w:num w:numId="342">
    <w:abstractNumId w:val="149"/>
  </w:num>
  <w:num w:numId="343">
    <w:abstractNumId w:val="20"/>
  </w:num>
  <w:num w:numId="344">
    <w:abstractNumId w:val="995"/>
  </w:num>
  <w:num w:numId="345">
    <w:abstractNumId w:val="94"/>
  </w:num>
  <w:num w:numId="346">
    <w:abstractNumId w:val="135"/>
  </w:num>
  <w:num w:numId="347">
    <w:abstractNumId w:val="130"/>
  </w:num>
  <w:num w:numId="348">
    <w:abstractNumId w:val="53"/>
  </w:num>
  <w:num w:numId="349">
    <w:abstractNumId w:val="952"/>
  </w:num>
  <w:num w:numId="350">
    <w:abstractNumId w:val="312"/>
  </w:num>
  <w:num w:numId="351">
    <w:abstractNumId w:val="903"/>
  </w:num>
  <w:num w:numId="352">
    <w:abstractNumId w:val="382"/>
  </w:num>
  <w:num w:numId="353">
    <w:abstractNumId w:val="255"/>
  </w:num>
  <w:num w:numId="354">
    <w:abstractNumId w:val="106"/>
  </w:num>
  <w:num w:numId="355">
    <w:abstractNumId w:val="55"/>
  </w:num>
  <w:num w:numId="356">
    <w:abstractNumId w:val="377"/>
  </w:num>
  <w:num w:numId="357">
    <w:abstractNumId w:val="934"/>
  </w:num>
  <w:num w:numId="358">
    <w:abstractNumId w:val="41"/>
  </w:num>
  <w:num w:numId="359">
    <w:abstractNumId w:val="340"/>
  </w:num>
  <w:num w:numId="360">
    <w:abstractNumId w:val="806"/>
  </w:num>
  <w:num w:numId="361">
    <w:abstractNumId w:val="85"/>
  </w:num>
  <w:num w:numId="362">
    <w:abstractNumId w:val="638"/>
  </w:num>
  <w:num w:numId="363">
    <w:abstractNumId w:val="787"/>
  </w:num>
  <w:num w:numId="364">
    <w:abstractNumId w:val="200"/>
  </w:num>
  <w:num w:numId="365">
    <w:abstractNumId w:val="703"/>
  </w:num>
  <w:num w:numId="366">
    <w:abstractNumId w:val="956"/>
  </w:num>
  <w:num w:numId="367">
    <w:abstractNumId w:val="602"/>
  </w:num>
  <w:num w:numId="368">
    <w:abstractNumId w:val="609"/>
  </w:num>
  <w:num w:numId="369">
    <w:abstractNumId w:val="411"/>
  </w:num>
  <w:num w:numId="370">
    <w:abstractNumId w:val="856"/>
  </w:num>
  <w:num w:numId="371">
    <w:abstractNumId w:val="251"/>
  </w:num>
  <w:num w:numId="372">
    <w:abstractNumId w:val="509"/>
  </w:num>
  <w:num w:numId="373">
    <w:abstractNumId w:val="258"/>
  </w:num>
  <w:num w:numId="374">
    <w:abstractNumId w:val="471"/>
  </w:num>
  <w:num w:numId="375">
    <w:abstractNumId w:val="516"/>
  </w:num>
  <w:num w:numId="376">
    <w:abstractNumId w:val="129"/>
  </w:num>
  <w:num w:numId="377">
    <w:abstractNumId w:val="95"/>
    <w:lvlOverride w:ilvl="0">
      <w:lvl w:ilvl="0">
        <w:start w:val="1"/>
        <w:numFmt w:val="decimal"/>
        <w:lvlText w:val="%1."/>
        <w:lvlJc w:val="left"/>
        <w:pPr>
          <w:tabs>
            <w:tab w:val="num" w:pos="360"/>
          </w:tabs>
          <w:ind w:left="360" w:hanging="360"/>
        </w:pPr>
        <w:rPr>
          <w:rFonts w:hint="default"/>
          <w:sz w:val="20"/>
          <w:szCs w:val="20"/>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378">
    <w:abstractNumId w:val="622"/>
  </w:num>
  <w:num w:numId="379">
    <w:abstractNumId w:val="974"/>
  </w:num>
  <w:num w:numId="380">
    <w:abstractNumId w:val="653"/>
  </w:num>
  <w:num w:numId="381">
    <w:abstractNumId w:val="549"/>
  </w:num>
  <w:num w:numId="382">
    <w:abstractNumId w:val="303"/>
  </w:num>
  <w:num w:numId="383">
    <w:abstractNumId w:val="950"/>
  </w:num>
  <w:num w:numId="384">
    <w:abstractNumId w:val="925"/>
  </w:num>
  <w:num w:numId="385">
    <w:abstractNumId w:val="233"/>
  </w:num>
  <w:num w:numId="386">
    <w:abstractNumId w:val="127"/>
  </w:num>
  <w:num w:numId="387">
    <w:abstractNumId w:val="307"/>
  </w:num>
  <w:num w:numId="388">
    <w:abstractNumId w:val="256"/>
  </w:num>
  <w:num w:numId="389">
    <w:abstractNumId w:val="105"/>
  </w:num>
  <w:num w:numId="390">
    <w:abstractNumId w:val="929"/>
  </w:num>
  <w:num w:numId="391">
    <w:abstractNumId w:val="993"/>
  </w:num>
  <w:num w:numId="392">
    <w:abstractNumId w:val="964"/>
  </w:num>
  <w:num w:numId="393">
    <w:abstractNumId w:val="37"/>
  </w:num>
  <w:num w:numId="394">
    <w:abstractNumId w:val="890"/>
  </w:num>
  <w:num w:numId="395">
    <w:abstractNumId w:val="954"/>
  </w:num>
  <w:num w:numId="396">
    <w:abstractNumId w:val="712"/>
  </w:num>
  <w:num w:numId="397">
    <w:abstractNumId w:val="287"/>
    <w:lvlOverride w:ilvl="1">
      <w:lvl w:ilvl="1">
        <w:start w:val="1"/>
        <w:numFmt w:val="lowerLetter"/>
        <w:lvlText w:val="%2."/>
        <w:lvlJc w:val="left"/>
        <w:pPr>
          <w:tabs>
            <w:tab w:val="num" w:pos="1080"/>
          </w:tabs>
          <w:ind w:left="1080" w:hanging="360"/>
        </w:pPr>
        <w:rPr>
          <w:rFonts w:hint="default"/>
          <w:i w:val="0"/>
        </w:rPr>
      </w:lvl>
    </w:lvlOverride>
  </w:num>
  <w:num w:numId="398">
    <w:abstractNumId w:val="536"/>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i w:val="0"/>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399">
    <w:abstractNumId w:val="322"/>
    <w:lvlOverride w:ilvl="0">
      <w:lvl w:ilvl="0">
        <w:start w:val="1"/>
        <w:numFmt w:val="decimal"/>
        <w:lvlText w:val="%1."/>
        <w:lvlJc w:val="left"/>
        <w:pPr>
          <w:tabs>
            <w:tab w:val="num" w:pos="360"/>
          </w:tabs>
          <w:ind w:left="360" w:hanging="360"/>
        </w:pPr>
        <w:rPr>
          <w:rFonts w:ascii="Times New Roman" w:hAnsi="Times New Roman" w:cs="Times New Roman" w:hint="default"/>
        </w:rPr>
      </w:lvl>
    </w:lvlOverride>
  </w:num>
  <w:num w:numId="400">
    <w:abstractNumId w:val="545"/>
    <w:lvlOverride w:ilvl="0">
      <w:lvl w:ilvl="0">
        <w:start w:val="1"/>
        <w:numFmt w:val="decimal"/>
        <w:lvlText w:val="%1."/>
        <w:lvlJc w:val="left"/>
        <w:pPr>
          <w:tabs>
            <w:tab w:val="num" w:pos="360"/>
          </w:tabs>
          <w:ind w:left="360" w:hanging="360"/>
        </w:pPr>
        <w:rPr>
          <w:rFonts w:ascii="Times New Roman" w:hAnsi="Times New Roman" w:cs="Times New Roman" w:hint="default"/>
        </w:rPr>
      </w:lvl>
    </w:lvlOverride>
  </w:num>
  <w:num w:numId="401">
    <w:abstractNumId w:val="577"/>
  </w:num>
  <w:num w:numId="402">
    <w:abstractNumId w:val="199"/>
  </w:num>
  <w:num w:numId="403">
    <w:abstractNumId w:val="505"/>
  </w:num>
  <w:num w:numId="404">
    <w:abstractNumId w:val="259"/>
  </w:num>
  <w:num w:numId="405">
    <w:abstractNumId w:val="110"/>
  </w:num>
  <w:num w:numId="406">
    <w:abstractNumId w:val="182"/>
  </w:num>
  <w:num w:numId="407">
    <w:abstractNumId w:val="359"/>
  </w:num>
  <w:num w:numId="408">
    <w:abstractNumId w:val="845"/>
  </w:num>
  <w:num w:numId="409">
    <w:abstractNumId w:val="810"/>
  </w:num>
  <w:num w:numId="410">
    <w:abstractNumId w:val="783"/>
  </w:num>
  <w:num w:numId="411">
    <w:abstractNumId w:val="764"/>
  </w:num>
  <w:num w:numId="412">
    <w:abstractNumId w:val="387"/>
  </w:num>
  <w:num w:numId="413">
    <w:abstractNumId w:val="771"/>
  </w:num>
  <w:num w:numId="414">
    <w:abstractNumId w:val="601"/>
  </w:num>
  <w:num w:numId="415">
    <w:abstractNumId w:val="825"/>
  </w:num>
  <w:num w:numId="416">
    <w:abstractNumId w:val="881"/>
  </w:num>
  <w:num w:numId="417">
    <w:abstractNumId w:val="455"/>
  </w:num>
  <w:num w:numId="418">
    <w:abstractNumId w:val="613"/>
  </w:num>
  <w:num w:numId="419">
    <w:abstractNumId w:val="397"/>
  </w:num>
  <w:num w:numId="420">
    <w:abstractNumId w:val="289"/>
  </w:num>
  <w:num w:numId="421">
    <w:abstractNumId w:val="272"/>
  </w:num>
  <w:num w:numId="422">
    <w:abstractNumId w:val="417"/>
  </w:num>
  <w:num w:numId="423">
    <w:abstractNumId w:val="990"/>
  </w:num>
  <w:num w:numId="424">
    <w:abstractNumId w:val="539"/>
  </w:num>
  <w:num w:numId="425">
    <w:abstractNumId w:val="551"/>
  </w:num>
  <w:num w:numId="426">
    <w:abstractNumId w:val="280"/>
  </w:num>
  <w:num w:numId="427">
    <w:abstractNumId w:val="479"/>
  </w:num>
  <w:num w:numId="428">
    <w:abstractNumId w:val="329"/>
  </w:num>
  <w:num w:numId="429">
    <w:abstractNumId w:val="709"/>
  </w:num>
  <w:num w:numId="430">
    <w:abstractNumId w:val="955"/>
  </w:num>
  <w:num w:numId="431">
    <w:abstractNumId w:val="698"/>
  </w:num>
  <w:num w:numId="432">
    <w:abstractNumId w:val="131"/>
  </w:num>
  <w:num w:numId="433">
    <w:abstractNumId w:val="651"/>
  </w:num>
  <w:num w:numId="434">
    <w:abstractNumId w:val="422"/>
  </w:num>
  <w:num w:numId="435">
    <w:abstractNumId w:val="633"/>
  </w:num>
  <w:num w:numId="436">
    <w:abstractNumId w:val="648"/>
  </w:num>
  <w:num w:numId="437">
    <w:abstractNumId w:val="578"/>
  </w:num>
  <w:num w:numId="438">
    <w:abstractNumId w:val="820"/>
  </w:num>
  <w:num w:numId="439">
    <w:abstractNumId w:val="27"/>
  </w:num>
  <w:num w:numId="440">
    <w:abstractNumId w:val="414"/>
  </w:num>
  <w:num w:numId="441">
    <w:abstractNumId w:val="468"/>
  </w:num>
  <w:num w:numId="442">
    <w:abstractNumId w:val="680"/>
  </w:num>
  <w:num w:numId="443">
    <w:abstractNumId w:val="580"/>
  </w:num>
  <w:num w:numId="444">
    <w:abstractNumId w:val="863"/>
  </w:num>
  <w:num w:numId="445">
    <w:abstractNumId w:val="357"/>
  </w:num>
  <w:num w:numId="446">
    <w:abstractNumId w:val="738"/>
  </w:num>
  <w:num w:numId="447">
    <w:abstractNumId w:val="521"/>
  </w:num>
  <w:num w:numId="448">
    <w:abstractNumId w:val="360"/>
  </w:num>
  <w:num w:numId="449">
    <w:abstractNumId w:val="235"/>
  </w:num>
  <w:num w:numId="450">
    <w:abstractNumId w:val="477"/>
  </w:num>
  <w:num w:numId="451">
    <w:abstractNumId w:val="344"/>
  </w:num>
  <w:num w:numId="452">
    <w:abstractNumId w:val="641"/>
  </w:num>
  <w:num w:numId="453">
    <w:abstractNumId w:val="140"/>
  </w:num>
  <w:num w:numId="454">
    <w:abstractNumId w:val="33"/>
  </w:num>
  <w:num w:numId="455">
    <w:abstractNumId w:val="751"/>
  </w:num>
  <w:num w:numId="456">
    <w:abstractNumId w:val="467"/>
  </w:num>
  <w:num w:numId="457">
    <w:abstractNumId w:val="57"/>
  </w:num>
  <w:num w:numId="458">
    <w:abstractNumId w:val="349"/>
  </w:num>
  <w:num w:numId="459">
    <w:abstractNumId w:val="51"/>
  </w:num>
  <w:num w:numId="460">
    <w:abstractNumId w:val="583"/>
  </w:num>
  <w:num w:numId="461">
    <w:abstractNumId w:val="145"/>
  </w:num>
  <w:num w:numId="462">
    <w:abstractNumId w:val="835"/>
  </w:num>
  <w:num w:numId="463">
    <w:abstractNumId w:val="253"/>
  </w:num>
  <w:num w:numId="464">
    <w:abstractNumId w:val="273"/>
  </w:num>
  <w:num w:numId="465">
    <w:abstractNumId w:val="439"/>
  </w:num>
  <w:num w:numId="466">
    <w:abstractNumId w:val="25"/>
  </w:num>
  <w:num w:numId="467">
    <w:abstractNumId w:val="282"/>
  </w:num>
  <w:num w:numId="468">
    <w:abstractNumId w:val="660"/>
  </w:num>
  <w:num w:numId="469">
    <w:abstractNumId w:val="73"/>
  </w:num>
  <w:num w:numId="470">
    <w:abstractNumId w:val="297"/>
  </w:num>
  <w:num w:numId="471">
    <w:abstractNumId w:val="546"/>
  </w:num>
  <w:num w:numId="472">
    <w:abstractNumId w:val="512"/>
  </w:num>
  <w:num w:numId="473">
    <w:abstractNumId w:val="313"/>
  </w:num>
  <w:num w:numId="474">
    <w:abstractNumId w:val="305"/>
  </w:num>
  <w:num w:numId="475">
    <w:abstractNumId w:val="780"/>
  </w:num>
  <w:num w:numId="476">
    <w:abstractNumId w:val="634"/>
  </w:num>
  <w:num w:numId="477">
    <w:abstractNumId w:val="217"/>
  </w:num>
  <w:num w:numId="478">
    <w:abstractNumId w:val="35"/>
  </w:num>
  <w:num w:numId="479">
    <w:abstractNumId w:val="427"/>
  </w:num>
  <w:num w:numId="480">
    <w:abstractNumId w:val="432"/>
  </w:num>
  <w:num w:numId="481">
    <w:abstractNumId w:val="341"/>
  </w:num>
  <w:num w:numId="482">
    <w:abstractNumId w:val="558"/>
  </w:num>
  <w:num w:numId="483">
    <w:abstractNumId w:val="91"/>
  </w:num>
  <w:num w:numId="484">
    <w:abstractNumId w:val="840"/>
  </w:num>
  <w:num w:numId="485">
    <w:abstractNumId w:val="338"/>
  </w:num>
  <w:num w:numId="486">
    <w:abstractNumId w:val="8"/>
  </w:num>
  <w:num w:numId="487">
    <w:abstractNumId w:val="43"/>
  </w:num>
  <w:num w:numId="488">
    <w:abstractNumId w:val="405"/>
  </w:num>
  <w:num w:numId="489">
    <w:abstractNumId w:val="963"/>
  </w:num>
  <w:num w:numId="490">
    <w:abstractNumId w:val="502"/>
  </w:num>
  <w:num w:numId="491">
    <w:abstractNumId w:val="848"/>
  </w:num>
  <w:num w:numId="492">
    <w:abstractNumId w:val="462"/>
  </w:num>
  <w:num w:numId="493">
    <w:abstractNumId w:val="519"/>
  </w:num>
  <w:num w:numId="494">
    <w:abstractNumId w:val="166"/>
  </w:num>
  <w:num w:numId="495">
    <w:abstractNumId w:val="616"/>
  </w:num>
  <w:num w:numId="496">
    <w:abstractNumId w:val="690"/>
  </w:num>
  <w:num w:numId="497">
    <w:abstractNumId w:val="803"/>
  </w:num>
  <w:num w:numId="498">
    <w:abstractNumId w:val="160"/>
  </w:num>
  <w:num w:numId="499">
    <w:abstractNumId w:val="115"/>
  </w:num>
  <w:num w:numId="500">
    <w:abstractNumId w:val="795"/>
  </w:num>
  <w:num w:numId="501">
    <w:abstractNumId w:val="547"/>
  </w:num>
  <w:num w:numId="502">
    <w:abstractNumId w:val="814"/>
  </w:num>
  <w:num w:numId="503">
    <w:abstractNumId w:val="646"/>
  </w:num>
  <w:num w:numId="504">
    <w:abstractNumId w:val="120"/>
  </w:num>
  <w:num w:numId="505">
    <w:abstractNumId w:val="496"/>
  </w:num>
  <w:num w:numId="506">
    <w:abstractNumId w:val="158"/>
  </w:num>
  <w:num w:numId="507">
    <w:abstractNumId w:val="827"/>
  </w:num>
  <w:num w:numId="508">
    <w:abstractNumId w:val="325"/>
  </w:num>
  <w:num w:numId="509">
    <w:abstractNumId w:val="265"/>
  </w:num>
  <w:num w:numId="510">
    <w:abstractNumId w:val="517"/>
  </w:num>
  <w:num w:numId="511">
    <w:abstractNumId w:val="10"/>
  </w:num>
  <w:num w:numId="512">
    <w:abstractNumId w:val="953"/>
  </w:num>
  <w:num w:numId="513">
    <w:abstractNumId w:val="206"/>
  </w:num>
  <w:num w:numId="514">
    <w:abstractNumId w:val="474"/>
  </w:num>
  <w:num w:numId="515">
    <w:abstractNumId w:val="796"/>
  </w:num>
  <w:num w:numId="516">
    <w:abstractNumId w:val="732"/>
  </w:num>
  <w:num w:numId="517">
    <w:abstractNumId w:val="630"/>
  </w:num>
  <w:num w:numId="518">
    <w:abstractNumId w:val="363"/>
  </w:num>
  <w:num w:numId="519">
    <w:abstractNumId w:val="299"/>
  </w:num>
  <w:num w:numId="520">
    <w:abstractNumId w:val="706"/>
  </w:num>
  <w:num w:numId="521">
    <w:abstractNumId w:val="527"/>
  </w:num>
  <w:num w:numId="522">
    <w:abstractNumId w:val="949"/>
  </w:num>
  <w:num w:numId="523">
    <w:abstractNumId w:val="947"/>
  </w:num>
  <w:num w:numId="524">
    <w:abstractNumId w:val="419"/>
  </w:num>
  <w:num w:numId="525">
    <w:abstractNumId w:val="330"/>
  </w:num>
  <w:num w:numId="526">
    <w:abstractNumId w:val="734"/>
  </w:num>
  <w:num w:numId="527">
    <w:abstractNumId w:val="991"/>
  </w:num>
  <w:num w:numId="528">
    <w:abstractNumId w:val="860"/>
  </w:num>
  <w:num w:numId="529">
    <w:abstractNumId w:val="326"/>
  </w:num>
  <w:num w:numId="530">
    <w:abstractNumId w:val="247"/>
  </w:num>
  <w:num w:numId="531">
    <w:abstractNumId w:val="153"/>
  </w:num>
  <w:num w:numId="532">
    <w:abstractNumId w:val="459"/>
  </w:num>
  <w:num w:numId="533">
    <w:abstractNumId w:val="215"/>
  </w:num>
  <w:num w:numId="534">
    <w:abstractNumId w:val="367"/>
  </w:num>
  <w:num w:numId="535">
    <w:abstractNumId w:val="915"/>
  </w:num>
  <w:num w:numId="536">
    <w:abstractNumId w:val="562"/>
  </w:num>
  <w:num w:numId="537">
    <w:abstractNumId w:val="362"/>
  </w:num>
  <w:num w:numId="538">
    <w:abstractNumId w:val="857"/>
  </w:num>
  <w:num w:numId="539">
    <w:abstractNumId w:val="907"/>
  </w:num>
  <w:num w:numId="540">
    <w:abstractNumId w:val="218"/>
  </w:num>
  <w:num w:numId="541">
    <w:abstractNumId w:val="965"/>
  </w:num>
  <w:num w:numId="542">
    <w:abstractNumId w:val="173"/>
  </w:num>
  <w:num w:numId="543">
    <w:abstractNumId w:val="662"/>
  </w:num>
  <w:num w:numId="544">
    <w:abstractNumId w:val="871"/>
  </w:num>
  <w:num w:numId="545">
    <w:abstractNumId w:val="729"/>
  </w:num>
  <w:num w:numId="546">
    <w:abstractNumId w:val="742"/>
  </w:num>
  <w:num w:numId="547">
    <w:abstractNumId w:val="822"/>
  </w:num>
  <w:num w:numId="548">
    <w:abstractNumId w:val="544"/>
  </w:num>
  <w:num w:numId="549">
    <w:abstractNumId w:val="989"/>
  </w:num>
  <w:num w:numId="550">
    <w:abstractNumId w:val="869"/>
  </w:num>
  <w:num w:numId="551">
    <w:abstractNumId w:val="175"/>
  </w:num>
  <w:num w:numId="552">
    <w:abstractNumId w:val="487"/>
  </w:num>
  <w:num w:numId="553">
    <w:abstractNumId w:val="844"/>
  </w:num>
  <w:num w:numId="554">
    <w:abstractNumId w:val="828"/>
  </w:num>
  <w:num w:numId="555">
    <w:abstractNumId w:val="237"/>
  </w:num>
  <w:num w:numId="556">
    <w:abstractNumId w:val="469"/>
  </w:num>
  <w:num w:numId="557">
    <w:abstractNumId w:val="167"/>
  </w:num>
  <w:num w:numId="558">
    <w:abstractNumId w:val="49"/>
  </w:num>
  <w:num w:numId="559">
    <w:abstractNumId w:val="928"/>
  </w:num>
  <w:num w:numId="560">
    <w:abstractNumId w:val="137"/>
  </w:num>
  <w:num w:numId="561">
    <w:abstractNumId w:val="944"/>
  </w:num>
  <w:num w:numId="562">
    <w:abstractNumId w:val="252"/>
  </w:num>
  <w:num w:numId="563">
    <w:abstractNumId w:val="647"/>
  </w:num>
  <w:num w:numId="564">
    <w:abstractNumId w:val="162"/>
  </w:num>
  <w:num w:numId="565">
    <w:abstractNumId w:val="365"/>
  </w:num>
  <w:num w:numId="566">
    <w:abstractNumId w:val="807"/>
  </w:num>
  <w:num w:numId="567">
    <w:abstractNumId w:val="923"/>
  </w:num>
  <w:num w:numId="568">
    <w:abstractNumId w:val="458"/>
  </w:num>
  <w:num w:numId="569">
    <w:abstractNumId w:val="213"/>
  </w:num>
  <w:num w:numId="570">
    <w:abstractNumId w:val="842"/>
  </w:num>
  <w:num w:numId="571">
    <w:abstractNumId w:val="196"/>
  </w:num>
  <w:num w:numId="572">
    <w:abstractNumId w:val="246"/>
  </w:num>
  <w:num w:numId="573">
    <w:abstractNumId w:val="16"/>
  </w:num>
  <w:num w:numId="574">
    <w:abstractNumId w:val="728"/>
  </w:num>
  <w:num w:numId="575">
    <w:abstractNumId w:val="221"/>
  </w:num>
  <w:num w:numId="576">
    <w:abstractNumId w:val="510"/>
  </w:num>
  <w:num w:numId="577">
    <w:abstractNumId w:val="841"/>
  </w:num>
  <w:num w:numId="578">
    <w:abstractNumId w:val="836"/>
  </w:num>
  <w:num w:numId="579">
    <w:abstractNumId w:val="281"/>
  </w:num>
  <w:num w:numId="580">
    <w:abstractNumId w:val="664"/>
  </w:num>
  <w:num w:numId="581">
    <w:abstractNumId w:val="448"/>
  </w:num>
  <w:num w:numId="582">
    <w:abstractNumId w:val="794"/>
  </w:num>
  <w:num w:numId="583">
    <w:abstractNumId w:val="790"/>
  </w:num>
  <w:num w:numId="584">
    <w:abstractNumId w:val="222"/>
  </w:num>
  <w:num w:numId="585">
    <w:abstractNumId w:val="812"/>
  </w:num>
  <w:num w:numId="586">
    <w:abstractNumId w:val="598"/>
  </w:num>
  <w:num w:numId="587">
    <w:abstractNumId w:val="705"/>
  </w:num>
  <w:num w:numId="588">
    <w:abstractNumId w:val="296"/>
  </w:num>
  <w:num w:numId="589">
    <w:abstractNumId w:val="715"/>
  </w:num>
  <w:num w:numId="590">
    <w:abstractNumId w:val="988"/>
  </w:num>
  <w:num w:numId="591">
    <w:abstractNumId w:val="788"/>
  </w:num>
  <w:num w:numId="592">
    <w:abstractNumId w:val="594"/>
  </w:num>
  <w:num w:numId="593">
    <w:abstractNumId w:val="134"/>
  </w:num>
  <w:num w:numId="594">
    <w:abstractNumId w:val="692"/>
  </w:num>
  <w:num w:numId="595">
    <w:abstractNumId w:val="342"/>
  </w:num>
  <w:num w:numId="596">
    <w:abstractNumId w:val="904"/>
  </w:num>
  <w:num w:numId="597">
    <w:abstractNumId w:val="19"/>
  </w:num>
  <w:num w:numId="598">
    <w:abstractNumId w:val="431"/>
  </w:num>
  <w:num w:numId="599">
    <w:abstractNumId w:val="56"/>
  </w:num>
  <w:num w:numId="600">
    <w:abstractNumId w:val="485"/>
  </w:num>
  <w:num w:numId="601">
    <w:abstractNumId w:val="931"/>
  </w:num>
  <w:num w:numId="602">
    <w:abstractNumId w:val="336"/>
  </w:num>
  <w:num w:numId="603">
    <w:abstractNumId w:val="198"/>
  </w:num>
  <w:num w:numId="604">
    <w:abstractNumId w:val="63"/>
  </w:num>
  <w:num w:numId="605">
    <w:abstractNumId w:val="586"/>
  </w:num>
  <w:num w:numId="606">
    <w:abstractNumId w:val="534"/>
  </w:num>
  <w:num w:numId="607">
    <w:abstractNumId w:val="587"/>
  </w:num>
  <w:num w:numId="608">
    <w:abstractNumId w:val="425"/>
  </w:num>
  <w:num w:numId="609">
    <w:abstractNumId w:val="725"/>
  </w:num>
  <w:num w:numId="610">
    <w:abstractNumId w:val="28"/>
  </w:num>
  <w:num w:numId="611">
    <w:abstractNumId w:val="22"/>
  </w:num>
  <w:num w:numId="612">
    <w:abstractNumId w:val="144"/>
  </w:num>
  <w:num w:numId="613">
    <w:abstractNumId w:val="686"/>
  </w:num>
  <w:num w:numId="614">
    <w:abstractNumId w:val="114"/>
  </w:num>
  <w:num w:numId="615">
    <w:abstractNumId w:val="595"/>
  </w:num>
  <w:num w:numId="616">
    <w:abstractNumId w:val="371"/>
  </w:num>
  <w:num w:numId="617">
    <w:abstractNumId w:val="248"/>
  </w:num>
  <w:num w:numId="618">
    <w:abstractNumId w:val="615"/>
  </w:num>
  <w:num w:numId="619">
    <w:abstractNumId w:val="177"/>
  </w:num>
  <w:num w:numId="620">
    <w:abstractNumId w:val="543"/>
  </w:num>
  <w:num w:numId="621">
    <w:abstractNumId w:val="926"/>
  </w:num>
  <w:num w:numId="622">
    <w:abstractNumId w:val="30"/>
  </w:num>
  <w:num w:numId="623">
    <w:abstractNumId w:val="242"/>
  </w:num>
  <w:num w:numId="624">
    <w:abstractNumId w:val="966"/>
  </w:num>
  <w:num w:numId="625">
    <w:abstractNumId w:val="40"/>
  </w:num>
  <w:num w:numId="626">
    <w:abstractNumId w:val="657"/>
  </w:num>
  <w:num w:numId="627">
    <w:abstractNumId w:val="152"/>
  </w:num>
  <w:num w:numId="628">
    <w:abstractNumId w:val="704"/>
  </w:num>
  <w:num w:numId="629">
    <w:abstractNumId w:val="187"/>
  </w:num>
  <w:num w:numId="630">
    <w:abstractNumId w:val="189"/>
  </w:num>
  <w:num w:numId="631">
    <w:abstractNumId w:val="490"/>
  </w:num>
  <w:num w:numId="632">
    <w:abstractNumId w:val="17"/>
  </w:num>
  <w:num w:numId="633">
    <w:abstractNumId w:val="181"/>
  </w:num>
  <w:num w:numId="634">
    <w:abstractNumId w:val="887"/>
  </w:num>
  <w:num w:numId="635">
    <w:abstractNumId w:val="606"/>
  </w:num>
  <w:num w:numId="636">
    <w:abstractNumId w:val="805"/>
  </w:num>
  <w:num w:numId="637">
    <w:abstractNumId w:val="824"/>
  </w:num>
  <w:num w:numId="638">
    <w:abstractNumId w:val="568"/>
  </w:num>
  <w:num w:numId="639">
    <w:abstractNumId w:val="192"/>
  </w:num>
  <w:num w:numId="640">
    <w:abstractNumId w:val="933"/>
  </w:num>
  <w:num w:numId="641">
    <w:abstractNumId w:val="141"/>
  </w:num>
  <w:num w:numId="642">
    <w:abstractNumId w:val="520"/>
  </w:num>
  <w:num w:numId="643">
    <w:abstractNumId w:val="76"/>
  </w:num>
  <w:num w:numId="644">
    <w:abstractNumId w:val="940"/>
  </w:num>
  <w:num w:numId="645">
    <w:abstractNumId w:val="861"/>
  </w:num>
  <w:num w:numId="646">
    <w:abstractNumId w:val="588"/>
  </w:num>
  <w:num w:numId="647">
    <w:abstractNumId w:val="620"/>
  </w:num>
  <w:num w:numId="648">
    <w:abstractNumId w:val="884"/>
  </w:num>
  <w:num w:numId="649">
    <w:abstractNumId w:val="906"/>
  </w:num>
  <w:num w:numId="650">
    <w:abstractNumId w:val="762"/>
  </w:num>
  <w:num w:numId="651">
    <w:abstractNumId w:val="847"/>
  </w:num>
  <w:num w:numId="652">
    <w:abstractNumId w:val="677"/>
  </w:num>
  <w:num w:numId="653">
    <w:abstractNumId w:val="872"/>
  </w:num>
  <w:num w:numId="654">
    <w:abstractNumId w:val="184"/>
  </w:num>
  <w:num w:numId="655">
    <w:abstractNumId w:val="491"/>
  </w:num>
  <w:num w:numId="656">
    <w:abstractNumId w:val="185"/>
  </w:num>
  <w:num w:numId="657">
    <w:abstractNumId w:val="398"/>
  </w:num>
  <w:num w:numId="658">
    <w:abstractNumId w:val="395"/>
  </w:num>
  <w:num w:numId="659">
    <w:abstractNumId w:val="540"/>
  </w:num>
  <w:num w:numId="660">
    <w:abstractNumId w:val="522"/>
  </w:num>
  <w:num w:numId="661">
    <w:abstractNumId w:val="481"/>
  </w:num>
  <w:num w:numId="662">
    <w:abstractNumId w:val="939"/>
  </w:num>
  <w:num w:numId="663">
    <w:abstractNumId w:val="866"/>
  </w:num>
  <w:num w:numId="664">
    <w:abstractNumId w:val="461"/>
  </w:num>
  <w:num w:numId="665">
    <w:abstractNumId w:val="169"/>
  </w:num>
  <w:num w:numId="666">
    <w:abstractNumId w:val="537"/>
  </w:num>
  <w:num w:numId="667">
    <w:abstractNumId w:val="67"/>
  </w:num>
  <w:num w:numId="668">
    <w:abstractNumId w:val="912"/>
  </w:num>
  <w:num w:numId="669">
    <w:abstractNumId w:val="376"/>
  </w:num>
  <w:num w:numId="670">
    <w:abstractNumId w:val="792"/>
  </w:num>
  <w:num w:numId="671">
    <w:abstractNumId w:val="831"/>
  </w:num>
  <w:num w:numId="672">
    <w:abstractNumId w:val="623"/>
  </w:num>
  <w:num w:numId="673">
    <w:abstractNumId w:val="96"/>
  </w:num>
  <w:num w:numId="674">
    <w:abstractNumId w:val="883"/>
  </w:num>
  <w:num w:numId="675">
    <w:abstractNumId w:val="238"/>
  </w:num>
  <w:num w:numId="676">
    <w:abstractNumId w:val="720"/>
  </w:num>
  <w:num w:numId="677">
    <w:abstractNumId w:val="87"/>
  </w:num>
  <w:num w:numId="678">
    <w:abstractNumId w:val="407"/>
  </w:num>
  <w:num w:numId="679">
    <w:abstractNumId w:val="850"/>
  </w:num>
  <w:num w:numId="680">
    <w:abstractNumId w:val="399"/>
  </w:num>
  <w:num w:numId="681">
    <w:abstractNumId w:val="264"/>
  </w:num>
  <w:num w:numId="682">
    <w:abstractNumId w:val="800"/>
  </w:num>
  <w:num w:numId="683">
    <w:abstractNumId w:val="302"/>
  </w:num>
  <w:num w:numId="684">
    <w:abstractNumId w:val="92"/>
  </w:num>
  <w:num w:numId="685">
    <w:abstractNumId w:val="778"/>
  </w:num>
  <w:num w:numId="686">
    <w:abstractNumId w:val="216"/>
  </w:num>
  <w:num w:numId="687">
    <w:abstractNumId w:val="107"/>
  </w:num>
  <w:num w:numId="688">
    <w:abstractNumId w:val="617"/>
  </w:num>
  <w:num w:numId="689">
    <w:abstractNumId w:val="888"/>
  </w:num>
  <w:num w:numId="690">
    <w:abstractNumId w:val="829"/>
  </w:num>
  <w:num w:numId="691">
    <w:abstractNumId w:val="156"/>
  </w:num>
  <w:num w:numId="692">
    <w:abstractNumId w:val="9"/>
  </w:num>
  <w:num w:numId="693">
    <w:abstractNumId w:val="557"/>
  </w:num>
  <w:num w:numId="694">
    <w:abstractNumId w:val="714"/>
  </w:num>
  <w:num w:numId="695">
    <w:abstractNumId w:val="694"/>
  </w:num>
  <w:num w:numId="696">
    <w:abstractNumId w:val="14"/>
  </w:num>
  <w:num w:numId="697">
    <w:abstractNumId w:val="194"/>
  </w:num>
  <w:num w:numId="698">
    <w:abstractNumId w:val="223"/>
  </w:num>
  <w:num w:numId="699">
    <w:abstractNumId w:val="893"/>
  </w:num>
  <w:num w:numId="700">
    <w:abstractNumId w:val="294"/>
  </w:num>
  <w:num w:numId="701">
    <w:abstractNumId w:val="909"/>
  </w:num>
  <w:num w:numId="702">
    <w:abstractNumId w:val="724"/>
  </w:num>
  <w:num w:numId="703">
    <w:abstractNumId w:val="29"/>
  </w:num>
  <w:num w:numId="704">
    <w:abstractNumId w:val="765"/>
  </w:num>
  <w:num w:numId="705">
    <w:abstractNumId w:val="79"/>
  </w:num>
  <w:num w:numId="706">
    <w:abstractNumId w:val="994"/>
  </w:num>
  <w:num w:numId="707">
    <w:abstractNumId w:val="589"/>
  </w:num>
  <w:num w:numId="708">
    <w:abstractNumId w:val="930"/>
  </w:num>
  <w:num w:numId="709">
    <w:abstractNumId w:val="70"/>
  </w:num>
  <w:num w:numId="710">
    <w:abstractNumId w:val="262"/>
  </w:num>
  <w:num w:numId="711">
    <w:abstractNumId w:val="374"/>
  </w:num>
  <w:num w:numId="712">
    <w:abstractNumId w:val="675"/>
  </w:num>
  <w:num w:numId="713">
    <w:abstractNumId w:val="525"/>
  </w:num>
  <w:num w:numId="714">
    <w:abstractNumId w:val="652"/>
  </w:num>
  <w:num w:numId="715">
    <w:abstractNumId w:val="180"/>
  </w:num>
  <w:num w:numId="716">
    <w:abstractNumId w:val="610"/>
  </w:num>
  <w:num w:numId="717">
    <w:abstractNumId w:val="343"/>
  </w:num>
  <w:num w:numId="718">
    <w:abstractNumId w:val="168"/>
  </w:num>
  <w:num w:numId="719">
    <w:abstractNumId w:val="495"/>
  </w:num>
  <w:num w:numId="720">
    <w:abstractNumId w:val="358"/>
  </w:num>
  <w:num w:numId="721">
    <w:abstractNumId w:val="624"/>
  </w:num>
  <w:num w:numId="722">
    <w:abstractNumId w:val="117"/>
  </w:num>
  <w:num w:numId="723">
    <w:abstractNumId w:val="515"/>
  </w:num>
  <w:num w:numId="724">
    <w:abstractNumId w:val="437"/>
  </w:num>
  <w:num w:numId="725">
    <w:abstractNumId w:val="418"/>
  </w:num>
  <w:num w:numId="726">
    <w:abstractNumId w:val="503"/>
  </w:num>
  <w:num w:numId="727">
    <w:abstractNumId w:val="394"/>
  </w:num>
  <w:num w:numId="728">
    <w:abstractNumId w:val="451"/>
  </w:num>
  <w:num w:numId="729">
    <w:abstractNumId w:val="378"/>
  </w:num>
  <w:num w:numId="730">
    <w:abstractNumId w:val="416"/>
  </w:num>
  <w:num w:numId="731">
    <w:abstractNumId w:val="958"/>
  </w:num>
  <w:num w:numId="732">
    <w:abstractNumId w:val="81"/>
  </w:num>
  <w:num w:numId="733">
    <w:abstractNumId w:val="383"/>
  </w:num>
  <w:num w:numId="734">
    <w:abstractNumId w:val="984"/>
  </w:num>
  <w:num w:numId="735">
    <w:abstractNumId w:val="528"/>
  </w:num>
  <w:num w:numId="736">
    <w:abstractNumId w:val="384"/>
  </w:num>
  <w:num w:numId="737">
    <w:abstractNumId w:val="914"/>
  </w:num>
  <w:num w:numId="738">
    <w:abstractNumId w:val="284"/>
  </w:num>
  <w:num w:numId="739">
    <w:abstractNumId w:val="385"/>
  </w:num>
  <w:num w:numId="740">
    <w:abstractNumId w:val="466"/>
  </w:num>
  <w:num w:numId="741">
    <w:abstractNumId w:val="688"/>
  </w:num>
  <w:num w:numId="742">
    <w:abstractNumId w:val="386"/>
  </w:num>
  <w:num w:numId="743">
    <w:abstractNumId w:val="232"/>
  </w:num>
  <w:num w:numId="744">
    <w:abstractNumId w:val="773"/>
  </w:num>
  <w:num w:numId="745">
    <w:abstractNumId w:val="179"/>
  </w:num>
  <w:num w:numId="746">
    <w:abstractNumId w:val="986"/>
  </w:num>
  <w:num w:numId="747">
    <w:abstractNumId w:val="563"/>
  </w:num>
  <w:num w:numId="748">
    <w:abstractNumId w:val="802"/>
  </w:num>
  <w:num w:numId="749">
    <w:abstractNumId w:val="508"/>
  </w:num>
  <w:num w:numId="750">
    <w:abstractNumId w:val="420"/>
  </w:num>
  <w:num w:numId="751">
    <w:abstractNumId w:val="584"/>
  </w:num>
  <w:num w:numId="752">
    <w:abstractNumId w:val="100"/>
  </w:num>
  <w:num w:numId="753">
    <w:abstractNumId w:val="45"/>
  </w:num>
  <w:num w:numId="754">
    <w:abstractNumId w:val="220"/>
  </w:num>
  <w:num w:numId="755">
    <w:abstractNumId w:val="682"/>
  </w:num>
  <w:num w:numId="756">
    <w:abstractNumId w:val="826"/>
  </w:num>
  <w:num w:numId="757">
    <w:abstractNumId w:val="36"/>
  </w:num>
  <w:num w:numId="758">
    <w:abstractNumId w:val="781"/>
  </w:num>
  <w:num w:numId="759">
    <w:abstractNumId w:val="667"/>
  </w:num>
  <w:num w:numId="760">
    <w:abstractNumId w:val="321"/>
  </w:num>
  <w:num w:numId="761">
    <w:abstractNumId w:val="977"/>
  </w:num>
  <w:num w:numId="762">
    <w:abstractNumId w:val="249"/>
  </w:num>
  <w:num w:numId="763">
    <w:abstractNumId w:val="406"/>
  </w:num>
  <w:num w:numId="764">
    <w:abstractNumId w:val="681"/>
  </w:num>
  <w:num w:numId="765">
    <w:abstractNumId w:val="730"/>
  </w:num>
  <w:num w:numId="766">
    <w:abstractNumId w:val="277"/>
  </w:num>
  <w:num w:numId="767">
    <w:abstractNumId w:val="867"/>
  </w:num>
  <w:num w:numId="768">
    <w:abstractNumId w:val="533"/>
  </w:num>
  <w:num w:numId="769">
    <w:abstractNumId w:val="832"/>
  </w:num>
  <w:num w:numId="770">
    <w:abstractNumId w:val="938"/>
  </w:num>
  <w:num w:numId="771">
    <w:abstractNumId w:val="754"/>
  </w:num>
  <w:num w:numId="772">
    <w:abstractNumId w:val="585"/>
  </w:num>
  <w:num w:numId="773">
    <w:abstractNumId w:val="101"/>
  </w:num>
  <w:num w:numId="774">
    <w:abstractNumId w:val="21"/>
  </w:num>
  <w:num w:numId="775">
    <w:abstractNumId w:val="719"/>
  </w:num>
  <w:num w:numId="776">
    <w:abstractNumId w:val="208"/>
  </w:num>
  <w:num w:numId="777">
    <w:abstractNumId w:val="899"/>
  </w:num>
  <w:num w:numId="778">
    <w:abstractNumId w:val="176"/>
  </w:num>
  <w:num w:numId="779">
    <w:abstractNumId w:val="392"/>
  </w:num>
  <w:num w:numId="780">
    <w:abstractNumId w:val="52"/>
  </w:num>
  <w:num w:numId="781">
    <w:abstractNumId w:val="766"/>
  </w:num>
  <w:num w:numId="782">
    <w:abstractNumId w:val="44"/>
  </w:num>
  <w:num w:numId="783">
    <w:abstractNumId w:val="707"/>
  </w:num>
  <w:num w:numId="784">
    <w:abstractNumId w:val="164"/>
  </w:num>
  <w:num w:numId="785">
    <w:abstractNumId w:val="263"/>
  </w:num>
  <w:num w:numId="786">
    <w:abstractNumId w:val="718"/>
  </w:num>
  <w:num w:numId="787">
    <w:abstractNumId w:val="784"/>
  </w:num>
  <w:num w:numId="788">
    <w:abstractNumId w:val="851"/>
  </w:num>
  <w:num w:numId="789">
    <w:abstractNumId w:val="941"/>
  </w:num>
  <w:num w:numId="790">
    <w:abstractNumId w:val="582"/>
  </w:num>
  <w:num w:numId="791">
    <w:abstractNumId w:val="644"/>
  </w:num>
  <w:num w:numId="792">
    <w:abstractNumId w:val="15"/>
  </w:num>
  <w:num w:numId="793">
    <w:abstractNumId w:val="454"/>
  </w:num>
  <w:num w:numId="794">
    <w:abstractNumId w:val="475"/>
  </w:num>
  <w:num w:numId="795">
    <w:abstractNumId w:val="935"/>
  </w:num>
  <w:num w:numId="796">
    <w:abstractNumId w:val="2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7">
    <w:abstractNumId w:val="231"/>
  </w:num>
  <w:num w:numId="798">
    <w:abstractNumId w:val="260"/>
  </w:num>
  <w:num w:numId="799">
    <w:abstractNumId w:val="239"/>
  </w:num>
  <w:num w:numId="800">
    <w:abstractNumId w:val="570"/>
  </w:num>
  <w:num w:numId="801">
    <w:abstractNumId w:val="545"/>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802">
    <w:abstractNumId w:val="346"/>
  </w:num>
  <w:num w:numId="803">
    <w:abstractNumId w:val="962"/>
  </w:num>
  <w:num w:numId="804">
    <w:abstractNumId w:val="497"/>
  </w:num>
  <w:num w:numId="805">
    <w:abstractNumId w:val="354"/>
  </w:num>
  <w:num w:numId="806">
    <w:abstractNumId w:val="757"/>
  </w:num>
  <w:num w:numId="807">
    <w:abstractNumId w:val="922"/>
  </w:num>
  <w:num w:numId="808">
    <w:abstractNumId w:val="731"/>
  </w:num>
  <w:num w:numId="809">
    <w:abstractNumId w:val="526"/>
  </w:num>
  <w:num w:numId="810">
    <w:abstractNumId w:val="291"/>
  </w:num>
  <w:num w:numId="811">
    <w:abstractNumId w:val="42"/>
  </w:num>
  <w:num w:numId="812">
    <w:abstractNumId w:val="618"/>
  </w:num>
  <w:num w:numId="813">
    <w:abstractNumId w:val="333"/>
  </w:num>
  <w:num w:numId="814">
    <w:abstractNumId w:val="992"/>
  </w:num>
  <w:num w:numId="815">
    <w:abstractNumId w:val="918"/>
  </w:num>
  <w:num w:numId="816">
    <w:abstractNumId w:val="123"/>
  </w:num>
  <w:num w:numId="817">
    <w:abstractNumId w:val="900"/>
  </w:num>
  <w:num w:numId="818">
    <w:abstractNumId w:val="619"/>
  </w:num>
  <w:num w:numId="819">
    <w:abstractNumId w:val="898"/>
  </w:num>
  <w:num w:numId="820">
    <w:abstractNumId w:val="518"/>
  </w:num>
  <w:num w:numId="821">
    <w:abstractNumId w:val="381"/>
  </w:num>
  <w:num w:numId="822">
    <w:abstractNumId w:val="450"/>
  </w:num>
  <w:num w:numId="823">
    <w:abstractNumId w:val="967"/>
  </w:num>
  <w:num w:numId="824">
    <w:abstractNumId w:val="191"/>
  </w:num>
  <w:num w:numId="825">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6">
    <w:abstractNumId w:val="945"/>
  </w:num>
  <w:num w:numId="827">
    <w:abstractNumId w:val="905"/>
  </w:num>
  <w:num w:numId="828">
    <w:abstractNumId w:val="777"/>
  </w:num>
  <w:num w:numId="829">
    <w:abstractNumId w:val="604"/>
  </w:num>
  <w:num w:numId="830">
    <w:abstractNumId w:val="700"/>
  </w:num>
  <w:num w:numId="831">
    <w:abstractNumId w:val="901"/>
  </w:num>
  <w:num w:numId="832">
    <w:abstractNumId w:val="159"/>
  </w:num>
  <w:num w:numId="833">
    <w:abstractNumId w:val="566"/>
  </w:num>
  <w:num w:numId="834">
    <w:abstractNumId w:val="453"/>
  </w:num>
  <w:num w:numId="835">
    <w:abstractNumId w:val="968"/>
  </w:num>
  <w:num w:numId="836">
    <w:abstractNumId w:val="103"/>
  </w:num>
  <w:num w:numId="837">
    <w:abstractNumId w:val="910"/>
  </w:num>
  <w:num w:numId="838">
    <w:abstractNumId w:val="116"/>
  </w:num>
  <w:num w:numId="839">
    <w:abstractNumId w:val="852"/>
  </w:num>
  <w:num w:numId="840">
    <w:abstractNumId w:val="319"/>
  </w:num>
  <w:num w:numId="841">
    <w:abstractNumId w:val="301"/>
  </w:num>
  <w:num w:numId="842">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3">
    <w:abstractNumId w:val="399"/>
  </w:num>
  <w:num w:numId="844">
    <w:abstractNumId w:val="542"/>
  </w:num>
  <w:num w:numId="845">
    <w:abstractNumId w:val="590"/>
  </w:num>
  <w:num w:numId="846">
    <w:abstractNumId w:val="813"/>
  </w:num>
  <w:num w:numId="847">
    <w:abstractNumId w:val="266"/>
  </w:num>
  <w:num w:numId="848">
    <w:abstractNumId w:val="937"/>
  </w:num>
  <w:num w:numId="849">
    <w:abstractNumId w:val="983"/>
  </w:num>
  <w:num w:numId="850">
    <w:abstractNumId w:val="654"/>
  </w:num>
  <w:num w:numId="851">
    <w:abstractNumId w:val="959"/>
  </w:num>
  <w:num w:numId="852">
    <w:abstractNumId w:val="104"/>
  </w:num>
  <w:num w:numId="853">
    <w:abstractNumId w:val="513"/>
  </w:num>
  <w:num w:numId="854">
    <w:abstractNumId w:val="696"/>
  </w:num>
  <w:num w:numId="855">
    <w:abstractNumId w:val="921"/>
  </w:num>
  <w:num w:numId="856">
    <w:abstractNumId w:val="274"/>
  </w:num>
  <w:num w:numId="857">
    <w:abstractNumId w:val="308"/>
  </w:num>
  <w:num w:numId="858">
    <w:abstractNumId w:val="576"/>
  </w:num>
  <w:num w:numId="859">
    <w:abstractNumId w:val="444"/>
  </w:num>
  <w:num w:numId="860">
    <w:abstractNumId w:val="278"/>
  </w:num>
  <w:num w:numId="861">
    <w:abstractNumId w:val="443"/>
  </w:num>
  <w:num w:numId="862">
    <w:abstractNumId w:val="128"/>
  </w:num>
  <w:num w:numId="863">
    <w:abstractNumId w:val="786"/>
  </w:num>
  <w:num w:numId="864">
    <w:abstractNumId w:val="62"/>
  </w:num>
  <w:num w:numId="865">
    <w:abstractNumId w:val="90"/>
  </w:num>
  <w:num w:numId="866">
    <w:abstractNumId w:val="447"/>
  </w:num>
  <w:num w:numId="867">
    <w:abstractNumId w:val="531"/>
  </w:num>
  <w:num w:numId="868">
    <w:abstractNumId w:val="970"/>
  </w:num>
  <w:num w:numId="869">
    <w:abstractNumId w:val="710"/>
  </w:num>
  <w:num w:numId="870">
    <w:abstractNumId w:val="493"/>
  </w:num>
  <w:num w:numId="871">
    <w:abstractNumId w:val="11"/>
  </w:num>
  <w:num w:numId="872">
    <w:abstractNumId w:val="47"/>
  </w:num>
  <w:num w:numId="873">
    <w:abstractNumId w:val="980"/>
  </w:num>
  <w:num w:numId="874">
    <w:abstractNumId w:val="351"/>
  </w:num>
  <w:num w:numId="875">
    <w:abstractNumId w:val="612"/>
  </w:num>
  <w:num w:numId="876">
    <w:abstractNumId w:val="621"/>
  </w:num>
  <w:num w:numId="877">
    <w:abstractNumId w:val="136"/>
  </w:num>
  <w:num w:numId="878">
    <w:abstractNumId w:val="207"/>
  </w:num>
  <w:num w:numId="879">
    <w:abstractNumId w:val="18"/>
  </w:num>
  <w:num w:numId="880">
    <w:abstractNumId w:val="591"/>
  </w:num>
  <w:num w:numId="881">
    <w:abstractNumId w:val="737"/>
  </w:num>
  <w:num w:numId="882">
    <w:abstractNumId w:val="885"/>
  </w:num>
  <w:num w:numId="883">
    <w:abstractNumId w:val="889"/>
  </w:num>
  <w:num w:numId="884">
    <w:abstractNumId w:val="684"/>
  </w:num>
  <w:num w:numId="885">
    <w:abstractNumId w:val="632"/>
  </w:num>
  <w:num w:numId="886">
    <w:abstractNumId w:val="859"/>
  </w:num>
  <w:num w:numId="887">
    <w:abstractNumId w:val="666"/>
  </w:num>
  <w:num w:numId="888">
    <w:abstractNumId w:val="670"/>
  </w:num>
  <w:num w:numId="889">
    <w:abstractNumId w:val="355"/>
  </w:num>
  <w:num w:numId="890">
    <w:abstractNumId w:val="84"/>
  </w:num>
  <w:num w:numId="891">
    <w:abstractNumId w:val="661"/>
  </w:num>
  <w:num w:numId="892">
    <w:abstractNumId w:val="819"/>
  </w:num>
  <w:num w:numId="893">
    <w:abstractNumId w:val="743"/>
  </w:num>
  <w:num w:numId="894">
    <w:abstractNumId w:val="393"/>
  </w:num>
  <w:num w:numId="895">
    <w:abstractNumId w:val="524"/>
  </w:num>
  <w:num w:numId="896">
    <w:abstractNumId w:val="671"/>
  </w:num>
  <w:num w:numId="897">
    <w:abstractNumId w:val="607"/>
  </w:num>
  <w:num w:numId="898">
    <w:abstractNumId w:val="368"/>
  </w:num>
  <w:num w:numId="899">
    <w:abstractNumId w:val="34"/>
  </w:num>
  <w:num w:numId="900">
    <w:abstractNumId w:val="211"/>
  </w:num>
  <w:num w:numId="901">
    <w:abstractNumId w:val="472"/>
  </w:num>
  <w:num w:numId="902">
    <w:abstractNumId w:val="71"/>
  </w:num>
  <w:num w:numId="903">
    <w:abstractNumId w:val="864"/>
  </w:num>
  <w:num w:numId="904">
    <w:abstractNumId w:val="292"/>
  </w:num>
  <w:num w:numId="905">
    <w:abstractNumId w:val="389"/>
  </w:num>
  <w:num w:numId="906">
    <w:abstractNumId w:val="48"/>
  </w:num>
  <w:num w:numId="907">
    <w:abstractNumId w:val="553"/>
  </w:num>
  <w:num w:numId="908">
    <w:abstractNumId w:val="489"/>
  </w:num>
  <w:num w:numId="909">
    <w:abstractNumId w:val="723"/>
  </w:num>
  <w:num w:numId="910">
    <w:abstractNumId w:val="353"/>
  </w:num>
  <w:num w:numId="911">
    <w:abstractNumId w:val="74"/>
  </w:num>
  <w:num w:numId="912">
    <w:abstractNumId w:val="244"/>
  </w:num>
  <w:num w:numId="913">
    <w:abstractNumId w:val="919"/>
  </w:num>
  <w:num w:numId="914">
    <w:abstractNumId w:val="58"/>
  </w:num>
  <w:num w:numId="915">
    <w:abstractNumId w:val="997"/>
  </w:num>
  <w:num w:numId="916">
    <w:abstractNumId w:val="93"/>
  </w:num>
  <w:num w:numId="917">
    <w:abstractNumId w:val="855"/>
  </w:num>
  <w:num w:numId="918">
    <w:abstractNumId w:val="873"/>
  </w:num>
  <w:num w:numId="919">
    <w:abstractNumId w:val="157"/>
  </w:num>
  <w:num w:numId="920">
    <w:abstractNumId w:val="69"/>
  </w:num>
  <w:num w:numId="921">
    <w:abstractNumId w:val="99"/>
  </w:num>
  <w:num w:numId="922">
    <w:abstractNumId w:val="554"/>
  </w:num>
  <w:num w:numId="923">
    <w:abstractNumId w:val="946"/>
  </w:num>
  <w:num w:numId="924">
    <w:abstractNumId w:val="178"/>
  </w:num>
  <w:num w:numId="925">
    <w:abstractNumId w:val="643"/>
  </w:num>
  <w:num w:numId="926">
    <w:abstractNumId w:val="229"/>
  </w:num>
  <w:num w:numId="927">
    <w:abstractNumId w:val="713"/>
  </w:num>
  <w:num w:numId="928">
    <w:abstractNumId w:val="702"/>
  </w:num>
  <w:num w:numId="929">
    <w:abstractNumId w:val="492"/>
  </w:num>
  <w:num w:numId="930">
    <w:abstractNumId w:val="960"/>
  </w:num>
  <w:num w:numId="931">
    <w:abstractNumId w:val="429"/>
  </w:num>
  <w:num w:numId="932">
    <w:abstractNumId w:val="59"/>
  </w:num>
  <w:num w:numId="933">
    <w:abstractNumId w:val="637"/>
  </w:num>
  <w:num w:numId="934">
    <w:abstractNumId w:val="171"/>
  </w:num>
  <w:num w:numId="935">
    <w:abstractNumId w:val="399"/>
  </w:num>
  <w:num w:numId="936">
    <w:abstractNumId w:val="245"/>
  </w:num>
  <w:num w:numId="937">
    <w:abstractNumId w:val="121"/>
  </w:num>
  <w:num w:numId="938">
    <w:abstractNumId w:val="936"/>
  </w:num>
  <w:num w:numId="939">
    <w:abstractNumId w:val="89"/>
  </w:num>
  <w:num w:numId="940">
    <w:abstractNumId w:val="188"/>
  </w:num>
  <w:num w:numId="941">
    <w:abstractNumId w:val="415"/>
  </w:num>
  <w:num w:numId="942">
    <w:abstractNumId w:val="404"/>
  </w:num>
  <w:num w:numId="943">
    <w:abstractNumId w:val="752"/>
  </w:num>
  <w:num w:numId="944">
    <w:abstractNumId w:val="697"/>
  </w:num>
  <w:num w:numId="945">
    <w:abstractNumId w:val="138"/>
  </w:num>
  <w:num w:numId="946">
    <w:abstractNumId w:val="979"/>
  </w:num>
  <w:num w:numId="947">
    <w:abstractNumId w:val="445"/>
  </w:num>
  <w:num w:numId="948">
    <w:abstractNumId w:val="507"/>
  </w:num>
  <w:num w:numId="949">
    <w:abstractNumId w:val="304"/>
  </w:num>
  <w:num w:numId="950">
    <w:abstractNumId w:val="776"/>
  </w:num>
  <w:num w:numId="951">
    <w:abstractNumId w:val="275"/>
  </w:num>
  <w:num w:numId="952">
    <w:abstractNumId w:val="271"/>
  </w:num>
  <w:num w:numId="953">
    <w:abstractNumId w:val="339"/>
  </w:num>
  <w:num w:numId="954">
    <w:abstractNumId w:val="639"/>
  </w:num>
  <w:num w:numId="955">
    <w:abstractNumId w:val="473"/>
  </w:num>
  <w:num w:numId="956">
    <w:abstractNumId w:val="501"/>
  </w:num>
  <w:num w:numId="957">
    <w:abstractNumId w:val="372"/>
  </w:num>
  <w:num w:numId="958">
    <w:abstractNumId w:val="12"/>
  </w:num>
  <w:num w:numId="959">
    <w:abstractNumId w:val="548"/>
  </w:num>
  <w:num w:numId="960">
    <w:abstractNumId w:val="132"/>
  </w:num>
  <w:num w:numId="961">
    <w:abstractNumId w:val="870"/>
  </w:num>
  <w:num w:numId="962">
    <w:abstractNumId w:val="560"/>
  </w:num>
  <w:num w:numId="963">
    <w:abstractNumId w:val="627"/>
  </w:num>
  <w:num w:numId="964">
    <w:abstractNumId w:val="636"/>
  </w:num>
  <w:num w:numId="965">
    <w:abstractNumId w:val="789"/>
  </w:num>
  <w:num w:numId="966">
    <w:abstractNumId w:val="23"/>
  </w:num>
  <w:num w:numId="967">
    <w:abstractNumId w:val="334"/>
  </w:num>
  <w:num w:numId="968">
    <w:abstractNumId w:val="498"/>
  </w:num>
  <w:num w:numId="969">
    <w:abstractNumId w:val="332"/>
  </w:num>
  <w:num w:numId="970">
    <w:abstractNumId w:val="747"/>
  </w:num>
  <w:num w:numId="971">
    <w:abstractNumId w:val="726"/>
  </w:num>
  <w:num w:numId="972">
    <w:abstractNumId w:val="775"/>
  </w:num>
  <w:num w:numId="973">
    <w:abstractNumId w:val="741"/>
  </w:num>
  <w:num w:numId="974">
    <w:abstractNumId w:val="261"/>
  </w:num>
  <w:num w:numId="975">
    <w:abstractNumId w:val="669"/>
  </w:num>
  <w:num w:numId="976">
    <w:abstractNumId w:val="64"/>
  </w:num>
  <w:num w:numId="977">
    <w:abstractNumId w:val="917"/>
  </w:num>
  <w:num w:numId="978">
    <w:abstractNumId w:val="78"/>
  </w:num>
  <w:num w:numId="979">
    <w:abstractNumId w:val="982"/>
  </w:num>
  <w:num w:numId="980">
    <w:abstractNumId w:val="72"/>
  </w:num>
  <w:num w:numId="981">
    <w:abstractNumId w:val="108"/>
  </w:num>
  <w:num w:numId="982">
    <w:abstractNumId w:val="877"/>
  </w:num>
  <w:num w:numId="983">
    <w:abstractNumId w:val="895"/>
  </w:num>
  <w:num w:numId="984">
    <w:abstractNumId w:val="254"/>
  </w:num>
  <w:num w:numId="985">
    <w:abstractNumId w:val="112"/>
  </w:num>
  <w:num w:numId="986">
    <w:abstractNumId w:val="791"/>
  </w:num>
  <w:num w:numId="987">
    <w:abstractNumId w:val="66"/>
  </w:num>
  <w:num w:numId="988">
    <w:abstractNumId w:val="174"/>
  </w:num>
  <w:num w:numId="989">
    <w:abstractNumId w:val="640"/>
  </w:num>
  <w:num w:numId="990">
    <w:abstractNumId w:val="663"/>
  </w:num>
  <w:num w:numId="991">
    <w:abstractNumId w:val="908"/>
  </w:num>
  <w:num w:numId="992">
    <w:abstractNumId w:val="309"/>
  </w:num>
  <w:num w:numId="993">
    <w:abstractNumId w:val="476"/>
  </w:num>
  <w:num w:numId="994">
    <w:abstractNumId w:val="506"/>
  </w:num>
  <w:num w:numId="995">
    <w:abstractNumId w:val="746"/>
  </w:num>
  <w:num w:numId="996">
    <w:abstractNumId w:val="879"/>
  </w:num>
  <w:num w:numId="997">
    <w:abstractNumId w:val="913"/>
  </w:num>
  <w:num w:numId="998">
    <w:abstractNumId w:val="31"/>
  </w:num>
  <w:num w:numId="999">
    <w:abstractNumId w:val="460"/>
  </w:num>
  <w:num w:numId="1000">
    <w:abstractNumId w:val="146"/>
  </w:num>
  <w:num w:numId="1001">
    <w:abstractNumId w:val="186"/>
  </w:num>
  <w:num w:numId="1002">
    <w:abstractNumId w:val="785"/>
  </w:num>
  <w:num w:numId="1003">
    <w:abstractNumId w:val="821"/>
  </w:num>
  <w:num w:numId="1004">
    <w:abstractNumId w:val="147"/>
  </w:num>
  <w:num w:numId="1005">
    <w:abstractNumId w:val="478"/>
  </w:num>
  <w:num w:numId="1006">
    <w:abstractNumId w:val="770"/>
  </w:num>
  <w:num w:numId="1007">
    <w:abstractNumId w:val="987"/>
  </w:num>
  <w:num w:numId="1008">
    <w:abstractNumId w:val="865"/>
  </w:num>
  <w:num w:numId="1009">
    <w:abstractNumId w:val="331"/>
  </w:num>
  <w:num w:numId="1010">
    <w:abstractNumId w:val="257"/>
  </w:num>
  <w:num w:numId="1011">
    <w:abstractNumId w:val="774"/>
  </w:num>
  <w:num w:numId="1012">
    <w:abstractNumId w:val="559"/>
  </w:num>
  <w:num w:numId="1013">
    <w:abstractNumId w:val="470"/>
  </w:num>
  <w:num w:numId="1014">
    <w:abstractNumId w:val="375"/>
  </w:num>
  <w:num w:numId="1015">
    <w:abstractNumId w:val="193"/>
  </w:num>
  <w:num w:numId="1016">
    <w:abstractNumId w:val="0"/>
  </w:num>
  <w:numIdMacAtCleanup w:val="10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mirrorMargins/>
  <w:hideSpellingErrors/>
  <w:hideGrammaticalErrors/>
  <w:attachedTemplate r:id="rId1"/>
  <w:trackRevisions/>
  <w:doNotTrackMoves/>
  <w:defaultTabStop w:val="403"/>
  <w:evenAndOddHeaders/>
  <w:drawingGridHorizontalSpacing w:val="100"/>
  <w:displayHorizontalDrawingGridEvery w:val="0"/>
  <w:displayVerticalDrawingGridEvery w:val="0"/>
  <w:noPunctuationKerning/>
  <w:characterSpacingControl w:val="doNotCompress"/>
  <w:hdrShapeDefaults>
    <o:shapedefaults v:ext="edit" spidmax="3074">
      <v:textbox inset="5.85pt,.7pt,5.85pt,.7pt"/>
    </o:shapedefaults>
    <o:shapelayout v:ext="edit">
      <o:idmap v:ext="edit" data="2"/>
    </o:shapelayout>
  </w:hdrShapeDefaults>
  <w:footnotePr>
    <w:footnote w:id="-1"/>
    <w:footnote w:id="0"/>
  </w:footnotePr>
  <w:endnotePr>
    <w:endnote w:id="-1"/>
    <w:endnote w:id="0"/>
  </w:endnotePr>
  <w:compat>
    <w:printColBlack/>
    <w:footnoteLayoutLikeWW8/>
    <w:shapeLayoutLikeWW8/>
    <w:alignTablesRowByRow/>
    <w:forgetLastTabAlignment/>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E010A"/>
    <w:rsid w:val="000011A1"/>
    <w:rsid w:val="00001CB2"/>
    <w:rsid w:val="00002005"/>
    <w:rsid w:val="000020F3"/>
    <w:rsid w:val="00002F44"/>
    <w:rsid w:val="00002FFA"/>
    <w:rsid w:val="000041B3"/>
    <w:rsid w:val="00004A4F"/>
    <w:rsid w:val="00004D18"/>
    <w:rsid w:val="000068B1"/>
    <w:rsid w:val="00007356"/>
    <w:rsid w:val="00010328"/>
    <w:rsid w:val="000103D2"/>
    <w:rsid w:val="00010F9D"/>
    <w:rsid w:val="0001107E"/>
    <w:rsid w:val="00011396"/>
    <w:rsid w:val="00012093"/>
    <w:rsid w:val="00012913"/>
    <w:rsid w:val="000133D3"/>
    <w:rsid w:val="000135DF"/>
    <w:rsid w:val="000149A2"/>
    <w:rsid w:val="00014C7C"/>
    <w:rsid w:val="0001539B"/>
    <w:rsid w:val="00015C8D"/>
    <w:rsid w:val="00016638"/>
    <w:rsid w:val="00016B84"/>
    <w:rsid w:val="00017E44"/>
    <w:rsid w:val="00020458"/>
    <w:rsid w:val="00020C16"/>
    <w:rsid w:val="00020F86"/>
    <w:rsid w:val="00020FE6"/>
    <w:rsid w:val="00021337"/>
    <w:rsid w:val="00021990"/>
    <w:rsid w:val="0002527B"/>
    <w:rsid w:val="00025920"/>
    <w:rsid w:val="00025F06"/>
    <w:rsid w:val="000260C8"/>
    <w:rsid w:val="00026374"/>
    <w:rsid w:val="000269C8"/>
    <w:rsid w:val="00026B5F"/>
    <w:rsid w:val="00027292"/>
    <w:rsid w:val="0002777F"/>
    <w:rsid w:val="0003097E"/>
    <w:rsid w:val="000316BA"/>
    <w:rsid w:val="00033359"/>
    <w:rsid w:val="00033CAC"/>
    <w:rsid w:val="0003414D"/>
    <w:rsid w:val="000348AE"/>
    <w:rsid w:val="000349A1"/>
    <w:rsid w:val="00035180"/>
    <w:rsid w:val="000358AB"/>
    <w:rsid w:val="000377FF"/>
    <w:rsid w:val="0003781B"/>
    <w:rsid w:val="00040E5D"/>
    <w:rsid w:val="0004187D"/>
    <w:rsid w:val="00041C9A"/>
    <w:rsid w:val="00044F12"/>
    <w:rsid w:val="00046185"/>
    <w:rsid w:val="0004618C"/>
    <w:rsid w:val="0004677F"/>
    <w:rsid w:val="00046F7A"/>
    <w:rsid w:val="0004792F"/>
    <w:rsid w:val="00047BCC"/>
    <w:rsid w:val="00047F8D"/>
    <w:rsid w:val="00050274"/>
    <w:rsid w:val="000504BF"/>
    <w:rsid w:val="00050A0E"/>
    <w:rsid w:val="00051028"/>
    <w:rsid w:val="000511EA"/>
    <w:rsid w:val="00051D8F"/>
    <w:rsid w:val="0005243C"/>
    <w:rsid w:val="00052D2E"/>
    <w:rsid w:val="00052EC4"/>
    <w:rsid w:val="00052EFC"/>
    <w:rsid w:val="00053225"/>
    <w:rsid w:val="00053534"/>
    <w:rsid w:val="00053804"/>
    <w:rsid w:val="00053DB6"/>
    <w:rsid w:val="00054D17"/>
    <w:rsid w:val="00055598"/>
    <w:rsid w:val="00055BD5"/>
    <w:rsid w:val="00056550"/>
    <w:rsid w:val="00056DA9"/>
    <w:rsid w:val="00057704"/>
    <w:rsid w:val="0005787D"/>
    <w:rsid w:val="000605E6"/>
    <w:rsid w:val="000611A9"/>
    <w:rsid w:val="00061845"/>
    <w:rsid w:val="0006214F"/>
    <w:rsid w:val="000625EF"/>
    <w:rsid w:val="000625F1"/>
    <w:rsid w:val="00063AE6"/>
    <w:rsid w:val="0006447F"/>
    <w:rsid w:val="00065D08"/>
    <w:rsid w:val="00065DB2"/>
    <w:rsid w:val="00065F45"/>
    <w:rsid w:val="00066663"/>
    <w:rsid w:val="00067949"/>
    <w:rsid w:val="0007086F"/>
    <w:rsid w:val="000709BD"/>
    <w:rsid w:val="00072BB1"/>
    <w:rsid w:val="00081161"/>
    <w:rsid w:val="00081283"/>
    <w:rsid w:val="000813F4"/>
    <w:rsid w:val="00081437"/>
    <w:rsid w:val="00082B66"/>
    <w:rsid w:val="00082BA8"/>
    <w:rsid w:val="00083CF4"/>
    <w:rsid w:val="000847C5"/>
    <w:rsid w:val="00085141"/>
    <w:rsid w:val="00086B3C"/>
    <w:rsid w:val="0009024B"/>
    <w:rsid w:val="0009072F"/>
    <w:rsid w:val="000925AE"/>
    <w:rsid w:val="000933F5"/>
    <w:rsid w:val="00094CE3"/>
    <w:rsid w:val="000958E3"/>
    <w:rsid w:val="00095CB3"/>
    <w:rsid w:val="00096D92"/>
    <w:rsid w:val="00097080"/>
    <w:rsid w:val="00097A4C"/>
    <w:rsid w:val="00097ACE"/>
    <w:rsid w:val="000A05D1"/>
    <w:rsid w:val="000A12EF"/>
    <w:rsid w:val="000A1661"/>
    <w:rsid w:val="000A2242"/>
    <w:rsid w:val="000A4A4F"/>
    <w:rsid w:val="000A4BD3"/>
    <w:rsid w:val="000B0083"/>
    <w:rsid w:val="000B02F1"/>
    <w:rsid w:val="000B07FE"/>
    <w:rsid w:val="000B1504"/>
    <w:rsid w:val="000B1F1B"/>
    <w:rsid w:val="000B265D"/>
    <w:rsid w:val="000B57C8"/>
    <w:rsid w:val="000B6E8C"/>
    <w:rsid w:val="000C01A4"/>
    <w:rsid w:val="000C0277"/>
    <w:rsid w:val="000C0445"/>
    <w:rsid w:val="000C090B"/>
    <w:rsid w:val="000C1210"/>
    <w:rsid w:val="000C1762"/>
    <w:rsid w:val="000C179D"/>
    <w:rsid w:val="000C19AD"/>
    <w:rsid w:val="000C3094"/>
    <w:rsid w:val="000C3BEC"/>
    <w:rsid w:val="000C487B"/>
    <w:rsid w:val="000C550F"/>
    <w:rsid w:val="000C7947"/>
    <w:rsid w:val="000D0090"/>
    <w:rsid w:val="000D108B"/>
    <w:rsid w:val="000D29DF"/>
    <w:rsid w:val="000D3153"/>
    <w:rsid w:val="000D3CBD"/>
    <w:rsid w:val="000D4CC8"/>
    <w:rsid w:val="000D4E55"/>
    <w:rsid w:val="000D57B8"/>
    <w:rsid w:val="000D5AB9"/>
    <w:rsid w:val="000D60F8"/>
    <w:rsid w:val="000D671D"/>
    <w:rsid w:val="000D69D0"/>
    <w:rsid w:val="000D6A7C"/>
    <w:rsid w:val="000D6CD4"/>
    <w:rsid w:val="000D7240"/>
    <w:rsid w:val="000E01AF"/>
    <w:rsid w:val="000E0523"/>
    <w:rsid w:val="000E0C25"/>
    <w:rsid w:val="000E1DAB"/>
    <w:rsid w:val="000E305D"/>
    <w:rsid w:val="000E330C"/>
    <w:rsid w:val="000E4284"/>
    <w:rsid w:val="000E719D"/>
    <w:rsid w:val="000F11B1"/>
    <w:rsid w:val="000F1DE0"/>
    <w:rsid w:val="000F21F2"/>
    <w:rsid w:val="000F4CEE"/>
    <w:rsid w:val="000F5540"/>
    <w:rsid w:val="000F5543"/>
    <w:rsid w:val="000F607A"/>
    <w:rsid w:val="000F74BB"/>
    <w:rsid w:val="001000E8"/>
    <w:rsid w:val="00102602"/>
    <w:rsid w:val="00103313"/>
    <w:rsid w:val="001035BB"/>
    <w:rsid w:val="00104FBC"/>
    <w:rsid w:val="00105513"/>
    <w:rsid w:val="001102FB"/>
    <w:rsid w:val="00110D39"/>
    <w:rsid w:val="00112290"/>
    <w:rsid w:val="00112AD3"/>
    <w:rsid w:val="00112E4B"/>
    <w:rsid w:val="0011303E"/>
    <w:rsid w:val="00113D09"/>
    <w:rsid w:val="00114768"/>
    <w:rsid w:val="001149BF"/>
    <w:rsid w:val="00115074"/>
    <w:rsid w:val="00116059"/>
    <w:rsid w:val="0011682D"/>
    <w:rsid w:val="00116BBD"/>
    <w:rsid w:val="00116F3E"/>
    <w:rsid w:val="00117B54"/>
    <w:rsid w:val="00117D9B"/>
    <w:rsid w:val="0012031C"/>
    <w:rsid w:val="00120381"/>
    <w:rsid w:val="00120932"/>
    <w:rsid w:val="00120B52"/>
    <w:rsid w:val="0012147D"/>
    <w:rsid w:val="00122212"/>
    <w:rsid w:val="00122292"/>
    <w:rsid w:val="0012311B"/>
    <w:rsid w:val="0012412C"/>
    <w:rsid w:val="00124144"/>
    <w:rsid w:val="00124C18"/>
    <w:rsid w:val="00124DD2"/>
    <w:rsid w:val="00125774"/>
    <w:rsid w:val="00125DD1"/>
    <w:rsid w:val="001265F5"/>
    <w:rsid w:val="00126ECD"/>
    <w:rsid w:val="0013044F"/>
    <w:rsid w:val="00130618"/>
    <w:rsid w:val="00130774"/>
    <w:rsid w:val="001323D4"/>
    <w:rsid w:val="00132AAE"/>
    <w:rsid w:val="00133131"/>
    <w:rsid w:val="0013423F"/>
    <w:rsid w:val="00134DAD"/>
    <w:rsid w:val="00134E95"/>
    <w:rsid w:val="00135B3A"/>
    <w:rsid w:val="00135C3C"/>
    <w:rsid w:val="0013710B"/>
    <w:rsid w:val="00137648"/>
    <w:rsid w:val="00137A1D"/>
    <w:rsid w:val="001401A2"/>
    <w:rsid w:val="0014059F"/>
    <w:rsid w:val="00140BEF"/>
    <w:rsid w:val="00140F69"/>
    <w:rsid w:val="00141002"/>
    <w:rsid w:val="00141138"/>
    <w:rsid w:val="001417BA"/>
    <w:rsid w:val="00141C64"/>
    <w:rsid w:val="00142A0A"/>
    <w:rsid w:val="00143165"/>
    <w:rsid w:val="001434CE"/>
    <w:rsid w:val="00144284"/>
    <w:rsid w:val="00144DD7"/>
    <w:rsid w:val="00146079"/>
    <w:rsid w:val="00146158"/>
    <w:rsid w:val="00146757"/>
    <w:rsid w:val="00147F71"/>
    <w:rsid w:val="0015078A"/>
    <w:rsid w:val="00150A49"/>
    <w:rsid w:val="00150BD8"/>
    <w:rsid w:val="00151B69"/>
    <w:rsid w:val="001535CA"/>
    <w:rsid w:val="00154090"/>
    <w:rsid w:val="001555D0"/>
    <w:rsid w:val="00155C06"/>
    <w:rsid w:val="00156F43"/>
    <w:rsid w:val="001572F0"/>
    <w:rsid w:val="0015789C"/>
    <w:rsid w:val="001601A2"/>
    <w:rsid w:val="00160587"/>
    <w:rsid w:val="00161FF2"/>
    <w:rsid w:val="00164D8C"/>
    <w:rsid w:val="00165530"/>
    <w:rsid w:val="001663BD"/>
    <w:rsid w:val="00166627"/>
    <w:rsid w:val="00167861"/>
    <w:rsid w:val="00167894"/>
    <w:rsid w:val="0017023B"/>
    <w:rsid w:val="00170CE5"/>
    <w:rsid w:val="00171107"/>
    <w:rsid w:val="001719EF"/>
    <w:rsid w:val="00172DBF"/>
    <w:rsid w:val="001731CD"/>
    <w:rsid w:val="0017338E"/>
    <w:rsid w:val="00173402"/>
    <w:rsid w:val="001748F3"/>
    <w:rsid w:val="001751AF"/>
    <w:rsid w:val="00175461"/>
    <w:rsid w:val="0017582A"/>
    <w:rsid w:val="00175EBD"/>
    <w:rsid w:val="00176944"/>
    <w:rsid w:val="00176950"/>
    <w:rsid w:val="00176D39"/>
    <w:rsid w:val="00177FC5"/>
    <w:rsid w:val="001819E8"/>
    <w:rsid w:val="001825F8"/>
    <w:rsid w:val="00182C3E"/>
    <w:rsid w:val="00182CB2"/>
    <w:rsid w:val="001837C6"/>
    <w:rsid w:val="00184B2F"/>
    <w:rsid w:val="00187187"/>
    <w:rsid w:val="001871E8"/>
    <w:rsid w:val="001872DF"/>
    <w:rsid w:val="0019140B"/>
    <w:rsid w:val="00191CB8"/>
    <w:rsid w:val="00192FFE"/>
    <w:rsid w:val="001936FC"/>
    <w:rsid w:val="00193A19"/>
    <w:rsid w:val="001942DE"/>
    <w:rsid w:val="0019732B"/>
    <w:rsid w:val="001A02B4"/>
    <w:rsid w:val="001A03F0"/>
    <w:rsid w:val="001A0D83"/>
    <w:rsid w:val="001A1D43"/>
    <w:rsid w:val="001A30C6"/>
    <w:rsid w:val="001A376F"/>
    <w:rsid w:val="001A45D4"/>
    <w:rsid w:val="001A46D9"/>
    <w:rsid w:val="001A49B2"/>
    <w:rsid w:val="001A524D"/>
    <w:rsid w:val="001A5611"/>
    <w:rsid w:val="001A5789"/>
    <w:rsid w:val="001A5A8A"/>
    <w:rsid w:val="001A5F8D"/>
    <w:rsid w:val="001A6289"/>
    <w:rsid w:val="001A63F1"/>
    <w:rsid w:val="001A6405"/>
    <w:rsid w:val="001A6A65"/>
    <w:rsid w:val="001A798E"/>
    <w:rsid w:val="001A7CB6"/>
    <w:rsid w:val="001B055A"/>
    <w:rsid w:val="001B0936"/>
    <w:rsid w:val="001B245B"/>
    <w:rsid w:val="001B37E6"/>
    <w:rsid w:val="001B4C54"/>
    <w:rsid w:val="001B5C6D"/>
    <w:rsid w:val="001B60D7"/>
    <w:rsid w:val="001B76C0"/>
    <w:rsid w:val="001C0085"/>
    <w:rsid w:val="001C008F"/>
    <w:rsid w:val="001C05D4"/>
    <w:rsid w:val="001C1CAB"/>
    <w:rsid w:val="001C316E"/>
    <w:rsid w:val="001C36A8"/>
    <w:rsid w:val="001C48F9"/>
    <w:rsid w:val="001C60FC"/>
    <w:rsid w:val="001C6822"/>
    <w:rsid w:val="001C6DE6"/>
    <w:rsid w:val="001C6F19"/>
    <w:rsid w:val="001C6F64"/>
    <w:rsid w:val="001C7A10"/>
    <w:rsid w:val="001D11B0"/>
    <w:rsid w:val="001D1319"/>
    <w:rsid w:val="001D13E3"/>
    <w:rsid w:val="001D34EC"/>
    <w:rsid w:val="001D3A4E"/>
    <w:rsid w:val="001D4A8C"/>
    <w:rsid w:val="001D4C27"/>
    <w:rsid w:val="001D52C8"/>
    <w:rsid w:val="001D547B"/>
    <w:rsid w:val="001D7CD2"/>
    <w:rsid w:val="001E1845"/>
    <w:rsid w:val="001E206E"/>
    <w:rsid w:val="001E28FF"/>
    <w:rsid w:val="001E2EF0"/>
    <w:rsid w:val="001E2FDD"/>
    <w:rsid w:val="001E419C"/>
    <w:rsid w:val="001E43E0"/>
    <w:rsid w:val="001E6756"/>
    <w:rsid w:val="001E7809"/>
    <w:rsid w:val="001E7A63"/>
    <w:rsid w:val="001F03D6"/>
    <w:rsid w:val="001F0999"/>
    <w:rsid w:val="001F13A3"/>
    <w:rsid w:val="001F39C4"/>
    <w:rsid w:val="001F4382"/>
    <w:rsid w:val="001F444B"/>
    <w:rsid w:val="001F4648"/>
    <w:rsid w:val="001F482D"/>
    <w:rsid w:val="001F5817"/>
    <w:rsid w:val="001F597D"/>
    <w:rsid w:val="001F706A"/>
    <w:rsid w:val="001F7486"/>
    <w:rsid w:val="001F75AE"/>
    <w:rsid w:val="001F7810"/>
    <w:rsid w:val="00200A53"/>
    <w:rsid w:val="00201325"/>
    <w:rsid w:val="00201852"/>
    <w:rsid w:val="00201F6A"/>
    <w:rsid w:val="0020208B"/>
    <w:rsid w:val="00202BE3"/>
    <w:rsid w:val="0020305B"/>
    <w:rsid w:val="00203662"/>
    <w:rsid w:val="00206010"/>
    <w:rsid w:val="002068AB"/>
    <w:rsid w:val="00206AA9"/>
    <w:rsid w:val="00206DEC"/>
    <w:rsid w:val="00206F62"/>
    <w:rsid w:val="00210077"/>
    <w:rsid w:val="00210079"/>
    <w:rsid w:val="0021118F"/>
    <w:rsid w:val="00211A14"/>
    <w:rsid w:val="00211FB7"/>
    <w:rsid w:val="0021277A"/>
    <w:rsid w:val="002135E7"/>
    <w:rsid w:val="00214427"/>
    <w:rsid w:val="00214B34"/>
    <w:rsid w:val="00214E40"/>
    <w:rsid w:val="00215101"/>
    <w:rsid w:val="002166A8"/>
    <w:rsid w:val="00216FAD"/>
    <w:rsid w:val="002174E2"/>
    <w:rsid w:val="002177F1"/>
    <w:rsid w:val="00217939"/>
    <w:rsid w:val="00217D4F"/>
    <w:rsid w:val="00220EBC"/>
    <w:rsid w:val="002210FF"/>
    <w:rsid w:val="002212EA"/>
    <w:rsid w:val="00222858"/>
    <w:rsid w:val="00222E5C"/>
    <w:rsid w:val="0022315B"/>
    <w:rsid w:val="002231F8"/>
    <w:rsid w:val="00223742"/>
    <w:rsid w:val="002241B3"/>
    <w:rsid w:val="0022453A"/>
    <w:rsid w:val="00225BCB"/>
    <w:rsid w:val="00225CFE"/>
    <w:rsid w:val="00226240"/>
    <w:rsid w:val="002276DA"/>
    <w:rsid w:val="002328A6"/>
    <w:rsid w:val="002335EB"/>
    <w:rsid w:val="002338E9"/>
    <w:rsid w:val="00236470"/>
    <w:rsid w:val="00236961"/>
    <w:rsid w:val="00237BA0"/>
    <w:rsid w:val="0024012F"/>
    <w:rsid w:val="00240626"/>
    <w:rsid w:val="002410A4"/>
    <w:rsid w:val="0024296C"/>
    <w:rsid w:val="00242BA0"/>
    <w:rsid w:val="0024325D"/>
    <w:rsid w:val="00243AB9"/>
    <w:rsid w:val="002444D7"/>
    <w:rsid w:val="00245457"/>
    <w:rsid w:val="00245531"/>
    <w:rsid w:val="00245FAF"/>
    <w:rsid w:val="0024709D"/>
    <w:rsid w:val="00247D7E"/>
    <w:rsid w:val="00250582"/>
    <w:rsid w:val="002516D5"/>
    <w:rsid w:val="0025447D"/>
    <w:rsid w:val="00254DA7"/>
    <w:rsid w:val="00255A87"/>
    <w:rsid w:val="00256A92"/>
    <w:rsid w:val="00256B2E"/>
    <w:rsid w:val="00256F98"/>
    <w:rsid w:val="00260B39"/>
    <w:rsid w:val="0026197F"/>
    <w:rsid w:val="002624E2"/>
    <w:rsid w:val="0026283E"/>
    <w:rsid w:val="00262A05"/>
    <w:rsid w:val="00263224"/>
    <w:rsid w:val="00263852"/>
    <w:rsid w:val="00265A70"/>
    <w:rsid w:val="00266D2C"/>
    <w:rsid w:val="00267137"/>
    <w:rsid w:val="00267E82"/>
    <w:rsid w:val="002705D1"/>
    <w:rsid w:val="00270A25"/>
    <w:rsid w:val="0027108D"/>
    <w:rsid w:val="00271D5B"/>
    <w:rsid w:val="00272A6D"/>
    <w:rsid w:val="00273B17"/>
    <w:rsid w:val="00273C2D"/>
    <w:rsid w:val="00273E7C"/>
    <w:rsid w:val="00275E12"/>
    <w:rsid w:val="0027695A"/>
    <w:rsid w:val="00276B67"/>
    <w:rsid w:val="002801CD"/>
    <w:rsid w:val="00280A14"/>
    <w:rsid w:val="00281181"/>
    <w:rsid w:val="0028144B"/>
    <w:rsid w:val="0028262A"/>
    <w:rsid w:val="002832C9"/>
    <w:rsid w:val="00284E3A"/>
    <w:rsid w:val="0028527D"/>
    <w:rsid w:val="00285EE9"/>
    <w:rsid w:val="00286073"/>
    <w:rsid w:val="002861C6"/>
    <w:rsid w:val="00286A19"/>
    <w:rsid w:val="002875BF"/>
    <w:rsid w:val="00287677"/>
    <w:rsid w:val="00291CBE"/>
    <w:rsid w:val="002924DE"/>
    <w:rsid w:val="00293973"/>
    <w:rsid w:val="00293A14"/>
    <w:rsid w:val="00294B02"/>
    <w:rsid w:val="00294F8A"/>
    <w:rsid w:val="00295173"/>
    <w:rsid w:val="002953AE"/>
    <w:rsid w:val="00295437"/>
    <w:rsid w:val="00295DD7"/>
    <w:rsid w:val="00296EE6"/>
    <w:rsid w:val="00297CB6"/>
    <w:rsid w:val="00297E3D"/>
    <w:rsid w:val="002A015C"/>
    <w:rsid w:val="002A0666"/>
    <w:rsid w:val="002A07A7"/>
    <w:rsid w:val="002A2777"/>
    <w:rsid w:val="002A29A1"/>
    <w:rsid w:val="002A42B6"/>
    <w:rsid w:val="002A4827"/>
    <w:rsid w:val="002A7322"/>
    <w:rsid w:val="002B118D"/>
    <w:rsid w:val="002B1601"/>
    <w:rsid w:val="002B1CE2"/>
    <w:rsid w:val="002B20C0"/>
    <w:rsid w:val="002B3A90"/>
    <w:rsid w:val="002B3B58"/>
    <w:rsid w:val="002B3E42"/>
    <w:rsid w:val="002B4191"/>
    <w:rsid w:val="002B4235"/>
    <w:rsid w:val="002B49A4"/>
    <w:rsid w:val="002B6403"/>
    <w:rsid w:val="002B6735"/>
    <w:rsid w:val="002B7C28"/>
    <w:rsid w:val="002B7DB5"/>
    <w:rsid w:val="002C0B43"/>
    <w:rsid w:val="002C135B"/>
    <w:rsid w:val="002C1374"/>
    <w:rsid w:val="002C1B8F"/>
    <w:rsid w:val="002C2220"/>
    <w:rsid w:val="002C246B"/>
    <w:rsid w:val="002C254E"/>
    <w:rsid w:val="002C3667"/>
    <w:rsid w:val="002C479D"/>
    <w:rsid w:val="002C504F"/>
    <w:rsid w:val="002C5E3A"/>
    <w:rsid w:val="002C6802"/>
    <w:rsid w:val="002C779F"/>
    <w:rsid w:val="002D00E4"/>
    <w:rsid w:val="002D0D50"/>
    <w:rsid w:val="002D271D"/>
    <w:rsid w:val="002D38D8"/>
    <w:rsid w:val="002D42F4"/>
    <w:rsid w:val="002D4B97"/>
    <w:rsid w:val="002D51EB"/>
    <w:rsid w:val="002D5AF2"/>
    <w:rsid w:val="002D627E"/>
    <w:rsid w:val="002D6D38"/>
    <w:rsid w:val="002E1A56"/>
    <w:rsid w:val="002E1ABD"/>
    <w:rsid w:val="002E2C0B"/>
    <w:rsid w:val="002E4AE1"/>
    <w:rsid w:val="002E60A3"/>
    <w:rsid w:val="002E62C8"/>
    <w:rsid w:val="002E6EE7"/>
    <w:rsid w:val="002F0FA8"/>
    <w:rsid w:val="002F2166"/>
    <w:rsid w:val="002F28EA"/>
    <w:rsid w:val="002F2B62"/>
    <w:rsid w:val="002F35BE"/>
    <w:rsid w:val="002F3BF4"/>
    <w:rsid w:val="002F423F"/>
    <w:rsid w:val="002F42C1"/>
    <w:rsid w:val="002F474B"/>
    <w:rsid w:val="002F55F1"/>
    <w:rsid w:val="002F6111"/>
    <w:rsid w:val="002F6BBA"/>
    <w:rsid w:val="002F6D6F"/>
    <w:rsid w:val="003001AE"/>
    <w:rsid w:val="00302EE9"/>
    <w:rsid w:val="0030338C"/>
    <w:rsid w:val="00304798"/>
    <w:rsid w:val="00304FAC"/>
    <w:rsid w:val="00305A10"/>
    <w:rsid w:val="00305E2B"/>
    <w:rsid w:val="0030647A"/>
    <w:rsid w:val="00306BB2"/>
    <w:rsid w:val="00307224"/>
    <w:rsid w:val="00307B89"/>
    <w:rsid w:val="00313ABD"/>
    <w:rsid w:val="00315550"/>
    <w:rsid w:val="00315BAB"/>
    <w:rsid w:val="00316267"/>
    <w:rsid w:val="0031780A"/>
    <w:rsid w:val="00317AA1"/>
    <w:rsid w:val="00320450"/>
    <w:rsid w:val="003205F6"/>
    <w:rsid w:val="0032146B"/>
    <w:rsid w:val="00321E3E"/>
    <w:rsid w:val="003228B0"/>
    <w:rsid w:val="003237AF"/>
    <w:rsid w:val="00323DE6"/>
    <w:rsid w:val="00323ECD"/>
    <w:rsid w:val="003258C2"/>
    <w:rsid w:val="003264E2"/>
    <w:rsid w:val="00326D0A"/>
    <w:rsid w:val="00326E40"/>
    <w:rsid w:val="00327BF7"/>
    <w:rsid w:val="00330832"/>
    <w:rsid w:val="00330C9A"/>
    <w:rsid w:val="00330F2A"/>
    <w:rsid w:val="00335F6A"/>
    <w:rsid w:val="00336191"/>
    <w:rsid w:val="0033741C"/>
    <w:rsid w:val="00337ABA"/>
    <w:rsid w:val="0034157D"/>
    <w:rsid w:val="00342FD6"/>
    <w:rsid w:val="00343186"/>
    <w:rsid w:val="00343429"/>
    <w:rsid w:val="00344428"/>
    <w:rsid w:val="00345F29"/>
    <w:rsid w:val="00345F94"/>
    <w:rsid w:val="003464A0"/>
    <w:rsid w:val="0034651E"/>
    <w:rsid w:val="00346C38"/>
    <w:rsid w:val="003471DC"/>
    <w:rsid w:val="0035100D"/>
    <w:rsid w:val="00351628"/>
    <w:rsid w:val="00352017"/>
    <w:rsid w:val="00352B37"/>
    <w:rsid w:val="003544DD"/>
    <w:rsid w:val="00354BFA"/>
    <w:rsid w:val="0035504E"/>
    <w:rsid w:val="00355256"/>
    <w:rsid w:val="00355D90"/>
    <w:rsid w:val="00355E22"/>
    <w:rsid w:val="00355E69"/>
    <w:rsid w:val="00360E02"/>
    <w:rsid w:val="00360EA2"/>
    <w:rsid w:val="00360FC8"/>
    <w:rsid w:val="00361AE1"/>
    <w:rsid w:val="00361BAF"/>
    <w:rsid w:val="00362D15"/>
    <w:rsid w:val="00362D70"/>
    <w:rsid w:val="00363F51"/>
    <w:rsid w:val="00364E37"/>
    <w:rsid w:val="00364EA2"/>
    <w:rsid w:val="00364F0F"/>
    <w:rsid w:val="00365BF7"/>
    <w:rsid w:val="00365C38"/>
    <w:rsid w:val="00366A99"/>
    <w:rsid w:val="00367038"/>
    <w:rsid w:val="003679DC"/>
    <w:rsid w:val="00367C0B"/>
    <w:rsid w:val="00371933"/>
    <w:rsid w:val="00372375"/>
    <w:rsid w:val="003757D7"/>
    <w:rsid w:val="00375C2C"/>
    <w:rsid w:val="0037654E"/>
    <w:rsid w:val="00376F67"/>
    <w:rsid w:val="00377713"/>
    <w:rsid w:val="00377876"/>
    <w:rsid w:val="003806A6"/>
    <w:rsid w:val="0038160B"/>
    <w:rsid w:val="00382AE2"/>
    <w:rsid w:val="00383225"/>
    <w:rsid w:val="00384924"/>
    <w:rsid w:val="00384BE6"/>
    <w:rsid w:val="00386630"/>
    <w:rsid w:val="0038665D"/>
    <w:rsid w:val="00387B31"/>
    <w:rsid w:val="0039011B"/>
    <w:rsid w:val="00390AEE"/>
    <w:rsid w:val="00390EC9"/>
    <w:rsid w:val="00392181"/>
    <w:rsid w:val="00392591"/>
    <w:rsid w:val="0039293A"/>
    <w:rsid w:val="0039396D"/>
    <w:rsid w:val="0039463E"/>
    <w:rsid w:val="003A1072"/>
    <w:rsid w:val="003A1718"/>
    <w:rsid w:val="003A2216"/>
    <w:rsid w:val="003A22E2"/>
    <w:rsid w:val="003A2960"/>
    <w:rsid w:val="003A30C5"/>
    <w:rsid w:val="003A3B8E"/>
    <w:rsid w:val="003A4A8B"/>
    <w:rsid w:val="003A4B22"/>
    <w:rsid w:val="003A5DB6"/>
    <w:rsid w:val="003A737F"/>
    <w:rsid w:val="003B06A9"/>
    <w:rsid w:val="003B0DD5"/>
    <w:rsid w:val="003B1D6B"/>
    <w:rsid w:val="003B1FF3"/>
    <w:rsid w:val="003B3A98"/>
    <w:rsid w:val="003B4033"/>
    <w:rsid w:val="003B4147"/>
    <w:rsid w:val="003B4312"/>
    <w:rsid w:val="003B43C7"/>
    <w:rsid w:val="003B59D2"/>
    <w:rsid w:val="003B5B66"/>
    <w:rsid w:val="003B6A66"/>
    <w:rsid w:val="003B6D38"/>
    <w:rsid w:val="003B7584"/>
    <w:rsid w:val="003C076A"/>
    <w:rsid w:val="003C08F9"/>
    <w:rsid w:val="003C1856"/>
    <w:rsid w:val="003C2189"/>
    <w:rsid w:val="003C38C3"/>
    <w:rsid w:val="003C3F19"/>
    <w:rsid w:val="003C4138"/>
    <w:rsid w:val="003C4691"/>
    <w:rsid w:val="003C480D"/>
    <w:rsid w:val="003C71F0"/>
    <w:rsid w:val="003D07DC"/>
    <w:rsid w:val="003D315F"/>
    <w:rsid w:val="003D3E02"/>
    <w:rsid w:val="003D5776"/>
    <w:rsid w:val="003D676E"/>
    <w:rsid w:val="003E2351"/>
    <w:rsid w:val="003E4A2D"/>
    <w:rsid w:val="003E4C8B"/>
    <w:rsid w:val="003E672A"/>
    <w:rsid w:val="003E745B"/>
    <w:rsid w:val="003F03BC"/>
    <w:rsid w:val="003F0406"/>
    <w:rsid w:val="003F1A6E"/>
    <w:rsid w:val="003F2883"/>
    <w:rsid w:val="003F3F83"/>
    <w:rsid w:val="003F52AE"/>
    <w:rsid w:val="003F6A3C"/>
    <w:rsid w:val="003F7C52"/>
    <w:rsid w:val="003F7F32"/>
    <w:rsid w:val="0040057E"/>
    <w:rsid w:val="00401267"/>
    <w:rsid w:val="004012E4"/>
    <w:rsid w:val="00402C31"/>
    <w:rsid w:val="004039D8"/>
    <w:rsid w:val="00404045"/>
    <w:rsid w:val="0040565C"/>
    <w:rsid w:val="004063AA"/>
    <w:rsid w:val="0040783C"/>
    <w:rsid w:val="00412628"/>
    <w:rsid w:val="0041574A"/>
    <w:rsid w:val="00415961"/>
    <w:rsid w:val="00416EE0"/>
    <w:rsid w:val="00417C71"/>
    <w:rsid w:val="00422AC0"/>
    <w:rsid w:val="00423688"/>
    <w:rsid w:val="00423A35"/>
    <w:rsid w:val="00423E1C"/>
    <w:rsid w:val="00425398"/>
    <w:rsid w:val="0042613F"/>
    <w:rsid w:val="00426175"/>
    <w:rsid w:val="00430490"/>
    <w:rsid w:val="004321EC"/>
    <w:rsid w:val="004322E4"/>
    <w:rsid w:val="0043426C"/>
    <w:rsid w:val="004349F5"/>
    <w:rsid w:val="00435B72"/>
    <w:rsid w:val="00437A20"/>
    <w:rsid w:val="00440001"/>
    <w:rsid w:val="004403FF"/>
    <w:rsid w:val="00441AED"/>
    <w:rsid w:val="004429A2"/>
    <w:rsid w:val="00444525"/>
    <w:rsid w:val="0044546B"/>
    <w:rsid w:val="00445887"/>
    <w:rsid w:val="004464AD"/>
    <w:rsid w:val="004468C3"/>
    <w:rsid w:val="00446E53"/>
    <w:rsid w:val="004479AD"/>
    <w:rsid w:val="0045063C"/>
    <w:rsid w:val="0045099D"/>
    <w:rsid w:val="0045371C"/>
    <w:rsid w:val="00454B4A"/>
    <w:rsid w:val="00456540"/>
    <w:rsid w:val="004571D2"/>
    <w:rsid w:val="00460801"/>
    <w:rsid w:val="00466989"/>
    <w:rsid w:val="00466EC5"/>
    <w:rsid w:val="00467427"/>
    <w:rsid w:val="00467AC7"/>
    <w:rsid w:val="004708DF"/>
    <w:rsid w:val="00470F92"/>
    <w:rsid w:val="004712DB"/>
    <w:rsid w:val="00471740"/>
    <w:rsid w:val="00471CAA"/>
    <w:rsid w:val="00471F49"/>
    <w:rsid w:val="00471F4A"/>
    <w:rsid w:val="0047367C"/>
    <w:rsid w:val="004736CE"/>
    <w:rsid w:val="00473AF0"/>
    <w:rsid w:val="00473B27"/>
    <w:rsid w:val="00474890"/>
    <w:rsid w:val="004751B2"/>
    <w:rsid w:val="004767B5"/>
    <w:rsid w:val="00476AF3"/>
    <w:rsid w:val="00476EC7"/>
    <w:rsid w:val="00480216"/>
    <w:rsid w:val="004813EB"/>
    <w:rsid w:val="00481AF4"/>
    <w:rsid w:val="00481DAC"/>
    <w:rsid w:val="00482029"/>
    <w:rsid w:val="00482A87"/>
    <w:rsid w:val="00482F50"/>
    <w:rsid w:val="00483F85"/>
    <w:rsid w:val="004848CA"/>
    <w:rsid w:val="00484921"/>
    <w:rsid w:val="004851C4"/>
    <w:rsid w:val="00485B27"/>
    <w:rsid w:val="004878F5"/>
    <w:rsid w:val="004901F8"/>
    <w:rsid w:val="004909C3"/>
    <w:rsid w:val="004912C9"/>
    <w:rsid w:val="00491BC9"/>
    <w:rsid w:val="00494231"/>
    <w:rsid w:val="00494C99"/>
    <w:rsid w:val="00495E27"/>
    <w:rsid w:val="00495EA6"/>
    <w:rsid w:val="00496EF5"/>
    <w:rsid w:val="00497970"/>
    <w:rsid w:val="004A0593"/>
    <w:rsid w:val="004A0B35"/>
    <w:rsid w:val="004A1109"/>
    <w:rsid w:val="004A16B0"/>
    <w:rsid w:val="004A2653"/>
    <w:rsid w:val="004A35C6"/>
    <w:rsid w:val="004A3CB8"/>
    <w:rsid w:val="004A4371"/>
    <w:rsid w:val="004A4E86"/>
    <w:rsid w:val="004A5000"/>
    <w:rsid w:val="004A5E29"/>
    <w:rsid w:val="004A71FF"/>
    <w:rsid w:val="004A7791"/>
    <w:rsid w:val="004B1323"/>
    <w:rsid w:val="004B21BD"/>
    <w:rsid w:val="004B2239"/>
    <w:rsid w:val="004B2820"/>
    <w:rsid w:val="004B3A2D"/>
    <w:rsid w:val="004B4DD2"/>
    <w:rsid w:val="004B56D8"/>
    <w:rsid w:val="004B7D01"/>
    <w:rsid w:val="004C02EF"/>
    <w:rsid w:val="004C0865"/>
    <w:rsid w:val="004C0FF1"/>
    <w:rsid w:val="004C2687"/>
    <w:rsid w:val="004C289E"/>
    <w:rsid w:val="004C2A25"/>
    <w:rsid w:val="004C2E25"/>
    <w:rsid w:val="004C402C"/>
    <w:rsid w:val="004C4800"/>
    <w:rsid w:val="004C4A34"/>
    <w:rsid w:val="004C5A0F"/>
    <w:rsid w:val="004C61B6"/>
    <w:rsid w:val="004C63CF"/>
    <w:rsid w:val="004C75FC"/>
    <w:rsid w:val="004D0173"/>
    <w:rsid w:val="004D1030"/>
    <w:rsid w:val="004D1203"/>
    <w:rsid w:val="004D1BD1"/>
    <w:rsid w:val="004D46C4"/>
    <w:rsid w:val="004D5676"/>
    <w:rsid w:val="004D59A8"/>
    <w:rsid w:val="004D5ACB"/>
    <w:rsid w:val="004D6F30"/>
    <w:rsid w:val="004D7160"/>
    <w:rsid w:val="004D7410"/>
    <w:rsid w:val="004E010A"/>
    <w:rsid w:val="004E0EFF"/>
    <w:rsid w:val="004E1D09"/>
    <w:rsid w:val="004E232B"/>
    <w:rsid w:val="004E372D"/>
    <w:rsid w:val="004E46D8"/>
    <w:rsid w:val="004E4ED3"/>
    <w:rsid w:val="004E4FC0"/>
    <w:rsid w:val="004E66F2"/>
    <w:rsid w:val="004F1612"/>
    <w:rsid w:val="004F19A5"/>
    <w:rsid w:val="004F1DC9"/>
    <w:rsid w:val="004F385F"/>
    <w:rsid w:val="004F49B5"/>
    <w:rsid w:val="004F5297"/>
    <w:rsid w:val="004F530F"/>
    <w:rsid w:val="004F6B1B"/>
    <w:rsid w:val="004F740F"/>
    <w:rsid w:val="005009C2"/>
    <w:rsid w:val="00500F37"/>
    <w:rsid w:val="00503C0C"/>
    <w:rsid w:val="00503D75"/>
    <w:rsid w:val="00504F46"/>
    <w:rsid w:val="005050BC"/>
    <w:rsid w:val="00506721"/>
    <w:rsid w:val="00507C43"/>
    <w:rsid w:val="00511309"/>
    <w:rsid w:val="005113AB"/>
    <w:rsid w:val="0051483D"/>
    <w:rsid w:val="00514B53"/>
    <w:rsid w:val="00514CF8"/>
    <w:rsid w:val="00516F75"/>
    <w:rsid w:val="0051797D"/>
    <w:rsid w:val="00520E07"/>
    <w:rsid w:val="00521142"/>
    <w:rsid w:val="005218CD"/>
    <w:rsid w:val="00521EAD"/>
    <w:rsid w:val="0052272C"/>
    <w:rsid w:val="00522A1A"/>
    <w:rsid w:val="00522CC9"/>
    <w:rsid w:val="00523976"/>
    <w:rsid w:val="00524290"/>
    <w:rsid w:val="00524C69"/>
    <w:rsid w:val="00525158"/>
    <w:rsid w:val="00526AEF"/>
    <w:rsid w:val="005271CD"/>
    <w:rsid w:val="0053000C"/>
    <w:rsid w:val="00530FB8"/>
    <w:rsid w:val="00531196"/>
    <w:rsid w:val="005312AF"/>
    <w:rsid w:val="00531C57"/>
    <w:rsid w:val="00531CC7"/>
    <w:rsid w:val="00531E56"/>
    <w:rsid w:val="0053250F"/>
    <w:rsid w:val="00532AB5"/>
    <w:rsid w:val="00533E91"/>
    <w:rsid w:val="0053584C"/>
    <w:rsid w:val="00537A6F"/>
    <w:rsid w:val="0054023D"/>
    <w:rsid w:val="00541F73"/>
    <w:rsid w:val="00542957"/>
    <w:rsid w:val="00542A4C"/>
    <w:rsid w:val="00542EC9"/>
    <w:rsid w:val="00543D25"/>
    <w:rsid w:val="00543DFB"/>
    <w:rsid w:val="005444FE"/>
    <w:rsid w:val="0054511F"/>
    <w:rsid w:val="005451AB"/>
    <w:rsid w:val="005459CB"/>
    <w:rsid w:val="00546435"/>
    <w:rsid w:val="0054691F"/>
    <w:rsid w:val="00546CE6"/>
    <w:rsid w:val="005500D5"/>
    <w:rsid w:val="00550FEB"/>
    <w:rsid w:val="00551535"/>
    <w:rsid w:val="00553E0F"/>
    <w:rsid w:val="0055450D"/>
    <w:rsid w:val="00554BD1"/>
    <w:rsid w:val="00554BFC"/>
    <w:rsid w:val="00554FC7"/>
    <w:rsid w:val="005550F0"/>
    <w:rsid w:val="0055587E"/>
    <w:rsid w:val="005563DD"/>
    <w:rsid w:val="00556532"/>
    <w:rsid w:val="00556CD4"/>
    <w:rsid w:val="00557D63"/>
    <w:rsid w:val="00560A4D"/>
    <w:rsid w:val="00560AD6"/>
    <w:rsid w:val="00561262"/>
    <w:rsid w:val="0056239B"/>
    <w:rsid w:val="0056269B"/>
    <w:rsid w:val="0056346D"/>
    <w:rsid w:val="00563DA8"/>
    <w:rsid w:val="005648C3"/>
    <w:rsid w:val="00565344"/>
    <w:rsid w:val="00567D93"/>
    <w:rsid w:val="00570297"/>
    <w:rsid w:val="00570EB8"/>
    <w:rsid w:val="00571427"/>
    <w:rsid w:val="005715ED"/>
    <w:rsid w:val="00571FEC"/>
    <w:rsid w:val="00572A2F"/>
    <w:rsid w:val="00572B17"/>
    <w:rsid w:val="0057502D"/>
    <w:rsid w:val="00575506"/>
    <w:rsid w:val="0057551E"/>
    <w:rsid w:val="005761C4"/>
    <w:rsid w:val="00576D5A"/>
    <w:rsid w:val="005815B4"/>
    <w:rsid w:val="00581965"/>
    <w:rsid w:val="0058214B"/>
    <w:rsid w:val="00583028"/>
    <w:rsid w:val="005848B4"/>
    <w:rsid w:val="00585329"/>
    <w:rsid w:val="0058620A"/>
    <w:rsid w:val="00586F9C"/>
    <w:rsid w:val="005875B9"/>
    <w:rsid w:val="005905B3"/>
    <w:rsid w:val="00591F2A"/>
    <w:rsid w:val="00592233"/>
    <w:rsid w:val="00592DDF"/>
    <w:rsid w:val="0059330D"/>
    <w:rsid w:val="00594449"/>
    <w:rsid w:val="005956C7"/>
    <w:rsid w:val="00595D22"/>
    <w:rsid w:val="00596CFD"/>
    <w:rsid w:val="00597584"/>
    <w:rsid w:val="00597D1C"/>
    <w:rsid w:val="00597D7A"/>
    <w:rsid w:val="005A071F"/>
    <w:rsid w:val="005A2920"/>
    <w:rsid w:val="005A4AE3"/>
    <w:rsid w:val="005A6630"/>
    <w:rsid w:val="005A6FA4"/>
    <w:rsid w:val="005A73D1"/>
    <w:rsid w:val="005A7DC0"/>
    <w:rsid w:val="005B04CE"/>
    <w:rsid w:val="005B1B0C"/>
    <w:rsid w:val="005B1DB1"/>
    <w:rsid w:val="005B26DC"/>
    <w:rsid w:val="005B27A6"/>
    <w:rsid w:val="005B3577"/>
    <w:rsid w:val="005B45BF"/>
    <w:rsid w:val="005B4EF9"/>
    <w:rsid w:val="005B4FF2"/>
    <w:rsid w:val="005B5983"/>
    <w:rsid w:val="005B5DF4"/>
    <w:rsid w:val="005B6BDA"/>
    <w:rsid w:val="005C189A"/>
    <w:rsid w:val="005C1AE8"/>
    <w:rsid w:val="005C1EE0"/>
    <w:rsid w:val="005C28F4"/>
    <w:rsid w:val="005C2BD7"/>
    <w:rsid w:val="005C2F19"/>
    <w:rsid w:val="005C3583"/>
    <w:rsid w:val="005C42E5"/>
    <w:rsid w:val="005C44D8"/>
    <w:rsid w:val="005C4F2D"/>
    <w:rsid w:val="005C6707"/>
    <w:rsid w:val="005C773A"/>
    <w:rsid w:val="005D0080"/>
    <w:rsid w:val="005D0307"/>
    <w:rsid w:val="005D098D"/>
    <w:rsid w:val="005D0B28"/>
    <w:rsid w:val="005D1366"/>
    <w:rsid w:val="005D174A"/>
    <w:rsid w:val="005D234B"/>
    <w:rsid w:val="005D359A"/>
    <w:rsid w:val="005D3773"/>
    <w:rsid w:val="005D3876"/>
    <w:rsid w:val="005D4122"/>
    <w:rsid w:val="005D43BD"/>
    <w:rsid w:val="005D484B"/>
    <w:rsid w:val="005D4898"/>
    <w:rsid w:val="005D4B87"/>
    <w:rsid w:val="005D7E43"/>
    <w:rsid w:val="005E0048"/>
    <w:rsid w:val="005E1B82"/>
    <w:rsid w:val="005E1EF6"/>
    <w:rsid w:val="005E2D88"/>
    <w:rsid w:val="005E35C8"/>
    <w:rsid w:val="005E38CB"/>
    <w:rsid w:val="005E3AA9"/>
    <w:rsid w:val="005E4457"/>
    <w:rsid w:val="005E5F0B"/>
    <w:rsid w:val="005E7156"/>
    <w:rsid w:val="005F1406"/>
    <w:rsid w:val="005F1687"/>
    <w:rsid w:val="005F297D"/>
    <w:rsid w:val="005F320F"/>
    <w:rsid w:val="005F6E26"/>
    <w:rsid w:val="005F70BE"/>
    <w:rsid w:val="005F7AD6"/>
    <w:rsid w:val="005F7F92"/>
    <w:rsid w:val="00600F3E"/>
    <w:rsid w:val="00602222"/>
    <w:rsid w:val="00602A96"/>
    <w:rsid w:val="00603772"/>
    <w:rsid w:val="00603E83"/>
    <w:rsid w:val="006051C4"/>
    <w:rsid w:val="00605299"/>
    <w:rsid w:val="0060531B"/>
    <w:rsid w:val="00605DF9"/>
    <w:rsid w:val="00606A1B"/>
    <w:rsid w:val="00606E07"/>
    <w:rsid w:val="00606F2D"/>
    <w:rsid w:val="00607728"/>
    <w:rsid w:val="00607D92"/>
    <w:rsid w:val="00610B3D"/>
    <w:rsid w:val="006115B6"/>
    <w:rsid w:val="00612205"/>
    <w:rsid w:val="00612740"/>
    <w:rsid w:val="00613287"/>
    <w:rsid w:val="00613ED9"/>
    <w:rsid w:val="00614339"/>
    <w:rsid w:val="00617BFA"/>
    <w:rsid w:val="00617C4A"/>
    <w:rsid w:val="00620189"/>
    <w:rsid w:val="00620B0D"/>
    <w:rsid w:val="00622186"/>
    <w:rsid w:val="00622C83"/>
    <w:rsid w:val="00623563"/>
    <w:rsid w:val="00624D8F"/>
    <w:rsid w:val="00624DFF"/>
    <w:rsid w:val="00625115"/>
    <w:rsid w:val="00626B1E"/>
    <w:rsid w:val="00627D24"/>
    <w:rsid w:val="00630A5A"/>
    <w:rsid w:val="00630CB1"/>
    <w:rsid w:val="00632026"/>
    <w:rsid w:val="006327B6"/>
    <w:rsid w:val="00632FE8"/>
    <w:rsid w:val="00633DD3"/>
    <w:rsid w:val="00633E07"/>
    <w:rsid w:val="006361CF"/>
    <w:rsid w:val="00636473"/>
    <w:rsid w:val="00636E38"/>
    <w:rsid w:val="00636FE6"/>
    <w:rsid w:val="00640BCB"/>
    <w:rsid w:val="006418E0"/>
    <w:rsid w:val="006430AB"/>
    <w:rsid w:val="006430BD"/>
    <w:rsid w:val="00643AF2"/>
    <w:rsid w:val="006445D5"/>
    <w:rsid w:val="00646621"/>
    <w:rsid w:val="0064674E"/>
    <w:rsid w:val="00646EAD"/>
    <w:rsid w:val="006506E0"/>
    <w:rsid w:val="00650D6A"/>
    <w:rsid w:val="00652442"/>
    <w:rsid w:val="00652F87"/>
    <w:rsid w:val="006537B3"/>
    <w:rsid w:val="00653D46"/>
    <w:rsid w:val="00653F1B"/>
    <w:rsid w:val="006552DF"/>
    <w:rsid w:val="00655CEE"/>
    <w:rsid w:val="00656F14"/>
    <w:rsid w:val="0065705A"/>
    <w:rsid w:val="00657091"/>
    <w:rsid w:val="006575D9"/>
    <w:rsid w:val="00657C0C"/>
    <w:rsid w:val="00657DBB"/>
    <w:rsid w:val="0066074B"/>
    <w:rsid w:val="00660C67"/>
    <w:rsid w:val="00662806"/>
    <w:rsid w:val="00662F32"/>
    <w:rsid w:val="00663113"/>
    <w:rsid w:val="006637C6"/>
    <w:rsid w:val="00664921"/>
    <w:rsid w:val="00664EF3"/>
    <w:rsid w:val="0066558F"/>
    <w:rsid w:val="00665EB3"/>
    <w:rsid w:val="0066693C"/>
    <w:rsid w:val="00666D1F"/>
    <w:rsid w:val="00670A44"/>
    <w:rsid w:val="00672123"/>
    <w:rsid w:val="006735C9"/>
    <w:rsid w:val="00673AC7"/>
    <w:rsid w:val="00673DDC"/>
    <w:rsid w:val="00674B7E"/>
    <w:rsid w:val="00675312"/>
    <w:rsid w:val="00675B74"/>
    <w:rsid w:val="00676727"/>
    <w:rsid w:val="006768C7"/>
    <w:rsid w:val="00680F64"/>
    <w:rsid w:val="0068164B"/>
    <w:rsid w:val="00681A60"/>
    <w:rsid w:val="0068432C"/>
    <w:rsid w:val="006847F6"/>
    <w:rsid w:val="00686198"/>
    <w:rsid w:val="00686633"/>
    <w:rsid w:val="00686CCA"/>
    <w:rsid w:val="0068771C"/>
    <w:rsid w:val="00687A3E"/>
    <w:rsid w:val="00690A41"/>
    <w:rsid w:val="00690D1B"/>
    <w:rsid w:val="00693C57"/>
    <w:rsid w:val="0069636E"/>
    <w:rsid w:val="00696655"/>
    <w:rsid w:val="006972E5"/>
    <w:rsid w:val="00697CC4"/>
    <w:rsid w:val="006A0081"/>
    <w:rsid w:val="006A0093"/>
    <w:rsid w:val="006A036B"/>
    <w:rsid w:val="006A1380"/>
    <w:rsid w:val="006A1523"/>
    <w:rsid w:val="006A1F80"/>
    <w:rsid w:val="006A2C4B"/>
    <w:rsid w:val="006A2DB4"/>
    <w:rsid w:val="006A32A0"/>
    <w:rsid w:val="006A3525"/>
    <w:rsid w:val="006A3776"/>
    <w:rsid w:val="006A37C8"/>
    <w:rsid w:val="006A380D"/>
    <w:rsid w:val="006A4840"/>
    <w:rsid w:val="006A7258"/>
    <w:rsid w:val="006A77CE"/>
    <w:rsid w:val="006A7D66"/>
    <w:rsid w:val="006B0057"/>
    <w:rsid w:val="006B058A"/>
    <w:rsid w:val="006B134A"/>
    <w:rsid w:val="006B1B28"/>
    <w:rsid w:val="006B1BE8"/>
    <w:rsid w:val="006B2955"/>
    <w:rsid w:val="006B3D6C"/>
    <w:rsid w:val="006B4102"/>
    <w:rsid w:val="006B426D"/>
    <w:rsid w:val="006B46BE"/>
    <w:rsid w:val="006B5B38"/>
    <w:rsid w:val="006B68D1"/>
    <w:rsid w:val="006B6D0A"/>
    <w:rsid w:val="006B6D32"/>
    <w:rsid w:val="006B77C7"/>
    <w:rsid w:val="006C0159"/>
    <w:rsid w:val="006C296B"/>
    <w:rsid w:val="006C2F27"/>
    <w:rsid w:val="006C3D42"/>
    <w:rsid w:val="006C3FCC"/>
    <w:rsid w:val="006C4382"/>
    <w:rsid w:val="006C4D5D"/>
    <w:rsid w:val="006C4F91"/>
    <w:rsid w:val="006C589D"/>
    <w:rsid w:val="006C6040"/>
    <w:rsid w:val="006C6097"/>
    <w:rsid w:val="006C702C"/>
    <w:rsid w:val="006D0CEE"/>
    <w:rsid w:val="006D2337"/>
    <w:rsid w:val="006D29F8"/>
    <w:rsid w:val="006D4480"/>
    <w:rsid w:val="006D4BC8"/>
    <w:rsid w:val="006D660E"/>
    <w:rsid w:val="006D7E13"/>
    <w:rsid w:val="006E08EC"/>
    <w:rsid w:val="006E0DB3"/>
    <w:rsid w:val="006E14C7"/>
    <w:rsid w:val="006E1632"/>
    <w:rsid w:val="006E1EB0"/>
    <w:rsid w:val="006E2052"/>
    <w:rsid w:val="006E26C7"/>
    <w:rsid w:val="006E3230"/>
    <w:rsid w:val="006E37D9"/>
    <w:rsid w:val="006E4292"/>
    <w:rsid w:val="006E584F"/>
    <w:rsid w:val="006E5972"/>
    <w:rsid w:val="006E5DBE"/>
    <w:rsid w:val="006E623C"/>
    <w:rsid w:val="006E638D"/>
    <w:rsid w:val="006E6733"/>
    <w:rsid w:val="006E6D0C"/>
    <w:rsid w:val="006E77FB"/>
    <w:rsid w:val="006E7CAC"/>
    <w:rsid w:val="006F021A"/>
    <w:rsid w:val="006F049D"/>
    <w:rsid w:val="006F0F34"/>
    <w:rsid w:val="006F1513"/>
    <w:rsid w:val="006F1578"/>
    <w:rsid w:val="006F2444"/>
    <w:rsid w:val="006F38BE"/>
    <w:rsid w:val="006F5ACA"/>
    <w:rsid w:val="006F644D"/>
    <w:rsid w:val="006F6653"/>
    <w:rsid w:val="006F6C0A"/>
    <w:rsid w:val="006F7E7C"/>
    <w:rsid w:val="00700C62"/>
    <w:rsid w:val="00701098"/>
    <w:rsid w:val="00701A7B"/>
    <w:rsid w:val="0070374F"/>
    <w:rsid w:val="00703FC8"/>
    <w:rsid w:val="00704747"/>
    <w:rsid w:val="00704FBA"/>
    <w:rsid w:val="0071039F"/>
    <w:rsid w:val="007108A2"/>
    <w:rsid w:val="007110FE"/>
    <w:rsid w:val="007112EC"/>
    <w:rsid w:val="00711C66"/>
    <w:rsid w:val="00712597"/>
    <w:rsid w:val="00713BBF"/>
    <w:rsid w:val="00715A67"/>
    <w:rsid w:val="00715E7A"/>
    <w:rsid w:val="00717375"/>
    <w:rsid w:val="00720A35"/>
    <w:rsid w:val="00722F95"/>
    <w:rsid w:val="00723527"/>
    <w:rsid w:val="0072353C"/>
    <w:rsid w:val="00723D87"/>
    <w:rsid w:val="00724A70"/>
    <w:rsid w:val="00724A72"/>
    <w:rsid w:val="00725391"/>
    <w:rsid w:val="0072666C"/>
    <w:rsid w:val="00726A32"/>
    <w:rsid w:val="00726A79"/>
    <w:rsid w:val="007310B3"/>
    <w:rsid w:val="00732086"/>
    <w:rsid w:val="007325A7"/>
    <w:rsid w:val="007332E3"/>
    <w:rsid w:val="00734075"/>
    <w:rsid w:val="00734C3F"/>
    <w:rsid w:val="0073553A"/>
    <w:rsid w:val="00735C7E"/>
    <w:rsid w:val="00735F3E"/>
    <w:rsid w:val="00736F7F"/>
    <w:rsid w:val="007372FF"/>
    <w:rsid w:val="007400BC"/>
    <w:rsid w:val="00740B90"/>
    <w:rsid w:val="00741262"/>
    <w:rsid w:val="007413A3"/>
    <w:rsid w:val="00741E7F"/>
    <w:rsid w:val="0074273A"/>
    <w:rsid w:val="0074281A"/>
    <w:rsid w:val="0074281D"/>
    <w:rsid w:val="00742BFC"/>
    <w:rsid w:val="00742DFF"/>
    <w:rsid w:val="0074396A"/>
    <w:rsid w:val="0074434A"/>
    <w:rsid w:val="00744C74"/>
    <w:rsid w:val="00744CC3"/>
    <w:rsid w:val="00746572"/>
    <w:rsid w:val="00747D32"/>
    <w:rsid w:val="00750890"/>
    <w:rsid w:val="00750F86"/>
    <w:rsid w:val="007516CC"/>
    <w:rsid w:val="007526B0"/>
    <w:rsid w:val="007526C2"/>
    <w:rsid w:val="00755897"/>
    <w:rsid w:val="00756E91"/>
    <w:rsid w:val="0075737E"/>
    <w:rsid w:val="00760432"/>
    <w:rsid w:val="007604E3"/>
    <w:rsid w:val="007605B7"/>
    <w:rsid w:val="00762BEA"/>
    <w:rsid w:val="00762CE7"/>
    <w:rsid w:val="007633BE"/>
    <w:rsid w:val="00763483"/>
    <w:rsid w:val="007638E0"/>
    <w:rsid w:val="00763E6F"/>
    <w:rsid w:val="007640C7"/>
    <w:rsid w:val="00764766"/>
    <w:rsid w:val="007648B6"/>
    <w:rsid w:val="00764F41"/>
    <w:rsid w:val="00765136"/>
    <w:rsid w:val="00766C2E"/>
    <w:rsid w:val="0076754F"/>
    <w:rsid w:val="00767E5E"/>
    <w:rsid w:val="00771DE2"/>
    <w:rsid w:val="007727BA"/>
    <w:rsid w:val="007728C0"/>
    <w:rsid w:val="007730CC"/>
    <w:rsid w:val="0077365B"/>
    <w:rsid w:val="007739A6"/>
    <w:rsid w:val="00773A02"/>
    <w:rsid w:val="00776314"/>
    <w:rsid w:val="007806CA"/>
    <w:rsid w:val="00780A2F"/>
    <w:rsid w:val="007813BC"/>
    <w:rsid w:val="007813F8"/>
    <w:rsid w:val="00782470"/>
    <w:rsid w:val="00784795"/>
    <w:rsid w:val="00784D66"/>
    <w:rsid w:val="00785DB2"/>
    <w:rsid w:val="007865C3"/>
    <w:rsid w:val="00786F5E"/>
    <w:rsid w:val="0078764F"/>
    <w:rsid w:val="00787AF9"/>
    <w:rsid w:val="00791170"/>
    <w:rsid w:val="00791806"/>
    <w:rsid w:val="00791AD1"/>
    <w:rsid w:val="007931B3"/>
    <w:rsid w:val="0079389E"/>
    <w:rsid w:val="007942F6"/>
    <w:rsid w:val="00794A2F"/>
    <w:rsid w:val="007956B3"/>
    <w:rsid w:val="00795735"/>
    <w:rsid w:val="00796D1E"/>
    <w:rsid w:val="00797E0F"/>
    <w:rsid w:val="007A001F"/>
    <w:rsid w:val="007A098C"/>
    <w:rsid w:val="007A0DBC"/>
    <w:rsid w:val="007A3C96"/>
    <w:rsid w:val="007A4CC3"/>
    <w:rsid w:val="007A6A8D"/>
    <w:rsid w:val="007A7006"/>
    <w:rsid w:val="007A7BC7"/>
    <w:rsid w:val="007B0127"/>
    <w:rsid w:val="007B0456"/>
    <w:rsid w:val="007B0A7E"/>
    <w:rsid w:val="007B1D39"/>
    <w:rsid w:val="007B283B"/>
    <w:rsid w:val="007B32B7"/>
    <w:rsid w:val="007B3D38"/>
    <w:rsid w:val="007B4ABC"/>
    <w:rsid w:val="007B4F56"/>
    <w:rsid w:val="007B578E"/>
    <w:rsid w:val="007B6658"/>
    <w:rsid w:val="007B6CF2"/>
    <w:rsid w:val="007B6D32"/>
    <w:rsid w:val="007B7BA4"/>
    <w:rsid w:val="007C0676"/>
    <w:rsid w:val="007C1834"/>
    <w:rsid w:val="007C2B50"/>
    <w:rsid w:val="007C32C2"/>
    <w:rsid w:val="007C35E9"/>
    <w:rsid w:val="007C5880"/>
    <w:rsid w:val="007C5980"/>
    <w:rsid w:val="007C6182"/>
    <w:rsid w:val="007C6525"/>
    <w:rsid w:val="007C6F49"/>
    <w:rsid w:val="007C79FE"/>
    <w:rsid w:val="007D136F"/>
    <w:rsid w:val="007D6403"/>
    <w:rsid w:val="007D7ED1"/>
    <w:rsid w:val="007E0164"/>
    <w:rsid w:val="007E0416"/>
    <w:rsid w:val="007E0FF6"/>
    <w:rsid w:val="007E18E5"/>
    <w:rsid w:val="007E289D"/>
    <w:rsid w:val="007E2957"/>
    <w:rsid w:val="007E4BB5"/>
    <w:rsid w:val="007E5371"/>
    <w:rsid w:val="007E56F2"/>
    <w:rsid w:val="007E57F6"/>
    <w:rsid w:val="007E5BF2"/>
    <w:rsid w:val="007E6452"/>
    <w:rsid w:val="007E7FCF"/>
    <w:rsid w:val="007F0CAD"/>
    <w:rsid w:val="007F1231"/>
    <w:rsid w:val="007F28F5"/>
    <w:rsid w:val="007F298F"/>
    <w:rsid w:val="007F2AEE"/>
    <w:rsid w:val="007F2AF2"/>
    <w:rsid w:val="007F3D4F"/>
    <w:rsid w:val="007F4002"/>
    <w:rsid w:val="007F533A"/>
    <w:rsid w:val="007F6FBE"/>
    <w:rsid w:val="0080382E"/>
    <w:rsid w:val="0080491B"/>
    <w:rsid w:val="00805896"/>
    <w:rsid w:val="00806173"/>
    <w:rsid w:val="00806568"/>
    <w:rsid w:val="0080673A"/>
    <w:rsid w:val="00807377"/>
    <w:rsid w:val="00807728"/>
    <w:rsid w:val="00810454"/>
    <w:rsid w:val="008107B1"/>
    <w:rsid w:val="008153C5"/>
    <w:rsid w:val="00817299"/>
    <w:rsid w:val="00817EA2"/>
    <w:rsid w:val="008202B7"/>
    <w:rsid w:val="00821C3A"/>
    <w:rsid w:val="00822130"/>
    <w:rsid w:val="00825110"/>
    <w:rsid w:val="008256E0"/>
    <w:rsid w:val="0082658A"/>
    <w:rsid w:val="00827833"/>
    <w:rsid w:val="00827F06"/>
    <w:rsid w:val="00830027"/>
    <w:rsid w:val="00830E2F"/>
    <w:rsid w:val="008336F2"/>
    <w:rsid w:val="00833846"/>
    <w:rsid w:val="00833F54"/>
    <w:rsid w:val="00834A33"/>
    <w:rsid w:val="0083511A"/>
    <w:rsid w:val="00835523"/>
    <w:rsid w:val="00836A1F"/>
    <w:rsid w:val="00837D11"/>
    <w:rsid w:val="00840899"/>
    <w:rsid w:val="00840CD0"/>
    <w:rsid w:val="008424E2"/>
    <w:rsid w:val="00842E51"/>
    <w:rsid w:val="00845217"/>
    <w:rsid w:val="008469F4"/>
    <w:rsid w:val="008473F8"/>
    <w:rsid w:val="00847FC9"/>
    <w:rsid w:val="00850FA0"/>
    <w:rsid w:val="00851C0B"/>
    <w:rsid w:val="00851EAF"/>
    <w:rsid w:val="00852030"/>
    <w:rsid w:val="0085274B"/>
    <w:rsid w:val="00852E6B"/>
    <w:rsid w:val="008537DE"/>
    <w:rsid w:val="00854991"/>
    <w:rsid w:val="00855852"/>
    <w:rsid w:val="00857485"/>
    <w:rsid w:val="00860028"/>
    <w:rsid w:val="00860116"/>
    <w:rsid w:val="008603C3"/>
    <w:rsid w:val="0086056A"/>
    <w:rsid w:val="00861D1D"/>
    <w:rsid w:val="00862195"/>
    <w:rsid w:val="008625A5"/>
    <w:rsid w:val="008639FD"/>
    <w:rsid w:val="00863C90"/>
    <w:rsid w:val="00865652"/>
    <w:rsid w:val="00865C42"/>
    <w:rsid w:val="008669D1"/>
    <w:rsid w:val="008671DC"/>
    <w:rsid w:val="00870170"/>
    <w:rsid w:val="0087023E"/>
    <w:rsid w:val="0087091B"/>
    <w:rsid w:val="00871DC3"/>
    <w:rsid w:val="00871E9A"/>
    <w:rsid w:val="0087223F"/>
    <w:rsid w:val="00872636"/>
    <w:rsid w:val="008728E0"/>
    <w:rsid w:val="00873013"/>
    <w:rsid w:val="00873234"/>
    <w:rsid w:val="00873348"/>
    <w:rsid w:val="00874299"/>
    <w:rsid w:val="00874DE4"/>
    <w:rsid w:val="008753AB"/>
    <w:rsid w:val="00876F1B"/>
    <w:rsid w:val="00877847"/>
    <w:rsid w:val="00877B57"/>
    <w:rsid w:val="00877C90"/>
    <w:rsid w:val="00880B24"/>
    <w:rsid w:val="008816D4"/>
    <w:rsid w:val="00881764"/>
    <w:rsid w:val="00881EF5"/>
    <w:rsid w:val="00883E25"/>
    <w:rsid w:val="00884D1C"/>
    <w:rsid w:val="00885710"/>
    <w:rsid w:val="00885940"/>
    <w:rsid w:val="00887070"/>
    <w:rsid w:val="008872E1"/>
    <w:rsid w:val="00887CB2"/>
    <w:rsid w:val="00891070"/>
    <w:rsid w:val="00891B9F"/>
    <w:rsid w:val="00891E5E"/>
    <w:rsid w:val="00892292"/>
    <w:rsid w:val="00892B28"/>
    <w:rsid w:val="00892C42"/>
    <w:rsid w:val="00894A10"/>
    <w:rsid w:val="00894A80"/>
    <w:rsid w:val="008955E6"/>
    <w:rsid w:val="008962D8"/>
    <w:rsid w:val="008968B7"/>
    <w:rsid w:val="008A0648"/>
    <w:rsid w:val="008A0687"/>
    <w:rsid w:val="008A0F38"/>
    <w:rsid w:val="008A1BB0"/>
    <w:rsid w:val="008A2636"/>
    <w:rsid w:val="008A270D"/>
    <w:rsid w:val="008A354C"/>
    <w:rsid w:val="008A3B07"/>
    <w:rsid w:val="008A3C30"/>
    <w:rsid w:val="008A4279"/>
    <w:rsid w:val="008A43C7"/>
    <w:rsid w:val="008A65A0"/>
    <w:rsid w:val="008A687B"/>
    <w:rsid w:val="008A7F90"/>
    <w:rsid w:val="008B0740"/>
    <w:rsid w:val="008B0C58"/>
    <w:rsid w:val="008B0F52"/>
    <w:rsid w:val="008B3067"/>
    <w:rsid w:val="008B444E"/>
    <w:rsid w:val="008B44E0"/>
    <w:rsid w:val="008B496E"/>
    <w:rsid w:val="008B4BD9"/>
    <w:rsid w:val="008B6A17"/>
    <w:rsid w:val="008B6CF7"/>
    <w:rsid w:val="008B7162"/>
    <w:rsid w:val="008B723A"/>
    <w:rsid w:val="008B7F6F"/>
    <w:rsid w:val="008C0532"/>
    <w:rsid w:val="008C0F14"/>
    <w:rsid w:val="008C100A"/>
    <w:rsid w:val="008C1021"/>
    <w:rsid w:val="008C11D4"/>
    <w:rsid w:val="008C12B4"/>
    <w:rsid w:val="008C355B"/>
    <w:rsid w:val="008C4F63"/>
    <w:rsid w:val="008C509D"/>
    <w:rsid w:val="008C5995"/>
    <w:rsid w:val="008C5BB2"/>
    <w:rsid w:val="008C7DCE"/>
    <w:rsid w:val="008C7ED0"/>
    <w:rsid w:val="008D16CB"/>
    <w:rsid w:val="008D3219"/>
    <w:rsid w:val="008D4801"/>
    <w:rsid w:val="008D4C49"/>
    <w:rsid w:val="008D4FF6"/>
    <w:rsid w:val="008D60F4"/>
    <w:rsid w:val="008D6EE3"/>
    <w:rsid w:val="008E150F"/>
    <w:rsid w:val="008E1679"/>
    <w:rsid w:val="008E208B"/>
    <w:rsid w:val="008E2885"/>
    <w:rsid w:val="008E2AED"/>
    <w:rsid w:val="008E2CAA"/>
    <w:rsid w:val="008E3DC8"/>
    <w:rsid w:val="008E42A9"/>
    <w:rsid w:val="008E4F2B"/>
    <w:rsid w:val="008E5889"/>
    <w:rsid w:val="008E5A31"/>
    <w:rsid w:val="008E65A6"/>
    <w:rsid w:val="008E7E56"/>
    <w:rsid w:val="008F04E3"/>
    <w:rsid w:val="008F06EA"/>
    <w:rsid w:val="008F08B3"/>
    <w:rsid w:val="008F0B3D"/>
    <w:rsid w:val="008F2447"/>
    <w:rsid w:val="008F293E"/>
    <w:rsid w:val="008F2FC0"/>
    <w:rsid w:val="008F3C1F"/>
    <w:rsid w:val="008F65DD"/>
    <w:rsid w:val="008F767D"/>
    <w:rsid w:val="008F79A5"/>
    <w:rsid w:val="008F79D4"/>
    <w:rsid w:val="008F7CEA"/>
    <w:rsid w:val="00901D23"/>
    <w:rsid w:val="00901F12"/>
    <w:rsid w:val="0090427F"/>
    <w:rsid w:val="0090471B"/>
    <w:rsid w:val="00905436"/>
    <w:rsid w:val="00905A0F"/>
    <w:rsid w:val="009062B9"/>
    <w:rsid w:val="00906778"/>
    <w:rsid w:val="00906D0C"/>
    <w:rsid w:val="00907F7C"/>
    <w:rsid w:val="009102AD"/>
    <w:rsid w:val="00911D45"/>
    <w:rsid w:val="00911FD8"/>
    <w:rsid w:val="00912B6B"/>
    <w:rsid w:val="00912F02"/>
    <w:rsid w:val="009134F7"/>
    <w:rsid w:val="00913E8D"/>
    <w:rsid w:val="00914B17"/>
    <w:rsid w:val="00914DFE"/>
    <w:rsid w:val="00917C87"/>
    <w:rsid w:val="009200C7"/>
    <w:rsid w:val="00920284"/>
    <w:rsid w:val="00920F94"/>
    <w:rsid w:val="00922332"/>
    <w:rsid w:val="00924A5A"/>
    <w:rsid w:val="00926405"/>
    <w:rsid w:val="00926A35"/>
    <w:rsid w:val="00926D71"/>
    <w:rsid w:val="009300EE"/>
    <w:rsid w:val="009306E6"/>
    <w:rsid w:val="00930CF6"/>
    <w:rsid w:val="0093142C"/>
    <w:rsid w:val="00931901"/>
    <w:rsid w:val="0093212B"/>
    <w:rsid w:val="0093223E"/>
    <w:rsid w:val="00933B52"/>
    <w:rsid w:val="00933E1C"/>
    <w:rsid w:val="00934FA3"/>
    <w:rsid w:val="009356F9"/>
    <w:rsid w:val="009363A8"/>
    <w:rsid w:val="0093757B"/>
    <w:rsid w:val="00937827"/>
    <w:rsid w:val="00937F08"/>
    <w:rsid w:val="00940B2C"/>
    <w:rsid w:val="00940E0E"/>
    <w:rsid w:val="00942C41"/>
    <w:rsid w:val="00943821"/>
    <w:rsid w:val="00943A74"/>
    <w:rsid w:val="00945317"/>
    <w:rsid w:val="009459EC"/>
    <w:rsid w:val="0094655B"/>
    <w:rsid w:val="009469DD"/>
    <w:rsid w:val="00946A2A"/>
    <w:rsid w:val="0094796B"/>
    <w:rsid w:val="00950128"/>
    <w:rsid w:val="00950491"/>
    <w:rsid w:val="009508C6"/>
    <w:rsid w:val="009510B4"/>
    <w:rsid w:val="009518BF"/>
    <w:rsid w:val="00951F07"/>
    <w:rsid w:val="00952396"/>
    <w:rsid w:val="009523C0"/>
    <w:rsid w:val="00952839"/>
    <w:rsid w:val="0095410B"/>
    <w:rsid w:val="00954547"/>
    <w:rsid w:val="00954AD5"/>
    <w:rsid w:val="0095573C"/>
    <w:rsid w:val="00955A61"/>
    <w:rsid w:val="009566D2"/>
    <w:rsid w:val="009570BE"/>
    <w:rsid w:val="009574CD"/>
    <w:rsid w:val="0096036E"/>
    <w:rsid w:val="00961F07"/>
    <w:rsid w:val="009628C5"/>
    <w:rsid w:val="00962F0D"/>
    <w:rsid w:val="00963019"/>
    <w:rsid w:val="009632C7"/>
    <w:rsid w:val="0096338A"/>
    <w:rsid w:val="00963DF5"/>
    <w:rsid w:val="0096494E"/>
    <w:rsid w:val="009653FE"/>
    <w:rsid w:val="0096622D"/>
    <w:rsid w:val="0096712D"/>
    <w:rsid w:val="00967C9E"/>
    <w:rsid w:val="0097041B"/>
    <w:rsid w:val="00971144"/>
    <w:rsid w:val="00971FF2"/>
    <w:rsid w:val="009728E8"/>
    <w:rsid w:val="00973154"/>
    <w:rsid w:val="0097443F"/>
    <w:rsid w:val="00974ED7"/>
    <w:rsid w:val="00977527"/>
    <w:rsid w:val="009778F8"/>
    <w:rsid w:val="00977FD6"/>
    <w:rsid w:val="00980260"/>
    <w:rsid w:val="00980C14"/>
    <w:rsid w:val="00980D8C"/>
    <w:rsid w:val="00981263"/>
    <w:rsid w:val="009818FE"/>
    <w:rsid w:val="0098463B"/>
    <w:rsid w:val="00985C0D"/>
    <w:rsid w:val="00986654"/>
    <w:rsid w:val="0099011E"/>
    <w:rsid w:val="0099079E"/>
    <w:rsid w:val="00990F07"/>
    <w:rsid w:val="009911A2"/>
    <w:rsid w:val="00992271"/>
    <w:rsid w:val="00994526"/>
    <w:rsid w:val="00994DB3"/>
    <w:rsid w:val="00995DE4"/>
    <w:rsid w:val="00996789"/>
    <w:rsid w:val="00997357"/>
    <w:rsid w:val="009975C2"/>
    <w:rsid w:val="009A0588"/>
    <w:rsid w:val="009A20C6"/>
    <w:rsid w:val="009A2F70"/>
    <w:rsid w:val="009A3321"/>
    <w:rsid w:val="009A33B0"/>
    <w:rsid w:val="009A553C"/>
    <w:rsid w:val="009A5AED"/>
    <w:rsid w:val="009A6454"/>
    <w:rsid w:val="009A6DAE"/>
    <w:rsid w:val="009A7A92"/>
    <w:rsid w:val="009B01AD"/>
    <w:rsid w:val="009B0DF6"/>
    <w:rsid w:val="009B104F"/>
    <w:rsid w:val="009B30BD"/>
    <w:rsid w:val="009B3535"/>
    <w:rsid w:val="009B3B81"/>
    <w:rsid w:val="009B3DD4"/>
    <w:rsid w:val="009B4067"/>
    <w:rsid w:val="009B70F2"/>
    <w:rsid w:val="009C0ACA"/>
    <w:rsid w:val="009C14D5"/>
    <w:rsid w:val="009C202C"/>
    <w:rsid w:val="009C2EDB"/>
    <w:rsid w:val="009C37AA"/>
    <w:rsid w:val="009C5DEB"/>
    <w:rsid w:val="009C6441"/>
    <w:rsid w:val="009C75E5"/>
    <w:rsid w:val="009D043E"/>
    <w:rsid w:val="009D0839"/>
    <w:rsid w:val="009D0849"/>
    <w:rsid w:val="009D141F"/>
    <w:rsid w:val="009D1CDA"/>
    <w:rsid w:val="009D3381"/>
    <w:rsid w:val="009D6071"/>
    <w:rsid w:val="009D60F6"/>
    <w:rsid w:val="009D6A1A"/>
    <w:rsid w:val="009D76E1"/>
    <w:rsid w:val="009E0D61"/>
    <w:rsid w:val="009E117D"/>
    <w:rsid w:val="009E1306"/>
    <w:rsid w:val="009E1969"/>
    <w:rsid w:val="009E1C1C"/>
    <w:rsid w:val="009E1D63"/>
    <w:rsid w:val="009E1F40"/>
    <w:rsid w:val="009E2A96"/>
    <w:rsid w:val="009E2EC9"/>
    <w:rsid w:val="009E34B2"/>
    <w:rsid w:val="009E380A"/>
    <w:rsid w:val="009E3FF6"/>
    <w:rsid w:val="009E413A"/>
    <w:rsid w:val="009E58EB"/>
    <w:rsid w:val="009E5EA0"/>
    <w:rsid w:val="009E67EA"/>
    <w:rsid w:val="009E6839"/>
    <w:rsid w:val="009E6FBC"/>
    <w:rsid w:val="009F05FF"/>
    <w:rsid w:val="009F062A"/>
    <w:rsid w:val="009F099E"/>
    <w:rsid w:val="009F1BE2"/>
    <w:rsid w:val="009F1DBB"/>
    <w:rsid w:val="009F382A"/>
    <w:rsid w:val="009F421C"/>
    <w:rsid w:val="009F4A37"/>
    <w:rsid w:val="009F5516"/>
    <w:rsid w:val="009F5E7D"/>
    <w:rsid w:val="009F72FD"/>
    <w:rsid w:val="009F731D"/>
    <w:rsid w:val="00A0135A"/>
    <w:rsid w:val="00A0196C"/>
    <w:rsid w:val="00A019EE"/>
    <w:rsid w:val="00A019F2"/>
    <w:rsid w:val="00A01CD2"/>
    <w:rsid w:val="00A01F5F"/>
    <w:rsid w:val="00A02592"/>
    <w:rsid w:val="00A03057"/>
    <w:rsid w:val="00A03B48"/>
    <w:rsid w:val="00A04A9C"/>
    <w:rsid w:val="00A0691D"/>
    <w:rsid w:val="00A07D4F"/>
    <w:rsid w:val="00A105B6"/>
    <w:rsid w:val="00A10F2F"/>
    <w:rsid w:val="00A113E2"/>
    <w:rsid w:val="00A12F50"/>
    <w:rsid w:val="00A13669"/>
    <w:rsid w:val="00A15A12"/>
    <w:rsid w:val="00A15B53"/>
    <w:rsid w:val="00A16ADD"/>
    <w:rsid w:val="00A21A84"/>
    <w:rsid w:val="00A22135"/>
    <w:rsid w:val="00A22158"/>
    <w:rsid w:val="00A221E6"/>
    <w:rsid w:val="00A2366F"/>
    <w:rsid w:val="00A2588F"/>
    <w:rsid w:val="00A302FA"/>
    <w:rsid w:val="00A30CF3"/>
    <w:rsid w:val="00A315C7"/>
    <w:rsid w:val="00A31E5A"/>
    <w:rsid w:val="00A320D1"/>
    <w:rsid w:val="00A34113"/>
    <w:rsid w:val="00A345F7"/>
    <w:rsid w:val="00A36082"/>
    <w:rsid w:val="00A360B4"/>
    <w:rsid w:val="00A3740A"/>
    <w:rsid w:val="00A37763"/>
    <w:rsid w:val="00A409AF"/>
    <w:rsid w:val="00A417BA"/>
    <w:rsid w:val="00A4184A"/>
    <w:rsid w:val="00A4197F"/>
    <w:rsid w:val="00A43365"/>
    <w:rsid w:val="00A4362A"/>
    <w:rsid w:val="00A43722"/>
    <w:rsid w:val="00A4389F"/>
    <w:rsid w:val="00A4406C"/>
    <w:rsid w:val="00A44DAF"/>
    <w:rsid w:val="00A45036"/>
    <w:rsid w:val="00A45072"/>
    <w:rsid w:val="00A45298"/>
    <w:rsid w:val="00A4531F"/>
    <w:rsid w:val="00A45741"/>
    <w:rsid w:val="00A50D2F"/>
    <w:rsid w:val="00A52E6B"/>
    <w:rsid w:val="00A55C37"/>
    <w:rsid w:val="00A55EA1"/>
    <w:rsid w:val="00A56E1A"/>
    <w:rsid w:val="00A5755A"/>
    <w:rsid w:val="00A60CBF"/>
    <w:rsid w:val="00A6104D"/>
    <w:rsid w:val="00A61386"/>
    <w:rsid w:val="00A623D6"/>
    <w:rsid w:val="00A63644"/>
    <w:rsid w:val="00A650E3"/>
    <w:rsid w:val="00A66DA6"/>
    <w:rsid w:val="00A67AF2"/>
    <w:rsid w:val="00A73E93"/>
    <w:rsid w:val="00A7427A"/>
    <w:rsid w:val="00A74D2A"/>
    <w:rsid w:val="00A76263"/>
    <w:rsid w:val="00A80BCD"/>
    <w:rsid w:val="00A817DB"/>
    <w:rsid w:val="00A81EF0"/>
    <w:rsid w:val="00A829B2"/>
    <w:rsid w:val="00A830E1"/>
    <w:rsid w:val="00A834BB"/>
    <w:rsid w:val="00A83EB4"/>
    <w:rsid w:val="00A83EF2"/>
    <w:rsid w:val="00A844DD"/>
    <w:rsid w:val="00A8521B"/>
    <w:rsid w:val="00A8547E"/>
    <w:rsid w:val="00A86D27"/>
    <w:rsid w:val="00A90B01"/>
    <w:rsid w:val="00A90DAC"/>
    <w:rsid w:val="00A916DC"/>
    <w:rsid w:val="00A9177A"/>
    <w:rsid w:val="00A91A28"/>
    <w:rsid w:val="00A9238D"/>
    <w:rsid w:val="00A925A6"/>
    <w:rsid w:val="00A960AF"/>
    <w:rsid w:val="00A96CC6"/>
    <w:rsid w:val="00A97318"/>
    <w:rsid w:val="00A9797B"/>
    <w:rsid w:val="00A97CF5"/>
    <w:rsid w:val="00AA0621"/>
    <w:rsid w:val="00AA1FF6"/>
    <w:rsid w:val="00AA3A15"/>
    <w:rsid w:val="00AA404C"/>
    <w:rsid w:val="00AA42F1"/>
    <w:rsid w:val="00AA5DC6"/>
    <w:rsid w:val="00AA6B97"/>
    <w:rsid w:val="00AA7866"/>
    <w:rsid w:val="00AA78BC"/>
    <w:rsid w:val="00AA7F77"/>
    <w:rsid w:val="00AB167B"/>
    <w:rsid w:val="00AB21A6"/>
    <w:rsid w:val="00AB21C3"/>
    <w:rsid w:val="00AB30FE"/>
    <w:rsid w:val="00AB39BE"/>
    <w:rsid w:val="00AB4ADD"/>
    <w:rsid w:val="00AB55C0"/>
    <w:rsid w:val="00AB6493"/>
    <w:rsid w:val="00AB776F"/>
    <w:rsid w:val="00AC0E5C"/>
    <w:rsid w:val="00AC3AEA"/>
    <w:rsid w:val="00AC5EBB"/>
    <w:rsid w:val="00AC62E8"/>
    <w:rsid w:val="00AC6C38"/>
    <w:rsid w:val="00AC7FA2"/>
    <w:rsid w:val="00AD1039"/>
    <w:rsid w:val="00AD177E"/>
    <w:rsid w:val="00AD18E3"/>
    <w:rsid w:val="00AD3DB5"/>
    <w:rsid w:val="00AD3F16"/>
    <w:rsid w:val="00AD4164"/>
    <w:rsid w:val="00AD6068"/>
    <w:rsid w:val="00AD64E6"/>
    <w:rsid w:val="00AD7E43"/>
    <w:rsid w:val="00AE18F5"/>
    <w:rsid w:val="00AE28A2"/>
    <w:rsid w:val="00AE5554"/>
    <w:rsid w:val="00AE79C3"/>
    <w:rsid w:val="00AF0266"/>
    <w:rsid w:val="00AF045A"/>
    <w:rsid w:val="00AF21CB"/>
    <w:rsid w:val="00AF2316"/>
    <w:rsid w:val="00AF2EAC"/>
    <w:rsid w:val="00AF4588"/>
    <w:rsid w:val="00AF515E"/>
    <w:rsid w:val="00AF519C"/>
    <w:rsid w:val="00AF52EA"/>
    <w:rsid w:val="00AF5499"/>
    <w:rsid w:val="00AF5C5B"/>
    <w:rsid w:val="00AF60D2"/>
    <w:rsid w:val="00AF6B71"/>
    <w:rsid w:val="00AF72C7"/>
    <w:rsid w:val="00AF7863"/>
    <w:rsid w:val="00B0076F"/>
    <w:rsid w:val="00B02127"/>
    <w:rsid w:val="00B02185"/>
    <w:rsid w:val="00B02749"/>
    <w:rsid w:val="00B02983"/>
    <w:rsid w:val="00B041AD"/>
    <w:rsid w:val="00B045E3"/>
    <w:rsid w:val="00B048D2"/>
    <w:rsid w:val="00B04C67"/>
    <w:rsid w:val="00B06C06"/>
    <w:rsid w:val="00B07504"/>
    <w:rsid w:val="00B07525"/>
    <w:rsid w:val="00B07EF0"/>
    <w:rsid w:val="00B07F81"/>
    <w:rsid w:val="00B11FED"/>
    <w:rsid w:val="00B12427"/>
    <w:rsid w:val="00B13220"/>
    <w:rsid w:val="00B1382B"/>
    <w:rsid w:val="00B13E67"/>
    <w:rsid w:val="00B15622"/>
    <w:rsid w:val="00B161A7"/>
    <w:rsid w:val="00B16202"/>
    <w:rsid w:val="00B20723"/>
    <w:rsid w:val="00B20E98"/>
    <w:rsid w:val="00B215F8"/>
    <w:rsid w:val="00B21640"/>
    <w:rsid w:val="00B22B02"/>
    <w:rsid w:val="00B23154"/>
    <w:rsid w:val="00B235F0"/>
    <w:rsid w:val="00B241FA"/>
    <w:rsid w:val="00B245D9"/>
    <w:rsid w:val="00B24B13"/>
    <w:rsid w:val="00B25572"/>
    <w:rsid w:val="00B25C58"/>
    <w:rsid w:val="00B25FEE"/>
    <w:rsid w:val="00B312DB"/>
    <w:rsid w:val="00B32143"/>
    <w:rsid w:val="00B32674"/>
    <w:rsid w:val="00B33292"/>
    <w:rsid w:val="00B33855"/>
    <w:rsid w:val="00B33FB4"/>
    <w:rsid w:val="00B34B48"/>
    <w:rsid w:val="00B35191"/>
    <w:rsid w:val="00B35571"/>
    <w:rsid w:val="00B356D2"/>
    <w:rsid w:val="00B37DF5"/>
    <w:rsid w:val="00B37EBC"/>
    <w:rsid w:val="00B403DC"/>
    <w:rsid w:val="00B41033"/>
    <w:rsid w:val="00B416AD"/>
    <w:rsid w:val="00B41F00"/>
    <w:rsid w:val="00B42F6E"/>
    <w:rsid w:val="00B42FA4"/>
    <w:rsid w:val="00B43482"/>
    <w:rsid w:val="00B438FC"/>
    <w:rsid w:val="00B439EA"/>
    <w:rsid w:val="00B43B49"/>
    <w:rsid w:val="00B43FE8"/>
    <w:rsid w:val="00B45163"/>
    <w:rsid w:val="00B451C1"/>
    <w:rsid w:val="00B45E5C"/>
    <w:rsid w:val="00B467AC"/>
    <w:rsid w:val="00B467E1"/>
    <w:rsid w:val="00B46C10"/>
    <w:rsid w:val="00B47642"/>
    <w:rsid w:val="00B50570"/>
    <w:rsid w:val="00B529C4"/>
    <w:rsid w:val="00B52BAA"/>
    <w:rsid w:val="00B52E82"/>
    <w:rsid w:val="00B53357"/>
    <w:rsid w:val="00B53AD1"/>
    <w:rsid w:val="00B54A8F"/>
    <w:rsid w:val="00B60B67"/>
    <w:rsid w:val="00B61411"/>
    <w:rsid w:val="00B6260B"/>
    <w:rsid w:val="00B62C05"/>
    <w:rsid w:val="00B6358F"/>
    <w:rsid w:val="00B65E07"/>
    <w:rsid w:val="00B6749D"/>
    <w:rsid w:val="00B678FE"/>
    <w:rsid w:val="00B7066B"/>
    <w:rsid w:val="00B70C4A"/>
    <w:rsid w:val="00B70D37"/>
    <w:rsid w:val="00B711C8"/>
    <w:rsid w:val="00B7141C"/>
    <w:rsid w:val="00B71909"/>
    <w:rsid w:val="00B72A9B"/>
    <w:rsid w:val="00B73799"/>
    <w:rsid w:val="00B737DB"/>
    <w:rsid w:val="00B73C19"/>
    <w:rsid w:val="00B741A1"/>
    <w:rsid w:val="00B74C9A"/>
    <w:rsid w:val="00B74F00"/>
    <w:rsid w:val="00B76E12"/>
    <w:rsid w:val="00B776CC"/>
    <w:rsid w:val="00B814B6"/>
    <w:rsid w:val="00B81A73"/>
    <w:rsid w:val="00B820AB"/>
    <w:rsid w:val="00B82A18"/>
    <w:rsid w:val="00B8353C"/>
    <w:rsid w:val="00B838ED"/>
    <w:rsid w:val="00B840BD"/>
    <w:rsid w:val="00B84A5F"/>
    <w:rsid w:val="00B85690"/>
    <w:rsid w:val="00B86375"/>
    <w:rsid w:val="00B868C9"/>
    <w:rsid w:val="00B86FCE"/>
    <w:rsid w:val="00B87562"/>
    <w:rsid w:val="00B87D8E"/>
    <w:rsid w:val="00B90F3D"/>
    <w:rsid w:val="00B92879"/>
    <w:rsid w:val="00B94F3B"/>
    <w:rsid w:val="00B95000"/>
    <w:rsid w:val="00B95652"/>
    <w:rsid w:val="00BA1011"/>
    <w:rsid w:val="00BA25B6"/>
    <w:rsid w:val="00BA286E"/>
    <w:rsid w:val="00BA3B3B"/>
    <w:rsid w:val="00BA3EA0"/>
    <w:rsid w:val="00BA40A0"/>
    <w:rsid w:val="00BA4914"/>
    <w:rsid w:val="00BA4C34"/>
    <w:rsid w:val="00BA4FCC"/>
    <w:rsid w:val="00BA50E1"/>
    <w:rsid w:val="00BA54D9"/>
    <w:rsid w:val="00BA7448"/>
    <w:rsid w:val="00BB0115"/>
    <w:rsid w:val="00BB04E8"/>
    <w:rsid w:val="00BB369E"/>
    <w:rsid w:val="00BB52C9"/>
    <w:rsid w:val="00BB586E"/>
    <w:rsid w:val="00BB5BBA"/>
    <w:rsid w:val="00BB5F57"/>
    <w:rsid w:val="00BB752E"/>
    <w:rsid w:val="00BB761E"/>
    <w:rsid w:val="00BC0A73"/>
    <w:rsid w:val="00BC1C9D"/>
    <w:rsid w:val="00BC2024"/>
    <w:rsid w:val="00BC2562"/>
    <w:rsid w:val="00BC546A"/>
    <w:rsid w:val="00BC634C"/>
    <w:rsid w:val="00BC6B32"/>
    <w:rsid w:val="00BC6FF2"/>
    <w:rsid w:val="00BC7A6E"/>
    <w:rsid w:val="00BD04C2"/>
    <w:rsid w:val="00BD1F77"/>
    <w:rsid w:val="00BD219A"/>
    <w:rsid w:val="00BD3771"/>
    <w:rsid w:val="00BD43EE"/>
    <w:rsid w:val="00BD4828"/>
    <w:rsid w:val="00BD4A1E"/>
    <w:rsid w:val="00BD589D"/>
    <w:rsid w:val="00BD5F8D"/>
    <w:rsid w:val="00BD6039"/>
    <w:rsid w:val="00BD653D"/>
    <w:rsid w:val="00BD6B41"/>
    <w:rsid w:val="00BD6E56"/>
    <w:rsid w:val="00BE2551"/>
    <w:rsid w:val="00BE3C7F"/>
    <w:rsid w:val="00BE4457"/>
    <w:rsid w:val="00BE5716"/>
    <w:rsid w:val="00BE653C"/>
    <w:rsid w:val="00BE681A"/>
    <w:rsid w:val="00BE6B07"/>
    <w:rsid w:val="00BE7BFD"/>
    <w:rsid w:val="00BF04B8"/>
    <w:rsid w:val="00BF1666"/>
    <w:rsid w:val="00BF2010"/>
    <w:rsid w:val="00BF2727"/>
    <w:rsid w:val="00BF2819"/>
    <w:rsid w:val="00BF3CD1"/>
    <w:rsid w:val="00BF43DB"/>
    <w:rsid w:val="00BF506A"/>
    <w:rsid w:val="00BF5AD1"/>
    <w:rsid w:val="00BF5CDF"/>
    <w:rsid w:val="00BF6B6C"/>
    <w:rsid w:val="00BF6FFE"/>
    <w:rsid w:val="00BF70EF"/>
    <w:rsid w:val="00BF7B8E"/>
    <w:rsid w:val="00C00372"/>
    <w:rsid w:val="00C00474"/>
    <w:rsid w:val="00C01CA6"/>
    <w:rsid w:val="00C021AA"/>
    <w:rsid w:val="00C02B70"/>
    <w:rsid w:val="00C02D3F"/>
    <w:rsid w:val="00C0326B"/>
    <w:rsid w:val="00C0486D"/>
    <w:rsid w:val="00C048A4"/>
    <w:rsid w:val="00C0565F"/>
    <w:rsid w:val="00C06040"/>
    <w:rsid w:val="00C067B5"/>
    <w:rsid w:val="00C06A5D"/>
    <w:rsid w:val="00C070C9"/>
    <w:rsid w:val="00C0788E"/>
    <w:rsid w:val="00C10A0C"/>
    <w:rsid w:val="00C11D93"/>
    <w:rsid w:val="00C1266D"/>
    <w:rsid w:val="00C12A1B"/>
    <w:rsid w:val="00C1377C"/>
    <w:rsid w:val="00C13AAF"/>
    <w:rsid w:val="00C17CA4"/>
    <w:rsid w:val="00C20D21"/>
    <w:rsid w:val="00C20DB6"/>
    <w:rsid w:val="00C21799"/>
    <w:rsid w:val="00C220B4"/>
    <w:rsid w:val="00C2218C"/>
    <w:rsid w:val="00C22964"/>
    <w:rsid w:val="00C233FD"/>
    <w:rsid w:val="00C2360B"/>
    <w:rsid w:val="00C23FE8"/>
    <w:rsid w:val="00C24EEA"/>
    <w:rsid w:val="00C25F86"/>
    <w:rsid w:val="00C2603F"/>
    <w:rsid w:val="00C27C8B"/>
    <w:rsid w:val="00C30B5A"/>
    <w:rsid w:val="00C30F74"/>
    <w:rsid w:val="00C318A3"/>
    <w:rsid w:val="00C31B53"/>
    <w:rsid w:val="00C3303B"/>
    <w:rsid w:val="00C334DB"/>
    <w:rsid w:val="00C33713"/>
    <w:rsid w:val="00C33750"/>
    <w:rsid w:val="00C33EC3"/>
    <w:rsid w:val="00C34240"/>
    <w:rsid w:val="00C34EDF"/>
    <w:rsid w:val="00C3505C"/>
    <w:rsid w:val="00C35D22"/>
    <w:rsid w:val="00C35E30"/>
    <w:rsid w:val="00C373E2"/>
    <w:rsid w:val="00C3782C"/>
    <w:rsid w:val="00C37DE8"/>
    <w:rsid w:val="00C40D3D"/>
    <w:rsid w:val="00C42165"/>
    <w:rsid w:val="00C42649"/>
    <w:rsid w:val="00C43FAF"/>
    <w:rsid w:val="00C459A3"/>
    <w:rsid w:val="00C4653C"/>
    <w:rsid w:val="00C46D77"/>
    <w:rsid w:val="00C47078"/>
    <w:rsid w:val="00C479AB"/>
    <w:rsid w:val="00C47E72"/>
    <w:rsid w:val="00C5377E"/>
    <w:rsid w:val="00C55C25"/>
    <w:rsid w:val="00C56970"/>
    <w:rsid w:val="00C5717D"/>
    <w:rsid w:val="00C57EC2"/>
    <w:rsid w:val="00C6133D"/>
    <w:rsid w:val="00C61AA1"/>
    <w:rsid w:val="00C61F7C"/>
    <w:rsid w:val="00C623F2"/>
    <w:rsid w:val="00C63BDD"/>
    <w:rsid w:val="00C6419A"/>
    <w:rsid w:val="00C64C60"/>
    <w:rsid w:val="00C66284"/>
    <w:rsid w:val="00C700A2"/>
    <w:rsid w:val="00C707BD"/>
    <w:rsid w:val="00C70ECC"/>
    <w:rsid w:val="00C71EBA"/>
    <w:rsid w:val="00C730F4"/>
    <w:rsid w:val="00C7334F"/>
    <w:rsid w:val="00C73632"/>
    <w:rsid w:val="00C73BA7"/>
    <w:rsid w:val="00C74E77"/>
    <w:rsid w:val="00C75147"/>
    <w:rsid w:val="00C7794D"/>
    <w:rsid w:val="00C77EDD"/>
    <w:rsid w:val="00C814BD"/>
    <w:rsid w:val="00C82981"/>
    <w:rsid w:val="00C82F46"/>
    <w:rsid w:val="00C8445E"/>
    <w:rsid w:val="00C8507B"/>
    <w:rsid w:val="00C85441"/>
    <w:rsid w:val="00C858C8"/>
    <w:rsid w:val="00C8672F"/>
    <w:rsid w:val="00C903CE"/>
    <w:rsid w:val="00C9049C"/>
    <w:rsid w:val="00C9062B"/>
    <w:rsid w:val="00C91100"/>
    <w:rsid w:val="00C91CBE"/>
    <w:rsid w:val="00C9532C"/>
    <w:rsid w:val="00C95629"/>
    <w:rsid w:val="00C969E3"/>
    <w:rsid w:val="00C96B28"/>
    <w:rsid w:val="00C96BE9"/>
    <w:rsid w:val="00C97CB0"/>
    <w:rsid w:val="00CA0354"/>
    <w:rsid w:val="00CA128E"/>
    <w:rsid w:val="00CA2AEA"/>
    <w:rsid w:val="00CA30A6"/>
    <w:rsid w:val="00CA3269"/>
    <w:rsid w:val="00CA3654"/>
    <w:rsid w:val="00CA41AB"/>
    <w:rsid w:val="00CA4FE8"/>
    <w:rsid w:val="00CA5B6D"/>
    <w:rsid w:val="00CA6077"/>
    <w:rsid w:val="00CA68E0"/>
    <w:rsid w:val="00CA6975"/>
    <w:rsid w:val="00CA7892"/>
    <w:rsid w:val="00CB094A"/>
    <w:rsid w:val="00CB1661"/>
    <w:rsid w:val="00CB1F1E"/>
    <w:rsid w:val="00CB215C"/>
    <w:rsid w:val="00CB30C3"/>
    <w:rsid w:val="00CB32E0"/>
    <w:rsid w:val="00CB38FA"/>
    <w:rsid w:val="00CB3BD8"/>
    <w:rsid w:val="00CB3D7A"/>
    <w:rsid w:val="00CB4C00"/>
    <w:rsid w:val="00CB4E8F"/>
    <w:rsid w:val="00CB4E96"/>
    <w:rsid w:val="00CB5151"/>
    <w:rsid w:val="00CB5F32"/>
    <w:rsid w:val="00CB6687"/>
    <w:rsid w:val="00CB7EF2"/>
    <w:rsid w:val="00CC0773"/>
    <w:rsid w:val="00CC0A81"/>
    <w:rsid w:val="00CC0E28"/>
    <w:rsid w:val="00CC12F9"/>
    <w:rsid w:val="00CC1D30"/>
    <w:rsid w:val="00CC3839"/>
    <w:rsid w:val="00CC40F5"/>
    <w:rsid w:val="00CC5B4C"/>
    <w:rsid w:val="00CC7685"/>
    <w:rsid w:val="00CD10EA"/>
    <w:rsid w:val="00CD14C4"/>
    <w:rsid w:val="00CD1DE7"/>
    <w:rsid w:val="00CD21C3"/>
    <w:rsid w:val="00CD24F8"/>
    <w:rsid w:val="00CD2535"/>
    <w:rsid w:val="00CD359C"/>
    <w:rsid w:val="00CD410E"/>
    <w:rsid w:val="00CD4871"/>
    <w:rsid w:val="00CD54D3"/>
    <w:rsid w:val="00CD6697"/>
    <w:rsid w:val="00CD6A7E"/>
    <w:rsid w:val="00CD77EA"/>
    <w:rsid w:val="00CD7A72"/>
    <w:rsid w:val="00CD7F0F"/>
    <w:rsid w:val="00CE127F"/>
    <w:rsid w:val="00CE3355"/>
    <w:rsid w:val="00CE3CAF"/>
    <w:rsid w:val="00CE3D21"/>
    <w:rsid w:val="00CE4BF9"/>
    <w:rsid w:val="00CE6269"/>
    <w:rsid w:val="00CE62AE"/>
    <w:rsid w:val="00CE663B"/>
    <w:rsid w:val="00CE72A9"/>
    <w:rsid w:val="00CE7764"/>
    <w:rsid w:val="00CF080C"/>
    <w:rsid w:val="00CF0FEC"/>
    <w:rsid w:val="00CF27DF"/>
    <w:rsid w:val="00CF290C"/>
    <w:rsid w:val="00CF31BB"/>
    <w:rsid w:val="00CF4089"/>
    <w:rsid w:val="00CF5DAC"/>
    <w:rsid w:val="00CF609A"/>
    <w:rsid w:val="00D00B98"/>
    <w:rsid w:val="00D012F5"/>
    <w:rsid w:val="00D01D25"/>
    <w:rsid w:val="00D034B7"/>
    <w:rsid w:val="00D07025"/>
    <w:rsid w:val="00D10B56"/>
    <w:rsid w:val="00D11231"/>
    <w:rsid w:val="00D11294"/>
    <w:rsid w:val="00D11622"/>
    <w:rsid w:val="00D128F0"/>
    <w:rsid w:val="00D14561"/>
    <w:rsid w:val="00D15B64"/>
    <w:rsid w:val="00D172A5"/>
    <w:rsid w:val="00D20116"/>
    <w:rsid w:val="00D20B80"/>
    <w:rsid w:val="00D20EE3"/>
    <w:rsid w:val="00D212BF"/>
    <w:rsid w:val="00D22E49"/>
    <w:rsid w:val="00D237FD"/>
    <w:rsid w:val="00D24575"/>
    <w:rsid w:val="00D249B0"/>
    <w:rsid w:val="00D25231"/>
    <w:rsid w:val="00D26016"/>
    <w:rsid w:val="00D27042"/>
    <w:rsid w:val="00D27CC9"/>
    <w:rsid w:val="00D30F05"/>
    <w:rsid w:val="00D3135B"/>
    <w:rsid w:val="00D3286A"/>
    <w:rsid w:val="00D33339"/>
    <w:rsid w:val="00D33387"/>
    <w:rsid w:val="00D3494F"/>
    <w:rsid w:val="00D35EDC"/>
    <w:rsid w:val="00D36F4C"/>
    <w:rsid w:val="00D37795"/>
    <w:rsid w:val="00D377C2"/>
    <w:rsid w:val="00D37DA9"/>
    <w:rsid w:val="00D404C6"/>
    <w:rsid w:val="00D413D9"/>
    <w:rsid w:val="00D42EB6"/>
    <w:rsid w:val="00D440FA"/>
    <w:rsid w:val="00D4543D"/>
    <w:rsid w:val="00D4578E"/>
    <w:rsid w:val="00D45EFB"/>
    <w:rsid w:val="00D46B2C"/>
    <w:rsid w:val="00D518E8"/>
    <w:rsid w:val="00D5253A"/>
    <w:rsid w:val="00D52A8B"/>
    <w:rsid w:val="00D5397D"/>
    <w:rsid w:val="00D54263"/>
    <w:rsid w:val="00D54F2B"/>
    <w:rsid w:val="00D54FFF"/>
    <w:rsid w:val="00D5580A"/>
    <w:rsid w:val="00D57B9A"/>
    <w:rsid w:val="00D57F8B"/>
    <w:rsid w:val="00D6188C"/>
    <w:rsid w:val="00D6279F"/>
    <w:rsid w:val="00D633A2"/>
    <w:rsid w:val="00D634EC"/>
    <w:rsid w:val="00D63F1B"/>
    <w:rsid w:val="00D6560A"/>
    <w:rsid w:val="00D708B2"/>
    <w:rsid w:val="00D70AE0"/>
    <w:rsid w:val="00D70C18"/>
    <w:rsid w:val="00D72593"/>
    <w:rsid w:val="00D728E7"/>
    <w:rsid w:val="00D73CC3"/>
    <w:rsid w:val="00D75B1E"/>
    <w:rsid w:val="00D75BC2"/>
    <w:rsid w:val="00D7610B"/>
    <w:rsid w:val="00D8162F"/>
    <w:rsid w:val="00D824A8"/>
    <w:rsid w:val="00D82B97"/>
    <w:rsid w:val="00D8396C"/>
    <w:rsid w:val="00D84966"/>
    <w:rsid w:val="00D8563F"/>
    <w:rsid w:val="00D86851"/>
    <w:rsid w:val="00D87638"/>
    <w:rsid w:val="00D90AF7"/>
    <w:rsid w:val="00D90D13"/>
    <w:rsid w:val="00D90FEA"/>
    <w:rsid w:val="00D91572"/>
    <w:rsid w:val="00D91F6B"/>
    <w:rsid w:val="00D935CB"/>
    <w:rsid w:val="00D9401D"/>
    <w:rsid w:val="00D951C4"/>
    <w:rsid w:val="00D969B2"/>
    <w:rsid w:val="00D96E6D"/>
    <w:rsid w:val="00D96FDE"/>
    <w:rsid w:val="00D970B6"/>
    <w:rsid w:val="00D97798"/>
    <w:rsid w:val="00D97D35"/>
    <w:rsid w:val="00DA1E6A"/>
    <w:rsid w:val="00DA23A1"/>
    <w:rsid w:val="00DA3106"/>
    <w:rsid w:val="00DA34B5"/>
    <w:rsid w:val="00DA3971"/>
    <w:rsid w:val="00DA4840"/>
    <w:rsid w:val="00DA4BCD"/>
    <w:rsid w:val="00DA6298"/>
    <w:rsid w:val="00DA6D22"/>
    <w:rsid w:val="00DB0602"/>
    <w:rsid w:val="00DB124B"/>
    <w:rsid w:val="00DB1567"/>
    <w:rsid w:val="00DB15F0"/>
    <w:rsid w:val="00DB251D"/>
    <w:rsid w:val="00DB2564"/>
    <w:rsid w:val="00DB2A0E"/>
    <w:rsid w:val="00DB3CBF"/>
    <w:rsid w:val="00DB4A53"/>
    <w:rsid w:val="00DB5B9F"/>
    <w:rsid w:val="00DB5CC3"/>
    <w:rsid w:val="00DB6CB9"/>
    <w:rsid w:val="00DB7953"/>
    <w:rsid w:val="00DC09C0"/>
    <w:rsid w:val="00DC0F5E"/>
    <w:rsid w:val="00DC14B9"/>
    <w:rsid w:val="00DC1627"/>
    <w:rsid w:val="00DC2299"/>
    <w:rsid w:val="00DC2404"/>
    <w:rsid w:val="00DC476F"/>
    <w:rsid w:val="00DC488D"/>
    <w:rsid w:val="00DC48CF"/>
    <w:rsid w:val="00DC5061"/>
    <w:rsid w:val="00DC7063"/>
    <w:rsid w:val="00DD02E6"/>
    <w:rsid w:val="00DD09F5"/>
    <w:rsid w:val="00DD0FF6"/>
    <w:rsid w:val="00DD1AEF"/>
    <w:rsid w:val="00DD1B17"/>
    <w:rsid w:val="00DD2A89"/>
    <w:rsid w:val="00DD5563"/>
    <w:rsid w:val="00DD66FD"/>
    <w:rsid w:val="00DD6DD5"/>
    <w:rsid w:val="00DD7AA6"/>
    <w:rsid w:val="00DD7BE8"/>
    <w:rsid w:val="00DE0144"/>
    <w:rsid w:val="00DE0462"/>
    <w:rsid w:val="00DE13A5"/>
    <w:rsid w:val="00DE1793"/>
    <w:rsid w:val="00DE1F52"/>
    <w:rsid w:val="00DE30CB"/>
    <w:rsid w:val="00DE408A"/>
    <w:rsid w:val="00DE4B08"/>
    <w:rsid w:val="00DE6344"/>
    <w:rsid w:val="00DF0259"/>
    <w:rsid w:val="00DF06F3"/>
    <w:rsid w:val="00DF0BFF"/>
    <w:rsid w:val="00DF114B"/>
    <w:rsid w:val="00DF1BCC"/>
    <w:rsid w:val="00DF43EE"/>
    <w:rsid w:val="00DF711E"/>
    <w:rsid w:val="00DF767A"/>
    <w:rsid w:val="00E007E2"/>
    <w:rsid w:val="00E00CAD"/>
    <w:rsid w:val="00E01C54"/>
    <w:rsid w:val="00E02AC5"/>
    <w:rsid w:val="00E02BEB"/>
    <w:rsid w:val="00E04D8C"/>
    <w:rsid w:val="00E05A81"/>
    <w:rsid w:val="00E06961"/>
    <w:rsid w:val="00E06B9B"/>
    <w:rsid w:val="00E06D29"/>
    <w:rsid w:val="00E070DB"/>
    <w:rsid w:val="00E11548"/>
    <w:rsid w:val="00E1304F"/>
    <w:rsid w:val="00E1359A"/>
    <w:rsid w:val="00E17A0F"/>
    <w:rsid w:val="00E20ABA"/>
    <w:rsid w:val="00E21CE4"/>
    <w:rsid w:val="00E21F6A"/>
    <w:rsid w:val="00E224CC"/>
    <w:rsid w:val="00E2251D"/>
    <w:rsid w:val="00E2297F"/>
    <w:rsid w:val="00E254C1"/>
    <w:rsid w:val="00E274EB"/>
    <w:rsid w:val="00E30F6D"/>
    <w:rsid w:val="00E3118B"/>
    <w:rsid w:val="00E320B8"/>
    <w:rsid w:val="00E32893"/>
    <w:rsid w:val="00E32DB2"/>
    <w:rsid w:val="00E33CF9"/>
    <w:rsid w:val="00E33D56"/>
    <w:rsid w:val="00E34FC1"/>
    <w:rsid w:val="00E350EC"/>
    <w:rsid w:val="00E37882"/>
    <w:rsid w:val="00E40EE0"/>
    <w:rsid w:val="00E41B65"/>
    <w:rsid w:val="00E4291B"/>
    <w:rsid w:val="00E431FA"/>
    <w:rsid w:val="00E43F40"/>
    <w:rsid w:val="00E44B0F"/>
    <w:rsid w:val="00E4508B"/>
    <w:rsid w:val="00E46563"/>
    <w:rsid w:val="00E46C84"/>
    <w:rsid w:val="00E46CB3"/>
    <w:rsid w:val="00E479C5"/>
    <w:rsid w:val="00E50783"/>
    <w:rsid w:val="00E512E8"/>
    <w:rsid w:val="00E51F91"/>
    <w:rsid w:val="00E5271E"/>
    <w:rsid w:val="00E53F66"/>
    <w:rsid w:val="00E543E2"/>
    <w:rsid w:val="00E54724"/>
    <w:rsid w:val="00E55220"/>
    <w:rsid w:val="00E56428"/>
    <w:rsid w:val="00E610A5"/>
    <w:rsid w:val="00E613B3"/>
    <w:rsid w:val="00E614CD"/>
    <w:rsid w:val="00E61CB4"/>
    <w:rsid w:val="00E624F8"/>
    <w:rsid w:val="00E62627"/>
    <w:rsid w:val="00E6393B"/>
    <w:rsid w:val="00E64CF0"/>
    <w:rsid w:val="00E650A6"/>
    <w:rsid w:val="00E6537A"/>
    <w:rsid w:val="00E65A34"/>
    <w:rsid w:val="00E65FB6"/>
    <w:rsid w:val="00E660D2"/>
    <w:rsid w:val="00E6686D"/>
    <w:rsid w:val="00E66894"/>
    <w:rsid w:val="00E67AFC"/>
    <w:rsid w:val="00E67EF9"/>
    <w:rsid w:val="00E7049F"/>
    <w:rsid w:val="00E70606"/>
    <w:rsid w:val="00E706EA"/>
    <w:rsid w:val="00E70B86"/>
    <w:rsid w:val="00E70C3C"/>
    <w:rsid w:val="00E71DBF"/>
    <w:rsid w:val="00E721B9"/>
    <w:rsid w:val="00E7227A"/>
    <w:rsid w:val="00E726ED"/>
    <w:rsid w:val="00E72714"/>
    <w:rsid w:val="00E72872"/>
    <w:rsid w:val="00E72878"/>
    <w:rsid w:val="00E72B18"/>
    <w:rsid w:val="00E73414"/>
    <w:rsid w:val="00E73FF3"/>
    <w:rsid w:val="00E75033"/>
    <w:rsid w:val="00E761B6"/>
    <w:rsid w:val="00E76428"/>
    <w:rsid w:val="00E77497"/>
    <w:rsid w:val="00E80769"/>
    <w:rsid w:val="00E80AA3"/>
    <w:rsid w:val="00E81125"/>
    <w:rsid w:val="00E81152"/>
    <w:rsid w:val="00E821AC"/>
    <w:rsid w:val="00E82328"/>
    <w:rsid w:val="00E83F05"/>
    <w:rsid w:val="00E8584E"/>
    <w:rsid w:val="00E85BAD"/>
    <w:rsid w:val="00E85D87"/>
    <w:rsid w:val="00E86BA5"/>
    <w:rsid w:val="00E906C4"/>
    <w:rsid w:val="00E91EEE"/>
    <w:rsid w:val="00E926E2"/>
    <w:rsid w:val="00E94AC6"/>
    <w:rsid w:val="00E95C83"/>
    <w:rsid w:val="00E96A32"/>
    <w:rsid w:val="00EA0311"/>
    <w:rsid w:val="00EA083D"/>
    <w:rsid w:val="00EA0A8D"/>
    <w:rsid w:val="00EA0EA1"/>
    <w:rsid w:val="00EA1167"/>
    <w:rsid w:val="00EA11C5"/>
    <w:rsid w:val="00EA1B0A"/>
    <w:rsid w:val="00EA1B5F"/>
    <w:rsid w:val="00EA2719"/>
    <w:rsid w:val="00EA2ECD"/>
    <w:rsid w:val="00EA310A"/>
    <w:rsid w:val="00EA312C"/>
    <w:rsid w:val="00EA34EA"/>
    <w:rsid w:val="00EA4F82"/>
    <w:rsid w:val="00EA5E1B"/>
    <w:rsid w:val="00EA6801"/>
    <w:rsid w:val="00EA71C5"/>
    <w:rsid w:val="00EB0764"/>
    <w:rsid w:val="00EB07D2"/>
    <w:rsid w:val="00EB0AF3"/>
    <w:rsid w:val="00EB0D59"/>
    <w:rsid w:val="00EB11F8"/>
    <w:rsid w:val="00EB121A"/>
    <w:rsid w:val="00EB1C92"/>
    <w:rsid w:val="00EB1E7F"/>
    <w:rsid w:val="00EB2682"/>
    <w:rsid w:val="00EB368B"/>
    <w:rsid w:val="00EB385B"/>
    <w:rsid w:val="00EB3D3D"/>
    <w:rsid w:val="00EB4245"/>
    <w:rsid w:val="00EB6200"/>
    <w:rsid w:val="00EB71B6"/>
    <w:rsid w:val="00EB744A"/>
    <w:rsid w:val="00EB7776"/>
    <w:rsid w:val="00EC0EFF"/>
    <w:rsid w:val="00EC0F18"/>
    <w:rsid w:val="00EC28CC"/>
    <w:rsid w:val="00EC78F6"/>
    <w:rsid w:val="00EC7D62"/>
    <w:rsid w:val="00ED23EC"/>
    <w:rsid w:val="00ED240D"/>
    <w:rsid w:val="00ED2CB1"/>
    <w:rsid w:val="00ED342F"/>
    <w:rsid w:val="00ED4748"/>
    <w:rsid w:val="00ED5A7F"/>
    <w:rsid w:val="00ED63AB"/>
    <w:rsid w:val="00ED69CC"/>
    <w:rsid w:val="00EE1160"/>
    <w:rsid w:val="00EE1F3C"/>
    <w:rsid w:val="00EE2761"/>
    <w:rsid w:val="00EE34CE"/>
    <w:rsid w:val="00EE35BA"/>
    <w:rsid w:val="00EE36C4"/>
    <w:rsid w:val="00EE5B27"/>
    <w:rsid w:val="00EE6CB2"/>
    <w:rsid w:val="00EE6FF8"/>
    <w:rsid w:val="00EE7A13"/>
    <w:rsid w:val="00EF09FB"/>
    <w:rsid w:val="00EF1FE0"/>
    <w:rsid w:val="00EF206A"/>
    <w:rsid w:val="00EF2233"/>
    <w:rsid w:val="00EF2D49"/>
    <w:rsid w:val="00EF30EA"/>
    <w:rsid w:val="00EF4A39"/>
    <w:rsid w:val="00EF4C19"/>
    <w:rsid w:val="00F00556"/>
    <w:rsid w:val="00F007E3"/>
    <w:rsid w:val="00F00D7C"/>
    <w:rsid w:val="00F012F7"/>
    <w:rsid w:val="00F0398D"/>
    <w:rsid w:val="00F0412C"/>
    <w:rsid w:val="00F04509"/>
    <w:rsid w:val="00F04E83"/>
    <w:rsid w:val="00F07316"/>
    <w:rsid w:val="00F07521"/>
    <w:rsid w:val="00F07F43"/>
    <w:rsid w:val="00F106B4"/>
    <w:rsid w:val="00F10D67"/>
    <w:rsid w:val="00F1230C"/>
    <w:rsid w:val="00F12460"/>
    <w:rsid w:val="00F12BFD"/>
    <w:rsid w:val="00F14459"/>
    <w:rsid w:val="00F144A1"/>
    <w:rsid w:val="00F14B7C"/>
    <w:rsid w:val="00F16D7F"/>
    <w:rsid w:val="00F16EA2"/>
    <w:rsid w:val="00F170FE"/>
    <w:rsid w:val="00F1783C"/>
    <w:rsid w:val="00F17B4B"/>
    <w:rsid w:val="00F204E5"/>
    <w:rsid w:val="00F20AF9"/>
    <w:rsid w:val="00F20E26"/>
    <w:rsid w:val="00F21891"/>
    <w:rsid w:val="00F226EA"/>
    <w:rsid w:val="00F22CBA"/>
    <w:rsid w:val="00F23FA0"/>
    <w:rsid w:val="00F24C4D"/>
    <w:rsid w:val="00F25C9A"/>
    <w:rsid w:val="00F25E1C"/>
    <w:rsid w:val="00F30646"/>
    <w:rsid w:val="00F306A4"/>
    <w:rsid w:val="00F30E98"/>
    <w:rsid w:val="00F33B1A"/>
    <w:rsid w:val="00F34354"/>
    <w:rsid w:val="00F34AF3"/>
    <w:rsid w:val="00F36DA9"/>
    <w:rsid w:val="00F37DF5"/>
    <w:rsid w:val="00F40394"/>
    <w:rsid w:val="00F411F6"/>
    <w:rsid w:val="00F4124C"/>
    <w:rsid w:val="00F41678"/>
    <w:rsid w:val="00F43E9C"/>
    <w:rsid w:val="00F44A1F"/>
    <w:rsid w:val="00F459F0"/>
    <w:rsid w:val="00F460AA"/>
    <w:rsid w:val="00F461C2"/>
    <w:rsid w:val="00F46CA1"/>
    <w:rsid w:val="00F477D2"/>
    <w:rsid w:val="00F500E1"/>
    <w:rsid w:val="00F5066A"/>
    <w:rsid w:val="00F52244"/>
    <w:rsid w:val="00F52DA8"/>
    <w:rsid w:val="00F5321D"/>
    <w:rsid w:val="00F55BFC"/>
    <w:rsid w:val="00F56AD5"/>
    <w:rsid w:val="00F56D12"/>
    <w:rsid w:val="00F62C9B"/>
    <w:rsid w:val="00F63F0D"/>
    <w:rsid w:val="00F64ED7"/>
    <w:rsid w:val="00F671C5"/>
    <w:rsid w:val="00F678F3"/>
    <w:rsid w:val="00F67909"/>
    <w:rsid w:val="00F67D68"/>
    <w:rsid w:val="00F710D2"/>
    <w:rsid w:val="00F71D44"/>
    <w:rsid w:val="00F726FB"/>
    <w:rsid w:val="00F73D3C"/>
    <w:rsid w:val="00F75C52"/>
    <w:rsid w:val="00F75D28"/>
    <w:rsid w:val="00F769C4"/>
    <w:rsid w:val="00F76D7F"/>
    <w:rsid w:val="00F77265"/>
    <w:rsid w:val="00F77917"/>
    <w:rsid w:val="00F77938"/>
    <w:rsid w:val="00F8162A"/>
    <w:rsid w:val="00F84DC3"/>
    <w:rsid w:val="00F87676"/>
    <w:rsid w:val="00F929C4"/>
    <w:rsid w:val="00F937DA"/>
    <w:rsid w:val="00F94059"/>
    <w:rsid w:val="00F94F77"/>
    <w:rsid w:val="00FA0122"/>
    <w:rsid w:val="00FA1898"/>
    <w:rsid w:val="00FA200F"/>
    <w:rsid w:val="00FA26E6"/>
    <w:rsid w:val="00FA2A04"/>
    <w:rsid w:val="00FA2F8B"/>
    <w:rsid w:val="00FA3203"/>
    <w:rsid w:val="00FA34E7"/>
    <w:rsid w:val="00FA39D0"/>
    <w:rsid w:val="00FA3FCC"/>
    <w:rsid w:val="00FA44BA"/>
    <w:rsid w:val="00FA52F8"/>
    <w:rsid w:val="00FA657F"/>
    <w:rsid w:val="00FA6597"/>
    <w:rsid w:val="00FA76AD"/>
    <w:rsid w:val="00FA7F7F"/>
    <w:rsid w:val="00FA7F97"/>
    <w:rsid w:val="00FB01DF"/>
    <w:rsid w:val="00FB0D52"/>
    <w:rsid w:val="00FB2277"/>
    <w:rsid w:val="00FB33C0"/>
    <w:rsid w:val="00FB3C86"/>
    <w:rsid w:val="00FB6304"/>
    <w:rsid w:val="00FB6E5E"/>
    <w:rsid w:val="00FB7F29"/>
    <w:rsid w:val="00FC0437"/>
    <w:rsid w:val="00FC1A2F"/>
    <w:rsid w:val="00FC1AB5"/>
    <w:rsid w:val="00FC399E"/>
    <w:rsid w:val="00FC4479"/>
    <w:rsid w:val="00FC5053"/>
    <w:rsid w:val="00FC55A8"/>
    <w:rsid w:val="00FC56FA"/>
    <w:rsid w:val="00FC6066"/>
    <w:rsid w:val="00FC7536"/>
    <w:rsid w:val="00FD005B"/>
    <w:rsid w:val="00FD0931"/>
    <w:rsid w:val="00FD13C0"/>
    <w:rsid w:val="00FD2CF3"/>
    <w:rsid w:val="00FD3A6E"/>
    <w:rsid w:val="00FD4CD5"/>
    <w:rsid w:val="00FD645E"/>
    <w:rsid w:val="00FD6556"/>
    <w:rsid w:val="00FD65DE"/>
    <w:rsid w:val="00FD6636"/>
    <w:rsid w:val="00FD73A2"/>
    <w:rsid w:val="00FE0D6D"/>
    <w:rsid w:val="00FE1300"/>
    <w:rsid w:val="00FE23BC"/>
    <w:rsid w:val="00FE434F"/>
    <w:rsid w:val="00FE4F42"/>
    <w:rsid w:val="00FE56FF"/>
    <w:rsid w:val="00FE5E17"/>
    <w:rsid w:val="00FE5F37"/>
    <w:rsid w:val="00FE6502"/>
    <w:rsid w:val="00FE73F6"/>
    <w:rsid w:val="00FF0EC2"/>
    <w:rsid w:val="00FF0EDA"/>
    <w:rsid w:val="00FF1DF7"/>
    <w:rsid w:val="00FF2C02"/>
    <w:rsid w:val="00FF36B2"/>
    <w:rsid w:val="00FF36BB"/>
    <w:rsid w:val="00FF3D07"/>
    <w:rsid w:val="00FF4BEE"/>
    <w:rsid w:val="00FF64BE"/>
    <w:rsid w:val="00FF7312"/>
    <w:rsid w:val="00FF79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v:textbox inset="5.85pt,.7pt,5.85pt,.7pt"/>
    </o:shapedefaults>
    <o:shapelayout v:ext="edit">
      <o:idmap v:ext="edit" data="1"/>
    </o:shapelayout>
  </w:shapeDefaults>
  <w:decimalSymbol w:val="."/>
  <w:listSeparator w:val=","/>
  <w14:docId w14:val="2E6E1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List Bullet" w:uiPriority="99"/>
    <w:lsdException w:name="Title" w:qFormat="1"/>
    <w:lsdException w:name="Subtitle" w:qFormat="1"/>
    <w:lsdException w:name="Hyperlink" w:uiPriority="99"/>
    <w:lsdException w:name="Strong" w:uiPriority="22" w:qFormat="1"/>
    <w:lsdException w:name="Emphasis" w:qFormat="1"/>
    <w:lsdException w:name="Document Map" w:uiPriority="99"/>
    <w:lsdException w:name="Plain Text" w:uiPriority="99"/>
    <w:lsdException w:name="HTML Code" w:uiPriority="99"/>
    <w:lsdException w:name="HTML Preformatted" w:uiPriority="99"/>
    <w:lsdException w:name="annotation subject" w:uiPriority="99"/>
    <w:lsdException w:name="No List" w:uiPriority="99"/>
    <w:lsdException w:name="Balloon Tex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9">
    <w:name w:val="Normal"/>
    <w:qFormat/>
    <w:rsid w:val="004A1109"/>
    <w:pPr>
      <w:spacing w:after="240" w:line="230" w:lineRule="atLeast"/>
      <w:jc w:val="both"/>
    </w:pPr>
    <w:rPr>
      <w:rFonts w:ascii="Arial" w:hAnsi="Arial"/>
      <w:lang w:val="en-GB"/>
    </w:rPr>
  </w:style>
  <w:style w:type="paragraph" w:styleId="1">
    <w:name w:val="heading 1"/>
    <w:basedOn w:val="a9"/>
    <w:next w:val="a9"/>
    <w:link w:val="10"/>
    <w:qFormat/>
    <w:pPr>
      <w:keepNext/>
      <w:numPr>
        <w:numId w:val="1"/>
      </w:numPr>
      <w:tabs>
        <w:tab w:val="clear" w:pos="432"/>
        <w:tab w:val="left" w:pos="400"/>
        <w:tab w:val="left" w:pos="560"/>
      </w:tabs>
      <w:suppressAutoHyphens/>
      <w:spacing w:before="270" w:line="270" w:lineRule="exact"/>
      <w:ind w:left="0" w:firstLine="0"/>
      <w:jc w:val="left"/>
      <w:outlineLvl w:val="0"/>
    </w:pPr>
    <w:rPr>
      <w:b/>
      <w:sz w:val="24"/>
    </w:rPr>
  </w:style>
  <w:style w:type="paragraph" w:styleId="20">
    <w:name w:val="heading 2"/>
    <w:basedOn w:val="1"/>
    <w:next w:val="a9"/>
    <w:link w:val="23"/>
    <w:qFormat/>
    <w:pPr>
      <w:numPr>
        <w:ilvl w:val="1"/>
        <w:numId w:val="2"/>
      </w:numPr>
      <w:tabs>
        <w:tab w:val="clear" w:pos="400"/>
        <w:tab w:val="clear" w:pos="560"/>
        <w:tab w:val="left" w:pos="540"/>
        <w:tab w:val="left" w:pos="700"/>
      </w:tabs>
      <w:spacing w:before="60" w:line="250" w:lineRule="exact"/>
      <w:outlineLvl w:val="1"/>
    </w:pPr>
    <w:rPr>
      <w:sz w:val="22"/>
    </w:rPr>
  </w:style>
  <w:style w:type="paragraph" w:styleId="30">
    <w:name w:val="heading 3"/>
    <w:basedOn w:val="1"/>
    <w:next w:val="a9"/>
    <w:link w:val="33"/>
    <w:qFormat/>
    <w:pPr>
      <w:numPr>
        <w:ilvl w:val="2"/>
        <w:numId w:val="3"/>
      </w:numPr>
      <w:tabs>
        <w:tab w:val="clear" w:pos="400"/>
        <w:tab w:val="clear" w:pos="560"/>
        <w:tab w:val="clear" w:pos="720"/>
        <w:tab w:val="left" w:pos="660"/>
        <w:tab w:val="left" w:pos="880"/>
      </w:tabs>
      <w:spacing w:before="60" w:line="230" w:lineRule="exact"/>
      <w:outlineLvl w:val="2"/>
    </w:pPr>
    <w:rPr>
      <w:sz w:val="20"/>
    </w:rPr>
  </w:style>
  <w:style w:type="paragraph" w:styleId="40">
    <w:name w:val="heading 4"/>
    <w:basedOn w:val="30"/>
    <w:next w:val="a9"/>
    <w:link w:val="43"/>
    <w:qFormat/>
    <w:pPr>
      <w:numPr>
        <w:ilvl w:val="3"/>
        <w:numId w:val="4"/>
      </w:numPr>
      <w:tabs>
        <w:tab w:val="clear" w:pos="660"/>
        <w:tab w:val="clear" w:pos="880"/>
        <w:tab w:val="left" w:pos="940"/>
        <w:tab w:val="left" w:pos="1140"/>
        <w:tab w:val="left" w:pos="1360"/>
      </w:tabs>
      <w:outlineLvl w:val="3"/>
    </w:pPr>
  </w:style>
  <w:style w:type="paragraph" w:styleId="51">
    <w:name w:val="heading 5"/>
    <w:basedOn w:val="40"/>
    <w:next w:val="a9"/>
    <w:link w:val="52"/>
    <w:qFormat/>
    <w:pPr>
      <w:numPr>
        <w:ilvl w:val="4"/>
        <w:numId w:val="5"/>
      </w:numPr>
      <w:tabs>
        <w:tab w:val="clear" w:pos="940"/>
        <w:tab w:val="clear" w:pos="1140"/>
        <w:tab w:val="clear" w:pos="1360"/>
      </w:tabs>
      <w:outlineLvl w:val="4"/>
    </w:pPr>
  </w:style>
  <w:style w:type="paragraph" w:styleId="6">
    <w:name w:val="heading 6"/>
    <w:aliases w:val="do not use!"/>
    <w:basedOn w:val="51"/>
    <w:next w:val="a9"/>
    <w:link w:val="60"/>
    <w:qFormat/>
    <w:pPr>
      <w:numPr>
        <w:ilvl w:val="5"/>
        <w:numId w:val="6"/>
      </w:numPr>
      <w:outlineLvl w:val="5"/>
    </w:pPr>
  </w:style>
  <w:style w:type="paragraph" w:styleId="7">
    <w:name w:val="heading 7"/>
    <w:aliases w:val="do not use!!"/>
    <w:basedOn w:val="6"/>
    <w:next w:val="a9"/>
    <w:qFormat/>
    <w:pPr>
      <w:numPr>
        <w:ilvl w:val="6"/>
        <w:numId w:val="13"/>
      </w:numPr>
      <w:outlineLvl w:val="6"/>
    </w:pPr>
  </w:style>
  <w:style w:type="paragraph" w:styleId="8">
    <w:name w:val="heading 8"/>
    <w:aliases w:val="do not use!!!"/>
    <w:basedOn w:val="6"/>
    <w:next w:val="a9"/>
    <w:qFormat/>
    <w:pPr>
      <w:numPr>
        <w:ilvl w:val="7"/>
        <w:numId w:val="13"/>
      </w:numPr>
      <w:outlineLvl w:val="7"/>
    </w:pPr>
  </w:style>
  <w:style w:type="paragraph" w:styleId="9">
    <w:name w:val="heading 9"/>
    <w:aliases w:val="do not use!!!!"/>
    <w:basedOn w:val="6"/>
    <w:next w:val="a9"/>
    <w:link w:val="90"/>
    <w:qFormat/>
    <w:pPr>
      <w:numPr>
        <w:ilvl w:val="8"/>
        <w:numId w:val="13"/>
      </w:numPr>
      <w:outlineLvl w:val="8"/>
    </w:pPr>
  </w:style>
  <w:style w:type="character" w:default="1" w:styleId="aa">
    <w:name w:val="Default Paragraph Font"/>
    <w:uiPriority w:val="1"/>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paragraph" w:customStyle="1" w:styleId="a2">
    <w:name w:val="a2"/>
    <w:basedOn w:val="20"/>
    <w:next w:val="a9"/>
    <w:pPr>
      <w:numPr>
        <w:numId w:val="19"/>
      </w:numPr>
      <w:tabs>
        <w:tab w:val="clear" w:pos="540"/>
        <w:tab w:val="clear" w:pos="700"/>
        <w:tab w:val="left" w:pos="500"/>
        <w:tab w:val="left" w:pos="720"/>
      </w:tabs>
      <w:spacing w:before="270" w:line="270" w:lineRule="exact"/>
    </w:pPr>
    <w:rPr>
      <w:sz w:val="24"/>
    </w:rPr>
  </w:style>
  <w:style w:type="paragraph" w:customStyle="1" w:styleId="a3">
    <w:name w:val="a3"/>
    <w:basedOn w:val="30"/>
    <w:next w:val="a9"/>
    <w:pPr>
      <w:numPr>
        <w:numId w:val="19"/>
      </w:numPr>
      <w:tabs>
        <w:tab w:val="clear" w:pos="660"/>
        <w:tab w:val="left" w:pos="640"/>
      </w:tabs>
      <w:spacing w:line="250" w:lineRule="exact"/>
    </w:pPr>
    <w:rPr>
      <w:sz w:val="22"/>
    </w:rPr>
  </w:style>
  <w:style w:type="paragraph" w:customStyle="1" w:styleId="a4">
    <w:name w:val="a4"/>
    <w:basedOn w:val="40"/>
    <w:next w:val="a9"/>
    <w:pPr>
      <w:numPr>
        <w:numId w:val="19"/>
      </w:numPr>
      <w:tabs>
        <w:tab w:val="clear" w:pos="940"/>
        <w:tab w:val="clear" w:pos="1140"/>
        <w:tab w:val="clear" w:pos="1360"/>
        <w:tab w:val="left" w:pos="880"/>
      </w:tabs>
    </w:pPr>
  </w:style>
  <w:style w:type="paragraph" w:customStyle="1" w:styleId="a5">
    <w:name w:val="a5"/>
    <w:basedOn w:val="51"/>
    <w:next w:val="a9"/>
    <w:pPr>
      <w:numPr>
        <w:numId w:val="19"/>
      </w:numPr>
      <w:tabs>
        <w:tab w:val="left" w:pos="1140"/>
        <w:tab w:val="left" w:pos="1360"/>
      </w:tabs>
    </w:pPr>
  </w:style>
  <w:style w:type="paragraph" w:customStyle="1" w:styleId="a6">
    <w:name w:val="a6"/>
    <w:basedOn w:val="6"/>
    <w:next w:val="a9"/>
    <w:pPr>
      <w:numPr>
        <w:numId w:val="19"/>
      </w:numPr>
      <w:tabs>
        <w:tab w:val="left" w:pos="1140"/>
        <w:tab w:val="left" w:pos="1360"/>
      </w:tabs>
    </w:pPr>
  </w:style>
  <w:style w:type="paragraph" w:customStyle="1" w:styleId="ANNEX">
    <w:name w:val="ANNEX"/>
    <w:basedOn w:val="a9"/>
    <w:next w:val="a9"/>
    <w:pPr>
      <w:keepNext/>
      <w:pageBreakBefore/>
      <w:numPr>
        <w:numId w:val="19"/>
      </w:numPr>
      <w:spacing w:after="760" w:line="310" w:lineRule="exact"/>
      <w:jc w:val="center"/>
      <w:outlineLvl w:val="0"/>
    </w:pPr>
    <w:rPr>
      <w:b/>
      <w:sz w:val="28"/>
    </w:rPr>
  </w:style>
  <w:style w:type="paragraph" w:customStyle="1" w:styleId="ANNEXN">
    <w:name w:val="ANNEXN"/>
    <w:basedOn w:val="ANNEX"/>
    <w:next w:val="a9"/>
    <w:pPr>
      <w:numPr>
        <w:numId w:val="21"/>
      </w:numPr>
    </w:pPr>
  </w:style>
  <w:style w:type="paragraph" w:customStyle="1" w:styleId="ANNEXZ">
    <w:name w:val="ANNEXZ"/>
    <w:basedOn w:val="ANNEX"/>
    <w:next w:val="a9"/>
    <w:pPr>
      <w:numPr>
        <w:numId w:val="20"/>
      </w:numPr>
    </w:pPr>
  </w:style>
  <w:style w:type="paragraph" w:customStyle="1" w:styleId="Bibliography1">
    <w:name w:val="Bibliography1"/>
    <w:basedOn w:val="a9"/>
    <w:pPr>
      <w:numPr>
        <w:numId w:val="7"/>
      </w:numPr>
      <w:tabs>
        <w:tab w:val="clear" w:pos="360"/>
        <w:tab w:val="left" w:pos="660"/>
      </w:tabs>
      <w:ind w:left="660" w:hanging="660"/>
    </w:pPr>
  </w:style>
  <w:style w:type="paragraph" w:styleId="ad">
    <w:name w:val="Block Text"/>
    <w:basedOn w:val="a9"/>
    <w:pPr>
      <w:spacing w:after="120"/>
      <w:ind w:left="1440" w:right="1440"/>
    </w:pPr>
  </w:style>
  <w:style w:type="paragraph" w:styleId="ae">
    <w:name w:val="Body Text"/>
    <w:basedOn w:val="a9"/>
    <w:pPr>
      <w:spacing w:before="60" w:after="60" w:line="210" w:lineRule="atLeast"/>
    </w:pPr>
    <w:rPr>
      <w:sz w:val="18"/>
    </w:rPr>
  </w:style>
  <w:style w:type="paragraph" w:styleId="24">
    <w:name w:val="Body Text 2"/>
    <w:basedOn w:val="a9"/>
    <w:link w:val="25"/>
    <w:pPr>
      <w:spacing w:before="60" w:after="60" w:line="190" w:lineRule="atLeast"/>
    </w:pPr>
    <w:rPr>
      <w:sz w:val="16"/>
    </w:rPr>
  </w:style>
  <w:style w:type="paragraph" w:styleId="34">
    <w:name w:val="Body Text 3"/>
    <w:basedOn w:val="a9"/>
    <w:link w:val="35"/>
    <w:pPr>
      <w:spacing w:before="60" w:after="60" w:line="170" w:lineRule="atLeast"/>
    </w:pPr>
    <w:rPr>
      <w:sz w:val="14"/>
    </w:rPr>
  </w:style>
  <w:style w:type="paragraph" w:styleId="af">
    <w:name w:val="Body Text First Indent"/>
    <w:basedOn w:val="ae"/>
    <w:pPr>
      <w:spacing w:before="0" w:after="120"/>
      <w:ind w:firstLine="210"/>
    </w:pPr>
  </w:style>
  <w:style w:type="paragraph" w:styleId="af0">
    <w:name w:val="Body Text Indent"/>
    <w:basedOn w:val="a9"/>
    <w:link w:val="af1"/>
    <w:pPr>
      <w:spacing w:after="120"/>
      <w:ind w:left="283"/>
    </w:pPr>
  </w:style>
  <w:style w:type="paragraph" w:styleId="26">
    <w:name w:val="Body Text First Indent 2"/>
    <w:basedOn w:val="a9"/>
    <w:pPr>
      <w:ind w:firstLine="210"/>
    </w:pPr>
  </w:style>
  <w:style w:type="paragraph" w:styleId="27">
    <w:name w:val="Body Text Indent 2"/>
    <w:basedOn w:val="a9"/>
    <w:link w:val="28"/>
    <w:pPr>
      <w:spacing w:after="120" w:line="480" w:lineRule="auto"/>
      <w:ind w:left="283"/>
    </w:pPr>
  </w:style>
  <w:style w:type="paragraph" w:styleId="36">
    <w:name w:val="Body Text Indent 3"/>
    <w:basedOn w:val="a9"/>
    <w:link w:val="37"/>
    <w:pPr>
      <w:spacing w:after="120"/>
      <w:ind w:left="283"/>
    </w:pPr>
    <w:rPr>
      <w:sz w:val="16"/>
    </w:rPr>
  </w:style>
  <w:style w:type="paragraph" w:styleId="af2">
    <w:name w:val="Closing"/>
    <w:basedOn w:val="a9"/>
    <w:pPr>
      <w:ind w:left="4252"/>
    </w:pPr>
  </w:style>
  <w:style w:type="character" w:styleId="af3">
    <w:name w:val="annotation reference"/>
    <w:uiPriority w:val="99"/>
    <w:semiHidden/>
    <w:rPr>
      <w:noProof w:val="0"/>
      <w:sz w:val="16"/>
      <w:lang w:val="fr-FR"/>
    </w:rPr>
  </w:style>
  <w:style w:type="paragraph" w:styleId="af4">
    <w:name w:val="annotation text"/>
    <w:basedOn w:val="a9"/>
    <w:link w:val="af5"/>
    <w:uiPriority w:val="99"/>
    <w:semiHidden/>
  </w:style>
  <w:style w:type="paragraph" w:styleId="af6">
    <w:name w:val="Date"/>
    <w:basedOn w:val="a9"/>
    <w:next w:val="a9"/>
  </w:style>
  <w:style w:type="paragraph" w:customStyle="1" w:styleId="Definition">
    <w:name w:val="Definition"/>
    <w:basedOn w:val="a9"/>
    <w:next w:val="a9"/>
  </w:style>
  <w:style w:type="character" w:customStyle="1" w:styleId="Defterms">
    <w:name w:val="Defterms"/>
    <w:rPr>
      <w:noProof w:val="0"/>
      <w:color w:val="auto"/>
      <w:lang w:val="fr-FR"/>
    </w:rPr>
  </w:style>
  <w:style w:type="paragraph" w:customStyle="1" w:styleId="dl">
    <w:name w:val="dl"/>
    <w:basedOn w:val="a9"/>
    <w:pPr>
      <w:ind w:left="800" w:hanging="400"/>
    </w:pPr>
  </w:style>
  <w:style w:type="paragraph" w:styleId="af7">
    <w:name w:val="Document Map"/>
    <w:basedOn w:val="a9"/>
    <w:link w:val="af8"/>
    <w:uiPriority w:val="99"/>
    <w:semiHidden/>
    <w:pPr>
      <w:shd w:val="clear" w:color="auto" w:fill="000080"/>
    </w:pPr>
    <w:rPr>
      <w:rFonts w:ascii="Tahoma" w:hAnsi="Tahoma"/>
    </w:rPr>
  </w:style>
  <w:style w:type="character" w:styleId="af9">
    <w:name w:val="Emphasis"/>
    <w:qFormat/>
    <w:rPr>
      <w:i/>
      <w:noProof w:val="0"/>
      <w:lang w:val="fr-FR"/>
    </w:rPr>
  </w:style>
  <w:style w:type="character" w:styleId="afa">
    <w:name w:val="endnote reference"/>
    <w:semiHidden/>
    <w:rPr>
      <w:noProof w:val="0"/>
      <w:vertAlign w:val="superscript"/>
      <w:lang w:val="fr-FR"/>
    </w:rPr>
  </w:style>
  <w:style w:type="paragraph" w:styleId="afb">
    <w:name w:val="endnote text"/>
    <w:basedOn w:val="a9"/>
    <w:semiHidden/>
  </w:style>
  <w:style w:type="paragraph" w:styleId="afc">
    <w:name w:val="envelope address"/>
    <w:basedOn w:val="a9"/>
    <w:pPr>
      <w:framePr w:w="7938" w:h="1985" w:hRule="exact" w:hSpace="141" w:wrap="auto" w:hAnchor="page" w:xAlign="center" w:yAlign="bottom"/>
      <w:ind w:left="2835"/>
    </w:pPr>
    <w:rPr>
      <w:sz w:val="24"/>
    </w:rPr>
  </w:style>
  <w:style w:type="paragraph" w:styleId="afd">
    <w:name w:val="envelope return"/>
    <w:basedOn w:val="a9"/>
  </w:style>
  <w:style w:type="paragraph" w:customStyle="1" w:styleId="Example">
    <w:name w:val="Example"/>
    <w:basedOn w:val="a9"/>
    <w:next w:val="a9"/>
    <w:pPr>
      <w:tabs>
        <w:tab w:val="left" w:pos="1360"/>
      </w:tabs>
      <w:spacing w:line="210" w:lineRule="atLeast"/>
    </w:pPr>
    <w:rPr>
      <w:sz w:val="18"/>
    </w:rPr>
  </w:style>
  <w:style w:type="character" w:customStyle="1" w:styleId="ExtXref">
    <w:name w:val="ExtXref"/>
    <w:rPr>
      <w:noProof w:val="0"/>
      <w:color w:val="auto"/>
      <w:lang w:val="fr-FR"/>
    </w:rPr>
  </w:style>
  <w:style w:type="paragraph" w:customStyle="1" w:styleId="Figurefootnote">
    <w:name w:val="Figure footnote"/>
    <w:basedOn w:val="a9"/>
    <w:pPr>
      <w:keepNext/>
      <w:tabs>
        <w:tab w:val="left" w:pos="340"/>
      </w:tabs>
      <w:spacing w:after="60" w:line="210" w:lineRule="atLeast"/>
    </w:pPr>
    <w:rPr>
      <w:sz w:val="18"/>
    </w:rPr>
  </w:style>
  <w:style w:type="paragraph" w:customStyle="1" w:styleId="Figuretitle">
    <w:name w:val="Figure title"/>
    <w:basedOn w:val="a9"/>
    <w:next w:val="a9"/>
    <w:pPr>
      <w:suppressAutoHyphens/>
      <w:spacing w:before="220" w:after="220"/>
      <w:jc w:val="center"/>
    </w:pPr>
    <w:rPr>
      <w:b/>
    </w:rPr>
  </w:style>
  <w:style w:type="character" w:styleId="afe">
    <w:name w:val="FollowedHyperlink"/>
    <w:rPr>
      <w:noProof w:val="0"/>
      <w:color w:val="800080"/>
      <w:u w:val="single"/>
      <w:lang w:val="fr-FR"/>
    </w:rPr>
  </w:style>
  <w:style w:type="paragraph" w:styleId="aff">
    <w:name w:val="footer"/>
    <w:basedOn w:val="a9"/>
    <w:link w:val="aff0"/>
    <w:pPr>
      <w:spacing w:after="0" w:line="220" w:lineRule="exact"/>
    </w:pPr>
  </w:style>
  <w:style w:type="character" w:styleId="aff1">
    <w:name w:val="footnote reference"/>
    <w:semiHidden/>
    <w:rPr>
      <w:noProof/>
      <w:position w:val="6"/>
      <w:sz w:val="16"/>
      <w:vertAlign w:val="baseline"/>
      <w:lang w:val="fr-FR"/>
    </w:rPr>
  </w:style>
  <w:style w:type="paragraph" w:styleId="aff2">
    <w:name w:val="footnote text"/>
    <w:basedOn w:val="a9"/>
    <w:link w:val="aff3"/>
    <w:semiHidden/>
    <w:pPr>
      <w:tabs>
        <w:tab w:val="left" w:pos="340"/>
      </w:tabs>
      <w:spacing w:after="120" w:line="210" w:lineRule="atLeast"/>
    </w:pPr>
    <w:rPr>
      <w:sz w:val="18"/>
    </w:rPr>
  </w:style>
  <w:style w:type="paragraph" w:customStyle="1" w:styleId="Foreword">
    <w:name w:val="Foreword"/>
    <w:basedOn w:val="a9"/>
    <w:next w:val="a9"/>
    <w:rPr>
      <w:color w:val="0000FF"/>
    </w:rPr>
  </w:style>
  <w:style w:type="paragraph" w:customStyle="1" w:styleId="Formula">
    <w:name w:val="Formula"/>
    <w:basedOn w:val="a9"/>
    <w:next w:val="a9"/>
    <w:pPr>
      <w:tabs>
        <w:tab w:val="right" w:pos="9752"/>
      </w:tabs>
      <w:spacing w:after="220"/>
      <w:ind w:left="403"/>
      <w:jc w:val="left"/>
    </w:pPr>
  </w:style>
  <w:style w:type="paragraph" w:styleId="aff4">
    <w:name w:val="header"/>
    <w:basedOn w:val="a9"/>
    <w:link w:val="aff5"/>
    <w:pPr>
      <w:spacing w:after="740" w:line="220" w:lineRule="exact"/>
    </w:pPr>
    <w:rPr>
      <w:b/>
      <w:sz w:val="22"/>
    </w:rPr>
  </w:style>
  <w:style w:type="character" w:styleId="aff6">
    <w:name w:val="Hyperlink"/>
    <w:uiPriority w:val="99"/>
    <w:rPr>
      <w:noProof w:val="0"/>
      <w:color w:val="0000FF"/>
      <w:u w:val="single"/>
      <w:lang w:val="fr-FR"/>
    </w:rPr>
  </w:style>
  <w:style w:type="paragraph" w:styleId="11">
    <w:name w:val="index 1"/>
    <w:basedOn w:val="a9"/>
    <w:semiHidden/>
    <w:pPr>
      <w:spacing w:after="0" w:line="210" w:lineRule="atLeast"/>
      <w:ind w:left="142" w:hanging="142"/>
      <w:jc w:val="left"/>
    </w:pPr>
    <w:rPr>
      <w:b/>
      <w:sz w:val="18"/>
    </w:rPr>
  </w:style>
  <w:style w:type="paragraph" w:styleId="29">
    <w:name w:val="index 2"/>
    <w:basedOn w:val="a9"/>
    <w:next w:val="a9"/>
    <w:autoRedefine/>
    <w:semiHidden/>
    <w:pPr>
      <w:spacing w:line="210" w:lineRule="atLeast"/>
      <w:ind w:left="600" w:hanging="200"/>
    </w:pPr>
    <w:rPr>
      <w:b/>
      <w:sz w:val="18"/>
    </w:rPr>
  </w:style>
  <w:style w:type="paragraph" w:styleId="38">
    <w:name w:val="index 3"/>
    <w:basedOn w:val="a9"/>
    <w:next w:val="a9"/>
    <w:autoRedefine/>
    <w:semiHidden/>
    <w:pPr>
      <w:spacing w:line="220" w:lineRule="atLeast"/>
      <w:ind w:left="600" w:hanging="200"/>
    </w:pPr>
    <w:rPr>
      <w:b/>
    </w:rPr>
  </w:style>
  <w:style w:type="paragraph" w:styleId="44">
    <w:name w:val="index 4"/>
    <w:basedOn w:val="a9"/>
    <w:next w:val="a9"/>
    <w:autoRedefine/>
    <w:semiHidden/>
    <w:pPr>
      <w:spacing w:line="220" w:lineRule="atLeast"/>
      <w:ind w:left="800" w:hanging="200"/>
    </w:pPr>
    <w:rPr>
      <w:b/>
    </w:rPr>
  </w:style>
  <w:style w:type="paragraph" w:styleId="53">
    <w:name w:val="index 5"/>
    <w:basedOn w:val="a9"/>
    <w:next w:val="a9"/>
    <w:autoRedefine/>
    <w:semiHidden/>
    <w:pPr>
      <w:spacing w:line="220" w:lineRule="atLeast"/>
      <w:ind w:left="1000" w:hanging="200"/>
    </w:pPr>
    <w:rPr>
      <w:b/>
    </w:rPr>
  </w:style>
  <w:style w:type="paragraph" w:styleId="61">
    <w:name w:val="index 6"/>
    <w:basedOn w:val="a9"/>
    <w:next w:val="a9"/>
    <w:autoRedefine/>
    <w:semiHidden/>
    <w:pPr>
      <w:spacing w:line="220" w:lineRule="atLeast"/>
      <w:ind w:left="1200" w:hanging="200"/>
    </w:pPr>
    <w:rPr>
      <w:b/>
    </w:rPr>
  </w:style>
  <w:style w:type="paragraph" w:styleId="70">
    <w:name w:val="index 7"/>
    <w:basedOn w:val="a9"/>
    <w:next w:val="a9"/>
    <w:autoRedefine/>
    <w:semiHidden/>
    <w:pPr>
      <w:spacing w:line="220" w:lineRule="atLeast"/>
      <w:ind w:left="1400" w:hanging="200"/>
    </w:pPr>
    <w:rPr>
      <w:b/>
    </w:rPr>
  </w:style>
  <w:style w:type="paragraph" w:styleId="80">
    <w:name w:val="index 8"/>
    <w:basedOn w:val="a9"/>
    <w:next w:val="a9"/>
    <w:autoRedefine/>
    <w:semiHidden/>
    <w:pPr>
      <w:spacing w:line="220" w:lineRule="atLeast"/>
      <w:ind w:left="1600" w:hanging="200"/>
    </w:pPr>
    <w:rPr>
      <w:b/>
    </w:rPr>
  </w:style>
  <w:style w:type="paragraph" w:styleId="91">
    <w:name w:val="index 9"/>
    <w:basedOn w:val="a9"/>
    <w:next w:val="a9"/>
    <w:autoRedefine/>
    <w:semiHidden/>
    <w:pPr>
      <w:spacing w:line="220" w:lineRule="atLeast"/>
      <w:ind w:left="1800" w:hanging="200"/>
    </w:pPr>
    <w:rPr>
      <w:b/>
    </w:rPr>
  </w:style>
  <w:style w:type="paragraph" w:styleId="aff7">
    <w:name w:val="index heading"/>
    <w:basedOn w:val="a9"/>
    <w:next w:val="11"/>
    <w:semiHidden/>
    <w:pPr>
      <w:keepNext/>
      <w:spacing w:before="400" w:after="210"/>
      <w:jc w:val="center"/>
    </w:pPr>
  </w:style>
  <w:style w:type="paragraph" w:customStyle="1" w:styleId="Introduction">
    <w:name w:val="Introduction"/>
    <w:basedOn w:val="a9"/>
    <w:next w:val="a9"/>
    <w:pPr>
      <w:keepNext/>
      <w:pageBreakBefore/>
      <w:tabs>
        <w:tab w:val="left" w:pos="400"/>
      </w:tabs>
      <w:suppressAutoHyphens/>
      <w:spacing w:before="960" w:after="310" w:line="310" w:lineRule="exact"/>
      <w:jc w:val="left"/>
    </w:pPr>
    <w:rPr>
      <w:b/>
      <w:sz w:val="28"/>
    </w:rPr>
  </w:style>
  <w:style w:type="character" w:styleId="aff8">
    <w:name w:val="line number"/>
    <w:rPr>
      <w:noProof w:val="0"/>
      <w:lang w:val="fr-FR"/>
    </w:rPr>
  </w:style>
  <w:style w:type="paragraph" w:styleId="aff9">
    <w:name w:val="List"/>
    <w:basedOn w:val="a9"/>
    <w:pPr>
      <w:ind w:left="283" w:hanging="283"/>
    </w:pPr>
  </w:style>
  <w:style w:type="paragraph" w:styleId="2a">
    <w:name w:val="List 2"/>
    <w:basedOn w:val="a9"/>
    <w:pPr>
      <w:ind w:left="566" w:hanging="283"/>
    </w:pPr>
  </w:style>
  <w:style w:type="paragraph" w:styleId="39">
    <w:name w:val="List 3"/>
    <w:basedOn w:val="a9"/>
    <w:pPr>
      <w:ind w:left="849" w:hanging="283"/>
    </w:pPr>
  </w:style>
  <w:style w:type="paragraph" w:styleId="45">
    <w:name w:val="List 4"/>
    <w:basedOn w:val="a9"/>
    <w:pPr>
      <w:ind w:left="1132" w:hanging="283"/>
    </w:pPr>
  </w:style>
  <w:style w:type="paragraph" w:styleId="54">
    <w:name w:val="List 5"/>
    <w:basedOn w:val="a9"/>
    <w:pPr>
      <w:ind w:left="1415" w:hanging="283"/>
    </w:pPr>
  </w:style>
  <w:style w:type="paragraph" w:styleId="a">
    <w:name w:val="List Bullet"/>
    <w:basedOn w:val="a9"/>
    <w:autoRedefine/>
    <w:uiPriority w:val="99"/>
    <w:pPr>
      <w:numPr>
        <w:numId w:val="8"/>
      </w:numPr>
    </w:pPr>
  </w:style>
  <w:style w:type="paragraph" w:styleId="2">
    <w:name w:val="List Bullet 2"/>
    <w:basedOn w:val="a9"/>
    <w:autoRedefine/>
    <w:pPr>
      <w:numPr>
        <w:numId w:val="9"/>
      </w:numPr>
    </w:pPr>
  </w:style>
  <w:style w:type="paragraph" w:styleId="3">
    <w:name w:val="List Bullet 3"/>
    <w:basedOn w:val="a9"/>
    <w:autoRedefine/>
    <w:pPr>
      <w:numPr>
        <w:numId w:val="10"/>
      </w:numPr>
    </w:pPr>
  </w:style>
  <w:style w:type="paragraph" w:styleId="4">
    <w:name w:val="List Bullet 4"/>
    <w:basedOn w:val="a9"/>
    <w:autoRedefine/>
    <w:pPr>
      <w:numPr>
        <w:numId w:val="11"/>
      </w:numPr>
    </w:pPr>
  </w:style>
  <w:style w:type="paragraph" w:styleId="50">
    <w:name w:val="List Bullet 5"/>
    <w:basedOn w:val="a9"/>
    <w:autoRedefine/>
    <w:pPr>
      <w:numPr>
        <w:numId w:val="12"/>
      </w:numPr>
    </w:pPr>
  </w:style>
  <w:style w:type="paragraph" w:styleId="a0">
    <w:name w:val="List Continue"/>
    <w:basedOn w:val="a9"/>
    <w:pPr>
      <w:numPr>
        <w:numId w:val="13"/>
      </w:numPr>
    </w:pPr>
  </w:style>
  <w:style w:type="paragraph" w:styleId="21">
    <w:name w:val="List Continue 2"/>
    <w:basedOn w:val="a0"/>
    <w:pPr>
      <w:numPr>
        <w:ilvl w:val="1"/>
      </w:numPr>
    </w:pPr>
  </w:style>
  <w:style w:type="paragraph" w:styleId="31">
    <w:name w:val="List Continue 3"/>
    <w:basedOn w:val="a0"/>
    <w:pPr>
      <w:numPr>
        <w:ilvl w:val="2"/>
      </w:numPr>
      <w:tabs>
        <w:tab w:val="left" w:pos="1200"/>
      </w:tabs>
    </w:pPr>
  </w:style>
  <w:style w:type="paragraph" w:styleId="41">
    <w:name w:val="List Continue 4"/>
    <w:basedOn w:val="a0"/>
    <w:pPr>
      <w:numPr>
        <w:ilvl w:val="3"/>
      </w:numPr>
      <w:tabs>
        <w:tab w:val="left" w:pos="1600"/>
      </w:tabs>
    </w:pPr>
  </w:style>
  <w:style w:type="paragraph" w:styleId="55">
    <w:name w:val="List Continue 5"/>
    <w:basedOn w:val="a9"/>
    <w:pPr>
      <w:spacing w:after="120"/>
      <w:ind w:left="1415"/>
    </w:pPr>
  </w:style>
  <w:style w:type="paragraph" w:styleId="a7">
    <w:name w:val="List Number"/>
    <w:basedOn w:val="a9"/>
    <w:pPr>
      <w:numPr>
        <w:numId w:val="14"/>
      </w:numPr>
      <w:tabs>
        <w:tab w:val="clear" w:pos="360"/>
        <w:tab w:val="left" w:pos="400"/>
      </w:tabs>
    </w:pPr>
  </w:style>
  <w:style w:type="paragraph" w:styleId="22">
    <w:name w:val="List Number 2"/>
    <w:basedOn w:val="a9"/>
    <w:pPr>
      <w:numPr>
        <w:ilvl w:val="1"/>
        <w:numId w:val="15"/>
      </w:numPr>
      <w:tabs>
        <w:tab w:val="clear" w:pos="1080"/>
        <w:tab w:val="left" w:pos="800"/>
      </w:tabs>
    </w:pPr>
  </w:style>
  <w:style w:type="paragraph" w:styleId="32">
    <w:name w:val="List Number 3"/>
    <w:basedOn w:val="a9"/>
    <w:pPr>
      <w:numPr>
        <w:ilvl w:val="2"/>
        <w:numId w:val="16"/>
      </w:numPr>
      <w:tabs>
        <w:tab w:val="clear" w:pos="1800"/>
        <w:tab w:val="left" w:pos="1200"/>
      </w:tabs>
    </w:pPr>
  </w:style>
  <w:style w:type="paragraph" w:styleId="42">
    <w:name w:val="List Number 4"/>
    <w:basedOn w:val="a9"/>
    <w:pPr>
      <w:numPr>
        <w:ilvl w:val="3"/>
        <w:numId w:val="17"/>
      </w:numPr>
      <w:tabs>
        <w:tab w:val="clear" w:pos="2520"/>
        <w:tab w:val="left" w:pos="1600"/>
      </w:tabs>
    </w:pPr>
  </w:style>
  <w:style w:type="paragraph" w:styleId="5">
    <w:name w:val="List Number 5"/>
    <w:basedOn w:val="a9"/>
    <w:pPr>
      <w:numPr>
        <w:numId w:val="18"/>
      </w:numPr>
    </w:pPr>
  </w:style>
  <w:style w:type="paragraph" w:styleId="affa">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rPr>
  </w:style>
  <w:style w:type="paragraph" w:styleId="affb">
    <w:name w:val="Message Header"/>
    <w:basedOn w:val="a9"/>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a9"/>
    <w:next w:val="a9"/>
    <w:pPr>
      <w:spacing w:line="220" w:lineRule="atLeast"/>
    </w:pPr>
    <w:rPr>
      <w:color w:val="0000FF"/>
    </w:rPr>
  </w:style>
  <w:style w:type="paragraph" w:customStyle="1" w:styleId="na2">
    <w:name w:val="na2"/>
    <w:basedOn w:val="a2"/>
    <w:next w:val="a9"/>
    <w:pPr>
      <w:numPr>
        <w:numId w:val="21"/>
      </w:numPr>
    </w:pPr>
  </w:style>
  <w:style w:type="paragraph" w:customStyle="1" w:styleId="na3">
    <w:name w:val="na3"/>
    <w:basedOn w:val="a3"/>
    <w:next w:val="a9"/>
    <w:pPr>
      <w:numPr>
        <w:numId w:val="21"/>
      </w:numPr>
    </w:pPr>
  </w:style>
  <w:style w:type="paragraph" w:customStyle="1" w:styleId="na4">
    <w:name w:val="na4"/>
    <w:basedOn w:val="a4"/>
    <w:next w:val="a9"/>
    <w:pPr>
      <w:numPr>
        <w:numId w:val="21"/>
      </w:numPr>
      <w:tabs>
        <w:tab w:val="left" w:pos="1060"/>
      </w:tabs>
    </w:pPr>
  </w:style>
  <w:style w:type="paragraph" w:customStyle="1" w:styleId="na5">
    <w:name w:val="na5"/>
    <w:basedOn w:val="a5"/>
    <w:next w:val="a9"/>
    <w:pPr>
      <w:numPr>
        <w:numId w:val="21"/>
      </w:numPr>
    </w:pPr>
  </w:style>
  <w:style w:type="paragraph" w:customStyle="1" w:styleId="na6">
    <w:name w:val="na6"/>
    <w:basedOn w:val="a6"/>
    <w:next w:val="a9"/>
    <w:pPr>
      <w:numPr>
        <w:numId w:val="21"/>
      </w:numPr>
    </w:pPr>
  </w:style>
  <w:style w:type="paragraph" w:styleId="affc">
    <w:name w:val="Normal Indent"/>
    <w:basedOn w:val="a9"/>
    <w:pPr>
      <w:ind w:left="708"/>
    </w:pPr>
  </w:style>
  <w:style w:type="paragraph" w:customStyle="1" w:styleId="Note">
    <w:name w:val="Note"/>
    <w:basedOn w:val="a9"/>
    <w:next w:val="a9"/>
    <w:qFormat/>
    <w:pPr>
      <w:tabs>
        <w:tab w:val="left" w:pos="960"/>
      </w:tabs>
      <w:spacing w:line="210" w:lineRule="atLeast"/>
    </w:pPr>
    <w:rPr>
      <w:sz w:val="18"/>
    </w:rPr>
  </w:style>
  <w:style w:type="paragraph" w:styleId="affd">
    <w:name w:val="Note Heading"/>
    <w:basedOn w:val="a9"/>
    <w:next w:val="a9"/>
  </w:style>
  <w:style w:type="paragraph" w:customStyle="1" w:styleId="p2">
    <w:name w:val="p2"/>
    <w:basedOn w:val="a9"/>
    <w:next w:val="a9"/>
    <w:pPr>
      <w:tabs>
        <w:tab w:val="left" w:pos="560"/>
      </w:tabs>
    </w:pPr>
  </w:style>
  <w:style w:type="paragraph" w:customStyle="1" w:styleId="p3">
    <w:name w:val="p3"/>
    <w:basedOn w:val="a9"/>
    <w:next w:val="a9"/>
    <w:pPr>
      <w:tabs>
        <w:tab w:val="left" w:pos="720"/>
      </w:tabs>
    </w:pPr>
  </w:style>
  <w:style w:type="paragraph" w:customStyle="1" w:styleId="p4">
    <w:name w:val="p4"/>
    <w:basedOn w:val="a9"/>
    <w:next w:val="a9"/>
    <w:pPr>
      <w:tabs>
        <w:tab w:val="left" w:pos="1100"/>
      </w:tabs>
    </w:pPr>
  </w:style>
  <w:style w:type="paragraph" w:customStyle="1" w:styleId="p5">
    <w:name w:val="p5"/>
    <w:basedOn w:val="a9"/>
    <w:next w:val="a9"/>
    <w:pPr>
      <w:tabs>
        <w:tab w:val="left" w:pos="1100"/>
      </w:tabs>
    </w:pPr>
  </w:style>
  <w:style w:type="paragraph" w:customStyle="1" w:styleId="p6">
    <w:name w:val="p6"/>
    <w:basedOn w:val="a9"/>
    <w:next w:val="a9"/>
    <w:pPr>
      <w:tabs>
        <w:tab w:val="left" w:pos="1440"/>
      </w:tabs>
    </w:pPr>
  </w:style>
  <w:style w:type="character" w:styleId="affe">
    <w:name w:val="page number"/>
    <w:rPr>
      <w:noProof w:val="0"/>
      <w:lang w:val="fr-FR"/>
    </w:rPr>
  </w:style>
  <w:style w:type="paragraph" w:styleId="afff">
    <w:name w:val="Plain Text"/>
    <w:basedOn w:val="a9"/>
    <w:link w:val="afff0"/>
    <w:uiPriority w:val="99"/>
    <w:rPr>
      <w:rFonts w:ascii="Courier New" w:hAnsi="Courier New"/>
    </w:rPr>
  </w:style>
  <w:style w:type="paragraph" w:customStyle="1" w:styleId="RefNorm">
    <w:name w:val="RefNorm"/>
    <w:basedOn w:val="a9"/>
    <w:next w:val="a9"/>
  </w:style>
  <w:style w:type="paragraph" w:styleId="afff1">
    <w:name w:val="Salutation"/>
    <w:basedOn w:val="a9"/>
    <w:next w:val="a9"/>
  </w:style>
  <w:style w:type="paragraph" w:styleId="afff2">
    <w:name w:val="Signature"/>
    <w:basedOn w:val="a9"/>
    <w:pPr>
      <w:ind w:left="4252"/>
    </w:pPr>
  </w:style>
  <w:style w:type="paragraph" w:customStyle="1" w:styleId="Special">
    <w:name w:val="Special"/>
    <w:basedOn w:val="a9"/>
    <w:next w:val="a9"/>
  </w:style>
  <w:style w:type="character" w:styleId="afff3">
    <w:name w:val="Strong"/>
    <w:uiPriority w:val="22"/>
    <w:qFormat/>
    <w:rPr>
      <w:b/>
      <w:noProof w:val="0"/>
      <w:lang w:val="fr-FR"/>
    </w:rPr>
  </w:style>
  <w:style w:type="paragraph" w:styleId="afff4">
    <w:name w:val="Subtitle"/>
    <w:basedOn w:val="a9"/>
    <w:qFormat/>
    <w:pPr>
      <w:spacing w:after="60"/>
      <w:jc w:val="center"/>
      <w:outlineLvl w:val="1"/>
    </w:pPr>
    <w:rPr>
      <w:sz w:val="24"/>
    </w:rPr>
  </w:style>
  <w:style w:type="paragraph" w:customStyle="1" w:styleId="Tablefootnote">
    <w:name w:val="Table footnote"/>
    <w:basedOn w:val="a9"/>
    <w:pPr>
      <w:tabs>
        <w:tab w:val="left" w:pos="340"/>
      </w:tabs>
      <w:spacing w:before="60" w:after="60" w:line="190" w:lineRule="atLeast"/>
    </w:pPr>
    <w:rPr>
      <w:sz w:val="16"/>
    </w:rPr>
  </w:style>
  <w:style w:type="paragraph" w:styleId="afff5">
    <w:name w:val="table of authorities"/>
    <w:basedOn w:val="a9"/>
    <w:next w:val="a9"/>
    <w:semiHidden/>
    <w:pPr>
      <w:ind w:left="200" w:hanging="200"/>
    </w:pPr>
  </w:style>
  <w:style w:type="paragraph" w:styleId="afff6">
    <w:name w:val="table of figures"/>
    <w:basedOn w:val="a9"/>
    <w:next w:val="a9"/>
    <w:semiHidden/>
    <w:pPr>
      <w:ind w:left="400" w:hanging="400"/>
    </w:pPr>
  </w:style>
  <w:style w:type="paragraph" w:customStyle="1" w:styleId="Tabletitle">
    <w:name w:val="Table title"/>
    <w:basedOn w:val="a9"/>
    <w:next w:val="a9"/>
    <w:pPr>
      <w:keepNext/>
      <w:suppressAutoHyphens/>
      <w:spacing w:before="120" w:after="120" w:line="230" w:lineRule="exact"/>
      <w:jc w:val="center"/>
    </w:pPr>
    <w:rPr>
      <w:b/>
    </w:rPr>
  </w:style>
  <w:style w:type="character" w:customStyle="1" w:styleId="TableFootNoteXref">
    <w:name w:val="TableFootNoteXref"/>
    <w:rPr>
      <w:noProof/>
      <w:position w:val="6"/>
      <w:sz w:val="14"/>
      <w:lang w:val="fr-FR"/>
    </w:rPr>
  </w:style>
  <w:style w:type="paragraph" w:customStyle="1" w:styleId="Terms">
    <w:name w:val="Term(s)"/>
    <w:basedOn w:val="a9"/>
    <w:next w:val="Definition"/>
    <w:link w:val="TermsChar"/>
    <w:pPr>
      <w:keepNext/>
      <w:suppressAutoHyphens/>
      <w:spacing w:after="0"/>
      <w:jc w:val="left"/>
    </w:pPr>
    <w:rPr>
      <w:b/>
    </w:rPr>
  </w:style>
  <w:style w:type="paragraph" w:customStyle="1" w:styleId="TermNum">
    <w:name w:val="TermNum"/>
    <w:basedOn w:val="a9"/>
    <w:next w:val="Terms"/>
    <w:pPr>
      <w:keepNext/>
      <w:spacing w:after="0"/>
    </w:pPr>
    <w:rPr>
      <w:b/>
    </w:rPr>
  </w:style>
  <w:style w:type="paragraph" w:styleId="afff7">
    <w:name w:val="Title"/>
    <w:basedOn w:val="a9"/>
    <w:qFormat/>
    <w:pPr>
      <w:spacing w:before="240" w:after="60"/>
      <w:jc w:val="center"/>
      <w:outlineLvl w:val="0"/>
    </w:pPr>
    <w:rPr>
      <w:b/>
      <w:kern w:val="28"/>
      <w:sz w:val="32"/>
    </w:rPr>
  </w:style>
  <w:style w:type="paragraph" w:styleId="afff8">
    <w:name w:val="toa heading"/>
    <w:basedOn w:val="a9"/>
    <w:next w:val="a9"/>
    <w:semiHidden/>
    <w:pPr>
      <w:spacing w:before="120"/>
    </w:pPr>
    <w:rPr>
      <w:b/>
      <w:sz w:val="24"/>
    </w:rPr>
  </w:style>
  <w:style w:type="paragraph" w:styleId="12">
    <w:name w:val="toc 1"/>
    <w:basedOn w:val="a9"/>
    <w:next w:val="a9"/>
    <w:uiPriority w:val="39"/>
    <w:pPr>
      <w:tabs>
        <w:tab w:val="left" w:pos="720"/>
        <w:tab w:val="right" w:leader="dot" w:pos="9752"/>
      </w:tabs>
      <w:suppressAutoHyphens/>
      <w:spacing w:before="120" w:after="0"/>
      <w:ind w:left="720" w:right="500" w:hanging="720"/>
      <w:jc w:val="left"/>
    </w:pPr>
    <w:rPr>
      <w:b/>
    </w:rPr>
  </w:style>
  <w:style w:type="paragraph" w:styleId="2b">
    <w:name w:val="toc 2"/>
    <w:basedOn w:val="12"/>
    <w:next w:val="a9"/>
    <w:uiPriority w:val="39"/>
    <w:pPr>
      <w:spacing w:before="0"/>
    </w:pPr>
  </w:style>
  <w:style w:type="paragraph" w:styleId="3a">
    <w:name w:val="toc 3"/>
    <w:basedOn w:val="2b"/>
    <w:next w:val="a9"/>
    <w:uiPriority w:val="39"/>
  </w:style>
  <w:style w:type="paragraph" w:styleId="46">
    <w:name w:val="toc 4"/>
    <w:basedOn w:val="2b"/>
    <w:next w:val="a9"/>
    <w:uiPriority w:val="39"/>
    <w:pPr>
      <w:tabs>
        <w:tab w:val="clear" w:pos="720"/>
        <w:tab w:val="left" w:pos="1140"/>
      </w:tabs>
      <w:ind w:left="1140" w:hanging="1140"/>
    </w:pPr>
  </w:style>
  <w:style w:type="paragraph" w:styleId="56">
    <w:name w:val="toc 5"/>
    <w:basedOn w:val="46"/>
    <w:next w:val="a9"/>
    <w:uiPriority w:val="39"/>
  </w:style>
  <w:style w:type="paragraph" w:styleId="62">
    <w:name w:val="toc 6"/>
    <w:basedOn w:val="46"/>
    <w:next w:val="a9"/>
    <w:uiPriority w:val="39"/>
    <w:pPr>
      <w:tabs>
        <w:tab w:val="clear" w:pos="1140"/>
        <w:tab w:val="left" w:pos="1440"/>
      </w:tabs>
      <w:ind w:left="1440" w:hanging="1440"/>
    </w:pPr>
  </w:style>
  <w:style w:type="paragraph" w:styleId="71">
    <w:name w:val="toc 7"/>
    <w:basedOn w:val="46"/>
    <w:next w:val="a9"/>
    <w:uiPriority w:val="39"/>
    <w:pPr>
      <w:tabs>
        <w:tab w:val="clear" w:pos="1140"/>
        <w:tab w:val="left" w:pos="1440"/>
      </w:tabs>
      <w:ind w:left="1440" w:hanging="1440"/>
    </w:pPr>
  </w:style>
  <w:style w:type="paragraph" w:styleId="81">
    <w:name w:val="toc 8"/>
    <w:basedOn w:val="46"/>
    <w:next w:val="a9"/>
    <w:uiPriority w:val="39"/>
    <w:pPr>
      <w:tabs>
        <w:tab w:val="clear" w:pos="1140"/>
        <w:tab w:val="left" w:pos="1440"/>
      </w:tabs>
      <w:ind w:left="1440" w:hanging="1440"/>
    </w:pPr>
  </w:style>
  <w:style w:type="paragraph" w:styleId="92">
    <w:name w:val="toc 9"/>
    <w:basedOn w:val="12"/>
    <w:next w:val="a9"/>
    <w:uiPriority w:val="39"/>
    <w:pPr>
      <w:tabs>
        <w:tab w:val="clear" w:pos="720"/>
      </w:tabs>
      <w:ind w:left="0" w:firstLine="0"/>
    </w:pPr>
  </w:style>
  <w:style w:type="paragraph" w:customStyle="1" w:styleId="zzBiblio">
    <w:name w:val="zzBiblio"/>
    <w:basedOn w:val="a9"/>
    <w:next w:val="Bibliography1"/>
    <w:pPr>
      <w:pageBreakBefore/>
      <w:spacing w:after="760" w:line="310" w:lineRule="exact"/>
      <w:jc w:val="center"/>
    </w:pPr>
    <w:rPr>
      <w:b/>
      <w:sz w:val="28"/>
    </w:rPr>
  </w:style>
  <w:style w:type="paragraph" w:customStyle="1" w:styleId="zzContents">
    <w:name w:val="zzContents"/>
    <w:basedOn w:val="Introduction"/>
    <w:next w:val="12"/>
    <w:pPr>
      <w:tabs>
        <w:tab w:val="clear" w:pos="400"/>
      </w:tabs>
    </w:pPr>
  </w:style>
  <w:style w:type="paragraph" w:customStyle="1" w:styleId="zzCopyright">
    <w:name w:val="zzCopyright"/>
    <w:basedOn w:val="a9"/>
    <w:next w:val="a9"/>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a9"/>
    <w:pPr>
      <w:spacing w:after="220"/>
      <w:jc w:val="right"/>
    </w:pPr>
    <w:rPr>
      <w:b/>
      <w:color w:val="000000"/>
      <w:sz w:val="24"/>
    </w:rPr>
  </w:style>
  <w:style w:type="paragraph" w:customStyle="1" w:styleId="zzForeword">
    <w:name w:val="zzForeword"/>
    <w:basedOn w:val="Introduction"/>
    <w:next w:val="a9"/>
    <w:pPr>
      <w:tabs>
        <w:tab w:val="clear" w:pos="400"/>
      </w:tabs>
    </w:pPr>
    <w:rPr>
      <w:color w:val="0000FF"/>
    </w:rPr>
  </w:style>
  <w:style w:type="paragraph" w:customStyle="1" w:styleId="zzHelp">
    <w:name w:val="zzHelp"/>
    <w:basedOn w:val="a9"/>
    <w:rPr>
      <w:color w:val="008000"/>
    </w:rPr>
  </w:style>
  <w:style w:type="paragraph" w:customStyle="1" w:styleId="zzIndex">
    <w:name w:val="zzIndex"/>
    <w:basedOn w:val="zzBiblio"/>
    <w:next w:val="aff7"/>
  </w:style>
  <w:style w:type="paragraph" w:customStyle="1" w:styleId="zzLc5">
    <w:name w:val="zzLc5"/>
    <w:basedOn w:val="a9"/>
    <w:next w:val="a9"/>
    <w:pPr>
      <w:numPr>
        <w:ilvl w:val="4"/>
        <w:numId w:val="13"/>
      </w:numPr>
      <w:jc w:val="left"/>
    </w:pPr>
  </w:style>
  <w:style w:type="paragraph" w:customStyle="1" w:styleId="zzLc6">
    <w:name w:val="zzLc6"/>
    <w:basedOn w:val="a9"/>
    <w:next w:val="a9"/>
    <w:pPr>
      <w:numPr>
        <w:ilvl w:val="5"/>
        <w:numId w:val="13"/>
      </w:numPr>
      <w:jc w:val="left"/>
    </w:pPr>
  </w:style>
  <w:style w:type="paragraph" w:customStyle="1" w:styleId="zzLn5">
    <w:name w:val="zzLn5"/>
    <w:basedOn w:val="a9"/>
    <w:next w:val="a9"/>
    <w:pPr>
      <w:jc w:val="left"/>
    </w:pPr>
  </w:style>
  <w:style w:type="paragraph" w:customStyle="1" w:styleId="zzLn6">
    <w:name w:val="zzLn6"/>
    <w:basedOn w:val="a9"/>
    <w:next w:val="a9"/>
    <w:pPr>
      <w:jc w:val="left"/>
    </w:pPr>
  </w:style>
  <w:style w:type="paragraph" w:customStyle="1" w:styleId="zzSTDTitle">
    <w:name w:val="zzSTDTitle"/>
    <w:basedOn w:val="a9"/>
    <w:next w:val="a9"/>
    <w:pPr>
      <w:suppressAutoHyphens/>
      <w:spacing w:before="400" w:after="760" w:line="350" w:lineRule="exact"/>
      <w:jc w:val="left"/>
    </w:pPr>
    <w:rPr>
      <w:b/>
      <w:color w:val="0000FF"/>
      <w:sz w:val="32"/>
    </w:rPr>
  </w:style>
  <w:style w:type="paragraph" w:customStyle="1" w:styleId="pdf">
    <w:name w:val="pdf"/>
    <w:basedOn w:val="a9"/>
    <w:rsid w:val="0026283E"/>
    <w:pPr>
      <w:spacing w:before="100" w:after="0" w:line="190" w:lineRule="exact"/>
      <w:ind w:left="100" w:right="100"/>
    </w:pPr>
    <w:rPr>
      <w:rFonts w:eastAsia="Times New Roman"/>
      <w:sz w:val="16"/>
      <w:lang w:eastAsia="en-US"/>
    </w:rPr>
  </w:style>
  <w:style w:type="paragraph" w:customStyle="1" w:styleId="Tabletext10">
    <w:name w:val="Table text (10)"/>
    <w:basedOn w:val="a9"/>
    <w:pPr>
      <w:spacing w:before="60" w:after="60"/>
    </w:pPr>
  </w:style>
  <w:style w:type="paragraph" w:customStyle="1" w:styleId="Tabletext9">
    <w:name w:val="Table text (9)"/>
    <w:basedOn w:val="a9"/>
    <w:pPr>
      <w:spacing w:before="60" w:after="60" w:line="210" w:lineRule="atLeast"/>
    </w:pPr>
    <w:rPr>
      <w:sz w:val="18"/>
    </w:rPr>
  </w:style>
  <w:style w:type="paragraph" w:customStyle="1" w:styleId="Tabletext8">
    <w:name w:val="Table text (8)"/>
    <w:basedOn w:val="a9"/>
    <w:pPr>
      <w:spacing w:before="60" w:after="60" w:line="190" w:lineRule="atLeast"/>
    </w:pPr>
    <w:rPr>
      <w:sz w:val="16"/>
    </w:rPr>
  </w:style>
  <w:style w:type="paragraph" w:customStyle="1" w:styleId="Tabletext7">
    <w:name w:val="Table text (7)"/>
    <w:basedOn w:val="a9"/>
    <w:pPr>
      <w:spacing w:before="60" w:after="60" w:line="170" w:lineRule="atLeast"/>
    </w:pPr>
    <w:rPr>
      <w:sz w:val="14"/>
    </w:rPr>
  </w:style>
  <w:style w:type="paragraph" w:customStyle="1" w:styleId="pbcopy">
    <w:name w:val="pbcopy"/>
    <w:basedOn w:val="aff"/>
    <w:rsid w:val="0026283E"/>
    <w:pPr>
      <w:spacing w:after="60" w:line="190" w:lineRule="exact"/>
    </w:pPr>
    <w:rPr>
      <w:rFonts w:eastAsia="Times New Roman"/>
      <w:sz w:val="16"/>
      <w:lang w:eastAsia="en-US"/>
    </w:rPr>
  </w:style>
  <w:style w:type="paragraph" w:customStyle="1" w:styleId="st">
    <w:name w:val="st"/>
    <w:basedOn w:val="a9"/>
    <w:rsid w:val="0026283E"/>
    <w:pPr>
      <w:keepNext/>
      <w:spacing w:after="0" w:line="500" w:lineRule="exact"/>
    </w:pPr>
    <w:rPr>
      <w:rFonts w:eastAsia="Times New Roman"/>
      <w:spacing w:val="5"/>
      <w:sz w:val="44"/>
      <w:lang w:eastAsia="en-US"/>
    </w:rPr>
  </w:style>
  <w:style w:type="paragraph" w:customStyle="1" w:styleId="M2">
    <w:name w:val="M2"/>
    <w:basedOn w:val="a9"/>
    <w:link w:val="M2Char"/>
    <w:rsid w:val="0026283E"/>
    <w:pPr>
      <w:spacing w:after="120" w:line="240" w:lineRule="auto"/>
      <w:ind w:left="907"/>
    </w:pPr>
    <w:rPr>
      <w:rFonts w:eastAsia="Times New Roman"/>
      <w:color w:val="000000"/>
      <w:spacing w:val="6"/>
      <w:lang w:eastAsia="en-US"/>
    </w:rPr>
  </w:style>
  <w:style w:type="paragraph" w:customStyle="1" w:styleId="Default">
    <w:name w:val="Default"/>
    <w:rsid w:val="0026283E"/>
    <w:pPr>
      <w:widowControl w:val="0"/>
      <w:autoSpaceDE w:val="0"/>
      <w:autoSpaceDN w:val="0"/>
      <w:adjustRightInd w:val="0"/>
    </w:pPr>
    <w:rPr>
      <w:rFonts w:ascii="Arial Unicode MS" w:eastAsia="Arial Unicode MS" w:cs="Arial Unicode MS"/>
      <w:color w:val="000000"/>
      <w:sz w:val="24"/>
      <w:szCs w:val="24"/>
      <w:lang w:eastAsia="zh-CN"/>
    </w:rPr>
  </w:style>
  <w:style w:type="character" w:customStyle="1" w:styleId="23">
    <w:name w:val="見出し 2 (文字)"/>
    <w:link w:val="20"/>
    <w:rsid w:val="0026283E"/>
    <w:rPr>
      <w:rFonts w:ascii="Arial" w:hAnsi="Arial"/>
      <w:b/>
      <w:sz w:val="22"/>
      <w:lang w:val="en-GB" w:eastAsia="ja-JP"/>
    </w:rPr>
  </w:style>
  <w:style w:type="character" w:customStyle="1" w:styleId="TermsChar">
    <w:name w:val="Term(s) Char"/>
    <w:link w:val="Terms"/>
    <w:rsid w:val="0026283E"/>
    <w:rPr>
      <w:rFonts w:ascii="Arial" w:eastAsia="MS Mincho" w:hAnsi="Arial"/>
      <w:b/>
      <w:lang w:val="en-GB" w:eastAsia="ja-JP" w:bidi="ar-SA"/>
    </w:rPr>
  </w:style>
  <w:style w:type="paragraph" w:customStyle="1" w:styleId="afff9">
    <w:name w:val="標準 + 左揃え"/>
    <w:aliases w:val="左 :  6.3 mm"/>
    <w:basedOn w:val="a9"/>
    <w:rsid w:val="00542EC9"/>
    <w:pPr>
      <w:spacing w:after="120" w:line="240" w:lineRule="auto"/>
      <w:ind w:left="360"/>
      <w:jc w:val="left"/>
    </w:pPr>
    <w:rPr>
      <w:lang w:eastAsia="en-US"/>
    </w:rPr>
  </w:style>
  <w:style w:type="paragraph" w:styleId="afffa">
    <w:name w:val="Balloon Text"/>
    <w:basedOn w:val="a9"/>
    <w:link w:val="afffb"/>
    <w:uiPriority w:val="99"/>
    <w:rsid w:val="007F28F5"/>
    <w:pPr>
      <w:spacing w:after="0" w:line="240" w:lineRule="auto"/>
    </w:pPr>
    <w:rPr>
      <w:rFonts w:ascii="Tahoma" w:hAnsi="Tahoma"/>
      <w:sz w:val="16"/>
      <w:szCs w:val="16"/>
    </w:rPr>
  </w:style>
  <w:style w:type="character" w:customStyle="1" w:styleId="afffb">
    <w:name w:val="吹き出し (文字)"/>
    <w:link w:val="afffa"/>
    <w:uiPriority w:val="99"/>
    <w:rsid w:val="007F28F5"/>
    <w:rPr>
      <w:rFonts w:ascii="Tahoma" w:hAnsi="Tahoma" w:cs="Tahoma"/>
      <w:sz w:val="16"/>
      <w:szCs w:val="16"/>
      <w:lang w:val="en-GB" w:eastAsia="ja-JP"/>
    </w:rPr>
  </w:style>
  <w:style w:type="paragraph" w:customStyle="1" w:styleId="StandardNumber">
    <w:name w:val="Standard Number"/>
    <w:rsid w:val="0004677F"/>
    <w:rPr>
      <w:rFonts w:ascii="Verdana" w:eastAsia="Times New Roman" w:hAnsi="Verdana"/>
      <w:color w:val="333333"/>
      <w:spacing w:val="20"/>
      <w:sz w:val="40"/>
      <w:lang w:val="en-GB" w:eastAsia="en-US"/>
    </w:rPr>
  </w:style>
  <w:style w:type="paragraph" w:customStyle="1" w:styleId="DateTitle">
    <w:name w:val="Date Title"/>
    <w:basedOn w:val="a9"/>
    <w:rsid w:val="0004677F"/>
    <w:pPr>
      <w:spacing w:before="80" w:after="0" w:line="240" w:lineRule="auto"/>
    </w:pPr>
    <w:rPr>
      <w:rFonts w:ascii="Verdana" w:eastAsia="Times New Roman" w:hAnsi="Verdana"/>
      <w:color w:val="333333"/>
      <w:lang w:eastAsia="en-US"/>
    </w:rPr>
  </w:style>
  <w:style w:type="paragraph" w:customStyle="1" w:styleId="ECMAWorkgroup">
    <w:name w:val="ECMA Workgroup"/>
    <w:basedOn w:val="a9"/>
    <w:rsid w:val="0004677F"/>
    <w:pPr>
      <w:spacing w:after="120" w:line="240" w:lineRule="auto"/>
    </w:pPr>
    <w:rPr>
      <w:rFonts w:eastAsia="Times New Roman"/>
      <w:b/>
      <w:i/>
      <w:sz w:val="24"/>
      <w:lang w:eastAsia="en-US"/>
    </w:rPr>
  </w:style>
  <w:style w:type="paragraph" w:customStyle="1" w:styleId="StandardTitle">
    <w:name w:val="Standard Title"/>
    <w:basedOn w:val="a9"/>
    <w:rsid w:val="00C73632"/>
    <w:pPr>
      <w:spacing w:after="120" w:line="240" w:lineRule="auto"/>
      <w:jc w:val="left"/>
    </w:pPr>
    <w:rPr>
      <w:rFonts w:ascii="Verdana" w:eastAsia="Times New Roman" w:hAnsi="Verdana"/>
      <w:b/>
      <w:color w:val="333333"/>
      <w:spacing w:val="6"/>
      <w:sz w:val="40"/>
      <w:lang w:eastAsia="en-US"/>
    </w:rPr>
  </w:style>
  <w:style w:type="paragraph" w:customStyle="1" w:styleId="M0">
    <w:name w:val="M0"/>
    <w:link w:val="M0Char"/>
    <w:rsid w:val="0012311B"/>
    <w:pPr>
      <w:spacing w:after="120"/>
      <w:jc w:val="both"/>
    </w:pPr>
    <w:rPr>
      <w:rFonts w:ascii="Arial" w:eastAsia="Times New Roman" w:hAnsi="Arial"/>
      <w:color w:val="000000"/>
      <w:spacing w:val="6"/>
      <w:lang w:val="en-GB" w:eastAsia="en-US"/>
    </w:rPr>
  </w:style>
  <w:style w:type="character" w:customStyle="1" w:styleId="aff3">
    <w:name w:val="脚注文字列 (文字)"/>
    <w:link w:val="aff2"/>
    <w:semiHidden/>
    <w:rsid w:val="00990F07"/>
    <w:rPr>
      <w:rFonts w:ascii="Arial" w:hAnsi="Arial"/>
      <w:sz w:val="18"/>
      <w:lang w:val="en-GB" w:eastAsia="ja-JP"/>
    </w:rPr>
  </w:style>
  <w:style w:type="paragraph" w:customStyle="1" w:styleId="LightShading-Accent51">
    <w:name w:val="Light Shading - Accent 51"/>
    <w:hidden/>
    <w:uiPriority w:val="99"/>
    <w:semiHidden/>
    <w:rsid w:val="00990F07"/>
    <w:rPr>
      <w:rFonts w:ascii="Arial" w:hAnsi="Arial"/>
      <w:lang w:val="en-GB"/>
    </w:rPr>
  </w:style>
  <w:style w:type="paragraph" w:customStyle="1" w:styleId="M1">
    <w:name w:val="M1"/>
    <w:basedOn w:val="a9"/>
    <w:rsid w:val="00990F07"/>
  </w:style>
  <w:style w:type="paragraph" w:customStyle="1" w:styleId="M3">
    <w:name w:val="M3"/>
    <w:basedOn w:val="M0"/>
    <w:rsid w:val="00990F07"/>
    <w:pPr>
      <w:ind w:left="1134"/>
    </w:pPr>
    <w:rPr>
      <w:rFonts w:ascii="Times New Roman" w:hAnsi="Times New Roman"/>
      <w:color w:val="auto"/>
    </w:rPr>
  </w:style>
  <w:style w:type="paragraph" w:customStyle="1" w:styleId="M4">
    <w:name w:val="M4"/>
    <w:basedOn w:val="M0"/>
    <w:rsid w:val="00990F07"/>
    <w:pPr>
      <w:ind w:left="1361"/>
    </w:pPr>
    <w:rPr>
      <w:rFonts w:ascii="Times New Roman" w:hAnsi="Times New Roman"/>
      <w:color w:val="auto"/>
    </w:rPr>
  </w:style>
  <w:style w:type="paragraph" w:customStyle="1" w:styleId="M5">
    <w:name w:val="M5"/>
    <w:basedOn w:val="M0"/>
    <w:rsid w:val="00990F07"/>
    <w:pPr>
      <w:ind w:left="1588"/>
    </w:pPr>
    <w:rPr>
      <w:rFonts w:ascii="Times New Roman" w:hAnsi="Times New Roman"/>
      <w:color w:val="auto"/>
    </w:rPr>
  </w:style>
  <w:style w:type="paragraph" w:customStyle="1" w:styleId="CA">
    <w:name w:val="CA"/>
    <w:basedOn w:val="M0"/>
    <w:rsid w:val="00990F07"/>
    <w:pPr>
      <w:jc w:val="center"/>
    </w:pPr>
    <w:rPr>
      <w:rFonts w:ascii="Times New Roman" w:hAnsi="Times New Roman"/>
      <w:b/>
      <w:color w:val="auto"/>
    </w:rPr>
  </w:style>
  <w:style w:type="paragraph" w:customStyle="1" w:styleId="CB">
    <w:name w:val="CB"/>
    <w:basedOn w:val="M0"/>
    <w:next w:val="CA"/>
    <w:rsid w:val="00990F07"/>
    <w:pPr>
      <w:spacing w:before="360"/>
      <w:jc w:val="center"/>
    </w:pPr>
    <w:rPr>
      <w:rFonts w:ascii="Times New Roman" w:hAnsi="Times New Roman"/>
      <w:b/>
      <w:color w:val="auto"/>
      <w:sz w:val="24"/>
    </w:rPr>
  </w:style>
  <w:style w:type="paragraph" w:customStyle="1" w:styleId="attending">
    <w:name w:val="attending"/>
    <w:basedOn w:val="M0"/>
    <w:rsid w:val="00990F07"/>
    <w:pPr>
      <w:tabs>
        <w:tab w:val="left" w:pos="1701"/>
      </w:tabs>
      <w:ind w:left="1701" w:hanging="1701"/>
    </w:pPr>
    <w:rPr>
      <w:rFonts w:ascii="Times New Roman" w:hAnsi="Times New Roman"/>
      <w:color w:val="auto"/>
      <w:sz w:val="22"/>
    </w:rPr>
  </w:style>
  <w:style w:type="paragraph" w:customStyle="1" w:styleId="note1">
    <w:name w:val="note1"/>
    <w:basedOn w:val="M1"/>
    <w:rsid w:val="00990F07"/>
    <w:rPr>
      <w:i/>
    </w:rPr>
  </w:style>
  <w:style w:type="paragraph" w:customStyle="1" w:styleId="note2">
    <w:name w:val="note2"/>
    <w:basedOn w:val="M2"/>
    <w:rsid w:val="00990F07"/>
    <w:rPr>
      <w:rFonts w:ascii="Times New Roman" w:hAnsi="Times New Roman"/>
      <w:i/>
      <w:color w:val="auto"/>
    </w:rPr>
  </w:style>
  <w:style w:type="paragraph" w:customStyle="1" w:styleId="note3">
    <w:name w:val="note3"/>
    <w:basedOn w:val="M3"/>
    <w:rsid w:val="00990F07"/>
    <w:rPr>
      <w:i/>
    </w:rPr>
  </w:style>
  <w:style w:type="paragraph" w:customStyle="1" w:styleId="note4">
    <w:name w:val="note4"/>
    <w:basedOn w:val="M4"/>
    <w:rsid w:val="00990F07"/>
    <w:rPr>
      <w:i/>
    </w:rPr>
  </w:style>
  <w:style w:type="paragraph" w:customStyle="1" w:styleId="note5">
    <w:name w:val="note5"/>
    <w:basedOn w:val="M5"/>
    <w:rsid w:val="00990F07"/>
    <w:rPr>
      <w:i/>
    </w:rPr>
  </w:style>
  <w:style w:type="paragraph" w:customStyle="1" w:styleId="note0">
    <w:name w:val="note0"/>
    <w:basedOn w:val="M0"/>
    <w:rsid w:val="00990F07"/>
    <w:rPr>
      <w:rFonts w:ascii="Times New Roman" w:hAnsi="Times New Roman"/>
      <w:i/>
      <w:color w:val="auto"/>
    </w:rPr>
  </w:style>
  <w:style w:type="paragraph" w:customStyle="1" w:styleId="CI">
    <w:name w:val="CI"/>
    <w:basedOn w:val="M0"/>
    <w:rsid w:val="00990F07"/>
    <w:pPr>
      <w:spacing w:before="120"/>
      <w:jc w:val="center"/>
    </w:pPr>
    <w:rPr>
      <w:rFonts w:ascii="Times New Roman" w:hAnsi="Times New Roman"/>
      <w:i/>
      <w:color w:val="auto"/>
    </w:rPr>
  </w:style>
  <w:style w:type="paragraph" w:customStyle="1" w:styleId="NameList">
    <w:name w:val="Name List"/>
    <w:basedOn w:val="M0"/>
    <w:rsid w:val="00990F07"/>
    <w:pPr>
      <w:spacing w:after="0"/>
      <w:jc w:val="left"/>
    </w:pPr>
    <w:rPr>
      <w:rFonts w:ascii="Times New Roman" w:hAnsi="Times New Roman"/>
      <w:color w:val="auto"/>
    </w:rPr>
  </w:style>
  <w:style w:type="paragraph" w:customStyle="1" w:styleId="Alg4">
    <w:name w:val="Alg 4"/>
    <w:basedOn w:val="M4"/>
    <w:next w:val="a9"/>
    <w:rsid w:val="00990F07"/>
    <w:pPr>
      <w:spacing w:after="0"/>
      <w:ind w:left="0"/>
      <w:jc w:val="left"/>
    </w:pPr>
  </w:style>
  <w:style w:type="paragraph" w:customStyle="1" w:styleId="BulletNotlast">
    <w:name w:val="Bullet Notlast"/>
    <w:basedOn w:val="M0"/>
    <w:rsid w:val="00990F07"/>
    <w:pPr>
      <w:spacing w:after="40"/>
      <w:ind w:left="216" w:hanging="216"/>
    </w:pPr>
    <w:rPr>
      <w:rFonts w:ascii="Times New Roman" w:hAnsi="Times New Roman"/>
      <w:color w:val="auto"/>
    </w:rPr>
  </w:style>
  <w:style w:type="paragraph" w:customStyle="1" w:styleId="BulletLast">
    <w:name w:val="Bullet Last"/>
    <w:basedOn w:val="BulletNotlast"/>
    <w:next w:val="M3"/>
    <w:rsid w:val="00990F07"/>
    <w:pPr>
      <w:spacing w:after="220"/>
    </w:pPr>
  </w:style>
  <w:style w:type="paragraph" w:customStyle="1" w:styleId="SyntaxRule2">
    <w:name w:val="SyntaxRule2"/>
    <w:basedOn w:val="SyntaxRule"/>
    <w:next w:val="a9"/>
    <w:rsid w:val="00990F07"/>
    <w:pPr>
      <w:ind w:left="576"/>
    </w:pPr>
  </w:style>
  <w:style w:type="paragraph" w:customStyle="1" w:styleId="SyntaxRule">
    <w:name w:val="SyntaxRule"/>
    <w:basedOn w:val="a9"/>
    <w:next w:val="SyntaxDefinition"/>
    <w:rsid w:val="00990F07"/>
    <w:pPr>
      <w:keepNext/>
      <w:tabs>
        <w:tab w:val="left" w:pos="7920"/>
      </w:tabs>
      <w:spacing w:after="0" w:line="240" w:lineRule="auto"/>
    </w:pPr>
    <w:rPr>
      <w:rFonts w:ascii="Times New Roman" w:eastAsia="Times New Roman" w:hAnsi="Times New Roman"/>
      <w:i/>
      <w:lang w:eastAsia="en-US"/>
    </w:rPr>
  </w:style>
  <w:style w:type="paragraph" w:customStyle="1" w:styleId="SyntaxDefinition">
    <w:name w:val="SyntaxDefinition"/>
    <w:basedOn w:val="a9"/>
    <w:rsid w:val="00990F07"/>
    <w:pPr>
      <w:keepLines/>
      <w:spacing w:after="220" w:line="240" w:lineRule="auto"/>
      <w:ind w:left="576"/>
      <w:jc w:val="left"/>
    </w:pPr>
    <w:rPr>
      <w:rFonts w:ascii="Times New Roman" w:eastAsia="Times New Roman" w:hAnsi="Times New Roman"/>
      <w:i/>
      <w:lang w:eastAsia="en-US"/>
    </w:rPr>
  </w:style>
  <w:style w:type="paragraph" w:customStyle="1" w:styleId="SyntaxDefinition2">
    <w:name w:val="SyntaxDefinition2"/>
    <w:basedOn w:val="SyntaxDefinition"/>
    <w:rsid w:val="00990F07"/>
    <w:pPr>
      <w:ind w:left="1152"/>
    </w:pPr>
  </w:style>
  <w:style w:type="paragraph" w:customStyle="1" w:styleId="Syntax">
    <w:name w:val="Syntax"/>
    <w:basedOn w:val="a9"/>
    <w:next w:val="a9"/>
    <w:rsid w:val="00990F07"/>
    <w:pPr>
      <w:keepNext/>
      <w:keepLines/>
      <w:spacing w:before="60" w:after="120" w:line="240" w:lineRule="auto"/>
    </w:pPr>
    <w:rPr>
      <w:rFonts w:ascii="Helvetica" w:eastAsia="Times New Roman" w:hAnsi="Helvetica"/>
      <w:b/>
      <w:lang w:eastAsia="en-US"/>
    </w:rPr>
  </w:style>
  <w:style w:type="paragraph" w:customStyle="1" w:styleId="SyntaxOneOf">
    <w:name w:val="SyntaxOneOf"/>
    <w:basedOn w:val="a9"/>
    <w:rsid w:val="00990F07"/>
    <w:pPr>
      <w:spacing w:after="120" w:line="240" w:lineRule="auto"/>
    </w:pPr>
    <w:rPr>
      <w:rFonts w:ascii="Courier New" w:eastAsia="Times New Roman" w:hAnsi="Courier New"/>
      <w:b/>
      <w:lang w:eastAsia="en-US"/>
    </w:rPr>
  </w:style>
  <w:style w:type="paragraph" w:customStyle="1" w:styleId="CodeSample3">
    <w:name w:val="Code Sample 3"/>
    <w:basedOn w:val="a9"/>
    <w:rsid w:val="00990F07"/>
    <w:pPr>
      <w:spacing w:after="220" w:line="240" w:lineRule="auto"/>
      <w:ind w:left="720"/>
    </w:pPr>
    <w:rPr>
      <w:rFonts w:ascii="Courier New" w:eastAsia="Times New Roman" w:hAnsi="Courier New"/>
      <w:b/>
      <w:lang w:eastAsia="en-US"/>
    </w:rPr>
  </w:style>
  <w:style w:type="paragraph" w:customStyle="1" w:styleId="MathSpecialCase3">
    <w:name w:val="MathSpecialCase 3"/>
    <w:basedOn w:val="a9"/>
    <w:rsid w:val="00990F07"/>
    <w:pPr>
      <w:spacing w:before="20" w:after="120" w:line="240" w:lineRule="auto"/>
      <w:ind w:left="216" w:hanging="216"/>
    </w:pPr>
    <w:rPr>
      <w:rFonts w:ascii="Times New Roman" w:eastAsia="Times New Roman" w:hAnsi="Times New Roman"/>
      <w:lang w:eastAsia="en-US"/>
    </w:rPr>
  </w:style>
  <w:style w:type="paragraph" w:customStyle="1" w:styleId="Bullet2Notlast">
    <w:name w:val="Bullet2 Notlast"/>
    <w:basedOn w:val="BulletNotlast"/>
    <w:rsid w:val="00990F07"/>
    <w:pPr>
      <w:ind w:left="576"/>
    </w:pPr>
  </w:style>
  <w:style w:type="paragraph" w:customStyle="1" w:styleId="Bullet2Last">
    <w:name w:val="Bullet2 Last"/>
    <w:basedOn w:val="Bullet2Notlast"/>
    <w:rsid w:val="00990F07"/>
    <w:pPr>
      <w:spacing w:after="220"/>
    </w:pPr>
  </w:style>
  <w:style w:type="paragraph" w:customStyle="1" w:styleId="Number2">
    <w:name w:val="Number2"/>
    <w:basedOn w:val="M0"/>
    <w:rsid w:val="00990F07"/>
    <w:pPr>
      <w:tabs>
        <w:tab w:val="num" w:pos="936"/>
      </w:tabs>
      <w:spacing w:after="40"/>
      <w:ind w:left="936" w:hanging="360"/>
    </w:pPr>
    <w:rPr>
      <w:rFonts w:ascii="Times New Roman" w:hAnsi="Times New Roman"/>
      <w:color w:val="auto"/>
    </w:rPr>
  </w:style>
  <w:style w:type="paragraph" w:customStyle="1" w:styleId="Number2Last">
    <w:name w:val="Number2 Last"/>
    <w:basedOn w:val="Number2"/>
    <w:next w:val="M3"/>
    <w:rsid w:val="00990F07"/>
    <w:pPr>
      <w:spacing w:after="220"/>
    </w:pPr>
  </w:style>
  <w:style w:type="paragraph" w:customStyle="1" w:styleId="M20">
    <w:name w:val="M2+"/>
    <w:basedOn w:val="M2"/>
    <w:rsid w:val="00990F07"/>
    <w:pPr>
      <w:ind w:left="576"/>
    </w:pPr>
    <w:rPr>
      <w:rFonts w:ascii="Times New Roman" w:hAnsi="Times New Roman"/>
      <w:color w:val="auto"/>
    </w:rPr>
  </w:style>
  <w:style w:type="paragraph" w:customStyle="1" w:styleId="Alg3">
    <w:name w:val="Alg 3"/>
    <w:basedOn w:val="M3"/>
    <w:next w:val="a9"/>
    <w:rsid w:val="00990F07"/>
    <w:pPr>
      <w:tabs>
        <w:tab w:val="num" w:pos="360"/>
      </w:tabs>
      <w:spacing w:after="0"/>
      <w:ind w:left="360" w:hanging="360"/>
      <w:jc w:val="left"/>
    </w:pPr>
  </w:style>
  <w:style w:type="paragraph" w:customStyle="1" w:styleId="Alg2">
    <w:name w:val="Alg 2"/>
    <w:basedOn w:val="M2"/>
    <w:next w:val="a9"/>
    <w:rsid w:val="00990F07"/>
    <w:pPr>
      <w:spacing w:after="0"/>
    </w:pPr>
    <w:rPr>
      <w:rFonts w:ascii="Times New Roman" w:hAnsi="Times New Roman"/>
      <w:color w:val="auto"/>
    </w:rPr>
  </w:style>
  <w:style w:type="paragraph" w:customStyle="1" w:styleId="Note20">
    <w:name w:val="Note2"/>
    <w:basedOn w:val="Note"/>
    <w:rsid w:val="00990F07"/>
    <w:pPr>
      <w:tabs>
        <w:tab w:val="clear" w:pos="960"/>
      </w:tabs>
      <w:spacing w:after="120" w:line="240" w:lineRule="auto"/>
      <w:ind w:left="360"/>
    </w:pPr>
    <w:rPr>
      <w:rFonts w:ascii="Times New Roman" w:eastAsia="Times New Roman" w:hAnsi="Times New Roman"/>
      <w:spacing w:val="6"/>
      <w:lang w:eastAsia="en-US"/>
    </w:rPr>
  </w:style>
  <w:style w:type="paragraph" w:customStyle="1" w:styleId="Note30">
    <w:name w:val="Note3"/>
    <w:basedOn w:val="Note"/>
    <w:rsid w:val="00990F07"/>
    <w:pPr>
      <w:tabs>
        <w:tab w:val="clear" w:pos="960"/>
      </w:tabs>
      <w:spacing w:after="120" w:line="240" w:lineRule="auto"/>
      <w:ind w:left="720"/>
    </w:pPr>
    <w:rPr>
      <w:rFonts w:ascii="Times New Roman" w:eastAsia="Times New Roman" w:hAnsi="Times New Roman"/>
      <w:spacing w:val="6"/>
      <w:lang w:eastAsia="en-US"/>
    </w:rPr>
  </w:style>
  <w:style w:type="paragraph" w:customStyle="1" w:styleId="Note2Number">
    <w:name w:val="Note2 Number"/>
    <w:basedOn w:val="Note20"/>
    <w:rsid w:val="00990F07"/>
    <w:pPr>
      <w:tabs>
        <w:tab w:val="num" w:pos="720"/>
      </w:tabs>
      <w:ind w:left="720" w:hanging="360"/>
    </w:pPr>
  </w:style>
  <w:style w:type="paragraph" w:customStyle="1" w:styleId="Alg1">
    <w:name w:val="Alg 1"/>
    <w:basedOn w:val="M1"/>
    <w:next w:val="a9"/>
    <w:rsid w:val="00990F07"/>
    <w:pPr>
      <w:tabs>
        <w:tab w:val="num" w:pos="360"/>
      </w:tabs>
      <w:spacing w:after="0"/>
      <w:ind w:left="360" w:hanging="360"/>
      <w:jc w:val="left"/>
    </w:pPr>
  </w:style>
  <w:style w:type="paragraph" w:customStyle="1" w:styleId="NoteCode">
    <w:name w:val="Note Code"/>
    <w:basedOn w:val="Note"/>
    <w:next w:val="Note"/>
    <w:rsid w:val="00990F07"/>
    <w:pPr>
      <w:tabs>
        <w:tab w:val="clear" w:pos="960"/>
      </w:tabs>
      <w:spacing w:after="120" w:line="240" w:lineRule="auto"/>
      <w:ind w:left="360"/>
      <w:jc w:val="left"/>
    </w:pPr>
    <w:rPr>
      <w:rFonts w:ascii="Courier New" w:eastAsia="Times New Roman" w:hAnsi="Courier New"/>
      <w:b/>
      <w:spacing w:val="6"/>
      <w:lang w:eastAsia="en-US"/>
    </w:rPr>
  </w:style>
  <w:style w:type="paragraph" w:styleId="HTML">
    <w:name w:val="HTML Preformatted"/>
    <w:basedOn w:val="a9"/>
    <w:link w:val="HTML0"/>
    <w:uiPriority w:val="99"/>
    <w:rsid w:val="00990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pPr>
    <w:rPr>
      <w:rFonts w:ascii="Courier New" w:eastAsia="Courier New" w:hAnsi="Courier New"/>
      <w:lang w:eastAsia="x-none"/>
    </w:rPr>
  </w:style>
  <w:style w:type="character" w:customStyle="1" w:styleId="HTML0">
    <w:name w:val="HTML 書式付き (文字)"/>
    <w:link w:val="HTML"/>
    <w:uiPriority w:val="99"/>
    <w:rsid w:val="00990F07"/>
    <w:rPr>
      <w:rFonts w:ascii="Courier New" w:eastAsia="Courier New" w:hAnsi="Courier New"/>
      <w:lang w:val="en-GB"/>
    </w:rPr>
  </w:style>
  <w:style w:type="paragraph" w:customStyle="1" w:styleId="MathDefinition4">
    <w:name w:val="MathDefinition 4"/>
    <w:basedOn w:val="a9"/>
    <w:rsid w:val="00990F07"/>
    <w:pPr>
      <w:tabs>
        <w:tab w:val="right" w:pos="2160"/>
        <w:tab w:val="left" w:pos="2232"/>
        <w:tab w:val="left" w:pos="3240"/>
        <w:tab w:val="right" w:pos="5040"/>
        <w:tab w:val="left" w:pos="5112"/>
      </w:tabs>
      <w:spacing w:before="120" w:after="60" w:line="240" w:lineRule="auto"/>
      <w:ind w:left="288"/>
    </w:pPr>
    <w:rPr>
      <w:rFonts w:ascii="Times New Roman" w:eastAsia="Times New Roman" w:hAnsi="Times New Roman"/>
      <w:lang w:eastAsia="en-US"/>
    </w:rPr>
  </w:style>
  <w:style w:type="paragraph" w:customStyle="1" w:styleId="CodeSample4">
    <w:name w:val="Code Sample 4"/>
    <w:basedOn w:val="M4"/>
    <w:rsid w:val="00990F07"/>
    <w:pPr>
      <w:ind w:left="720" w:hanging="360"/>
    </w:pPr>
    <w:rPr>
      <w:rFonts w:ascii="Courier New" w:hAnsi="Courier New"/>
      <w:b/>
    </w:rPr>
  </w:style>
  <w:style w:type="paragraph" w:customStyle="1" w:styleId="Alg40">
    <w:name w:val="Alg 4+"/>
    <w:basedOn w:val="M4"/>
    <w:rsid w:val="00990F07"/>
    <w:pPr>
      <w:tabs>
        <w:tab w:val="left" w:pos="864"/>
      </w:tabs>
      <w:spacing w:after="0"/>
      <w:ind w:left="864" w:hanging="360"/>
      <w:jc w:val="left"/>
    </w:pPr>
  </w:style>
  <w:style w:type="paragraph" w:customStyle="1" w:styleId="Alg41">
    <w:name w:val="Alg 4++"/>
    <w:basedOn w:val="M4"/>
    <w:next w:val="a9"/>
    <w:rsid w:val="00990F07"/>
    <w:pPr>
      <w:tabs>
        <w:tab w:val="num" w:pos="1368"/>
      </w:tabs>
      <w:spacing w:after="0"/>
      <w:ind w:left="1368" w:hanging="360"/>
      <w:jc w:val="left"/>
    </w:pPr>
  </w:style>
  <w:style w:type="paragraph" w:customStyle="1" w:styleId="Note40">
    <w:name w:val="Note4"/>
    <w:basedOn w:val="M4"/>
    <w:next w:val="M4"/>
    <w:rsid w:val="00990F07"/>
    <w:rPr>
      <w:sz w:val="18"/>
    </w:rPr>
  </w:style>
  <w:style w:type="paragraph" w:customStyle="1" w:styleId="Annex1">
    <w:name w:val="Annex1"/>
    <w:basedOn w:val="1"/>
    <w:next w:val="M1"/>
    <w:rsid w:val="00990F07"/>
    <w:pPr>
      <w:numPr>
        <w:numId w:val="0"/>
      </w:numPr>
      <w:tabs>
        <w:tab w:val="clear" w:pos="400"/>
        <w:tab w:val="clear" w:pos="560"/>
        <w:tab w:val="left" w:pos="680"/>
      </w:tabs>
      <w:suppressAutoHyphens w:val="0"/>
      <w:spacing w:before="240" w:after="60" w:line="240" w:lineRule="auto"/>
      <w:ind w:left="677" w:hanging="677"/>
      <w:jc w:val="both"/>
    </w:pPr>
    <w:rPr>
      <w:rFonts w:ascii="Times New Roman" w:eastAsia="Times New Roman" w:hAnsi="Times New Roman"/>
      <w:spacing w:val="10"/>
      <w:lang w:eastAsia="en-US"/>
    </w:rPr>
  </w:style>
  <w:style w:type="paragraph" w:customStyle="1" w:styleId="Annex2">
    <w:name w:val="Annex2"/>
    <w:basedOn w:val="20"/>
    <w:next w:val="M2"/>
    <w:rsid w:val="00990F07"/>
    <w:pPr>
      <w:numPr>
        <w:ilvl w:val="0"/>
        <w:numId w:val="0"/>
      </w:numPr>
      <w:tabs>
        <w:tab w:val="clear" w:pos="540"/>
        <w:tab w:val="clear" w:pos="700"/>
        <w:tab w:val="left" w:pos="907"/>
      </w:tabs>
      <w:suppressAutoHyphens w:val="0"/>
      <w:spacing w:before="0" w:after="60" w:line="240" w:lineRule="auto"/>
      <w:ind w:left="763" w:hanging="763"/>
      <w:jc w:val="both"/>
    </w:pPr>
    <w:rPr>
      <w:rFonts w:ascii="Times New Roman" w:eastAsia="Times New Roman" w:hAnsi="Times New Roman"/>
      <w:spacing w:val="10"/>
      <w:lang w:eastAsia="en-US"/>
    </w:rPr>
  </w:style>
  <w:style w:type="character" w:customStyle="1" w:styleId="aff5">
    <w:name w:val="ヘッダー (文字)"/>
    <w:link w:val="aff4"/>
    <w:rsid w:val="00990F07"/>
    <w:rPr>
      <w:rFonts w:ascii="Arial" w:hAnsi="Arial"/>
      <w:b/>
      <w:sz w:val="22"/>
      <w:lang w:val="en-GB" w:eastAsia="ja-JP"/>
    </w:rPr>
  </w:style>
  <w:style w:type="table" w:styleId="afffc">
    <w:name w:val="Table Grid"/>
    <w:basedOn w:val="ab"/>
    <w:rsid w:val="00990F07"/>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TextChar">
    <w:name w:val="Comment Text Char"/>
    <w:uiPriority w:val="99"/>
    <w:semiHidden/>
    <w:rsid w:val="00990F07"/>
    <w:rPr>
      <w:lang w:val="en-GB"/>
    </w:rPr>
  </w:style>
  <w:style w:type="paragraph" w:styleId="afffd">
    <w:name w:val="annotation subject"/>
    <w:basedOn w:val="af4"/>
    <w:next w:val="af4"/>
    <w:link w:val="afffe"/>
    <w:uiPriority w:val="99"/>
    <w:unhideWhenUsed/>
    <w:rsid w:val="00990F07"/>
    <w:pPr>
      <w:spacing w:after="120" w:line="240" w:lineRule="auto"/>
    </w:pPr>
    <w:rPr>
      <w:rFonts w:eastAsia="Times New Roman"/>
      <w:b/>
      <w:bCs/>
    </w:rPr>
  </w:style>
  <w:style w:type="character" w:customStyle="1" w:styleId="af5">
    <w:name w:val="コメント文字列 (文字)"/>
    <w:link w:val="af4"/>
    <w:uiPriority w:val="99"/>
    <w:semiHidden/>
    <w:rsid w:val="00990F07"/>
    <w:rPr>
      <w:rFonts w:ascii="Arial" w:hAnsi="Arial"/>
      <w:lang w:val="en-GB" w:eastAsia="ja-JP"/>
    </w:rPr>
  </w:style>
  <w:style w:type="character" w:customStyle="1" w:styleId="afffe">
    <w:name w:val="コメント内容 (文字)"/>
    <w:link w:val="afffd"/>
    <w:uiPriority w:val="99"/>
    <w:rsid w:val="00990F07"/>
    <w:rPr>
      <w:rFonts w:ascii="Arial" w:eastAsia="Times New Roman" w:hAnsi="Arial"/>
      <w:b/>
      <w:bCs/>
      <w:lang w:val="en-GB" w:eastAsia="ja-JP"/>
    </w:rPr>
  </w:style>
  <w:style w:type="character" w:customStyle="1" w:styleId="43">
    <w:name w:val="見出し 4 (文字)"/>
    <w:link w:val="40"/>
    <w:rsid w:val="00990F07"/>
    <w:rPr>
      <w:rFonts w:ascii="Arial" w:hAnsi="Arial"/>
      <w:b/>
      <w:lang w:val="en-GB" w:eastAsia="ja-JP"/>
    </w:rPr>
  </w:style>
  <w:style w:type="character" w:customStyle="1" w:styleId="33">
    <w:name w:val="見出し 3 (文字)"/>
    <w:link w:val="30"/>
    <w:rsid w:val="00990F07"/>
    <w:rPr>
      <w:rFonts w:ascii="Arial" w:hAnsi="Arial"/>
      <w:b/>
      <w:lang w:val="en-GB" w:eastAsia="ja-JP"/>
    </w:rPr>
  </w:style>
  <w:style w:type="character" w:customStyle="1" w:styleId="af8">
    <w:name w:val="見出しマップ (文字)"/>
    <w:link w:val="af7"/>
    <w:uiPriority w:val="99"/>
    <w:semiHidden/>
    <w:rsid w:val="00990F07"/>
    <w:rPr>
      <w:rFonts w:ascii="Tahoma" w:hAnsi="Tahoma"/>
      <w:shd w:val="clear" w:color="auto" w:fill="000080"/>
      <w:lang w:val="en-GB" w:eastAsia="ja-JP"/>
    </w:rPr>
  </w:style>
  <w:style w:type="paragraph" w:customStyle="1" w:styleId="LightList-Accent51">
    <w:name w:val="Light List - Accent 51"/>
    <w:basedOn w:val="a9"/>
    <w:uiPriority w:val="34"/>
    <w:qFormat/>
    <w:rsid w:val="00990F07"/>
    <w:pPr>
      <w:spacing w:after="120" w:line="240" w:lineRule="auto"/>
      <w:ind w:left="720"/>
      <w:contextualSpacing/>
    </w:pPr>
    <w:rPr>
      <w:rFonts w:ascii="Times New Roman" w:eastAsia="Times New Roman" w:hAnsi="Times New Roman"/>
      <w:lang w:eastAsia="en-US"/>
    </w:rPr>
  </w:style>
  <w:style w:type="character" w:styleId="HTML1">
    <w:name w:val="HTML Typewriter"/>
    <w:rsid w:val="00990F07"/>
    <w:rPr>
      <w:rFonts w:ascii="Courier New" w:hAnsi="Courier New" w:cs="Courier New"/>
      <w:sz w:val="20"/>
      <w:szCs w:val="20"/>
    </w:rPr>
  </w:style>
  <w:style w:type="character" w:styleId="HTML2">
    <w:name w:val="HTML Sample"/>
    <w:rsid w:val="00990F07"/>
    <w:rPr>
      <w:rFonts w:ascii="Courier New" w:hAnsi="Courier New" w:cs="Courier New"/>
    </w:rPr>
  </w:style>
  <w:style w:type="character" w:styleId="HTML3">
    <w:name w:val="HTML Code"/>
    <w:uiPriority w:val="99"/>
    <w:rsid w:val="00990F07"/>
    <w:rPr>
      <w:rFonts w:ascii="Courier New" w:hAnsi="Courier New" w:cs="Courier New"/>
      <w:sz w:val="20"/>
      <w:szCs w:val="20"/>
    </w:rPr>
  </w:style>
  <w:style w:type="paragraph" w:customStyle="1" w:styleId="MediumGrid21">
    <w:name w:val="Medium Grid 21"/>
    <w:uiPriority w:val="1"/>
    <w:qFormat/>
    <w:rsid w:val="00990F07"/>
    <w:pPr>
      <w:jc w:val="both"/>
    </w:pPr>
    <w:rPr>
      <w:rFonts w:ascii="Tms Rmn" w:eastAsia="Times New Roman" w:hAnsi="Tms Rmn"/>
      <w:lang w:eastAsia="en-US"/>
    </w:rPr>
  </w:style>
  <w:style w:type="character" w:customStyle="1" w:styleId="afff0">
    <w:name w:val="書式なし (文字)"/>
    <w:link w:val="afff"/>
    <w:uiPriority w:val="99"/>
    <w:rsid w:val="00990F07"/>
    <w:rPr>
      <w:rFonts w:ascii="Courier New" w:hAnsi="Courier New"/>
      <w:lang w:val="en-GB" w:eastAsia="ja-JP"/>
    </w:rPr>
  </w:style>
  <w:style w:type="character" w:customStyle="1" w:styleId="52">
    <w:name w:val="見出し 5 (文字)"/>
    <w:link w:val="51"/>
    <w:rsid w:val="00990F07"/>
    <w:rPr>
      <w:rFonts w:ascii="Arial" w:hAnsi="Arial"/>
      <w:b/>
      <w:lang w:val="en-GB" w:eastAsia="ja-JP"/>
    </w:rPr>
  </w:style>
  <w:style w:type="character" w:customStyle="1" w:styleId="60">
    <w:name w:val="見出し 6 (文字)"/>
    <w:aliases w:val="do not use! (文字)"/>
    <w:link w:val="6"/>
    <w:rsid w:val="00990F07"/>
    <w:rPr>
      <w:rFonts w:ascii="Arial" w:hAnsi="Arial"/>
      <w:b/>
      <w:lang w:val="en-GB" w:eastAsia="ja-JP"/>
    </w:rPr>
  </w:style>
  <w:style w:type="paragraph" w:customStyle="1" w:styleId="Code1">
    <w:name w:val="Code 1"/>
    <w:basedOn w:val="M1"/>
    <w:rsid w:val="00990F07"/>
    <w:rPr>
      <w:rFonts w:ascii="Courier New" w:hAnsi="Courier New"/>
    </w:rPr>
  </w:style>
  <w:style w:type="character" w:customStyle="1" w:styleId="aff0">
    <w:name w:val="フッター (文字)"/>
    <w:link w:val="aff"/>
    <w:rsid w:val="00990F07"/>
    <w:rPr>
      <w:rFonts w:ascii="Arial" w:hAnsi="Arial"/>
      <w:lang w:val="en-GB" w:eastAsia="ja-JP"/>
    </w:rPr>
  </w:style>
  <w:style w:type="character" w:customStyle="1" w:styleId="bnf">
    <w:name w:val="bnf"/>
    <w:qFormat/>
    <w:rsid w:val="00990F07"/>
    <w:rPr>
      <w:rFonts w:ascii="Times New Roman" w:hAnsi="Times New Roman"/>
      <w:i/>
    </w:rPr>
  </w:style>
  <w:style w:type="numbering" w:customStyle="1" w:styleId="ag3">
    <w:name w:val="ag3"/>
    <w:uiPriority w:val="99"/>
    <w:rsid w:val="00990F07"/>
    <w:pPr>
      <w:numPr>
        <w:numId w:val="52"/>
      </w:numPr>
    </w:pPr>
  </w:style>
  <w:style w:type="paragraph" w:styleId="affff">
    <w:name w:val="E-mail Signature"/>
    <w:basedOn w:val="a9"/>
    <w:link w:val="affff0"/>
    <w:rsid w:val="004C02EF"/>
  </w:style>
  <w:style w:type="character" w:customStyle="1" w:styleId="affff0">
    <w:name w:val="電子メール署名 (文字)"/>
    <w:link w:val="affff"/>
    <w:rsid w:val="004C02EF"/>
    <w:rPr>
      <w:rFonts w:ascii="Arial" w:hAnsi="Arial"/>
      <w:lang w:val="en-GB" w:eastAsia="ja-JP"/>
    </w:rPr>
  </w:style>
  <w:style w:type="paragraph" w:styleId="HTML4">
    <w:name w:val="HTML Address"/>
    <w:basedOn w:val="a9"/>
    <w:link w:val="HTML5"/>
    <w:rsid w:val="004C02EF"/>
    <w:rPr>
      <w:i/>
      <w:iCs/>
    </w:rPr>
  </w:style>
  <w:style w:type="character" w:customStyle="1" w:styleId="HTML5">
    <w:name w:val="HTML アドレス (文字)"/>
    <w:link w:val="HTML4"/>
    <w:rsid w:val="004C02EF"/>
    <w:rPr>
      <w:rFonts w:ascii="Arial" w:hAnsi="Arial"/>
      <w:i/>
      <w:iCs/>
      <w:lang w:val="en-GB" w:eastAsia="ja-JP"/>
    </w:rPr>
  </w:style>
  <w:style w:type="paragraph" w:styleId="Web">
    <w:name w:val="Normal (Web)"/>
    <w:basedOn w:val="a9"/>
    <w:rsid w:val="004C02EF"/>
    <w:rPr>
      <w:rFonts w:ascii="Times New Roman" w:hAnsi="Times New Roman"/>
      <w:sz w:val="24"/>
      <w:szCs w:val="24"/>
    </w:rPr>
  </w:style>
  <w:style w:type="character" w:customStyle="1" w:styleId="headertitle2">
    <w:name w:val="headertitle2"/>
    <w:basedOn w:val="aa"/>
    <w:rsid w:val="004C02EF"/>
  </w:style>
  <w:style w:type="character" w:customStyle="1" w:styleId="M0Char">
    <w:name w:val="M0 Char"/>
    <w:link w:val="M0"/>
    <w:rsid w:val="004C02EF"/>
    <w:rPr>
      <w:rFonts w:ascii="Arial" w:eastAsia="Times New Roman" w:hAnsi="Arial"/>
      <w:color w:val="000000"/>
      <w:spacing w:val="6"/>
      <w:lang w:val="en-GB" w:eastAsia="en-US" w:bidi="ar-SA"/>
    </w:rPr>
  </w:style>
  <w:style w:type="character" w:customStyle="1" w:styleId="M2Char">
    <w:name w:val="M2 Char"/>
    <w:link w:val="M2"/>
    <w:rsid w:val="004C02EF"/>
    <w:rPr>
      <w:rFonts w:ascii="Arial" w:eastAsia="Times New Roman" w:hAnsi="Arial"/>
      <w:color w:val="000000"/>
      <w:spacing w:val="6"/>
      <w:lang w:val="en-GB" w:eastAsia="en-US"/>
    </w:rPr>
  </w:style>
  <w:style w:type="paragraph" w:customStyle="1" w:styleId="defin">
    <w:name w:val="defin"/>
    <w:basedOn w:val="M0"/>
    <w:rsid w:val="004C02EF"/>
    <w:rPr>
      <w:smallCaps/>
      <w:color w:val="FF0000"/>
    </w:rPr>
  </w:style>
  <w:style w:type="paragraph" w:customStyle="1" w:styleId="Reference">
    <w:name w:val="Reference"/>
    <w:basedOn w:val="a9"/>
    <w:rsid w:val="004C02EF"/>
    <w:pPr>
      <w:spacing w:before="60" w:after="60" w:line="240" w:lineRule="auto"/>
      <w:ind w:left="3240" w:hanging="2520"/>
      <w:jc w:val="left"/>
    </w:pPr>
    <w:rPr>
      <w:rFonts w:ascii="Times New Roman" w:eastAsia="Times New Roman" w:hAnsi="Times New Roman"/>
      <w:color w:val="000000"/>
      <w:sz w:val="24"/>
      <w:lang w:eastAsia="en-US"/>
    </w:rPr>
  </w:style>
  <w:style w:type="paragraph" w:customStyle="1" w:styleId="TimesDoubles">
    <w:name w:val="TimesDoubles"/>
    <w:basedOn w:val="a9"/>
    <w:rsid w:val="004C02EF"/>
    <w:pPr>
      <w:spacing w:after="0" w:line="267" w:lineRule="atLeast"/>
      <w:jc w:val="left"/>
    </w:pPr>
    <w:rPr>
      <w:rFonts w:ascii="Times New Roman" w:eastAsia="Times New Roman" w:hAnsi="Times New Roman"/>
      <w:color w:val="000000"/>
      <w:sz w:val="24"/>
      <w:u w:val="double"/>
      <w:lang w:eastAsia="en-US"/>
    </w:rPr>
  </w:style>
  <w:style w:type="paragraph" w:customStyle="1" w:styleId="Action">
    <w:name w:val="Action"/>
    <w:basedOn w:val="M0"/>
    <w:rsid w:val="004C02EF"/>
    <w:pPr>
      <w:framePr w:w="9639" w:hSpace="142" w:vSpace="142" w:wrap="around" w:vAnchor="text" w:hAnchor="text" w:xAlign="center" w:y="285"/>
      <w:pBdr>
        <w:top w:val="single" w:sz="4" w:space="3" w:color="FF6600"/>
        <w:left w:val="single" w:sz="4" w:space="4" w:color="FF6600"/>
        <w:bottom w:val="single" w:sz="4" w:space="3" w:color="FF6600"/>
        <w:right w:val="single" w:sz="4" w:space="4" w:color="FF6600"/>
      </w:pBdr>
      <w:spacing w:before="120"/>
      <w:jc w:val="center"/>
    </w:pPr>
    <w:rPr>
      <w:i/>
      <w:color w:val="FF6600"/>
    </w:rPr>
  </w:style>
  <w:style w:type="paragraph" w:customStyle="1" w:styleId="Code0">
    <w:name w:val="Code 0"/>
    <w:basedOn w:val="M0"/>
    <w:rsid w:val="004C02EF"/>
    <w:rPr>
      <w:rFonts w:ascii="Courier New" w:hAnsi="Courier New"/>
      <w:color w:val="auto"/>
    </w:rPr>
  </w:style>
  <w:style w:type="paragraph" w:customStyle="1" w:styleId="Code2">
    <w:name w:val="Code 2"/>
    <w:basedOn w:val="M2"/>
    <w:rsid w:val="004C02EF"/>
    <w:pPr>
      <w:keepNext/>
      <w:tabs>
        <w:tab w:val="num" w:pos="360"/>
        <w:tab w:val="left" w:pos="500"/>
        <w:tab w:val="left" w:pos="540"/>
        <w:tab w:val="left" w:pos="720"/>
      </w:tabs>
      <w:suppressAutoHyphens/>
      <w:spacing w:before="270" w:after="240" w:line="270" w:lineRule="exact"/>
      <w:jc w:val="left"/>
      <w:outlineLvl w:val="1"/>
    </w:pPr>
    <w:rPr>
      <w:rFonts w:ascii="Courier New" w:hAnsi="Courier New"/>
      <w:b/>
      <w:color w:val="auto"/>
      <w:sz w:val="24"/>
      <w:lang w:eastAsia="ja-JP"/>
    </w:rPr>
  </w:style>
  <w:style w:type="paragraph" w:customStyle="1" w:styleId="Code3">
    <w:name w:val="Code 3"/>
    <w:basedOn w:val="M3"/>
    <w:rsid w:val="004C02EF"/>
    <w:rPr>
      <w:rFonts w:ascii="Courier New" w:hAnsi="Courier New"/>
    </w:rPr>
  </w:style>
  <w:style w:type="paragraph" w:customStyle="1" w:styleId="Code4">
    <w:name w:val="Code 4"/>
    <w:basedOn w:val="M4"/>
    <w:rsid w:val="004C02EF"/>
    <w:rPr>
      <w:rFonts w:ascii="Courier New" w:hAnsi="Courier New"/>
    </w:rPr>
  </w:style>
  <w:style w:type="paragraph" w:customStyle="1" w:styleId="Code5">
    <w:name w:val="Code 5"/>
    <w:basedOn w:val="M5"/>
    <w:rsid w:val="004C02EF"/>
    <w:rPr>
      <w:rFonts w:ascii="Courier New" w:hAnsi="Courier New"/>
    </w:rPr>
  </w:style>
  <w:style w:type="paragraph" w:customStyle="1" w:styleId="ImportantWords">
    <w:name w:val="Important Words"/>
    <w:basedOn w:val="a9"/>
    <w:rsid w:val="004C02EF"/>
    <w:pPr>
      <w:spacing w:after="120" w:line="240" w:lineRule="auto"/>
    </w:pPr>
    <w:rPr>
      <w:rFonts w:eastAsia="Times New Roman"/>
      <w:b/>
      <w:color w:val="FF6600"/>
      <w:lang w:eastAsia="en-US"/>
    </w:rPr>
  </w:style>
  <w:style w:type="paragraph" w:customStyle="1" w:styleId="TableTitle0">
    <w:name w:val="Table Title"/>
    <w:basedOn w:val="CA"/>
    <w:rsid w:val="004C02EF"/>
    <w:pPr>
      <w:keepNext/>
      <w:keepLines/>
    </w:pPr>
    <w:rPr>
      <w:rFonts w:ascii="Arial" w:hAnsi="Arial"/>
      <w:b w:val="0"/>
      <w:color w:val="808080"/>
      <w:spacing w:val="20"/>
    </w:rPr>
  </w:style>
  <w:style w:type="character" w:styleId="HTML6">
    <w:name w:val="HTML Variable"/>
    <w:rsid w:val="004C02EF"/>
    <w:rPr>
      <w:i/>
    </w:rPr>
  </w:style>
  <w:style w:type="paragraph" w:customStyle="1" w:styleId="Informationtitle1">
    <w:name w:val="Information title 1"/>
    <w:basedOn w:val="afff7"/>
    <w:rsid w:val="004C02EF"/>
    <w:pPr>
      <w:keepLines/>
      <w:tabs>
        <w:tab w:val="left" w:pos="5245"/>
      </w:tabs>
      <w:spacing w:before="60" w:after="120" w:line="240" w:lineRule="auto"/>
      <w:jc w:val="both"/>
    </w:pPr>
    <w:rPr>
      <w:rFonts w:eastAsia="Times New Roman"/>
      <w:i/>
      <w:color w:val="FF6600"/>
      <w:sz w:val="28"/>
      <w:lang w:eastAsia="en-US"/>
    </w:rPr>
  </w:style>
  <w:style w:type="paragraph" w:customStyle="1" w:styleId="TLannouncement">
    <w:name w:val="T&amp;L announcement"/>
    <w:basedOn w:val="aff4"/>
    <w:rsid w:val="004C02EF"/>
    <w:pPr>
      <w:tabs>
        <w:tab w:val="left" w:pos="3261"/>
      </w:tabs>
      <w:spacing w:before="600" w:after="0" w:line="240" w:lineRule="auto"/>
      <w:jc w:val="center"/>
    </w:pPr>
    <w:rPr>
      <w:rFonts w:eastAsia="Times New Roman"/>
      <w:color w:val="333333"/>
      <w:spacing w:val="20"/>
      <w:sz w:val="20"/>
      <w:lang w:eastAsia="en-US"/>
    </w:rPr>
  </w:style>
  <w:style w:type="paragraph" w:customStyle="1" w:styleId="TLtitle">
    <w:name w:val="T&amp;L title"/>
    <w:basedOn w:val="aff4"/>
    <w:next w:val="TLannouncement"/>
    <w:rsid w:val="004C02EF"/>
    <w:pPr>
      <w:tabs>
        <w:tab w:val="left" w:pos="3261"/>
      </w:tabs>
      <w:spacing w:before="600" w:after="0" w:line="240" w:lineRule="auto"/>
      <w:jc w:val="center"/>
    </w:pPr>
    <w:rPr>
      <w:rFonts w:eastAsia="Times New Roman"/>
      <w:color w:val="808080"/>
      <w:spacing w:val="20"/>
      <w:sz w:val="20"/>
      <w:lang w:eastAsia="en-US"/>
    </w:rPr>
  </w:style>
  <w:style w:type="character" w:customStyle="1" w:styleId="HTMLVariable1">
    <w:name w:val="HTML Variable1"/>
    <w:rsid w:val="004C02EF"/>
    <w:rPr>
      <w:i/>
    </w:rPr>
  </w:style>
  <w:style w:type="paragraph" w:customStyle="1" w:styleId="AnnexHeading">
    <w:name w:val="Annex Heading"/>
    <w:basedOn w:val="1"/>
    <w:link w:val="AnnexHeadingChar"/>
    <w:rsid w:val="004C02EF"/>
    <w:pPr>
      <w:numPr>
        <w:numId w:val="0"/>
      </w:numPr>
      <w:tabs>
        <w:tab w:val="clear" w:pos="400"/>
        <w:tab w:val="clear" w:pos="560"/>
        <w:tab w:val="left" w:pos="680"/>
      </w:tabs>
      <w:suppressAutoHyphens w:val="0"/>
      <w:spacing w:before="0" w:after="120" w:line="240" w:lineRule="auto"/>
      <w:jc w:val="center"/>
    </w:pPr>
    <w:rPr>
      <w:rFonts w:eastAsia="Times New Roman"/>
      <w:color w:val="FF6600"/>
      <w:spacing w:val="6"/>
    </w:rPr>
  </w:style>
  <w:style w:type="paragraph" w:customStyle="1" w:styleId="Footerwithoutline">
    <w:name w:val="Footer without line"/>
    <w:basedOn w:val="aff"/>
    <w:rsid w:val="004C02EF"/>
    <w:pPr>
      <w:spacing w:before="60" w:after="120" w:line="240" w:lineRule="auto"/>
      <w:jc w:val="center"/>
    </w:pPr>
    <w:rPr>
      <w:rFonts w:eastAsia="Times New Roman"/>
      <w:i/>
      <w:color w:val="000000"/>
      <w:spacing w:val="6"/>
      <w:sz w:val="16"/>
      <w:lang w:eastAsia="en-US"/>
    </w:rPr>
  </w:style>
  <w:style w:type="paragraph" w:customStyle="1" w:styleId="b">
    <w:name w:val="b#"/>
    <w:basedOn w:val="a9"/>
    <w:rsid w:val="004C02EF"/>
    <w:pPr>
      <w:widowControl w:val="0"/>
      <w:spacing w:before="160" w:after="20" w:line="240" w:lineRule="auto"/>
      <w:jc w:val="center"/>
    </w:pPr>
    <w:rPr>
      <w:rFonts w:ascii="Garamond" w:eastAsia="MS Gothic" w:hAnsi="Garamond"/>
      <w:sz w:val="16"/>
    </w:rPr>
  </w:style>
  <w:style w:type="paragraph" w:customStyle="1" w:styleId="b0">
    <w:name w:val="新b#下枠"/>
    <w:basedOn w:val="a9"/>
    <w:rsid w:val="004C02EF"/>
    <w:pPr>
      <w:widowControl w:val="0"/>
      <w:spacing w:after="120" w:line="240" w:lineRule="auto"/>
      <w:jc w:val="center"/>
    </w:pPr>
    <w:rPr>
      <w:rFonts w:ascii="Garamond" w:eastAsia="MS Gothic" w:hAnsi="Garamond"/>
      <w:sz w:val="21"/>
    </w:rPr>
  </w:style>
  <w:style w:type="paragraph" w:customStyle="1" w:styleId="TableItem">
    <w:name w:val="Table Item"/>
    <w:basedOn w:val="TableText"/>
    <w:rsid w:val="004C02EF"/>
    <w:rPr>
      <w:b/>
      <w:sz w:val="21"/>
    </w:rPr>
  </w:style>
  <w:style w:type="paragraph" w:customStyle="1" w:styleId="TableText">
    <w:name w:val="Table Text"/>
    <w:basedOn w:val="affc"/>
    <w:rsid w:val="004C02EF"/>
    <w:pPr>
      <w:widowControl w:val="0"/>
      <w:tabs>
        <w:tab w:val="left" w:pos="4961"/>
      </w:tabs>
      <w:spacing w:after="120" w:line="240" w:lineRule="atLeast"/>
      <w:ind w:left="0"/>
    </w:pPr>
    <w:rPr>
      <w:rFonts w:ascii="Tms Rmn" w:eastAsia="Times New Roman" w:hAnsi="Tms Rmn"/>
      <w:color w:val="000000"/>
      <w:sz w:val="18"/>
      <w:lang w:eastAsia="en-US"/>
    </w:rPr>
  </w:style>
  <w:style w:type="paragraph" w:customStyle="1" w:styleId="affff1">
    <w:name w:val="??"/>
    <w:rsid w:val="004C02EF"/>
    <w:pPr>
      <w:widowControl w:val="0"/>
      <w:overflowPunct w:val="0"/>
      <w:autoSpaceDE w:val="0"/>
      <w:autoSpaceDN w:val="0"/>
      <w:adjustRightInd w:val="0"/>
      <w:textAlignment w:val="baseline"/>
    </w:pPr>
    <w:rPr>
      <w:sz w:val="24"/>
      <w:lang w:eastAsia="en-US"/>
    </w:rPr>
  </w:style>
  <w:style w:type="paragraph" w:customStyle="1" w:styleId="13">
    <w:name w:val="??? 1"/>
    <w:basedOn w:val="M0"/>
    <w:next w:val="M1"/>
    <w:rsid w:val="004C02EF"/>
    <w:pPr>
      <w:keepNext/>
      <w:widowControl w:val="0"/>
      <w:tabs>
        <w:tab w:val="left" w:pos="680"/>
      </w:tabs>
      <w:spacing w:before="240" w:after="72"/>
      <w:ind w:left="680" w:hanging="680"/>
    </w:pPr>
    <w:rPr>
      <w:rFonts w:ascii="Times New Roman" w:hAnsi="Times New Roman"/>
      <w:b/>
      <w:spacing w:val="10"/>
      <w:sz w:val="24"/>
      <w:lang w:val="en-US"/>
    </w:rPr>
  </w:style>
  <w:style w:type="paragraph" w:customStyle="1" w:styleId="Garamond">
    <w:name w:val="標準　Garamond"/>
    <w:basedOn w:val="a9"/>
    <w:rsid w:val="004C02EF"/>
    <w:pPr>
      <w:keepLines/>
      <w:widowControl w:val="0"/>
      <w:spacing w:after="120" w:line="330" w:lineRule="atLeast"/>
    </w:pPr>
    <w:rPr>
      <w:rFonts w:ascii="Garamond" w:eastAsia="MS Gothic" w:hAnsi="Garamond"/>
      <w:sz w:val="22"/>
    </w:rPr>
  </w:style>
  <w:style w:type="paragraph" w:customStyle="1" w:styleId="a8">
    <w:name w:val="・箇条書き"/>
    <w:basedOn w:val="a9"/>
    <w:next w:val="a9"/>
    <w:rsid w:val="004C02EF"/>
    <w:pPr>
      <w:widowControl w:val="0"/>
      <w:numPr>
        <w:numId w:val="395"/>
      </w:numPr>
      <w:tabs>
        <w:tab w:val="clear" w:pos="360"/>
      </w:tabs>
      <w:adjustRightInd w:val="0"/>
      <w:spacing w:after="0" w:line="330" w:lineRule="atLeast"/>
      <w:ind w:left="199" w:hanging="199"/>
      <w:jc w:val="left"/>
      <w:textAlignment w:val="baseline"/>
    </w:pPr>
    <w:rPr>
      <w:rFonts w:ascii="Garamond" w:eastAsia="MS PMincho" w:hAnsi="Garamond"/>
      <w:b/>
      <w:i/>
      <w:sz w:val="22"/>
      <w:lang w:val="en-US"/>
    </w:rPr>
  </w:style>
  <w:style w:type="paragraph" w:customStyle="1" w:styleId="a1">
    <w:name w:val="箇条書"/>
    <w:basedOn w:val="afff"/>
    <w:rsid w:val="004C02EF"/>
    <w:pPr>
      <w:widowControl w:val="0"/>
      <w:numPr>
        <w:numId w:val="396"/>
      </w:numPr>
      <w:tabs>
        <w:tab w:val="clear" w:pos="360"/>
      </w:tabs>
      <w:adjustRightInd w:val="0"/>
      <w:spacing w:after="0" w:line="330" w:lineRule="atLeast"/>
      <w:jc w:val="left"/>
      <w:textAlignment w:val="baseline"/>
    </w:pPr>
    <w:rPr>
      <w:rFonts w:ascii="Garamond" w:eastAsia="MS PMincho" w:hAnsi="Garamond"/>
      <w:sz w:val="22"/>
      <w:lang w:val="en-US"/>
    </w:rPr>
  </w:style>
  <w:style w:type="paragraph" w:customStyle="1" w:styleId="14">
    <w:name w:val="箇条書　1)"/>
    <w:basedOn w:val="a9"/>
    <w:rsid w:val="004C02EF"/>
    <w:pPr>
      <w:keepLines/>
      <w:widowControl w:val="0"/>
      <w:tabs>
        <w:tab w:val="left" w:pos="170"/>
        <w:tab w:val="num" w:pos="360"/>
      </w:tabs>
      <w:adjustRightInd w:val="0"/>
      <w:spacing w:after="0" w:line="330" w:lineRule="atLeast"/>
      <w:ind w:left="284" w:hanging="284"/>
      <w:jc w:val="left"/>
      <w:textAlignment w:val="baseline"/>
    </w:pPr>
    <w:rPr>
      <w:rFonts w:ascii="Garamond" w:eastAsia="MS Gothic" w:hAnsi="Garamond"/>
      <w:sz w:val="24"/>
      <w:lang w:val="en-US"/>
    </w:rPr>
  </w:style>
  <w:style w:type="paragraph" w:customStyle="1" w:styleId="TABLE">
    <w:name w:val="TABLE　行間"/>
    <w:basedOn w:val="a9"/>
    <w:rsid w:val="004C02EF"/>
    <w:pPr>
      <w:keepLines/>
      <w:widowControl w:val="0"/>
      <w:adjustRightInd w:val="0"/>
      <w:spacing w:after="0" w:line="280" w:lineRule="atLeast"/>
      <w:jc w:val="center"/>
      <w:textAlignment w:val="baseline"/>
    </w:pPr>
    <w:rPr>
      <w:rFonts w:ascii="Garamond" w:eastAsia="MS Gothic" w:hAnsi="Garamond"/>
      <w:sz w:val="22"/>
      <w:lang w:val="en-US"/>
    </w:rPr>
  </w:style>
  <w:style w:type="character" w:customStyle="1" w:styleId="10">
    <w:name w:val="見出し 1 (文字)"/>
    <w:link w:val="1"/>
    <w:rsid w:val="004C02EF"/>
    <w:rPr>
      <w:rFonts w:ascii="Arial" w:hAnsi="Arial"/>
      <w:b/>
      <w:sz w:val="24"/>
      <w:lang w:val="en-GB" w:eastAsia="ja-JP"/>
    </w:rPr>
  </w:style>
  <w:style w:type="character" w:customStyle="1" w:styleId="AnnexHeadingChar">
    <w:name w:val="Annex Heading Char"/>
    <w:link w:val="AnnexHeading"/>
    <w:rsid w:val="004C02EF"/>
    <w:rPr>
      <w:rFonts w:ascii="Arial" w:eastAsia="Times New Roman" w:hAnsi="Arial"/>
      <w:b/>
      <w:color w:val="FF6600"/>
      <w:spacing w:val="6"/>
      <w:sz w:val="24"/>
      <w:lang w:val="en-GB" w:eastAsia="ja-JP"/>
    </w:rPr>
  </w:style>
  <w:style w:type="paragraph" w:customStyle="1" w:styleId="figure">
    <w:name w:val="figure行間１"/>
    <w:basedOn w:val="a9"/>
    <w:rsid w:val="004C02EF"/>
    <w:pPr>
      <w:keepLines/>
      <w:widowControl w:val="0"/>
      <w:adjustRightInd w:val="0"/>
      <w:spacing w:after="0" w:line="240" w:lineRule="auto"/>
      <w:jc w:val="center"/>
      <w:textAlignment w:val="baseline"/>
    </w:pPr>
    <w:rPr>
      <w:rFonts w:ascii="Garamond" w:eastAsia="MS Gothic" w:hAnsi="Garamond"/>
      <w:sz w:val="22"/>
      <w:lang w:val="en-US"/>
    </w:rPr>
  </w:style>
  <w:style w:type="character" w:customStyle="1" w:styleId="90">
    <w:name w:val="見出し 9 (文字)"/>
    <w:aliases w:val="do not use!!!! (文字)"/>
    <w:link w:val="9"/>
    <w:rsid w:val="004C02EF"/>
    <w:rPr>
      <w:rFonts w:ascii="Arial" w:hAnsi="Arial"/>
      <w:b/>
      <w:lang w:val="en-GB" w:eastAsia="ja-JP"/>
    </w:rPr>
  </w:style>
  <w:style w:type="paragraph" w:customStyle="1" w:styleId="RA">
    <w:name w:val="RA"/>
    <w:rsid w:val="004C02EF"/>
    <w:pPr>
      <w:spacing w:after="120" w:line="264" w:lineRule="atLeast"/>
      <w:jc w:val="right"/>
    </w:pPr>
    <w:rPr>
      <w:rFonts w:ascii="Geneva" w:hAnsi="Geneva"/>
      <w:lang w:eastAsia="en-US"/>
    </w:rPr>
  </w:style>
  <w:style w:type="paragraph" w:customStyle="1" w:styleId="RB">
    <w:name w:val="RB"/>
    <w:rsid w:val="004C02EF"/>
    <w:pPr>
      <w:spacing w:line="264" w:lineRule="atLeast"/>
      <w:jc w:val="right"/>
    </w:pPr>
    <w:rPr>
      <w:rFonts w:ascii="Geneva" w:hAnsi="Geneva"/>
      <w:lang w:eastAsia="en-US"/>
    </w:rPr>
  </w:style>
  <w:style w:type="paragraph" w:customStyle="1" w:styleId="D3">
    <w:name w:val="D3"/>
    <w:rsid w:val="004C02EF"/>
    <w:pPr>
      <w:tabs>
        <w:tab w:val="left" w:pos="1418"/>
      </w:tabs>
      <w:spacing w:after="120" w:line="264" w:lineRule="atLeast"/>
      <w:ind w:left="1418" w:hanging="284"/>
      <w:jc w:val="both"/>
    </w:pPr>
    <w:rPr>
      <w:rFonts w:ascii="Geneva" w:hAnsi="Geneva"/>
      <w:lang w:eastAsia="en-US"/>
    </w:rPr>
  </w:style>
  <w:style w:type="paragraph" w:customStyle="1" w:styleId="D2">
    <w:name w:val="D2"/>
    <w:rsid w:val="004C02EF"/>
    <w:pPr>
      <w:tabs>
        <w:tab w:val="left" w:pos="1191"/>
      </w:tabs>
      <w:spacing w:after="120" w:line="264" w:lineRule="atLeast"/>
      <w:ind w:left="1191" w:hanging="284"/>
      <w:jc w:val="both"/>
    </w:pPr>
    <w:rPr>
      <w:rFonts w:ascii="Geneva" w:hAnsi="Geneva"/>
      <w:lang w:eastAsia="en-US"/>
    </w:rPr>
  </w:style>
  <w:style w:type="paragraph" w:customStyle="1" w:styleId="D1">
    <w:name w:val="D1"/>
    <w:rsid w:val="004C02EF"/>
    <w:pPr>
      <w:tabs>
        <w:tab w:val="left" w:pos="964"/>
      </w:tabs>
      <w:spacing w:after="120" w:line="264" w:lineRule="atLeast"/>
      <w:ind w:left="964" w:hanging="284"/>
      <w:jc w:val="both"/>
    </w:pPr>
    <w:rPr>
      <w:rFonts w:ascii="Geneva" w:hAnsi="Geneva"/>
      <w:lang w:eastAsia="en-US"/>
    </w:rPr>
  </w:style>
  <w:style w:type="paragraph" w:customStyle="1" w:styleId="TC">
    <w:name w:val="TC"/>
    <w:rsid w:val="004C02EF"/>
    <w:pPr>
      <w:spacing w:line="264" w:lineRule="atLeast"/>
    </w:pPr>
    <w:rPr>
      <w:rFonts w:ascii="Geneva" w:hAnsi="Geneva"/>
      <w:lang w:eastAsia="en-US"/>
    </w:rPr>
  </w:style>
  <w:style w:type="paragraph" w:customStyle="1" w:styleId="T0">
    <w:name w:val="T0"/>
    <w:rsid w:val="004C02EF"/>
    <w:pPr>
      <w:keepNext/>
      <w:spacing w:after="120" w:line="264" w:lineRule="atLeast"/>
    </w:pPr>
    <w:rPr>
      <w:rFonts w:ascii="Geneva" w:hAnsi="Geneva"/>
      <w:b/>
      <w:lang w:eastAsia="en-US"/>
    </w:rPr>
  </w:style>
  <w:style w:type="paragraph" w:customStyle="1" w:styleId="D4">
    <w:name w:val="D4"/>
    <w:rsid w:val="004C02EF"/>
    <w:pPr>
      <w:tabs>
        <w:tab w:val="left" w:pos="1644"/>
      </w:tabs>
      <w:spacing w:after="120" w:line="264" w:lineRule="atLeast"/>
      <w:ind w:left="1644" w:hanging="284"/>
      <w:jc w:val="both"/>
    </w:pPr>
    <w:rPr>
      <w:rFonts w:ascii="Geneva" w:hAnsi="Geneva"/>
      <w:lang w:eastAsia="en-US"/>
    </w:rPr>
  </w:style>
  <w:style w:type="paragraph" w:customStyle="1" w:styleId="S1">
    <w:name w:val="S1"/>
    <w:rsid w:val="004C02EF"/>
    <w:pPr>
      <w:tabs>
        <w:tab w:val="left" w:pos="1531"/>
      </w:tabs>
      <w:spacing w:after="120" w:line="264" w:lineRule="atLeast"/>
      <w:ind w:left="1531" w:hanging="851"/>
      <w:jc w:val="both"/>
    </w:pPr>
    <w:rPr>
      <w:rFonts w:ascii="Geneva" w:hAnsi="Geneva"/>
      <w:lang w:eastAsia="en-US"/>
    </w:rPr>
  </w:style>
  <w:style w:type="paragraph" w:customStyle="1" w:styleId="D5">
    <w:name w:val="D5"/>
    <w:rsid w:val="004C02EF"/>
    <w:pPr>
      <w:tabs>
        <w:tab w:val="left" w:pos="1871"/>
      </w:tabs>
      <w:spacing w:after="120" w:line="264" w:lineRule="atLeast"/>
      <w:ind w:left="1871" w:hanging="284"/>
      <w:jc w:val="both"/>
    </w:pPr>
    <w:rPr>
      <w:rFonts w:ascii="Geneva" w:hAnsi="Geneva"/>
      <w:lang w:eastAsia="en-US"/>
    </w:rPr>
  </w:style>
  <w:style w:type="paragraph" w:customStyle="1" w:styleId="S2">
    <w:name w:val="S2"/>
    <w:rsid w:val="004C02EF"/>
    <w:pPr>
      <w:tabs>
        <w:tab w:val="left" w:pos="1758"/>
      </w:tabs>
      <w:spacing w:after="120" w:line="264" w:lineRule="atLeast"/>
      <w:ind w:left="1758" w:hanging="851"/>
      <w:jc w:val="both"/>
    </w:pPr>
    <w:rPr>
      <w:rFonts w:ascii="Geneva" w:hAnsi="Geneva"/>
      <w:lang w:eastAsia="en-US"/>
    </w:rPr>
  </w:style>
  <w:style w:type="paragraph" w:customStyle="1" w:styleId="S3">
    <w:name w:val="S3"/>
    <w:rsid w:val="004C02EF"/>
    <w:pPr>
      <w:tabs>
        <w:tab w:val="left" w:pos="1985"/>
      </w:tabs>
      <w:spacing w:after="120" w:line="264" w:lineRule="atLeast"/>
      <w:ind w:left="1985" w:hanging="851"/>
      <w:jc w:val="both"/>
    </w:pPr>
    <w:rPr>
      <w:rFonts w:ascii="Geneva" w:hAnsi="Geneva"/>
      <w:lang w:eastAsia="en-US"/>
    </w:rPr>
  </w:style>
  <w:style w:type="paragraph" w:customStyle="1" w:styleId="TB">
    <w:name w:val="TB"/>
    <w:rsid w:val="004C02EF"/>
    <w:pPr>
      <w:keepNext/>
      <w:spacing w:line="264" w:lineRule="atLeast"/>
    </w:pPr>
    <w:rPr>
      <w:rFonts w:ascii="Geneva" w:hAnsi="Geneva"/>
      <w:lang w:eastAsia="en-US"/>
    </w:rPr>
  </w:style>
  <w:style w:type="paragraph" w:customStyle="1" w:styleId="S8">
    <w:name w:val="S8"/>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line="312" w:lineRule="atLeast"/>
      <w:ind w:left="500"/>
    </w:pPr>
    <w:rPr>
      <w:rFonts w:ascii="Geneva" w:hAnsi="Geneva"/>
      <w:lang w:eastAsia="en-US"/>
    </w:rPr>
  </w:style>
  <w:style w:type="paragraph" w:customStyle="1" w:styleId="S7">
    <w:name w:val="S7"/>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120" w:line="312" w:lineRule="atLeast"/>
      <w:ind w:left="500"/>
    </w:pPr>
    <w:rPr>
      <w:rFonts w:ascii="Geneva" w:hAnsi="Geneva"/>
      <w:lang w:eastAsia="en-US"/>
    </w:rPr>
  </w:style>
  <w:style w:type="paragraph" w:customStyle="1" w:styleId="D0">
    <w:name w:val="D0"/>
    <w:rsid w:val="004C02EF"/>
    <w:pPr>
      <w:tabs>
        <w:tab w:val="left" w:pos="284"/>
      </w:tabs>
      <w:spacing w:after="120" w:line="264" w:lineRule="atLeast"/>
      <w:ind w:left="284" w:hanging="284"/>
      <w:jc w:val="both"/>
    </w:pPr>
    <w:rPr>
      <w:rFonts w:ascii="Geneva" w:hAnsi="Geneva"/>
      <w:lang w:eastAsia="en-US"/>
    </w:rPr>
  </w:style>
  <w:style w:type="paragraph" w:customStyle="1" w:styleId="S9">
    <w:name w:val="S9"/>
    <w:rsid w:val="004C02EF"/>
    <w:pPr>
      <w:tabs>
        <w:tab w:val="left" w:pos="1730"/>
        <w:tab w:val="right" w:pos="4320"/>
      </w:tabs>
      <w:spacing w:line="264" w:lineRule="atLeast"/>
    </w:pPr>
    <w:rPr>
      <w:rFonts w:ascii="Geneva" w:hAnsi="Geneva"/>
      <w:lang w:eastAsia="en-US"/>
    </w:rPr>
  </w:style>
  <w:style w:type="paragraph" w:customStyle="1" w:styleId="SF">
    <w:name w:val="SF"/>
    <w:rsid w:val="004C02EF"/>
    <w:pPr>
      <w:tabs>
        <w:tab w:val="left" w:pos="1730"/>
        <w:tab w:val="right" w:pos="4320"/>
      </w:tabs>
      <w:spacing w:after="120" w:line="264" w:lineRule="atLeast"/>
    </w:pPr>
    <w:rPr>
      <w:rFonts w:ascii="Geneva" w:hAnsi="Geneva"/>
      <w:lang w:eastAsia="en-US"/>
    </w:rPr>
  </w:style>
  <w:style w:type="paragraph" w:customStyle="1" w:styleId="TK">
    <w:name w:val="TK"/>
    <w:rsid w:val="004C02EF"/>
    <w:pPr>
      <w:keepNext/>
      <w:spacing w:line="264" w:lineRule="atLeast"/>
    </w:pPr>
    <w:rPr>
      <w:rFonts w:ascii="Geneva" w:hAnsi="Geneva"/>
      <w:lang w:eastAsia="en-US"/>
    </w:rPr>
  </w:style>
  <w:style w:type="paragraph" w:customStyle="1" w:styleId="S4">
    <w:name w:val="S4"/>
    <w:rsid w:val="004C02EF"/>
    <w:pPr>
      <w:tabs>
        <w:tab w:val="left" w:pos="2211"/>
      </w:tabs>
      <w:spacing w:after="120" w:line="264" w:lineRule="atLeast"/>
      <w:ind w:left="2211" w:hanging="851"/>
      <w:jc w:val="both"/>
    </w:pPr>
    <w:rPr>
      <w:rFonts w:ascii="Geneva" w:hAnsi="Geneva"/>
      <w:lang w:eastAsia="en-US"/>
    </w:rPr>
  </w:style>
  <w:style w:type="paragraph" w:customStyle="1" w:styleId="S5">
    <w:name w:val="S5"/>
    <w:rsid w:val="004C02EF"/>
    <w:pPr>
      <w:tabs>
        <w:tab w:val="left" w:pos="2438"/>
      </w:tabs>
      <w:spacing w:after="120" w:line="264" w:lineRule="atLeast"/>
      <w:ind w:left="2438" w:hanging="851"/>
      <w:jc w:val="both"/>
    </w:pPr>
    <w:rPr>
      <w:rFonts w:ascii="Geneva" w:hAnsi="Geneva"/>
      <w:lang w:eastAsia="en-US"/>
    </w:rPr>
  </w:style>
  <w:style w:type="paragraph" w:customStyle="1" w:styleId="H0">
    <w:name w:val="H0"/>
    <w:rsid w:val="004C02EF"/>
    <w:pPr>
      <w:tabs>
        <w:tab w:val="left" w:pos="567"/>
      </w:tabs>
      <w:spacing w:after="120" w:line="264" w:lineRule="atLeast"/>
      <w:ind w:left="567" w:hanging="284"/>
      <w:jc w:val="both"/>
    </w:pPr>
    <w:rPr>
      <w:rFonts w:ascii="Geneva" w:hAnsi="Geneva"/>
      <w:lang w:eastAsia="en-US"/>
    </w:rPr>
  </w:style>
  <w:style w:type="paragraph" w:customStyle="1" w:styleId="T5">
    <w:name w:val="T5"/>
    <w:rsid w:val="004C02EF"/>
    <w:pPr>
      <w:keepNext/>
      <w:keepLines/>
      <w:tabs>
        <w:tab w:val="left" w:pos="1588"/>
      </w:tabs>
      <w:spacing w:after="120" w:line="264" w:lineRule="atLeast"/>
      <w:ind w:left="1588" w:hanging="1247"/>
    </w:pPr>
    <w:rPr>
      <w:rFonts w:ascii="Geneva" w:hAnsi="Geneva"/>
      <w:b/>
      <w:lang w:eastAsia="en-US"/>
    </w:rPr>
  </w:style>
  <w:style w:type="paragraph" w:customStyle="1" w:styleId="H1">
    <w:name w:val="H1"/>
    <w:rsid w:val="004C02EF"/>
    <w:pPr>
      <w:tabs>
        <w:tab w:val="left" w:pos="1247"/>
      </w:tabs>
      <w:spacing w:after="120" w:line="264" w:lineRule="atLeast"/>
      <w:ind w:left="1247" w:hanging="284"/>
      <w:jc w:val="both"/>
    </w:pPr>
    <w:rPr>
      <w:rFonts w:ascii="Geneva" w:hAnsi="Geneva"/>
      <w:lang w:eastAsia="en-US"/>
    </w:rPr>
  </w:style>
  <w:style w:type="paragraph" w:customStyle="1" w:styleId="H2">
    <w:name w:val="H2"/>
    <w:rsid w:val="004C02EF"/>
    <w:pPr>
      <w:tabs>
        <w:tab w:val="left" w:pos="1474"/>
      </w:tabs>
      <w:spacing w:after="120" w:line="264" w:lineRule="atLeast"/>
      <w:ind w:left="1474" w:hanging="284"/>
      <w:jc w:val="both"/>
    </w:pPr>
    <w:rPr>
      <w:rFonts w:ascii="Geneva" w:hAnsi="Geneva"/>
      <w:lang w:eastAsia="en-US"/>
    </w:rPr>
  </w:style>
  <w:style w:type="paragraph" w:customStyle="1" w:styleId="H3">
    <w:name w:val="H3"/>
    <w:rsid w:val="004C02EF"/>
    <w:pPr>
      <w:tabs>
        <w:tab w:val="left" w:pos="1701"/>
      </w:tabs>
      <w:spacing w:after="120" w:line="264" w:lineRule="atLeast"/>
      <w:ind w:left="1701" w:hanging="284"/>
      <w:jc w:val="both"/>
    </w:pPr>
    <w:rPr>
      <w:rFonts w:ascii="Geneva" w:hAnsi="Geneva"/>
      <w:lang w:eastAsia="en-US"/>
    </w:rPr>
  </w:style>
  <w:style w:type="paragraph" w:customStyle="1" w:styleId="H4">
    <w:name w:val="H4"/>
    <w:rsid w:val="004C02EF"/>
    <w:pPr>
      <w:tabs>
        <w:tab w:val="left" w:pos="1928"/>
      </w:tabs>
      <w:spacing w:after="120" w:line="264" w:lineRule="atLeast"/>
      <w:ind w:left="1928" w:hanging="284"/>
      <w:jc w:val="both"/>
    </w:pPr>
    <w:rPr>
      <w:rFonts w:ascii="Geneva" w:hAnsi="Geneva"/>
      <w:lang w:eastAsia="en-US"/>
    </w:rPr>
  </w:style>
  <w:style w:type="paragraph" w:customStyle="1" w:styleId="H5">
    <w:name w:val="H5"/>
    <w:rsid w:val="004C02EF"/>
    <w:pPr>
      <w:tabs>
        <w:tab w:val="left" w:pos="2155"/>
      </w:tabs>
      <w:spacing w:after="120" w:line="264" w:lineRule="atLeast"/>
      <w:ind w:left="2155" w:hanging="284"/>
      <w:jc w:val="both"/>
    </w:pPr>
    <w:rPr>
      <w:rFonts w:ascii="Geneva" w:hAnsi="Geneva"/>
      <w:lang w:eastAsia="en-US"/>
    </w:rPr>
  </w:style>
  <w:style w:type="paragraph" w:customStyle="1" w:styleId="S0">
    <w:name w:val="S0"/>
    <w:rsid w:val="004C02EF"/>
    <w:pPr>
      <w:tabs>
        <w:tab w:val="left" w:pos="851"/>
      </w:tabs>
      <w:spacing w:after="120" w:line="264" w:lineRule="atLeast"/>
      <w:ind w:left="851" w:hanging="851"/>
      <w:jc w:val="both"/>
    </w:pPr>
    <w:rPr>
      <w:rFonts w:ascii="Geneva" w:hAnsi="Geneva"/>
      <w:lang w:eastAsia="en-US"/>
    </w:rPr>
  </w:style>
  <w:style w:type="paragraph" w:customStyle="1" w:styleId="T4">
    <w:name w:val="T4"/>
    <w:rsid w:val="004C02EF"/>
    <w:pPr>
      <w:keepNext/>
      <w:keepLines/>
      <w:tabs>
        <w:tab w:val="left" w:pos="1361"/>
      </w:tabs>
      <w:spacing w:after="120" w:line="264" w:lineRule="atLeast"/>
      <w:ind w:left="1361" w:hanging="1089"/>
    </w:pPr>
    <w:rPr>
      <w:rFonts w:ascii="Geneva" w:hAnsi="Geneva"/>
      <w:b/>
      <w:lang w:eastAsia="en-US"/>
    </w:rPr>
  </w:style>
  <w:style w:type="paragraph" w:customStyle="1" w:styleId="E1">
    <w:name w:val="E1"/>
    <w:rsid w:val="004C02EF"/>
    <w:pPr>
      <w:tabs>
        <w:tab w:val="left" w:pos="737"/>
        <w:tab w:val="decimal" w:pos="8060"/>
      </w:tabs>
      <w:spacing w:before="240" w:line="264" w:lineRule="atLeast"/>
      <w:ind w:left="737" w:hanging="669"/>
    </w:pPr>
    <w:rPr>
      <w:rFonts w:ascii="Geneva" w:hAnsi="Geneva"/>
      <w:b/>
      <w:lang w:eastAsia="en-US"/>
    </w:rPr>
  </w:style>
  <w:style w:type="paragraph" w:customStyle="1" w:styleId="E2">
    <w:name w:val="E2"/>
    <w:rsid w:val="004C02EF"/>
    <w:pPr>
      <w:tabs>
        <w:tab w:val="left" w:pos="1644"/>
        <w:tab w:val="left" w:pos="7960"/>
      </w:tabs>
      <w:spacing w:line="264" w:lineRule="atLeast"/>
      <w:ind w:left="1644" w:hanging="907"/>
      <w:jc w:val="both"/>
    </w:pPr>
    <w:rPr>
      <w:rFonts w:ascii="Geneva" w:hAnsi="Geneva"/>
      <w:lang w:eastAsia="en-US"/>
    </w:rPr>
  </w:style>
  <w:style w:type="paragraph" w:customStyle="1" w:styleId="E3">
    <w:name w:val="E3"/>
    <w:rsid w:val="004C02EF"/>
    <w:pPr>
      <w:tabs>
        <w:tab w:val="left" w:pos="2778"/>
        <w:tab w:val="left" w:pos="7960"/>
        <w:tab w:val="decimal" w:pos="9639"/>
      </w:tabs>
      <w:spacing w:line="264" w:lineRule="atLeast"/>
      <w:ind w:left="2778" w:hanging="1134"/>
    </w:pPr>
    <w:rPr>
      <w:rFonts w:ascii="Geneva" w:hAnsi="Geneva"/>
      <w:lang w:eastAsia="en-US"/>
    </w:rPr>
  </w:style>
  <w:style w:type="paragraph" w:customStyle="1" w:styleId="E4">
    <w:name w:val="E4"/>
    <w:rsid w:val="004C02EF"/>
    <w:pPr>
      <w:tabs>
        <w:tab w:val="left" w:pos="4139"/>
        <w:tab w:val="decimal" w:pos="9639"/>
      </w:tabs>
      <w:spacing w:line="264" w:lineRule="atLeast"/>
      <w:ind w:left="4139" w:hanging="1361"/>
    </w:pPr>
    <w:rPr>
      <w:rFonts w:ascii="Geneva" w:hAnsi="Geneva"/>
      <w:lang w:eastAsia="en-US"/>
    </w:rPr>
  </w:style>
  <w:style w:type="paragraph" w:customStyle="1" w:styleId="CommentText1">
    <w:name w:val="Comment Text1"/>
    <w:basedOn w:val="a9"/>
    <w:rsid w:val="004C02EF"/>
    <w:pPr>
      <w:spacing w:after="120" w:line="240" w:lineRule="auto"/>
    </w:pPr>
    <w:rPr>
      <w:rFonts w:ascii="Times" w:eastAsia="Times New Roman" w:hAnsi="Times"/>
      <w:lang w:eastAsia="en-US"/>
    </w:rPr>
  </w:style>
  <w:style w:type="paragraph" w:customStyle="1" w:styleId="toc">
    <w:name w:val="toc"/>
    <w:basedOn w:val="a9"/>
    <w:next w:val="a9"/>
    <w:rsid w:val="004C02EF"/>
    <w:pPr>
      <w:tabs>
        <w:tab w:val="left" w:leader="dot" w:pos="8280"/>
        <w:tab w:val="right" w:pos="8640"/>
      </w:tabs>
      <w:spacing w:after="120" w:line="240" w:lineRule="auto"/>
      <w:ind w:left="720" w:right="720"/>
    </w:pPr>
    <w:rPr>
      <w:rFonts w:ascii="Times" w:eastAsia="Times New Roman" w:hAnsi="Times"/>
      <w:lang w:eastAsia="en-US"/>
    </w:rPr>
  </w:style>
  <w:style w:type="paragraph" w:customStyle="1" w:styleId="IndexHeading1">
    <w:name w:val="Index Heading1"/>
    <w:basedOn w:val="a9"/>
    <w:next w:val="11"/>
    <w:rsid w:val="004C02EF"/>
    <w:pPr>
      <w:spacing w:after="120" w:line="240" w:lineRule="auto"/>
    </w:pPr>
    <w:rPr>
      <w:rFonts w:ascii="Times" w:eastAsia="Times New Roman" w:hAnsi="Times"/>
      <w:lang w:eastAsia="en-US"/>
    </w:rPr>
  </w:style>
  <w:style w:type="paragraph" w:customStyle="1" w:styleId="affff2">
    <w:name w:val="]"/>
    <w:basedOn w:val="a9"/>
    <w:rsid w:val="004C02EF"/>
    <w:pPr>
      <w:spacing w:after="120" w:line="264" w:lineRule="exact"/>
      <w:jc w:val="center"/>
    </w:pPr>
    <w:rPr>
      <w:rFonts w:ascii="Times" w:eastAsia="Times New Roman" w:hAnsi="Times"/>
      <w:b/>
      <w:lang w:eastAsia="en-US"/>
    </w:rPr>
  </w:style>
  <w:style w:type="paragraph" w:customStyle="1" w:styleId="Normalplus">
    <w:name w:val="Normal plus"/>
    <w:basedOn w:val="20"/>
    <w:next w:val="a9"/>
    <w:rsid w:val="004C02EF"/>
    <w:pPr>
      <w:numPr>
        <w:ilvl w:val="0"/>
        <w:numId w:val="0"/>
      </w:numPr>
      <w:tabs>
        <w:tab w:val="clear" w:pos="540"/>
        <w:tab w:val="clear" w:pos="700"/>
        <w:tab w:val="left" w:pos="9923"/>
      </w:tabs>
      <w:suppressAutoHyphens w:val="0"/>
      <w:spacing w:before="0" w:after="60" w:line="240" w:lineRule="auto"/>
      <w:ind w:left="648" w:hanging="648"/>
      <w:outlineLvl w:val="9"/>
    </w:pPr>
    <w:rPr>
      <w:rFonts w:ascii="Times New Roman" w:eastAsia="Times New Roman" w:hAnsi="Times New Roman"/>
      <w:b w:val="0"/>
      <w:color w:val="008080"/>
      <w:spacing w:val="20"/>
      <w:lang w:eastAsia="fr-FR"/>
    </w:rPr>
  </w:style>
  <w:style w:type="character" w:customStyle="1" w:styleId="contenttitle">
    <w:name w:val="contenttitle"/>
    <w:basedOn w:val="aa"/>
    <w:rsid w:val="004C02EF"/>
  </w:style>
  <w:style w:type="character" w:customStyle="1" w:styleId="cataloguedetail-doctitle">
    <w:name w:val="cataloguedetail-doctitle"/>
    <w:basedOn w:val="aa"/>
    <w:rsid w:val="004C02EF"/>
  </w:style>
  <w:style w:type="character" w:customStyle="1" w:styleId="37">
    <w:name w:val="本文インデント 3 (文字)"/>
    <w:link w:val="36"/>
    <w:rsid w:val="004C02EF"/>
    <w:rPr>
      <w:rFonts w:ascii="Arial" w:hAnsi="Arial"/>
      <w:sz w:val="16"/>
      <w:lang w:val="en-GB" w:eastAsia="ja-JP"/>
    </w:rPr>
  </w:style>
  <w:style w:type="character" w:customStyle="1" w:styleId="af1">
    <w:name w:val="本文インデント (文字)"/>
    <w:link w:val="af0"/>
    <w:rsid w:val="004C02EF"/>
    <w:rPr>
      <w:rFonts w:ascii="Arial" w:hAnsi="Arial"/>
      <w:lang w:val="en-GB" w:eastAsia="ja-JP"/>
    </w:rPr>
  </w:style>
  <w:style w:type="paragraph" w:customStyle="1" w:styleId="Style1">
    <w:name w:val="Style1"/>
    <w:basedOn w:val="40"/>
    <w:rsid w:val="004C02EF"/>
    <w:pPr>
      <w:numPr>
        <w:ilvl w:val="0"/>
        <w:numId w:val="0"/>
      </w:num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paragraph" w:customStyle="1" w:styleId="Style2">
    <w:name w:val="Style2"/>
    <w:basedOn w:val="40"/>
    <w:rsid w:val="004C02EF"/>
    <w:pPr>
      <w:numPr>
        <w:ilvl w:val="0"/>
        <w:numId w:val="0"/>
      </w:num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character" w:customStyle="1" w:styleId="25">
    <w:name w:val="本文 2 (文字)"/>
    <w:link w:val="24"/>
    <w:rsid w:val="004C02EF"/>
    <w:rPr>
      <w:rFonts w:ascii="Arial" w:hAnsi="Arial"/>
      <w:sz w:val="16"/>
      <w:lang w:val="en-GB" w:eastAsia="ja-JP"/>
    </w:rPr>
  </w:style>
  <w:style w:type="character" w:customStyle="1" w:styleId="35">
    <w:name w:val="本文 3 (文字)"/>
    <w:link w:val="34"/>
    <w:rsid w:val="004C02EF"/>
    <w:rPr>
      <w:rFonts w:ascii="Arial" w:hAnsi="Arial"/>
      <w:sz w:val="14"/>
      <w:lang w:val="en-GB" w:eastAsia="ja-JP"/>
    </w:rPr>
  </w:style>
  <w:style w:type="paragraph" w:customStyle="1" w:styleId="3b">
    <w:name w:val="... 3"/>
    <w:basedOn w:val="Default"/>
    <w:next w:val="Default"/>
    <w:rsid w:val="004C02EF"/>
    <w:pPr>
      <w:widowControl/>
    </w:pPr>
    <w:rPr>
      <w:rFonts w:ascii="Arial" w:eastAsia="Times New Roman" w:hAnsi="Arial" w:cs="Times New Roman"/>
      <w:color w:val="auto"/>
      <w:lang w:val="fr-FR" w:eastAsia="fr-FR"/>
    </w:rPr>
  </w:style>
  <w:style w:type="paragraph" w:customStyle="1" w:styleId="affff3">
    <w:name w:val="..."/>
    <w:basedOn w:val="Default"/>
    <w:next w:val="Default"/>
    <w:rsid w:val="004C02EF"/>
    <w:pPr>
      <w:widowControl/>
    </w:pPr>
    <w:rPr>
      <w:rFonts w:ascii="Arial" w:eastAsia="Times New Roman" w:hAnsi="Arial" w:cs="Times New Roman"/>
      <w:color w:val="auto"/>
      <w:lang w:val="fr-FR" w:eastAsia="fr-FR"/>
    </w:rPr>
  </w:style>
  <w:style w:type="paragraph" w:customStyle="1" w:styleId="2c">
    <w:name w:val="... 2"/>
    <w:basedOn w:val="Default"/>
    <w:next w:val="Default"/>
    <w:rsid w:val="004C02EF"/>
    <w:pPr>
      <w:widowControl/>
    </w:pPr>
    <w:rPr>
      <w:rFonts w:ascii="Arial" w:eastAsia="Times New Roman" w:hAnsi="Arial" w:cs="Times New Roman"/>
      <w:color w:val="auto"/>
      <w:lang w:val="fr-FR" w:eastAsia="fr-FR"/>
    </w:rPr>
  </w:style>
  <w:style w:type="character" w:customStyle="1" w:styleId="28">
    <w:name w:val="本文インデント 2 (文字)"/>
    <w:link w:val="27"/>
    <w:rsid w:val="004C02EF"/>
    <w:rPr>
      <w:rFonts w:ascii="Arial" w:hAnsi="Arial"/>
      <w:lang w:val="en-GB" w:eastAsia="ja-JP"/>
    </w:rPr>
  </w:style>
  <w:style w:type="character" w:customStyle="1" w:styleId="stsubtitle1">
    <w:name w:val="stsubtitle1"/>
    <w:rsid w:val="004C02EF"/>
    <w:rPr>
      <w:caps w:val="0"/>
      <w:strike w:val="0"/>
      <w:dstrike w:val="0"/>
      <w:color w:val="FF6600"/>
      <w:spacing w:val="0"/>
      <w:u w:val="none"/>
      <w:effect w:val="none"/>
      <w:vertAlign w:val="baseline"/>
    </w:rPr>
  </w:style>
  <w:style w:type="paragraph" w:customStyle="1" w:styleId="affff4">
    <w:name w:val="項本文"/>
    <w:basedOn w:val="a9"/>
    <w:rsid w:val="004C02EF"/>
    <w:pPr>
      <w:widowControl w:val="0"/>
      <w:spacing w:after="0" w:line="240" w:lineRule="auto"/>
      <w:ind w:leftChars="400" w:left="840" w:firstLineChars="100" w:firstLine="210"/>
    </w:pPr>
    <w:rPr>
      <w:rFonts w:ascii="Century" w:hAnsi="Century"/>
      <w:kern w:val="2"/>
      <w:sz w:val="21"/>
      <w:lang w:val="en-US"/>
    </w:rPr>
  </w:style>
  <w:style w:type="paragraph" w:customStyle="1" w:styleId="affff5">
    <w:name w:val=".."/>
    <w:basedOn w:val="Default"/>
    <w:next w:val="Default"/>
    <w:rsid w:val="004C02EF"/>
    <w:pPr>
      <w:widowControl/>
    </w:pPr>
    <w:rPr>
      <w:rFonts w:ascii="Century" w:eastAsia="Times New Roman" w:hAnsi="Century" w:cs="Times New Roman"/>
      <w:color w:val="auto"/>
      <w:lang w:val="fr-FR" w:eastAsia="fr-FR"/>
    </w:rPr>
  </w:style>
  <w:style w:type="paragraph" w:customStyle="1" w:styleId="15">
    <w:name w:val="... 1"/>
    <w:basedOn w:val="Default"/>
    <w:next w:val="Default"/>
    <w:rsid w:val="004C02EF"/>
    <w:pPr>
      <w:widowControl/>
    </w:pPr>
    <w:rPr>
      <w:rFonts w:ascii="Century" w:eastAsia="Times New Roman" w:hAnsi="Century" w:cs="Times New Roman"/>
      <w:color w:val="auto"/>
      <w:lang w:val="fr-FR" w:eastAsia="fr-FR"/>
    </w:rPr>
  </w:style>
  <w:style w:type="paragraph" w:customStyle="1" w:styleId="font0">
    <w:name w:val="font0"/>
    <w:basedOn w:val="a9"/>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font5">
    <w:name w:val="font5"/>
    <w:basedOn w:val="a9"/>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xl27">
    <w:name w:val="xl27"/>
    <w:basedOn w:val="a9"/>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8">
    <w:name w:val="xl28"/>
    <w:basedOn w:val="a9"/>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9">
    <w:name w:val="xl29"/>
    <w:basedOn w:val="a9"/>
    <w:rsid w:val="004C02EF"/>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0">
    <w:name w:val="xl30"/>
    <w:basedOn w:val="a9"/>
    <w:rsid w:val="004C02EF"/>
    <w:pP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1">
    <w:name w:val="xl31"/>
    <w:basedOn w:val="a9"/>
    <w:rsid w:val="004C02E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2">
    <w:name w:val="xl32"/>
    <w:basedOn w:val="a9"/>
    <w:rsid w:val="004C02EF"/>
    <w:pPr>
      <w:pBdr>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3">
    <w:name w:val="xl33"/>
    <w:basedOn w:val="a9"/>
    <w:rsid w:val="004C02EF"/>
    <w:pP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4">
    <w:name w:val="xl34"/>
    <w:basedOn w:val="a9"/>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5">
    <w:name w:val="xl35"/>
    <w:basedOn w:val="a9"/>
    <w:rsid w:val="004C02EF"/>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6">
    <w:name w:val="xl36"/>
    <w:basedOn w:val="a9"/>
    <w:rsid w:val="004C02EF"/>
    <w:pPr>
      <w:pBdr>
        <w:top w:val="single" w:sz="4" w:space="0" w:color="auto"/>
        <w:left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7">
    <w:name w:val="xl37"/>
    <w:basedOn w:val="a9"/>
    <w:rsid w:val="004C02EF"/>
    <w:pPr>
      <w:pBdr>
        <w:top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8">
    <w:name w:val="xl38"/>
    <w:basedOn w:val="a9"/>
    <w:rsid w:val="004C02EF"/>
    <w:pPr>
      <w:pBdr>
        <w:top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9">
    <w:name w:val="xl39"/>
    <w:basedOn w:val="a9"/>
    <w:rsid w:val="004C02EF"/>
    <w:pPr>
      <w:pBdr>
        <w:top w:val="single" w:sz="4" w:space="0" w:color="auto"/>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0">
    <w:name w:val="xl40"/>
    <w:basedOn w:val="a9"/>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1">
    <w:name w:val="xl41"/>
    <w:basedOn w:val="a9"/>
    <w:rsid w:val="004C02EF"/>
    <w:pPr>
      <w:pBdr>
        <w:top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2">
    <w:name w:val="xl42"/>
    <w:basedOn w:val="a9"/>
    <w:rsid w:val="004C02EF"/>
    <w:pPr>
      <w:pBdr>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3">
    <w:name w:val="xl43"/>
    <w:basedOn w:val="a9"/>
    <w:rsid w:val="004C02EF"/>
    <w:pPr>
      <w:pBdr>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4">
    <w:name w:val="xl44"/>
    <w:basedOn w:val="a9"/>
    <w:rsid w:val="004C02EF"/>
    <w:pPr>
      <w:pBdr>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5">
    <w:name w:val="xl45"/>
    <w:basedOn w:val="a9"/>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6">
    <w:name w:val="xl46"/>
    <w:basedOn w:val="a9"/>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7">
    <w:name w:val="xl47"/>
    <w:basedOn w:val="a9"/>
    <w:rsid w:val="004C02EF"/>
    <w:pP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8">
    <w:name w:val="xl48"/>
    <w:basedOn w:val="a9"/>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9">
    <w:name w:val="xl49"/>
    <w:basedOn w:val="a9"/>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50">
    <w:name w:val="xl50"/>
    <w:basedOn w:val="a9"/>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1">
    <w:name w:val="xl51"/>
    <w:basedOn w:val="a9"/>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2">
    <w:name w:val="xl52"/>
    <w:basedOn w:val="a9"/>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3">
    <w:name w:val="xl53"/>
    <w:basedOn w:val="a9"/>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M21">
    <w:name w:val="M21"/>
    <w:basedOn w:val="M0"/>
    <w:next w:val="M2"/>
    <w:rsid w:val="004C02EF"/>
    <w:pPr>
      <w:ind w:left="907"/>
    </w:pPr>
  </w:style>
  <w:style w:type="character" w:customStyle="1" w:styleId="apple-style-span">
    <w:name w:val="apple-style-span"/>
    <w:rsid w:val="004C02EF"/>
  </w:style>
  <w:style w:type="paragraph" w:customStyle="1" w:styleId="ISOChange">
    <w:name w:val="ISO_Change"/>
    <w:basedOn w:val="a9"/>
    <w:rsid w:val="004C02EF"/>
    <w:pPr>
      <w:spacing w:before="210" w:after="0" w:line="210" w:lineRule="exact"/>
      <w:jc w:val="left"/>
    </w:pPr>
    <w:rPr>
      <w:rFonts w:eastAsia="Times New Roman"/>
      <w:sz w:val="18"/>
      <w:lang w:eastAsia="en-US"/>
    </w:rPr>
  </w:style>
  <w:style w:type="paragraph" w:customStyle="1" w:styleId="ColorfulShading-Accent11">
    <w:name w:val="Colorful Shading - Accent 11"/>
    <w:hidden/>
    <w:uiPriority w:val="71"/>
    <w:rsid w:val="0059330D"/>
    <w:rPr>
      <w:rFonts w:ascii="Arial" w:hAnsi="Arial"/>
      <w:lang w:val="en-GB"/>
    </w:rPr>
  </w:style>
  <w:style w:type="paragraph" w:styleId="affff6">
    <w:name w:val="Revision"/>
    <w:hidden/>
    <w:uiPriority w:val="99"/>
    <w:semiHidden/>
    <w:rsid w:val="00E77497"/>
    <w:rPr>
      <w:rFonts w:ascii="Arial" w:hAnsi="Arial"/>
      <w:lang w:val="en-GB"/>
    </w:rPr>
  </w:style>
  <w:style w:type="numbering" w:customStyle="1" w:styleId="ag31">
    <w:name w:val="ag31"/>
    <w:uiPriority w:val="99"/>
    <w:rsid w:val="00E83F05"/>
  </w:style>
  <w:style w:type="numbering" w:customStyle="1" w:styleId="ag32">
    <w:name w:val="ag32"/>
    <w:uiPriority w:val="99"/>
    <w:rsid w:val="002A2777"/>
  </w:style>
  <w:style w:type="numbering" w:customStyle="1" w:styleId="ag33">
    <w:name w:val="ag33"/>
    <w:uiPriority w:val="99"/>
    <w:rsid w:val="00640BCB"/>
  </w:style>
  <w:style w:type="numbering" w:customStyle="1" w:styleId="ag34">
    <w:name w:val="ag34"/>
    <w:uiPriority w:val="99"/>
    <w:rsid w:val="00762CE7"/>
  </w:style>
  <w:style w:type="table" w:styleId="affff7">
    <w:name w:val="Table Professional"/>
    <w:basedOn w:val="ab"/>
    <w:rsid w:val="00010F9D"/>
    <w:pPr>
      <w:spacing w:after="240" w:line="23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affff8">
    <w:name w:val="caption"/>
    <w:basedOn w:val="a9"/>
    <w:next w:val="a9"/>
    <w:qFormat/>
    <w:rsid w:val="002166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22379">
      <w:bodyDiv w:val="1"/>
      <w:marLeft w:val="0"/>
      <w:marRight w:val="0"/>
      <w:marTop w:val="0"/>
      <w:marBottom w:val="0"/>
      <w:divBdr>
        <w:top w:val="none" w:sz="0" w:space="0" w:color="auto"/>
        <w:left w:val="none" w:sz="0" w:space="0" w:color="auto"/>
        <w:bottom w:val="none" w:sz="0" w:space="0" w:color="auto"/>
        <w:right w:val="none" w:sz="0" w:space="0" w:color="auto"/>
      </w:divBdr>
    </w:div>
    <w:div w:id="558712336">
      <w:bodyDiv w:val="1"/>
      <w:marLeft w:val="0"/>
      <w:marRight w:val="0"/>
      <w:marTop w:val="0"/>
      <w:marBottom w:val="0"/>
      <w:divBdr>
        <w:top w:val="none" w:sz="0" w:space="0" w:color="auto"/>
        <w:left w:val="none" w:sz="0" w:space="0" w:color="auto"/>
        <w:bottom w:val="none" w:sz="0" w:space="0" w:color="auto"/>
        <w:right w:val="none" w:sz="0" w:space="0" w:color="auto"/>
      </w:divBdr>
    </w:div>
    <w:div w:id="748621709">
      <w:bodyDiv w:val="1"/>
      <w:marLeft w:val="0"/>
      <w:marRight w:val="0"/>
      <w:marTop w:val="0"/>
      <w:marBottom w:val="0"/>
      <w:divBdr>
        <w:top w:val="none" w:sz="0" w:space="0" w:color="auto"/>
        <w:left w:val="none" w:sz="0" w:space="0" w:color="auto"/>
        <w:bottom w:val="none" w:sz="0" w:space="0" w:color="auto"/>
        <w:right w:val="none" w:sz="0" w:space="0" w:color="auto"/>
      </w:divBdr>
    </w:div>
    <w:div w:id="933514450">
      <w:bodyDiv w:val="1"/>
      <w:marLeft w:val="0"/>
      <w:marRight w:val="0"/>
      <w:marTop w:val="0"/>
      <w:marBottom w:val="0"/>
      <w:divBdr>
        <w:top w:val="none" w:sz="0" w:space="0" w:color="auto"/>
        <w:left w:val="none" w:sz="0" w:space="0" w:color="auto"/>
        <w:bottom w:val="none" w:sz="0" w:space="0" w:color="auto"/>
        <w:right w:val="none" w:sz="0" w:space="0" w:color="auto"/>
      </w:divBdr>
    </w:div>
    <w:div w:id="936518634">
      <w:bodyDiv w:val="1"/>
      <w:marLeft w:val="0"/>
      <w:marRight w:val="0"/>
      <w:marTop w:val="0"/>
      <w:marBottom w:val="0"/>
      <w:divBdr>
        <w:top w:val="none" w:sz="0" w:space="0" w:color="auto"/>
        <w:left w:val="none" w:sz="0" w:space="0" w:color="auto"/>
        <w:bottom w:val="none" w:sz="0" w:space="0" w:color="auto"/>
        <w:right w:val="none" w:sz="0" w:space="0" w:color="auto"/>
      </w:divBdr>
    </w:div>
    <w:div w:id="1065758910">
      <w:bodyDiv w:val="1"/>
      <w:marLeft w:val="0"/>
      <w:marRight w:val="0"/>
      <w:marTop w:val="0"/>
      <w:marBottom w:val="0"/>
      <w:divBdr>
        <w:top w:val="none" w:sz="0" w:space="0" w:color="auto"/>
        <w:left w:val="none" w:sz="0" w:space="0" w:color="auto"/>
        <w:bottom w:val="none" w:sz="0" w:space="0" w:color="auto"/>
        <w:right w:val="none" w:sz="0" w:space="0" w:color="auto"/>
      </w:divBdr>
    </w:div>
    <w:div w:id="1174414359">
      <w:bodyDiv w:val="1"/>
      <w:marLeft w:val="0"/>
      <w:marRight w:val="0"/>
      <w:marTop w:val="0"/>
      <w:marBottom w:val="0"/>
      <w:divBdr>
        <w:top w:val="none" w:sz="0" w:space="0" w:color="auto"/>
        <w:left w:val="none" w:sz="0" w:space="0" w:color="auto"/>
        <w:bottom w:val="none" w:sz="0" w:space="0" w:color="auto"/>
        <w:right w:val="none" w:sz="0" w:space="0" w:color="auto"/>
      </w:divBdr>
    </w:div>
    <w:div w:id="1507865485">
      <w:bodyDiv w:val="1"/>
      <w:marLeft w:val="0"/>
      <w:marRight w:val="0"/>
      <w:marTop w:val="0"/>
      <w:marBottom w:val="0"/>
      <w:divBdr>
        <w:top w:val="none" w:sz="0" w:space="0" w:color="auto"/>
        <w:left w:val="none" w:sz="0" w:space="0" w:color="auto"/>
        <w:bottom w:val="none" w:sz="0" w:space="0" w:color="auto"/>
        <w:right w:val="none" w:sz="0" w:space="0" w:color="auto"/>
      </w:divBdr>
    </w:div>
    <w:div w:id="17146905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comments.xml.rels><?xml version="1.0" encoding="UTF-8" standalone="yes"?>
<Relationships xmlns="http://schemas.openxmlformats.org/package/2006/relationships"><Relationship Id="rId3" Type="http://schemas.openxmlformats.org/officeDocument/2006/relationships/hyperlink" Target="http://wiki.ecmascript.org/doku.php?id=harmony:binary_data" TargetMode="External"/><Relationship Id="rId4" Type="http://schemas.openxmlformats.org/officeDocument/2006/relationships/hyperlink" Target="http://wiki.ecmascript.org/doku.php?id=strawman:typed_arrays" TargetMode="External"/><Relationship Id="rId1" Type="http://schemas.openxmlformats.org/officeDocument/2006/relationships/hyperlink" Target="https://bugs.ecmascript.org/show_bug.cgi?id=155" TargetMode="External"/><Relationship Id="rId2" Type="http://schemas.openxmlformats.org/officeDocument/2006/relationships/hyperlink" Target="https://bugs.ecmascript.org/show_bug.cgi?id=417" TargetMode="External"/></Relationships>
</file>

<file path=word/_rels/document.xml.rels><?xml version="1.0" encoding="UTF-8" standalone="yes"?>
<Relationships xmlns="http://schemas.openxmlformats.org/package/2006/relationships"><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comments" Target="comments.xml"/><Relationship Id="rId23" Type="http://schemas.openxmlformats.org/officeDocument/2006/relationships/hyperlink" Target="http://tools.ietf.org/html/rfc1738" TargetMode="External"/><Relationship Id="rId24" Type="http://schemas.openxmlformats.org/officeDocument/2006/relationships/hyperlink" Target="http://tools.ietf.org/html/rfc2396" TargetMode="External"/><Relationship Id="rId25" Type="http://schemas.openxmlformats.org/officeDocument/2006/relationships/hyperlink" Target="http://tools.ietf.org/html/rfc3629" TargetMode="External"/><Relationship Id="rId26" Type="http://schemas.openxmlformats.org/officeDocument/2006/relationships/hyperlink" Target="http://tools.ietf.org/html/rfc4627" TargetMode="External"/><Relationship Id="rId27" Type="http://schemas.openxmlformats.org/officeDocument/2006/relationships/header" Target="header7.xml"/><Relationship Id="rId28" Type="http://schemas.openxmlformats.org/officeDocument/2006/relationships/header" Target="header8.xml"/><Relationship Id="rId29" Type="http://schemas.openxmlformats.org/officeDocument/2006/relationships/footer" Target="footer7.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8.xml"/><Relationship Id="rId31" Type="http://schemas.openxmlformats.org/officeDocument/2006/relationships/header" Target="header9.xml"/><Relationship Id="rId32" Type="http://schemas.openxmlformats.org/officeDocument/2006/relationships/footer" Target="footer9.xml"/><Relationship Id="rId9" Type="http://schemas.openxmlformats.org/officeDocument/2006/relationships/hyperlink" Target="https://bugs.ecmascript.org"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eader" Target="header10.xml"/><Relationship Id="rId34" Type="http://schemas.openxmlformats.org/officeDocument/2006/relationships/header" Target="header11.xml"/><Relationship Id="rId35" Type="http://schemas.openxmlformats.org/officeDocument/2006/relationships/footer" Target="footer10.xml"/><Relationship Id="rId36" Type="http://schemas.openxmlformats.org/officeDocument/2006/relationships/footer" Target="footer1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footer" Target="footer4.xml"/><Relationship Id="rId19" Type="http://schemas.openxmlformats.org/officeDocument/2006/relationships/footer" Target="footer5.xml"/><Relationship Id="rId37" Type="http://schemas.openxmlformats.org/officeDocument/2006/relationships/header" Target="header12.xml"/><Relationship Id="rId38" Type="http://schemas.openxmlformats.org/officeDocument/2006/relationships/fontTable" Target="fontTable.xml"/><Relationship Id="rId39"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_rels/header7.xml.rels><?xml version="1.0" encoding="UTF-8" standalone="yes"?>
<Relationships xmlns="http://schemas.openxmlformats.org/package/2006/relationships"><Relationship Id="rId1" Type="http://schemas.openxmlformats.org/officeDocument/2006/relationships/image" Target="media/image5.jpeg"/></Relationships>
</file>

<file path=word/_rels/header8.xml.rels><?xml version="1.0" encoding="UTF-8" standalone="yes"?>
<Relationships xmlns="http://schemas.openxmlformats.org/package/2006/relationships"><Relationship Id="rId1" Type="http://schemas.openxmlformats.org/officeDocument/2006/relationships/image" Target="media/image6.jpeg"/></Relationships>
</file>

<file path=word/_rels/header9.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F:\Common\EXCHANGE\Patrick\New%202009%20Ecma%20templates%20for%20Standards%20and%20TRs\New%202009%20Ecma%20template%20for%20Standards.dot"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6F5FAB-FDB8-EC43-8306-B7F4DF6C3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\Common\EXCHANGE\Patrick\New 2009 Ecma templates for Standards and TRs\New 2009 Ecma template for Standards.dot</Template>
  <TotalTime>0</TotalTime>
  <Pages>3</Pages>
  <Words>157491</Words>
  <Characters>897700</Characters>
  <Application>Microsoft Macintosh Word</Application>
  <DocSecurity>0</DocSecurity>
  <Lines>7480</Lines>
  <Paragraphs>2106</Paragraphs>
  <ScaleCrop>false</ScaleCrop>
  <HeadingPairs>
    <vt:vector size="2" baseType="variant">
      <vt:variant>
        <vt:lpstr>Title</vt:lpstr>
      </vt:variant>
      <vt:variant>
        <vt:i4>1</vt:i4>
      </vt:variant>
    </vt:vector>
  </HeadingPairs>
  <TitlesOfParts>
    <vt:vector size="1" baseType="lpstr">
      <vt:lpstr>Working draft Ecm-262 edition 6</vt:lpstr>
    </vt:vector>
  </TitlesOfParts>
  <Company/>
  <LinksUpToDate>false</LinksUpToDate>
  <CharactersWithSpaces>1053085</CharactersWithSpaces>
  <SharedDoc>false</SharedDoc>
  <HLinks>
    <vt:vector size="2040" baseType="variant">
      <vt:variant>
        <vt:i4>2424933</vt:i4>
      </vt:variant>
      <vt:variant>
        <vt:i4>2216</vt:i4>
      </vt:variant>
      <vt:variant>
        <vt:i4>0</vt:i4>
      </vt:variant>
      <vt:variant>
        <vt:i4>5</vt:i4>
      </vt:variant>
      <vt:variant>
        <vt:lpwstr>http://tools.ietf.org/html/rfc4627</vt:lpwstr>
      </vt:variant>
      <vt:variant>
        <vt:lpwstr/>
      </vt:variant>
      <vt:variant>
        <vt:i4>2818146</vt:i4>
      </vt:variant>
      <vt:variant>
        <vt:i4>2213</vt:i4>
      </vt:variant>
      <vt:variant>
        <vt:i4>0</vt:i4>
      </vt:variant>
      <vt:variant>
        <vt:i4>5</vt:i4>
      </vt:variant>
      <vt:variant>
        <vt:lpwstr>http://tools.ietf.org/html/rfc3629</vt:lpwstr>
      </vt:variant>
      <vt:variant>
        <vt:lpwstr/>
      </vt:variant>
      <vt:variant>
        <vt:i4>2162792</vt:i4>
      </vt:variant>
      <vt:variant>
        <vt:i4>2210</vt:i4>
      </vt:variant>
      <vt:variant>
        <vt:i4>0</vt:i4>
      </vt:variant>
      <vt:variant>
        <vt:i4>5</vt:i4>
      </vt:variant>
      <vt:variant>
        <vt:lpwstr>http://tools.ietf.org/html/rfc2396</vt:lpwstr>
      </vt:variant>
      <vt:variant>
        <vt:lpwstr/>
      </vt:variant>
      <vt:variant>
        <vt:i4>2818145</vt:i4>
      </vt:variant>
      <vt:variant>
        <vt:i4>2207</vt:i4>
      </vt:variant>
      <vt:variant>
        <vt:i4>0</vt:i4>
      </vt:variant>
      <vt:variant>
        <vt:i4>5</vt:i4>
      </vt:variant>
      <vt:variant>
        <vt:lpwstr>http://tools.ietf.org/html/rfc1738</vt:lpwstr>
      </vt:variant>
      <vt:variant>
        <vt:lpwstr/>
      </vt:variant>
      <vt:variant>
        <vt:i4>8257616</vt:i4>
      </vt:variant>
      <vt:variant>
        <vt:i4>2180</vt:i4>
      </vt:variant>
      <vt:variant>
        <vt:i4>0</vt:i4>
      </vt:variant>
      <vt:variant>
        <vt:i4>5</vt:i4>
      </vt:variant>
      <vt:variant>
        <vt:lpwstr>http://wiki.ecmascript.org/doku.php?id=harmony:reflect_api</vt:lpwstr>
      </vt:variant>
      <vt:variant>
        <vt:lpwstr/>
      </vt:variant>
      <vt:variant>
        <vt:i4>1638450</vt:i4>
      </vt:variant>
      <vt:variant>
        <vt:i4>1976</vt:i4>
      </vt:variant>
      <vt:variant>
        <vt:i4>0</vt:i4>
      </vt:variant>
      <vt:variant>
        <vt:i4>5</vt:i4>
      </vt:variant>
      <vt:variant>
        <vt:lpwstr/>
      </vt:variant>
      <vt:variant>
        <vt:lpwstr>_Toc336509713</vt:lpwstr>
      </vt:variant>
      <vt:variant>
        <vt:i4>1638450</vt:i4>
      </vt:variant>
      <vt:variant>
        <vt:i4>1970</vt:i4>
      </vt:variant>
      <vt:variant>
        <vt:i4>0</vt:i4>
      </vt:variant>
      <vt:variant>
        <vt:i4>5</vt:i4>
      </vt:variant>
      <vt:variant>
        <vt:lpwstr/>
      </vt:variant>
      <vt:variant>
        <vt:lpwstr>_Toc336509712</vt:lpwstr>
      </vt:variant>
      <vt:variant>
        <vt:i4>1638450</vt:i4>
      </vt:variant>
      <vt:variant>
        <vt:i4>1964</vt:i4>
      </vt:variant>
      <vt:variant>
        <vt:i4>0</vt:i4>
      </vt:variant>
      <vt:variant>
        <vt:i4>5</vt:i4>
      </vt:variant>
      <vt:variant>
        <vt:lpwstr/>
      </vt:variant>
      <vt:variant>
        <vt:lpwstr>_Toc336509711</vt:lpwstr>
      </vt:variant>
      <vt:variant>
        <vt:i4>1638450</vt:i4>
      </vt:variant>
      <vt:variant>
        <vt:i4>1958</vt:i4>
      </vt:variant>
      <vt:variant>
        <vt:i4>0</vt:i4>
      </vt:variant>
      <vt:variant>
        <vt:i4>5</vt:i4>
      </vt:variant>
      <vt:variant>
        <vt:lpwstr/>
      </vt:variant>
      <vt:variant>
        <vt:lpwstr>_Toc336509710</vt:lpwstr>
      </vt:variant>
      <vt:variant>
        <vt:i4>1572914</vt:i4>
      </vt:variant>
      <vt:variant>
        <vt:i4>1952</vt:i4>
      </vt:variant>
      <vt:variant>
        <vt:i4>0</vt:i4>
      </vt:variant>
      <vt:variant>
        <vt:i4>5</vt:i4>
      </vt:variant>
      <vt:variant>
        <vt:lpwstr/>
      </vt:variant>
      <vt:variant>
        <vt:lpwstr>_Toc336509709</vt:lpwstr>
      </vt:variant>
      <vt:variant>
        <vt:i4>1572914</vt:i4>
      </vt:variant>
      <vt:variant>
        <vt:i4>1946</vt:i4>
      </vt:variant>
      <vt:variant>
        <vt:i4>0</vt:i4>
      </vt:variant>
      <vt:variant>
        <vt:i4>5</vt:i4>
      </vt:variant>
      <vt:variant>
        <vt:lpwstr/>
      </vt:variant>
      <vt:variant>
        <vt:lpwstr>_Toc336509708</vt:lpwstr>
      </vt:variant>
      <vt:variant>
        <vt:i4>1572914</vt:i4>
      </vt:variant>
      <vt:variant>
        <vt:i4>1940</vt:i4>
      </vt:variant>
      <vt:variant>
        <vt:i4>0</vt:i4>
      </vt:variant>
      <vt:variant>
        <vt:i4>5</vt:i4>
      </vt:variant>
      <vt:variant>
        <vt:lpwstr/>
      </vt:variant>
      <vt:variant>
        <vt:lpwstr>_Toc336509707</vt:lpwstr>
      </vt:variant>
      <vt:variant>
        <vt:i4>1572914</vt:i4>
      </vt:variant>
      <vt:variant>
        <vt:i4>1934</vt:i4>
      </vt:variant>
      <vt:variant>
        <vt:i4>0</vt:i4>
      </vt:variant>
      <vt:variant>
        <vt:i4>5</vt:i4>
      </vt:variant>
      <vt:variant>
        <vt:lpwstr/>
      </vt:variant>
      <vt:variant>
        <vt:lpwstr>_Toc336509706</vt:lpwstr>
      </vt:variant>
      <vt:variant>
        <vt:i4>1572914</vt:i4>
      </vt:variant>
      <vt:variant>
        <vt:i4>1928</vt:i4>
      </vt:variant>
      <vt:variant>
        <vt:i4>0</vt:i4>
      </vt:variant>
      <vt:variant>
        <vt:i4>5</vt:i4>
      </vt:variant>
      <vt:variant>
        <vt:lpwstr/>
      </vt:variant>
      <vt:variant>
        <vt:lpwstr>_Toc336509705</vt:lpwstr>
      </vt:variant>
      <vt:variant>
        <vt:i4>1572914</vt:i4>
      </vt:variant>
      <vt:variant>
        <vt:i4>1922</vt:i4>
      </vt:variant>
      <vt:variant>
        <vt:i4>0</vt:i4>
      </vt:variant>
      <vt:variant>
        <vt:i4>5</vt:i4>
      </vt:variant>
      <vt:variant>
        <vt:lpwstr/>
      </vt:variant>
      <vt:variant>
        <vt:lpwstr>_Toc336509704</vt:lpwstr>
      </vt:variant>
      <vt:variant>
        <vt:i4>1572914</vt:i4>
      </vt:variant>
      <vt:variant>
        <vt:i4>1916</vt:i4>
      </vt:variant>
      <vt:variant>
        <vt:i4>0</vt:i4>
      </vt:variant>
      <vt:variant>
        <vt:i4>5</vt:i4>
      </vt:variant>
      <vt:variant>
        <vt:lpwstr/>
      </vt:variant>
      <vt:variant>
        <vt:lpwstr>_Toc336509703</vt:lpwstr>
      </vt:variant>
      <vt:variant>
        <vt:i4>1572914</vt:i4>
      </vt:variant>
      <vt:variant>
        <vt:i4>1910</vt:i4>
      </vt:variant>
      <vt:variant>
        <vt:i4>0</vt:i4>
      </vt:variant>
      <vt:variant>
        <vt:i4>5</vt:i4>
      </vt:variant>
      <vt:variant>
        <vt:lpwstr/>
      </vt:variant>
      <vt:variant>
        <vt:lpwstr>_Toc336509702</vt:lpwstr>
      </vt:variant>
      <vt:variant>
        <vt:i4>1572914</vt:i4>
      </vt:variant>
      <vt:variant>
        <vt:i4>1904</vt:i4>
      </vt:variant>
      <vt:variant>
        <vt:i4>0</vt:i4>
      </vt:variant>
      <vt:variant>
        <vt:i4>5</vt:i4>
      </vt:variant>
      <vt:variant>
        <vt:lpwstr/>
      </vt:variant>
      <vt:variant>
        <vt:lpwstr>_Toc336509701</vt:lpwstr>
      </vt:variant>
      <vt:variant>
        <vt:i4>1572914</vt:i4>
      </vt:variant>
      <vt:variant>
        <vt:i4>1898</vt:i4>
      </vt:variant>
      <vt:variant>
        <vt:i4>0</vt:i4>
      </vt:variant>
      <vt:variant>
        <vt:i4>5</vt:i4>
      </vt:variant>
      <vt:variant>
        <vt:lpwstr/>
      </vt:variant>
      <vt:variant>
        <vt:lpwstr>_Toc336509700</vt:lpwstr>
      </vt:variant>
      <vt:variant>
        <vt:i4>1114163</vt:i4>
      </vt:variant>
      <vt:variant>
        <vt:i4>1892</vt:i4>
      </vt:variant>
      <vt:variant>
        <vt:i4>0</vt:i4>
      </vt:variant>
      <vt:variant>
        <vt:i4>5</vt:i4>
      </vt:variant>
      <vt:variant>
        <vt:lpwstr/>
      </vt:variant>
      <vt:variant>
        <vt:lpwstr>_Toc336509699</vt:lpwstr>
      </vt:variant>
      <vt:variant>
        <vt:i4>1114163</vt:i4>
      </vt:variant>
      <vt:variant>
        <vt:i4>1886</vt:i4>
      </vt:variant>
      <vt:variant>
        <vt:i4>0</vt:i4>
      </vt:variant>
      <vt:variant>
        <vt:i4>5</vt:i4>
      </vt:variant>
      <vt:variant>
        <vt:lpwstr/>
      </vt:variant>
      <vt:variant>
        <vt:lpwstr>_Toc336509698</vt:lpwstr>
      </vt:variant>
      <vt:variant>
        <vt:i4>1114163</vt:i4>
      </vt:variant>
      <vt:variant>
        <vt:i4>1880</vt:i4>
      </vt:variant>
      <vt:variant>
        <vt:i4>0</vt:i4>
      </vt:variant>
      <vt:variant>
        <vt:i4>5</vt:i4>
      </vt:variant>
      <vt:variant>
        <vt:lpwstr/>
      </vt:variant>
      <vt:variant>
        <vt:lpwstr>_Toc336509697</vt:lpwstr>
      </vt:variant>
      <vt:variant>
        <vt:i4>1114163</vt:i4>
      </vt:variant>
      <vt:variant>
        <vt:i4>1874</vt:i4>
      </vt:variant>
      <vt:variant>
        <vt:i4>0</vt:i4>
      </vt:variant>
      <vt:variant>
        <vt:i4>5</vt:i4>
      </vt:variant>
      <vt:variant>
        <vt:lpwstr/>
      </vt:variant>
      <vt:variant>
        <vt:lpwstr>_Toc336509696</vt:lpwstr>
      </vt:variant>
      <vt:variant>
        <vt:i4>1114163</vt:i4>
      </vt:variant>
      <vt:variant>
        <vt:i4>1868</vt:i4>
      </vt:variant>
      <vt:variant>
        <vt:i4>0</vt:i4>
      </vt:variant>
      <vt:variant>
        <vt:i4>5</vt:i4>
      </vt:variant>
      <vt:variant>
        <vt:lpwstr/>
      </vt:variant>
      <vt:variant>
        <vt:lpwstr>_Toc336509694</vt:lpwstr>
      </vt:variant>
      <vt:variant>
        <vt:i4>1114163</vt:i4>
      </vt:variant>
      <vt:variant>
        <vt:i4>1862</vt:i4>
      </vt:variant>
      <vt:variant>
        <vt:i4>0</vt:i4>
      </vt:variant>
      <vt:variant>
        <vt:i4>5</vt:i4>
      </vt:variant>
      <vt:variant>
        <vt:lpwstr/>
      </vt:variant>
      <vt:variant>
        <vt:lpwstr>_Toc336509693</vt:lpwstr>
      </vt:variant>
      <vt:variant>
        <vt:i4>1114163</vt:i4>
      </vt:variant>
      <vt:variant>
        <vt:i4>1856</vt:i4>
      </vt:variant>
      <vt:variant>
        <vt:i4>0</vt:i4>
      </vt:variant>
      <vt:variant>
        <vt:i4>5</vt:i4>
      </vt:variant>
      <vt:variant>
        <vt:lpwstr/>
      </vt:variant>
      <vt:variant>
        <vt:lpwstr>_Toc336509692</vt:lpwstr>
      </vt:variant>
      <vt:variant>
        <vt:i4>1114163</vt:i4>
      </vt:variant>
      <vt:variant>
        <vt:i4>1850</vt:i4>
      </vt:variant>
      <vt:variant>
        <vt:i4>0</vt:i4>
      </vt:variant>
      <vt:variant>
        <vt:i4>5</vt:i4>
      </vt:variant>
      <vt:variant>
        <vt:lpwstr/>
      </vt:variant>
      <vt:variant>
        <vt:lpwstr>_Toc336509691</vt:lpwstr>
      </vt:variant>
      <vt:variant>
        <vt:i4>1114163</vt:i4>
      </vt:variant>
      <vt:variant>
        <vt:i4>1844</vt:i4>
      </vt:variant>
      <vt:variant>
        <vt:i4>0</vt:i4>
      </vt:variant>
      <vt:variant>
        <vt:i4>5</vt:i4>
      </vt:variant>
      <vt:variant>
        <vt:lpwstr/>
      </vt:variant>
      <vt:variant>
        <vt:lpwstr>_Toc336509690</vt:lpwstr>
      </vt:variant>
      <vt:variant>
        <vt:i4>1048627</vt:i4>
      </vt:variant>
      <vt:variant>
        <vt:i4>1838</vt:i4>
      </vt:variant>
      <vt:variant>
        <vt:i4>0</vt:i4>
      </vt:variant>
      <vt:variant>
        <vt:i4>5</vt:i4>
      </vt:variant>
      <vt:variant>
        <vt:lpwstr/>
      </vt:variant>
      <vt:variant>
        <vt:lpwstr>_Toc336509689</vt:lpwstr>
      </vt:variant>
      <vt:variant>
        <vt:i4>1048627</vt:i4>
      </vt:variant>
      <vt:variant>
        <vt:i4>1832</vt:i4>
      </vt:variant>
      <vt:variant>
        <vt:i4>0</vt:i4>
      </vt:variant>
      <vt:variant>
        <vt:i4>5</vt:i4>
      </vt:variant>
      <vt:variant>
        <vt:lpwstr/>
      </vt:variant>
      <vt:variant>
        <vt:lpwstr>_Toc336509688</vt:lpwstr>
      </vt:variant>
      <vt:variant>
        <vt:i4>1048627</vt:i4>
      </vt:variant>
      <vt:variant>
        <vt:i4>1826</vt:i4>
      </vt:variant>
      <vt:variant>
        <vt:i4>0</vt:i4>
      </vt:variant>
      <vt:variant>
        <vt:i4>5</vt:i4>
      </vt:variant>
      <vt:variant>
        <vt:lpwstr/>
      </vt:variant>
      <vt:variant>
        <vt:lpwstr>_Toc336509687</vt:lpwstr>
      </vt:variant>
      <vt:variant>
        <vt:i4>1048627</vt:i4>
      </vt:variant>
      <vt:variant>
        <vt:i4>1820</vt:i4>
      </vt:variant>
      <vt:variant>
        <vt:i4>0</vt:i4>
      </vt:variant>
      <vt:variant>
        <vt:i4>5</vt:i4>
      </vt:variant>
      <vt:variant>
        <vt:lpwstr/>
      </vt:variant>
      <vt:variant>
        <vt:lpwstr>_Toc336509686</vt:lpwstr>
      </vt:variant>
      <vt:variant>
        <vt:i4>1048627</vt:i4>
      </vt:variant>
      <vt:variant>
        <vt:i4>1814</vt:i4>
      </vt:variant>
      <vt:variant>
        <vt:i4>0</vt:i4>
      </vt:variant>
      <vt:variant>
        <vt:i4>5</vt:i4>
      </vt:variant>
      <vt:variant>
        <vt:lpwstr/>
      </vt:variant>
      <vt:variant>
        <vt:lpwstr>_Toc336509685</vt:lpwstr>
      </vt:variant>
      <vt:variant>
        <vt:i4>1048627</vt:i4>
      </vt:variant>
      <vt:variant>
        <vt:i4>1808</vt:i4>
      </vt:variant>
      <vt:variant>
        <vt:i4>0</vt:i4>
      </vt:variant>
      <vt:variant>
        <vt:i4>5</vt:i4>
      </vt:variant>
      <vt:variant>
        <vt:lpwstr/>
      </vt:variant>
      <vt:variant>
        <vt:lpwstr>_Toc336509684</vt:lpwstr>
      </vt:variant>
      <vt:variant>
        <vt:i4>1048627</vt:i4>
      </vt:variant>
      <vt:variant>
        <vt:i4>1802</vt:i4>
      </vt:variant>
      <vt:variant>
        <vt:i4>0</vt:i4>
      </vt:variant>
      <vt:variant>
        <vt:i4>5</vt:i4>
      </vt:variant>
      <vt:variant>
        <vt:lpwstr/>
      </vt:variant>
      <vt:variant>
        <vt:lpwstr>_Toc336509683</vt:lpwstr>
      </vt:variant>
      <vt:variant>
        <vt:i4>1048627</vt:i4>
      </vt:variant>
      <vt:variant>
        <vt:i4>1796</vt:i4>
      </vt:variant>
      <vt:variant>
        <vt:i4>0</vt:i4>
      </vt:variant>
      <vt:variant>
        <vt:i4>5</vt:i4>
      </vt:variant>
      <vt:variant>
        <vt:lpwstr/>
      </vt:variant>
      <vt:variant>
        <vt:lpwstr>_Toc336509682</vt:lpwstr>
      </vt:variant>
      <vt:variant>
        <vt:i4>1048627</vt:i4>
      </vt:variant>
      <vt:variant>
        <vt:i4>1790</vt:i4>
      </vt:variant>
      <vt:variant>
        <vt:i4>0</vt:i4>
      </vt:variant>
      <vt:variant>
        <vt:i4>5</vt:i4>
      </vt:variant>
      <vt:variant>
        <vt:lpwstr/>
      </vt:variant>
      <vt:variant>
        <vt:lpwstr>_Toc336509681</vt:lpwstr>
      </vt:variant>
      <vt:variant>
        <vt:i4>1048627</vt:i4>
      </vt:variant>
      <vt:variant>
        <vt:i4>1784</vt:i4>
      </vt:variant>
      <vt:variant>
        <vt:i4>0</vt:i4>
      </vt:variant>
      <vt:variant>
        <vt:i4>5</vt:i4>
      </vt:variant>
      <vt:variant>
        <vt:lpwstr/>
      </vt:variant>
      <vt:variant>
        <vt:lpwstr>_Toc336509680</vt:lpwstr>
      </vt:variant>
      <vt:variant>
        <vt:i4>2031667</vt:i4>
      </vt:variant>
      <vt:variant>
        <vt:i4>1778</vt:i4>
      </vt:variant>
      <vt:variant>
        <vt:i4>0</vt:i4>
      </vt:variant>
      <vt:variant>
        <vt:i4>5</vt:i4>
      </vt:variant>
      <vt:variant>
        <vt:lpwstr/>
      </vt:variant>
      <vt:variant>
        <vt:lpwstr>_Toc336509679</vt:lpwstr>
      </vt:variant>
      <vt:variant>
        <vt:i4>2031667</vt:i4>
      </vt:variant>
      <vt:variant>
        <vt:i4>1772</vt:i4>
      </vt:variant>
      <vt:variant>
        <vt:i4>0</vt:i4>
      </vt:variant>
      <vt:variant>
        <vt:i4>5</vt:i4>
      </vt:variant>
      <vt:variant>
        <vt:lpwstr/>
      </vt:variant>
      <vt:variant>
        <vt:lpwstr>_Toc336509678</vt:lpwstr>
      </vt:variant>
      <vt:variant>
        <vt:i4>2031667</vt:i4>
      </vt:variant>
      <vt:variant>
        <vt:i4>1766</vt:i4>
      </vt:variant>
      <vt:variant>
        <vt:i4>0</vt:i4>
      </vt:variant>
      <vt:variant>
        <vt:i4>5</vt:i4>
      </vt:variant>
      <vt:variant>
        <vt:lpwstr/>
      </vt:variant>
      <vt:variant>
        <vt:lpwstr>_Toc336509677</vt:lpwstr>
      </vt:variant>
      <vt:variant>
        <vt:i4>2031667</vt:i4>
      </vt:variant>
      <vt:variant>
        <vt:i4>1760</vt:i4>
      </vt:variant>
      <vt:variant>
        <vt:i4>0</vt:i4>
      </vt:variant>
      <vt:variant>
        <vt:i4>5</vt:i4>
      </vt:variant>
      <vt:variant>
        <vt:lpwstr/>
      </vt:variant>
      <vt:variant>
        <vt:lpwstr>_Toc336509676</vt:lpwstr>
      </vt:variant>
      <vt:variant>
        <vt:i4>2031667</vt:i4>
      </vt:variant>
      <vt:variant>
        <vt:i4>1754</vt:i4>
      </vt:variant>
      <vt:variant>
        <vt:i4>0</vt:i4>
      </vt:variant>
      <vt:variant>
        <vt:i4>5</vt:i4>
      </vt:variant>
      <vt:variant>
        <vt:lpwstr/>
      </vt:variant>
      <vt:variant>
        <vt:lpwstr>_Toc336509675</vt:lpwstr>
      </vt:variant>
      <vt:variant>
        <vt:i4>2031667</vt:i4>
      </vt:variant>
      <vt:variant>
        <vt:i4>1748</vt:i4>
      </vt:variant>
      <vt:variant>
        <vt:i4>0</vt:i4>
      </vt:variant>
      <vt:variant>
        <vt:i4>5</vt:i4>
      </vt:variant>
      <vt:variant>
        <vt:lpwstr/>
      </vt:variant>
      <vt:variant>
        <vt:lpwstr>_Toc336509674</vt:lpwstr>
      </vt:variant>
      <vt:variant>
        <vt:i4>2031667</vt:i4>
      </vt:variant>
      <vt:variant>
        <vt:i4>1742</vt:i4>
      </vt:variant>
      <vt:variant>
        <vt:i4>0</vt:i4>
      </vt:variant>
      <vt:variant>
        <vt:i4>5</vt:i4>
      </vt:variant>
      <vt:variant>
        <vt:lpwstr/>
      </vt:variant>
      <vt:variant>
        <vt:lpwstr>_Toc336509673</vt:lpwstr>
      </vt:variant>
      <vt:variant>
        <vt:i4>2031667</vt:i4>
      </vt:variant>
      <vt:variant>
        <vt:i4>1736</vt:i4>
      </vt:variant>
      <vt:variant>
        <vt:i4>0</vt:i4>
      </vt:variant>
      <vt:variant>
        <vt:i4>5</vt:i4>
      </vt:variant>
      <vt:variant>
        <vt:lpwstr/>
      </vt:variant>
      <vt:variant>
        <vt:lpwstr>_Toc336509672</vt:lpwstr>
      </vt:variant>
      <vt:variant>
        <vt:i4>2031667</vt:i4>
      </vt:variant>
      <vt:variant>
        <vt:i4>1730</vt:i4>
      </vt:variant>
      <vt:variant>
        <vt:i4>0</vt:i4>
      </vt:variant>
      <vt:variant>
        <vt:i4>5</vt:i4>
      </vt:variant>
      <vt:variant>
        <vt:lpwstr/>
      </vt:variant>
      <vt:variant>
        <vt:lpwstr>_Toc336509671</vt:lpwstr>
      </vt:variant>
      <vt:variant>
        <vt:i4>2031667</vt:i4>
      </vt:variant>
      <vt:variant>
        <vt:i4>1724</vt:i4>
      </vt:variant>
      <vt:variant>
        <vt:i4>0</vt:i4>
      </vt:variant>
      <vt:variant>
        <vt:i4>5</vt:i4>
      </vt:variant>
      <vt:variant>
        <vt:lpwstr/>
      </vt:variant>
      <vt:variant>
        <vt:lpwstr>_Toc336509670</vt:lpwstr>
      </vt:variant>
      <vt:variant>
        <vt:i4>1966131</vt:i4>
      </vt:variant>
      <vt:variant>
        <vt:i4>1718</vt:i4>
      </vt:variant>
      <vt:variant>
        <vt:i4>0</vt:i4>
      </vt:variant>
      <vt:variant>
        <vt:i4>5</vt:i4>
      </vt:variant>
      <vt:variant>
        <vt:lpwstr/>
      </vt:variant>
      <vt:variant>
        <vt:lpwstr>_Toc336509669</vt:lpwstr>
      </vt:variant>
      <vt:variant>
        <vt:i4>1966131</vt:i4>
      </vt:variant>
      <vt:variant>
        <vt:i4>1712</vt:i4>
      </vt:variant>
      <vt:variant>
        <vt:i4>0</vt:i4>
      </vt:variant>
      <vt:variant>
        <vt:i4>5</vt:i4>
      </vt:variant>
      <vt:variant>
        <vt:lpwstr/>
      </vt:variant>
      <vt:variant>
        <vt:lpwstr>_Toc336509668</vt:lpwstr>
      </vt:variant>
      <vt:variant>
        <vt:i4>1966131</vt:i4>
      </vt:variant>
      <vt:variant>
        <vt:i4>1706</vt:i4>
      </vt:variant>
      <vt:variant>
        <vt:i4>0</vt:i4>
      </vt:variant>
      <vt:variant>
        <vt:i4>5</vt:i4>
      </vt:variant>
      <vt:variant>
        <vt:lpwstr/>
      </vt:variant>
      <vt:variant>
        <vt:lpwstr>_Toc336509667</vt:lpwstr>
      </vt:variant>
      <vt:variant>
        <vt:i4>1966131</vt:i4>
      </vt:variant>
      <vt:variant>
        <vt:i4>1700</vt:i4>
      </vt:variant>
      <vt:variant>
        <vt:i4>0</vt:i4>
      </vt:variant>
      <vt:variant>
        <vt:i4>5</vt:i4>
      </vt:variant>
      <vt:variant>
        <vt:lpwstr/>
      </vt:variant>
      <vt:variant>
        <vt:lpwstr>_Toc336509666</vt:lpwstr>
      </vt:variant>
      <vt:variant>
        <vt:i4>1966131</vt:i4>
      </vt:variant>
      <vt:variant>
        <vt:i4>1694</vt:i4>
      </vt:variant>
      <vt:variant>
        <vt:i4>0</vt:i4>
      </vt:variant>
      <vt:variant>
        <vt:i4>5</vt:i4>
      </vt:variant>
      <vt:variant>
        <vt:lpwstr/>
      </vt:variant>
      <vt:variant>
        <vt:lpwstr>_Toc336509665</vt:lpwstr>
      </vt:variant>
      <vt:variant>
        <vt:i4>1966131</vt:i4>
      </vt:variant>
      <vt:variant>
        <vt:i4>1688</vt:i4>
      </vt:variant>
      <vt:variant>
        <vt:i4>0</vt:i4>
      </vt:variant>
      <vt:variant>
        <vt:i4>5</vt:i4>
      </vt:variant>
      <vt:variant>
        <vt:lpwstr/>
      </vt:variant>
      <vt:variant>
        <vt:lpwstr>_Toc336509664</vt:lpwstr>
      </vt:variant>
      <vt:variant>
        <vt:i4>1966131</vt:i4>
      </vt:variant>
      <vt:variant>
        <vt:i4>1682</vt:i4>
      </vt:variant>
      <vt:variant>
        <vt:i4>0</vt:i4>
      </vt:variant>
      <vt:variant>
        <vt:i4>5</vt:i4>
      </vt:variant>
      <vt:variant>
        <vt:lpwstr/>
      </vt:variant>
      <vt:variant>
        <vt:lpwstr>_Toc336509663</vt:lpwstr>
      </vt:variant>
      <vt:variant>
        <vt:i4>1966131</vt:i4>
      </vt:variant>
      <vt:variant>
        <vt:i4>1676</vt:i4>
      </vt:variant>
      <vt:variant>
        <vt:i4>0</vt:i4>
      </vt:variant>
      <vt:variant>
        <vt:i4>5</vt:i4>
      </vt:variant>
      <vt:variant>
        <vt:lpwstr/>
      </vt:variant>
      <vt:variant>
        <vt:lpwstr>_Toc336509662</vt:lpwstr>
      </vt:variant>
      <vt:variant>
        <vt:i4>1966131</vt:i4>
      </vt:variant>
      <vt:variant>
        <vt:i4>1670</vt:i4>
      </vt:variant>
      <vt:variant>
        <vt:i4>0</vt:i4>
      </vt:variant>
      <vt:variant>
        <vt:i4>5</vt:i4>
      </vt:variant>
      <vt:variant>
        <vt:lpwstr/>
      </vt:variant>
      <vt:variant>
        <vt:lpwstr>_Toc336509661</vt:lpwstr>
      </vt:variant>
      <vt:variant>
        <vt:i4>1966131</vt:i4>
      </vt:variant>
      <vt:variant>
        <vt:i4>1664</vt:i4>
      </vt:variant>
      <vt:variant>
        <vt:i4>0</vt:i4>
      </vt:variant>
      <vt:variant>
        <vt:i4>5</vt:i4>
      </vt:variant>
      <vt:variant>
        <vt:lpwstr/>
      </vt:variant>
      <vt:variant>
        <vt:lpwstr>_Toc336509660</vt:lpwstr>
      </vt:variant>
      <vt:variant>
        <vt:i4>1900595</vt:i4>
      </vt:variant>
      <vt:variant>
        <vt:i4>1658</vt:i4>
      </vt:variant>
      <vt:variant>
        <vt:i4>0</vt:i4>
      </vt:variant>
      <vt:variant>
        <vt:i4>5</vt:i4>
      </vt:variant>
      <vt:variant>
        <vt:lpwstr/>
      </vt:variant>
      <vt:variant>
        <vt:lpwstr>_Toc336509659</vt:lpwstr>
      </vt:variant>
      <vt:variant>
        <vt:i4>1900595</vt:i4>
      </vt:variant>
      <vt:variant>
        <vt:i4>1652</vt:i4>
      </vt:variant>
      <vt:variant>
        <vt:i4>0</vt:i4>
      </vt:variant>
      <vt:variant>
        <vt:i4>5</vt:i4>
      </vt:variant>
      <vt:variant>
        <vt:lpwstr/>
      </vt:variant>
      <vt:variant>
        <vt:lpwstr>_Toc336509658</vt:lpwstr>
      </vt:variant>
      <vt:variant>
        <vt:i4>1900595</vt:i4>
      </vt:variant>
      <vt:variant>
        <vt:i4>1646</vt:i4>
      </vt:variant>
      <vt:variant>
        <vt:i4>0</vt:i4>
      </vt:variant>
      <vt:variant>
        <vt:i4>5</vt:i4>
      </vt:variant>
      <vt:variant>
        <vt:lpwstr/>
      </vt:variant>
      <vt:variant>
        <vt:lpwstr>_Toc336509657</vt:lpwstr>
      </vt:variant>
      <vt:variant>
        <vt:i4>1900595</vt:i4>
      </vt:variant>
      <vt:variant>
        <vt:i4>1640</vt:i4>
      </vt:variant>
      <vt:variant>
        <vt:i4>0</vt:i4>
      </vt:variant>
      <vt:variant>
        <vt:i4>5</vt:i4>
      </vt:variant>
      <vt:variant>
        <vt:lpwstr/>
      </vt:variant>
      <vt:variant>
        <vt:lpwstr>_Toc336509656</vt:lpwstr>
      </vt:variant>
      <vt:variant>
        <vt:i4>1900595</vt:i4>
      </vt:variant>
      <vt:variant>
        <vt:i4>1634</vt:i4>
      </vt:variant>
      <vt:variant>
        <vt:i4>0</vt:i4>
      </vt:variant>
      <vt:variant>
        <vt:i4>5</vt:i4>
      </vt:variant>
      <vt:variant>
        <vt:lpwstr/>
      </vt:variant>
      <vt:variant>
        <vt:lpwstr>_Toc336509655</vt:lpwstr>
      </vt:variant>
      <vt:variant>
        <vt:i4>1900595</vt:i4>
      </vt:variant>
      <vt:variant>
        <vt:i4>1628</vt:i4>
      </vt:variant>
      <vt:variant>
        <vt:i4>0</vt:i4>
      </vt:variant>
      <vt:variant>
        <vt:i4>5</vt:i4>
      </vt:variant>
      <vt:variant>
        <vt:lpwstr/>
      </vt:variant>
      <vt:variant>
        <vt:lpwstr>_Toc336509654</vt:lpwstr>
      </vt:variant>
      <vt:variant>
        <vt:i4>1900595</vt:i4>
      </vt:variant>
      <vt:variant>
        <vt:i4>1622</vt:i4>
      </vt:variant>
      <vt:variant>
        <vt:i4>0</vt:i4>
      </vt:variant>
      <vt:variant>
        <vt:i4>5</vt:i4>
      </vt:variant>
      <vt:variant>
        <vt:lpwstr/>
      </vt:variant>
      <vt:variant>
        <vt:lpwstr>_Toc336509653</vt:lpwstr>
      </vt:variant>
      <vt:variant>
        <vt:i4>1900595</vt:i4>
      </vt:variant>
      <vt:variant>
        <vt:i4>1616</vt:i4>
      </vt:variant>
      <vt:variant>
        <vt:i4>0</vt:i4>
      </vt:variant>
      <vt:variant>
        <vt:i4>5</vt:i4>
      </vt:variant>
      <vt:variant>
        <vt:lpwstr/>
      </vt:variant>
      <vt:variant>
        <vt:lpwstr>_Toc336509652</vt:lpwstr>
      </vt:variant>
      <vt:variant>
        <vt:i4>1900595</vt:i4>
      </vt:variant>
      <vt:variant>
        <vt:i4>1610</vt:i4>
      </vt:variant>
      <vt:variant>
        <vt:i4>0</vt:i4>
      </vt:variant>
      <vt:variant>
        <vt:i4>5</vt:i4>
      </vt:variant>
      <vt:variant>
        <vt:lpwstr/>
      </vt:variant>
      <vt:variant>
        <vt:lpwstr>_Toc336509651</vt:lpwstr>
      </vt:variant>
      <vt:variant>
        <vt:i4>1900595</vt:i4>
      </vt:variant>
      <vt:variant>
        <vt:i4>1604</vt:i4>
      </vt:variant>
      <vt:variant>
        <vt:i4>0</vt:i4>
      </vt:variant>
      <vt:variant>
        <vt:i4>5</vt:i4>
      </vt:variant>
      <vt:variant>
        <vt:lpwstr/>
      </vt:variant>
      <vt:variant>
        <vt:lpwstr>_Toc336509650</vt:lpwstr>
      </vt:variant>
      <vt:variant>
        <vt:i4>1835059</vt:i4>
      </vt:variant>
      <vt:variant>
        <vt:i4>1598</vt:i4>
      </vt:variant>
      <vt:variant>
        <vt:i4>0</vt:i4>
      </vt:variant>
      <vt:variant>
        <vt:i4>5</vt:i4>
      </vt:variant>
      <vt:variant>
        <vt:lpwstr/>
      </vt:variant>
      <vt:variant>
        <vt:lpwstr>_Toc336509649</vt:lpwstr>
      </vt:variant>
      <vt:variant>
        <vt:i4>1835059</vt:i4>
      </vt:variant>
      <vt:variant>
        <vt:i4>1592</vt:i4>
      </vt:variant>
      <vt:variant>
        <vt:i4>0</vt:i4>
      </vt:variant>
      <vt:variant>
        <vt:i4>5</vt:i4>
      </vt:variant>
      <vt:variant>
        <vt:lpwstr/>
      </vt:variant>
      <vt:variant>
        <vt:lpwstr>_Toc336509648</vt:lpwstr>
      </vt:variant>
      <vt:variant>
        <vt:i4>1835059</vt:i4>
      </vt:variant>
      <vt:variant>
        <vt:i4>1586</vt:i4>
      </vt:variant>
      <vt:variant>
        <vt:i4>0</vt:i4>
      </vt:variant>
      <vt:variant>
        <vt:i4>5</vt:i4>
      </vt:variant>
      <vt:variant>
        <vt:lpwstr/>
      </vt:variant>
      <vt:variant>
        <vt:lpwstr>_Toc336509647</vt:lpwstr>
      </vt:variant>
      <vt:variant>
        <vt:i4>1835059</vt:i4>
      </vt:variant>
      <vt:variant>
        <vt:i4>1580</vt:i4>
      </vt:variant>
      <vt:variant>
        <vt:i4>0</vt:i4>
      </vt:variant>
      <vt:variant>
        <vt:i4>5</vt:i4>
      </vt:variant>
      <vt:variant>
        <vt:lpwstr/>
      </vt:variant>
      <vt:variant>
        <vt:lpwstr>_Toc336509646</vt:lpwstr>
      </vt:variant>
      <vt:variant>
        <vt:i4>1835059</vt:i4>
      </vt:variant>
      <vt:variant>
        <vt:i4>1574</vt:i4>
      </vt:variant>
      <vt:variant>
        <vt:i4>0</vt:i4>
      </vt:variant>
      <vt:variant>
        <vt:i4>5</vt:i4>
      </vt:variant>
      <vt:variant>
        <vt:lpwstr/>
      </vt:variant>
      <vt:variant>
        <vt:lpwstr>_Toc336509645</vt:lpwstr>
      </vt:variant>
      <vt:variant>
        <vt:i4>1835059</vt:i4>
      </vt:variant>
      <vt:variant>
        <vt:i4>1568</vt:i4>
      </vt:variant>
      <vt:variant>
        <vt:i4>0</vt:i4>
      </vt:variant>
      <vt:variant>
        <vt:i4>5</vt:i4>
      </vt:variant>
      <vt:variant>
        <vt:lpwstr/>
      </vt:variant>
      <vt:variant>
        <vt:lpwstr>_Toc336509644</vt:lpwstr>
      </vt:variant>
      <vt:variant>
        <vt:i4>1835059</vt:i4>
      </vt:variant>
      <vt:variant>
        <vt:i4>1562</vt:i4>
      </vt:variant>
      <vt:variant>
        <vt:i4>0</vt:i4>
      </vt:variant>
      <vt:variant>
        <vt:i4>5</vt:i4>
      </vt:variant>
      <vt:variant>
        <vt:lpwstr/>
      </vt:variant>
      <vt:variant>
        <vt:lpwstr>_Toc336509643</vt:lpwstr>
      </vt:variant>
      <vt:variant>
        <vt:i4>1835059</vt:i4>
      </vt:variant>
      <vt:variant>
        <vt:i4>1556</vt:i4>
      </vt:variant>
      <vt:variant>
        <vt:i4>0</vt:i4>
      </vt:variant>
      <vt:variant>
        <vt:i4>5</vt:i4>
      </vt:variant>
      <vt:variant>
        <vt:lpwstr/>
      </vt:variant>
      <vt:variant>
        <vt:lpwstr>_Toc336509642</vt:lpwstr>
      </vt:variant>
      <vt:variant>
        <vt:i4>1835059</vt:i4>
      </vt:variant>
      <vt:variant>
        <vt:i4>1550</vt:i4>
      </vt:variant>
      <vt:variant>
        <vt:i4>0</vt:i4>
      </vt:variant>
      <vt:variant>
        <vt:i4>5</vt:i4>
      </vt:variant>
      <vt:variant>
        <vt:lpwstr/>
      </vt:variant>
      <vt:variant>
        <vt:lpwstr>_Toc336509641</vt:lpwstr>
      </vt:variant>
      <vt:variant>
        <vt:i4>1835059</vt:i4>
      </vt:variant>
      <vt:variant>
        <vt:i4>1544</vt:i4>
      </vt:variant>
      <vt:variant>
        <vt:i4>0</vt:i4>
      </vt:variant>
      <vt:variant>
        <vt:i4>5</vt:i4>
      </vt:variant>
      <vt:variant>
        <vt:lpwstr/>
      </vt:variant>
      <vt:variant>
        <vt:lpwstr>_Toc336509640</vt:lpwstr>
      </vt:variant>
      <vt:variant>
        <vt:i4>1769523</vt:i4>
      </vt:variant>
      <vt:variant>
        <vt:i4>1538</vt:i4>
      </vt:variant>
      <vt:variant>
        <vt:i4>0</vt:i4>
      </vt:variant>
      <vt:variant>
        <vt:i4>5</vt:i4>
      </vt:variant>
      <vt:variant>
        <vt:lpwstr/>
      </vt:variant>
      <vt:variant>
        <vt:lpwstr>_Toc336509639</vt:lpwstr>
      </vt:variant>
      <vt:variant>
        <vt:i4>1769523</vt:i4>
      </vt:variant>
      <vt:variant>
        <vt:i4>1532</vt:i4>
      </vt:variant>
      <vt:variant>
        <vt:i4>0</vt:i4>
      </vt:variant>
      <vt:variant>
        <vt:i4>5</vt:i4>
      </vt:variant>
      <vt:variant>
        <vt:lpwstr/>
      </vt:variant>
      <vt:variant>
        <vt:lpwstr>_Toc336509638</vt:lpwstr>
      </vt:variant>
      <vt:variant>
        <vt:i4>1769523</vt:i4>
      </vt:variant>
      <vt:variant>
        <vt:i4>1526</vt:i4>
      </vt:variant>
      <vt:variant>
        <vt:i4>0</vt:i4>
      </vt:variant>
      <vt:variant>
        <vt:i4>5</vt:i4>
      </vt:variant>
      <vt:variant>
        <vt:lpwstr/>
      </vt:variant>
      <vt:variant>
        <vt:lpwstr>_Toc336509637</vt:lpwstr>
      </vt:variant>
      <vt:variant>
        <vt:i4>1769523</vt:i4>
      </vt:variant>
      <vt:variant>
        <vt:i4>1520</vt:i4>
      </vt:variant>
      <vt:variant>
        <vt:i4>0</vt:i4>
      </vt:variant>
      <vt:variant>
        <vt:i4>5</vt:i4>
      </vt:variant>
      <vt:variant>
        <vt:lpwstr/>
      </vt:variant>
      <vt:variant>
        <vt:lpwstr>_Toc336509636</vt:lpwstr>
      </vt:variant>
      <vt:variant>
        <vt:i4>1769523</vt:i4>
      </vt:variant>
      <vt:variant>
        <vt:i4>1514</vt:i4>
      </vt:variant>
      <vt:variant>
        <vt:i4>0</vt:i4>
      </vt:variant>
      <vt:variant>
        <vt:i4>5</vt:i4>
      </vt:variant>
      <vt:variant>
        <vt:lpwstr/>
      </vt:variant>
      <vt:variant>
        <vt:lpwstr>_Toc336509635</vt:lpwstr>
      </vt:variant>
      <vt:variant>
        <vt:i4>1769523</vt:i4>
      </vt:variant>
      <vt:variant>
        <vt:i4>1508</vt:i4>
      </vt:variant>
      <vt:variant>
        <vt:i4>0</vt:i4>
      </vt:variant>
      <vt:variant>
        <vt:i4>5</vt:i4>
      </vt:variant>
      <vt:variant>
        <vt:lpwstr/>
      </vt:variant>
      <vt:variant>
        <vt:lpwstr>_Toc336509634</vt:lpwstr>
      </vt:variant>
      <vt:variant>
        <vt:i4>1769523</vt:i4>
      </vt:variant>
      <vt:variant>
        <vt:i4>1502</vt:i4>
      </vt:variant>
      <vt:variant>
        <vt:i4>0</vt:i4>
      </vt:variant>
      <vt:variant>
        <vt:i4>5</vt:i4>
      </vt:variant>
      <vt:variant>
        <vt:lpwstr/>
      </vt:variant>
      <vt:variant>
        <vt:lpwstr>_Toc336509633</vt:lpwstr>
      </vt:variant>
      <vt:variant>
        <vt:i4>1769523</vt:i4>
      </vt:variant>
      <vt:variant>
        <vt:i4>1496</vt:i4>
      </vt:variant>
      <vt:variant>
        <vt:i4>0</vt:i4>
      </vt:variant>
      <vt:variant>
        <vt:i4>5</vt:i4>
      </vt:variant>
      <vt:variant>
        <vt:lpwstr/>
      </vt:variant>
      <vt:variant>
        <vt:lpwstr>_Toc336509632</vt:lpwstr>
      </vt:variant>
      <vt:variant>
        <vt:i4>1769523</vt:i4>
      </vt:variant>
      <vt:variant>
        <vt:i4>1490</vt:i4>
      </vt:variant>
      <vt:variant>
        <vt:i4>0</vt:i4>
      </vt:variant>
      <vt:variant>
        <vt:i4>5</vt:i4>
      </vt:variant>
      <vt:variant>
        <vt:lpwstr/>
      </vt:variant>
      <vt:variant>
        <vt:lpwstr>_Toc336509631</vt:lpwstr>
      </vt:variant>
      <vt:variant>
        <vt:i4>1769523</vt:i4>
      </vt:variant>
      <vt:variant>
        <vt:i4>1484</vt:i4>
      </vt:variant>
      <vt:variant>
        <vt:i4>0</vt:i4>
      </vt:variant>
      <vt:variant>
        <vt:i4>5</vt:i4>
      </vt:variant>
      <vt:variant>
        <vt:lpwstr/>
      </vt:variant>
      <vt:variant>
        <vt:lpwstr>_Toc336509630</vt:lpwstr>
      </vt:variant>
      <vt:variant>
        <vt:i4>1703987</vt:i4>
      </vt:variant>
      <vt:variant>
        <vt:i4>1478</vt:i4>
      </vt:variant>
      <vt:variant>
        <vt:i4>0</vt:i4>
      </vt:variant>
      <vt:variant>
        <vt:i4>5</vt:i4>
      </vt:variant>
      <vt:variant>
        <vt:lpwstr/>
      </vt:variant>
      <vt:variant>
        <vt:lpwstr>_Toc336509629</vt:lpwstr>
      </vt:variant>
      <vt:variant>
        <vt:i4>1703987</vt:i4>
      </vt:variant>
      <vt:variant>
        <vt:i4>1472</vt:i4>
      </vt:variant>
      <vt:variant>
        <vt:i4>0</vt:i4>
      </vt:variant>
      <vt:variant>
        <vt:i4>5</vt:i4>
      </vt:variant>
      <vt:variant>
        <vt:lpwstr/>
      </vt:variant>
      <vt:variant>
        <vt:lpwstr>_Toc336509628</vt:lpwstr>
      </vt:variant>
      <vt:variant>
        <vt:i4>1703987</vt:i4>
      </vt:variant>
      <vt:variant>
        <vt:i4>1466</vt:i4>
      </vt:variant>
      <vt:variant>
        <vt:i4>0</vt:i4>
      </vt:variant>
      <vt:variant>
        <vt:i4>5</vt:i4>
      </vt:variant>
      <vt:variant>
        <vt:lpwstr/>
      </vt:variant>
      <vt:variant>
        <vt:lpwstr>_Toc336509627</vt:lpwstr>
      </vt:variant>
      <vt:variant>
        <vt:i4>1703987</vt:i4>
      </vt:variant>
      <vt:variant>
        <vt:i4>1460</vt:i4>
      </vt:variant>
      <vt:variant>
        <vt:i4>0</vt:i4>
      </vt:variant>
      <vt:variant>
        <vt:i4>5</vt:i4>
      </vt:variant>
      <vt:variant>
        <vt:lpwstr/>
      </vt:variant>
      <vt:variant>
        <vt:lpwstr>_Toc336509626</vt:lpwstr>
      </vt:variant>
      <vt:variant>
        <vt:i4>1703987</vt:i4>
      </vt:variant>
      <vt:variant>
        <vt:i4>1454</vt:i4>
      </vt:variant>
      <vt:variant>
        <vt:i4>0</vt:i4>
      </vt:variant>
      <vt:variant>
        <vt:i4>5</vt:i4>
      </vt:variant>
      <vt:variant>
        <vt:lpwstr/>
      </vt:variant>
      <vt:variant>
        <vt:lpwstr>_Toc336509625</vt:lpwstr>
      </vt:variant>
      <vt:variant>
        <vt:i4>1703987</vt:i4>
      </vt:variant>
      <vt:variant>
        <vt:i4>1448</vt:i4>
      </vt:variant>
      <vt:variant>
        <vt:i4>0</vt:i4>
      </vt:variant>
      <vt:variant>
        <vt:i4>5</vt:i4>
      </vt:variant>
      <vt:variant>
        <vt:lpwstr/>
      </vt:variant>
      <vt:variant>
        <vt:lpwstr>_Toc336509624</vt:lpwstr>
      </vt:variant>
      <vt:variant>
        <vt:i4>1703987</vt:i4>
      </vt:variant>
      <vt:variant>
        <vt:i4>1442</vt:i4>
      </vt:variant>
      <vt:variant>
        <vt:i4>0</vt:i4>
      </vt:variant>
      <vt:variant>
        <vt:i4>5</vt:i4>
      </vt:variant>
      <vt:variant>
        <vt:lpwstr/>
      </vt:variant>
      <vt:variant>
        <vt:lpwstr>_Toc336509623</vt:lpwstr>
      </vt:variant>
      <vt:variant>
        <vt:i4>1703987</vt:i4>
      </vt:variant>
      <vt:variant>
        <vt:i4>1436</vt:i4>
      </vt:variant>
      <vt:variant>
        <vt:i4>0</vt:i4>
      </vt:variant>
      <vt:variant>
        <vt:i4>5</vt:i4>
      </vt:variant>
      <vt:variant>
        <vt:lpwstr/>
      </vt:variant>
      <vt:variant>
        <vt:lpwstr>_Toc336509622</vt:lpwstr>
      </vt:variant>
      <vt:variant>
        <vt:i4>1703987</vt:i4>
      </vt:variant>
      <vt:variant>
        <vt:i4>1430</vt:i4>
      </vt:variant>
      <vt:variant>
        <vt:i4>0</vt:i4>
      </vt:variant>
      <vt:variant>
        <vt:i4>5</vt:i4>
      </vt:variant>
      <vt:variant>
        <vt:lpwstr/>
      </vt:variant>
      <vt:variant>
        <vt:lpwstr>_Toc336509621</vt:lpwstr>
      </vt:variant>
      <vt:variant>
        <vt:i4>1703987</vt:i4>
      </vt:variant>
      <vt:variant>
        <vt:i4>1424</vt:i4>
      </vt:variant>
      <vt:variant>
        <vt:i4>0</vt:i4>
      </vt:variant>
      <vt:variant>
        <vt:i4>5</vt:i4>
      </vt:variant>
      <vt:variant>
        <vt:lpwstr/>
      </vt:variant>
      <vt:variant>
        <vt:lpwstr>_Toc336509620</vt:lpwstr>
      </vt:variant>
      <vt:variant>
        <vt:i4>1638451</vt:i4>
      </vt:variant>
      <vt:variant>
        <vt:i4>1418</vt:i4>
      </vt:variant>
      <vt:variant>
        <vt:i4>0</vt:i4>
      </vt:variant>
      <vt:variant>
        <vt:i4>5</vt:i4>
      </vt:variant>
      <vt:variant>
        <vt:lpwstr/>
      </vt:variant>
      <vt:variant>
        <vt:lpwstr>_Toc336509619</vt:lpwstr>
      </vt:variant>
      <vt:variant>
        <vt:i4>1638451</vt:i4>
      </vt:variant>
      <vt:variant>
        <vt:i4>1412</vt:i4>
      </vt:variant>
      <vt:variant>
        <vt:i4>0</vt:i4>
      </vt:variant>
      <vt:variant>
        <vt:i4>5</vt:i4>
      </vt:variant>
      <vt:variant>
        <vt:lpwstr/>
      </vt:variant>
      <vt:variant>
        <vt:lpwstr>_Toc336509618</vt:lpwstr>
      </vt:variant>
      <vt:variant>
        <vt:i4>1638451</vt:i4>
      </vt:variant>
      <vt:variant>
        <vt:i4>1406</vt:i4>
      </vt:variant>
      <vt:variant>
        <vt:i4>0</vt:i4>
      </vt:variant>
      <vt:variant>
        <vt:i4>5</vt:i4>
      </vt:variant>
      <vt:variant>
        <vt:lpwstr/>
      </vt:variant>
      <vt:variant>
        <vt:lpwstr>_Toc336509617</vt:lpwstr>
      </vt:variant>
      <vt:variant>
        <vt:i4>1638451</vt:i4>
      </vt:variant>
      <vt:variant>
        <vt:i4>1400</vt:i4>
      </vt:variant>
      <vt:variant>
        <vt:i4>0</vt:i4>
      </vt:variant>
      <vt:variant>
        <vt:i4>5</vt:i4>
      </vt:variant>
      <vt:variant>
        <vt:lpwstr/>
      </vt:variant>
      <vt:variant>
        <vt:lpwstr>_Toc336509616</vt:lpwstr>
      </vt:variant>
      <vt:variant>
        <vt:i4>1638451</vt:i4>
      </vt:variant>
      <vt:variant>
        <vt:i4>1394</vt:i4>
      </vt:variant>
      <vt:variant>
        <vt:i4>0</vt:i4>
      </vt:variant>
      <vt:variant>
        <vt:i4>5</vt:i4>
      </vt:variant>
      <vt:variant>
        <vt:lpwstr/>
      </vt:variant>
      <vt:variant>
        <vt:lpwstr>_Toc336509615</vt:lpwstr>
      </vt:variant>
      <vt:variant>
        <vt:i4>1638451</vt:i4>
      </vt:variant>
      <vt:variant>
        <vt:i4>1388</vt:i4>
      </vt:variant>
      <vt:variant>
        <vt:i4>0</vt:i4>
      </vt:variant>
      <vt:variant>
        <vt:i4>5</vt:i4>
      </vt:variant>
      <vt:variant>
        <vt:lpwstr/>
      </vt:variant>
      <vt:variant>
        <vt:lpwstr>_Toc336509614</vt:lpwstr>
      </vt:variant>
      <vt:variant>
        <vt:i4>1638451</vt:i4>
      </vt:variant>
      <vt:variant>
        <vt:i4>1382</vt:i4>
      </vt:variant>
      <vt:variant>
        <vt:i4>0</vt:i4>
      </vt:variant>
      <vt:variant>
        <vt:i4>5</vt:i4>
      </vt:variant>
      <vt:variant>
        <vt:lpwstr/>
      </vt:variant>
      <vt:variant>
        <vt:lpwstr>_Toc336509613</vt:lpwstr>
      </vt:variant>
      <vt:variant>
        <vt:i4>1638451</vt:i4>
      </vt:variant>
      <vt:variant>
        <vt:i4>1376</vt:i4>
      </vt:variant>
      <vt:variant>
        <vt:i4>0</vt:i4>
      </vt:variant>
      <vt:variant>
        <vt:i4>5</vt:i4>
      </vt:variant>
      <vt:variant>
        <vt:lpwstr/>
      </vt:variant>
      <vt:variant>
        <vt:lpwstr>_Toc336509612</vt:lpwstr>
      </vt:variant>
      <vt:variant>
        <vt:i4>1638451</vt:i4>
      </vt:variant>
      <vt:variant>
        <vt:i4>1370</vt:i4>
      </vt:variant>
      <vt:variant>
        <vt:i4>0</vt:i4>
      </vt:variant>
      <vt:variant>
        <vt:i4>5</vt:i4>
      </vt:variant>
      <vt:variant>
        <vt:lpwstr/>
      </vt:variant>
      <vt:variant>
        <vt:lpwstr>_Toc336509611</vt:lpwstr>
      </vt:variant>
      <vt:variant>
        <vt:i4>1638451</vt:i4>
      </vt:variant>
      <vt:variant>
        <vt:i4>1364</vt:i4>
      </vt:variant>
      <vt:variant>
        <vt:i4>0</vt:i4>
      </vt:variant>
      <vt:variant>
        <vt:i4>5</vt:i4>
      </vt:variant>
      <vt:variant>
        <vt:lpwstr/>
      </vt:variant>
      <vt:variant>
        <vt:lpwstr>_Toc336509610</vt:lpwstr>
      </vt:variant>
      <vt:variant>
        <vt:i4>1572915</vt:i4>
      </vt:variant>
      <vt:variant>
        <vt:i4>1358</vt:i4>
      </vt:variant>
      <vt:variant>
        <vt:i4>0</vt:i4>
      </vt:variant>
      <vt:variant>
        <vt:i4>5</vt:i4>
      </vt:variant>
      <vt:variant>
        <vt:lpwstr/>
      </vt:variant>
      <vt:variant>
        <vt:lpwstr>_Toc336509609</vt:lpwstr>
      </vt:variant>
      <vt:variant>
        <vt:i4>1572915</vt:i4>
      </vt:variant>
      <vt:variant>
        <vt:i4>1352</vt:i4>
      </vt:variant>
      <vt:variant>
        <vt:i4>0</vt:i4>
      </vt:variant>
      <vt:variant>
        <vt:i4>5</vt:i4>
      </vt:variant>
      <vt:variant>
        <vt:lpwstr/>
      </vt:variant>
      <vt:variant>
        <vt:lpwstr>_Toc336509608</vt:lpwstr>
      </vt:variant>
      <vt:variant>
        <vt:i4>1572915</vt:i4>
      </vt:variant>
      <vt:variant>
        <vt:i4>1346</vt:i4>
      </vt:variant>
      <vt:variant>
        <vt:i4>0</vt:i4>
      </vt:variant>
      <vt:variant>
        <vt:i4>5</vt:i4>
      </vt:variant>
      <vt:variant>
        <vt:lpwstr/>
      </vt:variant>
      <vt:variant>
        <vt:lpwstr>_Toc336509607</vt:lpwstr>
      </vt:variant>
      <vt:variant>
        <vt:i4>1572915</vt:i4>
      </vt:variant>
      <vt:variant>
        <vt:i4>1340</vt:i4>
      </vt:variant>
      <vt:variant>
        <vt:i4>0</vt:i4>
      </vt:variant>
      <vt:variant>
        <vt:i4>5</vt:i4>
      </vt:variant>
      <vt:variant>
        <vt:lpwstr/>
      </vt:variant>
      <vt:variant>
        <vt:lpwstr>_Toc336509606</vt:lpwstr>
      </vt:variant>
      <vt:variant>
        <vt:i4>1572915</vt:i4>
      </vt:variant>
      <vt:variant>
        <vt:i4>1334</vt:i4>
      </vt:variant>
      <vt:variant>
        <vt:i4>0</vt:i4>
      </vt:variant>
      <vt:variant>
        <vt:i4>5</vt:i4>
      </vt:variant>
      <vt:variant>
        <vt:lpwstr/>
      </vt:variant>
      <vt:variant>
        <vt:lpwstr>_Toc336509605</vt:lpwstr>
      </vt:variant>
      <vt:variant>
        <vt:i4>1572915</vt:i4>
      </vt:variant>
      <vt:variant>
        <vt:i4>1328</vt:i4>
      </vt:variant>
      <vt:variant>
        <vt:i4>0</vt:i4>
      </vt:variant>
      <vt:variant>
        <vt:i4>5</vt:i4>
      </vt:variant>
      <vt:variant>
        <vt:lpwstr/>
      </vt:variant>
      <vt:variant>
        <vt:lpwstr>_Toc336509604</vt:lpwstr>
      </vt:variant>
      <vt:variant>
        <vt:i4>1572915</vt:i4>
      </vt:variant>
      <vt:variant>
        <vt:i4>1322</vt:i4>
      </vt:variant>
      <vt:variant>
        <vt:i4>0</vt:i4>
      </vt:variant>
      <vt:variant>
        <vt:i4>5</vt:i4>
      </vt:variant>
      <vt:variant>
        <vt:lpwstr/>
      </vt:variant>
      <vt:variant>
        <vt:lpwstr>_Toc336509603</vt:lpwstr>
      </vt:variant>
      <vt:variant>
        <vt:i4>1572915</vt:i4>
      </vt:variant>
      <vt:variant>
        <vt:i4>1316</vt:i4>
      </vt:variant>
      <vt:variant>
        <vt:i4>0</vt:i4>
      </vt:variant>
      <vt:variant>
        <vt:i4>5</vt:i4>
      </vt:variant>
      <vt:variant>
        <vt:lpwstr/>
      </vt:variant>
      <vt:variant>
        <vt:lpwstr>_Toc336509602</vt:lpwstr>
      </vt:variant>
      <vt:variant>
        <vt:i4>1572915</vt:i4>
      </vt:variant>
      <vt:variant>
        <vt:i4>1310</vt:i4>
      </vt:variant>
      <vt:variant>
        <vt:i4>0</vt:i4>
      </vt:variant>
      <vt:variant>
        <vt:i4>5</vt:i4>
      </vt:variant>
      <vt:variant>
        <vt:lpwstr/>
      </vt:variant>
      <vt:variant>
        <vt:lpwstr>_Toc336509601</vt:lpwstr>
      </vt:variant>
      <vt:variant>
        <vt:i4>1572915</vt:i4>
      </vt:variant>
      <vt:variant>
        <vt:i4>1304</vt:i4>
      </vt:variant>
      <vt:variant>
        <vt:i4>0</vt:i4>
      </vt:variant>
      <vt:variant>
        <vt:i4>5</vt:i4>
      </vt:variant>
      <vt:variant>
        <vt:lpwstr/>
      </vt:variant>
      <vt:variant>
        <vt:lpwstr>_Toc336509600</vt:lpwstr>
      </vt:variant>
      <vt:variant>
        <vt:i4>1114160</vt:i4>
      </vt:variant>
      <vt:variant>
        <vt:i4>1298</vt:i4>
      </vt:variant>
      <vt:variant>
        <vt:i4>0</vt:i4>
      </vt:variant>
      <vt:variant>
        <vt:i4>5</vt:i4>
      </vt:variant>
      <vt:variant>
        <vt:lpwstr/>
      </vt:variant>
      <vt:variant>
        <vt:lpwstr>_Toc336509599</vt:lpwstr>
      </vt:variant>
      <vt:variant>
        <vt:i4>1114160</vt:i4>
      </vt:variant>
      <vt:variant>
        <vt:i4>1292</vt:i4>
      </vt:variant>
      <vt:variant>
        <vt:i4>0</vt:i4>
      </vt:variant>
      <vt:variant>
        <vt:i4>5</vt:i4>
      </vt:variant>
      <vt:variant>
        <vt:lpwstr/>
      </vt:variant>
      <vt:variant>
        <vt:lpwstr>_Toc336509598</vt:lpwstr>
      </vt:variant>
      <vt:variant>
        <vt:i4>1114160</vt:i4>
      </vt:variant>
      <vt:variant>
        <vt:i4>1286</vt:i4>
      </vt:variant>
      <vt:variant>
        <vt:i4>0</vt:i4>
      </vt:variant>
      <vt:variant>
        <vt:i4>5</vt:i4>
      </vt:variant>
      <vt:variant>
        <vt:lpwstr/>
      </vt:variant>
      <vt:variant>
        <vt:lpwstr>_Toc336509597</vt:lpwstr>
      </vt:variant>
      <vt:variant>
        <vt:i4>1114160</vt:i4>
      </vt:variant>
      <vt:variant>
        <vt:i4>1280</vt:i4>
      </vt:variant>
      <vt:variant>
        <vt:i4>0</vt:i4>
      </vt:variant>
      <vt:variant>
        <vt:i4>5</vt:i4>
      </vt:variant>
      <vt:variant>
        <vt:lpwstr/>
      </vt:variant>
      <vt:variant>
        <vt:lpwstr>_Toc336509596</vt:lpwstr>
      </vt:variant>
      <vt:variant>
        <vt:i4>1114160</vt:i4>
      </vt:variant>
      <vt:variant>
        <vt:i4>1274</vt:i4>
      </vt:variant>
      <vt:variant>
        <vt:i4>0</vt:i4>
      </vt:variant>
      <vt:variant>
        <vt:i4>5</vt:i4>
      </vt:variant>
      <vt:variant>
        <vt:lpwstr/>
      </vt:variant>
      <vt:variant>
        <vt:lpwstr>_Toc336509595</vt:lpwstr>
      </vt:variant>
      <vt:variant>
        <vt:i4>1114160</vt:i4>
      </vt:variant>
      <vt:variant>
        <vt:i4>1268</vt:i4>
      </vt:variant>
      <vt:variant>
        <vt:i4>0</vt:i4>
      </vt:variant>
      <vt:variant>
        <vt:i4>5</vt:i4>
      </vt:variant>
      <vt:variant>
        <vt:lpwstr/>
      </vt:variant>
      <vt:variant>
        <vt:lpwstr>_Toc336509594</vt:lpwstr>
      </vt:variant>
      <vt:variant>
        <vt:i4>1114160</vt:i4>
      </vt:variant>
      <vt:variant>
        <vt:i4>1262</vt:i4>
      </vt:variant>
      <vt:variant>
        <vt:i4>0</vt:i4>
      </vt:variant>
      <vt:variant>
        <vt:i4>5</vt:i4>
      </vt:variant>
      <vt:variant>
        <vt:lpwstr/>
      </vt:variant>
      <vt:variant>
        <vt:lpwstr>_Toc336509593</vt:lpwstr>
      </vt:variant>
      <vt:variant>
        <vt:i4>1114160</vt:i4>
      </vt:variant>
      <vt:variant>
        <vt:i4>1256</vt:i4>
      </vt:variant>
      <vt:variant>
        <vt:i4>0</vt:i4>
      </vt:variant>
      <vt:variant>
        <vt:i4>5</vt:i4>
      </vt:variant>
      <vt:variant>
        <vt:lpwstr/>
      </vt:variant>
      <vt:variant>
        <vt:lpwstr>_Toc336509592</vt:lpwstr>
      </vt:variant>
      <vt:variant>
        <vt:i4>1114160</vt:i4>
      </vt:variant>
      <vt:variant>
        <vt:i4>1250</vt:i4>
      </vt:variant>
      <vt:variant>
        <vt:i4>0</vt:i4>
      </vt:variant>
      <vt:variant>
        <vt:i4>5</vt:i4>
      </vt:variant>
      <vt:variant>
        <vt:lpwstr/>
      </vt:variant>
      <vt:variant>
        <vt:lpwstr>_Toc336509591</vt:lpwstr>
      </vt:variant>
      <vt:variant>
        <vt:i4>1114160</vt:i4>
      </vt:variant>
      <vt:variant>
        <vt:i4>1244</vt:i4>
      </vt:variant>
      <vt:variant>
        <vt:i4>0</vt:i4>
      </vt:variant>
      <vt:variant>
        <vt:i4>5</vt:i4>
      </vt:variant>
      <vt:variant>
        <vt:lpwstr/>
      </vt:variant>
      <vt:variant>
        <vt:lpwstr>_Toc336509590</vt:lpwstr>
      </vt:variant>
      <vt:variant>
        <vt:i4>1048624</vt:i4>
      </vt:variant>
      <vt:variant>
        <vt:i4>1238</vt:i4>
      </vt:variant>
      <vt:variant>
        <vt:i4>0</vt:i4>
      </vt:variant>
      <vt:variant>
        <vt:i4>5</vt:i4>
      </vt:variant>
      <vt:variant>
        <vt:lpwstr/>
      </vt:variant>
      <vt:variant>
        <vt:lpwstr>_Toc336509589</vt:lpwstr>
      </vt:variant>
      <vt:variant>
        <vt:i4>1048624</vt:i4>
      </vt:variant>
      <vt:variant>
        <vt:i4>1232</vt:i4>
      </vt:variant>
      <vt:variant>
        <vt:i4>0</vt:i4>
      </vt:variant>
      <vt:variant>
        <vt:i4>5</vt:i4>
      </vt:variant>
      <vt:variant>
        <vt:lpwstr/>
      </vt:variant>
      <vt:variant>
        <vt:lpwstr>_Toc336509588</vt:lpwstr>
      </vt:variant>
      <vt:variant>
        <vt:i4>1048624</vt:i4>
      </vt:variant>
      <vt:variant>
        <vt:i4>1226</vt:i4>
      </vt:variant>
      <vt:variant>
        <vt:i4>0</vt:i4>
      </vt:variant>
      <vt:variant>
        <vt:i4>5</vt:i4>
      </vt:variant>
      <vt:variant>
        <vt:lpwstr/>
      </vt:variant>
      <vt:variant>
        <vt:lpwstr>_Toc336509587</vt:lpwstr>
      </vt:variant>
      <vt:variant>
        <vt:i4>1048624</vt:i4>
      </vt:variant>
      <vt:variant>
        <vt:i4>1220</vt:i4>
      </vt:variant>
      <vt:variant>
        <vt:i4>0</vt:i4>
      </vt:variant>
      <vt:variant>
        <vt:i4>5</vt:i4>
      </vt:variant>
      <vt:variant>
        <vt:lpwstr/>
      </vt:variant>
      <vt:variant>
        <vt:lpwstr>_Toc336509586</vt:lpwstr>
      </vt:variant>
      <vt:variant>
        <vt:i4>1048624</vt:i4>
      </vt:variant>
      <vt:variant>
        <vt:i4>1214</vt:i4>
      </vt:variant>
      <vt:variant>
        <vt:i4>0</vt:i4>
      </vt:variant>
      <vt:variant>
        <vt:i4>5</vt:i4>
      </vt:variant>
      <vt:variant>
        <vt:lpwstr/>
      </vt:variant>
      <vt:variant>
        <vt:lpwstr>_Toc336509585</vt:lpwstr>
      </vt:variant>
      <vt:variant>
        <vt:i4>1048624</vt:i4>
      </vt:variant>
      <vt:variant>
        <vt:i4>1208</vt:i4>
      </vt:variant>
      <vt:variant>
        <vt:i4>0</vt:i4>
      </vt:variant>
      <vt:variant>
        <vt:i4>5</vt:i4>
      </vt:variant>
      <vt:variant>
        <vt:lpwstr/>
      </vt:variant>
      <vt:variant>
        <vt:lpwstr>_Toc336509584</vt:lpwstr>
      </vt:variant>
      <vt:variant>
        <vt:i4>1048624</vt:i4>
      </vt:variant>
      <vt:variant>
        <vt:i4>1202</vt:i4>
      </vt:variant>
      <vt:variant>
        <vt:i4>0</vt:i4>
      </vt:variant>
      <vt:variant>
        <vt:i4>5</vt:i4>
      </vt:variant>
      <vt:variant>
        <vt:lpwstr/>
      </vt:variant>
      <vt:variant>
        <vt:lpwstr>_Toc336509583</vt:lpwstr>
      </vt:variant>
      <vt:variant>
        <vt:i4>1048624</vt:i4>
      </vt:variant>
      <vt:variant>
        <vt:i4>1196</vt:i4>
      </vt:variant>
      <vt:variant>
        <vt:i4>0</vt:i4>
      </vt:variant>
      <vt:variant>
        <vt:i4>5</vt:i4>
      </vt:variant>
      <vt:variant>
        <vt:lpwstr/>
      </vt:variant>
      <vt:variant>
        <vt:lpwstr>_Toc336509582</vt:lpwstr>
      </vt:variant>
      <vt:variant>
        <vt:i4>1048624</vt:i4>
      </vt:variant>
      <vt:variant>
        <vt:i4>1190</vt:i4>
      </vt:variant>
      <vt:variant>
        <vt:i4>0</vt:i4>
      </vt:variant>
      <vt:variant>
        <vt:i4>5</vt:i4>
      </vt:variant>
      <vt:variant>
        <vt:lpwstr/>
      </vt:variant>
      <vt:variant>
        <vt:lpwstr>_Toc336509581</vt:lpwstr>
      </vt:variant>
      <vt:variant>
        <vt:i4>1048624</vt:i4>
      </vt:variant>
      <vt:variant>
        <vt:i4>1184</vt:i4>
      </vt:variant>
      <vt:variant>
        <vt:i4>0</vt:i4>
      </vt:variant>
      <vt:variant>
        <vt:i4>5</vt:i4>
      </vt:variant>
      <vt:variant>
        <vt:lpwstr/>
      </vt:variant>
      <vt:variant>
        <vt:lpwstr>_Toc336509580</vt:lpwstr>
      </vt:variant>
      <vt:variant>
        <vt:i4>2031664</vt:i4>
      </vt:variant>
      <vt:variant>
        <vt:i4>1178</vt:i4>
      </vt:variant>
      <vt:variant>
        <vt:i4>0</vt:i4>
      </vt:variant>
      <vt:variant>
        <vt:i4>5</vt:i4>
      </vt:variant>
      <vt:variant>
        <vt:lpwstr/>
      </vt:variant>
      <vt:variant>
        <vt:lpwstr>_Toc336509579</vt:lpwstr>
      </vt:variant>
      <vt:variant>
        <vt:i4>2031664</vt:i4>
      </vt:variant>
      <vt:variant>
        <vt:i4>1172</vt:i4>
      </vt:variant>
      <vt:variant>
        <vt:i4>0</vt:i4>
      </vt:variant>
      <vt:variant>
        <vt:i4>5</vt:i4>
      </vt:variant>
      <vt:variant>
        <vt:lpwstr/>
      </vt:variant>
      <vt:variant>
        <vt:lpwstr>_Toc336509578</vt:lpwstr>
      </vt:variant>
      <vt:variant>
        <vt:i4>2031664</vt:i4>
      </vt:variant>
      <vt:variant>
        <vt:i4>1166</vt:i4>
      </vt:variant>
      <vt:variant>
        <vt:i4>0</vt:i4>
      </vt:variant>
      <vt:variant>
        <vt:i4>5</vt:i4>
      </vt:variant>
      <vt:variant>
        <vt:lpwstr/>
      </vt:variant>
      <vt:variant>
        <vt:lpwstr>_Toc336509577</vt:lpwstr>
      </vt:variant>
      <vt:variant>
        <vt:i4>2031664</vt:i4>
      </vt:variant>
      <vt:variant>
        <vt:i4>1160</vt:i4>
      </vt:variant>
      <vt:variant>
        <vt:i4>0</vt:i4>
      </vt:variant>
      <vt:variant>
        <vt:i4>5</vt:i4>
      </vt:variant>
      <vt:variant>
        <vt:lpwstr/>
      </vt:variant>
      <vt:variant>
        <vt:lpwstr>_Toc336509576</vt:lpwstr>
      </vt:variant>
      <vt:variant>
        <vt:i4>2031664</vt:i4>
      </vt:variant>
      <vt:variant>
        <vt:i4>1154</vt:i4>
      </vt:variant>
      <vt:variant>
        <vt:i4>0</vt:i4>
      </vt:variant>
      <vt:variant>
        <vt:i4>5</vt:i4>
      </vt:variant>
      <vt:variant>
        <vt:lpwstr/>
      </vt:variant>
      <vt:variant>
        <vt:lpwstr>_Toc336509575</vt:lpwstr>
      </vt:variant>
      <vt:variant>
        <vt:i4>2031664</vt:i4>
      </vt:variant>
      <vt:variant>
        <vt:i4>1148</vt:i4>
      </vt:variant>
      <vt:variant>
        <vt:i4>0</vt:i4>
      </vt:variant>
      <vt:variant>
        <vt:i4>5</vt:i4>
      </vt:variant>
      <vt:variant>
        <vt:lpwstr/>
      </vt:variant>
      <vt:variant>
        <vt:lpwstr>_Toc336509574</vt:lpwstr>
      </vt:variant>
      <vt:variant>
        <vt:i4>2031664</vt:i4>
      </vt:variant>
      <vt:variant>
        <vt:i4>1142</vt:i4>
      </vt:variant>
      <vt:variant>
        <vt:i4>0</vt:i4>
      </vt:variant>
      <vt:variant>
        <vt:i4>5</vt:i4>
      </vt:variant>
      <vt:variant>
        <vt:lpwstr/>
      </vt:variant>
      <vt:variant>
        <vt:lpwstr>_Toc336509573</vt:lpwstr>
      </vt:variant>
      <vt:variant>
        <vt:i4>2031664</vt:i4>
      </vt:variant>
      <vt:variant>
        <vt:i4>1136</vt:i4>
      </vt:variant>
      <vt:variant>
        <vt:i4>0</vt:i4>
      </vt:variant>
      <vt:variant>
        <vt:i4>5</vt:i4>
      </vt:variant>
      <vt:variant>
        <vt:lpwstr/>
      </vt:variant>
      <vt:variant>
        <vt:lpwstr>_Toc336509572</vt:lpwstr>
      </vt:variant>
      <vt:variant>
        <vt:i4>2031664</vt:i4>
      </vt:variant>
      <vt:variant>
        <vt:i4>1130</vt:i4>
      </vt:variant>
      <vt:variant>
        <vt:i4>0</vt:i4>
      </vt:variant>
      <vt:variant>
        <vt:i4>5</vt:i4>
      </vt:variant>
      <vt:variant>
        <vt:lpwstr/>
      </vt:variant>
      <vt:variant>
        <vt:lpwstr>_Toc336509571</vt:lpwstr>
      </vt:variant>
      <vt:variant>
        <vt:i4>2031664</vt:i4>
      </vt:variant>
      <vt:variant>
        <vt:i4>1124</vt:i4>
      </vt:variant>
      <vt:variant>
        <vt:i4>0</vt:i4>
      </vt:variant>
      <vt:variant>
        <vt:i4>5</vt:i4>
      </vt:variant>
      <vt:variant>
        <vt:lpwstr/>
      </vt:variant>
      <vt:variant>
        <vt:lpwstr>_Toc336509570</vt:lpwstr>
      </vt:variant>
      <vt:variant>
        <vt:i4>1966128</vt:i4>
      </vt:variant>
      <vt:variant>
        <vt:i4>1118</vt:i4>
      </vt:variant>
      <vt:variant>
        <vt:i4>0</vt:i4>
      </vt:variant>
      <vt:variant>
        <vt:i4>5</vt:i4>
      </vt:variant>
      <vt:variant>
        <vt:lpwstr/>
      </vt:variant>
      <vt:variant>
        <vt:lpwstr>_Toc336509569</vt:lpwstr>
      </vt:variant>
      <vt:variant>
        <vt:i4>1966128</vt:i4>
      </vt:variant>
      <vt:variant>
        <vt:i4>1112</vt:i4>
      </vt:variant>
      <vt:variant>
        <vt:i4>0</vt:i4>
      </vt:variant>
      <vt:variant>
        <vt:i4>5</vt:i4>
      </vt:variant>
      <vt:variant>
        <vt:lpwstr/>
      </vt:variant>
      <vt:variant>
        <vt:lpwstr>_Toc336509568</vt:lpwstr>
      </vt:variant>
      <vt:variant>
        <vt:i4>1966128</vt:i4>
      </vt:variant>
      <vt:variant>
        <vt:i4>1106</vt:i4>
      </vt:variant>
      <vt:variant>
        <vt:i4>0</vt:i4>
      </vt:variant>
      <vt:variant>
        <vt:i4>5</vt:i4>
      </vt:variant>
      <vt:variant>
        <vt:lpwstr/>
      </vt:variant>
      <vt:variant>
        <vt:lpwstr>_Toc336509567</vt:lpwstr>
      </vt:variant>
      <vt:variant>
        <vt:i4>1966128</vt:i4>
      </vt:variant>
      <vt:variant>
        <vt:i4>1100</vt:i4>
      </vt:variant>
      <vt:variant>
        <vt:i4>0</vt:i4>
      </vt:variant>
      <vt:variant>
        <vt:i4>5</vt:i4>
      </vt:variant>
      <vt:variant>
        <vt:lpwstr/>
      </vt:variant>
      <vt:variant>
        <vt:lpwstr>_Toc336509566</vt:lpwstr>
      </vt:variant>
      <vt:variant>
        <vt:i4>1966128</vt:i4>
      </vt:variant>
      <vt:variant>
        <vt:i4>1094</vt:i4>
      </vt:variant>
      <vt:variant>
        <vt:i4>0</vt:i4>
      </vt:variant>
      <vt:variant>
        <vt:i4>5</vt:i4>
      </vt:variant>
      <vt:variant>
        <vt:lpwstr/>
      </vt:variant>
      <vt:variant>
        <vt:lpwstr>_Toc336509565</vt:lpwstr>
      </vt:variant>
      <vt:variant>
        <vt:i4>1966128</vt:i4>
      </vt:variant>
      <vt:variant>
        <vt:i4>1088</vt:i4>
      </vt:variant>
      <vt:variant>
        <vt:i4>0</vt:i4>
      </vt:variant>
      <vt:variant>
        <vt:i4>5</vt:i4>
      </vt:variant>
      <vt:variant>
        <vt:lpwstr/>
      </vt:variant>
      <vt:variant>
        <vt:lpwstr>_Toc336509564</vt:lpwstr>
      </vt:variant>
      <vt:variant>
        <vt:i4>1966128</vt:i4>
      </vt:variant>
      <vt:variant>
        <vt:i4>1082</vt:i4>
      </vt:variant>
      <vt:variant>
        <vt:i4>0</vt:i4>
      </vt:variant>
      <vt:variant>
        <vt:i4>5</vt:i4>
      </vt:variant>
      <vt:variant>
        <vt:lpwstr/>
      </vt:variant>
      <vt:variant>
        <vt:lpwstr>_Toc336509563</vt:lpwstr>
      </vt:variant>
      <vt:variant>
        <vt:i4>1966128</vt:i4>
      </vt:variant>
      <vt:variant>
        <vt:i4>1076</vt:i4>
      </vt:variant>
      <vt:variant>
        <vt:i4>0</vt:i4>
      </vt:variant>
      <vt:variant>
        <vt:i4>5</vt:i4>
      </vt:variant>
      <vt:variant>
        <vt:lpwstr/>
      </vt:variant>
      <vt:variant>
        <vt:lpwstr>_Toc336509562</vt:lpwstr>
      </vt:variant>
      <vt:variant>
        <vt:i4>1966128</vt:i4>
      </vt:variant>
      <vt:variant>
        <vt:i4>1070</vt:i4>
      </vt:variant>
      <vt:variant>
        <vt:i4>0</vt:i4>
      </vt:variant>
      <vt:variant>
        <vt:i4>5</vt:i4>
      </vt:variant>
      <vt:variant>
        <vt:lpwstr/>
      </vt:variant>
      <vt:variant>
        <vt:lpwstr>_Toc336509561</vt:lpwstr>
      </vt:variant>
      <vt:variant>
        <vt:i4>1966128</vt:i4>
      </vt:variant>
      <vt:variant>
        <vt:i4>1064</vt:i4>
      </vt:variant>
      <vt:variant>
        <vt:i4>0</vt:i4>
      </vt:variant>
      <vt:variant>
        <vt:i4>5</vt:i4>
      </vt:variant>
      <vt:variant>
        <vt:lpwstr/>
      </vt:variant>
      <vt:variant>
        <vt:lpwstr>_Toc336509560</vt:lpwstr>
      </vt:variant>
      <vt:variant>
        <vt:i4>1900592</vt:i4>
      </vt:variant>
      <vt:variant>
        <vt:i4>1058</vt:i4>
      </vt:variant>
      <vt:variant>
        <vt:i4>0</vt:i4>
      </vt:variant>
      <vt:variant>
        <vt:i4>5</vt:i4>
      </vt:variant>
      <vt:variant>
        <vt:lpwstr/>
      </vt:variant>
      <vt:variant>
        <vt:lpwstr>_Toc336509559</vt:lpwstr>
      </vt:variant>
      <vt:variant>
        <vt:i4>1900592</vt:i4>
      </vt:variant>
      <vt:variant>
        <vt:i4>1052</vt:i4>
      </vt:variant>
      <vt:variant>
        <vt:i4>0</vt:i4>
      </vt:variant>
      <vt:variant>
        <vt:i4>5</vt:i4>
      </vt:variant>
      <vt:variant>
        <vt:lpwstr/>
      </vt:variant>
      <vt:variant>
        <vt:lpwstr>_Toc336509558</vt:lpwstr>
      </vt:variant>
      <vt:variant>
        <vt:i4>1900592</vt:i4>
      </vt:variant>
      <vt:variant>
        <vt:i4>1046</vt:i4>
      </vt:variant>
      <vt:variant>
        <vt:i4>0</vt:i4>
      </vt:variant>
      <vt:variant>
        <vt:i4>5</vt:i4>
      </vt:variant>
      <vt:variant>
        <vt:lpwstr/>
      </vt:variant>
      <vt:variant>
        <vt:lpwstr>_Toc336509557</vt:lpwstr>
      </vt:variant>
      <vt:variant>
        <vt:i4>1900592</vt:i4>
      </vt:variant>
      <vt:variant>
        <vt:i4>1040</vt:i4>
      </vt:variant>
      <vt:variant>
        <vt:i4>0</vt:i4>
      </vt:variant>
      <vt:variant>
        <vt:i4>5</vt:i4>
      </vt:variant>
      <vt:variant>
        <vt:lpwstr/>
      </vt:variant>
      <vt:variant>
        <vt:lpwstr>_Toc336509556</vt:lpwstr>
      </vt:variant>
      <vt:variant>
        <vt:i4>1900592</vt:i4>
      </vt:variant>
      <vt:variant>
        <vt:i4>1034</vt:i4>
      </vt:variant>
      <vt:variant>
        <vt:i4>0</vt:i4>
      </vt:variant>
      <vt:variant>
        <vt:i4>5</vt:i4>
      </vt:variant>
      <vt:variant>
        <vt:lpwstr/>
      </vt:variant>
      <vt:variant>
        <vt:lpwstr>_Toc336509555</vt:lpwstr>
      </vt:variant>
      <vt:variant>
        <vt:i4>1900592</vt:i4>
      </vt:variant>
      <vt:variant>
        <vt:i4>1028</vt:i4>
      </vt:variant>
      <vt:variant>
        <vt:i4>0</vt:i4>
      </vt:variant>
      <vt:variant>
        <vt:i4>5</vt:i4>
      </vt:variant>
      <vt:variant>
        <vt:lpwstr/>
      </vt:variant>
      <vt:variant>
        <vt:lpwstr>_Toc336509554</vt:lpwstr>
      </vt:variant>
      <vt:variant>
        <vt:i4>1900592</vt:i4>
      </vt:variant>
      <vt:variant>
        <vt:i4>1022</vt:i4>
      </vt:variant>
      <vt:variant>
        <vt:i4>0</vt:i4>
      </vt:variant>
      <vt:variant>
        <vt:i4>5</vt:i4>
      </vt:variant>
      <vt:variant>
        <vt:lpwstr/>
      </vt:variant>
      <vt:variant>
        <vt:lpwstr>_Toc336509553</vt:lpwstr>
      </vt:variant>
      <vt:variant>
        <vt:i4>1900592</vt:i4>
      </vt:variant>
      <vt:variant>
        <vt:i4>1016</vt:i4>
      </vt:variant>
      <vt:variant>
        <vt:i4>0</vt:i4>
      </vt:variant>
      <vt:variant>
        <vt:i4>5</vt:i4>
      </vt:variant>
      <vt:variant>
        <vt:lpwstr/>
      </vt:variant>
      <vt:variant>
        <vt:lpwstr>_Toc336509552</vt:lpwstr>
      </vt:variant>
      <vt:variant>
        <vt:i4>1900592</vt:i4>
      </vt:variant>
      <vt:variant>
        <vt:i4>1010</vt:i4>
      </vt:variant>
      <vt:variant>
        <vt:i4>0</vt:i4>
      </vt:variant>
      <vt:variant>
        <vt:i4>5</vt:i4>
      </vt:variant>
      <vt:variant>
        <vt:lpwstr/>
      </vt:variant>
      <vt:variant>
        <vt:lpwstr>_Toc336509551</vt:lpwstr>
      </vt:variant>
      <vt:variant>
        <vt:i4>1900592</vt:i4>
      </vt:variant>
      <vt:variant>
        <vt:i4>1004</vt:i4>
      </vt:variant>
      <vt:variant>
        <vt:i4>0</vt:i4>
      </vt:variant>
      <vt:variant>
        <vt:i4>5</vt:i4>
      </vt:variant>
      <vt:variant>
        <vt:lpwstr/>
      </vt:variant>
      <vt:variant>
        <vt:lpwstr>_Toc336509550</vt:lpwstr>
      </vt:variant>
      <vt:variant>
        <vt:i4>1835056</vt:i4>
      </vt:variant>
      <vt:variant>
        <vt:i4>998</vt:i4>
      </vt:variant>
      <vt:variant>
        <vt:i4>0</vt:i4>
      </vt:variant>
      <vt:variant>
        <vt:i4>5</vt:i4>
      </vt:variant>
      <vt:variant>
        <vt:lpwstr/>
      </vt:variant>
      <vt:variant>
        <vt:lpwstr>_Toc336509549</vt:lpwstr>
      </vt:variant>
      <vt:variant>
        <vt:i4>1835056</vt:i4>
      </vt:variant>
      <vt:variant>
        <vt:i4>992</vt:i4>
      </vt:variant>
      <vt:variant>
        <vt:i4>0</vt:i4>
      </vt:variant>
      <vt:variant>
        <vt:i4>5</vt:i4>
      </vt:variant>
      <vt:variant>
        <vt:lpwstr/>
      </vt:variant>
      <vt:variant>
        <vt:lpwstr>_Toc336509548</vt:lpwstr>
      </vt:variant>
      <vt:variant>
        <vt:i4>1835056</vt:i4>
      </vt:variant>
      <vt:variant>
        <vt:i4>986</vt:i4>
      </vt:variant>
      <vt:variant>
        <vt:i4>0</vt:i4>
      </vt:variant>
      <vt:variant>
        <vt:i4>5</vt:i4>
      </vt:variant>
      <vt:variant>
        <vt:lpwstr/>
      </vt:variant>
      <vt:variant>
        <vt:lpwstr>_Toc336509547</vt:lpwstr>
      </vt:variant>
      <vt:variant>
        <vt:i4>1835056</vt:i4>
      </vt:variant>
      <vt:variant>
        <vt:i4>980</vt:i4>
      </vt:variant>
      <vt:variant>
        <vt:i4>0</vt:i4>
      </vt:variant>
      <vt:variant>
        <vt:i4>5</vt:i4>
      </vt:variant>
      <vt:variant>
        <vt:lpwstr/>
      </vt:variant>
      <vt:variant>
        <vt:lpwstr>_Toc336509546</vt:lpwstr>
      </vt:variant>
      <vt:variant>
        <vt:i4>1835056</vt:i4>
      </vt:variant>
      <vt:variant>
        <vt:i4>974</vt:i4>
      </vt:variant>
      <vt:variant>
        <vt:i4>0</vt:i4>
      </vt:variant>
      <vt:variant>
        <vt:i4>5</vt:i4>
      </vt:variant>
      <vt:variant>
        <vt:lpwstr/>
      </vt:variant>
      <vt:variant>
        <vt:lpwstr>_Toc336509545</vt:lpwstr>
      </vt:variant>
      <vt:variant>
        <vt:i4>1835056</vt:i4>
      </vt:variant>
      <vt:variant>
        <vt:i4>968</vt:i4>
      </vt:variant>
      <vt:variant>
        <vt:i4>0</vt:i4>
      </vt:variant>
      <vt:variant>
        <vt:i4>5</vt:i4>
      </vt:variant>
      <vt:variant>
        <vt:lpwstr/>
      </vt:variant>
      <vt:variant>
        <vt:lpwstr>_Toc336509544</vt:lpwstr>
      </vt:variant>
      <vt:variant>
        <vt:i4>1835056</vt:i4>
      </vt:variant>
      <vt:variant>
        <vt:i4>962</vt:i4>
      </vt:variant>
      <vt:variant>
        <vt:i4>0</vt:i4>
      </vt:variant>
      <vt:variant>
        <vt:i4>5</vt:i4>
      </vt:variant>
      <vt:variant>
        <vt:lpwstr/>
      </vt:variant>
      <vt:variant>
        <vt:lpwstr>_Toc336509543</vt:lpwstr>
      </vt:variant>
      <vt:variant>
        <vt:i4>1835056</vt:i4>
      </vt:variant>
      <vt:variant>
        <vt:i4>956</vt:i4>
      </vt:variant>
      <vt:variant>
        <vt:i4>0</vt:i4>
      </vt:variant>
      <vt:variant>
        <vt:i4>5</vt:i4>
      </vt:variant>
      <vt:variant>
        <vt:lpwstr/>
      </vt:variant>
      <vt:variant>
        <vt:lpwstr>_Toc336509542</vt:lpwstr>
      </vt:variant>
      <vt:variant>
        <vt:i4>1835056</vt:i4>
      </vt:variant>
      <vt:variant>
        <vt:i4>950</vt:i4>
      </vt:variant>
      <vt:variant>
        <vt:i4>0</vt:i4>
      </vt:variant>
      <vt:variant>
        <vt:i4>5</vt:i4>
      </vt:variant>
      <vt:variant>
        <vt:lpwstr/>
      </vt:variant>
      <vt:variant>
        <vt:lpwstr>_Toc336509541</vt:lpwstr>
      </vt:variant>
      <vt:variant>
        <vt:i4>1835056</vt:i4>
      </vt:variant>
      <vt:variant>
        <vt:i4>944</vt:i4>
      </vt:variant>
      <vt:variant>
        <vt:i4>0</vt:i4>
      </vt:variant>
      <vt:variant>
        <vt:i4>5</vt:i4>
      </vt:variant>
      <vt:variant>
        <vt:lpwstr/>
      </vt:variant>
      <vt:variant>
        <vt:lpwstr>_Toc336509540</vt:lpwstr>
      </vt:variant>
      <vt:variant>
        <vt:i4>1769520</vt:i4>
      </vt:variant>
      <vt:variant>
        <vt:i4>938</vt:i4>
      </vt:variant>
      <vt:variant>
        <vt:i4>0</vt:i4>
      </vt:variant>
      <vt:variant>
        <vt:i4>5</vt:i4>
      </vt:variant>
      <vt:variant>
        <vt:lpwstr/>
      </vt:variant>
      <vt:variant>
        <vt:lpwstr>_Toc336509539</vt:lpwstr>
      </vt:variant>
      <vt:variant>
        <vt:i4>1769520</vt:i4>
      </vt:variant>
      <vt:variant>
        <vt:i4>932</vt:i4>
      </vt:variant>
      <vt:variant>
        <vt:i4>0</vt:i4>
      </vt:variant>
      <vt:variant>
        <vt:i4>5</vt:i4>
      </vt:variant>
      <vt:variant>
        <vt:lpwstr/>
      </vt:variant>
      <vt:variant>
        <vt:lpwstr>_Toc336509538</vt:lpwstr>
      </vt:variant>
      <vt:variant>
        <vt:i4>1769520</vt:i4>
      </vt:variant>
      <vt:variant>
        <vt:i4>926</vt:i4>
      </vt:variant>
      <vt:variant>
        <vt:i4>0</vt:i4>
      </vt:variant>
      <vt:variant>
        <vt:i4>5</vt:i4>
      </vt:variant>
      <vt:variant>
        <vt:lpwstr/>
      </vt:variant>
      <vt:variant>
        <vt:lpwstr>_Toc336509537</vt:lpwstr>
      </vt:variant>
      <vt:variant>
        <vt:i4>1769520</vt:i4>
      </vt:variant>
      <vt:variant>
        <vt:i4>920</vt:i4>
      </vt:variant>
      <vt:variant>
        <vt:i4>0</vt:i4>
      </vt:variant>
      <vt:variant>
        <vt:i4>5</vt:i4>
      </vt:variant>
      <vt:variant>
        <vt:lpwstr/>
      </vt:variant>
      <vt:variant>
        <vt:lpwstr>_Toc336509536</vt:lpwstr>
      </vt:variant>
      <vt:variant>
        <vt:i4>1769520</vt:i4>
      </vt:variant>
      <vt:variant>
        <vt:i4>914</vt:i4>
      </vt:variant>
      <vt:variant>
        <vt:i4>0</vt:i4>
      </vt:variant>
      <vt:variant>
        <vt:i4>5</vt:i4>
      </vt:variant>
      <vt:variant>
        <vt:lpwstr/>
      </vt:variant>
      <vt:variant>
        <vt:lpwstr>_Toc336509535</vt:lpwstr>
      </vt:variant>
      <vt:variant>
        <vt:i4>1769520</vt:i4>
      </vt:variant>
      <vt:variant>
        <vt:i4>908</vt:i4>
      </vt:variant>
      <vt:variant>
        <vt:i4>0</vt:i4>
      </vt:variant>
      <vt:variant>
        <vt:i4>5</vt:i4>
      </vt:variant>
      <vt:variant>
        <vt:lpwstr/>
      </vt:variant>
      <vt:variant>
        <vt:lpwstr>_Toc336509534</vt:lpwstr>
      </vt:variant>
      <vt:variant>
        <vt:i4>1769520</vt:i4>
      </vt:variant>
      <vt:variant>
        <vt:i4>902</vt:i4>
      </vt:variant>
      <vt:variant>
        <vt:i4>0</vt:i4>
      </vt:variant>
      <vt:variant>
        <vt:i4>5</vt:i4>
      </vt:variant>
      <vt:variant>
        <vt:lpwstr/>
      </vt:variant>
      <vt:variant>
        <vt:lpwstr>_Toc336509533</vt:lpwstr>
      </vt:variant>
      <vt:variant>
        <vt:i4>1769520</vt:i4>
      </vt:variant>
      <vt:variant>
        <vt:i4>896</vt:i4>
      </vt:variant>
      <vt:variant>
        <vt:i4>0</vt:i4>
      </vt:variant>
      <vt:variant>
        <vt:i4>5</vt:i4>
      </vt:variant>
      <vt:variant>
        <vt:lpwstr/>
      </vt:variant>
      <vt:variant>
        <vt:lpwstr>_Toc336509532</vt:lpwstr>
      </vt:variant>
      <vt:variant>
        <vt:i4>1769520</vt:i4>
      </vt:variant>
      <vt:variant>
        <vt:i4>890</vt:i4>
      </vt:variant>
      <vt:variant>
        <vt:i4>0</vt:i4>
      </vt:variant>
      <vt:variant>
        <vt:i4>5</vt:i4>
      </vt:variant>
      <vt:variant>
        <vt:lpwstr/>
      </vt:variant>
      <vt:variant>
        <vt:lpwstr>_Toc336509531</vt:lpwstr>
      </vt:variant>
      <vt:variant>
        <vt:i4>1769520</vt:i4>
      </vt:variant>
      <vt:variant>
        <vt:i4>884</vt:i4>
      </vt:variant>
      <vt:variant>
        <vt:i4>0</vt:i4>
      </vt:variant>
      <vt:variant>
        <vt:i4>5</vt:i4>
      </vt:variant>
      <vt:variant>
        <vt:lpwstr/>
      </vt:variant>
      <vt:variant>
        <vt:lpwstr>_Toc336509530</vt:lpwstr>
      </vt:variant>
      <vt:variant>
        <vt:i4>1703984</vt:i4>
      </vt:variant>
      <vt:variant>
        <vt:i4>878</vt:i4>
      </vt:variant>
      <vt:variant>
        <vt:i4>0</vt:i4>
      </vt:variant>
      <vt:variant>
        <vt:i4>5</vt:i4>
      </vt:variant>
      <vt:variant>
        <vt:lpwstr/>
      </vt:variant>
      <vt:variant>
        <vt:lpwstr>_Toc336509529</vt:lpwstr>
      </vt:variant>
      <vt:variant>
        <vt:i4>1703984</vt:i4>
      </vt:variant>
      <vt:variant>
        <vt:i4>872</vt:i4>
      </vt:variant>
      <vt:variant>
        <vt:i4>0</vt:i4>
      </vt:variant>
      <vt:variant>
        <vt:i4>5</vt:i4>
      </vt:variant>
      <vt:variant>
        <vt:lpwstr/>
      </vt:variant>
      <vt:variant>
        <vt:lpwstr>_Toc336509528</vt:lpwstr>
      </vt:variant>
      <vt:variant>
        <vt:i4>1703984</vt:i4>
      </vt:variant>
      <vt:variant>
        <vt:i4>866</vt:i4>
      </vt:variant>
      <vt:variant>
        <vt:i4>0</vt:i4>
      </vt:variant>
      <vt:variant>
        <vt:i4>5</vt:i4>
      </vt:variant>
      <vt:variant>
        <vt:lpwstr/>
      </vt:variant>
      <vt:variant>
        <vt:lpwstr>_Toc336509527</vt:lpwstr>
      </vt:variant>
      <vt:variant>
        <vt:i4>1703984</vt:i4>
      </vt:variant>
      <vt:variant>
        <vt:i4>860</vt:i4>
      </vt:variant>
      <vt:variant>
        <vt:i4>0</vt:i4>
      </vt:variant>
      <vt:variant>
        <vt:i4>5</vt:i4>
      </vt:variant>
      <vt:variant>
        <vt:lpwstr/>
      </vt:variant>
      <vt:variant>
        <vt:lpwstr>_Toc336509526</vt:lpwstr>
      </vt:variant>
      <vt:variant>
        <vt:i4>1703984</vt:i4>
      </vt:variant>
      <vt:variant>
        <vt:i4>854</vt:i4>
      </vt:variant>
      <vt:variant>
        <vt:i4>0</vt:i4>
      </vt:variant>
      <vt:variant>
        <vt:i4>5</vt:i4>
      </vt:variant>
      <vt:variant>
        <vt:lpwstr/>
      </vt:variant>
      <vt:variant>
        <vt:lpwstr>_Toc336509525</vt:lpwstr>
      </vt:variant>
      <vt:variant>
        <vt:i4>1703984</vt:i4>
      </vt:variant>
      <vt:variant>
        <vt:i4>848</vt:i4>
      </vt:variant>
      <vt:variant>
        <vt:i4>0</vt:i4>
      </vt:variant>
      <vt:variant>
        <vt:i4>5</vt:i4>
      </vt:variant>
      <vt:variant>
        <vt:lpwstr/>
      </vt:variant>
      <vt:variant>
        <vt:lpwstr>_Toc336509524</vt:lpwstr>
      </vt:variant>
      <vt:variant>
        <vt:i4>1703984</vt:i4>
      </vt:variant>
      <vt:variant>
        <vt:i4>842</vt:i4>
      </vt:variant>
      <vt:variant>
        <vt:i4>0</vt:i4>
      </vt:variant>
      <vt:variant>
        <vt:i4>5</vt:i4>
      </vt:variant>
      <vt:variant>
        <vt:lpwstr/>
      </vt:variant>
      <vt:variant>
        <vt:lpwstr>_Toc336509523</vt:lpwstr>
      </vt:variant>
      <vt:variant>
        <vt:i4>1703984</vt:i4>
      </vt:variant>
      <vt:variant>
        <vt:i4>836</vt:i4>
      </vt:variant>
      <vt:variant>
        <vt:i4>0</vt:i4>
      </vt:variant>
      <vt:variant>
        <vt:i4>5</vt:i4>
      </vt:variant>
      <vt:variant>
        <vt:lpwstr/>
      </vt:variant>
      <vt:variant>
        <vt:lpwstr>_Toc336509522</vt:lpwstr>
      </vt:variant>
      <vt:variant>
        <vt:i4>1703984</vt:i4>
      </vt:variant>
      <vt:variant>
        <vt:i4>830</vt:i4>
      </vt:variant>
      <vt:variant>
        <vt:i4>0</vt:i4>
      </vt:variant>
      <vt:variant>
        <vt:i4>5</vt:i4>
      </vt:variant>
      <vt:variant>
        <vt:lpwstr/>
      </vt:variant>
      <vt:variant>
        <vt:lpwstr>_Toc336509521</vt:lpwstr>
      </vt:variant>
      <vt:variant>
        <vt:i4>1703984</vt:i4>
      </vt:variant>
      <vt:variant>
        <vt:i4>824</vt:i4>
      </vt:variant>
      <vt:variant>
        <vt:i4>0</vt:i4>
      </vt:variant>
      <vt:variant>
        <vt:i4>5</vt:i4>
      </vt:variant>
      <vt:variant>
        <vt:lpwstr/>
      </vt:variant>
      <vt:variant>
        <vt:lpwstr>_Toc336509520</vt:lpwstr>
      </vt:variant>
      <vt:variant>
        <vt:i4>1638448</vt:i4>
      </vt:variant>
      <vt:variant>
        <vt:i4>818</vt:i4>
      </vt:variant>
      <vt:variant>
        <vt:i4>0</vt:i4>
      </vt:variant>
      <vt:variant>
        <vt:i4>5</vt:i4>
      </vt:variant>
      <vt:variant>
        <vt:lpwstr/>
      </vt:variant>
      <vt:variant>
        <vt:lpwstr>_Toc336509519</vt:lpwstr>
      </vt:variant>
      <vt:variant>
        <vt:i4>1638448</vt:i4>
      </vt:variant>
      <vt:variant>
        <vt:i4>812</vt:i4>
      </vt:variant>
      <vt:variant>
        <vt:i4>0</vt:i4>
      </vt:variant>
      <vt:variant>
        <vt:i4>5</vt:i4>
      </vt:variant>
      <vt:variant>
        <vt:lpwstr/>
      </vt:variant>
      <vt:variant>
        <vt:lpwstr>_Toc336509518</vt:lpwstr>
      </vt:variant>
      <vt:variant>
        <vt:i4>1638448</vt:i4>
      </vt:variant>
      <vt:variant>
        <vt:i4>806</vt:i4>
      </vt:variant>
      <vt:variant>
        <vt:i4>0</vt:i4>
      </vt:variant>
      <vt:variant>
        <vt:i4>5</vt:i4>
      </vt:variant>
      <vt:variant>
        <vt:lpwstr/>
      </vt:variant>
      <vt:variant>
        <vt:lpwstr>_Toc336509517</vt:lpwstr>
      </vt:variant>
      <vt:variant>
        <vt:i4>1638448</vt:i4>
      </vt:variant>
      <vt:variant>
        <vt:i4>800</vt:i4>
      </vt:variant>
      <vt:variant>
        <vt:i4>0</vt:i4>
      </vt:variant>
      <vt:variant>
        <vt:i4>5</vt:i4>
      </vt:variant>
      <vt:variant>
        <vt:lpwstr/>
      </vt:variant>
      <vt:variant>
        <vt:lpwstr>_Toc336509516</vt:lpwstr>
      </vt:variant>
      <vt:variant>
        <vt:i4>1638448</vt:i4>
      </vt:variant>
      <vt:variant>
        <vt:i4>794</vt:i4>
      </vt:variant>
      <vt:variant>
        <vt:i4>0</vt:i4>
      </vt:variant>
      <vt:variant>
        <vt:i4>5</vt:i4>
      </vt:variant>
      <vt:variant>
        <vt:lpwstr/>
      </vt:variant>
      <vt:variant>
        <vt:lpwstr>_Toc336509515</vt:lpwstr>
      </vt:variant>
      <vt:variant>
        <vt:i4>1638448</vt:i4>
      </vt:variant>
      <vt:variant>
        <vt:i4>788</vt:i4>
      </vt:variant>
      <vt:variant>
        <vt:i4>0</vt:i4>
      </vt:variant>
      <vt:variant>
        <vt:i4>5</vt:i4>
      </vt:variant>
      <vt:variant>
        <vt:lpwstr/>
      </vt:variant>
      <vt:variant>
        <vt:lpwstr>_Toc336509514</vt:lpwstr>
      </vt:variant>
      <vt:variant>
        <vt:i4>1638448</vt:i4>
      </vt:variant>
      <vt:variant>
        <vt:i4>782</vt:i4>
      </vt:variant>
      <vt:variant>
        <vt:i4>0</vt:i4>
      </vt:variant>
      <vt:variant>
        <vt:i4>5</vt:i4>
      </vt:variant>
      <vt:variant>
        <vt:lpwstr/>
      </vt:variant>
      <vt:variant>
        <vt:lpwstr>_Toc336509513</vt:lpwstr>
      </vt:variant>
      <vt:variant>
        <vt:i4>1638448</vt:i4>
      </vt:variant>
      <vt:variant>
        <vt:i4>776</vt:i4>
      </vt:variant>
      <vt:variant>
        <vt:i4>0</vt:i4>
      </vt:variant>
      <vt:variant>
        <vt:i4>5</vt:i4>
      </vt:variant>
      <vt:variant>
        <vt:lpwstr/>
      </vt:variant>
      <vt:variant>
        <vt:lpwstr>_Toc336509512</vt:lpwstr>
      </vt:variant>
      <vt:variant>
        <vt:i4>1638448</vt:i4>
      </vt:variant>
      <vt:variant>
        <vt:i4>770</vt:i4>
      </vt:variant>
      <vt:variant>
        <vt:i4>0</vt:i4>
      </vt:variant>
      <vt:variant>
        <vt:i4>5</vt:i4>
      </vt:variant>
      <vt:variant>
        <vt:lpwstr/>
      </vt:variant>
      <vt:variant>
        <vt:lpwstr>_Toc336509511</vt:lpwstr>
      </vt:variant>
      <vt:variant>
        <vt:i4>1638448</vt:i4>
      </vt:variant>
      <vt:variant>
        <vt:i4>764</vt:i4>
      </vt:variant>
      <vt:variant>
        <vt:i4>0</vt:i4>
      </vt:variant>
      <vt:variant>
        <vt:i4>5</vt:i4>
      </vt:variant>
      <vt:variant>
        <vt:lpwstr/>
      </vt:variant>
      <vt:variant>
        <vt:lpwstr>_Toc336509510</vt:lpwstr>
      </vt:variant>
      <vt:variant>
        <vt:i4>1572912</vt:i4>
      </vt:variant>
      <vt:variant>
        <vt:i4>758</vt:i4>
      </vt:variant>
      <vt:variant>
        <vt:i4>0</vt:i4>
      </vt:variant>
      <vt:variant>
        <vt:i4>5</vt:i4>
      </vt:variant>
      <vt:variant>
        <vt:lpwstr/>
      </vt:variant>
      <vt:variant>
        <vt:lpwstr>_Toc336509509</vt:lpwstr>
      </vt:variant>
      <vt:variant>
        <vt:i4>1572912</vt:i4>
      </vt:variant>
      <vt:variant>
        <vt:i4>752</vt:i4>
      </vt:variant>
      <vt:variant>
        <vt:i4>0</vt:i4>
      </vt:variant>
      <vt:variant>
        <vt:i4>5</vt:i4>
      </vt:variant>
      <vt:variant>
        <vt:lpwstr/>
      </vt:variant>
      <vt:variant>
        <vt:lpwstr>_Toc336509508</vt:lpwstr>
      </vt:variant>
      <vt:variant>
        <vt:i4>1572912</vt:i4>
      </vt:variant>
      <vt:variant>
        <vt:i4>746</vt:i4>
      </vt:variant>
      <vt:variant>
        <vt:i4>0</vt:i4>
      </vt:variant>
      <vt:variant>
        <vt:i4>5</vt:i4>
      </vt:variant>
      <vt:variant>
        <vt:lpwstr/>
      </vt:variant>
      <vt:variant>
        <vt:lpwstr>_Toc336509507</vt:lpwstr>
      </vt:variant>
      <vt:variant>
        <vt:i4>1572912</vt:i4>
      </vt:variant>
      <vt:variant>
        <vt:i4>740</vt:i4>
      </vt:variant>
      <vt:variant>
        <vt:i4>0</vt:i4>
      </vt:variant>
      <vt:variant>
        <vt:i4>5</vt:i4>
      </vt:variant>
      <vt:variant>
        <vt:lpwstr/>
      </vt:variant>
      <vt:variant>
        <vt:lpwstr>_Toc336509506</vt:lpwstr>
      </vt:variant>
      <vt:variant>
        <vt:i4>1572912</vt:i4>
      </vt:variant>
      <vt:variant>
        <vt:i4>734</vt:i4>
      </vt:variant>
      <vt:variant>
        <vt:i4>0</vt:i4>
      </vt:variant>
      <vt:variant>
        <vt:i4>5</vt:i4>
      </vt:variant>
      <vt:variant>
        <vt:lpwstr/>
      </vt:variant>
      <vt:variant>
        <vt:lpwstr>_Toc336509505</vt:lpwstr>
      </vt:variant>
      <vt:variant>
        <vt:i4>1572912</vt:i4>
      </vt:variant>
      <vt:variant>
        <vt:i4>728</vt:i4>
      </vt:variant>
      <vt:variant>
        <vt:i4>0</vt:i4>
      </vt:variant>
      <vt:variant>
        <vt:i4>5</vt:i4>
      </vt:variant>
      <vt:variant>
        <vt:lpwstr/>
      </vt:variant>
      <vt:variant>
        <vt:lpwstr>_Toc336509504</vt:lpwstr>
      </vt:variant>
      <vt:variant>
        <vt:i4>1572912</vt:i4>
      </vt:variant>
      <vt:variant>
        <vt:i4>722</vt:i4>
      </vt:variant>
      <vt:variant>
        <vt:i4>0</vt:i4>
      </vt:variant>
      <vt:variant>
        <vt:i4>5</vt:i4>
      </vt:variant>
      <vt:variant>
        <vt:lpwstr/>
      </vt:variant>
      <vt:variant>
        <vt:lpwstr>_Toc336509503</vt:lpwstr>
      </vt:variant>
      <vt:variant>
        <vt:i4>1572912</vt:i4>
      </vt:variant>
      <vt:variant>
        <vt:i4>716</vt:i4>
      </vt:variant>
      <vt:variant>
        <vt:i4>0</vt:i4>
      </vt:variant>
      <vt:variant>
        <vt:i4>5</vt:i4>
      </vt:variant>
      <vt:variant>
        <vt:lpwstr/>
      </vt:variant>
      <vt:variant>
        <vt:lpwstr>_Toc336509502</vt:lpwstr>
      </vt:variant>
      <vt:variant>
        <vt:i4>1572912</vt:i4>
      </vt:variant>
      <vt:variant>
        <vt:i4>710</vt:i4>
      </vt:variant>
      <vt:variant>
        <vt:i4>0</vt:i4>
      </vt:variant>
      <vt:variant>
        <vt:i4>5</vt:i4>
      </vt:variant>
      <vt:variant>
        <vt:lpwstr/>
      </vt:variant>
      <vt:variant>
        <vt:lpwstr>_Toc336509501</vt:lpwstr>
      </vt:variant>
      <vt:variant>
        <vt:i4>1572912</vt:i4>
      </vt:variant>
      <vt:variant>
        <vt:i4>704</vt:i4>
      </vt:variant>
      <vt:variant>
        <vt:i4>0</vt:i4>
      </vt:variant>
      <vt:variant>
        <vt:i4>5</vt:i4>
      </vt:variant>
      <vt:variant>
        <vt:lpwstr/>
      </vt:variant>
      <vt:variant>
        <vt:lpwstr>_Toc336509500</vt:lpwstr>
      </vt:variant>
      <vt:variant>
        <vt:i4>1114161</vt:i4>
      </vt:variant>
      <vt:variant>
        <vt:i4>698</vt:i4>
      </vt:variant>
      <vt:variant>
        <vt:i4>0</vt:i4>
      </vt:variant>
      <vt:variant>
        <vt:i4>5</vt:i4>
      </vt:variant>
      <vt:variant>
        <vt:lpwstr/>
      </vt:variant>
      <vt:variant>
        <vt:lpwstr>_Toc336509499</vt:lpwstr>
      </vt:variant>
      <vt:variant>
        <vt:i4>1114161</vt:i4>
      </vt:variant>
      <vt:variant>
        <vt:i4>692</vt:i4>
      </vt:variant>
      <vt:variant>
        <vt:i4>0</vt:i4>
      </vt:variant>
      <vt:variant>
        <vt:i4>5</vt:i4>
      </vt:variant>
      <vt:variant>
        <vt:lpwstr/>
      </vt:variant>
      <vt:variant>
        <vt:lpwstr>_Toc336509498</vt:lpwstr>
      </vt:variant>
      <vt:variant>
        <vt:i4>1114161</vt:i4>
      </vt:variant>
      <vt:variant>
        <vt:i4>686</vt:i4>
      </vt:variant>
      <vt:variant>
        <vt:i4>0</vt:i4>
      </vt:variant>
      <vt:variant>
        <vt:i4>5</vt:i4>
      </vt:variant>
      <vt:variant>
        <vt:lpwstr/>
      </vt:variant>
      <vt:variant>
        <vt:lpwstr>_Toc336509497</vt:lpwstr>
      </vt:variant>
      <vt:variant>
        <vt:i4>1114161</vt:i4>
      </vt:variant>
      <vt:variant>
        <vt:i4>680</vt:i4>
      </vt:variant>
      <vt:variant>
        <vt:i4>0</vt:i4>
      </vt:variant>
      <vt:variant>
        <vt:i4>5</vt:i4>
      </vt:variant>
      <vt:variant>
        <vt:lpwstr/>
      </vt:variant>
      <vt:variant>
        <vt:lpwstr>_Toc336509496</vt:lpwstr>
      </vt:variant>
      <vt:variant>
        <vt:i4>1114161</vt:i4>
      </vt:variant>
      <vt:variant>
        <vt:i4>674</vt:i4>
      </vt:variant>
      <vt:variant>
        <vt:i4>0</vt:i4>
      </vt:variant>
      <vt:variant>
        <vt:i4>5</vt:i4>
      </vt:variant>
      <vt:variant>
        <vt:lpwstr/>
      </vt:variant>
      <vt:variant>
        <vt:lpwstr>_Toc336509495</vt:lpwstr>
      </vt:variant>
      <vt:variant>
        <vt:i4>1114161</vt:i4>
      </vt:variant>
      <vt:variant>
        <vt:i4>668</vt:i4>
      </vt:variant>
      <vt:variant>
        <vt:i4>0</vt:i4>
      </vt:variant>
      <vt:variant>
        <vt:i4>5</vt:i4>
      </vt:variant>
      <vt:variant>
        <vt:lpwstr/>
      </vt:variant>
      <vt:variant>
        <vt:lpwstr>_Toc336509494</vt:lpwstr>
      </vt:variant>
      <vt:variant>
        <vt:i4>1114161</vt:i4>
      </vt:variant>
      <vt:variant>
        <vt:i4>662</vt:i4>
      </vt:variant>
      <vt:variant>
        <vt:i4>0</vt:i4>
      </vt:variant>
      <vt:variant>
        <vt:i4>5</vt:i4>
      </vt:variant>
      <vt:variant>
        <vt:lpwstr/>
      </vt:variant>
      <vt:variant>
        <vt:lpwstr>_Toc336509493</vt:lpwstr>
      </vt:variant>
      <vt:variant>
        <vt:i4>1114161</vt:i4>
      </vt:variant>
      <vt:variant>
        <vt:i4>656</vt:i4>
      </vt:variant>
      <vt:variant>
        <vt:i4>0</vt:i4>
      </vt:variant>
      <vt:variant>
        <vt:i4>5</vt:i4>
      </vt:variant>
      <vt:variant>
        <vt:lpwstr/>
      </vt:variant>
      <vt:variant>
        <vt:lpwstr>_Toc336509492</vt:lpwstr>
      </vt:variant>
      <vt:variant>
        <vt:i4>1114161</vt:i4>
      </vt:variant>
      <vt:variant>
        <vt:i4>650</vt:i4>
      </vt:variant>
      <vt:variant>
        <vt:i4>0</vt:i4>
      </vt:variant>
      <vt:variant>
        <vt:i4>5</vt:i4>
      </vt:variant>
      <vt:variant>
        <vt:lpwstr/>
      </vt:variant>
      <vt:variant>
        <vt:lpwstr>_Toc336509491</vt:lpwstr>
      </vt:variant>
      <vt:variant>
        <vt:i4>1114161</vt:i4>
      </vt:variant>
      <vt:variant>
        <vt:i4>644</vt:i4>
      </vt:variant>
      <vt:variant>
        <vt:i4>0</vt:i4>
      </vt:variant>
      <vt:variant>
        <vt:i4>5</vt:i4>
      </vt:variant>
      <vt:variant>
        <vt:lpwstr/>
      </vt:variant>
      <vt:variant>
        <vt:lpwstr>_Toc336509490</vt:lpwstr>
      </vt:variant>
      <vt:variant>
        <vt:i4>1048625</vt:i4>
      </vt:variant>
      <vt:variant>
        <vt:i4>638</vt:i4>
      </vt:variant>
      <vt:variant>
        <vt:i4>0</vt:i4>
      </vt:variant>
      <vt:variant>
        <vt:i4>5</vt:i4>
      </vt:variant>
      <vt:variant>
        <vt:lpwstr/>
      </vt:variant>
      <vt:variant>
        <vt:lpwstr>_Toc336509489</vt:lpwstr>
      </vt:variant>
      <vt:variant>
        <vt:i4>1048625</vt:i4>
      </vt:variant>
      <vt:variant>
        <vt:i4>632</vt:i4>
      </vt:variant>
      <vt:variant>
        <vt:i4>0</vt:i4>
      </vt:variant>
      <vt:variant>
        <vt:i4>5</vt:i4>
      </vt:variant>
      <vt:variant>
        <vt:lpwstr/>
      </vt:variant>
      <vt:variant>
        <vt:lpwstr>_Toc336509488</vt:lpwstr>
      </vt:variant>
      <vt:variant>
        <vt:i4>1048625</vt:i4>
      </vt:variant>
      <vt:variant>
        <vt:i4>626</vt:i4>
      </vt:variant>
      <vt:variant>
        <vt:i4>0</vt:i4>
      </vt:variant>
      <vt:variant>
        <vt:i4>5</vt:i4>
      </vt:variant>
      <vt:variant>
        <vt:lpwstr/>
      </vt:variant>
      <vt:variant>
        <vt:lpwstr>_Toc336509487</vt:lpwstr>
      </vt:variant>
      <vt:variant>
        <vt:i4>1048625</vt:i4>
      </vt:variant>
      <vt:variant>
        <vt:i4>620</vt:i4>
      </vt:variant>
      <vt:variant>
        <vt:i4>0</vt:i4>
      </vt:variant>
      <vt:variant>
        <vt:i4>5</vt:i4>
      </vt:variant>
      <vt:variant>
        <vt:lpwstr/>
      </vt:variant>
      <vt:variant>
        <vt:lpwstr>_Toc336509486</vt:lpwstr>
      </vt:variant>
      <vt:variant>
        <vt:i4>1048625</vt:i4>
      </vt:variant>
      <vt:variant>
        <vt:i4>614</vt:i4>
      </vt:variant>
      <vt:variant>
        <vt:i4>0</vt:i4>
      </vt:variant>
      <vt:variant>
        <vt:i4>5</vt:i4>
      </vt:variant>
      <vt:variant>
        <vt:lpwstr/>
      </vt:variant>
      <vt:variant>
        <vt:lpwstr>_Toc336509485</vt:lpwstr>
      </vt:variant>
      <vt:variant>
        <vt:i4>1048625</vt:i4>
      </vt:variant>
      <vt:variant>
        <vt:i4>608</vt:i4>
      </vt:variant>
      <vt:variant>
        <vt:i4>0</vt:i4>
      </vt:variant>
      <vt:variant>
        <vt:i4>5</vt:i4>
      </vt:variant>
      <vt:variant>
        <vt:lpwstr/>
      </vt:variant>
      <vt:variant>
        <vt:lpwstr>_Toc336509484</vt:lpwstr>
      </vt:variant>
      <vt:variant>
        <vt:i4>1048625</vt:i4>
      </vt:variant>
      <vt:variant>
        <vt:i4>602</vt:i4>
      </vt:variant>
      <vt:variant>
        <vt:i4>0</vt:i4>
      </vt:variant>
      <vt:variant>
        <vt:i4>5</vt:i4>
      </vt:variant>
      <vt:variant>
        <vt:lpwstr/>
      </vt:variant>
      <vt:variant>
        <vt:lpwstr>_Toc336509483</vt:lpwstr>
      </vt:variant>
      <vt:variant>
        <vt:i4>1048625</vt:i4>
      </vt:variant>
      <vt:variant>
        <vt:i4>596</vt:i4>
      </vt:variant>
      <vt:variant>
        <vt:i4>0</vt:i4>
      </vt:variant>
      <vt:variant>
        <vt:i4>5</vt:i4>
      </vt:variant>
      <vt:variant>
        <vt:lpwstr/>
      </vt:variant>
      <vt:variant>
        <vt:lpwstr>_Toc336509482</vt:lpwstr>
      </vt:variant>
      <vt:variant>
        <vt:i4>1048625</vt:i4>
      </vt:variant>
      <vt:variant>
        <vt:i4>590</vt:i4>
      </vt:variant>
      <vt:variant>
        <vt:i4>0</vt:i4>
      </vt:variant>
      <vt:variant>
        <vt:i4>5</vt:i4>
      </vt:variant>
      <vt:variant>
        <vt:lpwstr/>
      </vt:variant>
      <vt:variant>
        <vt:lpwstr>_Toc336509481</vt:lpwstr>
      </vt:variant>
      <vt:variant>
        <vt:i4>1048625</vt:i4>
      </vt:variant>
      <vt:variant>
        <vt:i4>584</vt:i4>
      </vt:variant>
      <vt:variant>
        <vt:i4>0</vt:i4>
      </vt:variant>
      <vt:variant>
        <vt:i4>5</vt:i4>
      </vt:variant>
      <vt:variant>
        <vt:lpwstr/>
      </vt:variant>
      <vt:variant>
        <vt:lpwstr>_Toc336509480</vt:lpwstr>
      </vt:variant>
      <vt:variant>
        <vt:i4>2031665</vt:i4>
      </vt:variant>
      <vt:variant>
        <vt:i4>578</vt:i4>
      </vt:variant>
      <vt:variant>
        <vt:i4>0</vt:i4>
      </vt:variant>
      <vt:variant>
        <vt:i4>5</vt:i4>
      </vt:variant>
      <vt:variant>
        <vt:lpwstr/>
      </vt:variant>
      <vt:variant>
        <vt:lpwstr>_Toc336509479</vt:lpwstr>
      </vt:variant>
      <vt:variant>
        <vt:i4>2031665</vt:i4>
      </vt:variant>
      <vt:variant>
        <vt:i4>572</vt:i4>
      </vt:variant>
      <vt:variant>
        <vt:i4>0</vt:i4>
      </vt:variant>
      <vt:variant>
        <vt:i4>5</vt:i4>
      </vt:variant>
      <vt:variant>
        <vt:lpwstr/>
      </vt:variant>
      <vt:variant>
        <vt:lpwstr>_Toc336509478</vt:lpwstr>
      </vt:variant>
      <vt:variant>
        <vt:i4>2031665</vt:i4>
      </vt:variant>
      <vt:variant>
        <vt:i4>566</vt:i4>
      </vt:variant>
      <vt:variant>
        <vt:i4>0</vt:i4>
      </vt:variant>
      <vt:variant>
        <vt:i4>5</vt:i4>
      </vt:variant>
      <vt:variant>
        <vt:lpwstr/>
      </vt:variant>
      <vt:variant>
        <vt:lpwstr>_Toc336509477</vt:lpwstr>
      </vt:variant>
      <vt:variant>
        <vt:i4>2031665</vt:i4>
      </vt:variant>
      <vt:variant>
        <vt:i4>560</vt:i4>
      </vt:variant>
      <vt:variant>
        <vt:i4>0</vt:i4>
      </vt:variant>
      <vt:variant>
        <vt:i4>5</vt:i4>
      </vt:variant>
      <vt:variant>
        <vt:lpwstr/>
      </vt:variant>
      <vt:variant>
        <vt:lpwstr>_Toc336509476</vt:lpwstr>
      </vt:variant>
      <vt:variant>
        <vt:i4>2031665</vt:i4>
      </vt:variant>
      <vt:variant>
        <vt:i4>554</vt:i4>
      </vt:variant>
      <vt:variant>
        <vt:i4>0</vt:i4>
      </vt:variant>
      <vt:variant>
        <vt:i4>5</vt:i4>
      </vt:variant>
      <vt:variant>
        <vt:lpwstr/>
      </vt:variant>
      <vt:variant>
        <vt:lpwstr>_Toc336509475</vt:lpwstr>
      </vt:variant>
      <vt:variant>
        <vt:i4>2031665</vt:i4>
      </vt:variant>
      <vt:variant>
        <vt:i4>548</vt:i4>
      </vt:variant>
      <vt:variant>
        <vt:i4>0</vt:i4>
      </vt:variant>
      <vt:variant>
        <vt:i4>5</vt:i4>
      </vt:variant>
      <vt:variant>
        <vt:lpwstr/>
      </vt:variant>
      <vt:variant>
        <vt:lpwstr>_Toc336509474</vt:lpwstr>
      </vt:variant>
      <vt:variant>
        <vt:i4>2031665</vt:i4>
      </vt:variant>
      <vt:variant>
        <vt:i4>542</vt:i4>
      </vt:variant>
      <vt:variant>
        <vt:i4>0</vt:i4>
      </vt:variant>
      <vt:variant>
        <vt:i4>5</vt:i4>
      </vt:variant>
      <vt:variant>
        <vt:lpwstr/>
      </vt:variant>
      <vt:variant>
        <vt:lpwstr>_Toc336509473</vt:lpwstr>
      </vt:variant>
      <vt:variant>
        <vt:i4>2031665</vt:i4>
      </vt:variant>
      <vt:variant>
        <vt:i4>536</vt:i4>
      </vt:variant>
      <vt:variant>
        <vt:i4>0</vt:i4>
      </vt:variant>
      <vt:variant>
        <vt:i4>5</vt:i4>
      </vt:variant>
      <vt:variant>
        <vt:lpwstr/>
      </vt:variant>
      <vt:variant>
        <vt:lpwstr>_Toc336509472</vt:lpwstr>
      </vt:variant>
      <vt:variant>
        <vt:i4>2031665</vt:i4>
      </vt:variant>
      <vt:variant>
        <vt:i4>530</vt:i4>
      </vt:variant>
      <vt:variant>
        <vt:i4>0</vt:i4>
      </vt:variant>
      <vt:variant>
        <vt:i4>5</vt:i4>
      </vt:variant>
      <vt:variant>
        <vt:lpwstr/>
      </vt:variant>
      <vt:variant>
        <vt:lpwstr>_Toc336509471</vt:lpwstr>
      </vt:variant>
      <vt:variant>
        <vt:i4>2031665</vt:i4>
      </vt:variant>
      <vt:variant>
        <vt:i4>524</vt:i4>
      </vt:variant>
      <vt:variant>
        <vt:i4>0</vt:i4>
      </vt:variant>
      <vt:variant>
        <vt:i4>5</vt:i4>
      </vt:variant>
      <vt:variant>
        <vt:lpwstr/>
      </vt:variant>
      <vt:variant>
        <vt:lpwstr>_Toc336509470</vt:lpwstr>
      </vt:variant>
      <vt:variant>
        <vt:i4>1966129</vt:i4>
      </vt:variant>
      <vt:variant>
        <vt:i4>518</vt:i4>
      </vt:variant>
      <vt:variant>
        <vt:i4>0</vt:i4>
      </vt:variant>
      <vt:variant>
        <vt:i4>5</vt:i4>
      </vt:variant>
      <vt:variant>
        <vt:lpwstr/>
      </vt:variant>
      <vt:variant>
        <vt:lpwstr>_Toc336509469</vt:lpwstr>
      </vt:variant>
      <vt:variant>
        <vt:i4>1966129</vt:i4>
      </vt:variant>
      <vt:variant>
        <vt:i4>512</vt:i4>
      </vt:variant>
      <vt:variant>
        <vt:i4>0</vt:i4>
      </vt:variant>
      <vt:variant>
        <vt:i4>5</vt:i4>
      </vt:variant>
      <vt:variant>
        <vt:lpwstr/>
      </vt:variant>
      <vt:variant>
        <vt:lpwstr>_Toc336509468</vt:lpwstr>
      </vt:variant>
      <vt:variant>
        <vt:i4>1966129</vt:i4>
      </vt:variant>
      <vt:variant>
        <vt:i4>506</vt:i4>
      </vt:variant>
      <vt:variant>
        <vt:i4>0</vt:i4>
      </vt:variant>
      <vt:variant>
        <vt:i4>5</vt:i4>
      </vt:variant>
      <vt:variant>
        <vt:lpwstr/>
      </vt:variant>
      <vt:variant>
        <vt:lpwstr>_Toc336509467</vt:lpwstr>
      </vt:variant>
      <vt:variant>
        <vt:i4>1966129</vt:i4>
      </vt:variant>
      <vt:variant>
        <vt:i4>500</vt:i4>
      </vt:variant>
      <vt:variant>
        <vt:i4>0</vt:i4>
      </vt:variant>
      <vt:variant>
        <vt:i4>5</vt:i4>
      </vt:variant>
      <vt:variant>
        <vt:lpwstr/>
      </vt:variant>
      <vt:variant>
        <vt:lpwstr>_Toc336509466</vt:lpwstr>
      </vt:variant>
      <vt:variant>
        <vt:i4>1966129</vt:i4>
      </vt:variant>
      <vt:variant>
        <vt:i4>494</vt:i4>
      </vt:variant>
      <vt:variant>
        <vt:i4>0</vt:i4>
      </vt:variant>
      <vt:variant>
        <vt:i4>5</vt:i4>
      </vt:variant>
      <vt:variant>
        <vt:lpwstr/>
      </vt:variant>
      <vt:variant>
        <vt:lpwstr>_Toc336509465</vt:lpwstr>
      </vt:variant>
      <vt:variant>
        <vt:i4>1966129</vt:i4>
      </vt:variant>
      <vt:variant>
        <vt:i4>488</vt:i4>
      </vt:variant>
      <vt:variant>
        <vt:i4>0</vt:i4>
      </vt:variant>
      <vt:variant>
        <vt:i4>5</vt:i4>
      </vt:variant>
      <vt:variant>
        <vt:lpwstr/>
      </vt:variant>
      <vt:variant>
        <vt:lpwstr>_Toc336509464</vt:lpwstr>
      </vt:variant>
      <vt:variant>
        <vt:i4>1966129</vt:i4>
      </vt:variant>
      <vt:variant>
        <vt:i4>482</vt:i4>
      </vt:variant>
      <vt:variant>
        <vt:i4>0</vt:i4>
      </vt:variant>
      <vt:variant>
        <vt:i4>5</vt:i4>
      </vt:variant>
      <vt:variant>
        <vt:lpwstr/>
      </vt:variant>
      <vt:variant>
        <vt:lpwstr>_Toc336509463</vt:lpwstr>
      </vt:variant>
      <vt:variant>
        <vt:i4>1966129</vt:i4>
      </vt:variant>
      <vt:variant>
        <vt:i4>476</vt:i4>
      </vt:variant>
      <vt:variant>
        <vt:i4>0</vt:i4>
      </vt:variant>
      <vt:variant>
        <vt:i4>5</vt:i4>
      </vt:variant>
      <vt:variant>
        <vt:lpwstr/>
      </vt:variant>
      <vt:variant>
        <vt:lpwstr>_Toc336509462</vt:lpwstr>
      </vt:variant>
      <vt:variant>
        <vt:i4>1966129</vt:i4>
      </vt:variant>
      <vt:variant>
        <vt:i4>470</vt:i4>
      </vt:variant>
      <vt:variant>
        <vt:i4>0</vt:i4>
      </vt:variant>
      <vt:variant>
        <vt:i4>5</vt:i4>
      </vt:variant>
      <vt:variant>
        <vt:lpwstr/>
      </vt:variant>
      <vt:variant>
        <vt:lpwstr>_Toc336509461</vt:lpwstr>
      </vt:variant>
      <vt:variant>
        <vt:i4>1966129</vt:i4>
      </vt:variant>
      <vt:variant>
        <vt:i4>464</vt:i4>
      </vt:variant>
      <vt:variant>
        <vt:i4>0</vt:i4>
      </vt:variant>
      <vt:variant>
        <vt:i4>5</vt:i4>
      </vt:variant>
      <vt:variant>
        <vt:lpwstr/>
      </vt:variant>
      <vt:variant>
        <vt:lpwstr>_Toc336509460</vt:lpwstr>
      </vt:variant>
      <vt:variant>
        <vt:i4>1900593</vt:i4>
      </vt:variant>
      <vt:variant>
        <vt:i4>458</vt:i4>
      </vt:variant>
      <vt:variant>
        <vt:i4>0</vt:i4>
      </vt:variant>
      <vt:variant>
        <vt:i4>5</vt:i4>
      </vt:variant>
      <vt:variant>
        <vt:lpwstr/>
      </vt:variant>
      <vt:variant>
        <vt:lpwstr>_Toc336509459</vt:lpwstr>
      </vt:variant>
      <vt:variant>
        <vt:i4>1900593</vt:i4>
      </vt:variant>
      <vt:variant>
        <vt:i4>452</vt:i4>
      </vt:variant>
      <vt:variant>
        <vt:i4>0</vt:i4>
      </vt:variant>
      <vt:variant>
        <vt:i4>5</vt:i4>
      </vt:variant>
      <vt:variant>
        <vt:lpwstr/>
      </vt:variant>
      <vt:variant>
        <vt:lpwstr>_Toc336509458</vt:lpwstr>
      </vt:variant>
      <vt:variant>
        <vt:i4>1900593</vt:i4>
      </vt:variant>
      <vt:variant>
        <vt:i4>446</vt:i4>
      </vt:variant>
      <vt:variant>
        <vt:i4>0</vt:i4>
      </vt:variant>
      <vt:variant>
        <vt:i4>5</vt:i4>
      </vt:variant>
      <vt:variant>
        <vt:lpwstr/>
      </vt:variant>
      <vt:variant>
        <vt:lpwstr>_Toc336509457</vt:lpwstr>
      </vt:variant>
      <vt:variant>
        <vt:i4>1900593</vt:i4>
      </vt:variant>
      <vt:variant>
        <vt:i4>440</vt:i4>
      </vt:variant>
      <vt:variant>
        <vt:i4>0</vt:i4>
      </vt:variant>
      <vt:variant>
        <vt:i4>5</vt:i4>
      </vt:variant>
      <vt:variant>
        <vt:lpwstr/>
      </vt:variant>
      <vt:variant>
        <vt:lpwstr>_Toc336509456</vt:lpwstr>
      </vt:variant>
      <vt:variant>
        <vt:i4>1900593</vt:i4>
      </vt:variant>
      <vt:variant>
        <vt:i4>434</vt:i4>
      </vt:variant>
      <vt:variant>
        <vt:i4>0</vt:i4>
      </vt:variant>
      <vt:variant>
        <vt:i4>5</vt:i4>
      </vt:variant>
      <vt:variant>
        <vt:lpwstr/>
      </vt:variant>
      <vt:variant>
        <vt:lpwstr>_Toc336509455</vt:lpwstr>
      </vt:variant>
      <vt:variant>
        <vt:i4>1900593</vt:i4>
      </vt:variant>
      <vt:variant>
        <vt:i4>428</vt:i4>
      </vt:variant>
      <vt:variant>
        <vt:i4>0</vt:i4>
      </vt:variant>
      <vt:variant>
        <vt:i4>5</vt:i4>
      </vt:variant>
      <vt:variant>
        <vt:lpwstr/>
      </vt:variant>
      <vt:variant>
        <vt:lpwstr>_Toc336509454</vt:lpwstr>
      </vt:variant>
      <vt:variant>
        <vt:i4>1900593</vt:i4>
      </vt:variant>
      <vt:variant>
        <vt:i4>422</vt:i4>
      </vt:variant>
      <vt:variant>
        <vt:i4>0</vt:i4>
      </vt:variant>
      <vt:variant>
        <vt:i4>5</vt:i4>
      </vt:variant>
      <vt:variant>
        <vt:lpwstr/>
      </vt:variant>
      <vt:variant>
        <vt:lpwstr>_Toc336509453</vt:lpwstr>
      </vt:variant>
      <vt:variant>
        <vt:i4>1900593</vt:i4>
      </vt:variant>
      <vt:variant>
        <vt:i4>416</vt:i4>
      </vt:variant>
      <vt:variant>
        <vt:i4>0</vt:i4>
      </vt:variant>
      <vt:variant>
        <vt:i4>5</vt:i4>
      </vt:variant>
      <vt:variant>
        <vt:lpwstr/>
      </vt:variant>
      <vt:variant>
        <vt:lpwstr>_Toc336509452</vt:lpwstr>
      </vt:variant>
      <vt:variant>
        <vt:i4>1900593</vt:i4>
      </vt:variant>
      <vt:variant>
        <vt:i4>410</vt:i4>
      </vt:variant>
      <vt:variant>
        <vt:i4>0</vt:i4>
      </vt:variant>
      <vt:variant>
        <vt:i4>5</vt:i4>
      </vt:variant>
      <vt:variant>
        <vt:lpwstr/>
      </vt:variant>
      <vt:variant>
        <vt:lpwstr>_Toc336509451</vt:lpwstr>
      </vt:variant>
      <vt:variant>
        <vt:i4>1900593</vt:i4>
      </vt:variant>
      <vt:variant>
        <vt:i4>404</vt:i4>
      </vt:variant>
      <vt:variant>
        <vt:i4>0</vt:i4>
      </vt:variant>
      <vt:variant>
        <vt:i4>5</vt:i4>
      </vt:variant>
      <vt:variant>
        <vt:lpwstr/>
      </vt:variant>
      <vt:variant>
        <vt:lpwstr>_Toc336509450</vt:lpwstr>
      </vt:variant>
      <vt:variant>
        <vt:i4>1835057</vt:i4>
      </vt:variant>
      <vt:variant>
        <vt:i4>398</vt:i4>
      </vt:variant>
      <vt:variant>
        <vt:i4>0</vt:i4>
      </vt:variant>
      <vt:variant>
        <vt:i4>5</vt:i4>
      </vt:variant>
      <vt:variant>
        <vt:lpwstr/>
      </vt:variant>
      <vt:variant>
        <vt:lpwstr>_Toc336509449</vt:lpwstr>
      </vt:variant>
      <vt:variant>
        <vt:i4>1835057</vt:i4>
      </vt:variant>
      <vt:variant>
        <vt:i4>392</vt:i4>
      </vt:variant>
      <vt:variant>
        <vt:i4>0</vt:i4>
      </vt:variant>
      <vt:variant>
        <vt:i4>5</vt:i4>
      </vt:variant>
      <vt:variant>
        <vt:lpwstr/>
      </vt:variant>
      <vt:variant>
        <vt:lpwstr>_Toc336509448</vt:lpwstr>
      </vt:variant>
      <vt:variant>
        <vt:i4>1835057</vt:i4>
      </vt:variant>
      <vt:variant>
        <vt:i4>386</vt:i4>
      </vt:variant>
      <vt:variant>
        <vt:i4>0</vt:i4>
      </vt:variant>
      <vt:variant>
        <vt:i4>5</vt:i4>
      </vt:variant>
      <vt:variant>
        <vt:lpwstr/>
      </vt:variant>
      <vt:variant>
        <vt:lpwstr>_Toc336509447</vt:lpwstr>
      </vt:variant>
      <vt:variant>
        <vt:i4>1835057</vt:i4>
      </vt:variant>
      <vt:variant>
        <vt:i4>380</vt:i4>
      </vt:variant>
      <vt:variant>
        <vt:i4>0</vt:i4>
      </vt:variant>
      <vt:variant>
        <vt:i4>5</vt:i4>
      </vt:variant>
      <vt:variant>
        <vt:lpwstr/>
      </vt:variant>
      <vt:variant>
        <vt:lpwstr>_Toc336509446</vt:lpwstr>
      </vt:variant>
      <vt:variant>
        <vt:i4>1835057</vt:i4>
      </vt:variant>
      <vt:variant>
        <vt:i4>374</vt:i4>
      </vt:variant>
      <vt:variant>
        <vt:i4>0</vt:i4>
      </vt:variant>
      <vt:variant>
        <vt:i4>5</vt:i4>
      </vt:variant>
      <vt:variant>
        <vt:lpwstr/>
      </vt:variant>
      <vt:variant>
        <vt:lpwstr>_Toc336509445</vt:lpwstr>
      </vt:variant>
      <vt:variant>
        <vt:i4>1835057</vt:i4>
      </vt:variant>
      <vt:variant>
        <vt:i4>368</vt:i4>
      </vt:variant>
      <vt:variant>
        <vt:i4>0</vt:i4>
      </vt:variant>
      <vt:variant>
        <vt:i4>5</vt:i4>
      </vt:variant>
      <vt:variant>
        <vt:lpwstr/>
      </vt:variant>
      <vt:variant>
        <vt:lpwstr>_Toc336509444</vt:lpwstr>
      </vt:variant>
      <vt:variant>
        <vt:i4>1835057</vt:i4>
      </vt:variant>
      <vt:variant>
        <vt:i4>362</vt:i4>
      </vt:variant>
      <vt:variant>
        <vt:i4>0</vt:i4>
      </vt:variant>
      <vt:variant>
        <vt:i4>5</vt:i4>
      </vt:variant>
      <vt:variant>
        <vt:lpwstr/>
      </vt:variant>
      <vt:variant>
        <vt:lpwstr>_Toc336509443</vt:lpwstr>
      </vt:variant>
      <vt:variant>
        <vt:i4>1835057</vt:i4>
      </vt:variant>
      <vt:variant>
        <vt:i4>356</vt:i4>
      </vt:variant>
      <vt:variant>
        <vt:i4>0</vt:i4>
      </vt:variant>
      <vt:variant>
        <vt:i4>5</vt:i4>
      </vt:variant>
      <vt:variant>
        <vt:lpwstr/>
      </vt:variant>
      <vt:variant>
        <vt:lpwstr>_Toc336509442</vt:lpwstr>
      </vt:variant>
      <vt:variant>
        <vt:i4>1835057</vt:i4>
      </vt:variant>
      <vt:variant>
        <vt:i4>350</vt:i4>
      </vt:variant>
      <vt:variant>
        <vt:i4>0</vt:i4>
      </vt:variant>
      <vt:variant>
        <vt:i4>5</vt:i4>
      </vt:variant>
      <vt:variant>
        <vt:lpwstr/>
      </vt:variant>
      <vt:variant>
        <vt:lpwstr>_Toc336509441</vt:lpwstr>
      </vt:variant>
      <vt:variant>
        <vt:i4>1835057</vt:i4>
      </vt:variant>
      <vt:variant>
        <vt:i4>344</vt:i4>
      </vt:variant>
      <vt:variant>
        <vt:i4>0</vt:i4>
      </vt:variant>
      <vt:variant>
        <vt:i4>5</vt:i4>
      </vt:variant>
      <vt:variant>
        <vt:lpwstr/>
      </vt:variant>
      <vt:variant>
        <vt:lpwstr>_Toc336509440</vt:lpwstr>
      </vt:variant>
      <vt:variant>
        <vt:i4>1769521</vt:i4>
      </vt:variant>
      <vt:variant>
        <vt:i4>338</vt:i4>
      </vt:variant>
      <vt:variant>
        <vt:i4>0</vt:i4>
      </vt:variant>
      <vt:variant>
        <vt:i4>5</vt:i4>
      </vt:variant>
      <vt:variant>
        <vt:lpwstr/>
      </vt:variant>
      <vt:variant>
        <vt:lpwstr>_Toc336509439</vt:lpwstr>
      </vt:variant>
      <vt:variant>
        <vt:i4>1769521</vt:i4>
      </vt:variant>
      <vt:variant>
        <vt:i4>332</vt:i4>
      </vt:variant>
      <vt:variant>
        <vt:i4>0</vt:i4>
      </vt:variant>
      <vt:variant>
        <vt:i4>5</vt:i4>
      </vt:variant>
      <vt:variant>
        <vt:lpwstr/>
      </vt:variant>
      <vt:variant>
        <vt:lpwstr>_Toc336509438</vt:lpwstr>
      </vt:variant>
      <vt:variant>
        <vt:i4>1769521</vt:i4>
      </vt:variant>
      <vt:variant>
        <vt:i4>326</vt:i4>
      </vt:variant>
      <vt:variant>
        <vt:i4>0</vt:i4>
      </vt:variant>
      <vt:variant>
        <vt:i4>5</vt:i4>
      </vt:variant>
      <vt:variant>
        <vt:lpwstr/>
      </vt:variant>
      <vt:variant>
        <vt:lpwstr>_Toc336509437</vt:lpwstr>
      </vt:variant>
      <vt:variant>
        <vt:i4>1769521</vt:i4>
      </vt:variant>
      <vt:variant>
        <vt:i4>320</vt:i4>
      </vt:variant>
      <vt:variant>
        <vt:i4>0</vt:i4>
      </vt:variant>
      <vt:variant>
        <vt:i4>5</vt:i4>
      </vt:variant>
      <vt:variant>
        <vt:lpwstr/>
      </vt:variant>
      <vt:variant>
        <vt:lpwstr>_Toc336509436</vt:lpwstr>
      </vt:variant>
      <vt:variant>
        <vt:i4>1769521</vt:i4>
      </vt:variant>
      <vt:variant>
        <vt:i4>314</vt:i4>
      </vt:variant>
      <vt:variant>
        <vt:i4>0</vt:i4>
      </vt:variant>
      <vt:variant>
        <vt:i4>5</vt:i4>
      </vt:variant>
      <vt:variant>
        <vt:lpwstr/>
      </vt:variant>
      <vt:variant>
        <vt:lpwstr>_Toc336509435</vt:lpwstr>
      </vt:variant>
      <vt:variant>
        <vt:i4>1769521</vt:i4>
      </vt:variant>
      <vt:variant>
        <vt:i4>308</vt:i4>
      </vt:variant>
      <vt:variant>
        <vt:i4>0</vt:i4>
      </vt:variant>
      <vt:variant>
        <vt:i4>5</vt:i4>
      </vt:variant>
      <vt:variant>
        <vt:lpwstr/>
      </vt:variant>
      <vt:variant>
        <vt:lpwstr>_Toc336509434</vt:lpwstr>
      </vt:variant>
      <vt:variant>
        <vt:i4>1769521</vt:i4>
      </vt:variant>
      <vt:variant>
        <vt:i4>302</vt:i4>
      </vt:variant>
      <vt:variant>
        <vt:i4>0</vt:i4>
      </vt:variant>
      <vt:variant>
        <vt:i4>5</vt:i4>
      </vt:variant>
      <vt:variant>
        <vt:lpwstr/>
      </vt:variant>
      <vt:variant>
        <vt:lpwstr>_Toc336509433</vt:lpwstr>
      </vt:variant>
      <vt:variant>
        <vt:i4>1769521</vt:i4>
      </vt:variant>
      <vt:variant>
        <vt:i4>296</vt:i4>
      </vt:variant>
      <vt:variant>
        <vt:i4>0</vt:i4>
      </vt:variant>
      <vt:variant>
        <vt:i4>5</vt:i4>
      </vt:variant>
      <vt:variant>
        <vt:lpwstr/>
      </vt:variant>
      <vt:variant>
        <vt:lpwstr>_Toc336509432</vt:lpwstr>
      </vt:variant>
      <vt:variant>
        <vt:i4>1769521</vt:i4>
      </vt:variant>
      <vt:variant>
        <vt:i4>290</vt:i4>
      </vt:variant>
      <vt:variant>
        <vt:i4>0</vt:i4>
      </vt:variant>
      <vt:variant>
        <vt:i4>5</vt:i4>
      </vt:variant>
      <vt:variant>
        <vt:lpwstr/>
      </vt:variant>
      <vt:variant>
        <vt:lpwstr>_Toc336509431</vt:lpwstr>
      </vt:variant>
      <vt:variant>
        <vt:i4>1769521</vt:i4>
      </vt:variant>
      <vt:variant>
        <vt:i4>284</vt:i4>
      </vt:variant>
      <vt:variant>
        <vt:i4>0</vt:i4>
      </vt:variant>
      <vt:variant>
        <vt:i4>5</vt:i4>
      </vt:variant>
      <vt:variant>
        <vt:lpwstr/>
      </vt:variant>
      <vt:variant>
        <vt:lpwstr>_Toc336509430</vt:lpwstr>
      </vt:variant>
      <vt:variant>
        <vt:i4>1703985</vt:i4>
      </vt:variant>
      <vt:variant>
        <vt:i4>278</vt:i4>
      </vt:variant>
      <vt:variant>
        <vt:i4>0</vt:i4>
      </vt:variant>
      <vt:variant>
        <vt:i4>5</vt:i4>
      </vt:variant>
      <vt:variant>
        <vt:lpwstr/>
      </vt:variant>
      <vt:variant>
        <vt:lpwstr>_Toc336509429</vt:lpwstr>
      </vt:variant>
      <vt:variant>
        <vt:i4>1703985</vt:i4>
      </vt:variant>
      <vt:variant>
        <vt:i4>272</vt:i4>
      </vt:variant>
      <vt:variant>
        <vt:i4>0</vt:i4>
      </vt:variant>
      <vt:variant>
        <vt:i4>5</vt:i4>
      </vt:variant>
      <vt:variant>
        <vt:lpwstr/>
      </vt:variant>
      <vt:variant>
        <vt:lpwstr>_Toc336509428</vt:lpwstr>
      </vt:variant>
      <vt:variant>
        <vt:i4>1703985</vt:i4>
      </vt:variant>
      <vt:variant>
        <vt:i4>266</vt:i4>
      </vt:variant>
      <vt:variant>
        <vt:i4>0</vt:i4>
      </vt:variant>
      <vt:variant>
        <vt:i4>5</vt:i4>
      </vt:variant>
      <vt:variant>
        <vt:lpwstr/>
      </vt:variant>
      <vt:variant>
        <vt:lpwstr>_Toc336509427</vt:lpwstr>
      </vt:variant>
      <vt:variant>
        <vt:i4>1703985</vt:i4>
      </vt:variant>
      <vt:variant>
        <vt:i4>260</vt:i4>
      </vt:variant>
      <vt:variant>
        <vt:i4>0</vt:i4>
      </vt:variant>
      <vt:variant>
        <vt:i4>5</vt:i4>
      </vt:variant>
      <vt:variant>
        <vt:lpwstr/>
      </vt:variant>
      <vt:variant>
        <vt:lpwstr>_Toc336509426</vt:lpwstr>
      </vt:variant>
      <vt:variant>
        <vt:i4>1703985</vt:i4>
      </vt:variant>
      <vt:variant>
        <vt:i4>254</vt:i4>
      </vt:variant>
      <vt:variant>
        <vt:i4>0</vt:i4>
      </vt:variant>
      <vt:variant>
        <vt:i4>5</vt:i4>
      </vt:variant>
      <vt:variant>
        <vt:lpwstr/>
      </vt:variant>
      <vt:variant>
        <vt:lpwstr>_Toc336509425</vt:lpwstr>
      </vt:variant>
      <vt:variant>
        <vt:i4>1703985</vt:i4>
      </vt:variant>
      <vt:variant>
        <vt:i4>248</vt:i4>
      </vt:variant>
      <vt:variant>
        <vt:i4>0</vt:i4>
      </vt:variant>
      <vt:variant>
        <vt:i4>5</vt:i4>
      </vt:variant>
      <vt:variant>
        <vt:lpwstr/>
      </vt:variant>
      <vt:variant>
        <vt:lpwstr>_Toc336509424</vt:lpwstr>
      </vt:variant>
      <vt:variant>
        <vt:i4>1703985</vt:i4>
      </vt:variant>
      <vt:variant>
        <vt:i4>242</vt:i4>
      </vt:variant>
      <vt:variant>
        <vt:i4>0</vt:i4>
      </vt:variant>
      <vt:variant>
        <vt:i4>5</vt:i4>
      </vt:variant>
      <vt:variant>
        <vt:lpwstr/>
      </vt:variant>
      <vt:variant>
        <vt:lpwstr>_Toc336509423</vt:lpwstr>
      </vt:variant>
      <vt:variant>
        <vt:i4>1703985</vt:i4>
      </vt:variant>
      <vt:variant>
        <vt:i4>236</vt:i4>
      </vt:variant>
      <vt:variant>
        <vt:i4>0</vt:i4>
      </vt:variant>
      <vt:variant>
        <vt:i4>5</vt:i4>
      </vt:variant>
      <vt:variant>
        <vt:lpwstr/>
      </vt:variant>
      <vt:variant>
        <vt:lpwstr>_Toc336509422</vt:lpwstr>
      </vt:variant>
      <vt:variant>
        <vt:i4>1703985</vt:i4>
      </vt:variant>
      <vt:variant>
        <vt:i4>230</vt:i4>
      </vt:variant>
      <vt:variant>
        <vt:i4>0</vt:i4>
      </vt:variant>
      <vt:variant>
        <vt:i4>5</vt:i4>
      </vt:variant>
      <vt:variant>
        <vt:lpwstr/>
      </vt:variant>
      <vt:variant>
        <vt:lpwstr>_Toc336509421</vt:lpwstr>
      </vt:variant>
      <vt:variant>
        <vt:i4>1703985</vt:i4>
      </vt:variant>
      <vt:variant>
        <vt:i4>224</vt:i4>
      </vt:variant>
      <vt:variant>
        <vt:i4>0</vt:i4>
      </vt:variant>
      <vt:variant>
        <vt:i4>5</vt:i4>
      </vt:variant>
      <vt:variant>
        <vt:lpwstr/>
      </vt:variant>
      <vt:variant>
        <vt:lpwstr>_Toc336509420</vt:lpwstr>
      </vt:variant>
      <vt:variant>
        <vt:i4>1638449</vt:i4>
      </vt:variant>
      <vt:variant>
        <vt:i4>218</vt:i4>
      </vt:variant>
      <vt:variant>
        <vt:i4>0</vt:i4>
      </vt:variant>
      <vt:variant>
        <vt:i4>5</vt:i4>
      </vt:variant>
      <vt:variant>
        <vt:lpwstr/>
      </vt:variant>
      <vt:variant>
        <vt:lpwstr>_Toc336509419</vt:lpwstr>
      </vt:variant>
      <vt:variant>
        <vt:i4>1638449</vt:i4>
      </vt:variant>
      <vt:variant>
        <vt:i4>212</vt:i4>
      </vt:variant>
      <vt:variant>
        <vt:i4>0</vt:i4>
      </vt:variant>
      <vt:variant>
        <vt:i4>5</vt:i4>
      </vt:variant>
      <vt:variant>
        <vt:lpwstr/>
      </vt:variant>
      <vt:variant>
        <vt:lpwstr>_Toc336509418</vt:lpwstr>
      </vt:variant>
      <vt:variant>
        <vt:i4>1638449</vt:i4>
      </vt:variant>
      <vt:variant>
        <vt:i4>206</vt:i4>
      </vt:variant>
      <vt:variant>
        <vt:i4>0</vt:i4>
      </vt:variant>
      <vt:variant>
        <vt:i4>5</vt:i4>
      </vt:variant>
      <vt:variant>
        <vt:lpwstr/>
      </vt:variant>
      <vt:variant>
        <vt:lpwstr>_Toc336509417</vt:lpwstr>
      </vt:variant>
      <vt:variant>
        <vt:i4>1638449</vt:i4>
      </vt:variant>
      <vt:variant>
        <vt:i4>200</vt:i4>
      </vt:variant>
      <vt:variant>
        <vt:i4>0</vt:i4>
      </vt:variant>
      <vt:variant>
        <vt:i4>5</vt:i4>
      </vt:variant>
      <vt:variant>
        <vt:lpwstr/>
      </vt:variant>
      <vt:variant>
        <vt:lpwstr>_Toc336509416</vt:lpwstr>
      </vt:variant>
      <vt:variant>
        <vt:i4>1638449</vt:i4>
      </vt:variant>
      <vt:variant>
        <vt:i4>194</vt:i4>
      </vt:variant>
      <vt:variant>
        <vt:i4>0</vt:i4>
      </vt:variant>
      <vt:variant>
        <vt:i4>5</vt:i4>
      </vt:variant>
      <vt:variant>
        <vt:lpwstr/>
      </vt:variant>
      <vt:variant>
        <vt:lpwstr>_Toc336509415</vt:lpwstr>
      </vt:variant>
      <vt:variant>
        <vt:i4>1638449</vt:i4>
      </vt:variant>
      <vt:variant>
        <vt:i4>188</vt:i4>
      </vt:variant>
      <vt:variant>
        <vt:i4>0</vt:i4>
      </vt:variant>
      <vt:variant>
        <vt:i4>5</vt:i4>
      </vt:variant>
      <vt:variant>
        <vt:lpwstr/>
      </vt:variant>
      <vt:variant>
        <vt:lpwstr>_Toc336509414</vt:lpwstr>
      </vt:variant>
      <vt:variant>
        <vt:i4>1638449</vt:i4>
      </vt:variant>
      <vt:variant>
        <vt:i4>182</vt:i4>
      </vt:variant>
      <vt:variant>
        <vt:i4>0</vt:i4>
      </vt:variant>
      <vt:variant>
        <vt:i4>5</vt:i4>
      </vt:variant>
      <vt:variant>
        <vt:lpwstr/>
      </vt:variant>
      <vt:variant>
        <vt:lpwstr>_Toc336509413</vt:lpwstr>
      </vt:variant>
      <vt:variant>
        <vt:i4>1638449</vt:i4>
      </vt:variant>
      <vt:variant>
        <vt:i4>176</vt:i4>
      </vt:variant>
      <vt:variant>
        <vt:i4>0</vt:i4>
      </vt:variant>
      <vt:variant>
        <vt:i4>5</vt:i4>
      </vt:variant>
      <vt:variant>
        <vt:lpwstr/>
      </vt:variant>
      <vt:variant>
        <vt:lpwstr>_Toc336509412</vt:lpwstr>
      </vt:variant>
      <vt:variant>
        <vt:i4>1638449</vt:i4>
      </vt:variant>
      <vt:variant>
        <vt:i4>170</vt:i4>
      </vt:variant>
      <vt:variant>
        <vt:i4>0</vt:i4>
      </vt:variant>
      <vt:variant>
        <vt:i4>5</vt:i4>
      </vt:variant>
      <vt:variant>
        <vt:lpwstr/>
      </vt:variant>
      <vt:variant>
        <vt:lpwstr>_Toc336509411</vt:lpwstr>
      </vt:variant>
      <vt:variant>
        <vt:i4>1638449</vt:i4>
      </vt:variant>
      <vt:variant>
        <vt:i4>164</vt:i4>
      </vt:variant>
      <vt:variant>
        <vt:i4>0</vt:i4>
      </vt:variant>
      <vt:variant>
        <vt:i4>5</vt:i4>
      </vt:variant>
      <vt:variant>
        <vt:lpwstr/>
      </vt:variant>
      <vt:variant>
        <vt:lpwstr>_Toc336509410</vt:lpwstr>
      </vt:variant>
      <vt:variant>
        <vt:i4>1572913</vt:i4>
      </vt:variant>
      <vt:variant>
        <vt:i4>158</vt:i4>
      </vt:variant>
      <vt:variant>
        <vt:i4>0</vt:i4>
      </vt:variant>
      <vt:variant>
        <vt:i4>5</vt:i4>
      </vt:variant>
      <vt:variant>
        <vt:lpwstr/>
      </vt:variant>
      <vt:variant>
        <vt:lpwstr>_Toc336509409</vt:lpwstr>
      </vt:variant>
      <vt:variant>
        <vt:i4>1572913</vt:i4>
      </vt:variant>
      <vt:variant>
        <vt:i4>152</vt:i4>
      </vt:variant>
      <vt:variant>
        <vt:i4>0</vt:i4>
      </vt:variant>
      <vt:variant>
        <vt:i4>5</vt:i4>
      </vt:variant>
      <vt:variant>
        <vt:lpwstr/>
      </vt:variant>
      <vt:variant>
        <vt:lpwstr>_Toc336509408</vt:lpwstr>
      </vt:variant>
      <vt:variant>
        <vt:i4>1572913</vt:i4>
      </vt:variant>
      <vt:variant>
        <vt:i4>146</vt:i4>
      </vt:variant>
      <vt:variant>
        <vt:i4>0</vt:i4>
      </vt:variant>
      <vt:variant>
        <vt:i4>5</vt:i4>
      </vt:variant>
      <vt:variant>
        <vt:lpwstr/>
      </vt:variant>
      <vt:variant>
        <vt:lpwstr>_Toc336509407</vt:lpwstr>
      </vt:variant>
      <vt:variant>
        <vt:i4>1572913</vt:i4>
      </vt:variant>
      <vt:variant>
        <vt:i4>140</vt:i4>
      </vt:variant>
      <vt:variant>
        <vt:i4>0</vt:i4>
      </vt:variant>
      <vt:variant>
        <vt:i4>5</vt:i4>
      </vt:variant>
      <vt:variant>
        <vt:lpwstr/>
      </vt:variant>
      <vt:variant>
        <vt:lpwstr>_Toc336509406</vt:lpwstr>
      </vt:variant>
      <vt:variant>
        <vt:i4>1572913</vt:i4>
      </vt:variant>
      <vt:variant>
        <vt:i4>134</vt:i4>
      </vt:variant>
      <vt:variant>
        <vt:i4>0</vt:i4>
      </vt:variant>
      <vt:variant>
        <vt:i4>5</vt:i4>
      </vt:variant>
      <vt:variant>
        <vt:lpwstr/>
      </vt:variant>
      <vt:variant>
        <vt:lpwstr>_Toc336509405</vt:lpwstr>
      </vt:variant>
      <vt:variant>
        <vt:i4>1572913</vt:i4>
      </vt:variant>
      <vt:variant>
        <vt:i4>128</vt:i4>
      </vt:variant>
      <vt:variant>
        <vt:i4>0</vt:i4>
      </vt:variant>
      <vt:variant>
        <vt:i4>5</vt:i4>
      </vt:variant>
      <vt:variant>
        <vt:lpwstr/>
      </vt:variant>
      <vt:variant>
        <vt:lpwstr>_Toc336509404</vt:lpwstr>
      </vt:variant>
      <vt:variant>
        <vt:i4>1572913</vt:i4>
      </vt:variant>
      <vt:variant>
        <vt:i4>122</vt:i4>
      </vt:variant>
      <vt:variant>
        <vt:i4>0</vt:i4>
      </vt:variant>
      <vt:variant>
        <vt:i4>5</vt:i4>
      </vt:variant>
      <vt:variant>
        <vt:lpwstr/>
      </vt:variant>
      <vt:variant>
        <vt:lpwstr>_Toc336509403</vt:lpwstr>
      </vt:variant>
      <vt:variant>
        <vt:i4>1572913</vt:i4>
      </vt:variant>
      <vt:variant>
        <vt:i4>116</vt:i4>
      </vt:variant>
      <vt:variant>
        <vt:i4>0</vt:i4>
      </vt:variant>
      <vt:variant>
        <vt:i4>5</vt:i4>
      </vt:variant>
      <vt:variant>
        <vt:lpwstr/>
      </vt:variant>
      <vt:variant>
        <vt:lpwstr>_Toc336509402</vt:lpwstr>
      </vt:variant>
      <vt:variant>
        <vt:i4>1572913</vt:i4>
      </vt:variant>
      <vt:variant>
        <vt:i4>110</vt:i4>
      </vt:variant>
      <vt:variant>
        <vt:i4>0</vt:i4>
      </vt:variant>
      <vt:variant>
        <vt:i4>5</vt:i4>
      </vt:variant>
      <vt:variant>
        <vt:lpwstr/>
      </vt:variant>
      <vt:variant>
        <vt:lpwstr>_Toc336509401</vt:lpwstr>
      </vt:variant>
      <vt:variant>
        <vt:i4>1572913</vt:i4>
      </vt:variant>
      <vt:variant>
        <vt:i4>104</vt:i4>
      </vt:variant>
      <vt:variant>
        <vt:i4>0</vt:i4>
      </vt:variant>
      <vt:variant>
        <vt:i4>5</vt:i4>
      </vt:variant>
      <vt:variant>
        <vt:lpwstr/>
      </vt:variant>
      <vt:variant>
        <vt:lpwstr>_Toc336509400</vt:lpwstr>
      </vt:variant>
      <vt:variant>
        <vt:i4>1114166</vt:i4>
      </vt:variant>
      <vt:variant>
        <vt:i4>98</vt:i4>
      </vt:variant>
      <vt:variant>
        <vt:i4>0</vt:i4>
      </vt:variant>
      <vt:variant>
        <vt:i4>5</vt:i4>
      </vt:variant>
      <vt:variant>
        <vt:lpwstr/>
      </vt:variant>
      <vt:variant>
        <vt:lpwstr>_Toc336509399</vt:lpwstr>
      </vt:variant>
      <vt:variant>
        <vt:i4>1114166</vt:i4>
      </vt:variant>
      <vt:variant>
        <vt:i4>92</vt:i4>
      </vt:variant>
      <vt:variant>
        <vt:i4>0</vt:i4>
      </vt:variant>
      <vt:variant>
        <vt:i4>5</vt:i4>
      </vt:variant>
      <vt:variant>
        <vt:lpwstr/>
      </vt:variant>
      <vt:variant>
        <vt:lpwstr>_Toc336509398</vt:lpwstr>
      </vt:variant>
      <vt:variant>
        <vt:i4>1114166</vt:i4>
      </vt:variant>
      <vt:variant>
        <vt:i4>86</vt:i4>
      </vt:variant>
      <vt:variant>
        <vt:i4>0</vt:i4>
      </vt:variant>
      <vt:variant>
        <vt:i4>5</vt:i4>
      </vt:variant>
      <vt:variant>
        <vt:lpwstr/>
      </vt:variant>
      <vt:variant>
        <vt:lpwstr>_Toc336509397</vt:lpwstr>
      </vt:variant>
      <vt:variant>
        <vt:i4>1114166</vt:i4>
      </vt:variant>
      <vt:variant>
        <vt:i4>80</vt:i4>
      </vt:variant>
      <vt:variant>
        <vt:i4>0</vt:i4>
      </vt:variant>
      <vt:variant>
        <vt:i4>5</vt:i4>
      </vt:variant>
      <vt:variant>
        <vt:lpwstr/>
      </vt:variant>
      <vt:variant>
        <vt:lpwstr>_Toc336509396</vt:lpwstr>
      </vt:variant>
      <vt:variant>
        <vt:i4>1114166</vt:i4>
      </vt:variant>
      <vt:variant>
        <vt:i4>74</vt:i4>
      </vt:variant>
      <vt:variant>
        <vt:i4>0</vt:i4>
      </vt:variant>
      <vt:variant>
        <vt:i4>5</vt:i4>
      </vt:variant>
      <vt:variant>
        <vt:lpwstr/>
      </vt:variant>
      <vt:variant>
        <vt:lpwstr>_Toc336509395</vt:lpwstr>
      </vt:variant>
      <vt:variant>
        <vt:i4>1114166</vt:i4>
      </vt:variant>
      <vt:variant>
        <vt:i4>68</vt:i4>
      </vt:variant>
      <vt:variant>
        <vt:i4>0</vt:i4>
      </vt:variant>
      <vt:variant>
        <vt:i4>5</vt:i4>
      </vt:variant>
      <vt:variant>
        <vt:lpwstr/>
      </vt:variant>
      <vt:variant>
        <vt:lpwstr>_Toc336509394</vt:lpwstr>
      </vt:variant>
      <vt:variant>
        <vt:i4>1114166</vt:i4>
      </vt:variant>
      <vt:variant>
        <vt:i4>62</vt:i4>
      </vt:variant>
      <vt:variant>
        <vt:i4>0</vt:i4>
      </vt:variant>
      <vt:variant>
        <vt:i4>5</vt:i4>
      </vt:variant>
      <vt:variant>
        <vt:lpwstr/>
      </vt:variant>
      <vt:variant>
        <vt:lpwstr>_Toc336509393</vt:lpwstr>
      </vt:variant>
      <vt:variant>
        <vt:i4>1114166</vt:i4>
      </vt:variant>
      <vt:variant>
        <vt:i4>56</vt:i4>
      </vt:variant>
      <vt:variant>
        <vt:i4>0</vt:i4>
      </vt:variant>
      <vt:variant>
        <vt:i4>5</vt:i4>
      </vt:variant>
      <vt:variant>
        <vt:lpwstr/>
      </vt:variant>
      <vt:variant>
        <vt:lpwstr>_Toc336509392</vt:lpwstr>
      </vt:variant>
      <vt:variant>
        <vt:i4>1114166</vt:i4>
      </vt:variant>
      <vt:variant>
        <vt:i4>50</vt:i4>
      </vt:variant>
      <vt:variant>
        <vt:i4>0</vt:i4>
      </vt:variant>
      <vt:variant>
        <vt:i4>5</vt:i4>
      </vt:variant>
      <vt:variant>
        <vt:lpwstr/>
      </vt:variant>
      <vt:variant>
        <vt:lpwstr>_Toc336509391</vt:lpwstr>
      </vt:variant>
      <vt:variant>
        <vt:i4>1114166</vt:i4>
      </vt:variant>
      <vt:variant>
        <vt:i4>44</vt:i4>
      </vt:variant>
      <vt:variant>
        <vt:i4>0</vt:i4>
      </vt:variant>
      <vt:variant>
        <vt:i4>5</vt:i4>
      </vt:variant>
      <vt:variant>
        <vt:lpwstr/>
      </vt:variant>
      <vt:variant>
        <vt:lpwstr>_Toc336509390</vt:lpwstr>
      </vt:variant>
      <vt:variant>
        <vt:i4>1048630</vt:i4>
      </vt:variant>
      <vt:variant>
        <vt:i4>38</vt:i4>
      </vt:variant>
      <vt:variant>
        <vt:i4>0</vt:i4>
      </vt:variant>
      <vt:variant>
        <vt:i4>5</vt:i4>
      </vt:variant>
      <vt:variant>
        <vt:lpwstr/>
      </vt:variant>
      <vt:variant>
        <vt:lpwstr>_Toc336509389</vt:lpwstr>
      </vt:variant>
      <vt:variant>
        <vt:i4>1048630</vt:i4>
      </vt:variant>
      <vt:variant>
        <vt:i4>32</vt:i4>
      </vt:variant>
      <vt:variant>
        <vt:i4>0</vt:i4>
      </vt:variant>
      <vt:variant>
        <vt:i4>5</vt:i4>
      </vt:variant>
      <vt:variant>
        <vt:lpwstr/>
      </vt:variant>
      <vt:variant>
        <vt:lpwstr>_Toc336509388</vt:lpwstr>
      </vt:variant>
      <vt:variant>
        <vt:i4>1048630</vt:i4>
      </vt:variant>
      <vt:variant>
        <vt:i4>26</vt:i4>
      </vt:variant>
      <vt:variant>
        <vt:i4>0</vt:i4>
      </vt:variant>
      <vt:variant>
        <vt:i4>5</vt:i4>
      </vt:variant>
      <vt:variant>
        <vt:lpwstr/>
      </vt:variant>
      <vt:variant>
        <vt:lpwstr>_Toc336509387</vt:lpwstr>
      </vt:variant>
      <vt:variant>
        <vt:i4>1048630</vt:i4>
      </vt:variant>
      <vt:variant>
        <vt:i4>20</vt:i4>
      </vt:variant>
      <vt:variant>
        <vt:i4>0</vt:i4>
      </vt:variant>
      <vt:variant>
        <vt:i4>5</vt:i4>
      </vt:variant>
      <vt:variant>
        <vt:lpwstr/>
      </vt:variant>
      <vt:variant>
        <vt:lpwstr>_Toc336509386</vt:lpwstr>
      </vt:variant>
      <vt:variant>
        <vt:i4>1048630</vt:i4>
      </vt:variant>
      <vt:variant>
        <vt:i4>14</vt:i4>
      </vt:variant>
      <vt:variant>
        <vt:i4>0</vt:i4>
      </vt:variant>
      <vt:variant>
        <vt:i4>5</vt:i4>
      </vt:variant>
      <vt:variant>
        <vt:lpwstr/>
      </vt:variant>
      <vt:variant>
        <vt:lpwstr>_Toc336509385</vt:lpwstr>
      </vt:variant>
      <vt:variant>
        <vt:i4>1048630</vt:i4>
      </vt:variant>
      <vt:variant>
        <vt:i4>8</vt:i4>
      </vt:variant>
      <vt:variant>
        <vt:i4>0</vt:i4>
      </vt:variant>
      <vt:variant>
        <vt:i4>5</vt:i4>
      </vt:variant>
      <vt:variant>
        <vt:lpwstr/>
      </vt:variant>
      <vt:variant>
        <vt:lpwstr>_Toc336509384</vt:lpwstr>
      </vt:variant>
      <vt:variant>
        <vt:i4>1048630</vt:i4>
      </vt:variant>
      <vt:variant>
        <vt:i4>2</vt:i4>
      </vt:variant>
      <vt:variant>
        <vt:i4>0</vt:i4>
      </vt:variant>
      <vt:variant>
        <vt:i4>5</vt:i4>
      </vt:variant>
      <vt:variant>
        <vt:lpwstr/>
      </vt:variant>
      <vt:variant>
        <vt:lpwstr>_Toc336509383</vt:lpwstr>
      </vt:variant>
      <vt:variant>
        <vt:i4>7405649</vt:i4>
      </vt:variant>
      <vt:variant>
        <vt:i4>9</vt:i4>
      </vt:variant>
      <vt:variant>
        <vt:i4>0</vt:i4>
      </vt:variant>
      <vt:variant>
        <vt:i4>5</vt:i4>
      </vt:variant>
      <vt:variant>
        <vt:lpwstr>http://wiki.ecmascript.org/doku.php?id=strawman:typed_arrays</vt:lpwstr>
      </vt:variant>
      <vt:variant>
        <vt:lpwstr/>
      </vt:variant>
      <vt:variant>
        <vt:i4>5374068</vt:i4>
      </vt:variant>
      <vt:variant>
        <vt:i4>6</vt:i4>
      </vt:variant>
      <vt:variant>
        <vt:i4>0</vt:i4>
      </vt:variant>
      <vt:variant>
        <vt:i4>5</vt:i4>
      </vt:variant>
      <vt:variant>
        <vt:lpwstr>http://wiki.ecmascript.org/doku.php?id=harmony:binary_data</vt:lpwstr>
      </vt:variant>
      <vt:variant>
        <vt:lpwstr/>
      </vt:variant>
      <vt:variant>
        <vt:i4>6815759</vt:i4>
      </vt:variant>
      <vt:variant>
        <vt:i4>3</vt:i4>
      </vt:variant>
      <vt:variant>
        <vt:i4>0</vt:i4>
      </vt:variant>
      <vt:variant>
        <vt:i4>5</vt:i4>
      </vt:variant>
      <vt:variant>
        <vt:lpwstr>https://bugs.ecmascript.org/show_bug.cgi?id=417</vt:lpwstr>
      </vt:variant>
      <vt:variant>
        <vt:lpwstr/>
      </vt:variant>
      <vt:variant>
        <vt:i4>7077898</vt:i4>
      </vt:variant>
      <vt:variant>
        <vt:i4>0</vt:i4>
      </vt:variant>
      <vt:variant>
        <vt:i4>0</vt:i4>
      </vt:variant>
      <vt:variant>
        <vt:i4>5</vt:i4>
      </vt:variant>
      <vt:variant>
        <vt:lpwstr>https://bugs.ecmascript.org/show_bug.cgi?id=155</vt:lpwstr>
      </vt:variant>
      <vt:variant>
        <vt:lpwstr/>
      </vt:variant>
      <vt:variant>
        <vt:i4>1900575</vt:i4>
      </vt:variant>
      <vt:variant>
        <vt:i4>0</vt:i4>
      </vt:variant>
      <vt:variant>
        <vt:i4>0</vt:i4>
      </vt:variant>
      <vt:variant>
        <vt:i4>5</vt:i4>
      </vt:variant>
      <vt:variant>
        <vt:lpwstr>https://bugs.ecmascript.org/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Working draft Ecm-262 edition 6</dc:title>
  <dc:subject/>
  <dc:creator>Allen Wirfs-Brock</dc:creator>
  <cp:keywords/>
  <cp:lastModifiedBy>azu azu</cp:lastModifiedBy>
  <cp:revision>2</cp:revision>
  <cp:lastPrinted>2012-06-15T10:42:00Z</cp:lastPrinted>
  <dcterms:created xsi:type="dcterms:W3CDTF">2015-05-03T16:27:00Z</dcterms:created>
  <dcterms:modified xsi:type="dcterms:W3CDTF">2015-05-03T16:27:00Z</dcterms:modified>
</cp:coreProperties>
</file>